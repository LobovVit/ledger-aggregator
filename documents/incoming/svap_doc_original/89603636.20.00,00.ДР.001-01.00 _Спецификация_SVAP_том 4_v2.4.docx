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4578" w:type="dxa"/>
        <w:tblInd w:w="142" w:type="dxa"/>
        <w:tblLayout w:type="fixed"/>
        <w:tblLook w:val="0000" w:firstRow="0" w:lastRow="0" w:firstColumn="0" w:lastColumn="0" w:noHBand="0" w:noVBand="0"/>
      </w:tblPr>
      <w:tblGrid>
        <w:gridCol w:w="4578"/>
      </w:tblGrid>
      <w:tr w:rsidR="005E57EB" w:rsidRPr="007036CE" w14:paraId="0589C93E" w14:textId="77777777" w:rsidTr="005E57EB">
        <w:trPr>
          <w:trHeight w:val="20"/>
        </w:trPr>
        <w:tc>
          <w:tcPr>
            <w:tcW w:w="4578" w:type="dxa"/>
          </w:tcPr>
          <w:p w14:paraId="44EB712A" w14:textId="77777777" w:rsidR="005E57EB" w:rsidRPr="007036CE" w:rsidRDefault="005E57EB" w:rsidP="00601F01">
            <w:pPr>
              <w:pStyle w:val="GOSTTitul0"/>
            </w:pPr>
            <w:r w:rsidRPr="00A97805">
              <w:rPr>
                <w:sz w:val="24"/>
              </w:rPr>
              <w:br w:type="page"/>
            </w:r>
            <w:r w:rsidRPr="007036CE">
              <w:t>УТВЕРЖДАЮ</w:t>
            </w:r>
          </w:p>
          <w:p w14:paraId="176129B5" w14:textId="77777777" w:rsidR="005E57EB" w:rsidRPr="007036CE" w:rsidRDefault="005E57EB" w:rsidP="00601F01">
            <w:pPr>
              <w:pStyle w:val="GOSTTitul0"/>
            </w:pPr>
            <w:r w:rsidRPr="007036CE">
              <w:t>От Федерального казначейства</w:t>
            </w:r>
          </w:p>
        </w:tc>
      </w:tr>
      <w:tr w:rsidR="005E57EB" w:rsidRPr="007036CE" w14:paraId="3F6EA761" w14:textId="77777777" w:rsidTr="005E57EB">
        <w:trPr>
          <w:trHeight w:val="20"/>
        </w:trPr>
        <w:tc>
          <w:tcPr>
            <w:tcW w:w="4578" w:type="dxa"/>
          </w:tcPr>
          <w:p w14:paraId="11FA03C0" w14:textId="77777777" w:rsidR="005E57EB" w:rsidRPr="007036CE" w:rsidRDefault="005E57EB" w:rsidP="00F45BD7">
            <w:pPr>
              <w:pStyle w:val="GOSTTitul0"/>
              <w:jc w:val="both"/>
              <w:rPr>
                <w:rStyle w:val="affff8"/>
              </w:rPr>
            </w:pPr>
          </w:p>
        </w:tc>
      </w:tr>
      <w:tr w:rsidR="005E57EB" w:rsidRPr="007036CE" w14:paraId="1C626CA1" w14:textId="77777777" w:rsidTr="005E57EB">
        <w:trPr>
          <w:trHeight w:val="20"/>
        </w:trPr>
        <w:tc>
          <w:tcPr>
            <w:tcW w:w="4578" w:type="dxa"/>
            <w:vAlign w:val="bottom"/>
          </w:tcPr>
          <w:p w14:paraId="13180AC9" w14:textId="77777777" w:rsidR="005E57EB" w:rsidRPr="007036CE" w:rsidRDefault="005E57EB" w:rsidP="00F45BD7">
            <w:pPr>
              <w:pStyle w:val="GOSTTitul0"/>
              <w:jc w:val="both"/>
            </w:pPr>
          </w:p>
        </w:tc>
      </w:tr>
      <w:tr w:rsidR="005E57EB" w:rsidRPr="007036CE" w14:paraId="7A035911" w14:textId="77777777" w:rsidTr="005E57EB">
        <w:trPr>
          <w:trHeight w:val="20"/>
        </w:trPr>
        <w:tc>
          <w:tcPr>
            <w:tcW w:w="4578" w:type="dxa"/>
            <w:vAlign w:val="bottom"/>
          </w:tcPr>
          <w:p w14:paraId="06EE2B64" w14:textId="77777777" w:rsidR="005E57EB" w:rsidRPr="007036CE" w:rsidRDefault="005E57EB" w:rsidP="00601F01">
            <w:pPr>
              <w:pStyle w:val="GOSTTitul0"/>
            </w:pPr>
            <w:r w:rsidRPr="007036CE">
              <w:rPr>
                <w:rStyle w:val="affff8"/>
              </w:rPr>
              <w:t xml:space="preserve">                              /                      </w:t>
            </w:r>
            <w:r w:rsidRPr="007036CE">
              <w:t xml:space="preserve"> /</w:t>
            </w:r>
          </w:p>
        </w:tc>
      </w:tr>
      <w:tr w:rsidR="005E57EB" w:rsidRPr="007036CE" w14:paraId="68FC2DB6" w14:textId="77777777" w:rsidTr="005E57EB">
        <w:trPr>
          <w:trHeight w:val="20"/>
        </w:trPr>
        <w:tc>
          <w:tcPr>
            <w:tcW w:w="4578" w:type="dxa"/>
            <w:vAlign w:val="bottom"/>
          </w:tcPr>
          <w:p w14:paraId="6D7CD4CA" w14:textId="77777777" w:rsidR="005E57EB" w:rsidRPr="007036CE" w:rsidRDefault="005E57EB" w:rsidP="00601F01">
            <w:pPr>
              <w:pStyle w:val="GOSTTitul0"/>
            </w:pPr>
          </w:p>
        </w:tc>
      </w:tr>
      <w:tr w:rsidR="005E57EB" w:rsidRPr="007036CE" w14:paraId="1CD91232" w14:textId="77777777" w:rsidTr="00F45BD7">
        <w:trPr>
          <w:trHeight w:val="60"/>
        </w:trPr>
        <w:tc>
          <w:tcPr>
            <w:tcW w:w="4578" w:type="dxa"/>
            <w:vAlign w:val="bottom"/>
          </w:tcPr>
          <w:p w14:paraId="2D72815A" w14:textId="77777777" w:rsidR="005E57EB" w:rsidRPr="007036CE" w:rsidRDefault="005E57EB" w:rsidP="00601F01">
            <w:pPr>
              <w:pStyle w:val="GOSTTitul0"/>
            </w:pPr>
            <w:r w:rsidRPr="007036CE">
              <w:t>«</w:t>
            </w:r>
            <w:r w:rsidRPr="007036CE">
              <w:rPr>
                <w:rStyle w:val="affff8"/>
              </w:rPr>
              <w:t xml:space="preserve">         </w:t>
            </w:r>
            <w:r w:rsidRPr="007036CE">
              <w:t>»</w:t>
            </w:r>
            <w:r w:rsidRPr="007036CE">
              <w:rPr>
                <w:rStyle w:val="affff8"/>
              </w:rPr>
              <w:t xml:space="preserve">                                    </w:t>
            </w:r>
            <w:r w:rsidRPr="007036CE">
              <w:t>20</w:t>
            </w:r>
            <w:r w:rsidRPr="007036CE">
              <w:rPr>
                <w:rStyle w:val="affff8"/>
              </w:rPr>
              <w:t xml:space="preserve">     </w:t>
            </w:r>
            <w:r w:rsidRPr="007036CE">
              <w:t>г.</w:t>
            </w:r>
          </w:p>
        </w:tc>
      </w:tr>
    </w:tbl>
    <w:p w14:paraId="4E9BB9FE" w14:textId="77777777" w:rsidR="00D87F00" w:rsidRPr="007036CE" w:rsidRDefault="00D87F00" w:rsidP="00601F01">
      <w:pPr>
        <w:pStyle w:val="GOSTTitul0"/>
      </w:pPr>
    </w:p>
    <w:p w14:paraId="473B1718" w14:textId="77777777" w:rsidR="00D87F00" w:rsidRPr="007036CE" w:rsidRDefault="7D0ACBF4">
      <w:pPr>
        <w:pStyle w:val="GOSTTitul1"/>
      </w:pPr>
      <w:r w:rsidRPr="007036CE">
        <w:t>Государственная интегрированная информационная система управления общественными финансами «Электронный бюджет»</w:t>
      </w:r>
    </w:p>
    <w:p w14:paraId="40F1DB0C" w14:textId="77777777" w:rsidR="00F50BAF" w:rsidRPr="007036CE" w:rsidRDefault="00F50BAF" w:rsidP="00601F01">
      <w:pPr>
        <w:pStyle w:val="GOSTTitul0"/>
      </w:pPr>
    </w:p>
    <w:p w14:paraId="196D2158" w14:textId="77777777" w:rsidR="009439F9" w:rsidRPr="007036CE" w:rsidRDefault="0016478B" w:rsidP="00601F01">
      <w:pPr>
        <w:pStyle w:val="GOSTTitul2"/>
      </w:pPr>
      <w:r w:rsidRPr="007036CE">
        <w:t xml:space="preserve">Требования к взаимодействию </w:t>
      </w:r>
      <w:r w:rsidR="00E0779C" w:rsidRPr="007036CE">
        <w:t>расчетно-финансовой платформы Smart</w:t>
      </w:r>
      <w:r w:rsidR="00D52B66" w:rsidRPr="007036CE">
        <w:t xml:space="preserve"> </w:t>
      </w:r>
      <w:r w:rsidR="00E0779C" w:rsidRPr="007036CE">
        <w:t>Vista Accounting Platform</w:t>
      </w:r>
      <w:r w:rsidR="00A9260D" w:rsidRPr="007036CE">
        <w:t xml:space="preserve"> </w:t>
      </w:r>
      <w:r w:rsidRPr="007036CE">
        <w:t xml:space="preserve">с </w:t>
      </w:r>
      <w:r w:rsidR="001A7195" w:rsidRPr="007036CE">
        <w:t>ф</w:t>
      </w:r>
      <w:r w:rsidRPr="007036CE">
        <w:t>ункциональными подсистемами</w:t>
      </w:r>
    </w:p>
    <w:p w14:paraId="0AA4F979" w14:textId="77777777" w:rsidR="001306EC" w:rsidRPr="007036CE" w:rsidRDefault="001306EC" w:rsidP="00601F01">
      <w:pPr>
        <w:pStyle w:val="GOSTTitul0"/>
      </w:pPr>
    </w:p>
    <w:p w14:paraId="76035BE3" w14:textId="77777777" w:rsidR="00D87F00" w:rsidRPr="007036CE" w:rsidRDefault="7D0ACBF4" w:rsidP="00601F01">
      <w:pPr>
        <w:pStyle w:val="GOSTTitul0"/>
      </w:pPr>
      <w:r w:rsidRPr="007036CE">
        <w:t>Версия 2.</w:t>
      </w:r>
      <w:r w:rsidR="005D4E14" w:rsidRPr="007036CE">
        <w:t>4</w:t>
      </w:r>
    </w:p>
    <w:p w14:paraId="79E917DC" w14:textId="77777777" w:rsidR="00D87F00" w:rsidRPr="007036CE" w:rsidRDefault="0CA53A56" w:rsidP="00601F01">
      <w:pPr>
        <w:pStyle w:val="GOSTTitul1"/>
      </w:pPr>
      <w:r w:rsidRPr="007036CE">
        <w:t>Лист утверждения</w:t>
      </w:r>
    </w:p>
    <w:p w14:paraId="7E45519F" w14:textId="3C0AF9F8" w:rsidR="00D87F00" w:rsidRPr="007036CE" w:rsidRDefault="00D87F00" w:rsidP="00601F01">
      <w:pPr>
        <w:pStyle w:val="GOSTTitul0"/>
      </w:pPr>
      <w:r w:rsidRPr="007036CE">
        <w:t xml:space="preserve">Код документа: </w:t>
      </w:r>
      <w:bookmarkStart w:id="0" w:name="kod_doc"/>
      <w:r w:rsidR="001902C3" w:rsidRPr="007036CE">
        <w:fldChar w:fldCharType="begin"/>
      </w:r>
      <w:r w:rsidR="001902C3" w:rsidRPr="007036CE">
        <w:instrText xml:space="preserve"> DOCPROPERTY  DocCode  \* MERGEFORMAT </w:instrText>
      </w:r>
      <w:r w:rsidR="001902C3" w:rsidRPr="007036CE">
        <w:fldChar w:fldCharType="separate"/>
      </w:r>
      <w:r w:rsidR="00BD74E1">
        <w:t>89603636.43.01,00.ДР.001-01.00 1(4,8)</w:t>
      </w:r>
      <w:r w:rsidR="001902C3" w:rsidRPr="007036CE">
        <w:fldChar w:fldCharType="end"/>
      </w:r>
      <w:r w:rsidRPr="007036CE">
        <w:t>-ЛУ</w:t>
      </w:r>
      <w:bookmarkEnd w:id="0"/>
    </w:p>
    <w:p w14:paraId="445946F5" w14:textId="77777777" w:rsidR="00D87F00" w:rsidRPr="007036CE" w:rsidRDefault="00D87F00" w:rsidP="00601F01">
      <w:pPr>
        <w:pStyle w:val="GOSTTitul0"/>
      </w:pPr>
      <w:r w:rsidRPr="007036CE">
        <w:t xml:space="preserve">Государственный контракт </w:t>
      </w:r>
      <w:r w:rsidR="009F2007" w:rsidRPr="007036CE">
        <w:t xml:space="preserve">от </w:t>
      </w:r>
      <w:r w:rsidR="00E0779C" w:rsidRPr="007036CE">
        <w:t>30.09</w:t>
      </w:r>
      <w:r w:rsidR="005E57EB" w:rsidRPr="007036CE">
        <w:t>.2022 № </w:t>
      </w:r>
      <w:r w:rsidR="00E0779C" w:rsidRPr="007036CE">
        <w:t>ФКУ0502/09</w:t>
      </w:r>
      <w:r w:rsidR="005E57EB" w:rsidRPr="007036CE">
        <w:t>/2022/</w:t>
      </w:r>
      <w:r w:rsidR="00E0779C" w:rsidRPr="007036CE">
        <w:t>ЭГИС</w:t>
      </w:r>
    </w:p>
    <w:p w14:paraId="30040B22" w14:textId="77777777" w:rsidR="00D87F00" w:rsidRPr="007036CE" w:rsidRDefault="00D87F00" w:rsidP="00D87F00">
      <w:pPr>
        <w:pStyle w:val="affff6"/>
      </w:pPr>
    </w:p>
    <w:tbl>
      <w:tblPr>
        <w:tblW w:w="9889" w:type="dxa"/>
        <w:jc w:val="center"/>
        <w:tblLayout w:type="fixed"/>
        <w:tblLook w:val="0000" w:firstRow="0" w:lastRow="0" w:firstColumn="0" w:lastColumn="0" w:noHBand="0" w:noVBand="0"/>
      </w:tblPr>
      <w:tblGrid>
        <w:gridCol w:w="4360"/>
        <w:gridCol w:w="951"/>
        <w:gridCol w:w="4578"/>
      </w:tblGrid>
      <w:tr w:rsidR="00D87F00" w:rsidRPr="007036CE" w14:paraId="352A3D8F" w14:textId="77777777" w:rsidTr="001A5048">
        <w:trPr>
          <w:trHeight w:val="20"/>
          <w:jc w:val="center"/>
        </w:trPr>
        <w:tc>
          <w:tcPr>
            <w:tcW w:w="4360" w:type="dxa"/>
          </w:tcPr>
          <w:p w14:paraId="262BE0EF" w14:textId="77777777" w:rsidR="00D87F00" w:rsidRPr="007036CE" w:rsidRDefault="00D87F00" w:rsidP="00601F01">
            <w:pPr>
              <w:pStyle w:val="GOSTTitul0"/>
            </w:pPr>
            <w:r w:rsidRPr="007036CE">
              <w:t>СОГЛАСОВАНО</w:t>
            </w:r>
          </w:p>
        </w:tc>
        <w:tc>
          <w:tcPr>
            <w:tcW w:w="951" w:type="dxa"/>
          </w:tcPr>
          <w:p w14:paraId="7C60F288" w14:textId="77777777" w:rsidR="00D87F00" w:rsidRPr="007036CE" w:rsidRDefault="00D87F00" w:rsidP="00601F01">
            <w:pPr>
              <w:pStyle w:val="GOSTTitul0"/>
            </w:pPr>
          </w:p>
        </w:tc>
        <w:tc>
          <w:tcPr>
            <w:tcW w:w="4578" w:type="dxa"/>
          </w:tcPr>
          <w:p w14:paraId="2E455713" w14:textId="77777777" w:rsidR="00D87F00" w:rsidRPr="007036CE" w:rsidRDefault="00D87F00" w:rsidP="00601F01">
            <w:pPr>
              <w:pStyle w:val="GOSTTitul0"/>
            </w:pPr>
            <w:r w:rsidRPr="007036CE">
              <w:t>СОГЛАСОВАНО</w:t>
            </w:r>
          </w:p>
        </w:tc>
      </w:tr>
      <w:tr w:rsidR="00D87F00" w:rsidRPr="007036CE" w14:paraId="5C2F811C" w14:textId="77777777" w:rsidTr="001A5048">
        <w:trPr>
          <w:trHeight w:val="20"/>
          <w:jc w:val="center"/>
        </w:trPr>
        <w:tc>
          <w:tcPr>
            <w:tcW w:w="4360" w:type="dxa"/>
          </w:tcPr>
          <w:p w14:paraId="30885FA2" w14:textId="77777777" w:rsidR="00D87F00" w:rsidRPr="007036CE" w:rsidRDefault="00D87F00" w:rsidP="00601F01">
            <w:pPr>
              <w:pStyle w:val="GOSTTitul0"/>
            </w:pPr>
            <w:r w:rsidRPr="007036CE">
              <w:t>От Федерального казначейства</w:t>
            </w:r>
          </w:p>
        </w:tc>
        <w:tc>
          <w:tcPr>
            <w:tcW w:w="951" w:type="dxa"/>
          </w:tcPr>
          <w:p w14:paraId="7AC984AB" w14:textId="77777777" w:rsidR="00D87F00" w:rsidRPr="007036CE" w:rsidRDefault="00D87F00" w:rsidP="00601F01">
            <w:pPr>
              <w:pStyle w:val="GOSTTitul0"/>
            </w:pPr>
          </w:p>
        </w:tc>
        <w:tc>
          <w:tcPr>
            <w:tcW w:w="4578" w:type="dxa"/>
          </w:tcPr>
          <w:p w14:paraId="1FF38484" w14:textId="77777777" w:rsidR="00D87F00" w:rsidRPr="007036CE" w:rsidRDefault="00D87F00" w:rsidP="00F45BD7">
            <w:pPr>
              <w:pStyle w:val="GOSTTitul0"/>
            </w:pPr>
            <w:r w:rsidRPr="007036CE">
              <w:t>От ООО «</w:t>
            </w:r>
            <w:r w:rsidR="001A7195" w:rsidRPr="007036CE">
              <w:rPr>
                <w:szCs w:val="24"/>
              </w:rPr>
              <w:t>БП</w:t>
            </w:r>
            <w:r w:rsidR="001A7195" w:rsidRPr="007036CE">
              <w:rPr>
                <w:szCs w:val="24"/>
                <w:lang w:val="en-US"/>
              </w:rPr>
              <w:t>C</w:t>
            </w:r>
            <w:r w:rsidR="001A7195" w:rsidRPr="007036CE">
              <w:rPr>
                <w:szCs w:val="24"/>
              </w:rPr>
              <w:t xml:space="preserve"> Инновационные программные решения</w:t>
            </w:r>
            <w:r w:rsidRPr="007036CE">
              <w:t>»</w:t>
            </w:r>
          </w:p>
        </w:tc>
      </w:tr>
      <w:tr w:rsidR="00D87F00" w:rsidRPr="007036CE" w14:paraId="09EA1497" w14:textId="77777777" w:rsidTr="001A5048">
        <w:trPr>
          <w:trHeight w:val="20"/>
          <w:jc w:val="center"/>
        </w:trPr>
        <w:tc>
          <w:tcPr>
            <w:tcW w:w="4360" w:type="dxa"/>
            <w:vAlign w:val="bottom"/>
          </w:tcPr>
          <w:p w14:paraId="2579021D" w14:textId="77777777" w:rsidR="00D87F00" w:rsidRPr="007036CE" w:rsidRDefault="00D87F00" w:rsidP="00601F01">
            <w:pPr>
              <w:pStyle w:val="GOSTTitul0"/>
            </w:pPr>
          </w:p>
        </w:tc>
        <w:tc>
          <w:tcPr>
            <w:tcW w:w="951" w:type="dxa"/>
            <w:vAlign w:val="bottom"/>
          </w:tcPr>
          <w:p w14:paraId="2E52DE70" w14:textId="77777777" w:rsidR="00D87F00" w:rsidRPr="007036CE" w:rsidRDefault="00D87F00" w:rsidP="00601F01">
            <w:pPr>
              <w:pStyle w:val="GOSTTitul0"/>
            </w:pPr>
          </w:p>
        </w:tc>
        <w:tc>
          <w:tcPr>
            <w:tcW w:w="4578" w:type="dxa"/>
            <w:vAlign w:val="bottom"/>
          </w:tcPr>
          <w:p w14:paraId="3C2C489A" w14:textId="77777777" w:rsidR="00D87F00" w:rsidRPr="007036CE" w:rsidRDefault="00D87F00" w:rsidP="00601F01">
            <w:pPr>
              <w:pStyle w:val="GOSTTitul0"/>
            </w:pPr>
          </w:p>
        </w:tc>
      </w:tr>
      <w:tr w:rsidR="00D87F00" w:rsidRPr="007036CE" w14:paraId="72C960C2" w14:textId="77777777" w:rsidTr="001A5048">
        <w:trPr>
          <w:trHeight w:val="20"/>
          <w:jc w:val="center"/>
        </w:trPr>
        <w:tc>
          <w:tcPr>
            <w:tcW w:w="4360" w:type="dxa"/>
            <w:vAlign w:val="bottom"/>
          </w:tcPr>
          <w:p w14:paraId="742493C2" w14:textId="77777777" w:rsidR="00D87F00" w:rsidRPr="007036CE" w:rsidRDefault="00D87F00" w:rsidP="00601F01">
            <w:pPr>
              <w:pStyle w:val="GOSTTitul0"/>
            </w:pPr>
            <w:r w:rsidRPr="007036CE">
              <w:rPr>
                <w:rStyle w:val="affff8"/>
              </w:rPr>
              <w:t xml:space="preserve">                             </w:t>
            </w:r>
            <w:r w:rsidRPr="007036CE">
              <w:t xml:space="preserve">/ </w:t>
            </w:r>
            <w:r w:rsidR="00F50BAF" w:rsidRPr="007036CE">
              <w:rPr>
                <w:rStyle w:val="affff8"/>
              </w:rPr>
              <w:t xml:space="preserve">               </w:t>
            </w:r>
            <w:r w:rsidR="00A97805" w:rsidRPr="007036CE">
              <w:rPr>
                <w:rStyle w:val="affff8"/>
              </w:rPr>
              <w:t xml:space="preserve">    </w:t>
            </w:r>
            <w:r w:rsidR="00F50BAF" w:rsidRPr="007036CE">
              <w:rPr>
                <w:rStyle w:val="affff8"/>
              </w:rPr>
              <w:t xml:space="preserve">      </w:t>
            </w:r>
            <w:r w:rsidRPr="007036CE">
              <w:t>/</w:t>
            </w:r>
          </w:p>
        </w:tc>
        <w:tc>
          <w:tcPr>
            <w:tcW w:w="951" w:type="dxa"/>
            <w:vAlign w:val="bottom"/>
          </w:tcPr>
          <w:p w14:paraId="3A456E71" w14:textId="77777777" w:rsidR="00D87F00" w:rsidRPr="007036CE" w:rsidRDefault="00D87F00" w:rsidP="00601F01">
            <w:pPr>
              <w:pStyle w:val="GOSTTitul0"/>
            </w:pPr>
          </w:p>
        </w:tc>
        <w:tc>
          <w:tcPr>
            <w:tcW w:w="4578" w:type="dxa"/>
            <w:vAlign w:val="bottom"/>
          </w:tcPr>
          <w:p w14:paraId="14AAAD5C" w14:textId="77777777" w:rsidR="00D87F00" w:rsidRPr="007036CE" w:rsidRDefault="00D87F00" w:rsidP="00601F01">
            <w:pPr>
              <w:pStyle w:val="GOSTTitul0"/>
            </w:pPr>
            <w:r w:rsidRPr="007036CE">
              <w:rPr>
                <w:rStyle w:val="affff8"/>
              </w:rPr>
              <w:t xml:space="preserve">                             / </w:t>
            </w:r>
            <w:r w:rsidRPr="007036CE">
              <w:t>Д.В. Бубнов/</w:t>
            </w:r>
          </w:p>
        </w:tc>
      </w:tr>
      <w:tr w:rsidR="00D87F00" w:rsidRPr="007036CE" w14:paraId="47635FDE" w14:textId="77777777" w:rsidTr="001A5048">
        <w:trPr>
          <w:trHeight w:val="20"/>
          <w:jc w:val="center"/>
        </w:trPr>
        <w:tc>
          <w:tcPr>
            <w:tcW w:w="4360" w:type="dxa"/>
            <w:vAlign w:val="bottom"/>
          </w:tcPr>
          <w:p w14:paraId="3291F77A" w14:textId="77777777" w:rsidR="00D87F00" w:rsidRPr="007036CE" w:rsidRDefault="00D87F00" w:rsidP="00601F01">
            <w:pPr>
              <w:pStyle w:val="GOSTTitul0"/>
            </w:pPr>
          </w:p>
        </w:tc>
        <w:tc>
          <w:tcPr>
            <w:tcW w:w="951" w:type="dxa"/>
            <w:vAlign w:val="bottom"/>
          </w:tcPr>
          <w:p w14:paraId="24CFC6AF" w14:textId="77777777" w:rsidR="00D87F00" w:rsidRPr="007036CE" w:rsidRDefault="00D87F00" w:rsidP="00601F01">
            <w:pPr>
              <w:pStyle w:val="GOSTTitul0"/>
            </w:pPr>
          </w:p>
        </w:tc>
        <w:tc>
          <w:tcPr>
            <w:tcW w:w="4578" w:type="dxa"/>
            <w:vAlign w:val="bottom"/>
          </w:tcPr>
          <w:p w14:paraId="5205E65D" w14:textId="77777777" w:rsidR="00D87F00" w:rsidRPr="007036CE" w:rsidRDefault="00D87F00" w:rsidP="00601F01">
            <w:pPr>
              <w:pStyle w:val="GOSTTitul0"/>
            </w:pPr>
          </w:p>
        </w:tc>
      </w:tr>
      <w:tr w:rsidR="00D87F00" w:rsidRPr="007036CE" w14:paraId="7DCCC2E9" w14:textId="77777777" w:rsidTr="001A5048">
        <w:trPr>
          <w:trHeight w:val="20"/>
          <w:jc w:val="center"/>
        </w:trPr>
        <w:tc>
          <w:tcPr>
            <w:tcW w:w="4360" w:type="dxa"/>
            <w:vAlign w:val="bottom"/>
          </w:tcPr>
          <w:p w14:paraId="4A619892" w14:textId="77777777" w:rsidR="00D87F00" w:rsidRPr="007036CE" w:rsidRDefault="00D87F00" w:rsidP="00346060">
            <w:pPr>
              <w:pStyle w:val="GOSTTitul0"/>
            </w:pPr>
            <w:r w:rsidRPr="007036CE">
              <w:t>«</w:t>
            </w:r>
            <w:r w:rsidRPr="007036CE">
              <w:rPr>
                <w:rStyle w:val="affff8"/>
              </w:rPr>
              <w:t xml:space="preserve">         </w:t>
            </w:r>
            <w:r w:rsidRPr="007036CE">
              <w:t>»</w:t>
            </w:r>
            <w:r w:rsidRPr="007036CE">
              <w:rPr>
                <w:rStyle w:val="affff8"/>
              </w:rPr>
              <w:t xml:space="preserve">                                  </w:t>
            </w:r>
            <w:r w:rsidRPr="007036CE">
              <w:t>20</w:t>
            </w:r>
            <w:r w:rsidR="00346060" w:rsidRPr="007036CE">
              <w:rPr>
                <w:rStyle w:val="affff8"/>
                <w:u w:val="none"/>
              </w:rPr>
              <w:t>__</w:t>
            </w:r>
            <w:r w:rsidRPr="007036CE">
              <w:rPr>
                <w:rStyle w:val="affff8"/>
                <w:u w:val="none"/>
              </w:rPr>
              <w:t xml:space="preserve"> </w:t>
            </w:r>
            <w:r w:rsidRPr="007036CE">
              <w:t>г.</w:t>
            </w:r>
          </w:p>
        </w:tc>
        <w:tc>
          <w:tcPr>
            <w:tcW w:w="951" w:type="dxa"/>
            <w:vAlign w:val="bottom"/>
          </w:tcPr>
          <w:p w14:paraId="1D26F979" w14:textId="77777777" w:rsidR="00D87F00" w:rsidRPr="007036CE" w:rsidRDefault="00D87F00" w:rsidP="00601F01">
            <w:pPr>
              <w:pStyle w:val="GOSTTitul0"/>
            </w:pPr>
          </w:p>
        </w:tc>
        <w:tc>
          <w:tcPr>
            <w:tcW w:w="4578" w:type="dxa"/>
            <w:vAlign w:val="bottom"/>
          </w:tcPr>
          <w:p w14:paraId="7B3D6807" w14:textId="77777777" w:rsidR="00D87F00" w:rsidRPr="007036CE" w:rsidRDefault="00D87F00" w:rsidP="00346060">
            <w:pPr>
              <w:pStyle w:val="GOSTTitul0"/>
            </w:pPr>
            <w:r w:rsidRPr="007036CE">
              <w:t>«</w:t>
            </w:r>
            <w:r w:rsidRPr="007036CE">
              <w:rPr>
                <w:rStyle w:val="affff8"/>
              </w:rPr>
              <w:t xml:space="preserve">         </w:t>
            </w:r>
            <w:r w:rsidRPr="007036CE">
              <w:t>»</w:t>
            </w:r>
            <w:r w:rsidRPr="007036CE">
              <w:rPr>
                <w:rStyle w:val="affff8"/>
              </w:rPr>
              <w:t xml:space="preserve">                                     </w:t>
            </w:r>
            <w:r w:rsidRPr="007036CE">
              <w:t>20</w:t>
            </w:r>
            <w:r w:rsidR="00346060" w:rsidRPr="007036CE">
              <w:t>__</w:t>
            </w:r>
            <w:r w:rsidRPr="007036CE">
              <w:t xml:space="preserve"> г.</w:t>
            </w:r>
          </w:p>
        </w:tc>
      </w:tr>
    </w:tbl>
    <w:p w14:paraId="335E53EA" w14:textId="77777777" w:rsidR="00D87F00" w:rsidRPr="007036CE" w:rsidRDefault="00D87F00">
      <w:r w:rsidRPr="007036CE">
        <w:br w:type="page"/>
      </w:r>
    </w:p>
    <w:tbl>
      <w:tblPr>
        <w:tblW w:w="4965" w:type="pct"/>
        <w:tblInd w:w="-74" w:type="dxa"/>
        <w:tblLook w:val="0000" w:firstRow="0" w:lastRow="0" w:firstColumn="0" w:lastColumn="0" w:noHBand="0" w:noVBand="0"/>
      </w:tblPr>
      <w:tblGrid>
        <w:gridCol w:w="6202"/>
        <w:gridCol w:w="3583"/>
      </w:tblGrid>
      <w:tr w:rsidR="00606F3C" w:rsidRPr="007036CE" w14:paraId="13E621BF" w14:textId="77777777" w:rsidTr="00396931">
        <w:trPr>
          <w:trHeight w:val="1673"/>
        </w:trPr>
        <w:tc>
          <w:tcPr>
            <w:tcW w:w="3169" w:type="pct"/>
          </w:tcPr>
          <w:p w14:paraId="44C607CE" w14:textId="77777777" w:rsidR="00606F3C" w:rsidRPr="007036CE" w:rsidRDefault="005E57EB" w:rsidP="001902C3">
            <w:pPr>
              <w:pStyle w:val="GOSTTitul0"/>
            </w:pPr>
            <w:r w:rsidRPr="007036CE">
              <w:lastRenderedPageBreak/>
              <w:t>УТВЕРЖДЕН</w:t>
            </w:r>
          </w:p>
          <w:p w14:paraId="7C2654D5" w14:textId="7131A37D" w:rsidR="00606F3C" w:rsidRPr="007036CE" w:rsidRDefault="00ED3CFE" w:rsidP="001902C3">
            <w:pPr>
              <w:pStyle w:val="GOSTTitul0"/>
            </w:pPr>
            <w:fldSimple w:instr=" DOCPROPERTY  DocCode  \* MERGEFORMAT ">
              <w:r w:rsidR="00BD74E1">
                <w:t>89603636.43.01,00.ДР.001-01.00 1(4,8)</w:t>
              </w:r>
            </w:fldSimple>
            <w:r w:rsidR="00606F3C" w:rsidRPr="007036CE">
              <w:t>-ЛУ</w:t>
            </w:r>
          </w:p>
        </w:tc>
        <w:tc>
          <w:tcPr>
            <w:tcW w:w="1831" w:type="pct"/>
          </w:tcPr>
          <w:p w14:paraId="659157E7" w14:textId="77777777" w:rsidR="00606F3C" w:rsidRPr="007036CE" w:rsidRDefault="00606F3C">
            <w:pPr>
              <w:pStyle w:val="GOSTTitul0"/>
            </w:pPr>
          </w:p>
        </w:tc>
      </w:tr>
      <w:tr w:rsidR="00B44F3A" w:rsidRPr="007036CE" w14:paraId="41133B54" w14:textId="77777777" w:rsidTr="00F16B36">
        <w:trPr>
          <w:trHeight w:val="1293"/>
        </w:trPr>
        <w:tc>
          <w:tcPr>
            <w:tcW w:w="5000" w:type="pct"/>
            <w:gridSpan w:val="2"/>
            <w:vAlign w:val="center"/>
          </w:tcPr>
          <w:p w14:paraId="7EA95448" w14:textId="77777777" w:rsidR="00B44F3A" w:rsidRPr="007036CE" w:rsidRDefault="0026652C" w:rsidP="001902C3">
            <w:pPr>
              <w:pStyle w:val="GOSTTitul1"/>
            </w:pPr>
            <w:r w:rsidRPr="007036CE">
              <w:t xml:space="preserve">Государственная интегрированная информационная система </w:t>
            </w:r>
            <w:r w:rsidRPr="007036CE">
              <w:br/>
              <w:t>управления общественными финансами «Э</w:t>
            </w:r>
            <w:r w:rsidR="00E67B62" w:rsidRPr="007036CE">
              <w:t>лектронный бюджет»</w:t>
            </w:r>
          </w:p>
        </w:tc>
      </w:tr>
      <w:tr w:rsidR="00B44F3A" w:rsidRPr="007036CE" w14:paraId="07A0CEC1" w14:textId="77777777" w:rsidTr="00F16B36">
        <w:trPr>
          <w:trHeight w:val="68"/>
        </w:trPr>
        <w:tc>
          <w:tcPr>
            <w:tcW w:w="5000" w:type="pct"/>
            <w:gridSpan w:val="2"/>
            <w:vAlign w:val="center"/>
          </w:tcPr>
          <w:p w14:paraId="19D7D205" w14:textId="77777777" w:rsidR="00F16B36" w:rsidRPr="007036CE" w:rsidRDefault="00F16B36" w:rsidP="00E67B62">
            <w:pPr>
              <w:pStyle w:val="GOSTTitul1"/>
              <w:jc w:val="both"/>
            </w:pPr>
          </w:p>
        </w:tc>
      </w:tr>
      <w:tr w:rsidR="002F5B7D" w:rsidRPr="007036CE" w14:paraId="262C588F" w14:textId="77777777" w:rsidTr="00F16B36">
        <w:tc>
          <w:tcPr>
            <w:tcW w:w="5000" w:type="pct"/>
            <w:gridSpan w:val="2"/>
            <w:vAlign w:val="bottom"/>
          </w:tcPr>
          <w:p w14:paraId="3F2879C9" w14:textId="77777777" w:rsidR="009439F9" w:rsidRPr="007036CE" w:rsidRDefault="001A7195" w:rsidP="001902C3">
            <w:pPr>
              <w:pStyle w:val="GOSTTitul2"/>
            </w:pPr>
            <w:r w:rsidRPr="007036CE">
              <w:t xml:space="preserve">Требования к взаимодействию </w:t>
            </w:r>
            <w:r w:rsidR="00E0779C" w:rsidRPr="007036CE">
              <w:t>расчетно-финансовой платформы SmartVista Accounting Platform</w:t>
            </w:r>
            <w:r w:rsidR="001902C3" w:rsidRPr="007036CE">
              <w:t xml:space="preserve"> </w:t>
            </w:r>
            <w:r w:rsidRPr="007036CE">
              <w:t>с функциональными подсистемами</w:t>
            </w:r>
          </w:p>
          <w:p w14:paraId="0ED4EC4A" w14:textId="77777777" w:rsidR="00E67B62" w:rsidRPr="007036CE" w:rsidRDefault="00E67B62" w:rsidP="001902C3">
            <w:pPr>
              <w:pStyle w:val="GOSTTitul0"/>
            </w:pPr>
          </w:p>
          <w:p w14:paraId="19798550" w14:textId="77777777" w:rsidR="00E67B62" w:rsidRPr="007036CE" w:rsidRDefault="00E67B62" w:rsidP="001902C3">
            <w:pPr>
              <w:pStyle w:val="GOSTTitulnamedoc"/>
            </w:pPr>
            <w:r w:rsidRPr="007036CE">
              <w:t xml:space="preserve">Том </w:t>
            </w:r>
            <w:r w:rsidR="00396931" w:rsidRPr="007036CE">
              <w:t>4</w:t>
            </w:r>
          </w:p>
          <w:p w14:paraId="65FC0AE7" w14:textId="77777777" w:rsidR="001902C3" w:rsidRPr="007036CE" w:rsidRDefault="001902C3" w:rsidP="001902C3">
            <w:pPr>
              <w:pStyle w:val="GOSTTitulnamedoc"/>
            </w:pPr>
          </w:p>
          <w:p w14:paraId="113B2CA4" w14:textId="77777777" w:rsidR="002F5B7D" w:rsidRPr="007036CE" w:rsidRDefault="00E67B62" w:rsidP="001902C3">
            <w:pPr>
              <w:pStyle w:val="GOSTTitulnamedoc"/>
            </w:pPr>
            <w:r w:rsidRPr="007036CE">
              <w:t xml:space="preserve">Требования к передаче данных </w:t>
            </w:r>
            <w:r w:rsidR="001200F0" w:rsidRPr="007036CE">
              <w:t>для отражения в учете операций</w:t>
            </w:r>
            <w:r w:rsidRPr="007036CE">
              <w:t xml:space="preserve"> </w:t>
            </w:r>
            <w:r w:rsidR="00396931" w:rsidRPr="007036CE">
              <w:t xml:space="preserve">при ведении Сводной бюджетной росписи федерального бюджета, по доведению бюджетных данных участникам бюджетного процесса федерального уровня, по учету бюджетных и денежных обязательств получателей средств федерального бюджета и операций </w:t>
            </w:r>
            <w:r w:rsidRPr="007036CE">
              <w:t>со средствами</w:t>
            </w:r>
            <w:r w:rsidR="00396931" w:rsidRPr="007036CE">
              <w:t xml:space="preserve"> федерального бюджета</w:t>
            </w:r>
          </w:p>
        </w:tc>
      </w:tr>
      <w:tr w:rsidR="00D45C06" w:rsidRPr="007036CE" w14:paraId="6A793F7C" w14:textId="77777777" w:rsidTr="00F16B36">
        <w:tc>
          <w:tcPr>
            <w:tcW w:w="5000" w:type="pct"/>
            <w:gridSpan w:val="2"/>
            <w:vAlign w:val="center"/>
          </w:tcPr>
          <w:p w14:paraId="0E4E3CA5" w14:textId="77777777" w:rsidR="00F16B36" w:rsidRPr="007036CE" w:rsidRDefault="00F16B36">
            <w:pPr>
              <w:pStyle w:val="GOSTTitul0"/>
            </w:pPr>
          </w:p>
        </w:tc>
      </w:tr>
      <w:tr w:rsidR="00D45C06" w:rsidRPr="007036CE" w14:paraId="01BD531E" w14:textId="77777777" w:rsidTr="00F16B36">
        <w:tc>
          <w:tcPr>
            <w:tcW w:w="5000" w:type="pct"/>
            <w:gridSpan w:val="2"/>
            <w:vAlign w:val="center"/>
          </w:tcPr>
          <w:p w14:paraId="48856511" w14:textId="77777777" w:rsidR="001902C3" w:rsidRPr="007036CE" w:rsidRDefault="001902C3" w:rsidP="001902C3">
            <w:pPr>
              <w:pStyle w:val="GOSTTitul0"/>
            </w:pPr>
            <w:r w:rsidRPr="007036CE">
              <w:t>Версия 2.4</w:t>
            </w:r>
          </w:p>
          <w:p w14:paraId="40832208" w14:textId="4C5BB29D" w:rsidR="00D45C06" w:rsidRPr="007036CE" w:rsidRDefault="00D45C06" w:rsidP="00D02561">
            <w:pPr>
              <w:pStyle w:val="GOSTTitul0"/>
            </w:pPr>
            <w:r w:rsidRPr="007036CE">
              <w:t xml:space="preserve">Код документа: </w:t>
            </w:r>
            <w:fldSimple w:instr=" DOCPROPERTY  DocCode  \* MERGEFORMAT ">
              <w:r w:rsidR="00BD74E1">
                <w:t>89603636.43.01,00.ДР.001-01.00 1(4,8)</w:t>
              </w:r>
            </w:fldSimple>
          </w:p>
        </w:tc>
      </w:tr>
      <w:tr w:rsidR="00D45C06" w:rsidRPr="007036CE" w14:paraId="0FD5DC7E" w14:textId="77777777" w:rsidTr="00F16B36">
        <w:tc>
          <w:tcPr>
            <w:tcW w:w="5000" w:type="pct"/>
            <w:gridSpan w:val="2"/>
            <w:vAlign w:val="center"/>
          </w:tcPr>
          <w:p w14:paraId="572A60F1" w14:textId="77777777" w:rsidR="00D45C06" w:rsidRPr="007036CE" w:rsidRDefault="00D45C06" w:rsidP="00124067">
            <w:pPr>
              <w:pStyle w:val="GOSTTitul0"/>
            </w:pPr>
          </w:p>
        </w:tc>
      </w:tr>
      <w:tr w:rsidR="00D45C06" w:rsidRPr="007036CE" w14:paraId="1A821741" w14:textId="77777777" w:rsidTr="00F16B36">
        <w:tc>
          <w:tcPr>
            <w:tcW w:w="5000" w:type="pct"/>
            <w:gridSpan w:val="2"/>
            <w:vAlign w:val="center"/>
          </w:tcPr>
          <w:p w14:paraId="1A787736" w14:textId="533617BA" w:rsidR="00D45C06" w:rsidRPr="007036CE" w:rsidRDefault="00D45C06" w:rsidP="00D02561">
            <w:pPr>
              <w:pStyle w:val="GOSTTitul0"/>
            </w:pPr>
            <w:r w:rsidRPr="007036CE">
              <w:t xml:space="preserve">Листов: </w:t>
            </w:r>
            <w:fldSimple w:instr=" DOCPROPERTY  Pages  \* MERGEFORMAT ">
              <w:r w:rsidR="00BD74E1">
                <w:t>518</w:t>
              </w:r>
            </w:fldSimple>
          </w:p>
        </w:tc>
      </w:tr>
      <w:tr w:rsidR="00D45C06" w:rsidRPr="007036CE" w14:paraId="0885D882" w14:textId="77777777" w:rsidTr="00F16B36">
        <w:tc>
          <w:tcPr>
            <w:tcW w:w="5000" w:type="pct"/>
            <w:gridSpan w:val="2"/>
          </w:tcPr>
          <w:p w14:paraId="0BC2DAC7" w14:textId="77777777" w:rsidR="00D45C06" w:rsidRPr="007036CE" w:rsidRDefault="00D45C06" w:rsidP="00124067">
            <w:pPr>
              <w:pStyle w:val="GOSTTitul0"/>
            </w:pPr>
          </w:p>
          <w:p w14:paraId="4D4FC6AE" w14:textId="77777777" w:rsidR="00F16B36" w:rsidRPr="007036CE" w:rsidRDefault="00F16B36" w:rsidP="00E67B62">
            <w:pPr>
              <w:pStyle w:val="GOSTTitul0"/>
              <w:jc w:val="both"/>
            </w:pPr>
          </w:p>
        </w:tc>
      </w:tr>
    </w:tbl>
    <w:p w14:paraId="11CF97CB" w14:textId="77777777" w:rsidR="00D45C06" w:rsidRPr="007036CE" w:rsidRDefault="00D45C06">
      <w:pPr>
        <w:sectPr w:rsidR="00D45C06" w:rsidRPr="007036CE" w:rsidSect="007306AB">
          <w:headerReference w:type="default" r:id="rId11"/>
          <w:footerReference w:type="default" r:id="rId12"/>
          <w:headerReference w:type="first" r:id="rId13"/>
          <w:footerReference w:type="first" r:id="rId14"/>
          <w:pgSz w:w="11906" w:h="16838" w:code="9"/>
          <w:pgMar w:top="1134" w:right="567" w:bottom="851" w:left="1701" w:header="567" w:footer="284" w:gutter="0"/>
          <w:cols w:space="708"/>
          <w:docGrid w:linePitch="360"/>
        </w:sectPr>
      </w:pPr>
    </w:p>
    <w:p w14:paraId="63FF12CC" w14:textId="77777777" w:rsidR="00C97134" w:rsidRPr="007036CE" w:rsidRDefault="009A3C13" w:rsidP="00D02561">
      <w:pPr>
        <w:pStyle w:val="GOSTSign"/>
      </w:pPr>
      <w:bookmarkStart w:id="1" w:name="_Toc176584673"/>
      <w:bookmarkStart w:id="2" w:name="_Toc176584802"/>
      <w:bookmarkStart w:id="3" w:name="_Toc180297702"/>
      <w:bookmarkStart w:id="4" w:name="_Toc180308527"/>
      <w:r w:rsidRPr="007036CE">
        <w:lastRenderedPageBreak/>
        <w:t>Аннотация</w:t>
      </w:r>
    </w:p>
    <w:p w14:paraId="4B8103F6" w14:textId="77777777" w:rsidR="00E0779C" w:rsidRPr="007036CE" w:rsidRDefault="00E0779C" w:rsidP="009E4B5A">
      <w:pPr>
        <w:pStyle w:val="GOSTNormal"/>
      </w:pPr>
      <w:r w:rsidRPr="007036CE">
        <w:t>Настоящий документ представляет собой требования к взаимодействию расчетно-финансовой платформы SmartVista Accounting Platform с функциональными подсистемами государственной интегрированной информационной системы управления общественными финансами «Электронный бюджет», оператором которых является Федерально</w:t>
      </w:r>
      <w:r w:rsidR="009439F9" w:rsidRPr="007036CE">
        <w:t>е</w:t>
      </w:r>
      <w:r w:rsidRPr="007036CE">
        <w:t xml:space="preserve"> казначейств</w:t>
      </w:r>
      <w:r w:rsidR="009439F9" w:rsidRPr="007036CE">
        <w:t>о</w:t>
      </w:r>
      <w:r w:rsidRPr="007036CE">
        <w:t>.</w:t>
      </w:r>
    </w:p>
    <w:p w14:paraId="2F81C4C4" w14:textId="77777777" w:rsidR="00E67B62" w:rsidRPr="007036CE" w:rsidRDefault="00E67B62" w:rsidP="009E4B5A">
      <w:pPr>
        <w:pStyle w:val="GOSTNormal"/>
      </w:pPr>
      <w:r w:rsidRPr="007036CE">
        <w:t>Т</w:t>
      </w:r>
      <w:r w:rsidR="00000BB8" w:rsidRPr="007036CE">
        <w:t xml:space="preserve">ом </w:t>
      </w:r>
      <w:r w:rsidR="00396931" w:rsidRPr="007036CE">
        <w:t>4</w:t>
      </w:r>
      <w:r w:rsidR="00000BB8" w:rsidRPr="007036CE">
        <w:t>.</w:t>
      </w:r>
      <w:r w:rsidR="00F16B36" w:rsidRPr="007036CE">
        <w:t xml:space="preserve"> Требования к передаче данных </w:t>
      </w:r>
      <w:r w:rsidR="00000BB8" w:rsidRPr="007036CE">
        <w:t>для отражения в учете операций</w:t>
      </w:r>
      <w:r w:rsidR="00F16B36" w:rsidRPr="007036CE">
        <w:t xml:space="preserve"> </w:t>
      </w:r>
      <w:r w:rsidR="00396931" w:rsidRPr="007036CE">
        <w:t>при ведении Сводной бюджетной росписи федерального бюджета, по доведению бюджетных данных участникам бюджетного процесса федерального уровня, по учету бюджетных и денежных обязательств получателей средств федерального бюджета и операций со средствами федерального бюджета</w:t>
      </w:r>
      <w:r w:rsidR="00F16B36" w:rsidRPr="007036CE">
        <w:t>.</w:t>
      </w:r>
    </w:p>
    <w:p w14:paraId="20666939" w14:textId="77777777" w:rsidR="00673D52" w:rsidRPr="007036CE" w:rsidRDefault="00673D52" w:rsidP="009E4B5A">
      <w:pPr>
        <w:pStyle w:val="GOSTNormal"/>
      </w:pPr>
      <w:r w:rsidRPr="007036CE">
        <w:t xml:space="preserve">Документ </w:t>
      </w:r>
      <w:r w:rsidR="00E0779C" w:rsidRPr="007036CE">
        <w:t>разработан (</w:t>
      </w:r>
      <w:r w:rsidRPr="007036CE">
        <w:t>актуализирован</w:t>
      </w:r>
      <w:r w:rsidR="00E0779C" w:rsidRPr="007036CE">
        <w:t>)</w:t>
      </w:r>
      <w:r w:rsidRPr="007036CE">
        <w:t xml:space="preserve"> на основании Государственного контракта №</w:t>
      </w:r>
      <w:r w:rsidR="000F44A2" w:rsidRPr="007036CE">
        <w:t xml:space="preserve"> ФКУ0502/09/2022/ЭГИС от </w:t>
      </w:r>
      <w:r w:rsidR="007E5A12" w:rsidRPr="007036CE">
        <w:t xml:space="preserve">30.09.2022 </w:t>
      </w:r>
      <w:r w:rsidR="000F44A2" w:rsidRPr="007036CE">
        <w:t>(на оказание услуг по предоставлению права использования на условиях простой (неисключительной) лицензии программного обеспечения транзакционно-информационной платформы для нужд Федерального казначейства)</w:t>
      </w:r>
      <w:r w:rsidRPr="007036CE">
        <w:t>.</w:t>
      </w:r>
    </w:p>
    <w:p w14:paraId="13DF7744" w14:textId="77777777" w:rsidR="00673D52" w:rsidRPr="007036CE" w:rsidRDefault="00673D52" w:rsidP="009E4B5A">
      <w:pPr>
        <w:pStyle w:val="GOSTNormal"/>
      </w:pPr>
      <w:r w:rsidRPr="007036CE">
        <w:t>Перечень подсистем (компонентов, модулей) информационной системы, д</w:t>
      </w:r>
      <w:r w:rsidR="009E4B5A" w:rsidRPr="007036CE">
        <w:t>ля которой был создан документ:</w:t>
      </w:r>
    </w:p>
    <w:p w14:paraId="7EEF3115" w14:textId="77777777" w:rsidR="005265E0" w:rsidRPr="007036CE" w:rsidRDefault="005265E0" w:rsidP="009E4B5A">
      <w:pPr>
        <w:pStyle w:val="GOSTListmark1"/>
      </w:pPr>
      <w:r w:rsidRPr="007036CE">
        <w:t>01,00 – документ предназначен для обслуживания б</w:t>
      </w:r>
      <w:r w:rsidRPr="007036CE">
        <w:rPr>
          <w:szCs w:val="24"/>
        </w:rPr>
        <w:t>азового программного обеспечения</w:t>
      </w:r>
      <w:r w:rsidR="00F5095F" w:rsidRPr="007036CE">
        <w:rPr>
          <w:szCs w:val="24"/>
        </w:rPr>
        <w:t>.</w:t>
      </w:r>
    </w:p>
    <w:p w14:paraId="393AFA7A" w14:textId="77777777" w:rsidR="00673D52" w:rsidRPr="007036CE" w:rsidRDefault="00673D52" w:rsidP="00673D52">
      <w:pPr>
        <w:pStyle w:val="GOSTNormal"/>
      </w:pPr>
      <w:r w:rsidRPr="007036CE">
        <w:t>Перечень</w:t>
      </w:r>
      <w:r w:rsidR="009E4B5A" w:rsidRPr="007036CE">
        <w:t xml:space="preserve"> областей применения документа:</w:t>
      </w:r>
    </w:p>
    <w:p w14:paraId="26A7D9F0" w14:textId="77777777" w:rsidR="00673D52" w:rsidRPr="007036CE" w:rsidRDefault="00673D52" w:rsidP="009E4B5A">
      <w:pPr>
        <w:pStyle w:val="GOSTListmark1"/>
      </w:pPr>
      <w:r w:rsidRPr="007036CE">
        <w:t>1 – Центральный аппарат Федерального казначейства</w:t>
      </w:r>
      <w:r w:rsidR="00F5095F" w:rsidRPr="007036CE">
        <w:t>;</w:t>
      </w:r>
    </w:p>
    <w:p w14:paraId="106087D5" w14:textId="77777777" w:rsidR="005265E0" w:rsidRPr="007036CE" w:rsidRDefault="005265E0" w:rsidP="009E4B5A">
      <w:pPr>
        <w:pStyle w:val="GOSTListmark1"/>
      </w:pPr>
      <w:r w:rsidRPr="007036CE">
        <w:t>4 – Применение для Исполнителей по государственному контракту</w:t>
      </w:r>
      <w:r w:rsidR="00F5095F" w:rsidRPr="007036CE">
        <w:t>;</w:t>
      </w:r>
    </w:p>
    <w:p w14:paraId="6247C055" w14:textId="77777777" w:rsidR="005265E0" w:rsidRPr="007036CE" w:rsidRDefault="005265E0" w:rsidP="009E4B5A">
      <w:pPr>
        <w:pStyle w:val="GOSTListmark1"/>
      </w:pPr>
      <w:r w:rsidRPr="007036CE">
        <w:t>8 – Федерального казенного учреждения «Центр по обеспечению деятельности Казначейства России» (ФКУ ЦОКР)</w:t>
      </w:r>
      <w:r w:rsidR="00F5095F" w:rsidRPr="007036CE">
        <w:t>.</w:t>
      </w:r>
    </w:p>
    <w:p w14:paraId="75AA616E" w14:textId="77777777" w:rsidR="00837E14" w:rsidRPr="007036CE" w:rsidRDefault="00837E14" w:rsidP="009E4B5A">
      <w:pPr>
        <w:pStyle w:val="GOSTNormal"/>
      </w:pPr>
      <w:r w:rsidRPr="007036CE">
        <w:t>В настоящем документе при указании по тексту наименования документов без реквизитов считать, что эти документы разрабатываются/актуализируются в рамках текущего Государственного контракта.</w:t>
      </w:r>
    </w:p>
    <w:p w14:paraId="2468B006" w14:textId="77777777" w:rsidR="00A3718A" w:rsidRPr="007036CE" w:rsidRDefault="00A3718A">
      <w:pPr>
        <w:rPr>
          <w:b/>
          <w:caps/>
          <w:sz w:val="28"/>
        </w:rPr>
      </w:pPr>
      <w:r w:rsidRPr="007036CE">
        <w:br w:type="page"/>
      </w:r>
    </w:p>
    <w:p w14:paraId="5F35A1C8" w14:textId="77777777" w:rsidR="00D45C06" w:rsidRPr="007036CE" w:rsidRDefault="00D45C06" w:rsidP="009E4B5A">
      <w:pPr>
        <w:pStyle w:val="GOSTSign"/>
      </w:pPr>
      <w:r w:rsidRPr="007036CE">
        <w:lastRenderedPageBreak/>
        <w:t>СОДЕРЖАНИЕ</w:t>
      </w:r>
      <w:bookmarkEnd w:id="1"/>
      <w:bookmarkEnd w:id="2"/>
      <w:bookmarkEnd w:id="3"/>
      <w:bookmarkEnd w:id="4"/>
    </w:p>
    <w:bookmarkStart w:id="5" w:name="_Toc527037298"/>
    <w:bookmarkStart w:id="6" w:name="_Toc529925454"/>
    <w:bookmarkStart w:id="7" w:name="_Toc182196480"/>
    <w:p w14:paraId="05A60DC2" w14:textId="77777777" w:rsidR="00BD74E1" w:rsidRDefault="00367B7D">
      <w:pPr>
        <w:pStyle w:val="11"/>
        <w:rPr>
          <w:rFonts w:asciiTheme="minorHAnsi" w:eastAsiaTheme="minorEastAsia" w:hAnsiTheme="minorHAnsi" w:cstheme="minorBidi"/>
          <w:b w:val="0"/>
          <w:bCs w:val="0"/>
          <w:caps w:val="0"/>
          <w:sz w:val="22"/>
          <w:szCs w:val="22"/>
        </w:rPr>
      </w:pPr>
      <w:r w:rsidRPr="007036CE">
        <w:rPr>
          <w:b w:val="0"/>
          <w:bCs w:val="0"/>
          <w:caps w:val="0"/>
        </w:rPr>
        <w:fldChar w:fldCharType="begin"/>
      </w:r>
      <w:r w:rsidRPr="007036CE">
        <w:rPr>
          <w:b w:val="0"/>
          <w:bCs w:val="0"/>
          <w:caps w:val="0"/>
        </w:rPr>
        <w:instrText xml:space="preserve"> TOC \o "1-5" \h \z \u </w:instrText>
      </w:r>
      <w:r w:rsidRPr="007036CE">
        <w:rPr>
          <w:b w:val="0"/>
          <w:bCs w:val="0"/>
          <w:caps w:val="0"/>
        </w:rPr>
        <w:fldChar w:fldCharType="separate"/>
      </w:r>
      <w:hyperlink w:anchor="_Toc222927676" w:history="1">
        <w:r w:rsidR="00BD74E1" w:rsidRPr="008E3F0E">
          <w:rPr>
            <w:rStyle w:val="ad"/>
          </w:rPr>
          <w:t>Перечень таблиц</w:t>
        </w:r>
        <w:r w:rsidR="00BD74E1">
          <w:rPr>
            <w:webHidden/>
          </w:rPr>
          <w:tab/>
        </w:r>
        <w:r w:rsidR="00BD74E1">
          <w:rPr>
            <w:webHidden/>
          </w:rPr>
          <w:fldChar w:fldCharType="begin"/>
        </w:r>
        <w:r w:rsidR="00BD74E1">
          <w:rPr>
            <w:webHidden/>
          </w:rPr>
          <w:instrText xml:space="preserve"> PAGEREF _Toc222927676 \h </w:instrText>
        </w:r>
        <w:r w:rsidR="00BD74E1">
          <w:rPr>
            <w:webHidden/>
          </w:rPr>
        </w:r>
        <w:r w:rsidR="00BD74E1">
          <w:rPr>
            <w:webHidden/>
          </w:rPr>
          <w:fldChar w:fldCharType="separate"/>
        </w:r>
        <w:r w:rsidR="00BD74E1">
          <w:rPr>
            <w:webHidden/>
          </w:rPr>
          <w:t>14</w:t>
        </w:r>
        <w:r w:rsidR="00BD74E1">
          <w:rPr>
            <w:webHidden/>
          </w:rPr>
          <w:fldChar w:fldCharType="end"/>
        </w:r>
      </w:hyperlink>
    </w:p>
    <w:p w14:paraId="4E6A8159" w14:textId="77777777" w:rsidR="00BD74E1" w:rsidRDefault="00B74B57">
      <w:pPr>
        <w:pStyle w:val="11"/>
        <w:rPr>
          <w:rFonts w:asciiTheme="minorHAnsi" w:eastAsiaTheme="minorEastAsia" w:hAnsiTheme="minorHAnsi" w:cstheme="minorBidi"/>
          <w:b w:val="0"/>
          <w:bCs w:val="0"/>
          <w:caps w:val="0"/>
          <w:sz w:val="22"/>
          <w:szCs w:val="22"/>
        </w:rPr>
      </w:pPr>
      <w:hyperlink w:anchor="_Toc222927677" w:history="1">
        <w:r w:rsidR="00BD74E1" w:rsidRPr="008E3F0E">
          <w:rPr>
            <w:rStyle w:val="ad"/>
          </w:rPr>
          <w:t>Перечень рисунков</w:t>
        </w:r>
        <w:r w:rsidR="00BD74E1">
          <w:rPr>
            <w:webHidden/>
          </w:rPr>
          <w:tab/>
        </w:r>
        <w:r w:rsidR="00BD74E1">
          <w:rPr>
            <w:webHidden/>
          </w:rPr>
          <w:fldChar w:fldCharType="begin"/>
        </w:r>
        <w:r w:rsidR="00BD74E1">
          <w:rPr>
            <w:webHidden/>
          </w:rPr>
          <w:instrText xml:space="preserve"> PAGEREF _Toc222927677 \h </w:instrText>
        </w:r>
        <w:r w:rsidR="00BD74E1">
          <w:rPr>
            <w:webHidden/>
          </w:rPr>
        </w:r>
        <w:r w:rsidR="00BD74E1">
          <w:rPr>
            <w:webHidden/>
          </w:rPr>
          <w:fldChar w:fldCharType="separate"/>
        </w:r>
        <w:r w:rsidR="00BD74E1">
          <w:rPr>
            <w:webHidden/>
          </w:rPr>
          <w:t>21</w:t>
        </w:r>
        <w:r w:rsidR="00BD74E1">
          <w:rPr>
            <w:webHidden/>
          </w:rPr>
          <w:fldChar w:fldCharType="end"/>
        </w:r>
      </w:hyperlink>
    </w:p>
    <w:p w14:paraId="66F1242C" w14:textId="77777777" w:rsidR="00BD74E1" w:rsidRDefault="00B74B57">
      <w:pPr>
        <w:pStyle w:val="11"/>
        <w:rPr>
          <w:rFonts w:asciiTheme="minorHAnsi" w:eastAsiaTheme="minorEastAsia" w:hAnsiTheme="minorHAnsi" w:cstheme="minorBidi"/>
          <w:b w:val="0"/>
          <w:bCs w:val="0"/>
          <w:caps w:val="0"/>
          <w:sz w:val="22"/>
          <w:szCs w:val="22"/>
        </w:rPr>
      </w:pPr>
      <w:hyperlink w:anchor="_Toc222927678" w:history="1">
        <w:r w:rsidR="00BD74E1" w:rsidRPr="008E3F0E">
          <w:rPr>
            <w:rStyle w:val="ad"/>
          </w:rPr>
          <w:t>Перечень терминов и сокращений</w:t>
        </w:r>
        <w:r w:rsidR="00BD74E1">
          <w:rPr>
            <w:webHidden/>
          </w:rPr>
          <w:tab/>
        </w:r>
        <w:r w:rsidR="00BD74E1">
          <w:rPr>
            <w:webHidden/>
          </w:rPr>
          <w:fldChar w:fldCharType="begin"/>
        </w:r>
        <w:r w:rsidR="00BD74E1">
          <w:rPr>
            <w:webHidden/>
          </w:rPr>
          <w:instrText xml:space="preserve"> PAGEREF _Toc222927678 \h </w:instrText>
        </w:r>
        <w:r w:rsidR="00BD74E1">
          <w:rPr>
            <w:webHidden/>
          </w:rPr>
        </w:r>
        <w:r w:rsidR="00BD74E1">
          <w:rPr>
            <w:webHidden/>
          </w:rPr>
          <w:fldChar w:fldCharType="separate"/>
        </w:r>
        <w:r w:rsidR="00BD74E1">
          <w:rPr>
            <w:webHidden/>
          </w:rPr>
          <w:t>22</w:t>
        </w:r>
        <w:r w:rsidR="00BD74E1">
          <w:rPr>
            <w:webHidden/>
          </w:rPr>
          <w:fldChar w:fldCharType="end"/>
        </w:r>
      </w:hyperlink>
    </w:p>
    <w:p w14:paraId="4C059AF4" w14:textId="77777777" w:rsidR="00BD74E1" w:rsidRDefault="00B74B57">
      <w:pPr>
        <w:pStyle w:val="11"/>
        <w:rPr>
          <w:rFonts w:asciiTheme="minorHAnsi" w:eastAsiaTheme="minorEastAsia" w:hAnsiTheme="minorHAnsi" w:cstheme="minorBidi"/>
          <w:b w:val="0"/>
          <w:bCs w:val="0"/>
          <w:caps w:val="0"/>
          <w:sz w:val="22"/>
          <w:szCs w:val="22"/>
        </w:rPr>
      </w:pPr>
      <w:hyperlink w:anchor="_Toc222927679" w:history="1">
        <w:r w:rsidR="00BD74E1" w:rsidRPr="008E3F0E">
          <w:rPr>
            <w:rStyle w:val="ad"/>
          </w:rPr>
          <w:t>1.</w:t>
        </w:r>
        <w:r w:rsidR="00BD74E1">
          <w:rPr>
            <w:rFonts w:asciiTheme="minorHAnsi" w:eastAsiaTheme="minorEastAsia" w:hAnsiTheme="minorHAnsi" w:cstheme="minorBidi"/>
            <w:b w:val="0"/>
            <w:bCs w:val="0"/>
            <w:caps w:val="0"/>
            <w:sz w:val="22"/>
            <w:szCs w:val="22"/>
          </w:rPr>
          <w:tab/>
        </w:r>
        <w:r w:rsidR="00BD74E1" w:rsidRPr="008E3F0E">
          <w:rPr>
            <w:rStyle w:val="ad"/>
          </w:rPr>
          <w:t>Типы документов</w:t>
        </w:r>
        <w:r w:rsidR="00BD74E1">
          <w:rPr>
            <w:webHidden/>
          </w:rPr>
          <w:tab/>
        </w:r>
        <w:r w:rsidR="00BD74E1">
          <w:rPr>
            <w:webHidden/>
          </w:rPr>
          <w:fldChar w:fldCharType="begin"/>
        </w:r>
        <w:r w:rsidR="00BD74E1">
          <w:rPr>
            <w:webHidden/>
          </w:rPr>
          <w:instrText xml:space="preserve"> PAGEREF _Toc222927679 \h </w:instrText>
        </w:r>
        <w:r w:rsidR="00BD74E1">
          <w:rPr>
            <w:webHidden/>
          </w:rPr>
        </w:r>
        <w:r w:rsidR="00BD74E1">
          <w:rPr>
            <w:webHidden/>
          </w:rPr>
          <w:fldChar w:fldCharType="separate"/>
        </w:r>
        <w:r w:rsidR="00BD74E1">
          <w:rPr>
            <w:webHidden/>
          </w:rPr>
          <w:t>29</w:t>
        </w:r>
        <w:r w:rsidR="00BD74E1">
          <w:rPr>
            <w:webHidden/>
          </w:rPr>
          <w:fldChar w:fldCharType="end"/>
        </w:r>
      </w:hyperlink>
    </w:p>
    <w:p w14:paraId="0E165CDC" w14:textId="77777777" w:rsidR="00BD74E1" w:rsidRDefault="00B74B57">
      <w:pPr>
        <w:pStyle w:val="11"/>
        <w:rPr>
          <w:rFonts w:asciiTheme="minorHAnsi" w:eastAsiaTheme="minorEastAsia" w:hAnsiTheme="minorHAnsi" w:cstheme="minorBidi"/>
          <w:b w:val="0"/>
          <w:bCs w:val="0"/>
          <w:caps w:val="0"/>
          <w:sz w:val="22"/>
          <w:szCs w:val="22"/>
        </w:rPr>
      </w:pPr>
      <w:hyperlink w:anchor="_Toc222927680" w:history="1">
        <w:r w:rsidR="00BD74E1" w:rsidRPr="008E3F0E">
          <w:rPr>
            <w:rStyle w:val="ad"/>
          </w:rPr>
          <w:t>2.</w:t>
        </w:r>
        <w:r w:rsidR="00BD74E1">
          <w:rPr>
            <w:rFonts w:asciiTheme="minorHAnsi" w:eastAsiaTheme="minorEastAsia" w:hAnsiTheme="minorHAnsi" w:cstheme="minorBidi"/>
            <w:b w:val="0"/>
            <w:bCs w:val="0"/>
            <w:caps w:val="0"/>
            <w:sz w:val="22"/>
            <w:szCs w:val="22"/>
          </w:rPr>
          <w:tab/>
        </w:r>
        <w:r w:rsidR="00BD74E1" w:rsidRPr="008E3F0E">
          <w:rPr>
            <w:rStyle w:val="ad"/>
          </w:rPr>
          <w:t>Запрос на подбор / сторнирование / переформирование записей учета (ACCOUNTING)</w:t>
        </w:r>
        <w:r w:rsidR="00BD74E1">
          <w:rPr>
            <w:webHidden/>
          </w:rPr>
          <w:tab/>
        </w:r>
        <w:r w:rsidR="00BD74E1">
          <w:rPr>
            <w:webHidden/>
          </w:rPr>
          <w:fldChar w:fldCharType="begin"/>
        </w:r>
        <w:r w:rsidR="00BD74E1">
          <w:rPr>
            <w:webHidden/>
          </w:rPr>
          <w:instrText xml:space="preserve"> PAGEREF _Toc222927680 \h </w:instrText>
        </w:r>
        <w:r w:rsidR="00BD74E1">
          <w:rPr>
            <w:webHidden/>
          </w:rPr>
        </w:r>
        <w:r w:rsidR="00BD74E1">
          <w:rPr>
            <w:webHidden/>
          </w:rPr>
          <w:fldChar w:fldCharType="separate"/>
        </w:r>
        <w:r w:rsidR="00BD74E1">
          <w:rPr>
            <w:webHidden/>
          </w:rPr>
          <w:t>39</w:t>
        </w:r>
        <w:r w:rsidR="00BD74E1">
          <w:rPr>
            <w:webHidden/>
          </w:rPr>
          <w:fldChar w:fldCharType="end"/>
        </w:r>
      </w:hyperlink>
    </w:p>
    <w:p w14:paraId="0AF50BB6" w14:textId="77777777" w:rsidR="00BD74E1" w:rsidRDefault="00B74B57">
      <w:pPr>
        <w:pStyle w:val="26"/>
        <w:rPr>
          <w:rFonts w:asciiTheme="minorHAnsi" w:eastAsiaTheme="minorEastAsia" w:hAnsiTheme="minorHAnsi" w:cstheme="minorBidi"/>
          <w:bCs w:val="0"/>
          <w:sz w:val="22"/>
          <w:szCs w:val="22"/>
        </w:rPr>
      </w:pPr>
      <w:hyperlink w:anchor="_Toc222927681" w:history="1">
        <w:r w:rsidR="00BD74E1" w:rsidRPr="008E3F0E">
          <w:rPr>
            <w:rStyle w:val="ad"/>
          </w:rPr>
          <w:t>2.1.</w:t>
        </w:r>
        <w:r w:rsidR="00BD74E1">
          <w:rPr>
            <w:rFonts w:asciiTheme="minorHAnsi" w:eastAsiaTheme="minorEastAsia" w:hAnsiTheme="minorHAnsi" w:cstheme="minorBidi"/>
            <w:bCs w:val="0"/>
            <w:sz w:val="22"/>
            <w:szCs w:val="22"/>
          </w:rPr>
          <w:tab/>
        </w:r>
        <w:r w:rsidR="00BD74E1" w:rsidRPr="008E3F0E">
          <w:rPr>
            <w:rStyle w:val="ad"/>
          </w:rPr>
          <w:t>Параметры запроса</w:t>
        </w:r>
        <w:r w:rsidR="00BD74E1">
          <w:rPr>
            <w:webHidden/>
          </w:rPr>
          <w:tab/>
        </w:r>
        <w:r w:rsidR="00BD74E1">
          <w:rPr>
            <w:webHidden/>
          </w:rPr>
          <w:fldChar w:fldCharType="begin"/>
        </w:r>
        <w:r w:rsidR="00BD74E1">
          <w:rPr>
            <w:webHidden/>
          </w:rPr>
          <w:instrText xml:space="preserve"> PAGEREF _Toc222927681 \h </w:instrText>
        </w:r>
        <w:r w:rsidR="00BD74E1">
          <w:rPr>
            <w:webHidden/>
          </w:rPr>
        </w:r>
        <w:r w:rsidR="00BD74E1">
          <w:rPr>
            <w:webHidden/>
          </w:rPr>
          <w:fldChar w:fldCharType="separate"/>
        </w:r>
        <w:r w:rsidR="00BD74E1">
          <w:rPr>
            <w:webHidden/>
          </w:rPr>
          <w:t>39</w:t>
        </w:r>
        <w:r w:rsidR="00BD74E1">
          <w:rPr>
            <w:webHidden/>
          </w:rPr>
          <w:fldChar w:fldCharType="end"/>
        </w:r>
      </w:hyperlink>
    </w:p>
    <w:p w14:paraId="75CF09E6" w14:textId="77777777" w:rsidR="00BD74E1" w:rsidRDefault="00B74B57">
      <w:pPr>
        <w:pStyle w:val="34"/>
        <w:rPr>
          <w:rFonts w:asciiTheme="minorHAnsi" w:eastAsiaTheme="minorEastAsia" w:hAnsiTheme="minorHAnsi" w:cstheme="minorBidi"/>
          <w:bCs w:val="0"/>
          <w:iCs w:val="0"/>
          <w:sz w:val="22"/>
          <w:szCs w:val="22"/>
        </w:rPr>
      </w:pPr>
      <w:hyperlink w:anchor="_Toc222927682" w:history="1">
        <w:r w:rsidR="00BD74E1" w:rsidRPr="008E3F0E">
          <w:rPr>
            <w:rStyle w:val="ad"/>
          </w:rPr>
          <w:t>2.1.1.</w:t>
        </w:r>
        <w:r w:rsidR="00BD74E1">
          <w:rPr>
            <w:rFonts w:asciiTheme="minorHAnsi" w:eastAsiaTheme="minorEastAsia" w:hAnsiTheme="minorHAnsi" w:cstheme="minorBidi"/>
            <w:bCs w:val="0"/>
            <w:iCs w:val="0"/>
            <w:sz w:val="22"/>
            <w:szCs w:val="22"/>
          </w:rPr>
          <w:tab/>
        </w:r>
        <w:r w:rsidR="00BD74E1" w:rsidRPr="008E3F0E">
          <w:rPr>
            <w:rStyle w:val="ad"/>
          </w:rPr>
          <w:t>Перечень параметров заголовка запроса (header)</w:t>
        </w:r>
        <w:r w:rsidR="00BD74E1">
          <w:rPr>
            <w:webHidden/>
          </w:rPr>
          <w:tab/>
        </w:r>
        <w:r w:rsidR="00BD74E1">
          <w:rPr>
            <w:webHidden/>
          </w:rPr>
          <w:fldChar w:fldCharType="begin"/>
        </w:r>
        <w:r w:rsidR="00BD74E1">
          <w:rPr>
            <w:webHidden/>
          </w:rPr>
          <w:instrText xml:space="preserve"> PAGEREF _Toc222927682 \h </w:instrText>
        </w:r>
        <w:r w:rsidR="00BD74E1">
          <w:rPr>
            <w:webHidden/>
          </w:rPr>
        </w:r>
        <w:r w:rsidR="00BD74E1">
          <w:rPr>
            <w:webHidden/>
          </w:rPr>
          <w:fldChar w:fldCharType="separate"/>
        </w:r>
        <w:r w:rsidR="00BD74E1">
          <w:rPr>
            <w:webHidden/>
          </w:rPr>
          <w:t>39</w:t>
        </w:r>
        <w:r w:rsidR="00BD74E1">
          <w:rPr>
            <w:webHidden/>
          </w:rPr>
          <w:fldChar w:fldCharType="end"/>
        </w:r>
      </w:hyperlink>
    </w:p>
    <w:p w14:paraId="22BBB305" w14:textId="77777777" w:rsidR="00BD74E1" w:rsidRDefault="00B74B57">
      <w:pPr>
        <w:pStyle w:val="34"/>
        <w:rPr>
          <w:rFonts w:asciiTheme="minorHAnsi" w:eastAsiaTheme="minorEastAsia" w:hAnsiTheme="minorHAnsi" w:cstheme="minorBidi"/>
          <w:bCs w:val="0"/>
          <w:iCs w:val="0"/>
          <w:sz w:val="22"/>
          <w:szCs w:val="22"/>
        </w:rPr>
      </w:pPr>
      <w:hyperlink w:anchor="_Toc222927683" w:history="1">
        <w:r w:rsidR="00BD74E1" w:rsidRPr="008E3F0E">
          <w:rPr>
            <w:rStyle w:val="ad"/>
          </w:rPr>
          <w:t>2.1.2.</w:t>
        </w:r>
        <w:r w:rsidR="00BD74E1">
          <w:rPr>
            <w:rFonts w:asciiTheme="minorHAnsi" w:eastAsiaTheme="minorEastAsia" w:hAnsiTheme="minorHAnsi" w:cstheme="minorBidi"/>
            <w:bCs w:val="0"/>
            <w:iCs w:val="0"/>
            <w:sz w:val="22"/>
            <w:szCs w:val="22"/>
          </w:rPr>
          <w:tab/>
        </w:r>
        <w:r w:rsidR="00BD74E1" w:rsidRPr="008E3F0E">
          <w:rPr>
            <w:rStyle w:val="ad"/>
          </w:rPr>
          <w:t xml:space="preserve">Перечень параметров тела запроса (Document), передаваемых в </w:t>
        </w:r>
        <w:r w:rsidR="00BD74E1" w:rsidRPr="008E3F0E">
          <w:rPr>
            <w:rStyle w:val="ad"/>
            <w:lang w:val="en-US"/>
          </w:rPr>
          <w:t>SVAP</w:t>
        </w:r>
        <w:r w:rsidR="00BD74E1" w:rsidRPr="008E3F0E">
          <w:rPr>
            <w:rStyle w:val="ad"/>
          </w:rPr>
          <w:t xml:space="preserve"> по документам по СПС (старый план счетов)</w:t>
        </w:r>
        <w:r w:rsidR="00BD74E1">
          <w:rPr>
            <w:webHidden/>
          </w:rPr>
          <w:tab/>
        </w:r>
        <w:r w:rsidR="00BD74E1">
          <w:rPr>
            <w:webHidden/>
          </w:rPr>
          <w:fldChar w:fldCharType="begin"/>
        </w:r>
        <w:r w:rsidR="00BD74E1">
          <w:rPr>
            <w:webHidden/>
          </w:rPr>
          <w:instrText xml:space="preserve"> PAGEREF _Toc222927683 \h </w:instrText>
        </w:r>
        <w:r w:rsidR="00BD74E1">
          <w:rPr>
            <w:webHidden/>
          </w:rPr>
        </w:r>
        <w:r w:rsidR="00BD74E1">
          <w:rPr>
            <w:webHidden/>
          </w:rPr>
          <w:fldChar w:fldCharType="separate"/>
        </w:r>
        <w:r w:rsidR="00BD74E1">
          <w:rPr>
            <w:webHidden/>
          </w:rPr>
          <w:t>43</w:t>
        </w:r>
        <w:r w:rsidR="00BD74E1">
          <w:rPr>
            <w:webHidden/>
          </w:rPr>
          <w:fldChar w:fldCharType="end"/>
        </w:r>
      </w:hyperlink>
    </w:p>
    <w:p w14:paraId="15CF810A" w14:textId="77777777" w:rsidR="00BD74E1" w:rsidRDefault="00B74B57">
      <w:pPr>
        <w:pStyle w:val="43"/>
        <w:rPr>
          <w:rFonts w:asciiTheme="minorHAnsi" w:eastAsiaTheme="minorEastAsia" w:hAnsiTheme="minorHAnsi" w:cstheme="minorBidi"/>
          <w:noProof/>
          <w:sz w:val="22"/>
          <w:szCs w:val="22"/>
        </w:rPr>
      </w:pPr>
      <w:hyperlink w:anchor="_Toc222927684" w:history="1">
        <w:r w:rsidR="00BD74E1" w:rsidRPr="008E3F0E">
          <w:rPr>
            <w:rStyle w:val="ad"/>
            <w:noProof/>
          </w:rPr>
          <w:t>2.1.2.1.</w:t>
        </w:r>
        <w:r w:rsidR="00BD74E1">
          <w:rPr>
            <w:rFonts w:asciiTheme="minorHAnsi" w:eastAsiaTheme="minorEastAsia" w:hAnsiTheme="minorHAnsi" w:cstheme="minorBidi"/>
            <w:noProof/>
            <w:sz w:val="22"/>
            <w:szCs w:val="22"/>
          </w:rPr>
          <w:tab/>
        </w:r>
        <w:r w:rsidR="00BD74E1" w:rsidRPr="008E3F0E">
          <w:rPr>
            <w:rStyle w:val="ad"/>
            <w:noProof/>
          </w:rPr>
          <w:t>«Заявка на кассовый расход» (ф.0531801) MSC_ApplCashFlow_PBS</w:t>
        </w:r>
        <w:r w:rsidR="00BD74E1">
          <w:rPr>
            <w:noProof/>
            <w:webHidden/>
          </w:rPr>
          <w:tab/>
        </w:r>
        <w:r w:rsidR="00BD74E1">
          <w:rPr>
            <w:noProof/>
            <w:webHidden/>
          </w:rPr>
          <w:fldChar w:fldCharType="begin"/>
        </w:r>
        <w:r w:rsidR="00BD74E1">
          <w:rPr>
            <w:noProof/>
            <w:webHidden/>
          </w:rPr>
          <w:instrText xml:space="preserve"> PAGEREF _Toc222927684 \h </w:instrText>
        </w:r>
        <w:r w:rsidR="00BD74E1">
          <w:rPr>
            <w:noProof/>
            <w:webHidden/>
          </w:rPr>
        </w:r>
        <w:r w:rsidR="00BD74E1">
          <w:rPr>
            <w:noProof/>
            <w:webHidden/>
          </w:rPr>
          <w:fldChar w:fldCharType="separate"/>
        </w:r>
        <w:r w:rsidR="00BD74E1">
          <w:rPr>
            <w:noProof/>
            <w:webHidden/>
          </w:rPr>
          <w:t>43</w:t>
        </w:r>
        <w:r w:rsidR="00BD74E1">
          <w:rPr>
            <w:noProof/>
            <w:webHidden/>
          </w:rPr>
          <w:fldChar w:fldCharType="end"/>
        </w:r>
      </w:hyperlink>
    </w:p>
    <w:p w14:paraId="54961547" w14:textId="77777777" w:rsidR="00BD74E1" w:rsidRDefault="00B74B57">
      <w:pPr>
        <w:pStyle w:val="53"/>
        <w:rPr>
          <w:rFonts w:asciiTheme="minorHAnsi" w:eastAsiaTheme="minorEastAsia" w:hAnsiTheme="minorHAnsi" w:cstheme="minorBidi"/>
          <w:sz w:val="22"/>
          <w:szCs w:val="22"/>
        </w:rPr>
      </w:pPr>
      <w:hyperlink w:anchor="_Toc222927685" w:history="1">
        <w:r w:rsidR="00BD74E1" w:rsidRPr="008E3F0E">
          <w:rPr>
            <w:rStyle w:val="ad"/>
          </w:rPr>
          <w:t>2.1.2.1.1.</w:t>
        </w:r>
        <w:r w:rsidR="00BD74E1">
          <w:rPr>
            <w:rFonts w:asciiTheme="minorHAnsi" w:eastAsiaTheme="minorEastAsia" w:hAnsiTheme="minorHAnsi" w:cstheme="minorBidi"/>
            <w:sz w:val="22"/>
            <w:szCs w:val="22"/>
          </w:rPr>
          <w:tab/>
        </w:r>
        <w:r w:rsidR="00BD74E1" w:rsidRPr="008E3F0E">
          <w:rPr>
            <w:rStyle w:val="ad"/>
          </w:rPr>
          <w:t>Перечень параметров тела запроса (Document) по документу Заявка на кассовый расход» (ф.0531801) MSC_ApplCashFlow_PBS</w:t>
        </w:r>
        <w:r w:rsidR="00BD74E1">
          <w:rPr>
            <w:webHidden/>
          </w:rPr>
          <w:tab/>
        </w:r>
        <w:r w:rsidR="00BD74E1">
          <w:rPr>
            <w:webHidden/>
          </w:rPr>
          <w:fldChar w:fldCharType="begin"/>
        </w:r>
        <w:r w:rsidR="00BD74E1">
          <w:rPr>
            <w:webHidden/>
          </w:rPr>
          <w:instrText xml:space="preserve"> PAGEREF _Toc222927685 \h </w:instrText>
        </w:r>
        <w:r w:rsidR="00BD74E1">
          <w:rPr>
            <w:webHidden/>
          </w:rPr>
        </w:r>
        <w:r w:rsidR="00BD74E1">
          <w:rPr>
            <w:webHidden/>
          </w:rPr>
          <w:fldChar w:fldCharType="separate"/>
        </w:r>
        <w:r w:rsidR="00BD74E1">
          <w:rPr>
            <w:webHidden/>
          </w:rPr>
          <w:t>43</w:t>
        </w:r>
        <w:r w:rsidR="00BD74E1">
          <w:rPr>
            <w:webHidden/>
          </w:rPr>
          <w:fldChar w:fldCharType="end"/>
        </w:r>
      </w:hyperlink>
    </w:p>
    <w:p w14:paraId="1CBB2AEC" w14:textId="77777777" w:rsidR="00BD74E1" w:rsidRDefault="00B74B57">
      <w:pPr>
        <w:pStyle w:val="53"/>
        <w:rPr>
          <w:rFonts w:asciiTheme="minorHAnsi" w:eastAsiaTheme="minorEastAsia" w:hAnsiTheme="minorHAnsi" w:cstheme="minorBidi"/>
          <w:sz w:val="22"/>
          <w:szCs w:val="22"/>
        </w:rPr>
      </w:pPr>
      <w:hyperlink w:anchor="_Toc222927686" w:history="1">
        <w:r w:rsidR="00BD74E1" w:rsidRPr="008E3F0E">
          <w:rPr>
            <w:rStyle w:val="ad"/>
          </w:rPr>
          <w:t>2.1.2.1.2.</w:t>
        </w:r>
        <w:r w:rsidR="00BD74E1">
          <w:rPr>
            <w:rFonts w:asciiTheme="minorHAnsi" w:eastAsiaTheme="minorEastAsia" w:hAnsiTheme="minorHAnsi" w:cstheme="minorBidi"/>
            <w:sz w:val="22"/>
            <w:szCs w:val="22"/>
          </w:rPr>
          <w:tab/>
        </w:r>
        <w:r w:rsidR="00BD74E1" w:rsidRPr="008E3F0E">
          <w:rPr>
            <w:rStyle w:val="ad"/>
          </w:rPr>
          <w:t>Пример запроса по документу «Заявка на кассовый расход» (ф.0531801) MSC_ApplCashFlow_PBS</w:t>
        </w:r>
        <w:r w:rsidR="00BD74E1">
          <w:rPr>
            <w:webHidden/>
          </w:rPr>
          <w:tab/>
        </w:r>
        <w:r w:rsidR="00BD74E1">
          <w:rPr>
            <w:webHidden/>
          </w:rPr>
          <w:fldChar w:fldCharType="begin"/>
        </w:r>
        <w:r w:rsidR="00BD74E1">
          <w:rPr>
            <w:webHidden/>
          </w:rPr>
          <w:instrText xml:space="preserve"> PAGEREF _Toc222927686 \h </w:instrText>
        </w:r>
        <w:r w:rsidR="00BD74E1">
          <w:rPr>
            <w:webHidden/>
          </w:rPr>
        </w:r>
        <w:r w:rsidR="00BD74E1">
          <w:rPr>
            <w:webHidden/>
          </w:rPr>
          <w:fldChar w:fldCharType="separate"/>
        </w:r>
        <w:r w:rsidR="00BD74E1">
          <w:rPr>
            <w:webHidden/>
          </w:rPr>
          <w:t>49</w:t>
        </w:r>
        <w:r w:rsidR="00BD74E1">
          <w:rPr>
            <w:webHidden/>
          </w:rPr>
          <w:fldChar w:fldCharType="end"/>
        </w:r>
      </w:hyperlink>
    </w:p>
    <w:p w14:paraId="536A6950" w14:textId="77777777" w:rsidR="00BD74E1" w:rsidRDefault="00B74B57">
      <w:pPr>
        <w:pStyle w:val="43"/>
        <w:rPr>
          <w:rFonts w:asciiTheme="minorHAnsi" w:eastAsiaTheme="minorEastAsia" w:hAnsiTheme="minorHAnsi" w:cstheme="minorBidi"/>
          <w:noProof/>
          <w:sz w:val="22"/>
          <w:szCs w:val="22"/>
        </w:rPr>
      </w:pPr>
      <w:hyperlink w:anchor="_Toc222927687" w:history="1">
        <w:r w:rsidR="00BD74E1" w:rsidRPr="008E3F0E">
          <w:rPr>
            <w:rStyle w:val="ad"/>
            <w:noProof/>
          </w:rPr>
          <w:t>2.1.2.2.</w:t>
        </w:r>
        <w:r w:rsidR="00BD74E1">
          <w:rPr>
            <w:rFonts w:asciiTheme="minorHAnsi" w:eastAsiaTheme="minorEastAsia" w:hAnsiTheme="minorHAnsi" w:cstheme="minorBidi"/>
            <w:noProof/>
            <w:sz w:val="22"/>
            <w:szCs w:val="22"/>
          </w:rPr>
          <w:tab/>
        </w:r>
        <w:r w:rsidR="00BD74E1" w:rsidRPr="008E3F0E">
          <w:rPr>
            <w:rStyle w:val="ad"/>
            <w:noProof/>
          </w:rPr>
          <w:t>«Заявка на кассовый расход (сокращенная)» (ф.0531851) MSC_ApplCashFShrt_PBS</w:t>
        </w:r>
        <w:r w:rsidR="00BD74E1">
          <w:rPr>
            <w:noProof/>
            <w:webHidden/>
          </w:rPr>
          <w:tab/>
        </w:r>
        <w:r w:rsidR="00BD74E1">
          <w:rPr>
            <w:noProof/>
            <w:webHidden/>
          </w:rPr>
          <w:fldChar w:fldCharType="begin"/>
        </w:r>
        <w:r w:rsidR="00BD74E1">
          <w:rPr>
            <w:noProof/>
            <w:webHidden/>
          </w:rPr>
          <w:instrText xml:space="preserve"> PAGEREF _Toc222927687 \h </w:instrText>
        </w:r>
        <w:r w:rsidR="00BD74E1">
          <w:rPr>
            <w:noProof/>
            <w:webHidden/>
          </w:rPr>
        </w:r>
        <w:r w:rsidR="00BD74E1">
          <w:rPr>
            <w:noProof/>
            <w:webHidden/>
          </w:rPr>
          <w:fldChar w:fldCharType="separate"/>
        </w:r>
        <w:r w:rsidR="00BD74E1">
          <w:rPr>
            <w:noProof/>
            <w:webHidden/>
          </w:rPr>
          <w:t>50</w:t>
        </w:r>
        <w:r w:rsidR="00BD74E1">
          <w:rPr>
            <w:noProof/>
            <w:webHidden/>
          </w:rPr>
          <w:fldChar w:fldCharType="end"/>
        </w:r>
      </w:hyperlink>
    </w:p>
    <w:p w14:paraId="34570A24" w14:textId="77777777" w:rsidR="00BD74E1" w:rsidRDefault="00B74B57">
      <w:pPr>
        <w:pStyle w:val="53"/>
        <w:rPr>
          <w:rFonts w:asciiTheme="minorHAnsi" w:eastAsiaTheme="minorEastAsia" w:hAnsiTheme="minorHAnsi" w:cstheme="minorBidi"/>
          <w:sz w:val="22"/>
          <w:szCs w:val="22"/>
        </w:rPr>
      </w:pPr>
      <w:hyperlink w:anchor="_Toc222927688" w:history="1">
        <w:r w:rsidR="00BD74E1" w:rsidRPr="008E3F0E">
          <w:rPr>
            <w:rStyle w:val="ad"/>
          </w:rPr>
          <w:t>2.1.2.2.1.</w:t>
        </w:r>
        <w:r w:rsidR="00BD74E1">
          <w:rPr>
            <w:rFonts w:asciiTheme="minorHAnsi" w:eastAsiaTheme="minorEastAsia" w:hAnsiTheme="minorHAnsi" w:cstheme="minorBidi"/>
            <w:sz w:val="22"/>
            <w:szCs w:val="22"/>
          </w:rPr>
          <w:tab/>
        </w:r>
        <w:r w:rsidR="00BD74E1" w:rsidRPr="008E3F0E">
          <w:rPr>
            <w:rStyle w:val="ad"/>
          </w:rPr>
          <w:t>Перечень параметров тела запроса (Document) по документу «Заявка на кассовый расход (сокращенная)» (ф.0531851) MSC_ApplCashFShrt_PBS</w:t>
        </w:r>
        <w:r w:rsidR="00BD74E1">
          <w:rPr>
            <w:webHidden/>
          </w:rPr>
          <w:tab/>
        </w:r>
        <w:r w:rsidR="00BD74E1">
          <w:rPr>
            <w:webHidden/>
          </w:rPr>
          <w:fldChar w:fldCharType="begin"/>
        </w:r>
        <w:r w:rsidR="00BD74E1">
          <w:rPr>
            <w:webHidden/>
          </w:rPr>
          <w:instrText xml:space="preserve"> PAGEREF _Toc222927688 \h </w:instrText>
        </w:r>
        <w:r w:rsidR="00BD74E1">
          <w:rPr>
            <w:webHidden/>
          </w:rPr>
        </w:r>
        <w:r w:rsidR="00BD74E1">
          <w:rPr>
            <w:webHidden/>
          </w:rPr>
          <w:fldChar w:fldCharType="separate"/>
        </w:r>
        <w:r w:rsidR="00BD74E1">
          <w:rPr>
            <w:webHidden/>
          </w:rPr>
          <w:t>50</w:t>
        </w:r>
        <w:r w:rsidR="00BD74E1">
          <w:rPr>
            <w:webHidden/>
          </w:rPr>
          <w:fldChar w:fldCharType="end"/>
        </w:r>
      </w:hyperlink>
    </w:p>
    <w:p w14:paraId="0A2CC606" w14:textId="77777777" w:rsidR="00BD74E1" w:rsidRDefault="00B74B57">
      <w:pPr>
        <w:pStyle w:val="53"/>
        <w:rPr>
          <w:rFonts w:asciiTheme="minorHAnsi" w:eastAsiaTheme="minorEastAsia" w:hAnsiTheme="minorHAnsi" w:cstheme="minorBidi"/>
          <w:sz w:val="22"/>
          <w:szCs w:val="22"/>
        </w:rPr>
      </w:pPr>
      <w:hyperlink w:anchor="_Toc222927689" w:history="1">
        <w:r w:rsidR="00BD74E1" w:rsidRPr="008E3F0E">
          <w:rPr>
            <w:rStyle w:val="ad"/>
          </w:rPr>
          <w:t>2.1.2.2.2.</w:t>
        </w:r>
        <w:r w:rsidR="00BD74E1">
          <w:rPr>
            <w:rFonts w:asciiTheme="minorHAnsi" w:eastAsiaTheme="minorEastAsia" w:hAnsiTheme="minorHAnsi" w:cstheme="minorBidi"/>
            <w:sz w:val="22"/>
            <w:szCs w:val="22"/>
          </w:rPr>
          <w:tab/>
        </w:r>
        <w:r w:rsidR="00BD74E1" w:rsidRPr="008E3F0E">
          <w:rPr>
            <w:rStyle w:val="ad"/>
          </w:rPr>
          <w:t>Пример запроса по документу «Заявка на кассовый расход (сокращенная)» (ф.0531851) MSC_ApplCashFShrt_PBS</w:t>
        </w:r>
        <w:r w:rsidR="00BD74E1">
          <w:rPr>
            <w:webHidden/>
          </w:rPr>
          <w:tab/>
        </w:r>
        <w:r w:rsidR="00BD74E1">
          <w:rPr>
            <w:webHidden/>
          </w:rPr>
          <w:fldChar w:fldCharType="begin"/>
        </w:r>
        <w:r w:rsidR="00BD74E1">
          <w:rPr>
            <w:webHidden/>
          </w:rPr>
          <w:instrText xml:space="preserve"> PAGEREF _Toc222927689 \h </w:instrText>
        </w:r>
        <w:r w:rsidR="00BD74E1">
          <w:rPr>
            <w:webHidden/>
          </w:rPr>
        </w:r>
        <w:r w:rsidR="00BD74E1">
          <w:rPr>
            <w:webHidden/>
          </w:rPr>
          <w:fldChar w:fldCharType="separate"/>
        </w:r>
        <w:r w:rsidR="00BD74E1">
          <w:rPr>
            <w:webHidden/>
          </w:rPr>
          <w:t>53</w:t>
        </w:r>
        <w:r w:rsidR="00BD74E1">
          <w:rPr>
            <w:webHidden/>
          </w:rPr>
          <w:fldChar w:fldCharType="end"/>
        </w:r>
      </w:hyperlink>
    </w:p>
    <w:p w14:paraId="72B57778" w14:textId="77777777" w:rsidR="00BD74E1" w:rsidRDefault="00B74B57">
      <w:pPr>
        <w:pStyle w:val="43"/>
        <w:rPr>
          <w:rFonts w:asciiTheme="minorHAnsi" w:eastAsiaTheme="minorEastAsia" w:hAnsiTheme="minorHAnsi" w:cstheme="minorBidi"/>
          <w:noProof/>
          <w:sz w:val="22"/>
          <w:szCs w:val="22"/>
        </w:rPr>
      </w:pPr>
      <w:hyperlink w:anchor="_Toc222927690" w:history="1">
        <w:r w:rsidR="00BD74E1" w:rsidRPr="008E3F0E">
          <w:rPr>
            <w:rStyle w:val="ad"/>
            <w:noProof/>
          </w:rPr>
          <w:t>2.1.2.3.</w:t>
        </w:r>
        <w:r w:rsidR="00BD74E1">
          <w:rPr>
            <w:rFonts w:asciiTheme="minorHAnsi" w:eastAsiaTheme="minorEastAsia" w:hAnsiTheme="minorHAnsi" w:cstheme="minorBidi"/>
            <w:noProof/>
            <w:sz w:val="22"/>
            <w:szCs w:val="22"/>
          </w:rPr>
          <w:tab/>
        </w:r>
        <w:r w:rsidR="00BD74E1" w:rsidRPr="008E3F0E">
          <w:rPr>
            <w:rStyle w:val="ad"/>
            <w:noProof/>
          </w:rPr>
          <w:t>«Заявка на получение денежных средств, перечисляемых на карту (ф. 0531243)» MSC_ApplFundsCard_PBS</w:t>
        </w:r>
        <w:r w:rsidR="00BD74E1">
          <w:rPr>
            <w:noProof/>
            <w:webHidden/>
          </w:rPr>
          <w:tab/>
        </w:r>
        <w:r w:rsidR="00BD74E1">
          <w:rPr>
            <w:noProof/>
            <w:webHidden/>
          </w:rPr>
          <w:fldChar w:fldCharType="begin"/>
        </w:r>
        <w:r w:rsidR="00BD74E1">
          <w:rPr>
            <w:noProof/>
            <w:webHidden/>
          </w:rPr>
          <w:instrText xml:space="preserve"> PAGEREF _Toc222927690 \h </w:instrText>
        </w:r>
        <w:r w:rsidR="00BD74E1">
          <w:rPr>
            <w:noProof/>
            <w:webHidden/>
          </w:rPr>
        </w:r>
        <w:r w:rsidR="00BD74E1">
          <w:rPr>
            <w:noProof/>
            <w:webHidden/>
          </w:rPr>
          <w:fldChar w:fldCharType="separate"/>
        </w:r>
        <w:r w:rsidR="00BD74E1">
          <w:rPr>
            <w:noProof/>
            <w:webHidden/>
          </w:rPr>
          <w:t>54</w:t>
        </w:r>
        <w:r w:rsidR="00BD74E1">
          <w:rPr>
            <w:noProof/>
            <w:webHidden/>
          </w:rPr>
          <w:fldChar w:fldCharType="end"/>
        </w:r>
      </w:hyperlink>
    </w:p>
    <w:p w14:paraId="36B525A3" w14:textId="77777777" w:rsidR="00BD74E1" w:rsidRDefault="00B74B57">
      <w:pPr>
        <w:pStyle w:val="53"/>
        <w:rPr>
          <w:rFonts w:asciiTheme="minorHAnsi" w:eastAsiaTheme="minorEastAsia" w:hAnsiTheme="minorHAnsi" w:cstheme="minorBidi"/>
          <w:sz w:val="22"/>
          <w:szCs w:val="22"/>
        </w:rPr>
      </w:pPr>
      <w:hyperlink w:anchor="_Toc222927691" w:history="1">
        <w:r w:rsidR="00BD74E1" w:rsidRPr="008E3F0E">
          <w:rPr>
            <w:rStyle w:val="ad"/>
          </w:rPr>
          <w:t>2.1.2.3.1.</w:t>
        </w:r>
        <w:r w:rsidR="00BD74E1">
          <w:rPr>
            <w:rFonts w:asciiTheme="minorHAnsi" w:eastAsiaTheme="minorEastAsia" w:hAnsiTheme="minorHAnsi" w:cstheme="minorBidi"/>
            <w:sz w:val="22"/>
            <w:szCs w:val="22"/>
          </w:rPr>
          <w:tab/>
        </w:r>
        <w:r w:rsidR="00BD74E1" w:rsidRPr="008E3F0E">
          <w:rPr>
            <w:rStyle w:val="ad"/>
          </w:rPr>
          <w:t>Перечень параметров тела запроса (Document) по документу «Заявка на получение денежных средств, перечисляемых на карту» (ф. 0531243) MSC_ApplFundsCard_PBS</w:t>
        </w:r>
        <w:r w:rsidR="00BD74E1">
          <w:rPr>
            <w:webHidden/>
          </w:rPr>
          <w:tab/>
        </w:r>
        <w:r w:rsidR="00BD74E1">
          <w:rPr>
            <w:webHidden/>
          </w:rPr>
          <w:fldChar w:fldCharType="begin"/>
        </w:r>
        <w:r w:rsidR="00BD74E1">
          <w:rPr>
            <w:webHidden/>
          </w:rPr>
          <w:instrText xml:space="preserve"> PAGEREF _Toc222927691 \h </w:instrText>
        </w:r>
        <w:r w:rsidR="00BD74E1">
          <w:rPr>
            <w:webHidden/>
          </w:rPr>
        </w:r>
        <w:r w:rsidR="00BD74E1">
          <w:rPr>
            <w:webHidden/>
          </w:rPr>
          <w:fldChar w:fldCharType="separate"/>
        </w:r>
        <w:r w:rsidR="00BD74E1">
          <w:rPr>
            <w:webHidden/>
          </w:rPr>
          <w:t>54</w:t>
        </w:r>
        <w:r w:rsidR="00BD74E1">
          <w:rPr>
            <w:webHidden/>
          </w:rPr>
          <w:fldChar w:fldCharType="end"/>
        </w:r>
      </w:hyperlink>
    </w:p>
    <w:p w14:paraId="5E71BF8C" w14:textId="77777777" w:rsidR="00BD74E1" w:rsidRDefault="00B74B57">
      <w:pPr>
        <w:pStyle w:val="53"/>
        <w:rPr>
          <w:rFonts w:asciiTheme="minorHAnsi" w:eastAsiaTheme="minorEastAsia" w:hAnsiTheme="minorHAnsi" w:cstheme="minorBidi"/>
          <w:sz w:val="22"/>
          <w:szCs w:val="22"/>
        </w:rPr>
      </w:pPr>
      <w:hyperlink w:anchor="_Toc222927692" w:history="1">
        <w:r w:rsidR="00BD74E1" w:rsidRPr="008E3F0E">
          <w:rPr>
            <w:rStyle w:val="ad"/>
          </w:rPr>
          <w:t>2.1.2.3.2.</w:t>
        </w:r>
        <w:r w:rsidR="00BD74E1">
          <w:rPr>
            <w:rFonts w:asciiTheme="minorHAnsi" w:eastAsiaTheme="minorEastAsia" w:hAnsiTheme="minorHAnsi" w:cstheme="minorBidi"/>
            <w:sz w:val="22"/>
            <w:szCs w:val="22"/>
          </w:rPr>
          <w:tab/>
        </w:r>
        <w:r w:rsidR="00BD74E1" w:rsidRPr="008E3F0E">
          <w:rPr>
            <w:rStyle w:val="ad"/>
          </w:rPr>
          <w:t>Пример запроса по документу «Заявка на получение денежных средств, перечисляемых на карту» (ф. 0531243) MSC_ApplFundsCard_PBS</w:t>
        </w:r>
        <w:r w:rsidR="00BD74E1">
          <w:rPr>
            <w:webHidden/>
          </w:rPr>
          <w:tab/>
        </w:r>
        <w:r w:rsidR="00BD74E1">
          <w:rPr>
            <w:webHidden/>
          </w:rPr>
          <w:fldChar w:fldCharType="begin"/>
        </w:r>
        <w:r w:rsidR="00BD74E1">
          <w:rPr>
            <w:webHidden/>
          </w:rPr>
          <w:instrText xml:space="preserve"> PAGEREF _Toc222927692 \h </w:instrText>
        </w:r>
        <w:r w:rsidR="00BD74E1">
          <w:rPr>
            <w:webHidden/>
          </w:rPr>
        </w:r>
        <w:r w:rsidR="00BD74E1">
          <w:rPr>
            <w:webHidden/>
          </w:rPr>
          <w:fldChar w:fldCharType="separate"/>
        </w:r>
        <w:r w:rsidR="00BD74E1">
          <w:rPr>
            <w:webHidden/>
          </w:rPr>
          <w:t>56</w:t>
        </w:r>
        <w:r w:rsidR="00BD74E1">
          <w:rPr>
            <w:webHidden/>
          </w:rPr>
          <w:fldChar w:fldCharType="end"/>
        </w:r>
      </w:hyperlink>
    </w:p>
    <w:p w14:paraId="4CCE35D3" w14:textId="77777777" w:rsidR="00BD74E1" w:rsidRDefault="00B74B57">
      <w:pPr>
        <w:pStyle w:val="43"/>
        <w:rPr>
          <w:rFonts w:asciiTheme="minorHAnsi" w:eastAsiaTheme="minorEastAsia" w:hAnsiTheme="minorHAnsi" w:cstheme="minorBidi"/>
          <w:noProof/>
          <w:sz w:val="22"/>
          <w:szCs w:val="22"/>
        </w:rPr>
      </w:pPr>
      <w:hyperlink w:anchor="_Toc222927693" w:history="1">
        <w:r w:rsidR="00BD74E1" w:rsidRPr="008E3F0E">
          <w:rPr>
            <w:rStyle w:val="ad"/>
            <w:noProof/>
          </w:rPr>
          <w:t>2.1.2.4.</w:t>
        </w:r>
        <w:r w:rsidR="00BD74E1">
          <w:rPr>
            <w:rFonts w:asciiTheme="minorHAnsi" w:eastAsiaTheme="minorEastAsia" w:hAnsiTheme="minorHAnsi" w:cstheme="minorBidi"/>
            <w:noProof/>
            <w:sz w:val="22"/>
            <w:szCs w:val="22"/>
          </w:rPr>
          <w:tab/>
        </w:r>
        <w:r w:rsidR="00BD74E1" w:rsidRPr="008E3F0E">
          <w:rPr>
            <w:rStyle w:val="ad"/>
            <w:noProof/>
          </w:rPr>
          <w:t>«Заявка на получение наличных денег» MSC_ApplCash_PBS</w:t>
        </w:r>
        <w:r w:rsidR="00BD74E1">
          <w:rPr>
            <w:noProof/>
            <w:webHidden/>
          </w:rPr>
          <w:tab/>
        </w:r>
        <w:r w:rsidR="00BD74E1">
          <w:rPr>
            <w:noProof/>
            <w:webHidden/>
          </w:rPr>
          <w:fldChar w:fldCharType="begin"/>
        </w:r>
        <w:r w:rsidR="00BD74E1">
          <w:rPr>
            <w:noProof/>
            <w:webHidden/>
          </w:rPr>
          <w:instrText xml:space="preserve"> PAGEREF _Toc222927693 \h </w:instrText>
        </w:r>
        <w:r w:rsidR="00BD74E1">
          <w:rPr>
            <w:noProof/>
            <w:webHidden/>
          </w:rPr>
        </w:r>
        <w:r w:rsidR="00BD74E1">
          <w:rPr>
            <w:noProof/>
            <w:webHidden/>
          </w:rPr>
          <w:fldChar w:fldCharType="separate"/>
        </w:r>
        <w:r w:rsidR="00BD74E1">
          <w:rPr>
            <w:noProof/>
            <w:webHidden/>
          </w:rPr>
          <w:t>58</w:t>
        </w:r>
        <w:r w:rsidR="00BD74E1">
          <w:rPr>
            <w:noProof/>
            <w:webHidden/>
          </w:rPr>
          <w:fldChar w:fldCharType="end"/>
        </w:r>
      </w:hyperlink>
    </w:p>
    <w:p w14:paraId="1DF3C2EF" w14:textId="77777777" w:rsidR="00BD74E1" w:rsidRDefault="00B74B57">
      <w:pPr>
        <w:pStyle w:val="53"/>
        <w:rPr>
          <w:rFonts w:asciiTheme="minorHAnsi" w:eastAsiaTheme="minorEastAsia" w:hAnsiTheme="minorHAnsi" w:cstheme="minorBidi"/>
          <w:sz w:val="22"/>
          <w:szCs w:val="22"/>
        </w:rPr>
      </w:pPr>
      <w:hyperlink w:anchor="_Toc222927694" w:history="1">
        <w:r w:rsidR="00BD74E1" w:rsidRPr="008E3F0E">
          <w:rPr>
            <w:rStyle w:val="ad"/>
          </w:rPr>
          <w:t>2.1.2.4.1.</w:t>
        </w:r>
        <w:r w:rsidR="00BD74E1">
          <w:rPr>
            <w:rFonts w:asciiTheme="minorHAnsi" w:eastAsiaTheme="minorEastAsia" w:hAnsiTheme="minorHAnsi" w:cstheme="minorBidi"/>
            <w:sz w:val="22"/>
            <w:szCs w:val="22"/>
          </w:rPr>
          <w:tab/>
        </w:r>
        <w:r w:rsidR="00BD74E1" w:rsidRPr="008E3F0E">
          <w:rPr>
            <w:rStyle w:val="ad"/>
          </w:rPr>
          <w:t>Перечень параметров тела запроса (Document) по документу «Заявка на получение наличных денег» MSC_ApplCash_PBS</w:t>
        </w:r>
        <w:r w:rsidR="00BD74E1">
          <w:rPr>
            <w:webHidden/>
          </w:rPr>
          <w:tab/>
        </w:r>
        <w:r w:rsidR="00BD74E1">
          <w:rPr>
            <w:webHidden/>
          </w:rPr>
          <w:fldChar w:fldCharType="begin"/>
        </w:r>
        <w:r w:rsidR="00BD74E1">
          <w:rPr>
            <w:webHidden/>
          </w:rPr>
          <w:instrText xml:space="preserve"> PAGEREF _Toc222927694 \h </w:instrText>
        </w:r>
        <w:r w:rsidR="00BD74E1">
          <w:rPr>
            <w:webHidden/>
          </w:rPr>
        </w:r>
        <w:r w:rsidR="00BD74E1">
          <w:rPr>
            <w:webHidden/>
          </w:rPr>
          <w:fldChar w:fldCharType="separate"/>
        </w:r>
        <w:r w:rsidR="00BD74E1">
          <w:rPr>
            <w:webHidden/>
          </w:rPr>
          <w:t>58</w:t>
        </w:r>
        <w:r w:rsidR="00BD74E1">
          <w:rPr>
            <w:webHidden/>
          </w:rPr>
          <w:fldChar w:fldCharType="end"/>
        </w:r>
      </w:hyperlink>
    </w:p>
    <w:p w14:paraId="2B8A1827" w14:textId="77777777" w:rsidR="00BD74E1" w:rsidRDefault="00B74B57">
      <w:pPr>
        <w:pStyle w:val="53"/>
        <w:rPr>
          <w:rFonts w:asciiTheme="minorHAnsi" w:eastAsiaTheme="minorEastAsia" w:hAnsiTheme="minorHAnsi" w:cstheme="minorBidi"/>
          <w:sz w:val="22"/>
          <w:szCs w:val="22"/>
        </w:rPr>
      </w:pPr>
      <w:hyperlink w:anchor="_Toc222927695" w:history="1">
        <w:r w:rsidR="00BD74E1" w:rsidRPr="008E3F0E">
          <w:rPr>
            <w:rStyle w:val="ad"/>
          </w:rPr>
          <w:t>2.1.2.4.2.</w:t>
        </w:r>
        <w:r w:rsidR="00BD74E1">
          <w:rPr>
            <w:rFonts w:asciiTheme="minorHAnsi" w:eastAsiaTheme="minorEastAsia" w:hAnsiTheme="minorHAnsi" w:cstheme="minorBidi"/>
            <w:sz w:val="22"/>
            <w:szCs w:val="22"/>
          </w:rPr>
          <w:tab/>
        </w:r>
        <w:r w:rsidR="00BD74E1" w:rsidRPr="008E3F0E">
          <w:rPr>
            <w:rStyle w:val="ad"/>
          </w:rPr>
          <w:t>Пример запроса по документу «Заявка на получение наличных денег» MSC_ApplCash_PBS</w:t>
        </w:r>
        <w:r w:rsidR="00BD74E1">
          <w:rPr>
            <w:webHidden/>
          </w:rPr>
          <w:tab/>
        </w:r>
        <w:r w:rsidR="00BD74E1">
          <w:rPr>
            <w:webHidden/>
          </w:rPr>
          <w:fldChar w:fldCharType="begin"/>
        </w:r>
        <w:r w:rsidR="00BD74E1">
          <w:rPr>
            <w:webHidden/>
          </w:rPr>
          <w:instrText xml:space="preserve"> PAGEREF _Toc222927695 \h </w:instrText>
        </w:r>
        <w:r w:rsidR="00BD74E1">
          <w:rPr>
            <w:webHidden/>
          </w:rPr>
        </w:r>
        <w:r w:rsidR="00BD74E1">
          <w:rPr>
            <w:webHidden/>
          </w:rPr>
          <w:fldChar w:fldCharType="separate"/>
        </w:r>
        <w:r w:rsidR="00BD74E1">
          <w:rPr>
            <w:webHidden/>
          </w:rPr>
          <w:t>60</w:t>
        </w:r>
        <w:r w:rsidR="00BD74E1">
          <w:rPr>
            <w:webHidden/>
          </w:rPr>
          <w:fldChar w:fldCharType="end"/>
        </w:r>
      </w:hyperlink>
    </w:p>
    <w:p w14:paraId="6BCD5506" w14:textId="77777777" w:rsidR="00BD74E1" w:rsidRDefault="00B74B57">
      <w:pPr>
        <w:pStyle w:val="43"/>
        <w:rPr>
          <w:rFonts w:asciiTheme="minorHAnsi" w:eastAsiaTheme="minorEastAsia" w:hAnsiTheme="minorHAnsi" w:cstheme="minorBidi"/>
          <w:noProof/>
          <w:sz w:val="22"/>
          <w:szCs w:val="22"/>
        </w:rPr>
      </w:pPr>
      <w:hyperlink w:anchor="_Toc222927696" w:history="1">
        <w:r w:rsidR="00BD74E1" w:rsidRPr="008E3F0E">
          <w:rPr>
            <w:rStyle w:val="ad"/>
            <w:noProof/>
          </w:rPr>
          <w:t>2.1.2.5.</w:t>
        </w:r>
        <w:r w:rsidR="00BD74E1">
          <w:rPr>
            <w:rFonts w:asciiTheme="minorHAnsi" w:eastAsiaTheme="minorEastAsia" w:hAnsiTheme="minorHAnsi" w:cstheme="minorBidi"/>
            <w:noProof/>
            <w:sz w:val="22"/>
            <w:szCs w:val="22"/>
          </w:rPr>
          <w:tab/>
        </w:r>
        <w:r w:rsidR="00BD74E1" w:rsidRPr="008E3F0E">
          <w:rPr>
            <w:rStyle w:val="ad"/>
            <w:noProof/>
          </w:rPr>
          <w:t>«Заявка на возврат» (ф.0531803) MSC_ApplRefund_PBS</w:t>
        </w:r>
        <w:r w:rsidR="00BD74E1">
          <w:rPr>
            <w:noProof/>
            <w:webHidden/>
          </w:rPr>
          <w:tab/>
        </w:r>
        <w:r w:rsidR="00BD74E1">
          <w:rPr>
            <w:noProof/>
            <w:webHidden/>
          </w:rPr>
          <w:fldChar w:fldCharType="begin"/>
        </w:r>
        <w:r w:rsidR="00BD74E1">
          <w:rPr>
            <w:noProof/>
            <w:webHidden/>
          </w:rPr>
          <w:instrText xml:space="preserve"> PAGEREF _Toc222927696 \h </w:instrText>
        </w:r>
        <w:r w:rsidR="00BD74E1">
          <w:rPr>
            <w:noProof/>
            <w:webHidden/>
          </w:rPr>
        </w:r>
        <w:r w:rsidR="00BD74E1">
          <w:rPr>
            <w:noProof/>
            <w:webHidden/>
          </w:rPr>
          <w:fldChar w:fldCharType="separate"/>
        </w:r>
        <w:r w:rsidR="00BD74E1">
          <w:rPr>
            <w:noProof/>
            <w:webHidden/>
          </w:rPr>
          <w:t>62</w:t>
        </w:r>
        <w:r w:rsidR="00BD74E1">
          <w:rPr>
            <w:noProof/>
            <w:webHidden/>
          </w:rPr>
          <w:fldChar w:fldCharType="end"/>
        </w:r>
      </w:hyperlink>
    </w:p>
    <w:p w14:paraId="3F43C49C" w14:textId="77777777" w:rsidR="00BD74E1" w:rsidRDefault="00B74B57">
      <w:pPr>
        <w:pStyle w:val="53"/>
        <w:rPr>
          <w:rFonts w:asciiTheme="minorHAnsi" w:eastAsiaTheme="minorEastAsia" w:hAnsiTheme="minorHAnsi" w:cstheme="minorBidi"/>
          <w:sz w:val="22"/>
          <w:szCs w:val="22"/>
        </w:rPr>
      </w:pPr>
      <w:hyperlink w:anchor="_Toc222927697" w:history="1">
        <w:r w:rsidR="00BD74E1" w:rsidRPr="008E3F0E">
          <w:rPr>
            <w:rStyle w:val="ad"/>
          </w:rPr>
          <w:t>2.1.2.5.1.</w:t>
        </w:r>
        <w:r w:rsidR="00BD74E1">
          <w:rPr>
            <w:rFonts w:asciiTheme="minorHAnsi" w:eastAsiaTheme="minorEastAsia" w:hAnsiTheme="minorHAnsi" w:cstheme="minorBidi"/>
            <w:sz w:val="22"/>
            <w:szCs w:val="22"/>
          </w:rPr>
          <w:tab/>
        </w:r>
        <w:r w:rsidR="00BD74E1" w:rsidRPr="008E3F0E">
          <w:rPr>
            <w:rStyle w:val="ad"/>
          </w:rPr>
          <w:t>Перечень параметров тела запроса (Document) по документу «Заявка на возврат» (ф.0531803) MSC_ApplRefund_PBS</w:t>
        </w:r>
        <w:r w:rsidR="00BD74E1">
          <w:rPr>
            <w:webHidden/>
          </w:rPr>
          <w:tab/>
        </w:r>
        <w:r w:rsidR="00BD74E1">
          <w:rPr>
            <w:webHidden/>
          </w:rPr>
          <w:fldChar w:fldCharType="begin"/>
        </w:r>
        <w:r w:rsidR="00BD74E1">
          <w:rPr>
            <w:webHidden/>
          </w:rPr>
          <w:instrText xml:space="preserve"> PAGEREF _Toc222927697 \h </w:instrText>
        </w:r>
        <w:r w:rsidR="00BD74E1">
          <w:rPr>
            <w:webHidden/>
          </w:rPr>
        </w:r>
        <w:r w:rsidR="00BD74E1">
          <w:rPr>
            <w:webHidden/>
          </w:rPr>
          <w:fldChar w:fldCharType="separate"/>
        </w:r>
        <w:r w:rsidR="00BD74E1">
          <w:rPr>
            <w:webHidden/>
          </w:rPr>
          <w:t>62</w:t>
        </w:r>
        <w:r w:rsidR="00BD74E1">
          <w:rPr>
            <w:webHidden/>
          </w:rPr>
          <w:fldChar w:fldCharType="end"/>
        </w:r>
      </w:hyperlink>
    </w:p>
    <w:p w14:paraId="25DA7136" w14:textId="77777777" w:rsidR="00BD74E1" w:rsidRDefault="00B74B57">
      <w:pPr>
        <w:pStyle w:val="53"/>
        <w:rPr>
          <w:rFonts w:asciiTheme="minorHAnsi" w:eastAsiaTheme="minorEastAsia" w:hAnsiTheme="minorHAnsi" w:cstheme="minorBidi"/>
          <w:sz w:val="22"/>
          <w:szCs w:val="22"/>
        </w:rPr>
      </w:pPr>
      <w:hyperlink w:anchor="_Toc222927698" w:history="1">
        <w:r w:rsidR="00BD74E1" w:rsidRPr="008E3F0E">
          <w:rPr>
            <w:rStyle w:val="ad"/>
          </w:rPr>
          <w:t>2.1.2.5.2.</w:t>
        </w:r>
        <w:r w:rsidR="00BD74E1">
          <w:rPr>
            <w:rFonts w:asciiTheme="minorHAnsi" w:eastAsiaTheme="minorEastAsia" w:hAnsiTheme="minorHAnsi" w:cstheme="minorBidi"/>
            <w:sz w:val="22"/>
            <w:szCs w:val="22"/>
          </w:rPr>
          <w:tab/>
        </w:r>
        <w:r w:rsidR="00BD74E1" w:rsidRPr="008E3F0E">
          <w:rPr>
            <w:rStyle w:val="ad"/>
          </w:rPr>
          <w:t>Пример запроса по документу «Заявка на возврат» (ф.0531803) MSC_ApplRefund_PBS</w:t>
        </w:r>
        <w:r w:rsidR="00BD74E1">
          <w:rPr>
            <w:webHidden/>
          </w:rPr>
          <w:tab/>
        </w:r>
        <w:r w:rsidR="00BD74E1">
          <w:rPr>
            <w:webHidden/>
          </w:rPr>
          <w:fldChar w:fldCharType="begin"/>
        </w:r>
        <w:r w:rsidR="00BD74E1">
          <w:rPr>
            <w:webHidden/>
          </w:rPr>
          <w:instrText xml:space="preserve"> PAGEREF _Toc222927698 \h </w:instrText>
        </w:r>
        <w:r w:rsidR="00BD74E1">
          <w:rPr>
            <w:webHidden/>
          </w:rPr>
        </w:r>
        <w:r w:rsidR="00BD74E1">
          <w:rPr>
            <w:webHidden/>
          </w:rPr>
          <w:fldChar w:fldCharType="separate"/>
        </w:r>
        <w:r w:rsidR="00BD74E1">
          <w:rPr>
            <w:webHidden/>
          </w:rPr>
          <w:t>64</w:t>
        </w:r>
        <w:r w:rsidR="00BD74E1">
          <w:rPr>
            <w:webHidden/>
          </w:rPr>
          <w:fldChar w:fldCharType="end"/>
        </w:r>
      </w:hyperlink>
    </w:p>
    <w:p w14:paraId="4835E49B" w14:textId="77777777" w:rsidR="00BD74E1" w:rsidRDefault="00B74B57">
      <w:pPr>
        <w:pStyle w:val="43"/>
        <w:rPr>
          <w:rFonts w:asciiTheme="minorHAnsi" w:eastAsiaTheme="minorEastAsia" w:hAnsiTheme="minorHAnsi" w:cstheme="minorBidi"/>
          <w:noProof/>
          <w:sz w:val="22"/>
          <w:szCs w:val="22"/>
        </w:rPr>
      </w:pPr>
      <w:hyperlink w:anchor="_Toc222927699" w:history="1">
        <w:r w:rsidR="00BD74E1" w:rsidRPr="008E3F0E">
          <w:rPr>
            <w:rStyle w:val="ad"/>
            <w:noProof/>
          </w:rPr>
          <w:t>2.1.2.6.</w:t>
        </w:r>
        <w:r w:rsidR="00BD74E1">
          <w:rPr>
            <w:rFonts w:asciiTheme="minorHAnsi" w:eastAsiaTheme="minorEastAsia" w:hAnsiTheme="minorHAnsi" w:cstheme="minorBidi"/>
            <w:noProof/>
            <w:sz w:val="22"/>
            <w:szCs w:val="22"/>
          </w:rPr>
          <w:tab/>
        </w:r>
        <w:r w:rsidR="00BD74E1" w:rsidRPr="008E3F0E">
          <w:rPr>
            <w:rStyle w:val="ad"/>
            <w:noProof/>
          </w:rPr>
          <w:t>«Сводная заявка на кассовый расход» (ф.0531860) MSC_SumApplCashFTax_PBS</w:t>
        </w:r>
        <w:r w:rsidR="00BD74E1">
          <w:rPr>
            <w:noProof/>
            <w:webHidden/>
          </w:rPr>
          <w:tab/>
        </w:r>
        <w:r w:rsidR="00BD74E1">
          <w:rPr>
            <w:noProof/>
            <w:webHidden/>
          </w:rPr>
          <w:fldChar w:fldCharType="begin"/>
        </w:r>
        <w:r w:rsidR="00BD74E1">
          <w:rPr>
            <w:noProof/>
            <w:webHidden/>
          </w:rPr>
          <w:instrText xml:space="preserve"> PAGEREF _Toc222927699 \h </w:instrText>
        </w:r>
        <w:r w:rsidR="00BD74E1">
          <w:rPr>
            <w:noProof/>
            <w:webHidden/>
          </w:rPr>
        </w:r>
        <w:r w:rsidR="00BD74E1">
          <w:rPr>
            <w:noProof/>
            <w:webHidden/>
          </w:rPr>
          <w:fldChar w:fldCharType="separate"/>
        </w:r>
        <w:r w:rsidR="00BD74E1">
          <w:rPr>
            <w:noProof/>
            <w:webHidden/>
          </w:rPr>
          <w:t>65</w:t>
        </w:r>
        <w:r w:rsidR="00BD74E1">
          <w:rPr>
            <w:noProof/>
            <w:webHidden/>
          </w:rPr>
          <w:fldChar w:fldCharType="end"/>
        </w:r>
      </w:hyperlink>
    </w:p>
    <w:p w14:paraId="568FECCB" w14:textId="77777777" w:rsidR="00BD74E1" w:rsidRDefault="00B74B57">
      <w:pPr>
        <w:pStyle w:val="53"/>
        <w:rPr>
          <w:rFonts w:asciiTheme="minorHAnsi" w:eastAsiaTheme="minorEastAsia" w:hAnsiTheme="minorHAnsi" w:cstheme="minorBidi"/>
          <w:sz w:val="22"/>
          <w:szCs w:val="22"/>
        </w:rPr>
      </w:pPr>
      <w:hyperlink w:anchor="_Toc222927700" w:history="1">
        <w:r w:rsidR="00BD74E1" w:rsidRPr="008E3F0E">
          <w:rPr>
            <w:rStyle w:val="ad"/>
          </w:rPr>
          <w:t>2.1.2.6.1.</w:t>
        </w:r>
        <w:r w:rsidR="00BD74E1">
          <w:rPr>
            <w:rFonts w:asciiTheme="minorHAnsi" w:eastAsiaTheme="minorEastAsia" w:hAnsiTheme="minorHAnsi" w:cstheme="minorBidi"/>
            <w:sz w:val="22"/>
            <w:szCs w:val="22"/>
          </w:rPr>
          <w:tab/>
        </w:r>
        <w:r w:rsidR="00BD74E1" w:rsidRPr="008E3F0E">
          <w:rPr>
            <w:rStyle w:val="ad"/>
          </w:rPr>
          <w:t>Перечень параметров запроса (Document) по документу «Сводная заявка на кассовый расход» (ф.0531860) MSC_SumApplCashFTax_PBS</w:t>
        </w:r>
        <w:r w:rsidR="00BD74E1">
          <w:rPr>
            <w:webHidden/>
          </w:rPr>
          <w:tab/>
        </w:r>
        <w:r w:rsidR="00BD74E1">
          <w:rPr>
            <w:webHidden/>
          </w:rPr>
          <w:fldChar w:fldCharType="begin"/>
        </w:r>
        <w:r w:rsidR="00BD74E1">
          <w:rPr>
            <w:webHidden/>
          </w:rPr>
          <w:instrText xml:space="preserve"> PAGEREF _Toc222927700 \h </w:instrText>
        </w:r>
        <w:r w:rsidR="00BD74E1">
          <w:rPr>
            <w:webHidden/>
          </w:rPr>
        </w:r>
        <w:r w:rsidR="00BD74E1">
          <w:rPr>
            <w:webHidden/>
          </w:rPr>
          <w:fldChar w:fldCharType="separate"/>
        </w:r>
        <w:r w:rsidR="00BD74E1">
          <w:rPr>
            <w:webHidden/>
          </w:rPr>
          <w:t>65</w:t>
        </w:r>
        <w:r w:rsidR="00BD74E1">
          <w:rPr>
            <w:webHidden/>
          </w:rPr>
          <w:fldChar w:fldCharType="end"/>
        </w:r>
      </w:hyperlink>
    </w:p>
    <w:p w14:paraId="6A7C0375" w14:textId="77777777" w:rsidR="00BD74E1" w:rsidRDefault="00B74B57">
      <w:pPr>
        <w:pStyle w:val="53"/>
        <w:rPr>
          <w:rFonts w:asciiTheme="minorHAnsi" w:eastAsiaTheme="minorEastAsia" w:hAnsiTheme="minorHAnsi" w:cstheme="minorBidi"/>
          <w:sz w:val="22"/>
          <w:szCs w:val="22"/>
        </w:rPr>
      </w:pPr>
      <w:hyperlink w:anchor="_Toc222927701" w:history="1">
        <w:r w:rsidR="00BD74E1" w:rsidRPr="008E3F0E">
          <w:rPr>
            <w:rStyle w:val="ad"/>
          </w:rPr>
          <w:t>2.1.2.6.2.</w:t>
        </w:r>
        <w:r w:rsidR="00BD74E1">
          <w:rPr>
            <w:rFonts w:asciiTheme="minorHAnsi" w:eastAsiaTheme="minorEastAsia" w:hAnsiTheme="minorHAnsi" w:cstheme="minorBidi"/>
            <w:sz w:val="22"/>
            <w:szCs w:val="22"/>
          </w:rPr>
          <w:tab/>
        </w:r>
        <w:r w:rsidR="00BD74E1" w:rsidRPr="008E3F0E">
          <w:rPr>
            <w:rStyle w:val="ad"/>
          </w:rPr>
          <w:t>Пример запроса по документу «Сводная заявка на кассовый расход» (ф.0531860) MSC_SumApplCashFTax_PBS</w:t>
        </w:r>
        <w:r w:rsidR="00BD74E1">
          <w:rPr>
            <w:webHidden/>
          </w:rPr>
          <w:tab/>
        </w:r>
        <w:r w:rsidR="00BD74E1">
          <w:rPr>
            <w:webHidden/>
          </w:rPr>
          <w:fldChar w:fldCharType="begin"/>
        </w:r>
        <w:r w:rsidR="00BD74E1">
          <w:rPr>
            <w:webHidden/>
          </w:rPr>
          <w:instrText xml:space="preserve"> PAGEREF _Toc222927701 \h </w:instrText>
        </w:r>
        <w:r w:rsidR="00BD74E1">
          <w:rPr>
            <w:webHidden/>
          </w:rPr>
        </w:r>
        <w:r w:rsidR="00BD74E1">
          <w:rPr>
            <w:webHidden/>
          </w:rPr>
          <w:fldChar w:fldCharType="separate"/>
        </w:r>
        <w:r w:rsidR="00BD74E1">
          <w:rPr>
            <w:webHidden/>
          </w:rPr>
          <w:t>68</w:t>
        </w:r>
        <w:r w:rsidR="00BD74E1">
          <w:rPr>
            <w:webHidden/>
          </w:rPr>
          <w:fldChar w:fldCharType="end"/>
        </w:r>
      </w:hyperlink>
    </w:p>
    <w:p w14:paraId="329D85EF" w14:textId="77777777" w:rsidR="00BD74E1" w:rsidRDefault="00B74B57">
      <w:pPr>
        <w:pStyle w:val="43"/>
        <w:rPr>
          <w:rFonts w:asciiTheme="minorHAnsi" w:eastAsiaTheme="minorEastAsia" w:hAnsiTheme="minorHAnsi" w:cstheme="minorBidi"/>
          <w:noProof/>
          <w:sz w:val="22"/>
          <w:szCs w:val="22"/>
        </w:rPr>
      </w:pPr>
      <w:hyperlink w:anchor="_Toc222927702" w:history="1">
        <w:r w:rsidR="00BD74E1" w:rsidRPr="008E3F0E">
          <w:rPr>
            <w:rStyle w:val="ad"/>
            <w:noProof/>
          </w:rPr>
          <w:t>2.1.2.7.</w:t>
        </w:r>
        <w:r w:rsidR="00BD74E1">
          <w:rPr>
            <w:rFonts w:asciiTheme="minorHAnsi" w:eastAsiaTheme="minorEastAsia" w:hAnsiTheme="minorHAnsi" w:cstheme="minorBidi"/>
            <w:noProof/>
            <w:sz w:val="22"/>
            <w:szCs w:val="22"/>
          </w:rPr>
          <w:tab/>
        </w:r>
        <w:r w:rsidR="00BD74E1" w:rsidRPr="008E3F0E">
          <w:rPr>
            <w:rStyle w:val="ad"/>
            <w:noProof/>
          </w:rPr>
          <w:t>«Заявление на выдачу (перевод, отзыв) Казначейского обеспечения обязательств» (ф. 0506108) MSC_STATEKZA_0506108</w:t>
        </w:r>
        <w:r w:rsidR="00BD74E1">
          <w:rPr>
            <w:noProof/>
            <w:webHidden/>
          </w:rPr>
          <w:tab/>
        </w:r>
        <w:r w:rsidR="00BD74E1">
          <w:rPr>
            <w:noProof/>
            <w:webHidden/>
          </w:rPr>
          <w:fldChar w:fldCharType="begin"/>
        </w:r>
        <w:r w:rsidR="00BD74E1">
          <w:rPr>
            <w:noProof/>
            <w:webHidden/>
          </w:rPr>
          <w:instrText xml:space="preserve"> PAGEREF _Toc222927702 \h </w:instrText>
        </w:r>
        <w:r w:rsidR="00BD74E1">
          <w:rPr>
            <w:noProof/>
            <w:webHidden/>
          </w:rPr>
        </w:r>
        <w:r w:rsidR="00BD74E1">
          <w:rPr>
            <w:noProof/>
            <w:webHidden/>
          </w:rPr>
          <w:fldChar w:fldCharType="separate"/>
        </w:r>
        <w:r w:rsidR="00BD74E1">
          <w:rPr>
            <w:noProof/>
            <w:webHidden/>
          </w:rPr>
          <w:t>70</w:t>
        </w:r>
        <w:r w:rsidR="00BD74E1">
          <w:rPr>
            <w:noProof/>
            <w:webHidden/>
          </w:rPr>
          <w:fldChar w:fldCharType="end"/>
        </w:r>
      </w:hyperlink>
    </w:p>
    <w:p w14:paraId="6027E0EA" w14:textId="77777777" w:rsidR="00BD74E1" w:rsidRDefault="00B74B57">
      <w:pPr>
        <w:pStyle w:val="53"/>
        <w:rPr>
          <w:rFonts w:asciiTheme="minorHAnsi" w:eastAsiaTheme="minorEastAsia" w:hAnsiTheme="minorHAnsi" w:cstheme="minorBidi"/>
          <w:sz w:val="22"/>
          <w:szCs w:val="22"/>
        </w:rPr>
      </w:pPr>
      <w:hyperlink w:anchor="_Toc222927703" w:history="1">
        <w:r w:rsidR="00BD74E1" w:rsidRPr="008E3F0E">
          <w:rPr>
            <w:rStyle w:val="ad"/>
          </w:rPr>
          <w:t>2.1.2.7.1.</w:t>
        </w:r>
        <w:r w:rsidR="00BD74E1">
          <w:rPr>
            <w:rFonts w:asciiTheme="minorHAnsi" w:eastAsiaTheme="minorEastAsia" w:hAnsiTheme="minorHAnsi" w:cstheme="minorBidi"/>
            <w:sz w:val="22"/>
            <w:szCs w:val="22"/>
          </w:rPr>
          <w:tab/>
        </w:r>
        <w:r w:rsidR="00BD74E1" w:rsidRPr="008E3F0E">
          <w:rPr>
            <w:rStyle w:val="ad"/>
          </w:rPr>
          <w:t>Перечень параметров тела запроса (Document) по документу «Заявление на выдачу (перевод, отзыв) Казначейского обеспечения обязательств» (ф. 0506108) MSC_STATEKZA_0506108</w:t>
        </w:r>
        <w:r w:rsidR="00BD74E1">
          <w:rPr>
            <w:webHidden/>
          </w:rPr>
          <w:tab/>
        </w:r>
        <w:r w:rsidR="00BD74E1">
          <w:rPr>
            <w:webHidden/>
          </w:rPr>
          <w:fldChar w:fldCharType="begin"/>
        </w:r>
        <w:r w:rsidR="00BD74E1">
          <w:rPr>
            <w:webHidden/>
          </w:rPr>
          <w:instrText xml:space="preserve"> PAGEREF _Toc222927703 \h </w:instrText>
        </w:r>
        <w:r w:rsidR="00BD74E1">
          <w:rPr>
            <w:webHidden/>
          </w:rPr>
        </w:r>
        <w:r w:rsidR="00BD74E1">
          <w:rPr>
            <w:webHidden/>
          </w:rPr>
          <w:fldChar w:fldCharType="separate"/>
        </w:r>
        <w:r w:rsidR="00BD74E1">
          <w:rPr>
            <w:webHidden/>
          </w:rPr>
          <w:t>70</w:t>
        </w:r>
        <w:r w:rsidR="00BD74E1">
          <w:rPr>
            <w:webHidden/>
          </w:rPr>
          <w:fldChar w:fldCharType="end"/>
        </w:r>
      </w:hyperlink>
    </w:p>
    <w:p w14:paraId="74EC4899" w14:textId="77777777" w:rsidR="00BD74E1" w:rsidRDefault="00B74B57">
      <w:pPr>
        <w:pStyle w:val="53"/>
        <w:rPr>
          <w:rFonts w:asciiTheme="minorHAnsi" w:eastAsiaTheme="minorEastAsia" w:hAnsiTheme="minorHAnsi" w:cstheme="minorBidi"/>
          <w:sz w:val="22"/>
          <w:szCs w:val="22"/>
        </w:rPr>
      </w:pPr>
      <w:hyperlink w:anchor="_Toc222927704" w:history="1">
        <w:r w:rsidR="00BD74E1" w:rsidRPr="008E3F0E">
          <w:rPr>
            <w:rStyle w:val="ad"/>
          </w:rPr>
          <w:t>2.1.2.7.2.</w:t>
        </w:r>
        <w:r w:rsidR="00BD74E1">
          <w:rPr>
            <w:rFonts w:asciiTheme="minorHAnsi" w:eastAsiaTheme="minorEastAsia" w:hAnsiTheme="minorHAnsi" w:cstheme="minorBidi"/>
            <w:sz w:val="22"/>
            <w:szCs w:val="22"/>
          </w:rPr>
          <w:tab/>
        </w:r>
        <w:r w:rsidR="00BD74E1" w:rsidRPr="008E3F0E">
          <w:rPr>
            <w:rStyle w:val="ad"/>
          </w:rPr>
          <w:t>Пример запроса по документу «Заявление на выдачу (перевод, отзыв) Казначейского обеспечения обязательств» (ф. 0506108) MSC_STATEKZA_0506108</w:t>
        </w:r>
        <w:r w:rsidR="00BD74E1">
          <w:rPr>
            <w:webHidden/>
          </w:rPr>
          <w:tab/>
        </w:r>
        <w:r w:rsidR="00BD74E1">
          <w:rPr>
            <w:webHidden/>
          </w:rPr>
          <w:fldChar w:fldCharType="begin"/>
        </w:r>
        <w:r w:rsidR="00BD74E1">
          <w:rPr>
            <w:webHidden/>
          </w:rPr>
          <w:instrText xml:space="preserve"> PAGEREF _Toc222927704 \h </w:instrText>
        </w:r>
        <w:r w:rsidR="00BD74E1">
          <w:rPr>
            <w:webHidden/>
          </w:rPr>
        </w:r>
        <w:r w:rsidR="00BD74E1">
          <w:rPr>
            <w:webHidden/>
          </w:rPr>
          <w:fldChar w:fldCharType="separate"/>
        </w:r>
        <w:r w:rsidR="00BD74E1">
          <w:rPr>
            <w:webHidden/>
          </w:rPr>
          <w:t>73</w:t>
        </w:r>
        <w:r w:rsidR="00BD74E1">
          <w:rPr>
            <w:webHidden/>
          </w:rPr>
          <w:fldChar w:fldCharType="end"/>
        </w:r>
      </w:hyperlink>
    </w:p>
    <w:p w14:paraId="27A9FC63" w14:textId="77777777" w:rsidR="00BD74E1" w:rsidRDefault="00B74B57">
      <w:pPr>
        <w:pStyle w:val="43"/>
        <w:rPr>
          <w:rFonts w:asciiTheme="minorHAnsi" w:eastAsiaTheme="minorEastAsia" w:hAnsiTheme="minorHAnsi" w:cstheme="minorBidi"/>
          <w:noProof/>
          <w:sz w:val="22"/>
          <w:szCs w:val="22"/>
        </w:rPr>
      </w:pPr>
      <w:hyperlink w:anchor="_Toc222927705" w:history="1">
        <w:r w:rsidR="00BD74E1" w:rsidRPr="008E3F0E">
          <w:rPr>
            <w:rStyle w:val="ad"/>
            <w:noProof/>
          </w:rPr>
          <w:t>2.1.2.8.</w:t>
        </w:r>
        <w:r w:rsidR="00BD74E1">
          <w:rPr>
            <w:rFonts w:asciiTheme="minorHAnsi" w:eastAsiaTheme="minorEastAsia" w:hAnsiTheme="minorHAnsi" w:cstheme="minorBidi"/>
            <w:noProof/>
            <w:sz w:val="22"/>
            <w:szCs w:val="22"/>
          </w:rPr>
          <w:tab/>
        </w:r>
        <w:r w:rsidR="00BD74E1" w:rsidRPr="008E3F0E">
          <w:rPr>
            <w:rStyle w:val="ad"/>
            <w:noProof/>
          </w:rPr>
          <w:t>«Казначейское обеспечение обязательств» (ф. 0506110) MSC_KZA</w:t>
        </w:r>
        <w:r w:rsidR="00BD74E1">
          <w:rPr>
            <w:noProof/>
            <w:webHidden/>
          </w:rPr>
          <w:tab/>
        </w:r>
        <w:r w:rsidR="00BD74E1">
          <w:rPr>
            <w:noProof/>
            <w:webHidden/>
          </w:rPr>
          <w:fldChar w:fldCharType="begin"/>
        </w:r>
        <w:r w:rsidR="00BD74E1">
          <w:rPr>
            <w:noProof/>
            <w:webHidden/>
          </w:rPr>
          <w:instrText xml:space="preserve"> PAGEREF _Toc222927705 \h </w:instrText>
        </w:r>
        <w:r w:rsidR="00BD74E1">
          <w:rPr>
            <w:noProof/>
            <w:webHidden/>
          </w:rPr>
        </w:r>
        <w:r w:rsidR="00BD74E1">
          <w:rPr>
            <w:noProof/>
            <w:webHidden/>
          </w:rPr>
          <w:fldChar w:fldCharType="separate"/>
        </w:r>
        <w:r w:rsidR="00BD74E1">
          <w:rPr>
            <w:noProof/>
            <w:webHidden/>
          </w:rPr>
          <w:t>75</w:t>
        </w:r>
        <w:r w:rsidR="00BD74E1">
          <w:rPr>
            <w:noProof/>
            <w:webHidden/>
          </w:rPr>
          <w:fldChar w:fldCharType="end"/>
        </w:r>
      </w:hyperlink>
    </w:p>
    <w:p w14:paraId="3F441D89" w14:textId="77777777" w:rsidR="00BD74E1" w:rsidRDefault="00B74B57">
      <w:pPr>
        <w:pStyle w:val="53"/>
        <w:rPr>
          <w:rFonts w:asciiTheme="minorHAnsi" w:eastAsiaTheme="minorEastAsia" w:hAnsiTheme="minorHAnsi" w:cstheme="minorBidi"/>
          <w:sz w:val="22"/>
          <w:szCs w:val="22"/>
        </w:rPr>
      </w:pPr>
      <w:hyperlink w:anchor="_Toc222927706" w:history="1">
        <w:r w:rsidR="00BD74E1" w:rsidRPr="008E3F0E">
          <w:rPr>
            <w:rStyle w:val="ad"/>
          </w:rPr>
          <w:t>2.1.2.8.1.</w:t>
        </w:r>
        <w:r w:rsidR="00BD74E1">
          <w:rPr>
            <w:rFonts w:asciiTheme="minorHAnsi" w:eastAsiaTheme="minorEastAsia" w:hAnsiTheme="minorHAnsi" w:cstheme="minorBidi"/>
            <w:sz w:val="22"/>
            <w:szCs w:val="22"/>
          </w:rPr>
          <w:tab/>
        </w:r>
        <w:r w:rsidR="00BD74E1" w:rsidRPr="008E3F0E">
          <w:rPr>
            <w:rStyle w:val="ad"/>
          </w:rPr>
          <w:t>Перечень параметров тела запроса (Document) по документу «Казначейское обеспечение обязательств» (ф. 0506110) MSC_KZA</w:t>
        </w:r>
        <w:r w:rsidR="00BD74E1">
          <w:rPr>
            <w:webHidden/>
          </w:rPr>
          <w:tab/>
        </w:r>
        <w:r w:rsidR="00BD74E1">
          <w:rPr>
            <w:webHidden/>
          </w:rPr>
          <w:fldChar w:fldCharType="begin"/>
        </w:r>
        <w:r w:rsidR="00BD74E1">
          <w:rPr>
            <w:webHidden/>
          </w:rPr>
          <w:instrText xml:space="preserve"> PAGEREF _Toc222927706 \h </w:instrText>
        </w:r>
        <w:r w:rsidR="00BD74E1">
          <w:rPr>
            <w:webHidden/>
          </w:rPr>
        </w:r>
        <w:r w:rsidR="00BD74E1">
          <w:rPr>
            <w:webHidden/>
          </w:rPr>
          <w:fldChar w:fldCharType="separate"/>
        </w:r>
        <w:r w:rsidR="00BD74E1">
          <w:rPr>
            <w:webHidden/>
          </w:rPr>
          <w:t>75</w:t>
        </w:r>
        <w:r w:rsidR="00BD74E1">
          <w:rPr>
            <w:webHidden/>
          </w:rPr>
          <w:fldChar w:fldCharType="end"/>
        </w:r>
      </w:hyperlink>
    </w:p>
    <w:p w14:paraId="332DD3C2" w14:textId="77777777" w:rsidR="00BD74E1" w:rsidRDefault="00B74B57">
      <w:pPr>
        <w:pStyle w:val="53"/>
        <w:rPr>
          <w:rFonts w:asciiTheme="minorHAnsi" w:eastAsiaTheme="minorEastAsia" w:hAnsiTheme="minorHAnsi" w:cstheme="minorBidi"/>
          <w:sz w:val="22"/>
          <w:szCs w:val="22"/>
        </w:rPr>
      </w:pPr>
      <w:hyperlink w:anchor="_Toc222927707" w:history="1">
        <w:r w:rsidR="00BD74E1" w:rsidRPr="008E3F0E">
          <w:rPr>
            <w:rStyle w:val="ad"/>
          </w:rPr>
          <w:t>2.1.2.8.2.</w:t>
        </w:r>
        <w:r w:rsidR="00BD74E1">
          <w:rPr>
            <w:rFonts w:asciiTheme="minorHAnsi" w:eastAsiaTheme="minorEastAsia" w:hAnsiTheme="minorHAnsi" w:cstheme="minorBidi"/>
            <w:sz w:val="22"/>
            <w:szCs w:val="22"/>
          </w:rPr>
          <w:tab/>
        </w:r>
        <w:r w:rsidR="00BD74E1" w:rsidRPr="008E3F0E">
          <w:rPr>
            <w:rStyle w:val="ad"/>
          </w:rPr>
          <w:t>Пример запроса по документу «Казначейское обеспечение обязательств (ф. 0506110)» MSC_KZA</w:t>
        </w:r>
        <w:r w:rsidR="00BD74E1">
          <w:rPr>
            <w:webHidden/>
          </w:rPr>
          <w:tab/>
        </w:r>
        <w:r w:rsidR="00BD74E1">
          <w:rPr>
            <w:webHidden/>
          </w:rPr>
          <w:fldChar w:fldCharType="begin"/>
        </w:r>
        <w:r w:rsidR="00BD74E1">
          <w:rPr>
            <w:webHidden/>
          </w:rPr>
          <w:instrText xml:space="preserve"> PAGEREF _Toc222927707 \h </w:instrText>
        </w:r>
        <w:r w:rsidR="00BD74E1">
          <w:rPr>
            <w:webHidden/>
          </w:rPr>
        </w:r>
        <w:r w:rsidR="00BD74E1">
          <w:rPr>
            <w:webHidden/>
          </w:rPr>
          <w:fldChar w:fldCharType="separate"/>
        </w:r>
        <w:r w:rsidR="00BD74E1">
          <w:rPr>
            <w:webHidden/>
          </w:rPr>
          <w:t>79</w:t>
        </w:r>
        <w:r w:rsidR="00BD74E1">
          <w:rPr>
            <w:webHidden/>
          </w:rPr>
          <w:fldChar w:fldCharType="end"/>
        </w:r>
      </w:hyperlink>
    </w:p>
    <w:p w14:paraId="00217BCB" w14:textId="77777777" w:rsidR="00BD74E1" w:rsidRDefault="00B74B57">
      <w:pPr>
        <w:pStyle w:val="43"/>
        <w:rPr>
          <w:rFonts w:asciiTheme="minorHAnsi" w:eastAsiaTheme="minorEastAsia" w:hAnsiTheme="minorHAnsi" w:cstheme="minorBidi"/>
          <w:noProof/>
          <w:sz w:val="22"/>
          <w:szCs w:val="22"/>
        </w:rPr>
      </w:pPr>
      <w:hyperlink w:anchor="_Toc222927708" w:history="1">
        <w:r w:rsidR="00BD74E1" w:rsidRPr="008E3F0E">
          <w:rPr>
            <w:rStyle w:val="ad"/>
            <w:noProof/>
          </w:rPr>
          <w:t>2.1.2.9.</w:t>
        </w:r>
        <w:r w:rsidR="00BD74E1">
          <w:rPr>
            <w:rFonts w:asciiTheme="minorHAnsi" w:eastAsiaTheme="minorEastAsia" w:hAnsiTheme="minorHAnsi" w:cstheme="minorBidi"/>
            <w:noProof/>
            <w:sz w:val="22"/>
            <w:szCs w:val="22"/>
          </w:rPr>
          <w:tab/>
        </w:r>
        <w:r w:rsidR="00BD74E1" w:rsidRPr="008E3F0E">
          <w:rPr>
            <w:rStyle w:val="ad"/>
            <w:noProof/>
          </w:rPr>
          <w:t>«Заявление на исполнение Казначейского обеспечения обязательств» (ф. 0506109) MSC_EXECUTIONKZA</w:t>
        </w:r>
        <w:r w:rsidR="00BD74E1">
          <w:rPr>
            <w:noProof/>
            <w:webHidden/>
          </w:rPr>
          <w:tab/>
        </w:r>
        <w:r w:rsidR="00BD74E1">
          <w:rPr>
            <w:noProof/>
            <w:webHidden/>
          </w:rPr>
          <w:fldChar w:fldCharType="begin"/>
        </w:r>
        <w:r w:rsidR="00BD74E1">
          <w:rPr>
            <w:noProof/>
            <w:webHidden/>
          </w:rPr>
          <w:instrText xml:space="preserve"> PAGEREF _Toc222927708 \h </w:instrText>
        </w:r>
        <w:r w:rsidR="00BD74E1">
          <w:rPr>
            <w:noProof/>
            <w:webHidden/>
          </w:rPr>
        </w:r>
        <w:r w:rsidR="00BD74E1">
          <w:rPr>
            <w:noProof/>
            <w:webHidden/>
          </w:rPr>
          <w:fldChar w:fldCharType="separate"/>
        </w:r>
        <w:r w:rsidR="00BD74E1">
          <w:rPr>
            <w:noProof/>
            <w:webHidden/>
          </w:rPr>
          <w:t>80</w:t>
        </w:r>
        <w:r w:rsidR="00BD74E1">
          <w:rPr>
            <w:noProof/>
            <w:webHidden/>
          </w:rPr>
          <w:fldChar w:fldCharType="end"/>
        </w:r>
      </w:hyperlink>
    </w:p>
    <w:p w14:paraId="1F96C4B5" w14:textId="77777777" w:rsidR="00BD74E1" w:rsidRDefault="00B74B57">
      <w:pPr>
        <w:pStyle w:val="53"/>
        <w:rPr>
          <w:rFonts w:asciiTheme="minorHAnsi" w:eastAsiaTheme="minorEastAsia" w:hAnsiTheme="minorHAnsi" w:cstheme="minorBidi"/>
          <w:sz w:val="22"/>
          <w:szCs w:val="22"/>
        </w:rPr>
      </w:pPr>
      <w:hyperlink w:anchor="_Toc222927709" w:history="1">
        <w:r w:rsidR="00BD74E1" w:rsidRPr="008E3F0E">
          <w:rPr>
            <w:rStyle w:val="ad"/>
          </w:rPr>
          <w:t>2.1.2.9.1.</w:t>
        </w:r>
        <w:r w:rsidR="00BD74E1">
          <w:rPr>
            <w:rFonts w:asciiTheme="minorHAnsi" w:eastAsiaTheme="minorEastAsia" w:hAnsiTheme="minorHAnsi" w:cstheme="minorBidi"/>
            <w:sz w:val="22"/>
            <w:szCs w:val="22"/>
          </w:rPr>
          <w:tab/>
        </w:r>
        <w:r w:rsidR="00BD74E1" w:rsidRPr="008E3F0E">
          <w:rPr>
            <w:rStyle w:val="ad"/>
          </w:rPr>
          <w:t>Перечень параметров тела запроса (Document) по документу «Заявление на исполнение Казначейского обеспечения обязательств» (ф. 0506109) MSC_EXECUTIONKZA</w:t>
        </w:r>
        <w:r w:rsidR="00BD74E1">
          <w:rPr>
            <w:webHidden/>
          </w:rPr>
          <w:tab/>
        </w:r>
        <w:r w:rsidR="00BD74E1">
          <w:rPr>
            <w:webHidden/>
          </w:rPr>
          <w:fldChar w:fldCharType="begin"/>
        </w:r>
        <w:r w:rsidR="00BD74E1">
          <w:rPr>
            <w:webHidden/>
          </w:rPr>
          <w:instrText xml:space="preserve"> PAGEREF _Toc222927709 \h </w:instrText>
        </w:r>
        <w:r w:rsidR="00BD74E1">
          <w:rPr>
            <w:webHidden/>
          </w:rPr>
        </w:r>
        <w:r w:rsidR="00BD74E1">
          <w:rPr>
            <w:webHidden/>
          </w:rPr>
          <w:fldChar w:fldCharType="separate"/>
        </w:r>
        <w:r w:rsidR="00BD74E1">
          <w:rPr>
            <w:webHidden/>
          </w:rPr>
          <w:t>80</w:t>
        </w:r>
        <w:r w:rsidR="00BD74E1">
          <w:rPr>
            <w:webHidden/>
          </w:rPr>
          <w:fldChar w:fldCharType="end"/>
        </w:r>
      </w:hyperlink>
    </w:p>
    <w:p w14:paraId="760522CD" w14:textId="77777777" w:rsidR="00BD74E1" w:rsidRDefault="00B74B57">
      <w:pPr>
        <w:pStyle w:val="53"/>
        <w:rPr>
          <w:rFonts w:asciiTheme="minorHAnsi" w:eastAsiaTheme="minorEastAsia" w:hAnsiTheme="minorHAnsi" w:cstheme="minorBidi"/>
          <w:sz w:val="22"/>
          <w:szCs w:val="22"/>
        </w:rPr>
      </w:pPr>
      <w:hyperlink w:anchor="_Toc222927710" w:history="1">
        <w:r w:rsidR="00BD74E1" w:rsidRPr="008E3F0E">
          <w:rPr>
            <w:rStyle w:val="ad"/>
          </w:rPr>
          <w:t>2.1.2.9.2.</w:t>
        </w:r>
        <w:r w:rsidR="00BD74E1">
          <w:rPr>
            <w:rFonts w:asciiTheme="minorHAnsi" w:eastAsiaTheme="minorEastAsia" w:hAnsiTheme="minorHAnsi" w:cstheme="minorBidi"/>
            <w:sz w:val="22"/>
            <w:szCs w:val="22"/>
          </w:rPr>
          <w:tab/>
        </w:r>
        <w:r w:rsidR="00BD74E1" w:rsidRPr="008E3F0E">
          <w:rPr>
            <w:rStyle w:val="ad"/>
          </w:rPr>
          <w:t>Пример запроса по документу «Заявление на исполнение Казначейского обеспечения обязательств» (ф. 0506109) MSC_EXECUTIONKZA</w:t>
        </w:r>
        <w:r w:rsidR="00BD74E1">
          <w:rPr>
            <w:webHidden/>
          </w:rPr>
          <w:tab/>
        </w:r>
        <w:r w:rsidR="00BD74E1">
          <w:rPr>
            <w:webHidden/>
          </w:rPr>
          <w:fldChar w:fldCharType="begin"/>
        </w:r>
        <w:r w:rsidR="00BD74E1">
          <w:rPr>
            <w:webHidden/>
          </w:rPr>
          <w:instrText xml:space="preserve"> PAGEREF _Toc222927710 \h </w:instrText>
        </w:r>
        <w:r w:rsidR="00BD74E1">
          <w:rPr>
            <w:webHidden/>
          </w:rPr>
        </w:r>
        <w:r w:rsidR="00BD74E1">
          <w:rPr>
            <w:webHidden/>
          </w:rPr>
          <w:fldChar w:fldCharType="separate"/>
        </w:r>
        <w:r w:rsidR="00BD74E1">
          <w:rPr>
            <w:webHidden/>
          </w:rPr>
          <w:t>82</w:t>
        </w:r>
        <w:r w:rsidR="00BD74E1">
          <w:rPr>
            <w:webHidden/>
          </w:rPr>
          <w:fldChar w:fldCharType="end"/>
        </w:r>
      </w:hyperlink>
    </w:p>
    <w:p w14:paraId="3E1512E6" w14:textId="77777777" w:rsidR="00BD74E1" w:rsidRDefault="00B74B57">
      <w:pPr>
        <w:pStyle w:val="43"/>
        <w:rPr>
          <w:rFonts w:asciiTheme="minorHAnsi" w:eastAsiaTheme="minorEastAsia" w:hAnsiTheme="minorHAnsi" w:cstheme="minorBidi"/>
          <w:noProof/>
          <w:sz w:val="22"/>
          <w:szCs w:val="22"/>
        </w:rPr>
      </w:pPr>
      <w:hyperlink w:anchor="_Toc222927711" w:history="1">
        <w:r w:rsidR="00BD74E1" w:rsidRPr="008E3F0E">
          <w:rPr>
            <w:rStyle w:val="ad"/>
            <w:noProof/>
          </w:rPr>
          <w:t>2.1.2.10.</w:t>
        </w:r>
        <w:r w:rsidR="00BD74E1">
          <w:rPr>
            <w:rFonts w:asciiTheme="minorHAnsi" w:eastAsiaTheme="minorEastAsia" w:hAnsiTheme="minorHAnsi" w:cstheme="minorBidi"/>
            <w:noProof/>
            <w:sz w:val="22"/>
            <w:szCs w:val="22"/>
          </w:rPr>
          <w:tab/>
        </w:r>
        <w:r w:rsidR="00BD74E1" w:rsidRPr="008E3F0E">
          <w:rPr>
            <w:rStyle w:val="ad"/>
            <w:noProof/>
          </w:rPr>
          <w:t>«Распоряжение о перечислении денежных средств на банковские карты «МИР» физических лиц» MSC_TransCardMIRFL</w:t>
        </w:r>
        <w:r w:rsidR="00BD74E1">
          <w:rPr>
            <w:noProof/>
            <w:webHidden/>
          </w:rPr>
          <w:tab/>
        </w:r>
        <w:r w:rsidR="00BD74E1">
          <w:rPr>
            <w:noProof/>
            <w:webHidden/>
          </w:rPr>
          <w:fldChar w:fldCharType="begin"/>
        </w:r>
        <w:r w:rsidR="00BD74E1">
          <w:rPr>
            <w:noProof/>
            <w:webHidden/>
          </w:rPr>
          <w:instrText xml:space="preserve"> PAGEREF _Toc222927711 \h </w:instrText>
        </w:r>
        <w:r w:rsidR="00BD74E1">
          <w:rPr>
            <w:noProof/>
            <w:webHidden/>
          </w:rPr>
        </w:r>
        <w:r w:rsidR="00BD74E1">
          <w:rPr>
            <w:noProof/>
            <w:webHidden/>
          </w:rPr>
          <w:fldChar w:fldCharType="separate"/>
        </w:r>
        <w:r w:rsidR="00BD74E1">
          <w:rPr>
            <w:noProof/>
            <w:webHidden/>
          </w:rPr>
          <w:t>84</w:t>
        </w:r>
        <w:r w:rsidR="00BD74E1">
          <w:rPr>
            <w:noProof/>
            <w:webHidden/>
          </w:rPr>
          <w:fldChar w:fldCharType="end"/>
        </w:r>
      </w:hyperlink>
    </w:p>
    <w:p w14:paraId="4982E848" w14:textId="77777777" w:rsidR="00BD74E1" w:rsidRDefault="00B74B57">
      <w:pPr>
        <w:pStyle w:val="53"/>
        <w:rPr>
          <w:rFonts w:asciiTheme="minorHAnsi" w:eastAsiaTheme="minorEastAsia" w:hAnsiTheme="minorHAnsi" w:cstheme="minorBidi"/>
          <w:sz w:val="22"/>
          <w:szCs w:val="22"/>
        </w:rPr>
      </w:pPr>
      <w:hyperlink w:anchor="_Toc222927712" w:history="1">
        <w:r w:rsidR="00BD74E1" w:rsidRPr="008E3F0E">
          <w:rPr>
            <w:rStyle w:val="ad"/>
          </w:rPr>
          <w:t>2.1.2.10.1.</w:t>
        </w:r>
        <w:r w:rsidR="00BD74E1">
          <w:rPr>
            <w:rFonts w:asciiTheme="minorHAnsi" w:eastAsiaTheme="minorEastAsia" w:hAnsiTheme="minorHAnsi" w:cstheme="minorBidi"/>
            <w:sz w:val="22"/>
            <w:szCs w:val="22"/>
          </w:rPr>
          <w:tab/>
        </w:r>
        <w:r w:rsidR="00BD74E1" w:rsidRPr="008E3F0E">
          <w:rPr>
            <w:rStyle w:val="ad"/>
          </w:rPr>
          <w:t>Перечень параметров тела запроса (Document) по документу «Распоряжение о перечислении денежных средств на банковские карты «МИР» физических лиц» MSC_TransCardMIRFL</w:t>
        </w:r>
        <w:r w:rsidR="00BD74E1">
          <w:rPr>
            <w:webHidden/>
          </w:rPr>
          <w:tab/>
        </w:r>
        <w:r w:rsidR="00BD74E1">
          <w:rPr>
            <w:webHidden/>
          </w:rPr>
          <w:fldChar w:fldCharType="begin"/>
        </w:r>
        <w:r w:rsidR="00BD74E1">
          <w:rPr>
            <w:webHidden/>
          </w:rPr>
          <w:instrText xml:space="preserve"> PAGEREF _Toc222927712 \h </w:instrText>
        </w:r>
        <w:r w:rsidR="00BD74E1">
          <w:rPr>
            <w:webHidden/>
          </w:rPr>
        </w:r>
        <w:r w:rsidR="00BD74E1">
          <w:rPr>
            <w:webHidden/>
          </w:rPr>
          <w:fldChar w:fldCharType="separate"/>
        </w:r>
        <w:r w:rsidR="00BD74E1">
          <w:rPr>
            <w:webHidden/>
          </w:rPr>
          <w:t>84</w:t>
        </w:r>
        <w:r w:rsidR="00BD74E1">
          <w:rPr>
            <w:webHidden/>
          </w:rPr>
          <w:fldChar w:fldCharType="end"/>
        </w:r>
      </w:hyperlink>
    </w:p>
    <w:p w14:paraId="3E15ED1F" w14:textId="77777777" w:rsidR="00BD74E1" w:rsidRDefault="00B74B57">
      <w:pPr>
        <w:pStyle w:val="53"/>
        <w:rPr>
          <w:rFonts w:asciiTheme="minorHAnsi" w:eastAsiaTheme="minorEastAsia" w:hAnsiTheme="minorHAnsi" w:cstheme="minorBidi"/>
          <w:sz w:val="22"/>
          <w:szCs w:val="22"/>
        </w:rPr>
      </w:pPr>
      <w:hyperlink w:anchor="_Toc222927713" w:history="1">
        <w:r w:rsidR="00BD74E1" w:rsidRPr="008E3F0E">
          <w:rPr>
            <w:rStyle w:val="ad"/>
          </w:rPr>
          <w:t>2.1.2.10.2.</w:t>
        </w:r>
        <w:r w:rsidR="00BD74E1">
          <w:rPr>
            <w:rFonts w:asciiTheme="minorHAnsi" w:eastAsiaTheme="minorEastAsia" w:hAnsiTheme="minorHAnsi" w:cstheme="minorBidi"/>
            <w:sz w:val="22"/>
            <w:szCs w:val="22"/>
          </w:rPr>
          <w:tab/>
        </w:r>
        <w:r w:rsidR="00BD74E1" w:rsidRPr="008E3F0E">
          <w:rPr>
            <w:rStyle w:val="ad"/>
          </w:rPr>
          <w:t>Пример запроса по документу «Распоряжение о перечислении денежных средств на банковские карты «МИР» физических лиц» MSC_TransCardMIRFL</w:t>
        </w:r>
        <w:r w:rsidR="00BD74E1">
          <w:rPr>
            <w:webHidden/>
          </w:rPr>
          <w:tab/>
        </w:r>
        <w:r w:rsidR="00BD74E1">
          <w:rPr>
            <w:webHidden/>
          </w:rPr>
          <w:fldChar w:fldCharType="begin"/>
        </w:r>
        <w:r w:rsidR="00BD74E1">
          <w:rPr>
            <w:webHidden/>
          </w:rPr>
          <w:instrText xml:space="preserve"> PAGEREF _Toc222927713 \h </w:instrText>
        </w:r>
        <w:r w:rsidR="00BD74E1">
          <w:rPr>
            <w:webHidden/>
          </w:rPr>
        </w:r>
        <w:r w:rsidR="00BD74E1">
          <w:rPr>
            <w:webHidden/>
          </w:rPr>
          <w:fldChar w:fldCharType="separate"/>
        </w:r>
        <w:r w:rsidR="00BD74E1">
          <w:rPr>
            <w:webHidden/>
          </w:rPr>
          <w:t>86</w:t>
        </w:r>
        <w:r w:rsidR="00BD74E1">
          <w:rPr>
            <w:webHidden/>
          </w:rPr>
          <w:fldChar w:fldCharType="end"/>
        </w:r>
      </w:hyperlink>
    </w:p>
    <w:p w14:paraId="6A36855E" w14:textId="77777777" w:rsidR="00BD74E1" w:rsidRDefault="00B74B57">
      <w:pPr>
        <w:pStyle w:val="43"/>
        <w:rPr>
          <w:rFonts w:asciiTheme="minorHAnsi" w:eastAsiaTheme="minorEastAsia" w:hAnsiTheme="minorHAnsi" w:cstheme="minorBidi"/>
          <w:noProof/>
          <w:sz w:val="22"/>
          <w:szCs w:val="22"/>
        </w:rPr>
      </w:pPr>
      <w:hyperlink w:anchor="_Toc222927714" w:history="1">
        <w:r w:rsidR="00BD74E1" w:rsidRPr="008E3F0E">
          <w:rPr>
            <w:rStyle w:val="ad"/>
            <w:noProof/>
          </w:rPr>
          <w:t>2.1.2.11.</w:t>
        </w:r>
        <w:r w:rsidR="00BD74E1">
          <w:rPr>
            <w:rFonts w:asciiTheme="minorHAnsi" w:eastAsiaTheme="minorEastAsia" w:hAnsiTheme="minorHAnsi" w:cstheme="minorBidi"/>
            <w:noProof/>
            <w:sz w:val="22"/>
            <w:szCs w:val="22"/>
          </w:rPr>
          <w:tab/>
        </w:r>
        <w:r w:rsidR="00BD74E1" w:rsidRPr="008E3F0E">
          <w:rPr>
            <w:rStyle w:val="ad"/>
            <w:noProof/>
          </w:rPr>
          <w:t>«Уведомление об уточнении вида и принадлежности платежа» (ф. 0531809) MSC_NoticeClarTPay_PBS</w:t>
        </w:r>
        <w:r w:rsidR="00BD74E1">
          <w:rPr>
            <w:noProof/>
            <w:webHidden/>
          </w:rPr>
          <w:tab/>
        </w:r>
        <w:r w:rsidR="00BD74E1">
          <w:rPr>
            <w:noProof/>
            <w:webHidden/>
          </w:rPr>
          <w:fldChar w:fldCharType="begin"/>
        </w:r>
        <w:r w:rsidR="00BD74E1">
          <w:rPr>
            <w:noProof/>
            <w:webHidden/>
          </w:rPr>
          <w:instrText xml:space="preserve"> PAGEREF _Toc222927714 \h </w:instrText>
        </w:r>
        <w:r w:rsidR="00BD74E1">
          <w:rPr>
            <w:noProof/>
            <w:webHidden/>
          </w:rPr>
        </w:r>
        <w:r w:rsidR="00BD74E1">
          <w:rPr>
            <w:noProof/>
            <w:webHidden/>
          </w:rPr>
          <w:fldChar w:fldCharType="separate"/>
        </w:r>
        <w:r w:rsidR="00BD74E1">
          <w:rPr>
            <w:noProof/>
            <w:webHidden/>
          </w:rPr>
          <w:t>88</w:t>
        </w:r>
        <w:r w:rsidR="00BD74E1">
          <w:rPr>
            <w:noProof/>
            <w:webHidden/>
          </w:rPr>
          <w:fldChar w:fldCharType="end"/>
        </w:r>
      </w:hyperlink>
    </w:p>
    <w:p w14:paraId="48A74F73" w14:textId="77777777" w:rsidR="00BD74E1" w:rsidRDefault="00B74B57">
      <w:pPr>
        <w:pStyle w:val="53"/>
        <w:rPr>
          <w:rFonts w:asciiTheme="minorHAnsi" w:eastAsiaTheme="minorEastAsia" w:hAnsiTheme="minorHAnsi" w:cstheme="minorBidi"/>
          <w:sz w:val="22"/>
          <w:szCs w:val="22"/>
        </w:rPr>
      </w:pPr>
      <w:hyperlink w:anchor="_Toc222927715" w:history="1">
        <w:r w:rsidR="00BD74E1" w:rsidRPr="008E3F0E">
          <w:rPr>
            <w:rStyle w:val="ad"/>
          </w:rPr>
          <w:t>2.1.2.11.1.</w:t>
        </w:r>
        <w:r w:rsidR="00BD74E1">
          <w:rPr>
            <w:rFonts w:asciiTheme="minorHAnsi" w:eastAsiaTheme="minorEastAsia" w:hAnsiTheme="minorHAnsi" w:cstheme="minorBidi"/>
            <w:sz w:val="22"/>
            <w:szCs w:val="22"/>
          </w:rPr>
          <w:tab/>
        </w:r>
        <w:r w:rsidR="00BD74E1" w:rsidRPr="008E3F0E">
          <w:rPr>
            <w:rStyle w:val="ad"/>
          </w:rPr>
          <w:t>Перечень параметров тела запроса (Document) по документу «Уведомление об уточнении вида и принадлежности платежа» (ф. 0531809) MSC_NoticeClarTPay_PBS</w:t>
        </w:r>
        <w:r w:rsidR="00BD74E1">
          <w:rPr>
            <w:webHidden/>
          </w:rPr>
          <w:tab/>
        </w:r>
        <w:r w:rsidR="00BD74E1">
          <w:rPr>
            <w:webHidden/>
          </w:rPr>
          <w:fldChar w:fldCharType="begin"/>
        </w:r>
        <w:r w:rsidR="00BD74E1">
          <w:rPr>
            <w:webHidden/>
          </w:rPr>
          <w:instrText xml:space="preserve"> PAGEREF _Toc222927715 \h </w:instrText>
        </w:r>
        <w:r w:rsidR="00BD74E1">
          <w:rPr>
            <w:webHidden/>
          </w:rPr>
        </w:r>
        <w:r w:rsidR="00BD74E1">
          <w:rPr>
            <w:webHidden/>
          </w:rPr>
          <w:fldChar w:fldCharType="separate"/>
        </w:r>
        <w:r w:rsidR="00BD74E1">
          <w:rPr>
            <w:webHidden/>
          </w:rPr>
          <w:t>88</w:t>
        </w:r>
        <w:r w:rsidR="00BD74E1">
          <w:rPr>
            <w:webHidden/>
          </w:rPr>
          <w:fldChar w:fldCharType="end"/>
        </w:r>
      </w:hyperlink>
    </w:p>
    <w:p w14:paraId="559FC29F" w14:textId="77777777" w:rsidR="00BD74E1" w:rsidRDefault="00B74B57">
      <w:pPr>
        <w:pStyle w:val="53"/>
        <w:rPr>
          <w:rFonts w:asciiTheme="minorHAnsi" w:eastAsiaTheme="minorEastAsia" w:hAnsiTheme="minorHAnsi" w:cstheme="minorBidi"/>
          <w:sz w:val="22"/>
          <w:szCs w:val="22"/>
        </w:rPr>
      </w:pPr>
      <w:hyperlink w:anchor="_Toc222927716" w:history="1">
        <w:r w:rsidR="00BD74E1" w:rsidRPr="008E3F0E">
          <w:rPr>
            <w:rStyle w:val="ad"/>
          </w:rPr>
          <w:t>2.1.2.11.2.</w:t>
        </w:r>
        <w:r w:rsidR="00BD74E1">
          <w:rPr>
            <w:rFonts w:asciiTheme="minorHAnsi" w:eastAsiaTheme="minorEastAsia" w:hAnsiTheme="minorHAnsi" w:cstheme="minorBidi"/>
            <w:sz w:val="22"/>
            <w:szCs w:val="22"/>
          </w:rPr>
          <w:tab/>
        </w:r>
        <w:r w:rsidR="00BD74E1" w:rsidRPr="008E3F0E">
          <w:rPr>
            <w:rStyle w:val="ad"/>
          </w:rPr>
          <w:t>Пример запроса по документу «Уведомление об уточнении вида и принадлежности платежа» (ф. 0531809) MSC_NoticeClarTPay_PBS</w:t>
        </w:r>
        <w:r w:rsidR="00BD74E1">
          <w:rPr>
            <w:webHidden/>
          </w:rPr>
          <w:tab/>
        </w:r>
        <w:r w:rsidR="00BD74E1">
          <w:rPr>
            <w:webHidden/>
          </w:rPr>
          <w:fldChar w:fldCharType="begin"/>
        </w:r>
        <w:r w:rsidR="00BD74E1">
          <w:rPr>
            <w:webHidden/>
          </w:rPr>
          <w:instrText xml:space="preserve"> PAGEREF _Toc222927716 \h </w:instrText>
        </w:r>
        <w:r w:rsidR="00BD74E1">
          <w:rPr>
            <w:webHidden/>
          </w:rPr>
        </w:r>
        <w:r w:rsidR="00BD74E1">
          <w:rPr>
            <w:webHidden/>
          </w:rPr>
          <w:fldChar w:fldCharType="separate"/>
        </w:r>
        <w:r w:rsidR="00BD74E1">
          <w:rPr>
            <w:webHidden/>
          </w:rPr>
          <w:t>95</w:t>
        </w:r>
        <w:r w:rsidR="00BD74E1">
          <w:rPr>
            <w:webHidden/>
          </w:rPr>
          <w:fldChar w:fldCharType="end"/>
        </w:r>
      </w:hyperlink>
    </w:p>
    <w:p w14:paraId="6CFA316A" w14:textId="77777777" w:rsidR="00BD74E1" w:rsidRDefault="00B74B57">
      <w:pPr>
        <w:pStyle w:val="43"/>
        <w:rPr>
          <w:rFonts w:asciiTheme="minorHAnsi" w:eastAsiaTheme="minorEastAsia" w:hAnsiTheme="minorHAnsi" w:cstheme="minorBidi"/>
          <w:noProof/>
          <w:sz w:val="22"/>
          <w:szCs w:val="22"/>
        </w:rPr>
      </w:pPr>
      <w:hyperlink w:anchor="_Toc222927717" w:history="1">
        <w:r w:rsidR="00BD74E1" w:rsidRPr="008E3F0E">
          <w:rPr>
            <w:rStyle w:val="ad"/>
            <w:noProof/>
          </w:rPr>
          <w:t>2.1.2.12.</w:t>
        </w:r>
        <w:r w:rsidR="00BD74E1">
          <w:rPr>
            <w:rFonts w:asciiTheme="minorHAnsi" w:eastAsiaTheme="minorEastAsia" w:hAnsiTheme="minorHAnsi" w:cstheme="minorBidi"/>
            <w:noProof/>
            <w:sz w:val="22"/>
            <w:szCs w:val="22"/>
          </w:rPr>
          <w:tab/>
        </w:r>
        <w:r w:rsidR="00BD74E1" w:rsidRPr="008E3F0E">
          <w:rPr>
            <w:rStyle w:val="ad"/>
            <w:noProof/>
          </w:rPr>
          <w:t>«Сведения о бюджетном обязательстве» EXP_InfBO</w:t>
        </w:r>
        <w:r w:rsidR="00BD74E1">
          <w:rPr>
            <w:noProof/>
            <w:webHidden/>
          </w:rPr>
          <w:tab/>
        </w:r>
        <w:r w:rsidR="00BD74E1">
          <w:rPr>
            <w:noProof/>
            <w:webHidden/>
          </w:rPr>
          <w:fldChar w:fldCharType="begin"/>
        </w:r>
        <w:r w:rsidR="00BD74E1">
          <w:rPr>
            <w:noProof/>
            <w:webHidden/>
          </w:rPr>
          <w:instrText xml:space="preserve"> PAGEREF _Toc222927717 \h </w:instrText>
        </w:r>
        <w:r w:rsidR="00BD74E1">
          <w:rPr>
            <w:noProof/>
            <w:webHidden/>
          </w:rPr>
        </w:r>
        <w:r w:rsidR="00BD74E1">
          <w:rPr>
            <w:noProof/>
            <w:webHidden/>
          </w:rPr>
          <w:fldChar w:fldCharType="separate"/>
        </w:r>
        <w:r w:rsidR="00BD74E1">
          <w:rPr>
            <w:noProof/>
            <w:webHidden/>
          </w:rPr>
          <w:t>97</w:t>
        </w:r>
        <w:r w:rsidR="00BD74E1">
          <w:rPr>
            <w:noProof/>
            <w:webHidden/>
          </w:rPr>
          <w:fldChar w:fldCharType="end"/>
        </w:r>
      </w:hyperlink>
    </w:p>
    <w:p w14:paraId="55469FAD" w14:textId="77777777" w:rsidR="00BD74E1" w:rsidRDefault="00B74B57">
      <w:pPr>
        <w:pStyle w:val="53"/>
        <w:rPr>
          <w:rFonts w:asciiTheme="minorHAnsi" w:eastAsiaTheme="minorEastAsia" w:hAnsiTheme="minorHAnsi" w:cstheme="minorBidi"/>
          <w:sz w:val="22"/>
          <w:szCs w:val="22"/>
        </w:rPr>
      </w:pPr>
      <w:hyperlink w:anchor="_Toc222927718" w:history="1">
        <w:r w:rsidR="00BD74E1" w:rsidRPr="008E3F0E">
          <w:rPr>
            <w:rStyle w:val="ad"/>
          </w:rPr>
          <w:t>2.1.2.12.1.</w:t>
        </w:r>
        <w:r w:rsidR="00BD74E1">
          <w:rPr>
            <w:rFonts w:asciiTheme="minorHAnsi" w:eastAsiaTheme="minorEastAsia" w:hAnsiTheme="minorHAnsi" w:cstheme="minorBidi"/>
            <w:sz w:val="22"/>
            <w:szCs w:val="22"/>
          </w:rPr>
          <w:tab/>
        </w:r>
        <w:r w:rsidR="00BD74E1" w:rsidRPr="008E3F0E">
          <w:rPr>
            <w:rStyle w:val="ad"/>
          </w:rPr>
          <w:t>Перечень параметров тела запроса (Document) по документу «Сведения о бюджетном обязательстве» EXP_InfBO</w:t>
        </w:r>
        <w:r w:rsidR="00BD74E1">
          <w:rPr>
            <w:webHidden/>
          </w:rPr>
          <w:tab/>
        </w:r>
        <w:r w:rsidR="00BD74E1">
          <w:rPr>
            <w:webHidden/>
          </w:rPr>
          <w:fldChar w:fldCharType="begin"/>
        </w:r>
        <w:r w:rsidR="00BD74E1">
          <w:rPr>
            <w:webHidden/>
          </w:rPr>
          <w:instrText xml:space="preserve"> PAGEREF _Toc222927718 \h </w:instrText>
        </w:r>
        <w:r w:rsidR="00BD74E1">
          <w:rPr>
            <w:webHidden/>
          </w:rPr>
        </w:r>
        <w:r w:rsidR="00BD74E1">
          <w:rPr>
            <w:webHidden/>
          </w:rPr>
          <w:fldChar w:fldCharType="separate"/>
        </w:r>
        <w:r w:rsidR="00BD74E1">
          <w:rPr>
            <w:webHidden/>
          </w:rPr>
          <w:t>97</w:t>
        </w:r>
        <w:r w:rsidR="00BD74E1">
          <w:rPr>
            <w:webHidden/>
          </w:rPr>
          <w:fldChar w:fldCharType="end"/>
        </w:r>
      </w:hyperlink>
    </w:p>
    <w:p w14:paraId="1168868B" w14:textId="77777777" w:rsidR="00BD74E1" w:rsidRDefault="00B74B57">
      <w:pPr>
        <w:pStyle w:val="53"/>
        <w:rPr>
          <w:rFonts w:asciiTheme="minorHAnsi" w:eastAsiaTheme="minorEastAsia" w:hAnsiTheme="minorHAnsi" w:cstheme="minorBidi"/>
          <w:sz w:val="22"/>
          <w:szCs w:val="22"/>
        </w:rPr>
      </w:pPr>
      <w:hyperlink w:anchor="_Toc222927719" w:history="1">
        <w:r w:rsidR="00BD74E1" w:rsidRPr="008E3F0E">
          <w:rPr>
            <w:rStyle w:val="ad"/>
          </w:rPr>
          <w:t>2.1.2.12.2.</w:t>
        </w:r>
        <w:r w:rsidR="00BD74E1">
          <w:rPr>
            <w:rFonts w:asciiTheme="minorHAnsi" w:eastAsiaTheme="minorEastAsia" w:hAnsiTheme="minorHAnsi" w:cstheme="minorBidi"/>
            <w:sz w:val="22"/>
            <w:szCs w:val="22"/>
          </w:rPr>
          <w:tab/>
        </w:r>
        <w:r w:rsidR="00BD74E1" w:rsidRPr="008E3F0E">
          <w:rPr>
            <w:rStyle w:val="ad"/>
          </w:rPr>
          <w:t>Пример запроса по документу «Сведения о бюджетном обязательстве» EXP_InfBO</w:t>
        </w:r>
        <w:r w:rsidR="00BD74E1">
          <w:rPr>
            <w:webHidden/>
          </w:rPr>
          <w:tab/>
        </w:r>
        <w:r w:rsidR="00BD74E1">
          <w:rPr>
            <w:webHidden/>
          </w:rPr>
          <w:fldChar w:fldCharType="begin"/>
        </w:r>
        <w:r w:rsidR="00BD74E1">
          <w:rPr>
            <w:webHidden/>
          </w:rPr>
          <w:instrText xml:space="preserve"> PAGEREF _Toc222927719 \h </w:instrText>
        </w:r>
        <w:r w:rsidR="00BD74E1">
          <w:rPr>
            <w:webHidden/>
          </w:rPr>
        </w:r>
        <w:r w:rsidR="00BD74E1">
          <w:rPr>
            <w:webHidden/>
          </w:rPr>
          <w:fldChar w:fldCharType="separate"/>
        </w:r>
        <w:r w:rsidR="00BD74E1">
          <w:rPr>
            <w:webHidden/>
          </w:rPr>
          <w:t>106</w:t>
        </w:r>
        <w:r w:rsidR="00BD74E1">
          <w:rPr>
            <w:webHidden/>
          </w:rPr>
          <w:fldChar w:fldCharType="end"/>
        </w:r>
      </w:hyperlink>
    </w:p>
    <w:p w14:paraId="71FE3C0A" w14:textId="77777777" w:rsidR="00BD74E1" w:rsidRDefault="00B74B57">
      <w:pPr>
        <w:pStyle w:val="43"/>
        <w:rPr>
          <w:rFonts w:asciiTheme="minorHAnsi" w:eastAsiaTheme="minorEastAsia" w:hAnsiTheme="minorHAnsi" w:cstheme="minorBidi"/>
          <w:noProof/>
          <w:sz w:val="22"/>
          <w:szCs w:val="22"/>
        </w:rPr>
      </w:pPr>
      <w:hyperlink w:anchor="_Toc222927720" w:history="1">
        <w:r w:rsidR="00BD74E1" w:rsidRPr="008E3F0E">
          <w:rPr>
            <w:rStyle w:val="ad"/>
            <w:noProof/>
          </w:rPr>
          <w:t>2.1.2.13.</w:t>
        </w:r>
        <w:r w:rsidR="00BD74E1">
          <w:rPr>
            <w:rFonts w:asciiTheme="minorHAnsi" w:eastAsiaTheme="minorEastAsia" w:hAnsiTheme="minorHAnsi" w:cstheme="minorBidi"/>
            <w:noProof/>
            <w:sz w:val="22"/>
            <w:szCs w:val="22"/>
          </w:rPr>
          <w:tab/>
        </w:r>
        <w:r w:rsidR="00BD74E1" w:rsidRPr="008E3F0E">
          <w:rPr>
            <w:rStyle w:val="ad"/>
            <w:noProof/>
          </w:rPr>
          <w:t>«Сведения о денежном обязательстве» EXP_SDO</w:t>
        </w:r>
        <w:r w:rsidR="00BD74E1">
          <w:rPr>
            <w:noProof/>
            <w:webHidden/>
          </w:rPr>
          <w:tab/>
        </w:r>
        <w:r w:rsidR="00BD74E1">
          <w:rPr>
            <w:noProof/>
            <w:webHidden/>
          </w:rPr>
          <w:fldChar w:fldCharType="begin"/>
        </w:r>
        <w:r w:rsidR="00BD74E1">
          <w:rPr>
            <w:noProof/>
            <w:webHidden/>
          </w:rPr>
          <w:instrText xml:space="preserve"> PAGEREF _Toc222927720 \h </w:instrText>
        </w:r>
        <w:r w:rsidR="00BD74E1">
          <w:rPr>
            <w:noProof/>
            <w:webHidden/>
          </w:rPr>
        </w:r>
        <w:r w:rsidR="00BD74E1">
          <w:rPr>
            <w:noProof/>
            <w:webHidden/>
          </w:rPr>
          <w:fldChar w:fldCharType="separate"/>
        </w:r>
        <w:r w:rsidR="00BD74E1">
          <w:rPr>
            <w:noProof/>
            <w:webHidden/>
          </w:rPr>
          <w:t>108</w:t>
        </w:r>
        <w:r w:rsidR="00BD74E1">
          <w:rPr>
            <w:noProof/>
            <w:webHidden/>
          </w:rPr>
          <w:fldChar w:fldCharType="end"/>
        </w:r>
      </w:hyperlink>
    </w:p>
    <w:p w14:paraId="415238A7" w14:textId="77777777" w:rsidR="00BD74E1" w:rsidRDefault="00B74B57">
      <w:pPr>
        <w:pStyle w:val="53"/>
        <w:rPr>
          <w:rFonts w:asciiTheme="minorHAnsi" w:eastAsiaTheme="minorEastAsia" w:hAnsiTheme="minorHAnsi" w:cstheme="minorBidi"/>
          <w:sz w:val="22"/>
          <w:szCs w:val="22"/>
        </w:rPr>
      </w:pPr>
      <w:hyperlink w:anchor="_Toc222927721" w:history="1">
        <w:r w:rsidR="00BD74E1" w:rsidRPr="008E3F0E">
          <w:rPr>
            <w:rStyle w:val="ad"/>
          </w:rPr>
          <w:t>2.1.2.13.1.</w:t>
        </w:r>
        <w:r w:rsidR="00BD74E1">
          <w:rPr>
            <w:rFonts w:asciiTheme="minorHAnsi" w:eastAsiaTheme="minorEastAsia" w:hAnsiTheme="minorHAnsi" w:cstheme="minorBidi"/>
            <w:sz w:val="22"/>
            <w:szCs w:val="22"/>
          </w:rPr>
          <w:tab/>
        </w:r>
        <w:r w:rsidR="00BD74E1" w:rsidRPr="008E3F0E">
          <w:rPr>
            <w:rStyle w:val="ad"/>
          </w:rPr>
          <w:t>Перечень параметров тела запроса (Document) по документу «Сведения о денежном обязательстве» EXP_SDO</w:t>
        </w:r>
        <w:r w:rsidR="00BD74E1">
          <w:rPr>
            <w:webHidden/>
          </w:rPr>
          <w:tab/>
        </w:r>
        <w:r w:rsidR="00BD74E1">
          <w:rPr>
            <w:webHidden/>
          </w:rPr>
          <w:fldChar w:fldCharType="begin"/>
        </w:r>
        <w:r w:rsidR="00BD74E1">
          <w:rPr>
            <w:webHidden/>
          </w:rPr>
          <w:instrText xml:space="preserve"> PAGEREF _Toc222927721 \h </w:instrText>
        </w:r>
        <w:r w:rsidR="00BD74E1">
          <w:rPr>
            <w:webHidden/>
          </w:rPr>
        </w:r>
        <w:r w:rsidR="00BD74E1">
          <w:rPr>
            <w:webHidden/>
          </w:rPr>
          <w:fldChar w:fldCharType="separate"/>
        </w:r>
        <w:r w:rsidR="00BD74E1">
          <w:rPr>
            <w:webHidden/>
          </w:rPr>
          <w:t>108</w:t>
        </w:r>
        <w:r w:rsidR="00BD74E1">
          <w:rPr>
            <w:webHidden/>
          </w:rPr>
          <w:fldChar w:fldCharType="end"/>
        </w:r>
      </w:hyperlink>
    </w:p>
    <w:p w14:paraId="0A54439A" w14:textId="77777777" w:rsidR="00BD74E1" w:rsidRDefault="00B74B57">
      <w:pPr>
        <w:pStyle w:val="53"/>
        <w:rPr>
          <w:rFonts w:asciiTheme="minorHAnsi" w:eastAsiaTheme="minorEastAsia" w:hAnsiTheme="minorHAnsi" w:cstheme="minorBidi"/>
          <w:sz w:val="22"/>
          <w:szCs w:val="22"/>
        </w:rPr>
      </w:pPr>
      <w:hyperlink w:anchor="_Toc222927722" w:history="1">
        <w:r w:rsidR="00BD74E1" w:rsidRPr="008E3F0E">
          <w:rPr>
            <w:rStyle w:val="ad"/>
          </w:rPr>
          <w:t>2.1.2.13.2.</w:t>
        </w:r>
        <w:r w:rsidR="00BD74E1">
          <w:rPr>
            <w:rFonts w:asciiTheme="minorHAnsi" w:eastAsiaTheme="minorEastAsia" w:hAnsiTheme="minorHAnsi" w:cstheme="minorBidi"/>
            <w:sz w:val="22"/>
            <w:szCs w:val="22"/>
          </w:rPr>
          <w:tab/>
        </w:r>
        <w:r w:rsidR="00BD74E1" w:rsidRPr="008E3F0E">
          <w:rPr>
            <w:rStyle w:val="ad"/>
          </w:rPr>
          <w:t>Пример запроса по документу «Сведения о денежном обязательстве» EXP_SDO</w:t>
        </w:r>
        <w:r w:rsidR="00BD74E1">
          <w:rPr>
            <w:webHidden/>
          </w:rPr>
          <w:tab/>
        </w:r>
        <w:r w:rsidR="00BD74E1">
          <w:rPr>
            <w:webHidden/>
          </w:rPr>
          <w:fldChar w:fldCharType="begin"/>
        </w:r>
        <w:r w:rsidR="00BD74E1">
          <w:rPr>
            <w:webHidden/>
          </w:rPr>
          <w:instrText xml:space="preserve"> PAGEREF _Toc222927722 \h </w:instrText>
        </w:r>
        <w:r w:rsidR="00BD74E1">
          <w:rPr>
            <w:webHidden/>
          </w:rPr>
        </w:r>
        <w:r w:rsidR="00BD74E1">
          <w:rPr>
            <w:webHidden/>
          </w:rPr>
          <w:fldChar w:fldCharType="separate"/>
        </w:r>
        <w:r w:rsidR="00BD74E1">
          <w:rPr>
            <w:webHidden/>
          </w:rPr>
          <w:t>114</w:t>
        </w:r>
        <w:r w:rsidR="00BD74E1">
          <w:rPr>
            <w:webHidden/>
          </w:rPr>
          <w:fldChar w:fldCharType="end"/>
        </w:r>
      </w:hyperlink>
    </w:p>
    <w:p w14:paraId="5DB211C2" w14:textId="77777777" w:rsidR="00BD74E1" w:rsidRDefault="00B74B57">
      <w:pPr>
        <w:pStyle w:val="43"/>
        <w:rPr>
          <w:rFonts w:asciiTheme="minorHAnsi" w:eastAsiaTheme="minorEastAsia" w:hAnsiTheme="minorHAnsi" w:cstheme="minorBidi"/>
          <w:noProof/>
          <w:sz w:val="22"/>
          <w:szCs w:val="22"/>
        </w:rPr>
      </w:pPr>
      <w:hyperlink w:anchor="_Toc222927723" w:history="1">
        <w:r w:rsidR="00BD74E1" w:rsidRPr="008E3F0E">
          <w:rPr>
            <w:rStyle w:val="ad"/>
            <w:noProof/>
          </w:rPr>
          <w:t>2.1.2.14.</w:t>
        </w:r>
        <w:r w:rsidR="00BD74E1">
          <w:rPr>
            <w:rFonts w:asciiTheme="minorHAnsi" w:eastAsiaTheme="minorEastAsia" w:hAnsiTheme="minorHAnsi" w:cstheme="minorBidi"/>
            <w:noProof/>
            <w:sz w:val="22"/>
            <w:szCs w:val="22"/>
          </w:rPr>
          <w:tab/>
        </w:r>
        <w:r w:rsidR="00BD74E1" w:rsidRPr="008E3F0E">
          <w:rPr>
            <w:rStyle w:val="ad"/>
            <w:noProof/>
          </w:rPr>
          <w:t>«Расчетный документ» MSC_PAYM_ORDER_PBS</w:t>
        </w:r>
        <w:r w:rsidR="00BD74E1">
          <w:rPr>
            <w:noProof/>
            <w:webHidden/>
          </w:rPr>
          <w:tab/>
        </w:r>
        <w:r w:rsidR="00BD74E1">
          <w:rPr>
            <w:noProof/>
            <w:webHidden/>
          </w:rPr>
          <w:fldChar w:fldCharType="begin"/>
        </w:r>
        <w:r w:rsidR="00BD74E1">
          <w:rPr>
            <w:noProof/>
            <w:webHidden/>
          </w:rPr>
          <w:instrText xml:space="preserve"> PAGEREF _Toc222927723 \h </w:instrText>
        </w:r>
        <w:r w:rsidR="00BD74E1">
          <w:rPr>
            <w:noProof/>
            <w:webHidden/>
          </w:rPr>
        </w:r>
        <w:r w:rsidR="00BD74E1">
          <w:rPr>
            <w:noProof/>
            <w:webHidden/>
          </w:rPr>
          <w:fldChar w:fldCharType="separate"/>
        </w:r>
        <w:r w:rsidR="00BD74E1">
          <w:rPr>
            <w:noProof/>
            <w:webHidden/>
          </w:rPr>
          <w:t>116</w:t>
        </w:r>
        <w:r w:rsidR="00BD74E1">
          <w:rPr>
            <w:noProof/>
            <w:webHidden/>
          </w:rPr>
          <w:fldChar w:fldCharType="end"/>
        </w:r>
      </w:hyperlink>
    </w:p>
    <w:p w14:paraId="13601CC4" w14:textId="77777777" w:rsidR="00BD74E1" w:rsidRDefault="00B74B57">
      <w:pPr>
        <w:pStyle w:val="53"/>
        <w:rPr>
          <w:rFonts w:asciiTheme="minorHAnsi" w:eastAsiaTheme="minorEastAsia" w:hAnsiTheme="minorHAnsi" w:cstheme="minorBidi"/>
          <w:sz w:val="22"/>
          <w:szCs w:val="22"/>
        </w:rPr>
      </w:pPr>
      <w:hyperlink w:anchor="_Toc222927724" w:history="1">
        <w:r w:rsidR="00BD74E1" w:rsidRPr="008E3F0E">
          <w:rPr>
            <w:rStyle w:val="ad"/>
          </w:rPr>
          <w:t>2.1.2.14.1.</w:t>
        </w:r>
        <w:r w:rsidR="00BD74E1">
          <w:rPr>
            <w:rFonts w:asciiTheme="minorHAnsi" w:eastAsiaTheme="minorEastAsia" w:hAnsiTheme="minorHAnsi" w:cstheme="minorBidi"/>
            <w:sz w:val="22"/>
            <w:szCs w:val="22"/>
          </w:rPr>
          <w:tab/>
        </w:r>
        <w:r w:rsidR="00BD74E1" w:rsidRPr="008E3F0E">
          <w:rPr>
            <w:rStyle w:val="ad"/>
          </w:rPr>
          <w:t>Перечень параметров тела запроса (Document) по документу «Расчетный документ» MSC_PAYM_ORDER_PBS</w:t>
        </w:r>
        <w:r w:rsidR="00BD74E1">
          <w:rPr>
            <w:webHidden/>
          </w:rPr>
          <w:tab/>
        </w:r>
        <w:r w:rsidR="00BD74E1">
          <w:rPr>
            <w:webHidden/>
          </w:rPr>
          <w:fldChar w:fldCharType="begin"/>
        </w:r>
        <w:r w:rsidR="00BD74E1">
          <w:rPr>
            <w:webHidden/>
          </w:rPr>
          <w:instrText xml:space="preserve"> PAGEREF _Toc222927724 \h </w:instrText>
        </w:r>
        <w:r w:rsidR="00BD74E1">
          <w:rPr>
            <w:webHidden/>
          </w:rPr>
        </w:r>
        <w:r w:rsidR="00BD74E1">
          <w:rPr>
            <w:webHidden/>
          </w:rPr>
          <w:fldChar w:fldCharType="separate"/>
        </w:r>
        <w:r w:rsidR="00BD74E1">
          <w:rPr>
            <w:webHidden/>
          </w:rPr>
          <w:t>116</w:t>
        </w:r>
        <w:r w:rsidR="00BD74E1">
          <w:rPr>
            <w:webHidden/>
          </w:rPr>
          <w:fldChar w:fldCharType="end"/>
        </w:r>
      </w:hyperlink>
    </w:p>
    <w:p w14:paraId="693C4425" w14:textId="77777777" w:rsidR="00BD74E1" w:rsidRDefault="00B74B57">
      <w:pPr>
        <w:pStyle w:val="53"/>
        <w:rPr>
          <w:rFonts w:asciiTheme="minorHAnsi" w:eastAsiaTheme="minorEastAsia" w:hAnsiTheme="minorHAnsi" w:cstheme="minorBidi"/>
          <w:sz w:val="22"/>
          <w:szCs w:val="22"/>
        </w:rPr>
      </w:pPr>
      <w:hyperlink w:anchor="_Toc222927725" w:history="1">
        <w:r w:rsidR="00BD74E1" w:rsidRPr="008E3F0E">
          <w:rPr>
            <w:rStyle w:val="ad"/>
          </w:rPr>
          <w:t>2.1.2.14.2.</w:t>
        </w:r>
        <w:r w:rsidR="00BD74E1">
          <w:rPr>
            <w:rFonts w:asciiTheme="minorHAnsi" w:eastAsiaTheme="minorEastAsia" w:hAnsiTheme="minorHAnsi" w:cstheme="minorBidi"/>
            <w:sz w:val="22"/>
            <w:szCs w:val="22"/>
          </w:rPr>
          <w:tab/>
        </w:r>
        <w:r w:rsidR="00BD74E1" w:rsidRPr="008E3F0E">
          <w:rPr>
            <w:rStyle w:val="ad"/>
          </w:rPr>
          <w:t>Пример запроса по документу «Расчетный документ» MSC_PAYM_ORDER_PBS</w:t>
        </w:r>
        <w:r w:rsidR="00BD74E1">
          <w:rPr>
            <w:webHidden/>
          </w:rPr>
          <w:tab/>
        </w:r>
        <w:r w:rsidR="00BD74E1">
          <w:rPr>
            <w:webHidden/>
          </w:rPr>
          <w:fldChar w:fldCharType="begin"/>
        </w:r>
        <w:r w:rsidR="00BD74E1">
          <w:rPr>
            <w:webHidden/>
          </w:rPr>
          <w:instrText xml:space="preserve"> PAGEREF _Toc222927725 \h </w:instrText>
        </w:r>
        <w:r w:rsidR="00BD74E1">
          <w:rPr>
            <w:webHidden/>
          </w:rPr>
        </w:r>
        <w:r w:rsidR="00BD74E1">
          <w:rPr>
            <w:webHidden/>
          </w:rPr>
          <w:fldChar w:fldCharType="separate"/>
        </w:r>
        <w:r w:rsidR="00BD74E1">
          <w:rPr>
            <w:webHidden/>
          </w:rPr>
          <w:t>126</w:t>
        </w:r>
        <w:r w:rsidR="00BD74E1">
          <w:rPr>
            <w:webHidden/>
          </w:rPr>
          <w:fldChar w:fldCharType="end"/>
        </w:r>
      </w:hyperlink>
    </w:p>
    <w:p w14:paraId="480F4171" w14:textId="77777777" w:rsidR="00BD74E1" w:rsidRDefault="00B74B57">
      <w:pPr>
        <w:pStyle w:val="43"/>
        <w:rPr>
          <w:rFonts w:asciiTheme="minorHAnsi" w:eastAsiaTheme="minorEastAsia" w:hAnsiTheme="minorHAnsi" w:cstheme="minorBidi"/>
          <w:noProof/>
          <w:sz w:val="22"/>
          <w:szCs w:val="22"/>
        </w:rPr>
      </w:pPr>
      <w:hyperlink w:anchor="_Toc222927726" w:history="1">
        <w:r w:rsidR="00BD74E1" w:rsidRPr="008E3F0E">
          <w:rPr>
            <w:rStyle w:val="ad"/>
            <w:noProof/>
          </w:rPr>
          <w:t>2.1.2.15.</w:t>
        </w:r>
        <w:r w:rsidR="00BD74E1">
          <w:rPr>
            <w:rFonts w:asciiTheme="minorHAnsi" w:eastAsiaTheme="minorEastAsia" w:hAnsiTheme="minorHAnsi" w:cstheme="minorBidi"/>
            <w:noProof/>
            <w:sz w:val="22"/>
            <w:szCs w:val="22"/>
          </w:rPr>
          <w:tab/>
        </w:r>
        <w:r w:rsidR="00BD74E1" w:rsidRPr="008E3F0E">
          <w:rPr>
            <w:rStyle w:val="ad"/>
            <w:noProof/>
          </w:rPr>
          <w:t>«Расчетный документ по платежам в иностранной валюте» PUDS_VAL</w:t>
        </w:r>
        <w:r w:rsidR="00BD74E1">
          <w:rPr>
            <w:noProof/>
            <w:webHidden/>
          </w:rPr>
          <w:tab/>
        </w:r>
        <w:r w:rsidR="00BD74E1">
          <w:rPr>
            <w:noProof/>
            <w:webHidden/>
          </w:rPr>
          <w:fldChar w:fldCharType="begin"/>
        </w:r>
        <w:r w:rsidR="00BD74E1">
          <w:rPr>
            <w:noProof/>
            <w:webHidden/>
          </w:rPr>
          <w:instrText xml:space="preserve"> PAGEREF _Toc222927726 \h </w:instrText>
        </w:r>
        <w:r w:rsidR="00BD74E1">
          <w:rPr>
            <w:noProof/>
            <w:webHidden/>
          </w:rPr>
        </w:r>
        <w:r w:rsidR="00BD74E1">
          <w:rPr>
            <w:noProof/>
            <w:webHidden/>
          </w:rPr>
          <w:fldChar w:fldCharType="separate"/>
        </w:r>
        <w:r w:rsidR="00BD74E1">
          <w:rPr>
            <w:noProof/>
            <w:webHidden/>
          </w:rPr>
          <w:t>128</w:t>
        </w:r>
        <w:r w:rsidR="00BD74E1">
          <w:rPr>
            <w:noProof/>
            <w:webHidden/>
          </w:rPr>
          <w:fldChar w:fldCharType="end"/>
        </w:r>
      </w:hyperlink>
    </w:p>
    <w:p w14:paraId="0C4E6B83" w14:textId="77777777" w:rsidR="00BD74E1" w:rsidRDefault="00B74B57">
      <w:pPr>
        <w:pStyle w:val="53"/>
        <w:rPr>
          <w:rFonts w:asciiTheme="minorHAnsi" w:eastAsiaTheme="minorEastAsia" w:hAnsiTheme="minorHAnsi" w:cstheme="minorBidi"/>
          <w:sz w:val="22"/>
          <w:szCs w:val="22"/>
        </w:rPr>
      </w:pPr>
      <w:hyperlink w:anchor="_Toc222927727" w:history="1">
        <w:r w:rsidR="00BD74E1" w:rsidRPr="008E3F0E">
          <w:rPr>
            <w:rStyle w:val="ad"/>
          </w:rPr>
          <w:t>2.1.2.15.1.</w:t>
        </w:r>
        <w:r w:rsidR="00BD74E1">
          <w:rPr>
            <w:rFonts w:asciiTheme="minorHAnsi" w:eastAsiaTheme="minorEastAsia" w:hAnsiTheme="minorHAnsi" w:cstheme="minorBidi"/>
            <w:sz w:val="22"/>
            <w:szCs w:val="22"/>
          </w:rPr>
          <w:tab/>
        </w:r>
        <w:r w:rsidR="00BD74E1" w:rsidRPr="008E3F0E">
          <w:rPr>
            <w:rStyle w:val="ad"/>
          </w:rPr>
          <w:t>Перечень параметров тела запроса (Document) по документу «Расчетный документ по платежам в иностранной валюте» PUDS_VAL</w:t>
        </w:r>
        <w:r w:rsidR="00BD74E1">
          <w:rPr>
            <w:webHidden/>
          </w:rPr>
          <w:tab/>
        </w:r>
        <w:r w:rsidR="00BD74E1">
          <w:rPr>
            <w:webHidden/>
          </w:rPr>
          <w:fldChar w:fldCharType="begin"/>
        </w:r>
        <w:r w:rsidR="00BD74E1">
          <w:rPr>
            <w:webHidden/>
          </w:rPr>
          <w:instrText xml:space="preserve"> PAGEREF _Toc222927727 \h </w:instrText>
        </w:r>
        <w:r w:rsidR="00BD74E1">
          <w:rPr>
            <w:webHidden/>
          </w:rPr>
        </w:r>
        <w:r w:rsidR="00BD74E1">
          <w:rPr>
            <w:webHidden/>
          </w:rPr>
          <w:fldChar w:fldCharType="separate"/>
        </w:r>
        <w:r w:rsidR="00BD74E1">
          <w:rPr>
            <w:webHidden/>
          </w:rPr>
          <w:t>128</w:t>
        </w:r>
        <w:r w:rsidR="00BD74E1">
          <w:rPr>
            <w:webHidden/>
          </w:rPr>
          <w:fldChar w:fldCharType="end"/>
        </w:r>
      </w:hyperlink>
    </w:p>
    <w:p w14:paraId="377F43CD" w14:textId="77777777" w:rsidR="00BD74E1" w:rsidRDefault="00B74B57">
      <w:pPr>
        <w:pStyle w:val="53"/>
        <w:rPr>
          <w:rFonts w:asciiTheme="minorHAnsi" w:eastAsiaTheme="minorEastAsia" w:hAnsiTheme="minorHAnsi" w:cstheme="minorBidi"/>
          <w:sz w:val="22"/>
          <w:szCs w:val="22"/>
        </w:rPr>
      </w:pPr>
      <w:hyperlink w:anchor="_Toc222927728" w:history="1">
        <w:r w:rsidR="00BD74E1" w:rsidRPr="008E3F0E">
          <w:rPr>
            <w:rStyle w:val="ad"/>
          </w:rPr>
          <w:t>2.1.2.15.2.</w:t>
        </w:r>
        <w:r w:rsidR="00BD74E1">
          <w:rPr>
            <w:rFonts w:asciiTheme="minorHAnsi" w:eastAsiaTheme="minorEastAsia" w:hAnsiTheme="minorHAnsi" w:cstheme="minorBidi"/>
            <w:sz w:val="22"/>
            <w:szCs w:val="22"/>
          </w:rPr>
          <w:tab/>
        </w:r>
        <w:r w:rsidR="00BD74E1" w:rsidRPr="008E3F0E">
          <w:rPr>
            <w:rStyle w:val="ad"/>
          </w:rPr>
          <w:t>Пример запроса по документу «Расчетный документ по платежам в иностранной валюте ой» PUDS_VAL</w:t>
        </w:r>
        <w:r w:rsidR="00BD74E1">
          <w:rPr>
            <w:webHidden/>
          </w:rPr>
          <w:tab/>
        </w:r>
        <w:r w:rsidR="00BD74E1">
          <w:rPr>
            <w:webHidden/>
          </w:rPr>
          <w:fldChar w:fldCharType="begin"/>
        </w:r>
        <w:r w:rsidR="00BD74E1">
          <w:rPr>
            <w:webHidden/>
          </w:rPr>
          <w:instrText xml:space="preserve"> PAGEREF _Toc222927728 \h </w:instrText>
        </w:r>
        <w:r w:rsidR="00BD74E1">
          <w:rPr>
            <w:webHidden/>
          </w:rPr>
        </w:r>
        <w:r w:rsidR="00BD74E1">
          <w:rPr>
            <w:webHidden/>
          </w:rPr>
          <w:fldChar w:fldCharType="separate"/>
        </w:r>
        <w:r w:rsidR="00BD74E1">
          <w:rPr>
            <w:webHidden/>
          </w:rPr>
          <w:t>130</w:t>
        </w:r>
        <w:r w:rsidR="00BD74E1">
          <w:rPr>
            <w:webHidden/>
          </w:rPr>
          <w:fldChar w:fldCharType="end"/>
        </w:r>
      </w:hyperlink>
    </w:p>
    <w:p w14:paraId="2858E6B1" w14:textId="77777777" w:rsidR="00BD74E1" w:rsidRDefault="00B74B57">
      <w:pPr>
        <w:pStyle w:val="43"/>
        <w:rPr>
          <w:rFonts w:asciiTheme="minorHAnsi" w:eastAsiaTheme="minorEastAsia" w:hAnsiTheme="minorHAnsi" w:cstheme="minorBidi"/>
          <w:noProof/>
          <w:sz w:val="22"/>
          <w:szCs w:val="22"/>
        </w:rPr>
      </w:pPr>
      <w:hyperlink w:anchor="_Toc222927729" w:history="1">
        <w:r w:rsidR="00BD74E1" w:rsidRPr="008E3F0E">
          <w:rPr>
            <w:rStyle w:val="ad"/>
            <w:noProof/>
          </w:rPr>
          <w:t>2.1.2.16.</w:t>
        </w:r>
        <w:r w:rsidR="00BD74E1">
          <w:rPr>
            <w:rFonts w:asciiTheme="minorHAnsi" w:eastAsiaTheme="minorEastAsia" w:hAnsiTheme="minorHAnsi" w:cstheme="minorBidi"/>
            <w:noProof/>
            <w:sz w:val="22"/>
            <w:szCs w:val="22"/>
          </w:rPr>
          <w:tab/>
        </w:r>
        <w:r w:rsidR="00BD74E1" w:rsidRPr="008E3F0E">
          <w:rPr>
            <w:rStyle w:val="ad"/>
            <w:noProof/>
          </w:rPr>
          <w:t>«Заявление на проведение операций с иностранной валютой» MSC_AppForeignCurr</w:t>
        </w:r>
        <w:r w:rsidR="00BD74E1">
          <w:rPr>
            <w:noProof/>
            <w:webHidden/>
          </w:rPr>
          <w:tab/>
        </w:r>
        <w:r w:rsidR="00BD74E1">
          <w:rPr>
            <w:noProof/>
            <w:webHidden/>
          </w:rPr>
          <w:fldChar w:fldCharType="begin"/>
        </w:r>
        <w:r w:rsidR="00BD74E1">
          <w:rPr>
            <w:noProof/>
            <w:webHidden/>
          </w:rPr>
          <w:instrText xml:space="preserve"> PAGEREF _Toc222927729 \h </w:instrText>
        </w:r>
        <w:r w:rsidR="00BD74E1">
          <w:rPr>
            <w:noProof/>
            <w:webHidden/>
          </w:rPr>
        </w:r>
        <w:r w:rsidR="00BD74E1">
          <w:rPr>
            <w:noProof/>
            <w:webHidden/>
          </w:rPr>
          <w:fldChar w:fldCharType="separate"/>
        </w:r>
        <w:r w:rsidR="00BD74E1">
          <w:rPr>
            <w:noProof/>
            <w:webHidden/>
          </w:rPr>
          <w:t>131</w:t>
        </w:r>
        <w:r w:rsidR="00BD74E1">
          <w:rPr>
            <w:noProof/>
            <w:webHidden/>
          </w:rPr>
          <w:fldChar w:fldCharType="end"/>
        </w:r>
      </w:hyperlink>
    </w:p>
    <w:p w14:paraId="7596D842" w14:textId="77777777" w:rsidR="00BD74E1" w:rsidRDefault="00B74B57">
      <w:pPr>
        <w:pStyle w:val="53"/>
        <w:rPr>
          <w:rFonts w:asciiTheme="minorHAnsi" w:eastAsiaTheme="minorEastAsia" w:hAnsiTheme="minorHAnsi" w:cstheme="minorBidi"/>
          <w:sz w:val="22"/>
          <w:szCs w:val="22"/>
        </w:rPr>
      </w:pPr>
      <w:hyperlink w:anchor="_Toc222927730" w:history="1">
        <w:r w:rsidR="00BD74E1" w:rsidRPr="008E3F0E">
          <w:rPr>
            <w:rStyle w:val="ad"/>
          </w:rPr>
          <w:t>2.1.2.16.1.</w:t>
        </w:r>
        <w:r w:rsidR="00BD74E1">
          <w:rPr>
            <w:rFonts w:asciiTheme="minorHAnsi" w:eastAsiaTheme="minorEastAsia" w:hAnsiTheme="minorHAnsi" w:cstheme="minorBidi"/>
            <w:sz w:val="22"/>
            <w:szCs w:val="22"/>
          </w:rPr>
          <w:tab/>
        </w:r>
        <w:r w:rsidR="00BD74E1" w:rsidRPr="008E3F0E">
          <w:rPr>
            <w:rStyle w:val="ad"/>
          </w:rPr>
          <w:t>Перечень параметров тела запроса (Document) по документу «Заявление на проведение операций с иностранной валютой» MSC_AppForeignCurr</w:t>
        </w:r>
        <w:r w:rsidR="00BD74E1">
          <w:rPr>
            <w:webHidden/>
          </w:rPr>
          <w:tab/>
        </w:r>
        <w:r w:rsidR="00BD74E1">
          <w:rPr>
            <w:webHidden/>
          </w:rPr>
          <w:fldChar w:fldCharType="begin"/>
        </w:r>
        <w:r w:rsidR="00BD74E1">
          <w:rPr>
            <w:webHidden/>
          </w:rPr>
          <w:instrText xml:space="preserve"> PAGEREF _Toc222927730 \h </w:instrText>
        </w:r>
        <w:r w:rsidR="00BD74E1">
          <w:rPr>
            <w:webHidden/>
          </w:rPr>
        </w:r>
        <w:r w:rsidR="00BD74E1">
          <w:rPr>
            <w:webHidden/>
          </w:rPr>
          <w:fldChar w:fldCharType="separate"/>
        </w:r>
        <w:r w:rsidR="00BD74E1">
          <w:rPr>
            <w:webHidden/>
          </w:rPr>
          <w:t>131</w:t>
        </w:r>
        <w:r w:rsidR="00BD74E1">
          <w:rPr>
            <w:webHidden/>
          </w:rPr>
          <w:fldChar w:fldCharType="end"/>
        </w:r>
      </w:hyperlink>
    </w:p>
    <w:p w14:paraId="36F35284" w14:textId="77777777" w:rsidR="00BD74E1" w:rsidRDefault="00B74B57">
      <w:pPr>
        <w:pStyle w:val="53"/>
        <w:rPr>
          <w:rFonts w:asciiTheme="minorHAnsi" w:eastAsiaTheme="minorEastAsia" w:hAnsiTheme="minorHAnsi" w:cstheme="minorBidi"/>
          <w:sz w:val="22"/>
          <w:szCs w:val="22"/>
        </w:rPr>
      </w:pPr>
      <w:hyperlink w:anchor="_Toc222927731" w:history="1">
        <w:r w:rsidR="00BD74E1" w:rsidRPr="008E3F0E">
          <w:rPr>
            <w:rStyle w:val="ad"/>
          </w:rPr>
          <w:t>2.1.2.16.2.</w:t>
        </w:r>
        <w:r w:rsidR="00BD74E1">
          <w:rPr>
            <w:rFonts w:asciiTheme="minorHAnsi" w:eastAsiaTheme="minorEastAsia" w:hAnsiTheme="minorHAnsi" w:cstheme="minorBidi"/>
            <w:sz w:val="22"/>
            <w:szCs w:val="22"/>
          </w:rPr>
          <w:tab/>
        </w:r>
        <w:r w:rsidR="00BD74E1" w:rsidRPr="008E3F0E">
          <w:rPr>
            <w:rStyle w:val="ad"/>
          </w:rPr>
          <w:t>Пример запроса по документу «Заявление на проведение операций с иностранной валютой» MSC_AppForeignCurr</w:t>
        </w:r>
        <w:r w:rsidR="00BD74E1">
          <w:rPr>
            <w:webHidden/>
          </w:rPr>
          <w:tab/>
        </w:r>
        <w:r w:rsidR="00BD74E1">
          <w:rPr>
            <w:webHidden/>
          </w:rPr>
          <w:fldChar w:fldCharType="begin"/>
        </w:r>
        <w:r w:rsidR="00BD74E1">
          <w:rPr>
            <w:webHidden/>
          </w:rPr>
          <w:instrText xml:space="preserve"> PAGEREF _Toc222927731 \h </w:instrText>
        </w:r>
        <w:r w:rsidR="00BD74E1">
          <w:rPr>
            <w:webHidden/>
          </w:rPr>
        </w:r>
        <w:r w:rsidR="00BD74E1">
          <w:rPr>
            <w:webHidden/>
          </w:rPr>
          <w:fldChar w:fldCharType="separate"/>
        </w:r>
        <w:r w:rsidR="00BD74E1">
          <w:rPr>
            <w:webHidden/>
          </w:rPr>
          <w:t>135</w:t>
        </w:r>
        <w:r w:rsidR="00BD74E1">
          <w:rPr>
            <w:webHidden/>
          </w:rPr>
          <w:fldChar w:fldCharType="end"/>
        </w:r>
      </w:hyperlink>
    </w:p>
    <w:p w14:paraId="2FB15338" w14:textId="77777777" w:rsidR="00BD74E1" w:rsidRDefault="00B74B57">
      <w:pPr>
        <w:pStyle w:val="43"/>
        <w:rPr>
          <w:rFonts w:asciiTheme="minorHAnsi" w:eastAsiaTheme="minorEastAsia" w:hAnsiTheme="minorHAnsi" w:cstheme="minorBidi"/>
          <w:noProof/>
          <w:sz w:val="22"/>
          <w:szCs w:val="22"/>
        </w:rPr>
      </w:pPr>
      <w:hyperlink w:anchor="_Toc222927732" w:history="1">
        <w:r w:rsidR="00BD74E1" w:rsidRPr="008E3F0E">
          <w:rPr>
            <w:rStyle w:val="ad"/>
            <w:noProof/>
          </w:rPr>
          <w:t>2.1.2.17.</w:t>
        </w:r>
        <w:r w:rsidR="00BD74E1">
          <w:rPr>
            <w:rFonts w:asciiTheme="minorHAnsi" w:eastAsiaTheme="minorEastAsia" w:hAnsiTheme="minorHAnsi" w:cstheme="minorBidi"/>
            <w:noProof/>
            <w:sz w:val="22"/>
            <w:szCs w:val="22"/>
          </w:rPr>
          <w:tab/>
        </w:r>
        <w:r w:rsidR="00BD74E1" w:rsidRPr="008E3F0E">
          <w:rPr>
            <w:rStyle w:val="ad"/>
            <w:noProof/>
          </w:rPr>
          <w:t>«Извещение о поступлении в иностранной валюте» MSC_NoticeRecForCurr</w:t>
        </w:r>
        <w:r w:rsidR="00BD74E1">
          <w:rPr>
            <w:noProof/>
            <w:webHidden/>
          </w:rPr>
          <w:tab/>
        </w:r>
        <w:r w:rsidR="00BD74E1">
          <w:rPr>
            <w:noProof/>
            <w:webHidden/>
          </w:rPr>
          <w:fldChar w:fldCharType="begin"/>
        </w:r>
        <w:r w:rsidR="00BD74E1">
          <w:rPr>
            <w:noProof/>
            <w:webHidden/>
          </w:rPr>
          <w:instrText xml:space="preserve"> PAGEREF _Toc222927732 \h </w:instrText>
        </w:r>
        <w:r w:rsidR="00BD74E1">
          <w:rPr>
            <w:noProof/>
            <w:webHidden/>
          </w:rPr>
        </w:r>
        <w:r w:rsidR="00BD74E1">
          <w:rPr>
            <w:noProof/>
            <w:webHidden/>
          </w:rPr>
          <w:fldChar w:fldCharType="separate"/>
        </w:r>
        <w:r w:rsidR="00BD74E1">
          <w:rPr>
            <w:noProof/>
            <w:webHidden/>
          </w:rPr>
          <w:t>137</w:t>
        </w:r>
        <w:r w:rsidR="00BD74E1">
          <w:rPr>
            <w:noProof/>
            <w:webHidden/>
          </w:rPr>
          <w:fldChar w:fldCharType="end"/>
        </w:r>
      </w:hyperlink>
    </w:p>
    <w:p w14:paraId="40D246D6" w14:textId="77777777" w:rsidR="00BD74E1" w:rsidRDefault="00B74B57">
      <w:pPr>
        <w:pStyle w:val="53"/>
        <w:rPr>
          <w:rFonts w:asciiTheme="minorHAnsi" w:eastAsiaTheme="minorEastAsia" w:hAnsiTheme="minorHAnsi" w:cstheme="minorBidi"/>
          <w:sz w:val="22"/>
          <w:szCs w:val="22"/>
        </w:rPr>
      </w:pPr>
      <w:hyperlink w:anchor="_Toc222927733" w:history="1">
        <w:r w:rsidR="00BD74E1" w:rsidRPr="008E3F0E">
          <w:rPr>
            <w:rStyle w:val="ad"/>
          </w:rPr>
          <w:t>2.1.2.17.1.</w:t>
        </w:r>
        <w:r w:rsidR="00BD74E1">
          <w:rPr>
            <w:rFonts w:asciiTheme="minorHAnsi" w:eastAsiaTheme="minorEastAsia" w:hAnsiTheme="minorHAnsi" w:cstheme="minorBidi"/>
            <w:sz w:val="22"/>
            <w:szCs w:val="22"/>
          </w:rPr>
          <w:tab/>
        </w:r>
        <w:r w:rsidR="00BD74E1" w:rsidRPr="008E3F0E">
          <w:rPr>
            <w:rStyle w:val="ad"/>
          </w:rPr>
          <w:t>Перечень параметров тела запроса (Document) по документу «Извещение о поступлении в иностранной валюте» MSC_NoticeRecForCurr</w:t>
        </w:r>
        <w:r w:rsidR="00BD74E1">
          <w:rPr>
            <w:webHidden/>
          </w:rPr>
          <w:tab/>
        </w:r>
        <w:r w:rsidR="00BD74E1">
          <w:rPr>
            <w:webHidden/>
          </w:rPr>
          <w:fldChar w:fldCharType="begin"/>
        </w:r>
        <w:r w:rsidR="00BD74E1">
          <w:rPr>
            <w:webHidden/>
          </w:rPr>
          <w:instrText xml:space="preserve"> PAGEREF _Toc222927733 \h </w:instrText>
        </w:r>
        <w:r w:rsidR="00BD74E1">
          <w:rPr>
            <w:webHidden/>
          </w:rPr>
        </w:r>
        <w:r w:rsidR="00BD74E1">
          <w:rPr>
            <w:webHidden/>
          </w:rPr>
          <w:fldChar w:fldCharType="separate"/>
        </w:r>
        <w:r w:rsidR="00BD74E1">
          <w:rPr>
            <w:webHidden/>
          </w:rPr>
          <w:t>137</w:t>
        </w:r>
        <w:r w:rsidR="00BD74E1">
          <w:rPr>
            <w:webHidden/>
          </w:rPr>
          <w:fldChar w:fldCharType="end"/>
        </w:r>
      </w:hyperlink>
    </w:p>
    <w:p w14:paraId="5DF4621F" w14:textId="77777777" w:rsidR="00BD74E1" w:rsidRDefault="00B74B57">
      <w:pPr>
        <w:pStyle w:val="53"/>
        <w:rPr>
          <w:rFonts w:asciiTheme="minorHAnsi" w:eastAsiaTheme="minorEastAsia" w:hAnsiTheme="minorHAnsi" w:cstheme="minorBidi"/>
          <w:sz w:val="22"/>
          <w:szCs w:val="22"/>
        </w:rPr>
      </w:pPr>
      <w:hyperlink w:anchor="_Toc222927734" w:history="1">
        <w:r w:rsidR="00BD74E1" w:rsidRPr="008E3F0E">
          <w:rPr>
            <w:rStyle w:val="ad"/>
          </w:rPr>
          <w:t>2.1.2.17.2.</w:t>
        </w:r>
        <w:r w:rsidR="00BD74E1">
          <w:rPr>
            <w:rFonts w:asciiTheme="minorHAnsi" w:eastAsiaTheme="minorEastAsia" w:hAnsiTheme="minorHAnsi" w:cstheme="minorBidi"/>
            <w:sz w:val="22"/>
            <w:szCs w:val="22"/>
          </w:rPr>
          <w:tab/>
        </w:r>
        <w:r w:rsidR="00BD74E1" w:rsidRPr="008E3F0E">
          <w:rPr>
            <w:rStyle w:val="ad"/>
          </w:rPr>
          <w:t>Пример запроса по документу «Извещение о поступлении в иностраннйо валюте» MSC_NoticeRecForCurr</w:t>
        </w:r>
        <w:r w:rsidR="00BD74E1">
          <w:rPr>
            <w:webHidden/>
          </w:rPr>
          <w:tab/>
        </w:r>
        <w:r w:rsidR="00BD74E1">
          <w:rPr>
            <w:webHidden/>
          </w:rPr>
          <w:fldChar w:fldCharType="begin"/>
        </w:r>
        <w:r w:rsidR="00BD74E1">
          <w:rPr>
            <w:webHidden/>
          </w:rPr>
          <w:instrText xml:space="preserve"> PAGEREF _Toc222927734 \h </w:instrText>
        </w:r>
        <w:r w:rsidR="00BD74E1">
          <w:rPr>
            <w:webHidden/>
          </w:rPr>
        </w:r>
        <w:r w:rsidR="00BD74E1">
          <w:rPr>
            <w:webHidden/>
          </w:rPr>
          <w:fldChar w:fldCharType="separate"/>
        </w:r>
        <w:r w:rsidR="00BD74E1">
          <w:rPr>
            <w:webHidden/>
          </w:rPr>
          <w:t>141</w:t>
        </w:r>
        <w:r w:rsidR="00BD74E1">
          <w:rPr>
            <w:webHidden/>
          </w:rPr>
          <w:fldChar w:fldCharType="end"/>
        </w:r>
      </w:hyperlink>
    </w:p>
    <w:p w14:paraId="03652C10" w14:textId="77777777" w:rsidR="00BD74E1" w:rsidRDefault="00B74B57">
      <w:pPr>
        <w:pStyle w:val="43"/>
        <w:rPr>
          <w:rFonts w:asciiTheme="minorHAnsi" w:eastAsiaTheme="minorEastAsia" w:hAnsiTheme="minorHAnsi" w:cstheme="minorBidi"/>
          <w:noProof/>
          <w:sz w:val="22"/>
          <w:szCs w:val="22"/>
        </w:rPr>
      </w:pPr>
      <w:hyperlink w:anchor="_Toc222927735" w:history="1">
        <w:r w:rsidR="00BD74E1" w:rsidRPr="008E3F0E">
          <w:rPr>
            <w:rStyle w:val="ad"/>
            <w:noProof/>
          </w:rPr>
          <w:t>2.1.2.18.</w:t>
        </w:r>
        <w:r w:rsidR="00BD74E1">
          <w:rPr>
            <w:rFonts w:asciiTheme="minorHAnsi" w:eastAsiaTheme="minorEastAsia" w:hAnsiTheme="minorHAnsi" w:cstheme="minorBidi"/>
            <w:noProof/>
            <w:sz w:val="22"/>
            <w:szCs w:val="22"/>
          </w:rPr>
          <w:tab/>
        </w:r>
        <w:r w:rsidR="00BD74E1" w:rsidRPr="008E3F0E">
          <w:rPr>
            <w:rStyle w:val="ad"/>
            <w:noProof/>
          </w:rPr>
          <w:t>«Бухгалтерская справка» (ф. 0504833) VLS_REPORT_DO</w:t>
        </w:r>
        <w:r w:rsidR="00BD74E1">
          <w:rPr>
            <w:noProof/>
            <w:webHidden/>
          </w:rPr>
          <w:tab/>
        </w:r>
        <w:r w:rsidR="00BD74E1">
          <w:rPr>
            <w:noProof/>
            <w:webHidden/>
          </w:rPr>
          <w:fldChar w:fldCharType="begin"/>
        </w:r>
        <w:r w:rsidR="00BD74E1">
          <w:rPr>
            <w:noProof/>
            <w:webHidden/>
          </w:rPr>
          <w:instrText xml:space="preserve"> PAGEREF _Toc222927735 \h </w:instrText>
        </w:r>
        <w:r w:rsidR="00BD74E1">
          <w:rPr>
            <w:noProof/>
            <w:webHidden/>
          </w:rPr>
        </w:r>
        <w:r w:rsidR="00BD74E1">
          <w:rPr>
            <w:noProof/>
            <w:webHidden/>
          </w:rPr>
          <w:fldChar w:fldCharType="separate"/>
        </w:r>
        <w:r w:rsidR="00BD74E1">
          <w:rPr>
            <w:noProof/>
            <w:webHidden/>
          </w:rPr>
          <w:t>142</w:t>
        </w:r>
        <w:r w:rsidR="00BD74E1">
          <w:rPr>
            <w:noProof/>
            <w:webHidden/>
          </w:rPr>
          <w:fldChar w:fldCharType="end"/>
        </w:r>
      </w:hyperlink>
    </w:p>
    <w:p w14:paraId="5B580B65" w14:textId="77777777" w:rsidR="00BD74E1" w:rsidRDefault="00B74B57">
      <w:pPr>
        <w:pStyle w:val="43"/>
        <w:rPr>
          <w:rFonts w:asciiTheme="minorHAnsi" w:eastAsiaTheme="minorEastAsia" w:hAnsiTheme="minorHAnsi" w:cstheme="minorBidi"/>
          <w:noProof/>
          <w:sz w:val="22"/>
          <w:szCs w:val="22"/>
        </w:rPr>
      </w:pPr>
      <w:hyperlink w:anchor="_Toc222927736" w:history="1">
        <w:r w:rsidR="00BD74E1" w:rsidRPr="008E3F0E">
          <w:rPr>
            <w:rStyle w:val="ad"/>
            <w:noProof/>
          </w:rPr>
          <w:t>2.1.2.19.</w:t>
        </w:r>
        <w:r w:rsidR="00BD74E1">
          <w:rPr>
            <w:rFonts w:asciiTheme="minorHAnsi" w:eastAsiaTheme="minorEastAsia" w:hAnsiTheme="minorHAnsi" w:cstheme="minorBidi"/>
            <w:noProof/>
            <w:sz w:val="22"/>
            <w:szCs w:val="22"/>
          </w:rPr>
          <w:tab/>
        </w:r>
        <w:r w:rsidR="00BD74E1" w:rsidRPr="008E3F0E">
          <w:rPr>
            <w:rStyle w:val="ad"/>
            <w:noProof/>
          </w:rPr>
          <w:t>«Бухгалтерская справка» (ф. 0504833) ARP_FAH_0504833</w:t>
        </w:r>
        <w:r w:rsidR="00BD74E1">
          <w:rPr>
            <w:noProof/>
            <w:webHidden/>
          </w:rPr>
          <w:tab/>
        </w:r>
        <w:r w:rsidR="00BD74E1">
          <w:rPr>
            <w:noProof/>
            <w:webHidden/>
          </w:rPr>
          <w:fldChar w:fldCharType="begin"/>
        </w:r>
        <w:r w:rsidR="00BD74E1">
          <w:rPr>
            <w:noProof/>
            <w:webHidden/>
          </w:rPr>
          <w:instrText xml:space="preserve"> PAGEREF _Toc222927736 \h </w:instrText>
        </w:r>
        <w:r w:rsidR="00BD74E1">
          <w:rPr>
            <w:noProof/>
            <w:webHidden/>
          </w:rPr>
        </w:r>
        <w:r w:rsidR="00BD74E1">
          <w:rPr>
            <w:noProof/>
            <w:webHidden/>
          </w:rPr>
          <w:fldChar w:fldCharType="separate"/>
        </w:r>
        <w:r w:rsidR="00BD74E1">
          <w:rPr>
            <w:noProof/>
            <w:webHidden/>
          </w:rPr>
          <w:t>142</w:t>
        </w:r>
        <w:r w:rsidR="00BD74E1">
          <w:rPr>
            <w:noProof/>
            <w:webHidden/>
          </w:rPr>
          <w:fldChar w:fldCharType="end"/>
        </w:r>
      </w:hyperlink>
    </w:p>
    <w:p w14:paraId="5BBA1AA0" w14:textId="77777777" w:rsidR="00BD74E1" w:rsidRDefault="00B74B57">
      <w:pPr>
        <w:pStyle w:val="43"/>
        <w:rPr>
          <w:rFonts w:asciiTheme="minorHAnsi" w:eastAsiaTheme="minorEastAsia" w:hAnsiTheme="minorHAnsi" w:cstheme="minorBidi"/>
          <w:noProof/>
          <w:sz w:val="22"/>
          <w:szCs w:val="22"/>
        </w:rPr>
      </w:pPr>
      <w:hyperlink w:anchor="_Toc222927737" w:history="1">
        <w:r w:rsidR="00BD74E1" w:rsidRPr="008E3F0E">
          <w:rPr>
            <w:rStyle w:val="ad"/>
            <w:noProof/>
          </w:rPr>
          <w:t>2.1.2.20.</w:t>
        </w:r>
        <w:r w:rsidR="00BD74E1">
          <w:rPr>
            <w:rFonts w:asciiTheme="minorHAnsi" w:eastAsiaTheme="minorEastAsia" w:hAnsiTheme="minorHAnsi" w:cstheme="minorBidi"/>
            <w:noProof/>
            <w:sz w:val="22"/>
            <w:szCs w:val="22"/>
          </w:rPr>
          <w:tab/>
        </w:r>
        <w:r w:rsidR="00BD74E1" w:rsidRPr="008E3F0E">
          <w:rPr>
            <w:rStyle w:val="ad"/>
            <w:noProof/>
          </w:rPr>
          <w:t>«Акт приемки-передачи кассовых выплат, поступлений и обязательств при реорганизации участников бюджетного процесса» (ф. 0531728) VLS_ACT_0531728</w:t>
        </w:r>
        <w:r w:rsidR="00BD74E1">
          <w:rPr>
            <w:noProof/>
            <w:webHidden/>
          </w:rPr>
          <w:tab/>
        </w:r>
        <w:r w:rsidR="00BD74E1">
          <w:rPr>
            <w:noProof/>
            <w:webHidden/>
          </w:rPr>
          <w:fldChar w:fldCharType="begin"/>
        </w:r>
        <w:r w:rsidR="00BD74E1">
          <w:rPr>
            <w:noProof/>
            <w:webHidden/>
          </w:rPr>
          <w:instrText xml:space="preserve"> PAGEREF _Toc222927737 \h </w:instrText>
        </w:r>
        <w:r w:rsidR="00BD74E1">
          <w:rPr>
            <w:noProof/>
            <w:webHidden/>
          </w:rPr>
        </w:r>
        <w:r w:rsidR="00BD74E1">
          <w:rPr>
            <w:noProof/>
            <w:webHidden/>
          </w:rPr>
          <w:fldChar w:fldCharType="separate"/>
        </w:r>
        <w:r w:rsidR="00BD74E1">
          <w:rPr>
            <w:noProof/>
            <w:webHidden/>
          </w:rPr>
          <w:t>143</w:t>
        </w:r>
        <w:r w:rsidR="00BD74E1">
          <w:rPr>
            <w:noProof/>
            <w:webHidden/>
          </w:rPr>
          <w:fldChar w:fldCharType="end"/>
        </w:r>
      </w:hyperlink>
    </w:p>
    <w:p w14:paraId="0D9C4C69" w14:textId="77777777" w:rsidR="00BD74E1" w:rsidRDefault="00B74B57">
      <w:pPr>
        <w:pStyle w:val="43"/>
        <w:rPr>
          <w:rFonts w:asciiTheme="minorHAnsi" w:eastAsiaTheme="minorEastAsia" w:hAnsiTheme="minorHAnsi" w:cstheme="minorBidi"/>
          <w:noProof/>
          <w:sz w:val="22"/>
          <w:szCs w:val="22"/>
        </w:rPr>
      </w:pPr>
      <w:hyperlink w:anchor="_Toc222927738" w:history="1">
        <w:r w:rsidR="00BD74E1" w:rsidRPr="008E3F0E">
          <w:rPr>
            <w:rStyle w:val="ad"/>
            <w:noProof/>
          </w:rPr>
          <w:t>2.1.2.21.</w:t>
        </w:r>
        <w:r w:rsidR="00BD74E1">
          <w:rPr>
            <w:rFonts w:asciiTheme="minorHAnsi" w:eastAsiaTheme="minorEastAsia" w:hAnsiTheme="minorHAnsi" w:cstheme="minorBidi"/>
            <w:noProof/>
            <w:sz w:val="22"/>
            <w:szCs w:val="22"/>
          </w:rPr>
          <w:tab/>
        </w:r>
        <w:r w:rsidR="00BD74E1" w:rsidRPr="008E3F0E">
          <w:rPr>
            <w:rStyle w:val="ad"/>
            <w:noProof/>
          </w:rPr>
          <w:t>«Акт приемки-передачи показателей лицевого счета» VLS_ACT_0531766</w:t>
        </w:r>
        <w:r w:rsidR="00BD74E1">
          <w:rPr>
            <w:noProof/>
            <w:webHidden/>
          </w:rPr>
          <w:tab/>
        </w:r>
        <w:r w:rsidR="00BD74E1">
          <w:rPr>
            <w:noProof/>
            <w:webHidden/>
          </w:rPr>
          <w:fldChar w:fldCharType="begin"/>
        </w:r>
        <w:r w:rsidR="00BD74E1">
          <w:rPr>
            <w:noProof/>
            <w:webHidden/>
          </w:rPr>
          <w:instrText xml:space="preserve"> PAGEREF _Toc222927738 \h </w:instrText>
        </w:r>
        <w:r w:rsidR="00BD74E1">
          <w:rPr>
            <w:noProof/>
            <w:webHidden/>
          </w:rPr>
        </w:r>
        <w:r w:rsidR="00BD74E1">
          <w:rPr>
            <w:noProof/>
            <w:webHidden/>
          </w:rPr>
          <w:fldChar w:fldCharType="separate"/>
        </w:r>
        <w:r w:rsidR="00BD74E1">
          <w:rPr>
            <w:noProof/>
            <w:webHidden/>
          </w:rPr>
          <w:t>143</w:t>
        </w:r>
        <w:r w:rsidR="00BD74E1">
          <w:rPr>
            <w:noProof/>
            <w:webHidden/>
          </w:rPr>
          <w:fldChar w:fldCharType="end"/>
        </w:r>
      </w:hyperlink>
    </w:p>
    <w:p w14:paraId="402C1B48" w14:textId="77777777" w:rsidR="00BD74E1" w:rsidRDefault="00B74B57">
      <w:pPr>
        <w:pStyle w:val="43"/>
        <w:rPr>
          <w:rFonts w:asciiTheme="minorHAnsi" w:eastAsiaTheme="minorEastAsia" w:hAnsiTheme="minorHAnsi" w:cstheme="minorBidi"/>
          <w:noProof/>
          <w:sz w:val="22"/>
          <w:szCs w:val="22"/>
        </w:rPr>
      </w:pPr>
      <w:hyperlink w:anchor="_Toc222927739" w:history="1">
        <w:r w:rsidR="00BD74E1" w:rsidRPr="008E3F0E">
          <w:rPr>
            <w:rStyle w:val="ad"/>
            <w:noProof/>
          </w:rPr>
          <w:t>2.1.2.22.</w:t>
        </w:r>
        <w:r w:rsidR="00BD74E1">
          <w:rPr>
            <w:rFonts w:asciiTheme="minorHAnsi" w:eastAsiaTheme="minorEastAsia" w:hAnsiTheme="minorHAnsi" w:cstheme="minorBidi"/>
            <w:noProof/>
            <w:sz w:val="22"/>
            <w:szCs w:val="22"/>
          </w:rPr>
          <w:tab/>
        </w:r>
        <w:r w:rsidR="00BD74E1" w:rsidRPr="008E3F0E">
          <w:rPr>
            <w:rStyle w:val="ad"/>
            <w:noProof/>
          </w:rPr>
          <w:t>«Поручение о перечислении на счет» PUDS_PPS</w:t>
        </w:r>
        <w:r w:rsidR="00BD74E1">
          <w:rPr>
            <w:noProof/>
            <w:webHidden/>
          </w:rPr>
          <w:tab/>
        </w:r>
        <w:r w:rsidR="00BD74E1">
          <w:rPr>
            <w:noProof/>
            <w:webHidden/>
          </w:rPr>
          <w:fldChar w:fldCharType="begin"/>
        </w:r>
        <w:r w:rsidR="00BD74E1">
          <w:rPr>
            <w:noProof/>
            <w:webHidden/>
          </w:rPr>
          <w:instrText xml:space="preserve"> PAGEREF _Toc222927739 \h </w:instrText>
        </w:r>
        <w:r w:rsidR="00BD74E1">
          <w:rPr>
            <w:noProof/>
            <w:webHidden/>
          </w:rPr>
        </w:r>
        <w:r w:rsidR="00BD74E1">
          <w:rPr>
            <w:noProof/>
            <w:webHidden/>
          </w:rPr>
          <w:fldChar w:fldCharType="separate"/>
        </w:r>
        <w:r w:rsidR="00BD74E1">
          <w:rPr>
            <w:noProof/>
            <w:webHidden/>
          </w:rPr>
          <w:t>143</w:t>
        </w:r>
        <w:r w:rsidR="00BD74E1">
          <w:rPr>
            <w:noProof/>
            <w:webHidden/>
          </w:rPr>
          <w:fldChar w:fldCharType="end"/>
        </w:r>
      </w:hyperlink>
    </w:p>
    <w:p w14:paraId="771F6967" w14:textId="77777777" w:rsidR="00BD74E1" w:rsidRDefault="00B74B57">
      <w:pPr>
        <w:pStyle w:val="43"/>
        <w:rPr>
          <w:rFonts w:asciiTheme="minorHAnsi" w:eastAsiaTheme="minorEastAsia" w:hAnsiTheme="minorHAnsi" w:cstheme="minorBidi"/>
          <w:noProof/>
          <w:sz w:val="22"/>
          <w:szCs w:val="22"/>
        </w:rPr>
      </w:pPr>
      <w:hyperlink w:anchor="_Toc222927740" w:history="1">
        <w:r w:rsidR="00BD74E1" w:rsidRPr="008E3F0E">
          <w:rPr>
            <w:rStyle w:val="ad"/>
            <w:noProof/>
          </w:rPr>
          <w:t>2.1.2.23.</w:t>
        </w:r>
        <w:r w:rsidR="00BD74E1">
          <w:rPr>
            <w:rFonts w:asciiTheme="minorHAnsi" w:eastAsiaTheme="minorEastAsia" w:hAnsiTheme="minorHAnsi" w:cstheme="minorBidi"/>
            <w:noProof/>
            <w:sz w:val="22"/>
            <w:szCs w:val="22"/>
          </w:rPr>
          <w:tab/>
        </w:r>
        <w:r w:rsidR="00BD74E1" w:rsidRPr="008E3F0E">
          <w:rPr>
            <w:rStyle w:val="ad"/>
            <w:noProof/>
          </w:rPr>
          <w:t>«Заявление на исполнение Казначейского обеспечения обязательств (ф. 0506109)» TSE_0506109_D033</w:t>
        </w:r>
        <w:r w:rsidR="00BD74E1">
          <w:rPr>
            <w:noProof/>
            <w:webHidden/>
          </w:rPr>
          <w:tab/>
        </w:r>
        <w:r w:rsidR="00BD74E1">
          <w:rPr>
            <w:noProof/>
            <w:webHidden/>
          </w:rPr>
          <w:fldChar w:fldCharType="begin"/>
        </w:r>
        <w:r w:rsidR="00BD74E1">
          <w:rPr>
            <w:noProof/>
            <w:webHidden/>
          </w:rPr>
          <w:instrText xml:space="preserve"> PAGEREF _Toc222927740 \h </w:instrText>
        </w:r>
        <w:r w:rsidR="00BD74E1">
          <w:rPr>
            <w:noProof/>
            <w:webHidden/>
          </w:rPr>
        </w:r>
        <w:r w:rsidR="00BD74E1">
          <w:rPr>
            <w:noProof/>
            <w:webHidden/>
          </w:rPr>
          <w:fldChar w:fldCharType="separate"/>
        </w:r>
        <w:r w:rsidR="00BD74E1">
          <w:rPr>
            <w:noProof/>
            <w:webHidden/>
          </w:rPr>
          <w:t>143</w:t>
        </w:r>
        <w:r w:rsidR="00BD74E1">
          <w:rPr>
            <w:noProof/>
            <w:webHidden/>
          </w:rPr>
          <w:fldChar w:fldCharType="end"/>
        </w:r>
      </w:hyperlink>
    </w:p>
    <w:p w14:paraId="0B1B82DE" w14:textId="77777777" w:rsidR="00BD74E1" w:rsidRDefault="00B74B57">
      <w:pPr>
        <w:pStyle w:val="43"/>
        <w:rPr>
          <w:rFonts w:asciiTheme="minorHAnsi" w:eastAsiaTheme="minorEastAsia" w:hAnsiTheme="minorHAnsi" w:cstheme="minorBidi"/>
          <w:noProof/>
          <w:sz w:val="22"/>
          <w:szCs w:val="22"/>
        </w:rPr>
      </w:pPr>
      <w:hyperlink w:anchor="_Toc222927741" w:history="1">
        <w:r w:rsidR="00BD74E1" w:rsidRPr="008E3F0E">
          <w:rPr>
            <w:rStyle w:val="ad"/>
            <w:noProof/>
          </w:rPr>
          <w:t>2.1.2.24.</w:t>
        </w:r>
        <w:r w:rsidR="00BD74E1">
          <w:rPr>
            <w:rFonts w:asciiTheme="minorHAnsi" w:eastAsiaTheme="minorEastAsia" w:hAnsiTheme="minorHAnsi" w:cstheme="minorBidi"/>
            <w:noProof/>
            <w:sz w:val="22"/>
            <w:szCs w:val="22"/>
          </w:rPr>
          <w:tab/>
        </w:r>
        <w:r w:rsidR="00BD74E1" w:rsidRPr="008E3F0E">
          <w:rPr>
            <w:rStyle w:val="ad"/>
            <w:noProof/>
          </w:rPr>
          <w:t>«Поручение о перечислении на счет исходящее» TSE_TransOrderAcc_D091</w:t>
        </w:r>
        <w:r w:rsidR="00BD74E1">
          <w:rPr>
            <w:noProof/>
            <w:webHidden/>
          </w:rPr>
          <w:tab/>
        </w:r>
        <w:r w:rsidR="00BD74E1">
          <w:rPr>
            <w:noProof/>
            <w:webHidden/>
          </w:rPr>
          <w:fldChar w:fldCharType="begin"/>
        </w:r>
        <w:r w:rsidR="00BD74E1">
          <w:rPr>
            <w:noProof/>
            <w:webHidden/>
          </w:rPr>
          <w:instrText xml:space="preserve"> PAGEREF _Toc222927741 \h </w:instrText>
        </w:r>
        <w:r w:rsidR="00BD74E1">
          <w:rPr>
            <w:noProof/>
            <w:webHidden/>
          </w:rPr>
        </w:r>
        <w:r w:rsidR="00BD74E1">
          <w:rPr>
            <w:noProof/>
            <w:webHidden/>
          </w:rPr>
          <w:fldChar w:fldCharType="separate"/>
        </w:r>
        <w:r w:rsidR="00BD74E1">
          <w:rPr>
            <w:noProof/>
            <w:webHidden/>
          </w:rPr>
          <w:t>143</w:t>
        </w:r>
        <w:r w:rsidR="00BD74E1">
          <w:rPr>
            <w:noProof/>
            <w:webHidden/>
          </w:rPr>
          <w:fldChar w:fldCharType="end"/>
        </w:r>
      </w:hyperlink>
    </w:p>
    <w:p w14:paraId="3978283C" w14:textId="77777777" w:rsidR="00BD74E1" w:rsidRDefault="00B74B57">
      <w:pPr>
        <w:pStyle w:val="43"/>
        <w:rPr>
          <w:rFonts w:asciiTheme="minorHAnsi" w:eastAsiaTheme="minorEastAsia" w:hAnsiTheme="minorHAnsi" w:cstheme="minorBidi"/>
          <w:noProof/>
          <w:sz w:val="22"/>
          <w:szCs w:val="22"/>
        </w:rPr>
      </w:pPr>
      <w:hyperlink w:anchor="_Toc222927742" w:history="1">
        <w:r w:rsidR="00BD74E1" w:rsidRPr="008E3F0E">
          <w:rPr>
            <w:rStyle w:val="ad"/>
            <w:noProof/>
          </w:rPr>
          <w:t>2.1.2.25.</w:t>
        </w:r>
        <w:r w:rsidR="00BD74E1">
          <w:rPr>
            <w:rFonts w:asciiTheme="minorHAnsi" w:eastAsiaTheme="minorEastAsia" w:hAnsiTheme="minorHAnsi" w:cstheme="minorBidi"/>
            <w:noProof/>
            <w:sz w:val="22"/>
            <w:szCs w:val="22"/>
          </w:rPr>
          <w:tab/>
        </w:r>
        <w:r w:rsidR="00BD74E1" w:rsidRPr="008E3F0E">
          <w:rPr>
            <w:rStyle w:val="ad"/>
            <w:noProof/>
          </w:rPr>
          <w:t>«Сводная бюджетная роспись» (ф.0501050) DBD_BudgInvent</w:t>
        </w:r>
        <w:r w:rsidR="00BD74E1">
          <w:rPr>
            <w:noProof/>
            <w:webHidden/>
          </w:rPr>
          <w:tab/>
        </w:r>
        <w:r w:rsidR="00BD74E1">
          <w:rPr>
            <w:noProof/>
            <w:webHidden/>
          </w:rPr>
          <w:fldChar w:fldCharType="begin"/>
        </w:r>
        <w:r w:rsidR="00BD74E1">
          <w:rPr>
            <w:noProof/>
            <w:webHidden/>
          </w:rPr>
          <w:instrText xml:space="preserve"> PAGEREF _Toc222927742 \h </w:instrText>
        </w:r>
        <w:r w:rsidR="00BD74E1">
          <w:rPr>
            <w:noProof/>
            <w:webHidden/>
          </w:rPr>
        </w:r>
        <w:r w:rsidR="00BD74E1">
          <w:rPr>
            <w:noProof/>
            <w:webHidden/>
          </w:rPr>
          <w:fldChar w:fldCharType="separate"/>
        </w:r>
        <w:r w:rsidR="00BD74E1">
          <w:rPr>
            <w:noProof/>
            <w:webHidden/>
          </w:rPr>
          <w:t>144</w:t>
        </w:r>
        <w:r w:rsidR="00BD74E1">
          <w:rPr>
            <w:noProof/>
            <w:webHidden/>
          </w:rPr>
          <w:fldChar w:fldCharType="end"/>
        </w:r>
      </w:hyperlink>
    </w:p>
    <w:p w14:paraId="51AC585E" w14:textId="77777777" w:rsidR="00BD74E1" w:rsidRDefault="00B74B57">
      <w:pPr>
        <w:pStyle w:val="53"/>
        <w:rPr>
          <w:rFonts w:asciiTheme="minorHAnsi" w:eastAsiaTheme="minorEastAsia" w:hAnsiTheme="minorHAnsi" w:cstheme="minorBidi"/>
          <w:sz w:val="22"/>
          <w:szCs w:val="22"/>
        </w:rPr>
      </w:pPr>
      <w:hyperlink w:anchor="_Toc222927743" w:history="1">
        <w:r w:rsidR="00BD74E1" w:rsidRPr="008E3F0E">
          <w:rPr>
            <w:rStyle w:val="ad"/>
          </w:rPr>
          <w:t>2.1.2.25.1.</w:t>
        </w:r>
        <w:r w:rsidR="00BD74E1">
          <w:rPr>
            <w:rFonts w:asciiTheme="minorHAnsi" w:eastAsiaTheme="minorEastAsia" w:hAnsiTheme="minorHAnsi" w:cstheme="minorBidi"/>
            <w:sz w:val="22"/>
            <w:szCs w:val="22"/>
          </w:rPr>
          <w:tab/>
        </w:r>
        <w:r w:rsidR="00BD74E1" w:rsidRPr="008E3F0E">
          <w:rPr>
            <w:rStyle w:val="ad"/>
          </w:rPr>
          <w:t>Перечень параметров тела запроса (Document) по документу «Сводная бюджетная роспись» (ф.0501050) DBD_BudgInvent</w:t>
        </w:r>
        <w:r w:rsidR="00BD74E1">
          <w:rPr>
            <w:webHidden/>
          </w:rPr>
          <w:tab/>
        </w:r>
        <w:r w:rsidR="00BD74E1">
          <w:rPr>
            <w:webHidden/>
          </w:rPr>
          <w:fldChar w:fldCharType="begin"/>
        </w:r>
        <w:r w:rsidR="00BD74E1">
          <w:rPr>
            <w:webHidden/>
          </w:rPr>
          <w:instrText xml:space="preserve"> PAGEREF _Toc222927743 \h </w:instrText>
        </w:r>
        <w:r w:rsidR="00BD74E1">
          <w:rPr>
            <w:webHidden/>
          </w:rPr>
        </w:r>
        <w:r w:rsidR="00BD74E1">
          <w:rPr>
            <w:webHidden/>
          </w:rPr>
          <w:fldChar w:fldCharType="separate"/>
        </w:r>
        <w:r w:rsidR="00BD74E1">
          <w:rPr>
            <w:webHidden/>
          </w:rPr>
          <w:t>144</w:t>
        </w:r>
        <w:r w:rsidR="00BD74E1">
          <w:rPr>
            <w:webHidden/>
          </w:rPr>
          <w:fldChar w:fldCharType="end"/>
        </w:r>
      </w:hyperlink>
    </w:p>
    <w:p w14:paraId="5BC6EE6E" w14:textId="77777777" w:rsidR="00BD74E1" w:rsidRDefault="00B74B57">
      <w:pPr>
        <w:pStyle w:val="53"/>
        <w:rPr>
          <w:rFonts w:asciiTheme="minorHAnsi" w:eastAsiaTheme="minorEastAsia" w:hAnsiTheme="minorHAnsi" w:cstheme="minorBidi"/>
          <w:sz w:val="22"/>
          <w:szCs w:val="22"/>
        </w:rPr>
      </w:pPr>
      <w:hyperlink w:anchor="_Toc222927752" w:history="1">
        <w:r w:rsidR="00BD74E1" w:rsidRPr="008E3F0E">
          <w:rPr>
            <w:rStyle w:val="ad"/>
          </w:rPr>
          <w:t>2.1.2.25.2.</w:t>
        </w:r>
        <w:r w:rsidR="00BD74E1">
          <w:rPr>
            <w:rFonts w:asciiTheme="minorHAnsi" w:eastAsiaTheme="minorEastAsia" w:hAnsiTheme="minorHAnsi" w:cstheme="minorBidi"/>
            <w:sz w:val="22"/>
            <w:szCs w:val="22"/>
          </w:rPr>
          <w:tab/>
        </w:r>
        <w:r w:rsidR="00BD74E1" w:rsidRPr="008E3F0E">
          <w:rPr>
            <w:rStyle w:val="ad"/>
          </w:rPr>
          <w:t>Пример запроса по документу «Сводная бюджетная роспись» (ф.0501050) DBD_BudgInvent</w:t>
        </w:r>
        <w:r w:rsidR="00BD74E1">
          <w:rPr>
            <w:webHidden/>
          </w:rPr>
          <w:tab/>
        </w:r>
        <w:r w:rsidR="00BD74E1">
          <w:rPr>
            <w:webHidden/>
          </w:rPr>
          <w:fldChar w:fldCharType="begin"/>
        </w:r>
        <w:r w:rsidR="00BD74E1">
          <w:rPr>
            <w:webHidden/>
          </w:rPr>
          <w:instrText xml:space="preserve"> PAGEREF _Toc222927752 \h </w:instrText>
        </w:r>
        <w:r w:rsidR="00BD74E1">
          <w:rPr>
            <w:webHidden/>
          </w:rPr>
        </w:r>
        <w:r w:rsidR="00BD74E1">
          <w:rPr>
            <w:webHidden/>
          </w:rPr>
          <w:fldChar w:fldCharType="separate"/>
        </w:r>
        <w:r w:rsidR="00BD74E1">
          <w:rPr>
            <w:webHidden/>
          </w:rPr>
          <w:t>147</w:t>
        </w:r>
        <w:r w:rsidR="00BD74E1">
          <w:rPr>
            <w:webHidden/>
          </w:rPr>
          <w:fldChar w:fldCharType="end"/>
        </w:r>
      </w:hyperlink>
    </w:p>
    <w:p w14:paraId="79B5DB75" w14:textId="77777777" w:rsidR="00BD74E1" w:rsidRDefault="00B74B57">
      <w:pPr>
        <w:pStyle w:val="43"/>
        <w:rPr>
          <w:rFonts w:asciiTheme="minorHAnsi" w:eastAsiaTheme="minorEastAsia" w:hAnsiTheme="minorHAnsi" w:cstheme="minorBidi"/>
          <w:noProof/>
          <w:sz w:val="22"/>
          <w:szCs w:val="22"/>
        </w:rPr>
      </w:pPr>
      <w:hyperlink w:anchor="_Toc222927753" w:history="1">
        <w:r w:rsidR="00BD74E1" w:rsidRPr="008E3F0E">
          <w:rPr>
            <w:rStyle w:val="ad"/>
            <w:noProof/>
          </w:rPr>
          <w:t>2.1.2.26.</w:t>
        </w:r>
        <w:r w:rsidR="00BD74E1">
          <w:rPr>
            <w:rFonts w:asciiTheme="minorHAnsi" w:eastAsiaTheme="minorEastAsia" w:hAnsiTheme="minorHAnsi" w:cstheme="minorBidi"/>
            <w:noProof/>
            <w:sz w:val="22"/>
            <w:szCs w:val="22"/>
          </w:rPr>
          <w:tab/>
        </w:r>
        <w:r w:rsidR="00BD74E1" w:rsidRPr="008E3F0E">
          <w:rPr>
            <w:rStyle w:val="ad"/>
            <w:noProof/>
          </w:rPr>
          <w:t>«Лимиты бюджетных обязательств» (ф.0501052) DBD_LimitsBudgetObligat</w:t>
        </w:r>
        <w:r w:rsidR="00BD74E1">
          <w:rPr>
            <w:noProof/>
            <w:webHidden/>
          </w:rPr>
          <w:tab/>
        </w:r>
        <w:r w:rsidR="00BD74E1">
          <w:rPr>
            <w:noProof/>
            <w:webHidden/>
          </w:rPr>
          <w:fldChar w:fldCharType="begin"/>
        </w:r>
        <w:r w:rsidR="00BD74E1">
          <w:rPr>
            <w:noProof/>
            <w:webHidden/>
          </w:rPr>
          <w:instrText xml:space="preserve"> PAGEREF _Toc222927753 \h </w:instrText>
        </w:r>
        <w:r w:rsidR="00BD74E1">
          <w:rPr>
            <w:noProof/>
            <w:webHidden/>
          </w:rPr>
        </w:r>
        <w:r w:rsidR="00BD74E1">
          <w:rPr>
            <w:noProof/>
            <w:webHidden/>
          </w:rPr>
          <w:fldChar w:fldCharType="separate"/>
        </w:r>
        <w:r w:rsidR="00BD74E1">
          <w:rPr>
            <w:noProof/>
            <w:webHidden/>
          </w:rPr>
          <w:t>149</w:t>
        </w:r>
        <w:r w:rsidR="00BD74E1">
          <w:rPr>
            <w:noProof/>
            <w:webHidden/>
          </w:rPr>
          <w:fldChar w:fldCharType="end"/>
        </w:r>
      </w:hyperlink>
    </w:p>
    <w:p w14:paraId="50B10E1D" w14:textId="77777777" w:rsidR="00BD74E1" w:rsidRDefault="00B74B57">
      <w:pPr>
        <w:pStyle w:val="53"/>
        <w:rPr>
          <w:rFonts w:asciiTheme="minorHAnsi" w:eastAsiaTheme="minorEastAsia" w:hAnsiTheme="minorHAnsi" w:cstheme="minorBidi"/>
          <w:sz w:val="22"/>
          <w:szCs w:val="22"/>
        </w:rPr>
      </w:pPr>
      <w:hyperlink w:anchor="_Toc222927754" w:history="1">
        <w:r w:rsidR="00BD74E1" w:rsidRPr="008E3F0E">
          <w:rPr>
            <w:rStyle w:val="ad"/>
          </w:rPr>
          <w:t>2.1.2.26.1.</w:t>
        </w:r>
        <w:r w:rsidR="00BD74E1">
          <w:rPr>
            <w:rFonts w:asciiTheme="minorHAnsi" w:eastAsiaTheme="minorEastAsia" w:hAnsiTheme="minorHAnsi" w:cstheme="minorBidi"/>
            <w:sz w:val="22"/>
            <w:szCs w:val="22"/>
          </w:rPr>
          <w:tab/>
        </w:r>
        <w:r w:rsidR="00BD74E1" w:rsidRPr="008E3F0E">
          <w:rPr>
            <w:rStyle w:val="ad"/>
          </w:rPr>
          <w:t>Перечень параметров тела запроса (Document) по документу «Лимиты бюджетных обязательств» (ф.0501052) DBD_LimitsBudgetObligat</w:t>
        </w:r>
        <w:r w:rsidR="00BD74E1">
          <w:rPr>
            <w:webHidden/>
          </w:rPr>
          <w:tab/>
        </w:r>
        <w:r w:rsidR="00BD74E1">
          <w:rPr>
            <w:webHidden/>
          </w:rPr>
          <w:fldChar w:fldCharType="begin"/>
        </w:r>
        <w:r w:rsidR="00BD74E1">
          <w:rPr>
            <w:webHidden/>
          </w:rPr>
          <w:instrText xml:space="preserve"> PAGEREF _Toc222927754 \h </w:instrText>
        </w:r>
        <w:r w:rsidR="00BD74E1">
          <w:rPr>
            <w:webHidden/>
          </w:rPr>
        </w:r>
        <w:r w:rsidR="00BD74E1">
          <w:rPr>
            <w:webHidden/>
          </w:rPr>
          <w:fldChar w:fldCharType="separate"/>
        </w:r>
        <w:r w:rsidR="00BD74E1">
          <w:rPr>
            <w:webHidden/>
          </w:rPr>
          <w:t>149</w:t>
        </w:r>
        <w:r w:rsidR="00BD74E1">
          <w:rPr>
            <w:webHidden/>
          </w:rPr>
          <w:fldChar w:fldCharType="end"/>
        </w:r>
      </w:hyperlink>
    </w:p>
    <w:p w14:paraId="33775D0E" w14:textId="77777777" w:rsidR="00BD74E1" w:rsidRDefault="00B74B57">
      <w:pPr>
        <w:pStyle w:val="53"/>
        <w:rPr>
          <w:rFonts w:asciiTheme="minorHAnsi" w:eastAsiaTheme="minorEastAsia" w:hAnsiTheme="minorHAnsi" w:cstheme="minorBidi"/>
          <w:sz w:val="22"/>
          <w:szCs w:val="22"/>
        </w:rPr>
      </w:pPr>
      <w:hyperlink w:anchor="_Toc222927763" w:history="1">
        <w:r w:rsidR="00BD74E1" w:rsidRPr="008E3F0E">
          <w:rPr>
            <w:rStyle w:val="ad"/>
          </w:rPr>
          <w:t>2.1.2.26.2.</w:t>
        </w:r>
        <w:r w:rsidR="00BD74E1">
          <w:rPr>
            <w:rFonts w:asciiTheme="minorHAnsi" w:eastAsiaTheme="minorEastAsia" w:hAnsiTheme="minorHAnsi" w:cstheme="minorBidi"/>
            <w:sz w:val="22"/>
            <w:szCs w:val="22"/>
          </w:rPr>
          <w:tab/>
        </w:r>
        <w:r w:rsidR="00BD74E1" w:rsidRPr="008E3F0E">
          <w:rPr>
            <w:rStyle w:val="ad"/>
          </w:rPr>
          <w:t>Пример запроса по документу «Лимиты бюджетных обязательств» (ф.0501052) DBD_LimitsBudgetObligat</w:t>
        </w:r>
        <w:r w:rsidR="00BD74E1">
          <w:rPr>
            <w:webHidden/>
          </w:rPr>
          <w:tab/>
        </w:r>
        <w:r w:rsidR="00BD74E1">
          <w:rPr>
            <w:webHidden/>
          </w:rPr>
          <w:fldChar w:fldCharType="begin"/>
        </w:r>
        <w:r w:rsidR="00BD74E1">
          <w:rPr>
            <w:webHidden/>
          </w:rPr>
          <w:instrText xml:space="preserve"> PAGEREF _Toc222927763 \h </w:instrText>
        </w:r>
        <w:r w:rsidR="00BD74E1">
          <w:rPr>
            <w:webHidden/>
          </w:rPr>
        </w:r>
        <w:r w:rsidR="00BD74E1">
          <w:rPr>
            <w:webHidden/>
          </w:rPr>
          <w:fldChar w:fldCharType="separate"/>
        </w:r>
        <w:r w:rsidR="00BD74E1">
          <w:rPr>
            <w:webHidden/>
          </w:rPr>
          <w:t>151</w:t>
        </w:r>
        <w:r w:rsidR="00BD74E1">
          <w:rPr>
            <w:webHidden/>
          </w:rPr>
          <w:fldChar w:fldCharType="end"/>
        </w:r>
      </w:hyperlink>
    </w:p>
    <w:p w14:paraId="0539B8DB" w14:textId="77777777" w:rsidR="00BD74E1" w:rsidRDefault="00B74B57">
      <w:pPr>
        <w:pStyle w:val="43"/>
        <w:rPr>
          <w:rFonts w:asciiTheme="minorHAnsi" w:eastAsiaTheme="minorEastAsia" w:hAnsiTheme="minorHAnsi" w:cstheme="minorBidi"/>
          <w:noProof/>
          <w:sz w:val="22"/>
          <w:szCs w:val="22"/>
        </w:rPr>
      </w:pPr>
      <w:hyperlink w:anchor="_Toc222927764" w:history="1">
        <w:r w:rsidR="00BD74E1" w:rsidRPr="008E3F0E">
          <w:rPr>
            <w:rStyle w:val="ad"/>
            <w:noProof/>
          </w:rPr>
          <w:t>2.1.2.27.</w:t>
        </w:r>
        <w:r w:rsidR="00BD74E1">
          <w:rPr>
            <w:rFonts w:asciiTheme="minorHAnsi" w:eastAsiaTheme="minorEastAsia" w:hAnsiTheme="minorHAnsi" w:cstheme="minorBidi"/>
            <w:noProof/>
            <w:sz w:val="22"/>
            <w:szCs w:val="22"/>
          </w:rPr>
          <w:tab/>
        </w:r>
        <w:r w:rsidR="00BD74E1" w:rsidRPr="008E3F0E">
          <w:rPr>
            <w:rStyle w:val="ad"/>
            <w:noProof/>
          </w:rPr>
          <w:t>«Бюджетные ассигнования на исполнение публичных нормативных обязательств и лимиты бюджетных обязательств по расходам, финансовое обеспечение которых осуществляется при выполнении условий, на финансовый год и на плановый период» (ф.0501054) DBD_BudgAlloc_NO_LBO</w:t>
        </w:r>
        <w:r w:rsidR="00BD74E1">
          <w:rPr>
            <w:noProof/>
            <w:webHidden/>
          </w:rPr>
          <w:tab/>
        </w:r>
        <w:r w:rsidR="00BD74E1">
          <w:rPr>
            <w:noProof/>
            <w:webHidden/>
          </w:rPr>
          <w:fldChar w:fldCharType="begin"/>
        </w:r>
        <w:r w:rsidR="00BD74E1">
          <w:rPr>
            <w:noProof/>
            <w:webHidden/>
          </w:rPr>
          <w:instrText xml:space="preserve"> PAGEREF _Toc222927764 \h </w:instrText>
        </w:r>
        <w:r w:rsidR="00BD74E1">
          <w:rPr>
            <w:noProof/>
            <w:webHidden/>
          </w:rPr>
        </w:r>
        <w:r w:rsidR="00BD74E1">
          <w:rPr>
            <w:noProof/>
            <w:webHidden/>
          </w:rPr>
          <w:fldChar w:fldCharType="separate"/>
        </w:r>
        <w:r w:rsidR="00BD74E1">
          <w:rPr>
            <w:noProof/>
            <w:webHidden/>
          </w:rPr>
          <w:t>153</w:t>
        </w:r>
        <w:r w:rsidR="00BD74E1">
          <w:rPr>
            <w:noProof/>
            <w:webHidden/>
          </w:rPr>
          <w:fldChar w:fldCharType="end"/>
        </w:r>
      </w:hyperlink>
    </w:p>
    <w:p w14:paraId="12756A13" w14:textId="77777777" w:rsidR="00BD74E1" w:rsidRDefault="00B74B57">
      <w:pPr>
        <w:pStyle w:val="53"/>
        <w:rPr>
          <w:rFonts w:asciiTheme="minorHAnsi" w:eastAsiaTheme="minorEastAsia" w:hAnsiTheme="minorHAnsi" w:cstheme="minorBidi"/>
          <w:sz w:val="22"/>
          <w:szCs w:val="22"/>
        </w:rPr>
      </w:pPr>
      <w:hyperlink w:anchor="_Toc222927765" w:history="1">
        <w:r w:rsidR="00BD74E1" w:rsidRPr="008E3F0E">
          <w:rPr>
            <w:rStyle w:val="ad"/>
          </w:rPr>
          <w:t>2.1.2.27.1.</w:t>
        </w:r>
        <w:r w:rsidR="00BD74E1">
          <w:rPr>
            <w:rFonts w:asciiTheme="minorHAnsi" w:eastAsiaTheme="minorEastAsia" w:hAnsiTheme="minorHAnsi" w:cstheme="minorBidi"/>
            <w:sz w:val="22"/>
            <w:szCs w:val="22"/>
          </w:rPr>
          <w:tab/>
        </w:r>
        <w:r w:rsidR="00BD74E1" w:rsidRPr="008E3F0E">
          <w:rPr>
            <w:rStyle w:val="ad"/>
          </w:rPr>
          <w:t>Перечень параметров тела запроса (Document) по документу «Бюджетные ассигнования на исполнение публичных нормативных обязательств и лимиты бюджетных обязательств по расходам, финансовое обеспечение которых осуществляется при выполнении условий, на финансовый год и на плановый период» (ф.0501054) DBD_BudgAlloc_PNO_LBO</w:t>
        </w:r>
        <w:r w:rsidR="00BD74E1">
          <w:rPr>
            <w:webHidden/>
          </w:rPr>
          <w:tab/>
        </w:r>
        <w:r w:rsidR="00BD74E1">
          <w:rPr>
            <w:webHidden/>
          </w:rPr>
          <w:fldChar w:fldCharType="begin"/>
        </w:r>
        <w:r w:rsidR="00BD74E1">
          <w:rPr>
            <w:webHidden/>
          </w:rPr>
          <w:instrText xml:space="preserve"> PAGEREF _Toc222927765 \h </w:instrText>
        </w:r>
        <w:r w:rsidR="00BD74E1">
          <w:rPr>
            <w:webHidden/>
          </w:rPr>
        </w:r>
        <w:r w:rsidR="00BD74E1">
          <w:rPr>
            <w:webHidden/>
          </w:rPr>
          <w:fldChar w:fldCharType="separate"/>
        </w:r>
        <w:r w:rsidR="00BD74E1">
          <w:rPr>
            <w:webHidden/>
          </w:rPr>
          <w:t>153</w:t>
        </w:r>
        <w:r w:rsidR="00BD74E1">
          <w:rPr>
            <w:webHidden/>
          </w:rPr>
          <w:fldChar w:fldCharType="end"/>
        </w:r>
      </w:hyperlink>
    </w:p>
    <w:p w14:paraId="3D731D70" w14:textId="77777777" w:rsidR="00BD74E1" w:rsidRDefault="00B74B57">
      <w:pPr>
        <w:pStyle w:val="53"/>
        <w:rPr>
          <w:rFonts w:asciiTheme="minorHAnsi" w:eastAsiaTheme="minorEastAsia" w:hAnsiTheme="minorHAnsi" w:cstheme="minorBidi"/>
          <w:sz w:val="22"/>
          <w:szCs w:val="22"/>
        </w:rPr>
      </w:pPr>
      <w:hyperlink w:anchor="_Toc222927773" w:history="1">
        <w:r w:rsidR="00BD74E1" w:rsidRPr="008E3F0E">
          <w:rPr>
            <w:rStyle w:val="ad"/>
          </w:rPr>
          <w:t>2.1.2.27.2.</w:t>
        </w:r>
        <w:r w:rsidR="00BD74E1">
          <w:rPr>
            <w:rFonts w:asciiTheme="minorHAnsi" w:eastAsiaTheme="minorEastAsia" w:hAnsiTheme="minorHAnsi" w:cstheme="minorBidi"/>
            <w:sz w:val="22"/>
            <w:szCs w:val="22"/>
          </w:rPr>
          <w:tab/>
        </w:r>
        <w:r w:rsidR="00BD74E1" w:rsidRPr="008E3F0E">
          <w:rPr>
            <w:rStyle w:val="ad"/>
          </w:rPr>
          <w:t>Пример запроса по документу «Бюджетные ассигнования на исполнение публичных нормативных обязательств и лимиты бюджетных обязательств по расходам, финансовое обеспечение которых осуществляется при выполнении условий, на финансовый год и на плановый период» (ф.0501054) DBD_BudgAlloc_PNO_LBO</w:t>
        </w:r>
        <w:r w:rsidR="00BD74E1">
          <w:rPr>
            <w:webHidden/>
          </w:rPr>
          <w:tab/>
        </w:r>
        <w:r w:rsidR="00BD74E1">
          <w:rPr>
            <w:webHidden/>
          </w:rPr>
          <w:fldChar w:fldCharType="begin"/>
        </w:r>
        <w:r w:rsidR="00BD74E1">
          <w:rPr>
            <w:webHidden/>
          </w:rPr>
          <w:instrText xml:space="preserve"> PAGEREF _Toc222927773 \h </w:instrText>
        </w:r>
        <w:r w:rsidR="00BD74E1">
          <w:rPr>
            <w:webHidden/>
          </w:rPr>
        </w:r>
        <w:r w:rsidR="00BD74E1">
          <w:rPr>
            <w:webHidden/>
          </w:rPr>
          <w:fldChar w:fldCharType="separate"/>
        </w:r>
        <w:r w:rsidR="00BD74E1">
          <w:rPr>
            <w:webHidden/>
          </w:rPr>
          <w:t>155</w:t>
        </w:r>
        <w:r w:rsidR="00BD74E1">
          <w:rPr>
            <w:webHidden/>
          </w:rPr>
          <w:fldChar w:fldCharType="end"/>
        </w:r>
      </w:hyperlink>
    </w:p>
    <w:p w14:paraId="043D36EB" w14:textId="77777777" w:rsidR="00BD74E1" w:rsidRDefault="00B74B57">
      <w:pPr>
        <w:pStyle w:val="43"/>
        <w:rPr>
          <w:rFonts w:asciiTheme="minorHAnsi" w:eastAsiaTheme="minorEastAsia" w:hAnsiTheme="minorHAnsi" w:cstheme="minorBidi"/>
          <w:noProof/>
          <w:sz w:val="22"/>
          <w:szCs w:val="22"/>
        </w:rPr>
      </w:pPr>
      <w:hyperlink w:anchor="_Toc222927774" w:history="1">
        <w:r w:rsidR="00BD74E1" w:rsidRPr="008E3F0E">
          <w:rPr>
            <w:rStyle w:val="ad"/>
            <w:noProof/>
          </w:rPr>
          <w:t>2.1.2.28.</w:t>
        </w:r>
        <w:r w:rsidR="00BD74E1">
          <w:rPr>
            <w:rFonts w:asciiTheme="minorHAnsi" w:eastAsiaTheme="minorEastAsia" w:hAnsiTheme="minorHAnsi" w:cstheme="minorBidi"/>
            <w:noProof/>
            <w:sz w:val="22"/>
            <w:szCs w:val="22"/>
          </w:rPr>
          <w:tab/>
        </w:r>
        <w:r w:rsidR="00BD74E1" w:rsidRPr="008E3F0E">
          <w:rPr>
            <w:rStyle w:val="ad"/>
            <w:noProof/>
          </w:rPr>
          <w:t>«Предельные объемы оплаты денежных обязательств» (ф.0501079) DBD_LimMonetaryOblig</w:t>
        </w:r>
        <w:r w:rsidR="00BD74E1">
          <w:rPr>
            <w:noProof/>
            <w:webHidden/>
          </w:rPr>
          <w:tab/>
        </w:r>
        <w:r w:rsidR="00BD74E1">
          <w:rPr>
            <w:noProof/>
            <w:webHidden/>
          </w:rPr>
          <w:fldChar w:fldCharType="begin"/>
        </w:r>
        <w:r w:rsidR="00BD74E1">
          <w:rPr>
            <w:noProof/>
            <w:webHidden/>
          </w:rPr>
          <w:instrText xml:space="preserve"> PAGEREF _Toc222927774 \h </w:instrText>
        </w:r>
        <w:r w:rsidR="00BD74E1">
          <w:rPr>
            <w:noProof/>
            <w:webHidden/>
          </w:rPr>
        </w:r>
        <w:r w:rsidR="00BD74E1">
          <w:rPr>
            <w:noProof/>
            <w:webHidden/>
          </w:rPr>
          <w:fldChar w:fldCharType="separate"/>
        </w:r>
        <w:r w:rsidR="00BD74E1">
          <w:rPr>
            <w:noProof/>
            <w:webHidden/>
          </w:rPr>
          <w:t>157</w:t>
        </w:r>
        <w:r w:rsidR="00BD74E1">
          <w:rPr>
            <w:noProof/>
            <w:webHidden/>
          </w:rPr>
          <w:fldChar w:fldCharType="end"/>
        </w:r>
      </w:hyperlink>
    </w:p>
    <w:p w14:paraId="3B70980F" w14:textId="77777777" w:rsidR="00BD74E1" w:rsidRDefault="00B74B57">
      <w:pPr>
        <w:pStyle w:val="53"/>
        <w:rPr>
          <w:rFonts w:asciiTheme="minorHAnsi" w:eastAsiaTheme="minorEastAsia" w:hAnsiTheme="minorHAnsi" w:cstheme="minorBidi"/>
          <w:sz w:val="22"/>
          <w:szCs w:val="22"/>
        </w:rPr>
      </w:pPr>
      <w:hyperlink w:anchor="_Toc222927775" w:history="1">
        <w:r w:rsidR="00BD74E1" w:rsidRPr="008E3F0E">
          <w:rPr>
            <w:rStyle w:val="ad"/>
          </w:rPr>
          <w:t>2.1.2.28.1.</w:t>
        </w:r>
        <w:r w:rsidR="00BD74E1">
          <w:rPr>
            <w:rFonts w:asciiTheme="minorHAnsi" w:eastAsiaTheme="minorEastAsia" w:hAnsiTheme="minorHAnsi" w:cstheme="minorBidi"/>
            <w:sz w:val="22"/>
            <w:szCs w:val="22"/>
          </w:rPr>
          <w:tab/>
        </w:r>
        <w:r w:rsidR="00BD74E1" w:rsidRPr="008E3F0E">
          <w:rPr>
            <w:rStyle w:val="ad"/>
          </w:rPr>
          <w:t>Перечень параметров тела запроса (Document) по документу «Предельные объемы оплаты денежных обязательств» (ф.0501079) DBD_LimMonetaryOblig</w:t>
        </w:r>
        <w:r w:rsidR="00BD74E1">
          <w:rPr>
            <w:webHidden/>
          </w:rPr>
          <w:tab/>
        </w:r>
        <w:r w:rsidR="00BD74E1">
          <w:rPr>
            <w:webHidden/>
          </w:rPr>
          <w:fldChar w:fldCharType="begin"/>
        </w:r>
        <w:r w:rsidR="00BD74E1">
          <w:rPr>
            <w:webHidden/>
          </w:rPr>
          <w:instrText xml:space="preserve"> PAGEREF _Toc222927775 \h </w:instrText>
        </w:r>
        <w:r w:rsidR="00BD74E1">
          <w:rPr>
            <w:webHidden/>
          </w:rPr>
        </w:r>
        <w:r w:rsidR="00BD74E1">
          <w:rPr>
            <w:webHidden/>
          </w:rPr>
          <w:fldChar w:fldCharType="separate"/>
        </w:r>
        <w:r w:rsidR="00BD74E1">
          <w:rPr>
            <w:webHidden/>
          </w:rPr>
          <w:t>157</w:t>
        </w:r>
        <w:r w:rsidR="00BD74E1">
          <w:rPr>
            <w:webHidden/>
          </w:rPr>
          <w:fldChar w:fldCharType="end"/>
        </w:r>
      </w:hyperlink>
    </w:p>
    <w:p w14:paraId="69864440" w14:textId="77777777" w:rsidR="00BD74E1" w:rsidRDefault="00B74B57">
      <w:pPr>
        <w:pStyle w:val="53"/>
        <w:rPr>
          <w:rFonts w:asciiTheme="minorHAnsi" w:eastAsiaTheme="minorEastAsia" w:hAnsiTheme="minorHAnsi" w:cstheme="minorBidi"/>
          <w:sz w:val="22"/>
          <w:szCs w:val="22"/>
        </w:rPr>
      </w:pPr>
      <w:hyperlink w:anchor="_Toc222927784" w:history="1">
        <w:r w:rsidR="00BD74E1" w:rsidRPr="008E3F0E">
          <w:rPr>
            <w:rStyle w:val="ad"/>
          </w:rPr>
          <w:t>2.1.2.28.2.</w:t>
        </w:r>
        <w:r w:rsidR="00BD74E1">
          <w:rPr>
            <w:rFonts w:asciiTheme="minorHAnsi" w:eastAsiaTheme="minorEastAsia" w:hAnsiTheme="minorHAnsi" w:cstheme="minorBidi"/>
            <w:sz w:val="22"/>
            <w:szCs w:val="22"/>
          </w:rPr>
          <w:tab/>
        </w:r>
        <w:r w:rsidR="00BD74E1" w:rsidRPr="008E3F0E">
          <w:rPr>
            <w:rStyle w:val="ad"/>
          </w:rPr>
          <w:t>Пример запроса по документу «Предельные объемы оплаты денежных обязательств» (ф.0501079) DBD_LimMonetaryOblig</w:t>
        </w:r>
        <w:r w:rsidR="00BD74E1">
          <w:rPr>
            <w:webHidden/>
          </w:rPr>
          <w:tab/>
        </w:r>
        <w:r w:rsidR="00BD74E1">
          <w:rPr>
            <w:webHidden/>
          </w:rPr>
          <w:fldChar w:fldCharType="begin"/>
        </w:r>
        <w:r w:rsidR="00BD74E1">
          <w:rPr>
            <w:webHidden/>
          </w:rPr>
          <w:instrText xml:space="preserve"> PAGEREF _Toc222927784 \h </w:instrText>
        </w:r>
        <w:r w:rsidR="00BD74E1">
          <w:rPr>
            <w:webHidden/>
          </w:rPr>
        </w:r>
        <w:r w:rsidR="00BD74E1">
          <w:rPr>
            <w:webHidden/>
          </w:rPr>
          <w:fldChar w:fldCharType="separate"/>
        </w:r>
        <w:r w:rsidR="00BD74E1">
          <w:rPr>
            <w:webHidden/>
          </w:rPr>
          <w:t>159</w:t>
        </w:r>
        <w:r w:rsidR="00BD74E1">
          <w:rPr>
            <w:webHidden/>
          </w:rPr>
          <w:fldChar w:fldCharType="end"/>
        </w:r>
      </w:hyperlink>
    </w:p>
    <w:p w14:paraId="5EF52C0E" w14:textId="77777777" w:rsidR="00BD74E1" w:rsidRDefault="00B74B57">
      <w:pPr>
        <w:pStyle w:val="43"/>
        <w:rPr>
          <w:rFonts w:asciiTheme="minorHAnsi" w:eastAsiaTheme="minorEastAsia" w:hAnsiTheme="minorHAnsi" w:cstheme="minorBidi"/>
          <w:noProof/>
          <w:sz w:val="22"/>
          <w:szCs w:val="22"/>
        </w:rPr>
      </w:pPr>
      <w:hyperlink w:anchor="_Toc222927785" w:history="1">
        <w:r w:rsidR="00BD74E1" w:rsidRPr="008E3F0E">
          <w:rPr>
            <w:rStyle w:val="ad"/>
            <w:noProof/>
          </w:rPr>
          <w:t>2.1.2.29.</w:t>
        </w:r>
        <w:r w:rsidR="00BD74E1">
          <w:rPr>
            <w:rFonts w:asciiTheme="minorHAnsi" w:eastAsiaTheme="minorEastAsia" w:hAnsiTheme="minorHAnsi" w:cstheme="minorBidi"/>
            <w:noProof/>
            <w:sz w:val="22"/>
            <w:szCs w:val="22"/>
          </w:rPr>
          <w:tab/>
        </w:r>
        <w:r w:rsidR="00BD74E1" w:rsidRPr="008E3F0E">
          <w:rPr>
            <w:rStyle w:val="ad"/>
            <w:noProof/>
          </w:rPr>
          <w:t>«Решение об отмене предельных объемов оплаты денежных обязательств» (ф.0501094) DBD_DecCancelPOFR</w:t>
        </w:r>
        <w:r w:rsidR="00BD74E1">
          <w:rPr>
            <w:noProof/>
            <w:webHidden/>
          </w:rPr>
          <w:tab/>
        </w:r>
        <w:r w:rsidR="00BD74E1">
          <w:rPr>
            <w:noProof/>
            <w:webHidden/>
          </w:rPr>
          <w:fldChar w:fldCharType="begin"/>
        </w:r>
        <w:r w:rsidR="00BD74E1">
          <w:rPr>
            <w:noProof/>
            <w:webHidden/>
          </w:rPr>
          <w:instrText xml:space="preserve"> PAGEREF _Toc222927785 \h </w:instrText>
        </w:r>
        <w:r w:rsidR="00BD74E1">
          <w:rPr>
            <w:noProof/>
            <w:webHidden/>
          </w:rPr>
        </w:r>
        <w:r w:rsidR="00BD74E1">
          <w:rPr>
            <w:noProof/>
            <w:webHidden/>
          </w:rPr>
          <w:fldChar w:fldCharType="separate"/>
        </w:r>
        <w:r w:rsidR="00BD74E1">
          <w:rPr>
            <w:noProof/>
            <w:webHidden/>
          </w:rPr>
          <w:t>161</w:t>
        </w:r>
        <w:r w:rsidR="00BD74E1">
          <w:rPr>
            <w:noProof/>
            <w:webHidden/>
          </w:rPr>
          <w:fldChar w:fldCharType="end"/>
        </w:r>
      </w:hyperlink>
    </w:p>
    <w:p w14:paraId="7EA808FF" w14:textId="77777777" w:rsidR="00BD74E1" w:rsidRDefault="00B74B57">
      <w:pPr>
        <w:pStyle w:val="53"/>
        <w:rPr>
          <w:rFonts w:asciiTheme="minorHAnsi" w:eastAsiaTheme="minorEastAsia" w:hAnsiTheme="minorHAnsi" w:cstheme="minorBidi"/>
          <w:sz w:val="22"/>
          <w:szCs w:val="22"/>
        </w:rPr>
      </w:pPr>
      <w:hyperlink w:anchor="_Toc222927786" w:history="1">
        <w:r w:rsidR="00BD74E1" w:rsidRPr="008E3F0E">
          <w:rPr>
            <w:rStyle w:val="ad"/>
          </w:rPr>
          <w:t>2.1.2.29.1.</w:t>
        </w:r>
        <w:r w:rsidR="00BD74E1">
          <w:rPr>
            <w:rFonts w:asciiTheme="minorHAnsi" w:eastAsiaTheme="minorEastAsia" w:hAnsiTheme="minorHAnsi" w:cstheme="minorBidi"/>
            <w:sz w:val="22"/>
            <w:szCs w:val="22"/>
          </w:rPr>
          <w:tab/>
        </w:r>
        <w:r w:rsidR="00BD74E1" w:rsidRPr="008E3F0E">
          <w:rPr>
            <w:rStyle w:val="ad"/>
          </w:rPr>
          <w:t>Перечень параметров тела запроса (Document) по документу «Решение об отмене предельных объемов оплаты денежных обязательств» (ф.0501094) DBD_DecCancelPOFR</w:t>
        </w:r>
        <w:r w:rsidR="00BD74E1">
          <w:rPr>
            <w:webHidden/>
          </w:rPr>
          <w:tab/>
        </w:r>
        <w:r w:rsidR="00BD74E1">
          <w:rPr>
            <w:webHidden/>
          </w:rPr>
          <w:fldChar w:fldCharType="begin"/>
        </w:r>
        <w:r w:rsidR="00BD74E1">
          <w:rPr>
            <w:webHidden/>
          </w:rPr>
          <w:instrText xml:space="preserve"> PAGEREF _Toc222927786 \h </w:instrText>
        </w:r>
        <w:r w:rsidR="00BD74E1">
          <w:rPr>
            <w:webHidden/>
          </w:rPr>
        </w:r>
        <w:r w:rsidR="00BD74E1">
          <w:rPr>
            <w:webHidden/>
          </w:rPr>
          <w:fldChar w:fldCharType="separate"/>
        </w:r>
        <w:r w:rsidR="00BD74E1">
          <w:rPr>
            <w:webHidden/>
          </w:rPr>
          <w:t>161</w:t>
        </w:r>
        <w:r w:rsidR="00BD74E1">
          <w:rPr>
            <w:webHidden/>
          </w:rPr>
          <w:fldChar w:fldCharType="end"/>
        </w:r>
      </w:hyperlink>
    </w:p>
    <w:p w14:paraId="0F6E1EC4" w14:textId="77777777" w:rsidR="00BD74E1" w:rsidRDefault="00B74B57">
      <w:pPr>
        <w:pStyle w:val="53"/>
        <w:rPr>
          <w:rFonts w:asciiTheme="minorHAnsi" w:eastAsiaTheme="minorEastAsia" w:hAnsiTheme="minorHAnsi" w:cstheme="minorBidi"/>
          <w:sz w:val="22"/>
          <w:szCs w:val="22"/>
        </w:rPr>
      </w:pPr>
      <w:hyperlink w:anchor="_Toc222927787" w:history="1">
        <w:r w:rsidR="00BD74E1" w:rsidRPr="008E3F0E">
          <w:rPr>
            <w:rStyle w:val="ad"/>
          </w:rPr>
          <w:t>2.1.2.29.2.</w:t>
        </w:r>
        <w:r w:rsidR="00BD74E1">
          <w:rPr>
            <w:rFonts w:asciiTheme="minorHAnsi" w:eastAsiaTheme="minorEastAsia" w:hAnsiTheme="minorHAnsi" w:cstheme="minorBidi"/>
            <w:sz w:val="22"/>
            <w:szCs w:val="22"/>
          </w:rPr>
          <w:tab/>
        </w:r>
        <w:r w:rsidR="00BD74E1" w:rsidRPr="008E3F0E">
          <w:rPr>
            <w:rStyle w:val="ad"/>
          </w:rPr>
          <w:t>Пример запроса по документу «Решение об отмене предельных объемов оплаты денежных обязательств» (ф.0501094) DBD_DecCancelPOFR</w:t>
        </w:r>
        <w:r w:rsidR="00BD74E1">
          <w:rPr>
            <w:webHidden/>
          </w:rPr>
          <w:tab/>
        </w:r>
        <w:r w:rsidR="00BD74E1">
          <w:rPr>
            <w:webHidden/>
          </w:rPr>
          <w:fldChar w:fldCharType="begin"/>
        </w:r>
        <w:r w:rsidR="00BD74E1">
          <w:rPr>
            <w:webHidden/>
          </w:rPr>
          <w:instrText xml:space="preserve"> PAGEREF _Toc222927787 \h </w:instrText>
        </w:r>
        <w:r w:rsidR="00BD74E1">
          <w:rPr>
            <w:webHidden/>
          </w:rPr>
        </w:r>
        <w:r w:rsidR="00BD74E1">
          <w:rPr>
            <w:webHidden/>
          </w:rPr>
          <w:fldChar w:fldCharType="separate"/>
        </w:r>
        <w:r w:rsidR="00BD74E1">
          <w:rPr>
            <w:webHidden/>
          </w:rPr>
          <w:t>164</w:t>
        </w:r>
        <w:r w:rsidR="00BD74E1">
          <w:rPr>
            <w:webHidden/>
          </w:rPr>
          <w:fldChar w:fldCharType="end"/>
        </w:r>
      </w:hyperlink>
    </w:p>
    <w:p w14:paraId="0E9F100F" w14:textId="77777777" w:rsidR="00BD74E1" w:rsidRDefault="00B74B57">
      <w:pPr>
        <w:pStyle w:val="43"/>
        <w:rPr>
          <w:rFonts w:asciiTheme="minorHAnsi" w:eastAsiaTheme="minorEastAsia" w:hAnsiTheme="minorHAnsi" w:cstheme="minorBidi"/>
          <w:noProof/>
          <w:sz w:val="22"/>
          <w:szCs w:val="22"/>
        </w:rPr>
      </w:pPr>
      <w:hyperlink w:anchor="_Toc222927788" w:history="1">
        <w:r w:rsidR="00BD74E1" w:rsidRPr="008E3F0E">
          <w:rPr>
            <w:rStyle w:val="ad"/>
            <w:noProof/>
          </w:rPr>
          <w:t>2.1.2.30.</w:t>
        </w:r>
        <w:r w:rsidR="00BD74E1">
          <w:rPr>
            <w:rFonts w:asciiTheme="minorHAnsi" w:eastAsiaTheme="minorEastAsia" w:hAnsiTheme="minorHAnsi" w:cstheme="minorBidi"/>
            <w:noProof/>
            <w:sz w:val="22"/>
            <w:szCs w:val="22"/>
          </w:rPr>
          <w:tab/>
        </w:r>
        <w:r w:rsidR="00BD74E1" w:rsidRPr="008E3F0E">
          <w:rPr>
            <w:rStyle w:val="ad"/>
            <w:noProof/>
          </w:rPr>
          <w:t>«Справка об изменении сводной бюджетной росписи федерального бюджета и лимитов бюджетных обязательств на финансовый год и на плановый период» (ф.0501051) DBD_SumBudListLBO</w:t>
        </w:r>
        <w:r w:rsidR="00BD74E1">
          <w:rPr>
            <w:noProof/>
            <w:webHidden/>
          </w:rPr>
          <w:tab/>
        </w:r>
        <w:r w:rsidR="00BD74E1">
          <w:rPr>
            <w:noProof/>
            <w:webHidden/>
          </w:rPr>
          <w:fldChar w:fldCharType="begin"/>
        </w:r>
        <w:r w:rsidR="00BD74E1">
          <w:rPr>
            <w:noProof/>
            <w:webHidden/>
          </w:rPr>
          <w:instrText xml:space="preserve"> PAGEREF _Toc222927788 \h </w:instrText>
        </w:r>
        <w:r w:rsidR="00BD74E1">
          <w:rPr>
            <w:noProof/>
            <w:webHidden/>
          </w:rPr>
        </w:r>
        <w:r w:rsidR="00BD74E1">
          <w:rPr>
            <w:noProof/>
            <w:webHidden/>
          </w:rPr>
          <w:fldChar w:fldCharType="separate"/>
        </w:r>
        <w:r w:rsidR="00BD74E1">
          <w:rPr>
            <w:noProof/>
            <w:webHidden/>
          </w:rPr>
          <w:t>164</w:t>
        </w:r>
        <w:r w:rsidR="00BD74E1">
          <w:rPr>
            <w:noProof/>
            <w:webHidden/>
          </w:rPr>
          <w:fldChar w:fldCharType="end"/>
        </w:r>
      </w:hyperlink>
    </w:p>
    <w:p w14:paraId="0737D489" w14:textId="77777777" w:rsidR="00BD74E1" w:rsidRDefault="00B74B57">
      <w:pPr>
        <w:pStyle w:val="53"/>
        <w:rPr>
          <w:rFonts w:asciiTheme="minorHAnsi" w:eastAsiaTheme="minorEastAsia" w:hAnsiTheme="minorHAnsi" w:cstheme="minorBidi"/>
          <w:sz w:val="22"/>
          <w:szCs w:val="22"/>
        </w:rPr>
      </w:pPr>
      <w:hyperlink w:anchor="_Toc222927789" w:history="1">
        <w:r w:rsidR="00BD74E1" w:rsidRPr="008E3F0E">
          <w:rPr>
            <w:rStyle w:val="ad"/>
          </w:rPr>
          <w:t>2.1.2.30.1.</w:t>
        </w:r>
        <w:r w:rsidR="00BD74E1">
          <w:rPr>
            <w:rFonts w:asciiTheme="minorHAnsi" w:eastAsiaTheme="minorEastAsia" w:hAnsiTheme="minorHAnsi" w:cstheme="minorBidi"/>
            <w:sz w:val="22"/>
            <w:szCs w:val="22"/>
          </w:rPr>
          <w:tab/>
        </w:r>
        <w:r w:rsidR="00BD74E1" w:rsidRPr="008E3F0E">
          <w:rPr>
            <w:rStyle w:val="ad"/>
          </w:rPr>
          <w:t xml:space="preserve">Перечень параметров тела запроса (Document) по документу «Справка об изменении сводной бюджетной росписи федерального бюджета и лимитов бюджетных обязательств на </w:t>
        </w:r>
        <w:r w:rsidR="00BD74E1" w:rsidRPr="008E3F0E">
          <w:rPr>
            <w:rStyle w:val="ad"/>
          </w:rPr>
          <w:lastRenderedPageBreak/>
          <w:t>финансовый год и на плановый период» (ф.0501051) DBD_SumBudListLBO</w:t>
        </w:r>
        <w:r w:rsidR="00BD74E1">
          <w:rPr>
            <w:webHidden/>
          </w:rPr>
          <w:tab/>
        </w:r>
        <w:r w:rsidR="00BD74E1">
          <w:rPr>
            <w:webHidden/>
          </w:rPr>
          <w:fldChar w:fldCharType="begin"/>
        </w:r>
        <w:r w:rsidR="00BD74E1">
          <w:rPr>
            <w:webHidden/>
          </w:rPr>
          <w:instrText xml:space="preserve"> PAGEREF _Toc222927789 \h </w:instrText>
        </w:r>
        <w:r w:rsidR="00BD74E1">
          <w:rPr>
            <w:webHidden/>
          </w:rPr>
        </w:r>
        <w:r w:rsidR="00BD74E1">
          <w:rPr>
            <w:webHidden/>
          </w:rPr>
          <w:fldChar w:fldCharType="separate"/>
        </w:r>
        <w:r w:rsidR="00BD74E1">
          <w:rPr>
            <w:webHidden/>
          </w:rPr>
          <w:t>164</w:t>
        </w:r>
        <w:r w:rsidR="00BD74E1">
          <w:rPr>
            <w:webHidden/>
          </w:rPr>
          <w:fldChar w:fldCharType="end"/>
        </w:r>
      </w:hyperlink>
    </w:p>
    <w:p w14:paraId="03E15162" w14:textId="77777777" w:rsidR="00BD74E1" w:rsidRDefault="00B74B57">
      <w:pPr>
        <w:pStyle w:val="53"/>
        <w:rPr>
          <w:rFonts w:asciiTheme="minorHAnsi" w:eastAsiaTheme="minorEastAsia" w:hAnsiTheme="minorHAnsi" w:cstheme="minorBidi"/>
          <w:sz w:val="22"/>
          <w:szCs w:val="22"/>
        </w:rPr>
      </w:pPr>
      <w:hyperlink w:anchor="_Toc222927798" w:history="1">
        <w:r w:rsidR="00BD74E1" w:rsidRPr="008E3F0E">
          <w:rPr>
            <w:rStyle w:val="ad"/>
          </w:rPr>
          <w:t>2.1.2.30.2.</w:t>
        </w:r>
        <w:r w:rsidR="00BD74E1">
          <w:rPr>
            <w:rFonts w:asciiTheme="minorHAnsi" w:eastAsiaTheme="minorEastAsia" w:hAnsiTheme="minorHAnsi" w:cstheme="minorBidi"/>
            <w:sz w:val="22"/>
            <w:szCs w:val="22"/>
          </w:rPr>
          <w:tab/>
        </w:r>
        <w:r w:rsidR="00BD74E1" w:rsidRPr="008E3F0E">
          <w:rPr>
            <w:rStyle w:val="ad"/>
          </w:rPr>
          <w:t>Пример запроса по документу «Справка об изменении сводной бюджетной росписи федерального бюджета и лимитов бюджетных обязательств на финансовый год и на плановый период» (ф.0501051) DBD_SumBudListLBO</w:t>
        </w:r>
        <w:r w:rsidR="00BD74E1">
          <w:rPr>
            <w:webHidden/>
          </w:rPr>
          <w:tab/>
        </w:r>
        <w:r w:rsidR="00BD74E1">
          <w:rPr>
            <w:webHidden/>
          </w:rPr>
          <w:fldChar w:fldCharType="begin"/>
        </w:r>
        <w:r w:rsidR="00BD74E1">
          <w:rPr>
            <w:webHidden/>
          </w:rPr>
          <w:instrText xml:space="preserve"> PAGEREF _Toc222927798 \h </w:instrText>
        </w:r>
        <w:r w:rsidR="00BD74E1">
          <w:rPr>
            <w:webHidden/>
          </w:rPr>
        </w:r>
        <w:r w:rsidR="00BD74E1">
          <w:rPr>
            <w:webHidden/>
          </w:rPr>
          <w:fldChar w:fldCharType="separate"/>
        </w:r>
        <w:r w:rsidR="00BD74E1">
          <w:rPr>
            <w:webHidden/>
          </w:rPr>
          <w:t>169</w:t>
        </w:r>
        <w:r w:rsidR="00BD74E1">
          <w:rPr>
            <w:webHidden/>
          </w:rPr>
          <w:fldChar w:fldCharType="end"/>
        </w:r>
      </w:hyperlink>
    </w:p>
    <w:p w14:paraId="75FBC642" w14:textId="77777777" w:rsidR="00BD74E1" w:rsidRDefault="00B74B57">
      <w:pPr>
        <w:pStyle w:val="43"/>
        <w:rPr>
          <w:rFonts w:asciiTheme="minorHAnsi" w:eastAsiaTheme="minorEastAsia" w:hAnsiTheme="minorHAnsi" w:cstheme="minorBidi"/>
          <w:noProof/>
          <w:sz w:val="22"/>
          <w:szCs w:val="22"/>
        </w:rPr>
      </w:pPr>
      <w:hyperlink w:anchor="_Toc222927799" w:history="1">
        <w:r w:rsidR="00BD74E1" w:rsidRPr="008E3F0E">
          <w:rPr>
            <w:rStyle w:val="ad"/>
            <w:noProof/>
          </w:rPr>
          <w:t>2.1.2.31.</w:t>
        </w:r>
        <w:r w:rsidR="00BD74E1">
          <w:rPr>
            <w:rFonts w:asciiTheme="minorHAnsi" w:eastAsiaTheme="minorEastAsia" w:hAnsiTheme="minorHAnsi" w:cstheme="minorBidi"/>
            <w:noProof/>
            <w:sz w:val="22"/>
            <w:szCs w:val="22"/>
          </w:rPr>
          <w:tab/>
        </w:r>
        <w:r w:rsidR="00BD74E1" w:rsidRPr="008E3F0E">
          <w:rPr>
            <w:rStyle w:val="ad"/>
            <w:noProof/>
          </w:rPr>
          <w:t>«Решение об изменении сводной бюджетной росписи федерального бюджета и лимитов бюджетных обязательств на финансовый год и на плановый период» (ф.0501066) DBD_DecChange</w:t>
        </w:r>
        <w:r w:rsidR="00BD74E1">
          <w:rPr>
            <w:noProof/>
            <w:webHidden/>
          </w:rPr>
          <w:tab/>
        </w:r>
        <w:r w:rsidR="00BD74E1">
          <w:rPr>
            <w:noProof/>
            <w:webHidden/>
          </w:rPr>
          <w:fldChar w:fldCharType="begin"/>
        </w:r>
        <w:r w:rsidR="00BD74E1">
          <w:rPr>
            <w:noProof/>
            <w:webHidden/>
          </w:rPr>
          <w:instrText xml:space="preserve"> PAGEREF _Toc222927799 \h </w:instrText>
        </w:r>
        <w:r w:rsidR="00BD74E1">
          <w:rPr>
            <w:noProof/>
            <w:webHidden/>
          </w:rPr>
        </w:r>
        <w:r w:rsidR="00BD74E1">
          <w:rPr>
            <w:noProof/>
            <w:webHidden/>
          </w:rPr>
          <w:fldChar w:fldCharType="separate"/>
        </w:r>
        <w:r w:rsidR="00BD74E1">
          <w:rPr>
            <w:noProof/>
            <w:webHidden/>
          </w:rPr>
          <w:t>172</w:t>
        </w:r>
        <w:r w:rsidR="00BD74E1">
          <w:rPr>
            <w:noProof/>
            <w:webHidden/>
          </w:rPr>
          <w:fldChar w:fldCharType="end"/>
        </w:r>
      </w:hyperlink>
    </w:p>
    <w:p w14:paraId="56F1D1E1" w14:textId="77777777" w:rsidR="00BD74E1" w:rsidRDefault="00B74B57">
      <w:pPr>
        <w:pStyle w:val="53"/>
        <w:rPr>
          <w:rFonts w:asciiTheme="minorHAnsi" w:eastAsiaTheme="minorEastAsia" w:hAnsiTheme="minorHAnsi" w:cstheme="minorBidi"/>
          <w:sz w:val="22"/>
          <w:szCs w:val="22"/>
        </w:rPr>
      </w:pPr>
      <w:hyperlink w:anchor="_Toc222927800" w:history="1">
        <w:r w:rsidR="00BD74E1" w:rsidRPr="008E3F0E">
          <w:rPr>
            <w:rStyle w:val="ad"/>
          </w:rPr>
          <w:t>2.1.2.31.1.</w:t>
        </w:r>
        <w:r w:rsidR="00BD74E1">
          <w:rPr>
            <w:rFonts w:asciiTheme="minorHAnsi" w:eastAsiaTheme="minorEastAsia" w:hAnsiTheme="minorHAnsi" w:cstheme="minorBidi"/>
            <w:sz w:val="22"/>
            <w:szCs w:val="22"/>
          </w:rPr>
          <w:tab/>
        </w:r>
        <w:r w:rsidR="00BD74E1" w:rsidRPr="008E3F0E">
          <w:rPr>
            <w:rStyle w:val="ad"/>
          </w:rPr>
          <w:t>Перечень параметров тела запроса (Document) по документу «Решение об изменении сводной бюджетной росписи федерального бюджета и лимитов бюджетных обязательств на финансовый год и на плановый период» (ф.0501066) DBD_DecChange</w:t>
        </w:r>
        <w:r w:rsidR="00BD74E1">
          <w:rPr>
            <w:webHidden/>
          </w:rPr>
          <w:tab/>
        </w:r>
        <w:r w:rsidR="00BD74E1">
          <w:rPr>
            <w:webHidden/>
          </w:rPr>
          <w:fldChar w:fldCharType="begin"/>
        </w:r>
        <w:r w:rsidR="00BD74E1">
          <w:rPr>
            <w:webHidden/>
          </w:rPr>
          <w:instrText xml:space="preserve"> PAGEREF _Toc222927800 \h </w:instrText>
        </w:r>
        <w:r w:rsidR="00BD74E1">
          <w:rPr>
            <w:webHidden/>
          </w:rPr>
        </w:r>
        <w:r w:rsidR="00BD74E1">
          <w:rPr>
            <w:webHidden/>
          </w:rPr>
          <w:fldChar w:fldCharType="separate"/>
        </w:r>
        <w:r w:rsidR="00BD74E1">
          <w:rPr>
            <w:webHidden/>
          </w:rPr>
          <w:t>172</w:t>
        </w:r>
        <w:r w:rsidR="00BD74E1">
          <w:rPr>
            <w:webHidden/>
          </w:rPr>
          <w:fldChar w:fldCharType="end"/>
        </w:r>
      </w:hyperlink>
    </w:p>
    <w:p w14:paraId="160D80FA" w14:textId="77777777" w:rsidR="00BD74E1" w:rsidRDefault="00B74B57">
      <w:pPr>
        <w:pStyle w:val="53"/>
        <w:rPr>
          <w:rFonts w:asciiTheme="minorHAnsi" w:eastAsiaTheme="minorEastAsia" w:hAnsiTheme="minorHAnsi" w:cstheme="minorBidi"/>
          <w:sz w:val="22"/>
          <w:szCs w:val="22"/>
        </w:rPr>
      </w:pPr>
      <w:hyperlink w:anchor="_Toc222927808" w:history="1">
        <w:r w:rsidR="00BD74E1" w:rsidRPr="008E3F0E">
          <w:rPr>
            <w:rStyle w:val="ad"/>
          </w:rPr>
          <w:t>2.1.2.31.2.</w:t>
        </w:r>
        <w:r w:rsidR="00BD74E1">
          <w:rPr>
            <w:rFonts w:asciiTheme="minorHAnsi" w:eastAsiaTheme="minorEastAsia" w:hAnsiTheme="minorHAnsi" w:cstheme="minorBidi"/>
            <w:sz w:val="22"/>
            <w:szCs w:val="22"/>
          </w:rPr>
          <w:tab/>
        </w:r>
        <w:r w:rsidR="00BD74E1" w:rsidRPr="008E3F0E">
          <w:rPr>
            <w:rStyle w:val="ad"/>
          </w:rPr>
          <w:t>Пример запроса по документу «Решение об изменении сводной бюджетной росписи федерального бюджета и лимитов бюджетных обязательств на финансовый год и на плановый период» (ф.0501066) DBD_DecChange</w:t>
        </w:r>
        <w:r w:rsidR="00BD74E1">
          <w:rPr>
            <w:webHidden/>
          </w:rPr>
          <w:tab/>
        </w:r>
        <w:r w:rsidR="00BD74E1">
          <w:rPr>
            <w:webHidden/>
          </w:rPr>
          <w:fldChar w:fldCharType="begin"/>
        </w:r>
        <w:r w:rsidR="00BD74E1">
          <w:rPr>
            <w:webHidden/>
          </w:rPr>
          <w:instrText xml:space="preserve"> PAGEREF _Toc222927808 \h </w:instrText>
        </w:r>
        <w:r w:rsidR="00BD74E1">
          <w:rPr>
            <w:webHidden/>
          </w:rPr>
        </w:r>
        <w:r w:rsidR="00BD74E1">
          <w:rPr>
            <w:webHidden/>
          </w:rPr>
          <w:fldChar w:fldCharType="separate"/>
        </w:r>
        <w:r w:rsidR="00BD74E1">
          <w:rPr>
            <w:webHidden/>
          </w:rPr>
          <w:t>177</w:t>
        </w:r>
        <w:r w:rsidR="00BD74E1">
          <w:rPr>
            <w:webHidden/>
          </w:rPr>
          <w:fldChar w:fldCharType="end"/>
        </w:r>
      </w:hyperlink>
    </w:p>
    <w:p w14:paraId="1F19C14D" w14:textId="77777777" w:rsidR="00BD74E1" w:rsidRDefault="00B74B57">
      <w:pPr>
        <w:pStyle w:val="43"/>
        <w:rPr>
          <w:rFonts w:asciiTheme="minorHAnsi" w:eastAsiaTheme="minorEastAsia" w:hAnsiTheme="minorHAnsi" w:cstheme="minorBidi"/>
          <w:noProof/>
          <w:sz w:val="22"/>
          <w:szCs w:val="22"/>
        </w:rPr>
      </w:pPr>
      <w:hyperlink w:anchor="_Toc222927809" w:history="1">
        <w:r w:rsidR="00BD74E1" w:rsidRPr="008E3F0E">
          <w:rPr>
            <w:rStyle w:val="ad"/>
            <w:noProof/>
          </w:rPr>
          <w:t>2.1.2.32.</w:t>
        </w:r>
        <w:r w:rsidR="00BD74E1">
          <w:rPr>
            <w:rFonts w:asciiTheme="minorHAnsi" w:eastAsiaTheme="minorEastAsia" w:hAnsiTheme="minorHAnsi" w:cstheme="minorBidi"/>
            <w:noProof/>
            <w:sz w:val="22"/>
            <w:szCs w:val="22"/>
          </w:rPr>
          <w:tab/>
        </w:r>
        <w:r w:rsidR="00BD74E1" w:rsidRPr="008E3F0E">
          <w:rPr>
            <w:rStyle w:val="ad"/>
            <w:noProof/>
          </w:rPr>
          <w:t>«Справка об изменении сводной бюджетной росписи федерального бюджета и лимитов бюджетных обязательств на финансовый год и на плановый период по предложению главного распорядителя средств федерального бюджета (главного администратора источников финансирования дефицита федерального бюджета)» (ф.0501055) DBD_SumBudList_GRBS_GAIF</w:t>
        </w:r>
        <w:r w:rsidR="00BD74E1">
          <w:rPr>
            <w:noProof/>
            <w:webHidden/>
          </w:rPr>
          <w:tab/>
        </w:r>
        <w:r w:rsidR="00BD74E1">
          <w:rPr>
            <w:noProof/>
            <w:webHidden/>
          </w:rPr>
          <w:fldChar w:fldCharType="begin"/>
        </w:r>
        <w:r w:rsidR="00BD74E1">
          <w:rPr>
            <w:noProof/>
            <w:webHidden/>
          </w:rPr>
          <w:instrText xml:space="preserve"> PAGEREF _Toc222927809 \h </w:instrText>
        </w:r>
        <w:r w:rsidR="00BD74E1">
          <w:rPr>
            <w:noProof/>
            <w:webHidden/>
          </w:rPr>
        </w:r>
        <w:r w:rsidR="00BD74E1">
          <w:rPr>
            <w:noProof/>
            <w:webHidden/>
          </w:rPr>
          <w:fldChar w:fldCharType="separate"/>
        </w:r>
        <w:r w:rsidR="00BD74E1">
          <w:rPr>
            <w:noProof/>
            <w:webHidden/>
          </w:rPr>
          <w:t>180</w:t>
        </w:r>
        <w:r w:rsidR="00BD74E1">
          <w:rPr>
            <w:noProof/>
            <w:webHidden/>
          </w:rPr>
          <w:fldChar w:fldCharType="end"/>
        </w:r>
      </w:hyperlink>
    </w:p>
    <w:p w14:paraId="3A196F94" w14:textId="77777777" w:rsidR="00BD74E1" w:rsidRDefault="00B74B57">
      <w:pPr>
        <w:pStyle w:val="53"/>
        <w:rPr>
          <w:rFonts w:asciiTheme="minorHAnsi" w:eastAsiaTheme="minorEastAsia" w:hAnsiTheme="minorHAnsi" w:cstheme="minorBidi"/>
          <w:sz w:val="22"/>
          <w:szCs w:val="22"/>
        </w:rPr>
      </w:pPr>
      <w:hyperlink w:anchor="_Toc222927810" w:history="1">
        <w:r w:rsidR="00BD74E1" w:rsidRPr="008E3F0E">
          <w:rPr>
            <w:rStyle w:val="ad"/>
          </w:rPr>
          <w:t>2.1.2.32.1.</w:t>
        </w:r>
        <w:r w:rsidR="00BD74E1">
          <w:rPr>
            <w:rFonts w:asciiTheme="minorHAnsi" w:eastAsiaTheme="minorEastAsia" w:hAnsiTheme="minorHAnsi" w:cstheme="minorBidi"/>
            <w:sz w:val="22"/>
            <w:szCs w:val="22"/>
          </w:rPr>
          <w:tab/>
        </w:r>
        <w:r w:rsidR="00BD74E1" w:rsidRPr="008E3F0E">
          <w:rPr>
            <w:rStyle w:val="ad"/>
          </w:rPr>
          <w:t>Перечень параметров тела запроса (Document) по документу «Справка об изменении сводной бюджетной росписи федерального бюджета и лимитов бюджетных обязательств на финансовый год и на плановый период по предложению главного распорядителя средств федерального бюджета (главного администратора источников финансирования дефицита федерального бюджета)» (ф.0501055) DBD_SumBudList_GRBS_GAIF</w:t>
        </w:r>
        <w:r w:rsidR="00BD74E1">
          <w:rPr>
            <w:webHidden/>
          </w:rPr>
          <w:tab/>
        </w:r>
        <w:r w:rsidR="00BD74E1">
          <w:rPr>
            <w:webHidden/>
          </w:rPr>
          <w:fldChar w:fldCharType="begin"/>
        </w:r>
        <w:r w:rsidR="00BD74E1">
          <w:rPr>
            <w:webHidden/>
          </w:rPr>
          <w:instrText xml:space="preserve"> PAGEREF _Toc222927810 \h </w:instrText>
        </w:r>
        <w:r w:rsidR="00BD74E1">
          <w:rPr>
            <w:webHidden/>
          </w:rPr>
        </w:r>
        <w:r w:rsidR="00BD74E1">
          <w:rPr>
            <w:webHidden/>
          </w:rPr>
          <w:fldChar w:fldCharType="separate"/>
        </w:r>
        <w:r w:rsidR="00BD74E1">
          <w:rPr>
            <w:webHidden/>
          </w:rPr>
          <w:t>180</w:t>
        </w:r>
        <w:r w:rsidR="00BD74E1">
          <w:rPr>
            <w:webHidden/>
          </w:rPr>
          <w:fldChar w:fldCharType="end"/>
        </w:r>
      </w:hyperlink>
    </w:p>
    <w:p w14:paraId="7CDA5AFA" w14:textId="77777777" w:rsidR="00BD74E1" w:rsidRDefault="00B74B57">
      <w:pPr>
        <w:pStyle w:val="53"/>
        <w:rPr>
          <w:rFonts w:asciiTheme="minorHAnsi" w:eastAsiaTheme="minorEastAsia" w:hAnsiTheme="minorHAnsi" w:cstheme="minorBidi"/>
          <w:sz w:val="22"/>
          <w:szCs w:val="22"/>
        </w:rPr>
      </w:pPr>
      <w:hyperlink w:anchor="_Toc222927818" w:history="1">
        <w:r w:rsidR="00BD74E1" w:rsidRPr="008E3F0E">
          <w:rPr>
            <w:rStyle w:val="ad"/>
          </w:rPr>
          <w:t>2.1.2.32.2.</w:t>
        </w:r>
        <w:r w:rsidR="00BD74E1">
          <w:rPr>
            <w:rFonts w:asciiTheme="minorHAnsi" w:eastAsiaTheme="minorEastAsia" w:hAnsiTheme="minorHAnsi" w:cstheme="minorBidi"/>
            <w:sz w:val="22"/>
            <w:szCs w:val="22"/>
          </w:rPr>
          <w:tab/>
        </w:r>
        <w:r w:rsidR="00BD74E1" w:rsidRPr="008E3F0E">
          <w:rPr>
            <w:rStyle w:val="ad"/>
          </w:rPr>
          <w:t>Пример запроса по документу «Справка об изменении сводной бюджетной росписи федерального бюджета и лимитов бюджетных обязательств на финансовый год и на плановый период по предложению главного распорядителя средств федерального бюджета (главного администратора источников финансирования дефицита федерального бюджета)» (ф.0501055) DBD_SumBudList_GRBS_GAIF</w:t>
        </w:r>
        <w:r w:rsidR="00BD74E1">
          <w:rPr>
            <w:webHidden/>
          </w:rPr>
          <w:tab/>
        </w:r>
        <w:r w:rsidR="00BD74E1">
          <w:rPr>
            <w:webHidden/>
          </w:rPr>
          <w:fldChar w:fldCharType="begin"/>
        </w:r>
        <w:r w:rsidR="00BD74E1">
          <w:rPr>
            <w:webHidden/>
          </w:rPr>
          <w:instrText xml:space="preserve"> PAGEREF _Toc222927818 \h </w:instrText>
        </w:r>
        <w:r w:rsidR="00BD74E1">
          <w:rPr>
            <w:webHidden/>
          </w:rPr>
        </w:r>
        <w:r w:rsidR="00BD74E1">
          <w:rPr>
            <w:webHidden/>
          </w:rPr>
          <w:fldChar w:fldCharType="separate"/>
        </w:r>
        <w:r w:rsidR="00BD74E1">
          <w:rPr>
            <w:webHidden/>
          </w:rPr>
          <w:t>187</w:t>
        </w:r>
        <w:r w:rsidR="00BD74E1">
          <w:rPr>
            <w:webHidden/>
          </w:rPr>
          <w:fldChar w:fldCharType="end"/>
        </w:r>
      </w:hyperlink>
    </w:p>
    <w:p w14:paraId="5FE11D55" w14:textId="77777777" w:rsidR="00BD74E1" w:rsidRDefault="00B74B57">
      <w:pPr>
        <w:pStyle w:val="43"/>
        <w:rPr>
          <w:rFonts w:asciiTheme="minorHAnsi" w:eastAsiaTheme="minorEastAsia" w:hAnsiTheme="minorHAnsi" w:cstheme="minorBidi"/>
          <w:noProof/>
          <w:sz w:val="22"/>
          <w:szCs w:val="22"/>
        </w:rPr>
      </w:pPr>
      <w:hyperlink w:anchor="_Toc222927819" w:history="1">
        <w:r w:rsidR="00BD74E1" w:rsidRPr="008E3F0E">
          <w:rPr>
            <w:rStyle w:val="ad"/>
            <w:noProof/>
          </w:rPr>
          <w:t>2.1.2.33.</w:t>
        </w:r>
        <w:r w:rsidR="00BD74E1">
          <w:rPr>
            <w:rFonts w:asciiTheme="minorHAnsi" w:eastAsiaTheme="minorEastAsia" w:hAnsiTheme="minorHAnsi" w:cstheme="minorBidi"/>
            <w:noProof/>
            <w:sz w:val="22"/>
            <w:szCs w:val="22"/>
          </w:rPr>
          <w:tab/>
        </w:r>
        <w:r w:rsidR="00BD74E1" w:rsidRPr="008E3F0E">
          <w:rPr>
            <w:rStyle w:val="ad"/>
            <w:noProof/>
          </w:rPr>
          <w:t>«Предложения по внесению изменений в распределение бюджетных ассигнований на финансовый год и на плановый период» (ф.0501065) DBD_PropAmenBA</w:t>
        </w:r>
        <w:r w:rsidR="00BD74E1">
          <w:rPr>
            <w:noProof/>
            <w:webHidden/>
          </w:rPr>
          <w:tab/>
        </w:r>
        <w:r w:rsidR="00BD74E1">
          <w:rPr>
            <w:noProof/>
            <w:webHidden/>
          </w:rPr>
          <w:fldChar w:fldCharType="begin"/>
        </w:r>
        <w:r w:rsidR="00BD74E1">
          <w:rPr>
            <w:noProof/>
            <w:webHidden/>
          </w:rPr>
          <w:instrText xml:space="preserve"> PAGEREF _Toc222927819 \h </w:instrText>
        </w:r>
        <w:r w:rsidR="00BD74E1">
          <w:rPr>
            <w:noProof/>
            <w:webHidden/>
          </w:rPr>
        </w:r>
        <w:r w:rsidR="00BD74E1">
          <w:rPr>
            <w:noProof/>
            <w:webHidden/>
          </w:rPr>
          <w:fldChar w:fldCharType="separate"/>
        </w:r>
        <w:r w:rsidR="00BD74E1">
          <w:rPr>
            <w:noProof/>
            <w:webHidden/>
          </w:rPr>
          <w:t>191</w:t>
        </w:r>
        <w:r w:rsidR="00BD74E1">
          <w:rPr>
            <w:noProof/>
            <w:webHidden/>
          </w:rPr>
          <w:fldChar w:fldCharType="end"/>
        </w:r>
      </w:hyperlink>
    </w:p>
    <w:p w14:paraId="5A2F311A" w14:textId="77777777" w:rsidR="00BD74E1" w:rsidRDefault="00B74B57">
      <w:pPr>
        <w:pStyle w:val="53"/>
        <w:rPr>
          <w:rFonts w:asciiTheme="minorHAnsi" w:eastAsiaTheme="minorEastAsia" w:hAnsiTheme="minorHAnsi" w:cstheme="minorBidi"/>
          <w:sz w:val="22"/>
          <w:szCs w:val="22"/>
        </w:rPr>
      </w:pPr>
      <w:hyperlink w:anchor="_Toc222927820" w:history="1">
        <w:r w:rsidR="00BD74E1" w:rsidRPr="008E3F0E">
          <w:rPr>
            <w:rStyle w:val="ad"/>
          </w:rPr>
          <w:t>2.1.2.33.1.</w:t>
        </w:r>
        <w:r w:rsidR="00BD74E1">
          <w:rPr>
            <w:rFonts w:asciiTheme="minorHAnsi" w:eastAsiaTheme="minorEastAsia" w:hAnsiTheme="minorHAnsi" w:cstheme="minorBidi"/>
            <w:sz w:val="22"/>
            <w:szCs w:val="22"/>
          </w:rPr>
          <w:tab/>
        </w:r>
        <w:r w:rsidR="00BD74E1" w:rsidRPr="008E3F0E">
          <w:rPr>
            <w:rStyle w:val="ad"/>
          </w:rPr>
          <w:t>Перечень параметров тела запроса (Document) по документу «Предложения по внесению изменений в распределение бюджетных ассигнований на финансовый год и на плановый период» (ф.0501065) DBD_PropAmenBA</w:t>
        </w:r>
        <w:r w:rsidR="00BD74E1">
          <w:rPr>
            <w:webHidden/>
          </w:rPr>
          <w:tab/>
        </w:r>
        <w:r w:rsidR="00BD74E1">
          <w:rPr>
            <w:webHidden/>
          </w:rPr>
          <w:fldChar w:fldCharType="begin"/>
        </w:r>
        <w:r w:rsidR="00BD74E1">
          <w:rPr>
            <w:webHidden/>
          </w:rPr>
          <w:instrText xml:space="preserve"> PAGEREF _Toc222927820 \h </w:instrText>
        </w:r>
        <w:r w:rsidR="00BD74E1">
          <w:rPr>
            <w:webHidden/>
          </w:rPr>
        </w:r>
        <w:r w:rsidR="00BD74E1">
          <w:rPr>
            <w:webHidden/>
          </w:rPr>
          <w:fldChar w:fldCharType="separate"/>
        </w:r>
        <w:r w:rsidR="00BD74E1">
          <w:rPr>
            <w:webHidden/>
          </w:rPr>
          <w:t>191</w:t>
        </w:r>
        <w:r w:rsidR="00BD74E1">
          <w:rPr>
            <w:webHidden/>
          </w:rPr>
          <w:fldChar w:fldCharType="end"/>
        </w:r>
      </w:hyperlink>
    </w:p>
    <w:p w14:paraId="5F7B8983" w14:textId="77777777" w:rsidR="00BD74E1" w:rsidRDefault="00B74B57">
      <w:pPr>
        <w:pStyle w:val="53"/>
        <w:rPr>
          <w:rFonts w:asciiTheme="minorHAnsi" w:eastAsiaTheme="minorEastAsia" w:hAnsiTheme="minorHAnsi" w:cstheme="minorBidi"/>
          <w:sz w:val="22"/>
          <w:szCs w:val="22"/>
        </w:rPr>
      </w:pPr>
      <w:hyperlink w:anchor="_Toc222927828" w:history="1">
        <w:r w:rsidR="00BD74E1" w:rsidRPr="008E3F0E">
          <w:rPr>
            <w:rStyle w:val="ad"/>
          </w:rPr>
          <w:t>2.1.2.33.2.</w:t>
        </w:r>
        <w:r w:rsidR="00BD74E1">
          <w:rPr>
            <w:rFonts w:asciiTheme="minorHAnsi" w:eastAsiaTheme="minorEastAsia" w:hAnsiTheme="minorHAnsi" w:cstheme="minorBidi"/>
            <w:sz w:val="22"/>
            <w:szCs w:val="22"/>
          </w:rPr>
          <w:tab/>
        </w:r>
        <w:r w:rsidR="00BD74E1" w:rsidRPr="008E3F0E">
          <w:rPr>
            <w:rStyle w:val="ad"/>
          </w:rPr>
          <w:t xml:space="preserve">Пример запроса по документу «Предложения по внесению изменений в распределение бюджетных ассигнований на </w:t>
        </w:r>
        <w:r w:rsidR="00BD74E1" w:rsidRPr="008E3F0E">
          <w:rPr>
            <w:rStyle w:val="ad"/>
          </w:rPr>
          <w:lastRenderedPageBreak/>
          <w:t>финансовый год и на плановый период» (ф.0501065) DBD_PropAmenBA</w:t>
        </w:r>
        <w:r w:rsidR="00BD74E1">
          <w:rPr>
            <w:webHidden/>
          </w:rPr>
          <w:tab/>
        </w:r>
        <w:r w:rsidR="00BD74E1">
          <w:rPr>
            <w:webHidden/>
          </w:rPr>
          <w:fldChar w:fldCharType="begin"/>
        </w:r>
        <w:r w:rsidR="00BD74E1">
          <w:rPr>
            <w:webHidden/>
          </w:rPr>
          <w:instrText xml:space="preserve"> PAGEREF _Toc222927828 \h </w:instrText>
        </w:r>
        <w:r w:rsidR="00BD74E1">
          <w:rPr>
            <w:webHidden/>
          </w:rPr>
        </w:r>
        <w:r w:rsidR="00BD74E1">
          <w:rPr>
            <w:webHidden/>
          </w:rPr>
          <w:fldChar w:fldCharType="separate"/>
        </w:r>
        <w:r w:rsidR="00BD74E1">
          <w:rPr>
            <w:webHidden/>
          </w:rPr>
          <w:t>197</w:t>
        </w:r>
        <w:r w:rsidR="00BD74E1">
          <w:rPr>
            <w:webHidden/>
          </w:rPr>
          <w:fldChar w:fldCharType="end"/>
        </w:r>
      </w:hyperlink>
    </w:p>
    <w:p w14:paraId="215742FB" w14:textId="77777777" w:rsidR="00BD74E1" w:rsidRDefault="00B74B57">
      <w:pPr>
        <w:pStyle w:val="43"/>
        <w:rPr>
          <w:rFonts w:asciiTheme="minorHAnsi" w:eastAsiaTheme="minorEastAsia" w:hAnsiTheme="minorHAnsi" w:cstheme="minorBidi"/>
          <w:noProof/>
          <w:sz w:val="22"/>
          <w:szCs w:val="22"/>
        </w:rPr>
      </w:pPr>
      <w:hyperlink w:anchor="_Toc222927829" w:history="1">
        <w:r w:rsidR="00BD74E1" w:rsidRPr="008E3F0E">
          <w:rPr>
            <w:rStyle w:val="ad"/>
            <w:noProof/>
          </w:rPr>
          <w:t>2.1.2.34.</w:t>
        </w:r>
        <w:r w:rsidR="00BD74E1">
          <w:rPr>
            <w:rFonts w:asciiTheme="minorHAnsi" w:eastAsiaTheme="minorEastAsia" w:hAnsiTheme="minorHAnsi" w:cstheme="minorBidi"/>
            <w:noProof/>
            <w:sz w:val="22"/>
            <w:szCs w:val="22"/>
          </w:rPr>
          <w:tab/>
        </w:r>
        <w:r w:rsidR="00BD74E1" w:rsidRPr="008E3F0E">
          <w:rPr>
            <w:rStyle w:val="ad"/>
            <w:noProof/>
          </w:rPr>
          <w:t>«Заявка на внесение изменений в сводную бюджетную роспись федерального бюджета и лимиты бюджетных обязательств» (ф.0501046) DBD_ApplPropAmenBA</w:t>
        </w:r>
        <w:r w:rsidR="00BD74E1">
          <w:rPr>
            <w:noProof/>
            <w:webHidden/>
          </w:rPr>
          <w:tab/>
        </w:r>
        <w:r w:rsidR="00BD74E1">
          <w:rPr>
            <w:noProof/>
            <w:webHidden/>
          </w:rPr>
          <w:fldChar w:fldCharType="begin"/>
        </w:r>
        <w:r w:rsidR="00BD74E1">
          <w:rPr>
            <w:noProof/>
            <w:webHidden/>
          </w:rPr>
          <w:instrText xml:space="preserve"> PAGEREF _Toc222927829 \h </w:instrText>
        </w:r>
        <w:r w:rsidR="00BD74E1">
          <w:rPr>
            <w:noProof/>
            <w:webHidden/>
          </w:rPr>
        </w:r>
        <w:r w:rsidR="00BD74E1">
          <w:rPr>
            <w:noProof/>
            <w:webHidden/>
          </w:rPr>
          <w:fldChar w:fldCharType="separate"/>
        </w:r>
        <w:r w:rsidR="00BD74E1">
          <w:rPr>
            <w:noProof/>
            <w:webHidden/>
          </w:rPr>
          <w:t>201</w:t>
        </w:r>
        <w:r w:rsidR="00BD74E1">
          <w:rPr>
            <w:noProof/>
            <w:webHidden/>
          </w:rPr>
          <w:fldChar w:fldCharType="end"/>
        </w:r>
      </w:hyperlink>
    </w:p>
    <w:p w14:paraId="2BB1493D" w14:textId="77777777" w:rsidR="00BD74E1" w:rsidRDefault="00B74B57">
      <w:pPr>
        <w:pStyle w:val="53"/>
        <w:rPr>
          <w:rFonts w:asciiTheme="minorHAnsi" w:eastAsiaTheme="minorEastAsia" w:hAnsiTheme="minorHAnsi" w:cstheme="minorBidi"/>
          <w:sz w:val="22"/>
          <w:szCs w:val="22"/>
        </w:rPr>
      </w:pPr>
      <w:hyperlink w:anchor="_Toc222927830" w:history="1">
        <w:r w:rsidR="00BD74E1" w:rsidRPr="008E3F0E">
          <w:rPr>
            <w:rStyle w:val="ad"/>
          </w:rPr>
          <w:t>2.1.2.34.1.</w:t>
        </w:r>
        <w:r w:rsidR="00BD74E1">
          <w:rPr>
            <w:rFonts w:asciiTheme="minorHAnsi" w:eastAsiaTheme="minorEastAsia" w:hAnsiTheme="minorHAnsi" w:cstheme="minorBidi"/>
            <w:sz w:val="22"/>
            <w:szCs w:val="22"/>
          </w:rPr>
          <w:tab/>
        </w:r>
        <w:r w:rsidR="00BD74E1" w:rsidRPr="008E3F0E">
          <w:rPr>
            <w:rStyle w:val="ad"/>
          </w:rPr>
          <w:t>Перечень параметров тела запроса (Document) по документу «Заявка на внесение изменений в сводную бюджетную роспись федерального бюджета и лимиты бюджетных обязательств» (ф.0501046) DBD_ApplPropAmenBA</w:t>
        </w:r>
        <w:r w:rsidR="00BD74E1">
          <w:rPr>
            <w:webHidden/>
          </w:rPr>
          <w:tab/>
        </w:r>
        <w:r w:rsidR="00BD74E1">
          <w:rPr>
            <w:webHidden/>
          </w:rPr>
          <w:fldChar w:fldCharType="begin"/>
        </w:r>
        <w:r w:rsidR="00BD74E1">
          <w:rPr>
            <w:webHidden/>
          </w:rPr>
          <w:instrText xml:space="preserve"> PAGEREF _Toc222927830 \h </w:instrText>
        </w:r>
        <w:r w:rsidR="00BD74E1">
          <w:rPr>
            <w:webHidden/>
          </w:rPr>
        </w:r>
        <w:r w:rsidR="00BD74E1">
          <w:rPr>
            <w:webHidden/>
          </w:rPr>
          <w:fldChar w:fldCharType="separate"/>
        </w:r>
        <w:r w:rsidR="00BD74E1">
          <w:rPr>
            <w:webHidden/>
          </w:rPr>
          <w:t>201</w:t>
        </w:r>
        <w:r w:rsidR="00BD74E1">
          <w:rPr>
            <w:webHidden/>
          </w:rPr>
          <w:fldChar w:fldCharType="end"/>
        </w:r>
      </w:hyperlink>
    </w:p>
    <w:p w14:paraId="4B536986" w14:textId="77777777" w:rsidR="00BD74E1" w:rsidRDefault="00B74B57">
      <w:pPr>
        <w:pStyle w:val="53"/>
        <w:rPr>
          <w:rFonts w:asciiTheme="minorHAnsi" w:eastAsiaTheme="minorEastAsia" w:hAnsiTheme="minorHAnsi" w:cstheme="minorBidi"/>
          <w:sz w:val="22"/>
          <w:szCs w:val="22"/>
        </w:rPr>
      </w:pPr>
      <w:hyperlink w:anchor="_Toc222927838" w:history="1">
        <w:r w:rsidR="00BD74E1" w:rsidRPr="008E3F0E">
          <w:rPr>
            <w:rStyle w:val="ad"/>
          </w:rPr>
          <w:t>2.1.2.34.2.</w:t>
        </w:r>
        <w:r w:rsidR="00BD74E1">
          <w:rPr>
            <w:rFonts w:asciiTheme="minorHAnsi" w:eastAsiaTheme="minorEastAsia" w:hAnsiTheme="minorHAnsi" w:cstheme="minorBidi"/>
            <w:sz w:val="22"/>
            <w:szCs w:val="22"/>
          </w:rPr>
          <w:tab/>
        </w:r>
        <w:r w:rsidR="00BD74E1" w:rsidRPr="008E3F0E">
          <w:rPr>
            <w:rStyle w:val="ad"/>
          </w:rPr>
          <w:t>Пример запроса по документу «Заявка на внесение изменений в сводную бюджетную роспись федерального бюджета и лимиты бюджетных обязательств» (ф.0501046) DBD_ApplPropAmenBA</w:t>
        </w:r>
        <w:r w:rsidR="00BD74E1">
          <w:rPr>
            <w:webHidden/>
          </w:rPr>
          <w:tab/>
        </w:r>
        <w:r w:rsidR="00BD74E1">
          <w:rPr>
            <w:webHidden/>
          </w:rPr>
          <w:fldChar w:fldCharType="begin"/>
        </w:r>
        <w:r w:rsidR="00BD74E1">
          <w:rPr>
            <w:webHidden/>
          </w:rPr>
          <w:instrText xml:space="preserve"> PAGEREF _Toc222927838 \h </w:instrText>
        </w:r>
        <w:r w:rsidR="00BD74E1">
          <w:rPr>
            <w:webHidden/>
          </w:rPr>
        </w:r>
        <w:r w:rsidR="00BD74E1">
          <w:rPr>
            <w:webHidden/>
          </w:rPr>
          <w:fldChar w:fldCharType="separate"/>
        </w:r>
        <w:r w:rsidR="00BD74E1">
          <w:rPr>
            <w:webHidden/>
          </w:rPr>
          <w:t>206</w:t>
        </w:r>
        <w:r w:rsidR="00BD74E1">
          <w:rPr>
            <w:webHidden/>
          </w:rPr>
          <w:fldChar w:fldCharType="end"/>
        </w:r>
      </w:hyperlink>
    </w:p>
    <w:p w14:paraId="5A0414A4" w14:textId="77777777" w:rsidR="00BD74E1" w:rsidRDefault="00B74B57">
      <w:pPr>
        <w:pStyle w:val="43"/>
        <w:rPr>
          <w:rFonts w:asciiTheme="minorHAnsi" w:eastAsiaTheme="minorEastAsia" w:hAnsiTheme="minorHAnsi" w:cstheme="minorBidi"/>
          <w:noProof/>
          <w:sz w:val="22"/>
          <w:szCs w:val="22"/>
        </w:rPr>
      </w:pPr>
      <w:hyperlink w:anchor="_Toc222927839" w:history="1">
        <w:r w:rsidR="00BD74E1" w:rsidRPr="008E3F0E">
          <w:rPr>
            <w:rStyle w:val="ad"/>
            <w:noProof/>
          </w:rPr>
          <w:t>2.1.2.35.</w:t>
        </w:r>
        <w:r w:rsidR="00BD74E1">
          <w:rPr>
            <w:rFonts w:asciiTheme="minorHAnsi" w:eastAsiaTheme="minorEastAsia" w:hAnsiTheme="minorHAnsi" w:cstheme="minorBidi"/>
            <w:noProof/>
            <w:sz w:val="22"/>
            <w:szCs w:val="22"/>
          </w:rPr>
          <w:tab/>
        </w:r>
        <w:r w:rsidR="00BD74E1" w:rsidRPr="008E3F0E">
          <w:rPr>
            <w:rStyle w:val="ad"/>
            <w:noProof/>
          </w:rPr>
          <w:t>«Документ на блокировку отозванных бюджетных данных (технический документ)» DBD_DocBlockRecallBD</w:t>
        </w:r>
        <w:r w:rsidR="00BD74E1">
          <w:rPr>
            <w:noProof/>
            <w:webHidden/>
          </w:rPr>
          <w:tab/>
        </w:r>
        <w:r w:rsidR="00BD74E1">
          <w:rPr>
            <w:noProof/>
            <w:webHidden/>
          </w:rPr>
          <w:fldChar w:fldCharType="begin"/>
        </w:r>
        <w:r w:rsidR="00BD74E1">
          <w:rPr>
            <w:noProof/>
            <w:webHidden/>
          </w:rPr>
          <w:instrText xml:space="preserve"> PAGEREF _Toc222927839 \h </w:instrText>
        </w:r>
        <w:r w:rsidR="00BD74E1">
          <w:rPr>
            <w:noProof/>
            <w:webHidden/>
          </w:rPr>
        </w:r>
        <w:r w:rsidR="00BD74E1">
          <w:rPr>
            <w:noProof/>
            <w:webHidden/>
          </w:rPr>
          <w:fldChar w:fldCharType="separate"/>
        </w:r>
        <w:r w:rsidR="00BD74E1">
          <w:rPr>
            <w:noProof/>
            <w:webHidden/>
          </w:rPr>
          <w:t>210</w:t>
        </w:r>
        <w:r w:rsidR="00BD74E1">
          <w:rPr>
            <w:noProof/>
            <w:webHidden/>
          </w:rPr>
          <w:fldChar w:fldCharType="end"/>
        </w:r>
      </w:hyperlink>
    </w:p>
    <w:p w14:paraId="6998C50C" w14:textId="77777777" w:rsidR="00BD74E1" w:rsidRDefault="00B74B57">
      <w:pPr>
        <w:pStyle w:val="53"/>
        <w:rPr>
          <w:rFonts w:asciiTheme="minorHAnsi" w:eastAsiaTheme="minorEastAsia" w:hAnsiTheme="minorHAnsi" w:cstheme="minorBidi"/>
          <w:sz w:val="22"/>
          <w:szCs w:val="22"/>
        </w:rPr>
      </w:pPr>
      <w:hyperlink w:anchor="_Toc222927840" w:history="1">
        <w:r w:rsidR="00BD74E1" w:rsidRPr="008E3F0E">
          <w:rPr>
            <w:rStyle w:val="ad"/>
          </w:rPr>
          <w:t>2.1.2.35.1.</w:t>
        </w:r>
        <w:r w:rsidR="00BD74E1">
          <w:rPr>
            <w:rFonts w:asciiTheme="minorHAnsi" w:eastAsiaTheme="minorEastAsia" w:hAnsiTheme="minorHAnsi" w:cstheme="minorBidi"/>
            <w:sz w:val="22"/>
            <w:szCs w:val="22"/>
          </w:rPr>
          <w:tab/>
        </w:r>
        <w:r w:rsidR="00BD74E1" w:rsidRPr="008E3F0E">
          <w:rPr>
            <w:rStyle w:val="ad"/>
          </w:rPr>
          <w:t>Перечень параметров тела запроса (Document) по документу «Документ на блокировку отозванных бюджетных данных (технический документ)» DBD_DocBlockRecallBD</w:t>
        </w:r>
        <w:r w:rsidR="00BD74E1">
          <w:rPr>
            <w:webHidden/>
          </w:rPr>
          <w:tab/>
        </w:r>
        <w:r w:rsidR="00BD74E1">
          <w:rPr>
            <w:webHidden/>
          </w:rPr>
          <w:fldChar w:fldCharType="begin"/>
        </w:r>
        <w:r w:rsidR="00BD74E1">
          <w:rPr>
            <w:webHidden/>
          </w:rPr>
          <w:instrText xml:space="preserve"> PAGEREF _Toc222927840 \h </w:instrText>
        </w:r>
        <w:r w:rsidR="00BD74E1">
          <w:rPr>
            <w:webHidden/>
          </w:rPr>
        </w:r>
        <w:r w:rsidR="00BD74E1">
          <w:rPr>
            <w:webHidden/>
          </w:rPr>
          <w:fldChar w:fldCharType="separate"/>
        </w:r>
        <w:r w:rsidR="00BD74E1">
          <w:rPr>
            <w:webHidden/>
          </w:rPr>
          <w:t>210</w:t>
        </w:r>
        <w:r w:rsidR="00BD74E1">
          <w:rPr>
            <w:webHidden/>
          </w:rPr>
          <w:fldChar w:fldCharType="end"/>
        </w:r>
      </w:hyperlink>
    </w:p>
    <w:p w14:paraId="24CC45A9" w14:textId="77777777" w:rsidR="00BD74E1" w:rsidRDefault="00B74B57">
      <w:pPr>
        <w:pStyle w:val="53"/>
        <w:rPr>
          <w:rFonts w:asciiTheme="minorHAnsi" w:eastAsiaTheme="minorEastAsia" w:hAnsiTheme="minorHAnsi" w:cstheme="minorBidi"/>
          <w:sz w:val="22"/>
          <w:szCs w:val="22"/>
        </w:rPr>
      </w:pPr>
      <w:hyperlink w:anchor="_Toc222927848" w:history="1">
        <w:r w:rsidR="00BD74E1" w:rsidRPr="008E3F0E">
          <w:rPr>
            <w:rStyle w:val="ad"/>
          </w:rPr>
          <w:t>2.1.2.35.2.</w:t>
        </w:r>
        <w:r w:rsidR="00BD74E1">
          <w:rPr>
            <w:rFonts w:asciiTheme="minorHAnsi" w:eastAsiaTheme="minorEastAsia" w:hAnsiTheme="minorHAnsi" w:cstheme="minorBidi"/>
            <w:sz w:val="22"/>
            <w:szCs w:val="22"/>
          </w:rPr>
          <w:tab/>
        </w:r>
        <w:r w:rsidR="00BD74E1" w:rsidRPr="008E3F0E">
          <w:rPr>
            <w:rStyle w:val="ad"/>
          </w:rPr>
          <w:t>Пример запроса по документу «Документ на блокировку отозванных бюджетных данных (технический документ)» DBD_DocBlockRecallBD</w:t>
        </w:r>
        <w:r w:rsidR="00BD74E1">
          <w:rPr>
            <w:webHidden/>
          </w:rPr>
          <w:tab/>
        </w:r>
        <w:r w:rsidR="00BD74E1">
          <w:rPr>
            <w:webHidden/>
          </w:rPr>
          <w:fldChar w:fldCharType="begin"/>
        </w:r>
        <w:r w:rsidR="00BD74E1">
          <w:rPr>
            <w:webHidden/>
          </w:rPr>
          <w:instrText xml:space="preserve"> PAGEREF _Toc222927848 \h </w:instrText>
        </w:r>
        <w:r w:rsidR="00BD74E1">
          <w:rPr>
            <w:webHidden/>
          </w:rPr>
        </w:r>
        <w:r w:rsidR="00BD74E1">
          <w:rPr>
            <w:webHidden/>
          </w:rPr>
          <w:fldChar w:fldCharType="separate"/>
        </w:r>
        <w:r w:rsidR="00BD74E1">
          <w:rPr>
            <w:webHidden/>
          </w:rPr>
          <w:t>212</w:t>
        </w:r>
        <w:r w:rsidR="00BD74E1">
          <w:rPr>
            <w:webHidden/>
          </w:rPr>
          <w:fldChar w:fldCharType="end"/>
        </w:r>
      </w:hyperlink>
    </w:p>
    <w:p w14:paraId="4B99383D" w14:textId="77777777" w:rsidR="00BD74E1" w:rsidRDefault="00B74B57">
      <w:pPr>
        <w:pStyle w:val="43"/>
        <w:rPr>
          <w:rFonts w:asciiTheme="minorHAnsi" w:eastAsiaTheme="minorEastAsia" w:hAnsiTheme="minorHAnsi" w:cstheme="minorBidi"/>
          <w:noProof/>
          <w:sz w:val="22"/>
          <w:szCs w:val="22"/>
        </w:rPr>
      </w:pPr>
      <w:hyperlink w:anchor="_Toc222927849" w:history="1">
        <w:r w:rsidR="00BD74E1" w:rsidRPr="008E3F0E">
          <w:rPr>
            <w:rStyle w:val="ad"/>
            <w:noProof/>
          </w:rPr>
          <w:t>2.1.2.36.</w:t>
        </w:r>
        <w:r w:rsidR="00BD74E1">
          <w:rPr>
            <w:rFonts w:asciiTheme="minorHAnsi" w:eastAsiaTheme="minorEastAsia" w:hAnsiTheme="minorHAnsi" w:cstheme="minorBidi"/>
            <w:noProof/>
            <w:sz w:val="22"/>
            <w:szCs w:val="22"/>
          </w:rPr>
          <w:tab/>
        </w:r>
        <w:r w:rsidR="00BD74E1" w:rsidRPr="008E3F0E">
          <w:rPr>
            <w:rStyle w:val="ad"/>
            <w:noProof/>
          </w:rPr>
          <w:t>«Сведения о сводной бюджетной росписи федерального бюджета и лимитах бюджетных обязательств по расходам, связанным с осуществлением капитальных вложений по объектам капитального строительства и объектам недвижимого имущества, а также их изменении на финансовый год и на плановый период» (ф. 0501080) DBD_ConsolidateInfoFAIP</w:t>
        </w:r>
        <w:r w:rsidR="00BD74E1">
          <w:rPr>
            <w:noProof/>
            <w:webHidden/>
          </w:rPr>
          <w:tab/>
        </w:r>
        <w:r w:rsidR="00BD74E1">
          <w:rPr>
            <w:noProof/>
            <w:webHidden/>
          </w:rPr>
          <w:fldChar w:fldCharType="begin"/>
        </w:r>
        <w:r w:rsidR="00BD74E1">
          <w:rPr>
            <w:noProof/>
            <w:webHidden/>
          </w:rPr>
          <w:instrText xml:space="preserve"> PAGEREF _Toc222927849 \h </w:instrText>
        </w:r>
        <w:r w:rsidR="00BD74E1">
          <w:rPr>
            <w:noProof/>
            <w:webHidden/>
          </w:rPr>
        </w:r>
        <w:r w:rsidR="00BD74E1">
          <w:rPr>
            <w:noProof/>
            <w:webHidden/>
          </w:rPr>
          <w:fldChar w:fldCharType="separate"/>
        </w:r>
        <w:r w:rsidR="00BD74E1">
          <w:rPr>
            <w:noProof/>
            <w:webHidden/>
          </w:rPr>
          <w:t>215</w:t>
        </w:r>
        <w:r w:rsidR="00BD74E1">
          <w:rPr>
            <w:noProof/>
            <w:webHidden/>
          </w:rPr>
          <w:fldChar w:fldCharType="end"/>
        </w:r>
      </w:hyperlink>
    </w:p>
    <w:p w14:paraId="500F5FD0" w14:textId="77777777" w:rsidR="00BD74E1" w:rsidRDefault="00B74B57">
      <w:pPr>
        <w:pStyle w:val="53"/>
        <w:rPr>
          <w:rFonts w:asciiTheme="minorHAnsi" w:eastAsiaTheme="minorEastAsia" w:hAnsiTheme="minorHAnsi" w:cstheme="minorBidi"/>
          <w:sz w:val="22"/>
          <w:szCs w:val="22"/>
        </w:rPr>
      </w:pPr>
      <w:hyperlink w:anchor="_Toc222927850" w:history="1">
        <w:r w:rsidR="00BD74E1" w:rsidRPr="008E3F0E">
          <w:rPr>
            <w:rStyle w:val="ad"/>
          </w:rPr>
          <w:t>2.1.2.36.1.</w:t>
        </w:r>
        <w:r w:rsidR="00BD74E1">
          <w:rPr>
            <w:rFonts w:asciiTheme="minorHAnsi" w:eastAsiaTheme="minorEastAsia" w:hAnsiTheme="minorHAnsi" w:cstheme="minorBidi"/>
            <w:sz w:val="22"/>
            <w:szCs w:val="22"/>
          </w:rPr>
          <w:tab/>
        </w:r>
        <w:r w:rsidR="00BD74E1" w:rsidRPr="008E3F0E">
          <w:rPr>
            <w:rStyle w:val="ad"/>
          </w:rPr>
          <w:t>Перечень параметров тела запроса (Document) по документу «Сведения о сводной бюджетной росписи федерального бюджета и лимитах бюджетных обязательств по расходам, связанным с осуществлением капитальных вложений по объектам капитального строительства и объектам недвижимого имущества, а также их изменении на финансовый год и на плановый период» (ф. 0501080) DBD_ConsolidateInfoFAIP</w:t>
        </w:r>
        <w:r w:rsidR="00BD74E1">
          <w:rPr>
            <w:webHidden/>
          </w:rPr>
          <w:tab/>
        </w:r>
        <w:r w:rsidR="00BD74E1">
          <w:rPr>
            <w:webHidden/>
          </w:rPr>
          <w:fldChar w:fldCharType="begin"/>
        </w:r>
        <w:r w:rsidR="00BD74E1">
          <w:rPr>
            <w:webHidden/>
          </w:rPr>
          <w:instrText xml:space="preserve"> PAGEREF _Toc222927850 \h </w:instrText>
        </w:r>
        <w:r w:rsidR="00BD74E1">
          <w:rPr>
            <w:webHidden/>
          </w:rPr>
        </w:r>
        <w:r w:rsidR="00BD74E1">
          <w:rPr>
            <w:webHidden/>
          </w:rPr>
          <w:fldChar w:fldCharType="separate"/>
        </w:r>
        <w:r w:rsidR="00BD74E1">
          <w:rPr>
            <w:webHidden/>
          </w:rPr>
          <w:t>215</w:t>
        </w:r>
        <w:r w:rsidR="00BD74E1">
          <w:rPr>
            <w:webHidden/>
          </w:rPr>
          <w:fldChar w:fldCharType="end"/>
        </w:r>
      </w:hyperlink>
    </w:p>
    <w:p w14:paraId="78DB9EBA" w14:textId="77777777" w:rsidR="00BD74E1" w:rsidRDefault="00B74B57">
      <w:pPr>
        <w:pStyle w:val="53"/>
        <w:rPr>
          <w:rFonts w:asciiTheme="minorHAnsi" w:eastAsiaTheme="minorEastAsia" w:hAnsiTheme="minorHAnsi" w:cstheme="minorBidi"/>
          <w:sz w:val="22"/>
          <w:szCs w:val="22"/>
        </w:rPr>
      </w:pPr>
      <w:hyperlink w:anchor="_Toc222927859" w:history="1">
        <w:r w:rsidR="00BD74E1" w:rsidRPr="008E3F0E">
          <w:rPr>
            <w:rStyle w:val="ad"/>
          </w:rPr>
          <w:t>2.1.2.36.2.</w:t>
        </w:r>
        <w:r w:rsidR="00BD74E1">
          <w:rPr>
            <w:rFonts w:asciiTheme="minorHAnsi" w:eastAsiaTheme="minorEastAsia" w:hAnsiTheme="minorHAnsi" w:cstheme="minorBidi"/>
            <w:sz w:val="22"/>
            <w:szCs w:val="22"/>
          </w:rPr>
          <w:tab/>
        </w:r>
        <w:r w:rsidR="00BD74E1" w:rsidRPr="008E3F0E">
          <w:rPr>
            <w:rStyle w:val="ad"/>
          </w:rPr>
          <w:t>Пример запроса по документу «Сведения о сводной бюджетной росписи федерального бюджета и лимитах бюджетных обязательств по расходам, связанным с осуществлением капитальных вложений по объектам капитального строительства и объектам недвижимого имущества, а также их изменении на финансовый год и на плановый период» (ф. 0501080) DBD_ConsolidateInfoFAIP</w:t>
        </w:r>
        <w:r w:rsidR="00BD74E1">
          <w:rPr>
            <w:webHidden/>
          </w:rPr>
          <w:tab/>
        </w:r>
        <w:r w:rsidR="00BD74E1">
          <w:rPr>
            <w:webHidden/>
          </w:rPr>
          <w:fldChar w:fldCharType="begin"/>
        </w:r>
        <w:r w:rsidR="00BD74E1">
          <w:rPr>
            <w:webHidden/>
          </w:rPr>
          <w:instrText xml:space="preserve"> PAGEREF _Toc222927859 \h </w:instrText>
        </w:r>
        <w:r w:rsidR="00BD74E1">
          <w:rPr>
            <w:webHidden/>
          </w:rPr>
        </w:r>
        <w:r w:rsidR="00BD74E1">
          <w:rPr>
            <w:webHidden/>
          </w:rPr>
          <w:fldChar w:fldCharType="separate"/>
        </w:r>
        <w:r w:rsidR="00BD74E1">
          <w:rPr>
            <w:webHidden/>
          </w:rPr>
          <w:t>219</w:t>
        </w:r>
        <w:r w:rsidR="00BD74E1">
          <w:rPr>
            <w:webHidden/>
          </w:rPr>
          <w:fldChar w:fldCharType="end"/>
        </w:r>
      </w:hyperlink>
    </w:p>
    <w:p w14:paraId="1C65428E" w14:textId="77777777" w:rsidR="00BD74E1" w:rsidRDefault="00B74B57">
      <w:pPr>
        <w:pStyle w:val="43"/>
        <w:rPr>
          <w:rFonts w:asciiTheme="minorHAnsi" w:eastAsiaTheme="minorEastAsia" w:hAnsiTheme="minorHAnsi" w:cstheme="minorBidi"/>
          <w:noProof/>
          <w:sz w:val="22"/>
          <w:szCs w:val="22"/>
        </w:rPr>
      </w:pPr>
      <w:hyperlink w:anchor="_Toc222927860" w:history="1">
        <w:r w:rsidR="00BD74E1" w:rsidRPr="008E3F0E">
          <w:rPr>
            <w:rStyle w:val="ad"/>
            <w:noProof/>
          </w:rPr>
          <w:t>2.1.2.37.</w:t>
        </w:r>
        <w:r w:rsidR="00BD74E1">
          <w:rPr>
            <w:rFonts w:asciiTheme="minorHAnsi" w:eastAsiaTheme="minorEastAsia" w:hAnsiTheme="minorHAnsi" w:cstheme="minorBidi"/>
            <w:noProof/>
            <w:sz w:val="22"/>
            <w:szCs w:val="22"/>
          </w:rPr>
          <w:tab/>
        </w:r>
        <w:r w:rsidR="00BD74E1" w:rsidRPr="008E3F0E">
          <w:rPr>
            <w:rStyle w:val="ad"/>
            <w:noProof/>
          </w:rPr>
          <w:t>«Сведения о лимитах бюджетных обязательств по расходам на реализацию мероприятий по использованию информационно-коммуникационных технологий, созданию, развитию, эксплуатации информационных систем и информационно-коммуникационной инфраструктуры на финансовый год и на плановый период» (ф. 0501155) DBD_DataSBRInfoEvent</w:t>
        </w:r>
        <w:r w:rsidR="00BD74E1">
          <w:rPr>
            <w:noProof/>
            <w:webHidden/>
          </w:rPr>
          <w:tab/>
        </w:r>
        <w:r w:rsidR="00BD74E1">
          <w:rPr>
            <w:noProof/>
            <w:webHidden/>
          </w:rPr>
          <w:fldChar w:fldCharType="begin"/>
        </w:r>
        <w:r w:rsidR="00BD74E1">
          <w:rPr>
            <w:noProof/>
            <w:webHidden/>
          </w:rPr>
          <w:instrText xml:space="preserve"> PAGEREF _Toc222927860 \h </w:instrText>
        </w:r>
        <w:r w:rsidR="00BD74E1">
          <w:rPr>
            <w:noProof/>
            <w:webHidden/>
          </w:rPr>
        </w:r>
        <w:r w:rsidR="00BD74E1">
          <w:rPr>
            <w:noProof/>
            <w:webHidden/>
          </w:rPr>
          <w:fldChar w:fldCharType="separate"/>
        </w:r>
        <w:r w:rsidR="00BD74E1">
          <w:rPr>
            <w:noProof/>
            <w:webHidden/>
          </w:rPr>
          <w:t>222</w:t>
        </w:r>
        <w:r w:rsidR="00BD74E1">
          <w:rPr>
            <w:noProof/>
            <w:webHidden/>
          </w:rPr>
          <w:fldChar w:fldCharType="end"/>
        </w:r>
      </w:hyperlink>
    </w:p>
    <w:p w14:paraId="73B6F429" w14:textId="77777777" w:rsidR="00BD74E1" w:rsidRDefault="00B74B57">
      <w:pPr>
        <w:pStyle w:val="53"/>
        <w:rPr>
          <w:rFonts w:asciiTheme="minorHAnsi" w:eastAsiaTheme="minorEastAsia" w:hAnsiTheme="minorHAnsi" w:cstheme="minorBidi"/>
          <w:sz w:val="22"/>
          <w:szCs w:val="22"/>
        </w:rPr>
      </w:pPr>
      <w:hyperlink w:anchor="_Toc222927861" w:history="1">
        <w:r w:rsidR="00BD74E1" w:rsidRPr="008E3F0E">
          <w:rPr>
            <w:rStyle w:val="ad"/>
          </w:rPr>
          <w:t>2.1.2.37.1.</w:t>
        </w:r>
        <w:r w:rsidR="00BD74E1">
          <w:rPr>
            <w:rFonts w:asciiTheme="minorHAnsi" w:eastAsiaTheme="minorEastAsia" w:hAnsiTheme="minorHAnsi" w:cstheme="minorBidi"/>
            <w:sz w:val="22"/>
            <w:szCs w:val="22"/>
          </w:rPr>
          <w:tab/>
        </w:r>
        <w:r w:rsidR="00BD74E1" w:rsidRPr="008E3F0E">
          <w:rPr>
            <w:rStyle w:val="ad"/>
          </w:rPr>
          <w:t xml:space="preserve">Перечень параметров тела запроса (Document) по документу «Сведения о лимитах бюджетных обязательств по расходам на </w:t>
        </w:r>
        <w:r w:rsidR="00BD74E1" w:rsidRPr="008E3F0E">
          <w:rPr>
            <w:rStyle w:val="ad"/>
          </w:rPr>
          <w:lastRenderedPageBreak/>
          <w:t>реализацию мероприятий по использованию информационно-коммуникационных технологий, созданию, развитию, эксплуатации информационных систем и информационно-коммуникационной инфраструктуры на финансовый год и на плановый период» (ф. 0501155) DBD_DataSBRInfoEvent</w:t>
        </w:r>
        <w:r w:rsidR="00BD74E1">
          <w:rPr>
            <w:webHidden/>
          </w:rPr>
          <w:tab/>
        </w:r>
        <w:r w:rsidR="00BD74E1">
          <w:rPr>
            <w:webHidden/>
          </w:rPr>
          <w:fldChar w:fldCharType="begin"/>
        </w:r>
        <w:r w:rsidR="00BD74E1">
          <w:rPr>
            <w:webHidden/>
          </w:rPr>
          <w:instrText xml:space="preserve"> PAGEREF _Toc222927861 \h </w:instrText>
        </w:r>
        <w:r w:rsidR="00BD74E1">
          <w:rPr>
            <w:webHidden/>
          </w:rPr>
        </w:r>
        <w:r w:rsidR="00BD74E1">
          <w:rPr>
            <w:webHidden/>
          </w:rPr>
          <w:fldChar w:fldCharType="separate"/>
        </w:r>
        <w:r w:rsidR="00BD74E1">
          <w:rPr>
            <w:webHidden/>
          </w:rPr>
          <w:t>222</w:t>
        </w:r>
        <w:r w:rsidR="00BD74E1">
          <w:rPr>
            <w:webHidden/>
          </w:rPr>
          <w:fldChar w:fldCharType="end"/>
        </w:r>
      </w:hyperlink>
    </w:p>
    <w:p w14:paraId="4CC1BA09" w14:textId="77777777" w:rsidR="00BD74E1" w:rsidRDefault="00B74B57">
      <w:pPr>
        <w:pStyle w:val="53"/>
        <w:rPr>
          <w:rFonts w:asciiTheme="minorHAnsi" w:eastAsiaTheme="minorEastAsia" w:hAnsiTheme="minorHAnsi" w:cstheme="minorBidi"/>
          <w:sz w:val="22"/>
          <w:szCs w:val="22"/>
        </w:rPr>
      </w:pPr>
      <w:hyperlink w:anchor="_Toc222927870" w:history="1">
        <w:r w:rsidR="00BD74E1" w:rsidRPr="008E3F0E">
          <w:rPr>
            <w:rStyle w:val="ad"/>
          </w:rPr>
          <w:t>2.1.2.37.2.</w:t>
        </w:r>
        <w:r w:rsidR="00BD74E1">
          <w:rPr>
            <w:rFonts w:asciiTheme="minorHAnsi" w:eastAsiaTheme="minorEastAsia" w:hAnsiTheme="minorHAnsi" w:cstheme="minorBidi"/>
            <w:sz w:val="22"/>
            <w:szCs w:val="22"/>
          </w:rPr>
          <w:tab/>
        </w:r>
        <w:r w:rsidR="00BD74E1" w:rsidRPr="008E3F0E">
          <w:rPr>
            <w:rStyle w:val="ad"/>
          </w:rPr>
          <w:t>Пример запроса по документу «Сведения о лимитах бюджетных обязательств по расходам на реализацию мероприятий по использованию информационно-коммуникационных технологий, созданию, развитию, эксплуатации информационных систем и информационно-коммуникационной инфраструктуры на финансовый год и на плановый период» (ф. 0501155) DBD_DataSBRInfoEvent</w:t>
        </w:r>
        <w:r w:rsidR="00BD74E1">
          <w:rPr>
            <w:webHidden/>
          </w:rPr>
          <w:tab/>
        </w:r>
        <w:r w:rsidR="00BD74E1">
          <w:rPr>
            <w:webHidden/>
          </w:rPr>
          <w:fldChar w:fldCharType="begin"/>
        </w:r>
        <w:r w:rsidR="00BD74E1">
          <w:rPr>
            <w:webHidden/>
          </w:rPr>
          <w:instrText xml:space="preserve"> PAGEREF _Toc222927870 \h </w:instrText>
        </w:r>
        <w:r w:rsidR="00BD74E1">
          <w:rPr>
            <w:webHidden/>
          </w:rPr>
        </w:r>
        <w:r w:rsidR="00BD74E1">
          <w:rPr>
            <w:webHidden/>
          </w:rPr>
          <w:fldChar w:fldCharType="separate"/>
        </w:r>
        <w:r w:rsidR="00BD74E1">
          <w:rPr>
            <w:webHidden/>
          </w:rPr>
          <w:t>224</w:t>
        </w:r>
        <w:r w:rsidR="00BD74E1">
          <w:rPr>
            <w:webHidden/>
          </w:rPr>
          <w:fldChar w:fldCharType="end"/>
        </w:r>
      </w:hyperlink>
    </w:p>
    <w:p w14:paraId="3F0ACFE6" w14:textId="77777777" w:rsidR="00BD74E1" w:rsidRDefault="00B74B57">
      <w:pPr>
        <w:pStyle w:val="43"/>
        <w:rPr>
          <w:rFonts w:asciiTheme="minorHAnsi" w:eastAsiaTheme="minorEastAsia" w:hAnsiTheme="minorHAnsi" w:cstheme="minorBidi"/>
          <w:noProof/>
          <w:sz w:val="22"/>
          <w:szCs w:val="22"/>
        </w:rPr>
      </w:pPr>
      <w:hyperlink w:anchor="_Toc222927871" w:history="1">
        <w:r w:rsidR="00BD74E1" w:rsidRPr="008E3F0E">
          <w:rPr>
            <w:rStyle w:val="ad"/>
            <w:noProof/>
          </w:rPr>
          <w:t>2.1.2.38.</w:t>
        </w:r>
        <w:r w:rsidR="00BD74E1">
          <w:rPr>
            <w:rFonts w:asciiTheme="minorHAnsi" w:eastAsiaTheme="minorEastAsia" w:hAnsiTheme="minorHAnsi" w:cstheme="minorBidi"/>
            <w:noProof/>
            <w:sz w:val="22"/>
            <w:szCs w:val="22"/>
          </w:rPr>
          <w:tab/>
        </w:r>
        <w:r w:rsidR="00BD74E1" w:rsidRPr="008E3F0E">
          <w:rPr>
            <w:rStyle w:val="ad"/>
            <w:noProof/>
          </w:rPr>
          <w:t>«Бюджетные ассигнования и лимиты бюджетных обязательств в период временного управления федеральным бюджетом» (ф. 0501062) DBD_BA_LBO_TempControl</w:t>
        </w:r>
        <w:r w:rsidR="00BD74E1">
          <w:rPr>
            <w:noProof/>
            <w:webHidden/>
          </w:rPr>
          <w:tab/>
        </w:r>
        <w:r w:rsidR="00BD74E1">
          <w:rPr>
            <w:noProof/>
            <w:webHidden/>
          </w:rPr>
          <w:fldChar w:fldCharType="begin"/>
        </w:r>
        <w:r w:rsidR="00BD74E1">
          <w:rPr>
            <w:noProof/>
            <w:webHidden/>
          </w:rPr>
          <w:instrText xml:space="preserve"> PAGEREF _Toc222927871 \h </w:instrText>
        </w:r>
        <w:r w:rsidR="00BD74E1">
          <w:rPr>
            <w:noProof/>
            <w:webHidden/>
          </w:rPr>
        </w:r>
        <w:r w:rsidR="00BD74E1">
          <w:rPr>
            <w:noProof/>
            <w:webHidden/>
          </w:rPr>
          <w:fldChar w:fldCharType="separate"/>
        </w:r>
        <w:r w:rsidR="00BD74E1">
          <w:rPr>
            <w:noProof/>
            <w:webHidden/>
          </w:rPr>
          <w:t>226</w:t>
        </w:r>
        <w:r w:rsidR="00BD74E1">
          <w:rPr>
            <w:noProof/>
            <w:webHidden/>
          </w:rPr>
          <w:fldChar w:fldCharType="end"/>
        </w:r>
      </w:hyperlink>
    </w:p>
    <w:p w14:paraId="1CD68239" w14:textId="77777777" w:rsidR="00BD74E1" w:rsidRDefault="00B74B57">
      <w:pPr>
        <w:pStyle w:val="53"/>
        <w:rPr>
          <w:rFonts w:asciiTheme="minorHAnsi" w:eastAsiaTheme="minorEastAsia" w:hAnsiTheme="minorHAnsi" w:cstheme="minorBidi"/>
          <w:sz w:val="22"/>
          <w:szCs w:val="22"/>
        </w:rPr>
      </w:pPr>
      <w:hyperlink w:anchor="_Toc222927872" w:history="1">
        <w:r w:rsidR="00BD74E1" w:rsidRPr="008E3F0E">
          <w:rPr>
            <w:rStyle w:val="ad"/>
          </w:rPr>
          <w:t>2.1.2.38.1.</w:t>
        </w:r>
        <w:r w:rsidR="00BD74E1">
          <w:rPr>
            <w:rFonts w:asciiTheme="minorHAnsi" w:eastAsiaTheme="minorEastAsia" w:hAnsiTheme="minorHAnsi" w:cstheme="minorBidi"/>
            <w:sz w:val="22"/>
            <w:szCs w:val="22"/>
          </w:rPr>
          <w:tab/>
        </w:r>
        <w:r w:rsidR="00BD74E1" w:rsidRPr="008E3F0E">
          <w:rPr>
            <w:rStyle w:val="ad"/>
          </w:rPr>
          <w:t>Перечень параметров тела запроса (Document) по документу «Бюджетные ассигнования и лимиты бюджетных обязательств в период временного управления федеральным бюджетом» (ф. 0501062) DBD_BA_LBO_TempControl</w:t>
        </w:r>
        <w:r w:rsidR="00BD74E1">
          <w:rPr>
            <w:webHidden/>
          </w:rPr>
          <w:tab/>
        </w:r>
        <w:r w:rsidR="00BD74E1">
          <w:rPr>
            <w:webHidden/>
          </w:rPr>
          <w:fldChar w:fldCharType="begin"/>
        </w:r>
        <w:r w:rsidR="00BD74E1">
          <w:rPr>
            <w:webHidden/>
          </w:rPr>
          <w:instrText xml:space="preserve"> PAGEREF _Toc222927872 \h </w:instrText>
        </w:r>
        <w:r w:rsidR="00BD74E1">
          <w:rPr>
            <w:webHidden/>
          </w:rPr>
        </w:r>
        <w:r w:rsidR="00BD74E1">
          <w:rPr>
            <w:webHidden/>
          </w:rPr>
          <w:fldChar w:fldCharType="separate"/>
        </w:r>
        <w:r w:rsidR="00BD74E1">
          <w:rPr>
            <w:webHidden/>
          </w:rPr>
          <w:t>226</w:t>
        </w:r>
        <w:r w:rsidR="00BD74E1">
          <w:rPr>
            <w:webHidden/>
          </w:rPr>
          <w:fldChar w:fldCharType="end"/>
        </w:r>
      </w:hyperlink>
    </w:p>
    <w:p w14:paraId="6C4E8C1C" w14:textId="77777777" w:rsidR="00BD74E1" w:rsidRDefault="00B74B57">
      <w:pPr>
        <w:pStyle w:val="53"/>
        <w:rPr>
          <w:rFonts w:asciiTheme="minorHAnsi" w:eastAsiaTheme="minorEastAsia" w:hAnsiTheme="minorHAnsi" w:cstheme="minorBidi"/>
          <w:sz w:val="22"/>
          <w:szCs w:val="22"/>
        </w:rPr>
      </w:pPr>
      <w:hyperlink w:anchor="_Toc222927881" w:history="1">
        <w:r w:rsidR="00BD74E1" w:rsidRPr="008E3F0E">
          <w:rPr>
            <w:rStyle w:val="ad"/>
          </w:rPr>
          <w:t>2.1.2.38.2.</w:t>
        </w:r>
        <w:r w:rsidR="00BD74E1">
          <w:rPr>
            <w:rFonts w:asciiTheme="minorHAnsi" w:eastAsiaTheme="minorEastAsia" w:hAnsiTheme="minorHAnsi" w:cstheme="minorBidi"/>
            <w:sz w:val="22"/>
            <w:szCs w:val="22"/>
          </w:rPr>
          <w:tab/>
        </w:r>
        <w:r w:rsidR="00BD74E1" w:rsidRPr="008E3F0E">
          <w:rPr>
            <w:rStyle w:val="ad"/>
          </w:rPr>
          <w:t>Пример запроса по документу «Бюджетные ассигнования и лимиты бюджетных обязательств в период временного управления федеральным бюджетом» (ф. 0501062) DBD_BA_LBO_TempControl</w:t>
        </w:r>
        <w:r w:rsidR="00BD74E1">
          <w:rPr>
            <w:webHidden/>
          </w:rPr>
          <w:tab/>
        </w:r>
        <w:r w:rsidR="00BD74E1">
          <w:rPr>
            <w:webHidden/>
          </w:rPr>
          <w:fldChar w:fldCharType="begin"/>
        </w:r>
        <w:r w:rsidR="00BD74E1">
          <w:rPr>
            <w:webHidden/>
          </w:rPr>
          <w:instrText xml:space="preserve"> PAGEREF _Toc222927881 \h </w:instrText>
        </w:r>
        <w:r w:rsidR="00BD74E1">
          <w:rPr>
            <w:webHidden/>
          </w:rPr>
        </w:r>
        <w:r w:rsidR="00BD74E1">
          <w:rPr>
            <w:webHidden/>
          </w:rPr>
          <w:fldChar w:fldCharType="separate"/>
        </w:r>
        <w:r w:rsidR="00BD74E1">
          <w:rPr>
            <w:webHidden/>
          </w:rPr>
          <w:t>230</w:t>
        </w:r>
        <w:r w:rsidR="00BD74E1">
          <w:rPr>
            <w:webHidden/>
          </w:rPr>
          <w:fldChar w:fldCharType="end"/>
        </w:r>
      </w:hyperlink>
    </w:p>
    <w:p w14:paraId="1C621259" w14:textId="77777777" w:rsidR="00BD74E1" w:rsidRDefault="00B74B57">
      <w:pPr>
        <w:pStyle w:val="43"/>
        <w:rPr>
          <w:rFonts w:asciiTheme="minorHAnsi" w:eastAsiaTheme="minorEastAsia" w:hAnsiTheme="minorHAnsi" w:cstheme="minorBidi"/>
          <w:noProof/>
          <w:sz w:val="22"/>
          <w:szCs w:val="22"/>
        </w:rPr>
      </w:pPr>
      <w:hyperlink w:anchor="_Toc222927882" w:history="1">
        <w:r w:rsidR="00BD74E1" w:rsidRPr="008E3F0E">
          <w:rPr>
            <w:rStyle w:val="ad"/>
            <w:noProof/>
          </w:rPr>
          <w:t>2.1.2.39.</w:t>
        </w:r>
        <w:r w:rsidR="00BD74E1">
          <w:rPr>
            <w:rFonts w:asciiTheme="minorHAnsi" w:eastAsiaTheme="minorEastAsia" w:hAnsiTheme="minorHAnsi" w:cstheme="minorBidi"/>
            <w:noProof/>
            <w:sz w:val="22"/>
            <w:szCs w:val="22"/>
          </w:rPr>
          <w:tab/>
        </w:r>
        <w:r w:rsidR="00BD74E1" w:rsidRPr="008E3F0E">
          <w:rPr>
            <w:rStyle w:val="ad"/>
            <w:noProof/>
          </w:rPr>
          <w:t>«Расходное расписание» (ф.0531722) MSC_ExpendableSchedule</w:t>
        </w:r>
        <w:r w:rsidR="00BD74E1">
          <w:rPr>
            <w:noProof/>
            <w:webHidden/>
          </w:rPr>
          <w:tab/>
        </w:r>
        <w:r w:rsidR="00BD74E1">
          <w:rPr>
            <w:noProof/>
            <w:webHidden/>
          </w:rPr>
          <w:fldChar w:fldCharType="begin"/>
        </w:r>
        <w:r w:rsidR="00BD74E1">
          <w:rPr>
            <w:noProof/>
            <w:webHidden/>
          </w:rPr>
          <w:instrText xml:space="preserve"> PAGEREF _Toc222927882 \h </w:instrText>
        </w:r>
        <w:r w:rsidR="00BD74E1">
          <w:rPr>
            <w:noProof/>
            <w:webHidden/>
          </w:rPr>
        </w:r>
        <w:r w:rsidR="00BD74E1">
          <w:rPr>
            <w:noProof/>
            <w:webHidden/>
          </w:rPr>
          <w:fldChar w:fldCharType="separate"/>
        </w:r>
        <w:r w:rsidR="00BD74E1">
          <w:rPr>
            <w:noProof/>
            <w:webHidden/>
          </w:rPr>
          <w:t>233</w:t>
        </w:r>
        <w:r w:rsidR="00BD74E1">
          <w:rPr>
            <w:noProof/>
            <w:webHidden/>
          </w:rPr>
          <w:fldChar w:fldCharType="end"/>
        </w:r>
      </w:hyperlink>
    </w:p>
    <w:p w14:paraId="7966A3B0" w14:textId="77777777" w:rsidR="00BD74E1" w:rsidRDefault="00B74B57">
      <w:pPr>
        <w:pStyle w:val="53"/>
        <w:rPr>
          <w:rFonts w:asciiTheme="minorHAnsi" w:eastAsiaTheme="minorEastAsia" w:hAnsiTheme="minorHAnsi" w:cstheme="minorBidi"/>
          <w:sz w:val="22"/>
          <w:szCs w:val="22"/>
        </w:rPr>
      </w:pPr>
      <w:hyperlink w:anchor="_Toc222927883" w:history="1">
        <w:r w:rsidR="00BD74E1" w:rsidRPr="008E3F0E">
          <w:rPr>
            <w:rStyle w:val="ad"/>
          </w:rPr>
          <w:t>2.1.2.39.1.</w:t>
        </w:r>
        <w:r w:rsidR="00BD74E1">
          <w:rPr>
            <w:rFonts w:asciiTheme="minorHAnsi" w:eastAsiaTheme="minorEastAsia" w:hAnsiTheme="minorHAnsi" w:cstheme="minorBidi"/>
            <w:sz w:val="22"/>
            <w:szCs w:val="22"/>
          </w:rPr>
          <w:tab/>
        </w:r>
        <w:r w:rsidR="00BD74E1" w:rsidRPr="008E3F0E">
          <w:rPr>
            <w:rStyle w:val="ad"/>
          </w:rPr>
          <w:t>Перечень параметров тела запроса (Document) по документу «Расходное расписание» (ф.0531722) MSC_ExpendableSchedule</w:t>
        </w:r>
        <w:r w:rsidR="00BD74E1">
          <w:rPr>
            <w:webHidden/>
          </w:rPr>
          <w:tab/>
        </w:r>
        <w:r w:rsidR="00BD74E1">
          <w:rPr>
            <w:webHidden/>
          </w:rPr>
          <w:fldChar w:fldCharType="begin"/>
        </w:r>
        <w:r w:rsidR="00BD74E1">
          <w:rPr>
            <w:webHidden/>
          </w:rPr>
          <w:instrText xml:space="preserve"> PAGEREF _Toc222927883 \h </w:instrText>
        </w:r>
        <w:r w:rsidR="00BD74E1">
          <w:rPr>
            <w:webHidden/>
          </w:rPr>
        </w:r>
        <w:r w:rsidR="00BD74E1">
          <w:rPr>
            <w:webHidden/>
          </w:rPr>
          <w:fldChar w:fldCharType="separate"/>
        </w:r>
        <w:r w:rsidR="00BD74E1">
          <w:rPr>
            <w:webHidden/>
          </w:rPr>
          <w:t>233</w:t>
        </w:r>
        <w:r w:rsidR="00BD74E1">
          <w:rPr>
            <w:webHidden/>
          </w:rPr>
          <w:fldChar w:fldCharType="end"/>
        </w:r>
      </w:hyperlink>
    </w:p>
    <w:p w14:paraId="71A2A274" w14:textId="77777777" w:rsidR="00BD74E1" w:rsidRDefault="00B74B57">
      <w:pPr>
        <w:pStyle w:val="53"/>
        <w:rPr>
          <w:rFonts w:asciiTheme="minorHAnsi" w:eastAsiaTheme="minorEastAsia" w:hAnsiTheme="minorHAnsi" w:cstheme="minorBidi"/>
          <w:sz w:val="22"/>
          <w:szCs w:val="22"/>
        </w:rPr>
      </w:pPr>
      <w:hyperlink w:anchor="_Toc222927908" w:history="1">
        <w:r w:rsidR="00BD74E1" w:rsidRPr="008E3F0E">
          <w:rPr>
            <w:rStyle w:val="ad"/>
          </w:rPr>
          <w:t>2.1.2.39.2.</w:t>
        </w:r>
        <w:r w:rsidR="00BD74E1">
          <w:rPr>
            <w:rFonts w:asciiTheme="minorHAnsi" w:eastAsiaTheme="minorEastAsia" w:hAnsiTheme="minorHAnsi" w:cstheme="minorBidi"/>
            <w:sz w:val="22"/>
            <w:szCs w:val="22"/>
          </w:rPr>
          <w:tab/>
        </w:r>
        <w:r w:rsidR="00BD74E1" w:rsidRPr="008E3F0E">
          <w:rPr>
            <w:rStyle w:val="ad"/>
          </w:rPr>
          <w:t>Пример запроса по документу «Расходное расписание» (ф.0531722) MSC_ExpendableSchedule</w:t>
        </w:r>
        <w:r w:rsidR="00BD74E1">
          <w:rPr>
            <w:webHidden/>
          </w:rPr>
          <w:tab/>
        </w:r>
        <w:r w:rsidR="00BD74E1">
          <w:rPr>
            <w:webHidden/>
          </w:rPr>
          <w:fldChar w:fldCharType="begin"/>
        </w:r>
        <w:r w:rsidR="00BD74E1">
          <w:rPr>
            <w:webHidden/>
          </w:rPr>
          <w:instrText xml:space="preserve"> PAGEREF _Toc222927908 \h </w:instrText>
        </w:r>
        <w:r w:rsidR="00BD74E1">
          <w:rPr>
            <w:webHidden/>
          </w:rPr>
        </w:r>
        <w:r w:rsidR="00BD74E1">
          <w:rPr>
            <w:webHidden/>
          </w:rPr>
          <w:fldChar w:fldCharType="separate"/>
        </w:r>
        <w:r w:rsidR="00BD74E1">
          <w:rPr>
            <w:webHidden/>
          </w:rPr>
          <w:t>240</w:t>
        </w:r>
        <w:r w:rsidR="00BD74E1">
          <w:rPr>
            <w:webHidden/>
          </w:rPr>
          <w:fldChar w:fldCharType="end"/>
        </w:r>
      </w:hyperlink>
    </w:p>
    <w:p w14:paraId="073F1E60" w14:textId="77777777" w:rsidR="00BD74E1" w:rsidRDefault="00B74B57">
      <w:pPr>
        <w:pStyle w:val="43"/>
        <w:rPr>
          <w:rFonts w:asciiTheme="minorHAnsi" w:eastAsiaTheme="minorEastAsia" w:hAnsiTheme="minorHAnsi" w:cstheme="minorBidi"/>
          <w:noProof/>
          <w:sz w:val="22"/>
          <w:szCs w:val="22"/>
        </w:rPr>
      </w:pPr>
      <w:hyperlink w:anchor="_Toc222927909" w:history="1">
        <w:r w:rsidR="00BD74E1" w:rsidRPr="008E3F0E">
          <w:rPr>
            <w:rStyle w:val="ad"/>
            <w:noProof/>
          </w:rPr>
          <w:t>2.1.2.40.</w:t>
        </w:r>
        <w:r w:rsidR="00BD74E1">
          <w:rPr>
            <w:rFonts w:asciiTheme="minorHAnsi" w:eastAsiaTheme="minorEastAsia" w:hAnsiTheme="minorHAnsi" w:cstheme="minorBidi"/>
            <w:noProof/>
            <w:sz w:val="22"/>
            <w:szCs w:val="22"/>
          </w:rPr>
          <w:tab/>
        </w:r>
        <w:r w:rsidR="00BD74E1" w:rsidRPr="008E3F0E">
          <w:rPr>
            <w:rStyle w:val="ad"/>
            <w:noProof/>
          </w:rPr>
          <w:t xml:space="preserve">«Казначейское уведомление» (ф.0531721) </w:t>
        </w:r>
        <w:r w:rsidR="00BD74E1" w:rsidRPr="008E3F0E">
          <w:rPr>
            <w:rStyle w:val="ad"/>
            <w:noProof/>
            <w:lang w:val="en-US"/>
          </w:rPr>
          <w:t>DBD</w:t>
        </w:r>
        <w:r w:rsidR="00BD74E1" w:rsidRPr="008E3F0E">
          <w:rPr>
            <w:rStyle w:val="ad"/>
            <w:noProof/>
          </w:rPr>
          <w:t>_</w:t>
        </w:r>
        <w:r w:rsidR="00BD74E1" w:rsidRPr="008E3F0E">
          <w:rPr>
            <w:rStyle w:val="ad"/>
            <w:noProof/>
            <w:lang w:val="en-US"/>
          </w:rPr>
          <w:t>Treasury</w:t>
        </w:r>
        <w:r w:rsidR="00BD74E1" w:rsidRPr="008E3F0E">
          <w:rPr>
            <w:rStyle w:val="ad"/>
            <w:noProof/>
          </w:rPr>
          <w:t>_</w:t>
        </w:r>
        <w:r w:rsidR="00BD74E1" w:rsidRPr="008E3F0E">
          <w:rPr>
            <w:rStyle w:val="ad"/>
            <w:noProof/>
            <w:lang w:val="en-US"/>
          </w:rPr>
          <w:t>Notice</w:t>
        </w:r>
        <w:r w:rsidR="00BD74E1">
          <w:rPr>
            <w:noProof/>
            <w:webHidden/>
          </w:rPr>
          <w:tab/>
        </w:r>
        <w:r w:rsidR="00BD74E1">
          <w:rPr>
            <w:noProof/>
            <w:webHidden/>
          </w:rPr>
          <w:fldChar w:fldCharType="begin"/>
        </w:r>
        <w:r w:rsidR="00BD74E1">
          <w:rPr>
            <w:noProof/>
            <w:webHidden/>
          </w:rPr>
          <w:instrText xml:space="preserve"> PAGEREF _Toc222927909 \h </w:instrText>
        </w:r>
        <w:r w:rsidR="00BD74E1">
          <w:rPr>
            <w:noProof/>
            <w:webHidden/>
          </w:rPr>
        </w:r>
        <w:r w:rsidR="00BD74E1">
          <w:rPr>
            <w:noProof/>
            <w:webHidden/>
          </w:rPr>
          <w:fldChar w:fldCharType="separate"/>
        </w:r>
        <w:r w:rsidR="00BD74E1">
          <w:rPr>
            <w:noProof/>
            <w:webHidden/>
          </w:rPr>
          <w:t>243</w:t>
        </w:r>
        <w:r w:rsidR="00BD74E1">
          <w:rPr>
            <w:noProof/>
            <w:webHidden/>
          </w:rPr>
          <w:fldChar w:fldCharType="end"/>
        </w:r>
      </w:hyperlink>
    </w:p>
    <w:p w14:paraId="1B7D0173" w14:textId="77777777" w:rsidR="00BD74E1" w:rsidRDefault="00B74B57">
      <w:pPr>
        <w:pStyle w:val="53"/>
        <w:rPr>
          <w:rFonts w:asciiTheme="minorHAnsi" w:eastAsiaTheme="minorEastAsia" w:hAnsiTheme="minorHAnsi" w:cstheme="minorBidi"/>
          <w:sz w:val="22"/>
          <w:szCs w:val="22"/>
        </w:rPr>
      </w:pPr>
      <w:hyperlink w:anchor="_Toc222927910" w:history="1">
        <w:r w:rsidR="00BD74E1" w:rsidRPr="008E3F0E">
          <w:rPr>
            <w:rStyle w:val="ad"/>
          </w:rPr>
          <w:t>2.1.2.40.1.</w:t>
        </w:r>
        <w:r w:rsidR="00BD74E1">
          <w:rPr>
            <w:rFonts w:asciiTheme="minorHAnsi" w:eastAsiaTheme="minorEastAsia" w:hAnsiTheme="minorHAnsi" w:cstheme="minorBidi"/>
            <w:sz w:val="22"/>
            <w:szCs w:val="22"/>
          </w:rPr>
          <w:tab/>
        </w:r>
        <w:r w:rsidR="00BD74E1" w:rsidRPr="008E3F0E">
          <w:rPr>
            <w:rStyle w:val="ad"/>
          </w:rPr>
          <w:t>Перечень параметров тела запроса (</w:t>
        </w:r>
        <w:r w:rsidR="00BD74E1" w:rsidRPr="008E3F0E">
          <w:rPr>
            <w:rStyle w:val="ad"/>
            <w:lang w:val="en-US"/>
          </w:rPr>
          <w:t>Document</w:t>
        </w:r>
        <w:r w:rsidR="00BD74E1" w:rsidRPr="008E3F0E">
          <w:rPr>
            <w:rStyle w:val="ad"/>
          </w:rPr>
          <w:t xml:space="preserve">) по документу «Казначейское уведомление» (ф.0531721) </w:t>
        </w:r>
        <w:r w:rsidR="00BD74E1" w:rsidRPr="008E3F0E">
          <w:rPr>
            <w:rStyle w:val="ad"/>
            <w:lang w:val="en-US"/>
          </w:rPr>
          <w:t>DBD</w:t>
        </w:r>
        <w:r w:rsidR="00BD74E1" w:rsidRPr="008E3F0E">
          <w:rPr>
            <w:rStyle w:val="ad"/>
          </w:rPr>
          <w:t>_</w:t>
        </w:r>
        <w:r w:rsidR="00BD74E1" w:rsidRPr="008E3F0E">
          <w:rPr>
            <w:rStyle w:val="ad"/>
            <w:lang w:val="en-US"/>
          </w:rPr>
          <w:t>Treasury</w:t>
        </w:r>
        <w:r w:rsidR="00BD74E1" w:rsidRPr="008E3F0E">
          <w:rPr>
            <w:rStyle w:val="ad"/>
          </w:rPr>
          <w:t>_</w:t>
        </w:r>
        <w:r w:rsidR="00BD74E1" w:rsidRPr="008E3F0E">
          <w:rPr>
            <w:rStyle w:val="ad"/>
            <w:lang w:val="en-US"/>
          </w:rPr>
          <w:t>Notice</w:t>
        </w:r>
        <w:r w:rsidR="00BD74E1">
          <w:rPr>
            <w:webHidden/>
          </w:rPr>
          <w:tab/>
        </w:r>
        <w:r w:rsidR="00BD74E1">
          <w:rPr>
            <w:webHidden/>
          </w:rPr>
          <w:fldChar w:fldCharType="begin"/>
        </w:r>
        <w:r w:rsidR="00BD74E1">
          <w:rPr>
            <w:webHidden/>
          </w:rPr>
          <w:instrText xml:space="preserve"> PAGEREF _Toc222927910 \h </w:instrText>
        </w:r>
        <w:r w:rsidR="00BD74E1">
          <w:rPr>
            <w:webHidden/>
          </w:rPr>
        </w:r>
        <w:r w:rsidR="00BD74E1">
          <w:rPr>
            <w:webHidden/>
          </w:rPr>
          <w:fldChar w:fldCharType="separate"/>
        </w:r>
        <w:r w:rsidR="00BD74E1">
          <w:rPr>
            <w:webHidden/>
          </w:rPr>
          <w:t>243</w:t>
        </w:r>
        <w:r w:rsidR="00BD74E1">
          <w:rPr>
            <w:webHidden/>
          </w:rPr>
          <w:fldChar w:fldCharType="end"/>
        </w:r>
      </w:hyperlink>
    </w:p>
    <w:p w14:paraId="25AD5193" w14:textId="77777777" w:rsidR="00BD74E1" w:rsidRDefault="00B74B57">
      <w:pPr>
        <w:pStyle w:val="53"/>
        <w:rPr>
          <w:rFonts w:asciiTheme="minorHAnsi" w:eastAsiaTheme="minorEastAsia" w:hAnsiTheme="minorHAnsi" w:cstheme="minorBidi"/>
          <w:sz w:val="22"/>
          <w:szCs w:val="22"/>
        </w:rPr>
      </w:pPr>
      <w:hyperlink w:anchor="_Toc222927935" w:history="1">
        <w:r w:rsidR="00BD74E1" w:rsidRPr="008E3F0E">
          <w:rPr>
            <w:rStyle w:val="ad"/>
          </w:rPr>
          <w:t>2.1.2.40.2.</w:t>
        </w:r>
        <w:r w:rsidR="00BD74E1">
          <w:rPr>
            <w:rFonts w:asciiTheme="minorHAnsi" w:eastAsiaTheme="minorEastAsia" w:hAnsiTheme="minorHAnsi" w:cstheme="minorBidi"/>
            <w:sz w:val="22"/>
            <w:szCs w:val="22"/>
          </w:rPr>
          <w:tab/>
        </w:r>
        <w:r w:rsidR="00BD74E1" w:rsidRPr="008E3F0E">
          <w:rPr>
            <w:rStyle w:val="ad"/>
          </w:rPr>
          <w:t xml:space="preserve">Пример запроса по документу «Казначейское уведомление» (ф.0531721) </w:t>
        </w:r>
        <w:r w:rsidR="00BD74E1" w:rsidRPr="008E3F0E">
          <w:rPr>
            <w:rStyle w:val="ad"/>
            <w:lang w:val="en-US"/>
          </w:rPr>
          <w:t>DBD</w:t>
        </w:r>
        <w:r w:rsidR="00BD74E1" w:rsidRPr="008E3F0E">
          <w:rPr>
            <w:rStyle w:val="ad"/>
          </w:rPr>
          <w:t>_</w:t>
        </w:r>
        <w:r w:rsidR="00BD74E1" w:rsidRPr="008E3F0E">
          <w:rPr>
            <w:rStyle w:val="ad"/>
            <w:lang w:val="en-US"/>
          </w:rPr>
          <w:t>Treasury</w:t>
        </w:r>
        <w:r w:rsidR="00BD74E1" w:rsidRPr="008E3F0E">
          <w:rPr>
            <w:rStyle w:val="ad"/>
          </w:rPr>
          <w:t>_</w:t>
        </w:r>
        <w:r w:rsidR="00BD74E1" w:rsidRPr="008E3F0E">
          <w:rPr>
            <w:rStyle w:val="ad"/>
            <w:lang w:val="en-US"/>
          </w:rPr>
          <w:t>Notice</w:t>
        </w:r>
        <w:r w:rsidR="00BD74E1">
          <w:rPr>
            <w:webHidden/>
          </w:rPr>
          <w:tab/>
        </w:r>
        <w:r w:rsidR="00BD74E1">
          <w:rPr>
            <w:webHidden/>
          </w:rPr>
          <w:fldChar w:fldCharType="begin"/>
        </w:r>
        <w:r w:rsidR="00BD74E1">
          <w:rPr>
            <w:webHidden/>
          </w:rPr>
          <w:instrText xml:space="preserve"> PAGEREF _Toc222927935 \h </w:instrText>
        </w:r>
        <w:r w:rsidR="00BD74E1">
          <w:rPr>
            <w:webHidden/>
          </w:rPr>
        </w:r>
        <w:r w:rsidR="00BD74E1">
          <w:rPr>
            <w:webHidden/>
          </w:rPr>
          <w:fldChar w:fldCharType="separate"/>
        </w:r>
        <w:r w:rsidR="00BD74E1">
          <w:rPr>
            <w:webHidden/>
          </w:rPr>
          <w:t>248</w:t>
        </w:r>
        <w:r w:rsidR="00BD74E1">
          <w:rPr>
            <w:webHidden/>
          </w:rPr>
          <w:fldChar w:fldCharType="end"/>
        </w:r>
      </w:hyperlink>
    </w:p>
    <w:p w14:paraId="051F421B" w14:textId="77777777" w:rsidR="00BD74E1" w:rsidRDefault="00B74B57">
      <w:pPr>
        <w:pStyle w:val="43"/>
        <w:rPr>
          <w:rFonts w:asciiTheme="minorHAnsi" w:eastAsiaTheme="minorEastAsia" w:hAnsiTheme="minorHAnsi" w:cstheme="minorBidi"/>
          <w:noProof/>
          <w:sz w:val="22"/>
          <w:szCs w:val="22"/>
        </w:rPr>
      </w:pPr>
      <w:hyperlink w:anchor="_Toc222927936" w:history="1">
        <w:r w:rsidR="00BD74E1" w:rsidRPr="008E3F0E">
          <w:rPr>
            <w:rStyle w:val="ad"/>
            <w:noProof/>
          </w:rPr>
          <w:t>2.1.2.41.</w:t>
        </w:r>
        <w:r w:rsidR="00BD74E1">
          <w:rPr>
            <w:rFonts w:asciiTheme="minorHAnsi" w:eastAsiaTheme="minorEastAsia" w:hAnsiTheme="minorHAnsi" w:cstheme="minorBidi"/>
            <w:noProof/>
            <w:sz w:val="22"/>
            <w:szCs w:val="22"/>
          </w:rPr>
          <w:tab/>
        </w:r>
        <w:r w:rsidR="00BD74E1" w:rsidRPr="008E3F0E">
          <w:rPr>
            <w:rStyle w:val="ad"/>
            <w:noProof/>
          </w:rPr>
          <w:t>«Уведомление о приостановлении (отмене приостановления) операций на лицевых счетах» (ф.0506107) DBD_NoticeSuspensionLC</w:t>
        </w:r>
        <w:r w:rsidR="00BD74E1">
          <w:rPr>
            <w:noProof/>
            <w:webHidden/>
          </w:rPr>
          <w:tab/>
        </w:r>
        <w:r w:rsidR="00BD74E1">
          <w:rPr>
            <w:noProof/>
            <w:webHidden/>
          </w:rPr>
          <w:fldChar w:fldCharType="begin"/>
        </w:r>
        <w:r w:rsidR="00BD74E1">
          <w:rPr>
            <w:noProof/>
            <w:webHidden/>
          </w:rPr>
          <w:instrText xml:space="preserve"> PAGEREF _Toc222927936 \h </w:instrText>
        </w:r>
        <w:r w:rsidR="00BD74E1">
          <w:rPr>
            <w:noProof/>
            <w:webHidden/>
          </w:rPr>
        </w:r>
        <w:r w:rsidR="00BD74E1">
          <w:rPr>
            <w:noProof/>
            <w:webHidden/>
          </w:rPr>
          <w:fldChar w:fldCharType="separate"/>
        </w:r>
        <w:r w:rsidR="00BD74E1">
          <w:rPr>
            <w:noProof/>
            <w:webHidden/>
          </w:rPr>
          <w:t>251</w:t>
        </w:r>
        <w:r w:rsidR="00BD74E1">
          <w:rPr>
            <w:noProof/>
            <w:webHidden/>
          </w:rPr>
          <w:fldChar w:fldCharType="end"/>
        </w:r>
      </w:hyperlink>
    </w:p>
    <w:p w14:paraId="1B37C726" w14:textId="77777777" w:rsidR="00BD74E1" w:rsidRDefault="00B74B57">
      <w:pPr>
        <w:pStyle w:val="53"/>
        <w:rPr>
          <w:rFonts w:asciiTheme="minorHAnsi" w:eastAsiaTheme="minorEastAsia" w:hAnsiTheme="minorHAnsi" w:cstheme="minorBidi"/>
          <w:sz w:val="22"/>
          <w:szCs w:val="22"/>
        </w:rPr>
      </w:pPr>
      <w:hyperlink w:anchor="_Toc222927937" w:history="1">
        <w:r w:rsidR="00BD74E1" w:rsidRPr="008E3F0E">
          <w:rPr>
            <w:rStyle w:val="ad"/>
          </w:rPr>
          <w:t>2.1.2.41.1.</w:t>
        </w:r>
        <w:r w:rsidR="00BD74E1">
          <w:rPr>
            <w:rFonts w:asciiTheme="minorHAnsi" w:eastAsiaTheme="minorEastAsia" w:hAnsiTheme="minorHAnsi" w:cstheme="minorBidi"/>
            <w:sz w:val="22"/>
            <w:szCs w:val="22"/>
          </w:rPr>
          <w:tab/>
        </w:r>
        <w:r w:rsidR="00BD74E1" w:rsidRPr="008E3F0E">
          <w:rPr>
            <w:rStyle w:val="ad"/>
          </w:rPr>
          <w:t>Перечень параметров тела запроса (</w:t>
        </w:r>
        <w:r w:rsidR="00BD74E1" w:rsidRPr="008E3F0E">
          <w:rPr>
            <w:rStyle w:val="ad"/>
            <w:lang w:val="en-US"/>
          </w:rPr>
          <w:t>Document</w:t>
        </w:r>
        <w:r w:rsidR="00BD74E1" w:rsidRPr="008E3F0E">
          <w:rPr>
            <w:rStyle w:val="ad"/>
          </w:rPr>
          <w:t>) по документу «Уведомление о приостановлении (отмене приостановления) операций на лицевых счетах» (ф.0506107) DBD_NoticeSuspensionLC</w:t>
        </w:r>
        <w:r w:rsidR="00BD74E1">
          <w:rPr>
            <w:webHidden/>
          </w:rPr>
          <w:tab/>
        </w:r>
        <w:r w:rsidR="00BD74E1">
          <w:rPr>
            <w:webHidden/>
          </w:rPr>
          <w:fldChar w:fldCharType="begin"/>
        </w:r>
        <w:r w:rsidR="00BD74E1">
          <w:rPr>
            <w:webHidden/>
          </w:rPr>
          <w:instrText xml:space="preserve"> PAGEREF _Toc222927937 \h </w:instrText>
        </w:r>
        <w:r w:rsidR="00BD74E1">
          <w:rPr>
            <w:webHidden/>
          </w:rPr>
        </w:r>
        <w:r w:rsidR="00BD74E1">
          <w:rPr>
            <w:webHidden/>
          </w:rPr>
          <w:fldChar w:fldCharType="separate"/>
        </w:r>
        <w:r w:rsidR="00BD74E1">
          <w:rPr>
            <w:webHidden/>
          </w:rPr>
          <w:t>251</w:t>
        </w:r>
        <w:r w:rsidR="00BD74E1">
          <w:rPr>
            <w:webHidden/>
          </w:rPr>
          <w:fldChar w:fldCharType="end"/>
        </w:r>
      </w:hyperlink>
    </w:p>
    <w:p w14:paraId="45DFBF44" w14:textId="77777777" w:rsidR="00BD74E1" w:rsidRDefault="00B74B57">
      <w:pPr>
        <w:pStyle w:val="53"/>
        <w:rPr>
          <w:rFonts w:asciiTheme="minorHAnsi" w:eastAsiaTheme="minorEastAsia" w:hAnsiTheme="minorHAnsi" w:cstheme="minorBidi"/>
          <w:sz w:val="22"/>
          <w:szCs w:val="22"/>
        </w:rPr>
      </w:pPr>
      <w:hyperlink w:anchor="_Toc222927938" w:history="1">
        <w:r w:rsidR="00BD74E1" w:rsidRPr="008E3F0E">
          <w:rPr>
            <w:rStyle w:val="ad"/>
          </w:rPr>
          <w:t>2.1.2.41.2.</w:t>
        </w:r>
        <w:r w:rsidR="00BD74E1">
          <w:rPr>
            <w:rFonts w:asciiTheme="minorHAnsi" w:eastAsiaTheme="minorEastAsia" w:hAnsiTheme="minorHAnsi" w:cstheme="minorBidi"/>
            <w:sz w:val="22"/>
            <w:szCs w:val="22"/>
          </w:rPr>
          <w:tab/>
        </w:r>
        <w:r w:rsidR="00BD74E1" w:rsidRPr="008E3F0E">
          <w:rPr>
            <w:rStyle w:val="ad"/>
          </w:rPr>
          <w:t>Пример запроса по документу «Уведомление о приостановлении (отмене приостановления) операций на лицевых счетах» (ф.0506107) DBD_NoticeSuspensionLC</w:t>
        </w:r>
        <w:r w:rsidR="00BD74E1">
          <w:rPr>
            <w:webHidden/>
          </w:rPr>
          <w:tab/>
        </w:r>
        <w:r w:rsidR="00BD74E1">
          <w:rPr>
            <w:webHidden/>
          </w:rPr>
          <w:fldChar w:fldCharType="begin"/>
        </w:r>
        <w:r w:rsidR="00BD74E1">
          <w:rPr>
            <w:webHidden/>
          </w:rPr>
          <w:instrText xml:space="preserve"> PAGEREF _Toc222927938 \h </w:instrText>
        </w:r>
        <w:r w:rsidR="00BD74E1">
          <w:rPr>
            <w:webHidden/>
          </w:rPr>
        </w:r>
        <w:r w:rsidR="00BD74E1">
          <w:rPr>
            <w:webHidden/>
          </w:rPr>
          <w:fldChar w:fldCharType="separate"/>
        </w:r>
        <w:r w:rsidR="00BD74E1">
          <w:rPr>
            <w:webHidden/>
          </w:rPr>
          <w:t>255</w:t>
        </w:r>
        <w:r w:rsidR="00BD74E1">
          <w:rPr>
            <w:webHidden/>
          </w:rPr>
          <w:fldChar w:fldCharType="end"/>
        </w:r>
      </w:hyperlink>
    </w:p>
    <w:p w14:paraId="33B971F7" w14:textId="77777777" w:rsidR="00BD74E1" w:rsidRDefault="00B74B57">
      <w:pPr>
        <w:pStyle w:val="43"/>
        <w:rPr>
          <w:rFonts w:asciiTheme="minorHAnsi" w:eastAsiaTheme="minorEastAsia" w:hAnsiTheme="minorHAnsi" w:cstheme="minorBidi"/>
          <w:noProof/>
          <w:sz w:val="22"/>
          <w:szCs w:val="22"/>
        </w:rPr>
      </w:pPr>
      <w:hyperlink w:anchor="_Toc222927939" w:history="1">
        <w:r w:rsidR="00BD74E1" w:rsidRPr="008E3F0E">
          <w:rPr>
            <w:rStyle w:val="ad"/>
            <w:noProof/>
          </w:rPr>
          <w:t>2.1.2.42.</w:t>
        </w:r>
        <w:r w:rsidR="00BD74E1">
          <w:rPr>
            <w:rFonts w:asciiTheme="minorHAnsi" w:eastAsiaTheme="minorEastAsia" w:hAnsiTheme="minorHAnsi" w:cstheme="minorBidi"/>
            <w:noProof/>
            <w:sz w:val="22"/>
            <w:szCs w:val="22"/>
          </w:rPr>
          <w:tab/>
        </w:r>
        <w:r w:rsidR="00BD74E1" w:rsidRPr="008E3F0E">
          <w:rPr>
            <w:rStyle w:val="ad"/>
            <w:noProof/>
          </w:rPr>
          <w:t>«Информация о лимитах бюджетных обязательств, не подлежащих отзыву с лицевых счетов, открытых в территориальных органах Федерального казначейства» (ф.0506117) DBD_InfoPlannedPurchases</w:t>
        </w:r>
        <w:r w:rsidR="00BD74E1">
          <w:rPr>
            <w:noProof/>
            <w:webHidden/>
          </w:rPr>
          <w:tab/>
        </w:r>
        <w:r w:rsidR="00BD74E1">
          <w:rPr>
            <w:noProof/>
            <w:webHidden/>
          </w:rPr>
          <w:fldChar w:fldCharType="begin"/>
        </w:r>
        <w:r w:rsidR="00BD74E1">
          <w:rPr>
            <w:noProof/>
            <w:webHidden/>
          </w:rPr>
          <w:instrText xml:space="preserve"> PAGEREF _Toc222927939 \h </w:instrText>
        </w:r>
        <w:r w:rsidR="00BD74E1">
          <w:rPr>
            <w:noProof/>
            <w:webHidden/>
          </w:rPr>
        </w:r>
        <w:r w:rsidR="00BD74E1">
          <w:rPr>
            <w:noProof/>
            <w:webHidden/>
          </w:rPr>
          <w:fldChar w:fldCharType="separate"/>
        </w:r>
        <w:r w:rsidR="00BD74E1">
          <w:rPr>
            <w:noProof/>
            <w:webHidden/>
          </w:rPr>
          <w:t>257</w:t>
        </w:r>
        <w:r w:rsidR="00BD74E1">
          <w:rPr>
            <w:noProof/>
            <w:webHidden/>
          </w:rPr>
          <w:fldChar w:fldCharType="end"/>
        </w:r>
      </w:hyperlink>
    </w:p>
    <w:p w14:paraId="6C55D789" w14:textId="77777777" w:rsidR="00BD74E1" w:rsidRDefault="00B74B57">
      <w:pPr>
        <w:pStyle w:val="53"/>
        <w:rPr>
          <w:rFonts w:asciiTheme="minorHAnsi" w:eastAsiaTheme="minorEastAsia" w:hAnsiTheme="minorHAnsi" w:cstheme="minorBidi"/>
          <w:sz w:val="22"/>
          <w:szCs w:val="22"/>
        </w:rPr>
      </w:pPr>
      <w:hyperlink w:anchor="_Toc222927940" w:history="1">
        <w:r w:rsidR="00BD74E1" w:rsidRPr="008E3F0E">
          <w:rPr>
            <w:rStyle w:val="ad"/>
          </w:rPr>
          <w:t>2.1.2.42.1.</w:t>
        </w:r>
        <w:r w:rsidR="00BD74E1">
          <w:rPr>
            <w:rFonts w:asciiTheme="minorHAnsi" w:eastAsiaTheme="minorEastAsia" w:hAnsiTheme="minorHAnsi" w:cstheme="minorBidi"/>
            <w:sz w:val="22"/>
            <w:szCs w:val="22"/>
          </w:rPr>
          <w:tab/>
        </w:r>
        <w:r w:rsidR="00BD74E1" w:rsidRPr="008E3F0E">
          <w:rPr>
            <w:rStyle w:val="ad"/>
          </w:rPr>
          <w:t>Перечень параметров тела запроса (</w:t>
        </w:r>
        <w:r w:rsidR="00BD74E1" w:rsidRPr="008E3F0E">
          <w:rPr>
            <w:rStyle w:val="ad"/>
            <w:lang w:val="en-US"/>
          </w:rPr>
          <w:t>Document</w:t>
        </w:r>
        <w:r w:rsidR="00BD74E1" w:rsidRPr="008E3F0E">
          <w:rPr>
            <w:rStyle w:val="ad"/>
          </w:rPr>
          <w:t xml:space="preserve">) по документу «Информация о лимитах бюджетных обязательств, не подлежащих отзыву с лицевых счетов, открытых в </w:t>
        </w:r>
        <w:r w:rsidR="00BD74E1" w:rsidRPr="008E3F0E">
          <w:rPr>
            <w:rStyle w:val="ad"/>
          </w:rPr>
          <w:lastRenderedPageBreak/>
          <w:t>территориальных органах Федерального казначейства» (ф.0506117) DBD_InfoPlannedPurchases</w:t>
        </w:r>
        <w:r w:rsidR="00BD74E1">
          <w:rPr>
            <w:webHidden/>
          </w:rPr>
          <w:tab/>
        </w:r>
        <w:r w:rsidR="00BD74E1">
          <w:rPr>
            <w:webHidden/>
          </w:rPr>
          <w:fldChar w:fldCharType="begin"/>
        </w:r>
        <w:r w:rsidR="00BD74E1">
          <w:rPr>
            <w:webHidden/>
          </w:rPr>
          <w:instrText xml:space="preserve"> PAGEREF _Toc222927940 \h </w:instrText>
        </w:r>
        <w:r w:rsidR="00BD74E1">
          <w:rPr>
            <w:webHidden/>
          </w:rPr>
        </w:r>
        <w:r w:rsidR="00BD74E1">
          <w:rPr>
            <w:webHidden/>
          </w:rPr>
          <w:fldChar w:fldCharType="separate"/>
        </w:r>
        <w:r w:rsidR="00BD74E1">
          <w:rPr>
            <w:webHidden/>
          </w:rPr>
          <w:t>257</w:t>
        </w:r>
        <w:r w:rsidR="00BD74E1">
          <w:rPr>
            <w:webHidden/>
          </w:rPr>
          <w:fldChar w:fldCharType="end"/>
        </w:r>
      </w:hyperlink>
    </w:p>
    <w:p w14:paraId="343A9590" w14:textId="77777777" w:rsidR="00BD74E1" w:rsidRDefault="00B74B57">
      <w:pPr>
        <w:pStyle w:val="53"/>
        <w:rPr>
          <w:rFonts w:asciiTheme="minorHAnsi" w:eastAsiaTheme="minorEastAsia" w:hAnsiTheme="minorHAnsi" w:cstheme="minorBidi"/>
          <w:sz w:val="22"/>
          <w:szCs w:val="22"/>
        </w:rPr>
      </w:pPr>
      <w:hyperlink w:anchor="_Toc222927941" w:history="1">
        <w:r w:rsidR="00BD74E1" w:rsidRPr="008E3F0E">
          <w:rPr>
            <w:rStyle w:val="ad"/>
          </w:rPr>
          <w:t>2.1.2.42.2.</w:t>
        </w:r>
        <w:r w:rsidR="00BD74E1">
          <w:rPr>
            <w:rFonts w:asciiTheme="minorHAnsi" w:eastAsiaTheme="minorEastAsia" w:hAnsiTheme="minorHAnsi" w:cstheme="minorBidi"/>
            <w:sz w:val="22"/>
            <w:szCs w:val="22"/>
          </w:rPr>
          <w:tab/>
        </w:r>
        <w:r w:rsidR="00BD74E1" w:rsidRPr="008E3F0E">
          <w:rPr>
            <w:rStyle w:val="ad"/>
          </w:rPr>
          <w:t>Пример запроса по документу «Информация о лимитах бюджетных обязательств, не подлежащих отзыву с лицевых счетов, открытых в территориальных органах Федерального казначейства» (ф.0506117) DBD_InfoPlannedPurchases</w:t>
        </w:r>
        <w:r w:rsidR="00BD74E1">
          <w:rPr>
            <w:webHidden/>
          </w:rPr>
          <w:tab/>
        </w:r>
        <w:r w:rsidR="00BD74E1">
          <w:rPr>
            <w:webHidden/>
          </w:rPr>
          <w:fldChar w:fldCharType="begin"/>
        </w:r>
        <w:r w:rsidR="00BD74E1">
          <w:rPr>
            <w:webHidden/>
          </w:rPr>
          <w:instrText xml:space="preserve"> PAGEREF _Toc222927941 \h </w:instrText>
        </w:r>
        <w:r w:rsidR="00BD74E1">
          <w:rPr>
            <w:webHidden/>
          </w:rPr>
        </w:r>
        <w:r w:rsidR="00BD74E1">
          <w:rPr>
            <w:webHidden/>
          </w:rPr>
          <w:fldChar w:fldCharType="separate"/>
        </w:r>
        <w:r w:rsidR="00BD74E1">
          <w:rPr>
            <w:webHidden/>
          </w:rPr>
          <w:t>260</w:t>
        </w:r>
        <w:r w:rsidR="00BD74E1">
          <w:rPr>
            <w:webHidden/>
          </w:rPr>
          <w:fldChar w:fldCharType="end"/>
        </w:r>
      </w:hyperlink>
    </w:p>
    <w:p w14:paraId="46887347" w14:textId="77777777" w:rsidR="00BD74E1" w:rsidRDefault="00B74B57">
      <w:pPr>
        <w:pStyle w:val="43"/>
        <w:rPr>
          <w:rFonts w:asciiTheme="minorHAnsi" w:eastAsiaTheme="minorEastAsia" w:hAnsiTheme="minorHAnsi" w:cstheme="minorBidi"/>
          <w:noProof/>
          <w:sz w:val="22"/>
          <w:szCs w:val="22"/>
        </w:rPr>
      </w:pPr>
      <w:hyperlink w:anchor="_Toc222927942" w:history="1">
        <w:r w:rsidR="00BD74E1" w:rsidRPr="008E3F0E">
          <w:rPr>
            <w:rStyle w:val="ad"/>
            <w:noProof/>
          </w:rPr>
          <w:t>2.1.2.43.</w:t>
        </w:r>
        <w:r w:rsidR="00BD74E1">
          <w:rPr>
            <w:rFonts w:asciiTheme="minorHAnsi" w:eastAsiaTheme="minorEastAsia" w:hAnsiTheme="minorHAnsi" w:cstheme="minorBidi"/>
            <w:noProof/>
            <w:sz w:val="22"/>
            <w:szCs w:val="22"/>
          </w:rPr>
          <w:tab/>
        </w:r>
        <w:r w:rsidR="00BD74E1" w:rsidRPr="008E3F0E">
          <w:rPr>
            <w:rStyle w:val="ad"/>
            <w:noProof/>
          </w:rPr>
          <w:t>«Информация о государственных контрактах на поставку товаров, выполнение работ, оказание услуг, заключаемых в текущем финансовом году в связи с расторжением ранее заключенных государственных контрактов на поставку товаров, выполнение работ, оказание услуг, подлежавших в соответствии с условиями этих государственных контрактов оплате в отчетном финансовом году, по соглашению сторон, решению суда или одностороннему отказу стороны государственного контракта на поставку товаров, выполнение работ, оказание услуг от его исполнения в соответствии с гражданским законодательством Российской Федерации, в том числе в связи с введением процедур, применяемых в деле о несостоятельности (банкротстве) поставщика (подрядчика, исполнителя)» (ф.0506115) DBD_InfoPublicContracts</w:t>
        </w:r>
        <w:r w:rsidR="00BD74E1">
          <w:rPr>
            <w:noProof/>
            <w:webHidden/>
          </w:rPr>
          <w:tab/>
        </w:r>
        <w:r w:rsidR="00BD74E1">
          <w:rPr>
            <w:noProof/>
            <w:webHidden/>
          </w:rPr>
          <w:fldChar w:fldCharType="begin"/>
        </w:r>
        <w:r w:rsidR="00BD74E1">
          <w:rPr>
            <w:noProof/>
            <w:webHidden/>
          </w:rPr>
          <w:instrText xml:space="preserve"> PAGEREF _Toc222927942 \h </w:instrText>
        </w:r>
        <w:r w:rsidR="00BD74E1">
          <w:rPr>
            <w:noProof/>
            <w:webHidden/>
          </w:rPr>
        </w:r>
        <w:r w:rsidR="00BD74E1">
          <w:rPr>
            <w:noProof/>
            <w:webHidden/>
          </w:rPr>
          <w:fldChar w:fldCharType="separate"/>
        </w:r>
        <w:r w:rsidR="00BD74E1">
          <w:rPr>
            <w:noProof/>
            <w:webHidden/>
          </w:rPr>
          <w:t>264</w:t>
        </w:r>
        <w:r w:rsidR="00BD74E1">
          <w:rPr>
            <w:noProof/>
            <w:webHidden/>
          </w:rPr>
          <w:fldChar w:fldCharType="end"/>
        </w:r>
      </w:hyperlink>
    </w:p>
    <w:p w14:paraId="7BBB4CF2" w14:textId="77777777" w:rsidR="00BD74E1" w:rsidRDefault="00B74B57">
      <w:pPr>
        <w:pStyle w:val="53"/>
        <w:rPr>
          <w:rFonts w:asciiTheme="minorHAnsi" w:eastAsiaTheme="minorEastAsia" w:hAnsiTheme="minorHAnsi" w:cstheme="minorBidi"/>
          <w:sz w:val="22"/>
          <w:szCs w:val="22"/>
        </w:rPr>
      </w:pPr>
      <w:hyperlink w:anchor="_Toc222927943" w:history="1">
        <w:r w:rsidR="00BD74E1" w:rsidRPr="008E3F0E">
          <w:rPr>
            <w:rStyle w:val="ad"/>
          </w:rPr>
          <w:t>2.1.2.43.1.</w:t>
        </w:r>
        <w:r w:rsidR="00BD74E1">
          <w:rPr>
            <w:rFonts w:asciiTheme="minorHAnsi" w:eastAsiaTheme="minorEastAsia" w:hAnsiTheme="minorHAnsi" w:cstheme="minorBidi"/>
            <w:sz w:val="22"/>
            <w:szCs w:val="22"/>
          </w:rPr>
          <w:tab/>
        </w:r>
        <w:r w:rsidR="00BD74E1" w:rsidRPr="008E3F0E">
          <w:rPr>
            <w:rStyle w:val="ad"/>
          </w:rPr>
          <w:t>Перечень параметров тела запроса (</w:t>
        </w:r>
        <w:r w:rsidR="00BD74E1" w:rsidRPr="008E3F0E">
          <w:rPr>
            <w:rStyle w:val="ad"/>
            <w:lang w:val="en-US"/>
          </w:rPr>
          <w:t>Document</w:t>
        </w:r>
        <w:r w:rsidR="00BD74E1" w:rsidRPr="008E3F0E">
          <w:rPr>
            <w:rStyle w:val="ad"/>
          </w:rPr>
          <w:t>) по документу «Информация о государственных контрактах на поставку товаров, выполнение работ, оказание услуг, заключаемых в текущем финансовом году в связи с расторжением ранее заключенных государственных контрактов на поставку товаров, выполнение работ, оказание услуг, подлежавших в соответствии с условиями этих государственных контрактов оплате в отчетном финансовом году, по соглашению сторон, решению суда или одностороннему отказу стороны государственного контракта на поставку товаров, выполнение работ, оказание услуг от его исполнения в соответствии с гражданским законодательством Российской Федерации, в том числе в связи с введением процедур, применяемых в деле о несостоятельности (банкротстве) поставщика (подрядчика, исполнителя)» (ф.0506115) DBD_InfoPublicContracts</w:t>
        </w:r>
        <w:r w:rsidR="00BD74E1">
          <w:rPr>
            <w:webHidden/>
          </w:rPr>
          <w:tab/>
        </w:r>
        <w:r w:rsidR="00BD74E1">
          <w:rPr>
            <w:webHidden/>
          </w:rPr>
          <w:fldChar w:fldCharType="begin"/>
        </w:r>
        <w:r w:rsidR="00BD74E1">
          <w:rPr>
            <w:webHidden/>
          </w:rPr>
          <w:instrText xml:space="preserve"> PAGEREF _Toc222927943 \h </w:instrText>
        </w:r>
        <w:r w:rsidR="00BD74E1">
          <w:rPr>
            <w:webHidden/>
          </w:rPr>
        </w:r>
        <w:r w:rsidR="00BD74E1">
          <w:rPr>
            <w:webHidden/>
          </w:rPr>
          <w:fldChar w:fldCharType="separate"/>
        </w:r>
        <w:r w:rsidR="00BD74E1">
          <w:rPr>
            <w:webHidden/>
          </w:rPr>
          <w:t>264</w:t>
        </w:r>
        <w:r w:rsidR="00BD74E1">
          <w:rPr>
            <w:webHidden/>
          </w:rPr>
          <w:fldChar w:fldCharType="end"/>
        </w:r>
      </w:hyperlink>
    </w:p>
    <w:p w14:paraId="5B83DE2B" w14:textId="77777777" w:rsidR="00BD74E1" w:rsidRDefault="00B74B57">
      <w:pPr>
        <w:pStyle w:val="53"/>
        <w:rPr>
          <w:rFonts w:asciiTheme="minorHAnsi" w:eastAsiaTheme="minorEastAsia" w:hAnsiTheme="minorHAnsi" w:cstheme="minorBidi"/>
          <w:sz w:val="22"/>
          <w:szCs w:val="22"/>
        </w:rPr>
      </w:pPr>
      <w:hyperlink w:anchor="_Toc222927944" w:history="1">
        <w:r w:rsidR="00BD74E1" w:rsidRPr="008E3F0E">
          <w:rPr>
            <w:rStyle w:val="ad"/>
          </w:rPr>
          <w:t>2.1.2.43.2.</w:t>
        </w:r>
        <w:r w:rsidR="00BD74E1">
          <w:rPr>
            <w:rFonts w:asciiTheme="minorHAnsi" w:eastAsiaTheme="minorEastAsia" w:hAnsiTheme="minorHAnsi" w:cstheme="minorBidi"/>
            <w:sz w:val="22"/>
            <w:szCs w:val="22"/>
          </w:rPr>
          <w:tab/>
        </w:r>
        <w:r w:rsidR="00BD74E1" w:rsidRPr="008E3F0E">
          <w:rPr>
            <w:rStyle w:val="ad"/>
          </w:rPr>
          <w:t xml:space="preserve">Пример запроса по документу «Информация о государственных контрактах на поставку товаров, выполнение работ, оказание услуг, заключаемых в текущем финансовом году в связи с расторжением ранее заключенных государственных контрактов на поставку товаров, выполнение работ, оказание услуг, подлежавших в соответствии с условиями этих государственных контрактов оплате в отчетном финансовом году, по соглашению сторон, решению суда или одностороннему отказу стороны государственного контракта на поставку товаров, выполнение работ, оказание услуг от его исполнения в соответствии с гражданским законодательством Российской Федерации, в том числе в связи с введением процедур, применяемых в деле о несостоятельности </w:t>
        </w:r>
        <w:r w:rsidR="00BD74E1" w:rsidRPr="008E3F0E">
          <w:rPr>
            <w:rStyle w:val="ad"/>
          </w:rPr>
          <w:lastRenderedPageBreak/>
          <w:t>(банкротстве) поставщика (подрядчика, исполнителя)» (ф.0506115) DBD_InfoPublicContracts</w:t>
        </w:r>
        <w:r w:rsidR="00BD74E1">
          <w:rPr>
            <w:webHidden/>
          </w:rPr>
          <w:tab/>
        </w:r>
        <w:r w:rsidR="00BD74E1">
          <w:rPr>
            <w:webHidden/>
          </w:rPr>
          <w:fldChar w:fldCharType="begin"/>
        </w:r>
        <w:r w:rsidR="00BD74E1">
          <w:rPr>
            <w:webHidden/>
          </w:rPr>
          <w:instrText xml:space="preserve"> PAGEREF _Toc222927944 \h </w:instrText>
        </w:r>
        <w:r w:rsidR="00BD74E1">
          <w:rPr>
            <w:webHidden/>
          </w:rPr>
        </w:r>
        <w:r w:rsidR="00BD74E1">
          <w:rPr>
            <w:webHidden/>
          </w:rPr>
          <w:fldChar w:fldCharType="separate"/>
        </w:r>
        <w:r w:rsidR="00BD74E1">
          <w:rPr>
            <w:webHidden/>
          </w:rPr>
          <w:t>266</w:t>
        </w:r>
        <w:r w:rsidR="00BD74E1">
          <w:rPr>
            <w:webHidden/>
          </w:rPr>
          <w:fldChar w:fldCharType="end"/>
        </w:r>
      </w:hyperlink>
    </w:p>
    <w:p w14:paraId="6CEEF401" w14:textId="77777777" w:rsidR="00BD74E1" w:rsidRDefault="00B74B57">
      <w:pPr>
        <w:pStyle w:val="43"/>
        <w:rPr>
          <w:rFonts w:asciiTheme="minorHAnsi" w:eastAsiaTheme="minorEastAsia" w:hAnsiTheme="minorHAnsi" w:cstheme="minorBidi"/>
          <w:noProof/>
          <w:sz w:val="22"/>
          <w:szCs w:val="22"/>
        </w:rPr>
      </w:pPr>
      <w:hyperlink w:anchor="_Toc222927945" w:history="1">
        <w:r w:rsidR="00BD74E1" w:rsidRPr="008E3F0E">
          <w:rPr>
            <w:rStyle w:val="ad"/>
            <w:noProof/>
          </w:rPr>
          <w:t>2.1.2.44.</w:t>
        </w:r>
        <w:r w:rsidR="00BD74E1">
          <w:rPr>
            <w:rFonts w:asciiTheme="minorHAnsi" w:eastAsiaTheme="minorEastAsia" w:hAnsiTheme="minorHAnsi" w:cstheme="minorBidi"/>
            <w:noProof/>
            <w:sz w:val="22"/>
            <w:szCs w:val="22"/>
          </w:rPr>
          <w:tab/>
        </w:r>
        <w:r w:rsidR="00BD74E1" w:rsidRPr="008E3F0E">
          <w:rPr>
            <w:rStyle w:val="ad"/>
            <w:noProof/>
          </w:rPr>
          <w:t>«Справка для миграции» ARP_SVAP_MIGRATION</w:t>
        </w:r>
        <w:r w:rsidR="00BD74E1">
          <w:rPr>
            <w:noProof/>
            <w:webHidden/>
          </w:rPr>
          <w:tab/>
        </w:r>
        <w:r w:rsidR="00BD74E1">
          <w:rPr>
            <w:noProof/>
            <w:webHidden/>
          </w:rPr>
          <w:fldChar w:fldCharType="begin"/>
        </w:r>
        <w:r w:rsidR="00BD74E1">
          <w:rPr>
            <w:noProof/>
            <w:webHidden/>
          </w:rPr>
          <w:instrText xml:space="preserve"> PAGEREF _Toc222927945 \h </w:instrText>
        </w:r>
        <w:r w:rsidR="00BD74E1">
          <w:rPr>
            <w:noProof/>
            <w:webHidden/>
          </w:rPr>
        </w:r>
        <w:r w:rsidR="00BD74E1">
          <w:rPr>
            <w:noProof/>
            <w:webHidden/>
          </w:rPr>
          <w:fldChar w:fldCharType="separate"/>
        </w:r>
        <w:r w:rsidR="00BD74E1">
          <w:rPr>
            <w:noProof/>
            <w:webHidden/>
          </w:rPr>
          <w:t>269</w:t>
        </w:r>
        <w:r w:rsidR="00BD74E1">
          <w:rPr>
            <w:noProof/>
            <w:webHidden/>
          </w:rPr>
          <w:fldChar w:fldCharType="end"/>
        </w:r>
      </w:hyperlink>
    </w:p>
    <w:p w14:paraId="2613C925" w14:textId="77777777" w:rsidR="00BD74E1" w:rsidRDefault="00B74B57">
      <w:pPr>
        <w:pStyle w:val="43"/>
        <w:rPr>
          <w:rFonts w:asciiTheme="minorHAnsi" w:eastAsiaTheme="minorEastAsia" w:hAnsiTheme="minorHAnsi" w:cstheme="minorBidi"/>
          <w:noProof/>
          <w:sz w:val="22"/>
          <w:szCs w:val="22"/>
        </w:rPr>
      </w:pPr>
      <w:hyperlink w:anchor="_Toc222927946" w:history="1">
        <w:r w:rsidR="00BD74E1" w:rsidRPr="008E3F0E">
          <w:rPr>
            <w:rStyle w:val="ad"/>
            <w:noProof/>
          </w:rPr>
          <w:t>2.1.2.45.</w:t>
        </w:r>
        <w:r w:rsidR="00BD74E1">
          <w:rPr>
            <w:rFonts w:asciiTheme="minorHAnsi" w:eastAsiaTheme="minorEastAsia" w:hAnsiTheme="minorHAnsi" w:cstheme="minorBidi"/>
            <w:noProof/>
            <w:sz w:val="22"/>
            <w:szCs w:val="22"/>
          </w:rPr>
          <w:tab/>
        </w:r>
        <w:r w:rsidR="00BD74E1" w:rsidRPr="008E3F0E">
          <w:rPr>
            <w:rStyle w:val="ad"/>
            <w:noProof/>
          </w:rPr>
          <w:t>«Информация о записях учета АСФК» ARP_INFO_ASFK_SVAP</w:t>
        </w:r>
        <w:r w:rsidR="00BD74E1">
          <w:rPr>
            <w:noProof/>
            <w:webHidden/>
          </w:rPr>
          <w:tab/>
        </w:r>
        <w:r w:rsidR="00BD74E1">
          <w:rPr>
            <w:noProof/>
            <w:webHidden/>
          </w:rPr>
          <w:fldChar w:fldCharType="begin"/>
        </w:r>
        <w:r w:rsidR="00BD74E1">
          <w:rPr>
            <w:noProof/>
            <w:webHidden/>
          </w:rPr>
          <w:instrText xml:space="preserve"> PAGEREF _Toc222927946 \h </w:instrText>
        </w:r>
        <w:r w:rsidR="00BD74E1">
          <w:rPr>
            <w:noProof/>
            <w:webHidden/>
          </w:rPr>
        </w:r>
        <w:r w:rsidR="00BD74E1">
          <w:rPr>
            <w:noProof/>
            <w:webHidden/>
          </w:rPr>
          <w:fldChar w:fldCharType="separate"/>
        </w:r>
        <w:r w:rsidR="00BD74E1">
          <w:rPr>
            <w:noProof/>
            <w:webHidden/>
          </w:rPr>
          <w:t>269</w:t>
        </w:r>
        <w:r w:rsidR="00BD74E1">
          <w:rPr>
            <w:noProof/>
            <w:webHidden/>
          </w:rPr>
          <w:fldChar w:fldCharType="end"/>
        </w:r>
      </w:hyperlink>
    </w:p>
    <w:p w14:paraId="601850CE" w14:textId="77777777" w:rsidR="00BD74E1" w:rsidRDefault="00B74B57">
      <w:pPr>
        <w:pStyle w:val="53"/>
        <w:rPr>
          <w:rFonts w:asciiTheme="minorHAnsi" w:eastAsiaTheme="minorEastAsia" w:hAnsiTheme="minorHAnsi" w:cstheme="minorBidi"/>
          <w:sz w:val="22"/>
          <w:szCs w:val="22"/>
        </w:rPr>
      </w:pPr>
      <w:hyperlink w:anchor="_Toc222927947" w:history="1">
        <w:r w:rsidR="00BD74E1" w:rsidRPr="008E3F0E">
          <w:rPr>
            <w:rStyle w:val="ad"/>
          </w:rPr>
          <w:t>2.1.2.45.1.</w:t>
        </w:r>
        <w:r w:rsidR="00BD74E1">
          <w:rPr>
            <w:rFonts w:asciiTheme="minorHAnsi" w:eastAsiaTheme="minorEastAsia" w:hAnsiTheme="minorHAnsi" w:cstheme="minorBidi"/>
            <w:sz w:val="22"/>
            <w:szCs w:val="22"/>
          </w:rPr>
          <w:tab/>
        </w:r>
        <w:r w:rsidR="00BD74E1" w:rsidRPr="008E3F0E">
          <w:rPr>
            <w:rStyle w:val="ad"/>
          </w:rPr>
          <w:t>Перечень параметров тела запроса (Document) по документу «Информация о записях учета АСФК» ARP_INFO_ASFK_SVAP</w:t>
        </w:r>
        <w:r w:rsidR="00BD74E1">
          <w:rPr>
            <w:webHidden/>
          </w:rPr>
          <w:tab/>
        </w:r>
        <w:r w:rsidR="00BD74E1">
          <w:rPr>
            <w:webHidden/>
          </w:rPr>
          <w:fldChar w:fldCharType="begin"/>
        </w:r>
        <w:r w:rsidR="00BD74E1">
          <w:rPr>
            <w:webHidden/>
          </w:rPr>
          <w:instrText xml:space="preserve"> PAGEREF _Toc222927947 \h </w:instrText>
        </w:r>
        <w:r w:rsidR="00BD74E1">
          <w:rPr>
            <w:webHidden/>
          </w:rPr>
        </w:r>
        <w:r w:rsidR="00BD74E1">
          <w:rPr>
            <w:webHidden/>
          </w:rPr>
          <w:fldChar w:fldCharType="separate"/>
        </w:r>
        <w:r w:rsidR="00BD74E1">
          <w:rPr>
            <w:webHidden/>
          </w:rPr>
          <w:t>269</w:t>
        </w:r>
        <w:r w:rsidR="00BD74E1">
          <w:rPr>
            <w:webHidden/>
          </w:rPr>
          <w:fldChar w:fldCharType="end"/>
        </w:r>
      </w:hyperlink>
    </w:p>
    <w:p w14:paraId="1FE0C9CD" w14:textId="77777777" w:rsidR="00BD74E1" w:rsidRDefault="00B74B57">
      <w:pPr>
        <w:pStyle w:val="53"/>
        <w:rPr>
          <w:rFonts w:asciiTheme="minorHAnsi" w:eastAsiaTheme="minorEastAsia" w:hAnsiTheme="minorHAnsi" w:cstheme="minorBidi"/>
          <w:sz w:val="22"/>
          <w:szCs w:val="22"/>
        </w:rPr>
      </w:pPr>
      <w:hyperlink w:anchor="_Toc222927948" w:history="1">
        <w:r w:rsidR="00BD74E1" w:rsidRPr="008E3F0E">
          <w:rPr>
            <w:rStyle w:val="ad"/>
          </w:rPr>
          <w:t>2.1.2.45.2.</w:t>
        </w:r>
        <w:r w:rsidR="00BD74E1">
          <w:rPr>
            <w:rFonts w:asciiTheme="minorHAnsi" w:eastAsiaTheme="minorEastAsia" w:hAnsiTheme="minorHAnsi" w:cstheme="minorBidi"/>
            <w:sz w:val="22"/>
            <w:szCs w:val="22"/>
          </w:rPr>
          <w:tab/>
        </w:r>
        <w:r w:rsidR="00BD74E1" w:rsidRPr="008E3F0E">
          <w:rPr>
            <w:rStyle w:val="ad"/>
          </w:rPr>
          <w:t>Пример запроса по документу «Информации о записях учета АСФК» ARP_INFO_ASFK_SVAP</w:t>
        </w:r>
        <w:r w:rsidR="00BD74E1">
          <w:rPr>
            <w:webHidden/>
          </w:rPr>
          <w:tab/>
        </w:r>
        <w:r w:rsidR="00BD74E1">
          <w:rPr>
            <w:webHidden/>
          </w:rPr>
          <w:fldChar w:fldCharType="begin"/>
        </w:r>
        <w:r w:rsidR="00BD74E1">
          <w:rPr>
            <w:webHidden/>
          </w:rPr>
          <w:instrText xml:space="preserve"> PAGEREF _Toc222927948 \h </w:instrText>
        </w:r>
        <w:r w:rsidR="00BD74E1">
          <w:rPr>
            <w:webHidden/>
          </w:rPr>
        </w:r>
        <w:r w:rsidR="00BD74E1">
          <w:rPr>
            <w:webHidden/>
          </w:rPr>
          <w:fldChar w:fldCharType="separate"/>
        </w:r>
        <w:r w:rsidR="00BD74E1">
          <w:rPr>
            <w:webHidden/>
          </w:rPr>
          <w:t>274</w:t>
        </w:r>
        <w:r w:rsidR="00BD74E1">
          <w:rPr>
            <w:webHidden/>
          </w:rPr>
          <w:fldChar w:fldCharType="end"/>
        </w:r>
      </w:hyperlink>
    </w:p>
    <w:p w14:paraId="0DAA8495" w14:textId="77777777" w:rsidR="00BD74E1" w:rsidRDefault="00B74B57">
      <w:pPr>
        <w:pStyle w:val="43"/>
        <w:rPr>
          <w:rFonts w:asciiTheme="minorHAnsi" w:eastAsiaTheme="minorEastAsia" w:hAnsiTheme="minorHAnsi" w:cstheme="minorBidi"/>
          <w:noProof/>
          <w:sz w:val="22"/>
          <w:szCs w:val="22"/>
        </w:rPr>
      </w:pPr>
      <w:hyperlink w:anchor="_Toc222927949" w:history="1">
        <w:r w:rsidR="00BD74E1" w:rsidRPr="008E3F0E">
          <w:rPr>
            <w:rStyle w:val="ad"/>
            <w:noProof/>
          </w:rPr>
          <w:t>2.1.2.46.</w:t>
        </w:r>
        <w:r w:rsidR="00BD74E1">
          <w:rPr>
            <w:rFonts w:asciiTheme="minorHAnsi" w:eastAsiaTheme="minorEastAsia" w:hAnsiTheme="minorHAnsi" w:cstheme="minorBidi"/>
            <w:noProof/>
            <w:sz w:val="22"/>
            <w:szCs w:val="22"/>
          </w:rPr>
          <w:tab/>
        </w:r>
        <w:r w:rsidR="00BD74E1" w:rsidRPr="008E3F0E">
          <w:rPr>
            <w:rStyle w:val="ad"/>
            <w:noProof/>
          </w:rPr>
          <w:t>«Бухгалтерская справка (ф. 0504833)» ARP_SVAP_ZG_FB</w:t>
        </w:r>
        <w:r w:rsidR="00BD74E1">
          <w:rPr>
            <w:noProof/>
            <w:webHidden/>
          </w:rPr>
          <w:tab/>
        </w:r>
        <w:r w:rsidR="00BD74E1">
          <w:rPr>
            <w:noProof/>
            <w:webHidden/>
          </w:rPr>
          <w:fldChar w:fldCharType="begin"/>
        </w:r>
        <w:r w:rsidR="00BD74E1">
          <w:rPr>
            <w:noProof/>
            <w:webHidden/>
          </w:rPr>
          <w:instrText xml:space="preserve"> PAGEREF _Toc222927949 \h </w:instrText>
        </w:r>
        <w:r w:rsidR="00BD74E1">
          <w:rPr>
            <w:noProof/>
            <w:webHidden/>
          </w:rPr>
        </w:r>
        <w:r w:rsidR="00BD74E1">
          <w:rPr>
            <w:noProof/>
            <w:webHidden/>
          </w:rPr>
          <w:fldChar w:fldCharType="separate"/>
        </w:r>
        <w:r w:rsidR="00BD74E1">
          <w:rPr>
            <w:noProof/>
            <w:webHidden/>
          </w:rPr>
          <w:t>276</w:t>
        </w:r>
        <w:r w:rsidR="00BD74E1">
          <w:rPr>
            <w:noProof/>
            <w:webHidden/>
          </w:rPr>
          <w:fldChar w:fldCharType="end"/>
        </w:r>
      </w:hyperlink>
    </w:p>
    <w:p w14:paraId="61AD0A10" w14:textId="77777777" w:rsidR="00BD74E1" w:rsidRDefault="00B74B57">
      <w:pPr>
        <w:pStyle w:val="53"/>
        <w:rPr>
          <w:rFonts w:asciiTheme="minorHAnsi" w:eastAsiaTheme="minorEastAsia" w:hAnsiTheme="minorHAnsi" w:cstheme="minorBidi"/>
          <w:sz w:val="22"/>
          <w:szCs w:val="22"/>
        </w:rPr>
      </w:pPr>
      <w:hyperlink w:anchor="_Toc222927950" w:history="1">
        <w:r w:rsidR="00BD74E1" w:rsidRPr="008E3F0E">
          <w:rPr>
            <w:rStyle w:val="ad"/>
          </w:rPr>
          <w:t>2.1.2.46.1.</w:t>
        </w:r>
        <w:r w:rsidR="00BD74E1">
          <w:rPr>
            <w:rFonts w:asciiTheme="minorHAnsi" w:eastAsiaTheme="minorEastAsia" w:hAnsiTheme="minorHAnsi" w:cstheme="minorBidi"/>
            <w:sz w:val="22"/>
            <w:szCs w:val="22"/>
          </w:rPr>
          <w:tab/>
        </w:r>
        <w:r w:rsidR="00BD74E1" w:rsidRPr="008E3F0E">
          <w:rPr>
            <w:rStyle w:val="ad"/>
          </w:rPr>
          <w:t>Перечень параметров тела запроса (Document) по документу «Бухгалтерская справка (ф. 0504833)» ARP_SVAP_ZG_FB</w:t>
        </w:r>
        <w:r w:rsidR="00BD74E1">
          <w:rPr>
            <w:webHidden/>
          </w:rPr>
          <w:tab/>
        </w:r>
        <w:r w:rsidR="00BD74E1">
          <w:rPr>
            <w:webHidden/>
          </w:rPr>
          <w:fldChar w:fldCharType="begin"/>
        </w:r>
        <w:r w:rsidR="00BD74E1">
          <w:rPr>
            <w:webHidden/>
          </w:rPr>
          <w:instrText xml:space="preserve"> PAGEREF _Toc222927950 \h </w:instrText>
        </w:r>
        <w:r w:rsidR="00BD74E1">
          <w:rPr>
            <w:webHidden/>
          </w:rPr>
        </w:r>
        <w:r w:rsidR="00BD74E1">
          <w:rPr>
            <w:webHidden/>
          </w:rPr>
          <w:fldChar w:fldCharType="separate"/>
        </w:r>
        <w:r w:rsidR="00BD74E1">
          <w:rPr>
            <w:webHidden/>
          </w:rPr>
          <w:t>276</w:t>
        </w:r>
        <w:r w:rsidR="00BD74E1">
          <w:rPr>
            <w:webHidden/>
          </w:rPr>
          <w:fldChar w:fldCharType="end"/>
        </w:r>
      </w:hyperlink>
    </w:p>
    <w:p w14:paraId="46680205" w14:textId="77777777" w:rsidR="00BD74E1" w:rsidRDefault="00B74B57">
      <w:pPr>
        <w:pStyle w:val="53"/>
        <w:rPr>
          <w:rFonts w:asciiTheme="minorHAnsi" w:eastAsiaTheme="minorEastAsia" w:hAnsiTheme="minorHAnsi" w:cstheme="minorBidi"/>
          <w:sz w:val="22"/>
          <w:szCs w:val="22"/>
        </w:rPr>
      </w:pPr>
      <w:hyperlink w:anchor="_Toc222927951" w:history="1">
        <w:r w:rsidR="00BD74E1" w:rsidRPr="008E3F0E">
          <w:rPr>
            <w:rStyle w:val="ad"/>
          </w:rPr>
          <w:t>2.1.2.46.2.</w:t>
        </w:r>
        <w:r w:rsidR="00BD74E1">
          <w:rPr>
            <w:rFonts w:asciiTheme="minorHAnsi" w:eastAsiaTheme="minorEastAsia" w:hAnsiTheme="minorHAnsi" w:cstheme="minorBidi"/>
            <w:sz w:val="22"/>
            <w:szCs w:val="22"/>
          </w:rPr>
          <w:tab/>
        </w:r>
        <w:r w:rsidR="00BD74E1" w:rsidRPr="008E3F0E">
          <w:rPr>
            <w:rStyle w:val="ad"/>
          </w:rPr>
          <w:t>Пример запроса по документу «Бухгалтерская справка (ф. 0504833)» ARP_SVAP_ZG_FB</w:t>
        </w:r>
        <w:r w:rsidR="00BD74E1">
          <w:rPr>
            <w:webHidden/>
          </w:rPr>
          <w:tab/>
        </w:r>
        <w:r w:rsidR="00BD74E1">
          <w:rPr>
            <w:webHidden/>
          </w:rPr>
          <w:fldChar w:fldCharType="begin"/>
        </w:r>
        <w:r w:rsidR="00BD74E1">
          <w:rPr>
            <w:webHidden/>
          </w:rPr>
          <w:instrText xml:space="preserve"> PAGEREF _Toc222927951 \h </w:instrText>
        </w:r>
        <w:r w:rsidR="00BD74E1">
          <w:rPr>
            <w:webHidden/>
          </w:rPr>
        </w:r>
        <w:r w:rsidR="00BD74E1">
          <w:rPr>
            <w:webHidden/>
          </w:rPr>
          <w:fldChar w:fldCharType="separate"/>
        </w:r>
        <w:r w:rsidR="00BD74E1">
          <w:rPr>
            <w:webHidden/>
          </w:rPr>
          <w:t>281</w:t>
        </w:r>
        <w:r w:rsidR="00BD74E1">
          <w:rPr>
            <w:webHidden/>
          </w:rPr>
          <w:fldChar w:fldCharType="end"/>
        </w:r>
      </w:hyperlink>
    </w:p>
    <w:p w14:paraId="1F225D79" w14:textId="77777777" w:rsidR="00BD74E1" w:rsidRDefault="00B74B57">
      <w:pPr>
        <w:pStyle w:val="43"/>
        <w:rPr>
          <w:rFonts w:asciiTheme="minorHAnsi" w:eastAsiaTheme="minorEastAsia" w:hAnsiTheme="minorHAnsi" w:cstheme="minorBidi"/>
          <w:noProof/>
          <w:sz w:val="22"/>
          <w:szCs w:val="22"/>
        </w:rPr>
      </w:pPr>
      <w:hyperlink w:anchor="_Toc222927952" w:history="1">
        <w:r w:rsidR="00BD74E1" w:rsidRPr="008E3F0E">
          <w:rPr>
            <w:rStyle w:val="ad"/>
            <w:noProof/>
          </w:rPr>
          <w:t>2.1.2.47.</w:t>
        </w:r>
        <w:r w:rsidR="00BD74E1">
          <w:rPr>
            <w:rFonts w:asciiTheme="minorHAnsi" w:eastAsiaTheme="minorEastAsia" w:hAnsiTheme="minorHAnsi" w:cstheme="minorBidi"/>
            <w:noProof/>
            <w:sz w:val="22"/>
            <w:szCs w:val="22"/>
          </w:rPr>
          <w:tab/>
        </w:r>
        <w:r w:rsidR="00BD74E1" w:rsidRPr="008E3F0E">
          <w:rPr>
            <w:rStyle w:val="ad"/>
            <w:noProof/>
          </w:rPr>
          <w:t>«Бухгалтерская справка (ф. 0504833)» ARP_SVAP_NG_FB</w:t>
        </w:r>
        <w:r w:rsidR="00BD74E1">
          <w:rPr>
            <w:noProof/>
            <w:webHidden/>
          </w:rPr>
          <w:tab/>
        </w:r>
        <w:r w:rsidR="00BD74E1">
          <w:rPr>
            <w:noProof/>
            <w:webHidden/>
          </w:rPr>
          <w:fldChar w:fldCharType="begin"/>
        </w:r>
        <w:r w:rsidR="00BD74E1">
          <w:rPr>
            <w:noProof/>
            <w:webHidden/>
          </w:rPr>
          <w:instrText xml:space="preserve"> PAGEREF _Toc222927952 \h </w:instrText>
        </w:r>
        <w:r w:rsidR="00BD74E1">
          <w:rPr>
            <w:noProof/>
            <w:webHidden/>
          </w:rPr>
        </w:r>
        <w:r w:rsidR="00BD74E1">
          <w:rPr>
            <w:noProof/>
            <w:webHidden/>
          </w:rPr>
          <w:fldChar w:fldCharType="separate"/>
        </w:r>
        <w:r w:rsidR="00BD74E1">
          <w:rPr>
            <w:noProof/>
            <w:webHidden/>
          </w:rPr>
          <w:t>283</w:t>
        </w:r>
        <w:r w:rsidR="00BD74E1">
          <w:rPr>
            <w:noProof/>
            <w:webHidden/>
          </w:rPr>
          <w:fldChar w:fldCharType="end"/>
        </w:r>
      </w:hyperlink>
    </w:p>
    <w:p w14:paraId="0468B4C4" w14:textId="77777777" w:rsidR="00BD74E1" w:rsidRDefault="00B74B57">
      <w:pPr>
        <w:pStyle w:val="53"/>
        <w:rPr>
          <w:rFonts w:asciiTheme="minorHAnsi" w:eastAsiaTheme="minorEastAsia" w:hAnsiTheme="minorHAnsi" w:cstheme="minorBidi"/>
          <w:sz w:val="22"/>
          <w:szCs w:val="22"/>
        </w:rPr>
      </w:pPr>
      <w:hyperlink w:anchor="_Toc222927953" w:history="1">
        <w:r w:rsidR="00BD74E1" w:rsidRPr="008E3F0E">
          <w:rPr>
            <w:rStyle w:val="ad"/>
          </w:rPr>
          <w:t>2.1.2.47.1.</w:t>
        </w:r>
        <w:r w:rsidR="00BD74E1">
          <w:rPr>
            <w:rFonts w:asciiTheme="minorHAnsi" w:eastAsiaTheme="minorEastAsia" w:hAnsiTheme="minorHAnsi" w:cstheme="minorBidi"/>
            <w:sz w:val="22"/>
            <w:szCs w:val="22"/>
          </w:rPr>
          <w:tab/>
        </w:r>
        <w:r w:rsidR="00BD74E1" w:rsidRPr="008E3F0E">
          <w:rPr>
            <w:rStyle w:val="ad"/>
          </w:rPr>
          <w:t>Перечень параметров тела запроса (Document) по документу «Бухгалтерская справка (ф. 0504833)» ARP_SVAP_NG_FB</w:t>
        </w:r>
        <w:r w:rsidR="00BD74E1">
          <w:rPr>
            <w:webHidden/>
          </w:rPr>
          <w:tab/>
        </w:r>
        <w:r w:rsidR="00BD74E1">
          <w:rPr>
            <w:webHidden/>
          </w:rPr>
          <w:fldChar w:fldCharType="begin"/>
        </w:r>
        <w:r w:rsidR="00BD74E1">
          <w:rPr>
            <w:webHidden/>
          </w:rPr>
          <w:instrText xml:space="preserve"> PAGEREF _Toc222927953 \h </w:instrText>
        </w:r>
        <w:r w:rsidR="00BD74E1">
          <w:rPr>
            <w:webHidden/>
          </w:rPr>
        </w:r>
        <w:r w:rsidR="00BD74E1">
          <w:rPr>
            <w:webHidden/>
          </w:rPr>
          <w:fldChar w:fldCharType="separate"/>
        </w:r>
        <w:r w:rsidR="00BD74E1">
          <w:rPr>
            <w:webHidden/>
          </w:rPr>
          <w:t>283</w:t>
        </w:r>
        <w:r w:rsidR="00BD74E1">
          <w:rPr>
            <w:webHidden/>
          </w:rPr>
          <w:fldChar w:fldCharType="end"/>
        </w:r>
      </w:hyperlink>
    </w:p>
    <w:p w14:paraId="3FEB7375" w14:textId="77777777" w:rsidR="00BD74E1" w:rsidRDefault="00B74B57">
      <w:pPr>
        <w:pStyle w:val="53"/>
        <w:rPr>
          <w:rFonts w:asciiTheme="minorHAnsi" w:eastAsiaTheme="minorEastAsia" w:hAnsiTheme="minorHAnsi" w:cstheme="minorBidi"/>
          <w:sz w:val="22"/>
          <w:szCs w:val="22"/>
        </w:rPr>
      </w:pPr>
      <w:hyperlink w:anchor="_Toc222927954" w:history="1">
        <w:r w:rsidR="00BD74E1" w:rsidRPr="008E3F0E">
          <w:rPr>
            <w:rStyle w:val="ad"/>
          </w:rPr>
          <w:t>2.1.2.47.2.</w:t>
        </w:r>
        <w:r w:rsidR="00BD74E1">
          <w:rPr>
            <w:rFonts w:asciiTheme="minorHAnsi" w:eastAsiaTheme="minorEastAsia" w:hAnsiTheme="minorHAnsi" w:cstheme="minorBidi"/>
            <w:sz w:val="22"/>
            <w:szCs w:val="22"/>
          </w:rPr>
          <w:tab/>
        </w:r>
        <w:r w:rsidR="00BD74E1" w:rsidRPr="008E3F0E">
          <w:rPr>
            <w:rStyle w:val="ad"/>
          </w:rPr>
          <w:t>Пример запроса по документу «Бухгалтерская справка (ф. 0504833)» ARP_SVAP_</w:t>
        </w:r>
        <w:r w:rsidR="00BD74E1" w:rsidRPr="008E3F0E">
          <w:rPr>
            <w:rStyle w:val="ad"/>
            <w:lang w:val="en-US"/>
          </w:rPr>
          <w:t>N</w:t>
        </w:r>
        <w:r w:rsidR="00BD74E1" w:rsidRPr="008E3F0E">
          <w:rPr>
            <w:rStyle w:val="ad"/>
          </w:rPr>
          <w:t>G_FB</w:t>
        </w:r>
        <w:r w:rsidR="00BD74E1">
          <w:rPr>
            <w:webHidden/>
          </w:rPr>
          <w:tab/>
        </w:r>
        <w:r w:rsidR="00BD74E1">
          <w:rPr>
            <w:webHidden/>
          </w:rPr>
          <w:fldChar w:fldCharType="begin"/>
        </w:r>
        <w:r w:rsidR="00BD74E1">
          <w:rPr>
            <w:webHidden/>
          </w:rPr>
          <w:instrText xml:space="preserve"> PAGEREF _Toc222927954 \h </w:instrText>
        </w:r>
        <w:r w:rsidR="00BD74E1">
          <w:rPr>
            <w:webHidden/>
          </w:rPr>
        </w:r>
        <w:r w:rsidR="00BD74E1">
          <w:rPr>
            <w:webHidden/>
          </w:rPr>
          <w:fldChar w:fldCharType="separate"/>
        </w:r>
        <w:r w:rsidR="00BD74E1">
          <w:rPr>
            <w:webHidden/>
          </w:rPr>
          <w:t>288</w:t>
        </w:r>
        <w:r w:rsidR="00BD74E1">
          <w:rPr>
            <w:webHidden/>
          </w:rPr>
          <w:fldChar w:fldCharType="end"/>
        </w:r>
      </w:hyperlink>
    </w:p>
    <w:p w14:paraId="46B92872" w14:textId="77777777" w:rsidR="00BD74E1" w:rsidRDefault="00B74B57">
      <w:pPr>
        <w:pStyle w:val="43"/>
        <w:rPr>
          <w:rFonts w:asciiTheme="minorHAnsi" w:eastAsiaTheme="minorEastAsia" w:hAnsiTheme="minorHAnsi" w:cstheme="minorBidi"/>
          <w:noProof/>
          <w:sz w:val="22"/>
          <w:szCs w:val="22"/>
        </w:rPr>
      </w:pPr>
      <w:hyperlink w:anchor="_Toc222927955" w:history="1">
        <w:r w:rsidR="00BD74E1" w:rsidRPr="008E3F0E">
          <w:rPr>
            <w:rStyle w:val="ad"/>
            <w:noProof/>
          </w:rPr>
          <w:t>2.1.2.48.</w:t>
        </w:r>
        <w:r w:rsidR="00BD74E1">
          <w:rPr>
            <w:rFonts w:asciiTheme="minorHAnsi" w:eastAsiaTheme="minorEastAsia" w:hAnsiTheme="minorHAnsi" w:cstheme="minorBidi"/>
            <w:noProof/>
            <w:sz w:val="22"/>
            <w:szCs w:val="22"/>
          </w:rPr>
          <w:tab/>
        </w:r>
        <w:r w:rsidR="00BD74E1" w:rsidRPr="008E3F0E">
          <w:rPr>
            <w:rStyle w:val="ad"/>
            <w:noProof/>
          </w:rPr>
          <w:t>«Бухгалтерская справка (ф. 0504833)» ARP_SVAP_</w:t>
        </w:r>
        <w:r w:rsidR="00BD74E1" w:rsidRPr="008E3F0E">
          <w:rPr>
            <w:rStyle w:val="ad"/>
            <w:noProof/>
            <w:lang w:val="en-US"/>
          </w:rPr>
          <w:t>IN</w:t>
        </w:r>
        <w:r w:rsidR="00BD74E1" w:rsidRPr="008E3F0E">
          <w:rPr>
            <w:rStyle w:val="ad"/>
            <w:noProof/>
          </w:rPr>
          <w:t>_FB</w:t>
        </w:r>
        <w:r w:rsidR="00BD74E1">
          <w:rPr>
            <w:noProof/>
            <w:webHidden/>
          </w:rPr>
          <w:tab/>
        </w:r>
        <w:r w:rsidR="00BD74E1">
          <w:rPr>
            <w:noProof/>
            <w:webHidden/>
          </w:rPr>
          <w:fldChar w:fldCharType="begin"/>
        </w:r>
        <w:r w:rsidR="00BD74E1">
          <w:rPr>
            <w:noProof/>
            <w:webHidden/>
          </w:rPr>
          <w:instrText xml:space="preserve"> PAGEREF _Toc222927955 \h </w:instrText>
        </w:r>
        <w:r w:rsidR="00BD74E1">
          <w:rPr>
            <w:noProof/>
            <w:webHidden/>
          </w:rPr>
        </w:r>
        <w:r w:rsidR="00BD74E1">
          <w:rPr>
            <w:noProof/>
            <w:webHidden/>
          </w:rPr>
          <w:fldChar w:fldCharType="separate"/>
        </w:r>
        <w:r w:rsidR="00BD74E1">
          <w:rPr>
            <w:noProof/>
            <w:webHidden/>
          </w:rPr>
          <w:t>291</w:t>
        </w:r>
        <w:r w:rsidR="00BD74E1">
          <w:rPr>
            <w:noProof/>
            <w:webHidden/>
          </w:rPr>
          <w:fldChar w:fldCharType="end"/>
        </w:r>
      </w:hyperlink>
    </w:p>
    <w:p w14:paraId="48516831" w14:textId="77777777" w:rsidR="00BD74E1" w:rsidRDefault="00B74B57">
      <w:pPr>
        <w:pStyle w:val="53"/>
        <w:rPr>
          <w:rFonts w:asciiTheme="minorHAnsi" w:eastAsiaTheme="minorEastAsia" w:hAnsiTheme="minorHAnsi" w:cstheme="minorBidi"/>
          <w:sz w:val="22"/>
          <w:szCs w:val="22"/>
        </w:rPr>
      </w:pPr>
      <w:hyperlink w:anchor="_Toc222927956" w:history="1">
        <w:r w:rsidR="00BD74E1" w:rsidRPr="008E3F0E">
          <w:rPr>
            <w:rStyle w:val="ad"/>
          </w:rPr>
          <w:t>2.1.2.48.1.</w:t>
        </w:r>
        <w:r w:rsidR="00BD74E1">
          <w:rPr>
            <w:rFonts w:asciiTheme="minorHAnsi" w:eastAsiaTheme="minorEastAsia" w:hAnsiTheme="minorHAnsi" w:cstheme="minorBidi"/>
            <w:sz w:val="22"/>
            <w:szCs w:val="22"/>
          </w:rPr>
          <w:tab/>
        </w:r>
        <w:r w:rsidR="00BD74E1" w:rsidRPr="008E3F0E">
          <w:rPr>
            <w:rStyle w:val="ad"/>
          </w:rPr>
          <w:t>Перечень параметров тела запроса (Document) по документу «Бухгалтерская справка (ф. 0504833)» ARP_SVAP_</w:t>
        </w:r>
        <w:r w:rsidR="00BD74E1" w:rsidRPr="008E3F0E">
          <w:rPr>
            <w:rStyle w:val="ad"/>
            <w:lang w:val="en-US"/>
          </w:rPr>
          <w:t>IN</w:t>
        </w:r>
        <w:r w:rsidR="00BD74E1" w:rsidRPr="008E3F0E">
          <w:rPr>
            <w:rStyle w:val="ad"/>
          </w:rPr>
          <w:t>_FB</w:t>
        </w:r>
        <w:r w:rsidR="00BD74E1">
          <w:rPr>
            <w:webHidden/>
          </w:rPr>
          <w:tab/>
        </w:r>
        <w:r w:rsidR="00BD74E1">
          <w:rPr>
            <w:webHidden/>
          </w:rPr>
          <w:fldChar w:fldCharType="begin"/>
        </w:r>
        <w:r w:rsidR="00BD74E1">
          <w:rPr>
            <w:webHidden/>
          </w:rPr>
          <w:instrText xml:space="preserve"> PAGEREF _Toc222927956 \h </w:instrText>
        </w:r>
        <w:r w:rsidR="00BD74E1">
          <w:rPr>
            <w:webHidden/>
          </w:rPr>
        </w:r>
        <w:r w:rsidR="00BD74E1">
          <w:rPr>
            <w:webHidden/>
          </w:rPr>
          <w:fldChar w:fldCharType="separate"/>
        </w:r>
        <w:r w:rsidR="00BD74E1">
          <w:rPr>
            <w:webHidden/>
          </w:rPr>
          <w:t>291</w:t>
        </w:r>
        <w:r w:rsidR="00BD74E1">
          <w:rPr>
            <w:webHidden/>
          </w:rPr>
          <w:fldChar w:fldCharType="end"/>
        </w:r>
      </w:hyperlink>
    </w:p>
    <w:p w14:paraId="76170447" w14:textId="77777777" w:rsidR="00BD74E1" w:rsidRDefault="00B74B57">
      <w:pPr>
        <w:pStyle w:val="53"/>
        <w:rPr>
          <w:rFonts w:asciiTheme="minorHAnsi" w:eastAsiaTheme="minorEastAsia" w:hAnsiTheme="minorHAnsi" w:cstheme="minorBidi"/>
          <w:sz w:val="22"/>
          <w:szCs w:val="22"/>
        </w:rPr>
      </w:pPr>
      <w:hyperlink w:anchor="_Toc222927957" w:history="1">
        <w:r w:rsidR="00BD74E1" w:rsidRPr="008E3F0E">
          <w:rPr>
            <w:rStyle w:val="ad"/>
          </w:rPr>
          <w:t>2.1.2.48.2.</w:t>
        </w:r>
        <w:r w:rsidR="00BD74E1">
          <w:rPr>
            <w:rFonts w:asciiTheme="minorHAnsi" w:eastAsiaTheme="minorEastAsia" w:hAnsiTheme="minorHAnsi" w:cstheme="minorBidi"/>
            <w:sz w:val="22"/>
            <w:szCs w:val="22"/>
          </w:rPr>
          <w:tab/>
        </w:r>
        <w:r w:rsidR="00BD74E1" w:rsidRPr="008E3F0E">
          <w:rPr>
            <w:rStyle w:val="ad"/>
          </w:rPr>
          <w:t>Пример запроса по документу «Бухгалтерская справка (ф. 0504833)» ARP_SVAP_</w:t>
        </w:r>
        <w:r w:rsidR="00BD74E1" w:rsidRPr="008E3F0E">
          <w:rPr>
            <w:rStyle w:val="ad"/>
            <w:lang w:val="en-US"/>
          </w:rPr>
          <w:t>IN</w:t>
        </w:r>
        <w:r w:rsidR="00BD74E1" w:rsidRPr="008E3F0E">
          <w:rPr>
            <w:rStyle w:val="ad"/>
          </w:rPr>
          <w:t>_FB</w:t>
        </w:r>
        <w:r w:rsidR="00BD74E1">
          <w:rPr>
            <w:webHidden/>
          </w:rPr>
          <w:tab/>
        </w:r>
        <w:r w:rsidR="00BD74E1">
          <w:rPr>
            <w:webHidden/>
          </w:rPr>
          <w:fldChar w:fldCharType="begin"/>
        </w:r>
        <w:r w:rsidR="00BD74E1">
          <w:rPr>
            <w:webHidden/>
          </w:rPr>
          <w:instrText xml:space="preserve"> PAGEREF _Toc222927957 \h </w:instrText>
        </w:r>
        <w:r w:rsidR="00BD74E1">
          <w:rPr>
            <w:webHidden/>
          </w:rPr>
        </w:r>
        <w:r w:rsidR="00BD74E1">
          <w:rPr>
            <w:webHidden/>
          </w:rPr>
          <w:fldChar w:fldCharType="separate"/>
        </w:r>
        <w:r w:rsidR="00BD74E1">
          <w:rPr>
            <w:webHidden/>
          </w:rPr>
          <w:t>295</w:t>
        </w:r>
        <w:r w:rsidR="00BD74E1">
          <w:rPr>
            <w:webHidden/>
          </w:rPr>
          <w:fldChar w:fldCharType="end"/>
        </w:r>
      </w:hyperlink>
    </w:p>
    <w:p w14:paraId="6C0C07E2" w14:textId="77777777" w:rsidR="00BD74E1" w:rsidRDefault="00B74B57">
      <w:pPr>
        <w:pStyle w:val="43"/>
        <w:rPr>
          <w:rFonts w:asciiTheme="minorHAnsi" w:eastAsiaTheme="minorEastAsia" w:hAnsiTheme="minorHAnsi" w:cstheme="minorBidi"/>
          <w:noProof/>
          <w:sz w:val="22"/>
          <w:szCs w:val="22"/>
        </w:rPr>
      </w:pPr>
      <w:hyperlink w:anchor="_Toc222927958" w:history="1">
        <w:r w:rsidR="00BD74E1" w:rsidRPr="008E3F0E">
          <w:rPr>
            <w:rStyle w:val="ad"/>
            <w:noProof/>
          </w:rPr>
          <w:t>2.1.2.49.</w:t>
        </w:r>
        <w:r w:rsidR="00BD74E1">
          <w:rPr>
            <w:rFonts w:asciiTheme="minorHAnsi" w:eastAsiaTheme="minorEastAsia" w:hAnsiTheme="minorHAnsi" w:cstheme="minorBidi"/>
            <w:noProof/>
            <w:sz w:val="22"/>
            <w:szCs w:val="22"/>
          </w:rPr>
          <w:tab/>
        </w:r>
        <w:r w:rsidR="00BD74E1" w:rsidRPr="008E3F0E">
          <w:rPr>
            <w:rStyle w:val="ad"/>
            <w:noProof/>
          </w:rPr>
          <w:t>«Техническая справка для корректировки балансов» VLS_DocTechBal</w:t>
        </w:r>
        <w:r w:rsidR="00BD74E1">
          <w:rPr>
            <w:noProof/>
            <w:webHidden/>
          </w:rPr>
          <w:tab/>
        </w:r>
        <w:r w:rsidR="00BD74E1">
          <w:rPr>
            <w:noProof/>
            <w:webHidden/>
          </w:rPr>
          <w:fldChar w:fldCharType="begin"/>
        </w:r>
        <w:r w:rsidR="00BD74E1">
          <w:rPr>
            <w:noProof/>
            <w:webHidden/>
          </w:rPr>
          <w:instrText xml:space="preserve"> PAGEREF _Toc222927958 \h </w:instrText>
        </w:r>
        <w:r w:rsidR="00BD74E1">
          <w:rPr>
            <w:noProof/>
            <w:webHidden/>
          </w:rPr>
        </w:r>
        <w:r w:rsidR="00BD74E1">
          <w:rPr>
            <w:noProof/>
            <w:webHidden/>
          </w:rPr>
          <w:fldChar w:fldCharType="separate"/>
        </w:r>
        <w:r w:rsidR="00BD74E1">
          <w:rPr>
            <w:noProof/>
            <w:webHidden/>
          </w:rPr>
          <w:t>298</w:t>
        </w:r>
        <w:r w:rsidR="00BD74E1">
          <w:rPr>
            <w:noProof/>
            <w:webHidden/>
          </w:rPr>
          <w:fldChar w:fldCharType="end"/>
        </w:r>
      </w:hyperlink>
    </w:p>
    <w:p w14:paraId="24975F1E" w14:textId="77777777" w:rsidR="00BD74E1" w:rsidRDefault="00B74B57">
      <w:pPr>
        <w:pStyle w:val="53"/>
        <w:rPr>
          <w:rFonts w:asciiTheme="minorHAnsi" w:eastAsiaTheme="minorEastAsia" w:hAnsiTheme="minorHAnsi" w:cstheme="minorBidi"/>
          <w:sz w:val="22"/>
          <w:szCs w:val="22"/>
        </w:rPr>
      </w:pPr>
      <w:hyperlink w:anchor="_Toc222927959" w:history="1">
        <w:r w:rsidR="00BD74E1" w:rsidRPr="008E3F0E">
          <w:rPr>
            <w:rStyle w:val="ad"/>
          </w:rPr>
          <w:t>2.1.2.49.1.</w:t>
        </w:r>
        <w:r w:rsidR="00BD74E1">
          <w:rPr>
            <w:rFonts w:asciiTheme="minorHAnsi" w:eastAsiaTheme="minorEastAsia" w:hAnsiTheme="minorHAnsi" w:cstheme="minorBidi"/>
            <w:sz w:val="22"/>
            <w:szCs w:val="22"/>
          </w:rPr>
          <w:tab/>
        </w:r>
        <w:r w:rsidR="00BD74E1" w:rsidRPr="008E3F0E">
          <w:rPr>
            <w:rStyle w:val="ad"/>
          </w:rPr>
          <w:t>Перечень параметров тела запроса (Document) по документу «Техническая справка для корректировки балансов» VLS_DocTechBal</w:t>
        </w:r>
        <w:r w:rsidR="00BD74E1">
          <w:rPr>
            <w:webHidden/>
          </w:rPr>
          <w:tab/>
        </w:r>
        <w:r w:rsidR="00BD74E1">
          <w:rPr>
            <w:webHidden/>
          </w:rPr>
          <w:fldChar w:fldCharType="begin"/>
        </w:r>
        <w:r w:rsidR="00BD74E1">
          <w:rPr>
            <w:webHidden/>
          </w:rPr>
          <w:instrText xml:space="preserve"> PAGEREF _Toc222927959 \h </w:instrText>
        </w:r>
        <w:r w:rsidR="00BD74E1">
          <w:rPr>
            <w:webHidden/>
          </w:rPr>
        </w:r>
        <w:r w:rsidR="00BD74E1">
          <w:rPr>
            <w:webHidden/>
          </w:rPr>
          <w:fldChar w:fldCharType="separate"/>
        </w:r>
        <w:r w:rsidR="00BD74E1">
          <w:rPr>
            <w:webHidden/>
          </w:rPr>
          <w:t>298</w:t>
        </w:r>
        <w:r w:rsidR="00BD74E1">
          <w:rPr>
            <w:webHidden/>
          </w:rPr>
          <w:fldChar w:fldCharType="end"/>
        </w:r>
      </w:hyperlink>
    </w:p>
    <w:p w14:paraId="5E28B8AB" w14:textId="77777777" w:rsidR="00BD74E1" w:rsidRDefault="00B74B57">
      <w:pPr>
        <w:pStyle w:val="43"/>
        <w:rPr>
          <w:rFonts w:asciiTheme="minorHAnsi" w:eastAsiaTheme="minorEastAsia" w:hAnsiTheme="minorHAnsi" w:cstheme="minorBidi"/>
          <w:noProof/>
          <w:sz w:val="22"/>
          <w:szCs w:val="22"/>
        </w:rPr>
      </w:pPr>
      <w:hyperlink w:anchor="_Toc222927960" w:history="1">
        <w:r w:rsidR="00BD74E1" w:rsidRPr="008E3F0E">
          <w:rPr>
            <w:rStyle w:val="ad"/>
            <w:noProof/>
          </w:rPr>
          <w:t>2.1.2.50.</w:t>
        </w:r>
        <w:r w:rsidR="00BD74E1">
          <w:rPr>
            <w:rFonts w:asciiTheme="minorHAnsi" w:eastAsiaTheme="minorEastAsia" w:hAnsiTheme="minorHAnsi" w:cstheme="minorBidi"/>
            <w:noProof/>
            <w:sz w:val="22"/>
            <w:szCs w:val="22"/>
          </w:rPr>
          <w:tab/>
        </w:r>
        <w:r w:rsidR="00BD74E1" w:rsidRPr="008E3F0E">
          <w:rPr>
            <w:rStyle w:val="ad"/>
            <w:noProof/>
          </w:rPr>
          <w:t xml:space="preserve">«Распоряжение о совершении казначейского платежа (перечисление)» </w:t>
        </w:r>
        <w:r w:rsidR="00BD74E1" w:rsidRPr="008E3F0E">
          <w:rPr>
            <w:rStyle w:val="ad"/>
            <w:noProof/>
            <w:lang w:val="en-US"/>
          </w:rPr>
          <w:t>MSC</w:t>
        </w:r>
        <w:r w:rsidR="00BD74E1" w:rsidRPr="008E3F0E">
          <w:rPr>
            <w:rStyle w:val="ad"/>
            <w:noProof/>
          </w:rPr>
          <w:t>_</w:t>
        </w:r>
        <w:r w:rsidR="00BD74E1" w:rsidRPr="008E3F0E">
          <w:rPr>
            <w:rStyle w:val="ad"/>
            <w:noProof/>
            <w:lang w:val="en-US"/>
          </w:rPr>
          <w:t>RSKP</w:t>
        </w:r>
        <w:r w:rsidR="00BD74E1" w:rsidRPr="008E3F0E">
          <w:rPr>
            <w:rStyle w:val="ad"/>
            <w:noProof/>
          </w:rPr>
          <w:t>_</w:t>
        </w:r>
        <w:r w:rsidR="00BD74E1" w:rsidRPr="008E3F0E">
          <w:rPr>
            <w:rStyle w:val="ad"/>
            <w:noProof/>
            <w:lang w:val="en-US"/>
          </w:rPr>
          <w:t>Perech</w:t>
        </w:r>
        <w:r w:rsidR="00BD74E1">
          <w:rPr>
            <w:noProof/>
            <w:webHidden/>
          </w:rPr>
          <w:tab/>
        </w:r>
        <w:r w:rsidR="00BD74E1">
          <w:rPr>
            <w:noProof/>
            <w:webHidden/>
          </w:rPr>
          <w:fldChar w:fldCharType="begin"/>
        </w:r>
        <w:r w:rsidR="00BD74E1">
          <w:rPr>
            <w:noProof/>
            <w:webHidden/>
          </w:rPr>
          <w:instrText xml:space="preserve"> PAGEREF _Toc222927960 \h </w:instrText>
        </w:r>
        <w:r w:rsidR="00BD74E1">
          <w:rPr>
            <w:noProof/>
            <w:webHidden/>
          </w:rPr>
        </w:r>
        <w:r w:rsidR="00BD74E1">
          <w:rPr>
            <w:noProof/>
            <w:webHidden/>
          </w:rPr>
          <w:fldChar w:fldCharType="separate"/>
        </w:r>
        <w:r w:rsidR="00BD74E1">
          <w:rPr>
            <w:noProof/>
            <w:webHidden/>
          </w:rPr>
          <w:t>300</w:t>
        </w:r>
        <w:r w:rsidR="00BD74E1">
          <w:rPr>
            <w:noProof/>
            <w:webHidden/>
          </w:rPr>
          <w:fldChar w:fldCharType="end"/>
        </w:r>
      </w:hyperlink>
    </w:p>
    <w:p w14:paraId="5B416FDB" w14:textId="77777777" w:rsidR="00BD74E1" w:rsidRDefault="00B74B57">
      <w:pPr>
        <w:pStyle w:val="53"/>
        <w:rPr>
          <w:rFonts w:asciiTheme="minorHAnsi" w:eastAsiaTheme="minorEastAsia" w:hAnsiTheme="minorHAnsi" w:cstheme="minorBidi"/>
          <w:sz w:val="22"/>
          <w:szCs w:val="22"/>
        </w:rPr>
      </w:pPr>
      <w:hyperlink w:anchor="_Toc222927961" w:history="1">
        <w:r w:rsidR="00BD74E1" w:rsidRPr="008E3F0E">
          <w:rPr>
            <w:rStyle w:val="ad"/>
          </w:rPr>
          <w:t>2.1.2.50.1.</w:t>
        </w:r>
        <w:r w:rsidR="00BD74E1">
          <w:rPr>
            <w:rFonts w:asciiTheme="minorHAnsi" w:eastAsiaTheme="minorEastAsia" w:hAnsiTheme="minorHAnsi" w:cstheme="minorBidi"/>
            <w:sz w:val="22"/>
            <w:szCs w:val="22"/>
          </w:rPr>
          <w:tab/>
        </w:r>
        <w:r w:rsidR="00BD74E1" w:rsidRPr="008E3F0E">
          <w:rPr>
            <w:rStyle w:val="ad"/>
          </w:rPr>
          <w:t xml:space="preserve">Перечень параметров тела запроса (Document) по документу «Распоряжение о совершении казначейского платежа (перечисление)» </w:t>
        </w:r>
        <w:r w:rsidR="00BD74E1" w:rsidRPr="008E3F0E">
          <w:rPr>
            <w:rStyle w:val="ad"/>
            <w:lang w:val="en-US"/>
          </w:rPr>
          <w:t>MSC</w:t>
        </w:r>
        <w:r w:rsidR="00BD74E1" w:rsidRPr="008E3F0E">
          <w:rPr>
            <w:rStyle w:val="ad"/>
          </w:rPr>
          <w:t>_</w:t>
        </w:r>
        <w:r w:rsidR="00BD74E1" w:rsidRPr="008E3F0E">
          <w:rPr>
            <w:rStyle w:val="ad"/>
            <w:lang w:val="en-US"/>
          </w:rPr>
          <w:t>RSKP</w:t>
        </w:r>
        <w:r w:rsidR="00BD74E1" w:rsidRPr="008E3F0E">
          <w:rPr>
            <w:rStyle w:val="ad"/>
          </w:rPr>
          <w:t>_</w:t>
        </w:r>
        <w:r w:rsidR="00BD74E1" w:rsidRPr="008E3F0E">
          <w:rPr>
            <w:rStyle w:val="ad"/>
            <w:lang w:val="en-US"/>
          </w:rPr>
          <w:t>Perech</w:t>
        </w:r>
        <w:r w:rsidR="00BD74E1">
          <w:rPr>
            <w:webHidden/>
          </w:rPr>
          <w:tab/>
        </w:r>
        <w:r w:rsidR="00BD74E1">
          <w:rPr>
            <w:webHidden/>
          </w:rPr>
          <w:fldChar w:fldCharType="begin"/>
        </w:r>
        <w:r w:rsidR="00BD74E1">
          <w:rPr>
            <w:webHidden/>
          </w:rPr>
          <w:instrText xml:space="preserve"> PAGEREF _Toc222927961 \h </w:instrText>
        </w:r>
        <w:r w:rsidR="00BD74E1">
          <w:rPr>
            <w:webHidden/>
          </w:rPr>
        </w:r>
        <w:r w:rsidR="00BD74E1">
          <w:rPr>
            <w:webHidden/>
          </w:rPr>
          <w:fldChar w:fldCharType="separate"/>
        </w:r>
        <w:r w:rsidR="00BD74E1">
          <w:rPr>
            <w:webHidden/>
          </w:rPr>
          <w:t>300</w:t>
        </w:r>
        <w:r w:rsidR="00BD74E1">
          <w:rPr>
            <w:webHidden/>
          </w:rPr>
          <w:fldChar w:fldCharType="end"/>
        </w:r>
      </w:hyperlink>
    </w:p>
    <w:p w14:paraId="786D086F" w14:textId="77777777" w:rsidR="00BD74E1" w:rsidRDefault="00B74B57">
      <w:pPr>
        <w:pStyle w:val="53"/>
        <w:rPr>
          <w:rFonts w:asciiTheme="minorHAnsi" w:eastAsiaTheme="minorEastAsia" w:hAnsiTheme="minorHAnsi" w:cstheme="minorBidi"/>
          <w:sz w:val="22"/>
          <w:szCs w:val="22"/>
        </w:rPr>
      </w:pPr>
      <w:hyperlink w:anchor="_Toc222927962" w:history="1">
        <w:r w:rsidR="00BD74E1" w:rsidRPr="008E3F0E">
          <w:rPr>
            <w:rStyle w:val="ad"/>
          </w:rPr>
          <w:t>2.1.2.50.2.</w:t>
        </w:r>
        <w:r w:rsidR="00BD74E1">
          <w:rPr>
            <w:rFonts w:asciiTheme="minorHAnsi" w:eastAsiaTheme="minorEastAsia" w:hAnsiTheme="minorHAnsi" w:cstheme="minorBidi"/>
            <w:sz w:val="22"/>
            <w:szCs w:val="22"/>
          </w:rPr>
          <w:tab/>
        </w:r>
        <w:r w:rsidR="00BD74E1" w:rsidRPr="008E3F0E">
          <w:rPr>
            <w:rStyle w:val="ad"/>
          </w:rPr>
          <w:t xml:space="preserve">Пример запроса по документу «Распоряжение о совершении казначейского платежа (перечисление)» </w:t>
        </w:r>
        <w:r w:rsidR="00BD74E1" w:rsidRPr="008E3F0E">
          <w:rPr>
            <w:rStyle w:val="ad"/>
            <w:lang w:val="en-US"/>
          </w:rPr>
          <w:t>MSC</w:t>
        </w:r>
        <w:r w:rsidR="00BD74E1" w:rsidRPr="008E3F0E">
          <w:rPr>
            <w:rStyle w:val="ad"/>
          </w:rPr>
          <w:t>_</w:t>
        </w:r>
        <w:r w:rsidR="00BD74E1" w:rsidRPr="008E3F0E">
          <w:rPr>
            <w:rStyle w:val="ad"/>
            <w:lang w:val="en-US"/>
          </w:rPr>
          <w:t>RSKP</w:t>
        </w:r>
        <w:r w:rsidR="00BD74E1" w:rsidRPr="008E3F0E">
          <w:rPr>
            <w:rStyle w:val="ad"/>
          </w:rPr>
          <w:t>_</w:t>
        </w:r>
        <w:r w:rsidR="00BD74E1" w:rsidRPr="008E3F0E">
          <w:rPr>
            <w:rStyle w:val="ad"/>
            <w:lang w:val="en-US"/>
          </w:rPr>
          <w:t>Perech</w:t>
        </w:r>
        <w:r w:rsidR="00BD74E1">
          <w:rPr>
            <w:webHidden/>
          </w:rPr>
          <w:tab/>
        </w:r>
        <w:r w:rsidR="00BD74E1">
          <w:rPr>
            <w:webHidden/>
          </w:rPr>
          <w:fldChar w:fldCharType="begin"/>
        </w:r>
        <w:r w:rsidR="00BD74E1">
          <w:rPr>
            <w:webHidden/>
          </w:rPr>
          <w:instrText xml:space="preserve"> PAGEREF _Toc222927962 \h </w:instrText>
        </w:r>
        <w:r w:rsidR="00BD74E1">
          <w:rPr>
            <w:webHidden/>
          </w:rPr>
        </w:r>
        <w:r w:rsidR="00BD74E1">
          <w:rPr>
            <w:webHidden/>
          </w:rPr>
          <w:fldChar w:fldCharType="separate"/>
        </w:r>
        <w:r w:rsidR="00BD74E1">
          <w:rPr>
            <w:webHidden/>
          </w:rPr>
          <w:t>304</w:t>
        </w:r>
        <w:r w:rsidR="00BD74E1">
          <w:rPr>
            <w:webHidden/>
          </w:rPr>
          <w:fldChar w:fldCharType="end"/>
        </w:r>
      </w:hyperlink>
    </w:p>
    <w:p w14:paraId="09E98F67" w14:textId="77777777" w:rsidR="00BD74E1" w:rsidRDefault="00B74B57">
      <w:pPr>
        <w:pStyle w:val="43"/>
        <w:rPr>
          <w:rFonts w:asciiTheme="minorHAnsi" w:eastAsiaTheme="minorEastAsia" w:hAnsiTheme="minorHAnsi" w:cstheme="minorBidi"/>
          <w:noProof/>
          <w:sz w:val="22"/>
          <w:szCs w:val="22"/>
        </w:rPr>
      </w:pPr>
      <w:hyperlink w:anchor="_Toc222927963" w:history="1">
        <w:r w:rsidR="00BD74E1" w:rsidRPr="008E3F0E">
          <w:rPr>
            <w:rStyle w:val="ad"/>
            <w:noProof/>
          </w:rPr>
          <w:t>2.1.2.51.</w:t>
        </w:r>
        <w:r w:rsidR="00BD74E1">
          <w:rPr>
            <w:rFonts w:asciiTheme="minorHAnsi" w:eastAsiaTheme="minorEastAsia" w:hAnsiTheme="minorHAnsi" w:cstheme="minorBidi"/>
            <w:noProof/>
            <w:sz w:val="22"/>
            <w:szCs w:val="22"/>
          </w:rPr>
          <w:tab/>
        </w:r>
        <w:r w:rsidR="00BD74E1" w:rsidRPr="008E3F0E">
          <w:rPr>
            <w:rStyle w:val="ad"/>
            <w:noProof/>
          </w:rPr>
          <w:t xml:space="preserve">«Распоряжение о совершении казначейского платежа (уточнение)» </w:t>
        </w:r>
        <w:r w:rsidR="00BD74E1" w:rsidRPr="008E3F0E">
          <w:rPr>
            <w:rStyle w:val="ad"/>
            <w:noProof/>
            <w:lang w:val="en-US"/>
          </w:rPr>
          <w:t>MSC</w:t>
        </w:r>
        <w:r w:rsidR="00BD74E1" w:rsidRPr="008E3F0E">
          <w:rPr>
            <w:rStyle w:val="ad"/>
            <w:noProof/>
          </w:rPr>
          <w:t>_</w:t>
        </w:r>
        <w:r w:rsidR="00BD74E1" w:rsidRPr="008E3F0E">
          <w:rPr>
            <w:rStyle w:val="ad"/>
            <w:noProof/>
            <w:lang w:val="en-US"/>
          </w:rPr>
          <w:t>RSKP</w:t>
        </w:r>
        <w:r w:rsidR="00BD74E1" w:rsidRPr="008E3F0E">
          <w:rPr>
            <w:rStyle w:val="ad"/>
            <w:noProof/>
          </w:rPr>
          <w:t>_</w:t>
        </w:r>
        <w:r w:rsidR="00BD74E1" w:rsidRPr="008E3F0E">
          <w:rPr>
            <w:rStyle w:val="ad"/>
            <w:noProof/>
            <w:lang w:val="en-US"/>
          </w:rPr>
          <w:t>Utoch</w:t>
        </w:r>
        <w:r w:rsidR="00BD74E1">
          <w:rPr>
            <w:noProof/>
            <w:webHidden/>
          </w:rPr>
          <w:tab/>
        </w:r>
        <w:r w:rsidR="00BD74E1">
          <w:rPr>
            <w:noProof/>
            <w:webHidden/>
          </w:rPr>
          <w:fldChar w:fldCharType="begin"/>
        </w:r>
        <w:r w:rsidR="00BD74E1">
          <w:rPr>
            <w:noProof/>
            <w:webHidden/>
          </w:rPr>
          <w:instrText xml:space="preserve"> PAGEREF _Toc222927963 \h </w:instrText>
        </w:r>
        <w:r w:rsidR="00BD74E1">
          <w:rPr>
            <w:noProof/>
            <w:webHidden/>
          </w:rPr>
        </w:r>
        <w:r w:rsidR="00BD74E1">
          <w:rPr>
            <w:noProof/>
            <w:webHidden/>
          </w:rPr>
          <w:fldChar w:fldCharType="separate"/>
        </w:r>
        <w:r w:rsidR="00BD74E1">
          <w:rPr>
            <w:noProof/>
            <w:webHidden/>
          </w:rPr>
          <w:t>306</w:t>
        </w:r>
        <w:r w:rsidR="00BD74E1">
          <w:rPr>
            <w:noProof/>
            <w:webHidden/>
          </w:rPr>
          <w:fldChar w:fldCharType="end"/>
        </w:r>
      </w:hyperlink>
    </w:p>
    <w:p w14:paraId="602F064F" w14:textId="77777777" w:rsidR="00BD74E1" w:rsidRDefault="00B74B57">
      <w:pPr>
        <w:pStyle w:val="53"/>
        <w:rPr>
          <w:rFonts w:asciiTheme="minorHAnsi" w:eastAsiaTheme="minorEastAsia" w:hAnsiTheme="minorHAnsi" w:cstheme="minorBidi"/>
          <w:sz w:val="22"/>
          <w:szCs w:val="22"/>
        </w:rPr>
      </w:pPr>
      <w:hyperlink w:anchor="_Toc222927964" w:history="1">
        <w:r w:rsidR="00BD74E1" w:rsidRPr="008E3F0E">
          <w:rPr>
            <w:rStyle w:val="ad"/>
          </w:rPr>
          <w:t>2.1.2.51.1.</w:t>
        </w:r>
        <w:r w:rsidR="00BD74E1">
          <w:rPr>
            <w:rFonts w:asciiTheme="minorHAnsi" w:eastAsiaTheme="minorEastAsia" w:hAnsiTheme="minorHAnsi" w:cstheme="minorBidi"/>
            <w:sz w:val="22"/>
            <w:szCs w:val="22"/>
          </w:rPr>
          <w:tab/>
        </w:r>
        <w:r w:rsidR="00BD74E1" w:rsidRPr="008E3F0E">
          <w:rPr>
            <w:rStyle w:val="ad"/>
          </w:rPr>
          <w:t xml:space="preserve">Перечень параметров тела запроса (Document) по документу «Распоряжение о совершении казначейского платежа (уточнение)» </w:t>
        </w:r>
        <w:r w:rsidR="00BD74E1" w:rsidRPr="008E3F0E">
          <w:rPr>
            <w:rStyle w:val="ad"/>
            <w:lang w:val="en-US"/>
          </w:rPr>
          <w:t>MSC</w:t>
        </w:r>
        <w:r w:rsidR="00BD74E1" w:rsidRPr="008E3F0E">
          <w:rPr>
            <w:rStyle w:val="ad"/>
          </w:rPr>
          <w:t>_</w:t>
        </w:r>
        <w:r w:rsidR="00BD74E1" w:rsidRPr="008E3F0E">
          <w:rPr>
            <w:rStyle w:val="ad"/>
            <w:lang w:val="en-US"/>
          </w:rPr>
          <w:t>RSKP</w:t>
        </w:r>
        <w:r w:rsidR="00BD74E1" w:rsidRPr="008E3F0E">
          <w:rPr>
            <w:rStyle w:val="ad"/>
          </w:rPr>
          <w:t>_</w:t>
        </w:r>
        <w:r w:rsidR="00BD74E1" w:rsidRPr="008E3F0E">
          <w:rPr>
            <w:rStyle w:val="ad"/>
            <w:lang w:val="en-US"/>
          </w:rPr>
          <w:t>Utoch</w:t>
        </w:r>
        <w:r w:rsidR="00BD74E1">
          <w:rPr>
            <w:webHidden/>
          </w:rPr>
          <w:tab/>
        </w:r>
        <w:r w:rsidR="00BD74E1">
          <w:rPr>
            <w:webHidden/>
          </w:rPr>
          <w:fldChar w:fldCharType="begin"/>
        </w:r>
        <w:r w:rsidR="00BD74E1">
          <w:rPr>
            <w:webHidden/>
          </w:rPr>
          <w:instrText xml:space="preserve"> PAGEREF _Toc222927964 \h </w:instrText>
        </w:r>
        <w:r w:rsidR="00BD74E1">
          <w:rPr>
            <w:webHidden/>
          </w:rPr>
        </w:r>
        <w:r w:rsidR="00BD74E1">
          <w:rPr>
            <w:webHidden/>
          </w:rPr>
          <w:fldChar w:fldCharType="separate"/>
        </w:r>
        <w:r w:rsidR="00BD74E1">
          <w:rPr>
            <w:webHidden/>
          </w:rPr>
          <w:t>306</w:t>
        </w:r>
        <w:r w:rsidR="00BD74E1">
          <w:rPr>
            <w:webHidden/>
          </w:rPr>
          <w:fldChar w:fldCharType="end"/>
        </w:r>
      </w:hyperlink>
    </w:p>
    <w:p w14:paraId="0711DEC4" w14:textId="77777777" w:rsidR="00BD74E1" w:rsidRDefault="00B74B57">
      <w:pPr>
        <w:pStyle w:val="34"/>
        <w:rPr>
          <w:rFonts w:asciiTheme="minorHAnsi" w:eastAsiaTheme="minorEastAsia" w:hAnsiTheme="minorHAnsi" w:cstheme="minorBidi"/>
          <w:bCs w:val="0"/>
          <w:iCs w:val="0"/>
          <w:sz w:val="22"/>
          <w:szCs w:val="22"/>
        </w:rPr>
      </w:pPr>
      <w:hyperlink w:anchor="_Toc222927965" w:history="1">
        <w:r w:rsidR="00BD74E1" w:rsidRPr="008E3F0E">
          <w:rPr>
            <w:rStyle w:val="ad"/>
          </w:rPr>
          <w:t>2.1.3.</w:t>
        </w:r>
        <w:r w:rsidR="00BD74E1">
          <w:rPr>
            <w:rFonts w:asciiTheme="minorHAnsi" w:eastAsiaTheme="minorEastAsia" w:hAnsiTheme="minorHAnsi" w:cstheme="minorBidi"/>
            <w:bCs w:val="0"/>
            <w:iCs w:val="0"/>
            <w:sz w:val="22"/>
            <w:szCs w:val="22"/>
          </w:rPr>
          <w:tab/>
        </w:r>
        <w:r w:rsidR="00BD74E1" w:rsidRPr="008E3F0E">
          <w:rPr>
            <w:rStyle w:val="ad"/>
          </w:rPr>
          <w:t xml:space="preserve">Перечень параметров тела запроса (Document), передаваемых в </w:t>
        </w:r>
        <w:r w:rsidR="00BD74E1" w:rsidRPr="008E3F0E">
          <w:rPr>
            <w:rStyle w:val="ad"/>
            <w:lang w:val="en-US"/>
          </w:rPr>
          <w:t>SVAP</w:t>
        </w:r>
        <w:r w:rsidR="00BD74E1" w:rsidRPr="008E3F0E">
          <w:rPr>
            <w:rStyle w:val="ad"/>
          </w:rPr>
          <w:t xml:space="preserve"> по документам по НПС (новый план счетов)</w:t>
        </w:r>
        <w:r w:rsidR="00BD74E1">
          <w:rPr>
            <w:webHidden/>
          </w:rPr>
          <w:tab/>
        </w:r>
        <w:r w:rsidR="00BD74E1">
          <w:rPr>
            <w:webHidden/>
          </w:rPr>
          <w:fldChar w:fldCharType="begin"/>
        </w:r>
        <w:r w:rsidR="00BD74E1">
          <w:rPr>
            <w:webHidden/>
          </w:rPr>
          <w:instrText xml:space="preserve"> PAGEREF _Toc222927965 \h </w:instrText>
        </w:r>
        <w:r w:rsidR="00BD74E1">
          <w:rPr>
            <w:webHidden/>
          </w:rPr>
        </w:r>
        <w:r w:rsidR="00BD74E1">
          <w:rPr>
            <w:webHidden/>
          </w:rPr>
          <w:fldChar w:fldCharType="separate"/>
        </w:r>
        <w:r w:rsidR="00BD74E1">
          <w:rPr>
            <w:webHidden/>
          </w:rPr>
          <w:t>314</w:t>
        </w:r>
        <w:r w:rsidR="00BD74E1">
          <w:rPr>
            <w:webHidden/>
          </w:rPr>
          <w:fldChar w:fldCharType="end"/>
        </w:r>
      </w:hyperlink>
    </w:p>
    <w:p w14:paraId="539BC56A" w14:textId="77777777" w:rsidR="00BD74E1" w:rsidRDefault="00B74B57">
      <w:pPr>
        <w:pStyle w:val="43"/>
        <w:rPr>
          <w:rFonts w:asciiTheme="minorHAnsi" w:eastAsiaTheme="minorEastAsia" w:hAnsiTheme="minorHAnsi" w:cstheme="minorBidi"/>
          <w:noProof/>
          <w:sz w:val="22"/>
          <w:szCs w:val="22"/>
        </w:rPr>
      </w:pPr>
      <w:hyperlink w:anchor="_Toc222927966" w:history="1">
        <w:r w:rsidR="00BD74E1" w:rsidRPr="008E3F0E">
          <w:rPr>
            <w:rStyle w:val="ad"/>
            <w:noProof/>
          </w:rPr>
          <w:t>2.1.3.1.</w:t>
        </w:r>
        <w:r w:rsidR="00BD74E1">
          <w:rPr>
            <w:rFonts w:asciiTheme="minorHAnsi" w:eastAsiaTheme="minorEastAsia" w:hAnsiTheme="minorHAnsi" w:cstheme="minorBidi"/>
            <w:noProof/>
            <w:sz w:val="22"/>
            <w:szCs w:val="22"/>
          </w:rPr>
          <w:tab/>
        </w:r>
        <w:r w:rsidR="00BD74E1" w:rsidRPr="008E3F0E">
          <w:rPr>
            <w:rStyle w:val="ad"/>
            <w:noProof/>
          </w:rPr>
          <w:t>«Казначейское обеспечение обязательств» (ф. 0506110) MSC_KZA_</w:t>
        </w:r>
        <w:r w:rsidR="00BD74E1" w:rsidRPr="008E3F0E">
          <w:rPr>
            <w:rStyle w:val="ad"/>
            <w:noProof/>
            <w:lang w:val="en-US"/>
          </w:rPr>
          <w:t>NPS</w:t>
        </w:r>
        <w:r w:rsidR="00BD74E1">
          <w:rPr>
            <w:noProof/>
            <w:webHidden/>
          </w:rPr>
          <w:tab/>
        </w:r>
        <w:r w:rsidR="00BD74E1">
          <w:rPr>
            <w:noProof/>
            <w:webHidden/>
          </w:rPr>
          <w:fldChar w:fldCharType="begin"/>
        </w:r>
        <w:r w:rsidR="00BD74E1">
          <w:rPr>
            <w:noProof/>
            <w:webHidden/>
          </w:rPr>
          <w:instrText xml:space="preserve"> PAGEREF _Toc222927966 \h </w:instrText>
        </w:r>
        <w:r w:rsidR="00BD74E1">
          <w:rPr>
            <w:noProof/>
            <w:webHidden/>
          </w:rPr>
        </w:r>
        <w:r w:rsidR="00BD74E1">
          <w:rPr>
            <w:noProof/>
            <w:webHidden/>
          </w:rPr>
          <w:fldChar w:fldCharType="separate"/>
        </w:r>
        <w:r w:rsidR="00BD74E1">
          <w:rPr>
            <w:noProof/>
            <w:webHidden/>
          </w:rPr>
          <w:t>314</w:t>
        </w:r>
        <w:r w:rsidR="00BD74E1">
          <w:rPr>
            <w:noProof/>
            <w:webHidden/>
          </w:rPr>
          <w:fldChar w:fldCharType="end"/>
        </w:r>
      </w:hyperlink>
    </w:p>
    <w:p w14:paraId="19F166E6" w14:textId="77777777" w:rsidR="00BD74E1" w:rsidRDefault="00B74B57">
      <w:pPr>
        <w:pStyle w:val="53"/>
        <w:rPr>
          <w:rFonts w:asciiTheme="minorHAnsi" w:eastAsiaTheme="minorEastAsia" w:hAnsiTheme="minorHAnsi" w:cstheme="minorBidi"/>
          <w:sz w:val="22"/>
          <w:szCs w:val="22"/>
        </w:rPr>
      </w:pPr>
      <w:hyperlink w:anchor="_Toc222927967" w:history="1">
        <w:r w:rsidR="00BD74E1" w:rsidRPr="008E3F0E">
          <w:rPr>
            <w:rStyle w:val="ad"/>
          </w:rPr>
          <w:t>2.1.3.1.1.</w:t>
        </w:r>
        <w:r w:rsidR="00BD74E1">
          <w:rPr>
            <w:rFonts w:asciiTheme="minorHAnsi" w:eastAsiaTheme="minorEastAsia" w:hAnsiTheme="minorHAnsi" w:cstheme="minorBidi"/>
            <w:sz w:val="22"/>
            <w:szCs w:val="22"/>
          </w:rPr>
          <w:tab/>
        </w:r>
        <w:r w:rsidR="00BD74E1" w:rsidRPr="008E3F0E">
          <w:rPr>
            <w:rStyle w:val="ad"/>
          </w:rPr>
          <w:t>Перечень параметров тела запроса (Document) по документу «Казначейское обеспечение обязательств» (ф. 0506110) MSC_KZA_</w:t>
        </w:r>
        <w:r w:rsidR="00BD74E1" w:rsidRPr="008E3F0E">
          <w:rPr>
            <w:rStyle w:val="ad"/>
            <w:lang w:val="en-US"/>
          </w:rPr>
          <w:t>NPS</w:t>
        </w:r>
        <w:r w:rsidR="00BD74E1">
          <w:rPr>
            <w:webHidden/>
          </w:rPr>
          <w:tab/>
        </w:r>
        <w:r w:rsidR="00BD74E1">
          <w:rPr>
            <w:webHidden/>
          </w:rPr>
          <w:fldChar w:fldCharType="begin"/>
        </w:r>
        <w:r w:rsidR="00BD74E1">
          <w:rPr>
            <w:webHidden/>
          </w:rPr>
          <w:instrText xml:space="preserve"> PAGEREF _Toc222927967 \h </w:instrText>
        </w:r>
        <w:r w:rsidR="00BD74E1">
          <w:rPr>
            <w:webHidden/>
          </w:rPr>
        </w:r>
        <w:r w:rsidR="00BD74E1">
          <w:rPr>
            <w:webHidden/>
          </w:rPr>
          <w:fldChar w:fldCharType="separate"/>
        </w:r>
        <w:r w:rsidR="00BD74E1">
          <w:rPr>
            <w:webHidden/>
          </w:rPr>
          <w:t>314</w:t>
        </w:r>
        <w:r w:rsidR="00BD74E1">
          <w:rPr>
            <w:webHidden/>
          </w:rPr>
          <w:fldChar w:fldCharType="end"/>
        </w:r>
      </w:hyperlink>
    </w:p>
    <w:p w14:paraId="5D0554E7" w14:textId="77777777" w:rsidR="00BD74E1" w:rsidRDefault="00B74B57">
      <w:pPr>
        <w:pStyle w:val="53"/>
        <w:rPr>
          <w:rFonts w:asciiTheme="minorHAnsi" w:eastAsiaTheme="minorEastAsia" w:hAnsiTheme="minorHAnsi" w:cstheme="minorBidi"/>
          <w:sz w:val="22"/>
          <w:szCs w:val="22"/>
        </w:rPr>
      </w:pPr>
      <w:hyperlink w:anchor="_Toc222927968" w:history="1">
        <w:r w:rsidR="00BD74E1" w:rsidRPr="008E3F0E">
          <w:rPr>
            <w:rStyle w:val="ad"/>
          </w:rPr>
          <w:t>2.1.3.1.2.</w:t>
        </w:r>
        <w:r w:rsidR="00BD74E1">
          <w:rPr>
            <w:rFonts w:asciiTheme="minorHAnsi" w:eastAsiaTheme="minorEastAsia" w:hAnsiTheme="minorHAnsi" w:cstheme="minorBidi"/>
            <w:sz w:val="22"/>
            <w:szCs w:val="22"/>
          </w:rPr>
          <w:tab/>
        </w:r>
        <w:r w:rsidR="00BD74E1" w:rsidRPr="008E3F0E">
          <w:rPr>
            <w:rStyle w:val="ad"/>
          </w:rPr>
          <w:t>Пример запроса по документу «Казначейское обеспечение обязательств (ф. 0506110)» MSC_KZA_</w:t>
        </w:r>
        <w:r w:rsidR="00BD74E1" w:rsidRPr="008E3F0E">
          <w:rPr>
            <w:rStyle w:val="ad"/>
            <w:lang w:val="en-US"/>
          </w:rPr>
          <w:t>NPS</w:t>
        </w:r>
        <w:r w:rsidR="00BD74E1">
          <w:rPr>
            <w:webHidden/>
          </w:rPr>
          <w:tab/>
        </w:r>
        <w:r w:rsidR="00BD74E1">
          <w:rPr>
            <w:webHidden/>
          </w:rPr>
          <w:fldChar w:fldCharType="begin"/>
        </w:r>
        <w:r w:rsidR="00BD74E1">
          <w:rPr>
            <w:webHidden/>
          </w:rPr>
          <w:instrText xml:space="preserve"> PAGEREF _Toc222927968 \h </w:instrText>
        </w:r>
        <w:r w:rsidR="00BD74E1">
          <w:rPr>
            <w:webHidden/>
          </w:rPr>
        </w:r>
        <w:r w:rsidR="00BD74E1">
          <w:rPr>
            <w:webHidden/>
          </w:rPr>
          <w:fldChar w:fldCharType="separate"/>
        </w:r>
        <w:r w:rsidR="00BD74E1">
          <w:rPr>
            <w:webHidden/>
          </w:rPr>
          <w:t>317</w:t>
        </w:r>
        <w:r w:rsidR="00BD74E1">
          <w:rPr>
            <w:webHidden/>
          </w:rPr>
          <w:fldChar w:fldCharType="end"/>
        </w:r>
      </w:hyperlink>
    </w:p>
    <w:p w14:paraId="30970978" w14:textId="77777777" w:rsidR="00BD74E1" w:rsidRDefault="00B74B57">
      <w:pPr>
        <w:pStyle w:val="11"/>
        <w:tabs>
          <w:tab w:val="left" w:pos="2410"/>
        </w:tabs>
        <w:rPr>
          <w:rFonts w:asciiTheme="minorHAnsi" w:eastAsiaTheme="minorEastAsia" w:hAnsiTheme="minorHAnsi" w:cstheme="minorBidi"/>
          <w:b w:val="0"/>
          <w:bCs w:val="0"/>
          <w:caps w:val="0"/>
          <w:sz w:val="22"/>
          <w:szCs w:val="22"/>
        </w:rPr>
      </w:pPr>
      <w:hyperlink w:anchor="_Toc222927970" w:history="1">
        <w:r w:rsidR="00BD74E1" w:rsidRPr="008E3F0E">
          <w:rPr>
            <w:rStyle w:val="ad"/>
            <w:spacing w:val="-4"/>
          </w:rPr>
          <w:t>Приложение</w:t>
        </w:r>
        <w:r w:rsidR="00BD74E1">
          <w:rPr>
            <w:rFonts w:asciiTheme="minorHAnsi" w:eastAsiaTheme="minorEastAsia" w:hAnsiTheme="minorHAnsi" w:cstheme="minorBidi"/>
            <w:b w:val="0"/>
            <w:bCs w:val="0"/>
            <w:caps w:val="0"/>
            <w:sz w:val="22"/>
            <w:szCs w:val="22"/>
          </w:rPr>
          <w:tab/>
        </w:r>
        <w:r w:rsidR="00BD74E1" w:rsidRPr="008E3F0E">
          <w:rPr>
            <w:rStyle w:val="ad"/>
            <w:spacing w:val="-4"/>
          </w:rPr>
          <w:t>1</w:t>
        </w:r>
        <w:r w:rsidR="00BD74E1" w:rsidRPr="008E3F0E">
          <w:rPr>
            <w:rStyle w:val="ad"/>
          </w:rPr>
          <w:t>. ПЕРЕЧЕНЬ АТРИБУТОВ ДОКУМЕНТОВ, ЗАПОЛНЯЕМЫХ В SVAP ПО РЕЗУЛЬТАТАМ ОБРАБОТКИ ЗАПРОСОВ НА ПОДБОР/ СТОРНИРОВАНИЕ / ПЕРЕФОРМИРОВАНИЕ ЗАПИСЕЙ УЧЕТА по СПС</w:t>
        </w:r>
        <w:r w:rsidR="00BD74E1">
          <w:rPr>
            <w:webHidden/>
          </w:rPr>
          <w:tab/>
        </w:r>
        <w:r w:rsidR="00BD74E1">
          <w:rPr>
            <w:webHidden/>
          </w:rPr>
          <w:fldChar w:fldCharType="begin"/>
        </w:r>
        <w:r w:rsidR="00BD74E1">
          <w:rPr>
            <w:webHidden/>
          </w:rPr>
          <w:instrText xml:space="preserve"> PAGEREF _Toc222927970 \h </w:instrText>
        </w:r>
        <w:r w:rsidR="00BD74E1">
          <w:rPr>
            <w:webHidden/>
          </w:rPr>
        </w:r>
        <w:r w:rsidR="00BD74E1">
          <w:rPr>
            <w:webHidden/>
          </w:rPr>
          <w:fldChar w:fldCharType="separate"/>
        </w:r>
        <w:r w:rsidR="00BD74E1">
          <w:rPr>
            <w:webHidden/>
          </w:rPr>
          <w:t>319</w:t>
        </w:r>
        <w:r w:rsidR="00BD74E1">
          <w:rPr>
            <w:webHidden/>
          </w:rPr>
          <w:fldChar w:fldCharType="end"/>
        </w:r>
      </w:hyperlink>
    </w:p>
    <w:p w14:paraId="2D531B7C" w14:textId="77777777" w:rsidR="00BD74E1" w:rsidRDefault="00B74B57">
      <w:pPr>
        <w:pStyle w:val="11"/>
        <w:tabs>
          <w:tab w:val="left" w:pos="2410"/>
        </w:tabs>
        <w:rPr>
          <w:rFonts w:asciiTheme="minorHAnsi" w:eastAsiaTheme="minorEastAsia" w:hAnsiTheme="minorHAnsi" w:cstheme="minorBidi"/>
          <w:b w:val="0"/>
          <w:bCs w:val="0"/>
          <w:caps w:val="0"/>
          <w:sz w:val="22"/>
          <w:szCs w:val="22"/>
        </w:rPr>
      </w:pPr>
      <w:hyperlink w:anchor="_Toc222927971" w:history="1">
        <w:r w:rsidR="00BD74E1" w:rsidRPr="008E3F0E">
          <w:rPr>
            <w:rStyle w:val="ad"/>
          </w:rPr>
          <w:t>Приложение</w:t>
        </w:r>
        <w:r w:rsidR="00BD74E1">
          <w:rPr>
            <w:rFonts w:asciiTheme="minorHAnsi" w:eastAsiaTheme="minorEastAsia" w:hAnsiTheme="minorHAnsi" w:cstheme="minorBidi"/>
            <w:b w:val="0"/>
            <w:bCs w:val="0"/>
            <w:caps w:val="0"/>
            <w:sz w:val="22"/>
            <w:szCs w:val="22"/>
          </w:rPr>
          <w:tab/>
        </w:r>
        <w:r w:rsidR="00BD74E1" w:rsidRPr="008E3F0E">
          <w:rPr>
            <w:rStyle w:val="ad"/>
          </w:rPr>
          <w:t>2. ПЕРЕЧЕНЬ АТРИБУТОВ ДОКУМЕНТОВ, ЗАПОЛНЯЕМЫХ В SVAP ПО РЕЗУЛЬТАТАМ ОБРАБОТКИ ЗАПРОСОВ НА ПОДБОР/ СТОРНИРОВАНИЕ / ПЕРЕФОРМИРОВАНИЕ ЗАПИСЕЙ УЧЕТА по НПС</w:t>
        </w:r>
        <w:r w:rsidR="00BD74E1">
          <w:rPr>
            <w:webHidden/>
          </w:rPr>
          <w:tab/>
        </w:r>
        <w:r w:rsidR="00BD74E1">
          <w:rPr>
            <w:webHidden/>
          </w:rPr>
          <w:fldChar w:fldCharType="begin"/>
        </w:r>
        <w:r w:rsidR="00BD74E1">
          <w:rPr>
            <w:webHidden/>
          </w:rPr>
          <w:instrText xml:space="preserve"> PAGEREF _Toc222927971 \h </w:instrText>
        </w:r>
        <w:r w:rsidR="00BD74E1">
          <w:rPr>
            <w:webHidden/>
          </w:rPr>
        </w:r>
        <w:r w:rsidR="00BD74E1">
          <w:rPr>
            <w:webHidden/>
          </w:rPr>
          <w:fldChar w:fldCharType="separate"/>
        </w:r>
        <w:r w:rsidR="00BD74E1">
          <w:rPr>
            <w:webHidden/>
          </w:rPr>
          <w:t>511</w:t>
        </w:r>
        <w:r w:rsidR="00BD74E1">
          <w:rPr>
            <w:webHidden/>
          </w:rPr>
          <w:fldChar w:fldCharType="end"/>
        </w:r>
      </w:hyperlink>
    </w:p>
    <w:p w14:paraId="6852242F" w14:textId="77777777" w:rsidR="00BD74E1" w:rsidRDefault="00B74B57">
      <w:pPr>
        <w:pStyle w:val="11"/>
        <w:rPr>
          <w:rFonts w:asciiTheme="minorHAnsi" w:eastAsiaTheme="minorEastAsia" w:hAnsiTheme="minorHAnsi" w:cstheme="minorBidi"/>
          <w:b w:val="0"/>
          <w:bCs w:val="0"/>
          <w:caps w:val="0"/>
          <w:sz w:val="22"/>
          <w:szCs w:val="22"/>
        </w:rPr>
      </w:pPr>
      <w:hyperlink w:anchor="_Toc222927972" w:history="1">
        <w:r w:rsidR="00BD74E1" w:rsidRPr="008E3F0E">
          <w:rPr>
            <w:rStyle w:val="ad"/>
          </w:rPr>
          <w:t>СОГЛАСОВАНО</w:t>
        </w:r>
        <w:r w:rsidR="00BD74E1">
          <w:rPr>
            <w:webHidden/>
          </w:rPr>
          <w:tab/>
        </w:r>
        <w:r w:rsidR="00BD74E1">
          <w:rPr>
            <w:webHidden/>
          </w:rPr>
          <w:fldChar w:fldCharType="begin"/>
        </w:r>
        <w:r w:rsidR="00BD74E1">
          <w:rPr>
            <w:webHidden/>
          </w:rPr>
          <w:instrText xml:space="preserve"> PAGEREF _Toc222927972 \h </w:instrText>
        </w:r>
        <w:r w:rsidR="00BD74E1">
          <w:rPr>
            <w:webHidden/>
          </w:rPr>
        </w:r>
        <w:r w:rsidR="00BD74E1">
          <w:rPr>
            <w:webHidden/>
          </w:rPr>
          <w:fldChar w:fldCharType="separate"/>
        </w:r>
        <w:r w:rsidR="00BD74E1">
          <w:rPr>
            <w:webHidden/>
          </w:rPr>
          <w:t>516</w:t>
        </w:r>
        <w:r w:rsidR="00BD74E1">
          <w:rPr>
            <w:webHidden/>
          </w:rPr>
          <w:fldChar w:fldCharType="end"/>
        </w:r>
      </w:hyperlink>
    </w:p>
    <w:p w14:paraId="32430B7F" w14:textId="77777777" w:rsidR="00BD74E1" w:rsidRDefault="00B74B57">
      <w:pPr>
        <w:pStyle w:val="11"/>
        <w:rPr>
          <w:rFonts w:asciiTheme="minorHAnsi" w:eastAsiaTheme="minorEastAsia" w:hAnsiTheme="minorHAnsi" w:cstheme="minorBidi"/>
          <w:b w:val="0"/>
          <w:bCs w:val="0"/>
          <w:caps w:val="0"/>
          <w:sz w:val="22"/>
          <w:szCs w:val="22"/>
        </w:rPr>
      </w:pPr>
      <w:hyperlink w:anchor="_Toc222927973" w:history="1">
        <w:r w:rsidR="00BD74E1" w:rsidRPr="008E3F0E">
          <w:rPr>
            <w:rStyle w:val="ad"/>
          </w:rPr>
          <w:t>ЛИСТ РЕГИСТРАЦИИ ИЗМЕНЕНИЙ</w:t>
        </w:r>
        <w:r w:rsidR="00BD74E1">
          <w:rPr>
            <w:webHidden/>
          </w:rPr>
          <w:tab/>
        </w:r>
        <w:r w:rsidR="00BD74E1">
          <w:rPr>
            <w:webHidden/>
          </w:rPr>
          <w:fldChar w:fldCharType="begin"/>
        </w:r>
        <w:r w:rsidR="00BD74E1">
          <w:rPr>
            <w:webHidden/>
          </w:rPr>
          <w:instrText xml:space="preserve"> PAGEREF _Toc222927973 \h </w:instrText>
        </w:r>
        <w:r w:rsidR="00BD74E1">
          <w:rPr>
            <w:webHidden/>
          </w:rPr>
        </w:r>
        <w:r w:rsidR="00BD74E1">
          <w:rPr>
            <w:webHidden/>
          </w:rPr>
          <w:fldChar w:fldCharType="separate"/>
        </w:r>
        <w:r w:rsidR="00BD74E1">
          <w:rPr>
            <w:webHidden/>
          </w:rPr>
          <w:t>517</w:t>
        </w:r>
        <w:r w:rsidR="00BD74E1">
          <w:rPr>
            <w:webHidden/>
          </w:rPr>
          <w:fldChar w:fldCharType="end"/>
        </w:r>
      </w:hyperlink>
    </w:p>
    <w:p w14:paraId="37707D4B" w14:textId="1A399005" w:rsidR="002564A0" w:rsidRPr="007036CE" w:rsidRDefault="00367B7D" w:rsidP="0031740E">
      <w:pPr>
        <w:pStyle w:val="11"/>
        <w:rPr>
          <w:b w:val="0"/>
          <w:bCs w:val="0"/>
          <w:caps w:val="0"/>
        </w:rPr>
      </w:pPr>
      <w:r w:rsidRPr="007036CE">
        <w:rPr>
          <w:b w:val="0"/>
          <w:bCs w:val="0"/>
          <w:caps w:val="0"/>
        </w:rPr>
        <w:fldChar w:fldCharType="end"/>
      </w:r>
    </w:p>
    <w:p w14:paraId="7183870D" w14:textId="77777777" w:rsidR="00873EA9" w:rsidRPr="007036CE" w:rsidRDefault="00873EA9" w:rsidP="0031740E">
      <w:pPr>
        <w:pStyle w:val="GOSTReg"/>
      </w:pPr>
      <w:bookmarkStart w:id="8" w:name="_Toc222927676"/>
      <w:r w:rsidRPr="007036CE">
        <w:lastRenderedPageBreak/>
        <w:t>Перечень таблиц</w:t>
      </w:r>
      <w:bookmarkEnd w:id="5"/>
      <w:bookmarkEnd w:id="6"/>
      <w:bookmarkEnd w:id="8"/>
    </w:p>
    <w:p w14:paraId="1C8EFA2F" w14:textId="77777777" w:rsidR="00BD74E1" w:rsidRDefault="007E6F58">
      <w:pPr>
        <w:pStyle w:val="affff0"/>
        <w:rPr>
          <w:rFonts w:asciiTheme="minorHAnsi" w:eastAsiaTheme="minorEastAsia" w:hAnsiTheme="minorHAnsi" w:cstheme="minorBidi"/>
          <w:sz w:val="22"/>
          <w:szCs w:val="22"/>
        </w:rPr>
      </w:pPr>
      <w:r w:rsidRPr="007036CE">
        <w:rPr>
          <w:szCs w:val="24"/>
        </w:rPr>
        <w:fldChar w:fldCharType="begin"/>
      </w:r>
      <w:r w:rsidRPr="007036CE">
        <w:instrText xml:space="preserve"> TOC \h \z \c "Таблица" </w:instrText>
      </w:r>
      <w:r w:rsidRPr="007036CE">
        <w:rPr>
          <w:szCs w:val="24"/>
        </w:rPr>
        <w:fldChar w:fldCharType="separate"/>
      </w:r>
      <w:hyperlink w:anchor="_Toc222927974"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1 – Список терминов и сокращений</w:t>
        </w:r>
        <w:r w:rsidR="00BD74E1">
          <w:rPr>
            <w:webHidden/>
          </w:rPr>
          <w:tab/>
        </w:r>
        <w:r w:rsidR="00BD74E1">
          <w:rPr>
            <w:webHidden/>
          </w:rPr>
          <w:fldChar w:fldCharType="begin"/>
        </w:r>
        <w:r w:rsidR="00BD74E1">
          <w:rPr>
            <w:webHidden/>
          </w:rPr>
          <w:instrText xml:space="preserve"> PAGEREF _Toc222927974 \h </w:instrText>
        </w:r>
        <w:r w:rsidR="00BD74E1">
          <w:rPr>
            <w:webHidden/>
          </w:rPr>
        </w:r>
        <w:r w:rsidR="00BD74E1">
          <w:rPr>
            <w:webHidden/>
          </w:rPr>
          <w:fldChar w:fldCharType="separate"/>
        </w:r>
        <w:r w:rsidR="00BD74E1">
          <w:rPr>
            <w:webHidden/>
          </w:rPr>
          <w:t>22</w:t>
        </w:r>
        <w:r w:rsidR="00BD74E1">
          <w:rPr>
            <w:webHidden/>
          </w:rPr>
          <w:fldChar w:fldCharType="end"/>
        </w:r>
      </w:hyperlink>
    </w:p>
    <w:p w14:paraId="34209D83" w14:textId="77777777" w:rsidR="00BD74E1" w:rsidRDefault="00B74B57">
      <w:pPr>
        <w:pStyle w:val="affff0"/>
        <w:rPr>
          <w:rFonts w:asciiTheme="minorHAnsi" w:eastAsiaTheme="minorEastAsia" w:hAnsiTheme="minorHAnsi" w:cstheme="minorBidi"/>
          <w:sz w:val="22"/>
          <w:szCs w:val="22"/>
        </w:rPr>
      </w:pPr>
      <w:hyperlink w:anchor="_Toc222927975"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2 – Типы документов</w:t>
        </w:r>
        <w:r w:rsidR="00BD74E1">
          <w:rPr>
            <w:webHidden/>
          </w:rPr>
          <w:tab/>
        </w:r>
        <w:r w:rsidR="00BD74E1">
          <w:rPr>
            <w:webHidden/>
          </w:rPr>
          <w:fldChar w:fldCharType="begin"/>
        </w:r>
        <w:r w:rsidR="00BD74E1">
          <w:rPr>
            <w:webHidden/>
          </w:rPr>
          <w:instrText xml:space="preserve"> PAGEREF _Toc222927975 \h </w:instrText>
        </w:r>
        <w:r w:rsidR="00BD74E1">
          <w:rPr>
            <w:webHidden/>
          </w:rPr>
        </w:r>
        <w:r w:rsidR="00BD74E1">
          <w:rPr>
            <w:webHidden/>
          </w:rPr>
          <w:fldChar w:fldCharType="separate"/>
        </w:r>
        <w:r w:rsidR="00BD74E1">
          <w:rPr>
            <w:webHidden/>
          </w:rPr>
          <w:t>29</w:t>
        </w:r>
        <w:r w:rsidR="00BD74E1">
          <w:rPr>
            <w:webHidden/>
          </w:rPr>
          <w:fldChar w:fldCharType="end"/>
        </w:r>
      </w:hyperlink>
    </w:p>
    <w:p w14:paraId="62478C85" w14:textId="77777777" w:rsidR="00BD74E1" w:rsidRDefault="00B74B57">
      <w:pPr>
        <w:pStyle w:val="affff0"/>
        <w:rPr>
          <w:rFonts w:asciiTheme="minorHAnsi" w:eastAsiaTheme="minorEastAsia" w:hAnsiTheme="minorHAnsi" w:cstheme="minorBidi"/>
          <w:sz w:val="22"/>
          <w:szCs w:val="22"/>
        </w:rPr>
      </w:pPr>
      <w:hyperlink w:anchor="_Toc222927976"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3 – Параметры заголовка (header) запроса на подбор / сторнирование / переформирование записей учета</w:t>
        </w:r>
        <w:r w:rsidR="00BD74E1">
          <w:rPr>
            <w:webHidden/>
          </w:rPr>
          <w:tab/>
        </w:r>
        <w:r w:rsidR="00BD74E1">
          <w:rPr>
            <w:webHidden/>
          </w:rPr>
          <w:fldChar w:fldCharType="begin"/>
        </w:r>
        <w:r w:rsidR="00BD74E1">
          <w:rPr>
            <w:webHidden/>
          </w:rPr>
          <w:instrText xml:space="preserve"> PAGEREF _Toc222927976 \h </w:instrText>
        </w:r>
        <w:r w:rsidR="00BD74E1">
          <w:rPr>
            <w:webHidden/>
          </w:rPr>
        </w:r>
        <w:r w:rsidR="00BD74E1">
          <w:rPr>
            <w:webHidden/>
          </w:rPr>
          <w:fldChar w:fldCharType="separate"/>
        </w:r>
        <w:r w:rsidR="00BD74E1">
          <w:rPr>
            <w:webHidden/>
          </w:rPr>
          <w:t>39</w:t>
        </w:r>
        <w:r w:rsidR="00BD74E1">
          <w:rPr>
            <w:webHidden/>
          </w:rPr>
          <w:fldChar w:fldCharType="end"/>
        </w:r>
      </w:hyperlink>
    </w:p>
    <w:p w14:paraId="6DE6B3AA" w14:textId="77777777" w:rsidR="00BD74E1" w:rsidRDefault="00B74B57">
      <w:pPr>
        <w:pStyle w:val="affff0"/>
        <w:rPr>
          <w:rFonts w:asciiTheme="minorHAnsi" w:eastAsiaTheme="minorEastAsia" w:hAnsiTheme="minorHAnsi" w:cstheme="minorBidi"/>
          <w:sz w:val="22"/>
          <w:szCs w:val="22"/>
        </w:rPr>
      </w:pPr>
      <w:hyperlink w:anchor="_Toc222927977"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4 – Параметры тела (Document) запроса на подбор / сторнирование / переформирование записей учета по документу «Заявка на кассовый расход» (ф.0531801) MSC_ApplCashFlow_PBS</w:t>
        </w:r>
        <w:r w:rsidR="00BD74E1">
          <w:rPr>
            <w:webHidden/>
          </w:rPr>
          <w:tab/>
        </w:r>
        <w:r w:rsidR="00BD74E1">
          <w:rPr>
            <w:webHidden/>
          </w:rPr>
          <w:fldChar w:fldCharType="begin"/>
        </w:r>
        <w:r w:rsidR="00BD74E1">
          <w:rPr>
            <w:webHidden/>
          </w:rPr>
          <w:instrText xml:space="preserve"> PAGEREF _Toc222927977 \h </w:instrText>
        </w:r>
        <w:r w:rsidR="00BD74E1">
          <w:rPr>
            <w:webHidden/>
          </w:rPr>
        </w:r>
        <w:r w:rsidR="00BD74E1">
          <w:rPr>
            <w:webHidden/>
          </w:rPr>
          <w:fldChar w:fldCharType="separate"/>
        </w:r>
        <w:r w:rsidR="00BD74E1">
          <w:rPr>
            <w:webHidden/>
          </w:rPr>
          <w:t>43</w:t>
        </w:r>
        <w:r w:rsidR="00BD74E1">
          <w:rPr>
            <w:webHidden/>
          </w:rPr>
          <w:fldChar w:fldCharType="end"/>
        </w:r>
      </w:hyperlink>
    </w:p>
    <w:p w14:paraId="4687696F" w14:textId="77777777" w:rsidR="00BD74E1" w:rsidRDefault="00B74B57">
      <w:pPr>
        <w:pStyle w:val="affff0"/>
        <w:rPr>
          <w:rFonts w:asciiTheme="minorHAnsi" w:eastAsiaTheme="minorEastAsia" w:hAnsiTheme="minorHAnsi" w:cstheme="minorBidi"/>
          <w:sz w:val="22"/>
          <w:szCs w:val="22"/>
        </w:rPr>
      </w:pPr>
      <w:hyperlink w:anchor="_Toc222927978"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5 – Параметры тела (Document) запроса на подбор / сторнирование / переформирование записей учета по документу «Заявка на кассовый расход (сокращенная)» (ф.0531851) MSC_ApplCashFShrt_PBS</w:t>
        </w:r>
        <w:r w:rsidR="00BD74E1">
          <w:rPr>
            <w:webHidden/>
          </w:rPr>
          <w:tab/>
        </w:r>
        <w:r w:rsidR="00BD74E1">
          <w:rPr>
            <w:webHidden/>
          </w:rPr>
          <w:fldChar w:fldCharType="begin"/>
        </w:r>
        <w:r w:rsidR="00BD74E1">
          <w:rPr>
            <w:webHidden/>
          </w:rPr>
          <w:instrText xml:space="preserve"> PAGEREF _Toc222927978 \h </w:instrText>
        </w:r>
        <w:r w:rsidR="00BD74E1">
          <w:rPr>
            <w:webHidden/>
          </w:rPr>
        </w:r>
        <w:r w:rsidR="00BD74E1">
          <w:rPr>
            <w:webHidden/>
          </w:rPr>
          <w:fldChar w:fldCharType="separate"/>
        </w:r>
        <w:r w:rsidR="00BD74E1">
          <w:rPr>
            <w:webHidden/>
          </w:rPr>
          <w:t>50</w:t>
        </w:r>
        <w:r w:rsidR="00BD74E1">
          <w:rPr>
            <w:webHidden/>
          </w:rPr>
          <w:fldChar w:fldCharType="end"/>
        </w:r>
      </w:hyperlink>
    </w:p>
    <w:p w14:paraId="53E497B9" w14:textId="77777777" w:rsidR="00BD74E1" w:rsidRDefault="00B74B57">
      <w:pPr>
        <w:pStyle w:val="affff0"/>
        <w:rPr>
          <w:rFonts w:asciiTheme="minorHAnsi" w:eastAsiaTheme="minorEastAsia" w:hAnsiTheme="minorHAnsi" w:cstheme="minorBidi"/>
          <w:sz w:val="22"/>
          <w:szCs w:val="22"/>
        </w:rPr>
      </w:pPr>
      <w:hyperlink w:anchor="_Toc222927979"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6 – Параметры тела (Document) запроса на подбор / сторнирование / переформирование записей учета по документу «Заявка на получение денежных средств, перечисляемых на карту» (ф. 0531243) MSC_ApplFundsCard_PBS</w:t>
        </w:r>
        <w:r w:rsidR="00BD74E1">
          <w:rPr>
            <w:webHidden/>
          </w:rPr>
          <w:tab/>
        </w:r>
        <w:r w:rsidR="00BD74E1">
          <w:rPr>
            <w:webHidden/>
          </w:rPr>
          <w:fldChar w:fldCharType="begin"/>
        </w:r>
        <w:r w:rsidR="00BD74E1">
          <w:rPr>
            <w:webHidden/>
          </w:rPr>
          <w:instrText xml:space="preserve"> PAGEREF _Toc222927979 \h </w:instrText>
        </w:r>
        <w:r w:rsidR="00BD74E1">
          <w:rPr>
            <w:webHidden/>
          </w:rPr>
        </w:r>
        <w:r w:rsidR="00BD74E1">
          <w:rPr>
            <w:webHidden/>
          </w:rPr>
          <w:fldChar w:fldCharType="separate"/>
        </w:r>
        <w:r w:rsidR="00BD74E1">
          <w:rPr>
            <w:webHidden/>
          </w:rPr>
          <w:t>54</w:t>
        </w:r>
        <w:r w:rsidR="00BD74E1">
          <w:rPr>
            <w:webHidden/>
          </w:rPr>
          <w:fldChar w:fldCharType="end"/>
        </w:r>
      </w:hyperlink>
    </w:p>
    <w:p w14:paraId="039D6A3B" w14:textId="77777777" w:rsidR="00BD74E1" w:rsidRDefault="00B74B57">
      <w:pPr>
        <w:pStyle w:val="affff0"/>
        <w:rPr>
          <w:rFonts w:asciiTheme="minorHAnsi" w:eastAsiaTheme="minorEastAsia" w:hAnsiTheme="minorHAnsi" w:cstheme="minorBidi"/>
          <w:sz w:val="22"/>
          <w:szCs w:val="22"/>
        </w:rPr>
      </w:pPr>
      <w:hyperlink w:anchor="_Toc222927980"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7 – Параметры тела (Document) запроса на подбор / сторнирование / переформирование записей учета по документу «Заявка на получение наличных денег» MSC_ApplCash_PBS</w:t>
        </w:r>
        <w:r w:rsidR="00BD74E1">
          <w:rPr>
            <w:webHidden/>
          </w:rPr>
          <w:tab/>
        </w:r>
        <w:r w:rsidR="00BD74E1">
          <w:rPr>
            <w:webHidden/>
          </w:rPr>
          <w:fldChar w:fldCharType="begin"/>
        </w:r>
        <w:r w:rsidR="00BD74E1">
          <w:rPr>
            <w:webHidden/>
          </w:rPr>
          <w:instrText xml:space="preserve"> PAGEREF _Toc222927980 \h </w:instrText>
        </w:r>
        <w:r w:rsidR="00BD74E1">
          <w:rPr>
            <w:webHidden/>
          </w:rPr>
        </w:r>
        <w:r w:rsidR="00BD74E1">
          <w:rPr>
            <w:webHidden/>
          </w:rPr>
          <w:fldChar w:fldCharType="separate"/>
        </w:r>
        <w:r w:rsidR="00BD74E1">
          <w:rPr>
            <w:webHidden/>
          </w:rPr>
          <w:t>58</w:t>
        </w:r>
        <w:r w:rsidR="00BD74E1">
          <w:rPr>
            <w:webHidden/>
          </w:rPr>
          <w:fldChar w:fldCharType="end"/>
        </w:r>
      </w:hyperlink>
    </w:p>
    <w:p w14:paraId="4900FAA0" w14:textId="77777777" w:rsidR="00BD74E1" w:rsidRDefault="00B74B57">
      <w:pPr>
        <w:pStyle w:val="affff0"/>
        <w:rPr>
          <w:rFonts w:asciiTheme="minorHAnsi" w:eastAsiaTheme="minorEastAsia" w:hAnsiTheme="minorHAnsi" w:cstheme="minorBidi"/>
          <w:sz w:val="22"/>
          <w:szCs w:val="22"/>
        </w:rPr>
      </w:pPr>
      <w:hyperlink w:anchor="_Toc222927981"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8 – Параметры тела (Document) запроса на подбор / сторнирование / переформирование записей учета по документу «Заявка на возврат» (ф.0531803) MSC_ApplRefund_PBS</w:t>
        </w:r>
        <w:r w:rsidR="00BD74E1">
          <w:rPr>
            <w:webHidden/>
          </w:rPr>
          <w:tab/>
        </w:r>
        <w:r w:rsidR="00BD74E1">
          <w:rPr>
            <w:webHidden/>
          </w:rPr>
          <w:fldChar w:fldCharType="begin"/>
        </w:r>
        <w:r w:rsidR="00BD74E1">
          <w:rPr>
            <w:webHidden/>
          </w:rPr>
          <w:instrText xml:space="preserve"> PAGEREF _Toc222927981 \h </w:instrText>
        </w:r>
        <w:r w:rsidR="00BD74E1">
          <w:rPr>
            <w:webHidden/>
          </w:rPr>
        </w:r>
        <w:r w:rsidR="00BD74E1">
          <w:rPr>
            <w:webHidden/>
          </w:rPr>
          <w:fldChar w:fldCharType="separate"/>
        </w:r>
        <w:r w:rsidR="00BD74E1">
          <w:rPr>
            <w:webHidden/>
          </w:rPr>
          <w:t>62</w:t>
        </w:r>
        <w:r w:rsidR="00BD74E1">
          <w:rPr>
            <w:webHidden/>
          </w:rPr>
          <w:fldChar w:fldCharType="end"/>
        </w:r>
      </w:hyperlink>
    </w:p>
    <w:p w14:paraId="459BB7DF" w14:textId="77777777" w:rsidR="00BD74E1" w:rsidRDefault="00B74B57">
      <w:pPr>
        <w:pStyle w:val="affff0"/>
        <w:rPr>
          <w:rFonts w:asciiTheme="minorHAnsi" w:eastAsiaTheme="minorEastAsia" w:hAnsiTheme="minorHAnsi" w:cstheme="minorBidi"/>
          <w:sz w:val="22"/>
          <w:szCs w:val="22"/>
        </w:rPr>
      </w:pPr>
      <w:hyperlink w:anchor="_Toc222927982"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9 – Параметры тела (Document) запроса на подбор / сторнирование / переформирование записей учета по документу «Сводная заявка на кассовый расход» (ф.0531860) MSC_SumApplCashFTax_PBS</w:t>
        </w:r>
        <w:r w:rsidR="00BD74E1">
          <w:rPr>
            <w:webHidden/>
          </w:rPr>
          <w:tab/>
        </w:r>
        <w:r w:rsidR="00BD74E1">
          <w:rPr>
            <w:webHidden/>
          </w:rPr>
          <w:fldChar w:fldCharType="begin"/>
        </w:r>
        <w:r w:rsidR="00BD74E1">
          <w:rPr>
            <w:webHidden/>
          </w:rPr>
          <w:instrText xml:space="preserve"> PAGEREF _Toc222927982 \h </w:instrText>
        </w:r>
        <w:r w:rsidR="00BD74E1">
          <w:rPr>
            <w:webHidden/>
          </w:rPr>
        </w:r>
        <w:r w:rsidR="00BD74E1">
          <w:rPr>
            <w:webHidden/>
          </w:rPr>
          <w:fldChar w:fldCharType="separate"/>
        </w:r>
        <w:r w:rsidR="00BD74E1">
          <w:rPr>
            <w:webHidden/>
          </w:rPr>
          <w:t>65</w:t>
        </w:r>
        <w:r w:rsidR="00BD74E1">
          <w:rPr>
            <w:webHidden/>
          </w:rPr>
          <w:fldChar w:fldCharType="end"/>
        </w:r>
      </w:hyperlink>
    </w:p>
    <w:p w14:paraId="01E9C77F" w14:textId="77777777" w:rsidR="00BD74E1" w:rsidRDefault="00B74B57">
      <w:pPr>
        <w:pStyle w:val="affff0"/>
        <w:rPr>
          <w:rFonts w:asciiTheme="minorHAnsi" w:eastAsiaTheme="minorEastAsia" w:hAnsiTheme="minorHAnsi" w:cstheme="minorBidi"/>
          <w:sz w:val="22"/>
          <w:szCs w:val="22"/>
        </w:rPr>
      </w:pPr>
      <w:hyperlink w:anchor="_Toc222927983"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10 – Параметры тела (Document) запроса на подбор / сторнирование / переформирование записей учета по документу «Заявление на выдачу (перевод, отзыв) Казначейского обеспечения обязательств» (ф. 0506108) MSC_STATEKZA_0506108</w:t>
        </w:r>
        <w:r w:rsidR="00BD74E1">
          <w:rPr>
            <w:webHidden/>
          </w:rPr>
          <w:tab/>
        </w:r>
        <w:r w:rsidR="00BD74E1">
          <w:rPr>
            <w:webHidden/>
          </w:rPr>
          <w:fldChar w:fldCharType="begin"/>
        </w:r>
        <w:r w:rsidR="00BD74E1">
          <w:rPr>
            <w:webHidden/>
          </w:rPr>
          <w:instrText xml:space="preserve"> PAGEREF _Toc222927983 \h </w:instrText>
        </w:r>
        <w:r w:rsidR="00BD74E1">
          <w:rPr>
            <w:webHidden/>
          </w:rPr>
        </w:r>
        <w:r w:rsidR="00BD74E1">
          <w:rPr>
            <w:webHidden/>
          </w:rPr>
          <w:fldChar w:fldCharType="separate"/>
        </w:r>
        <w:r w:rsidR="00BD74E1">
          <w:rPr>
            <w:webHidden/>
          </w:rPr>
          <w:t>70</w:t>
        </w:r>
        <w:r w:rsidR="00BD74E1">
          <w:rPr>
            <w:webHidden/>
          </w:rPr>
          <w:fldChar w:fldCharType="end"/>
        </w:r>
      </w:hyperlink>
    </w:p>
    <w:p w14:paraId="009712AE" w14:textId="77777777" w:rsidR="00BD74E1" w:rsidRDefault="00B74B57">
      <w:pPr>
        <w:pStyle w:val="affff0"/>
        <w:rPr>
          <w:rFonts w:asciiTheme="minorHAnsi" w:eastAsiaTheme="minorEastAsia" w:hAnsiTheme="minorHAnsi" w:cstheme="minorBidi"/>
          <w:sz w:val="22"/>
          <w:szCs w:val="22"/>
        </w:rPr>
      </w:pPr>
      <w:hyperlink w:anchor="_Toc222927984"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11 – Параметры тела (Document) запроса на подбор / сторнирование / переформирование записей учета по документу «Казначейское обеспечение обязательств» (ф. 0506110) MSC_KZA</w:t>
        </w:r>
        <w:r w:rsidR="00BD74E1">
          <w:rPr>
            <w:webHidden/>
          </w:rPr>
          <w:tab/>
        </w:r>
        <w:r w:rsidR="00BD74E1">
          <w:rPr>
            <w:webHidden/>
          </w:rPr>
          <w:fldChar w:fldCharType="begin"/>
        </w:r>
        <w:r w:rsidR="00BD74E1">
          <w:rPr>
            <w:webHidden/>
          </w:rPr>
          <w:instrText xml:space="preserve"> PAGEREF _Toc222927984 \h </w:instrText>
        </w:r>
        <w:r w:rsidR="00BD74E1">
          <w:rPr>
            <w:webHidden/>
          </w:rPr>
        </w:r>
        <w:r w:rsidR="00BD74E1">
          <w:rPr>
            <w:webHidden/>
          </w:rPr>
          <w:fldChar w:fldCharType="separate"/>
        </w:r>
        <w:r w:rsidR="00BD74E1">
          <w:rPr>
            <w:webHidden/>
          </w:rPr>
          <w:t>75</w:t>
        </w:r>
        <w:r w:rsidR="00BD74E1">
          <w:rPr>
            <w:webHidden/>
          </w:rPr>
          <w:fldChar w:fldCharType="end"/>
        </w:r>
      </w:hyperlink>
    </w:p>
    <w:p w14:paraId="3EB451E3" w14:textId="77777777" w:rsidR="00BD74E1" w:rsidRDefault="00B74B57">
      <w:pPr>
        <w:pStyle w:val="affff0"/>
        <w:rPr>
          <w:rFonts w:asciiTheme="minorHAnsi" w:eastAsiaTheme="minorEastAsia" w:hAnsiTheme="minorHAnsi" w:cstheme="minorBidi"/>
          <w:sz w:val="22"/>
          <w:szCs w:val="22"/>
        </w:rPr>
      </w:pPr>
      <w:hyperlink w:anchor="_Toc222927985"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12 – Параметры тела (Document) запроса на подбор / сторнирование / переформирование записей учета по документу «Заявление на исполнение Казначейского обеспечения обязательств» (ф. 0506109) MSC_EXECUTIONKZA</w:t>
        </w:r>
        <w:r w:rsidR="00BD74E1">
          <w:rPr>
            <w:webHidden/>
          </w:rPr>
          <w:tab/>
        </w:r>
        <w:r w:rsidR="00BD74E1">
          <w:rPr>
            <w:webHidden/>
          </w:rPr>
          <w:fldChar w:fldCharType="begin"/>
        </w:r>
        <w:r w:rsidR="00BD74E1">
          <w:rPr>
            <w:webHidden/>
          </w:rPr>
          <w:instrText xml:space="preserve"> PAGEREF _Toc222927985 \h </w:instrText>
        </w:r>
        <w:r w:rsidR="00BD74E1">
          <w:rPr>
            <w:webHidden/>
          </w:rPr>
        </w:r>
        <w:r w:rsidR="00BD74E1">
          <w:rPr>
            <w:webHidden/>
          </w:rPr>
          <w:fldChar w:fldCharType="separate"/>
        </w:r>
        <w:r w:rsidR="00BD74E1">
          <w:rPr>
            <w:webHidden/>
          </w:rPr>
          <w:t>80</w:t>
        </w:r>
        <w:r w:rsidR="00BD74E1">
          <w:rPr>
            <w:webHidden/>
          </w:rPr>
          <w:fldChar w:fldCharType="end"/>
        </w:r>
      </w:hyperlink>
    </w:p>
    <w:p w14:paraId="26B6568A" w14:textId="77777777" w:rsidR="00BD74E1" w:rsidRDefault="00B74B57">
      <w:pPr>
        <w:pStyle w:val="affff0"/>
        <w:rPr>
          <w:rFonts w:asciiTheme="minorHAnsi" w:eastAsiaTheme="minorEastAsia" w:hAnsiTheme="minorHAnsi" w:cstheme="minorBidi"/>
          <w:sz w:val="22"/>
          <w:szCs w:val="22"/>
        </w:rPr>
      </w:pPr>
      <w:hyperlink w:anchor="_Toc222927986"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13 – Параметры тела (Document) запроса на подбор / сторнирование / переформирование записей учета по документу «Распоряжение о перечислении денежных средств на банковские карты «МИР» физических лиц» MSC_TransCardMIRFL</w:t>
        </w:r>
        <w:r w:rsidR="00BD74E1">
          <w:rPr>
            <w:webHidden/>
          </w:rPr>
          <w:tab/>
        </w:r>
        <w:r w:rsidR="00BD74E1">
          <w:rPr>
            <w:webHidden/>
          </w:rPr>
          <w:fldChar w:fldCharType="begin"/>
        </w:r>
        <w:r w:rsidR="00BD74E1">
          <w:rPr>
            <w:webHidden/>
          </w:rPr>
          <w:instrText xml:space="preserve"> PAGEREF _Toc222927986 \h </w:instrText>
        </w:r>
        <w:r w:rsidR="00BD74E1">
          <w:rPr>
            <w:webHidden/>
          </w:rPr>
        </w:r>
        <w:r w:rsidR="00BD74E1">
          <w:rPr>
            <w:webHidden/>
          </w:rPr>
          <w:fldChar w:fldCharType="separate"/>
        </w:r>
        <w:r w:rsidR="00BD74E1">
          <w:rPr>
            <w:webHidden/>
          </w:rPr>
          <w:t>84</w:t>
        </w:r>
        <w:r w:rsidR="00BD74E1">
          <w:rPr>
            <w:webHidden/>
          </w:rPr>
          <w:fldChar w:fldCharType="end"/>
        </w:r>
      </w:hyperlink>
    </w:p>
    <w:p w14:paraId="3C22B424" w14:textId="77777777" w:rsidR="00BD74E1" w:rsidRDefault="00B74B57">
      <w:pPr>
        <w:pStyle w:val="affff0"/>
        <w:rPr>
          <w:rFonts w:asciiTheme="minorHAnsi" w:eastAsiaTheme="minorEastAsia" w:hAnsiTheme="minorHAnsi" w:cstheme="minorBidi"/>
          <w:sz w:val="22"/>
          <w:szCs w:val="22"/>
        </w:rPr>
      </w:pPr>
      <w:hyperlink w:anchor="_Toc222927987"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14 – Параметры тела (Document) запроса на подбор / сторнирование / переформирование записей учета по документу «Уведомление об уточнении вида и принадлежности платежа» (ф. 0531809) MSC_NoticeClarTPay_PBS</w:t>
        </w:r>
        <w:r w:rsidR="00BD74E1">
          <w:rPr>
            <w:webHidden/>
          </w:rPr>
          <w:tab/>
        </w:r>
        <w:r w:rsidR="00BD74E1">
          <w:rPr>
            <w:webHidden/>
          </w:rPr>
          <w:fldChar w:fldCharType="begin"/>
        </w:r>
        <w:r w:rsidR="00BD74E1">
          <w:rPr>
            <w:webHidden/>
          </w:rPr>
          <w:instrText xml:space="preserve"> PAGEREF _Toc222927987 \h </w:instrText>
        </w:r>
        <w:r w:rsidR="00BD74E1">
          <w:rPr>
            <w:webHidden/>
          </w:rPr>
        </w:r>
        <w:r w:rsidR="00BD74E1">
          <w:rPr>
            <w:webHidden/>
          </w:rPr>
          <w:fldChar w:fldCharType="separate"/>
        </w:r>
        <w:r w:rsidR="00BD74E1">
          <w:rPr>
            <w:webHidden/>
          </w:rPr>
          <w:t>88</w:t>
        </w:r>
        <w:r w:rsidR="00BD74E1">
          <w:rPr>
            <w:webHidden/>
          </w:rPr>
          <w:fldChar w:fldCharType="end"/>
        </w:r>
      </w:hyperlink>
    </w:p>
    <w:p w14:paraId="1A6591E9" w14:textId="77777777" w:rsidR="00BD74E1" w:rsidRDefault="00B74B57">
      <w:pPr>
        <w:pStyle w:val="affff0"/>
        <w:rPr>
          <w:rFonts w:asciiTheme="minorHAnsi" w:eastAsiaTheme="minorEastAsia" w:hAnsiTheme="minorHAnsi" w:cstheme="minorBidi"/>
          <w:sz w:val="22"/>
          <w:szCs w:val="22"/>
        </w:rPr>
      </w:pPr>
      <w:hyperlink w:anchor="_Toc222927988"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15 – Параметры тела (Document) запроса на подбор / сторнирование / переформирование записей учета по документу «Сведения о бюджетном обязательстве» EXP_InfBO</w:t>
        </w:r>
        <w:r w:rsidR="00BD74E1">
          <w:rPr>
            <w:webHidden/>
          </w:rPr>
          <w:tab/>
        </w:r>
        <w:r w:rsidR="00BD74E1">
          <w:rPr>
            <w:webHidden/>
          </w:rPr>
          <w:fldChar w:fldCharType="begin"/>
        </w:r>
        <w:r w:rsidR="00BD74E1">
          <w:rPr>
            <w:webHidden/>
          </w:rPr>
          <w:instrText xml:space="preserve"> PAGEREF _Toc222927988 \h </w:instrText>
        </w:r>
        <w:r w:rsidR="00BD74E1">
          <w:rPr>
            <w:webHidden/>
          </w:rPr>
        </w:r>
        <w:r w:rsidR="00BD74E1">
          <w:rPr>
            <w:webHidden/>
          </w:rPr>
          <w:fldChar w:fldCharType="separate"/>
        </w:r>
        <w:r w:rsidR="00BD74E1">
          <w:rPr>
            <w:webHidden/>
          </w:rPr>
          <w:t>97</w:t>
        </w:r>
        <w:r w:rsidR="00BD74E1">
          <w:rPr>
            <w:webHidden/>
          </w:rPr>
          <w:fldChar w:fldCharType="end"/>
        </w:r>
      </w:hyperlink>
    </w:p>
    <w:p w14:paraId="459B6066" w14:textId="77777777" w:rsidR="00BD74E1" w:rsidRDefault="00B74B57">
      <w:pPr>
        <w:pStyle w:val="affff0"/>
        <w:rPr>
          <w:rFonts w:asciiTheme="minorHAnsi" w:eastAsiaTheme="minorEastAsia" w:hAnsiTheme="minorHAnsi" w:cstheme="minorBidi"/>
          <w:sz w:val="22"/>
          <w:szCs w:val="22"/>
        </w:rPr>
      </w:pPr>
      <w:hyperlink w:anchor="_Toc222927989"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16 – Параметры тела (Document) запроса на подбор / сторнирование / переформирование записей учета по документу «Сведения о денежном обязательстве» EXP_SDO</w:t>
        </w:r>
        <w:r w:rsidR="00BD74E1">
          <w:rPr>
            <w:webHidden/>
          </w:rPr>
          <w:tab/>
        </w:r>
        <w:r w:rsidR="00BD74E1">
          <w:rPr>
            <w:webHidden/>
          </w:rPr>
          <w:fldChar w:fldCharType="begin"/>
        </w:r>
        <w:r w:rsidR="00BD74E1">
          <w:rPr>
            <w:webHidden/>
          </w:rPr>
          <w:instrText xml:space="preserve"> PAGEREF _Toc222927989 \h </w:instrText>
        </w:r>
        <w:r w:rsidR="00BD74E1">
          <w:rPr>
            <w:webHidden/>
          </w:rPr>
        </w:r>
        <w:r w:rsidR="00BD74E1">
          <w:rPr>
            <w:webHidden/>
          </w:rPr>
          <w:fldChar w:fldCharType="separate"/>
        </w:r>
        <w:r w:rsidR="00BD74E1">
          <w:rPr>
            <w:webHidden/>
          </w:rPr>
          <w:t>108</w:t>
        </w:r>
        <w:r w:rsidR="00BD74E1">
          <w:rPr>
            <w:webHidden/>
          </w:rPr>
          <w:fldChar w:fldCharType="end"/>
        </w:r>
      </w:hyperlink>
    </w:p>
    <w:p w14:paraId="74CE1134" w14:textId="77777777" w:rsidR="00BD74E1" w:rsidRDefault="00B74B57">
      <w:pPr>
        <w:pStyle w:val="affff0"/>
        <w:rPr>
          <w:rFonts w:asciiTheme="minorHAnsi" w:eastAsiaTheme="minorEastAsia" w:hAnsiTheme="minorHAnsi" w:cstheme="minorBidi"/>
          <w:sz w:val="22"/>
          <w:szCs w:val="22"/>
        </w:rPr>
      </w:pPr>
      <w:hyperlink w:anchor="_Toc222927990"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17 – Параметры тела (Document) запроса на подбор / сторнирование / переформирование записей учета по документу «Расчетный документ» MSC_PAYM_ORDER_PBS</w:t>
        </w:r>
        <w:r w:rsidR="00BD74E1">
          <w:rPr>
            <w:webHidden/>
          </w:rPr>
          <w:tab/>
        </w:r>
        <w:r w:rsidR="00BD74E1">
          <w:rPr>
            <w:webHidden/>
          </w:rPr>
          <w:fldChar w:fldCharType="begin"/>
        </w:r>
        <w:r w:rsidR="00BD74E1">
          <w:rPr>
            <w:webHidden/>
          </w:rPr>
          <w:instrText xml:space="preserve"> PAGEREF _Toc222927990 \h </w:instrText>
        </w:r>
        <w:r w:rsidR="00BD74E1">
          <w:rPr>
            <w:webHidden/>
          </w:rPr>
        </w:r>
        <w:r w:rsidR="00BD74E1">
          <w:rPr>
            <w:webHidden/>
          </w:rPr>
          <w:fldChar w:fldCharType="separate"/>
        </w:r>
        <w:r w:rsidR="00BD74E1">
          <w:rPr>
            <w:webHidden/>
          </w:rPr>
          <w:t>116</w:t>
        </w:r>
        <w:r w:rsidR="00BD74E1">
          <w:rPr>
            <w:webHidden/>
          </w:rPr>
          <w:fldChar w:fldCharType="end"/>
        </w:r>
      </w:hyperlink>
    </w:p>
    <w:p w14:paraId="2076E42A" w14:textId="77777777" w:rsidR="00BD74E1" w:rsidRDefault="00B74B57">
      <w:pPr>
        <w:pStyle w:val="affff0"/>
        <w:rPr>
          <w:rFonts w:asciiTheme="minorHAnsi" w:eastAsiaTheme="minorEastAsia" w:hAnsiTheme="minorHAnsi" w:cstheme="minorBidi"/>
          <w:sz w:val="22"/>
          <w:szCs w:val="22"/>
        </w:rPr>
      </w:pPr>
      <w:hyperlink w:anchor="_Toc222927991"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18 – Параметры тела (Document) запроса на подбор / сторнирование / переформирование записей учета по документу «Расчетный документ по платежам в иностранной валюте ой» PUDS_VAL</w:t>
        </w:r>
        <w:r w:rsidR="00BD74E1">
          <w:rPr>
            <w:webHidden/>
          </w:rPr>
          <w:tab/>
        </w:r>
        <w:r w:rsidR="00BD74E1">
          <w:rPr>
            <w:webHidden/>
          </w:rPr>
          <w:fldChar w:fldCharType="begin"/>
        </w:r>
        <w:r w:rsidR="00BD74E1">
          <w:rPr>
            <w:webHidden/>
          </w:rPr>
          <w:instrText xml:space="preserve"> PAGEREF _Toc222927991 \h </w:instrText>
        </w:r>
        <w:r w:rsidR="00BD74E1">
          <w:rPr>
            <w:webHidden/>
          </w:rPr>
        </w:r>
        <w:r w:rsidR="00BD74E1">
          <w:rPr>
            <w:webHidden/>
          </w:rPr>
          <w:fldChar w:fldCharType="separate"/>
        </w:r>
        <w:r w:rsidR="00BD74E1">
          <w:rPr>
            <w:webHidden/>
          </w:rPr>
          <w:t>128</w:t>
        </w:r>
        <w:r w:rsidR="00BD74E1">
          <w:rPr>
            <w:webHidden/>
          </w:rPr>
          <w:fldChar w:fldCharType="end"/>
        </w:r>
      </w:hyperlink>
    </w:p>
    <w:p w14:paraId="0C1BE4DF" w14:textId="77777777" w:rsidR="00BD74E1" w:rsidRDefault="00B74B57">
      <w:pPr>
        <w:pStyle w:val="affff0"/>
        <w:rPr>
          <w:rFonts w:asciiTheme="minorHAnsi" w:eastAsiaTheme="minorEastAsia" w:hAnsiTheme="minorHAnsi" w:cstheme="minorBidi"/>
          <w:sz w:val="22"/>
          <w:szCs w:val="22"/>
        </w:rPr>
      </w:pPr>
      <w:hyperlink w:anchor="_Toc222927992"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19 – Параметры тела (Document) запроса на подбор / сторнирование / переформирование записей учета по документу «Заявление на проведение операций с иностранной валютой» MSC_AppForeignCurr</w:t>
        </w:r>
        <w:r w:rsidR="00BD74E1">
          <w:rPr>
            <w:webHidden/>
          </w:rPr>
          <w:tab/>
        </w:r>
        <w:r w:rsidR="00BD74E1">
          <w:rPr>
            <w:webHidden/>
          </w:rPr>
          <w:fldChar w:fldCharType="begin"/>
        </w:r>
        <w:r w:rsidR="00BD74E1">
          <w:rPr>
            <w:webHidden/>
          </w:rPr>
          <w:instrText xml:space="preserve"> PAGEREF _Toc222927992 \h </w:instrText>
        </w:r>
        <w:r w:rsidR="00BD74E1">
          <w:rPr>
            <w:webHidden/>
          </w:rPr>
        </w:r>
        <w:r w:rsidR="00BD74E1">
          <w:rPr>
            <w:webHidden/>
          </w:rPr>
          <w:fldChar w:fldCharType="separate"/>
        </w:r>
        <w:r w:rsidR="00BD74E1">
          <w:rPr>
            <w:webHidden/>
          </w:rPr>
          <w:t>131</w:t>
        </w:r>
        <w:r w:rsidR="00BD74E1">
          <w:rPr>
            <w:webHidden/>
          </w:rPr>
          <w:fldChar w:fldCharType="end"/>
        </w:r>
      </w:hyperlink>
    </w:p>
    <w:p w14:paraId="2527E8AC" w14:textId="77777777" w:rsidR="00BD74E1" w:rsidRDefault="00B74B57">
      <w:pPr>
        <w:pStyle w:val="affff0"/>
        <w:rPr>
          <w:rFonts w:asciiTheme="minorHAnsi" w:eastAsiaTheme="minorEastAsia" w:hAnsiTheme="minorHAnsi" w:cstheme="minorBidi"/>
          <w:sz w:val="22"/>
          <w:szCs w:val="22"/>
        </w:rPr>
      </w:pPr>
      <w:hyperlink w:anchor="_Toc222927993"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20 – Параметры тела (Document) запроса на подбор / сторнирование / переформирование записей учета по документу «Извещение о поступлении в иностранной валюте» MSC_NoticeRecForCurr</w:t>
        </w:r>
        <w:r w:rsidR="00BD74E1">
          <w:rPr>
            <w:webHidden/>
          </w:rPr>
          <w:tab/>
        </w:r>
        <w:r w:rsidR="00BD74E1">
          <w:rPr>
            <w:webHidden/>
          </w:rPr>
          <w:fldChar w:fldCharType="begin"/>
        </w:r>
        <w:r w:rsidR="00BD74E1">
          <w:rPr>
            <w:webHidden/>
          </w:rPr>
          <w:instrText xml:space="preserve"> PAGEREF _Toc222927993 \h </w:instrText>
        </w:r>
        <w:r w:rsidR="00BD74E1">
          <w:rPr>
            <w:webHidden/>
          </w:rPr>
        </w:r>
        <w:r w:rsidR="00BD74E1">
          <w:rPr>
            <w:webHidden/>
          </w:rPr>
          <w:fldChar w:fldCharType="separate"/>
        </w:r>
        <w:r w:rsidR="00BD74E1">
          <w:rPr>
            <w:webHidden/>
          </w:rPr>
          <w:t>137</w:t>
        </w:r>
        <w:r w:rsidR="00BD74E1">
          <w:rPr>
            <w:webHidden/>
          </w:rPr>
          <w:fldChar w:fldCharType="end"/>
        </w:r>
      </w:hyperlink>
    </w:p>
    <w:p w14:paraId="0715E807" w14:textId="77777777" w:rsidR="00BD74E1" w:rsidRDefault="00B74B57">
      <w:pPr>
        <w:pStyle w:val="affff0"/>
        <w:rPr>
          <w:rFonts w:asciiTheme="minorHAnsi" w:eastAsiaTheme="minorEastAsia" w:hAnsiTheme="minorHAnsi" w:cstheme="minorBidi"/>
          <w:sz w:val="22"/>
          <w:szCs w:val="22"/>
        </w:rPr>
      </w:pPr>
      <w:hyperlink w:anchor="_Toc222927994"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21 – Параметры тела (Document) запроса на подбор / сторнирование / переформирование записей учета по документу «Сводная бюджетная роспись» (ф.0501050) DBD_BudgInvent</w:t>
        </w:r>
        <w:r w:rsidR="00BD74E1">
          <w:rPr>
            <w:webHidden/>
          </w:rPr>
          <w:tab/>
        </w:r>
        <w:r w:rsidR="00BD74E1">
          <w:rPr>
            <w:webHidden/>
          </w:rPr>
          <w:fldChar w:fldCharType="begin"/>
        </w:r>
        <w:r w:rsidR="00BD74E1">
          <w:rPr>
            <w:webHidden/>
          </w:rPr>
          <w:instrText xml:space="preserve"> PAGEREF _Toc222927994 \h </w:instrText>
        </w:r>
        <w:r w:rsidR="00BD74E1">
          <w:rPr>
            <w:webHidden/>
          </w:rPr>
        </w:r>
        <w:r w:rsidR="00BD74E1">
          <w:rPr>
            <w:webHidden/>
          </w:rPr>
          <w:fldChar w:fldCharType="separate"/>
        </w:r>
        <w:r w:rsidR="00BD74E1">
          <w:rPr>
            <w:webHidden/>
          </w:rPr>
          <w:t>144</w:t>
        </w:r>
        <w:r w:rsidR="00BD74E1">
          <w:rPr>
            <w:webHidden/>
          </w:rPr>
          <w:fldChar w:fldCharType="end"/>
        </w:r>
      </w:hyperlink>
    </w:p>
    <w:p w14:paraId="6E730A57" w14:textId="77777777" w:rsidR="00BD74E1" w:rsidRDefault="00B74B57">
      <w:pPr>
        <w:pStyle w:val="affff0"/>
        <w:rPr>
          <w:rFonts w:asciiTheme="minorHAnsi" w:eastAsiaTheme="minorEastAsia" w:hAnsiTheme="minorHAnsi" w:cstheme="minorBidi"/>
          <w:sz w:val="22"/>
          <w:szCs w:val="22"/>
        </w:rPr>
      </w:pPr>
      <w:hyperlink w:anchor="_Toc222927995"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22 – Параметры тела (Document) запроса на подбор / сторнирование / переформирование записей учета по документу «Лимиты бюджетных обязательств» (ф.0501052) DBD_LimitsBudgetObligat</w:t>
        </w:r>
        <w:r w:rsidR="00BD74E1">
          <w:rPr>
            <w:webHidden/>
          </w:rPr>
          <w:tab/>
        </w:r>
        <w:r w:rsidR="00BD74E1">
          <w:rPr>
            <w:webHidden/>
          </w:rPr>
          <w:fldChar w:fldCharType="begin"/>
        </w:r>
        <w:r w:rsidR="00BD74E1">
          <w:rPr>
            <w:webHidden/>
          </w:rPr>
          <w:instrText xml:space="preserve"> PAGEREF _Toc222927995 \h </w:instrText>
        </w:r>
        <w:r w:rsidR="00BD74E1">
          <w:rPr>
            <w:webHidden/>
          </w:rPr>
        </w:r>
        <w:r w:rsidR="00BD74E1">
          <w:rPr>
            <w:webHidden/>
          </w:rPr>
          <w:fldChar w:fldCharType="separate"/>
        </w:r>
        <w:r w:rsidR="00BD74E1">
          <w:rPr>
            <w:webHidden/>
          </w:rPr>
          <w:t>149</w:t>
        </w:r>
        <w:r w:rsidR="00BD74E1">
          <w:rPr>
            <w:webHidden/>
          </w:rPr>
          <w:fldChar w:fldCharType="end"/>
        </w:r>
      </w:hyperlink>
    </w:p>
    <w:p w14:paraId="4E60957B" w14:textId="77777777" w:rsidR="00BD74E1" w:rsidRDefault="00B74B57">
      <w:pPr>
        <w:pStyle w:val="affff0"/>
        <w:rPr>
          <w:rFonts w:asciiTheme="minorHAnsi" w:eastAsiaTheme="minorEastAsia" w:hAnsiTheme="minorHAnsi" w:cstheme="minorBidi"/>
          <w:sz w:val="22"/>
          <w:szCs w:val="22"/>
        </w:rPr>
      </w:pPr>
      <w:hyperlink w:anchor="_Toc222927996"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23 – Параметры тела (Document) запроса на подбор / сторнирование / переформирование записей учета по документу «Бюджетные ассигнования на исполнение публичных нормативных обязательств и лимиты бюджетных обязательств по расходам, финансовое обеспечение которых осуществляется при выполнении условий, на финансовый год и на плановый период» (ф.0501054) DBD_BudgAlloc_PNO_LBO</w:t>
        </w:r>
        <w:r w:rsidR="00BD74E1">
          <w:rPr>
            <w:webHidden/>
          </w:rPr>
          <w:tab/>
        </w:r>
        <w:r w:rsidR="00BD74E1">
          <w:rPr>
            <w:webHidden/>
          </w:rPr>
          <w:fldChar w:fldCharType="begin"/>
        </w:r>
        <w:r w:rsidR="00BD74E1">
          <w:rPr>
            <w:webHidden/>
          </w:rPr>
          <w:instrText xml:space="preserve"> PAGEREF _Toc222927996 \h </w:instrText>
        </w:r>
        <w:r w:rsidR="00BD74E1">
          <w:rPr>
            <w:webHidden/>
          </w:rPr>
        </w:r>
        <w:r w:rsidR="00BD74E1">
          <w:rPr>
            <w:webHidden/>
          </w:rPr>
          <w:fldChar w:fldCharType="separate"/>
        </w:r>
        <w:r w:rsidR="00BD74E1">
          <w:rPr>
            <w:webHidden/>
          </w:rPr>
          <w:t>153</w:t>
        </w:r>
        <w:r w:rsidR="00BD74E1">
          <w:rPr>
            <w:webHidden/>
          </w:rPr>
          <w:fldChar w:fldCharType="end"/>
        </w:r>
      </w:hyperlink>
    </w:p>
    <w:p w14:paraId="6A535C7C" w14:textId="77777777" w:rsidR="00BD74E1" w:rsidRDefault="00B74B57">
      <w:pPr>
        <w:pStyle w:val="affff0"/>
        <w:rPr>
          <w:rFonts w:asciiTheme="minorHAnsi" w:eastAsiaTheme="minorEastAsia" w:hAnsiTheme="minorHAnsi" w:cstheme="minorBidi"/>
          <w:sz w:val="22"/>
          <w:szCs w:val="22"/>
        </w:rPr>
      </w:pPr>
      <w:hyperlink w:anchor="_Toc222927997"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24 – Параметры тела (Document) запроса на подбор / сторнирование / переформирование записей учета по документу «Предельные объемы оплаты денежных обязательств» (ф.0501079) DBD_LimMonetaryOblig</w:t>
        </w:r>
        <w:r w:rsidR="00BD74E1">
          <w:rPr>
            <w:webHidden/>
          </w:rPr>
          <w:tab/>
        </w:r>
        <w:r w:rsidR="00BD74E1">
          <w:rPr>
            <w:webHidden/>
          </w:rPr>
          <w:fldChar w:fldCharType="begin"/>
        </w:r>
        <w:r w:rsidR="00BD74E1">
          <w:rPr>
            <w:webHidden/>
          </w:rPr>
          <w:instrText xml:space="preserve"> PAGEREF _Toc222927997 \h </w:instrText>
        </w:r>
        <w:r w:rsidR="00BD74E1">
          <w:rPr>
            <w:webHidden/>
          </w:rPr>
        </w:r>
        <w:r w:rsidR="00BD74E1">
          <w:rPr>
            <w:webHidden/>
          </w:rPr>
          <w:fldChar w:fldCharType="separate"/>
        </w:r>
        <w:r w:rsidR="00BD74E1">
          <w:rPr>
            <w:webHidden/>
          </w:rPr>
          <w:t>157</w:t>
        </w:r>
        <w:r w:rsidR="00BD74E1">
          <w:rPr>
            <w:webHidden/>
          </w:rPr>
          <w:fldChar w:fldCharType="end"/>
        </w:r>
      </w:hyperlink>
    </w:p>
    <w:p w14:paraId="1B0FE1DB" w14:textId="77777777" w:rsidR="00BD74E1" w:rsidRDefault="00B74B57">
      <w:pPr>
        <w:pStyle w:val="affff0"/>
        <w:rPr>
          <w:rFonts w:asciiTheme="minorHAnsi" w:eastAsiaTheme="minorEastAsia" w:hAnsiTheme="minorHAnsi" w:cstheme="minorBidi"/>
          <w:sz w:val="22"/>
          <w:szCs w:val="22"/>
        </w:rPr>
      </w:pPr>
      <w:hyperlink w:anchor="_Toc222927998"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25 – Параметры тела (Document) запроса на подбор / сторнирование / переформирование записей учета по документу «Решение об отмене предельных объемов оплаты денежных обязательств» (ф.0501094) DBD_DecCancelPOFR</w:t>
        </w:r>
        <w:r w:rsidR="00BD74E1">
          <w:rPr>
            <w:webHidden/>
          </w:rPr>
          <w:tab/>
        </w:r>
        <w:r w:rsidR="00BD74E1">
          <w:rPr>
            <w:webHidden/>
          </w:rPr>
          <w:fldChar w:fldCharType="begin"/>
        </w:r>
        <w:r w:rsidR="00BD74E1">
          <w:rPr>
            <w:webHidden/>
          </w:rPr>
          <w:instrText xml:space="preserve"> PAGEREF _Toc222927998 \h </w:instrText>
        </w:r>
        <w:r w:rsidR="00BD74E1">
          <w:rPr>
            <w:webHidden/>
          </w:rPr>
        </w:r>
        <w:r w:rsidR="00BD74E1">
          <w:rPr>
            <w:webHidden/>
          </w:rPr>
          <w:fldChar w:fldCharType="separate"/>
        </w:r>
        <w:r w:rsidR="00BD74E1">
          <w:rPr>
            <w:webHidden/>
          </w:rPr>
          <w:t>161</w:t>
        </w:r>
        <w:r w:rsidR="00BD74E1">
          <w:rPr>
            <w:webHidden/>
          </w:rPr>
          <w:fldChar w:fldCharType="end"/>
        </w:r>
      </w:hyperlink>
    </w:p>
    <w:p w14:paraId="4B585C1C" w14:textId="77777777" w:rsidR="00BD74E1" w:rsidRDefault="00B74B57">
      <w:pPr>
        <w:pStyle w:val="affff0"/>
        <w:rPr>
          <w:rFonts w:asciiTheme="minorHAnsi" w:eastAsiaTheme="minorEastAsia" w:hAnsiTheme="minorHAnsi" w:cstheme="minorBidi"/>
          <w:sz w:val="22"/>
          <w:szCs w:val="22"/>
        </w:rPr>
      </w:pPr>
      <w:hyperlink w:anchor="_Toc222927999"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26 – Параметры тела (Document) запроса на подбор / сторнирование / переформирование записей учета по документу «Справка об изменении сводной бюджетной росписи федерального бюджета и лимитов бюджетных обязательств на финансовый год и на плановый период» (ф.0501051) DBD_SumBudListLBO</w:t>
        </w:r>
        <w:r w:rsidR="00BD74E1">
          <w:rPr>
            <w:webHidden/>
          </w:rPr>
          <w:tab/>
        </w:r>
        <w:r w:rsidR="00BD74E1">
          <w:rPr>
            <w:webHidden/>
          </w:rPr>
          <w:fldChar w:fldCharType="begin"/>
        </w:r>
        <w:r w:rsidR="00BD74E1">
          <w:rPr>
            <w:webHidden/>
          </w:rPr>
          <w:instrText xml:space="preserve"> PAGEREF _Toc222927999 \h </w:instrText>
        </w:r>
        <w:r w:rsidR="00BD74E1">
          <w:rPr>
            <w:webHidden/>
          </w:rPr>
        </w:r>
        <w:r w:rsidR="00BD74E1">
          <w:rPr>
            <w:webHidden/>
          </w:rPr>
          <w:fldChar w:fldCharType="separate"/>
        </w:r>
        <w:r w:rsidR="00BD74E1">
          <w:rPr>
            <w:webHidden/>
          </w:rPr>
          <w:t>164</w:t>
        </w:r>
        <w:r w:rsidR="00BD74E1">
          <w:rPr>
            <w:webHidden/>
          </w:rPr>
          <w:fldChar w:fldCharType="end"/>
        </w:r>
      </w:hyperlink>
    </w:p>
    <w:p w14:paraId="17D277F0" w14:textId="77777777" w:rsidR="00BD74E1" w:rsidRDefault="00B74B57">
      <w:pPr>
        <w:pStyle w:val="affff0"/>
        <w:rPr>
          <w:rFonts w:asciiTheme="minorHAnsi" w:eastAsiaTheme="minorEastAsia" w:hAnsiTheme="minorHAnsi" w:cstheme="minorBidi"/>
          <w:sz w:val="22"/>
          <w:szCs w:val="22"/>
        </w:rPr>
      </w:pPr>
      <w:hyperlink w:anchor="_Toc222928000"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27 – Параметры тела (Document) запроса на подбор / сторнирование / переформирование записей учета по документу «Решение об изменении сводной бюджетной росписи федерального бюджета и лимитов бюджетных обязательств на финансовый год и на плановый период» (ф.0501066) DBD_DecChange</w:t>
        </w:r>
        <w:r w:rsidR="00BD74E1">
          <w:rPr>
            <w:webHidden/>
          </w:rPr>
          <w:tab/>
        </w:r>
        <w:r w:rsidR="00BD74E1">
          <w:rPr>
            <w:webHidden/>
          </w:rPr>
          <w:fldChar w:fldCharType="begin"/>
        </w:r>
        <w:r w:rsidR="00BD74E1">
          <w:rPr>
            <w:webHidden/>
          </w:rPr>
          <w:instrText xml:space="preserve"> PAGEREF _Toc222928000 \h </w:instrText>
        </w:r>
        <w:r w:rsidR="00BD74E1">
          <w:rPr>
            <w:webHidden/>
          </w:rPr>
        </w:r>
        <w:r w:rsidR="00BD74E1">
          <w:rPr>
            <w:webHidden/>
          </w:rPr>
          <w:fldChar w:fldCharType="separate"/>
        </w:r>
        <w:r w:rsidR="00BD74E1">
          <w:rPr>
            <w:webHidden/>
          </w:rPr>
          <w:t>172</w:t>
        </w:r>
        <w:r w:rsidR="00BD74E1">
          <w:rPr>
            <w:webHidden/>
          </w:rPr>
          <w:fldChar w:fldCharType="end"/>
        </w:r>
      </w:hyperlink>
    </w:p>
    <w:p w14:paraId="004FFCE5" w14:textId="77777777" w:rsidR="00BD74E1" w:rsidRDefault="00B74B57">
      <w:pPr>
        <w:pStyle w:val="affff0"/>
        <w:rPr>
          <w:rFonts w:asciiTheme="minorHAnsi" w:eastAsiaTheme="minorEastAsia" w:hAnsiTheme="minorHAnsi" w:cstheme="minorBidi"/>
          <w:sz w:val="22"/>
          <w:szCs w:val="22"/>
        </w:rPr>
      </w:pPr>
      <w:hyperlink w:anchor="_Toc222928001"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28 – Параметры тела (Document) запроса на подбор / сторнирование / переформирование записей учета по документу «Справка об изменении сводной бюджетной росписи федерального бюджета и лимитов бюджетных обязательств на финансовый год и на плановый период по предложению главного распорядителя средств федерального бюджета (главного администратора источников финансирования дефицита федерального бюджета)» (ф.0501055) DBD_SumBudList_GRBS_GAIF</w:t>
        </w:r>
        <w:r w:rsidR="00BD74E1">
          <w:rPr>
            <w:webHidden/>
          </w:rPr>
          <w:tab/>
        </w:r>
        <w:r w:rsidR="00BD74E1">
          <w:rPr>
            <w:webHidden/>
          </w:rPr>
          <w:fldChar w:fldCharType="begin"/>
        </w:r>
        <w:r w:rsidR="00BD74E1">
          <w:rPr>
            <w:webHidden/>
          </w:rPr>
          <w:instrText xml:space="preserve"> PAGEREF _Toc222928001 \h </w:instrText>
        </w:r>
        <w:r w:rsidR="00BD74E1">
          <w:rPr>
            <w:webHidden/>
          </w:rPr>
        </w:r>
        <w:r w:rsidR="00BD74E1">
          <w:rPr>
            <w:webHidden/>
          </w:rPr>
          <w:fldChar w:fldCharType="separate"/>
        </w:r>
        <w:r w:rsidR="00BD74E1">
          <w:rPr>
            <w:webHidden/>
          </w:rPr>
          <w:t>180</w:t>
        </w:r>
        <w:r w:rsidR="00BD74E1">
          <w:rPr>
            <w:webHidden/>
          </w:rPr>
          <w:fldChar w:fldCharType="end"/>
        </w:r>
      </w:hyperlink>
    </w:p>
    <w:p w14:paraId="17A59457" w14:textId="77777777" w:rsidR="00BD74E1" w:rsidRDefault="00B74B57">
      <w:pPr>
        <w:pStyle w:val="affff0"/>
        <w:rPr>
          <w:rFonts w:asciiTheme="minorHAnsi" w:eastAsiaTheme="minorEastAsia" w:hAnsiTheme="minorHAnsi" w:cstheme="minorBidi"/>
          <w:sz w:val="22"/>
          <w:szCs w:val="22"/>
        </w:rPr>
      </w:pPr>
      <w:hyperlink w:anchor="_Toc222928002"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 xml:space="preserve">29 – Параметры тела (Document) запроса на подбор / сторнирование / переформирование записей учета по документу «Предложения по внесению </w:t>
        </w:r>
        <w:r w:rsidR="00BD74E1" w:rsidRPr="00BD0938">
          <w:rPr>
            <w:rStyle w:val="ad"/>
          </w:rPr>
          <w:lastRenderedPageBreak/>
          <w:t>изменений в распределение бюджетных ассигнований на финансовый год и на плановый период» (ф.0501065) DBD_PropAmenBA</w:t>
        </w:r>
        <w:r w:rsidR="00BD74E1">
          <w:rPr>
            <w:webHidden/>
          </w:rPr>
          <w:tab/>
        </w:r>
        <w:r w:rsidR="00BD74E1">
          <w:rPr>
            <w:webHidden/>
          </w:rPr>
          <w:fldChar w:fldCharType="begin"/>
        </w:r>
        <w:r w:rsidR="00BD74E1">
          <w:rPr>
            <w:webHidden/>
          </w:rPr>
          <w:instrText xml:space="preserve"> PAGEREF _Toc222928002 \h </w:instrText>
        </w:r>
        <w:r w:rsidR="00BD74E1">
          <w:rPr>
            <w:webHidden/>
          </w:rPr>
        </w:r>
        <w:r w:rsidR="00BD74E1">
          <w:rPr>
            <w:webHidden/>
          </w:rPr>
          <w:fldChar w:fldCharType="separate"/>
        </w:r>
        <w:r w:rsidR="00BD74E1">
          <w:rPr>
            <w:webHidden/>
          </w:rPr>
          <w:t>191</w:t>
        </w:r>
        <w:r w:rsidR="00BD74E1">
          <w:rPr>
            <w:webHidden/>
          </w:rPr>
          <w:fldChar w:fldCharType="end"/>
        </w:r>
      </w:hyperlink>
    </w:p>
    <w:p w14:paraId="46389B75" w14:textId="77777777" w:rsidR="00BD74E1" w:rsidRDefault="00B74B57">
      <w:pPr>
        <w:pStyle w:val="affff0"/>
        <w:rPr>
          <w:rFonts w:asciiTheme="minorHAnsi" w:eastAsiaTheme="minorEastAsia" w:hAnsiTheme="minorHAnsi" w:cstheme="minorBidi"/>
          <w:sz w:val="22"/>
          <w:szCs w:val="22"/>
        </w:rPr>
      </w:pPr>
      <w:hyperlink w:anchor="_Toc222928003"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30 – Параметры тела (Document) запроса на подбор / сторнирование / переформирование записей учета по документу «Заявка на внесение изменений в сводную бюджетную роспись федерального бюджета и лимиты бюджетных обязательств» (ф.0501046) DBD_ApplPropAmenBA</w:t>
        </w:r>
        <w:r w:rsidR="00BD74E1">
          <w:rPr>
            <w:webHidden/>
          </w:rPr>
          <w:tab/>
        </w:r>
        <w:r w:rsidR="00BD74E1">
          <w:rPr>
            <w:webHidden/>
          </w:rPr>
          <w:fldChar w:fldCharType="begin"/>
        </w:r>
        <w:r w:rsidR="00BD74E1">
          <w:rPr>
            <w:webHidden/>
          </w:rPr>
          <w:instrText xml:space="preserve"> PAGEREF _Toc222928003 \h </w:instrText>
        </w:r>
        <w:r w:rsidR="00BD74E1">
          <w:rPr>
            <w:webHidden/>
          </w:rPr>
        </w:r>
        <w:r w:rsidR="00BD74E1">
          <w:rPr>
            <w:webHidden/>
          </w:rPr>
          <w:fldChar w:fldCharType="separate"/>
        </w:r>
        <w:r w:rsidR="00BD74E1">
          <w:rPr>
            <w:webHidden/>
          </w:rPr>
          <w:t>201</w:t>
        </w:r>
        <w:r w:rsidR="00BD74E1">
          <w:rPr>
            <w:webHidden/>
          </w:rPr>
          <w:fldChar w:fldCharType="end"/>
        </w:r>
      </w:hyperlink>
    </w:p>
    <w:p w14:paraId="04B0B526" w14:textId="77777777" w:rsidR="00BD74E1" w:rsidRDefault="00B74B57">
      <w:pPr>
        <w:pStyle w:val="affff0"/>
        <w:rPr>
          <w:rFonts w:asciiTheme="minorHAnsi" w:eastAsiaTheme="minorEastAsia" w:hAnsiTheme="minorHAnsi" w:cstheme="minorBidi"/>
          <w:sz w:val="22"/>
          <w:szCs w:val="22"/>
        </w:rPr>
      </w:pPr>
      <w:hyperlink w:anchor="_Toc222928004"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31 – Параметры тела (Document) запроса на подбор / сторнирование / переформирование записей учета по документу «Документ на блокировку отозванных бюджетных данных (технический документ)» DBD_DocBlockRecallBD</w:t>
        </w:r>
        <w:r w:rsidR="00BD74E1">
          <w:rPr>
            <w:webHidden/>
          </w:rPr>
          <w:tab/>
        </w:r>
        <w:r w:rsidR="00BD74E1">
          <w:rPr>
            <w:webHidden/>
          </w:rPr>
          <w:fldChar w:fldCharType="begin"/>
        </w:r>
        <w:r w:rsidR="00BD74E1">
          <w:rPr>
            <w:webHidden/>
          </w:rPr>
          <w:instrText xml:space="preserve"> PAGEREF _Toc222928004 \h </w:instrText>
        </w:r>
        <w:r w:rsidR="00BD74E1">
          <w:rPr>
            <w:webHidden/>
          </w:rPr>
        </w:r>
        <w:r w:rsidR="00BD74E1">
          <w:rPr>
            <w:webHidden/>
          </w:rPr>
          <w:fldChar w:fldCharType="separate"/>
        </w:r>
        <w:r w:rsidR="00BD74E1">
          <w:rPr>
            <w:webHidden/>
          </w:rPr>
          <w:t>210</w:t>
        </w:r>
        <w:r w:rsidR="00BD74E1">
          <w:rPr>
            <w:webHidden/>
          </w:rPr>
          <w:fldChar w:fldCharType="end"/>
        </w:r>
      </w:hyperlink>
    </w:p>
    <w:p w14:paraId="0A22301A" w14:textId="77777777" w:rsidR="00BD74E1" w:rsidRDefault="00B74B57">
      <w:pPr>
        <w:pStyle w:val="affff0"/>
        <w:rPr>
          <w:rFonts w:asciiTheme="minorHAnsi" w:eastAsiaTheme="minorEastAsia" w:hAnsiTheme="minorHAnsi" w:cstheme="minorBidi"/>
          <w:sz w:val="22"/>
          <w:szCs w:val="22"/>
        </w:rPr>
      </w:pPr>
      <w:hyperlink w:anchor="_Toc222928005"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32 – Параметры тела (Document) запроса на подбор / сторнирование / переформирование записей учета по документу «Сведения о сводной бюджетной росписи федерального бюджета и лимитах бюджетных обязательств по расходам, связанным с осуществлением капитальных вложений по объектам капитального строительства и объектам недвижимого имущества, а также их изменении на финансовый год и на плановый период» (ф. 0501080) DBD_ConsolidateInfoFAIP</w:t>
        </w:r>
        <w:r w:rsidR="00BD74E1">
          <w:rPr>
            <w:webHidden/>
          </w:rPr>
          <w:tab/>
        </w:r>
        <w:r w:rsidR="00BD74E1">
          <w:rPr>
            <w:webHidden/>
          </w:rPr>
          <w:fldChar w:fldCharType="begin"/>
        </w:r>
        <w:r w:rsidR="00BD74E1">
          <w:rPr>
            <w:webHidden/>
          </w:rPr>
          <w:instrText xml:space="preserve"> PAGEREF _Toc222928005 \h </w:instrText>
        </w:r>
        <w:r w:rsidR="00BD74E1">
          <w:rPr>
            <w:webHidden/>
          </w:rPr>
        </w:r>
        <w:r w:rsidR="00BD74E1">
          <w:rPr>
            <w:webHidden/>
          </w:rPr>
          <w:fldChar w:fldCharType="separate"/>
        </w:r>
        <w:r w:rsidR="00BD74E1">
          <w:rPr>
            <w:webHidden/>
          </w:rPr>
          <w:t>215</w:t>
        </w:r>
        <w:r w:rsidR="00BD74E1">
          <w:rPr>
            <w:webHidden/>
          </w:rPr>
          <w:fldChar w:fldCharType="end"/>
        </w:r>
      </w:hyperlink>
    </w:p>
    <w:p w14:paraId="5C9BF8E3" w14:textId="77777777" w:rsidR="00BD74E1" w:rsidRDefault="00B74B57">
      <w:pPr>
        <w:pStyle w:val="affff0"/>
        <w:rPr>
          <w:rFonts w:asciiTheme="minorHAnsi" w:eastAsiaTheme="minorEastAsia" w:hAnsiTheme="minorHAnsi" w:cstheme="minorBidi"/>
          <w:sz w:val="22"/>
          <w:szCs w:val="22"/>
        </w:rPr>
      </w:pPr>
      <w:hyperlink w:anchor="_Toc222928006"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33 – Параметры тела (Document) запроса на подбор / сторнирование / переформирование записей учета по документу «Сведения о лимитах бюджетных обязательств по расходам на реализацию мероприятий по использованию информационно-коммуникационных технологий, созданию, развитию, эксплуатации информационных систем и информационно-коммуникационной инфраструктуры на финансовый год и на плановый период» (ф. 0501155) DBD_DataSBRInfoEvent</w:t>
        </w:r>
        <w:r w:rsidR="00BD74E1">
          <w:rPr>
            <w:webHidden/>
          </w:rPr>
          <w:tab/>
        </w:r>
        <w:r w:rsidR="00BD74E1">
          <w:rPr>
            <w:webHidden/>
          </w:rPr>
          <w:fldChar w:fldCharType="begin"/>
        </w:r>
        <w:r w:rsidR="00BD74E1">
          <w:rPr>
            <w:webHidden/>
          </w:rPr>
          <w:instrText xml:space="preserve"> PAGEREF _Toc222928006 \h </w:instrText>
        </w:r>
        <w:r w:rsidR="00BD74E1">
          <w:rPr>
            <w:webHidden/>
          </w:rPr>
        </w:r>
        <w:r w:rsidR="00BD74E1">
          <w:rPr>
            <w:webHidden/>
          </w:rPr>
          <w:fldChar w:fldCharType="separate"/>
        </w:r>
        <w:r w:rsidR="00BD74E1">
          <w:rPr>
            <w:webHidden/>
          </w:rPr>
          <w:t>222</w:t>
        </w:r>
        <w:r w:rsidR="00BD74E1">
          <w:rPr>
            <w:webHidden/>
          </w:rPr>
          <w:fldChar w:fldCharType="end"/>
        </w:r>
      </w:hyperlink>
    </w:p>
    <w:p w14:paraId="66A7F314" w14:textId="77777777" w:rsidR="00BD74E1" w:rsidRDefault="00B74B57">
      <w:pPr>
        <w:pStyle w:val="affff0"/>
        <w:rPr>
          <w:rFonts w:asciiTheme="minorHAnsi" w:eastAsiaTheme="minorEastAsia" w:hAnsiTheme="minorHAnsi" w:cstheme="minorBidi"/>
          <w:sz w:val="22"/>
          <w:szCs w:val="22"/>
        </w:rPr>
      </w:pPr>
      <w:hyperlink w:anchor="_Toc222928007"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34 – Параметры тела (Document) запроса на подбор / сторнирование / переформирование записей учета по документу «Бюджетные ассигнования и лимиты бюджетных обязательств в период временного управления федеральным бюджетом» (ф. 0501062) DBD_BA_LBO_TempControl</w:t>
        </w:r>
        <w:r w:rsidR="00BD74E1">
          <w:rPr>
            <w:webHidden/>
          </w:rPr>
          <w:tab/>
        </w:r>
        <w:r w:rsidR="00BD74E1">
          <w:rPr>
            <w:webHidden/>
          </w:rPr>
          <w:fldChar w:fldCharType="begin"/>
        </w:r>
        <w:r w:rsidR="00BD74E1">
          <w:rPr>
            <w:webHidden/>
          </w:rPr>
          <w:instrText xml:space="preserve"> PAGEREF _Toc222928007 \h </w:instrText>
        </w:r>
        <w:r w:rsidR="00BD74E1">
          <w:rPr>
            <w:webHidden/>
          </w:rPr>
        </w:r>
        <w:r w:rsidR="00BD74E1">
          <w:rPr>
            <w:webHidden/>
          </w:rPr>
          <w:fldChar w:fldCharType="separate"/>
        </w:r>
        <w:r w:rsidR="00BD74E1">
          <w:rPr>
            <w:webHidden/>
          </w:rPr>
          <w:t>226</w:t>
        </w:r>
        <w:r w:rsidR="00BD74E1">
          <w:rPr>
            <w:webHidden/>
          </w:rPr>
          <w:fldChar w:fldCharType="end"/>
        </w:r>
      </w:hyperlink>
    </w:p>
    <w:p w14:paraId="54254591" w14:textId="77777777" w:rsidR="00BD74E1" w:rsidRDefault="00B74B57">
      <w:pPr>
        <w:pStyle w:val="affff0"/>
        <w:rPr>
          <w:rFonts w:asciiTheme="minorHAnsi" w:eastAsiaTheme="minorEastAsia" w:hAnsiTheme="minorHAnsi" w:cstheme="minorBidi"/>
          <w:sz w:val="22"/>
          <w:szCs w:val="22"/>
        </w:rPr>
      </w:pPr>
      <w:hyperlink w:anchor="_Toc222928008"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35 – Параметры тела (Document) запроса на подбор / сторнирование / переформирование записей учета по документу «Расходное расписание» (ф.0531722) MSC_ExpendableSchedule</w:t>
        </w:r>
        <w:r w:rsidR="00BD74E1">
          <w:rPr>
            <w:webHidden/>
          </w:rPr>
          <w:tab/>
        </w:r>
        <w:r w:rsidR="00BD74E1">
          <w:rPr>
            <w:webHidden/>
          </w:rPr>
          <w:fldChar w:fldCharType="begin"/>
        </w:r>
        <w:r w:rsidR="00BD74E1">
          <w:rPr>
            <w:webHidden/>
          </w:rPr>
          <w:instrText xml:space="preserve"> PAGEREF _Toc222928008 \h </w:instrText>
        </w:r>
        <w:r w:rsidR="00BD74E1">
          <w:rPr>
            <w:webHidden/>
          </w:rPr>
        </w:r>
        <w:r w:rsidR="00BD74E1">
          <w:rPr>
            <w:webHidden/>
          </w:rPr>
          <w:fldChar w:fldCharType="separate"/>
        </w:r>
        <w:r w:rsidR="00BD74E1">
          <w:rPr>
            <w:webHidden/>
          </w:rPr>
          <w:t>233</w:t>
        </w:r>
        <w:r w:rsidR="00BD74E1">
          <w:rPr>
            <w:webHidden/>
          </w:rPr>
          <w:fldChar w:fldCharType="end"/>
        </w:r>
      </w:hyperlink>
    </w:p>
    <w:p w14:paraId="34EABCD2" w14:textId="77777777" w:rsidR="00BD74E1" w:rsidRDefault="00B74B57">
      <w:pPr>
        <w:pStyle w:val="affff0"/>
        <w:rPr>
          <w:rFonts w:asciiTheme="minorHAnsi" w:eastAsiaTheme="minorEastAsia" w:hAnsiTheme="minorHAnsi" w:cstheme="minorBidi"/>
          <w:sz w:val="22"/>
          <w:szCs w:val="22"/>
        </w:rPr>
      </w:pPr>
      <w:hyperlink w:anchor="_Toc222928009"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 xml:space="preserve">36 – Параметры тела (Document) запроса на подбор / сторнирование / переформирование записей учета по документу «Казначейское уведомление» (ф.0531721) </w:t>
        </w:r>
        <w:r w:rsidR="00BD74E1" w:rsidRPr="00BD0938">
          <w:rPr>
            <w:rStyle w:val="ad"/>
            <w:lang w:val="en-US"/>
          </w:rPr>
          <w:t>DBD</w:t>
        </w:r>
        <w:r w:rsidR="00BD74E1" w:rsidRPr="00BD0938">
          <w:rPr>
            <w:rStyle w:val="ad"/>
          </w:rPr>
          <w:t>_</w:t>
        </w:r>
        <w:r w:rsidR="00BD74E1" w:rsidRPr="00BD0938">
          <w:rPr>
            <w:rStyle w:val="ad"/>
            <w:lang w:val="en-US"/>
          </w:rPr>
          <w:t>Treasury</w:t>
        </w:r>
        <w:r w:rsidR="00BD74E1" w:rsidRPr="00BD0938">
          <w:rPr>
            <w:rStyle w:val="ad"/>
          </w:rPr>
          <w:t>_</w:t>
        </w:r>
        <w:r w:rsidR="00BD74E1" w:rsidRPr="00BD0938">
          <w:rPr>
            <w:rStyle w:val="ad"/>
            <w:lang w:val="en-US"/>
          </w:rPr>
          <w:t>Notice</w:t>
        </w:r>
        <w:r w:rsidR="00BD74E1">
          <w:rPr>
            <w:webHidden/>
          </w:rPr>
          <w:tab/>
        </w:r>
        <w:r w:rsidR="00BD74E1">
          <w:rPr>
            <w:webHidden/>
          </w:rPr>
          <w:fldChar w:fldCharType="begin"/>
        </w:r>
        <w:r w:rsidR="00BD74E1">
          <w:rPr>
            <w:webHidden/>
          </w:rPr>
          <w:instrText xml:space="preserve"> PAGEREF _Toc222928009 \h </w:instrText>
        </w:r>
        <w:r w:rsidR="00BD74E1">
          <w:rPr>
            <w:webHidden/>
          </w:rPr>
        </w:r>
        <w:r w:rsidR="00BD74E1">
          <w:rPr>
            <w:webHidden/>
          </w:rPr>
          <w:fldChar w:fldCharType="separate"/>
        </w:r>
        <w:r w:rsidR="00BD74E1">
          <w:rPr>
            <w:webHidden/>
          </w:rPr>
          <w:t>243</w:t>
        </w:r>
        <w:r w:rsidR="00BD74E1">
          <w:rPr>
            <w:webHidden/>
          </w:rPr>
          <w:fldChar w:fldCharType="end"/>
        </w:r>
      </w:hyperlink>
    </w:p>
    <w:p w14:paraId="2C5A8268" w14:textId="77777777" w:rsidR="00BD74E1" w:rsidRDefault="00B74B57">
      <w:pPr>
        <w:pStyle w:val="affff0"/>
        <w:rPr>
          <w:rFonts w:asciiTheme="minorHAnsi" w:eastAsiaTheme="minorEastAsia" w:hAnsiTheme="minorHAnsi" w:cstheme="minorBidi"/>
          <w:sz w:val="22"/>
          <w:szCs w:val="22"/>
        </w:rPr>
      </w:pPr>
      <w:hyperlink w:anchor="_Toc222928010"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37 – Параметры тела (Document) запроса на подбор / сторнирование / переформирование записей учета по документу «Уведомление о приостановлении (отмене приостановления) операций на лицевых счетах» (ф.0506107) DBD_NoticeSuspensionLC</w:t>
        </w:r>
        <w:r w:rsidR="00BD74E1">
          <w:rPr>
            <w:webHidden/>
          </w:rPr>
          <w:tab/>
        </w:r>
        <w:r w:rsidR="00BD74E1">
          <w:rPr>
            <w:webHidden/>
          </w:rPr>
          <w:fldChar w:fldCharType="begin"/>
        </w:r>
        <w:r w:rsidR="00BD74E1">
          <w:rPr>
            <w:webHidden/>
          </w:rPr>
          <w:instrText xml:space="preserve"> PAGEREF _Toc222928010 \h </w:instrText>
        </w:r>
        <w:r w:rsidR="00BD74E1">
          <w:rPr>
            <w:webHidden/>
          </w:rPr>
        </w:r>
        <w:r w:rsidR="00BD74E1">
          <w:rPr>
            <w:webHidden/>
          </w:rPr>
          <w:fldChar w:fldCharType="separate"/>
        </w:r>
        <w:r w:rsidR="00BD74E1">
          <w:rPr>
            <w:webHidden/>
          </w:rPr>
          <w:t>251</w:t>
        </w:r>
        <w:r w:rsidR="00BD74E1">
          <w:rPr>
            <w:webHidden/>
          </w:rPr>
          <w:fldChar w:fldCharType="end"/>
        </w:r>
      </w:hyperlink>
    </w:p>
    <w:p w14:paraId="27499983" w14:textId="77777777" w:rsidR="00BD74E1" w:rsidRDefault="00B74B57">
      <w:pPr>
        <w:pStyle w:val="affff0"/>
        <w:rPr>
          <w:rFonts w:asciiTheme="minorHAnsi" w:eastAsiaTheme="minorEastAsia" w:hAnsiTheme="minorHAnsi" w:cstheme="minorBidi"/>
          <w:sz w:val="22"/>
          <w:szCs w:val="22"/>
        </w:rPr>
      </w:pPr>
      <w:hyperlink w:anchor="_Toc222928011"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38 – Параметры тела (Document) запроса на подбор / сторнирование / переформирование записей учета по документу «Информация о лимитах бюджетных обязательств, не подлежащих отзыву с лицевых счетов, открытых в территориальных органах Федерального казначейства» (ф.0506117) DBD_InfoPlannedPurchases</w:t>
        </w:r>
        <w:r w:rsidR="00BD74E1">
          <w:rPr>
            <w:webHidden/>
          </w:rPr>
          <w:tab/>
        </w:r>
        <w:r w:rsidR="00BD74E1">
          <w:rPr>
            <w:webHidden/>
          </w:rPr>
          <w:fldChar w:fldCharType="begin"/>
        </w:r>
        <w:r w:rsidR="00BD74E1">
          <w:rPr>
            <w:webHidden/>
          </w:rPr>
          <w:instrText xml:space="preserve"> PAGEREF _Toc222928011 \h </w:instrText>
        </w:r>
        <w:r w:rsidR="00BD74E1">
          <w:rPr>
            <w:webHidden/>
          </w:rPr>
        </w:r>
        <w:r w:rsidR="00BD74E1">
          <w:rPr>
            <w:webHidden/>
          </w:rPr>
          <w:fldChar w:fldCharType="separate"/>
        </w:r>
        <w:r w:rsidR="00BD74E1">
          <w:rPr>
            <w:webHidden/>
          </w:rPr>
          <w:t>257</w:t>
        </w:r>
        <w:r w:rsidR="00BD74E1">
          <w:rPr>
            <w:webHidden/>
          </w:rPr>
          <w:fldChar w:fldCharType="end"/>
        </w:r>
      </w:hyperlink>
    </w:p>
    <w:p w14:paraId="4D93063D" w14:textId="77777777" w:rsidR="00BD74E1" w:rsidRDefault="00B74B57">
      <w:pPr>
        <w:pStyle w:val="affff0"/>
        <w:rPr>
          <w:rFonts w:asciiTheme="minorHAnsi" w:eastAsiaTheme="minorEastAsia" w:hAnsiTheme="minorHAnsi" w:cstheme="minorBidi"/>
          <w:sz w:val="22"/>
          <w:szCs w:val="22"/>
        </w:rPr>
      </w:pPr>
      <w:hyperlink w:anchor="_Toc222928012"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 xml:space="preserve">39 – Параметры тела (Document) запроса на подбор / сторнирование / переформирование записей учета по документу «Информация о государственных контрактах на поставку товаров, выполнение работ, оказание услуг, заключаемых в текущем финансовом году в связи с расторжением ранее заключенных государственных контрактов на поставку товаров, выполнение работ, оказание услуг, подлежавших в соответствии с условиями этих государственных </w:t>
        </w:r>
        <w:r w:rsidR="00BD74E1" w:rsidRPr="00BD0938">
          <w:rPr>
            <w:rStyle w:val="ad"/>
          </w:rPr>
          <w:lastRenderedPageBreak/>
          <w:t>контрактов оплате в отчетном финансовом году, по соглашению сторон, решению суда или одностороннему отказу стороны государственного контракта на поставку товаров, выполнение работ, оказание услуг от его исполнения в соответствии с гражданским законодательством Российской Федерации, в том числе в связи с введением процедур, применяемых в деле о несостоятельности (банкротстве) поставщика (подрядчика, исполнителя)» (ф.0506115) DBD_InfoPublicContracts</w:t>
        </w:r>
        <w:r w:rsidR="00BD74E1">
          <w:rPr>
            <w:webHidden/>
          </w:rPr>
          <w:tab/>
        </w:r>
        <w:r w:rsidR="00BD74E1">
          <w:rPr>
            <w:webHidden/>
          </w:rPr>
          <w:fldChar w:fldCharType="begin"/>
        </w:r>
        <w:r w:rsidR="00BD74E1">
          <w:rPr>
            <w:webHidden/>
          </w:rPr>
          <w:instrText xml:space="preserve"> PAGEREF _Toc222928012 \h </w:instrText>
        </w:r>
        <w:r w:rsidR="00BD74E1">
          <w:rPr>
            <w:webHidden/>
          </w:rPr>
        </w:r>
        <w:r w:rsidR="00BD74E1">
          <w:rPr>
            <w:webHidden/>
          </w:rPr>
          <w:fldChar w:fldCharType="separate"/>
        </w:r>
        <w:r w:rsidR="00BD74E1">
          <w:rPr>
            <w:webHidden/>
          </w:rPr>
          <w:t>264</w:t>
        </w:r>
        <w:r w:rsidR="00BD74E1">
          <w:rPr>
            <w:webHidden/>
          </w:rPr>
          <w:fldChar w:fldCharType="end"/>
        </w:r>
      </w:hyperlink>
    </w:p>
    <w:p w14:paraId="1C632F39" w14:textId="77777777" w:rsidR="00BD74E1" w:rsidRDefault="00B74B57">
      <w:pPr>
        <w:pStyle w:val="affff0"/>
        <w:rPr>
          <w:rFonts w:asciiTheme="minorHAnsi" w:eastAsiaTheme="minorEastAsia" w:hAnsiTheme="minorHAnsi" w:cstheme="minorBidi"/>
          <w:sz w:val="22"/>
          <w:szCs w:val="22"/>
        </w:rPr>
      </w:pPr>
      <w:hyperlink w:anchor="_Toc222928013"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40 – Параметры тела (Document) запроса на подбор / сторнирование / переформирование записей учета по документу «Информация о записях учета АСФК» ARP_INFO_ASFK_SVAP</w:t>
        </w:r>
        <w:r w:rsidR="00BD74E1">
          <w:rPr>
            <w:webHidden/>
          </w:rPr>
          <w:tab/>
        </w:r>
        <w:r w:rsidR="00BD74E1">
          <w:rPr>
            <w:webHidden/>
          </w:rPr>
          <w:fldChar w:fldCharType="begin"/>
        </w:r>
        <w:r w:rsidR="00BD74E1">
          <w:rPr>
            <w:webHidden/>
          </w:rPr>
          <w:instrText xml:space="preserve"> PAGEREF _Toc222928013 \h </w:instrText>
        </w:r>
        <w:r w:rsidR="00BD74E1">
          <w:rPr>
            <w:webHidden/>
          </w:rPr>
        </w:r>
        <w:r w:rsidR="00BD74E1">
          <w:rPr>
            <w:webHidden/>
          </w:rPr>
          <w:fldChar w:fldCharType="separate"/>
        </w:r>
        <w:r w:rsidR="00BD74E1">
          <w:rPr>
            <w:webHidden/>
          </w:rPr>
          <w:t>269</w:t>
        </w:r>
        <w:r w:rsidR="00BD74E1">
          <w:rPr>
            <w:webHidden/>
          </w:rPr>
          <w:fldChar w:fldCharType="end"/>
        </w:r>
      </w:hyperlink>
    </w:p>
    <w:p w14:paraId="2417681D" w14:textId="77777777" w:rsidR="00BD74E1" w:rsidRDefault="00B74B57">
      <w:pPr>
        <w:pStyle w:val="affff0"/>
        <w:rPr>
          <w:rFonts w:asciiTheme="minorHAnsi" w:eastAsiaTheme="minorEastAsia" w:hAnsiTheme="minorHAnsi" w:cstheme="minorBidi"/>
          <w:sz w:val="22"/>
          <w:szCs w:val="22"/>
        </w:rPr>
      </w:pPr>
      <w:hyperlink w:anchor="_Toc222928014"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41 – Параметры тела (Document) запроса на подбор / сторнирование / переформирование записей учета по документу «Бухгалтерская справка (ф. 0504833)» ARP_SVAP_ZG_FB</w:t>
        </w:r>
        <w:r w:rsidR="00BD74E1">
          <w:rPr>
            <w:webHidden/>
          </w:rPr>
          <w:tab/>
        </w:r>
        <w:r w:rsidR="00BD74E1">
          <w:rPr>
            <w:webHidden/>
          </w:rPr>
          <w:fldChar w:fldCharType="begin"/>
        </w:r>
        <w:r w:rsidR="00BD74E1">
          <w:rPr>
            <w:webHidden/>
          </w:rPr>
          <w:instrText xml:space="preserve"> PAGEREF _Toc222928014 \h </w:instrText>
        </w:r>
        <w:r w:rsidR="00BD74E1">
          <w:rPr>
            <w:webHidden/>
          </w:rPr>
        </w:r>
        <w:r w:rsidR="00BD74E1">
          <w:rPr>
            <w:webHidden/>
          </w:rPr>
          <w:fldChar w:fldCharType="separate"/>
        </w:r>
        <w:r w:rsidR="00BD74E1">
          <w:rPr>
            <w:webHidden/>
          </w:rPr>
          <w:t>276</w:t>
        </w:r>
        <w:r w:rsidR="00BD74E1">
          <w:rPr>
            <w:webHidden/>
          </w:rPr>
          <w:fldChar w:fldCharType="end"/>
        </w:r>
      </w:hyperlink>
    </w:p>
    <w:p w14:paraId="3101E22C" w14:textId="77777777" w:rsidR="00BD74E1" w:rsidRDefault="00B74B57">
      <w:pPr>
        <w:pStyle w:val="affff0"/>
        <w:rPr>
          <w:rFonts w:asciiTheme="minorHAnsi" w:eastAsiaTheme="minorEastAsia" w:hAnsiTheme="minorHAnsi" w:cstheme="minorBidi"/>
          <w:sz w:val="22"/>
          <w:szCs w:val="22"/>
        </w:rPr>
      </w:pPr>
      <w:hyperlink w:anchor="_Toc222928015"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42 – Параметры тела (Document) запроса на подбор / сторнирование / переформирование записей учета по документу «Бухгалтерская справка (ф. 0504833)» ARP_SVAP_NG_FB</w:t>
        </w:r>
        <w:r w:rsidR="00BD74E1">
          <w:rPr>
            <w:webHidden/>
          </w:rPr>
          <w:tab/>
        </w:r>
        <w:r w:rsidR="00BD74E1">
          <w:rPr>
            <w:webHidden/>
          </w:rPr>
          <w:fldChar w:fldCharType="begin"/>
        </w:r>
        <w:r w:rsidR="00BD74E1">
          <w:rPr>
            <w:webHidden/>
          </w:rPr>
          <w:instrText xml:space="preserve"> PAGEREF _Toc222928015 \h </w:instrText>
        </w:r>
        <w:r w:rsidR="00BD74E1">
          <w:rPr>
            <w:webHidden/>
          </w:rPr>
        </w:r>
        <w:r w:rsidR="00BD74E1">
          <w:rPr>
            <w:webHidden/>
          </w:rPr>
          <w:fldChar w:fldCharType="separate"/>
        </w:r>
        <w:r w:rsidR="00BD74E1">
          <w:rPr>
            <w:webHidden/>
          </w:rPr>
          <w:t>283</w:t>
        </w:r>
        <w:r w:rsidR="00BD74E1">
          <w:rPr>
            <w:webHidden/>
          </w:rPr>
          <w:fldChar w:fldCharType="end"/>
        </w:r>
      </w:hyperlink>
    </w:p>
    <w:p w14:paraId="304E9052" w14:textId="77777777" w:rsidR="00BD74E1" w:rsidRDefault="00B74B57">
      <w:pPr>
        <w:pStyle w:val="affff0"/>
        <w:rPr>
          <w:rFonts w:asciiTheme="minorHAnsi" w:eastAsiaTheme="minorEastAsia" w:hAnsiTheme="minorHAnsi" w:cstheme="minorBidi"/>
          <w:sz w:val="22"/>
          <w:szCs w:val="22"/>
        </w:rPr>
      </w:pPr>
      <w:hyperlink w:anchor="_Toc222928016"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43 – Параметры тела (Document) запроса на подбор / сторнирование / переформирование записей учета по документу «Бухгалтерская справка (ф. 0504833)» ARP_SVAP_</w:t>
        </w:r>
        <w:r w:rsidR="00BD74E1" w:rsidRPr="00BD0938">
          <w:rPr>
            <w:rStyle w:val="ad"/>
            <w:lang w:val="en-US"/>
          </w:rPr>
          <w:t>IN</w:t>
        </w:r>
        <w:r w:rsidR="00BD74E1" w:rsidRPr="00BD0938">
          <w:rPr>
            <w:rStyle w:val="ad"/>
          </w:rPr>
          <w:t>_FB</w:t>
        </w:r>
        <w:r w:rsidR="00BD74E1">
          <w:rPr>
            <w:webHidden/>
          </w:rPr>
          <w:tab/>
        </w:r>
        <w:r w:rsidR="00BD74E1">
          <w:rPr>
            <w:webHidden/>
          </w:rPr>
          <w:fldChar w:fldCharType="begin"/>
        </w:r>
        <w:r w:rsidR="00BD74E1">
          <w:rPr>
            <w:webHidden/>
          </w:rPr>
          <w:instrText xml:space="preserve"> PAGEREF _Toc222928016 \h </w:instrText>
        </w:r>
        <w:r w:rsidR="00BD74E1">
          <w:rPr>
            <w:webHidden/>
          </w:rPr>
        </w:r>
        <w:r w:rsidR="00BD74E1">
          <w:rPr>
            <w:webHidden/>
          </w:rPr>
          <w:fldChar w:fldCharType="separate"/>
        </w:r>
        <w:r w:rsidR="00BD74E1">
          <w:rPr>
            <w:webHidden/>
          </w:rPr>
          <w:t>291</w:t>
        </w:r>
        <w:r w:rsidR="00BD74E1">
          <w:rPr>
            <w:webHidden/>
          </w:rPr>
          <w:fldChar w:fldCharType="end"/>
        </w:r>
      </w:hyperlink>
    </w:p>
    <w:p w14:paraId="51036790" w14:textId="77777777" w:rsidR="00BD74E1" w:rsidRDefault="00B74B57">
      <w:pPr>
        <w:pStyle w:val="affff0"/>
        <w:rPr>
          <w:rFonts w:asciiTheme="minorHAnsi" w:eastAsiaTheme="minorEastAsia" w:hAnsiTheme="minorHAnsi" w:cstheme="minorBidi"/>
          <w:sz w:val="22"/>
          <w:szCs w:val="22"/>
        </w:rPr>
      </w:pPr>
      <w:hyperlink w:anchor="_Toc222928017"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44 – Параметры тела (Document) запроса на подбор / сторнирование / переформирование записей учета по документу «Техническая справка для корректировки балансов» VLS_DocTechBal</w:t>
        </w:r>
        <w:r w:rsidR="00BD74E1">
          <w:rPr>
            <w:webHidden/>
          </w:rPr>
          <w:tab/>
        </w:r>
        <w:r w:rsidR="00BD74E1">
          <w:rPr>
            <w:webHidden/>
          </w:rPr>
          <w:fldChar w:fldCharType="begin"/>
        </w:r>
        <w:r w:rsidR="00BD74E1">
          <w:rPr>
            <w:webHidden/>
          </w:rPr>
          <w:instrText xml:space="preserve"> PAGEREF _Toc222928017 \h </w:instrText>
        </w:r>
        <w:r w:rsidR="00BD74E1">
          <w:rPr>
            <w:webHidden/>
          </w:rPr>
        </w:r>
        <w:r w:rsidR="00BD74E1">
          <w:rPr>
            <w:webHidden/>
          </w:rPr>
          <w:fldChar w:fldCharType="separate"/>
        </w:r>
        <w:r w:rsidR="00BD74E1">
          <w:rPr>
            <w:webHidden/>
          </w:rPr>
          <w:t>298</w:t>
        </w:r>
        <w:r w:rsidR="00BD74E1">
          <w:rPr>
            <w:webHidden/>
          </w:rPr>
          <w:fldChar w:fldCharType="end"/>
        </w:r>
      </w:hyperlink>
    </w:p>
    <w:p w14:paraId="0AA8EDFC" w14:textId="77777777" w:rsidR="00BD74E1" w:rsidRDefault="00B74B57">
      <w:pPr>
        <w:pStyle w:val="affff0"/>
        <w:rPr>
          <w:rFonts w:asciiTheme="minorHAnsi" w:eastAsiaTheme="minorEastAsia" w:hAnsiTheme="minorHAnsi" w:cstheme="minorBidi"/>
          <w:sz w:val="22"/>
          <w:szCs w:val="22"/>
        </w:rPr>
      </w:pPr>
      <w:hyperlink w:anchor="_Toc222928018"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 xml:space="preserve">45 – Параметры тела (Document) запроса на подбор / сторнирование / переформирование записей учета по документу «Распоряжение о совершении казначейского платежа (перечисление)» </w:t>
        </w:r>
        <w:r w:rsidR="00BD74E1" w:rsidRPr="00BD0938">
          <w:rPr>
            <w:rStyle w:val="ad"/>
            <w:lang w:val="en-US"/>
          </w:rPr>
          <w:t>MSC</w:t>
        </w:r>
        <w:r w:rsidR="00BD74E1" w:rsidRPr="00BD0938">
          <w:rPr>
            <w:rStyle w:val="ad"/>
          </w:rPr>
          <w:t>_</w:t>
        </w:r>
        <w:r w:rsidR="00BD74E1" w:rsidRPr="00BD0938">
          <w:rPr>
            <w:rStyle w:val="ad"/>
            <w:lang w:val="en-US"/>
          </w:rPr>
          <w:t>RSKP</w:t>
        </w:r>
        <w:r w:rsidR="00BD74E1" w:rsidRPr="00BD0938">
          <w:rPr>
            <w:rStyle w:val="ad"/>
          </w:rPr>
          <w:t>_</w:t>
        </w:r>
        <w:r w:rsidR="00BD74E1" w:rsidRPr="00BD0938">
          <w:rPr>
            <w:rStyle w:val="ad"/>
            <w:lang w:val="en-US"/>
          </w:rPr>
          <w:t>Perech</w:t>
        </w:r>
        <w:r w:rsidR="00BD74E1">
          <w:rPr>
            <w:webHidden/>
          </w:rPr>
          <w:tab/>
        </w:r>
        <w:r w:rsidR="00BD74E1">
          <w:rPr>
            <w:webHidden/>
          </w:rPr>
          <w:fldChar w:fldCharType="begin"/>
        </w:r>
        <w:r w:rsidR="00BD74E1">
          <w:rPr>
            <w:webHidden/>
          </w:rPr>
          <w:instrText xml:space="preserve"> PAGEREF _Toc222928018 \h </w:instrText>
        </w:r>
        <w:r w:rsidR="00BD74E1">
          <w:rPr>
            <w:webHidden/>
          </w:rPr>
        </w:r>
        <w:r w:rsidR="00BD74E1">
          <w:rPr>
            <w:webHidden/>
          </w:rPr>
          <w:fldChar w:fldCharType="separate"/>
        </w:r>
        <w:r w:rsidR="00BD74E1">
          <w:rPr>
            <w:webHidden/>
          </w:rPr>
          <w:t>300</w:t>
        </w:r>
        <w:r w:rsidR="00BD74E1">
          <w:rPr>
            <w:webHidden/>
          </w:rPr>
          <w:fldChar w:fldCharType="end"/>
        </w:r>
      </w:hyperlink>
    </w:p>
    <w:p w14:paraId="0DBE9AE4" w14:textId="77777777" w:rsidR="00BD74E1" w:rsidRDefault="00B74B57">
      <w:pPr>
        <w:pStyle w:val="affff0"/>
        <w:rPr>
          <w:rFonts w:asciiTheme="minorHAnsi" w:eastAsiaTheme="minorEastAsia" w:hAnsiTheme="minorHAnsi" w:cstheme="minorBidi"/>
          <w:sz w:val="22"/>
          <w:szCs w:val="22"/>
        </w:rPr>
      </w:pPr>
      <w:hyperlink w:anchor="_Toc222928019"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 xml:space="preserve">46 – Параметры тела (Document) запроса на подбор / сторнирование / переформирование записей учета по документу «Распоряжение о совершении казначейского платежа (уточнение)» </w:t>
        </w:r>
        <w:r w:rsidR="00BD74E1" w:rsidRPr="00BD0938">
          <w:rPr>
            <w:rStyle w:val="ad"/>
            <w:lang w:val="en-US"/>
          </w:rPr>
          <w:t>MSC</w:t>
        </w:r>
        <w:r w:rsidR="00BD74E1" w:rsidRPr="00BD0938">
          <w:rPr>
            <w:rStyle w:val="ad"/>
          </w:rPr>
          <w:t>_</w:t>
        </w:r>
        <w:r w:rsidR="00BD74E1" w:rsidRPr="00BD0938">
          <w:rPr>
            <w:rStyle w:val="ad"/>
            <w:lang w:val="en-US"/>
          </w:rPr>
          <w:t>RSKP</w:t>
        </w:r>
        <w:r w:rsidR="00BD74E1" w:rsidRPr="00BD0938">
          <w:rPr>
            <w:rStyle w:val="ad"/>
          </w:rPr>
          <w:t>_</w:t>
        </w:r>
        <w:r w:rsidR="00BD74E1" w:rsidRPr="00BD0938">
          <w:rPr>
            <w:rStyle w:val="ad"/>
            <w:lang w:val="en-US"/>
          </w:rPr>
          <w:t>Utoch</w:t>
        </w:r>
        <w:r w:rsidR="00BD74E1">
          <w:rPr>
            <w:webHidden/>
          </w:rPr>
          <w:tab/>
        </w:r>
        <w:r w:rsidR="00BD74E1">
          <w:rPr>
            <w:webHidden/>
          </w:rPr>
          <w:fldChar w:fldCharType="begin"/>
        </w:r>
        <w:r w:rsidR="00BD74E1">
          <w:rPr>
            <w:webHidden/>
          </w:rPr>
          <w:instrText xml:space="preserve"> PAGEREF _Toc222928019 \h </w:instrText>
        </w:r>
        <w:r w:rsidR="00BD74E1">
          <w:rPr>
            <w:webHidden/>
          </w:rPr>
        </w:r>
        <w:r w:rsidR="00BD74E1">
          <w:rPr>
            <w:webHidden/>
          </w:rPr>
          <w:fldChar w:fldCharType="separate"/>
        </w:r>
        <w:r w:rsidR="00BD74E1">
          <w:rPr>
            <w:webHidden/>
          </w:rPr>
          <w:t>306</w:t>
        </w:r>
        <w:r w:rsidR="00BD74E1">
          <w:rPr>
            <w:webHidden/>
          </w:rPr>
          <w:fldChar w:fldCharType="end"/>
        </w:r>
      </w:hyperlink>
    </w:p>
    <w:p w14:paraId="6448D519" w14:textId="77777777" w:rsidR="00BD74E1" w:rsidRDefault="00B74B57">
      <w:pPr>
        <w:pStyle w:val="affff0"/>
        <w:rPr>
          <w:rFonts w:asciiTheme="minorHAnsi" w:eastAsiaTheme="minorEastAsia" w:hAnsiTheme="minorHAnsi" w:cstheme="minorBidi"/>
          <w:sz w:val="22"/>
          <w:szCs w:val="22"/>
        </w:rPr>
      </w:pPr>
      <w:hyperlink w:anchor="_Toc222928020"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47 – Параметры тела (Document) запроса на подбор / сторнирование / переформирование записей учета по документу «Казначейское обеспечение обязательств» (ф. 0506110) MSC_KZA_</w:t>
        </w:r>
        <w:r w:rsidR="00BD74E1" w:rsidRPr="00BD0938">
          <w:rPr>
            <w:rStyle w:val="ad"/>
            <w:lang w:val="en-US"/>
          </w:rPr>
          <w:t>NPS</w:t>
        </w:r>
        <w:r w:rsidR="00BD74E1">
          <w:rPr>
            <w:webHidden/>
          </w:rPr>
          <w:tab/>
        </w:r>
        <w:r w:rsidR="00BD74E1">
          <w:rPr>
            <w:webHidden/>
          </w:rPr>
          <w:fldChar w:fldCharType="begin"/>
        </w:r>
        <w:r w:rsidR="00BD74E1">
          <w:rPr>
            <w:webHidden/>
          </w:rPr>
          <w:instrText xml:space="preserve"> PAGEREF _Toc222928020 \h </w:instrText>
        </w:r>
        <w:r w:rsidR="00BD74E1">
          <w:rPr>
            <w:webHidden/>
          </w:rPr>
        </w:r>
        <w:r w:rsidR="00BD74E1">
          <w:rPr>
            <w:webHidden/>
          </w:rPr>
          <w:fldChar w:fldCharType="separate"/>
        </w:r>
        <w:r w:rsidR="00BD74E1">
          <w:rPr>
            <w:webHidden/>
          </w:rPr>
          <w:t>314</w:t>
        </w:r>
        <w:r w:rsidR="00BD74E1">
          <w:rPr>
            <w:webHidden/>
          </w:rPr>
          <w:fldChar w:fldCharType="end"/>
        </w:r>
      </w:hyperlink>
    </w:p>
    <w:p w14:paraId="592409BB" w14:textId="77777777" w:rsidR="00BD74E1" w:rsidRDefault="00B74B57">
      <w:pPr>
        <w:pStyle w:val="affff0"/>
        <w:rPr>
          <w:rFonts w:asciiTheme="minorHAnsi" w:eastAsiaTheme="minorEastAsia" w:hAnsiTheme="minorHAnsi" w:cstheme="minorBidi"/>
          <w:sz w:val="22"/>
          <w:szCs w:val="22"/>
        </w:rPr>
      </w:pPr>
      <w:hyperlink w:anchor="_Toc222928021"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48 – Перечень атрибутов, общих для всех типов документов</w:t>
        </w:r>
        <w:r w:rsidR="00BD74E1">
          <w:rPr>
            <w:webHidden/>
          </w:rPr>
          <w:tab/>
        </w:r>
        <w:r w:rsidR="00BD74E1">
          <w:rPr>
            <w:webHidden/>
          </w:rPr>
          <w:fldChar w:fldCharType="begin"/>
        </w:r>
        <w:r w:rsidR="00BD74E1">
          <w:rPr>
            <w:webHidden/>
          </w:rPr>
          <w:instrText xml:space="preserve"> PAGEREF _Toc222928021 \h </w:instrText>
        </w:r>
        <w:r w:rsidR="00BD74E1">
          <w:rPr>
            <w:webHidden/>
          </w:rPr>
        </w:r>
        <w:r w:rsidR="00BD74E1">
          <w:rPr>
            <w:webHidden/>
          </w:rPr>
          <w:fldChar w:fldCharType="separate"/>
        </w:r>
        <w:r w:rsidR="00BD74E1">
          <w:rPr>
            <w:webHidden/>
          </w:rPr>
          <w:t>319</w:t>
        </w:r>
        <w:r w:rsidR="00BD74E1">
          <w:rPr>
            <w:webHidden/>
          </w:rPr>
          <w:fldChar w:fldCharType="end"/>
        </w:r>
      </w:hyperlink>
    </w:p>
    <w:p w14:paraId="5696291E" w14:textId="77777777" w:rsidR="00BD74E1" w:rsidRDefault="00B74B57">
      <w:pPr>
        <w:pStyle w:val="affff0"/>
        <w:rPr>
          <w:rFonts w:asciiTheme="minorHAnsi" w:eastAsiaTheme="minorEastAsia" w:hAnsiTheme="minorHAnsi" w:cstheme="minorBidi"/>
          <w:sz w:val="22"/>
          <w:szCs w:val="22"/>
        </w:rPr>
      </w:pPr>
      <w:hyperlink w:anchor="_Toc222928022"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49 – Перечень атрибутов, соответствующих типу документа «Заявка на кассовый расход» (ф. 0531801) MSC_ApplCashFlow_PBS</w:t>
        </w:r>
        <w:r w:rsidR="00BD74E1">
          <w:rPr>
            <w:webHidden/>
          </w:rPr>
          <w:tab/>
        </w:r>
        <w:r w:rsidR="00BD74E1">
          <w:rPr>
            <w:webHidden/>
          </w:rPr>
          <w:fldChar w:fldCharType="begin"/>
        </w:r>
        <w:r w:rsidR="00BD74E1">
          <w:rPr>
            <w:webHidden/>
          </w:rPr>
          <w:instrText xml:space="preserve"> PAGEREF _Toc222928022 \h </w:instrText>
        </w:r>
        <w:r w:rsidR="00BD74E1">
          <w:rPr>
            <w:webHidden/>
          </w:rPr>
        </w:r>
        <w:r w:rsidR="00BD74E1">
          <w:rPr>
            <w:webHidden/>
          </w:rPr>
          <w:fldChar w:fldCharType="separate"/>
        </w:r>
        <w:r w:rsidR="00BD74E1">
          <w:rPr>
            <w:webHidden/>
          </w:rPr>
          <w:t>320</w:t>
        </w:r>
        <w:r w:rsidR="00BD74E1">
          <w:rPr>
            <w:webHidden/>
          </w:rPr>
          <w:fldChar w:fldCharType="end"/>
        </w:r>
      </w:hyperlink>
    </w:p>
    <w:p w14:paraId="59B44A19" w14:textId="77777777" w:rsidR="00BD74E1" w:rsidRDefault="00B74B57">
      <w:pPr>
        <w:pStyle w:val="affff0"/>
        <w:rPr>
          <w:rFonts w:asciiTheme="minorHAnsi" w:eastAsiaTheme="minorEastAsia" w:hAnsiTheme="minorHAnsi" w:cstheme="minorBidi"/>
          <w:sz w:val="22"/>
          <w:szCs w:val="22"/>
        </w:rPr>
      </w:pPr>
      <w:hyperlink w:anchor="_Toc222928023"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50 – Перечень атрибутов, соответствующих типу документа «Заявка на кассовый расход (сокращенная)» (ф. 0531851) MSC_ApplCashFShrt_PBS</w:t>
        </w:r>
        <w:r w:rsidR="00BD74E1">
          <w:rPr>
            <w:webHidden/>
          </w:rPr>
          <w:tab/>
        </w:r>
        <w:r w:rsidR="00BD74E1">
          <w:rPr>
            <w:webHidden/>
          </w:rPr>
          <w:fldChar w:fldCharType="begin"/>
        </w:r>
        <w:r w:rsidR="00BD74E1">
          <w:rPr>
            <w:webHidden/>
          </w:rPr>
          <w:instrText xml:space="preserve"> PAGEREF _Toc222928023 \h </w:instrText>
        </w:r>
        <w:r w:rsidR="00BD74E1">
          <w:rPr>
            <w:webHidden/>
          </w:rPr>
        </w:r>
        <w:r w:rsidR="00BD74E1">
          <w:rPr>
            <w:webHidden/>
          </w:rPr>
          <w:fldChar w:fldCharType="separate"/>
        </w:r>
        <w:r w:rsidR="00BD74E1">
          <w:rPr>
            <w:webHidden/>
          </w:rPr>
          <w:t>326</w:t>
        </w:r>
        <w:r w:rsidR="00BD74E1">
          <w:rPr>
            <w:webHidden/>
          </w:rPr>
          <w:fldChar w:fldCharType="end"/>
        </w:r>
      </w:hyperlink>
    </w:p>
    <w:p w14:paraId="748B97FE" w14:textId="77777777" w:rsidR="00BD74E1" w:rsidRDefault="00B74B57">
      <w:pPr>
        <w:pStyle w:val="affff0"/>
        <w:rPr>
          <w:rFonts w:asciiTheme="minorHAnsi" w:eastAsiaTheme="minorEastAsia" w:hAnsiTheme="minorHAnsi" w:cstheme="minorBidi"/>
          <w:sz w:val="22"/>
          <w:szCs w:val="22"/>
        </w:rPr>
      </w:pPr>
      <w:hyperlink w:anchor="_Toc222928024"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51 – Перечень атрибутов, соответствующих типу документа «Заявка на получение денежных средств, перечисляемых на карту» (ф. 0531243) MSC_ApplFundsCard_PBS</w:t>
        </w:r>
        <w:r w:rsidR="00BD74E1">
          <w:rPr>
            <w:webHidden/>
          </w:rPr>
          <w:tab/>
        </w:r>
        <w:r w:rsidR="00BD74E1">
          <w:rPr>
            <w:webHidden/>
          </w:rPr>
          <w:fldChar w:fldCharType="begin"/>
        </w:r>
        <w:r w:rsidR="00BD74E1">
          <w:rPr>
            <w:webHidden/>
          </w:rPr>
          <w:instrText xml:space="preserve"> PAGEREF _Toc222928024 \h </w:instrText>
        </w:r>
        <w:r w:rsidR="00BD74E1">
          <w:rPr>
            <w:webHidden/>
          </w:rPr>
        </w:r>
        <w:r w:rsidR="00BD74E1">
          <w:rPr>
            <w:webHidden/>
          </w:rPr>
          <w:fldChar w:fldCharType="separate"/>
        </w:r>
        <w:r w:rsidR="00BD74E1">
          <w:rPr>
            <w:webHidden/>
          </w:rPr>
          <w:t>329</w:t>
        </w:r>
        <w:r w:rsidR="00BD74E1">
          <w:rPr>
            <w:webHidden/>
          </w:rPr>
          <w:fldChar w:fldCharType="end"/>
        </w:r>
      </w:hyperlink>
    </w:p>
    <w:p w14:paraId="2A52CF3B" w14:textId="77777777" w:rsidR="00BD74E1" w:rsidRDefault="00B74B57">
      <w:pPr>
        <w:pStyle w:val="affff0"/>
        <w:rPr>
          <w:rFonts w:asciiTheme="minorHAnsi" w:eastAsiaTheme="minorEastAsia" w:hAnsiTheme="minorHAnsi" w:cstheme="minorBidi"/>
          <w:sz w:val="22"/>
          <w:szCs w:val="22"/>
        </w:rPr>
      </w:pPr>
      <w:hyperlink w:anchor="_Toc222928025"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52 – Перечень атрибутов, соответствующих типу документа «Заявка на получение наличных денег» MSC_ApplCash_PBS</w:t>
        </w:r>
        <w:r w:rsidR="00BD74E1">
          <w:rPr>
            <w:webHidden/>
          </w:rPr>
          <w:tab/>
        </w:r>
        <w:r w:rsidR="00BD74E1">
          <w:rPr>
            <w:webHidden/>
          </w:rPr>
          <w:fldChar w:fldCharType="begin"/>
        </w:r>
        <w:r w:rsidR="00BD74E1">
          <w:rPr>
            <w:webHidden/>
          </w:rPr>
          <w:instrText xml:space="preserve"> PAGEREF _Toc222928025 \h </w:instrText>
        </w:r>
        <w:r w:rsidR="00BD74E1">
          <w:rPr>
            <w:webHidden/>
          </w:rPr>
        </w:r>
        <w:r w:rsidR="00BD74E1">
          <w:rPr>
            <w:webHidden/>
          </w:rPr>
          <w:fldChar w:fldCharType="separate"/>
        </w:r>
        <w:r w:rsidR="00BD74E1">
          <w:rPr>
            <w:webHidden/>
          </w:rPr>
          <w:t>332</w:t>
        </w:r>
        <w:r w:rsidR="00BD74E1">
          <w:rPr>
            <w:webHidden/>
          </w:rPr>
          <w:fldChar w:fldCharType="end"/>
        </w:r>
      </w:hyperlink>
    </w:p>
    <w:p w14:paraId="45E4C9E6" w14:textId="77777777" w:rsidR="00BD74E1" w:rsidRDefault="00B74B57">
      <w:pPr>
        <w:pStyle w:val="affff0"/>
        <w:rPr>
          <w:rFonts w:asciiTheme="minorHAnsi" w:eastAsiaTheme="minorEastAsia" w:hAnsiTheme="minorHAnsi" w:cstheme="minorBidi"/>
          <w:sz w:val="22"/>
          <w:szCs w:val="22"/>
        </w:rPr>
      </w:pPr>
      <w:hyperlink w:anchor="_Toc222928026"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53 – Перечень атрибутов, соответствующих типу документа «Заявка на возврат» (ф.0531803) MSC_ApplRefund_PBS</w:t>
        </w:r>
        <w:r w:rsidR="00BD74E1">
          <w:rPr>
            <w:webHidden/>
          </w:rPr>
          <w:tab/>
        </w:r>
        <w:r w:rsidR="00BD74E1">
          <w:rPr>
            <w:webHidden/>
          </w:rPr>
          <w:fldChar w:fldCharType="begin"/>
        </w:r>
        <w:r w:rsidR="00BD74E1">
          <w:rPr>
            <w:webHidden/>
          </w:rPr>
          <w:instrText xml:space="preserve"> PAGEREF _Toc222928026 \h </w:instrText>
        </w:r>
        <w:r w:rsidR="00BD74E1">
          <w:rPr>
            <w:webHidden/>
          </w:rPr>
        </w:r>
        <w:r w:rsidR="00BD74E1">
          <w:rPr>
            <w:webHidden/>
          </w:rPr>
          <w:fldChar w:fldCharType="separate"/>
        </w:r>
        <w:r w:rsidR="00BD74E1">
          <w:rPr>
            <w:webHidden/>
          </w:rPr>
          <w:t>335</w:t>
        </w:r>
        <w:r w:rsidR="00BD74E1">
          <w:rPr>
            <w:webHidden/>
          </w:rPr>
          <w:fldChar w:fldCharType="end"/>
        </w:r>
      </w:hyperlink>
    </w:p>
    <w:p w14:paraId="7522509F" w14:textId="77777777" w:rsidR="00BD74E1" w:rsidRDefault="00B74B57">
      <w:pPr>
        <w:pStyle w:val="affff0"/>
        <w:rPr>
          <w:rFonts w:asciiTheme="minorHAnsi" w:eastAsiaTheme="minorEastAsia" w:hAnsiTheme="minorHAnsi" w:cstheme="minorBidi"/>
          <w:sz w:val="22"/>
          <w:szCs w:val="22"/>
        </w:rPr>
      </w:pPr>
      <w:hyperlink w:anchor="_Toc222928027"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54 – Перечень атрибутов, соответствующих типу документа «Сводная заявка на кассовый расход» (ф.0531860) MSC_SumApplCashFTax_PBS</w:t>
        </w:r>
        <w:r w:rsidR="00BD74E1">
          <w:rPr>
            <w:webHidden/>
          </w:rPr>
          <w:tab/>
        </w:r>
        <w:r w:rsidR="00BD74E1">
          <w:rPr>
            <w:webHidden/>
          </w:rPr>
          <w:fldChar w:fldCharType="begin"/>
        </w:r>
        <w:r w:rsidR="00BD74E1">
          <w:rPr>
            <w:webHidden/>
          </w:rPr>
          <w:instrText xml:space="preserve"> PAGEREF _Toc222928027 \h </w:instrText>
        </w:r>
        <w:r w:rsidR="00BD74E1">
          <w:rPr>
            <w:webHidden/>
          </w:rPr>
        </w:r>
        <w:r w:rsidR="00BD74E1">
          <w:rPr>
            <w:webHidden/>
          </w:rPr>
          <w:fldChar w:fldCharType="separate"/>
        </w:r>
        <w:r w:rsidR="00BD74E1">
          <w:rPr>
            <w:webHidden/>
          </w:rPr>
          <w:t>338</w:t>
        </w:r>
        <w:r w:rsidR="00BD74E1">
          <w:rPr>
            <w:webHidden/>
          </w:rPr>
          <w:fldChar w:fldCharType="end"/>
        </w:r>
      </w:hyperlink>
    </w:p>
    <w:p w14:paraId="407BDC52" w14:textId="77777777" w:rsidR="00BD74E1" w:rsidRDefault="00B74B57">
      <w:pPr>
        <w:pStyle w:val="affff0"/>
        <w:rPr>
          <w:rFonts w:asciiTheme="minorHAnsi" w:eastAsiaTheme="minorEastAsia" w:hAnsiTheme="minorHAnsi" w:cstheme="minorBidi"/>
          <w:sz w:val="22"/>
          <w:szCs w:val="22"/>
        </w:rPr>
      </w:pPr>
      <w:hyperlink w:anchor="_Toc222928028"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55 – Перечень атрибутов, соответствующих типу документа «Заявление на выдачу (перевод, отзыв) Казначейского обеспечения обязательств» (ф. 0506108) MSC_STATEKZA_0506108</w:t>
        </w:r>
        <w:r w:rsidR="00BD74E1">
          <w:rPr>
            <w:webHidden/>
          </w:rPr>
          <w:tab/>
        </w:r>
        <w:r w:rsidR="00BD74E1">
          <w:rPr>
            <w:webHidden/>
          </w:rPr>
          <w:fldChar w:fldCharType="begin"/>
        </w:r>
        <w:r w:rsidR="00BD74E1">
          <w:rPr>
            <w:webHidden/>
          </w:rPr>
          <w:instrText xml:space="preserve"> PAGEREF _Toc222928028 \h </w:instrText>
        </w:r>
        <w:r w:rsidR="00BD74E1">
          <w:rPr>
            <w:webHidden/>
          </w:rPr>
        </w:r>
        <w:r w:rsidR="00BD74E1">
          <w:rPr>
            <w:webHidden/>
          </w:rPr>
          <w:fldChar w:fldCharType="separate"/>
        </w:r>
        <w:r w:rsidR="00BD74E1">
          <w:rPr>
            <w:webHidden/>
          </w:rPr>
          <w:t>341</w:t>
        </w:r>
        <w:r w:rsidR="00BD74E1">
          <w:rPr>
            <w:webHidden/>
          </w:rPr>
          <w:fldChar w:fldCharType="end"/>
        </w:r>
      </w:hyperlink>
    </w:p>
    <w:p w14:paraId="6AC019AB" w14:textId="77777777" w:rsidR="00BD74E1" w:rsidRDefault="00B74B57">
      <w:pPr>
        <w:pStyle w:val="affff0"/>
        <w:rPr>
          <w:rFonts w:asciiTheme="minorHAnsi" w:eastAsiaTheme="minorEastAsia" w:hAnsiTheme="minorHAnsi" w:cstheme="minorBidi"/>
          <w:sz w:val="22"/>
          <w:szCs w:val="22"/>
        </w:rPr>
      </w:pPr>
      <w:hyperlink w:anchor="_Toc222928029"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56 – Перечень атрибутов, соответствующих типу документа «Казначейское обеспечение обязательств» (ф. 0506110) MSC_KZA</w:t>
        </w:r>
        <w:r w:rsidR="00BD74E1">
          <w:rPr>
            <w:webHidden/>
          </w:rPr>
          <w:tab/>
        </w:r>
        <w:r w:rsidR="00BD74E1">
          <w:rPr>
            <w:webHidden/>
          </w:rPr>
          <w:fldChar w:fldCharType="begin"/>
        </w:r>
        <w:r w:rsidR="00BD74E1">
          <w:rPr>
            <w:webHidden/>
          </w:rPr>
          <w:instrText xml:space="preserve"> PAGEREF _Toc222928029 \h </w:instrText>
        </w:r>
        <w:r w:rsidR="00BD74E1">
          <w:rPr>
            <w:webHidden/>
          </w:rPr>
        </w:r>
        <w:r w:rsidR="00BD74E1">
          <w:rPr>
            <w:webHidden/>
          </w:rPr>
          <w:fldChar w:fldCharType="separate"/>
        </w:r>
        <w:r w:rsidR="00BD74E1">
          <w:rPr>
            <w:webHidden/>
          </w:rPr>
          <w:t>344</w:t>
        </w:r>
        <w:r w:rsidR="00BD74E1">
          <w:rPr>
            <w:webHidden/>
          </w:rPr>
          <w:fldChar w:fldCharType="end"/>
        </w:r>
      </w:hyperlink>
    </w:p>
    <w:p w14:paraId="66A593D4" w14:textId="77777777" w:rsidR="00BD74E1" w:rsidRDefault="00B74B57">
      <w:pPr>
        <w:pStyle w:val="affff0"/>
        <w:rPr>
          <w:rFonts w:asciiTheme="minorHAnsi" w:eastAsiaTheme="minorEastAsia" w:hAnsiTheme="minorHAnsi" w:cstheme="minorBidi"/>
          <w:sz w:val="22"/>
          <w:szCs w:val="22"/>
        </w:rPr>
      </w:pPr>
      <w:hyperlink w:anchor="_Toc222928030"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57 – Перечень атрибутов, соответствующих типу документа «Заявление на исполнение Казначейского обеспечения обязательств» (ф. 0506109) MSC_EXECUTIONKZA</w:t>
        </w:r>
        <w:r w:rsidR="00BD74E1">
          <w:rPr>
            <w:webHidden/>
          </w:rPr>
          <w:tab/>
        </w:r>
        <w:r w:rsidR="00BD74E1">
          <w:rPr>
            <w:webHidden/>
          </w:rPr>
          <w:fldChar w:fldCharType="begin"/>
        </w:r>
        <w:r w:rsidR="00BD74E1">
          <w:rPr>
            <w:webHidden/>
          </w:rPr>
          <w:instrText xml:space="preserve"> PAGEREF _Toc222928030 \h </w:instrText>
        </w:r>
        <w:r w:rsidR="00BD74E1">
          <w:rPr>
            <w:webHidden/>
          </w:rPr>
        </w:r>
        <w:r w:rsidR="00BD74E1">
          <w:rPr>
            <w:webHidden/>
          </w:rPr>
          <w:fldChar w:fldCharType="separate"/>
        </w:r>
        <w:r w:rsidR="00BD74E1">
          <w:rPr>
            <w:webHidden/>
          </w:rPr>
          <w:t>348</w:t>
        </w:r>
        <w:r w:rsidR="00BD74E1">
          <w:rPr>
            <w:webHidden/>
          </w:rPr>
          <w:fldChar w:fldCharType="end"/>
        </w:r>
      </w:hyperlink>
    </w:p>
    <w:p w14:paraId="79251CA1" w14:textId="77777777" w:rsidR="00BD74E1" w:rsidRDefault="00B74B57">
      <w:pPr>
        <w:pStyle w:val="affff0"/>
        <w:rPr>
          <w:rFonts w:asciiTheme="minorHAnsi" w:eastAsiaTheme="minorEastAsia" w:hAnsiTheme="minorHAnsi" w:cstheme="minorBidi"/>
          <w:sz w:val="22"/>
          <w:szCs w:val="22"/>
        </w:rPr>
      </w:pPr>
      <w:hyperlink w:anchor="_Toc222928031"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58 – Перечень атрибутов, соответствующих типу документа «Распоряжение о перечислении денежных средств на банковские карты «МИР» физических лиц» MSC_TransCardMIRFL</w:t>
        </w:r>
        <w:r w:rsidR="00BD74E1">
          <w:rPr>
            <w:webHidden/>
          </w:rPr>
          <w:tab/>
        </w:r>
        <w:r w:rsidR="00BD74E1">
          <w:rPr>
            <w:webHidden/>
          </w:rPr>
          <w:fldChar w:fldCharType="begin"/>
        </w:r>
        <w:r w:rsidR="00BD74E1">
          <w:rPr>
            <w:webHidden/>
          </w:rPr>
          <w:instrText xml:space="preserve"> PAGEREF _Toc222928031 \h </w:instrText>
        </w:r>
        <w:r w:rsidR="00BD74E1">
          <w:rPr>
            <w:webHidden/>
          </w:rPr>
        </w:r>
        <w:r w:rsidR="00BD74E1">
          <w:rPr>
            <w:webHidden/>
          </w:rPr>
          <w:fldChar w:fldCharType="separate"/>
        </w:r>
        <w:r w:rsidR="00BD74E1">
          <w:rPr>
            <w:webHidden/>
          </w:rPr>
          <w:t>350</w:t>
        </w:r>
        <w:r w:rsidR="00BD74E1">
          <w:rPr>
            <w:webHidden/>
          </w:rPr>
          <w:fldChar w:fldCharType="end"/>
        </w:r>
      </w:hyperlink>
    </w:p>
    <w:p w14:paraId="1FC84CEB" w14:textId="77777777" w:rsidR="00BD74E1" w:rsidRDefault="00B74B57">
      <w:pPr>
        <w:pStyle w:val="affff0"/>
        <w:rPr>
          <w:rFonts w:asciiTheme="minorHAnsi" w:eastAsiaTheme="minorEastAsia" w:hAnsiTheme="minorHAnsi" w:cstheme="minorBidi"/>
          <w:sz w:val="22"/>
          <w:szCs w:val="22"/>
        </w:rPr>
      </w:pPr>
      <w:hyperlink w:anchor="_Toc222928032"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59 – Перечень атрибутов, соответствующих типу документа «Уведомление об уточнении вида и принадлежности платежа» (ф. 0531809) MSC_NoticeClarTPay_PBS</w:t>
        </w:r>
        <w:r w:rsidR="00BD74E1">
          <w:rPr>
            <w:webHidden/>
          </w:rPr>
          <w:tab/>
        </w:r>
        <w:r w:rsidR="00BD74E1">
          <w:rPr>
            <w:webHidden/>
          </w:rPr>
          <w:fldChar w:fldCharType="begin"/>
        </w:r>
        <w:r w:rsidR="00BD74E1">
          <w:rPr>
            <w:webHidden/>
          </w:rPr>
          <w:instrText xml:space="preserve"> PAGEREF _Toc222928032 \h </w:instrText>
        </w:r>
        <w:r w:rsidR="00BD74E1">
          <w:rPr>
            <w:webHidden/>
          </w:rPr>
        </w:r>
        <w:r w:rsidR="00BD74E1">
          <w:rPr>
            <w:webHidden/>
          </w:rPr>
          <w:fldChar w:fldCharType="separate"/>
        </w:r>
        <w:r w:rsidR="00BD74E1">
          <w:rPr>
            <w:webHidden/>
          </w:rPr>
          <w:t>353</w:t>
        </w:r>
        <w:r w:rsidR="00BD74E1">
          <w:rPr>
            <w:webHidden/>
          </w:rPr>
          <w:fldChar w:fldCharType="end"/>
        </w:r>
      </w:hyperlink>
    </w:p>
    <w:p w14:paraId="623B93BC" w14:textId="77777777" w:rsidR="00BD74E1" w:rsidRDefault="00B74B57">
      <w:pPr>
        <w:pStyle w:val="affff0"/>
        <w:rPr>
          <w:rFonts w:asciiTheme="minorHAnsi" w:eastAsiaTheme="minorEastAsia" w:hAnsiTheme="minorHAnsi" w:cstheme="minorBidi"/>
          <w:sz w:val="22"/>
          <w:szCs w:val="22"/>
        </w:rPr>
      </w:pPr>
      <w:hyperlink w:anchor="_Toc222928033"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60 – Перечень атрибутов, соответствующих типу документа «Сведения о бюджетном обязательстве» EXP_InfBO</w:t>
        </w:r>
        <w:r w:rsidR="00BD74E1">
          <w:rPr>
            <w:webHidden/>
          </w:rPr>
          <w:tab/>
        </w:r>
        <w:r w:rsidR="00BD74E1">
          <w:rPr>
            <w:webHidden/>
          </w:rPr>
          <w:fldChar w:fldCharType="begin"/>
        </w:r>
        <w:r w:rsidR="00BD74E1">
          <w:rPr>
            <w:webHidden/>
          </w:rPr>
          <w:instrText xml:space="preserve"> PAGEREF _Toc222928033 \h </w:instrText>
        </w:r>
        <w:r w:rsidR="00BD74E1">
          <w:rPr>
            <w:webHidden/>
          </w:rPr>
        </w:r>
        <w:r w:rsidR="00BD74E1">
          <w:rPr>
            <w:webHidden/>
          </w:rPr>
          <w:fldChar w:fldCharType="separate"/>
        </w:r>
        <w:r w:rsidR="00BD74E1">
          <w:rPr>
            <w:webHidden/>
          </w:rPr>
          <w:t>358</w:t>
        </w:r>
        <w:r w:rsidR="00BD74E1">
          <w:rPr>
            <w:webHidden/>
          </w:rPr>
          <w:fldChar w:fldCharType="end"/>
        </w:r>
      </w:hyperlink>
    </w:p>
    <w:p w14:paraId="229F6E43" w14:textId="77777777" w:rsidR="00BD74E1" w:rsidRDefault="00B74B57">
      <w:pPr>
        <w:pStyle w:val="affff0"/>
        <w:rPr>
          <w:rFonts w:asciiTheme="minorHAnsi" w:eastAsiaTheme="minorEastAsia" w:hAnsiTheme="minorHAnsi" w:cstheme="minorBidi"/>
          <w:sz w:val="22"/>
          <w:szCs w:val="22"/>
        </w:rPr>
      </w:pPr>
      <w:hyperlink w:anchor="_Toc222928034"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61 – Перечень атрибутов, соответствующих типу документа «Сведения о денежном обязательстве» EXP_SDO</w:t>
        </w:r>
        <w:r w:rsidR="00BD74E1">
          <w:rPr>
            <w:webHidden/>
          </w:rPr>
          <w:tab/>
        </w:r>
        <w:r w:rsidR="00BD74E1">
          <w:rPr>
            <w:webHidden/>
          </w:rPr>
          <w:fldChar w:fldCharType="begin"/>
        </w:r>
        <w:r w:rsidR="00BD74E1">
          <w:rPr>
            <w:webHidden/>
          </w:rPr>
          <w:instrText xml:space="preserve"> PAGEREF _Toc222928034 \h </w:instrText>
        </w:r>
        <w:r w:rsidR="00BD74E1">
          <w:rPr>
            <w:webHidden/>
          </w:rPr>
        </w:r>
        <w:r w:rsidR="00BD74E1">
          <w:rPr>
            <w:webHidden/>
          </w:rPr>
          <w:fldChar w:fldCharType="separate"/>
        </w:r>
        <w:r w:rsidR="00BD74E1">
          <w:rPr>
            <w:webHidden/>
          </w:rPr>
          <w:t>369</w:t>
        </w:r>
        <w:r w:rsidR="00BD74E1">
          <w:rPr>
            <w:webHidden/>
          </w:rPr>
          <w:fldChar w:fldCharType="end"/>
        </w:r>
      </w:hyperlink>
    </w:p>
    <w:p w14:paraId="5955C772" w14:textId="77777777" w:rsidR="00BD74E1" w:rsidRDefault="00B74B57">
      <w:pPr>
        <w:pStyle w:val="affff0"/>
        <w:rPr>
          <w:rFonts w:asciiTheme="minorHAnsi" w:eastAsiaTheme="minorEastAsia" w:hAnsiTheme="minorHAnsi" w:cstheme="minorBidi"/>
          <w:sz w:val="22"/>
          <w:szCs w:val="22"/>
        </w:rPr>
      </w:pPr>
      <w:hyperlink w:anchor="_Toc222928035"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62 – Перечень атрибутов, соответствующих типу документа «Расчетный документ» MSC_PAYM_ORDER_PBS</w:t>
        </w:r>
        <w:r w:rsidR="00BD74E1">
          <w:rPr>
            <w:webHidden/>
          </w:rPr>
          <w:tab/>
        </w:r>
        <w:r w:rsidR="00BD74E1">
          <w:rPr>
            <w:webHidden/>
          </w:rPr>
          <w:fldChar w:fldCharType="begin"/>
        </w:r>
        <w:r w:rsidR="00BD74E1">
          <w:rPr>
            <w:webHidden/>
          </w:rPr>
          <w:instrText xml:space="preserve"> PAGEREF _Toc222928035 \h </w:instrText>
        </w:r>
        <w:r w:rsidR="00BD74E1">
          <w:rPr>
            <w:webHidden/>
          </w:rPr>
        </w:r>
        <w:r w:rsidR="00BD74E1">
          <w:rPr>
            <w:webHidden/>
          </w:rPr>
          <w:fldChar w:fldCharType="separate"/>
        </w:r>
        <w:r w:rsidR="00BD74E1">
          <w:rPr>
            <w:webHidden/>
          </w:rPr>
          <w:t>377</w:t>
        </w:r>
        <w:r w:rsidR="00BD74E1">
          <w:rPr>
            <w:webHidden/>
          </w:rPr>
          <w:fldChar w:fldCharType="end"/>
        </w:r>
      </w:hyperlink>
    </w:p>
    <w:p w14:paraId="4AD148B7" w14:textId="515085CB" w:rsidR="00BD74E1" w:rsidRDefault="00B74B57">
      <w:pPr>
        <w:pStyle w:val="affff0"/>
        <w:rPr>
          <w:rFonts w:asciiTheme="minorHAnsi" w:eastAsiaTheme="minorEastAsia" w:hAnsiTheme="minorHAnsi" w:cstheme="minorBidi"/>
          <w:sz w:val="22"/>
          <w:szCs w:val="22"/>
        </w:rPr>
      </w:pPr>
      <w:hyperlink w:anchor="_Toc222928036"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63 – Таблица Перечень атрибутов, соответствующих типу документа «Расчетный документ по платежам в иностранной валюте» PUDS_VAL</w:t>
        </w:r>
        <w:r w:rsidR="00BD74E1">
          <w:rPr>
            <w:webHidden/>
          </w:rPr>
          <w:tab/>
        </w:r>
        <w:r w:rsidR="00BD74E1">
          <w:rPr>
            <w:webHidden/>
          </w:rPr>
          <w:fldChar w:fldCharType="begin"/>
        </w:r>
        <w:r w:rsidR="00BD74E1">
          <w:rPr>
            <w:webHidden/>
          </w:rPr>
          <w:instrText xml:space="preserve"> PAGEREF _Toc222928036 \h </w:instrText>
        </w:r>
        <w:r w:rsidR="00BD74E1">
          <w:rPr>
            <w:webHidden/>
          </w:rPr>
        </w:r>
        <w:r w:rsidR="00BD74E1">
          <w:rPr>
            <w:webHidden/>
          </w:rPr>
          <w:fldChar w:fldCharType="separate"/>
        </w:r>
        <w:r w:rsidR="00BD74E1">
          <w:rPr>
            <w:webHidden/>
          </w:rPr>
          <w:t>385</w:t>
        </w:r>
        <w:r w:rsidR="00BD74E1">
          <w:rPr>
            <w:webHidden/>
          </w:rPr>
          <w:fldChar w:fldCharType="end"/>
        </w:r>
      </w:hyperlink>
    </w:p>
    <w:p w14:paraId="59DF6853" w14:textId="77777777" w:rsidR="00BD74E1" w:rsidRDefault="00B74B57">
      <w:pPr>
        <w:pStyle w:val="affff0"/>
        <w:rPr>
          <w:rFonts w:asciiTheme="minorHAnsi" w:eastAsiaTheme="minorEastAsia" w:hAnsiTheme="minorHAnsi" w:cstheme="minorBidi"/>
          <w:sz w:val="22"/>
          <w:szCs w:val="22"/>
        </w:rPr>
      </w:pPr>
      <w:hyperlink w:anchor="_Toc222928037"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64 – Перечень атрибутов, соответствующих типу документа «Заявление на проведение операций с иностранной валютой» MSC_AppForeignCurr</w:t>
        </w:r>
        <w:r w:rsidR="00BD74E1">
          <w:rPr>
            <w:webHidden/>
          </w:rPr>
          <w:tab/>
        </w:r>
        <w:r w:rsidR="00BD74E1">
          <w:rPr>
            <w:webHidden/>
          </w:rPr>
          <w:fldChar w:fldCharType="begin"/>
        </w:r>
        <w:r w:rsidR="00BD74E1">
          <w:rPr>
            <w:webHidden/>
          </w:rPr>
          <w:instrText xml:space="preserve"> PAGEREF _Toc222928037 \h </w:instrText>
        </w:r>
        <w:r w:rsidR="00BD74E1">
          <w:rPr>
            <w:webHidden/>
          </w:rPr>
        </w:r>
        <w:r w:rsidR="00BD74E1">
          <w:rPr>
            <w:webHidden/>
          </w:rPr>
          <w:fldChar w:fldCharType="separate"/>
        </w:r>
        <w:r w:rsidR="00BD74E1">
          <w:rPr>
            <w:webHidden/>
          </w:rPr>
          <w:t>388</w:t>
        </w:r>
        <w:r w:rsidR="00BD74E1">
          <w:rPr>
            <w:webHidden/>
          </w:rPr>
          <w:fldChar w:fldCharType="end"/>
        </w:r>
      </w:hyperlink>
    </w:p>
    <w:p w14:paraId="6AB21BCE" w14:textId="77777777" w:rsidR="00BD74E1" w:rsidRDefault="00B74B57">
      <w:pPr>
        <w:pStyle w:val="affff0"/>
        <w:rPr>
          <w:rFonts w:asciiTheme="minorHAnsi" w:eastAsiaTheme="minorEastAsia" w:hAnsiTheme="minorHAnsi" w:cstheme="minorBidi"/>
          <w:sz w:val="22"/>
          <w:szCs w:val="22"/>
        </w:rPr>
      </w:pPr>
      <w:hyperlink w:anchor="_Toc222928038"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65 – Перечень атрибутов, соответствующих типу документа «Извещение о поступлении в иностранной валюте» MSC_NoticeRecForCurr</w:t>
        </w:r>
        <w:r w:rsidR="00BD74E1">
          <w:rPr>
            <w:webHidden/>
          </w:rPr>
          <w:tab/>
        </w:r>
        <w:r w:rsidR="00BD74E1">
          <w:rPr>
            <w:webHidden/>
          </w:rPr>
          <w:fldChar w:fldCharType="begin"/>
        </w:r>
        <w:r w:rsidR="00BD74E1">
          <w:rPr>
            <w:webHidden/>
          </w:rPr>
          <w:instrText xml:space="preserve"> PAGEREF _Toc222928038 \h </w:instrText>
        </w:r>
        <w:r w:rsidR="00BD74E1">
          <w:rPr>
            <w:webHidden/>
          </w:rPr>
        </w:r>
        <w:r w:rsidR="00BD74E1">
          <w:rPr>
            <w:webHidden/>
          </w:rPr>
          <w:fldChar w:fldCharType="separate"/>
        </w:r>
        <w:r w:rsidR="00BD74E1">
          <w:rPr>
            <w:webHidden/>
          </w:rPr>
          <w:t>393</w:t>
        </w:r>
        <w:r w:rsidR="00BD74E1">
          <w:rPr>
            <w:webHidden/>
          </w:rPr>
          <w:fldChar w:fldCharType="end"/>
        </w:r>
      </w:hyperlink>
    </w:p>
    <w:p w14:paraId="4DE19E01" w14:textId="77777777" w:rsidR="00BD74E1" w:rsidRDefault="00B74B57">
      <w:pPr>
        <w:pStyle w:val="affff0"/>
        <w:rPr>
          <w:rFonts w:asciiTheme="minorHAnsi" w:eastAsiaTheme="minorEastAsia" w:hAnsiTheme="minorHAnsi" w:cstheme="minorBidi"/>
          <w:sz w:val="22"/>
          <w:szCs w:val="22"/>
        </w:rPr>
      </w:pPr>
      <w:hyperlink w:anchor="_Toc222928039"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66 – Перечень атрибутов, соответствующих типу документа «Сводная бюджетная роспись» (ф.0501050) DBD_BudgInvent</w:t>
        </w:r>
        <w:r w:rsidR="00BD74E1">
          <w:rPr>
            <w:webHidden/>
          </w:rPr>
          <w:tab/>
        </w:r>
        <w:r w:rsidR="00BD74E1">
          <w:rPr>
            <w:webHidden/>
          </w:rPr>
          <w:fldChar w:fldCharType="begin"/>
        </w:r>
        <w:r w:rsidR="00BD74E1">
          <w:rPr>
            <w:webHidden/>
          </w:rPr>
          <w:instrText xml:space="preserve"> PAGEREF _Toc222928039 \h </w:instrText>
        </w:r>
        <w:r w:rsidR="00BD74E1">
          <w:rPr>
            <w:webHidden/>
          </w:rPr>
        </w:r>
        <w:r w:rsidR="00BD74E1">
          <w:rPr>
            <w:webHidden/>
          </w:rPr>
          <w:fldChar w:fldCharType="separate"/>
        </w:r>
        <w:r w:rsidR="00BD74E1">
          <w:rPr>
            <w:webHidden/>
          </w:rPr>
          <w:t>397</w:t>
        </w:r>
        <w:r w:rsidR="00BD74E1">
          <w:rPr>
            <w:webHidden/>
          </w:rPr>
          <w:fldChar w:fldCharType="end"/>
        </w:r>
      </w:hyperlink>
    </w:p>
    <w:p w14:paraId="637762FB" w14:textId="77777777" w:rsidR="00BD74E1" w:rsidRDefault="00B74B57">
      <w:pPr>
        <w:pStyle w:val="affff0"/>
        <w:rPr>
          <w:rFonts w:asciiTheme="minorHAnsi" w:eastAsiaTheme="minorEastAsia" w:hAnsiTheme="minorHAnsi" w:cstheme="minorBidi"/>
          <w:sz w:val="22"/>
          <w:szCs w:val="22"/>
        </w:rPr>
      </w:pPr>
      <w:hyperlink w:anchor="_Toc222928040"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67 – Перечень атрибутов, соответствующих типу документа «Лимиты бюджетных обязательств» (ф.0501052) DBD_LimitsBudgetObligat</w:t>
        </w:r>
        <w:r w:rsidR="00BD74E1">
          <w:rPr>
            <w:webHidden/>
          </w:rPr>
          <w:tab/>
        </w:r>
        <w:r w:rsidR="00BD74E1">
          <w:rPr>
            <w:webHidden/>
          </w:rPr>
          <w:fldChar w:fldCharType="begin"/>
        </w:r>
        <w:r w:rsidR="00BD74E1">
          <w:rPr>
            <w:webHidden/>
          </w:rPr>
          <w:instrText xml:space="preserve"> PAGEREF _Toc222928040 \h </w:instrText>
        </w:r>
        <w:r w:rsidR="00BD74E1">
          <w:rPr>
            <w:webHidden/>
          </w:rPr>
        </w:r>
        <w:r w:rsidR="00BD74E1">
          <w:rPr>
            <w:webHidden/>
          </w:rPr>
          <w:fldChar w:fldCharType="separate"/>
        </w:r>
        <w:r w:rsidR="00BD74E1">
          <w:rPr>
            <w:webHidden/>
          </w:rPr>
          <w:t>402</w:t>
        </w:r>
        <w:r w:rsidR="00BD74E1">
          <w:rPr>
            <w:webHidden/>
          </w:rPr>
          <w:fldChar w:fldCharType="end"/>
        </w:r>
      </w:hyperlink>
    </w:p>
    <w:p w14:paraId="761D101F" w14:textId="77777777" w:rsidR="00BD74E1" w:rsidRDefault="00B74B57">
      <w:pPr>
        <w:pStyle w:val="affff0"/>
        <w:rPr>
          <w:rFonts w:asciiTheme="minorHAnsi" w:eastAsiaTheme="minorEastAsia" w:hAnsiTheme="minorHAnsi" w:cstheme="minorBidi"/>
          <w:sz w:val="22"/>
          <w:szCs w:val="22"/>
        </w:rPr>
      </w:pPr>
      <w:hyperlink w:anchor="_Toc222928041"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68 – Перечень атрибутов, соответствующих типу документа «Бюджетные ассигнования на исполнение публичных нормативных обязательств и лимиты бюджетных обязательств по расходам, финансовое обеспечение которых осуществляется при выполнении условий, на финансовый год и на плановый период» (ф.0501054) DBD_BudgAlloc_PNO_LBO</w:t>
        </w:r>
        <w:r w:rsidR="00BD74E1">
          <w:rPr>
            <w:webHidden/>
          </w:rPr>
          <w:tab/>
        </w:r>
        <w:r w:rsidR="00BD74E1">
          <w:rPr>
            <w:webHidden/>
          </w:rPr>
          <w:fldChar w:fldCharType="begin"/>
        </w:r>
        <w:r w:rsidR="00BD74E1">
          <w:rPr>
            <w:webHidden/>
          </w:rPr>
          <w:instrText xml:space="preserve"> PAGEREF _Toc222928041 \h </w:instrText>
        </w:r>
        <w:r w:rsidR="00BD74E1">
          <w:rPr>
            <w:webHidden/>
          </w:rPr>
        </w:r>
        <w:r w:rsidR="00BD74E1">
          <w:rPr>
            <w:webHidden/>
          </w:rPr>
          <w:fldChar w:fldCharType="separate"/>
        </w:r>
        <w:r w:rsidR="00BD74E1">
          <w:rPr>
            <w:webHidden/>
          </w:rPr>
          <w:t>405</w:t>
        </w:r>
        <w:r w:rsidR="00BD74E1">
          <w:rPr>
            <w:webHidden/>
          </w:rPr>
          <w:fldChar w:fldCharType="end"/>
        </w:r>
      </w:hyperlink>
    </w:p>
    <w:p w14:paraId="54006667" w14:textId="77777777" w:rsidR="00BD74E1" w:rsidRDefault="00B74B57">
      <w:pPr>
        <w:pStyle w:val="affff0"/>
        <w:rPr>
          <w:rFonts w:asciiTheme="minorHAnsi" w:eastAsiaTheme="minorEastAsia" w:hAnsiTheme="minorHAnsi" w:cstheme="minorBidi"/>
          <w:sz w:val="22"/>
          <w:szCs w:val="22"/>
        </w:rPr>
      </w:pPr>
      <w:hyperlink w:anchor="_Toc222928042"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69 – Перечень атрибутов, соответствующих типу документа «Предельные объемы оплаты денежных обязательств (ф. 0501079)» DBD_LimMonetaryOblig</w:t>
        </w:r>
        <w:r w:rsidR="00BD74E1">
          <w:rPr>
            <w:webHidden/>
          </w:rPr>
          <w:tab/>
        </w:r>
        <w:r w:rsidR="00BD74E1">
          <w:rPr>
            <w:webHidden/>
          </w:rPr>
          <w:fldChar w:fldCharType="begin"/>
        </w:r>
        <w:r w:rsidR="00BD74E1">
          <w:rPr>
            <w:webHidden/>
          </w:rPr>
          <w:instrText xml:space="preserve"> PAGEREF _Toc222928042 \h </w:instrText>
        </w:r>
        <w:r w:rsidR="00BD74E1">
          <w:rPr>
            <w:webHidden/>
          </w:rPr>
        </w:r>
        <w:r w:rsidR="00BD74E1">
          <w:rPr>
            <w:webHidden/>
          </w:rPr>
          <w:fldChar w:fldCharType="separate"/>
        </w:r>
        <w:r w:rsidR="00BD74E1">
          <w:rPr>
            <w:webHidden/>
          </w:rPr>
          <w:t>408</w:t>
        </w:r>
        <w:r w:rsidR="00BD74E1">
          <w:rPr>
            <w:webHidden/>
          </w:rPr>
          <w:fldChar w:fldCharType="end"/>
        </w:r>
      </w:hyperlink>
    </w:p>
    <w:p w14:paraId="2E65620C" w14:textId="77777777" w:rsidR="00BD74E1" w:rsidRDefault="00B74B57">
      <w:pPr>
        <w:pStyle w:val="affff0"/>
        <w:rPr>
          <w:rFonts w:asciiTheme="minorHAnsi" w:eastAsiaTheme="minorEastAsia" w:hAnsiTheme="minorHAnsi" w:cstheme="minorBidi"/>
          <w:sz w:val="22"/>
          <w:szCs w:val="22"/>
        </w:rPr>
      </w:pPr>
      <w:hyperlink w:anchor="_Toc222928043"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70 – Перечень атрибутов, соответствующих типу документа «Решение об отмене предельных объемов оплаты денежных обязательств» (ф.0501094) DBD_DecCancelPOFR</w:t>
        </w:r>
        <w:r w:rsidR="00BD74E1">
          <w:rPr>
            <w:webHidden/>
          </w:rPr>
          <w:tab/>
        </w:r>
        <w:r w:rsidR="00BD74E1">
          <w:rPr>
            <w:webHidden/>
          </w:rPr>
          <w:fldChar w:fldCharType="begin"/>
        </w:r>
        <w:r w:rsidR="00BD74E1">
          <w:rPr>
            <w:webHidden/>
          </w:rPr>
          <w:instrText xml:space="preserve"> PAGEREF _Toc222928043 \h </w:instrText>
        </w:r>
        <w:r w:rsidR="00BD74E1">
          <w:rPr>
            <w:webHidden/>
          </w:rPr>
        </w:r>
        <w:r w:rsidR="00BD74E1">
          <w:rPr>
            <w:webHidden/>
          </w:rPr>
          <w:fldChar w:fldCharType="separate"/>
        </w:r>
        <w:r w:rsidR="00BD74E1">
          <w:rPr>
            <w:webHidden/>
          </w:rPr>
          <w:t>411</w:t>
        </w:r>
        <w:r w:rsidR="00BD74E1">
          <w:rPr>
            <w:webHidden/>
          </w:rPr>
          <w:fldChar w:fldCharType="end"/>
        </w:r>
      </w:hyperlink>
    </w:p>
    <w:p w14:paraId="026F3E08" w14:textId="77777777" w:rsidR="00BD74E1" w:rsidRDefault="00B74B57">
      <w:pPr>
        <w:pStyle w:val="affff0"/>
        <w:rPr>
          <w:rFonts w:asciiTheme="minorHAnsi" w:eastAsiaTheme="minorEastAsia" w:hAnsiTheme="minorHAnsi" w:cstheme="minorBidi"/>
          <w:sz w:val="22"/>
          <w:szCs w:val="22"/>
        </w:rPr>
      </w:pPr>
      <w:hyperlink w:anchor="_Toc222928044"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71 – Перечень атрибутов, соответствующих типу документа «Справка об изменении сводной бюджетной росписи федерального бюджета и лимитов бюджетных обязательств на финансовый год и на плановый период» (ф.0501051) DBD_SumBudListLBO</w:t>
        </w:r>
        <w:r w:rsidR="00BD74E1">
          <w:rPr>
            <w:webHidden/>
          </w:rPr>
          <w:tab/>
        </w:r>
        <w:r w:rsidR="00BD74E1">
          <w:rPr>
            <w:webHidden/>
          </w:rPr>
          <w:fldChar w:fldCharType="begin"/>
        </w:r>
        <w:r w:rsidR="00BD74E1">
          <w:rPr>
            <w:webHidden/>
          </w:rPr>
          <w:instrText xml:space="preserve"> PAGEREF _Toc222928044 \h </w:instrText>
        </w:r>
        <w:r w:rsidR="00BD74E1">
          <w:rPr>
            <w:webHidden/>
          </w:rPr>
        </w:r>
        <w:r w:rsidR="00BD74E1">
          <w:rPr>
            <w:webHidden/>
          </w:rPr>
          <w:fldChar w:fldCharType="separate"/>
        </w:r>
        <w:r w:rsidR="00BD74E1">
          <w:rPr>
            <w:webHidden/>
          </w:rPr>
          <w:t>413</w:t>
        </w:r>
        <w:r w:rsidR="00BD74E1">
          <w:rPr>
            <w:webHidden/>
          </w:rPr>
          <w:fldChar w:fldCharType="end"/>
        </w:r>
      </w:hyperlink>
    </w:p>
    <w:p w14:paraId="00AB59F4" w14:textId="77777777" w:rsidR="00BD74E1" w:rsidRDefault="00B74B57">
      <w:pPr>
        <w:pStyle w:val="affff0"/>
        <w:rPr>
          <w:rFonts w:asciiTheme="minorHAnsi" w:eastAsiaTheme="minorEastAsia" w:hAnsiTheme="minorHAnsi" w:cstheme="minorBidi"/>
          <w:sz w:val="22"/>
          <w:szCs w:val="22"/>
        </w:rPr>
      </w:pPr>
      <w:hyperlink w:anchor="_Toc222928045"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72 – Перечень атрибутов, соответствующих типу документа «Решение об изменении сводной бюджетной росписи федерального бюджета и лимитов бюджетных обязательств на финансовый год и на плановый период» (ф.0501066) DBD_DecChange</w:t>
        </w:r>
        <w:r w:rsidR="00BD74E1">
          <w:rPr>
            <w:webHidden/>
          </w:rPr>
          <w:tab/>
        </w:r>
        <w:r w:rsidR="00BD74E1">
          <w:rPr>
            <w:webHidden/>
          </w:rPr>
          <w:fldChar w:fldCharType="begin"/>
        </w:r>
        <w:r w:rsidR="00BD74E1">
          <w:rPr>
            <w:webHidden/>
          </w:rPr>
          <w:instrText xml:space="preserve"> PAGEREF _Toc222928045 \h </w:instrText>
        </w:r>
        <w:r w:rsidR="00BD74E1">
          <w:rPr>
            <w:webHidden/>
          </w:rPr>
        </w:r>
        <w:r w:rsidR="00BD74E1">
          <w:rPr>
            <w:webHidden/>
          </w:rPr>
          <w:fldChar w:fldCharType="separate"/>
        </w:r>
        <w:r w:rsidR="00BD74E1">
          <w:rPr>
            <w:webHidden/>
          </w:rPr>
          <w:t>419</w:t>
        </w:r>
        <w:r w:rsidR="00BD74E1">
          <w:rPr>
            <w:webHidden/>
          </w:rPr>
          <w:fldChar w:fldCharType="end"/>
        </w:r>
      </w:hyperlink>
    </w:p>
    <w:p w14:paraId="48A69D17" w14:textId="77777777" w:rsidR="00BD74E1" w:rsidRDefault="00B74B57">
      <w:pPr>
        <w:pStyle w:val="affff0"/>
        <w:rPr>
          <w:rFonts w:asciiTheme="minorHAnsi" w:eastAsiaTheme="minorEastAsia" w:hAnsiTheme="minorHAnsi" w:cstheme="minorBidi"/>
          <w:sz w:val="22"/>
          <w:szCs w:val="22"/>
        </w:rPr>
      </w:pPr>
      <w:hyperlink w:anchor="_Toc222928046"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 xml:space="preserve">73 – Перечень атрибутов, соответствующих типу документа «Справка об изменении сводной бюджетной росписи федерального бюджета и лимитов бюджетных обязательств на финансовый год и на плановый периодпо </w:t>
        </w:r>
        <w:r w:rsidR="00BD74E1" w:rsidRPr="00BD0938">
          <w:rPr>
            <w:rStyle w:val="ad"/>
          </w:rPr>
          <w:lastRenderedPageBreak/>
          <w:t>предложению главного распорядителя средств федерального бюджета (главного администратора источников финансирования дефицита федерального бюджета)» (ф.0501055) DBD_SumBudList_GRBS_GAIF</w:t>
        </w:r>
        <w:r w:rsidR="00BD74E1">
          <w:rPr>
            <w:webHidden/>
          </w:rPr>
          <w:tab/>
        </w:r>
        <w:r w:rsidR="00BD74E1">
          <w:rPr>
            <w:webHidden/>
          </w:rPr>
          <w:fldChar w:fldCharType="begin"/>
        </w:r>
        <w:r w:rsidR="00BD74E1">
          <w:rPr>
            <w:webHidden/>
          </w:rPr>
          <w:instrText xml:space="preserve"> PAGEREF _Toc222928046 \h </w:instrText>
        </w:r>
        <w:r w:rsidR="00BD74E1">
          <w:rPr>
            <w:webHidden/>
          </w:rPr>
        </w:r>
        <w:r w:rsidR="00BD74E1">
          <w:rPr>
            <w:webHidden/>
          </w:rPr>
          <w:fldChar w:fldCharType="separate"/>
        </w:r>
        <w:r w:rsidR="00BD74E1">
          <w:rPr>
            <w:webHidden/>
          </w:rPr>
          <w:t>425</w:t>
        </w:r>
        <w:r w:rsidR="00BD74E1">
          <w:rPr>
            <w:webHidden/>
          </w:rPr>
          <w:fldChar w:fldCharType="end"/>
        </w:r>
      </w:hyperlink>
    </w:p>
    <w:p w14:paraId="3AE555B7" w14:textId="77777777" w:rsidR="00BD74E1" w:rsidRDefault="00B74B57">
      <w:pPr>
        <w:pStyle w:val="affff0"/>
        <w:rPr>
          <w:rFonts w:asciiTheme="minorHAnsi" w:eastAsiaTheme="minorEastAsia" w:hAnsiTheme="minorHAnsi" w:cstheme="minorBidi"/>
          <w:sz w:val="22"/>
          <w:szCs w:val="22"/>
        </w:rPr>
      </w:pPr>
      <w:hyperlink w:anchor="_Toc222928047"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74 – Перечень атрибутов, соответствующих типу документа «Предложения по внесению изменений в распределение бюджетных ассигнований на финансовый год и на плановый период» (ф.0501065) DBD_PropAmenBA</w:t>
        </w:r>
        <w:r w:rsidR="00BD74E1">
          <w:rPr>
            <w:webHidden/>
          </w:rPr>
          <w:tab/>
        </w:r>
        <w:r w:rsidR="00BD74E1">
          <w:rPr>
            <w:webHidden/>
          </w:rPr>
          <w:fldChar w:fldCharType="begin"/>
        </w:r>
        <w:r w:rsidR="00BD74E1">
          <w:rPr>
            <w:webHidden/>
          </w:rPr>
          <w:instrText xml:space="preserve"> PAGEREF _Toc222928047 \h </w:instrText>
        </w:r>
        <w:r w:rsidR="00BD74E1">
          <w:rPr>
            <w:webHidden/>
          </w:rPr>
        </w:r>
        <w:r w:rsidR="00BD74E1">
          <w:rPr>
            <w:webHidden/>
          </w:rPr>
          <w:fldChar w:fldCharType="separate"/>
        </w:r>
        <w:r w:rsidR="00BD74E1">
          <w:rPr>
            <w:webHidden/>
          </w:rPr>
          <w:t>432</w:t>
        </w:r>
        <w:r w:rsidR="00BD74E1">
          <w:rPr>
            <w:webHidden/>
          </w:rPr>
          <w:fldChar w:fldCharType="end"/>
        </w:r>
      </w:hyperlink>
    </w:p>
    <w:p w14:paraId="0B161677" w14:textId="77777777" w:rsidR="00BD74E1" w:rsidRDefault="00B74B57">
      <w:pPr>
        <w:pStyle w:val="affff0"/>
        <w:rPr>
          <w:rFonts w:asciiTheme="minorHAnsi" w:eastAsiaTheme="minorEastAsia" w:hAnsiTheme="minorHAnsi" w:cstheme="minorBidi"/>
          <w:sz w:val="22"/>
          <w:szCs w:val="22"/>
        </w:rPr>
      </w:pPr>
      <w:hyperlink w:anchor="_Toc222928048"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75 – Перечень атрибутов, соответствующих типу документа «Заявка на внесение изменений в сводную бюджетную роспись федерального бюджета и лимиты бюджетных обязательств» (ф.0501046) DBD_ApplPropAmenBA</w:t>
        </w:r>
        <w:r w:rsidR="00BD74E1">
          <w:rPr>
            <w:webHidden/>
          </w:rPr>
          <w:tab/>
        </w:r>
        <w:r w:rsidR="00BD74E1">
          <w:rPr>
            <w:webHidden/>
          </w:rPr>
          <w:fldChar w:fldCharType="begin"/>
        </w:r>
        <w:r w:rsidR="00BD74E1">
          <w:rPr>
            <w:webHidden/>
          </w:rPr>
          <w:instrText xml:space="preserve"> PAGEREF _Toc222928048 \h </w:instrText>
        </w:r>
        <w:r w:rsidR="00BD74E1">
          <w:rPr>
            <w:webHidden/>
          </w:rPr>
        </w:r>
        <w:r w:rsidR="00BD74E1">
          <w:rPr>
            <w:webHidden/>
          </w:rPr>
          <w:fldChar w:fldCharType="separate"/>
        </w:r>
        <w:r w:rsidR="00BD74E1">
          <w:rPr>
            <w:webHidden/>
          </w:rPr>
          <w:t>439</w:t>
        </w:r>
        <w:r w:rsidR="00BD74E1">
          <w:rPr>
            <w:webHidden/>
          </w:rPr>
          <w:fldChar w:fldCharType="end"/>
        </w:r>
      </w:hyperlink>
    </w:p>
    <w:p w14:paraId="6968838F" w14:textId="77777777" w:rsidR="00BD74E1" w:rsidRDefault="00B74B57">
      <w:pPr>
        <w:pStyle w:val="affff0"/>
        <w:rPr>
          <w:rFonts w:asciiTheme="minorHAnsi" w:eastAsiaTheme="minorEastAsia" w:hAnsiTheme="minorHAnsi" w:cstheme="minorBidi"/>
          <w:sz w:val="22"/>
          <w:szCs w:val="22"/>
        </w:rPr>
      </w:pPr>
      <w:hyperlink w:anchor="_Toc222928049"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76 – Перечень атрибутов, соответствующих типу документа «Документ на блокировку отозванных бюджетных данных (технический документ)» DBD_DocBlockRecallBD</w:t>
        </w:r>
        <w:r w:rsidR="00BD74E1">
          <w:rPr>
            <w:webHidden/>
          </w:rPr>
          <w:tab/>
        </w:r>
        <w:r w:rsidR="00BD74E1">
          <w:rPr>
            <w:webHidden/>
          </w:rPr>
          <w:fldChar w:fldCharType="begin"/>
        </w:r>
        <w:r w:rsidR="00BD74E1">
          <w:rPr>
            <w:webHidden/>
          </w:rPr>
          <w:instrText xml:space="preserve"> PAGEREF _Toc222928049 \h </w:instrText>
        </w:r>
        <w:r w:rsidR="00BD74E1">
          <w:rPr>
            <w:webHidden/>
          </w:rPr>
        </w:r>
        <w:r w:rsidR="00BD74E1">
          <w:rPr>
            <w:webHidden/>
          </w:rPr>
          <w:fldChar w:fldCharType="separate"/>
        </w:r>
        <w:r w:rsidR="00BD74E1">
          <w:rPr>
            <w:webHidden/>
          </w:rPr>
          <w:t>445</w:t>
        </w:r>
        <w:r w:rsidR="00BD74E1">
          <w:rPr>
            <w:webHidden/>
          </w:rPr>
          <w:fldChar w:fldCharType="end"/>
        </w:r>
      </w:hyperlink>
    </w:p>
    <w:p w14:paraId="698BE4DB" w14:textId="77777777" w:rsidR="00BD74E1" w:rsidRDefault="00B74B57">
      <w:pPr>
        <w:pStyle w:val="affff0"/>
        <w:rPr>
          <w:rFonts w:asciiTheme="minorHAnsi" w:eastAsiaTheme="minorEastAsia" w:hAnsiTheme="minorHAnsi" w:cstheme="minorBidi"/>
          <w:sz w:val="22"/>
          <w:szCs w:val="22"/>
        </w:rPr>
      </w:pPr>
      <w:hyperlink w:anchor="_Toc222928050"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77 – Перечень атрибутов, соответствующих типу документа «Сведения о сводной бюджетной росписи федерального бюджета и лимитах бюджетных обязательств по расходам, связанным с осуществлением капитальных вложений по объектам капитального строительства и объектам недвижимого имущества, а также их изменении на финансовый год и на плановый период» (ф. 0501080) DBD_ConsolidateInfoFAIP</w:t>
        </w:r>
        <w:r w:rsidR="00BD74E1">
          <w:rPr>
            <w:webHidden/>
          </w:rPr>
          <w:tab/>
        </w:r>
        <w:r w:rsidR="00BD74E1">
          <w:rPr>
            <w:webHidden/>
          </w:rPr>
          <w:fldChar w:fldCharType="begin"/>
        </w:r>
        <w:r w:rsidR="00BD74E1">
          <w:rPr>
            <w:webHidden/>
          </w:rPr>
          <w:instrText xml:space="preserve"> PAGEREF _Toc222928050 \h </w:instrText>
        </w:r>
        <w:r w:rsidR="00BD74E1">
          <w:rPr>
            <w:webHidden/>
          </w:rPr>
        </w:r>
        <w:r w:rsidR="00BD74E1">
          <w:rPr>
            <w:webHidden/>
          </w:rPr>
          <w:fldChar w:fldCharType="separate"/>
        </w:r>
        <w:r w:rsidR="00BD74E1">
          <w:rPr>
            <w:webHidden/>
          </w:rPr>
          <w:t>448</w:t>
        </w:r>
        <w:r w:rsidR="00BD74E1">
          <w:rPr>
            <w:webHidden/>
          </w:rPr>
          <w:fldChar w:fldCharType="end"/>
        </w:r>
      </w:hyperlink>
    </w:p>
    <w:p w14:paraId="36D79295" w14:textId="77777777" w:rsidR="00BD74E1" w:rsidRDefault="00B74B57">
      <w:pPr>
        <w:pStyle w:val="affff0"/>
        <w:rPr>
          <w:rFonts w:asciiTheme="minorHAnsi" w:eastAsiaTheme="minorEastAsia" w:hAnsiTheme="minorHAnsi" w:cstheme="minorBidi"/>
          <w:sz w:val="22"/>
          <w:szCs w:val="22"/>
        </w:rPr>
      </w:pPr>
      <w:hyperlink w:anchor="_Toc222928051"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78 – Перечень атрибутов, соответствующих типу документа «Сведения о лимитах бюджетных обязательств по расходам на реализацию мероприятий по использованию информационно-коммуникационных технологий, созданию, развитию, эксплуатации информационных систем и информационно-коммуникационной инфраструктуры на финансовый год и на плановый период» (ф. 0501155) DBD_DataSBRInfoEvent</w:t>
        </w:r>
        <w:r w:rsidR="00BD74E1">
          <w:rPr>
            <w:webHidden/>
          </w:rPr>
          <w:tab/>
        </w:r>
        <w:r w:rsidR="00BD74E1">
          <w:rPr>
            <w:webHidden/>
          </w:rPr>
          <w:fldChar w:fldCharType="begin"/>
        </w:r>
        <w:r w:rsidR="00BD74E1">
          <w:rPr>
            <w:webHidden/>
          </w:rPr>
          <w:instrText xml:space="preserve"> PAGEREF _Toc222928051 \h </w:instrText>
        </w:r>
        <w:r w:rsidR="00BD74E1">
          <w:rPr>
            <w:webHidden/>
          </w:rPr>
        </w:r>
        <w:r w:rsidR="00BD74E1">
          <w:rPr>
            <w:webHidden/>
          </w:rPr>
          <w:fldChar w:fldCharType="separate"/>
        </w:r>
        <w:r w:rsidR="00BD74E1">
          <w:rPr>
            <w:webHidden/>
          </w:rPr>
          <w:t>453</w:t>
        </w:r>
        <w:r w:rsidR="00BD74E1">
          <w:rPr>
            <w:webHidden/>
          </w:rPr>
          <w:fldChar w:fldCharType="end"/>
        </w:r>
      </w:hyperlink>
    </w:p>
    <w:p w14:paraId="071F1C9F" w14:textId="77777777" w:rsidR="00BD74E1" w:rsidRDefault="00B74B57">
      <w:pPr>
        <w:pStyle w:val="affff0"/>
        <w:rPr>
          <w:rFonts w:asciiTheme="minorHAnsi" w:eastAsiaTheme="minorEastAsia" w:hAnsiTheme="minorHAnsi" w:cstheme="minorBidi"/>
          <w:sz w:val="22"/>
          <w:szCs w:val="22"/>
        </w:rPr>
      </w:pPr>
      <w:hyperlink w:anchor="_Toc222928052"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79 – Перечень атрибутов, соответствующих типу документа «Бюджетные ассигнования и лимиты бюджетных обязательств в период временного управления федеральным бюджетом» (ф. 0501062) DBD_BA_LBO_TempControl</w:t>
        </w:r>
        <w:r w:rsidR="00BD74E1">
          <w:rPr>
            <w:webHidden/>
          </w:rPr>
          <w:tab/>
        </w:r>
        <w:r w:rsidR="00BD74E1">
          <w:rPr>
            <w:webHidden/>
          </w:rPr>
          <w:fldChar w:fldCharType="begin"/>
        </w:r>
        <w:r w:rsidR="00BD74E1">
          <w:rPr>
            <w:webHidden/>
          </w:rPr>
          <w:instrText xml:space="preserve"> PAGEREF _Toc222928052 \h </w:instrText>
        </w:r>
        <w:r w:rsidR="00BD74E1">
          <w:rPr>
            <w:webHidden/>
          </w:rPr>
        </w:r>
        <w:r w:rsidR="00BD74E1">
          <w:rPr>
            <w:webHidden/>
          </w:rPr>
          <w:fldChar w:fldCharType="separate"/>
        </w:r>
        <w:r w:rsidR="00BD74E1">
          <w:rPr>
            <w:webHidden/>
          </w:rPr>
          <w:t>456</w:t>
        </w:r>
        <w:r w:rsidR="00BD74E1">
          <w:rPr>
            <w:webHidden/>
          </w:rPr>
          <w:fldChar w:fldCharType="end"/>
        </w:r>
      </w:hyperlink>
    </w:p>
    <w:p w14:paraId="4F99C5F8" w14:textId="77777777" w:rsidR="00BD74E1" w:rsidRDefault="00B74B57">
      <w:pPr>
        <w:pStyle w:val="affff0"/>
        <w:rPr>
          <w:rFonts w:asciiTheme="minorHAnsi" w:eastAsiaTheme="minorEastAsia" w:hAnsiTheme="minorHAnsi" w:cstheme="minorBidi"/>
          <w:sz w:val="22"/>
          <w:szCs w:val="22"/>
        </w:rPr>
      </w:pPr>
      <w:hyperlink w:anchor="_Toc222928053"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80 – Перечень атрибутов, соответствующих типу документа «Расходное расписание» (ф.0531722) MSC_ExpendableSchedule</w:t>
        </w:r>
        <w:r w:rsidR="00BD74E1">
          <w:rPr>
            <w:webHidden/>
          </w:rPr>
          <w:tab/>
        </w:r>
        <w:r w:rsidR="00BD74E1">
          <w:rPr>
            <w:webHidden/>
          </w:rPr>
          <w:fldChar w:fldCharType="begin"/>
        </w:r>
        <w:r w:rsidR="00BD74E1">
          <w:rPr>
            <w:webHidden/>
          </w:rPr>
          <w:instrText xml:space="preserve"> PAGEREF _Toc222928053 \h </w:instrText>
        </w:r>
        <w:r w:rsidR="00BD74E1">
          <w:rPr>
            <w:webHidden/>
          </w:rPr>
        </w:r>
        <w:r w:rsidR="00BD74E1">
          <w:rPr>
            <w:webHidden/>
          </w:rPr>
          <w:fldChar w:fldCharType="separate"/>
        </w:r>
        <w:r w:rsidR="00BD74E1">
          <w:rPr>
            <w:webHidden/>
          </w:rPr>
          <w:t>460</w:t>
        </w:r>
        <w:r w:rsidR="00BD74E1">
          <w:rPr>
            <w:webHidden/>
          </w:rPr>
          <w:fldChar w:fldCharType="end"/>
        </w:r>
      </w:hyperlink>
    </w:p>
    <w:p w14:paraId="594C9C80" w14:textId="77777777" w:rsidR="00BD74E1" w:rsidRDefault="00B74B57">
      <w:pPr>
        <w:pStyle w:val="affff0"/>
        <w:rPr>
          <w:rFonts w:asciiTheme="minorHAnsi" w:eastAsiaTheme="minorEastAsia" w:hAnsiTheme="minorHAnsi" w:cstheme="minorBidi"/>
          <w:sz w:val="22"/>
          <w:szCs w:val="22"/>
        </w:rPr>
      </w:pPr>
      <w:hyperlink w:anchor="_Toc222928054"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 xml:space="preserve">81 – Перечень атрибутов, соответствующих типу документа «Казначейское уведомление» (ф.0531721) </w:t>
        </w:r>
        <w:r w:rsidR="00BD74E1" w:rsidRPr="00BD0938">
          <w:rPr>
            <w:rStyle w:val="ad"/>
            <w:lang w:val="en-US"/>
          </w:rPr>
          <w:t>DBD</w:t>
        </w:r>
        <w:r w:rsidR="00BD74E1" w:rsidRPr="00BD0938">
          <w:rPr>
            <w:rStyle w:val="ad"/>
          </w:rPr>
          <w:t>_</w:t>
        </w:r>
        <w:r w:rsidR="00BD74E1" w:rsidRPr="00BD0938">
          <w:rPr>
            <w:rStyle w:val="ad"/>
            <w:lang w:val="en-US"/>
          </w:rPr>
          <w:t>Treasury</w:t>
        </w:r>
        <w:r w:rsidR="00BD74E1" w:rsidRPr="00BD0938">
          <w:rPr>
            <w:rStyle w:val="ad"/>
          </w:rPr>
          <w:t>_</w:t>
        </w:r>
        <w:r w:rsidR="00BD74E1" w:rsidRPr="00BD0938">
          <w:rPr>
            <w:rStyle w:val="ad"/>
            <w:lang w:val="en-US"/>
          </w:rPr>
          <w:t>Notice</w:t>
        </w:r>
        <w:r w:rsidR="00BD74E1">
          <w:rPr>
            <w:webHidden/>
          </w:rPr>
          <w:tab/>
        </w:r>
        <w:r w:rsidR="00BD74E1">
          <w:rPr>
            <w:webHidden/>
          </w:rPr>
          <w:fldChar w:fldCharType="begin"/>
        </w:r>
        <w:r w:rsidR="00BD74E1">
          <w:rPr>
            <w:webHidden/>
          </w:rPr>
          <w:instrText xml:space="preserve"> PAGEREF _Toc222928054 \h </w:instrText>
        </w:r>
        <w:r w:rsidR="00BD74E1">
          <w:rPr>
            <w:webHidden/>
          </w:rPr>
        </w:r>
        <w:r w:rsidR="00BD74E1">
          <w:rPr>
            <w:webHidden/>
          </w:rPr>
          <w:fldChar w:fldCharType="separate"/>
        </w:r>
        <w:r w:rsidR="00BD74E1">
          <w:rPr>
            <w:webHidden/>
          </w:rPr>
          <w:t>467</w:t>
        </w:r>
        <w:r w:rsidR="00BD74E1">
          <w:rPr>
            <w:webHidden/>
          </w:rPr>
          <w:fldChar w:fldCharType="end"/>
        </w:r>
      </w:hyperlink>
    </w:p>
    <w:p w14:paraId="6B1CB96F" w14:textId="77777777" w:rsidR="00BD74E1" w:rsidRDefault="00B74B57">
      <w:pPr>
        <w:pStyle w:val="affff0"/>
        <w:rPr>
          <w:rFonts w:asciiTheme="minorHAnsi" w:eastAsiaTheme="minorEastAsia" w:hAnsiTheme="minorHAnsi" w:cstheme="minorBidi"/>
          <w:sz w:val="22"/>
          <w:szCs w:val="22"/>
        </w:rPr>
      </w:pPr>
      <w:hyperlink w:anchor="_Toc222928055"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82 – Перечень атрибутов, соответствующих типу документа «Уведомление о приостановлении (отмене приостановления) операций на лицевых счетах» (ф.0506107) DBD_NoticeSuspensionLC</w:t>
        </w:r>
        <w:r w:rsidR="00BD74E1">
          <w:rPr>
            <w:webHidden/>
          </w:rPr>
          <w:tab/>
        </w:r>
        <w:r w:rsidR="00BD74E1">
          <w:rPr>
            <w:webHidden/>
          </w:rPr>
          <w:fldChar w:fldCharType="begin"/>
        </w:r>
        <w:r w:rsidR="00BD74E1">
          <w:rPr>
            <w:webHidden/>
          </w:rPr>
          <w:instrText xml:space="preserve"> PAGEREF _Toc222928055 \h </w:instrText>
        </w:r>
        <w:r w:rsidR="00BD74E1">
          <w:rPr>
            <w:webHidden/>
          </w:rPr>
        </w:r>
        <w:r w:rsidR="00BD74E1">
          <w:rPr>
            <w:webHidden/>
          </w:rPr>
          <w:fldChar w:fldCharType="separate"/>
        </w:r>
        <w:r w:rsidR="00BD74E1">
          <w:rPr>
            <w:webHidden/>
          </w:rPr>
          <w:t>474</w:t>
        </w:r>
        <w:r w:rsidR="00BD74E1">
          <w:rPr>
            <w:webHidden/>
          </w:rPr>
          <w:fldChar w:fldCharType="end"/>
        </w:r>
      </w:hyperlink>
    </w:p>
    <w:p w14:paraId="4802B67C" w14:textId="77777777" w:rsidR="00BD74E1" w:rsidRDefault="00B74B57">
      <w:pPr>
        <w:pStyle w:val="affff0"/>
        <w:rPr>
          <w:rFonts w:asciiTheme="minorHAnsi" w:eastAsiaTheme="minorEastAsia" w:hAnsiTheme="minorHAnsi" w:cstheme="minorBidi"/>
          <w:sz w:val="22"/>
          <w:szCs w:val="22"/>
        </w:rPr>
      </w:pPr>
      <w:hyperlink w:anchor="_Toc222928056"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83 – Перечень атрибутов, соответствующих типу документа «Информация о лимитах бюджетных обязательств, не подлежащих отзыву с лицевых счетов, открытых в территориальных органах Федерального казначейства» (ф.0506117) DBD_InfoPlannedPurchases</w:t>
        </w:r>
        <w:r w:rsidR="00BD74E1">
          <w:rPr>
            <w:webHidden/>
          </w:rPr>
          <w:tab/>
        </w:r>
        <w:r w:rsidR="00BD74E1">
          <w:rPr>
            <w:webHidden/>
          </w:rPr>
          <w:fldChar w:fldCharType="begin"/>
        </w:r>
        <w:r w:rsidR="00BD74E1">
          <w:rPr>
            <w:webHidden/>
          </w:rPr>
          <w:instrText xml:space="preserve"> PAGEREF _Toc222928056 \h </w:instrText>
        </w:r>
        <w:r w:rsidR="00BD74E1">
          <w:rPr>
            <w:webHidden/>
          </w:rPr>
        </w:r>
        <w:r w:rsidR="00BD74E1">
          <w:rPr>
            <w:webHidden/>
          </w:rPr>
          <w:fldChar w:fldCharType="separate"/>
        </w:r>
        <w:r w:rsidR="00BD74E1">
          <w:rPr>
            <w:webHidden/>
          </w:rPr>
          <w:t>476</w:t>
        </w:r>
        <w:r w:rsidR="00BD74E1">
          <w:rPr>
            <w:webHidden/>
          </w:rPr>
          <w:fldChar w:fldCharType="end"/>
        </w:r>
      </w:hyperlink>
    </w:p>
    <w:p w14:paraId="2B1F80E6" w14:textId="77777777" w:rsidR="00BD74E1" w:rsidRDefault="00B74B57">
      <w:pPr>
        <w:pStyle w:val="affff0"/>
        <w:rPr>
          <w:rFonts w:asciiTheme="minorHAnsi" w:eastAsiaTheme="minorEastAsia" w:hAnsiTheme="minorHAnsi" w:cstheme="minorBidi"/>
          <w:sz w:val="22"/>
          <w:szCs w:val="22"/>
        </w:rPr>
      </w:pPr>
      <w:hyperlink w:anchor="_Toc222928057"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 xml:space="preserve">84 – Перечень атрибутов, соответствующих типу документа документу «Информация о государственных контрактах на поставку товаров, выполнение работ, оказание услуг, заключаемых в текущем финансовом году в связи с расторжением ранее заключенных государственных контрактов на поставку товаров, выполнение работ, оказание услуг, подлежавших в соответствии с условиями этих государственных контрактов оплате в отчетном финансовом году, по соглашению сторон, решению суда или одностороннему отказу стороны государственного контракта на поставку товаров, выполнение работ, оказание услуг от его исполнения в соответствии с гражданским законодательством Российской Федерации, в том числе в связи с введением процедур, применяемых </w:t>
        </w:r>
        <w:r w:rsidR="00BD74E1" w:rsidRPr="00BD0938">
          <w:rPr>
            <w:rStyle w:val="ad"/>
          </w:rPr>
          <w:lastRenderedPageBreak/>
          <w:t>в деле о несостоятельности (банкротстве) поставщика (подрядчика, исполнителя)» (ф.0506115) DBD_InfoPublicContracts</w:t>
        </w:r>
        <w:r w:rsidR="00BD74E1">
          <w:rPr>
            <w:webHidden/>
          </w:rPr>
          <w:tab/>
        </w:r>
        <w:r w:rsidR="00BD74E1">
          <w:rPr>
            <w:webHidden/>
          </w:rPr>
          <w:fldChar w:fldCharType="begin"/>
        </w:r>
        <w:r w:rsidR="00BD74E1">
          <w:rPr>
            <w:webHidden/>
          </w:rPr>
          <w:instrText xml:space="preserve"> PAGEREF _Toc222928057 \h </w:instrText>
        </w:r>
        <w:r w:rsidR="00BD74E1">
          <w:rPr>
            <w:webHidden/>
          </w:rPr>
        </w:r>
        <w:r w:rsidR="00BD74E1">
          <w:rPr>
            <w:webHidden/>
          </w:rPr>
          <w:fldChar w:fldCharType="separate"/>
        </w:r>
        <w:r w:rsidR="00BD74E1">
          <w:rPr>
            <w:webHidden/>
          </w:rPr>
          <w:t>480</w:t>
        </w:r>
        <w:r w:rsidR="00BD74E1">
          <w:rPr>
            <w:webHidden/>
          </w:rPr>
          <w:fldChar w:fldCharType="end"/>
        </w:r>
      </w:hyperlink>
    </w:p>
    <w:p w14:paraId="72A0C6D3" w14:textId="77777777" w:rsidR="00BD74E1" w:rsidRDefault="00B74B57">
      <w:pPr>
        <w:pStyle w:val="affff0"/>
        <w:rPr>
          <w:rFonts w:asciiTheme="minorHAnsi" w:eastAsiaTheme="minorEastAsia" w:hAnsiTheme="minorHAnsi" w:cstheme="minorBidi"/>
          <w:sz w:val="22"/>
          <w:szCs w:val="22"/>
        </w:rPr>
      </w:pPr>
      <w:hyperlink w:anchor="_Toc222928058"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85 – Перечень атрибутов, соответствующих типу документа «Информация о записях учета АСФК» ARP_INFO_ASFK_SVAP</w:t>
        </w:r>
        <w:r w:rsidR="00BD74E1">
          <w:rPr>
            <w:webHidden/>
          </w:rPr>
          <w:tab/>
        </w:r>
        <w:r w:rsidR="00BD74E1">
          <w:rPr>
            <w:webHidden/>
          </w:rPr>
          <w:fldChar w:fldCharType="begin"/>
        </w:r>
        <w:r w:rsidR="00BD74E1">
          <w:rPr>
            <w:webHidden/>
          </w:rPr>
          <w:instrText xml:space="preserve"> PAGEREF _Toc222928058 \h </w:instrText>
        </w:r>
        <w:r w:rsidR="00BD74E1">
          <w:rPr>
            <w:webHidden/>
          </w:rPr>
        </w:r>
        <w:r w:rsidR="00BD74E1">
          <w:rPr>
            <w:webHidden/>
          </w:rPr>
          <w:fldChar w:fldCharType="separate"/>
        </w:r>
        <w:r w:rsidR="00BD74E1">
          <w:rPr>
            <w:webHidden/>
          </w:rPr>
          <w:t>481</w:t>
        </w:r>
        <w:r w:rsidR="00BD74E1">
          <w:rPr>
            <w:webHidden/>
          </w:rPr>
          <w:fldChar w:fldCharType="end"/>
        </w:r>
      </w:hyperlink>
    </w:p>
    <w:p w14:paraId="1CF8939A" w14:textId="77777777" w:rsidR="00BD74E1" w:rsidRDefault="00B74B57">
      <w:pPr>
        <w:pStyle w:val="affff0"/>
        <w:rPr>
          <w:rFonts w:asciiTheme="minorHAnsi" w:eastAsiaTheme="minorEastAsia" w:hAnsiTheme="minorHAnsi" w:cstheme="minorBidi"/>
          <w:sz w:val="22"/>
          <w:szCs w:val="22"/>
        </w:rPr>
      </w:pPr>
      <w:hyperlink w:anchor="_Toc222928059"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86 – Перечень атрибутов, соответствующих типу документа «</w:t>
        </w:r>
        <w:r w:rsidR="00BD74E1" w:rsidRPr="00BD0938">
          <w:rPr>
            <w:rStyle w:val="ad"/>
            <w:bCs/>
          </w:rPr>
          <w:t>Бухгалтерская справка» (ф. 0504833)</w:t>
        </w:r>
        <w:r w:rsidR="00BD74E1" w:rsidRPr="00BD0938">
          <w:rPr>
            <w:rStyle w:val="ad"/>
          </w:rPr>
          <w:t xml:space="preserve"> ARP_SVAP_ZG_FB</w:t>
        </w:r>
        <w:r w:rsidR="00BD74E1">
          <w:rPr>
            <w:webHidden/>
          </w:rPr>
          <w:tab/>
        </w:r>
        <w:r w:rsidR="00BD74E1">
          <w:rPr>
            <w:webHidden/>
          </w:rPr>
          <w:fldChar w:fldCharType="begin"/>
        </w:r>
        <w:r w:rsidR="00BD74E1">
          <w:rPr>
            <w:webHidden/>
          </w:rPr>
          <w:instrText xml:space="preserve"> PAGEREF _Toc222928059 \h </w:instrText>
        </w:r>
        <w:r w:rsidR="00BD74E1">
          <w:rPr>
            <w:webHidden/>
          </w:rPr>
        </w:r>
        <w:r w:rsidR="00BD74E1">
          <w:rPr>
            <w:webHidden/>
          </w:rPr>
          <w:fldChar w:fldCharType="separate"/>
        </w:r>
        <w:r w:rsidR="00BD74E1">
          <w:rPr>
            <w:webHidden/>
          </w:rPr>
          <w:t>485</w:t>
        </w:r>
        <w:r w:rsidR="00BD74E1">
          <w:rPr>
            <w:webHidden/>
          </w:rPr>
          <w:fldChar w:fldCharType="end"/>
        </w:r>
      </w:hyperlink>
    </w:p>
    <w:p w14:paraId="074333AB" w14:textId="77777777" w:rsidR="00BD74E1" w:rsidRDefault="00B74B57">
      <w:pPr>
        <w:pStyle w:val="affff0"/>
        <w:rPr>
          <w:rFonts w:asciiTheme="minorHAnsi" w:eastAsiaTheme="minorEastAsia" w:hAnsiTheme="minorHAnsi" w:cstheme="minorBidi"/>
          <w:sz w:val="22"/>
          <w:szCs w:val="22"/>
        </w:rPr>
      </w:pPr>
      <w:hyperlink w:anchor="_Toc222928060"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87 – Перечень атрибутов, соответствующих типу документа «</w:t>
        </w:r>
        <w:r w:rsidR="00BD74E1" w:rsidRPr="00BD0938">
          <w:rPr>
            <w:rStyle w:val="ad"/>
            <w:bCs/>
          </w:rPr>
          <w:t xml:space="preserve">Бухгалтерская справка» (ф. 0504833) </w:t>
        </w:r>
        <w:r w:rsidR="00BD74E1" w:rsidRPr="00BD0938">
          <w:rPr>
            <w:rStyle w:val="ad"/>
          </w:rPr>
          <w:t>ARP_SVAP_</w:t>
        </w:r>
        <w:r w:rsidR="00BD74E1" w:rsidRPr="00BD0938">
          <w:rPr>
            <w:rStyle w:val="ad"/>
            <w:lang w:val="en-US"/>
          </w:rPr>
          <w:t>N</w:t>
        </w:r>
        <w:r w:rsidR="00BD74E1" w:rsidRPr="00BD0938">
          <w:rPr>
            <w:rStyle w:val="ad"/>
          </w:rPr>
          <w:t>G_FB</w:t>
        </w:r>
        <w:r w:rsidR="00BD74E1">
          <w:rPr>
            <w:webHidden/>
          </w:rPr>
          <w:tab/>
        </w:r>
        <w:r w:rsidR="00BD74E1">
          <w:rPr>
            <w:webHidden/>
          </w:rPr>
          <w:fldChar w:fldCharType="begin"/>
        </w:r>
        <w:r w:rsidR="00BD74E1">
          <w:rPr>
            <w:webHidden/>
          </w:rPr>
          <w:instrText xml:space="preserve"> PAGEREF _Toc222928060 \h </w:instrText>
        </w:r>
        <w:r w:rsidR="00BD74E1">
          <w:rPr>
            <w:webHidden/>
          </w:rPr>
        </w:r>
        <w:r w:rsidR="00BD74E1">
          <w:rPr>
            <w:webHidden/>
          </w:rPr>
          <w:fldChar w:fldCharType="separate"/>
        </w:r>
        <w:r w:rsidR="00BD74E1">
          <w:rPr>
            <w:webHidden/>
          </w:rPr>
          <w:t>490</w:t>
        </w:r>
        <w:r w:rsidR="00BD74E1">
          <w:rPr>
            <w:webHidden/>
          </w:rPr>
          <w:fldChar w:fldCharType="end"/>
        </w:r>
      </w:hyperlink>
    </w:p>
    <w:p w14:paraId="3821EDDB" w14:textId="77777777" w:rsidR="00BD74E1" w:rsidRDefault="00B74B57">
      <w:pPr>
        <w:pStyle w:val="affff0"/>
        <w:rPr>
          <w:rFonts w:asciiTheme="minorHAnsi" w:eastAsiaTheme="minorEastAsia" w:hAnsiTheme="minorHAnsi" w:cstheme="minorBidi"/>
          <w:sz w:val="22"/>
          <w:szCs w:val="22"/>
        </w:rPr>
      </w:pPr>
      <w:hyperlink w:anchor="_Toc222928061"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88 – Перечень атрибутов, соответствующих типу документа «</w:t>
        </w:r>
        <w:r w:rsidR="00BD74E1" w:rsidRPr="00BD0938">
          <w:rPr>
            <w:rStyle w:val="ad"/>
            <w:bCs/>
          </w:rPr>
          <w:t xml:space="preserve">Бухгалтерская справка» (ф. 0504833) </w:t>
        </w:r>
        <w:r w:rsidR="00BD74E1" w:rsidRPr="00BD0938">
          <w:rPr>
            <w:rStyle w:val="ad"/>
          </w:rPr>
          <w:t>ARP_SVAP_</w:t>
        </w:r>
        <w:r w:rsidR="00BD74E1" w:rsidRPr="00BD0938">
          <w:rPr>
            <w:rStyle w:val="ad"/>
            <w:lang w:val="en-US"/>
          </w:rPr>
          <w:t>IN</w:t>
        </w:r>
        <w:r w:rsidR="00BD74E1" w:rsidRPr="00BD0938">
          <w:rPr>
            <w:rStyle w:val="ad"/>
          </w:rPr>
          <w:t>_FB</w:t>
        </w:r>
        <w:r w:rsidR="00BD74E1">
          <w:rPr>
            <w:webHidden/>
          </w:rPr>
          <w:tab/>
        </w:r>
        <w:r w:rsidR="00BD74E1">
          <w:rPr>
            <w:webHidden/>
          </w:rPr>
          <w:fldChar w:fldCharType="begin"/>
        </w:r>
        <w:r w:rsidR="00BD74E1">
          <w:rPr>
            <w:webHidden/>
          </w:rPr>
          <w:instrText xml:space="preserve"> PAGEREF _Toc222928061 \h </w:instrText>
        </w:r>
        <w:r w:rsidR="00BD74E1">
          <w:rPr>
            <w:webHidden/>
          </w:rPr>
        </w:r>
        <w:r w:rsidR="00BD74E1">
          <w:rPr>
            <w:webHidden/>
          </w:rPr>
          <w:fldChar w:fldCharType="separate"/>
        </w:r>
        <w:r w:rsidR="00BD74E1">
          <w:rPr>
            <w:webHidden/>
          </w:rPr>
          <w:t>494</w:t>
        </w:r>
        <w:r w:rsidR="00BD74E1">
          <w:rPr>
            <w:webHidden/>
          </w:rPr>
          <w:fldChar w:fldCharType="end"/>
        </w:r>
      </w:hyperlink>
    </w:p>
    <w:p w14:paraId="08AEB005" w14:textId="77777777" w:rsidR="00BD74E1" w:rsidRDefault="00B74B57">
      <w:pPr>
        <w:pStyle w:val="affff0"/>
        <w:rPr>
          <w:rFonts w:asciiTheme="minorHAnsi" w:eastAsiaTheme="minorEastAsia" w:hAnsiTheme="minorHAnsi" w:cstheme="minorBidi"/>
          <w:sz w:val="22"/>
          <w:szCs w:val="22"/>
        </w:rPr>
      </w:pPr>
      <w:hyperlink w:anchor="_Toc222928062"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89. «Техническая справка для корректировки балансов» VLS_DocTechBal</w:t>
        </w:r>
        <w:r w:rsidR="00BD74E1">
          <w:rPr>
            <w:webHidden/>
          </w:rPr>
          <w:tab/>
        </w:r>
        <w:r w:rsidR="00BD74E1">
          <w:rPr>
            <w:webHidden/>
          </w:rPr>
          <w:fldChar w:fldCharType="begin"/>
        </w:r>
        <w:r w:rsidR="00BD74E1">
          <w:rPr>
            <w:webHidden/>
          </w:rPr>
          <w:instrText xml:space="preserve"> PAGEREF _Toc222928062 \h </w:instrText>
        </w:r>
        <w:r w:rsidR="00BD74E1">
          <w:rPr>
            <w:webHidden/>
          </w:rPr>
        </w:r>
        <w:r w:rsidR="00BD74E1">
          <w:rPr>
            <w:webHidden/>
          </w:rPr>
          <w:fldChar w:fldCharType="separate"/>
        </w:r>
        <w:r w:rsidR="00BD74E1">
          <w:rPr>
            <w:webHidden/>
          </w:rPr>
          <w:t>498</w:t>
        </w:r>
        <w:r w:rsidR="00BD74E1">
          <w:rPr>
            <w:webHidden/>
          </w:rPr>
          <w:fldChar w:fldCharType="end"/>
        </w:r>
      </w:hyperlink>
    </w:p>
    <w:p w14:paraId="30A371E8" w14:textId="77777777" w:rsidR="00BD74E1" w:rsidRDefault="00B74B57">
      <w:pPr>
        <w:pStyle w:val="affff0"/>
        <w:rPr>
          <w:rFonts w:asciiTheme="minorHAnsi" w:eastAsiaTheme="minorEastAsia" w:hAnsiTheme="minorHAnsi" w:cstheme="minorBidi"/>
          <w:sz w:val="22"/>
          <w:szCs w:val="22"/>
        </w:rPr>
      </w:pPr>
      <w:hyperlink w:anchor="_Toc222928063"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 xml:space="preserve">90 – «Распоряжение о совершении казначейского платежа (перечисление)» </w:t>
        </w:r>
        <w:r w:rsidR="00BD74E1" w:rsidRPr="00BD0938">
          <w:rPr>
            <w:rStyle w:val="ad"/>
            <w:lang w:val="en-US"/>
          </w:rPr>
          <w:t>MSC</w:t>
        </w:r>
        <w:r w:rsidR="00BD74E1" w:rsidRPr="00BD0938">
          <w:rPr>
            <w:rStyle w:val="ad"/>
          </w:rPr>
          <w:t>_</w:t>
        </w:r>
        <w:r w:rsidR="00BD74E1" w:rsidRPr="00BD0938">
          <w:rPr>
            <w:rStyle w:val="ad"/>
            <w:lang w:val="en-US"/>
          </w:rPr>
          <w:t>RSKP</w:t>
        </w:r>
        <w:r w:rsidR="00BD74E1" w:rsidRPr="00BD0938">
          <w:rPr>
            <w:rStyle w:val="ad"/>
          </w:rPr>
          <w:t>_</w:t>
        </w:r>
        <w:r w:rsidR="00BD74E1" w:rsidRPr="00BD0938">
          <w:rPr>
            <w:rStyle w:val="ad"/>
            <w:lang w:val="en-US"/>
          </w:rPr>
          <w:t>Perech</w:t>
        </w:r>
        <w:r w:rsidR="00BD74E1">
          <w:rPr>
            <w:webHidden/>
          </w:rPr>
          <w:tab/>
        </w:r>
        <w:r w:rsidR="00BD74E1">
          <w:rPr>
            <w:webHidden/>
          </w:rPr>
          <w:fldChar w:fldCharType="begin"/>
        </w:r>
        <w:r w:rsidR="00BD74E1">
          <w:rPr>
            <w:webHidden/>
          </w:rPr>
          <w:instrText xml:space="preserve"> PAGEREF _Toc222928063 \h </w:instrText>
        </w:r>
        <w:r w:rsidR="00BD74E1">
          <w:rPr>
            <w:webHidden/>
          </w:rPr>
        </w:r>
        <w:r w:rsidR="00BD74E1">
          <w:rPr>
            <w:webHidden/>
          </w:rPr>
          <w:fldChar w:fldCharType="separate"/>
        </w:r>
        <w:r w:rsidR="00BD74E1">
          <w:rPr>
            <w:webHidden/>
          </w:rPr>
          <w:t>499</w:t>
        </w:r>
        <w:r w:rsidR="00BD74E1">
          <w:rPr>
            <w:webHidden/>
          </w:rPr>
          <w:fldChar w:fldCharType="end"/>
        </w:r>
      </w:hyperlink>
    </w:p>
    <w:p w14:paraId="09558CB4" w14:textId="77777777" w:rsidR="00BD74E1" w:rsidRDefault="00B74B57">
      <w:pPr>
        <w:pStyle w:val="affff0"/>
        <w:rPr>
          <w:rFonts w:asciiTheme="minorHAnsi" w:eastAsiaTheme="minorEastAsia" w:hAnsiTheme="minorHAnsi" w:cstheme="minorBidi"/>
          <w:sz w:val="22"/>
          <w:szCs w:val="22"/>
        </w:rPr>
      </w:pPr>
      <w:hyperlink w:anchor="_Toc222928064"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 xml:space="preserve">91 – Перечень атрибутов, соответствующих типу документа «Распоряжение о совершении казначейского платежа (уточнение)» </w:t>
        </w:r>
        <w:r w:rsidR="00BD74E1" w:rsidRPr="00BD0938">
          <w:rPr>
            <w:rStyle w:val="ad"/>
            <w:lang w:val="en-US"/>
          </w:rPr>
          <w:t>MSC</w:t>
        </w:r>
        <w:r w:rsidR="00BD74E1" w:rsidRPr="00BD0938">
          <w:rPr>
            <w:rStyle w:val="ad"/>
          </w:rPr>
          <w:t>_</w:t>
        </w:r>
        <w:r w:rsidR="00BD74E1" w:rsidRPr="00BD0938">
          <w:rPr>
            <w:rStyle w:val="ad"/>
            <w:lang w:val="en-US"/>
          </w:rPr>
          <w:t>RSKP</w:t>
        </w:r>
        <w:r w:rsidR="00BD74E1" w:rsidRPr="00BD0938">
          <w:rPr>
            <w:rStyle w:val="ad"/>
          </w:rPr>
          <w:t>_</w:t>
        </w:r>
        <w:r w:rsidR="00BD74E1" w:rsidRPr="00BD0938">
          <w:rPr>
            <w:rStyle w:val="ad"/>
            <w:lang w:val="en-US"/>
          </w:rPr>
          <w:t>Utoch</w:t>
        </w:r>
        <w:r w:rsidR="00BD74E1">
          <w:rPr>
            <w:webHidden/>
          </w:rPr>
          <w:tab/>
        </w:r>
        <w:r w:rsidR="00BD74E1">
          <w:rPr>
            <w:webHidden/>
          </w:rPr>
          <w:fldChar w:fldCharType="begin"/>
        </w:r>
        <w:r w:rsidR="00BD74E1">
          <w:rPr>
            <w:webHidden/>
          </w:rPr>
          <w:instrText xml:space="preserve"> PAGEREF _Toc222928064 \h </w:instrText>
        </w:r>
        <w:r w:rsidR="00BD74E1">
          <w:rPr>
            <w:webHidden/>
          </w:rPr>
        </w:r>
        <w:r w:rsidR="00BD74E1">
          <w:rPr>
            <w:webHidden/>
          </w:rPr>
          <w:fldChar w:fldCharType="separate"/>
        </w:r>
        <w:r w:rsidR="00BD74E1">
          <w:rPr>
            <w:webHidden/>
          </w:rPr>
          <w:t>505</w:t>
        </w:r>
        <w:r w:rsidR="00BD74E1">
          <w:rPr>
            <w:webHidden/>
          </w:rPr>
          <w:fldChar w:fldCharType="end"/>
        </w:r>
      </w:hyperlink>
    </w:p>
    <w:p w14:paraId="32038A71" w14:textId="77777777" w:rsidR="00BD74E1" w:rsidRDefault="00B74B57">
      <w:pPr>
        <w:pStyle w:val="affff0"/>
        <w:rPr>
          <w:rFonts w:asciiTheme="minorHAnsi" w:eastAsiaTheme="minorEastAsia" w:hAnsiTheme="minorHAnsi" w:cstheme="minorBidi"/>
          <w:sz w:val="22"/>
          <w:szCs w:val="22"/>
        </w:rPr>
      </w:pPr>
      <w:hyperlink w:anchor="_Toc222928065"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92 – Перечень атрибутов, общих для всех типов документов</w:t>
        </w:r>
        <w:r w:rsidR="00BD74E1">
          <w:rPr>
            <w:webHidden/>
          </w:rPr>
          <w:tab/>
        </w:r>
        <w:r w:rsidR="00BD74E1">
          <w:rPr>
            <w:webHidden/>
          </w:rPr>
          <w:fldChar w:fldCharType="begin"/>
        </w:r>
        <w:r w:rsidR="00BD74E1">
          <w:rPr>
            <w:webHidden/>
          </w:rPr>
          <w:instrText xml:space="preserve"> PAGEREF _Toc222928065 \h </w:instrText>
        </w:r>
        <w:r w:rsidR="00BD74E1">
          <w:rPr>
            <w:webHidden/>
          </w:rPr>
        </w:r>
        <w:r w:rsidR="00BD74E1">
          <w:rPr>
            <w:webHidden/>
          </w:rPr>
          <w:fldChar w:fldCharType="separate"/>
        </w:r>
        <w:r w:rsidR="00BD74E1">
          <w:rPr>
            <w:webHidden/>
          </w:rPr>
          <w:t>511</w:t>
        </w:r>
        <w:r w:rsidR="00BD74E1">
          <w:rPr>
            <w:webHidden/>
          </w:rPr>
          <w:fldChar w:fldCharType="end"/>
        </w:r>
      </w:hyperlink>
    </w:p>
    <w:p w14:paraId="4CE2DB9B" w14:textId="77777777" w:rsidR="00BD74E1" w:rsidRDefault="00B74B57">
      <w:pPr>
        <w:pStyle w:val="affff0"/>
        <w:rPr>
          <w:rFonts w:asciiTheme="minorHAnsi" w:eastAsiaTheme="minorEastAsia" w:hAnsiTheme="minorHAnsi" w:cstheme="minorBidi"/>
          <w:sz w:val="22"/>
          <w:szCs w:val="22"/>
        </w:rPr>
      </w:pPr>
      <w:hyperlink w:anchor="_Toc222928066" w:history="1">
        <w:r w:rsidR="00BD74E1" w:rsidRPr="00BD0938">
          <w:rPr>
            <w:rStyle w:val="ad"/>
          </w:rPr>
          <w:t>Таблица </w:t>
        </w:r>
        <w:r w:rsidR="00BD74E1">
          <w:rPr>
            <w:rFonts w:asciiTheme="minorHAnsi" w:eastAsiaTheme="minorEastAsia" w:hAnsiTheme="minorHAnsi" w:cstheme="minorBidi"/>
            <w:sz w:val="22"/>
            <w:szCs w:val="22"/>
          </w:rPr>
          <w:tab/>
        </w:r>
        <w:r w:rsidR="00BD74E1" w:rsidRPr="00BD0938">
          <w:rPr>
            <w:rStyle w:val="ad"/>
          </w:rPr>
          <w:t>93. Перечень атрибутов, соответствующих типу документа «Казначейское обеспечение обязательств» (ф. 0506110) MSC_KZA_</w:t>
        </w:r>
        <w:r w:rsidR="00BD74E1" w:rsidRPr="00BD0938">
          <w:rPr>
            <w:rStyle w:val="ad"/>
            <w:lang w:val="en-US"/>
          </w:rPr>
          <w:t>NPS</w:t>
        </w:r>
        <w:r w:rsidR="00BD74E1">
          <w:rPr>
            <w:webHidden/>
          </w:rPr>
          <w:tab/>
        </w:r>
        <w:r w:rsidR="00BD74E1">
          <w:rPr>
            <w:webHidden/>
          </w:rPr>
          <w:fldChar w:fldCharType="begin"/>
        </w:r>
        <w:r w:rsidR="00BD74E1">
          <w:rPr>
            <w:webHidden/>
          </w:rPr>
          <w:instrText xml:space="preserve"> PAGEREF _Toc222928066 \h </w:instrText>
        </w:r>
        <w:r w:rsidR="00BD74E1">
          <w:rPr>
            <w:webHidden/>
          </w:rPr>
        </w:r>
        <w:r w:rsidR="00BD74E1">
          <w:rPr>
            <w:webHidden/>
          </w:rPr>
          <w:fldChar w:fldCharType="separate"/>
        </w:r>
        <w:r w:rsidR="00BD74E1">
          <w:rPr>
            <w:webHidden/>
          </w:rPr>
          <w:t>512</w:t>
        </w:r>
        <w:r w:rsidR="00BD74E1">
          <w:rPr>
            <w:webHidden/>
          </w:rPr>
          <w:fldChar w:fldCharType="end"/>
        </w:r>
      </w:hyperlink>
    </w:p>
    <w:p w14:paraId="268EE70C" w14:textId="05D7E35A" w:rsidR="00873EA9" w:rsidRPr="007036CE" w:rsidRDefault="007E6F58" w:rsidP="0031740E">
      <w:pPr>
        <w:pStyle w:val="affff0"/>
        <w:rPr>
          <w:lang w:val="en-US"/>
        </w:rPr>
      </w:pPr>
      <w:r w:rsidRPr="007036CE">
        <w:fldChar w:fldCharType="end"/>
      </w:r>
    </w:p>
    <w:p w14:paraId="53427074" w14:textId="77777777" w:rsidR="002C23DF" w:rsidRPr="007036CE" w:rsidRDefault="002C23DF" w:rsidP="0031740E">
      <w:pPr>
        <w:pStyle w:val="GOSTReg"/>
      </w:pPr>
      <w:bookmarkStart w:id="9" w:name="_Toc532296331"/>
      <w:bookmarkStart w:id="10" w:name="_Toc121319580"/>
      <w:bookmarkStart w:id="11" w:name="_Toc222927677"/>
      <w:r w:rsidRPr="007036CE">
        <w:lastRenderedPageBreak/>
        <w:t>Перечень рисунков</w:t>
      </w:r>
      <w:bookmarkEnd w:id="9"/>
      <w:bookmarkEnd w:id="10"/>
      <w:bookmarkEnd w:id="11"/>
    </w:p>
    <w:p w14:paraId="36E0FBB7" w14:textId="77777777" w:rsidR="002C23DF" w:rsidRPr="007036CE" w:rsidRDefault="00A45C57" w:rsidP="001A5048">
      <w:pPr>
        <w:pStyle w:val="GOSTNormal"/>
      </w:pPr>
      <w:r w:rsidRPr="007036CE">
        <w:t>В рамках данного документа рисунки не приводятся.</w:t>
      </w:r>
    </w:p>
    <w:p w14:paraId="702572B2" w14:textId="77777777" w:rsidR="002C23DF" w:rsidRPr="007036CE" w:rsidRDefault="002C23DF" w:rsidP="0031740E">
      <w:pPr>
        <w:pStyle w:val="GOSTReg"/>
      </w:pPr>
      <w:bookmarkStart w:id="12" w:name="_Toc532296332"/>
      <w:bookmarkStart w:id="13" w:name="_Toc121319581"/>
      <w:bookmarkStart w:id="14" w:name="_Toc222927678"/>
      <w:r w:rsidRPr="007036CE">
        <w:lastRenderedPageBreak/>
        <w:t>Перечень терминов и сокращений</w:t>
      </w:r>
      <w:bookmarkEnd w:id="12"/>
      <w:bookmarkEnd w:id="13"/>
      <w:bookmarkEnd w:id="14"/>
    </w:p>
    <w:p w14:paraId="67AE00FC" w14:textId="0BE65332" w:rsidR="00233FA6" w:rsidRPr="007036CE" w:rsidRDefault="00233FA6" w:rsidP="0031740E">
      <w:pPr>
        <w:pStyle w:val="GOSTNormal"/>
      </w:pPr>
      <w:r w:rsidRPr="007036CE">
        <w:t>Термины и сокращения, используемые в документе, приведены в</w:t>
      </w:r>
      <w:r w:rsidR="00040E80" w:rsidRPr="007036CE">
        <w:t xml:space="preserve"> таблице </w:t>
      </w:r>
      <w:r w:rsidR="00040E80" w:rsidRPr="007036CE">
        <w:fldChar w:fldCharType="begin"/>
      </w:r>
      <w:r w:rsidR="00040E80" w:rsidRPr="007036CE">
        <w:instrText xml:space="preserve"> REF _Ref155697560 \h </w:instrText>
      </w:r>
      <w:r w:rsidR="007036CE">
        <w:instrText xml:space="preserve"> \* MERGEFORMAT </w:instrText>
      </w:r>
      <w:r w:rsidR="00040E80" w:rsidRPr="007036CE">
        <w:fldChar w:fldCharType="separate"/>
      </w:r>
      <w:r w:rsidR="00BD74E1">
        <w:rPr>
          <w:noProof/>
        </w:rPr>
        <w:t>1</w:t>
      </w:r>
      <w:r w:rsidR="00040E80" w:rsidRPr="007036CE">
        <w:fldChar w:fldCharType="end"/>
      </w:r>
      <w:r w:rsidR="000F44A2" w:rsidRPr="007036CE">
        <w:t>.</w:t>
      </w:r>
      <w:r w:rsidR="00FD0747" w:rsidRPr="007036CE">
        <w:t> </w:t>
      </w:r>
    </w:p>
    <w:bookmarkStart w:id="15" w:name="_Toc150758397"/>
    <w:bookmarkStart w:id="16" w:name="_Toc154485450"/>
    <w:bookmarkStart w:id="17" w:name="_Toc182196514"/>
    <w:bookmarkEnd w:id="7"/>
    <w:p w14:paraId="1968BA29" w14:textId="52265365" w:rsidR="00040E80" w:rsidRPr="007036CE" w:rsidRDefault="00040E80" w:rsidP="00040E80">
      <w:pPr>
        <w:pStyle w:val="GOSTNameTable"/>
      </w:pPr>
      <w:r w:rsidRPr="007036CE">
        <w:fldChar w:fldCharType="begin"/>
      </w:r>
      <w:r w:rsidRPr="007036CE">
        <w:instrText xml:space="preserve"> SEQ Таблица \* ARABIC </w:instrText>
      </w:r>
      <w:r w:rsidRPr="007036CE">
        <w:fldChar w:fldCharType="separate"/>
      </w:r>
      <w:bookmarkStart w:id="18" w:name="_Ref155697560"/>
      <w:bookmarkStart w:id="19" w:name="_Toc222927974"/>
      <w:r w:rsidR="00BD74E1">
        <w:rPr>
          <w:noProof/>
        </w:rPr>
        <w:t>1</w:t>
      </w:r>
      <w:bookmarkEnd w:id="18"/>
      <w:r w:rsidRPr="007036CE">
        <w:fldChar w:fldCharType="end"/>
      </w:r>
      <w:r w:rsidRPr="007036CE">
        <w:t xml:space="preserve"> </w:t>
      </w:r>
      <w:r w:rsidR="00CC2920" w:rsidRPr="007036CE">
        <w:t>–</w:t>
      </w:r>
      <w:r w:rsidRPr="007036CE">
        <w:t xml:space="preserve"> Список терминов и сокращений</w:t>
      </w:r>
      <w:bookmarkEnd w:id="19"/>
    </w:p>
    <w:tbl>
      <w:tblPr>
        <w:tblStyle w:val="GOSTTable"/>
        <w:tblW w:w="5000" w:type="pct"/>
        <w:tblLook w:val="07E0" w:firstRow="1" w:lastRow="1" w:firstColumn="1" w:lastColumn="1" w:noHBand="1" w:noVBand="1"/>
      </w:tblPr>
      <w:tblGrid>
        <w:gridCol w:w="2382"/>
        <w:gridCol w:w="7312"/>
      </w:tblGrid>
      <w:tr w:rsidR="00963774" w:rsidRPr="007036CE" w14:paraId="5F3EF465" w14:textId="77777777" w:rsidTr="00D52B66">
        <w:trPr>
          <w:cnfStyle w:val="100000000000" w:firstRow="1" w:lastRow="0" w:firstColumn="0" w:lastColumn="0" w:oddVBand="0" w:evenVBand="0" w:oddHBand="0" w:evenHBand="0" w:firstRowFirstColumn="0" w:firstRowLastColumn="0" w:lastRowFirstColumn="0" w:lastRowLastColumn="0"/>
          <w:trHeight w:val="836"/>
        </w:trPr>
        <w:tc>
          <w:tcPr>
            <w:tcW w:w="2382" w:type="dxa"/>
          </w:tcPr>
          <w:p w14:paraId="61BA7EF9" w14:textId="77777777" w:rsidR="00963774" w:rsidRPr="007036CE" w:rsidRDefault="00963774" w:rsidP="00637DDB">
            <w:pPr>
              <w:pStyle w:val="GOSTTableHead"/>
            </w:pPr>
            <w:r w:rsidRPr="007036CE">
              <w:t>Термин или определение</w:t>
            </w:r>
          </w:p>
        </w:tc>
        <w:tc>
          <w:tcPr>
            <w:tcW w:w="7312" w:type="dxa"/>
          </w:tcPr>
          <w:p w14:paraId="4AA60C9E" w14:textId="77777777" w:rsidR="00963774" w:rsidRPr="007036CE" w:rsidRDefault="00963774" w:rsidP="00637DDB">
            <w:pPr>
              <w:pStyle w:val="GOSTTableHead"/>
            </w:pPr>
            <w:r w:rsidRPr="007036CE">
              <w:t>Описание</w:t>
            </w:r>
          </w:p>
        </w:tc>
      </w:tr>
      <w:tr w:rsidR="001B0A49" w:rsidRPr="007036CE" w14:paraId="6E7A1239" w14:textId="77777777" w:rsidTr="00D52B66">
        <w:tc>
          <w:tcPr>
            <w:tcW w:w="2382" w:type="dxa"/>
          </w:tcPr>
          <w:p w14:paraId="0D32AF38" w14:textId="77777777" w:rsidR="001B0A49" w:rsidRPr="007036CE" w:rsidRDefault="001B0A49" w:rsidP="00963774">
            <w:pPr>
              <w:pStyle w:val="GOSTTablenorm"/>
              <w:rPr>
                <w:lang w:val="en-US"/>
              </w:rPr>
            </w:pPr>
            <w:r w:rsidRPr="007036CE">
              <w:t>Datamart</w:t>
            </w:r>
          </w:p>
        </w:tc>
        <w:tc>
          <w:tcPr>
            <w:tcW w:w="7312" w:type="dxa"/>
          </w:tcPr>
          <w:p w14:paraId="6C78B9BA" w14:textId="77777777" w:rsidR="001B0A49" w:rsidRPr="007036CE" w:rsidRDefault="001B0A49" w:rsidP="001B0A49">
            <w:pPr>
              <w:pStyle w:val="GOSTTablenorm"/>
            </w:pPr>
            <w:r w:rsidRPr="007036CE">
              <w:t>Модуль предоставления отчетности системы SVAP, предназначенный для предоставления ФП ГИИС ЭБ агрегированных данных в различных срезах (фильтрах, группировках)</w:t>
            </w:r>
          </w:p>
        </w:tc>
      </w:tr>
      <w:tr w:rsidR="001B0A49" w:rsidRPr="007036CE" w14:paraId="4422F656" w14:textId="77777777" w:rsidTr="00D52B66">
        <w:tc>
          <w:tcPr>
            <w:tcW w:w="2382" w:type="dxa"/>
          </w:tcPr>
          <w:p w14:paraId="5C1A0612" w14:textId="77777777" w:rsidR="001B0A49" w:rsidRPr="007036CE" w:rsidRDefault="001B0A49" w:rsidP="001B0A49">
            <w:pPr>
              <w:pStyle w:val="GOSTTablenorm"/>
            </w:pPr>
            <w:r w:rsidRPr="007036CE">
              <w:t>JSON</w:t>
            </w:r>
          </w:p>
        </w:tc>
        <w:tc>
          <w:tcPr>
            <w:tcW w:w="7312" w:type="dxa"/>
          </w:tcPr>
          <w:p w14:paraId="6D67D9FF" w14:textId="77777777" w:rsidR="001B0A49" w:rsidRPr="007036CE" w:rsidRDefault="001B0A49" w:rsidP="001B0A49">
            <w:pPr>
              <w:pStyle w:val="GOSTTablenorm"/>
            </w:pPr>
            <w:r w:rsidRPr="007036CE">
              <w:t>Текстовый формат обмена данными, основанный на JavaScript</w:t>
            </w:r>
          </w:p>
        </w:tc>
      </w:tr>
      <w:tr w:rsidR="001B0A49" w:rsidRPr="007036CE" w14:paraId="2FC3849B" w14:textId="77777777" w:rsidTr="00D52B66">
        <w:tc>
          <w:tcPr>
            <w:tcW w:w="2382" w:type="dxa"/>
          </w:tcPr>
          <w:p w14:paraId="0C510DE6" w14:textId="77777777" w:rsidR="001B0A49" w:rsidRPr="007036CE" w:rsidRDefault="001B0A49" w:rsidP="001B0A49">
            <w:pPr>
              <w:pStyle w:val="GOSTTablenorm"/>
            </w:pPr>
            <w:r w:rsidRPr="007036CE">
              <w:t>OLAP</w:t>
            </w:r>
          </w:p>
        </w:tc>
        <w:tc>
          <w:tcPr>
            <w:tcW w:w="7312" w:type="dxa"/>
          </w:tcPr>
          <w:p w14:paraId="1C8EDD11" w14:textId="77777777" w:rsidR="001B0A49" w:rsidRPr="007036CE" w:rsidRDefault="001B0A49" w:rsidP="001B0A49">
            <w:pPr>
              <w:pStyle w:val="GOSTTablenorm"/>
            </w:pPr>
            <w:r w:rsidRPr="007036CE">
              <w:t xml:space="preserve">Модуль сбора отчетности системы SVAP, предназначенный для сбора и пост-обработки сформированных и переданных из OLTP записей учета, в котором осуществляется дообогащение записей учета дополнительными </w:t>
            </w:r>
            <w:r w:rsidR="00E77247" w:rsidRPr="007036CE">
              <w:t>аналитическими признаками</w:t>
            </w:r>
            <w:r w:rsidRPr="007036CE">
              <w:t xml:space="preserve">, содержащимися в запросах, и их агрегирование в необходимых разрезах для последующей передачи агрегированных данных в </w:t>
            </w:r>
            <w:r w:rsidR="00E77247" w:rsidRPr="007036CE">
              <w:t>Datamart</w:t>
            </w:r>
          </w:p>
        </w:tc>
      </w:tr>
      <w:tr w:rsidR="001B0A49" w:rsidRPr="007036CE" w14:paraId="4B4D73FD" w14:textId="77777777" w:rsidTr="00D52B66">
        <w:tc>
          <w:tcPr>
            <w:tcW w:w="2382" w:type="dxa"/>
          </w:tcPr>
          <w:p w14:paraId="7AC30752" w14:textId="77777777" w:rsidR="001B0A49" w:rsidRPr="007036CE" w:rsidRDefault="001B0A49" w:rsidP="001B0A49">
            <w:pPr>
              <w:pStyle w:val="GOSTTablenorm"/>
            </w:pPr>
            <w:r w:rsidRPr="007036CE">
              <w:t>OLTP</w:t>
            </w:r>
          </w:p>
        </w:tc>
        <w:tc>
          <w:tcPr>
            <w:tcW w:w="7312" w:type="dxa"/>
          </w:tcPr>
          <w:p w14:paraId="26FCCCE7" w14:textId="77777777" w:rsidR="001B0A49" w:rsidRPr="007036CE" w:rsidRDefault="001B0A49" w:rsidP="00637DDB">
            <w:pPr>
              <w:pStyle w:val="GOSTTablenorm"/>
            </w:pPr>
            <w:r w:rsidRPr="007036CE">
              <w:t xml:space="preserve">Модуль учета системы SVAP, предназначенный для обработки запросов, содержащих </w:t>
            </w:r>
            <w:r w:rsidR="00E77247" w:rsidRPr="007036CE">
              <w:t xml:space="preserve">атрибуты </w:t>
            </w:r>
            <w:r w:rsidRPr="007036CE">
              <w:t>документов, на подбор и формирование записей учета по настроенным правилам и с осуществлением необходимых контролей.</w:t>
            </w:r>
          </w:p>
        </w:tc>
      </w:tr>
      <w:tr w:rsidR="001B0A49" w:rsidRPr="007036CE" w14:paraId="4173D12B" w14:textId="77777777" w:rsidTr="00D52B66">
        <w:tc>
          <w:tcPr>
            <w:tcW w:w="2382" w:type="dxa"/>
          </w:tcPr>
          <w:p w14:paraId="756781FB" w14:textId="77777777" w:rsidR="001B0A49" w:rsidRPr="007036CE" w:rsidRDefault="001B0A49" w:rsidP="001B0A49">
            <w:pPr>
              <w:pStyle w:val="GOSTTablenorm"/>
            </w:pPr>
            <w:r w:rsidRPr="007036CE">
              <w:t>SVAP</w:t>
            </w:r>
          </w:p>
        </w:tc>
        <w:tc>
          <w:tcPr>
            <w:tcW w:w="7312" w:type="dxa"/>
          </w:tcPr>
          <w:p w14:paraId="1EF2688E" w14:textId="77777777" w:rsidR="001B0A49" w:rsidRPr="007036CE" w:rsidRDefault="001B0A49" w:rsidP="001B0A49">
            <w:pPr>
              <w:pStyle w:val="GOSTTablenorm"/>
            </w:pPr>
            <w:r w:rsidRPr="007036CE">
              <w:t xml:space="preserve">SmartVista Accounting Platform – расчетно-финансовая платформа для аналитического и бухгалтерского учета финансово-денежных операций, построенная на базе продуктов семейства SmartVista и состоящая из </w:t>
            </w:r>
            <w:r w:rsidR="00D642A5" w:rsidRPr="007036CE">
              <w:rPr>
                <w:lang w:val="en-US"/>
              </w:rPr>
              <w:t>SVBO</w:t>
            </w:r>
            <w:r w:rsidR="00D642A5" w:rsidRPr="007036CE">
              <w:t xml:space="preserve"> и </w:t>
            </w:r>
            <w:r w:rsidR="00D642A5" w:rsidRPr="007036CE">
              <w:rPr>
                <w:lang w:val="en-US"/>
              </w:rPr>
              <w:t>SVIP</w:t>
            </w:r>
            <w:r w:rsidR="00637DDB" w:rsidRPr="007036CE">
              <w:t xml:space="preserve"> компонентов:</w:t>
            </w:r>
          </w:p>
          <w:p w14:paraId="54A1D87D" w14:textId="77777777" w:rsidR="00637DDB" w:rsidRPr="007036CE" w:rsidRDefault="00637DDB" w:rsidP="00040E80">
            <w:pPr>
              <w:pStyle w:val="GOSTTableListMark1"/>
            </w:pPr>
            <w:r w:rsidRPr="007036CE">
              <w:t>«Смарт Виста Бэк Офис Рус» Модуль «Смарт Виста подсистемы учета и отчетности системы»;</w:t>
            </w:r>
          </w:p>
          <w:p w14:paraId="5FFB297F" w14:textId="77777777" w:rsidR="00637DDB" w:rsidRPr="007036CE" w:rsidRDefault="00637DDB" w:rsidP="00040E80">
            <w:pPr>
              <w:pStyle w:val="GOSTTableListMark1"/>
            </w:pPr>
            <w:r w:rsidRPr="007036CE">
              <w:t>«Смарт Виста Фронт Энд Рус» Модуль «Смарт Виста Интеграционная Платформа»</w:t>
            </w:r>
          </w:p>
        </w:tc>
      </w:tr>
      <w:tr w:rsidR="001B0A49" w:rsidRPr="007036CE" w14:paraId="097C0A10" w14:textId="77777777" w:rsidTr="00D52B66">
        <w:tc>
          <w:tcPr>
            <w:tcW w:w="2382" w:type="dxa"/>
          </w:tcPr>
          <w:p w14:paraId="132C24E8" w14:textId="77777777" w:rsidR="001B0A49" w:rsidRPr="007036CE" w:rsidRDefault="001B0A49" w:rsidP="001B0A49">
            <w:pPr>
              <w:pStyle w:val="GOSTTablenorm"/>
            </w:pPr>
            <w:r w:rsidRPr="007036CE">
              <w:t>SVBO</w:t>
            </w:r>
          </w:p>
        </w:tc>
        <w:tc>
          <w:tcPr>
            <w:tcW w:w="7312" w:type="dxa"/>
          </w:tcPr>
          <w:p w14:paraId="1F909A4C" w14:textId="3C3DDDA7" w:rsidR="001B0A49" w:rsidRPr="007036CE" w:rsidRDefault="001B0A49" w:rsidP="00637DDB">
            <w:pPr>
              <w:pStyle w:val="GOSTTablenorm"/>
            </w:pPr>
            <w:r w:rsidRPr="007036CE">
              <w:t xml:space="preserve">SmartVista Back Office </w:t>
            </w:r>
            <w:r w:rsidR="005B1C15" w:rsidRPr="007036CE">
              <w:t>–</w:t>
            </w:r>
            <w:r w:rsidRPr="007036CE">
              <w:t xml:space="preserve"> </w:t>
            </w:r>
            <w:r w:rsidR="00637DDB" w:rsidRPr="007036CE">
              <w:t>«Смарт Виста Бэк Офис Рус» Модуль «Смарт Виста подсистемы учета и отчетности системы». К</w:t>
            </w:r>
            <w:r w:rsidRPr="007036CE">
              <w:t>омпонент SVAP, отвечающий за финансовую часть – подбор записей учета, агрегирование и суммирование данных</w:t>
            </w:r>
            <w:r w:rsidR="00D642A5" w:rsidRPr="007036CE">
              <w:t xml:space="preserve">. Состоит из OLTP, OLAP, </w:t>
            </w:r>
            <w:r w:rsidR="00D642A5" w:rsidRPr="007036CE">
              <w:rPr>
                <w:lang w:val="en-US"/>
              </w:rPr>
              <w:t>Datamart</w:t>
            </w:r>
            <w:r w:rsidR="00D642A5" w:rsidRPr="007036CE">
              <w:t xml:space="preserve"> модулей</w:t>
            </w:r>
          </w:p>
        </w:tc>
      </w:tr>
      <w:tr w:rsidR="001B0A49" w:rsidRPr="007036CE" w14:paraId="1CB4ABD1" w14:textId="77777777" w:rsidTr="00D52B66">
        <w:tc>
          <w:tcPr>
            <w:tcW w:w="2382" w:type="dxa"/>
          </w:tcPr>
          <w:p w14:paraId="769AC0FB" w14:textId="77777777" w:rsidR="001B0A49" w:rsidRPr="007036CE" w:rsidRDefault="001B0A49" w:rsidP="001B0A49">
            <w:pPr>
              <w:pStyle w:val="GOSTTablenorm"/>
            </w:pPr>
            <w:r w:rsidRPr="007036CE">
              <w:t>SVIP</w:t>
            </w:r>
          </w:p>
        </w:tc>
        <w:tc>
          <w:tcPr>
            <w:tcW w:w="7312" w:type="dxa"/>
          </w:tcPr>
          <w:p w14:paraId="29EA4DBA" w14:textId="7270F6CF" w:rsidR="001B0A49" w:rsidRPr="007036CE" w:rsidRDefault="001B0A49" w:rsidP="00637DDB">
            <w:pPr>
              <w:pStyle w:val="GOSTTablenorm"/>
            </w:pPr>
            <w:r w:rsidRPr="007036CE">
              <w:t xml:space="preserve">SmartVista Integration Platform </w:t>
            </w:r>
            <w:r w:rsidR="005B1C15" w:rsidRPr="007036CE">
              <w:t>–</w:t>
            </w:r>
            <w:r w:rsidRPr="007036CE">
              <w:t xml:space="preserve"> </w:t>
            </w:r>
            <w:r w:rsidR="00637DDB" w:rsidRPr="007036CE">
              <w:t>«Смарт Виста Фронт Энд Рус» Модуль «Смарт Виста Интеграционная Платформа». К</w:t>
            </w:r>
            <w:r w:rsidRPr="007036CE">
              <w:t>омпонент SVAP, отвечающий за интеграционную часть – взаимодействие с функциональными подсистемами ГИИС «Электронный бюджет»</w:t>
            </w:r>
          </w:p>
        </w:tc>
      </w:tr>
      <w:tr w:rsidR="001B0A49" w:rsidRPr="007036CE" w14:paraId="67662DCE" w14:textId="77777777" w:rsidTr="00D52B66">
        <w:tc>
          <w:tcPr>
            <w:tcW w:w="2382" w:type="dxa"/>
          </w:tcPr>
          <w:p w14:paraId="5A304332" w14:textId="77777777" w:rsidR="001B0A49" w:rsidRPr="007036CE" w:rsidRDefault="001B0A49" w:rsidP="001B0A49">
            <w:pPr>
              <w:pStyle w:val="GOSTTablenorm"/>
            </w:pPr>
            <w:r w:rsidRPr="007036CE">
              <w:t>XML</w:t>
            </w:r>
          </w:p>
        </w:tc>
        <w:tc>
          <w:tcPr>
            <w:tcW w:w="7312" w:type="dxa"/>
          </w:tcPr>
          <w:p w14:paraId="088EBFF1" w14:textId="77777777" w:rsidR="001B0A49" w:rsidRPr="007036CE" w:rsidRDefault="001B0A49" w:rsidP="001B0A49">
            <w:pPr>
              <w:pStyle w:val="GOSTTablenorm"/>
            </w:pPr>
            <w:r w:rsidRPr="007036CE">
              <w:t>Расширяемый язык разметки. Формат, обеспечивающий механизмы описания структур документов с помощью тэгов разметки</w:t>
            </w:r>
          </w:p>
        </w:tc>
      </w:tr>
      <w:tr w:rsidR="00713116" w:rsidRPr="007036CE" w14:paraId="57D8B6E8" w14:textId="77777777" w:rsidTr="00D52B66">
        <w:tc>
          <w:tcPr>
            <w:tcW w:w="2382" w:type="dxa"/>
          </w:tcPr>
          <w:p w14:paraId="55F82CF3" w14:textId="77777777" w:rsidR="00713116" w:rsidRPr="007036CE" w:rsidRDefault="00713116" w:rsidP="001B0A49">
            <w:pPr>
              <w:pStyle w:val="GOSTTablenorm"/>
            </w:pPr>
            <w:r w:rsidRPr="007036CE">
              <w:t>Аналитические признаки, входящие в структуру номера счета</w:t>
            </w:r>
          </w:p>
        </w:tc>
        <w:tc>
          <w:tcPr>
            <w:tcW w:w="7312" w:type="dxa"/>
          </w:tcPr>
          <w:p w14:paraId="2CE13C72" w14:textId="77777777" w:rsidR="00713116" w:rsidRPr="007036CE" w:rsidRDefault="004906C3" w:rsidP="001B0A49">
            <w:pPr>
              <w:pStyle w:val="GOSTTablenorm"/>
            </w:pPr>
            <w:r w:rsidRPr="007036CE">
              <w:t>Группа аналитических признаков, включенных в шаблон счета согласно справочнику «Шаблоны счетов» в SVAP. В разрезе таких аналитических признаков в SVAP осуществляется предварительное агрегирование данных, контроль доступного остатка средств, расчет балансов (оборотов и остатков по счетам). Аналитические признаки этой группы могут задаваться в качестве параметров отбора и параметров отображения данных в запросах на сбор учетных данных при отборе по счетам (по комбинации ана</w:t>
            </w:r>
            <w:r w:rsidRPr="007036CE">
              <w:lastRenderedPageBreak/>
              <w:t>литических признаков) и по записям учета.</w:t>
            </w:r>
          </w:p>
        </w:tc>
      </w:tr>
      <w:tr w:rsidR="00C55A78" w:rsidRPr="007036CE" w14:paraId="02FC801D" w14:textId="77777777" w:rsidTr="00D52B66">
        <w:tc>
          <w:tcPr>
            <w:tcW w:w="2382" w:type="dxa"/>
          </w:tcPr>
          <w:p w14:paraId="2FEDC5CA" w14:textId="77777777" w:rsidR="00C55A78" w:rsidRPr="007036CE" w:rsidRDefault="00C55A78" w:rsidP="001B0A49">
            <w:pPr>
              <w:pStyle w:val="GOSTTablenorm"/>
            </w:pPr>
            <w:r w:rsidRPr="007036CE">
              <w:lastRenderedPageBreak/>
              <w:t>Аналитические признаки, участвующие в расчете балансов</w:t>
            </w:r>
          </w:p>
        </w:tc>
        <w:tc>
          <w:tcPr>
            <w:tcW w:w="7312" w:type="dxa"/>
          </w:tcPr>
          <w:p w14:paraId="4FC99240" w14:textId="77777777" w:rsidR="00C55A78" w:rsidRPr="007036CE" w:rsidRDefault="00C55A78" w:rsidP="00C55A78">
            <w:pPr>
              <w:pStyle w:val="GOSTTablenorm"/>
            </w:pPr>
            <w:r w:rsidRPr="007036CE">
              <w:t xml:space="preserve">Группа аналитических признаков, имеющих «Признак использования при расчете балансов» в справочнике «Аналитические признаки» в </w:t>
            </w:r>
            <w:r w:rsidRPr="007036CE">
              <w:rPr>
                <w:lang w:val="en-US"/>
              </w:rPr>
              <w:t>SVAP</w:t>
            </w:r>
            <w:r w:rsidRPr="007036CE">
              <w:t>, Представляет собой объединение множеств аналитических признаков, входящих в структуру номера счета, и дополнительных аналитических признаков, не входящих в структуру номера счета, которыми обогащается счет</w:t>
            </w:r>
          </w:p>
        </w:tc>
      </w:tr>
      <w:tr w:rsidR="00637DDB" w:rsidRPr="007036CE" w14:paraId="0A33AFA4" w14:textId="77777777" w:rsidTr="00D52B66">
        <w:tc>
          <w:tcPr>
            <w:tcW w:w="2382" w:type="dxa"/>
          </w:tcPr>
          <w:p w14:paraId="2BCB8A5D" w14:textId="77777777" w:rsidR="00637DDB" w:rsidRPr="007036CE" w:rsidRDefault="00637DDB" w:rsidP="001B0A49">
            <w:pPr>
              <w:pStyle w:val="GOSTTablenorm"/>
            </w:pPr>
            <w:r w:rsidRPr="007036CE">
              <w:t>Аналитические признаки, не участвующие в расчете балансов (свойства записи учета)</w:t>
            </w:r>
          </w:p>
        </w:tc>
        <w:tc>
          <w:tcPr>
            <w:tcW w:w="7312" w:type="dxa"/>
          </w:tcPr>
          <w:p w14:paraId="3A87E39C" w14:textId="77777777" w:rsidR="00637DDB" w:rsidRPr="007036CE" w:rsidRDefault="005E3422" w:rsidP="005E3422">
            <w:pPr>
              <w:pStyle w:val="GOSTTablenorm"/>
            </w:pPr>
            <w:r w:rsidRPr="007036CE">
              <w:t>Группа аналитических признаков, не имеющих «Признак</w:t>
            </w:r>
            <w:r w:rsidR="00DC4414" w:rsidRPr="007036CE">
              <w:t>а</w:t>
            </w:r>
            <w:r w:rsidRPr="007036CE">
              <w:t xml:space="preserve"> использования при расчете балансов» в справочнике «Аналитические признаки» в </w:t>
            </w:r>
            <w:r w:rsidRPr="007036CE">
              <w:rPr>
                <w:lang w:val="en-US"/>
              </w:rPr>
              <w:t>SVAP</w:t>
            </w:r>
            <w:r w:rsidRPr="007036CE">
              <w:t xml:space="preserve">, В разрезе таких аналитических признаков в </w:t>
            </w:r>
            <w:r w:rsidRPr="007036CE">
              <w:rPr>
                <w:lang w:val="en-US"/>
              </w:rPr>
              <w:t>SVAP</w:t>
            </w:r>
            <w:r w:rsidR="00637DDB" w:rsidRPr="007036CE">
              <w:t xml:space="preserve"> </w:t>
            </w:r>
            <w:r w:rsidRPr="007036CE">
              <w:t>не</w:t>
            </w:r>
            <w:r w:rsidR="00637DDB" w:rsidRPr="007036CE">
              <w:t xml:space="preserve"> осуществляет</w:t>
            </w:r>
            <w:r w:rsidRPr="007036CE">
              <w:t>ся</w:t>
            </w:r>
            <w:r w:rsidR="00637DDB" w:rsidRPr="007036CE">
              <w:t xml:space="preserve"> предварительное агрегирование данных</w:t>
            </w:r>
            <w:r w:rsidRPr="007036CE">
              <w:t>, расчет балансов (оборотов и остатков по счетам),</w:t>
            </w:r>
            <w:r w:rsidR="00637DDB" w:rsidRPr="007036CE">
              <w:t xml:space="preserve"> </w:t>
            </w:r>
            <w:r w:rsidRPr="007036CE">
              <w:t>контроль доступного остатка средств. Они</w:t>
            </w:r>
            <w:r w:rsidR="00637DDB" w:rsidRPr="007036CE">
              <w:t xml:space="preserve"> не могут быть включены в </w:t>
            </w:r>
            <w:r w:rsidRPr="007036CE">
              <w:t>шаблон</w:t>
            </w:r>
            <w:r w:rsidR="00637DDB" w:rsidRPr="007036CE">
              <w:t xml:space="preserve"> номера счета. </w:t>
            </w:r>
            <w:r w:rsidRPr="007036CE">
              <w:t>Аналитические признаки этой группы могут задаваться в качестве параметров отбора и параметров отображения данных в запросах на сбор учетных данных при отборе по записям учета</w:t>
            </w:r>
          </w:p>
        </w:tc>
      </w:tr>
      <w:tr w:rsidR="00504278" w:rsidRPr="007036CE" w14:paraId="43220A2D" w14:textId="77777777" w:rsidTr="00D52B66">
        <w:tc>
          <w:tcPr>
            <w:tcW w:w="2382" w:type="dxa"/>
          </w:tcPr>
          <w:p w14:paraId="7BE5E37E" w14:textId="77777777" w:rsidR="00504278" w:rsidRPr="007036CE" w:rsidRDefault="00504278" w:rsidP="001B0A49">
            <w:pPr>
              <w:pStyle w:val="GOSTTablenorm"/>
            </w:pPr>
            <w:r w:rsidRPr="007036CE">
              <w:t>Аналитические признаки, зарегистрированные в SVAP</w:t>
            </w:r>
          </w:p>
        </w:tc>
        <w:tc>
          <w:tcPr>
            <w:tcW w:w="7312" w:type="dxa"/>
          </w:tcPr>
          <w:p w14:paraId="3D554C77" w14:textId="77777777" w:rsidR="00504278" w:rsidRPr="007036CE" w:rsidRDefault="00504278" w:rsidP="00504278">
            <w:pPr>
              <w:pStyle w:val="GOSTTablenorm"/>
            </w:pPr>
            <w:r w:rsidRPr="007036CE">
              <w:t xml:space="preserve">Все аналитические признаки, настроенные в справочнике «Аналитические признаки» в </w:t>
            </w:r>
            <w:r w:rsidRPr="007036CE">
              <w:rPr>
                <w:lang w:val="en-US"/>
              </w:rPr>
              <w:t>SVAP</w:t>
            </w:r>
            <w:r w:rsidRPr="007036CE">
              <w:t>. Включают следующие группы аналитических признаков:</w:t>
            </w:r>
          </w:p>
          <w:p w14:paraId="0C633618" w14:textId="77777777" w:rsidR="00504278" w:rsidRPr="007036CE" w:rsidRDefault="00504278" w:rsidP="00040E80">
            <w:pPr>
              <w:pStyle w:val="GOSTTableListMark1"/>
            </w:pPr>
            <w:r w:rsidRPr="007036CE">
              <w:t>Аналитические признаки, входящие в структуру номера счета;</w:t>
            </w:r>
          </w:p>
          <w:p w14:paraId="551EE76C" w14:textId="77777777" w:rsidR="00504278" w:rsidRPr="007036CE" w:rsidRDefault="00504278" w:rsidP="00040E80">
            <w:pPr>
              <w:pStyle w:val="GOSTTableListMark1"/>
            </w:pPr>
            <w:r w:rsidRPr="007036CE">
              <w:t>Дополнительные аналитические признаки, не входящие в структуру номера счета, которыми обогащается счет;</w:t>
            </w:r>
          </w:p>
          <w:p w14:paraId="1DA0F6A0" w14:textId="77777777" w:rsidR="00504278" w:rsidRPr="007036CE" w:rsidRDefault="00504278" w:rsidP="00040E80">
            <w:pPr>
              <w:pStyle w:val="GOSTTableListMark1"/>
            </w:pPr>
            <w:r w:rsidRPr="007036CE">
              <w:t>Аналитические признаки, не участвующие в расчете балансов (свойства записи учета)</w:t>
            </w:r>
          </w:p>
        </w:tc>
      </w:tr>
      <w:tr w:rsidR="00340859" w:rsidRPr="007036CE" w14:paraId="482BD1C1" w14:textId="77777777" w:rsidTr="00D52B66">
        <w:tc>
          <w:tcPr>
            <w:tcW w:w="2382" w:type="dxa"/>
          </w:tcPr>
          <w:p w14:paraId="0BED4714" w14:textId="77777777" w:rsidR="00340859" w:rsidRPr="007036CE" w:rsidRDefault="00340859" w:rsidP="001B0A49">
            <w:pPr>
              <w:pStyle w:val="GOSTTablenorm"/>
            </w:pPr>
            <w:r w:rsidRPr="007036CE">
              <w:t>БА</w:t>
            </w:r>
          </w:p>
        </w:tc>
        <w:tc>
          <w:tcPr>
            <w:tcW w:w="7312" w:type="dxa"/>
          </w:tcPr>
          <w:p w14:paraId="28CC7EDE" w14:textId="77777777" w:rsidR="00340859" w:rsidRPr="007036CE" w:rsidRDefault="00340859" w:rsidP="00504278">
            <w:pPr>
              <w:pStyle w:val="GOSTTablenorm"/>
            </w:pPr>
            <w:r w:rsidRPr="007036CE">
              <w:t>Бюджетные ассигнования – предельные объемы денежных средств, предусмотренных в соответствующем финансовом году для исполнения бюджетных обязательств.</w:t>
            </w:r>
          </w:p>
        </w:tc>
      </w:tr>
      <w:tr w:rsidR="005F65B6" w:rsidRPr="007036CE" w14:paraId="000B075B" w14:textId="77777777" w:rsidTr="00D52B66">
        <w:tc>
          <w:tcPr>
            <w:tcW w:w="2382" w:type="dxa"/>
          </w:tcPr>
          <w:p w14:paraId="541AC16A" w14:textId="77777777" w:rsidR="005F65B6" w:rsidRPr="007036CE" w:rsidRDefault="000C25E5" w:rsidP="001B0A49">
            <w:pPr>
              <w:pStyle w:val="GOSTTablenorm"/>
            </w:pPr>
            <w:r w:rsidRPr="007036CE">
              <w:t>БО</w:t>
            </w:r>
          </w:p>
        </w:tc>
        <w:tc>
          <w:tcPr>
            <w:tcW w:w="7312" w:type="dxa"/>
          </w:tcPr>
          <w:p w14:paraId="217AD35B" w14:textId="4D8EB382" w:rsidR="005F65B6" w:rsidRPr="007036CE" w:rsidRDefault="000C25E5" w:rsidP="000C25E5">
            <w:pPr>
              <w:pStyle w:val="GOSTTablenorm"/>
            </w:pPr>
            <w:r w:rsidRPr="007036CE">
              <w:t xml:space="preserve">Бюджетное обязательство </w:t>
            </w:r>
            <w:r w:rsidR="005B1C15" w:rsidRPr="007036CE">
              <w:t>–</w:t>
            </w:r>
            <w:r w:rsidRPr="007036CE">
              <w:t xml:space="preserve"> р</w:t>
            </w:r>
            <w:r w:rsidR="00DA36C0" w:rsidRPr="007036CE">
              <w:t>асходные обязательства, подлежащие исполнению в соответствующем финансовом году</w:t>
            </w:r>
          </w:p>
        </w:tc>
      </w:tr>
      <w:tr w:rsidR="001B0A49" w:rsidRPr="007036CE" w14:paraId="006F4F7B" w14:textId="77777777" w:rsidTr="00D52B66">
        <w:tc>
          <w:tcPr>
            <w:tcW w:w="2382" w:type="dxa"/>
          </w:tcPr>
          <w:p w14:paraId="4225D180" w14:textId="77777777" w:rsidR="001B0A49" w:rsidRPr="007036CE" w:rsidRDefault="001B0A49" w:rsidP="001B0A49">
            <w:pPr>
              <w:pStyle w:val="GOSTTablenorm"/>
            </w:pPr>
            <w:r w:rsidRPr="007036CE">
              <w:t>ГИИС «Электронный бюджет»</w:t>
            </w:r>
          </w:p>
        </w:tc>
        <w:tc>
          <w:tcPr>
            <w:tcW w:w="7312" w:type="dxa"/>
          </w:tcPr>
          <w:p w14:paraId="3FE2F21E" w14:textId="77777777" w:rsidR="001B0A49" w:rsidRPr="007036CE" w:rsidRDefault="001B0A49" w:rsidP="001B0A49">
            <w:pPr>
              <w:pStyle w:val="GOSTTablenorm"/>
            </w:pPr>
            <w:r w:rsidRPr="007036CE">
              <w:t>Государственная интегрированная информационная система «Электронный бюджет»</w:t>
            </w:r>
          </w:p>
        </w:tc>
      </w:tr>
      <w:tr w:rsidR="00340859" w:rsidRPr="007036CE" w14:paraId="52F17F3A" w14:textId="77777777" w:rsidTr="00D52B66">
        <w:tc>
          <w:tcPr>
            <w:tcW w:w="2382" w:type="dxa"/>
          </w:tcPr>
          <w:p w14:paraId="4948C859" w14:textId="77777777" w:rsidR="00340859" w:rsidRPr="007036CE" w:rsidRDefault="000C25E5" w:rsidP="001B0A49">
            <w:pPr>
              <w:pStyle w:val="GOSTTablenorm"/>
            </w:pPr>
            <w:r w:rsidRPr="007036CE">
              <w:t>ДО</w:t>
            </w:r>
          </w:p>
        </w:tc>
        <w:tc>
          <w:tcPr>
            <w:tcW w:w="7312" w:type="dxa"/>
          </w:tcPr>
          <w:p w14:paraId="083ACDB0" w14:textId="105E35AD" w:rsidR="00340859" w:rsidRPr="007036CE" w:rsidRDefault="000C25E5" w:rsidP="000C25E5">
            <w:pPr>
              <w:pStyle w:val="GOSTTablenorm"/>
            </w:pPr>
            <w:r w:rsidRPr="007036CE">
              <w:t xml:space="preserve">Денежное обязательство </w:t>
            </w:r>
            <w:r w:rsidR="005B1C15" w:rsidRPr="007036CE">
              <w:t>–</w:t>
            </w:r>
            <w:r w:rsidRPr="007036CE">
              <w:t xml:space="preserve"> обязанность </w:t>
            </w:r>
            <w:r w:rsidR="00340859" w:rsidRPr="007036CE">
              <w:t>получателя бюджетных средств уплатить бюджету, физическому лицу и юридическому лицу за счет средств бюджета определенные денежные средства в соответствии с выполненными условиями гражданско-правовой сделки, заключенной в рамках его бюджетных полномочий, или в соответствии с положениями закона, иного правового акта, условиями договора или соглашения.</w:t>
            </w:r>
          </w:p>
        </w:tc>
      </w:tr>
      <w:tr w:rsidR="004906C3" w:rsidRPr="007036CE" w14:paraId="197EA5FC" w14:textId="77777777" w:rsidTr="00D52B66">
        <w:tc>
          <w:tcPr>
            <w:tcW w:w="2382" w:type="dxa"/>
          </w:tcPr>
          <w:p w14:paraId="15AAA6F2" w14:textId="77777777" w:rsidR="004906C3" w:rsidRPr="007036CE" w:rsidRDefault="004906C3" w:rsidP="001B0A49">
            <w:pPr>
              <w:pStyle w:val="GOSTTablenorm"/>
            </w:pPr>
            <w:r w:rsidRPr="007036CE">
              <w:t>Дополнительные аналитические признаки, не входящие в структуру номера счета, которыми обогащается счет</w:t>
            </w:r>
          </w:p>
        </w:tc>
        <w:tc>
          <w:tcPr>
            <w:tcW w:w="7312" w:type="dxa"/>
          </w:tcPr>
          <w:p w14:paraId="4ED34158" w14:textId="77777777" w:rsidR="004906C3" w:rsidRPr="007036CE" w:rsidRDefault="004906C3" w:rsidP="004906C3">
            <w:pPr>
              <w:pStyle w:val="GOSTTablenorm"/>
            </w:pPr>
            <w:r w:rsidRPr="007036CE">
              <w:t xml:space="preserve">Группа аналитических признаков, имеющих «Признак использования при расчете балансов» в справочнике «Аналитические признаки» в </w:t>
            </w:r>
            <w:r w:rsidRPr="007036CE">
              <w:rPr>
                <w:lang w:val="en-US"/>
              </w:rPr>
              <w:t>SVAP</w:t>
            </w:r>
            <w:r w:rsidRPr="007036CE">
              <w:t xml:space="preserve">, но не включенных в шаблон счета согласно справочнику «Шаблоны счетов» в SVAP. В разрезе таких аналитических признаков осуществляется предварительное агрегирование данных, расчет балансов (оборотов и остатков по счетам), в контроле доступного остатка </w:t>
            </w:r>
            <w:r w:rsidR="00C55A78" w:rsidRPr="007036CE">
              <w:t xml:space="preserve">средств </w:t>
            </w:r>
            <w:r w:rsidRPr="007036CE">
              <w:t xml:space="preserve">не участвуют. Аналитические признаки этой группы могут задаваться в качестве параметров отбора и параметров отображения данных в запросах на сбор учетных данных при отборе по счетам (по комбинации аналитических признаков) и по записям </w:t>
            </w:r>
            <w:r w:rsidRPr="007036CE">
              <w:lastRenderedPageBreak/>
              <w:t>учета</w:t>
            </w:r>
          </w:p>
        </w:tc>
      </w:tr>
      <w:tr w:rsidR="00BB590B" w:rsidRPr="007036CE" w14:paraId="544DC369" w14:textId="77777777" w:rsidTr="00D52B66">
        <w:tc>
          <w:tcPr>
            <w:tcW w:w="2382" w:type="dxa"/>
          </w:tcPr>
          <w:p w14:paraId="2AB2864C" w14:textId="77777777" w:rsidR="00BB590B" w:rsidRPr="007036CE" w:rsidRDefault="00BB590B" w:rsidP="001B0A49">
            <w:pPr>
              <w:pStyle w:val="GOSTTablenorm"/>
            </w:pPr>
            <w:r w:rsidRPr="007036CE">
              <w:lastRenderedPageBreak/>
              <w:t>Запрос на сбор учетных данных</w:t>
            </w:r>
          </w:p>
        </w:tc>
        <w:tc>
          <w:tcPr>
            <w:tcW w:w="7312" w:type="dxa"/>
          </w:tcPr>
          <w:p w14:paraId="1DD6CB9B" w14:textId="77777777" w:rsidR="00BB590B" w:rsidRPr="007036CE" w:rsidRDefault="00BB590B" w:rsidP="004906C3">
            <w:pPr>
              <w:pStyle w:val="GOSTTablenorm"/>
            </w:pPr>
            <w:r w:rsidRPr="007036CE">
              <w:t>Запросы, используемые для получения информации об отраженных в учете операциях, об остатках на начало отчетного периода, оборотах за отчетный период и остатках на конец отчетного периода по счетам учета или по комбинациям аналитических признаков, зарегистрированных в SVAP, в т.ч. в разрезе корреспонденции счетов и/или реквизитов первичных документов</w:t>
            </w:r>
          </w:p>
        </w:tc>
      </w:tr>
      <w:tr w:rsidR="00803C61" w:rsidRPr="007036CE" w14:paraId="646040C2" w14:textId="77777777" w:rsidTr="00D52B66">
        <w:tc>
          <w:tcPr>
            <w:tcW w:w="2382" w:type="dxa"/>
          </w:tcPr>
          <w:p w14:paraId="464E85A3" w14:textId="77777777" w:rsidR="00803C61" w:rsidRPr="007036CE" w:rsidRDefault="00803C61" w:rsidP="001B0A49">
            <w:pPr>
              <w:pStyle w:val="GOSTTablenorm"/>
            </w:pPr>
            <w:r w:rsidRPr="007036CE">
              <w:t>ИС АСФК</w:t>
            </w:r>
          </w:p>
        </w:tc>
        <w:tc>
          <w:tcPr>
            <w:tcW w:w="7312" w:type="dxa"/>
          </w:tcPr>
          <w:p w14:paraId="4D6986AC" w14:textId="77777777" w:rsidR="00803C61" w:rsidRPr="007036CE" w:rsidRDefault="00803C61" w:rsidP="004906C3">
            <w:pPr>
              <w:pStyle w:val="GOSTTablenorm"/>
            </w:pPr>
            <w:r w:rsidRPr="007036CE">
              <w:t>Информационная система «Автоматизированная система Федерального казначейства»</w:t>
            </w:r>
          </w:p>
        </w:tc>
      </w:tr>
      <w:tr w:rsidR="00340859" w:rsidRPr="007036CE" w14:paraId="26B3E686" w14:textId="77777777" w:rsidTr="00D52B66">
        <w:tc>
          <w:tcPr>
            <w:tcW w:w="2382" w:type="dxa"/>
          </w:tcPr>
          <w:p w14:paraId="5BA14F3B" w14:textId="77777777" w:rsidR="00340859" w:rsidRPr="007036CE" w:rsidRDefault="00340859" w:rsidP="00B771A7">
            <w:pPr>
              <w:pStyle w:val="GOSTTablenorm"/>
            </w:pPr>
            <w:r w:rsidRPr="007036CE">
              <w:t>ЛБО</w:t>
            </w:r>
          </w:p>
        </w:tc>
        <w:tc>
          <w:tcPr>
            <w:tcW w:w="7312" w:type="dxa"/>
          </w:tcPr>
          <w:p w14:paraId="566974D5" w14:textId="77777777" w:rsidR="00340859" w:rsidRPr="007036CE" w:rsidRDefault="00340859" w:rsidP="00B771A7">
            <w:pPr>
              <w:pStyle w:val="GOSTTablenorm"/>
            </w:pPr>
            <w:r w:rsidRPr="007036CE">
              <w:t>Лимит бюджетных обязательств – объем прав в денежном выражении на принятие казенным учреждением бюджетных обязательств и (или) их исполнение в текущем финансовом году (текущем финансовом году и плановом периоде)</w:t>
            </w:r>
          </w:p>
        </w:tc>
      </w:tr>
      <w:tr w:rsidR="00B771A7" w:rsidRPr="007036CE" w14:paraId="08514266" w14:textId="77777777" w:rsidTr="00D52B66">
        <w:tc>
          <w:tcPr>
            <w:tcW w:w="2382" w:type="dxa"/>
          </w:tcPr>
          <w:p w14:paraId="5E9F5FAB" w14:textId="77777777" w:rsidR="00B771A7" w:rsidRPr="007036CE" w:rsidRDefault="00B771A7" w:rsidP="00B771A7">
            <w:pPr>
              <w:pStyle w:val="GOSTTablenorm"/>
            </w:pPr>
            <w:r w:rsidRPr="007036CE">
              <w:t>ЛС, л/с</w:t>
            </w:r>
          </w:p>
        </w:tc>
        <w:tc>
          <w:tcPr>
            <w:tcW w:w="7312" w:type="dxa"/>
          </w:tcPr>
          <w:p w14:paraId="23261DC8" w14:textId="77777777" w:rsidR="00B771A7" w:rsidRPr="007036CE" w:rsidRDefault="00B771A7" w:rsidP="00B771A7">
            <w:pPr>
              <w:pStyle w:val="GOSTTablenorm"/>
            </w:pPr>
            <w:r w:rsidRPr="007036CE">
              <w:t>Лицевой счет</w:t>
            </w:r>
          </w:p>
        </w:tc>
      </w:tr>
      <w:tr w:rsidR="00625FC2" w:rsidRPr="007036CE" w14:paraId="1C0F4928" w14:textId="77777777" w:rsidTr="00D52B66">
        <w:tc>
          <w:tcPr>
            <w:tcW w:w="2382" w:type="dxa"/>
          </w:tcPr>
          <w:p w14:paraId="306CF422" w14:textId="77777777" w:rsidR="00625FC2" w:rsidRPr="007036CE" w:rsidRDefault="00625FC2" w:rsidP="00B771A7">
            <w:pPr>
              <w:pStyle w:val="GOSTTablenorm"/>
            </w:pPr>
            <w:r w:rsidRPr="007036CE">
              <w:t>л/с с кодом 01</w:t>
            </w:r>
          </w:p>
        </w:tc>
        <w:tc>
          <w:tcPr>
            <w:tcW w:w="7312" w:type="dxa"/>
          </w:tcPr>
          <w:p w14:paraId="5EDE9537" w14:textId="77777777" w:rsidR="00625FC2" w:rsidRPr="007036CE" w:rsidRDefault="00376A4F" w:rsidP="00B771A7">
            <w:pPr>
              <w:pStyle w:val="GOSTTablenorm"/>
            </w:pPr>
            <w:r w:rsidRPr="007036CE">
              <w:t>Лицевой счет главного распорядителя (распорядителя) бюджетных средств, открытый территориальным органом Федерального казначейства и предназначенный для отражения операций главного распорядителя, распорядителя бюджетных средств по распределению бюджетных ассигнований, лимитов бюджетных обязательств, предельных объемов финансирования по подведомственным распорядителям и получателям бюджетных средств</w:t>
            </w:r>
          </w:p>
        </w:tc>
      </w:tr>
      <w:tr w:rsidR="00625FC2" w:rsidRPr="007036CE" w14:paraId="42EFB3E8" w14:textId="77777777" w:rsidTr="00D52B66">
        <w:tc>
          <w:tcPr>
            <w:tcW w:w="2382" w:type="dxa"/>
          </w:tcPr>
          <w:p w14:paraId="117645C5" w14:textId="77777777" w:rsidR="00625FC2" w:rsidRPr="007036CE" w:rsidRDefault="00625FC2" w:rsidP="00B771A7">
            <w:pPr>
              <w:pStyle w:val="GOSTTablenorm"/>
            </w:pPr>
            <w:r w:rsidRPr="007036CE">
              <w:t>л/с с кодом 03</w:t>
            </w:r>
          </w:p>
        </w:tc>
        <w:tc>
          <w:tcPr>
            <w:tcW w:w="7312" w:type="dxa"/>
          </w:tcPr>
          <w:p w14:paraId="015F5FED" w14:textId="77777777" w:rsidR="00625FC2" w:rsidRPr="007036CE" w:rsidRDefault="004478CD" w:rsidP="00D02561">
            <w:pPr>
              <w:pStyle w:val="GOSTTablenorm"/>
            </w:pPr>
            <w:r w:rsidRPr="007036CE">
              <w:t>Лицевой счет, открытый получателю бюджетных средств в органе Федерального казначейства и предназначенный для учета бюджетных данных, отражения операций по распределению лимитов бюджетных обязательств по кодам классификации расходов бюджетов в пределах доведенных лимитов бюджетных обязательств (при наличии соответствующих полномочий у получателя бюджетных средств); для учета принятых бюджетных обязательств и оплаты денежных обязательств, осуществления бюджетных операций за счет средств бюджета (в том числе в иностранной валюте и (или) источника дополнительного бюджетного финансирования)</w:t>
            </w:r>
          </w:p>
        </w:tc>
      </w:tr>
      <w:tr w:rsidR="00B771A7" w:rsidRPr="007036CE" w14:paraId="75F7A2A3" w14:textId="77777777" w:rsidTr="00D52B66">
        <w:tc>
          <w:tcPr>
            <w:tcW w:w="2382" w:type="dxa"/>
          </w:tcPr>
          <w:p w14:paraId="00D59697" w14:textId="77777777" w:rsidR="00B771A7" w:rsidRPr="007036CE" w:rsidRDefault="00B771A7" w:rsidP="00B771A7">
            <w:pPr>
              <w:pStyle w:val="GOSTTablenorm"/>
            </w:pPr>
            <w:r w:rsidRPr="007036CE">
              <w:t>л/с с кодом 05</w:t>
            </w:r>
          </w:p>
        </w:tc>
        <w:tc>
          <w:tcPr>
            <w:tcW w:w="7312" w:type="dxa"/>
          </w:tcPr>
          <w:p w14:paraId="1CFECC7D" w14:textId="77777777" w:rsidR="00B771A7" w:rsidRPr="007036CE" w:rsidRDefault="00B771A7" w:rsidP="00B771A7">
            <w:pPr>
              <w:pStyle w:val="GOSTTablenorm"/>
            </w:pPr>
            <w:r w:rsidRPr="007036CE">
              <w:t>Лицевой счет для учета операций со средствами, поступающими во временное распоряжение получателя бюджетных средств, открытый территориальным органом Федерального казначейства и предназначенный для отражения операций получателя бюджетных средств со средствами, поступающими в соответствии с законодательными и иными нормативными правовыми актами Российской Федерации, законодательными и иными нормативными правовыми актами субъектов Российской Федерации и муниципальными правовыми актами, в соответствии с заключенным Соглашением об осуществлении операций со средствами, поступающими во временное распоряжение получателя бюджетных средств, а также подразделения судебных приставов</w:t>
            </w:r>
          </w:p>
        </w:tc>
      </w:tr>
      <w:tr w:rsidR="00625FC2" w:rsidRPr="007036CE" w14:paraId="5A596855" w14:textId="77777777" w:rsidTr="00D52B66">
        <w:tc>
          <w:tcPr>
            <w:tcW w:w="2382" w:type="dxa"/>
          </w:tcPr>
          <w:p w14:paraId="38273AA5" w14:textId="77777777" w:rsidR="00625FC2" w:rsidRPr="007036CE" w:rsidRDefault="00625FC2" w:rsidP="00625FC2">
            <w:pPr>
              <w:pStyle w:val="GOSTTablenorm"/>
            </w:pPr>
            <w:r w:rsidRPr="007036CE">
              <w:t>л/с с кодом 06</w:t>
            </w:r>
          </w:p>
        </w:tc>
        <w:tc>
          <w:tcPr>
            <w:tcW w:w="7312" w:type="dxa"/>
          </w:tcPr>
          <w:p w14:paraId="54018BB4" w14:textId="77777777" w:rsidR="00625FC2" w:rsidRPr="007036CE" w:rsidRDefault="00376A4F" w:rsidP="00376A4F">
            <w:pPr>
              <w:pStyle w:val="GOSTTablenorm"/>
              <w:tabs>
                <w:tab w:val="left" w:pos="480"/>
              </w:tabs>
            </w:pPr>
            <w:r w:rsidRPr="007036CE">
              <w:t>Лицевой счет главного администратора источников внутреннего финансирования дефицита бюджета (администратора источников внутреннего финансирования дефицита бюджета с полномочиями главного администратора), открытый территориальным органом Федерального казначейства и предназначенный для отражения операций главного администратора ис</w:t>
            </w:r>
            <w:r w:rsidRPr="007036CE">
              <w:lastRenderedPageBreak/>
              <w:t>точников внутреннего финансирования дефицита бюджета по распределению бюджетных ассигнований по подведомственным администраторам источников внутреннего финансирования дефицита бюджета с полномочиями главного администратора и (или) администраторам источников внутреннего финансирования дефицита бюджета</w:t>
            </w:r>
          </w:p>
        </w:tc>
      </w:tr>
      <w:tr w:rsidR="00625FC2" w:rsidRPr="007036CE" w14:paraId="39BB5A92" w14:textId="77777777" w:rsidTr="00D52B66">
        <w:tc>
          <w:tcPr>
            <w:tcW w:w="2382" w:type="dxa"/>
          </w:tcPr>
          <w:p w14:paraId="33046CF5" w14:textId="77777777" w:rsidR="00625FC2" w:rsidRPr="007036CE" w:rsidRDefault="00625FC2" w:rsidP="00625FC2">
            <w:pPr>
              <w:pStyle w:val="GOSTTablenorm"/>
            </w:pPr>
            <w:r w:rsidRPr="007036CE">
              <w:lastRenderedPageBreak/>
              <w:t>л/с с кодом 07</w:t>
            </w:r>
          </w:p>
        </w:tc>
        <w:tc>
          <w:tcPr>
            <w:tcW w:w="7312" w:type="dxa"/>
          </w:tcPr>
          <w:p w14:paraId="4BD4B1F1" w14:textId="77777777" w:rsidR="00625FC2" w:rsidRPr="007036CE" w:rsidRDefault="00376A4F" w:rsidP="00625FC2">
            <w:pPr>
              <w:pStyle w:val="GOSTTablenorm"/>
            </w:pPr>
            <w:r w:rsidRPr="007036CE">
              <w:t>Лицевой счет главного администратора источников внешнего финансирования дефицита бюджета (администратора источников внешнего финансирования дефицита бюджета с полномочиями главного администратора), открытый территориальным органом Федерального казначейства и предназначенный для отражения операций главного администратора источников внешнего финансирования дефицита бюджета по распределению бюджетных ассигнований по подведомственным администраторам источников внешнего финансирования дефицита бюджета с полномочиями главного администратора и (или) администраторам источников внешнего финансирования дефицита бюджета</w:t>
            </w:r>
          </w:p>
        </w:tc>
      </w:tr>
      <w:tr w:rsidR="00625FC2" w:rsidRPr="007036CE" w14:paraId="22EC6D93" w14:textId="77777777" w:rsidTr="00D52B66">
        <w:tc>
          <w:tcPr>
            <w:tcW w:w="2382" w:type="dxa"/>
          </w:tcPr>
          <w:p w14:paraId="638E5BB8" w14:textId="77777777" w:rsidR="00625FC2" w:rsidRPr="007036CE" w:rsidRDefault="00625FC2" w:rsidP="00625FC2">
            <w:pPr>
              <w:pStyle w:val="GOSTTablenorm"/>
            </w:pPr>
            <w:r w:rsidRPr="007036CE">
              <w:t>л/с с кодом 08</w:t>
            </w:r>
          </w:p>
        </w:tc>
        <w:tc>
          <w:tcPr>
            <w:tcW w:w="7312" w:type="dxa"/>
          </w:tcPr>
          <w:p w14:paraId="67618306" w14:textId="77777777" w:rsidR="00625FC2" w:rsidRPr="007036CE" w:rsidRDefault="00376A4F" w:rsidP="00625FC2">
            <w:pPr>
              <w:pStyle w:val="GOSTTablenorm"/>
            </w:pPr>
            <w:r w:rsidRPr="007036CE">
              <w:t>Лицевой счет администратора источников внутреннего финансирования дефицита бюджета, открытый территориальным органом Федерального казначейства и предназначенный для учета бюджетных ассигнований, полученных администратором источников внутреннего финансирования дефицита бюджета от главного администратора источников внутреннего финансирования дефицита бюджета (администратора источников внутреннего финансирования дефицита бюджета с полномочиями главного администратора), а также для отражения операций администратора источников внутреннего финансирования дефицита бюджета по привлечению и погашению источников внутреннего финансирования дефицита бюджета</w:t>
            </w:r>
          </w:p>
        </w:tc>
      </w:tr>
      <w:tr w:rsidR="00625FC2" w:rsidRPr="007036CE" w14:paraId="7EA023BA" w14:textId="77777777" w:rsidTr="00D52B66">
        <w:tc>
          <w:tcPr>
            <w:tcW w:w="2382" w:type="dxa"/>
          </w:tcPr>
          <w:p w14:paraId="6334658F" w14:textId="77777777" w:rsidR="00625FC2" w:rsidRPr="007036CE" w:rsidRDefault="00625FC2" w:rsidP="00625FC2">
            <w:pPr>
              <w:pStyle w:val="GOSTTablenorm"/>
            </w:pPr>
            <w:r w:rsidRPr="007036CE">
              <w:t>л/с с кодом 09</w:t>
            </w:r>
          </w:p>
        </w:tc>
        <w:tc>
          <w:tcPr>
            <w:tcW w:w="7312" w:type="dxa"/>
          </w:tcPr>
          <w:p w14:paraId="6C2911E3" w14:textId="77777777" w:rsidR="00625FC2" w:rsidRPr="007036CE" w:rsidRDefault="00376A4F" w:rsidP="00625FC2">
            <w:pPr>
              <w:pStyle w:val="GOSTTablenorm"/>
            </w:pPr>
            <w:r w:rsidRPr="007036CE">
              <w:t>Лицевой счет администратора источников внешнего финансирования дефицита бюджета, открытый территориальным органом Федерального казначейства и предназначенный для учета бюджетных ассигнований, полученных администратором источников внешнего финансирования дефицита бюджета от главного администратора источников внешнего финансирования дефицита бюджета (администратора источников внешнего финансирования дефицита бюджета с полномочиями главного администратора), а также для отражения операций администратора источников внешнего финансирования дефицита бюджета по привлечению и погашению источников внешнего финансирования дефицита бюджета</w:t>
            </w:r>
          </w:p>
        </w:tc>
      </w:tr>
      <w:tr w:rsidR="00625FC2" w:rsidRPr="007036CE" w14:paraId="72E3CFFC" w14:textId="77777777" w:rsidTr="00D52B66">
        <w:tc>
          <w:tcPr>
            <w:tcW w:w="2382" w:type="dxa"/>
          </w:tcPr>
          <w:p w14:paraId="608796EC" w14:textId="77777777" w:rsidR="00625FC2" w:rsidRPr="007036CE" w:rsidRDefault="00625FC2" w:rsidP="00625FC2">
            <w:pPr>
              <w:pStyle w:val="GOSTTablenorm"/>
            </w:pPr>
            <w:r w:rsidRPr="007036CE">
              <w:t>л/с с кодом 10</w:t>
            </w:r>
          </w:p>
        </w:tc>
        <w:tc>
          <w:tcPr>
            <w:tcW w:w="7312" w:type="dxa"/>
          </w:tcPr>
          <w:p w14:paraId="4CB5BB6B" w14:textId="77777777" w:rsidR="00625FC2" w:rsidRPr="007036CE" w:rsidRDefault="004478CD" w:rsidP="0041658B">
            <w:pPr>
              <w:pStyle w:val="GOSTTablenorm"/>
            </w:pPr>
            <w:r w:rsidRPr="007036CE">
              <w:t>Лицевой счет, открытый в органе Федерального казначейства и предназначенный для учета бюджетных данных, полученных иным получателем бюджетных средств, а также для отражения операций иного получателя бюджетных средств по перечислению (возврату) бюджетных средств, включая операции в иностранной валюте, на счет иного получателя бюджетных средств, открытый ему в банке</w:t>
            </w:r>
          </w:p>
        </w:tc>
      </w:tr>
      <w:tr w:rsidR="00625FC2" w:rsidRPr="007036CE" w14:paraId="25A02F5D" w14:textId="77777777" w:rsidTr="00D52B66">
        <w:tc>
          <w:tcPr>
            <w:tcW w:w="2382" w:type="dxa"/>
          </w:tcPr>
          <w:p w14:paraId="28AEE7C4" w14:textId="77777777" w:rsidR="00625FC2" w:rsidRPr="007036CE" w:rsidRDefault="00625FC2" w:rsidP="00625FC2">
            <w:pPr>
              <w:pStyle w:val="GOSTTablenorm"/>
            </w:pPr>
            <w:r w:rsidRPr="007036CE">
              <w:t>л/с с кодом 14</w:t>
            </w:r>
          </w:p>
        </w:tc>
        <w:tc>
          <w:tcPr>
            <w:tcW w:w="7312" w:type="dxa"/>
          </w:tcPr>
          <w:p w14:paraId="58FE0F5C" w14:textId="77777777" w:rsidR="00625FC2" w:rsidRPr="007036CE" w:rsidRDefault="004478CD" w:rsidP="00625FC2">
            <w:pPr>
              <w:pStyle w:val="GOSTTablenorm"/>
            </w:pPr>
            <w:r w:rsidRPr="007036CE">
              <w:t>Лицевой счет, открытый территориальным органом Федерального казначейства для отражения операций получателя бюджетных средств, бюджетного (автономного) учреждения либо организации, принявших бюджетные полномочия в соответствии с переданными бюджетными полномочиями получателя бюджетных средств</w:t>
            </w:r>
          </w:p>
        </w:tc>
      </w:tr>
      <w:tr w:rsidR="00803C61" w:rsidRPr="007036CE" w14:paraId="71C7F6D5" w14:textId="77777777" w:rsidTr="00D52B66">
        <w:tc>
          <w:tcPr>
            <w:tcW w:w="2382" w:type="dxa"/>
          </w:tcPr>
          <w:p w14:paraId="0D45CEB1" w14:textId="77777777" w:rsidR="00803C61" w:rsidRPr="007036CE" w:rsidRDefault="00803C61" w:rsidP="00803C61">
            <w:pPr>
              <w:pStyle w:val="GOSTTablenorm"/>
            </w:pPr>
            <w:r w:rsidRPr="007036CE">
              <w:lastRenderedPageBreak/>
              <w:t>л/с с кодом 20</w:t>
            </w:r>
          </w:p>
        </w:tc>
        <w:tc>
          <w:tcPr>
            <w:tcW w:w="7312" w:type="dxa"/>
          </w:tcPr>
          <w:p w14:paraId="4A170FDA" w14:textId="77777777" w:rsidR="00803C61" w:rsidRPr="007036CE" w:rsidRDefault="00376A4F" w:rsidP="00803C61">
            <w:pPr>
              <w:pStyle w:val="GOSTTablenorm"/>
            </w:pPr>
            <w:r w:rsidRPr="007036CE">
              <w:t>Лицевой счет бюджетного учреждения, открытый территориальным органом Федерального казначейства и предназначенный для учета операций со средствами бюджетных учреждений (за исключением субсидий на иные цели, а также субсидий на осуществление капитальных вложений в объекты капитального строительства государственной (муниципальной) собственности или приобретение объектов недвижимого имущества в государственную (муниципальную) собственность, предоставленных бюджетным учреждениям из соответствующих бюджетов бюджетной системы Российской Федерации)</w:t>
            </w:r>
          </w:p>
        </w:tc>
      </w:tr>
      <w:tr w:rsidR="00803C61" w:rsidRPr="007036CE" w14:paraId="6F87D845" w14:textId="77777777" w:rsidTr="00D52B66">
        <w:tc>
          <w:tcPr>
            <w:tcW w:w="2382" w:type="dxa"/>
          </w:tcPr>
          <w:p w14:paraId="1F554503" w14:textId="77777777" w:rsidR="00803C61" w:rsidRPr="007036CE" w:rsidRDefault="00803C61" w:rsidP="00803C61">
            <w:pPr>
              <w:pStyle w:val="GOSTTablenorm"/>
            </w:pPr>
            <w:r w:rsidRPr="007036CE">
              <w:t>л/с с кодом 30</w:t>
            </w:r>
          </w:p>
        </w:tc>
        <w:tc>
          <w:tcPr>
            <w:tcW w:w="7312" w:type="dxa"/>
          </w:tcPr>
          <w:p w14:paraId="254552D7" w14:textId="77777777" w:rsidR="00803C61" w:rsidRPr="007036CE" w:rsidRDefault="00376A4F" w:rsidP="00803C61">
            <w:pPr>
              <w:pStyle w:val="GOSTTablenorm"/>
            </w:pPr>
            <w:r w:rsidRPr="007036CE">
              <w:t>Лицевой счет автономного учреждения, открытый территориальным органом Федерального казначейства и предназначенный для учета операций со средствами автономных учреждений (за исключением субсидий на иные цели, а также субсидий на осуществление капитальных вложений в объекты капитального строительства государственной (муниципальной) собственности или приобретение объектов недвижимого имущества в государственную (муниципальную) собственность, предоставленных автономным учреждениям из соответствующих бюджетов бюджетной системы Российской Федерации)</w:t>
            </w:r>
          </w:p>
        </w:tc>
      </w:tr>
      <w:tr w:rsidR="00376A4F" w:rsidRPr="007036CE" w14:paraId="26871D44" w14:textId="77777777" w:rsidTr="00D52B66">
        <w:tc>
          <w:tcPr>
            <w:tcW w:w="2382" w:type="dxa"/>
          </w:tcPr>
          <w:p w14:paraId="4980CAEC" w14:textId="77777777" w:rsidR="00376A4F" w:rsidRPr="007036CE" w:rsidRDefault="00376A4F" w:rsidP="00803C61">
            <w:pPr>
              <w:pStyle w:val="GOSTTablenorm"/>
            </w:pPr>
            <w:r w:rsidRPr="007036CE">
              <w:t>л/с с кодом 71</w:t>
            </w:r>
          </w:p>
        </w:tc>
        <w:tc>
          <w:tcPr>
            <w:tcW w:w="7312" w:type="dxa"/>
          </w:tcPr>
          <w:p w14:paraId="6CF5A350" w14:textId="77777777" w:rsidR="00376A4F" w:rsidRPr="007036CE" w:rsidRDefault="00376A4F" w:rsidP="00803C61">
            <w:pPr>
              <w:pStyle w:val="GOSTTablenorm"/>
            </w:pPr>
            <w:r w:rsidRPr="007036CE">
              <w:t>Лицевой счет, открытый территориальным органом Федерального казначейства и предназначенный для учета операций со средствами, предоставленными юридическим лицам (их обособленным подразделениям), крестьянским (фермерским) хозяйствам, индивидуальным предпринимателям, физическим лицам при казначейском сопровождении из соответствующих бюджетов бюджетной системы Российской Федерации</w:t>
            </w:r>
          </w:p>
        </w:tc>
      </w:tr>
      <w:tr w:rsidR="00B771A7" w:rsidRPr="007036CE" w14:paraId="072E32AF" w14:textId="77777777" w:rsidTr="00D52B66">
        <w:tc>
          <w:tcPr>
            <w:tcW w:w="2382" w:type="dxa"/>
          </w:tcPr>
          <w:p w14:paraId="287A6E14" w14:textId="77777777" w:rsidR="00B771A7" w:rsidRPr="007036CE" w:rsidRDefault="00B771A7" w:rsidP="00B771A7">
            <w:pPr>
              <w:pStyle w:val="GOSTTablenorm"/>
            </w:pPr>
            <w:r w:rsidRPr="007036CE">
              <w:t>ПУД ЭБ</w:t>
            </w:r>
          </w:p>
        </w:tc>
        <w:tc>
          <w:tcPr>
            <w:tcW w:w="7312" w:type="dxa"/>
          </w:tcPr>
          <w:p w14:paraId="7BDDCDD4" w14:textId="77777777" w:rsidR="00B771A7" w:rsidRPr="007036CE" w:rsidRDefault="00B771A7" w:rsidP="00B771A7">
            <w:pPr>
              <w:pStyle w:val="GOSTTablenorm"/>
            </w:pPr>
            <w:r w:rsidRPr="007036CE">
              <w:t>Подсистема управления дох</w:t>
            </w:r>
            <w:r w:rsidR="00D02561" w:rsidRPr="007036CE">
              <w:t>одами ГИИС «Электронный бюджет»</w:t>
            </w:r>
          </w:p>
        </w:tc>
      </w:tr>
      <w:tr w:rsidR="00B771A7" w:rsidRPr="007036CE" w14:paraId="75365D5B" w14:textId="77777777" w:rsidTr="00D52B66">
        <w:tc>
          <w:tcPr>
            <w:tcW w:w="2382" w:type="dxa"/>
          </w:tcPr>
          <w:p w14:paraId="125B1003" w14:textId="77777777" w:rsidR="00B771A7" w:rsidRPr="007036CE" w:rsidRDefault="00B771A7" w:rsidP="00B771A7">
            <w:pPr>
              <w:pStyle w:val="GOSTTablenorm"/>
            </w:pPr>
            <w:r w:rsidRPr="007036CE">
              <w:t>ПУИО ЭБ</w:t>
            </w:r>
          </w:p>
        </w:tc>
        <w:tc>
          <w:tcPr>
            <w:tcW w:w="7312" w:type="dxa"/>
          </w:tcPr>
          <w:p w14:paraId="4A81EB8D" w14:textId="77777777" w:rsidR="00B771A7" w:rsidRPr="007036CE" w:rsidRDefault="00B771A7" w:rsidP="00B771A7">
            <w:pPr>
              <w:pStyle w:val="GOSTTablenorm"/>
            </w:pPr>
            <w:r w:rsidRPr="007036CE">
              <w:t>Подсистема учета и отчетности ГИИС «Электронный бюджет»</w:t>
            </w:r>
          </w:p>
        </w:tc>
      </w:tr>
      <w:tr w:rsidR="00F13906" w:rsidRPr="007036CE" w14:paraId="22ED0694" w14:textId="77777777" w:rsidTr="00D52B66">
        <w:trPr>
          <w:ins w:id="20" w:author="Сказецкая Наталья Камилевна" w:date="2024-09-24T18:59:00Z"/>
        </w:trPr>
        <w:tc>
          <w:tcPr>
            <w:tcW w:w="2382" w:type="dxa"/>
          </w:tcPr>
          <w:p w14:paraId="41A863CB" w14:textId="77777777" w:rsidR="00F13906" w:rsidRPr="007036CE" w:rsidRDefault="00F13906" w:rsidP="00F13906">
            <w:pPr>
              <w:pStyle w:val="GOSTTablenorm"/>
              <w:rPr>
                <w:ins w:id="21" w:author="Сказецкая Наталья Камилевна" w:date="2024-09-24T18:59:00Z"/>
              </w:rPr>
            </w:pPr>
            <w:ins w:id="22" w:author="Сказецкая Наталья Камилевна" w:date="2024-09-24T19:00:00Z">
              <w:r w:rsidRPr="007036CE">
                <w:t>ПУР 01 ЭБ</w:t>
              </w:r>
            </w:ins>
          </w:p>
        </w:tc>
        <w:tc>
          <w:tcPr>
            <w:tcW w:w="7312" w:type="dxa"/>
          </w:tcPr>
          <w:p w14:paraId="740946C6" w14:textId="77777777" w:rsidR="00F13906" w:rsidRPr="007036CE" w:rsidRDefault="00F13906" w:rsidP="00C032F9">
            <w:pPr>
              <w:pStyle w:val="GOSTTablenorm"/>
              <w:rPr>
                <w:ins w:id="23" w:author="Сказецкая Наталья Камилевна" w:date="2024-09-24T18:59:00Z"/>
              </w:rPr>
            </w:pPr>
            <w:ins w:id="24" w:author="Сказецкая Наталья Камилевна" w:date="2024-09-24T19:00:00Z">
              <w:r w:rsidRPr="007036CE">
                <w:t xml:space="preserve">Подсистема управления расходами ГИИС «Электронный бюджет», база данных для проведения операций </w:t>
              </w:r>
            </w:ins>
            <w:ins w:id="25" w:author="Сказецкая Наталья Камилевна" w:date="2024-09-24T23:36:00Z">
              <w:r w:rsidR="00C032F9" w:rsidRPr="007036CE">
                <w:t>по</w:t>
              </w:r>
            </w:ins>
            <w:ins w:id="26" w:author="Сказецкая Наталья Камилевна" w:date="2024-09-24T19:42:00Z">
              <w:r w:rsidR="00C032F9" w:rsidRPr="007036CE">
                <w:t xml:space="preserve"> доведению</w:t>
              </w:r>
              <w:r w:rsidR="006022B8" w:rsidRPr="007036CE">
                <w:t xml:space="preserve"> бюджетных данных</w:t>
              </w:r>
            </w:ins>
            <w:ins w:id="27" w:author="Сказецкая Наталья Камилевна" w:date="2024-09-24T23:37:00Z">
              <w:r w:rsidR="00C032F9" w:rsidRPr="007036CE">
                <w:t xml:space="preserve"> участникам бюджетного процесса федерального уровня</w:t>
              </w:r>
            </w:ins>
          </w:p>
        </w:tc>
      </w:tr>
      <w:tr w:rsidR="00F13906" w:rsidRPr="007036CE" w14:paraId="62FE5D46" w14:textId="77777777" w:rsidTr="00D52B66">
        <w:tc>
          <w:tcPr>
            <w:tcW w:w="2382" w:type="dxa"/>
          </w:tcPr>
          <w:p w14:paraId="7A221DED" w14:textId="77777777" w:rsidR="00F13906" w:rsidRPr="007036CE" w:rsidRDefault="00F13906" w:rsidP="00F13906">
            <w:pPr>
              <w:pStyle w:val="GOSTTablenorm"/>
            </w:pPr>
            <w:r w:rsidRPr="007036CE">
              <w:t>ПУР 03 ЭБ</w:t>
            </w:r>
          </w:p>
        </w:tc>
        <w:tc>
          <w:tcPr>
            <w:tcW w:w="7312" w:type="dxa"/>
          </w:tcPr>
          <w:p w14:paraId="09E2F5DA" w14:textId="77777777" w:rsidR="00F13906" w:rsidRPr="007036CE" w:rsidRDefault="00F13906" w:rsidP="00C032F9">
            <w:pPr>
              <w:pStyle w:val="GOSTTablenorm"/>
            </w:pPr>
            <w:r w:rsidRPr="007036CE">
              <w:t xml:space="preserve">Подсистема управления расходами ГИИС «Электронный бюджет», база данных для проведения операций </w:t>
            </w:r>
            <w:ins w:id="28" w:author="Сказецкая Наталья Камилевна" w:date="2024-09-24T23:38:00Z">
              <w:r w:rsidR="00C032F9" w:rsidRPr="007036CE">
                <w:t xml:space="preserve">по учету бюджетных и денежных обязательств и операций </w:t>
              </w:r>
            </w:ins>
            <w:r w:rsidRPr="007036CE">
              <w:t xml:space="preserve">со средствами </w:t>
            </w:r>
            <w:ins w:id="29" w:author="Сказецкая Наталья Камилевна" w:date="2024-09-24T23:38:00Z">
              <w:r w:rsidR="00C032F9" w:rsidRPr="007036CE">
                <w:t xml:space="preserve">федерального </w:t>
              </w:r>
            </w:ins>
            <w:r w:rsidRPr="007036CE">
              <w:t>бюджета</w:t>
            </w:r>
          </w:p>
        </w:tc>
      </w:tr>
      <w:tr w:rsidR="00F13906" w:rsidRPr="007036CE" w14:paraId="011D737A" w14:textId="77777777" w:rsidTr="00D52B66">
        <w:tc>
          <w:tcPr>
            <w:tcW w:w="2382" w:type="dxa"/>
          </w:tcPr>
          <w:p w14:paraId="534D1F4B" w14:textId="77777777" w:rsidR="00F13906" w:rsidRPr="007036CE" w:rsidRDefault="00F13906" w:rsidP="00F13906">
            <w:pPr>
              <w:pStyle w:val="GOSTTablenorm"/>
            </w:pPr>
            <w:r w:rsidRPr="007036CE">
              <w:t>ПУР 05 ЭБ</w:t>
            </w:r>
          </w:p>
        </w:tc>
        <w:tc>
          <w:tcPr>
            <w:tcW w:w="7312" w:type="dxa"/>
          </w:tcPr>
          <w:p w14:paraId="50B66A6B" w14:textId="77777777" w:rsidR="00F13906" w:rsidRPr="007036CE" w:rsidRDefault="00F13906" w:rsidP="00F13906">
            <w:pPr>
              <w:pStyle w:val="GOSTTablenorm"/>
            </w:pPr>
            <w:r w:rsidRPr="007036CE">
              <w:t>Подсистема управления расходами ГИИС «Электронный бюджет», база данных для проведения операций со средствами, поступающими во временное распоряжение получателей бюджетных средств</w:t>
            </w:r>
            <w:ins w:id="30" w:author="Сказецкая Наталья Камилевна" w:date="2024-09-24T23:39:00Z">
              <w:r w:rsidR="00C032F9" w:rsidRPr="007036CE">
                <w:t xml:space="preserve"> федерального уровня</w:t>
              </w:r>
            </w:ins>
          </w:p>
        </w:tc>
      </w:tr>
      <w:tr w:rsidR="00F13906" w:rsidRPr="007036CE" w14:paraId="662A2690" w14:textId="77777777" w:rsidTr="004611AC">
        <w:tc>
          <w:tcPr>
            <w:tcW w:w="2382" w:type="dxa"/>
          </w:tcPr>
          <w:p w14:paraId="61E3B24F" w14:textId="77777777" w:rsidR="00F13906" w:rsidRPr="007036CE" w:rsidRDefault="00F13906" w:rsidP="00F13906">
            <w:pPr>
              <w:pStyle w:val="GOSTTablenorm"/>
            </w:pPr>
            <w:r w:rsidRPr="007036CE">
              <w:t>ПУР АУ/БУ ЭБ</w:t>
            </w:r>
          </w:p>
        </w:tc>
        <w:tc>
          <w:tcPr>
            <w:tcW w:w="7312" w:type="dxa"/>
          </w:tcPr>
          <w:p w14:paraId="773C7A3B" w14:textId="77777777" w:rsidR="00F13906" w:rsidRPr="007036CE" w:rsidRDefault="00F13906" w:rsidP="00F13906">
            <w:pPr>
              <w:pStyle w:val="GOSTTablenorm"/>
            </w:pPr>
            <w:r w:rsidRPr="007036CE">
              <w:t>Компонент ведения операций со средствами юридических лиц, не являющихся участниками бюджетного процесса модуля ведения операций по исполнению обязательств участников бюджетного процесса и операций со средствами юридических лиц, не являющихся участниками бюджетного процесса, подсистемы управления расходами государственной интегрированной информационной системы управления общественными финансами «Электронный бюджет»</w:t>
            </w:r>
          </w:p>
        </w:tc>
      </w:tr>
      <w:tr w:rsidR="00F13906" w:rsidRPr="007036CE" w14:paraId="10345F68" w14:textId="77777777" w:rsidTr="004611AC">
        <w:tc>
          <w:tcPr>
            <w:tcW w:w="2382" w:type="dxa"/>
          </w:tcPr>
          <w:p w14:paraId="7A164956" w14:textId="77777777" w:rsidR="00F13906" w:rsidRPr="007036CE" w:rsidRDefault="00F13906" w:rsidP="00F13906">
            <w:pPr>
              <w:pStyle w:val="GOSTTablenorm"/>
            </w:pPr>
            <w:r w:rsidRPr="007036CE">
              <w:t>ПУР КС ЭБ</w:t>
            </w:r>
          </w:p>
        </w:tc>
        <w:tc>
          <w:tcPr>
            <w:tcW w:w="7312" w:type="dxa"/>
          </w:tcPr>
          <w:p w14:paraId="44085F14" w14:textId="77777777" w:rsidR="00F13906" w:rsidRPr="007036CE" w:rsidRDefault="00F13906" w:rsidP="00F13906">
            <w:pPr>
              <w:pStyle w:val="GOSTTablenorm"/>
            </w:pPr>
            <w:r w:rsidRPr="007036CE">
              <w:t>Компонент казначейского сопровождения модуля ведения операций по ис</w:t>
            </w:r>
            <w:r w:rsidRPr="007036CE">
              <w:lastRenderedPageBreak/>
              <w:t>полнению обязательств участников бюджетного процесса и операций со средствами юридических лиц, не являющихся участниками бюджетного процесса, подсистемы управления расходами государственной интегрированной информационной системы управления общественными финансами «Электронный бюджет»</w:t>
            </w:r>
          </w:p>
        </w:tc>
      </w:tr>
      <w:tr w:rsidR="00F13906" w:rsidRPr="007036CE" w14:paraId="4E86E90C" w14:textId="77777777" w:rsidTr="00D52B66">
        <w:tc>
          <w:tcPr>
            <w:tcW w:w="2382" w:type="dxa"/>
          </w:tcPr>
          <w:p w14:paraId="443CC3CA" w14:textId="77777777" w:rsidR="00F13906" w:rsidRPr="007036CE" w:rsidRDefault="00F13906" w:rsidP="00F13906">
            <w:pPr>
              <w:pStyle w:val="GOSTTablenorm"/>
            </w:pPr>
            <w:r w:rsidRPr="007036CE">
              <w:lastRenderedPageBreak/>
              <w:t>ПУР ЭБ</w:t>
            </w:r>
          </w:p>
        </w:tc>
        <w:tc>
          <w:tcPr>
            <w:tcW w:w="7312" w:type="dxa"/>
          </w:tcPr>
          <w:p w14:paraId="6A300043" w14:textId="77777777" w:rsidR="00F13906" w:rsidRPr="007036CE" w:rsidRDefault="00F13906" w:rsidP="00F13906">
            <w:pPr>
              <w:pStyle w:val="GOSTTablenorm"/>
            </w:pPr>
            <w:r w:rsidRPr="007036CE">
              <w:t>Подсистема управления расходами ГИИС «Электронный бюджет»</w:t>
            </w:r>
          </w:p>
        </w:tc>
      </w:tr>
      <w:tr w:rsidR="00F13906" w:rsidRPr="007036CE" w14:paraId="515DFDAD" w14:textId="77777777" w:rsidTr="00D52B66">
        <w:tc>
          <w:tcPr>
            <w:tcW w:w="2382" w:type="dxa"/>
          </w:tcPr>
          <w:p w14:paraId="28A761FA" w14:textId="77777777" w:rsidR="00F13906" w:rsidRPr="007036CE" w:rsidRDefault="00F13906" w:rsidP="00F13906">
            <w:pPr>
              <w:pStyle w:val="GOSTTablenorm"/>
            </w:pPr>
            <w:r w:rsidRPr="007036CE">
              <w:t>ПОФР</w:t>
            </w:r>
          </w:p>
        </w:tc>
        <w:tc>
          <w:tcPr>
            <w:tcW w:w="7312" w:type="dxa"/>
          </w:tcPr>
          <w:p w14:paraId="38668DE3" w14:textId="77777777" w:rsidR="00F13906" w:rsidRPr="007036CE" w:rsidRDefault="00F13906" w:rsidP="00F13906">
            <w:pPr>
              <w:pStyle w:val="GOSTTablenorm"/>
            </w:pPr>
            <w:r w:rsidRPr="007036CE">
              <w:t>Предельные объемы финансирования оплаты денежных обязательств</w:t>
            </w:r>
          </w:p>
        </w:tc>
      </w:tr>
      <w:tr w:rsidR="00F13906" w:rsidRPr="007036CE" w14:paraId="648F7AC7" w14:textId="77777777" w:rsidTr="00D52B66">
        <w:tc>
          <w:tcPr>
            <w:tcW w:w="2382" w:type="dxa"/>
          </w:tcPr>
          <w:p w14:paraId="1DD9C93D" w14:textId="77777777" w:rsidR="00F13906" w:rsidRPr="007036CE" w:rsidRDefault="00F13906" w:rsidP="00F13906">
            <w:pPr>
              <w:pStyle w:val="GOSTTablenorm"/>
            </w:pPr>
            <w:r w:rsidRPr="007036CE">
              <w:t>СВР</w:t>
            </w:r>
          </w:p>
        </w:tc>
        <w:tc>
          <w:tcPr>
            <w:tcW w:w="7312" w:type="dxa"/>
          </w:tcPr>
          <w:p w14:paraId="4709F882" w14:textId="77777777" w:rsidR="00F13906" w:rsidRPr="007036CE" w:rsidRDefault="00F13906" w:rsidP="00F13906">
            <w:pPr>
              <w:pStyle w:val="GOSTTablenorm"/>
            </w:pPr>
            <w:r w:rsidRPr="007036CE">
              <w:t>Средства, поступающие во временное распоряжение получателей бюджетных средств</w:t>
            </w:r>
          </w:p>
        </w:tc>
      </w:tr>
      <w:tr w:rsidR="00F13906" w:rsidRPr="007036CE" w14:paraId="66BFFA09" w14:textId="77777777" w:rsidTr="00D52B66">
        <w:tc>
          <w:tcPr>
            <w:tcW w:w="2382" w:type="dxa"/>
          </w:tcPr>
          <w:p w14:paraId="6F65FF2E" w14:textId="77777777" w:rsidR="00F13906" w:rsidRPr="007036CE" w:rsidRDefault="00F13906" w:rsidP="00F13906">
            <w:pPr>
              <w:pStyle w:val="GOSTTablenorm"/>
            </w:pPr>
            <w:r w:rsidRPr="007036CE">
              <w:t>Справочник «Исключения при проверке записей учета»</w:t>
            </w:r>
          </w:p>
        </w:tc>
        <w:tc>
          <w:tcPr>
            <w:tcW w:w="7312" w:type="dxa"/>
          </w:tcPr>
          <w:p w14:paraId="36FB6E37" w14:textId="77777777" w:rsidR="00F13906" w:rsidRPr="007036CE" w:rsidRDefault="00F13906" w:rsidP="00F13906">
            <w:pPr>
              <w:pStyle w:val="GOSTTablenorm"/>
            </w:pPr>
            <w:r w:rsidRPr="007036CE">
              <w:t xml:space="preserve">Справочник «Исключения при проверке записей учета» в </w:t>
            </w:r>
            <w:r w:rsidRPr="007036CE">
              <w:rPr>
                <w:lang w:val="en-US"/>
              </w:rPr>
              <w:t>SVAP</w:t>
            </w:r>
            <w:r w:rsidRPr="007036CE">
              <w:t xml:space="preserve">, содержащий перечень </w:t>
            </w:r>
            <w:r w:rsidRPr="007036CE">
              <w:rPr>
                <w:lang w:val="en-US"/>
              </w:rPr>
              <w:t>GUID</w:t>
            </w:r>
            <w:r w:rsidRPr="007036CE">
              <w:t xml:space="preserve"> документов, по которым обработка </w:t>
            </w:r>
            <w:r w:rsidRPr="007036CE">
              <w:rPr>
                <w:bCs/>
              </w:rPr>
              <w:t xml:space="preserve">Запроса на подбор / сторнирование / переформирование записей учета (тип </w:t>
            </w:r>
            <w:r w:rsidRPr="007036CE">
              <w:t xml:space="preserve">ACCOUNTING) осуществляется без проведения проверки соответствия аналитических и бухгалтерских записей учета. Используется </w:t>
            </w:r>
            <w:r w:rsidRPr="007036CE">
              <w:rPr>
                <w:bCs/>
              </w:rPr>
              <w:t xml:space="preserve">для обеспечения в исключительных случаях возможности проведения срочных документов, по которым </w:t>
            </w:r>
            <w:r w:rsidRPr="007036CE">
              <w:t>проверка соответствия аналитических и бухгалтерских записей учета</w:t>
            </w:r>
            <w:r w:rsidRPr="007036CE">
              <w:rPr>
                <w:bCs/>
              </w:rPr>
              <w:t xml:space="preserve"> прошла неуспешно по причине ошибок в правилах формирования записей учета и/или в настройках справочника </w:t>
            </w:r>
            <w:r w:rsidRPr="007036CE">
              <w:t>«Соответствие аналитических и бухгалтерских записей учета»</w:t>
            </w:r>
            <w:r w:rsidRPr="007036CE">
              <w:rPr>
                <w:bCs/>
              </w:rPr>
              <w:t>, требующих времени на устранение</w:t>
            </w:r>
          </w:p>
        </w:tc>
      </w:tr>
      <w:tr w:rsidR="00F13906" w:rsidRPr="007036CE" w14:paraId="381CDB3F" w14:textId="77777777" w:rsidTr="00D52B66">
        <w:tc>
          <w:tcPr>
            <w:tcW w:w="2382" w:type="dxa"/>
          </w:tcPr>
          <w:p w14:paraId="6DE8251A" w14:textId="77777777" w:rsidR="00F13906" w:rsidRPr="007036CE" w:rsidRDefault="00F13906" w:rsidP="00F13906">
            <w:pPr>
              <w:pStyle w:val="GOSTTablenorm"/>
            </w:pPr>
            <w:r w:rsidRPr="007036CE">
              <w:t>Тип запроса</w:t>
            </w:r>
          </w:p>
        </w:tc>
        <w:tc>
          <w:tcPr>
            <w:tcW w:w="7312" w:type="dxa"/>
          </w:tcPr>
          <w:p w14:paraId="7DE43D9E" w14:textId="77777777" w:rsidR="00F13906" w:rsidRPr="007036CE" w:rsidRDefault="00F13906" w:rsidP="00F13906">
            <w:pPr>
              <w:pStyle w:val="GOSTTablenorm"/>
            </w:pPr>
            <w:r w:rsidRPr="007036CE">
              <w:t>Вид JSON-сообщения с определенным перечнем атрибутов (параметров), соответствующих его бизнес смыслу, поступающий в SVAP из ФП ГИИС ЭБ</w:t>
            </w:r>
          </w:p>
        </w:tc>
      </w:tr>
      <w:tr w:rsidR="00F13906" w:rsidRPr="007036CE" w14:paraId="4A159312" w14:textId="77777777" w:rsidTr="00D52B66">
        <w:tc>
          <w:tcPr>
            <w:tcW w:w="2382" w:type="dxa"/>
          </w:tcPr>
          <w:p w14:paraId="4613DBAD" w14:textId="77777777" w:rsidR="00F13906" w:rsidRPr="007036CE" w:rsidRDefault="00F13906" w:rsidP="00F13906">
            <w:pPr>
              <w:pStyle w:val="GOSTTablenorm"/>
            </w:pPr>
            <w:r w:rsidRPr="007036CE">
              <w:t>ТОФК</w:t>
            </w:r>
          </w:p>
        </w:tc>
        <w:tc>
          <w:tcPr>
            <w:tcW w:w="7312" w:type="dxa"/>
          </w:tcPr>
          <w:p w14:paraId="02DF42E2" w14:textId="77777777" w:rsidR="00F13906" w:rsidRPr="007036CE" w:rsidRDefault="00F13906" w:rsidP="00F13906">
            <w:pPr>
              <w:pStyle w:val="GOSTTablenorm"/>
            </w:pPr>
            <w:r w:rsidRPr="007036CE">
              <w:t>Территориальный орган Федерального казначейства. К территориальным органам Федерального казначейства относятся – Межрегиональное операционное управление Федерального казначейства, Межрегиональное бухгалтерское управление Федерального казначейства, Межрегиональное контрольно-ревизионное управление Федерального казначейства, Межрегиональное управление Федерального казначейства в сфере управления ликвидностью, управления Федерального казначейства по субъектам Российской Федерации</w:t>
            </w:r>
          </w:p>
        </w:tc>
      </w:tr>
      <w:tr w:rsidR="00F13906" w:rsidRPr="007036CE" w14:paraId="65E26210" w14:textId="77777777" w:rsidTr="00D52B66">
        <w:tc>
          <w:tcPr>
            <w:tcW w:w="2382" w:type="dxa"/>
          </w:tcPr>
          <w:p w14:paraId="38B7F182" w14:textId="77777777" w:rsidR="00F13906" w:rsidRPr="007036CE" w:rsidRDefault="00F13906" w:rsidP="00F13906">
            <w:pPr>
              <w:pStyle w:val="GOSTTablenorm"/>
            </w:pPr>
            <w:r w:rsidRPr="007036CE">
              <w:t>ФК</w:t>
            </w:r>
          </w:p>
        </w:tc>
        <w:tc>
          <w:tcPr>
            <w:tcW w:w="7312" w:type="dxa"/>
          </w:tcPr>
          <w:p w14:paraId="03B8DC26" w14:textId="77777777" w:rsidR="00F13906" w:rsidRPr="007036CE" w:rsidRDefault="00F13906" w:rsidP="00F13906">
            <w:pPr>
              <w:pStyle w:val="GOSTTablenorm"/>
            </w:pPr>
            <w:r w:rsidRPr="007036CE">
              <w:t>Федеральное казначейство</w:t>
            </w:r>
          </w:p>
        </w:tc>
      </w:tr>
      <w:tr w:rsidR="00F13906" w:rsidRPr="007036CE" w14:paraId="64373F6D" w14:textId="77777777" w:rsidTr="00D52B66">
        <w:tc>
          <w:tcPr>
            <w:tcW w:w="2382" w:type="dxa"/>
          </w:tcPr>
          <w:p w14:paraId="38D8EBDC" w14:textId="77777777" w:rsidR="00F13906" w:rsidRPr="007036CE" w:rsidRDefault="00F13906" w:rsidP="00F13906">
            <w:pPr>
              <w:pStyle w:val="GOSTTablenorm"/>
            </w:pPr>
            <w:r w:rsidRPr="007036CE">
              <w:t>ФП ГИИС ЭБ</w:t>
            </w:r>
          </w:p>
        </w:tc>
        <w:tc>
          <w:tcPr>
            <w:tcW w:w="7312" w:type="dxa"/>
          </w:tcPr>
          <w:p w14:paraId="74DD2DE9" w14:textId="77777777" w:rsidR="00F13906" w:rsidRPr="007036CE" w:rsidRDefault="00F13906" w:rsidP="00F13906">
            <w:pPr>
              <w:pStyle w:val="GOSTTablenorm"/>
            </w:pPr>
            <w:r w:rsidRPr="007036CE">
              <w:t>Функциональная подсистема ГИИС «Электронный бюджет», взаимодействующая со SVAP (например, ПУР ЭБ и ПУИО ЭБ)</w:t>
            </w:r>
          </w:p>
        </w:tc>
      </w:tr>
      <w:tr w:rsidR="00F13906" w:rsidRPr="007036CE" w14:paraId="4D879AE0" w14:textId="77777777" w:rsidTr="00D52B66">
        <w:tc>
          <w:tcPr>
            <w:tcW w:w="2382" w:type="dxa"/>
          </w:tcPr>
          <w:p w14:paraId="36891523" w14:textId="77777777" w:rsidR="00F13906" w:rsidRPr="007036CE" w:rsidRDefault="00F13906" w:rsidP="00F13906">
            <w:pPr>
              <w:pStyle w:val="GOSTTablenorm"/>
            </w:pPr>
            <w:r w:rsidRPr="007036CE">
              <w:t>ЦС по учету</w:t>
            </w:r>
          </w:p>
        </w:tc>
        <w:tc>
          <w:tcPr>
            <w:tcW w:w="7312" w:type="dxa"/>
          </w:tcPr>
          <w:p w14:paraId="43FC9FB4" w14:textId="77777777" w:rsidR="00F13906" w:rsidRPr="007036CE" w:rsidRDefault="00F13906" w:rsidP="00F13906">
            <w:pPr>
              <w:pStyle w:val="GOSTTablenorm"/>
            </w:pPr>
            <w:r w:rsidRPr="007036CE">
              <w:t>Центр специализации по ведению бухгалтерского учета – территориальный орган Федерального казначейства, определенный как центр специализации по выполнению функции ведения бухгалтерского учета и формирования бухгалтерской отчетности</w:t>
            </w:r>
          </w:p>
        </w:tc>
      </w:tr>
      <w:tr w:rsidR="00F13906" w:rsidRPr="007036CE" w14:paraId="2A4DAF53" w14:textId="77777777" w:rsidTr="00D52B66">
        <w:tc>
          <w:tcPr>
            <w:tcW w:w="2382" w:type="dxa"/>
          </w:tcPr>
          <w:p w14:paraId="664D5F16" w14:textId="77777777" w:rsidR="00F13906" w:rsidRPr="007036CE" w:rsidRDefault="00F13906" w:rsidP="00F13906">
            <w:pPr>
              <w:pStyle w:val="GOSTTablenorm"/>
            </w:pPr>
            <w:r w:rsidRPr="007036CE">
              <w:t>Этап обработки</w:t>
            </w:r>
          </w:p>
        </w:tc>
        <w:tc>
          <w:tcPr>
            <w:tcW w:w="7312" w:type="dxa"/>
          </w:tcPr>
          <w:p w14:paraId="4145B56B" w14:textId="77777777" w:rsidR="00F13906" w:rsidRPr="007036CE" w:rsidRDefault="00F13906" w:rsidP="00F13906">
            <w:pPr>
              <w:pStyle w:val="GOSTTablenorm"/>
            </w:pPr>
            <w:r w:rsidRPr="007036CE">
              <w:t>Элемент процесса обработки/подбора записей учета по документу в SVAP. Документ в SVAP может быть обработан как в один этап, так и в несколько, в зависимости от бизнес-потребности для того или иного вида документа. При</w:t>
            </w:r>
            <w:r w:rsidRPr="007036CE" w:rsidDel="33249EA7">
              <w:t xml:space="preserve"> </w:t>
            </w:r>
            <w:r w:rsidRPr="007036CE">
              <w:t xml:space="preserve">нескольких этапах обработки определенного типа документа, каждый этап обработки формирует по документу отдельно настраиваемые записи учета. Один этап может быть выполнен по одному документу только один раз, для повторного исполнения одного и того же этапа по документу </w:t>
            </w:r>
            <w:r w:rsidRPr="007036CE">
              <w:lastRenderedPageBreak/>
              <w:t>требуется сначала выполнить его отмену, после чего заново повторить выполнение этапа. Таким образом, если по документу есть уже исполненный (не отмененный) этап обработки, то второй раз по одному документу этот этап не может быть выполнен (например, нельзя 2 раза зарезервировать средства на сумму документа)</w:t>
            </w:r>
          </w:p>
        </w:tc>
      </w:tr>
    </w:tbl>
    <w:p w14:paraId="014BDABF" w14:textId="77777777" w:rsidR="00512B7E" w:rsidRPr="007036CE" w:rsidRDefault="00512B7E" w:rsidP="006F2FFC">
      <w:pPr>
        <w:spacing w:before="120" w:line="276" w:lineRule="auto"/>
        <w:ind w:firstLine="357"/>
      </w:pPr>
      <w:bookmarkStart w:id="31" w:name="_Ref110614197"/>
    </w:p>
    <w:p w14:paraId="561391D3" w14:textId="77777777" w:rsidR="003C3653" w:rsidRPr="007036CE" w:rsidRDefault="003C3653" w:rsidP="002C00BF">
      <w:pPr>
        <w:pStyle w:val="1"/>
        <w:sectPr w:rsidR="003C3653" w:rsidRPr="007036CE" w:rsidSect="007306AB">
          <w:headerReference w:type="default" r:id="rId15"/>
          <w:footerReference w:type="default" r:id="rId16"/>
          <w:headerReference w:type="first" r:id="rId17"/>
          <w:footerReference w:type="first" r:id="rId18"/>
          <w:pgSz w:w="11906" w:h="16838" w:code="9"/>
          <w:pgMar w:top="1134" w:right="567" w:bottom="851" w:left="1701" w:header="567" w:footer="284" w:gutter="0"/>
          <w:cols w:space="708"/>
          <w:titlePg/>
          <w:docGrid w:linePitch="360"/>
        </w:sectPr>
      </w:pPr>
      <w:bookmarkStart w:id="32" w:name="_Типы_запросов"/>
      <w:bookmarkStart w:id="33" w:name="_Toc117871491"/>
      <w:bookmarkStart w:id="34" w:name="_Toc121319587"/>
      <w:bookmarkEnd w:id="32"/>
    </w:p>
    <w:p w14:paraId="47CE2D96" w14:textId="77777777" w:rsidR="00512B7E" w:rsidRPr="007036CE" w:rsidRDefault="00512B7E" w:rsidP="00D02561">
      <w:pPr>
        <w:pStyle w:val="1"/>
      </w:pPr>
      <w:bookmarkStart w:id="35" w:name="_Toc222927679"/>
      <w:r w:rsidRPr="007036CE">
        <w:lastRenderedPageBreak/>
        <w:t xml:space="preserve">Типы </w:t>
      </w:r>
      <w:bookmarkEnd w:id="31"/>
      <w:bookmarkEnd w:id="33"/>
      <w:bookmarkEnd w:id="34"/>
      <w:r w:rsidR="001200F0" w:rsidRPr="007036CE">
        <w:t>документов</w:t>
      </w:r>
      <w:bookmarkEnd w:id="35"/>
    </w:p>
    <w:p w14:paraId="4BB7A1F1" w14:textId="1E125EB6" w:rsidR="006C5BFD" w:rsidRPr="007036CE" w:rsidRDefault="006C5BFD" w:rsidP="00601F01">
      <w:pPr>
        <w:pStyle w:val="GOSTNormal"/>
      </w:pPr>
      <w:r w:rsidRPr="007036CE">
        <w:t xml:space="preserve">Перечень типов документов по операциям </w:t>
      </w:r>
      <w:r w:rsidR="00396931" w:rsidRPr="007036CE">
        <w:t>при ведении Сводной бюджетной росписи федерального бюджета, по доведению бюджетных данных участникам бюджетного процесса федерального уровня, по учету бюджетных и денежных обязательств получателей средств федерального бюджета и операций со средствами федерального бюджета</w:t>
      </w:r>
      <w:r w:rsidRPr="007036CE">
        <w:t xml:space="preserve">, обрабатываемых в </w:t>
      </w:r>
      <w:r w:rsidRPr="007036CE">
        <w:rPr>
          <w:lang w:val="en-US"/>
        </w:rPr>
        <w:t>SVAP</w:t>
      </w:r>
      <w:r w:rsidRPr="007036CE">
        <w:t xml:space="preserve"> на основании Запроса на подбор / сторнирование / переформирование записей учета (тип </w:t>
      </w:r>
      <w:r w:rsidRPr="007036CE">
        <w:rPr>
          <w:lang w:val="en-US"/>
        </w:rPr>
        <w:t>ACCOUNTING</w:t>
      </w:r>
      <w:r w:rsidRPr="007036CE">
        <w:t>), приведен в</w:t>
      </w:r>
      <w:bookmarkStart w:id="36" w:name="_Ref120308558"/>
      <w:r w:rsidR="002D19DD" w:rsidRPr="007036CE">
        <w:t xml:space="preserve"> таблице </w:t>
      </w:r>
      <w:r w:rsidR="002D19DD" w:rsidRPr="007036CE">
        <w:fldChar w:fldCharType="begin"/>
      </w:r>
      <w:r w:rsidR="002D19DD" w:rsidRPr="007036CE">
        <w:instrText xml:space="preserve"> REF _Ref155701695 \h </w:instrText>
      </w:r>
      <w:r w:rsidR="007036CE">
        <w:instrText xml:space="preserve"> \* MERGEFORMAT </w:instrText>
      </w:r>
      <w:r w:rsidR="002D19DD" w:rsidRPr="007036CE">
        <w:fldChar w:fldCharType="separate"/>
      </w:r>
      <w:r w:rsidR="00BD74E1">
        <w:rPr>
          <w:noProof/>
        </w:rPr>
        <w:t>2</w:t>
      </w:r>
      <w:r w:rsidR="002D19DD" w:rsidRPr="007036CE">
        <w:fldChar w:fldCharType="end"/>
      </w:r>
      <w:bookmarkEnd w:id="36"/>
      <w:r w:rsidRPr="007036CE">
        <w:t>.</w:t>
      </w:r>
    </w:p>
    <w:p w14:paraId="5ECC7B35" w14:textId="53AD4E9B" w:rsidR="002D19DD" w:rsidRPr="007036CE" w:rsidRDefault="005A2340" w:rsidP="00601F01">
      <w:pPr>
        <w:pStyle w:val="GOSTNameTable"/>
      </w:pPr>
      <w:r w:rsidRPr="007036CE">
        <w:rPr>
          <w:noProof/>
        </w:rPr>
        <w:fldChar w:fldCharType="begin"/>
      </w:r>
      <w:r w:rsidRPr="007036CE">
        <w:rPr>
          <w:noProof/>
        </w:rPr>
        <w:instrText xml:space="preserve"> SEQ Таблица \* ARABIC </w:instrText>
      </w:r>
      <w:r w:rsidRPr="007036CE">
        <w:rPr>
          <w:noProof/>
        </w:rPr>
        <w:fldChar w:fldCharType="separate"/>
      </w:r>
      <w:bookmarkStart w:id="37" w:name="_Ref155701695"/>
      <w:bookmarkStart w:id="38" w:name="_Toc222927975"/>
      <w:r w:rsidR="00BD74E1">
        <w:rPr>
          <w:noProof/>
        </w:rPr>
        <w:t>2</w:t>
      </w:r>
      <w:bookmarkEnd w:id="37"/>
      <w:r w:rsidRPr="007036CE">
        <w:rPr>
          <w:noProof/>
        </w:rPr>
        <w:fldChar w:fldCharType="end"/>
      </w:r>
      <w:r w:rsidR="002D19DD" w:rsidRPr="007036CE">
        <w:t xml:space="preserve"> </w:t>
      </w:r>
      <w:r w:rsidR="00CC2920" w:rsidRPr="007036CE">
        <w:t>–</w:t>
      </w:r>
      <w:r w:rsidR="002D19DD" w:rsidRPr="007036CE">
        <w:t xml:space="preserve"> Типы документов</w:t>
      </w:r>
      <w:bookmarkEnd w:id="38"/>
    </w:p>
    <w:tbl>
      <w:tblPr>
        <w:tblStyle w:val="GOSTTable"/>
        <w:tblW w:w="5001" w:type="pct"/>
        <w:tblLook w:val="07E0" w:firstRow="1" w:lastRow="1" w:firstColumn="1" w:lastColumn="1" w:noHBand="1" w:noVBand="1"/>
      </w:tblPr>
      <w:tblGrid>
        <w:gridCol w:w="294"/>
        <w:gridCol w:w="1627"/>
        <w:gridCol w:w="2178"/>
        <w:gridCol w:w="5391"/>
        <w:gridCol w:w="2648"/>
        <w:gridCol w:w="1800"/>
        <w:gridCol w:w="1825"/>
      </w:tblGrid>
      <w:tr w:rsidR="00EC1E58" w:rsidRPr="007036CE" w14:paraId="1D330D9E" w14:textId="77777777" w:rsidTr="00B971E3">
        <w:trPr>
          <w:cnfStyle w:val="100000000000" w:firstRow="1" w:lastRow="0" w:firstColumn="0" w:lastColumn="0" w:oddVBand="0" w:evenVBand="0" w:oddHBand="0" w:evenHBand="0" w:firstRowFirstColumn="0" w:firstRowLastColumn="0" w:lastRowFirstColumn="0" w:lastRowLastColumn="0"/>
        </w:trPr>
        <w:tc>
          <w:tcPr>
            <w:tcW w:w="609" w:type="pct"/>
            <w:gridSpan w:val="2"/>
          </w:tcPr>
          <w:p w14:paraId="659F863B" w14:textId="77777777" w:rsidR="002D19DD" w:rsidRPr="007036CE" w:rsidRDefault="002D19DD">
            <w:pPr>
              <w:pStyle w:val="GOSTTableHead"/>
            </w:pPr>
            <w:r w:rsidRPr="007036CE">
              <w:t>Тип запроса</w:t>
            </w:r>
          </w:p>
        </w:tc>
        <w:tc>
          <w:tcPr>
            <w:tcW w:w="691" w:type="pct"/>
          </w:tcPr>
          <w:p w14:paraId="33ED6771" w14:textId="77777777" w:rsidR="002D19DD" w:rsidRPr="007036CE" w:rsidRDefault="002D19DD">
            <w:pPr>
              <w:pStyle w:val="GOSTTableHead"/>
            </w:pPr>
            <w:r w:rsidRPr="007036CE">
              <w:t>Наименование запроса</w:t>
            </w:r>
          </w:p>
        </w:tc>
        <w:tc>
          <w:tcPr>
            <w:tcW w:w="1710" w:type="pct"/>
          </w:tcPr>
          <w:p w14:paraId="35A62402" w14:textId="77777777" w:rsidR="002D19DD" w:rsidRPr="007036CE" w:rsidRDefault="002D19DD">
            <w:pPr>
              <w:pStyle w:val="GOSTTableHead"/>
            </w:pPr>
            <w:r w:rsidRPr="007036CE">
              <w:t>Тип документа</w:t>
            </w:r>
          </w:p>
        </w:tc>
        <w:tc>
          <w:tcPr>
            <w:tcW w:w="840" w:type="pct"/>
          </w:tcPr>
          <w:p w14:paraId="41C01EEB" w14:textId="77777777" w:rsidR="002D19DD" w:rsidRPr="007036CE" w:rsidRDefault="002D19DD">
            <w:pPr>
              <w:pStyle w:val="GOSTTableHead"/>
            </w:pPr>
            <w:r w:rsidRPr="007036CE">
              <w:t>Наименование документа</w:t>
            </w:r>
          </w:p>
        </w:tc>
        <w:tc>
          <w:tcPr>
            <w:tcW w:w="571" w:type="pct"/>
          </w:tcPr>
          <w:p w14:paraId="026EEE13" w14:textId="77777777" w:rsidR="002D19DD" w:rsidRPr="007036CE" w:rsidRDefault="002D19DD">
            <w:pPr>
              <w:pStyle w:val="GOSTTableHead"/>
            </w:pPr>
            <w:r w:rsidRPr="007036CE">
              <w:t>Система – инициатор запроса</w:t>
            </w:r>
          </w:p>
        </w:tc>
        <w:tc>
          <w:tcPr>
            <w:tcW w:w="579" w:type="pct"/>
          </w:tcPr>
          <w:p w14:paraId="74AFF410" w14:textId="77777777" w:rsidR="002D19DD" w:rsidRPr="007036CE" w:rsidRDefault="002D19DD">
            <w:pPr>
              <w:pStyle w:val="GOSTTableHead"/>
            </w:pPr>
            <w:r w:rsidRPr="007036CE">
              <w:t>Ссылка на описание</w:t>
            </w:r>
          </w:p>
        </w:tc>
      </w:tr>
      <w:tr w:rsidR="00F07D8B" w:rsidRPr="007036CE" w14:paraId="6832E6A0" w14:textId="77777777" w:rsidTr="00B971E3">
        <w:tc>
          <w:tcPr>
            <w:tcW w:w="93" w:type="pct"/>
            <w:vMerge w:val="restart"/>
          </w:tcPr>
          <w:p w14:paraId="4A9E1DEC" w14:textId="77777777" w:rsidR="00F07D8B" w:rsidRPr="007036CE" w:rsidRDefault="00F07D8B" w:rsidP="003C3653">
            <w:pPr>
              <w:pStyle w:val="GOSTTableListNum1"/>
            </w:pPr>
          </w:p>
        </w:tc>
        <w:tc>
          <w:tcPr>
            <w:tcW w:w="516" w:type="pct"/>
            <w:vMerge w:val="restart"/>
          </w:tcPr>
          <w:p w14:paraId="2EEEB111" w14:textId="77777777" w:rsidR="00F07D8B" w:rsidRPr="007036CE" w:rsidRDefault="00F07D8B" w:rsidP="00501CC5">
            <w:pPr>
              <w:pStyle w:val="GOSTTablenorm"/>
              <w:rPr>
                <w:lang w:val="en-US"/>
              </w:rPr>
            </w:pPr>
            <w:r w:rsidRPr="007036CE">
              <w:rPr>
                <w:lang w:val="en-US"/>
              </w:rPr>
              <w:t>ACCOUNTING</w:t>
            </w:r>
          </w:p>
        </w:tc>
        <w:tc>
          <w:tcPr>
            <w:tcW w:w="691" w:type="pct"/>
            <w:vMerge w:val="restart"/>
          </w:tcPr>
          <w:p w14:paraId="160B93D9" w14:textId="77777777" w:rsidR="00F07D8B" w:rsidRPr="007036CE" w:rsidRDefault="00F07D8B" w:rsidP="00601F01">
            <w:pPr>
              <w:pStyle w:val="GOSTTablenorm"/>
            </w:pPr>
            <w:r w:rsidRPr="007036CE">
              <w:rPr>
                <w:rStyle w:val="GOSTTablenorm0"/>
              </w:rPr>
              <w:t>Запрос на подбор / сторнирование</w:t>
            </w:r>
            <w:bookmarkStart w:id="39" w:name="_Ref119493598"/>
            <w:r w:rsidRPr="007036CE">
              <w:rPr>
                <w:vertAlign w:val="superscript"/>
              </w:rPr>
              <w:footnoteReference w:id="2"/>
            </w:r>
            <w:bookmarkEnd w:id="39"/>
            <w:r w:rsidRPr="007036CE">
              <w:rPr>
                <w:rStyle w:val="GOSTTablenorm0"/>
              </w:rPr>
              <w:t xml:space="preserve"> / переформирование</w:t>
            </w:r>
            <w:bookmarkStart w:id="40" w:name="_Ref119510342"/>
            <w:r w:rsidRPr="007036CE">
              <w:rPr>
                <w:rStyle w:val="af6"/>
                <w:szCs w:val="22"/>
              </w:rPr>
              <w:footnoteReference w:id="3"/>
            </w:r>
            <w:bookmarkEnd w:id="40"/>
            <w:r w:rsidRPr="007036CE">
              <w:rPr>
                <w:vertAlign w:val="superscript"/>
              </w:rPr>
              <w:t xml:space="preserve"> </w:t>
            </w:r>
            <w:r w:rsidRPr="007036CE">
              <w:rPr>
                <w:rStyle w:val="GOSTTablenorm0"/>
              </w:rPr>
              <w:t>записей учета</w:t>
            </w:r>
          </w:p>
        </w:tc>
        <w:tc>
          <w:tcPr>
            <w:tcW w:w="1710" w:type="pct"/>
          </w:tcPr>
          <w:p w14:paraId="5533A7EC" w14:textId="77777777" w:rsidR="00F07D8B" w:rsidRPr="007036CE" w:rsidRDefault="00F07D8B">
            <w:pPr>
              <w:pStyle w:val="GOSTTablenorm"/>
            </w:pPr>
            <w:r w:rsidRPr="007036CE">
              <w:t>MSC_ApplCashFlow_PBS</w:t>
            </w:r>
          </w:p>
        </w:tc>
        <w:tc>
          <w:tcPr>
            <w:tcW w:w="840" w:type="pct"/>
          </w:tcPr>
          <w:p w14:paraId="39BDFC80" w14:textId="77777777" w:rsidR="00F07D8B" w:rsidRPr="007036CE" w:rsidRDefault="00F07D8B">
            <w:pPr>
              <w:pStyle w:val="GOSTTablenorm"/>
            </w:pPr>
            <w:r w:rsidRPr="007036CE">
              <w:t>Заявка на кассовый расход (ф. 0531801)</w:t>
            </w:r>
          </w:p>
        </w:tc>
        <w:tc>
          <w:tcPr>
            <w:tcW w:w="571" w:type="pct"/>
          </w:tcPr>
          <w:p w14:paraId="488C8654" w14:textId="77777777" w:rsidR="00F07D8B" w:rsidRPr="007036CE" w:rsidRDefault="00F07D8B">
            <w:pPr>
              <w:pStyle w:val="GOSTTablenorm"/>
            </w:pPr>
            <w:r w:rsidRPr="007036CE">
              <w:t>ПУР 03 ЭБ</w:t>
            </w:r>
          </w:p>
        </w:tc>
        <w:tc>
          <w:tcPr>
            <w:tcW w:w="579" w:type="pct"/>
          </w:tcPr>
          <w:p w14:paraId="520A1776" w14:textId="6C0588FA" w:rsidR="00F07D8B" w:rsidRPr="007036CE" w:rsidRDefault="00F07D8B">
            <w:pPr>
              <w:pStyle w:val="GOSTTablenorm"/>
            </w:pPr>
            <w:r w:rsidRPr="007036CE">
              <w:t xml:space="preserve">Том 4 п. </w:t>
            </w:r>
            <w:r w:rsidRPr="007036CE">
              <w:fldChar w:fldCharType="begin"/>
            </w:r>
            <w:r w:rsidRPr="007036CE">
              <w:instrText xml:space="preserve"> REF _Ref158392365 \r \h  \* MERGEFORMAT </w:instrText>
            </w:r>
            <w:r w:rsidRPr="007036CE">
              <w:fldChar w:fldCharType="separate"/>
            </w:r>
            <w:r w:rsidR="00BD74E1">
              <w:t>2.1.2.1</w:t>
            </w:r>
            <w:r w:rsidRPr="007036CE">
              <w:fldChar w:fldCharType="end"/>
            </w:r>
          </w:p>
        </w:tc>
      </w:tr>
      <w:tr w:rsidR="00F07D8B" w:rsidRPr="007036CE" w14:paraId="14713E65" w14:textId="77777777" w:rsidTr="00350AD8">
        <w:tc>
          <w:tcPr>
            <w:tcW w:w="93" w:type="pct"/>
            <w:vMerge/>
          </w:tcPr>
          <w:p w14:paraId="03C68363" w14:textId="77777777" w:rsidR="00F07D8B" w:rsidRPr="007036CE" w:rsidRDefault="00F07D8B" w:rsidP="00396931">
            <w:pPr>
              <w:rPr>
                <w:sz w:val="22"/>
                <w:szCs w:val="22"/>
              </w:rPr>
            </w:pPr>
          </w:p>
        </w:tc>
        <w:tc>
          <w:tcPr>
            <w:tcW w:w="516" w:type="pct"/>
            <w:vMerge/>
          </w:tcPr>
          <w:p w14:paraId="71AB18B8" w14:textId="77777777" w:rsidR="00F07D8B" w:rsidRPr="007036CE" w:rsidRDefault="00F07D8B" w:rsidP="00601F01">
            <w:pPr>
              <w:pStyle w:val="GOSTTablenorm"/>
            </w:pPr>
          </w:p>
        </w:tc>
        <w:tc>
          <w:tcPr>
            <w:tcW w:w="691" w:type="pct"/>
            <w:vMerge/>
          </w:tcPr>
          <w:p w14:paraId="4BE04E0B" w14:textId="77777777" w:rsidR="00F07D8B" w:rsidRPr="007036CE" w:rsidRDefault="00F07D8B" w:rsidP="00601F01">
            <w:pPr>
              <w:pStyle w:val="GOSTTablenorm"/>
            </w:pPr>
          </w:p>
        </w:tc>
        <w:tc>
          <w:tcPr>
            <w:tcW w:w="1710" w:type="pct"/>
          </w:tcPr>
          <w:p w14:paraId="771ED7EE" w14:textId="77777777" w:rsidR="00F07D8B" w:rsidRPr="007036CE" w:rsidRDefault="00F07D8B">
            <w:pPr>
              <w:pStyle w:val="GOSTTablenorm"/>
            </w:pPr>
            <w:r w:rsidRPr="007036CE">
              <w:t>MSC_ApplRefund_PBS</w:t>
            </w:r>
          </w:p>
        </w:tc>
        <w:tc>
          <w:tcPr>
            <w:tcW w:w="840" w:type="pct"/>
          </w:tcPr>
          <w:p w14:paraId="754EC0CA" w14:textId="77777777" w:rsidR="00F07D8B" w:rsidRPr="007036CE" w:rsidRDefault="00F07D8B">
            <w:pPr>
              <w:pStyle w:val="GOSTTablenorm"/>
            </w:pPr>
            <w:r w:rsidRPr="007036CE">
              <w:t>Заявка на возврат (ф. 0531803)</w:t>
            </w:r>
          </w:p>
        </w:tc>
        <w:tc>
          <w:tcPr>
            <w:tcW w:w="571" w:type="pct"/>
          </w:tcPr>
          <w:p w14:paraId="694704FC" w14:textId="77777777" w:rsidR="00F07D8B" w:rsidRPr="007036CE" w:rsidRDefault="00F07D8B">
            <w:pPr>
              <w:pStyle w:val="GOSTTablenorm"/>
            </w:pPr>
            <w:r w:rsidRPr="007036CE">
              <w:t>ПУР 03 ЭБ</w:t>
            </w:r>
          </w:p>
        </w:tc>
        <w:tc>
          <w:tcPr>
            <w:tcW w:w="579" w:type="pct"/>
          </w:tcPr>
          <w:p w14:paraId="64971E46" w14:textId="52F2F2CB" w:rsidR="00F07D8B" w:rsidRPr="007036CE" w:rsidRDefault="00F07D8B">
            <w:pPr>
              <w:pStyle w:val="GOSTTablenorm"/>
            </w:pPr>
            <w:r w:rsidRPr="007036CE">
              <w:t xml:space="preserve">Том 4 п. </w:t>
            </w:r>
            <w:r w:rsidRPr="007036CE">
              <w:fldChar w:fldCharType="begin"/>
            </w:r>
            <w:r w:rsidRPr="007036CE">
              <w:instrText xml:space="preserve"> REF _Ref158392384 \r \h  \* MERGEFORMAT </w:instrText>
            </w:r>
            <w:r w:rsidRPr="007036CE">
              <w:fldChar w:fldCharType="separate"/>
            </w:r>
            <w:r w:rsidR="00BD74E1">
              <w:t>2.1.2.5</w:t>
            </w:r>
            <w:r w:rsidRPr="007036CE">
              <w:fldChar w:fldCharType="end"/>
            </w:r>
          </w:p>
        </w:tc>
      </w:tr>
      <w:tr w:rsidR="00F07D8B" w:rsidRPr="007036CE" w14:paraId="5EE72A09" w14:textId="77777777" w:rsidTr="00350AD8">
        <w:tc>
          <w:tcPr>
            <w:tcW w:w="93" w:type="pct"/>
            <w:vMerge/>
          </w:tcPr>
          <w:p w14:paraId="57736FCC" w14:textId="77777777" w:rsidR="00F07D8B" w:rsidRPr="007036CE" w:rsidRDefault="00F07D8B" w:rsidP="00396931">
            <w:pPr>
              <w:rPr>
                <w:sz w:val="22"/>
                <w:szCs w:val="22"/>
              </w:rPr>
            </w:pPr>
          </w:p>
        </w:tc>
        <w:tc>
          <w:tcPr>
            <w:tcW w:w="516" w:type="pct"/>
            <w:vMerge/>
          </w:tcPr>
          <w:p w14:paraId="0294CD6A" w14:textId="77777777" w:rsidR="00F07D8B" w:rsidRPr="007036CE" w:rsidRDefault="00F07D8B" w:rsidP="00601F01">
            <w:pPr>
              <w:pStyle w:val="GOSTTablenorm"/>
            </w:pPr>
          </w:p>
        </w:tc>
        <w:tc>
          <w:tcPr>
            <w:tcW w:w="691" w:type="pct"/>
            <w:vMerge/>
          </w:tcPr>
          <w:p w14:paraId="219908FE" w14:textId="77777777" w:rsidR="00F07D8B" w:rsidRPr="007036CE" w:rsidRDefault="00F07D8B" w:rsidP="00601F01">
            <w:pPr>
              <w:pStyle w:val="GOSTTablenorm"/>
            </w:pPr>
          </w:p>
        </w:tc>
        <w:tc>
          <w:tcPr>
            <w:tcW w:w="1710" w:type="pct"/>
          </w:tcPr>
          <w:p w14:paraId="06FAB592" w14:textId="77777777" w:rsidR="00F07D8B" w:rsidRPr="007036CE" w:rsidRDefault="00F07D8B">
            <w:pPr>
              <w:pStyle w:val="GOSTTablenorm"/>
            </w:pPr>
            <w:r w:rsidRPr="007036CE">
              <w:t>MSC_ApplCashFShrt_PBS</w:t>
            </w:r>
          </w:p>
        </w:tc>
        <w:tc>
          <w:tcPr>
            <w:tcW w:w="840" w:type="pct"/>
          </w:tcPr>
          <w:p w14:paraId="5B145C7B" w14:textId="77777777" w:rsidR="00F07D8B" w:rsidRPr="007036CE" w:rsidRDefault="00F07D8B">
            <w:pPr>
              <w:pStyle w:val="GOSTTablenorm"/>
            </w:pPr>
            <w:r w:rsidRPr="007036CE">
              <w:t>Заявка на кассовый расход (сокращенная) (ф. 0531851)</w:t>
            </w:r>
          </w:p>
        </w:tc>
        <w:tc>
          <w:tcPr>
            <w:tcW w:w="571" w:type="pct"/>
          </w:tcPr>
          <w:p w14:paraId="372CCE99" w14:textId="77777777" w:rsidR="00F07D8B" w:rsidRPr="007036CE" w:rsidRDefault="00F07D8B">
            <w:pPr>
              <w:pStyle w:val="GOSTTablenorm"/>
            </w:pPr>
            <w:r w:rsidRPr="007036CE">
              <w:t>ПУР 03 ЭБ</w:t>
            </w:r>
          </w:p>
        </w:tc>
        <w:tc>
          <w:tcPr>
            <w:tcW w:w="579" w:type="pct"/>
          </w:tcPr>
          <w:p w14:paraId="4CFE9D58" w14:textId="74D35903" w:rsidR="00F07D8B" w:rsidRPr="007036CE" w:rsidRDefault="00F07D8B">
            <w:pPr>
              <w:pStyle w:val="GOSTTablenorm"/>
            </w:pPr>
            <w:r w:rsidRPr="007036CE">
              <w:t xml:space="preserve">Том 4 п. </w:t>
            </w:r>
            <w:r w:rsidRPr="007036CE">
              <w:fldChar w:fldCharType="begin"/>
            </w:r>
            <w:r w:rsidRPr="007036CE">
              <w:instrText xml:space="preserve"> REF _Ref158392395 \r \h  \* MERGEFORMAT </w:instrText>
            </w:r>
            <w:r w:rsidRPr="007036CE">
              <w:fldChar w:fldCharType="separate"/>
            </w:r>
            <w:r w:rsidR="00BD74E1">
              <w:t>2.1.2.2</w:t>
            </w:r>
            <w:r w:rsidRPr="007036CE">
              <w:fldChar w:fldCharType="end"/>
            </w:r>
          </w:p>
        </w:tc>
      </w:tr>
      <w:tr w:rsidR="00F07D8B" w:rsidRPr="007036CE" w14:paraId="30B465E2" w14:textId="77777777" w:rsidTr="00350AD8">
        <w:tc>
          <w:tcPr>
            <w:tcW w:w="93" w:type="pct"/>
            <w:vMerge/>
          </w:tcPr>
          <w:p w14:paraId="654478C7" w14:textId="77777777" w:rsidR="00F07D8B" w:rsidRPr="007036CE" w:rsidRDefault="00F07D8B" w:rsidP="00396931">
            <w:pPr>
              <w:rPr>
                <w:sz w:val="22"/>
                <w:szCs w:val="22"/>
              </w:rPr>
            </w:pPr>
          </w:p>
        </w:tc>
        <w:tc>
          <w:tcPr>
            <w:tcW w:w="516" w:type="pct"/>
            <w:vMerge/>
          </w:tcPr>
          <w:p w14:paraId="0EDA5E83" w14:textId="77777777" w:rsidR="00F07D8B" w:rsidRPr="007036CE" w:rsidRDefault="00F07D8B" w:rsidP="00601F01">
            <w:pPr>
              <w:pStyle w:val="GOSTTablenorm"/>
            </w:pPr>
          </w:p>
        </w:tc>
        <w:tc>
          <w:tcPr>
            <w:tcW w:w="691" w:type="pct"/>
            <w:vMerge/>
          </w:tcPr>
          <w:p w14:paraId="6A687080" w14:textId="77777777" w:rsidR="00F07D8B" w:rsidRPr="007036CE" w:rsidRDefault="00F07D8B" w:rsidP="00601F01">
            <w:pPr>
              <w:pStyle w:val="GOSTTablenorm"/>
            </w:pPr>
          </w:p>
        </w:tc>
        <w:tc>
          <w:tcPr>
            <w:tcW w:w="1710" w:type="pct"/>
          </w:tcPr>
          <w:p w14:paraId="43B0BF15" w14:textId="77777777" w:rsidR="00F07D8B" w:rsidRPr="007036CE" w:rsidRDefault="00F07D8B">
            <w:pPr>
              <w:pStyle w:val="GOSTTablenorm"/>
            </w:pPr>
            <w:r w:rsidRPr="007036CE">
              <w:t>MSC_SumApplCashFTax_PBS</w:t>
            </w:r>
          </w:p>
        </w:tc>
        <w:tc>
          <w:tcPr>
            <w:tcW w:w="840" w:type="pct"/>
          </w:tcPr>
          <w:p w14:paraId="6E9F67A3" w14:textId="77777777" w:rsidR="00F07D8B" w:rsidRPr="007036CE" w:rsidRDefault="00F07D8B" w:rsidP="00C8542C">
            <w:pPr>
              <w:pStyle w:val="GOSTTablenorm"/>
            </w:pPr>
            <w:r w:rsidRPr="007036CE">
              <w:t>Сводная заявка на кассовый расход (ф. 0531860)</w:t>
            </w:r>
          </w:p>
        </w:tc>
        <w:tc>
          <w:tcPr>
            <w:tcW w:w="571" w:type="pct"/>
          </w:tcPr>
          <w:p w14:paraId="7457BE57" w14:textId="77777777" w:rsidR="00F07D8B" w:rsidRPr="007036CE" w:rsidRDefault="00F07D8B">
            <w:pPr>
              <w:pStyle w:val="GOSTTablenorm"/>
            </w:pPr>
            <w:r w:rsidRPr="007036CE">
              <w:t>ПУР 03 ЭБ</w:t>
            </w:r>
          </w:p>
        </w:tc>
        <w:tc>
          <w:tcPr>
            <w:tcW w:w="579" w:type="pct"/>
          </w:tcPr>
          <w:p w14:paraId="652DFF9F" w14:textId="13AAC559" w:rsidR="00F07D8B" w:rsidRPr="007036CE" w:rsidRDefault="00F07D8B">
            <w:pPr>
              <w:pStyle w:val="GOSTTablenorm"/>
            </w:pPr>
            <w:r w:rsidRPr="007036CE">
              <w:t xml:space="preserve">Том 4 п. </w:t>
            </w:r>
            <w:r w:rsidRPr="007036CE">
              <w:fldChar w:fldCharType="begin"/>
            </w:r>
            <w:r w:rsidRPr="007036CE">
              <w:instrText xml:space="preserve"> REF _Hlk152203138 \r \h  \* MERGEFORMAT </w:instrText>
            </w:r>
            <w:r w:rsidRPr="007036CE">
              <w:fldChar w:fldCharType="separate"/>
            </w:r>
            <w:r w:rsidR="00BD74E1">
              <w:t>2.1.2.6</w:t>
            </w:r>
            <w:r w:rsidRPr="007036CE">
              <w:fldChar w:fldCharType="end"/>
            </w:r>
          </w:p>
        </w:tc>
      </w:tr>
      <w:tr w:rsidR="00F07D8B" w:rsidRPr="007036CE" w14:paraId="6958A40F" w14:textId="77777777" w:rsidTr="00350AD8">
        <w:tc>
          <w:tcPr>
            <w:tcW w:w="93" w:type="pct"/>
            <w:vMerge/>
          </w:tcPr>
          <w:p w14:paraId="13B550E4" w14:textId="77777777" w:rsidR="00F07D8B" w:rsidRPr="007036CE" w:rsidRDefault="00F07D8B" w:rsidP="00396931">
            <w:pPr>
              <w:rPr>
                <w:sz w:val="22"/>
                <w:szCs w:val="22"/>
              </w:rPr>
            </w:pPr>
          </w:p>
        </w:tc>
        <w:tc>
          <w:tcPr>
            <w:tcW w:w="516" w:type="pct"/>
            <w:vMerge/>
          </w:tcPr>
          <w:p w14:paraId="2DED00BD" w14:textId="77777777" w:rsidR="00F07D8B" w:rsidRPr="007036CE" w:rsidRDefault="00F07D8B" w:rsidP="00601F01">
            <w:pPr>
              <w:pStyle w:val="GOSTTablenorm"/>
            </w:pPr>
          </w:p>
        </w:tc>
        <w:tc>
          <w:tcPr>
            <w:tcW w:w="691" w:type="pct"/>
            <w:vMerge/>
          </w:tcPr>
          <w:p w14:paraId="78421831" w14:textId="77777777" w:rsidR="00F07D8B" w:rsidRPr="007036CE" w:rsidRDefault="00F07D8B" w:rsidP="00601F01">
            <w:pPr>
              <w:pStyle w:val="GOSTTablenorm"/>
            </w:pPr>
          </w:p>
        </w:tc>
        <w:tc>
          <w:tcPr>
            <w:tcW w:w="1710" w:type="pct"/>
          </w:tcPr>
          <w:p w14:paraId="1AA6FF39" w14:textId="77777777" w:rsidR="00F07D8B" w:rsidRPr="007036CE" w:rsidRDefault="00F07D8B">
            <w:pPr>
              <w:pStyle w:val="GOSTTablenorm"/>
            </w:pPr>
            <w:r w:rsidRPr="007036CE">
              <w:t>MSC_ApplCash_PBS</w:t>
            </w:r>
          </w:p>
        </w:tc>
        <w:tc>
          <w:tcPr>
            <w:tcW w:w="840" w:type="pct"/>
          </w:tcPr>
          <w:p w14:paraId="1399E515" w14:textId="77777777" w:rsidR="00F07D8B" w:rsidRPr="007036CE" w:rsidRDefault="00F07D8B">
            <w:pPr>
              <w:pStyle w:val="GOSTTablenorm"/>
            </w:pPr>
            <w:r w:rsidRPr="007036CE">
              <w:t>Заявка на получение наличных денег</w:t>
            </w:r>
          </w:p>
        </w:tc>
        <w:tc>
          <w:tcPr>
            <w:tcW w:w="571" w:type="pct"/>
          </w:tcPr>
          <w:p w14:paraId="11F61306" w14:textId="77777777" w:rsidR="00F07D8B" w:rsidRPr="007036CE" w:rsidRDefault="00F07D8B">
            <w:pPr>
              <w:pStyle w:val="GOSTTablenorm"/>
            </w:pPr>
            <w:r w:rsidRPr="007036CE">
              <w:t>ПУР 03 ЭБ</w:t>
            </w:r>
          </w:p>
        </w:tc>
        <w:tc>
          <w:tcPr>
            <w:tcW w:w="579" w:type="pct"/>
          </w:tcPr>
          <w:p w14:paraId="28449018" w14:textId="53AD2424" w:rsidR="00F07D8B" w:rsidRPr="007036CE" w:rsidRDefault="00F07D8B">
            <w:pPr>
              <w:pStyle w:val="GOSTTablenorm"/>
            </w:pPr>
            <w:r w:rsidRPr="007036CE">
              <w:t xml:space="preserve">Том 4 п. </w:t>
            </w:r>
            <w:r w:rsidRPr="007036CE">
              <w:fldChar w:fldCharType="begin"/>
            </w:r>
            <w:r w:rsidRPr="007036CE">
              <w:instrText xml:space="preserve"> REF _Ref158392424 \r \h  \* MERGEFORMAT </w:instrText>
            </w:r>
            <w:r w:rsidRPr="007036CE">
              <w:fldChar w:fldCharType="separate"/>
            </w:r>
            <w:r w:rsidR="00BD74E1">
              <w:t>2.1.2.4</w:t>
            </w:r>
            <w:r w:rsidRPr="007036CE">
              <w:fldChar w:fldCharType="end"/>
            </w:r>
          </w:p>
        </w:tc>
      </w:tr>
      <w:tr w:rsidR="00F07D8B" w:rsidRPr="007036CE" w14:paraId="4C0B70B7" w14:textId="77777777" w:rsidTr="00350AD8">
        <w:tc>
          <w:tcPr>
            <w:tcW w:w="93" w:type="pct"/>
            <w:vMerge/>
          </w:tcPr>
          <w:p w14:paraId="089ACE43" w14:textId="77777777" w:rsidR="00F07D8B" w:rsidRPr="007036CE" w:rsidRDefault="00F07D8B" w:rsidP="00396931">
            <w:pPr>
              <w:rPr>
                <w:sz w:val="22"/>
                <w:szCs w:val="22"/>
              </w:rPr>
            </w:pPr>
          </w:p>
        </w:tc>
        <w:tc>
          <w:tcPr>
            <w:tcW w:w="516" w:type="pct"/>
            <w:vMerge/>
          </w:tcPr>
          <w:p w14:paraId="35E788A7" w14:textId="77777777" w:rsidR="00F07D8B" w:rsidRPr="007036CE" w:rsidRDefault="00F07D8B" w:rsidP="00601F01">
            <w:pPr>
              <w:pStyle w:val="GOSTTablenorm"/>
            </w:pPr>
          </w:p>
        </w:tc>
        <w:tc>
          <w:tcPr>
            <w:tcW w:w="691" w:type="pct"/>
            <w:vMerge/>
          </w:tcPr>
          <w:p w14:paraId="0E723DDF" w14:textId="77777777" w:rsidR="00F07D8B" w:rsidRPr="007036CE" w:rsidRDefault="00F07D8B" w:rsidP="00601F01">
            <w:pPr>
              <w:pStyle w:val="GOSTTablenorm"/>
            </w:pPr>
          </w:p>
        </w:tc>
        <w:tc>
          <w:tcPr>
            <w:tcW w:w="1710" w:type="pct"/>
          </w:tcPr>
          <w:p w14:paraId="4FBC4743" w14:textId="77777777" w:rsidR="00F07D8B" w:rsidRPr="007036CE" w:rsidRDefault="00F07D8B">
            <w:pPr>
              <w:pStyle w:val="GOSTTablenorm"/>
            </w:pPr>
            <w:r w:rsidRPr="007036CE">
              <w:t>MSC_ApplFundsCard_PBS</w:t>
            </w:r>
          </w:p>
        </w:tc>
        <w:tc>
          <w:tcPr>
            <w:tcW w:w="840" w:type="pct"/>
          </w:tcPr>
          <w:p w14:paraId="0506B879" w14:textId="77777777" w:rsidR="00F07D8B" w:rsidRPr="007036CE" w:rsidRDefault="00F07D8B">
            <w:pPr>
              <w:pStyle w:val="GOSTTablenorm"/>
            </w:pPr>
            <w:r w:rsidRPr="007036CE">
              <w:t>Заявка на получение денежных средств, перечисляемых на карту (ф. 0531243)</w:t>
            </w:r>
          </w:p>
        </w:tc>
        <w:tc>
          <w:tcPr>
            <w:tcW w:w="571" w:type="pct"/>
          </w:tcPr>
          <w:p w14:paraId="6DDFB958" w14:textId="77777777" w:rsidR="00F07D8B" w:rsidRPr="007036CE" w:rsidRDefault="00F07D8B">
            <w:pPr>
              <w:pStyle w:val="GOSTTablenorm"/>
            </w:pPr>
            <w:r w:rsidRPr="007036CE">
              <w:t>ПУР 03 ЭБ</w:t>
            </w:r>
          </w:p>
        </w:tc>
        <w:tc>
          <w:tcPr>
            <w:tcW w:w="579" w:type="pct"/>
          </w:tcPr>
          <w:p w14:paraId="3AD6586F" w14:textId="0B4CF33B" w:rsidR="00F07D8B" w:rsidRPr="007036CE" w:rsidRDefault="00F07D8B">
            <w:pPr>
              <w:pStyle w:val="GOSTTablenorm"/>
            </w:pPr>
            <w:r w:rsidRPr="007036CE">
              <w:t xml:space="preserve">Том 4 п. </w:t>
            </w:r>
            <w:r w:rsidRPr="007036CE">
              <w:fldChar w:fldCharType="begin"/>
            </w:r>
            <w:r w:rsidRPr="007036CE">
              <w:instrText xml:space="preserve"> REF _Ref158392436 \r \h  \* MERGEFORMAT </w:instrText>
            </w:r>
            <w:r w:rsidRPr="007036CE">
              <w:fldChar w:fldCharType="separate"/>
            </w:r>
            <w:r w:rsidR="00BD74E1">
              <w:t>2.1.2.3</w:t>
            </w:r>
            <w:r w:rsidRPr="007036CE">
              <w:fldChar w:fldCharType="end"/>
            </w:r>
          </w:p>
        </w:tc>
      </w:tr>
      <w:tr w:rsidR="00F07D8B" w:rsidRPr="007036CE" w14:paraId="4B913B0B" w14:textId="77777777" w:rsidTr="00350AD8">
        <w:tc>
          <w:tcPr>
            <w:tcW w:w="93" w:type="pct"/>
            <w:vMerge/>
          </w:tcPr>
          <w:p w14:paraId="6DF006E0" w14:textId="77777777" w:rsidR="00F07D8B" w:rsidRPr="007036CE" w:rsidRDefault="00F07D8B" w:rsidP="00396931">
            <w:pPr>
              <w:rPr>
                <w:sz w:val="22"/>
                <w:szCs w:val="22"/>
              </w:rPr>
            </w:pPr>
          </w:p>
        </w:tc>
        <w:tc>
          <w:tcPr>
            <w:tcW w:w="516" w:type="pct"/>
            <w:vMerge/>
          </w:tcPr>
          <w:p w14:paraId="2C44BCE2" w14:textId="77777777" w:rsidR="00F07D8B" w:rsidRPr="007036CE" w:rsidRDefault="00F07D8B" w:rsidP="00396931">
            <w:pPr>
              <w:rPr>
                <w:sz w:val="22"/>
                <w:szCs w:val="22"/>
              </w:rPr>
            </w:pPr>
          </w:p>
        </w:tc>
        <w:tc>
          <w:tcPr>
            <w:tcW w:w="691" w:type="pct"/>
            <w:vMerge/>
          </w:tcPr>
          <w:p w14:paraId="640EE72B" w14:textId="77777777" w:rsidR="00F07D8B" w:rsidRPr="007036CE" w:rsidRDefault="00F07D8B" w:rsidP="00396931">
            <w:pPr>
              <w:rPr>
                <w:sz w:val="22"/>
                <w:szCs w:val="22"/>
              </w:rPr>
            </w:pPr>
          </w:p>
        </w:tc>
        <w:tc>
          <w:tcPr>
            <w:tcW w:w="1710" w:type="pct"/>
          </w:tcPr>
          <w:p w14:paraId="2AC737E3" w14:textId="77777777" w:rsidR="00F07D8B" w:rsidRPr="007036CE" w:rsidRDefault="00F07D8B" w:rsidP="00501CC5">
            <w:pPr>
              <w:pStyle w:val="GOSTTablenorm"/>
            </w:pPr>
            <w:r w:rsidRPr="007036CE">
              <w:t>MSC_PAYM_ORDER_PBS</w:t>
            </w:r>
          </w:p>
        </w:tc>
        <w:tc>
          <w:tcPr>
            <w:tcW w:w="840" w:type="pct"/>
          </w:tcPr>
          <w:p w14:paraId="37B7BC15" w14:textId="77777777" w:rsidR="00F07D8B" w:rsidRPr="007036CE" w:rsidRDefault="00F07D8B">
            <w:pPr>
              <w:pStyle w:val="GOSTTablenorm"/>
            </w:pPr>
            <w:r w:rsidRPr="007036CE">
              <w:t>Расчетный документ</w:t>
            </w:r>
          </w:p>
        </w:tc>
        <w:tc>
          <w:tcPr>
            <w:tcW w:w="571" w:type="pct"/>
          </w:tcPr>
          <w:p w14:paraId="1EB74972" w14:textId="77777777" w:rsidR="00F07D8B" w:rsidRPr="007036CE" w:rsidRDefault="00F07D8B">
            <w:pPr>
              <w:pStyle w:val="GOSTTablenorm"/>
            </w:pPr>
            <w:r w:rsidRPr="007036CE">
              <w:t>ПУР 03 ЭБ</w:t>
            </w:r>
          </w:p>
        </w:tc>
        <w:tc>
          <w:tcPr>
            <w:tcW w:w="579" w:type="pct"/>
          </w:tcPr>
          <w:p w14:paraId="78896FC1" w14:textId="238C8413" w:rsidR="00F07D8B" w:rsidRPr="007036CE" w:rsidRDefault="00F07D8B">
            <w:pPr>
              <w:pStyle w:val="GOSTTablenorm"/>
            </w:pPr>
            <w:r w:rsidRPr="007036CE">
              <w:t xml:space="preserve">Том 4 п. </w:t>
            </w:r>
            <w:r w:rsidRPr="007036CE">
              <w:fldChar w:fldCharType="begin"/>
            </w:r>
            <w:r w:rsidRPr="007036CE">
              <w:instrText xml:space="preserve"> REF _Ref158392449 \r \h  \* MERGEFORMAT </w:instrText>
            </w:r>
            <w:r w:rsidRPr="007036CE">
              <w:fldChar w:fldCharType="separate"/>
            </w:r>
            <w:r w:rsidR="00BD74E1">
              <w:t>2.1.2.14</w:t>
            </w:r>
            <w:r w:rsidRPr="007036CE">
              <w:fldChar w:fldCharType="end"/>
            </w:r>
          </w:p>
        </w:tc>
      </w:tr>
      <w:tr w:rsidR="00BD795C" w:rsidRPr="007036CE" w14:paraId="6BAF87A0" w14:textId="77777777" w:rsidTr="00350AD8">
        <w:trPr>
          <w:ins w:id="41" w:author="Сатлер Марина Викторовна" w:date="2025-02-02T22:16:00Z"/>
        </w:trPr>
        <w:tc>
          <w:tcPr>
            <w:tcW w:w="93" w:type="pct"/>
            <w:vMerge/>
          </w:tcPr>
          <w:p w14:paraId="1D92FF9F" w14:textId="77777777" w:rsidR="00BD795C" w:rsidRPr="007036CE" w:rsidRDefault="00BD795C" w:rsidP="00396931">
            <w:pPr>
              <w:rPr>
                <w:ins w:id="42" w:author="Сатлер Марина Викторовна" w:date="2025-02-02T22:16:00Z"/>
                <w:sz w:val="22"/>
                <w:szCs w:val="22"/>
              </w:rPr>
            </w:pPr>
          </w:p>
        </w:tc>
        <w:tc>
          <w:tcPr>
            <w:tcW w:w="516" w:type="pct"/>
            <w:vMerge/>
          </w:tcPr>
          <w:p w14:paraId="2B653C72" w14:textId="77777777" w:rsidR="00BD795C" w:rsidRPr="007036CE" w:rsidRDefault="00BD795C" w:rsidP="00396931">
            <w:pPr>
              <w:rPr>
                <w:ins w:id="43" w:author="Сатлер Марина Викторовна" w:date="2025-02-02T22:16:00Z"/>
                <w:sz w:val="22"/>
                <w:szCs w:val="22"/>
              </w:rPr>
            </w:pPr>
          </w:p>
        </w:tc>
        <w:tc>
          <w:tcPr>
            <w:tcW w:w="691" w:type="pct"/>
            <w:vMerge/>
          </w:tcPr>
          <w:p w14:paraId="65CCB867" w14:textId="77777777" w:rsidR="00BD795C" w:rsidRPr="007036CE" w:rsidRDefault="00BD795C" w:rsidP="00396931">
            <w:pPr>
              <w:rPr>
                <w:ins w:id="44" w:author="Сатлер Марина Викторовна" w:date="2025-02-02T22:16:00Z"/>
                <w:sz w:val="22"/>
                <w:szCs w:val="22"/>
              </w:rPr>
            </w:pPr>
          </w:p>
        </w:tc>
        <w:tc>
          <w:tcPr>
            <w:tcW w:w="1710" w:type="pct"/>
          </w:tcPr>
          <w:p w14:paraId="79CB4332" w14:textId="77777777" w:rsidR="00BD795C" w:rsidRPr="007036CE" w:rsidRDefault="00BD795C" w:rsidP="00501CC5">
            <w:pPr>
              <w:pStyle w:val="GOSTTablenorm"/>
              <w:rPr>
                <w:ins w:id="45" w:author="Сатлер Марина Викторовна" w:date="2025-02-02T22:16:00Z"/>
              </w:rPr>
            </w:pPr>
            <w:ins w:id="46" w:author="Сатлер Марина Викторовна" w:date="2025-02-02T22:17:00Z">
              <w:r w:rsidRPr="007036CE">
                <w:t>PUDS_VAL</w:t>
              </w:r>
            </w:ins>
          </w:p>
        </w:tc>
        <w:tc>
          <w:tcPr>
            <w:tcW w:w="840" w:type="pct"/>
          </w:tcPr>
          <w:p w14:paraId="05DDD811" w14:textId="77777777" w:rsidR="00BD795C" w:rsidRPr="007036CE" w:rsidRDefault="00BD795C">
            <w:pPr>
              <w:pStyle w:val="GOSTTablenorm"/>
              <w:rPr>
                <w:ins w:id="47" w:author="Сатлер Марина Викторовна" w:date="2025-02-02T22:16:00Z"/>
              </w:rPr>
            </w:pPr>
            <w:ins w:id="48" w:author="Сатлер Марина Викторовна" w:date="2025-02-02T22:17:00Z">
              <w:r w:rsidRPr="007036CE">
                <w:t>Расчетный документ по платежам в иностранной валюте</w:t>
              </w:r>
            </w:ins>
          </w:p>
        </w:tc>
        <w:tc>
          <w:tcPr>
            <w:tcW w:w="571" w:type="pct"/>
          </w:tcPr>
          <w:p w14:paraId="2AB6C43E" w14:textId="77777777" w:rsidR="00BD795C" w:rsidRPr="007036CE" w:rsidRDefault="00811370">
            <w:pPr>
              <w:pStyle w:val="GOSTTablenorm"/>
              <w:rPr>
                <w:ins w:id="49" w:author="Сатлер Марина Викторовна" w:date="2025-02-02T22:16:00Z"/>
              </w:rPr>
            </w:pPr>
            <w:r w:rsidRPr="007036CE">
              <w:t>ПУДС ЭБ</w:t>
            </w:r>
          </w:p>
        </w:tc>
        <w:tc>
          <w:tcPr>
            <w:tcW w:w="579" w:type="pct"/>
          </w:tcPr>
          <w:p w14:paraId="40933D9D" w14:textId="41C832C6" w:rsidR="00BD795C" w:rsidRPr="007036CE" w:rsidRDefault="00BD795C">
            <w:pPr>
              <w:pStyle w:val="GOSTTablenorm"/>
              <w:rPr>
                <w:ins w:id="50" w:author="Сатлер Марина Викторовна" w:date="2025-02-02T22:16:00Z"/>
              </w:rPr>
            </w:pPr>
            <w:ins w:id="51" w:author="Сатлер Марина Викторовна" w:date="2025-02-02T22:17:00Z">
              <w:r w:rsidRPr="007036CE">
                <w:t xml:space="preserve">Том 4 п. </w:t>
              </w:r>
              <w:r w:rsidRPr="007036CE">
                <w:fldChar w:fldCharType="begin"/>
              </w:r>
              <w:r w:rsidRPr="007036CE">
                <w:instrText xml:space="preserve"> REF _Ref189427066 \r \h </w:instrText>
              </w:r>
            </w:ins>
            <w:r w:rsidR="007036CE">
              <w:instrText xml:space="preserve"> \* MERGEFORMAT </w:instrText>
            </w:r>
            <w:r w:rsidRPr="007036CE">
              <w:fldChar w:fldCharType="separate"/>
            </w:r>
            <w:r w:rsidR="00BD74E1">
              <w:t>2.1.2.15</w:t>
            </w:r>
            <w:ins w:id="52" w:author="Сатлер Марина Викторовна" w:date="2025-02-02T22:17:00Z">
              <w:r w:rsidRPr="007036CE">
                <w:fldChar w:fldCharType="end"/>
              </w:r>
            </w:ins>
          </w:p>
        </w:tc>
      </w:tr>
      <w:tr w:rsidR="00F07D8B" w:rsidRPr="007036CE" w14:paraId="77C28C5D" w14:textId="77777777" w:rsidTr="00350AD8">
        <w:tc>
          <w:tcPr>
            <w:tcW w:w="93" w:type="pct"/>
            <w:vMerge/>
          </w:tcPr>
          <w:p w14:paraId="47F2EBED" w14:textId="77777777" w:rsidR="00F07D8B" w:rsidRPr="007036CE" w:rsidRDefault="00F07D8B" w:rsidP="00396931">
            <w:pPr>
              <w:rPr>
                <w:sz w:val="22"/>
                <w:szCs w:val="22"/>
              </w:rPr>
            </w:pPr>
          </w:p>
        </w:tc>
        <w:tc>
          <w:tcPr>
            <w:tcW w:w="516" w:type="pct"/>
            <w:vMerge/>
          </w:tcPr>
          <w:p w14:paraId="4D51C507" w14:textId="77777777" w:rsidR="00F07D8B" w:rsidRPr="007036CE" w:rsidRDefault="00F07D8B" w:rsidP="00396931">
            <w:pPr>
              <w:rPr>
                <w:sz w:val="22"/>
                <w:szCs w:val="22"/>
              </w:rPr>
            </w:pPr>
          </w:p>
        </w:tc>
        <w:tc>
          <w:tcPr>
            <w:tcW w:w="691" w:type="pct"/>
            <w:vMerge/>
          </w:tcPr>
          <w:p w14:paraId="550086E4" w14:textId="77777777" w:rsidR="00F07D8B" w:rsidRPr="007036CE" w:rsidRDefault="00F07D8B" w:rsidP="00396931">
            <w:pPr>
              <w:rPr>
                <w:sz w:val="22"/>
                <w:szCs w:val="22"/>
              </w:rPr>
            </w:pPr>
          </w:p>
        </w:tc>
        <w:tc>
          <w:tcPr>
            <w:tcW w:w="1710" w:type="pct"/>
          </w:tcPr>
          <w:p w14:paraId="1043C182" w14:textId="77777777" w:rsidR="00F07D8B" w:rsidRPr="007036CE" w:rsidRDefault="00F07D8B" w:rsidP="00213E68">
            <w:pPr>
              <w:pStyle w:val="GOSTTablenorm"/>
            </w:pPr>
            <w:r w:rsidRPr="007036CE">
              <w:t>MSC_NoticeClarTPay_PBS</w:t>
            </w:r>
          </w:p>
        </w:tc>
        <w:tc>
          <w:tcPr>
            <w:tcW w:w="840" w:type="pct"/>
          </w:tcPr>
          <w:p w14:paraId="12634231" w14:textId="77777777" w:rsidR="00F07D8B" w:rsidRPr="007036CE" w:rsidRDefault="00F07D8B">
            <w:pPr>
              <w:pStyle w:val="GOSTTablenorm"/>
            </w:pPr>
            <w:r w:rsidRPr="007036CE">
              <w:t>Уведомление об уточнении вида и принадлежности платежа (ф. 0531809)</w:t>
            </w:r>
          </w:p>
        </w:tc>
        <w:tc>
          <w:tcPr>
            <w:tcW w:w="571" w:type="pct"/>
          </w:tcPr>
          <w:p w14:paraId="04EEFA7E" w14:textId="77777777" w:rsidR="00F07D8B" w:rsidRPr="007036CE" w:rsidRDefault="00F07D8B">
            <w:pPr>
              <w:pStyle w:val="GOSTTablenorm"/>
            </w:pPr>
            <w:r w:rsidRPr="007036CE">
              <w:t>ПУР 03 ЭБ</w:t>
            </w:r>
          </w:p>
        </w:tc>
        <w:tc>
          <w:tcPr>
            <w:tcW w:w="579" w:type="pct"/>
          </w:tcPr>
          <w:p w14:paraId="5F0C5916" w14:textId="27ADAAC5" w:rsidR="00F07D8B" w:rsidRPr="007036CE" w:rsidRDefault="00F07D8B">
            <w:pPr>
              <w:pStyle w:val="GOSTTablenorm"/>
            </w:pPr>
            <w:r w:rsidRPr="007036CE">
              <w:t xml:space="preserve">Том 4 п. </w:t>
            </w:r>
            <w:r w:rsidRPr="007036CE">
              <w:fldChar w:fldCharType="begin"/>
            </w:r>
            <w:r w:rsidRPr="007036CE">
              <w:instrText xml:space="preserve"> REF _Ref158392462 \r \h  \* MERGEFORMAT </w:instrText>
            </w:r>
            <w:r w:rsidRPr="007036CE">
              <w:fldChar w:fldCharType="separate"/>
            </w:r>
            <w:r w:rsidR="00BD74E1">
              <w:t>2.1.2.11</w:t>
            </w:r>
            <w:r w:rsidRPr="007036CE">
              <w:fldChar w:fldCharType="end"/>
            </w:r>
          </w:p>
        </w:tc>
      </w:tr>
      <w:tr w:rsidR="00F07D8B" w:rsidRPr="007036CE" w14:paraId="51A175DF" w14:textId="77777777" w:rsidTr="00350AD8">
        <w:tc>
          <w:tcPr>
            <w:tcW w:w="93" w:type="pct"/>
            <w:vMerge/>
          </w:tcPr>
          <w:p w14:paraId="7D8FB0C9" w14:textId="77777777" w:rsidR="00F07D8B" w:rsidRPr="007036CE" w:rsidRDefault="00F07D8B" w:rsidP="000C51BE">
            <w:pPr>
              <w:rPr>
                <w:sz w:val="22"/>
                <w:szCs w:val="22"/>
              </w:rPr>
            </w:pPr>
          </w:p>
        </w:tc>
        <w:tc>
          <w:tcPr>
            <w:tcW w:w="516" w:type="pct"/>
            <w:vMerge/>
          </w:tcPr>
          <w:p w14:paraId="0C7E0988" w14:textId="77777777" w:rsidR="00F07D8B" w:rsidRPr="007036CE" w:rsidRDefault="00F07D8B" w:rsidP="000C51BE">
            <w:pPr>
              <w:rPr>
                <w:sz w:val="22"/>
                <w:szCs w:val="22"/>
              </w:rPr>
            </w:pPr>
          </w:p>
        </w:tc>
        <w:tc>
          <w:tcPr>
            <w:tcW w:w="691" w:type="pct"/>
            <w:vMerge/>
          </w:tcPr>
          <w:p w14:paraId="5A405948" w14:textId="77777777" w:rsidR="00F07D8B" w:rsidRPr="007036CE" w:rsidRDefault="00F07D8B" w:rsidP="000C51BE">
            <w:pPr>
              <w:rPr>
                <w:sz w:val="22"/>
                <w:szCs w:val="22"/>
              </w:rPr>
            </w:pPr>
          </w:p>
        </w:tc>
        <w:tc>
          <w:tcPr>
            <w:tcW w:w="1710" w:type="pct"/>
          </w:tcPr>
          <w:p w14:paraId="71AE05CE" w14:textId="77777777" w:rsidR="00F07D8B" w:rsidRPr="007036CE" w:rsidRDefault="00F07D8B" w:rsidP="00501CC5">
            <w:pPr>
              <w:pStyle w:val="GOSTTablenorm"/>
            </w:pPr>
            <w:r w:rsidRPr="007036CE">
              <w:t>MSC_TransCardMIRFL</w:t>
            </w:r>
          </w:p>
        </w:tc>
        <w:tc>
          <w:tcPr>
            <w:tcW w:w="840" w:type="pct"/>
          </w:tcPr>
          <w:p w14:paraId="3C21AA32" w14:textId="77777777" w:rsidR="00F07D8B" w:rsidRPr="007036CE" w:rsidRDefault="00F07D8B" w:rsidP="00501CC5">
            <w:pPr>
              <w:pStyle w:val="GOSTTablenorm"/>
            </w:pPr>
            <w:r w:rsidRPr="007036CE">
              <w:t>Распоряжение о перечислении денежных средств на банковские карты «МИР» физических лиц</w:t>
            </w:r>
          </w:p>
        </w:tc>
        <w:tc>
          <w:tcPr>
            <w:tcW w:w="571" w:type="pct"/>
          </w:tcPr>
          <w:p w14:paraId="728B0B77" w14:textId="77777777" w:rsidR="00F07D8B" w:rsidRPr="007036CE" w:rsidRDefault="00F07D8B">
            <w:pPr>
              <w:pStyle w:val="GOSTTablenorm"/>
            </w:pPr>
            <w:r w:rsidRPr="007036CE">
              <w:t>ПУР 03 ЭБ</w:t>
            </w:r>
          </w:p>
        </w:tc>
        <w:tc>
          <w:tcPr>
            <w:tcW w:w="579" w:type="pct"/>
          </w:tcPr>
          <w:p w14:paraId="5B43C31F" w14:textId="7321D65F" w:rsidR="00F07D8B" w:rsidRPr="007036CE" w:rsidRDefault="00F07D8B">
            <w:pPr>
              <w:pStyle w:val="GOSTTablenorm"/>
            </w:pPr>
            <w:r w:rsidRPr="007036CE">
              <w:t xml:space="preserve">Том 4 п. </w:t>
            </w:r>
            <w:r w:rsidRPr="007036CE">
              <w:fldChar w:fldCharType="begin"/>
            </w:r>
            <w:r w:rsidRPr="007036CE">
              <w:instrText xml:space="preserve"> REF _Ref158392490 \r \h  \* MERGEFORMAT </w:instrText>
            </w:r>
            <w:r w:rsidRPr="007036CE">
              <w:fldChar w:fldCharType="separate"/>
            </w:r>
            <w:r w:rsidR="00BD74E1">
              <w:t>2.1.2.10</w:t>
            </w:r>
            <w:r w:rsidRPr="007036CE">
              <w:fldChar w:fldCharType="end"/>
            </w:r>
          </w:p>
        </w:tc>
      </w:tr>
      <w:tr w:rsidR="00F07D8B" w:rsidRPr="007036CE" w14:paraId="541154ED" w14:textId="77777777" w:rsidTr="00350AD8">
        <w:tc>
          <w:tcPr>
            <w:tcW w:w="93" w:type="pct"/>
            <w:vMerge/>
          </w:tcPr>
          <w:p w14:paraId="3A33BE49" w14:textId="77777777" w:rsidR="00F07D8B" w:rsidRPr="007036CE" w:rsidRDefault="00F07D8B" w:rsidP="000C51BE">
            <w:pPr>
              <w:rPr>
                <w:sz w:val="22"/>
                <w:szCs w:val="22"/>
              </w:rPr>
            </w:pPr>
          </w:p>
        </w:tc>
        <w:tc>
          <w:tcPr>
            <w:tcW w:w="516" w:type="pct"/>
            <w:vMerge/>
          </w:tcPr>
          <w:p w14:paraId="6E17BAED" w14:textId="77777777" w:rsidR="00F07D8B" w:rsidRPr="007036CE" w:rsidRDefault="00F07D8B" w:rsidP="000C51BE">
            <w:pPr>
              <w:rPr>
                <w:sz w:val="22"/>
                <w:szCs w:val="22"/>
              </w:rPr>
            </w:pPr>
          </w:p>
        </w:tc>
        <w:tc>
          <w:tcPr>
            <w:tcW w:w="691" w:type="pct"/>
            <w:vMerge/>
          </w:tcPr>
          <w:p w14:paraId="1F6B1015" w14:textId="77777777" w:rsidR="00F07D8B" w:rsidRPr="007036CE" w:rsidRDefault="00F07D8B" w:rsidP="000C51BE">
            <w:pPr>
              <w:rPr>
                <w:sz w:val="22"/>
                <w:szCs w:val="22"/>
              </w:rPr>
            </w:pPr>
          </w:p>
        </w:tc>
        <w:tc>
          <w:tcPr>
            <w:tcW w:w="1710" w:type="pct"/>
          </w:tcPr>
          <w:p w14:paraId="6954C460" w14:textId="77777777" w:rsidR="00F07D8B" w:rsidRPr="007036CE" w:rsidRDefault="00F07D8B" w:rsidP="00501CC5">
            <w:pPr>
              <w:pStyle w:val="GOSTTablenorm"/>
            </w:pPr>
            <w:r w:rsidRPr="007036CE">
              <w:t>MSC_STATEKZA_0506108</w:t>
            </w:r>
          </w:p>
        </w:tc>
        <w:tc>
          <w:tcPr>
            <w:tcW w:w="840" w:type="pct"/>
          </w:tcPr>
          <w:p w14:paraId="73FE9367" w14:textId="77777777" w:rsidR="00F07D8B" w:rsidRPr="007036CE" w:rsidRDefault="00F07D8B" w:rsidP="009E4B64">
            <w:pPr>
              <w:pStyle w:val="GOSTTablenorm"/>
            </w:pPr>
            <w:r w:rsidRPr="007036CE">
              <w:t>Заявление на выдачу (перевод, отзыв) Казначейского обеспечения обязательств (ф. 0506108)</w:t>
            </w:r>
          </w:p>
        </w:tc>
        <w:tc>
          <w:tcPr>
            <w:tcW w:w="571" w:type="pct"/>
          </w:tcPr>
          <w:p w14:paraId="0869D247" w14:textId="77777777" w:rsidR="00F07D8B" w:rsidRPr="007036CE" w:rsidRDefault="00F07D8B">
            <w:pPr>
              <w:pStyle w:val="GOSTTablenorm"/>
            </w:pPr>
            <w:r w:rsidRPr="007036CE">
              <w:t>ПУР 03 ЭБ</w:t>
            </w:r>
          </w:p>
        </w:tc>
        <w:tc>
          <w:tcPr>
            <w:tcW w:w="579" w:type="pct"/>
          </w:tcPr>
          <w:p w14:paraId="5EB4AB02" w14:textId="065F3471" w:rsidR="00F07D8B" w:rsidRPr="007036CE" w:rsidRDefault="00F07D8B">
            <w:pPr>
              <w:pStyle w:val="GOSTTablenorm"/>
            </w:pPr>
            <w:r w:rsidRPr="007036CE">
              <w:t xml:space="preserve">Том 4 п. </w:t>
            </w:r>
            <w:r w:rsidRPr="007036CE">
              <w:fldChar w:fldCharType="begin"/>
            </w:r>
            <w:r w:rsidRPr="007036CE">
              <w:instrText xml:space="preserve"> REF _Ref158392512 \r \h  \* MERGEFORMAT </w:instrText>
            </w:r>
            <w:r w:rsidRPr="007036CE">
              <w:fldChar w:fldCharType="separate"/>
            </w:r>
            <w:r w:rsidR="00BD74E1">
              <w:t>2.1.2.7</w:t>
            </w:r>
            <w:r w:rsidRPr="007036CE">
              <w:fldChar w:fldCharType="end"/>
            </w:r>
          </w:p>
        </w:tc>
      </w:tr>
      <w:tr w:rsidR="00B971E3" w:rsidRPr="007036CE" w14:paraId="206CA0EA" w14:textId="77777777" w:rsidTr="00350AD8">
        <w:tc>
          <w:tcPr>
            <w:tcW w:w="93" w:type="pct"/>
            <w:vMerge/>
          </w:tcPr>
          <w:p w14:paraId="37F3E2D6" w14:textId="77777777" w:rsidR="00B971E3" w:rsidRPr="007036CE" w:rsidRDefault="00B971E3" w:rsidP="000C51BE">
            <w:pPr>
              <w:rPr>
                <w:sz w:val="22"/>
                <w:szCs w:val="22"/>
              </w:rPr>
            </w:pPr>
          </w:p>
        </w:tc>
        <w:tc>
          <w:tcPr>
            <w:tcW w:w="516" w:type="pct"/>
            <w:vMerge/>
          </w:tcPr>
          <w:p w14:paraId="2252044F" w14:textId="77777777" w:rsidR="00B971E3" w:rsidRPr="007036CE" w:rsidRDefault="00B971E3" w:rsidP="000C51BE">
            <w:pPr>
              <w:rPr>
                <w:sz w:val="22"/>
                <w:szCs w:val="22"/>
              </w:rPr>
            </w:pPr>
          </w:p>
        </w:tc>
        <w:tc>
          <w:tcPr>
            <w:tcW w:w="691" w:type="pct"/>
            <w:vMerge/>
          </w:tcPr>
          <w:p w14:paraId="3F7C1900" w14:textId="77777777" w:rsidR="00B971E3" w:rsidRPr="007036CE" w:rsidRDefault="00B971E3" w:rsidP="000C51BE">
            <w:pPr>
              <w:rPr>
                <w:sz w:val="22"/>
                <w:szCs w:val="22"/>
              </w:rPr>
            </w:pPr>
          </w:p>
        </w:tc>
        <w:tc>
          <w:tcPr>
            <w:tcW w:w="1710" w:type="pct"/>
          </w:tcPr>
          <w:p w14:paraId="16D7E7B9" w14:textId="77777777" w:rsidR="00B971E3" w:rsidRPr="007036CE" w:rsidRDefault="00B971E3" w:rsidP="00501CC5">
            <w:pPr>
              <w:pStyle w:val="GOSTTablenorm"/>
            </w:pPr>
            <w:r w:rsidRPr="007036CE">
              <w:t>MSC_KZA</w:t>
            </w:r>
          </w:p>
        </w:tc>
        <w:tc>
          <w:tcPr>
            <w:tcW w:w="840" w:type="pct"/>
            <w:vMerge w:val="restart"/>
          </w:tcPr>
          <w:p w14:paraId="73E16C0F" w14:textId="77777777" w:rsidR="00B971E3" w:rsidRPr="007036CE" w:rsidRDefault="00B971E3">
            <w:pPr>
              <w:pStyle w:val="GOSTTablenorm"/>
            </w:pPr>
            <w:r w:rsidRPr="007036CE">
              <w:t>Казначейское обеспечение обязательств (ф. 0506110)</w:t>
            </w:r>
          </w:p>
        </w:tc>
        <w:tc>
          <w:tcPr>
            <w:tcW w:w="571" w:type="pct"/>
            <w:vMerge w:val="restart"/>
          </w:tcPr>
          <w:p w14:paraId="29FB8312" w14:textId="77777777" w:rsidR="00B971E3" w:rsidRPr="007036CE" w:rsidRDefault="00B971E3">
            <w:pPr>
              <w:pStyle w:val="GOSTTablenorm"/>
            </w:pPr>
            <w:r w:rsidRPr="007036CE">
              <w:t>ПУР 03 ЭБ</w:t>
            </w:r>
          </w:p>
        </w:tc>
        <w:tc>
          <w:tcPr>
            <w:tcW w:w="579" w:type="pct"/>
          </w:tcPr>
          <w:p w14:paraId="30E01AB0" w14:textId="7284AA29" w:rsidR="00B971E3" w:rsidRPr="007036CE" w:rsidRDefault="00B971E3">
            <w:pPr>
              <w:pStyle w:val="GOSTTablenorm"/>
            </w:pPr>
            <w:r w:rsidRPr="007036CE">
              <w:t xml:space="preserve">Том 4 п. </w:t>
            </w:r>
            <w:r w:rsidRPr="007036CE">
              <w:fldChar w:fldCharType="begin"/>
            </w:r>
            <w:r w:rsidRPr="007036CE">
              <w:instrText xml:space="preserve"> REF _Ref158392521 \r \h  \* MERGEFORMAT </w:instrText>
            </w:r>
            <w:r w:rsidRPr="007036CE">
              <w:fldChar w:fldCharType="separate"/>
            </w:r>
            <w:r w:rsidR="00BD74E1">
              <w:t>2.1.2.8</w:t>
            </w:r>
            <w:r w:rsidRPr="007036CE">
              <w:fldChar w:fldCharType="end"/>
            </w:r>
          </w:p>
        </w:tc>
      </w:tr>
      <w:tr w:rsidR="00B971E3" w:rsidRPr="007036CE" w14:paraId="5CED11D4" w14:textId="77777777" w:rsidTr="00B971E3">
        <w:trPr>
          <w:ins w:id="53" w:author="Накашидзе О.Е. EXP-323099" w:date="2025-09-12T11:08:00Z"/>
        </w:trPr>
        <w:tc>
          <w:tcPr>
            <w:tcW w:w="93" w:type="pct"/>
            <w:vMerge/>
          </w:tcPr>
          <w:p w14:paraId="473C012C" w14:textId="77777777" w:rsidR="00B971E3" w:rsidRPr="007036CE" w:rsidRDefault="00B971E3" w:rsidP="000C51BE">
            <w:pPr>
              <w:rPr>
                <w:ins w:id="54" w:author="Накашидзе О.Е. EXP-323099" w:date="2025-09-12T11:08:00Z"/>
                <w:sz w:val="22"/>
                <w:szCs w:val="22"/>
              </w:rPr>
            </w:pPr>
          </w:p>
        </w:tc>
        <w:tc>
          <w:tcPr>
            <w:tcW w:w="516" w:type="pct"/>
            <w:vMerge/>
          </w:tcPr>
          <w:p w14:paraId="6405C2AF" w14:textId="77777777" w:rsidR="00B971E3" w:rsidRPr="007036CE" w:rsidRDefault="00B971E3" w:rsidP="000C51BE">
            <w:pPr>
              <w:rPr>
                <w:ins w:id="55" w:author="Накашидзе О.Е. EXP-323099" w:date="2025-09-12T11:08:00Z"/>
                <w:sz w:val="22"/>
                <w:szCs w:val="22"/>
              </w:rPr>
            </w:pPr>
          </w:p>
        </w:tc>
        <w:tc>
          <w:tcPr>
            <w:tcW w:w="691" w:type="pct"/>
            <w:vMerge/>
          </w:tcPr>
          <w:p w14:paraId="4C0A9B46" w14:textId="77777777" w:rsidR="00B971E3" w:rsidRPr="007036CE" w:rsidRDefault="00B971E3" w:rsidP="000C51BE">
            <w:pPr>
              <w:rPr>
                <w:ins w:id="56" w:author="Накашидзе О.Е. EXP-323099" w:date="2025-09-12T11:08:00Z"/>
                <w:sz w:val="22"/>
                <w:szCs w:val="22"/>
              </w:rPr>
            </w:pPr>
          </w:p>
        </w:tc>
        <w:tc>
          <w:tcPr>
            <w:tcW w:w="1710" w:type="pct"/>
          </w:tcPr>
          <w:p w14:paraId="4DF3B541" w14:textId="6D8C6DDA" w:rsidR="00B971E3" w:rsidRPr="007036CE" w:rsidRDefault="00B971E3" w:rsidP="00795835">
            <w:pPr>
              <w:pStyle w:val="GOSTTablenorm"/>
              <w:rPr>
                <w:ins w:id="57" w:author="Накашидзе О.Е. EXP-323099" w:date="2025-09-12T11:08:00Z"/>
              </w:rPr>
            </w:pPr>
            <w:ins w:id="58" w:author="Накашидзе О.Е. EXP-323099" w:date="2025-09-12T11:09:00Z">
              <w:r w:rsidRPr="007036CE">
                <w:t>MSC_KZA_</w:t>
              </w:r>
              <w:r w:rsidRPr="007036CE">
                <w:rPr>
                  <w:szCs w:val="22"/>
                  <w:lang w:val="en-US"/>
                </w:rPr>
                <w:t>NPS</w:t>
              </w:r>
            </w:ins>
          </w:p>
        </w:tc>
        <w:tc>
          <w:tcPr>
            <w:tcW w:w="840" w:type="pct"/>
            <w:vMerge/>
          </w:tcPr>
          <w:p w14:paraId="197D5CE0" w14:textId="77777777" w:rsidR="00B971E3" w:rsidRPr="007036CE" w:rsidRDefault="00B971E3">
            <w:pPr>
              <w:pStyle w:val="GOSTTablenorm"/>
              <w:rPr>
                <w:ins w:id="59" w:author="Накашидзе О.Е. EXP-323099" w:date="2025-09-12T11:08:00Z"/>
              </w:rPr>
            </w:pPr>
          </w:p>
        </w:tc>
        <w:tc>
          <w:tcPr>
            <w:tcW w:w="571" w:type="pct"/>
            <w:vMerge/>
          </w:tcPr>
          <w:p w14:paraId="7960C42E" w14:textId="77777777" w:rsidR="00B971E3" w:rsidRPr="007036CE" w:rsidRDefault="00B971E3">
            <w:pPr>
              <w:pStyle w:val="GOSTTablenorm"/>
              <w:rPr>
                <w:ins w:id="60" w:author="Накашидзе О.Е. EXP-323099" w:date="2025-09-12T11:08:00Z"/>
              </w:rPr>
            </w:pPr>
          </w:p>
        </w:tc>
        <w:tc>
          <w:tcPr>
            <w:tcW w:w="579" w:type="pct"/>
          </w:tcPr>
          <w:p w14:paraId="10530B81" w14:textId="3850BAC9" w:rsidR="00B971E3" w:rsidRPr="007036CE" w:rsidRDefault="00B971E3" w:rsidP="00B971E3">
            <w:pPr>
              <w:pStyle w:val="GOSTTablenorm"/>
              <w:rPr>
                <w:ins w:id="61" w:author="Накашидзе О.Е. EXP-323099" w:date="2025-09-12T11:08:00Z"/>
              </w:rPr>
            </w:pPr>
            <w:ins w:id="62" w:author="Накашидзе О.Е. EXP-323099" w:date="2025-09-12T11:09:00Z">
              <w:r w:rsidRPr="007036CE">
                <w:t xml:space="preserve">Том 4 п. </w:t>
              </w:r>
            </w:ins>
            <w:ins w:id="63" w:author="Накашидзе О.Е. EXP-323099" w:date="2025-09-12T11:10:00Z">
              <w:r w:rsidRPr="007036CE">
                <w:fldChar w:fldCharType="begin"/>
              </w:r>
              <w:r w:rsidRPr="007036CE">
                <w:instrText xml:space="preserve"> REF _Ref208567825 \r \h </w:instrText>
              </w:r>
            </w:ins>
            <w:r w:rsidR="007036CE">
              <w:instrText xml:space="preserve"> \* MERGEFORMAT </w:instrText>
            </w:r>
            <w:r w:rsidRPr="007036CE">
              <w:fldChar w:fldCharType="separate"/>
            </w:r>
            <w:r w:rsidR="00BD74E1">
              <w:t>2.1.3.1</w:t>
            </w:r>
            <w:ins w:id="64" w:author="Накашидзе О.Е. EXP-323099" w:date="2025-09-12T11:10:00Z">
              <w:r w:rsidRPr="007036CE">
                <w:fldChar w:fldCharType="end"/>
              </w:r>
            </w:ins>
          </w:p>
        </w:tc>
      </w:tr>
      <w:tr w:rsidR="00F07D8B" w:rsidRPr="007036CE" w14:paraId="7AC8B21E" w14:textId="77777777" w:rsidTr="00B971E3">
        <w:tc>
          <w:tcPr>
            <w:tcW w:w="93" w:type="pct"/>
            <w:vMerge/>
          </w:tcPr>
          <w:p w14:paraId="0265F5B9" w14:textId="77777777" w:rsidR="00F07D8B" w:rsidRPr="007036CE" w:rsidRDefault="00F07D8B" w:rsidP="000C51BE">
            <w:pPr>
              <w:rPr>
                <w:sz w:val="22"/>
                <w:szCs w:val="22"/>
              </w:rPr>
            </w:pPr>
          </w:p>
        </w:tc>
        <w:tc>
          <w:tcPr>
            <w:tcW w:w="516" w:type="pct"/>
            <w:vMerge/>
          </w:tcPr>
          <w:p w14:paraId="1C905CFA" w14:textId="77777777" w:rsidR="00F07D8B" w:rsidRPr="007036CE" w:rsidRDefault="00F07D8B" w:rsidP="000C51BE">
            <w:pPr>
              <w:rPr>
                <w:sz w:val="22"/>
                <w:szCs w:val="22"/>
              </w:rPr>
            </w:pPr>
          </w:p>
        </w:tc>
        <w:tc>
          <w:tcPr>
            <w:tcW w:w="691" w:type="pct"/>
            <w:vMerge/>
          </w:tcPr>
          <w:p w14:paraId="694BA116" w14:textId="77777777" w:rsidR="00F07D8B" w:rsidRPr="007036CE" w:rsidRDefault="00F07D8B" w:rsidP="000C51BE">
            <w:pPr>
              <w:rPr>
                <w:sz w:val="22"/>
                <w:szCs w:val="22"/>
              </w:rPr>
            </w:pPr>
          </w:p>
        </w:tc>
        <w:tc>
          <w:tcPr>
            <w:tcW w:w="1710" w:type="pct"/>
          </w:tcPr>
          <w:p w14:paraId="156FB7AA" w14:textId="77777777" w:rsidR="00F07D8B" w:rsidRPr="007036CE" w:rsidRDefault="00F07D8B" w:rsidP="00501CC5">
            <w:pPr>
              <w:pStyle w:val="GOSTTablenorm"/>
            </w:pPr>
            <w:r w:rsidRPr="007036CE">
              <w:t>MSC_EXECUTIONKZA</w:t>
            </w:r>
          </w:p>
        </w:tc>
        <w:tc>
          <w:tcPr>
            <w:tcW w:w="840" w:type="pct"/>
          </w:tcPr>
          <w:p w14:paraId="79E5B318" w14:textId="77777777" w:rsidR="00F07D8B" w:rsidRPr="007036CE" w:rsidRDefault="00F07D8B">
            <w:pPr>
              <w:pStyle w:val="GOSTTablenorm"/>
            </w:pPr>
            <w:r w:rsidRPr="007036CE">
              <w:t>Заявление на исполнение Казначейского обеспечения обязательств (ф. 0506109)</w:t>
            </w:r>
          </w:p>
        </w:tc>
        <w:tc>
          <w:tcPr>
            <w:tcW w:w="571" w:type="pct"/>
          </w:tcPr>
          <w:p w14:paraId="7C14A4B7" w14:textId="77777777" w:rsidR="00F07D8B" w:rsidRPr="007036CE" w:rsidRDefault="00F07D8B">
            <w:pPr>
              <w:pStyle w:val="GOSTTablenorm"/>
            </w:pPr>
            <w:r w:rsidRPr="007036CE">
              <w:t>ПУР 03 ЭБ</w:t>
            </w:r>
          </w:p>
        </w:tc>
        <w:tc>
          <w:tcPr>
            <w:tcW w:w="579" w:type="pct"/>
          </w:tcPr>
          <w:p w14:paraId="3EFFEA34" w14:textId="75CD6E43" w:rsidR="00F07D8B" w:rsidRPr="007036CE" w:rsidRDefault="00F07D8B">
            <w:pPr>
              <w:pStyle w:val="GOSTTablenorm"/>
            </w:pPr>
            <w:r w:rsidRPr="007036CE">
              <w:t xml:space="preserve">Том 4 п. </w:t>
            </w:r>
            <w:r w:rsidRPr="007036CE">
              <w:fldChar w:fldCharType="begin"/>
            </w:r>
            <w:r w:rsidRPr="007036CE">
              <w:instrText xml:space="preserve"> REF _Ref158392534 \r \h  \* MERGEFORMAT </w:instrText>
            </w:r>
            <w:r w:rsidRPr="007036CE">
              <w:fldChar w:fldCharType="separate"/>
            </w:r>
            <w:r w:rsidR="00BD74E1">
              <w:t>2.1.2.9</w:t>
            </w:r>
            <w:r w:rsidRPr="007036CE">
              <w:fldChar w:fldCharType="end"/>
            </w:r>
          </w:p>
        </w:tc>
      </w:tr>
      <w:tr w:rsidR="00F07D8B" w:rsidRPr="007036CE" w14:paraId="4BB2B621" w14:textId="77777777" w:rsidTr="00B971E3">
        <w:tc>
          <w:tcPr>
            <w:tcW w:w="93" w:type="pct"/>
            <w:vMerge/>
          </w:tcPr>
          <w:p w14:paraId="006611F4" w14:textId="77777777" w:rsidR="00F07D8B" w:rsidRPr="007036CE" w:rsidRDefault="00F07D8B" w:rsidP="00AF7CC4">
            <w:pPr>
              <w:rPr>
                <w:sz w:val="22"/>
                <w:szCs w:val="22"/>
              </w:rPr>
            </w:pPr>
          </w:p>
        </w:tc>
        <w:tc>
          <w:tcPr>
            <w:tcW w:w="516" w:type="pct"/>
            <w:vMerge/>
          </w:tcPr>
          <w:p w14:paraId="66CB643A" w14:textId="77777777" w:rsidR="00F07D8B" w:rsidRPr="007036CE" w:rsidRDefault="00F07D8B" w:rsidP="00AF7CC4">
            <w:pPr>
              <w:rPr>
                <w:sz w:val="22"/>
                <w:szCs w:val="22"/>
              </w:rPr>
            </w:pPr>
          </w:p>
        </w:tc>
        <w:tc>
          <w:tcPr>
            <w:tcW w:w="691" w:type="pct"/>
            <w:vMerge/>
          </w:tcPr>
          <w:p w14:paraId="23D0F3D1" w14:textId="77777777" w:rsidR="00F07D8B" w:rsidRPr="007036CE" w:rsidRDefault="00F07D8B" w:rsidP="00AF7CC4">
            <w:pPr>
              <w:rPr>
                <w:sz w:val="22"/>
                <w:szCs w:val="22"/>
              </w:rPr>
            </w:pPr>
          </w:p>
        </w:tc>
        <w:tc>
          <w:tcPr>
            <w:tcW w:w="1710" w:type="pct"/>
          </w:tcPr>
          <w:p w14:paraId="22266C9F" w14:textId="77777777" w:rsidR="00F07D8B" w:rsidRPr="007036CE" w:rsidRDefault="00F07D8B" w:rsidP="00AF7CC4">
            <w:pPr>
              <w:pStyle w:val="GOSTTablenorm"/>
            </w:pPr>
            <w:r w:rsidRPr="007036CE">
              <w:t>MSC_AppForeignCurr</w:t>
            </w:r>
          </w:p>
        </w:tc>
        <w:tc>
          <w:tcPr>
            <w:tcW w:w="840" w:type="pct"/>
          </w:tcPr>
          <w:p w14:paraId="3721E57B" w14:textId="77777777" w:rsidR="00F07D8B" w:rsidRPr="007036CE" w:rsidRDefault="00F07D8B">
            <w:pPr>
              <w:pStyle w:val="GOSTTablenorm"/>
            </w:pPr>
            <w:r w:rsidRPr="007036CE">
              <w:t>Заявление на проведение операций с иностранной валютой</w:t>
            </w:r>
          </w:p>
        </w:tc>
        <w:tc>
          <w:tcPr>
            <w:tcW w:w="571" w:type="pct"/>
          </w:tcPr>
          <w:p w14:paraId="2A6D71BB" w14:textId="77777777" w:rsidR="00F07D8B" w:rsidRPr="007036CE" w:rsidRDefault="00F07D8B" w:rsidP="00CF7D26">
            <w:pPr>
              <w:pStyle w:val="GOSTTablenorm"/>
              <w:rPr>
                <w:ins w:id="65" w:author="Сказецкая Наталья Камилевна" w:date="2024-08-12T14:51:00Z"/>
              </w:rPr>
            </w:pPr>
            <w:ins w:id="66" w:author="Сказецкая Наталья Камилевна" w:date="2024-08-12T14:51:00Z">
              <w:r w:rsidRPr="007036CE">
                <w:t>ПУР 05 ЭБ</w:t>
              </w:r>
            </w:ins>
          </w:p>
          <w:p w14:paraId="43B0E8CD" w14:textId="77777777" w:rsidR="00F07D8B" w:rsidRPr="007036CE" w:rsidRDefault="00F07D8B" w:rsidP="00AF7CC4">
            <w:pPr>
              <w:pStyle w:val="GOSTTablenorm"/>
            </w:pPr>
            <w:r w:rsidRPr="007036CE">
              <w:t>ПУР 03 ЭБ</w:t>
            </w:r>
          </w:p>
        </w:tc>
        <w:tc>
          <w:tcPr>
            <w:tcW w:w="579" w:type="pct"/>
          </w:tcPr>
          <w:p w14:paraId="74DFE074" w14:textId="3887299A" w:rsidR="00F07D8B" w:rsidRPr="007036CE" w:rsidRDefault="00F07D8B" w:rsidP="00AF7CC4">
            <w:pPr>
              <w:pStyle w:val="GOSTTablenorm"/>
            </w:pPr>
            <w:r w:rsidRPr="007036CE">
              <w:t xml:space="preserve">Том 4 п. </w:t>
            </w:r>
            <w:r w:rsidRPr="007036CE">
              <w:fldChar w:fldCharType="begin"/>
            </w:r>
            <w:r w:rsidRPr="007036CE">
              <w:instrText xml:space="preserve"> REF _Ref158392560 \r \h  \* MERGEFORMAT </w:instrText>
            </w:r>
            <w:r w:rsidRPr="007036CE">
              <w:fldChar w:fldCharType="separate"/>
            </w:r>
            <w:r w:rsidR="00BD74E1">
              <w:t>2.1.2.15</w:t>
            </w:r>
            <w:r w:rsidRPr="007036CE">
              <w:fldChar w:fldCharType="end"/>
            </w:r>
          </w:p>
        </w:tc>
      </w:tr>
      <w:tr w:rsidR="00F07D8B" w:rsidRPr="007036CE" w14:paraId="26A04828" w14:textId="77777777" w:rsidTr="00B971E3">
        <w:tc>
          <w:tcPr>
            <w:tcW w:w="93" w:type="pct"/>
            <w:vMerge/>
          </w:tcPr>
          <w:p w14:paraId="2201F0B9" w14:textId="77777777" w:rsidR="00F07D8B" w:rsidRPr="007036CE" w:rsidRDefault="00F07D8B" w:rsidP="00AF7CC4">
            <w:pPr>
              <w:rPr>
                <w:sz w:val="22"/>
                <w:szCs w:val="22"/>
              </w:rPr>
            </w:pPr>
          </w:p>
        </w:tc>
        <w:tc>
          <w:tcPr>
            <w:tcW w:w="516" w:type="pct"/>
            <w:vMerge/>
          </w:tcPr>
          <w:p w14:paraId="3F7CAFCA" w14:textId="77777777" w:rsidR="00F07D8B" w:rsidRPr="007036CE" w:rsidRDefault="00F07D8B" w:rsidP="00AF7CC4">
            <w:pPr>
              <w:rPr>
                <w:sz w:val="22"/>
                <w:szCs w:val="22"/>
              </w:rPr>
            </w:pPr>
          </w:p>
        </w:tc>
        <w:tc>
          <w:tcPr>
            <w:tcW w:w="691" w:type="pct"/>
            <w:vMerge/>
          </w:tcPr>
          <w:p w14:paraId="2D70B645" w14:textId="77777777" w:rsidR="00F07D8B" w:rsidRPr="007036CE" w:rsidRDefault="00F07D8B" w:rsidP="00AF7CC4">
            <w:pPr>
              <w:rPr>
                <w:sz w:val="22"/>
                <w:szCs w:val="22"/>
              </w:rPr>
            </w:pPr>
          </w:p>
        </w:tc>
        <w:tc>
          <w:tcPr>
            <w:tcW w:w="1710" w:type="pct"/>
          </w:tcPr>
          <w:p w14:paraId="580D3F65" w14:textId="77777777" w:rsidR="00F07D8B" w:rsidRPr="007036CE" w:rsidRDefault="00F07D8B" w:rsidP="00AF7CC4">
            <w:pPr>
              <w:pStyle w:val="GOSTTablenorm"/>
            </w:pPr>
            <w:r w:rsidRPr="007036CE">
              <w:t>MSC_NoticeRecForCurr</w:t>
            </w:r>
          </w:p>
        </w:tc>
        <w:tc>
          <w:tcPr>
            <w:tcW w:w="840" w:type="pct"/>
          </w:tcPr>
          <w:p w14:paraId="0F45E6BA" w14:textId="77777777" w:rsidR="00F07D8B" w:rsidRPr="007036CE" w:rsidRDefault="00F07D8B" w:rsidP="00AF7CC4">
            <w:pPr>
              <w:pStyle w:val="GOSTTablenorm"/>
            </w:pPr>
            <w:r w:rsidRPr="007036CE">
              <w:t>Извещение о поступлении в иностранной валюте</w:t>
            </w:r>
          </w:p>
        </w:tc>
        <w:tc>
          <w:tcPr>
            <w:tcW w:w="571" w:type="pct"/>
          </w:tcPr>
          <w:p w14:paraId="07B129AB" w14:textId="77777777" w:rsidR="00F07D8B" w:rsidRPr="007036CE" w:rsidRDefault="00F07D8B" w:rsidP="00CF7D26">
            <w:pPr>
              <w:pStyle w:val="GOSTTablenorm"/>
              <w:rPr>
                <w:ins w:id="67" w:author="Сказецкая Наталья Камилевна" w:date="2024-08-12T14:51:00Z"/>
              </w:rPr>
            </w:pPr>
            <w:ins w:id="68" w:author="Сказецкая Наталья Камилевна" w:date="2024-08-12T14:51:00Z">
              <w:r w:rsidRPr="007036CE">
                <w:t>ПУР 05 ЭБ</w:t>
              </w:r>
            </w:ins>
          </w:p>
          <w:p w14:paraId="32982C29" w14:textId="77777777" w:rsidR="00F07D8B" w:rsidRPr="007036CE" w:rsidRDefault="00F07D8B" w:rsidP="00AF7CC4">
            <w:pPr>
              <w:pStyle w:val="GOSTTablenorm"/>
            </w:pPr>
            <w:r w:rsidRPr="007036CE">
              <w:t>ПУР 03 ЭБ</w:t>
            </w:r>
          </w:p>
        </w:tc>
        <w:tc>
          <w:tcPr>
            <w:tcW w:w="579" w:type="pct"/>
          </w:tcPr>
          <w:p w14:paraId="12E2ECBA" w14:textId="0D9C6846" w:rsidR="00F07D8B" w:rsidRPr="007036CE" w:rsidRDefault="00F07D8B" w:rsidP="00AF7CC4">
            <w:pPr>
              <w:pStyle w:val="GOSTTablenorm"/>
            </w:pPr>
            <w:r w:rsidRPr="007036CE">
              <w:t xml:space="preserve">Том 4 п. </w:t>
            </w:r>
            <w:r w:rsidRPr="007036CE">
              <w:fldChar w:fldCharType="begin"/>
            </w:r>
            <w:r w:rsidRPr="007036CE">
              <w:instrText xml:space="preserve"> REF _Ref158392567 \r \h  \* MERGEFORMAT </w:instrText>
            </w:r>
            <w:r w:rsidRPr="007036CE">
              <w:fldChar w:fldCharType="separate"/>
            </w:r>
            <w:r w:rsidR="00BD74E1">
              <w:t>2.1.2.17</w:t>
            </w:r>
            <w:r w:rsidRPr="007036CE">
              <w:fldChar w:fldCharType="end"/>
            </w:r>
          </w:p>
        </w:tc>
      </w:tr>
      <w:tr w:rsidR="00F07D8B" w:rsidRPr="007036CE" w14:paraId="2BEF51F4" w14:textId="77777777" w:rsidTr="00B971E3">
        <w:tc>
          <w:tcPr>
            <w:tcW w:w="93" w:type="pct"/>
            <w:vMerge/>
          </w:tcPr>
          <w:p w14:paraId="6DFCDCED" w14:textId="77777777" w:rsidR="00F07D8B" w:rsidRPr="007036CE" w:rsidRDefault="00F07D8B" w:rsidP="00AF7CC4">
            <w:pPr>
              <w:rPr>
                <w:sz w:val="22"/>
                <w:szCs w:val="22"/>
              </w:rPr>
            </w:pPr>
          </w:p>
        </w:tc>
        <w:tc>
          <w:tcPr>
            <w:tcW w:w="516" w:type="pct"/>
            <w:vMerge/>
          </w:tcPr>
          <w:p w14:paraId="18B46B5C" w14:textId="77777777" w:rsidR="00F07D8B" w:rsidRPr="007036CE" w:rsidRDefault="00F07D8B" w:rsidP="00AF7CC4">
            <w:pPr>
              <w:rPr>
                <w:sz w:val="22"/>
                <w:szCs w:val="22"/>
              </w:rPr>
            </w:pPr>
          </w:p>
        </w:tc>
        <w:tc>
          <w:tcPr>
            <w:tcW w:w="691" w:type="pct"/>
            <w:vMerge/>
          </w:tcPr>
          <w:p w14:paraId="5C875441" w14:textId="77777777" w:rsidR="00F07D8B" w:rsidRPr="007036CE" w:rsidRDefault="00F07D8B" w:rsidP="00AF7CC4">
            <w:pPr>
              <w:rPr>
                <w:sz w:val="22"/>
                <w:szCs w:val="22"/>
              </w:rPr>
            </w:pPr>
          </w:p>
        </w:tc>
        <w:tc>
          <w:tcPr>
            <w:tcW w:w="1710" w:type="pct"/>
          </w:tcPr>
          <w:p w14:paraId="4EB8256B" w14:textId="77777777" w:rsidR="00F07D8B" w:rsidRPr="007036CE" w:rsidRDefault="00F07D8B" w:rsidP="00AF7CC4">
            <w:pPr>
              <w:pStyle w:val="GOSTTablenorm"/>
            </w:pPr>
            <w:r w:rsidRPr="007036CE">
              <w:t>VLS_ACT_0531766</w:t>
            </w:r>
          </w:p>
        </w:tc>
        <w:tc>
          <w:tcPr>
            <w:tcW w:w="840" w:type="pct"/>
          </w:tcPr>
          <w:p w14:paraId="0980519E" w14:textId="77777777" w:rsidR="00F07D8B" w:rsidRPr="007036CE" w:rsidRDefault="00F07D8B" w:rsidP="00AF7CC4">
            <w:pPr>
              <w:pStyle w:val="GOSTTablenorm"/>
            </w:pPr>
            <w:r w:rsidRPr="007036CE">
              <w:t>Акт приемки-передачи показателей лицевого счета</w:t>
            </w:r>
            <w:del w:id="69" w:author="Сказецкая Наталья Камилевна" w:date="2023-12-13T19:19:00Z">
              <w:r w:rsidRPr="007036CE" w:rsidDel="00947504">
                <w:delText xml:space="preserve"> </w:delText>
              </w:r>
            </w:del>
          </w:p>
        </w:tc>
        <w:tc>
          <w:tcPr>
            <w:tcW w:w="571" w:type="pct"/>
          </w:tcPr>
          <w:p w14:paraId="1AC7C26A" w14:textId="77777777" w:rsidR="00F07D8B" w:rsidRPr="007036CE" w:rsidRDefault="00F07D8B" w:rsidP="00AF7CC4">
            <w:pPr>
              <w:pStyle w:val="GOSTTablenorm"/>
            </w:pPr>
            <w:r w:rsidRPr="007036CE">
              <w:t>ПУР 05 ЭБ</w:t>
            </w:r>
          </w:p>
          <w:p w14:paraId="7C7A0FD5" w14:textId="77777777" w:rsidR="00F07D8B" w:rsidRPr="007036CE" w:rsidRDefault="00F07D8B" w:rsidP="00AF7CC4">
            <w:pPr>
              <w:pStyle w:val="GOSTTablenorm"/>
            </w:pPr>
            <w:r w:rsidRPr="007036CE">
              <w:t>ПУР 03 ЭБ</w:t>
            </w:r>
          </w:p>
        </w:tc>
        <w:tc>
          <w:tcPr>
            <w:tcW w:w="579" w:type="pct"/>
          </w:tcPr>
          <w:p w14:paraId="71BE487A" w14:textId="77777777" w:rsidR="00F07D8B" w:rsidRPr="007036CE" w:rsidRDefault="00F07D8B" w:rsidP="00AF7CC4">
            <w:pPr>
              <w:pStyle w:val="GOSTTablenorm"/>
            </w:pPr>
            <w:r w:rsidRPr="007036CE">
              <w:t>Том 2</w:t>
            </w:r>
          </w:p>
        </w:tc>
      </w:tr>
      <w:tr w:rsidR="00F07D8B" w:rsidRPr="007036CE" w14:paraId="70162FAD" w14:textId="77777777" w:rsidTr="00B971E3">
        <w:tc>
          <w:tcPr>
            <w:tcW w:w="93" w:type="pct"/>
            <w:vMerge/>
          </w:tcPr>
          <w:p w14:paraId="1727CB32" w14:textId="77777777" w:rsidR="00F07D8B" w:rsidRPr="007036CE" w:rsidRDefault="00F07D8B" w:rsidP="00AF7CC4">
            <w:pPr>
              <w:rPr>
                <w:sz w:val="22"/>
                <w:szCs w:val="22"/>
              </w:rPr>
            </w:pPr>
          </w:p>
        </w:tc>
        <w:tc>
          <w:tcPr>
            <w:tcW w:w="516" w:type="pct"/>
            <w:vMerge/>
          </w:tcPr>
          <w:p w14:paraId="6CAAF090" w14:textId="77777777" w:rsidR="00F07D8B" w:rsidRPr="007036CE" w:rsidRDefault="00F07D8B" w:rsidP="00AF7CC4">
            <w:pPr>
              <w:rPr>
                <w:sz w:val="22"/>
                <w:szCs w:val="22"/>
              </w:rPr>
            </w:pPr>
          </w:p>
        </w:tc>
        <w:tc>
          <w:tcPr>
            <w:tcW w:w="691" w:type="pct"/>
            <w:vMerge/>
          </w:tcPr>
          <w:p w14:paraId="74DBB560" w14:textId="77777777" w:rsidR="00F07D8B" w:rsidRPr="007036CE" w:rsidRDefault="00F07D8B" w:rsidP="00AF7CC4">
            <w:pPr>
              <w:rPr>
                <w:sz w:val="22"/>
                <w:szCs w:val="22"/>
              </w:rPr>
            </w:pPr>
          </w:p>
        </w:tc>
        <w:tc>
          <w:tcPr>
            <w:tcW w:w="1710" w:type="pct"/>
          </w:tcPr>
          <w:p w14:paraId="2BCA27D3" w14:textId="77777777" w:rsidR="00F07D8B" w:rsidRPr="007036CE" w:rsidRDefault="00F07D8B" w:rsidP="00AF7CC4">
            <w:pPr>
              <w:pStyle w:val="GOSTTablenorm"/>
            </w:pPr>
            <w:r w:rsidRPr="007036CE">
              <w:t>VLS_ACT_0531728</w:t>
            </w:r>
          </w:p>
        </w:tc>
        <w:tc>
          <w:tcPr>
            <w:tcW w:w="840" w:type="pct"/>
          </w:tcPr>
          <w:p w14:paraId="05669E8D" w14:textId="77777777" w:rsidR="00F07D8B" w:rsidRPr="007036CE" w:rsidRDefault="00F07D8B" w:rsidP="00AF7CC4">
            <w:pPr>
              <w:pStyle w:val="GOSTTablenorm"/>
            </w:pPr>
            <w:r w:rsidRPr="007036CE">
              <w:t>Акт приемки-передачи кассовых выплат, поступлений и обязательств при реорганизации участников бюджетного процесса (ф. 0531728)</w:t>
            </w:r>
          </w:p>
        </w:tc>
        <w:tc>
          <w:tcPr>
            <w:tcW w:w="571" w:type="pct"/>
          </w:tcPr>
          <w:p w14:paraId="4CDD32FB" w14:textId="77777777" w:rsidR="00F07D8B" w:rsidRPr="007036CE" w:rsidRDefault="00F07D8B" w:rsidP="00AF7CC4">
            <w:pPr>
              <w:pStyle w:val="GOSTTablenorm"/>
            </w:pPr>
            <w:r w:rsidRPr="007036CE">
              <w:t>ПУР 03 ЭБ</w:t>
            </w:r>
          </w:p>
        </w:tc>
        <w:tc>
          <w:tcPr>
            <w:tcW w:w="579" w:type="pct"/>
          </w:tcPr>
          <w:p w14:paraId="5CF9A405" w14:textId="77777777" w:rsidR="00F07D8B" w:rsidRPr="007036CE" w:rsidRDefault="00F07D8B" w:rsidP="00AF7CC4">
            <w:pPr>
              <w:pStyle w:val="GOSTTablenorm"/>
            </w:pPr>
            <w:r w:rsidRPr="007036CE">
              <w:t>Том 2</w:t>
            </w:r>
          </w:p>
        </w:tc>
      </w:tr>
      <w:tr w:rsidR="00F07D8B" w:rsidRPr="007036CE" w14:paraId="4A1D3DDF" w14:textId="77777777" w:rsidTr="00B971E3">
        <w:tc>
          <w:tcPr>
            <w:tcW w:w="93" w:type="pct"/>
            <w:vMerge/>
          </w:tcPr>
          <w:p w14:paraId="1E2FF437" w14:textId="77777777" w:rsidR="00F07D8B" w:rsidRPr="007036CE" w:rsidRDefault="00F07D8B" w:rsidP="00AF7CC4">
            <w:pPr>
              <w:rPr>
                <w:sz w:val="22"/>
                <w:szCs w:val="22"/>
              </w:rPr>
            </w:pPr>
          </w:p>
        </w:tc>
        <w:tc>
          <w:tcPr>
            <w:tcW w:w="516" w:type="pct"/>
            <w:vMerge/>
          </w:tcPr>
          <w:p w14:paraId="30B898E7" w14:textId="77777777" w:rsidR="00F07D8B" w:rsidRPr="007036CE" w:rsidRDefault="00F07D8B" w:rsidP="00AF7CC4">
            <w:pPr>
              <w:rPr>
                <w:sz w:val="22"/>
                <w:szCs w:val="22"/>
              </w:rPr>
            </w:pPr>
          </w:p>
        </w:tc>
        <w:tc>
          <w:tcPr>
            <w:tcW w:w="691" w:type="pct"/>
            <w:vMerge/>
          </w:tcPr>
          <w:p w14:paraId="34CEB53A" w14:textId="77777777" w:rsidR="00F07D8B" w:rsidRPr="007036CE" w:rsidRDefault="00F07D8B" w:rsidP="00AF7CC4">
            <w:pPr>
              <w:rPr>
                <w:sz w:val="22"/>
                <w:szCs w:val="22"/>
              </w:rPr>
            </w:pPr>
          </w:p>
        </w:tc>
        <w:tc>
          <w:tcPr>
            <w:tcW w:w="1710" w:type="pct"/>
          </w:tcPr>
          <w:p w14:paraId="790B4DB4" w14:textId="77777777" w:rsidR="00F07D8B" w:rsidRPr="007036CE" w:rsidRDefault="00F07D8B" w:rsidP="00AF7CC4">
            <w:pPr>
              <w:pStyle w:val="GOSTTablenorm"/>
            </w:pPr>
            <w:r w:rsidRPr="007036CE">
              <w:t>VLS_REPORT_DO</w:t>
            </w:r>
          </w:p>
        </w:tc>
        <w:tc>
          <w:tcPr>
            <w:tcW w:w="840" w:type="pct"/>
          </w:tcPr>
          <w:p w14:paraId="41B0F836" w14:textId="77777777" w:rsidR="00F07D8B" w:rsidRPr="007036CE" w:rsidRDefault="00F07D8B" w:rsidP="00AF7CC4">
            <w:pPr>
              <w:pStyle w:val="GOSTTablenorm"/>
            </w:pPr>
            <w:r w:rsidRPr="007036CE">
              <w:t>Бухгалтерская справка (ф. 0504833)</w:t>
            </w:r>
          </w:p>
        </w:tc>
        <w:tc>
          <w:tcPr>
            <w:tcW w:w="571" w:type="pct"/>
          </w:tcPr>
          <w:p w14:paraId="3D2F1957" w14:textId="77777777" w:rsidR="00F07D8B" w:rsidRPr="007036CE" w:rsidRDefault="00F07D8B" w:rsidP="00AF7CC4">
            <w:pPr>
              <w:pStyle w:val="GOSTTablenorm"/>
            </w:pPr>
            <w:r w:rsidRPr="007036CE">
              <w:t>ПУР 05 ЭБ</w:t>
            </w:r>
          </w:p>
          <w:p w14:paraId="52EC03C2" w14:textId="77777777" w:rsidR="00F07D8B" w:rsidRPr="007036CE" w:rsidRDefault="00F07D8B" w:rsidP="00AF7CC4">
            <w:pPr>
              <w:pStyle w:val="GOSTTablenorm"/>
            </w:pPr>
            <w:r w:rsidRPr="007036CE">
              <w:t>ПУР 03 ЭБ</w:t>
            </w:r>
          </w:p>
        </w:tc>
        <w:tc>
          <w:tcPr>
            <w:tcW w:w="579" w:type="pct"/>
          </w:tcPr>
          <w:p w14:paraId="43590B8F" w14:textId="77777777" w:rsidR="00F07D8B" w:rsidRPr="007036CE" w:rsidRDefault="00F07D8B" w:rsidP="00AF7CC4">
            <w:pPr>
              <w:pStyle w:val="GOSTTablenorm"/>
            </w:pPr>
            <w:r w:rsidRPr="007036CE">
              <w:t>Том 2</w:t>
            </w:r>
          </w:p>
        </w:tc>
      </w:tr>
      <w:tr w:rsidR="00F07D8B" w:rsidRPr="007036CE" w14:paraId="00AC5FD3" w14:textId="77777777" w:rsidTr="00B971E3">
        <w:tc>
          <w:tcPr>
            <w:tcW w:w="93" w:type="pct"/>
            <w:vMerge/>
          </w:tcPr>
          <w:p w14:paraId="5EDB7471" w14:textId="77777777" w:rsidR="00F07D8B" w:rsidRPr="007036CE" w:rsidRDefault="00F07D8B" w:rsidP="00AF7CC4">
            <w:pPr>
              <w:rPr>
                <w:sz w:val="22"/>
                <w:szCs w:val="22"/>
              </w:rPr>
            </w:pPr>
          </w:p>
        </w:tc>
        <w:tc>
          <w:tcPr>
            <w:tcW w:w="516" w:type="pct"/>
            <w:vMerge/>
          </w:tcPr>
          <w:p w14:paraId="240F0A7D" w14:textId="77777777" w:rsidR="00F07D8B" w:rsidRPr="007036CE" w:rsidRDefault="00F07D8B" w:rsidP="00AF7CC4">
            <w:pPr>
              <w:rPr>
                <w:sz w:val="22"/>
                <w:szCs w:val="22"/>
              </w:rPr>
            </w:pPr>
          </w:p>
        </w:tc>
        <w:tc>
          <w:tcPr>
            <w:tcW w:w="691" w:type="pct"/>
            <w:vMerge/>
          </w:tcPr>
          <w:p w14:paraId="7012256A" w14:textId="77777777" w:rsidR="00F07D8B" w:rsidRPr="007036CE" w:rsidRDefault="00F07D8B" w:rsidP="00AF7CC4">
            <w:pPr>
              <w:rPr>
                <w:sz w:val="22"/>
                <w:szCs w:val="22"/>
              </w:rPr>
            </w:pPr>
          </w:p>
        </w:tc>
        <w:tc>
          <w:tcPr>
            <w:tcW w:w="1710" w:type="pct"/>
          </w:tcPr>
          <w:p w14:paraId="033242B5" w14:textId="77777777" w:rsidR="00F07D8B" w:rsidRPr="007036CE" w:rsidRDefault="00F07D8B" w:rsidP="00AF7CC4">
            <w:pPr>
              <w:pStyle w:val="GOSTTablenorm"/>
            </w:pPr>
            <w:r w:rsidRPr="007036CE">
              <w:t>ARP_SVAP_MIGRATION</w:t>
            </w:r>
          </w:p>
        </w:tc>
        <w:tc>
          <w:tcPr>
            <w:tcW w:w="840" w:type="pct"/>
          </w:tcPr>
          <w:p w14:paraId="3A35BC26" w14:textId="77777777" w:rsidR="00F07D8B" w:rsidRPr="007036CE" w:rsidRDefault="00F07D8B" w:rsidP="00AF7CC4">
            <w:pPr>
              <w:pStyle w:val="GOSTTablenorm"/>
            </w:pPr>
            <w:ins w:id="70" w:author="Опаева Лидия Арашаевна" w:date="2024-03-28T12:28:00Z">
              <w:r w:rsidRPr="007036CE">
                <w:t>Справка для миграции</w:t>
              </w:r>
            </w:ins>
            <w:del w:id="71" w:author="Сказецкая Наталья Камилевна" w:date="2023-11-14T22:12:00Z">
              <w:r w:rsidRPr="007036CE" w:rsidDel="00396931">
                <w:delText>Справка, сформированная на основании данных из лицевых счетов СВР для миграции</w:delText>
              </w:r>
            </w:del>
          </w:p>
        </w:tc>
        <w:tc>
          <w:tcPr>
            <w:tcW w:w="571" w:type="pct"/>
          </w:tcPr>
          <w:p w14:paraId="3A7FBF98" w14:textId="77777777" w:rsidR="00F07D8B" w:rsidRPr="007036CE" w:rsidRDefault="00F07D8B" w:rsidP="00AF7CC4">
            <w:pPr>
              <w:pStyle w:val="GOSTTablenorm"/>
            </w:pPr>
            <w:r w:rsidRPr="007036CE">
              <w:t>ПУиО ЭБ</w:t>
            </w:r>
          </w:p>
        </w:tc>
        <w:tc>
          <w:tcPr>
            <w:tcW w:w="579" w:type="pct"/>
          </w:tcPr>
          <w:p w14:paraId="51E60721" w14:textId="77777777" w:rsidR="00F07D8B" w:rsidRPr="007036CE" w:rsidRDefault="00F07D8B" w:rsidP="00216A5D">
            <w:pPr>
              <w:pStyle w:val="GOSTTablenorm"/>
            </w:pPr>
            <w:r w:rsidRPr="007036CE">
              <w:t>Том 2</w:t>
            </w:r>
          </w:p>
        </w:tc>
      </w:tr>
      <w:tr w:rsidR="00F07D8B" w:rsidRPr="007036CE" w14:paraId="3886D992" w14:textId="77777777" w:rsidTr="00B971E3">
        <w:trPr>
          <w:trHeight w:val="700"/>
        </w:trPr>
        <w:tc>
          <w:tcPr>
            <w:tcW w:w="93" w:type="pct"/>
            <w:vMerge/>
          </w:tcPr>
          <w:p w14:paraId="6FE4C52A" w14:textId="77777777" w:rsidR="00F07D8B" w:rsidRPr="007036CE" w:rsidRDefault="00F07D8B" w:rsidP="00AF7CC4">
            <w:pPr>
              <w:rPr>
                <w:sz w:val="22"/>
                <w:szCs w:val="22"/>
              </w:rPr>
            </w:pPr>
          </w:p>
        </w:tc>
        <w:tc>
          <w:tcPr>
            <w:tcW w:w="516" w:type="pct"/>
            <w:vMerge/>
          </w:tcPr>
          <w:p w14:paraId="366CE035" w14:textId="77777777" w:rsidR="00F07D8B" w:rsidRPr="007036CE" w:rsidRDefault="00F07D8B" w:rsidP="00AF7CC4">
            <w:pPr>
              <w:rPr>
                <w:sz w:val="22"/>
                <w:szCs w:val="22"/>
                <w:lang w:val="en-US"/>
              </w:rPr>
            </w:pPr>
          </w:p>
        </w:tc>
        <w:tc>
          <w:tcPr>
            <w:tcW w:w="691" w:type="pct"/>
            <w:vMerge/>
          </w:tcPr>
          <w:p w14:paraId="09E231B1" w14:textId="77777777" w:rsidR="00F07D8B" w:rsidRPr="007036CE" w:rsidRDefault="00F07D8B" w:rsidP="00AF7CC4">
            <w:pPr>
              <w:rPr>
                <w:sz w:val="22"/>
                <w:szCs w:val="22"/>
                <w:lang w:val="en-US"/>
              </w:rPr>
            </w:pPr>
          </w:p>
        </w:tc>
        <w:tc>
          <w:tcPr>
            <w:tcW w:w="1710" w:type="pct"/>
          </w:tcPr>
          <w:p w14:paraId="4598FE03" w14:textId="77777777" w:rsidR="00F07D8B" w:rsidRPr="007036CE" w:rsidRDefault="00F07D8B" w:rsidP="00AF7CC4">
            <w:pPr>
              <w:pStyle w:val="GOSTTablenorm"/>
            </w:pPr>
            <w:r w:rsidRPr="007036CE">
              <w:t>ARP_FAH_0504833</w:t>
            </w:r>
          </w:p>
        </w:tc>
        <w:tc>
          <w:tcPr>
            <w:tcW w:w="840" w:type="pct"/>
          </w:tcPr>
          <w:p w14:paraId="19558119" w14:textId="77777777" w:rsidR="00F07D8B" w:rsidRPr="007036CE" w:rsidRDefault="00F07D8B" w:rsidP="00AF7CC4">
            <w:pPr>
              <w:pStyle w:val="GOSTTablenorm"/>
            </w:pPr>
            <w:r w:rsidRPr="007036CE">
              <w:t>Бухгалтерская справка (ф. 0504833)</w:t>
            </w:r>
          </w:p>
        </w:tc>
        <w:tc>
          <w:tcPr>
            <w:tcW w:w="571" w:type="pct"/>
          </w:tcPr>
          <w:p w14:paraId="004664EB" w14:textId="77777777" w:rsidR="00F07D8B" w:rsidRPr="007036CE" w:rsidRDefault="00F07D8B" w:rsidP="00AF7CC4">
            <w:pPr>
              <w:pStyle w:val="GOSTTablenorm"/>
            </w:pPr>
            <w:r w:rsidRPr="007036CE">
              <w:t>ПУиО ЭБ</w:t>
            </w:r>
          </w:p>
          <w:p w14:paraId="279A2DC4" w14:textId="77777777" w:rsidR="00F07D8B" w:rsidRPr="007036CE" w:rsidRDefault="00F07D8B" w:rsidP="00AF7CC4">
            <w:pPr>
              <w:pStyle w:val="GOSTTablenorm"/>
            </w:pPr>
            <w:r w:rsidRPr="007036CE">
              <w:t>ПУР КС ЭБ</w:t>
            </w:r>
          </w:p>
        </w:tc>
        <w:tc>
          <w:tcPr>
            <w:tcW w:w="579" w:type="pct"/>
          </w:tcPr>
          <w:p w14:paraId="60DA79FD" w14:textId="77777777" w:rsidR="00F07D8B" w:rsidRPr="007036CE" w:rsidRDefault="00F07D8B" w:rsidP="00AF7CC4">
            <w:pPr>
              <w:pStyle w:val="GOSTTablenorm"/>
            </w:pPr>
            <w:r w:rsidRPr="007036CE">
              <w:t>Том 2</w:t>
            </w:r>
          </w:p>
        </w:tc>
      </w:tr>
      <w:tr w:rsidR="00F07D8B" w:rsidRPr="007036CE" w14:paraId="5D99CF5C" w14:textId="77777777" w:rsidTr="00B971E3">
        <w:trPr>
          <w:trHeight w:val="700"/>
          <w:ins w:id="72" w:author="Сатлер Марина Викторовна" w:date="2024-09-12T12:54:00Z"/>
        </w:trPr>
        <w:tc>
          <w:tcPr>
            <w:tcW w:w="93" w:type="pct"/>
            <w:vMerge/>
          </w:tcPr>
          <w:p w14:paraId="285576C7" w14:textId="77777777" w:rsidR="00F07D8B" w:rsidRPr="007036CE" w:rsidRDefault="00F07D8B" w:rsidP="00AF7CC4">
            <w:pPr>
              <w:rPr>
                <w:ins w:id="73" w:author="Сатлер Марина Викторовна" w:date="2024-09-12T12:54:00Z"/>
                <w:sz w:val="22"/>
                <w:szCs w:val="22"/>
              </w:rPr>
            </w:pPr>
          </w:p>
        </w:tc>
        <w:tc>
          <w:tcPr>
            <w:tcW w:w="516" w:type="pct"/>
            <w:vMerge/>
          </w:tcPr>
          <w:p w14:paraId="71BA87BB" w14:textId="77777777" w:rsidR="00F07D8B" w:rsidRPr="007036CE" w:rsidRDefault="00F07D8B" w:rsidP="00AF7CC4">
            <w:pPr>
              <w:rPr>
                <w:ins w:id="74" w:author="Сатлер Марина Викторовна" w:date="2024-09-12T12:54:00Z"/>
                <w:sz w:val="22"/>
                <w:szCs w:val="22"/>
                <w:lang w:val="en-US"/>
              </w:rPr>
            </w:pPr>
          </w:p>
        </w:tc>
        <w:tc>
          <w:tcPr>
            <w:tcW w:w="691" w:type="pct"/>
            <w:vMerge/>
          </w:tcPr>
          <w:p w14:paraId="1BF6102A" w14:textId="77777777" w:rsidR="00F07D8B" w:rsidRPr="007036CE" w:rsidRDefault="00F07D8B" w:rsidP="00AF7CC4">
            <w:pPr>
              <w:rPr>
                <w:ins w:id="75" w:author="Сатлер Марина Викторовна" w:date="2024-09-12T12:54:00Z"/>
                <w:sz w:val="22"/>
                <w:szCs w:val="22"/>
                <w:lang w:val="en-US"/>
              </w:rPr>
            </w:pPr>
          </w:p>
        </w:tc>
        <w:tc>
          <w:tcPr>
            <w:tcW w:w="1710" w:type="pct"/>
          </w:tcPr>
          <w:p w14:paraId="49D6DF38" w14:textId="77777777" w:rsidR="00F07D8B" w:rsidRPr="007036CE" w:rsidRDefault="00F07D8B" w:rsidP="00AF7CC4">
            <w:pPr>
              <w:pStyle w:val="GOSTTablenorm"/>
              <w:rPr>
                <w:ins w:id="76" w:author="Сатлер Марина Викторовна" w:date="2024-09-12T12:54:00Z"/>
              </w:rPr>
            </w:pPr>
            <w:ins w:id="77" w:author="Сатлер Марина Викторовна" w:date="2024-09-12T12:54:00Z">
              <w:r w:rsidRPr="007036CE">
                <w:t>ARP_SVAP_ZG_FB</w:t>
              </w:r>
            </w:ins>
          </w:p>
        </w:tc>
        <w:tc>
          <w:tcPr>
            <w:tcW w:w="840" w:type="pct"/>
          </w:tcPr>
          <w:p w14:paraId="533E3784" w14:textId="77777777" w:rsidR="00F07D8B" w:rsidRPr="007036CE" w:rsidRDefault="00F07D8B" w:rsidP="00AF7CC4">
            <w:pPr>
              <w:pStyle w:val="GOSTTablenorm"/>
              <w:rPr>
                <w:ins w:id="78" w:author="Сатлер Марина Викторовна" w:date="2024-09-12T12:54:00Z"/>
              </w:rPr>
            </w:pPr>
            <w:ins w:id="79" w:author="Сатлер Марина Викторовна" w:date="2024-09-12T12:54:00Z">
              <w:r w:rsidRPr="007036CE">
                <w:t>Бухгалтерская справка (ф. 0504833)</w:t>
              </w:r>
            </w:ins>
          </w:p>
        </w:tc>
        <w:tc>
          <w:tcPr>
            <w:tcW w:w="571" w:type="pct"/>
          </w:tcPr>
          <w:p w14:paraId="14E4AA6F" w14:textId="77777777" w:rsidR="00F07D8B" w:rsidRPr="007036CE" w:rsidRDefault="00F07D8B" w:rsidP="00AF7CC4">
            <w:pPr>
              <w:pStyle w:val="GOSTTablenorm"/>
              <w:rPr>
                <w:ins w:id="80" w:author="Сатлер Марина Викторовна" w:date="2024-09-12T12:54:00Z"/>
              </w:rPr>
            </w:pPr>
            <w:ins w:id="81" w:author="Сатлер Марина Викторовна" w:date="2024-09-12T13:00:00Z">
              <w:r w:rsidRPr="007036CE">
                <w:t>ПУиО ЭБ</w:t>
              </w:r>
            </w:ins>
          </w:p>
        </w:tc>
        <w:tc>
          <w:tcPr>
            <w:tcW w:w="579" w:type="pct"/>
          </w:tcPr>
          <w:p w14:paraId="236B11E2" w14:textId="0C1A773B" w:rsidR="00F07D8B" w:rsidRPr="007036CE" w:rsidRDefault="00F07D8B" w:rsidP="00AF7CC4">
            <w:pPr>
              <w:pStyle w:val="GOSTTablenorm"/>
              <w:rPr>
                <w:ins w:id="82" w:author="Сатлер Марина Викторовна" w:date="2024-09-12T12:54:00Z"/>
              </w:rPr>
            </w:pPr>
            <w:ins w:id="83" w:author="Сатлер Марина Викторовна" w:date="2024-09-12T12:54:00Z">
              <w:r w:rsidRPr="007036CE">
                <w:t>Том 4</w:t>
              </w:r>
            </w:ins>
            <w:ins w:id="84" w:author="Сатлер Марина Викторовна" w:date="2024-09-12T12:55:00Z">
              <w:r w:rsidRPr="007036CE">
                <w:t xml:space="preserve"> </w:t>
              </w:r>
            </w:ins>
            <w:ins w:id="85" w:author="Сатлер Марина Викторовна" w:date="2024-09-12T12:56:00Z">
              <w:r w:rsidRPr="007036CE">
                <w:t xml:space="preserve">п. </w:t>
              </w:r>
              <w:r w:rsidRPr="007036CE">
                <w:fldChar w:fldCharType="begin"/>
              </w:r>
              <w:r w:rsidRPr="007036CE">
                <w:instrText xml:space="preserve"> REF _Ref177038191 \r \h </w:instrText>
              </w:r>
            </w:ins>
            <w:r w:rsidR="007036CE">
              <w:instrText xml:space="preserve"> \* MERGEFORMAT </w:instrText>
            </w:r>
            <w:r w:rsidRPr="007036CE">
              <w:fldChar w:fldCharType="separate"/>
            </w:r>
            <w:r w:rsidR="00BD74E1">
              <w:t>2.1.2.46</w:t>
            </w:r>
            <w:ins w:id="86" w:author="Сатлер Марина Викторовна" w:date="2024-09-12T12:56:00Z">
              <w:r w:rsidRPr="007036CE">
                <w:fldChar w:fldCharType="end"/>
              </w:r>
            </w:ins>
          </w:p>
        </w:tc>
      </w:tr>
      <w:tr w:rsidR="00F07D8B" w:rsidRPr="007036CE" w14:paraId="4BABD51F" w14:textId="77777777" w:rsidTr="00B971E3">
        <w:trPr>
          <w:trHeight w:val="700"/>
          <w:ins w:id="87" w:author="Сатлер Марина Викторовна" w:date="2024-09-12T12:54:00Z"/>
        </w:trPr>
        <w:tc>
          <w:tcPr>
            <w:tcW w:w="93" w:type="pct"/>
            <w:vMerge/>
          </w:tcPr>
          <w:p w14:paraId="70B4E877" w14:textId="77777777" w:rsidR="00F07D8B" w:rsidRPr="007036CE" w:rsidRDefault="00F07D8B" w:rsidP="00AF7CC4">
            <w:pPr>
              <w:rPr>
                <w:ins w:id="88" w:author="Сатлер Марина Викторовна" w:date="2024-09-12T12:54:00Z"/>
                <w:sz w:val="22"/>
                <w:szCs w:val="22"/>
              </w:rPr>
            </w:pPr>
          </w:p>
        </w:tc>
        <w:tc>
          <w:tcPr>
            <w:tcW w:w="516" w:type="pct"/>
            <w:vMerge/>
          </w:tcPr>
          <w:p w14:paraId="67471A95" w14:textId="77777777" w:rsidR="00F07D8B" w:rsidRPr="007036CE" w:rsidRDefault="00F07D8B" w:rsidP="00AF7CC4">
            <w:pPr>
              <w:rPr>
                <w:ins w:id="89" w:author="Сатлер Марина Викторовна" w:date="2024-09-12T12:54:00Z"/>
                <w:sz w:val="22"/>
                <w:szCs w:val="22"/>
                <w:lang w:val="en-US"/>
              </w:rPr>
            </w:pPr>
          </w:p>
        </w:tc>
        <w:tc>
          <w:tcPr>
            <w:tcW w:w="691" w:type="pct"/>
            <w:vMerge/>
          </w:tcPr>
          <w:p w14:paraId="2DD3C1FD" w14:textId="77777777" w:rsidR="00F07D8B" w:rsidRPr="007036CE" w:rsidRDefault="00F07D8B" w:rsidP="00AF7CC4">
            <w:pPr>
              <w:rPr>
                <w:ins w:id="90" w:author="Сатлер Марина Викторовна" w:date="2024-09-12T12:54:00Z"/>
                <w:sz w:val="22"/>
                <w:szCs w:val="22"/>
                <w:lang w:val="en-US"/>
              </w:rPr>
            </w:pPr>
          </w:p>
        </w:tc>
        <w:tc>
          <w:tcPr>
            <w:tcW w:w="1710" w:type="pct"/>
          </w:tcPr>
          <w:p w14:paraId="2FC5C40E" w14:textId="77777777" w:rsidR="00F07D8B" w:rsidRPr="007036CE" w:rsidRDefault="00F07D8B" w:rsidP="00AF7CC4">
            <w:pPr>
              <w:pStyle w:val="GOSTTablenorm"/>
              <w:rPr>
                <w:ins w:id="91" w:author="Сатлер Марина Викторовна" w:date="2024-09-12T12:54:00Z"/>
              </w:rPr>
            </w:pPr>
            <w:ins w:id="92" w:author="Сатлер Марина Викторовна" w:date="2024-09-12T12:55:00Z">
              <w:r w:rsidRPr="007036CE">
                <w:t>ARP_SVAP_NG_FB</w:t>
              </w:r>
            </w:ins>
          </w:p>
        </w:tc>
        <w:tc>
          <w:tcPr>
            <w:tcW w:w="840" w:type="pct"/>
          </w:tcPr>
          <w:p w14:paraId="50FF08F4" w14:textId="77777777" w:rsidR="00F07D8B" w:rsidRPr="007036CE" w:rsidRDefault="00F07D8B" w:rsidP="00AF7CC4">
            <w:pPr>
              <w:pStyle w:val="GOSTTablenorm"/>
              <w:rPr>
                <w:ins w:id="93" w:author="Сатлер Марина Викторовна" w:date="2024-09-12T12:54:00Z"/>
              </w:rPr>
            </w:pPr>
            <w:ins w:id="94" w:author="Сатлер Марина Викторовна" w:date="2024-09-12T12:55:00Z">
              <w:r w:rsidRPr="007036CE">
                <w:t>Бухгалтерская справка (ф. 0504833)</w:t>
              </w:r>
            </w:ins>
          </w:p>
        </w:tc>
        <w:tc>
          <w:tcPr>
            <w:tcW w:w="571" w:type="pct"/>
          </w:tcPr>
          <w:p w14:paraId="6307577F" w14:textId="77777777" w:rsidR="00F07D8B" w:rsidRPr="007036CE" w:rsidRDefault="00F07D8B" w:rsidP="00AF7CC4">
            <w:pPr>
              <w:pStyle w:val="GOSTTablenorm"/>
              <w:rPr>
                <w:ins w:id="95" w:author="Сатлер Марина Викторовна" w:date="2024-09-12T12:54:00Z"/>
              </w:rPr>
            </w:pPr>
            <w:ins w:id="96" w:author="Сатлер Марина Викторовна" w:date="2024-09-12T13:00:00Z">
              <w:r w:rsidRPr="007036CE">
                <w:t>ПУиО ЭБ</w:t>
              </w:r>
            </w:ins>
          </w:p>
        </w:tc>
        <w:tc>
          <w:tcPr>
            <w:tcW w:w="579" w:type="pct"/>
          </w:tcPr>
          <w:p w14:paraId="2BB4A1B1" w14:textId="6E5CCD79" w:rsidR="00F07D8B" w:rsidRPr="007036CE" w:rsidRDefault="00F07D8B" w:rsidP="00AF7CC4">
            <w:pPr>
              <w:pStyle w:val="GOSTTablenorm"/>
              <w:rPr>
                <w:ins w:id="97" w:author="Сатлер Марина Викторовна" w:date="2024-09-12T12:54:00Z"/>
              </w:rPr>
            </w:pPr>
            <w:ins w:id="98" w:author="Сатлер Марина Викторовна" w:date="2024-09-12T12:55:00Z">
              <w:r w:rsidRPr="007036CE">
                <w:t>Том 4</w:t>
              </w:r>
            </w:ins>
            <w:ins w:id="99" w:author="Сатлер Марина Викторовна" w:date="2024-09-12T12:56:00Z">
              <w:r w:rsidRPr="007036CE">
                <w:t xml:space="preserve"> п. </w:t>
              </w:r>
              <w:r w:rsidRPr="007036CE">
                <w:fldChar w:fldCharType="begin"/>
              </w:r>
              <w:r w:rsidRPr="007036CE">
                <w:instrText xml:space="preserve"> REF _Ref177038202 \r \h </w:instrText>
              </w:r>
            </w:ins>
            <w:r w:rsidR="007036CE">
              <w:instrText xml:space="preserve"> \* MERGEFORMAT </w:instrText>
            </w:r>
            <w:r w:rsidRPr="007036CE">
              <w:fldChar w:fldCharType="separate"/>
            </w:r>
            <w:r w:rsidR="00BD74E1">
              <w:t>2.1.2.47</w:t>
            </w:r>
            <w:ins w:id="100" w:author="Сатлер Марина Викторовна" w:date="2024-09-12T12:56:00Z">
              <w:r w:rsidRPr="007036CE">
                <w:fldChar w:fldCharType="end"/>
              </w:r>
            </w:ins>
          </w:p>
        </w:tc>
      </w:tr>
      <w:tr w:rsidR="00F07D8B" w:rsidRPr="007036CE" w14:paraId="16672BB3" w14:textId="77777777" w:rsidTr="00B971E3">
        <w:tc>
          <w:tcPr>
            <w:tcW w:w="93" w:type="pct"/>
            <w:vMerge/>
          </w:tcPr>
          <w:p w14:paraId="1A1BED97" w14:textId="77777777" w:rsidR="00F07D8B" w:rsidRPr="007036CE" w:rsidRDefault="00F07D8B" w:rsidP="00AF7CC4">
            <w:pPr>
              <w:rPr>
                <w:sz w:val="22"/>
                <w:szCs w:val="22"/>
              </w:rPr>
            </w:pPr>
          </w:p>
        </w:tc>
        <w:tc>
          <w:tcPr>
            <w:tcW w:w="516" w:type="pct"/>
            <w:vMerge/>
          </w:tcPr>
          <w:p w14:paraId="3C767FD7" w14:textId="77777777" w:rsidR="00F07D8B" w:rsidRPr="007036CE" w:rsidRDefault="00F07D8B" w:rsidP="00AF7CC4">
            <w:pPr>
              <w:rPr>
                <w:sz w:val="22"/>
                <w:szCs w:val="22"/>
              </w:rPr>
            </w:pPr>
          </w:p>
        </w:tc>
        <w:tc>
          <w:tcPr>
            <w:tcW w:w="691" w:type="pct"/>
            <w:vMerge/>
          </w:tcPr>
          <w:p w14:paraId="2913279C" w14:textId="77777777" w:rsidR="00F07D8B" w:rsidRPr="007036CE" w:rsidRDefault="00F07D8B" w:rsidP="00AF7CC4">
            <w:pPr>
              <w:rPr>
                <w:sz w:val="22"/>
                <w:szCs w:val="22"/>
              </w:rPr>
            </w:pPr>
          </w:p>
        </w:tc>
        <w:tc>
          <w:tcPr>
            <w:tcW w:w="1710" w:type="pct"/>
          </w:tcPr>
          <w:p w14:paraId="5EE3509B" w14:textId="77777777" w:rsidR="00F07D8B" w:rsidRPr="007036CE" w:rsidRDefault="00F07D8B" w:rsidP="00AF7CC4">
            <w:pPr>
              <w:pStyle w:val="GOSTTablenorm"/>
            </w:pPr>
            <w:r w:rsidRPr="007036CE">
              <w:t>PUDS_PPS</w:t>
            </w:r>
          </w:p>
        </w:tc>
        <w:tc>
          <w:tcPr>
            <w:tcW w:w="840" w:type="pct"/>
          </w:tcPr>
          <w:p w14:paraId="51982858" w14:textId="77777777" w:rsidR="00F07D8B" w:rsidRPr="007036CE" w:rsidRDefault="00F07D8B" w:rsidP="00AF7CC4">
            <w:pPr>
              <w:pStyle w:val="GOSTTablenorm"/>
            </w:pPr>
            <w:r w:rsidRPr="007036CE">
              <w:t>Поручение о перечислении на счет</w:t>
            </w:r>
          </w:p>
        </w:tc>
        <w:tc>
          <w:tcPr>
            <w:tcW w:w="571" w:type="pct"/>
          </w:tcPr>
          <w:p w14:paraId="5550903C" w14:textId="77777777" w:rsidR="00F07D8B" w:rsidRPr="007036CE" w:rsidRDefault="00F07D8B" w:rsidP="00AF7CC4">
            <w:pPr>
              <w:pStyle w:val="GOSTTablenorm"/>
            </w:pPr>
            <w:r w:rsidRPr="007036CE">
              <w:t>ПУДС ЭБ</w:t>
            </w:r>
          </w:p>
        </w:tc>
        <w:tc>
          <w:tcPr>
            <w:tcW w:w="579" w:type="pct"/>
          </w:tcPr>
          <w:p w14:paraId="0EBA2697" w14:textId="77777777" w:rsidR="00F07D8B" w:rsidRPr="007036CE" w:rsidRDefault="00F07D8B" w:rsidP="00AF7CC4">
            <w:pPr>
              <w:pStyle w:val="GOSTTablenorm"/>
            </w:pPr>
            <w:r w:rsidRPr="007036CE">
              <w:t>Том 2</w:t>
            </w:r>
          </w:p>
        </w:tc>
      </w:tr>
      <w:tr w:rsidR="00F07D8B" w:rsidRPr="007036CE" w14:paraId="29C8489D" w14:textId="77777777" w:rsidTr="00B971E3">
        <w:tc>
          <w:tcPr>
            <w:tcW w:w="93" w:type="pct"/>
            <w:vMerge/>
          </w:tcPr>
          <w:p w14:paraId="0F043863" w14:textId="77777777" w:rsidR="00F07D8B" w:rsidRPr="007036CE" w:rsidRDefault="00F07D8B" w:rsidP="00AF7CC4">
            <w:pPr>
              <w:rPr>
                <w:sz w:val="22"/>
                <w:szCs w:val="22"/>
              </w:rPr>
            </w:pPr>
          </w:p>
        </w:tc>
        <w:tc>
          <w:tcPr>
            <w:tcW w:w="516" w:type="pct"/>
            <w:vMerge/>
          </w:tcPr>
          <w:p w14:paraId="2FF3F6F2" w14:textId="77777777" w:rsidR="00F07D8B" w:rsidRPr="007036CE" w:rsidRDefault="00F07D8B" w:rsidP="00AF7CC4">
            <w:pPr>
              <w:rPr>
                <w:sz w:val="22"/>
                <w:szCs w:val="22"/>
                <w:lang w:val="en-US"/>
              </w:rPr>
            </w:pPr>
          </w:p>
        </w:tc>
        <w:tc>
          <w:tcPr>
            <w:tcW w:w="691" w:type="pct"/>
            <w:vMerge/>
          </w:tcPr>
          <w:p w14:paraId="3D55789B" w14:textId="77777777" w:rsidR="00F07D8B" w:rsidRPr="007036CE" w:rsidRDefault="00F07D8B" w:rsidP="00AF7CC4">
            <w:pPr>
              <w:rPr>
                <w:sz w:val="22"/>
                <w:szCs w:val="22"/>
                <w:lang w:val="en-US"/>
              </w:rPr>
            </w:pPr>
          </w:p>
        </w:tc>
        <w:tc>
          <w:tcPr>
            <w:tcW w:w="1710" w:type="pct"/>
          </w:tcPr>
          <w:p w14:paraId="1300B238" w14:textId="77777777" w:rsidR="00F07D8B" w:rsidRPr="007036CE" w:rsidRDefault="00F07D8B" w:rsidP="00AF7CC4">
            <w:pPr>
              <w:pStyle w:val="GOSTTablenorm"/>
            </w:pPr>
            <w:r w:rsidRPr="007036CE">
              <w:t>EXP_InfBO</w:t>
            </w:r>
          </w:p>
        </w:tc>
        <w:tc>
          <w:tcPr>
            <w:tcW w:w="840" w:type="pct"/>
          </w:tcPr>
          <w:p w14:paraId="1CC1D501" w14:textId="77777777" w:rsidR="00F07D8B" w:rsidRPr="007036CE" w:rsidRDefault="00F07D8B" w:rsidP="00AF7CC4">
            <w:pPr>
              <w:pStyle w:val="GOSTTablenorm"/>
            </w:pPr>
            <w:r w:rsidRPr="007036CE">
              <w:t>Сведения о бюджетном обязательстве</w:t>
            </w:r>
          </w:p>
        </w:tc>
        <w:tc>
          <w:tcPr>
            <w:tcW w:w="571" w:type="pct"/>
          </w:tcPr>
          <w:p w14:paraId="531545DA" w14:textId="77777777" w:rsidR="00F07D8B" w:rsidRPr="007036CE" w:rsidRDefault="00F07D8B" w:rsidP="00AF7CC4">
            <w:pPr>
              <w:pStyle w:val="GOSTTablenorm"/>
            </w:pPr>
            <w:r w:rsidRPr="007036CE">
              <w:t>ПУР 03 ЭБ</w:t>
            </w:r>
          </w:p>
        </w:tc>
        <w:tc>
          <w:tcPr>
            <w:tcW w:w="579" w:type="pct"/>
          </w:tcPr>
          <w:p w14:paraId="7225A8C3" w14:textId="4EF171EA" w:rsidR="00F07D8B" w:rsidRPr="007036CE" w:rsidRDefault="00F07D8B" w:rsidP="00AF7CC4">
            <w:pPr>
              <w:pStyle w:val="GOSTTablenorm"/>
            </w:pPr>
            <w:r w:rsidRPr="007036CE">
              <w:t xml:space="preserve">Том 4 п. </w:t>
            </w:r>
            <w:r w:rsidRPr="007036CE">
              <w:fldChar w:fldCharType="begin"/>
            </w:r>
            <w:r w:rsidRPr="007036CE">
              <w:instrText xml:space="preserve"> REF _Ref158392583 \r \h  \* MERGEFORMAT </w:instrText>
            </w:r>
            <w:r w:rsidRPr="007036CE">
              <w:fldChar w:fldCharType="separate"/>
            </w:r>
            <w:r w:rsidR="00BD74E1">
              <w:t>2.1.2.12</w:t>
            </w:r>
            <w:r w:rsidRPr="007036CE">
              <w:fldChar w:fldCharType="end"/>
            </w:r>
          </w:p>
        </w:tc>
      </w:tr>
      <w:tr w:rsidR="00F07D8B" w:rsidRPr="007036CE" w14:paraId="3A569DEC" w14:textId="77777777" w:rsidTr="00B971E3">
        <w:tc>
          <w:tcPr>
            <w:tcW w:w="93" w:type="pct"/>
            <w:vMerge/>
          </w:tcPr>
          <w:p w14:paraId="0396679C" w14:textId="77777777" w:rsidR="00F07D8B" w:rsidRPr="007036CE" w:rsidRDefault="00F07D8B" w:rsidP="00AF7CC4">
            <w:pPr>
              <w:rPr>
                <w:sz w:val="22"/>
                <w:szCs w:val="22"/>
              </w:rPr>
            </w:pPr>
          </w:p>
        </w:tc>
        <w:tc>
          <w:tcPr>
            <w:tcW w:w="516" w:type="pct"/>
            <w:vMerge/>
          </w:tcPr>
          <w:p w14:paraId="3C118478" w14:textId="77777777" w:rsidR="00F07D8B" w:rsidRPr="007036CE" w:rsidRDefault="00F07D8B" w:rsidP="00AF7CC4">
            <w:pPr>
              <w:rPr>
                <w:sz w:val="22"/>
                <w:szCs w:val="22"/>
              </w:rPr>
            </w:pPr>
          </w:p>
        </w:tc>
        <w:tc>
          <w:tcPr>
            <w:tcW w:w="691" w:type="pct"/>
            <w:vMerge/>
          </w:tcPr>
          <w:p w14:paraId="0713BD4C" w14:textId="77777777" w:rsidR="00F07D8B" w:rsidRPr="007036CE" w:rsidRDefault="00F07D8B" w:rsidP="00AF7CC4">
            <w:pPr>
              <w:rPr>
                <w:sz w:val="22"/>
                <w:szCs w:val="22"/>
              </w:rPr>
            </w:pPr>
          </w:p>
        </w:tc>
        <w:tc>
          <w:tcPr>
            <w:tcW w:w="1710" w:type="pct"/>
          </w:tcPr>
          <w:p w14:paraId="1B51CDF3" w14:textId="77777777" w:rsidR="00F07D8B" w:rsidRPr="007036CE" w:rsidRDefault="00F07D8B" w:rsidP="00AF7CC4">
            <w:pPr>
              <w:pStyle w:val="GOSTTablenorm"/>
            </w:pPr>
            <w:r w:rsidRPr="007036CE">
              <w:t>EXP_SDO</w:t>
            </w:r>
          </w:p>
        </w:tc>
        <w:tc>
          <w:tcPr>
            <w:tcW w:w="840" w:type="pct"/>
          </w:tcPr>
          <w:p w14:paraId="2C56A5BE" w14:textId="77777777" w:rsidR="00F07D8B" w:rsidRPr="007036CE" w:rsidRDefault="00F07D8B" w:rsidP="00AF7CC4">
            <w:pPr>
              <w:pStyle w:val="GOSTTablenorm"/>
            </w:pPr>
            <w:r w:rsidRPr="007036CE">
              <w:t>Сведения о денежном обязательстве</w:t>
            </w:r>
          </w:p>
        </w:tc>
        <w:tc>
          <w:tcPr>
            <w:tcW w:w="571" w:type="pct"/>
          </w:tcPr>
          <w:p w14:paraId="132121EC" w14:textId="77777777" w:rsidR="00F07D8B" w:rsidRPr="007036CE" w:rsidRDefault="00F07D8B" w:rsidP="00AF7CC4">
            <w:pPr>
              <w:pStyle w:val="GOSTTablenorm"/>
            </w:pPr>
            <w:r w:rsidRPr="007036CE">
              <w:t>ПУР 03 ЭБ</w:t>
            </w:r>
          </w:p>
        </w:tc>
        <w:tc>
          <w:tcPr>
            <w:tcW w:w="579" w:type="pct"/>
          </w:tcPr>
          <w:p w14:paraId="791F218A" w14:textId="230274FF" w:rsidR="00F07D8B" w:rsidRPr="007036CE" w:rsidRDefault="00F07D8B" w:rsidP="00AF7CC4">
            <w:pPr>
              <w:pStyle w:val="GOSTTablenorm"/>
            </w:pPr>
            <w:r w:rsidRPr="007036CE">
              <w:t xml:space="preserve">Том 4 п. </w:t>
            </w:r>
            <w:r w:rsidRPr="007036CE">
              <w:fldChar w:fldCharType="begin"/>
            </w:r>
            <w:r w:rsidRPr="007036CE">
              <w:instrText xml:space="preserve"> REF _Ref158392590 \r \h  \* MERGEFORMAT </w:instrText>
            </w:r>
            <w:r w:rsidRPr="007036CE">
              <w:fldChar w:fldCharType="separate"/>
            </w:r>
            <w:r w:rsidR="00BD74E1">
              <w:t>2.1.2.13</w:t>
            </w:r>
            <w:r w:rsidRPr="007036CE">
              <w:fldChar w:fldCharType="end"/>
            </w:r>
          </w:p>
        </w:tc>
      </w:tr>
      <w:tr w:rsidR="00F07D8B" w:rsidRPr="007036CE" w14:paraId="310E67B3" w14:textId="77777777" w:rsidTr="00B971E3">
        <w:tc>
          <w:tcPr>
            <w:tcW w:w="93" w:type="pct"/>
            <w:vMerge/>
          </w:tcPr>
          <w:p w14:paraId="27F54B11" w14:textId="77777777" w:rsidR="00F07D8B" w:rsidRPr="007036CE" w:rsidRDefault="00F07D8B" w:rsidP="00AF7CC4">
            <w:pPr>
              <w:rPr>
                <w:sz w:val="22"/>
                <w:szCs w:val="22"/>
              </w:rPr>
            </w:pPr>
          </w:p>
        </w:tc>
        <w:tc>
          <w:tcPr>
            <w:tcW w:w="516" w:type="pct"/>
            <w:vMerge/>
          </w:tcPr>
          <w:p w14:paraId="084D86F9" w14:textId="77777777" w:rsidR="00F07D8B" w:rsidRPr="007036CE" w:rsidRDefault="00F07D8B" w:rsidP="00AF7CC4">
            <w:pPr>
              <w:rPr>
                <w:sz w:val="22"/>
                <w:szCs w:val="22"/>
              </w:rPr>
            </w:pPr>
          </w:p>
        </w:tc>
        <w:tc>
          <w:tcPr>
            <w:tcW w:w="691" w:type="pct"/>
            <w:vMerge/>
          </w:tcPr>
          <w:p w14:paraId="213FAFFD" w14:textId="77777777" w:rsidR="00F07D8B" w:rsidRPr="007036CE" w:rsidRDefault="00F07D8B" w:rsidP="00AF7CC4">
            <w:pPr>
              <w:rPr>
                <w:sz w:val="22"/>
                <w:szCs w:val="22"/>
              </w:rPr>
            </w:pPr>
          </w:p>
        </w:tc>
        <w:tc>
          <w:tcPr>
            <w:tcW w:w="1710" w:type="pct"/>
          </w:tcPr>
          <w:p w14:paraId="234F32DC" w14:textId="77777777" w:rsidR="00F07D8B" w:rsidRPr="007036CE" w:rsidRDefault="00F07D8B" w:rsidP="00AF7CC4">
            <w:pPr>
              <w:pStyle w:val="GOSTTablenorm"/>
            </w:pPr>
            <w:r w:rsidRPr="007036CE">
              <w:t>TSE_0506109_D033</w:t>
            </w:r>
          </w:p>
        </w:tc>
        <w:tc>
          <w:tcPr>
            <w:tcW w:w="840" w:type="pct"/>
          </w:tcPr>
          <w:p w14:paraId="305EF35F" w14:textId="77777777" w:rsidR="00F07D8B" w:rsidRPr="007036CE" w:rsidRDefault="00F07D8B" w:rsidP="00AF7CC4">
            <w:pPr>
              <w:pStyle w:val="GOSTTablenorm"/>
            </w:pPr>
            <w:r w:rsidRPr="007036CE">
              <w:t>Заявление на исполнение Казначейского обеспечения обязательств (ф. 0506109)</w:t>
            </w:r>
          </w:p>
        </w:tc>
        <w:tc>
          <w:tcPr>
            <w:tcW w:w="571" w:type="pct"/>
          </w:tcPr>
          <w:p w14:paraId="45AB47FF" w14:textId="77777777" w:rsidR="00F07D8B" w:rsidRPr="007036CE" w:rsidRDefault="00F07D8B" w:rsidP="00AF7CC4">
            <w:pPr>
              <w:pStyle w:val="GOSTTablenorm"/>
            </w:pPr>
            <w:r w:rsidRPr="007036CE">
              <w:t>ПУР КС</w:t>
            </w:r>
          </w:p>
        </w:tc>
        <w:tc>
          <w:tcPr>
            <w:tcW w:w="579" w:type="pct"/>
          </w:tcPr>
          <w:p w14:paraId="56F5DC39" w14:textId="77777777" w:rsidR="00F07D8B" w:rsidRPr="007036CE" w:rsidRDefault="00F07D8B" w:rsidP="00AF7CC4">
            <w:pPr>
              <w:pStyle w:val="GOSTTablenorm"/>
            </w:pPr>
            <w:r w:rsidRPr="007036CE">
              <w:t>Том 6</w:t>
            </w:r>
          </w:p>
        </w:tc>
      </w:tr>
      <w:tr w:rsidR="00F07D8B" w:rsidRPr="007036CE" w14:paraId="38D4ABBE" w14:textId="77777777" w:rsidTr="00B971E3">
        <w:tc>
          <w:tcPr>
            <w:tcW w:w="93" w:type="pct"/>
            <w:vMerge/>
          </w:tcPr>
          <w:p w14:paraId="10AD1493" w14:textId="77777777" w:rsidR="00F07D8B" w:rsidRPr="007036CE" w:rsidRDefault="00F07D8B" w:rsidP="00AF7CC4">
            <w:pPr>
              <w:rPr>
                <w:sz w:val="22"/>
                <w:szCs w:val="22"/>
              </w:rPr>
            </w:pPr>
          </w:p>
        </w:tc>
        <w:tc>
          <w:tcPr>
            <w:tcW w:w="516" w:type="pct"/>
            <w:vMerge/>
          </w:tcPr>
          <w:p w14:paraId="5AFAF702" w14:textId="77777777" w:rsidR="00F07D8B" w:rsidRPr="007036CE" w:rsidRDefault="00F07D8B" w:rsidP="00AF7CC4">
            <w:pPr>
              <w:rPr>
                <w:sz w:val="22"/>
                <w:szCs w:val="22"/>
                <w:lang w:val="en-US"/>
              </w:rPr>
            </w:pPr>
          </w:p>
        </w:tc>
        <w:tc>
          <w:tcPr>
            <w:tcW w:w="691" w:type="pct"/>
            <w:vMerge/>
          </w:tcPr>
          <w:p w14:paraId="68E2FCFD" w14:textId="77777777" w:rsidR="00F07D8B" w:rsidRPr="007036CE" w:rsidRDefault="00F07D8B" w:rsidP="00AF7CC4">
            <w:pPr>
              <w:rPr>
                <w:sz w:val="22"/>
                <w:szCs w:val="22"/>
                <w:lang w:val="en-US"/>
              </w:rPr>
            </w:pPr>
          </w:p>
        </w:tc>
        <w:tc>
          <w:tcPr>
            <w:tcW w:w="1710" w:type="pct"/>
          </w:tcPr>
          <w:p w14:paraId="67105A03" w14:textId="77777777" w:rsidR="00F07D8B" w:rsidRPr="007036CE" w:rsidRDefault="00F07D8B" w:rsidP="00AF7CC4">
            <w:pPr>
              <w:pStyle w:val="GOSTTablenorm"/>
            </w:pPr>
            <w:r w:rsidRPr="007036CE">
              <w:t>TSE_TransOrderAcc_D091</w:t>
            </w:r>
          </w:p>
        </w:tc>
        <w:tc>
          <w:tcPr>
            <w:tcW w:w="840" w:type="pct"/>
          </w:tcPr>
          <w:p w14:paraId="795A18B3" w14:textId="77777777" w:rsidR="00F07D8B" w:rsidRPr="007036CE" w:rsidRDefault="00F07D8B" w:rsidP="00AF7CC4">
            <w:pPr>
              <w:pStyle w:val="GOSTTablenorm"/>
            </w:pPr>
            <w:r w:rsidRPr="007036CE">
              <w:rPr>
                <w:rStyle w:val="GOSTSymItalic"/>
                <w:i w:val="0"/>
              </w:rPr>
              <w:t>Поручение о перечислении на счет исходящее</w:t>
            </w:r>
          </w:p>
        </w:tc>
        <w:tc>
          <w:tcPr>
            <w:tcW w:w="571" w:type="pct"/>
          </w:tcPr>
          <w:p w14:paraId="107295A6" w14:textId="77777777" w:rsidR="00F07D8B" w:rsidRPr="007036CE" w:rsidRDefault="00F07D8B" w:rsidP="00AF7CC4">
            <w:pPr>
              <w:pStyle w:val="GOSTTablenorm"/>
            </w:pPr>
            <w:r w:rsidRPr="007036CE">
              <w:t>ПУР КС</w:t>
            </w:r>
          </w:p>
        </w:tc>
        <w:tc>
          <w:tcPr>
            <w:tcW w:w="579" w:type="pct"/>
          </w:tcPr>
          <w:p w14:paraId="16E3B648" w14:textId="77777777" w:rsidR="00F07D8B" w:rsidRPr="007036CE" w:rsidRDefault="00F07D8B" w:rsidP="00AF7CC4">
            <w:pPr>
              <w:pStyle w:val="GOSTTablenorm"/>
            </w:pPr>
            <w:r w:rsidRPr="007036CE">
              <w:t>Том 6</w:t>
            </w:r>
          </w:p>
        </w:tc>
      </w:tr>
      <w:tr w:rsidR="00F07D8B" w:rsidRPr="007036CE" w14:paraId="3E6853D7" w14:textId="77777777" w:rsidTr="00B971E3">
        <w:tc>
          <w:tcPr>
            <w:tcW w:w="93" w:type="pct"/>
            <w:vMerge/>
          </w:tcPr>
          <w:p w14:paraId="51CD6BB8" w14:textId="77777777" w:rsidR="00F07D8B" w:rsidRPr="007036CE" w:rsidRDefault="00F07D8B" w:rsidP="00DE55F1">
            <w:pPr>
              <w:rPr>
                <w:sz w:val="22"/>
                <w:szCs w:val="22"/>
              </w:rPr>
            </w:pPr>
          </w:p>
        </w:tc>
        <w:tc>
          <w:tcPr>
            <w:tcW w:w="516" w:type="pct"/>
            <w:vMerge/>
          </w:tcPr>
          <w:p w14:paraId="50AA4790" w14:textId="77777777" w:rsidR="00F07D8B" w:rsidRPr="007036CE" w:rsidRDefault="00F07D8B" w:rsidP="00DE55F1">
            <w:pPr>
              <w:rPr>
                <w:sz w:val="22"/>
                <w:szCs w:val="22"/>
                <w:lang w:val="en-US"/>
              </w:rPr>
            </w:pPr>
          </w:p>
        </w:tc>
        <w:tc>
          <w:tcPr>
            <w:tcW w:w="691" w:type="pct"/>
            <w:vMerge/>
          </w:tcPr>
          <w:p w14:paraId="2F88315C" w14:textId="77777777" w:rsidR="00F07D8B" w:rsidRPr="007036CE" w:rsidRDefault="00F07D8B" w:rsidP="00DE55F1">
            <w:pPr>
              <w:rPr>
                <w:sz w:val="22"/>
                <w:szCs w:val="22"/>
                <w:lang w:val="en-US"/>
              </w:rPr>
            </w:pPr>
          </w:p>
        </w:tc>
        <w:tc>
          <w:tcPr>
            <w:tcW w:w="1710" w:type="pct"/>
          </w:tcPr>
          <w:p w14:paraId="16DA6C4B" w14:textId="77777777" w:rsidR="00F07D8B" w:rsidRPr="007036CE" w:rsidRDefault="00F07D8B" w:rsidP="00DE55F1">
            <w:pPr>
              <w:pStyle w:val="GOSTTablenorm"/>
            </w:pPr>
            <w:r w:rsidRPr="007036CE">
              <w:t>DBD_BudgInvent</w:t>
            </w:r>
          </w:p>
        </w:tc>
        <w:tc>
          <w:tcPr>
            <w:tcW w:w="840" w:type="pct"/>
          </w:tcPr>
          <w:p w14:paraId="547932DD" w14:textId="77777777" w:rsidR="00F07D8B" w:rsidRPr="007036CE" w:rsidRDefault="00F07D8B" w:rsidP="00B6781E">
            <w:pPr>
              <w:pStyle w:val="GOSTTablenorm"/>
              <w:rPr>
                <w:rStyle w:val="GOSTSymItalic"/>
                <w:i w:val="0"/>
              </w:rPr>
            </w:pPr>
            <w:r w:rsidRPr="007036CE">
              <w:rPr>
                <w:rStyle w:val="GOSTSymItalic"/>
                <w:i w:val="0"/>
              </w:rPr>
              <w:t>Сводная бюджетная роспись (ф.0501050)</w:t>
            </w:r>
          </w:p>
        </w:tc>
        <w:tc>
          <w:tcPr>
            <w:tcW w:w="571" w:type="pct"/>
          </w:tcPr>
          <w:p w14:paraId="48A13C46" w14:textId="77777777" w:rsidR="00F07D8B" w:rsidRPr="007036CE" w:rsidRDefault="00F07D8B" w:rsidP="00F13906">
            <w:pPr>
              <w:pStyle w:val="GOSTTablenorm"/>
            </w:pPr>
            <w:r w:rsidRPr="007036CE">
              <w:t xml:space="preserve">ПУР </w:t>
            </w:r>
            <w:del w:id="101" w:author="Сказецкая Наталья Камилевна" w:date="2024-09-24T18:56:00Z">
              <w:r w:rsidRPr="007036CE" w:rsidDel="00F13906">
                <w:delText xml:space="preserve">05 </w:delText>
              </w:r>
            </w:del>
            <w:ins w:id="102" w:author="Сказецкая Наталья Камилевна" w:date="2024-09-24T18:56:00Z">
              <w:r w:rsidRPr="007036CE">
                <w:t xml:space="preserve">01 </w:t>
              </w:r>
            </w:ins>
            <w:r w:rsidRPr="007036CE">
              <w:t>ЭБ</w:t>
            </w:r>
          </w:p>
        </w:tc>
        <w:tc>
          <w:tcPr>
            <w:tcW w:w="579" w:type="pct"/>
          </w:tcPr>
          <w:p w14:paraId="6C922A29" w14:textId="68F9255D" w:rsidR="00F07D8B" w:rsidRPr="007036CE" w:rsidRDefault="00F07D8B" w:rsidP="00DE55F1">
            <w:pPr>
              <w:pStyle w:val="GOSTTablenorm"/>
            </w:pPr>
            <w:r w:rsidRPr="007036CE">
              <w:t xml:space="preserve">Том 4 п. </w:t>
            </w:r>
            <w:r w:rsidRPr="007036CE">
              <w:fldChar w:fldCharType="begin"/>
            </w:r>
            <w:r w:rsidRPr="007036CE">
              <w:instrText xml:space="preserve"> REF _Ref158392607 \r \h  \* MERGEFORMAT </w:instrText>
            </w:r>
            <w:r w:rsidRPr="007036CE">
              <w:fldChar w:fldCharType="separate"/>
            </w:r>
            <w:r w:rsidR="00BD74E1">
              <w:t>2.1.2.25</w:t>
            </w:r>
            <w:r w:rsidRPr="007036CE">
              <w:fldChar w:fldCharType="end"/>
            </w:r>
          </w:p>
        </w:tc>
      </w:tr>
      <w:tr w:rsidR="00F07D8B" w:rsidRPr="007036CE" w14:paraId="443E5AF4" w14:textId="77777777" w:rsidTr="00B971E3">
        <w:tc>
          <w:tcPr>
            <w:tcW w:w="93" w:type="pct"/>
            <w:vMerge/>
          </w:tcPr>
          <w:p w14:paraId="43653D24" w14:textId="77777777" w:rsidR="00F07D8B" w:rsidRPr="007036CE" w:rsidRDefault="00F07D8B" w:rsidP="00F13906">
            <w:pPr>
              <w:rPr>
                <w:sz w:val="22"/>
                <w:szCs w:val="22"/>
              </w:rPr>
            </w:pPr>
          </w:p>
        </w:tc>
        <w:tc>
          <w:tcPr>
            <w:tcW w:w="516" w:type="pct"/>
            <w:vMerge/>
          </w:tcPr>
          <w:p w14:paraId="1DE76659" w14:textId="77777777" w:rsidR="00F07D8B" w:rsidRPr="007036CE" w:rsidRDefault="00F07D8B" w:rsidP="00F13906">
            <w:pPr>
              <w:rPr>
                <w:sz w:val="22"/>
                <w:szCs w:val="22"/>
              </w:rPr>
            </w:pPr>
          </w:p>
        </w:tc>
        <w:tc>
          <w:tcPr>
            <w:tcW w:w="691" w:type="pct"/>
            <w:vMerge/>
          </w:tcPr>
          <w:p w14:paraId="514E16C2" w14:textId="77777777" w:rsidR="00F07D8B" w:rsidRPr="007036CE" w:rsidRDefault="00F07D8B" w:rsidP="00F13906">
            <w:pPr>
              <w:rPr>
                <w:sz w:val="22"/>
                <w:szCs w:val="22"/>
              </w:rPr>
            </w:pPr>
          </w:p>
        </w:tc>
        <w:tc>
          <w:tcPr>
            <w:tcW w:w="1710" w:type="pct"/>
          </w:tcPr>
          <w:p w14:paraId="3BCBF3AF" w14:textId="77777777" w:rsidR="00F07D8B" w:rsidRPr="007036CE" w:rsidRDefault="00F07D8B" w:rsidP="00F13906">
            <w:pPr>
              <w:pStyle w:val="GOSTTablenorm"/>
            </w:pPr>
            <w:r w:rsidRPr="007036CE">
              <w:t>DBD_LimitsBudgetObligat</w:t>
            </w:r>
          </w:p>
        </w:tc>
        <w:tc>
          <w:tcPr>
            <w:tcW w:w="840" w:type="pct"/>
          </w:tcPr>
          <w:p w14:paraId="1A5046EF" w14:textId="77777777" w:rsidR="00F07D8B" w:rsidRPr="007036CE" w:rsidRDefault="00F07D8B" w:rsidP="00F13906">
            <w:pPr>
              <w:pStyle w:val="GOSTTablenorm"/>
              <w:rPr>
                <w:rStyle w:val="GOSTSymItalic"/>
                <w:i w:val="0"/>
              </w:rPr>
            </w:pPr>
            <w:r w:rsidRPr="007036CE">
              <w:rPr>
                <w:rStyle w:val="GOSTSymItalic"/>
                <w:i w:val="0"/>
              </w:rPr>
              <w:t>Лимиты бюджетных обязательств (ф.0501052)</w:t>
            </w:r>
          </w:p>
        </w:tc>
        <w:tc>
          <w:tcPr>
            <w:tcW w:w="571" w:type="pct"/>
          </w:tcPr>
          <w:p w14:paraId="14BE07CF" w14:textId="77777777" w:rsidR="00F07D8B" w:rsidRPr="007036CE" w:rsidRDefault="00F07D8B" w:rsidP="00F13906">
            <w:pPr>
              <w:pStyle w:val="GOSTTablenorm"/>
            </w:pPr>
            <w:ins w:id="103" w:author="Сказецкая Наталья Камилевна" w:date="2024-09-24T18:56:00Z">
              <w:r w:rsidRPr="007036CE">
                <w:t>ПУР 01 ЭБ</w:t>
              </w:r>
            </w:ins>
            <w:del w:id="104" w:author="Сказецкая Наталья Камилевна" w:date="2024-09-24T18:56:00Z">
              <w:r w:rsidRPr="007036CE" w:rsidDel="00DC0A56">
                <w:delText>ПУР 05 ЭБ</w:delText>
              </w:r>
            </w:del>
          </w:p>
        </w:tc>
        <w:tc>
          <w:tcPr>
            <w:tcW w:w="579" w:type="pct"/>
          </w:tcPr>
          <w:p w14:paraId="593E4087" w14:textId="6548B66C" w:rsidR="00F07D8B" w:rsidRPr="007036CE" w:rsidRDefault="00F07D8B" w:rsidP="00F13906">
            <w:pPr>
              <w:pStyle w:val="GOSTTablenorm"/>
            </w:pPr>
            <w:r w:rsidRPr="007036CE">
              <w:t xml:space="preserve">Том 4 п. </w:t>
            </w:r>
            <w:r w:rsidRPr="007036CE">
              <w:fldChar w:fldCharType="begin"/>
            </w:r>
            <w:r w:rsidRPr="007036CE">
              <w:instrText xml:space="preserve"> REF _Ref158392615 \r \h  \* MERGEFORMAT </w:instrText>
            </w:r>
            <w:r w:rsidRPr="007036CE">
              <w:fldChar w:fldCharType="separate"/>
            </w:r>
            <w:r w:rsidR="00BD74E1">
              <w:t>2.1.2.26</w:t>
            </w:r>
            <w:r w:rsidRPr="007036CE">
              <w:fldChar w:fldCharType="end"/>
            </w:r>
          </w:p>
        </w:tc>
      </w:tr>
      <w:tr w:rsidR="00F07D8B" w:rsidRPr="007036CE" w14:paraId="06D38C2F" w14:textId="77777777" w:rsidTr="00B971E3">
        <w:tc>
          <w:tcPr>
            <w:tcW w:w="93" w:type="pct"/>
            <w:vMerge/>
          </w:tcPr>
          <w:p w14:paraId="2734094D" w14:textId="77777777" w:rsidR="00F07D8B" w:rsidRPr="007036CE" w:rsidRDefault="00F07D8B" w:rsidP="00F13906">
            <w:pPr>
              <w:rPr>
                <w:sz w:val="22"/>
                <w:szCs w:val="22"/>
              </w:rPr>
            </w:pPr>
          </w:p>
        </w:tc>
        <w:tc>
          <w:tcPr>
            <w:tcW w:w="516" w:type="pct"/>
            <w:vMerge/>
          </w:tcPr>
          <w:p w14:paraId="12558D77" w14:textId="77777777" w:rsidR="00F07D8B" w:rsidRPr="007036CE" w:rsidRDefault="00F07D8B" w:rsidP="00F13906">
            <w:pPr>
              <w:rPr>
                <w:sz w:val="22"/>
                <w:szCs w:val="22"/>
              </w:rPr>
            </w:pPr>
          </w:p>
        </w:tc>
        <w:tc>
          <w:tcPr>
            <w:tcW w:w="691" w:type="pct"/>
            <w:vMerge/>
          </w:tcPr>
          <w:p w14:paraId="7720D46F" w14:textId="77777777" w:rsidR="00F07D8B" w:rsidRPr="007036CE" w:rsidRDefault="00F07D8B" w:rsidP="00F13906">
            <w:pPr>
              <w:rPr>
                <w:sz w:val="22"/>
                <w:szCs w:val="22"/>
              </w:rPr>
            </w:pPr>
          </w:p>
        </w:tc>
        <w:tc>
          <w:tcPr>
            <w:tcW w:w="1710" w:type="pct"/>
          </w:tcPr>
          <w:p w14:paraId="4182AE18" w14:textId="77777777" w:rsidR="00F07D8B" w:rsidRPr="007036CE" w:rsidRDefault="00F07D8B" w:rsidP="00F13906">
            <w:pPr>
              <w:pStyle w:val="GOSTTablenorm"/>
            </w:pPr>
            <w:r w:rsidRPr="007036CE">
              <w:t>DBD_BudgAlloc_PNO_LBO</w:t>
            </w:r>
          </w:p>
        </w:tc>
        <w:tc>
          <w:tcPr>
            <w:tcW w:w="840" w:type="pct"/>
          </w:tcPr>
          <w:p w14:paraId="4D5DADA7" w14:textId="77777777" w:rsidR="00F07D8B" w:rsidRPr="007036CE" w:rsidRDefault="00F07D8B" w:rsidP="00F13906">
            <w:pPr>
              <w:pStyle w:val="GOSTTablenorm"/>
              <w:rPr>
                <w:rStyle w:val="GOSTSymItalic"/>
                <w:i w:val="0"/>
              </w:rPr>
            </w:pPr>
            <w:r w:rsidRPr="007036CE">
              <w:rPr>
                <w:rStyle w:val="GOSTSymItalic"/>
                <w:i w:val="0"/>
              </w:rPr>
              <w:t>Бюджетные ассигнования на исполнение публичных нормативных обяза</w:t>
            </w:r>
            <w:r w:rsidRPr="007036CE">
              <w:rPr>
                <w:rStyle w:val="GOSTSymItalic"/>
                <w:i w:val="0"/>
              </w:rPr>
              <w:lastRenderedPageBreak/>
              <w:t>тельств и лимиты бюджетных обязательств по расходам, финан-совое обеспечение которых осуществляется при выполнении условий, на финансовый год и на плановый период (ф.0501054)</w:t>
            </w:r>
          </w:p>
        </w:tc>
        <w:tc>
          <w:tcPr>
            <w:tcW w:w="571" w:type="pct"/>
          </w:tcPr>
          <w:p w14:paraId="1DDBBED4" w14:textId="77777777" w:rsidR="00F07D8B" w:rsidRPr="007036CE" w:rsidRDefault="00F07D8B" w:rsidP="00F13906">
            <w:pPr>
              <w:pStyle w:val="GOSTTablenorm"/>
            </w:pPr>
            <w:ins w:id="105" w:author="Сказецкая Наталья Камилевна" w:date="2024-09-24T18:56:00Z">
              <w:r w:rsidRPr="007036CE">
                <w:lastRenderedPageBreak/>
                <w:t>ПУР 01 ЭБ</w:t>
              </w:r>
            </w:ins>
            <w:del w:id="106" w:author="Сказецкая Наталья Камилевна" w:date="2024-09-24T18:56:00Z">
              <w:r w:rsidRPr="007036CE" w:rsidDel="00DC0A56">
                <w:delText>ПУР 05 ЭБ</w:delText>
              </w:r>
            </w:del>
          </w:p>
        </w:tc>
        <w:tc>
          <w:tcPr>
            <w:tcW w:w="579" w:type="pct"/>
          </w:tcPr>
          <w:p w14:paraId="123498B8" w14:textId="47603C48" w:rsidR="00F07D8B" w:rsidRPr="007036CE" w:rsidRDefault="00F07D8B" w:rsidP="00F13906">
            <w:pPr>
              <w:pStyle w:val="GOSTTablenorm"/>
            </w:pPr>
            <w:r w:rsidRPr="007036CE">
              <w:t>Том 4 п.</w:t>
            </w:r>
            <w:r w:rsidRPr="007036CE">
              <w:fldChar w:fldCharType="begin"/>
            </w:r>
            <w:r w:rsidRPr="007036CE">
              <w:instrText xml:space="preserve"> REF _Ref158392622 \r \h  \* MERGEFORMAT </w:instrText>
            </w:r>
            <w:r w:rsidRPr="007036CE">
              <w:fldChar w:fldCharType="separate"/>
            </w:r>
            <w:r w:rsidR="00BD74E1">
              <w:t>2.1.2.27</w:t>
            </w:r>
            <w:r w:rsidRPr="007036CE">
              <w:fldChar w:fldCharType="end"/>
            </w:r>
          </w:p>
        </w:tc>
      </w:tr>
      <w:tr w:rsidR="00F07D8B" w:rsidRPr="007036CE" w14:paraId="3012FC68" w14:textId="77777777" w:rsidTr="00B971E3">
        <w:tc>
          <w:tcPr>
            <w:tcW w:w="93" w:type="pct"/>
            <w:vMerge/>
          </w:tcPr>
          <w:p w14:paraId="7CB5A988" w14:textId="77777777" w:rsidR="00F07D8B" w:rsidRPr="007036CE" w:rsidRDefault="00F07D8B" w:rsidP="00F13906">
            <w:pPr>
              <w:rPr>
                <w:sz w:val="22"/>
                <w:szCs w:val="22"/>
              </w:rPr>
            </w:pPr>
          </w:p>
        </w:tc>
        <w:tc>
          <w:tcPr>
            <w:tcW w:w="516" w:type="pct"/>
            <w:vMerge/>
          </w:tcPr>
          <w:p w14:paraId="6035CB07" w14:textId="77777777" w:rsidR="00F07D8B" w:rsidRPr="007036CE" w:rsidRDefault="00F07D8B" w:rsidP="00F13906">
            <w:pPr>
              <w:rPr>
                <w:sz w:val="22"/>
                <w:szCs w:val="22"/>
                <w:lang w:val="en-US"/>
              </w:rPr>
            </w:pPr>
          </w:p>
        </w:tc>
        <w:tc>
          <w:tcPr>
            <w:tcW w:w="691" w:type="pct"/>
            <w:vMerge/>
          </w:tcPr>
          <w:p w14:paraId="0ABAB8DE" w14:textId="77777777" w:rsidR="00F07D8B" w:rsidRPr="007036CE" w:rsidRDefault="00F07D8B" w:rsidP="00F13906">
            <w:pPr>
              <w:rPr>
                <w:sz w:val="22"/>
                <w:szCs w:val="22"/>
                <w:lang w:val="en-US"/>
              </w:rPr>
            </w:pPr>
          </w:p>
        </w:tc>
        <w:tc>
          <w:tcPr>
            <w:tcW w:w="1710" w:type="pct"/>
          </w:tcPr>
          <w:p w14:paraId="3852D0A6" w14:textId="77777777" w:rsidR="00F07D8B" w:rsidRPr="007036CE" w:rsidRDefault="00F07D8B" w:rsidP="00F13906">
            <w:pPr>
              <w:pStyle w:val="GOSTTablenorm"/>
            </w:pPr>
            <w:r w:rsidRPr="007036CE">
              <w:t>DBD_LimMonetaryOblig</w:t>
            </w:r>
          </w:p>
        </w:tc>
        <w:tc>
          <w:tcPr>
            <w:tcW w:w="840" w:type="pct"/>
          </w:tcPr>
          <w:p w14:paraId="5C1B4C64" w14:textId="77777777" w:rsidR="00F07D8B" w:rsidRPr="007036CE" w:rsidRDefault="00F07D8B" w:rsidP="00F13906">
            <w:pPr>
              <w:pStyle w:val="GOSTTablenorm"/>
              <w:rPr>
                <w:rStyle w:val="GOSTSymItalic"/>
                <w:i w:val="0"/>
              </w:rPr>
            </w:pPr>
            <w:r w:rsidRPr="007036CE">
              <w:rPr>
                <w:rStyle w:val="GOSTSymItalic"/>
                <w:i w:val="0"/>
              </w:rPr>
              <w:t>Предельные объемы оплаты денежных обязательств (ф.0501079)</w:t>
            </w:r>
          </w:p>
        </w:tc>
        <w:tc>
          <w:tcPr>
            <w:tcW w:w="571" w:type="pct"/>
          </w:tcPr>
          <w:p w14:paraId="1E4E7B3C" w14:textId="77777777" w:rsidR="00F07D8B" w:rsidRPr="007036CE" w:rsidRDefault="00F07D8B" w:rsidP="00F13906">
            <w:pPr>
              <w:pStyle w:val="GOSTTablenorm"/>
            </w:pPr>
            <w:ins w:id="107" w:author="Сказецкая Наталья Камилевна" w:date="2024-09-24T18:56:00Z">
              <w:r w:rsidRPr="007036CE">
                <w:t>ПУР 01 ЭБ</w:t>
              </w:r>
            </w:ins>
            <w:del w:id="108" w:author="Сказецкая Наталья Камилевна" w:date="2024-09-24T18:56:00Z">
              <w:r w:rsidRPr="007036CE" w:rsidDel="0082663A">
                <w:delText>ПУР 05 ЭБ</w:delText>
              </w:r>
            </w:del>
          </w:p>
        </w:tc>
        <w:tc>
          <w:tcPr>
            <w:tcW w:w="579" w:type="pct"/>
          </w:tcPr>
          <w:p w14:paraId="43DA7DA5" w14:textId="5223A0CC" w:rsidR="00F07D8B" w:rsidRPr="007036CE" w:rsidRDefault="00F07D8B" w:rsidP="00F13906">
            <w:pPr>
              <w:pStyle w:val="GOSTTablenorm"/>
            </w:pPr>
            <w:r w:rsidRPr="007036CE">
              <w:t xml:space="preserve">Том 4 п. </w:t>
            </w:r>
            <w:r w:rsidRPr="007036CE">
              <w:fldChar w:fldCharType="begin"/>
            </w:r>
            <w:r w:rsidRPr="007036CE">
              <w:instrText xml:space="preserve"> REF _Ref158392635 \r \h  \* MERGEFORMAT </w:instrText>
            </w:r>
            <w:r w:rsidRPr="007036CE">
              <w:fldChar w:fldCharType="separate"/>
            </w:r>
            <w:r w:rsidR="00BD74E1">
              <w:t>2.1.2.28</w:t>
            </w:r>
            <w:r w:rsidRPr="007036CE">
              <w:fldChar w:fldCharType="end"/>
            </w:r>
          </w:p>
        </w:tc>
      </w:tr>
      <w:tr w:rsidR="00F07D8B" w:rsidRPr="007036CE" w14:paraId="559FB874" w14:textId="77777777" w:rsidTr="00B971E3">
        <w:tc>
          <w:tcPr>
            <w:tcW w:w="93" w:type="pct"/>
            <w:vMerge/>
          </w:tcPr>
          <w:p w14:paraId="6369F6F9" w14:textId="77777777" w:rsidR="00F07D8B" w:rsidRPr="007036CE" w:rsidRDefault="00F07D8B" w:rsidP="00F13906">
            <w:pPr>
              <w:rPr>
                <w:sz w:val="22"/>
                <w:szCs w:val="22"/>
              </w:rPr>
            </w:pPr>
          </w:p>
        </w:tc>
        <w:tc>
          <w:tcPr>
            <w:tcW w:w="516" w:type="pct"/>
            <w:vMerge/>
          </w:tcPr>
          <w:p w14:paraId="73349C73" w14:textId="77777777" w:rsidR="00F07D8B" w:rsidRPr="007036CE" w:rsidRDefault="00F07D8B" w:rsidP="00F13906">
            <w:pPr>
              <w:rPr>
                <w:sz w:val="22"/>
                <w:szCs w:val="22"/>
              </w:rPr>
            </w:pPr>
          </w:p>
        </w:tc>
        <w:tc>
          <w:tcPr>
            <w:tcW w:w="691" w:type="pct"/>
            <w:vMerge/>
          </w:tcPr>
          <w:p w14:paraId="4462DA7E" w14:textId="77777777" w:rsidR="00F07D8B" w:rsidRPr="007036CE" w:rsidRDefault="00F07D8B" w:rsidP="00F13906">
            <w:pPr>
              <w:rPr>
                <w:sz w:val="22"/>
                <w:szCs w:val="22"/>
              </w:rPr>
            </w:pPr>
          </w:p>
        </w:tc>
        <w:tc>
          <w:tcPr>
            <w:tcW w:w="1710" w:type="pct"/>
          </w:tcPr>
          <w:p w14:paraId="1F64F136" w14:textId="77777777" w:rsidR="00F07D8B" w:rsidRPr="007036CE" w:rsidRDefault="00F07D8B" w:rsidP="00F13906">
            <w:pPr>
              <w:pStyle w:val="GOSTTablenorm"/>
            </w:pPr>
            <w:r w:rsidRPr="007036CE">
              <w:t>DBD_DecCancelPOFR</w:t>
            </w:r>
          </w:p>
        </w:tc>
        <w:tc>
          <w:tcPr>
            <w:tcW w:w="840" w:type="pct"/>
          </w:tcPr>
          <w:p w14:paraId="7E866B7F" w14:textId="77777777" w:rsidR="00F07D8B" w:rsidRPr="007036CE" w:rsidRDefault="00F07D8B" w:rsidP="00F13906">
            <w:pPr>
              <w:pStyle w:val="GOSTTablenorm"/>
              <w:rPr>
                <w:rStyle w:val="GOSTSymItalic"/>
                <w:i w:val="0"/>
              </w:rPr>
            </w:pPr>
            <w:r w:rsidRPr="007036CE">
              <w:rPr>
                <w:rStyle w:val="GOSTSymItalic"/>
                <w:i w:val="0"/>
              </w:rPr>
              <w:t>Решение об отмене предельных объемов оплаты денежных обязательств (ф.0501094)</w:t>
            </w:r>
          </w:p>
        </w:tc>
        <w:tc>
          <w:tcPr>
            <w:tcW w:w="571" w:type="pct"/>
          </w:tcPr>
          <w:p w14:paraId="05D6E0E6" w14:textId="77777777" w:rsidR="00F07D8B" w:rsidRPr="007036CE" w:rsidRDefault="00F07D8B" w:rsidP="00F13906">
            <w:pPr>
              <w:pStyle w:val="GOSTTablenorm"/>
            </w:pPr>
            <w:ins w:id="109" w:author="Сказецкая Наталья Камилевна" w:date="2024-09-24T18:56:00Z">
              <w:r w:rsidRPr="007036CE">
                <w:t>ПУР 01 ЭБ</w:t>
              </w:r>
            </w:ins>
            <w:del w:id="110" w:author="Сказецкая Наталья Камилевна" w:date="2024-09-24T18:56:00Z">
              <w:r w:rsidRPr="007036CE" w:rsidDel="0082663A">
                <w:delText>ПУР 05 ЭБ</w:delText>
              </w:r>
            </w:del>
          </w:p>
        </w:tc>
        <w:tc>
          <w:tcPr>
            <w:tcW w:w="579" w:type="pct"/>
          </w:tcPr>
          <w:p w14:paraId="1F7E917A" w14:textId="16C0DD27" w:rsidR="00F07D8B" w:rsidRPr="007036CE" w:rsidRDefault="00F07D8B" w:rsidP="00F13906">
            <w:pPr>
              <w:pStyle w:val="GOSTTablenorm"/>
            </w:pPr>
            <w:r w:rsidRPr="007036CE">
              <w:t xml:space="preserve">Том 4 п. </w:t>
            </w:r>
            <w:r w:rsidRPr="007036CE">
              <w:fldChar w:fldCharType="begin"/>
            </w:r>
            <w:r w:rsidRPr="007036CE">
              <w:instrText xml:space="preserve"> REF _Ref158392643 \r \h  \* MERGEFORMAT </w:instrText>
            </w:r>
            <w:r w:rsidRPr="007036CE">
              <w:fldChar w:fldCharType="separate"/>
            </w:r>
            <w:r w:rsidR="00BD74E1">
              <w:t>2.1.2.29</w:t>
            </w:r>
            <w:r w:rsidRPr="007036CE">
              <w:fldChar w:fldCharType="end"/>
            </w:r>
          </w:p>
        </w:tc>
      </w:tr>
      <w:tr w:rsidR="00F07D8B" w:rsidRPr="007036CE" w14:paraId="55702E47" w14:textId="77777777" w:rsidTr="00B971E3">
        <w:tc>
          <w:tcPr>
            <w:tcW w:w="93" w:type="pct"/>
            <w:vMerge/>
          </w:tcPr>
          <w:p w14:paraId="6B7430C0" w14:textId="77777777" w:rsidR="00F07D8B" w:rsidRPr="007036CE" w:rsidRDefault="00F07D8B" w:rsidP="00F13906">
            <w:pPr>
              <w:rPr>
                <w:sz w:val="22"/>
                <w:szCs w:val="22"/>
              </w:rPr>
            </w:pPr>
          </w:p>
        </w:tc>
        <w:tc>
          <w:tcPr>
            <w:tcW w:w="516" w:type="pct"/>
            <w:vMerge/>
          </w:tcPr>
          <w:p w14:paraId="637F2431" w14:textId="77777777" w:rsidR="00F07D8B" w:rsidRPr="007036CE" w:rsidRDefault="00F07D8B" w:rsidP="00F13906">
            <w:pPr>
              <w:rPr>
                <w:sz w:val="22"/>
                <w:szCs w:val="22"/>
              </w:rPr>
            </w:pPr>
          </w:p>
        </w:tc>
        <w:tc>
          <w:tcPr>
            <w:tcW w:w="691" w:type="pct"/>
            <w:vMerge/>
          </w:tcPr>
          <w:p w14:paraId="1F9C621D" w14:textId="77777777" w:rsidR="00F07D8B" w:rsidRPr="007036CE" w:rsidRDefault="00F07D8B" w:rsidP="00F13906">
            <w:pPr>
              <w:rPr>
                <w:sz w:val="22"/>
                <w:szCs w:val="22"/>
              </w:rPr>
            </w:pPr>
          </w:p>
        </w:tc>
        <w:tc>
          <w:tcPr>
            <w:tcW w:w="1710" w:type="pct"/>
          </w:tcPr>
          <w:p w14:paraId="4D6CC51B" w14:textId="77777777" w:rsidR="00F07D8B" w:rsidRPr="007036CE" w:rsidRDefault="00F07D8B" w:rsidP="00F13906">
            <w:pPr>
              <w:pStyle w:val="GOSTTablenorm"/>
            </w:pPr>
            <w:r w:rsidRPr="007036CE">
              <w:t>DBD_SumBudListLBO</w:t>
            </w:r>
          </w:p>
        </w:tc>
        <w:tc>
          <w:tcPr>
            <w:tcW w:w="840" w:type="pct"/>
          </w:tcPr>
          <w:p w14:paraId="60D27D17" w14:textId="77777777" w:rsidR="00F07D8B" w:rsidRPr="007036CE" w:rsidRDefault="00F07D8B" w:rsidP="00F13906">
            <w:pPr>
              <w:pStyle w:val="GOSTTablenorm"/>
              <w:rPr>
                <w:rStyle w:val="GOSTSymItalic"/>
                <w:i w:val="0"/>
              </w:rPr>
            </w:pPr>
            <w:r w:rsidRPr="007036CE">
              <w:rPr>
                <w:rStyle w:val="GOSTSymItalic"/>
                <w:i w:val="0"/>
              </w:rPr>
              <w:t>Справка об изменении сводной бюджетной росписи федерального бюджета и лимитов бюджетных обязательств на финансовый год и на плановый период (ф.0501051)</w:t>
            </w:r>
          </w:p>
        </w:tc>
        <w:tc>
          <w:tcPr>
            <w:tcW w:w="571" w:type="pct"/>
          </w:tcPr>
          <w:p w14:paraId="0615C4DC" w14:textId="77777777" w:rsidR="00F07D8B" w:rsidRPr="007036CE" w:rsidRDefault="00F07D8B" w:rsidP="00F13906">
            <w:pPr>
              <w:pStyle w:val="GOSTTablenorm"/>
            </w:pPr>
            <w:ins w:id="111" w:author="Сказецкая Наталья Камилевна" w:date="2024-09-24T18:56:00Z">
              <w:r w:rsidRPr="007036CE">
                <w:t>ПУР 01 ЭБ</w:t>
              </w:r>
            </w:ins>
            <w:del w:id="112" w:author="Сказецкая Наталья Камилевна" w:date="2024-09-24T18:56:00Z">
              <w:r w:rsidRPr="007036CE" w:rsidDel="0082663A">
                <w:delText>ПУР 05 ЭБ</w:delText>
              </w:r>
            </w:del>
          </w:p>
        </w:tc>
        <w:tc>
          <w:tcPr>
            <w:tcW w:w="579" w:type="pct"/>
          </w:tcPr>
          <w:p w14:paraId="0C2DD5CF" w14:textId="54097BE6" w:rsidR="00F07D8B" w:rsidRPr="007036CE" w:rsidRDefault="00F07D8B" w:rsidP="00F13906">
            <w:pPr>
              <w:pStyle w:val="GOSTTablenorm"/>
            </w:pPr>
            <w:r w:rsidRPr="007036CE">
              <w:t xml:space="preserve">Том 4 п. </w:t>
            </w:r>
            <w:r w:rsidRPr="007036CE">
              <w:fldChar w:fldCharType="begin"/>
            </w:r>
            <w:r w:rsidRPr="007036CE">
              <w:instrText xml:space="preserve"> REF _Ref158392652 \r \h  \* MERGEFORMAT </w:instrText>
            </w:r>
            <w:r w:rsidRPr="007036CE">
              <w:fldChar w:fldCharType="separate"/>
            </w:r>
            <w:r w:rsidR="00BD74E1">
              <w:t>2.1.2.30</w:t>
            </w:r>
            <w:r w:rsidRPr="007036CE">
              <w:fldChar w:fldCharType="end"/>
            </w:r>
          </w:p>
        </w:tc>
      </w:tr>
      <w:tr w:rsidR="00F07D8B" w:rsidRPr="007036CE" w14:paraId="4B24BCA1" w14:textId="77777777" w:rsidTr="00B971E3">
        <w:tc>
          <w:tcPr>
            <w:tcW w:w="93" w:type="pct"/>
            <w:vMerge/>
          </w:tcPr>
          <w:p w14:paraId="4BAC4FF4" w14:textId="77777777" w:rsidR="00F07D8B" w:rsidRPr="007036CE" w:rsidRDefault="00F07D8B" w:rsidP="00F13906">
            <w:pPr>
              <w:rPr>
                <w:sz w:val="22"/>
                <w:szCs w:val="22"/>
              </w:rPr>
            </w:pPr>
          </w:p>
        </w:tc>
        <w:tc>
          <w:tcPr>
            <w:tcW w:w="516" w:type="pct"/>
            <w:vMerge/>
          </w:tcPr>
          <w:p w14:paraId="2C842EA4" w14:textId="77777777" w:rsidR="00F07D8B" w:rsidRPr="007036CE" w:rsidRDefault="00F07D8B" w:rsidP="00F13906">
            <w:pPr>
              <w:rPr>
                <w:sz w:val="22"/>
                <w:szCs w:val="22"/>
              </w:rPr>
            </w:pPr>
          </w:p>
        </w:tc>
        <w:tc>
          <w:tcPr>
            <w:tcW w:w="691" w:type="pct"/>
            <w:vMerge/>
          </w:tcPr>
          <w:p w14:paraId="65FE0BBD" w14:textId="77777777" w:rsidR="00F07D8B" w:rsidRPr="007036CE" w:rsidRDefault="00F07D8B" w:rsidP="00F13906">
            <w:pPr>
              <w:rPr>
                <w:sz w:val="22"/>
                <w:szCs w:val="22"/>
              </w:rPr>
            </w:pPr>
          </w:p>
        </w:tc>
        <w:tc>
          <w:tcPr>
            <w:tcW w:w="1710" w:type="pct"/>
          </w:tcPr>
          <w:p w14:paraId="5E153A69" w14:textId="77777777" w:rsidR="00F07D8B" w:rsidRPr="007036CE" w:rsidRDefault="00F07D8B" w:rsidP="00F13906">
            <w:pPr>
              <w:pStyle w:val="GOSTTablenorm"/>
            </w:pPr>
            <w:r w:rsidRPr="007036CE">
              <w:t>DBD_DecChange</w:t>
            </w:r>
          </w:p>
        </w:tc>
        <w:tc>
          <w:tcPr>
            <w:tcW w:w="840" w:type="pct"/>
          </w:tcPr>
          <w:p w14:paraId="6F6EA56F" w14:textId="77777777" w:rsidR="00F07D8B" w:rsidRPr="007036CE" w:rsidRDefault="00F07D8B" w:rsidP="00F13906">
            <w:pPr>
              <w:pStyle w:val="GOSTTablenorm"/>
              <w:rPr>
                <w:rStyle w:val="GOSTSymItalic"/>
                <w:i w:val="0"/>
              </w:rPr>
            </w:pPr>
            <w:r w:rsidRPr="007036CE">
              <w:rPr>
                <w:rStyle w:val="GOSTSymItalic"/>
                <w:i w:val="0"/>
              </w:rPr>
              <w:t>Решение об изменении сводной бюджетной росписи федерального бюджета и лимитов бюджет</w:t>
            </w:r>
            <w:r w:rsidRPr="007036CE">
              <w:rPr>
                <w:rStyle w:val="GOSTSymItalic"/>
                <w:i w:val="0"/>
              </w:rPr>
              <w:lastRenderedPageBreak/>
              <w:t>ных обязательств на финансовый год и на плановый период (ф.0501066)</w:t>
            </w:r>
          </w:p>
        </w:tc>
        <w:tc>
          <w:tcPr>
            <w:tcW w:w="571" w:type="pct"/>
          </w:tcPr>
          <w:p w14:paraId="02CD849F" w14:textId="77777777" w:rsidR="00F07D8B" w:rsidRPr="007036CE" w:rsidRDefault="00F07D8B" w:rsidP="00F13906">
            <w:pPr>
              <w:pStyle w:val="GOSTTablenorm"/>
            </w:pPr>
            <w:ins w:id="113" w:author="Сказецкая Наталья Камилевна" w:date="2024-09-24T18:56:00Z">
              <w:r w:rsidRPr="007036CE">
                <w:lastRenderedPageBreak/>
                <w:t>ПУР 01 ЭБ</w:t>
              </w:r>
            </w:ins>
            <w:del w:id="114" w:author="Сказецкая Наталья Камилевна" w:date="2024-09-24T18:56:00Z">
              <w:r w:rsidRPr="007036CE" w:rsidDel="0082663A">
                <w:delText>ПУР 05 ЭБ</w:delText>
              </w:r>
            </w:del>
          </w:p>
        </w:tc>
        <w:tc>
          <w:tcPr>
            <w:tcW w:w="579" w:type="pct"/>
          </w:tcPr>
          <w:p w14:paraId="21656D74" w14:textId="42B2676E" w:rsidR="00F07D8B" w:rsidRPr="007036CE" w:rsidRDefault="00F07D8B" w:rsidP="00F13906">
            <w:pPr>
              <w:pStyle w:val="GOSTTablenorm"/>
            </w:pPr>
            <w:r w:rsidRPr="007036CE">
              <w:t xml:space="preserve">Том 4 п. </w:t>
            </w:r>
            <w:r w:rsidRPr="007036CE">
              <w:fldChar w:fldCharType="begin"/>
            </w:r>
            <w:r w:rsidRPr="007036CE">
              <w:instrText xml:space="preserve"> REF _Ref158392660 \r \h  \* MERGEFORMAT </w:instrText>
            </w:r>
            <w:r w:rsidRPr="007036CE">
              <w:fldChar w:fldCharType="separate"/>
            </w:r>
            <w:r w:rsidR="00BD74E1">
              <w:t>2.1.2.31</w:t>
            </w:r>
            <w:r w:rsidRPr="007036CE">
              <w:fldChar w:fldCharType="end"/>
            </w:r>
          </w:p>
        </w:tc>
      </w:tr>
      <w:tr w:rsidR="00F07D8B" w:rsidRPr="007036CE" w14:paraId="3B9AE6F9" w14:textId="77777777" w:rsidTr="00B971E3">
        <w:tc>
          <w:tcPr>
            <w:tcW w:w="93" w:type="pct"/>
            <w:vMerge/>
          </w:tcPr>
          <w:p w14:paraId="5B6553E3" w14:textId="77777777" w:rsidR="00F07D8B" w:rsidRPr="007036CE" w:rsidRDefault="00F07D8B" w:rsidP="00F13906">
            <w:pPr>
              <w:rPr>
                <w:sz w:val="22"/>
                <w:szCs w:val="22"/>
              </w:rPr>
            </w:pPr>
          </w:p>
        </w:tc>
        <w:tc>
          <w:tcPr>
            <w:tcW w:w="516" w:type="pct"/>
            <w:vMerge/>
          </w:tcPr>
          <w:p w14:paraId="59501EC7" w14:textId="77777777" w:rsidR="00F07D8B" w:rsidRPr="007036CE" w:rsidRDefault="00F07D8B" w:rsidP="00F13906">
            <w:pPr>
              <w:rPr>
                <w:sz w:val="22"/>
                <w:szCs w:val="22"/>
              </w:rPr>
            </w:pPr>
          </w:p>
        </w:tc>
        <w:tc>
          <w:tcPr>
            <w:tcW w:w="691" w:type="pct"/>
            <w:vMerge/>
          </w:tcPr>
          <w:p w14:paraId="71B9A709" w14:textId="77777777" w:rsidR="00F07D8B" w:rsidRPr="007036CE" w:rsidRDefault="00F07D8B" w:rsidP="00F13906">
            <w:pPr>
              <w:rPr>
                <w:sz w:val="22"/>
                <w:szCs w:val="22"/>
              </w:rPr>
            </w:pPr>
          </w:p>
        </w:tc>
        <w:tc>
          <w:tcPr>
            <w:tcW w:w="1710" w:type="pct"/>
          </w:tcPr>
          <w:p w14:paraId="7A49EFF0" w14:textId="77777777" w:rsidR="00F07D8B" w:rsidRPr="007036CE" w:rsidRDefault="00F07D8B" w:rsidP="00F13906">
            <w:pPr>
              <w:pStyle w:val="GOSTTablenorm"/>
            </w:pPr>
            <w:r w:rsidRPr="007036CE">
              <w:t>DBD_SumBudList_GRBS_GAIF</w:t>
            </w:r>
          </w:p>
        </w:tc>
        <w:tc>
          <w:tcPr>
            <w:tcW w:w="840" w:type="pct"/>
          </w:tcPr>
          <w:p w14:paraId="0186CB25" w14:textId="77777777" w:rsidR="00F07D8B" w:rsidRPr="007036CE" w:rsidRDefault="00F07D8B" w:rsidP="00F13906">
            <w:pPr>
              <w:pStyle w:val="GOSTTablenorm"/>
              <w:rPr>
                <w:rStyle w:val="GOSTSymItalic"/>
                <w:i w:val="0"/>
              </w:rPr>
            </w:pPr>
            <w:r w:rsidRPr="007036CE">
              <w:rPr>
                <w:rStyle w:val="GOSTSymItalic"/>
                <w:i w:val="0"/>
              </w:rPr>
              <w:t>Справка об изменении сводной бюджетной росписи федерального бюджета и лимитов бюджетных обязательств на финансовый год и на плановый период по предложению главного распорядителя средств федерального бюджета (главного администратора источников финансирования дефицита федерального бюджета) (ф.0501055)</w:t>
            </w:r>
          </w:p>
        </w:tc>
        <w:tc>
          <w:tcPr>
            <w:tcW w:w="571" w:type="pct"/>
          </w:tcPr>
          <w:p w14:paraId="2B2BEEC9" w14:textId="77777777" w:rsidR="00F07D8B" w:rsidRPr="007036CE" w:rsidRDefault="00F07D8B" w:rsidP="00F13906">
            <w:pPr>
              <w:pStyle w:val="GOSTTablenorm"/>
            </w:pPr>
            <w:ins w:id="115" w:author="Сказецкая Наталья Камилевна" w:date="2024-09-24T18:56:00Z">
              <w:r w:rsidRPr="007036CE">
                <w:t>ПУР 01 ЭБ</w:t>
              </w:r>
            </w:ins>
            <w:del w:id="116" w:author="Сказецкая Наталья Камилевна" w:date="2024-09-24T18:56:00Z">
              <w:r w:rsidRPr="007036CE" w:rsidDel="00152DBD">
                <w:delText>ПУР 05 ЭБ</w:delText>
              </w:r>
            </w:del>
          </w:p>
        </w:tc>
        <w:tc>
          <w:tcPr>
            <w:tcW w:w="579" w:type="pct"/>
          </w:tcPr>
          <w:p w14:paraId="4F744C2B" w14:textId="3DF979DA" w:rsidR="00F07D8B" w:rsidRPr="007036CE" w:rsidRDefault="00F07D8B" w:rsidP="00F13906">
            <w:pPr>
              <w:pStyle w:val="GOSTTablenorm"/>
            </w:pPr>
            <w:r w:rsidRPr="007036CE">
              <w:t xml:space="preserve">Том 4 п. </w:t>
            </w:r>
            <w:r w:rsidRPr="007036CE">
              <w:fldChar w:fldCharType="begin"/>
            </w:r>
            <w:r w:rsidRPr="007036CE">
              <w:instrText xml:space="preserve"> REF _Ref158392670 \r \h  \* MERGEFORMAT </w:instrText>
            </w:r>
            <w:r w:rsidRPr="007036CE">
              <w:fldChar w:fldCharType="separate"/>
            </w:r>
            <w:r w:rsidR="00BD74E1">
              <w:t>2.1.2.32</w:t>
            </w:r>
            <w:r w:rsidRPr="007036CE">
              <w:fldChar w:fldCharType="end"/>
            </w:r>
          </w:p>
        </w:tc>
      </w:tr>
      <w:tr w:rsidR="00F07D8B" w:rsidRPr="007036CE" w14:paraId="0380BA32" w14:textId="77777777" w:rsidTr="00B971E3">
        <w:tc>
          <w:tcPr>
            <w:tcW w:w="93" w:type="pct"/>
            <w:vMerge/>
          </w:tcPr>
          <w:p w14:paraId="409BBC6B" w14:textId="77777777" w:rsidR="00F07D8B" w:rsidRPr="007036CE" w:rsidRDefault="00F07D8B" w:rsidP="00F13906">
            <w:pPr>
              <w:rPr>
                <w:sz w:val="22"/>
                <w:szCs w:val="22"/>
              </w:rPr>
            </w:pPr>
          </w:p>
        </w:tc>
        <w:tc>
          <w:tcPr>
            <w:tcW w:w="516" w:type="pct"/>
            <w:vMerge/>
          </w:tcPr>
          <w:p w14:paraId="3198262B" w14:textId="77777777" w:rsidR="00F07D8B" w:rsidRPr="007036CE" w:rsidRDefault="00F07D8B" w:rsidP="00F13906">
            <w:pPr>
              <w:rPr>
                <w:sz w:val="22"/>
                <w:szCs w:val="22"/>
              </w:rPr>
            </w:pPr>
          </w:p>
        </w:tc>
        <w:tc>
          <w:tcPr>
            <w:tcW w:w="691" w:type="pct"/>
            <w:vMerge/>
          </w:tcPr>
          <w:p w14:paraId="34FD1C88" w14:textId="77777777" w:rsidR="00F07D8B" w:rsidRPr="007036CE" w:rsidRDefault="00F07D8B" w:rsidP="00F13906">
            <w:pPr>
              <w:rPr>
                <w:sz w:val="22"/>
                <w:szCs w:val="22"/>
              </w:rPr>
            </w:pPr>
          </w:p>
        </w:tc>
        <w:tc>
          <w:tcPr>
            <w:tcW w:w="1710" w:type="pct"/>
          </w:tcPr>
          <w:p w14:paraId="6D3C703C" w14:textId="77777777" w:rsidR="00F07D8B" w:rsidRPr="007036CE" w:rsidRDefault="00F07D8B" w:rsidP="00F13906">
            <w:pPr>
              <w:pStyle w:val="GOSTTablenorm"/>
            </w:pPr>
            <w:r w:rsidRPr="007036CE">
              <w:t>DBD_PropAmenBA</w:t>
            </w:r>
          </w:p>
        </w:tc>
        <w:tc>
          <w:tcPr>
            <w:tcW w:w="840" w:type="pct"/>
          </w:tcPr>
          <w:p w14:paraId="42AA9E0A" w14:textId="77777777" w:rsidR="00F07D8B" w:rsidRPr="007036CE" w:rsidRDefault="00F07D8B" w:rsidP="00F13906">
            <w:pPr>
              <w:pStyle w:val="GOSTTablenorm"/>
              <w:rPr>
                <w:rStyle w:val="GOSTSymItalic"/>
                <w:i w:val="0"/>
              </w:rPr>
            </w:pPr>
            <w:r w:rsidRPr="007036CE">
              <w:rPr>
                <w:rStyle w:val="GOSTSymItalic"/>
                <w:i w:val="0"/>
              </w:rPr>
              <w:t>Предложения по внесению изменений в распределение бюджетных ассигнований на финансовый год и на плановый период (ф.0501065)</w:t>
            </w:r>
          </w:p>
        </w:tc>
        <w:tc>
          <w:tcPr>
            <w:tcW w:w="571" w:type="pct"/>
          </w:tcPr>
          <w:p w14:paraId="267DC35F" w14:textId="77777777" w:rsidR="00F07D8B" w:rsidRPr="007036CE" w:rsidRDefault="00F07D8B" w:rsidP="00F13906">
            <w:pPr>
              <w:pStyle w:val="GOSTTablenorm"/>
            </w:pPr>
            <w:ins w:id="117" w:author="Сказецкая Наталья Камилевна" w:date="2024-09-24T18:56:00Z">
              <w:r w:rsidRPr="007036CE">
                <w:t>ПУР 01 ЭБ</w:t>
              </w:r>
            </w:ins>
            <w:del w:id="118" w:author="Сказецкая Наталья Камилевна" w:date="2024-09-24T18:56:00Z">
              <w:r w:rsidRPr="007036CE" w:rsidDel="00152DBD">
                <w:delText>ПУР 05 ЭБ</w:delText>
              </w:r>
            </w:del>
          </w:p>
        </w:tc>
        <w:tc>
          <w:tcPr>
            <w:tcW w:w="579" w:type="pct"/>
          </w:tcPr>
          <w:p w14:paraId="41BCCFE7" w14:textId="5765A127" w:rsidR="00F07D8B" w:rsidRPr="007036CE" w:rsidRDefault="00F07D8B" w:rsidP="00F13906">
            <w:pPr>
              <w:pStyle w:val="GOSTTablenorm"/>
            </w:pPr>
            <w:r w:rsidRPr="007036CE">
              <w:t xml:space="preserve">Том 4 п. </w:t>
            </w:r>
            <w:r w:rsidRPr="007036CE">
              <w:fldChar w:fldCharType="begin"/>
            </w:r>
            <w:r w:rsidRPr="007036CE">
              <w:instrText xml:space="preserve"> REF _Ref158392678 \r \h  \* MERGEFORMAT </w:instrText>
            </w:r>
            <w:r w:rsidRPr="007036CE">
              <w:fldChar w:fldCharType="separate"/>
            </w:r>
            <w:r w:rsidR="00BD74E1">
              <w:t>2.1.2.33</w:t>
            </w:r>
            <w:r w:rsidRPr="007036CE">
              <w:fldChar w:fldCharType="end"/>
            </w:r>
          </w:p>
        </w:tc>
      </w:tr>
      <w:tr w:rsidR="00F07D8B" w:rsidRPr="007036CE" w14:paraId="45CBC8A5" w14:textId="77777777" w:rsidTr="00B971E3">
        <w:tc>
          <w:tcPr>
            <w:tcW w:w="93" w:type="pct"/>
            <w:vMerge/>
          </w:tcPr>
          <w:p w14:paraId="7C73CB81" w14:textId="77777777" w:rsidR="00F07D8B" w:rsidRPr="007036CE" w:rsidRDefault="00F07D8B" w:rsidP="00F13906">
            <w:pPr>
              <w:rPr>
                <w:sz w:val="22"/>
                <w:szCs w:val="22"/>
              </w:rPr>
            </w:pPr>
          </w:p>
        </w:tc>
        <w:tc>
          <w:tcPr>
            <w:tcW w:w="516" w:type="pct"/>
            <w:vMerge/>
          </w:tcPr>
          <w:p w14:paraId="01530EAD" w14:textId="77777777" w:rsidR="00F07D8B" w:rsidRPr="007036CE" w:rsidRDefault="00F07D8B" w:rsidP="00F13906">
            <w:pPr>
              <w:rPr>
                <w:sz w:val="22"/>
                <w:szCs w:val="22"/>
              </w:rPr>
            </w:pPr>
          </w:p>
        </w:tc>
        <w:tc>
          <w:tcPr>
            <w:tcW w:w="691" w:type="pct"/>
            <w:vMerge/>
          </w:tcPr>
          <w:p w14:paraId="6A66AB3B" w14:textId="77777777" w:rsidR="00F07D8B" w:rsidRPr="007036CE" w:rsidRDefault="00F07D8B" w:rsidP="00F13906">
            <w:pPr>
              <w:rPr>
                <w:sz w:val="22"/>
                <w:szCs w:val="22"/>
              </w:rPr>
            </w:pPr>
          </w:p>
        </w:tc>
        <w:tc>
          <w:tcPr>
            <w:tcW w:w="1710" w:type="pct"/>
          </w:tcPr>
          <w:p w14:paraId="7FC3F2F6" w14:textId="77777777" w:rsidR="00F07D8B" w:rsidRPr="007036CE" w:rsidRDefault="00F07D8B" w:rsidP="00F13906">
            <w:pPr>
              <w:pStyle w:val="GOSTTablenorm"/>
            </w:pPr>
            <w:r w:rsidRPr="007036CE">
              <w:t>DBD_ApplPropAmenBA</w:t>
            </w:r>
          </w:p>
        </w:tc>
        <w:tc>
          <w:tcPr>
            <w:tcW w:w="840" w:type="pct"/>
          </w:tcPr>
          <w:p w14:paraId="1B4CCEB1" w14:textId="77777777" w:rsidR="00F07D8B" w:rsidRPr="007036CE" w:rsidRDefault="00F07D8B" w:rsidP="00F13906">
            <w:pPr>
              <w:pStyle w:val="GOSTTablenorm"/>
              <w:rPr>
                <w:rStyle w:val="GOSTSymItalic"/>
                <w:i w:val="0"/>
              </w:rPr>
            </w:pPr>
            <w:r w:rsidRPr="007036CE">
              <w:rPr>
                <w:rStyle w:val="GOSTSymItalic"/>
                <w:i w:val="0"/>
              </w:rPr>
              <w:t>Заявка на внесение изменений в сводную бюджетную роспись федерального бюджета и лимиты бюджетных обяза</w:t>
            </w:r>
            <w:r w:rsidRPr="007036CE">
              <w:rPr>
                <w:rStyle w:val="GOSTSymItalic"/>
                <w:i w:val="0"/>
              </w:rPr>
              <w:lastRenderedPageBreak/>
              <w:t>тельств (ф.0501046)</w:t>
            </w:r>
          </w:p>
        </w:tc>
        <w:tc>
          <w:tcPr>
            <w:tcW w:w="571" w:type="pct"/>
          </w:tcPr>
          <w:p w14:paraId="6CA21193" w14:textId="77777777" w:rsidR="00F07D8B" w:rsidRPr="007036CE" w:rsidRDefault="00F07D8B" w:rsidP="00F13906">
            <w:pPr>
              <w:pStyle w:val="GOSTTablenorm"/>
            </w:pPr>
            <w:ins w:id="119" w:author="Сказецкая Наталья Камилевна" w:date="2024-09-24T18:57:00Z">
              <w:r w:rsidRPr="007036CE">
                <w:lastRenderedPageBreak/>
                <w:t>ПУР 01 ЭБ</w:t>
              </w:r>
            </w:ins>
            <w:del w:id="120" w:author="Сказецкая Наталья Камилевна" w:date="2024-09-24T18:57:00Z">
              <w:r w:rsidRPr="007036CE" w:rsidDel="00476260">
                <w:delText>ПУР 05 ЭБ</w:delText>
              </w:r>
            </w:del>
          </w:p>
        </w:tc>
        <w:tc>
          <w:tcPr>
            <w:tcW w:w="579" w:type="pct"/>
          </w:tcPr>
          <w:p w14:paraId="208913DD" w14:textId="7D4DECFF" w:rsidR="00F07D8B" w:rsidRPr="007036CE" w:rsidRDefault="00F07D8B" w:rsidP="00F13906">
            <w:pPr>
              <w:pStyle w:val="GOSTTablenorm"/>
            </w:pPr>
            <w:r w:rsidRPr="007036CE">
              <w:t xml:space="preserve">Том 4 п. </w:t>
            </w:r>
            <w:r w:rsidRPr="007036CE">
              <w:fldChar w:fldCharType="begin"/>
            </w:r>
            <w:r w:rsidRPr="007036CE">
              <w:instrText xml:space="preserve"> REF _Ref158392685 \r \h  \* MERGEFORMAT </w:instrText>
            </w:r>
            <w:r w:rsidRPr="007036CE">
              <w:fldChar w:fldCharType="separate"/>
            </w:r>
            <w:r w:rsidR="00BD74E1">
              <w:t>2.1.2.34</w:t>
            </w:r>
            <w:r w:rsidRPr="007036CE">
              <w:fldChar w:fldCharType="end"/>
            </w:r>
          </w:p>
        </w:tc>
      </w:tr>
      <w:tr w:rsidR="00F07D8B" w:rsidRPr="007036CE" w14:paraId="3CC7CC34" w14:textId="77777777" w:rsidTr="00B971E3">
        <w:tc>
          <w:tcPr>
            <w:tcW w:w="93" w:type="pct"/>
            <w:vMerge/>
          </w:tcPr>
          <w:p w14:paraId="35DD4718" w14:textId="77777777" w:rsidR="00F07D8B" w:rsidRPr="007036CE" w:rsidRDefault="00F07D8B" w:rsidP="00F13906">
            <w:pPr>
              <w:rPr>
                <w:sz w:val="22"/>
                <w:szCs w:val="22"/>
              </w:rPr>
            </w:pPr>
          </w:p>
        </w:tc>
        <w:tc>
          <w:tcPr>
            <w:tcW w:w="516" w:type="pct"/>
            <w:vMerge/>
          </w:tcPr>
          <w:p w14:paraId="04FD45CE" w14:textId="77777777" w:rsidR="00F07D8B" w:rsidRPr="007036CE" w:rsidRDefault="00F07D8B" w:rsidP="00F13906">
            <w:pPr>
              <w:rPr>
                <w:sz w:val="22"/>
                <w:szCs w:val="22"/>
              </w:rPr>
            </w:pPr>
          </w:p>
        </w:tc>
        <w:tc>
          <w:tcPr>
            <w:tcW w:w="691" w:type="pct"/>
            <w:vMerge/>
          </w:tcPr>
          <w:p w14:paraId="036B9A66" w14:textId="77777777" w:rsidR="00F07D8B" w:rsidRPr="007036CE" w:rsidRDefault="00F07D8B" w:rsidP="00F13906">
            <w:pPr>
              <w:rPr>
                <w:sz w:val="22"/>
                <w:szCs w:val="22"/>
              </w:rPr>
            </w:pPr>
          </w:p>
        </w:tc>
        <w:tc>
          <w:tcPr>
            <w:tcW w:w="1710" w:type="pct"/>
          </w:tcPr>
          <w:p w14:paraId="520EF520" w14:textId="77777777" w:rsidR="00F07D8B" w:rsidRPr="007036CE" w:rsidRDefault="00F07D8B" w:rsidP="00F13906">
            <w:pPr>
              <w:pStyle w:val="GOSTTablenorm"/>
            </w:pPr>
            <w:r w:rsidRPr="007036CE">
              <w:t>DBD_DocBlockRecallBD</w:t>
            </w:r>
          </w:p>
        </w:tc>
        <w:tc>
          <w:tcPr>
            <w:tcW w:w="840" w:type="pct"/>
          </w:tcPr>
          <w:p w14:paraId="22DE9DB3" w14:textId="77777777" w:rsidR="00F07D8B" w:rsidRPr="007036CE" w:rsidRDefault="00F07D8B" w:rsidP="00F13906">
            <w:pPr>
              <w:pStyle w:val="GOSTTablenorm"/>
              <w:rPr>
                <w:rStyle w:val="GOSTSymItalic"/>
                <w:i w:val="0"/>
              </w:rPr>
            </w:pPr>
            <w:r w:rsidRPr="007036CE">
              <w:rPr>
                <w:rStyle w:val="GOSTSymItalic"/>
                <w:i w:val="0"/>
              </w:rPr>
              <w:t>Документ на блокировку отозванных бюджетных данных (технический документ)</w:t>
            </w:r>
          </w:p>
        </w:tc>
        <w:tc>
          <w:tcPr>
            <w:tcW w:w="571" w:type="pct"/>
          </w:tcPr>
          <w:p w14:paraId="5154A408" w14:textId="77777777" w:rsidR="00F07D8B" w:rsidRPr="007036CE" w:rsidRDefault="00F07D8B" w:rsidP="00F13906">
            <w:pPr>
              <w:pStyle w:val="GOSTTablenorm"/>
            </w:pPr>
            <w:ins w:id="121" w:author="Сказецкая Наталья Камилевна" w:date="2024-09-24T18:57:00Z">
              <w:r w:rsidRPr="007036CE">
                <w:t>ПУР 01 ЭБ</w:t>
              </w:r>
            </w:ins>
            <w:del w:id="122" w:author="Сказецкая Наталья Камилевна" w:date="2024-09-24T18:57:00Z">
              <w:r w:rsidRPr="007036CE" w:rsidDel="00476260">
                <w:delText>ПУР 05 ЭБ</w:delText>
              </w:r>
            </w:del>
          </w:p>
        </w:tc>
        <w:tc>
          <w:tcPr>
            <w:tcW w:w="579" w:type="pct"/>
          </w:tcPr>
          <w:p w14:paraId="3725B61A" w14:textId="16245D9C" w:rsidR="00F07D8B" w:rsidRPr="007036CE" w:rsidRDefault="00F07D8B" w:rsidP="00F13906">
            <w:pPr>
              <w:pStyle w:val="GOSTTablenorm"/>
            </w:pPr>
            <w:r w:rsidRPr="007036CE">
              <w:t xml:space="preserve">Том 4 п. </w:t>
            </w:r>
            <w:r w:rsidRPr="007036CE">
              <w:fldChar w:fldCharType="begin"/>
            </w:r>
            <w:r w:rsidRPr="007036CE">
              <w:instrText xml:space="preserve"> REF _Ref158392695 \r \h  \* MERGEFORMAT </w:instrText>
            </w:r>
            <w:r w:rsidRPr="007036CE">
              <w:fldChar w:fldCharType="separate"/>
            </w:r>
            <w:r w:rsidR="00BD74E1">
              <w:t>2.1.2.35</w:t>
            </w:r>
            <w:r w:rsidRPr="007036CE">
              <w:fldChar w:fldCharType="end"/>
            </w:r>
          </w:p>
        </w:tc>
      </w:tr>
      <w:tr w:rsidR="00F07D8B" w:rsidRPr="007036CE" w14:paraId="5D16DD6E" w14:textId="77777777" w:rsidTr="00B971E3">
        <w:tc>
          <w:tcPr>
            <w:tcW w:w="93" w:type="pct"/>
            <w:vMerge/>
          </w:tcPr>
          <w:p w14:paraId="57F1A8AD" w14:textId="77777777" w:rsidR="00F07D8B" w:rsidRPr="007036CE" w:rsidRDefault="00F07D8B" w:rsidP="00F13906">
            <w:pPr>
              <w:rPr>
                <w:sz w:val="22"/>
                <w:szCs w:val="22"/>
              </w:rPr>
            </w:pPr>
          </w:p>
        </w:tc>
        <w:tc>
          <w:tcPr>
            <w:tcW w:w="516" w:type="pct"/>
            <w:vMerge/>
          </w:tcPr>
          <w:p w14:paraId="6CE0E11E" w14:textId="77777777" w:rsidR="00F07D8B" w:rsidRPr="007036CE" w:rsidRDefault="00F07D8B" w:rsidP="00F13906">
            <w:pPr>
              <w:rPr>
                <w:sz w:val="22"/>
                <w:szCs w:val="22"/>
              </w:rPr>
            </w:pPr>
          </w:p>
        </w:tc>
        <w:tc>
          <w:tcPr>
            <w:tcW w:w="691" w:type="pct"/>
            <w:vMerge/>
          </w:tcPr>
          <w:p w14:paraId="0A2927CC" w14:textId="77777777" w:rsidR="00F07D8B" w:rsidRPr="007036CE" w:rsidRDefault="00F07D8B" w:rsidP="00F13906">
            <w:pPr>
              <w:rPr>
                <w:sz w:val="22"/>
                <w:szCs w:val="22"/>
              </w:rPr>
            </w:pPr>
          </w:p>
        </w:tc>
        <w:tc>
          <w:tcPr>
            <w:tcW w:w="1710" w:type="pct"/>
          </w:tcPr>
          <w:p w14:paraId="67E8862A" w14:textId="77777777" w:rsidR="00F07D8B" w:rsidRPr="007036CE" w:rsidRDefault="00F07D8B" w:rsidP="00F13906">
            <w:pPr>
              <w:pStyle w:val="GOSTTablenorm"/>
            </w:pPr>
            <w:r w:rsidRPr="007036CE">
              <w:t>DBD_ConsolidateInfoFAIP</w:t>
            </w:r>
          </w:p>
        </w:tc>
        <w:tc>
          <w:tcPr>
            <w:tcW w:w="840" w:type="pct"/>
          </w:tcPr>
          <w:p w14:paraId="5E6FD6EB" w14:textId="77777777" w:rsidR="00F07D8B" w:rsidRPr="007036CE" w:rsidRDefault="00F07D8B" w:rsidP="00F13906">
            <w:pPr>
              <w:pStyle w:val="GOSTTablenorm"/>
              <w:rPr>
                <w:rStyle w:val="GOSTSymItalic"/>
                <w:i w:val="0"/>
              </w:rPr>
            </w:pPr>
            <w:r w:rsidRPr="007036CE">
              <w:rPr>
                <w:rStyle w:val="GOSTSymItalic"/>
                <w:i w:val="0"/>
              </w:rPr>
              <w:t>Сведения о сводной бюджетной росписи федерального бюджета и лимитах бюджетных обязательств по расходам, связанным с осуществлением капи-тальных вложений по объектам капитального строительства и объектам недвижимого имущества, а также их изменении на финансовый год и на пла-новый период (ф. 0501080)</w:t>
            </w:r>
          </w:p>
        </w:tc>
        <w:tc>
          <w:tcPr>
            <w:tcW w:w="571" w:type="pct"/>
          </w:tcPr>
          <w:p w14:paraId="0394D12A" w14:textId="77777777" w:rsidR="00F07D8B" w:rsidRPr="007036CE" w:rsidRDefault="00F07D8B" w:rsidP="00F13906">
            <w:pPr>
              <w:pStyle w:val="GOSTTablenorm"/>
            </w:pPr>
            <w:ins w:id="123" w:author="Сказецкая Наталья Камилевна" w:date="2024-09-24T18:57:00Z">
              <w:r w:rsidRPr="007036CE">
                <w:t>ПУР 01 ЭБ</w:t>
              </w:r>
            </w:ins>
            <w:del w:id="124" w:author="Сказецкая Наталья Камилевна" w:date="2024-09-24T18:57:00Z">
              <w:r w:rsidRPr="007036CE" w:rsidDel="00476260">
                <w:delText>ПУР 05 ЭБ</w:delText>
              </w:r>
            </w:del>
          </w:p>
        </w:tc>
        <w:tc>
          <w:tcPr>
            <w:tcW w:w="579" w:type="pct"/>
          </w:tcPr>
          <w:p w14:paraId="7F28D8EC" w14:textId="74583E90" w:rsidR="00F07D8B" w:rsidRPr="007036CE" w:rsidRDefault="00F07D8B" w:rsidP="00F13906">
            <w:pPr>
              <w:pStyle w:val="GOSTTablenorm"/>
            </w:pPr>
            <w:r w:rsidRPr="007036CE">
              <w:t xml:space="preserve">Том 4 п. </w:t>
            </w:r>
            <w:r w:rsidRPr="007036CE">
              <w:fldChar w:fldCharType="begin"/>
            </w:r>
            <w:r w:rsidRPr="007036CE">
              <w:instrText xml:space="preserve"> REF _Ref158392702 \r \h  \* MERGEFORMAT </w:instrText>
            </w:r>
            <w:r w:rsidRPr="007036CE">
              <w:fldChar w:fldCharType="separate"/>
            </w:r>
            <w:r w:rsidR="00BD74E1">
              <w:t>2.1.2.36</w:t>
            </w:r>
            <w:r w:rsidRPr="007036CE">
              <w:fldChar w:fldCharType="end"/>
            </w:r>
          </w:p>
        </w:tc>
      </w:tr>
      <w:tr w:rsidR="00F07D8B" w:rsidRPr="007036CE" w14:paraId="7DB900CE" w14:textId="77777777" w:rsidTr="00B971E3">
        <w:tc>
          <w:tcPr>
            <w:tcW w:w="93" w:type="pct"/>
            <w:vMerge/>
          </w:tcPr>
          <w:p w14:paraId="51399D00" w14:textId="77777777" w:rsidR="00F07D8B" w:rsidRPr="007036CE" w:rsidRDefault="00F07D8B" w:rsidP="00F13906">
            <w:pPr>
              <w:rPr>
                <w:sz w:val="22"/>
                <w:szCs w:val="22"/>
              </w:rPr>
            </w:pPr>
          </w:p>
        </w:tc>
        <w:tc>
          <w:tcPr>
            <w:tcW w:w="516" w:type="pct"/>
            <w:vMerge/>
          </w:tcPr>
          <w:p w14:paraId="2A48F340" w14:textId="77777777" w:rsidR="00F07D8B" w:rsidRPr="007036CE" w:rsidRDefault="00F07D8B" w:rsidP="00F13906">
            <w:pPr>
              <w:rPr>
                <w:sz w:val="22"/>
                <w:szCs w:val="22"/>
              </w:rPr>
            </w:pPr>
          </w:p>
        </w:tc>
        <w:tc>
          <w:tcPr>
            <w:tcW w:w="691" w:type="pct"/>
            <w:vMerge/>
          </w:tcPr>
          <w:p w14:paraId="4BA8A774" w14:textId="77777777" w:rsidR="00F07D8B" w:rsidRPr="007036CE" w:rsidRDefault="00F07D8B" w:rsidP="00F13906">
            <w:pPr>
              <w:rPr>
                <w:sz w:val="22"/>
                <w:szCs w:val="22"/>
              </w:rPr>
            </w:pPr>
          </w:p>
        </w:tc>
        <w:tc>
          <w:tcPr>
            <w:tcW w:w="1710" w:type="pct"/>
          </w:tcPr>
          <w:p w14:paraId="202CF8BD" w14:textId="77777777" w:rsidR="00F07D8B" w:rsidRPr="007036CE" w:rsidRDefault="00F07D8B" w:rsidP="00F13906">
            <w:pPr>
              <w:pStyle w:val="GOSTTablenorm"/>
            </w:pPr>
            <w:r w:rsidRPr="007036CE">
              <w:t>DBD_DataSBRInfoEvent</w:t>
            </w:r>
          </w:p>
        </w:tc>
        <w:tc>
          <w:tcPr>
            <w:tcW w:w="840" w:type="pct"/>
          </w:tcPr>
          <w:p w14:paraId="784F3E34" w14:textId="77777777" w:rsidR="00F07D8B" w:rsidRPr="007036CE" w:rsidRDefault="00F07D8B" w:rsidP="00F13906">
            <w:pPr>
              <w:pStyle w:val="GOSTTablenorm"/>
              <w:rPr>
                <w:rStyle w:val="GOSTSymItalic"/>
                <w:i w:val="0"/>
              </w:rPr>
            </w:pPr>
            <w:r w:rsidRPr="007036CE">
              <w:rPr>
                <w:rStyle w:val="GOSTSymItalic"/>
                <w:i w:val="0"/>
              </w:rPr>
              <w:t xml:space="preserve">Сведения о лимитах бюджетных обязательств по расходам на реализацию мероприятий по использованию информационно-коммуникационных технологий, созданию, развитию, эксплуатации информационных систем </w:t>
            </w:r>
            <w:r w:rsidRPr="007036CE">
              <w:rPr>
                <w:rStyle w:val="GOSTSymItalic"/>
                <w:i w:val="0"/>
              </w:rPr>
              <w:lastRenderedPageBreak/>
              <w:t>и информационно-коммуникационной инфраструктуры на финансовый год и на плановый период (ф. 0501155)</w:t>
            </w:r>
          </w:p>
        </w:tc>
        <w:tc>
          <w:tcPr>
            <w:tcW w:w="571" w:type="pct"/>
          </w:tcPr>
          <w:p w14:paraId="13123F0A" w14:textId="77777777" w:rsidR="00F07D8B" w:rsidRPr="007036CE" w:rsidRDefault="00F07D8B" w:rsidP="00F13906">
            <w:pPr>
              <w:pStyle w:val="GOSTTablenorm"/>
            </w:pPr>
            <w:ins w:id="125" w:author="Сказецкая Наталья Камилевна" w:date="2024-09-24T18:57:00Z">
              <w:r w:rsidRPr="007036CE">
                <w:lastRenderedPageBreak/>
                <w:t>ПУР 01 ЭБ</w:t>
              </w:r>
            </w:ins>
            <w:del w:id="126" w:author="Сказецкая Наталья Камилевна" w:date="2024-09-24T18:57:00Z">
              <w:r w:rsidRPr="007036CE" w:rsidDel="00703401">
                <w:delText>ПУР 05 ЭБ</w:delText>
              </w:r>
            </w:del>
          </w:p>
        </w:tc>
        <w:tc>
          <w:tcPr>
            <w:tcW w:w="579" w:type="pct"/>
          </w:tcPr>
          <w:p w14:paraId="3E0916B5" w14:textId="58DF7553" w:rsidR="00F07D8B" w:rsidRPr="007036CE" w:rsidRDefault="00F07D8B" w:rsidP="00F13906">
            <w:pPr>
              <w:pStyle w:val="GOSTTablenorm"/>
            </w:pPr>
            <w:r w:rsidRPr="007036CE">
              <w:t xml:space="preserve">Том 4 п. </w:t>
            </w:r>
            <w:r w:rsidRPr="007036CE">
              <w:fldChar w:fldCharType="begin"/>
            </w:r>
            <w:r w:rsidRPr="007036CE">
              <w:instrText xml:space="preserve"> REF _Ref158392709 \r \h  \* MERGEFORMAT </w:instrText>
            </w:r>
            <w:r w:rsidRPr="007036CE">
              <w:fldChar w:fldCharType="separate"/>
            </w:r>
            <w:r w:rsidR="00BD74E1">
              <w:t>2.1.2.37</w:t>
            </w:r>
            <w:r w:rsidRPr="007036CE">
              <w:fldChar w:fldCharType="end"/>
            </w:r>
          </w:p>
        </w:tc>
      </w:tr>
      <w:tr w:rsidR="00F07D8B" w:rsidRPr="007036CE" w14:paraId="3BD5E44E" w14:textId="77777777" w:rsidTr="00B971E3">
        <w:tc>
          <w:tcPr>
            <w:tcW w:w="93" w:type="pct"/>
            <w:vMerge/>
          </w:tcPr>
          <w:p w14:paraId="3D60E3FC" w14:textId="77777777" w:rsidR="00F07D8B" w:rsidRPr="007036CE" w:rsidRDefault="00F07D8B" w:rsidP="00F13906">
            <w:pPr>
              <w:rPr>
                <w:sz w:val="22"/>
                <w:szCs w:val="22"/>
              </w:rPr>
            </w:pPr>
          </w:p>
        </w:tc>
        <w:tc>
          <w:tcPr>
            <w:tcW w:w="516" w:type="pct"/>
            <w:vMerge/>
          </w:tcPr>
          <w:p w14:paraId="49170BD8" w14:textId="77777777" w:rsidR="00F07D8B" w:rsidRPr="007036CE" w:rsidRDefault="00F07D8B" w:rsidP="00F13906">
            <w:pPr>
              <w:rPr>
                <w:sz w:val="22"/>
                <w:szCs w:val="22"/>
              </w:rPr>
            </w:pPr>
          </w:p>
        </w:tc>
        <w:tc>
          <w:tcPr>
            <w:tcW w:w="691" w:type="pct"/>
            <w:vMerge/>
          </w:tcPr>
          <w:p w14:paraId="142E3A62" w14:textId="77777777" w:rsidR="00F07D8B" w:rsidRPr="007036CE" w:rsidRDefault="00F07D8B" w:rsidP="00F13906">
            <w:pPr>
              <w:rPr>
                <w:sz w:val="22"/>
                <w:szCs w:val="22"/>
              </w:rPr>
            </w:pPr>
          </w:p>
        </w:tc>
        <w:tc>
          <w:tcPr>
            <w:tcW w:w="1710" w:type="pct"/>
          </w:tcPr>
          <w:p w14:paraId="4C827E11" w14:textId="77777777" w:rsidR="00F07D8B" w:rsidRPr="007036CE" w:rsidRDefault="00F07D8B" w:rsidP="00F13906">
            <w:pPr>
              <w:pStyle w:val="GOSTTablenorm"/>
            </w:pPr>
            <w:r w:rsidRPr="007036CE">
              <w:t>DBD_BA_LBO_TempControl</w:t>
            </w:r>
          </w:p>
        </w:tc>
        <w:tc>
          <w:tcPr>
            <w:tcW w:w="840" w:type="pct"/>
          </w:tcPr>
          <w:p w14:paraId="452B426B" w14:textId="77777777" w:rsidR="00F07D8B" w:rsidRPr="007036CE" w:rsidRDefault="00F07D8B" w:rsidP="00F13906">
            <w:pPr>
              <w:pStyle w:val="GOSTTablenorm"/>
              <w:rPr>
                <w:rStyle w:val="GOSTSymItalic"/>
                <w:i w:val="0"/>
              </w:rPr>
            </w:pPr>
            <w:r w:rsidRPr="007036CE">
              <w:rPr>
                <w:rStyle w:val="GOSTSymItalic"/>
                <w:i w:val="0"/>
              </w:rPr>
              <w:t>Бюджетные ассигнования и лимиты бюджетных обязательств в период временного управления федеральным бюджетом (ф. 0501062)</w:t>
            </w:r>
          </w:p>
        </w:tc>
        <w:tc>
          <w:tcPr>
            <w:tcW w:w="571" w:type="pct"/>
          </w:tcPr>
          <w:p w14:paraId="279FE075" w14:textId="77777777" w:rsidR="00F07D8B" w:rsidRPr="007036CE" w:rsidRDefault="00F07D8B" w:rsidP="00F13906">
            <w:pPr>
              <w:pStyle w:val="GOSTTablenorm"/>
            </w:pPr>
            <w:ins w:id="127" w:author="Сказецкая Наталья Камилевна" w:date="2024-09-24T18:57:00Z">
              <w:r w:rsidRPr="007036CE">
                <w:t>ПУР 01 ЭБ</w:t>
              </w:r>
            </w:ins>
            <w:del w:id="128" w:author="Сказецкая Наталья Камилевна" w:date="2024-09-24T18:57:00Z">
              <w:r w:rsidRPr="007036CE" w:rsidDel="00703401">
                <w:delText>ПУР 05 ЭБ</w:delText>
              </w:r>
            </w:del>
          </w:p>
        </w:tc>
        <w:tc>
          <w:tcPr>
            <w:tcW w:w="579" w:type="pct"/>
          </w:tcPr>
          <w:p w14:paraId="3B72BD53" w14:textId="405140D7" w:rsidR="00F07D8B" w:rsidRPr="007036CE" w:rsidRDefault="00F07D8B" w:rsidP="00F13906">
            <w:pPr>
              <w:pStyle w:val="GOSTTablenorm"/>
            </w:pPr>
            <w:r w:rsidRPr="007036CE">
              <w:t xml:space="preserve">Том 4 п. </w:t>
            </w:r>
            <w:r w:rsidRPr="007036CE">
              <w:fldChar w:fldCharType="begin"/>
            </w:r>
            <w:r w:rsidRPr="007036CE">
              <w:instrText xml:space="preserve"> REF _Ref158392719 \r \h  \* MERGEFORMAT </w:instrText>
            </w:r>
            <w:r w:rsidRPr="007036CE">
              <w:fldChar w:fldCharType="separate"/>
            </w:r>
            <w:r w:rsidR="00BD74E1">
              <w:t>2.1.2.38</w:t>
            </w:r>
            <w:r w:rsidRPr="007036CE">
              <w:fldChar w:fldCharType="end"/>
            </w:r>
          </w:p>
        </w:tc>
      </w:tr>
      <w:tr w:rsidR="00F07D8B" w:rsidRPr="007036CE" w14:paraId="29CCF5CB" w14:textId="77777777" w:rsidTr="00B971E3">
        <w:tc>
          <w:tcPr>
            <w:tcW w:w="93" w:type="pct"/>
            <w:vMerge/>
          </w:tcPr>
          <w:p w14:paraId="17A4654C" w14:textId="77777777" w:rsidR="00F07D8B" w:rsidRPr="007036CE" w:rsidRDefault="00F07D8B" w:rsidP="00F13906">
            <w:pPr>
              <w:rPr>
                <w:sz w:val="22"/>
                <w:szCs w:val="22"/>
              </w:rPr>
            </w:pPr>
          </w:p>
        </w:tc>
        <w:tc>
          <w:tcPr>
            <w:tcW w:w="516" w:type="pct"/>
            <w:vMerge/>
          </w:tcPr>
          <w:p w14:paraId="18CEC9BC" w14:textId="77777777" w:rsidR="00F07D8B" w:rsidRPr="007036CE" w:rsidRDefault="00F07D8B" w:rsidP="00F13906">
            <w:pPr>
              <w:rPr>
                <w:sz w:val="22"/>
                <w:szCs w:val="22"/>
              </w:rPr>
            </w:pPr>
          </w:p>
        </w:tc>
        <w:tc>
          <w:tcPr>
            <w:tcW w:w="691" w:type="pct"/>
            <w:vMerge/>
          </w:tcPr>
          <w:p w14:paraId="501E02D1" w14:textId="77777777" w:rsidR="00F07D8B" w:rsidRPr="007036CE" w:rsidRDefault="00F07D8B" w:rsidP="00F13906">
            <w:pPr>
              <w:rPr>
                <w:sz w:val="22"/>
                <w:szCs w:val="22"/>
              </w:rPr>
            </w:pPr>
          </w:p>
        </w:tc>
        <w:tc>
          <w:tcPr>
            <w:tcW w:w="1710" w:type="pct"/>
          </w:tcPr>
          <w:p w14:paraId="2A5EFDBE" w14:textId="77777777" w:rsidR="00F07D8B" w:rsidRPr="007036CE" w:rsidRDefault="00F07D8B" w:rsidP="00F13906">
            <w:pPr>
              <w:pStyle w:val="GOSTTablenorm"/>
            </w:pPr>
            <w:r w:rsidRPr="007036CE">
              <w:t>MSC_ExpendableSchedule</w:t>
            </w:r>
          </w:p>
        </w:tc>
        <w:tc>
          <w:tcPr>
            <w:tcW w:w="840" w:type="pct"/>
          </w:tcPr>
          <w:p w14:paraId="1939387E" w14:textId="77777777" w:rsidR="00F07D8B" w:rsidRPr="007036CE" w:rsidDel="008A5595" w:rsidRDefault="00F07D8B" w:rsidP="00F13906">
            <w:pPr>
              <w:pStyle w:val="GOSTTablenorm"/>
              <w:rPr>
                <w:rStyle w:val="GOSTSymItalic"/>
                <w:i w:val="0"/>
              </w:rPr>
            </w:pPr>
            <w:r w:rsidRPr="007036CE">
              <w:t>Расходное расписание (ф.0531722)</w:t>
            </w:r>
          </w:p>
        </w:tc>
        <w:tc>
          <w:tcPr>
            <w:tcW w:w="571" w:type="pct"/>
          </w:tcPr>
          <w:p w14:paraId="433904C7" w14:textId="77777777" w:rsidR="00F07D8B" w:rsidRPr="007036CE" w:rsidRDefault="00F07D8B" w:rsidP="00F13906">
            <w:pPr>
              <w:pStyle w:val="GOSTTablenorm"/>
            </w:pPr>
            <w:ins w:id="129" w:author="Сказецкая Наталья Камилевна" w:date="2024-09-24T18:57:00Z">
              <w:r w:rsidRPr="007036CE">
                <w:t>ПУР 01 ЭБ</w:t>
              </w:r>
            </w:ins>
            <w:del w:id="130" w:author="Сказецкая Наталья Камилевна" w:date="2024-09-24T18:57:00Z">
              <w:r w:rsidRPr="007036CE" w:rsidDel="00F36A19">
                <w:delText>ПУР 05 ЭБ</w:delText>
              </w:r>
            </w:del>
          </w:p>
        </w:tc>
        <w:tc>
          <w:tcPr>
            <w:tcW w:w="579" w:type="pct"/>
          </w:tcPr>
          <w:p w14:paraId="7D79194F" w14:textId="697D276D" w:rsidR="00F07D8B" w:rsidRPr="007036CE" w:rsidRDefault="00F07D8B" w:rsidP="00F13906">
            <w:pPr>
              <w:pStyle w:val="GOSTTablenorm"/>
            </w:pPr>
            <w:r w:rsidRPr="007036CE">
              <w:t>Том 4 п.</w:t>
            </w:r>
            <w:r w:rsidRPr="007036CE">
              <w:fldChar w:fldCharType="begin"/>
            </w:r>
            <w:r w:rsidRPr="007036CE">
              <w:instrText xml:space="preserve"> REF _Ref158739269 \r \h  \* MERGEFORMAT </w:instrText>
            </w:r>
            <w:r w:rsidRPr="007036CE">
              <w:fldChar w:fldCharType="separate"/>
            </w:r>
            <w:r w:rsidR="00BD74E1">
              <w:t>2.1.2.39</w:t>
            </w:r>
            <w:r w:rsidRPr="007036CE">
              <w:fldChar w:fldCharType="end"/>
            </w:r>
          </w:p>
        </w:tc>
      </w:tr>
      <w:tr w:rsidR="00F07D8B" w:rsidRPr="007036CE" w14:paraId="763B32EF" w14:textId="77777777" w:rsidTr="00B971E3">
        <w:tc>
          <w:tcPr>
            <w:tcW w:w="93" w:type="pct"/>
            <w:vMerge/>
          </w:tcPr>
          <w:p w14:paraId="36FE3D98" w14:textId="77777777" w:rsidR="00F07D8B" w:rsidRPr="007036CE" w:rsidRDefault="00F07D8B" w:rsidP="00F13906">
            <w:pPr>
              <w:rPr>
                <w:sz w:val="22"/>
                <w:szCs w:val="22"/>
              </w:rPr>
            </w:pPr>
          </w:p>
        </w:tc>
        <w:tc>
          <w:tcPr>
            <w:tcW w:w="516" w:type="pct"/>
            <w:vMerge/>
          </w:tcPr>
          <w:p w14:paraId="528DC9AF" w14:textId="77777777" w:rsidR="00F07D8B" w:rsidRPr="007036CE" w:rsidRDefault="00F07D8B" w:rsidP="00F13906">
            <w:pPr>
              <w:rPr>
                <w:sz w:val="22"/>
                <w:szCs w:val="22"/>
              </w:rPr>
            </w:pPr>
          </w:p>
        </w:tc>
        <w:tc>
          <w:tcPr>
            <w:tcW w:w="691" w:type="pct"/>
            <w:vMerge/>
          </w:tcPr>
          <w:p w14:paraId="247F13C5" w14:textId="77777777" w:rsidR="00F07D8B" w:rsidRPr="007036CE" w:rsidRDefault="00F07D8B" w:rsidP="00F13906">
            <w:pPr>
              <w:rPr>
                <w:sz w:val="22"/>
                <w:szCs w:val="22"/>
              </w:rPr>
            </w:pPr>
          </w:p>
        </w:tc>
        <w:tc>
          <w:tcPr>
            <w:tcW w:w="1710" w:type="pct"/>
          </w:tcPr>
          <w:p w14:paraId="3A263433" w14:textId="77777777" w:rsidR="00F07D8B" w:rsidRPr="007036CE" w:rsidRDefault="00F07D8B" w:rsidP="00F13906">
            <w:pPr>
              <w:pStyle w:val="GOSTTablenorm"/>
            </w:pPr>
            <w:r w:rsidRPr="007036CE">
              <w:t>DBD_Treasury_Notice</w:t>
            </w:r>
          </w:p>
        </w:tc>
        <w:tc>
          <w:tcPr>
            <w:tcW w:w="840" w:type="pct"/>
          </w:tcPr>
          <w:p w14:paraId="66AD54E1" w14:textId="77777777" w:rsidR="00F07D8B" w:rsidRPr="007036CE" w:rsidRDefault="00F07D8B" w:rsidP="00F13906">
            <w:pPr>
              <w:pStyle w:val="GOSTTablenorm"/>
            </w:pPr>
            <w:r w:rsidRPr="007036CE">
              <w:t>Казначейское уведомление (ф.0531721)</w:t>
            </w:r>
          </w:p>
        </w:tc>
        <w:tc>
          <w:tcPr>
            <w:tcW w:w="571" w:type="pct"/>
          </w:tcPr>
          <w:p w14:paraId="229E191A" w14:textId="77777777" w:rsidR="00F07D8B" w:rsidRPr="007036CE" w:rsidRDefault="00F07D8B" w:rsidP="00F13906">
            <w:pPr>
              <w:pStyle w:val="GOSTTablenorm"/>
            </w:pPr>
            <w:ins w:id="131" w:author="Сказецкая Наталья Камилевна" w:date="2024-09-24T18:57:00Z">
              <w:r w:rsidRPr="007036CE">
                <w:t>ПУР 01 ЭБ</w:t>
              </w:r>
            </w:ins>
            <w:del w:id="132" w:author="Сказецкая Наталья Камилевна" w:date="2024-09-24T18:57:00Z">
              <w:r w:rsidRPr="007036CE" w:rsidDel="00F36A19">
                <w:delText>ПУР 05 ЭБ</w:delText>
              </w:r>
            </w:del>
          </w:p>
        </w:tc>
        <w:tc>
          <w:tcPr>
            <w:tcW w:w="579" w:type="pct"/>
          </w:tcPr>
          <w:p w14:paraId="2635BA5C" w14:textId="1E38AFE9" w:rsidR="00F07D8B" w:rsidRPr="007036CE" w:rsidRDefault="00F07D8B" w:rsidP="00F13906">
            <w:pPr>
              <w:pStyle w:val="GOSTTablenorm"/>
            </w:pPr>
            <w:r w:rsidRPr="007036CE">
              <w:t>Том 4 п.</w:t>
            </w:r>
            <w:r w:rsidRPr="007036CE">
              <w:fldChar w:fldCharType="begin"/>
            </w:r>
            <w:r w:rsidRPr="007036CE">
              <w:instrText xml:space="preserve"> REF _Ref158805809 \r \h  \* MERGEFORMAT </w:instrText>
            </w:r>
            <w:r w:rsidRPr="007036CE">
              <w:fldChar w:fldCharType="separate"/>
            </w:r>
            <w:r w:rsidR="00BD74E1">
              <w:t>2.1.2.40</w:t>
            </w:r>
            <w:r w:rsidRPr="007036CE">
              <w:fldChar w:fldCharType="end"/>
            </w:r>
          </w:p>
        </w:tc>
      </w:tr>
      <w:tr w:rsidR="00F07D8B" w:rsidRPr="007036CE" w14:paraId="6757B7FC" w14:textId="77777777" w:rsidTr="00B971E3">
        <w:tc>
          <w:tcPr>
            <w:tcW w:w="93" w:type="pct"/>
            <w:vMerge/>
          </w:tcPr>
          <w:p w14:paraId="581E0105" w14:textId="77777777" w:rsidR="00F07D8B" w:rsidRPr="007036CE" w:rsidRDefault="00F07D8B" w:rsidP="00F13906">
            <w:pPr>
              <w:rPr>
                <w:sz w:val="22"/>
                <w:szCs w:val="22"/>
              </w:rPr>
            </w:pPr>
          </w:p>
        </w:tc>
        <w:tc>
          <w:tcPr>
            <w:tcW w:w="516" w:type="pct"/>
            <w:vMerge/>
          </w:tcPr>
          <w:p w14:paraId="121A02F2" w14:textId="77777777" w:rsidR="00F07D8B" w:rsidRPr="007036CE" w:rsidRDefault="00F07D8B" w:rsidP="00F13906">
            <w:pPr>
              <w:rPr>
                <w:sz w:val="22"/>
                <w:szCs w:val="22"/>
              </w:rPr>
            </w:pPr>
          </w:p>
        </w:tc>
        <w:tc>
          <w:tcPr>
            <w:tcW w:w="691" w:type="pct"/>
            <w:vMerge/>
          </w:tcPr>
          <w:p w14:paraId="0AEFC77F" w14:textId="77777777" w:rsidR="00F07D8B" w:rsidRPr="007036CE" w:rsidRDefault="00F07D8B" w:rsidP="00F13906">
            <w:pPr>
              <w:rPr>
                <w:sz w:val="22"/>
                <w:szCs w:val="22"/>
              </w:rPr>
            </w:pPr>
          </w:p>
        </w:tc>
        <w:tc>
          <w:tcPr>
            <w:tcW w:w="1710" w:type="pct"/>
          </w:tcPr>
          <w:p w14:paraId="2BC514DA" w14:textId="77777777" w:rsidR="00F07D8B" w:rsidRPr="007036CE" w:rsidRDefault="00F07D8B" w:rsidP="00F13906">
            <w:pPr>
              <w:pStyle w:val="GOSTTablenorm"/>
            </w:pPr>
            <w:r w:rsidRPr="007036CE">
              <w:t>DBD_NoticeSuspensionLC</w:t>
            </w:r>
          </w:p>
        </w:tc>
        <w:tc>
          <w:tcPr>
            <w:tcW w:w="840" w:type="pct"/>
          </w:tcPr>
          <w:p w14:paraId="42BDAE23" w14:textId="77777777" w:rsidR="00F07D8B" w:rsidRPr="007036CE" w:rsidRDefault="00F07D8B" w:rsidP="00F13906">
            <w:pPr>
              <w:pStyle w:val="GOSTTablenorm"/>
            </w:pPr>
            <w:r w:rsidRPr="007036CE">
              <w:t>Уведомление о приостановлении (отмене приостановления) операций на лицевых счетах (ф.0506107)</w:t>
            </w:r>
          </w:p>
        </w:tc>
        <w:tc>
          <w:tcPr>
            <w:tcW w:w="571" w:type="pct"/>
          </w:tcPr>
          <w:p w14:paraId="01CE3E60" w14:textId="77777777" w:rsidR="00F07D8B" w:rsidRPr="007036CE" w:rsidRDefault="00F07D8B" w:rsidP="00F13906">
            <w:pPr>
              <w:pStyle w:val="GOSTTablenorm"/>
            </w:pPr>
            <w:ins w:id="133" w:author="Сказецкая Наталья Камилевна" w:date="2024-09-24T18:57:00Z">
              <w:r w:rsidRPr="007036CE">
                <w:t>ПУР 01 ЭБ</w:t>
              </w:r>
            </w:ins>
            <w:del w:id="134" w:author="Сказецкая Наталья Камилевна" w:date="2024-09-24T18:57:00Z">
              <w:r w:rsidRPr="007036CE" w:rsidDel="00F36A19">
                <w:delText>ПУР 05 ЭБ</w:delText>
              </w:r>
            </w:del>
          </w:p>
        </w:tc>
        <w:tc>
          <w:tcPr>
            <w:tcW w:w="579" w:type="pct"/>
          </w:tcPr>
          <w:p w14:paraId="603B8B31" w14:textId="339177E6" w:rsidR="00F07D8B" w:rsidRPr="007036CE" w:rsidRDefault="00F07D8B" w:rsidP="00F13906">
            <w:pPr>
              <w:pStyle w:val="GOSTTablenorm"/>
            </w:pPr>
            <w:r w:rsidRPr="007036CE">
              <w:t>Том 4 п.</w:t>
            </w:r>
            <w:r w:rsidRPr="007036CE">
              <w:fldChar w:fldCharType="begin"/>
            </w:r>
            <w:r w:rsidRPr="007036CE">
              <w:instrText xml:space="preserve"> REF _Ref158816418 \r \h  \* MERGEFORMAT </w:instrText>
            </w:r>
            <w:r w:rsidRPr="007036CE">
              <w:fldChar w:fldCharType="separate"/>
            </w:r>
            <w:r w:rsidR="00BD74E1">
              <w:t>2.1.2.41</w:t>
            </w:r>
            <w:r w:rsidRPr="007036CE">
              <w:fldChar w:fldCharType="end"/>
            </w:r>
          </w:p>
        </w:tc>
      </w:tr>
      <w:tr w:rsidR="00F07D8B" w:rsidRPr="007036CE" w14:paraId="0C3C6A84" w14:textId="77777777" w:rsidTr="00B971E3">
        <w:tc>
          <w:tcPr>
            <w:tcW w:w="93" w:type="pct"/>
            <w:vMerge/>
          </w:tcPr>
          <w:p w14:paraId="2B3A1F95" w14:textId="77777777" w:rsidR="00F07D8B" w:rsidRPr="007036CE" w:rsidRDefault="00F07D8B" w:rsidP="00F13906">
            <w:pPr>
              <w:rPr>
                <w:sz w:val="22"/>
                <w:szCs w:val="22"/>
              </w:rPr>
            </w:pPr>
          </w:p>
        </w:tc>
        <w:tc>
          <w:tcPr>
            <w:tcW w:w="516" w:type="pct"/>
            <w:vMerge/>
          </w:tcPr>
          <w:p w14:paraId="6FDA5338" w14:textId="77777777" w:rsidR="00F07D8B" w:rsidRPr="007036CE" w:rsidRDefault="00F07D8B" w:rsidP="00F13906">
            <w:pPr>
              <w:rPr>
                <w:sz w:val="22"/>
                <w:szCs w:val="22"/>
              </w:rPr>
            </w:pPr>
          </w:p>
        </w:tc>
        <w:tc>
          <w:tcPr>
            <w:tcW w:w="691" w:type="pct"/>
            <w:vMerge/>
          </w:tcPr>
          <w:p w14:paraId="25B77F1C" w14:textId="77777777" w:rsidR="00F07D8B" w:rsidRPr="007036CE" w:rsidRDefault="00F07D8B" w:rsidP="00F13906">
            <w:pPr>
              <w:rPr>
                <w:sz w:val="22"/>
                <w:szCs w:val="22"/>
              </w:rPr>
            </w:pPr>
          </w:p>
        </w:tc>
        <w:tc>
          <w:tcPr>
            <w:tcW w:w="1710" w:type="pct"/>
          </w:tcPr>
          <w:p w14:paraId="0B942114" w14:textId="77777777" w:rsidR="00F07D8B" w:rsidRPr="007036CE" w:rsidRDefault="00F07D8B" w:rsidP="00F13906">
            <w:pPr>
              <w:pStyle w:val="GOSTTablenorm"/>
            </w:pPr>
            <w:r w:rsidRPr="007036CE">
              <w:t>DBD_InfoPlannedPurchases</w:t>
            </w:r>
          </w:p>
        </w:tc>
        <w:tc>
          <w:tcPr>
            <w:tcW w:w="840" w:type="pct"/>
          </w:tcPr>
          <w:p w14:paraId="4CC5AFD1" w14:textId="77777777" w:rsidR="00F07D8B" w:rsidRPr="007036CE" w:rsidRDefault="00F07D8B" w:rsidP="00F13906">
            <w:pPr>
              <w:pStyle w:val="GOSTTablenorm"/>
            </w:pPr>
            <w:r w:rsidRPr="007036CE">
              <w:t>Информация о лимитах бюджетных обязательств, не подлежащих отзыву с лицевых счетов, открытых в территориальных органах Федерального казначейства (ф.0506117)</w:t>
            </w:r>
          </w:p>
        </w:tc>
        <w:tc>
          <w:tcPr>
            <w:tcW w:w="571" w:type="pct"/>
          </w:tcPr>
          <w:p w14:paraId="56F6BD91" w14:textId="77777777" w:rsidR="00F07D8B" w:rsidRPr="007036CE" w:rsidRDefault="00F07D8B" w:rsidP="00F13906">
            <w:pPr>
              <w:pStyle w:val="GOSTTablenorm"/>
            </w:pPr>
            <w:ins w:id="135" w:author="Сказецкая Наталья Камилевна" w:date="2024-09-24T18:57:00Z">
              <w:r w:rsidRPr="007036CE">
                <w:t>ПУР 01 ЭБ</w:t>
              </w:r>
            </w:ins>
            <w:del w:id="136" w:author="Сказецкая Наталья Камилевна" w:date="2024-09-24T18:57:00Z">
              <w:r w:rsidRPr="007036CE" w:rsidDel="001638F4">
                <w:delText>ПУР 05 ЭБ</w:delText>
              </w:r>
            </w:del>
          </w:p>
        </w:tc>
        <w:tc>
          <w:tcPr>
            <w:tcW w:w="579" w:type="pct"/>
          </w:tcPr>
          <w:p w14:paraId="52D338F1" w14:textId="2B5B5C43" w:rsidR="00F07D8B" w:rsidRPr="007036CE" w:rsidRDefault="00F07D8B" w:rsidP="00F13906">
            <w:pPr>
              <w:pStyle w:val="GOSTTablenorm"/>
            </w:pPr>
            <w:r w:rsidRPr="007036CE">
              <w:t>Том 4 п.</w:t>
            </w:r>
            <w:r w:rsidRPr="007036CE">
              <w:fldChar w:fldCharType="begin"/>
            </w:r>
            <w:r w:rsidRPr="007036CE">
              <w:instrText xml:space="preserve"> REF _Ref158816422 \r \h  \* MERGEFORMAT </w:instrText>
            </w:r>
            <w:r w:rsidRPr="007036CE">
              <w:fldChar w:fldCharType="separate"/>
            </w:r>
            <w:r w:rsidR="00BD74E1">
              <w:t>2.1.2.42</w:t>
            </w:r>
            <w:r w:rsidRPr="007036CE">
              <w:fldChar w:fldCharType="end"/>
            </w:r>
          </w:p>
        </w:tc>
      </w:tr>
      <w:tr w:rsidR="00F07D8B" w:rsidRPr="007036CE" w14:paraId="2F625555" w14:textId="77777777" w:rsidTr="00B971E3">
        <w:trPr>
          <w:ins w:id="137" w:author="Щанов Александр Валентинович" w:date="2024-07-29T12:33:00Z"/>
        </w:trPr>
        <w:tc>
          <w:tcPr>
            <w:tcW w:w="93" w:type="pct"/>
            <w:vMerge/>
          </w:tcPr>
          <w:p w14:paraId="04CF1230" w14:textId="77777777" w:rsidR="00F07D8B" w:rsidRPr="007036CE" w:rsidRDefault="00F07D8B" w:rsidP="00F13906">
            <w:pPr>
              <w:rPr>
                <w:ins w:id="138" w:author="Щанов Александр Валентинович" w:date="2024-07-29T12:33:00Z"/>
                <w:sz w:val="22"/>
                <w:szCs w:val="22"/>
              </w:rPr>
            </w:pPr>
          </w:p>
        </w:tc>
        <w:tc>
          <w:tcPr>
            <w:tcW w:w="516" w:type="pct"/>
            <w:vMerge/>
          </w:tcPr>
          <w:p w14:paraId="16F972D0" w14:textId="77777777" w:rsidR="00F07D8B" w:rsidRPr="007036CE" w:rsidRDefault="00F07D8B" w:rsidP="00F13906">
            <w:pPr>
              <w:rPr>
                <w:ins w:id="139" w:author="Щанов Александр Валентинович" w:date="2024-07-29T12:33:00Z"/>
                <w:sz w:val="22"/>
                <w:szCs w:val="22"/>
              </w:rPr>
            </w:pPr>
          </w:p>
        </w:tc>
        <w:tc>
          <w:tcPr>
            <w:tcW w:w="691" w:type="pct"/>
            <w:vMerge/>
          </w:tcPr>
          <w:p w14:paraId="7AB651F4" w14:textId="77777777" w:rsidR="00F07D8B" w:rsidRPr="007036CE" w:rsidRDefault="00F07D8B" w:rsidP="00F13906">
            <w:pPr>
              <w:rPr>
                <w:ins w:id="140" w:author="Щанов Александр Валентинович" w:date="2024-07-29T12:33:00Z"/>
                <w:sz w:val="22"/>
                <w:szCs w:val="22"/>
              </w:rPr>
            </w:pPr>
          </w:p>
        </w:tc>
        <w:tc>
          <w:tcPr>
            <w:tcW w:w="1710" w:type="pct"/>
          </w:tcPr>
          <w:p w14:paraId="3F72E6EA" w14:textId="77777777" w:rsidR="00F07D8B" w:rsidRPr="007036CE" w:rsidRDefault="00F07D8B" w:rsidP="00F13906">
            <w:pPr>
              <w:pStyle w:val="GOSTTablenorm"/>
              <w:rPr>
                <w:ins w:id="141" w:author="Щанов Александр Валентинович" w:date="2024-07-29T12:33:00Z"/>
              </w:rPr>
            </w:pPr>
            <w:ins w:id="142" w:author="Щанов Александр Валентинович" w:date="2024-07-29T12:34:00Z">
              <w:r w:rsidRPr="007036CE">
                <w:t>DBD_InfoPublicContracts</w:t>
              </w:r>
            </w:ins>
          </w:p>
        </w:tc>
        <w:tc>
          <w:tcPr>
            <w:tcW w:w="840" w:type="pct"/>
          </w:tcPr>
          <w:p w14:paraId="361180CA" w14:textId="77777777" w:rsidR="00F07D8B" w:rsidRPr="007036CE" w:rsidRDefault="00F07D8B" w:rsidP="00F13906">
            <w:pPr>
              <w:pStyle w:val="GOSTTablenorm"/>
              <w:rPr>
                <w:ins w:id="143" w:author="Щанов Александр Валентинович" w:date="2024-07-29T12:33:00Z"/>
              </w:rPr>
            </w:pPr>
            <w:ins w:id="144" w:author="Щанов Александр Валентинович" w:date="2024-07-29T12:34:00Z">
              <w:r w:rsidRPr="007036CE">
                <w:t xml:space="preserve">Информация о государственных контрактах на поставку товаров, выполнение работ, оказание услуг, заключаемых в текущем финансовом году в связи с расторжением ранее заключенных государственных контрактов на поставку товаров, выполнение работ, оказание услуг, подлежавших в соответствии с условиями этих государственных контрактов оплате в отчетном финансовом году, по соглашению сторон, решению суда или одностороннему отказу стороны государственного контракта на поставку товаров, выполнение работ, оказание услуг от его исполнения в соответствии с гражданским законодательством Российской Федерации, в том числе в связи с введением процедур, применяемых в деле </w:t>
              </w:r>
              <w:r w:rsidRPr="007036CE">
                <w:lastRenderedPageBreak/>
                <w:t>о несостоятельности (банкротстве) поставщика (подрядчика, исполнителя) (ф.0506115)</w:t>
              </w:r>
            </w:ins>
          </w:p>
        </w:tc>
        <w:tc>
          <w:tcPr>
            <w:tcW w:w="571" w:type="pct"/>
          </w:tcPr>
          <w:p w14:paraId="5886A0CB" w14:textId="77777777" w:rsidR="00F07D8B" w:rsidRPr="007036CE" w:rsidRDefault="00F07D8B" w:rsidP="00F13906">
            <w:pPr>
              <w:pStyle w:val="GOSTTablenorm"/>
              <w:rPr>
                <w:ins w:id="145" w:author="Щанов Александр Валентинович" w:date="2024-07-29T12:33:00Z"/>
              </w:rPr>
            </w:pPr>
            <w:ins w:id="146" w:author="Сказецкая Наталья Камилевна" w:date="2024-09-24T18:57:00Z">
              <w:r w:rsidRPr="007036CE">
                <w:lastRenderedPageBreak/>
                <w:t>ПУР 01 ЭБ</w:t>
              </w:r>
            </w:ins>
            <w:ins w:id="147" w:author="Щанов Александр Валентинович" w:date="2024-07-29T12:34:00Z">
              <w:del w:id="148" w:author="Сказецкая Наталья Камилевна" w:date="2024-09-24T18:57:00Z">
                <w:r w:rsidRPr="007036CE" w:rsidDel="001638F4">
                  <w:delText>ПУР 05 ЭБ</w:delText>
                </w:r>
              </w:del>
            </w:ins>
          </w:p>
        </w:tc>
        <w:tc>
          <w:tcPr>
            <w:tcW w:w="579" w:type="pct"/>
          </w:tcPr>
          <w:p w14:paraId="3FD37CAA" w14:textId="792BCEA8" w:rsidR="00F07D8B" w:rsidRPr="007036CE" w:rsidRDefault="00F07D8B" w:rsidP="00F13906">
            <w:pPr>
              <w:pStyle w:val="GOSTTablenorm"/>
              <w:rPr>
                <w:ins w:id="149" w:author="Щанов Александр Валентинович" w:date="2024-07-29T12:33:00Z"/>
              </w:rPr>
            </w:pPr>
            <w:ins w:id="150" w:author="Щанов Александр Валентинович" w:date="2024-07-29T12:34:00Z">
              <w:r w:rsidRPr="007036CE">
                <w:t>Том 4 п.</w:t>
              </w:r>
              <w:r w:rsidRPr="007036CE">
                <w:fldChar w:fldCharType="begin"/>
              </w:r>
              <w:r w:rsidRPr="007036CE">
                <w:instrText xml:space="preserve"> REF _Ref158816425 \r \h  \* MERGEFORMAT </w:instrText>
              </w:r>
            </w:ins>
            <w:ins w:id="151" w:author="Щанов Александр Валентинович" w:date="2024-07-29T12:34:00Z">
              <w:r w:rsidRPr="007036CE">
                <w:fldChar w:fldCharType="separate"/>
              </w:r>
            </w:ins>
            <w:r w:rsidR="00BD74E1">
              <w:t>2.1.2.43</w:t>
            </w:r>
            <w:ins w:id="152" w:author="Щанов Александр Валентинович" w:date="2024-07-29T12:34:00Z">
              <w:r w:rsidRPr="007036CE">
                <w:fldChar w:fldCharType="end"/>
              </w:r>
            </w:ins>
          </w:p>
        </w:tc>
      </w:tr>
      <w:tr w:rsidR="00F07D8B" w:rsidRPr="007036CE" w14:paraId="379B5090" w14:textId="77777777" w:rsidTr="00B971E3">
        <w:tc>
          <w:tcPr>
            <w:tcW w:w="93" w:type="pct"/>
            <w:vMerge/>
          </w:tcPr>
          <w:p w14:paraId="6A7073F8" w14:textId="77777777" w:rsidR="00F07D8B" w:rsidRPr="007036CE" w:rsidRDefault="00F07D8B" w:rsidP="00C864E1">
            <w:pPr>
              <w:rPr>
                <w:sz w:val="22"/>
                <w:szCs w:val="22"/>
              </w:rPr>
            </w:pPr>
          </w:p>
        </w:tc>
        <w:tc>
          <w:tcPr>
            <w:tcW w:w="516" w:type="pct"/>
            <w:vMerge/>
          </w:tcPr>
          <w:p w14:paraId="771DE5FB" w14:textId="77777777" w:rsidR="00F07D8B" w:rsidRPr="007036CE" w:rsidRDefault="00F07D8B" w:rsidP="00C864E1">
            <w:pPr>
              <w:rPr>
                <w:sz w:val="22"/>
                <w:szCs w:val="22"/>
              </w:rPr>
            </w:pPr>
          </w:p>
        </w:tc>
        <w:tc>
          <w:tcPr>
            <w:tcW w:w="691" w:type="pct"/>
            <w:vMerge/>
          </w:tcPr>
          <w:p w14:paraId="510CB5CF" w14:textId="77777777" w:rsidR="00F07D8B" w:rsidRPr="007036CE" w:rsidRDefault="00F07D8B" w:rsidP="00C864E1">
            <w:pPr>
              <w:rPr>
                <w:sz w:val="22"/>
                <w:szCs w:val="22"/>
              </w:rPr>
            </w:pPr>
          </w:p>
        </w:tc>
        <w:tc>
          <w:tcPr>
            <w:tcW w:w="1710" w:type="pct"/>
          </w:tcPr>
          <w:p w14:paraId="6FA7A821" w14:textId="77777777" w:rsidR="00F07D8B" w:rsidRPr="007036CE" w:rsidRDefault="00F07D8B" w:rsidP="00C864E1">
            <w:pPr>
              <w:pStyle w:val="GOSTTablenorm"/>
            </w:pPr>
            <w:ins w:id="153" w:author="Щанов Александр Валентинович" w:date="2024-07-29T12:35:00Z">
              <w:r w:rsidRPr="007036CE">
                <w:rPr>
                  <w:szCs w:val="24"/>
                </w:rPr>
                <w:t>ARP_INFO_ASFK_SVAP</w:t>
              </w:r>
            </w:ins>
            <w:del w:id="154" w:author="Щанов Александр Валентинович" w:date="2024-07-29T12:35:00Z">
              <w:r w:rsidRPr="007036CE" w:rsidDel="00BF6DC6">
                <w:delText>DBD_InfoPublicContracts</w:delText>
              </w:r>
            </w:del>
          </w:p>
        </w:tc>
        <w:tc>
          <w:tcPr>
            <w:tcW w:w="840" w:type="pct"/>
          </w:tcPr>
          <w:p w14:paraId="0DE9E357" w14:textId="77777777" w:rsidR="00F07D8B" w:rsidRPr="007036CE" w:rsidRDefault="00F07D8B" w:rsidP="00C864E1">
            <w:pPr>
              <w:pStyle w:val="GOSTTablenorm"/>
            </w:pPr>
            <w:ins w:id="155" w:author="Щанов Александр Валентинович" w:date="2024-07-29T12:35:00Z">
              <w:r w:rsidRPr="007036CE">
                <w:rPr>
                  <w:szCs w:val="24"/>
                </w:rPr>
                <w:t>Информация о записях учета АСФК</w:t>
              </w:r>
            </w:ins>
            <w:del w:id="156" w:author="Щанов Александр Валентинович" w:date="2024-07-29T12:35:00Z">
              <w:r w:rsidRPr="007036CE" w:rsidDel="00BF6DC6">
                <w:delText xml:space="preserve">Информация о государственных контрактах на поставку товаров, выполнение работ, оказание услуг, заключаемых в текущем финансовом году в связи с расторжением ранее заключенных государственных контрактов на поставку товаров, выполнение работ, оказание услуг, подлежавших в соответствии с условиями этих государственных контрактов оплате в отчетном финансовом году, по соглашению сторон, решению суда или одностороннему отказу стороны государственного контракта на поставку товаров, выполнение работ, оказание услуг от его исполнения в </w:delText>
              </w:r>
              <w:r w:rsidRPr="007036CE" w:rsidDel="00BF6DC6">
                <w:lastRenderedPageBreak/>
                <w:delText>соответствии с гражданским законодательством Российской Федерации, в том числе в связи с введением процедур, применяемых в деле о несостоятельности (банкротстве) поставщика (подрядчика, исполнителя) (ф.0506115)</w:delText>
              </w:r>
            </w:del>
          </w:p>
        </w:tc>
        <w:tc>
          <w:tcPr>
            <w:tcW w:w="571" w:type="pct"/>
          </w:tcPr>
          <w:p w14:paraId="60C34311" w14:textId="77777777" w:rsidR="00F07D8B" w:rsidRPr="007036CE" w:rsidDel="00216A5D" w:rsidRDefault="00F07D8B" w:rsidP="00216A5D">
            <w:pPr>
              <w:pStyle w:val="GOSTTablenorm"/>
              <w:rPr>
                <w:ins w:id="157" w:author="Щанов Александр Валентинович" w:date="2024-07-29T12:35:00Z"/>
                <w:del w:id="158" w:author="Сатлер Марина Викторовна" w:date="2024-09-25T17:39:00Z"/>
                <w:szCs w:val="22"/>
              </w:rPr>
            </w:pPr>
            <w:ins w:id="159" w:author="Щанов Александр Валентинович" w:date="2024-07-29T12:35:00Z">
              <w:r w:rsidRPr="007036CE">
                <w:rPr>
                  <w:szCs w:val="22"/>
                </w:rPr>
                <w:lastRenderedPageBreak/>
                <w:t>ПУиО ЭБ</w:t>
              </w:r>
            </w:ins>
          </w:p>
          <w:p w14:paraId="3DF0C170" w14:textId="77777777" w:rsidR="00F07D8B" w:rsidRPr="007036CE" w:rsidRDefault="00F07D8B" w:rsidP="00216A5D">
            <w:pPr>
              <w:pStyle w:val="GOSTTablenorm"/>
            </w:pPr>
            <w:ins w:id="160" w:author="Щанов Александр Валентинович" w:date="2024-07-29T12:35:00Z">
              <w:del w:id="161" w:author="Сатлер Марина Викторовна" w:date="2024-09-25T17:39:00Z">
                <w:r w:rsidRPr="007036CE" w:rsidDel="00216A5D">
                  <w:rPr>
                    <w:szCs w:val="22"/>
                  </w:rPr>
                  <w:delText>ПУР КС ЭБ</w:delText>
                </w:r>
              </w:del>
            </w:ins>
            <w:del w:id="162" w:author="Щанов Александр Валентинович" w:date="2024-07-29T12:35:00Z">
              <w:r w:rsidRPr="007036CE" w:rsidDel="00BF6DC6">
                <w:delText>ПУР 05 ЭБ</w:delText>
              </w:r>
            </w:del>
          </w:p>
        </w:tc>
        <w:tc>
          <w:tcPr>
            <w:tcW w:w="579" w:type="pct"/>
          </w:tcPr>
          <w:p w14:paraId="5839AC7E" w14:textId="4E596F56" w:rsidR="00F07D8B" w:rsidRPr="007036CE" w:rsidRDefault="00F07D8B" w:rsidP="00DF643C">
            <w:pPr>
              <w:pStyle w:val="GOSTTablenorm"/>
            </w:pPr>
            <w:r w:rsidRPr="007036CE">
              <w:rPr>
                <w:szCs w:val="22"/>
              </w:rPr>
              <w:t xml:space="preserve">Том 4, </w:t>
            </w:r>
            <w:r w:rsidRPr="007036CE">
              <w:t>п.</w:t>
            </w:r>
            <w:r w:rsidRPr="007036CE">
              <w:fldChar w:fldCharType="begin"/>
            </w:r>
            <w:r w:rsidRPr="007036CE">
              <w:instrText xml:space="preserve"> REF _Ref173151702 \r \h  \* MERGEFORMAT </w:instrText>
            </w:r>
            <w:r w:rsidRPr="007036CE">
              <w:fldChar w:fldCharType="separate"/>
            </w:r>
            <w:r w:rsidR="00BD74E1">
              <w:t>2.1.2.45</w:t>
            </w:r>
            <w:r w:rsidRPr="007036CE">
              <w:fldChar w:fldCharType="end"/>
            </w:r>
          </w:p>
        </w:tc>
      </w:tr>
      <w:tr w:rsidR="00F07D8B" w:rsidRPr="007036CE" w14:paraId="670120D6" w14:textId="77777777" w:rsidTr="00B971E3">
        <w:trPr>
          <w:ins w:id="163" w:author="Опаева Лидия Арашаевна" w:date="2024-12-09T15:50:00Z"/>
        </w:trPr>
        <w:tc>
          <w:tcPr>
            <w:tcW w:w="93" w:type="pct"/>
            <w:vMerge/>
          </w:tcPr>
          <w:p w14:paraId="5C6E88A4" w14:textId="77777777" w:rsidR="00F07D8B" w:rsidRPr="007036CE" w:rsidRDefault="00F07D8B" w:rsidP="00C864E1">
            <w:pPr>
              <w:rPr>
                <w:ins w:id="164" w:author="Опаева Лидия Арашаевна" w:date="2024-12-09T15:50:00Z"/>
                <w:sz w:val="22"/>
                <w:szCs w:val="22"/>
              </w:rPr>
            </w:pPr>
          </w:p>
        </w:tc>
        <w:tc>
          <w:tcPr>
            <w:tcW w:w="516" w:type="pct"/>
            <w:vMerge/>
          </w:tcPr>
          <w:p w14:paraId="177CDDBD" w14:textId="77777777" w:rsidR="00F07D8B" w:rsidRPr="007036CE" w:rsidRDefault="00F07D8B" w:rsidP="00C864E1">
            <w:pPr>
              <w:rPr>
                <w:ins w:id="165" w:author="Опаева Лидия Арашаевна" w:date="2024-12-09T15:50:00Z"/>
                <w:sz w:val="22"/>
                <w:szCs w:val="22"/>
              </w:rPr>
            </w:pPr>
          </w:p>
        </w:tc>
        <w:tc>
          <w:tcPr>
            <w:tcW w:w="691" w:type="pct"/>
            <w:vMerge/>
          </w:tcPr>
          <w:p w14:paraId="2C534D30" w14:textId="77777777" w:rsidR="00F07D8B" w:rsidRPr="007036CE" w:rsidRDefault="00F07D8B" w:rsidP="00C864E1">
            <w:pPr>
              <w:rPr>
                <w:ins w:id="166" w:author="Опаева Лидия Арашаевна" w:date="2024-12-09T15:50:00Z"/>
                <w:sz w:val="22"/>
                <w:szCs w:val="22"/>
              </w:rPr>
            </w:pPr>
          </w:p>
        </w:tc>
        <w:tc>
          <w:tcPr>
            <w:tcW w:w="1710" w:type="pct"/>
          </w:tcPr>
          <w:p w14:paraId="12C506C1" w14:textId="77777777" w:rsidR="00F07D8B" w:rsidRPr="007036CE" w:rsidRDefault="00F07D8B" w:rsidP="00C864E1">
            <w:pPr>
              <w:pStyle w:val="GOSTTablenorm"/>
              <w:rPr>
                <w:ins w:id="167" w:author="Опаева Лидия Арашаевна" w:date="2024-12-09T15:50:00Z"/>
                <w:szCs w:val="24"/>
              </w:rPr>
            </w:pPr>
            <w:ins w:id="168" w:author="Опаева Лидия Арашаевна" w:date="2024-12-09T15:52:00Z">
              <w:r w:rsidRPr="007036CE">
                <w:rPr>
                  <w:szCs w:val="24"/>
                </w:rPr>
                <w:t>ARP_SVAP_ZG_FB</w:t>
              </w:r>
            </w:ins>
          </w:p>
        </w:tc>
        <w:tc>
          <w:tcPr>
            <w:tcW w:w="840" w:type="pct"/>
          </w:tcPr>
          <w:p w14:paraId="2BA0C533" w14:textId="77777777" w:rsidR="00F07D8B" w:rsidRPr="007036CE" w:rsidRDefault="00F07D8B" w:rsidP="00F07D8B">
            <w:pPr>
              <w:pStyle w:val="GOSTTablenorm"/>
              <w:rPr>
                <w:ins w:id="169" w:author="Опаева Лидия Арашаевна" w:date="2024-12-09T15:50:00Z"/>
                <w:szCs w:val="24"/>
              </w:rPr>
            </w:pPr>
            <w:ins w:id="170" w:author="Опаева Лидия Арашаевна" w:date="2024-12-09T15:51:00Z">
              <w:r w:rsidRPr="007036CE">
                <w:rPr>
                  <w:szCs w:val="24"/>
                </w:rPr>
                <w:t xml:space="preserve">Бухгалтерская справка (ф. 0504833) </w:t>
              </w:r>
            </w:ins>
          </w:p>
        </w:tc>
        <w:tc>
          <w:tcPr>
            <w:tcW w:w="571" w:type="pct"/>
          </w:tcPr>
          <w:p w14:paraId="51B9FA03" w14:textId="77777777" w:rsidR="00F07D8B" w:rsidRPr="007036CE" w:rsidRDefault="00F07D8B" w:rsidP="00216A5D">
            <w:pPr>
              <w:pStyle w:val="GOSTTablenorm"/>
              <w:rPr>
                <w:ins w:id="171" w:author="Опаева Лидия Арашаевна" w:date="2024-12-09T15:50:00Z"/>
                <w:szCs w:val="22"/>
              </w:rPr>
            </w:pPr>
            <w:ins w:id="172" w:author="Опаева Лидия Арашаевна" w:date="2024-12-09T15:52:00Z">
              <w:r w:rsidRPr="007036CE">
                <w:rPr>
                  <w:szCs w:val="22"/>
                </w:rPr>
                <w:t>ПУиО ЭБ</w:t>
              </w:r>
            </w:ins>
          </w:p>
        </w:tc>
        <w:tc>
          <w:tcPr>
            <w:tcW w:w="579" w:type="pct"/>
          </w:tcPr>
          <w:p w14:paraId="66B91FAD" w14:textId="7943A040" w:rsidR="00F07D8B" w:rsidRPr="007036CE" w:rsidRDefault="00F07D8B" w:rsidP="00F07D8B">
            <w:pPr>
              <w:pStyle w:val="GOSTTablenorm"/>
              <w:rPr>
                <w:ins w:id="173" w:author="Опаева Лидия Арашаевна" w:date="2024-12-09T15:50:00Z"/>
                <w:szCs w:val="22"/>
              </w:rPr>
            </w:pPr>
            <w:ins w:id="174" w:author="Опаева Лидия Арашаевна" w:date="2024-12-09T15:52:00Z">
              <w:r w:rsidRPr="007036CE">
                <w:rPr>
                  <w:szCs w:val="22"/>
                </w:rPr>
                <w:t xml:space="preserve">Том 4, </w:t>
              </w:r>
              <w:r w:rsidRPr="007036CE">
                <w:t>п.</w:t>
              </w:r>
            </w:ins>
            <w:ins w:id="175" w:author="Опаева Лидия Арашаевна" w:date="2024-12-09T15:53:00Z">
              <w:r w:rsidRPr="007036CE">
                <w:fldChar w:fldCharType="begin"/>
              </w:r>
              <w:r w:rsidRPr="007036CE">
                <w:instrText xml:space="preserve"> REF _Ref177038191 \r \h </w:instrText>
              </w:r>
            </w:ins>
            <w:r w:rsidR="007036CE">
              <w:instrText xml:space="preserve"> \* MERGEFORMAT </w:instrText>
            </w:r>
            <w:r w:rsidRPr="007036CE">
              <w:fldChar w:fldCharType="separate"/>
            </w:r>
            <w:r w:rsidR="00BD74E1">
              <w:t>2.1.2.46</w:t>
            </w:r>
            <w:ins w:id="176" w:author="Опаева Лидия Арашаевна" w:date="2024-12-09T15:53:00Z">
              <w:r w:rsidRPr="007036CE">
                <w:fldChar w:fldCharType="end"/>
              </w:r>
            </w:ins>
          </w:p>
        </w:tc>
      </w:tr>
      <w:tr w:rsidR="00F07D8B" w:rsidRPr="007036CE" w14:paraId="2C2FBBB8" w14:textId="77777777" w:rsidTr="00B971E3">
        <w:trPr>
          <w:ins w:id="177" w:author="Опаева Лидия Арашаевна" w:date="2024-12-09T15:50:00Z"/>
        </w:trPr>
        <w:tc>
          <w:tcPr>
            <w:tcW w:w="93" w:type="pct"/>
            <w:vMerge/>
          </w:tcPr>
          <w:p w14:paraId="3155AEA6" w14:textId="77777777" w:rsidR="00F07D8B" w:rsidRPr="007036CE" w:rsidRDefault="00F07D8B" w:rsidP="00F07D8B">
            <w:pPr>
              <w:rPr>
                <w:ins w:id="178" w:author="Опаева Лидия Арашаевна" w:date="2024-12-09T15:50:00Z"/>
                <w:sz w:val="22"/>
                <w:szCs w:val="22"/>
              </w:rPr>
            </w:pPr>
          </w:p>
        </w:tc>
        <w:tc>
          <w:tcPr>
            <w:tcW w:w="516" w:type="pct"/>
            <w:vMerge/>
          </w:tcPr>
          <w:p w14:paraId="3F19E847" w14:textId="77777777" w:rsidR="00F07D8B" w:rsidRPr="007036CE" w:rsidRDefault="00F07D8B" w:rsidP="00F07D8B">
            <w:pPr>
              <w:rPr>
                <w:ins w:id="179" w:author="Опаева Лидия Арашаевна" w:date="2024-12-09T15:50:00Z"/>
                <w:sz w:val="22"/>
                <w:szCs w:val="22"/>
              </w:rPr>
            </w:pPr>
          </w:p>
        </w:tc>
        <w:tc>
          <w:tcPr>
            <w:tcW w:w="691" w:type="pct"/>
            <w:vMerge/>
          </w:tcPr>
          <w:p w14:paraId="5FF0BAB1" w14:textId="77777777" w:rsidR="00F07D8B" w:rsidRPr="007036CE" w:rsidRDefault="00F07D8B" w:rsidP="00F07D8B">
            <w:pPr>
              <w:rPr>
                <w:ins w:id="180" w:author="Опаева Лидия Арашаевна" w:date="2024-12-09T15:50:00Z"/>
                <w:sz w:val="22"/>
                <w:szCs w:val="22"/>
              </w:rPr>
            </w:pPr>
          </w:p>
        </w:tc>
        <w:tc>
          <w:tcPr>
            <w:tcW w:w="1710" w:type="pct"/>
          </w:tcPr>
          <w:p w14:paraId="3136FC68" w14:textId="77777777" w:rsidR="00F07D8B" w:rsidRPr="007036CE" w:rsidRDefault="00F07D8B" w:rsidP="00F07D8B">
            <w:pPr>
              <w:pStyle w:val="GOSTTablenorm"/>
              <w:rPr>
                <w:ins w:id="181" w:author="Опаева Лидия Арашаевна" w:date="2024-12-09T15:50:00Z"/>
                <w:szCs w:val="24"/>
              </w:rPr>
            </w:pPr>
            <w:ins w:id="182" w:author="Опаева Лидия Арашаевна" w:date="2024-12-09T15:54:00Z">
              <w:r w:rsidRPr="007036CE">
                <w:rPr>
                  <w:szCs w:val="24"/>
                </w:rPr>
                <w:t>ARP_SVAP_NG_FB</w:t>
              </w:r>
            </w:ins>
          </w:p>
        </w:tc>
        <w:tc>
          <w:tcPr>
            <w:tcW w:w="840" w:type="pct"/>
          </w:tcPr>
          <w:p w14:paraId="257DEF09" w14:textId="77777777" w:rsidR="00F07D8B" w:rsidRPr="007036CE" w:rsidRDefault="00F07D8B" w:rsidP="00F07D8B">
            <w:pPr>
              <w:pStyle w:val="GOSTTablenorm"/>
              <w:rPr>
                <w:ins w:id="183" w:author="Опаева Лидия Арашаевна" w:date="2024-12-09T15:50:00Z"/>
                <w:szCs w:val="24"/>
              </w:rPr>
            </w:pPr>
            <w:ins w:id="184" w:author="Опаева Лидия Арашаевна" w:date="2024-12-09T15:52:00Z">
              <w:r w:rsidRPr="007036CE">
                <w:rPr>
                  <w:szCs w:val="24"/>
                </w:rPr>
                <w:t xml:space="preserve">Бухгалтерская справка (ф. 0504833) </w:t>
              </w:r>
            </w:ins>
          </w:p>
        </w:tc>
        <w:tc>
          <w:tcPr>
            <w:tcW w:w="571" w:type="pct"/>
          </w:tcPr>
          <w:p w14:paraId="6B47EA28" w14:textId="77777777" w:rsidR="00F07D8B" w:rsidRPr="007036CE" w:rsidRDefault="00F07D8B" w:rsidP="00F07D8B">
            <w:pPr>
              <w:pStyle w:val="GOSTTablenorm"/>
              <w:rPr>
                <w:ins w:id="185" w:author="Опаева Лидия Арашаевна" w:date="2024-12-09T15:50:00Z"/>
                <w:szCs w:val="22"/>
              </w:rPr>
            </w:pPr>
            <w:ins w:id="186" w:author="Опаева Лидия Арашаевна" w:date="2024-12-09T15:52:00Z">
              <w:r w:rsidRPr="007036CE">
                <w:rPr>
                  <w:szCs w:val="22"/>
                </w:rPr>
                <w:t>ПУиО ЭБ</w:t>
              </w:r>
            </w:ins>
          </w:p>
        </w:tc>
        <w:tc>
          <w:tcPr>
            <w:tcW w:w="579" w:type="pct"/>
          </w:tcPr>
          <w:p w14:paraId="40EF0215" w14:textId="3267BCD9" w:rsidR="00F07D8B" w:rsidRPr="007036CE" w:rsidRDefault="00F07D8B" w:rsidP="00F07D8B">
            <w:pPr>
              <w:pStyle w:val="GOSTTablenorm"/>
              <w:rPr>
                <w:ins w:id="187" w:author="Опаева Лидия Арашаевна" w:date="2024-12-09T15:50:00Z"/>
                <w:szCs w:val="22"/>
              </w:rPr>
            </w:pPr>
            <w:ins w:id="188" w:author="Опаева Лидия Арашаевна" w:date="2024-12-09T15:53:00Z">
              <w:r w:rsidRPr="007036CE">
                <w:rPr>
                  <w:szCs w:val="22"/>
                </w:rPr>
                <w:t xml:space="preserve">Том 4, </w:t>
              </w:r>
              <w:r w:rsidRPr="007036CE">
                <w:t xml:space="preserve">п. </w:t>
              </w:r>
              <w:r w:rsidRPr="007036CE">
                <w:fldChar w:fldCharType="begin"/>
              </w:r>
              <w:r w:rsidRPr="007036CE">
                <w:instrText xml:space="preserve"> REF _Ref184652054 \r \h </w:instrText>
              </w:r>
            </w:ins>
            <w:r w:rsidR="007036CE">
              <w:instrText xml:space="preserve"> \* MERGEFORMAT </w:instrText>
            </w:r>
            <w:r w:rsidRPr="007036CE">
              <w:fldChar w:fldCharType="separate"/>
            </w:r>
            <w:r w:rsidR="00BD74E1">
              <w:t>2.1.2.47.1</w:t>
            </w:r>
            <w:ins w:id="189" w:author="Опаева Лидия Арашаевна" w:date="2024-12-09T15:53:00Z">
              <w:r w:rsidRPr="007036CE">
                <w:fldChar w:fldCharType="end"/>
              </w:r>
            </w:ins>
          </w:p>
        </w:tc>
      </w:tr>
      <w:tr w:rsidR="00FD4165" w:rsidRPr="007036CE" w14:paraId="5A2696D4" w14:textId="77777777" w:rsidTr="00B971E3">
        <w:tc>
          <w:tcPr>
            <w:tcW w:w="93" w:type="pct"/>
            <w:vMerge/>
          </w:tcPr>
          <w:p w14:paraId="3E413E63" w14:textId="77777777" w:rsidR="00FD4165" w:rsidRPr="007036CE" w:rsidRDefault="00FD4165" w:rsidP="00F07D8B">
            <w:pPr>
              <w:rPr>
                <w:sz w:val="22"/>
                <w:szCs w:val="22"/>
              </w:rPr>
            </w:pPr>
          </w:p>
        </w:tc>
        <w:tc>
          <w:tcPr>
            <w:tcW w:w="516" w:type="pct"/>
            <w:vMerge/>
          </w:tcPr>
          <w:p w14:paraId="68032CCF" w14:textId="77777777" w:rsidR="00FD4165" w:rsidRPr="007036CE" w:rsidRDefault="00FD4165" w:rsidP="00F07D8B">
            <w:pPr>
              <w:rPr>
                <w:sz w:val="22"/>
                <w:szCs w:val="22"/>
              </w:rPr>
            </w:pPr>
          </w:p>
        </w:tc>
        <w:tc>
          <w:tcPr>
            <w:tcW w:w="691" w:type="pct"/>
            <w:vMerge/>
          </w:tcPr>
          <w:p w14:paraId="5CDB0107" w14:textId="77777777" w:rsidR="00FD4165" w:rsidRPr="007036CE" w:rsidRDefault="00FD4165" w:rsidP="00F07D8B">
            <w:pPr>
              <w:rPr>
                <w:sz w:val="22"/>
                <w:szCs w:val="22"/>
              </w:rPr>
            </w:pPr>
          </w:p>
        </w:tc>
        <w:tc>
          <w:tcPr>
            <w:tcW w:w="1710" w:type="pct"/>
          </w:tcPr>
          <w:p w14:paraId="58C33EBC" w14:textId="3A458E7F" w:rsidR="00FD4165" w:rsidRPr="007036CE" w:rsidRDefault="00FD4165" w:rsidP="00B335B8">
            <w:pPr>
              <w:pStyle w:val="GOSTTablenorm"/>
              <w:rPr>
                <w:szCs w:val="24"/>
              </w:rPr>
            </w:pPr>
            <w:r w:rsidRPr="007036CE">
              <w:rPr>
                <w:szCs w:val="24"/>
              </w:rPr>
              <w:t>ARP_SVAP_</w:t>
            </w:r>
            <w:del w:id="190" w:author="Сатлер Марина Викторовна" w:date="2025-10-06T10:00:00Z">
              <w:r w:rsidRPr="007036CE" w:rsidDel="00B335B8">
                <w:rPr>
                  <w:szCs w:val="24"/>
                </w:rPr>
                <w:delText xml:space="preserve"> </w:delText>
              </w:r>
            </w:del>
            <w:r w:rsidRPr="007036CE">
              <w:rPr>
                <w:szCs w:val="24"/>
              </w:rPr>
              <w:t>IN_FB</w:t>
            </w:r>
          </w:p>
        </w:tc>
        <w:tc>
          <w:tcPr>
            <w:tcW w:w="840" w:type="pct"/>
          </w:tcPr>
          <w:p w14:paraId="554AA04A" w14:textId="77777777" w:rsidR="00FD4165" w:rsidRPr="007036CE" w:rsidRDefault="00FD4165" w:rsidP="00F07D8B">
            <w:pPr>
              <w:pStyle w:val="GOSTTablenorm"/>
              <w:rPr>
                <w:szCs w:val="24"/>
              </w:rPr>
            </w:pPr>
            <w:r w:rsidRPr="007036CE">
              <w:rPr>
                <w:szCs w:val="24"/>
              </w:rPr>
              <w:t xml:space="preserve">Бухгалтерская справка (ф. 0504833) </w:t>
            </w:r>
          </w:p>
        </w:tc>
        <w:tc>
          <w:tcPr>
            <w:tcW w:w="571" w:type="pct"/>
          </w:tcPr>
          <w:p w14:paraId="2AF4299A" w14:textId="77777777" w:rsidR="00FD4165" w:rsidRPr="007036CE" w:rsidRDefault="00FD4165" w:rsidP="00F07D8B">
            <w:pPr>
              <w:pStyle w:val="GOSTTablenorm"/>
              <w:rPr>
                <w:szCs w:val="22"/>
              </w:rPr>
            </w:pPr>
            <w:r w:rsidRPr="007036CE">
              <w:rPr>
                <w:szCs w:val="22"/>
              </w:rPr>
              <w:t>ПУиО ЭБ</w:t>
            </w:r>
          </w:p>
        </w:tc>
        <w:tc>
          <w:tcPr>
            <w:tcW w:w="579" w:type="pct"/>
          </w:tcPr>
          <w:p w14:paraId="73ECAFF1" w14:textId="50C4A593" w:rsidR="00FD4165" w:rsidRPr="007036CE" w:rsidRDefault="00FD4165" w:rsidP="00F07D8B">
            <w:pPr>
              <w:pStyle w:val="GOSTTablenorm"/>
              <w:rPr>
                <w:szCs w:val="22"/>
              </w:rPr>
            </w:pPr>
            <w:r w:rsidRPr="007036CE">
              <w:rPr>
                <w:szCs w:val="22"/>
              </w:rPr>
              <w:t xml:space="preserve">Том 4, </w:t>
            </w:r>
            <w:r w:rsidRPr="007036CE">
              <w:t xml:space="preserve">п. </w:t>
            </w:r>
            <w:r w:rsidRPr="007036CE">
              <w:fldChar w:fldCharType="begin"/>
            </w:r>
            <w:r w:rsidRPr="007036CE">
              <w:instrText xml:space="preserve"> REF _Ref184652062 \r \h </w:instrText>
            </w:r>
            <w:r w:rsidR="007036CE">
              <w:instrText xml:space="preserve"> \* MERGEFORMAT </w:instrText>
            </w:r>
            <w:r w:rsidRPr="007036CE">
              <w:fldChar w:fldCharType="separate"/>
            </w:r>
            <w:r w:rsidR="00BD74E1">
              <w:t>2.1.2.48</w:t>
            </w:r>
            <w:r w:rsidRPr="007036CE">
              <w:fldChar w:fldCharType="end"/>
            </w:r>
            <w:r w:rsidRPr="007036CE">
              <w:rPr>
                <w:szCs w:val="22"/>
              </w:rPr>
              <w:t xml:space="preserve"> </w:t>
            </w:r>
          </w:p>
        </w:tc>
      </w:tr>
      <w:tr w:rsidR="00F07D8B" w:rsidRPr="007036CE" w14:paraId="751CDCC0" w14:textId="77777777" w:rsidTr="00B971E3">
        <w:tc>
          <w:tcPr>
            <w:tcW w:w="93" w:type="pct"/>
            <w:vMerge/>
          </w:tcPr>
          <w:p w14:paraId="15751A9C" w14:textId="77777777" w:rsidR="00F07D8B" w:rsidRPr="007036CE" w:rsidRDefault="00F07D8B" w:rsidP="00F07D8B">
            <w:pPr>
              <w:rPr>
                <w:sz w:val="22"/>
                <w:szCs w:val="22"/>
              </w:rPr>
            </w:pPr>
          </w:p>
        </w:tc>
        <w:tc>
          <w:tcPr>
            <w:tcW w:w="516" w:type="pct"/>
            <w:vMerge/>
          </w:tcPr>
          <w:p w14:paraId="488A931C" w14:textId="77777777" w:rsidR="00F07D8B" w:rsidRPr="007036CE" w:rsidRDefault="00F07D8B" w:rsidP="00F07D8B">
            <w:pPr>
              <w:rPr>
                <w:sz w:val="22"/>
                <w:szCs w:val="22"/>
              </w:rPr>
            </w:pPr>
          </w:p>
        </w:tc>
        <w:tc>
          <w:tcPr>
            <w:tcW w:w="691" w:type="pct"/>
            <w:vMerge/>
          </w:tcPr>
          <w:p w14:paraId="073A7B1B" w14:textId="77777777" w:rsidR="00F07D8B" w:rsidRPr="007036CE" w:rsidRDefault="00F07D8B" w:rsidP="00F07D8B">
            <w:pPr>
              <w:rPr>
                <w:sz w:val="22"/>
                <w:szCs w:val="22"/>
              </w:rPr>
            </w:pPr>
          </w:p>
        </w:tc>
        <w:tc>
          <w:tcPr>
            <w:tcW w:w="1710" w:type="pct"/>
          </w:tcPr>
          <w:p w14:paraId="69917DCB" w14:textId="77777777" w:rsidR="00F07D8B" w:rsidRPr="007036CE" w:rsidRDefault="00FD4165" w:rsidP="00F07D8B">
            <w:pPr>
              <w:pStyle w:val="GOSTTablenorm"/>
              <w:rPr>
                <w:szCs w:val="24"/>
              </w:rPr>
            </w:pPr>
            <w:ins w:id="191" w:author="Андрей SUP-1613562" w:date="2025-04-23T14:02:00Z">
              <w:r w:rsidRPr="007036CE">
                <w:rPr>
                  <w:b/>
                  <w:lang w:val="en-US"/>
                </w:rPr>
                <w:t>MSC</w:t>
              </w:r>
              <w:r w:rsidRPr="007036CE">
                <w:rPr>
                  <w:b/>
                </w:rPr>
                <w:t>_</w:t>
              </w:r>
              <w:r w:rsidRPr="007036CE">
                <w:rPr>
                  <w:b/>
                  <w:lang w:val="en-US"/>
                </w:rPr>
                <w:t>RSKP</w:t>
              </w:r>
              <w:r w:rsidRPr="007036CE">
                <w:rPr>
                  <w:b/>
                </w:rPr>
                <w:t>_</w:t>
              </w:r>
              <w:r w:rsidRPr="007036CE">
                <w:rPr>
                  <w:b/>
                  <w:lang w:val="en-US"/>
                </w:rPr>
                <w:t>Perech</w:t>
              </w:r>
            </w:ins>
          </w:p>
        </w:tc>
        <w:tc>
          <w:tcPr>
            <w:tcW w:w="840" w:type="pct"/>
          </w:tcPr>
          <w:p w14:paraId="0D93BD6D" w14:textId="4AF12EBE" w:rsidR="00F07D8B" w:rsidRPr="007036CE" w:rsidRDefault="00FD4165" w:rsidP="00E71AE8">
            <w:pPr>
              <w:pStyle w:val="GOSTTablenorm"/>
              <w:rPr>
                <w:szCs w:val="24"/>
              </w:rPr>
            </w:pPr>
            <w:ins w:id="192" w:author="Андрей SUP-1613562" w:date="2025-04-23T14:03:00Z">
              <w:r w:rsidRPr="007036CE">
                <w:t>Распоряжение о совершении казначейского платежа (перечисление)</w:t>
              </w:r>
            </w:ins>
          </w:p>
        </w:tc>
        <w:tc>
          <w:tcPr>
            <w:tcW w:w="571" w:type="pct"/>
          </w:tcPr>
          <w:p w14:paraId="77D6A88E" w14:textId="77777777" w:rsidR="00F07D8B" w:rsidRPr="007036CE" w:rsidRDefault="00FD4165" w:rsidP="00FD4165">
            <w:pPr>
              <w:pStyle w:val="GOSTTablenorm"/>
              <w:rPr>
                <w:szCs w:val="22"/>
              </w:rPr>
            </w:pPr>
            <w:ins w:id="193" w:author="Андрей SUP-1613562" w:date="2025-04-23T14:03:00Z">
              <w:r w:rsidRPr="007036CE">
                <w:t>ПУР 03 ЭБ</w:t>
              </w:r>
            </w:ins>
          </w:p>
        </w:tc>
        <w:tc>
          <w:tcPr>
            <w:tcW w:w="579" w:type="pct"/>
          </w:tcPr>
          <w:p w14:paraId="010D4501" w14:textId="2310E2F4" w:rsidR="00F07D8B" w:rsidRPr="007036CE" w:rsidRDefault="00F07D8B" w:rsidP="00FD4165">
            <w:pPr>
              <w:pStyle w:val="GOSTTablenorm"/>
              <w:rPr>
                <w:szCs w:val="22"/>
              </w:rPr>
            </w:pPr>
            <w:r w:rsidRPr="007036CE">
              <w:rPr>
                <w:szCs w:val="22"/>
              </w:rPr>
              <w:t xml:space="preserve">Том 4, </w:t>
            </w:r>
            <w:r w:rsidRPr="007036CE">
              <w:t xml:space="preserve">п. </w:t>
            </w:r>
            <w:ins w:id="194" w:author="Андрей SUP-1613562" w:date="2025-04-23T14:04:00Z">
              <w:r w:rsidR="00FD4165" w:rsidRPr="007036CE">
                <w:fldChar w:fldCharType="begin"/>
              </w:r>
              <w:r w:rsidR="00FD4165" w:rsidRPr="007036CE">
                <w:instrText xml:space="preserve"> REF _Ref196309511 \r \h </w:instrText>
              </w:r>
            </w:ins>
            <w:r w:rsidR="007036CE">
              <w:instrText xml:space="preserve"> \* MERGEFORMAT </w:instrText>
            </w:r>
            <w:r w:rsidR="00FD4165" w:rsidRPr="007036CE">
              <w:fldChar w:fldCharType="separate"/>
            </w:r>
            <w:r w:rsidR="00BD74E1">
              <w:t>2.1.2.50</w:t>
            </w:r>
            <w:ins w:id="195" w:author="Андрей SUP-1613562" w:date="2025-04-23T14:04:00Z">
              <w:r w:rsidR="00FD4165" w:rsidRPr="007036CE">
                <w:fldChar w:fldCharType="end"/>
              </w:r>
            </w:ins>
            <w:r w:rsidRPr="007036CE">
              <w:rPr>
                <w:szCs w:val="22"/>
              </w:rPr>
              <w:t xml:space="preserve"> </w:t>
            </w:r>
          </w:p>
        </w:tc>
      </w:tr>
      <w:tr w:rsidR="00350AD8" w:rsidRPr="007036CE" w14:paraId="73D9677B" w14:textId="77777777" w:rsidTr="00B971E3">
        <w:tc>
          <w:tcPr>
            <w:tcW w:w="93" w:type="pct"/>
          </w:tcPr>
          <w:p w14:paraId="4C496E82" w14:textId="77777777" w:rsidR="00350AD8" w:rsidRPr="007036CE" w:rsidRDefault="00350AD8" w:rsidP="00350AD8">
            <w:pPr>
              <w:rPr>
                <w:sz w:val="22"/>
                <w:szCs w:val="22"/>
              </w:rPr>
            </w:pPr>
          </w:p>
        </w:tc>
        <w:tc>
          <w:tcPr>
            <w:tcW w:w="516" w:type="pct"/>
          </w:tcPr>
          <w:p w14:paraId="38214094" w14:textId="77777777" w:rsidR="00350AD8" w:rsidRPr="007036CE" w:rsidRDefault="00350AD8" w:rsidP="00350AD8">
            <w:pPr>
              <w:rPr>
                <w:sz w:val="22"/>
                <w:szCs w:val="22"/>
              </w:rPr>
            </w:pPr>
          </w:p>
        </w:tc>
        <w:tc>
          <w:tcPr>
            <w:tcW w:w="691" w:type="pct"/>
          </w:tcPr>
          <w:p w14:paraId="6EB72EF3" w14:textId="77777777" w:rsidR="00350AD8" w:rsidRPr="007036CE" w:rsidRDefault="00350AD8" w:rsidP="00350AD8">
            <w:pPr>
              <w:rPr>
                <w:sz w:val="22"/>
                <w:szCs w:val="22"/>
              </w:rPr>
            </w:pPr>
          </w:p>
        </w:tc>
        <w:tc>
          <w:tcPr>
            <w:tcW w:w="1710" w:type="pct"/>
          </w:tcPr>
          <w:p w14:paraId="04912188" w14:textId="460695E4" w:rsidR="00350AD8" w:rsidRPr="007036CE" w:rsidRDefault="00350AD8" w:rsidP="00350AD8">
            <w:pPr>
              <w:pStyle w:val="GOSTTablenorm"/>
              <w:rPr>
                <w:b/>
                <w:lang w:val="en-US"/>
              </w:rPr>
            </w:pPr>
            <w:r w:rsidRPr="001263E5">
              <w:rPr>
                <w:b/>
                <w:lang w:val="en-US"/>
              </w:rPr>
              <w:t>MSC</w:t>
            </w:r>
            <w:r w:rsidRPr="001263E5">
              <w:rPr>
                <w:b/>
              </w:rPr>
              <w:t>_</w:t>
            </w:r>
            <w:r w:rsidRPr="001263E5">
              <w:rPr>
                <w:b/>
                <w:lang w:val="en-US"/>
              </w:rPr>
              <w:t>RSKP</w:t>
            </w:r>
            <w:r w:rsidRPr="001263E5">
              <w:rPr>
                <w:b/>
              </w:rPr>
              <w:t>_</w:t>
            </w:r>
            <w:r w:rsidRPr="001263E5">
              <w:rPr>
                <w:b/>
                <w:lang w:val="en-US"/>
              </w:rPr>
              <w:t>Utoch</w:t>
            </w:r>
          </w:p>
        </w:tc>
        <w:tc>
          <w:tcPr>
            <w:tcW w:w="840" w:type="pct"/>
          </w:tcPr>
          <w:p w14:paraId="4EC01E9F" w14:textId="6DE42A75" w:rsidR="00350AD8" w:rsidRPr="007036CE" w:rsidRDefault="00350AD8" w:rsidP="00350AD8">
            <w:pPr>
              <w:pStyle w:val="GOSTTablenorm"/>
            </w:pPr>
            <w:ins w:id="196" w:author="Андрей SUP-1613562" w:date="2025-04-23T14:03:00Z">
              <w:r w:rsidRPr="007036CE">
                <w:t>Распоряжение о совершении казначейского платежа (</w:t>
              </w:r>
            </w:ins>
            <w:r>
              <w:t>уточнение</w:t>
            </w:r>
            <w:ins w:id="197" w:author="Андрей SUP-1613562" w:date="2025-04-23T14:03:00Z">
              <w:r w:rsidRPr="007036CE">
                <w:t>)</w:t>
              </w:r>
            </w:ins>
          </w:p>
        </w:tc>
        <w:tc>
          <w:tcPr>
            <w:tcW w:w="571" w:type="pct"/>
          </w:tcPr>
          <w:p w14:paraId="3B6386CA" w14:textId="7E9F802D" w:rsidR="00350AD8" w:rsidRPr="007036CE" w:rsidRDefault="00350AD8" w:rsidP="00350AD8">
            <w:pPr>
              <w:pStyle w:val="GOSTTablenorm"/>
            </w:pPr>
            <w:ins w:id="198" w:author="Андрей SUP-1613562" w:date="2025-04-23T14:03:00Z">
              <w:r w:rsidRPr="007036CE">
                <w:t>ПУР 03 ЭБ</w:t>
              </w:r>
            </w:ins>
          </w:p>
        </w:tc>
        <w:tc>
          <w:tcPr>
            <w:tcW w:w="579" w:type="pct"/>
          </w:tcPr>
          <w:p w14:paraId="7436C2BB" w14:textId="663B251B" w:rsidR="00350AD8" w:rsidRPr="007036CE" w:rsidRDefault="00350AD8" w:rsidP="00350AD8">
            <w:pPr>
              <w:pStyle w:val="GOSTTablenorm"/>
              <w:rPr>
                <w:szCs w:val="22"/>
              </w:rPr>
            </w:pPr>
            <w:r w:rsidRPr="007036CE">
              <w:rPr>
                <w:szCs w:val="22"/>
              </w:rPr>
              <w:t xml:space="preserve">Том 4, </w:t>
            </w:r>
            <w:r w:rsidRPr="007036CE">
              <w:t xml:space="preserve">п. </w:t>
            </w:r>
            <w:ins w:id="199" w:author="Андрей SUP-1613562" w:date="2025-04-23T14:04:00Z">
              <w:r w:rsidRPr="007036CE">
                <w:fldChar w:fldCharType="begin"/>
              </w:r>
              <w:r w:rsidRPr="007036CE">
                <w:instrText xml:space="preserve"> REF _Ref196309511 \r \h </w:instrText>
              </w:r>
            </w:ins>
            <w:r>
              <w:instrText xml:space="preserve"> \* MERGEFORMAT </w:instrText>
            </w:r>
            <w:r w:rsidRPr="007036CE">
              <w:fldChar w:fldCharType="separate"/>
            </w:r>
            <w:r>
              <w:t>2.1.2.5</w:t>
            </w:r>
            <w:ins w:id="200" w:author="Андрей SUP-1613562" w:date="2025-04-23T14:04:00Z">
              <w:r w:rsidRPr="007036CE">
                <w:fldChar w:fldCharType="end"/>
              </w:r>
            </w:ins>
            <w:r>
              <w:t>1</w:t>
            </w:r>
            <w:r w:rsidRPr="007036CE">
              <w:rPr>
                <w:szCs w:val="22"/>
              </w:rPr>
              <w:t xml:space="preserve"> </w:t>
            </w:r>
          </w:p>
        </w:tc>
      </w:tr>
    </w:tbl>
    <w:p w14:paraId="6F4DA417" w14:textId="77777777" w:rsidR="00512B7E" w:rsidRPr="007036CE" w:rsidRDefault="00512B7E" w:rsidP="00501CC5">
      <w:pPr>
        <w:pStyle w:val="1"/>
      </w:pPr>
      <w:bookmarkStart w:id="201" w:name="_Описание_результатов_обработки"/>
      <w:bookmarkStart w:id="202" w:name="_Статусы_записей_учета"/>
      <w:bookmarkStart w:id="203" w:name="_Ref112667384"/>
      <w:bookmarkStart w:id="204" w:name="_Ref115365129"/>
      <w:bookmarkStart w:id="205" w:name="_Toc117871502"/>
      <w:bookmarkStart w:id="206" w:name="_Toc121319600"/>
      <w:bookmarkStart w:id="207" w:name="_Toc222927680"/>
      <w:bookmarkEnd w:id="201"/>
      <w:bookmarkEnd w:id="202"/>
      <w:r w:rsidRPr="007036CE">
        <w:lastRenderedPageBreak/>
        <w:t>Запрос на подбор / сторнирование</w:t>
      </w:r>
      <w:r w:rsidR="00E50CD6" w:rsidRPr="007036CE">
        <w:t xml:space="preserve"> / </w:t>
      </w:r>
      <w:r w:rsidR="005432FA" w:rsidRPr="007036CE">
        <w:t>переформирование</w:t>
      </w:r>
      <w:r w:rsidR="00E50CD6" w:rsidRPr="007036CE">
        <w:t xml:space="preserve"> </w:t>
      </w:r>
      <w:r w:rsidRPr="007036CE">
        <w:t>записей учета</w:t>
      </w:r>
      <w:bookmarkEnd w:id="203"/>
      <w:bookmarkEnd w:id="204"/>
      <w:bookmarkEnd w:id="205"/>
      <w:bookmarkEnd w:id="206"/>
      <w:r w:rsidRPr="007036CE">
        <w:t xml:space="preserve"> </w:t>
      </w:r>
      <w:r w:rsidR="00B90268" w:rsidRPr="007036CE">
        <w:t>(ACCOUNTING)</w:t>
      </w:r>
      <w:bookmarkEnd w:id="207"/>
    </w:p>
    <w:p w14:paraId="109CF2C8" w14:textId="7C9D0921" w:rsidR="00725312" w:rsidRPr="007036CE" w:rsidRDefault="003D78E5" w:rsidP="00302C66">
      <w:pPr>
        <w:pStyle w:val="GOSTNormal"/>
      </w:pPr>
      <w:r w:rsidRPr="007036CE">
        <w:t xml:space="preserve">Запрос на подбор / сторнирование / переформирование записей учета </w:t>
      </w:r>
      <w:r w:rsidR="00725312" w:rsidRPr="007036CE">
        <w:t xml:space="preserve">(тип ACCOUNTING) </w:t>
      </w:r>
      <w:r w:rsidRPr="007036CE">
        <w:t>применяется для передачи (обновления) данных документа, по которому требуется сформировать записи учета,</w:t>
      </w:r>
      <w:r w:rsidR="00725312" w:rsidRPr="007036CE">
        <w:t xml:space="preserve"> и выполнения операций подбора, сторнирования</w:t>
      </w:r>
      <w:r w:rsidR="00725312" w:rsidRPr="007036CE">
        <w:rPr>
          <w:rStyle w:val="af6"/>
          <w:sz w:val="22"/>
          <w:szCs w:val="22"/>
        </w:rPr>
        <w:fldChar w:fldCharType="begin"/>
      </w:r>
      <w:r w:rsidR="00725312" w:rsidRPr="007036CE">
        <w:rPr>
          <w:rStyle w:val="af6"/>
          <w:sz w:val="22"/>
          <w:szCs w:val="22"/>
        </w:rPr>
        <w:instrText xml:space="preserve"> NOTEREF _Ref119493598 \h  \* MERGEFORMAT </w:instrText>
      </w:r>
      <w:r w:rsidR="00725312" w:rsidRPr="007036CE">
        <w:rPr>
          <w:rStyle w:val="af6"/>
          <w:sz w:val="22"/>
          <w:szCs w:val="22"/>
        </w:rPr>
      </w:r>
      <w:r w:rsidR="00725312" w:rsidRPr="007036CE">
        <w:rPr>
          <w:rStyle w:val="af6"/>
          <w:sz w:val="22"/>
          <w:szCs w:val="22"/>
        </w:rPr>
        <w:fldChar w:fldCharType="separate"/>
      </w:r>
      <w:r w:rsidR="00BD74E1">
        <w:rPr>
          <w:rStyle w:val="af6"/>
          <w:sz w:val="22"/>
          <w:szCs w:val="22"/>
        </w:rPr>
        <w:t>1</w:t>
      </w:r>
      <w:r w:rsidR="00725312" w:rsidRPr="007036CE">
        <w:rPr>
          <w:rStyle w:val="af6"/>
          <w:sz w:val="22"/>
          <w:szCs w:val="22"/>
        </w:rPr>
        <w:fldChar w:fldCharType="end"/>
      </w:r>
      <w:r w:rsidR="00725312" w:rsidRPr="007036CE">
        <w:t xml:space="preserve"> и переформирования</w:t>
      </w:r>
      <w:r w:rsidR="00725312" w:rsidRPr="007036CE">
        <w:rPr>
          <w:rStyle w:val="af6"/>
          <w:sz w:val="22"/>
          <w:szCs w:val="22"/>
        </w:rPr>
        <w:fldChar w:fldCharType="begin"/>
      </w:r>
      <w:r w:rsidR="00725312" w:rsidRPr="007036CE">
        <w:rPr>
          <w:rStyle w:val="af6"/>
          <w:sz w:val="22"/>
          <w:szCs w:val="22"/>
        </w:rPr>
        <w:instrText xml:space="preserve"> NOTEREF _Ref119510342 \h  \* MERGEFORMAT </w:instrText>
      </w:r>
      <w:r w:rsidR="00725312" w:rsidRPr="007036CE">
        <w:rPr>
          <w:rStyle w:val="af6"/>
          <w:sz w:val="22"/>
          <w:szCs w:val="22"/>
        </w:rPr>
      </w:r>
      <w:r w:rsidR="00725312" w:rsidRPr="007036CE">
        <w:rPr>
          <w:rStyle w:val="af6"/>
          <w:sz w:val="22"/>
          <w:szCs w:val="22"/>
        </w:rPr>
        <w:fldChar w:fldCharType="separate"/>
      </w:r>
      <w:r w:rsidR="00BD74E1">
        <w:rPr>
          <w:rStyle w:val="af6"/>
          <w:sz w:val="22"/>
          <w:szCs w:val="22"/>
        </w:rPr>
        <w:t>2</w:t>
      </w:r>
      <w:r w:rsidR="00725312" w:rsidRPr="007036CE">
        <w:rPr>
          <w:rStyle w:val="af6"/>
          <w:sz w:val="22"/>
          <w:szCs w:val="22"/>
        </w:rPr>
        <w:fldChar w:fldCharType="end"/>
      </w:r>
      <w:r w:rsidR="00725312" w:rsidRPr="007036CE">
        <w:t xml:space="preserve"> записей учета.</w:t>
      </w:r>
    </w:p>
    <w:p w14:paraId="701A8FD6" w14:textId="59DF695B" w:rsidR="00512B7E" w:rsidRPr="007036CE" w:rsidRDefault="00512B7E" w:rsidP="002D19DD">
      <w:pPr>
        <w:pStyle w:val="GOSTNormal"/>
      </w:pPr>
      <w:r w:rsidRPr="007036CE">
        <w:t>На основании передаваемых</w:t>
      </w:r>
      <w:r w:rsidR="00D85D26" w:rsidRPr="007036CE">
        <w:t xml:space="preserve"> из ФП</w:t>
      </w:r>
      <w:r w:rsidR="002F320B" w:rsidRPr="007036CE">
        <w:t xml:space="preserve"> ГИИС</w:t>
      </w:r>
      <w:r w:rsidR="00D85D26" w:rsidRPr="007036CE">
        <w:t xml:space="preserve"> ЭБ</w:t>
      </w:r>
      <w:r w:rsidRPr="007036CE">
        <w:t xml:space="preserve"> параметров запроса SVIP присваивает значения атрибутам документов. В некоторые атрибуты документов значения, содержащиеся в параметрах запроса, записываются в неизменном виде, в другие – после преобразования</w:t>
      </w:r>
      <w:r w:rsidR="0036171A" w:rsidRPr="007036CE">
        <w:rPr>
          <w:rStyle w:val="af6"/>
        </w:rPr>
        <w:footnoteReference w:id="4"/>
      </w:r>
      <w:r w:rsidRPr="007036CE">
        <w:t xml:space="preserve">. Полный перечень атрибутов документов, их связь с параметрами запросов, алгоритмы преобразований представлены в </w:t>
      </w:r>
      <w:hyperlink w:anchor="_Приложение_1_Перечень" w:history="1">
        <w:r w:rsidR="007F3639" w:rsidRPr="007036CE">
          <w:rPr>
            <w:rStyle w:val="ad"/>
            <w:color w:val="auto"/>
            <w:u w:val="none"/>
          </w:rPr>
          <w:t>Приложении</w:t>
        </w:r>
      </w:hyperlink>
      <w:r w:rsidR="007F3639" w:rsidRPr="007036CE">
        <w:t xml:space="preserve"> </w:t>
      </w:r>
      <w:ins w:id="208" w:author="Сатлер Марина Викторовна" w:date="2024-01-09T14:18:00Z">
        <w:r w:rsidR="00C35814" w:rsidRPr="007036CE">
          <w:fldChar w:fldCharType="begin"/>
        </w:r>
        <w:r w:rsidR="00C35814" w:rsidRPr="007036CE">
          <w:instrText xml:space="preserve"> REF _Ref155702355 \h </w:instrText>
        </w:r>
      </w:ins>
      <w:r w:rsidR="007036CE">
        <w:instrText xml:space="preserve"> \* MERGEFORMAT </w:instrText>
      </w:r>
      <w:r w:rsidR="00C35814" w:rsidRPr="007036CE">
        <w:fldChar w:fldCharType="separate"/>
      </w:r>
      <w:r w:rsidR="00BD74E1">
        <w:rPr>
          <w:noProof/>
          <w:spacing w:val="-4"/>
        </w:rPr>
        <w:t>1</w:t>
      </w:r>
      <w:ins w:id="209" w:author="Сатлер Марина Викторовна" w:date="2024-01-09T14:18:00Z">
        <w:r w:rsidR="00C35814" w:rsidRPr="007036CE">
          <w:fldChar w:fldCharType="end"/>
        </w:r>
      </w:ins>
      <w:r w:rsidRPr="007036CE">
        <w:t xml:space="preserve"> к настоящему документу.</w:t>
      </w:r>
    </w:p>
    <w:p w14:paraId="460CF2E3" w14:textId="77777777" w:rsidR="002D12EE" w:rsidRPr="007036CE" w:rsidRDefault="003038E8" w:rsidP="002D19DD">
      <w:pPr>
        <w:pStyle w:val="GOSTNormal"/>
      </w:pPr>
      <w:r w:rsidRPr="007036CE">
        <w:t xml:space="preserve">Полное описание запроса ACCOUNTING приведено в разделе </w:t>
      </w:r>
      <w:r w:rsidR="002D19DD" w:rsidRPr="007036CE">
        <w:t xml:space="preserve">9 </w:t>
      </w:r>
      <w:r w:rsidRPr="007036CE">
        <w:t>тома 1</w:t>
      </w:r>
      <w:r w:rsidR="002D12EE" w:rsidRPr="007036CE">
        <w:t>.</w:t>
      </w:r>
    </w:p>
    <w:p w14:paraId="79CEC8E6" w14:textId="77777777" w:rsidR="00512B7E" w:rsidRPr="007036CE" w:rsidRDefault="00512B7E" w:rsidP="00501CC5">
      <w:pPr>
        <w:pStyle w:val="22"/>
        <w:rPr>
          <w:ins w:id="210" w:author="Ярисова Полина Викторовна" w:date="2023-11-27T17:36:00Z"/>
        </w:rPr>
      </w:pPr>
      <w:bookmarkStart w:id="211" w:name="_Toc117871503"/>
      <w:bookmarkStart w:id="212" w:name="_Toc121319601"/>
      <w:bookmarkStart w:id="213" w:name="_Toc222927681"/>
      <w:r w:rsidRPr="007036CE">
        <w:t>Параметры запроса</w:t>
      </w:r>
      <w:bookmarkEnd w:id="211"/>
      <w:bookmarkEnd w:id="212"/>
      <w:bookmarkEnd w:id="213"/>
    </w:p>
    <w:p w14:paraId="0CFE28FA" w14:textId="77777777" w:rsidR="00D94060" w:rsidRPr="007036CE" w:rsidRDefault="00A0733F" w:rsidP="00501CC5">
      <w:pPr>
        <w:pStyle w:val="31"/>
      </w:pPr>
      <w:bookmarkStart w:id="214" w:name="_Ref210901655"/>
      <w:bookmarkStart w:id="215" w:name="_Toc222927682"/>
      <w:r w:rsidRPr="007036CE">
        <w:t xml:space="preserve">Перечень параметров </w:t>
      </w:r>
      <w:r w:rsidR="008835BA" w:rsidRPr="007036CE">
        <w:t xml:space="preserve">заголовка </w:t>
      </w:r>
      <w:r w:rsidRPr="007036CE">
        <w:t>запроса (header)</w:t>
      </w:r>
      <w:bookmarkEnd w:id="214"/>
      <w:bookmarkEnd w:id="215"/>
    </w:p>
    <w:p w14:paraId="0D76B765" w14:textId="285B3629" w:rsidR="002D19DD" w:rsidRPr="007036CE" w:rsidRDefault="005A2340" w:rsidP="00802219">
      <w:pPr>
        <w:pStyle w:val="GOSTNameTable"/>
      </w:pPr>
      <w:r w:rsidRPr="007036CE">
        <w:rPr>
          <w:noProof/>
        </w:rPr>
        <w:fldChar w:fldCharType="begin"/>
      </w:r>
      <w:r w:rsidRPr="007036CE">
        <w:rPr>
          <w:noProof/>
        </w:rPr>
        <w:instrText xml:space="preserve"> SEQ Таблица \* ARABIC </w:instrText>
      </w:r>
      <w:r w:rsidRPr="007036CE">
        <w:rPr>
          <w:noProof/>
        </w:rPr>
        <w:fldChar w:fldCharType="separate"/>
      </w:r>
      <w:bookmarkStart w:id="216" w:name="_Toc222927976"/>
      <w:r w:rsidR="00BD74E1">
        <w:rPr>
          <w:noProof/>
        </w:rPr>
        <w:t>3</w:t>
      </w:r>
      <w:r w:rsidRPr="007036CE">
        <w:rPr>
          <w:noProof/>
        </w:rPr>
        <w:fldChar w:fldCharType="end"/>
      </w:r>
      <w:r w:rsidR="002D19DD" w:rsidRPr="007036CE">
        <w:t xml:space="preserve"> </w:t>
      </w:r>
      <w:r w:rsidR="00CC2920" w:rsidRPr="007036CE">
        <w:t>–</w:t>
      </w:r>
      <w:r w:rsidR="002D19DD" w:rsidRPr="007036CE">
        <w:t xml:space="preserve"> Параметры заголовка (header) запроса на подбор / сторнирование / переформирование записей учета</w:t>
      </w:r>
      <w:bookmarkEnd w:id="216"/>
    </w:p>
    <w:tbl>
      <w:tblPr>
        <w:tblStyle w:val="GOSTTable"/>
        <w:tblW w:w="4984" w:type="pct"/>
        <w:tblLayout w:type="fixed"/>
        <w:tblLook w:val="07E0" w:firstRow="1" w:lastRow="1" w:firstColumn="1" w:lastColumn="1" w:noHBand="1" w:noVBand="1"/>
      </w:tblPr>
      <w:tblGrid>
        <w:gridCol w:w="3455"/>
        <w:gridCol w:w="2357"/>
        <w:gridCol w:w="1571"/>
        <w:gridCol w:w="943"/>
        <w:gridCol w:w="990"/>
        <w:gridCol w:w="6394"/>
      </w:tblGrid>
      <w:tr w:rsidR="005E4D91" w:rsidRPr="007036CE" w14:paraId="57DC3069" w14:textId="77777777" w:rsidTr="005E4D91">
        <w:trPr>
          <w:cnfStyle w:val="100000000000" w:firstRow="1" w:lastRow="0" w:firstColumn="0" w:lastColumn="0" w:oddVBand="0" w:evenVBand="0" w:oddHBand="0" w:evenHBand="0" w:firstRowFirstColumn="0" w:firstRowLastColumn="0" w:lastRowFirstColumn="0" w:lastRowLastColumn="0"/>
          <w:trHeight w:val="1002"/>
        </w:trPr>
        <w:tc>
          <w:tcPr>
            <w:tcW w:w="1100" w:type="pct"/>
            <w:hideMark/>
          </w:tcPr>
          <w:p w14:paraId="1E66567D" w14:textId="77777777" w:rsidR="00512B7E" w:rsidRPr="007036CE" w:rsidRDefault="00512B7E" w:rsidP="00501CC5">
            <w:pPr>
              <w:pStyle w:val="GOSTTableHead"/>
            </w:pPr>
            <w:r w:rsidRPr="007036CE">
              <w:t>Наименование параметра</w:t>
            </w:r>
          </w:p>
        </w:tc>
        <w:tc>
          <w:tcPr>
            <w:tcW w:w="750" w:type="pct"/>
            <w:hideMark/>
          </w:tcPr>
          <w:p w14:paraId="5710C71C" w14:textId="77777777" w:rsidR="00512B7E" w:rsidRPr="007036CE" w:rsidRDefault="00512B7E">
            <w:pPr>
              <w:pStyle w:val="GOSTTableHead"/>
            </w:pPr>
            <w:r w:rsidRPr="007036CE">
              <w:t>Название тэга</w:t>
            </w:r>
          </w:p>
        </w:tc>
        <w:tc>
          <w:tcPr>
            <w:tcW w:w="500" w:type="pct"/>
            <w:hideMark/>
          </w:tcPr>
          <w:p w14:paraId="39B364E0" w14:textId="77777777" w:rsidR="00512B7E" w:rsidRPr="007036CE" w:rsidRDefault="00512B7E">
            <w:pPr>
              <w:pStyle w:val="GOSTTableHead"/>
            </w:pPr>
            <w:r w:rsidRPr="007036CE">
              <w:t>Тип данных</w:t>
            </w:r>
          </w:p>
        </w:tc>
        <w:tc>
          <w:tcPr>
            <w:tcW w:w="300" w:type="pct"/>
          </w:tcPr>
          <w:p w14:paraId="3231A7D6" w14:textId="77777777" w:rsidR="00512B7E" w:rsidRPr="007036CE" w:rsidRDefault="00512B7E">
            <w:pPr>
              <w:pStyle w:val="GOSTTableHead"/>
            </w:pPr>
            <w:r w:rsidRPr="007036CE">
              <w:t>Обязательность</w:t>
            </w:r>
          </w:p>
        </w:tc>
        <w:tc>
          <w:tcPr>
            <w:tcW w:w="315" w:type="pct"/>
            <w:hideMark/>
          </w:tcPr>
          <w:p w14:paraId="36009B01" w14:textId="77777777" w:rsidR="00512B7E" w:rsidRPr="007036CE" w:rsidRDefault="00512B7E">
            <w:pPr>
              <w:pStyle w:val="GOSTTableHead"/>
            </w:pPr>
            <w:r w:rsidRPr="007036CE">
              <w:t>Размерность</w:t>
            </w:r>
          </w:p>
        </w:tc>
        <w:tc>
          <w:tcPr>
            <w:tcW w:w="2035" w:type="pct"/>
          </w:tcPr>
          <w:p w14:paraId="50473C2B" w14:textId="77777777" w:rsidR="00512B7E" w:rsidRPr="007036CE" w:rsidRDefault="00512B7E">
            <w:pPr>
              <w:pStyle w:val="GOSTTableHead"/>
            </w:pPr>
            <w:r w:rsidRPr="007036CE">
              <w:t>Описание</w:t>
            </w:r>
          </w:p>
        </w:tc>
      </w:tr>
      <w:tr w:rsidR="006437AD" w:rsidRPr="007036CE" w14:paraId="4493AE0D" w14:textId="77777777" w:rsidTr="005E4D91">
        <w:tc>
          <w:tcPr>
            <w:tcW w:w="1100" w:type="pct"/>
          </w:tcPr>
          <w:p w14:paraId="353A1079" w14:textId="77777777" w:rsidR="00512B7E" w:rsidRPr="007036CE" w:rsidRDefault="170E4D90" w:rsidP="00501CC5">
            <w:pPr>
              <w:pStyle w:val="GOSTTablenorm"/>
            </w:pPr>
            <w:r w:rsidRPr="007036CE">
              <w:t>Система-отправитель запроса</w:t>
            </w:r>
          </w:p>
        </w:tc>
        <w:tc>
          <w:tcPr>
            <w:tcW w:w="750" w:type="pct"/>
          </w:tcPr>
          <w:p w14:paraId="0F96D41E" w14:textId="77777777" w:rsidR="00512B7E" w:rsidRPr="007036CE" w:rsidRDefault="00512B7E" w:rsidP="00501CC5">
            <w:pPr>
              <w:pStyle w:val="GOSTTablenorm"/>
              <w:rPr>
                <w:lang w:val="en-US"/>
              </w:rPr>
            </w:pPr>
            <w:r w:rsidRPr="007036CE">
              <w:rPr>
                <w:lang w:val="en-US"/>
              </w:rPr>
              <w:t>Source</w:t>
            </w:r>
          </w:p>
        </w:tc>
        <w:tc>
          <w:tcPr>
            <w:tcW w:w="500" w:type="pct"/>
          </w:tcPr>
          <w:p w14:paraId="2854346E" w14:textId="77777777" w:rsidR="00512B7E" w:rsidRPr="007036CE" w:rsidRDefault="00512B7E" w:rsidP="00601F01">
            <w:pPr>
              <w:pStyle w:val="GOSTTablenorm"/>
              <w:rPr>
                <w:lang w:val="en-US"/>
              </w:rPr>
            </w:pPr>
            <w:r w:rsidRPr="007036CE">
              <w:t>Строка</w:t>
            </w:r>
          </w:p>
        </w:tc>
        <w:tc>
          <w:tcPr>
            <w:tcW w:w="300" w:type="pct"/>
          </w:tcPr>
          <w:p w14:paraId="416C15E9" w14:textId="77777777" w:rsidR="00512B7E" w:rsidRPr="007036CE" w:rsidRDefault="00512B7E" w:rsidP="00601F01">
            <w:pPr>
              <w:pStyle w:val="GOSTTablenorm"/>
            </w:pPr>
            <w:r w:rsidRPr="007036CE">
              <w:t>Да</w:t>
            </w:r>
          </w:p>
        </w:tc>
        <w:tc>
          <w:tcPr>
            <w:tcW w:w="315" w:type="pct"/>
          </w:tcPr>
          <w:p w14:paraId="6A915D17" w14:textId="77777777" w:rsidR="00512B7E" w:rsidRPr="007036CE" w:rsidRDefault="00512B7E" w:rsidP="00501CC5">
            <w:pPr>
              <w:pStyle w:val="GOSTTablenorm"/>
              <w:rPr>
                <w:lang w:val="en-US"/>
              </w:rPr>
            </w:pPr>
            <w:r w:rsidRPr="007036CE">
              <w:t>&lt;=</w:t>
            </w:r>
            <w:r w:rsidRPr="007036CE">
              <w:rPr>
                <w:lang w:val="en-US"/>
              </w:rPr>
              <w:t>10</w:t>
            </w:r>
          </w:p>
        </w:tc>
        <w:tc>
          <w:tcPr>
            <w:tcW w:w="2035" w:type="pct"/>
          </w:tcPr>
          <w:p w14:paraId="65AD2634" w14:textId="2752EF4F" w:rsidR="00512B7E" w:rsidRPr="007036CE" w:rsidRDefault="170E4D90" w:rsidP="00501CC5">
            <w:pPr>
              <w:pStyle w:val="GOSTTablenorm"/>
            </w:pPr>
            <w:commentRangeStart w:id="217"/>
            <w:r w:rsidRPr="007036CE">
              <w:t xml:space="preserve">ФП ГИИС ЭБ </w:t>
            </w:r>
            <w:commentRangeEnd w:id="217"/>
            <w:r w:rsidR="00131B4F" w:rsidRPr="007036CE">
              <w:rPr>
                <w:rStyle w:val="afff4"/>
                <w:sz w:val="22"/>
                <w:szCs w:val="20"/>
              </w:rPr>
              <w:commentReference w:id="217"/>
            </w:r>
            <w:r w:rsidR="005B1C15" w:rsidRPr="007036CE">
              <w:t>–</w:t>
            </w:r>
            <w:r w:rsidRPr="007036CE">
              <w:t xml:space="preserve"> отправитель запроса. Возможные значения:</w:t>
            </w:r>
          </w:p>
          <w:p w14:paraId="3E9F737B" w14:textId="77777777" w:rsidR="00F13906" w:rsidRPr="007036CE" w:rsidRDefault="00F13906" w:rsidP="00F13906">
            <w:pPr>
              <w:pStyle w:val="GOSTTableListMark1"/>
              <w:rPr>
                <w:ins w:id="218" w:author="Сказецкая Наталья Камилевна" w:date="2024-09-24T18:53:00Z"/>
                <w:lang w:val="en-US"/>
              </w:rPr>
            </w:pPr>
            <w:ins w:id="219" w:author="Сказецкая Наталья Камилевна" w:date="2024-09-24T18:53:00Z">
              <w:r w:rsidRPr="007036CE">
                <w:rPr>
                  <w:lang w:val="en-US"/>
                </w:rPr>
                <w:t>EXP</w:t>
              </w:r>
              <w:r w:rsidRPr="007036CE">
                <w:t>01</w:t>
              </w:r>
              <w:r w:rsidRPr="007036CE">
                <w:rPr>
                  <w:lang w:val="en-US"/>
                </w:rPr>
                <w:t xml:space="preserve"> (ПУР</w:t>
              </w:r>
              <w:r w:rsidRPr="007036CE">
                <w:t xml:space="preserve"> 0</w:t>
              </w:r>
            </w:ins>
            <w:ins w:id="220" w:author="Сказецкая Наталья Камилевна" w:date="2024-09-24T18:54:00Z">
              <w:r w:rsidRPr="007036CE">
                <w:t>1</w:t>
              </w:r>
            </w:ins>
            <w:ins w:id="221" w:author="Сказецкая Наталья Камилевна" w:date="2024-09-24T18:53:00Z">
              <w:r w:rsidRPr="007036CE">
                <w:rPr>
                  <w:lang w:val="en-US"/>
                </w:rPr>
                <w:t xml:space="preserve"> ЭБ)</w:t>
              </w:r>
              <w:r w:rsidRPr="007036CE">
                <w:t>;</w:t>
              </w:r>
            </w:ins>
          </w:p>
          <w:p w14:paraId="061E0051" w14:textId="77777777" w:rsidR="00512B7E" w:rsidRPr="007036CE" w:rsidRDefault="00512B7E" w:rsidP="00601F01">
            <w:pPr>
              <w:pStyle w:val="GOSTTableListMark1"/>
              <w:rPr>
                <w:lang w:val="en-US"/>
              </w:rPr>
            </w:pPr>
            <w:r w:rsidRPr="007036CE">
              <w:rPr>
                <w:lang w:val="en-US"/>
              </w:rPr>
              <w:t>EXP</w:t>
            </w:r>
            <w:r w:rsidRPr="007036CE">
              <w:t>05</w:t>
            </w:r>
            <w:r w:rsidRPr="007036CE">
              <w:rPr>
                <w:lang w:val="en-US"/>
              </w:rPr>
              <w:t xml:space="preserve"> (ПУР</w:t>
            </w:r>
            <w:r w:rsidRPr="007036CE">
              <w:t xml:space="preserve"> 05</w:t>
            </w:r>
            <w:r w:rsidRPr="007036CE">
              <w:rPr>
                <w:lang w:val="en-US"/>
              </w:rPr>
              <w:t xml:space="preserve"> ЭБ)</w:t>
            </w:r>
            <w:ins w:id="222" w:author="Сатлер Марина Викторовна" w:date="2024-01-09T14:15:00Z">
              <w:r w:rsidR="00143A77" w:rsidRPr="007036CE">
                <w:t>;</w:t>
              </w:r>
            </w:ins>
          </w:p>
          <w:p w14:paraId="47FED39B" w14:textId="77777777" w:rsidR="00512B7E" w:rsidRPr="007036CE" w:rsidRDefault="00512B7E" w:rsidP="00601F01">
            <w:pPr>
              <w:pStyle w:val="GOSTTableListMark1"/>
              <w:rPr>
                <w:lang w:val="en-US"/>
              </w:rPr>
            </w:pPr>
            <w:r w:rsidRPr="007036CE">
              <w:rPr>
                <w:lang w:val="en-US"/>
              </w:rPr>
              <w:t>EXP</w:t>
            </w:r>
            <w:r w:rsidRPr="007036CE">
              <w:t>03</w:t>
            </w:r>
            <w:r w:rsidRPr="007036CE">
              <w:rPr>
                <w:lang w:val="en-US"/>
              </w:rPr>
              <w:t xml:space="preserve"> (ПУР</w:t>
            </w:r>
            <w:r w:rsidRPr="007036CE">
              <w:t xml:space="preserve"> 03</w:t>
            </w:r>
            <w:r w:rsidRPr="007036CE">
              <w:rPr>
                <w:lang w:val="en-US"/>
              </w:rPr>
              <w:t xml:space="preserve"> ЭБ)</w:t>
            </w:r>
            <w:ins w:id="223" w:author="Сатлер Марина Викторовна" w:date="2024-01-09T14:15:00Z">
              <w:r w:rsidR="00143A77" w:rsidRPr="007036CE">
                <w:t>;</w:t>
              </w:r>
            </w:ins>
          </w:p>
          <w:p w14:paraId="1608B348" w14:textId="77777777" w:rsidR="00625FC2" w:rsidRPr="007036CE" w:rsidRDefault="00625FC2" w:rsidP="00601F01">
            <w:pPr>
              <w:pStyle w:val="GOSTTableListMark1"/>
              <w:rPr>
                <w:lang w:val="en-US"/>
              </w:rPr>
            </w:pPr>
            <w:r w:rsidRPr="007036CE">
              <w:rPr>
                <w:lang w:val="en-US"/>
              </w:rPr>
              <w:t>TSE (</w:t>
            </w:r>
            <w:r w:rsidRPr="007036CE">
              <w:t>ПУР КС ЭБ)</w:t>
            </w:r>
            <w:ins w:id="224" w:author="Сатлер Марина Викторовна" w:date="2024-01-09T14:15:00Z">
              <w:r w:rsidR="00143A77" w:rsidRPr="007036CE">
                <w:t>;</w:t>
              </w:r>
            </w:ins>
          </w:p>
          <w:p w14:paraId="66D2A00E" w14:textId="77777777" w:rsidR="00512B7E" w:rsidRPr="007036CE" w:rsidRDefault="00512B7E" w:rsidP="00601F01">
            <w:pPr>
              <w:pStyle w:val="GOSTTableListMark1"/>
              <w:rPr>
                <w:lang w:val="en-US"/>
              </w:rPr>
            </w:pPr>
            <w:r w:rsidRPr="007036CE">
              <w:rPr>
                <w:lang w:val="en-US"/>
              </w:rPr>
              <w:lastRenderedPageBreak/>
              <w:t>FAMABS (ПУДС ЭБ)</w:t>
            </w:r>
            <w:ins w:id="225" w:author="Сатлер Марина Викторовна" w:date="2024-01-09T14:15:00Z">
              <w:r w:rsidR="00143A77" w:rsidRPr="007036CE">
                <w:t>;</w:t>
              </w:r>
            </w:ins>
          </w:p>
          <w:p w14:paraId="39531D31" w14:textId="219B1C32" w:rsidR="00625FC2" w:rsidRPr="007036CE" w:rsidRDefault="00512B7E" w:rsidP="00601F01">
            <w:pPr>
              <w:pStyle w:val="GOSTTableListMark1"/>
              <w:rPr>
                <w:lang w:val="en-US"/>
              </w:rPr>
            </w:pPr>
            <w:r w:rsidRPr="007036CE">
              <w:rPr>
                <w:lang w:val="en-US"/>
              </w:rPr>
              <w:t>ARP (ПУИО</w:t>
            </w:r>
            <w:r w:rsidRPr="007036CE">
              <w:t xml:space="preserve"> ЭБ</w:t>
            </w:r>
            <w:r w:rsidRPr="007036CE">
              <w:rPr>
                <w:lang w:val="en-US"/>
              </w:rPr>
              <w:t>)</w:t>
            </w:r>
          </w:p>
        </w:tc>
      </w:tr>
      <w:tr w:rsidR="006437AD" w:rsidRPr="007036CE" w14:paraId="3EE0FA70" w14:textId="77777777" w:rsidTr="005E4D91">
        <w:tc>
          <w:tcPr>
            <w:tcW w:w="1100" w:type="pct"/>
          </w:tcPr>
          <w:p w14:paraId="70890CF9" w14:textId="77777777" w:rsidR="00512B7E" w:rsidRPr="007036CE" w:rsidRDefault="00512B7E" w:rsidP="00501CC5">
            <w:pPr>
              <w:pStyle w:val="GOSTTablenorm"/>
            </w:pPr>
            <w:r w:rsidRPr="007036CE">
              <w:lastRenderedPageBreak/>
              <w:t>Дата и время запроса</w:t>
            </w:r>
          </w:p>
        </w:tc>
        <w:tc>
          <w:tcPr>
            <w:tcW w:w="750" w:type="pct"/>
          </w:tcPr>
          <w:p w14:paraId="54C3AE02" w14:textId="77777777" w:rsidR="00512B7E" w:rsidRPr="007036CE" w:rsidRDefault="00512B7E" w:rsidP="00501CC5">
            <w:pPr>
              <w:pStyle w:val="GOSTTablenorm"/>
              <w:rPr>
                <w:lang w:val="en-US"/>
              </w:rPr>
            </w:pPr>
            <w:r w:rsidRPr="007036CE">
              <w:rPr>
                <w:lang w:val="en-US"/>
              </w:rPr>
              <w:t>ReqDateTime</w:t>
            </w:r>
          </w:p>
        </w:tc>
        <w:tc>
          <w:tcPr>
            <w:tcW w:w="500" w:type="pct"/>
          </w:tcPr>
          <w:p w14:paraId="71F75ED0" w14:textId="77777777" w:rsidR="00512B7E" w:rsidRPr="007036CE" w:rsidRDefault="00512B7E">
            <w:pPr>
              <w:pStyle w:val="GOSTTablenorm"/>
            </w:pPr>
            <w:r w:rsidRPr="007036CE">
              <w:t>Дата-время (</w:t>
            </w:r>
            <w:r w:rsidRPr="007036CE">
              <w:rPr>
                <w:lang w:val="en-US"/>
              </w:rPr>
              <w:t>timestamp</w:t>
            </w:r>
            <w:r w:rsidRPr="007036CE">
              <w:t>)</w:t>
            </w:r>
          </w:p>
        </w:tc>
        <w:tc>
          <w:tcPr>
            <w:tcW w:w="300" w:type="pct"/>
          </w:tcPr>
          <w:p w14:paraId="39FD3478" w14:textId="77777777" w:rsidR="00512B7E" w:rsidRPr="007036CE" w:rsidRDefault="00512B7E" w:rsidP="00601F01">
            <w:pPr>
              <w:pStyle w:val="GOSTTablenorm"/>
            </w:pPr>
            <w:r w:rsidRPr="007036CE">
              <w:t>Да</w:t>
            </w:r>
          </w:p>
        </w:tc>
        <w:tc>
          <w:tcPr>
            <w:tcW w:w="315" w:type="pct"/>
          </w:tcPr>
          <w:p w14:paraId="41D2B071" w14:textId="77777777" w:rsidR="00512B7E" w:rsidRPr="007036CE" w:rsidRDefault="00512B7E" w:rsidP="00601F01">
            <w:pPr>
              <w:pStyle w:val="GOSTTablenorm"/>
            </w:pPr>
          </w:p>
        </w:tc>
        <w:tc>
          <w:tcPr>
            <w:tcW w:w="2035" w:type="pct"/>
          </w:tcPr>
          <w:p w14:paraId="4AC7B884" w14:textId="77777777" w:rsidR="00512B7E" w:rsidRPr="007036CE" w:rsidRDefault="00512B7E" w:rsidP="00501CC5">
            <w:pPr>
              <w:pStyle w:val="GOSTTablenorm"/>
            </w:pPr>
            <w:r w:rsidRPr="007036CE">
              <w:t>Дата и время формирования запроса ФП</w:t>
            </w:r>
            <w:ins w:id="226" w:author="Сатлер Марина Викторовна" w:date="2024-01-09T14:19:00Z">
              <w:r w:rsidR="00C35814" w:rsidRPr="007036CE">
                <w:t>.</w:t>
              </w:r>
            </w:ins>
          </w:p>
          <w:p w14:paraId="6AFE7525" w14:textId="77777777" w:rsidR="00512B7E" w:rsidRPr="007036CE" w:rsidRDefault="00512B7E" w:rsidP="00501CC5">
            <w:pPr>
              <w:pStyle w:val="GOSTTablenorm"/>
            </w:pPr>
            <w:r w:rsidRPr="007036CE">
              <w:t>Формат YYYY-MM-DD hh:mm:ss</w:t>
            </w:r>
          </w:p>
        </w:tc>
      </w:tr>
      <w:tr w:rsidR="006437AD" w:rsidRPr="007036CE" w14:paraId="74EBFDA0" w14:textId="77777777" w:rsidTr="005E4D91">
        <w:tc>
          <w:tcPr>
            <w:tcW w:w="1100" w:type="pct"/>
          </w:tcPr>
          <w:p w14:paraId="57F4670A" w14:textId="77777777" w:rsidR="00512B7E" w:rsidRPr="007036CE" w:rsidRDefault="00512B7E" w:rsidP="00501CC5">
            <w:pPr>
              <w:pStyle w:val="GOSTTablenorm"/>
            </w:pPr>
            <w:r w:rsidRPr="007036CE">
              <w:t>Версия формата запроса</w:t>
            </w:r>
          </w:p>
        </w:tc>
        <w:tc>
          <w:tcPr>
            <w:tcW w:w="750" w:type="pct"/>
          </w:tcPr>
          <w:p w14:paraId="5621C7FE" w14:textId="77777777" w:rsidR="00512B7E" w:rsidRPr="007036CE" w:rsidRDefault="00512B7E" w:rsidP="00501CC5">
            <w:pPr>
              <w:pStyle w:val="GOSTTablenorm"/>
              <w:rPr>
                <w:lang w:val="en-US"/>
              </w:rPr>
            </w:pPr>
            <w:r w:rsidRPr="007036CE">
              <w:rPr>
                <w:lang w:val="en-US"/>
              </w:rPr>
              <w:t>Version</w:t>
            </w:r>
          </w:p>
        </w:tc>
        <w:tc>
          <w:tcPr>
            <w:tcW w:w="500" w:type="pct"/>
          </w:tcPr>
          <w:p w14:paraId="6902418C" w14:textId="77777777" w:rsidR="00512B7E" w:rsidRPr="007036CE" w:rsidRDefault="00512B7E" w:rsidP="00601F01">
            <w:pPr>
              <w:pStyle w:val="GOSTTablenorm"/>
              <w:rPr>
                <w:lang w:val="en-US"/>
              </w:rPr>
            </w:pPr>
            <w:r w:rsidRPr="007036CE">
              <w:t>Строка</w:t>
            </w:r>
          </w:p>
        </w:tc>
        <w:tc>
          <w:tcPr>
            <w:tcW w:w="300" w:type="pct"/>
          </w:tcPr>
          <w:p w14:paraId="169995BE" w14:textId="77777777" w:rsidR="00512B7E" w:rsidRPr="007036CE" w:rsidRDefault="00512B7E" w:rsidP="00601F01">
            <w:pPr>
              <w:pStyle w:val="GOSTTablenorm"/>
            </w:pPr>
            <w:r w:rsidRPr="007036CE">
              <w:t>Да</w:t>
            </w:r>
          </w:p>
        </w:tc>
        <w:tc>
          <w:tcPr>
            <w:tcW w:w="315" w:type="pct"/>
          </w:tcPr>
          <w:p w14:paraId="1D12537F" w14:textId="77777777" w:rsidR="00512B7E" w:rsidRPr="007036CE" w:rsidRDefault="00512B7E" w:rsidP="00501CC5">
            <w:pPr>
              <w:pStyle w:val="GOSTTablenorm"/>
              <w:rPr>
                <w:lang w:val="en-US"/>
              </w:rPr>
            </w:pPr>
            <w:r w:rsidRPr="007036CE">
              <w:t>&lt;=</w:t>
            </w:r>
            <w:r w:rsidRPr="007036CE">
              <w:rPr>
                <w:lang w:val="en-US"/>
              </w:rPr>
              <w:t>10</w:t>
            </w:r>
          </w:p>
        </w:tc>
        <w:tc>
          <w:tcPr>
            <w:tcW w:w="2035" w:type="pct"/>
          </w:tcPr>
          <w:p w14:paraId="6319EED3" w14:textId="77777777" w:rsidR="00512B7E" w:rsidRPr="007036CE" w:rsidRDefault="00512B7E" w:rsidP="00501CC5">
            <w:pPr>
              <w:pStyle w:val="GOSTTablenorm"/>
            </w:pPr>
            <w:r w:rsidRPr="007036CE">
              <w:t>Версия формата запроса</w:t>
            </w:r>
          </w:p>
        </w:tc>
      </w:tr>
      <w:tr w:rsidR="006437AD" w:rsidRPr="007036CE" w14:paraId="67421235" w14:textId="77777777" w:rsidTr="005E4D91">
        <w:tc>
          <w:tcPr>
            <w:tcW w:w="1100" w:type="pct"/>
          </w:tcPr>
          <w:p w14:paraId="1C6DCF53" w14:textId="77777777" w:rsidR="00512B7E" w:rsidRPr="007036CE" w:rsidRDefault="00512B7E" w:rsidP="00501CC5">
            <w:pPr>
              <w:pStyle w:val="GOSTTablenorm"/>
              <w:rPr>
                <w:b/>
              </w:rPr>
            </w:pPr>
            <w:r w:rsidRPr="007036CE">
              <w:rPr>
                <w:b/>
              </w:rPr>
              <w:t>Дополнительные параметры запроса</w:t>
            </w:r>
          </w:p>
        </w:tc>
        <w:tc>
          <w:tcPr>
            <w:tcW w:w="750" w:type="pct"/>
          </w:tcPr>
          <w:p w14:paraId="3BB761B8" w14:textId="77777777" w:rsidR="00512B7E" w:rsidRPr="007036CE" w:rsidRDefault="00512B7E" w:rsidP="00501CC5">
            <w:pPr>
              <w:pStyle w:val="GOSTTablenorm"/>
              <w:rPr>
                <w:b/>
                <w:lang w:val="en-US"/>
              </w:rPr>
            </w:pPr>
            <w:r w:rsidRPr="007036CE">
              <w:rPr>
                <w:b/>
                <w:lang w:val="en-US"/>
              </w:rPr>
              <w:t>Params</w:t>
            </w:r>
          </w:p>
        </w:tc>
        <w:tc>
          <w:tcPr>
            <w:tcW w:w="500" w:type="pct"/>
          </w:tcPr>
          <w:p w14:paraId="052C9D06" w14:textId="77777777" w:rsidR="00512B7E" w:rsidRPr="007036CE" w:rsidRDefault="00512B7E" w:rsidP="00601F01">
            <w:pPr>
              <w:pStyle w:val="GOSTTablenorm"/>
            </w:pPr>
            <w:r w:rsidRPr="007036CE">
              <w:t>Массив</w:t>
            </w:r>
          </w:p>
        </w:tc>
        <w:tc>
          <w:tcPr>
            <w:tcW w:w="300" w:type="pct"/>
          </w:tcPr>
          <w:p w14:paraId="1B90A61B" w14:textId="77777777" w:rsidR="00512B7E" w:rsidRPr="007036CE" w:rsidRDefault="00512B7E" w:rsidP="00601F01">
            <w:pPr>
              <w:pStyle w:val="GOSTTablenorm"/>
            </w:pPr>
            <w:r w:rsidRPr="007036CE">
              <w:t>Нет</w:t>
            </w:r>
          </w:p>
        </w:tc>
        <w:tc>
          <w:tcPr>
            <w:tcW w:w="315" w:type="pct"/>
          </w:tcPr>
          <w:p w14:paraId="174112C2" w14:textId="77777777" w:rsidR="00512B7E" w:rsidRPr="007036CE" w:rsidRDefault="00512B7E" w:rsidP="00501CC5">
            <w:pPr>
              <w:pStyle w:val="GOSTTablenorm"/>
            </w:pPr>
            <w:r w:rsidRPr="007036CE">
              <w:rPr>
                <w:lang w:val="en-US"/>
              </w:rPr>
              <w:t>-</w:t>
            </w:r>
          </w:p>
        </w:tc>
        <w:tc>
          <w:tcPr>
            <w:tcW w:w="2035" w:type="pct"/>
          </w:tcPr>
          <w:p w14:paraId="367951C0" w14:textId="77777777" w:rsidR="00512B7E" w:rsidRPr="007036CE" w:rsidRDefault="00512B7E" w:rsidP="00501CC5">
            <w:pPr>
              <w:pStyle w:val="GOSTTablenorm"/>
            </w:pPr>
            <w:r w:rsidRPr="007036CE">
              <w:t>Дополнительные параметры запроса</w:t>
            </w:r>
          </w:p>
        </w:tc>
      </w:tr>
      <w:tr w:rsidR="006437AD" w:rsidRPr="007036CE" w14:paraId="2C5857E6" w14:textId="77777777" w:rsidTr="005E4D91">
        <w:tc>
          <w:tcPr>
            <w:tcW w:w="1100" w:type="pct"/>
          </w:tcPr>
          <w:p w14:paraId="6CC164D3" w14:textId="77777777" w:rsidR="00512B7E" w:rsidRPr="007036CE" w:rsidRDefault="00512B7E" w:rsidP="00501CC5">
            <w:pPr>
              <w:pStyle w:val="GOSTTablenorm"/>
            </w:pPr>
            <w:r w:rsidRPr="007036CE">
              <w:t>Наименование произвольного доп. параметра</w:t>
            </w:r>
          </w:p>
        </w:tc>
        <w:tc>
          <w:tcPr>
            <w:tcW w:w="750" w:type="pct"/>
          </w:tcPr>
          <w:p w14:paraId="5245F03B" w14:textId="77777777" w:rsidR="00512B7E" w:rsidRPr="007036CE" w:rsidRDefault="00512B7E" w:rsidP="00501CC5">
            <w:pPr>
              <w:pStyle w:val="GOSTTablenorm"/>
              <w:rPr>
                <w:lang w:val="en-US"/>
              </w:rPr>
            </w:pPr>
            <w:r w:rsidRPr="007036CE">
              <w:rPr>
                <w:b/>
                <w:lang w:val="en-US"/>
              </w:rPr>
              <w:t>Params:</w:t>
            </w:r>
            <w:r w:rsidRPr="007036CE">
              <w:rPr>
                <w:lang w:val="en-US"/>
              </w:rPr>
              <w:t>param</w:t>
            </w:r>
          </w:p>
        </w:tc>
        <w:tc>
          <w:tcPr>
            <w:tcW w:w="500" w:type="pct"/>
          </w:tcPr>
          <w:p w14:paraId="601DF1C1" w14:textId="77777777" w:rsidR="00512B7E" w:rsidRPr="007036CE" w:rsidRDefault="00512B7E" w:rsidP="00601F01">
            <w:pPr>
              <w:pStyle w:val="GOSTTablenorm"/>
            </w:pPr>
            <w:r w:rsidRPr="007036CE">
              <w:t>Строка</w:t>
            </w:r>
          </w:p>
        </w:tc>
        <w:tc>
          <w:tcPr>
            <w:tcW w:w="300" w:type="pct"/>
          </w:tcPr>
          <w:p w14:paraId="77D06FA6" w14:textId="77777777" w:rsidR="00512B7E" w:rsidRPr="007036CE" w:rsidRDefault="00512B7E" w:rsidP="00601F01">
            <w:pPr>
              <w:pStyle w:val="GOSTTablenorm"/>
            </w:pPr>
            <w:r w:rsidRPr="007036CE">
              <w:t>Нет</w:t>
            </w:r>
          </w:p>
        </w:tc>
        <w:tc>
          <w:tcPr>
            <w:tcW w:w="315" w:type="pct"/>
          </w:tcPr>
          <w:p w14:paraId="12581AC9" w14:textId="77777777" w:rsidR="00512B7E" w:rsidRPr="007036CE" w:rsidRDefault="00512B7E" w:rsidP="00501CC5">
            <w:pPr>
              <w:pStyle w:val="GOSTTablenorm"/>
            </w:pPr>
            <w:r w:rsidRPr="007036CE">
              <w:t>&lt;=20</w:t>
            </w:r>
          </w:p>
        </w:tc>
        <w:tc>
          <w:tcPr>
            <w:tcW w:w="2035" w:type="pct"/>
          </w:tcPr>
          <w:p w14:paraId="59083EA6" w14:textId="77777777" w:rsidR="00512B7E" w:rsidRPr="007036CE" w:rsidRDefault="00512B7E" w:rsidP="00501CC5">
            <w:pPr>
              <w:pStyle w:val="GOSTTablenorm"/>
            </w:pPr>
            <w:r w:rsidRPr="007036CE">
              <w:t>Наименование произвольного дополнительного параметра</w:t>
            </w:r>
          </w:p>
        </w:tc>
      </w:tr>
      <w:tr w:rsidR="006437AD" w:rsidRPr="007036CE" w14:paraId="2E2E4C45" w14:textId="77777777" w:rsidTr="005E4D91">
        <w:tc>
          <w:tcPr>
            <w:tcW w:w="1100" w:type="pct"/>
          </w:tcPr>
          <w:p w14:paraId="5430D41E" w14:textId="77777777" w:rsidR="00512B7E" w:rsidRPr="007036CE" w:rsidRDefault="00512B7E" w:rsidP="00501CC5">
            <w:pPr>
              <w:pStyle w:val="GOSTTablenorm"/>
            </w:pPr>
            <w:r w:rsidRPr="007036CE">
              <w:t>Значение произвольного доп. параметра</w:t>
            </w:r>
          </w:p>
        </w:tc>
        <w:tc>
          <w:tcPr>
            <w:tcW w:w="750" w:type="pct"/>
          </w:tcPr>
          <w:p w14:paraId="70465A43" w14:textId="77777777" w:rsidR="00512B7E" w:rsidRPr="007036CE" w:rsidRDefault="00512B7E" w:rsidP="00501CC5">
            <w:pPr>
              <w:pStyle w:val="GOSTTablenorm"/>
              <w:rPr>
                <w:lang w:val="en-US"/>
              </w:rPr>
            </w:pPr>
            <w:r w:rsidRPr="007036CE">
              <w:rPr>
                <w:b/>
                <w:lang w:val="en-US"/>
              </w:rPr>
              <w:t>Params:</w:t>
            </w:r>
            <w:r w:rsidRPr="007036CE">
              <w:rPr>
                <w:lang w:val="en-US"/>
              </w:rPr>
              <w:t>value</w:t>
            </w:r>
          </w:p>
        </w:tc>
        <w:tc>
          <w:tcPr>
            <w:tcW w:w="500" w:type="pct"/>
          </w:tcPr>
          <w:p w14:paraId="5601B499" w14:textId="77777777" w:rsidR="00512B7E" w:rsidRPr="007036CE" w:rsidRDefault="00512B7E" w:rsidP="00601F01">
            <w:pPr>
              <w:pStyle w:val="GOSTTablenorm"/>
            </w:pPr>
            <w:r w:rsidRPr="007036CE">
              <w:t>Строка</w:t>
            </w:r>
          </w:p>
        </w:tc>
        <w:tc>
          <w:tcPr>
            <w:tcW w:w="300" w:type="pct"/>
          </w:tcPr>
          <w:p w14:paraId="1A7A3FF4" w14:textId="77777777" w:rsidR="00512B7E" w:rsidRPr="007036CE" w:rsidRDefault="00512B7E" w:rsidP="00601F01">
            <w:pPr>
              <w:pStyle w:val="GOSTTablenorm"/>
            </w:pPr>
            <w:r w:rsidRPr="007036CE">
              <w:t>Нет</w:t>
            </w:r>
          </w:p>
        </w:tc>
        <w:tc>
          <w:tcPr>
            <w:tcW w:w="315" w:type="pct"/>
          </w:tcPr>
          <w:p w14:paraId="5EF43C78" w14:textId="77777777" w:rsidR="00512B7E" w:rsidRPr="007036CE" w:rsidRDefault="00512B7E" w:rsidP="00501CC5">
            <w:pPr>
              <w:pStyle w:val="GOSTTablenorm"/>
            </w:pPr>
            <w:r w:rsidRPr="007036CE">
              <w:t>&lt;=</w:t>
            </w:r>
            <w:r w:rsidRPr="007036CE">
              <w:rPr>
                <w:lang w:val="en-US"/>
              </w:rPr>
              <w:t>1000</w:t>
            </w:r>
          </w:p>
        </w:tc>
        <w:tc>
          <w:tcPr>
            <w:tcW w:w="2035" w:type="pct"/>
          </w:tcPr>
          <w:p w14:paraId="5AC0B6B6" w14:textId="77777777" w:rsidR="00512B7E" w:rsidRPr="007036CE" w:rsidRDefault="00512B7E" w:rsidP="00501CC5">
            <w:pPr>
              <w:pStyle w:val="GOSTTablenorm"/>
            </w:pPr>
            <w:r w:rsidRPr="007036CE">
              <w:t>Значение произвольного дополнительного параметра</w:t>
            </w:r>
          </w:p>
        </w:tc>
      </w:tr>
      <w:tr w:rsidR="006437AD" w:rsidRPr="007036CE" w14:paraId="210BE1D2" w14:textId="77777777" w:rsidTr="005E4D91">
        <w:tc>
          <w:tcPr>
            <w:tcW w:w="1100" w:type="pct"/>
          </w:tcPr>
          <w:p w14:paraId="4130B8FA" w14:textId="77777777" w:rsidR="00512B7E" w:rsidRPr="007036CE" w:rsidRDefault="00512B7E" w:rsidP="00501CC5">
            <w:pPr>
              <w:pStyle w:val="GOSTTablenorm"/>
            </w:pPr>
            <w:r w:rsidRPr="007036CE">
              <w:t>Глобальный идентификатор запроса</w:t>
            </w:r>
          </w:p>
        </w:tc>
        <w:tc>
          <w:tcPr>
            <w:tcW w:w="750" w:type="pct"/>
          </w:tcPr>
          <w:p w14:paraId="0535145C" w14:textId="77777777" w:rsidR="00512B7E" w:rsidRPr="007036CE" w:rsidRDefault="00B568CC" w:rsidP="00501CC5">
            <w:pPr>
              <w:pStyle w:val="GOSTTablenorm"/>
              <w:rPr>
                <w:lang w:val="en-US"/>
              </w:rPr>
            </w:pPr>
            <w:r w:rsidRPr="007036CE">
              <w:rPr>
                <w:lang w:val="en-US"/>
              </w:rPr>
              <w:t>Req</w:t>
            </w:r>
            <w:r w:rsidR="00512B7E" w:rsidRPr="007036CE">
              <w:rPr>
                <w:lang w:val="en-US"/>
              </w:rPr>
              <w:t>Guid</w:t>
            </w:r>
          </w:p>
        </w:tc>
        <w:tc>
          <w:tcPr>
            <w:tcW w:w="500" w:type="pct"/>
          </w:tcPr>
          <w:p w14:paraId="605AB01D" w14:textId="77777777" w:rsidR="00512B7E" w:rsidRPr="007036CE" w:rsidRDefault="00512B7E" w:rsidP="00601F01">
            <w:pPr>
              <w:pStyle w:val="GOSTTablenorm"/>
            </w:pPr>
            <w:r w:rsidRPr="007036CE">
              <w:rPr>
                <w:lang w:val="en-US"/>
              </w:rPr>
              <w:t>GUID</w:t>
            </w:r>
          </w:p>
        </w:tc>
        <w:tc>
          <w:tcPr>
            <w:tcW w:w="300" w:type="pct"/>
          </w:tcPr>
          <w:p w14:paraId="12232633" w14:textId="77777777" w:rsidR="00512B7E" w:rsidRPr="007036CE" w:rsidRDefault="00512B7E" w:rsidP="00601F01">
            <w:pPr>
              <w:pStyle w:val="GOSTTablenorm"/>
            </w:pPr>
            <w:r w:rsidRPr="007036CE">
              <w:t>Да</w:t>
            </w:r>
          </w:p>
        </w:tc>
        <w:tc>
          <w:tcPr>
            <w:tcW w:w="315" w:type="pct"/>
          </w:tcPr>
          <w:p w14:paraId="697D27F3" w14:textId="77777777" w:rsidR="00512B7E" w:rsidRPr="007036CE" w:rsidRDefault="00512B7E" w:rsidP="00501CC5">
            <w:pPr>
              <w:pStyle w:val="GOSTTablenorm"/>
              <w:rPr>
                <w:lang w:val="en-US"/>
              </w:rPr>
            </w:pPr>
            <w:r w:rsidRPr="007036CE">
              <w:rPr>
                <w:lang w:val="en-US"/>
              </w:rPr>
              <w:t>=</w:t>
            </w:r>
            <w:r w:rsidRPr="007036CE">
              <w:t>36</w:t>
            </w:r>
          </w:p>
        </w:tc>
        <w:tc>
          <w:tcPr>
            <w:tcW w:w="2035" w:type="pct"/>
          </w:tcPr>
          <w:p w14:paraId="017282AD" w14:textId="77777777" w:rsidR="00512B7E" w:rsidRPr="007036CE" w:rsidRDefault="00512B7E" w:rsidP="00501CC5">
            <w:pPr>
              <w:pStyle w:val="GOSTTablenorm"/>
            </w:pPr>
            <w:r w:rsidRPr="007036CE">
              <w:t>Уникальный идентификатор запроса (с тире)</w:t>
            </w:r>
          </w:p>
        </w:tc>
      </w:tr>
      <w:tr w:rsidR="006437AD" w:rsidRPr="007036CE" w14:paraId="6B89C958" w14:textId="77777777" w:rsidTr="005E4D91">
        <w:tc>
          <w:tcPr>
            <w:tcW w:w="1100" w:type="pct"/>
          </w:tcPr>
          <w:p w14:paraId="5FE2E6E4" w14:textId="77777777" w:rsidR="00512B7E" w:rsidRPr="007036CE" w:rsidRDefault="00512B7E" w:rsidP="00501CC5">
            <w:pPr>
              <w:pStyle w:val="GOSTTablenorm"/>
              <w:rPr>
                <w:lang w:val="en-US"/>
              </w:rPr>
            </w:pPr>
            <w:r w:rsidRPr="007036CE">
              <w:t>Глобальный идентификатор документа</w:t>
            </w:r>
          </w:p>
        </w:tc>
        <w:tc>
          <w:tcPr>
            <w:tcW w:w="750" w:type="pct"/>
          </w:tcPr>
          <w:p w14:paraId="1EC0A79D" w14:textId="77777777" w:rsidR="00512B7E" w:rsidRPr="007036CE" w:rsidRDefault="00512B7E" w:rsidP="00501CC5">
            <w:pPr>
              <w:pStyle w:val="GOSTTablenorm"/>
              <w:rPr>
                <w:lang w:val="en-US"/>
              </w:rPr>
            </w:pPr>
            <w:r w:rsidRPr="007036CE">
              <w:rPr>
                <w:lang w:val="en-US"/>
              </w:rPr>
              <w:t>DocGuid</w:t>
            </w:r>
          </w:p>
        </w:tc>
        <w:tc>
          <w:tcPr>
            <w:tcW w:w="500" w:type="pct"/>
          </w:tcPr>
          <w:p w14:paraId="5FEAE7AF" w14:textId="77777777" w:rsidR="00512B7E" w:rsidRPr="007036CE" w:rsidRDefault="00512B7E" w:rsidP="00601F01">
            <w:pPr>
              <w:pStyle w:val="GOSTTablenorm"/>
            </w:pPr>
            <w:r w:rsidRPr="007036CE">
              <w:rPr>
                <w:lang w:val="en-US"/>
              </w:rPr>
              <w:t>GUID</w:t>
            </w:r>
          </w:p>
        </w:tc>
        <w:tc>
          <w:tcPr>
            <w:tcW w:w="300" w:type="pct"/>
          </w:tcPr>
          <w:p w14:paraId="51C70083" w14:textId="77777777" w:rsidR="00512B7E" w:rsidRPr="007036CE" w:rsidRDefault="00512B7E" w:rsidP="00601F01">
            <w:pPr>
              <w:pStyle w:val="GOSTTablenorm"/>
            </w:pPr>
            <w:r w:rsidRPr="007036CE">
              <w:t>Да</w:t>
            </w:r>
          </w:p>
        </w:tc>
        <w:tc>
          <w:tcPr>
            <w:tcW w:w="315" w:type="pct"/>
          </w:tcPr>
          <w:p w14:paraId="5A6B768F" w14:textId="77777777" w:rsidR="00512B7E" w:rsidRPr="007036CE" w:rsidRDefault="00512B7E" w:rsidP="00501CC5">
            <w:pPr>
              <w:pStyle w:val="GOSTTablenorm"/>
            </w:pPr>
            <w:r w:rsidRPr="007036CE">
              <w:rPr>
                <w:lang w:val="en-US"/>
              </w:rPr>
              <w:t>=</w:t>
            </w:r>
            <w:r w:rsidRPr="007036CE">
              <w:t>36</w:t>
            </w:r>
          </w:p>
        </w:tc>
        <w:tc>
          <w:tcPr>
            <w:tcW w:w="2035" w:type="pct"/>
          </w:tcPr>
          <w:p w14:paraId="67B02509" w14:textId="77777777" w:rsidR="00512B7E" w:rsidRPr="007036CE" w:rsidRDefault="00512B7E" w:rsidP="00501CC5">
            <w:pPr>
              <w:pStyle w:val="GOSTTablenorm"/>
            </w:pPr>
            <w:r w:rsidRPr="007036CE">
              <w:t>Уникальный идентификатор документа (с тире), по которому требуется отразить операцию в учете</w:t>
            </w:r>
          </w:p>
        </w:tc>
      </w:tr>
      <w:tr w:rsidR="00A678FA" w:rsidRPr="007036CE" w14:paraId="53F9F6B4" w14:textId="77777777" w:rsidTr="005E4D91">
        <w:trPr>
          <w:ins w:id="227" w:author="Сказецкая Наталья Камилевна" w:date="2026-04-14T17:41:00Z"/>
        </w:trPr>
        <w:tc>
          <w:tcPr>
            <w:tcW w:w="1100" w:type="pct"/>
          </w:tcPr>
          <w:p w14:paraId="7E4D7121" w14:textId="58E31320" w:rsidR="00A678FA" w:rsidRPr="007036CE" w:rsidRDefault="00A678FA" w:rsidP="00A678FA">
            <w:pPr>
              <w:pStyle w:val="GOSTTablenorm"/>
              <w:rPr>
                <w:ins w:id="228" w:author="Сказецкая Наталья Камилевна" w:date="2026-04-14T17:41:00Z"/>
              </w:rPr>
            </w:pPr>
            <w:commentRangeStart w:id="229"/>
            <w:ins w:id="230" w:author="Сказецкая Наталья Камилевна" w:date="2026-04-14T17:41:00Z">
              <w:r>
                <w:t>Глобальный</w:t>
              </w:r>
              <w:commentRangeEnd w:id="229"/>
              <w:r>
                <w:rPr>
                  <w:rStyle w:val="afff4"/>
                </w:rPr>
                <w:commentReference w:id="229"/>
              </w:r>
              <w:r>
                <w:t xml:space="preserve"> идентификатор связанного документа</w:t>
              </w:r>
            </w:ins>
          </w:p>
        </w:tc>
        <w:tc>
          <w:tcPr>
            <w:tcW w:w="750" w:type="pct"/>
          </w:tcPr>
          <w:p w14:paraId="7BF9EC28" w14:textId="2AA72ACB" w:rsidR="00A678FA" w:rsidRPr="007036CE" w:rsidRDefault="00A678FA" w:rsidP="00A678FA">
            <w:pPr>
              <w:pStyle w:val="GOSTTablenorm"/>
              <w:rPr>
                <w:ins w:id="231" w:author="Сказецкая Наталья Камилевна" w:date="2026-04-14T17:41:00Z"/>
                <w:lang w:val="en-US"/>
              </w:rPr>
            </w:pPr>
            <w:ins w:id="232" w:author="Сказецкая Наталья Камилевна" w:date="2026-04-14T17:41:00Z">
              <w:r>
                <w:t>LinkedDocGuid</w:t>
              </w:r>
            </w:ins>
          </w:p>
        </w:tc>
        <w:tc>
          <w:tcPr>
            <w:tcW w:w="500" w:type="pct"/>
          </w:tcPr>
          <w:p w14:paraId="3DE5AD66" w14:textId="6A2175FA" w:rsidR="00A678FA" w:rsidRPr="007036CE" w:rsidRDefault="00A678FA" w:rsidP="00A678FA">
            <w:pPr>
              <w:pStyle w:val="GOSTTablenorm"/>
              <w:rPr>
                <w:ins w:id="233" w:author="Сказецкая Наталья Камилевна" w:date="2026-04-14T17:41:00Z"/>
                <w:lang w:val="en-US"/>
              </w:rPr>
            </w:pPr>
            <w:ins w:id="234" w:author="Сказецкая Наталья Камилевна" w:date="2026-04-14T17:41:00Z">
              <w:r>
                <w:t>GUID</w:t>
              </w:r>
            </w:ins>
          </w:p>
        </w:tc>
        <w:tc>
          <w:tcPr>
            <w:tcW w:w="300" w:type="pct"/>
          </w:tcPr>
          <w:p w14:paraId="2F39E711" w14:textId="20B7D58F" w:rsidR="00A678FA" w:rsidRPr="007036CE" w:rsidRDefault="00A678FA" w:rsidP="00A678FA">
            <w:pPr>
              <w:pStyle w:val="GOSTTablenorm"/>
              <w:rPr>
                <w:ins w:id="235" w:author="Сказецкая Наталья Камилевна" w:date="2026-04-14T17:41:00Z"/>
              </w:rPr>
            </w:pPr>
            <w:ins w:id="236" w:author="Сказецкая Наталья Камилевна" w:date="2026-04-14T17:41:00Z">
              <w:r>
                <w:t>Нет</w:t>
              </w:r>
            </w:ins>
          </w:p>
        </w:tc>
        <w:tc>
          <w:tcPr>
            <w:tcW w:w="315" w:type="pct"/>
          </w:tcPr>
          <w:p w14:paraId="5B6235D1" w14:textId="47888B57" w:rsidR="00A678FA" w:rsidRPr="007036CE" w:rsidRDefault="00A678FA" w:rsidP="00A678FA">
            <w:pPr>
              <w:pStyle w:val="GOSTTablenorm"/>
              <w:rPr>
                <w:ins w:id="237" w:author="Сказецкая Наталья Камилевна" w:date="2026-04-14T17:41:00Z"/>
                <w:lang w:val="en-US"/>
              </w:rPr>
            </w:pPr>
            <w:ins w:id="238" w:author="Сказецкая Наталья Камилевна" w:date="2026-04-14T17:41:00Z">
              <w:r>
                <w:t>=36</w:t>
              </w:r>
            </w:ins>
          </w:p>
        </w:tc>
        <w:tc>
          <w:tcPr>
            <w:tcW w:w="2035" w:type="pct"/>
          </w:tcPr>
          <w:p w14:paraId="5C5671E1" w14:textId="77777777" w:rsidR="00A678FA" w:rsidRPr="000A3376" w:rsidRDefault="00A678FA" w:rsidP="00A678FA">
            <w:pPr>
              <w:pStyle w:val="GOSTTablenorm"/>
              <w:rPr>
                <w:ins w:id="239" w:author="Сказецкая Наталья Камилевна" w:date="2026-04-14T17:41:00Z"/>
              </w:rPr>
            </w:pPr>
            <w:ins w:id="240" w:author="Сказецкая Наталья Камилевна" w:date="2026-04-14T17:41:00Z">
              <w:r w:rsidRPr="000A3376">
                <w:t>Уникальный идентификатор документа (с тире).</w:t>
              </w:r>
            </w:ins>
          </w:p>
          <w:p w14:paraId="7B5BA671" w14:textId="77777777" w:rsidR="00A678FA" w:rsidRPr="000A3376" w:rsidRDefault="00A678FA" w:rsidP="00A678FA">
            <w:pPr>
              <w:pStyle w:val="GOSTTablenorm"/>
              <w:rPr>
                <w:ins w:id="241" w:author="Сказецкая Наталья Камилевна" w:date="2026-04-14T17:41:00Z"/>
              </w:rPr>
            </w:pPr>
            <w:ins w:id="242" w:author="Сказецкая Наталья Камилевна" w:date="2026-04-14T17:41:00Z">
              <w:r w:rsidRPr="000A3376">
                <w:t xml:space="preserve">Указывается глобальный идентификатор связанного документа, записи учета по которому требуется отразить в учете в одной транзакции с документом, указанным в </w:t>
              </w:r>
              <w:r>
                <w:t>параметре</w:t>
              </w:r>
              <w:r w:rsidRPr="000A3376">
                <w:t xml:space="preserve"> </w:t>
              </w:r>
              <w:r>
                <w:t>«</w:t>
              </w:r>
              <w:r w:rsidRPr="000A3376">
                <w:t>Глобальный идентификатор документа</w:t>
              </w:r>
              <w:r>
                <w:t>» (</w:t>
              </w:r>
              <w:r w:rsidRPr="000A3376">
                <w:t>DocGuid)</w:t>
              </w:r>
              <w:r>
                <w:t>.</w:t>
              </w:r>
            </w:ins>
          </w:p>
          <w:p w14:paraId="61B76712" w14:textId="060D37DD" w:rsidR="00A678FA" w:rsidRPr="007036CE" w:rsidRDefault="00A678FA" w:rsidP="00A678FA">
            <w:pPr>
              <w:pStyle w:val="GOSTTablenorm"/>
              <w:rPr>
                <w:ins w:id="243" w:author="Сказецкая Наталья Камилевна" w:date="2026-04-14T17:41:00Z"/>
              </w:rPr>
            </w:pPr>
            <w:ins w:id="244" w:author="Сказецкая Наталья Камилевна" w:date="2026-04-14T17:41:00Z">
              <w:r w:rsidRPr="000A3376">
                <w:t xml:space="preserve">Тип связанного документа может отличаться от типа документа, указанного в </w:t>
              </w:r>
              <w:r>
                <w:t>параметре</w:t>
              </w:r>
              <w:r w:rsidRPr="000A3376">
                <w:t xml:space="preserve"> </w:t>
              </w:r>
              <w:r>
                <w:t>«</w:t>
              </w:r>
              <w:r w:rsidRPr="000A3376">
                <w:t>Тип документа</w:t>
              </w:r>
              <w:r>
                <w:t>» (</w:t>
              </w:r>
              <w:r w:rsidRPr="000A3376">
                <w:t>TypeDoc)</w:t>
              </w:r>
            </w:ins>
          </w:p>
        </w:tc>
      </w:tr>
      <w:tr w:rsidR="00A678FA" w:rsidRPr="007036CE" w14:paraId="26934BB1" w14:textId="77777777" w:rsidTr="005E4D91">
        <w:tc>
          <w:tcPr>
            <w:tcW w:w="1100" w:type="pct"/>
          </w:tcPr>
          <w:p w14:paraId="1FFE3792" w14:textId="77777777" w:rsidR="00A678FA" w:rsidRPr="007036CE" w:rsidRDefault="00A678FA" w:rsidP="00A678FA">
            <w:pPr>
              <w:pStyle w:val="GOSTTablenorm"/>
            </w:pPr>
            <w:r w:rsidRPr="007036CE">
              <w:t>Тип запроса</w:t>
            </w:r>
          </w:p>
        </w:tc>
        <w:tc>
          <w:tcPr>
            <w:tcW w:w="750" w:type="pct"/>
          </w:tcPr>
          <w:p w14:paraId="76A6A697" w14:textId="77777777" w:rsidR="00A678FA" w:rsidRPr="007036CE" w:rsidRDefault="00A678FA" w:rsidP="00A678FA">
            <w:pPr>
              <w:pStyle w:val="GOSTTablenorm"/>
              <w:rPr>
                <w:lang w:val="en-US"/>
              </w:rPr>
            </w:pPr>
            <w:r w:rsidRPr="007036CE">
              <w:rPr>
                <w:lang w:val="en-US"/>
              </w:rPr>
              <w:t>RequestType</w:t>
            </w:r>
          </w:p>
        </w:tc>
        <w:tc>
          <w:tcPr>
            <w:tcW w:w="500" w:type="pct"/>
          </w:tcPr>
          <w:p w14:paraId="7251E4CA" w14:textId="77777777" w:rsidR="00A678FA" w:rsidRPr="007036CE" w:rsidRDefault="00A678FA" w:rsidP="00A678FA">
            <w:pPr>
              <w:pStyle w:val="GOSTTablenorm"/>
            </w:pPr>
            <w:r w:rsidRPr="007036CE">
              <w:t>Строка</w:t>
            </w:r>
          </w:p>
        </w:tc>
        <w:tc>
          <w:tcPr>
            <w:tcW w:w="300" w:type="pct"/>
          </w:tcPr>
          <w:p w14:paraId="4AC315FD" w14:textId="77777777" w:rsidR="00A678FA" w:rsidRPr="007036CE" w:rsidRDefault="00A678FA" w:rsidP="00A678FA">
            <w:pPr>
              <w:pStyle w:val="GOSTTablenorm"/>
            </w:pPr>
            <w:r w:rsidRPr="007036CE">
              <w:t>Да</w:t>
            </w:r>
          </w:p>
        </w:tc>
        <w:tc>
          <w:tcPr>
            <w:tcW w:w="315" w:type="pct"/>
          </w:tcPr>
          <w:p w14:paraId="392F6773" w14:textId="77777777" w:rsidR="00A678FA" w:rsidRPr="007036CE" w:rsidRDefault="00A678FA" w:rsidP="00A678FA">
            <w:pPr>
              <w:pStyle w:val="GOSTTablenorm"/>
              <w:rPr>
                <w:lang w:val="en-US"/>
              </w:rPr>
            </w:pPr>
            <w:r w:rsidRPr="007036CE">
              <w:t>&lt;=</w:t>
            </w:r>
            <w:del w:id="245" w:author="Сатлер Марина Викторовна" w:date="2024-11-01T15:18:00Z">
              <w:r w:rsidRPr="007036CE" w:rsidDel="003554F1">
                <w:delText>1</w:delText>
              </w:r>
              <w:r w:rsidRPr="007036CE" w:rsidDel="003554F1">
                <w:rPr>
                  <w:lang w:val="en-US"/>
                </w:rPr>
                <w:delText>0</w:delText>
              </w:r>
            </w:del>
            <w:ins w:id="246" w:author="Сатлер Марина Викторовна" w:date="2024-11-01T15:18:00Z">
              <w:r w:rsidRPr="007036CE">
                <w:t>5</w:t>
              </w:r>
              <w:r w:rsidRPr="007036CE">
                <w:rPr>
                  <w:lang w:val="en-US"/>
                </w:rPr>
                <w:t>0</w:t>
              </w:r>
            </w:ins>
          </w:p>
        </w:tc>
        <w:tc>
          <w:tcPr>
            <w:tcW w:w="2035" w:type="pct"/>
          </w:tcPr>
          <w:p w14:paraId="6AA066C4" w14:textId="77777777" w:rsidR="00A678FA" w:rsidRPr="007036CE" w:rsidRDefault="00A678FA" w:rsidP="00A678FA">
            <w:pPr>
              <w:pStyle w:val="GOSTTablenorm"/>
            </w:pPr>
            <w:r w:rsidRPr="007036CE">
              <w:t>Передается значение «ACCOUNTING»</w:t>
            </w:r>
          </w:p>
        </w:tc>
      </w:tr>
      <w:tr w:rsidR="00A678FA" w:rsidRPr="007036CE" w14:paraId="73DE1EE8" w14:textId="77777777" w:rsidTr="005E4D91">
        <w:tc>
          <w:tcPr>
            <w:tcW w:w="1100" w:type="pct"/>
          </w:tcPr>
          <w:p w14:paraId="7BCB7AA5" w14:textId="77777777" w:rsidR="00A678FA" w:rsidRPr="007036CE" w:rsidRDefault="00A678FA" w:rsidP="00A678FA">
            <w:pPr>
              <w:pStyle w:val="GOSTTablenorm"/>
              <w:rPr>
                <w:lang w:val="en-US"/>
              </w:rPr>
            </w:pPr>
            <w:r w:rsidRPr="007036CE">
              <w:lastRenderedPageBreak/>
              <w:t>Тип документа</w:t>
            </w:r>
          </w:p>
        </w:tc>
        <w:tc>
          <w:tcPr>
            <w:tcW w:w="750" w:type="pct"/>
          </w:tcPr>
          <w:p w14:paraId="482D18BB" w14:textId="77777777" w:rsidR="00A678FA" w:rsidRPr="007036CE" w:rsidRDefault="00A678FA" w:rsidP="00A678FA">
            <w:pPr>
              <w:pStyle w:val="GOSTTablenorm"/>
              <w:rPr>
                <w:lang w:val="en-US"/>
              </w:rPr>
            </w:pPr>
            <w:r w:rsidRPr="007036CE">
              <w:t>TypeDoc</w:t>
            </w:r>
          </w:p>
        </w:tc>
        <w:tc>
          <w:tcPr>
            <w:tcW w:w="500" w:type="pct"/>
          </w:tcPr>
          <w:p w14:paraId="051AA377" w14:textId="77777777" w:rsidR="00A678FA" w:rsidRPr="007036CE" w:rsidRDefault="00A678FA" w:rsidP="00A678FA">
            <w:pPr>
              <w:pStyle w:val="GOSTTablenorm"/>
            </w:pPr>
            <w:r w:rsidRPr="007036CE">
              <w:t>Строка</w:t>
            </w:r>
          </w:p>
        </w:tc>
        <w:tc>
          <w:tcPr>
            <w:tcW w:w="300" w:type="pct"/>
          </w:tcPr>
          <w:p w14:paraId="69FDC46D" w14:textId="77777777" w:rsidR="00A678FA" w:rsidRPr="007036CE" w:rsidRDefault="00A678FA" w:rsidP="00A678FA">
            <w:pPr>
              <w:pStyle w:val="GOSTTablenorm"/>
            </w:pPr>
            <w:r w:rsidRPr="007036CE">
              <w:t>Да</w:t>
            </w:r>
          </w:p>
        </w:tc>
        <w:tc>
          <w:tcPr>
            <w:tcW w:w="315" w:type="pct"/>
          </w:tcPr>
          <w:p w14:paraId="47656C47" w14:textId="77777777" w:rsidR="00A678FA" w:rsidRPr="007036CE" w:rsidRDefault="00A678FA" w:rsidP="00A678FA">
            <w:pPr>
              <w:pStyle w:val="GOSTTablenorm"/>
            </w:pPr>
            <w:r w:rsidRPr="007036CE">
              <w:t>&lt;=50</w:t>
            </w:r>
          </w:p>
        </w:tc>
        <w:tc>
          <w:tcPr>
            <w:tcW w:w="2035" w:type="pct"/>
          </w:tcPr>
          <w:p w14:paraId="18F7C21A" w14:textId="672D8589" w:rsidR="00A678FA" w:rsidRPr="007036CE" w:rsidRDefault="00A678FA" w:rsidP="00A678FA">
            <w:pPr>
              <w:pStyle w:val="GOSTTablenorm"/>
            </w:pPr>
            <w:r w:rsidRPr="007036CE">
              <w:t>Тип документа (заполняется в соответствии с</w:t>
            </w:r>
            <w:r w:rsidRPr="007036CE">
              <w:rPr>
                <w:rStyle w:val="ad"/>
                <w:color w:val="auto"/>
                <w:u w:val="none"/>
              </w:rPr>
              <w:t xml:space="preserve"> таблицей </w:t>
            </w:r>
            <w:r w:rsidRPr="007036CE">
              <w:rPr>
                <w:rStyle w:val="ad"/>
                <w:color w:val="auto"/>
                <w:u w:val="none"/>
              </w:rPr>
              <w:fldChar w:fldCharType="begin"/>
            </w:r>
            <w:r w:rsidRPr="007036CE">
              <w:rPr>
                <w:rStyle w:val="ad"/>
                <w:color w:val="auto"/>
                <w:u w:val="none"/>
              </w:rPr>
              <w:instrText xml:space="preserve"> REF _Ref155701695 \h  \* MERGEFORMAT </w:instrText>
            </w:r>
            <w:r w:rsidRPr="007036CE">
              <w:rPr>
                <w:rStyle w:val="ad"/>
                <w:color w:val="auto"/>
                <w:u w:val="none"/>
              </w:rPr>
            </w:r>
            <w:r w:rsidRPr="007036CE">
              <w:rPr>
                <w:rStyle w:val="ad"/>
                <w:color w:val="auto"/>
                <w:u w:val="none"/>
              </w:rPr>
              <w:fldChar w:fldCharType="separate"/>
            </w:r>
            <w:r>
              <w:rPr>
                <w:noProof/>
              </w:rPr>
              <w:t>2</w:t>
            </w:r>
            <w:r w:rsidRPr="007036CE">
              <w:rPr>
                <w:rStyle w:val="ad"/>
                <w:color w:val="auto"/>
                <w:u w:val="none"/>
              </w:rPr>
              <w:fldChar w:fldCharType="end"/>
            </w:r>
            <w:r w:rsidRPr="007036CE">
              <w:t>), по которому требуется отразить операцию в учете</w:t>
            </w:r>
          </w:p>
        </w:tc>
      </w:tr>
      <w:tr w:rsidR="00A678FA" w:rsidRPr="007036CE" w14:paraId="1F972847" w14:textId="77777777" w:rsidTr="005E4D91">
        <w:tc>
          <w:tcPr>
            <w:tcW w:w="1100" w:type="pct"/>
          </w:tcPr>
          <w:p w14:paraId="2B54A4B7" w14:textId="77777777" w:rsidR="00A678FA" w:rsidRPr="007036CE" w:rsidRDefault="00A678FA" w:rsidP="00A678FA">
            <w:pPr>
              <w:pStyle w:val="GOSTTablenorm"/>
            </w:pPr>
            <w:r w:rsidRPr="007036CE">
              <w:t>Этап обработки</w:t>
            </w:r>
          </w:p>
        </w:tc>
        <w:tc>
          <w:tcPr>
            <w:tcW w:w="750" w:type="pct"/>
          </w:tcPr>
          <w:p w14:paraId="693FD2D3" w14:textId="77777777" w:rsidR="00A678FA" w:rsidRPr="007036CE" w:rsidRDefault="00A678FA" w:rsidP="00A678FA">
            <w:pPr>
              <w:pStyle w:val="GOSTTablenorm"/>
              <w:rPr>
                <w:lang w:val="en-US"/>
              </w:rPr>
            </w:pPr>
            <w:r w:rsidRPr="007036CE">
              <w:rPr>
                <w:lang w:val="en-US"/>
              </w:rPr>
              <w:t>Stage</w:t>
            </w:r>
          </w:p>
        </w:tc>
        <w:tc>
          <w:tcPr>
            <w:tcW w:w="500" w:type="pct"/>
          </w:tcPr>
          <w:p w14:paraId="5087DA65" w14:textId="77777777" w:rsidR="00A678FA" w:rsidRPr="007036CE" w:rsidRDefault="00A678FA" w:rsidP="00A678FA">
            <w:pPr>
              <w:pStyle w:val="GOSTTablenorm"/>
            </w:pPr>
            <w:r w:rsidRPr="007036CE">
              <w:t>Строка</w:t>
            </w:r>
          </w:p>
        </w:tc>
        <w:tc>
          <w:tcPr>
            <w:tcW w:w="300" w:type="pct"/>
          </w:tcPr>
          <w:p w14:paraId="06D22432" w14:textId="77777777" w:rsidR="00A678FA" w:rsidRPr="007036CE" w:rsidRDefault="00A678FA" w:rsidP="00A678FA">
            <w:pPr>
              <w:pStyle w:val="GOSTTablenorm"/>
            </w:pPr>
            <w:r w:rsidRPr="007036CE">
              <w:t>Да</w:t>
            </w:r>
          </w:p>
        </w:tc>
        <w:tc>
          <w:tcPr>
            <w:tcW w:w="315" w:type="pct"/>
          </w:tcPr>
          <w:p w14:paraId="46C33AED" w14:textId="77777777" w:rsidR="00A678FA" w:rsidRPr="007036CE" w:rsidRDefault="00A678FA" w:rsidP="00A678FA">
            <w:pPr>
              <w:pStyle w:val="GOSTTablenorm"/>
              <w:rPr>
                <w:lang w:val="en-US"/>
              </w:rPr>
            </w:pPr>
            <w:r w:rsidRPr="007036CE">
              <w:rPr>
                <w:lang w:val="en-US"/>
              </w:rPr>
              <w:t>&lt;=20</w:t>
            </w:r>
          </w:p>
        </w:tc>
        <w:tc>
          <w:tcPr>
            <w:tcW w:w="2035" w:type="pct"/>
          </w:tcPr>
          <w:p w14:paraId="4AB868BE" w14:textId="77777777" w:rsidR="00A678FA" w:rsidRPr="007036CE" w:rsidRDefault="00A678FA" w:rsidP="00A678FA">
            <w:pPr>
              <w:pStyle w:val="GOSTTablenorm"/>
            </w:pPr>
            <w:r w:rsidRPr="007036CE">
              <w:t>Этап обработки документа, который требуется выполнить (если Reprocessing не заполнен) или переобработать (если Reprocessing заполнен значением «1»</w:t>
            </w:r>
            <w:ins w:id="247" w:author="Сказецкая Наталья Камилевна" w:date="2023-11-29T21:49:00Z">
              <w:r w:rsidRPr="007036CE">
                <w:t xml:space="preserve"> или «2»</w:t>
              </w:r>
            </w:ins>
            <w:r w:rsidRPr="007036CE">
              <w:t>). Указывается внешнее наименование (системное имя) этапа обработки, соответствующего типу документа, согласно настройкам справочника «Этапы обработки» в SVAP</w:t>
            </w:r>
          </w:p>
        </w:tc>
      </w:tr>
      <w:tr w:rsidR="00A678FA" w:rsidRPr="007036CE" w14:paraId="1B28B506" w14:textId="77777777" w:rsidTr="005E4D91">
        <w:trPr>
          <w:ins w:id="248" w:author="Сказецкая Наталья Камилевна" w:date="2026-04-14T17:41:00Z"/>
        </w:trPr>
        <w:tc>
          <w:tcPr>
            <w:tcW w:w="1100" w:type="pct"/>
          </w:tcPr>
          <w:p w14:paraId="06C1FC95" w14:textId="2B54A587" w:rsidR="00A678FA" w:rsidRPr="007036CE" w:rsidRDefault="00A678FA" w:rsidP="00A678FA">
            <w:pPr>
              <w:pStyle w:val="GOSTTablenorm"/>
              <w:rPr>
                <w:ins w:id="249" w:author="Сказецкая Наталья Камилевна" w:date="2026-04-14T17:41:00Z"/>
              </w:rPr>
            </w:pPr>
            <w:commentRangeStart w:id="250"/>
            <w:ins w:id="251" w:author="Сказецкая Наталья Камилевна" w:date="2026-04-14T17:41:00Z">
              <w:r>
                <w:t>Этап</w:t>
              </w:r>
              <w:commentRangeEnd w:id="250"/>
              <w:r>
                <w:rPr>
                  <w:rStyle w:val="afff4"/>
                </w:rPr>
                <w:commentReference w:id="250"/>
              </w:r>
              <w:r>
                <w:t xml:space="preserve"> обработки связанного документа</w:t>
              </w:r>
            </w:ins>
          </w:p>
        </w:tc>
        <w:tc>
          <w:tcPr>
            <w:tcW w:w="750" w:type="pct"/>
          </w:tcPr>
          <w:p w14:paraId="5B039BFF" w14:textId="7991CD63" w:rsidR="00A678FA" w:rsidRPr="007036CE" w:rsidRDefault="00A678FA" w:rsidP="00A678FA">
            <w:pPr>
              <w:pStyle w:val="GOSTTablenorm"/>
              <w:rPr>
                <w:ins w:id="252" w:author="Сказецкая Наталья Камилевна" w:date="2026-04-14T17:41:00Z"/>
                <w:lang w:val="en-US"/>
              </w:rPr>
            </w:pPr>
            <w:ins w:id="253" w:author="Сказецкая Наталья Камилевна" w:date="2026-04-14T17:41:00Z">
              <w:r>
                <w:t>LinkedDocStage</w:t>
              </w:r>
            </w:ins>
          </w:p>
        </w:tc>
        <w:tc>
          <w:tcPr>
            <w:tcW w:w="500" w:type="pct"/>
          </w:tcPr>
          <w:p w14:paraId="3484647F" w14:textId="6981510A" w:rsidR="00A678FA" w:rsidRPr="007036CE" w:rsidRDefault="00A678FA" w:rsidP="00A678FA">
            <w:pPr>
              <w:pStyle w:val="GOSTTablenorm"/>
              <w:rPr>
                <w:ins w:id="254" w:author="Сказецкая Наталья Камилевна" w:date="2026-04-14T17:41:00Z"/>
              </w:rPr>
            </w:pPr>
            <w:ins w:id="255" w:author="Сказецкая Наталья Камилевна" w:date="2026-04-14T17:41:00Z">
              <w:r>
                <w:t>Строка</w:t>
              </w:r>
            </w:ins>
          </w:p>
        </w:tc>
        <w:tc>
          <w:tcPr>
            <w:tcW w:w="300" w:type="pct"/>
          </w:tcPr>
          <w:p w14:paraId="56103454" w14:textId="210ED310" w:rsidR="00A678FA" w:rsidRPr="007036CE" w:rsidRDefault="00A678FA" w:rsidP="00A678FA">
            <w:pPr>
              <w:pStyle w:val="GOSTTablenorm"/>
              <w:rPr>
                <w:ins w:id="256" w:author="Сказецкая Наталья Камилевна" w:date="2026-04-14T17:41:00Z"/>
              </w:rPr>
            </w:pPr>
            <w:ins w:id="257" w:author="Сказецкая Наталья Камилевна" w:date="2026-04-14T17:41:00Z">
              <w:r>
                <w:t>Нет</w:t>
              </w:r>
            </w:ins>
          </w:p>
        </w:tc>
        <w:tc>
          <w:tcPr>
            <w:tcW w:w="315" w:type="pct"/>
          </w:tcPr>
          <w:p w14:paraId="46B44C56" w14:textId="50C3CBE7" w:rsidR="00A678FA" w:rsidRPr="007036CE" w:rsidRDefault="00A678FA" w:rsidP="00A678FA">
            <w:pPr>
              <w:pStyle w:val="GOSTTablenorm"/>
              <w:rPr>
                <w:ins w:id="258" w:author="Сказецкая Наталья Камилевна" w:date="2026-04-14T17:41:00Z"/>
                <w:lang w:val="en-US"/>
              </w:rPr>
            </w:pPr>
            <w:ins w:id="259" w:author="Сказецкая Наталья Камилевна" w:date="2026-04-14T17:41:00Z">
              <w:r>
                <w:t>&lt;=20</w:t>
              </w:r>
            </w:ins>
          </w:p>
        </w:tc>
        <w:tc>
          <w:tcPr>
            <w:tcW w:w="2035" w:type="pct"/>
          </w:tcPr>
          <w:p w14:paraId="02723483" w14:textId="77777777" w:rsidR="00A678FA" w:rsidRPr="00B62EDA" w:rsidRDefault="00A678FA" w:rsidP="00A678FA">
            <w:pPr>
              <w:pStyle w:val="GOSTTablenorm"/>
              <w:rPr>
                <w:ins w:id="260" w:author="Сказецкая Наталья Камилевна" w:date="2026-04-14T17:41:00Z"/>
              </w:rPr>
            </w:pPr>
            <w:ins w:id="261" w:author="Сказецкая Наталья Камилевна" w:date="2026-04-14T17:41:00Z">
              <w:r w:rsidRPr="00AA0EE4">
                <w:t xml:space="preserve">Этап обработки, который требуется выполнить по связанному документу, идентификатор которого указан в </w:t>
              </w:r>
              <w:r>
                <w:t>параметре</w:t>
              </w:r>
              <w:r w:rsidRPr="00AA0EE4">
                <w:t xml:space="preserve"> </w:t>
              </w:r>
              <w:r>
                <w:t>«</w:t>
              </w:r>
              <w:r w:rsidRPr="00AD14BB">
                <w:t>Глобальный идентификатор связанного документа</w:t>
              </w:r>
              <w:r>
                <w:t>» (</w:t>
              </w:r>
              <w:r w:rsidRPr="00AA0EE4">
                <w:t>LinkedDocGuid</w:t>
              </w:r>
              <w:r>
                <w:t>)</w:t>
              </w:r>
              <w:r w:rsidRPr="00AA0EE4">
                <w:t>.</w:t>
              </w:r>
            </w:ins>
          </w:p>
          <w:p w14:paraId="0DE16692" w14:textId="72554607" w:rsidR="00A678FA" w:rsidRPr="007036CE" w:rsidRDefault="00A678FA" w:rsidP="00A678FA">
            <w:pPr>
              <w:pStyle w:val="GOSTTablenorm"/>
              <w:rPr>
                <w:ins w:id="262" w:author="Сказецкая Наталья Камилевна" w:date="2026-04-14T17:41:00Z"/>
              </w:rPr>
            </w:pPr>
            <w:ins w:id="263" w:author="Сказецкая Наталья Камилевна" w:date="2026-04-14T17:41:00Z">
              <w:r w:rsidRPr="00AA0EE4">
                <w:t xml:space="preserve">Обязательно для заполнения, если заполнен параметр </w:t>
              </w:r>
              <w:r>
                <w:t>«</w:t>
              </w:r>
              <w:r w:rsidRPr="00AA0EE4">
                <w:t>Глобальный идентификатор связанного документа</w:t>
              </w:r>
              <w:r>
                <w:t>»</w:t>
              </w:r>
              <w:r w:rsidRPr="00AA0EE4">
                <w:t xml:space="preserve"> (LinkedDocGuid). В иных случаях не заполняется (если заполнено – игнорируется при обработке)</w:t>
              </w:r>
              <w:r>
                <w:rPr>
                  <w:color w:val="000000"/>
                </w:rPr>
                <w:t xml:space="preserve"> </w:t>
              </w:r>
            </w:ins>
          </w:p>
        </w:tc>
      </w:tr>
      <w:tr w:rsidR="00A678FA" w:rsidRPr="007036CE" w14:paraId="1072BC14" w14:textId="77777777" w:rsidTr="005E4D91">
        <w:tc>
          <w:tcPr>
            <w:tcW w:w="1100" w:type="pct"/>
          </w:tcPr>
          <w:p w14:paraId="04F0EAD0" w14:textId="77777777" w:rsidR="00A678FA" w:rsidRPr="007036CE" w:rsidRDefault="00A678FA" w:rsidP="00A678FA">
            <w:pPr>
              <w:pStyle w:val="GOSTTablenorm"/>
            </w:pPr>
            <w:r w:rsidRPr="007036CE">
              <w:t>Уровень контроля</w:t>
            </w:r>
          </w:p>
        </w:tc>
        <w:tc>
          <w:tcPr>
            <w:tcW w:w="750" w:type="pct"/>
          </w:tcPr>
          <w:p w14:paraId="296CD7D3" w14:textId="77777777" w:rsidR="00A678FA" w:rsidRPr="007036CE" w:rsidRDefault="00A678FA" w:rsidP="00A678FA">
            <w:pPr>
              <w:pStyle w:val="GOSTTablenorm"/>
              <w:rPr>
                <w:lang w:val="en-US"/>
              </w:rPr>
            </w:pPr>
            <w:r w:rsidRPr="007036CE">
              <w:rPr>
                <w:lang w:val="en-US"/>
              </w:rPr>
              <w:t>BalLevContrl</w:t>
            </w:r>
          </w:p>
        </w:tc>
        <w:tc>
          <w:tcPr>
            <w:tcW w:w="500" w:type="pct"/>
          </w:tcPr>
          <w:p w14:paraId="4FA07E36" w14:textId="77777777" w:rsidR="00A678FA" w:rsidRPr="007036CE" w:rsidRDefault="00A678FA" w:rsidP="00A678FA">
            <w:pPr>
              <w:pStyle w:val="GOSTTablenorm"/>
            </w:pPr>
            <w:r w:rsidRPr="007036CE">
              <w:t>Число</w:t>
            </w:r>
          </w:p>
        </w:tc>
        <w:tc>
          <w:tcPr>
            <w:tcW w:w="300" w:type="pct"/>
          </w:tcPr>
          <w:p w14:paraId="5B16BF2C" w14:textId="77777777" w:rsidR="00A678FA" w:rsidRPr="007036CE" w:rsidRDefault="00A678FA" w:rsidP="00A678FA">
            <w:pPr>
              <w:pStyle w:val="GOSTTablenorm"/>
            </w:pPr>
            <w:r w:rsidRPr="007036CE">
              <w:t>Да</w:t>
            </w:r>
          </w:p>
        </w:tc>
        <w:tc>
          <w:tcPr>
            <w:tcW w:w="315" w:type="pct"/>
          </w:tcPr>
          <w:p w14:paraId="12B0E7DC" w14:textId="77777777" w:rsidR="00A678FA" w:rsidRPr="007036CE" w:rsidRDefault="00A678FA" w:rsidP="00A678FA">
            <w:pPr>
              <w:pStyle w:val="GOSTTablenorm"/>
              <w:rPr>
                <w:lang w:val="en-US"/>
              </w:rPr>
            </w:pPr>
            <w:r w:rsidRPr="007036CE">
              <w:rPr>
                <w:lang w:val="en-US"/>
              </w:rPr>
              <w:t>=1</w:t>
            </w:r>
          </w:p>
        </w:tc>
        <w:tc>
          <w:tcPr>
            <w:tcW w:w="2035" w:type="pct"/>
          </w:tcPr>
          <w:p w14:paraId="27BB937A" w14:textId="77777777" w:rsidR="00A678FA" w:rsidRPr="007036CE" w:rsidRDefault="00A678FA" w:rsidP="00A678FA">
            <w:pPr>
              <w:pStyle w:val="GOSTTablenorm"/>
            </w:pPr>
            <w:r w:rsidRPr="007036CE">
              <w:t>Уровень контроля остатков по счетам при выполнении операции</w:t>
            </w:r>
            <w:ins w:id="264" w:author="Сатлер Марина Викторовна" w:date="2024-01-09T15:00:00Z">
              <w:r w:rsidRPr="007036CE">
                <w:t>.</w:t>
              </w:r>
            </w:ins>
          </w:p>
          <w:p w14:paraId="62157DC5" w14:textId="77777777" w:rsidR="00A678FA" w:rsidRPr="007036CE" w:rsidRDefault="00A678FA" w:rsidP="00A678FA">
            <w:pPr>
              <w:pStyle w:val="GOSTTablenorm"/>
            </w:pPr>
            <w:r w:rsidRPr="007036CE">
              <w:t>Возможные значения:</w:t>
            </w:r>
          </w:p>
          <w:p w14:paraId="6D86CF39" w14:textId="77777777" w:rsidR="00A678FA" w:rsidRPr="007036CE" w:rsidRDefault="00A678FA" w:rsidP="00A678FA">
            <w:pPr>
              <w:pStyle w:val="GOSTTableListMark1"/>
            </w:pPr>
            <w:r w:rsidRPr="007036CE">
              <w:t>«0» – блокирующий контроль;</w:t>
            </w:r>
          </w:p>
          <w:p w14:paraId="67C8A3AF" w14:textId="77777777" w:rsidR="00A678FA" w:rsidRPr="007036CE" w:rsidRDefault="00A678FA" w:rsidP="00A678FA">
            <w:pPr>
              <w:pStyle w:val="GOSTTableListMark1"/>
            </w:pPr>
            <w:r w:rsidRPr="007036CE">
              <w:t>«1» – предупреждающий контроль;</w:t>
            </w:r>
          </w:p>
          <w:p w14:paraId="173C52A8" w14:textId="77777777" w:rsidR="00A678FA" w:rsidRPr="007036CE" w:rsidRDefault="00A678FA" w:rsidP="00A678FA">
            <w:pPr>
              <w:pStyle w:val="GOSTTableListMark1"/>
              <w:rPr>
                <w:ins w:id="265" w:author="Сатлер Марина Викторовна" w:date="2025-10-09T11:01:00Z"/>
              </w:rPr>
            </w:pPr>
            <w:r w:rsidRPr="007036CE">
              <w:t>«2» – без контроля.</w:t>
            </w:r>
          </w:p>
          <w:p w14:paraId="7DF2B98F" w14:textId="7AA1BA76" w:rsidR="00A678FA" w:rsidRPr="007036CE" w:rsidRDefault="00A678FA" w:rsidP="00A678FA">
            <w:pPr>
              <w:pStyle w:val="GOSTTablenorm"/>
            </w:pPr>
            <w:ins w:id="266" w:author="Сатлер Марина Викторовна" w:date="2025-10-09T11:01:00Z">
              <w:r w:rsidRPr="007036CE">
                <w:t xml:space="preserve">Если параметр </w:t>
              </w:r>
            </w:ins>
            <w:ins w:id="267" w:author="Сатлер Марина Викторовна" w:date="2025-10-09T11:02:00Z">
              <w:r w:rsidRPr="007036CE">
                <w:t>«</w:t>
              </w:r>
            </w:ins>
            <w:ins w:id="268" w:author="Сатлер Марина Викторовна" w:date="2025-10-09T11:01:00Z">
              <w:r w:rsidRPr="007036CE">
                <w:t>Проверка доступного остатка</w:t>
              </w:r>
            </w:ins>
            <w:ins w:id="269" w:author="Сатлер Марина Викторовна" w:date="2025-10-09T11:02:00Z">
              <w:r w:rsidRPr="007036CE">
                <w:t>»</w:t>
              </w:r>
            </w:ins>
            <w:ins w:id="270" w:author="Сатлер Марина Викторовна" w:date="2025-10-09T11:01:00Z">
              <w:r w:rsidRPr="007036CE">
                <w:t xml:space="preserve"> (CheckFunds) заполнен, то параметр</w:t>
              </w:r>
            </w:ins>
            <w:ins w:id="271" w:author="Сатлер Марина Викторовна" w:date="2025-10-09T11:04:00Z">
              <w:r w:rsidRPr="007036CE">
                <w:t xml:space="preserve"> </w:t>
              </w:r>
            </w:ins>
            <w:ins w:id="272" w:author="Сатлер Марина Викторовна" w:date="2025-10-09T11:02:00Z">
              <w:r w:rsidRPr="007036CE">
                <w:t>«</w:t>
              </w:r>
            </w:ins>
            <w:ins w:id="273" w:author="Сатлер Марина Викторовна" w:date="2025-10-09T11:01:00Z">
              <w:r w:rsidRPr="007036CE">
                <w:t>Уровень контроля</w:t>
              </w:r>
            </w:ins>
            <w:ins w:id="274" w:author="Сатлер Марина Викторовна" w:date="2025-10-09T11:02:00Z">
              <w:r w:rsidRPr="007036CE">
                <w:t>»</w:t>
              </w:r>
            </w:ins>
            <w:ins w:id="275" w:author="Сатлер Марина Викторовна" w:date="2025-10-09T11:01:00Z">
              <w:r w:rsidRPr="007036CE">
                <w:t xml:space="preserve"> может принимать значения «0» или «1»</w:t>
              </w:r>
            </w:ins>
            <w:ins w:id="276" w:author="Сатлер Марина Викторовна" w:date="2025-10-09T11:04:00Z">
              <w:r w:rsidRPr="007036CE">
                <w:t>.</w:t>
              </w:r>
            </w:ins>
          </w:p>
          <w:p w14:paraId="003BC7F5" w14:textId="77777777" w:rsidR="00A678FA" w:rsidRPr="007036CE" w:rsidRDefault="00A678FA" w:rsidP="00A678FA">
            <w:pPr>
              <w:pStyle w:val="GOSTTablenorm"/>
            </w:pPr>
            <w:r w:rsidRPr="007036CE">
              <w:t>Описание результатов обработки запроса в зависимости от уровня контроля приведено в разделе 7.4 тома 1</w:t>
            </w:r>
          </w:p>
        </w:tc>
      </w:tr>
      <w:tr w:rsidR="00A678FA" w:rsidRPr="007036CE" w14:paraId="137E49E2" w14:textId="77777777" w:rsidTr="005E4D91">
        <w:tc>
          <w:tcPr>
            <w:tcW w:w="1100" w:type="pct"/>
          </w:tcPr>
          <w:p w14:paraId="1CA5F5FB" w14:textId="6D458715" w:rsidR="00A678FA" w:rsidRPr="007036CE" w:rsidRDefault="00A678FA" w:rsidP="00A678FA">
            <w:pPr>
              <w:pStyle w:val="GOSTTablenorm"/>
            </w:pPr>
            <w:commentRangeStart w:id="277"/>
            <w:ins w:id="278" w:author="Сатлер Марина Викторовна" w:date="2026-04-08T17:41:00Z">
              <w:r w:rsidRPr="00B6211B">
                <w:rPr>
                  <w:highlight w:val="green"/>
                </w:rPr>
                <w:lastRenderedPageBreak/>
                <w:t>Инициатор события учета</w:t>
              </w:r>
              <w:commentRangeEnd w:id="277"/>
              <w:r>
                <w:rPr>
                  <w:rStyle w:val="afff4"/>
                </w:rPr>
                <w:commentReference w:id="277"/>
              </w:r>
            </w:ins>
            <w:del w:id="279" w:author="Сатлер Марина Викторовна" w:date="2026-04-08T17:41:00Z">
              <w:r w:rsidRPr="007036CE" w:rsidDel="00CE0D61">
                <w:delText>Субъект учета</w:delText>
              </w:r>
            </w:del>
          </w:p>
        </w:tc>
        <w:tc>
          <w:tcPr>
            <w:tcW w:w="750" w:type="pct"/>
          </w:tcPr>
          <w:p w14:paraId="25DA4E32" w14:textId="77777777" w:rsidR="00A678FA" w:rsidRPr="007036CE" w:rsidRDefault="00A678FA" w:rsidP="00A678FA">
            <w:pPr>
              <w:pStyle w:val="GOSTTablenorm"/>
            </w:pPr>
            <w:r w:rsidRPr="007036CE">
              <w:rPr>
                <w:lang w:val="en-US"/>
              </w:rPr>
              <w:t>Subject</w:t>
            </w:r>
          </w:p>
        </w:tc>
        <w:tc>
          <w:tcPr>
            <w:tcW w:w="500" w:type="pct"/>
          </w:tcPr>
          <w:p w14:paraId="42F6A011" w14:textId="77777777" w:rsidR="00A678FA" w:rsidRPr="007036CE" w:rsidRDefault="00A678FA" w:rsidP="00A678FA">
            <w:pPr>
              <w:pStyle w:val="GOSTTablenorm"/>
            </w:pPr>
            <w:r w:rsidRPr="007036CE">
              <w:t>Строка</w:t>
            </w:r>
          </w:p>
        </w:tc>
        <w:tc>
          <w:tcPr>
            <w:tcW w:w="300" w:type="pct"/>
          </w:tcPr>
          <w:p w14:paraId="0A678618" w14:textId="77777777" w:rsidR="00A678FA" w:rsidRPr="007036CE" w:rsidRDefault="00A678FA" w:rsidP="00A678FA">
            <w:pPr>
              <w:pStyle w:val="GOSTTablenorm"/>
            </w:pPr>
            <w:r w:rsidRPr="007036CE">
              <w:t>Да</w:t>
            </w:r>
          </w:p>
        </w:tc>
        <w:tc>
          <w:tcPr>
            <w:tcW w:w="315" w:type="pct"/>
          </w:tcPr>
          <w:p w14:paraId="408FF8FF" w14:textId="77777777" w:rsidR="00A678FA" w:rsidRPr="007036CE" w:rsidRDefault="00A678FA" w:rsidP="00A678FA">
            <w:pPr>
              <w:pStyle w:val="GOSTTablenorm"/>
            </w:pPr>
            <w:r w:rsidRPr="007036CE">
              <w:t>=4</w:t>
            </w:r>
          </w:p>
        </w:tc>
        <w:tc>
          <w:tcPr>
            <w:tcW w:w="2035" w:type="pct"/>
          </w:tcPr>
          <w:p w14:paraId="4693FB1B" w14:textId="6D575E22" w:rsidR="00A678FA" w:rsidRPr="00B6211B" w:rsidRDefault="00A678FA" w:rsidP="00A678FA">
            <w:pPr>
              <w:pStyle w:val="GOSTTablenorm"/>
              <w:rPr>
                <w:ins w:id="280" w:author="Сатлер Марина Викторовна" w:date="2026-04-08T17:42:00Z"/>
                <w:highlight w:val="green"/>
              </w:rPr>
            </w:pPr>
            <w:ins w:id="281" w:author="Сатлер Марина Викторовна" w:date="2026-04-08T17:41:00Z">
              <w:r w:rsidRPr="00B6211B">
                <w:rPr>
                  <w:highlight w:val="green"/>
                </w:rPr>
                <w:t>Инициатор события</w:t>
              </w:r>
            </w:ins>
            <w:del w:id="282" w:author="Сатлер Марина Викторовна" w:date="2026-04-08T17:41:00Z">
              <w:r w:rsidRPr="007036CE" w:rsidDel="00CE0D61">
                <w:delText>Субъект</w:delText>
              </w:r>
            </w:del>
            <w:r w:rsidRPr="007036CE">
              <w:t xml:space="preserve"> </w:t>
            </w:r>
            <w:r w:rsidRPr="00CE0D61">
              <w:rPr>
                <w:highlight w:val="green"/>
              </w:rPr>
              <w:t>учета</w:t>
            </w:r>
            <w:r w:rsidRPr="007036CE">
              <w:t xml:space="preserve"> для текущего этапа обработки документа. Указывается код ТОФК</w:t>
            </w:r>
            <w:ins w:id="283" w:author="Сатлер Марина Викторовна" w:date="2026-04-08T17:42:00Z">
              <w:r>
                <w:t xml:space="preserve">, </w:t>
              </w:r>
              <w:commentRangeStart w:id="284"/>
              <w:r w:rsidRPr="00B6211B">
                <w:rPr>
                  <w:highlight w:val="green"/>
                </w:rPr>
                <w:t>инициировавшего</w:t>
              </w:r>
            </w:ins>
            <w:commentRangeEnd w:id="284"/>
            <w:r w:rsidR="003C084C">
              <w:rPr>
                <w:rStyle w:val="afff4"/>
              </w:rPr>
              <w:commentReference w:id="284"/>
            </w:r>
            <w:ins w:id="285" w:author="Сатлер Марина Викторовна" w:date="2026-04-08T17:42:00Z">
              <w:r w:rsidRPr="00B6211B">
                <w:rPr>
                  <w:highlight w:val="green"/>
                </w:rPr>
                <w:t xml:space="preserve"> событие учета и направившего документ в SVAP</w:t>
              </w:r>
            </w:ins>
            <w:ins w:id="286" w:author="Сказецкая Наталья Камилевна" w:date="2026-04-16T16:37:00Z">
              <w:r w:rsidR="003C084C" w:rsidRPr="009B0C71">
                <w:rPr>
                  <w:highlight w:val="green"/>
                </w:rPr>
                <w:t xml:space="preserve"> </w:t>
              </w:r>
              <w:r w:rsidR="003C084C" w:rsidRPr="00B05136">
                <w:rPr>
                  <w:color w:val="0055CC"/>
                  <w:highlight w:val="green"/>
                </w:rPr>
                <w:t>(</w:t>
              </w:r>
              <w:r w:rsidR="003C084C" w:rsidRPr="00B05136">
                <w:rPr>
                  <w:color w:val="0070C0"/>
                  <w:highlight w:val="green"/>
                </w:rPr>
                <w:t>может отличаться от ЦС по учету, ПЦ и ЦС по ЛС)</w:t>
              </w:r>
            </w:ins>
            <w:ins w:id="287" w:author="Сатлер Марина Викторовна" w:date="2026-04-08T17:42:00Z">
              <w:r w:rsidRPr="00B6211B">
                <w:rPr>
                  <w:highlight w:val="green"/>
                </w:rPr>
                <w:t>.</w:t>
              </w:r>
            </w:ins>
          </w:p>
          <w:p w14:paraId="6E5023E7" w14:textId="3615146C" w:rsidR="00A678FA" w:rsidRPr="007036CE" w:rsidRDefault="00A678FA" w:rsidP="00A678FA">
            <w:pPr>
              <w:pStyle w:val="GOSTTablenorm"/>
            </w:pPr>
            <w:ins w:id="288" w:author="Сатлер Марина Викторовна" w:date="2026-04-08T17:42:00Z">
              <w:r w:rsidRPr="00B6211B">
                <w:rPr>
                  <w:highlight w:val="green"/>
                </w:rPr>
                <w:t xml:space="preserve">Если в правиле формирования записей учета, подобранном по документу при обработке запроса ACCOUNTING, не задан атрибут документа для заполнения системного свойства записи учета </w:t>
              </w:r>
              <w:r>
                <w:rPr>
                  <w:highlight w:val="green"/>
                </w:rPr>
                <w:t>«</w:t>
              </w:r>
              <w:r w:rsidRPr="00B6211B">
                <w:rPr>
                  <w:highlight w:val="green"/>
                </w:rPr>
                <w:t>Субъект учета</w:t>
              </w:r>
              <w:r>
                <w:rPr>
                  <w:highlight w:val="green"/>
                </w:rPr>
                <w:t>»</w:t>
              </w:r>
              <w:r>
                <w:rPr>
                  <w:rStyle w:val="af6"/>
                  <w:highlight w:val="green"/>
                </w:rPr>
                <w:footnoteReference w:id="5"/>
              </w:r>
              <w:r>
                <w:rPr>
                  <w:highlight w:val="green"/>
                </w:rPr>
                <w:t xml:space="preserve"> </w:t>
              </w:r>
              <w:r w:rsidRPr="00B6211B">
                <w:rPr>
                  <w:highlight w:val="green"/>
                </w:rPr>
                <w:t xml:space="preserve">(т.е. в правиле отсутствует аналитический признак с типом маппинга «Субъект учета»), то свойство записи учета </w:t>
              </w:r>
              <w:r>
                <w:rPr>
                  <w:highlight w:val="green"/>
                </w:rPr>
                <w:t>«</w:t>
              </w:r>
              <w:r w:rsidRPr="00B6211B">
                <w:rPr>
                  <w:highlight w:val="green"/>
                </w:rPr>
                <w:t>Субъект учета</w:t>
              </w:r>
              <w:r>
                <w:rPr>
                  <w:highlight w:val="green"/>
                </w:rPr>
                <w:t>»</w:t>
              </w:r>
              <w:r w:rsidRPr="00B6211B">
                <w:rPr>
                  <w:highlight w:val="green"/>
                </w:rPr>
                <w:t xml:space="preserve"> по формируемым на основании данного правила записям учета заполняется кодом ТОФК </w:t>
              </w:r>
              <w:r w:rsidRPr="008F77BC">
                <w:rPr>
                  <w:highlight w:val="green"/>
                </w:rPr>
                <w:t>–</w:t>
              </w:r>
              <w:r w:rsidRPr="00B6211B">
                <w:rPr>
                  <w:highlight w:val="green"/>
                </w:rPr>
                <w:t xml:space="preserve"> инициатора события учета, переданным в данном параметре</w:t>
              </w:r>
            </w:ins>
            <w:del w:id="291" w:author="Сатлер Марина Викторовна" w:date="2026-04-08T17:42:00Z">
              <w:r w:rsidRPr="007036CE" w:rsidDel="00CE0D61">
                <w:delText xml:space="preserve"> /ЦС по учету, в котором проводится операция</w:delText>
              </w:r>
            </w:del>
          </w:p>
        </w:tc>
      </w:tr>
      <w:tr w:rsidR="00A678FA" w:rsidRPr="007036CE" w14:paraId="31806373" w14:textId="77777777" w:rsidTr="005E4D91">
        <w:tc>
          <w:tcPr>
            <w:tcW w:w="1100" w:type="pct"/>
          </w:tcPr>
          <w:p w14:paraId="6EE52B68" w14:textId="77777777" w:rsidR="00A678FA" w:rsidRPr="007036CE" w:rsidRDefault="00A678FA" w:rsidP="00A678FA">
            <w:pPr>
              <w:pStyle w:val="GOSTTablenorm"/>
            </w:pPr>
            <w:r w:rsidRPr="007036CE">
              <w:t>Дата отражения операции в учете</w:t>
            </w:r>
          </w:p>
        </w:tc>
        <w:tc>
          <w:tcPr>
            <w:tcW w:w="750" w:type="pct"/>
          </w:tcPr>
          <w:p w14:paraId="68BF197C" w14:textId="77777777" w:rsidR="00A678FA" w:rsidRPr="007036CE" w:rsidRDefault="00A678FA" w:rsidP="00A678FA">
            <w:pPr>
              <w:pStyle w:val="GOSTTablenorm"/>
            </w:pPr>
            <w:r w:rsidRPr="007036CE">
              <w:rPr>
                <w:lang w:val="en-US"/>
              </w:rPr>
              <w:t>SettlementDate</w:t>
            </w:r>
          </w:p>
        </w:tc>
        <w:tc>
          <w:tcPr>
            <w:tcW w:w="500" w:type="pct"/>
          </w:tcPr>
          <w:p w14:paraId="064188AF" w14:textId="77777777" w:rsidR="00A678FA" w:rsidRPr="007036CE" w:rsidRDefault="00A678FA" w:rsidP="00A678FA">
            <w:pPr>
              <w:pStyle w:val="GOSTTablenorm"/>
            </w:pPr>
            <w:r w:rsidRPr="007036CE">
              <w:t>Дата</w:t>
            </w:r>
          </w:p>
        </w:tc>
        <w:tc>
          <w:tcPr>
            <w:tcW w:w="300" w:type="pct"/>
          </w:tcPr>
          <w:p w14:paraId="1B2564DD" w14:textId="77777777" w:rsidR="00A678FA" w:rsidRPr="007036CE" w:rsidRDefault="00A678FA" w:rsidP="00A678FA">
            <w:pPr>
              <w:pStyle w:val="GOSTTablenorm"/>
            </w:pPr>
            <w:r w:rsidRPr="007036CE">
              <w:t>Да</w:t>
            </w:r>
          </w:p>
        </w:tc>
        <w:tc>
          <w:tcPr>
            <w:tcW w:w="315" w:type="pct"/>
          </w:tcPr>
          <w:p w14:paraId="049B2A1C" w14:textId="77777777" w:rsidR="00A678FA" w:rsidRPr="007036CE" w:rsidRDefault="00A678FA" w:rsidP="00A678FA">
            <w:pPr>
              <w:pStyle w:val="GOSTTablenorm"/>
            </w:pPr>
          </w:p>
        </w:tc>
        <w:tc>
          <w:tcPr>
            <w:tcW w:w="2035" w:type="pct"/>
          </w:tcPr>
          <w:p w14:paraId="4FAB3403" w14:textId="77777777" w:rsidR="00A678FA" w:rsidRPr="007036CE" w:rsidRDefault="00A678FA" w:rsidP="00A678FA">
            <w:pPr>
              <w:pStyle w:val="GOSTTablenorm"/>
            </w:pPr>
            <w:r w:rsidRPr="007036CE">
              <w:t>Дата отражения операции в учете, указывается в формате YYYY-MM-DD.</w:t>
            </w:r>
          </w:p>
          <w:p w14:paraId="75F727A3" w14:textId="77777777" w:rsidR="00A678FA" w:rsidRPr="007036CE" w:rsidRDefault="00A678FA" w:rsidP="00A678FA">
            <w:pPr>
              <w:pStyle w:val="GOSTTablenorm"/>
              <w:rPr>
                <w:ins w:id="292" w:author="Сказецкая Наталья Камилевна" w:date="2023-11-29T21:50:00Z"/>
              </w:rPr>
            </w:pPr>
            <w:r w:rsidRPr="007036CE">
              <w:t>Если «Признак переобработки» (</w:t>
            </w:r>
            <w:r w:rsidRPr="007036CE">
              <w:rPr>
                <w:lang w:val="en-US"/>
              </w:rPr>
              <w:t>Reprocessing</w:t>
            </w:r>
            <w:r w:rsidRPr="007036CE">
              <w:t>) заполнен</w:t>
            </w:r>
            <w:ins w:id="293" w:author="Сказецкая Наталья Камилевна" w:date="2023-11-29T21:50:00Z">
              <w:r w:rsidRPr="007036CE">
                <w:t xml:space="preserve"> значением «1»</w:t>
              </w:r>
            </w:ins>
            <w:r w:rsidRPr="007036CE">
              <w:t>, то значение параметра «Дата отражения операции в учете» (</w:t>
            </w:r>
            <w:r w:rsidRPr="007036CE">
              <w:rPr>
                <w:lang w:val="en-US"/>
              </w:rPr>
              <w:t>SettlementDate</w:t>
            </w:r>
            <w:r w:rsidRPr="007036CE">
              <w:t xml:space="preserve">) не учитывается при обработке запроса в </w:t>
            </w:r>
            <w:r w:rsidRPr="007036CE">
              <w:rPr>
                <w:lang w:val="en-US"/>
              </w:rPr>
              <w:t>SVAP</w:t>
            </w:r>
            <w:r w:rsidRPr="007036CE">
              <w:t>. Переформирование записей учета осуществляется той датой отражения операции в учете, которой они были сформированы ранее.</w:t>
            </w:r>
          </w:p>
          <w:p w14:paraId="25B87C2C" w14:textId="77777777" w:rsidR="00A678FA" w:rsidRPr="007036CE" w:rsidRDefault="00A678FA" w:rsidP="00A678FA">
            <w:pPr>
              <w:pStyle w:val="GOSTTablenorm"/>
            </w:pPr>
            <w:ins w:id="294" w:author="Сказецкая Наталья Камилевна" w:date="2023-11-29T21:50:00Z">
              <w:r w:rsidRPr="007036CE">
                <w:t>Если</w:t>
              </w:r>
            </w:ins>
            <w:r w:rsidRPr="007036CE">
              <w:t xml:space="preserve"> «</w:t>
            </w:r>
            <w:ins w:id="295" w:author="Сказецкая Наталья Камилевна" w:date="2023-11-29T21:50:00Z">
              <w:r w:rsidRPr="007036CE">
                <w:t>Признак переобработки</w:t>
              </w:r>
            </w:ins>
            <w:r w:rsidRPr="007036CE">
              <w:t>»</w:t>
            </w:r>
            <w:ins w:id="296" w:author="Сказецкая Наталья Камилевна" w:date="2023-11-29T21:50:00Z">
              <w:r w:rsidRPr="007036CE">
                <w:t xml:space="preserve"> (Reprocessing) заполнен значением </w:t>
              </w:r>
            </w:ins>
            <w:r w:rsidRPr="007036CE">
              <w:t>«</w:t>
            </w:r>
            <w:ins w:id="297" w:author="Сказецкая Наталья Камилевна" w:date="2023-11-29T21:50:00Z">
              <w:r w:rsidRPr="007036CE">
                <w:t>2</w:t>
              </w:r>
            </w:ins>
            <w:r w:rsidRPr="007036CE">
              <w:t>»</w:t>
            </w:r>
            <w:ins w:id="298" w:author="Сказецкая Наталья Камилевна" w:date="2023-11-29T21:50:00Z">
              <w:r w:rsidRPr="007036CE">
                <w:t xml:space="preserve">, то </w:t>
              </w:r>
            </w:ins>
            <w:ins w:id="299" w:author="Сказецкая Наталья Камилевна" w:date="2024-01-29T17:10:00Z">
              <w:r w:rsidRPr="007036CE">
                <w:t xml:space="preserve">в </w:t>
              </w:r>
            </w:ins>
            <w:ins w:id="300" w:author="Сказецкая Наталья Камилевна" w:date="2023-11-29T21:50:00Z">
              <w:r w:rsidRPr="007036CE">
                <w:t xml:space="preserve">значении параметра </w:t>
              </w:r>
            </w:ins>
            <w:r w:rsidRPr="007036CE">
              <w:t>«</w:t>
            </w:r>
            <w:ins w:id="301" w:author="Сказецкая Наталья Камилевна" w:date="2023-11-29T21:50:00Z">
              <w:r w:rsidRPr="007036CE">
                <w:t>Дата отражения операции в учете</w:t>
              </w:r>
            </w:ins>
            <w:r w:rsidRPr="007036CE">
              <w:t>»</w:t>
            </w:r>
            <w:ins w:id="302" w:author="Сказецкая Наталья Камилевна" w:date="2023-11-29T21:50:00Z">
              <w:r w:rsidRPr="007036CE">
                <w:t xml:space="preserve"> (SettlementDate) </w:t>
              </w:r>
            </w:ins>
            <w:ins w:id="303" w:author="Сказецкая Наталья Камилевна" w:date="2024-01-29T17:10:00Z">
              <w:r w:rsidRPr="007036CE">
                <w:rPr>
                  <w:szCs w:val="22"/>
                </w:rPr>
                <w:t>указывается дата отражения в учете строк документа, обработанных в первом шаге выполнения переобра</w:t>
              </w:r>
              <w:r w:rsidRPr="007036CE">
                <w:rPr>
                  <w:szCs w:val="22"/>
                </w:rPr>
                <w:lastRenderedPageBreak/>
                <w:t>батываемого этапа</w:t>
              </w:r>
            </w:ins>
            <w:ins w:id="304" w:author="Гилязова Екатерина Викторовна" w:date="2024-01-26T15:02:00Z">
              <w:del w:id="305" w:author="Сказецкая Наталья Камилевна" w:date="2024-01-29T17:10:00Z">
                <w:r w:rsidRPr="007036CE" w:rsidDel="002501D9">
                  <w:delText>не учитывается при обработке запроса в SVAP</w:delText>
                </w:r>
              </w:del>
              <w:r w:rsidRPr="007036CE">
                <w:t xml:space="preserve">. Формирование записей учета для новых строк документа </w:t>
              </w:r>
            </w:ins>
            <w:ins w:id="306" w:author="Сказецкая Наталья Камилевна" w:date="2024-01-29T17:11:00Z">
              <w:r w:rsidRPr="007036CE">
                <w:rPr>
                  <w:szCs w:val="22"/>
                </w:rPr>
                <w:t xml:space="preserve">в рамках очередного шага выполнения переобрабатываемого этапа </w:t>
              </w:r>
            </w:ins>
            <w:ins w:id="307" w:author="Гилязова Екатерина Викторовна" w:date="2024-01-26T15:02:00Z">
              <w:r w:rsidRPr="007036CE">
                <w:t>осуществляется той датой отражения операции в учете, которая передана в параметре «Дата отражения в учете операции по переобрабатываемому этапу» (ReprocessSttlDate</w:t>
              </w:r>
              <w:commentRangeStart w:id="308"/>
              <w:commentRangeEnd w:id="308"/>
              <w:r w:rsidRPr="007036CE">
                <w:rPr>
                  <w:rStyle w:val="afff4"/>
                  <w:sz w:val="22"/>
                  <w:szCs w:val="20"/>
                </w:rPr>
                <w:commentReference w:id="308"/>
              </w:r>
              <w:r w:rsidRPr="007036CE">
                <w:t>)</w:t>
              </w:r>
              <w:del w:id="309" w:author="Сказецкая Наталья Камилевна" w:date="2024-01-29T17:11:00Z">
                <w:r w:rsidRPr="007036CE" w:rsidDel="002501D9">
                  <w:delText>.</w:delText>
                </w:r>
              </w:del>
            </w:ins>
            <w:ins w:id="310" w:author="Сказецкая Наталья Камилевна" w:date="2023-11-29T21:50:00Z">
              <w:del w:id="311" w:author="Гилязова Екатерина Викторовна" w:date="2024-01-26T15:02:00Z">
                <w:r w:rsidRPr="007036CE" w:rsidDel="009D1D7F">
                  <w:delText>применяется для новых строк документа и не учитывается для удаляемых строк переобрабатываемого документа, по которым ранее были сформированы записи учета (отмена записей учета по удаленным строкам производится датой их отражения в учете)</w:delText>
                </w:r>
              </w:del>
            </w:ins>
          </w:p>
        </w:tc>
      </w:tr>
      <w:tr w:rsidR="00A678FA" w:rsidRPr="007036CE" w14:paraId="45A2F54A" w14:textId="77777777" w:rsidTr="005E4D91">
        <w:trPr>
          <w:ins w:id="312" w:author="Гилязова Екатерина Викторовна" w:date="2024-01-26T15:02:00Z"/>
        </w:trPr>
        <w:tc>
          <w:tcPr>
            <w:tcW w:w="1100" w:type="pct"/>
          </w:tcPr>
          <w:p w14:paraId="257406D9" w14:textId="77777777" w:rsidR="00A678FA" w:rsidRPr="007036CE" w:rsidRDefault="00A678FA" w:rsidP="00A678FA">
            <w:pPr>
              <w:pStyle w:val="GOSTTablenorm"/>
              <w:rPr>
                <w:ins w:id="313" w:author="Гилязова Екатерина Викторовна" w:date="2024-01-26T15:02:00Z"/>
              </w:rPr>
            </w:pPr>
            <w:commentRangeStart w:id="314"/>
            <w:ins w:id="315" w:author="Гилязова Екатерина Викторовна" w:date="2024-01-26T15:02:00Z">
              <w:r w:rsidRPr="007036CE">
                <w:lastRenderedPageBreak/>
                <w:t>Дата отражения в учете операции по переобрабатываемому этапу</w:t>
              </w:r>
              <w:commentRangeEnd w:id="314"/>
              <w:r w:rsidRPr="007036CE">
                <w:rPr>
                  <w:rStyle w:val="afff4"/>
                  <w:sz w:val="22"/>
                  <w:szCs w:val="20"/>
                </w:rPr>
                <w:commentReference w:id="314"/>
              </w:r>
            </w:ins>
          </w:p>
        </w:tc>
        <w:tc>
          <w:tcPr>
            <w:tcW w:w="750" w:type="pct"/>
          </w:tcPr>
          <w:p w14:paraId="6F378507" w14:textId="77777777" w:rsidR="00A678FA" w:rsidRPr="007036CE" w:rsidRDefault="00A678FA" w:rsidP="00A678FA">
            <w:pPr>
              <w:pStyle w:val="GOSTTablenorm"/>
              <w:rPr>
                <w:ins w:id="316" w:author="Гилязова Екатерина Викторовна" w:date="2024-01-26T15:02:00Z"/>
                <w:lang w:val="en-US"/>
              </w:rPr>
            </w:pPr>
            <w:ins w:id="317" w:author="Гилязова Екатерина Викторовна" w:date="2024-01-26T15:02:00Z">
              <w:r w:rsidRPr="007036CE">
                <w:t>ReprocessSttlDate</w:t>
              </w:r>
            </w:ins>
          </w:p>
        </w:tc>
        <w:tc>
          <w:tcPr>
            <w:tcW w:w="500" w:type="pct"/>
          </w:tcPr>
          <w:p w14:paraId="3FF74159" w14:textId="77777777" w:rsidR="00A678FA" w:rsidRPr="007036CE" w:rsidRDefault="00A678FA" w:rsidP="00A678FA">
            <w:pPr>
              <w:pStyle w:val="GOSTTablenorm"/>
              <w:rPr>
                <w:ins w:id="318" w:author="Гилязова Екатерина Викторовна" w:date="2024-01-26T15:02:00Z"/>
              </w:rPr>
            </w:pPr>
            <w:ins w:id="319" w:author="Гилязова Екатерина Викторовна" w:date="2024-01-26T15:02:00Z">
              <w:r w:rsidRPr="007036CE">
                <w:t>Дата</w:t>
              </w:r>
            </w:ins>
          </w:p>
        </w:tc>
        <w:tc>
          <w:tcPr>
            <w:tcW w:w="300" w:type="pct"/>
          </w:tcPr>
          <w:p w14:paraId="0B92CB14" w14:textId="77777777" w:rsidR="00A678FA" w:rsidRPr="007036CE" w:rsidRDefault="00A678FA" w:rsidP="00A678FA">
            <w:pPr>
              <w:pStyle w:val="GOSTTablenorm"/>
              <w:rPr>
                <w:ins w:id="320" w:author="Гилязова Екатерина Викторовна" w:date="2024-01-26T15:02:00Z"/>
              </w:rPr>
            </w:pPr>
            <w:ins w:id="321" w:author="Гилязова Екатерина Викторовна" w:date="2024-01-26T15:02:00Z">
              <w:r w:rsidRPr="007036CE">
                <w:t>Нет</w:t>
              </w:r>
            </w:ins>
          </w:p>
        </w:tc>
        <w:tc>
          <w:tcPr>
            <w:tcW w:w="315" w:type="pct"/>
          </w:tcPr>
          <w:p w14:paraId="19856648" w14:textId="77777777" w:rsidR="00A678FA" w:rsidRPr="007036CE" w:rsidRDefault="00A678FA" w:rsidP="00A678FA">
            <w:pPr>
              <w:pStyle w:val="GOSTTablenorm"/>
              <w:rPr>
                <w:ins w:id="322" w:author="Гилязова Екатерина Викторовна" w:date="2024-01-26T15:02:00Z"/>
              </w:rPr>
            </w:pPr>
          </w:p>
        </w:tc>
        <w:tc>
          <w:tcPr>
            <w:tcW w:w="2035" w:type="pct"/>
          </w:tcPr>
          <w:p w14:paraId="2DB18B7C" w14:textId="77777777" w:rsidR="00A678FA" w:rsidRPr="007036CE" w:rsidRDefault="00A678FA" w:rsidP="00A678FA">
            <w:pPr>
              <w:pStyle w:val="GOSTTablenorm"/>
              <w:rPr>
                <w:ins w:id="323" w:author="Гилязова Екатерина Викторовна" w:date="2024-01-26T15:02:00Z"/>
              </w:rPr>
            </w:pPr>
            <w:ins w:id="324" w:author="Гилязова Екатерина Викторовна" w:date="2024-01-26T15:02:00Z">
              <w:r w:rsidRPr="007036CE">
                <w:t>Дата отражения в учете операции по переобрабатываемому этапу, указывается в формате YYYY-MM-DD.</w:t>
              </w:r>
            </w:ins>
          </w:p>
          <w:p w14:paraId="0F40D7C9" w14:textId="77777777" w:rsidR="00A678FA" w:rsidRPr="007036CE" w:rsidRDefault="00A678FA" w:rsidP="00A678FA">
            <w:pPr>
              <w:pStyle w:val="GOSTTablenorm"/>
              <w:rPr>
                <w:ins w:id="325" w:author="Гилязова Екатерина Викторовна" w:date="2024-01-26T15:02:00Z"/>
              </w:rPr>
            </w:pPr>
            <w:ins w:id="326" w:author="Гилязова Екатерина Викторовна" w:date="2024-01-26T15:02:00Z">
              <w:r w:rsidRPr="007036CE">
                <w:t xml:space="preserve">Обязательно для заполнения, если «Признак переобработки» (Reprocessing) заполнен значением «2», в остальных случаях </w:t>
              </w:r>
              <w:del w:id="327" w:author="Сказецкая Наталья Камилевна" w:date="2024-01-29T17:11:00Z">
                <w:r w:rsidRPr="007036CE" w:rsidDel="002501D9">
                  <w:delText xml:space="preserve">в запросе </w:delText>
                </w:r>
              </w:del>
              <w:r w:rsidRPr="007036CE">
                <w:t>не заполняется</w:t>
              </w:r>
              <w:del w:id="328" w:author="Сказецкая Наталья Камилевна" w:date="2024-01-29T17:11:00Z">
                <w:r w:rsidRPr="007036CE" w:rsidDel="002501D9">
                  <w:delText>.</w:delText>
                </w:r>
              </w:del>
            </w:ins>
          </w:p>
        </w:tc>
      </w:tr>
      <w:tr w:rsidR="00A678FA" w:rsidRPr="007036CE" w14:paraId="5D671697" w14:textId="77777777" w:rsidTr="005E4D91">
        <w:tc>
          <w:tcPr>
            <w:tcW w:w="1100" w:type="pct"/>
          </w:tcPr>
          <w:p w14:paraId="17A8E55D" w14:textId="77777777" w:rsidR="00A678FA" w:rsidRPr="007036CE" w:rsidRDefault="00A678FA" w:rsidP="00A678FA">
            <w:pPr>
              <w:pStyle w:val="GOSTTablenorm"/>
            </w:pPr>
            <w:r w:rsidRPr="007036CE">
              <w:t>Признак переобработки</w:t>
            </w:r>
          </w:p>
        </w:tc>
        <w:tc>
          <w:tcPr>
            <w:tcW w:w="750" w:type="pct"/>
          </w:tcPr>
          <w:p w14:paraId="4573CD38" w14:textId="77777777" w:rsidR="00A678FA" w:rsidRPr="007036CE" w:rsidRDefault="00A678FA" w:rsidP="00A678FA">
            <w:pPr>
              <w:pStyle w:val="GOSTTablenorm"/>
              <w:rPr>
                <w:lang w:val="en-US"/>
              </w:rPr>
            </w:pPr>
            <w:r w:rsidRPr="007036CE">
              <w:rPr>
                <w:lang w:val="en-US"/>
              </w:rPr>
              <w:t>Reprocessing</w:t>
            </w:r>
          </w:p>
        </w:tc>
        <w:tc>
          <w:tcPr>
            <w:tcW w:w="500" w:type="pct"/>
          </w:tcPr>
          <w:p w14:paraId="0694AC2C" w14:textId="77777777" w:rsidR="00A678FA" w:rsidRPr="007036CE" w:rsidRDefault="00A678FA" w:rsidP="00A678FA">
            <w:pPr>
              <w:pStyle w:val="GOSTTablenorm"/>
            </w:pPr>
            <w:r w:rsidRPr="007036CE">
              <w:t>Строка</w:t>
            </w:r>
          </w:p>
        </w:tc>
        <w:tc>
          <w:tcPr>
            <w:tcW w:w="300" w:type="pct"/>
          </w:tcPr>
          <w:p w14:paraId="109DCAC3" w14:textId="77777777" w:rsidR="00A678FA" w:rsidRPr="007036CE" w:rsidRDefault="00A678FA" w:rsidP="00A678FA">
            <w:pPr>
              <w:pStyle w:val="GOSTTablenorm"/>
            </w:pPr>
            <w:r w:rsidRPr="007036CE">
              <w:t>Нет</w:t>
            </w:r>
          </w:p>
        </w:tc>
        <w:tc>
          <w:tcPr>
            <w:tcW w:w="315" w:type="pct"/>
          </w:tcPr>
          <w:p w14:paraId="107845DA" w14:textId="77777777" w:rsidR="00A678FA" w:rsidRPr="007036CE" w:rsidRDefault="00A678FA" w:rsidP="00A678FA">
            <w:pPr>
              <w:pStyle w:val="GOSTTablenorm"/>
            </w:pPr>
            <w:r w:rsidRPr="007036CE">
              <w:t>=1</w:t>
            </w:r>
          </w:p>
        </w:tc>
        <w:tc>
          <w:tcPr>
            <w:tcW w:w="2035" w:type="pct"/>
          </w:tcPr>
          <w:p w14:paraId="711C79B5" w14:textId="1867E323" w:rsidR="00A678FA" w:rsidRPr="007036CE" w:rsidRDefault="00A678FA" w:rsidP="00A678FA">
            <w:pPr>
              <w:pStyle w:val="GOSTTablenorm"/>
            </w:pPr>
            <w:r w:rsidRPr="007036CE">
              <w:t>Указывается признак необходимости переобработки этапа.</w:t>
            </w:r>
          </w:p>
          <w:p w14:paraId="6C7619D3" w14:textId="77777777" w:rsidR="00A678FA" w:rsidRPr="007036CE" w:rsidRDefault="00A678FA" w:rsidP="00A678FA">
            <w:pPr>
              <w:pStyle w:val="GOSTTablenorm"/>
            </w:pPr>
            <w:r w:rsidRPr="007036CE">
              <w:t>Возможные значения:</w:t>
            </w:r>
          </w:p>
          <w:p w14:paraId="09C9A446" w14:textId="77777777" w:rsidR="00A678FA" w:rsidRPr="007036CE" w:rsidRDefault="00A678FA" w:rsidP="00A678FA">
            <w:pPr>
              <w:pStyle w:val="GOSTTableListMark1"/>
              <w:rPr>
                <w:ins w:id="329" w:author="Сказецкая Наталья Камилевна" w:date="2023-11-29T21:51:00Z"/>
              </w:rPr>
            </w:pPr>
            <w:ins w:id="330" w:author="Сатлер Марина Викторовна" w:date="2024-01-09T15:11:00Z">
              <w:r w:rsidRPr="007036CE">
                <w:t>«</w:t>
              </w:r>
            </w:ins>
            <w:r w:rsidRPr="007036CE">
              <w:t>1</w:t>
            </w:r>
            <w:ins w:id="331" w:author="Сатлер Марина Викторовна" w:date="2024-01-09T15:11:00Z">
              <w:r w:rsidRPr="007036CE">
                <w:t>»</w:t>
              </w:r>
            </w:ins>
            <w:r w:rsidRPr="007036CE">
              <w:t xml:space="preserve"> – </w:t>
            </w:r>
            <w:ins w:id="332" w:author="Сказецкая Наталья Камилевна" w:date="2023-11-29T21:50:00Z">
              <w:r w:rsidRPr="007036CE">
                <w:t>переобработка этапа с заменой учетной информации</w:t>
              </w:r>
            </w:ins>
            <w:del w:id="333" w:author="Сказецкая Наталья Камилевна" w:date="2023-11-29T21:50:00Z">
              <w:r w:rsidRPr="007036CE" w:rsidDel="00F114EE">
                <w:delText>этап требуется переобработать</w:delText>
              </w:r>
            </w:del>
            <w:ins w:id="334" w:author="Сказецкая Наталья Камилевна" w:date="2023-11-29T21:51:00Z">
              <w:r w:rsidRPr="007036CE">
                <w:t>;</w:t>
              </w:r>
            </w:ins>
          </w:p>
          <w:p w14:paraId="17AFC535" w14:textId="77777777" w:rsidR="00A678FA" w:rsidRPr="007036CE" w:rsidRDefault="00A678FA" w:rsidP="00A678FA">
            <w:pPr>
              <w:pStyle w:val="GOSTTableListMark1"/>
            </w:pPr>
            <w:ins w:id="335" w:author="Сатлер Марина Викторовна" w:date="2024-01-09T15:11:00Z">
              <w:r w:rsidRPr="007036CE">
                <w:t>«</w:t>
              </w:r>
            </w:ins>
            <w:ins w:id="336" w:author="Сказецкая Наталья Камилевна" w:date="2023-11-29T21:51:00Z">
              <w:r w:rsidRPr="007036CE">
                <w:t>2</w:t>
              </w:r>
            </w:ins>
            <w:ins w:id="337" w:author="Сатлер Марина Викторовна" w:date="2024-01-09T15:11:00Z">
              <w:r w:rsidRPr="007036CE">
                <w:t>»</w:t>
              </w:r>
            </w:ins>
            <w:ins w:id="338" w:author="Сказецкая Наталья Камилевна" w:date="2023-11-29T21:51:00Z">
              <w:r w:rsidRPr="007036CE">
                <w:t xml:space="preserve"> – переобработка этапа с добавлением учетной информации.</w:t>
              </w:r>
            </w:ins>
          </w:p>
          <w:p w14:paraId="297B4C89" w14:textId="77777777" w:rsidR="00A678FA" w:rsidRPr="007036CE" w:rsidRDefault="00A678FA" w:rsidP="00A678FA">
            <w:pPr>
              <w:pStyle w:val="GOSTTablenorm"/>
              <w:rPr>
                <w:ins w:id="339" w:author="Сатлер Марина Викторовна" w:date="2025-10-09T11:08:00Z"/>
              </w:rPr>
            </w:pPr>
            <w:r w:rsidRPr="007036CE">
              <w:t>Заполняется в запросе, сформированном для переформирования записей учета по ранее выполненному этапу обработки документа. В запросе, сформированном для подбора и/или сторнирования записей учета в рамках выполнения очередного этапа обработки документа, не заполняется</w:t>
            </w:r>
            <w:ins w:id="340" w:author="Сатлер Марина Викторовна" w:date="2025-10-09T11:08:00Z">
              <w:r w:rsidRPr="007036CE">
                <w:t>.</w:t>
              </w:r>
            </w:ins>
          </w:p>
          <w:p w14:paraId="4D2D496F" w14:textId="30405B8D" w:rsidR="00A678FA" w:rsidRPr="007036CE" w:rsidRDefault="00A678FA" w:rsidP="00A678FA">
            <w:pPr>
              <w:pStyle w:val="GOSTTablenorm"/>
            </w:pPr>
            <w:ins w:id="341" w:author="Сатлер Марина Викторовна" w:date="2025-10-09T11:12:00Z">
              <w:r w:rsidRPr="007036CE">
                <w:t xml:space="preserve">В запросе с заполненным </w:t>
              </w:r>
            </w:ins>
            <w:ins w:id="342" w:author="Сатлер Марина Викторовна" w:date="2025-10-09T11:11:00Z">
              <w:r w:rsidRPr="007036CE">
                <w:t>параметр</w:t>
              </w:r>
            </w:ins>
            <w:ins w:id="343" w:author="Сатлер Марина Викторовна" w:date="2025-10-09T11:12:00Z">
              <w:r w:rsidRPr="007036CE">
                <w:t>ом</w:t>
              </w:r>
            </w:ins>
            <w:ins w:id="344" w:author="Сказецкая Наталья Камилевна" w:date="2026-04-14T17:42:00Z">
              <w:r w:rsidRPr="00AD14BB">
                <w:t xml:space="preserve"> </w:t>
              </w:r>
              <w:r>
                <w:t>«</w:t>
              </w:r>
              <w:r w:rsidRPr="00A678FA">
                <w:t xml:space="preserve">Глобальный </w:t>
              </w:r>
              <w:commentRangeStart w:id="345"/>
              <w:commentRangeEnd w:id="345"/>
              <w:r w:rsidRPr="00A678FA">
                <w:rPr>
                  <w:rStyle w:val="afff4"/>
                </w:rPr>
                <w:commentReference w:id="345"/>
              </w:r>
              <w:r w:rsidRPr="00A678FA">
                <w:t>идентифика</w:t>
              </w:r>
              <w:r w:rsidRPr="00A678FA">
                <w:lastRenderedPageBreak/>
                <w:t>тор связанного документа» (LinkedDocGuid) или</w:t>
              </w:r>
            </w:ins>
            <w:ins w:id="346" w:author="Сатлер Марина Викторовна" w:date="2025-10-09T11:11:00Z">
              <w:r w:rsidRPr="007036CE">
                <w:t xml:space="preserve"> «Проверка доступного остатка» (CheckFunds)</w:t>
              </w:r>
            </w:ins>
            <w:ins w:id="347" w:author="Сатлер Марина Викторовна" w:date="2025-10-09T11:38:00Z">
              <w:r w:rsidRPr="007036CE">
                <w:t xml:space="preserve"> </w:t>
              </w:r>
            </w:ins>
            <w:ins w:id="348" w:author="Сатлер Марина Викторовна" w:date="2025-10-09T11:13:00Z">
              <w:r w:rsidRPr="007036CE">
                <w:t>не заполняется</w:t>
              </w:r>
            </w:ins>
          </w:p>
        </w:tc>
      </w:tr>
      <w:tr w:rsidR="00A678FA" w:rsidRPr="007036CE" w14:paraId="205C7928" w14:textId="77777777" w:rsidTr="005E4D91">
        <w:trPr>
          <w:ins w:id="349" w:author="Сатлер Марина Викторовна" w:date="2025-10-09T10:47:00Z"/>
        </w:trPr>
        <w:tc>
          <w:tcPr>
            <w:tcW w:w="1100" w:type="pct"/>
          </w:tcPr>
          <w:p w14:paraId="35ABD265" w14:textId="7A33ED6C" w:rsidR="00A678FA" w:rsidRPr="007036CE" w:rsidRDefault="00A678FA" w:rsidP="00A678FA">
            <w:pPr>
              <w:pStyle w:val="GOSTTablenorm"/>
              <w:rPr>
                <w:ins w:id="350" w:author="Сатлер Марина Викторовна" w:date="2025-10-09T10:47:00Z"/>
              </w:rPr>
            </w:pPr>
            <w:ins w:id="351" w:author="Сатлер Марина Викторовна" w:date="2025-10-09T10:52:00Z">
              <w:r w:rsidRPr="007036CE">
                <w:lastRenderedPageBreak/>
                <w:t>Проверка доступного остатка</w:t>
              </w:r>
            </w:ins>
          </w:p>
        </w:tc>
        <w:tc>
          <w:tcPr>
            <w:tcW w:w="750" w:type="pct"/>
          </w:tcPr>
          <w:p w14:paraId="1BB32B1C" w14:textId="0C9F5E20" w:rsidR="00A678FA" w:rsidRPr="007036CE" w:rsidRDefault="00A678FA" w:rsidP="00A678FA">
            <w:pPr>
              <w:pStyle w:val="GOSTTablenorm"/>
              <w:rPr>
                <w:ins w:id="352" w:author="Сатлер Марина Викторовна" w:date="2025-10-09T10:47:00Z"/>
                <w:lang w:val="en-US"/>
              </w:rPr>
            </w:pPr>
            <w:ins w:id="353" w:author="Сатлер Марина Викторовна" w:date="2025-10-09T10:52:00Z">
              <w:r w:rsidRPr="007036CE">
                <w:rPr>
                  <w:lang w:val="en-US"/>
                </w:rPr>
                <w:t>CheckFunds</w:t>
              </w:r>
            </w:ins>
          </w:p>
        </w:tc>
        <w:tc>
          <w:tcPr>
            <w:tcW w:w="500" w:type="pct"/>
          </w:tcPr>
          <w:p w14:paraId="43899069" w14:textId="348A8C1A" w:rsidR="00A678FA" w:rsidRPr="007036CE" w:rsidRDefault="00A678FA" w:rsidP="00A678FA">
            <w:pPr>
              <w:pStyle w:val="GOSTTablenorm"/>
              <w:rPr>
                <w:ins w:id="354" w:author="Сатлер Марина Викторовна" w:date="2025-10-09T10:47:00Z"/>
              </w:rPr>
            </w:pPr>
            <w:ins w:id="355" w:author="Сатлер Марина Викторовна" w:date="2025-10-09T10:52:00Z">
              <w:r w:rsidRPr="007036CE">
                <w:t>Число</w:t>
              </w:r>
            </w:ins>
          </w:p>
        </w:tc>
        <w:tc>
          <w:tcPr>
            <w:tcW w:w="300" w:type="pct"/>
          </w:tcPr>
          <w:p w14:paraId="0F75F1AD" w14:textId="12AAA08C" w:rsidR="00A678FA" w:rsidRPr="007036CE" w:rsidRDefault="00A678FA" w:rsidP="00A678FA">
            <w:pPr>
              <w:pStyle w:val="GOSTTablenorm"/>
              <w:rPr>
                <w:ins w:id="356" w:author="Сатлер Марина Викторовна" w:date="2025-10-09T10:47:00Z"/>
              </w:rPr>
            </w:pPr>
            <w:ins w:id="357" w:author="Сатлер Марина Викторовна" w:date="2025-10-09T10:52:00Z">
              <w:r w:rsidRPr="007036CE">
                <w:t>Нет</w:t>
              </w:r>
            </w:ins>
          </w:p>
        </w:tc>
        <w:tc>
          <w:tcPr>
            <w:tcW w:w="315" w:type="pct"/>
          </w:tcPr>
          <w:p w14:paraId="3AC5320B" w14:textId="7F38B558" w:rsidR="00A678FA" w:rsidRPr="007036CE" w:rsidRDefault="00A678FA" w:rsidP="00A678FA">
            <w:pPr>
              <w:pStyle w:val="GOSTTablenorm"/>
              <w:rPr>
                <w:ins w:id="358" w:author="Сатлер Марина Викторовна" w:date="2025-10-09T10:47:00Z"/>
              </w:rPr>
            </w:pPr>
            <w:ins w:id="359" w:author="Сатлер Марина Викторовна" w:date="2025-10-09T10:52:00Z">
              <w:r w:rsidRPr="007036CE">
                <w:t>=1</w:t>
              </w:r>
            </w:ins>
          </w:p>
        </w:tc>
        <w:tc>
          <w:tcPr>
            <w:tcW w:w="2035" w:type="pct"/>
          </w:tcPr>
          <w:p w14:paraId="43E187A2" w14:textId="77777777" w:rsidR="00A678FA" w:rsidRPr="007036CE" w:rsidRDefault="00A678FA" w:rsidP="00A678FA">
            <w:pPr>
              <w:pStyle w:val="GOSTTablenorm"/>
              <w:rPr>
                <w:ins w:id="360" w:author="Сатлер Марина Викторовна" w:date="2025-10-09T10:53:00Z"/>
              </w:rPr>
            </w:pPr>
            <w:ins w:id="361" w:author="Сатлер Марина Викторовна" w:date="2025-10-09T10:53:00Z">
              <w:r w:rsidRPr="007036CE">
                <w:t>Признак необходимости контроля доступного остатка средств без создания записей учета.</w:t>
              </w:r>
            </w:ins>
          </w:p>
          <w:p w14:paraId="3E1D386E" w14:textId="77777777" w:rsidR="00A678FA" w:rsidRPr="007036CE" w:rsidRDefault="00A678FA" w:rsidP="00A678FA">
            <w:pPr>
              <w:pStyle w:val="GOSTTablenorm"/>
              <w:rPr>
                <w:ins w:id="362" w:author="Сатлер Марина Викторовна" w:date="2025-10-09T10:53:00Z"/>
              </w:rPr>
            </w:pPr>
            <w:ins w:id="363" w:author="Сатлер Марина Викторовна" w:date="2025-10-09T10:53:00Z">
              <w:r w:rsidRPr="007036CE">
                <w:t>Возможные значения:</w:t>
              </w:r>
            </w:ins>
          </w:p>
          <w:p w14:paraId="3A1DB2AD" w14:textId="3B81CF19" w:rsidR="00A678FA" w:rsidRPr="007036CE" w:rsidRDefault="00A678FA" w:rsidP="00A678FA">
            <w:pPr>
              <w:pStyle w:val="GOSTTableListMark1"/>
              <w:rPr>
                <w:ins w:id="364" w:author="Сатлер Марина Викторовна" w:date="2025-10-09T10:47:00Z"/>
              </w:rPr>
            </w:pPr>
            <w:ins w:id="365" w:author="Сатлер Марина Викторовна" w:date="2025-10-09T10:56:00Z">
              <w:r w:rsidRPr="007036CE">
                <w:t>«</w:t>
              </w:r>
            </w:ins>
            <w:ins w:id="366" w:author="Сатлер Марина Викторовна" w:date="2025-10-09T10:53:00Z">
              <w:r w:rsidRPr="007036CE">
                <w:t>1</w:t>
              </w:r>
            </w:ins>
            <w:ins w:id="367" w:author="Сатлер Марина Викторовна" w:date="2025-10-09T10:56:00Z">
              <w:r w:rsidRPr="007036CE">
                <w:t>»</w:t>
              </w:r>
            </w:ins>
            <w:ins w:id="368" w:author="Сатлер Марина Викторовна" w:date="2025-10-09T10:53:00Z">
              <w:r w:rsidRPr="007036CE">
                <w:t xml:space="preserve"> </w:t>
              </w:r>
            </w:ins>
            <w:ins w:id="369" w:author="Сатлер Марина Викторовна" w:date="2025-10-09T10:56:00Z">
              <w:r w:rsidRPr="007036CE">
                <w:t>–</w:t>
              </w:r>
            </w:ins>
            <w:ins w:id="370" w:author="Сатлер Марина Викторовна" w:date="2025-10-09T10:53:00Z">
              <w:r w:rsidRPr="007036CE">
                <w:t xml:space="preserve"> требуется выполнить контроль доступного остатка средств без создания записей учета</w:t>
              </w:r>
            </w:ins>
          </w:p>
        </w:tc>
      </w:tr>
    </w:tbl>
    <w:p w14:paraId="56DA94F1" w14:textId="77777777" w:rsidR="00144B9E" w:rsidRPr="007036CE" w:rsidRDefault="005D1CFD" w:rsidP="005D1CFD">
      <w:pPr>
        <w:pStyle w:val="31"/>
      </w:pPr>
      <w:bookmarkStart w:id="371" w:name="_Toc222927683"/>
      <w:bookmarkStart w:id="372" w:name="_Toc117871504"/>
      <w:bookmarkStart w:id="373" w:name="_Toc121319602"/>
      <w:ins w:id="374" w:author="Накашидзе О.Е. EXP-301252" w:date="2025-07-17T16:57:00Z">
        <w:r w:rsidRPr="007036CE">
          <w:t xml:space="preserve">Перечень параметров тела запроса (Document), передаваемых в </w:t>
        </w:r>
        <w:r w:rsidRPr="007036CE">
          <w:rPr>
            <w:lang w:val="en-US"/>
          </w:rPr>
          <w:t>SVAP</w:t>
        </w:r>
        <w:r w:rsidRPr="007036CE">
          <w:t xml:space="preserve"> по документам</w:t>
        </w:r>
      </w:ins>
      <w:ins w:id="375" w:author="Накашидзе О.Е. EXP-301252" w:date="2025-07-17T17:35:00Z">
        <w:r w:rsidR="00DA1780" w:rsidRPr="007036CE">
          <w:t xml:space="preserve"> по СПС</w:t>
        </w:r>
      </w:ins>
      <w:ins w:id="376" w:author="Накашидзе О.Е. EXP-301252" w:date="2025-07-17T17:43:00Z">
        <w:r w:rsidR="00DE0449" w:rsidRPr="007036CE">
          <w:t xml:space="preserve"> (старый план счетов)</w:t>
        </w:r>
      </w:ins>
      <w:bookmarkEnd w:id="371"/>
    </w:p>
    <w:p w14:paraId="1A90C595" w14:textId="77777777" w:rsidR="00A0733F" w:rsidRPr="007036CE" w:rsidRDefault="00A0733F" w:rsidP="005D1CFD">
      <w:pPr>
        <w:pStyle w:val="41"/>
      </w:pPr>
      <w:bookmarkStart w:id="377" w:name="_Ref158392365"/>
      <w:bookmarkStart w:id="378" w:name="_Toc222927684"/>
      <w:r w:rsidRPr="007036CE">
        <w:t xml:space="preserve">«Заявка на кассовый расход» (ф.0531801) </w:t>
      </w:r>
      <w:r w:rsidR="003D580F" w:rsidRPr="007036CE">
        <w:t>MSC_ApplCashFlow_PBS</w:t>
      </w:r>
      <w:bookmarkEnd w:id="377"/>
      <w:bookmarkEnd w:id="378"/>
    </w:p>
    <w:p w14:paraId="3EF8AB69" w14:textId="77777777" w:rsidR="00A0733F" w:rsidRPr="007036CE" w:rsidRDefault="00A0733F" w:rsidP="005D1CFD">
      <w:pPr>
        <w:pStyle w:val="51"/>
      </w:pPr>
      <w:bookmarkStart w:id="379" w:name="_Toc222927685"/>
      <w:r w:rsidRPr="007036CE">
        <w:t>Перечень параметров</w:t>
      </w:r>
      <w:r w:rsidR="006B4BCA" w:rsidRPr="007036CE">
        <w:t xml:space="preserve"> тела</w:t>
      </w:r>
      <w:r w:rsidRPr="007036CE">
        <w:t xml:space="preserve"> запроса (Document) по документу</w:t>
      </w:r>
      <w:r w:rsidR="00536869" w:rsidRPr="007036CE">
        <w:t xml:space="preserve"> Заявка на кассовый расход» (ф.0531801) MSC_ApplCashFlow</w:t>
      </w:r>
      <w:r w:rsidR="006B4BCA" w:rsidRPr="007036CE">
        <w:t>_PBS</w:t>
      </w:r>
      <w:bookmarkEnd w:id="379"/>
    </w:p>
    <w:p w14:paraId="64D4C385" w14:textId="125B9430" w:rsidR="006053B6" w:rsidRPr="007036CE" w:rsidRDefault="00130046" w:rsidP="00802219">
      <w:pPr>
        <w:pStyle w:val="GOSTNameTable"/>
      </w:pPr>
      <w:r>
        <w:rPr>
          <w:noProof/>
        </w:rPr>
        <w:fldChar w:fldCharType="begin"/>
      </w:r>
      <w:r>
        <w:rPr>
          <w:noProof/>
        </w:rPr>
        <w:instrText xml:space="preserve"> SEQ Таблица \* ARABIC </w:instrText>
      </w:r>
      <w:r>
        <w:rPr>
          <w:noProof/>
        </w:rPr>
        <w:fldChar w:fldCharType="separate"/>
      </w:r>
      <w:bookmarkStart w:id="380" w:name="_Toc222927977"/>
      <w:r w:rsidR="00BD74E1">
        <w:rPr>
          <w:noProof/>
        </w:rPr>
        <w:t>4</w:t>
      </w:r>
      <w:r>
        <w:rPr>
          <w:noProof/>
        </w:rPr>
        <w:fldChar w:fldCharType="end"/>
      </w:r>
      <w:r w:rsidR="006053B6" w:rsidRPr="007036CE">
        <w:t xml:space="preserve"> </w:t>
      </w:r>
      <w:r w:rsidR="00CC2920" w:rsidRPr="007036CE">
        <w:t>–</w:t>
      </w:r>
      <w:r w:rsidR="006053B6" w:rsidRPr="007036CE">
        <w:t xml:space="preserve"> Параметры тела (Document) запроса на подбор / сторнирование / переформирование записей учета по документу «Заявка на кассовый расход» (ф.0531801) MSC_ApplCashFlow_PBS</w:t>
      </w:r>
      <w:bookmarkEnd w:id="380"/>
    </w:p>
    <w:tbl>
      <w:tblPr>
        <w:tblStyle w:val="GOSTTable"/>
        <w:tblW w:w="5000" w:type="pct"/>
        <w:tblLayout w:type="fixed"/>
        <w:tblLook w:val="07E0" w:firstRow="1" w:lastRow="1" w:firstColumn="1" w:lastColumn="1" w:noHBand="1" w:noVBand="1"/>
      </w:tblPr>
      <w:tblGrid>
        <w:gridCol w:w="3466"/>
        <w:gridCol w:w="2314"/>
        <w:gridCol w:w="1636"/>
        <w:gridCol w:w="946"/>
        <w:gridCol w:w="971"/>
        <w:gridCol w:w="6427"/>
      </w:tblGrid>
      <w:tr w:rsidR="005E4D91" w:rsidRPr="007036CE" w14:paraId="6D643F0C" w14:textId="77777777" w:rsidTr="005E4D91">
        <w:trPr>
          <w:cnfStyle w:val="100000000000" w:firstRow="1" w:lastRow="0" w:firstColumn="0" w:lastColumn="0" w:oddVBand="0" w:evenVBand="0" w:oddHBand="0" w:evenHBand="0" w:firstRowFirstColumn="0" w:firstRowLastColumn="0" w:lastRowFirstColumn="0" w:lastRowLastColumn="0"/>
          <w:trHeight w:val="1002"/>
        </w:trPr>
        <w:tc>
          <w:tcPr>
            <w:tcW w:w="1100" w:type="pct"/>
            <w:hideMark/>
          </w:tcPr>
          <w:p w14:paraId="515DA021" w14:textId="77777777" w:rsidR="00A0733F" w:rsidRPr="007036CE" w:rsidRDefault="00A0733F" w:rsidP="000318D6">
            <w:pPr>
              <w:pStyle w:val="GOSTTableHead"/>
              <w:rPr>
                <w:szCs w:val="22"/>
              </w:rPr>
            </w:pPr>
            <w:r w:rsidRPr="007036CE">
              <w:rPr>
                <w:szCs w:val="22"/>
              </w:rPr>
              <w:t>Наименование параметра</w:t>
            </w:r>
          </w:p>
        </w:tc>
        <w:tc>
          <w:tcPr>
            <w:tcW w:w="734" w:type="pct"/>
            <w:hideMark/>
          </w:tcPr>
          <w:p w14:paraId="0FD4F186" w14:textId="77777777" w:rsidR="00A0733F" w:rsidRPr="007036CE" w:rsidRDefault="00A0733F" w:rsidP="000318D6">
            <w:pPr>
              <w:pStyle w:val="GOSTTableHead"/>
              <w:rPr>
                <w:szCs w:val="22"/>
              </w:rPr>
            </w:pPr>
            <w:r w:rsidRPr="007036CE">
              <w:rPr>
                <w:szCs w:val="22"/>
              </w:rPr>
              <w:t>Название тэга</w:t>
            </w:r>
          </w:p>
        </w:tc>
        <w:tc>
          <w:tcPr>
            <w:tcW w:w="519" w:type="pct"/>
            <w:hideMark/>
          </w:tcPr>
          <w:p w14:paraId="77426BDB" w14:textId="77777777" w:rsidR="00A0733F" w:rsidRPr="007036CE" w:rsidRDefault="00A0733F" w:rsidP="000318D6">
            <w:pPr>
              <w:pStyle w:val="GOSTTableHead"/>
              <w:rPr>
                <w:szCs w:val="22"/>
              </w:rPr>
            </w:pPr>
            <w:r w:rsidRPr="007036CE">
              <w:rPr>
                <w:szCs w:val="22"/>
              </w:rPr>
              <w:t>Тип данных</w:t>
            </w:r>
          </w:p>
        </w:tc>
        <w:tc>
          <w:tcPr>
            <w:tcW w:w="300" w:type="pct"/>
          </w:tcPr>
          <w:p w14:paraId="4A30AA04" w14:textId="77777777" w:rsidR="00A0733F" w:rsidRPr="007036CE" w:rsidRDefault="00A0733F" w:rsidP="000318D6">
            <w:pPr>
              <w:pStyle w:val="GOSTTableHead"/>
              <w:rPr>
                <w:szCs w:val="22"/>
              </w:rPr>
            </w:pPr>
            <w:r w:rsidRPr="007036CE">
              <w:rPr>
                <w:szCs w:val="22"/>
              </w:rPr>
              <w:t>Обязательность</w:t>
            </w:r>
          </w:p>
        </w:tc>
        <w:tc>
          <w:tcPr>
            <w:tcW w:w="308" w:type="pct"/>
            <w:hideMark/>
          </w:tcPr>
          <w:p w14:paraId="47F7463A" w14:textId="77777777" w:rsidR="00A0733F" w:rsidRPr="007036CE" w:rsidRDefault="00A0733F" w:rsidP="000318D6">
            <w:pPr>
              <w:pStyle w:val="GOSTTableHead"/>
              <w:rPr>
                <w:szCs w:val="22"/>
              </w:rPr>
            </w:pPr>
            <w:r w:rsidRPr="007036CE">
              <w:rPr>
                <w:szCs w:val="22"/>
              </w:rPr>
              <w:t>Размерность</w:t>
            </w:r>
          </w:p>
        </w:tc>
        <w:tc>
          <w:tcPr>
            <w:tcW w:w="2039" w:type="pct"/>
          </w:tcPr>
          <w:p w14:paraId="744DF2B0" w14:textId="77777777" w:rsidR="00A0733F" w:rsidRPr="007036CE" w:rsidRDefault="00A0733F" w:rsidP="000318D6">
            <w:pPr>
              <w:pStyle w:val="GOSTTableHead"/>
              <w:rPr>
                <w:szCs w:val="22"/>
              </w:rPr>
            </w:pPr>
            <w:r w:rsidRPr="007036CE">
              <w:rPr>
                <w:szCs w:val="22"/>
              </w:rPr>
              <w:t>Описание</w:t>
            </w:r>
          </w:p>
        </w:tc>
      </w:tr>
      <w:tr w:rsidR="002631A7" w:rsidRPr="007036CE" w14:paraId="7A7668CC" w14:textId="77777777" w:rsidTr="005E4D91">
        <w:tc>
          <w:tcPr>
            <w:tcW w:w="1100" w:type="pct"/>
          </w:tcPr>
          <w:p w14:paraId="39D3ABF7" w14:textId="77777777" w:rsidR="00A0733F" w:rsidRPr="007036CE" w:rsidRDefault="00A0733F" w:rsidP="000318D6">
            <w:pPr>
              <w:pStyle w:val="GOSTTablenorm"/>
            </w:pPr>
            <w:r w:rsidRPr="007036CE">
              <w:t>Номер документа</w:t>
            </w:r>
          </w:p>
        </w:tc>
        <w:tc>
          <w:tcPr>
            <w:tcW w:w="734" w:type="pct"/>
          </w:tcPr>
          <w:p w14:paraId="0878FF45" w14:textId="77777777" w:rsidR="00A0733F" w:rsidRPr="007036CE" w:rsidRDefault="00A0733F" w:rsidP="000318D6">
            <w:pPr>
              <w:pStyle w:val="GOSTTablenorm"/>
            </w:pPr>
            <w:r w:rsidRPr="007036CE">
              <w:t>ZR_RqstNm</w:t>
            </w:r>
          </w:p>
        </w:tc>
        <w:tc>
          <w:tcPr>
            <w:tcW w:w="519" w:type="pct"/>
          </w:tcPr>
          <w:p w14:paraId="24E5BA0F" w14:textId="77777777" w:rsidR="00A0733F" w:rsidRPr="007036CE" w:rsidRDefault="00A0733F" w:rsidP="000318D6">
            <w:pPr>
              <w:pStyle w:val="GOSTTablenorm"/>
            </w:pPr>
            <w:r w:rsidRPr="007036CE">
              <w:t>Строка</w:t>
            </w:r>
          </w:p>
        </w:tc>
        <w:tc>
          <w:tcPr>
            <w:tcW w:w="300" w:type="pct"/>
          </w:tcPr>
          <w:p w14:paraId="1C1F8993" w14:textId="77777777" w:rsidR="00A0733F" w:rsidRPr="007036CE" w:rsidRDefault="00A0733F" w:rsidP="000318D6">
            <w:pPr>
              <w:pStyle w:val="GOSTTablenorm"/>
            </w:pPr>
            <w:r w:rsidRPr="007036CE">
              <w:t>Да</w:t>
            </w:r>
          </w:p>
        </w:tc>
        <w:tc>
          <w:tcPr>
            <w:tcW w:w="308" w:type="pct"/>
          </w:tcPr>
          <w:p w14:paraId="00ED81C1" w14:textId="77777777" w:rsidR="00A0733F" w:rsidRPr="007036CE" w:rsidRDefault="00A0733F" w:rsidP="000318D6">
            <w:pPr>
              <w:pStyle w:val="GOSTTablenorm"/>
            </w:pPr>
            <w:r w:rsidRPr="007036CE">
              <w:t>&lt;=</w:t>
            </w:r>
            <w:r w:rsidRPr="007036CE">
              <w:rPr>
                <w:lang w:val="en-US"/>
              </w:rPr>
              <w:t>1</w:t>
            </w:r>
            <w:r w:rsidRPr="007036CE">
              <w:t>5</w:t>
            </w:r>
          </w:p>
        </w:tc>
        <w:tc>
          <w:tcPr>
            <w:tcW w:w="2039" w:type="pct"/>
          </w:tcPr>
          <w:p w14:paraId="3297892E" w14:textId="77777777" w:rsidR="00A0733F" w:rsidRPr="007036CE" w:rsidRDefault="00A0733F" w:rsidP="000318D6">
            <w:pPr>
              <w:pStyle w:val="GOSTTablenorm"/>
            </w:pPr>
            <w:r w:rsidRPr="007036CE">
              <w:t>Указывается номер документа</w:t>
            </w:r>
          </w:p>
        </w:tc>
      </w:tr>
      <w:tr w:rsidR="002631A7" w:rsidRPr="007036CE" w14:paraId="606FF17E" w14:textId="77777777" w:rsidTr="005E4D91">
        <w:tc>
          <w:tcPr>
            <w:tcW w:w="1100" w:type="pct"/>
          </w:tcPr>
          <w:p w14:paraId="2B9F6391" w14:textId="77777777" w:rsidR="00A0733F" w:rsidRPr="007036CE" w:rsidRDefault="00A0733F" w:rsidP="000318D6">
            <w:pPr>
              <w:pStyle w:val="GOSTTablenorm"/>
            </w:pPr>
            <w:r w:rsidRPr="007036CE">
              <w:t>Дата документа</w:t>
            </w:r>
          </w:p>
        </w:tc>
        <w:tc>
          <w:tcPr>
            <w:tcW w:w="734" w:type="pct"/>
          </w:tcPr>
          <w:p w14:paraId="1CBB80E1" w14:textId="77777777" w:rsidR="00A0733F" w:rsidRPr="007036CE" w:rsidRDefault="00A0733F" w:rsidP="000318D6">
            <w:pPr>
              <w:pStyle w:val="GOSTTablenorm"/>
            </w:pPr>
            <w:r w:rsidRPr="007036CE">
              <w:t>ZR_MSC_Infrmtn_CrtnDt</w:t>
            </w:r>
          </w:p>
        </w:tc>
        <w:tc>
          <w:tcPr>
            <w:tcW w:w="519" w:type="pct"/>
          </w:tcPr>
          <w:p w14:paraId="604BEAFD" w14:textId="77777777" w:rsidR="00A0733F" w:rsidRPr="007036CE" w:rsidRDefault="00A0733F" w:rsidP="006B6A47">
            <w:pPr>
              <w:pStyle w:val="GOSTTablenorm"/>
            </w:pPr>
            <w:r w:rsidRPr="007036CE">
              <w:t>Дата</w:t>
            </w:r>
          </w:p>
        </w:tc>
        <w:tc>
          <w:tcPr>
            <w:tcW w:w="300" w:type="pct"/>
          </w:tcPr>
          <w:p w14:paraId="5B82CF0A" w14:textId="77777777" w:rsidR="00A0733F" w:rsidRPr="007036CE" w:rsidRDefault="00A0733F" w:rsidP="000318D6">
            <w:pPr>
              <w:pStyle w:val="GOSTTablenorm"/>
            </w:pPr>
            <w:r w:rsidRPr="007036CE">
              <w:t>Да</w:t>
            </w:r>
          </w:p>
        </w:tc>
        <w:tc>
          <w:tcPr>
            <w:tcW w:w="308" w:type="pct"/>
          </w:tcPr>
          <w:p w14:paraId="444D9863" w14:textId="77777777" w:rsidR="00A0733F" w:rsidRPr="007036CE" w:rsidRDefault="00980592" w:rsidP="000318D6">
            <w:pPr>
              <w:pStyle w:val="GOSTTablenorm"/>
            </w:pPr>
            <w:r w:rsidRPr="007036CE">
              <w:t>-</w:t>
            </w:r>
          </w:p>
        </w:tc>
        <w:tc>
          <w:tcPr>
            <w:tcW w:w="2039" w:type="pct"/>
          </w:tcPr>
          <w:p w14:paraId="6FDBDB10" w14:textId="77777777" w:rsidR="00A0733F" w:rsidRPr="007036CE" w:rsidRDefault="00A0733F" w:rsidP="00601F01">
            <w:pPr>
              <w:pStyle w:val="GOSTTablenorm"/>
            </w:pPr>
            <w:r w:rsidRPr="007036CE">
              <w:t>Указывается дата</w:t>
            </w:r>
            <w:r w:rsidR="00A82AF1" w:rsidRPr="007036CE">
              <w:t xml:space="preserve"> документа в формате YYYY-MM-DD</w:t>
            </w:r>
          </w:p>
        </w:tc>
      </w:tr>
      <w:tr w:rsidR="002631A7" w:rsidRPr="007036CE" w14:paraId="3C850B84" w14:textId="77777777" w:rsidTr="005E4D91">
        <w:tc>
          <w:tcPr>
            <w:tcW w:w="1100" w:type="pct"/>
          </w:tcPr>
          <w:p w14:paraId="41905234" w14:textId="77777777" w:rsidR="00CE15BD" w:rsidRPr="007036CE" w:rsidRDefault="00CE15BD" w:rsidP="00CE15BD">
            <w:pPr>
              <w:pStyle w:val="GOSTTablenorm"/>
            </w:pPr>
            <w:r w:rsidRPr="007036CE">
              <w:rPr>
                <w:szCs w:val="22"/>
              </w:rPr>
              <w:t>Вид документа</w:t>
            </w:r>
          </w:p>
        </w:tc>
        <w:tc>
          <w:tcPr>
            <w:tcW w:w="734" w:type="pct"/>
          </w:tcPr>
          <w:p w14:paraId="58AE7027" w14:textId="77777777" w:rsidR="00CE15BD" w:rsidRPr="007036CE" w:rsidRDefault="007D200E" w:rsidP="00CE15BD">
            <w:pPr>
              <w:pStyle w:val="GOSTTablenorm"/>
            </w:pPr>
            <w:r w:rsidRPr="007036CE">
              <w:t>ZR_RqstTp</w:t>
            </w:r>
          </w:p>
        </w:tc>
        <w:tc>
          <w:tcPr>
            <w:tcW w:w="519" w:type="pct"/>
          </w:tcPr>
          <w:p w14:paraId="37116B26" w14:textId="77777777" w:rsidR="00CE15BD" w:rsidRPr="007036CE" w:rsidDel="00C45DFF" w:rsidRDefault="00CE15BD" w:rsidP="00CE15BD">
            <w:pPr>
              <w:pStyle w:val="GOSTTablenorm"/>
            </w:pPr>
            <w:r w:rsidRPr="007036CE">
              <w:rPr>
                <w:szCs w:val="22"/>
              </w:rPr>
              <w:t>Строка</w:t>
            </w:r>
          </w:p>
        </w:tc>
        <w:tc>
          <w:tcPr>
            <w:tcW w:w="300" w:type="pct"/>
          </w:tcPr>
          <w:p w14:paraId="3248689F" w14:textId="77777777" w:rsidR="00CE15BD" w:rsidRPr="007036CE" w:rsidRDefault="00CE15BD" w:rsidP="00CE15BD">
            <w:pPr>
              <w:pStyle w:val="GOSTTablenorm"/>
            </w:pPr>
            <w:r w:rsidRPr="007036CE">
              <w:rPr>
                <w:szCs w:val="22"/>
              </w:rPr>
              <w:t>Да</w:t>
            </w:r>
          </w:p>
        </w:tc>
        <w:tc>
          <w:tcPr>
            <w:tcW w:w="308" w:type="pct"/>
          </w:tcPr>
          <w:p w14:paraId="1EE2711B" w14:textId="77777777" w:rsidR="00CE15BD" w:rsidRPr="007036CE" w:rsidRDefault="00CE15BD" w:rsidP="00CE15BD">
            <w:pPr>
              <w:pStyle w:val="GOSTTablenorm"/>
            </w:pPr>
            <w:r w:rsidRPr="007036CE">
              <w:rPr>
                <w:szCs w:val="22"/>
              </w:rPr>
              <w:t>=3</w:t>
            </w:r>
          </w:p>
        </w:tc>
        <w:tc>
          <w:tcPr>
            <w:tcW w:w="2039" w:type="pct"/>
          </w:tcPr>
          <w:p w14:paraId="7019EE60" w14:textId="77777777" w:rsidR="00CE15BD" w:rsidRPr="007036CE" w:rsidRDefault="00CE15BD" w:rsidP="00CE15BD">
            <w:pPr>
              <w:pStyle w:val="GOSTTablenorm"/>
              <w:rPr>
                <w:szCs w:val="22"/>
              </w:rPr>
            </w:pPr>
            <w:r w:rsidRPr="007036CE">
              <w:rPr>
                <w:szCs w:val="22"/>
              </w:rPr>
              <w:t xml:space="preserve">Указывается </w:t>
            </w:r>
            <w:r w:rsidR="009E4B64" w:rsidRPr="007036CE">
              <w:rPr>
                <w:szCs w:val="22"/>
              </w:rPr>
              <w:t xml:space="preserve">код вида </w:t>
            </w:r>
            <w:r w:rsidRPr="007036CE">
              <w:rPr>
                <w:szCs w:val="22"/>
              </w:rPr>
              <w:t>документа.</w:t>
            </w:r>
          </w:p>
          <w:p w14:paraId="2DDAC359" w14:textId="77777777" w:rsidR="00CE15BD" w:rsidRPr="007036CE" w:rsidRDefault="005B516E" w:rsidP="005B516E">
            <w:pPr>
              <w:pStyle w:val="GOSTTablenorm"/>
              <w:rPr>
                <w:szCs w:val="22"/>
              </w:rPr>
            </w:pPr>
            <w:r w:rsidRPr="007036CE">
              <w:rPr>
                <w:szCs w:val="22"/>
              </w:rPr>
              <w:t xml:space="preserve">Заполняется значением </w:t>
            </w:r>
            <w:r w:rsidR="00CE15BD" w:rsidRPr="007036CE">
              <w:t>«</w:t>
            </w:r>
            <w:r w:rsidR="00AD77CA" w:rsidRPr="007036CE">
              <w:rPr>
                <w:szCs w:val="22"/>
              </w:rPr>
              <w:t>ZK</w:t>
            </w:r>
            <w:r w:rsidR="00AD77CA" w:rsidRPr="007036CE">
              <w:rPr>
                <w:szCs w:val="22"/>
                <w:lang w:val="en-US"/>
              </w:rPr>
              <w:t>R</w:t>
            </w:r>
            <w:r w:rsidR="00CE15BD" w:rsidRPr="007036CE">
              <w:t>»</w:t>
            </w:r>
          </w:p>
        </w:tc>
      </w:tr>
      <w:tr w:rsidR="002631A7" w:rsidRPr="007036CE" w14:paraId="019D858F" w14:textId="77777777" w:rsidTr="005E4D91">
        <w:tc>
          <w:tcPr>
            <w:tcW w:w="1100" w:type="pct"/>
          </w:tcPr>
          <w:p w14:paraId="5717AD27" w14:textId="77777777" w:rsidR="00CE15BD" w:rsidRPr="007036CE" w:rsidRDefault="00CE15BD" w:rsidP="00CE15BD">
            <w:pPr>
              <w:pStyle w:val="GOSTTablenorm"/>
            </w:pPr>
            <w:r w:rsidRPr="007036CE">
              <w:lastRenderedPageBreak/>
              <w:t>Код валюты по ОКВ</w:t>
            </w:r>
          </w:p>
        </w:tc>
        <w:tc>
          <w:tcPr>
            <w:tcW w:w="734" w:type="pct"/>
          </w:tcPr>
          <w:p w14:paraId="425AA814" w14:textId="77777777" w:rsidR="00CE15BD" w:rsidRPr="007036CE" w:rsidRDefault="00CE15BD" w:rsidP="00A82AF1">
            <w:pPr>
              <w:pStyle w:val="GOSTTablenorm"/>
            </w:pPr>
            <w:r w:rsidRPr="007036CE">
              <w:t>ZR_MSC_OKV_Cd</w:t>
            </w:r>
          </w:p>
        </w:tc>
        <w:tc>
          <w:tcPr>
            <w:tcW w:w="519" w:type="pct"/>
          </w:tcPr>
          <w:p w14:paraId="2AEEEB39" w14:textId="77777777" w:rsidR="00CE15BD" w:rsidRPr="007036CE" w:rsidRDefault="00CE15BD" w:rsidP="00CE15BD">
            <w:pPr>
              <w:pStyle w:val="GOSTTablenorm"/>
            </w:pPr>
            <w:r w:rsidRPr="007036CE">
              <w:t>Строка</w:t>
            </w:r>
          </w:p>
        </w:tc>
        <w:tc>
          <w:tcPr>
            <w:tcW w:w="300" w:type="pct"/>
          </w:tcPr>
          <w:p w14:paraId="2AC2A906" w14:textId="77777777" w:rsidR="00CE15BD" w:rsidRPr="007036CE" w:rsidRDefault="00CE15BD" w:rsidP="00CE15BD">
            <w:pPr>
              <w:pStyle w:val="GOSTTablenorm"/>
            </w:pPr>
            <w:r w:rsidRPr="007036CE">
              <w:t>Да</w:t>
            </w:r>
          </w:p>
        </w:tc>
        <w:tc>
          <w:tcPr>
            <w:tcW w:w="308" w:type="pct"/>
          </w:tcPr>
          <w:p w14:paraId="08DB1151" w14:textId="77777777" w:rsidR="00CE15BD" w:rsidRPr="007036CE" w:rsidRDefault="00CE15BD" w:rsidP="00CE15BD">
            <w:pPr>
              <w:pStyle w:val="GOSTTablenorm"/>
            </w:pPr>
            <w:r w:rsidRPr="007036CE">
              <w:t>=3</w:t>
            </w:r>
          </w:p>
        </w:tc>
        <w:tc>
          <w:tcPr>
            <w:tcW w:w="2039" w:type="pct"/>
          </w:tcPr>
          <w:p w14:paraId="57340480" w14:textId="77777777" w:rsidR="00CE15BD" w:rsidRPr="007036CE" w:rsidRDefault="00CE15BD" w:rsidP="00076681">
            <w:pPr>
              <w:pStyle w:val="GOSTTablenorm"/>
            </w:pPr>
            <w:r w:rsidRPr="007036CE">
              <w:t>Указывается цифровой код валюты по Общеро</w:t>
            </w:r>
            <w:r w:rsidR="00601F01" w:rsidRPr="007036CE">
              <w:t>ссийскому классификатору валют</w:t>
            </w:r>
          </w:p>
        </w:tc>
      </w:tr>
      <w:tr w:rsidR="005D4535" w:rsidRPr="007036CE" w14:paraId="7B599A53" w14:textId="77777777" w:rsidTr="005E4D91">
        <w:trPr>
          <w:ins w:id="381" w:author="Андрей EXP-283932" w:date="2024-06-18T20:04:00Z"/>
        </w:trPr>
        <w:tc>
          <w:tcPr>
            <w:tcW w:w="1100" w:type="pct"/>
          </w:tcPr>
          <w:p w14:paraId="13197760" w14:textId="77777777" w:rsidR="005D4535" w:rsidRPr="007036CE" w:rsidRDefault="005D4535" w:rsidP="00CE15BD">
            <w:pPr>
              <w:pStyle w:val="GOSTTablenorm"/>
              <w:rPr>
                <w:ins w:id="382" w:author="Андрей EXP-283932" w:date="2024-06-18T20:04:00Z"/>
              </w:rPr>
            </w:pPr>
            <w:commentRangeStart w:id="383"/>
            <w:ins w:id="384" w:author="Андрей EXP-283932" w:date="2024-06-18T20:04:00Z">
              <w:r w:rsidRPr="007036CE">
                <w:t>Код валюты платежа</w:t>
              </w:r>
            </w:ins>
          </w:p>
        </w:tc>
        <w:tc>
          <w:tcPr>
            <w:tcW w:w="734" w:type="pct"/>
          </w:tcPr>
          <w:p w14:paraId="530548BC" w14:textId="77777777" w:rsidR="005D4535" w:rsidRPr="007036CE" w:rsidRDefault="000B6B73" w:rsidP="00A82AF1">
            <w:pPr>
              <w:pStyle w:val="GOSTTablenorm"/>
              <w:rPr>
                <w:ins w:id="385" w:author="Андрей EXP-283932" w:date="2024-06-18T20:04:00Z"/>
              </w:rPr>
            </w:pPr>
            <w:ins w:id="386" w:author="Кирилл Воробьёв" w:date="2024-08-15T12:43:00Z">
              <w:r w:rsidRPr="007036CE">
                <w:t>StmInfrmtn_CURRENCYCODE_PAY</w:t>
              </w:r>
            </w:ins>
          </w:p>
        </w:tc>
        <w:tc>
          <w:tcPr>
            <w:tcW w:w="519" w:type="pct"/>
          </w:tcPr>
          <w:p w14:paraId="0CC435BF" w14:textId="77777777" w:rsidR="005D4535" w:rsidRPr="007036CE" w:rsidRDefault="005D4535" w:rsidP="00CE15BD">
            <w:pPr>
              <w:pStyle w:val="GOSTTablenorm"/>
              <w:rPr>
                <w:ins w:id="387" w:author="Андрей EXP-283932" w:date="2024-06-18T20:04:00Z"/>
              </w:rPr>
            </w:pPr>
            <w:ins w:id="388" w:author="Андрей EXP-283932" w:date="2024-06-18T20:04:00Z">
              <w:r w:rsidRPr="007036CE">
                <w:t>Строка</w:t>
              </w:r>
            </w:ins>
          </w:p>
        </w:tc>
        <w:tc>
          <w:tcPr>
            <w:tcW w:w="300" w:type="pct"/>
          </w:tcPr>
          <w:p w14:paraId="5E4E894C" w14:textId="77777777" w:rsidR="005D4535" w:rsidRPr="007036CE" w:rsidRDefault="005D4535" w:rsidP="00CE15BD">
            <w:pPr>
              <w:pStyle w:val="GOSTTablenorm"/>
              <w:rPr>
                <w:ins w:id="389" w:author="Андрей EXP-283932" w:date="2024-06-18T20:04:00Z"/>
              </w:rPr>
            </w:pPr>
            <w:ins w:id="390" w:author="Андрей EXP-283932" w:date="2024-06-18T20:04:00Z">
              <w:r w:rsidRPr="007036CE">
                <w:t>Да</w:t>
              </w:r>
            </w:ins>
          </w:p>
        </w:tc>
        <w:tc>
          <w:tcPr>
            <w:tcW w:w="308" w:type="pct"/>
          </w:tcPr>
          <w:p w14:paraId="05F60932" w14:textId="77777777" w:rsidR="005D4535" w:rsidRPr="007036CE" w:rsidRDefault="005D4535" w:rsidP="00CE15BD">
            <w:pPr>
              <w:pStyle w:val="GOSTTablenorm"/>
              <w:rPr>
                <w:ins w:id="391" w:author="Андрей EXP-283932" w:date="2024-06-18T20:04:00Z"/>
              </w:rPr>
            </w:pPr>
            <w:ins w:id="392" w:author="Андрей EXP-283932" w:date="2024-06-18T20:04:00Z">
              <w:r w:rsidRPr="007036CE">
                <w:t>=3</w:t>
              </w:r>
            </w:ins>
          </w:p>
        </w:tc>
        <w:tc>
          <w:tcPr>
            <w:tcW w:w="2039" w:type="pct"/>
          </w:tcPr>
          <w:p w14:paraId="4ACB7BCF" w14:textId="77777777" w:rsidR="005D4535" w:rsidRPr="007036CE" w:rsidRDefault="005D4535" w:rsidP="00076681">
            <w:pPr>
              <w:pStyle w:val="GOSTTablenorm"/>
              <w:rPr>
                <w:ins w:id="393" w:author="Андрей EXP-283932" w:date="2024-06-18T20:04:00Z"/>
              </w:rPr>
            </w:pPr>
            <w:ins w:id="394" w:author="Андрей EXP-283932" w:date="2024-06-18T20:04:00Z">
              <w:r w:rsidRPr="007036CE">
                <w:t xml:space="preserve">Указывается цифровой код валюты </w:t>
              </w:r>
            </w:ins>
            <w:ins w:id="395" w:author="Ярисова Полина Викторовна" w:date="2024-06-19T00:21:00Z">
              <w:r w:rsidR="00D34EB3" w:rsidRPr="007036CE">
                <w:t xml:space="preserve">платежа </w:t>
              </w:r>
            </w:ins>
            <w:ins w:id="396" w:author="Андрей EXP-283932" w:date="2024-06-18T20:04:00Z">
              <w:r w:rsidRPr="007036CE">
                <w:t>по Общероссийскому классификатору валют</w:t>
              </w:r>
            </w:ins>
            <w:commentRangeEnd w:id="383"/>
            <w:ins w:id="397" w:author="Андрей EXP-283932" w:date="2024-06-18T20:10:00Z">
              <w:r w:rsidR="00EE6237" w:rsidRPr="007036CE">
                <w:rPr>
                  <w:rStyle w:val="afff4"/>
                  <w:sz w:val="22"/>
                  <w:szCs w:val="20"/>
                </w:rPr>
                <w:commentReference w:id="383"/>
              </w:r>
            </w:ins>
          </w:p>
        </w:tc>
      </w:tr>
      <w:tr w:rsidR="002631A7" w:rsidRPr="007036CE" w14:paraId="4856AD4E" w14:textId="77777777" w:rsidTr="005E4D91">
        <w:tc>
          <w:tcPr>
            <w:tcW w:w="1100" w:type="pct"/>
          </w:tcPr>
          <w:p w14:paraId="37825219" w14:textId="77777777" w:rsidR="00CE15BD" w:rsidRPr="007036CE" w:rsidRDefault="00CE15BD" w:rsidP="00CE15BD">
            <w:pPr>
              <w:pStyle w:val="GOSTTablenorm"/>
            </w:pPr>
            <w:r w:rsidRPr="007036CE">
              <w:t>Контур</w:t>
            </w:r>
          </w:p>
        </w:tc>
        <w:tc>
          <w:tcPr>
            <w:tcW w:w="734" w:type="pct"/>
          </w:tcPr>
          <w:p w14:paraId="1D944AF2" w14:textId="77777777" w:rsidR="00CE15BD" w:rsidRPr="007036CE" w:rsidRDefault="00CE15BD" w:rsidP="00A82AF1">
            <w:pPr>
              <w:pStyle w:val="GOSTTablenorm"/>
            </w:pPr>
            <w:r w:rsidRPr="007036CE">
              <w:t>StmInfrmtn_Contour</w:t>
            </w:r>
          </w:p>
        </w:tc>
        <w:tc>
          <w:tcPr>
            <w:tcW w:w="519" w:type="pct"/>
          </w:tcPr>
          <w:p w14:paraId="5D0BF2CA" w14:textId="77777777" w:rsidR="00CE15BD" w:rsidRPr="007036CE" w:rsidRDefault="00CE15BD" w:rsidP="00CE15BD">
            <w:pPr>
              <w:pStyle w:val="GOSTTablenorm"/>
            </w:pPr>
            <w:r w:rsidRPr="007036CE">
              <w:t>Строка</w:t>
            </w:r>
          </w:p>
        </w:tc>
        <w:tc>
          <w:tcPr>
            <w:tcW w:w="300" w:type="pct"/>
          </w:tcPr>
          <w:p w14:paraId="2E6E1729" w14:textId="77777777" w:rsidR="00CE15BD" w:rsidRPr="007036CE" w:rsidRDefault="00CE15BD" w:rsidP="00CE15BD">
            <w:pPr>
              <w:pStyle w:val="GOSTTablenorm"/>
            </w:pPr>
            <w:r w:rsidRPr="007036CE">
              <w:t>Да</w:t>
            </w:r>
          </w:p>
        </w:tc>
        <w:tc>
          <w:tcPr>
            <w:tcW w:w="308" w:type="pct"/>
          </w:tcPr>
          <w:p w14:paraId="507B4953" w14:textId="77777777" w:rsidR="00CE15BD" w:rsidRPr="007036CE" w:rsidRDefault="00CE15BD" w:rsidP="00CE15BD">
            <w:pPr>
              <w:pStyle w:val="GOSTTablenorm"/>
            </w:pPr>
            <w:r w:rsidRPr="007036CE">
              <w:t>=1</w:t>
            </w:r>
          </w:p>
        </w:tc>
        <w:tc>
          <w:tcPr>
            <w:tcW w:w="2039" w:type="pct"/>
          </w:tcPr>
          <w:p w14:paraId="24B8CF4B" w14:textId="77777777" w:rsidR="00CE15BD" w:rsidRPr="007036CE" w:rsidRDefault="00CE15BD" w:rsidP="00CE15BD">
            <w:pPr>
              <w:pStyle w:val="GOSTTablenorm"/>
            </w:pPr>
            <w:r w:rsidRPr="007036CE">
              <w:t>Указывается код контура,</w:t>
            </w:r>
            <w:r w:rsidR="00601F01" w:rsidRPr="007036CE">
              <w:t xml:space="preserve"> в котором проводится операция.</w:t>
            </w:r>
          </w:p>
          <w:p w14:paraId="60F5376D" w14:textId="77777777" w:rsidR="00CE15BD" w:rsidRPr="007036CE" w:rsidRDefault="00CE15BD" w:rsidP="00CE15BD">
            <w:pPr>
              <w:pStyle w:val="GOSTTablenorm"/>
            </w:pPr>
            <w:r w:rsidRPr="007036CE">
              <w:t>Возможные значения:</w:t>
            </w:r>
          </w:p>
          <w:p w14:paraId="3A5C3FDE" w14:textId="77777777" w:rsidR="00CE15BD" w:rsidRPr="007036CE" w:rsidRDefault="00A82AF1" w:rsidP="00A82AF1">
            <w:pPr>
              <w:pStyle w:val="GOSTTableListMark1"/>
            </w:pPr>
            <w:r w:rsidRPr="007036CE">
              <w:t>«</w:t>
            </w:r>
            <w:r w:rsidR="00666E41" w:rsidRPr="007036CE">
              <w:rPr>
                <w:lang w:val="en-US"/>
              </w:rPr>
              <w:t>O</w:t>
            </w:r>
            <w:r w:rsidRPr="007036CE">
              <w:t xml:space="preserve">» – </w:t>
            </w:r>
            <w:r w:rsidR="002C3471" w:rsidRPr="007036CE">
              <w:t>о</w:t>
            </w:r>
            <w:r w:rsidR="00CE15BD" w:rsidRPr="007036CE">
              <w:t>ткрытый;</w:t>
            </w:r>
          </w:p>
          <w:p w14:paraId="000AF760" w14:textId="77777777" w:rsidR="00CE15BD" w:rsidRPr="007036CE" w:rsidRDefault="00CE15BD" w:rsidP="00A82AF1">
            <w:pPr>
              <w:pStyle w:val="GOSTTableListMark1"/>
            </w:pPr>
            <w:r w:rsidRPr="007036CE">
              <w:t xml:space="preserve">«S» – </w:t>
            </w:r>
            <w:r w:rsidR="002C3471" w:rsidRPr="007036CE">
              <w:t>з</w:t>
            </w:r>
            <w:r w:rsidRPr="007036CE">
              <w:t>ащищенный;</w:t>
            </w:r>
          </w:p>
          <w:p w14:paraId="3FC0DB8B" w14:textId="77777777" w:rsidR="00CE15BD" w:rsidRPr="007036CE" w:rsidRDefault="00A82AF1" w:rsidP="00A82AF1">
            <w:pPr>
              <w:pStyle w:val="GOSTTableListMark1"/>
            </w:pPr>
            <w:r w:rsidRPr="007036CE">
              <w:t>«</w:t>
            </w:r>
            <w:r w:rsidR="00CE15BD" w:rsidRPr="007036CE">
              <w:t>1</w:t>
            </w:r>
            <w:r w:rsidRPr="007036CE">
              <w:t>»</w:t>
            </w:r>
            <w:r w:rsidR="00CE15BD" w:rsidRPr="007036CE">
              <w:t xml:space="preserve"> – открытый;</w:t>
            </w:r>
          </w:p>
          <w:p w14:paraId="64B329C7" w14:textId="039A128F" w:rsidR="00CE15BD" w:rsidRPr="007036CE" w:rsidRDefault="00A82AF1" w:rsidP="002C3471">
            <w:pPr>
              <w:pStyle w:val="GOSTTableListMark1"/>
            </w:pPr>
            <w:r w:rsidRPr="007036CE">
              <w:t>«</w:t>
            </w:r>
            <w:r w:rsidR="00CE15BD" w:rsidRPr="007036CE">
              <w:t>2</w:t>
            </w:r>
            <w:r w:rsidRPr="007036CE">
              <w:t>»</w:t>
            </w:r>
            <w:r w:rsidR="00CE15BD" w:rsidRPr="007036CE">
              <w:t xml:space="preserve"> </w:t>
            </w:r>
            <w:r w:rsidR="005B1C15" w:rsidRPr="007036CE">
              <w:t>–</w:t>
            </w:r>
            <w:r w:rsidR="00CE15BD" w:rsidRPr="007036CE">
              <w:t xml:space="preserve"> защищенный</w:t>
            </w:r>
          </w:p>
        </w:tc>
      </w:tr>
      <w:tr w:rsidR="002631A7" w:rsidRPr="007036CE" w14:paraId="09E91500" w14:textId="77777777" w:rsidTr="005E4D91">
        <w:tc>
          <w:tcPr>
            <w:tcW w:w="1100" w:type="pct"/>
          </w:tcPr>
          <w:p w14:paraId="40436666" w14:textId="77777777" w:rsidR="00CE15BD" w:rsidRPr="007036CE" w:rsidRDefault="00CE15BD" w:rsidP="00CE15BD">
            <w:pPr>
              <w:pStyle w:val="GOSTTablenorm"/>
            </w:pPr>
            <w:r w:rsidRPr="007036CE">
              <w:t>Уровень конфиденциальности</w:t>
            </w:r>
          </w:p>
        </w:tc>
        <w:tc>
          <w:tcPr>
            <w:tcW w:w="734" w:type="pct"/>
          </w:tcPr>
          <w:p w14:paraId="74BC2175" w14:textId="77777777" w:rsidR="00CE15BD" w:rsidRPr="007036CE" w:rsidRDefault="00CE15BD" w:rsidP="00A82AF1">
            <w:pPr>
              <w:pStyle w:val="GOSTTablenorm"/>
            </w:pPr>
            <w:r w:rsidRPr="007036CE">
              <w:t>StmInfrmtn_AccessLevelStereotype</w:t>
            </w:r>
          </w:p>
        </w:tc>
        <w:tc>
          <w:tcPr>
            <w:tcW w:w="519" w:type="pct"/>
          </w:tcPr>
          <w:p w14:paraId="705C6D80" w14:textId="77777777" w:rsidR="00CE15BD" w:rsidRPr="007036CE" w:rsidRDefault="00CE15BD" w:rsidP="00CE15BD">
            <w:pPr>
              <w:pStyle w:val="GOSTTablenorm"/>
            </w:pPr>
            <w:r w:rsidRPr="007036CE">
              <w:t>Число</w:t>
            </w:r>
          </w:p>
        </w:tc>
        <w:tc>
          <w:tcPr>
            <w:tcW w:w="300" w:type="pct"/>
          </w:tcPr>
          <w:p w14:paraId="24E1CC33" w14:textId="77777777" w:rsidR="00CE15BD" w:rsidRPr="007036CE" w:rsidRDefault="00CE15BD" w:rsidP="00CE15BD">
            <w:pPr>
              <w:pStyle w:val="GOSTTablenorm"/>
            </w:pPr>
            <w:r w:rsidRPr="007036CE">
              <w:t>Да</w:t>
            </w:r>
          </w:p>
        </w:tc>
        <w:tc>
          <w:tcPr>
            <w:tcW w:w="308" w:type="pct"/>
          </w:tcPr>
          <w:p w14:paraId="05638E62" w14:textId="77777777" w:rsidR="00CE15BD" w:rsidRPr="007036CE" w:rsidRDefault="00CE15BD" w:rsidP="00CE15BD">
            <w:pPr>
              <w:pStyle w:val="GOSTTablenorm"/>
            </w:pPr>
            <w:r w:rsidRPr="007036CE">
              <w:t>=1</w:t>
            </w:r>
          </w:p>
        </w:tc>
        <w:tc>
          <w:tcPr>
            <w:tcW w:w="2039" w:type="pct"/>
          </w:tcPr>
          <w:p w14:paraId="5759EE83" w14:textId="77777777" w:rsidR="00CE15BD" w:rsidRPr="007036CE" w:rsidRDefault="00CE15BD" w:rsidP="00CE15BD">
            <w:pPr>
              <w:pStyle w:val="GOSTTablenorm"/>
            </w:pPr>
            <w:r w:rsidRPr="007036CE">
              <w:t>Указывается уровень конфиденциальности документа.</w:t>
            </w:r>
          </w:p>
          <w:p w14:paraId="301FF82C" w14:textId="77777777" w:rsidR="00CE15BD" w:rsidRPr="007036CE" w:rsidRDefault="00CE15BD" w:rsidP="00CE15BD">
            <w:pPr>
              <w:pStyle w:val="GOSTTablenorm"/>
            </w:pPr>
            <w:r w:rsidRPr="007036CE">
              <w:t>Возможные значения:</w:t>
            </w:r>
          </w:p>
          <w:p w14:paraId="55808EFE" w14:textId="0677DF9F" w:rsidR="00CE15BD" w:rsidRPr="007036CE" w:rsidRDefault="00CE15BD" w:rsidP="00CE15BD">
            <w:pPr>
              <w:pStyle w:val="GOSTTableListMark1"/>
            </w:pPr>
            <w:r w:rsidRPr="007036CE">
              <w:t xml:space="preserve">«0» </w:t>
            </w:r>
            <w:r w:rsidR="005B1C15" w:rsidRPr="007036CE">
              <w:t>–</w:t>
            </w:r>
            <w:r w:rsidRPr="007036CE">
              <w:t xml:space="preserve"> Несекретно;</w:t>
            </w:r>
          </w:p>
          <w:p w14:paraId="3FFA8C67" w14:textId="586554FC" w:rsidR="00CE15BD" w:rsidRPr="007036CE" w:rsidRDefault="00CE15BD" w:rsidP="00601F01">
            <w:pPr>
              <w:pStyle w:val="GOSTTableListMark1"/>
            </w:pPr>
            <w:r w:rsidRPr="007036CE">
              <w:t>«</w:t>
            </w:r>
            <w:r w:rsidR="00601F01" w:rsidRPr="007036CE">
              <w:t xml:space="preserve">1» </w:t>
            </w:r>
            <w:r w:rsidR="005B1C15" w:rsidRPr="007036CE">
              <w:t>–</w:t>
            </w:r>
            <w:r w:rsidR="00601F01" w:rsidRPr="007036CE">
              <w:t xml:space="preserve"> Для служебного пользования</w:t>
            </w:r>
          </w:p>
        </w:tc>
      </w:tr>
      <w:tr w:rsidR="002631A7" w:rsidRPr="007036CE" w14:paraId="2F460582" w14:textId="77777777" w:rsidTr="005E4D91">
        <w:tc>
          <w:tcPr>
            <w:tcW w:w="1100" w:type="pct"/>
          </w:tcPr>
          <w:p w14:paraId="4DD762B6" w14:textId="77777777" w:rsidR="00CE15BD" w:rsidRPr="007036CE" w:rsidRDefault="00CE15BD" w:rsidP="00CE15BD">
            <w:pPr>
              <w:pStyle w:val="GOSTTablenorm"/>
            </w:pPr>
            <w:r w:rsidRPr="007036CE">
              <w:t>Код бюджета</w:t>
            </w:r>
          </w:p>
        </w:tc>
        <w:tc>
          <w:tcPr>
            <w:tcW w:w="734" w:type="pct"/>
          </w:tcPr>
          <w:p w14:paraId="5AF2C56B" w14:textId="77777777" w:rsidR="00CE15BD" w:rsidRPr="007036CE" w:rsidRDefault="00CE15BD" w:rsidP="00A82AF1">
            <w:pPr>
              <w:pStyle w:val="GOSTTablenorm"/>
              <w:rPr>
                <w:lang w:val="en-US"/>
              </w:rPr>
            </w:pPr>
            <w:r w:rsidRPr="007036CE">
              <w:rPr>
                <w:lang w:val="en-US"/>
              </w:rPr>
              <w:t>ZR_MSC_Orgnztn_MSC_Bdgt_Cd</w:t>
            </w:r>
          </w:p>
        </w:tc>
        <w:tc>
          <w:tcPr>
            <w:tcW w:w="519" w:type="pct"/>
          </w:tcPr>
          <w:p w14:paraId="2E8C89E4" w14:textId="77777777" w:rsidR="00CE15BD" w:rsidRPr="007036CE" w:rsidRDefault="00CE15BD" w:rsidP="00CE15BD">
            <w:pPr>
              <w:pStyle w:val="GOSTTablenorm"/>
            </w:pPr>
            <w:r w:rsidRPr="007036CE">
              <w:t>Строка</w:t>
            </w:r>
          </w:p>
        </w:tc>
        <w:tc>
          <w:tcPr>
            <w:tcW w:w="300" w:type="pct"/>
          </w:tcPr>
          <w:p w14:paraId="6092B882" w14:textId="77777777" w:rsidR="00CE15BD" w:rsidRPr="007036CE" w:rsidRDefault="00CE15BD" w:rsidP="00CE15BD">
            <w:pPr>
              <w:pStyle w:val="GOSTTablenorm"/>
            </w:pPr>
            <w:r w:rsidRPr="007036CE">
              <w:t>Да</w:t>
            </w:r>
          </w:p>
        </w:tc>
        <w:tc>
          <w:tcPr>
            <w:tcW w:w="308" w:type="pct"/>
          </w:tcPr>
          <w:p w14:paraId="77BD3468" w14:textId="77777777" w:rsidR="00CE15BD" w:rsidRPr="007036CE" w:rsidRDefault="00CE15BD" w:rsidP="00CE15BD">
            <w:pPr>
              <w:pStyle w:val="GOSTTablenorm"/>
            </w:pPr>
            <w:r w:rsidRPr="007036CE">
              <w:t>=8</w:t>
            </w:r>
          </w:p>
        </w:tc>
        <w:tc>
          <w:tcPr>
            <w:tcW w:w="2039" w:type="pct"/>
          </w:tcPr>
          <w:p w14:paraId="30906A2D" w14:textId="77777777" w:rsidR="00CE15BD" w:rsidRPr="007036CE" w:rsidRDefault="00CE15BD" w:rsidP="00CE15BD">
            <w:pPr>
              <w:pStyle w:val="GOSTTablenorm"/>
            </w:pPr>
            <w:r w:rsidRPr="007036CE">
              <w:t>Указывается код бюджета в соответ</w:t>
            </w:r>
            <w:r w:rsidR="00601F01" w:rsidRPr="007036CE">
              <w:t>ствии со справочником «Бюджеты»</w:t>
            </w:r>
          </w:p>
        </w:tc>
      </w:tr>
      <w:tr w:rsidR="002631A7" w:rsidRPr="007036CE" w14:paraId="37DEB491" w14:textId="77777777" w:rsidTr="005E4D91">
        <w:tc>
          <w:tcPr>
            <w:tcW w:w="1100" w:type="pct"/>
          </w:tcPr>
          <w:p w14:paraId="2C4E18CE" w14:textId="77777777" w:rsidR="00CE15BD" w:rsidRPr="007036CE" w:rsidRDefault="00CE15BD" w:rsidP="00CE15BD">
            <w:pPr>
              <w:pStyle w:val="GOSTTablenorm"/>
            </w:pPr>
            <w:r w:rsidRPr="007036CE">
              <w:t>Номер лицевого счета плательщика</w:t>
            </w:r>
          </w:p>
        </w:tc>
        <w:tc>
          <w:tcPr>
            <w:tcW w:w="734" w:type="pct"/>
          </w:tcPr>
          <w:p w14:paraId="4B1A62BD" w14:textId="77777777" w:rsidR="00CE15BD" w:rsidRPr="007036CE" w:rsidRDefault="00CE15BD" w:rsidP="00A82AF1">
            <w:pPr>
              <w:pStyle w:val="GOSTTablenorm"/>
            </w:pPr>
            <w:r w:rsidRPr="007036CE">
              <w:t>ZR_MSC_Cstmr_AcntNmbr</w:t>
            </w:r>
          </w:p>
        </w:tc>
        <w:tc>
          <w:tcPr>
            <w:tcW w:w="519" w:type="pct"/>
          </w:tcPr>
          <w:p w14:paraId="4E4AC693" w14:textId="77777777" w:rsidR="00CE15BD" w:rsidRPr="007036CE" w:rsidRDefault="00CE15BD" w:rsidP="00CE15BD">
            <w:pPr>
              <w:pStyle w:val="GOSTTablenorm"/>
            </w:pPr>
            <w:r w:rsidRPr="007036CE">
              <w:t>Строка</w:t>
            </w:r>
          </w:p>
        </w:tc>
        <w:tc>
          <w:tcPr>
            <w:tcW w:w="300" w:type="pct"/>
          </w:tcPr>
          <w:p w14:paraId="25B0CE0B" w14:textId="77777777" w:rsidR="00CE15BD" w:rsidRPr="007036CE" w:rsidRDefault="00CE15BD" w:rsidP="00CE15BD">
            <w:pPr>
              <w:pStyle w:val="GOSTTablenorm"/>
            </w:pPr>
            <w:r w:rsidRPr="007036CE">
              <w:t>Да</w:t>
            </w:r>
          </w:p>
        </w:tc>
        <w:tc>
          <w:tcPr>
            <w:tcW w:w="308" w:type="pct"/>
          </w:tcPr>
          <w:p w14:paraId="0ADD5145" w14:textId="77777777" w:rsidR="00CE15BD" w:rsidRPr="007036CE" w:rsidRDefault="00CE15BD" w:rsidP="00CE15BD">
            <w:pPr>
              <w:pStyle w:val="GOSTTablenorm"/>
            </w:pPr>
            <w:r w:rsidRPr="007036CE">
              <w:t>=11</w:t>
            </w:r>
          </w:p>
        </w:tc>
        <w:tc>
          <w:tcPr>
            <w:tcW w:w="2039" w:type="pct"/>
          </w:tcPr>
          <w:p w14:paraId="67836C4D" w14:textId="77777777" w:rsidR="00CE15BD" w:rsidRPr="007036CE" w:rsidRDefault="00CE15BD" w:rsidP="00CE15BD">
            <w:pPr>
              <w:pStyle w:val="GOSTTablenorm"/>
            </w:pPr>
            <w:r w:rsidRPr="007036CE">
              <w:t>Указывается номер лицевого счета плательщика</w:t>
            </w:r>
          </w:p>
        </w:tc>
      </w:tr>
      <w:tr w:rsidR="002631A7" w:rsidRPr="007036CE" w14:paraId="1FBC43E9" w14:textId="77777777" w:rsidTr="005E4D91">
        <w:tc>
          <w:tcPr>
            <w:tcW w:w="1100" w:type="pct"/>
          </w:tcPr>
          <w:p w14:paraId="75C1FC68" w14:textId="77777777" w:rsidR="00CE15BD" w:rsidRPr="007036CE" w:rsidRDefault="00CE15BD" w:rsidP="00CE15BD">
            <w:pPr>
              <w:pStyle w:val="GOSTTablenorm"/>
            </w:pPr>
            <w:r w:rsidRPr="007036CE">
              <w:t>Номер лицевого счета получателя</w:t>
            </w:r>
          </w:p>
        </w:tc>
        <w:tc>
          <w:tcPr>
            <w:tcW w:w="734" w:type="pct"/>
          </w:tcPr>
          <w:p w14:paraId="2DFD2AE7" w14:textId="77777777" w:rsidR="00CE15BD" w:rsidRPr="007036CE" w:rsidRDefault="00CE15BD" w:rsidP="00A82AF1">
            <w:pPr>
              <w:pStyle w:val="GOSTTablenorm"/>
            </w:pPr>
            <w:r w:rsidRPr="007036CE">
              <w:t>ZR_CodeAcc</w:t>
            </w:r>
          </w:p>
        </w:tc>
        <w:tc>
          <w:tcPr>
            <w:tcW w:w="519" w:type="pct"/>
          </w:tcPr>
          <w:p w14:paraId="6463A2FA" w14:textId="77777777" w:rsidR="00CE15BD" w:rsidRPr="007036CE" w:rsidRDefault="00CE15BD" w:rsidP="00CE15BD">
            <w:pPr>
              <w:pStyle w:val="GOSTTablenorm"/>
            </w:pPr>
            <w:r w:rsidRPr="007036CE">
              <w:t>Строка</w:t>
            </w:r>
          </w:p>
        </w:tc>
        <w:tc>
          <w:tcPr>
            <w:tcW w:w="300" w:type="pct"/>
          </w:tcPr>
          <w:p w14:paraId="5D704076" w14:textId="77777777" w:rsidR="00CE15BD" w:rsidRPr="007036CE" w:rsidRDefault="00CE15BD" w:rsidP="00CE15BD">
            <w:pPr>
              <w:pStyle w:val="GOSTTablenorm"/>
            </w:pPr>
            <w:r w:rsidRPr="007036CE">
              <w:t>Нет</w:t>
            </w:r>
          </w:p>
        </w:tc>
        <w:tc>
          <w:tcPr>
            <w:tcW w:w="308" w:type="pct"/>
          </w:tcPr>
          <w:p w14:paraId="3665E16F" w14:textId="77777777" w:rsidR="00CE15BD" w:rsidRPr="007036CE" w:rsidRDefault="00CE15BD" w:rsidP="00CE15BD">
            <w:pPr>
              <w:pStyle w:val="GOSTTablenorm"/>
            </w:pPr>
            <w:r w:rsidRPr="007036CE">
              <w:t>=11</w:t>
            </w:r>
          </w:p>
        </w:tc>
        <w:tc>
          <w:tcPr>
            <w:tcW w:w="2039" w:type="pct"/>
          </w:tcPr>
          <w:p w14:paraId="7D862EBF" w14:textId="77777777" w:rsidR="00CE15BD" w:rsidRPr="007036CE" w:rsidRDefault="00CE15BD" w:rsidP="00CE15BD">
            <w:pPr>
              <w:pStyle w:val="GOSTTablenorm"/>
            </w:pPr>
            <w:r w:rsidRPr="007036CE">
              <w:t>Указывается номер лицевого счета получателя. Заполняется для внутриказначейских документов по проведению уточнений внутри одного лицевого</w:t>
            </w:r>
            <w:r w:rsidR="00601F01" w:rsidRPr="007036CE">
              <w:t xml:space="preserve"> счета</w:t>
            </w:r>
          </w:p>
        </w:tc>
      </w:tr>
      <w:tr w:rsidR="002631A7" w:rsidRPr="007036CE" w14:paraId="646339F3" w14:textId="77777777" w:rsidTr="005E4D91">
        <w:tc>
          <w:tcPr>
            <w:tcW w:w="1100" w:type="pct"/>
          </w:tcPr>
          <w:p w14:paraId="1485F220" w14:textId="77777777" w:rsidR="00CE15BD" w:rsidRPr="007036CE" w:rsidRDefault="00CE15BD" w:rsidP="00CE15BD">
            <w:pPr>
              <w:pStyle w:val="GOSTTablenorm"/>
            </w:pPr>
            <w:r w:rsidRPr="007036CE">
              <w:t xml:space="preserve">Признак авансового </w:t>
            </w:r>
            <w:r w:rsidR="00A82AF1" w:rsidRPr="007036CE">
              <w:t>ДО плательщика</w:t>
            </w:r>
          </w:p>
        </w:tc>
        <w:tc>
          <w:tcPr>
            <w:tcW w:w="734" w:type="pct"/>
          </w:tcPr>
          <w:p w14:paraId="71A67D1B" w14:textId="77777777" w:rsidR="00CE15BD" w:rsidRPr="007036CE" w:rsidRDefault="00CE15BD" w:rsidP="00A82AF1">
            <w:pPr>
              <w:pStyle w:val="GOSTTablenorm"/>
            </w:pPr>
            <w:r w:rsidRPr="007036CE">
              <w:t>ZR_MSC_Pmnt</w:t>
            </w:r>
            <w:r w:rsidRPr="007036CE">
              <w:rPr>
                <w:lang w:val="en-US"/>
              </w:rPr>
              <w:t>_AdvnPySgn</w:t>
            </w:r>
          </w:p>
        </w:tc>
        <w:tc>
          <w:tcPr>
            <w:tcW w:w="519" w:type="pct"/>
          </w:tcPr>
          <w:p w14:paraId="1B1A5997" w14:textId="77777777" w:rsidR="00CE15BD" w:rsidRPr="007036CE" w:rsidRDefault="007B7600" w:rsidP="00CE15BD">
            <w:pPr>
              <w:pStyle w:val="GOSTTablenorm"/>
            </w:pPr>
            <w:r w:rsidRPr="007036CE">
              <w:t>Строка</w:t>
            </w:r>
          </w:p>
        </w:tc>
        <w:tc>
          <w:tcPr>
            <w:tcW w:w="300" w:type="pct"/>
          </w:tcPr>
          <w:p w14:paraId="5CEBB52B" w14:textId="77777777" w:rsidR="00CE15BD" w:rsidRPr="007036CE" w:rsidRDefault="00CE15BD" w:rsidP="00CE15BD">
            <w:pPr>
              <w:pStyle w:val="GOSTTablenorm"/>
            </w:pPr>
            <w:r w:rsidRPr="007036CE">
              <w:t>Да</w:t>
            </w:r>
          </w:p>
        </w:tc>
        <w:tc>
          <w:tcPr>
            <w:tcW w:w="308" w:type="pct"/>
          </w:tcPr>
          <w:p w14:paraId="59921F1E" w14:textId="77777777" w:rsidR="00CE15BD" w:rsidRPr="007036CE" w:rsidRDefault="007B7600" w:rsidP="00CE15BD">
            <w:pPr>
              <w:pStyle w:val="GOSTTablenorm"/>
            </w:pPr>
            <w:r w:rsidRPr="007036CE">
              <w:t>&lt;=50</w:t>
            </w:r>
          </w:p>
        </w:tc>
        <w:tc>
          <w:tcPr>
            <w:tcW w:w="2039" w:type="pct"/>
          </w:tcPr>
          <w:p w14:paraId="55C09C56" w14:textId="77777777" w:rsidR="00CE15BD" w:rsidRPr="007036CE" w:rsidRDefault="00CE15BD" w:rsidP="00CE15BD">
            <w:pPr>
              <w:pStyle w:val="GOSTTablenorm"/>
            </w:pPr>
            <w:r w:rsidRPr="007036CE">
              <w:t>Указывается признак авансового ДО по плательщику.</w:t>
            </w:r>
          </w:p>
          <w:p w14:paraId="593A724C" w14:textId="77777777" w:rsidR="00CE15BD" w:rsidRPr="007036CE" w:rsidRDefault="00CE15BD" w:rsidP="00CE15BD">
            <w:pPr>
              <w:pStyle w:val="GOSTTablenorm"/>
            </w:pPr>
            <w:r w:rsidRPr="007036CE">
              <w:t>Возможные значения:</w:t>
            </w:r>
          </w:p>
          <w:p w14:paraId="323FAC65" w14:textId="65F77B40" w:rsidR="009A3862" w:rsidRPr="007036CE" w:rsidRDefault="006B42B4" w:rsidP="009A3862">
            <w:pPr>
              <w:pStyle w:val="GOSTTableListMark1"/>
            </w:pPr>
            <w:r w:rsidRPr="007036CE" w:rsidDel="006B42B4">
              <w:t xml:space="preserve"> </w:t>
            </w:r>
            <w:r w:rsidR="009A3862" w:rsidRPr="007036CE">
              <w:t xml:space="preserve">«PayAdvance» </w:t>
            </w:r>
            <w:r w:rsidR="005B1C15" w:rsidRPr="007036CE">
              <w:t>–</w:t>
            </w:r>
            <w:r w:rsidR="009A3862" w:rsidRPr="007036CE">
              <w:t xml:space="preserve"> </w:t>
            </w:r>
            <w:r w:rsidR="0015112C" w:rsidRPr="007036CE">
              <w:t>Да;</w:t>
            </w:r>
          </w:p>
          <w:p w14:paraId="4FC56FEA" w14:textId="54A27B6B" w:rsidR="00CE15BD" w:rsidRPr="007036CE" w:rsidRDefault="009A3862" w:rsidP="0015112C">
            <w:pPr>
              <w:pStyle w:val="GOSTTableListMark1"/>
            </w:pPr>
            <w:r w:rsidRPr="007036CE">
              <w:lastRenderedPageBreak/>
              <w:t xml:space="preserve"> «PayNotAdvance» </w:t>
            </w:r>
            <w:r w:rsidR="005B1C15" w:rsidRPr="007036CE">
              <w:t>–</w:t>
            </w:r>
            <w:r w:rsidRPr="007036CE">
              <w:t xml:space="preserve"> </w:t>
            </w:r>
            <w:r w:rsidR="0015112C" w:rsidRPr="007036CE">
              <w:t>Нет</w:t>
            </w:r>
          </w:p>
        </w:tc>
      </w:tr>
      <w:tr w:rsidR="007B7600" w:rsidRPr="007036CE" w14:paraId="456CCA37" w14:textId="77777777" w:rsidTr="005E4D91">
        <w:tc>
          <w:tcPr>
            <w:tcW w:w="1100" w:type="pct"/>
          </w:tcPr>
          <w:p w14:paraId="4DB3063A" w14:textId="77777777" w:rsidR="007B7600" w:rsidRPr="007036CE" w:rsidRDefault="007B7600" w:rsidP="007B7600">
            <w:pPr>
              <w:pStyle w:val="GOSTTablenorm"/>
            </w:pPr>
            <w:r w:rsidRPr="007036CE">
              <w:lastRenderedPageBreak/>
              <w:t>Признак авансового ДО получателя</w:t>
            </w:r>
          </w:p>
        </w:tc>
        <w:tc>
          <w:tcPr>
            <w:tcW w:w="734" w:type="pct"/>
          </w:tcPr>
          <w:p w14:paraId="6802CEF0" w14:textId="77777777" w:rsidR="007B7600" w:rsidRPr="007036CE" w:rsidRDefault="007B7600" w:rsidP="007B7600">
            <w:pPr>
              <w:pStyle w:val="GOSTTablenorm"/>
            </w:pPr>
            <w:r w:rsidRPr="007036CE">
              <w:t>StmInfrmtn_AdvnPaySign_Rec</w:t>
            </w:r>
          </w:p>
        </w:tc>
        <w:tc>
          <w:tcPr>
            <w:tcW w:w="519" w:type="pct"/>
          </w:tcPr>
          <w:p w14:paraId="4EC9AE4B" w14:textId="77777777" w:rsidR="007B7600" w:rsidRPr="007036CE" w:rsidRDefault="007B7600" w:rsidP="007B7600">
            <w:pPr>
              <w:pStyle w:val="GOSTTablenorm"/>
            </w:pPr>
            <w:r w:rsidRPr="007036CE">
              <w:t>Строка</w:t>
            </w:r>
          </w:p>
        </w:tc>
        <w:tc>
          <w:tcPr>
            <w:tcW w:w="300" w:type="pct"/>
          </w:tcPr>
          <w:p w14:paraId="2A305CAC" w14:textId="77777777" w:rsidR="007B7600" w:rsidRPr="007036CE" w:rsidRDefault="007B7600" w:rsidP="007B7600">
            <w:pPr>
              <w:pStyle w:val="GOSTTablenorm"/>
            </w:pPr>
            <w:r w:rsidRPr="007036CE">
              <w:t>Нет</w:t>
            </w:r>
          </w:p>
        </w:tc>
        <w:tc>
          <w:tcPr>
            <w:tcW w:w="308" w:type="pct"/>
          </w:tcPr>
          <w:p w14:paraId="1C5FFBC4" w14:textId="77777777" w:rsidR="007B7600" w:rsidRPr="007036CE" w:rsidRDefault="007B7600" w:rsidP="007B7600">
            <w:pPr>
              <w:pStyle w:val="GOSTTablenorm"/>
            </w:pPr>
            <w:r w:rsidRPr="007036CE">
              <w:t>&lt;=50</w:t>
            </w:r>
          </w:p>
        </w:tc>
        <w:tc>
          <w:tcPr>
            <w:tcW w:w="2039" w:type="pct"/>
          </w:tcPr>
          <w:p w14:paraId="294A5A68" w14:textId="77777777" w:rsidR="007B7600" w:rsidRPr="007036CE" w:rsidRDefault="007B7600" w:rsidP="007B7600">
            <w:pPr>
              <w:pStyle w:val="GOSTTablenorm"/>
            </w:pPr>
            <w:r w:rsidRPr="007036CE">
              <w:t>Указывается признак авансового ДО</w:t>
            </w:r>
            <w:ins w:id="398" w:author="Сказецкая Наталья Камилевна" w:date="2023-12-01T18:36:00Z">
              <w:r w:rsidRPr="007036CE">
                <w:t xml:space="preserve"> </w:t>
              </w:r>
            </w:ins>
            <w:r w:rsidRPr="007036CE">
              <w:t>по получателю. Заполняется для внутриказначейских документов по проведению уточнений внутри одного лицевого счета в случае исполнения по авансовому ДО получателя.</w:t>
            </w:r>
          </w:p>
          <w:p w14:paraId="247B1735" w14:textId="77777777" w:rsidR="007B7600" w:rsidRPr="007036CE" w:rsidRDefault="007B7600" w:rsidP="007B7600">
            <w:pPr>
              <w:pStyle w:val="GOSTTablenorm"/>
            </w:pPr>
            <w:r w:rsidRPr="007036CE">
              <w:t>Возможные значения:</w:t>
            </w:r>
          </w:p>
          <w:p w14:paraId="21361469" w14:textId="6D0F33B7" w:rsidR="007B7600" w:rsidRPr="007036CE" w:rsidRDefault="007B7600" w:rsidP="007B7600">
            <w:pPr>
              <w:pStyle w:val="GOSTTableListMark1"/>
            </w:pPr>
            <w:r w:rsidRPr="007036CE" w:rsidDel="006B42B4">
              <w:t xml:space="preserve"> </w:t>
            </w:r>
            <w:r w:rsidRPr="007036CE">
              <w:t xml:space="preserve">«PayAdvance» </w:t>
            </w:r>
            <w:r w:rsidR="005B1C15" w:rsidRPr="007036CE">
              <w:t>–</w:t>
            </w:r>
            <w:r w:rsidRPr="007036CE">
              <w:t xml:space="preserve"> Да;</w:t>
            </w:r>
          </w:p>
          <w:p w14:paraId="32B9D6EA" w14:textId="5E605EBC" w:rsidR="007B7600" w:rsidRPr="007036CE" w:rsidRDefault="007B7600" w:rsidP="007B7600">
            <w:pPr>
              <w:pStyle w:val="GOSTTableListMark1"/>
            </w:pPr>
            <w:r w:rsidRPr="007036CE">
              <w:t xml:space="preserve"> «PayNotAdvance» </w:t>
            </w:r>
            <w:r w:rsidR="005B1C15" w:rsidRPr="007036CE">
              <w:t>–</w:t>
            </w:r>
            <w:r w:rsidRPr="007036CE">
              <w:t xml:space="preserve"> Нет.</w:t>
            </w:r>
          </w:p>
          <w:p w14:paraId="1E768F86" w14:textId="77777777" w:rsidR="007B7600" w:rsidRPr="007036CE" w:rsidRDefault="007B7600" w:rsidP="007B7600">
            <w:pPr>
              <w:pStyle w:val="GOSTTablenorm"/>
            </w:pPr>
            <w:r w:rsidRPr="007036CE">
              <w:t>Обязателен для заполнения, если заполнен параметр «Номер лицевого счета получателя» (ZR_CodeAcc)</w:t>
            </w:r>
          </w:p>
        </w:tc>
      </w:tr>
      <w:tr w:rsidR="007B7600" w:rsidRPr="007036CE" w14:paraId="123033D8" w14:textId="77777777" w:rsidTr="005E4D91">
        <w:tc>
          <w:tcPr>
            <w:tcW w:w="1100" w:type="pct"/>
          </w:tcPr>
          <w:p w14:paraId="79968535" w14:textId="77777777" w:rsidR="007B7600" w:rsidRPr="007036CE" w:rsidRDefault="007B7600" w:rsidP="007B7600">
            <w:pPr>
              <w:pStyle w:val="GOSTTablenorm"/>
            </w:pPr>
            <w:r w:rsidRPr="007036CE">
              <w:t>ОКС (КМИ) плательщика</w:t>
            </w:r>
          </w:p>
        </w:tc>
        <w:tc>
          <w:tcPr>
            <w:tcW w:w="734" w:type="pct"/>
          </w:tcPr>
          <w:p w14:paraId="1E812B4E" w14:textId="77777777" w:rsidR="007B7600" w:rsidRPr="007036CE" w:rsidRDefault="007B7600" w:rsidP="007B7600">
            <w:pPr>
              <w:pStyle w:val="GOSTTablenorm"/>
            </w:pPr>
            <w:r w:rsidRPr="007036CE">
              <w:t>ZR_FAIPObjCd</w:t>
            </w:r>
          </w:p>
        </w:tc>
        <w:tc>
          <w:tcPr>
            <w:tcW w:w="519" w:type="pct"/>
          </w:tcPr>
          <w:p w14:paraId="5C671C49" w14:textId="77777777" w:rsidR="007B7600" w:rsidRPr="007036CE" w:rsidRDefault="007B7600" w:rsidP="007B7600">
            <w:pPr>
              <w:pStyle w:val="GOSTTablenorm"/>
            </w:pPr>
            <w:r w:rsidRPr="007036CE">
              <w:t>Строка</w:t>
            </w:r>
          </w:p>
        </w:tc>
        <w:tc>
          <w:tcPr>
            <w:tcW w:w="300" w:type="pct"/>
          </w:tcPr>
          <w:p w14:paraId="7AB50B43" w14:textId="77777777" w:rsidR="007B7600" w:rsidRPr="007036CE" w:rsidRDefault="007B7600" w:rsidP="007B7600">
            <w:pPr>
              <w:pStyle w:val="GOSTTablenorm"/>
            </w:pPr>
            <w:r w:rsidRPr="007036CE">
              <w:t>Нет</w:t>
            </w:r>
          </w:p>
        </w:tc>
        <w:tc>
          <w:tcPr>
            <w:tcW w:w="308" w:type="pct"/>
          </w:tcPr>
          <w:p w14:paraId="0E7DF504" w14:textId="77777777" w:rsidR="007B7600" w:rsidRPr="007036CE" w:rsidRDefault="007B7600" w:rsidP="007B7600">
            <w:pPr>
              <w:pStyle w:val="GOSTTablenorm"/>
            </w:pPr>
            <w:r w:rsidRPr="007036CE">
              <w:t>&lt;=24</w:t>
            </w:r>
          </w:p>
        </w:tc>
        <w:tc>
          <w:tcPr>
            <w:tcW w:w="2039" w:type="pct"/>
          </w:tcPr>
          <w:p w14:paraId="112D4EAE" w14:textId="77777777" w:rsidR="007B7600" w:rsidRPr="007036CE" w:rsidRDefault="007B7600" w:rsidP="007B7600">
            <w:pPr>
              <w:pStyle w:val="GOSTTablenorm"/>
            </w:pPr>
            <w:r w:rsidRPr="007036CE">
              <w:t>Указывается код ОКС (КМИ) для отражения операции на ЛС плательщика (при наличии)</w:t>
            </w:r>
          </w:p>
        </w:tc>
      </w:tr>
      <w:tr w:rsidR="007B7600" w:rsidRPr="007036CE" w14:paraId="27D2AEA5" w14:textId="77777777" w:rsidTr="005E4D91">
        <w:tc>
          <w:tcPr>
            <w:tcW w:w="1100" w:type="pct"/>
          </w:tcPr>
          <w:p w14:paraId="5E4195A5" w14:textId="77777777" w:rsidR="007B7600" w:rsidRPr="007036CE" w:rsidRDefault="007B7600" w:rsidP="007B7600">
            <w:pPr>
              <w:pStyle w:val="GOSTTablenorm"/>
            </w:pPr>
            <w:r w:rsidRPr="007036CE">
              <w:t xml:space="preserve">ОКС (КМИ) получателя </w:t>
            </w:r>
          </w:p>
        </w:tc>
        <w:tc>
          <w:tcPr>
            <w:tcW w:w="734" w:type="pct"/>
          </w:tcPr>
          <w:p w14:paraId="1516D347" w14:textId="77777777" w:rsidR="007B7600" w:rsidRPr="007036CE" w:rsidRDefault="007B7600" w:rsidP="007B7600">
            <w:pPr>
              <w:pStyle w:val="GOSTTablenorm"/>
            </w:pPr>
            <w:r w:rsidRPr="007036CE">
              <w:t>StmInfrmtn_FAIPObjCd</w:t>
            </w:r>
          </w:p>
        </w:tc>
        <w:tc>
          <w:tcPr>
            <w:tcW w:w="519" w:type="pct"/>
          </w:tcPr>
          <w:p w14:paraId="27B419B2" w14:textId="77777777" w:rsidR="007B7600" w:rsidRPr="007036CE" w:rsidRDefault="007B7600" w:rsidP="007B7600">
            <w:pPr>
              <w:pStyle w:val="GOSTTablenorm"/>
            </w:pPr>
            <w:r w:rsidRPr="007036CE">
              <w:t>Строка</w:t>
            </w:r>
          </w:p>
        </w:tc>
        <w:tc>
          <w:tcPr>
            <w:tcW w:w="300" w:type="pct"/>
          </w:tcPr>
          <w:p w14:paraId="434A7F68" w14:textId="77777777" w:rsidR="007B7600" w:rsidRPr="007036CE" w:rsidRDefault="007B7600" w:rsidP="007B7600">
            <w:pPr>
              <w:pStyle w:val="GOSTTablenorm"/>
            </w:pPr>
            <w:r w:rsidRPr="007036CE">
              <w:t>Нет</w:t>
            </w:r>
          </w:p>
        </w:tc>
        <w:tc>
          <w:tcPr>
            <w:tcW w:w="308" w:type="pct"/>
          </w:tcPr>
          <w:p w14:paraId="1C068609" w14:textId="77777777" w:rsidR="007B7600" w:rsidRPr="007036CE" w:rsidRDefault="007B7600" w:rsidP="007B7600">
            <w:pPr>
              <w:pStyle w:val="GOSTTablenorm"/>
            </w:pPr>
            <w:r w:rsidRPr="007036CE">
              <w:t>&lt;=24</w:t>
            </w:r>
          </w:p>
        </w:tc>
        <w:tc>
          <w:tcPr>
            <w:tcW w:w="2039" w:type="pct"/>
          </w:tcPr>
          <w:p w14:paraId="4150C529" w14:textId="77777777" w:rsidR="007B7600" w:rsidRPr="007036CE" w:rsidRDefault="007B7600" w:rsidP="007B7600">
            <w:pPr>
              <w:pStyle w:val="GOSTTablenorm"/>
            </w:pPr>
            <w:r w:rsidRPr="007036CE">
              <w:t>Указывается код ОКС (КМИ) для отражения операции на ЛС получателя (при наличии). Заполняется для внутриказначейских документов по проведению уточнений внутри одного лицевого счета.</w:t>
            </w:r>
          </w:p>
          <w:p w14:paraId="52A89115" w14:textId="77777777" w:rsidR="007B7600" w:rsidRPr="007036CE" w:rsidRDefault="007B7600" w:rsidP="007B7600">
            <w:pPr>
              <w:pStyle w:val="GOSTTablenorm"/>
            </w:pPr>
            <w:r w:rsidRPr="007036CE">
              <w:t>Может заполняться, если заполнен параметр «Номер лицевого счета получателя» (ZR_CodeAcc)</w:t>
            </w:r>
          </w:p>
        </w:tc>
      </w:tr>
      <w:tr w:rsidR="007B7600" w:rsidRPr="007036CE" w14:paraId="1637F206" w14:textId="77777777" w:rsidTr="005E4D91">
        <w:tc>
          <w:tcPr>
            <w:tcW w:w="1100" w:type="pct"/>
          </w:tcPr>
          <w:p w14:paraId="5882A584" w14:textId="77777777" w:rsidR="007B7600" w:rsidRPr="007036CE" w:rsidRDefault="007B7600" w:rsidP="007B7600">
            <w:pPr>
              <w:pStyle w:val="GOSTTablenorm"/>
            </w:pPr>
            <w:r w:rsidRPr="007036CE">
              <w:t>ОКС укрупненный плательщика</w:t>
            </w:r>
          </w:p>
        </w:tc>
        <w:tc>
          <w:tcPr>
            <w:tcW w:w="734" w:type="pct"/>
          </w:tcPr>
          <w:p w14:paraId="27148DEC" w14:textId="77777777" w:rsidR="007B7600" w:rsidRPr="007036CE" w:rsidRDefault="007B7600" w:rsidP="007B7600">
            <w:pPr>
              <w:pStyle w:val="GOSTTablenorm"/>
            </w:pPr>
            <w:commentRangeStart w:id="399"/>
            <w:r w:rsidRPr="007036CE">
              <w:t>StmInfrmtn_COMMONOKS_SND</w:t>
            </w:r>
            <w:commentRangeEnd w:id="399"/>
            <w:r w:rsidRPr="007036CE">
              <w:rPr>
                <w:rStyle w:val="afff4"/>
                <w:sz w:val="22"/>
                <w:szCs w:val="20"/>
              </w:rPr>
              <w:commentReference w:id="399"/>
            </w:r>
          </w:p>
        </w:tc>
        <w:tc>
          <w:tcPr>
            <w:tcW w:w="519" w:type="pct"/>
          </w:tcPr>
          <w:p w14:paraId="5A956FD3" w14:textId="77777777" w:rsidR="007B7600" w:rsidRPr="007036CE" w:rsidRDefault="007B7600" w:rsidP="007B7600">
            <w:pPr>
              <w:pStyle w:val="GOSTTablenorm"/>
            </w:pPr>
            <w:r w:rsidRPr="007036CE">
              <w:t>Строка</w:t>
            </w:r>
          </w:p>
        </w:tc>
        <w:tc>
          <w:tcPr>
            <w:tcW w:w="300" w:type="pct"/>
          </w:tcPr>
          <w:p w14:paraId="31EFCA5E" w14:textId="77777777" w:rsidR="007B7600" w:rsidRPr="007036CE" w:rsidRDefault="007B7600" w:rsidP="007B7600">
            <w:pPr>
              <w:pStyle w:val="GOSTTablenorm"/>
            </w:pPr>
            <w:r w:rsidRPr="007036CE">
              <w:t>Нет</w:t>
            </w:r>
          </w:p>
        </w:tc>
        <w:tc>
          <w:tcPr>
            <w:tcW w:w="308" w:type="pct"/>
          </w:tcPr>
          <w:p w14:paraId="57335462" w14:textId="77777777" w:rsidR="007B7600" w:rsidRPr="007036CE" w:rsidRDefault="007B7600" w:rsidP="007B7600">
            <w:pPr>
              <w:pStyle w:val="GOSTTablenorm"/>
            </w:pPr>
            <w:r w:rsidRPr="007036CE">
              <w:t>=18</w:t>
            </w:r>
          </w:p>
        </w:tc>
        <w:tc>
          <w:tcPr>
            <w:tcW w:w="2039" w:type="pct"/>
          </w:tcPr>
          <w:p w14:paraId="67392471" w14:textId="77777777" w:rsidR="007B7600" w:rsidRPr="007036CE" w:rsidRDefault="007B7600" w:rsidP="007B7600">
            <w:pPr>
              <w:pStyle w:val="GOSTTablenorm"/>
            </w:pPr>
            <w:r w:rsidRPr="007036CE">
              <w:t>Указывается код ОКС укрупненный для отражения операции на ЛС плательщика (при наличии)</w:t>
            </w:r>
          </w:p>
        </w:tc>
      </w:tr>
      <w:tr w:rsidR="007B7600" w:rsidRPr="007036CE" w14:paraId="7DD2DF99" w14:textId="77777777" w:rsidTr="005E4D91">
        <w:tc>
          <w:tcPr>
            <w:tcW w:w="1100" w:type="pct"/>
          </w:tcPr>
          <w:p w14:paraId="7B4C8407" w14:textId="77777777" w:rsidR="007B7600" w:rsidRPr="007036CE" w:rsidRDefault="007B7600" w:rsidP="007B7600">
            <w:pPr>
              <w:pStyle w:val="GOSTTablenorm"/>
            </w:pPr>
            <w:r w:rsidRPr="007036CE">
              <w:t>ОКС укрупненный получателя</w:t>
            </w:r>
          </w:p>
        </w:tc>
        <w:tc>
          <w:tcPr>
            <w:tcW w:w="734" w:type="pct"/>
          </w:tcPr>
          <w:p w14:paraId="4171F50F" w14:textId="77777777" w:rsidR="007B7600" w:rsidRPr="007036CE" w:rsidRDefault="007B7600" w:rsidP="007B7600">
            <w:pPr>
              <w:pStyle w:val="GOSTTablenorm"/>
            </w:pPr>
            <w:commentRangeStart w:id="400"/>
            <w:r w:rsidRPr="007036CE">
              <w:t>StmInfrmtn_COMMONOKS_REC</w:t>
            </w:r>
            <w:commentRangeEnd w:id="400"/>
            <w:r w:rsidRPr="007036CE">
              <w:rPr>
                <w:rStyle w:val="afff4"/>
                <w:sz w:val="22"/>
                <w:szCs w:val="20"/>
              </w:rPr>
              <w:commentReference w:id="400"/>
            </w:r>
          </w:p>
        </w:tc>
        <w:tc>
          <w:tcPr>
            <w:tcW w:w="519" w:type="pct"/>
          </w:tcPr>
          <w:p w14:paraId="4BD3054F" w14:textId="77777777" w:rsidR="007B7600" w:rsidRPr="007036CE" w:rsidRDefault="007B7600" w:rsidP="007B7600">
            <w:pPr>
              <w:pStyle w:val="GOSTTablenorm"/>
            </w:pPr>
            <w:r w:rsidRPr="007036CE">
              <w:t>Строка</w:t>
            </w:r>
          </w:p>
        </w:tc>
        <w:tc>
          <w:tcPr>
            <w:tcW w:w="300" w:type="pct"/>
          </w:tcPr>
          <w:p w14:paraId="797F7EC3" w14:textId="77777777" w:rsidR="007B7600" w:rsidRPr="007036CE" w:rsidRDefault="007B7600" w:rsidP="007B7600">
            <w:pPr>
              <w:pStyle w:val="GOSTTablenorm"/>
            </w:pPr>
            <w:r w:rsidRPr="007036CE">
              <w:t>Нет</w:t>
            </w:r>
          </w:p>
        </w:tc>
        <w:tc>
          <w:tcPr>
            <w:tcW w:w="308" w:type="pct"/>
          </w:tcPr>
          <w:p w14:paraId="2B2F0197" w14:textId="77777777" w:rsidR="007B7600" w:rsidRPr="007036CE" w:rsidRDefault="007B7600" w:rsidP="007B7600">
            <w:pPr>
              <w:pStyle w:val="GOSTTablenorm"/>
            </w:pPr>
            <w:r w:rsidRPr="007036CE">
              <w:t>=18</w:t>
            </w:r>
          </w:p>
        </w:tc>
        <w:tc>
          <w:tcPr>
            <w:tcW w:w="2039" w:type="pct"/>
          </w:tcPr>
          <w:p w14:paraId="455CD659" w14:textId="77777777" w:rsidR="007B7600" w:rsidRPr="007036CE" w:rsidRDefault="007B7600" w:rsidP="007B7600">
            <w:pPr>
              <w:pStyle w:val="GOSTTablenorm"/>
            </w:pPr>
            <w:r w:rsidRPr="007036CE">
              <w:t>Указывается код ОКС укрупненный для отражения операции на ЛС получателя (при наличии). Заполняется для внутриказначейских документов по проведению уточнений внутри одного лицевого счета.</w:t>
            </w:r>
          </w:p>
          <w:p w14:paraId="1597DBAB" w14:textId="77777777" w:rsidR="007B7600" w:rsidRPr="007036CE" w:rsidRDefault="007B7600" w:rsidP="007B7600">
            <w:pPr>
              <w:pStyle w:val="GOSTTablenorm"/>
            </w:pPr>
            <w:r w:rsidRPr="007036CE">
              <w:t>Может заполняться, если заполнен параметр «Номер лицевого счета получателя» (ZR_CodeAcc)</w:t>
            </w:r>
          </w:p>
        </w:tc>
      </w:tr>
      <w:tr w:rsidR="007B7600" w:rsidRPr="007036CE" w14:paraId="6ECC7437" w14:textId="77777777" w:rsidTr="005E4D91">
        <w:tc>
          <w:tcPr>
            <w:tcW w:w="1100" w:type="pct"/>
          </w:tcPr>
          <w:p w14:paraId="1DD8DE6E" w14:textId="77777777" w:rsidR="007B7600" w:rsidRPr="007036CE" w:rsidRDefault="007B7600" w:rsidP="007B7600">
            <w:pPr>
              <w:pStyle w:val="GOSTTablenorm"/>
            </w:pPr>
            <w:r w:rsidRPr="007036CE">
              <w:lastRenderedPageBreak/>
              <w:t>Признак учета ПОФР на ЛС плательщика</w:t>
            </w:r>
          </w:p>
        </w:tc>
        <w:tc>
          <w:tcPr>
            <w:tcW w:w="734" w:type="pct"/>
          </w:tcPr>
          <w:p w14:paraId="23D9E087" w14:textId="77777777" w:rsidR="007B7600" w:rsidRPr="007036CE" w:rsidRDefault="007B7600" w:rsidP="007B7600">
            <w:pPr>
              <w:pStyle w:val="GOSTTablenorm"/>
            </w:pPr>
            <w:r w:rsidRPr="007036CE">
              <w:t>StmInfrmtn_SIGN_POFR_Snd</w:t>
            </w:r>
          </w:p>
        </w:tc>
        <w:tc>
          <w:tcPr>
            <w:tcW w:w="519" w:type="pct"/>
          </w:tcPr>
          <w:p w14:paraId="78876837" w14:textId="77777777" w:rsidR="007B7600" w:rsidRPr="007036CE" w:rsidRDefault="007B7600" w:rsidP="007B7600">
            <w:pPr>
              <w:pStyle w:val="GOSTTablenorm"/>
            </w:pPr>
            <w:r w:rsidRPr="007036CE">
              <w:t>Логический</w:t>
            </w:r>
          </w:p>
        </w:tc>
        <w:tc>
          <w:tcPr>
            <w:tcW w:w="300" w:type="pct"/>
          </w:tcPr>
          <w:p w14:paraId="7DB609A0" w14:textId="77777777" w:rsidR="007B7600" w:rsidRPr="007036CE" w:rsidRDefault="007B7600" w:rsidP="007B7600">
            <w:pPr>
              <w:pStyle w:val="GOSTTablenorm"/>
            </w:pPr>
            <w:r w:rsidRPr="007036CE">
              <w:t>Да</w:t>
            </w:r>
          </w:p>
        </w:tc>
        <w:tc>
          <w:tcPr>
            <w:tcW w:w="308" w:type="pct"/>
          </w:tcPr>
          <w:p w14:paraId="4B9C44DF" w14:textId="77777777" w:rsidR="007B7600" w:rsidRPr="007036CE" w:rsidRDefault="007B7600" w:rsidP="007B7600">
            <w:pPr>
              <w:pStyle w:val="GOSTTablenorm"/>
            </w:pPr>
            <w:r w:rsidRPr="007036CE">
              <w:t>-</w:t>
            </w:r>
          </w:p>
        </w:tc>
        <w:tc>
          <w:tcPr>
            <w:tcW w:w="2039" w:type="pct"/>
          </w:tcPr>
          <w:p w14:paraId="450B01B1" w14:textId="77777777" w:rsidR="007B7600" w:rsidRPr="007036CE" w:rsidRDefault="007B7600" w:rsidP="007B7600">
            <w:pPr>
              <w:pStyle w:val="GOSTTablenorm"/>
            </w:pPr>
            <w:r w:rsidRPr="007036CE">
              <w:t>Указывается признак учета ПОФР на ЛС плательщика.</w:t>
            </w:r>
          </w:p>
          <w:p w14:paraId="524CC59B" w14:textId="77777777" w:rsidR="007B7600" w:rsidRPr="007036CE" w:rsidRDefault="007B7600" w:rsidP="007B7600">
            <w:pPr>
              <w:pStyle w:val="GOSTTablenorm"/>
            </w:pPr>
            <w:r w:rsidRPr="007036CE">
              <w:t>Может принимать значения:</w:t>
            </w:r>
          </w:p>
          <w:p w14:paraId="6645B122" w14:textId="73B5EC50" w:rsidR="007B7600" w:rsidRPr="007036CE" w:rsidRDefault="007B7600" w:rsidP="007B7600">
            <w:pPr>
              <w:pStyle w:val="GOSTTableListMark1"/>
            </w:pPr>
            <w:r w:rsidRPr="007036CE" w:rsidDel="006B42B4">
              <w:t xml:space="preserve"> </w:t>
            </w:r>
            <w:r w:rsidRPr="007036CE">
              <w:t xml:space="preserve">«true» </w:t>
            </w:r>
            <w:r w:rsidR="005B1C15" w:rsidRPr="007036CE">
              <w:t>–</w:t>
            </w:r>
            <w:r w:rsidRPr="007036CE">
              <w:t xml:space="preserve"> Да;</w:t>
            </w:r>
          </w:p>
          <w:p w14:paraId="1AA95FC9" w14:textId="620B22A5" w:rsidR="007B7600" w:rsidRPr="007036CE" w:rsidRDefault="00043CA6" w:rsidP="005B1C15">
            <w:pPr>
              <w:pStyle w:val="GOSTTableListMark1"/>
            </w:pPr>
            <w:r w:rsidRPr="007036CE">
              <w:t xml:space="preserve"> </w:t>
            </w:r>
            <w:r w:rsidR="007B7600" w:rsidRPr="007036CE">
              <w:t xml:space="preserve">«false» </w:t>
            </w:r>
            <w:r w:rsidR="005B1C15" w:rsidRPr="007036CE">
              <w:t>–</w:t>
            </w:r>
            <w:r w:rsidR="007B7600" w:rsidRPr="007036CE">
              <w:t xml:space="preserve"> Нет</w:t>
            </w:r>
          </w:p>
        </w:tc>
      </w:tr>
      <w:tr w:rsidR="007B7600" w:rsidRPr="007036CE" w14:paraId="239EBA68" w14:textId="77777777" w:rsidTr="005E4D91">
        <w:tc>
          <w:tcPr>
            <w:tcW w:w="1100" w:type="pct"/>
          </w:tcPr>
          <w:p w14:paraId="349345C9" w14:textId="77777777" w:rsidR="007B7600" w:rsidRPr="007036CE" w:rsidRDefault="007B7600" w:rsidP="007B7600">
            <w:pPr>
              <w:pStyle w:val="GOSTTablenorm"/>
            </w:pPr>
            <w:r w:rsidRPr="007036CE">
              <w:t>Период действия ПОФР</w:t>
            </w:r>
          </w:p>
        </w:tc>
        <w:tc>
          <w:tcPr>
            <w:tcW w:w="734" w:type="pct"/>
          </w:tcPr>
          <w:p w14:paraId="10E907C4" w14:textId="77777777" w:rsidR="007B7600" w:rsidRPr="007036CE" w:rsidRDefault="007B7600" w:rsidP="007B7600">
            <w:pPr>
              <w:pStyle w:val="GOSTTablenorm"/>
            </w:pPr>
            <w:r w:rsidRPr="007036CE">
              <w:t>StmInfrmtn_ValidityPOFR</w:t>
            </w:r>
          </w:p>
        </w:tc>
        <w:tc>
          <w:tcPr>
            <w:tcW w:w="519" w:type="pct"/>
          </w:tcPr>
          <w:p w14:paraId="56DB9237" w14:textId="77777777" w:rsidR="007B7600" w:rsidRPr="007036CE" w:rsidRDefault="007B7600" w:rsidP="007B7600">
            <w:pPr>
              <w:pStyle w:val="GOSTTablenorm"/>
            </w:pPr>
            <w:r w:rsidRPr="007036CE">
              <w:t>Строка</w:t>
            </w:r>
          </w:p>
        </w:tc>
        <w:tc>
          <w:tcPr>
            <w:tcW w:w="300" w:type="pct"/>
          </w:tcPr>
          <w:p w14:paraId="408521AC" w14:textId="77777777" w:rsidR="007B7600" w:rsidRPr="007036CE" w:rsidRDefault="007B7600" w:rsidP="007B7600">
            <w:pPr>
              <w:pStyle w:val="GOSTTablenorm"/>
            </w:pPr>
            <w:r w:rsidRPr="007036CE">
              <w:t>Нет</w:t>
            </w:r>
          </w:p>
        </w:tc>
        <w:tc>
          <w:tcPr>
            <w:tcW w:w="308" w:type="pct"/>
          </w:tcPr>
          <w:p w14:paraId="4E698738" w14:textId="77777777" w:rsidR="007B7600" w:rsidRPr="007036CE" w:rsidRDefault="007B7600" w:rsidP="007B7600">
            <w:pPr>
              <w:pStyle w:val="GOSTTablenorm"/>
            </w:pPr>
            <w:r w:rsidRPr="007036CE">
              <w:t>&lt;=3</w:t>
            </w:r>
          </w:p>
        </w:tc>
        <w:tc>
          <w:tcPr>
            <w:tcW w:w="2039" w:type="pct"/>
          </w:tcPr>
          <w:p w14:paraId="417550FA" w14:textId="77777777" w:rsidR="007B7600" w:rsidRPr="007036CE" w:rsidRDefault="007B7600" w:rsidP="007B7600">
            <w:pPr>
              <w:pStyle w:val="GOSTTablenorm"/>
            </w:pPr>
            <w:r w:rsidRPr="007036CE">
              <w:t>Указывается период действия ПОФР.</w:t>
            </w:r>
          </w:p>
          <w:p w14:paraId="4CB0544C" w14:textId="77777777" w:rsidR="007B7600" w:rsidRPr="007036CE" w:rsidRDefault="007B7600" w:rsidP="007B7600">
            <w:pPr>
              <w:pStyle w:val="GOSTTablenorm"/>
            </w:pPr>
            <w:r w:rsidRPr="007036CE">
              <w:t>Обязателен для заполнения, если в параметре «Признак учета ПОФР на ЛС плательщика» (StmInfrmtn_SIGN_POFR_Snd) указано значение «</w:t>
            </w:r>
            <w:r w:rsidR="009C7DBE" w:rsidRPr="007036CE">
              <w:rPr>
                <w:lang w:val="en-US"/>
              </w:rPr>
              <w:t>true</w:t>
            </w:r>
            <w:r w:rsidRPr="007036CE">
              <w:t>» (Да)</w:t>
            </w:r>
          </w:p>
        </w:tc>
      </w:tr>
      <w:tr w:rsidR="007B7600" w:rsidRPr="007036CE" w14:paraId="03FA14C2" w14:textId="77777777" w:rsidTr="005E4D91">
        <w:tc>
          <w:tcPr>
            <w:tcW w:w="1100" w:type="pct"/>
          </w:tcPr>
          <w:p w14:paraId="1B61F69C" w14:textId="77777777" w:rsidR="007B7600" w:rsidRPr="007036CE" w:rsidRDefault="007B7600" w:rsidP="007B7600">
            <w:pPr>
              <w:pStyle w:val="GOSTTablenorm"/>
            </w:pPr>
            <w:r w:rsidRPr="007036CE">
              <w:t>КБК для контроля остатка ПОФР плательщика</w:t>
            </w:r>
          </w:p>
        </w:tc>
        <w:tc>
          <w:tcPr>
            <w:tcW w:w="734" w:type="pct"/>
          </w:tcPr>
          <w:p w14:paraId="183E7572" w14:textId="77777777" w:rsidR="007B7600" w:rsidRPr="007036CE" w:rsidRDefault="007B7600" w:rsidP="007B7600">
            <w:pPr>
              <w:pStyle w:val="GOSTTablenorm"/>
            </w:pPr>
            <w:r w:rsidRPr="007036CE">
              <w:t>StmInfrmtn_KBKCtrlBalancePOFRPay</w:t>
            </w:r>
          </w:p>
        </w:tc>
        <w:tc>
          <w:tcPr>
            <w:tcW w:w="519" w:type="pct"/>
          </w:tcPr>
          <w:p w14:paraId="2F2C67CA" w14:textId="77777777" w:rsidR="007B7600" w:rsidRPr="007036CE" w:rsidRDefault="007B7600" w:rsidP="007B7600">
            <w:pPr>
              <w:pStyle w:val="GOSTTablenorm"/>
            </w:pPr>
            <w:r w:rsidRPr="007036CE">
              <w:t>Строка</w:t>
            </w:r>
          </w:p>
        </w:tc>
        <w:tc>
          <w:tcPr>
            <w:tcW w:w="300" w:type="pct"/>
          </w:tcPr>
          <w:p w14:paraId="55966DE6" w14:textId="77777777" w:rsidR="007B7600" w:rsidRPr="007036CE" w:rsidRDefault="007B7600" w:rsidP="007B7600">
            <w:pPr>
              <w:pStyle w:val="GOSTTablenorm"/>
            </w:pPr>
            <w:r w:rsidRPr="007036CE">
              <w:t>Нет</w:t>
            </w:r>
          </w:p>
        </w:tc>
        <w:tc>
          <w:tcPr>
            <w:tcW w:w="308" w:type="pct"/>
          </w:tcPr>
          <w:p w14:paraId="0702EF45" w14:textId="77777777" w:rsidR="007B7600" w:rsidRPr="007036CE" w:rsidRDefault="007B7600" w:rsidP="007B7600">
            <w:pPr>
              <w:pStyle w:val="GOSTTablenorm"/>
            </w:pPr>
            <w:r w:rsidRPr="007036CE">
              <w:t>=20</w:t>
            </w:r>
          </w:p>
        </w:tc>
        <w:tc>
          <w:tcPr>
            <w:tcW w:w="2039" w:type="pct"/>
          </w:tcPr>
          <w:p w14:paraId="16A1CDF6" w14:textId="77777777" w:rsidR="007B7600" w:rsidRPr="007036CE" w:rsidRDefault="007B7600" w:rsidP="007B7600">
            <w:pPr>
              <w:pStyle w:val="GOSTTablenorm"/>
            </w:pPr>
            <w:r w:rsidRPr="007036CE">
              <w:t>Указывается КБК для контроля остатка ПОФР по ЛС плательщика.</w:t>
            </w:r>
          </w:p>
          <w:p w14:paraId="58670A11" w14:textId="77777777" w:rsidR="007B7600" w:rsidRPr="007036CE" w:rsidRDefault="007B7600" w:rsidP="007B7600">
            <w:pPr>
              <w:pStyle w:val="GOSTTablenorm"/>
            </w:pPr>
            <w:r w:rsidRPr="007036CE">
              <w:t>Обязателен для заполнения, если в параметре «Признак учета ПОФР на ЛС плательщика» (StmInfrmtn_SIGN_POFR_Snd) указано значение «</w:t>
            </w:r>
            <w:r w:rsidR="009C7DBE" w:rsidRPr="007036CE">
              <w:rPr>
                <w:lang w:val="en-US"/>
              </w:rPr>
              <w:t>true</w:t>
            </w:r>
            <w:r w:rsidRPr="007036CE">
              <w:t>» (Да)</w:t>
            </w:r>
          </w:p>
        </w:tc>
      </w:tr>
      <w:tr w:rsidR="007B7600" w:rsidRPr="007036CE" w14:paraId="7A457B85" w14:textId="77777777" w:rsidTr="005E4D91">
        <w:tc>
          <w:tcPr>
            <w:tcW w:w="1100" w:type="pct"/>
          </w:tcPr>
          <w:p w14:paraId="2BFAFD24" w14:textId="77777777" w:rsidR="007B7600" w:rsidRPr="007036CE" w:rsidRDefault="007B7600" w:rsidP="007B7600">
            <w:pPr>
              <w:pStyle w:val="GOSTTablenorm"/>
            </w:pPr>
            <w:r w:rsidRPr="007036CE">
              <w:t>Признак учета ДО на ЛС плательщика</w:t>
            </w:r>
          </w:p>
        </w:tc>
        <w:tc>
          <w:tcPr>
            <w:tcW w:w="734" w:type="pct"/>
          </w:tcPr>
          <w:p w14:paraId="56CE1D6D" w14:textId="77777777" w:rsidR="007B7600" w:rsidRPr="007036CE" w:rsidRDefault="007B7600" w:rsidP="007B7600">
            <w:pPr>
              <w:pStyle w:val="GOSTTablenorm"/>
            </w:pPr>
            <w:r w:rsidRPr="007036CE">
              <w:t>StmInfrmtn_SIGN_DO_Snd</w:t>
            </w:r>
          </w:p>
        </w:tc>
        <w:tc>
          <w:tcPr>
            <w:tcW w:w="519" w:type="pct"/>
          </w:tcPr>
          <w:p w14:paraId="3C4BC626" w14:textId="77777777" w:rsidR="007B7600" w:rsidRPr="007036CE" w:rsidRDefault="007B7600" w:rsidP="007B7600">
            <w:pPr>
              <w:pStyle w:val="GOSTTablenorm"/>
            </w:pPr>
            <w:r w:rsidRPr="007036CE">
              <w:t>Логический</w:t>
            </w:r>
          </w:p>
        </w:tc>
        <w:tc>
          <w:tcPr>
            <w:tcW w:w="300" w:type="pct"/>
          </w:tcPr>
          <w:p w14:paraId="41FD7AB1" w14:textId="77777777" w:rsidR="007B7600" w:rsidRPr="007036CE" w:rsidRDefault="007B7600" w:rsidP="007B7600">
            <w:pPr>
              <w:pStyle w:val="GOSTTablenorm"/>
            </w:pPr>
            <w:r w:rsidRPr="007036CE">
              <w:t>Да</w:t>
            </w:r>
          </w:p>
        </w:tc>
        <w:tc>
          <w:tcPr>
            <w:tcW w:w="308" w:type="pct"/>
          </w:tcPr>
          <w:p w14:paraId="3458BECE" w14:textId="77777777" w:rsidR="007B7600" w:rsidRPr="007036CE" w:rsidRDefault="007B7600" w:rsidP="007B7600">
            <w:pPr>
              <w:pStyle w:val="GOSTTablenorm"/>
            </w:pPr>
            <w:r w:rsidRPr="007036CE">
              <w:t>-</w:t>
            </w:r>
          </w:p>
        </w:tc>
        <w:tc>
          <w:tcPr>
            <w:tcW w:w="2039" w:type="pct"/>
          </w:tcPr>
          <w:p w14:paraId="4B9CAAE5" w14:textId="77777777" w:rsidR="007B7600" w:rsidRPr="007036CE" w:rsidRDefault="007B7600" w:rsidP="007B7600">
            <w:pPr>
              <w:pStyle w:val="GOSTTablenorm"/>
            </w:pPr>
            <w:r w:rsidRPr="007036CE">
              <w:t>Указывается признак учета ДО на ЛС плательщика.</w:t>
            </w:r>
          </w:p>
          <w:p w14:paraId="5454E6A9" w14:textId="77777777" w:rsidR="007B7600" w:rsidRPr="007036CE" w:rsidRDefault="007B7600" w:rsidP="007B7600">
            <w:pPr>
              <w:pStyle w:val="GOSTTablenorm"/>
            </w:pPr>
            <w:r w:rsidRPr="007036CE">
              <w:t>Может принимать значения:</w:t>
            </w:r>
          </w:p>
          <w:p w14:paraId="5821C892" w14:textId="76503E2B" w:rsidR="007B7600" w:rsidRPr="007036CE" w:rsidRDefault="007B7600" w:rsidP="007B7600">
            <w:pPr>
              <w:pStyle w:val="GOSTTableListMark1"/>
            </w:pPr>
            <w:r w:rsidRPr="007036CE">
              <w:t>«</w:t>
            </w:r>
            <w:r w:rsidRPr="007036CE">
              <w:rPr>
                <w:lang w:val="en-US"/>
              </w:rPr>
              <w:t>true</w:t>
            </w:r>
            <w:r w:rsidR="005B1C15">
              <w:t xml:space="preserve">» </w:t>
            </w:r>
            <w:r w:rsidR="005B1C15" w:rsidRPr="007036CE">
              <w:t>–</w:t>
            </w:r>
            <w:r w:rsidRPr="007036CE">
              <w:t xml:space="preserve"> Да;</w:t>
            </w:r>
          </w:p>
          <w:p w14:paraId="23186773" w14:textId="3872EF48" w:rsidR="007B7600" w:rsidRPr="007036CE" w:rsidRDefault="007B7600" w:rsidP="005B1C15">
            <w:pPr>
              <w:pStyle w:val="GOSTTableListMark1"/>
            </w:pPr>
            <w:r w:rsidRPr="007036CE">
              <w:t>«</w:t>
            </w:r>
            <w:r w:rsidRPr="007036CE">
              <w:rPr>
                <w:lang w:val="en-US"/>
              </w:rPr>
              <w:t>false</w:t>
            </w:r>
            <w:r w:rsidRPr="007036CE">
              <w:t xml:space="preserve">» </w:t>
            </w:r>
            <w:r w:rsidR="005B1C15" w:rsidRPr="007036CE">
              <w:t>–</w:t>
            </w:r>
            <w:r w:rsidRPr="007036CE">
              <w:t xml:space="preserve"> Нет</w:t>
            </w:r>
          </w:p>
        </w:tc>
      </w:tr>
      <w:tr w:rsidR="007B7600" w:rsidRPr="007036CE" w14:paraId="11F7137D" w14:textId="77777777" w:rsidTr="005E4D91">
        <w:tc>
          <w:tcPr>
            <w:tcW w:w="1100" w:type="pct"/>
          </w:tcPr>
          <w:p w14:paraId="56A087DD" w14:textId="77777777" w:rsidR="007B7600" w:rsidRPr="007036CE" w:rsidRDefault="007B7600" w:rsidP="007B7600">
            <w:pPr>
              <w:pStyle w:val="GOSTTablenorm"/>
            </w:pPr>
            <w:r w:rsidRPr="007036CE">
              <w:t>Номер БО плательщика</w:t>
            </w:r>
          </w:p>
        </w:tc>
        <w:tc>
          <w:tcPr>
            <w:tcW w:w="734" w:type="pct"/>
          </w:tcPr>
          <w:p w14:paraId="67890E83" w14:textId="77777777" w:rsidR="007B7600" w:rsidRPr="007036CE" w:rsidRDefault="007B7600" w:rsidP="007B7600">
            <w:pPr>
              <w:pStyle w:val="GOSTTablenorm"/>
            </w:pPr>
            <w:r w:rsidRPr="007036CE">
              <w:t>StmInfrmtn_RgNmBo</w:t>
            </w:r>
          </w:p>
        </w:tc>
        <w:tc>
          <w:tcPr>
            <w:tcW w:w="519" w:type="pct"/>
          </w:tcPr>
          <w:p w14:paraId="0FFEA0A4" w14:textId="77777777" w:rsidR="007B7600" w:rsidRPr="007036CE" w:rsidRDefault="007B7600" w:rsidP="007B7600">
            <w:pPr>
              <w:pStyle w:val="GOSTTablenorm"/>
            </w:pPr>
            <w:r w:rsidRPr="007036CE">
              <w:t>Строка</w:t>
            </w:r>
          </w:p>
        </w:tc>
        <w:tc>
          <w:tcPr>
            <w:tcW w:w="300" w:type="pct"/>
          </w:tcPr>
          <w:p w14:paraId="36658061" w14:textId="77777777" w:rsidR="007B7600" w:rsidRPr="007036CE" w:rsidRDefault="007B7600" w:rsidP="007B7600">
            <w:pPr>
              <w:pStyle w:val="GOSTTablenorm"/>
            </w:pPr>
            <w:r w:rsidRPr="007036CE">
              <w:t>Нет</w:t>
            </w:r>
          </w:p>
        </w:tc>
        <w:tc>
          <w:tcPr>
            <w:tcW w:w="308" w:type="pct"/>
          </w:tcPr>
          <w:p w14:paraId="6EFAEA0B" w14:textId="77777777" w:rsidR="007B7600" w:rsidRPr="007036CE" w:rsidRDefault="007B7600" w:rsidP="007B7600">
            <w:pPr>
              <w:pStyle w:val="GOSTTablenorm"/>
            </w:pPr>
            <w:r w:rsidRPr="007036CE">
              <w:rPr>
                <w:lang w:val="en-US"/>
              </w:rPr>
              <w:t>&lt;</w:t>
            </w:r>
            <w:r w:rsidRPr="007036CE">
              <w:t>=19</w:t>
            </w:r>
          </w:p>
        </w:tc>
        <w:tc>
          <w:tcPr>
            <w:tcW w:w="2039" w:type="pct"/>
          </w:tcPr>
          <w:p w14:paraId="2AF19BE9" w14:textId="77777777" w:rsidR="007B7600" w:rsidRPr="007036CE" w:rsidRDefault="007B7600" w:rsidP="007B7600">
            <w:pPr>
              <w:pStyle w:val="GOSTTablenorm"/>
            </w:pPr>
            <w:r w:rsidRPr="007036CE">
              <w:t>Указывается учетный номер БО плательщика. Заполняется для внутриказначейских документов по проведению уточнений внутри одного лицевого счета</w:t>
            </w:r>
          </w:p>
        </w:tc>
      </w:tr>
      <w:tr w:rsidR="007B7600" w:rsidRPr="007036CE" w14:paraId="2C381615" w14:textId="77777777" w:rsidTr="005E4D91">
        <w:tc>
          <w:tcPr>
            <w:tcW w:w="1100" w:type="pct"/>
          </w:tcPr>
          <w:p w14:paraId="4EB34DB8" w14:textId="77777777" w:rsidR="007B7600" w:rsidRPr="007036CE" w:rsidRDefault="007B7600" w:rsidP="007B7600">
            <w:pPr>
              <w:pStyle w:val="GOSTTablenorm"/>
            </w:pPr>
            <w:r w:rsidRPr="007036CE">
              <w:t>Номер ДО плательщика</w:t>
            </w:r>
          </w:p>
        </w:tc>
        <w:tc>
          <w:tcPr>
            <w:tcW w:w="734" w:type="pct"/>
          </w:tcPr>
          <w:p w14:paraId="4FB9653C" w14:textId="77777777" w:rsidR="007B7600" w:rsidRPr="007036CE" w:rsidRDefault="007B7600" w:rsidP="007B7600">
            <w:pPr>
              <w:pStyle w:val="GOSTTablenorm"/>
            </w:pPr>
            <w:r w:rsidRPr="007036CE">
              <w:t>StmInfrmtn_RegNumDo</w:t>
            </w:r>
          </w:p>
        </w:tc>
        <w:tc>
          <w:tcPr>
            <w:tcW w:w="519" w:type="pct"/>
          </w:tcPr>
          <w:p w14:paraId="166D7D06" w14:textId="77777777" w:rsidR="007B7600" w:rsidRPr="007036CE" w:rsidRDefault="007B7600" w:rsidP="007B7600">
            <w:pPr>
              <w:pStyle w:val="GOSTTablenorm"/>
            </w:pPr>
            <w:r w:rsidRPr="007036CE">
              <w:t>Строка</w:t>
            </w:r>
          </w:p>
        </w:tc>
        <w:tc>
          <w:tcPr>
            <w:tcW w:w="300" w:type="pct"/>
          </w:tcPr>
          <w:p w14:paraId="01621AF0" w14:textId="77777777" w:rsidR="007B7600" w:rsidRPr="007036CE" w:rsidRDefault="007B7600" w:rsidP="007B7600">
            <w:pPr>
              <w:pStyle w:val="GOSTTablenorm"/>
            </w:pPr>
            <w:r w:rsidRPr="007036CE">
              <w:t>Нет</w:t>
            </w:r>
          </w:p>
        </w:tc>
        <w:tc>
          <w:tcPr>
            <w:tcW w:w="308" w:type="pct"/>
          </w:tcPr>
          <w:p w14:paraId="2BB00ECE" w14:textId="77777777" w:rsidR="007B7600" w:rsidRPr="007036CE" w:rsidRDefault="007B7600" w:rsidP="007B7600">
            <w:pPr>
              <w:pStyle w:val="GOSTTablenorm"/>
            </w:pPr>
            <w:r w:rsidRPr="007036CE">
              <w:rPr>
                <w:lang w:val="en-US"/>
              </w:rPr>
              <w:t>&lt;</w:t>
            </w:r>
            <w:r w:rsidRPr="007036CE">
              <w:t>=25</w:t>
            </w:r>
          </w:p>
        </w:tc>
        <w:tc>
          <w:tcPr>
            <w:tcW w:w="2039" w:type="pct"/>
          </w:tcPr>
          <w:p w14:paraId="1C34AF5C" w14:textId="77777777" w:rsidR="007B7600" w:rsidRPr="007036CE" w:rsidRDefault="007B7600" w:rsidP="007B7600">
            <w:pPr>
              <w:pStyle w:val="GOSTTablenorm"/>
            </w:pPr>
            <w:r w:rsidRPr="007036CE">
              <w:t>Указывается учетный номер ДО плательщика. Заполняется для внутриказначейских документов по проведению уточнений внутри одного лицевого счета</w:t>
            </w:r>
          </w:p>
        </w:tc>
      </w:tr>
      <w:tr w:rsidR="007B7600" w:rsidRPr="007036CE" w14:paraId="58166DBD" w14:textId="77777777" w:rsidTr="005E4D91">
        <w:tc>
          <w:tcPr>
            <w:tcW w:w="1100" w:type="pct"/>
          </w:tcPr>
          <w:p w14:paraId="7EB3E18E" w14:textId="77777777" w:rsidR="007B7600" w:rsidRPr="007036CE" w:rsidRDefault="007B7600" w:rsidP="007B7600">
            <w:pPr>
              <w:pStyle w:val="GOSTTablenorm"/>
            </w:pPr>
            <w:r w:rsidRPr="007036CE">
              <w:t>Номер БО получателя</w:t>
            </w:r>
          </w:p>
        </w:tc>
        <w:tc>
          <w:tcPr>
            <w:tcW w:w="734" w:type="pct"/>
          </w:tcPr>
          <w:p w14:paraId="55E0F670" w14:textId="77777777" w:rsidR="007B7600" w:rsidRPr="007036CE" w:rsidRDefault="007B7600" w:rsidP="007B7600">
            <w:pPr>
              <w:pStyle w:val="GOSTTablenorm"/>
            </w:pPr>
            <w:r w:rsidRPr="007036CE">
              <w:t>StmInfrmtn_NumBO_Rec</w:t>
            </w:r>
          </w:p>
        </w:tc>
        <w:tc>
          <w:tcPr>
            <w:tcW w:w="519" w:type="pct"/>
          </w:tcPr>
          <w:p w14:paraId="325B13DC" w14:textId="77777777" w:rsidR="007B7600" w:rsidRPr="007036CE" w:rsidRDefault="007B7600" w:rsidP="007B7600">
            <w:pPr>
              <w:pStyle w:val="GOSTTablenorm"/>
            </w:pPr>
            <w:r w:rsidRPr="007036CE">
              <w:t>Строка</w:t>
            </w:r>
          </w:p>
        </w:tc>
        <w:tc>
          <w:tcPr>
            <w:tcW w:w="300" w:type="pct"/>
          </w:tcPr>
          <w:p w14:paraId="6B15AB59" w14:textId="77777777" w:rsidR="007B7600" w:rsidRPr="007036CE" w:rsidRDefault="007B7600" w:rsidP="007B7600">
            <w:pPr>
              <w:pStyle w:val="GOSTTablenorm"/>
            </w:pPr>
            <w:r w:rsidRPr="007036CE">
              <w:t>Нет</w:t>
            </w:r>
          </w:p>
        </w:tc>
        <w:tc>
          <w:tcPr>
            <w:tcW w:w="308" w:type="pct"/>
          </w:tcPr>
          <w:p w14:paraId="395B59A9" w14:textId="77777777" w:rsidR="007B7600" w:rsidRPr="007036CE" w:rsidRDefault="007B7600" w:rsidP="007B7600">
            <w:pPr>
              <w:pStyle w:val="GOSTTablenorm"/>
            </w:pPr>
            <w:r w:rsidRPr="007036CE">
              <w:rPr>
                <w:lang w:val="en-US"/>
              </w:rPr>
              <w:t>&lt;</w:t>
            </w:r>
            <w:r w:rsidRPr="007036CE">
              <w:t>=19</w:t>
            </w:r>
          </w:p>
        </w:tc>
        <w:tc>
          <w:tcPr>
            <w:tcW w:w="2039" w:type="pct"/>
          </w:tcPr>
          <w:p w14:paraId="008B8AA1" w14:textId="77777777" w:rsidR="007B7600" w:rsidRPr="007036CE" w:rsidRDefault="007B7600" w:rsidP="007B7600">
            <w:pPr>
              <w:pStyle w:val="GOSTTablenorm"/>
            </w:pPr>
            <w:r w:rsidRPr="007036CE">
              <w:t>Указывается учетный номер БО получателя. Заполняется для внутриказначейских документов по проведению уточнений внут</w:t>
            </w:r>
            <w:r w:rsidRPr="007036CE">
              <w:lastRenderedPageBreak/>
              <w:t>ри одного лицевого счета.</w:t>
            </w:r>
          </w:p>
          <w:p w14:paraId="0451FAFD" w14:textId="77777777" w:rsidR="007B7600" w:rsidRPr="007036CE" w:rsidRDefault="007B7600" w:rsidP="007B7600">
            <w:pPr>
              <w:pStyle w:val="GOSTTablenorm"/>
            </w:pPr>
            <w:r w:rsidRPr="007036CE">
              <w:t>Может заполняться, если заполнен параметр «Номер лицевого счета получателя» (ZR_CodeAcc)</w:t>
            </w:r>
          </w:p>
        </w:tc>
      </w:tr>
      <w:tr w:rsidR="007B7600" w:rsidRPr="007036CE" w14:paraId="74A38DF9" w14:textId="77777777" w:rsidTr="005E4D91">
        <w:tc>
          <w:tcPr>
            <w:tcW w:w="1100" w:type="pct"/>
          </w:tcPr>
          <w:p w14:paraId="6F7CC8FA" w14:textId="77777777" w:rsidR="007B7600" w:rsidRPr="007036CE" w:rsidRDefault="007B7600" w:rsidP="007B7600">
            <w:pPr>
              <w:pStyle w:val="GOSTTablenorm"/>
            </w:pPr>
            <w:r w:rsidRPr="007036CE">
              <w:lastRenderedPageBreak/>
              <w:t>Номер ДО получателя</w:t>
            </w:r>
          </w:p>
        </w:tc>
        <w:tc>
          <w:tcPr>
            <w:tcW w:w="734" w:type="pct"/>
          </w:tcPr>
          <w:p w14:paraId="21370D31" w14:textId="77777777" w:rsidR="007B7600" w:rsidRPr="007036CE" w:rsidRDefault="007B7600" w:rsidP="007B7600">
            <w:pPr>
              <w:pStyle w:val="GOSTTablenorm"/>
            </w:pPr>
            <w:r w:rsidRPr="007036CE">
              <w:t>StmInfrmtn_NumDO_Rec</w:t>
            </w:r>
          </w:p>
        </w:tc>
        <w:tc>
          <w:tcPr>
            <w:tcW w:w="519" w:type="pct"/>
          </w:tcPr>
          <w:p w14:paraId="5801D9B4" w14:textId="77777777" w:rsidR="007B7600" w:rsidRPr="007036CE" w:rsidRDefault="007B7600" w:rsidP="007B7600">
            <w:pPr>
              <w:pStyle w:val="GOSTTablenorm"/>
            </w:pPr>
            <w:r w:rsidRPr="007036CE">
              <w:t>Строка</w:t>
            </w:r>
          </w:p>
        </w:tc>
        <w:tc>
          <w:tcPr>
            <w:tcW w:w="300" w:type="pct"/>
          </w:tcPr>
          <w:p w14:paraId="5A09C47A" w14:textId="77777777" w:rsidR="007B7600" w:rsidRPr="007036CE" w:rsidRDefault="007B7600" w:rsidP="007B7600">
            <w:pPr>
              <w:pStyle w:val="GOSTTablenorm"/>
            </w:pPr>
            <w:r w:rsidRPr="007036CE">
              <w:t>Нет</w:t>
            </w:r>
          </w:p>
        </w:tc>
        <w:tc>
          <w:tcPr>
            <w:tcW w:w="308" w:type="pct"/>
          </w:tcPr>
          <w:p w14:paraId="43C3605A" w14:textId="77777777" w:rsidR="007B7600" w:rsidRPr="007036CE" w:rsidRDefault="007B7600" w:rsidP="007B7600">
            <w:pPr>
              <w:pStyle w:val="GOSTTablenorm"/>
            </w:pPr>
            <w:r w:rsidRPr="007036CE">
              <w:rPr>
                <w:lang w:val="en-US"/>
              </w:rPr>
              <w:t>&lt;</w:t>
            </w:r>
            <w:r w:rsidRPr="007036CE">
              <w:t>=25</w:t>
            </w:r>
          </w:p>
        </w:tc>
        <w:tc>
          <w:tcPr>
            <w:tcW w:w="2039" w:type="pct"/>
          </w:tcPr>
          <w:p w14:paraId="395422FB" w14:textId="77777777" w:rsidR="007B7600" w:rsidRPr="007036CE" w:rsidRDefault="007B7600" w:rsidP="007B7600">
            <w:pPr>
              <w:pStyle w:val="GOSTTablenorm"/>
            </w:pPr>
            <w:r w:rsidRPr="007036CE">
              <w:t>Указывается учетный номер БО получателя. Заполняется для внутриказначейских документов по проведению уточнений внутри одного лицевого счета.</w:t>
            </w:r>
          </w:p>
          <w:p w14:paraId="6BCEB931" w14:textId="77777777" w:rsidR="007B7600" w:rsidRPr="007036CE" w:rsidRDefault="007B7600" w:rsidP="007B7600">
            <w:pPr>
              <w:pStyle w:val="GOSTTablenorm"/>
            </w:pPr>
            <w:r w:rsidRPr="007036CE">
              <w:t>Может заполняться, если заполнен параметр «Номер лицевого счета получателя» (ZR_CodeAcc)</w:t>
            </w:r>
          </w:p>
        </w:tc>
      </w:tr>
      <w:tr w:rsidR="007B7600" w:rsidRPr="007036CE" w14:paraId="2C28B8CD" w14:textId="77777777" w:rsidTr="005E4D91">
        <w:tc>
          <w:tcPr>
            <w:tcW w:w="1100" w:type="pct"/>
          </w:tcPr>
          <w:p w14:paraId="418A8F5B" w14:textId="77777777" w:rsidR="007B7600" w:rsidRPr="007036CE" w:rsidRDefault="007B7600" w:rsidP="007B7600">
            <w:pPr>
              <w:pStyle w:val="GOSTTablenorm"/>
            </w:pPr>
            <w:r w:rsidRPr="007036CE">
              <w:rPr>
                <w:szCs w:val="22"/>
              </w:rPr>
              <w:t>Номер КОО плательщика</w:t>
            </w:r>
          </w:p>
        </w:tc>
        <w:tc>
          <w:tcPr>
            <w:tcW w:w="734" w:type="pct"/>
          </w:tcPr>
          <w:p w14:paraId="7BAA604F" w14:textId="77777777" w:rsidR="007B7600" w:rsidRPr="007036CE" w:rsidRDefault="007B7600" w:rsidP="007B7600">
            <w:pPr>
              <w:pStyle w:val="GOSTTablenorm"/>
            </w:pPr>
            <w:r w:rsidRPr="007036CE">
              <w:t>StmInfrmtn_NmbrKOO</w:t>
            </w:r>
          </w:p>
        </w:tc>
        <w:tc>
          <w:tcPr>
            <w:tcW w:w="519" w:type="pct"/>
          </w:tcPr>
          <w:p w14:paraId="523DB720" w14:textId="77777777" w:rsidR="007B7600" w:rsidRPr="007036CE" w:rsidRDefault="007B7600" w:rsidP="007B7600">
            <w:pPr>
              <w:pStyle w:val="GOSTTablenorm"/>
            </w:pPr>
            <w:r w:rsidRPr="007036CE">
              <w:t>Строка</w:t>
            </w:r>
          </w:p>
        </w:tc>
        <w:tc>
          <w:tcPr>
            <w:tcW w:w="300" w:type="pct"/>
          </w:tcPr>
          <w:p w14:paraId="24A72D5B" w14:textId="77777777" w:rsidR="007B7600" w:rsidRPr="007036CE" w:rsidRDefault="007B7600" w:rsidP="007B7600">
            <w:pPr>
              <w:pStyle w:val="GOSTTablenorm"/>
            </w:pPr>
            <w:r w:rsidRPr="007036CE">
              <w:rPr>
                <w:szCs w:val="22"/>
              </w:rPr>
              <w:t>Нет</w:t>
            </w:r>
          </w:p>
        </w:tc>
        <w:tc>
          <w:tcPr>
            <w:tcW w:w="308" w:type="pct"/>
          </w:tcPr>
          <w:p w14:paraId="3C83B0A9" w14:textId="77777777" w:rsidR="007B7600" w:rsidRPr="007036CE" w:rsidRDefault="007B7600" w:rsidP="007B7600">
            <w:pPr>
              <w:pStyle w:val="GOSTTablenorm"/>
              <w:rPr>
                <w:lang w:val="en-US"/>
              </w:rPr>
            </w:pPr>
            <w:r w:rsidRPr="007036CE">
              <w:rPr>
                <w:lang w:val="en-US"/>
              </w:rPr>
              <w:t>&lt;=50</w:t>
            </w:r>
          </w:p>
        </w:tc>
        <w:tc>
          <w:tcPr>
            <w:tcW w:w="2039" w:type="pct"/>
          </w:tcPr>
          <w:p w14:paraId="231D0A81" w14:textId="77777777" w:rsidR="007B7600" w:rsidRPr="007036CE" w:rsidRDefault="007B7600" w:rsidP="007B7600">
            <w:pPr>
              <w:pStyle w:val="GOSTTablenorm"/>
            </w:pPr>
            <w:r w:rsidRPr="007036CE">
              <w:rPr>
                <w:szCs w:val="22"/>
              </w:rPr>
              <w:t>Указывается номер Казначейского обеспечения обязательств плательщика (при наличии)</w:t>
            </w:r>
          </w:p>
        </w:tc>
      </w:tr>
      <w:tr w:rsidR="007B7600" w:rsidRPr="007036CE" w14:paraId="28BB17CC" w14:textId="77777777" w:rsidTr="005E4D91">
        <w:tc>
          <w:tcPr>
            <w:tcW w:w="1100" w:type="pct"/>
          </w:tcPr>
          <w:p w14:paraId="31466452" w14:textId="77777777" w:rsidR="007B7600" w:rsidRPr="007036CE" w:rsidRDefault="007B7600" w:rsidP="007B7600">
            <w:pPr>
              <w:pStyle w:val="GOSTTablenorm"/>
              <w:rPr>
                <w:szCs w:val="22"/>
              </w:rPr>
            </w:pPr>
            <w:r w:rsidRPr="007036CE">
              <w:t xml:space="preserve">Счет </w:t>
            </w:r>
            <w:ins w:id="401" w:author="Сказецкая Наталья Камилевна" w:date="2024-05-29T20:29:00Z">
              <w:r w:rsidR="00006BCE" w:rsidRPr="007036CE">
                <w:t>контрагента (</w:t>
              </w:r>
            </w:ins>
            <w:r w:rsidRPr="007036CE">
              <w:t>получателя</w:t>
            </w:r>
            <w:ins w:id="402" w:author="Сказецкая Наталья Камилевна" w:date="2024-05-29T20:29:00Z">
              <w:r w:rsidR="00006BCE" w:rsidRPr="007036CE">
                <w:t>)</w:t>
              </w:r>
            </w:ins>
          </w:p>
        </w:tc>
        <w:tc>
          <w:tcPr>
            <w:tcW w:w="734" w:type="pct"/>
          </w:tcPr>
          <w:p w14:paraId="74835B14" w14:textId="77777777" w:rsidR="007B7600" w:rsidRPr="007036CE" w:rsidRDefault="007B7600" w:rsidP="007B7600">
            <w:pPr>
              <w:pStyle w:val="GOSTTablenorm"/>
            </w:pPr>
            <w:r w:rsidRPr="007036CE">
              <w:t>ZR_MSC_Cntrctr_MSC_Bnk_AcNm</w:t>
            </w:r>
          </w:p>
        </w:tc>
        <w:tc>
          <w:tcPr>
            <w:tcW w:w="519" w:type="pct"/>
          </w:tcPr>
          <w:p w14:paraId="6E49FE6E" w14:textId="77777777" w:rsidR="007B7600" w:rsidRPr="007036CE" w:rsidRDefault="007B7600" w:rsidP="007B7600">
            <w:pPr>
              <w:pStyle w:val="GOSTTablenorm"/>
            </w:pPr>
            <w:r w:rsidRPr="007036CE">
              <w:t>Строка</w:t>
            </w:r>
          </w:p>
        </w:tc>
        <w:tc>
          <w:tcPr>
            <w:tcW w:w="300" w:type="pct"/>
          </w:tcPr>
          <w:p w14:paraId="27B2BF05" w14:textId="77777777" w:rsidR="007B7600" w:rsidRPr="007036CE" w:rsidRDefault="007B7600" w:rsidP="007B7600">
            <w:pPr>
              <w:pStyle w:val="GOSTTablenorm"/>
              <w:rPr>
                <w:szCs w:val="22"/>
              </w:rPr>
            </w:pPr>
            <w:r w:rsidRPr="007036CE">
              <w:t>Нет</w:t>
            </w:r>
          </w:p>
        </w:tc>
        <w:tc>
          <w:tcPr>
            <w:tcW w:w="308" w:type="pct"/>
          </w:tcPr>
          <w:p w14:paraId="0F56DC71" w14:textId="77777777" w:rsidR="007B7600" w:rsidRPr="007036CE" w:rsidRDefault="007B7600" w:rsidP="007B7600">
            <w:pPr>
              <w:pStyle w:val="GOSTTablenorm"/>
              <w:rPr>
                <w:lang w:val="en-US"/>
              </w:rPr>
            </w:pPr>
            <w:r w:rsidRPr="007036CE">
              <w:t>=20</w:t>
            </w:r>
          </w:p>
        </w:tc>
        <w:tc>
          <w:tcPr>
            <w:tcW w:w="2039" w:type="pct"/>
          </w:tcPr>
          <w:p w14:paraId="12538251" w14:textId="77777777" w:rsidR="007B7600" w:rsidRPr="007036CE" w:rsidRDefault="00043CA6" w:rsidP="00043CA6">
            <w:pPr>
              <w:pStyle w:val="GOSTTablenorm"/>
            </w:pPr>
            <w:r w:rsidRPr="007036CE">
              <w:t xml:space="preserve">Указывается номер казначейского счета контрагента (получателя). </w:t>
            </w:r>
            <w:r w:rsidR="007B7600" w:rsidRPr="007036CE">
              <w:t>Заполняется для внутриказначейских документов по проведению уточнений внутри одного лицевого счета в случае уточнения ранее проведенного расхода по МБТ</w:t>
            </w:r>
          </w:p>
        </w:tc>
      </w:tr>
      <w:tr w:rsidR="007B7600" w:rsidRPr="007036CE" w14:paraId="57A1FE48" w14:textId="77777777" w:rsidTr="005E4D91">
        <w:tc>
          <w:tcPr>
            <w:tcW w:w="1100" w:type="pct"/>
          </w:tcPr>
          <w:p w14:paraId="2C8CB3B1" w14:textId="77777777" w:rsidR="007B7600" w:rsidRPr="007036CE" w:rsidRDefault="007B7600" w:rsidP="007B7600">
            <w:pPr>
              <w:pStyle w:val="GOSTTablenorm"/>
              <w:rPr>
                <w:b/>
              </w:rPr>
            </w:pPr>
            <w:r w:rsidRPr="007036CE">
              <w:rPr>
                <w:b/>
              </w:rPr>
              <w:t xml:space="preserve">Расшифровка заявки на кассовый расход </w:t>
            </w:r>
          </w:p>
        </w:tc>
        <w:tc>
          <w:tcPr>
            <w:tcW w:w="734" w:type="pct"/>
          </w:tcPr>
          <w:p w14:paraId="2CD66B30" w14:textId="77777777" w:rsidR="007B7600" w:rsidRPr="007036CE" w:rsidRDefault="007B7600" w:rsidP="007B7600">
            <w:pPr>
              <w:pStyle w:val="GOSTTablenorm"/>
              <w:rPr>
                <w:b/>
              </w:rPr>
            </w:pPr>
            <w:r w:rsidRPr="007036CE">
              <w:rPr>
                <w:b/>
              </w:rPr>
              <w:t>ZRST</w:t>
            </w:r>
          </w:p>
        </w:tc>
        <w:tc>
          <w:tcPr>
            <w:tcW w:w="519" w:type="pct"/>
          </w:tcPr>
          <w:p w14:paraId="38DADAC4" w14:textId="77777777" w:rsidR="007B7600" w:rsidRPr="007036CE" w:rsidRDefault="007B7600" w:rsidP="007B7600">
            <w:pPr>
              <w:pStyle w:val="GOSTTablenorm"/>
            </w:pPr>
            <w:r w:rsidRPr="007036CE">
              <w:t>Массив</w:t>
            </w:r>
          </w:p>
        </w:tc>
        <w:tc>
          <w:tcPr>
            <w:tcW w:w="300" w:type="pct"/>
          </w:tcPr>
          <w:p w14:paraId="3F07723C" w14:textId="77777777" w:rsidR="007B7600" w:rsidRPr="007036CE" w:rsidRDefault="007B7600" w:rsidP="007B7600">
            <w:pPr>
              <w:pStyle w:val="GOSTTablenorm"/>
            </w:pPr>
            <w:r w:rsidRPr="007036CE">
              <w:t>Да</w:t>
            </w:r>
          </w:p>
        </w:tc>
        <w:tc>
          <w:tcPr>
            <w:tcW w:w="308" w:type="pct"/>
          </w:tcPr>
          <w:p w14:paraId="1BB64A41" w14:textId="77777777" w:rsidR="007B7600" w:rsidRPr="007036CE" w:rsidRDefault="007B7600" w:rsidP="007B7600">
            <w:pPr>
              <w:pStyle w:val="GOSTTablenorm"/>
            </w:pPr>
            <w:r w:rsidRPr="007036CE">
              <w:t>-</w:t>
            </w:r>
          </w:p>
        </w:tc>
        <w:tc>
          <w:tcPr>
            <w:tcW w:w="2039" w:type="pct"/>
          </w:tcPr>
          <w:p w14:paraId="3B4B6D04" w14:textId="77777777" w:rsidR="007B7600" w:rsidRPr="007036CE" w:rsidRDefault="007B7600" w:rsidP="007B7600">
            <w:pPr>
              <w:pStyle w:val="GOSTTablenorm"/>
            </w:pPr>
            <w:r w:rsidRPr="007036CE">
              <w:t>-</w:t>
            </w:r>
          </w:p>
        </w:tc>
      </w:tr>
      <w:tr w:rsidR="007B7600" w:rsidRPr="007036CE" w14:paraId="6D54B2AC" w14:textId="77777777" w:rsidTr="005E4D91">
        <w:tc>
          <w:tcPr>
            <w:tcW w:w="1100" w:type="pct"/>
          </w:tcPr>
          <w:p w14:paraId="7CA4E319" w14:textId="77777777" w:rsidR="007B7600" w:rsidRPr="007036CE" w:rsidRDefault="007B7600" w:rsidP="007B7600">
            <w:pPr>
              <w:pStyle w:val="GOSTTablenorm"/>
            </w:pPr>
            <w:r w:rsidRPr="007036CE">
              <w:t>Идентификатор строки</w:t>
            </w:r>
          </w:p>
        </w:tc>
        <w:tc>
          <w:tcPr>
            <w:tcW w:w="734" w:type="pct"/>
          </w:tcPr>
          <w:p w14:paraId="5CA93935" w14:textId="77777777" w:rsidR="007B7600" w:rsidRPr="007036CE" w:rsidRDefault="007B7600" w:rsidP="007B7600">
            <w:pPr>
              <w:pStyle w:val="GOSTTablenorm"/>
              <w:rPr>
                <w:lang w:val="en-US"/>
              </w:rPr>
            </w:pPr>
            <w:r w:rsidRPr="007036CE">
              <w:rPr>
                <w:b/>
              </w:rPr>
              <w:t>ZRST:</w:t>
            </w:r>
            <w:r w:rsidRPr="007036CE">
              <w:rPr>
                <w:lang w:val="en-US"/>
              </w:rPr>
              <w:t>id</w:t>
            </w:r>
          </w:p>
        </w:tc>
        <w:tc>
          <w:tcPr>
            <w:tcW w:w="519" w:type="pct"/>
          </w:tcPr>
          <w:p w14:paraId="63047B4C" w14:textId="77777777" w:rsidR="007B7600" w:rsidRPr="007036CE" w:rsidRDefault="007B7600" w:rsidP="007B7600">
            <w:pPr>
              <w:pStyle w:val="GOSTTablenorm"/>
            </w:pPr>
            <w:r w:rsidRPr="007036CE">
              <w:t>Число</w:t>
            </w:r>
          </w:p>
        </w:tc>
        <w:tc>
          <w:tcPr>
            <w:tcW w:w="300" w:type="pct"/>
          </w:tcPr>
          <w:p w14:paraId="3DFAF2AB" w14:textId="77777777" w:rsidR="007B7600" w:rsidRPr="007036CE" w:rsidRDefault="007B7600" w:rsidP="007B7600">
            <w:pPr>
              <w:pStyle w:val="GOSTTablenorm"/>
            </w:pPr>
            <w:r w:rsidRPr="007036CE">
              <w:t>Да</w:t>
            </w:r>
          </w:p>
        </w:tc>
        <w:tc>
          <w:tcPr>
            <w:tcW w:w="308" w:type="pct"/>
          </w:tcPr>
          <w:p w14:paraId="5F3C5EB7" w14:textId="77777777" w:rsidR="007B7600" w:rsidRPr="007036CE" w:rsidRDefault="007B7600" w:rsidP="007B7600">
            <w:pPr>
              <w:pStyle w:val="GOSTTablenorm"/>
            </w:pPr>
            <w:r w:rsidRPr="007036CE">
              <w:t>&lt;=20</w:t>
            </w:r>
          </w:p>
        </w:tc>
        <w:tc>
          <w:tcPr>
            <w:tcW w:w="2039" w:type="pct"/>
          </w:tcPr>
          <w:p w14:paraId="2A0A6F18" w14:textId="77777777" w:rsidR="007B7600" w:rsidRPr="007036CE" w:rsidRDefault="007B7600" w:rsidP="007B7600">
            <w:pPr>
              <w:pStyle w:val="GOSTTablenorm"/>
            </w:pPr>
            <w:r w:rsidRPr="007036CE">
              <w:t>Указывается технический идентификатор строки</w:t>
            </w:r>
          </w:p>
        </w:tc>
      </w:tr>
      <w:tr w:rsidR="007B7600" w:rsidRPr="007036CE" w14:paraId="45003A38" w14:textId="77777777" w:rsidTr="005E4D91">
        <w:tc>
          <w:tcPr>
            <w:tcW w:w="1100" w:type="pct"/>
          </w:tcPr>
          <w:p w14:paraId="65577136" w14:textId="77777777" w:rsidR="007B7600" w:rsidRPr="007036CE" w:rsidRDefault="007B7600" w:rsidP="007B7600">
            <w:pPr>
              <w:pStyle w:val="GOSTTablenorm"/>
            </w:pPr>
            <w:r w:rsidRPr="007036CE">
              <w:t>Номер строки</w:t>
            </w:r>
          </w:p>
        </w:tc>
        <w:tc>
          <w:tcPr>
            <w:tcW w:w="734" w:type="pct"/>
          </w:tcPr>
          <w:p w14:paraId="669F00DA" w14:textId="77777777" w:rsidR="007B7600" w:rsidRPr="007036CE" w:rsidRDefault="007B7600" w:rsidP="007B7600">
            <w:pPr>
              <w:pStyle w:val="GOSTTablenorm"/>
            </w:pPr>
            <w:r w:rsidRPr="007036CE">
              <w:rPr>
                <w:b/>
              </w:rPr>
              <w:t>ZRST:</w:t>
            </w:r>
            <w:r w:rsidRPr="007036CE">
              <w:t>NumPP</w:t>
            </w:r>
          </w:p>
        </w:tc>
        <w:tc>
          <w:tcPr>
            <w:tcW w:w="519" w:type="pct"/>
          </w:tcPr>
          <w:p w14:paraId="7CF09C09" w14:textId="77777777" w:rsidR="007B7600" w:rsidRPr="007036CE" w:rsidRDefault="007B7600" w:rsidP="007B7600">
            <w:pPr>
              <w:pStyle w:val="GOSTTablenorm"/>
            </w:pPr>
            <w:r w:rsidRPr="007036CE">
              <w:t>Число</w:t>
            </w:r>
          </w:p>
        </w:tc>
        <w:tc>
          <w:tcPr>
            <w:tcW w:w="300" w:type="pct"/>
          </w:tcPr>
          <w:p w14:paraId="359EF43D" w14:textId="77777777" w:rsidR="007B7600" w:rsidRPr="007036CE" w:rsidRDefault="007B7600" w:rsidP="007B7600">
            <w:pPr>
              <w:pStyle w:val="GOSTTablenorm"/>
            </w:pPr>
            <w:r w:rsidRPr="007036CE">
              <w:t>Да</w:t>
            </w:r>
          </w:p>
        </w:tc>
        <w:tc>
          <w:tcPr>
            <w:tcW w:w="308" w:type="pct"/>
          </w:tcPr>
          <w:p w14:paraId="2E0CA273" w14:textId="77777777" w:rsidR="007B7600" w:rsidRPr="007036CE" w:rsidRDefault="007B7600" w:rsidP="007B7600">
            <w:pPr>
              <w:pStyle w:val="GOSTTablenorm"/>
            </w:pPr>
            <w:r w:rsidRPr="007036CE">
              <w:t>&lt;=4</w:t>
            </w:r>
          </w:p>
        </w:tc>
        <w:tc>
          <w:tcPr>
            <w:tcW w:w="2039" w:type="pct"/>
          </w:tcPr>
          <w:p w14:paraId="35C0EAE6" w14:textId="77777777" w:rsidR="007B7600" w:rsidRPr="007036CE" w:rsidRDefault="007B7600" w:rsidP="007B7600">
            <w:pPr>
              <w:pStyle w:val="GOSTTablenorm"/>
            </w:pPr>
            <w:r w:rsidRPr="007036CE">
              <w:t>Указывается порядковый номер строки расшифровки заявки</w:t>
            </w:r>
          </w:p>
        </w:tc>
      </w:tr>
      <w:tr w:rsidR="007B7600" w:rsidRPr="007036CE" w14:paraId="77A5F944" w14:textId="77777777" w:rsidTr="005E4D91">
        <w:tc>
          <w:tcPr>
            <w:tcW w:w="1100" w:type="pct"/>
          </w:tcPr>
          <w:p w14:paraId="34C646D1" w14:textId="77777777" w:rsidR="007B7600" w:rsidRPr="007036CE" w:rsidRDefault="007B7600" w:rsidP="007B7600">
            <w:pPr>
              <w:pStyle w:val="GOSTTablenorm"/>
            </w:pPr>
            <w:r w:rsidRPr="007036CE">
              <w:t>КБК плательщика</w:t>
            </w:r>
          </w:p>
        </w:tc>
        <w:tc>
          <w:tcPr>
            <w:tcW w:w="734" w:type="pct"/>
          </w:tcPr>
          <w:p w14:paraId="35979CEA" w14:textId="77777777" w:rsidR="007B7600" w:rsidRPr="007036CE" w:rsidRDefault="007B7600" w:rsidP="007B7600">
            <w:pPr>
              <w:pStyle w:val="GOSTTablenorm"/>
            </w:pPr>
            <w:r w:rsidRPr="007036CE">
              <w:rPr>
                <w:b/>
              </w:rPr>
              <w:t>ZRST:</w:t>
            </w:r>
            <w:r w:rsidRPr="007036CE">
              <w:t>MSC_KBKPyr</w:t>
            </w:r>
            <w:r w:rsidRPr="007036CE">
              <w:rPr>
                <w:lang w:val="en-US"/>
              </w:rPr>
              <w:t>_</w:t>
            </w:r>
            <w:r w:rsidRPr="007036CE">
              <w:t>KBK</w:t>
            </w:r>
          </w:p>
        </w:tc>
        <w:tc>
          <w:tcPr>
            <w:tcW w:w="519" w:type="pct"/>
          </w:tcPr>
          <w:p w14:paraId="146B8072" w14:textId="77777777" w:rsidR="007B7600" w:rsidRPr="007036CE" w:rsidRDefault="007B7600" w:rsidP="007B7600">
            <w:pPr>
              <w:pStyle w:val="GOSTTablenorm"/>
            </w:pPr>
            <w:r w:rsidRPr="007036CE">
              <w:t>Строка</w:t>
            </w:r>
          </w:p>
        </w:tc>
        <w:tc>
          <w:tcPr>
            <w:tcW w:w="300" w:type="pct"/>
          </w:tcPr>
          <w:p w14:paraId="7B2B5B2B" w14:textId="77777777" w:rsidR="007B7600" w:rsidRPr="007036CE" w:rsidRDefault="007B7600" w:rsidP="007B7600">
            <w:pPr>
              <w:pStyle w:val="GOSTTablenorm"/>
              <w:ind w:left="0"/>
            </w:pPr>
            <w:r w:rsidRPr="007036CE">
              <w:t>Да</w:t>
            </w:r>
          </w:p>
        </w:tc>
        <w:tc>
          <w:tcPr>
            <w:tcW w:w="308" w:type="pct"/>
          </w:tcPr>
          <w:p w14:paraId="495584F2" w14:textId="77777777" w:rsidR="007B7600" w:rsidRPr="007036CE" w:rsidRDefault="007B7600" w:rsidP="007B7600">
            <w:pPr>
              <w:pStyle w:val="GOSTTablenorm"/>
            </w:pPr>
            <w:r w:rsidRPr="007036CE">
              <w:rPr>
                <w:lang w:val="en-US"/>
              </w:rPr>
              <w:t>=20</w:t>
            </w:r>
          </w:p>
        </w:tc>
        <w:tc>
          <w:tcPr>
            <w:tcW w:w="2039" w:type="pct"/>
          </w:tcPr>
          <w:p w14:paraId="70DA095C" w14:textId="77777777" w:rsidR="007B7600" w:rsidRPr="007036CE" w:rsidRDefault="007B7600" w:rsidP="007B7600">
            <w:pPr>
              <w:pStyle w:val="GOSTTablenorm"/>
            </w:pPr>
            <w:r w:rsidRPr="007036CE">
              <w:t>Указывается код по бюджетной классификации для отражения операции на ЛС плательщика</w:t>
            </w:r>
          </w:p>
        </w:tc>
      </w:tr>
      <w:tr w:rsidR="007B7600" w:rsidRPr="007036CE" w14:paraId="31393CD2" w14:textId="77777777" w:rsidTr="005E4D91">
        <w:tc>
          <w:tcPr>
            <w:tcW w:w="1100" w:type="pct"/>
          </w:tcPr>
          <w:p w14:paraId="3558A6CE" w14:textId="77777777" w:rsidR="007B7600" w:rsidRPr="007036CE" w:rsidRDefault="007B7600" w:rsidP="007B7600">
            <w:pPr>
              <w:pStyle w:val="GOSTTablenorm"/>
            </w:pPr>
            <w:r w:rsidRPr="007036CE">
              <w:t>КБК получателя</w:t>
            </w:r>
          </w:p>
        </w:tc>
        <w:tc>
          <w:tcPr>
            <w:tcW w:w="734" w:type="pct"/>
          </w:tcPr>
          <w:p w14:paraId="2504057A" w14:textId="77777777" w:rsidR="007B7600" w:rsidRPr="007036CE" w:rsidRDefault="007B7600" w:rsidP="007B7600">
            <w:pPr>
              <w:pStyle w:val="GOSTTablenorm"/>
            </w:pPr>
            <w:r w:rsidRPr="007036CE">
              <w:rPr>
                <w:b/>
              </w:rPr>
              <w:t>ZRST:</w:t>
            </w:r>
            <w:r w:rsidRPr="007036CE">
              <w:t>MSC_KBKRcpnt</w:t>
            </w:r>
            <w:r w:rsidRPr="007036CE">
              <w:rPr>
                <w:lang w:val="en-US"/>
              </w:rPr>
              <w:t>_</w:t>
            </w:r>
            <w:r w:rsidRPr="007036CE">
              <w:t>KBK</w:t>
            </w:r>
          </w:p>
        </w:tc>
        <w:tc>
          <w:tcPr>
            <w:tcW w:w="519" w:type="pct"/>
          </w:tcPr>
          <w:p w14:paraId="2652EE97" w14:textId="77777777" w:rsidR="007B7600" w:rsidRPr="007036CE" w:rsidRDefault="007B7600" w:rsidP="007B7600">
            <w:pPr>
              <w:pStyle w:val="GOSTTablenorm"/>
            </w:pPr>
            <w:r w:rsidRPr="007036CE">
              <w:t>Строка</w:t>
            </w:r>
          </w:p>
        </w:tc>
        <w:tc>
          <w:tcPr>
            <w:tcW w:w="300" w:type="pct"/>
          </w:tcPr>
          <w:p w14:paraId="5697E574" w14:textId="77777777" w:rsidR="007B7600" w:rsidRPr="007036CE" w:rsidRDefault="007B7600" w:rsidP="007B7600">
            <w:pPr>
              <w:pStyle w:val="GOSTTablenorm"/>
            </w:pPr>
            <w:r w:rsidRPr="007036CE">
              <w:t>Нет</w:t>
            </w:r>
          </w:p>
        </w:tc>
        <w:tc>
          <w:tcPr>
            <w:tcW w:w="308" w:type="pct"/>
          </w:tcPr>
          <w:p w14:paraId="1C4A81BD" w14:textId="77777777" w:rsidR="007B7600" w:rsidRPr="007036CE" w:rsidRDefault="007B7600" w:rsidP="007B7600">
            <w:pPr>
              <w:pStyle w:val="GOSTTablenorm"/>
            </w:pPr>
            <w:r w:rsidRPr="007036CE">
              <w:t>=20</w:t>
            </w:r>
          </w:p>
        </w:tc>
        <w:tc>
          <w:tcPr>
            <w:tcW w:w="2039" w:type="pct"/>
          </w:tcPr>
          <w:p w14:paraId="715FE708" w14:textId="77777777" w:rsidR="007B7600" w:rsidRPr="007036CE" w:rsidRDefault="007B7600" w:rsidP="007B7600">
            <w:pPr>
              <w:pStyle w:val="GOSTTablenorm"/>
            </w:pPr>
            <w:r w:rsidRPr="007036CE">
              <w:t>Указывается код по бюджетной классификации для отражения операции на ЛС получателя. Заполняется для внутриказначейских документов по проведению уточнений внутри одного лицевого счета.</w:t>
            </w:r>
          </w:p>
          <w:p w14:paraId="072F00AA" w14:textId="77777777" w:rsidR="007B7600" w:rsidRPr="007036CE" w:rsidRDefault="007B7600" w:rsidP="007B7600">
            <w:pPr>
              <w:pStyle w:val="GOSTTablenorm"/>
            </w:pPr>
            <w:r w:rsidRPr="007036CE">
              <w:lastRenderedPageBreak/>
              <w:t>Обязателен для заполнения, если заполнен параметр «Номер лицевого счета получателя» (ZR_CodeAcc)</w:t>
            </w:r>
          </w:p>
        </w:tc>
      </w:tr>
      <w:tr w:rsidR="007B7600" w:rsidRPr="007036CE" w14:paraId="0016D872" w14:textId="77777777" w:rsidTr="005E4D91">
        <w:tc>
          <w:tcPr>
            <w:tcW w:w="1100" w:type="pct"/>
          </w:tcPr>
          <w:p w14:paraId="7BDF0D91" w14:textId="77777777" w:rsidR="007B7600" w:rsidRPr="007036CE" w:rsidRDefault="007B7600" w:rsidP="007B7600">
            <w:pPr>
              <w:pStyle w:val="GOSTTablenorm"/>
            </w:pPr>
            <w:r w:rsidRPr="007036CE">
              <w:lastRenderedPageBreak/>
              <w:t xml:space="preserve">Тип КБК плательщика </w:t>
            </w:r>
          </w:p>
        </w:tc>
        <w:tc>
          <w:tcPr>
            <w:tcW w:w="734" w:type="pct"/>
          </w:tcPr>
          <w:p w14:paraId="3718663E" w14:textId="77777777" w:rsidR="007B7600" w:rsidRPr="007036CE" w:rsidRDefault="007B7600" w:rsidP="007B7600">
            <w:pPr>
              <w:pStyle w:val="GOSTTablenorm"/>
            </w:pPr>
            <w:r w:rsidRPr="007036CE">
              <w:rPr>
                <w:b/>
              </w:rPr>
              <w:t>ZRST:</w:t>
            </w:r>
            <w:r w:rsidRPr="007036CE">
              <w:t>MSC_KBKPyr_</w:t>
            </w:r>
            <w:r w:rsidRPr="007036CE">
              <w:rPr>
                <w:lang w:val="en-US"/>
              </w:rPr>
              <w:t>BKTp</w:t>
            </w:r>
          </w:p>
        </w:tc>
        <w:tc>
          <w:tcPr>
            <w:tcW w:w="519" w:type="pct"/>
          </w:tcPr>
          <w:p w14:paraId="3E172806" w14:textId="77777777" w:rsidR="007B7600" w:rsidRPr="007036CE" w:rsidRDefault="007B7600" w:rsidP="007B7600">
            <w:pPr>
              <w:pStyle w:val="GOSTTablenorm"/>
            </w:pPr>
            <w:r w:rsidRPr="007036CE">
              <w:t>Строка</w:t>
            </w:r>
          </w:p>
        </w:tc>
        <w:tc>
          <w:tcPr>
            <w:tcW w:w="300" w:type="pct"/>
          </w:tcPr>
          <w:p w14:paraId="19673D4F" w14:textId="77777777" w:rsidR="007B7600" w:rsidRPr="007036CE" w:rsidRDefault="007B7600" w:rsidP="007B7600">
            <w:pPr>
              <w:pStyle w:val="GOSTTablenorm"/>
            </w:pPr>
            <w:r w:rsidRPr="007036CE">
              <w:t>Да</w:t>
            </w:r>
          </w:p>
        </w:tc>
        <w:tc>
          <w:tcPr>
            <w:tcW w:w="308" w:type="pct"/>
          </w:tcPr>
          <w:p w14:paraId="28A7ABFC" w14:textId="77777777" w:rsidR="007B7600" w:rsidRPr="007036CE" w:rsidRDefault="007B7600" w:rsidP="007B7600">
            <w:pPr>
              <w:pStyle w:val="GOSTTablenorm"/>
            </w:pPr>
            <w:r w:rsidRPr="007036CE">
              <w:rPr>
                <w:lang w:val="en-US"/>
              </w:rPr>
              <w:t>&lt;=50</w:t>
            </w:r>
          </w:p>
        </w:tc>
        <w:tc>
          <w:tcPr>
            <w:tcW w:w="2039" w:type="pct"/>
          </w:tcPr>
          <w:p w14:paraId="437DA36F" w14:textId="77777777" w:rsidR="007B7600" w:rsidRPr="007036CE" w:rsidRDefault="007B7600" w:rsidP="007B7600">
            <w:pPr>
              <w:pStyle w:val="GOSTTablenorm"/>
            </w:pPr>
            <w:r w:rsidRPr="007036CE">
              <w:t>Указывается тип кода по бюджетной классификации плательщика.</w:t>
            </w:r>
          </w:p>
          <w:p w14:paraId="45F3BEB4" w14:textId="77777777" w:rsidR="007B7600" w:rsidRPr="007036CE" w:rsidRDefault="007B7600" w:rsidP="007B7600">
            <w:pPr>
              <w:pStyle w:val="GOSTTablenorm"/>
            </w:pPr>
            <w:r w:rsidRPr="007036CE">
              <w:t>Возможные значения:</w:t>
            </w:r>
          </w:p>
          <w:p w14:paraId="32E7D004" w14:textId="6F30CE66" w:rsidR="007B7600" w:rsidRPr="007036CE" w:rsidRDefault="007B7600" w:rsidP="007B7600">
            <w:pPr>
              <w:pStyle w:val="GOSTTableListMark1"/>
            </w:pPr>
            <w:r w:rsidRPr="007036CE">
              <w:t xml:space="preserve">«Costs» </w:t>
            </w:r>
            <w:r w:rsidR="005B1C15" w:rsidRPr="007036CE">
              <w:t>–</w:t>
            </w:r>
            <w:r w:rsidRPr="007036CE">
              <w:t xml:space="preserve"> Расходы;</w:t>
            </w:r>
          </w:p>
          <w:p w14:paraId="0223EE04" w14:textId="2A84A7CD" w:rsidR="007B7600" w:rsidRPr="007036CE" w:rsidRDefault="007B7600" w:rsidP="007B7600">
            <w:pPr>
              <w:pStyle w:val="GOSTTableListMark1"/>
            </w:pPr>
            <w:r w:rsidRPr="007036CE">
              <w:t xml:space="preserve">«LimitedTypeCosts» </w:t>
            </w:r>
            <w:r w:rsidR="005B1C15" w:rsidRPr="007036CE">
              <w:t>–</w:t>
            </w:r>
            <w:r w:rsidRPr="007036CE">
              <w:t xml:space="preserve"> Лимитируемые расходы;</w:t>
            </w:r>
          </w:p>
          <w:p w14:paraId="376ECAA6" w14:textId="67921287" w:rsidR="007B7600" w:rsidRPr="007036CE" w:rsidRDefault="007B7600" w:rsidP="007B7600">
            <w:pPr>
              <w:pStyle w:val="GOSTTableListMark1"/>
            </w:pPr>
            <w:r w:rsidRPr="007036CE">
              <w:t xml:space="preserve">«UnLimitedTypeCosts» </w:t>
            </w:r>
            <w:r w:rsidR="005B1C15" w:rsidRPr="007036CE">
              <w:t>–</w:t>
            </w:r>
            <w:r w:rsidRPr="007036CE">
              <w:t xml:space="preserve"> Нелимитруемые расходы;</w:t>
            </w:r>
          </w:p>
          <w:p w14:paraId="306108D1" w14:textId="57DAC7F9" w:rsidR="007B7600" w:rsidRPr="007036CE" w:rsidRDefault="007B7600" w:rsidP="007B7600">
            <w:pPr>
              <w:pStyle w:val="GOSTTableListMark1"/>
            </w:pPr>
            <w:r w:rsidRPr="007036CE">
              <w:t xml:space="preserve">«Sources» </w:t>
            </w:r>
            <w:r w:rsidR="005B1C15" w:rsidRPr="007036CE">
              <w:t>–</w:t>
            </w:r>
            <w:r w:rsidRPr="007036CE">
              <w:t xml:space="preserve"> Источники;</w:t>
            </w:r>
          </w:p>
          <w:p w14:paraId="159C017C" w14:textId="7B2CDBD5" w:rsidR="007B7600" w:rsidRPr="007036CE" w:rsidRDefault="007B7600" w:rsidP="007B7600">
            <w:pPr>
              <w:pStyle w:val="GOSTTableListMark1"/>
            </w:pPr>
            <w:r w:rsidRPr="007036CE">
              <w:t xml:space="preserve">«IVFDB» </w:t>
            </w:r>
            <w:r w:rsidR="005B1C15" w:rsidRPr="007036CE">
              <w:t>–</w:t>
            </w:r>
            <w:r w:rsidRPr="007036CE">
              <w:t xml:space="preserve"> Внутренние источники;</w:t>
            </w:r>
          </w:p>
          <w:p w14:paraId="1CF1B76F" w14:textId="5D7440ED" w:rsidR="007B7600" w:rsidRPr="007036CE" w:rsidRDefault="007B7600" w:rsidP="007B7600">
            <w:pPr>
              <w:pStyle w:val="GOSTTableListMark1"/>
            </w:pPr>
            <w:r w:rsidRPr="007036CE">
              <w:t xml:space="preserve">«IVnFDB» </w:t>
            </w:r>
            <w:r w:rsidR="005B1C15" w:rsidRPr="007036CE">
              <w:t>–</w:t>
            </w:r>
            <w:r w:rsidRPr="007036CE">
              <w:t xml:space="preserve"> Внешние источники</w:t>
            </w:r>
          </w:p>
        </w:tc>
      </w:tr>
      <w:tr w:rsidR="007B7600" w:rsidRPr="007036CE" w14:paraId="76D61627" w14:textId="77777777" w:rsidTr="005E4D91">
        <w:tc>
          <w:tcPr>
            <w:tcW w:w="1100" w:type="pct"/>
          </w:tcPr>
          <w:p w14:paraId="077A4CF5" w14:textId="77777777" w:rsidR="007B7600" w:rsidRPr="007036CE" w:rsidRDefault="007B7600" w:rsidP="007B7600">
            <w:pPr>
              <w:pStyle w:val="GOSTTablenorm"/>
            </w:pPr>
            <w:r w:rsidRPr="007036CE">
              <w:t xml:space="preserve">Тип КБК получателя </w:t>
            </w:r>
          </w:p>
        </w:tc>
        <w:tc>
          <w:tcPr>
            <w:tcW w:w="734" w:type="pct"/>
          </w:tcPr>
          <w:p w14:paraId="79E707AD" w14:textId="77777777" w:rsidR="007B7600" w:rsidRPr="007036CE" w:rsidRDefault="007B7600" w:rsidP="007B7600">
            <w:pPr>
              <w:pStyle w:val="GOSTTablenorm"/>
            </w:pPr>
            <w:r w:rsidRPr="007036CE">
              <w:rPr>
                <w:b/>
              </w:rPr>
              <w:t>ZRST:</w:t>
            </w:r>
            <w:r w:rsidRPr="007036CE">
              <w:t>MSC_KBKRcpnt</w:t>
            </w:r>
            <w:r w:rsidRPr="007036CE">
              <w:rPr>
                <w:lang w:val="en-US"/>
              </w:rPr>
              <w:t>_BKTp</w:t>
            </w:r>
          </w:p>
        </w:tc>
        <w:tc>
          <w:tcPr>
            <w:tcW w:w="519" w:type="pct"/>
          </w:tcPr>
          <w:p w14:paraId="2F1E79F1" w14:textId="77777777" w:rsidR="007B7600" w:rsidRPr="007036CE" w:rsidRDefault="007B7600" w:rsidP="007B7600">
            <w:pPr>
              <w:pStyle w:val="GOSTTablenorm"/>
            </w:pPr>
            <w:r w:rsidRPr="007036CE">
              <w:t>Строка</w:t>
            </w:r>
          </w:p>
        </w:tc>
        <w:tc>
          <w:tcPr>
            <w:tcW w:w="300" w:type="pct"/>
          </w:tcPr>
          <w:p w14:paraId="3F38F130" w14:textId="77777777" w:rsidR="007B7600" w:rsidRPr="007036CE" w:rsidRDefault="007B7600" w:rsidP="007B7600">
            <w:pPr>
              <w:pStyle w:val="GOSTTablenorm"/>
            </w:pPr>
            <w:r w:rsidRPr="007036CE">
              <w:t>Нет</w:t>
            </w:r>
          </w:p>
        </w:tc>
        <w:tc>
          <w:tcPr>
            <w:tcW w:w="308" w:type="pct"/>
          </w:tcPr>
          <w:p w14:paraId="068981BA" w14:textId="77777777" w:rsidR="007B7600" w:rsidRPr="007036CE" w:rsidRDefault="007B7600" w:rsidP="007B7600">
            <w:pPr>
              <w:pStyle w:val="GOSTTablenorm"/>
              <w:rPr>
                <w:lang w:val="en-US"/>
              </w:rPr>
            </w:pPr>
            <w:r w:rsidRPr="007036CE">
              <w:rPr>
                <w:lang w:val="en-US"/>
              </w:rPr>
              <w:t>&lt;=50</w:t>
            </w:r>
          </w:p>
        </w:tc>
        <w:tc>
          <w:tcPr>
            <w:tcW w:w="2039" w:type="pct"/>
          </w:tcPr>
          <w:p w14:paraId="64427464" w14:textId="77777777" w:rsidR="007B7600" w:rsidRPr="007036CE" w:rsidRDefault="007B7600" w:rsidP="007B7600">
            <w:pPr>
              <w:pStyle w:val="GOSTTablenorm"/>
            </w:pPr>
            <w:r w:rsidRPr="007036CE">
              <w:t>Указывается тип кода по бюджетной классификации получателя. Заполняется для внутриказначейских документов по проведению уточнений внутри одного лицевого счета</w:t>
            </w:r>
          </w:p>
          <w:p w14:paraId="64780687" w14:textId="77777777" w:rsidR="007B7600" w:rsidRPr="007036CE" w:rsidRDefault="007B7600" w:rsidP="007B7600">
            <w:pPr>
              <w:pStyle w:val="GOSTTablenorm"/>
            </w:pPr>
            <w:r w:rsidRPr="007036CE">
              <w:t>Обязателен для заполнения, если заполнен параметр «Номер лицевого счета получателя» (ZR_CodeAcc).</w:t>
            </w:r>
          </w:p>
          <w:p w14:paraId="6B9F5FF4" w14:textId="77777777" w:rsidR="007B7600" w:rsidRPr="007036CE" w:rsidRDefault="007B7600" w:rsidP="007B7600">
            <w:pPr>
              <w:pStyle w:val="GOSTTablenorm"/>
            </w:pPr>
            <w:r w:rsidRPr="007036CE">
              <w:t>Возможные значения:</w:t>
            </w:r>
          </w:p>
          <w:p w14:paraId="5C30F798" w14:textId="210D9B36" w:rsidR="007B7600" w:rsidRPr="007036CE" w:rsidRDefault="007B7600" w:rsidP="007B7600">
            <w:pPr>
              <w:pStyle w:val="GOSTTableListMark1"/>
            </w:pPr>
            <w:r w:rsidRPr="007036CE">
              <w:t xml:space="preserve">«Costs» </w:t>
            </w:r>
            <w:r w:rsidR="005B1C15" w:rsidRPr="007036CE">
              <w:t>–</w:t>
            </w:r>
            <w:r w:rsidRPr="007036CE">
              <w:t xml:space="preserve"> Расходы;</w:t>
            </w:r>
          </w:p>
          <w:p w14:paraId="5D97680B" w14:textId="30A6654D" w:rsidR="007B7600" w:rsidRPr="007036CE" w:rsidRDefault="007B7600" w:rsidP="007B7600">
            <w:pPr>
              <w:pStyle w:val="GOSTTableListMark1"/>
            </w:pPr>
            <w:r w:rsidRPr="007036CE">
              <w:t xml:space="preserve">«LimitedTypeCosts» </w:t>
            </w:r>
            <w:r w:rsidR="005B1C15" w:rsidRPr="007036CE">
              <w:t>–</w:t>
            </w:r>
            <w:r w:rsidRPr="007036CE">
              <w:t xml:space="preserve"> Лимитируемые расходы;</w:t>
            </w:r>
          </w:p>
          <w:p w14:paraId="147F686F" w14:textId="737DF472" w:rsidR="007B7600" w:rsidRPr="007036CE" w:rsidRDefault="007B7600" w:rsidP="00837279">
            <w:pPr>
              <w:pStyle w:val="GOSTTableListMark1"/>
            </w:pPr>
            <w:r w:rsidRPr="007036CE">
              <w:t>«UnLimitedTypeCosts</w:t>
            </w:r>
            <w:r w:rsidR="00837279" w:rsidRPr="007036CE">
              <w:t xml:space="preserve">» </w:t>
            </w:r>
            <w:r w:rsidR="005B1C15" w:rsidRPr="007036CE">
              <w:t>–</w:t>
            </w:r>
            <w:r w:rsidR="00837279" w:rsidRPr="007036CE">
              <w:t xml:space="preserve"> Нелимитруемые расходы</w:t>
            </w:r>
          </w:p>
        </w:tc>
      </w:tr>
      <w:tr w:rsidR="007B7600" w:rsidRPr="007036CE" w14:paraId="7FF3FC10" w14:textId="77777777" w:rsidTr="005E4D91">
        <w:tc>
          <w:tcPr>
            <w:tcW w:w="1100" w:type="pct"/>
          </w:tcPr>
          <w:p w14:paraId="0E1CE057" w14:textId="77777777" w:rsidR="007B7600" w:rsidRPr="007036CE" w:rsidRDefault="007B7600" w:rsidP="007B7600">
            <w:pPr>
              <w:pStyle w:val="GOSTTablenorm"/>
            </w:pPr>
            <w:r w:rsidRPr="007036CE">
              <w:t>Код цели (аналитический код) плательщика</w:t>
            </w:r>
          </w:p>
        </w:tc>
        <w:tc>
          <w:tcPr>
            <w:tcW w:w="734" w:type="pct"/>
          </w:tcPr>
          <w:p w14:paraId="04D71AFD" w14:textId="77777777" w:rsidR="007B7600" w:rsidRPr="007036CE" w:rsidRDefault="007B7600" w:rsidP="007B7600">
            <w:pPr>
              <w:pStyle w:val="GOSTTablenorm"/>
            </w:pPr>
            <w:r w:rsidRPr="007036CE">
              <w:rPr>
                <w:b/>
              </w:rPr>
              <w:t>ZRST:</w:t>
            </w:r>
            <w:r w:rsidRPr="007036CE">
              <w:t>MSC_KBKPyr_TrgtCd</w:t>
            </w:r>
          </w:p>
        </w:tc>
        <w:tc>
          <w:tcPr>
            <w:tcW w:w="519" w:type="pct"/>
          </w:tcPr>
          <w:p w14:paraId="4B3303EC" w14:textId="77777777" w:rsidR="007B7600" w:rsidRPr="007036CE" w:rsidRDefault="007B7600" w:rsidP="007B7600">
            <w:pPr>
              <w:pStyle w:val="GOSTTablenorm"/>
            </w:pPr>
            <w:r w:rsidRPr="007036CE">
              <w:t>Строка</w:t>
            </w:r>
          </w:p>
        </w:tc>
        <w:tc>
          <w:tcPr>
            <w:tcW w:w="300" w:type="pct"/>
          </w:tcPr>
          <w:p w14:paraId="7F2A4E6C" w14:textId="77777777" w:rsidR="007B7600" w:rsidRPr="007036CE" w:rsidRDefault="007B7600" w:rsidP="007B7600">
            <w:pPr>
              <w:pStyle w:val="GOSTTablenorm"/>
            </w:pPr>
            <w:r w:rsidRPr="007036CE">
              <w:t>Нет</w:t>
            </w:r>
          </w:p>
        </w:tc>
        <w:tc>
          <w:tcPr>
            <w:tcW w:w="308" w:type="pct"/>
          </w:tcPr>
          <w:p w14:paraId="150F6F56" w14:textId="77777777" w:rsidR="007B7600" w:rsidRPr="007036CE" w:rsidRDefault="007B7600" w:rsidP="007B7600">
            <w:pPr>
              <w:pStyle w:val="GOSTTablenorm"/>
            </w:pPr>
            <w:r w:rsidRPr="007036CE">
              <w:t>&lt;=</w:t>
            </w:r>
            <w:r w:rsidRPr="007036CE">
              <w:rPr>
                <w:lang w:val="en-US"/>
              </w:rPr>
              <w:t>25</w:t>
            </w:r>
          </w:p>
        </w:tc>
        <w:tc>
          <w:tcPr>
            <w:tcW w:w="2039" w:type="pct"/>
          </w:tcPr>
          <w:p w14:paraId="0C2EF184" w14:textId="77777777" w:rsidR="007B7600" w:rsidRPr="007036CE" w:rsidRDefault="007B7600" w:rsidP="007B7600">
            <w:pPr>
              <w:pStyle w:val="GOSTTablenorm"/>
            </w:pPr>
            <w:r w:rsidRPr="007036CE">
              <w:t>Указывается код цели (аналитический код) для отражения операции на ЛС плательщика (при наличии)</w:t>
            </w:r>
          </w:p>
        </w:tc>
      </w:tr>
      <w:tr w:rsidR="007B7600" w:rsidRPr="007036CE" w14:paraId="5BD1F1A4" w14:textId="77777777" w:rsidTr="005E4D91">
        <w:tc>
          <w:tcPr>
            <w:tcW w:w="1100" w:type="pct"/>
          </w:tcPr>
          <w:p w14:paraId="4E19EAF9" w14:textId="77777777" w:rsidR="007B7600" w:rsidRPr="007036CE" w:rsidRDefault="007B7600" w:rsidP="007B7600">
            <w:pPr>
              <w:pStyle w:val="GOSTTablenorm"/>
            </w:pPr>
            <w:r w:rsidRPr="007036CE">
              <w:t>Код цели (аналитический код) получателя</w:t>
            </w:r>
          </w:p>
        </w:tc>
        <w:tc>
          <w:tcPr>
            <w:tcW w:w="734" w:type="pct"/>
          </w:tcPr>
          <w:p w14:paraId="5358215B" w14:textId="77777777" w:rsidR="007B7600" w:rsidRPr="007036CE" w:rsidRDefault="007B7600" w:rsidP="007B7600">
            <w:pPr>
              <w:pStyle w:val="GOSTTablenorm"/>
            </w:pPr>
            <w:r w:rsidRPr="007036CE">
              <w:rPr>
                <w:b/>
              </w:rPr>
              <w:t>ZRST:</w:t>
            </w:r>
            <w:r w:rsidRPr="007036CE">
              <w:t>MSC_KBKRcpnt_TrgtCd</w:t>
            </w:r>
          </w:p>
        </w:tc>
        <w:tc>
          <w:tcPr>
            <w:tcW w:w="519" w:type="pct"/>
          </w:tcPr>
          <w:p w14:paraId="77048429" w14:textId="77777777" w:rsidR="007B7600" w:rsidRPr="007036CE" w:rsidRDefault="007B7600" w:rsidP="007B7600">
            <w:pPr>
              <w:pStyle w:val="GOSTTablenorm"/>
            </w:pPr>
            <w:r w:rsidRPr="007036CE">
              <w:t>Строка</w:t>
            </w:r>
          </w:p>
        </w:tc>
        <w:tc>
          <w:tcPr>
            <w:tcW w:w="300" w:type="pct"/>
          </w:tcPr>
          <w:p w14:paraId="034F0C83" w14:textId="77777777" w:rsidR="007B7600" w:rsidRPr="007036CE" w:rsidRDefault="007B7600" w:rsidP="007B7600">
            <w:pPr>
              <w:pStyle w:val="GOSTTablenorm"/>
            </w:pPr>
            <w:r w:rsidRPr="007036CE">
              <w:t>Нет</w:t>
            </w:r>
          </w:p>
        </w:tc>
        <w:tc>
          <w:tcPr>
            <w:tcW w:w="308" w:type="pct"/>
          </w:tcPr>
          <w:p w14:paraId="0A9FBB8F" w14:textId="77777777" w:rsidR="007B7600" w:rsidRPr="007036CE" w:rsidRDefault="007B7600" w:rsidP="007B7600">
            <w:pPr>
              <w:pStyle w:val="GOSTTablenorm"/>
            </w:pPr>
            <w:r w:rsidRPr="007036CE">
              <w:t>&lt;=</w:t>
            </w:r>
            <w:r w:rsidRPr="007036CE">
              <w:rPr>
                <w:lang w:val="en-US"/>
              </w:rPr>
              <w:t>25</w:t>
            </w:r>
          </w:p>
        </w:tc>
        <w:tc>
          <w:tcPr>
            <w:tcW w:w="2039" w:type="pct"/>
          </w:tcPr>
          <w:p w14:paraId="2CEB18BF" w14:textId="77777777" w:rsidR="007B7600" w:rsidRPr="007036CE" w:rsidRDefault="007B7600" w:rsidP="007B7600">
            <w:pPr>
              <w:pStyle w:val="GOSTTablenorm"/>
            </w:pPr>
            <w:r w:rsidRPr="007036CE">
              <w:t>Указывается код цели (аналитический код) для отражения операции на ЛС получателя (при наличии). Заполняется для внутриказначейских документов по проведению уточнений внутри одного лицевого счета.</w:t>
            </w:r>
          </w:p>
          <w:p w14:paraId="52211FE8" w14:textId="77777777" w:rsidR="007B7600" w:rsidRPr="007036CE" w:rsidRDefault="007B7600" w:rsidP="007B7600">
            <w:pPr>
              <w:pStyle w:val="GOSTTablenorm"/>
            </w:pPr>
            <w:r w:rsidRPr="007036CE">
              <w:lastRenderedPageBreak/>
              <w:t>Может заполняться, если заполнен параметр «Номер лицевого счета получателя» (ZR_CodeAcc)</w:t>
            </w:r>
          </w:p>
        </w:tc>
      </w:tr>
      <w:tr w:rsidR="007B7600" w:rsidRPr="007036CE" w14:paraId="422D1475" w14:textId="77777777" w:rsidTr="005E4D91">
        <w:tc>
          <w:tcPr>
            <w:tcW w:w="1100" w:type="pct"/>
          </w:tcPr>
          <w:p w14:paraId="20300762" w14:textId="77777777" w:rsidR="007B7600" w:rsidRPr="007036CE" w:rsidRDefault="007B7600" w:rsidP="007B7600">
            <w:pPr>
              <w:pStyle w:val="GOSTTablenorm"/>
            </w:pPr>
            <w:r w:rsidRPr="007036CE">
              <w:lastRenderedPageBreak/>
              <w:t>Признак учета БА, ЛБО на ЛС плательщика</w:t>
            </w:r>
          </w:p>
        </w:tc>
        <w:tc>
          <w:tcPr>
            <w:tcW w:w="734" w:type="pct"/>
          </w:tcPr>
          <w:p w14:paraId="6D97F62B" w14:textId="77777777" w:rsidR="007B7600" w:rsidRPr="007036CE" w:rsidRDefault="007B7600" w:rsidP="007B7600">
            <w:pPr>
              <w:pStyle w:val="GOSTTablenorm"/>
            </w:pPr>
            <w:r w:rsidRPr="007036CE">
              <w:rPr>
                <w:b/>
                <w:lang w:val="en-US"/>
              </w:rPr>
              <w:t>ZRST:</w:t>
            </w:r>
            <w:r w:rsidRPr="007036CE">
              <w:rPr>
                <w:lang w:val="en-US"/>
              </w:rPr>
              <w:t>Sign_balbo_snd</w:t>
            </w:r>
          </w:p>
        </w:tc>
        <w:tc>
          <w:tcPr>
            <w:tcW w:w="519" w:type="pct"/>
          </w:tcPr>
          <w:p w14:paraId="79CBB8F8" w14:textId="77777777" w:rsidR="007B7600" w:rsidRPr="007036CE" w:rsidRDefault="007B7600" w:rsidP="007B7600">
            <w:pPr>
              <w:pStyle w:val="GOSTTablenorm"/>
            </w:pPr>
            <w:r w:rsidRPr="007036CE">
              <w:t>Логический</w:t>
            </w:r>
          </w:p>
        </w:tc>
        <w:tc>
          <w:tcPr>
            <w:tcW w:w="300" w:type="pct"/>
          </w:tcPr>
          <w:p w14:paraId="1783EAEC" w14:textId="77777777" w:rsidR="007B7600" w:rsidRPr="007036CE" w:rsidRDefault="007B7600" w:rsidP="007B7600">
            <w:pPr>
              <w:pStyle w:val="GOSTTablenorm"/>
            </w:pPr>
            <w:r w:rsidRPr="007036CE">
              <w:t>Да</w:t>
            </w:r>
          </w:p>
        </w:tc>
        <w:tc>
          <w:tcPr>
            <w:tcW w:w="308" w:type="pct"/>
          </w:tcPr>
          <w:p w14:paraId="3AD817B5" w14:textId="77777777" w:rsidR="007B7600" w:rsidRPr="007036CE" w:rsidRDefault="007B7600" w:rsidP="007B7600">
            <w:pPr>
              <w:pStyle w:val="GOSTTablenorm"/>
            </w:pPr>
            <w:r w:rsidRPr="007036CE">
              <w:t>-</w:t>
            </w:r>
          </w:p>
        </w:tc>
        <w:tc>
          <w:tcPr>
            <w:tcW w:w="2039" w:type="pct"/>
          </w:tcPr>
          <w:p w14:paraId="0F124888" w14:textId="77777777" w:rsidR="007B7600" w:rsidRPr="007036CE" w:rsidRDefault="007B7600" w:rsidP="007B7600">
            <w:pPr>
              <w:pStyle w:val="GOSTTablenorm"/>
            </w:pPr>
            <w:r w:rsidRPr="007036CE">
              <w:t>Указывается признак учета БА, ЛБО на ЛС плательщика.</w:t>
            </w:r>
          </w:p>
          <w:p w14:paraId="4B7551B6" w14:textId="77777777" w:rsidR="007B7600" w:rsidRPr="007036CE" w:rsidRDefault="007B7600" w:rsidP="007B7600">
            <w:pPr>
              <w:pStyle w:val="GOSTTablenorm"/>
            </w:pPr>
            <w:r w:rsidRPr="007036CE">
              <w:t>Может принимать значения:</w:t>
            </w:r>
          </w:p>
          <w:p w14:paraId="6ECC97D1" w14:textId="2086D330" w:rsidR="007B7600" w:rsidRPr="007036CE" w:rsidRDefault="007B7600" w:rsidP="007B7600">
            <w:pPr>
              <w:pStyle w:val="GOSTTableListMark1"/>
            </w:pPr>
            <w:r w:rsidRPr="007036CE">
              <w:t>«</w:t>
            </w:r>
            <w:r w:rsidRPr="007036CE">
              <w:rPr>
                <w:lang w:val="en-US"/>
              </w:rPr>
              <w:t>true</w:t>
            </w:r>
            <w:r w:rsidRPr="007036CE">
              <w:t xml:space="preserve">» </w:t>
            </w:r>
            <w:r w:rsidR="005B1C15" w:rsidRPr="007036CE">
              <w:t>–</w:t>
            </w:r>
            <w:r w:rsidRPr="007036CE">
              <w:t xml:space="preserve"> Да;</w:t>
            </w:r>
          </w:p>
          <w:p w14:paraId="39E931ED" w14:textId="659C84E9" w:rsidR="007B7600" w:rsidRPr="007036CE" w:rsidRDefault="007B7600" w:rsidP="007B7600">
            <w:pPr>
              <w:pStyle w:val="GOSTTableListMark1"/>
            </w:pPr>
            <w:r w:rsidRPr="007036CE">
              <w:t>«</w:t>
            </w:r>
            <w:r w:rsidRPr="007036CE">
              <w:rPr>
                <w:lang w:val="en-US"/>
              </w:rPr>
              <w:t>false</w:t>
            </w:r>
            <w:r w:rsidRPr="007036CE">
              <w:t xml:space="preserve">» </w:t>
            </w:r>
            <w:r w:rsidR="005B1C15" w:rsidRPr="007036CE">
              <w:t>–</w:t>
            </w:r>
            <w:r w:rsidRPr="007036CE">
              <w:t xml:space="preserve"> Нет</w:t>
            </w:r>
          </w:p>
        </w:tc>
      </w:tr>
      <w:tr w:rsidR="007B7600" w:rsidRPr="007036CE" w14:paraId="29861E2A" w14:textId="77777777" w:rsidTr="005E4D91">
        <w:tc>
          <w:tcPr>
            <w:tcW w:w="1100" w:type="pct"/>
          </w:tcPr>
          <w:p w14:paraId="5676B1A8" w14:textId="77777777" w:rsidR="007B7600" w:rsidRPr="007036CE" w:rsidRDefault="007B7600" w:rsidP="007B7600">
            <w:pPr>
              <w:pStyle w:val="GOSTTablenorm"/>
            </w:pPr>
            <w:r w:rsidRPr="007036CE">
              <w:t>Сумма в валюте заявки</w:t>
            </w:r>
          </w:p>
        </w:tc>
        <w:tc>
          <w:tcPr>
            <w:tcW w:w="734" w:type="pct"/>
          </w:tcPr>
          <w:p w14:paraId="228A5C1D" w14:textId="77777777" w:rsidR="007B7600" w:rsidRPr="007036CE" w:rsidRDefault="007B7600" w:rsidP="007B7600">
            <w:pPr>
              <w:pStyle w:val="GOSTTablenorm"/>
            </w:pPr>
            <w:r w:rsidRPr="007036CE">
              <w:rPr>
                <w:b/>
              </w:rPr>
              <w:t>ZRST:</w:t>
            </w:r>
            <w:r w:rsidRPr="007036CE">
              <w:t>AmntCrrPrpsl</w:t>
            </w:r>
          </w:p>
        </w:tc>
        <w:tc>
          <w:tcPr>
            <w:tcW w:w="519" w:type="pct"/>
          </w:tcPr>
          <w:p w14:paraId="30FC9575" w14:textId="77777777" w:rsidR="007B7600" w:rsidRPr="007036CE" w:rsidRDefault="007B7600" w:rsidP="007B7600">
            <w:pPr>
              <w:pStyle w:val="GOSTTablenorm"/>
            </w:pPr>
            <w:r w:rsidRPr="007036CE">
              <w:t>Сумма</w:t>
            </w:r>
          </w:p>
        </w:tc>
        <w:tc>
          <w:tcPr>
            <w:tcW w:w="300" w:type="pct"/>
          </w:tcPr>
          <w:p w14:paraId="64FE89EF" w14:textId="77777777" w:rsidR="007B7600" w:rsidRPr="007036CE" w:rsidRDefault="007B7600" w:rsidP="007B7600">
            <w:pPr>
              <w:pStyle w:val="GOSTTablenorm"/>
            </w:pPr>
            <w:r w:rsidRPr="007036CE">
              <w:t>Да</w:t>
            </w:r>
          </w:p>
        </w:tc>
        <w:tc>
          <w:tcPr>
            <w:tcW w:w="308" w:type="pct"/>
          </w:tcPr>
          <w:p w14:paraId="13FE8D43" w14:textId="77777777" w:rsidR="007B7600" w:rsidRPr="007036CE" w:rsidRDefault="00E30979" w:rsidP="007B7600">
            <w:pPr>
              <w:pStyle w:val="GOSTTablenorm"/>
              <w:rPr>
                <w:lang w:val="en-US"/>
              </w:rPr>
            </w:pPr>
            <w:r w:rsidRPr="007036CE">
              <w:rPr>
                <w:lang w:val="en-US"/>
              </w:rPr>
              <w:t>-</w:t>
            </w:r>
          </w:p>
        </w:tc>
        <w:tc>
          <w:tcPr>
            <w:tcW w:w="2039" w:type="pct"/>
          </w:tcPr>
          <w:p w14:paraId="277E0B59" w14:textId="77777777" w:rsidR="007B7600" w:rsidRPr="007036CE" w:rsidRDefault="007B7600" w:rsidP="007B7600">
            <w:pPr>
              <w:pStyle w:val="GOSTTablenorm"/>
            </w:pPr>
            <w:r w:rsidRPr="007036CE">
              <w:t>Сумма платежа в единицах валюты, указанной в реквизите ZR_MSC_OKV_CD, с точностью 2 знака после запятой</w:t>
            </w:r>
          </w:p>
        </w:tc>
      </w:tr>
      <w:tr w:rsidR="007B7600" w:rsidRPr="007036CE" w14:paraId="3D9A4A79" w14:textId="77777777" w:rsidTr="005E4D91">
        <w:tc>
          <w:tcPr>
            <w:tcW w:w="1100" w:type="pct"/>
          </w:tcPr>
          <w:p w14:paraId="193FFA04" w14:textId="77777777" w:rsidR="007B7600" w:rsidRPr="007036CE" w:rsidRDefault="007B7600" w:rsidP="007B7600">
            <w:pPr>
              <w:pStyle w:val="GOSTTablenorm"/>
            </w:pPr>
            <w:r w:rsidRPr="007036CE">
              <w:t>Сумма в рублях</w:t>
            </w:r>
          </w:p>
        </w:tc>
        <w:tc>
          <w:tcPr>
            <w:tcW w:w="734" w:type="pct"/>
          </w:tcPr>
          <w:p w14:paraId="46672D3D" w14:textId="77777777" w:rsidR="007B7600" w:rsidRPr="007036CE" w:rsidRDefault="007B7600" w:rsidP="007B7600">
            <w:pPr>
              <w:pStyle w:val="GOSTTablenorm"/>
            </w:pPr>
            <w:r w:rsidRPr="007036CE">
              <w:rPr>
                <w:b/>
              </w:rPr>
              <w:t>ZRST:</w:t>
            </w:r>
            <w:r w:rsidRPr="007036CE">
              <w:t>AmountCurRub</w:t>
            </w:r>
          </w:p>
        </w:tc>
        <w:tc>
          <w:tcPr>
            <w:tcW w:w="519" w:type="pct"/>
          </w:tcPr>
          <w:p w14:paraId="7F3F696E" w14:textId="77777777" w:rsidR="007B7600" w:rsidRPr="007036CE" w:rsidRDefault="007B7600" w:rsidP="007B7600">
            <w:pPr>
              <w:pStyle w:val="GOSTTablenorm"/>
            </w:pPr>
            <w:r w:rsidRPr="007036CE">
              <w:t>Сумма</w:t>
            </w:r>
          </w:p>
        </w:tc>
        <w:tc>
          <w:tcPr>
            <w:tcW w:w="300" w:type="pct"/>
          </w:tcPr>
          <w:p w14:paraId="3EBC8CDC" w14:textId="77777777" w:rsidR="007B7600" w:rsidRPr="007036CE" w:rsidRDefault="007B7600" w:rsidP="007B7600">
            <w:pPr>
              <w:pStyle w:val="GOSTTablenorm"/>
            </w:pPr>
            <w:r w:rsidRPr="007036CE">
              <w:t>Да</w:t>
            </w:r>
          </w:p>
        </w:tc>
        <w:tc>
          <w:tcPr>
            <w:tcW w:w="308" w:type="pct"/>
          </w:tcPr>
          <w:p w14:paraId="62749CFA" w14:textId="77777777" w:rsidR="007B7600" w:rsidRPr="007036CE" w:rsidRDefault="00E30979" w:rsidP="007B7600">
            <w:pPr>
              <w:pStyle w:val="GOSTTablenorm"/>
              <w:rPr>
                <w:lang w:val="en-US"/>
              </w:rPr>
            </w:pPr>
            <w:r w:rsidRPr="007036CE">
              <w:rPr>
                <w:lang w:val="en-US"/>
              </w:rPr>
              <w:t>-</w:t>
            </w:r>
          </w:p>
        </w:tc>
        <w:tc>
          <w:tcPr>
            <w:tcW w:w="2039" w:type="pct"/>
          </w:tcPr>
          <w:p w14:paraId="2EB7007B" w14:textId="77777777" w:rsidR="007B7600" w:rsidRPr="007036CE" w:rsidRDefault="007B7600" w:rsidP="007B7600">
            <w:pPr>
              <w:pStyle w:val="GOSTTablenorm"/>
            </w:pPr>
            <w:r w:rsidRPr="007036CE">
              <w:t>Сумма платежа в рублевом эквиваленте с точностью 2 знака после запятой</w:t>
            </w:r>
          </w:p>
        </w:tc>
      </w:tr>
    </w:tbl>
    <w:p w14:paraId="6327CAFD" w14:textId="77777777" w:rsidR="00A0733F" w:rsidRPr="007036CE" w:rsidRDefault="00A0733F" w:rsidP="005D1CFD">
      <w:pPr>
        <w:pStyle w:val="51"/>
      </w:pPr>
      <w:bookmarkStart w:id="403" w:name="_Toc222927686"/>
      <w:r w:rsidRPr="007036CE">
        <w:t>Пример запроса</w:t>
      </w:r>
      <w:r w:rsidR="00536869" w:rsidRPr="007036CE">
        <w:t xml:space="preserve"> </w:t>
      </w:r>
      <w:r w:rsidR="00D67FD3" w:rsidRPr="007036CE">
        <w:t xml:space="preserve">по </w:t>
      </w:r>
      <w:r w:rsidR="00536869" w:rsidRPr="007036CE">
        <w:t>документ</w:t>
      </w:r>
      <w:r w:rsidR="00D67FD3" w:rsidRPr="007036CE">
        <w:t>у</w:t>
      </w:r>
      <w:r w:rsidR="00536869" w:rsidRPr="007036CE">
        <w:t xml:space="preserve"> «Заявка на кассовый расход» (ф.0531801) MSC_ApplCashFlow</w:t>
      </w:r>
      <w:r w:rsidR="008535B4" w:rsidRPr="007036CE">
        <w:t>_PBS</w:t>
      </w:r>
      <w:bookmarkEnd w:id="403"/>
    </w:p>
    <w:p w14:paraId="08A32D3F" w14:textId="77777777" w:rsidR="00496CE9" w:rsidRPr="007036CE" w:rsidRDefault="00496CE9" w:rsidP="00496CE9">
      <w:pPr>
        <w:pStyle w:val="GOSTScript"/>
      </w:pPr>
      <w:r w:rsidRPr="007036CE">
        <w:t>{</w:t>
      </w:r>
    </w:p>
    <w:p w14:paraId="770B7B7C" w14:textId="77777777" w:rsidR="00496CE9" w:rsidRPr="007036CE" w:rsidRDefault="00496CE9" w:rsidP="00496CE9">
      <w:pPr>
        <w:pStyle w:val="GOSTScript"/>
      </w:pPr>
      <w:r w:rsidRPr="007036CE">
        <w:tab/>
        <w:t>"header": {</w:t>
      </w:r>
    </w:p>
    <w:p w14:paraId="0E8D4DB2" w14:textId="77777777" w:rsidR="00496CE9" w:rsidRPr="007036CE" w:rsidRDefault="00496CE9" w:rsidP="00496CE9">
      <w:pPr>
        <w:pStyle w:val="GOSTScript"/>
      </w:pPr>
      <w:r w:rsidRPr="007036CE">
        <w:tab/>
      </w:r>
      <w:r w:rsidRPr="007036CE">
        <w:tab/>
        <w:t>"Source": "EXP03",</w:t>
      </w:r>
    </w:p>
    <w:p w14:paraId="5DEA4CB3" w14:textId="77777777" w:rsidR="00496CE9" w:rsidRPr="007036CE" w:rsidRDefault="00496CE9" w:rsidP="00496CE9">
      <w:pPr>
        <w:pStyle w:val="GOSTScript"/>
      </w:pPr>
      <w:r w:rsidRPr="007036CE">
        <w:tab/>
      </w:r>
      <w:r w:rsidRPr="007036CE">
        <w:tab/>
        <w:t>"ReqDateTime": "202</w:t>
      </w:r>
      <w:r w:rsidR="00346060" w:rsidRPr="007036CE">
        <w:t>4</w:t>
      </w:r>
      <w:r w:rsidRPr="007036CE">
        <w:t>-0</w:t>
      </w:r>
      <w:r w:rsidR="00346060" w:rsidRPr="007036CE">
        <w:t>1</w:t>
      </w:r>
      <w:r w:rsidRPr="007036CE">
        <w:t>-29 10:37:22",</w:t>
      </w:r>
    </w:p>
    <w:p w14:paraId="008D6139" w14:textId="77777777" w:rsidR="00496CE9" w:rsidRPr="007036CE" w:rsidRDefault="00496CE9" w:rsidP="00496CE9">
      <w:pPr>
        <w:pStyle w:val="GOSTScript"/>
      </w:pPr>
      <w:r w:rsidRPr="007036CE">
        <w:tab/>
      </w:r>
      <w:r w:rsidRPr="007036CE">
        <w:tab/>
        <w:t>"Version": "1.0",</w:t>
      </w:r>
    </w:p>
    <w:p w14:paraId="4AD7744A" w14:textId="77777777" w:rsidR="00496CE9" w:rsidRPr="007036CE" w:rsidRDefault="00496CE9" w:rsidP="00496CE9">
      <w:pPr>
        <w:pStyle w:val="GOSTScript"/>
      </w:pPr>
      <w:r w:rsidRPr="007036CE">
        <w:tab/>
      </w:r>
      <w:r w:rsidRPr="007036CE">
        <w:tab/>
        <w:t>"Params": [</w:t>
      </w:r>
    </w:p>
    <w:p w14:paraId="469517A5" w14:textId="77777777" w:rsidR="00496CE9" w:rsidRPr="007036CE" w:rsidRDefault="00496CE9" w:rsidP="00496CE9">
      <w:pPr>
        <w:pStyle w:val="GOSTScript"/>
      </w:pPr>
      <w:r w:rsidRPr="007036CE">
        <w:tab/>
      </w:r>
      <w:r w:rsidRPr="007036CE">
        <w:tab/>
      </w:r>
      <w:r w:rsidRPr="007036CE">
        <w:tab/>
        <w:t>{</w:t>
      </w:r>
    </w:p>
    <w:p w14:paraId="60B8F54C" w14:textId="77777777" w:rsidR="00496CE9" w:rsidRPr="007036CE" w:rsidRDefault="00496CE9" w:rsidP="00496CE9">
      <w:pPr>
        <w:pStyle w:val="GOSTScript"/>
      </w:pPr>
      <w:r w:rsidRPr="007036CE">
        <w:tab/>
      </w:r>
      <w:r w:rsidRPr="007036CE">
        <w:tab/>
      </w:r>
      <w:r w:rsidRPr="007036CE">
        <w:tab/>
      </w:r>
      <w:r w:rsidRPr="007036CE">
        <w:tab/>
        <w:t>"param": "example",</w:t>
      </w:r>
    </w:p>
    <w:p w14:paraId="32A75514" w14:textId="77777777" w:rsidR="00496CE9" w:rsidRPr="007036CE" w:rsidRDefault="00496CE9" w:rsidP="00496CE9">
      <w:pPr>
        <w:pStyle w:val="GOSTScript"/>
      </w:pPr>
      <w:r w:rsidRPr="007036CE">
        <w:tab/>
      </w:r>
      <w:r w:rsidRPr="007036CE">
        <w:tab/>
      </w:r>
      <w:r w:rsidRPr="007036CE">
        <w:tab/>
      </w:r>
      <w:r w:rsidRPr="007036CE">
        <w:tab/>
        <w:t>"value": "01"</w:t>
      </w:r>
    </w:p>
    <w:p w14:paraId="5877AC64" w14:textId="77777777" w:rsidR="00496CE9" w:rsidRPr="007036CE" w:rsidRDefault="00496CE9" w:rsidP="00496CE9">
      <w:pPr>
        <w:pStyle w:val="GOSTScript"/>
      </w:pPr>
      <w:r w:rsidRPr="007036CE">
        <w:tab/>
      </w:r>
      <w:r w:rsidRPr="007036CE">
        <w:tab/>
      </w:r>
      <w:r w:rsidRPr="007036CE">
        <w:tab/>
        <w:t>}</w:t>
      </w:r>
    </w:p>
    <w:p w14:paraId="021D6727" w14:textId="77777777" w:rsidR="00496CE9" w:rsidRPr="007036CE" w:rsidRDefault="00496CE9" w:rsidP="00496CE9">
      <w:pPr>
        <w:pStyle w:val="GOSTScript"/>
      </w:pPr>
      <w:r w:rsidRPr="007036CE">
        <w:tab/>
      </w:r>
      <w:r w:rsidRPr="007036CE">
        <w:tab/>
        <w:t>],</w:t>
      </w:r>
    </w:p>
    <w:p w14:paraId="3D0AE915" w14:textId="77777777" w:rsidR="00496CE9" w:rsidRPr="007036CE" w:rsidRDefault="00496CE9" w:rsidP="00496CE9">
      <w:pPr>
        <w:pStyle w:val="GOSTScript"/>
      </w:pPr>
      <w:r w:rsidRPr="007036CE">
        <w:tab/>
      </w:r>
      <w:r w:rsidRPr="007036CE">
        <w:tab/>
        <w:t>"ReqGuid": "b0d4ce5d-2757-4699-948c-cfa72ba94f10",</w:t>
      </w:r>
    </w:p>
    <w:p w14:paraId="669CA106" w14:textId="77777777" w:rsidR="00496CE9" w:rsidRPr="007036CE" w:rsidRDefault="00496CE9" w:rsidP="00496CE9">
      <w:pPr>
        <w:pStyle w:val="GOSTScript"/>
      </w:pPr>
      <w:r w:rsidRPr="007036CE">
        <w:tab/>
      </w:r>
      <w:r w:rsidRPr="007036CE">
        <w:tab/>
        <w:t>"DocGuid": "0bd90a7c-e339-46ff-ac39-71029ff81370",</w:t>
      </w:r>
    </w:p>
    <w:p w14:paraId="21DA3E38" w14:textId="77777777" w:rsidR="00496CE9" w:rsidRPr="007036CE" w:rsidRDefault="00496CE9" w:rsidP="00496CE9">
      <w:pPr>
        <w:pStyle w:val="GOSTScript"/>
      </w:pPr>
      <w:r w:rsidRPr="007036CE">
        <w:tab/>
      </w:r>
      <w:r w:rsidRPr="007036CE">
        <w:tab/>
        <w:t>"RequestType": "ACCOUNTING",</w:t>
      </w:r>
    </w:p>
    <w:p w14:paraId="4C91B86B" w14:textId="77777777" w:rsidR="00496CE9" w:rsidRPr="007036CE" w:rsidRDefault="00496CE9" w:rsidP="00496CE9">
      <w:pPr>
        <w:pStyle w:val="GOSTScript"/>
      </w:pPr>
      <w:r w:rsidRPr="007036CE">
        <w:tab/>
      </w:r>
      <w:r w:rsidRPr="007036CE">
        <w:tab/>
        <w:t>"TypeDoc": "MSC_ApplCashFlow_PBS",</w:t>
      </w:r>
    </w:p>
    <w:p w14:paraId="0D5CC50E" w14:textId="77777777" w:rsidR="00496CE9" w:rsidRPr="007036CE" w:rsidRDefault="00496CE9" w:rsidP="00496CE9">
      <w:pPr>
        <w:pStyle w:val="GOSTScript"/>
      </w:pPr>
      <w:r w:rsidRPr="007036CE">
        <w:tab/>
      </w:r>
      <w:r w:rsidRPr="007036CE">
        <w:tab/>
        <w:t>"Stage": "auth",</w:t>
      </w:r>
    </w:p>
    <w:p w14:paraId="3B0057F1" w14:textId="77777777" w:rsidR="00496CE9" w:rsidRPr="007036CE" w:rsidRDefault="00496CE9" w:rsidP="00496CE9">
      <w:pPr>
        <w:pStyle w:val="GOSTScript"/>
      </w:pPr>
      <w:r w:rsidRPr="007036CE">
        <w:lastRenderedPageBreak/>
        <w:tab/>
      </w:r>
      <w:r w:rsidRPr="007036CE">
        <w:tab/>
        <w:t>"BalLevContrl": 0,</w:t>
      </w:r>
    </w:p>
    <w:p w14:paraId="173A98B0" w14:textId="77777777" w:rsidR="00496CE9" w:rsidRPr="007036CE" w:rsidRDefault="00496CE9" w:rsidP="00496CE9">
      <w:pPr>
        <w:pStyle w:val="GOSTScript"/>
      </w:pPr>
      <w:r w:rsidRPr="007036CE">
        <w:tab/>
      </w:r>
      <w:r w:rsidRPr="007036CE">
        <w:tab/>
        <w:t>"Subject": "6000",</w:t>
      </w:r>
    </w:p>
    <w:p w14:paraId="3E004D23" w14:textId="77777777" w:rsidR="00496CE9" w:rsidRPr="007036CE" w:rsidRDefault="00496CE9" w:rsidP="00496CE9">
      <w:pPr>
        <w:pStyle w:val="GOSTScript"/>
      </w:pPr>
      <w:r w:rsidRPr="007036CE">
        <w:tab/>
      </w:r>
      <w:r w:rsidRPr="007036CE">
        <w:tab/>
        <w:t>"SettlementDate": "202</w:t>
      </w:r>
      <w:r w:rsidR="00346060" w:rsidRPr="007036CE">
        <w:t>4</w:t>
      </w:r>
      <w:r w:rsidRPr="007036CE">
        <w:t>-0</w:t>
      </w:r>
      <w:r w:rsidR="00346060" w:rsidRPr="007036CE">
        <w:t>1</w:t>
      </w:r>
      <w:r w:rsidRPr="007036CE">
        <w:t>-29"</w:t>
      </w:r>
    </w:p>
    <w:p w14:paraId="2C9C1035" w14:textId="77777777" w:rsidR="00496CE9" w:rsidRPr="007036CE" w:rsidRDefault="00496CE9" w:rsidP="00496CE9">
      <w:pPr>
        <w:pStyle w:val="GOSTScript"/>
      </w:pPr>
      <w:r w:rsidRPr="007036CE">
        <w:tab/>
        <w:t>},</w:t>
      </w:r>
    </w:p>
    <w:p w14:paraId="7A268895" w14:textId="77777777" w:rsidR="00496CE9" w:rsidRPr="007036CE" w:rsidRDefault="00496CE9" w:rsidP="00496CE9">
      <w:pPr>
        <w:pStyle w:val="GOSTScript"/>
      </w:pPr>
      <w:r w:rsidRPr="007036CE">
        <w:tab/>
        <w:t>"document": {</w:t>
      </w:r>
    </w:p>
    <w:p w14:paraId="3352B956" w14:textId="77777777" w:rsidR="00496CE9" w:rsidRPr="007036CE" w:rsidRDefault="00496CE9" w:rsidP="00496CE9">
      <w:pPr>
        <w:pStyle w:val="GOSTScript"/>
      </w:pPr>
      <w:r w:rsidRPr="007036CE">
        <w:tab/>
      </w:r>
      <w:r w:rsidRPr="007036CE">
        <w:tab/>
        <w:t>"ZR_RqstNm": "031",</w:t>
      </w:r>
    </w:p>
    <w:p w14:paraId="079CDFCD" w14:textId="77777777" w:rsidR="00496CE9" w:rsidRPr="007036CE" w:rsidRDefault="00496CE9" w:rsidP="00496CE9">
      <w:pPr>
        <w:pStyle w:val="GOSTScript"/>
      </w:pPr>
      <w:r w:rsidRPr="007036CE">
        <w:tab/>
      </w:r>
      <w:r w:rsidRPr="007036CE">
        <w:tab/>
        <w:t>"ZR_MSC_Infrmtn_CrtnDt": "202</w:t>
      </w:r>
      <w:r w:rsidR="00346060" w:rsidRPr="007036CE">
        <w:t>3</w:t>
      </w:r>
      <w:r w:rsidRPr="007036CE">
        <w:t>-10-12",</w:t>
      </w:r>
    </w:p>
    <w:p w14:paraId="284280DC" w14:textId="77777777" w:rsidR="00496CE9" w:rsidRPr="007036CE" w:rsidRDefault="00496CE9" w:rsidP="00496CE9">
      <w:pPr>
        <w:pStyle w:val="GOSTScript"/>
      </w:pPr>
      <w:r w:rsidRPr="007036CE">
        <w:tab/>
      </w:r>
      <w:r w:rsidRPr="007036CE">
        <w:tab/>
        <w:t>"ZR_RqstTp": "</w:t>
      </w:r>
      <w:ins w:id="404" w:author="Сатлер Марина Викторовна" w:date="2024-06-25T12:30:00Z">
        <w:r w:rsidR="006A4433" w:rsidRPr="007036CE">
          <w:t>ZKR</w:t>
        </w:r>
      </w:ins>
      <w:del w:id="405" w:author="Сатлер Марина Викторовна" w:date="2024-06-25T12:30:00Z">
        <w:r w:rsidRPr="007036CE" w:rsidDel="006A4433">
          <w:delText>ЗКР</w:delText>
        </w:r>
      </w:del>
      <w:r w:rsidRPr="007036CE">
        <w:t>",</w:t>
      </w:r>
    </w:p>
    <w:p w14:paraId="1A56330B" w14:textId="77777777" w:rsidR="00496CE9" w:rsidRPr="007036CE" w:rsidRDefault="00496CE9" w:rsidP="00496CE9">
      <w:pPr>
        <w:pStyle w:val="GOSTScript"/>
      </w:pPr>
      <w:r w:rsidRPr="007036CE">
        <w:tab/>
      </w:r>
      <w:r w:rsidRPr="007036CE">
        <w:tab/>
        <w:t>"ZR_MSC_OKV_Cd": "643",</w:t>
      </w:r>
    </w:p>
    <w:p w14:paraId="77F0EC88" w14:textId="77777777" w:rsidR="00496CE9" w:rsidRPr="007036CE" w:rsidRDefault="00496CE9" w:rsidP="00496CE9">
      <w:pPr>
        <w:pStyle w:val="GOSTScript"/>
      </w:pPr>
      <w:r w:rsidRPr="007036CE">
        <w:tab/>
      </w:r>
      <w:r w:rsidRPr="007036CE">
        <w:tab/>
        <w:t>"StmInfrmtn_Contour": "1",</w:t>
      </w:r>
    </w:p>
    <w:p w14:paraId="70AF1ECE" w14:textId="77777777" w:rsidR="00496CE9" w:rsidRPr="007036CE" w:rsidRDefault="00496CE9" w:rsidP="00496CE9">
      <w:pPr>
        <w:pStyle w:val="GOSTScript"/>
      </w:pPr>
      <w:r w:rsidRPr="007036CE">
        <w:tab/>
      </w:r>
      <w:r w:rsidRPr="007036CE">
        <w:tab/>
        <w:t>"StmInfrmtn_AccessLevelStereotype": 1,</w:t>
      </w:r>
    </w:p>
    <w:p w14:paraId="093DB95A" w14:textId="77777777" w:rsidR="00496CE9" w:rsidRPr="007036CE" w:rsidRDefault="00496CE9" w:rsidP="00496CE9">
      <w:pPr>
        <w:pStyle w:val="GOSTScript"/>
      </w:pPr>
      <w:r w:rsidRPr="007036CE">
        <w:tab/>
      </w:r>
      <w:r w:rsidRPr="007036CE">
        <w:tab/>
        <w:t>"ZR_MSC_Orgnztn_MSC_Bdgt_Cd": "99010001",</w:t>
      </w:r>
    </w:p>
    <w:p w14:paraId="1FFC768F" w14:textId="77777777" w:rsidR="00496CE9" w:rsidRPr="007036CE" w:rsidRDefault="00496CE9" w:rsidP="00496CE9">
      <w:pPr>
        <w:pStyle w:val="GOSTScript"/>
      </w:pPr>
      <w:r w:rsidRPr="007036CE">
        <w:tab/>
      </w:r>
      <w:r w:rsidRPr="007036CE">
        <w:tab/>
        <w:t>"ZR_MSC_Cstmr_AcntNmbr": "03621А57300",</w:t>
      </w:r>
    </w:p>
    <w:p w14:paraId="335CFCA7" w14:textId="77777777" w:rsidR="00496CE9" w:rsidRPr="007036CE" w:rsidRDefault="00496CE9" w:rsidP="00496CE9">
      <w:pPr>
        <w:pStyle w:val="GOSTScript"/>
      </w:pPr>
      <w:r w:rsidRPr="007036CE">
        <w:tab/>
      </w:r>
      <w:r w:rsidRPr="007036CE">
        <w:tab/>
        <w:t xml:space="preserve">"ZR_MSC_Pmnt_AdvnPySgn": </w:t>
      </w:r>
      <w:ins w:id="406" w:author="Сатлер Марина Викторовна" w:date="2024-06-25T12:30:00Z">
        <w:r w:rsidR="006A4433" w:rsidRPr="007036CE">
          <w:t>"PayNotAdvance"</w:t>
        </w:r>
      </w:ins>
      <w:del w:id="407" w:author="Сатлер Марина Викторовна" w:date="2024-06-25T12:30:00Z">
        <w:r w:rsidRPr="007036CE" w:rsidDel="006A4433">
          <w:delText>0</w:delText>
        </w:r>
      </w:del>
      <w:r w:rsidRPr="007036CE">
        <w:t>,</w:t>
      </w:r>
    </w:p>
    <w:p w14:paraId="11556F0F" w14:textId="77777777" w:rsidR="00496CE9" w:rsidRPr="007036CE" w:rsidRDefault="00496CE9" w:rsidP="00496CE9">
      <w:pPr>
        <w:pStyle w:val="GOSTScript"/>
      </w:pPr>
      <w:r w:rsidRPr="007036CE">
        <w:tab/>
      </w:r>
      <w:r w:rsidRPr="007036CE">
        <w:tab/>
        <w:t xml:space="preserve">"StmInfrmtn_SIGN_POFR_Snd": </w:t>
      </w:r>
      <w:ins w:id="408" w:author="Сатлер Марина Викторовна" w:date="2024-06-25T12:30:00Z">
        <w:r w:rsidR="006A4433" w:rsidRPr="007036CE">
          <w:t>false</w:t>
        </w:r>
      </w:ins>
      <w:del w:id="409" w:author="Сатлер Марина Викторовна" w:date="2024-06-25T12:30:00Z">
        <w:r w:rsidRPr="007036CE" w:rsidDel="006A4433">
          <w:delText>0</w:delText>
        </w:r>
      </w:del>
      <w:r w:rsidRPr="007036CE">
        <w:t>,</w:t>
      </w:r>
    </w:p>
    <w:p w14:paraId="15924481" w14:textId="77777777" w:rsidR="00496CE9" w:rsidRPr="007036CE" w:rsidRDefault="00496CE9" w:rsidP="00496CE9">
      <w:pPr>
        <w:pStyle w:val="GOSTScript"/>
      </w:pPr>
      <w:r w:rsidRPr="007036CE">
        <w:tab/>
      </w:r>
      <w:r w:rsidRPr="007036CE">
        <w:tab/>
        <w:t xml:space="preserve">"StmInfrmtn_SIGN_DO_Snd": </w:t>
      </w:r>
      <w:ins w:id="410" w:author="Сатлер Марина Викторовна" w:date="2024-06-25T12:30:00Z">
        <w:r w:rsidR="006A4433" w:rsidRPr="007036CE">
          <w:t>false</w:t>
        </w:r>
      </w:ins>
      <w:del w:id="411" w:author="Сатлер Марина Викторовна" w:date="2024-06-25T12:30:00Z">
        <w:r w:rsidRPr="007036CE" w:rsidDel="006A4433">
          <w:delText>0</w:delText>
        </w:r>
      </w:del>
      <w:r w:rsidRPr="007036CE">
        <w:t>,</w:t>
      </w:r>
    </w:p>
    <w:p w14:paraId="275AC93B" w14:textId="77777777" w:rsidR="00496CE9" w:rsidRPr="007036CE" w:rsidRDefault="00496CE9" w:rsidP="00496CE9">
      <w:pPr>
        <w:pStyle w:val="GOSTScript"/>
      </w:pPr>
      <w:r w:rsidRPr="007036CE">
        <w:tab/>
      </w:r>
      <w:r w:rsidRPr="007036CE">
        <w:tab/>
        <w:t>"ZRST": [</w:t>
      </w:r>
    </w:p>
    <w:p w14:paraId="60E69108" w14:textId="77777777" w:rsidR="00496CE9" w:rsidRPr="007036CE" w:rsidRDefault="00496CE9" w:rsidP="00496CE9">
      <w:pPr>
        <w:pStyle w:val="GOSTScript"/>
      </w:pPr>
      <w:r w:rsidRPr="007036CE">
        <w:tab/>
      </w:r>
      <w:r w:rsidRPr="007036CE">
        <w:tab/>
      </w:r>
      <w:r w:rsidRPr="007036CE">
        <w:tab/>
        <w:t>{</w:t>
      </w:r>
    </w:p>
    <w:p w14:paraId="0856CD61" w14:textId="77777777" w:rsidR="00496CE9" w:rsidRPr="007036CE" w:rsidRDefault="00496CE9" w:rsidP="00496CE9">
      <w:pPr>
        <w:pStyle w:val="GOSTScript"/>
      </w:pPr>
      <w:r w:rsidRPr="007036CE">
        <w:tab/>
      </w:r>
      <w:r w:rsidRPr="007036CE">
        <w:tab/>
      </w:r>
      <w:r w:rsidRPr="007036CE">
        <w:tab/>
      </w:r>
      <w:r w:rsidRPr="007036CE">
        <w:tab/>
        <w:t>"id": 1,</w:t>
      </w:r>
    </w:p>
    <w:p w14:paraId="0511C42E" w14:textId="77777777" w:rsidR="00496CE9" w:rsidRPr="007036CE" w:rsidRDefault="00496CE9" w:rsidP="00496CE9">
      <w:pPr>
        <w:pStyle w:val="GOSTScript"/>
      </w:pPr>
      <w:r w:rsidRPr="007036CE">
        <w:tab/>
      </w:r>
      <w:r w:rsidRPr="007036CE">
        <w:tab/>
      </w:r>
      <w:r w:rsidRPr="007036CE">
        <w:tab/>
      </w:r>
      <w:r w:rsidRPr="007036CE">
        <w:tab/>
        <w:t>"NumPP": 1,</w:t>
      </w:r>
    </w:p>
    <w:p w14:paraId="159FC632" w14:textId="77777777" w:rsidR="00496CE9" w:rsidRPr="007036CE" w:rsidRDefault="00496CE9" w:rsidP="00496CE9">
      <w:pPr>
        <w:pStyle w:val="GOSTScript"/>
      </w:pPr>
      <w:r w:rsidRPr="007036CE">
        <w:tab/>
      </w:r>
      <w:r w:rsidRPr="007036CE">
        <w:tab/>
      </w:r>
      <w:r w:rsidRPr="007036CE">
        <w:tab/>
      </w:r>
      <w:r w:rsidRPr="007036CE">
        <w:tab/>
        <w:t>"MSC_KBKPyr_KBK": "1821060401</w:t>
      </w:r>
      <w:r w:rsidR="001F736C" w:rsidRPr="007036CE">
        <w:t>1</w:t>
      </w:r>
      <w:r w:rsidRPr="007036CE">
        <w:t>021000110",</w:t>
      </w:r>
    </w:p>
    <w:p w14:paraId="2D832975" w14:textId="77777777" w:rsidR="00496CE9" w:rsidRPr="007036CE" w:rsidRDefault="00496CE9" w:rsidP="00496CE9">
      <w:pPr>
        <w:pStyle w:val="GOSTScript"/>
      </w:pPr>
      <w:r w:rsidRPr="007036CE">
        <w:tab/>
      </w:r>
      <w:r w:rsidRPr="007036CE">
        <w:tab/>
      </w:r>
      <w:r w:rsidRPr="007036CE">
        <w:tab/>
      </w:r>
      <w:r w:rsidRPr="007036CE">
        <w:tab/>
        <w:t>"MSC_KBKPyr_BKTp": "</w:t>
      </w:r>
      <w:ins w:id="412" w:author="Сатлер Марина Викторовна" w:date="2024-06-25T12:30:00Z">
        <w:r w:rsidR="006A4433" w:rsidRPr="007036CE">
          <w:t>Costs</w:t>
        </w:r>
      </w:ins>
      <w:del w:id="413" w:author="Сатлер Марина Викторовна" w:date="2024-06-25T12:30:00Z">
        <w:r w:rsidRPr="007036CE" w:rsidDel="006A4433">
          <w:delText>10</w:delText>
        </w:r>
      </w:del>
      <w:r w:rsidRPr="007036CE">
        <w:t>",</w:t>
      </w:r>
    </w:p>
    <w:p w14:paraId="1BDA3750" w14:textId="77777777" w:rsidR="00496CE9" w:rsidRPr="007036CE" w:rsidRDefault="00496CE9" w:rsidP="00496CE9">
      <w:pPr>
        <w:pStyle w:val="GOSTScript"/>
      </w:pPr>
      <w:r w:rsidRPr="007036CE">
        <w:tab/>
      </w:r>
      <w:r w:rsidRPr="007036CE">
        <w:tab/>
      </w:r>
      <w:r w:rsidRPr="007036CE">
        <w:tab/>
      </w:r>
      <w:r w:rsidRPr="007036CE">
        <w:tab/>
        <w:t xml:space="preserve">"Sign_balbo_snd": </w:t>
      </w:r>
      <w:ins w:id="414" w:author="Сатлер Марина Викторовна" w:date="2024-06-25T12:30:00Z">
        <w:r w:rsidR="006A4433" w:rsidRPr="007036CE">
          <w:t>false</w:t>
        </w:r>
      </w:ins>
      <w:del w:id="415" w:author="Сатлер Марина Викторовна" w:date="2024-06-25T12:30:00Z">
        <w:r w:rsidRPr="007036CE" w:rsidDel="006A4433">
          <w:delText>0</w:delText>
        </w:r>
      </w:del>
      <w:r w:rsidRPr="007036CE">
        <w:t>,</w:t>
      </w:r>
    </w:p>
    <w:p w14:paraId="1D88A852" w14:textId="77777777" w:rsidR="00496CE9" w:rsidRPr="007036CE" w:rsidRDefault="00496CE9" w:rsidP="00496CE9">
      <w:pPr>
        <w:pStyle w:val="GOSTScript"/>
      </w:pPr>
      <w:r w:rsidRPr="007036CE">
        <w:tab/>
      </w:r>
      <w:r w:rsidRPr="007036CE">
        <w:tab/>
      </w:r>
      <w:r w:rsidRPr="007036CE">
        <w:tab/>
      </w:r>
      <w:r w:rsidRPr="007036CE">
        <w:tab/>
        <w:t>"AmntCrrPrpsl": 200.00,</w:t>
      </w:r>
    </w:p>
    <w:p w14:paraId="1EAE045E" w14:textId="77777777" w:rsidR="00496CE9" w:rsidRPr="007036CE" w:rsidRDefault="00496CE9" w:rsidP="00496CE9">
      <w:pPr>
        <w:pStyle w:val="GOSTScript"/>
      </w:pPr>
      <w:r w:rsidRPr="007036CE">
        <w:tab/>
      </w:r>
      <w:r w:rsidRPr="007036CE">
        <w:tab/>
      </w:r>
      <w:r w:rsidRPr="007036CE">
        <w:tab/>
      </w:r>
      <w:r w:rsidRPr="007036CE">
        <w:tab/>
        <w:t>"AmountCurRub": 200.00</w:t>
      </w:r>
    </w:p>
    <w:p w14:paraId="14EA54EE" w14:textId="77777777" w:rsidR="00496CE9" w:rsidRPr="007036CE" w:rsidRDefault="00496CE9" w:rsidP="00496CE9">
      <w:pPr>
        <w:pStyle w:val="GOSTScript"/>
      </w:pPr>
      <w:r w:rsidRPr="007036CE">
        <w:tab/>
      </w:r>
      <w:r w:rsidRPr="007036CE">
        <w:tab/>
      </w:r>
      <w:r w:rsidRPr="007036CE">
        <w:tab/>
        <w:t>}</w:t>
      </w:r>
    </w:p>
    <w:p w14:paraId="7CC8EC93" w14:textId="77777777" w:rsidR="00496CE9" w:rsidRPr="007036CE" w:rsidRDefault="00496CE9" w:rsidP="00496CE9">
      <w:pPr>
        <w:pStyle w:val="GOSTScript"/>
      </w:pPr>
      <w:r w:rsidRPr="007036CE">
        <w:tab/>
      </w:r>
      <w:r w:rsidRPr="007036CE">
        <w:tab/>
        <w:t>]</w:t>
      </w:r>
    </w:p>
    <w:p w14:paraId="4328B37F" w14:textId="77777777" w:rsidR="00496CE9" w:rsidRPr="007036CE" w:rsidRDefault="00496CE9" w:rsidP="00496CE9">
      <w:pPr>
        <w:pStyle w:val="GOSTScript"/>
      </w:pPr>
      <w:r w:rsidRPr="007036CE">
        <w:tab/>
        <w:t>}</w:t>
      </w:r>
    </w:p>
    <w:p w14:paraId="0B7ADECA" w14:textId="77777777" w:rsidR="00536869" w:rsidRPr="007036CE" w:rsidRDefault="00496CE9" w:rsidP="00496CE9">
      <w:pPr>
        <w:pStyle w:val="GOSTScript"/>
      </w:pPr>
      <w:r w:rsidRPr="007036CE">
        <w:t>}</w:t>
      </w:r>
    </w:p>
    <w:p w14:paraId="03C1A216" w14:textId="77777777" w:rsidR="00536869" w:rsidRPr="007036CE" w:rsidRDefault="00536869" w:rsidP="00DA1780">
      <w:pPr>
        <w:pStyle w:val="41"/>
      </w:pPr>
      <w:bookmarkStart w:id="416" w:name="_Ref158392395"/>
      <w:bookmarkStart w:id="417" w:name="_Toc222927687"/>
      <w:r w:rsidRPr="007036CE">
        <w:lastRenderedPageBreak/>
        <w:t xml:space="preserve">«Заявка на кассовый расход (сокращенная)» (ф.0531851) </w:t>
      </w:r>
      <w:bookmarkEnd w:id="416"/>
      <w:r w:rsidR="008334C7" w:rsidRPr="007036CE">
        <w:t>MSC_ApplCashFShrt_PBS</w:t>
      </w:r>
      <w:bookmarkEnd w:id="417"/>
    </w:p>
    <w:p w14:paraId="3673CA09" w14:textId="77777777" w:rsidR="00536869" w:rsidRPr="007036CE" w:rsidRDefault="00536869" w:rsidP="00DA1780">
      <w:pPr>
        <w:pStyle w:val="51"/>
      </w:pPr>
      <w:bookmarkStart w:id="418" w:name="_Toc222927688"/>
      <w:r w:rsidRPr="007036CE">
        <w:t xml:space="preserve">Перечень параметров </w:t>
      </w:r>
      <w:r w:rsidR="006B4BCA" w:rsidRPr="007036CE">
        <w:t xml:space="preserve">тела </w:t>
      </w:r>
      <w:r w:rsidRPr="007036CE">
        <w:t xml:space="preserve">запроса (Document) по документу «Заявка на кассовый расход (сокращенная)» (ф.0531851) </w:t>
      </w:r>
      <w:r w:rsidR="008334C7" w:rsidRPr="007036CE">
        <w:t>MSC_ApplCashFShrt_PBS</w:t>
      </w:r>
      <w:bookmarkEnd w:id="418"/>
    </w:p>
    <w:p w14:paraId="131A7CE9" w14:textId="5A276B41" w:rsidR="0013499D" w:rsidRPr="007036CE" w:rsidRDefault="005A2340" w:rsidP="00802219">
      <w:pPr>
        <w:pStyle w:val="GOSTNameTable"/>
      </w:pPr>
      <w:r w:rsidRPr="007036CE">
        <w:rPr>
          <w:noProof/>
        </w:rPr>
        <w:fldChar w:fldCharType="begin"/>
      </w:r>
      <w:r w:rsidRPr="007036CE">
        <w:rPr>
          <w:noProof/>
        </w:rPr>
        <w:instrText xml:space="preserve"> SEQ Таблица \* ARABIC </w:instrText>
      </w:r>
      <w:r w:rsidRPr="007036CE">
        <w:rPr>
          <w:noProof/>
        </w:rPr>
        <w:fldChar w:fldCharType="separate"/>
      </w:r>
      <w:bookmarkStart w:id="419" w:name="_Toc222927978"/>
      <w:r w:rsidR="00BD74E1">
        <w:rPr>
          <w:noProof/>
        </w:rPr>
        <w:t>5</w:t>
      </w:r>
      <w:r w:rsidRPr="007036CE">
        <w:rPr>
          <w:noProof/>
        </w:rPr>
        <w:fldChar w:fldCharType="end"/>
      </w:r>
      <w:r w:rsidR="0013499D" w:rsidRPr="007036CE">
        <w:t xml:space="preserve"> </w:t>
      </w:r>
      <w:r w:rsidR="00CC2920" w:rsidRPr="007036CE">
        <w:t>–</w:t>
      </w:r>
      <w:r w:rsidR="0013499D" w:rsidRPr="007036CE">
        <w:t xml:space="preserve"> Параметры тела (Document) запроса на подбор / сторнирование / переформирование записей учета по документу «Заявка на кассовый расход (сокращенная)» (ф.0531851) </w:t>
      </w:r>
      <w:r w:rsidR="008334C7" w:rsidRPr="007036CE">
        <w:t>MSC_ApplCashFShrt_PBS</w:t>
      </w:r>
      <w:bookmarkEnd w:id="419"/>
    </w:p>
    <w:tbl>
      <w:tblPr>
        <w:tblStyle w:val="GOSTTable"/>
        <w:tblW w:w="4999" w:type="pct"/>
        <w:tblLayout w:type="fixed"/>
        <w:tblLook w:val="07E0" w:firstRow="1" w:lastRow="1" w:firstColumn="1" w:lastColumn="1" w:noHBand="1" w:noVBand="1"/>
      </w:tblPr>
      <w:tblGrid>
        <w:gridCol w:w="3466"/>
        <w:gridCol w:w="2363"/>
        <w:gridCol w:w="1576"/>
        <w:gridCol w:w="990"/>
        <w:gridCol w:w="993"/>
        <w:gridCol w:w="6369"/>
      </w:tblGrid>
      <w:tr w:rsidR="005E4D91" w:rsidRPr="007036CE" w14:paraId="019C8D48" w14:textId="77777777" w:rsidTr="005E4D91">
        <w:trPr>
          <w:cnfStyle w:val="100000000000" w:firstRow="1" w:lastRow="0" w:firstColumn="0" w:lastColumn="0" w:oddVBand="0" w:evenVBand="0" w:oddHBand="0" w:evenHBand="0" w:firstRowFirstColumn="0" w:firstRowLastColumn="0" w:lastRowFirstColumn="0" w:lastRowLastColumn="0"/>
          <w:trHeight w:val="1002"/>
        </w:trPr>
        <w:tc>
          <w:tcPr>
            <w:tcW w:w="1100" w:type="pct"/>
            <w:hideMark/>
          </w:tcPr>
          <w:p w14:paraId="7A36AE9D" w14:textId="77777777" w:rsidR="00536869" w:rsidRPr="007036CE" w:rsidRDefault="00536869" w:rsidP="002F613E">
            <w:pPr>
              <w:pStyle w:val="GOSTTableHead"/>
              <w:rPr>
                <w:szCs w:val="22"/>
              </w:rPr>
            </w:pPr>
            <w:r w:rsidRPr="007036CE">
              <w:rPr>
                <w:szCs w:val="22"/>
              </w:rPr>
              <w:t>Наименование параметра</w:t>
            </w:r>
          </w:p>
        </w:tc>
        <w:tc>
          <w:tcPr>
            <w:tcW w:w="750" w:type="pct"/>
            <w:hideMark/>
          </w:tcPr>
          <w:p w14:paraId="1ED5B12D" w14:textId="77777777" w:rsidR="00536869" w:rsidRPr="007036CE" w:rsidRDefault="00536869" w:rsidP="002F613E">
            <w:pPr>
              <w:pStyle w:val="GOSTTableHead"/>
              <w:rPr>
                <w:szCs w:val="22"/>
              </w:rPr>
            </w:pPr>
            <w:r w:rsidRPr="007036CE">
              <w:rPr>
                <w:szCs w:val="22"/>
              </w:rPr>
              <w:t>Название тэга</w:t>
            </w:r>
          </w:p>
        </w:tc>
        <w:tc>
          <w:tcPr>
            <w:tcW w:w="500" w:type="pct"/>
            <w:hideMark/>
          </w:tcPr>
          <w:p w14:paraId="06FAD3CF" w14:textId="77777777" w:rsidR="00536869" w:rsidRPr="007036CE" w:rsidRDefault="00536869" w:rsidP="002F613E">
            <w:pPr>
              <w:pStyle w:val="GOSTTableHead"/>
              <w:rPr>
                <w:szCs w:val="22"/>
              </w:rPr>
            </w:pPr>
            <w:r w:rsidRPr="007036CE">
              <w:rPr>
                <w:szCs w:val="22"/>
              </w:rPr>
              <w:t>Тип данных</w:t>
            </w:r>
          </w:p>
        </w:tc>
        <w:tc>
          <w:tcPr>
            <w:tcW w:w="314" w:type="pct"/>
          </w:tcPr>
          <w:p w14:paraId="5F9C521D" w14:textId="77777777" w:rsidR="00536869" w:rsidRPr="007036CE" w:rsidRDefault="00536869" w:rsidP="002F613E">
            <w:pPr>
              <w:pStyle w:val="GOSTTableHead"/>
              <w:rPr>
                <w:szCs w:val="22"/>
              </w:rPr>
            </w:pPr>
            <w:r w:rsidRPr="007036CE">
              <w:rPr>
                <w:szCs w:val="22"/>
              </w:rPr>
              <w:t>Обязательность</w:t>
            </w:r>
          </w:p>
        </w:tc>
        <w:tc>
          <w:tcPr>
            <w:tcW w:w="315" w:type="pct"/>
            <w:hideMark/>
          </w:tcPr>
          <w:p w14:paraId="0B06F8EE" w14:textId="77777777" w:rsidR="00536869" w:rsidRPr="007036CE" w:rsidRDefault="00536869" w:rsidP="002F613E">
            <w:pPr>
              <w:pStyle w:val="GOSTTableHead"/>
              <w:rPr>
                <w:szCs w:val="22"/>
              </w:rPr>
            </w:pPr>
            <w:r w:rsidRPr="007036CE">
              <w:rPr>
                <w:szCs w:val="22"/>
              </w:rPr>
              <w:t>Размерность</w:t>
            </w:r>
          </w:p>
        </w:tc>
        <w:tc>
          <w:tcPr>
            <w:tcW w:w="2021" w:type="pct"/>
          </w:tcPr>
          <w:p w14:paraId="2588867F" w14:textId="77777777" w:rsidR="00536869" w:rsidRPr="007036CE" w:rsidRDefault="00536869" w:rsidP="002F613E">
            <w:pPr>
              <w:pStyle w:val="GOSTTableHead"/>
              <w:rPr>
                <w:szCs w:val="22"/>
              </w:rPr>
            </w:pPr>
            <w:r w:rsidRPr="007036CE">
              <w:rPr>
                <w:szCs w:val="22"/>
              </w:rPr>
              <w:t>Описание</w:t>
            </w:r>
          </w:p>
        </w:tc>
      </w:tr>
      <w:tr w:rsidR="008A50AF" w:rsidRPr="007036CE" w14:paraId="4BB647D2" w14:textId="77777777" w:rsidTr="005E4D91">
        <w:tc>
          <w:tcPr>
            <w:tcW w:w="1100" w:type="pct"/>
          </w:tcPr>
          <w:p w14:paraId="6DE4C025" w14:textId="77777777" w:rsidR="002D73DE" w:rsidRPr="007036CE" w:rsidRDefault="002D73DE" w:rsidP="002D73DE">
            <w:pPr>
              <w:pStyle w:val="GOSTTablenorm"/>
            </w:pPr>
            <w:r w:rsidRPr="007036CE">
              <w:rPr>
                <w:szCs w:val="22"/>
              </w:rPr>
              <w:t>Номер документа</w:t>
            </w:r>
          </w:p>
        </w:tc>
        <w:tc>
          <w:tcPr>
            <w:tcW w:w="750" w:type="pct"/>
          </w:tcPr>
          <w:p w14:paraId="7BAC4619" w14:textId="77777777" w:rsidR="002D73DE" w:rsidRPr="007036CE" w:rsidRDefault="002D73DE" w:rsidP="002D73DE">
            <w:pPr>
              <w:pStyle w:val="GOSTTablenorm"/>
            </w:pPr>
            <w:r w:rsidRPr="007036CE">
              <w:rPr>
                <w:szCs w:val="22"/>
              </w:rPr>
              <w:t>ZR_RqstNm</w:t>
            </w:r>
          </w:p>
        </w:tc>
        <w:tc>
          <w:tcPr>
            <w:tcW w:w="500" w:type="pct"/>
          </w:tcPr>
          <w:p w14:paraId="1B0A1FCD" w14:textId="77777777" w:rsidR="002D73DE" w:rsidRPr="007036CE" w:rsidRDefault="002D73DE" w:rsidP="002D73DE">
            <w:pPr>
              <w:pStyle w:val="GOSTTablenorm"/>
            </w:pPr>
            <w:r w:rsidRPr="007036CE">
              <w:rPr>
                <w:szCs w:val="22"/>
              </w:rPr>
              <w:t>Строка</w:t>
            </w:r>
          </w:p>
        </w:tc>
        <w:tc>
          <w:tcPr>
            <w:tcW w:w="314" w:type="pct"/>
          </w:tcPr>
          <w:p w14:paraId="6E72B28B" w14:textId="77777777" w:rsidR="002D73DE" w:rsidRPr="007036CE" w:rsidRDefault="002D73DE" w:rsidP="002D73DE">
            <w:pPr>
              <w:pStyle w:val="GOSTTablenorm"/>
            </w:pPr>
            <w:r w:rsidRPr="007036CE">
              <w:rPr>
                <w:szCs w:val="22"/>
              </w:rPr>
              <w:t>Да</w:t>
            </w:r>
          </w:p>
        </w:tc>
        <w:tc>
          <w:tcPr>
            <w:tcW w:w="315" w:type="pct"/>
          </w:tcPr>
          <w:p w14:paraId="41386BBE" w14:textId="77777777" w:rsidR="002D73DE" w:rsidRPr="007036CE" w:rsidRDefault="002D73DE" w:rsidP="002D73DE">
            <w:pPr>
              <w:pStyle w:val="GOSTTablenorm"/>
            </w:pPr>
            <w:r w:rsidRPr="007036CE">
              <w:rPr>
                <w:szCs w:val="22"/>
              </w:rPr>
              <w:t>&lt;=</w:t>
            </w:r>
            <w:r w:rsidRPr="007036CE">
              <w:rPr>
                <w:szCs w:val="22"/>
                <w:lang w:val="en-US"/>
              </w:rPr>
              <w:t>1</w:t>
            </w:r>
            <w:r w:rsidRPr="007036CE">
              <w:rPr>
                <w:szCs w:val="22"/>
              </w:rPr>
              <w:t>5</w:t>
            </w:r>
          </w:p>
        </w:tc>
        <w:tc>
          <w:tcPr>
            <w:tcW w:w="2021" w:type="pct"/>
          </w:tcPr>
          <w:p w14:paraId="2C8A2B92" w14:textId="77777777" w:rsidR="002D73DE" w:rsidRPr="007036CE" w:rsidRDefault="002D73DE" w:rsidP="002D73DE">
            <w:pPr>
              <w:pStyle w:val="GOSTTablenorm"/>
            </w:pPr>
            <w:r w:rsidRPr="007036CE">
              <w:rPr>
                <w:szCs w:val="22"/>
              </w:rPr>
              <w:t>Указывается номер документа</w:t>
            </w:r>
          </w:p>
        </w:tc>
      </w:tr>
      <w:tr w:rsidR="008A50AF" w:rsidRPr="007036CE" w14:paraId="25603166" w14:textId="77777777" w:rsidTr="005E4D91">
        <w:tc>
          <w:tcPr>
            <w:tcW w:w="1100" w:type="pct"/>
          </w:tcPr>
          <w:p w14:paraId="2AEE1D94" w14:textId="77777777" w:rsidR="002D73DE" w:rsidRPr="007036CE" w:rsidRDefault="002D73DE" w:rsidP="002D73DE">
            <w:pPr>
              <w:pStyle w:val="GOSTTablenorm"/>
            </w:pPr>
            <w:r w:rsidRPr="007036CE">
              <w:rPr>
                <w:szCs w:val="22"/>
              </w:rPr>
              <w:t>Дата документа</w:t>
            </w:r>
          </w:p>
        </w:tc>
        <w:tc>
          <w:tcPr>
            <w:tcW w:w="750" w:type="pct"/>
          </w:tcPr>
          <w:p w14:paraId="0BF18BE3" w14:textId="77777777" w:rsidR="002D73DE" w:rsidRPr="007036CE" w:rsidRDefault="002D73DE" w:rsidP="002D73DE">
            <w:pPr>
              <w:pStyle w:val="GOSTTablenorm"/>
            </w:pPr>
            <w:r w:rsidRPr="007036CE">
              <w:rPr>
                <w:szCs w:val="22"/>
              </w:rPr>
              <w:t>ZR_MSC_Infrmtn_CrtnDt</w:t>
            </w:r>
          </w:p>
        </w:tc>
        <w:tc>
          <w:tcPr>
            <w:tcW w:w="500" w:type="pct"/>
          </w:tcPr>
          <w:p w14:paraId="4C904421" w14:textId="77777777" w:rsidR="002D73DE" w:rsidRPr="007036CE" w:rsidRDefault="002D73DE" w:rsidP="002D73DE">
            <w:pPr>
              <w:pStyle w:val="GOSTTablenorm"/>
            </w:pPr>
            <w:r w:rsidRPr="007036CE" w:rsidDel="00C45DFF">
              <w:rPr>
                <w:szCs w:val="22"/>
              </w:rPr>
              <w:t>Дата</w:t>
            </w:r>
          </w:p>
        </w:tc>
        <w:tc>
          <w:tcPr>
            <w:tcW w:w="314" w:type="pct"/>
          </w:tcPr>
          <w:p w14:paraId="55927676" w14:textId="77777777" w:rsidR="002D73DE" w:rsidRPr="007036CE" w:rsidRDefault="002D73DE" w:rsidP="002D73DE">
            <w:pPr>
              <w:pStyle w:val="GOSTTablenorm"/>
            </w:pPr>
            <w:r w:rsidRPr="007036CE">
              <w:rPr>
                <w:szCs w:val="22"/>
              </w:rPr>
              <w:t>Да</w:t>
            </w:r>
          </w:p>
        </w:tc>
        <w:tc>
          <w:tcPr>
            <w:tcW w:w="315" w:type="pct"/>
          </w:tcPr>
          <w:p w14:paraId="6ED769DA" w14:textId="77777777" w:rsidR="002D73DE" w:rsidRPr="007036CE" w:rsidRDefault="00980592" w:rsidP="002D73DE">
            <w:pPr>
              <w:pStyle w:val="GOSTTablenorm"/>
            </w:pPr>
            <w:r w:rsidRPr="007036CE">
              <w:t>-</w:t>
            </w:r>
          </w:p>
        </w:tc>
        <w:tc>
          <w:tcPr>
            <w:tcW w:w="2021" w:type="pct"/>
          </w:tcPr>
          <w:p w14:paraId="5904B9FE" w14:textId="77777777" w:rsidR="002D73DE" w:rsidRPr="007036CE" w:rsidRDefault="002D73DE" w:rsidP="002D73DE">
            <w:pPr>
              <w:pStyle w:val="GOSTTablenorm"/>
            </w:pPr>
            <w:r w:rsidRPr="007036CE">
              <w:rPr>
                <w:szCs w:val="22"/>
              </w:rPr>
              <w:t>Указывается дата</w:t>
            </w:r>
            <w:r w:rsidR="00147415" w:rsidRPr="007036CE">
              <w:rPr>
                <w:szCs w:val="22"/>
              </w:rPr>
              <w:t xml:space="preserve"> документа в формате YYYY-MM-DD</w:t>
            </w:r>
          </w:p>
        </w:tc>
      </w:tr>
      <w:tr w:rsidR="008A50AF" w:rsidRPr="007036CE" w14:paraId="5EC522BC" w14:textId="77777777" w:rsidTr="005E4D91">
        <w:tc>
          <w:tcPr>
            <w:tcW w:w="1100" w:type="pct"/>
          </w:tcPr>
          <w:p w14:paraId="7653CDA6" w14:textId="77777777" w:rsidR="00CE15BD" w:rsidRPr="007036CE" w:rsidRDefault="00CE15BD" w:rsidP="00CE15BD">
            <w:pPr>
              <w:pStyle w:val="GOSTTablenorm"/>
              <w:rPr>
                <w:szCs w:val="22"/>
              </w:rPr>
            </w:pPr>
            <w:r w:rsidRPr="007036CE">
              <w:rPr>
                <w:szCs w:val="22"/>
              </w:rPr>
              <w:t>Вид документа</w:t>
            </w:r>
          </w:p>
        </w:tc>
        <w:tc>
          <w:tcPr>
            <w:tcW w:w="750" w:type="pct"/>
          </w:tcPr>
          <w:p w14:paraId="080550F8" w14:textId="77777777" w:rsidR="00CE15BD" w:rsidRPr="007036CE" w:rsidRDefault="007D200E" w:rsidP="00CE15BD">
            <w:pPr>
              <w:pStyle w:val="GOSTTablenorm"/>
              <w:rPr>
                <w:szCs w:val="22"/>
              </w:rPr>
            </w:pPr>
            <w:r w:rsidRPr="007036CE">
              <w:rPr>
                <w:szCs w:val="22"/>
              </w:rPr>
              <w:t>ZR_RqstTp</w:t>
            </w:r>
          </w:p>
        </w:tc>
        <w:tc>
          <w:tcPr>
            <w:tcW w:w="500" w:type="pct"/>
          </w:tcPr>
          <w:p w14:paraId="4EFFF0B7" w14:textId="77777777" w:rsidR="00CE15BD" w:rsidRPr="007036CE" w:rsidDel="00C45DFF" w:rsidRDefault="00CE15BD" w:rsidP="00CE15BD">
            <w:pPr>
              <w:pStyle w:val="GOSTTablenorm"/>
              <w:rPr>
                <w:szCs w:val="22"/>
              </w:rPr>
            </w:pPr>
            <w:r w:rsidRPr="007036CE">
              <w:rPr>
                <w:szCs w:val="22"/>
              </w:rPr>
              <w:t>Строка</w:t>
            </w:r>
          </w:p>
        </w:tc>
        <w:tc>
          <w:tcPr>
            <w:tcW w:w="314" w:type="pct"/>
          </w:tcPr>
          <w:p w14:paraId="4BC28647" w14:textId="77777777" w:rsidR="00CE15BD" w:rsidRPr="007036CE" w:rsidRDefault="00CE15BD" w:rsidP="00CE15BD">
            <w:pPr>
              <w:pStyle w:val="GOSTTablenorm"/>
              <w:rPr>
                <w:szCs w:val="22"/>
              </w:rPr>
            </w:pPr>
            <w:r w:rsidRPr="007036CE">
              <w:rPr>
                <w:szCs w:val="22"/>
              </w:rPr>
              <w:t>Да</w:t>
            </w:r>
          </w:p>
        </w:tc>
        <w:tc>
          <w:tcPr>
            <w:tcW w:w="315" w:type="pct"/>
          </w:tcPr>
          <w:p w14:paraId="00A63DEB" w14:textId="77777777" w:rsidR="00CE15BD" w:rsidRPr="007036CE" w:rsidRDefault="00CE15BD" w:rsidP="00CE15BD">
            <w:pPr>
              <w:pStyle w:val="GOSTTablenorm"/>
            </w:pPr>
            <w:r w:rsidRPr="007036CE">
              <w:rPr>
                <w:szCs w:val="22"/>
              </w:rPr>
              <w:t>=3</w:t>
            </w:r>
          </w:p>
        </w:tc>
        <w:tc>
          <w:tcPr>
            <w:tcW w:w="2021" w:type="pct"/>
          </w:tcPr>
          <w:p w14:paraId="04A217F9" w14:textId="77777777" w:rsidR="00CE15BD" w:rsidRPr="007036CE" w:rsidRDefault="00CE15BD" w:rsidP="00CE15BD">
            <w:pPr>
              <w:pStyle w:val="GOSTTablenorm"/>
              <w:rPr>
                <w:szCs w:val="22"/>
              </w:rPr>
            </w:pPr>
            <w:r w:rsidRPr="007036CE">
              <w:rPr>
                <w:szCs w:val="22"/>
              </w:rPr>
              <w:t xml:space="preserve">Указывается </w:t>
            </w:r>
            <w:r w:rsidR="009E4B64" w:rsidRPr="007036CE">
              <w:rPr>
                <w:szCs w:val="22"/>
              </w:rPr>
              <w:t>код вида</w:t>
            </w:r>
            <w:r w:rsidRPr="007036CE">
              <w:rPr>
                <w:szCs w:val="22"/>
              </w:rPr>
              <w:t xml:space="preserve"> документа.</w:t>
            </w:r>
          </w:p>
          <w:p w14:paraId="597E5664" w14:textId="77777777" w:rsidR="00527868" w:rsidRPr="007036CE" w:rsidRDefault="000C0047" w:rsidP="00E30979">
            <w:pPr>
              <w:pStyle w:val="GOSTTablenorm"/>
              <w:rPr>
                <w:rFonts w:asciiTheme="minorHAnsi" w:hAnsiTheme="minorHAnsi"/>
                <w:szCs w:val="22"/>
              </w:rPr>
            </w:pPr>
            <w:r w:rsidRPr="007036CE">
              <w:rPr>
                <w:szCs w:val="22"/>
              </w:rPr>
              <w:t xml:space="preserve">Заполняется значением </w:t>
            </w:r>
            <w:r w:rsidRPr="007036CE">
              <w:t>«</w:t>
            </w:r>
            <w:r w:rsidR="00E30979" w:rsidRPr="007036CE">
              <w:rPr>
                <w:szCs w:val="22"/>
              </w:rPr>
              <w:t>ZKS</w:t>
            </w:r>
            <w:r w:rsidRPr="007036CE">
              <w:t>»</w:t>
            </w:r>
          </w:p>
        </w:tc>
      </w:tr>
      <w:tr w:rsidR="008A50AF" w:rsidRPr="007036CE" w14:paraId="3B027CB8" w14:textId="77777777" w:rsidTr="005E4D91">
        <w:tc>
          <w:tcPr>
            <w:tcW w:w="1100" w:type="pct"/>
          </w:tcPr>
          <w:p w14:paraId="4BD2702C" w14:textId="77777777" w:rsidR="00CE15BD" w:rsidRPr="007036CE" w:rsidRDefault="00CE15BD" w:rsidP="00CE15BD">
            <w:pPr>
              <w:pStyle w:val="GOSTTablenorm"/>
            </w:pPr>
            <w:r w:rsidRPr="007036CE">
              <w:rPr>
                <w:szCs w:val="22"/>
              </w:rPr>
              <w:t>Код валюты по ОКВ</w:t>
            </w:r>
          </w:p>
        </w:tc>
        <w:tc>
          <w:tcPr>
            <w:tcW w:w="750" w:type="pct"/>
          </w:tcPr>
          <w:p w14:paraId="632614B6" w14:textId="77777777" w:rsidR="00CE15BD" w:rsidRPr="007036CE" w:rsidRDefault="00CE15BD" w:rsidP="00CE15BD">
            <w:pPr>
              <w:pStyle w:val="GOSTTablenorm"/>
            </w:pPr>
            <w:r w:rsidRPr="007036CE">
              <w:rPr>
                <w:szCs w:val="22"/>
              </w:rPr>
              <w:t>ZR_MSC_OKV_</w:t>
            </w:r>
            <w:r w:rsidRPr="007036CE">
              <w:rPr>
                <w:szCs w:val="22"/>
                <w:lang w:val="en-US"/>
              </w:rPr>
              <w:t>Cd</w:t>
            </w:r>
          </w:p>
        </w:tc>
        <w:tc>
          <w:tcPr>
            <w:tcW w:w="500" w:type="pct"/>
          </w:tcPr>
          <w:p w14:paraId="46F563F5" w14:textId="77777777" w:rsidR="00CE15BD" w:rsidRPr="007036CE" w:rsidRDefault="00CE15BD" w:rsidP="00CE15BD">
            <w:pPr>
              <w:pStyle w:val="GOSTTablenorm"/>
            </w:pPr>
            <w:r w:rsidRPr="007036CE">
              <w:rPr>
                <w:szCs w:val="22"/>
              </w:rPr>
              <w:t>Строка</w:t>
            </w:r>
          </w:p>
        </w:tc>
        <w:tc>
          <w:tcPr>
            <w:tcW w:w="314" w:type="pct"/>
          </w:tcPr>
          <w:p w14:paraId="4F087FAD" w14:textId="77777777" w:rsidR="00CE15BD" w:rsidRPr="007036CE" w:rsidRDefault="00CE15BD" w:rsidP="00CE15BD">
            <w:pPr>
              <w:pStyle w:val="GOSTTablenorm"/>
            </w:pPr>
            <w:r w:rsidRPr="007036CE">
              <w:rPr>
                <w:szCs w:val="22"/>
              </w:rPr>
              <w:t>Да</w:t>
            </w:r>
          </w:p>
        </w:tc>
        <w:tc>
          <w:tcPr>
            <w:tcW w:w="315" w:type="pct"/>
          </w:tcPr>
          <w:p w14:paraId="1416E93D" w14:textId="77777777" w:rsidR="00CE15BD" w:rsidRPr="007036CE" w:rsidRDefault="00CE15BD" w:rsidP="00CE15BD">
            <w:pPr>
              <w:pStyle w:val="GOSTTablenorm"/>
            </w:pPr>
            <w:r w:rsidRPr="007036CE">
              <w:rPr>
                <w:szCs w:val="22"/>
              </w:rPr>
              <w:t>=3</w:t>
            </w:r>
          </w:p>
        </w:tc>
        <w:tc>
          <w:tcPr>
            <w:tcW w:w="2021" w:type="pct"/>
          </w:tcPr>
          <w:p w14:paraId="4DFE9763" w14:textId="77777777" w:rsidR="00CE15BD" w:rsidRPr="007036CE" w:rsidRDefault="00CE15BD" w:rsidP="00CE15BD">
            <w:pPr>
              <w:pStyle w:val="GOSTTablenorm"/>
            </w:pPr>
            <w:r w:rsidRPr="007036CE">
              <w:rPr>
                <w:szCs w:val="22"/>
              </w:rPr>
              <w:t>Указывается цифровой код валюты по Общеро</w:t>
            </w:r>
            <w:r w:rsidR="00147415" w:rsidRPr="007036CE">
              <w:rPr>
                <w:szCs w:val="22"/>
              </w:rPr>
              <w:t>ссийскому классификатору валют</w:t>
            </w:r>
          </w:p>
        </w:tc>
      </w:tr>
      <w:tr w:rsidR="008A50AF" w:rsidRPr="007036CE" w14:paraId="084621BC" w14:textId="77777777" w:rsidTr="005E4D91">
        <w:tc>
          <w:tcPr>
            <w:tcW w:w="1100" w:type="pct"/>
          </w:tcPr>
          <w:p w14:paraId="69776AD2" w14:textId="77777777" w:rsidR="00CE15BD" w:rsidRPr="007036CE" w:rsidRDefault="00CE15BD" w:rsidP="00CE15BD">
            <w:pPr>
              <w:pStyle w:val="GOSTTablenorm"/>
            </w:pPr>
            <w:r w:rsidRPr="007036CE">
              <w:rPr>
                <w:szCs w:val="22"/>
              </w:rPr>
              <w:t>Контур</w:t>
            </w:r>
          </w:p>
        </w:tc>
        <w:tc>
          <w:tcPr>
            <w:tcW w:w="750" w:type="pct"/>
          </w:tcPr>
          <w:p w14:paraId="2549DB2C" w14:textId="77777777" w:rsidR="00CE15BD" w:rsidRPr="007036CE" w:rsidRDefault="00CE15BD" w:rsidP="00CE15BD">
            <w:pPr>
              <w:pStyle w:val="GOSTTablenorm"/>
            </w:pPr>
            <w:r w:rsidRPr="007036CE">
              <w:rPr>
                <w:szCs w:val="22"/>
              </w:rPr>
              <w:t>StmInfrmtn_Contour</w:t>
            </w:r>
          </w:p>
        </w:tc>
        <w:tc>
          <w:tcPr>
            <w:tcW w:w="500" w:type="pct"/>
          </w:tcPr>
          <w:p w14:paraId="1D69FB82" w14:textId="77777777" w:rsidR="00CE15BD" w:rsidRPr="007036CE" w:rsidRDefault="00CE15BD" w:rsidP="00CE15BD">
            <w:pPr>
              <w:pStyle w:val="GOSTTablenorm"/>
            </w:pPr>
            <w:r w:rsidRPr="007036CE">
              <w:rPr>
                <w:szCs w:val="22"/>
              </w:rPr>
              <w:t>Строка</w:t>
            </w:r>
          </w:p>
        </w:tc>
        <w:tc>
          <w:tcPr>
            <w:tcW w:w="314" w:type="pct"/>
          </w:tcPr>
          <w:p w14:paraId="05E25983" w14:textId="77777777" w:rsidR="00CE15BD" w:rsidRPr="007036CE" w:rsidRDefault="00CE15BD" w:rsidP="00CE15BD">
            <w:pPr>
              <w:pStyle w:val="GOSTTablenorm"/>
            </w:pPr>
            <w:r w:rsidRPr="007036CE">
              <w:rPr>
                <w:szCs w:val="22"/>
              </w:rPr>
              <w:t>Да</w:t>
            </w:r>
          </w:p>
        </w:tc>
        <w:tc>
          <w:tcPr>
            <w:tcW w:w="315" w:type="pct"/>
          </w:tcPr>
          <w:p w14:paraId="57909B4E" w14:textId="77777777" w:rsidR="00CE15BD" w:rsidRPr="007036CE" w:rsidRDefault="00CE15BD" w:rsidP="00CE15BD">
            <w:pPr>
              <w:pStyle w:val="GOSTTablenorm"/>
            </w:pPr>
            <w:r w:rsidRPr="007036CE">
              <w:rPr>
                <w:szCs w:val="22"/>
              </w:rPr>
              <w:t>=1</w:t>
            </w:r>
          </w:p>
        </w:tc>
        <w:tc>
          <w:tcPr>
            <w:tcW w:w="2021" w:type="pct"/>
          </w:tcPr>
          <w:p w14:paraId="61A2D953" w14:textId="77777777" w:rsidR="00CE15BD" w:rsidRPr="007036CE" w:rsidRDefault="00CE15BD" w:rsidP="00CE15BD">
            <w:pPr>
              <w:pStyle w:val="GOSTTablenorm"/>
              <w:rPr>
                <w:szCs w:val="22"/>
              </w:rPr>
            </w:pPr>
            <w:r w:rsidRPr="007036CE">
              <w:rPr>
                <w:szCs w:val="22"/>
              </w:rPr>
              <w:t xml:space="preserve">Указывается код контура, в котором проводится операция. </w:t>
            </w:r>
          </w:p>
          <w:p w14:paraId="3F7824C3" w14:textId="77777777" w:rsidR="00CE15BD" w:rsidRPr="007036CE" w:rsidRDefault="00CE15BD" w:rsidP="00CE15BD">
            <w:pPr>
              <w:pStyle w:val="GOSTTablenorm"/>
              <w:rPr>
                <w:szCs w:val="22"/>
              </w:rPr>
            </w:pPr>
            <w:r w:rsidRPr="007036CE">
              <w:rPr>
                <w:szCs w:val="22"/>
              </w:rPr>
              <w:t>Возможные значения:</w:t>
            </w:r>
          </w:p>
          <w:p w14:paraId="7F271DFC" w14:textId="77777777" w:rsidR="00CE15BD" w:rsidRPr="007036CE" w:rsidRDefault="00CE15BD" w:rsidP="00384ECC">
            <w:pPr>
              <w:pStyle w:val="GOSTTableListMark1"/>
            </w:pPr>
            <w:r w:rsidRPr="007036CE">
              <w:t>«</w:t>
            </w:r>
            <w:r w:rsidR="00666E41" w:rsidRPr="007036CE">
              <w:rPr>
                <w:lang w:val="en-US"/>
              </w:rPr>
              <w:t>O</w:t>
            </w:r>
            <w:r w:rsidRPr="007036CE">
              <w:t xml:space="preserve">» </w:t>
            </w:r>
            <w:r w:rsidRPr="007036CE">
              <w:rPr>
                <w:lang w:val="en-US"/>
              </w:rPr>
              <w:t xml:space="preserve">– </w:t>
            </w:r>
            <w:r w:rsidRPr="007036CE">
              <w:t>открытый;</w:t>
            </w:r>
          </w:p>
          <w:p w14:paraId="1AB641E3" w14:textId="77777777" w:rsidR="00CE15BD" w:rsidRPr="007036CE" w:rsidRDefault="00CE15BD" w:rsidP="00384ECC">
            <w:pPr>
              <w:pStyle w:val="GOSTTableListMark1"/>
            </w:pPr>
            <w:r w:rsidRPr="007036CE">
              <w:t>«</w:t>
            </w:r>
            <w:r w:rsidRPr="007036CE">
              <w:rPr>
                <w:lang w:val="en-US"/>
              </w:rPr>
              <w:t>S</w:t>
            </w:r>
            <w:r w:rsidRPr="007036CE">
              <w:t>»</w:t>
            </w:r>
            <w:r w:rsidRPr="007036CE">
              <w:rPr>
                <w:lang w:val="en-US"/>
              </w:rPr>
              <w:t xml:space="preserve"> – </w:t>
            </w:r>
            <w:r w:rsidRPr="007036CE">
              <w:t>защищенный;</w:t>
            </w:r>
          </w:p>
          <w:p w14:paraId="5D0A6653" w14:textId="77777777" w:rsidR="00CE15BD" w:rsidRPr="007036CE" w:rsidRDefault="007F225C" w:rsidP="00384ECC">
            <w:pPr>
              <w:pStyle w:val="GOSTTableListMark1"/>
            </w:pPr>
            <w:r w:rsidRPr="007036CE">
              <w:t>«</w:t>
            </w:r>
            <w:r w:rsidR="00CE15BD" w:rsidRPr="007036CE">
              <w:t>1</w:t>
            </w:r>
            <w:r w:rsidRPr="007036CE">
              <w:t>»</w:t>
            </w:r>
            <w:r w:rsidR="00CE15BD" w:rsidRPr="007036CE">
              <w:t xml:space="preserve"> – открытый;</w:t>
            </w:r>
          </w:p>
          <w:p w14:paraId="73045537" w14:textId="67CBD1F8" w:rsidR="00CE15BD" w:rsidRPr="007036CE" w:rsidRDefault="007F225C" w:rsidP="00384ECC">
            <w:pPr>
              <w:pStyle w:val="GOSTTableListMark1"/>
            </w:pPr>
            <w:r w:rsidRPr="007036CE">
              <w:t>«</w:t>
            </w:r>
            <w:r w:rsidR="00CE15BD" w:rsidRPr="007036CE">
              <w:t>2</w:t>
            </w:r>
            <w:r w:rsidRPr="007036CE">
              <w:t>»</w:t>
            </w:r>
            <w:r w:rsidR="00CE15BD" w:rsidRPr="007036CE">
              <w:t xml:space="preserve"> </w:t>
            </w:r>
            <w:r w:rsidR="005B1C15" w:rsidRPr="007036CE">
              <w:t>–</w:t>
            </w:r>
            <w:r w:rsidR="00CE15BD" w:rsidRPr="007036CE">
              <w:t xml:space="preserve"> защищенный</w:t>
            </w:r>
          </w:p>
        </w:tc>
      </w:tr>
      <w:tr w:rsidR="008A50AF" w:rsidRPr="007036CE" w14:paraId="41AA10F4" w14:textId="77777777" w:rsidTr="005E4D91">
        <w:tc>
          <w:tcPr>
            <w:tcW w:w="1100" w:type="pct"/>
          </w:tcPr>
          <w:p w14:paraId="0588DB6E" w14:textId="77777777" w:rsidR="00CE15BD" w:rsidRPr="007036CE" w:rsidRDefault="00CE15BD" w:rsidP="00CE15BD">
            <w:pPr>
              <w:pStyle w:val="GOSTTablenorm"/>
            </w:pPr>
            <w:r w:rsidRPr="007036CE">
              <w:rPr>
                <w:szCs w:val="22"/>
              </w:rPr>
              <w:t>Уровень конфиденциальности</w:t>
            </w:r>
          </w:p>
        </w:tc>
        <w:tc>
          <w:tcPr>
            <w:tcW w:w="750" w:type="pct"/>
          </w:tcPr>
          <w:p w14:paraId="6E56ABED" w14:textId="77777777" w:rsidR="00CE15BD" w:rsidRPr="007036CE" w:rsidRDefault="00CE15BD" w:rsidP="00CE15BD">
            <w:pPr>
              <w:pStyle w:val="GOSTTablenorm"/>
            </w:pPr>
            <w:r w:rsidRPr="007036CE">
              <w:rPr>
                <w:szCs w:val="22"/>
              </w:rPr>
              <w:t>StmInfrmtn_AccessLevelStereotype</w:t>
            </w:r>
          </w:p>
        </w:tc>
        <w:tc>
          <w:tcPr>
            <w:tcW w:w="500" w:type="pct"/>
          </w:tcPr>
          <w:p w14:paraId="0E0EA04E" w14:textId="77777777" w:rsidR="00CE15BD" w:rsidRPr="007036CE" w:rsidRDefault="00CE15BD" w:rsidP="00CE15BD">
            <w:pPr>
              <w:pStyle w:val="GOSTTablenorm"/>
            </w:pPr>
            <w:r w:rsidRPr="007036CE">
              <w:rPr>
                <w:szCs w:val="22"/>
              </w:rPr>
              <w:t>Число</w:t>
            </w:r>
          </w:p>
        </w:tc>
        <w:tc>
          <w:tcPr>
            <w:tcW w:w="314" w:type="pct"/>
          </w:tcPr>
          <w:p w14:paraId="622897E4" w14:textId="77777777" w:rsidR="00CE15BD" w:rsidRPr="007036CE" w:rsidRDefault="00CE15BD" w:rsidP="00CE15BD">
            <w:pPr>
              <w:pStyle w:val="GOSTTablenorm"/>
            </w:pPr>
            <w:r w:rsidRPr="007036CE">
              <w:rPr>
                <w:szCs w:val="22"/>
              </w:rPr>
              <w:t>Да</w:t>
            </w:r>
          </w:p>
        </w:tc>
        <w:tc>
          <w:tcPr>
            <w:tcW w:w="315" w:type="pct"/>
          </w:tcPr>
          <w:p w14:paraId="4A57F193" w14:textId="77777777" w:rsidR="00CE15BD" w:rsidRPr="007036CE" w:rsidRDefault="00CE15BD" w:rsidP="00CE15BD">
            <w:pPr>
              <w:pStyle w:val="GOSTTablenorm"/>
            </w:pPr>
            <w:r w:rsidRPr="007036CE">
              <w:rPr>
                <w:szCs w:val="22"/>
              </w:rPr>
              <w:t>=1</w:t>
            </w:r>
          </w:p>
        </w:tc>
        <w:tc>
          <w:tcPr>
            <w:tcW w:w="2021" w:type="pct"/>
          </w:tcPr>
          <w:p w14:paraId="2ADB75E3" w14:textId="77777777" w:rsidR="00CE15BD" w:rsidRPr="007036CE" w:rsidRDefault="00CE15BD" w:rsidP="00CE15BD">
            <w:pPr>
              <w:pStyle w:val="GOSTTablenorm"/>
              <w:rPr>
                <w:szCs w:val="22"/>
              </w:rPr>
            </w:pPr>
            <w:r w:rsidRPr="007036CE">
              <w:rPr>
                <w:szCs w:val="22"/>
              </w:rPr>
              <w:t>Указывается уровень конфиденциальности документа.</w:t>
            </w:r>
          </w:p>
          <w:p w14:paraId="40464501" w14:textId="77777777" w:rsidR="00CE15BD" w:rsidRPr="007036CE" w:rsidRDefault="00CE15BD" w:rsidP="00CE15BD">
            <w:pPr>
              <w:pStyle w:val="GOSTTablenorm"/>
              <w:rPr>
                <w:szCs w:val="22"/>
              </w:rPr>
            </w:pPr>
            <w:r w:rsidRPr="007036CE">
              <w:rPr>
                <w:szCs w:val="22"/>
              </w:rPr>
              <w:t>Возможные значения:</w:t>
            </w:r>
          </w:p>
          <w:p w14:paraId="62D21266" w14:textId="54D91C2E" w:rsidR="00CE15BD" w:rsidRPr="007036CE" w:rsidRDefault="00CE15BD" w:rsidP="00384ECC">
            <w:pPr>
              <w:pStyle w:val="GOSTTableListMark1"/>
            </w:pPr>
            <w:r w:rsidRPr="007036CE">
              <w:t xml:space="preserve">«0» </w:t>
            </w:r>
            <w:r w:rsidR="005B1C15" w:rsidRPr="007036CE">
              <w:t>–</w:t>
            </w:r>
            <w:r w:rsidRPr="007036CE">
              <w:t xml:space="preserve"> Несекретно;</w:t>
            </w:r>
          </w:p>
          <w:p w14:paraId="3018C77F" w14:textId="3A7C4AF9" w:rsidR="00CE15BD" w:rsidRPr="007036CE" w:rsidRDefault="00CE15BD" w:rsidP="00384ECC">
            <w:pPr>
              <w:pStyle w:val="GOSTTableListMark1"/>
            </w:pPr>
            <w:r w:rsidRPr="007036CE">
              <w:t>«</w:t>
            </w:r>
            <w:r w:rsidR="00147415" w:rsidRPr="007036CE">
              <w:t xml:space="preserve">1» </w:t>
            </w:r>
            <w:r w:rsidR="005B1C15" w:rsidRPr="007036CE">
              <w:t>–</w:t>
            </w:r>
            <w:r w:rsidR="00147415" w:rsidRPr="007036CE">
              <w:t xml:space="preserve"> Для служебного пользования</w:t>
            </w:r>
          </w:p>
        </w:tc>
      </w:tr>
      <w:tr w:rsidR="008A50AF" w:rsidRPr="007036CE" w14:paraId="1EE062AD" w14:textId="77777777" w:rsidTr="005E4D91">
        <w:tc>
          <w:tcPr>
            <w:tcW w:w="1100" w:type="pct"/>
          </w:tcPr>
          <w:p w14:paraId="345934DC" w14:textId="77777777" w:rsidR="00CE15BD" w:rsidRPr="007036CE" w:rsidRDefault="00CE15BD" w:rsidP="00CE15BD">
            <w:pPr>
              <w:pStyle w:val="GOSTTablenorm"/>
            </w:pPr>
            <w:r w:rsidRPr="007036CE">
              <w:rPr>
                <w:szCs w:val="22"/>
              </w:rPr>
              <w:lastRenderedPageBreak/>
              <w:t>Код бюджета</w:t>
            </w:r>
          </w:p>
        </w:tc>
        <w:tc>
          <w:tcPr>
            <w:tcW w:w="750" w:type="pct"/>
          </w:tcPr>
          <w:p w14:paraId="5D4DBC0E" w14:textId="77777777" w:rsidR="00CE15BD" w:rsidRPr="007036CE" w:rsidRDefault="00CE15BD" w:rsidP="00CE15BD">
            <w:pPr>
              <w:pStyle w:val="GOSTTablenorm"/>
              <w:rPr>
                <w:lang w:val="en-US"/>
              </w:rPr>
            </w:pPr>
            <w:r w:rsidRPr="007036CE">
              <w:rPr>
                <w:szCs w:val="22"/>
                <w:lang w:val="en-US"/>
              </w:rPr>
              <w:t>ZR_MSC_Orgnztn_MSC_Bdgt_Cd</w:t>
            </w:r>
          </w:p>
        </w:tc>
        <w:tc>
          <w:tcPr>
            <w:tcW w:w="500" w:type="pct"/>
          </w:tcPr>
          <w:p w14:paraId="0A3440A7" w14:textId="77777777" w:rsidR="00CE15BD" w:rsidRPr="007036CE" w:rsidRDefault="00CE15BD" w:rsidP="00CE15BD">
            <w:pPr>
              <w:pStyle w:val="GOSTTablenorm"/>
            </w:pPr>
            <w:r w:rsidRPr="007036CE">
              <w:rPr>
                <w:szCs w:val="22"/>
              </w:rPr>
              <w:t>Строка</w:t>
            </w:r>
          </w:p>
        </w:tc>
        <w:tc>
          <w:tcPr>
            <w:tcW w:w="314" w:type="pct"/>
          </w:tcPr>
          <w:p w14:paraId="11A0F8CC" w14:textId="77777777" w:rsidR="00CE15BD" w:rsidRPr="007036CE" w:rsidRDefault="00CE15BD" w:rsidP="00CE15BD">
            <w:pPr>
              <w:pStyle w:val="GOSTTablenorm"/>
            </w:pPr>
            <w:r w:rsidRPr="007036CE">
              <w:rPr>
                <w:szCs w:val="22"/>
              </w:rPr>
              <w:t>Да</w:t>
            </w:r>
          </w:p>
        </w:tc>
        <w:tc>
          <w:tcPr>
            <w:tcW w:w="315" w:type="pct"/>
          </w:tcPr>
          <w:p w14:paraId="67757170" w14:textId="77777777" w:rsidR="00CE15BD" w:rsidRPr="007036CE" w:rsidRDefault="00CE15BD" w:rsidP="00CE15BD">
            <w:pPr>
              <w:pStyle w:val="GOSTTablenorm"/>
            </w:pPr>
            <w:r w:rsidRPr="007036CE">
              <w:rPr>
                <w:szCs w:val="22"/>
              </w:rPr>
              <w:t>=8</w:t>
            </w:r>
          </w:p>
        </w:tc>
        <w:tc>
          <w:tcPr>
            <w:tcW w:w="2021" w:type="pct"/>
          </w:tcPr>
          <w:p w14:paraId="1F8DD2E5" w14:textId="77777777" w:rsidR="00CE15BD" w:rsidRPr="007036CE" w:rsidRDefault="00CE15BD" w:rsidP="00384ECC">
            <w:pPr>
              <w:pStyle w:val="GOSTTablenorm"/>
            </w:pPr>
            <w:r w:rsidRPr="007036CE">
              <w:t>Указывается код бюджета в соответ</w:t>
            </w:r>
            <w:r w:rsidR="00147415" w:rsidRPr="007036CE">
              <w:t>ствии со справочником «Бюджеты»</w:t>
            </w:r>
          </w:p>
        </w:tc>
      </w:tr>
      <w:tr w:rsidR="008A50AF" w:rsidRPr="007036CE" w14:paraId="790394AE" w14:textId="77777777" w:rsidTr="005E4D91">
        <w:tc>
          <w:tcPr>
            <w:tcW w:w="1100" w:type="pct"/>
          </w:tcPr>
          <w:p w14:paraId="21364544" w14:textId="77777777" w:rsidR="00CE15BD" w:rsidRPr="007036CE" w:rsidRDefault="00CE15BD" w:rsidP="00CE15BD">
            <w:pPr>
              <w:pStyle w:val="GOSTTablenorm"/>
            </w:pPr>
            <w:r w:rsidRPr="007036CE">
              <w:rPr>
                <w:szCs w:val="22"/>
              </w:rPr>
              <w:t>Номер лицевого счета плательщика</w:t>
            </w:r>
          </w:p>
        </w:tc>
        <w:tc>
          <w:tcPr>
            <w:tcW w:w="750" w:type="pct"/>
          </w:tcPr>
          <w:p w14:paraId="3A0C00F1" w14:textId="77777777" w:rsidR="00CE15BD" w:rsidRPr="007036CE" w:rsidRDefault="00CE15BD" w:rsidP="00CE15BD">
            <w:pPr>
              <w:pStyle w:val="GOSTTablenorm"/>
            </w:pPr>
            <w:r w:rsidRPr="007036CE">
              <w:rPr>
                <w:szCs w:val="22"/>
              </w:rPr>
              <w:t>ZR_MSC_Cstmr_AcntNmbr</w:t>
            </w:r>
          </w:p>
        </w:tc>
        <w:tc>
          <w:tcPr>
            <w:tcW w:w="500" w:type="pct"/>
          </w:tcPr>
          <w:p w14:paraId="798D0313" w14:textId="77777777" w:rsidR="00CE15BD" w:rsidRPr="007036CE" w:rsidRDefault="00CE15BD" w:rsidP="00CE15BD">
            <w:pPr>
              <w:pStyle w:val="GOSTTablenorm"/>
            </w:pPr>
            <w:r w:rsidRPr="007036CE">
              <w:rPr>
                <w:szCs w:val="22"/>
              </w:rPr>
              <w:t>Строка</w:t>
            </w:r>
          </w:p>
        </w:tc>
        <w:tc>
          <w:tcPr>
            <w:tcW w:w="314" w:type="pct"/>
          </w:tcPr>
          <w:p w14:paraId="31BBF4D4" w14:textId="77777777" w:rsidR="00CE15BD" w:rsidRPr="007036CE" w:rsidRDefault="00CE15BD" w:rsidP="00CE15BD">
            <w:pPr>
              <w:pStyle w:val="GOSTTablenorm"/>
            </w:pPr>
            <w:r w:rsidRPr="007036CE">
              <w:rPr>
                <w:szCs w:val="22"/>
              </w:rPr>
              <w:t>Да</w:t>
            </w:r>
          </w:p>
        </w:tc>
        <w:tc>
          <w:tcPr>
            <w:tcW w:w="315" w:type="pct"/>
          </w:tcPr>
          <w:p w14:paraId="12AC257C" w14:textId="77777777" w:rsidR="00CE15BD" w:rsidRPr="007036CE" w:rsidRDefault="00CE15BD" w:rsidP="00CE15BD">
            <w:pPr>
              <w:pStyle w:val="GOSTTablenorm"/>
            </w:pPr>
            <w:r w:rsidRPr="007036CE">
              <w:rPr>
                <w:szCs w:val="22"/>
              </w:rPr>
              <w:t>=11</w:t>
            </w:r>
          </w:p>
        </w:tc>
        <w:tc>
          <w:tcPr>
            <w:tcW w:w="2021" w:type="pct"/>
          </w:tcPr>
          <w:p w14:paraId="7126CFEC" w14:textId="77777777" w:rsidR="00CE15BD" w:rsidRPr="007036CE" w:rsidRDefault="00CE15BD" w:rsidP="00CE15BD">
            <w:pPr>
              <w:pStyle w:val="GOSTTablenorm"/>
            </w:pPr>
            <w:r w:rsidRPr="007036CE">
              <w:rPr>
                <w:szCs w:val="22"/>
              </w:rPr>
              <w:t>Указывается номер лицевого счета плательщика</w:t>
            </w:r>
          </w:p>
        </w:tc>
      </w:tr>
      <w:tr w:rsidR="008A50AF" w:rsidRPr="007036CE" w14:paraId="357FEA4F" w14:textId="77777777" w:rsidTr="005E4D91">
        <w:tc>
          <w:tcPr>
            <w:tcW w:w="1100" w:type="pct"/>
          </w:tcPr>
          <w:p w14:paraId="196BD278" w14:textId="77777777" w:rsidR="00CE15BD" w:rsidRPr="007036CE" w:rsidRDefault="00CE15BD" w:rsidP="00CE15BD">
            <w:pPr>
              <w:pStyle w:val="GOSTTablenorm"/>
              <w:rPr>
                <w:szCs w:val="22"/>
              </w:rPr>
            </w:pPr>
            <w:r w:rsidRPr="007036CE">
              <w:t>ОКС укрупненный плательщика</w:t>
            </w:r>
          </w:p>
        </w:tc>
        <w:tc>
          <w:tcPr>
            <w:tcW w:w="750" w:type="pct"/>
          </w:tcPr>
          <w:p w14:paraId="587617CA" w14:textId="77777777" w:rsidR="00CE15BD" w:rsidRPr="007036CE" w:rsidRDefault="003214A8" w:rsidP="00CE15BD">
            <w:pPr>
              <w:pStyle w:val="GOSTTablenorm"/>
              <w:rPr>
                <w:szCs w:val="22"/>
              </w:rPr>
            </w:pPr>
            <w:r w:rsidRPr="007036CE">
              <w:rPr>
                <w:szCs w:val="22"/>
              </w:rPr>
              <w:t>StmInfrmtn_KOCS</w:t>
            </w:r>
          </w:p>
        </w:tc>
        <w:tc>
          <w:tcPr>
            <w:tcW w:w="500" w:type="pct"/>
          </w:tcPr>
          <w:p w14:paraId="457B8430" w14:textId="77777777" w:rsidR="00CE15BD" w:rsidRPr="007036CE" w:rsidRDefault="00CE15BD" w:rsidP="00CE15BD">
            <w:pPr>
              <w:pStyle w:val="GOSTTablenorm"/>
              <w:rPr>
                <w:szCs w:val="22"/>
              </w:rPr>
            </w:pPr>
            <w:r w:rsidRPr="007036CE">
              <w:t>Строка</w:t>
            </w:r>
          </w:p>
        </w:tc>
        <w:tc>
          <w:tcPr>
            <w:tcW w:w="314" w:type="pct"/>
          </w:tcPr>
          <w:p w14:paraId="2E8AFD2E" w14:textId="77777777" w:rsidR="00CE15BD" w:rsidRPr="007036CE" w:rsidRDefault="00CE15BD" w:rsidP="00CE15BD">
            <w:pPr>
              <w:pStyle w:val="GOSTTablenorm"/>
              <w:rPr>
                <w:szCs w:val="22"/>
              </w:rPr>
            </w:pPr>
            <w:r w:rsidRPr="007036CE">
              <w:t>Нет</w:t>
            </w:r>
          </w:p>
        </w:tc>
        <w:tc>
          <w:tcPr>
            <w:tcW w:w="315" w:type="pct"/>
          </w:tcPr>
          <w:p w14:paraId="251F9C17" w14:textId="77777777" w:rsidR="00CE15BD" w:rsidRPr="007036CE" w:rsidRDefault="00CE15BD" w:rsidP="00CE15BD">
            <w:pPr>
              <w:pStyle w:val="GOSTTablenorm"/>
              <w:rPr>
                <w:szCs w:val="22"/>
              </w:rPr>
            </w:pPr>
            <w:r w:rsidRPr="007036CE">
              <w:t>=18</w:t>
            </w:r>
          </w:p>
        </w:tc>
        <w:tc>
          <w:tcPr>
            <w:tcW w:w="2021" w:type="pct"/>
          </w:tcPr>
          <w:p w14:paraId="48B3D1AE" w14:textId="77777777" w:rsidR="00CE15BD" w:rsidRPr="007036CE" w:rsidRDefault="00CE15BD" w:rsidP="00CE15BD">
            <w:pPr>
              <w:pStyle w:val="GOSTTablenorm"/>
              <w:rPr>
                <w:szCs w:val="22"/>
              </w:rPr>
            </w:pPr>
            <w:r w:rsidRPr="007036CE">
              <w:t xml:space="preserve">Указывается код ОКС укрупненный для отражения операции </w:t>
            </w:r>
            <w:r w:rsidR="00147415" w:rsidRPr="007036CE">
              <w:t>на ЛС плательщика (при наличии)</w:t>
            </w:r>
          </w:p>
        </w:tc>
      </w:tr>
      <w:tr w:rsidR="008A50AF" w:rsidRPr="007036CE" w14:paraId="274C8394" w14:textId="77777777" w:rsidTr="005E4D91">
        <w:tc>
          <w:tcPr>
            <w:tcW w:w="1100" w:type="pct"/>
          </w:tcPr>
          <w:p w14:paraId="074CBA56" w14:textId="77777777" w:rsidR="00CE15BD" w:rsidRPr="007036CE" w:rsidRDefault="00CE15BD" w:rsidP="00CE15BD">
            <w:pPr>
              <w:pStyle w:val="GOSTTablenorm"/>
              <w:rPr>
                <w:szCs w:val="22"/>
              </w:rPr>
            </w:pPr>
            <w:r w:rsidRPr="007036CE">
              <w:t>Признак учета БА, ЛБО на ЛС плательщика</w:t>
            </w:r>
          </w:p>
        </w:tc>
        <w:tc>
          <w:tcPr>
            <w:tcW w:w="750" w:type="pct"/>
          </w:tcPr>
          <w:p w14:paraId="25951C5B" w14:textId="77777777" w:rsidR="00CE15BD" w:rsidRPr="007036CE" w:rsidRDefault="00CE15BD" w:rsidP="00CE15BD">
            <w:pPr>
              <w:pStyle w:val="GOSTTablenorm"/>
              <w:rPr>
                <w:szCs w:val="22"/>
              </w:rPr>
            </w:pPr>
            <w:r w:rsidRPr="007036CE">
              <w:t>StmInfrmtn_SIGN_BaLbo_Snd</w:t>
            </w:r>
          </w:p>
        </w:tc>
        <w:tc>
          <w:tcPr>
            <w:tcW w:w="500" w:type="pct"/>
          </w:tcPr>
          <w:p w14:paraId="646DA1DA" w14:textId="77777777" w:rsidR="00CE15BD" w:rsidRPr="007036CE" w:rsidRDefault="007B7600" w:rsidP="00CE15BD">
            <w:pPr>
              <w:pStyle w:val="GOSTTablenorm"/>
              <w:rPr>
                <w:szCs w:val="22"/>
              </w:rPr>
            </w:pPr>
            <w:r w:rsidRPr="007036CE">
              <w:t>Логический</w:t>
            </w:r>
          </w:p>
        </w:tc>
        <w:tc>
          <w:tcPr>
            <w:tcW w:w="314" w:type="pct"/>
          </w:tcPr>
          <w:p w14:paraId="5CE71D62" w14:textId="77777777" w:rsidR="00CE15BD" w:rsidRPr="007036CE" w:rsidRDefault="00CE15BD" w:rsidP="00CE15BD">
            <w:pPr>
              <w:pStyle w:val="GOSTTablenorm"/>
              <w:rPr>
                <w:szCs w:val="22"/>
              </w:rPr>
            </w:pPr>
            <w:r w:rsidRPr="007036CE">
              <w:t>Да</w:t>
            </w:r>
          </w:p>
        </w:tc>
        <w:tc>
          <w:tcPr>
            <w:tcW w:w="315" w:type="pct"/>
          </w:tcPr>
          <w:p w14:paraId="295F15BD" w14:textId="77777777" w:rsidR="00CE15BD" w:rsidRPr="007036CE" w:rsidRDefault="007B7600" w:rsidP="00CE15BD">
            <w:pPr>
              <w:pStyle w:val="GOSTTablenorm"/>
              <w:rPr>
                <w:szCs w:val="22"/>
              </w:rPr>
            </w:pPr>
            <w:r w:rsidRPr="007036CE">
              <w:rPr>
                <w:szCs w:val="22"/>
              </w:rPr>
              <w:t>-</w:t>
            </w:r>
          </w:p>
        </w:tc>
        <w:tc>
          <w:tcPr>
            <w:tcW w:w="2021" w:type="pct"/>
          </w:tcPr>
          <w:p w14:paraId="3FD1C508" w14:textId="77777777" w:rsidR="00CE15BD" w:rsidRPr="007036CE" w:rsidRDefault="00CE15BD" w:rsidP="00CE15BD">
            <w:pPr>
              <w:pStyle w:val="GOSTTablenorm"/>
            </w:pPr>
            <w:r w:rsidRPr="007036CE">
              <w:t>Указывается признак учета БА, ЛБО на ЛС плательщика.</w:t>
            </w:r>
          </w:p>
          <w:p w14:paraId="6D80A7C9" w14:textId="77777777" w:rsidR="007E6F17" w:rsidRPr="007036CE" w:rsidRDefault="00CE15BD" w:rsidP="00CE15BD">
            <w:pPr>
              <w:pStyle w:val="GOSTTablenorm"/>
            </w:pPr>
            <w:r w:rsidRPr="007036CE">
              <w:t>Может</w:t>
            </w:r>
            <w:r w:rsidR="007E6F17" w:rsidRPr="007036CE">
              <w:t xml:space="preserve"> принимать значения:</w:t>
            </w:r>
          </w:p>
          <w:p w14:paraId="7BB1A8BA" w14:textId="2AE73D6E" w:rsidR="0001631A" w:rsidRPr="007036CE" w:rsidRDefault="0001631A" w:rsidP="0001631A">
            <w:pPr>
              <w:pStyle w:val="GOSTTableListMark1"/>
            </w:pPr>
            <w:r w:rsidRPr="007036CE">
              <w:t>«</w:t>
            </w:r>
            <w:r w:rsidRPr="007036CE">
              <w:rPr>
                <w:lang w:val="en-US"/>
              </w:rPr>
              <w:t>true</w:t>
            </w:r>
            <w:r w:rsidRPr="007036CE">
              <w:t xml:space="preserve">» </w:t>
            </w:r>
            <w:r w:rsidR="005B1C15" w:rsidRPr="007036CE">
              <w:t>–</w:t>
            </w:r>
            <w:r w:rsidRPr="007036CE">
              <w:t xml:space="preserve"> Да;</w:t>
            </w:r>
          </w:p>
          <w:p w14:paraId="69A2D82F" w14:textId="50FF65B7" w:rsidR="0001631A" w:rsidRPr="007036CE" w:rsidRDefault="0001631A" w:rsidP="007E6F17">
            <w:pPr>
              <w:pStyle w:val="GOSTTableListMark1"/>
              <w:rPr>
                <w:szCs w:val="22"/>
              </w:rPr>
            </w:pPr>
            <w:r w:rsidRPr="007036CE">
              <w:t>«</w:t>
            </w:r>
            <w:r w:rsidRPr="007036CE">
              <w:rPr>
                <w:lang w:val="en-US"/>
              </w:rPr>
              <w:t>false</w:t>
            </w:r>
            <w:r w:rsidRPr="007036CE">
              <w:t xml:space="preserve">» </w:t>
            </w:r>
            <w:r w:rsidR="005B1C15" w:rsidRPr="007036CE">
              <w:t>–</w:t>
            </w:r>
            <w:r w:rsidRPr="007036CE">
              <w:t xml:space="preserve"> Нет</w:t>
            </w:r>
          </w:p>
        </w:tc>
      </w:tr>
      <w:tr w:rsidR="008A50AF" w:rsidRPr="007036CE" w14:paraId="33FD2EE4" w14:textId="77777777" w:rsidTr="005E4D91">
        <w:tc>
          <w:tcPr>
            <w:tcW w:w="1100" w:type="pct"/>
          </w:tcPr>
          <w:p w14:paraId="3D608BF3" w14:textId="77777777" w:rsidR="00CE15BD" w:rsidRPr="007036CE" w:rsidRDefault="00CE15BD" w:rsidP="00CE15BD">
            <w:pPr>
              <w:pStyle w:val="GOSTTablenorm"/>
              <w:rPr>
                <w:szCs w:val="22"/>
              </w:rPr>
            </w:pPr>
            <w:r w:rsidRPr="007036CE">
              <w:t>Признак учета ПОФР на ЛС плательщика</w:t>
            </w:r>
          </w:p>
        </w:tc>
        <w:tc>
          <w:tcPr>
            <w:tcW w:w="750" w:type="pct"/>
          </w:tcPr>
          <w:p w14:paraId="3BE5B22F" w14:textId="77777777" w:rsidR="00CE15BD" w:rsidRPr="007036CE" w:rsidRDefault="00CE15BD" w:rsidP="00CE15BD">
            <w:pPr>
              <w:pStyle w:val="GOSTTablenorm"/>
              <w:rPr>
                <w:szCs w:val="22"/>
              </w:rPr>
            </w:pPr>
            <w:r w:rsidRPr="007036CE">
              <w:t>StmInfrmtn_SIGN_POFR_Snd</w:t>
            </w:r>
          </w:p>
        </w:tc>
        <w:tc>
          <w:tcPr>
            <w:tcW w:w="500" w:type="pct"/>
          </w:tcPr>
          <w:p w14:paraId="75F184CC" w14:textId="77777777" w:rsidR="00CE15BD" w:rsidRPr="007036CE" w:rsidRDefault="007B7600" w:rsidP="00CE15BD">
            <w:pPr>
              <w:pStyle w:val="GOSTTablenorm"/>
              <w:rPr>
                <w:szCs w:val="22"/>
              </w:rPr>
            </w:pPr>
            <w:r w:rsidRPr="007036CE">
              <w:t>Логический</w:t>
            </w:r>
          </w:p>
        </w:tc>
        <w:tc>
          <w:tcPr>
            <w:tcW w:w="314" w:type="pct"/>
          </w:tcPr>
          <w:p w14:paraId="4D806A23" w14:textId="77777777" w:rsidR="00CE15BD" w:rsidRPr="007036CE" w:rsidRDefault="00CE15BD" w:rsidP="00CE15BD">
            <w:pPr>
              <w:pStyle w:val="GOSTTablenorm"/>
              <w:rPr>
                <w:szCs w:val="22"/>
              </w:rPr>
            </w:pPr>
            <w:r w:rsidRPr="007036CE">
              <w:t>Да</w:t>
            </w:r>
          </w:p>
        </w:tc>
        <w:tc>
          <w:tcPr>
            <w:tcW w:w="315" w:type="pct"/>
          </w:tcPr>
          <w:p w14:paraId="5274AD6F" w14:textId="77777777" w:rsidR="00CE15BD" w:rsidRPr="007036CE" w:rsidRDefault="007B7600" w:rsidP="00CE15BD">
            <w:pPr>
              <w:pStyle w:val="GOSTTablenorm"/>
              <w:rPr>
                <w:szCs w:val="22"/>
              </w:rPr>
            </w:pPr>
            <w:r w:rsidRPr="007036CE">
              <w:rPr>
                <w:szCs w:val="22"/>
              </w:rPr>
              <w:t>-</w:t>
            </w:r>
          </w:p>
        </w:tc>
        <w:tc>
          <w:tcPr>
            <w:tcW w:w="2021" w:type="pct"/>
          </w:tcPr>
          <w:p w14:paraId="612E6AAA" w14:textId="77777777" w:rsidR="00CE15BD" w:rsidRPr="007036CE" w:rsidRDefault="00CE15BD" w:rsidP="00CE15BD">
            <w:pPr>
              <w:pStyle w:val="GOSTTablenorm"/>
            </w:pPr>
            <w:r w:rsidRPr="007036CE">
              <w:t>Указывается признак учета ПОФР на ЛС плательщика.</w:t>
            </w:r>
          </w:p>
          <w:p w14:paraId="4CBEF8D0" w14:textId="77777777" w:rsidR="007E6F17" w:rsidRPr="007036CE" w:rsidRDefault="00CE15BD" w:rsidP="00CE15BD">
            <w:pPr>
              <w:pStyle w:val="GOSTTablenorm"/>
            </w:pPr>
            <w:r w:rsidRPr="007036CE">
              <w:t>Может</w:t>
            </w:r>
            <w:r w:rsidR="007E6F17" w:rsidRPr="007036CE">
              <w:t xml:space="preserve"> принимать значения:</w:t>
            </w:r>
          </w:p>
          <w:p w14:paraId="555C2378" w14:textId="62B09BF6" w:rsidR="00921246" w:rsidRPr="007036CE" w:rsidRDefault="00921246" w:rsidP="00921246">
            <w:pPr>
              <w:pStyle w:val="GOSTTableListMark1"/>
            </w:pPr>
            <w:r w:rsidRPr="007036CE">
              <w:t>«</w:t>
            </w:r>
            <w:r w:rsidRPr="007036CE">
              <w:rPr>
                <w:lang w:val="en-US"/>
              </w:rPr>
              <w:t>true</w:t>
            </w:r>
            <w:r w:rsidRPr="007036CE">
              <w:t xml:space="preserve">» </w:t>
            </w:r>
            <w:r w:rsidR="005B1C15" w:rsidRPr="007036CE">
              <w:t>–</w:t>
            </w:r>
            <w:r w:rsidRPr="007036CE">
              <w:t xml:space="preserve"> Да;</w:t>
            </w:r>
          </w:p>
          <w:p w14:paraId="4AC99F9D" w14:textId="73FC590B" w:rsidR="00CE15BD" w:rsidRPr="007036CE" w:rsidRDefault="00921246" w:rsidP="007E6F17">
            <w:pPr>
              <w:pStyle w:val="GOSTTableListMark1"/>
              <w:rPr>
                <w:szCs w:val="22"/>
              </w:rPr>
            </w:pPr>
            <w:r w:rsidRPr="007036CE">
              <w:t>«</w:t>
            </w:r>
            <w:r w:rsidRPr="007036CE">
              <w:rPr>
                <w:lang w:val="en-US"/>
              </w:rPr>
              <w:t>false</w:t>
            </w:r>
            <w:r w:rsidRPr="007036CE">
              <w:t xml:space="preserve">» </w:t>
            </w:r>
            <w:r w:rsidR="005B1C15" w:rsidRPr="007036CE">
              <w:t>–</w:t>
            </w:r>
            <w:r w:rsidRPr="007036CE">
              <w:t xml:space="preserve"> Нет</w:t>
            </w:r>
          </w:p>
        </w:tc>
      </w:tr>
      <w:tr w:rsidR="008A50AF" w:rsidRPr="007036CE" w14:paraId="06FBEFC6" w14:textId="77777777" w:rsidTr="005E4D91">
        <w:tc>
          <w:tcPr>
            <w:tcW w:w="1100" w:type="pct"/>
          </w:tcPr>
          <w:p w14:paraId="12FCA70A" w14:textId="77777777" w:rsidR="00CE15BD" w:rsidRPr="007036CE" w:rsidRDefault="00CE15BD" w:rsidP="00CE15BD">
            <w:pPr>
              <w:pStyle w:val="GOSTTablenorm"/>
            </w:pPr>
            <w:r w:rsidRPr="007036CE">
              <w:t>Период действия ПОФР</w:t>
            </w:r>
          </w:p>
        </w:tc>
        <w:tc>
          <w:tcPr>
            <w:tcW w:w="750" w:type="pct"/>
          </w:tcPr>
          <w:p w14:paraId="01A0E5AE" w14:textId="77777777" w:rsidR="00CE15BD" w:rsidRPr="007036CE" w:rsidRDefault="00CE15BD" w:rsidP="00CE15BD">
            <w:pPr>
              <w:pStyle w:val="GOSTTablenorm"/>
            </w:pPr>
            <w:r w:rsidRPr="007036CE">
              <w:rPr>
                <w:szCs w:val="22"/>
              </w:rPr>
              <w:t>StmInfrmtn_ValidityPOFR</w:t>
            </w:r>
          </w:p>
        </w:tc>
        <w:tc>
          <w:tcPr>
            <w:tcW w:w="500" w:type="pct"/>
          </w:tcPr>
          <w:p w14:paraId="1497FCC9" w14:textId="77777777" w:rsidR="00CE15BD" w:rsidRPr="007036CE" w:rsidRDefault="00CE15BD" w:rsidP="00CE15BD">
            <w:pPr>
              <w:pStyle w:val="GOSTTablenorm"/>
            </w:pPr>
            <w:r w:rsidRPr="007036CE">
              <w:t>Строка</w:t>
            </w:r>
          </w:p>
        </w:tc>
        <w:tc>
          <w:tcPr>
            <w:tcW w:w="314" w:type="pct"/>
          </w:tcPr>
          <w:p w14:paraId="25C963D1" w14:textId="77777777" w:rsidR="00CE15BD" w:rsidRPr="007036CE" w:rsidRDefault="00CE15BD" w:rsidP="00CE15BD">
            <w:pPr>
              <w:pStyle w:val="GOSTTablenorm"/>
            </w:pPr>
            <w:r w:rsidRPr="007036CE">
              <w:t>Нет</w:t>
            </w:r>
          </w:p>
        </w:tc>
        <w:tc>
          <w:tcPr>
            <w:tcW w:w="315" w:type="pct"/>
          </w:tcPr>
          <w:p w14:paraId="3A072221" w14:textId="77777777" w:rsidR="00CE15BD" w:rsidRPr="007036CE" w:rsidRDefault="00CE15BD" w:rsidP="00CE15BD">
            <w:pPr>
              <w:pStyle w:val="GOSTTablenorm"/>
              <w:rPr>
                <w:szCs w:val="22"/>
              </w:rPr>
            </w:pPr>
            <w:r w:rsidRPr="007036CE">
              <w:t>&lt;=3</w:t>
            </w:r>
          </w:p>
        </w:tc>
        <w:tc>
          <w:tcPr>
            <w:tcW w:w="2021" w:type="pct"/>
          </w:tcPr>
          <w:p w14:paraId="3EB51BFA" w14:textId="77777777" w:rsidR="00CE15BD" w:rsidRPr="007036CE" w:rsidRDefault="00CE15BD" w:rsidP="00CE15BD">
            <w:pPr>
              <w:pStyle w:val="GOSTTablenorm"/>
            </w:pPr>
            <w:r w:rsidRPr="007036CE">
              <w:t>Указывается период действия ПОФР.</w:t>
            </w:r>
          </w:p>
          <w:p w14:paraId="44FF08A8" w14:textId="77777777" w:rsidR="00CE15BD" w:rsidRPr="007036CE" w:rsidRDefault="00CE15BD" w:rsidP="00CE15BD">
            <w:pPr>
              <w:pStyle w:val="GOSTTablenorm"/>
            </w:pPr>
            <w:r w:rsidRPr="007036CE">
              <w:t>Обязателен для заполнения, если в параметре «Признак учета ПОФР на ЛС плательщика» (StmInfrmtn_SIGN_POFR_Snd</w:t>
            </w:r>
            <w:r w:rsidR="00147415" w:rsidRPr="007036CE">
              <w:t xml:space="preserve">) указано значение </w:t>
            </w:r>
            <w:r w:rsidR="007E6F17" w:rsidRPr="007036CE">
              <w:t>«</w:t>
            </w:r>
            <w:r w:rsidR="009C7DBE" w:rsidRPr="007036CE">
              <w:rPr>
                <w:lang w:val="en-US"/>
              </w:rPr>
              <w:t>true</w:t>
            </w:r>
            <w:r w:rsidR="009C7DBE" w:rsidRPr="007036CE">
              <w:t xml:space="preserve">» </w:t>
            </w:r>
            <w:r w:rsidR="00147415" w:rsidRPr="007036CE">
              <w:t>(Да)</w:t>
            </w:r>
          </w:p>
        </w:tc>
      </w:tr>
      <w:tr w:rsidR="008A50AF" w:rsidRPr="007036CE" w14:paraId="14E9EC3F" w14:textId="77777777" w:rsidTr="005E4D91">
        <w:tc>
          <w:tcPr>
            <w:tcW w:w="1100" w:type="pct"/>
          </w:tcPr>
          <w:p w14:paraId="0A2A3123" w14:textId="77777777" w:rsidR="00CE15BD" w:rsidRPr="007036CE" w:rsidRDefault="00CE15BD" w:rsidP="00CE15BD">
            <w:pPr>
              <w:pStyle w:val="GOSTTablenorm"/>
            </w:pPr>
            <w:r w:rsidRPr="007036CE">
              <w:t>КБК для контроля остатка ПОФР плательщика</w:t>
            </w:r>
          </w:p>
        </w:tc>
        <w:tc>
          <w:tcPr>
            <w:tcW w:w="750" w:type="pct"/>
          </w:tcPr>
          <w:p w14:paraId="0FABB3A8" w14:textId="77777777" w:rsidR="00CE15BD" w:rsidRPr="007036CE" w:rsidRDefault="00CE15BD" w:rsidP="00CE15BD">
            <w:pPr>
              <w:pStyle w:val="GOSTTablenorm"/>
            </w:pPr>
            <w:r w:rsidRPr="007036CE">
              <w:rPr>
                <w:szCs w:val="22"/>
              </w:rPr>
              <w:t>StmInfrmtn_KBKCtrlBalancePOFRPay</w:t>
            </w:r>
          </w:p>
        </w:tc>
        <w:tc>
          <w:tcPr>
            <w:tcW w:w="500" w:type="pct"/>
          </w:tcPr>
          <w:p w14:paraId="4917E063" w14:textId="77777777" w:rsidR="00CE15BD" w:rsidRPr="007036CE" w:rsidRDefault="00CE15BD" w:rsidP="00CE15BD">
            <w:pPr>
              <w:pStyle w:val="GOSTTablenorm"/>
            </w:pPr>
            <w:r w:rsidRPr="007036CE">
              <w:t>Строка</w:t>
            </w:r>
          </w:p>
        </w:tc>
        <w:tc>
          <w:tcPr>
            <w:tcW w:w="314" w:type="pct"/>
          </w:tcPr>
          <w:p w14:paraId="3408242F" w14:textId="77777777" w:rsidR="00CE15BD" w:rsidRPr="007036CE" w:rsidRDefault="00CE15BD" w:rsidP="00CE15BD">
            <w:pPr>
              <w:pStyle w:val="GOSTTablenorm"/>
            </w:pPr>
            <w:r w:rsidRPr="007036CE">
              <w:t>Нет</w:t>
            </w:r>
          </w:p>
        </w:tc>
        <w:tc>
          <w:tcPr>
            <w:tcW w:w="315" w:type="pct"/>
          </w:tcPr>
          <w:p w14:paraId="37610055" w14:textId="77777777" w:rsidR="00CE15BD" w:rsidRPr="007036CE" w:rsidRDefault="00CE15BD" w:rsidP="00CE15BD">
            <w:pPr>
              <w:pStyle w:val="GOSTTablenorm"/>
              <w:rPr>
                <w:szCs w:val="22"/>
              </w:rPr>
            </w:pPr>
            <w:r w:rsidRPr="007036CE">
              <w:t>=20</w:t>
            </w:r>
          </w:p>
        </w:tc>
        <w:tc>
          <w:tcPr>
            <w:tcW w:w="2021" w:type="pct"/>
          </w:tcPr>
          <w:p w14:paraId="1F568DE1" w14:textId="77777777" w:rsidR="00CE15BD" w:rsidRPr="007036CE" w:rsidRDefault="00CE15BD" w:rsidP="00CE15BD">
            <w:pPr>
              <w:pStyle w:val="GOSTTablenorm"/>
            </w:pPr>
            <w:r w:rsidRPr="007036CE">
              <w:t>Указывается КБК для контроля остатка ПОФР по ЛС плательщика.</w:t>
            </w:r>
          </w:p>
          <w:p w14:paraId="568DB1C6" w14:textId="77777777" w:rsidR="00CE15BD" w:rsidRPr="007036CE" w:rsidRDefault="00CE15BD" w:rsidP="00CE15BD">
            <w:pPr>
              <w:pStyle w:val="GOSTTablenorm"/>
            </w:pPr>
            <w:r w:rsidRPr="007036CE">
              <w:t>Обязателен для заполнения, если в параметре «Признак учета ПОФР на ЛС плательщика» (StmInfrmtn_SIGN_POFR_Snd</w:t>
            </w:r>
            <w:r w:rsidR="00147415" w:rsidRPr="007036CE">
              <w:t xml:space="preserve">) указано значение </w:t>
            </w:r>
            <w:r w:rsidR="007E6F17" w:rsidRPr="007036CE">
              <w:t>«</w:t>
            </w:r>
            <w:r w:rsidR="009C7DBE" w:rsidRPr="007036CE">
              <w:rPr>
                <w:lang w:val="en-US"/>
              </w:rPr>
              <w:t>true</w:t>
            </w:r>
            <w:r w:rsidR="007E6F17" w:rsidRPr="007036CE">
              <w:t>»</w:t>
            </w:r>
            <w:r w:rsidR="00147415" w:rsidRPr="007036CE">
              <w:t xml:space="preserve"> (Да)</w:t>
            </w:r>
          </w:p>
        </w:tc>
      </w:tr>
      <w:tr w:rsidR="008A50AF" w:rsidRPr="007036CE" w14:paraId="636813FE" w14:textId="77777777" w:rsidTr="005E4D91">
        <w:tc>
          <w:tcPr>
            <w:tcW w:w="1100" w:type="pct"/>
          </w:tcPr>
          <w:p w14:paraId="6D18F544" w14:textId="77777777" w:rsidR="00CE15BD" w:rsidRPr="007036CE" w:rsidRDefault="00CE15BD" w:rsidP="00CE15BD">
            <w:pPr>
              <w:pStyle w:val="GOSTTablenorm"/>
              <w:rPr>
                <w:szCs w:val="22"/>
              </w:rPr>
            </w:pPr>
            <w:r w:rsidRPr="007036CE">
              <w:rPr>
                <w:szCs w:val="22"/>
              </w:rPr>
              <w:t>Номер КОО плательщика</w:t>
            </w:r>
          </w:p>
        </w:tc>
        <w:tc>
          <w:tcPr>
            <w:tcW w:w="750" w:type="pct"/>
          </w:tcPr>
          <w:p w14:paraId="71861D5F" w14:textId="77777777" w:rsidR="00CE15BD" w:rsidRPr="007036CE" w:rsidRDefault="00CE15BD" w:rsidP="00CE15BD">
            <w:pPr>
              <w:pStyle w:val="GOSTTablenorm"/>
              <w:rPr>
                <w:szCs w:val="22"/>
              </w:rPr>
            </w:pPr>
            <w:r w:rsidRPr="007036CE">
              <w:rPr>
                <w:szCs w:val="22"/>
              </w:rPr>
              <w:t>StmInfrmtn_NmbrKOO</w:t>
            </w:r>
          </w:p>
        </w:tc>
        <w:tc>
          <w:tcPr>
            <w:tcW w:w="500" w:type="pct"/>
          </w:tcPr>
          <w:p w14:paraId="4121C677" w14:textId="77777777" w:rsidR="00CE15BD" w:rsidRPr="007036CE" w:rsidRDefault="00CE15BD" w:rsidP="00CE15BD">
            <w:pPr>
              <w:pStyle w:val="GOSTTablenorm"/>
              <w:rPr>
                <w:szCs w:val="22"/>
              </w:rPr>
            </w:pPr>
            <w:r w:rsidRPr="007036CE">
              <w:t>Строка</w:t>
            </w:r>
          </w:p>
        </w:tc>
        <w:tc>
          <w:tcPr>
            <w:tcW w:w="314" w:type="pct"/>
          </w:tcPr>
          <w:p w14:paraId="47C78DEF" w14:textId="77777777" w:rsidR="00CE15BD" w:rsidRPr="007036CE" w:rsidRDefault="00CE15BD" w:rsidP="00CE15BD">
            <w:pPr>
              <w:pStyle w:val="GOSTTablenorm"/>
              <w:rPr>
                <w:szCs w:val="22"/>
              </w:rPr>
            </w:pPr>
            <w:r w:rsidRPr="007036CE">
              <w:rPr>
                <w:szCs w:val="22"/>
              </w:rPr>
              <w:t>Нет</w:t>
            </w:r>
          </w:p>
        </w:tc>
        <w:tc>
          <w:tcPr>
            <w:tcW w:w="315" w:type="pct"/>
          </w:tcPr>
          <w:p w14:paraId="4D9CE756" w14:textId="77777777" w:rsidR="00CE15BD" w:rsidRPr="007036CE" w:rsidRDefault="00CE15BD" w:rsidP="00CE15BD">
            <w:pPr>
              <w:pStyle w:val="GOSTTablenorm"/>
              <w:rPr>
                <w:szCs w:val="22"/>
              </w:rPr>
            </w:pPr>
            <w:r w:rsidRPr="007036CE">
              <w:t>&lt;=50</w:t>
            </w:r>
          </w:p>
        </w:tc>
        <w:tc>
          <w:tcPr>
            <w:tcW w:w="2021" w:type="pct"/>
          </w:tcPr>
          <w:p w14:paraId="17639C18" w14:textId="77777777" w:rsidR="00CE15BD" w:rsidRPr="007036CE" w:rsidRDefault="00CE15BD" w:rsidP="00CE15BD">
            <w:pPr>
              <w:pStyle w:val="GOSTTablenorm"/>
              <w:rPr>
                <w:szCs w:val="22"/>
              </w:rPr>
            </w:pPr>
            <w:r w:rsidRPr="007036CE">
              <w:rPr>
                <w:szCs w:val="22"/>
              </w:rPr>
              <w:t>Указывается номер Казначейского обеспечения обязательств плательщика (при наличии)</w:t>
            </w:r>
          </w:p>
        </w:tc>
      </w:tr>
      <w:tr w:rsidR="008A50AF" w:rsidRPr="007036CE" w14:paraId="79C691FA" w14:textId="77777777" w:rsidTr="005E4D91">
        <w:tc>
          <w:tcPr>
            <w:tcW w:w="1100" w:type="pct"/>
          </w:tcPr>
          <w:p w14:paraId="2AD3D7DC" w14:textId="77777777" w:rsidR="00CE15BD" w:rsidRPr="007036CE" w:rsidRDefault="00CE15BD" w:rsidP="00CE15BD">
            <w:pPr>
              <w:pStyle w:val="GOSTTablenorm"/>
            </w:pPr>
            <w:r w:rsidRPr="007036CE">
              <w:rPr>
                <w:szCs w:val="22"/>
              </w:rPr>
              <w:lastRenderedPageBreak/>
              <w:t>КБК плательщика</w:t>
            </w:r>
          </w:p>
        </w:tc>
        <w:tc>
          <w:tcPr>
            <w:tcW w:w="750" w:type="pct"/>
          </w:tcPr>
          <w:p w14:paraId="1C0CCB92" w14:textId="77777777" w:rsidR="00CE15BD" w:rsidRPr="007036CE" w:rsidRDefault="00CE15BD">
            <w:pPr>
              <w:pStyle w:val="GOSTTablenorm"/>
            </w:pPr>
            <w:r w:rsidRPr="007036CE">
              <w:rPr>
                <w:szCs w:val="22"/>
              </w:rPr>
              <w:t>ZR_KBKPyr_KBK</w:t>
            </w:r>
          </w:p>
        </w:tc>
        <w:tc>
          <w:tcPr>
            <w:tcW w:w="500" w:type="pct"/>
          </w:tcPr>
          <w:p w14:paraId="31EA5FCE" w14:textId="77777777" w:rsidR="00CE15BD" w:rsidRPr="007036CE" w:rsidRDefault="00CE15BD" w:rsidP="00CE15BD">
            <w:pPr>
              <w:pStyle w:val="GOSTTablenorm"/>
            </w:pPr>
            <w:r w:rsidRPr="007036CE">
              <w:rPr>
                <w:szCs w:val="22"/>
              </w:rPr>
              <w:t>Строка</w:t>
            </w:r>
          </w:p>
        </w:tc>
        <w:tc>
          <w:tcPr>
            <w:tcW w:w="314" w:type="pct"/>
          </w:tcPr>
          <w:p w14:paraId="076A2B6B" w14:textId="77777777" w:rsidR="00CE15BD" w:rsidRPr="007036CE" w:rsidRDefault="00CE15BD" w:rsidP="00CE15BD">
            <w:pPr>
              <w:pStyle w:val="GOSTTablenorm"/>
            </w:pPr>
            <w:r w:rsidRPr="007036CE">
              <w:rPr>
                <w:szCs w:val="22"/>
              </w:rPr>
              <w:t>Да</w:t>
            </w:r>
          </w:p>
        </w:tc>
        <w:tc>
          <w:tcPr>
            <w:tcW w:w="315" w:type="pct"/>
          </w:tcPr>
          <w:p w14:paraId="0F106996" w14:textId="77777777" w:rsidR="00CE15BD" w:rsidRPr="007036CE" w:rsidRDefault="00CE15BD" w:rsidP="00CE15BD">
            <w:pPr>
              <w:pStyle w:val="GOSTTablenorm"/>
            </w:pPr>
            <w:r w:rsidRPr="007036CE">
              <w:rPr>
                <w:szCs w:val="22"/>
                <w:lang w:val="en-US"/>
              </w:rPr>
              <w:t>=20</w:t>
            </w:r>
          </w:p>
        </w:tc>
        <w:tc>
          <w:tcPr>
            <w:tcW w:w="2021" w:type="pct"/>
          </w:tcPr>
          <w:p w14:paraId="03AF5E70" w14:textId="77777777" w:rsidR="00CE15BD" w:rsidRPr="007036CE" w:rsidRDefault="00CE15BD" w:rsidP="00CE15BD">
            <w:pPr>
              <w:pStyle w:val="GOSTTablenorm"/>
            </w:pPr>
            <w:r w:rsidRPr="007036CE">
              <w:rPr>
                <w:szCs w:val="22"/>
              </w:rPr>
              <w:t>Указывается код по бюджетной классификации для отраже</w:t>
            </w:r>
            <w:r w:rsidR="00147415" w:rsidRPr="007036CE">
              <w:rPr>
                <w:szCs w:val="22"/>
              </w:rPr>
              <w:t>ния операции на ЛС плательщика</w:t>
            </w:r>
          </w:p>
        </w:tc>
      </w:tr>
      <w:tr w:rsidR="008A50AF" w:rsidRPr="007036CE" w14:paraId="320C5E3D" w14:textId="77777777" w:rsidTr="005E4D91">
        <w:tc>
          <w:tcPr>
            <w:tcW w:w="1100" w:type="pct"/>
          </w:tcPr>
          <w:p w14:paraId="51DB12DD" w14:textId="77777777" w:rsidR="00CE15BD" w:rsidRPr="007036CE" w:rsidRDefault="00CE15BD" w:rsidP="00CE15BD">
            <w:pPr>
              <w:pStyle w:val="GOSTTablenorm"/>
              <w:rPr>
                <w:szCs w:val="22"/>
              </w:rPr>
            </w:pPr>
            <w:r w:rsidRPr="007036CE">
              <w:t>Тип КБК плательщика</w:t>
            </w:r>
          </w:p>
        </w:tc>
        <w:tc>
          <w:tcPr>
            <w:tcW w:w="750" w:type="pct"/>
          </w:tcPr>
          <w:p w14:paraId="5C6F899E" w14:textId="77777777" w:rsidR="00CE15BD" w:rsidRPr="007036CE" w:rsidRDefault="00CE15BD">
            <w:pPr>
              <w:pStyle w:val="GOSTTablenorm"/>
              <w:rPr>
                <w:szCs w:val="22"/>
              </w:rPr>
            </w:pPr>
            <w:r w:rsidRPr="007036CE">
              <w:rPr>
                <w:szCs w:val="22"/>
              </w:rPr>
              <w:t>ZR_KBKPyr_BKTp</w:t>
            </w:r>
          </w:p>
        </w:tc>
        <w:tc>
          <w:tcPr>
            <w:tcW w:w="500" w:type="pct"/>
          </w:tcPr>
          <w:p w14:paraId="3DFF4A5D" w14:textId="77777777" w:rsidR="00CE15BD" w:rsidRPr="007036CE" w:rsidRDefault="00CE15BD" w:rsidP="00CE15BD">
            <w:pPr>
              <w:pStyle w:val="GOSTTablenorm"/>
              <w:rPr>
                <w:szCs w:val="22"/>
              </w:rPr>
            </w:pPr>
            <w:r w:rsidRPr="007036CE">
              <w:t>Строка</w:t>
            </w:r>
          </w:p>
        </w:tc>
        <w:tc>
          <w:tcPr>
            <w:tcW w:w="314" w:type="pct"/>
          </w:tcPr>
          <w:p w14:paraId="05D4B512" w14:textId="77777777" w:rsidR="00CE15BD" w:rsidRPr="007036CE" w:rsidRDefault="00CE15BD" w:rsidP="00CE15BD">
            <w:pPr>
              <w:pStyle w:val="GOSTTablenorm"/>
              <w:rPr>
                <w:szCs w:val="22"/>
              </w:rPr>
            </w:pPr>
            <w:r w:rsidRPr="007036CE">
              <w:t>Да</w:t>
            </w:r>
          </w:p>
        </w:tc>
        <w:tc>
          <w:tcPr>
            <w:tcW w:w="315" w:type="pct"/>
          </w:tcPr>
          <w:p w14:paraId="4C331A80" w14:textId="77777777" w:rsidR="00CE15BD" w:rsidRPr="007036CE" w:rsidRDefault="007B7600" w:rsidP="00CE15BD">
            <w:pPr>
              <w:pStyle w:val="GOSTTablenorm"/>
              <w:rPr>
                <w:szCs w:val="22"/>
                <w:lang w:val="en-US"/>
              </w:rPr>
            </w:pPr>
            <w:r w:rsidRPr="007036CE">
              <w:rPr>
                <w:lang w:val="en-US"/>
              </w:rPr>
              <w:t>&lt;</w:t>
            </w:r>
            <w:r w:rsidR="00CE15BD" w:rsidRPr="007036CE">
              <w:t>=</w:t>
            </w:r>
            <w:r w:rsidRPr="007036CE">
              <w:rPr>
                <w:lang w:val="en-US"/>
              </w:rPr>
              <w:t>50</w:t>
            </w:r>
          </w:p>
        </w:tc>
        <w:tc>
          <w:tcPr>
            <w:tcW w:w="2021" w:type="pct"/>
          </w:tcPr>
          <w:p w14:paraId="5F8C8BB9" w14:textId="77777777" w:rsidR="00CE15BD" w:rsidRPr="007036CE" w:rsidRDefault="00CE15BD" w:rsidP="00CE15BD">
            <w:pPr>
              <w:pStyle w:val="GOSTTablenorm"/>
            </w:pPr>
            <w:r w:rsidRPr="007036CE">
              <w:t xml:space="preserve">Указывается тип </w:t>
            </w:r>
            <w:r w:rsidRPr="007036CE">
              <w:rPr>
                <w:szCs w:val="22"/>
              </w:rPr>
              <w:t>кода по бюджетной классификации</w:t>
            </w:r>
            <w:r w:rsidRPr="007036CE">
              <w:t>.</w:t>
            </w:r>
          </w:p>
          <w:p w14:paraId="2DD90F46" w14:textId="77777777" w:rsidR="00CE15BD" w:rsidRPr="007036CE" w:rsidRDefault="00CE15BD" w:rsidP="00CE15BD">
            <w:pPr>
              <w:pStyle w:val="GOSTTablenorm"/>
            </w:pPr>
            <w:r w:rsidRPr="007036CE">
              <w:t>Возможные значения:</w:t>
            </w:r>
          </w:p>
          <w:p w14:paraId="7B2BCCD0" w14:textId="63E7F416" w:rsidR="00D70627" w:rsidRPr="007036CE" w:rsidRDefault="00D70627" w:rsidP="00D70627">
            <w:pPr>
              <w:pStyle w:val="GOSTTableListMark1"/>
            </w:pPr>
            <w:r w:rsidRPr="007036CE">
              <w:t xml:space="preserve">«Costs» </w:t>
            </w:r>
            <w:r w:rsidR="005B1C15" w:rsidRPr="007036CE">
              <w:t>–</w:t>
            </w:r>
            <w:r w:rsidRPr="007036CE">
              <w:t xml:space="preserve"> Расходы;</w:t>
            </w:r>
          </w:p>
          <w:p w14:paraId="5A5D4657" w14:textId="11FB9FDB" w:rsidR="00D70627" w:rsidRPr="007036CE" w:rsidRDefault="00D70627" w:rsidP="00D70627">
            <w:pPr>
              <w:pStyle w:val="GOSTTableListMark1"/>
            </w:pPr>
            <w:r w:rsidRPr="007036CE">
              <w:t xml:space="preserve">«LimitedTypeCosts» </w:t>
            </w:r>
            <w:r w:rsidR="005B1C15" w:rsidRPr="007036CE">
              <w:t>–</w:t>
            </w:r>
            <w:r w:rsidRPr="007036CE">
              <w:t xml:space="preserve"> Лимитируемые расходы;</w:t>
            </w:r>
          </w:p>
          <w:p w14:paraId="47605E55" w14:textId="5D918C7A" w:rsidR="00D70627" w:rsidRPr="007036CE" w:rsidRDefault="00D70627" w:rsidP="00D70627">
            <w:pPr>
              <w:pStyle w:val="GOSTTableListMark1"/>
            </w:pPr>
            <w:r w:rsidRPr="007036CE">
              <w:t xml:space="preserve">«UnLimitedTypeCosts» </w:t>
            </w:r>
            <w:r w:rsidR="005B1C15" w:rsidRPr="007036CE">
              <w:t>–</w:t>
            </w:r>
            <w:r w:rsidRPr="007036CE">
              <w:t xml:space="preserve"> Нелимитруемые расходы;</w:t>
            </w:r>
          </w:p>
          <w:p w14:paraId="570FBDD7" w14:textId="4136E835" w:rsidR="00D70627" w:rsidRPr="007036CE" w:rsidRDefault="00D70627" w:rsidP="00D70627">
            <w:pPr>
              <w:pStyle w:val="GOSTTableListMark1"/>
            </w:pPr>
            <w:r w:rsidRPr="007036CE">
              <w:t xml:space="preserve">«Sources» </w:t>
            </w:r>
            <w:r w:rsidR="005B1C15" w:rsidRPr="007036CE">
              <w:t>–</w:t>
            </w:r>
            <w:r w:rsidRPr="007036CE">
              <w:t xml:space="preserve"> Источники;</w:t>
            </w:r>
          </w:p>
          <w:p w14:paraId="11F2CE94" w14:textId="738742C5" w:rsidR="00D70627" w:rsidRPr="007036CE" w:rsidRDefault="00D70627" w:rsidP="00D70627">
            <w:pPr>
              <w:pStyle w:val="GOSTTableListMark1"/>
            </w:pPr>
            <w:r w:rsidRPr="007036CE">
              <w:t xml:space="preserve">«IVFDB» </w:t>
            </w:r>
            <w:r w:rsidR="005B1C15" w:rsidRPr="007036CE">
              <w:t>–</w:t>
            </w:r>
            <w:r w:rsidRPr="007036CE">
              <w:t xml:space="preserve"> Внутренние источники;</w:t>
            </w:r>
          </w:p>
          <w:p w14:paraId="2AEBC5B4" w14:textId="191C30BF" w:rsidR="00CE15BD" w:rsidRPr="007036CE" w:rsidRDefault="00D70627" w:rsidP="003F22A4">
            <w:pPr>
              <w:pStyle w:val="GOSTTableListMark1"/>
            </w:pPr>
            <w:r w:rsidRPr="007036CE">
              <w:t xml:space="preserve">«IVnFDB» </w:t>
            </w:r>
            <w:r w:rsidR="005B1C15" w:rsidRPr="007036CE">
              <w:t>–</w:t>
            </w:r>
            <w:r w:rsidRPr="007036CE">
              <w:t xml:space="preserve"> Внешние источники.</w:t>
            </w:r>
          </w:p>
        </w:tc>
      </w:tr>
      <w:tr w:rsidR="008A50AF" w:rsidRPr="007036CE" w14:paraId="637C9165" w14:textId="77777777" w:rsidTr="005E4D91">
        <w:tc>
          <w:tcPr>
            <w:tcW w:w="1100" w:type="pct"/>
          </w:tcPr>
          <w:p w14:paraId="1F880774" w14:textId="77777777" w:rsidR="00CE15BD" w:rsidRPr="007036CE" w:rsidRDefault="00CE15BD" w:rsidP="00CE15BD">
            <w:pPr>
              <w:pStyle w:val="GOSTTablenorm"/>
            </w:pPr>
            <w:r w:rsidRPr="007036CE">
              <w:rPr>
                <w:szCs w:val="22"/>
              </w:rPr>
              <w:t>Код цели (аналитический код) плательщика</w:t>
            </w:r>
          </w:p>
        </w:tc>
        <w:tc>
          <w:tcPr>
            <w:tcW w:w="750" w:type="pct"/>
          </w:tcPr>
          <w:p w14:paraId="4092B6F2" w14:textId="77777777" w:rsidR="00CE15BD" w:rsidRPr="007036CE" w:rsidRDefault="00CE15BD">
            <w:pPr>
              <w:pStyle w:val="GOSTTablenorm"/>
            </w:pPr>
            <w:r w:rsidRPr="007036CE">
              <w:rPr>
                <w:szCs w:val="22"/>
              </w:rPr>
              <w:t>ZR_KBKPyr_TrgtCd</w:t>
            </w:r>
          </w:p>
        </w:tc>
        <w:tc>
          <w:tcPr>
            <w:tcW w:w="500" w:type="pct"/>
          </w:tcPr>
          <w:p w14:paraId="57813888" w14:textId="77777777" w:rsidR="00CE15BD" w:rsidRPr="007036CE" w:rsidRDefault="00CE15BD" w:rsidP="00CE15BD">
            <w:pPr>
              <w:pStyle w:val="GOSTTablenorm"/>
            </w:pPr>
            <w:r w:rsidRPr="007036CE">
              <w:rPr>
                <w:szCs w:val="22"/>
              </w:rPr>
              <w:t>Строка</w:t>
            </w:r>
          </w:p>
        </w:tc>
        <w:tc>
          <w:tcPr>
            <w:tcW w:w="314" w:type="pct"/>
          </w:tcPr>
          <w:p w14:paraId="13629259" w14:textId="77777777" w:rsidR="00CE15BD" w:rsidRPr="007036CE" w:rsidRDefault="00CE15BD" w:rsidP="00CE15BD">
            <w:pPr>
              <w:pStyle w:val="GOSTTablenorm"/>
            </w:pPr>
            <w:r w:rsidRPr="007036CE">
              <w:rPr>
                <w:szCs w:val="22"/>
              </w:rPr>
              <w:t>Нет</w:t>
            </w:r>
          </w:p>
        </w:tc>
        <w:tc>
          <w:tcPr>
            <w:tcW w:w="315" w:type="pct"/>
          </w:tcPr>
          <w:p w14:paraId="47952B1C" w14:textId="77777777" w:rsidR="00CE15BD" w:rsidRPr="007036CE" w:rsidRDefault="00CE15BD" w:rsidP="00CE15BD">
            <w:pPr>
              <w:pStyle w:val="GOSTTablenorm"/>
            </w:pPr>
            <w:r w:rsidRPr="007036CE">
              <w:rPr>
                <w:szCs w:val="22"/>
              </w:rPr>
              <w:t>&lt;=</w:t>
            </w:r>
            <w:r w:rsidRPr="007036CE">
              <w:rPr>
                <w:szCs w:val="22"/>
                <w:lang w:val="en-US"/>
              </w:rPr>
              <w:t>25</w:t>
            </w:r>
          </w:p>
        </w:tc>
        <w:tc>
          <w:tcPr>
            <w:tcW w:w="2021" w:type="pct"/>
          </w:tcPr>
          <w:p w14:paraId="40A3B5A7" w14:textId="77777777" w:rsidR="00CE15BD" w:rsidRPr="007036CE" w:rsidRDefault="00CE15BD" w:rsidP="00CE15BD">
            <w:pPr>
              <w:pStyle w:val="GOSTTablenorm"/>
            </w:pPr>
            <w:r w:rsidRPr="007036CE">
              <w:rPr>
                <w:szCs w:val="22"/>
              </w:rPr>
              <w:t>Указывается код цели (аналитический код) для отражения операции на ЛС плательщика (при наличии)</w:t>
            </w:r>
          </w:p>
        </w:tc>
      </w:tr>
      <w:tr w:rsidR="008A50AF" w:rsidRPr="007036CE" w14:paraId="01D650C2" w14:textId="77777777" w:rsidTr="005E4D91">
        <w:tc>
          <w:tcPr>
            <w:tcW w:w="1100" w:type="pct"/>
          </w:tcPr>
          <w:p w14:paraId="3CE2C5B4" w14:textId="77777777" w:rsidR="00CE15BD" w:rsidRPr="007036CE" w:rsidRDefault="00CE15BD" w:rsidP="00CE15BD">
            <w:pPr>
              <w:pStyle w:val="GOSTTablenorm"/>
            </w:pPr>
            <w:r w:rsidRPr="007036CE">
              <w:rPr>
                <w:szCs w:val="22"/>
              </w:rPr>
              <w:t>Сумма в валюте заявки</w:t>
            </w:r>
          </w:p>
        </w:tc>
        <w:tc>
          <w:tcPr>
            <w:tcW w:w="750" w:type="pct"/>
          </w:tcPr>
          <w:p w14:paraId="62C76773" w14:textId="77777777" w:rsidR="00CE15BD" w:rsidRPr="007036CE" w:rsidRDefault="00CE15BD" w:rsidP="00CE15BD">
            <w:pPr>
              <w:pStyle w:val="GOSTTablenorm"/>
            </w:pPr>
            <w:r w:rsidRPr="007036CE">
              <w:rPr>
                <w:szCs w:val="22"/>
              </w:rPr>
              <w:t>ZR_AmntV</w:t>
            </w:r>
          </w:p>
        </w:tc>
        <w:tc>
          <w:tcPr>
            <w:tcW w:w="500" w:type="pct"/>
          </w:tcPr>
          <w:p w14:paraId="16D8978C" w14:textId="77777777" w:rsidR="00CE15BD" w:rsidRPr="007036CE" w:rsidRDefault="00CE15BD" w:rsidP="00CE15BD">
            <w:pPr>
              <w:pStyle w:val="GOSTTablenorm"/>
            </w:pPr>
            <w:r w:rsidRPr="007036CE">
              <w:rPr>
                <w:szCs w:val="22"/>
              </w:rPr>
              <w:t>Сумма</w:t>
            </w:r>
          </w:p>
        </w:tc>
        <w:tc>
          <w:tcPr>
            <w:tcW w:w="314" w:type="pct"/>
          </w:tcPr>
          <w:p w14:paraId="0E3A9780" w14:textId="77777777" w:rsidR="00CE15BD" w:rsidRPr="007036CE" w:rsidRDefault="00CE15BD" w:rsidP="00CE15BD">
            <w:pPr>
              <w:pStyle w:val="GOSTTablenorm"/>
            </w:pPr>
            <w:r w:rsidRPr="007036CE">
              <w:rPr>
                <w:szCs w:val="22"/>
              </w:rPr>
              <w:t>Да</w:t>
            </w:r>
          </w:p>
        </w:tc>
        <w:tc>
          <w:tcPr>
            <w:tcW w:w="315" w:type="pct"/>
          </w:tcPr>
          <w:p w14:paraId="78D2C178" w14:textId="77777777" w:rsidR="00CE15BD" w:rsidRPr="007036CE" w:rsidRDefault="00980592" w:rsidP="00CE15BD">
            <w:pPr>
              <w:pStyle w:val="GOSTTablenorm"/>
            </w:pPr>
            <w:r w:rsidRPr="007036CE">
              <w:t>-</w:t>
            </w:r>
          </w:p>
        </w:tc>
        <w:tc>
          <w:tcPr>
            <w:tcW w:w="2021" w:type="pct"/>
          </w:tcPr>
          <w:p w14:paraId="48550CBC" w14:textId="77777777" w:rsidR="00CE15BD" w:rsidRPr="007036CE" w:rsidRDefault="00CE15BD" w:rsidP="00CE15BD">
            <w:pPr>
              <w:pStyle w:val="GOSTTablenorm"/>
            </w:pPr>
            <w:r w:rsidRPr="007036CE">
              <w:rPr>
                <w:szCs w:val="22"/>
              </w:rPr>
              <w:t xml:space="preserve">Сумма платежа в единицах валюты, указанной в реквизите ZR_MSC_OKV_CD, с </w:t>
            </w:r>
            <w:r w:rsidR="00147415" w:rsidRPr="007036CE">
              <w:rPr>
                <w:szCs w:val="22"/>
              </w:rPr>
              <w:t>точностью 2 знака после запятой</w:t>
            </w:r>
          </w:p>
        </w:tc>
      </w:tr>
    </w:tbl>
    <w:p w14:paraId="15E4C865" w14:textId="77777777" w:rsidR="00536869" w:rsidRPr="007036CE" w:rsidRDefault="00536869" w:rsidP="00DA1780">
      <w:pPr>
        <w:pStyle w:val="51"/>
      </w:pPr>
      <w:bookmarkStart w:id="420" w:name="_Toc222927689"/>
      <w:r w:rsidRPr="007036CE">
        <w:t xml:space="preserve">Пример запроса по документу «Заявка на кассовый расход (сокращенная)» (ф.0531851) </w:t>
      </w:r>
      <w:del w:id="421" w:author="Кирилл Воробьёв" w:date="2024-08-10T14:49:00Z">
        <w:r w:rsidRPr="007036CE" w:rsidDel="008334C7">
          <w:delText>MSC_ApplCashFlowShrt</w:delText>
        </w:r>
        <w:r w:rsidR="008535B4" w:rsidRPr="007036CE" w:rsidDel="008334C7">
          <w:delText>_PBS</w:delText>
        </w:r>
      </w:del>
      <w:ins w:id="422" w:author="Кирилл Воробьёв" w:date="2024-08-10T14:49:00Z">
        <w:r w:rsidR="008334C7" w:rsidRPr="007036CE">
          <w:t>MSC_ApplCashFShrt_PBS</w:t>
        </w:r>
      </w:ins>
      <w:bookmarkEnd w:id="420"/>
    </w:p>
    <w:p w14:paraId="04E87ABA" w14:textId="77777777" w:rsidR="002B440A" w:rsidRPr="007036CE" w:rsidRDefault="002B440A" w:rsidP="002B440A">
      <w:pPr>
        <w:pStyle w:val="GOSTScript"/>
      </w:pPr>
      <w:r w:rsidRPr="007036CE">
        <w:t>{</w:t>
      </w:r>
    </w:p>
    <w:p w14:paraId="65B8E63E" w14:textId="77777777" w:rsidR="002B440A" w:rsidRPr="007036CE" w:rsidRDefault="002B440A" w:rsidP="002B440A">
      <w:pPr>
        <w:pStyle w:val="GOSTScript"/>
      </w:pPr>
      <w:r w:rsidRPr="007036CE">
        <w:tab/>
        <w:t>"header": {</w:t>
      </w:r>
    </w:p>
    <w:p w14:paraId="0165CCF7" w14:textId="77777777" w:rsidR="002B440A" w:rsidRPr="007036CE" w:rsidRDefault="002B440A" w:rsidP="002B440A">
      <w:pPr>
        <w:pStyle w:val="GOSTScript"/>
      </w:pPr>
      <w:r w:rsidRPr="007036CE">
        <w:tab/>
      </w:r>
      <w:r w:rsidRPr="007036CE">
        <w:tab/>
        <w:t>"Source": "EXP03",</w:t>
      </w:r>
    </w:p>
    <w:p w14:paraId="3974DD8C" w14:textId="77777777" w:rsidR="002B440A" w:rsidRPr="007036CE" w:rsidRDefault="002B440A" w:rsidP="002B440A">
      <w:pPr>
        <w:pStyle w:val="GOSTScript"/>
      </w:pPr>
      <w:r w:rsidRPr="007036CE">
        <w:tab/>
      </w:r>
      <w:r w:rsidRPr="007036CE">
        <w:tab/>
        <w:t>"ReqDateTime": "202</w:t>
      </w:r>
      <w:r w:rsidR="00346060" w:rsidRPr="007036CE">
        <w:t>4</w:t>
      </w:r>
      <w:r w:rsidRPr="007036CE">
        <w:t>-0</w:t>
      </w:r>
      <w:r w:rsidR="00346060" w:rsidRPr="007036CE">
        <w:t>1</w:t>
      </w:r>
      <w:r w:rsidRPr="007036CE">
        <w:t>-29 10:37:22",</w:t>
      </w:r>
    </w:p>
    <w:p w14:paraId="53641814" w14:textId="77777777" w:rsidR="002B440A" w:rsidRPr="007036CE" w:rsidRDefault="002B440A" w:rsidP="002B440A">
      <w:pPr>
        <w:pStyle w:val="GOSTScript"/>
      </w:pPr>
      <w:r w:rsidRPr="007036CE">
        <w:tab/>
      </w:r>
      <w:r w:rsidRPr="007036CE">
        <w:tab/>
        <w:t>"Version": "1.0",</w:t>
      </w:r>
    </w:p>
    <w:p w14:paraId="41FCA2DD" w14:textId="77777777" w:rsidR="002B440A" w:rsidRPr="007036CE" w:rsidRDefault="002B440A" w:rsidP="002B440A">
      <w:pPr>
        <w:pStyle w:val="GOSTScript"/>
      </w:pPr>
      <w:r w:rsidRPr="007036CE">
        <w:tab/>
      </w:r>
      <w:r w:rsidRPr="007036CE">
        <w:tab/>
        <w:t>"Params": [</w:t>
      </w:r>
    </w:p>
    <w:p w14:paraId="1400CBD5" w14:textId="77777777" w:rsidR="002B440A" w:rsidRPr="007036CE" w:rsidRDefault="002B440A" w:rsidP="002B440A">
      <w:pPr>
        <w:pStyle w:val="GOSTScript"/>
      </w:pPr>
      <w:r w:rsidRPr="007036CE">
        <w:tab/>
      </w:r>
      <w:r w:rsidRPr="007036CE">
        <w:tab/>
      </w:r>
      <w:r w:rsidRPr="007036CE">
        <w:tab/>
        <w:t>{</w:t>
      </w:r>
    </w:p>
    <w:p w14:paraId="7D987228" w14:textId="77777777" w:rsidR="002B440A" w:rsidRPr="007036CE" w:rsidRDefault="002B440A" w:rsidP="002B440A">
      <w:pPr>
        <w:pStyle w:val="GOSTScript"/>
      </w:pPr>
      <w:r w:rsidRPr="007036CE">
        <w:tab/>
      </w:r>
      <w:r w:rsidRPr="007036CE">
        <w:tab/>
      </w:r>
      <w:r w:rsidRPr="007036CE">
        <w:tab/>
      </w:r>
      <w:r w:rsidRPr="007036CE">
        <w:tab/>
        <w:t>"param": "example",</w:t>
      </w:r>
    </w:p>
    <w:p w14:paraId="5C60692F" w14:textId="77777777" w:rsidR="002B440A" w:rsidRPr="007036CE" w:rsidRDefault="002B440A" w:rsidP="002B440A">
      <w:pPr>
        <w:pStyle w:val="GOSTScript"/>
      </w:pPr>
      <w:r w:rsidRPr="007036CE">
        <w:tab/>
      </w:r>
      <w:r w:rsidRPr="007036CE">
        <w:tab/>
      </w:r>
      <w:r w:rsidRPr="007036CE">
        <w:tab/>
      </w:r>
      <w:r w:rsidRPr="007036CE">
        <w:tab/>
        <w:t>"value": "01"</w:t>
      </w:r>
    </w:p>
    <w:p w14:paraId="79B00544" w14:textId="77777777" w:rsidR="002B440A" w:rsidRPr="007036CE" w:rsidRDefault="002B440A" w:rsidP="002B440A">
      <w:pPr>
        <w:pStyle w:val="GOSTScript"/>
      </w:pPr>
      <w:r w:rsidRPr="007036CE">
        <w:tab/>
      </w:r>
      <w:r w:rsidRPr="007036CE">
        <w:tab/>
      </w:r>
      <w:r w:rsidRPr="007036CE">
        <w:tab/>
        <w:t>}</w:t>
      </w:r>
    </w:p>
    <w:p w14:paraId="70C6EFB2" w14:textId="77777777" w:rsidR="002B440A" w:rsidRPr="007036CE" w:rsidRDefault="002B440A" w:rsidP="002B440A">
      <w:pPr>
        <w:pStyle w:val="GOSTScript"/>
      </w:pPr>
      <w:r w:rsidRPr="007036CE">
        <w:lastRenderedPageBreak/>
        <w:tab/>
      </w:r>
      <w:r w:rsidRPr="007036CE">
        <w:tab/>
        <w:t>],</w:t>
      </w:r>
    </w:p>
    <w:p w14:paraId="1AE67262" w14:textId="77777777" w:rsidR="002B440A" w:rsidRPr="007036CE" w:rsidRDefault="002B440A" w:rsidP="002B440A">
      <w:pPr>
        <w:pStyle w:val="GOSTScript"/>
      </w:pPr>
      <w:r w:rsidRPr="007036CE">
        <w:tab/>
      </w:r>
      <w:r w:rsidRPr="007036CE">
        <w:tab/>
        <w:t>"ReqGuid": "b0d4ce5d-2757-4699-948c-cfa72ba94f86",</w:t>
      </w:r>
    </w:p>
    <w:p w14:paraId="15BED0AD" w14:textId="77777777" w:rsidR="002B440A" w:rsidRPr="007036CE" w:rsidRDefault="002B440A" w:rsidP="002B440A">
      <w:pPr>
        <w:pStyle w:val="GOSTScript"/>
      </w:pPr>
      <w:r w:rsidRPr="007036CE">
        <w:tab/>
      </w:r>
      <w:r w:rsidRPr="007036CE">
        <w:tab/>
        <w:t>"DocGuid": "0bd90a7c-e339-46ff-ac39-71029ff81370",</w:t>
      </w:r>
    </w:p>
    <w:p w14:paraId="545843BB" w14:textId="77777777" w:rsidR="002B440A" w:rsidRPr="007036CE" w:rsidRDefault="002B440A" w:rsidP="002B440A">
      <w:pPr>
        <w:pStyle w:val="GOSTScript"/>
      </w:pPr>
      <w:r w:rsidRPr="007036CE">
        <w:tab/>
      </w:r>
      <w:r w:rsidRPr="007036CE">
        <w:tab/>
        <w:t>"RequestType": "ACCOUNTING",</w:t>
      </w:r>
    </w:p>
    <w:p w14:paraId="592B3054" w14:textId="77777777" w:rsidR="002B440A" w:rsidRPr="007036CE" w:rsidRDefault="002B440A" w:rsidP="002B440A">
      <w:pPr>
        <w:pStyle w:val="GOSTScript"/>
      </w:pPr>
      <w:r w:rsidRPr="007036CE">
        <w:tab/>
      </w:r>
      <w:r w:rsidRPr="007036CE">
        <w:tab/>
        <w:t>"TypeDoc": "</w:t>
      </w:r>
      <w:del w:id="423" w:author="Кирилл Воробьёв" w:date="2024-08-10T14:49:00Z">
        <w:r w:rsidRPr="007036CE" w:rsidDel="008334C7">
          <w:delText>MSC_ApplCashFlowShrt_PBS</w:delText>
        </w:r>
      </w:del>
      <w:ins w:id="424" w:author="Кирилл Воробьёв" w:date="2024-08-10T14:49:00Z">
        <w:r w:rsidR="008334C7" w:rsidRPr="007036CE">
          <w:t>MSC_ApplCashFShrt_PBS</w:t>
        </w:r>
      </w:ins>
      <w:r w:rsidRPr="007036CE">
        <w:t>",</w:t>
      </w:r>
    </w:p>
    <w:p w14:paraId="68E9E6B9" w14:textId="77777777" w:rsidR="002B440A" w:rsidRPr="007036CE" w:rsidRDefault="002B440A" w:rsidP="002B440A">
      <w:pPr>
        <w:pStyle w:val="GOSTScript"/>
      </w:pPr>
      <w:r w:rsidRPr="007036CE">
        <w:tab/>
      </w:r>
      <w:r w:rsidRPr="007036CE">
        <w:tab/>
        <w:t>"Stage": "auth",</w:t>
      </w:r>
    </w:p>
    <w:p w14:paraId="704529BC" w14:textId="77777777" w:rsidR="002B440A" w:rsidRPr="007036CE" w:rsidRDefault="002B440A" w:rsidP="002B440A">
      <w:pPr>
        <w:pStyle w:val="GOSTScript"/>
      </w:pPr>
      <w:r w:rsidRPr="007036CE">
        <w:tab/>
      </w:r>
      <w:r w:rsidRPr="007036CE">
        <w:tab/>
        <w:t>"BalLevContrl": 0,</w:t>
      </w:r>
    </w:p>
    <w:p w14:paraId="285F0C08" w14:textId="77777777" w:rsidR="002B440A" w:rsidRPr="007036CE" w:rsidRDefault="002B440A" w:rsidP="002B440A">
      <w:pPr>
        <w:pStyle w:val="GOSTScript"/>
      </w:pPr>
      <w:r w:rsidRPr="007036CE">
        <w:tab/>
      </w:r>
      <w:r w:rsidRPr="007036CE">
        <w:tab/>
        <w:t>"Subject": "6000",</w:t>
      </w:r>
    </w:p>
    <w:p w14:paraId="615D56C3" w14:textId="77777777" w:rsidR="002B440A" w:rsidRPr="007036CE" w:rsidRDefault="002B440A" w:rsidP="002B440A">
      <w:pPr>
        <w:pStyle w:val="GOSTScript"/>
      </w:pPr>
      <w:r w:rsidRPr="007036CE">
        <w:tab/>
      </w:r>
      <w:r w:rsidRPr="007036CE">
        <w:tab/>
        <w:t>"SettlementDate": "202</w:t>
      </w:r>
      <w:r w:rsidR="00346060" w:rsidRPr="007036CE">
        <w:t>4</w:t>
      </w:r>
      <w:r w:rsidRPr="007036CE">
        <w:t>-0</w:t>
      </w:r>
      <w:r w:rsidR="00346060" w:rsidRPr="007036CE">
        <w:t>1</w:t>
      </w:r>
      <w:r w:rsidRPr="007036CE">
        <w:t>-29"</w:t>
      </w:r>
    </w:p>
    <w:p w14:paraId="54D65819" w14:textId="77777777" w:rsidR="002B440A" w:rsidRPr="007036CE" w:rsidRDefault="002B440A" w:rsidP="002B440A">
      <w:pPr>
        <w:pStyle w:val="GOSTScript"/>
      </w:pPr>
      <w:r w:rsidRPr="007036CE">
        <w:tab/>
        <w:t>},</w:t>
      </w:r>
    </w:p>
    <w:p w14:paraId="3DFE8814" w14:textId="77777777" w:rsidR="002B440A" w:rsidRPr="007036CE" w:rsidRDefault="002B440A" w:rsidP="002B440A">
      <w:pPr>
        <w:pStyle w:val="GOSTScript"/>
      </w:pPr>
      <w:r w:rsidRPr="007036CE">
        <w:tab/>
        <w:t>"document": {</w:t>
      </w:r>
    </w:p>
    <w:p w14:paraId="68B74EAA" w14:textId="77777777" w:rsidR="002B440A" w:rsidRPr="007036CE" w:rsidRDefault="002B440A" w:rsidP="002B440A">
      <w:pPr>
        <w:pStyle w:val="GOSTScript"/>
      </w:pPr>
      <w:r w:rsidRPr="007036CE">
        <w:tab/>
      </w:r>
      <w:r w:rsidRPr="007036CE">
        <w:tab/>
        <w:t>"ZR_RqstNm": "2",</w:t>
      </w:r>
    </w:p>
    <w:p w14:paraId="5B51C312" w14:textId="77777777" w:rsidR="002B440A" w:rsidRPr="007036CE" w:rsidRDefault="002B440A" w:rsidP="002B440A">
      <w:pPr>
        <w:pStyle w:val="GOSTScript"/>
      </w:pPr>
      <w:r w:rsidRPr="007036CE">
        <w:tab/>
      </w:r>
      <w:r w:rsidRPr="007036CE">
        <w:tab/>
        <w:t>"ZR_MSC_Infrmtn_CrtnDt": "202</w:t>
      </w:r>
      <w:r w:rsidR="00346060" w:rsidRPr="007036CE">
        <w:t>3</w:t>
      </w:r>
      <w:r w:rsidRPr="007036CE">
        <w:t>-</w:t>
      </w:r>
      <w:r w:rsidR="00346060" w:rsidRPr="007036CE">
        <w:t>10</w:t>
      </w:r>
      <w:r w:rsidRPr="007036CE">
        <w:t>-</w:t>
      </w:r>
      <w:r w:rsidR="00346060" w:rsidRPr="007036CE">
        <w:t>0</w:t>
      </w:r>
      <w:r w:rsidRPr="007036CE">
        <w:t>9",</w:t>
      </w:r>
    </w:p>
    <w:p w14:paraId="6AB57848" w14:textId="77777777" w:rsidR="002B440A" w:rsidRPr="007036CE" w:rsidRDefault="002B440A" w:rsidP="002B440A">
      <w:pPr>
        <w:pStyle w:val="GOSTScript"/>
      </w:pPr>
      <w:r w:rsidRPr="007036CE">
        <w:tab/>
      </w:r>
      <w:r w:rsidRPr="007036CE">
        <w:tab/>
        <w:t>"ZR_RqstTp": "</w:t>
      </w:r>
      <w:ins w:id="425" w:author="Сатлер Марина Викторовна" w:date="2024-06-25T11:50:00Z">
        <w:r w:rsidR="005D7164" w:rsidRPr="007036CE">
          <w:t>ZKS</w:t>
        </w:r>
      </w:ins>
      <w:del w:id="426" w:author="Сатлер Марина Викторовна" w:date="2024-06-25T11:50:00Z">
        <w:r w:rsidRPr="007036CE" w:rsidDel="005D7164">
          <w:delText>ЗКС</w:delText>
        </w:r>
      </w:del>
      <w:r w:rsidRPr="007036CE">
        <w:t>",</w:t>
      </w:r>
    </w:p>
    <w:p w14:paraId="4ED44DD4" w14:textId="77777777" w:rsidR="002B440A" w:rsidRPr="007036CE" w:rsidRDefault="002B440A" w:rsidP="002B440A">
      <w:pPr>
        <w:pStyle w:val="GOSTScript"/>
      </w:pPr>
      <w:r w:rsidRPr="007036CE">
        <w:tab/>
      </w:r>
      <w:r w:rsidRPr="007036CE">
        <w:tab/>
        <w:t>"ZR_MSC_OKV_Cd": "643",</w:t>
      </w:r>
    </w:p>
    <w:p w14:paraId="41BA9887" w14:textId="77777777" w:rsidR="002B440A" w:rsidRPr="007036CE" w:rsidRDefault="002B440A" w:rsidP="002B440A">
      <w:pPr>
        <w:pStyle w:val="GOSTScript"/>
      </w:pPr>
      <w:r w:rsidRPr="007036CE">
        <w:tab/>
      </w:r>
      <w:r w:rsidRPr="007036CE">
        <w:tab/>
        <w:t>"StmInfrmtn_Contour</w:t>
      </w:r>
      <w:del w:id="427" w:author="Сатлер Марина Викторовна" w:date="2024-02-28T18:45:00Z">
        <w:r w:rsidRPr="007036CE" w:rsidDel="00F95D8A">
          <w:delText xml:space="preserve"> </w:delText>
        </w:r>
      </w:del>
      <w:r w:rsidRPr="007036CE">
        <w:t>": "1",</w:t>
      </w:r>
    </w:p>
    <w:p w14:paraId="2E7A5D11" w14:textId="77777777" w:rsidR="002B440A" w:rsidRPr="007036CE" w:rsidRDefault="002B440A" w:rsidP="002B440A">
      <w:pPr>
        <w:pStyle w:val="GOSTScript"/>
      </w:pPr>
      <w:r w:rsidRPr="007036CE">
        <w:tab/>
      </w:r>
      <w:r w:rsidRPr="007036CE">
        <w:tab/>
        <w:t>"StmInfrmtn_AccessLevelStereotype": 1,</w:t>
      </w:r>
    </w:p>
    <w:p w14:paraId="27512FD7" w14:textId="77777777" w:rsidR="002B440A" w:rsidRPr="007036CE" w:rsidRDefault="002B440A" w:rsidP="002B440A">
      <w:pPr>
        <w:pStyle w:val="GOSTScript"/>
      </w:pPr>
      <w:r w:rsidRPr="007036CE">
        <w:tab/>
      </w:r>
      <w:r w:rsidRPr="007036CE">
        <w:tab/>
        <w:t>"ZR_MSC_Orgnztn_MSC_Bdgt_Cd": "99010001",</w:t>
      </w:r>
    </w:p>
    <w:p w14:paraId="70A51CB3" w14:textId="77777777" w:rsidR="002B440A" w:rsidRPr="007036CE" w:rsidRDefault="002B440A" w:rsidP="002B440A">
      <w:pPr>
        <w:pStyle w:val="GOSTScript"/>
      </w:pPr>
      <w:r w:rsidRPr="007036CE">
        <w:tab/>
      </w:r>
      <w:r w:rsidRPr="007036CE">
        <w:tab/>
        <w:t>"ZR_MSC_Cstmr_AcntNmbr": "03621А57300",</w:t>
      </w:r>
    </w:p>
    <w:p w14:paraId="094AF7D1" w14:textId="77777777" w:rsidR="002B440A" w:rsidRPr="007036CE" w:rsidRDefault="002B440A" w:rsidP="002B440A">
      <w:pPr>
        <w:pStyle w:val="GOSTScript"/>
      </w:pPr>
      <w:r w:rsidRPr="007036CE">
        <w:tab/>
      </w:r>
      <w:r w:rsidRPr="007036CE">
        <w:tab/>
        <w:t xml:space="preserve">"StmInfrmtn_SIGN_BaLbo_Snd": </w:t>
      </w:r>
      <w:ins w:id="428" w:author="Сатлер Марина Викторовна" w:date="2024-06-25T11:50:00Z">
        <w:r w:rsidR="005D7164" w:rsidRPr="007036CE">
          <w:t>false</w:t>
        </w:r>
      </w:ins>
      <w:del w:id="429" w:author="Сатлер Марина Викторовна" w:date="2024-06-25T11:50:00Z">
        <w:r w:rsidRPr="007036CE" w:rsidDel="005D7164">
          <w:delText>0</w:delText>
        </w:r>
      </w:del>
      <w:r w:rsidRPr="007036CE">
        <w:t>,</w:t>
      </w:r>
    </w:p>
    <w:p w14:paraId="1C11B8E9" w14:textId="77777777" w:rsidR="002B440A" w:rsidRPr="007036CE" w:rsidRDefault="002B440A" w:rsidP="002B440A">
      <w:pPr>
        <w:pStyle w:val="GOSTScript"/>
      </w:pPr>
      <w:r w:rsidRPr="007036CE">
        <w:tab/>
      </w:r>
      <w:r w:rsidRPr="007036CE">
        <w:tab/>
        <w:t xml:space="preserve">"StmInfrmtn_SIGN_POFR_Snd": </w:t>
      </w:r>
      <w:ins w:id="430" w:author="Сатлер Марина Викторовна" w:date="2024-06-25T11:50:00Z">
        <w:r w:rsidR="005D7164" w:rsidRPr="007036CE">
          <w:t>false</w:t>
        </w:r>
      </w:ins>
      <w:del w:id="431" w:author="Сатлер Марина Викторовна" w:date="2024-06-25T11:50:00Z">
        <w:r w:rsidRPr="007036CE" w:rsidDel="005D7164">
          <w:delText>0</w:delText>
        </w:r>
      </w:del>
      <w:r w:rsidRPr="007036CE">
        <w:t>,</w:t>
      </w:r>
    </w:p>
    <w:p w14:paraId="6EEF8E05" w14:textId="77777777" w:rsidR="002B440A" w:rsidRPr="007036CE" w:rsidRDefault="002B440A" w:rsidP="002B440A">
      <w:pPr>
        <w:pStyle w:val="GOSTScript"/>
      </w:pPr>
      <w:r w:rsidRPr="007036CE">
        <w:tab/>
      </w:r>
      <w:r w:rsidRPr="007036CE">
        <w:tab/>
        <w:t>"ZR_KBKPyr_KBK": "1821060401</w:t>
      </w:r>
      <w:r w:rsidR="001F736C" w:rsidRPr="007036CE">
        <w:t>1</w:t>
      </w:r>
      <w:r w:rsidRPr="007036CE">
        <w:t>021000110",</w:t>
      </w:r>
    </w:p>
    <w:p w14:paraId="77284BAD" w14:textId="77777777" w:rsidR="002B440A" w:rsidRPr="007036CE" w:rsidRDefault="002B440A" w:rsidP="002B440A">
      <w:pPr>
        <w:pStyle w:val="GOSTScript"/>
      </w:pPr>
      <w:r w:rsidRPr="007036CE">
        <w:tab/>
      </w:r>
      <w:r w:rsidRPr="007036CE">
        <w:tab/>
        <w:t>"ZR_KBKPyr_BKTp": "</w:t>
      </w:r>
      <w:ins w:id="432" w:author="Сатлер Марина Викторовна" w:date="2024-06-25T11:51:00Z">
        <w:r w:rsidR="005D7164" w:rsidRPr="007036CE">
          <w:t>Costs</w:t>
        </w:r>
      </w:ins>
      <w:del w:id="433" w:author="Сатлер Марина Викторовна" w:date="2024-06-25T11:51:00Z">
        <w:r w:rsidRPr="007036CE" w:rsidDel="005D7164">
          <w:delText>10</w:delText>
        </w:r>
      </w:del>
      <w:r w:rsidRPr="007036CE">
        <w:t>",</w:t>
      </w:r>
    </w:p>
    <w:p w14:paraId="5FEC2169" w14:textId="77777777" w:rsidR="002B440A" w:rsidRPr="007036CE" w:rsidRDefault="002B440A" w:rsidP="002B440A">
      <w:pPr>
        <w:pStyle w:val="GOSTScript"/>
      </w:pPr>
      <w:r w:rsidRPr="007036CE">
        <w:tab/>
      </w:r>
      <w:r w:rsidRPr="007036CE">
        <w:tab/>
        <w:t>"ZR_AmntV": 10.00</w:t>
      </w:r>
    </w:p>
    <w:p w14:paraId="00CA92D6" w14:textId="77777777" w:rsidR="002B440A" w:rsidRPr="007036CE" w:rsidRDefault="002B440A" w:rsidP="002B440A">
      <w:pPr>
        <w:pStyle w:val="GOSTScript"/>
      </w:pPr>
      <w:r w:rsidRPr="007036CE">
        <w:tab/>
        <w:t>}</w:t>
      </w:r>
    </w:p>
    <w:p w14:paraId="766FDF79" w14:textId="77777777" w:rsidR="00536869" w:rsidRPr="007036CE" w:rsidRDefault="002B440A" w:rsidP="002B440A">
      <w:pPr>
        <w:pStyle w:val="GOSTScript"/>
      </w:pPr>
      <w:r w:rsidRPr="007036CE">
        <w:t>}</w:t>
      </w:r>
    </w:p>
    <w:p w14:paraId="3CDD2CF4" w14:textId="77777777" w:rsidR="00FE42A0" w:rsidRPr="007036CE" w:rsidRDefault="00FE42A0" w:rsidP="00DA1780">
      <w:pPr>
        <w:pStyle w:val="41"/>
      </w:pPr>
      <w:bookmarkStart w:id="434" w:name="_Ref158392436"/>
      <w:bookmarkStart w:id="435" w:name="_Toc222927690"/>
      <w:r w:rsidRPr="007036CE">
        <w:lastRenderedPageBreak/>
        <w:t>«Заявка на получение денежных средств, перечисляемых на карту (ф. 0531243)» MSC_ApplFundsCard_PBS</w:t>
      </w:r>
      <w:bookmarkEnd w:id="434"/>
      <w:bookmarkEnd w:id="435"/>
    </w:p>
    <w:p w14:paraId="0C1265BC" w14:textId="77777777" w:rsidR="00FE42A0" w:rsidRPr="007036CE" w:rsidRDefault="00FE42A0" w:rsidP="00DA1780">
      <w:pPr>
        <w:pStyle w:val="51"/>
      </w:pPr>
      <w:bookmarkStart w:id="436" w:name="_Toc222927691"/>
      <w:r w:rsidRPr="007036CE">
        <w:t xml:space="preserve">Перечень параметров </w:t>
      </w:r>
      <w:r w:rsidR="006B4BCA" w:rsidRPr="007036CE">
        <w:t xml:space="preserve">тела </w:t>
      </w:r>
      <w:r w:rsidRPr="007036CE">
        <w:t>запроса (Document) по документу «Заявка на получение денежных средств, перечисляемых на карту</w:t>
      </w:r>
      <w:r w:rsidR="009B3598" w:rsidRPr="007036CE">
        <w:t>»</w:t>
      </w:r>
      <w:r w:rsidRPr="007036CE">
        <w:t xml:space="preserve"> (ф. 0531243) MSC_ApplFundsCard_PBS</w:t>
      </w:r>
      <w:bookmarkEnd w:id="436"/>
    </w:p>
    <w:p w14:paraId="38D58FA6" w14:textId="04057972" w:rsidR="0013499D" w:rsidRPr="007036CE" w:rsidRDefault="005A2340" w:rsidP="00802219">
      <w:pPr>
        <w:pStyle w:val="GOSTNameTable"/>
      </w:pPr>
      <w:r w:rsidRPr="007036CE">
        <w:rPr>
          <w:noProof/>
        </w:rPr>
        <w:fldChar w:fldCharType="begin"/>
      </w:r>
      <w:r w:rsidRPr="007036CE">
        <w:rPr>
          <w:noProof/>
        </w:rPr>
        <w:instrText xml:space="preserve"> SEQ Таблица \* ARABIC </w:instrText>
      </w:r>
      <w:r w:rsidRPr="007036CE">
        <w:rPr>
          <w:noProof/>
        </w:rPr>
        <w:fldChar w:fldCharType="separate"/>
      </w:r>
      <w:bookmarkStart w:id="437" w:name="_Toc222927979"/>
      <w:r w:rsidR="00BD74E1">
        <w:rPr>
          <w:noProof/>
        </w:rPr>
        <w:t>6</w:t>
      </w:r>
      <w:r w:rsidRPr="007036CE">
        <w:rPr>
          <w:noProof/>
        </w:rPr>
        <w:fldChar w:fldCharType="end"/>
      </w:r>
      <w:r w:rsidR="0013499D" w:rsidRPr="007036CE">
        <w:t xml:space="preserve"> </w:t>
      </w:r>
      <w:r w:rsidR="00CC2920" w:rsidRPr="007036CE">
        <w:t>–</w:t>
      </w:r>
      <w:r w:rsidR="0013499D" w:rsidRPr="007036CE">
        <w:t xml:space="preserve"> Параметры тела (Document) запроса на подбор / сторнирование / переформирование записей учета по документу «Заявка на получение денежных средств, перечисляемых на карту» (ф. 0531243) MSC_ApplFundsCard_PBS</w:t>
      </w:r>
      <w:bookmarkEnd w:id="437"/>
    </w:p>
    <w:tbl>
      <w:tblPr>
        <w:tblStyle w:val="GOSTTable"/>
        <w:tblW w:w="5000" w:type="pct"/>
        <w:tblLayout w:type="fixed"/>
        <w:tblLook w:val="07E0" w:firstRow="1" w:lastRow="1" w:firstColumn="1" w:lastColumn="1" w:noHBand="1" w:noVBand="1"/>
      </w:tblPr>
      <w:tblGrid>
        <w:gridCol w:w="3468"/>
        <w:gridCol w:w="2364"/>
        <w:gridCol w:w="1576"/>
        <w:gridCol w:w="911"/>
        <w:gridCol w:w="1005"/>
        <w:gridCol w:w="6436"/>
      </w:tblGrid>
      <w:tr w:rsidR="005E4D91" w:rsidRPr="007036CE" w14:paraId="2B78B48B" w14:textId="77777777" w:rsidTr="005E4D91">
        <w:trPr>
          <w:cnfStyle w:val="100000000000" w:firstRow="1" w:lastRow="0" w:firstColumn="0" w:lastColumn="0" w:oddVBand="0" w:evenVBand="0" w:oddHBand="0" w:evenHBand="0" w:firstRowFirstColumn="0" w:firstRowLastColumn="0" w:lastRowFirstColumn="0" w:lastRowLastColumn="0"/>
          <w:trHeight w:val="1002"/>
        </w:trPr>
        <w:tc>
          <w:tcPr>
            <w:tcW w:w="1100" w:type="pct"/>
            <w:hideMark/>
          </w:tcPr>
          <w:p w14:paraId="73F4AF8A" w14:textId="77777777" w:rsidR="00FE42A0" w:rsidRPr="007036CE" w:rsidRDefault="00FE42A0" w:rsidP="000F2135">
            <w:pPr>
              <w:pStyle w:val="GOSTTableHead"/>
              <w:rPr>
                <w:szCs w:val="22"/>
              </w:rPr>
            </w:pPr>
            <w:r w:rsidRPr="007036CE">
              <w:rPr>
                <w:szCs w:val="22"/>
              </w:rPr>
              <w:t>Наименование параметра</w:t>
            </w:r>
          </w:p>
        </w:tc>
        <w:tc>
          <w:tcPr>
            <w:tcW w:w="750" w:type="pct"/>
            <w:hideMark/>
          </w:tcPr>
          <w:p w14:paraId="0CFF31FA" w14:textId="77777777" w:rsidR="00FE42A0" w:rsidRPr="007036CE" w:rsidRDefault="00FE42A0" w:rsidP="000F2135">
            <w:pPr>
              <w:pStyle w:val="GOSTTableHead"/>
              <w:rPr>
                <w:szCs w:val="22"/>
              </w:rPr>
            </w:pPr>
            <w:r w:rsidRPr="007036CE">
              <w:rPr>
                <w:szCs w:val="22"/>
              </w:rPr>
              <w:t>Название тэга</w:t>
            </w:r>
          </w:p>
        </w:tc>
        <w:tc>
          <w:tcPr>
            <w:tcW w:w="500" w:type="pct"/>
            <w:hideMark/>
          </w:tcPr>
          <w:p w14:paraId="352D0C94" w14:textId="77777777" w:rsidR="00FE42A0" w:rsidRPr="007036CE" w:rsidRDefault="00FE42A0" w:rsidP="000F2135">
            <w:pPr>
              <w:pStyle w:val="GOSTTableHead"/>
              <w:rPr>
                <w:szCs w:val="22"/>
              </w:rPr>
            </w:pPr>
            <w:r w:rsidRPr="007036CE">
              <w:rPr>
                <w:szCs w:val="22"/>
              </w:rPr>
              <w:t>Тип данных</w:t>
            </w:r>
          </w:p>
        </w:tc>
        <w:tc>
          <w:tcPr>
            <w:tcW w:w="289" w:type="pct"/>
          </w:tcPr>
          <w:p w14:paraId="1C484B8E" w14:textId="77777777" w:rsidR="00FE42A0" w:rsidRPr="007036CE" w:rsidRDefault="00FE42A0" w:rsidP="000F2135">
            <w:pPr>
              <w:pStyle w:val="GOSTTableHead"/>
              <w:rPr>
                <w:szCs w:val="22"/>
              </w:rPr>
            </w:pPr>
            <w:r w:rsidRPr="007036CE">
              <w:rPr>
                <w:szCs w:val="22"/>
              </w:rPr>
              <w:t>Обязательность</w:t>
            </w:r>
          </w:p>
        </w:tc>
        <w:tc>
          <w:tcPr>
            <w:tcW w:w="319" w:type="pct"/>
            <w:hideMark/>
          </w:tcPr>
          <w:p w14:paraId="1C874C7F" w14:textId="77777777" w:rsidR="00FE42A0" w:rsidRPr="007036CE" w:rsidRDefault="00FE42A0" w:rsidP="000F2135">
            <w:pPr>
              <w:pStyle w:val="GOSTTableHead"/>
              <w:rPr>
                <w:szCs w:val="22"/>
              </w:rPr>
            </w:pPr>
            <w:r w:rsidRPr="007036CE">
              <w:rPr>
                <w:szCs w:val="22"/>
              </w:rPr>
              <w:t>Размерность</w:t>
            </w:r>
          </w:p>
        </w:tc>
        <w:tc>
          <w:tcPr>
            <w:tcW w:w="2085" w:type="pct"/>
          </w:tcPr>
          <w:p w14:paraId="0D8E69AC" w14:textId="77777777" w:rsidR="00FE42A0" w:rsidRPr="007036CE" w:rsidRDefault="00FE42A0" w:rsidP="000F2135">
            <w:pPr>
              <w:pStyle w:val="GOSTTableHead"/>
              <w:rPr>
                <w:szCs w:val="22"/>
              </w:rPr>
            </w:pPr>
            <w:r w:rsidRPr="007036CE">
              <w:rPr>
                <w:szCs w:val="22"/>
              </w:rPr>
              <w:t>Описание</w:t>
            </w:r>
          </w:p>
        </w:tc>
      </w:tr>
      <w:tr w:rsidR="008A50AF" w:rsidRPr="007036CE" w14:paraId="7685AB70" w14:textId="77777777" w:rsidTr="005E4D91">
        <w:tc>
          <w:tcPr>
            <w:tcW w:w="1100" w:type="pct"/>
          </w:tcPr>
          <w:p w14:paraId="50B2EFCB" w14:textId="77777777" w:rsidR="00FE42A0" w:rsidRPr="007036CE" w:rsidRDefault="00FE42A0" w:rsidP="00FE42A0">
            <w:pPr>
              <w:pStyle w:val="GOSTTablenorm"/>
            </w:pPr>
            <w:r w:rsidRPr="007036CE">
              <w:rPr>
                <w:szCs w:val="22"/>
              </w:rPr>
              <w:t>Номер документа</w:t>
            </w:r>
          </w:p>
        </w:tc>
        <w:tc>
          <w:tcPr>
            <w:tcW w:w="750" w:type="pct"/>
          </w:tcPr>
          <w:p w14:paraId="7BA61A88" w14:textId="77777777" w:rsidR="00FE42A0" w:rsidRPr="007036CE" w:rsidRDefault="00FE42A0" w:rsidP="00FE42A0">
            <w:pPr>
              <w:pStyle w:val="GOSTTablenorm"/>
            </w:pPr>
            <w:r w:rsidRPr="007036CE">
              <w:rPr>
                <w:szCs w:val="22"/>
              </w:rPr>
              <w:t>ZN_DcNmbr</w:t>
            </w:r>
          </w:p>
        </w:tc>
        <w:tc>
          <w:tcPr>
            <w:tcW w:w="500" w:type="pct"/>
          </w:tcPr>
          <w:p w14:paraId="2E54C0CE" w14:textId="77777777" w:rsidR="00FE42A0" w:rsidRPr="007036CE" w:rsidRDefault="00FE42A0" w:rsidP="00FE42A0">
            <w:pPr>
              <w:pStyle w:val="GOSTTablenorm"/>
            </w:pPr>
            <w:r w:rsidRPr="007036CE">
              <w:rPr>
                <w:szCs w:val="22"/>
              </w:rPr>
              <w:t>Строка</w:t>
            </w:r>
          </w:p>
        </w:tc>
        <w:tc>
          <w:tcPr>
            <w:tcW w:w="289" w:type="pct"/>
          </w:tcPr>
          <w:p w14:paraId="047559CF" w14:textId="77777777" w:rsidR="00FE42A0" w:rsidRPr="007036CE" w:rsidRDefault="00FE42A0" w:rsidP="00FE42A0">
            <w:pPr>
              <w:pStyle w:val="GOSTTablenorm"/>
            </w:pPr>
            <w:r w:rsidRPr="007036CE">
              <w:rPr>
                <w:szCs w:val="22"/>
              </w:rPr>
              <w:t>Да</w:t>
            </w:r>
          </w:p>
        </w:tc>
        <w:tc>
          <w:tcPr>
            <w:tcW w:w="319" w:type="pct"/>
          </w:tcPr>
          <w:p w14:paraId="25030BCE" w14:textId="77777777" w:rsidR="00FE42A0" w:rsidRPr="007036CE" w:rsidRDefault="00FE42A0" w:rsidP="00FE42A0">
            <w:pPr>
              <w:pStyle w:val="GOSTTablenorm"/>
            </w:pPr>
            <w:r w:rsidRPr="007036CE">
              <w:rPr>
                <w:szCs w:val="22"/>
              </w:rPr>
              <w:t>&lt;=</w:t>
            </w:r>
            <w:r w:rsidRPr="007036CE">
              <w:rPr>
                <w:szCs w:val="22"/>
                <w:lang w:val="en-US"/>
              </w:rPr>
              <w:t>1</w:t>
            </w:r>
            <w:r w:rsidRPr="007036CE">
              <w:rPr>
                <w:szCs w:val="22"/>
              </w:rPr>
              <w:t>5</w:t>
            </w:r>
          </w:p>
        </w:tc>
        <w:tc>
          <w:tcPr>
            <w:tcW w:w="2085" w:type="pct"/>
          </w:tcPr>
          <w:p w14:paraId="00E89AC2" w14:textId="77777777" w:rsidR="00FE42A0" w:rsidRPr="007036CE" w:rsidRDefault="00FE42A0" w:rsidP="00FE42A0">
            <w:pPr>
              <w:pStyle w:val="GOSTTablenorm"/>
            </w:pPr>
            <w:r w:rsidRPr="007036CE">
              <w:rPr>
                <w:szCs w:val="22"/>
              </w:rPr>
              <w:t>Указывается номер документа</w:t>
            </w:r>
          </w:p>
        </w:tc>
      </w:tr>
      <w:tr w:rsidR="008A50AF" w:rsidRPr="007036CE" w14:paraId="7DA0CBD1" w14:textId="77777777" w:rsidTr="005E4D91">
        <w:tc>
          <w:tcPr>
            <w:tcW w:w="1100" w:type="pct"/>
          </w:tcPr>
          <w:p w14:paraId="010ED2EA" w14:textId="77777777" w:rsidR="00FE42A0" w:rsidRPr="007036CE" w:rsidRDefault="00FE42A0" w:rsidP="00FE42A0">
            <w:pPr>
              <w:pStyle w:val="GOSTTablenorm"/>
            </w:pPr>
            <w:r w:rsidRPr="007036CE">
              <w:rPr>
                <w:szCs w:val="22"/>
              </w:rPr>
              <w:t>Дата документа</w:t>
            </w:r>
          </w:p>
        </w:tc>
        <w:tc>
          <w:tcPr>
            <w:tcW w:w="750" w:type="pct"/>
          </w:tcPr>
          <w:p w14:paraId="30BE1754" w14:textId="77777777" w:rsidR="00FE42A0" w:rsidRPr="007036CE" w:rsidRDefault="00FE42A0" w:rsidP="00FE42A0">
            <w:pPr>
              <w:pStyle w:val="GOSTTablenorm"/>
            </w:pPr>
            <w:r w:rsidRPr="007036CE">
              <w:rPr>
                <w:szCs w:val="22"/>
              </w:rPr>
              <w:t>ZN_MSC_Infrmtn_CrtnDt</w:t>
            </w:r>
          </w:p>
        </w:tc>
        <w:tc>
          <w:tcPr>
            <w:tcW w:w="500" w:type="pct"/>
          </w:tcPr>
          <w:p w14:paraId="0791AD77" w14:textId="77777777" w:rsidR="00FE42A0" w:rsidRPr="007036CE" w:rsidRDefault="00FE42A0" w:rsidP="00FE42A0">
            <w:pPr>
              <w:pStyle w:val="GOSTTablenorm"/>
            </w:pPr>
            <w:r w:rsidRPr="007036CE">
              <w:rPr>
                <w:bCs/>
                <w:szCs w:val="22"/>
              </w:rPr>
              <w:t>Дата</w:t>
            </w:r>
          </w:p>
        </w:tc>
        <w:tc>
          <w:tcPr>
            <w:tcW w:w="289" w:type="pct"/>
          </w:tcPr>
          <w:p w14:paraId="7AB852D4" w14:textId="77777777" w:rsidR="00FE42A0" w:rsidRPr="007036CE" w:rsidRDefault="00FE42A0" w:rsidP="00FE42A0">
            <w:pPr>
              <w:pStyle w:val="GOSTTablenorm"/>
            </w:pPr>
            <w:r w:rsidRPr="007036CE">
              <w:rPr>
                <w:szCs w:val="22"/>
              </w:rPr>
              <w:t>Да</w:t>
            </w:r>
          </w:p>
        </w:tc>
        <w:tc>
          <w:tcPr>
            <w:tcW w:w="319" w:type="pct"/>
          </w:tcPr>
          <w:p w14:paraId="0C4E981A" w14:textId="77777777" w:rsidR="00FE42A0" w:rsidRPr="007036CE" w:rsidRDefault="00980592" w:rsidP="00FE42A0">
            <w:pPr>
              <w:pStyle w:val="GOSTTablenorm"/>
            </w:pPr>
            <w:r w:rsidRPr="007036CE">
              <w:t>-</w:t>
            </w:r>
          </w:p>
        </w:tc>
        <w:tc>
          <w:tcPr>
            <w:tcW w:w="2085" w:type="pct"/>
          </w:tcPr>
          <w:p w14:paraId="3E2DC9BA" w14:textId="77777777" w:rsidR="00FE42A0" w:rsidRPr="007036CE" w:rsidRDefault="00FE42A0" w:rsidP="00FE42A0">
            <w:pPr>
              <w:pStyle w:val="GOSTTablenorm"/>
            </w:pPr>
            <w:r w:rsidRPr="007036CE">
              <w:rPr>
                <w:szCs w:val="22"/>
              </w:rPr>
              <w:t>Указывается дата</w:t>
            </w:r>
            <w:r w:rsidR="006E6B6B" w:rsidRPr="007036CE">
              <w:rPr>
                <w:szCs w:val="22"/>
              </w:rPr>
              <w:t xml:space="preserve"> документа в формате YYYY-MM-DD</w:t>
            </w:r>
          </w:p>
        </w:tc>
      </w:tr>
      <w:tr w:rsidR="008A50AF" w:rsidRPr="007036CE" w14:paraId="7E586A4B" w14:textId="77777777" w:rsidTr="005E4D91">
        <w:tc>
          <w:tcPr>
            <w:tcW w:w="1100" w:type="pct"/>
          </w:tcPr>
          <w:p w14:paraId="1CB81CAB" w14:textId="77777777" w:rsidR="00803556" w:rsidRPr="007036CE" w:rsidRDefault="00803556" w:rsidP="00803556">
            <w:pPr>
              <w:pStyle w:val="GOSTTablenorm"/>
              <w:rPr>
                <w:szCs w:val="22"/>
              </w:rPr>
            </w:pPr>
            <w:r w:rsidRPr="007036CE">
              <w:rPr>
                <w:szCs w:val="22"/>
              </w:rPr>
              <w:t>Вид документа</w:t>
            </w:r>
          </w:p>
        </w:tc>
        <w:tc>
          <w:tcPr>
            <w:tcW w:w="750" w:type="pct"/>
          </w:tcPr>
          <w:p w14:paraId="5E309CD1" w14:textId="77777777" w:rsidR="00803556" w:rsidRPr="007036CE" w:rsidRDefault="009C3922" w:rsidP="00803556">
            <w:pPr>
              <w:pStyle w:val="GOSTTablenorm"/>
              <w:rPr>
                <w:szCs w:val="22"/>
              </w:rPr>
            </w:pPr>
            <w:r w:rsidRPr="007036CE">
              <w:rPr>
                <w:szCs w:val="22"/>
              </w:rPr>
              <w:t>ZN_TpDc</w:t>
            </w:r>
          </w:p>
        </w:tc>
        <w:tc>
          <w:tcPr>
            <w:tcW w:w="500" w:type="pct"/>
          </w:tcPr>
          <w:p w14:paraId="09FCEFD2" w14:textId="77777777" w:rsidR="00803556" w:rsidRPr="007036CE" w:rsidRDefault="00803556" w:rsidP="00803556">
            <w:pPr>
              <w:pStyle w:val="GOSTTablenorm"/>
              <w:rPr>
                <w:bCs/>
                <w:szCs w:val="22"/>
              </w:rPr>
            </w:pPr>
            <w:r w:rsidRPr="007036CE">
              <w:rPr>
                <w:szCs w:val="22"/>
              </w:rPr>
              <w:t>Строка</w:t>
            </w:r>
          </w:p>
        </w:tc>
        <w:tc>
          <w:tcPr>
            <w:tcW w:w="289" w:type="pct"/>
          </w:tcPr>
          <w:p w14:paraId="4789025C" w14:textId="77777777" w:rsidR="00803556" w:rsidRPr="007036CE" w:rsidRDefault="00803556" w:rsidP="00803556">
            <w:pPr>
              <w:pStyle w:val="GOSTTablenorm"/>
              <w:rPr>
                <w:szCs w:val="22"/>
              </w:rPr>
            </w:pPr>
            <w:r w:rsidRPr="007036CE">
              <w:rPr>
                <w:szCs w:val="22"/>
              </w:rPr>
              <w:t>Да</w:t>
            </w:r>
          </w:p>
        </w:tc>
        <w:tc>
          <w:tcPr>
            <w:tcW w:w="319" w:type="pct"/>
          </w:tcPr>
          <w:p w14:paraId="6E2C70AA" w14:textId="77777777" w:rsidR="00803556" w:rsidRPr="007036CE" w:rsidRDefault="00803556" w:rsidP="00803556">
            <w:pPr>
              <w:pStyle w:val="GOSTTablenorm"/>
            </w:pPr>
            <w:r w:rsidRPr="007036CE">
              <w:rPr>
                <w:szCs w:val="22"/>
              </w:rPr>
              <w:t>=3</w:t>
            </w:r>
          </w:p>
        </w:tc>
        <w:tc>
          <w:tcPr>
            <w:tcW w:w="2085" w:type="pct"/>
          </w:tcPr>
          <w:p w14:paraId="39EB2384" w14:textId="77777777" w:rsidR="00803556" w:rsidRPr="007036CE" w:rsidRDefault="00803556" w:rsidP="00803556">
            <w:pPr>
              <w:pStyle w:val="GOSTTablenorm"/>
              <w:rPr>
                <w:szCs w:val="22"/>
              </w:rPr>
            </w:pPr>
            <w:r w:rsidRPr="007036CE">
              <w:rPr>
                <w:szCs w:val="22"/>
              </w:rPr>
              <w:t xml:space="preserve">Указывается </w:t>
            </w:r>
            <w:r w:rsidR="009E4B64" w:rsidRPr="007036CE">
              <w:rPr>
                <w:szCs w:val="22"/>
              </w:rPr>
              <w:t>код вида</w:t>
            </w:r>
            <w:r w:rsidRPr="007036CE">
              <w:rPr>
                <w:szCs w:val="22"/>
              </w:rPr>
              <w:t xml:space="preserve"> документа.</w:t>
            </w:r>
          </w:p>
          <w:p w14:paraId="0CBE5F3D" w14:textId="77777777" w:rsidR="00803556" w:rsidRPr="007036CE" w:rsidRDefault="009E4B64" w:rsidP="00E30979">
            <w:pPr>
              <w:pStyle w:val="GOSTTablenorm"/>
              <w:rPr>
                <w:szCs w:val="22"/>
              </w:rPr>
            </w:pPr>
            <w:r w:rsidRPr="007036CE">
              <w:rPr>
                <w:szCs w:val="22"/>
              </w:rPr>
              <w:t>Заполняется значением «</w:t>
            </w:r>
            <w:r w:rsidR="00F35E33" w:rsidRPr="007036CE">
              <w:rPr>
                <w:szCs w:val="22"/>
                <w:lang w:val="en-US"/>
              </w:rPr>
              <w:t>ZNB</w:t>
            </w:r>
            <w:r w:rsidRPr="007036CE">
              <w:rPr>
                <w:szCs w:val="22"/>
              </w:rPr>
              <w:t>»</w:t>
            </w:r>
          </w:p>
        </w:tc>
      </w:tr>
      <w:tr w:rsidR="008A50AF" w:rsidRPr="007036CE" w14:paraId="77DA599C" w14:textId="77777777" w:rsidTr="005E4D91">
        <w:tc>
          <w:tcPr>
            <w:tcW w:w="1100" w:type="pct"/>
          </w:tcPr>
          <w:p w14:paraId="20F2B5DC" w14:textId="77777777" w:rsidR="00FE42A0" w:rsidRPr="007036CE" w:rsidRDefault="00FE42A0" w:rsidP="00FE42A0">
            <w:pPr>
              <w:pStyle w:val="GOSTTablenorm"/>
            </w:pPr>
            <w:r w:rsidRPr="007036CE">
              <w:rPr>
                <w:szCs w:val="22"/>
              </w:rPr>
              <w:t>Код валюты по ОКВ</w:t>
            </w:r>
          </w:p>
        </w:tc>
        <w:tc>
          <w:tcPr>
            <w:tcW w:w="750" w:type="pct"/>
          </w:tcPr>
          <w:p w14:paraId="1A378115" w14:textId="77777777" w:rsidR="00FE42A0" w:rsidRPr="007036CE" w:rsidRDefault="00FE42A0" w:rsidP="00FE42A0">
            <w:pPr>
              <w:pStyle w:val="GOSTTablenorm"/>
            </w:pPr>
            <w:r w:rsidRPr="007036CE">
              <w:rPr>
                <w:szCs w:val="22"/>
              </w:rPr>
              <w:t>StmInfrmtn_Cd</w:t>
            </w:r>
          </w:p>
        </w:tc>
        <w:tc>
          <w:tcPr>
            <w:tcW w:w="500" w:type="pct"/>
          </w:tcPr>
          <w:p w14:paraId="5E5FB308" w14:textId="77777777" w:rsidR="00FE42A0" w:rsidRPr="007036CE" w:rsidRDefault="00FE42A0" w:rsidP="00FE42A0">
            <w:pPr>
              <w:pStyle w:val="GOSTTablenorm"/>
            </w:pPr>
            <w:r w:rsidRPr="007036CE">
              <w:rPr>
                <w:szCs w:val="22"/>
              </w:rPr>
              <w:t>Строка</w:t>
            </w:r>
          </w:p>
        </w:tc>
        <w:tc>
          <w:tcPr>
            <w:tcW w:w="289" w:type="pct"/>
          </w:tcPr>
          <w:p w14:paraId="186420C9" w14:textId="77777777" w:rsidR="00FE42A0" w:rsidRPr="007036CE" w:rsidRDefault="00FE42A0" w:rsidP="00FE42A0">
            <w:pPr>
              <w:pStyle w:val="GOSTTablenorm"/>
            </w:pPr>
            <w:r w:rsidRPr="007036CE">
              <w:rPr>
                <w:szCs w:val="22"/>
              </w:rPr>
              <w:t>Да</w:t>
            </w:r>
          </w:p>
        </w:tc>
        <w:tc>
          <w:tcPr>
            <w:tcW w:w="319" w:type="pct"/>
          </w:tcPr>
          <w:p w14:paraId="544A818E" w14:textId="77777777" w:rsidR="00FE42A0" w:rsidRPr="007036CE" w:rsidRDefault="00FE42A0" w:rsidP="00FE42A0">
            <w:pPr>
              <w:pStyle w:val="GOSTTablenorm"/>
            </w:pPr>
            <w:r w:rsidRPr="007036CE">
              <w:rPr>
                <w:szCs w:val="22"/>
              </w:rPr>
              <w:t>=3</w:t>
            </w:r>
          </w:p>
        </w:tc>
        <w:tc>
          <w:tcPr>
            <w:tcW w:w="2085" w:type="pct"/>
          </w:tcPr>
          <w:p w14:paraId="495909D0" w14:textId="77777777" w:rsidR="00FE42A0" w:rsidRPr="007036CE" w:rsidRDefault="00542E80" w:rsidP="00FE42A0">
            <w:pPr>
              <w:pStyle w:val="GOSTTablenorm"/>
            </w:pPr>
            <w:r w:rsidRPr="007036CE">
              <w:t>Указывается цифровой код валюты по Общероссийскому классификатору валют</w:t>
            </w:r>
          </w:p>
        </w:tc>
      </w:tr>
      <w:tr w:rsidR="008A50AF" w:rsidRPr="007036CE" w14:paraId="2E02BD45" w14:textId="77777777" w:rsidTr="005E4D91">
        <w:tc>
          <w:tcPr>
            <w:tcW w:w="1100" w:type="pct"/>
          </w:tcPr>
          <w:p w14:paraId="0EACA8D7" w14:textId="77777777" w:rsidR="00FE42A0" w:rsidRPr="007036CE" w:rsidRDefault="00FE42A0" w:rsidP="00FE42A0">
            <w:pPr>
              <w:pStyle w:val="GOSTTablenorm"/>
              <w:rPr>
                <w:szCs w:val="22"/>
              </w:rPr>
            </w:pPr>
            <w:r w:rsidRPr="007036CE">
              <w:rPr>
                <w:szCs w:val="22"/>
              </w:rPr>
              <w:t>Контур</w:t>
            </w:r>
          </w:p>
        </w:tc>
        <w:tc>
          <w:tcPr>
            <w:tcW w:w="750" w:type="pct"/>
          </w:tcPr>
          <w:p w14:paraId="10D5FAA1" w14:textId="77777777" w:rsidR="00FE42A0" w:rsidRPr="007036CE" w:rsidRDefault="00FE42A0" w:rsidP="00FE42A0">
            <w:pPr>
              <w:pStyle w:val="GOSTTablenorm"/>
              <w:rPr>
                <w:szCs w:val="22"/>
              </w:rPr>
            </w:pPr>
            <w:r w:rsidRPr="007036CE">
              <w:rPr>
                <w:szCs w:val="22"/>
              </w:rPr>
              <w:t>StmInfrmtn_Contour</w:t>
            </w:r>
          </w:p>
        </w:tc>
        <w:tc>
          <w:tcPr>
            <w:tcW w:w="500" w:type="pct"/>
          </w:tcPr>
          <w:p w14:paraId="7BFCA0A4" w14:textId="77777777" w:rsidR="00FE42A0" w:rsidRPr="007036CE" w:rsidRDefault="00FE42A0" w:rsidP="00FE42A0">
            <w:pPr>
              <w:pStyle w:val="GOSTTablenorm"/>
              <w:rPr>
                <w:szCs w:val="22"/>
              </w:rPr>
            </w:pPr>
            <w:r w:rsidRPr="007036CE">
              <w:rPr>
                <w:szCs w:val="22"/>
              </w:rPr>
              <w:t>Строка</w:t>
            </w:r>
          </w:p>
        </w:tc>
        <w:tc>
          <w:tcPr>
            <w:tcW w:w="289" w:type="pct"/>
          </w:tcPr>
          <w:p w14:paraId="25ABAF96" w14:textId="77777777" w:rsidR="00FE42A0" w:rsidRPr="007036CE" w:rsidRDefault="00FE42A0" w:rsidP="00FE42A0">
            <w:pPr>
              <w:pStyle w:val="GOSTTablenorm"/>
              <w:rPr>
                <w:szCs w:val="22"/>
              </w:rPr>
            </w:pPr>
            <w:r w:rsidRPr="007036CE">
              <w:rPr>
                <w:szCs w:val="22"/>
              </w:rPr>
              <w:t>Да</w:t>
            </w:r>
          </w:p>
        </w:tc>
        <w:tc>
          <w:tcPr>
            <w:tcW w:w="319" w:type="pct"/>
          </w:tcPr>
          <w:p w14:paraId="467BD8A5" w14:textId="77777777" w:rsidR="00FE42A0" w:rsidRPr="007036CE" w:rsidRDefault="00FE42A0" w:rsidP="00FE42A0">
            <w:pPr>
              <w:pStyle w:val="GOSTTablenorm"/>
              <w:rPr>
                <w:szCs w:val="22"/>
              </w:rPr>
            </w:pPr>
            <w:r w:rsidRPr="007036CE">
              <w:rPr>
                <w:szCs w:val="22"/>
              </w:rPr>
              <w:t>=1</w:t>
            </w:r>
          </w:p>
        </w:tc>
        <w:tc>
          <w:tcPr>
            <w:tcW w:w="2085" w:type="pct"/>
          </w:tcPr>
          <w:p w14:paraId="183312E7" w14:textId="77777777" w:rsidR="00FE42A0" w:rsidRPr="007036CE" w:rsidRDefault="00FE42A0" w:rsidP="00FE42A0">
            <w:pPr>
              <w:pStyle w:val="GOSTTablenorm"/>
              <w:rPr>
                <w:szCs w:val="22"/>
              </w:rPr>
            </w:pPr>
            <w:r w:rsidRPr="007036CE">
              <w:rPr>
                <w:szCs w:val="22"/>
              </w:rPr>
              <w:t>Указывается код контура, в котором проводится операция.</w:t>
            </w:r>
          </w:p>
          <w:p w14:paraId="7A68DD0A" w14:textId="77777777" w:rsidR="00FE42A0" w:rsidRPr="007036CE" w:rsidRDefault="00FE42A0" w:rsidP="00FE42A0">
            <w:pPr>
              <w:pStyle w:val="GOSTTablenorm"/>
              <w:rPr>
                <w:szCs w:val="22"/>
              </w:rPr>
            </w:pPr>
            <w:r w:rsidRPr="007036CE">
              <w:rPr>
                <w:szCs w:val="22"/>
              </w:rPr>
              <w:t>Возможные значения:</w:t>
            </w:r>
          </w:p>
          <w:p w14:paraId="23F4C085" w14:textId="77777777" w:rsidR="00FE42A0" w:rsidRPr="007036CE" w:rsidRDefault="00FE42A0" w:rsidP="00383D41">
            <w:pPr>
              <w:pStyle w:val="GOSTTableListMark1"/>
            </w:pPr>
            <w:r w:rsidRPr="007036CE">
              <w:t>«</w:t>
            </w:r>
            <w:r w:rsidR="00666E41" w:rsidRPr="007036CE">
              <w:rPr>
                <w:lang w:val="en-US"/>
              </w:rPr>
              <w:t>O</w:t>
            </w:r>
            <w:r w:rsidRPr="007036CE">
              <w:t xml:space="preserve">» </w:t>
            </w:r>
            <w:r w:rsidRPr="007036CE">
              <w:rPr>
                <w:lang w:val="en-US"/>
              </w:rPr>
              <w:t xml:space="preserve">– </w:t>
            </w:r>
            <w:r w:rsidRPr="007036CE">
              <w:t>открытый;</w:t>
            </w:r>
          </w:p>
          <w:p w14:paraId="7F8A79C4" w14:textId="77777777" w:rsidR="00FE42A0" w:rsidRPr="007036CE" w:rsidRDefault="00FE42A0" w:rsidP="00383D41">
            <w:pPr>
              <w:pStyle w:val="GOSTTableListMark1"/>
            </w:pPr>
            <w:r w:rsidRPr="007036CE">
              <w:t>«</w:t>
            </w:r>
            <w:r w:rsidRPr="007036CE">
              <w:rPr>
                <w:lang w:val="en-US"/>
              </w:rPr>
              <w:t>S</w:t>
            </w:r>
            <w:r w:rsidRPr="007036CE">
              <w:t>»</w:t>
            </w:r>
            <w:r w:rsidRPr="007036CE">
              <w:rPr>
                <w:lang w:val="en-US"/>
              </w:rPr>
              <w:t xml:space="preserve"> – </w:t>
            </w:r>
            <w:r w:rsidRPr="007036CE">
              <w:t>защищенный;</w:t>
            </w:r>
          </w:p>
          <w:p w14:paraId="7E6E5108" w14:textId="77777777" w:rsidR="00FE42A0" w:rsidRPr="007036CE" w:rsidRDefault="006E6B6B" w:rsidP="00383D41">
            <w:pPr>
              <w:pStyle w:val="GOSTTableListMark1"/>
            </w:pPr>
            <w:r w:rsidRPr="007036CE">
              <w:t>«</w:t>
            </w:r>
            <w:r w:rsidR="00FE42A0" w:rsidRPr="007036CE">
              <w:t>1</w:t>
            </w:r>
            <w:r w:rsidRPr="007036CE">
              <w:t>»</w:t>
            </w:r>
            <w:r w:rsidR="00FE42A0" w:rsidRPr="007036CE">
              <w:t xml:space="preserve"> – открытый;</w:t>
            </w:r>
          </w:p>
          <w:p w14:paraId="6927916C" w14:textId="73333B57" w:rsidR="00FE42A0" w:rsidRPr="007036CE" w:rsidRDefault="006E6B6B" w:rsidP="002C3471">
            <w:pPr>
              <w:pStyle w:val="GOSTTableListMark1"/>
            </w:pPr>
            <w:r w:rsidRPr="007036CE">
              <w:t>«</w:t>
            </w:r>
            <w:r w:rsidR="00FE42A0" w:rsidRPr="007036CE">
              <w:t>2</w:t>
            </w:r>
            <w:r w:rsidRPr="007036CE">
              <w:t>»</w:t>
            </w:r>
            <w:r w:rsidR="00FE42A0" w:rsidRPr="007036CE">
              <w:t xml:space="preserve"> </w:t>
            </w:r>
            <w:r w:rsidR="005B1C15" w:rsidRPr="007036CE">
              <w:t>–</w:t>
            </w:r>
            <w:r w:rsidR="00FE42A0" w:rsidRPr="007036CE">
              <w:t xml:space="preserve"> защищенный</w:t>
            </w:r>
          </w:p>
        </w:tc>
      </w:tr>
      <w:tr w:rsidR="008A50AF" w:rsidRPr="007036CE" w14:paraId="321D6238" w14:textId="77777777" w:rsidTr="005E4D91">
        <w:tc>
          <w:tcPr>
            <w:tcW w:w="1100" w:type="pct"/>
          </w:tcPr>
          <w:p w14:paraId="3A23BC29" w14:textId="77777777" w:rsidR="00FE42A0" w:rsidRPr="007036CE" w:rsidRDefault="00FE42A0" w:rsidP="00FE42A0">
            <w:pPr>
              <w:pStyle w:val="GOSTTablenorm"/>
              <w:rPr>
                <w:szCs w:val="22"/>
              </w:rPr>
            </w:pPr>
            <w:r w:rsidRPr="007036CE">
              <w:rPr>
                <w:szCs w:val="22"/>
              </w:rPr>
              <w:t>Уровень конфиденциальности</w:t>
            </w:r>
          </w:p>
        </w:tc>
        <w:tc>
          <w:tcPr>
            <w:tcW w:w="750" w:type="pct"/>
          </w:tcPr>
          <w:p w14:paraId="07F63E4D" w14:textId="77777777" w:rsidR="00FE42A0" w:rsidRPr="007036CE" w:rsidRDefault="00FE42A0" w:rsidP="00FE42A0">
            <w:pPr>
              <w:pStyle w:val="GOSTTablenorm"/>
              <w:rPr>
                <w:szCs w:val="22"/>
              </w:rPr>
            </w:pPr>
            <w:r w:rsidRPr="007036CE">
              <w:rPr>
                <w:szCs w:val="22"/>
              </w:rPr>
              <w:t>StmInfrmtn_AccessLevelStereotype</w:t>
            </w:r>
          </w:p>
        </w:tc>
        <w:tc>
          <w:tcPr>
            <w:tcW w:w="500" w:type="pct"/>
          </w:tcPr>
          <w:p w14:paraId="0CC0B571" w14:textId="77777777" w:rsidR="00FE42A0" w:rsidRPr="007036CE" w:rsidRDefault="00FE42A0" w:rsidP="00FE42A0">
            <w:pPr>
              <w:pStyle w:val="GOSTTablenorm"/>
              <w:rPr>
                <w:szCs w:val="22"/>
              </w:rPr>
            </w:pPr>
            <w:r w:rsidRPr="007036CE">
              <w:rPr>
                <w:szCs w:val="22"/>
              </w:rPr>
              <w:t>Число</w:t>
            </w:r>
          </w:p>
        </w:tc>
        <w:tc>
          <w:tcPr>
            <w:tcW w:w="289" w:type="pct"/>
          </w:tcPr>
          <w:p w14:paraId="57FD5CA2" w14:textId="77777777" w:rsidR="00FE42A0" w:rsidRPr="007036CE" w:rsidRDefault="00FE42A0" w:rsidP="00FE42A0">
            <w:pPr>
              <w:pStyle w:val="GOSTTablenorm"/>
              <w:rPr>
                <w:szCs w:val="22"/>
              </w:rPr>
            </w:pPr>
            <w:r w:rsidRPr="007036CE">
              <w:rPr>
                <w:szCs w:val="22"/>
              </w:rPr>
              <w:t>Да</w:t>
            </w:r>
          </w:p>
        </w:tc>
        <w:tc>
          <w:tcPr>
            <w:tcW w:w="319" w:type="pct"/>
          </w:tcPr>
          <w:p w14:paraId="2DD78F9D" w14:textId="77777777" w:rsidR="00FE42A0" w:rsidRPr="007036CE" w:rsidRDefault="00FE42A0" w:rsidP="00FE42A0">
            <w:pPr>
              <w:pStyle w:val="GOSTTablenorm"/>
              <w:rPr>
                <w:szCs w:val="22"/>
              </w:rPr>
            </w:pPr>
            <w:r w:rsidRPr="007036CE">
              <w:rPr>
                <w:szCs w:val="22"/>
              </w:rPr>
              <w:t>=1</w:t>
            </w:r>
          </w:p>
        </w:tc>
        <w:tc>
          <w:tcPr>
            <w:tcW w:w="2085" w:type="pct"/>
          </w:tcPr>
          <w:p w14:paraId="41AD4EEE" w14:textId="77777777" w:rsidR="00FE42A0" w:rsidRPr="007036CE" w:rsidRDefault="00FE42A0" w:rsidP="00FE42A0">
            <w:pPr>
              <w:pStyle w:val="GOSTTablenorm"/>
              <w:rPr>
                <w:szCs w:val="22"/>
              </w:rPr>
            </w:pPr>
            <w:r w:rsidRPr="007036CE">
              <w:rPr>
                <w:szCs w:val="22"/>
              </w:rPr>
              <w:t>Указывается уровень конфиденциальности документа.</w:t>
            </w:r>
          </w:p>
          <w:p w14:paraId="30B9D295" w14:textId="77777777" w:rsidR="00FE42A0" w:rsidRPr="007036CE" w:rsidRDefault="00FE42A0" w:rsidP="00FE42A0">
            <w:pPr>
              <w:pStyle w:val="GOSTTablenorm"/>
              <w:rPr>
                <w:szCs w:val="22"/>
              </w:rPr>
            </w:pPr>
            <w:r w:rsidRPr="007036CE">
              <w:rPr>
                <w:szCs w:val="22"/>
              </w:rPr>
              <w:t>Возможные значения:</w:t>
            </w:r>
          </w:p>
          <w:p w14:paraId="63D07AF7" w14:textId="1AE218FB" w:rsidR="00FE42A0" w:rsidRPr="007036CE" w:rsidRDefault="00FE42A0" w:rsidP="00383D41">
            <w:pPr>
              <w:pStyle w:val="GOSTTableListMark1"/>
            </w:pPr>
            <w:r w:rsidRPr="007036CE">
              <w:t xml:space="preserve">«0» </w:t>
            </w:r>
            <w:r w:rsidR="005B1C15" w:rsidRPr="007036CE">
              <w:t>–</w:t>
            </w:r>
            <w:r w:rsidRPr="007036CE">
              <w:t xml:space="preserve"> Несекретно;</w:t>
            </w:r>
          </w:p>
          <w:p w14:paraId="500A3198" w14:textId="671F03CF" w:rsidR="00FE42A0" w:rsidRPr="007036CE" w:rsidRDefault="00FE42A0" w:rsidP="00383D41">
            <w:pPr>
              <w:pStyle w:val="GOSTTableListMark1"/>
            </w:pPr>
            <w:r w:rsidRPr="007036CE">
              <w:t>«</w:t>
            </w:r>
            <w:r w:rsidR="006E6B6B" w:rsidRPr="007036CE">
              <w:t xml:space="preserve">1» </w:t>
            </w:r>
            <w:r w:rsidR="005B1C15" w:rsidRPr="007036CE">
              <w:t>–</w:t>
            </w:r>
            <w:r w:rsidR="006E6B6B" w:rsidRPr="007036CE">
              <w:t xml:space="preserve"> Для служебного пользования</w:t>
            </w:r>
          </w:p>
        </w:tc>
      </w:tr>
      <w:tr w:rsidR="008A50AF" w:rsidRPr="007036CE" w14:paraId="26241BCA" w14:textId="77777777" w:rsidTr="005E4D91">
        <w:tc>
          <w:tcPr>
            <w:tcW w:w="1100" w:type="pct"/>
          </w:tcPr>
          <w:p w14:paraId="2C4DDB8E" w14:textId="77777777" w:rsidR="00FE42A0" w:rsidRPr="007036CE" w:rsidRDefault="00FE42A0" w:rsidP="00FE42A0">
            <w:pPr>
              <w:pStyle w:val="GOSTTablenorm"/>
              <w:rPr>
                <w:szCs w:val="22"/>
              </w:rPr>
            </w:pPr>
            <w:r w:rsidRPr="007036CE">
              <w:rPr>
                <w:szCs w:val="22"/>
              </w:rPr>
              <w:lastRenderedPageBreak/>
              <w:t>Код бюджета</w:t>
            </w:r>
          </w:p>
        </w:tc>
        <w:tc>
          <w:tcPr>
            <w:tcW w:w="750" w:type="pct"/>
          </w:tcPr>
          <w:p w14:paraId="41ECAEED" w14:textId="77777777" w:rsidR="00FE42A0" w:rsidRPr="007036CE" w:rsidRDefault="00FE42A0" w:rsidP="00FE42A0">
            <w:pPr>
              <w:pStyle w:val="GOSTTablenorm"/>
              <w:rPr>
                <w:szCs w:val="22"/>
              </w:rPr>
            </w:pPr>
            <w:r w:rsidRPr="007036CE">
              <w:rPr>
                <w:szCs w:val="22"/>
                <w:lang w:val="en-US"/>
              </w:rPr>
              <w:t>ZN_MSC_Bdgt_Cd</w:t>
            </w:r>
          </w:p>
        </w:tc>
        <w:tc>
          <w:tcPr>
            <w:tcW w:w="500" w:type="pct"/>
          </w:tcPr>
          <w:p w14:paraId="2FFF99DB" w14:textId="77777777" w:rsidR="00FE42A0" w:rsidRPr="007036CE" w:rsidRDefault="00FE42A0" w:rsidP="00FE42A0">
            <w:pPr>
              <w:pStyle w:val="GOSTTablenorm"/>
              <w:rPr>
                <w:szCs w:val="22"/>
              </w:rPr>
            </w:pPr>
            <w:r w:rsidRPr="007036CE">
              <w:rPr>
                <w:szCs w:val="22"/>
              </w:rPr>
              <w:t>Строка</w:t>
            </w:r>
          </w:p>
        </w:tc>
        <w:tc>
          <w:tcPr>
            <w:tcW w:w="289" w:type="pct"/>
          </w:tcPr>
          <w:p w14:paraId="7BBE45A4" w14:textId="77777777" w:rsidR="00FE42A0" w:rsidRPr="007036CE" w:rsidRDefault="00FE42A0" w:rsidP="00FE42A0">
            <w:pPr>
              <w:pStyle w:val="GOSTTablenorm"/>
              <w:rPr>
                <w:szCs w:val="22"/>
              </w:rPr>
            </w:pPr>
            <w:r w:rsidRPr="007036CE">
              <w:rPr>
                <w:szCs w:val="22"/>
              </w:rPr>
              <w:t>Да</w:t>
            </w:r>
          </w:p>
        </w:tc>
        <w:tc>
          <w:tcPr>
            <w:tcW w:w="319" w:type="pct"/>
          </w:tcPr>
          <w:p w14:paraId="4D8291AC" w14:textId="77777777" w:rsidR="00FE42A0" w:rsidRPr="007036CE" w:rsidRDefault="00FE42A0" w:rsidP="00FE42A0">
            <w:pPr>
              <w:pStyle w:val="GOSTTablenorm"/>
              <w:rPr>
                <w:szCs w:val="22"/>
              </w:rPr>
            </w:pPr>
            <w:r w:rsidRPr="007036CE">
              <w:rPr>
                <w:szCs w:val="22"/>
              </w:rPr>
              <w:t>=8</w:t>
            </w:r>
          </w:p>
        </w:tc>
        <w:tc>
          <w:tcPr>
            <w:tcW w:w="2085" w:type="pct"/>
          </w:tcPr>
          <w:p w14:paraId="251B5F4F" w14:textId="77777777" w:rsidR="00FE42A0" w:rsidRPr="007036CE" w:rsidRDefault="00FE42A0" w:rsidP="00FE42A0">
            <w:pPr>
              <w:pStyle w:val="GOSTTablenorm"/>
              <w:rPr>
                <w:szCs w:val="22"/>
              </w:rPr>
            </w:pPr>
            <w:r w:rsidRPr="007036CE">
              <w:rPr>
                <w:szCs w:val="22"/>
              </w:rPr>
              <w:t>Указывается код бюджета в соответ</w:t>
            </w:r>
            <w:r w:rsidR="006E6B6B" w:rsidRPr="007036CE">
              <w:rPr>
                <w:szCs w:val="22"/>
              </w:rPr>
              <w:t>ствии со справочником «Бюджеты»</w:t>
            </w:r>
          </w:p>
        </w:tc>
      </w:tr>
      <w:tr w:rsidR="008A50AF" w:rsidRPr="007036CE" w14:paraId="1366DD1B" w14:textId="77777777" w:rsidTr="005E4D91">
        <w:tc>
          <w:tcPr>
            <w:tcW w:w="1100" w:type="pct"/>
          </w:tcPr>
          <w:p w14:paraId="524ACFCD" w14:textId="77777777" w:rsidR="00FE42A0" w:rsidRPr="007036CE" w:rsidRDefault="00FE42A0" w:rsidP="00FE42A0">
            <w:pPr>
              <w:pStyle w:val="GOSTTablenorm"/>
              <w:rPr>
                <w:szCs w:val="22"/>
              </w:rPr>
            </w:pPr>
            <w:r w:rsidRPr="007036CE">
              <w:rPr>
                <w:szCs w:val="22"/>
              </w:rPr>
              <w:t>Номер лицевого счета плательщика</w:t>
            </w:r>
          </w:p>
        </w:tc>
        <w:tc>
          <w:tcPr>
            <w:tcW w:w="750" w:type="pct"/>
          </w:tcPr>
          <w:p w14:paraId="1B12C6E3" w14:textId="77777777" w:rsidR="00FE42A0" w:rsidRPr="007036CE" w:rsidRDefault="00FE42A0" w:rsidP="00FE42A0">
            <w:pPr>
              <w:pStyle w:val="GOSTTablenorm"/>
              <w:rPr>
                <w:szCs w:val="22"/>
              </w:rPr>
            </w:pPr>
            <w:r w:rsidRPr="007036CE">
              <w:rPr>
                <w:szCs w:val="22"/>
              </w:rPr>
              <w:t>ZN_MSC_Cstmr_AcntNmbr</w:t>
            </w:r>
          </w:p>
        </w:tc>
        <w:tc>
          <w:tcPr>
            <w:tcW w:w="500" w:type="pct"/>
          </w:tcPr>
          <w:p w14:paraId="3A64BD05" w14:textId="77777777" w:rsidR="00FE42A0" w:rsidRPr="007036CE" w:rsidRDefault="00FE42A0" w:rsidP="00FE42A0">
            <w:pPr>
              <w:pStyle w:val="GOSTTablenorm"/>
              <w:rPr>
                <w:szCs w:val="22"/>
              </w:rPr>
            </w:pPr>
            <w:r w:rsidRPr="007036CE">
              <w:rPr>
                <w:szCs w:val="22"/>
              </w:rPr>
              <w:t>Строка</w:t>
            </w:r>
          </w:p>
        </w:tc>
        <w:tc>
          <w:tcPr>
            <w:tcW w:w="289" w:type="pct"/>
          </w:tcPr>
          <w:p w14:paraId="45B43864" w14:textId="77777777" w:rsidR="00FE42A0" w:rsidRPr="007036CE" w:rsidRDefault="00FE42A0" w:rsidP="00FE42A0">
            <w:pPr>
              <w:pStyle w:val="GOSTTablenorm"/>
              <w:rPr>
                <w:szCs w:val="22"/>
              </w:rPr>
            </w:pPr>
            <w:r w:rsidRPr="007036CE">
              <w:rPr>
                <w:szCs w:val="22"/>
              </w:rPr>
              <w:t>Да</w:t>
            </w:r>
          </w:p>
        </w:tc>
        <w:tc>
          <w:tcPr>
            <w:tcW w:w="319" w:type="pct"/>
          </w:tcPr>
          <w:p w14:paraId="2DE42A6C" w14:textId="77777777" w:rsidR="00FE42A0" w:rsidRPr="007036CE" w:rsidRDefault="00FE42A0" w:rsidP="00FE42A0">
            <w:pPr>
              <w:pStyle w:val="GOSTTablenorm"/>
              <w:rPr>
                <w:szCs w:val="22"/>
              </w:rPr>
            </w:pPr>
            <w:r w:rsidRPr="007036CE">
              <w:rPr>
                <w:szCs w:val="22"/>
              </w:rPr>
              <w:t>=11</w:t>
            </w:r>
          </w:p>
        </w:tc>
        <w:tc>
          <w:tcPr>
            <w:tcW w:w="2085" w:type="pct"/>
          </w:tcPr>
          <w:p w14:paraId="253C3FC3" w14:textId="77777777" w:rsidR="00FE42A0" w:rsidRPr="007036CE" w:rsidRDefault="00FE42A0" w:rsidP="00FE42A0">
            <w:pPr>
              <w:pStyle w:val="GOSTTablenorm"/>
              <w:rPr>
                <w:szCs w:val="22"/>
              </w:rPr>
            </w:pPr>
            <w:r w:rsidRPr="007036CE">
              <w:rPr>
                <w:szCs w:val="22"/>
              </w:rPr>
              <w:t>Указывается номер лицевого счета плательщика</w:t>
            </w:r>
          </w:p>
        </w:tc>
      </w:tr>
      <w:tr w:rsidR="008A50AF" w:rsidRPr="007036CE" w14:paraId="4A0A9F79" w14:textId="77777777" w:rsidTr="005E4D91">
        <w:tc>
          <w:tcPr>
            <w:tcW w:w="1100" w:type="pct"/>
          </w:tcPr>
          <w:p w14:paraId="6C3D104D" w14:textId="77777777" w:rsidR="000F2135" w:rsidRPr="007036CE" w:rsidRDefault="000941BD" w:rsidP="00FE42A0">
            <w:pPr>
              <w:pStyle w:val="GOSTTablenorm"/>
              <w:rPr>
                <w:szCs w:val="22"/>
              </w:rPr>
            </w:pPr>
            <w:r w:rsidRPr="007036CE">
              <w:t>ОКС</w:t>
            </w:r>
            <w:r w:rsidR="000F2135" w:rsidRPr="007036CE">
              <w:t xml:space="preserve"> (КМИ)</w:t>
            </w:r>
            <w:r w:rsidRPr="007036CE">
              <w:t xml:space="preserve"> плательщика</w:t>
            </w:r>
          </w:p>
        </w:tc>
        <w:tc>
          <w:tcPr>
            <w:tcW w:w="750" w:type="pct"/>
          </w:tcPr>
          <w:p w14:paraId="7DA73C5A" w14:textId="77777777" w:rsidR="000F2135" w:rsidRPr="007036CE" w:rsidRDefault="0008002D" w:rsidP="00FE42A0">
            <w:pPr>
              <w:pStyle w:val="GOSTTablenorm"/>
              <w:rPr>
                <w:szCs w:val="22"/>
                <w:lang w:val="en-US"/>
              </w:rPr>
            </w:pPr>
            <w:r w:rsidRPr="007036CE">
              <w:rPr>
                <w:szCs w:val="22"/>
              </w:rPr>
              <w:t>ZN_FAIPObjCd</w:t>
            </w:r>
          </w:p>
        </w:tc>
        <w:tc>
          <w:tcPr>
            <w:tcW w:w="500" w:type="pct"/>
          </w:tcPr>
          <w:p w14:paraId="13C33592" w14:textId="77777777" w:rsidR="000F2135" w:rsidRPr="007036CE" w:rsidRDefault="00D34E79" w:rsidP="00FE42A0">
            <w:pPr>
              <w:pStyle w:val="GOSTTablenorm"/>
              <w:rPr>
                <w:szCs w:val="22"/>
              </w:rPr>
            </w:pPr>
            <w:r w:rsidRPr="007036CE">
              <w:t>Строка</w:t>
            </w:r>
          </w:p>
        </w:tc>
        <w:tc>
          <w:tcPr>
            <w:tcW w:w="289" w:type="pct"/>
          </w:tcPr>
          <w:p w14:paraId="42EAD2AB" w14:textId="77777777" w:rsidR="000F2135" w:rsidRPr="007036CE" w:rsidRDefault="00D34E79" w:rsidP="00FE42A0">
            <w:pPr>
              <w:pStyle w:val="GOSTTablenorm"/>
              <w:rPr>
                <w:szCs w:val="22"/>
              </w:rPr>
            </w:pPr>
            <w:r w:rsidRPr="007036CE">
              <w:rPr>
                <w:szCs w:val="22"/>
              </w:rPr>
              <w:t>Нет</w:t>
            </w:r>
          </w:p>
        </w:tc>
        <w:tc>
          <w:tcPr>
            <w:tcW w:w="319" w:type="pct"/>
          </w:tcPr>
          <w:p w14:paraId="45A0BF8A" w14:textId="77777777" w:rsidR="000F2135" w:rsidRPr="007036CE" w:rsidRDefault="00D34E79" w:rsidP="00BB1B51">
            <w:pPr>
              <w:pStyle w:val="GOSTTablenorm"/>
              <w:rPr>
                <w:szCs w:val="22"/>
              </w:rPr>
            </w:pPr>
            <w:r w:rsidRPr="007036CE">
              <w:t>&lt;=24</w:t>
            </w:r>
          </w:p>
        </w:tc>
        <w:tc>
          <w:tcPr>
            <w:tcW w:w="2085" w:type="pct"/>
          </w:tcPr>
          <w:p w14:paraId="42E0EDAB" w14:textId="77777777" w:rsidR="000F2135" w:rsidRPr="007036CE" w:rsidRDefault="00D34E79" w:rsidP="00FE42A0">
            <w:pPr>
              <w:pStyle w:val="GOSTTablenorm"/>
              <w:rPr>
                <w:szCs w:val="22"/>
              </w:rPr>
            </w:pPr>
            <w:r w:rsidRPr="007036CE">
              <w:t xml:space="preserve">Указывается </w:t>
            </w:r>
            <w:r w:rsidR="00383D41" w:rsidRPr="007036CE">
              <w:t xml:space="preserve">код </w:t>
            </w:r>
            <w:r w:rsidRPr="007036CE">
              <w:t>ОКС (КМИ)</w:t>
            </w:r>
            <w:r w:rsidR="00383D41" w:rsidRPr="007036CE">
              <w:t xml:space="preserve"> </w:t>
            </w:r>
            <w:r w:rsidR="00033AE1" w:rsidRPr="007036CE">
              <w:t>для отражения операции на ЛС плательщика</w:t>
            </w:r>
            <w:r w:rsidR="006E6B6B" w:rsidRPr="007036CE">
              <w:t xml:space="preserve"> (при наличии)</w:t>
            </w:r>
          </w:p>
        </w:tc>
      </w:tr>
      <w:tr w:rsidR="008A50AF" w:rsidRPr="007036CE" w14:paraId="730823C2" w14:textId="77777777" w:rsidTr="005E4D91">
        <w:tc>
          <w:tcPr>
            <w:tcW w:w="1100" w:type="pct"/>
          </w:tcPr>
          <w:p w14:paraId="1494C372" w14:textId="77777777" w:rsidR="00542E80" w:rsidRPr="007036CE" w:rsidRDefault="00542E80" w:rsidP="00542E80">
            <w:pPr>
              <w:pStyle w:val="GOSTTablenorm"/>
            </w:pPr>
            <w:r w:rsidRPr="007036CE">
              <w:t>Признак учета БА, ЛБО на ЛС плательщика</w:t>
            </w:r>
          </w:p>
        </w:tc>
        <w:tc>
          <w:tcPr>
            <w:tcW w:w="750" w:type="pct"/>
          </w:tcPr>
          <w:p w14:paraId="2A1AA1C4" w14:textId="77777777" w:rsidR="00542E80" w:rsidRPr="007036CE" w:rsidRDefault="00542E80" w:rsidP="00542E80">
            <w:pPr>
              <w:pStyle w:val="GOSTTablenorm"/>
              <w:rPr>
                <w:szCs w:val="22"/>
              </w:rPr>
            </w:pPr>
            <w:r w:rsidRPr="007036CE">
              <w:rPr>
                <w:szCs w:val="22"/>
              </w:rPr>
              <w:t>StmInfrmtn_SIGN_BaLbo_Snd</w:t>
            </w:r>
          </w:p>
        </w:tc>
        <w:tc>
          <w:tcPr>
            <w:tcW w:w="500" w:type="pct"/>
          </w:tcPr>
          <w:p w14:paraId="5ABC9C44" w14:textId="77777777" w:rsidR="00542E80" w:rsidRPr="007036CE" w:rsidRDefault="007B7600" w:rsidP="00542E80">
            <w:pPr>
              <w:pStyle w:val="GOSTTablenorm"/>
            </w:pPr>
            <w:r w:rsidRPr="007036CE">
              <w:t>Логический</w:t>
            </w:r>
          </w:p>
        </w:tc>
        <w:tc>
          <w:tcPr>
            <w:tcW w:w="289" w:type="pct"/>
          </w:tcPr>
          <w:p w14:paraId="10C3C229" w14:textId="77777777" w:rsidR="00542E80" w:rsidRPr="007036CE" w:rsidRDefault="00542E80" w:rsidP="00542E80">
            <w:pPr>
              <w:pStyle w:val="GOSTTablenorm"/>
              <w:rPr>
                <w:szCs w:val="22"/>
              </w:rPr>
            </w:pPr>
            <w:r w:rsidRPr="007036CE">
              <w:t>Да</w:t>
            </w:r>
          </w:p>
        </w:tc>
        <w:tc>
          <w:tcPr>
            <w:tcW w:w="319" w:type="pct"/>
          </w:tcPr>
          <w:p w14:paraId="40FC501F" w14:textId="77777777" w:rsidR="00542E80" w:rsidRPr="007036CE" w:rsidRDefault="007B7600" w:rsidP="007B7600">
            <w:pPr>
              <w:pStyle w:val="GOSTTablenorm"/>
            </w:pPr>
            <w:r w:rsidRPr="007036CE">
              <w:t>-</w:t>
            </w:r>
          </w:p>
        </w:tc>
        <w:tc>
          <w:tcPr>
            <w:tcW w:w="2085" w:type="pct"/>
          </w:tcPr>
          <w:p w14:paraId="2A9A9C11" w14:textId="77777777" w:rsidR="00542E80" w:rsidRPr="007036CE" w:rsidRDefault="00542E80" w:rsidP="00542E80">
            <w:pPr>
              <w:pStyle w:val="GOSTTablenorm"/>
            </w:pPr>
            <w:r w:rsidRPr="007036CE">
              <w:t xml:space="preserve">Указывается признак учета БА, ЛБО на ЛС </w:t>
            </w:r>
            <w:r w:rsidR="006E6B6B" w:rsidRPr="007036CE">
              <w:t>плательщика.</w:t>
            </w:r>
          </w:p>
          <w:p w14:paraId="0861F3BF" w14:textId="77777777" w:rsidR="006E6B6B" w:rsidRPr="007036CE" w:rsidRDefault="00542E80" w:rsidP="00542E80">
            <w:pPr>
              <w:pStyle w:val="GOSTTablenorm"/>
            </w:pPr>
            <w:r w:rsidRPr="007036CE">
              <w:t>М</w:t>
            </w:r>
            <w:r w:rsidR="006E6B6B" w:rsidRPr="007036CE">
              <w:t>ожет принимать значения:</w:t>
            </w:r>
          </w:p>
          <w:p w14:paraId="30D0A960" w14:textId="1AD03F75" w:rsidR="006B42B4" w:rsidRPr="007036CE" w:rsidRDefault="006B42B4" w:rsidP="006B42B4">
            <w:pPr>
              <w:pStyle w:val="GOSTTableListMark1"/>
            </w:pPr>
            <w:r w:rsidRPr="007036CE">
              <w:t>«</w:t>
            </w:r>
            <w:r w:rsidRPr="007036CE">
              <w:rPr>
                <w:lang w:val="en-US"/>
              </w:rPr>
              <w:t>true</w:t>
            </w:r>
            <w:r w:rsidRPr="007036CE">
              <w:t xml:space="preserve">» </w:t>
            </w:r>
            <w:r w:rsidR="005B1C15" w:rsidRPr="007036CE">
              <w:t>–</w:t>
            </w:r>
            <w:r w:rsidRPr="007036CE">
              <w:t xml:space="preserve"> Да;</w:t>
            </w:r>
          </w:p>
          <w:p w14:paraId="4FFE8A30" w14:textId="4058C4D2" w:rsidR="00542E80" w:rsidRPr="007036CE" w:rsidRDefault="006B42B4" w:rsidP="006E6B6B">
            <w:pPr>
              <w:pStyle w:val="GOSTTableListMark1"/>
            </w:pPr>
            <w:r w:rsidRPr="007036CE">
              <w:t>«</w:t>
            </w:r>
            <w:r w:rsidRPr="007036CE">
              <w:rPr>
                <w:lang w:val="en-US"/>
              </w:rPr>
              <w:t>false</w:t>
            </w:r>
            <w:r w:rsidRPr="007036CE">
              <w:t xml:space="preserve">» </w:t>
            </w:r>
            <w:r w:rsidR="005B1C15" w:rsidRPr="007036CE">
              <w:t>–</w:t>
            </w:r>
            <w:r w:rsidRPr="007036CE">
              <w:t xml:space="preserve"> Нет</w:t>
            </w:r>
          </w:p>
        </w:tc>
      </w:tr>
      <w:tr w:rsidR="008A50AF" w:rsidRPr="007036CE" w14:paraId="660B1A40" w14:textId="77777777" w:rsidTr="005E4D91">
        <w:tc>
          <w:tcPr>
            <w:tcW w:w="1100" w:type="pct"/>
          </w:tcPr>
          <w:p w14:paraId="1A50BEE4" w14:textId="77777777" w:rsidR="00542E80" w:rsidRPr="007036CE" w:rsidRDefault="00542E80" w:rsidP="00542E80">
            <w:pPr>
              <w:pStyle w:val="GOSTTablenorm"/>
            </w:pPr>
            <w:r w:rsidRPr="007036CE">
              <w:t>Признак учета ПОФР на ЛС плательщика</w:t>
            </w:r>
          </w:p>
        </w:tc>
        <w:tc>
          <w:tcPr>
            <w:tcW w:w="750" w:type="pct"/>
          </w:tcPr>
          <w:p w14:paraId="26B7FC95" w14:textId="77777777" w:rsidR="00542E80" w:rsidRPr="007036CE" w:rsidRDefault="00542E80" w:rsidP="00542E80">
            <w:pPr>
              <w:pStyle w:val="GOSTTablenorm"/>
              <w:rPr>
                <w:szCs w:val="22"/>
              </w:rPr>
            </w:pPr>
            <w:r w:rsidRPr="007036CE">
              <w:rPr>
                <w:szCs w:val="22"/>
              </w:rPr>
              <w:t>StmInfrmtn_SIGN_POFR_Snd</w:t>
            </w:r>
          </w:p>
        </w:tc>
        <w:tc>
          <w:tcPr>
            <w:tcW w:w="500" w:type="pct"/>
          </w:tcPr>
          <w:p w14:paraId="7B61AC1A" w14:textId="77777777" w:rsidR="00542E80" w:rsidRPr="007036CE" w:rsidRDefault="007B7600" w:rsidP="00542E80">
            <w:pPr>
              <w:pStyle w:val="GOSTTablenorm"/>
            </w:pPr>
            <w:r w:rsidRPr="007036CE">
              <w:t>Логический</w:t>
            </w:r>
          </w:p>
        </w:tc>
        <w:tc>
          <w:tcPr>
            <w:tcW w:w="289" w:type="pct"/>
          </w:tcPr>
          <w:p w14:paraId="6D1468B0" w14:textId="77777777" w:rsidR="00542E80" w:rsidRPr="007036CE" w:rsidRDefault="00542E80" w:rsidP="00542E80">
            <w:pPr>
              <w:pStyle w:val="GOSTTablenorm"/>
              <w:rPr>
                <w:szCs w:val="22"/>
              </w:rPr>
            </w:pPr>
            <w:r w:rsidRPr="007036CE">
              <w:t>Да</w:t>
            </w:r>
          </w:p>
        </w:tc>
        <w:tc>
          <w:tcPr>
            <w:tcW w:w="319" w:type="pct"/>
          </w:tcPr>
          <w:p w14:paraId="430122E5" w14:textId="77777777" w:rsidR="00542E80" w:rsidRPr="007036CE" w:rsidRDefault="007B7600" w:rsidP="00542E80">
            <w:pPr>
              <w:pStyle w:val="GOSTTablenorm"/>
            </w:pPr>
            <w:r w:rsidRPr="007036CE">
              <w:t>-</w:t>
            </w:r>
          </w:p>
        </w:tc>
        <w:tc>
          <w:tcPr>
            <w:tcW w:w="2085" w:type="pct"/>
          </w:tcPr>
          <w:p w14:paraId="1DA487E1" w14:textId="77777777" w:rsidR="00542E80" w:rsidRPr="007036CE" w:rsidRDefault="00542E80" w:rsidP="00542E80">
            <w:pPr>
              <w:pStyle w:val="GOSTTablenorm"/>
            </w:pPr>
            <w:r w:rsidRPr="007036CE">
              <w:t>Указывается признак учета ПОФР на ЛС плательщика.</w:t>
            </w:r>
          </w:p>
          <w:p w14:paraId="4BFD90AA" w14:textId="77777777" w:rsidR="006E6B6B" w:rsidRPr="007036CE" w:rsidRDefault="00542E80" w:rsidP="00542E80">
            <w:pPr>
              <w:pStyle w:val="GOSTTablenorm"/>
            </w:pPr>
            <w:r w:rsidRPr="007036CE">
              <w:t>Может принимать значения:</w:t>
            </w:r>
          </w:p>
          <w:p w14:paraId="59A3A000" w14:textId="56D4C7A5" w:rsidR="006B42B4" w:rsidRPr="007036CE" w:rsidRDefault="006B42B4" w:rsidP="006B42B4">
            <w:pPr>
              <w:pStyle w:val="GOSTTableListMark1"/>
            </w:pPr>
            <w:r w:rsidRPr="007036CE">
              <w:t>«</w:t>
            </w:r>
            <w:r w:rsidRPr="007036CE">
              <w:rPr>
                <w:lang w:val="en-US"/>
              </w:rPr>
              <w:t>true</w:t>
            </w:r>
            <w:r w:rsidRPr="007036CE">
              <w:t xml:space="preserve">» </w:t>
            </w:r>
            <w:r w:rsidR="005B1C15" w:rsidRPr="007036CE">
              <w:t>–</w:t>
            </w:r>
            <w:r w:rsidRPr="007036CE">
              <w:t xml:space="preserve"> Да;</w:t>
            </w:r>
          </w:p>
          <w:p w14:paraId="753DFC75" w14:textId="4A0E5FC6" w:rsidR="00542E80" w:rsidRPr="007036CE" w:rsidRDefault="006B42B4" w:rsidP="006E6B6B">
            <w:pPr>
              <w:pStyle w:val="GOSTTableListMark1"/>
            </w:pPr>
            <w:r w:rsidRPr="007036CE">
              <w:t>«</w:t>
            </w:r>
            <w:r w:rsidRPr="007036CE">
              <w:rPr>
                <w:lang w:val="en-US"/>
              </w:rPr>
              <w:t>false</w:t>
            </w:r>
            <w:r w:rsidRPr="007036CE">
              <w:t xml:space="preserve">» </w:t>
            </w:r>
            <w:r w:rsidR="005B1C15" w:rsidRPr="007036CE">
              <w:t>–</w:t>
            </w:r>
            <w:r w:rsidRPr="007036CE">
              <w:t xml:space="preserve"> Нет</w:t>
            </w:r>
          </w:p>
        </w:tc>
      </w:tr>
      <w:tr w:rsidR="008A50AF" w:rsidRPr="007036CE" w14:paraId="7245839B" w14:textId="77777777" w:rsidTr="005E4D91">
        <w:tc>
          <w:tcPr>
            <w:tcW w:w="1100" w:type="pct"/>
          </w:tcPr>
          <w:p w14:paraId="52FAEBEE" w14:textId="77777777" w:rsidR="00542E80" w:rsidRPr="007036CE" w:rsidRDefault="00542E80" w:rsidP="00542E80">
            <w:pPr>
              <w:pStyle w:val="GOSTTablenorm"/>
            </w:pPr>
            <w:r w:rsidRPr="007036CE">
              <w:t>Период действия ПОФР</w:t>
            </w:r>
          </w:p>
        </w:tc>
        <w:tc>
          <w:tcPr>
            <w:tcW w:w="750" w:type="pct"/>
          </w:tcPr>
          <w:p w14:paraId="7F39EBC3" w14:textId="77777777" w:rsidR="00542E80" w:rsidRPr="007036CE" w:rsidRDefault="00542E80" w:rsidP="00542E80">
            <w:pPr>
              <w:pStyle w:val="GOSTTablenorm"/>
              <w:rPr>
                <w:szCs w:val="22"/>
              </w:rPr>
            </w:pPr>
            <w:r w:rsidRPr="007036CE">
              <w:rPr>
                <w:szCs w:val="22"/>
              </w:rPr>
              <w:t>StmInfrmtn_ValidityPOFR</w:t>
            </w:r>
          </w:p>
        </w:tc>
        <w:tc>
          <w:tcPr>
            <w:tcW w:w="500" w:type="pct"/>
          </w:tcPr>
          <w:p w14:paraId="6C16A407" w14:textId="77777777" w:rsidR="00542E80" w:rsidRPr="007036CE" w:rsidRDefault="00542E80" w:rsidP="00542E80">
            <w:pPr>
              <w:pStyle w:val="GOSTTablenorm"/>
            </w:pPr>
            <w:r w:rsidRPr="007036CE">
              <w:t>Строка</w:t>
            </w:r>
          </w:p>
        </w:tc>
        <w:tc>
          <w:tcPr>
            <w:tcW w:w="289" w:type="pct"/>
          </w:tcPr>
          <w:p w14:paraId="3B9F9B0D" w14:textId="77777777" w:rsidR="00542E80" w:rsidRPr="007036CE" w:rsidRDefault="00542E80" w:rsidP="00542E80">
            <w:pPr>
              <w:pStyle w:val="GOSTTablenorm"/>
            </w:pPr>
            <w:r w:rsidRPr="007036CE">
              <w:t>Нет</w:t>
            </w:r>
          </w:p>
        </w:tc>
        <w:tc>
          <w:tcPr>
            <w:tcW w:w="319" w:type="pct"/>
          </w:tcPr>
          <w:p w14:paraId="750C1AF6" w14:textId="77777777" w:rsidR="00542E80" w:rsidRPr="007036CE" w:rsidRDefault="00542E80" w:rsidP="00542E80">
            <w:pPr>
              <w:pStyle w:val="GOSTTablenorm"/>
            </w:pPr>
            <w:r w:rsidRPr="007036CE">
              <w:t>&lt;=3</w:t>
            </w:r>
          </w:p>
        </w:tc>
        <w:tc>
          <w:tcPr>
            <w:tcW w:w="2085" w:type="pct"/>
          </w:tcPr>
          <w:p w14:paraId="6C733604" w14:textId="77777777" w:rsidR="00542E80" w:rsidRPr="007036CE" w:rsidRDefault="00542E80" w:rsidP="00542E80">
            <w:pPr>
              <w:pStyle w:val="GOSTTablenorm"/>
            </w:pPr>
            <w:r w:rsidRPr="007036CE">
              <w:t>Указывается период действия ПОФР.</w:t>
            </w:r>
          </w:p>
          <w:p w14:paraId="1AEC31F7" w14:textId="77777777" w:rsidR="00542E80" w:rsidRPr="007036CE" w:rsidRDefault="00542E80" w:rsidP="00542E80">
            <w:pPr>
              <w:pStyle w:val="GOSTTablenorm"/>
            </w:pPr>
            <w:r w:rsidRPr="007036CE">
              <w:t>Обязателен для заполнения, если в параметре «Признак учета ПОФР на ЛС плательщика» (</w:t>
            </w:r>
            <w:r w:rsidRPr="007036CE">
              <w:rPr>
                <w:szCs w:val="22"/>
              </w:rPr>
              <w:t>StmInfrmtn_SIGN_POFR_Snd</w:t>
            </w:r>
            <w:r w:rsidRPr="007036CE">
              <w:t>) указано значение</w:t>
            </w:r>
            <w:r w:rsidR="00265926" w:rsidRPr="007036CE">
              <w:t>:</w:t>
            </w:r>
            <w:r w:rsidRPr="007036CE">
              <w:t xml:space="preserve"> </w:t>
            </w:r>
            <w:r w:rsidR="006E6B6B" w:rsidRPr="007036CE">
              <w:t>«</w:t>
            </w:r>
            <w:r w:rsidR="009C7DBE" w:rsidRPr="007036CE">
              <w:rPr>
                <w:lang w:val="en-US"/>
              </w:rPr>
              <w:t>true</w:t>
            </w:r>
            <w:r w:rsidR="006E6B6B" w:rsidRPr="007036CE">
              <w:t>» (Да)</w:t>
            </w:r>
          </w:p>
        </w:tc>
      </w:tr>
      <w:tr w:rsidR="008A50AF" w:rsidRPr="007036CE" w14:paraId="506536AA" w14:textId="77777777" w:rsidTr="005E4D91">
        <w:tc>
          <w:tcPr>
            <w:tcW w:w="1100" w:type="pct"/>
          </w:tcPr>
          <w:p w14:paraId="6FD6B7F5" w14:textId="77777777" w:rsidR="00D34E79" w:rsidRPr="007036CE" w:rsidRDefault="00D34E79" w:rsidP="00D34E79">
            <w:pPr>
              <w:pStyle w:val="GOSTTablenorm"/>
            </w:pPr>
            <w:r w:rsidRPr="007036CE">
              <w:t>КБК для контроля остатка ПОФР плательщика</w:t>
            </w:r>
          </w:p>
        </w:tc>
        <w:tc>
          <w:tcPr>
            <w:tcW w:w="750" w:type="pct"/>
          </w:tcPr>
          <w:p w14:paraId="1B5C2C84" w14:textId="77777777" w:rsidR="00D34E79" w:rsidRPr="007036CE" w:rsidRDefault="0008002D" w:rsidP="00D34E79">
            <w:pPr>
              <w:pStyle w:val="GOSTTablenorm"/>
              <w:rPr>
                <w:szCs w:val="22"/>
              </w:rPr>
            </w:pPr>
            <w:r w:rsidRPr="007036CE">
              <w:rPr>
                <w:szCs w:val="22"/>
              </w:rPr>
              <w:t>StmInfrmtn_KBKCtrlBalancePOFRPay</w:t>
            </w:r>
          </w:p>
        </w:tc>
        <w:tc>
          <w:tcPr>
            <w:tcW w:w="500" w:type="pct"/>
          </w:tcPr>
          <w:p w14:paraId="3A2476D5" w14:textId="77777777" w:rsidR="00D34E79" w:rsidRPr="007036CE" w:rsidRDefault="00D34E79" w:rsidP="00D34E79">
            <w:pPr>
              <w:pStyle w:val="GOSTTablenorm"/>
            </w:pPr>
            <w:r w:rsidRPr="007036CE">
              <w:t>Строка</w:t>
            </w:r>
          </w:p>
        </w:tc>
        <w:tc>
          <w:tcPr>
            <w:tcW w:w="289" w:type="pct"/>
          </w:tcPr>
          <w:p w14:paraId="23EF89AB" w14:textId="77777777" w:rsidR="00D34E79" w:rsidRPr="007036CE" w:rsidRDefault="00D34E79" w:rsidP="00D34E79">
            <w:pPr>
              <w:pStyle w:val="GOSTTablenorm"/>
            </w:pPr>
            <w:r w:rsidRPr="007036CE">
              <w:t>Нет</w:t>
            </w:r>
          </w:p>
        </w:tc>
        <w:tc>
          <w:tcPr>
            <w:tcW w:w="319" w:type="pct"/>
          </w:tcPr>
          <w:p w14:paraId="3781391E" w14:textId="77777777" w:rsidR="00D34E79" w:rsidRPr="007036CE" w:rsidRDefault="00D34E79" w:rsidP="00D34E79">
            <w:pPr>
              <w:pStyle w:val="GOSTTablenorm"/>
            </w:pPr>
            <w:r w:rsidRPr="007036CE">
              <w:t>=20</w:t>
            </w:r>
          </w:p>
        </w:tc>
        <w:tc>
          <w:tcPr>
            <w:tcW w:w="2085" w:type="pct"/>
          </w:tcPr>
          <w:p w14:paraId="7378FF20" w14:textId="77777777" w:rsidR="00D34E79" w:rsidRPr="007036CE" w:rsidRDefault="00D34E79" w:rsidP="00D34E79">
            <w:pPr>
              <w:pStyle w:val="GOSTTablenorm"/>
            </w:pPr>
            <w:r w:rsidRPr="007036CE">
              <w:t xml:space="preserve">Указывается КБК для контроля остатка ПОФР </w:t>
            </w:r>
            <w:r w:rsidR="00033AE1" w:rsidRPr="007036CE">
              <w:t xml:space="preserve">по ЛС </w:t>
            </w:r>
            <w:r w:rsidRPr="007036CE">
              <w:t>плательщика.</w:t>
            </w:r>
          </w:p>
          <w:p w14:paraId="03E0568E" w14:textId="77777777" w:rsidR="00383D41" w:rsidRPr="007036CE" w:rsidRDefault="00542E80" w:rsidP="00D34E79">
            <w:pPr>
              <w:pStyle w:val="GOSTTablenorm"/>
            </w:pPr>
            <w:r w:rsidRPr="007036CE">
              <w:t>Обязателен для заполнения, если в параметре «Признак учета ПОФР на ЛС плательщика» (</w:t>
            </w:r>
            <w:r w:rsidRPr="007036CE">
              <w:rPr>
                <w:szCs w:val="22"/>
              </w:rPr>
              <w:t>StmInfrmtn_SIGN_POFR_Snd</w:t>
            </w:r>
            <w:r w:rsidRPr="007036CE">
              <w:t>) указано значение</w:t>
            </w:r>
            <w:r w:rsidR="00265926" w:rsidRPr="007036CE">
              <w:t>:</w:t>
            </w:r>
            <w:r w:rsidRPr="007036CE">
              <w:t xml:space="preserve"> </w:t>
            </w:r>
            <w:r w:rsidR="006E6B6B" w:rsidRPr="007036CE">
              <w:t>«</w:t>
            </w:r>
            <w:r w:rsidR="009C7DBE" w:rsidRPr="007036CE">
              <w:rPr>
                <w:lang w:val="en-US"/>
              </w:rPr>
              <w:t>true</w:t>
            </w:r>
            <w:r w:rsidR="006E6B6B" w:rsidRPr="007036CE">
              <w:t>»</w:t>
            </w:r>
            <w:r w:rsidRPr="007036CE">
              <w:t xml:space="preserve"> (Да)</w:t>
            </w:r>
          </w:p>
        </w:tc>
      </w:tr>
      <w:tr w:rsidR="008A50AF" w:rsidRPr="007036CE" w14:paraId="64E42E41" w14:textId="77777777" w:rsidTr="005E4D91">
        <w:tc>
          <w:tcPr>
            <w:tcW w:w="1100" w:type="pct"/>
          </w:tcPr>
          <w:p w14:paraId="55EEF09F" w14:textId="77777777" w:rsidR="00FE42A0" w:rsidRPr="007036CE" w:rsidRDefault="00FE42A0" w:rsidP="00FE42A0">
            <w:pPr>
              <w:pStyle w:val="GOSTTablenorm"/>
              <w:rPr>
                <w:b/>
                <w:szCs w:val="22"/>
              </w:rPr>
            </w:pPr>
            <w:r w:rsidRPr="007036CE">
              <w:rPr>
                <w:b/>
                <w:szCs w:val="22"/>
              </w:rPr>
              <w:t>Расшифровка заявки на получение денежных средств, пере</w:t>
            </w:r>
            <w:r w:rsidRPr="007036CE">
              <w:rPr>
                <w:b/>
                <w:szCs w:val="22"/>
              </w:rPr>
              <w:lastRenderedPageBreak/>
              <w:t>числяемых на карту</w:t>
            </w:r>
          </w:p>
        </w:tc>
        <w:tc>
          <w:tcPr>
            <w:tcW w:w="750" w:type="pct"/>
          </w:tcPr>
          <w:p w14:paraId="4A91EDEF" w14:textId="77777777" w:rsidR="00FE42A0" w:rsidRPr="007036CE" w:rsidRDefault="00FE42A0" w:rsidP="00FE42A0">
            <w:pPr>
              <w:pStyle w:val="GOSTTablenorm"/>
              <w:rPr>
                <w:b/>
                <w:szCs w:val="22"/>
              </w:rPr>
            </w:pPr>
            <w:r w:rsidRPr="007036CE">
              <w:rPr>
                <w:b/>
                <w:szCs w:val="22"/>
              </w:rPr>
              <w:lastRenderedPageBreak/>
              <w:t>ZNKBK</w:t>
            </w:r>
          </w:p>
        </w:tc>
        <w:tc>
          <w:tcPr>
            <w:tcW w:w="500" w:type="pct"/>
          </w:tcPr>
          <w:p w14:paraId="5B61D26C" w14:textId="77777777" w:rsidR="00FE42A0" w:rsidRPr="007036CE" w:rsidRDefault="00FE42A0" w:rsidP="00FE42A0">
            <w:pPr>
              <w:pStyle w:val="GOSTTablenorm"/>
              <w:rPr>
                <w:szCs w:val="22"/>
              </w:rPr>
            </w:pPr>
            <w:r w:rsidRPr="007036CE">
              <w:rPr>
                <w:szCs w:val="22"/>
              </w:rPr>
              <w:t>Массив</w:t>
            </w:r>
          </w:p>
        </w:tc>
        <w:tc>
          <w:tcPr>
            <w:tcW w:w="289" w:type="pct"/>
          </w:tcPr>
          <w:p w14:paraId="52D268F4" w14:textId="77777777" w:rsidR="00FE42A0" w:rsidRPr="007036CE" w:rsidRDefault="00FE42A0" w:rsidP="00FE42A0">
            <w:pPr>
              <w:pStyle w:val="GOSTTablenorm"/>
              <w:rPr>
                <w:szCs w:val="22"/>
              </w:rPr>
            </w:pPr>
            <w:r w:rsidRPr="007036CE">
              <w:rPr>
                <w:szCs w:val="22"/>
              </w:rPr>
              <w:t>Да</w:t>
            </w:r>
          </w:p>
        </w:tc>
        <w:tc>
          <w:tcPr>
            <w:tcW w:w="319" w:type="pct"/>
          </w:tcPr>
          <w:p w14:paraId="6D112BCF" w14:textId="77777777" w:rsidR="00FE42A0" w:rsidRPr="007036CE" w:rsidRDefault="00A96A1C" w:rsidP="00FE42A0">
            <w:pPr>
              <w:pStyle w:val="GOSTTablenorm"/>
              <w:rPr>
                <w:szCs w:val="22"/>
              </w:rPr>
            </w:pPr>
            <w:r w:rsidRPr="007036CE">
              <w:rPr>
                <w:szCs w:val="22"/>
              </w:rPr>
              <w:t>-</w:t>
            </w:r>
          </w:p>
        </w:tc>
        <w:tc>
          <w:tcPr>
            <w:tcW w:w="2085" w:type="pct"/>
          </w:tcPr>
          <w:p w14:paraId="46CA95DE" w14:textId="77777777" w:rsidR="00FE42A0" w:rsidRPr="007036CE" w:rsidRDefault="007F225C" w:rsidP="00FE42A0">
            <w:pPr>
              <w:pStyle w:val="GOSTTablenorm"/>
              <w:rPr>
                <w:szCs w:val="22"/>
              </w:rPr>
            </w:pPr>
            <w:r w:rsidRPr="007036CE">
              <w:rPr>
                <w:szCs w:val="22"/>
              </w:rPr>
              <w:t>-</w:t>
            </w:r>
          </w:p>
        </w:tc>
      </w:tr>
      <w:tr w:rsidR="008A50AF" w:rsidRPr="007036CE" w14:paraId="63AB9958" w14:textId="77777777" w:rsidTr="005E4D91">
        <w:tc>
          <w:tcPr>
            <w:tcW w:w="1100" w:type="pct"/>
          </w:tcPr>
          <w:p w14:paraId="20CF4DD4" w14:textId="77777777" w:rsidR="00FE42A0" w:rsidRPr="007036CE" w:rsidRDefault="00FE42A0" w:rsidP="00FE42A0">
            <w:pPr>
              <w:pStyle w:val="GOSTTablenorm"/>
              <w:rPr>
                <w:szCs w:val="22"/>
              </w:rPr>
            </w:pPr>
            <w:r w:rsidRPr="007036CE">
              <w:t>Идентификатор строки</w:t>
            </w:r>
          </w:p>
        </w:tc>
        <w:tc>
          <w:tcPr>
            <w:tcW w:w="750" w:type="pct"/>
          </w:tcPr>
          <w:p w14:paraId="4BE98C2A" w14:textId="77777777" w:rsidR="00FE42A0" w:rsidRPr="007036CE" w:rsidRDefault="00FE42A0" w:rsidP="00FE42A0">
            <w:pPr>
              <w:pStyle w:val="GOSTTablenorm"/>
              <w:rPr>
                <w:szCs w:val="22"/>
              </w:rPr>
            </w:pPr>
            <w:r w:rsidRPr="007036CE">
              <w:rPr>
                <w:b/>
              </w:rPr>
              <w:t>ZNKBK:</w:t>
            </w:r>
            <w:r w:rsidRPr="007036CE">
              <w:rPr>
                <w:lang w:val="en-US"/>
              </w:rPr>
              <w:t>id</w:t>
            </w:r>
          </w:p>
        </w:tc>
        <w:tc>
          <w:tcPr>
            <w:tcW w:w="500" w:type="pct"/>
          </w:tcPr>
          <w:p w14:paraId="59B31267" w14:textId="77777777" w:rsidR="00FE42A0" w:rsidRPr="007036CE" w:rsidRDefault="00FE42A0" w:rsidP="00FE42A0">
            <w:pPr>
              <w:pStyle w:val="GOSTTablenorm"/>
              <w:rPr>
                <w:szCs w:val="22"/>
              </w:rPr>
            </w:pPr>
            <w:r w:rsidRPr="007036CE">
              <w:rPr>
                <w:szCs w:val="22"/>
              </w:rPr>
              <w:t>Число</w:t>
            </w:r>
          </w:p>
        </w:tc>
        <w:tc>
          <w:tcPr>
            <w:tcW w:w="289" w:type="pct"/>
          </w:tcPr>
          <w:p w14:paraId="45D5EFE1" w14:textId="77777777" w:rsidR="00FE42A0" w:rsidRPr="007036CE" w:rsidRDefault="00FE42A0" w:rsidP="00FE42A0">
            <w:pPr>
              <w:pStyle w:val="GOSTTablenorm"/>
              <w:rPr>
                <w:szCs w:val="22"/>
              </w:rPr>
            </w:pPr>
            <w:r w:rsidRPr="007036CE">
              <w:rPr>
                <w:szCs w:val="22"/>
              </w:rPr>
              <w:t>Да</w:t>
            </w:r>
          </w:p>
        </w:tc>
        <w:tc>
          <w:tcPr>
            <w:tcW w:w="319" w:type="pct"/>
          </w:tcPr>
          <w:p w14:paraId="3B606B3F" w14:textId="77777777" w:rsidR="00FE42A0" w:rsidRPr="007036CE" w:rsidRDefault="00FE42A0" w:rsidP="00FE42A0">
            <w:pPr>
              <w:pStyle w:val="GOSTTablenorm"/>
              <w:rPr>
                <w:szCs w:val="22"/>
              </w:rPr>
            </w:pPr>
            <w:r w:rsidRPr="007036CE">
              <w:rPr>
                <w:szCs w:val="22"/>
              </w:rPr>
              <w:t>&lt;=20</w:t>
            </w:r>
          </w:p>
        </w:tc>
        <w:tc>
          <w:tcPr>
            <w:tcW w:w="2085" w:type="pct"/>
          </w:tcPr>
          <w:p w14:paraId="7CFF27ED" w14:textId="77777777" w:rsidR="00FE42A0" w:rsidRPr="007036CE" w:rsidRDefault="00FE42A0" w:rsidP="00FE42A0">
            <w:pPr>
              <w:pStyle w:val="GOSTTablenorm"/>
              <w:rPr>
                <w:szCs w:val="22"/>
              </w:rPr>
            </w:pPr>
            <w:r w:rsidRPr="007036CE">
              <w:rPr>
                <w:szCs w:val="22"/>
              </w:rPr>
              <w:t>Указывается технический идентификатор строки</w:t>
            </w:r>
          </w:p>
        </w:tc>
      </w:tr>
      <w:tr w:rsidR="008A50AF" w:rsidRPr="007036CE" w14:paraId="0E2337C5" w14:textId="77777777" w:rsidTr="005E4D91">
        <w:tc>
          <w:tcPr>
            <w:tcW w:w="1100" w:type="pct"/>
          </w:tcPr>
          <w:p w14:paraId="4926B4B0" w14:textId="77777777" w:rsidR="00FE42A0" w:rsidRPr="007036CE" w:rsidRDefault="00FE42A0" w:rsidP="00FE42A0">
            <w:pPr>
              <w:pStyle w:val="GOSTTablenorm"/>
              <w:rPr>
                <w:szCs w:val="22"/>
              </w:rPr>
            </w:pPr>
            <w:r w:rsidRPr="007036CE">
              <w:t>Номер строки</w:t>
            </w:r>
          </w:p>
        </w:tc>
        <w:tc>
          <w:tcPr>
            <w:tcW w:w="750" w:type="pct"/>
          </w:tcPr>
          <w:p w14:paraId="6CEE971B" w14:textId="77777777" w:rsidR="00FE42A0" w:rsidRPr="007036CE" w:rsidRDefault="00FE42A0" w:rsidP="00FE42A0">
            <w:pPr>
              <w:pStyle w:val="GOSTTablenorm"/>
              <w:rPr>
                <w:szCs w:val="22"/>
              </w:rPr>
            </w:pPr>
            <w:r w:rsidRPr="007036CE">
              <w:rPr>
                <w:b/>
              </w:rPr>
              <w:t>ZNKBK:</w:t>
            </w:r>
            <w:r w:rsidRPr="007036CE">
              <w:t>RcrdNm</w:t>
            </w:r>
          </w:p>
        </w:tc>
        <w:tc>
          <w:tcPr>
            <w:tcW w:w="500" w:type="pct"/>
          </w:tcPr>
          <w:p w14:paraId="1827D87A" w14:textId="77777777" w:rsidR="00FE42A0" w:rsidRPr="007036CE" w:rsidRDefault="00FE42A0" w:rsidP="00FE42A0">
            <w:pPr>
              <w:pStyle w:val="GOSTTablenorm"/>
              <w:rPr>
                <w:szCs w:val="22"/>
              </w:rPr>
            </w:pPr>
            <w:r w:rsidRPr="007036CE">
              <w:t>Число</w:t>
            </w:r>
          </w:p>
        </w:tc>
        <w:tc>
          <w:tcPr>
            <w:tcW w:w="289" w:type="pct"/>
          </w:tcPr>
          <w:p w14:paraId="4BA888ED" w14:textId="77777777" w:rsidR="00FE42A0" w:rsidRPr="007036CE" w:rsidRDefault="00FE42A0" w:rsidP="00FE42A0">
            <w:pPr>
              <w:pStyle w:val="GOSTTablenorm"/>
              <w:rPr>
                <w:szCs w:val="22"/>
              </w:rPr>
            </w:pPr>
            <w:r w:rsidRPr="007036CE">
              <w:t>Да</w:t>
            </w:r>
          </w:p>
        </w:tc>
        <w:tc>
          <w:tcPr>
            <w:tcW w:w="319" w:type="pct"/>
          </w:tcPr>
          <w:p w14:paraId="1B99C650" w14:textId="77777777" w:rsidR="00FE42A0" w:rsidRPr="007036CE" w:rsidRDefault="00FE42A0" w:rsidP="00FE42A0">
            <w:pPr>
              <w:pStyle w:val="GOSTTablenorm"/>
              <w:rPr>
                <w:szCs w:val="22"/>
              </w:rPr>
            </w:pPr>
            <w:r w:rsidRPr="007036CE">
              <w:t>&lt;=</w:t>
            </w:r>
            <w:r w:rsidR="00F43239" w:rsidRPr="007036CE">
              <w:t>20</w:t>
            </w:r>
          </w:p>
        </w:tc>
        <w:tc>
          <w:tcPr>
            <w:tcW w:w="2085" w:type="pct"/>
          </w:tcPr>
          <w:p w14:paraId="7559B936" w14:textId="77777777" w:rsidR="00FE42A0" w:rsidRPr="007036CE" w:rsidRDefault="00FE42A0" w:rsidP="00FE42A0">
            <w:pPr>
              <w:pStyle w:val="GOSTTablenorm"/>
              <w:rPr>
                <w:szCs w:val="22"/>
              </w:rPr>
            </w:pPr>
            <w:r w:rsidRPr="007036CE">
              <w:t>Указывается порядковый номер строки расшифровки заявки</w:t>
            </w:r>
          </w:p>
        </w:tc>
      </w:tr>
      <w:tr w:rsidR="008A50AF" w:rsidRPr="007036CE" w14:paraId="11C0A84A" w14:textId="77777777" w:rsidTr="005E4D91">
        <w:tc>
          <w:tcPr>
            <w:tcW w:w="1100" w:type="pct"/>
          </w:tcPr>
          <w:p w14:paraId="781F2A73" w14:textId="77777777" w:rsidR="00FE42A0" w:rsidRPr="007036CE" w:rsidRDefault="00FE42A0" w:rsidP="00FE42A0">
            <w:pPr>
              <w:pStyle w:val="GOSTTablenorm"/>
              <w:rPr>
                <w:szCs w:val="22"/>
              </w:rPr>
            </w:pPr>
            <w:r w:rsidRPr="007036CE">
              <w:rPr>
                <w:szCs w:val="22"/>
              </w:rPr>
              <w:t>КБК плательщика</w:t>
            </w:r>
          </w:p>
        </w:tc>
        <w:tc>
          <w:tcPr>
            <w:tcW w:w="750" w:type="pct"/>
          </w:tcPr>
          <w:p w14:paraId="5EAC6C38" w14:textId="77777777" w:rsidR="00FE42A0" w:rsidRPr="007036CE" w:rsidRDefault="00FE42A0" w:rsidP="00FE42A0">
            <w:pPr>
              <w:pStyle w:val="GOSTTablenorm"/>
              <w:rPr>
                <w:szCs w:val="22"/>
              </w:rPr>
            </w:pPr>
            <w:r w:rsidRPr="007036CE">
              <w:rPr>
                <w:b/>
                <w:szCs w:val="22"/>
              </w:rPr>
              <w:t>ZNKBK:</w:t>
            </w:r>
            <w:r w:rsidRPr="007036CE">
              <w:rPr>
                <w:szCs w:val="22"/>
              </w:rPr>
              <w:t>MSC_KBK_KBK</w:t>
            </w:r>
          </w:p>
        </w:tc>
        <w:tc>
          <w:tcPr>
            <w:tcW w:w="500" w:type="pct"/>
          </w:tcPr>
          <w:p w14:paraId="17C096A9" w14:textId="77777777" w:rsidR="00FE42A0" w:rsidRPr="007036CE" w:rsidRDefault="00FE42A0" w:rsidP="00FE42A0">
            <w:pPr>
              <w:pStyle w:val="GOSTTablenorm"/>
              <w:rPr>
                <w:szCs w:val="22"/>
              </w:rPr>
            </w:pPr>
            <w:r w:rsidRPr="007036CE">
              <w:rPr>
                <w:szCs w:val="22"/>
              </w:rPr>
              <w:t>Строка</w:t>
            </w:r>
          </w:p>
        </w:tc>
        <w:tc>
          <w:tcPr>
            <w:tcW w:w="289" w:type="pct"/>
          </w:tcPr>
          <w:p w14:paraId="52607D9A" w14:textId="77777777" w:rsidR="00FE42A0" w:rsidRPr="007036CE" w:rsidRDefault="00542E80" w:rsidP="00FE42A0">
            <w:pPr>
              <w:pStyle w:val="GOSTTablenorm"/>
              <w:rPr>
                <w:szCs w:val="22"/>
              </w:rPr>
            </w:pPr>
            <w:r w:rsidRPr="007036CE">
              <w:rPr>
                <w:szCs w:val="22"/>
              </w:rPr>
              <w:t>Да</w:t>
            </w:r>
          </w:p>
        </w:tc>
        <w:tc>
          <w:tcPr>
            <w:tcW w:w="319" w:type="pct"/>
          </w:tcPr>
          <w:p w14:paraId="5ABF5D3A" w14:textId="77777777" w:rsidR="00FE42A0" w:rsidRPr="007036CE" w:rsidRDefault="00FE42A0" w:rsidP="00FE42A0">
            <w:pPr>
              <w:pStyle w:val="GOSTTablenorm"/>
              <w:rPr>
                <w:szCs w:val="22"/>
              </w:rPr>
            </w:pPr>
            <w:r w:rsidRPr="007036CE">
              <w:rPr>
                <w:szCs w:val="22"/>
                <w:lang w:val="en-US"/>
              </w:rPr>
              <w:t>=20</w:t>
            </w:r>
          </w:p>
        </w:tc>
        <w:tc>
          <w:tcPr>
            <w:tcW w:w="2085" w:type="pct"/>
          </w:tcPr>
          <w:p w14:paraId="7A686391" w14:textId="77777777" w:rsidR="00FE42A0" w:rsidRPr="007036CE" w:rsidRDefault="00FE42A0" w:rsidP="00383D41">
            <w:pPr>
              <w:pStyle w:val="GOSTTablenorm"/>
              <w:rPr>
                <w:szCs w:val="22"/>
              </w:rPr>
            </w:pPr>
            <w:r w:rsidRPr="007036CE">
              <w:rPr>
                <w:bCs/>
                <w:szCs w:val="22"/>
              </w:rPr>
              <w:t>Указывается код по бюджетной классификации для отражения оп</w:t>
            </w:r>
            <w:r w:rsidR="00D1356D" w:rsidRPr="007036CE">
              <w:rPr>
                <w:bCs/>
                <w:szCs w:val="22"/>
              </w:rPr>
              <w:t>ерации на ЛС плательщика</w:t>
            </w:r>
          </w:p>
        </w:tc>
      </w:tr>
      <w:tr w:rsidR="008A50AF" w:rsidRPr="007036CE" w14:paraId="676FB593" w14:textId="77777777" w:rsidTr="005E4D91">
        <w:tc>
          <w:tcPr>
            <w:tcW w:w="1100" w:type="pct"/>
          </w:tcPr>
          <w:p w14:paraId="2704E70A" w14:textId="77777777" w:rsidR="00D34E79" w:rsidRPr="007036CE" w:rsidRDefault="00BB490C" w:rsidP="00D34E79">
            <w:pPr>
              <w:pStyle w:val="GOSTTablenorm"/>
              <w:rPr>
                <w:szCs w:val="22"/>
              </w:rPr>
            </w:pPr>
            <w:r w:rsidRPr="007036CE">
              <w:t>Тип КБК плательщика</w:t>
            </w:r>
          </w:p>
        </w:tc>
        <w:tc>
          <w:tcPr>
            <w:tcW w:w="750" w:type="pct"/>
          </w:tcPr>
          <w:p w14:paraId="02204167" w14:textId="77777777" w:rsidR="00D34E79" w:rsidRPr="007036CE" w:rsidRDefault="00F43239" w:rsidP="00D1356D">
            <w:pPr>
              <w:pStyle w:val="GOSTTablenorm"/>
              <w:rPr>
                <w:szCs w:val="22"/>
              </w:rPr>
            </w:pPr>
            <w:r w:rsidRPr="007036CE">
              <w:rPr>
                <w:b/>
                <w:szCs w:val="22"/>
              </w:rPr>
              <w:t>ZNKBK:</w:t>
            </w:r>
            <w:r w:rsidRPr="007036CE">
              <w:rPr>
                <w:szCs w:val="22"/>
              </w:rPr>
              <w:t>MSC_KBK_BKTp</w:t>
            </w:r>
          </w:p>
        </w:tc>
        <w:tc>
          <w:tcPr>
            <w:tcW w:w="500" w:type="pct"/>
          </w:tcPr>
          <w:p w14:paraId="2A79CCEF" w14:textId="77777777" w:rsidR="00D34E79" w:rsidRPr="007036CE" w:rsidRDefault="00D34E79" w:rsidP="00D34E79">
            <w:pPr>
              <w:pStyle w:val="GOSTTablenorm"/>
              <w:rPr>
                <w:szCs w:val="22"/>
              </w:rPr>
            </w:pPr>
            <w:r w:rsidRPr="007036CE">
              <w:t>Строка</w:t>
            </w:r>
          </w:p>
        </w:tc>
        <w:tc>
          <w:tcPr>
            <w:tcW w:w="289" w:type="pct"/>
          </w:tcPr>
          <w:p w14:paraId="1DB7AF5E" w14:textId="77777777" w:rsidR="00D34E79" w:rsidRPr="007036CE" w:rsidRDefault="00D34E79" w:rsidP="00D34E79">
            <w:pPr>
              <w:pStyle w:val="GOSTTablenorm"/>
              <w:rPr>
                <w:szCs w:val="22"/>
              </w:rPr>
            </w:pPr>
            <w:r w:rsidRPr="007036CE">
              <w:t>Да</w:t>
            </w:r>
          </w:p>
        </w:tc>
        <w:tc>
          <w:tcPr>
            <w:tcW w:w="319" w:type="pct"/>
          </w:tcPr>
          <w:p w14:paraId="2ACF58A8" w14:textId="77777777" w:rsidR="00D34E79" w:rsidRPr="007036CE" w:rsidRDefault="003F0E09" w:rsidP="00D34E79">
            <w:pPr>
              <w:pStyle w:val="GOSTTablenorm"/>
              <w:rPr>
                <w:szCs w:val="22"/>
                <w:lang w:val="en-US"/>
              </w:rPr>
            </w:pPr>
            <w:r w:rsidRPr="007036CE">
              <w:t>&lt;=50</w:t>
            </w:r>
          </w:p>
        </w:tc>
        <w:tc>
          <w:tcPr>
            <w:tcW w:w="2085" w:type="pct"/>
          </w:tcPr>
          <w:p w14:paraId="6F88DEA6" w14:textId="77777777" w:rsidR="00D34E79" w:rsidRPr="007036CE" w:rsidRDefault="00D34E79" w:rsidP="00D34E79">
            <w:pPr>
              <w:pStyle w:val="GOSTTablenorm"/>
            </w:pPr>
            <w:r w:rsidRPr="007036CE">
              <w:t>Указывается тип кода по бюджетной классификации плательщика.</w:t>
            </w:r>
          </w:p>
          <w:p w14:paraId="70D27A4B" w14:textId="77777777" w:rsidR="00180E83" w:rsidRPr="007036CE" w:rsidRDefault="00180E83" w:rsidP="00180E83">
            <w:pPr>
              <w:pStyle w:val="GOSTTablenorm"/>
            </w:pPr>
            <w:r w:rsidRPr="007036CE">
              <w:t>Возможные значения:</w:t>
            </w:r>
          </w:p>
          <w:p w14:paraId="55AA6FFA" w14:textId="6D24EF75" w:rsidR="006B42B4" w:rsidRPr="007036CE" w:rsidRDefault="006B42B4" w:rsidP="006B42B4">
            <w:pPr>
              <w:pStyle w:val="GOSTTableListMark1"/>
            </w:pPr>
            <w:r w:rsidRPr="007036CE">
              <w:t xml:space="preserve">«Costs» </w:t>
            </w:r>
            <w:r w:rsidR="005B1C15" w:rsidRPr="007036CE">
              <w:t>–</w:t>
            </w:r>
            <w:r w:rsidRPr="007036CE">
              <w:t xml:space="preserve"> Расходы;</w:t>
            </w:r>
          </w:p>
          <w:p w14:paraId="0696B6D8" w14:textId="44358843" w:rsidR="006B42B4" w:rsidRPr="007036CE" w:rsidRDefault="006B42B4" w:rsidP="006B42B4">
            <w:pPr>
              <w:pStyle w:val="GOSTTableListMark1"/>
            </w:pPr>
            <w:r w:rsidRPr="007036CE">
              <w:t xml:space="preserve">«LimitedTypeCosts» </w:t>
            </w:r>
            <w:r w:rsidR="005B1C15" w:rsidRPr="007036CE">
              <w:t>–</w:t>
            </w:r>
            <w:r w:rsidRPr="007036CE">
              <w:t xml:space="preserve"> Лимитируемые расходы;</w:t>
            </w:r>
          </w:p>
          <w:p w14:paraId="5EF13AF5" w14:textId="61760BDC" w:rsidR="00180E83" w:rsidRPr="007036CE" w:rsidRDefault="006B42B4" w:rsidP="00EB23FE">
            <w:pPr>
              <w:pStyle w:val="GOSTTableListMark1"/>
            </w:pPr>
            <w:r w:rsidRPr="007036CE">
              <w:t>«UnLimitedTypeCosts</w:t>
            </w:r>
            <w:r w:rsidR="00EB23FE" w:rsidRPr="007036CE">
              <w:t xml:space="preserve">» </w:t>
            </w:r>
            <w:r w:rsidR="005B1C15" w:rsidRPr="007036CE">
              <w:t>–</w:t>
            </w:r>
            <w:r w:rsidR="00EB23FE" w:rsidRPr="007036CE">
              <w:t xml:space="preserve"> Нелимитруемые расходы</w:t>
            </w:r>
          </w:p>
        </w:tc>
      </w:tr>
      <w:tr w:rsidR="008A50AF" w:rsidRPr="007036CE" w14:paraId="1AA80FE7" w14:textId="77777777" w:rsidTr="005E4D91">
        <w:tc>
          <w:tcPr>
            <w:tcW w:w="1100" w:type="pct"/>
          </w:tcPr>
          <w:p w14:paraId="4395A9CF" w14:textId="77777777" w:rsidR="00FE42A0" w:rsidRPr="007036CE" w:rsidRDefault="00FE42A0" w:rsidP="00FE42A0">
            <w:pPr>
              <w:pStyle w:val="GOSTTablenorm"/>
              <w:rPr>
                <w:szCs w:val="22"/>
              </w:rPr>
            </w:pPr>
            <w:r w:rsidRPr="007036CE">
              <w:rPr>
                <w:szCs w:val="22"/>
              </w:rPr>
              <w:t>Код цели (аналитический код) плательщика</w:t>
            </w:r>
          </w:p>
        </w:tc>
        <w:tc>
          <w:tcPr>
            <w:tcW w:w="750" w:type="pct"/>
          </w:tcPr>
          <w:p w14:paraId="5FA04922" w14:textId="77777777" w:rsidR="00FE42A0" w:rsidRPr="007036CE" w:rsidRDefault="00FE42A0" w:rsidP="00FE42A0">
            <w:pPr>
              <w:pStyle w:val="GOSTTablenorm"/>
              <w:rPr>
                <w:szCs w:val="22"/>
              </w:rPr>
            </w:pPr>
            <w:r w:rsidRPr="007036CE">
              <w:rPr>
                <w:b/>
                <w:szCs w:val="22"/>
              </w:rPr>
              <w:t>ZNKBK:</w:t>
            </w:r>
            <w:r w:rsidRPr="007036CE">
              <w:rPr>
                <w:szCs w:val="22"/>
              </w:rPr>
              <w:t>MSC_KBK_TrgtCd</w:t>
            </w:r>
          </w:p>
        </w:tc>
        <w:tc>
          <w:tcPr>
            <w:tcW w:w="500" w:type="pct"/>
          </w:tcPr>
          <w:p w14:paraId="23227C83" w14:textId="77777777" w:rsidR="00FE42A0" w:rsidRPr="007036CE" w:rsidRDefault="00FE42A0" w:rsidP="00FE42A0">
            <w:pPr>
              <w:pStyle w:val="GOSTTablenorm"/>
              <w:rPr>
                <w:szCs w:val="22"/>
              </w:rPr>
            </w:pPr>
            <w:r w:rsidRPr="007036CE">
              <w:rPr>
                <w:szCs w:val="22"/>
              </w:rPr>
              <w:t>Строка</w:t>
            </w:r>
          </w:p>
        </w:tc>
        <w:tc>
          <w:tcPr>
            <w:tcW w:w="289" w:type="pct"/>
          </w:tcPr>
          <w:p w14:paraId="7D0F7B49" w14:textId="77777777" w:rsidR="00FE42A0" w:rsidRPr="007036CE" w:rsidRDefault="00FE42A0" w:rsidP="00FE42A0">
            <w:pPr>
              <w:pStyle w:val="GOSTTablenorm"/>
              <w:rPr>
                <w:szCs w:val="22"/>
              </w:rPr>
            </w:pPr>
            <w:r w:rsidRPr="007036CE">
              <w:rPr>
                <w:szCs w:val="22"/>
              </w:rPr>
              <w:t>Нет</w:t>
            </w:r>
          </w:p>
        </w:tc>
        <w:tc>
          <w:tcPr>
            <w:tcW w:w="319" w:type="pct"/>
          </w:tcPr>
          <w:p w14:paraId="55F9AD95" w14:textId="77777777" w:rsidR="00FE42A0" w:rsidRPr="007036CE" w:rsidRDefault="00FE42A0" w:rsidP="00FE42A0">
            <w:pPr>
              <w:pStyle w:val="GOSTTablenorm"/>
              <w:rPr>
                <w:szCs w:val="22"/>
              </w:rPr>
            </w:pPr>
            <w:r w:rsidRPr="007036CE">
              <w:rPr>
                <w:szCs w:val="22"/>
              </w:rPr>
              <w:t>&lt;=</w:t>
            </w:r>
            <w:r w:rsidRPr="007036CE">
              <w:rPr>
                <w:szCs w:val="22"/>
                <w:lang w:val="en-US"/>
              </w:rPr>
              <w:t>25</w:t>
            </w:r>
          </w:p>
        </w:tc>
        <w:tc>
          <w:tcPr>
            <w:tcW w:w="2085" w:type="pct"/>
          </w:tcPr>
          <w:p w14:paraId="668515F4" w14:textId="77777777" w:rsidR="00FE42A0" w:rsidRPr="007036CE" w:rsidRDefault="00FE42A0" w:rsidP="00D34E79">
            <w:pPr>
              <w:pStyle w:val="GOSTTablenorm"/>
              <w:rPr>
                <w:szCs w:val="22"/>
              </w:rPr>
            </w:pPr>
            <w:r w:rsidRPr="007036CE">
              <w:rPr>
                <w:bCs/>
                <w:szCs w:val="22"/>
              </w:rPr>
              <w:t>Указывается код цели (аналитический код) для отражения операции на ЛС плательщика</w:t>
            </w:r>
            <w:r w:rsidR="00383D41" w:rsidRPr="007036CE">
              <w:rPr>
                <w:bCs/>
                <w:szCs w:val="22"/>
              </w:rPr>
              <w:t xml:space="preserve"> (при наличии)</w:t>
            </w:r>
          </w:p>
        </w:tc>
      </w:tr>
      <w:tr w:rsidR="008A50AF" w:rsidRPr="007036CE" w14:paraId="2260EDF6" w14:textId="77777777" w:rsidTr="005E4D91">
        <w:tc>
          <w:tcPr>
            <w:tcW w:w="1100" w:type="pct"/>
          </w:tcPr>
          <w:p w14:paraId="3C76D7BA" w14:textId="77777777" w:rsidR="00FE42A0" w:rsidRPr="007036CE" w:rsidRDefault="00FE42A0" w:rsidP="00FE42A0">
            <w:pPr>
              <w:pStyle w:val="GOSTTablenorm"/>
              <w:rPr>
                <w:szCs w:val="22"/>
              </w:rPr>
            </w:pPr>
            <w:r w:rsidRPr="007036CE">
              <w:rPr>
                <w:szCs w:val="22"/>
              </w:rPr>
              <w:t>Сумма в валюте заявки</w:t>
            </w:r>
          </w:p>
        </w:tc>
        <w:tc>
          <w:tcPr>
            <w:tcW w:w="750" w:type="pct"/>
          </w:tcPr>
          <w:p w14:paraId="363EC700" w14:textId="77777777" w:rsidR="00FE42A0" w:rsidRPr="007036CE" w:rsidRDefault="00FE42A0" w:rsidP="00FE42A0">
            <w:pPr>
              <w:pStyle w:val="GOSTTablenorm"/>
              <w:rPr>
                <w:szCs w:val="22"/>
              </w:rPr>
            </w:pPr>
            <w:r w:rsidRPr="007036CE">
              <w:rPr>
                <w:b/>
                <w:szCs w:val="22"/>
              </w:rPr>
              <w:t>ZNKBK:</w:t>
            </w:r>
            <w:r w:rsidRPr="007036CE">
              <w:rPr>
                <w:szCs w:val="22"/>
              </w:rPr>
              <w:t>Amnt</w:t>
            </w:r>
          </w:p>
        </w:tc>
        <w:tc>
          <w:tcPr>
            <w:tcW w:w="500" w:type="pct"/>
          </w:tcPr>
          <w:p w14:paraId="216508F8" w14:textId="77777777" w:rsidR="00FE42A0" w:rsidRPr="007036CE" w:rsidRDefault="00FE42A0" w:rsidP="00FE42A0">
            <w:pPr>
              <w:pStyle w:val="GOSTTablenorm"/>
              <w:rPr>
                <w:szCs w:val="22"/>
              </w:rPr>
            </w:pPr>
            <w:r w:rsidRPr="007036CE">
              <w:rPr>
                <w:szCs w:val="22"/>
              </w:rPr>
              <w:t>Сумма</w:t>
            </w:r>
          </w:p>
        </w:tc>
        <w:tc>
          <w:tcPr>
            <w:tcW w:w="289" w:type="pct"/>
          </w:tcPr>
          <w:p w14:paraId="3C15CDE3" w14:textId="77777777" w:rsidR="00FE42A0" w:rsidRPr="007036CE" w:rsidRDefault="00FE42A0" w:rsidP="00FE42A0">
            <w:pPr>
              <w:pStyle w:val="GOSTTablenorm"/>
              <w:rPr>
                <w:szCs w:val="22"/>
              </w:rPr>
            </w:pPr>
            <w:r w:rsidRPr="007036CE">
              <w:rPr>
                <w:szCs w:val="22"/>
              </w:rPr>
              <w:t>Да</w:t>
            </w:r>
          </w:p>
        </w:tc>
        <w:tc>
          <w:tcPr>
            <w:tcW w:w="319" w:type="pct"/>
          </w:tcPr>
          <w:p w14:paraId="2B88555B" w14:textId="77777777" w:rsidR="00FE42A0" w:rsidRPr="007036CE" w:rsidRDefault="00EB23FE" w:rsidP="00FE42A0">
            <w:pPr>
              <w:pStyle w:val="GOSTTablenorm"/>
              <w:rPr>
                <w:szCs w:val="22"/>
              </w:rPr>
            </w:pPr>
            <w:r w:rsidRPr="007036CE">
              <w:rPr>
                <w:szCs w:val="22"/>
              </w:rPr>
              <w:t>-</w:t>
            </w:r>
          </w:p>
        </w:tc>
        <w:tc>
          <w:tcPr>
            <w:tcW w:w="2085" w:type="pct"/>
          </w:tcPr>
          <w:p w14:paraId="283F605F" w14:textId="77777777" w:rsidR="00FE42A0" w:rsidRPr="007036CE" w:rsidRDefault="00FE42A0" w:rsidP="00FE42A0">
            <w:pPr>
              <w:pStyle w:val="GOSTTablenorm"/>
              <w:rPr>
                <w:szCs w:val="22"/>
              </w:rPr>
            </w:pPr>
            <w:r w:rsidRPr="007036CE">
              <w:rPr>
                <w:szCs w:val="22"/>
              </w:rPr>
              <w:t xml:space="preserve">Сумма платежа в единицах валюты, указанной в реквизите </w:t>
            </w:r>
            <w:r w:rsidRPr="007036CE">
              <w:rPr>
                <w:bCs/>
                <w:szCs w:val="22"/>
              </w:rPr>
              <w:t>StmInfrmtn_OKVCd</w:t>
            </w:r>
            <w:r w:rsidRPr="007036CE">
              <w:rPr>
                <w:szCs w:val="22"/>
              </w:rPr>
              <w:t xml:space="preserve">, с </w:t>
            </w:r>
            <w:r w:rsidR="00D1356D" w:rsidRPr="007036CE">
              <w:rPr>
                <w:szCs w:val="22"/>
              </w:rPr>
              <w:t>точностью 2 знака после запятой</w:t>
            </w:r>
          </w:p>
        </w:tc>
      </w:tr>
    </w:tbl>
    <w:p w14:paraId="7B95BAD9" w14:textId="77777777" w:rsidR="00B828DD" w:rsidRPr="007036CE" w:rsidRDefault="00B828DD" w:rsidP="00DA1780">
      <w:pPr>
        <w:pStyle w:val="51"/>
      </w:pPr>
      <w:bookmarkStart w:id="438" w:name="_Toc222927692"/>
      <w:r w:rsidRPr="007036CE">
        <w:t xml:space="preserve">Пример запроса </w:t>
      </w:r>
      <w:r w:rsidR="00970437" w:rsidRPr="007036CE">
        <w:t>по документу</w:t>
      </w:r>
      <w:r w:rsidRPr="007036CE">
        <w:t xml:space="preserve"> «Заявка на получение денежных средств, перечисляемых на карту</w:t>
      </w:r>
      <w:r w:rsidR="009B3598" w:rsidRPr="007036CE">
        <w:t>»</w:t>
      </w:r>
      <w:r w:rsidRPr="007036CE">
        <w:t xml:space="preserve"> (ф. 0531243) MSC_ApplFundsCard_PBS</w:t>
      </w:r>
      <w:bookmarkEnd w:id="438"/>
    </w:p>
    <w:p w14:paraId="3A2E17C9" w14:textId="77777777" w:rsidR="00420F5A" w:rsidRPr="007036CE" w:rsidRDefault="00420F5A" w:rsidP="00802219">
      <w:pPr>
        <w:pStyle w:val="GOSTScript"/>
      </w:pPr>
      <w:r w:rsidRPr="007036CE">
        <w:t>{</w:t>
      </w:r>
    </w:p>
    <w:p w14:paraId="155344BA" w14:textId="77777777" w:rsidR="00420F5A" w:rsidRPr="007036CE" w:rsidRDefault="00420F5A" w:rsidP="00802219">
      <w:pPr>
        <w:pStyle w:val="GOSTScript"/>
      </w:pPr>
      <w:r w:rsidRPr="007036CE">
        <w:tab/>
        <w:t>"header": {</w:t>
      </w:r>
    </w:p>
    <w:p w14:paraId="36804AB8" w14:textId="77777777" w:rsidR="00420F5A" w:rsidRPr="007036CE" w:rsidRDefault="00420F5A" w:rsidP="00802219">
      <w:pPr>
        <w:pStyle w:val="GOSTScript"/>
      </w:pPr>
      <w:r w:rsidRPr="007036CE">
        <w:tab/>
      </w:r>
      <w:r w:rsidRPr="007036CE">
        <w:tab/>
        <w:t>"Source": "EXP03",</w:t>
      </w:r>
    </w:p>
    <w:p w14:paraId="72BF42B1" w14:textId="77777777" w:rsidR="00420F5A" w:rsidRPr="007036CE" w:rsidRDefault="00420F5A" w:rsidP="00802219">
      <w:pPr>
        <w:pStyle w:val="GOSTScript"/>
      </w:pPr>
      <w:r w:rsidRPr="007036CE">
        <w:tab/>
      </w:r>
      <w:r w:rsidRPr="007036CE">
        <w:tab/>
        <w:t>"ReqDateTime": "202</w:t>
      </w:r>
      <w:r w:rsidR="00346060" w:rsidRPr="007036CE">
        <w:t>4</w:t>
      </w:r>
      <w:r w:rsidRPr="007036CE">
        <w:t>-0</w:t>
      </w:r>
      <w:r w:rsidR="00346060" w:rsidRPr="007036CE">
        <w:t>1</w:t>
      </w:r>
      <w:r w:rsidRPr="007036CE">
        <w:t>-29 10:37:22",</w:t>
      </w:r>
    </w:p>
    <w:p w14:paraId="2E6E75F1" w14:textId="77777777" w:rsidR="00420F5A" w:rsidRPr="007036CE" w:rsidRDefault="00420F5A" w:rsidP="00802219">
      <w:pPr>
        <w:pStyle w:val="GOSTScript"/>
      </w:pPr>
      <w:r w:rsidRPr="007036CE">
        <w:tab/>
      </w:r>
      <w:r w:rsidRPr="007036CE">
        <w:tab/>
        <w:t>"Version": "1.0",</w:t>
      </w:r>
    </w:p>
    <w:p w14:paraId="5EAF58EB" w14:textId="77777777" w:rsidR="00420F5A" w:rsidRPr="007036CE" w:rsidRDefault="00420F5A" w:rsidP="00802219">
      <w:pPr>
        <w:pStyle w:val="GOSTScript"/>
      </w:pPr>
      <w:r w:rsidRPr="007036CE">
        <w:tab/>
      </w:r>
      <w:r w:rsidRPr="007036CE">
        <w:tab/>
        <w:t>"Params": [</w:t>
      </w:r>
    </w:p>
    <w:p w14:paraId="07F31C52" w14:textId="77777777" w:rsidR="00420F5A" w:rsidRPr="007036CE" w:rsidRDefault="00420F5A" w:rsidP="00802219">
      <w:pPr>
        <w:pStyle w:val="GOSTScript"/>
      </w:pPr>
      <w:r w:rsidRPr="007036CE">
        <w:tab/>
      </w:r>
      <w:r w:rsidRPr="007036CE">
        <w:tab/>
      </w:r>
      <w:r w:rsidRPr="007036CE">
        <w:tab/>
        <w:t>{</w:t>
      </w:r>
    </w:p>
    <w:p w14:paraId="14922D50" w14:textId="77777777" w:rsidR="00420F5A" w:rsidRPr="007036CE" w:rsidRDefault="00420F5A" w:rsidP="00802219">
      <w:pPr>
        <w:pStyle w:val="GOSTScript"/>
      </w:pPr>
      <w:r w:rsidRPr="007036CE">
        <w:lastRenderedPageBreak/>
        <w:tab/>
      </w:r>
      <w:r w:rsidRPr="007036CE">
        <w:tab/>
      </w:r>
      <w:r w:rsidRPr="007036CE">
        <w:tab/>
      </w:r>
      <w:r w:rsidRPr="007036CE">
        <w:tab/>
        <w:t>"param": "example",</w:t>
      </w:r>
    </w:p>
    <w:p w14:paraId="46E12064" w14:textId="77777777" w:rsidR="00420F5A" w:rsidRPr="007036CE" w:rsidRDefault="00420F5A" w:rsidP="00802219">
      <w:pPr>
        <w:pStyle w:val="GOSTScript"/>
      </w:pPr>
      <w:r w:rsidRPr="007036CE">
        <w:tab/>
      </w:r>
      <w:r w:rsidRPr="007036CE">
        <w:tab/>
      </w:r>
      <w:r w:rsidRPr="007036CE">
        <w:tab/>
      </w:r>
      <w:r w:rsidRPr="007036CE">
        <w:tab/>
        <w:t>"value": "01"</w:t>
      </w:r>
    </w:p>
    <w:p w14:paraId="45A47D5C" w14:textId="77777777" w:rsidR="00420F5A" w:rsidRPr="007036CE" w:rsidRDefault="00420F5A" w:rsidP="00802219">
      <w:pPr>
        <w:pStyle w:val="GOSTScript"/>
      </w:pPr>
      <w:r w:rsidRPr="007036CE">
        <w:tab/>
      </w:r>
      <w:r w:rsidRPr="007036CE">
        <w:tab/>
      </w:r>
      <w:r w:rsidRPr="007036CE">
        <w:tab/>
        <w:t>}</w:t>
      </w:r>
    </w:p>
    <w:p w14:paraId="526A14E0" w14:textId="77777777" w:rsidR="00420F5A" w:rsidRPr="007036CE" w:rsidRDefault="00420F5A" w:rsidP="00802219">
      <w:pPr>
        <w:pStyle w:val="GOSTScript"/>
      </w:pPr>
      <w:r w:rsidRPr="007036CE">
        <w:tab/>
      </w:r>
      <w:r w:rsidRPr="007036CE">
        <w:tab/>
        <w:t>],</w:t>
      </w:r>
    </w:p>
    <w:p w14:paraId="4AAFC924" w14:textId="77777777" w:rsidR="00420F5A" w:rsidRPr="007036CE" w:rsidRDefault="00420F5A" w:rsidP="00802219">
      <w:pPr>
        <w:pStyle w:val="GOSTScript"/>
      </w:pPr>
      <w:r w:rsidRPr="007036CE">
        <w:tab/>
      </w:r>
      <w:r w:rsidRPr="007036CE">
        <w:tab/>
        <w:t>"ReqGuid": "b0d4ce5d-2757-4699-948c-cfa72ba94f86",</w:t>
      </w:r>
    </w:p>
    <w:p w14:paraId="54C435E8" w14:textId="77777777" w:rsidR="00420F5A" w:rsidRPr="007036CE" w:rsidRDefault="00420F5A" w:rsidP="00802219">
      <w:pPr>
        <w:pStyle w:val="GOSTScript"/>
      </w:pPr>
      <w:r w:rsidRPr="007036CE">
        <w:tab/>
      </w:r>
      <w:r w:rsidRPr="007036CE">
        <w:tab/>
        <w:t>"DocGuid": "0bd90a7c-e339-46ff-ac39-71029ff81370",</w:t>
      </w:r>
    </w:p>
    <w:p w14:paraId="0654D83B" w14:textId="77777777" w:rsidR="00420F5A" w:rsidRPr="007036CE" w:rsidRDefault="00420F5A" w:rsidP="00802219">
      <w:pPr>
        <w:pStyle w:val="GOSTScript"/>
      </w:pPr>
      <w:r w:rsidRPr="007036CE">
        <w:tab/>
      </w:r>
      <w:r w:rsidRPr="007036CE">
        <w:tab/>
        <w:t>"RequestType": "ACCOUNTING",</w:t>
      </w:r>
    </w:p>
    <w:p w14:paraId="7FF805D4" w14:textId="77777777" w:rsidR="00420F5A" w:rsidRPr="007036CE" w:rsidRDefault="00420F5A" w:rsidP="00802219">
      <w:pPr>
        <w:pStyle w:val="GOSTScript"/>
      </w:pPr>
      <w:r w:rsidRPr="007036CE">
        <w:tab/>
      </w:r>
      <w:r w:rsidRPr="007036CE">
        <w:tab/>
        <w:t>"TypeDoc": "MSC_ApplFundsCard_PBS",</w:t>
      </w:r>
    </w:p>
    <w:p w14:paraId="69049145" w14:textId="77777777" w:rsidR="00420F5A" w:rsidRPr="007036CE" w:rsidRDefault="00420F5A" w:rsidP="00802219">
      <w:pPr>
        <w:pStyle w:val="GOSTScript"/>
      </w:pPr>
      <w:r w:rsidRPr="007036CE">
        <w:tab/>
      </w:r>
      <w:r w:rsidRPr="007036CE">
        <w:tab/>
        <w:t>"Stage": "auth",</w:t>
      </w:r>
    </w:p>
    <w:p w14:paraId="6F45FCA0" w14:textId="77777777" w:rsidR="00420F5A" w:rsidRPr="007036CE" w:rsidRDefault="00420F5A" w:rsidP="00802219">
      <w:pPr>
        <w:pStyle w:val="GOSTScript"/>
      </w:pPr>
      <w:r w:rsidRPr="007036CE">
        <w:tab/>
      </w:r>
      <w:r w:rsidRPr="007036CE">
        <w:tab/>
        <w:t>"BalLevContrl": 0,</w:t>
      </w:r>
    </w:p>
    <w:p w14:paraId="6AF969ED" w14:textId="77777777" w:rsidR="00420F5A" w:rsidRPr="007036CE" w:rsidRDefault="00420F5A" w:rsidP="00802219">
      <w:pPr>
        <w:pStyle w:val="GOSTScript"/>
      </w:pPr>
      <w:r w:rsidRPr="007036CE">
        <w:tab/>
      </w:r>
      <w:r w:rsidRPr="007036CE">
        <w:tab/>
        <w:t>"Subject": "6000",</w:t>
      </w:r>
    </w:p>
    <w:p w14:paraId="7D61A733" w14:textId="77777777" w:rsidR="00420F5A" w:rsidRPr="007036CE" w:rsidRDefault="00420F5A" w:rsidP="00802219">
      <w:pPr>
        <w:pStyle w:val="GOSTScript"/>
      </w:pPr>
      <w:r w:rsidRPr="007036CE">
        <w:tab/>
      </w:r>
      <w:r w:rsidRPr="007036CE">
        <w:tab/>
        <w:t>"SettlementDate": "202</w:t>
      </w:r>
      <w:r w:rsidR="00346060" w:rsidRPr="007036CE">
        <w:t>4</w:t>
      </w:r>
      <w:r w:rsidRPr="007036CE">
        <w:t>-0</w:t>
      </w:r>
      <w:r w:rsidR="00346060" w:rsidRPr="007036CE">
        <w:t>1</w:t>
      </w:r>
      <w:r w:rsidRPr="007036CE">
        <w:t>-29"</w:t>
      </w:r>
    </w:p>
    <w:p w14:paraId="26584458" w14:textId="77777777" w:rsidR="00420F5A" w:rsidRPr="007036CE" w:rsidRDefault="00420F5A" w:rsidP="00802219">
      <w:pPr>
        <w:pStyle w:val="GOSTScript"/>
      </w:pPr>
      <w:r w:rsidRPr="007036CE">
        <w:tab/>
        <w:t>},</w:t>
      </w:r>
    </w:p>
    <w:p w14:paraId="23429E57" w14:textId="77777777" w:rsidR="00420F5A" w:rsidRPr="007036CE" w:rsidRDefault="00420F5A" w:rsidP="00802219">
      <w:pPr>
        <w:pStyle w:val="GOSTScript"/>
      </w:pPr>
      <w:r w:rsidRPr="007036CE">
        <w:tab/>
        <w:t>"document": {</w:t>
      </w:r>
    </w:p>
    <w:p w14:paraId="4DC13630" w14:textId="77777777" w:rsidR="00420F5A" w:rsidRPr="007036CE" w:rsidRDefault="00420F5A" w:rsidP="00802219">
      <w:pPr>
        <w:pStyle w:val="GOSTScript"/>
      </w:pPr>
      <w:r w:rsidRPr="007036CE">
        <w:tab/>
      </w:r>
      <w:r w:rsidRPr="007036CE">
        <w:tab/>
        <w:t>"ZN_DcNmbr": "123098",</w:t>
      </w:r>
    </w:p>
    <w:p w14:paraId="0848AD54" w14:textId="77777777" w:rsidR="00420F5A" w:rsidRPr="007036CE" w:rsidRDefault="00420F5A" w:rsidP="00802219">
      <w:pPr>
        <w:pStyle w:val="GOSTScript"/>
      </w:pPr>
      <w:r w:rsidRPr="007036CE">
        <w:tab/>
      </w:r>
      <w:r w:rsidRPr="007036CE">
        <w:tab/>
        <w:t>"ZN_MSC_Infrmtn_CrtnDt": "202</w:t>
      </w:r>
      <w:r w:rsidR="00346060" w:rsidRPr="007036CE">
        <w:t>3</w:t>
      </w:r>
      <w:r w:rsidRPr="007036CE">
        <w:t>-10-14",</w:t>
      </w:r>
    </w:p>
    <w:p w14:paraId="672E137B" w14:textId="77777777" w:rsidR="00420F5A" w:rsidRPr="007036CE" w:rsidRDefault="00420F5A" w:rsidP="00802219">
      <w:pPr>
        <w:pStyle w:val="GOSTScript"/>
      </w:pPr>
      <w:r w:rsidRPr="007036CE">
        <w:tab/>
      </w:r>
      <w:r w:rsidRPr="007036CE">
        <w:tab/>
        <w:t>"ZN_TpDc": "</w:t>
      </w:r>
      <w:ins w:id="439" w:author="Сатлер Марина Викторовна" w:date="2024-06-25T12:34:00Z">
        <w:r w:rsidR="00D53434" w:rsidRPr="007036CE">
          <w:rPr>
            <w:szCs w:val="22"/>
          </w:rPr>
          <w:t>ZNB</w:t>
        </w:r>
      </w:ins>
      <w:del w:id="440" w:author="Сатлер Марина Викторовна" w:date="2024-06-25T12:34:00Z">
        <w:r w:rsidRPr="007036CE" w:rsidDel="00D53434">
          <w:delText>ЗНБ</w:delText>
        </w:r>
      </w:del>
      <w:r w:rsidRPr="007036CE">
        <w:t>",</w:t>
      </w:r>
    </w:p>
    <w:p w14:paraId="6DAE36B7" w14:textId="77777777" w:rsidR="00420F5A" w:rsidRPr="007036CE" w:rsidRDefault="00420F5A" w:rsidP="00802219">
      <w:pPr>
        <w:pStyle w:val="GOSTScript"/>
      </w:pPr>
      <w:r w:rsidRPr="007036CE">
        <w:tab/>
      </w:r>
      <w:r w:rsidRPr="007036CE">
        <w:tab/>
        <w:t>"StmInfrmtn_Cd": "643",</w:t>
      </w:r>
    </w:p>
    <w:p w14:paraId="4F75ECF0" w14:textId="77777777" w:rsidR="00420F5A" w:rsidRPr="007036CE" w:rsidRDefault="00420F5A" w:rsidP="00802219">
      <w:pPr>
        <w:pStyle w:val="GOSTScript"/>
      </w:pPr>
      <w:r w:rsidRPr="007036CE">
        <w:tab/>
      </w:r>
      <w:r w:rsidRPr="007036CE">
        <w:tab/>
        <w:t>"StmInfrmtn_Contour": "1",</w:t>
      </w:r>
    </w:p>
    <w:p w14:paraId="7A0F80BC" w14:textId="77777777" w:rsidR="00420F5A" w:rsidRPr="007036CE" w:rsidRDefault="00420F5A" w:rsidP="00802219">
      <w:pPr>
        <w:pStyle w:val="GOSTScript"/>
      </w:pPr>
      <w:r w:rsidRPr="007036CE">
        <w:tab/>
      </w:r>
      <w:r w:rsidRPr="007036CE">
        <w:tab/>
        <w:t>"StmInfrmtn_AccessLevelStereotype": 1,</w:t>
      </w:r>
    </w:p>
    <w:p w14:paraId="3FCAAC6D" w14:textId="77777777" w:rsidR="00420F5A" w:rsidRPr="007036CE" w:rsidRDefault="00420F5A" w:rsidP="00802219">
      <w:pPr>
        <w:pStyle w:val="GOSTScript"/>
      </w:pPr>
      <w:r w:rsidRPr="007036CE">
        <w:tab/>
      </w:r>
      <w:r w:rsidRPr="007036CE">
        <w:tab/>
        <w:t>"ZN_MSC_Bdgt_Cd": "99010001",</w:t>
      </w:r>
    </w:p>
    <w:p w14:paraId="5D459C73" w14:textId="77777777" w:rsidR="00420F5A" w:rsidRPr="007036CE" w:rsidRDefault="00420F5A" w:rsidP="00802219">
      <w:pPr>
        <w:pStyle w:val="GOSTScript"/>
      </w:pPr>
      <w:r w:rsidRPr="007036CE">
        <w:tab/>
      </w:r>
      <w:r w:rsidRPr="007036CE">
        <w:tab/>
        <w:t>"ZN_MSC_Cstmr_AcntNmbr": "</w:t>
      </w:r>
      <w:r w:rsidR="00A5331E" w:rsidRPr="007036CE">
        <w:t>03621А57300</w:t>
      </w:r>
      <w:r w:rsidRPr="007036CE">
        <w:t>",</w:t>
      </w:r>
    </w:p>
    <w:p w14:paraId="528FD339" w14:textId="77777777" w:rsidR="00420F5A" w:rsidRPr="007036CE" w:rsidRDefault="00526CCF" w:rsidP="00802219">
      <w:pPr>
        <w:pStyle w:val="GOSTScript"/>
      </w:pPr>
      <w:r w:rsidRPr="007036CE">
        <w:tab/>
      </w:r>
      <w:r w:rsidRPr="007036CE">
        <w:tab/>
        <w:t xml:space="preserve">"StmInfrmtn_SIGN_BaLbo_Snd": </w:t>
      </w:r>
      <w:ins w:id="441" w:author="Сатлер Марина Викторовна" w:date="2024-06-25T12:35:00Z">
        <w:r w:rsidR="00D53434" w:rsidRPr="007036CE">
          <w:t>false</w:t>
        </w:r>
      </w:ins>
      <w:del w:id="442" w:author="Сатлер Марина Викторовна" w:date="2024-06-25T12:35:00Z">
        <w:r w:rsidR="00420F5A" w:rsidRPr="007036CE" w:rsidDel="00D53434">
          <w:delText>0</w:delText>
        </w:r>
      </w:del>
      <w:r w:rsidR="00420F5A" w:rsidRPr="007036CE">
        <w:t>,</w:t>
      </w:r>
    </w:p>
    <w:p w14:paraId="72A71DAD" w14:textId="77777777" w:rsidR="00420F5A" w:rsidRPr="007036CE" w:rsidRDefault="00526CCF" w:rsidP="00802219">
      <w:pPr>
        <w:pStyle w:val="GOSTScript"/>
      </w:pPr>
      <w:r w:rsidRPr="007036CE">
        <w:tab/>
      </w:r>
      <w:r w:rsidRPr="007036CE">
        <w:tab/>
        <w:t xml:space="preserve">"StmInfrmtn_SIGN_POFR_Snd": </w:t>
      </w:r>
      <w:ins w:id="443" w:author="Сатлер Марина Викторовна" w:date="2024-06-25T12:35:00Z">
        <w:r w:rsidR="00D53434" w:rsidRPr="007036CE">
          <w:t>false</w:t>
        </w:r>
      </w:ins>
      <w:del w:id="444" w:author="Сатлер Марина Викторовна" w:date="2024-06-25T12:35:00Z">
        <w:r w:rsidR="00420F5A" w:rsidRPr="007036CE" w:rsidDel="00D53434">
          <w:delText>0</w:delText>
        </w:r>
      </w:del>
      <w:r w:rsidR="00420F5A" w:rsidRPr="007036CE">
        <w:t>,</w:t>
      </w:r>
    </w:p>
    <w:p w14:paraId="102A6C3D" w14:textId="77777777" w:rsidR="00420F5A" w:rsidRPr="007036CE" w:rsidRDefault="00420F5A" w:rsidP="00802219">
      <w:pPr>
        <w:pStyle w:val="GOSTScript"/>
      </w:pPr>
      <w:r w:rsidRPr="007036CE">
        <w:tab/>
      </w:r>
      <w:r w:rsidRPr="007036CE">
        <w:tab/>
        <w:t>"ZNKBK": [</w:t>
      </w:r>
    </w:p>
    <w:p w14:paraId="46871356" w14:textId="77777777" w:rsidR="00420F5A" w:rsidRPr="007036CE" w:rsidRDefault="00420F5A" w:rsidP="00802219">
      <w:pPr>
        <w:pStyle w:val="GOSTScript"/>
      </w:pPr>
      <w:r w:rsidRPr="007036CE">
        <w:tab/>
      </w:r>
      <w:r w:rsidRPr="007036CE">
        <w:tab/>
      </w:r>
      <w:r w:rsidRPr="007036CE">
        <w:tab/>
        <w:t>{</w:t>
      </w:r>
    </w:p>
    <w:p w14:paraId="46FDA667" w14:textId="77777777" w:rsidR="00420F5A" w:rsidRPr="007036CE" w:rsidRDefault="00420F5A" w:rsidP="00802219">
      <w:pPr>
        <w:pStyle w:val="GOSTScript"/>
      </w:pPr>
      <w:r w:rsidRPr="007036CE">
        <w:tab/>
      </w:r>
      <w:r w:rsidRPr="007036CE">
        <w:tab/>
      </w:r>
      <w:r w:rsidRPr="007036CE">
        <w:tab/>
      </w:r>
      <w:r w:rsidRPr="007036CE">
        <w:tab/>
        <w:t>"id": 112,</w:t>
      </w:r>
    </w:p>
    <w:p w14:paraId="0BE5A74C" w14:textId="77777777" w:rsidR="00420F5A" w:rsidRPr="007036CE" w:rsidRDefault="00420F5A" w:rsidP="00802219">
      <w:pPr>
        <w:pStyle w:val="GOSTScript"/>
      </w:pPr>
      <w:r w:rsidRPr="007036CE">
        <w:tab/>
      </w:r>
      <w:r w:rsidRPr="007036CE">
        <w:tab/>
      </w:r>
      <w:r w:rsidRPr="007036CE">
        <w:tab/>
      </w:r>
      <w:r w:rsidRPr="007036CE">
        <w:tab/>
        <w:t>"RcrdNm": 1,</w:t>
      </w:r>
    </w:p>
    <w:p w14:paraId="044FB4FA" w14:textId="77777777" w:rsidR="00420F5A" w:rsidRPr="007036CE" w:rsidRDefault="00420F5A" w:rsidP="00802219">
      <w:pPr>
        <w:pStyle w:val="GOSTScript"/>
      </w:pPr>
      <w:r w:rsidRPr="007036CE">
        <w:tab/>
      </w:r>
      <w:r w:rsidRPr="007036CE">
        <w:tab/>
      </w:r>
      <w:r w:rsidRPr="007036CE">
        <w:tab/>
      </w:r>
      <w:r w:rsidRPr="007036CE">
        <w:tab/>
        <w:t>"MSC_KBK_KBK": "1821060401</w:t>
      </w:r>
      <w:r w:rsidR="001F736C" w:rsidRPr="007036CE">
        <w:t>1</w:t>
      </w:r>
      <w:r w:rsidRPr="007036CE">
        <w:t>021000110",</w:t>
      </w:r>
    </w:p>
    <w:p w14:paraId="00DE8E4D" w14:textId="77777777" w:rsidR="00420F5A" w:rsidRPr="007036CE" w:rsidRDefault="00420F5A" w:rsidP="00802219">
      <w:pPr>
        <w:pStyle w:val="GOSTScript"/>
      </w:pPr>
      <w:r w:rsidRPr="007036CE">
        <w:tab/>
      </w:r>
      <w:r w:rsidRPr="007036CE">
        <w:tab/>
      </w:r>
      <w:r w:rsidRPr="007036CE">
        <w:tab/>
      </w:r>
      <w:r w:rsidRPr="007036CE">
        <w:tab/>
        <w:t>"MSC_KBK_BKTp": "</w:t>
      </w:r>
      <w:ins w:id="445" w:author="Сатлер Марина Викторовна" w:date="2024-06-25T12:35:00Z">
        <w:r w:rsidR="00D53434" w:rsidRPr="007036CE">
          <w:t>Costs</w:t>
        </w:r>
      </w:ins>
      <w:del w:id="446" w:author="Сатлер Марина Викторовна" w:date="2024-06-25T12:35:00Z">
        <w:r w:rsidRPr="007036CE" w:rsidDel="00D53434">
          <w:delText>10</w:delText>
        </w:r>
      </w:del>
      <w:r w:rsidRPr="007036CE">
        <w:t>",</w:t>
      </w:r>
    </w:p>
    <w:p w14:paraId="7505CB47" w14:textId="77777777" w:rsidR="00420F5A" w:rsidRPr="007036CE" w:rsidRDefault="00420F5A" w:rsidP="00802219">
      <w:pPr>
        <w:pStyle w:val="GOSTScript"/>
      </w:pPr>
      <w:r w:rsidRPr="007036CE">
        <w:tab/>
      </w:r>
      <w:r w:rsidRPr="007036CE">
        <w:tab/>
      </w:r>
      <w:r w:rsidRPr="007036CE">
        <w:tab/>
      </w:r>
      <w:r w:rsidRPr="007036CE">
        <w:tab/>
        <w:t>"MSC_KBK_TrgtCd": "000000000001</w:t>
      </w:r>
      <w:r w:rsidR="00C90FC0" w:rsidRPr="007036CE">
        <w:t>0</w:t>
      </w:r>
      <w:r w:rsidRPr="007036CE">
        <w:t>3</w:t>
      </w:r>
      <w:r w:rsidR="00C90FC0" w:rsidRPr="007036CE">
        <w:t>8</w:t>
      </w:r>
      <w:r w:rsidRPr="007036CE">
        <w:t>0000000167",</w:t>
      </w:r>
    </w:p>
    <w:p w14:paraId="7A54628B" w14:textId="77777777" w:rsidR="00420F5A" w:rsidRPr="007036CE" w:rsidRDefault="00420F5A" w:rsidP="00802219">
      <w:pPr>
        <w:pStyle w:val="GOSTScript"/>
      </w:pPr>
      <w:r w:rsidRPr="007036CE">
        <w:tab/>
      </w:r>
      <w:r w:rsidRPr="007036CE">
        <w:tab/>
      </w:r>
      <w:r w:rsidRPr="007036CE">
        <w:tab/>
      </w:r>
      <w:r w:rsidRPr="007036CE">
        <w:tab/>
        <w:t>"Amnt": 100</w:t>
      </w:r>
      <w:r w:rsidR="00977315" w:rsidRPr="007036CE">
        <w:t>.</w:t>
      </w:r>
      <w:r w:rsidR="000E644C" w:rsidRPr="007036CE">
        <w:t>00</w:t>
      </w:r>
      <w:r w:rsidRPr="007036CE">
        <w:t>,</w:t>
      </w:r>
    </w:p>
    <w:p w14:paraId="12556EB4" w14:textId="77777777" w:rsidR="00420F5A" w:rsidRPr="007036CE" w:rsidRDefault="00420F5A" w:rsidP="00802219">
      <w:pPr>
        <w:pStyle w:val="GOSTScript"/>
      </w:pPr>
      <w:r w:rsidRPr="007036CE">
        <w:tab/>
      </w:r>
      <w:r w:rsidRPr="007036CE">
        <w:tab/>
      </w:r>
      <w:r w:rsidRPr="007036CE">
        <w:tab/>
        <w:t>}</w:t>
      </w:r>
    </w:p>
    <w:p w14:paraId="72849AC5" w14:textId="77777777" w:rsidR="00420F5A" w:rsidRPr="007036CE" w:rsidRDefault="00420F5A" w:rsidP="00802219">
      <w:pPr>
        <w:pStyle w:val="GOSTScript"/>
      </w:pPr>
      <w:r w:rsidRPr="007036CE">
        <w:tab/>
      </w:r>
      <w:r w:rsidRPr="007036CE">
        <w:tab/>
        <w:t>]</w:t>
      </w:r>
    </w:p>
    <w:p w14:paraId="64327E49" w14:textId="77777777" w:rsidR="00420F5A" w:rsidRPr="007036CE" w:rsidRDefault="00420F5A" w:rsidP="00802219">
      <w:pPr>
        <w:pStyle w:val="GOSTScript"/>
      </w:pPr>
      <w:r w:rsidRPr="007036CE">
        <w:tab/>
        <w:t>}</w:t>
      </w:r>
    </w:p>
    <w:p w14:paraId="0023A724" w14:textId="77777777" w:rsidR="00064CD7" w:rsidRPr="007036CE" w:rsidRDefault="00420F5A" w:rsidP="00802219">
      <w:pPr>
        <w:pStyle w:val="GOSTScript"/>
      </w:pPr>
      <w:r w:rsidRPr="007036CE">
        <w:t>}</w:t>
      </w:r>
    </w:p>
    <w:p w14:paraId="72CFC3C7" w14:textId="77777777" w:rsidR="00FE42A0" w:rsidRPr="007036CE" w:rsidRDefault="00FE42A0" w:rsidP="00DA1780">
      <w:pPr>
        <w:pStyle w:val="41"/>
      </w:pPr>
      <w:bookmarkStart w:id="447" w:name="_Ref158392424"/>
      <w:bookmarkStart w:id="448" w:name="_Toc222927693"/>
      <w:r w:rsidRPr="007036CE">
        <w:lastRenderedPageBreak/>
        <w:t>«Заявка на получение наличных денег</w:t>
      </w:r>
      <w:r w:rsidR="009B3598" w:rsidRPr="007036CE">
        <w:t>»</w:t>
      </w:r>
      <w:r w:rsidR="0064553B" w:rsidRPr="007036CE">
        <w:t xml:space="preserve"> </w:t>
      </w:r>
      <w:r w:rsidRPr="007036CE">
        <w:t>MSC_ApplCash_PBS</w:t>
      </w:r>
      <w:bookmarkEnd w:id="447"/>
      <w:bookmarkEnd w:id="448"/>
    </w:p>
    <w:p w14:paraId="27968FE0" w14:textId="77777777" w:rsidR="00FE42A0" w:rsidRPr="007036CE" w:rsidRDefault="00FE42A0" w:rsidP="00DA1780">
      <w:pPr>
        <w:pStyle w:val="51"/>
      </w:pPr>
      <w:bookmarkStart w:id="449" w:name="_Toc222927694"/>
      <w:r w:rsidRPr="007036CE">
        <w:t>Перечень параметров</w:t>
      </w:r>
      <w:r w:rsidR="006B4BCA" w:rsidRPr="007036CE">
        <w:t xml:space="preserve"> тела</w:t>
      </w:r>
      <w:r w:rsidRPr="007036CE">
        <w:t xml:space="preserve"> запроса (Document) по документу «Заявка на получение наличных денег</w:t>
      </w:r>
      <w:r w:rsidR="009B3598" w:rsidRPr="007036CE">
        <w:t>»</w:t>
      </w:r>
      <w:r w:rsidRPr="007036CE">
        <w:t xml:space="preserve"> MSC_ApplCash_PBS</w:t>
      </w:r>
      <w:bookmarkEnd w:id="449"/>
    </w:p>
    <w:p w14:paraId="561A3980" w14:textId="5C31AFE7" w:rsidR="0013499D" w:rsidRPr="007036CE" w:rsidRDefault="005A2340" w:rsidP="00802219">
      <w:pPr>
        <w:pStyle w:val="GOSTNameTable"/>
      </w:pPr>
      <w:r w:rsidRPr="007036CE">
        <w:rPr>
          <w:noProof/>
        </w:rPr>
        <w:fldChar w:fldCharType="begin"/>
      </w:r>
      <w:r w:rsidRPr="007036CE">
        <w:rPr>
          <w:noProof/>
        </w:rPr>
        <w:instrText xml:space="preserve"> SEQ Таблица \* ARABIC </w:instrText>
      </w:r>
      <w:r w:rsidRPr="007036CE">
        <w:rPr>
          <w:noProof/>
        </w:rPr>
        <w:fldChar w:fldCharType="separate"/>
      </w:r>
      <w:bookmarkStart w:id="450" w:name="_Toc222927980"/>
      <w:r w:rsidR="00BD74E1">
        <w:rPr>
          <w:noProof/>
        </w:rPr>
        <w:t>7</w:t>
      </w:r>
      <w:r w:rsidRPr="007036CE">
        <w:rPr>
          <w:noProof/>
        </w:rPr>
        <w:fldChar w:fldCharType="end"/>
      </w:r>
      <w:r w:rsidR="0013499D" w:rsidRPr="007036CE">
        <w:t xml:space="preserve"> </w:t>
      </w:r>
      <w:r w:rsidR="00CC2920" w:rsidRPr="007036CE">
        <w:t>–</w:t>
      </w:r>
      <w:r w:rsidR="0013499D" w:rsidRPr="007036CE">
        <w:t xml:space="preserve"> Параметры тела (Document) запроса на подбор / сторнирование / переформирование записей учета по документу «Заявка на получение наличных денег» MSC_ApplCash_PBS</w:t>
      </w:r>
      <w:bookmarkEnd w:id="450"/>
    </w:p>
    <w:tbl>
      <w:tblPr>
        <w:tblStyle w:val="GOSTTable"/>
        <w:tblW w:w="5000" w:type="pct"/>
        <w:tblLayout w:type="fixed"/>
        <w:tblLook w:val="07E0" w:firstRow="1" w:lastRow="1" w:firstColumn="1" w:lastColumn="1" w:noHBand="1" w:noVBand="1"/>
      </w:tblPr>
      <w:tblGrid>
        <w:gridCol w:w="3467"/>
        <w:gridCol w:w="2364"/>
        <w:gridCol w:w="1576"/>
        <w:gridCol w:w="917"/>
        <w:gridCol w:w="996"/>
        <w:gridCol w:w="6440"/>
      </w:tblGrid>
      <w:tr w:rsidR="005E4D91" w:rsidRPr="007036CE" w14:paraId="4BABE499" w14:textId="77777777" w:rsidTr="005E4D91">
        <w:trPr>
          <w:cnfStyle w:val="100000000000" w:firstRow="1" w:lastRow="0" w:firstColumn="0" w:lastColumn="0" w:oddVBand="0" w:evenVBand="0" w:oddHBand="0" w:evenHBand="0" w:firstRowFirstColumn="0" w:firstRowLastColumn="0" w:lastRowFirstColumn="0" w:lastRowLastColumn="0"/>
          <w:trHeight w:val="1002"/>
        </w:trPr>
        <w:tc>
          <w:tcPr>
            <w:tcW w:w="1100" w:type="pct"/>
            <w:hideMark/>
          </w:tcPr>
          <w:p w14:paraId="471CB506" w14:textId="77777777" w:rsidR="00FE42A0" w:rsidRPr="007036CE" w:rsidRDefault="00FE42A0" w:rsidP="000F2135">
            <w:pPr>
              <w:pStyle w:val="GOSTTableHead"/>
              <w:rPr>
                <w:szCs w:val="22"/>
              </w:rPr>
            </w:pPr>
            <w:r w:rsidRPr="007036CE">
              <w:rPr>
                <w:szCs w:val="22"/>
              </w:rPr>
              <w:t>Наименование параметра</w:t>
            </w:r>
          </w:p>
        </w:tc>
        <w:tc>
          <w:tcPr>
            <w:tcW w:w="750" w:type="pct"/>
            <w:hideMark/>
          </w:tcPr>
          <w:p w14:paraId="335972A2" w14:textId="77777777" w:rsidR="00FE42A0" w:rsidRPr="007036CE" w:rsidRDefault="00FE42A0" w:rsidP="000F2135">
            <w:pPr>
              <w:pStyle w:val="GOSTTableHead"/>
              <w:rPr>
                <w:szCs w:val="22"/>
              </w:rPr>
            </w:pPr>
            <w:r w:rsidRPr="007036CE">
              <w:rPr>
                <w:szCs w:val="22"/>
              </w:rPr>
              <w:t>Название тэга</w:t>
            </w:r>
          </w:p>
        </w:tc>
        <w:tc>
          <w:tcPr>
            <w:tcW w:w="500" w:type="pct"/>
            <w:hideMark/>
          </w:tcPr>
          <w:p w14:paraId="098F8753" w14:textId="77777777" w:rsidR="00FE42A0" w:rsidRPr="007036CE" w:rsidRDefault="00FE42A0" w:rsidP="000F2135">
            <w:pPr>
              <w:pStyle w:val="GOSTTableHead"/>
              <w:rPr>
                <w:szCs w:val="22"/>
              </w:rPr>
            </w:pPr>
            <w:r w:rsidRPr="007036CE">
              <w:rPr>
                <w:szCs w:val="22"/>
              </w:rPr>
              <w:t>Тип данных</w:t>
            </w:r>
          </w:p>
        </w:tc>
        <w:tc>
          <w:tcPr>
            <w:tcW w:w="291" w:type="pct"/>
          </w:tcPr>
          <w:p w14:paraId="62471FCA" w14:textId="77777777" w:rsidR="00FE42A0" w:rsidRPr="007036CE" w:rsidRDefault="00FE42A0" w:rsidP="000F2135">
            <w:pPr>
              <w:pStyle w:val="GOSTTableHead"/>
              <w:rPr>
                <w:szCs w:val="22"/>
              </w:rPr>
            </w:pPr>
            <w:r w:rsidRPr="007036CE">
              <w:rPr>
                <w:szCs w:val="22"/>
              </w:rPr>
              <w:t>Обязательность</w:t>
            </w:r>
          </w:p>
        </w:tc>
        <w:tc>
          <w:tcPr>
            <w:tcW w:w="316" w:type="pct"/>
            <w:hideMark/>
          </w:tcPr>
          <w:p w14:paraId="5D9B81C4" w14:textId="77777777" w:rsidR="00FE42A0" w:rsidRPr="007036CE" w:rsidRDefault="00FE42A0" w:rsidP="000F2135">
            <w:pPr>
              <w:pStyle w:val="GOSTTableHead"/>
              <w:rPr>
                <w:szCs w:val="22"/>
              </w:rPr>
            </w:pPr>
            <w:r w:rsidRPr="007036CE">
              <w:rPr>
                <w:szCs w:val="22"/>
              </w:rPr>
              <w:t>Размерность</w:t>
            </w:r>
          </w:p>
        </w:tc>
        <w:tc>
          <w:tcPr>
            <w:tcW w:w="2085" w:type="pct"/>
          </w:tcPr>
          <w:p w14:paraId="31CE1FEF" w14:textId="77777777" w:rsidR="00FE42A0" w:rsidRPr="007036CE" w:rsidRDefault="00FE42A0" w:rsidP="000F2135">
            <w:pPr>
              <w:pStyle w:val="GOSTTableHead"/>
              <w:rPr>
                <w:szCs w:val="22"/>
              </w:rPr>
            </w:pPr>
            <w:r w:rsidRPr="007036CE">
              <w:rPr>
                <w:szCs w:val="22"/>
              </w:rPr>
              <w:t>Описание</w:t>
            </w:r>
          </w:p>
        </w:tc>
      </w:tr>
      <w:tr w:rsidR="00B26DED" w:rsidRPr="007036CE" w14:paraId="0E891A50" w14:textId="77777777" w:rsidTr="005E4D91">
        <w:tc>
          <w:tcPr>
            <w:tcW w:w="1100" w:type="pct"/>
          </w:tcPr>
          <w:p w14:paraId="1C6D9415" w14:textId="77777777" w:rsidR="00FE42A0" w:rsidRPr="007036CE" w:rsidRDefault="00FE42A0" w:rsidP="00FE42A0">
            <w:pPr>
              <w:pStyle w:val="GOSTTablenorm"/>
            </w:pPr>
            <w:r w:rsidRPr="007036CE">
              <w:rPr>
                <w:szCs w:val="22"/>
              </w:rPr>
              <w:t>Номер документа</w:t>
            </w:r>
          </w:p>
        </w:tc>
        <w:tc>
          <w:tcPr>
            <w:tcW w:w="750" w:type="pct"/>
          </w:tcPr>
          <w:p w14:paraId="32D69C95" w14:textId="77777777" w:rsidR="00FE42A0" w:rsidRPr="007036CE" w:rsidRDefault="00FE42A0" w:rsidP="00FE42A0">
            <w:pPr>
              <w:pStyle w:val="GOSTTablenorm"/>
            </w:pPr>
            <w:r w:rsidRPr="007036CE">
              <w:rPr>
                <w:szCs w:val="22"/>
              </w:rPr>
              <w:t>ZS_NmDc</w:t>
            </w:r>
          </w:p>
        </w:tc>
        <w:tc>
          <w:tcPr>
            <w:tcW w:w="500" w:type="pct"/>
          </w:tcPr>
          <w:p w14:paraId="6E41C762" w14:textId="77777777" w:rsidR="00FE42A0" w:rsidRPr="007036CE" w:rsidRDefault="00FE42A0" w:rsidP="00FE42A0">
            <w:pPr>
              <w:pStyle w:val="GOSTTablenorm"/>
            </w:pPr>
            <w:r w:rsidRPr="007036CE">
              <w:rPr>
                <w:szCs w:val="22"/>
              </w:rPr>
              <w:t>Строка</w:t>
            </w:r>
          </w:p>
        </w:tc>
        <w:tc>
          <w:tcPr>
            <w:tcW w:w="291" w:type="pct"/>
          </w:tcPr>
          <w:p w14:paraId="6C8AF0D6" w14:textId="77777777" w:rsidR="00FE42A0" w:rsidRPr="007036CE" w:rsidRDefault="00FE42A0" w:rsidP="00FE42A0">
            <w:pPr>
              <w:pStyle w:val="GOSTTablenorm"/>
            </w:pPr>
            <w:r w:rsidRPr="007036CE">
              <w:rPr>
                <w:szCs w:val="22"/>
              </w:rPr>
              <w:t>Да</w:t>
            </w:r>
          </w:p>
        </w:tc>
        <w:tc>
          <w:tcPr>
            <w:tcW w:w="316" w:type="pct"/>
          </w:tcPr>
          <w:p w14:paraId="294633DC" w14:textId="77777777" w:rsidR="00FE42A0" w:rsidRPr="007036CE" w:rsidRDefault="00FE42A0" w:rsidP="00FE42A0">
            <w:pPr>
              <w:pStyle w:val="GOSTTablenorm"/>
            </w:pPr>
            <w:r w:rsidRPr="007036CE">
              <w:rPr>
                <w:szCs w:val="22"/>
              </w:rPr>
              <w:t>&lt;=</w:t>
            </w:r>
            <w:r w:rsidRPr="007036CE">
              <w:rPr>
                <w:szCs w:val="22"/>
                <w:lang w:val="en-US"/>
              </w:rPr>
              <w:t>1</w:t>
            </w:r>
            <w:r w:rsidRPr="007036CE">
              <w:rPr>
                <w:szCs w:val="22"/>
              </w:rPr>
              <w:t>5</w:t>
            </w:r>
          </w:p>
        </w:tc>
        <w:tc>
          <w:tcPr>
            <w:tcW w:w="2085" w:type="pct"/>
          </w:tcPr>
          <w:p w14:paraId="05404AFA" w14:textId="77777777" w:rsidR="00FE42A0" w:rsidRPr="007036CE" w:rsidRDefault="00FE42A0" w:rsidP="00FE42A0">
            <w:pPr>
              <w:pStyle w:val="GOSTTablenorm"/>
            </w:pPr>
            <w:r w:rsidRPr="007036CE">
              <w:rPr>
                <w:szCs w:val="22"/>
              </w:rPr>
              <w:t>Указывается номер документа</w:t>
            </w:r>
          </w:p>
        </w:tc>
      </w:tr>
      <w:tr w:rsidR="00B26DED" w:rsidRPr="007036CE" w14:paraId="7C6CF442" w14:textId="77777777" w:rsidTr="005E4D91">
        <w:tc>
          <w:tcPr>
            <w:tcW w:w="1100" w:type="pct"/>
          </w:tcPr>
          <w:p w14:paraId="3CC31919" w14:textId="77777777" w:rsidR="00FE42A0" w:rsidRPr="007036CE" w:rsidRDefault="00FE42A0" w:rsidP="00FE42A0">
            <w:pPr>
              <w:pStyle w:val="GOSTTablenorm"/>
              <w:rPr>
                <w:szCs w:val="22"/>
              </w:rPr>
            </w:pPr>
            <w:r w:rsidRPr="007036CE">
              <w:rPr>
                <w:szCs w:val="22"/>
              </w:rPr>
              <w:t>Дата документа</w:t>
            </w:r>
          </w:p>
        </w:tc>
        <w:tc>
          <w:tcPr>
            <w:tcW w:w="750" w:type="pct"/>
          </w:tcPr>
          <w:p w14:paraId="23A6AA1A" w14:textId="77777777" w:rsidR="00FE42A0" w:rsidRPr="007036CE" w:rsidRDefault="00FE42A0" w:rsidP="00FE42A0">
            <w:pPr>
              <w:pStyle w:val="GOSTTablenorm"/>
              <w:rPr>
                <w:szCs w:val="22"/>
              </w:rPr>
            </w:pPr>
            <w:r w:rsidRPr="007036CE">
              <w:rPr>
                <w:szCs w:val="22"/>
              </w:rPr>
              <w:t>ZS_MSC_Infrmtn_CrtnDt</w:t>
            </w:r>
          </w:p>
        </w:tc>
        <w:tc>
          <w:tcPr>
            <w:tcW w:w="500" w:type="pct"/>
          </w:tcPr>
          <w:p w14:paraId="4BD86F00" w14:textId="77777777" w:rsidR="00FE42A0" w:rsidRPr="007036CE" w:rsidRDefault="00FE42A0" w:rsidP="00FE42A0">
            <w:pPr>
              <w:pStyle w:val="GOSTTablenorm"/>
              <w:rPr>
                <w:szCs w:val="22"/>
              </w:rPr>
            </w:pPr>
            <w:r w:rsidRPr="007036CE">
              <w:rPr>
                <w:szCs w:val="22"/>
              </w:rPr>
              <w:t>Дата</w:t>
            </w:r>
          </w:p>
        </w:tc>
        <w:tc>
          <w:tcPr>
            <w:tcW w:w="291" w:type="pct"/>
          </w:tcPr>
          <w:p w14:paraId="49273EBF" w14:textId="77777777" w:rsidR="00FE42A0" w:rsidRPr="007036CE" w:rsidRDefault="00FE42A0" w:rsidP="00FE42A0">
            <w:pPr>
              <w:pStyle w:val="GOSTTablenorm"/>
              <w:rPr>
                <w:szCs w:val="22"/>
              </w:rPr>
            </w:pPr>
            <w:r w:rsidRPr="007036CE">
              <w:rPr>
                <w:szCs w:val="22"/>
              </w:rPr>
              <w:t>Да</w:t>
            </w:r>
          </w:p>
        </w:tc>
        <w:tc>
          <w:tcPr>
            <w:tcW w:w="316" w:type="pct"/>
          </w:tcPr>
          <w:p w14:paraId="019F06DF" w14:textId="77777777" w:rsidR="00FE42A0" w:rsidRPr="007036CE" w:rsidRDefault="00980592" w:rsidP="00FE42A0">
            <w:pPr>
              <w:pStyle w:val="GOSTTablenorm"/>
              <w:rPr>
                <w:szCs w:val="22"/>
              </w:rPr>
            </w:pPr>
            <w:r w:rsidRPr="007036CE">
              <w:rPr>
                <w:szCs w:val="22"/>
              </w:rPr>
              <w:t>-</w:t>
            </w:r>
          </w:p>
        </w:tc>
        <w:tc>
          <w:tcPr>
            <w:tcW w:w="2085" w:type="pct"/>
          </w:tcPr>
          <w:p w14:paraId="4CD7588D" w14:textId="77777777" w:rsidR="00FE42A0" w:rsidRPr="007036CE" w:rsidRDefault="00FE42A0" w:rsidP="00FE42A0">
            <w:pPr>
              <w:pStyle w:val="GOSTTablenorm"/>
              <w:rPr>
                <w:szCs w:val="22"/>
              </w:rPr>
            </w:pPr>
            <w:r w:rsidRPr="007036CE">
              <w:rPr>
                <w:szCs w:val="22"/>
              </w:rPr>
              <w:t>Указывается дата</w:t>
            </w:r>
            <w:r w:rsidR="004E3625" w:rsidRPr="007036CE">
              <w:rPr>
                <w:szCs w:val="22"/>
              </w:rPr>
              <w:t xml:space="preserve"> документа в формате YYYY-MM-DD</w:t>
            </w:r>
          </w:p>
        </w:tc>
      </w:tr>
      <w:tr w:rsidR="00B26DED" w:rsidRPr="007036CE" w14:paraId="568A83F4" w14:textId="77777777" w:rsidTr="005E4D91">
        <w:tc>
          <w:tcPr>
            <w:tcW w:w="1100" w:type="pct"/>
          </w:tcPr>
          <w:p w14:paraId="7AE387E0" w14:textId="77777777" w:rsidR="0000356A" w:rsidRPr="007036CE" w:rsidRDefault="00803556" w:rsidP="00FE42A0">
            <w:pPr>
              <w:pStyle w:val="GOSTTablenorm"/>
              <w:rPr>
                <w:szCs w:val="22"/>
              </w:rPr>
            </w:pPr>
            <w:r w:rsidRPr="007036CE">
              <w:rPr>
                <w:szCs w:val="22"/>
              </w:rPr>
              <w:t>Вид документа</w:t>
            </w:r>
          </w:p>
        </w:tc>
        <w:tc>
          <w:tcPr>
            <w:tcW w:w="750" w:type="pct"/>
          </w:tcPr>
          <w:p w14:paraId="05E09EFB" w14:textId="77777777" w:rsidR="0000356A" w:rsidRPr="007036CE" w:rsidRDefault="0034351C" w:rsidP="00FE42A0">
            <w:pPr>
              <w:pStyle w:val="GOSTTablenorm"/>
              <w:rPr>
                <w:szCs w:val="22"/>
              </w:rPr>
            </w:pPr>
            <w:r w:rsidRPr="007036CE">
              <w:rPr>
                <w:szCs w:val="22"/>
              </w:rPr>
              <w:t>ZS_DocKindCode</w:t>
            </w:r>
          </w:p>
        </w:tc>
        <w:tc>
          <w:tcPr>
            <w:tcW w:w="500" w:type="pct"/>
          </w:tcPr>
          <w:p w14:paraId="153FA760" w14:textId="77777777" w:rsidR="0000356A" w:rsidRPr="007036CE" w:rsidRDefault="0000356A" w:rsidP="00FE42A0">
            <w:pPr>
              <w:pStyle w:val="GOSTTablenorm"/>
              <w:rPr>
                <w:szCs w:val="22"/>
              </w:rPr>
            </w:pPr>
            <w:r w:rsidRPr="007036CE">
              <w:rPr>
                <w:szCs w:val="22"/>
              </w:rPr>
              <w:t>Строка</w:t>
            </w:r>
          </w:p>
        </w:tc>
        <w:tc>
          <w:tcPr>
            <w:tcW w:w="291" w:type="pct"/>
          </w:tcPr>
          <w:p w14:paraId="4604DD73" w14:textId="77777777" w:rsidR="0000356A" w:rsidRPr="007036CE" w:rsidRDefault="0000356A" w:rsidP="00FE42A0">
            <w:pPr>
              <w:pStyle w:val="GOSTTablenorm"/>
              <w:rPr>
                <w:szCs w:val="22"/>
              </w:rPr>
            </w:pPr>
            <w:r w:rsidRPr="007036CE">
              <w:rPr>
                <w:szCs w:val="22"/>
              </w:rPr>
              <w:t>Да</w:t>
            </w:r>
          </w:p>
        </w:tc>
        <w:tc>
          <w:tcPr>
            <w:tcW w:w="316" w:type="pct"/>
          </w:tcPr>
          <w:p w14:paraId="43B05ADF" w14:textId="77777777" w:rsidR="0000356A" w:rsidRPr="007036CE" w:rsidRDefault="0000356A" w:rsidP="00FE42A0">
            <w:pPr>
              <w:pStyle w:val="GOSTTablenorm"/>
              <w:rPr>
                <w:szCs w:val="22"/>
                <w:lang w:val="en-US"/>
              </w:rPr>
            </w:pPr>
            <w:r w:rsidRPr="007036CE">
              <w:rPr>
                <w:szCs w:val="22"/>
                <w:lang w:val="en-US"/>
              </w:rPr>
              <w:t>=3</w:t>
            </w:r>
          </w:p>
        </w:tc>
        <w:tc>
          <w:tcPr>
            <w:tcW w:w="2085" w:type="pct"/>
          </w:tcPr>
          <w:p w14:paraId="5F9AEB89" w14:textId="77777777" w:rsidR="0000356A" w:rsidRPr="007036CE" w:rsidRDefault="0000356A" w:rsidP="00D53434">
            <w:pPr>
              <w:pStyle w:val="GOSTTablenorm"/>
            </w:pPr>
            <w:r w:rsidRPr="007036CE">
              <w:t xml:space="preserve">Указывается </w:t>
            </w:r>
            <w:r w:rsidR="00803556" w:rsidRPr="007036CE">
              <w:t>код вида документа</w:t>
            </w:r>
            <w:r w:rsidR="004E3625" w:rsidRPr="007036CE">
              <w:t>.</w:t>
            </w:r>
          </w:p>
          <w:p w14:paraId="554ACE65" w14:textId="77777777" w:rsidR="0000356A" w:rsidRPr="007036CE" w:rsidRDefault="0000356A" w:rsidP="00D53434">
            <w:pPr>
              <w:pStyle w:val="GOSTTablenorm"/>
            </w:pPr>
            <w:r w:rsidRPr="007036CE">
              <w:t>Возможные значения:</w:t>
            </w:r>
          </w:p>
          <w:p w14:paraId="31DCDA8D" w14:textId="297FF08E" w:rsidR="0000356A" w:rsidRPr="007036CE" w:rsidRDefault="0000356A" w:rsidP="00D53434">
            <w:pPr>
              <w:pStyle w:val="GOSTTableListMark1"/>
            </w:pPr>
            <w:r w:rsidRPr="007036CE">
              <w:t>«</w:t>
            </w:r>
            <w:r w:rsidR="00152381" w:rsidRPr="007036CE">
              <w:rPr>
                <w:rFonts w:ascii="-apple-system" w:hAnsi="-apple-system"/>
                <w:sz w:val="21"/>
                <w:szCs w:val="21"/>
                <w:shd w:val="clear" w:color="auto" w:fill="FFFFFF"/>
              </w:rPr>
              <w:t>ZNP</w:t>
            </w:r>
            <w:r w:rsidRPr="007036CE">
              <w:t xml:space="preserve">» </w:t>
            </w:r>
            <w:r w:rsidR="005B1C15" w:rsidRPr="007036CE">
              <w:t>–</w:t>
            </w:r>
            <w:r w:rsidRPr="007036CE">
              <w:t xml:space="preserve"> Заявка на получение наличных денег (ф.0531802);</w:t>
            </w:r>
          </w:p>
          <w:p w14:paraId="00B90F3F" w14:textId="1F6BC706" w:rsidR="0000356A" w:rsidRPr="007036CE" w:rsidRDefault="0000356A" w:rsidP="00D53434">
            <w:pPr>
              <w:pStyle w:val="GOSTTableListMark1"/>
            </w:pPr>
            <w:r w:rsidRPr="007036CE">
              <w:t>«</w:t>
            </w:r>
            <w:r w:rsidR="00152381" w:rsidRPr="007036CE">
              <w:rPr>
                <w:rFonts w:ascii="-apple-system" w:hAnsi="-apple-system"/>
                <w:sz w:val="21"/>
                <w:szCs w:val="21"/>
                <w:shd w:val="clear" w:color="auto" w:fill="FFFFFF"/>
              </w:rPr>
              <w:t>ZON</w:t>
            </w:r>
            <w:r w:rsidRPr="007036CE">
              <w:t xml:space="preserve">» </w:t>
            </w:r>
            <w:r w:rsidR="005B1C15" w:rsidRPr="007036CE">
              <w:t>–</w:t>
            </w:r>
            <w:r w:rsidRPr="007036CE">
              <w:t xml:space="preserve"> Заявка для обеспечения наличными денежными средствами в электронном виде</w:t>
            </w:r>
          </w:p>
        </w:tc>
      </w:tr>
      <w:tr w:rsidR="00B26DED" w:rsidRPr="007036CE" w14:paraId="1FC654B7" w14:textId="77777777" w:rsidTr="005E4D91">
        <w:tc>
          <w:tcPr>
            <w:tcW w:w="1100" w:type="pct"/>
          </w:tcPr>
          <w:p w14:paraId="1AF51DF5" w14:textId="77777777" w:rsidR="00FE42A0" w:rsidRPr="007036CE" w:rsidRDefault="00FE42A0" w:rsidP="00FE42A0">
            <w:pPr>
              <w:pStyle w:val="GOSTTablenorm"/>
              <w:rPr>
                <w:szCs w:val="22"/>
              </w:rPr>
            </w:pPr>
            <w:r w:rsidRPr="007036CE">
              <w:rPr>
                <w:szCs w:val="22"/>
              </w:rPr>
              <w:t>Код валюты по ОКВ</w:t>
            </w:r>
          </w:p>
        </w:tc>
        <w:tc>
          <w:tcPr>
            <w:tcW w:w="750" w:type="pct"/>
          </w:tcPr>
          <w:p w14:paraId="488AF7AD" w14:textId="77777777" w:rsidR="00FE42A0" w:rsidRPr="007036CE" w:rsidRDefault="00FE42A0" w:rsidP="00FE42A0">
            <w:pPr>
              <w:pStyle w:val="GOSTTablenorm"/>
              <w:rPr>
                <w:szCs w:val="22"/>
              </w:rPr>
            </w:pPr>
            <w:r w:rsidRPr="007036CE">
              <w:rPr>
                <w:szCs w:val="22"/>
              </w:rPr>
              <w:t>StmInfrmtn_Cd</w:t>
            </w:r>
          </w:p>
        </w:tc>
        <w:tc>
          <w:tcPr>
            <w:tcW w:w="500" w:type="pct"/>
          </w:tcPr>
          <w:p w14:paraId="164C801E" w14:textId="77777777" w:rsidR="00FE42A0" w:rsidRPr="007036CE" w:rsidRDefault="00FE42A0" w:rsidP="00FE42A0">
            <w:pPr>
              <w:pStyle w:val="GOSTTablenorm"/>
              <w:rPr>
                <w:szCs w:val="22"/>
              </w:rPr>
            </w:pPr>
            <w:r w:rsidRPr="007036CE">
              <w:rPr>
                <w:szCs w:val="22"/>
              </w:rPr>
              <w:t>Строка</w:t>
            </w:r>
          </w:p>
        </w:tc>
        <w:tc>
          <w:tcPr>
            <w:tcW w:w="291" w:type="pct"/>
          </w:tcPr>
          <w:p w14:paraId="0FDBB154" w14:textId="77777777" w:rsidR="00FE42A0" w:rsidRPr="007036CE" w:rsidRDefault="00FE42A0" w:rsidP="00FE42A0">
            <w:pPr>
              <w:pStyle w:val="GOSTTablenorm"/>
              <w:rPr>
                <w:szCs w:val="22"/>
              </w:rPr>
            </w:pPr>
            <w:r w:rsidRPr="007036CE">
              <w:rPr>
                <w:szCs w:val="22"/>
              </w:rPr>
              <w:t>Да</w:t>
            </w:r>
          </w:p>
        </w:tc>
        <w:tc>
          <w:tcPr>
            <w:tcW w:w="316" w:type="pct"/>
          </w:tcPr>
          <w:p w14:paraId="7A2EA05B" w14:textId="77777777" w:rsidR="00FE42A0" w:rsidRPr="007036CE" w:rsidRDefault="00FE42A0" w:rsidP="00FE42A0">
            <w:pPr>
              <w:pStyle w:val="GOSTTablenorm"/>
              <w:rPr>
                <w:szCs w:val="22"/>
              </w:rPr>
            </w:pPr>
            <w:r w:rsidRPr="007036CE">
              <w:rPr>
                <w:szCs w:val="22"/>
              </w:rPr>
              <w:t>=3</w:t>
            </w:r>
          </w:p>
        </w:tc>
        <w:tc>
          <w:tcPr>
            <w:tcW w:w="2085" w:type="pct"/>
          </w:tcPr>
          <w:p w14:paraId="69CAAFC7" w14:textId="77777777" w:rsidR="00FE42A0" w:rsidRPr="007036CE" w:rsidRDefault="00542E80" w:rsidP="00FE42A0">
            <w:pPr>
              <w:pStyle w:val="GOSTTablenorm"/>
              <w:rPr>
                <w:szCs w:val="22"/>
              </w:rPr>
            </w:pPr>
            <w:r w:rsidRPr="007036CE">
              <w:t>Указывается цифровой код валюты по Общер</w:t>
            </w:r>
            <w:r w:rsidR="004E3625" w:rsidRPr="007036CE">
              <w:t>оссийскому классификатору валют</w:t>
            </w:r>
          </w:p>
        </w:tc>
      </w:tr>
      <w:tr w:rsidR="00B26DED" w:rsidRPr="007036CE" w14:paraId="6101D840" w14:textId="77777777" w:rsidTr="005E4D91">
        <w:tc>
          <w:tcPr>
            <w:tcW w:w="1100" w:type="pct"/>
          </w:tcPr>
          <w:p w14:paraId="16ACA7C8" w14:textId="77777777" w:rsidR="00FE42A0" w:rsidRPr="007036CE" w:rsidRDefault="00FE42A0" w:rsidP="00FE42A0">
            <w:pPr>
              <w:pStyle w:val="GOSTTablenorm"/>
              <w:rPr>
                <w:szCs w:val="22"/>
              </w:rPr>
            </w:pPr>
            <w:r w:rsidRPr="007036CE">
              <w:rPr>
                <w:szCs w:val="22"/>
              </w:rPr>
              <w:t>Контур</w:t>
            </w:r>
          </w:p>
        </w:tc>
        <w:tc>
          <w:tcPr>
            <w:tcW w:w="750" w:type="pct"/>
          </w:tcPr>
          <w:p w14:paraId="78AD5914" w14:textId="77777777" w:rsidR="00FE42A0" w:rsidRPr="007036CE" w:rsidRDefault="00FE42A0" w:rsidP="00FE42A0">
            <w:pPr>
              <w:pStyle w:val="GOSTTablenorm"/>
              <w:rPr>
                <w:szCs w:val="22"/>
              </w:rPr>
            </w:pPr>
            <w:r w:rsidRPr="007036CE">
              <w:rPr>
                <w:szCs w:val="22"/>
              </w:rPr>
              <w:t>StmInfrmtn_Contour</w:t>
            </w:r>
          </w:p>
        </w:tc>
        <w:tc>
          <w:tcPr>
            <w:tcW w:w="500" w:type="pct"/>
          </w:tcPr>
          <w:p w14:paraId="2D3F41AA" w14:textId="77777777" w:rsidR="00FE42A0" w:rsidRPr="007036CE" w:rsidRDefault="00FE42A0" w:rsidP="00FE42A0">
            <w:pPr>
              <w:pStyle w:val="GOSTTablenorm"/>
              <w:rPr>
                <w:szCs w:val="22"/>
              </w:rPr>
            </w:pPr>
            <w:r w:rsidRPr="007036CE">
              <w:rPr>
                <w:szCs w:val="22"/>
              </w:rPr>
              <w:t>Строка</w:t>
            </w:r>
          </w:p>
        </w:tc>
        <w:tc>
          <w:tcPr>
            <w:tcW w:w="291" w:type="pct"/>
          </w:tcPr>
          <w:p w14:paraId="6EC6D1B9" w14:textId="77777777" w:rsidR="00FE42A0" w:rsidRPr="007036CE" w:rsidRDefault="00FE42A0" w:rsidP="00FE42A0">
            <w:pPr>
              <w:pStyle w:val="GOSTTablenorm"/>
              <w:rPr>
                <w:szCs w:val="22"/>
              </w:rPr>
            </w:pPr>
            <w:r w:rsidRPr="007036CE">
              <w:rPr>
                <w:szCs w:val="22"/>
              </w:rPr>
              <w:t>Да</w:t>
            </w:r>
          </w:p>
        </w:tc>
        <w:tc>
          <w:tcPr>
            <w:tcW w:w="316" w:type="pct"/>
          </w:tcPr>
          <w:p w14:paraId="5C68A489" w14:textId="77777777" w:rsidR="00FE42A0" w:rsidRPr="007036CE" w:rsidRDefault="00FE42A0" w:rsidP="00FE42A0">
            <w:pPr>
              <w:pStyle w:val="GOSTTablenorm"/>
              <w:rPr>
                <w:szCs w:val="22"/>
              </w:rPr>
            </w:pPr>
            <w:r w:rsidRPr="007036CE">
              <w:rPr>
                <w:szCs w:val="22"/>
              </w:rPr>
              <w:t>=1</w:t>
            </w:r>
          </w:p>
        </w:tc>
        <w:tc>
          <w:tcPr>
            <w:tcW w:w="2085" w:type="pct"/>
          </w:tcPr>
          <w:p w14:paraId="357CFF33" w14:textId="77777777" w:rsidR="00FE42A0" w:rsidRPr="007036CE" w:rsidRDefault="00FE42A0" w:rsidP="00584868">
            <w:pPr>
              <w:pStyle w:val="GOSTTablenorm"/>
            </w:pPr>
            <w:r w:rsidRPr="007036CE">
              <w:t>Указывается код контура,</w:t>
            </w:r>
            <w:r w:rsidR="004E3625" w:rsidRPr="007036CE">
              <w:t xml:space="preserve"> в котором проводится операция.</w:t>
            </w:r>
          </w:p>
          <w:p w14:paraId="175722CB" w14:textId="77777777" w:rsidR="00FE42A0" w:rsidRPr="007036CE" w:rsidRDefault="00FE42A0" w:rsidP="00584868">
            <w:pPr>
              <w:pStyle w:val="GOSTTablenorm"/>
            </w:pPr>
            <w:r w:rsidRPr="007036CE">
              <w:t>Возможные значения:</w:t>
            </w:r>
          </w:p>
          <w:p w14:paraId="04DE825E" w14:textId="77777777" w:rsidR="00FE42A0" w:rsidRPr="007036CE" w:rsidRDefault="00FE42A0">
            <w:pPr>
              <w:pStyle w:val="GOSTTableListMark1"/>
            </w:pPr>
            <w:r w:rsidRPr="007036CE">
              <w:t>«</w:t>
            </w:r>
            <w:r w:rsidR="00666E41" w:rsidRPr="007036CE">
              <w:rPr>
                <w:lang w:val="en-US"/>
              </w:rPr>
              <w:t>O</w:t>
            </w:r>
            <w:r w:rsidRPr="007036CE">
              <w:t>» – открытый;</w:t>
            </w:r>
          </w:p>
          <w:p w14:paraId="673C0199" w14:textId="77777777" w:rsidR="00FE42A0" w:rsidRPr="007036CE" w:rsidRDefault="00FE42A0">
            <w:pPr>
              <w:pStyle w:val="GOSTTableListMark1"/>
            </w:pPr>
            <w:r w:rsidRPr="007036CE">
              <w:t>«S» – защищенный;</w:t>
            </w:r>
          </w:p>
          <w:p w14:paraId="0416464B" w14:textId="77777777" w:rsidR="00584868" w:rsidRPr="007036CE" w:rsidRDefault="004E3625">
            <w:pPr>
              <w:pStyle w:val="GOSTTableListMark1"/>
            </w:pPr>
            <w:r w:rsidRPr="007036CE">
              <w:t>«</w:t>
            </w:r>
            <w:r w:rsidR="00FE42A0" w:rsidRPr="007036CE">
              <w:t>1</w:t>
            </w:r>
            <w:r w:rsidRPr="007036CE">
              <w:t>»</w:t>
            </w:r>
            <w:r w:rsidR="00FE42A0" w:rsidRPr="007036CE">
              <w:t xml:space="preserve"> – открытый;</w:t>
            </w:r>
          </w:p>
          <w:p w14:paraId="65935A73" w14:textId="2D958D54" w:rsidR="00FE42A0" w:rsidRPr="007036CE" w:rsidRDefault="004E3625" w:rsidP="002C3471">
            <w:pPr>
              <w:pStyle w:val="GOSTTableListMark1"/>
            </w:pPr>
            <w:r w:rsidRPr="007036CE">
              <w:t>«</w:t>
            </w:r>
            <w:r w:rsidR="00FE42A0" w:rsidRPr="007036CE">
              <w:t>2</w:t>
            </w:r>
            <w:r w:rsidRPr="007036CE">
              <w:t>»</w:t>
            </w:r>
            <w:r w:rsidR="00FE42A0" w:rsidRPr="007036CE">
              <w:t xml:space="preserve"> </w:t>
            </w:r>
            <w:r w:rsidR="005B1C15" w:rsidRPr="007036CE">
              <w:t>–</w:t>
            </w:r>
            <w:r w:rsidR="00FE42A0" w:rsidRPr="007036CE">
              <w:t xml:space="preserve"> защищенный</w:t>
            </w:r>
          </w:p>
        </w:tc>
      </w:tr>
      <w:tr w:rsidR="00B26DED" w:rsidRPr="007036CE" w14:paraId="4359D450" w14:textId="77777777" w:rsidTr="005E4D91">
        <w:tc>
          <w:tcPr>
            <w:tcW w:w="1100" w:type="pct"/>
          </w:tcPr>
          <w:p w14:paraId="1ED1ED5D" w14:textId="77777777" w:rsidR="00FE42A0" w:rsidRPr="007036CE" w:rsidRDefault="00FE42A0" w:rsidP="00FE42A0">
            <w:pPr>
              <w:pStyle w:val="GOSTTablenorm"/>
              <w:rPr>
                <w:szCs w:val="22"/>
              </w:rPr>
            </w:pPr>
            <w:r w:rsidRPr="007036CE">
              <w:rPr>
                <w:szCs w:val="22"/>
              </w:rPr>
              <w:t>Уровень конфиденциальности</w:t>
            </w:r>
          </w:p>
        </w:tc>
        <w:tc>
          <w:tcPr>
            <w:tcW w:w="750" w:type="pct"/>
          </w:tcPr>
          <w:p w14:paraId="768BC1A7" w14:textId="77777777" w:rsidR="00FE42A0" w:rsidRPr="007036CE" w:rsidRDefault="00FE42A0" w:rsidP="00FE42A0">
            <w:pPr>
              <w:pStyle w:val="GOSTTablenorm"/>
              <w:rPr>
                <w:szCs w:val="22"/>
              </w:rPr>
            </w:pPr>
            <w:r w:rsidRPr="007036CE">
              <w:rPr>
                <w:szCs w:val="22"/>
              </w:rPr>
              <w:t>StmInfrmtn_AccessLevelStereotype</w:t>
            </w:r>
          </w:p>
        </w:tc>
        <w:tc>
          <w:tcPr>
            <w:tcW w:w="500" w:type="pct"/>
          </w:tcPr>
          <w:p w14:paraId="6A911EB3" w14:textId="77777777" w:rsidR="00FE42A0" w:rsidRPr="007036CE" w:rsidRDefault="00FE42A0" w:rsidP="00FE42A0">
            <w:pPr>
              <w:pStyle w:val="GOSTTablenorm"/>
              <w:rPr>
                <w:szCs w:val="22"/>
              </w:rPr>
            </w:pPr>
            <w:r w:rsidRPr="007036CE">
              <w:rPr>
                <w:szCs w:val="22"/>
              </w:rPr>
              <w:t>Число</w:t>
            </w:r>
          </w:p>
        </w:tc>
        <w:tc>
          <w:tcPr>
            <w:tcW w:w="291" w:type="pct"/>
          </w:tcPr>
          <w:p w14:paraId="5C539CC1" w14:textId="77777777" w:rsidR="00FE42A0" w:rsidRPr="007036CE" w:rsidRDefault="00FE42A0" w:rsidP="00FE42A0">
            <w:pPr>
              <w:pStyle w:val="GOSTTablenorm"/>
              <w:rPr>
                <w:szCs w:val="22"/>
              </w:rPr>
            </w:pPr>
            <w:r w:rsidRPr="007036CE">
              <w:rPr>
                <w:szCs w:val="22"/>
              </w:rPr>
              <w:t>Да</w:t>
            </w:r>
          </w:p>
        </w:tc>
        <w:tc>
          <w:tcPr>
            <w:tcW w:w="316" w:type="pct"/>
          </w:tcPr>
          <w:p w14:paraId="0EB18F41" w14:textId="77777777" w:rsidR="00FE42A0" w:rsidRPr="007036CE" w:rsidRDefault="00FE42A0" w:rsidP="00FE42A0">
            <w:pPr>
              <w:pStyle w:val="GOSTTablenorm"/>
              <w:rPr>
                <w:szCs w:val="22"/>
              </w:rPr>
            </w:pPr>
            <w:r w:rsidRPr="007036CE">
              <w:rPr>
                <w:szCs w:val="22"/>
              </w:rPr>
              <w:t>=1</w:t>
            </w:r>
          </w:p>
        </w:tc>
        <w:tc>
          <w:tcPr>
            <w:tcW w:w="2085" w:type="pct"/>
          </w:tcPr>
          <w:p w14:paraId="4CD15CBF" w14:textId="77777777" w:rsidR="00FE42A0" w:rsidRPr="007036CE" w:rsidRDefault="00FE42A0" w:rsidP="00542E80">
            <w:pPr>
              <w:pStyle w:val="GOSTTablenorm"/>
            </w:pPr>
            <w:r w:rsidRPr="007036CE">
              <w:t>Указывается уровень конфиденциальности документа.</w:t>
            </w:r>
          </w:p>
          <w:p w14:paraId="16DFE4B4" w14:textId="77777777" w:rsidR="00FE42A0" w:rsidRPr="007036CE" w:rsidRDefault="00FE42A0" w:rsidP="00542E80">
            <w:pPr>
              <w:pStyle w:val="GOSTTablenorm"/>
            </w:pPr>
            <w:r w:rsidRPr="007036CE">
              <w:t>Возможные значения:</w:t>
            </w:r>
          </w:p>
          <w:p w14:paraId="265594A6" w14:textId="20297D7C" w:rsidR="00BB490C" w:rsidRPr="007036CE" w:rsidRDefault="00FE42A0">
            <w:pPr>
              <w:pStyle w:val="GOSTTableListMark1"/>
            </w:pPr>
            <w:r w:rsidRPr="007036CE">
              <w:t xml:space="preserve">«0» </w:t>
            </w:r>
            <w:r w:rsidR="005B1C15" w:rsidRPr="007036CE">
              <w:t>–</w:t>
            </w:r>
            <w:r w:rsidRPr="007036CE">
              <w:t xml:space="preserve"> Несекретно;</w:t>
            </w:r>
          </w:p>
          <w:p w14:paraId="3C34742E" w14:textId="3FA28C7F" w:rsidR="00FE42A0" w:rsidRPr="007036CE" w:rsidRDefault="00FE42A0">
            <w:pPr>
              <w:pStyle w:val="GOSTTableListMark1"/>
            </w:pPr>
            <w:r w:rsidRPr="007036CE">
              <w:lastRenderedPageBreak/>
              <w:t>«</w:t>
            </w:r>
            <w:r w:rsidR="004E3625" w:rsidRPr="007036CE">
              <w:t xml:space="preserve">1» </w:t>
            </w:r>
            <w:r w:rsidR="005B1C15" w:rsidRPr="007036CE">
              <w:t>–</w:t>
            </w:r>
            <w:r w:rsidR="004E3625" w:rsidRPr="007036CE">
              <w:t xml:space="preserve"> Для служебного пользования</w:t>
            </w:r>
          </w:p>
        </w:tc>
      </w:tr>
      <w:tr w:rsidR="00B26DED" w:rsidRPr="007036CE" w14:paraId="4316EE95" w14:textId="77777777" w:rsidTr="005E4D91">
        <w:tc>
          <w:tcPr>
            <w:tcW w:w="1100" w:type="pct"/>
          </w:tcPr>
          <w:p w14:paraId="6832E577" w14:textId="77777777" w:rsidR="00FE42A0" w:rsidRPr="007036CE" w:rsidRDefault="00FE42A0" w:rsidP="00FE42A0">
            <w:pPr>
              <w:pStyle w:val="GOSTTablenorm"/>
              <w:rPr>
                <w:szCs w:val="22"/>
              </w:rPr>
            </w:pPr>
            <w:r w:rsidRPr="007036CE">
              <w:rPr>
                <w:szCs w:val="22"/>
              </w:rPr>
              <w:lastRenderedPageBreak/>
              <w:t>Код бюджета</w:t>
            </w:r>
          </w:p>
        </w:tc>
        <w:tc>
          <w:tcPr>
            <w:tcW w:w="750" w:type="pct"/>
          </w:tcPr>
          <w:p w14:paraId="0399EF5C" w14:textId="77777777" w:rsidR="00FE42A0" w:rsidRPr="007036CE" w:rsidRDefault="00FE42A0" w:rsidP="00FE42A0">
            <w:pPr>
              <w:pStyle w:val="GOSTTablenorm"/>
              <w:rPr>
                <w:szCs w:val="22"/>
              </w:rPr>
            </w:pPr>
            <w:r w:rsidRPr="007036CE">
              <w:rPr>
                <w:szCs w:val="22"/>
                <w:lang w:val="en-US"/>
              </w:rPr>
              <w:t>ZS_MSC_Bdgt_Cd</w:t>
            </w:r>
          </w:p>
        </w:tc>
        <w:tc>
          <w:tcPr>
            <w:tcW w:w="500" w:type="pct"/>
          </w:tcPr>
          <w:p w14:paraId="438049D4" w14:textId="77777777" w:rsidR="00FE42A0" w:rsidRPr="007036CE" w:rsidRDefault="00FE42A0" w:rsidP="00FE42A0">
            <w:pPr>
              <w:pStyle w:val="GOSTTablenorm"/>
              <w:rPr>
                <w:szCs w:val="22"/>
              </w:rPr>
            </w:pPr>
            <w:r w:rsidRPr="007036CE">
              <w:rPr>
                <w:szCs w:val="22"/>
              </w:rPr>
              <w:t>Строка</w:t>
            </w:r>
          </w:p>
        </w:tc>
        <w:tc>
          <w:tcPr>
            <w:tcW w:w="291" w:type="pct"/>
          </w:tcPr>
          <w:p w14:paraId="2B9D26B4" w14:textId="77777777" w:rsidR="00FE42A0" w:rsidRPr="007036CE" w:rsidRDefault="00FE42A0" w:rsidP="00FE42A0">
            <w:pPr>
              <w:pStyle w:val="GOSTTablenorm"/>
              <w:rPr>
                <w:szCs w:val="22"/>
              </w:rPr>
            </w:pPr>
            <w:r w:rsidRPr="007036CE">
              <w:rPr>
                <w:szCs w:val="22"/>
              </w:rPr>
              <w:t>Да</w:t>
            </w:r>
          </w:p>
        </w:tc>
        <w:tc>
          <w:tcPr>
            <w:tcW w:w="316" w:type="pct"/>
          </w:tcPr>
          <w:p w14:paraId="46E29551" w14:textId="77777777" w:rsidR="00FE42A0" w:rsidRPr="007036CE" w:rsidRDefault="00FE42A0" w:rsidP="00FE42A0">
            <w:pPr>
              <w:pStyle w:val="GOSTTablenorm"/>
              <w:rPr>
                <w:szCs w:val="22"/>
              </w:rPr>
            </w:pPr>
            <w:r w:rsidRPr="007036CE">
              <w:rPr>
                <w:szCs w:val="22"/>
              </w:rPr>
              <w:t>=8</w:t>
            </w:r>
          </w:p>
        </w:tc>
        <w:tc>
          <w:tcPr>
            <w:tcW w:w="2085" w:type="pct"/>
          </w:tcPr>
          <w:p w14:paraId="7D871AAA" w14:textId="77777777" w:rsidR="00FE42A0" w:rsidRPr="007036CE" w:rsidRDefault="00FE42A0" w:rsidP="00FE42A0">
            <w:pPr>
              <w:pStyle w:val="GOSTTablenorm"/>
              <w:rPr>
                <w:szCs w:val="22"/>
              </w:rPr>
            </w:pPr>
            <w:r w:rsidRPr="007036CE">
              <w:rPr>
                <w:szCs w:val="22"/>
              </w:rPr>
              <w:t>Указывается код бюджета в соответ</w:t>
            </w:r>
            <w:r w:rsidR="004E3625" w:rsidRPr="007036CE">
              <w:rPr>
                <w:szCs w:val="22"/>
              </w:rPr>
              <w:t>ствии со справочником «Бюджеты»</w:t>
            </w:r>
          </w:p>
        </w:tc>
      </w:tr>
      <w:tr w:rsidR="00B26DED" w:rsidRPr="007036CE" w14:paraId="07F09735" w14:textId="77777777" w:rsidTr="005E4D91">
        <w:tc>
          <w:tcPr>
            <w:tcW w:w="1100" w:type="pct"/>
          </w:tcPr>
          <w:p w14:paraId="61CBA9A9" w14:textId="77777777" w:rsidR="00FE42A0" w:rsidRPr="007036CE" w:rsidRDefault="00FE42A0" w:rsidP="00FE42A0">
            <w:pPr>
              <w:pStyle w:val="GOSTTablenorm"/>
              <w:rPr>
                <w:szCs w:val="22"/>
              </w:rPr>
            </w:pPr>
            <w:r w:rsidRPr="007036CE">
              <w:rPr>
                <w:szCs w:val="22"/>
              </w:rPr>
              <w:t>Номер лицевого счета плательщика</w:t>
            </w:r>
          </w:p>
        </w:tc>
        <w:tc>
          <w:tcPr>
            <w:tcW w:w="750" w:type="pct"/>
          </w:tcPr>
          <w:p w14:paraId="5D38A8EF" w14:textId="77777777" w:rsidR="00FE42A0" w:rsidRPr="007036CE" w:rsidRDefault="00FE42A0" w:rsidP="00FE42A0">
            <w:pPr>
              <w:pStyle w:val="GOSTTablenorm"/>
              <w:rPr>
                <w:szCs w:val="22"/>
              </w:rPr>
            </w:pPr>
            <w:r w:rsidRPr="007036CE">
              <w:rPr>
                <w:szCs w:val="22"/>
              </w:rPr>
              <w:t>ZS_MSC_Cstmr_AcntNmbr</w:t>
            </w:r>
          </w:p>
        </w:tc>
        <w:tc>
          <w:tcPr>
            <w:tcW w:w="500" w:type="pct"/>
          </w:tcPr>
          <w:p w14:paraId="61B5D248" w14:textId="77777777" w:rsidR="00FE42A0" w:rsidRPr="007036CE" w:rsidRDefault="00FE42A0" w:rsidP="00FE42A0">
            <w:pPr>
              <w:pStyle w:val="GOSTTablenorm"/>
              <w:rPr>
                <w:szCs w:val="22"/>
              </w:rPr>
            </w:pPr>
            <w:r w:rsidRPr="007036CE">
              <w:rPr>
                <w:szCs w:val="22"/>
              </w:rPr>
              <w:t>Строка</w:t>
            </w:r>
          </w:p>
        </w:tc>
        <w:tc>
          <w:tcPr>
            <w:tcW w:w="291" w:type="pct"/>
          </w:tcPr>
          <w:p w14:paraId="1750FEDB" w14:textId="77777777" w:rsidR="00FE42A0" w:rsidRPr="007036CE" w:rsidRDefault="00FE42A0" w:rsidP="00FE42A0">
            <w:pPr>
              <w:pStyle w:val="GOSTTablenorm"/>
              <w:rPr>
                <w:szCs w:val="22"/>
              </w:rPr>
            </w:pPr>
            <w:r w:rsidRPr="007036CE">
              <w:rPr>
                <w:szCs w:val="22"/>
              </w:rPr>
              <w:t>Да</w:t>
            </w:r>
          </w:p>
        </w:tc>
        <w:tc>
          <w:tcPr>
            <w:tcW w:w="316" w:type="pct"/>
          </w:tcPr>
          <w:p w14:paraId="194DE437" w14:textId="77777777" w:rsidR="00FE42A0" w:rsidRPr="007036CE" w:rsidRDefault="00FE42A0" w:rsidP="00FE42A0">
            <w:pPr>
              <w:pStyle w:val="GOSTTablenorm"/>
              <w:rPr>
                <w:szCs w:val="22"/>
              </w:rPr>
            </w:pPr>
            <w:r w:rsidRPr="007036CE">
              <w:rPr>
                <w:szCs w:val="22"/>
              </w:rPr>
              <w:t>=11</w:t>
            </w:r>
          </w:p>
        </w:tc>
        <w:tc>
          <w:tcPr>
            <w:tcW w:w="2085" w:type="pct"/>
          </w:tcPr>
          <w:p w14:paraId="5C38BE7D" w14:textId="77777777" w:rsidR="00FE42A0" w:rsidRPr="007036CE" w:rsidRDefault="00FE42A0" w:rsidP="00FE42A0">
            <w:pPr>
              <w:pStyle w:val="GOSTTablenorm"/>
              <w:rPr>
                <w:szCs w:val="22"/>
              </w:rPr>
            </w:pPr>
            <w:r w:rsidRPr="007036CE">
              <w:rPr>
                <w:szCs w:val="22"/>
              </w:rPr>
              <w:t>Указывается номер лицевого счета плательщика</w:t>
            </w:r>
          </w:p>
        </w:tc>
      </w:tr>
      <w:tr w:rsidR="00B26DED" w:rsidRPr="007036CE" w14:paraId="4B472FCF" w14:textId="77777777" w:rsidTr="005E4D91">
        <w:tc>
          <w:tcPr>
            <w:tcW w:w="1100" w:type="pct"/>
          </w:tcPr>
          <w:p w14:paraId="33E57EE8" w14:textId="77777777" w:rsidR="00E81FA6" w:rsidRPr="007036CE" w:rsidRDefault="000941BD" w:rsidP="00E81FA6">
            <w:pPr>
              <w:pStyle w:val="GOSTTablenorm"/>
              <w:rPr>
                <w:szCs w:val="22"/>
              </w:rPr>
            </w:pPr>
            <w:r w:rsidRPr="007036CE">
              <w:t>ОКС</w:t>
            </w:r>
            <w:r w:rsidR="00E81FA6" w:rsidRPr="007036CE">
              <w:t xml:space="preserve"> (КМИ)</w:t>
            </w:r>
            <w:r w:rsidRPr="007036CE">
              <w:t xml:space="preserve"> плательщика</w:t>
            </w:r>
          </w:p>
        </w:tc>
        <w:tc>
          <w:tcPr>
            <w:tcW w:w="750" w:type="pct"/>
          </w:tcPr>
          <w:p w14:paraId="06425C08" w14:textId="77777777" w:rsidR="00E81FA6" w:rsidRPr="007036CE" w:rsidRDefault="00855A39" w:rsidP="00E81FA6">
            <w:pPr>
              <w:pStyle w:val="GOSTTablenorm"/>
              <w:rPr>
                <w:szCs w:val="22"/>
                <w:lang w:val="en-US"/>
              </w:rPr>
            </w:pPr>
            <w:r w:rsidRPr="007036CE">
              <w:rPr>
                <w:szCs w:val="22"/>
                <w:lang w:val="en-US"/>
              </w:rPr>
              <w:t>ZS_FAIPObjCd</w:t>
            </w:r>
          </w:p>
        </w:tc>
        <w:tc>
          <w:tcPr>
            <w:tcW w:w="500" w:type="pct"/>
          </w:tcPr>
          <w:p w14:paraId="3AD158E7" w14:textId="77777777" w:rsidR="00E81FA6" w:rsidRPr="007036CE" w:rsidRDefault="00E81FA6" w:rsidP="00E81FA6">
            <w:pPr>
              <w:pStyle w:val="GOSTTablenorm"/>
              <w:rPr>
                <w:szCs w:val="22"/>
              </w:rPr>
            </w:pPr>
            <w:r w:rsidRPr="007036CE">
              <w:t>Строка</w:t>
            </w:r>
          </w:p>
        </w:tc>
        <w:tc>
          <w:tcPr>
            <w:tcW w:w="291" w:type="pct"/>
          </w:tcPr>
          <w:p w14:paraId="0C4C6007" w14:textId="77777777" w:rsidR="00E81FA6" w:rsidRPr="007036CE" w:rsidRDefault="00E81FA6" w:rsidP="00E81FA6">
            <w:pPr>
              <w:pStyle w:val="GOSTTablenorm"/>
              <w:rPr>
                <w:szCs w:val="22"/>
              </w:rPr>
            </w:pPr>
            <w:r w:rsidRPr="007036CE">
              <w:rPr>
                <w:szCs w:val="22"/>
              </w:rPr>
              <w:t>Нет</w:t>
            </w:r>
          </w:p>
        </w:tc>
        <w:tc>
          <w:tcPr>
            <w:tcW w:w="316" w:type="pct"/>
          </w:tcPr>
          <w:p w14:paraId="690C924E" w14:textId="77777777" w:rsidR="00E81FA6" w:rsidRPr="007036CE" w:rsidRDefault="00E81FA6" w:rsidP="001112FE">
            <w:pPr>
              <w:pStyle w:val="GOSTTablenorm"/>
              <w:rPr>
                <w:szCs w:val="22"/>
              </w:rPr>
            </w:pPr>
            <w:r w:rsidRPr="007036CE">
              <w:t>&lt;=24</w:t>
            </w:r>
          </w:p>
        </w:tc>
        <w:tc>
          <w:tcPr>
            <w:tcW w:w="2085" w:type="pct"/>
          </w:tcPr>
          <w:p w14:paraId="2255A928" w14:textId="77777777" w:rsidR="00E81FA6" w:rsidRPr="007036CE" w:rsidRDefault="00E81FA6" w:rsidP="00E81FA6">
            <w:pPr>
              <w:pStyle w:val="GOSTTablenorm"/>
              <w:rPr>
                <w:szCs w:val="22"/>
              </w:rPr>
            </w:pPr>
            <w:r w:rsidRPr="007036CE">
              <w:t xml:space="preserve">Указывается </w:t>
            </w:r>
            <w:r w:rsidR="00383D41" w:rsidRPr="007036CE">
              <w:t xml:space="preserve">код </w:t>
            </w:r>
            <w:r w:rsidRPr="007036CE">
              <w:t>ОКС (КМИ)</w:t>
            </w:r>
            <w:r w:rsidR="00383D41" w:rsidRPr="007036CE">
              <w:t xml:space="preserve"> </w:t>
            </w:r>
            <w:r w:rsidR="00033AE1" w:rsidRPr="007036CE">
              <w:t>для отражения операции на ЛС плательщика</w:t>
            </w:r>
            <w:r w:rsidR="004E3625" w:rsidRPr="007036CE">
              <w:t xml:space="preserve"> (при наличии)</w:t>
            </w:r>
          </w:p>
        </w:tc>
      </w:tr>
      <w:tr w:rsidR="00B26DED" w:rsidRPr="007036CE" w14:paraId="6C7D1FBA" w14:textId="77777777" w:rsidTr="005E4D91">
        <w:tc>
          <w:tcPr>
            <w:tcW w:w="1100" w:type="pct"/>
          </w:tcPr>
          <w:p w14:paraId="0501EE98" w14:textId="77777777" w:rsidR="003A3ABD" w:rsidRPr="007036CE" w:rsidRDefault="003A3ABD" w:rsidP="003A3ABD">
            <w:pPr>
              <w:pStyle w:val="GOSTTablenorm"/>
            </w:pPr>
            <w:r w:rsidRPr="007036CE">
              <w:t>Признак учета БА, ЛБО на ЛС плательщика</w:t>
            </w:r>
          </w:p>
        </w:tc>
        <w:tc>
          <w:tcPr>
            <w:tcW w:w="750" w:type="pct"/>
          </w:tcPr>
          <w:p w14:paraId="362B0141" w14:textId="77777777" w:rsidR="003A3ABD" w:rsidRPr="007036CE" w:rsidRDefault="003A3ABD" w:rsidP="003A3ABD">
            <w:pPr>
              <w:pStyle w:val="GOSTTablenorm"/>
              <w:rPr>
                <w:szCs w:val="22"/>
              </w:rPr>
            </w:pPr>
            <w:r w:rsidRPr="007036CE">
              <w:rPr>
                <w:szCs w:val="22"/>
              </w:rPr>
              <w:t>StmInfrmtn_SIGN_BaLbo_Snd</w:t>
            </w:r>
          </w:p>
        </w:tc>
        <w:tc>
          <w:tcPr>
            <w:tcW w:w="500" w:type="pct"/>
          </w:tcPr>
          <w:p w14:paraId="2ADBF1C2" w14:textId="77777777" w:rsidR="003A3ABD" w:rsidRPr="007036CE" w:rsidRDefault="007B7600" w:rsidP="003A3ABD">
            <w:pPr>
              <w:pStyle w:val="GOSTTablenorm"/>
            </w:pPr>
            <w:r w:rsidRPr="007036CE">
              <w:t>Логический</w:t>
            </w:r>
          </w:p>
        </w:tc>
        <w:tc>
          <w:tcPr>
            <w:tcW w:w="291" w:type="pct"/>
          </w:tcPr>
          <w:p w14:paraId="52D65C78" w14:textId="77777777" w:rsidR="003A3ABD" w:rsidRPr="007036CE" w:rsidRDefault="003A3ABD" w:rsidP="003A3ABD">
            <w:pPr>
              <w:pStyle w:val="GOSTTablenorm"/>
            </w:pPr>
            <w:r w:rsidRPr="007036CE">
              <w:t>Да</w:t>
            </w:r>
          </w:p>
        </w:tc>
        <w:tc>
          <w:tcPr>
            <w:tcW w:w="316" w:type="pct"/>
          </w:tcPr>
          <w:p w14:paraId="04A63BE4" w14:textId="77777777" w:rsidR="003A3ABD" w:rsidRPr="007036CE" w:rsidRDefault="007B7600" w:rsidP="003A3ABD">
            <w:pPr>
              <w:pStyle w:val="GOSTTablenorm"/>
            </w:pPr>
            <w:r w:rsidRPr="007036CE">
              <w:t>-</w:t>
            </w:r>
          </w:p>
        </w:tc>
        <w:tc>
          <w:tcPr>
            <w:tcW w:w="2085" w:type="pct"/>
          </w:tcPr>
          <w:p w14:paraId="78545A90" w14:textId="77777777" w:rsidR="003A3ABD" w:rsidRPr="007036CE" w:rsidRDefault="003A3ABD" w:rsidP="003A3ABD">
            <w:pPr>
              <w:pStyle w:val="GOSTTablenorm"/>
            </w:pPr>
            <w:r w:rsidRPr="007036CE">
              <w:t xml:space="preserve">Указывается признак учета БА, ЛБО на ЛС </w:t>
            </w:r>
            <w:r w:rsidR="004E3625" w:rsidRPr="007036CE">
              <w:t>плательщика.</w:t>
            </w:r>
          </w:p>
          <w:p w14:paraId="5723441E" w14:textId="77777777" w:rsidR="004D7563" w:rsidRPr="007036CE" w:rsidRDefault="003A3ABD" w:rsidP="004D7563">
            <w:pPr>
              <w:pStyle w:val="GOSTTablenorm"/>
            </w:pPr>
            <w:r w:rsidRPr="007036CE">
              <w:t>Может принимать значения:</w:t>
            </w:r>
          </w:p>
          <w:p w14:paraId="7EF90BD6" w14:textId="1EDDDDD6" w:rsidR="00114545" w:rsidRPr="007036CE" w:rsidRDefault="00114545" w:rsidP="00114545">
            <w:pPr>
              <w:pStyle w:val="GOSTTableListMark1"/>
            </w:pPr>
            <w:r w:rsidRPr="007036CE">
              <w:t>«</w:t>
            </w:r>
            <w:r w:rsidRPr="007036CE">
              <w:rPr>
                <w:lang w:val="en-US"/>
              </w:rPr>
              <w:t>true</w:t>
            </w:r>
            <w:r w:rsidRPr="007036CE">
              <w:t xml:space="preserve">» </w:t>
            </w:r>
            <w:r w:rsidR="005B1C15" w:rsidRPr="007036CE">
              <w:t>–</w:t>
            </w:r>
            <w:r w:rsidRPr="007036CE">
              <w:t xml:space="preserve"> Да;</w:t>
            </w:r>
          </w:p>
          <w:p w14:paraId="334801E3" w14:textId="7717273A" w:rsidR="003A3ABD" w:rsidRPr="007036CE" w:rsidRDefault="00114545" w:rsidP="004D7563">
            <w:pPr>
              <w:pStyle w:val="GOSTTableListMark1"/>
            </w:pPr>
            <w:r w:rsidRPr="007036CE">
              <w:t>«</w:t>
            </w:r>
            <w:r w:rsidRPr="007036CE">
              <w:rPr>
                <w:lang w:val="en-US"/>
              </w:rPr>
              <w:t>false</w:t>
            </w:r>
            <w:r w:rsidRPr="007036CE">
              <w:t xml:space="preserve">» </w:t>
            </w:r>
            <w:r w:rsidR="005B1C15" w:rsidRPr="007036CE">
              <w:t>–</w:t>
            </w:r>
            <w:r w:rsidRPr="007036CE">
              <w:t xml:space="preserve"> Нет</w:t>
            </w:r>
          </w:p>
        </w:tc>
      </w:tr>
      <w:tr w:rsidR="00B26DED" w:rsidRPr="007036CE" w14:paraId="0A85812B" w14:textId="77777777" w:rsidTr="005E4D91">
        <w:tc>
          <w:tcPr>
            <w:tcW w:w="1100" w:type="pct"/>
          </w:tcPr>
          <w:p w14:paraId="1737209A" w14:textId="77777777" w:rsidR="00542E80" w:rsidRPr="007036CE" w:rsidRDefault="00542E80" w:rsidP="00A01030">
            <w:pPr>
              <w:pStyle w:val="GOSTTablenorm"/>
            </w:pPr>
            <w:r w:rsidRPr="007036CE">
              <w:t>Признак учета ПОФР на ЛС плательщика</w:t>
            </w:r>
          </w:p>
        </w:tc>
        <w:tc>
          <w:tcPr>
            <w:tcW w:w="750" w:type="pct"/>
          </w:tcPr>
          <w:p w14:paraId="38EA7B81" w14:textId="77777777" w:rsidR="00542E80" w:rsidRPr="007036CE" w:rsidRDefault="00542E80" w:rsidP="00542E80">
            <w:pPr>
              <w:pStyle w:val="GOSTTablenorm"/>
              <w:rPr>
                <w:szCs w:val="22"/>
              </w:rPr>
            </w:pPr>
            <w:r w:rsidRPr="007036CE">
              <w:rPr>
                <w:szCs w:val="22"/>
              </w:rPr>
              <w:t>StmInfrmtn_SIGN_POFR_Snd</w:t>
            </w:r>
          </w:p>
        </w:tc>
        <w:tc>
          <w:tcPr>
            <w:tcW w:w="500" w:type="pct"/>
          </w:tcPr>
          <w:p w14:paraId="1690C940" w14:textId="77777777" w:rsidR="00542E80" w:rsidRPr="007036CE" w:rsidRDefault="007B7600" w:rsidP="00542E80">
            <w:pPr>
              <w:pStyle w:val="GOSTTablenorm"/>
              <w:rPr>
                <w:szCs w:val="22"/>
              </w:rPr>
            </w:pPr>
            <w:r w:rsidRPr="007036CE">
              <w:t>Логический</w:t>
            </w:r>
          </w:p>
        </w:tc>
        <w:tc>
          <w:tcPr>
            <w:tcW w:w="291" w:type="pct"/>
          </w:tcPr>
          <w:p w14:paraId="4B85575E" w14:textId="77777777" w:rsidR="00542E80" w:rsidRPr="007036CE" w:rsidRDefault="00542E80" w:rsidP="00542E80">
            <w:pPr>
              <w:pStyle w:val="GOSTTablenorm"/>
              <w:rPr>
                <w:szCs w:val="22"/>
              </w:rPr>
            </w:pPr>
            <w:r w:rsidRPr="007036CE">
              <w:t>Да</w:t>
            </w:r>
          </w:p>
        </w:tc>
        <w:tc>
          <w:tcPr>
            <w:tcW w:w="316" w:type="pct"/>
          </w:tcPr>
          <w:p w14:paraId="5575970D" w14:textId="77777777" w:rsidR="00542E80" w:rsidRPr="007036CE" w:rsidRDefault="007B7600" w:rsidP="00542E80">
            <w:pPr>
              <w:pStyle w:val="GOSTTablenorm"/>
              <w:rPr>
                <w:szCs w:val="22"/>
              </w:rPr>
            </w:pPr>
            <w:r w:rsidRPr="007036CE">
              <w:t>-</w:t>
            </w:r>
          </w:p>
        </w:tc>
        <w:tc>
          <w:tcPr>
            <w:tcW w:w="2085" w:type="pct"/>
          </w:tcPr>
          <w:p w14:paraId="1B30A8C3" w14:textId="77777777" w:rsidR="00542E80" w:rsidRPr="007036CE" w:rsidRDefault="00542E80" w:rsidP="00542E80">
            <w:pPr>
              <w:pStyle w:val="GOSTTablenorm"/>
            </w:pPr>
            <w:r w:rsidRPr="007036CE">
              <w:t>Указывается признак учета ПОФР на ЛС плательщика.</w:t>
            </w:r>
          </w:p>
          <w:p w14:paraId="34C70EEB" w14:textId="77777777" w:rsidR="004D7563" w:rsidRPr="007036CE" w:rsidRDefault="00542E80" w:rsidP="003C110F">
            <w:pPr>
              <w:pStyle w:val="GOSTTablenorm"/>
            </w:pPr>
            <w:r w:rsidRPr="007036CE">
              <w:t>М</w:t>
            </w:r>
            <w:r w:rsidR="004D7563" w:rsidRPr="007036CE">
              <w:t>ожет принимать значения:</w:t>
            </w:r>
          </w:p>
          <w:p w14:paraId="53940B30" w14:textId="0EBDE04F" w:rsidR="00114545" w:rsidRPr="007036CE" w:rsidRDefault="00114545" w:rsidP="00114545">
            <w:pPr>
              <w:pStyle w:val="GOSTTableListMark1"/>
            </w:pPr>
            <w:r w:rsidRPr="007036CE">
              <w:t>«</w:t>
            </w:r>
            <w:r w:rsidRPr="007036CE">
              <w:rPr>
                <w:lang w:val="en-US"/>
              </w:rPr>
              <w:t>true</w:t>
            </w:r>
            <w:r w:rsidRPr="007036CE">
              <w:t xml:space="preserve">» </w:t>
            </w:r>
            <w:r w:rsidR="005B1C15" w:rsidRPr="007036CE">
              <w:t>–</w:t>
            </w:r>
            <w:r w:rsidRPr="007036CE">
              <w:t xml:space="preserve"> Да;</w:t>
            </w:r>
          </w:p>
          <w:p w14:paraId="717E04A7" w14:textId="59F2954D" w:rsidR="00542E80" w:rsidRPr="007036CE" w:rsidRDefault="00114545" w:rsidP="004D7563">
            <w:pPr>
              <w:pStyle w:val="GOSTTableListMark1"/>
            </w:pPr>
            <w:r w:rsidRPr="007036CE">
              <w:t>«</w:t>
            </w:r>
            <w:r w:rsidRPr="007036CE">
              <w:rPr>
                <w:lang w:val="en-US"/>
              </w:rPr>
              <w:t>false</w:t>
            </w:r>
            <w:r w:rsidRPr="007036CE">
              <w:t xml:space="preserve">» </w:t>
            </w:r>
            <w:r w:rsidR="005B1C15" w:rsidRPr="007036CE">
              <w:t>–</w:t>
            </w:r>
            <w:r w:rsidRPr="007036CE">
              <w:t xml:space="preserve"> Нет</w:t>
            </w:r>
          </w:p>
        </w:tc>
      </w:tr>
      <w:tr w:rsidR="00B26DED" w:rsidRPr="007036CE" w14:paraId="2DBB469D" w14:textId="77777777" w:rsidTr="005E4D91">
        <w:tc>
          <w:tcPr>
            <w:tcW w:w="1100" w:type="pct"/>
          </w:tcPr>
          <w:p w14:paraId="3EB903E5" w14:textId="77777777" w:rsidR="00542E80" w:rsidRPr="007036CE" w:rsidRDefault="00542E80" w:rsidP="00542E80">
            <w:pPr>
              <w:pStyle w:val="GOSTTablenorm"/>
              <w:rPr>
                <w:szCs w:val="22"/>
              </w:rPr>
            </w:pPr>
            <w:r w:rsidRPr="007036CE">
              <w:t>Период действия ПОФР</w:t>
            </w:r>
          </w:p>
        </w:tc>
        <w:tc>
          <w:tcPr>
            <w:tcW w:w="750" w:type="pct"/>
          </w:tcPr>
          <w:p w14:paraId="5AD747A6" w14:textId="77777777" w:rsidR="00542E80" w:rsidRPr="007036CE" w:rsidRDefault="00542E80" w:rsidP="00542E80">
            <w:pPr>
              <w:pStyle w:val="GOSTTablenorm"/>
              <w:rPr>
                <w:szCs w:val="22"/>
              </w:rPr>
            </w:pPr>
            <w:r w:rsidRPr="007036CE">
              <w:rPr>
                <w:szCs w:val="22"/>
              </w:rPr>
              <w:t>StmInfrmtn_ValidityPOFR</w:t>
            </w:r>
          </w:p>
        </w:tc>
        <w:tc>
          <w:tcPr>
            <w:tcW w:w="500" w:type="pct"/>
          </w:tcPr>
          <w:p w14:paraId="0FE494E2" w14:textId="77777777" w:rsidR="00542E80" w:rsidRPr="007036CE" w:rsidRDefault="00542E80" w:rsidP="00542E80">
            <w:pPr>
              <w:pStyle w:val="GOSTTablenorm"/>
              <w:rPr>
                <w:szCs w:val="22"/>
              </w:rPr>
            </w:pPr>
            <w:r w:rsidRPr="007036CE">
              <w:t>Строка</w:t>
            </w:r>
          </w:p>
        </w:tc>
        <w:tc>
          <w:tcPr>
            <w:tcW w:w="291" w:type="pct"/>
          </w:tcPr>
          <w:p w14:paraId="4F3052F4" w14:textId="77777777" w:rsidR="00542E80" w:rsidRPr="007036CE" w:rsidRDefault="00542E80" w:rsidP="00542E80">
            <w:pPr>
              <w:pStyle w:val="GOSTTablenorm"/>
              <w:rPr>
                <w:szCs w:val="22"/>
              </w:rPr>
            </w:pPr>
            <w:r w:rsidRPr="007036CE">
              <w:t>Нет</w:t>
            </w:r>
          </w:p>
        </w:tc>
        <w:tc>
          <w:tcPr>
            <w:tcW w:w="316" w:type="pct"/>
          </w:tcPr>
          <w:p w14:paraId="0BEB44F8" w14:textId="77777777" w:rsidR="00542E80" w:rsidRPr="007036CE" w:rsidRDefault="00542E80" w:rsidP="00542E80">
            <w:pPr>
              <w:pStyle w:val="GOSTTablenorm"/>
              <w:rPr>
                <w:szCs w:val="22"/>
              </w:rPr>
            </w:pPr>
            <w:r w:rsidRPr="007036CE">
              <w:t>&lt;=3</w:t>
            </w:r>
          </w:p>
        </w:tc>
        <w:tc>
          <w:tcPr>
            <w:tcW w:w="2085" w:type="pct"/>
          </w:tcPr>
          <w:p w14:paraId="5BC187E7" w14:textId="77777777" w:rsidR="00542E80" w:rsidRPr="007036CE" w:rsidRDefault="00542E80" w:rsidP="00542E80">
            <w:pPr>
              <w:pStyle w:val="GOSTTablenorm"/>
            </w:pPr>
            <w:r w:rsidRPr="007036CE">
              <w:t>Указывается период действия ПОФР.</w:t>
            </w:r>
          </w:p>
          <w:p w14:paraId="2A879065" w14:textId="77777777" w:rsidR="00542E80" w:rsidRPr="007036CE" w:rsidRDefault="00542E80" w:rsidP="003C110F">
            <w:pPr>
              <w:pStyle w:val="GOSTTablenorm"/>
            </w:pPr>
            <w:r w:rsidRPr="007036CE">
              <w:t>Обязателен для заполнения, если в параметре «Признак учета ПОФР на ЛС плательщика» (</w:t>
            </w:r>
            <w:r w:rsidRPr="007036CE">
              <w:rPr>
                <w:szCs w:val="22"/>
              </w:rPr>
              <w:t>StmInfrmtn_SIGN_POFR_Snd</w:t>
            </w:r>
            <w:r w:rsidRPr="007036CE">
              <w:t>) указано значение</w:t>
            </w:r>
            <w:r w:rsidR="00265926" w:rsidRPr="007036CE">
              <w:t>:</w:t>
            </w:r>
            <w:r w:rsidR="004E3625" w:rsidRPr="007036CE">
              <w:t xml:space="preserve"> </w:t>
            </w:r>
            <w:r w:rsidR="001112FE" w:rsidRPr="007036CE">
              <w:t>«</w:t>
            </w:r>
            <w:r w:rsidR="009C7DBE" w:rsidRPr="007036CE">
              <w:rPr>
                <w:lang w:val="en-US"/>
              </w:rPr>
              <w:t>true</w:t>
            </w:r>
            <w:r w:rsidR="001112FE" w:rsidRPr="007036CE">
              <w:t>»</w:t>
            </w:r>
            <w:r w:rsidR="004E3625" w:rsidRPr="007036CE">
              <w:t xml:space="preserve"> (Да)</w:t>
            </w:r>
          </w:p>
        </w:tc>
      </w:tr>
      <w:tr w:rsidR="00B26DED" w:rsidRPr="007036CE" w14:paraId="480B7BBE" w14:textId="77777777" w:rsidTr="005E4D91">
        <w:tc>
          <w:tcPr>
            <w:tcW w:w="1100" w:type="pct"/>
          </w:tcPr>
          <w:p w14:paraId="0490B94C" w14:textId="77777777" w:rsidR="00542E80" w:rsidRPr="007036CE" w:rsidRDefault="00542E80" w:rsidP="00542E80">
            <w:pPr>
              <w:pStyle w:val="GOSTTablenorm"/>
              <w:rPr>
                <w:szCs w:val="22"/>
              </w:rPr>
            </w:pPr>
            <w:r w:rsidRPr="007036CE">
              <w:t>КБК для контроля остатка ПОФР плательщика</w:t>
            </w:r>
          </w:p>
        </w:tc>
        <w:tc>
          <w:tcPr>
            <w:tcW w:w="750" w:type="pct"/>
          </w:tcPr>
          <w:p w14:paraId="3F215E4B" w14:textId="77777777" w:rsidR="00542E80" w:rsidRPr="007036CE" w:rsidRDefault="00542E80" w:rsidP="00542E80">
            <w:pPr>
              <w:pStyle w:val="GOSTTablenorm"/>
              <w:rPr>
                <w:szCs w:val="22"/>
              </w:rPr>
            </w:pPr>
            <w:r w:rsidRPr="007036CE">
              <w:rPr>
                <w:szCs w:val="22"/>
              </w:rPr>
              <w:t>StmInfrmtn_KBKCtrlBa</w:t>
            </w:r>
            <w:r w:rsidR="00BB1B51" w:rsidRPr="007036CE">
              <w:rPr>
                <w:szCs w:val="22"/>
              </w:rPr>
              <w:t>lancePOFRPay</w:t>
            </w:r>
          </w:p>
        </w:tc>
        <w:tc>
          <w:tcPr>
            <w:tcW w:w="500" w:type="pct"/>
          </w:tcPr>
          <w:p w14:paraId="7E2B3A3C" w14:textId="77777777" w:rsidR="00542E80" w:rsidRPr="007036CE" w:rsidRDefault="00542E80" w:rsidP="00542E80">
            <w:pPr>
              <w:pStyle w:val="GOSTTablenorm"/>
              <w:rPr>
                <w:szCs w:val="22"/>
              </w:rPr>
            </w:pPr>
            <w:r w:rsidRPr="007036CE">
              <w:t>Строка</w:t>
            </w:r>
          </w:p>
        </w:tc>
        <w:tc>
          <w:tcPr>
            <w:tcW w:w="291" w:type="pct"/>
          </w:tcPr>
          <w:p w14:paraId="5B660B94" w14:textId="77777777" w:rsidR="00542E80" w:rsidRPr="007036CE" w:rsidRDefault="00542E80" w:rsidP="00542E80">
            <w:pPr>
              <w:pStyle w:val="GOSTTablenorm"/>
              <w:rPr>
                <w:szCs w:val="22"/>
              </w:rPr>
            </w:pPr>
            <w:r w:rsidRPr="007036CE">
              <w:t>Нет</w:t>
            </w:r>
          </w:p>
        </w:tc>
        <w:tc>
          <w:tcPr>
            <w:tcW w:w="316" w:type="pct"/>
          </w:tcPr>
          <w:p w14:paraId="74D7094D" w14:textId="77777777" w:rsidR="00542E80" w:rsidRPr="007036CE" w:rsidRDefault="00542E80" w:rsidP="00542E80">
            <w:pPr>
              <w:pStyle w:val="GOSTTablenorm"/>
              <w:rPr>
                <w:szCs w:val="22"/>
              </w:rPr>
            </w:pPr>
            <w:r w:rsidRPr="007036CE">
              <w:t>=20</w:t>
            </w:r>
          </w:p>
        </w:tc>
        <w:tc>
          <w:tcPr>
            <w:tcW w:w="2085" w:type="pct"/>
          </w:tcPr>
          <w:p w14:paraId="788CB552" w14:textId="77777777" w:rsidR="00542E80" w:rsidRPr="007036CE" w:rsidRDefault="00542E80" w:rsidP="00542E80">
            <w:pPr>
              <w:pStyle w:val="GOSTTablenorm"/>
            </w:pPr>
            <w:r w:rsidRPr="007036CE">
              <w:t>Указывается КБК для контроля остатка ПОФР плательщика.</w:t>
            </w:r>
          </w:p>
          <w:p w14:paraId="49150FC9" w14:textId="77777777" w:rsidR="00542E80" w:rsidRPr="007036CE" w:rsidRDefault="00542E80" w:rsidP="003C110F">
            <w:pPr>
              <w:pStyle w:val="GOSTTablenorm"/>
            </w:pPr>
            <w:r w:rsidRPr="007036CE">
              <w:t>Обязателен для заполнения, если в параметре «Признак учета ПОФР на ЛС плательщика» (</w:t>
            </w:r>
            <w:r w:rsidRPr="007036CE">
              <w:rPr>
                <w:szCs w:val="22"/>
              </w:rPr>
              <w:t>StmInfrmtn_SIGN_POFR_Snd</w:t>
            </w:r>
            <w:r w:rsidRPr="007036CE">
              <w:t>) указано значение</w:t>
            </w:r>
            <w:r w:rsidR="00265926" w:rsidRPr="007036CE">
              <w:t>:</w:t>
            </w:r>
            <w:r w:rsidR="004E3625" w:rsidRPr="007036CE">
              <w:t xml:space="preserve"> </w:t>
            </w:r>
            <w:r w:rsidR="001112FE" w:rsidRPr="007036CE">
              <w:t>«</w:t>
            </w:r>
            <w:r w:rsidR="009C7DBE" w:rsidRPr="007036CE">
              <w:rPr>
                <w:lang w:val="en-US"/>
              </w:rPr>
              <w:t>true</w:t>
            </w:r>
            <w:r w:rsidR="001112FE" w:rsidRPr="007036CE">
              <w:t>»</w:t>
            </w:r>
            <w:r w:rsidR="004E3625" w:rsidRPr="007036CE">
              <w:t xml:space="preserve"> (Да)</w:t>
            </w:r>
          </w:p>
        </w:tc>
      </w:tr>
      <w:tr w:rsidR="00B26DED" w:rsidRPr="007036CE" w14:paraId="261145BA" w14:textId="77777777" w:rsidTr="005E4D91">
        <w:tc>
          <w:tcPr>
            <w:tcW w:w="1100" w:type="pct"/>
          </w:tcPr>
          <w:p w14:paraId="7B970D2C" w14:textId="77777777" w:rsidR="00FE42A0" w:rsidRPr="007036CE" w:rsidRDefault="00FE42A0" w:rsidP="00BB490C">
            <w:pPr>
              <w:pStyle w:val="GOSTTablenorm"/>
              <w:rPr>
                <w:b/>
              </w:rPr>
            </w:pPr>
            <w:r w:rsidRPr="007036CE">
              <w:rPr>
                <w:b/>
              </w:rPr>
              <w:t>Расшифровка заявки на полу</w:t>
            </w:r>
            <w:r w:rsidRPr="007036CE">
              <w:rPr>
                <w:b/>
              </w:rPr>
              <w:lastRenderedPageBreak/>
              <w:t xml:space="preserve">чение наличных денег </w:t>
            </w:r>
          </w:p>
        </w:tc>
        <w:tc>
          <w:tcPr>
            <w:tcW w:w="750" w:type="pct"/>
          </w:tcPr>
          <w:p w14:paraId="6CE1596D" w14:textId="77777777" w:rsidR="00FE42A0" w:rsidRPr="007036CE" w:rsidRDefault="00FE42A0" w:rsidP="00BB490C">
            <w:pPr>
              <w:pStyle w:val="GOSTTablenorm"/>
              <w:rPr>
                <w:b/>
              </w:rPr>
            </w:pPr>
            <w:r w:rsidRPr="007036CE">
              <w:rPr>
                <w:b/>
              </w:rPr>
              <w:lastRenderedPageBreak/>
              <w:t>ZSCH2</w:t>
            </w:r>
          </w:p>
        </w:tc>
        <w:tc>
          <w:tcPr>
            <w:tcW w:w="500" w:type="pct"/>
          </w:tcPr>
          <w:p w14:paraId="1C30A1F6" w14:textId="77777777" w:rsidR="00FE42A0" w:rsidRPr="007036CE" w:rsidRDefault="00FE42A0" w:rsidP="00BB490C">
            <w:pPr>
              <w:pStyle w:val="GOSTTablenorm"/>
            </w:pPr>
            <w:r w:rsidRPr="007036CE">
              <w:t>Массив</w:t>
            </w:r>
          </w:p>
        </w:tc>
        <w:tc>
          <w:tcPr>
            <w:tcW w:w="291" w:type="pct"/>
          </w:tcPr>
          <w:p w14:paraId="10C21B7C" w14:textId="77777777" w:rsidR="00FE42A0" w:rsidRPr="007036CE" w:rsidRDefault="00FE42A0" w:rsidP="00E81FA6">
            <w:pPr>
              <w:pStyle w:val="GOSTTablenorm"/>
            </w:pPr>
            <w:r w:rsidRPr="007036CE">
              <w:t>Да</w:t>
            </w:r>
          </w:p>
        </w:tc>
        <w:tc>
          <w:tcPr>
            <w:tcW w:w="316" w:type="pct"/>
          </w:tcPr>
          <w:p w14:paraId="01A5119B" w14:textId="77777777" w:rsidR="00FE42A0" w:rsidRPr="007036CE" w:rsidRDefault="003A3ABD" w:rsidP="00E81FA6">
            <w:pPr>
              <w:pStyle w:val="GOSTTablenorm"/>
            </w:pPr>
            <w:r w:rsidRPr="007036CE">
              <w:t>-</w:t>
            </w:r>
          </w:p>
        </w:tc>
        <w:tc>
          <w:tcPr>
            <w:tcW w:w="2085" w:type="pct"/>
          </w:tcPr>
          <w:p w14:paraId="34A12B92" w14:textId="77777777" w:rsidR="00FE42A0" w:rsidRPr="007036CE" w:rsidRDefault="003A3ABD" w:rsidP="00E81FA6">
            <w:pPr>
              <w:pStyle w:val="GOSTTablenorm"/>
            </w:pPr>
            <w:r w:rsidRPr="007036CE">
              <w:t>-</w:t>
            </w:r>
          </w:p>
        </w:tc>
      </w:tr>
      <w:tr w:rsidR="00B26DED" w:rsidRPr="007036CE" w14:paraId="3E61EAF1" w14:textId="77777777" w:rsidTr="005E4D91">
        <w:tc>
          <w:tcPr>
            <w:tcW w:w="1100" w:type="pct"/>
          </w:tcPr>
          <w:p w14:paraId="7FACACB2" w14:textId="77777777" w:rsidR="00FE42A0" w:rsidRPr="007036CE" w:rsidRDefault="00FE42A0" w:rsidP="00584868">
            <w:pPr>
              <w:pStyle w:val="GOSTTablenorm"/>
            </w:pPr>
            <w:r w:rsidRPr="007036CE">
              <w:t>Идентификатор строки</w:t>
            </w:r>
          </w:p>
        </w:tc>
        <w:tc>
          <w:tcPr>
            <w:tcW w:w="750" w:type="pct"/>
          </w:tcPr>
          <w:p w14:paraId="1E6A3319" w14:textId="77777777" w:rsidR="00FE42A0" w:rsidRPr="007036CE" w:rsidRDefault="00FE42A0" w:rsidP="00BB490C">
            <w:pPr>
              <w:pStyle w:val="GOSTTablenorm"/>
            </w:pPr>
            <w:r w:rsidRPr="007036CE">
              <w:rPr>
                <w:b/>
              </w:rPr>
              <w:t>ZSCH2:</w:t>
            </w:r>
            <w:r w:rsidRPr="007036CE">
              <w:t>id</w:t>
            </w:r>
          </w:p>
        </w:tc>
        <w:tc>
          <w:tcPr>
            <w:tcW w:w="500" w:type="pct"/>
          </w:tcPr>
          <w:p w14:paraId="6B36FCB4" w14:textId="77777777" w:rsidR="00FE42A0" w:rsidRPr="007036CE" w:rsidRDefault="00FE42A0" w:rsidP="00BB490C">
            <w:pPr>
              <w:pStyle w:val="GOSTTablenorm"/>
            </w:pPr>
            <w:r w:rsidRPr="007036CE">
              <w:t>Число</w:t>
            </w:r>
          </w:p>
        </w:tc>
        <w:tc>
          <w:tcPr>
            <w:tcW w:w="291" w:type="pct"/>
          </w:tcPr>
          <w:p w14:paraId="37896F31" w14:textId="77777777" w:rsidR="00FE42A0" w:rsidRPr="007036CE" w:rsidRDefault="00FE42A0" w:rsidP="00E81FA6">
            <w:pPr>
              <w:pStyle w:val="GOSTTablenorm"/>
            </w:pPr>
            <w:r w:rsidRPr="007036CE">
              <w:t>Да</w:t>
            </w:r>
          </w:p>
        </w:tc>
        <w:tc>
          <w:tcPr>
            <w:tcW w:w="316" w:type="pct"/>
          </w:tcPr>
          <w:p w14:paraId="2E7B708F" w14:textId="77777777" w:rsidR="00FE42A0" w:rsidRPr="007036CE" w:rsidRDefault="00FE42A0" w:rsidP="00E81FA6">
            <w:pPr>
              <w:pStyle w:val="GOSTTablenorm"/>
            </w:pPr>
            <w:r w:rsidRPr="007036CE">
              <w:t>&lt;=20</w:t>
            </w:r>
          </w:p>
        </w:tc>
        <w:tc>
          <w:tcPr>
            <w:tcW w:w="2085" w:type="pct"/>
          </w:tcPr>
          <w:p w14:paraId="5099FBE9" w14:textId="77777777" w:rsidR="00FE42A0" w:rsidRPr="007036CE" w:rsidRDefault="00FE42A0" w:rsidP="00E81FA6">
            <w:pPr>
              <w:pStyle w:val="GOSTTablenorm"/>
            </w:pPr>
            <w:r w:rsidRPr="007036CE">
              <w:t>Указывается технический идентификатор строки</w:t>
            </w:r>
          </w:p>
        </w:tc>
      </w:tr>
      <w:tr w:rsidR="00B26DED" w:rsidRPr="007036CE" w14:paraId="5F216958" w14:textId="77777777" w:rsidTr="005E4D91">
        <w:tc>
          <w:tcPr>
            <w:tcW w:w="1100" w:type="pct"/>
          </w:tcPr>
          <w:p w14:paraId="4D7EFC76" w14:textId="77777777" w:rsidR="00FE42A0" w:rsidRPr="007036CE" w:rsidRDefault="00FE42A0" w:rsidP="00584868">
            <w:pPr>
              <w:pStyle w:val="GOSTTablenorm"/>
            </w:pPr>
            <w:r w:rsidRPr="007036CE">
              <w:t>Номер строки</w:t>
            </w:r>
          </w:p>
        </w:tc>
        <w:tc>
          <w:tcPr>
            <w:tcW w:w="750" w:type="pct"/>
          </w:tcPr>
          <w:p w14:paraId="1BA81DB3" w14:textId="77777777" w:rsidR="00FE42A0" w:rsidRPr="007036CE" w:rsidRDefault="00FE42A0" w:rsidP="00BB490C">
            <w:pPr>
              <w:pStyle w:val="GOSTTablenorm"/>
            </w:pPr>
            <w:r w:rsidRPr="007036CE">
              <w:rPr>
                <w:b/>
              </w:rPr>
              <w:t>ZSCH2:</w:t>
            </w:r>
            <w:r w:rsidRPr="007036CE">
              <w:t>NmbRw</w:t>
            </w:r>
          </w:p>
        </w:tc>
        <w:tc>
          <w:tcPr>
            <w:tcW w:w="500" w:type="pct"/>
          </w:tcPr>
          <w:p w14:paraId="1B8825E9" w14:textId="77777777" w:rsidR="00FE42A0" w:rsidRPr="007036CE" w:rsidRDefault="00FE42A0" w:rsidP="00BB490C">
            <w:pPr>
              <w:pStyle w:val="GOSTTablenorm"/>
            </w:pPr>
            <w:r w:rsidRPr="007036CE">
              <w:t>Число</w:t>
            </w:r>
          </w:p>
        </w:tc>
        <w:tc>
          <w:tcPr>
            <w:tcW w:w="291" w:type="pct"/>
          </w:tcPr>
          <w:p w14:paraId="512312DE" w14:textId="77777777" w:rsidR="00FE42A0" w:rsidRPr="007036CE" w:rsidRDefault="00FE42A0" w:rsidP="00BB490C">
            <w:pPr>
              <w:pStyle w:val="GOSTTablenorm"/>
            </w:pPr>
            <w:r w:rsidRPr="007036CE">
              <w:t>Да</w:t>
            </w:r>
          </w:p>
        </w:tc>
        <w:tc>
          <w:tcPr>
            <w:tcW w:w="316" w:type="pct"/>
          </w:tcPr>
          <w:p w14:paraId="4997A378" w14:textId="77777777" w:rsidR="00FE42A0" w:rsidRPr="007036CE" w:rsidRDefault="00FE42A0" w:rsidP="00E81FA6">
            <w:pPr>
              <w:pStyle w:val="GOSTTablenorm"/>
            </w:pPr>
            <w:r w:rsidRPr="007036CE">
              <w:t>&lt;=7</w:t>
            </w:r>
          </w:p>
        </w:tc>
        <w:tc>
          <w:tcPr>
            <w:tcW w:w="2085" w:type="pct"/>
          </w:tcPr>
          <w:p w14:paraId="5966FDBF" w14:textId="77777777" w:rsidR="00FE42A0" w:rsidRPr="007036CE" w:rsidRDefault="00FE42A0" w:rsidP="00E81FA6">
            <w:pPr>
              <w:pStyle w:val="GOSTTablenorm"/>
            </w:pPr>
            <w:r w:rsidRPr="007036CE">
              <w:t>Указывается порядковый номер строки расшифровки заявки</w:t>
            </w:r>
          </w:p>
        </w:tc>
      </w:tr>
      <w:tr w:rsidR="00B26DED" w:rsidRPr="007036CE" w14:paraId="36CE64DD" w14:textId="77777777" w:rsidTr="005E4D91">
        <w:tc>
          <w:tcPr>
            <w:tcW w:w="1100" w:type="pct"/>
          </w:tcPr>
          <w:p w14:paraId="1FD33075" w14:textId="77777777" w:rsidR="00FE42A0" w:rsidRPr="007036CE" w:rsidRDefault="00FE42A0" w:rsidP="00584868">
            <w:pPr>
              <w:pStyle w:val="GOSTTablenorm"/>
            </w:pPr>
            <w:r w:rsidRPr="007036CE">
              <w:t>КБК плательщика</w:t>
            </w:r>
          </w:p>
        </w:tc>
        <w:tc>
          <w:tcPr>
            <w:tcW w:w="750" w:type="pct"/>
          </w:tcPr>
          <w:p w14:paraId="03F6CA08" w14:textId="77777777" w:rsidR="00FE42A0" w:rsidRPr="007036CE" w:rsidRDefault="00FE42A0" w:rsidP="00584868">
            <w:pPr>
              <w:pStyle w:val="GOSTTablenorm"/>
            </w:pPr>
            <w:r w:rsidRPr="007036CE">
              <w:rPr>
                <w:b/>
              </w:rPr>
              <w:t>ZSCH2:</w:t>
            </w:r>
            <w:r w:rsidRPr="007036CE">
              <w:t>MSC_KBK_KBK</w:t>
            </w:r>
          </w:p>
        </w:tc>
        <w:tc>
          <w:tcPr>
            <w:tcW w:w="500" w:type="pct"/>
          </w:tcPr>
          <w:p w14:paraId="2DB139FF" w14:textId="77777777" w:rsidR="00FE42A0" w:rsidRPr="007036CE" w:rsidRDefault="00FE42A0" w:rsidP="00584868">
            <w:pPr>
              <w:pStyle w:val="GOSTTablenorm"/>
            </w:pPr>
            <w:r w:rsidRPr="007036CE">
              <w:t>Строка</w:t>
            </w:r>
          </w:p>
        </w:tc>
        <w:tc>
          <w:tcPr>
            <w:tcW w:w="291" w:type="pct"/>
          </w:tcPr>
          <w:p w14:paraId="030AC21C" w14:textId="77777777" w:rsidR="00FE42A0" w:rsidRPr="007036CE" w:rsidRDefault="00542E80" w:rsidP="00584868">
            <w:pPr>
              <w:pStyle w:val="GOSTTablenorm"/>
            </w:pPr>
            <w:r w:rsidRPr="007036CE">
              <w:t>Да</w:t>
            </w:r>
          </w:p>
        </w:tc>
        <w:tc>
          <w:tcPr>
            <w:tcW w:w="316" w:type="pct"/>
          </w:tcPr>
          <w:p w14:paraId="4EC550D0" w14:textId="77777777" w:rsidR="00FE42A0" w:rsidRPr="007036CE" w:rsidRDefault="00FE42A0" w:rsidP="00584868">
            <w:pPr>
              <w:pStyle w:val="GOSTTablenorm"/>
            </w:pPr>
            <w:r w:rsidRPr="007036CE">
              <w:rPr>
                <w:lang w:val="en-US"/>
              </w:rPr>
              <w:t>=20</w:t>
            </w:r>
          </w:p>
        </w:tc>
        <w:tc>
          <w:tcPr>
            <w:tcW w:w="2085" w:type="pct"/>
          </w:tcPr>
          <w:p w14:paraId="02BA0E97" w14:textId="77777777" w:rsidR="00FE42A0" w:rsidRPr="007036CE" w:rsidRDefault="00FE42A0" w:rsidP="00BB490C">
            <w:pPr>
              <w:pStyle w:val="GOSTTablenorm"/>
            </w:pPr>
            <w:r w:rsidRPr="007036CE">
              <w:t>Указывается код по бюджетной классификации для отраже</w:t>
            </w:r>
            <w:r w:rsidR="004E3625" w:rsidRPr="007036CE">
              <w:t>ния операции на ЛС плательщика</w:t>
            </w:r>
          </w:p>
        </w:tc>
      </w:tr>
      <w:tr w:rsidR="00B26DED" w:rsidRPr="007036CE" w14:paraId="2910F66E" w14:textId="77777777" w:rsidTr="005E4D91">
        <w:tc>
          <w:tcPr>
            <w:tcW w:w="1100" w:type="pct"/>
          </w:tcPr>
          <w:p w14:paraId="270039FF" w14:textId="77777777" w:rsidR="00BB490C" w:rsidRPr="007036CE" w:rsidRDefault="00BB490C" w:rsidP="00BB490C">
            <w:pPr>
              <w:pStyle w:val="GOSTTablenorm"/>
            </w:pPr>
            <w:r w:rsidRPr="007036CE">
              <w:t>Тип КБК плательщика</w:t>
            </w:r>
          </w:p>
        </w:tc>
        <w:tc>
          <w:tcPr>
            <w:tcW w:w="750" w:type="pct"/>
          </w:tcPr>
          <w:p w14:paraId="4EBDAF99" w14:textId="77777777" w:rsidR="00BB490C" w:rsidRPr="007036CE" w:rsidRDefault="00CC39B8" w:rsidP="00BB490C">
            <w:pPr>
              <w:pStyle w:val="GOSTTablenorm"/>
              <w:rPr>
                <w:lang w:val="en-US"/>
              </w:rPr>
            </w:pPr>
            <w:r w:rsidRPr="007036CE">
              <w:rPr>
                <w:b/>
              </w:rPr>
              <w:t>ZSCH2:</w:t>
            </w:r>
            <w:r w:rsidRPr="007036CE">
              <w:t>MSC_KBK_</w:t>
            </w:r>
            <w:r w:rsidRPr="007036CE">
              <w:rPr>
                <w:lang w:val="en-US"/>
              </w:rPr>
              <w:t>BKTp</w:t>
            </w:r>
          </w:p>
        </w:tc>
        <w:tc>
          <w:tcPr>
            <w:tcW w:w="500" w:type="pct"/>
          </w:tcPr>
          <w:p w14:paraId="5E0650C1" w14:textId="77777777" w:rsidR="00BB490C" w:rsidRPr="007036CE" w:rsidRDefault="00BB490C" w:rsidP="00BB490C">
            <w:pPr>
              <w:pStyle w:val="GOSTTablenorm"/>
            </w:pPr>
            <w:r w:rsidRPr="007036CE">
              <w:t>Строка</w:t>
            </w:r>
          </w:p>
        </w:tc>
        <w:tc>
          <w:tcPr>
            <w:tcW w:w="291" w:type="pct"/>
          </w:tcPr>
          <w:p w14:paraId="3354E397" w14:textId="77777777" w:rsidR="00BB490C" w:rsidRPr="007036CE" w:rsidRDefault="00BB490C" w:rsidP="00BB490C">
            <w:pPr>
              <w:pStyle w:val="GOSTTablenorm"/>
            </w:pPr>
            <w:r w:rsidRPr="007036CE">
              <w:t>Да</w:t>
            </w:r>
          </w:p>
        </w:tc>
        <w:tc>
          <w:tcPr>
            <w:tcW w:w="316" w:type="pct"/>
          </w:tcPr>
          <w:p w14:paraId="5AABEBC6" w14:textId="77777777" w:rsidR="00BB490C" w:rsidRPr="007036CE" w:rsidRDefault="003F0E09" w:rsidP="00980592">
            <w:pPr>
              <w:pStyle w:val="GOSTTablenorm"/>
              <w:rPr>
                <w:lang w:val="en-US"/>
              </w:rPr>
            </w:pPr>
            <w:r w:rsidRPr="007036CE">
              <w:t>&lt;</w:t>
            </w:r>
            <w:r w:rsidR="00BB490C" w:rsidRPr="007036CE">
              <w:t>=</w:t>
            </w:r>
            <w:r w:rsidRPr="007036CE">
              <w:t>50</w:t>
            </w:r>
          </w:p>
        </w:tc>
        <w:tc>
          <w:tcPr>
            <w:tcW w:w="2085" w:type="pct"/>
          </w:tcPr>
          <w:p w14:paraId="1080F58E" w14:textId="77777777" w:rsidR="00BB490C" w:rsidRPr="007036CE" w:rsidRDefault="00BB490C" w:rsidP="00BB490C">
            <w:pPr>
              <w:pStyle w:val="GOSTTablenorm"/>
            </w:pPr>
            <w:r w:rsidRPr="007036CE">
              <w:t>Указывается тип кода по бюджетной классификации плательщика.</w:t>
            </w:r>
          </w:p>
          <w:p w14:paraId="3E590E45" w14:textId="77777777" w:rsidR="00180E83" w:rsidRPr="007036CE" w:rsidRDefault="00180E83" w:rsidP="00180E83">
            <w:pPr>
              <w:pStyle w:val="GOSTTablenorm"/>
            </w:pPr>
            <w:r w:rsidRPr="007036CE">
              <w:t>Возможные значения:</w:t>
            </w:r>
          </w:p>
          <w:p w14:paraId="7985440E" w14:textId="737159E5" w:rsidR="003F0E09" w:rsidRPr="007036CE" w:rsidRDefault="003F0E09" w:rsidP="003F0E09">
            <w:pPr>
              <w:pStyle w:val="GOSTTableListMark1"/>
            </w:pPr>
            <w:r w:rsidRPr="007036CE">
              <w:t xml:space="preserve">«Costs» </w:t>
            </w:r>
            <w:r w:rsidR="005B1C15" w:rsidRPr="007036CE">
              <w:t>–</w:t>
            </w:r>
            <w:r w:rsidRPr="007036CE">
              <w:t xml:space="preserve"> Расходы;</w:t>
            </w:r>
          </w:p>
          <w:p w14:paraId="0890C8DF" w14:textId="3826FA9E" w:rsidR="003F0E09" w:rsidRPr="007036CE" w:rsidRDefault="003F0E09" w:rsidP="003F0E09">
            <w:pPr>
              <w:pStyle w:val="GOSTTableListMark1"/>
            </w:pPr>
            <w:r w:rsidRPr="007036CE">
              <w:t xml:space="preserve">«LimitedTypeCosts» </w:t>
            </w:r>
            <w:r w:rsidR="005B1C15" w:rsidRPr="007036CE">
              <w:t>–</w:t>
            </w:r>
            <w:r w:rsidRPr="007036CE">
              <w:t xml:space="preserve"> Лимитируемые расходы;</w:t>
            </w:r>
          </w:p>
          <w:p w14:paraId="3576C930" w14:textId="3C17563A" w:rsidR="00180E83" w:rsidRPr="007036CE" w:rsidRDefault="003F0E09" w:rsidP="00980592">
            <w:pPr>
              <w:pStyle w:val="GOSTTableListMark1"/>
            </w:pPr>
            <w:r w:rsidRPr="007036CE">
              <w:t>«UnLimitedTypeCosts</w:t>
            </w:r>
            <w:r w:rsidR="00980592" w:rsidRPr="007036CE">
              <w:t xml:space="preserve">» </w:t>
            </w:r>
            <w:r w:rsidR="005B1C15" w:rsidRPr="007036CE">
              <w:t>–</w:t>
            </w:r>
            <w:r w:rsidR="00980592" w:rsidRPr="007036CE">
              <w:t xml:space="preserve"> Нелимитруемые расходы</w:t>
            </w:r>
          </w:p>
        </w:tc>
      </w:tr>
      <w:tr w:rsidR="00B26DED" w:rsidRPr="007036CE" w14:paraId="56BC61C2" w14:textId="77777777" w:rsidTr="005E4D91">
        <w:tc>
          <w:tcPr>
            <w:tcW w:w="1100" w:type="pct"/>
          </w:tcPr>
          <w:p w14:paraId="0ACA9216" w14:textId="77777777" w:rsidR="00FE42A0" w:rsidRPr="007036CE" w:rsidRDefault="00FE42A0" w:rsidP="00584868">
            <w:pPr>
              <w:pStyle w:val="GOSTTablenorm"/>
            </w:pPr>
            <w:r w:rsidRPr="007036CE">
              <w:t>Код цели (аналитический код) плательщика</w:t>
            </w:r>
          </w:p>
        </w:tc>
        <w:tc>
          <w:tcPr>
            <w:tcW w:w="750" w:type="pct"/>
          </w:tcPr>
          <w:p w14:paraId="18530B58" w14:textId="77777777" w:rsidR="00FE42A0" w:rsidRPr="007036CE" w:rsidRDefault="00FE42A0" w:rsidP="00BB490C">
            <w:pPr>
              <w:pStyle w:val="GOSTTablenorm"/>
            </w:pPr>
            <w:r w:rsidRPr="007036CE">
              <w:rPr>
                <w:b/>
              </w:rPr>
              <w:t>ZSCH2:</w:t>
            </w:r>
            <w:r w:rsidRPr="007036CE">
              <w:t>MSC_KBK_TrgtCd</w:t>
            </w:r>
          </w:p>
        </w:tc>
        <w:tc>
          <w:tcPr>
            <w:tcW w:w="500" w:type="pct"/>
          </w:tcPr>
          <w:p w14:paraId="44E6EF08" w14:textId="77777777" w:rsidR="00FE42A0" w:rsidRPr="007036CE" w:rsidRDefault="00FE42A0" w:rsidP="00BB490C">
            <w:pPr>
              <w:pStyle w:val="GOSTTablenorm"/>
            </w:pPr>
            <w:r w:rsidRPr="007036CE">
              <w:t>Строка</w:t>
            </w:r>
          </w:p>
        </w:tc>
        <w:tc>
          <w:tcPr>
            <w:tcW w:w="291" w:type="pct"/>
          </w:tcPr>
          <w:p w14:paraId="6A6CEB5B" w14:textId="77777777" w:rsidR="00FE42A0" w:rsidRPr="007036CE" w:rsidRDefault="00FE42A0" w:rsidP="00BB490C">
            <w:pPr>
              <w:pStyle w:val="GOSTTablenorm"/>
            </w:pPr>
            <w:r w:rsidRPr="007036CE">
              <w:t>Нет</w:t>
            </w:r>
          </w:p>
        </w:tc>
        <w:tc>
          <w:tcPr>
            <w:tcW w:w="316" w:type="pct"/>
          </w:tcPr>
          <w:p w14:paraId="6F8E0003" w14:textId="77777777" w:rsidR="00FE42A0" w:rsidRPr="007036CE" w:rsidRDefault="00FE42A0" w:rsidP="00BB490C">
            <w:pPr>
              <w:pStyle w:val="GOSTTablenorm"/>
            </w:pPr>
            <w:r w:rsidRPr="007036CE">
              <w:t>&lt;=</w:t>
            </w:r>
            <w:r w:rsidRPr="007036CE">
              <w:rPr>
                <w:lang w:val="en-US"/>
              </w:rPr>
              <w:t>25</w:t>
            </w:r>
          </w:p>
        </w:tc>
        <w:tc>
          <w:tcPr>
            <w:tcW w:w="2085" w:type="pct"/>
          </w:tcPr>
          <w:p w14:paraId="35A359E4" w14:textId="77777777" w:rsidR="00FE42A0" w:rsidRPr="007036CE" w:rsidRDefault="00FE42A0" w:rsidP="00BB490C">
            <w:pPr>
              <w:pStyle w:val="GOSTTablenorm"/>
            </w:pPr>
            <w:r w:rsidRPr="007036CE">
              <w:t>Указывается код цели (аналитический код) для отражения операции на ЛС плательщика</w:t>
            </w:r>
            <w:r w:rsidR="00383D41" w:rsidRPr="007036CE">
              <w:t xml:space="preserve"> (при наличии)</w:t>
            </w:r>
          </w:p>
        </w:tc>
      </w:tr>
      <w:tr w:rsidR="00B26DED" w:rsidRPr="007036CE" w14:paraId="6872AB04" w14:textId="77777777" w:rsidTr="005E4D91">
        <w:tc>
          <w:tcPr>
            <w:tcW w:w="1100" w:type="pct"/>
          </w:tcPr>
          <w:p w14:paraId="13FF38D4" w14:textId="77777777" w:rsidR="00FE42A0" w:rsidRPr="007036CE" w:rsidRDefault="00FE42A0" w:rsidP="00584868">
            <w:pPr>
              <w:pStyle w:val="GOSTTablenorm"/>
            </w:pPr>
            <w:r w:rsidRPr="007036CE">
              <w:t>Сумма в валюте заявки</w:t>
            </w:r>
          </w:p>
        </w:tc>
        <w:tc>
          <w:tcPr>
            <w:tcW w:w="750" w:type="pct"/>
          </w:tcPr>
          <w:p w14:paraId="4133DF54" w14:textId="77777777" w:rsidR="00FE42A0" w:rsidRPr="007036CE" w:rsidRDefault="00FE42A0" w:rsidP="00BB490C">
            <w:pPr>
              <w:pStyle w:val="GOSTTablenorm"/>
            </w:pPr>
            <w:r w:rsidRPr="007036CE">
              <w:rPr>
                <w:b/>
              </w:rPr>
              <w:t>ZSCH2:</w:t>
            </w:r>
            <w:r w:rsidRPr="007036CE">
              <w:t>Amnt1</w:t>
            </w:r>
          </w:p>
        </w:tc>
        <w:tc>
          <w:tcPr>
            <w:tcW w:w="500" w:type="pct"/>
          </w:tcPr>
          <w:p w14:paraId="7E0B69D6" w14:textId="77777777" w:rsidR="00FE42A0" w:rsidRPr="007036CE" w:rsidRDefault="00FE42A0" w:rsidP="00BB490C">
            <w:pPr>
              <w:pStyle w:val="GOSTTablenorm"/>
            </w:pPr>
            <w:r w:rsidRPr="007036CE">
              <w:t>Сумма</w:t>
            </w:r>
          </w:p>
        </w:tc>
        <w:tc>
          <w:tcPr>
            <w:tcW w:w="291" w:type="pct"/>
          </w:tcPr>
          <w:p w14:paraId="16E82C28" w14:textId="77777777" w:rsidR="00FE42A0" w:rsidRPr="007036CE" w:rsidRDefault="00FE42A0" w:rsidP="00BB490C">
            <w:pPr>
              <w:pStyle w:val="GOSTTablenorm"/>
            </w:pPr>
            <w:r w:rsidRPr="007036CE">
              <w:t>Да</w:t>
            </w:r>
          </w:p>
        </w:tc>
        <w:tc>
          <w:tcPr>
            <w:tcW w:w="316" w:type="pct"/>
          </w:tcPr>
          <w:p w14:paraId="63F2C648" w14:textId="77777777" w:rsidR="00FE42A0" w:rsidRPr="007036CE" w:rsidRDefault="00980592" w:rsidP="00BB490C">
            <w:pPr>
              <w:pStyle w:val="GOSTTablenorm"/>
            </w:pPr>
            <w:r w:rsidRPr="007036CE">
              <w:t>-</w:t>
            </w:r>
          </w:p>
        </w:tc>
        <w:tc>
          <w:tcPr>
            <w:tcW w:w="2085" w:type="pct"/>
          </w:tcPr>
          <w:p w14:paraId="73ADAA7E" w14:textId="77777777" w:rsidR="00FE42A0" w:rsidRPr="007036CE" w:rsidRDefault="00FE42A0" w:rsidP="00BB490C">
            <w:pPr>
              <w:pStyle w:val="GOSTTablenorm"/>
            </w:pPr>
            <w:r w:rsidRPr="007036CE">
              <w:t xml:space="preserve">Сумма платежа в единицах валюты, указанной в реквизите StmInfrmtn_OKVCd, с </w:t>
            </w:r>
            <w:r w:rsidR="004E3625" w:rsidRPr="007036CE">
              <w:t>точностью 2 знака после запятой</w:t>
            </w:r>
          </w:p>
        </w:tc>
      </w:tr>
      <w:tr w:rsidR="00B26DED" w:rsidRPr="007036CE" w14:paraId="3A54D99F" w14:textId="77777777" w:rsidTr="005E4D91">
        <w:tc>
          <w:tcPr>
            <w:tcW w:w="1100" w:type="pct"/>
          </w:tcPr>
          <w:p w14:paraId="1217B36A" w14:textId="77777777" w:rsidR="00BB490C" w:rsidRPr="007036CE" w:rsidRDefault="00BB490C" w:rsidP="00BB490C">
            <w:pPr>
              <w:pStyle w:val="GOSTTablenorm"/>
              <w:rPr>
                <w:szCs w:val="22"/>
              </w:rPr>
            </w:pPr>
            <w:r w:rsidRPr="007036CE">
              <w:t>Сумма в рублях</w:t>
            </w:r>
          </w:p>
        </w:tc>
        <w:tc>
          <w:tcPr>
            <w:tcW w:w="750" w:type="pct"/>
          </w:tcPr>
          <w:p w14:paraId="324A9FC2" w14:textId="77777777" w:rsidR="00BB490C" w:rsidRPr="007036CE" w:rsidRDefault="00CC39B8" w:rsidP="00BB490C">
            <w:pPr>
              <w:pStyle w:val="GOSTTablenorm"/>
              <w:rPr>
                <w:szCs w:val="22"/>
              </w:rPr>
            </w:pPr>
            <w:r w:rsidRPr="007036CE">
              <w:rPr>
                <w:b/>
              </w:rPr>
              <w:t>ZSCH2:</w:t>
            </w:r>
            <w:r w:rsidRPr="007036CE">
              <w:rPr>
                <w:szCs w:val="22"/>
              </w:rPr>
              <w:t>Amnt</w:t>
            </w:r>
            <w:r w:rsidRPr="007036CE">
              <w:rPr>
                <w:szCs w:val="22"/>
                <w:lang w:val="en-US"/>
              </w:rPr>
              <w:t>CurDt</w:t>
            </w:r>
          </w:p>
        </w:tc>
        <w:tc>
          <w:tcPr>
            <w:tcW w:w="500" w:type="pct"/>
          </w:tcPr>
          <w:p w14:paraId="73DF9C6E" w14:textId="77777777" w:rsidR="00BB490C" w:rsidRPr="007036CE" w:rsidRDefault="00BB490C" w:rsidP="00BB490C">
            <w:pPr>
              <w:pStyle w:val="GOSTTablenorm"/>
              <w:rPr>
                <w:szCs w:val="22"/>
              </w:rPr>
            </w:pPr>
            <w:r w:rsidRPr="007036CE">
              <w:t>Сумма</w:t>
            </w:r>
          </w:p>
        </w:tc>
        <w:tc>
          <w:tcPr>
            <w:tcW w:w="291" w:type="pct"/>
          </w:tcPr>
          <w:p w14:paraId="648128B0" w14:textId="77777777" w:rsidR="00BB490C" w:rsidRPr="007036CE" w:rsidRDefault="00BB490C" w:rsidP="00BB490C">
            <w:pPr>
              <w:pStyle w:val="GOSTTablenorm"/>
              <w:rPr>
                <w:szCs w:val="22"/>
              </w:rPr>
            </w:pPr>
            <w:r w:rsidRPr="007036CE">
              <w:t>Да</w:t>
            </w:r>
          </w:p>
        </w:tc>
        <w:tc>
          <w:tcPr>
            <w:tcW w:w="316" w:type="pct"/>
          </w:tcPr>
          <w:p w14:paraId="4A02C42D" w14:textId="77777777" w:rsidR="00BB490C" w:rsidRPr="007036CE" w:rsidRDefault="00980592" w:rsidP="00BB490C">
            <w:pPr>
              <w:pStyle w:val="GOSTTablenorm"/>
              <w:rPr>
                <w:szCs w:val="22"/>
              </w:rPr>
            </w:pPr>
            <w:r w:rsidRPr="007036CE">
              <w:rPr>
                <w:szCs w:val="22"/>
              </w:rPr>
              <w:t>-</w:t>
            </w:r>
          </w:p>
        </w:tc>
        <w:tc>
          <w:tcPr>
            <w:tcW w:w="2085" w:type="pct"/>
          </w:tcPr>
          <w:p w14:paraId="672CBCD3" w14:textId="77777777" w:rsidR="00BB490C" w:rsidRPr="007036CE" w:rsidRDefault="00BB490C" w:rsidP="00BB490C">
            <w:pPr>
              <w:pStyle w:val="GOSTTablenorm"/>
              <w:rPr>
                <w:szCs w:val="22"/>
              </w:rPr>
            </w:pPr>
            <w:r w:rsidRPr="007036CE">
              <w:t xml:space="preserve">Сумма платежа в рублевом эквиваленте с </w:t>
            </w:r>
            <w:r w:rsidR="004E3625" w:rsidRPr="007036CE">
              <w:t>точностью 2 знака после запятой</w:t>
            </w:r>
          </w:p>
        </w:tc>
      </w:tr>
    </w:tbl>
    <w:p w14:paraId="642D82F9" w14:textId="77777777" w:rsidR="00EE6E59" w:rsidRPr="007036CE" w:rsidRDefault="00970437" w:rsidP="00DA1780">
      <w:pPr>
        <w:pStyle w:val="51"/>
      </w:pPr>
      <w:bookmarkStart w:id="451" w:name="_Toc222927695"/>
      <w:r w:rsidRPr="007036CE">
        <w:t>Пример запроса по документу «Заявка на получение наличных денег</w:t>
      </w:r>
      <w:r w:rsidR="003C110F" w:rsidRPr="007036CE">
        <w:t>»</w:t>
      </w:r>
      <w:r w:rsidRPr="007036CE">
        <w:t xml:space="preserve"> MSC_ApplCash_PBS</w:t>
      </w:r>
      <w:bookmarkEnd w:id="451"/>
    </w:p>
    <w:p w14:paraId="41067EF9" w14:textId="77777777" w:rsidR="001C4DC4" w:rsidRPr="007036CE" w:rsidRDefault="001C4DC4" w:rsidP="00802219">
      <w:pPr>
        <w:pStyle w:val="GOSTScript"/>
      </w:pPr>
      <w:r w:rsidRPr="007036CE">
        <w:t>{</w:t>
      </w:r>
    </w:p>
    <w:p w14:paraId="3141DB3E" w14:textId="77777777" w:rsidR="001C4DC4" w:rsidRPr="007036CE" w:rsidRDefault="001C4DC4" w:rsidP="00802219">
      <w:pPr>
        <w:pStyle w:val="GOSTScript"/>
      </w:pPr>
      <w:r w:rsidRPr="007036CE">
        <w:tab/>
        <w:t>"header": {</w:t>
      </w:r>
    </w:p>
    <w:p w14:paraId="4684A99F" w14:textId="77777777" w:rsidR="001C4DC4" w:rsidRPr="007036CE" w:rsidRDefault="001C4DC4" w:rsidP="00802219">
      <w:pPr>
        <w:pStyle w:val="GOSTScript"/>
      </w:pPr>
      <w:r w:rsidRPr="007036CE">
        <w:tab/>
      </w:r>
      <w:r w:rsidRPr="007036CE">
        <w:tab/>
        <w:t>"Source": "EXP03",</w:t>
      </w:r>
    </w:p>
    <w:p w14:paraId="6A6C1944" w14:textId="77777777" w:rsidR="001C4DC4" w:rsidRPr="007036CE" w:rsidRDefault="001C4DC4" w:rsidP="00802219">
      <w:pPr>
        <w:pStyle w:val="GOSTScript"/>
      </w:pPr>
      <w:r w:rsidRPr="007036CE">
        <w:tab/>
      </w:r>
      <w:r w:rsidRPr="007036CE">
        <w:tab/>
        <w:t>"ReqDateTime": "202</w:t>
      </w:r>
      <w:r w:rsidR="00346060" w:rsidRPr="007036CE">
        <w:t>4</w:t>
      </w:r>
      <w:r w:rsidRPr="007036CE">
        <w:t>-0</w:t>
      </w:r>
      <w:r w:rsidR="00346060" w:rsidRPr="007036CE">
        <w:t>1</w:t>
      </w:r>
      <w:r w:rsidRPr="007036CE">
        <w:t>-29 10:37:22",</w:t>
      </w:r>
    </w:p>
    <w:p w14:paraId="5012441B" w14:textId="77777777" w:rsidR="001C4DC4" w:rsidRPr="007036CE" w:rsidRDefault="001C4DC4" w:rsidP="00802219">
      <w:pPr>
        <w:pStyle w:val="GOSTScript"/>
      </w:pPr>
      <w:r w:rsidRPr="007036CE">
        <w:tab/>
      </w:r>
      <w:r w:rsidRPr="007036CE">
        <w:tab/>
        <w:t>"Version": "1.0",</w:t>
      </w:r>
    </w:p>
    <w:p w14:paraId="67CBAA0E" w14:textId="77777777" w:rsidR="001C4DC4" w:rsidRPr="007036CE" w:rsidRDefault="001C4DC4" w:rsidP="00802219">
      <w:pPr>
        <w:pStyle w:val="GOSTScript"/>
      </w:pPr>
      <w:r w:rsidRPr="007036CE">
        <w:tab/>
      </w:r>
      <w:r w:rsidRPr="007036CE">
        <w:tab/>
        <w:t>"Params": [</w:t>
      </w:r>
    </w:p>
    <w:p w14:paraId="0B47CAA8" w14:textId="77777777" w:rsidR="001C4DC4" w:rsidRPr="007036CE" w:rsidRDefault="001C4DC4" w:rsidP="00802219">
      <w:pPr>
        <w:pStyle w:val="GOSTScript"/>
      </w:pPr>
      <w:r w:rsidRPr="007036CE">
        <w:lastRenderedPageBreak/>
        <w:tab/>
      </w:r>
      <w:r w:rsidRPr="007036CE">
        <w:tab/>
      </w:r>
      <w:r w:rsidRPr="007036CE">
        <w:tab/>
        <w:t>{</w:t>
      </w:r>
    </w:p>
    <w:p w14:paraId="5C365443" w14:textId="77777777" w:rsidR="001C4DC4" w:rsidRPr="007036CE" w:rsidRDefault="001C4DC4" w:rsidP="00802219">
      <w:pPr>
        <w:pStyle w:val="GOSTScript"/>
      </w:pPr>
      <w:r w:rsidRPr="007036CE">
        <w:tab/>
      </w:r>
      <w:r w:rsidRPr="007036CE">
        <w:tab/>
      </w:r>
      <w:r w:rsidRPr="007036CE">
        <w:tab/>
      </w:r>
      <w:r w:rsidRPr="007036CE">
        <w:tab/>
        <w:t>"param": "example",</w:t>
      </w:r>
    </w:p>
    <w:p w14:paraId="2B4B8840" w14:textId="77777777" w:rsidR="001C4DC4" w:rsidRPr="007036CE" w:rsidRDefault="001C4DC4" w:rsidP="00802219">
      <w:pPr>
        <w:pStyle w:val="GOSTScript"/>
      </w:pPr>
      <w:r w:rsidRPr="007036CE">
        <w:tab/>
      </w:r>
      <w:r w:rsidRPr="007036CE">
        <w:tab/>
      </w:r>
      <w:r w:rsidRPr="007036CE">
        <w:tab/>
      </w:r>
      <w:r w:rsidRPr="007036CE">
        <w:tab/>
        <w:t>"value": "01"</w:t>
      </w:r>
    </w:p>
    <w:p w14:paraId="0BB6C709" w14:textId="77777777" w:rsidR="001C4DC4" w:rsidRPr="007036CE" w:rsidRDefault="001C4DC4" w:rsidP="00802219">
      <w:pPr>
        <w:pStyle w:val="GOSTScript"/>
      </w:pPr>
      <w:r w:rsidRPr="007036CE">
        <w:tab/>
      </w:r>
      <w:r w:rsidRPr="007036CE">
        <w:tab/>
      </w:r>
      <w:r w:rsidRPr="007036CE">
        <w:tab/>
        <w:t>}</w:t>
      </w:r>
    </w:p>
    <w:p w14:paraId="7DFE5831" w14:textId="77777777" w:rsidR="001C4DC4" w:rsidRPr="007036CE" w:rsidRDefault="001C4DC4" w:rsidP="00802219">
      <w:pPr>
        <w:pStyle w:val="GOSTScript"/>
      </w:pPr>
      <w:r w:rsidRPr="007036CE">
        <w:tab/>
      </w:r>
      <w:r w:rsidRPr="007036CE">
        <w:tab/>
        <w:t>],</w:t>
      </w:r>
    </w:p>
    <w:p w14:paraId="218A4B49" w14:textId="77777777" w:rsidR="001C4DC4" w:rsidRPr="007036CE" w:rsidRDefault="001C4DC4" w:rsidP="00802219">
      <w:pPr>
        <w:pStyle w:val="GOSTScript"/>
      </w:pPr>
      <w:r w:rsidRPr="007036CE">
        <w:tab/>
      </w:r>
      <w:r w:rsidRPr="007036CE">
        <w:tab/>
        <w:t>"ReqGuid": "b0d4ce5d-2757-4699-948c-cfa72ba94f10",</w:t>
      </w:r>
    </w:p>
    <w:p w14:paraId="5176F02F" w14:textId="77777777" w:rsidR="001C4DC4" w:rsidRPr="007036CE" w:rsidRDefault="001C4DC4" w:rsidP="00802219">
      <w:pPr>
        <w:pStyle w:val="GOSTScript"/>
      </w:pPr>
      <w:r w:rsidRPr="007036CE">
        <w:tab/>
      </w:r>
      <w:r w:rsidRPr="007036CE">
        <w:tab/>
        <w:t>"DocGuid": "0bd90a7c-e339-46ff-ac39-71029ff81370",</w:t>
      </w:r>
    </w:p>
    <w:p w14:paraId="5AE90B8C" w14:textId="77777777" w:rsidR="001C4DC4" w:rsidRPr="007036CE" w:rsidRDefault="001C4DC4" w:rsidP="00802219">
      <w:pPr>
        <w:pStyle w:val="GOSTScript"/>
      </w:pPr>
      <w:r w:rsidRPr="007036CE">
        <w:tab/>
      </w:r>
      <w:r w:rsidRPr="007036CE">
        <w:tab/>
        <w:t>"RequestType": "ACCOUNTING",</w:t>
      </w:r>
    </w:p>
    <w:p w14:paraId="396CD6D9" w14:textId="77777777" w:rsidR="001C4DC4" w:rsidRPr="007036CE" w:rsidRDefault="001C4DC4" w:rsidP="00802219">
      <w:pPr>
        <w:pStyle w:val="GOSTScript"/>
      </w:pPr>
      <w:r w:rsidRPr="007036CE">
        <w:tab/>
      </w:r>
      <w:r w:rsidRPr="007036CE">
        <w:tab/>
        <w:t>"TypeDoc": "MSC_ApplCash_PBS",</w:t>
      </w:r>
    </w:p>
    <w:p w14:paraId="1F7B0645" w14:textId="77777777" w:rsidR="001C4DC4" w:rsidRPr="007036CE" w:rsidRDefault="001C4DC4" w:rsidP="00802219">
      <w:pPr>
        <w:pStyle w:val="GOSTScript"/>
      </w:pPr>
      <w:r w:rsidRPr="007036CE">
        <w:tab/>
      </w:r>
      <w:r w:rsidRPr="007036CE">
        <w:tab/>
        <w:t>"Stage": "auth",</w:t>
      </w:r>
    </w:p>
    <w:p w14:paraId="4DAC4AD3" w14:textId="77777777" w:rsidR="001C4DC4" w:rsidRPr="007036CE" w:rsidRDefault="001C4DC4" w:rsidP="00802219">
      <w:pPr>
        <w:pStyle w:val="GOSTScript"/>
      </w:pPr>
      <w:r w:rsidRPr="007036CE">
        <w:tab/>
      </w:r>
      <w:r w:rsidRPr="007036CE">
        <w:tab/>
        <w:t>"BalLevContrl": 0,</w:t>
      </w:r>
    </w:p>
    <w:p w14:paraId="65BF5E9C" w14:textId="77777777" w:rsidR="001C4DC4" w:rsidRPr="007036CE" w:rsidRDefault="001C4DC4" w:rsidP="00802219">
      <w:pPr>
        <w:pStyle w:val="GOSTScript"/>
      </w:pPr>
      <w:r w:rsidRPr="007036CE">
        <w:tab/>
      </w:r>
      <w:r w:rsidRPr="007036CE">
        <w:tab/>
        <w:t>"Subject": "6000",</w:t>
      </w:r>
    </w:p>
    <w:p w14:paraId="799D7E54" w14:textId="77777777" w:rsidR="001C4DC4" w:rsidRPr="007036CE" w:rsidRDefault="001C4DC4" w:rsidP="00802219">
      <w:pPr>
        <w:pStyle w:val="GOSTScript"/>
      </w:pPr>
      <w:r w:rsidRPr="007036CE">
        <w:tab/>
      </w:r>
      <w:r w:rsidRPr="007036CE">
        <w:tab/>
        <w:t>"SettlementDate": "202</w:t>
      </w:r>
      <w:r w:rsidR="00346060" w:rsidRPr="007036CE">
        <w:t>4</w:t>
      </w:r>
      <w:r w:rsidRPr="007036CE">
        <w:t>-0</w:t>
      </w:r>
      <w:r w:rsidR="00346060" w:rsidRPr="007036CE">
        <w:t>1</w:t>
      </w:r>
      <w:r w:rsidRPr="007036CE">
        <w:t>-29"</w:t>
      </w:r>
    </w:p>
    <w:p w14:paraId="2A045FCB" w14:textId="77777777" w:rsidR="001C4DC4" w:rsidRPr="007036CE" w:rsidRDefault="001C4DC4" w:rsidP="00802219">
      <w:pPr>
        <w:pStyle w:val="GOSTScript"/>
      </w:pPr>
      <w:r w:rsidRPr="007036CE">
        <w:tab/>
        <w:t>},</w:t>
      </w:r>
    </w:p>
    <w:p w14:paraId="04DBAB38" w14:textId="77777777" w:rsidR="001C4DC4" w:rsidRPr="007036CE" w:rsidRDefault="001C4DC4" w:rsidP="00802219">
      <w:pPr>
        <w:pStyle w:val="GOSTScript"/>
      </w:pPr>
      <w:r w:rsidRPr="007036CE">
        <w:tab/>
        <w:t>"document": {</w:t>
      </w:r>
    </w:p>
    <w:p w14:paraId="7A4426DB" w14:textId="77777777" w:rsidR="001C4DC4" w:rsidRPr="007036CE" w:rsidRDefault="001C4DC4" w:rsidP="00802219">
      <w:pPr>
        <w:pStyle w:val="GOSTScript"/>
      </w:pPr>
      <w:r w:rsidRPr="007036CE">
        <w:tab/>
      </w:r>
      <w:r w:rsidRPr="007036CE">
        <w:tab/>
        <w:t>"ZS_NmDc": "22/0241",</w:t>
      </w:r>
    </w:p>
    <w:p w14:paraId="2393A382" w14:textId="77777777" w:rsidR="001C4DC4" w:rsidRPr="007036CE" w:rsidRDefault="001C4DC4" w:rsidP="00802219">
      <w:pPr>
        <w:pStyle w:val="GOSTScript"/>
      </w:pPr>
      <w:r w:rsidRPr="007036CE">
        <w:tab/>
      </w:r>
      <w:r w:rsidRPr="007036CE">
        <w:tab/>
        <w:t>"ZS_MSC_Infrmtn_CrtnDt": "202</w:t>
      </w:r>
      <w:r w:rsidR="00346060" w:rsidRPr="007036CE">
        <w:t>3</w:t>
      </w:r>
      <w:r w:rsidRPr="007036CE">
        <w:t>-10-12",</w:t>
      </w:r>
    </w:p>
    <w:p w14:paraId="71F4871E" w14:textId="77777777" w:rsidR="001C4DC4" w:rsidRPr="007036CE" w:rsidRDefault="001C4DC4" w:rsidP="00802219">
      <w:pPr>
        <w:pStyle w:val="GOSTScript"/>
      </w:pPr>
      <w:r w:rsidRPr="007036CE">
        <w:tab/>
      </w:r>
      <w:r w:rsidRPr="007036CE">
        <w:tab/>
        <w:t>"ZS_DocKindCode": "</w:t>
      </w:r>
      <w:ins w:id="452" w:author="Сатлер Марина Викторовна" w:date="2024-06-25T12:41:00Z">
        <w:r w:rsidR="00D53434" w:rsidRPr="007036CE">
          <w:t>ZNP</w:t>
        </w:r>
      </w:ins>
      <w:del w:id="453" w:author="Сатлер Марина Викторовна" w:date="2024-06-25T12:41:00Z">
        <w:r w:rsidRPr="007036CE" w:rsidDel="00D53434">
          <w:delText>ЗНП</w:delText>
        </w:r>
      </w:del>
      <w:r w:rsidRPr="007036CE">
        <w:t>",</w:t>
      </w:r>
    </w:p>
    <w:p w14:paraId="4CF08262" w14:textId="77777777" w:rsidR="001C4DC4" w:rsidRPr="007036CE" w:rsidRDefault="001C4DC4" w:rsidP="00802219">
      <w:pPr>
        <w:pStyle w:val="GOSTScript"/>
      </w:pPr>
      <w:r w:rsidRPr="007036CE">
        <w:tab/>
      </w:r>
      <w:r w:rsidRPr="007036CE">
        <w:tab/>
        <w:t>"StmInfrmtn_Cd": "643",</w:t>
      </w:r>
    </w:p>
    <w:p w14:paraId="41C6C670" w14:textId="77777777" w:rsidR="001C4DC4" w:rsidRPr="007036CE" w:rsidRDefault="001C4DC4" w:rsidP="00802219">
      <w:pPr>
        <w:pStyle w:val="GOSTScript"/>
      </w:pPr>
      <w:r w:rsidRPr="007036CE">
        <w:tab/>
      </w:r>
      <w:r w:rsidRPr="007036CE">
        <w:tab/>
        <w:t>"StmInfrmtn_Contour": "1",</w:t>
      </w:r>
    </w:p>
    <w:p w14:paraId="01B7928E" w14:textId="77777777" w:rsidR="001C4DC4" w:rsidRPr="007036CE" w:rsidRDefault="001C4DC4" w:rsidP="00802219">
      <w:pPr>
        <w:pStyle w:val="GOSTScript"/>
      </w:pPr>
      <w:r w:rsidRPr="007036CE">
        <w:tab/>
      </w:r>
      <w:r w:rsidRPr="007036CE">
        <w:tab/>
        <w:t>"StmInfrmtn_AccessLevelStereotype": 1,</w:t>
      </w:r>
    </w:p>
    <w:p w14:paraId="7A7DF938" w14:textId="77777777" w:rsidR="001C4DC4" w:rsidRPr="007036CE" w:rsidRDefault="001C4DC4" w:rsidP="00802219">
      <w:pPr>
        <w:pStyle w:val="GOSTScript"/>
      </w:pPr>
      <w:r w:rsidRPr="007036CE">
        <w:tab/>
      </w:r>
      <w:r w:rsidRPr="007036CE">
        <w:tab/>
        <w:t>"ZS_MSC_Bdgt_Cd": "99010001",</w:t>
      </w:r>
    </w:p>
    <w:p w14:paraId="4DCEDCEB" w14:textId="77777777" w:rsidR="001C4DC4" w:rsidRPr="007036CE" w:rsidRDefault="001C4DC4" w:rsidP="00802219">
      <w:pPr>
        <w:pStyle w:val="GOSTScript"/>
      </w:pPr>
      <w:r w:rsidRPr="007036CE">
        <w:tab/>
      </w:r>
      <w:r w:rsidRPr="007036CE">
        <w:tab/>
        <w:t>"ZS_MSC_Cstmr_AcntNmbr": "03621А57300",</w:t>
      </w:r>
    </w:p>
    <w:p w14:paraId="13FE12CB" w14:textId="77777777" w:rsidR="001C4DC4" w:rsidRPr="007036CE" w:rsidRDefault="001C4DC4" w:rsidP="00802219">
      <w:pPr>
        <w:pStyle w:val="GOSTScript"/>
      </w:pPr>
      <w:r w:rsidRPr="007036CE">
        <w:tab/>
      </w:r>
      <w:r w:rsidRPr="007036CE">
        <w:tab/>
        <w:t xml:space="preserve">"StmInfrmtn_SIGN_BaLbo_Snd": </w:t>
      </w:r>
      <w:ins w:id="454" w:author="Сатлер Марина Викторовна" w:date="2024-06-25T12:41:00Z">
        <w:r w:rsidR="00D53434" w:rsidRPr="007036CE">
          <w:t>false</w:t>
        </w:r>
      </w:ins>
      <w:del w:id="455" w:author="Сатлер Марина Викторовна" w:date="2024-06-25T12:41:00Z">
        <w:r w:rsidRPr="007036CE" w:rsidDel="00D53434">
          <w:delText>0</w:delText>
        </w:r>
      </w:del>
      <w:r w:rsidRPr="007036CE">
        <w:t>,</w:t>
      </w:r>
    </w:p>
    <w:p w14:paraId="1523AD0C" w14:textId="77777777" w:rsidR="001C4DC4" w:rsidRPr="007036CE" w:rsidRDefault="001C4DC4" w:rsidP="00802219">
      <w:pPr>
        <w:pStyle w:val="GOSTScript"/>
      </w:pPr>
      <w:r w:rsidRPr="007036CE">
        <w:tab/>
      </w:r>
      <w:r w:rsidRPr="007036CE">
        <w:tab/>
        <w:t xml:space="preserve">"StmInfrmtn_SIGN_POFR_Snd": </w:t>
      </w:r>
      <w:ins w:id="456" w:author="Сатлер Марина Викторовна" w:date="2024-06-25T12:41:00Z">
        <w:r w:rsidR="00D53434" w:rsidRPr="007036CE">
          <w:t>false</w:t>
        </w:r>
      </w:ins>
      <w:del w:id="457" w:author="Сатлер Марина Викторовна" w:date="2024-06-25T12:41:00Z">
        <w:r w:rsidRPr="007036CE" w:rsidDel="00D53434">
          <w:delText>0</w:delText>
        </w:r>
      </w:del>
      <w:r w:rsidRPr="007036CE">
        <w:t>,</w:t>
      </w:r>
    </w:p>
    <w:p w14:paraId="14B25AC9" w14:textId="77777777" w:rsidR="001C4DC4" w:rsidRPr="007036CE" w:rsidRDefault="001C4DC4" w:rsidP="00802219">
      <w:pPr>
        <w:pStyle w:val="GOSTScript"/>
      </w:pPr>
      <w:r w:rsidRPr="007036CE">
        <w:tab/>
      </w:r>
      <w:r w:rsidRPr="007036CE">
        <w:tab/>
        <w:t>"ZSCH2": [</w:t>
      </w:r>
    </w:p>
    <w:p w14:paraId="1951980E" w14:textId="77777777" w:rsidR="001C4DC4" w:rsidRPr="007036CE" w:rsidRDefault="001C4DC4" w:rsidP="00802219">
      <w:pPr>
        <w:pStyle w:val="GOSTScript"/>
      </w:pPr>
      <w:r w:rsidRPr="007036CE">
        <w:tab/>
      </w:r>
      <w:r w:rsidRPr="007036CE">
        <w:tab/>
      </w:r>
      <w:r w:rsidRPr="007036CE">
        <w:tab/>
        <w:t>{</w:t>
      </w:r>
    </w:p>
    <w:p w14:paraId="6A430C0D" w14:textId="77777777" w:rsidR="001C4DC4" w:rsidRPr="007036CE" w:rsidRDefault="001C4DC4" w:rsidP="00802219">
      <w:pPr>
        <w:pStyle w:val="GOSTScript"/>
      </w:pPr>
      <w:r w:rsidRPr="007036CE">
        <w:tab/>
      </w:r>
      <w:r w:rsidRPr="007036CE">
        <w:tab/>
      </w:r>
      <w:r w:rsidRPr="007036CE">
        <w:tab/>
      </w:r>
      <w:r w:rsidRPr="007036CE">
        <w:tab/>
        <w:t>"id": 1,</w:t>
      </w:r>
    </w:p>
    <w:p w14:paraId="29324D0E" w14:textId="77777777" w:rsidR="001C4DC4" w:rsidRPr="007036CE" w:rsidRDefault="001C4DC4" w:rsidP="00802219">
      <w:pPr>
        <w:pStyle w:val="GOSTScript"/>
      </w:pPr>
      <w:r w:rsidRPr="007036CE">
        <w:tab/>
      </w:r>
      <w:r w:rsidRPr="007036CE">
        <w:tab/>
      </w:r>
      <w:r w:rsidRPr="007036CE">
        <w:tab/>
      </w:r>
      <w:r w:rsidRPr="007036CE">
        <w:tab/>
        <w:t>"NmbRw": 1,</w:t>
      </w:r>
    </w:p>
    <w:p w14:paraId="09C2CF02" w14:textId="77777777" w:rsidR="001C4DC4" w:rsidRPr="007036CE" w:rsidRDefault="001C4DC4" w:rsidP="00802219">
      <w:pPr>
        <w:pStyle w:val="GOSTScript"/>
      </w:pPr>
      <w:r w:rsidRPr="007036CE">
        <w:tab/>
      </w:r>
      <w:r w:rsidRPr="007036CE">
        <w:tab/>
      </w:r>
      <w:r w:rsidRPr="007036CE">
        <w:tab/>
      </w:r>
      <w:r w:rsidRPr="007036CE">
        <w:tab/>
        <w:t>"MSC_KBK_KBK": "1821060401</w:t>
      </w:r>
      <w:r w:rsidR="001F736C" w:rsidRPr="007036CE">
        <w:t>1</w:t>
      </w:r>
      <w:r w:rsidRPr="007036CE">
        <w:t>021000110",</w:t>
      </w:r>
    </w:p>
    <w:p w14:paraId="118C26B1" w14:textId="77777777" w:rsidR="001C4DC4" w:rsidRPr="007036CE" w:rsidRDefault="001C4DC4" w:rsidP="00802219">
      <w:pPr>
        <w:pStyle w:val="GOSTScript"/>
      </w:pPr>
      <w:r w:rsidRPr="007036CE">
        <w:tab/>
      </w:r>
      <w:r w:rsidRPr="007036CE">
        <w:tab/>
      </w:r>
      <w:r w:rsidRPr="007036CE">
        <w:tab/>
      </w:r>
      <w:r w:rsidRPr="007036CE">
        <w:tab/>
        <w:t>"MSC_KBK_BKTp": "</w:t>
      </w:r>
      <w:ins w:id="458" w:author="Сатлер Марина Викторовна" w:date="2024-06-25T12:41:00Z">
        <w:r w:rsidR="00D53434" w:rsidRPr="007036CE">
          <w:t>Costs</w:t>
        </w:r>
      </w:ins>
      <w:del w:id="459" w:author="Сатлер Марина Викторовна" w:date="2024-06-25T12:41:00Z">
        <w:r w:rsidRPr="007036CE" w:rsidDel="00D53434">
          <w:delText>10</w:delText>
        </w:r>
      </w:del>
      <w:r w:rsidRPr="007036CE">
        <w:t>",</w:t>
      </w:r>
    </w:p>
    <w:p w14:paraId="48B51929" w14:textId="77777777" w:rsidR="001C4DC4" w:rsidRPr="007036CE" w:rsidRDefault="001C4DC4" w:rsidP="00802219">
      <w:pPr>
        <w:pStyle w:val="GOSTScript"/>
      </w:pPr>
      <w:r w:rsidRPr="007036CE">
        <w:tab/>
      </w:r>
      <w:r w:rsidRPr="007036CE">
        <w:tab/>
      </w:r>
      <w:r w:rsidRPr="007036CE">
        <w:tab/>
      </w:r>
      <w:r w:rsidRPr="007036CE">
        <w:tab/>
        <w:t>"MSC_KBK_TrgtCd": "0000000000012</w:t>
      </w:r>
      <w:r w:rsidR="001F736C" w:rsidRPr="007036CE">
        <w:t>0</w:t>
      </w:r>
      <w:r w:rsidRPr="007036CE">
        <w:t>40000000167",</w:t>
      </w:r>
    </w:p>
    <w:p w14:paraId="669310F6" w14:textId="77777777" w:rsidR="001C4DC4" w:rsidRPr="007036CE" w:rsidRDefault="001C4DC4" w:rsidP="00802219">
      <w:pPr>
        <w:pStyle w:val="GOSTScript"/>
      </w:pPr>
      <w:r w:rsidRPr="007036CE">
        <w:tab/>
      </w:r>
      <w:r w:rsidRPr="007036CE">
        <w:tab/>
      </w:r>
      <w:r w:rsidRPr="007036CE">
        <w:tab/>
      </w:r>
      <w:r w:rsidRPr="007036CE">
        <w:tab/>
        <w:t>"Amnt1": 100.00,</w:t>
      </w:r>
    </w:p>
    <w:p w14:paraId="32FE89C1" w14:textId="77777777" w:rsidR="001C4DC4" w:rsidRPr="007036CE" w:rsidRDefault="001C4DC4" w:rsidP="00802219">
      <w:pPr>
        <w:pStyle w:val="GOSTScript"/>
      </w:pPr>
      <w:r w:rsidRPr="007036CE">
        <w:tab/>
      </w:r>
      <w:r w:rsidRPr="007036CE">
        <w:tab/>
      </w:r>
      <w:r w:rsidRPr="007036CE">
        <w:tab/>
      </w:r>
      <w:r w:rsidRPr="007036CE">
        <w:tab/>
        <w:t>"AmntCurDt": 100.00</w:t>
      </w:r>
    </w:p>
    <w:p w14:paraId="69F78987" w14:textId="77777777" w:rsidR="001C4DC4" w:rsidRPr="007036CE" w:rsidRDefault="001C4DC4" w:rsidP="00802219">
      <w:pPr>
        <w:pStyle w:val="GOSTScript"/>
      </w:pPr>
      <w:r w:rsidRPr="007036CE">
        <w:tab/>
      </w:r>
      <w:r w:rsidRPr="007036CE">
        <w:tab/>
      </w:r>
      <w:r w:rsidRPr="007036CE">
        <w:tab/>
        <w:t>}</w:t>
      </w:r>
    </w:p>
    <w:p w14:paraId="5863E6C5" w14:textId="77777777" w:rsidR="001C4DC4" w:rsidRPr="007036CE" w:rsidRDefault="001C4DC4" w:rsidP="00802219">
      <w:pPr>
        <w:pStyle w:val="GOSTScript"/>
      </w:pPr>
      <w:r w:rsidRPr="007036CE">
        <w:tab/>
      </w:r>
      <w:r w:rsidRPr="007036CE">
        <w:tab/>
        <w:t>]</w:t>
      </w:r>
    </w:p>
    <w:p w14:paraId="0B98EE88" w14:textId="77777777" w:rsidR="001C4DC4" w:rsidRPr="007036CE" w:rsidRDefault="001C4DC4" w:rsidP="00802219">
      <w:pPr>
        <w:pStyle w:val="GOSTScript"/>
      </w:pPr>
      <w:r w:rsidRPr="007036CE">
        <w:tab/>
        <w:t>}</w:t>
      </w:r>
    </w:p>
    <w:p w14:paraId="05039E84" w14:textId="77777777" w:rsidR="00EE6E59" w:rsidRPr="007036CE" w:rsidRDefault="001C4DC4" w:rsidP="00802219">
      <w:pPr>
        <w:pStyle w:val="GOSTScript"/>
      </w:pPr>
      <w:r w:rsidRPr="007036CE">
        <w:lastRenderedPageBreak/>
        <w:t>}</w:t>
      </w:r>
    </w:p>
    <w:p w14:paraId="76E4EFE3" w14:textId="77777777" w:rsidR="006B4BCA" w:rsidRPr="007036CE" w:rsidRDefault="006B4BCA" w:rsidP="00DA1780">
      <w:pPr>
        <w:pStyle w:val="41"/>
      </w:pPr>
      <w:bookmarkStart w:id="460" w:name="_Ref158392384"/>
      <w:bookmarkStart w:id="461" w:name="_Toc222927696"/>
      <w:r w:rsidRPr="007036CE">
        <w:t>«Заявка на возврат» (ф.0531803) MSC_ApplRefund_PBS</w:t>
      </w:r>
      <w:bookmarkEnd w:id="460"/>
      <w:bookmarkEnd w:id="461"/>
    </w:p>
    <w:p w14:paraId="47D3D1AC" w14:textId="77777777" w:rsidR="006B4BCA" w:rsidRPr="007036CE" w:rsidRDefault="006B4BCA" w:rsidP="00DA1780">
      <w:pPr>
        <w:pStyle w:val="51"/>
      </w:pPr>
      <w:bookmarkStart w:id="462" w:name="_Toc222927697"/>
      <w:r w:rsidRPr="007036CE">
        <w:t>Перечень параметров тела запроса (Document) по документу «Заявка на возврат» (ф.0531803) MSC_ApplRefund_PBS</w:t>
      </w:r>
      <w:bookmarkEnd w:id="462"/>
    </w:p>
    <w:p w14:paraId="241F9737" w14:textId="298F62EB" w:rsidR="00134C49" w:rsidRPr="007036CE" w:rsidRDefault="005A2340" w:rsidP="00802219">
      <w:pPr>
        <w:pStyle w:val="GOSTNameTable"/>
      </w:pPr>
      <w:r w:rsidRPr="007036CE">
        <w:rPr>
          <w:noProof/>
        </w:rPr>
        <w:fldChar w:fldCharType="begin"/>
      </w:r>
      <w:r w:rsidRPr="007036CE">
        <w:rPr>
          <w:noProof/>
        </w:rPr>
        <w:instrText xml:space="preserve"> SEQ Таблица \* ARABIC </w:instrText>
      </w:r>
      <w:r w:rsidRPr="007036CE">
        <w:rPr>
          <w:noProof/>
        </w:rPr>
        <w:fldChar w:fldCharType="separate"/>
      </w:r>
      <w:bookmarkStart w:id="463" w:name="_Toc222927981"/>
      <w:r w:rsidR="00BD74E1">
        <w:rPr>
          <w:noProof/>
        </w:rPr>
        <w:t>8</w:t>
      </w:r>
      <w:r w:rsidRPr="007036CE">
        <w:rPr>
          <w:noProof/>
        </w:rPr>
        <w:fldChar w:fldCharType="end"/>
      </w:r>
      <w:r w:rsidR="00134C49" w:rsidRPr="007036CE">
        <w:t xml:space="preserve"> </w:t>
      </w:r>
      <w:r w:rsidR="00CC2920" w:rsidRPr="007036CE">
        <w:t>–</w:t>
      </w:r>
      <w:r w:rsidR="00134C49" w:rsidRPr="007036CE">
        <w:t xml:space="preserve"> Параметры тела (Document) запроса на подбор / сторнирование / переформирование записей учета по документу «Заявка на возврат» (ф.0531803) MSC_ApplRefund_PBS</w:t>
      </w:r>
      <w:bookmarkEnd w:id="463"/>
    </w:p>
    <w:tbl>
      <w:tblPr>
        <w:tblStyle w:val="GOSTTable"/>
        <w:tblW w:w="5000" w:type="pct"/>
        <w:tblLayout w:type="fixed"/>
        <w:tblLook w:val="07E0" w:firstRow="1" w:lastRow="1" w:firstColumn="1" w:lastColumn="1" w:noHBand="1" w:noVBand="1"/>
      </w:tblPr>
      <w:tblGrid>
        <w:gridCol w:w="3467"/>
        <w:gridCol w:w="2364"/>
        <w:gridCol w:w="1576"/>
        <w:gridCol w:w="990"/>
        <w:gridCol w:w="1002"/>
        <w:gridCol w:w="6361"/>
      </w:tblGrid>
      <w:tr w:rsidR="005E4D91" w:rsidRPr="007036CE" w14:paraId="3C59636F" w14:textId="77777777" w:rsidTr="005E4D91">
        <w:trPr>
          <w:cnfStyle w:val="100000000000" w:firstRow="1" w:lastRow="0" w:firstColumn="0" w:lastColumn="0" w:oddVBand="0" w:evenVBand="0" w:oddHBand="0" w:evenHBand="0" w:firstRowFirstColumn="0" w:firstRowLastColumn="0" w:lastRowFirstColumn="0" w:lastRowLastColumn="0"/>
          <w:trHeight w:val="1002"/>
        </w:trPr>
        <w:tc>
          <w:tcPr>
            <w:tcW w:w="1100" w:type="pct"/>
            <w:hideMark/>
          </w:tcPr>
          <w:p w14:paraId="6AF8E9C0" w14:textId="77777777" w:rsidR="006B4BCA" w:rsidRPr="007036CE" w:rsidRDefault="006B4BCA" w:rsidP="00F114EE">
            <w:pPr>
              <w:pStyle w:val="GOSTTableHead"/>
              <w:rPr>
                <w:szCs w:val="22"/>
              </w:rPr>
            </w:pPr>
            <w:r w:rsidRPr="007036CE">
              <w:rPr>
                <w:szCs w:val="22"/>
              </w:rPr>
              <w:t>Наименование параметра</w:t>
            </w:r>
          </w:p>
        </w:tc>
        <w:tc>
          <w:tcPr>
            <w:tcW w:w="750" w:type="pct"/>
            <w:hideMark/>
          </w:tcPr>
          <w:p w14:paraId="6A2C639B" w14:textId="77777777" w:rsidR="006B4BCA" w:rsidRPr="007036CE" w:rsidRDefault="006B4BCA" w:rsidP="00F114EE">
            <w:pPr>
              <w:pStyle w:val="GOSTTableHead"/>
              <w:rPr>
                <w:szCs w:val="22"/>
              </w:rPr>
            </w:pPr>
            <w:r w:rsidRPr="007036CE">
              <w:rPr>
                <w:szCs w:val="22"/>
              </w:rPr>
              <w:t>Название тэга</w:t>
            </w:r>
          </w:p>
        </w:tc>
        <w:tc>
          <w:tcPr>
            <w:tcW w:w="500" w:type="pct"/>
            <w:hideMark/>
          </w:tcPr>
          <w:p w14:paraId="43F63110" w14:textId="77777777" w:rsidR="006B4BCA" w:rsidRPr="007036CE" w:rsidRDefault="006B4BCA" w:rsidP="00F114EE">
            <w:pPr>
              <w:pStyle w:val="GOSTTableHead"/>
              <w:rPr>
                <w:szCs w:val="22"/>
              </w:rPr>
            </w:pPr>
            <w:r w:rsidRPr="007036CE">
              <w:rPr>
                <w:szCs w:val="22"/>
              </w:rPr>
              <w:t>Тип данных</w:t>
            </w:r>
          </w:p>
        </w:tc>
        <w:tc>
          <w:tcPr>
            <w:tcW w:w="314" w:type="pct"/>
          </w:tcPr>
          <w:p w14:paraId="56C50109" w14:textId="77777777" w:rsidR="006B4BCA" w:rsidRPr="007036CE" w:rsidRDefault="006B4BCA" w:rsidP="00F114EE">
            <w:pPr>
              <w:pStyle w:val="GOSTTableHead"/>
              <w:rPr>
                <w:szCs w:val="22"/>
              </w:rPr>
            </w:pPr>
            <w:r w:rsidRPr="007036CE">
              <w:rPr>
                <w:szCs w:val="22"/>
              </w:rPr>
              <w:t>Обязательность</w:t>
            </w:r>
          </w:p>
        </w:tc>
        <w:tc>
          <w:tcPr>
            <w:tcW w:w="318" w:type="pct"/>
            <w:hideMark/>
          </w:tcPr>
          <w:p w14:paraId="5EC5A862" w14:textId="77777777" w:rsidR="006B4BCA" w:rsidRPr="007036CE" w:rsidRDefault="006B4BCA" w:rsidP="00F114EE">
            <w:pPr>
              <w:pStyle w:val="GOSTTableHead"/>
              <w:rPr>
                <w:szCs w:val="22"/>
              </w:rPr>
            </w:pPr>
            <w:r w:rsidRPr="007036CE">
              <w:rPr>
                <w:szCs w:val="22"/>
              </w:rPr>
              <w:t>Размерность</w:t>
            </w:r>
          </w:p>
        </w:tc>
        <w:tc>
          <w:tcPr>
            <w:tcW w:w="2085" w:type="pct"/>
          </w:tcPr>
          <w:p w14:paraId="5FD9A9F1" w14:textId="77777777" w:rsidR="006B4BCA" w:rsidRPr="007036CE" w:rsidRDefault="006B4BCA" w:rsidP="00F114EE">
            <w:pPr>
              <w:pStyle w:val="GOSTTableHead"/>
              <w:rPr>
                <w:szCs w:val="22"/>
              </w:rPr>
            </w:pPr>
            <w:r w:rsidRPr="007036CE">
              <w:rPr>
                <w:szCs w:val="22"/>
              </w:rPr>
              <w:t>Описание</w:t>
            </w:r>
          </w:p>
        </w:tc>
      </w:tr>
      <w:tr w:rsidR="00B26DED" w:rsidRPr="007036CE" w14:paraId="26891C62" w14:textId="77777777" w:rsidTr="005E4D91">
        <w:tc>
          <w:tcPr>
            <w:tcW w:w="1100" w:type="pct"/>
          </w:tcPr>
          <w:p w14:paraId="4C486DD8" w14:textId="77777777" w:rsidR="006B4BCA" w:rsidRPr="007036CE" w:rsidRDefault="006B4BCA" w:rsidP="00F114EE">
            <w:pPr>
              <w:pStyle w:val="GOSTTablenorm"/>
            </w:pPr>
            <w:r w:rsidRPr="007036CE">
              <w:rPr>
                <w:szCs w:val="22"/>
              </w:rPr>
              <w:t>Номер документа</w:t>
            </w:r>
          </w:p>
        </w:tc>
        <w:tc>
          <w:tcPr>
            <w:tcW w:w="750" w:type="pct"/>
          </w:tcPr>
          <w:p w14:paraId="11AACD1D" w14:textId="77777777" w:rsidR="006B4BCA" w:rsidRPr="007036CE" w:rsidRDefault="006B4BCA" w:rsidP="00C70F33">
            <w:pPr>
              <w:pStyle w:val="GOSTTablenorm"/>
            </w:pPr>
            <w:r w:rsidRPr="007036CE">
              <w:t>ZV_ApplctnNm</w:t>
            </w:r>
          </w:p>
        </w:tc>
        <w:tc>
          <w:tcPr>
            <w:tcW w:w="500" w:type="pct"/>
          </w:tcPr>
          <w:p w14:paraId="608B9C9D" w14:textId="77777777" w:rsidR="006B4BCA" w:rsidRPr="007036CE" w:rsidRDefault="006B4BCA" w:rsidP="00F114EE">
            <w:pPr>
              <w:pStyle w:val="GOSTTablenorm"/>
            </w:pPr>
            <w:r w:rsidRPr="007036CE">
              <w:rPr>
                <w:szCs w:val="22"/>
              </w:rPr>
              <w:t>Строка</w:t>
            </w:r>
          </w:p>
        </w:tc>
        <w:tc>
          <w:tcPr>
            <w:tcW w:w="314" w:type="pct"/>
          </w:tcPr>
          <w:p w14:paraId="67040D06" w14:textId="77777777" w:rsidR="006B4BCA" w:rsidRPr="007036CE" w:rsidRDefault="006B4BCA" w:rsidP="00F114EE">
            <w:pPr>
              <w:pStyle w:val="GOSTTablenorm"/>
            </w:pPr>
            <w:r w:rsidRPr="007036CE">
              <w:rPr>
                <w:szCs w:val="22"/>
              </w:rPr>
              <w:t>Да</w:t>
            </w:r>
          </w:p>
        </w:tc>
        <w:tc>
          <w:tcPr>
            <w:tcW w:w="318" w:type="pct"/>
          </w:tcPr>
          <w:p w14:paraId="21747ECA" w14:textId="77777777" w:rsidR="006B4BCA" w:rsidRPr="007036CE" w:rsidRDefault="006B4BCA" w:rsidP="00F114EE">
            <w:pPr>
              <w:pStyle w:val="GOSTTablenorm"/>
            </w:pPr>
            <w:r w:rsidRPr="007036CE">
              <w:rPr>
                <w:szCs w:val="22"/>
              </w:rPr>
              <w:t>&lt;=</w:t>
            </w:r>
            <w:r w:rsidRPr="007036CE">
              <w:rPr>
                <w:szCs w:val="22"/>
                <w:lang w:val="en-US"/>
              </w:rPr>
              <w:t>1</w:t>
            </w:r>
            <w:r w:rsidRPr="007036CE">
              <w:rPr>
                <w:szCs w:val="22"/>
              </w:rPr>
              <w:t>5</w:t>
            </w:r>
          </w:p>
        </w:tc>
        <w:tc>
          <w:tcPr>
            <w:tcW w:w="2085" w:type="pct"/>
          </w:tcPr>
          <w:p w14:paraId="0D30DC89" w14:textId="77777777" w:rsidR="006B4BCA" w:rsidRPr="007036CE" w:rsidRDefault="006B4BCA" w:rsidP="00F114EE">
            <w:pPr>
              <w:pStyle w:val="GOSTTablenorm"/>
            </w:pPr>
            <w:r w:rsidRPr="007036CE">
              <w:rPr>
                <w:szCs w:val="22"/>
              </w:rPr>
              <w:t>Указывается номер документа</w:t>
            </w:r>
          </w:p>
        </w:tc>
      </w:tr>
      <w:tr w:rsidR="00B26DED" w:rsidRPr="007036CE" w14:paraId="08EEC4AC" w14:textId="77777777" w:rsidTr="005E4D91">
        <w:tc>
          <w:tcPr>
            <w:tcW w:w="1100" w:type="pct"/>
          </w:tcPr>
          <w:p w14:paraId="7512A04F" w14:textId="77777777" w:rsidR="006B4BCA" w:rsidRPr="007036CE" w:rsidRDefault="006B4BCA" w:rsidP="00F114EE">
            <w:pPr>
              <w:pStyle w:val="GOSTTablenorm"/>
            </w:pPr>
            <w:r w:rsidRPr="007036CE">
              <w:rPr>
                <w:szCs w:val="22"/>
              </w:rPr>
              <w:t>Дата документа</w:t>
            </w:r>
          </w:p>
        </w:tc>
        <w:tc>
          <w:tcPr>
            <w:tcW w:w="750" w:type="pct"/>
          </w:tcPr>
          <w:p w14:paraId="669CE631" w14:textId="77777777" w:rsidR="006B4BCA" w:rsidRPr="007036CE" w:rsidRDefault="006B4BCA" w:rsidP="00C70F33">
            <w:pPr>
              <w:pStyle w:val="GOSTTablenorm"/>
            </w:pPr>
            <w:r w:rsidRPr="007036CE">
              <w:t>ZV_MSC_Infrmtn_CrtnDt</w:t>
            </w:r>
          </w:p>
        </w:tc>
        <w:tc>
          <w:tcPr>
            <w:tcW w:w="500" w:type="pct"/>
          </w:tcPr>
          <w:p w14:paraId="2C37CA6E" w14:textId="77777777" w:rsidR="006B4BCA" w:rsidRPr="007036CE" w:rsidRDefault="006B4BCA" w:rsidP="00F114EE">
            <w:pPr>
              <w:pStyle w:val="GOSTTablenorm"/>
            </w:pPr>
            <w:r w:rsidRPr="007036CE">
              <w:rPr>
                <w:szCs w:val="22"/>
              </w:rPr>
              <w:t>Дата</w:t>
            </w:r>
          </w:p>
        </w:tc>
        <w:tc>
          <w:tcPr>
            <w:tcW w:w="314" w:type="pct"/>
          </w:tcPr>
          <w:p w14:paraId="735DB5A0" w14:textId="77777777" w:rsidR="006B4BCA" w:rsidRPr="007036CE" w:rsidRDefault="006B4BCA" w:rsidP="00F114EE">
            <w:pPr>
              <w:pStyle w:val="GOSTTablenorm"/>
            </w:pPr>
            <w:r w:rsidRPr="007036CE">
              <w:rPr>
                <w:szCs w:val="22"/>
              </w:rPr>
              <w:t>Да</w:t>
            </w:r>
          </w:p>
        </w:tc>
        <w:tc>
          <w:tcPr>
            <w:tcW w:w="318" w:type="pct"/>
          </w:tcPr>
          <w:p w14:paraId="6D0DA8E4" w14:textId="77777777" w:rsidR="006B4BCA" w:rsidRPr="007036CE" w:rsidRDefault="0019569D" w:rsidP="00F114EE">
            <w:pPr>
              <w:pStyle w:val="GOSTTablenorm"/>
            </w:pPr>
            <w:r w:rsidRPr="007036CE">
              <w:t>-</w:t>
            </w:r>
          </w:p>
        </w:tc>
        <w:tc>
          <w:tcPr>
            <w:tcW w:w="2085" w:type="pct"/>
          </w:tcPr>
          <w:p w14:paraId="40153714" w14:textId="77777777" w:rsidR="006B4BCA" w:rsidRPr="007036CE" w:rsidRDefault="006B4BCA" w:rsidP="00F114EE">
            <w:pPr>
              <w:pStyle w:val="GOSTTablenorm"/>
            </w:pPr>
            <w:r w:rsidRPr="007036CE">
              <w:rPr>
                <w:szCs w:val="22"/>
              </w:rPr>
              <w:t>Указывается дата</w:t>
            </w:r>
            <w:r w:rsidR="00C70F33" w:rsidRPr="007036CE">
              <w:rPr>
                <w:szCs w:val="22"/>
              </w:rPr>
              <w:t xml:space="preserve"> документа в формате YYYY-MM-DD</w:t>
            </w:r>
          </w:p>
        </w:tc>
      </w:tr>
      <w:tr w:rsidR="00B26DED" w:rsidRPr="007036CE" w14:paraId="76D7070D" w14:textId="77777777" w:rsidTr="005E4D91">
        <w:tc>
          <w:tcPr>
            <w:tcW w:w="1100" w:type="pct"/>
          </w:tcPr>
          <w:p w14:paraId="4AFBBC1F" w14:textId="77777777" w:rsidR="00CE15BD" w:rsidRPr="007036CE" w:rsidRDefault="00CE15BD" w:rsidP="00CE15BD">
            <w:pPr>
              <w:pStyle w:val="GOSTTablenorm"/>
              <w:rPr>
                <w:szCs w:val="22"/>
              </w:rPr>
            </w:pPr>
            <w:r w:rsidRPr="007036CE">
              <w:rPr>
                <w:szCs w:val="22"/>
              </w:rPr>
              <w:t>Вид документа</w:t>
            </w:r>
          </w:p>
        </w:tc>
        <w:tc>
          <w:tcPr>
            <w:tcW w:w="750" w:type="pct"/>
          </w:tcPr>
          <w:p w14:paraId="366CCF99" w14:textId="77777777" w:rsidR="00CE15BD" w:rsidRPr="007036CE" w:rsidRDefault="007D200E" w:rsidP="00C70F33">
            <w:pPr>
              <w:pStyle w:val="GOSTTablenorm"/>
            </w:pPr>
            <w:r w:rsidRPr="007036CE">
              <w:t>ZV_DcTp</w:t>
            </w:r>
          </w:p>
        </w:tc>
        <w:tc>
          <w:tcPr>
            <w:tcW w:w="500" w:type="pct"/>
          </w:tcPr>
          <w:p w14:paraId="0764EE5D" w14:textId="77777777" w:rsidR="00CE15BD" w:rsidRPr="007036CE" w:rsidRDefault="00CE15BD" w:rsidP="00CE15BD">
            <w:pPr>
              <w:pStyle w:val="GOSTTablenorm"/>
              <w:rPr>
                <w:szCs w:val="22"/>
              </w:rPr>
            </w:pPr>
            <w:r w:rsidRPr="007036CE">
              <w:rPr>
                <w:szCs w:val="22"/>
              </w:rPr>
              <w:t>Строка</w:t>
            </w:r>
          </w:p>
        </w:tc>
        <w:tc>
          <w:tcPr>
            <w:tcW w:w="314" w:type="pct"/>
          </w:tcPr>
          <w:p w14:paraId="461907BA" w14:textId="77777777" w:rsidR="00CE15BD" w:rsidRPr="007036CE" w:rsidRDefault="00CE15BD" w:rsidP="00CE15BD">
            <w:pPr>
              <w:pStyle w:val="GOSTTablenorm"/>
              <w:rPr>
                <w:szCs w:val="22"/>
              </w:rPr>
            </w:pPr>
            <w:r w:rsidRPr="007036CE">
              <w:rPr>
                <w:szCs w:val="22"/>
              </w:rPr>
              <w:t>Да</w:t>
            </w:r>
          </w:p>
        </w:tc>
        <w:tc>
          <w:tcPr>
            <w:tcW w:w="318" w:type="pct"/>
          </w:tcPr>
          <w:p w14:paraId="494A4F46" w14:textId="77777777" w:rsidR="00CE15BD" w:rsidRPr="007036CE" w:rsidRDefault="00CE15BD" w:rsidP="00CE15BD">
            <w:pPr>
              <w:pStyle w:val="GOSTTablenorm"/>
            </w:pPr>
            <w:r w:rsidRPr="007036CE">
              <w:rPr>
                <w:szCs w:val="22"/>
              </w:rPr>
              <w:t>=3</w:t>
            </w:r>
          </w:p>
        </w:tc>
        <w:tc>
          <w:tcPr>
            <w:tcW w:w="2085" w:type="pct"/>
          </w:tcPr>
          <w:p w14:paraId="42D00F10" w14:textId="77777777" w:rsidR="00CE15BD" w:rsidRPr="007036CE" w:rsidRDefault="00CE15BD" w:rsidP="00CE15BD">
            <w:pPr>
              <w:pStyle w:val="GOSTTablenorm"/>
              <w:rPr>
                <w:szCs w:val="22"/>
              </w:rPr>
            </w:pPr>
            <w:r w:rsidRPr="007036CE">
              <w:rPr>
                <w:szCs w:val="22"/>
              </w:rPr>
              <w:t xml:space="preserve">Указывается </w:t>
            </w:r>
            <w:r w:rsidR="009E4B64" w:rsidRPr="007036CE">
              <w:rPr>
                <w:szCs w:val="22"/>
              </w:rPr>
              <w:t xml:space="preserve">код вида </w:t>
            </w:r>
            <w:r w:rsidRPr="007036CE">
              <w:rPr>
                <w:szCs w:val="22"/>
              </w:rPr>
              <w:t>документа.</w:t>
            </w:r>
          </w:p>
          <w:p w14:paraId="42DEC276" w14:textId="77777777" w:rsidR="00CE15BD" w:rsidRPr="007036CE" w:rsidRDefault="0091761C" w:rsidP="007B7600">
            <w:pPr>
              <w:pStyle w:val="GOSTTablenorm"/>
            </w:pPr>
            <w:r w:rsidRPr="007036CE">
              <w:rPr>
                <w:szCs w:val="22"/>
              </w:rPr>
              <w:t xml:space="preserve">Заполняется значением </w:t>
            </w:r>
            <w:r w:rsidR="00CE15BD" w:rsidRPr="007036CE">
              <w:rPr>
                <w:szCs w:val="22"/>
              </w:rPr>
              <w:t>«</w:t>
            </w:r>
            <w:r w:rsidR="00BC45D0" w:rsidRPr="007036CE">
              <w:rPr>
                <w:szCs w:val="22"/>
                <w:lang w:val="en-US"/>
              </w:rPr>
              <w:t>PZV</w:t>
            </w:r>
            <w:r w:rsidR="00CE15BD" w:rsidRPr="007036CE">
              <w:rPr>
                <w:szCs w:val="22"/>
              </w:rPr>
              <w:t>»</w:t>
            </w:r>
          </w:p>
        </w:tc>
      </w:tr>
      <w:tr w:rsidR="00B26DED" w:rsidRPr="007036CE" w14:paraId="530F0F46" w14:textId="77777777" w:rsidTr="005E4D91">
        <w:tc>
          <w:tcPr>
            <w:tcW w:w="1100" w:type="pct"/>
          </w:tcPr>
          <w:p w14:paraId="323663ED" w14:textId="77777777" w:rsidR="00CE15BD" w:rsidRPr="007036CE" w:rsidRDefault="00CE15BD" w:rsidP="00CE15BD">
            <w:pPr>
              <w:pStyle w:val="GOSTTablenorm"/>
            </w:pPr>
            <w:r w:rsidRPr="007036CE">
              <w:rPr>
                <w:szCs w:val="22"/>
              </w:rPr>
              <w:t>Код валюты по ОКВ</w:t>
            </w:r>
          </w:p>
        </w:tc>
        <w:tc>
          <w:tcPr>
            <w:tcW w:w="750" w:type="pct"/>
          </w:tcPr>
          <w:p w14:paraId="6BA44BA5" w14:textId="77777777" w:rsidR="00CE15BD" w:rsidRPr="007036CE" w:rsidRDefault="00CE15BD" w:rsidP="00C70F33">
            <w:pPr>
              <w:pStyle w:val="GOSTTablenorm"/>
            </w:pPr>
            <w:r w:rsidRPr="007036CE">
              <w:t>ZVDOC_MSC_OKV_CD</w:t>
            </w:r>
          </w:p>
        </w:tc>
        <w:tc>
          <w:tcPr>
            <w:tcW w:w="500" w:type="pct"/>
          </w:tcPr>
          <w:p w14:paraId="18F6DCE6" w14:textId="77777777" w:rsidR="00CE15BD" w:rsidRPr="007036CE" w:rsidDel="00C45DFF" w:rsidRDefault="00CE15BD" w:rsidP="00CE15BD">
            <w:pPr>
              <w:pStyle w:val="GOSTTablenorm"/>
            </w:pPr>
            <w:r w:rsidRPr="007036CE">
              <w:rPr>
                <w:szCs w:val="22"/>
              </w:rPr>
              <w:t>Строка</w:t>
            </w:r>
          </w:p>
        </w:tc>
        <w:tc>
          <w:tcPr>
            <w:tcW w:w="314" w:type="pct"/>
          </w:tcPr>
          <w:p w14:paraId="51852305" w14:textId="77777777" w:rsidR="00CE15BD" w:rsidRPr="007036CE" w:rsidRDefault="00CE15BD" w:rsidP="00CE15BD">
            <w:pPr>
              <w:pStyle w:val="GOSTTablenorm"/>
            </w:pPr>
            <w:r w:rsidRPr="007036CE">
              <w:rPr>
                <w:szCs w:val="22"/>
              </w:rPr>
              <w:t>Да</w:t>
            </w:r>
          </w:p>
        </w:tc>
        <w:tc>
          <w:tcPr>
            <w:tcW w:w="318" w:type="pct"/>
          </w:tcPr>
          <w:p w14:paraId="7B9D4AE2" w14:textId="77777777" w:rsidR="00CE15BD" w:rsidRPr="007036CE" w:rsidRDefault="00CE15BD" w:rsidP="00CE15BD">
            <w:pPr>
              <w:pStyle w:val="GOSTTablenorm"/>
            </w:pPr>
            <w:r w:rsidRPr="007036CE">
              <w:rPr>
                <w:szCs w:val="22"/>
              </w:rPr>
              <w:t>=3</w:t>
            </w:r>
          </w:p>
        </w:tc>
        <w:tc>
          <w:tcPr>
            <w:tcW w:w="2085" w:type="pct"/>
          </w:tcPr>
          <w:p w14:paraId="5C4EB8A9" w14:textId="77777777" w:rsidR="00CE15BD" w:rsidRPr="007036CE" w:rsidRDefault="00CE15BD" w:rsidP="00CE15BD">
            <w:pPr>
              <w:pStyle w:val="GOSTTablenorm"/>
            </w:pPr>
            <w:r w:rsidRPr="007036CE">
              <w:rPr>
                <w:szCs w:val="22"/>
              </w:rPr>
              <w:t>Указывается цифровой код валюты по Общероссийскому классификатору валют</w:t>
            </w:r>
          </w:p>
        </w:tc>
      </w:tr>
      <w:tr w:rsidR="00B26DED" w:rsidRPr="007036CE" w14:paraId="18659231" w14:textId="77777777" w:rsidTr="005E4D91">
        <w:tc>
          <w:tcPr>
            <w:tcW w:w="1100" w:type="pct"/>
          </w:tcPr>
          <w:p w14:paraId="03C9CF25" w14:textId="77777777" w:rsidR="00CE15BD" w:rsidRPr="007036CE" w:rsidRDefault="00CE15BD" w:rsidP="00CE15BD">
            <w:pPr>
              <w:pStyle w:val="GOSTTablenorm"/>
            </w:pPr>
            <w:r w:rsidRPr="007036CE">
              <w:rPr>
                <w:szCs w:val="22"/>
              </w:rPr>
              <w:t>Контур</w:t>
            </w:r>
          </w:p>
        </w:tc>
        <w:tc>
          <w:tcPr>
            <w:tcW w:w="750" w:type="pct"/>
          </w:tcPr>
          <w:p w14:paraId="701C6254" w14:textId="77777777" w:rsidR="00CE15BD" w:rsidRPr="007036CE" w:rsidRDefault="00CE15BD" w:rsidP="00C70F33">
            <w:pPr>
              <w:pStyle w:val="GOSTTablenorm"/>
            </w:pPr>
            <w:r w:rsidRPr="007036CE">
              <w:t>StmInfrmtn_Contour</w:t>
            </w:r>
          </w:p>
        </w:tc>
        <w:tc>
          <w:tcPr>
            <w:tcW w:w="500" w:type="pct"/>
          </w:tcPr>
          <w:p w14:paraId="0BF530F2" w14:textId="77777777" w:rsidR="00CE15BD" w:rsidRPr="007036CE" w:rsidDel="00C45DFF" w:rsidRDefault="00CE15BD" w:rsidP="00CE15BD">
            <w:pPr>
              <w:pStyle w:val="GOSTTablenorm"/>
            </w:pPr>
            <w:r w:rsidRPr="007036CE">
              <w:rPr>
                <w:szCs w:val="22"/>
              </w:rPr>
              <w:t>Строка</w:t>
            </w:r>
          </w:p>
        </w:tc>
        <w:tc>
          <w:tcPr>
            <w:tcW w:w="314" w:type="pct"/>
          </w:tcPr>
          <w:p w14:paraId="58637447" w14:textId="77777777" w:rsidR="00CE15BD" w:rsidRPr="007036CE" w:rsidRDefault="00CE15BD" w:rsidP="00CE15BD">
            <w:pPr>
              <w:pStyle w:val="GOSTTablenorm"/>
            </w:pPr>
            <w:r w:rsidRPr="007036CE">
              <w:rPr>
                <w:szCs w:val="22"/>
              </w:rPr>
              <w:t>Да</w:t>
            </w:r>
          </w:p>
        </w:tc>
        <w:tc>
          <w:tcPr>
            <w:tcW w:w="318" w:type="pct"/>
          </w:tcPr>
          <w:p w14:paraId="7A70A2C1" w14:textId="77777777" w:rsidR="00CE15BD" w:rsidRPr="007036CE" w:rsidRDefault="00CE15BD" w:rsidP="00CE15BD">
            <w:pPr>
              <w:pStyle w:val="GOSTTablenorm"/>
            </w:pPr>
            <w:r w:rsidRPr="007036CE">
              <w:rPr>
                <w:szCs w:val="22"/>
              </w:rPr>
              <w:t>=1</w:t>
            </w:r>
          </w:p>
        </w:tc>
        <w:tc>
          <w:tcPr>
            <w:tcW w:w="2085" w:type="pct"/>
          </w:tcPr>
          <w:p w14:paraId="4E20B395" w14:textId="77777777" w:rsidR="00CE15BD" w:rsidRPr="007036CE" w:rsidRDefault="00CE15BD" w:rsidP="00CE15BD">
            <w:pPr>
              <w:pStyle w:val="GOSTTablenorm"/>
              <w:rPr>
                <w:szCs w:val="22"/>
              </w:rPr>
            </w:pPr>
            <w:r w:rsidRPr="007036CE">
              <w:rPr>
                <w:szCs w:val="22"/>
              </w:rPr>
              <w:t>Указывается код контура,</w:t>
            </w:r>
            <w:r w:rsidR="00C70F33" w:rsidRPr="007036CE">
              <w:rPr>
                <w:szCs w:val="22"/>
              </w:rPr>
              <w:t xml:space="preserve"> в котором проводится операция.</w:t>
            </w:r>
          </w:p>
          <w:p w14:paraId="57964381" w14:textId="77777777" w:rsidR="00CE15BD" w:rsidRPr="007036CE" w:rsidRDefault="00CE15BD" w:rsidP="00CE15BD">
            <w:pPr>
              <w:pStyle w:val="GOSTTablenorm"/>
              <w:rPr>
                <w:szCs w:val="22"/>
              </w:rPr>
            </w:pPr>
            <w:r w:rsidRPr="007036CE">
              <w:rPr>
                <w:szCs w:val="22"/>
              </w:rPr>
              <w:t>Возможные значения:</w:t>
            </w:r>
          </w:p>
          <w:p w14:paraId="3AA886AD" w14:textId="77777777" w:rsidR="00CE15BD" w:rsidRPr="007036CE" w:rsidRDefault="00CE15BD" w:rsidP="00CE15BD">
            <w:pPr>
              <w:pStyle w:val="GOSTTableListMark1"/>
            </w:pPr>
            <w:r w:rsidRPr="007036CE">
              <w:t>«</w:t>
            </w:r>
            <w:r w:rsidR="00666E41" w:rsidRPr="007036CE">
              <w:rPr>
                <w:lang w:val="en-US"/>
              </w:rPr>
              <w:t>O</w:t>
            </w:r>
            <w:r w:rsidRPr="007036CE">
              <w:t xml:space="preserve">» </w:t>
            </w:r>
            <w:r w:rsidRPr="007036CE">
              <w:rPr>
                <w:lang w:val="en-US"/>
              </w:rPr>
              <w:t xml:space="preserve">– </w:t>
            </w:r>
            <w:r w:rsidRPr="007036CE">
              <w:t>открытый;</w:t>
            </w:r>
          </w:p>
          <w:p w14:paraId="6E437A61" w14:textId="77777777" w:rsidR="00CE15BD" w:rsidRPr="007036CE" w:rsidRDefault="00CE15BD" w:rsidP="00CE15BD">
            <w:pPr>
              <w:pStyle w:val="GOSTTableListMark1"/>
            </w:pPr>
            <w:r w:rsidRPr="007036CE">
              <w:t>«</w:t>
            </w:r>
            <w:r w:rsidRPr="007036CE">
              <w:rPr>
                <w:lang w:val="en-US"/>
              </w:rPr>
              <w:t>S</w:t>
            </w:r>
            <w:r w:rsidRPr="007036CE">
              <w:t>»</w:t>
            </w:r>
            <w:r w:rsidRPr="007036CE">
              <w:rPr>
                <w:lang w:val="en-US"/>
              </w:rPr>
              <w:t xml:space="preserve"> – </w:t>
            </w:r>
            <w:r w:rsidRPr="007036CE">
              <w:t>защищенный;</w:t>
            </w:r>
          </w:p>
          <w:p w14:paraId="2DBACBC8" w14:textId="77777777" w:rsidR="00CE15BD" w:rsidRPr="007036CE" w:rsidRDefault="00C70F33" w:rsidP="00CE15BD">
            <w:pPr>
              <w:pStyle w:val="GOSTTableListMark1"/>
            </w:pPr>
            <w:r w:rsidRPr="007036CE">
              <w:t>«</w:t>
            </w:r>
            <w:r w:rsidR="00CE15BD" w:rsidRPr="007036CE">
              <w:t>1</w:t>
            </w:r>
            <w:r w:rsidRPr="007036CE">
              <w:t>»</w:t>
            </w:r>
            <w:r w:rsidR="00CE15BD" w:rsidRPr="007036CE">
              <w:t xml:space="preserve"> – открытый;</w:t>
            </w:r>
          </w:p>
          <w:p w14:paraId="72288AE6" w14:textId="462CAF5C" w:rsidR="00CE15BD" w:rsidRPr="007036CE" w:rsidRDefault="00C70F33" w:rsidP="002C3471">
            <w:pPr>
              <w:pStyle w:val="GOSTTableListMark1"/>
            </w:pPr>
            <w:r w:rsidRPr="007036CE">
              <w:t>«</w:t>
            </w:r>
            <w:r w:rsidR="00CE15BD" w:rsidRPr="007036CE">
              <w:t>2</w:t>
            </w:r>
            <w:r w:rsidRPr="007036CE">
              <w:t>»</w:t>
            </w:r>
            <w:r w:rsidR="00CE15BD" w:rsidRPr="007036CE">
              <w:t xml:space="preserve"> </w:t>
            </w:r>
            <w:r w:rsidR="005B1C15" w:rsidRPr="007036CE">
              <w:t>–</w:t>
            </w:r>
            <w:r w:rsidR="00CE15BD" w:rsidRPr="007036CE">
              <w:t xml:space="preserve"> защищенный</w:t>
            </w:r>
          </w:p>
        </w:tc>
      </w:tr>
      <w:tr w:rsidR="00B26DED" w:rsidRPr="007036CE" w14:paraId="5528CFE3" w14:textId="77777777" w:rsidTr="005E4D91">
        <w:tc>
          <w:tcPr>
            <w:tcW w:w="1100" w:type="pct"/>
          </w:tcPr>
          <w:p w14:paraId="0BA6265D" w14:textId="77777777" w:rsidR="00CE15BD" w:rsidRPr="007036CE" w:rsidRDefault="00CE15BD" w:rsidP="00CE15BD">
            <w:pPr>
              <w:pStyle w:val="GOSTTablenorm"/>
            </w:pPr>
            <w:r w:rsidRPr="007036CE">
              <w:rPr>
                <w:szCs w:val="22"/>
              </w:rPr>
              <w:t>Уровень конфиденциальности</w:t>
            </w:r>
          </w:p>
        </w:tc>
        <w:tc>
          <w:tcPr>
            <w:tcW w:w="750" w:type="pct"/>
          </w:tcPr>
          <w:p w14:paraId="001A78FC" w14:textId="77777777" w:rsidR="00CE15BD" w:rsidRPr="007036CE" w:rsidRDefault="00CE15BD" w:rsidP="00C70F33">
            <w:pPr>
              <w:pStyle w:val="GOSTTablenorm"/>
            </w:pPr>
            <w:r w:rsidRPr="007036CE">
              <w:t>StmInfrmtn_AccessLevelStereotype</w:t>
            </w:r>
          </w:p>
        </w:tc>
        <w:tc>
          <w:tcPr>
            <w:tcW w:w="500" w:type="pct"/>
          </w:tcPr>
          <w:p w14:paraId="129FFBB2" w14:textId="77777777" w:rsidR="00CE15BD" w:rsidRPr="007036CE" w:rsidDel="00C45DFF" w:rsidRDefault="00CE15BD" w:rsidP="00CE15BD">
            <w:pPr>
              <w:pStyle w:val="GOSTTablenorm"/>
            </w:pPr>
            <w:r w:rsidRPr="007036CE">
              <w:rPr>
                <w:szCs w:val="22"/>
              </w:rPr>
              <w:t>Число</w:t>
            </w:r>
          </w:p>
        </w:tc>
        <w:tc>
          <w:tcPr>
            <w:tcW w:w="314" w:type="pct"/>
          </w:tcPr>
          <w:p w14:paraId="1E878C39" w14:textId="77777777" w:rsidR="00CE15BD" w:rsidRPr="007036CE" w:rsidRDefault="00CE15BD" w:rsidP="00CE15BD">
            <w:pPr>
              <w:pStyle w:val="GOSTTablenorm"/>
            </w:pPr>
            <w:r w:rsidRPr="007036CE">
              <w:rPr>
                <w:szCs w:val="22"/>
              </w:rPr>
              <w:t>Да</w:t>
            </w:r>
          </w:p>
        </w:tc>
        <w:tc>
          <w:tcPr>
            <w:tcW w:w="318" w:type="pct"/>
          </w:tcPr>
          <w:p w14:paraId="511B1D29" w14:textId="77777777" w:rsidR="00CE15BD" w:rsidRPr="007036CE" w:rsidRDefault="00CE15BD" w:rsidP="00CE15BD">
            <w:pPr>
              <w:pStyle w:val="GOSTTablenorm"/>
            </w:pPr>
            <w:r w:rsidRPr="007036CE">
              <w:rPr>
                <w:szCs w:val="22"/>
              </w:rPr>
              <w:t>=1</w:t>
            </w:r>
          </w:p>
        </w:tc>
        <w:tc>
          <w:tcPr>
            <w:tcW w:w="2085" w:type="pct"/>
          </w:tcPr>
          <w:p w14:paraId="183A91A0" w14:textId="77777777" w:rsidR="00CE15BD" w:rsidRPr="007036CE" w:rsidRDefault="00CE15BD" w:rsidP="00CE15BD">
            <w:pPr>
              <w:pStyle w:val="GOSTTablenorm"/>
              <w:rPr>
                <w:szCs w:val="22"/>
              </w:rPr>
            </w:pPr>
            <w:r w:rsidRPr="007036CE">
              <w:rPr>
                <w:szCs w:val="22"/>
              </w:rPr>
              <w:t>Указывается уровень конфиденциальности документа.</w:t>
            </w:r>
          </w:p>
          <w:p w14:paraId="19F177E6" w14:textId="77777777" w:rsidR="00CE15BD" w:rsidRPr="007036CE" w:rsidRDefault="00CE15BD" w:rsidP="00CE15BD">
            <w:pPr>
              <w:pStyle w:val="GOSTTablenorm"/>
              <w:rPr>
                <w:szCs w:val="22"/>
              </w:rPr>
            </w:pPr>
            <w:r w:rsidRPr="007036CE">
              <w:rPr>
                <w:szCs w:val="22"/>
              </w:rPr>
              <w:t>Возможные значения:</w:t>
            </w:r>
          </w:p>
          <w:p w14:paraId="5F91850D" w14:textId="76AD5023" w:rsidR="00CE15BD" w:rsidRPr="007036CE" w:rsidRDefault="00CE15BD" w:rsidP="00CE15BD">
            <w:pPr>
              <w:pStyle w:val="GOSTTableListMark1"/>
            </w:pPr>
            <w:r w:rsidRPr="007036CE">
              <w:t xml:space="preserve">«0» </w:t>
            </w:r>
            <w:r w:rsidR="00FB1651" w:rsidRPr="007036CE">
              <w:t>–</w:t>
            </w:r>
            <w:r w:rsidRPr="007036CE">
              <w:t xml:space="preserve"> Несекретно;</w:t>
            </w:r>
          </w:p>
          <w:p w14:paraId="6CAA1D09" w14:textId="74A78777" w:rsidR="00CE15BD" w:rsidRPr="007036CE" w:rsidRDefault="00CE15BD" w:rsidP="00CE15BD">
            <w:pPr>
              <w:pStyle w:val="GOSTTableListMark1"/>
            </w:pPr>
            <w:r w:rsidRPr="007036CE">
              <w:t>«</w:t>
            </w:r>
            <w:r w:rsidR="00C70F33" w:rsidRPr="007036CE">
              <w:t xml:space="preserve">1» </w:t>
            </w:r>
            <w:r w:rsidR="00FB1651" w:rsidRPr="007036CE">
              <w:t>–</w:t>
            </w:r>
            <w:r w:rsidR="00C70F33" w:rsidRPr="007036CE">
              <w:t xml:space="preserve"> Для служебного пользования</w:t>
            </w:r>
          </w:p>
        </w:tc>
      </w:tr>
      <w:tr w:rsidR="00B26DED" w:rsidRPr="007036CE" w14:paraId="5905CBDA" w14:textId="77777777" w:rsidTr="005E4D91">
        <w:tc>
          <w:tcPr>
            <w:tcW w:w="1100" w:type="pct"/>
          </w:tcPr>
          <w:p w14:paraId="19BC2DC7" w14:textId="77777777" w:rsidR="00CE15BD" w:rsidRPr="007036CE" w:rsidRDefault="00CE15BD" w:rsidP="00CE15BD">
            <w:pPr>
              <w:pStyle w:val="GOSTTablenorm"/>
            </w:pPr>
            <w:r w:rsidRPr="007036CE">
              <w:rPr>
                <w:szCs w:val="22"/>
              </w:rPr>
              <w:lastRenderedPageBreak/>
              <w:t>Код бюджета</w:t>
            </w:r>
          </w:p>
        </w:tc>
        <w:tc>
          <w:tcPr>
            <w:tcW w:w="750" w:type="pct"/>
          </w:tcPr>
          <w:p w14:paraId="6334FDDD" w14:textId="77777777" w:rsidR="00CE15BD" w:rsidRPr="007036CE" w:rsidRDefault="00CE15BD" w:rsidP="00C70F33">
            <w:pPr>
              <w:pStyle w:val="GOSTTablenorm"/>
              <w:rPr>
                <w:lang w:val="en-US"/>
              </w:rPr>
            </w:pPr>
            <w:r w:rsidRPr="007036CE">
              <w:rPr>
                <w:lang w:val="en-US"/>
              </w:rPr>
              <w:t>ZV_MSC_Orgnztn_MSC_Bdgt_Cd</w:t>
            </w:r>
          </w:p>
        </w:tc>
        <w:tc>
          <w:tcPr>
            <w:tcW w:w="500" w:type="pct"/>
          </w:tcPr>
          <w:p w14:paraId="02FBE792" w14:textId="77777777" w:rsidR="00CE15BD" w:rsidRPr="007036CE" w:rsidDel="00C45DFF" w:rsidRDefault="00CE15BD" w:rsidP="00CE15BD">
            <w:pPr>
              <w:pStyle w:val="GOSTTablenorm"/>
            </w:pPr>
            <w:r w:rsidRPr="007036CE">
              <w:rPr>
                <w:szCs w:val="22"/>
              </w:rPr>
              <w:t>Строка</w:t>
            </w:r>
          </w:p>
        </w:tc>
        <w:tc>
          <w:tcPr>
            <w:tcW w:w="314" w:type="pct"/>
          </w:tcPr>
          <w:p w14:paraId="14EF8F2E" w14:textId="77777777" w:rsidR="00CE15BD" w:rsidRPr="007036CE" w:rsidRDefault="00CE15BD" w:rsidP="00CE15BD">
            <w:pPr>
              <w:pStyle w:val="GOSTTablenorm"/>
            </w:pPr>
            <w:r w:rsidRPr="007036CE">
              <w:rPr>
                <w:szCs w:val="22"/>
              </w:rPr>
              <w:t>Да</w:t>
            </w:r>
          </w:p>
        </w:tc>
        <w:tc>
          <w:tcPr>
            <w:tcW w:w="318" w:type="pct"/>
          </w:tcPr>
          <w:p w14:paraId="45548199" w14:textId="77777777" w:rsidR="00CE15BD" w:rsidRPr="007036CE" w:rsidRDefault="00CE15BD" w:rsidP="00CE15BD">
            <w:pPr>
              <w:pStyle w:val="GOSTTablenorm"/>
            </w:pPr>
            <w:r w:rsidRPr="007036CE">
              <w:rPr>
                <w:szCs w:val="22"/>
              </w:rPr>
              <w:t>=8</w:t>
            </w:r>
          </w:p>
        </w:tc>
        <w:tc>
          <w:tcPr>
            <w:tcW w:w="2085" w:type="pct"/>
          </w:tcPr>
          <w:p w14:paraId="55FCA9AA" w14:textId="77777777" w:rsidR="00CE15BD" w:rsidRPr="007036CE" w:rsidRDefault="00CE15BD" w:rsidP="00CE15BD">
            <w:pPr>
              <w:pStyle w:val="GOSTTablenorm"/>
            </w:pPr>
            <w:r w:rsidRPr="007036CE">
              <w:rPr>
                <w:szCs w:val="22"/>
              </w:rPr>
              <w:t>Указывается код бюджета в соответ</w:t>
            </w:r>
            <w:r w:rsidR="00C70F33" w:rsidRPr="007036CE">
              <w:rPr>
                <w:szCs w:val="22"/>
              </w:rPr>
              <w:t>ствии со справочником «Бюджеты»</w:t>
            </w:r>
          </w:p>
        </w:tc>
      </w:tr>
      <w:tr w:rsidR="00B26DED" w:rsidRPr="007036CE" w14:paraId="139F0225" w14:textId="77777777" w:rsidTr="005E4D91">
        <w:tc>
          <w:tcPr>
            <w:tcW w:w="1100" w:type="pct"/>
          </w:tcPr>
          <w:p w14:paraId="4E6A5604" w14:textId="77777777" w:rsidR="00CE15BD" w:rsidRPr="007036CE" w:rsidRDefault="00CE15BD" w:rsidP="00CE15BD">
            <w:pPr>
              <w:pStyle w:val="GOSTTablenorm"/>
            </w:pPr>
            <w:r w:rsidRPr="007036CE">
              <w:rPr>
                <w:szCs w:val="22"/>
              </w:rPr>
              <w:t>Номер лицевого счета плательщика</w:t>
            </w:r>
          </w:p>
        </w:tc>
        <w:tc>
          <w:tcPr>
            <w:tcW w:w="750" w:type="pct"/>
          </w:tcPr>
          <w:p w14:paraId="6072BFE7" w14:textId="77777777" w:rsidR="00CE15BD" w:rsidRPr="007036CE" w:rsidRDefault="00CE15BD" w:rsidP="00C70F33">
            <w:pPr>
              <w:pStyle w:val="GOSTTablenorm"/>
            </w:pPr>
            <w:r w:rsidRPr="007036CE">
              <w:t>ZV_MSC_Cstmr_AcntNmbr</w:t>
            </w:r>
          </w:p>
        </w:tc>
        <w:tc>
          <w:tcPr>
            <w:tcW w:w="500" w:type="pct"/>
          </w:tcPr>
          <w:p w14:paraId="2D38E2B3" w14:textId="77777777" w:rsidR="00CE15BD" w:rsidRPr="007036CE" w:rsidDel="00C45DFF" w:rsidRDefault="00CE15BD" w:rsidP="00CE15BD">
            <w:pPr>
              <w:pStyle w:val="GOSTTablenorm"/>
            </w:pPr>
            <w:r w:rsidRPr="007036CE">
              <w:rPr>
                <w:szCs w:val="22"/>
              </w:rPr>
              <w:t>Строка</w:t>
            </w:r>
          </w:p>
        </w:tc>
        <w:tc>
          <w:tcPr>
            <w:tcW w:w="314" w:type="pct"/>
          </w:tcPr>
          <w:p w14:paraId="7A5DC870" w14:textId="77777777" w:rsidR="00CE15BD" w:rsidRPr="007036CE" w:rsidRDefault="00CE15BD" w:rsidP="00CE15BD">
            <w:pPr>
              <w:pStyle w:val="GOSTTablenorm"/>
            </w:pPr>
            <w:r w:rsidRPr="007036CE">
              <w:rPr>
                <w:szCs w:val="22"/>
              </w:rPr>
              <w:t>Да</w:t>
            </w:r>
          </w:p>
        </w:tc>
        <w:tc>
          <w:tcPr>
            <w:tcW w:w="318" w:type="pct"/>
          </w:tcPr>
          <w:p w14:paraId="7ADF619A" w14:textId="77777777" w:rsidR="00CE15BD" w:rsidRPr="007036CE" w:rsidRDefault="00CE15BD" w:rsidP="00CE15BD">
            <w:pPr>
              <w:pStyle w:val="GOSTTablenorm"/>
            </w:pPr>
            <w:r w:rsidRPr="007036CE">
              <w:rPr>
                <w:szCs w:val="22"/>
              </w:rPr>
              <w:t>=11</w:t>
            </w:r>
          </w:p>
        </w:tc>
        <w:tc>
          <w:tcPr>
            <w:tcW w:w="2085" w:type="pct"/>
          </w:tcPr>
          <w:p w14:paraId="66B046F5" w14:textId="77777777" w:rsidR="00CE15BD" w:rsidRPr="007036CE" w:rsidRDefault="00CE15BD" w:rsidP="00CE15BD">
            <w:pPr>
              <w:pStyle w:val="GOSTTablenorm"/>
            </w:pPr>
            <w:r w:rsidRPr="007036CE">
              <w:rPr>
                <w:szCs w:val="22"/>
              </w:rPr>
              <w:t>Указывается номер лицевого счета плательщика</w:t>
            </w:r>
          </w:p>
        </w:tc>
      </w:tr>
      <w:tr w:rsidR="00B26DED" w:rsidRPr="007036CE" w14:paraId="715175BD" w14:textId="77777777" w:rsidTr="005E4D91">
        <w:tc>
          <w:tcPr>
            <w:tcW w:w="1100" w:type="pct"/>
          </w:tcPr>
          <w:p w14:paraId="5621F073" w14:textId="77777777" w:rsidR="00CE15BD" w:rsidRPr="007036CE" w:rsidRDefault="00CE15BD" w:rsidP="007E6F17">
            <w:pPr>
              <w:pStyle w:val="GOSTTablenorm"/>
              <w:rPr>
                <w:szCs w:val="22"/>
              </w:rPr>
            </w:pPr>
            <w:r w:rsidRPr="007036CE">
              <w:t>ОКС (КМИ) плательщика</w:t>
            </w:r>
          </w:p>
        </w:tc>
        <w:tc>
          <w:tcPr>
            <w:tcW w:w="750" w:type="pct"/>
          </w:tcPr>
          <w:p w14:paraId="6F124FA7" w14:textId="77777777" w:rsidR="00CE15BD" w:rsidRPr="007036CE" w:rsidRDefault="00CE15BD" w:rsidP="00C70F33">
            <w:pPr>
              <w:pStyle w:val="GOSTTablenorm"/>
            </w:pPr>
            <w:r w:rsidRPr="007036CE">
              <w:t>ZV_FAIPObjCd</w:t>
            </w:r>
          </w:p>
        </w:tc>
        <w:tc>
          <w:tcPr>
            <w:tcW w:w="500" w:type="pct"/>
          </w:tcPr>
          <w:p w14:paraId="2C86BEBE" w14:textId="77777777" w:rsidR="00CE15BD" w:rsidRPr="007036CE" w:rsidRDefault="00CE15BD" w:rsidP="00CE15BD">
            <w:pPr>
              <w:pStyle w:val="GOSTTablenorm"/>
              <w:rPr>
                <w:szCs w:val="22"/>
              </w:rPr>
            </w:pPr>
            <w:r w:rsidRPr="007036CE">
              <w:t>Строка</w:t>
            </w:r>
          </w:p>
        </w:tc>
        <w:tc>
          <w:tcPr>
            <w:tcW w:w="314" w:type="pct"/>
          </w:tcPr>
          <w:p w14:paraId="48504947" w14:textId="77777777" w:rsidR="00CE15BD" w:rsidRPr="007036CE" w:rsidRDefault="00CE15BD" w:rsidP="00CE15BD">
            <w:pPr>
              <w:pStyle w:val="GOSTTablenorm"/>
              <w:rPr>
                <w:szCs w:val="22"/>
              </w:rPr>
            </w:pPr>
            <w:r w:rsidRPr="007036CE">
              <w:rPr>
                <w:szCs w:val="22"/>
              </w:rPr>
              <w:t>Нет</w:t>
            </w:r>
          </w:p>
        </w:tc>
        <w:tc>
          <w:tcPr>
            <w:tcW w:w="318" w:type="pct"/>
          </w:tcPr>
          <w:p w14:paraId="4B1802DB" w14:textId="77777777" w:rsidR="00CE15BD" w:rsidRPr="007036CE" w:rsidRDefault="00CE15BD" w:rsidP="00CE15BD">
            <w:pPr>
              <w:pStyle w:val="GOSTTablenorm"/>
              <w:rPr>
                <w:szCs w:val="22"/>
              </w:rPr>
            </w:pPr>
            <w:r w:rsidRPr="007036CE">
              <w:t>&lt;=24</w:t>
            </w:r>
          </w:p>
        </w:tc>
        <w:tc>
          <w:tcPr>
            <w:tcW w:w="2085" w:type="pct"/>
          </w:tcPr>
          <w:p w14:paraId="73327222" w14:textId="77777777" w:rsidR="00CE15BD" w:rsidRPr="007036CE" w:rsidRDefault="00CE15BD" w:rsidP="00CE15BD">
            <w:pPr>
              <w:pStyle w:val="GOSTTablenorm"/>
              <w:rPr>
                <w:szCs w:val="22"/>
              </w:rPr>
            </w:pPr>
            <w:r w:rsidRPr="007036CE">
              <w:t xml:space="preserve">Указывается код ОКС (КМИ) </w:t>
            </w:r>
            <w:r w:rsidRPr="007036CE">
              <w:rPr>
                <w:szCs w:val="22"/>
              </w:rPr>
              <w:t>для отражения операции на ЛС плательщика</w:t>
            </w:r>
            <w:r w:rsidR="00C70F33" w:rsidRPr="007036CE">
              <w:t xml:space="preserve"> (при наличии)</w:t>
            </w:r>
          </w:p>
        </w:tc>
      </w:tr>
      <w:tr w:rsidR="00B26DED" w:rsidRPr="007036CE" w14:paraId="6A7D0F82" w14:textId="77777777" w:rsidTr="005E4D91">
        <w:tc>
          <w:tcPr>
            <w:tcW w:w="1100" w:type="pct"/>
          </w:tcPr>
          <w:p w14:paraId="5D1EC95F" w14:textId="77777777" w:rsidR="00CE15BD" w:rsidRPr="007036CE" w:rsidRDefault="00CE15BD" w:rsidP="00CE15BD">
            <w:pPr>
              <w:pStyle w:val="GOSTTablenorm"/>
            </w:pPr>
            <w:r w:rsidRPr="007036CE">
              <w:t>Признак учета БА, ЛБО на ЛС плательщика</w:t>
            </w:r>
          </w:p>
        </w:tc>
        <w:tc>
          <w:tcPr>
            <w:tcW w:w="750" w:type="pct"/>
          </w:tcPr>
          <w:p w14:paraId="01202924" w14:textId="77777777" w:rsidR="00CE15BD" w:rsidRPr="007036CE" w:rsidRDefault="00CE15BD" w:rsidP="00C70F33">
            <w:pPr>
              <w:pStyle w:val="GOSTTablenorm"/>
            </w:pPr>
            <w:r w:rsidRPr="007036CE">
              <w:t>StmInfrmtn_SIGN_BaLbo_Snd</w:t>
            </w:r>
          </w:p>
        </w:tc>
        <w:tc>
          <w:tcPr>
            <w:tcW w:w="500" w:type="pct"/>
          </w:tcPr>
          <w:p w14:paraId="49D70592" w14:textId="77777777" w:rsidR="00CE15BD" w:rsidRPr="007036CE" w:rsidRDefault="00BB45B7" w:rsidP="00CE15BD">
            <w:pPr>
              <w:pStyle w:val="GOSTTablenorm"/>
            </w:pPr>
            <w:r w:rsidRPr="007036CE">
              <w:t>Логический</w:t>
            </w:r>
          </w:p>
        </w:tc>
        <w:tc>
          <w:tcPr>
            <w:tcW w:w="314" w:type="pct"/>
          </w:tcPr>
          <w:p w14:paraId="58FD946B" w14:textId="77777777" w:rsidR="00CE15BD" w:rsidRPr="007036CE" w:rsidRDefault="00CE15BD" w:rsidP="00CE15BD">
            <w:pPr>
              <w:pStyle w:val="GOSTTablenorm"/>
              <w:rPr>
                <w:szCs w:val="22"/>
              </w:rPr>
            </w:pPr>
            <w:r w:rsidRPr="007036CE">
              <w:rPr>
                <w:szCs w:val="22"/>
              </w:rPr>
              <w:t>Да</w:t>
            </w:r>
          </w:p>
        </w:tc>
        <w:tc>
          <w:tcPr>
            <w:tcW w:w="318" w:type="pct"/>
          </w:tcPr>
          <w:p w14:paraId="1333C522" w14:textId="77777777" w:rsidR="00CE15BD" w:rsidRPr="007036CE" w:rsidRDefault="00BB45B7" w:rsidP="00CE15BD">
            <w:pPr>
              <w:pStyle w:val="GOSTTablenorm"/>
            </w:pPr>
            <w:r w:rsidRPr="007036CE">
              <w:t>-</w:t>
            </w:r>
          </w:p>
        </w:tc>
        <w:tc>
          <w:tcPr>
            <w:tcW w:w="2085" w:type="pct"/>
          </w:tcPr>
          <w:p w14:paraId="441E7148" w14:textId="77777777" w:rsidR="00CE15BD" w:rsidRPr="007036CE" w:rsidRDefault="00CE15BD" w:rsidP="00CE15BD">
            <w:pPr>
              <w:pStyle w:val="GOSTTablenorm"/>
            </w:pPr>
            <w:r w:rsidRPr="007036CE">
              <w:t>Указывается признак учета БА, ЛБО на ЛС плательщика.</w:t>
            </w:r>
          </w:p>
          <w:p w14:paraId="5EECBF61" w14:textId="77777777" w:rsidR="00CE15BD" w:rsidRPr="007036CE" w:rsidRDefault="00CE15BD" w:rsidP="009D25A6">
            <w:pPr>
              <w:pStyle w:val="GOSTTablenorm"/>
            </w:pPr>
            <w:r w:rsidRPr="007036CE">
              <w:t>Может принимать значения:</w:t>
            </w:r>
          </w:p>
          <w:p w14:paraId="3B76DF7B" w14:textId="0656E8C4" w:rsidR="000C2C48" w:rsidRPr="007036CE" w:rsidRDefault="00047095" w:rsidP="000C2C48">
            <w:pPr>
              <w:pStyle w:val="GOSTTableListMark1"/>
            </w:pPr>
            <w:r w:rsidRPr="007036CE">
              <w:t>«</w:t>
            </w:r>
            <w:r w:rsidR="000C2C48" w:rsidRPr="007036CE">
              <w:rPr>
                <w:lang w:val="en-US"/>
              </w:rPr>
              <w:t>true</w:t>
            </w:r>
            <w:r w:rsidR="000C2C48" w:rsidRPr="007036CE">
              <w:t xml:space="preserve">» </w:t>
            </w:r>
            <w:r w:rsidR="00FB1651" w:rsidRPr="007036CE">
              <w:t>–</w:t>
            </w:r>
            <w:r w:rsidR="000C2C48" w:rsidRPr="007036CE">
              <w:t xml:space="preserve"> Да;</w:t>
            </w:r>
          </w:p>
          <w:p w14:paraId="5A683318" w14:textId="75AD9F37" w:rsidR="000C2C48" w:rsidRPr="007036CE" w:rsidRDefault="000C2C48" w:rsidP="000C2C48">
            <w:pPr>
              <w:pStyle w:val="GOSTTableListMark1"/>
              <w:rPr>
                <w:szCs w:val="22"/>
              </w:rPr>
            </w:pPr>
            <w:r w:rsidRPr="007036CE">
              <w:t>«</w:t>
            </w:r>
            <w:r w:rsidRPr="007036CE">
              <w:rPr>
                <w:lang w:val="en-US"/>
              </w:rPr>
              <w:t>false</w:t>
            </w:r>
            <w:r w:rsidRPr="007036CE">
              <w:t xml:space="preserve">» </w:t>
            </w:r>
            <w:r w:rsidR="00FB1651" w:rsidRPr="007036CE">
              <w:t>–</w:t>
            </w:r>
            <w:r w:rsidRPr="007036CE">
              <w:t xml:space="preserve"> Нет</w:t>
            </w:r>
          </w:p>
        </w:tc>
      </w:tr>
      <w:tr w:rsidR="00B26DED" w:rsidRPr="007036CE" w14:paraId="3EA4B19B" w14:textId="77777777" w:rsidTr="005E4D91">
        <w:tc>
          <w:tcPr>
            <w:tcW w:w="1100" w:type="pct"/>
          </w:tcPr>
          <w:p w14:paraId="5AC8EEBA" w14:textId="77777777" w:rsidR="00CE15BD" w:rsidRPr="007036CE" w:rsidRDefault="00CE15BD" w:rsidP="00CE15BD">
            <w:pPr>
              <w:pStyle w:val="GOSTTablenorm"/>
            </w:pPr>
            <w:r w:rsidRPr="007036CE">
              <w:rPr>
                <w:szCs w:val="22"/>
              </w:rPr>
              <w:t>КБК плательщика</w:t>
            </w:r>
          </w:p>
        </w:tc>
        <w:tc>
          <w:tcPr>
            <w:tcW w:w="750" w:type="pct"/>
          </w:tcPr>
          <w:p w14:paraId="697B431D" w14:textId="77777777" w:rsidR="00CE15BD" w:rsidRPr="007036CE" w:rsidRDefault="00CE15BD" w:rsidP="00C70F33">
            <w:pPr>
              <w:pStyle w:val="GOSTTablenorm"/>
            </w:pPr>
            <w:r w:rsidRPr="007036CE">
              <w:t>ZVDOC_MSC_KBK_KBK</w:t>
            </w:r>
          </w:p>
        </w:tc>
        <w:tc>
          <w:tcPr>
            <w:tcW w:w="500" w:type="pct"/>
          </w:tcPr>
          <w:p w14:paraId="38CA9ECE" w14:textId="77777777" w:rsidR="00CE15BD" w:rsidRPr="007036CE" w:rsidDel="00C45DFF" w:rsidRDefault="00CE15BD" w:rsidP="00CE15BD">
            <w:pPr>
              <w:pStyle w:val="GOSTTablenorm"/>
            </w:pPr>
            <w:r w:rsidRPr="007036CE">
              <w:rPr>
                <w:szCs w:val="22"/>
              </w:rPr>
              <w:t>Строка</w:t>
            </w:r>
          </w:p>
        </w:tc>
        <w:tc>
          <w:tcPr>
            <w:tcW w:w="314" w:type="pct"/>
          </w:tcPr>
          <w:p w14:paraId="503B148F" w14:textId="77777777" w:rsidR="00CE15BD" w:rsidRPr="007036CE" w:rsidRDefault="00CE15BD" w:rsidP="00CE15BD">
            <w:pPr>
              <w:pStyle w:val="GOSTTablenorm"/>
            </w:pPr>
            <w:r w:rsidRPr="007036CE">
              <w:rPr>
                <w:szCs w:val="22"/>
              </w:rPr>
              <w:t>Да</w:t>
            </w:r>
          </w:p>
        </w:tc>
        <w:tc>
          <w:tcPr>
            <w:tcW w:w="318" w:type="pct"/>
          </w:tcPr>
          <w:p w14:paraId="059095FB" w14:textId="77777777" w:rsidR="00CE15BD" w:rsidRPr="007036CE" w:rsidRDefault="00CE15BD" w:rsidP="00CE15BD">
            <w:pPr>
              <w:pStyle w:val="GOSTTablenorm"/>
            </w:pPr>
            <w:r w:rsidRPr="007036CE">
              <w:rPr>
                <w:szCs w:val="22"/>
                <w:lang w:val="en-US"/>
              </w:rPr>
              <w:t>=20</w:t>
            </w:r>
          </w:p>
        </w:tc>
        <w:tc>
          <w:tcPr>
            <w:tcW w:w="2085" w:type="pct"/>
          </w:tcPr>
          <w:p w14:paraId="16D68478" w14:textId="77777777" w:rsidR="00CE15BD" w:rsidRPr="007036CE" w:rsidRDefault="00CE15BD" w:rsidP="00CE15BD">
            <w:pPr>
              <w:pStyle w:val="GOSTTablenorm"/>
            </w:pPr>
            <w:r w:rsidRPr="007036CE">
              <w:rPr>
                <w:szCs w:val="22"/>
              </w:rPr>
              <w:t>Указывается код по бюджетной классификации для отраже</w:t>
            </w:r>
            <w:r w:rsidR="00C70F33" w:rsidRPr="007036CE">
              <w:rPr>
                <w:szCs w:val="22"/>
              </w:rPr>
              <w:t>ния операции на ЛС плательщика</w:t>
            </w:r>
          </w:p>
        </w:tc>
      </w:tr>
      <w:tr w:rsidR="00B26DED" w:rsidRPr="007036CE" w14:paraId="64B07AA8" w14:textId="77777777" w:rsidTr="005E4D91">
        <w:tc>
          <w:tcPr>
            <w:tcW w:w="1100" w:type="pct"/>
          </w:tcPr>
          <w:p w14:paraId="4F3E621F" w14:textId="77777777" w:rsidR="00CE15BD" w:rsidRPr="007036CE" w:rsidRDefault="00CE15BD" w:rsidP="00CE15BD">
            <w:pPr>
              <w:pStyle w:val="GOSTTablenorm"/>
              <w:rPr>
                <w:szCs w:val="22"/>
              </w:rPr>
            </w:pPr>
            <w:r w:rsidRPr="007036CE">
              <w:rPr>
                <w:szCs w:val="22"/>
              </w:rPr>
              <w:t>Тип КБК плательщика</w:t>
            </w:r>
          </w:p>
        </w:tc>
        <w:tc>
          <w:tcPr>
            <w:tcW w:w="750" w:type="pct"/>
          </w:tcPr>
          <w:p w14:paraId="27471ECC" w14:textId="77777777" w:rsidR="00CE15BD" w:rsidRPr="007036CE" w:rsidRDefault="00CE15BD" w:rsidP="00C70F33">
            <w:pPr>
              <w:pStyle w:val="GOSTTablenorm"/>
            </w:pPr>
            <w:r w:rsidRPr="007036CE">
              <w:t>ZVDOC_MSC_KBK_BKTp</w:t>
            </w:r>
          </w:p>
        </w:tc>
        <w:tc>
          <w:tcPr>
            <w:tcW w:w="500" w:type="pct"/>
          </w:tcPr>
          <w:p w14:paraId="6E754249" w14:textId="77777777" w:rsidR="00CE15BD" w:rsidRPr="007036CE" w:rsidRDefault="00CE15BD" w:rsidP="00CE15BD">
            <w:pPr>
              <w:pStyle w:val="GOSTTablenorm"/>
              <w:rPr>
                <w:szCs w:val="22"/>
              </w:rPr>
            </w:pPr>
            <w:r w:rsidRPr="007036CE">
              <w:t>Строка</w:t>
            </w:r>
          </w:p>
        </w:tc>
        <w:tc>
          <w:tcPr>
            <w:tcW w:w="314" w:type="pct"/>
          </w:tcPr>
          <w:p w14:paraId="237CE3FB" w14:textId="77777777" w:rsidR="00CE15BD" w:rsidRPr="007036CE" w:rsidRDefault="00CE15BD" w:rsidP="00CE15BD">
            <w:pPr>
              <w:pStyle w:val="GOSTTablenorm"/>
              <w:rPr>
                <w:szCs w:val="22"/>
              </w:rPr>
            </w:pPr>
            <w:r w:rsidRPr="007036CE">
              <w:t>Да</w:t>
            </w:r>
          </w:p>
        </w:tc>
        <w:tc>
          <w:tcPr>
            <w:tcW w:w="318" w:type="pct"/>
          </w:tcPr>
          <w:p w14:paraId="0942D899" w14:textId="77777777" w:rsidR="00CE15BD" w:rsidRPr="007036CE" w:rsidRDefault="00047095" w:rsidP="00CE15BD">
            <w:pPr>
              <w:pStyle w:val="GOSTTablenorm"/>
              <w:rPr>
                <w:szCs w:val="22"/>
                <w:lang w:val="en-US"/>
              </w:rPr>
            </w:pPr>
            <w:r w:rsidRPr="007036CE">
              <w:rPr>
                <w:lang w:val="en-US"/>
              </w:rPr>
              <w:t>&lt;=50</w:t>
            </w:r>
          </w:p>
        </w:tc>
        <w:tc>
          <w:tcPr>
            <w:tcW w:w="2085" w:type="pct"/>
          </w:tcPr>
          <w:p w14:paraId="647C12D6" w14:textId="77777777" w:rsidR="00CE15BD" w:rsidRPr="007036CE" w:rsidRDefault="00CE15BD" w:rsidP="00CE15BD">
            <w:pPr>
              <w:pStyle w:val="GOSTTablenorm"/>
            </w:pPr>
            <w:r w:rsidRPr="007036CE">
              <w:t>Указывается тип кода по бюджетной классификации плательщика.</w:t>
            </w:r>
          </w:p>
          <w:p w14:paraId="06EB90DC" w14:textId="77777777" w:rsidR="00CE15BD" w:rsidRPr="007036CE" w:rsidRDefault="00CE15BD" w:rsidP="00CE15BD">
            <w:pPr>
              <w:pStyle w:val="GOSTTablenorm"/>
            </w:pPr>
            <w:r w:rsidRPr="007036CE">
              <w:t>Возможные значения:</w:t>
            </w:r>
          </w:p>
          <w:p w14:paraId="1620F7BB" w14:textId="4D6183F8" w:rsidR="00CE15BD" w:rsidRPr="007036CE" w:rsidRDefault="00C70F33" w:rsidP="00CE15BD">
            <w:pPr>
              <w:pStyle w:val="GOSTTableListMark1"/>
            </w:pPr>
            <w:r w:rsidRPr="007036CE">
              <w:t>«</w:t>
            </w:r>
            <w:r w:rsidR="000C2C48" w:rsidRPr="007036CE">
              <w:rPr>
                <w:rFonts w:ascii="-apple-system" w:hAnsi="-apple-system"/>
                <w:sz w:val="21"/>
                <w:szCs w:val="21"/>
                <w:shd w:val="clear" w:color="auto" w:fill="FFFFFF"/>
              </w:rPr>
              <w:t>Sources</w:t>
            </w:r>
            <w:r w:rsidRPr="007036CE">
              <w:t xml:space="preserve">» </w:t>
            </w:r>
            <w:r w:rsidR="00FB1651" w:rsidRPr="007036CE">
              <w:t>–</w:t>
            </w:r>
            <w:r w:rsidR="00CE15BD" w:rsidRPr="007036CE">
              <w:t xml:space="preserve"> Источники</w:t>
            </w:r>
            <w:r w:rsidR="00207A1D" w:rsidRPr="007036CE">
              <w:t>;</w:t>
            </w:r>
          </w:p>
          <w:p w14:paraId="09CC7011" w14:textId="49DA461B" w:rsidR="00CE15BD" w:rsidRPr="007036CE" w:rsidRDefault="00C70F33" w:rsidP="00CE15BD">
            <w:pPr>
              <w:pStyle w:val="GOSTTableListMark1"/>
            </w:pPr>
            <w:r w:rsidRPr="007036CE">
              <w:t>«</w:t>
            </w:r>
            <w:r w:rsidR="000C2C48" w:rsidRPr="007036CE">
              <w:rPr>
                <w:rFonts w:ascii="-apple-system" w:hAnsi="-apple-system"/>
                <w:sz w:val="21"/>
                <w:szCs w:val="21"/>
                <w:shd w:val="clear" w:color="auto" w:fill="FFFFFF"/>
              </w:rPr>
              <w:t>IVFDB</w:t>
            </w:r>
            <w:r w:rsidRPr="007036CE">
              <w:t xml:space="preserve">» </w:t>
            </w:r>
            <w:r w:rsidR="00FB1651" w:rsidRPr="007036CE">
              <w:t>–</w:t>
            </w:r>
            <w:r w:rsidR="00CE15BD" w:rsidRPr="007036CE">
              <w:t xml:space="preserve"> Внутренние источники</w:t>
            </w:r>
            <w:r w:rsidR="00207A1D" w:rsidRPr="007036CE">
              <w:t>;</w:t>
            </w:r>
          </w:p>
          <w:p w14:paraId="02F3F952" w14:textId="65C3EC9B" w:rsidR="00CE15BD" w:rsidRPr="007036CE" w:rsidRDefault="00C70F33" w:rsidP="00E10470">
            <w:pPr>
              <w:pStyle w:val="GOSTTableListMark1"/>
            </w:pPr>
            <w:r w:rsidRPr="007036CE">
              <w:t>«</w:t>
            </w:r>
            <w:r w:rsidR="000C2C48" w:rsidRPr="007036CE">
              <w:rPr>
                <w:rFonts w:ascii="-apple-system" w:hAnsi="-apple-system"/>
                <w:sz w:val="21"/>
                <w:szCs w:val="21"/>
                <w:shd w:val="clear" w:color="auto" w:fill="FFFFFF"/>
              </w:rPr>
              <w:t>IVnFDB</w:t>
            </w:r>
            <w:r w:rsidRPr="007036CE">
              <w:t xml:space="preserve">» </w:t>
            </w:r>
            <w:r w:rsidR="00FB1651" w:rsidRPr="007036CE">
              <w:t>–</w:t>
            </w:r>
            <w:r w:rsidR="00CE15BD" w:rsidRPr="007036CE">
              <w:t xml:space="preserve"> Внешние источники</w:t>
            </w:r>
          </w:p>
        </w:tc>
      </w:tr>
      <w:tr w:rsidR="00B26DED" w:rsidRPr="007036CE" w14:paraId="30BD26BE" w14:textId="77777777" w:rsidTr="005E4D91">
        <w:tc>
          <w:tcPr>
            <w:tcW w:w="1100" w:type="pct"/>
          </w:tcPr>
          <w:p w14:paraId="615E5DE4" w14:textId="77777777" w:rsidR="00CE15BD" w:rsidRPr="007036CE" w:rsidRDefault="00CE15BD" w:rsidP="00CE15BD">
            <w:pPr>
              <w:pStyle w:val="GOSTTablenorm"/>
            </w:pPr>
            <w:r w:rsidRPr="007036CE">
              <w:rPr>
                <w:szCs w:val="22"/>
              </w:rPr>
              <w:t>Код цели (аналитический код) плательщика</w:t>
            </w:r>
          </w:p>
        </w:tc>
        <w:tc>
          <w:tcPr>
            <w:tcW w:w="750" w:type="pct"/>
          </w:tcPr>
          <w:p w14:paraId="7C44E305" w14:textId="77777777" w:rsidR="00CE15BD" w:rsidRPr="007036CE" w:rsidRDefault="00CE15BD" w:rsidP="00C70F33">
            <w:pPr>
              <w:pStyle w:val="GOSTTablenorm"/>
            </w:pPr>
            <w:r w:rsidRPr="007036CE">
              <w:t>ZVDOC_MSC_KBK_TrgtCd</w:t>
            </w:r>
          </w:p>
        </w:tc>
        <w:tc>
          <w:tcPr>
            <w:tcW w:w="500" w:type="pct"/>
          </w:tcPr>
          <w:p w14:paraId="79C625EF" w14:textId="77777777" w:rsidR="00CE15BD" w:rsidRPr="007036CE" w:rsidDel="00C45DFF" w:rsidRDefault="00CE15BD" w:rsidP="00CE15BD">
            <w:pPr>
              <w:pStyle w:val="GOSTTablenorm"/>
            </w:pPr>
            <w:r w:rsidRPr="007036CE">
              <w:rPr>
                <w:szCs w:val="22"/>
              </w:rPr>
              <w:t>Строка</w:t>
            </w:r>
          </w:p>
        </w:tc>
        <w:tc>
          <w:tcPr>
            <w:tcW w:w="314" w:type="pct"/>
          </w:tcPr>
          <w:p w14:paraId="41AA2A0D" w14:textId="77777777" w:rsidR="00CE15BD" w:rsidRPr="007036CE" w:rsidRDefault="00CE15BD" w:rsidP="00CE15BD">
            <w:pPr>
              <w:pStyle w:val="GOSTTablenorm"/>
            </w:pPr>
            <w:r w:rsidRPr="007036CE">
              <w:rPr>
                <w:szCs w:val="22"/>
              </w:rPr>
              <w:t>Нет</w:t>
            </w:r>
          </w:p>
        </w:tc>
        <w:tc>
          <w:tcPr>
            <w:tcW w:w="318" w:type="pct"/>
          </w:tcPr>
          <w:p w14:paraId="381C01AD" w14:textId="77777777" w:rsidR="00CE15BD" w:rsidRPr="007036CE" w:rsidRDefault="00CE15BD" w:rsidP="00CE15BD">
            <w:pPr>
              <w:pStyle w:val="GOSTTablenorm"/>
            </w:pPr>
            <w:r w:rsidRPr="007036CE">
              <w:rPr>
                <w:szCs w:val="22"/>
              </w:rPr>
              <w:t>&lt;=</w:t>
            </w:r>
            <w:r w:rsidRPr="007036CE">
              <w:rPr>
                <w:szCs w:val="22"/>
                <w:lang w:val="en-US"/>
              </w:rPr>
              <w:t>25</w:t>
            </w:r>
          </w:p>
        </w:tc>
        <w:tc>
          <w:tcPr>
            <w:tcW w:w="2085" w:type="pct"/>
          </w:tcPr>
          <w:p w14:paraId="2579123B" w14:textId="77777777" w:rsidR="00CE15BD" w:rsidRPr="007036CE" w:rsidRDefault="00CE15BD" w:rsidP="00CE15BD">
            <w:pPr>
              <w:pStyle w:val="GOSTTablenorm"/>
            </w:pPr>
            <w:r w:rsidRPr="007036CE">
              <w:rPr>
                <w:szCs w:val="22"/>
              </w:rPr>
              <w:t>Указывается код цели (аналитический код) для отражения операции на ЛС плательщика (при наличии)</w:t>
            </w:r>
          </w:p>
        </w:tc>
      </w:tr>
      <w:tr w:rsidR="00B26DED" w:rsidRPr="007036CE" w14:paraId="40F98F38" w14:textId="77777777" w:rsidTr="005E4D91">
        <w:tc>
          <w:tcPr>
            <w:tcW w:w="1100" w:type="pct"/>
          </w:tcPr>
          <w:p w14:paraId="63842189" w14:textId="77777777" w:rsidR="00CE15BD" w:rsidRPr="007036CE" w:rsidRDefault="00CE15BD" w:rsidP="00CE15BD">
            <w:pPr>
              <w:pStyle w:val="GOSTTablenorm"/>
            </w:pPr>
            <w:r w:rsidRPr="007036CE">
              <w:rPr>
                <w:szCs w:val="22"/>
              </w:rPr>
              <w:t>Сумма в валюте возврата</w:t>
            </w:r>
          </w:p>
        </w:tc>
        <w:tc>
          <w:tcPr>
            <w:tcW w:w="750" w:type="pct"/>
          </w:tcPr>
          <w:p w14:paraId="5F076ECB" w14:textId="77777777" w:rsidR="00CE15BD" w:rsidRPr="007036CE" w:rsidRDefault="00CE15BD" w:rsidP="00C70F33">
            <w:pPr>
              <w:pStyle w:val="GOSTTablenorm"/>
            </w:pPr>
            <w:r w:rsidRPr="007036CE">
              <w:t>ZVDOC_SmVl</w:t>
            </w:r>
          </w:p>
        </w:tc>
        <w:tc>
          <w:tcPr>
            <w:tcW w:w="500" w:type="pct"/>
          </w:tcPr>
          <w:p w14:paraId="3B323C69" w14:textId="77777777" w:rsidR="00CE15BD" w:rsidRPr="007036CE" w:rsidDel="00C45DFF" w:rsidRDefault="00CE15BD" w:rsidP="00CE15BD">
            <w:pPr>
              <w:pStyle w:val="GOSTTablenorm"/>
            </w:pPr>
            <w:r w:rsidRPr="007036CE">
              <w:rPr>
                <w:szCs w:val="22"/>
              </w:rPr>
              <w:t>Сумма</w:t>
            </w:r>
          </w:p>
        </w:tc>
        <w:tc>
          <w:tcPr>
            <w:tcW w:w="314" w:type="pct"/>
          </w:tcPr>
          <w:p w14:paraId="114459BF" w14:textId="77777777" w:rsidR="00CE15BD" w:rsidRPr="007036CE" w:rsidRDefault="00CE15BD" w:rsidP="00CE15BD">
            <w:pPr>
              <w:pStyle w:val="GOSTTablenorm"/>
            </w:pPr>
            <w:r w:rsidRPr="007036CE">
              <w:rPr>
                <w:szCs w:val="22"/>
              </w:rPr>
              <w:t>Да</w:t>
            </w:r>
          </w:p>
        </w:tc>
        <w:tc>
          <w:tcPr>
            <w:tcW w:w="318" w:type="pct"/>
          </w:tcPr>
          <w:p w14:paraId="0633A073" w14:textId="77777777" w:rsidR="00CE15BD" w:rsidRPr="007036CE" w:rsidRDefault="0019569D" w:rsidP="00CE15BD">
            <w:pPr>
              <w:pStyle w:val="GOSTTablenorm"/>
            </w:pPr>
            <w:r w:rsidRPr="007036CE">
              <w:t>-</w:t>
            </w:r>
          </w:p>
        </w:tc>
        <w:tc>
          <w:tcPr>
            <w:tcW w:w="2085" w:type="pct"/>
          </w:tcPr>
          <w:p w14:paraId="059F07C4" w14:textId="77777777" w:rsidR="00CE15BD" w:rsidRPr="007036CE" w:rsidRDefault="00CE15BD" w:rsidP="00CE15BD">
            <w:pPr>
              <w:pStyle w:val="GOSTTablenorm"/>
            </w:pPr>
            <w:r w:rsidRPr="007036CE">
              <w:rPr>
                <w:szCs w:val="22"/>
              </w:rPr>
              <w:t xml:space="preserve">Сумма платежа в единицах валюты, указанной в реквизите ZVDOC_MSC_OKV_CD, с </w:t>
            </w:r>
            <w:r w:rsidR="00C70F33" w:rsidRPr="007036CE">
              <w:rPr>
                <w:szCs w:val="22"/>
              </w:rPr>
              <w:t>точностью 2 знака после запятой</w:t>
            </w:r>
          </w:p>
        </w:tc>
      </w:tr>
      <w:tr w:rsidR="00B26DED" w:rsidRPr="007036CE" w14:paraId="54445064" w14:textId="77777777" w:rsidTr="005E4D91">
        <w:tc>
          <w:tcPr>
            <w:tcW w:w="1100" w:type="pct"/>
          </w:tcPr>
          <w:p w14:paraId="40F826D8" w14:textId="77777777" w:rsidR="00CE15BD" w:rsidRPr="007036CE" w:rsidRDefault="00CE15BD" w:rsidP="00CE15BD">
            <w:pPr>
              <w:pStyle w:val="GOSTTablenorm"/>
            </w:pPr>
            <w:r w:rsidRPr="007036CE">
              <w:rPr>
                <w:szCs w:val="22"/>
              </w:rPr>
              <w:t>Сумма в рублях</w:t>
            </w:r>
          </w:p>
        </w:tc>
        <w:tc>
          <w:tcPr>
            <w:tcW w:w="750" w:type="pct"/>
          </w:tcPr>
          <w:p w14:paraId="0AF6FB99" w14:textId="77777777" w:rsidR="00CE15BD" w:rsidRPr="007036CE" w:rsidRDefault="00CE15BD" w:rsidP="00C70F33">
            <w:pPr>
              <w:pStyle w:val="GOSTTablenorm"/>
            </w:pPr>
            <w:r w:rsidRPr="007036CE">
              <w:t>ZVDOC_SmRb</w:t>
            </w:r>
          </w:p>
        </w:tc>
        <w:tc>
          <w:tcPr>
            <w:tcW w:w="500" w:type="pct"/>
          </w:tcPr>
          <w:p w14:paraId="401EC8DD" w14:textId="77777777" w:rsidR="00CE15BD" w:rsidRPr="007036CE" w:rsidDel="00C45DFF" w:rsidRDefault="00CE15BD" w:rsidP="00CE15BD">
            <w:pPr>
              <w:pStyle w:val="GOSTTablenorm"/>
            </w:pPr>
            <w:r w:rsidRPr="007036CE">
              <w:rPr>
                <w:szCs w:val="22"/>
              </w:rPr>
              <w:t>Сумма</w:t>
            </w:r>
          </w:p>
        </w:tc>
        <w:tc>
          <w:tcPr>
            <w:tcW w:w="314" w:type="pct"/>
          </w:tcPr>
          <w:p w14:paraId="780CAD89" w14:textId="77777777" w:rsidR="00CE15BD" w:rsidRPr="007036CE" w:rsidRDefault="00CE15BD" w:rsidP="00CE15BD">
            <w:pPr>
              <w:pStyle w:val="GOSTTablenorm"/>
            </w:pPr>
            <w:r w:rsidRPr="007036CE">
              <w:rPr>
                <w:szCs w:val="22"/>
              </w:rPr>
              <w:t>Да</w:t>
            </w:r>
          </w:p>
        </w:tc>
        <w:tc>
          <w:tcPr>
            <w:tcW w:w="318" w:type="pct"/>
          </w:tcPr>
          <w:p w14:paraId="196A4626" w14:textId="77777777" w:rsidR="00CE15BD" w:rsidRPr="007036CE" w:rsidRDefault="00CE15BD" w:rsidP="00CE15BD">
            <w:pPr>
              <w:pStyle w:val="GOSTTablenorm"/>
            </w:pPr>
          </w:p>
        </w:tc>
        <w:tc>
          <w:tcPr>
            <w:tcW w:w="2085" w:type="pct"/>
          </w:tcPr>
          <w:p w14:paraId="1D11F081" w14:textId="77777777" w:rsidR="00CE15BD" w:rsidRPr="007036CE" w:rsidRDefault="00CE15BD" w:rsidP="00CE15BD">
            <w:pPr>
              <w:pStyle w:val="GOSTTablenorm"/>
            </w:pPr>
            <w:r w:rsidRPr="007036CE">
              <w:rPr>
                <w:szCs w:val="22"/>
              </w:rPr>
              <w:t xml:space="preserve">Сумма платежа в рублевом эквиваленте с </w:t>
            </w:r>
            <w:r w:rsidR="00C70F33" w:rsidRPr="007036CE">
              <w:rPr>
                <w:szCs w:val="22"/>
              </w:rPr>
              <w:t>точностью 2 знака после запятой</w:t>
            </w:r>
          </w:p>
        </w:tc>
      </w:tr>
    </w:tbl>
    <w:p w14:paraId="5BCCE9C3" w14:textId="77777777" w:rsidR="006B4BCA" w:rsidRPr="007036CE" w:rsidRDefault="006B4BCA" w:rsidP="00DA1780">
      <w:pPr>
        <w:pStyle w:val="51"/>
      </w:pPr>
      <w:bookmarkStart w:id="464" w:name="_Toc222927698"/>
      <w:r w:rsidRPr="007036CE">
        <w:lastRenderedPageBreak/>
        <w:t xml:space="preserve">Пример запроса </w:t>
      </w:r>
      <w:r w:rsidR="00033AE1" w:rsidRPr="007036CE">
        <w:t xml:space="preserve">по </w:t>
      </w:r>
      <w:r w:rsidRPr="007036CE">
        <w:t>документ</w:t>
      </w:r>
      <w:r w:rsidR="00033AE1" w:rsidRPr="007036CE">
        <w:t>у</w:t>
      </w:r>
      <w:r w:rsidRPr="007036CE">
        <w:t xml:space="preserve"> «Заявка на возврат» (ф.0531803) MSC_ApplRefund_PBS</w:t>
      </w:r>
      <w:bookmarkEnd w:id="464"/>
    </w:p>
    <w:p w14:paraId="5F30CB15" w14:textId="77777777" w:rsidR="00207A1D" w:rsidRPr="007036CE" w:rsidRDefault="00207A1D" w:rsidP="00207A1D">
      <w:pPr>
        <w:pStyle w:val="GOSTScript"/>
      </w:pPr>
      <w:r w:rsidRPr="007036CE">
        <w:t>{</w:t>
      </w:r>
    </w:p>
    <w:p w14:paraId="6DEBDE63" w14:textId="77777777" w:rsidR="00207A1D" w:rsidRPr="007036CE" w:rsidRDefault="00207A1D" w:rsidP="00207A1D">
      <w:pPr>
        <w:pStyle w:val="GOSTScript"/>
      </w:pPr>
      <w:r w:rsidRPr="007036CE">
        <w:tab/>
        <w:t>"header": {</w:t>
      </w:r>
    </w:p>
    <w:p w14:paraId="0CBF5C2D" w14:textId="77777777" w:rsidR="00207A1D" w:rsidRPr="007036CE" w:rsidRDefault="00207A1D" w:rsidP="00207A1D">
      <w:pPr>
        <w:pStyle w:val="GOSTScript"/>
      </w:pPr>
      <w:r w:rsidRPr="007036CE">
        <w:tab/>
      </w:r>
      <w:r w:rsidRPr="007036CE">
        <w:tab/>
        <w:t>"Source": "EXP03",</w:t>
      </w:r>
    </w:p>
    <w:p w14:paraId="243FE684" w14:textId="77777777" w:rsidR="00207A1D" w:rsidRPr="007036CE" w:rsidRDefault="00207A1D" w:rsidP="00207A1D">
      <w:pPr>
        <w:pStyle w:val="GOSTScript"/>
      </w:pPr>
      <w:r w:rsidRPr="007036CE">
        <w:tab/>
      </w:r>
      <w:r w:rsidRPr="007036CE">
        <w:tab/>
        <w:t>"ReqDateTime": "202</w:t>
      </w:r>
      <w:r w:rsidR="00346060" w:rsidRPr="007036CE">
        <w:t>4</w:t>
      </w:r>
      <w:r w:rsidRPr="007036CE">
        <w:t>-0</w:t>
      </w:r>
      <w:r w:rsidR="00346060" w:rsidRPr="007036CE">
        <w:t>1</w:t>
      </w:r>
      <w:r w:rsidRPr="007036CE">
        <w:t>8-29 10:37:22",</w:t>
      </w:r>
    </w:p>
    <w:p w14:paraId="427B2A53" w14:textId="77777777" w:rsidR="00207A1D" w:rsidRPr="007036CE" w:rsidRDefault="00207A1D" w:rsidP="00207A1D">
      <w:pPr>
        <w:pStyle w:val="GOSTScript"/>
      </w:pPr>
      <w:r w:rsidRPr="007036CE">
        <w:tab/>
      </w:r>
      <w:r w:rsidRPr="007036CE">
        <w:tab/>
        <w:t>"Version": "1.0",</w:t>
      </w:r>
    </w:p>
    <w:p w14:paraId="0A1379DD" w14:textId="77777777" w:rsidR="00207A1D" w:rsidRPr="007036CE" w:rsidRDefault="00207A1D" w:rsidP="00207A1D">
      <w:pPr>
        <w:pStyle w:val="GOSTScript"/>
      </w:pPr>
      <w:r w:rsidRPr="007036CE">
        <w:tab/>
      </w:r>
      <w:r w:rsidRPr="007036CE">
        <w:tab/>
        <w:t>"Params": [</w:t>
      </w:r>
    </w:p>
    <w:p w14:paraId="2836C03E" w14:textId="77777777" w:rsidR="00207A1D" w:rsidRPr="007036CE" w:rsidRDefault="00207A1D" w:rsidP="00207A1D">
      <w:pPr>
        <w:pStyle w:val="GOSTScript"/>
      </w:pPr>
      <w:r w:rsidRPr="007036CE">
        <w:tab/>
      </w:r>
      <w:r w:rsidRPr="007036CE">
        <w:tab/>
      </w:r>
      <w:r w:rsidRPr="007036CE">
        <w:tab/>
        <w:t>{</w:t>
      </w:r>
    </w:p>
    <w:p w14:paraId="5779E3C3" w14:textId="77777777" w:rsidR="00207A1D" w:rsidRPr="007036CE" w:rsidRDefault="00207A1D" w:rsidP="00207A1D">
      <w:pPr>
        <w:pStyle w:val="GOSTScript"/>
      </w:pPr>
      <w:r w:rsidRPr="007036CE">
        <w:tab/>
      </w:r>
      <w:r w:rsidRPr="007036CE">
        <w:tab/>
      </w:r>
      <w:r w:rsidRPr="007036CE">
        <w:tab/>
      </w:r>
      <w:r w:rsidRPr="007036CE">
        <w:tab/>
        <w:t>"param": "example",</w:t>
      </w:r>
    </w:p>
    <w:p w14:paraId="7A23967D" w14:textId="77777777" w:rsidR="00207A1D" w:rsidRPr="007036CE" w:rsidRDefault="00207A1D" w:rsidP="00207A1D">
      <w:pPr>
        <w:pStyle w:val="GOSTScript"/>
      </w:pPr>
      <w:r w:rsidRPr="007036CE">
        <w:tab/>
      </w:r>
      <w:r w:rsidRPr="007036CE">
        <w:tab/>
      </w:r>
      <w:r w:rsidRPr="007036CE">
        <w:tab/>
      </w:r>
      <w:r w:rsidRPr="007036CE">
        <w:tab/>
        <w:t>"value": "01"</w:t>
      </w:r>
    </w:p>
    <w:p w14:paraId="425133C5" w14:textId="77777777" w:rsidR="00207A1D" w:rsidRPr="007036CE" w:rsidRDefault="00207A1D" w:rsidP="00207A1D">
      <w:pPr>
        <w:pStyle w:val="GOSTScript"/>
      </w:pPr>
      <w:r w:rsidRPr="007036CE">
        <w:tab/>
      </w:r>
      <w:r w:rsidRPr="007036CE">
        <w:tab/>
      </w:r>
      <w:r w:rsidRPr="007036CE">
        <w:tab/>
        <w:t>}</w:t>
      </w:r>
    </w:p>
    <w:p w14:paraId="403BD7DF" w14:textId="77777777" w:rsidR="00207A1D" w:rsidRPr="007036CE" w:rsidRDefault="00207A1D" w:rsidP="00207A1D">
      <w:pPr>
        <w:pStyle w:val="GOSTScript"/>
      </w:pPr>
      <w:r w:rsidRPr="007036CE">
        <w:tab/>
      </w:r>
      <w:r w:rsidRPr="007036CE">
        <w:tab/>
        <w:t>],</w:t>
      </w:r>
    </w:p>
    <w:p w14:paraId="52D54E8B" w14:textId="77777777" w:rsidR="00207A1D" w:rsidRPr="007036CE" w:rsidRDefault="00207A1D" w:rsidP="00207A1D">
      <w:pPr>
        <w:pStyle w:val="GOSTScript"/>
      </w:pPr>
      <w:r w:rsidRPr="007036CE">
        <w:tab/>
      </w:r>
      <w:r w:rsidRPr="007036CE">
        <w:tab/>
        <w:t>"ReqGuid": "b0d4ce5d-2757-4699-948c-cfa72ba94f86",</w:t>
      </w:r>
    </w:p>
    <w:p w14:paraId="5C32FDBD" w14:textId="77777777" w:rsidR="00207A1D" w:rsidRPr="007036CE" w:rsidRDefault="00207A1D" w:rsidP="00207A1D">
      <w:pPr>
        <w:pStyle w:val="GOSTScript"/>
      </w:pPr>
      <w:r w:rsidRPr="007036CE">
        <w:tab/>
      </w:r>
      <w:r w:rsidRPr="007036CE">
        <w:tab/>
        <w:t>"DocGuid": "0bd90a7c-e339-46ff-ac39-71029ff81370",</w:t>
      </w:r>
    </w:p>
    <w:p w14:paraId="2B3D344C" w14:textId="77777777" w:rsidR="00207A1D" w:rsidRPr="007036CE" w:rsidRDefault="00207A1D" w:rsidP="00207A1D">
      <w:pPr>
        <w:pStyle w:val="GOSTScript"/>
      </w:pPr>
      <w:r w:rsidRPr="007036CE">
        <w:tab/>
      </w:r>
      <w:r w:rsidRPr="007036CE">
        <w:tab/>
        <w:t>"RequestType": "ACCOUNTING",</w:t>
      </w:r>
    </w:p>
    <w:p w14:paraId="660C0C04" w14:textId="77777777" w:rsidR="00207A1D" w:rsidRPr="007036CE" w:rsidRDefault="00207A1D" w:rsidP="00207A1D">
      <w:pPr>
        <w:pStyle w:val="GOSTScript"/>
      </w:pPr>
      <w:r w:rsidRPr="007036CE">
        <w:tab/>
      </w:r>
      <w:r w:rsidRPr="007036CE">
        <w:tab/>
        <w:t>"TypeDoc": "MSC_ApplRefund_PBS",</w:t>
      </w:r>
    </w:p>
    <w:p w14:paraId="7735EF6F" w14:textId="77777777" w:rsidR="00207A1D" w:rsidRPr="007036CE" w:rsidRDefault="00207A1D" w:rsidP="00207A1D">
      <w:pPr>
        <w:pStyle w:val="GOSTScript"/>
      </w:pPr>
      <w:r w:rsidRPr="007036CE">
        <w:tab/>
      </w:r>
      <w:r w:rsidRPr="007036CE">
        <w:tab/>
        <w:t>"Stage": "auth",</w:t>
      </w:r>
    </w:p>
    <w:p w14:paraId="6B2F6A6F" w14:textId="77777777" w:rsidR="00207A1D" w:rsidRPr="007036CE" w:rsidRDefault="00207A1D" w:rsidP="00207A1D">
      <w:pPr>
        <w:pStyle w:val="GOSTScript"/>
      </w:pPr>
      <w:r w:rsidRPr="007036CE">
        <w:tab/>
      </w:r>
      <w:r w:rsidRPr="007036CE">
        <w:tab/>
        <w:t>"BalLevContrl": 0,</w:t>
      </w:r>
    </w:p>
    <w:p w14:paraId="151320EF" w14:textId="77777777" w:rsidR="00207A1D" w:rsidRPr="007036CE" w:rsidRDefault="00207A1D" w:rsidP="00207A1D">
      <w:pPr>
        <w:pStyle w:val="GOSTScript"/>
      </w:pPr>
      <w:r w:rsidRPr="007036CE">
        <w:tab/>
      </w:r>
      <w:r w:rsidRPr="007036CE">
        <w:tab/>
        <w:t>"Subject": "6000",</w:t>
      </w:r>
    </w:p>
    <w:p w14:paraId="19E32700" w14:textId="77777777" w:rsidR="00207A1D" w:rsidRPr="007036CE" w:rsidRDefault="00207A1D" w:rsidP="00207A1D">
      <w:pPr>
        <w:pStyle w:val="GOSTScript"/>
      </w:pPr>
      <w:r w:rsidRPr="007036CE">
        <w:tab/>
      </w:r>
      <w:r w:rsidRPr="007036CE">
        <w:tab/>
        <w:t>"SettlementDate": "202</w:t>
      </w:r>
      <w:r w:rsidR="00346060" w:rsidRPr="007036CE">
        <w:t>4</w:t>
      </w:r>
      <w:r w:rsidRPr="007036CE">
        <w:t>-0</w:t>
      </w:r>
      <w:r w:rsidR="00346060" w:rsidRPr="007036CE">
        <w:t>1</w:t>
      </w:r>
      <w:r w:rsidRPr="007036CE">
        <w:t>-29"</w:t>
      </w:r>
    </w:p>
    <w:p w14:paraId="3A5BEAFD" w14:textId="77777777" w:rsidR="00207A1D" w:rsidRPr="007036CE" w:rsidRDefault="00207A1D" w:rsidP="00207A1D">
      <w:pPr>
        <w:pStyle w:val="GOSTScript"/>
      </w:pPr>
      <w:r w:rsidRPr="007036CE">
        <w:tab/>
        <w:t>},</w:t>
      </w:r>
    </w:p>
    <w:p w14:paraId="7352CA64" w14:textId="77777777" w:rsidR="00207A1D" w:rsidRPr="007036CE" w:rsidRDefault="00207A1D" w:rsidP="00207A1D">
      <w:pPr>
        <w:pStyle w:val="GOSTScript"/>
      </w:pPr>
      <w:r w:rsidRPr="007036CE">
        <w:tab/>
        <w:t>"document": {</w:t>
      </w:r>
    </w:p>
    <w:p w14:paraId="4A2B6067" w14:textId="77777777" w:rsidR="00207A1D" w:rsidRPr="007036CE" w:rsidRDefault="00207A1D" w:rsidP="00207A1D">
      <w:pPr>
        <w:pStyle w:val="GOSTScript"/>
      </w:pPr>
      <w:r w:rsidRPr="007036CE">
        <w:tab/>
      </w:r>
      <w:r w:rsidRPr="007036CE">
        <w:tab/>
        <w:t>"ZV_ApplctnNm": "8901",</w:t>
      </w:r>
    </w:p>
    <w:p w14:paraId="7D1E35D7" w14:textId="77777777" w:rsidR="00207A1D" w:rsidRPr="007036CE" w:rsidRDefault="00207A1D" w:rsidP="00207A1D">
      <w:pPr>
        <w:pStyle w:val="GOSTScript"/>
      </w:pPr>
      <w:r w:rsidRPr="007036CE">
        <w:tab/>
      </w:r>
      <w:r w:rsidRPr="007036CE">
        <w:tab/>
        <w:t>"ZV_MSC_Infrmtn_CrtnDt": "202</w:t>
      </w:r>
      <w:r w:rsidR="00346060" w:rsidRPr="007036CE">
        <w:t>3</w:t>
      </w:r>
      <w:r w:rsidRPr="007036CE">
        <w:t>-10-13",</w:t>
      </w:r>
    </w:p>
    <w:p w14:paraId="0B0484ED" w14:textId="77777777" w:rsidR="00207A1D" w:rsidRPr="007036CE" w:rsidRDefault="00207A1D" w:rsidP="00207A1D">
      <w:pPr>
        <w:pStyle w:val="GOSTScript"/>
      </w:pPr>
      <w:r w:rsidRPr="007036CE">
        <w:tab/>
      </w:r>
      <w:r w:rsidRPr="007036CE">
        <w:tab/>
        <w:t>"ZV_DcTp": "</w:t>
      </w:r>
      <w:ins w:id="465" w:author="Сатлер Марина Викторовна" w:date="2024-06-25T12:42:00Z">
        <w:r w:rsidR="00D53434" w:rsidRPr="007036CE">
          <w:t>PZV</w:t>
        </w:r>
      </w:ins>
      <w:del w:id="466" w:author="Сатлер Марина Викторовна" w:date="2024-06-25T12:42:00Z">
        <w:r w:rsidRPr="007036CE" w:rsidDel="00D53434">
          <w:delText>ПЗВ</w:delText>
        </w:r>
      </w:del>
      <w:r w:rsidRPr="007036CE">
        <w:t>",</w:t>
      </w:r>
    </w:p>
    <w:p w14:paraId="476C297A" w14:textId="77777777" w:rsidR="00207A1D" w:rsidRPr="007036CE" w:rsidRDefault="00207A1D" w:rsidP="00207A1D">
      <w:pPr>
        <w:pStyle w:val="GOSTScript"/>
      </w:pPr>
      <w:r w:rsidRPr="007036CE">
        <w:tab/>
      </w:r>
      <w:r w:rsidRPr="007036CE">
        <w:tab/>
        <w:t>"ZVDOC_MSC_OKV_CD": "643",</w:t>
      </w:r>
    </w:p>
    <w:p w14:paraId="1B7FFBB3" w14:textId="77777777" w:rsidR="00207A1D" w:rsidRPr="007036CE" w:rsidRDefault="00207A1D" w:rsidP="00207A1D">
      <w:pPr>
        <w:pStyle w:val="GOSTScript"/>
      </w:pPr>
      <w:r w:rsidRPr="007036CE">
        <w:tab/>
      </w:r>
      <w:r w:rsidRPr="007036CE">
        <w:tab/>
        <w:t>"StmInfrmtn_Contour": "1",</w:t>
      </w:r>
    </w:p>
    <w:p w14:paraId="17E7B55B" w14:textId="77777777" w:rsidR="00207A1D" w:rsidRPr="007036CE" w:rsidRDefault="00207A1D" w:rsidP="00207A1D">
      <w:pPr>
        <w:pStyle w:val="GOSTScript"/>
      </w:pPr>
      <w:r w:rsidRPr="007036CE">
        <w:tab/>
      </w:r>
      <w:r w:rsidRPr="007036CE">
        <w:tab/>
        <w:t>"StmInfrmtn_AccessLevelStereotype": 1,</w:t>
      </w:r>
    </w:p>
    <w:p w14:paraId="2F2527CC" w14:textId="77777777" w:rsidR="00207A1D" w:rsidRPr="007036CE" w:rsidRDefault="00207A1D" w:rsidP="00207A1D">
      <w:pPr>
        <w:pStyle w:val="GOSTScript"/>
      </w:pPr>
      <w:r w:rsidRPr="007036CE">
        <w:tab/>
      </w:r>
      <w:r w:rsidRPr="007036CE">
        <w:tab/>
        <w:t>"ZV_MSC_Orgnztn_MSC_Bdgt_Cd": "99010001",</w:t>
      </w:r>
    </w:p>
    <w:p w14:paraId="3F747861" w14:textId="77777777" w:rsidR="00207A1D" w:rsidRPr="007036CE" w:rsidRDefault="00207A1D" w:rsidP="00207A1D">
      <w:pPr>
        <w:pStyle w:val="GOSTScript"/>
      </w:pPr>
      <w:r w:rsidRPr="007036CE">
        <w:tab/>
      </w:r>
      <w:r w:rsidRPr="007036CE">
        <w:tab/>
        <w:t>"ZV_MSC_Cstmr_AcntNmbr": "08071143620",</w:t>
      </w:r>
    </w:p>
    <w:p w14:paraId="723AEEB6" w14:textId="77777777" w:rsidR="00207A1D" w:rsidRPr="007036CE" w:rsidRDefault="00207A1D" w:rsidP="00207A1D">
      <w:pPr>
        <w:pStyle w:val="GOSTScript"/>
      </w:pPr>
      <w:r w:rsidRPr="007036CE">
        <w:tab/>
      </w:r>
      <w:r w:rsidRPr="007036CE">
        <w:tab/>
        <w:t xml:space="preserve">"StmInfrmtn_SIGN_BaLbo_Snd": </w:t>
      </w:r>
      <w:ins w:id="467" w:author="Сатлер Марина Викторовна" w:date="2024-06-25T12:42:00Z">
        <w:r w:rsidR="00D53434" w:rsidRPr="007036CE">
          <w:t>false</w:t>
        </w:r>
      </w:ins>
      <w:del w:id="468" w:author="Сатлер Марина Викторовна" w:date="2024-06-25T12:42:00Z">
        <w:r w:rsidRPr="007036CE" w:rsidDel="00D53434">
          <w:delText>0</w:delText>
        </w:r>
      </w:del>
      <w:r w:rsidRPr="007036CE">
        <w:t>,</w:t>
      </w:r>
    </w:p>
    <w:p w14:paraId="59E4B546" w14:textId="77777777" w:rsidR="00207A1D" w:rsidRPr="007036CE" w:rsidRDefault="00207A1D" w:rsidP="00207A1D">
      <w:pPr>
        <w:pStyle w:val="GOSTScript"/>
      </w:pPr>
      <w:r w:rsidRPr="007036CE">
        <w:tab/>
      </w:r>
      <w:r w:rsidRPr="007036CE">
        <w:tab/>
        <w:t>"ZVDOC_MSC_KBK_KBK": "</w:t>
      </w:r>
      <w:r w:rsidR="00390CB8" w:rsidRPr="007036CE">
        <w:t>10001061002010003550</w:t>
      </w:r>
      <w:r w:rsidRPr="007036CE">
        <w:t>",</w:t>
      </w:r>
    </w:p>
    <w:p w14:paraId="360B33B2" w14:textId="77777777" w:rsidR="00207A1D" w:rsidRPr="007036CE" w:rsidRDefault="00390CB8" w:rsidP="00207A1D">
      <w:pPr>
        <w:pStyle w:val="GOSTScript"/>
      </w:pPr>
      <w:r w:rsidRPr="007036CE">
        <w:tab/>
      </w:r>
      <w:r w:rsidRPr="007036CE">
        <w:tab/>
        <w:t>"ZVDOC_MSC_KBK_BKTp": "</w:t>
      </w:r>
      <w:ins w:id="469" w:author="Сатлер Марина Викторовна" w:date="2024-06-25T12:43:00Z">
        <w:r w:rsidR="00D53434" w:rsidRPr="007036CE">
          <w:t>IVFDB</w:t>
        </w:r>
      </w:ins>
      <w:del w:id="470" w:author="Сатлер Марина Викторовна" w:date="2024-06-25T12:43:00Z">
        <w:r w:rsidRPr="007036CE" w:rsidDel="00D53434">
          <w:delText>31</w:delText>
        </w:r>
      </w:del>
      <w:r w:rsidR="00207A1D" w:rsidRPr="007036CE">
        <w:t>",</w:t>
      </w:r>
    </w:p>
    <w:p w14:paraId="66CAF167" w14:textId="77777777" w:rsidR="00207A1D" w:rsidRPr="007036CE" w:rsidRDefault="00207A1D" w:rsidP="00207A1D">
      <w:pPr>
        <w:pStyle w:val="GOSTScript"/>
      </w:pPr>
      <w:r w:rsidRPr="007036CE">
        <w:tab/>
      </w:r>
      <w:r w:rsidRPr="007036CE">
        <w:tab/>
        <w:t>"ZVDOC_SmVl": 100.00,</w:t>
      </w:r>
    </w:p>
    <w:p w14:paraId="129BF009" w14:textId="77777777" w:rsidR="00207A1D" w:rsidRPr="007036CE" w:rsidRDefault="00207A1D" w:rsidP="00207A1D">
      <w:pPr>
        <w:pStyle w:val="GOSTScript"/>
      </w:pPr>
      <w:r w:rsidRPr="007036CE">
        <w:tab/>
      </w:r>
      <w:r w:rsidRPr="007036CE">
        <w:tab/>
        <w:t>"ZVDOC_SmRb": 100.00</w:t>
      </w:r>
    </w:p>
    <w:p w14:paraId="0354472A" w14:textId="77777777" w:rsidR="00207A1D" w:rsidRPr="007036CE" w:rsidRDefault="00207A1D" w:rsidP="00207A1D">
      <w:pPr>
        <w:pStyle w:val="GOSTScript"/>
      </w:pPr>
      <w:r w:rsidRPr="007036CE">
        <w:tab/>
        <w:t>}</w:t>
      </w:r>
    </w:p>
    <w:p w14:paraId="533ACB15" w14:textId="77777777" w:rsidR="00562835" w:rsidRPr="007036CE" w:rsidRDefault="00207A1D" w:rsidP="00207A1D">
      <w:pPr>
        <w:pStyle w:val="GOSTScript"/>
      </w:pPr>
      <w:r w:rsidRPr="007036CE">
        <w:lastRenderedPageBreak/>
        <w:t>}</w:t>
      </w:r>
    </w:p>
    <w:p w14:paraId="118DC0A5" w14:textId="77777777" w:rsidR="00562835" w:rsidRPr="007036CE" w:rsidRDefault="00562835" w:rsidP="00DA1780">
      <w:pPr>
        <w:pStyle w:val="41"/>
      </w:pPr>
      <w:bookmarkStart w:id="471" w:name="_Hlk152203138"/>
      <w:bookmarkStart w:id="472" w:name="_Toc222927699"/>
      <w:r w:rsidRPr="007036CE">
        <w:t>«Сводная заявка на кассовый расход» (ф.0531860) MSC_SumApplCashFTax_PBS</w:t>
      </w:r>
      <w:bookmarkEnd w:id="471"/>
      <w:bookmarkEnd w:id="472"/>
    </w:p>
    <w:p w14:paraId="06244686" w14:textId="77777777" w:rsidR="00562835" w:rsidRPr="007036CE" w:rsidRDefault="00562835" w:rsidP="00DA1780">
      <w:pPr>
        <w:pStyle w:val="51"/>
      </w:pPr>
      <w:bookmarkStart w:id="473" w:name="_Toc222927700"/>
      <w:r w:rsidRPr="007036CE">
        <w:t>Перечень параметров запроса (Document) по документу «Сводная заявка на кассовый расход» (ф.0531860) MSC_SumApplCashFTax_PBS</w:t>
      </w:r>
      <w:bookmarkEnd w:id="473"/>
    </w:p>
    <w:p w14:paraId="38B22838" w14:textId="51029758" w:rsidR="00134C49" w:rsidRPr="007036CE" w:rsidRDefault="005A2340" w:rsidP="00802219">
      <w:pPr>
        <w:pStyle w:val="GOSTNameTable"/>
      </w:pPr>
      <w:r w:rsidRPr="007036CE">
        <w:rPr>
          <w:noProof/>
        </w:rPr>
        <w:fldChar w:fldCharType="begin"/>
      </w:r>
      <w:r w:rsidRPr="007036CE">
        <w:rPr>
          <w:noProof/>
        </w:rPr>
        <w:instrText xml:space="preserve"> SEQ Таблица \* ARABIC </w:instrText>
      </w:r>
      <w:r w:rsidRPr="007036CE">
        <w:rPr>
          <w:noProof/>
        </w:rPr>
        <w:fldChar w:fldCharType="separate"/>
      </w:r>
      <w:bookmarkStart w:id="474" w:name="_Toc222927982"/>
      <w:r w:rsidR="00BD74E1">
        <w:rPr>
          <w:noProof/>
        </w:rPr>
        <w:t>9</w:t>
      </w:r>
      <w:r w:rsidRPr="007036CE">
        <w:rPr>
          <w:noProof/>
        </w:rPr>
        <w:fldChar w:fldCharType="end"/>
      </w:r>
      <w:r w:rsidR="00134C49" w:rsidRPr="007036CE">
        <w:t xml:space="preserve"> </w:t>
      </w:r>
      <w:r w:rsidR="00CC2920" w:rsidRPr="007036CE">
        <w:t>–</w:t>
      </w:r>
      <w:r w:rsidR="00CC2920">
        <w:t xml:space="preserve"> </w:t>
      </w:r>
      <w:r w:rsidR="00134C49" w:rsidRPr="007036CE">
        <w:t>Параметры тела (Document) запроса на подбор / сторнирование / переформирование записей учета по документу «Сводная заявка на кассовый расход» (ф.0531860) MSC_SumApplCashFTax_PBS</w:t>
      </w:r>
      <w:bookmarkEnd w:id="474"/>
    </w:p>
    <w:tbl>
      <w:tblPr>
        <w:tblStyle w:val="GOSTTable"/>
        <w:tblW w:w="5000" w:type="pct"/>
        <w:tblLayout w:type="fixed"/>
        <w:tblLook w:val="07E0" w:firstRow="1" w:lastRow="1" w:firstColumn="1" w:lastColumn="1" w:noHBand="1" w:noVBand="1"/>
      </w:tblPr>
      <w:tblGrid>
        <w:gridCol w:w="3468"/>
        <w:gridCol w:w="2364"/>
        <w:gridCol w:w="1576"/>
        <w:gridCol w:w="873"/>
        <w:gridCol w:w="1005"/>
        <w:gridCol w:w="6474"/>
      </w:tblGrid>
      <w:tr w:rsidR="005E4D91" w:rsidRPr="007036CE" w14:paraId="7879F364" w14:textId="77777777" w:rsidTr="005E4D91">
        <w:trPr>
          <w:cnfStyle w:val="100000000000" w:firstRow="1" w:lastRow="0" w:firstColumn="0" w:lastColumn="0" w:oddVBand="0" w:evenVBand="0" w:oddHBand="0" w:evenHBand="0" w:firstRowFirstColumn="0" w:firstRowLastColumn="0" w:lastRowFirstColumn="0" w:lastRowLastColumn="0"/>
          <w:trHeight w:val="1002"/>
        </w:trPr>
        <w:tc>
          <w:tcPr>
            <w:tcW w:w="1100" w:type="pct"/>
            <w:hideMark/>
          </w:tcPr>
          <w:p w14:paraId="25BDC642" w14:textId="77777777" w:rsidR="00562835" w:rsidRPr="007036CE" w:rsidRDefault="00562835" w:rsidP="00880FC0">
            <w:pPr>
              <w:pStyle w:val="GOSTTableHead"/>
              <w:rPr>
                <w:szCs w:val="22"/>
              </w:rPr>
            </w:pPr>
            <w:r w:rsidRPr="007036CE">
              <w:rPr>
                <w:szCs w:val="22"/>
              </w:rPr>
              <w:t>Наименование параметра</w:t>
            </w:r>
          </w:p>
        </w:tc>
        <w:tc>
          <w:tcPr>
            <w:tcW w:w="750" w:type="pct"/>
            <w:hideMark/>
          </w:tcPr>
          <w:p w14:paraId="7C6BAA9D" w14:textId="77777777" w:rsidR="00562835" w:rsidRPr="007036CE" w:rsidRDefault="00562835" w:rsidP="00880FC0">
            <w:pPr>
              <w:pStyle w:val="GOSTTableHead"/>
              <w:rPr>
                <w:szCs w:val="22"/>
              </w:rPr>
            </w:pPr>
            <w:r w:rsidRPr="007036CE">
              <w:rPr>
                <w:szCs w:val="22"/>
              </w:rPr>
              <w:t>Название тэга</w:t>
            </w:r>
          </w:p>
        </w:tc>
        <w:tc>
          <w:tcPr>
            <w:tcW w:w="500" w:type="pct"/>
            <w:hideMark/>
          </w:tcPr>
          <w:p w14:paraId="497D44AB" w14:textId="77777777" w:rsidR="00562835" w:rsidRPr="007036CE" w:rsidRDefault="00562835" w:rsidP="00880FC0">
            <w:pPr>
              <w:pStyle w:val="GOSTTableHead"/>
              <w:rPr>
                <w:szCs w:val="22"/>
              </w:rPr>
            </w:pPr>
            <w:r w:rsidRPr="007036CE">
              <w:rPr>
                <w:szCs w:val="22"/>
              </w:rPr>
              <w:t>Тип данных</w:t>
            </w:r>
          </w:p>
        </w:tc>
        <w:tc>
          <w:tcPr>
            <w:tcW w:w="277" w:type="pct"/>
          </w:tcPr>
          <w:p w14:paraId="65C022DE" w14:textId="77777777" w:rsidR="00562835" w:rsidRPr="007036CE" w:rsidRDefault="00562835" w:rsidP="008C41EF">
            <w:pPr>
              <w:pStyle w:val="GOSTTableHead"/>
              <w:ind w:hanging="17"/>
              <w:rPr>
                <w:szCs w:val="22"/>
              </w:rPr>
            </w:pPr>
            <w:r w:rsidRPr="007036CE">
              <w:rPr>
                <w:szCs w:val="22"/>
              </w:rPr>
              <w:t>Обязательность</w:t>
            </w:r>
          </w:p>
        </w:tc>
        <w:tc>
          <w:tcPr>
            <w:tcW w:w="319" w:type="pct"/>
            <w:hideMark/>
          </w:tcPr>
          <w:p w14:paraId="17069B2F" w14:textId="77777777" w:rsidR="00562835" w:rsidRPr="007036CE" w:rsidRDefault="00562835" w:rsidP="00880FC0">
            <w:pPr>
              <w:pStyle w:val="GOSTTableHead"/>
              <w:rPr>
                <w:szCs w:val="22"/>
              </w:rPr>
            </w:pPr>
            <w:r w:rsidRPr="007036CE">
              <w:rPr>
                <w:szCs w:val="22"/>
              </w:rPr>
              <w:t>Размерность</w:t>
            </w:r>
          </w:p>
        </w:tc>
        <w:tc>
          <w:tcPr>
            <w:tcW w:w="2054" w:type="pct"/>
          </w:tcPr>
          <w:p w14:paraId="737C0934" w14:textId="77777777" w:rsidR="00562835" w:rsidRPr="007036CE" w:rsidRDefault="00562835" w:rsidP="00880FC0">
            <w:pPr>
              <w:pStyle w:val="GOSTTableHead"/>
              <w:rPr>
                <w:szCs w:val="22"/>
              </w:rPr>
            </w:pPr>
            <w:r w:rsidRPr="007036CE">
              <w:rPr>
                <w:szCs w:val="22"/>
              </w:rPr>
              <w:t>Описание</w:t>
            </w:r>
          </w:p>
        </w:tc>
      </w:tr>
      <w:tr w:rsidR="008C41EF" w:rsidRPr="007036CE" w14:paraId="50F0C466" w14:textId="77777777" w:rsidTr="005E4D91">
        <w:tc>
          <w:tcPr>
            <w:tcW w:w="1100" w:type="pct"/>
          </w:tcPr>
          <w:p w14:paraId="797B4BEB" w14:textId="77777777" w:rsidR="00562835" w:rsidRPr="007036CE" w:rsidRDefault="00562835" w:rsidP="00880FC0">
            <w:pPr>
              <w:pStyle w:val="GOSTTablenorm"/>
            </w:pPr>
            <w:r w:rsidRPr="007036CE">
              <w:t>Номер документа</w:t>
            </w:r>
          </w:p>
        </w:tc>
        <w:tc>
          <w:tcPr>
            <w:tcW w:w="750" w:type="pct"/>
          </w:tcPr>
          <w:p w14:paraId="0A1C7BAC" w14:textId="77777777" w:rsidR="00562835" w:rsidRPr="007036CE" w:rsidRDefault="00562835" w:rsidP="00A62A7D">
            <w:pPr>
              <w:pStyle w:val="GOSTTablenorm"/>
            </w:pPr>
            <w:r w:rsidRPr="007036CE">
              <w:t>ZK_RqstNm</w:t>
            </w:r>
          </w:p>
        </w:tc>
        <w:tc>
          <w:tcPr>
            <w:tcW w:w="500" w:type="pct"/>
          </w:tcPr>
          <w:p w14:paraId="01C12E5C" w14:textId="77777777" w:rsidR="00562835" w:rsidRPr="007036CE" w:rsidRDefault="00562835" w:rsidP="00880FC0">
            <w:pPr>
              <w:pStyle w:val="GOSTTablenorm"/>
            </w:pPr>
            <w:r w:rsidRPr="007036CE">
              <w:t>Строка</w:t>
            </w:r>
          </w:p>
        </w:tc>
        <w:tc>
          <w:tcPr>
            <w:tcW w:w="277" w:type="pct"/>
          </w:tcPr>
          <w:p w14:paraId="6B1C2DBA" w14:textId="77777777" w:rsidR="00562835" w:rsidRPr="007036CE" w:rsidRDefault="00562835" w:rsidP="00880FC0">
            <w:pPr>
              <w:pStyle w:val="GOSTTablenorm"/>
            </w:pPr>
            <w:r w:rsidRPr="007036CE">
              <w:t>Да</w:t>
            </w:r>
          </w:p>
        </w:tc>
        <w:tc>
          <w:tcPr>
            <w:tcW w:w="319" w:type="pct"/>
          </w:tcPr>
          <w:p w14:paraId="33131C27" w14:textId="77777777" w:rsidR="00562835" w:rsidRPr="007036CE" w:rsidRDefault="00562835" w:rsidP="00880FC0">
            <w:pPr>
              <w:pStyle w:val="GOSTTablenorm"/>
            </w:pPr>
            <w:r w:rsidRPr="007036CE">
              <w:t>&lt;=</w:t>
            </w:r>
            <w:r w:rsidRPr="007036CE">
              <w:rPr>
                <w:lang w:val="en-US"/>
              </w:rPr>
              <w:t>1</w:t>
            </w:r>
            <w:r w:rsidRPr="007036CE">
              <w:t>5</w:t>
            </w:r>
          </w:p>
        </w:tc>
        <w:tc>
          <w:tcPr>
            <w:tcW w:w="2054" w:type="pct"/>
          </w:tcPr>
          <w:p w14:paraId="7F2BDE01" w14:textId="77777777" w:rsidR="00562835" w:rsidRPr="007036CE" w:rsidRDefault="00562835" w:rsidP="00880FC0">
            <w:pPr>
              <w:pStyle w:val="GOSTTablenorm"/>
            </w:pPr>
            <w:r w:rsidRPr="007036CE">
              <w:t>Указывается номер документа</w:t>
            </w:r>
          </w:p>
        </w:tc>
      </w:tr>
      <w:tr w:rsidR="008C41EF" w:rsidRPr="007036CE" w14:paraId="4ECE93FE" w14:textId="77777777" w:rsidTr="005E4D91">
        <w:tc>
          <w:tcPr>
            <w:tcW w:w="1100" w:type="pct"/>
          </w:tcPr>
          <w:p w14:paraId="3FAB5698" w14:textId="77777777" w:rsidR="00562835" w:rsidRPr="007036CE" w:rsidRDefault="00562835" w:rsidP="00880FC0">
            <w:pPr>
              <w:pStyle w:val="GOSTTablenorm"/>
            </w:pPr>
            <w:r w:rsidRPr="007036CE">
              <w:t>Дата документа</w:t>
            </w:r>
          </w:p>
        </w:tc>
        <w:tc>
          <w:tcPr>
            <w:tcW w:w="750" w:type="pct"/>
          </w:tcPr>
          <w:p w14:paraId="2B25E162" w14:textId="77777777" w:rsidR="00562835" w:rsidRPr="007036CE" w:rsidRDefault="00562835" w:rsidP="00A62A7D">
            <w:pPr>
              <w:pStyle w:val="GOSTTablenorm"/>
            </w:pPr>
            <w:r w:rsidRPr="007036CE">
              <w:t>ZK_MSC_Infrmtn_CrtnDt</w:t>
            </w:r>
          </w:p>
        </w:tc>
        <w:tc>
          <w:tcPr>
            <w:tcW w:w="500" w:type="pct"/>
          </w:tcPr>
          <w:p w14:paraId="6744301C" w14:textId="77777777" w:rsidR="00562835" w:rsidRPr="007036CE" w:rsidRDefault="00562835" w:rsidP="00880FC0">
            <w:pPr>
              <w:pStyle w:val="GOSTTablenorm"/>
            </w:pPr>
            <w:r w:rsidRPr="007036CE">
              <w:t>Дата</w:t>
            </w:r>
          </w:p>
        </w:tc>
        <w:tc>
          <w:tcPr>
            <w:tcW w:w="277" w:type="pct"/>
          </w:tcPr>
          <w:p w14:paraId="3DF69543" w14:textId="77777777" w:rsidR="00562835" w:rsidRPr="007036CE" w:rsidRDefault="00562835" w:rsidP="00880FC0">
            <w:pPr>
              <w:pStyle w:val="GOSTTablenorm"/>
            </w:pPr>
            <w:r w:rsidRPr="007036CE">
              <w:t>Да</w:t>
            </w:r>
          </w:p>
        </w:tc>
        <w:tc>
          <w:tcPr>
            <w:tcW w:w="319" w:type="pct"/>
          </w:tcPr>
          <w:p w14:paraId="37C9052E" w14:textId="77777777" w:rsidR="00562835" w:rsidRPr="007036CE" w:rsidRDefault="00E101E3" w:rsidP="00880FC0">
            <w:pPr>
              <w:pStyle w:val="GOSTTablenorm"/>
            </w:pPr>
            <w:r w:rsidRPr="007036CE">
              <w:t>-</w:t>
            </w:r>
          </w:p>
        </w:tc>
        <w:tc>
          <w:tcPr>
            <w:tcW w:w="2054" w:type="pct"/>
          </w:tcPr>
          <w:p w14:paraId="35D88762" w14:textId="77777777" w:rsidR="00562835" w:rsidRPr="007036CE" w:rsidRDefault="00562835" w:rsidP="004F14FC">
            <w:pPr>
              <w:pStyle w:val="GOSTTablenorm"/>
            </w:pPr>
            <w:r w:rsidRPr="007036CE">
              <w:t>Указывается дата</w:t>
            </w:r>
            <w:r w:rsidR="00A62A7D" w:rsidRPr="007036CE">
              <w:t xml:space="preserve"> документа в формате YYYY-MM-DD</w:t>
            </w:r>
          </w:p>
        </w:tc>
      </w:tr>
      <w:tr w:rsidR="008C41EF" w:rsidRPr="007036CE" w14:paraId="0353F4A7" w14:textId="77777777" w:rsidTr="005E4D91">
        <w:tc>
          <w:tcPr>
            <w:tcW w:w="1100" w:type="pct"/>
          </w:tcPr>
          <w:p w14:paraId="6610457F" w14:textId="77777777" w:rsidR="004F4316" w:rsidRPr="007036CE" w:rsidRDefault="004F4316" w:rsidP="00880FC0">
            <w:pPr>
              <w:pStyle w:val="GOSTTablenorm"/>
            </w:pPr>
            <w:r w:rsidRPr="007036CE">
              <w:t>Вид документа</w:t>
            </w:r>
          </w:p>
        </w:tc>
        <w:tc>
          <w:tcPr>
            <w:tcW w:w="750" w:type="pct"/>
          </w:tcPr>
          <w:p w14:paraId="19470B41" w14:textId="77777777" w:rsidR="004F4316" w:rsidRPr="007036CE" w:rsidRDefault="00F37995" w:rsidP="00A62A7D">
            <w:pPr>
              <w:pStyle w:val="GOSTTablenorm"/>
            </w:pPr>
            <w:r w:rsidRPr="007036CE">
              <w:t>ZK_DcTp</w:t>
            </w:r>
          </w:p>
        </w:tc>
        <w:tc>
          <w:tcPr>
            <w:tcW w:w="500" w:type="pct"/>
          </w:tcPr>
          <w:p w14:paraId="55878897" w14:textId="77777777" w:rsidR="004F4316" w:rsidRPr="007036CE" w:rsidDel="00C45DFF" w:rsidRDefault="004F4316" w:rsidP="00880FC0">
            <w:pPr>
              <w:pStyle w:val="GOSTTablenorm"/>
            </w:pPr>
            <w:r w:rsidRPr="007036CE">
              <w:t>Строка</w:t>
            </w:r>
          </w:p>
        </w:tc>
        <w:tc>
          <w:tcPr>
            <w:tcW w:w="277" w:type="pct"/>
          </w:tcPr>
          <w:p w14:paraId="4B8FE9BD" w14:textId="77777777" w:rsidR="004F4316" w:rsidRPr="007036CE" w:rsidRDefault="004F4316" w:rsidP="00880FC0">
            <w:pPr>
              <w:pStyle w:val="GOSTTablenorm"/>
            </w:pPr>
            <w:r w:rsidRPr="007036CE">
              <w:t>Да</w:t>
            </w:r>
          </w:p>
        </w:tc>
        <w:tc>
          <w:tcPr>
            <w:tcW w:w="319" w:type="pct"/>
          </w:tcPr>
          <w:p w14:paraId="6B06CC2D" w14:textId="77777777" w:rsidR="004F4316" w:rsidRPr="007036CE" w:rsidRDefault="004F4316" w:rsidP="00880FC0">
            <w:pPr>
              <w:pStyle w:val="GOSTTablenorm"/>
            </w:pPr>
            <w:r w:rsidRPr="007036CE">
              <w:t>=3</w:t>
            </w:r>
          </w:p>
        </w:tc>
        <w:tc>
          <w:tcPr>
            <w:tcW w:w="2054" w:type="pct"/>
          </w:tcPr>
          <w:p w14:paraId="7ED3D65A" w14:textId="77777777" w:rsidR="009D6AF6" w:rsidRPr="007036CE" w:rsidRDefault="00A62A7D" w:rsidP="004A6C73">
            <w:pPr>
              <w:pStyle w:val="GOSTTablenorm"/>
            </w:pPr>
            <w:r w:rsidRPr="007036CE">
              <w:t>Указывается код вида документа.</w:t>
            </w:r>
          </w:p>
          <w:p w14:paraId="1FD32C37" w14:textId="77777777" w:rsidR="004F4316" w:rsidRPr="007036CE" w:rsidRDefault="004F4316" w:rsidP="00375FFE">
            <w:pPr>
              <w:pStyle w:val="GOSTTablenorm"/>
            </w:pPr>
            <w:r w:rsidRPr="007036CE">
              <w:t>Заполняется значением «</w:t>
            </w:r>
            <w:r w:rsidR="0019569D" w:rsidRPr="007036CE">
              <w:rPr>
                <w:szCs w:val="22"/>
              </w:rPr>
              <w:t>ZSV</w:t>
            </w:r>
            <w:r w:rsidRPr="007036CE">
              <w:t>»</w:t>
            </w:r>
          </w:p>
        </w:tc>
      </w:tr>
      <w:tr w:rsidR="008C41EF" w:rsidRPr="007036CE" w14:paraId="190DEF13" w14:textId="77777777" w:rsidTr="005E4D91">
        <w:tc>
          <w:tcPr>
            <w:tcW w:w="1100" w:type="pct"/>
          </w:tcPr>
          <w:p w14:paraId="46DD66C3" w14:textId="77777777" w:rsidR="00562835" w:rsidRPr="007036CE" w:rsidRDefault="00562835" w:rsidP="00880FC0">
            <w:pPr>
              <w:pStyle w:val="GOSTTablenorm"/>
            </w:pPr>
            <w:r w:rsidRPr="007036CE">
              <w:t>Контур</w:t>
            </w:r>
          </w:p>
        </w:tc>
        <w:tc>
          <w:tcPr>
            <w:tcW w:w="750" w:type="pct"/>
          </w:tcPr>
          <w:p w14:paraId="36BC143E" w14:textId="77777777" w:rsidR="00562835" w:rsidRPr="007036CE" w:rsidRDefault="00562835" w:rsidP="00A62A7D">
            <w:pPr>
              <w:pStyle w:val="GOSTTablenorm"/>
            </w:pPr>
            <w:r w:rsidRPr="007036CE">
              <w:t>StmInfrmtn_Contour</w:t>
            </w:r>
          </w:p>
        </w:tc>
        <w:tc>
          <w:tcPr>
            <w:tcW w:w="500" w:type="pct"/>
          </w:tcPr>
          <w:p w14:paraId="6861715A" w14:textId="77777777" w:rsidR="00562835" w:rsidRPr="007036CE" w:rsidRDefault="00562835" w:rsidP="00880FC0">
            <w:pPr>
              <w:pStyle w:val="GOSTTablenorm"/>
            </w:pPr>
            <w:r w:rsidRPr="007036CE">
              <w:t>Строка</w:t>
            </w:r>
          </w:p>
        </w:tc>
        <w:tc>
          <w:tcPr>
            <w:tcW w:w="277" w:type="pct"/>
          </w:tcPr>
          <w:p w14:paraId="7D4679EF" w14:textId="77777777" w:rsidR="00562835" w:rsidRPr="007036CE" w:rsidRDefault="00562835" w:rsidP="00880FC0">
            <w:pPr>
              <w:pStyle w:val="GOSTTablenorm"/>
            </w:pPr>
            <w:r w:rsidRPr="007036CE">
              <w:t>Да</w:t>
            </w:r>
          </w:p>
        </w:tc>
        <w:tc>
          <w:tcPr>
            <w:tcW w:w="319" w:type="pct"/>
          </w:tcPr>
          <w:p w14:paraId="13C0C9C7" w14:textId="77777777" w:rsidR="00562835" w:rsidRPr="007036CE" w:rsidRDefault="00562835" w:rsidP="00880FC0">
            <w:pPr>
              <w:pStyle w:val="GOSTTablenorm"/>
            </w:pPr>
            <w:r w:rsidRPr="007036CE">
              <w:t>=1</w:t>
            </w:r>
          </w:p>
        </w:tc>
        <w:tc>
          <w:tcPr>
            <w:tcW w:w="2054" w:type="pct"/>
          </w:tcPr>
          <w:p w14:paraId="660985D2" w14:textId="77777777" w:rsidR="00562835" w:rsidRPr="007036CE" w:rsidRDefault="00562835" w:rsidP="00880FC0">
            <w:pPr>
              <w:pStyle w:val="GOSTTablenorm"/>
            </w:pPr>
            <w:r w:rsidRPr="007036CE">
              <w:t>Указывается код контура,</w:t>
            </w:r>
            <w:r w:rsidR="00A62A7D" w:rsidRPr="007036CE">
              <w:t xml:space="preserve"> в котором проводится операция.</w:t>
            </w:r>
          </w:p>
          <w:p w14:paraId="165FC1C7" w14:textId="77777777" w:rsidR="00562835" w:rsidRPr="007036CE" w:rsidRDefault="00562835" w:rsidP="00880FC0">
            <w:pPr>
              <w:pStyle w:val="GOSTTablenorm"/>
            </w:pPr>
            <w:r w:rsidRPr="007036CE">
              <w:t>Возможные значения:</w:t>
            </w:r>
          </w:p>
          <w:p w14:paraId="7299A5C3" w14:textId="77777777" w:rsidR="00562835" w:rsidRPr="007036CE" w:rsidRDefault="00562835" w:rsidP="00DA6ACC">
            <w:pPr>
              <w:pStyle w:val="GOSTTableListMark1"/>
            </w:pPr>
            <w:r w:rsidRPr="007036CE">
              <w:t>«</w:t>
            </w:r>
            <w:r w:rsidR="00666E41" w:rsidRPr="007036CE">
              <w:rPr>
                <w:lang w:val="en-US"/>
              </w:rPr>
              <w:t>O</w:t>
            </w:r>
            <w:r w:rsidRPr="007036CE">
              <w:t>» – открытый;</w:t>
            </w:r>
          </w:p>
          <w:p w14:paraId="0B792C12" w14:textId="77777777" w:rsidR="00562835" w:rsidRPr="007036CE" w:rsidRDefault="00562835" w:rsidP="00DA6ACC">
            <w:pPr>
              <w:pStyle w:val="GOSTTableListMark1"/>
            </w:pPr>
            <w:r w:rsidRPr="007036CE">
              <w:t>«</w:t>
            </w:r>
            <w:r w:rsidRPr="007036CE">
              <w:rPr>
                <w:lang w:val="en-US"/>
              </w:rPr>
              <w:t>S</w:t>
            </w:r>
            <w:r w:rsidRPr="007036CE">
              <w:t>» – защищенный;</w:t>
            </w:r>
          </w:p>
          <w:p w14:paraId="429C5653" w14:textId="77777777" w:rsidR="00562835" w:rsidRPr="007036CE" w:rsidRDefault="00A62A7D" w:rsidP="00DA6ACC">
            <w:pPr>
              <w:pStyle w:val="GOSTTableListMark1"/>
            </w:pPr>
            <w:r w:rsidRPr="007036CE">
              <w:t>«</w:t>
            </w:r>
            <w:r w:rsidR="00562835" w:rsidRPr="007036CE">
              <w:t>1</w:t>
            </w:r>
            <w:r w:rsidRPr="007036CE">
              <w:t>»</w:t>
            </w:r>
            <w:r w:rsidR="00562835" w:rsidRPr="007036CE">
              <w:t xml:space="preserve"> – открытый;</w:t>
            </w:r>
          </w:p>
          <w:p w14:paraId="02A8994E" w14:textId="522EEEF8" w:rsidR="00562835" w:rsidRPr="007036CE" w:rsidRDefault="00A62A7D" w:rsidP="00FB1651">
            <w:pPr>
              <w:pStyle w:val="GOSTTableListMark1"/>
            </w:pPr>
            <w:r w:rsidRPr="007036CE">
              <w:t>«</w:t>
            </w:r>
            <w:r w:rsidR="00562835" w:rsidRPr="007036CE">
              <w:t>2</w:t>
            </w:r>
            <w:r w:rsidRPr="007036CE">
              <w:t>»</w:t>
            </w:r>
            <w:r w:rsidR="00562835" w:rsidRPr="007036CE">
              <w:t xml:space="preserve"> </w:t>
            </w:r>
            <w:r w:rsidR="00FB1651" w:rsidRPr="00FB1651">
              <w:t>–</w:t>
            </w:r>
            <w:r w:rsidR="00562835" w:rsidRPr="007036CE">
              <w:t xml:space="preserve"> защищенный</w:t>
            </w:r>
          </w:p>
        </w:tc>
      </w:tr>
      <w:tr w:rsidR="008C41EF" w:rsidRPr="007036CE" w14:paraId="163F3395" w14:textId="77777777" w:rsidTr="005E4D91">
        <w:tc>
          <w:tcPr>
            <w:tcW w:w="1100" w:type="pct"/>
          </w:tcPr>
          <w:p w14:paraId="4699660D" w14:textId="77777777" w:rsidR="00562835" w:rsidRPr="007036CE" w:rsidRDefault="00562835" w:rsidP="00880FC0">
            <w:pPr>
              <w:pStyle w:val="GOSTTablenorm"/>
            </w:pPr>
            <w:r w:rsidRPr="007036CE">
              <w:t>Уровень конфиденциальности</w:t>
            </w:r>
          </w:p>
        </w:tc>
        <w:tc>
          <w:tcPr>
            <w:tcW w:w="750" w:type="pct"/>
          </w:tcPr>
          <w:p w14:paraId="05ECC968" w14:textId="77777777" w:rsidR="00562835" w:rsidRPr="007036CE" w:rsidRDefault="00562835" w:rsidP="00A62A7D">
            <w:pPr>
              <w:pStyle w:val="GOSTTablenorm"/>
            </w:pPr>
            <w:r w:rsidRPr="007036CE">
              <w:t>StmInfrmtn_AccessLevelStereotype</w:t>
            </w:r>
          </w:p>
        </w:tc>
        <w:tc>
          <w:tcPr>
            <w:tcW w:w="500" w:type="pct"/>
          </w:tcPr>
          <w:p w14:paraId="67F75599" w14:textId="77777777" w:rsidR="00562835" w:rsidRPr="007036CE" w:rsidRDefault="00562835" w:rsidP="00880FC0">
            <w:pPr>
              <w:pStyle w:val="GOSTTablenorm"/>
            </w:pPr>
            <w:r w:rsidRPr="007036CE">
              <w:t>Число</w:t>
            </w:r>
          </w:p>
        </w:tc>
        <w:tc>
          <w:tcPr>
            <w:tcW w:w="277" w:type="pct"/>
          </w:tcPr>
          <w:p w14:paraId="169BBEFA" w14:textId="77777777" w:rsidR="00562835" w:rsidRPr="007036CE" w:rsidRDefault="00562835" w:rsidP="00880FC0">
            <w:pPr>
              <w:pStyle w:val="GOSTTablenorm"/>
            </w:pPr>
            <w:r w:rsidRPr="007036CE">
              <w:t>Да</w:t>
            </w:r>
          </w:p>
        </w:tc>
        <w:tc>
          <w:tcPr>
            <w:tcW w:w="319" w:type="pct"/>
          </w:tcPr>
          <w:p w14:paraId="6FFA41FA" w14:textId="77777777" w:rsidR="00562835" w:rsidRPr="007036CE" w:rsidRDefault="00562835" w:rsidP="00880FC0">
            <w:pPr>
              <w:pStyle w:val="GOSTTablenorm"/>
            </w:pPr>
            <w:r w:rsidRPr="007036CE">
              <w:t>=1</w:t>
            </w:r>
          </w:p>
        </w:tc>
        <w:tc>
          <w:tcPr>
            <w:tcW w:w="2054" w:type="pct"/>
          </w:tcPr>
          <w:p w14:paraId="6EC206C2" w14:textId="77777777" w:rsidR="00562835" w:rsidRPr="007036CE" w:rsidRDefault="00562835" w:rsidP="00880FC0">
            <w:pPr>
              <w:pStyle w:val="GOSTTablenorm"/>
            </w:pPr>
            <w:r w:rsidRPr="007036CE">
              <w:t>Указывается уровень конфиденциальности документа.</w:t>
            </w:r>
          </w:p>
          <w:p w14:paraId="248A32E5" w14:textId="77777777" w:rsidR="00562835" w:rsidRPr="007036CE" w:rsidRDefault="00562835" w:rsidP="00880FC0">
            <w:pPr>
              <w:pStyle w:val="GOSTTablenorm"/>
            </w:pPr>
            <w:r w:rsidRPr="007036CE">
              <w:t>Возможные значения:</w:t>
            </w:r>
          </w:p>
          <w:p w14:paraId="64CF3CC0" w14:textId="29E07A87" w:rsidR="00562835" w:rsidRPr="007036CE" w:rsidRDefault="00562835" w:rsidP="00DA6ACC">
            <w:pPr>
              <w:pStyle w:val="GOSTTableListMark1"/>
            </w:pPr>
            <w:r w:rsidRPr="007036CE">
              <w:t xml:space="preserve">«0» </w:t>
            </w:r>
            <w:r w:rsidR="00FB1651" w:rsidRPr="007036CE">
              <w:t>–</w:t>
            </w:r>
            <w:r w:rsidRPr="007036CE">
              <w:t xml:space="preserve"> Несекретно;</w:t>
            </w:r>
          </w:p>
          <w:p w14:paraId="7D5A8F7A" w14:textId="0015426F" w:rsidR="00562835" w:rsidRPr="007036CE" w:rsidRDefault="00562835" w:rsidP="00DA6ACC">
            <w:pPr>
              <w:pStyle w:val="GOSTTableListMark1"/>
            </w:pPr>
            <w:r w:rsidRPr="007036CE">
              <w:t>«</w:t>
            </w:r>
            <w:r w:rsidR="00A62A7D" w:rsidRPr="007036CE">
              <w:t xml:space="preserve">1» </w:t>
            </w:r>
            <w:r w:rsidR="00FB1651" w:rsidRPr="007036CE">
              <w:t>–</w:t>
            </w:r>
            <w:r w:rsidR="00A62A7D" w:rsidRPr="007036CE">
              <w:t xml:space="preserve"> Для служебного пользования</w:t>
            </w:r>
          </w:p>
        </w:tc>
      </w:tr>
      <w:tr w:rsidR="008C41EF" w:rsidRPr="007036CE" w14:paraId="50158FB4" w14:textId="77777777" w:rsidTr="005E4D91">
        <w:tc>
          <w:tcPr>
            <w:tcW w:w="1100" w:type="pct"/>
          </w:tcPr>
          <w:p w14:paraId="11AAA323" w14:textId="77777777" w:rsidR="00562835" w:rsidRPr="007036CE" w:rsidRDefault="00562835" w:rsidP="00880FC0">
            <w:pPr>
              <w:pStyle w:val="GOSTTablenorm"/>
            </w:pPr>
            <w:r w:rsidRPr="007036CE">
              <w:t>Код бюджета</w:t>
            </w:r>
          </w:p>
        </w:tc>
        <w:tc>
          <w:tcPr>
            <w:tcW w:w="750" w:type="pct"/>
          </w:tcPr>
          <w:p w14:paraId="5A413E8B" w14:textId="77777777" w:rsidR="00562835" w:rsidRPr="007036CE" w:rsidRDefault="00562835" w:rsidP="00A62A7D">
            <w:pPr>
              <w:pStyle w:val="GOSTTablenorm"/>
              <w:rPr>
                <w:lang w:val="en-US"/>
              </w:rPr>
            </w:pPr>
            <w:r w:rsidRPr="007036CE">
              <w:rPr>
                <w:lang w:val="en-US"/>
              </w:rPr>
              <w:t>ZK_MSC_Orgnztn_MS</w:t>
            </w:r>
            <w:r w:rsidRPr="007036CE">
              <w:rPr>
                <w:lang w:val="en-US"/>
              </w:rPr>
              <w:lastRenderedPageBreak/>
              <w:t>C_Bdgt_Cd</w:t>
            </w:r>
          </w:p>
        </w:tc>
        <w:tc>
          <w:tcPr>
            <w:tcW w:w="500" w:type="pct"/>
          </w:tcPr>
          <w:p w14:paraId="1409499E" w14:textId="77777777" w:rsidR="00562835" w:rsidRPr="007036CE" w:rsidRDefault="00562835" w:rsidP="00880FC0">
            <w:pPr>
              <w:pStyle w:val="GOSTTablenorm"/>
            </w:pPr>
            <w:r w:rsidRPr="007036CE">
              <w:lastRenderedPageBreak/>
              <w:t>Строка</w:t>
            </w:r>
          </w:p>
        </w:tc>
        <w:tc>
          <w:tcPr>
            <w:tcW w:w="277" w:type="pct"/>
          </w:tcPr>
          <w:p w14:paraId="4359F430" w14:textId="77777777" w:rsidR="00562835" w:rsidRPr="007036CE" w:rsidRDefault="00562835" w:rsidP="00880FC0">
            <w:pPr>
              <w:pStyle w:val="GOSTTablenorm"/>
            </w:pPr>
            <w:r w:rsidRPr="007036CE">
              <w:t>Да</w:t>
            </w:r>
          </w:p>
        </w:tc>
        <w:tc>
          <w:tcPr>
            <w:tcW w:w="319" w:type="pct"/>
          </w:tcPr>
          <w:p w14:paraId="6CF99B58" w14:textId="77777777" w:rsidR="00562835" w:rsidRPr="007036CE" w:rsidRDefault="00562835" w:rsidP="00880FC0">
            <w:pPr>
              <w:pStyle w:val="GOSTTablenorm"/>
            </w:pPr>
            <w:r w:rsidRPr="007036CE">
              <w:t>=8</w:t>
            </w:r>
          </w:p>
        </w:tc>
        <w:tc>
          <w:tcPr>
            <w:tcW w:w="2054" w:type="pct"/>
          </w:tcPr>
          <w:p w14:paraId="3EC96ADE" w14:textId="77777777" w:rsidR="00562835" w:rsidRPr="007036CE" w:rsidRDefault="00562835" w:rsidP="00880FC0">
            <w:pPr>
              <w:pStyle w:val="GOSTTablenorm"/>
            </w:pPr>
            <w:r w:rsidRPr="007036CE">
              <w:t>Указывается код бюджета в соответ</w:t>
            </w:r>
            <w:r w:rsidR="00A62A7D" w:rsidRPr="007036CE">
              <w:t>ствии со справочником «Бюд</w:t>
            </w:r>
            <w:r w:rsidR="00A62A7D" w:rsidRPr="007036CE">
              <w:lastRenderedPageBreak/>
              <w:t>жеты»</w:t>
            </w:r>
          </w:p>
        </w:tc>
      </w:tr>
      <w:tr w:rsidR="008C41EF" w:rsidRPr="007036CE" w14:paraId="2E0B5BA1" w14:textId="77777777" w:rsidTr="005E4D91">
        <w:tc>
          <w:tcPr>
            <w:tcW w:w="1100" w:type="pct"/>
          </w:tcPr>
          <w:p w14:paraId="6636CA0D" w14:textId="77777777" w:rsidR="00961F38" w:rsidRPr="007036CE" w:rsidRDefault="00961F38" w:rsidP="000941BD">
            <w:pPr>
              <w:pStyle w:val="GOSTTablenorm"/>
            </w:pPr>
            <w:r w:rsidRPr="007036CE">
              <w:lastRenderedPageBreak/>
              <w:t>Номер лицевого счета</w:t>
            </w:r>
            <w:r w:rsidR="000941BD" w:rsidRPr="007036CE">
              <w:t xml:space="preserve"> плательщика</w:t>
            </w:r>
          </w:p>
        </w:tc>
        <w:tc>
          <w:tcPr>
            <w:tcW w:w="750" w:type="pct"/>
          </w:tcPr>
          <w:p w14:paraId="5EF23082" w14:textId="77777777" w:rsidR="00961F38" w:rsidRPr="007036CE" w:rsidRDefault="00961F38" w:rsidP="00A62A7D">
            <w:pPr>
              <w:pStyle w:val="GOSTTablenorm"/>
            </w:pPr>
            <w:r w:rsidRPr="007036CE">
              <w:t>ZK_MSC_Cstmr_AcntNmbr</w:t>
            </w:r>
          </w:p>
        </w:tc>
        <w:tc>
          <w:tcPr>
            <w:tcW w:w="500" w:type="pct"/>
          </w:tcPr>
          <w:p w14:paraId="0C3BD8A0" w14:textId="77777777" w:rsidR="00961F38" w:rsidRPr="007036CE" w:rsidRDefault="00961F38" w:rsidP="00961F38">
            <w:pPr>
              <w:pStyle w:val="GOSTTablenorm"/>
            </w:pPr>
            <w:r w:rsidRPr="007036CE">
              <w:t>Строка</w:t>
            </w:r>
          </w:p>
        </w:tc>
        <w:tc>
          <w:tcPr>
            <w:tcW w:w="277" w:type="pct"/>
          </w:tcPr>
          <w:p w14:paraId="6EF22D17" w14:textId="77777777" w:rsidR="00961F38" w:rsidRPr="007036CE" w:rsidRDefault="004F14FC" w:rsidP="00961F38">
            <w:pPr>
              <w:pStyle w:val="GOSTTablenorm"/>
            </w:pPr>
            <w:r w:rsidRPr="007036CE">
              <w:t>Да</w:t>
            </w:r>
          </w:p>
        </w:tc>
        <w:tc>
          <w:tcPr>
            <w:tcW w:w="319" w:type="pct"/>
          </w:tcPr>
          <w:p w14:paraId="5BB8C9AF" w14:textId="77777777" w:rsidR="00961F38" w:rsidRPr="007036CE" w:rsidRDefault="00961F38" w:rsidP="00961F38">
            <w:pPr>
              <w:pStyle w:val="GOSTTablenorm"/>
            </w:pPr>
            <w:r w:rsidRPr="007036CE">
              <w:t>=11</w:t>
            </w:r>
          </w:p>
        </w:tc>
        <w:tc>
          <w:tcPr>
            <w:tcW w:w="2054" w:type="pct"/>
          </w:tcPr>
          <w:p w14:paraId="5B1E2201" w14:textId="77777777" w:rsidR="00961F38" w:rsidRPr="007036CE" w:rsidRDefault="00961F38" w:rsidP="00961F38">
            <w:pPr>
              <w:pStyle w:val="GOSTTablenorm"/>
            </w:pPr>
            <w:r w:rsidRPr="007036CE">
              <w:t>Указывается номер лицевого счета плательщика</w:t>
            </w:r>
          </w:p>
        </w:tc>
      </w:tr>
      <w:tr w:rsidR="008C41EF" w:rsidRPr="007036CE" w:rsidDel="00961F38" w14:paraId="21DE7536" w14:textId="77777777" w:rsidTr="005E4D91">
        <w:tc>
          <w:tcPr>
            <w:tcW w:w="1100" w:type="pct"/>
          </w:tcPr>
          <w:p w14:paraId="04C6EC1C" w14:textId="77777777" w:rsidR="00961F38" w:rsidRPr="007036CE" w:rsidDel="00961F38" w:rsidRDefault="00961F38" w:rsidP="00961F38">
            <w:pPr>
              <w:pStyle w:val="GOSTTablenorm"/>
              <w:rPr>
                <w:rFonts w:eastAsiaTheme="minorHAnsi"/>
              </w:rPr>
            </w:pPr>
            <w:r w:rsidRPr="007036CE">
              <w:rPr>
                <w:szCs w:val="22"/>
              </w:rPr>
              <w:t>КБК плательщика</w:t>
            </w:r>
          </w:p>
        </w:tc>
        <w:tc>
          <w:tcPr>
            <w:tcW w:w="750" w:type="pct"/>
          </w:tcPr>
          <w:p w14:paraId="5E5C9F9F" w14:textId="77777777" w:rsidR="00961F38" w:rsidRPr="007036CE" w:rsidDel="00961F38" w:rsidRDefault="00961F38" w:rsidP="00A62A7D">
            <w:pPr>
              <w:pStyle w:val="GOSTTablenorm"/>
            </w:pPr>
            <w:r w:rsidRPr="007036CE">
              <w:t>ZK1_KBKExpns</w:t>
            </w:r>
          </w:p>
        </w:tc>
        <w:tc>
          <w:tcPr>
            <w:tcW w:w="500" w:type="pct"/>
          </w:tcPr>
          <w:p w14:paraId="22649278" w14:textId="77777777" w:rsidR="00961F38" w:rsidRPr="007036CE" w:rsidDel="00961F38" w:rsidRDefault="00961F38" w:rsidP="00961F38">
            <w:pPr>
              <w:pStyle w:val="GOSTTablenorm"/>
            </w:pPr>
            <w:r w:rsidRPr="007036CE">
              <w:t>Строка</w:t>
            </w:r>
          </w:p>
        </w:tc>
        <w:tc>
          <w:tcPr>
            <w:tcW w:w="277" w:type="pct"/>
          </w:tcPr>
          <w:p w14:paraId="0753DB2A" w14:textId="77777777" w:rsidR="00961F38" w:rsidRPr="007036CE" w:rsidDel="00961F38" w:rsidRDefault="00452A3F" w:rsidP="00961F38">
            <w:pPr>
              <w:pStyle w:val="GOSTTablenorm"/>
            </w:pPr>
            <w:r w:rsidRPr="007036CE">
              <w:t>Да</w:t>
            </w:r>
          </w:p>
        </w:tc>
        <w:tc>
          <w:tcPr>
            <w:tcW w:w="319" w:type="pct"/>
          </w:tcPr>
          <w:p w14:paraId="370B9E5E" w14:textId="77777777" w:rsidR="00961F38" w:rsidRPr="007036CE" w:rsidDel="00961F38" w:rsidRDefault="00961F38" w:rsidP="00961F38">
            <w:pPr>
              <w:pStyle w:val="GOSTTablenorm"/>
            </w:pPr>
            <w:r w:rsidRPr="007036CE">
              <w:t>=20</w:t>
            </w:r>
          </w:p>
        </w:tc>
        <w:tc>
          <w:tcPr>
            <w:tcW w:w="2054" w:type="pct"/>
          </w:tcPr>
          <w:p w14:paraId="53C75A42" w14:textId="77777777" w:rsidR="00961F38" w:rsidRPr="007036CE" w:rsidDel="00961F38" w:rsidRDefault="00961F38" w:rsidP="00961F38">
            <w:pPr>
              <w:pStyle w:val="GOSTTablenorm"/>
            </w:pPr>
            <w:r w:rsidRPr="007036CE">
              <w:t>Указывается код по бюджетной классификации для отраж</w:t>
            </w:r>
            <w:r w:rsidR="00A62A7D" w:rsidRPr="007036CE">
              <w:t>ения операции на ЛС плательщика</w:t>
            </w:r>
          </w:p>
        </w:tc>
      </w:tr>
      <w:tr w:rsidR="008C41EF" w:rsidRPr="007036CE" w:rsidDel="00961F38" w14:paraId="4C8391E9" w14:textId="77777777" w:rsidTr="005E4D91">
        <w:tc>
          <w:tcPr>
            <w:tcW w:w="1100" w:type="pct"/>
          </w:tcPr>
          <w:p w14:paraId="6E436D49" w14:textId="77777777" w:rsidR="004F4316" w:rsidRPr="007036CE" w:rsidRDefault="004F4316" w:rsidP="004F4316">
            <w:pPr>
              <w:pStyle w:val="GOSTTablenorm"/>
              <w:rPr>
                <w:szCs w:val="22"/>
              </w:rPr>
            </w:pPr>
            <w:r w:rsidRPr="007036CE">
              <w:rPr>
                <w:szCs w:val="22"/>
              </w:rPr>
              <w:t>Тип КБК плательщика</w:t>
            </w:r>
          </w:p>
        </w:tc>
        <w:tc>
          <w:tcPr>
            <w:tcW w:w="750" w:type="pct"/>
          </w:tcPr>
          <w:p w14:paraId="2BC46D1A" w14:textId="77777777" w:rsidR="004F4316" w:rsidRPr="007036CE" w:rsidRDefault="00605DFD" w:rsidP="00A62A7D">
            <w:pPr>
              <w:pStyle w:val="GOSTTablenorm"/>
            </w:pPr>
            <w:r w:rsidRPr="007036CE">
              <w:t>ZK1_TpKBKexp</w:t>
            </w:r>
          </w:p>
        </w:tc>
        <w:tc>
          <w:tcPr>
            <w:tcW w:w="500" w:type="pct"/>
          </w:tcPr>
          <w:p w14:paraId="299A415C" w14:textId="77777777" w:rsidR="004F4316" w:rsidRPr="007036CE" w:rsidRDefault="004F4316" w:rsidP="004F4316">
            <w:pPr>
              <w:pStyle w:val="GOSTTablenorm"/>
            </w:pPr>
            <w:r w:rsidRPr="007036CE">
              <w:t>Строка</w:t>
            </w:r>
          </w:p>
        </w:tc>
        <w:tc>
          <w:tcPr>
            <w:tcW w:w="277" w:type="pct"/>
          </w:tcPr>
          <w:p w14:paraId="1DCA21C4" w14:textId="77777777" w:rsidR="004F4316" w:rsidRPr="007036CE" w:rsidRDefault="004F4316" w:rsidP="004F4316">
            <w:pPr>
              <w:pStyle w:val="GOSTTablenorm"/>
            </w:pPr>
            <w:r w:rsidRPr="007036CE">
              <w:t>Да</w:t>
            </w:r>
          </w:p>
        </w:tc>
        <w:tc>
          <w:tcPr>
            <w:tcW w:w="319" w:type="pct"/>
          </w:tcPr>
          <w:p w14:paraId="6E7E30A5" w14:textId="77777777" w:rsidR="004F4316" w:rsidRPr="007036CE" w:rsidRDefault="00BB45B7" w:rsidP="004F4316">
            <w:pPr>
              <w:pStyle w:val="GOSTTablenorm"/>
            </w:pPr>
            <w:r w:rsidRPr="007036CE">
              <w:rPr>
                <w:lang w:val="en-US"/>
              </w:rPr>
              <w:t>&lt;=50</w:t>
            </w:r>
          </w:p>
        </w:tc>
        <w:tc>
          <w:tcPr>
            <w:tcW w:w="2054" w:type="pct"/>
          </w:tcPr>
          <w:p w14:paraId="7A1D1EFA" w14:textId="77777777" w:rsidR="004F4316" w:rsidRPr="007036CE" w:rsidRDefault="004F4316" w:rsidP="004F4316">
            <w:pPr>
              <w:pStyle w:val="GOSTTablenorm"/>
            </w:pPr>
            <w:r w:rsidRPr="007036CE">
              <w:t>Указывается тип кода по бюджетной классификации плательщика.</w:t>
            </w:r>
          </w:p>
          <w:p w14:paraId="4A3A5288" w14:textId="77777777" w:rsidR="004F4316" w:rsidRPr="007036CE" w:rsidRDefault="004F4316" w:rsidP="004F4316">
            <w:pPr>
              <w:pStyle w:val="GOSTTablenorm"/>
            </w:pPr>
            <w:r w:rsidRPr="007036CE">
              <w:t>Возможные значения:</w:t>
            </w:r>
          </w:p>
          <w:p w14:paraId="3A7D1308" w14:textId="4F0786B7" w:rsidR="000D785D" w:rsidRPr="007036CE" w:rsidRDefault="000D785D" w:rsidP="000D785D">
            <w:pPr>
              <w:pStyle w:val="GOSTTableListMark1"/>
            </w:pPr>
            <w:r w:rsidRPr="007036CE">
              <w:t xml:space="preserve">«Costs» </w:t>
            </w:r>
            <w:r w:rsidR="00FB1651" w:rsidRPr="007036CE">
              <w:t>–</w:t>
            </w:r>
            <w:r w:rsidRPr="007036CE">
              <w:t xml:space="preserve"> Расходы;</w:t>
            </w:r>
          </w:p>
          <w:p w14:paraId="6B4FFBC3" w14:textId="09A3EC11" w:rsidR="000D785D" w:rsidRPr="007036CE" w:rsidRDefault="000D785D" w:rsidP="000D785D">
            <w:pPr>
              <w:pStyle w:val="GOSTTableListMark1"/>
            </w:pPr>
            <w:r w:rsidRPr="007036CE">
              <w:t xml:space="preserve">«LimitedTypeCosts» </w:t>
            </w:r>
            <w:r w:rsidR="00FB1651" w:rsidRPr="007036CE">
              <w:t>–</w:t>
            </w:r>
            <w:r w:rsidRPr="007036CE">
              <w:t xml:space="preserve"> Лимитируемые расходы;</w:t>
            </w:r>
          </w:p>
          <w:p w14:paraId="767A4A38" w14:textId="71847900" w:rsidR="000D785D" w:rsidRPr="007036CE" w:rsidRDefault="000D785D" w:rsidP="000D785D">
            <w:pPr>
              <w:pStyle w:val="GOSTTableListMark1"/>
            </w:pPr>
            <w:r w:rsidRPr="007036CE">
              <w:t xml:space="preserve">«UnLimitedTypeCosts» </w:t>
            </w:r>
            <w:r w:rsidR="00FB1651" w:rsidRPr="007036CE">
              <w:t>–</w:t>
            </w:r>
            <w:r w:rsidRPr="007036CE">
              <w:t xml:space="preserve"> Нелимитруемые расходы;</w:t>
            </w:r>
          </w:p>
          <w:p w14:paraId="4C7E3337" w14:textId="5D420F9D" w:rsidR="000D785D" w:rsidRPr="007036CE" w:rsidRDefault="000D785D" w:rsidP="000D785D">
            <w:pPr>
              <w:pStyle w:val="GOSTTableListMark1"/>
            </w:pPr>
            <w:r w:rsidRPr="007036CE">
              <w:t xml:space="preserve">«Sources» </w:t>
            </w:r>
            <w:r w:rsidR="00FB1651" w:rsidRPr="007036CE">
              <w:t>–</w:t>
            </w:r>
            <w:r w:rsidRPr="007036CE">
              <w:t xml:space="preserve"> Источники;</w:t>
            </w:r>
          </w:p>
          <w:p w14:paraId="207F9BF9" w14:textId="119250A1" w:rsidR="000D785D" w:rsidRPr="007036CE" w:rsidRDefault="000D785D" w:rsidP="000D785D">
            <w:pPr>
              <w:pStyle w:val="GOSTTableListMark1"/>
            </w:pPr>
            <w:r w:rsidRPr="007036CE">
              <w:t xml:space="preserve">«IVFDB» </w:t>
            </w:r>
            <w:r w:rsidR="00FB1651" w:rsidRPr="007036CE">
              <w:t>–</w:t>
            </w:r>
            <w:r w:rsidRPr="007036CE">
              <w:t xml:space="preserve"> Внутренние источники;</w:t>
            </w:r>
          </w:p>
          <w:p w14:paraId="5A8F74E0" w14:textId="116DA5EB" w:rsidR="004F4316" w:rsidRPr="007036CE" w:rsidRDefault="000D785D" w:rsidP="004F4316">
            <w:pPr>
              <w:pStyle w:val="GOSTTableListMark1"/>
            </w:pPr>
            <w:r w:rsidRPr="007036CE">
              <w:t xml:space="preserve">«IVnFDB» </w:t>
            </w:r>
            <w:r w:rsidR="00FB1651" w:rsidRPr="007036CE">
              <w:t>–</w:t>
            </w:r>
            <w:r w:rsidRPr="007036CE">
              <w:t xml:space="preserve"> Внешние источники.</w:t>
            </w:r>
          </w:p>
        </w:tc>
      </w:tr>
      <w:tr w:rsidR="008C41EF" w:rsidRPr="007036CE" w:rsidDel="00961F38" w14:paraId="4564AEB5" w14:textId="77777777" w:rsidTr="005E4D91">
        <w:tc>
          <w:tcPr>
            <w:tcW w:w="1100" w:type="pct"/>
          </w:tcPr>
          <w:p w14:paraId="6E817DFE" w14:textId="77777777" w:rsidR="00961F38" w:rsidRPr="007036CE" w:rsidDel="00961F38" w:rsidRDefault="00961F38" w:rsidP="00961F38">
            <w:pPr>
              <w:pStyle w:val="GOSTTablenorm"/>
              <w:rPr>
                <w:rFonts w:eastAsiaTheme="minorHAnsi"/>
              </w:rPr>
            </w:pPr>
            <w:r w:rsidRPr="007036CE">
              <w:rPr>
                <w:szCs w:val="22"/>
              </w:rPr>
              <w:t>Код цели (аналитический код) плательщика</w:t>
            </w:r>
          </w:p>
        </w:tc>
        <w:tc>
          <w:tcPr>
            <w:tcW w:w="750" w:type="pct"/>
          </w:tcPr>
          <w:p w14:paraId="78CB7E1E" w14:textId="77777777" w:rsidR="00961F38" w:rsidRPr="007036CE" w:rsidDel="00961F38" w:rsidRDefault="003A7C79" w:rsidP="00A62A7D">
            <w:pPr>
              <w:pStyle w:val="GOSTTablenorm"/>
            </w:pPr>
            <w:r w:rsidRPr="007036CE">
              <w:t>ZK1_TrgtCdPr</w:t>
            </w:r>
          </w:p>
        </w:tc>
        <w:tc>
          <w:tcPr>
            <w:tcW w:w="500" w:type="pct"/>
          </w:tcPr>
          <w:p w14:paraId="31B2470D" w14:textId="77777777" w:rsidR="00961F38" w:rsidRPr="007036CE" w:rsidDel="00961F38" w:rsidRDefault="00961F38" w:rsidP="00961F38">
            <w:pPr>
              <w:pStyle w:val="GOSTTablenorm"/>
            </w:pPr>
            <w:r w:rsidRPr="007036CE">
              <w:rPr>
                <w:szCs w:val="22"/>
              </w:rPr>
              <w:t>Строка</w:t>
            </w:r>
          </w:p>
        </w:tc>
        <w:tc>
          <w:tcPr>
            <w:tcW w:w="277" w:type="pct"/>
          </w:tcPr>
          <w:p w14:paraId="1F5C84D5" w14:textId="77777777" w:rsidR="00961F38" w:rsidRPr="007036CE" w:rsidDel="00961F38" w:rsidRDefault="00961F38" w:rsidP="00961F38">
            <w:pPr>
              <w:pStyle w:val="GOSTTablenorm"/>
            </w:pPr>
            <w:r w:rsidRPr="007036CE">
              <w:rPr>
                <w:szCs w:val="22"/>
              </w:rPr>
              <w:t>Нет</w:t>
            </w:r>
          </w:p>
        </w:tc>
        <w:tc>
          <w:tcPr>
            <w:tcW w:w="319" w:type="pct"/>
          </w:tcPr>
          <w:p w14:paraId="3B60A151" w14:textId="77777777" w:rsidR="00961F38" w:rsidRPr="007036CE" w:rsidDel="00961F38" w:rsidRDefault="00961F38" w:rsidP="00961F38">
            <w:pPr>
              <w:pStyle w:val="GOSTTablenorm"/>
            </w:pPr>
            <w:r w:rsidRPr="007036CE">
              <w:rPr>
                <w:szCs w:val="22"/>
              </w:rPr>
              <w:t>&lt;=</w:t>
            </w:r>
            <w:r w:rsidRPr="007036CE">
              <w:rPr>
                <w:szCs w:val="22"/>
                <w:lang w:val="en-US"/>
              </w:rPr>
              <w:t>25</w:t>
            </w:r>
          </w:p>
        </w:tc>
        <w:tc>
          <w:tcPr>
            <w:tcW w:w="2054" w:type="pct"/>
          </w:tcPr>
          <w:p w14:paraId="05197446" w14:textId="77777777" w:rsidR="00961F38" w:rsidRPr="007036CE" w:rsidRDefault="00961F38" w:rsidP="004F14FC">
            <w:pPr>
              <w:pStyle w:val="GOSTTablenorm"/>
            </w:pPr>
            <w:r w:rsidRPr="007036CE">
              <w:t>Указывается код цели (аналитический код) для отражения операции на ЛС плательщика</w:t>
            </w:r>
            <w:r w:rsidR="004F14FC" w:rsidRPr="007036CE">
              <w:t xml:space="preserve">, </w:t>
            </w:r>
            <w:r w:rsidR="004F14FC" w:rsidRPr="007036CE">
              <w:rPr>
                <w:szCs w:val="22"/>
              </w:rPr>
              <w:t>относящийся ко всем строкам документа</w:t>
            </w:r>
            <w:r w:rsidR="00DA6ACC" w:rsidRPr="007036CE">
              <w:t xml:space="preserve"> (при наличии)</w:t>
            </w:r>
            <w:r w:rsidRPr="007036CE">
              <w:t>.</w:t>
            </w:r>
          </w:p>
          <w:p w14:paraId="3C8E5EB9" w14:textId="77777777" w:rsidR="004F14FC" w:rsidRPr="007036CE" w:rsidRDefault="004F14FC" w:rsidP="004F14FC">
            <w:pPr>
              <w:keepNext/>
              <w:ind w:firstLine="30"/>
              <w:rPr>
                <w:sz w:val="22"/>
                <w:szCs w:val="22"/>
              </w:rPr>
            </w:pPr>
            <w:r w:rsidRPr="007036CE">
              <w:rPr>
                <w:sz w:val="22"/>
                <w:szCs w:val="22"/>
              </w:rPr>
              <w:t xml:space="preserve">Не заполняется, если заполнен реквизит </w:t>
            </w:r>
            <w:r w:rsidRPr="007036CE">
              <w:rPr>
                <w:b/>
                <w:sz w:val="22"/>
                <w:szCs w:val="22"/>
              </w:rPr>
              <w:t>ZK2:</w:t>
            </w:r>
            <w:r w:rsidRPr="007036CE">
              <w:rPr>
                <w:szCs w:val="22"/>
              </w:rPr>
              <w:t>TrgtCdPr</w:t>
            </w:r>
            <w:r w:rsidR="00A62A7D" w:rsidRPr="007036CE">
              <w:rPr>
                <w:szCs w:val="22"/>
              </w:rPr>
              <w:t>.</w:t>
            </w:r>
          </w:p>
          <w:p w14:paraId="3CD4A903" w14:textId="77777777" w:rsidR="004F14FC" w:rsidRPr="007036CE" w:rsidDel="00961F38" w:rsidRDefault="004F14FC" w:rsidP="004F14FC">
            <w:pPr>
              <w:pStyle w:val="GOSTTablenorm"/>
            </w:pPr>
            <w:r w:rsidRPr="007036CE">
              <w:rPr>
                <w:szCs w:val="22"/>
              </w:rPr>
              <w:t xml:space="preserve">Недопустимо одновременное наличие реквизитов ZK1_TrgtCdPr и </w:t>
            </w:r>
            <w:r w:rsidRPr="007036CE">
              <w:rPr>
                <w:b/>
                <w:szCs w:val="22"/>
              </w:rPr>
              <w:t>ZK2:</w:t>
            </w:r>
            <w:r w:rsidRPr="007036CE">
              <w:rPr>
                <w:szCs w:val="22"/>
              </w:rPr>
              <w:t>TrgtCdPr</w:t>
            </w:r>
          </w:p>
        </w:tc>
      </w:tr>
      <w:tr w:rsidR="008C41EF" w:rsidRPr="007036CE" w14:paraId="19853C31" w14:textId="77777777" w:rsidTr="005E4D91">
        <w:tc>
          <w:tcPr>
            <w:tcW w:w="1100" w:type="pct"/>
          </w:tcPr>
          <w:p w14:paraId="428F2EB2" w14:textId="77777777" w:rsidR="00961F38" w:rsidRPr="007036CE" w:rsidRDefault="00961F38" w:rsidP="00961F38">
            <w:pPr>
              <w:pStyle w:val="GOSTTablenorm"/>
              <w:rPr>
                <w:rFonts w:eastAsiaTheme="minorHAnsi"/>
              </w:rPr>
            </w:pPr>
            <w:r w:rsidRPr="007036CE">
              <w:t>Признак учета БА, ЛБО на ЛС плательщика</w:t>
            </w:r>
          </w:p>
        </w:tc>
        <w:tc>
          <w:tcPr>
            <w:tcW w:w="750" w:type="pct"/>
          </w:tcPr>
          <w:p w14:paraId="09FF2D72" w14:textId="77777777" w:rsidR="00961F38" w:rsidRPr="007036CE" w:rsidRDefault="00961F38" w:rsidP="00A62A7D">
            <w:pPr>
              <w:pStyle w:val="GOSTTablenorm"/>
            </w:pPr>
            <w:r w:rsidRPr="007036CE">
              <w:t>StmInfrmtn_SIGN_BaLbo_Snd</w:t>
            </w:r>
          </w:p>
        </w:tc>
        <w:tc>
          <w:tcPr>
            <w:tcW w:w="500" w:type="pct"/>
          </w:tcPr>
          <w:p w14:paraId="1D7F2C88" w14:textId="77777777" w:rsidR="00961F38" w:rsidRPr="007036CE" w:rsidRDefault="00BB45B7" w:rsidP="00961F38">
            <w:pPr>
              <w:pStyle w:val="GOSTTablenorm"/>
            </w:pPr>
            <w:r w:rsidRPr="007036CE">
              <w:t>Логический</w:t>
            </w:r>
          </w:p>
        </w:tc>
        <w:tc>
          <w:tcPr>
            <w:tcW w:w="277" w:type="pct"/>
          </w:tcPr>
          <w:p w14:paraId="32DC2723" w14:textId="77777777" w:rsidR="00961F38" w:rsidRPr="007036CE" w:rsidRDefault="00EE090D" w:rsidP="00961F38">
            <w:pPr>
              <w:pStyle w:val="GOSTTablenorm"/>
            </w:pPr>
            <w:r w:rsidRPr="007036CE">
              <w:t>Да</w:t>
            </w:r>
          </w:p>
        </w:tc>
        <w:tc>
          <w:tcPr>
            <w:tcW w:w="319" w:type="pct"/>
          </w:tcPr>
          <w:p w14:paraId="42D6395D" w14:textId="77777777" w:rsidR="00961F38" w:rsidRPr="007036CE" w:rsidRDefault="00BB45B7" w:rsidP="00961F38">
            <w:pPr>
              <w:pStyle w:val="GOSTTablenorm"/>
            </w:pPr>
            <w:r w:rsidRPr="007036CE">
              <w:t>-</w:t>
            </w:r>
          </w:p>
        </w:tc>
        <w:tc>
          <w:tcPr>
            <w:tcW w:w="2054" w:type="pct"/>
          </w:tcPr>
          <w:p w14:paraId="2F6381D9" w14:textId="77777777" w:rsidR="00961F38" w:rsidRPr="007036CE" w:rsidRDefault="00961F38" w:rsidP="00961F38">
            <w:pPr>
              <w:pStyle w:val="GOSTTablenorm"/>
            </w:pPr>
            <w:r w:rsidRPr="007036CE">
              <w:t>Указывается признак учета БА, ЛБО на ЛС плательщика.</w:t>
            </w:r>
          </w:p>
          <w:p w14:paraId="17792C3D" w14:textId="77777777" w:rsidR="00A62A7D" w:rsidRPr="007036CE" w:rsidRDefault="00961F38" w:rsidP="00EE090D">
            <w:pPr>
              <w:pStyle w:val="GOSTTablenorm"/>
            </w:pPr>
            <w:r w:rsidRPr="007036CE">
              <w:t>Может принимать значения:</w:t>
            </w:r>
          </w:p>
          <w:p w14:paraId="1EA2E1CD" w14:textId="557B1988" w:rsidR="00BD2274" w:rsidRPr="007036CE" w:rsidRDefault="00BD2274" w:rsidP="00BD2274">
            <w:pPr>
              <w:pStyle w:val="GOSTTableListMark1"/>
            </w:pPr>
            <w:r w:rsidRPr="007036CE">
              <w:t>«</w:t>
            </w:r>
            <w:r w:rsidRPr="007036CE">
              <w:rPr>
                <w:lang w:val="en-US"/>
              </w:rPr>
              <w:t>true</w:t>
            </w:r>
            <w:r w:rsidRPr="007036CE">
              <w:t xml:space="preserve">» </w:t>
            </w:r>
            <w:r w:rsidR="00FB1651" w:rsidRPr="007036CE">
              <w:t>–</w:t>
            </w:r>
            <w:r w:rsidRPr="007036CE">
              <w:t xml:space="preserve"> Да;</w:t>
            </w:r>
          </w:p>
          <w:p w14:paraId="69BD2D71" w14:textId="0CA43FF0" w:rsidR="00961F38" w:rsidRPr="007036CE" w:rsidRDefault="00BD2274" w:rsidP="00802219">
            <w:pPr>
              <w:pStyle w:val="GOSTTableListMark1"/>
            </w:pPr>
            <w:r w:rsidRPr="007036CE">
              <w:t>«</w:t>
            </w:r>
            <w:r w:rsidRPr="007036CE">
              <w:rPr>
                <w:lang w:val="en-US"/>
              </w:rPr>
              <w:t>false</w:t>
            </w:r>
            <w:r w:rsidRPr="007036CE">
              <w:t xml:space="preserve">» </w:t>
            </w:r>
            <w:r w:rsidR="00FB1651" w:rsidRPr="007036CE">
              <w:t>–</w:t>
            </w:r>
            <w:r w:rsidRPr="007036CE">
              <w:t xml:space="preserve"> Нет</w:t>
            </w:r>
          </w:p>
        </w:tc>
      </w:tr>
      <w:tr w:rsidR="008C41EF" w:rsidRPr="007036CE" w14:paraId="2595CCBA" w14:textId="77777777" w:rsidTr="005E4D91">
        <w:tc>
          <w:tcPr>
            <w:tcW w:w="1100" w:type="pct"/>
          </w:tcPr>
          <w:p w14:paraId="2762EC1C" w14:textId="77777777" w:rsidR="00EE090D" w:rsidRPr="007036CE" w:rsidRDefault="00EE090D" w:rsidP="00EE090D">
            <w:pPr>
              <w:pStyle w:val="GOSTTablenorm"/>
              <w:rPr>
                <w:rFonts w:eastAsiaTheme="minorHAnsi"/>
              </w:rPr>
            </w:pPr>
            <w:r w:rsidRPr="007036CE">
              <w:t>Признак учета ПОФР на ЛС пла</w:t>
            </w:r>
            <w:r w:rsidRPr="007036CE">
              <w:lastRenderedPageBreak/>
              <w:t>тельщика</w:t>
            </w:r>
          </w:p>
        </w:tc>
        <w:tc>
          <w:tcPr>
            <w:tcW w:w="750" w:type="pct"/>
          </w:tcPr>
          <w:p w14:paraId="1908AC84" w14:textId="77777777" w:rsidR="00EE090D" w:rsidRPr="007036CE" w:rsidRDefault="00EE090D" w:rsidP="00A62A7D">
            <w:pPr>
              <w:pStyle w:val="GOSTTablenorm"/>
            </w:pPr>
            <w:r w:rsidRPr="007036CE">
              <w:lastRenderedPageBreak/>
              <w:t>StmInfrmtn_SIGN_POF</w:t>
            </w:r>
            <w:r w:rsidRPr="007036CE">
              <w:lastRenderedPageBreak/>
              <w:t>R_Snd</w:t>
            </w:r>
          </w:p>
        </w:tc>
        <w:tc>
          <w:tcPr>
            <w:tcW w:w="500" w:type="pct"/>
          </w:tcPr>
          <w:p w14:paraId="7CCEFC39" w14:textId="77777777" w:rsidR="00EE090D" w:rsidRPr="007036CE" w:rsidRDefault="00BB45B7" w:rsidP="00EE090D">
            <w:pPr>
              <w:pStyle w:val="GOSTTablenorm"/>
            </w:pPr>
            <w:r w:rsidRPr="007036CE">
              <w:lastRenderedPageBreak/>
              <w:t>Логический</w:t>
            </w:r>
          </w:p>
        </w:tc>
        <w:tc>
          <w:tcPr>
            <w:tcW w:w="277" w:type="pct"/>
          </w:tcPr>
          <w:p w14:paraId="2BAF005C" w14:textId="77777777" w:rsidR="00EE090D" w:rsidRPr="007036CE" w:rsidRDefault="00EE090D" w:rsidP="00EE090D">
            <w:pPr>
              <w:pStyle w:val="GOSTTablenorm"/>
            </w:pPr>
            <w:r w:rsidRPr="007036CE">
              <w:t>Да</w:t>
            </w:r>
          </w:p>
        </w:tc>
        <w:tc>
          <w:tcPr>
            <w:tcW w:w="319" w:type="pct"/>
          </w:tcPr>
          <w:p w14:paraId="73AD8164" w14:textId="77777777" w:rsidR="00EE090D" w:rsidRPr="007036CE" w:rsidRDefault="00BB45B7" w:rsidP="00EE090D">
            <w:pPr>
              <w:pStyle w:val="GOSTTablenorm"/>
            </w:pPr>
            <w:r w:rsidRPr="007036CE">
              <w:t>-</w:t>
            </w:r>
          </w:p>
        </w:tc>
        <w:tc>
          <w:tcPr>
            <w:tcW w:w="2054" w:type="pct"/>
          </w:tcPr>
          <w:p w14:paraId="6249CD77" w14:textId="77777777" w:rsidR="00EE090D" w:rsidRPr="007036CE" w:rsidRDefault="00EE090D" w:rsidP="00EE090D">
            <w:pPr>
              <w:pStyle w:val="GOSTTablenorm"/>
            </w:pPr>
            <w:r w:rsidRPr="007036CE">
              <w:t>Указывается признак учета ПОФР на ЛС плательщика.</w:t>
            </w:r>
          </w:p>
          <w:p w14:paraId="445C3D0D" w14:textId="77777777" w:rsidR="00A62A7D" w:rsidRPr="007036CE" w:rsidRDefault="00EE090D" w:rsidP="00932ADC">
            <w:pPr>
              <w:pStyle w:val="GOSTTablenorm"/>
            </w:pPr>
            <w:r w:rsidRPr="007036CE">
              <w:lastRenderedPageBreak/>
              <w:t>Может принимать значения:</w:t>
            </w:r>
          </w:p>
          <w:p w14:paraId="219EE800" w14:textId="688AE1C5" w:rsidR="00BD2274" w:rsidRPr="007036CE" w:rsidRDefault="00BD2274" w:rsidP="00BD2274">
            <w:pPr>
              <w:pStyle w:val="GOSTTableListMark1"/>
            </w:pPr>
            <w:r w:rsidRPr="007036CE">
              <w:t>«</w:t>
            </w:r>
            <w:r w:rsidRPr="007036CE">
              <w:rPr>
                <w:lang w:val="en-US"/>
              </w:rPr>
              <w:t>true</w:t>
            </w:r>
            <w:r w:rsidRPr="007036CE">
              <w:t xml:space="preserve">» </w:t>
            </w:r>
            <w:r w:rsidR="00FB1651" w:rsidRPr="007036CE">
              <w:t>–</w:t>
            </w:r>
            <w:r w:rsidRPr="007036CE">
              <w:t xml:space="preserve"> Да;</w:t>
            </w:r>
          </w:p>
          <w:p w14:paraId="68371E64" w14:textId="40E7C643" w:rsidR="00EE090D" w:rsidRPr="007036CE" w:rsidRDefault="00BD2274" w:rsidP="00802219">
            <w:pPr>
              <w:pStyle w:val="GOSTTableListMark1"/>
            </w:pPr>
            <w:r w:rsidRPr="007036CE">
              <w:t>«</w:t>
            </w:r>
            <w:r w:rsidRPr="007036CE">
              <w:rPr>
                <w:lang w:val="en-US"/>
              </w:rPr>
              <w:t>false</w:t>
            </w:r>
            <w:r w:rsidRPr="007036CE">
              <w:t xml:space="preserve">» </w:t>
            </w:r>
            <w:r w:rsidR="00FB1651" w:rsidRPr="007036CE">
              <w:t>–</w:t>
            </w:r>
            <w:r w:rsidRPr="007036CE">
              <w:t xml:space="preserve"> Нет</w:t>
            </w:r>
          </w:p>
        </w:tc>
      </w:tr>
      <w:tr w:rsidR="008C41EF" w:rsidRPr="007036CE" w14:paraId="090193E0" w14:textId="77777777" w:rsidTr="005E4D91">
        <w:tc>
          <w:tcPr>
            <w:tcW w:w="1100" w:type="pct"/>
          </w:tcPr>
          <w:p w14:paraId="7EDBD2B5" w14:textId="77777777" w:rsidR="00EE090D" w:rsidRPr="007036CE" w:rsidRDefault="00EE090D" w:rsidP="00EE090D">
            <w:pPr>
              <w:pStyle w:val="GOSTTablenorm"/>
            </w:pPr>
            <w:r w:rsidRPr="007036CE">
              <w:lastRenderedPageBreak/>
              <w:t>Период действия ПОФР</w:t>
            </w:r>
          </w:p>
        </w:tc>
        <w:tc>
          <w:tcPr>
            <w:tcW w:w="750" w:type="pct"/>
          </w:tcPr>
          <w:p w14:paraId="522F7379" w14:textId="77777777" w:rsidR="00EE090D" w:rsidRPr="007036CE" w:rsidRDefault="00EE090D" w:rsidP="00A62A7D">
            <w:pPr>
              <w:pStyle w:val="GOSTTablenorm"/>
            </w:pPr>
            <w:r w:rsidRPr="007036CE">
              <w:t>StmInfrmtn_ValidityPOFR</w:t>
            </w:r>
          </w:p>
        </w:tc>
        <w:tc>
          <w:tcPr>
            <w:tcW w:w="500" w:type="pct"/>
          </w:tcPr>
          <w:p w14:paraId="016DBD68" w14:textId="77777777" w:rsidR="00EE090D" w:rsidRPr="007036CE" w:rsidRDefault="00EE090D" w:rsidP="00EE090D">
            <w:pPr>
              <w:pStyle w:val="GOSTTablenorm"/>
            </w:pPr>
            <w:r w:rsidRPr="007036CE">
              <w:t>Строка</w:t>
            </w:r>
          </w:p>
        </w:tc>
        <w:tc>
          <w:tcPr>
            <w:tcW w:w="277" w:type="pct"/>
          </w:tcPr>
          <w:p w14:paraId="6A07E717" w14:textId="77777777" w:rsidR="00EE090D" w:rsidRPr="007036CE" w:rsidRDefault="00EE090D" w:rsidP="00EE090D">
            <w:pPr>
              <w:pStyle w:val="GOSTTablenorm"/>
            </w:pPr>
            <w:r w:rsidRPr="007036CE">
              <w:t>Нет</w:t>
            </w:r>
          </w:p>
        </w:tc>
        <w:tc>
          <w:tcPr>
            <w:tcW w:w="319" w:type="pct"/>
          </w:tcPr>
          <w:p w14:paraId="4C3952EB" w14:textId="77777777" w:rsidR="00EE090D" w:rsidRPr="007036CE" w:rsidRDefault="00EE090D" w:rsidP="00EE090D">
            <w:pPr>
              <w:pStyle w:val="GOSTTablenorm"/>
            </w:pPr>
            <w:r w:rsidRPr="007036CE">
              <w:t>&lt;=3</w:t>
            </w:r>
          </w:p>
        </w:tc>
        <w:tc>
          <w:tcPr>
            <w:tcW w:w="2054" w:type="pct"/>
          </w:tcPr>
          <w:p w14:paraId="4E2EE673" w14:textId="77777777" w:rsidR="00EE090D" w:rsidRPr="007036CE" w:rsidRDefault="00EE090D" w:rsidP="00EE090D">
            <w:pPr>
              <w:pStyle w:val="GOSTTablenorm"/>
            </w:pPr>
            <w:r w:rsidRPr="007036CE">
              <w:t>Указывается период действия ПОФР.</w:t>
            </w:r>
          </w:p>
          <w:p w14:paraId="784BA4E3" w14:textId="77777777" w:rsidR="00EE090D" w:rsidRPr="007036CE" w:rsidRDefault="00EE090D" w:rsidP="000F64C5">
            <w:pPr>
              <w:pStyle w:val="GOSTTablenorm"/>
            </w:pPr>
            <w:r w:rsidRPr="007036CE">
              <w:t xml:space="preserve">Обязателен для заполнения, если в параметре «Признак учета ПОФР на ЛС </w:t>
            </w:r>
            <w:r w:rsidR="004F14FC" w:rsidRPr="007036CE">
              <w:t>плательщика</w:t>
            </w:r>
            <w:r w:rsidRPr="007036CE">
              <w:t>» (StmInfrmtn_SIGN_POFR_Snd</w:t>
            </w:r>
            <w:r w:rsidR="007E6F17" w:rsidRPr="007036CE">
              <w:t>) указано значение «</w:t>
            </w:r>
            <w:r w:rsidR="009C7DBE" w:rsidRPr="007036CE">
              <w:rPr>
                <w:lang w:val="en-US"/>
              </w:rPr>
              <w:t>true</w:t>
            </w:r>
            <w:r w:rsidR="007E6F17" w:rsidRPr="007036CE">
              <w:t>» (Да)</w:t>
            </w:r>
          </w:p>
        </w:tc>
      </w:tr>
      <w:tr w:rsidR="008C41EF" w:rsidRPr="007036CE" w14:paraId="5B6E93AA" w14:textId="77777777" w:rsidTr="005E4D91">
        <w:tc>
          <w:tcPr>
            <w:tcW w:w="1100" w:type="pct"/>
          </w:tcPr>
          <w:p w14:paraId="1C92B226" w14:textId="77777777" w:rsidR="00EE090D" w:rsidRPr="007036CE" w:rsidRDefault="00EE090D" w:rsidP="00EE090D">
            <w:pPr>
              <w:pStyle w:val="GOSTTablenorm"/>
            </w:pPr>
            <w:r w:rsidRPr="007036CE">
              <w:t>КБК для ПОФР плательщика</w:t>
            </w:r>
          </w:p>
        </w:tc>
        <w:tc>
          <w:tcPr>
            <w:tcW w:w="750" w:type="pct"/>
          </w:tcPr>
          <w:p w14:paraId="42C91101" w14:textId="77777777" w:rsidR="00EE090D" w:rsidRPr="007036CE" w:rsidRDefault="00EE090D" w:rsidP="00A62A7D">
            <w:pPr>
              <w:pStyle w:val="GOSTTablenorm"/>
            </w:pPr>
            <w:r w:rsidRPr="007036CE">
              <w:t>StmInfrmtn_KBKCtrlBalancePOFRPay</w:t>
            </w:r>
          </w:p>
        </w:tc>
        <w:tc>
          <w:tcPr>
            <w:tcW w:w="500" w:type="pct"/>
          </w:tcPr>
          <w:p w14:paraId="369E2BDB" w14:textId="77777777" w:rsidR="00EE090D" w:rsidRPr="007036CE" w:rsidRDefault="00EE090D" w:rsidP="00EE090D">
            <w:pPr>
              <w:pStyle w:val="GOSTTablenorm"/>
            </w:pPr>
            <w:r w:rsidRPr="007036CE">
              <w:t>Строка</w:t>
            </w:r>
          </w:p>
        </w:tc>
        <w:tc>
          <w:tcPr>
            <w:tcW w:w="277" w:type="pct"/>
          </w:tcPr>
          <w:p w14:paraId="6D0537E3" w14:textId="77777777" w:rsidR="00EE090D" w:rsidRPr="007036CE" w:rsidRDefault="00EE090D" w:rsidP="00EE090D">
            <w:pPr>
              <w:pStyle w:val="GOSTTablenorm"/>
            </w:pPr>
            <w:r w:rsidRPr="007036CE">
              <w:t>Нет</w:t>
            </w:r>
          </w:p>
        </w:tc>
        <w:tc>
          <w:tcPr>
            <w:tcW w:w="319" w:type="pct"/>
          </w:tcPr>
          <w:p w14:paraId="7C3DFCAB" w14:textId="77777777" w:rsidR="00EE090D" w:rsidRPr="007036CE" w:rsidRDefault="00EE090D" w:rsidP="00EE090D">
            <w:pPr>
              <w:pStyle w:val="GOSTTablenorm"/>
            </w:pPr>
            <w:r w:rsidRPr="007036CE">
              <w:t>=20</w:t>
            </w:r>
          </w:p>
        </w:tc>
        <w:tc>
          <w:tcPr>
            <w:tcW w:w="2054" w:type="pct"/>
          </w:tcPr>
          <w:p w14:paraId="71131A0A" w14:textId="77777777" w:rsidR="00EE090D" w:rsidRPr="007036CE" w:rsidRDefault="00EE090D" w:rsidP="00EE090D">
            <w:pPr>
              <w:pStyle w:val="GOSTTablenorm"/>
            </w:pPr>
            <w:r w:rsidRPr="007036CE">
              <w:t>Указывается КБК для контроля остатка ПОФР плательщика.</w:t>
            </w:r>
          </w:p>
          <w:p w14:paraId="04DADD75" w14:textId="77777777" w:rsidR="00EE090D" w:rsidRPr="007036CE" w:rsidRDefault="00EE090D" w:rsidP="000F64C5">
            <w:pPr>
              <w:pStyle w:val="GOSTTablenorm"/>
            </w:pPr>
            <w:r w:rsidRPr="007036CE">
              <w:t xml:space="preserve">Обязателен для заполнения, если в параметре «Признак учета ПОФР на ЛС </w:t>
            </w:r>
            <w:r w:rsidR="004F14FC" w:rsidRPr="007036CE">
              <w:t>плательщика</w:t>
            </w:r>
            <w:r w:rsidRPr="007036CE">
              <w:t xml:space="preserve">» (StmInfrmtn_SIGN_POFR_Snd) указано значение </w:t>
            </w:r>
            <w:r w:rsidR="007E6F17" w:rsidRPr="007036CE">
              <w:t>«</w:t>
            </w:r>
            <w:r w:rsidR="009C7DBE" w:rsidRPr="007036CE">
              <w:rPr>
                <w:lang w:val="en-US"/>
              </w:rPr>
              <w:t>true</w:t>
            </w:r>
            <w:r w:rsidR="007E6F17" w:rsidRPr="007036CE">
              <w:t>» (Да)</w:t>
            </w:r>
          </w:p>
        </w:tc>
      </w:tr>
      <w:tr w:rsidR="008C41EF" w:rsidRPr="007036CE" w14:paraId="1D90AFAB" w14:textId="77777777" w:rsidTr="005E4D91">
        <w:tc>
          <w:tcPr>
            <w:tcW w:w="1100" w:type="pct"/>
          </w:tcPr>
          <w:p w14:paraId="3C23C982" w14:textId="77777777" w:rsidR="00EE090D" w:rsidRPr="007036CE" w:rsidRDefault="00EE090D" w:rsidP="00EE090D">
            <w:pPr>
              <w:pStyle w:val="GOSTTablenorm"/>
              <w:rPr>
                <w:rFonts w:eastAsiaTheme="minorHAnsi"/>
                <w:b/>
              </w:rPr>
            </w:pPr>
            <w:r w:rsidRPr="007036CE">
              <w:rPr>
                <w:b/>
                <w:szCs w:val="22"/>
              </w:rPr>
              <w:t>Информация по строкам документа</w:t>
            </w:r>
          </w:p>
        </w:tc>
        <w:tc>
          <w:tcPr>
            <w:tcW w:w="750" w:type="pct"/>
          </w:tcPr>
          <w:p w14:paraId="43F65785" w14:textId="77777777" w:rsidR="00EE090D" w:rsidRPr="007036CE" w:rsidRDefault="00EE090D" w:rsidP="00EE090D">
            <w:pPr>
              <w:pStyle w:val="GOSTTablenorm"/>
              <w:rPr>
                <w:b/>
              </w:rPr>
            </w:pPr>
            <w:r w:rsidRPr="007036CE">
              <w:rPr>
                <w:b/>
              </w:rPr>
              <w:t>ZK2</w:t>
            </w:r>
          </w:p>
        </w:tc>
        <w:tc>
          <w:tcPr>
            <w:tcW w:w="500" w:type="pct"/>
          </w:tcPr>
          <w:p w14:paraId="5C88543E" w14:textId="77777777" w:rsidR="00EE090D" w:rsidRPr="007036CE" w:rsidRDefault="00EE090D" w:rsidP="00EE090D">
            <w:pPr>
              <w:pStyle w:val="GOSTTablenorm"/>
            </w:pPr>
            <w:r w:rsidRPr="007036CE">
              <w:t>Массив</w:t>
            </w:r>
          </w:p>
        </w:tc>
        <w:tc>
          <w:tcPr>
            <w:tcW w:w="277" w:type="pct"/>
          </w:tcPr>
          <w:p w14:paraId="7514C0F0" w14:textId="77777777" w:rsidR="00EE090D" w:rsidRPr="007036CE" w:rsidRDefault="00EE090D" w:rsidP="00EE090D">
            <w:pPr>
              <w:pStyle w:val="GOSTTablenorm"/>
            </w:pPr>
            <w:r w:rsidRPr="007036CE">
              <w:t>Да</w:t>
            </w:r>
          </w:p>
        </w:tc>
        <w:tc>
          <w:tcPr>
            <w:tcW w:w="319" w:type="pct"/>
          </w:tcPr>
          <w:p w14:paraId="383A9F0A" w14:textId="77777777" w:rsidR="00EE090D" w:rsidRPr="007036CE" w:rsidRDefault="00A62A7D" w:rsidP="00EE090D">
            <w:pPr>
              <w:pStyle w:val="GOSTTablenorm"/>
            </w:pPr>
            <w:r w:rsidRPr="007036CE">
              <w:t>-</w:t>
            </w:r>
          </w:p>
        </w:tc>
        <w:tc>
          <w:tcPr>
            <w:tcW w:w="2054" w:type="pct"/>
          </w:tcPr>
          <w:p w14:paraId="3BF4132E" w14:textId="77777777" w:rsidR="00EE090D" w:rsidRPr="007036CE" w:rsidRDefault="00A62A7D" w:rsidP="00EE090D">
            <w:pPr>
              <w:pStyle w:val="GOSTTablenorm"/>
            </w:pPr>
            <w:r w:rsidRPr="007036CE">
              <w:t>-</w:t>
            </w:r>
          </w:p>
        </w:tc>
      </w:tr>
      <w:tr w:rsidR="008C41EF" w:rsidRPr="007036CE" w14:paraId="5AA87597" w14:textId="77777777" w:rsidTr="005E4D91">
        <w:tc>
          <w:tcPr>
            <w:tcW w:w="1100" w:type="pct"/>
          </w:tcPr>
          <w:p w14:paraId="52AFF26F" w14:textId="77777777" w:rsidR="00EE090D" w:rsidRPr="007036CE" w:rsidRDefault="00EE090D" w:rsidP="00EE090D">
            <w:pPr>
              <w:pStyle w:val="GOSTTablenorm"/>
              <w:rPr>
                <w:rFonts w:eastAsiaTheme="minorHAnsi"/>
              </w:rPr>
            </w:pPr>
            <w:r w:rsidRPr="007036CE">
              <w:t>Идентификатор строки</w:t>
            </w:r>
          </w:p>
        </w:tc>
        <w:tc>
          <w:tcPr>
            <w:tcW w:w="750" w:type="pct"/>
          </w:tcPr>
          <w:p w14:paraId="42F478D2" w14:textId="77777777" w:rsidR="00EE090D" w:rsidRPr="007036CE" w:rsidRDefault="00EE090D" w:rsidP="00EE090D">
            <w:pPr>
              <w:pStyle w:val="GOSTTablenorm"/>
              <w:rPr>
                <w:lang w:val="en-US"/>
              </w:rPr>
            </w:pPr>
            <w:r w:rsidRPr="007036CE">
              <w:rPr>
                <w:b/>
              </w:rPr>
              <w:t>ZK2:</w:t>
            </w:r>
            <w:r w:rsidRPr="007036CE">
              <w:rPr>
                <w:lang w:val="en-US"/>
              </w:rPr>
              <w:t>id</w:t>
            </w:r>
          </w:p>
        </w:tc>
        <w:tc>
          <w:tcPr>
            <w:tcW w:w="500" w:type="pct"/>
          </w:tcPr>
          <w:p w14:paraId="37CBEABA" w14:textId="77777777" w:rsidR="00EE090D" w:rsidRPr="007036CE" w:rsidRDefault="00EE090D" w:rsidP="00EE090D">
            <w:pPr>
              <w:pStyle w:val="GOSTTablenorm"/>
            </w:pPr>
            <w:r w:rsidRPr="007036CE">
              <w:t>Число</w:t>
            </w:r>
          </w:p>
        </w:tc>
        <w:tc>
          <w:tcPr>
            <w:tcW w:w="277" w:type="pct"/>
          </w:tcPr>
          <w:p w14:paraId="24F8C4A1" w14:textId="77777777" w:rsidR="00EE090D" w:rsidRPr="007036CE" w:rsidRDefault="00EE090D" w:rsidP="00EE090D">
            <w:pPr>
              <w:pStyle w:val="GOSTTablenorm"/>
            </w:pPr>
            <w:r w:rsidRPr="007036CE">
              <w:t>Да</w:t>
            </w:r>
          </w:p>
        </w:tc>
        <w:tc>
          <w:tcPr>
            <w:tcW w:w="319" w:type="pct"/>
          </w:tcPr>
          <w:p w14:paraId="769C0CE8" w14:textId="77777777" w:rsidR="00EE090D" w:rsidRPr="007036CE" w:rsidRDefault="00EE090D" w:rsidP="00EE090D">
            <w:pPr>
              <w:pStyle w:val="GOSTTablenorm"/>
            </w:pPr>
            <w:r w:rsidRPr="007036CE">
              <w:t>&lt;=20</w:t>
            </w:r>
          </w:p>
        </w:tc>
        <w:tc>
          <w:tcPr>
            <w:tcW w:w="2054" w:type="pct"/>
          </w:tcPr>
          <w:p w14:paraId="5BA817DE" w14:textId="77777777" w:rsidR="00EE090D" w:rsidRPr="007036CE" w:rsidRDefault="00EE090D" w:rsidP="00EE090D">
            <w:pPr>
              <w:pStyle w:val="GOSTTablenorm"/>
            </w:pPr>
            <w:r w:rsidRPr="007036CE">
              <w:t>Указывается технический идентификатор строки</w:t>
            </w:r>
          </w:p>
        </w:tc>
      </w:tr>
      <w:tr w:rsidR="008C41EF" w:rsidRPr="007036CE" w14:paraId="4B9097A8" w14:textId="77777777" w:rsidTr="005E4D91">
        <w:tc>
          <w:tcPr>
            <w:tcW w:w="1100" w:type="pct"/>
          </w:tcPr>
          <w:p w14:paraId="0BB408CF" w14:textId="77777777" w:rsidR="00EE090D" w:rsidRPr="007036CE" w:rsidRDefault="00EE090D" w:rsidP="00EE090D">
            <w:pPr>
              <w:pStyle w:val="GOSTTablenorm"/>
              <w:rPr>
                <w:rFonts w:eastAsiaTheme="minorHAnsi"/>
              </w:rPr>
            </w:pPr>
            <w:r w:rsidRPr="007036CE">
              <w:rPr>
                <w:rFonts w:eastAsiaTheme="minorHAnsi"/>
              </w:rPr>
              <w:t>Номер строки по порядку</w:t>
            </w:r>
          </w:p>
        </w:tc>
        <w:tc>
          <w:tcPr>
            <w:tcW w:w="750" w:type="pct"/>
          </w:tcPr>
          <w:p w14:paraId="14C2B6B5" w14:textId="77777777" w:rsidR="00EE090D" w:rsidRPr="007036CE" w:rsidRDefault="00EE090D" w:rsidP="00EE090D">
            <w:pPr>
              <w:pStyle w:val="GOSTTablenorm"/>
            </w:pPr>
            <w:r w:rsidRPr="007036CE">
              <w:rPr>
                <w:b/>
              </w:rPr>
              <w:t>ZK2:</w:t>
            </w:r>
            <w:r w:rsidRPr="007036CE">
              <w:t>RcrdNm</w:t>
            </w:r>
          </w:p>
        </w:tc>
        <w:tc>
          <w:tcPr>
            <w:tcW w:w="500" w:type="pct"/>
          </w:tcPr>
          <w:p w14:paraId="0CE7F880" w14:textId="77777777" w:rsidR="00EE090D" w:rsidRPr="007036CE" w:rsidRDefault="00EE090D" w:rsidP="00EE090D">
            <w:pPr>
              <w:pStyle w:val="GOSTTablenorm"/>
            </w:pPr>
            <w:r w:rsidRPr="007036CE">
              <w:t>Число</w:t>
            </w:r>
          </w:p>
        </w:tc>
        <w:tc>
          <w:tcPr>
            <w:tcW w:w="277" w:type="pct"/>
          </w:tcPr>
          <w:p w14:paraId="3A350990" w14:textId="77777777" w:rsidR="00EE090D" w:rsidRPr="007036CE" w:rsidRDefault="00EE090D" w:rsidP="00EE090D">
            <w:pPr>
              <w:pStyle w:val="GOSTTablenorm"/>
            </w:pPr>
            <w:r w:rsidRPr="007036CE">
              <w:t>Да</w:t>
            </w:r>
          </w:p>
        </w:tc>
        <w:tc>
          <w:tcPr>
            <w:tcW w:w="319" w:type="pct"/>
          </w:tcPr>
          <w:p w14:paraId="1FBCA298" w14:textId="77777777" w:rsidR="00EE090D" w:rsidRPr="007036CE" w:rsidRDefault="00EE090D" w:rsidP="00EE090D">
            <w:pPr>
              <w:pStyle w:val="GOSTTablenorm"/>
            </w:pPr>
            <w:r w:rsidRPr="007036CE">
              <w:t>=20</w:t>
            </w:r>
          </w:p>
        </w:tc>
        <w:tc>
          <w:tcPr>
            <w:tcW w:w="2054" w:type="pct"/>
          </w:tcPr>
          <w:p w14:paraId="22B66D6C" w14:textId="77777777" w:rsidR="00EE090D" w:rsidRPr="007036CE" w:rsidRDefault="00EE090D" w:rsidP="00EE090D">
            <w:pPr>
              <w:pStyle w:val="GOSTTablenorm"/>
            </w:pPr>
            <w:r w:rsidRPr="007036CE">
              <w:t>Указывается порядковый номер строки расшифровки заявки.</w:t>
            </w:r>
          </w:p>
        </w:tc>
      </w:tr>
      <w:tr w:rsidR="008C41EF" w:rsidRPr="007036CE" w14:paraId="3EFE0A14" w14:textId="77777777" w:rsidTr="005E4D91">
        <w:tc>
          <w:tcPr>
            <w:tcW w:w="1100" w:type="pct"/>
          </w:tcPr>
          <w:p w14:paraId="0516F68E" w14:textId="77777777" w:rsidR="00EE090D" w:rsidRPr="007036CE" w:rsidRDefault="00EE090D" w:rsidP="00EE090D">
            <w:pPr>
              <w:pStyle w:val="GOSTTablenorm"/>
              <w:rPr>
                <w:rFonts w:eastAsiaTheme="minorHAnsi"/>
              </w:rPr>
            </w:pPr>
            <w:r w:rsidRPr="007036CE">
              <w:rPr>
                <w:szCs w:val="22"/>
              </w:rPr>
              <w:t>Код цели (аналитический код) плательщика</w:t>
            </w:r>
          </w:p>
        </w:tc>
        <w:tc>
          <w:tcPr>
            <w:tcW w:w="750" w:type="pct"/>
          </w:tcPr>
          <w:p w14:paraId="5CFD55FD" w14:textId="77777777" w:rsidR="00EE090D" w:rsidRPr="007036CE" w:rsidRDefault="00EE090D" w:rsidP="00EE090D">
            <w:pPr>
              <w:pStyle w:val="GOSTTablenorm"/>
              <w:rPr>
                <w:rFonts w:eastAsiaTheme="minorEastAsia"/>
                <w:szCs w:val="22"/>
              </w:rPr>
            </w:pPr>
            <w:r w:rsidRPr="007036CE">
              <w:rPr>
                <w:b/>
                <w:szCs w:val="22"/>
              </w:rPr>
              <w:t>ZK2:</w:t>
            </w:r>
            <w:r w:rsidRPr="007036CE">
              <w:rPr>
                <w:szCs w:val="22"/>
              </w:rPr>
              <w:t>TrgtCdPr</w:t>
            </w:r>
          </w:p>
        </w:tc>
        <w:tc>
          <w:tcPr>
            <w:tcW w:w="500" w:type="pct"/>
          </w:tcPr>
          <w:p w14:paraId="7DD8B1C9" w14:textId="77777777" w:rsidR="00EE090D" w:rsidRPr="007036CE" w:rsidRDefault="00EE090D" w:rsidP="00EE090D">
            <w:pPr>
              <w:pStyle w:val="GOSTTablenorm"/>
            </w:pPr>
            <w:r w:rsidRPr="007036CE">
              <w:rPr>
                <w:szCs w:val="22"/>
              </w:rPr>
              <w:t>Строка</w:t>
            </w:r>
          </w:p>
        </w:tc>
        <w:tc>
          <w:tcPr>
            <w:tcW w:w="277" w:type="pct"/>
          </w:tcPr>
          <w:p w14:paraId="7D2954EA" w14:textId="77777777" w:rsidR="00EE090D" w:rsidRPr="007036CE" w:rsidRDefault="00EE090D" w:rsidP="00EE090D">
            <w:pPr>
              <w:pStyle w:val="GOSTTablenorm"/>
            </w:pPr>
            <w:r w:rsidRPr="007036CE">
              <w:rPr>
                <w:szCs w:val="22"/>
              </w:rPr>
              <w:t>Нет</w:t>
            </w:r>
          </w:p>
        </w:tc>
        <w:tc>
          <w:tcPr>
            <w:tcW w:w="319" w:type="pct"/>
          </w:tcPr>
          <w:p w14:paraId="35ABA09A" w14:textId="77777777" w:rsidR="00EE090D" w:rsidRPr="007036CE" w:rsidRDefault="00EE090D" w:rsidP="00EE090D">
            <w:pPr>
              <w:pStyle w:val="GOSTTablenorm"/>
            </w:pPr>
            <w:r w:rsidRPr="007036CE">
              <w:rPr>
                <w:szCs w:val="22"/>
              </w:rPr>
              <w:t>&lt;=</w:t>
            </w:r>
            <w:r w:rsidRPr="007036CE">
              <w:rPr>
                <w:szCs w:val="22"/>
                <w:lang w:val="en-US"/>
              </w:rPr>
              <w:t>25</w:t>
            </w:r>
          </w:p>
        </w:tc>
        <w:tc>
          <w:tcPr>
            <w:tcW w:w="2054" w:type="pct"/>
          </w:tcPr>
          <w:p w14:paraId="143CF6B6" w14:textId="77777777" w:rsidR="00EE090D" w:rsidRPr="007036CE" w:rsidRDefault="00EE090D" w:rsidP="00EE090D">
            <w:pPr>
              <w:pStyle w:val="GOSTTablenorm"/>
            </w:pPr>
            <w:r w:rsidRPr="007036CE">
              <w:t>Указывается код цели (аналитический код) для отражения операции на ЛС плательщика</w:t>
            </w:r>
            <w:r w:rsidR="004F14FC" w:rsidRPr="007036CE">
              <w:t xml:space="preserve">, </w:t>
            </w:r>
            <w:r w:rsidR="004F14FC" w:rsidRPr="007036CE">
              <w:rPr>
                <w:szCs w:val="22"/>
              </w:rPr>
              <w:t>относящийся к текущей строке документа</w:t>
            </w:r>
            <w:r w:rsidRPr="007036CE">
              <w:t xml:space="preserve"> (при наличии).</w:t>
            </w:r>
          </w:p>
          <w:p w14:paraId="01D15187" w14:textId="77777777" w:rsidR="004F14FC" w:rsidRPr="007036CE" w:rsidRDefault="004F14FC" w:rsidP="004F14FC">
            <w:pPr>
              <w:keepNext/>
              <w:ind w:firstLine="30"/>
              <w:rPr>
                <w:sz w:val="22"/>
                <w:szCs w:val="22"/>
              </w:rPr>
            </w:pPr>
            <w:r w:rsidRPr="007036CE">
              <w:rPr>
                <w:sz w:val="22"/>
                <w:szCs w:val="22"/>
              </w:rPr>
              <w:t>Не заполняется, если заполнен реквизит ZK1_TrgtCdPr</w:t>
            </w:r>
            <w:r w:rsidR="007E6F17" w:rsidRPr="007036CE">
              <w:rPr>
                <w:sz w:val="22"/>
                <w:szCs w:val="22"/>
              </w:rPr>
              <w:t>.</w:t>
            </w:r>
          </w:p>
          <w:p w14:paraId="56315E5D" w14:textId="77777777" w:rsidR="004F14FC" w:rsidRPr="007036CE" w:rsidRDefault="004F14FC" w:rsidP="004F14FC">
            <w:pPr>
              <w:pStyle w:val="GOSTTablenorm"/>
            </w:pPr>
            <w:r w:rsidRPr="007036CE">
              <w:rPr>
                <w:szCs w:val="22"/>
              </w:rPr>
              <w:t xml:space="preserve">Недопустимо одновременное наличие реквизитов ZK1_TrgtCdPr и </w:t>
            </w:r>
            <w:r w:rsidRPr="007036CE">
              <w:rPr>
                <w:b/>
                <w:szCs w:val="22"/>
              </w:rPr>
              <w:t>ZK2:</w:t>
            </w:r>
            <w:r w:rsidRPr="007036CE">
              <w:rPr>
                <w:szCs w:val="22"/>
              </w:rPr>
              <w:t>TrgtCdPr</w:t>
            </w:r>
          </w:p>
        </w:tc>
      </w:tr>
      <w:tr w:rsidR="008C41EF" w:rsidRPr="007036CE" w14:paraId="6C3716E1" w14:textId="77777777" w:rsidTr="005E4D91">
        <w:tc>
          <w:tcPr>
            <w:tcW w:w="1100" w:type="pct"/>
          </w:tcPr>
          <w:p w14:paraId="32D56826" w14:textId="77777777" w:rsidR="004F14FC" w:rsidRPr="007036CE" w:rsidRDefault="004F14FC" w:rsidP="004F14FC">
            <w:pPr>
              <w:pStyle w:val="GOSTTablenorm"/>
              <w:rPr>
                <w:rFonts w:eastAsiaTheme="minorHAnsi"/>
              </w:rPr>
            </w:pPr>
            <w:r w:rsidRPr="007036CE">
              <w:rPr>
                <w:rFonts w:eastAsiaTheme="minorHAnsi"/>
                <w:lang w:val="en-US"/>
              </w:rPr>
              <w:t>Сумма в валюте заявки</w:t>
            </w:r>
          </w:p>
        </w:tc>
        <w:tc>
          <w:tcPr>
            <w:tcW w:w="750" w:type="pct"/>
          </w:tcPr>
          <w:p w14:paraId="40094D33" w14:textId="77777777" w:rsidR="004F14FC" w:rsidRPr="007036CE" w:rsidRDefault="004F14FC" w:rsidP="004F14FC">
            <w:pPr>
              <w:pStyle w:val="GOSTTablenorm"/>
            </w:pPr>
            <w:r w:rsidRPr="007036CE">
              <w:rPr>
                <w:b/>
                <w:szCs w:val="22"/>
              </w:rPr>
              <w:t>ZK2:</w:t>
            </w:r>
            <w:r w:rsidRPr="007036CE">
              <w:t>Smm</w:t>
            </w:r>
          </w:p>
        </w:tc>
        <w:tc>
          <w:tcPr>
            <w:tcW w:w="500" w:type="pct"/>
          </w:tcPr>
          <w:p w14:paraId="3FE37DBC" w14:textId="77777777" w:rsidR="004F14FC" w:rsidRPr="007036CE" w:rsidRDefault="004F14FC" w:rsidP="004F14FC">
            <w:pPr>
              <w:pStyle w:val="GOSTTablenorm"/>
            </w:pPr>
            <w:r w:rsidRPr="007036CE">
              <w:rPr>
                <w:szCs w:val="22"/>
              </w:rPr>
              <w:t>Сумма</w:t>
            </w:r>
          </w:p>
        </w:tc>
        <w:tc>
          <w:tcPr>
            <w:tcW w:w="277" w:type="pct"/>
          </w:tcPr>
          <w:p w14:paraId="155B77D5" w14:textId="77777777" w:rsidR="004F14FC" w:rsidRPr="007036CE" w:rsidRDefault="004F14FC" w:rsidP="004F14FC">
            <w:pPr>
              <w:pStyle w:val="GOSTTablenorm"/>
            </w:pPr>
            <w:r w:rsidRPr="007036CE">
              <w:rPr>
                <w:szCs w:val="22"/>
              </w:rPr>
              <w:t>Да</w:t>
            </w:r>
          </w:p>
        </w:tc>
        <w:tc>
          <w:tcPr>
            <w:tcW w:w="319" w:type="pct"/>
          </w:tcPr>
          <w:p w14:paraId="7110D462" w14:textId="77777777" w:rsidR="004F14FC" w:rsidRPr="007036CE" w:rsidRDefault="00E101E3" w:rsidP="004F14FC">
            <w:pPr>
              <w:pStyle w:val="GOSTTablenorm"/>
            </w:pPr>
            <w:r w:rsidRPr="007036CE">
              <w:t>-</w:t>
            </w:r>
          </w:p>
        </w:tc>
        <w:tc>
          <w:tcPr>
            <w:tcW w:w="2054" w:type="pct"/>
          </w:tcPr>
          <w:p w14:paraId="2DB0A1AC" w14:textId="77777777" w:rsidR="004F14FC" w:rsidRPr="007036CE" w:rsidRDefault="004F14FC" w:rsidP="00227C94">
            <w:pPr>
              <w:pStyle w:val="GOSTTablenorm"/>
            </w:pPr>
            <w:r w:rsidRPr="007036CE">
              <w:t xml:space="preserve">Сумма платежа </w:t>
            </w:r>
            <w:r w:rsidR="00FB4457" w:rsidRPr="007036CE">
              <w:t>в валюте Российской Федерации (в рублях)</w:t>
            </w:r>
            <w:r w:rsidRPr="007036CE">
              <w:t xml:space="preserve"> с точностью 2 знака после запятой</w:t>
            </w:r>
          </w:p>
        </w:tc>
      </w:tr>
      <w:tr w:rsidR="008C41EF" w:rsidRPr="007036CE" w14:paraId="61ABF791" w14:textId="77777777" w:rsidTr="005E4D91">
        <w:tc>
          <w:tcPr>
            <w:tcW w:w="1100" w:type="pct"/>
          </w:tcPr>
          <w:p w14:paraId="187595F3" w14:textId="77777777" w:rsidR="00EE090D" w:rsidRPr="007036CE" w:rsidRDefault="00EE090D" w:rsidP="00FB4457">
            <w:pPr>
              <w:pStyle w:val="GOSTTablenorm"/>
              <w:rPr>
                <w:rFonts w:eastAsiaTheme="minorHAnsi"/>
              </w:rPr>
            </w:pPr>
            <w:r w:rsidRPr="007036CE">
              <w:rPr>
                <w:rFonts w:eastAsiaTheme="minorHAnsi"/>
              </w:rPr>
              <w:t xml:space="preserve">Признак </w:t>
            </w:r>
            <w:r w:rsidR="00FB4457" w:rsidRPr="007036CE">
              <w:rPr>
                <w:rFonts w:eastAsiaTheme="minorHAnsi"/>
              </w:rPr>
              <w:t>исполнения</w:t>
            </w:r>
          </w:p>
        </w:tc>
        <w:tc>
          <w:tcPr>
            <w:tcW w:w="750" w:type="pct"/>
          </w:tcPr>
          <w:p w14:paraId="72064771" w14:textId="77777777" w:rsidR="00EE090D" w:rsidRPr="007036CE" w:rsidRDefault="00EE090D" w:rsidP="00EE090D">
            <w:pPr>
              <w:pStyle w:val="GOSTTablenorm"/>
            </w:pPr>
            <w:r w:rsidRPr="007036CE">
              <w:rPr>
                <w:b/>
                <w:szCs w:val="22"/>
              </w:rPr>
              <w:t>ZK2:</w:t>
            </w:r>
            <w:r w:rsidRPr="007036CE">
              <w:t>SIGN_PA_EXEC</w:t>
            </w:r>
          </w:p>
        </w:tc>
        <w:tc>
          <w:tcPr>
            <w:tcW w:w="500" w:type="pct"/>
          </w:tcPr>
          <w:p w14:paraId="75EFB4C8" w14:textId="77777777" w:rsidR="00EE090D" w:rsidRPr="007036CE" w:rsidRDefault="00EE090D" w:rsidP="00EE090D">
            <w:pPr>
              <w:pStyle w:val="GOSTTablenorm"/>
            </w:pPr>
            <w:r w:rsidRPr="007036CE">
              <w:t>Строка</w:t>
            </w:r>
          </w:p>
        </w:tc>
        <w:tc>
          <w:tcPr>
            <w:tcW w:w="277" w:type="pct"/>
          </w:tcPr>
          <w:p w14:paraId="07F74AE1" w14:textId="77777777" w:rsidR="00EE090D" w:rsidRPr="007036CE" w:rsidRDefault="00EE090D" w:rsidP="00EE090D">
            <w:pPr>
              <w:pStyle w:val="GOSTTablenorm"/>
            </w:pPr>
            <w:r w:rsidRPr="007036CE">
              <w:t>Нет</w:t>
            </w:r>
          </w:p>
        </w:tc>
        <w:tc>
          <w:tcPr>
            <w:tcW w:w="319" w:type="pct"/>
          </w:tcPr>
          <w:p w14:paraId="350054B5" w14:textId="77777777" w:rsidR="00EE090D" w:rsidRPr="007036CE" w:rsidRDefault="00EE090D" w:rsidP="00EE090D">
            <w:pPr>
              <w:pStyle w:val="GOSTTablenorm"/>
            </w:pPr>
            <w:r w:rsidRPr="007036CE">
              <w:t>=1</w:t>
            </w:r>
          </w:p>
        </w:tc>
        <w:tc>
          <w:tcPr>
            <w:tcW w:w="2054" w:type="pct"/>
          </w:tcPr>
          <w:p w14:paraId="68BE7BB8" w14:textId="77777777" w:rsidR="00EE090D" w:rsidRPr="007036CE" w:rsidRDefault="00EE090D" w:rsidP="00EE090D">
            <w:pPr>
              <w:pStyle w:val="GOSTTablenorm"/>
            </w:pPr>
            <w:r w:rsidRPr="007036CE">
              <w:t xml:space="preserve">Признак </w:t>
            </w:r>
            <w:r w:rsidR="00FB4457" w:rsidRPr="007036CE">
              <w:t>исполнения расчетного документа</w:t>
            </w:r>
            <w:r w:rsidRPr="007036CE">
              <w:t>.</w:t>
            </w:r>
          </w:p>
          <w:p w14:paraId="6E9D251F" w14:textId="77777777" w:rsidR="00EE090D" w:rsidRPr="007036CE" w:rsidRDefault="00EE090D" w:rsidP="00EE090D">
            <w:pPr>
              <w:pStyle w:val="GOSTTablenorm"/>
            </w:pPr>
            <w:r w:rsidRPr="007036CE">
              <w:lastRenderedPageBreak/>
              <w:t>Возможные значения:</w:t>
            </w:r>
          </w:p>
          <w:p w14:paraId="1DA609F4" w14:textId="77777777" w:rsidR="00EE090D" w:rsidRPr="007036CE" w:rsidRDefault="007E6F17">
            <w:pPr>
              <w:pStyle w:val="GOSTTableListMark1"/>
            </w:pPr>
            <w:r w:rsidRPr="007036CE">
              <w:t>«</w:t>
            </w:r>
            <w:r w:rsidR="00EE090D" w:rsidRPr="007036CE">
              <w:t>Y</w:t>
            </w:r>
            <w:r w:rsidRPr="007036CE">
              <w:t>»</w:t>
            </w:r>
            <w:r w:rsidR="00EE090D" w:rsidRPr="007036CE">
              <w:t xml:space="preserve"> </w:t>
            </w:r>
            <w:r w:rsidR="004F14FC" w:rsidRPr="007036CE">
              <w:t>–</w:t>
            </w:r>
            <w:r w:rsidR="00EE090D" w:rsidRPr="007036CE">
              <w:t xml:space="preserve"> </w:t>
            </w:r>
            <w:r w:rsidR="00FB4457" w:rsidRPr="007036CE">
              <w:t>Исполнен</w:t>
            </w:r>
            <w:r w:rsidR="004F14FC" w:rsidRPr="007036CE">
              <w:t>;</w:t>
            </w:r>
          </w:p>
          <w:p w14:paraId="05D89A81" w14:textId="77777777" w:rsidR="00EE090D" w:rsidRPr="007036CE" w:rsidRDefault="007E6F17" w:rsidP="00FB4457">
            <w:pPr>
              <w:pStyle w:val="GOSTTableListMark1"/>
            </w:pPr>
            <w:r w:rsidRPr="007036CE">
              <w:t>«</w:t>
            </w:r>
            <w:r w:rsidR="00EE090D" w:rsidRPr="007036CE">
              <w:t>N</w:t>
            </w:r>
            <w:r w:rsidRPr="007036CE">
              <w:t>»</w:t>
            </w:r>
            <w:r w:rsidR="00EE090D" w:rsidRPr="007036CE">
              <w:t xml:space="preserve"> </w:t>
            </w:r>
            <w:r w:rsidR="004F14FC" w:rsidRPr="007036CE">
              <w:t>–</w:t>
            </w:r>
            <w:r w:rsidR="00EE090D" w:rsidRPr="007036CE">
              <w:t xml:space="preserve"> </w:t>
            </w:r>
            <w:r w:rsidR="00FB4457" w:rsidRPr="007036CE">
              <w:t>Отменен</w:t>
            </w:r>
          </w:p>
        </w:tc>
      </w:tr>
    </w:tbl>
    <w:p w14:paraId="1D455211" w14:textId="77777777" w:rsidR="00562835" w:rsidRPr="007036CE" w:rsidRDefault="00562835" w:rsidP="00DA1780">
      <w:pPr>
        <w:pStyle w:val="51"/>
      </w:pPr>
      <w:bookmarkStart w:id="475" w:name="_Toc222927701"/>
      <w:r w:rsidRPr="007036CE">
        <w:lastRenderedPageBreak/>
        <w:t xml:space="preserve">Пример запроса </w:t>
      </w:r>
      <w:r w:rsidR="004F14FC" w:rsidRPr="007036CE">
        <w:t xml:space="preserve">по </w:t>
      </w:r>
      <w:r w:rsidRPr="007036CE">
        <w:t>документ</w:t>
      </w:r>
      <w:r w:rsidR="004F14FC" w:rsidRPr="007036CE">
        <w:t>у</w:t>
      </w:r>
      <w:r w:rsidRPr="007036CE">
        <w:t xml:space="preserve"> «Сводная заявка на кассовый расход» (ф.0531860) MSC_SumApplCashFTax_PBS</w:t>
      </w:r>
      <w:bookmarkEnd w:id="475"/>
    </w:p>
    <w:p w14:paraId="076A083B" w14:textId="77777777" w:rsidR="002309F4" w:rsidRPr="007036CE" w:rsidRDefault="002309F4" w:rsidP="002309F4">
      <w:pPr>
        <w:pStyle w:val="GOSTScript"/>
      </w:pPr>
      <w:r w:rsidRPr="007036CE">
        <w:t>{</w:t>
      </w:r>
    </w:p>
    <w:p w14:paraId="09CA7FCD" w14:textId="77777777" w:rsidR="002309F4" w:rsidRPr="007036CE" w:rsidRDefault="002309F4" w:rsidP="002309F4">
      <w:pPr>
        <w:pStyle w:val="GOSTScript"/>
      </w:pPr>
      <w:r w:rsidRPr="007036CE">
        <w:tab/>
        <w:t>"header": {</w:t>
      </w:r>
    </w:p>
    <w:p w14:paraId="38959013" w14:textId="77777777" w:rsidR="002309F4" w:rsidRPr="007036CE" w:rsidRDefault="002309F4" w:rsidP="002309F4">
      <w:pPr>
        <w:pStyle w:val="GOSTScript"/>
      </w:pPr>
      <w:r w:rsidRPr="007036CE">
        <w:tab/>
      </w:r>
      <w:r w:rsidRPr="007036CE">
        <w:tab/>
        <w:t>"Source": "EXP03",</w:t>
      </w:r>
    </w:p>
    <w:p w14:paraId="5CC4F002" w14:textId="77777777" w:rsidR="002309F4" w:rsidRPr="007036CE" w:rsidRDefault="002309F4" w:rsidP="002309F4">
      <w:pPr>
        <w:pStyle w:val="GOSTScript"/>
      </w:pPr>
      <w:r w:rsidRPr="007036CE">
        <w:tab/>
      </w:r>
      <w:r w:rsidRPr="007036CE">
        <w:tab/>
        <w:t>"ReqDateTime": "202</w:t>
      </w:r>
      <w:r w:rsidR="00346060" w:rsidRPr="007036CE">
        <w:t>4</w:t>
      </w:r>
      <w:r w:rsidRPr="007036CE">
        <w:t>-0</w:t>
      </w:r>
      <w:r w:rsidR="00346060" w:rsidRPr="007036CE">
        <w:t>1</w:t>
      </w:r>
      <w:r w:rsidRPr="007036CE">
        <w:t>-29 10:37:22",</w:t>
      </w:r>
    </w:p>
    <w:p w14:paraId="0A386508" w14:textId="77777777" w:rsidR="002309F4" w:rsidRPr="007036CE" w:rsidRDefault="002309F4" w:rsidP="002309F4">
      <w:pPr>
        <w:pStyle w:val="GOSTScript"/>
      </w:pPr>
      <w:r w:rsidRPr="007036CE">
        <w:tab/>
      </w:r>
      <w:r w:rsidRPr="007036CE">
        <w:tab/>
        <w:t>"Version": "1.0",</w:t>
      </w:r>
    </w:p>
    <w:p w14:paraId="30889164" w14:textId="77777777" w:rsidR="002309F4" w:rsidRPr="007036CE" w:rsidRDefault="002309F4" w:rsidP="002309F4">
      <w:pPr>
        <w:pStyle w:val="GOSTScript"/>
      </w:pPr>
      <w:r w:rsidRPr="007036CE">
        <w:tab/>
      </w:r>
      <w:r w:rsidRPr="007036CE">
        <w:tab/>
        <w:t>"Params": [</w:t>
      </w:r>
    </w:p>
    <w:p w14:paraId="023E66A0" w14:textId="77777777" w:rsidR="002309F4" w:rsidRPr="007036CE" w:rsidRDefault="002309F4" w:rsidP="002309F4">
      <w:pPr>
        <w:pStyle w:val="GOSTScript"/>
      </w:pPr>
      <w:r w:rsidRPr="007036CE">
        <w:tab/>
      </w:r>
      <w:r w:rsidRPr="007036CE">
        <w:tab/>
      </w:r>
      <w:r w:rsidRPr="007036CE">
        <w:tab/>
        <w:t>{</w:t>
      </w:r>
    </w:p>
    <w:p w14:paraId="2EF3AB91" w14:textId="77777777" w:rsidR="002309F4" w:rsidRPr="007036CE" w:rsidRDefault="002309F4" w:rsidP="002309F4">
      <w:pPr>
        <w:pStyle w:val="GOSTScript"/>
      </w:pPr>
      <w:r w:rsidRPr="007036CE">
        <w:tab/>
      </w:r>
      <w:r w:rsidRPr="007036CE">
        <w:tab/>
      </w:r>
      <w:r w:rsidRPr="007036CE">
        <w:tab/>
      </w:r>
      <w:r w:rsidRPr="007036CE">
        <w:tab/>
        <w:t>"param": "example",</w:t>
      </w:r>
    </w:p>
    <w:p w14:paraId="5509B04B" w14:textId="77777777" w:rsidR="002309F4" w:rsidRPr="007036CE" w:rsidRDefault="002309F4" w:rsidP="002309F4">
      <w:pPr>
        <w:pStyle w:val="GOSTScript"/>
      </w:pPr>
      <w:r w:rsidRPr="007036CE">
        <w:tab/>
      </w:r>
      <w:r w:rsidRPr="007036CE">
        <w:tab/>
      </w:r>
      <w:r w:rsidRPr="007036CE">
        <w:tab/>
      </w:r>
      <w:r w:rsidRPr="007036CE">
        <w:tab/>
        <w:t>"value": "01"</w:t>
      </w:r>
    </w:p>
    <w:p w14:paraId="6FBD1D30" w14:textId="77777777" w:rsidR="002309F4" w:rsidRPr="007036CE" w:rsidRDefault="002309F4" w:rsidP="002309F4">
      <w:pPr>
        <w:pStyle w:val="GOSTScript"/>
      </w:pPr>
      <w:r w:rsidRPr="007036CE">
        <w:tab/>
      </w:r>
      <w:r w:rsidRPr="007036CE">
        <w:tab/>
      </w:r>
      <w:r w:rsidRPr="007036CE">
        <w:tab/>
        <w:t>}</w:t>
      </w:r>
    </w:p>
    <w:p w14:paraId="4515A283" w14:textId="77777777" w:rsidR="002309F4" w:rsidRPr="007036CE" w:rsidRDefault="002309F4" w:rsidP="002309F4">
      <w:pPr>
        <w:pStyle w:val="GOSTScript"/>
      </w:pPr>
      <w:r w:rsidRPr="007036CE">
        <w:tab/>
      </w:r>
      <w:r w:rsidRPr="007036CE">
        <w:tab/>
        <w:t>],</w:t>
      </w:r>
    </w:p>
    <w:p w14:paraId="6A0860F7" w14:textId="77777777" w:rsidR="002309F4" w:rsidRPr="007036CE" w:rsidRDefault="002309F4" w:rsidP="002309F4">
      <w:pPr>
        <w:pStyle w:val="GOSTScript"/>
      </w:pPr>
      <w:r w:rsidRPr="007036CE">
        <w:tab/>
      </w:r>
      <w:r w:rsidRPr="007036CE">
        <w:tab/>
        <w:t>"ReqGuid": "b0d4ce5d-2757-4699-948c-cfa72ba94f10",</w:t>
      </w:r>
    </w:p>
    <w:p w14:paraId="5E7CDAB7" w14:textId="77777777" w:rsidR="002309F4" w:rsidRPr="007036CE" w:rsidRDefault="002309F4" w:rsidP="002309F4">
      <w:pPr>
        <w:pStyle w:val="GOSTScript"/>
      </w:pPr>
      <w:r w:rsidRPr="007036CE">
        <w:tab/>
      </w:r>
      <w:r w:rsidRPr="007036CE">
        <w:tab/>
        <w:t>"DocGuid": "0bd90a7c-e339-46ff-ac39-71029ff81370",</w:t>
      </w:r>
    </w:p>
    <w:p w14:paraId="76DF8966" w14:textId="77777777" w:rsidR="002309F4" w:rsidRPr="007036CE" w:rsidRDefault="002309F4" w:rsidP="002309F4">
      <w:pPr>
        <w:pStyle w:val="GOSTScript"/>
      </w:pPr>
      <w:r w:rsidRPr="007036CE">
        <w:tab/>
      </w:r>
      <w:r w:rsidRPr="007036CE">
        <w:tab/>
        <w:t>"RequestType": "ACCOUNTING",</w:t>
      </w:r>
    </w:p>
    <w:p w14:paraId="78A715F9" w14:textId="77777777" w:rsidR="002309F4" w:rsidRPr="007036CE" w:rsidRDefault="002309F4" w:rsidP="002309F4">
      <w:pPr>
        <w:pStyle w:val="GOSTScript"/>
      </w:pPr>
      <w:r w:rsidRPr="007036CE">
        <w:tab/>
      </w:r>
      <w:r w:rsidRPr="007036CE">
        <w:tab/>
        <w:t>"TypeDoc": "MSC_SumApplCashFTax_PBS",</w:t>
      </w:r>
    </w:p>
    <w:p w14:paraId="3D02DE7A" w14:textId="77777777" w:rsidR="002309F4" w:rsidRPr="007036CE" w:rsidRDefault="002309F4" w:rsidP="002309F4">
      <w:pPr>
        <w:pStyle w:val="GOSTScript"/>
      </w:pPr>
      <w:r w:rsidRPr="007036CE">
        <w:tab/>
      </w:r>
      <w:r w:rsidRPr="007036CE">
        <w:tab/>
        <w:t>"Stage": "auth",</w:t>
      </w:r>
    </w:p>
    <w:p w14:paraId="321DD340" w14:textId="77777777" w:rsidR="002309F4" w:rsidRPr="007036CE" w:rsidRDefault="002309F4" w:rsidP="002309F4">
      <w:pPr>
        <w:pStyle w:val="GOSTScript"/>
      </w:pPr>
      <w:r w:rsidRPr="007036CE">
        <w:tab/>
      </w:r>
      <w:r w:rsidRPr="007036CE">
        <w:tab/>
        <w:t>"BalLevContrl": 0,</w:t>
      </w:r>
    </w:p>
    <w:p w14:paraId="3D3E0B6D" w14:textId="77777777" w:rsidR="002309F4" w:rsidRPr="007036CE" w:rsidRDefault="002309F4" w:rsidP="002309F4">
      <w:pPr>
        <w:pStyle w:val="GOSTScript"/>
      </w:pPr>
      <w:r w:rsidRPr="007036CE">
        <w:tab/>
      </w:r>
      <w:r w:rsidRPr="007036CE">
        <w:tab/>
        <w:t>"Subject": "6000",</w:t>
      </w:r>
    </w:p>
    <w:p w14:paraId="104931E3" w14:textId="77777777" w:rsidR="002309F4" w:rsidRPr="007036CE" w:rsidRDefault="002309F4" w:rsidP="002309F4">
      <w:pPr>
        <w:pStyle w:val="GOSTScript"/>
      </w:pPr>
      <w:r w:rsidRPr="007036CE">
        <w:tab/>
      </w:r>
      <w:r w:rsidRPr="007036CE">
        <w:tab/>
        <w:t>"SettlementDate": "202</w:t>
      </w:r>
      <w:r w:rsidR="00346060" w:rsidRPr="007036CE">
        <w:t>4</w:t>
      </w:r>
      <w:r w:rsidRPr="007036CE">
        <w:t>-0</w:t>
      </w:r>
      <w:r w:rsidR="00346060" w:rsidRPr="007036CE">
        <w:t>1</w:t>
      </w:r>
      <w:r w:rsidRPr="007036CE">
        <w:t>-29"</w:t>
      </w:r>
    </w:p>
    <w:p w14:paraId="630B8A69" w14:textId="77777777" w:rsidR="002309F4" w:rsidRPr="007036CE" w:rsidRDefault="002309F4" w:rsidP="002309F4">
      <w:pPr>
        <w:pStyle w:val="GOSTScript"/>
      </w:pPr>
      <w:r w:rsidRPr="007036CE">
        <w:tab/>
        <w:t>},</w:t>
      </w:r>
    </w:p>
    <w:p w14:paraId="4CC9B9C8" w14:textId="77777777" w:rsidR="002309F4" w:rsidRPr="007036CE" w:rsidRDefault="002309F4" w:rsidP="002309F4">
      <w:pPr>
        <w:pStyle w:val="GOSTScript"/>
      </w:pPr>
      <w:r w:rsidRPr="007036CE">
        <w:tab/>
        <w:t>"document": {</w:t>
      </w:r>
    </w:p>
    <w:p w14:paraId="71E90D1D" w14:textId="77777777" w:rsidR="002309F4" w:rsidRPr="007036CE" w:rsidRDefault="002309F4" w:rsidP="002309F4">
      <w:pPr>
        <w:pStyle w:val="GOSTScript"/>
      </w:pPr>
      <w:r w:rsidRPr="007036CE">
        <w:tab/>
      </w:r>
      <w:r w:rsidRPr="007036CE">
        <w:tab/>
        <w:t>"ZK_RqstNm": "</w:t>
      </w:r>
      <w:r w:rsidR="00D90ACC" w:rsidRPr="007036CE">
        <w:t>03420-23-03487</w:t>
      </w:r>
      <w:r w:rsidRPr="007036CE">
        <w:t>",</w:t>
      </w:r>
    </w:p>
    <w:p w14:paraId="14A8FB1D" w14:textId="77777777" w:rsidR="002309F4" w:rsidRPr="007036CE" w:rsidRDefault="002309F4" w:rsidP="002309F4">
      <w:pPr>
        <w:pStyle w:val="GOSTScript"/>
      </w:pPr>
      <w:r w:rsidRPr="007036CE">
        <w:tab/>
      </w:r>
      <w:r w:rsidRPr="007036CE">
        <w:tab/>
        <w:t>"ZK_MSC_Infrmtn_CrtnDt": "202</w:t>
      </w:r>
      <w:r w:rsidR="00346060" w:rsidRPr="007036CE">
        <w:t>3</w:t>
      </w:r>
      <w:r w:rsidRPr="007036CE">
        <w:t>-10-12",</w:t>
      </w:r>
    </w:p>
    <w:p w14:paraId="31B63877" w14:textId="77777777" w:rsidR="002309F4" w:rsidRPr="007036CE" w:rsidRDefault="002309F4" w:rsidP="002309F4">
      <w:pPr>
        <w:pStyle w:val="GOSTScript"/>
      </w:pPr>
      <w:r w:rsidRPr="007036CE">
        <w:tab/>
      </w:r>
      <w:r w:rsidRPr="007036CE">
        <w:tab/>
        <w:t>"ZK_DcTp": "</w:t>
      </w:r>
      <w:ins w:id="476" w:author="Сатлер Марина Викторовна" w:date="2024-06-25T11:40:00Z">
        <w:r w:rsidR="00D74762" w:rsidRPr="007036CE">
          <w:t>ZSV</w:t>
        </w:r>
      </w:ins>
      <w:del w:id="477" w:author="Сатлер Марина Викторовна" w:date="2024-06-25T11:40:00Z">
        <w:r w:rsidRPr="007036CE" w:rsidDel="00D74762">
          <w:delText>ЗСВ</w:delText>
        </w:r>
      </w:del>
      <w:r w:rsidRPr="007036CE">
        <w:t>",</w:t>
      </w:r>
    </w:p>
    <w:p w14:paraId="36A0F829" w14:textId="77777777" w:rsidR="002309F4" w:rsidRPr="007036CE" w:rsidRDefault="002309F4" w:rsidP="002309F4">
      <w:pPr>
        <w:pStyle w:val="GOSTScript"/>
      </w:pPr>
      <w:r w:rsidRPr="007036CE">
        <w:tab/>
      </w:r>
      <w:r w:rsidRPr="007036CE">
        <w:tab/>
        <w:t>"StmInfrmtn_Contour": "1",</w:t>
      </w:r>
    </w:p>
    <w:p w14:paraId="585D08F2" w14:textId="77777777" w:rsidR="002309F4" w:rsidRPr="007036CE" w:rsidRDefault="002309F4" w:rsidP="002309F4">
      <w:pPr>
        <w:pStyle w:val="GOSTScript"/>
      </w:pPr>
      <w:r w:rsidRPr="007036CE">
        <w:lastRenderedPageBreak/>
        <w:tab/>
      </w:r>
      <w:r w:rsidRPr="007036CE">
        <w:tab/>
        <w:t>"StmInfrmtn_AccessLevelStereotype": 1,</w:t>
      </w:r>
    </w:p>
    <w:p w14:paraId="042D13C5" w14:textId="77777777" w:rsidR="002309F4" w:rsidRPr="007036CE" w:rsidRDefault="002309F4" w:rsidP="002309F4">
      <w:pPr>
        <w:pStyle w:val="GOSTScript"/>
      </w:pPr>
      <w:r w:rsidRPr="007036CE">
        <w:tab/>
      </w:r>
      <w:r w:rsidRPr="007036CE">
        <w:tab/>
        <w:t>"ZK_MSC_Orgnztn_MSC_Bdgt_Cd": "99010001",</w:t>
      </w:r>
    </w:p>
    <w:p w14:paraId="505C169A" w14:textId="77777777" w:rsidR="002309F4" w:rsidRPr="007036CE" w:rsidRDefault="002309F4" w:rsidP="002309F4">
      <w:pPr>
        <w:pStyle w:val="GOSTScript"/>
      </w:pPr>
      <w:r w:rsidRPr="007036CE">
        <w:tab/>
      </w:r>
      <w:r w:rsidRPr="007036CE">
        <w:tab/>
        <w:t>"ZK_MSC_Cstmr_AcntNmbr": "03621А57300",</w:t>
      </w:r>
    </w:p>
    <w:p w14:paraId="77DBE7F6" w14:textId="77777777" w:rsidR="002309F4" w:rsidRPr="007036CE" w:rsidRDefault="002309F4" w:rsidP="002309F4">
      <w:pPr>
        <w:pStyle w:val="GOSTScript"/>
      </w:pPr>
      <w:r w:rsidRPr="007036CE">
        <w:tab/>
      </w:r>
      <w:r w:rsidRPr="007036CE">
        <w:tab/>
        <w:t>"ZK1_KBKExpns": "18210604011021000110",</w:t>
      </w:r>
    </w:p>
    <w:p w14:paraId="4A5EB649" w14:textId="77777777" w:rsidR="002309F4" w:rsidRPr="007036CE" w:rsidRDefault="002309F4" w:rsidP="002309F4">
      <w:pPr>
        <w:pStyle w:val="GOSTScript"/>
      </w:pPr>
      <w:r w:rsidRPr="007036CE">
        <w:tab/>
      </w:r>
      <w:r w:rsidRPr="007036CE">
        <w:tab/>
        <w:t>"</w:t>
      </w:r>
      <w:r w:rsidR="00605DFD" w:rsidRPr="007036CE">
        <w:t>ZK1_TpKBKexp</w:t>
      </w:r>
      <w:r w:rsidRPr="007036CE">
        <w:t>": "</w:t>
      </w:r>
      <w:ins w:id="478" w:author="Сатлер Марина Викторовна" w:date="2024-06-25T11:41:00Z">
        <w:r w:rsidR="00D74762" w:rsidRPr="007036CE">
          <w:t>Costs</w:t>
        </w:r>
      </w:ins>
      <w:del w:id="479" w:author="Сатлер Марина Викторовна" w:date="2024-06-25T11:41:00Z">
        <w:r w:rsidRPr="007036CE" w:rsidDel="00D74762">
          <w:delText>10</w:delText>
        </w:r>
      </w:del>
      <w:r w:rsidRPr="007036CE">
        <w:t>",</w:t>
      </w:r>
    </w:p>
    <w:p w14:paraId="2E83FA58" w14:textId="77777777" w:rsidR="002309F4" w:rsidRPr="007036CE" w:rsidRDefault="002309F4" w:rsidP="002309F4">
      <w:pPr>
        <w:pStyle w:val="GOSTScript"/>
      </w:pPr>
      <w:r w:rsidRPr="007036CE">
        <w:tab/>
      </w:r>
      <w:r w:rsidRPr="007036CE">
        <w:tab/>
        <w:t>"ZK1_TrgtCdPr": "010</w:t>
      </w:r>
      <w:r w:rsidRPr="007036CE">
        <w:rPr>
          <w:lang w:val="ru-RU"/>
        </w:rPr>
        <w:t>О</w:t>
      </w:r>
      <w:r w:rsidRPr="007036CE">
        <w:t>A1545505",</w:t>
      </w:r>
    </w:p>
    <w:p w14:paraId="1827C40F" w14:textId="77777777" w:rsidR="002309F4" w:rsidRPr="007036CE" w:rsidRDefault="002309F4" w:rsidP="002309F4">
      <w:pPr>
        <w:pStyle w:val="GOSTScript"/>
      </w:pPr>
      <w:r w:rsidRPr="007036CE">
        <w:tab/>
      </w:r>
      <w:r w:rsidRPr="007036CE">
        <w:tab/>
        <w:t xml:space="preserve">"StmInfrmtn_SIGN_BaLbo_Snd": </w:t>
      </w:r>
      <w:ins w:id="480" w:author="Сатлер Марина Викторовна" w:date="2024-06-25T11:41:00Z">
        <w:r w:rsidR="00D74762" w:rsidRPr="007036CE">
          <w:t>false</w:t>
        </w:r>
      </w:ins>
      <w:del w:id="481" w:author="Сатлер Марина Викторовна" w:date="2024-06-25T11:41:00Z">
        <w:r w:rsidRPr="007036CE" w:rsidDel="00D74762">
          <w:delText>0</w:delText>
        </w:r>
      </w:del>
      <w:r w:rsidRPr="007036CE">
        <w:t>,</w:t>
      </w:r>
    </w:p>
    <w:p w14:paraId="48992EDE" w14:textId="77777777" w:rsidR="002309F4" w:rsidRPr="007036CE" w:rsidRDefault="002309F4" w:rsidP="002309F4">
      <w:pPr>
        <w:pStyle w:val="GOSTScript"/>
      </w:pPr>
      <w:r w:rsidRPr="007036CE">
        <w:tab/>
      </w:r>
      <w:r w:rsidRPr="007036CE">
        <w:tab/>
        <w:t xml:space="preserve">"StmInfrmtn_SIGN_POFR_Snd": </w:t>
      </w:r>
      <w:ins w:id="482" w:author="Сатлер Марина Викторовна" w:date="2024-06-25T11:41:00Z">
        <w:r w:rsidR="00D74762" w:rsidRPr="007036CE">
          <w:t>true</w:t>
        </w:r>
      </w:ins>
      <w:del w:id="483" w:author="Сатлер Марина Викторовна" w:date="2024-06-25T11:41:00Z">
        <w:r w:rsidRPr="007036CE" w:rsidDel="00D74762">
          <w:delText>1</w:delText>
        </w:r>
      </w:del>
      <w:r w:rsidRPr="007036CE">
        <w:t>,</w:t>
      </w:r>
    </w:p>
    <w:p w14:paraId="37A7D610" w14:textId="77777777" w:rsidR="002309F4" w:rsidRPr="007036CE" w:rsidRDefault="002309F4" w:rsidP="002309F4">
      <w:pPr>
        <w:pStyle w:val="GOSTScript"/>
      </w:pPr>
      <w:r w:rsidRPr="007036CE">
        <w:tab/>
      </w:r>
      <w:r w:rsidRPr="007036CE">
        <w:tab/>
        <w:t>"StmInfrmtn_ValidityPOFR": "К01",</w:t>
      </w:r>
    </w:p>
    <w:p w14:paraId="3CCBEE5E" w14:textId="77777777" w:rsidR="002309F4" w:rsidRPr="007036CE" w:rsidRDefault="002309F4" w:rsidP="002309F4">
      <w:pPr>
        <w:pStyle w:val="GOSTScript"/>
      </w:pPr>
      <w:r w:rsidRPr="007036CE">
        <w:tab/>
      </w:r>
      <w:r w:rsidRPr="007036CE">
        <w:tab/>
        <w:t>"StmInfrmtn_KBKCtrlBalancePOFRPay": "</w:t>
      </w:r>
      <w:r w:rsidR="004D3502" w:rsidRPr="007036CE">
        <w:t>100</w:t>
      </w:r>
      <w:r w:rsidRPr="007036CE">
        <w:t>10604012021000110",</w:t>
      </w:r>
    </w:p>
    <w:p w14:paraId="76845BB8" w14:textId="77777777" w:rsidR="002309F4" w:rsidRPr="007036CE" w:rsidRDefault="002309F4" w:rsidP="002309F4">
      <w:pPr>
        <w:pStyle w:val="GOSTScript"/>
      </w:pPr>
      <w:r w:rsidRPr="007036CE">
        <w:tab/>
      </w:r>
      <w:r w:rsidRPr="007036CE">
        <w:tab/>
        <w:t>"ZK2": [</w:t>
      </w:r>
    </w:p>
    <w:p w14:paraId="4EBF9E4D" w14:textId="77777777" w:rsidR="002309F4" w:rsidRPr="007036CE" w:rsidRDefault="002309F4" w:rsidP="002309F4">
      <w:pPr>
        <w:pStyle w:val="GOSTScript"/>
      </w:pPr>
      <w:r w:rsidRPr="007036CE">
        <w:tab/>
      </w:r>
      <w:r w:rsidRPr="007036CE">
        <w:tab/>
      </w:r>
      <w:r w:rsidRPr="007036CE">
        <w:tab/>
        <w:t>{</w:t>
      </w:r>
    </w:p>
    <w:p w14:paraId="2828BE93" w14:textId="77777777" w:rsidR="002309F4" w:rsidRPr="007036CE" w:rsidRDefault="002309F4" w:rsidP="002309F4">
      <w:pPr>
        <w:pStyle w:val="GOSTScript"/>
      </w:pPr>
      <w:r w:rsidRPr="007036CE">
        <w:tab/>
      </w:r>
      <w:r w:rsidRPr="007036CE">
        <w:tab/>
      </w:r>
      <w:r w:rsidRPr="007036CE">
        <w:tab/>
      </w:r>
      <w:r w:rsidRPr="007036CE">
        <w:tab/>
        <w:t>"id": 1,</w:t>
      </w:r>
    </w:p>
    <w:p w14:paraId="3E23D5A2" w14:textId="77777777" w:rsidR="002309F4" w:rsidRPr="007036CE" w:rsidRDefault="002309F4" w:rsidP="002309F4">
      <w:pPr>
        <w:pStyle w:val="GOSTScript"/>
      </w:pPr>
      <w:r w:rsidRPr="007036CE">
        <w:tab/>
      </w:r>
      <w:r w:rsidRPr="007036CE">
        <w:tab/>
      </w:r>
      <w:r w:rsidRPr="007036CE">
        <w:tab/>
      </w:r>
      <w:r w:rsidRPr="007036CE">
        <w:tab/>
        <w:t>"RcrdNm": 1,</w:t>
      </w:r>
    </w:p>
    <w:p w14:paraId="7FC78595" w14:textId="77777777" w:rsidR="002309F4" w:rsidRPr="007036CE" w:rsidRDefault="002309F4" w:rsidP="002309F4">
      <w:pPr>
        <w:pStyle w:val="GOSTScript"/>
      </w:pPr>
      <w:r w:rsidRPr="007036CE">
        <w:tab/>
      </w:r>
      <w:r w:rsidRPr="007036CE">
        <w:tab/>
      </w:r>
      <w:r w:rsidRPr="007036CE">
        <w:tab/>
      </w:r>
      <w:r w:rsidRPr="007036CE">
        <w:tab/>
        <w:t>"Smm": 560.00,</w:t>
      </w:r>
    </w:p>
    <w:p w14:paraId="245CAE40" w14:textId="77777777" w:rsidR="002309F4" w:rsidRPr="007036CE" w:rsidRDefault="002309F4" w:rsidP="002309F4">
      <w:pPr>
        <w:pStyle w:val="GOSTScript"/>
      </w:pPr>
      <w:r w:rsidRPr="007036CE">
        <w:tab/>
      </w:r>
      <w:r w:rsidRPr="007036CE">
        <w:tab/>
      </w:r>
      <w:r w:rsidRPr="007036CE">
        <w:tab/>
      </w:r>
      <w:r w:rsidRPr="007036CE">
        <w:tab/>
        <w:t>"SIGN_PA_EXEC": "Y"</w:t>
      </w:r>
    </w:p>
    <w:p w14:paraId="12959050" w14:textId="77777777" w:rsidR="002309F4" w:rsidRPr="007036CE" w:rsidRDefault="002309F4" w:rsidP="002309F4">
      <w:pPr>
        <w:pStyle w:val="GOSTScript"/>
      </w:pPr>
      <w:r w:rsidRPr="007036CE">
        <w:tab/>
      </w:r>
      <w:r w:rsidRPr="007036CE">
        <w:tab/>
      </w:r>
      <w:r w:rsidRPr="007036CE">
        <w:tab/>
        <w:t>}</w:t>
      </w:r>
    </w:p>
    <w:p w14:paraId="0ECE1658" w14:textId="77777777" w:rsidR="002309F4" w:rsidRPr="007036CE" w:rsidRDefault="002309F4" w:rsidP="002309F4">
      <w:pPr>
        <w:pStyle w:val="GOSTScript"/>
      </w:pPr>
      <w:r w:rsidRPr="007036CE">
        <w:tab/>
      </w:r>
      <w:r w:rsidRPr="007036CE">
        <w:tab/>
        <w:t>]</w:t>
      </w:r>
    </w:p>
    <w:p w14:paraId="133BFA2D" w14:textId="77777777" w:rsidR="002309F4" w:rsidRPr="007036CE" w:rsidRDefault="002309F4" w:rsidP="002309F4">
      <w:pPr>
        <w:pStyle w:val="GOSTScript"/>
      </w:pPr>
      <w:r w:rsidRPr="007036CE">
        <w:tab/>
        <w:t>}</w:t>
      </w:r>
    </w:p>
    <w:p w14:paraId="7EF93968" w14:textId="77777777" w:rsidR="00562835" w:rsidRPr="007036CE" w:rsidRDefault="002309F4" w:rsidP="002309F4">
      <w:pPr>
        <w:pStyle w:val="GOSTScript"/>
      </w:pPr>
      <w:r w:rsidRPr="007036CE">
        <w:t>}</w:t>
      </w:r>
    </w:p>
    <w:p w14:paraId="3A1C394D" w14:textId="77777777" w:rsidR="00970437" w:rsidRPr="007036CE" w:rsidRDefault="00970437" w:rsidP="00DA1780">
      <w:pPr>
        <w:pStyle w:val="41"/>
      </w:pPr>
      <w:bookmarkStart w:id="484" w:name="_Toc155714077"/>
      <w:bookmarkStart w:id="485" w:name="_Toc155714178"/>
      <w:bookmarkStart w:id="486" w:name="_Toc157072682"/>
      <w:bookmarkStart w:id="487" w:name="_Toc157072912"/>
      <w:bookmarkStart w:id="488" w:name="_Toc157156186"/>
      <w:bookmarkStart w:id="489" w:name="_Toc157156416"/>
      <w:bookmarkStart w:id="490" w:name="_Toc157156646"/>
      <w:bookmarkStart w:id="491" w:name="_Ref158392512"/>
      <w:bookmarkStart w:id="492" w:name="_Toc222927702"/>
      <w:bookmarkEnd w:id="484"/>
      <w:bookmarkEnd w:id="485"/>
      <w:bookmarkEnd w:id="486"/>
      <w:bookmarkEnd w:id="487"/>
      <w:bookmarkEnd w:id="488"/>
      <w:bookmarkEnd w:id="489"/>
      <w:bookmarkEnd w:id="490"/>
      <w:r w:rsidRPr="007036CE">
        <w:t xml:space="preserve">«Заявление на выдачу (перевод, отзыв) </w:t>
      </w:r>
      <w:r w:rsidR="009E4B64" w:rsidRPr="007036CE">
        <w:t>К</w:t>
      </w:r>
      <w:r w:rsidRPr="007036CE">
        <w:t xml:space="preserve">азначейского </w:t>
      </w:r>
      <w:r w:rsidR="009E4B64" w:rsidRPr="007036CE">
        <w:t>обеспечения обязательств</w:t>
      </w:r>
      <w:r w:rsidR="00B276AA" w:rsidRPr="007036CE">
        <w:t>»</w:t>
      </w:r>
      <w:r w:rsidRPr="007036CE">
        <w:t xml:space="preserve"> (ф. 0506108) MSC_STATEKZA_0506108</w:t>
      </w:r>
      <w:bookmarkEnd w:id="491"/>
      <w:bookmarkEnd w:id="492"/>
    </w:p>
    <w:p w14:paraId="67CF15D0" w14:textId="77777777" w:rsidR="00970437" w:rsidRPr="007036CE" w:rsidRDefault="00970437" w:rsidP="00DA1780">
      <w:pPr>
        <w:pStyle w:val="51"/>
      </w:pPr>
      <w:bookmarkStart w:id="493" w:name="_Toc222927703"/>
      <w:r w:rsidRPr="007036CE">
        <w:t xml:space="preserve">Перечень параметров тела запроса (Document) по документу «Заявление на выдачу (перевод, отзыв) </w:t>
      </w:r>
      <w:r w:rsidR="009E4B64" w:rsidRPr="007036CE">
        <w:t>К</w:t>
      </w:r>
      <w:r w:rsidRPr="007036CE">
        <w:t xml:space="preserve">азначейского </w:t>
      </w:r>
      <w:r w:rsidR="009E4B64" w:rsidRPr="007036CE">
        <w:t>обеспечения обязательств</w:t>
      </w:r>
      <w:r w:rsidR="00B276AA" w:rsidRPr="007036CE">
        <w:t>»</w:t>
      </w:r>
      <w:r w:rsidRPr="007036CE">
        <w:t xml:space="preserve"> (ф. 0506108) MSC_STATEKZA_0506108</w:t>
      </w:r>
      <w:bookmarkEnd w:id="493"/>
    </w:p>
    <w:p w14:paraId="0E84BA69" w14:textId="01D62435" w:rsidR="00C256D8" w:rsidRPr="007036CE" w:rsidRDefault="005A2340" w:rsidP="00802219">
      <w:pPr>
        <w:pStyle w:val="GOSTNameTable"/>
      </w:pPr>
      <w:r w:rsidRPr="007036CE">
        <w:rPr>
          <w:noProof/>
        </w:rPr>
        <w:fldChar w:fldCharType="begin"/>
      </w:r>
      <w:r w:rsidRPr="007036CE">
        <w:rPr>
          <w:noProof/>
        </w:rPr>
        <w:instrText xml:space="preserve"> SEQ Таблица \* ARABIC </w:instrText>
      </w:r>
      <w:r w:rsidRPr="007036CE">
        <w:rPr>
          <w:noProof/>
        </w:rPr>
        <w:fldChar w:fldCharType="separate"/>
      </w:r>
      <w:bookmarkStart w:id="494" w:name="_Toc222927983"/>
      <w:r w:rsidR="00BD74E1">
        <w:rPr>
          <w:noProof/>
        </w:rPr>
        <w:t>10</w:t>
      </w:r>
      <w:r w:rsidRPr="007036CE">
        <w:rPr>
          <w:noProof/>
        </w:rPr>
        <w:fldChar w:fldCharType="end"/>
      </w:r>
      <w:r w:rsidR="00C256D8" w:rsidRPr="007036CE">
        <w:t xml:space="preserve"> </w:t>
      </w:r>
      <w:r w:rsidR="00CC2920" w:rsidRPr="007036CE">
        <w:t>–</w:t>
      </w:r>
      <w:r w:rsidR="00C256D8" w:rsidRPr="007036CE">
        <w:t xml:space="preserve"> Параметры тела (Document) запроса на подбор / сторнирование / переформирование записей учета по документу «Заявление на выдачу (перевод, отзыв) </w:t>
      </w:r>
      <w:r w:rsidR="009E4B64" w:rsidRPr="007036CE">
        <w:t>К</w:t>
      </w:r>
      <w:r w:rsidR="00C256D8" w:rsidRPr="007036CE">
        <w:t xml:space="preserve">азначейского </w:t>
      </w:r>
      <w:r w:rsidR="009E4B64" w:rsidRPr="007036CE">
        <w:t>обеспечения обязательств</w:t>
      </w:r>
      <w:r w:rsidR="00C256D8" w:rsidRPr="007036CE">
        <w:t>» (ф. 0506108) MSC_STATEKZA_0506108</w:t>
      </w:r>
      <w:bookmarkEnd w:id="494"/>
    </w:p>
    <w:tbl>
      <w:tblPr>
        <w:tblStyle w:val="GOSTTable"/>
        <w:tblW w:w="5000" w:type="pct"/>
        <w:tblLayout w:type="fixed"/>
        <w:tblLook w:val="07E0" w:firstRow="1" w:lastRow="1" w:firstColumn="1" w:lastColumn="1" w:noHBand="1" w:noVBand="1"/>
      </w:tblPr>
      <w:tblGrid>
        <w:gridCol w:w="3467"/>
        <w:gridCol w:w="2364"/>
        <w:gridCol w:w="1576"/>
        <w:gridCol w:w="927"/>
        <w:gridCol w:w="1005"/>
        <w:gridCol w:w="6421"/>
      </w:tblGrid>
      <w:tr w:rsidR="005E4D91" w:rsidRPr="007036CE" w14:paraId="7607D744" w14:textId="77777777" w:rsidTr="005E4D91">
        <w:trPr>
          <w:cnfStyle w:val="100000000000" w:firstRow="1" w:lastRow="0" w:firstColumn="0" w:lastColumn="0" w:oddVBand="0" w:evenVBand="0" w:oddHBand="0" w:evenHBand="0" w:firstRowFirstColumn="0" w:firstRowLastColumn="0" w:lastRowFirstColumn="0" w:lastRowLastColumn="0"/>
          <w:trHeight w:val="1002"/>
        </w:trPr>
        <w:tc>
          <w:tcPr>
            <w:tcW w:w="1100" w:type="pct"/>
            <w:hideMark/>
          </w:tcPr>
          <w:p w14:paraId="14F00C90" w14:textId="77777777" w:rsidR="00970437" w:rsidRPr="007036CE" w:rsidRDefault="00970437" w:rsidP="00C6777A">
            <w:pPr>
              <w:pStyle w:val="GOSTTableHead"/>
              <w:rPr>
                <w:szCs w:val="22"/>
              </w:rPr>
            </w:pPr>
            <w:r w:rsidRPr="007036CE">
              <w:rPr>
                <w:szCs w:val="22"/>
              </w:rPr>
              <w:t>Наименование параметра</w:t>
            </w:r>
          </w:p>
        </w:tc>
        <w:tc>
          <w:tcPr>
            <w:tcW w:w="750" w:type="pct"/>
            <w:hideMark/>
          </w:tcPr>
          <w:p w14:paraId="581EAF8D" w14:textId="77777777" w:rsidR="00970437" w:rsidRPr="007036CE" w:rsidRDefault="00970437" w:rsidP="00C6777A">
            <w:pPr>
              <w:pStyle w:val="GOSTTableHead"/>
              <w:rPr>
                <w:szCs w:val="22"/>
              </w:rPr>
            </w:pPr>
            <w:r w:rsidRPr="007036CE">
              <w:rPr>
                <w:szCs w:val="22"/>
              </w:rPr>
              <w:t>Название тэга</w:t>
            </w:r>
          </w:p>
        </w:tc>
        <w:tc>
          <w:tcPr>
            <w:tcW w:w="500" w:type="pct"/>
            <w:hideMark/>
          </w:tcPr>
          <w:p w14:paraId="2C4199C1" w14:textId="77777777" w:rsidR="00970437" w:rsidRPr="007036CE" w:rsidRDefault="00970437" w:rsidP="00C6777A">
            <w:pPr>
              <w:pStyle w:val="GOSTTableHead"/>
              <w:rPr>
                <w:szCs w:val="22"/>
              </w:rPr>
            </w:pPr>
            <w:r w:rsidRPr="007036CE">
              <w:rPr>
                <w:szCs w:val="22"/>
              </w:rPr>
              <w:t>Тип данных</w:t>
            </w:r>
          </w:p>
        </w:tc>
        <w:tc>
          <w:tcPr>
            <w:tcW w:w="294" w:type="pct"/>
          </w:tcPr>
          <w:p w14:paraId="6BB4394F" w14:textId="77777777" w:rsidR="00970437" w:rsidRPr="007036CE" w:rsidRDefault="00970437" w:rsidP="00C6777A">
            <w:pPr>
              <w:pStyle w:val="GOSTTableHead"/>
              <w:rPr>
                <w:szCs w:val="22"/>
              </w:rPr>
            </w:pPr>
            <w:r w:rsidRPr="007036CE">
              <w:rPr>
                <w:szCs w:val="22"/>
              </w:rPr>
              <w:t>Обязательность</w:t>
            </w:r>
          </w:p>
        </w:tc>
        <w:tc>
          <w:tcPr>
            <w:tcW w:w="319" w:type="pct"/>
            <w:hideMark/>
          </w:tcPr>
          <w:p w14:paraId="7C076E60" w14:textId="77777777" w:rsidR="00970437" w:rsidRPr="007036CE" w:rsidRDefault="00970437" w:rsidP="00C6777A">
            <w:pPr>
              <w:pStyle w:val="GOSTTableHead"/>
              <w:rPr>
                <w:szCs w:val="22"/>
              </w:rPr>
            </w:pPr>
            <w:r w:rsidRPr="007036CE">
              <w:rPr>
                <w:szCs w:val="22"/>
              </w:rPr>
              <w:t>Размерность</w:t>
            </w:r>
          </w:p>
        </w:tc>
        <w:tc>
          <w:tcPr>
            <w:tcW w:w="2037" w:type="pct"/>
          </w:tcPr>
          <w:p w14:paraId="4422619F" w14:textId="77777777" w:rsidR="00970437" w:rsidRPr="007036CE" w:rsidRDefault="00970437" w:rsidP="00C6777A">
            <w:pPr>
              <w:pStyle w:val="GOSTTableHead"/>
              <w:rPr>
                <w:szCs w:val="22"/>
              </w:rPr>
            </w:pPr>
            <w:r w:rsidRPr="007036CE">
              <w:rPr>
                <w:szCs w:val="22"/>
              </w:rPr>
              <w:t>Описание</w:t>
            </w:r>
          </w:p>
        </w:tc>
      </w:tr>
      <w:tr w:rsidR="00F66EF8" w:rsidRPr="007036CE" w14:paraId="4B2FABE1" w14:textId="77777777" w:rsidTr="005E4D91">
        <w:tc>
          <w:tcPr>
            <w:tcW w:w="1100" w:type="pct"/>
          </w:tcPr>
          <w:p w14:paraId="25DA48FC" w14:textId="77777777" w:rsidR="00970437" w:rsidRPr="007036CE" w:rsidRDefault="00970437" w:rsidP="00C6777A">
            <w:pPr>
              <w:pStyle w:val="GOSTTablenorm"/>
            </w:pPr>
            <w:r w:rsidRPr="007036CE">
              <w:rPr>
                <w:szCs w:val="22"/>
              </w:rPr>
              <w:t>Номер документа</w:t>
            </w:r>
          </w:p>
        </w:tc>
        <w:tc>
          <w:tcPr>
            <w:tcW w:w="750" w:type="pct"/>
          </w:tcPr>
          <w:p w14:paraId="422EB9FF" w14:textId="77777777" w:rsidR="00970437" w:rsidRPr="007036CE" w:rsidRDefault="001B7C2B">
            <w:pPr>
              <w:pStyle w:val="GOSTTablenorm"/>
            </w:pPr>
            <w:r w:rsidRPr="007036CE">
              <w:t>TtlPrt_NumDoc</w:t>
            </w:r>
          </w:p>
        </w:tc>
        <w:tc>
          <w:tcPr>
            <w:tcW w:w="500" w:type="pct"/>
          </w:tcPr>
          <w:p w14:paraId="15A24C4C" w14:textId="77777777" w:rsidR="00970437" w:rsidRPr="007036CE" w:rsidRDefault="00970437" w:rsidP="00C6777A">
            <w:pPr>
              <w:pStyle w:val="GOSTTablenorm"/>
            </w:pPr>
            <w:r w:rsidRPr="007036CE">
              <w:rPr>
                <w:szCs w:val="22"/>
              </w:rPr>
              <w:t>Строка</w:t>
            </w:r>
          </w:p>
        </w:tc>
        <w:tc>
          <w:tcPr>
            <w:tcW w:w="294" w:type="pct"/>
          </w:tcPr>
          <w:p w14:paraId="0E55BF3A" w14:textId="77777777" w:rsidR="00970437" w:rsidRPr="007036CE" w:rsidRDefault="00970437" w:rsidP="00C6777A">
            <w:pPr>
              <w:pStyle w:val="GOSTTablenorm"/>
            </w:pPr>
            <w:r w:rsidRPr="007036CE">
              <w:rPr>
                <w:szCs w:val="22"/>
              </w:rPr>
              <w:t>Да</w:t>
            </w:r>
          </w:p>
        </w:tc>
        <w:tc>
          <w:tcPr>
            <w:tcW w:w="319" w:type="pct"/>
          </w:tcPr>
          <w:p w14:paraId="0A95CFB8" w14:textId="77777777" w:rsidR="00970437" w:rsidRPr="007036CE" w:rsidRDefault="00C6777A" w:rsidP="00C6777A">
            <w:pPr>
              <w:pStyle w:val="GOSTTablenorm"/>
            </w:pPr>
            <w:r w:rsidRPr="007036CE">
              <w:t>&lt;= 50</w:t>
            </w:r>
          </w:p>
        </w:tc>
        <w:tc>
          <w:tcPr>
            <w:tcW w:w="2037" w:type="pct"/>
          </w:tcPr>
          <w:p w14:paraId="304E6970" w14:textId="77777777" w:rsidR="00970437" w:rsidRPr="007036CE" w:rsidRDefault="00970437" w:rsidP="00C6777A">
            <w:pPr>
              <w:pStyle w:val="GOSTTablenorm"/>
            </w:pPr>
            <w:r w:rsidRPr="007036CE">
              <w:rPr>
                <w:szCs w:val="22"/>
              </w:rPr>
              <w:t>Указывается номер документа</w:t>
            </w:r>
          </w:p>
        </w:tc>
      </w:tr>
      <w:tr w:rsidR="00F66EF8" w:rsidRPr="007036CE" w14:paraId="7455F3DA" w14:textId="77777777" w:rsidTr="005E4D91">
        <w:tc>
          <w:tcPr>
            <w:tcW w:w="1100" w:type="pct"/>
          </w:tcPr>
          <w:p w14:paraId="7EE1A76F" w14:textId="77777777" w:rsidR="00970437" w:rsidRPr="007036CE" w:rsidRDefault="00970437" w:rsidP="00C6777A">
            <w:pPr>
              <w:pStyle w:val="GOSTTablenorm"/>
            </w:pPr>
            <w:r w:rsidRPr="007036CE">
              <w:rPr>
                <w:szCs w:val="22"/>
              </w:rPr>
              <w:lastRenderedPageBreak/>
              <w:t>Дата документа</w:t>
            </w:r>
          </w:p>
        </w:tc>
        <w:tc>
          <w:tcPr>
            <w:tcW w:w="750" w:type="pct"/>
          </w:tcPr>
          <w:p w14:paraId="31E13F37" w14:textId="77777777" w:rsidR="00970437" w:rsidRPr="007036CE" w:rsidRDefault="001B7C2B">
            <w:pPr>
              <w:pStyle w:val="GOSTTablenorm"/>
            </w:pPr>
            <w:r w:rsidRPr="007036CE">
              <w:t>TtlPrt_DcDt</w:t>
            </w:r>
          </w:p>
        </w:tc>
        <w:tc>
          <w:tcPr>
            <w:tcW w:w="500" w:type="pct"/>
          </w:tcPr>
          <w:p w14:paraId="2942FE6B" w14:textId="77777777" w:rsidR="00970437" w:rsidRPr="007036CE" w:rsidRDefault="00970437" w:rsidP="00C6777A">
            <w:pPr>
              <w:pStyle w:val="GOSTTablenorm"/>
            </w:pPr>
            <w:r w:rsidRPr="007036CE">
              <w:rPr>
                <w:bCs/>
                <w:szCs w:val="22"/>
              </w:rPr>
              <w:t>Дата</w:t>
            </w:r>
          </w:p>
        </w:tc>
        <w:tc>
          <w:tcPr>
            <w:tcW w:w="294" w:type="pct"/>
          </w:tcPr>
          <w:p w14:paraId="0A2715C2" w14:textId="77777777" w:rsidR="00970437" w:rsidRPr="007036CE" w:rsidRDefault="00970437" w:rsidP="00C6777A">
            <w:pPr>
              <w:pStyle w:val="GOSTTablenorm"/>
            </w:pPr>
            <w:r w:rsidRPr="007036CE">
              <w:rPr>
                <w:szCs w:val="22"/>
              </w:rPr>
              <w:t>Да</w:t>
            </w:r>
          </w:p>
        </w:tc>
        <w:tc>
          <w:tcPr>
            <w:tcW w:w="319" w:type="pct"/>
          </w:tcPr>
          <w:p w14:paraId="187A6083" w14:textId="77777777" w:rsidR="00970437" w:rsidRPr="007036CE" w:rsidRDefault="00D821D4" w:rsidP="00C6777A">
            <w:pPr>
              <w:pStyle w:val="GOSTTablenorm"/>
            </w:pPr>
            <w:r w:rsidRPr="007036CE">
              <w:t>-</w:t>
            </w:r>
          </w:p>
        </w:tc>
        <w:tc>
          <w:tcPr>
            <w:tcW w:w="2037" w:type="pct"/>
          </w:tcPr>
          <w:p w14:paraId="29D53B70" w14:textId="77777777" w:rsidR="00970437" w:rsidRPr="007036CE" w:rsidRDefault="00970437" w:rsidP="00C6777A">
            <w:pPr>
              <w:pStyle w:val="GOSTTablenorm"/>
            </w:pPr>
            <w:r w:rsidRPr="007036CE">
              <w:rPr>
                <w:szCs w:val="22"/>
              </w:rPr>
              <w:t>Указывается дата</w:t>
            </w:r>
            <w:r w:rsidR="00C17F1B" w:rsidRPr="007036CE">
              <w:rPr>
                <w:szCs w:val="22"/>
              </w:rPr>
              <w:t xml:space="preserve"> документа в формате YYYY-MM-DD</w:t>
            </w:r>
          </w:p>
        </w:tc>
      </w:tr>
      <w:tr w:rsidR="00F66EF8" w:rsidRPr="007036CE" w14:paraId="549DFCBE" w14:textId="77777777" w:rsidTr="005E4D91">
        <w:tc>
          <w:tcPr>
            <w:tcW w:w="1100" w:type="pct"/>
          </w:tcPr>
          <w:p w14:paraId="2078ECEE" w14:textId="77777777" w:rsidR="00803556" w:rsidRPr="007036CE" w:rsidRDefault="00803556" w:rsidP="00803556">
            <w:pPr>
              <w:pStyle w:val="GOSTTablenorm"/>
              <w:rPr>
                <w:szCs w:val="22"/>
              </w:rPr>
            </w:pPr>
            <w:r w:rsidRPr="007036CE">
              <w:rPr>
                <w:szCs w:val="22"/>
              </w:rPr>
              <w:t>Вид документа</w:t>
            </w:r>
          </w:p>
        </w:tc>
        <w:tc>
          <w:tcPr>
            <w:tcW w:w="750" w:type="pct"/>
          </w:tcPr>
          <w:p w14:paraId="5A262E51" w14:textId="77777777" w:rsidR="00803556" w:rsidRPr="007036CE" w:rsidRDefault="0042191A">
            <w:pPr>
              <w:pStyle w:val="GOSTTablenorm"/>
            </w:pPr>
            <w:r w:rsidRPr="007036CE">
              <w:t>TtlPrt_DcTp</w:t>
            </w:r>
          </w:p>
        </w:tc>
        <w:tc>
          <w:tcPr>
            <w:tcW w:w="500" w:type="pct"/>
          </w:tcPr>
          <w:p w14:paraId="05CBBAB0" w14:textId="77777777" w:rsidR="00803556" w:rsidRPr="007036CE" w:rsidRDefault="00803556" w:rsidP="00803556">
            <w:pPr>
              <w:pStyle w:val="GOSTTablenorm"/>
              <w:rPr>
                <w:bCs/>
                <w:szCs w:val="22"/>
              </w:rPr>
            </w:pPr>
            <w:r w:rsidRPr="007036CE">
              <w:rPr>
                <w:szCs w:val="22"/>
              </w:rPr>
              <w:t>Строка</w:t>
            </w:r>
          </w:p>
        </w:tc>
        <w:tc>
          <w:tcPr>
            <w:tcW w:w="294" w:type="pct"/>
          </w:tcPr>
          <w:p w14:paraId="73C59C92" w14:textId="77777777" w:rsidR="00803556" w:rsidRPr="007036CE" w:rsidRDefault="00803556" w:rsidP="00803556">
            <w:pPr>
              <w:pStyle w:val="GOSTTablenorm"/>
              <w:rPr>
                <w:szCs w:val="22"/>
              </w:rPr>
            </w:pPr>
            <w:r w:rsidRPr="007036CE">
              <w:rPr>
                <w:szCs w:val="22"/>
              </w:rPr>
              <w:t>Да</w:t>
            </w:r>
          </w:p>
        </w:tc>
        <w:tc>
          <w:tcPr>
            <w:tcW w:w="319" w:type="pct"/>
          </w:tcPr>
          <w:p w14:paraId="7F147470" w14:textId="77777777" w:rsidR="00803556" w:rsidRPr="007036CE" w:rsidRDefault="00803556" w:rsidP="00803556">
            <w:pPr>
              <w:pStyle w:val="GOSTTablenorm"/>
            </w:pPr>
            <w:r w:rsidRPr="007036CE">
              <w:rPr>
                <w:szCs w:val="22"/>
              </w:rPr>
              <w:t>=3</w:t>
            </w:r>
          </w:p>
        </w:tc>
        <w:tc>
          <w:tcPr>
            <w:tcW w:w="2037" w:type="pct"/>
          </w:tcPr>
          <w:p w14:paraId="4EC3E000" w14:textId="77777777" w:rsidR="00803556" w:rsidRPr="007036CE" w:rsidRDefault="00803556" w:rsidP="00803556">
            <w:pPr>
              <w:pStyle w:val="GOSTTablenorm"/>
              <w:rPr>
                <w:szCs w:val="22"/>
              </w:rPr>
            </w:pPr>
            <w:r w:rsidRPr="007036CE">
              <w:rPr>
                <w:szCs w:val="22"/>
              </w:rPr>
              <w:t xml:space="preserve">Указывается </w:t>
            </w:r>
            <w:r w:rsidR="00B276AA" w:rsidRPr="007036CE">
              <w:rPr>
                <w:szCs w:val="22"/>
              </w:rPr>
              <w:t xml:space="preserve">код вида </w:t>
            </w:r>
            <w:r w:rsidRPr="007036CE">
              <w:rPr>
                <w:szCs w:val="22"/>
              </w:rPr>
              <w:t>документа.</w:t>
            </w:r>
          </w:p>
          <w:p w14:paraId="4B754ED2" w14:textId="77777777" w:rsidR="00803556" w:rsidRPr="007036CE" w:rsidRDefault="00803556" w:rsidP="00803556">
            <w:pPr>
              <w:pStyle w:val="GOSTTablenorm"/>
              <w:rPr>
                <w:szCs w:val="22"/>
              </w:rPr>
            </w:pPr>
            <w:r w:rsidRPr="007036CE">
              <w:rPr>
                <w:szCs w:val="22"/>
              </w:rPr>
              <w:t>Возможные значения:</w:t>
            </w:r>
          </w:p>
          <w:p w14:paraId="6E5D9A90" w14:textId="77777777" w:rsidR="00803556" w:rsidRPr="007036CE" w:rsidRDefault="00C17F1B" w:rsidP="005E52B7">
            <w:pPr>
              <w:pStyle w:val="GOSTTableListMark1"/>
            </w:pPr>
            <w:r w:rsidRPr="007036CE">
              <w:t>«</w:t>
            </w:r>
            <w:r w:rsidR="005E52B7" w:rsidRPr="007036CE">
              <w:t>AZV</w:t>
            </w:r>
            <w:r w:rsidRPr="007036CE">
              <w:t>»</w:t>
            </w:r>
            <w:r w:rsidR="00B276AA" w:rsidRPr="007036CE">
              <w:t xml:space="preserve"> </w:t>
            </w:r>
            <w:r w:rsidR="00CB766A" w:rsidRPr="007036CE">
              <w:t>–</w:t>
            </w:r>
            <w:r w:rsidR="00330595" w:rsidRPr="007036CE">
              <w:t xml:space="preserve"> </w:t>
            </w:r>
            <w:r w:rsidR="00B276AA" w:rsidRPr="007036CE">
              <w:t>на выдачу</w:t>
            </w:r>
            <w:r w:rsidR="00803556" w:rsidRPr="007036CE">
              <w:t>;</w:t>
            </w:r>
          </w:p>
          <w:p w14:paraId="17FF8312" w14:textId="77777777" w:rsidR="00803556" w:rsidRPr="007036CE" w:rsidRDefault="00C17F1B" w:rsidP="005E52B7">
            <w:pPr>
              <w:pStyle w:val="GOSTTableListMark1"/>
            </w:pPr>
            <w:r w:rsidRPr="007036CE">
              <w:t>«</w:t>
            </w:r>
            <w:r w:rsidR="005E52B7" w:rsidRPr="007036CE">
              <w:t>AZI</w:t>
            </w:r>
            <w:r w:rsidRPr="007036CE">
              <w:t>»</w:t>
            </w:r>
            <w:r w:rsidR="00B276AA" w:rsidRPr="007036CE">
              <w:t xml:space="preserve"> –</w:t>
            </w:r>
            <w:r w:rsidR="00330595" w:rsidRPr="007036CE">
              <w:t xml:space="preserve"> на </w:t>
            </w:r>
            <w:r w:rsidR="002A53A2" w:rsidRPr="007036CE">
              <w:t>изменение</w:t>
            </w:r>
            <w:r w:rsidR="00803556" w:rsidRPr="007036CE">
              <w:t>;</w:t>
            </w:r>
          </w:p>
          <w:p w14:paraId="40540DA6" w14:textId="77777777" w:rsidR="00803556" w:rsidRPr="007036CE" w:rsidRDefault="00C17F1B" w:rsidP="005E52B7">
            <w:pPr>
              <w:pStyle w:val="GOSTTableListMark1"/>
              <w:rPr>
                <w:szCs w:val="22"/>
              </w:rPr>
            </w:pPr>
            <w:r w:rsidRPr="007036CE">
              <w:t>«</w:t>
            </w:r>
            <w:r w:rsidR="005E52B7" w:rsidRPr="007036CE">
              <w:t>AZO</w:t>
            </w:r>
            <w:r w:rsidRPr="007036CE">
              <w:t>»</w:t>
            </w:r>
            <w:r w:rsidR="00B276AA" w:rsidRPr="007036CE">
              <w:t xml:space="preserve"> –</w:t>
            </w:r>
            <w:r w:rsidR="00330595" w:rsidRPr="007036CE">
              <w:t xml:space="preserve"> на отзыв</w:t>
            </w:r>
            <w:r w:rsidR="00803556" w:rsidRPr="007036CE">
              <w:t>;</w:t>
            </w:r>
          </w:p>
          <w:p w14:paraId="739C7769" w14:textId="77777777" w:rsidR="005E52B7" w:rsidRPr="007036CE" w:rsidRDefault="00C17F1B" w:rsidP="005E52B7">
            <w:pPr>
              <w:pStyle w:val="GOSTTableListMark1"/>
            </w:pPr>
            <w:r w:rsidRPr="007036CE">
              <w:t>«</w:t>
            </w:r>
            <w:r w:rsidR="005E52B7" w:rsidRPr="007036CE">
              <w:t>AZG</w:t>
            </w:r>
            <w:r w:rsidRPr="007036CE">
              <w:t>»</w:t>
            </w:r>
            <w:r w:rsidR="00B276AA" w:rsidRPr="007036CE">
              <w:t xml:space="preserve"> –</w:t>
            </w:r>
            <w:r w:rsidR="00330595" w:rsidRPr="007036CE">
              <w:t xml:space="preserve"> на перенос остатков</w:t>
            </w:r>
            <w:r w:rsidR="00B276AA" w:rsidRPr="007036CE">
              <w:t xml:space="preserve"> на новый финансовый год</w:t>
            </w:r>
            <w:bookmarkStart w:id="495" w:name="add-comment"/>
            <w:bookmarkEnd w:id="495"/>
          </w:p>
        </w:tc>
      </w:tr>
      <w:tr w:rsidR="00F66EF8" w:rsidRPr="007036CE" w14:paraId="3475C676" w14:textId="77777777" w:rsidTr="005E4D91">
        <w:tc>
          <w:tcPr>
            <w:tcW w:w="1100" w:type="pct"/>
          </w:tcPr>
          <w:p w14:paraId="4BF5D9C4" w14:textId="77777777" w:rsidR="00970437" w:rsidRPr="007036CE" w:rsidRDefault="00970437" w:rsidP="00C6777A">
            <w:pPr>
              <w:pStyle w:val="GOSTTablenorm"/>
              <w:rPr>
                <w:szCs w:val="22"/>
              </w:rPr>
            </w:pPr>
            <w:r w:rsidRPr="007036CE">
              <w:rPr>
                <w:szCs w:val="22"/>
              </w:rPr>
              <w:t>Контур</w:t>
            </w:r>
          </w:p>
        </w:tc>
        <w:tc>
          <w:tcPr>
            <w:tcW w:w="750" w:type="pct"/>
          </w:tcPr>
          <w:p w14:paraId="31B01EC1" w14:textId="77777777" w:rsidR="00970437" w:rsidRPr="007036CE" w:rsidRDefault="00DE564D">
            <w:pPr>
              <w:pStyle w:val="GOSTTablenorm"/>
            </w:pPr>
            <w:r w:rsidRPr="007036CE">
              <w:t>StmInfrmtn_Contour</w:t>
            </w:r>
          </w:p>
        </w:tc>
        <w:tc>
          <w:tcPr>
            <w:tcW w:w="500" w:type="pct"/>
          </w:tcPr>
          <w:p w14:paraId="4C9890D4" w14:textId="77777777" w:rsidR="00970437" w:rsidRPr="007036CE" w:rsidRDefault="00970437" w:rsidP="00C6777A">
            <w:pPr>
              <w:pStyle w:val="GOSTTablenorm"/>
              <w:rPr>
                <w:szCs w:val="22"/>
              </w:rPr>
            </w:pPr>
            <w:r w:rsidRPr="007036CE">
              <w:rPr>
                <w:szCs w:val="22"/>
              </w:rPr>
              <w:t>Строка</w:t>
            </w:r>
          </w:p>
        </w:tc>
        <w:tc>
          <w:tcPr>
            <w:tcW w:w="294" w:type="pct"/>
          </w:tcPr>
          <w:p w14:paraId="13F8F022" w14:textId="77777777" w:rsidR="00970437" w:rsidRPr="007036CE" w:rsidRDefault="00970437" w:rsidP="00C6777A">
            <w:pPr>
              <w:pStyle w:val="GOSTTablenorm"/>
              <w:rPr>
                <w:szCs w:val="22"/>
              </w:rPr>
            </w:pPr>
            <w:r w:rsidRPr="007036CE">
              <w:rPr>
                <w:szCs w:val="22"/>
              </w:rPr>
              <w:t>Да</w:t>
            </w:r>
          </w:p>
        </w:tc>
        <w:tc>
          <w:tcPr>
            <w:tcW w:w="319" w:type="pct"/>
          </w:tcPr>
          <w:p w14:paraId="5020F708" w14:textId="77777777" w:rsidR="00970437" w:rsidRPr="007036CE" w:rsidRDefault="00970437" w:rsidP="00C6777A">
            <w:pPr>
              <w:pStyle w:val="GOSTTablenorm"/>
              <w:rPr>
                <w:szCs w:val="22"/>
              </w:rPr>
            </w:pPr>
            <w:r w:rsidRPr="007036CE">
              <w:rPr>
                <w:szCs w:val="22"/>
              </w:rPr>
              <w:t>=1</w:t>
            </w:r>
          </w:p>
        </w:tc>
        <w:tc>
          <w:tcPr>
            <w:tcW w:w="2037" w:type="pct"/>
          </w:tcPr>
          <w:p w14:paraId="1BB1CDF8" w14:textId="77777777" w:rsidR="00970437" w:rsidRPr="007036CE" w:rsidRDefault="00970437" w:rsidP="00C6777A">
            <w:pPr>
              <w:pStyle w:val="GOSTTablenorm"/>
              <w:rPr>
                <w:szCs w:val="22"/>
              </w:rPr>
            </w:pPr>
            <w:r w:rsidRPr="007036CE">
              <w:rPr>
                <w:szCs w:val="22"/>
              </w:rPr>
              <w:t>Указывается код контура,</w:t>
            </w:r>
            <w:r w:rsidR="00C17F1B" w:rsidRPr="007036CE">
              <w:rPr>
                <w:szCs w:val="22"/>
              </w:rPr>
              <w:t xml:space="preserve"> в котором проводится операция.</w:t>
            </w:r>
          </w:p>
          <w:p w14:paraId="0F375154" w14:textId="77777777" w:rsidR="00970437" w:rsidRPr="007036CE" w:rsidRDefault="00970437" w:rsidP="00C6777A">
            <w:pPr>
              <w:pStyle w:val="GOSTTablenorm"/>
              <w:rPr>
                <w:szCs w:val="22"/>
              </w:rPr>
            </w:pPr>
            <w:r w:rsidRPr="007036CE">
              <w:rPr>
                <w:szCs w:val="22"/>
              </w:rPr>
              <w:t>Возможные значения:</w:t>
            </w:r>
          </w:p>
          <w:p w14:paraId="5837B9C3" w14:textId="77777777" w:rsidR="00970437" w:rsidRPr="007036CE" w:rsidRDefault="00970437" w:rsidP="00C6777A">
            <w:pPr>
              <w:pStyle w:val="GOSTTableListMark1"/>
            </w:pPr>
            <w:r w:rsidRPr="007036CE">
              <w:t>«</w:t>
            </w:r>
            <w:r w:rsidR="00666E41" w:rsidRPr="007036CE">
              <w:rPr>
                <w:lang w:val="en-US"/>
              </w:rPr>
              <w:t>O</w:t>
            </w:r>
            <w:r w:rsidRPr="007036CE">
              <w:t xml:space="preserve">» </w:t>
            </w:r>
            <w:r w:rsidRPr="007036CE">
              <w:rPr>
                <w:lang w:val="en-US"/>
              </w:rPr>
              <w:t xml:space="preserve">– </w:t>
            </w:r>
            <w:r w:rsidRPr="007036CE">
              <w:t>открытый;</w:t>
            </w:r>
          </w:p>
          <w:p w14:paraId="6CDE5B28" w14:textId="77777777" w:rsidR="00970437" w:rsidRPr="007036CE" w:rsidRDefault="00970437" w:rsidP="00C6777A">
            <w:pPr>
              <w:pStyle w:val="GOSTTableListMark1"/>
            </w:pPr>
            <w:r w:rsidRPr="007036CE">
              <w:t>«</w:t>
            </w:r>
            <w:r w:rsidRPr="007036CE">
              <w:rPr>
                <w:lang w:val="en-US"/>
              </w:rPr>
              <w:t>S</w:t>
            </w:r>
            <w:r w:rsidRPr="007036CE">
              <w:t>»</w:t>
            </w:r>
            <w:r w:rsidRPr="007036CE">
              <w:rPr>
                <w:lang w:val="en-US"/>
              </w:rPr>
              <w:t xml:space="preserve"> – </w:t>
            </w:r>
            <w:r w:rsidRPr="007036CE">
              <w:t>защищенный;</w:t>
            </w:r>
          </w:p>
          <w:p w14:paraId="295C0E43" w14:textId="77777777" w:rsidR="00970437" w:rsidRPr="007036CE" w:rsidRDefault="00CB766A" w:rsidP="00C6777A">
            <w:pPr>
              <w:pStyle w:val="GOSTTableListMark1"/>
            </w:pPr>
            <w:r w:rsidRPr="007036CE">
              <w:t>«</w:t>
            </w:r>
            <w:r w:rsidR="00970437" w:rsidRPr="007036CE">
              <w:t>1</w:t>
            </w:r>
            <w:r w:rsidRPr="007036CE">
              <w:t>»</w:t>
            </w:r>
            <w:r w:rsidR="00970437" w:rsidRPr="007036CE">
              <w:t xml:space="preserve"> – открытый;</w:t>
            </w:r>
          </w:p>
          <w:p w14:paraId="4B9BD637" w14:textId="77777777" w:rsidR="00970437" w:rsidRPr="007036CE" w:rsidRDefault="00CB766A" w:rsidP="002C3471">
            <w:pPr>
              <w:pStyle w:val="GOSTTableListMark1"/>
            </w:pPr>
            <w:r w:rsidRPr="007036CE">
              <w:t>«</w:t>
            </w:r>
            <w:r w:rsidR="00970437" w:rsidRPr="007036CE">
              <w:t>2</w:t>
            </w:r>
            <w:r w:rsidRPr="007036CE">
              <w:t>»</w:t>
            </w:r>
            <w:r w:rsidR="00595722" w:rsidRPr="007036CE">
              <w:t xml:space="preserve"> – </w:t>
            </w:r>
            <w:r w:rsidR="00970437" w:rsidRPr="007036CE">
              <w:t>защищенный</w:t>
            </w:r>
          </w:p>
        </w:tc>
      </w:tr>
      <w:tr w:rsidR="00F66EF8" w:rsidRPr="007036CE" w14:paraId="6985CD73" w14:textId="77777777" w:rsidTr="005E4D91">
        <w:tc>
          <w:tcPr>
            <w:tcW w:w="1100" w:type="pct"/>
          </w:tcPr>
          <w:p w14:paraId="254B657A" w14:textId="77777777" w:rsidR="00970437" w:rsidRPr="007036CE" w:rsidRDefault="00970437" w:rsidP="00C6777A">
            <w:pPr>
              <w:pStyle w:val="GOSTTablenorm"/>
              <w:rPr>
                <w:szCs w:val="22"/>
              </w:rPr>
            </w:pPr>
            <w:r w:rsidRPr="007036CE">
              <w:rPr>
                <w:szCs w:val="22"/>
              </w:rPr>
              <w:t>Уровень конфиденциальности</w:t>
            </w:r>
          </w:p>
        </w:tc>
        <w:tc>
          <w:tcPr>
            <w:tcW w:w="750" w:type="pct"/>
          </w:tcPr>
          <w:p w14:paraId="5880AD2B" w14:textId="77777777" w:rsidR="00970437" w:rsidRPr="007036CE" w:rsidRDefault="00DE564D">
            <w:pPr>
              <w:pStyle w:val="GOSTTablenorm"/>
            </w:pPr>
            <w:r w:rsidRPr="007036CE">
              <w:t>StmInfrmtn_AccessLevelStereotype</w:t>
            </w:r>
          </w:p>
        </w:tc>
        <w:tc>
          <w:tcPr>
            <w:tcW w:w="500" w:type="pct"/>
          </w:tcPr>
          <w:p w14:paraId="5B803F22" w14:textId="77777777" w:rsidR="00970437" w:rsidRPr="007036CE" w:rsidRDefault="00970437" w:rsidP="00C6777A">
            <w:pPr>
              <w:pStyle w:val="GOSTTablenorm"/>
              <w:rPr>
                <w:szCs w:val="22"/>
              </w:rPr>
            </w:pPr>
            <w:r w:rsidRPr="007036CE">
              <w:rPr>
                <w:szCs w:val="22"/>
              </w:rPr>
              <w:t>Число</w:t>
            </w:r>
          </w:p>
        </w:tc>
        <w:tc>
          <w:tcPr>
            <w:tcW w:w="294" w:type="pct"/>
          </w:tcPr>
          <w:p w14:paraId="6202E67F" w14:textId="77777777" w:rsidR="00970437" w:rsidRPr="007036CE" w:rsidRDefault="00970437" w:rsidP="00C6777A">
            <w:pPr>
              <w:pStyle w:val="GOSTTablenorm"/>
              <w:rPr>
                <w:szCs w:val="22"/>
              </w:rPr>
            </w:pPr>
            <w:r w:rsidRPr="007036CE">
              <w:rPr>
                <w:szCs w:val="22"/>
              </w:rPr>
              <w:t>Да</w:t>
            </w:r>
          </w:p>
        </w:tc>
        <w:tc>
          <w:tcPr>
            <w:tcW w:w="319" w:type="pct"/>
          </w:tcPr>
          <w:p w14:paraId="24518C9A" w14:textId="77777777" w:rsidR="00970437" w:rsidRPr="007036CE" w:rsidRDefault="00970437" w:rsidP="00C6777A">
            <w:pPr>
              <w:pStyle w:val="GOSTTablenorm"/>
              <w:rPr>
                <w:szCs w:val="22"/>
              </w:rPr>
            </w:pPr>
            <w:r w:rsidRPr="007036CE">
              <w:rPr>
                <w:szCs w:val="22"/>
              </w:rPr>
              <w:t>=1</w:t>
            </w:r>
          </w:p>
        </w:tc>
        <w:tc>
          <w:tcPr>
            <w:tcW w:w="2037" w:type="pct"/>
          </w:tcPr>
          <w:p w14:paraId="678BAA16" w14:textId="77777777" w:rsidR="00970437" w:rsidRPr="007036CE" w:rsidRDefault="00970437" w:rsidP="00C6777A">
            <w:pPr>
              <w:pStyle w:val="GOSTTablenorm"/>
              <w:rPr>
                <w:szCs w:val="22"/>
              </w:rPr>
            </w:pPr>
            <w:r w:rsidRPr="007036CE">
              <w:rPr>
                <w:szCs w:val="22"/>
              </w:rPr>
              <w:t>Указывается уровень конфиденциальности документа.</w:t>
            </w:r>
          </w:p>
          <w:p w14:paraId="74090C65" w14:textId="77777777" w:rsidR="00970437" w:rsidRPr="007036CE" w:rsidRDefault="00970437" w:rsidP="00C6777A">
            <w:pPr>
              <w:pStyle w:val="GOSTTablenorm"/>
              <w:rPr>
                <w:szCs w:val="22"/>
              </w:rPr>
            </w:pPr>
            <w:r w:rsidRPr="007036CE">
              <w:rPr>
                <w:szCs w:val="22"/>
              </w:rPr>
              <w:t>Возможные значения:</w:t>
            </w:r>
          </w:p>
          <w:p w14:paraId="1A2D68F1" w14:textId="77777777" w:rsidR="00970437" w:rsidRPr="007036CE" w:rsidRDefault="00970437" w:rsidP="00C6777A">
            <w:pPr>
              <w:pStyle w:val="GOSTTableListMark1"/>
            </w:pPr>
            <w:r w:rsidRPr="007036CE">
              <w:t>«0»</w:t>
            </w:r>
            <w:r w:rsidR="00595722" w:rsidRPr="007036CE">
              <w:t xml:space="preserve"> – </w:t>
            </w:r>
            <w:r w:rsidR="001E7003" w:rsidRPr="007036CE">
              <w:t>н</w:t>
            </w:r>
            <w:r w:rsidRPr="007036CE">
              <w:t>есекретно;</w:t>
            </w:r>
          </w:p>
          <w:p w14:paraId="5B1FAEE7" w14:textId="77777777" w:rsidR="00970437" w:rsidRPr="007036CE" w:rsidRDefault="00970437" w:rsidP="001E7003">
            <w:pPr>
              <w:pStyle w:val="GOSTTableListMark1"/>
            </w:pPr>
            <w:r w:rsidRPr="007036CE">
              <w:t>«</w:t>
            </w:r>
            <w:r w:rsidR="00C17F1B" w:rsidRPr="007036CE">
              <w:t>1»</w:t>
            </w:r>
            <w:r w:rsidR="00595722" w:rsidRPr="007036CE">
              <w:t xml:space="preserve"> – </w:t>
            </w:r>
            <w:r w:rsidR="001E7003" w:rsidRPr="007036CE">
              <w:t>д</w:t>
            </w:r>
            <w:r w:rsidR="00C17F1B" w:rsidRPr="007036CE">
              <w:t>ля служебного пользования</w:t>
            </w:r>
          </w:p>
        </w:tc>
      </w:tr>
      <w:tr w:rsidR="00F66EF8" w:rsidRPr="007036CE" w14:paraId="3C6D06CB" w14:textId="77777777" w:rsidTr="005E4D91">
        <w:tc>
          <w:tcPr>
            <w:tcW w:w="1100" w:type="pct"/>
          </w:tcPr>
          <w:p w14:paraId="4D27A671" w14:textId="77777777" w:rsidR="00970437" w:rsidRPr="007036CE" w:rsidRDefault="00970437" w:rsidP="00C6777A">
            <w:pPr>
              <w:pStyle w:val="GOSTTablenorm"/>
              <w:rPr>
                <w:szCs w:val="22"/>
              </w:rPr>
            </w:pPr>
            <w:r w:rsidRPr="007036CE">
              <w:rPr>
                <w:szCs w:val="22"/>
              </w:rPr>
              <w:t>Код бюджета</w:t>
            </w:r>
          </w:p>
        </w:tc>
        <w:tc>
          <w:tcPr>
            <w:tcW w:w="750" w:type="pct"/>
          </w:tcPr>
          <w:p w14:paraId="05292BF3" w14:textId="77777777" w:rsidR="00970437" w:rsidRPr="007036CE" w:rsidRDefault="00DE564D">
            <w:pPr>
              <w:pStyle w:val="GOSTTablenorm"/>
            </w:pPr>
            <w:r w:rsidRPr="007036CE">
              <w:t>TtlPrt_PAY_Bdgt_Cd</w:t>
            </w:r>
          </w:p>
        </w:tc>
        <w:tc>
          <w:tcPr>
            <w:tcW w:w="500" w:type="pct"/>
          </w:tcPr>
          <w:p w14:paraId="1787B62A" w14:textId="77777777" w:rsidR="00970437" w:rsidRPr="007036CE" w:rsidRDefault="00970437" w:rsidP="00C6777A">
            <w:pPr>
              <w:pStyle w:val="GOSTTablenorm"/>
              <w:rPr>
                <w:szCs w:val="22"/>
              </w:rPr>
            </w:pPr>
            <w:r w:rsidRPr="007036CE">
              <w:rPr>
                <w:szCs w:val="22"/>
              </w:rPr>
              <w:t>Строка</w:t>
            </w:r>
          </w:p>
        </w:tc>
        <w:tc>
          <w:tcPr>
            <w:tcW w:w="294" w:type="pct"/>
          </w:tcPr>
          <w:p w14:paraId="4C64152A" w14:textId="77777777" w:rsidR="00970437" w:rsidRPr="007036CE" w:rsidRDefault="00970437" w:rsidP="00C6777A">
            <w:pPr>
              <w:pStyle w:val="GOSTTablenorm"/>
              <w:rPr>
                <w:szCs w:val="22"/>
              </w:rPr>
            </w:pPr>
            <w:r w:rsidRPr="007036CE">
              <w:rPr>
                <w:szCs w:val="22"/>
              </w:rPr>
              <w:t>Да</w:t>
            </w:r>
          </w:p>
        </w:tc>
        <w:tc>
          <w:tcPr>
            <w:tcW w:w="319" w:type="pct"/>
          </w:tcPr>
          <w:p w14:paraId="368CD708" w14:textId="77777777" w:rsidR="00970437" w:rsidRPr="007036CE" w:rsidRDefault="00970437" w:rsidP="00C6777A">
            <w:pPr>
              <w:pStyle w:val="GOSTTablenorm"/>
              <w:rPr>
                <w:szCs w:val="22"/>
              </w:rPr>
            </w:pPr>
            <w:r w:rsidRPr="007036CE">
              <w:rPr>
                <w:szCs w:val="22"/>
              </w:rPr>
              <w:t>=8</w:t>
            </w:r>
          </w:p>
        </w:tc>
        <w:tc>
          <w:tcPr>
            <w:tcW w:w="2037" w:type="pct"/>
          </w:tcPr>
          <w:p w14:paraId="54222186" w14:textId="77777777" w:rsidR="00970437" w:rsidRPr="007036CE" w:rsidRDefault="00970437" w:rsidP="00C6777A">
            <w:pPr>
              <w:pStyle w:val="GOSTTablenorm"/>
              <w:rPr>
                <w:szCs w:val="22"/>
              </w:rPr>
            </w:pPr>
            <w:r w:rsidRPr="007036CE">
              <w:rPr>
                <w:szCs w:val="22"/>
              </w:rPr>
              <w:t>Указывается код бюджета в соответ</w:t>
            </w:r>
            <w:r w:rsidR="00C17F1B" w:rsidRPr="007036CE">
              <w:rPr>
                <w:szCs w:val="22"/>
              </w:rPr>
              <w:t>ствии со справочником «Бюджеты»</w:t>
            </w:r>
          </w:p>
        </w:tc>
      </w:tr>
      <w:tr w:rsidR="00F66EF8" w:rsidRPr="007036CE" w14:paraId="4D85CBCD" w14:textId="77777777" w:rsidTr="005E4D91">
        <w:tc>
          <w:tcPr>
            <w:tcW w:w="1100" w:type="pct"/>
          </w:tcPr>
          <w:p w14:paraId="3DAA6FEA" w14:textId="77777777" w:rsidR="00200233" w:rsidRPr="007036CE" w:rsidRDefault="00B45CC9" w:rsidP="002A53A2">
            <w:pPr>
              <w:pStyle w:val="GOSTTablenorm"/>
              <w:rPr>
                <w:szCs w:val="22"/>
              </w:rPr>
            </w:pPr>
            <w:r w:rsidRPr="007036CE">
              <w:rPr>
                <w:szCs w:val="22"/>
              </w:rPr>
              <w:t>Вид операции</w:t>
            </w:r>
            <w:r w:rsidR="00200233" w:rsidRPr="007036CE">
              <w:rPr>
                <w:szCs w:val="22"/>
              </w:rPr>
              <w:t xml:space="preserve"> </w:t>
            </w:r>
          </w:p>
        </w:tc>
        <w:tc>
          <w:tcPr>
            <w:tcW w:w="750" w:type="pct"/>
          </w:tcPr>
          <w:p w14:paraId="4E943980" w14:textId="77777777" w:rsidR="00200233" w:rsidRPr="007036CE" w:rsidRDefault="00DE564D">
            <w:pPr>
              <w:pStyle w:val="GOSTTablenorm"/>
            </w:pPr>
            <w:r w:rsidRPr="007036CE">
              <w:t>TtlPrt_StateFindCode</w:t>
            </w:r>
          </w:p>
        </w:tc>
        <w:tc>
          <w:tcPr>
            <w:tcW w:w="500" w:type="pct"/>
          </w:tcPr>
          <w:p w14:paraId="276EC702" w14:textId="77777777" w:rsidR="00200233" w:rsidRPr="007036CE" w:rsidRDefault="00200233" w:rsidP="00200233">
            <w:pPr>
              <w:pStyle w:val="GOSTTablenorm"/>
              <w:rPr>
                <w:szCs w:val="22"/>
              </w:rPr>
            </w:pPr>
            <w:r w:rsidRPr="007036CE">
              <w:rPr>
                <w:szCs w:val="22"/>
              </w:rPr>
              <w:t>Строка</w:t>
            </w:r>
          </w:p>
        </w:tc>
        <w:tc>
          <w:tcPr>
            <w:tcW w:w="294" w:type="pct"/>
          </w:tcPr>
          <w:p w14:paraId="5FD55398" w14:textId="77777777" w:rsidR="00200233" w:rsidRPr="007036CE" w:rsidRDefault="00200233" w:rsidP="00200233">
            <w:pPr>
              <w:pStyle w:val="GOSTTablenorm"/>
              <w:rPr>
                <w:szCs w:val="22"/>
              </w:rPr>
            </w:pPr>
            <w:r w:rsidRPr="007036CE">
              <w:rPr>
                <w:szCs w:val="22"/>
              </w:rPr>
              <w:t>Да</w:t>
            </w:r>
          </w:p>
        </w:tc>
        <w:tc>
          <w:tcPr>
            <w:tcW w:w="319" w:type="pct"/>
          </w:tcPr>
          <w:p w14:paraId="15F4CD15" w14:textId="77777777" w:rsidR="00200233" w:rsidRPr="007036CE" w:rsidRDefault="00200233" w:rsidP="00CB766A">
            <w:pPr>
              <w:pStyle w:val="GOSTTablenorm"/>
              <w:rPr>
                <w:szCs w:val="22"/>
              </w:rPr>
            </w:pPr>
            <w:r w:rsidRPr="007036CE">
              <w:t>=2</w:t>
            </w:r>
          </w:p>
        </w:tc>
        <w:tc>
          <w:tcPr>
            <w:tcW w:w="2037" w:type="pct"/>
          </w:tcPr>
          <w:p w14:paraId="6B6C5074" w14:textId="77777777" w:rsidR="00200233" w:rsidRPr="007036CE" w:rsidRDefault="00200233" w:rsidP="00200233">
            <w:pPr>
              <w:pStyle w:val="GOSTTablenorm"/>
            </w:pPr>
            <w:r w:rsidRPr="007036CE">
              <w:t xml:space="preserve">Указывается код вида </w:t>
            </w:r>
            <w:r w:rsidR="002A53A2" w:rsidRPr="007036CE">
              <w:t>операции</w:t>
            </w:r>
            <w:r w:rsidRPr="007036CE">
              <w:t>:</w:t>
            </w:r>
          </w:p>
          <w:p w14:paraId="35576A54" w14:textId="77777777" w:rsidR="00200233" w:rsidRPr="007036CE" w:rsidRDefault="00200233" w:rsidP="00200233">
            <w:pPr>
              <w:pStyle w:val="GOSTTableListMark1"/>
            </w:pPr>
            <w:r w:rsidRPr="007036CE">
              <w:t>«01»</w:t>
            </w:r>
            <w:r w:rsidR="00595722" w:rsidRPr="007036CE">
              <w:t xml:space="preserve"> – </w:t>
            </w:r>
            <w:r w:rsidR="002A53A2" w:rsidRPr="007036CE">
              <w:t>выда</w:t>
            </w:r>
            <w:r w:rsidR="00ED6DA8" w:rsidRPr="007036CE">
              <w:t>ча</w:t>
            </w:r>
            <w:r w:rsidRPr="007036CE">
              <w:t>;</w:t>
            </w:r>
          </w:p>
          <w:p w14:paraId="7596D97A" w14:textId="77777777" w:rsidR="00200233" w:rsidRPr="007036CE" w:rsidRDefault="00200233" w:rsidP="00200233">
            <w:pPr>
              <w:pStyle w:val="GOSTTableListMark1"/>
            </w:pPr>
            <w:r w:rsidRPr="007036CE">
              <w:t>«03»</w:t>
            </w:r>
            <w:r w:rsidR="00595722" w:rsidRPr="007036CE">
              <w:t xml:space="preserve"> – </w:t>
            </w:r>
            <w:r w:rsidR="002A53A2" w:rsidRPr="007036CE">
              <w:t>измен</w:t>
            </w:r>
            <w:r w:rsidR="001863F5" w:rsidRPr="007036CE">
              <w:t>е</w:t>
            </w:r>
            <w:r w:rsidR="00ED6DA8" w:rsidRPr="007036CE">
              <w:t>ние</w:t>
            </w:r>
            <w:r w:rsidRPr="007036CE">
              <w:t>;</w:t>
            </w:r>
          </w:p>
          <w:p w14:paraId="372209AB" w14:textId="77777777" w:rsidR="00200233" w:rsidRPr="007036CE" w:rsidRDefault="00200233" w:rsidP="00200233">
            <w:pPr>
              <w:pStyle w:val="GOSTTableListMark1"/>
            </w:pPr>
            <w:r w:rsidRPr="007036CE">
              <w:t>«04»</w:t>
            </w:r>
            <w:r w:rsidR="00595722" w:rsidRPr="007036CE">
              <w:t xml:space="preserve"> – </w:t>
            </w:r>
            <w:r w:rsidR="002A53A2" w:rsidRPr="007036CE">
              <w:t>от</w:t>
            </w:r>
            <w:r w:rsidR="00ED6DA8" w:rsidRPr="007036CE">
              <w:t>зыв</w:t>
            </w:r>
            <w:r w:rsidRPr="007036CE">
              <w:t>;</w:t>
            </w:r>
          </w:p>
          <w:p w14:paraId="2FD9B1C6" w14:textId="77777777" w:rsidR="00200233" w:rsidRPr="007036CE" w:rsidRDefault="00200233" w:rsidP="0029655B">
            <w:pPr>
              <w:pStyle w:val="GOSTTableListMark1"/>
              <w:rPr>
                <w:szCs w:val="22"/>
              </w:rPr>
            </w:pPr>
            <w:r w:rsidRPr="007036CE">
              <w:t>«05»</w:t>
            </w:r>
            <w:r w:rsidR="00595722" w:rsidRPr="007036CE">
              <w:t xml:space="preserve"> – </w:t>
            </w:r>
            <w:r w:rsidR="002A53A2" w:rsidRPr="007036CE">
              <w:t>перен</w:t>
            </w:r>
            <w:r w:rsidR="00ED6DA8" w:rsidRPr="007036CE">
              <w:t>ос</w:t>
            </w:r>
            <w:r w:rsidR="002A53A2" w:rsidRPr="007036CE">
              <w:t xml:space="preserve"> остатк</w:t>
            </w:r>
            <w:r w:rsidR="00ED6DA8" w:rsidRPr="007036CE">
              <w:t>ов</w:t>
            </w:r>
            <w:r w:rsidRPr="007036CE">
              <w:t xml:space="preserve"> на новый финансовый год</w:t>
            </w:r>
          </w:p>
        </w:tc>
      </w:tr>
      <w:tr w:rsidR="00F66EF8" w:rsidRPr="007036CE" w14:paraId="2CC370B8" w14:textId="77777777" w:rsidTr="005E4D91">
        <w:tc>
          <w:tcPr>
            <w:tcW w:w="1100" w:type="pct"/>
          </w:tcPr>
          <w:p w14:paraId="20E84D45" w14:textId="77777777" w:rsidR="00970437" w:rsidRPr="007036CE" w:rsidRDefault="00970437">
            <w:pPr>
              <w:pStyle w:val="GOSTTablenorm"/>
              <w:rPr>
                <w:szCs w:val="22"/>
              </w:rPr>
            </w:pPr>
            <w:r w:rsidRPr="007036CE">
              <w:rPr>
                <w:szCs w:val="22"/>
              </w:rPr>
              <w:lastRenderedPageBreak/>
              <w:t>Номер лицевого счета плательщика</w:t>
            </w:r>
          </w:p>
        </w:tc>
        <w:tc>
          <w:tcPr>
            <w:tcW w:w="750" w:type="pct"/>
          </w:tcPr>
          <w:p w14:paraId="0AE902B9" w14:textId="77777777" w:rsidR="00970437" w:rsidRPr="007036CE" w:rsidRDefault="00F309FD">
            <w:pPr>
              <w:pStyle w:val="GOSTTablenorm"/>
            </w:pPr>
            <w:commentRangeStart w:id="496"/>
            <w:ins w:id="497" w:author="Накашидзе О.Е. EXP-288722" w:date="2024-05-14T19:30:00Z">
              <w:r w:rsidRPr="007036CE">
                <w:t>TtlPrt_FromIs_PersonalAcc</w:t>
              </w:r>
            </w:ins>
            <w:del w:id="498" w:author="Накашидзе О.Е. EXP-288722" w:date="2024-05-14T19:30:00Z">
              <w:r w:rsidR="00DE564D" w:rsidRPr="007036CE" w:rsidDel="00F309FD">
                <w:delText>TtlPrt_PAY_NmbLS</w:delText>
              </w:r>
            </w:del>
            <w:commentRangeEnd w:id="496"/>
            <w:r w:rsidRPr="007036CE">
              <w:rPr>
                <w:rStyle w:val="afff4"/>
                <w:sz w:val="22"/>
                <w:szCs w:val="20"/>
              </w:rPr>
              <w:commentReference w:id="496"/>
            </w:r>
          </w:p>
        </w:tc>
        <w:tc>
          <w:tcPr>
            <w:tcW w:w="500" w:type="pct"/>
          </w:tcPr>
          <w:p w14:paraId="281A1E98" w14:textId="77777777" w:rsidR="00970437" w:rsidRPr="007036CE" w:rsidRDefault="00970437" w:rsidP="00C6777A">
            <w:pPr>
              <w:pStyle w:val="GOSTTablenorm"/>
              <w:rPr>
                <w:szCs w:val="22"/>
              </w:rPr>
            </w:pPr>
            <w:r w:rsidRPr="007036CE">
              <w:rPr>
                <w:szCs w:val="22"/>
              </w:rPr>
              <w:t>Строка</w:t>
            </w:r>
          </w:p>
        </w:tc>
        <w:tc>
          <w:tcPr>
            <w:tcW w:w="294" w:type="pct"/>
          </w:tcPr>
          <w:p w14:paraId="0D146737" w14:textId="77777777" w:rsidR="00970437" w:rsidRPr="007036CE" w:rsidRDefault="00970437" w:rsidP="00C6777A">
            <w:pPr>
              <w:pStyle w:val="GOSTTablenorm"/>
              <w:rPr>
                <w:szCs w:val="22"/>
              </w:rPr>
            </w:pPr>
            <w:r w:rsidRPr="007036CE">
              <w:rPr>
                <w:szCs w:val="22"/>
              </w:rPr>
              <w:t>Да</w:t>
            </w:r>
          </w:p>
        </w:tc>
        <w:tc>
          <w:tcPr>
            <w:tcW w:w="319" w:type="pct"/>
          </w:tcPr>
          <w:p w14:paraId="62C87315" w14:textId="77777777" w:rsidR="00970437" w:rsidRPr="007036CE" w:rsidRDefault="00970437" w:rsidP="00C6777A">
            <w:pPr>
              <w:pStyle w:val="GOSTTablenorm"/>
              <w:rPr>
                <w:szCs w:val="22"/>
              </w:rPr>
            </w:pPr>
            <w:r w:rsidRPr="007036CE">
              <w:rPr>
                <w:szCs w:val="22"/>
              </w:rPr>
              <w:t>=11</w:t>
            </w:r>
          </w:p>
        </w:tc>
        <w:tc>
          <w:tcPr>
            <w:tcW w:w="2037" w:type="pct"/>
          </w:tcPr>
          <w:p w14:paraId="3EF3DF1F" w14:textId="77777777" w:rsidR="00970437" w:rsidRPr="007036CE" w:rsidRDefault="00970437" w:rsidP="00C6777A">
            <w:pPr>
              <w:pStyle w:val="GOSTTablenorm"/>
              <w:rPr>
                <w:szCs w:val="22"/>
              </w:rPr>
            </w:pPr>
            <w:r w:rsidRPr="007036CE">
              <w:rPr>
                <w:szCs w:val="22"/>
              </w:rPr>
              <w:t>Указывается номер лицевого счета плательщика</w:t>
            </w:r>
          </w:p>
        </w:tc>
      </w:tr>
      <w:tr w:rsidR="00F66EF8" w:rsidRPr="007036CE" w14:paraId="0BEB2962" w14:textId="77777777" w:rsidTr="005E4D91">
        <w:tc>
          <w:tcPr>
            <w:tcW w:w="1100" w:type="pct"/>
          </w:tcPr>
          <w:p w14:paraId="60C80F1E" w14:textId="77777777" w:rsidR="00970437" w:rsidRPr="007036CE" w:rsidRDefault="00970437" w:rsidP="00C6777A">
            <w:pPr>
              <w:pStyle w:val="GOSTTablenorm"/>
              <w:rPr>
                <w:szCs w:val="22"/>
              </w:rPr>
            </w:pPr>
            <w:r w:rsidRPr="007036CE">
              <w:t>ОКС (КМИ) плательщика</w:t>
            </w:r>
          </w:p>
        </w:tc>
        <w:tc>
          <w:tcPr>
            <w:tcW w:w="750" w:type="pct"/>
          </w:tcPr>
          <w:p w14:paraId="75F8EEA7" w14:textId="77777777" w:rsidR="00970437" w:rsidRPr="007036CE" w:rsidRDefault="00DE564D">
            <w:pPr>
              <w:pStyle w:val="GOSTTablenorm"/>
            </w:pPr>
            <w:r w:rsidRPr="007036CE">
              <w:t>StmInfrmtn_OKS_KMI_BO</w:t>
            </w:r>
          </w:p>
        </w:tc>
        <w:tc>
          <w:tcPr>
            <w:tcW w:w="500" w:type="pct"/>
          </w:tcPr>
          <w:p w14:paraId="69E86710" w14:textId="77777777" w:rsidR="00970437" w:rsidRPr="007036CE" w:rsidRDefault="00970437" w:rsidP="00C6777A">
            <w:pPr>
              <w:pStyle w:val="GOSTTablenorm"/>
              <w:rPr>
                <w:szCs w:val="22"/>
              </w:rPr>
            </w:pPr>
            <w:r w:rsidRPr="007036CE">
              <w:t>Строка</w:t>
            </w:r>
          </w:p>
        </w:tc>
        <w:tc>
          <w:tcPr>
            <w:tcW w:w="294" w:type="pct"/>
          </w:tcPr>
          <w:p w14:paraId="13C6CE52" w14:textId="77777777" w:rsidR="00970437" w:rsidRPr="007036CE" w:rsidRDefault="00970437" w:rsidP="00C6777A">
            <w:pPr>
              <w:pStyle w:val="GOSTTablenorm"/>
              <w:rPr>
                <w:szCs w:val="22"/>
              </w:rPr>
            </w:pPr>
            <w:r w:rsidRPr="007036CE">
              <w:rPr>
                <w:szCs w:val="22"/>
              </w:rPr>
              <w:t>Нет</w:t>
            </w:r>
          </w:p>
        </w:tc>
        <w:tc>
          <w:tcPr>
            <w:tcW w:w="319" w:type="pct"/>
          </w:tcPr>
          <w:p w14:paraId="4CE5DCC8" w14:textId="77777777" w:rsidR="00970437" w:rsidRPr="007036CE" w:rsidRDefault="00CB766A" w:rsidP="00C6777A">
            <w:pPr>
              <w:pStyle w:val="GOSTTablenorm"/>
              <w:rPr>
                <w:szCs w:val="22"/>
              </w:rPr>
            </w:pPr>
            <w:r w:rsidRPr="007036CE">
              <w:t>&lt;=</w:t>
            </w:r>
            <w:r w:rsidR="00970437" w:rsidRPr="007036CE">
              <w:t>24</w:t>
            </w:r>
          </w:p>
        </w:tc>
        <w:tc>
          <w:tcPr>
            <w:tcW w:w="2037" w:type="pct"/>
          </w:tcPr>
          <w:p w14:paraId="2953B8F4" w14:textId="77777777" w:rsidR="00A31E06" w:rsidRPr="007036CE" w:rsidRDefault="00970437" w:rsidP="00C17F1B">
            <w:pPr>
              <w:pStyle w:val="GOSTTablenorm"/>
              <w:rPr>
                <w:szCs w:val="22"/>
              </w:rPr>
            </w:pPr>
            <w:r w:rsidRPr="007036CE">
              <w:t xml:space="preserve">Указывается код ОКС (КМИ) </w:t>
            </w:r>
            <w:r w:rsidR="00B276AA" w:rsidRPr="007036CE">
              <w:t>для отражения операции на ЛС плательщика</w:t>
            </w:r>
            <w:r w:rsidR="00A31E06" w:rsidRPr="007036CE">
              <w:t xml:space="preserve"> (при наличии)</w:t>
            </w:r>
          </w:p>
        </w:tc>
      </w:tr>
      <w:tr w:rsidR="00F66EF8" w:rsidRPr="007036CE" w14:paraId="7B900F8B" w14:textId="77777777" w:rsidTr="005E4D91">
        <w:tc>
          <w:tcPr>
            <w:tcW w:w="1100" w:type="pct"/>
          </w:tcPr>
          <w:p w14:paraId="579F45AE" w14:textId="77777777" w:rsidR="00B5690B" w:rsidRPr="007036CE" w:rsidRDefault="00B5690B" w:rsidP="00B5690B">
            <w:pPr>
              <w:pStyle w:val="GOSTTablenorm"/>
            </w:pPr>
            <w:r w:rsidRPr="007036CE">
              <w:t>ОКС (КМИ) плательщика изменяемый</w:t>
            </w:r>
          </w:p>
        </w:tc>
        <w:tc>
          <w:tcPr>
            <w:tcW w:w="750" w:type="pct"/>
          </w:tcPr>
          <w:p w14:paraId="1440FD14" w14:textId="77777777" w:rsidR="00B5690B" w:rsidRPr="007036CE" w:rsidRDefault="000250F5">
            <w:pPr>
              <w:pStyle w:val="GOSTTablenorm"/>
            </w:pPr>
            <w:r w:rsidRPr="007036CE">
              <w:t>StmInfrmtn_OKS_KMI_Chhg</w:t>
            </w:r>
          </w:p>
        </w:tc>
        <w:tc>
          <w:tcPr>
            <w:tcW w:w="500" w:type="pct"/>
          </w:tcPr>
          <w:p w14:paraId="1C39AC14" w14:textId="77777777" w:rsidR="00B5690B" w:rsidRPr="007036CE" w:rsidRDefault="00B5690B" w:rsidP="00B5690B">
            <w:pPr>
              <w:pStyle w:val="GOSTTablenorm"/>
            </w:pPr>
            <w:r w:rsidRPr="007036CE">
              <w:t>Строка</w:t>
            </w:r>
          </w:p>
        </w:tc>
        <w:tc>
          <w:tcPr>
            <w:tcW w:w="294" w:type="pct"/>
          </w:tcPr>
          <w:p w14:paraId="6B8B3D80" w14:textId="77777777" w:rsidR="00B5690B" w:rsidRPr="007036CE" w:rsidRDefault="00B5690B" w:rsidP="00B5690B">
            <w:pPr>
              <w:pStyle w:val="GOSTTablenorm"/>
              <w:rPr>
                <w:szCs w:val="22"/>
              </w:rPr>
            </w:pPr>
            <w:r w:rsidRPr="007036CE">
              <w:rPr>
                <w:szCs w:val="22"/>
              </w:rPr>
              <w:t>Нет</w:t>
            </w:r>
          </w:p>
        </w:tc>
        <w:tc>
          <w:tcPr>
            <w:tcW w:w="319" w:type="pct"/>
          </w:tcPr>
          <w:p w14:paraId="57C34738" w14:textId="77777777" w:rsidR="00B5690B" w:rsidRPr="007036CE" w:rsidRDefault="00B5690B" w:rsidP="00CB766A">
            <w:pPr>
              <w:pStyle w:val="GOSTTablenorm"/>
            </w:pPr>
            <w:r w:rsidRPr="007036CE">
              <w:t>&lt;=24</w:t>
            </w:r>
          </w:p>
        </w:tc>
        <w:tc>
          <w:tcPr>
            <w:tcW w:w="2037" w:type="pct"/>
          </w:tcPr>
          <w:p w14:paraId="79900296" w14:textId="77777777" w:rsidR="00B5690B" w:rsidRPr="007036CE" w:rsidRDefault="00B5690B" w:rsidP="00B5690B">
            <w:pPr>
              <w:pStyle w:val="GOSTTablenorm"/>
            </w:pPr>
            <w:r w:rsidRPr="007036CE">
              <w:t>Указывается изменяемый код ОКС (КМИ) для отражения операции на ЛС плательщика (при наличии).</w:t>
            </w:r>
          </w:p>
          <w:p w14:paraId="24C02D21" w14:textId="77777777" w:rsidR="00B5690B" w:rsidRPr="007036CE" w:rsidRDefault="00B5690B" w:rsidP="00B5690B">
            <w:pPr>
              <w:pStyle w:val="GOSTTablenorm"/>
            </w:pPr>
            <w:r w:rsidRPr="007036CE">
              <w:t>Заполняется, если в параметре «Вид операции» (</w:t>
            </w:r>
            <w:r w:rsidRPr="007036CE">
              <w:rPr>
                <w:szCs w:val="22"/>
              </w:rPr>
              <w:t>TtlPrt_StateFindCode</w:t>
            </w:r>
            <w:r w:rsidRPr="007036CE">
              <w:t>) указано значение «03»</w:t>
            </w:r>
          </w:p>
        </w:tc>
      </w:tr>
      <w:tr w:rsidR="00F66EF8" w:rsidRPr="007036CE" w14:paraId="0FCFB858" w14:textId="77777777" w:rsidTr="005E4D91">
        <w:tc>
          <w:tcPr>
            <w:tcW w:w="1100" w:type="pct"/>
          </w:tcPr>
          <w:p w14:paraId="60B14F6A" w14:textId="77777777" w:rsidR="00C6777A" w:rsidRPr="007036CE" w:rsidRDefault="00C6777A" w:rsidP="006A3B03">
            <w:pPr>
              <w:pStyle w:val="GOSTTablenorm"/>
            </w:pPr>
            <w:r w:rsidRPr="007036CE">
              <w:t>ОКС укрупненный плательщика</w:t>
            </w:r>
          </w:p>
        </w:tc>
        <w:tc>
          <w:tcPr>
            <w:tcW w:w="750" w:type="pct"/>
          </w:tcPr>
          <w:p w14:paraId="0D408288" w14:textId="77777777" w:rsidR="00C6777A" w:rsidRPr="007036CE" w:rsidRDefault="00DE564D">
            <w:pPr>
              <w:pStyle w:val="GOSTTablenorm"/>
            </w:pPr>
            <w:r w:rsidRPr="007036CE">
              <w:t>StmInfrmtn_OKS_BO</w:t>
            </w:r>
          </w:p>
        </w:tc>
        <w:tc>
          <w:tcPr>
            <w:tcW w:w="500" w:type="pct"/>
          </w:tcPr>
          <w:p w14:paraId="7EDC59E5" w14:textId="77777777" w:rsidR="00C6777A" w:rsidRPr="007036CE" w:rsidRDefault="00C6777A" w:rsidP="00C6777A">
            <w:pPr>
              <w:pStyle w:val="GOSTTablenorm"/>
            </w:pPr>
            <w:r w:rsidRPr="007036CE">
              <w:t>Строка</w:t>
            </w:r>
          </w:p>
        </w:tc>
        <w:tc>
          <w:tcPr>
            <w:tcW w:w="294" w:type="pct"/>
          </w:tcPr>
          <w:p w14:paraId="667192C3" w14:textId="77777777" w:rsidR="00C6777A" w:rsidRPr="007036CE" w:rsidRDefault="00C6777A" w:rsidP="00C6777A">
            <w:pPr>
              <w:pStyle w:val="GOSTTablenorm"/>
              <w:rPr>
                <w:szCs w:val="22"/>
              </w:rPr>
            </w:pPr>
            <w:r w:rsidRPr="007036CE">
              <w:t>Нет</w:t>
            </w:r>
          </w:p>
        </w:tc>
        <w:tc>
          <w:tcPr>
            <w:tcW w:w="319" w:type="pct"/>
          </w:tcPr>
          <w:p w14:paraId="2E182453" w14:textId="77777777" w:rsidR="00C6777A" w:rsidRPr="007036CE" w:rsidRDefault="00C6777A" w:rsidP="00C6777A">
            <w:pPr>
              <w:pStyle w:val="GOSTTablenorm"/>
            </w:pPr>
            <w:r w:rsidRPr="007036CE">
              <w:t>=18</w:t>
            </w:r>
          </w:p>
        </w:tc>
        <w:tc>
          <w:tcPr>
            <w:tcW w:w="2037" w:type="pct"/>
          </w:tcPr>
          <w:p w14:paraId="6F3643B0" w14:textId="77777777" w:rsidR="00C6777A" w:rsidRPr="007036CE" w:rsidRDefault="00C6777A" w:rsidP="00C1032D">
            <w:pPr>
              <w:pStyle w:val="GOSTTablenorm"/>
            </w:pPr>
            <w:r w:rsidRPr="007036CE">
              <w:t xml:space="preserve">Указывается код ОКС укрупненный </w:t>
            </w:r>
            <w:r w:rsidR="00B276AA" w:rsidRPr="007036CE">
              <w:t>для отражения операции на ЛС плательщика</w:t>
            </w:r>
            <w:r w:rsidRPr="007036CE">
              <w:t xml:space="preserve"> (при наличии)</w:t>
            </w:r>
          </w:p>
        </w:tc>
      </w:tr>
      <w:tr w:rsidR="00F66EF8" w:rsidRPr="007036CE" w14:paraId="7A955BC0" w14:textId="77777777" w:rsidTr="005E4D91">
        <w:tc>
          <w:tcPr>
            <w:tcW w:w="1100" w:type="pct"/>
          </w:tcPr>
          <w:p w14:paraId="2EDFAFC2" w14:textId="77777777" w:rsidR="0047483F" w:rsidRPr="007036CE" w:rsidRDefault="0047483F" w:rsidP="0047483F">
            <w:pPr>
              <w:pStyle w:val="GOSTTablenorm"/>
            </w:pPr>
            <w:r w:rsidRPr="007036CE">
              <w:t>ОКС укрупненный плательщика изменяемый</w:t>
            </w:r>
          </w:p>
        </w:tc>
        <w:tc>
          <w:tcPr>
            <w:tcW w:w="750" w:type="pct"/>
          </w:tcPr>
          <w:p w14:paraId="56666A42" w14:textId="77777777" w:rsidR="0047483F" w:rsidRPr="007036CE" w:rsidRDefault="000250F5">
            <w:pPr>
              <w:pStyle w:val="GOSTTablenorm"/>
            </w:pPr>
            <w:r w:rsidRPr="007036CE">
              <w:t>StmInfrmtn_OKS_Chhg</w:t>
            </w:r>
          </w:p>
        </w:tc>
        <w:tc>
          <w:tcPr>
            <w:tcW w:w="500" w:type="pct"/>
          </w:tcPr>
          <w:p w14:paraId="32075C70" w14:textId="77777777" w:rsidR="0047483F" w:rsidRPr="007036CE" w:rsidRDefault="0047483F" w:rsidP="0047483F">
            <w:pPr>
              <w:pStyle w:val="GOSTTablenorm"/>
              <w:tabs>
                <w:tab w:val="left" w:pos="468"/>
              </w:tabs>
            </w:pPr>
            <w:r w:rsidRPr="007036CE">
              <w:t>Строка</w:t>
            </w:r>
          </w:p>
        </w:tc>
        <w:tc>
          <w:tcPr>
            <w:tcW w:w="294" w:type="pct"/>
          </w:tcPr>
          <w:p w14:paraId="5F721532" w14:textId="77777777" w:rsidR="0047483F" w:rsidRPr="007036CE" w:rsidRDefault="0047483F" w:rsidP="0047483F">
            <w:pPr>
              <w:pStyle w:val="GOSTTablenorm"/>
            </w:pPr>
            <w:r w:rsidRPr="007036CE">
              <w:t>Нет</w:t>
            </w:r>
          </w:p>
        </w:tc>
        <w:tc>
          <w:tcPr>
            <w:tcW w:w="319" w:type="pct"/>
          </w:tcPr>
          <w:p w14:paraId="36A3F735" w14:textId="77777777" w:rsidR="0047483F" w:rsidRPr="007036CE" w:rsidRDefault="0047483F" w:rsidP="0047483F">
            <w:pPr>
              <w:pStyle w:val="GOSTTablenorm"/>
            </w:pPr>
            <w:r w:rsidRPr="007036CE">
              <w:t>=18</w:t>
            </w:r>
          </w:p>
        </w:tc>
        <w:tc>
          <w:tcPr>
            <w:tcW w:w="2037" w:type="pct"/>
          </w:tcPr>
          <w:p w14:paraId="4B4F7023" w14:textId="77777777" w:rsidR="0047483F" w:rsidRPr="007036CE" w:rsidRDefault="0047483F" w:rsidP="0047483F">
            <w:pPr>
              <w:pStyle w:val="GOSTTablenorm"/>
            </w:pPr>
            <w:r w:rsidRPr="007036CE">
              <w:t>Указывается изменяемый код ОКС укрупненный для отражения операции на ЛС плательщика (при наличии).</w:t>
            </w:r>
          </w:p>
          <w:p w14:paraId="418DDE49" w14:textId="77777777" w:rsidR="0047483F" w:rsidRPr="007036CE" w:rsidRDefault="0047483F" w:rsidP="0047483F">
            <w:pPr>
              <w:pStyle w:val="GOSTTablenorm"/>
            </w:pPr>
            <w:r w:rsidRPr="007036CE">
              <w:t>Заполняется, если в параметре «Вид операции» (</w:t>
            </w:r>
            <w:r w:rsidRPr="007036CE">
              <w:rPr>
                <w:szCs w:val="22"/>
              </w:rPr>
              <w:t>TtlPrt_StateFindCode</w:t>
            </w:r>
            <w:r w:rsidRPr="007036CE">
              <w:t>) указано значение «03»</w:t>
            </w:r>
          </w:p>
        </w:tc>
      </w:tr>
      <w:tr w:rsidR="00F66EF8" w:rsidRPr="007036CE" w14:paraId="166E4A02" w14:textId="77777777" w:rsidTr="005E4D91">
        <w:tc>
          <w:tcPr>
            <w:tcW w:w="1100" w:type="pct"/>
          </w:tcPr>
          <w:p w14:paraId="4EEDCEA8" w14:textId="77777777" w:rsidR="00970437" w:rsidRPr="007036CE" w:rsidRDefault="00970437" w:rsidP="00C6777A">
            <w:pPr>
              <w:pStyle w:val="GOSTTablenorm"/>
              <w:rPr>
                <w:szCs w:val="22"/>
              </w:rPr>
            </w:pPr>
            <w:r w:rsidRPr="007036CE">
              <w:rPr>
                <w:szCs w:val="22"/>
              </w:rPr>
              <w:t>КБК плательщика</w:t>
            </w:r>
          </w:p>
        </w:tc>
        <w:tc>
          <w:tcPr>
            <w:tcW w:w="750" w:type="pct"/>
          </w:tcPr>
          <w:p w14:paraId="141DF141" w14:textId="77777777" w:rsidR="00970437" w:rsidRPr="007036CE" w:rsidRDefault="00DE564D">
            <w:pPr>
              <w:pStyle w:val="GOSTTablenorm"/>
            </w:pPr>
            <w:r w:rsidRPr="007036CE">
              <w:t>StmInfrmtn_KBK_BO</w:t>
            </w:r>
          </w:p>
        </w:tc>
        <w:tc>
          <w:tcPr>
            <w:tcW w:w="500" w:type="pct"/>
          </w:tcPr>
          <w:p w14:paraId="5BBD0581" w14:textId="77777777" w:rsidR="00970437" w:rsidRPr="007036CE" w:rsidRDefault="00970437" w:rsidP="00C6777A">
            <w:pPr>
              <w:pStyle w:val="GOSTTablenorm"/>
              <w:rPr>
                <w:szCs w:val="22"/>
              </w:rPr>
            </w:pPr>
            <w:r w:rsidRPr="007036CE">
              <w:rPr>
                <w:szCs w:val="22"/>
              </w:rPr>
              <w:t>Строка</w:t>
            </w:r>
          </w:p>
        </w:tc>
        <w:tc>
          <w:tcPr>
            <w:tcW w:w="294" w:type="pct"/>
          </w:tcPr>
          <w:p w14:paraId="7D891D38" w14:textId="77777777" w:rsidR="00970437" w:rsidRPr="007036CE" w:rsidRDefault="00FA50DA" w:rsidP="00C6777A">
            <w:pPr>
              <w:pStyle w:val="GOSTTablenorm"/>
              <w:rPr>
                <w:szCs w:val="22"/>
              </w:rPr>
            </w:pPr>
            <w:r w:rsidRPr="007036CE">
              <w:rPr>
                <w:szCs w:val="22"/>
              </w:rPr>
              <w:t>Да</w:t>
            </w:r>
          </w:p>
        </w:tc>
        <w:tc>
          <w:tcPr>
            <w:tcW w:w="319" w:type="pct"/>
          </w:tcPr>
          <w:p w14:paraId="1032FB1C" w14:textId="77777777" w:rsidR="00970437" w:rsidRPr="007036CE" w:rsidRDefault="00970437" w:rsidP="00C6777A">
            <w:pPr>
              <w:pStyle w:val="GOSTTablenorm"/>
              <w:rPr>
                <w:szCs w:val="22"/>
              </w:rPr>
            </w:pPr>
            <w:r w:rsidRPr="007036CE">
              <w:rPr>
                <w:szCs w:val="22"/>
                <w:lang w:val="en-US"/>
              </w:rPr>
              <w:t>=20</w:t>
            </w:r>
          </w:p>
        </w:tc>
        <w:tc>
          <w:tcPr>
            <w:tcW w:w="2037" w:type="pct"/>
          </w:tcPr>
          <w:p w14:paraId="0ED82E20" w14:textId="77777777" w:rsidR="00C6777A" w:rsidRPr="007036CE" w:rsidRDefault="00970437" w:rsidP="00C1032D">
            <w:pPr>
              <w:pStyle w:val="GOSTTablenorm"/>
              <w:rPr>
                <w:szCs w:val="22"/>
              </w:rPr>
            </w:pPr>
            <w:r w:rsidRPr="007036CE">
              <w:rPr>
                <w:bCs/>
                <w:szCs w:val="22"/>
              </w:rPr>
              <w:t>Указывается код по бюджетной классификации для отраже</w:t>
            </w:r>
            <w:r w:rsidR="00C17F1B" w:rsidRPr="007036CE">
              <w:rPr>
                <w:bCs/>
                <w:szCs w:val="22"/>
              </w:rPr>
              <w:t>ния операции на ЛС плательщика</w:t>
            </w:r>
          </w:p>
        </w:tc>
      </w:tr>
      <w:tr w:rsidR="00F66EF8" w:rsidRPr="007036CE" w14:paraId="36092BC7" w14:textId="77777777" w:rsidTr="005E4D91">
        <w:tc>
          <w:tcPr>
            <w:tcW w:w="1100" w:type="pct"/>
          </w:tcPr>
          <w:p w14:paraId="2019F40A" w14:textId="77777777" w:rsidR="00B5690B" w:rsidRPr="007036CE" w:rsidRDefault="00B5690B" w:rsidP="00C6777A">
            <w:pPr>
              <w:pStyle w:val="GOSTTablenorm"/>
              <w:rPr>
                <w:szCs w:val="22"/>
              </w:rPr>
            </w:pPr>
            <w:r w:rsidRPr="007036CE">
              <w:rPr>
                <w:szCs w:val="22"/>
              </w:rPr>
              <w:t>КБК плательщика изменяемый</w:t>
            </w:r>
          </w:p>
        </w:tc>
        <w:tc>
          <w:tcPr>
            <w:tcW w:w="750" w:type="pct"/>
          </w:tcPr>
          <w:p w14:paraId="1EB3D7C9" w14:textId="77777777" w:rsidR="00B5690B" w:rsidRPr="007036CE" w:rsidRDefault="000250F5">
            <w:pPr>
              <w:pStyle w:val="GOSTTablenorm"/>
            </w:pPr>
            <w:r w:rsidRPr="007036CE">
              <w:t>StmInfrmtn_KBK_Chhg</w:t>
            </w:r>
          </w:p>
        </w:tc>
        <w:tc>
          <w:tcPr>
            <w:tcW w:w="500" w:type="pct"/>
          </w:tcPr>
          <w:p w14:paraId="7469FDAD" w14:textId="77777777" w:rsidR="00B5690B" w:rsidRPr="007036CE" w:rsidRDefault="00FA50DA" w:rsidP="00C6777A">
            <w:pPr>
              <w:pStyle w:val="GOSTTablenorm"/>
              <w:rPr>
                <w:szCs w:val="22"/>
              </w:rPr>
            </w:pPr>
            <w:r w:rsidRPr="007036CE">
              <w:rPr>
                <w:szCs w:val="22"/>
              </w:rPr>
              <w:t>Строка</w:t>
            </w:r>
          </w:p>
        </w:tc>
        <w:tc>
          <w:tcPr>
            <w:tcW w:w="294" w:type="pct"/>
          </w:tcPr>
          <w:p w14:paraId="2135D6E0" w14:textId="77777777" w:rsidR="00B5690B" w:rsidRPr="007036CE" w:rsidRDefault="000407CE" w:rsidP="00C6777A">
            <w:pPr>
              <w:pStyle w:val="GOSTTablenorm"/>
              <w:rPr>
                <w:szCs w:val="22"/>
              </w:rPr>
            </w:pPr>
            <w:r w:rsidRPr="007036CE">
              <w:rPr>
                <w:szCs w:val="22"/>
              </w:rPr>
              <w:t>Нет</w:t>
            </w:r>
          </w:p>
        </w:tc>
        <w:tc>
          <w:tcPr>
            <w:tcW w:w="319" w:type="pct"/>
          </w:tcPr>
          <w:p w14:paraId="29812120" w14:textId="77777777" w:rsidR="00B5690B" w:rsidRPr="007036CE" w:rsidRDefault="00FA50DA" w:rsidP="00C6777A">
            <w:pPr>
              <w:pStyle w:val="GOSTTablenorm"/>
              <w:rPr>
                <w:szCs w:val="22"/>
                <w:lang w:val="en-US"/>
              </w:rPr>
            </w:pPr>
            <w:r w:rsidRPr="007036CE">
              <w:rPr>
                <w:szCs w:val="22"/>
                <w:lang w:val="en-US"/>
              </w:rPr>
              <w:t>=20</w:t>
            </w:r>
          </w:p>
        </w:tc>
        <w:tc>
          <w:tcPr>
            <w:tcW w:w="2037" w:type="pct"/>
          </w:tcPr>
          <w:p w14:paraId="59E0829E" w14:textId="77777777" w:rsidR="00B5690B" w:rsidRPr="007036CE" w:rsidRDefault="00FA50DA" w:rsidP="00C1032D">
            <w:pPr>
              <w:pStyle w:val="GOSTTablenorm"/>
              <w:rPr>
                <w:bCs/>
                <w:szCs w:val="22"/>
              </w:rPr>
            </w:pPr>
            <w:r w:rsidRPr="007036CE">
              <w:rPr>
                <w:bCs/>
                <w:szCs w:val="22"/>
              </w:rPr>
              <w:t>Указывается изменяемый код по бюджетной классификации для отражения операции на ЛС плательщика.</w:t>
            </w:r>
          </w:p>
          <w:p w14:paraId="14FFD7DE" w14:textId="77777777" w:rsidR="00FA50DA" w:rsidRPr="007036CE" w:rsidRDefault="00FA50DA" w:rsidP="00C1032D">
            <w:pPr>
              <w:pStyle w:val="GOSTTablenorm"/>
              <w:rPr>
                <w:bCs/>
                <w:szCs w:val="22"/>
              </w:rPr>
            </w:pPr>
            <w:r w:rsidRPr="007036CE">
              <w:t>Заполняется, если в параметре «Вид операции» (</w:t>
            </w:r>
            <w:r w:rsidRPr="007036CE">
              <w:rPr>
                <w:szCs w:val="22"/>
              </w:rPr>
              <w:t>TtlPrt_StateFindCode</w:t>
            </w:r>
            <w:r w:rsidRPr="007036CE">
              <w:t>) указано значение «03»</w:t>
            </w:r>
          </w:p>
        </w:tc>
      </w:tr>
      <w:tr w:rsidR="00F66EF8" w:rsidRPr="007036CE" w14:paraId="5250088F" w14:textId="77777777" w:rsidTr="005E4D91">
        <w:tc>
          <w:tcPr>
            <w:tcW w:w="1100" w:type="pct"/>
          </w:tcPr>
          <w:p w14:paraId="18E139C0" w14:textId="77777777" w:rsidR="00900A79" w:rsidRPr="007036CE" w:rsidRDefault="00900A79" w:rsidP="00900A79">
            <w:pPr>
              <w:pStyle w:val="GOSTTablenorm"/>
              <w:rPr>
                <w:szCs w:val="22"/>
              </w:rPr>
            </w:pPr>
            <w:r w:rsidRPr="007036CE">
              <w:t>Тип КБК плательщика</w:t>
            </w:r>
          </w:p>
        </w:tc>
        <w:tc>
          <w:tcPr>
            <w:tcW w:w="750" w:type="pct"/>
          </w:tcPr>
          <w:p w14:paraId="13714708" w14:textId="77777777" w:rsidR="00ED6DA8" w:rsidRPr="007036CE" w:rsidRDefault="00ED6DA8">
            <w:pPr>
              <w:pStyle w:val="GOSTTablenorm"/>
            </w:pPr>
            <w:r w:rsidRPr="007036CE">
              <w:t>StmInfrmtn_CnstTpKBK</w:t>
            </w:r>
          </w:p>
        </w:tc>
        <w:tc>
          <w:tcPr>
            <w:tcW w:w="500" w:type="pct"/>
          </w:tcPr>
          <w:p w14:paraId="7BBEADEF" w14:textId="77777777" w:rsidR="00900A79" w:rsidRPr="007036CE" w:rsidRDefault="00900A79" w:rsidP="00900A79">
            <w:pPr>
              <w:pStyle w:val="GOSTTablenorm"/>
              <w:rPr>
                <w:szCs w:val="22"/>
              </w:rPr>
            </w:pPr>
            <w:r w:rsidRPr="007036CE">
              <w:t>Строка</w:t>
            </w:r>
          </w:p>
        </w:tc>
        <w:tc>
          <w:tcPr>
            <w:tcW w:w="294" w:type="pct"/>
          </w:tcPr>
          <w:p w14:paraId="5D239439" w14:textId="77777777" w:rsidR="00900A79" w:rsidRPr="007036CE" w:rsidRDefault="00900A79" w:rsidP="00900A79">
            <w:pPr>
              <w:pStyle w:val="GOSTTablenorm"/>
              <w:rPr>
                <w:szCs w:val="22"/>
              </w:rPr>
            </w:pPr>
            <w:r w:rsidRPr="007036CE">
              <w:t>Да</w:t>
            </w:r>
          </w:p>
        </w:tc>
        <w:tc>
          <w:tcPr>
            <w:tcW w:w="319" w:type="pct"/>
          </w:tcPr>
          <w:p w14:paraId="38FA25D9" w14:textId="77777777" w:rsidR="00900A79" w:rsidRPr="007036CE" w:rsidRDefault="00900A79" w:rsidP="00900A79">
            <w:pPr>
              <w:pStyle w:val="GOSTTablenorm"/>
              <w:rPr>
                <w:szCs w:val="22"/>
                <w:lang w:val="en-US"/>
              </w:rPr>
            </w:pPr>
            <w:r w:rsidRPr="007036CE">
              <w:t>=2</w:t>
            </w:r>
          </w:p>
        </w:tc>
        <w:tc>
          <w:tcPr>
            <w:tcW w:w="2037" w:type="pct"/>
          </w:tcPr>
          <w:p w14:paraId="6F8AD92F" w14:textId="77777777" w:rsidR="00900A79" w:rsidRPr="007036CE" w:rsidRDefault="00900A79" w:rsidP="00900A79">
            <w:pPr>
              <w:pStyle w:val="GOSTTablenorm"/>
            </w:pPr>
            <w:r w:rsidRPr="007036CE">
              <w:t>Указывается тип кода по бюджетной классификации плательщика.</w:t>
            </w:r>
          </w:p>
          <w:p w14:paraId="3CBADABB" w14:textId="77777777" w:rsidR="00900A79" w:rsidRPr="007036CE" w:rsidRDefault="00900A79" w:rsidP="00900A79">
            <w:pPr>
              <w:pStyle w:val="GOSTTablenorm"/>
            </w:pPr>
            <w:r w:rsidRPr="007036CE">
              <w:t>Возможные значения:</w:t>
            </w:r>
          </w:p>
          <w:p w14:paraId="67661F1C" w14:textId="2592FE51" w:rsidR="00900A79" w:rsidRPr="007036CE" w:rsidRDefault="00CB766A" w:rsidP="00900A79">
            <w:pPr>
              <w:pStyle w:val="GOSTTableListMark1"/>
            </w:pPr>
            <w:r w:rsidRPr="007036CE">
              <w:t>«</w:t>
            </w:r>
            <w:r w:rsidR="00900A79" w:rsidRPr="007036CE">
              <w:t>10</w:t>
            </w:r>
            <w:r w:rsidRPr="007036CE">
              <w:t>»</w:t>
            </w:r>
            <w:r w:rsidR="00900A79" w:rsidRPr="007036CE">
              <w:t xml:space="preserve"> </w:t>
            </w:r>
            <w:r w:rsidR="00FB1651" w:rsidRPr="007036CE">
              <w:t>–</w:t>
            </w:r>
            <w:r w:rsidRPr="007036CE">
              <w:t xml:space="preserve"> </w:t>
            </w:r>
            <w:r w:rsidR="001E7003" w:rsidRPr="007036CE">
              <w:t>р</w:t>
            </w:r>
            <w:r w:rsidR="00900A79" w:rsidRPr="007036CE">
              <w:t>асходы</w:t>
            </w:r>
            <w:r w:rsidRPr="007036CE">
              <w:t>;</w:t>
            </w:r>
          </w:p>
          <w:p w14:paraId="53C45395" w14:textId="2A9ADE28" w:rsidR="00900A79" w:rsidRPr="007036CE" w:rsidRDefault="00CB766A" w:rsidP="00900A79">
            <w:pPr>
              <w:pStyle w:val="GOSTTableListMark1"/>
            </w:pPr>
            <w:r w:rsidRPr="007036CE">
              <w:lastRenderedPageBreak/>
              <w:t>«</w:t>
            </w:r>
            <w:r w:rsidR="00900A79" w:rsidRPr="007036CE">
              <w:t>11</w:t>
            </w:r>
            <w:r w:rsidRPr="007036CE">
              <w:t xml:space="preserve">» </w:t>
            </w:r>
            <w:r w:rsidR="00FB1651" w:rsidRPr="007036CE">
              <w:t>–</w:t>
            </w:r>
            <w:r w:rsidR="00FB1651">
              <w:t xml:space="preserve"> </w:t>
            </w:r>
            <w:r w:rsidR="001E7003" w:rsidRPr="007036CE">
              <w:t>л</w:t>
            </w:r>
            <w:r w:rsidR="00900A79" w:rsidRPr="007036CE">
              <w:t>имитируемые расходы</w:t>
            </w:r>
            <w:r w:rsidRPr="007036CE">
              <w:t>;</w:t>
            </w:r>
          </w:p>
          <w:p w14:paraId="2DC74FE0" w14:textId="28C3F136" w:rsidR="00900A79" w:rsidRPr="007036CE" w:rsidRDefault="00CB766A" w:rsidP="001E7003">
            <w:pPr>
              <w:pStyle w:val="GOSTTableListMark1"/>
            </w:pPr>
            <w:r w:rsidRPr="007036CE">
              <w:t>«</w:t>
            </w:r>
            <w:r w:rsidR="00900A79" w:rsidRPr="007036CE">
              <w:t>12</w:t>
            </w:r>
            <w:r w:rsidRPr="007036CE">
              <w:t xml:space="preserve">» </w:t>
            </w:r>
            <w:r w:rsidR="00FB1651" w:rsidRPr="007036CE">
              <w:t>–</w:t>
            </w:r>
            <w:r w:rsidR="00900A79" w:rsidRPr="007036CE">
              <w:t xml:space="preserve"> </w:t>
            </w:r>
            <w:r w:rsidR="001E7003" w:rsidRPr="007036CE">
              <w:t>н</w:t>
            </w:r>
            <w:r w:rsidR="00900A79" w:rsidRPr="007036CE">
              <w:t>елимитруемые расходы</w:t>
            </w:r>
          </w:p>
        </w:tc>
      </w:tr>
      <w:tr w:rsidR="000407CE" w:rsidRPr="007036CE" w14:paraId="71935C30" w14:textId="77777777" w:rsidTr="005E4D91">
        <w:tc>
          <w:tcPr>
            <w:tcW w:w="1100" w:type="pct"/>
          </w:tcPr>
          <w:p w14:paraId="63653B07" w14:textId="77777777" w:rsidR="000407CE" w:rsidRPr="007036CE" w:rsidRDefault="000407CE" w:rsidP="000407CE">
            <w:pPr>
              <w:pStyle w:val="GOSTTablenorm"/>
            </w:pPr>
            <w:r w:rsidRPr="007036CE">
              <w:lastRenderedPageBreak/>
              <w:t>Тип КБК плательщика изменяемый</w:t>
            </w:r>
          </w:p>
        </w:tc>
        <w:tc>
          <w:tcPr>
            <w:tcW w:w="750" w:type="pct"/>
          </w:tcPr>
          <w:p w14:paraId="3D9656A8" w14:textId="77777777" w:rsidR="000407CE" w:rsidRPr="007036CE" w:rsidRDefault="000407CE" w:rsidP="000407CE">
            <w:pPr>
              <w:pStyle w:val="GOSTTablenorm"/>
            </w:pPr>
            <w:r w:rsidRPr="007036CE">
              <w:t>StmInfrmtn_CnstTpKBK</w:t>
            </w:r>
            <w:r w:rsidR="0016740C" w:rsidRPr="007036CE">
              <w:t>_Chhg</w:t>
            </w:r>
          </w:p>
        </w:tc>
        <w:tc>
          <w:tcPr>
            <w:tcW w:w="500" w:type="pct"/>
          </w:tcPr>
          <w:p w14:paraId="4B874013" w14:textId="77777777" w:rsidR="000407CE" w:rsidRPr="007036CE" w:rsidRDefault="000407CE" w:rsidP="000407CE">
            <w:pPr>
              <w:pStyle w:val="GOSTTablenorm"/>
            </w:pPr>
            <w:r w:rsidRPr="007036CE">
              <w:t>Строка</w:t>
            </w:r>
          </w:p>
        </w:tc>
        <w:tc>
          <w:tcPr>
            <w:tcW w:w="294" w:type="pct"/>
          </w:tcPr>
          <w:p w14:paraId="1EB1F8F6" w14:textId="77777777" w:rsidR="000407CE" w:rsidRPr="007036CE" w:rsidRDefault="000407CE" w:rsidP="000407CE">
            <w:pPr>
              <w:pStyle w:val="GOSTTablenorm"/>
            </w:pPr>
            <w:r w:rsidRPr="007036CE">
              <w:t>Нет</w:t>
            </w:r>
          </w:p>
        </w:tc>
        <w:tc>
          <w:tcPr>
            <w:tcW w:w="319" w:type="pct"/>
          </w:tcPr>
          <w:p w14:paraId="2CA8C9F6" w14:textId="77777777" w:rsidR="000407CE" w:rsidRPr="007036CE" w:rsidRDefault="000407CE" w:rsidP="000407CE">
            <w:pPr>
              <w:pStyle w:val="GOSTTablenorm"/>
            </w:pPr>
            <w:r w:rsidRPr="007036CE">
              <w:t>=2</w:t>
            </w:r>
          </w:p>
        </w:tc>
        <w:tc>
          <w:tcPr>
            <w:tcW w:w="2037" w:type="pct"/>
          </w:tcPr>
          <w:p w14:paraId="6258BEFA" w14:textId="77777777" w:rsidR="000407CE" w:rsidRPr="007036CE" w:rsidRDefault="000407CE" w:rsidP="000407CE">
            <w:pPr>
              <w:pStyle w:val="GOSTTablenorm"/>
            </w:pPr>
            <w:r w:rsidRPr="007036CE">
              <w:t>Указывается тип кода по бюджетной классификации плательщика.</w:t>
            </w:r>
          </w:p>
          <w:p w14:paraId="01A36A25" w14:textId="77777777" w:rsidR="000407CE" w:rsidRPr="007036CE" w:rsidRDefault="000407CE" w:rsidP="000407CE">
            <w:pPr>
              <w:pStyle w:val="GOSTTablenorm"/>
            </w:pPr>
            <w:r w:rsidRPr="007036CE">
              <w:t>Возможные значения:</w:t>
            </w:r>
          </w:p>
          <w:p w14:paraId="752BC170" w14:textId="047F2020" w:rsidR="000407CE" w:rsidRPr="007036CE" w:rsidRDefault="000407CE" w:rsidP="000407CE">
            <w:pPr>
              <w:pStyle w:val="GOSTTableListMark1"/>
            </w:pPr>
            <w:r w:rsidRPr="007036CE">
              <w:t xml:space="preserve">«10» </w:t>
            </w:r>
            <w:r w:rsidR="00FB1651" w:rsidRPr="007036CE">
              <w:t>–</w:t>
            </w:r>
            <w:r w:rsidRPr="007036CE">
              <w:t xml:space="preserve"> </w:t>
            </w:r>
            <w:r w:rsidR="001E7003" w:rsidRPr="007036CE">
              <w:t>р</w:t>
            </w:r>
            <w:r w:rsidRPr="007036CE">
              <w:t>асходы;</w:t>
            </w:r>
          </w:p>
          <w:p w14:paraId="2AA8E824" w14:textId="48F5C775" w:rsidR="000407CE" w:rsidRPr="007036CE" w:rsidRDefault="000407CE" w:rsidP="000407CE">
            <w:pPr>
              <w:pStyle w:val="GOSTTableListMark1"/>
            </w:pPr>
            <w:r w:rsidRPr="007036CE">
              <w:t xml:space="preserve">«11» </w:t>
            </w:r>
            <w:r w:rsidR="00FB1651" w:rsidRPr="007036CE">
              <w:t>–</w:t>
            </w:r>
            <w:r w:rsidRPr="007036CE">
              <w:t xml:space="preserve"> </w:t>
            </w:r>
            <w:r w:rsidR="001E7003" w:rsidRPr="007036CE">
              <w:t>л</w:t>
            </w:r>
            <w:r w:rsidRPr="007036CE">
              <w:t>имитируемые расходы;</w:t>
            </w:r>
          </w:p>
          <w:p w14:paraId="2CDE753C" w14:textId="2E7F900A" w:rsidR="000407CE" w:rsidRPr="007036CE" w:rsidRDefault="000407CE" w:rsidP="000407CE">
            <w:pPr>
              <w:pStyle w:val="GOSTTableListMark1"/>
            </w:pPr>
            <w:r w:rsidRPr="007036CE">
              <w:t xml:space="preserve">«12» </w:t>
            </w:r>
            <w:r w:rsidR="00FB1651" w:rsidRPr="007036CE">
              <w:t>–</w:t>
            </w:r>
            <w:r w:rsidRPr="007036CE">
              <w:t xml:space="preserve"> </w:t>
            </w:r>
            <w:r w:rsidR="001E7003" w:rsidRPr="007036CE">
              <w:t>н</w:t>
            </w:r>
            <w:r w:rsidRPr="007036CE">
              <w:t>елимитруемые расходы.</w:t>
            </w:r>
          </w:p>
          <w:p w14:paraId="6D445590" w14:textId="77777777" w:rsidR="000407CE" w:rsidRPr="007036CE" w:rsidRDefault="000407CE" w:rsidP="000407CE">
            <w:pPr>
              <w:pStyle w:val="GOSTTableListMark1"/>
              <w:numPr>
                <w:ilvl w:val="0"/>
                <w:numId w:val="0"/>
              </w:numPr>
              <w:ind w:left="113"/>
            </w:pPr>
            <w:r w:rsidRPr="007036CE">
              <w:t>Заполняется, если в параметре «Вид операции» (</w:t>
            </w:r>
            <w:r w:rsidRPr="007036CE">
              <w:rPr>
                <w:szCs w:val="22"/>
              </w:rPr>
              <w:t>TtlPrt_StateFindCode</w:t>
            </w:r>
            <w:r w:rsidR="002738C8" w:rsidRPr="007036CE">
              <w:t>) указано значение «03»</w:t>
            </w:r>
          </w:p>
        </w:tc>
      </w:tr>
      <w:tr w:rsidR="000407CE" w:rsidRPr="007036CE" w14:paraId="3B154049" w14:textId="77777777" w:rsidTr="005E4D91">
        <w:tc>
          <w:tcPr>
            <w:tcW w:w="1100" w:type="pct"/>
          </w:tcPr>
          <w:p w14:paraId="3D44866A" w14:textId="77777777" w:rsidR="000407CE" w:rsidRPr="007036CE" w:rsidRDefault="000407CE" w:rsidP="000407CE">
            <w:pPr>
              <w:pStyle w:val="GOSTTablenorm"/>
              <w:rPr>
                <w:szCs w:val="22"/>
              </w:rPr>
            </w:pPr>
            <w:r w:rsidRPr="007036CE">
              <w:rPr>
                <w:szCs w:val="22"/>
              </w:rPr>
              <w:t>Код цели (аналитический код) плательщика</w:t>
            </w:r>
          </w:p>
        </w:tc>
        <w:tc>
          <w:tcPr>
            <w:tcW w:w="750" w:type="pct"/>
          </w:tcPr>
          <w:p w14:paraId="08E5566B" w14:textId="77777777" w:rsidR="000407CE" w:rsidRPr="007036CE" w:rsidRDefault="000407CE" w:rsidP="000407CE">
            <w:pPr>
              <w:pStyle w:val="GOSTTablenorm"/>
            </w:pPr>
            <w:r w:rsidRPr="007036CE">
              <w:t>StmInfrmtn_ObjCdBO</w:t>
            </w:r>
          </w:p>
        </w:tc>
        <w:tc>
          <w:tcPr>
            <w:tcW w:w="500" w:type="pct"/>
          </w:tcPr>
          <w:p w14:paraId="61310C67" w14:textId="77777777" w:rsidR="000407CE" w:rsidRPr="007036CE" w:rsidRDefault="000407CE" w:rsidP="000407CE">
            <w:pPr>
              <w:pStyle w:val="GOSTTablenorm"/>
              <w:rPr>
                <w:szCs w:val="22"/>
              </w:rPr>
            </w:pPr>
            <w:r w:rsidRPr="007036CE">
              <w:rPr>
                <w:szCs w:val="22"/>
              </w:rPr>
              <w:t>Строка</w:t>
            </w:r>
          </w:p>
        </w:tc>
        <w:tc>
          <w:tcPr>
            <w:tcW w:w="294" w:type="pct"/>
          </w:tcPr>
          <w:p w14:paraId="31B5BAD6" w14:textId="77777777" w:rsidR="000407CE" w:rsidRPr="007036CE" w:rsidRDefault="000407CE" w:rsidP="000407CE">
            <w:pPr>
              <w:pStyle w:val="GOSTTablenorm"/>
              <w:rPr>
                <w:szCs w:val="22"/>
              </w:rPr>
            </w:pPr>
            <w:r w:rsidRPr="007036CE">
              <w:rPr>
                <w:szCs w:val="22"/>
              </w:rPr>
              <w:t>Нет</w:t>
            </w:r>
          </w:p>
        </w:tc>
        <w:tc>
          <w:tcPr>
            <w:tcW w:w="319" w:type="pct"/>
          </w:tcPr>
          <w:p w14:paraId="23CD8168" w14:textId="77777777" w:rsidR="000407CE" w:rsidRPr="007036CE" w:rsidRDefault="000407CE" w:rsidP="000407CE">
            <w:pPr>
              <w:pStyle w:val="GOSTTablenorm"/>
              <w:rPr>
                <w:szCs w:val="22"/>
              </w:rPr>
            </w:pPr>
            <w:r w:rsidRPr="007036CE">
              <w:rPr>
                <w:szCs w:val="22"/>
              </w:rPr>
              <w:t>&lt;=</w:t>
            </w:r>
            <w:r w:rsidRPr="007036CE">
              <w:rPr>
                <w:szCs w:val="22"/>
                <w:lang w:val="en-US"/>
              </w:rPr>
              <w:t>25</w:t>
            </w:r>
          </w:p>
        </w:tc>
        <w:tc>
          <w:tcPr>
            <w:tcW w:w="2037" w:type="pct"/>
          </w:tcPr>
          <w:p w14:paraId="1DEA2835" w14:textId="77777777" w:rsidR="000407CE" w:rsidRPr="007036CE" w:rsidRDefault="000407CE" w:rsidP="000407CE">
            <w:pPr>
              <w:pStyle w:val="GOSTTablenorm"/>
              <w:rPr>
                <w:szCs w:val="22"/>
              </w:rPr>
            </w:pPr>
            <w:r w:rsidRPr="007036CE">
              <w:rPr>
                <w:bCs/>
                <w:szCs w:val="22"/>
              </w:rPr>
              <w:t>Указывается код цели (аналитический код) для отражения операции на ЛС плательщика (при наличии)</w:t>
            </w:r>
          </w:p>
        </w:tc>
      </w:tr>
      <w:tr w:rsidR="000407CE" w:rsidRPr="007036CE" w14:paraId="7CD2F742" w14:textId="77777777" w:rsidTr="005E4D91">
        <w:tc>
          <w:tcPr>
            <w:tcW w:w="1100" w:type="pct"/>
          </w:tcPr>
          <w:p w14:paraId="395011DA" w14:textId="77777777" w:rsidR="000407CE" w:rsidRPr="007036CE" w:rsidRDefault="000407CE" w:rsidP="000407CE">
            <w:pPr>
              <w:pStyle w:val="GOSTTablenorm"/>
              <w:rPr>
                <w:szCs w:val="22"/>
              </w:rPr>
            </w:pPr>
            <w:r w:rsidRPr="007036CE">
              <w:rPr>
                <w:szCs w:val="22"/>
              </w:rPr>
              <w:t>Код цели (аналитический код) плательщика изменяемый</w:t>
            </w:r>
          </w:p>
        </w:tc>
        <w:tc>
          <w:tcPr>
            <w:tcW w:w="750" w:type="pct"/>
          </w:tcPr>
          <w:p w14:paraId="4FC9B029" w14:textId="77777777" w:rsidR="000407CE" w:rsidRPr="007036CE" w:rsidRDefault="000407CE" w:rsidP="000407CE">
            <w:pPr>
              <w:pStyle w:val="GOSTTablenorm"/>
            </w:pPr>
            <w:r w:rsidRPr="007036CE">
              <w:t>StmInfrmtn_ObjCd_Chng</w:t>
            </w:r>
          </w:p>
        </w:tc>
        <w:tc>
          <w:tcPr>
            <w:tcW w:w="500" w:type="pct"/>
          </w:tcPr>
          <w:p w14:paraId="0777F82E" w14:textId="77777777" w:rsidR="000407CE" w:rsidRPr="007036CE" w:rsidRDefault="000407CE" w:rsidP="000407CE">
            <w:pPr>
              <w:pStyle w:val="GOSTTablenorm"/>
              <w:rPr>
                <w:szCs w:val="22"/>
              </w:rPr>
            </w:pPr>
            <w:r w:rsidRPr="007036CE">
              <w:rPr>
                <w:szCs w:val="22"/>
              </w:rPr>
              <w:t>Строка</w:t>
            </w:r>
          </w:p>
        </w:tc>
        <w:tc>
          <w:tcPr>
            <w:tcW w:w="294" w:type="pct"/>
          </w:tcPr>
          <w:p w14:paraId="2078A3AD" w14:textId="77777777" w:rsidR="000407CE" w:rsidRPr="007036CE" w:rsidRDefault="000407CE" w:rsidP="000407CE">
            <w:pPr>
              <w:pStyle w:val="GOSTTablenorm"/>
              <w:rPr>
                <w:szCs w:val="22"/>
              </w:rPr>
            </w:pPr>
            <w:r w:rsidRPr="007036CE">
              <w:rPr>
                <w:szCs w:val="22"/>
              </w:rPr>
              <w:t>Нет</w:t>
            </w:r>
          </w:p>
        </w:tc>
        <w:tc>
          <w:tcPr>
            <w:tcW w:w="319" w:type="pct"/>
          </w:tcPr>
          <w:p w14:paraId="4F2BE8B5" w14:textId="77777777" w:rsidR="000407CE" w:rsidRPr="007036CE" w:rsidRDefault="000407CE" w:rsidP="000407CE">
            <w:pPr>
              <w:pStyle w:val="GOSTTablenorm"/>
              <w:rPr>
                <w:szCs w:val="22"/>
              </w:rPr>
            </w:pPr>
            <w:r w:rsidRPr="007036CE">
              <w:rPr>
                <w:szCs w:val="22"/>
              </w:rPr>
              <w:t>&lt;=</w:t>
            </w:r>
            <w:r w:rsidRPr="007036CE">
              <w:rPr>
                <w:szCs w:val="22"/>
                <w:lang w:val="en-US"/>
              </w:rPr>
              <w:t>25</w:t>
            </w:r>
          </w:p>
        </w:tc>
        <w:tc>
          <w:tcPr>
            <w:tcW w:w="2037" w:type="pct"/>
          </w:tcPr>
          <w:p w14:paraId="628B3ED2" w14:textId="77777777" w:rsidR="000407CE" w:rsidRPr="007036CE" w:rsidRDefault="000407CE" w:rsidP="000407CE">
            <w:pPr>
              <w:pStyle w:val="GOSTTablenorm"/>
              <w:rPr>
                <w:bCs/>
                <w:szCs w:val="22"/>
              </w:rPr>
            </w:pPr>
            <w:r w:rsidRPr="007036CE">
              <w:rPr>
                <w:bCs/>
                <w:szCs w:val="22"/>
              </w:rPr>
              <w:t>Указывается код цели (аналитический код) для отражения операции на ЛС плательщика (при наличии).</w:t>
            </w:r>
          </w:p>
          <w:p w14:paraId="12F5DAAE" w14:textId="77777777" w:rsidR="000407CE" w:rsidRPr="007036CE" w:rsidRDefault="000407CE" w:rsidP="000407CE">
            <w:pPr>
              <w:pStyle w:val="GOSTTablenorm"/>
              <w:rPr>
                <w:bCs/>
                <w:szCs w:val="22"/>
              </w:rPr>
            </w:pPr>
            <w:r w:rsidRPr="007036CE">
              <w:t>Заполняется, если в параметре «Вид операции» (</w:t>
            </w:r>
            <w:r w:rsidRPr="007036CE">
              <w:rPr>
                <w:szCs w:val="22"/>
              </w:rPr>
              <w:t>TtlPrt_StateFindCode</w:t>
            </w:r>
            <w:r w:rsidRPr="007036CE">
              <w:t>) указано значение «03»</w:t>
            </w:r>
          </w:p>
        </w:tc>
      </w:tr>
      <w:tr w:rsidR="000A77C3" w:rsidRPr="007036CE" w14:paraId="61ED5D1B" w14:textId="77777777" w:rsidTr="005E4D91">
        <w:tc>
          <w:tcPr>
            <w:tcW w:w="1100" w:type="pct"/>
          </w:tcPr>
          <w:p w14:paraId="4464AC11" w14:textId="77777777" w:rsidR="000A77C3" w:rsidRPr="007036CE" w:rsidRDefault="000A77C3" w:rsidP="008506C0">
            <w:pPr>
              <w:pStyle w:val="GOSTTablenorm"/>
            </w:pPr>
            <w:r w:rsidRPr="007036CE">
              <w:t xml:space="preserve">Номер КОО </w:t>
            </w:r>
            <w:r w:rsidRPr="007036CE">
              <w:rPr>
                <w:szCs w:val="22"/>
              </w:rPr>
              <w:t>плательщика</w:t>
            </w:r>
          </w:p>
        </w:tc>
        <w:tc>
          <w:tcPr>
            <w:tcW w:w="750" w:type="pct"/>
          </w:tcPr>
          <w:p w14:paraId="6529E336" w14:textId="77777777" w:rsidR="000A77C3" w:rsidRPr="007036CE" w:rsidRDefault="000A77C3" w:rsidP="008506C0">
            <w:pPr>
              <w:pStyle w:val="GOSTTablenorm"/>
            </w:pPr>
            <w:r w:rsidRPr="007036CE">
              <w:t>INF_KZA_KZA_Num</w:t>
            </w:r>
          </w:p>
        </w:tc>
        <w:tc>
          <w:tcPr>
            <w:tcW w:w="500" w:type="pct"/>
          </w:tcPr>
          <w:p w14:paraId="12FE830F" w14:textId="77777777" w:rsidR="000A77C3" w:rsidRPr="007036CE" w:rsidRDefault="000A77C3" w:rsidP="008506C0">
            <w:pPr>
              <w:pStyle w:val="GOSTTablenorm"/>
            </w:pPr>
            <w:r w:rsidRPr="007036CE">
              <w:t>Строка</w:t>
            </w:r>
          </w:p>
        </w:tc>
        <w:tc>
          <w:tcPr>
            <w:tcW w:w="294" w:type="pct"/>
          </w:tcPr>
          <w:p w14:paraId="48F69444" w14:textId="77777777" w:rsidR="000A77C3" w:rsidRPr="007036CE" w:rsidRDefault="000A77C3" w:rsidP="008506C0">
            <w:pPr>
              <w:pStyle w:val="GOSTTablenorm"/>
              <w:rPr>
                <w:szCs w:val="22"/>
              </w:rPr>
            </w:pPr>
            <w:r w:rsidRPr="007036CE">
              <w:rPr>
                <w:szCs w:val="22"/>
              </w:rPr>
              <w:t>Нет</w:t>
            </w:r>
          </w:p>
        </w:tc>
        <w:tc>
          <w:tcPr>
            <w:tcW w:w="319" w:type="pct"/>
          </w:tcPr>
          <w:p w14:paraId="36A2C8EC" w14:textId="77777777" w:rsidR="000A77C3" w:rsidRPr="007036CE" w:rsidRDefault="000A77C3" w:rsidP="008506C0">
            <w:pPr>
              <w:pStyle w:val="GOSTTablenorm"/>
            </w:pPr>
            <w:r w:rsidRPr="007036CE">
              <w:t>&lt;=50</w:t>
            </w:r>
          </w:p>
        </w:tc>
        <w:tc>
          <w:tcPr>
            <w:tcW w:w="2037" w:type="pct"/>
          </w:tcPr>
          <w:p w14:paraId="1E02E5DF" w14:textId="77777777" w:rsidR="000A77C3" w:rsidRPr="007036CE" w:rsidRDefault="000A77C3" w:rsidP="008506C0">
            <w:pPr>
              <w:pStyle w:val="GOSTTablenorm"/>
              <w:rPr>
                <w:bCs/>
                <w:szCs w:val="22"/>
              </w:rPr>
            </w:pPr>
            <w:r w:rsidRPr="007036CE">
              <w:rPr>
                <w:bCs/>
                <w:szCs w:val="22"/>
              </w:rPr>
              <w:t xml:space="preserve">Указывается номер КОО </w:t>
            </w:r>
            <w:r w:rsidRPr="007036CE">
              <w:rPr>
                <w:szCs w:val="22"/>
              </w:rPr>
              <w:t>плательщика</w:t>
            </w:r>
            <w:r w:rsidRPr="007036CE">
              <w:rPr>
                <w:bCs/>
                <w:szCs w:val="22"/>
              </w:rPr>
              <w:t>.</w:t>
            </w:r>
          </w:p>
          <w:p w14:paraId="70395135" w14:textId="77777777" w:rsidR="000A77C3" w:rsidRPr="007036CE" w:rsidRDefault="000A77C3" w:rsidP="008506C0">
            <w:pPr>
              <w:pStyle w:val="GOSTTablenorm"/>
              <w:rPr>
                <w:bCs/>
                <w:szCs w:val="22"/>
              </w:rPr>
            </w:pPr>
            <w:r w:rsidRPr="007036CE">
              <w:t>Заполняется, если в параметре «Вид операции» (</w:t>
            </w:r>
            <w:r w:rsidRPr="007036CE">
              <w:rPr>
                <w:szCs w:val="22"/>
              </w:rPr>
              <w:t>TtlPrt_StateFindCode</w:t>
            </w:r>
            <w:r w:rsidRPr="007036CE">
              <w:t>) указано значение «03», «04», «05»</w:t>
            </w:r>
          </w:p>
        </w:tc>
      </w:tr>
      <w:tr w:rsidR="000A77C3" w:rsidRPr="007036CE" w14:paraId="68DB3FEF" w14:textId="77777777" w:rsidTr="005E4D91">
        <w:tc>
          <w:tcPr>
            <w:tcW w:w="1100" w:type="pct"/>
          </w:tcPr>
          <w:p w14:paraId="6A19C294" w14:textId="77777777" w:rsidR="000A77C3" w:rsidRPr="007036CE" w:rsidRDefault="000A77C3" w:rsidP="008506C0">
            <w:pPr>
              <w:pStyle w:val="GOSTTablenorm"/>
              <w:rPr>
                <w:szCs w:val="22"/>
              </w:rPr>
            </w:pPr>
            <w:r w:rsidRPr="007036CE">
              <w:rPr>
                <w:lang w:val="en-US"/>
              </w:rPr>
              <w:t>GUID</w:t>
            </w:r>
            <w:r w:rsidRPr="007036CE">
              <w:t xml:space="preserve"> КОО</w:t>
            </w:r>
          </w:p>
        </w:tc>
        <w:tc>
          <w:tcPr>
            <w:tcW w:w="750" w:type="pct"/>
          </w:tcPr>
          <w:p w14:paraId="794A8593" w14:textId="77777777" w:rsidR="000A77C3" w:rsidRPr="007036CE" w:rsidRDefault="000A77C3" w:rsidP="008506C0">
            <w:pPr>
              <w:pStyle w:val="GOSTTablenorm"/>
            </w:pPr>
            <w:r w:rsidRPr="007036CE">
              <w:t>INF_KZA_KZA_GUID</w:t>
            </w:r>
          </w:p>
        </w:tc>
        <w:tc>
          <w:tcPr>
            <w:tcW w:w="500" w:type="pct"/>
          </w:tcPr>
          <w:p w14:paraId="3AF34220" w14:textId="77777777" w:rsidR="000A77C3" w:rsidRPr="007036CE" w:rsidRDefault="00A5586D" w:rsidP="008506C0">
            <w:pPr>
              <w:pStyle w:val="GOSTTablenorm"/>
              <w:rPr>
                <w:szCs w:val="22"/>
              </w:rPr>
            </w:pPr>
            <w:r w:rsidRPr="007036CE">
              <w:rPr>
                <w:lang w:val="en-US"/>
              </w:rPr>
              <w:t>GUID</w:t>
            </w:r>
          </w:p>
        </w:tc>
        <w:tc>
          <w:tcPr>
            <w:tcW w:w="294" w:type="pct"/>
          </w:tcPr>
          <w:p w14:paraId="213CAADB" w14:textId="77777777" w:rsidR="000A77C3" w:rsidRPr="007036CE" w:rsidRDefault="000A77C3" w:rsidP="008506C0">
            <w:pPr>
              <w:pStyle w:val="GOSTTablenorm"/>
              <w:rPr>
                <w:szCs w:val="22"/>
              </w:rPr>
            </w:pPr>
            <w:r w:rsidRPr="007036CE">
              <w:rPr>
                <w:szCs w:val="22"/>
              </w:rPr>
              <w:t>Нет</w:t>
            </w:r>
          </w:p>
        </w:tc>
        <w:tc>
          <w:tcPr>
            <w:tcW w:w="319" w:type="pct"/>
          </w:tcPr>
          <w:p w14:paraId="2F73563F" w14:textId="77777777" w:rsidR="000A77C3" w:rsidRPr="007036CE" w:rsidRDefault="000A77C3" w:rsidP="008506C0">
            <w:pPr>
              <w:pStyle w:val="GOSTTablenorm"/>
              <w:rPr>
                <w:szCs w:val="22"/>
              </w:rPr>
            </w:pPr>
            <w:r w:rsidRPr="007036CE">
              <w:t>=36</w:t>
            </w:r>
          </w:p>
        </w:tc>
        <w:tc>
          <w:tcPr>
            <w:tcW w:w="2037" w:type="pct"/>
          </w:tcPr>
          <w:p w14:paraId="76C07BAF" w14:textId="77777777" w:rsidR="000A77C3" w:rsidRPr="007036CE" w:rsidRDefault="000A77C3" w:rsidP="008506C0">
            <w:pPr>
              <w:pStyle w:val="GOSTTablenorm"/>
              <w:rPr>
                <w:bCs/>
                <w:szCs w:val="22"/>
              </w:rPr>
            </w:pPr>
            <w:r w:rsidRPr="007036CE">
              <w:rPr>
                <w:bCs/>
                <w:szCs w:val="22"/>
              </w:rPr>
              <w:t>Указывается уникальный идентификатор КОО, по которому осуществляется операция.</w:t>
            </w:r>
          </w:p>
          <w:p w14:paraId="5155EFBE" w14:textId="77777777" w:rsidR="000A77C3" w:rsidRPr="007036CE" w:rsidRDefault="000A77C3" w:rsidP="008506C0">
            <w:pPr>
              <w:pStyle w:val="GOSTTablenorm"/>
            </w:pPr>
            <w:r w:rsidRPr="007036CE">
              <w:t>Заполняется, если в параметре «Вид операции» (</w:t>
            </w:r>
            <w:r w:rsidRPr="007036CE">
              <w:rPr>
                <w:szCs w:val="22"/>
              </w:rPr>
              <w:t>TtlPrt_StateFindCode</w:t>
            </w:r>
            <w:r w:rsidRPr="007036CE">
              <w:t>) указано значение «03», «04», «05»</w:t>
            </w:r>
          </w:p>
        </w:tc>
      </w:tr>
      <w:tr w:rsidR="000407CE" w:rsidRPr="007036CE" w14:paraId="52ED6E0E" w14:textId="77777777" w:rsidTr="005E4D91">
        <w:tc>
          <w:tcPr>
            <w:tcW w:w="1100" w:type="pct"/>
          </w:tcPr>
          <w:p w14:paraId="3E30B3F4" w14:textId="77777777" w:rsidR="000407CE" w:rsidRPr="007036CE" w:rsidRDefault="000407CE" w:rsidP="0078092C">
            <w:pPr>
              <w:pStyle w:val="GOSTTablenorm"/>
              <w:rPr>
                <w:szCs w:val="22"/>
              </w:rPr>
            </w:pPr>
            <w:r w:rsidRPr="007036CE">
              <w:rPr>
                <w:szCs w:val="22"/>
              </w:rPr>
              <w:t>Сумма</w:t>
            </w:r>
          </w:p>
        </w:tc>
        <w:tc>
          <w:tcPr>
            <w:tcW w:w="750" w:type="pct"/>
          </w:tcPr>
          <w:p w14:paraId="6D746257" w14:textId="77777777" w:rsidR="000407CE" w:rsidRPr="007036CE" w:rsidRDefault="000407CE" w:rsidP="000407CE">
            <w:pPr>
              <w:pStyle w:val="GOSTTablenorm"/>
            </w:pPr>
            <w:r w:rsidRPr="007036CE">
              <w:t>StmInfrmtn_Amount_BO</w:t>
            </w:r>
          </w:p>
        </w:tc>
        <w:tc>
          <w:tcPr>
            <w:tcW w:w="500" w:type="pct"/>
          </w:tcPr>
          <w:p w14:paraId="24EDA77B" w14:textId="77777777" w:rsidR="000407CE" w:rsidRPr="007036CE" w:rsidRDefault="000407CE" w:rsidP="000407CE">
            <w:pPr>
              <w:pStyle w:val="GOSTTablenorm"/>
              <w:rPr>
                <w:szCs w:val="22"/>
              </w:rPr>
            </w:pPr>
            <w:r w:rsidRPr="007036CE">
              <w:rPr>
                <w:szCs w:val="22"/>
              </w:rPr>
              <w:t>Сумма</w:t>
            </w:r>
          </w:p>
        </w:tc>
        <w:tc>
          <w:tcPr>
            <w:tcW w:w="294" w:type="pct"/>
          </w:tcPr>
          <w:p w14:paraId="4C3EE789" w14:textId="77777777" w:rsidR="000407CE" w:rsidRPr="007036CE" w:rsidRDefault="000407CE" w:rsidP="000407CE">
            <w:pPr>
              <w:pStyle w:val="GOSTTablenorm"/>
              <w:rPr>
                <w:szCs w:val="22"/>
              </w:rPr>
            </w:pPr>
            <w:r w:rsidRPr="007036CE">
              <w:rPr>
                <w:szCs w:val="22"/>
              </w:rPr>
              <w:t>Да</w:t>
            </w:r>
          </w:p>
        </w:tc>
        <w:tc>
          <w:tcPr>
            <w:tcW w:w="319" w:type="pct"/>
          </w:tcPr>
          <w:p w14:paraId="2445420C" w14:textId="77777777" w:rsidR="000407CE" w:rsidRPr="007036CE" w:rsidRDefault="00D821D4" w:rsidP="000407CE">
            <w:pPr>
              <w:pStyle w:val="GOSTTablenorm"/>
              <w:rPr>
                <w:szCs w:val="22"/>
              </w:rPr>
            </w:pPr>
            <w:r w:rsidRPr="007036CE">
              <w:rPr>
                <w:szCs w:val="22"/>
              </w:rPr>
              <w:t>-</w:t>
            </w:r>
          </w:p>
        </w:tc>
        <w:tc>
          <w:tcPr>
            <w:tcW w:w="2037" w:type="pct"/>
          </w:tcPr>
          <w:p w14:paraId="10038095" w14:textId="77777777" w:rsidR="000407CE" w:rsidRPr="007036CE" w:rsidRDefault="000407CE" w:rsidP="000407CE">
            <w:pPr>
              <w:pStyle w:val="GOSTTablenorm"/>
            </w:pPr>
            <w:r w:rsidRPr="007036CE">
              <w:t xml:space="preserve">Сумма </w:t>
            </w:r>
            <w:r w:rsidR="0078092C" w:rsidRPr="007036CE">
              <w:t>казначейского обеспечения обязательства в валюте Российской Федерации</w:t>
            </w:r>
            <w:r w:rsidR="001333E2" w:rsidRPr="007036CE">
              <w:t xml:space="preserve"> (</w:t>
            </w:r>
            <w:r w:rsidRPr="007036CE">
              <w:t>в рублях) с точностью 2 знака после запятой.</w:t>
            </w:r>
          </w:p>
          <w:p w14:paraId="71688CC6" w14:textId="77777777" w:rsidR="000407CE" w:rsidRPr="007036CE" w:rsidRDefault="000407CE" w:rsidP="000407CE">
            <w:pPr>
              <w:pStyle w:val="GOSTTablenorm"/>
              <w:rPr>
                <w:szCs w:val="22"/>
              </w:rPr>
            </w:pPr>
            <w:r w:rsidRPr="007036CE">
              <w:lastRenderedPageBreak/>
              <w:t>Если в параметре «Вид операции» (</w:t>
            </w:r>
            <w:r w:rsidRPr="007036CE">
              <w:rPr>
                <w:szCs w:val="22"/>
              </w:rPr>
              <w:t>TtlPrt_StateFindCode</w:t>
            </w:r>
            <w:r w:rsidRPr="007036CE">
              <w:t xml:space="preserve">) указано значение «04», то передается значение с противоположным знаком </w:t>
            </w:r>
            <w:r w:rsidR="0016740C" w:rsidRPr="007036CE">
              <w:t xml:space="preserve">сумме документа </w:t>
            </w:r>
            <w:r w:rsidRPr="007036CE">
              <w:t xml:space="preserve">(со знаком </w:t>
            </w:r>
            <w:r w:rsidR="0016740C" w:rsidRPr="007036CE">
              <w:t>«</w:t>
            </w:r>
            <w:r w:rsidRPr="007036CE">
              <w:t>минус</w:t>
            </w:r>
            <w:r w:rsidR="0016740C" w:rsidRPr="007036CE">
              <w:t>»</w:t>
            </w:r>
            <w:r w:rsidRPr="007036CE">
              <w:t>)</w:t>
            </w:r>
          </w:p>
        </w:tc>
      </w:tr>
      <w:tr w:rsidR="000407CE" w:rsidRPr="007036CE" w14:paraId="2FAFE2E6" w14:textId="77777777" w:rsidTr="005E4D91">
        <w:tc>
          <w:tcPr>
            <w:tcW w:w="1100" w:type="pct"/>
          </w:tcPr>
          <w:p w14:paraId="79A3FF1A" w14:textId="77777777" w:rsidR="000407CE" w:rsidRPr="007036CE" w:rsidRDefault="000407CE" w:rsidP="001333E2">
            <w:pPr>
              <w:pStyle w:val="GOSTTablenorm"/>
              <w:rPr>
                <w:szCs w:val="22"/>
              </w:rPr>
            </w:pPr>
            <w:r w:rsidRPr="007036CE">
              <w:rPr>
                <w:szCs w:val="22"/>
              </w:rPr>
              <w:lastRenderedPageBreak/>
              <w:t>Сумма изменяемая</w:t>
            </w:r>
          </w:p>
        </w:tc>
        <w:tc>
          <w:tcPr>
            <w:tcW w:w="750" w:type="pct"/>
          </w:tcPr>
          <w:p w14:paraId="237E777E" w14:textId="77777777" w:rsidR="000407CE" w:rsidRPr="007036CE" w:rsidRDefault="000407CE" w:rsidP="000407CE">
            <w:pPr>
              <w:pStyle w:val="GOSTTablenorm"/>
            </w:pPr>
            <w:r w:rsidRPr="007036CE">
              <w:t>StmInfrmtn_Amount_Chng</w:t>
            </w:r>
          </w:p>
        </w:tc>
        <w:tc>
          <w:tcPr>
            <w:tcW w:w="500" w:type="pct"/>
          </w:tcPr>
          <w:p w14:paraId="45BAD7BE" w14:textId="77777777" w:rsidR="000407CE" w:rsidRPr="007036CE" w:rsidRDefault="000407CE" w:rsidP="000407CE">
            <w:pPr>
              <w:pStyle w:val="GOSTTablenorm"/>
              <w:rPr>
                <w:szCs w:val="22"/>
              </w:rPr>
            </w:pPr>
            <w:r w:rsidRPr="007036CE">
              <w:rPr>
                <w:szCs w:val="22"/>
              </w:rPr>
              <w:t>Сумма</w:t>
            </w:r>
          </w:p>
        </w:tc>
        <w:tc>
          <w:tcPr>
            <w:tcW w:w="294" w:type="pct"/>
          </w:tcPr>
          <w:p w14:paraId="2BF36BFE" w14:textId="77777777" w:rsidR="000407CE" w:rsidRPr="007036CE" w:rsidRDefault="001333E2" w:rsidP="000407CE">
            <w:pPr>
              <w:pStyle w:val="GOSTTablenorm"/>
              <w:rPr>
                <w:szCs w:val="22"/>
              </w:rPr>
            </w:pPr>
            <w:r w:rsidRPr="007036CE">
              <w:rPr>
                <w:szCs w:val="22"/>
              </w:rPr>
              <w:t>Нет</w:t>
            </w:r>
          </w:p>
        </w:tc>
        <w:tc>
          <w:tcPr>
            <w:tcW w:w="319" w:type="pct"/>
          </w:tcPr>
          <w:p w14:paraId="3482AC31" w14:textId="77777777" w:rsidR="000407CE" w:rsidRPr="007036CE" w:rsidRDefault="00D821D4" w:rsidP="000407CE">
            <w:pPr>
              <w:pStyle w:val="GOSTTablenorm"/>
              <w:rPr>
                <w:szCs w:val="22"/>
              </w:rPr>
            </w:pPr>
            <w:r w:rsidRPr="007036CE">
              <w:rPr>
                <w:szCs w:val="22"/>
              </w:rPr>
              <w:t>-</w:t>
            </w:r>
          </w:p>
        </w:tc>
        <w:tc>
          <w:tcPr>
            <w:tcW w:w="2037" w:type="pct"/>
          </w:tcPr>
          <w:p w14:paraId="1414A121" w14:textId="77777777" w:rsidR="000407CE" w:rsidRPr="007036CE" w:rsidRDefault="000407CE" w:rsidP="000407CE">
            <w:pPr>
              <w:pStyle w:val="GOSTTablenorm"/>
            </w:pPr>
            <w:r w:rsidRPr="007036CE">
              <w:t xml:space="preserve">Указывается изменяемая сумма </w:t>
            </w:r>
            <w:r w:rsidR="001333E2" w:rsidRPr="007036CE">
              <w:t>казначейского обеспечения обязательства в валюте Российской Федерации (</w:t>
            </w:r>
            <w:r w:rsidRPr="007036CE">
              <w:t>в рублях</w:t>
            </w:r>
            <w:r w:rsidR="001333E2" w:rsidRPr="007036CE">
              <w:t>)</w:t>
            </w:r>
            <w:r w:rsidRPr="007036CE">
              <w:t xml:space="preserve"> с точностью 2 знака после запятой.</w:t>
            </w:r>
          </w:p>
          <w:p w14:paraId="767633D8" w14:textId="77777777" w:rsidR="000407CE" w:rsidRPr="007036CE" w:rsidRDefault="000407CE" w:rsidP="001333E2">
            <w:pPr>
              <w:pStyle w:val="GOSTTablenorm"/>
            </w:pPr>
            <w:r w:rsidRPr="007036CE">
              <w:t>Заполняется, если в параметре «Вид операции» (</w:t>
            </w:r>
            <w:r w:rsidRPr="007036CE">
              <w:rPr>
                <w:szCs w:val="22"/>
              </w:rPr>
              <w:t>TtlPrt_StateFindCode</w:t>
            </w:r>
            <w:r w:rsidRPr="007036CE">
              <w:t>) указано значение «03»</w:t>
            </w:r>
          </w:p>
        </w:tc>
      </w:tr>
    </w:tbl>
    <w:p w14:paraId="09A06E18" w14:textId="77777777" w:rsidR="00970437" w:rsidRPr="007036CE" w:rsidRDefault="00970437" w:rsidP="00DA1780">
      <w:pPr>
        <w:pStyle w:val="51"/>
      </w:pPr>
      <w:bookmarkStart w:id="499" w:name="_Toc222927704"/>
      <w:r w:rsidRPr="007036CE">
        <w:t xml:space="preserve">Пример запроса по документу «Заявление на выдачу (перевод, отзыв) </w:t>
      </w:r>
      <w:r w:rsidR="005761D0" w:rsidRPr="007036CE">
        <w:t>К</w:t>
      </w:r>
      <w:r w:rsidRPr="007036CE">
        <w:t xml:space="preserve">азначейского </w:t>
      </w:r>
      <w:r w:rsidR="005761D0" w:rsidRPr="007036CE">
        <w:t>обеспечения обязательств</w:t>
      </w:r>
      <w:r w:rsidR="00B276AA" w:rsidRPr="007036CE">
        <w:t>»</w:t>
      </w:r>
      <w:r w:rsidRPr="007036CE">
        <w:t xml:space="preserve"> (ф. 0506108)</w:t>
      </w:r>
      <w:r w:rsidR="00AA72C2" w:rsidRPr="007036CE">
        <w:t xml:space="preserve"> </w:t>
      </w:r>
      <w:r w:rsidRPr="007036CE">
        <w:t>MSC_STATEKZA_0506108</w:t>
      </w:r>
      <w:bookmarkEnd w:id="499"/>
    </w:p>
    <w:p w14:paraId="6AAC4EB5" w14:textId="77777777" w:rsidR="007312E8" w:rsidRPr="007036CE" w:rsidRDefault="007312E8" w:rsidP="007312E8">
      <w:pPr>
        <w:pStyle w:val="GOSTScript"/>
      </w:pPr>
      <w:r w:rsidRPr="007036CE">
        <w:t>{</w:t>
      </w:r>
    </w:p>
    <w:p w14:paraId="6F54543C" w14:textId="77777777" w:rsidR="007312E8" w:rsidRPr="007036CE" w:rsidRDefault="007312E8" w:rsidP="007312E8">
      <w:pPr>
        <w:pStyle w:val="GOSTScript"/>
      </w:pPr>
      <w:r w:rsidRPr="007036CE">
        <w:tab/>
        <w:t>"header": {</w:t>
      </w:r>
    </w:p>
    <w:p w14:paraId="113083E0" w14:textId="77777777" w:rsidR="007312E8" w:rsidRPr="007036CE" w:rsidRDefault="007312E8" w:rsidP="007312E8">
      <w:pPr>
        <w:pStyle w:val="GOSTScript"/>
      </w:pPr>
      <w:r w:rsidRPr="007036CE">
        <w:tab/>
      </w:r>
      <w:r w:rsidRPr="007036CE">
        <w:tab/>
        <w:t>"Source": "EXP03",</w:t>
      </w:r>
    </w:p>
    <w:p w14:paraId="0D3FE871" w14:textId="77777777" w:rsidR="007312E8" w:rsidRPr="007036CE" w:rsidRDefault="007312E8" w:rsidP="007312E8">
      <w:pPr>
        <w:pStyle w:val="GOSTScript"/>
      </w:pPr>
      <w:r w:rsidRPr="007036CE">
        <w:tab/>
      </w:r>
      <w:r w:rsidRPr="007036CE">
        <w:tab/>
        <w:t>"ReqDateTime": "202</w:t>
      </w:r>
      <w:r w:rsidR="00346060" w:rsidRPr="007036CE">
        <w:t>4</w:t>
      </w:r>
      <w:r w:rsidRPr="007036CE">
        <w:t>-0</w:t>
      </w:r>
      <w:r w:rsidR="00346060" w:rsidRPr="007036CE">
        <w:t>1</w:t>
      </w:r>
      <w:r w:rsidRPr="007036CE">
        <w:t>-29 10:37:22",</w:t>
      </w:r>
    </w:p>
    <w:p w14:paraId="67C4F623" w14:textId="77777777" w:rsidR="007312E8" w:rsidRPr="007036CE" w:rsidRDefault="007312E8" w:rsidP="007312E8">
      <w:pPr>
        <w:pStyle w:val="GOSTScript"/>
      </w:pPr>
      <w:r w:rsidRPr="007036CE">
        <w:tab/>
      </w:r>
      <w:r w:rsidRPr="007036CE">
        <w:tab/>
        <w:t>"Version": "1.0",</w:t>
      </w:r>
    </w:p>
    <w:p w14:paraId="0A239AAC" w14:textId="77777777" w:rsidR="007312E8" w:rsidRPr="007036CE" w:rsidRDefault="007312E8" w:rsidP="007312E8">
      <w:pPr>
        <w:pStyle w:val="GOSTScript"/>
      </w:pPr>
      <w:r w:rsidRPr="007036CE">
        <w:tab/>
      </w:r>
      <w:r w:rsidRPr="007036CE">
        <w:tab/>
        <w:t>"Params": [</w:t>
      </w:r>
    </w:p>
    <w:p w14:paraId="12F178ED" w14:textId="77777777" w:rsidR="007312E8" w:rsidRPr="007036CE" w:rsidRDefault="007312E8" w:rsidP="007312E8">
      <w:pPr>
        <w:pStyle w:val="GOSTScript"/>
      </w:pPr>
      <w:r w:rsidRPr="007036CE">
        <w:tab/>
      </w:r>
      <w:r w:rsidRPr="007036CE">
        <w:tab/>
      </w:r>
      <w:r w:rsidRPr="007036CE">
        <w:tab/>
        <w:t>{</w:t>
      </w:r>
    </w:p>
    <w:p w14:paraId="54B8D7AA" w14:textId="77777777" w:rsidR="007312E8" w:rsidRPr="007036CE" w:rsidRDefault="007312E8" w:rsidP="007312E8">
      <w:pPr>
        <w:pStyle w:val="GOSTScript"/>
      </w:pPr>
      <w:r w:rsidRPr="007036CE">
        <w:tab/>
      </w:r>
      <w:r w:rsidRPr="007036CE">
        <w:tab/>
      </w:r>
      <w:r w:rsidRPr="007036CE">
        <w:tab/>
      </w:r>
      <w:r w:rsidRPr="007036CE">
        <w:tab/>
        <w:t>"param": "example",</w:t>
      </w:r>
    </w:p>
    <w:p w14:paraId="52367E1B" w14:textId="77777777" w:rsidR="007312E8" w:rsidRPr="007036CE" w:rsidRDefault="007312E8" w:rsidP="007312E8">
      <w:pPr>
        <w:pStyle w:val="GOSTScript"/>
      </w:pPr>
      <w:r w:rsidRPr="007036CE">
        <w:tab/>
      </w:r>
      <w:r w:rsidRPr="007036CE">
        <w:tab/>
      </w:r>
      <w:r w:rsidRPr="007036CE">
        <w:tab/>
      </w:r>
      <w:r w:rsidRPr="007036CE">
        <w:tab/>
        <w:t>"value": "01"</w:t>
      </w:r>
    </w:p>
    <w:p w14:paraId="0F90BA7D" w14:textId="77777777" w:rsidR="007312E8" w:rsidRPr="007036CE" w:rsidRDefault="007312E8" w:rsidP="007312E8">
      <w:pPr>
        <w:pStyle w:val="GOSTScript"/>
      </w:pPr>
      <w:r w:rsidRPr="007036CE">
        <w:tab/>
      </w:r>
      <w:r w:rsidRPr="007036CE">
        <w:tab/>
      </w:r>
      <w:r w:rsidRPr="007036CE">
        <w:tab/>
        <w:t>}</w:t>
      </w:r>
    </w:p>
    <w:p w14:paraId="3E4EF75F" w14:textId="77777777" w:rsidR="007312E8" w:rsidRPr="007036CE" w:rsidRDefault="007312E8" w:rsidP="007312E8">
      <w:pPr>
        <w:pStyle w:val="GOSTScript"/>
      </w:pPr>
      <w:r w:rsidRPr="007036CE">
        <w:tab/>
      </w:r>
      <w:r w:rsidRPr="007036CE">
        <w:tab/>
        <w:t>],</w:t>
      </w:r>
    </w:p>
    <w:p w14:paraId="7674C68F" w14:textId="77777777" w:rsidR="007312E8" w:rsidRPr="007036CE" w:rsidRDefault="007312E8" w:rsidP="007312E8">
      <w:pPr>
        <w:pStyle w:val="GOSTScript"/>
      </w:pPr>
      <w:r w:rsidRPr="007036CE">
        <w:tab/>
      </w:r>
      <w:r w:rsidRPr="007036CE">
        <w:tab/>
        <w:t>"ReqGuid": "b0d4ce5d-2757-4699-948c-cfa72ba94f10",</w:t>
      </w:r>
    </w:p>
    <w:p w14:paraId="78F24DFD" w14:textId="77777777" w:rsidR="007312E8" w:rsidRPr="007036CE" w:rsidRDefault="007312E8" w:rsidP="007312E8">
      <w:pPr>
        <w:pStyle w:val="GOSTScript"/>
      </w:pPr>
      <w:r w:rsidRPr="007036CE">
        <w:tab/>
      </w:r>
      <w:r w:rsidRPr="007036CE">
        <w:tab/>
        <w:t>"DocGuid": "0bd90a7c-e339-46ff-ac39-71029ff81370",</w:t>
      </w:r>
    </w:p>
    <w:p w14:paraId="02A6CE70" w14:textId="77777777" w:rsidR="007312E8" w:rsidRPr="007036CE" w:rsidRDefault="007312E8" w:rsidP="007312E8">
      <w:pPr>
        <w:pStyle w:val="GOSTScript"/>
      </w:pPr>
      <w:r w:rsidRPr="007036CE">
        <w:tab/>
      </w:r>
      <w:r w:rsidRPr="007036CE">
        <w:tab/>
        <w:t>"RequestType": "ACCOUNTING",</w:t>
      </w:r>
    </w:p>
    <w:p w14:paraId="544A44FA" w14:textId="77777777" w:rsidR="007312E8" w:rsidRPr="007036CE" w:rsidRDefault="007312E8" w:rsidP="007312E8">
      <w:pPr>
        <w:pStyle w:val="GOSTScript"/>
      </w:pPr>
      <w:r w:rsidRPr="007036CE">
        <w:tab/>
      </w:r>
      <w:r w:rsidRPr="007036CE">
        <w:tab/>
        <w:t>"TypeDoc": "MSC_STATEKZA_0506108",</w:t>
      </w:r>
    </w:p>
    <w:p w14:paraId="4044FDB2" w14:textId="77777777" w:rsidR="007312E8" w:rsidRPr="007036CE" w:rsidRDefault="007312E8" w:rsidP="007312E8">
      <w:pPr>
        <w:pStyle w:val="GOSTScript"/>
      </w:pPr>
      <w:r w:rsidRPr="007036CE">
        <w:tab/>
      </w:r>
      <w:r w:rsidRPr="007036CE">
        <w:tab/>
        <w:t>"Stage": "auth",</w:t>
      </w:r>
    </w:p>
    <w:p w14:paraId="31C55C19" w14:textId="77777777" w:rsidR="007312E8" w:rsidRPr="007036CE" w:rsidRDefault="007312E8" w:rsidP="007312E8">
      <w:pPr>
        <w:pStyle w:val="GOSTScript"/>
      </w:pPr>
      <w:r w:rsidRPr="007036CE">
        <w:tab/>
      </w:r>
      <w:r w:rsidRPr="007036CE">
        <w:tab/>
        <w:t>"BalLevContrl": 0,</w:t>
      </w:r>
    </w:p>
    <w:p w14:paraId="7B6AFB07" w14:textId="77777777" w:rsidR="007312E8" w:rsidRPr="007036CE" w:rsidRDefault="007312E8" w:rsidP="007312E8">
      <w:pPr>
        <w:pStyle w:val="GOSTScript"/>
      </w:pPr>
      <w:r w:rsidRPr="007036CE">
        <w:tab/>
      </w:r>
      <w:r w:rsidRPr="007036CE">
        <w:tab/>
        <w:t>"Subject": "6000",</w:t>
      </w:r>
    </w:p>
    <w:p w14:paraId="522D347A" w14:textId="77777777" w:rsidR="007312E8" w:rsidRPr="007036CE" w:rsidRDefault="007312E8" w:rsidP="007312E8">
      <w:pPr>
        <w:pStyle w:val="GOSTScript"/>
      </w:pPr>
      <w:r w:rsidRPr="007036CE">
        <w:lastRenderedPageBreak/>
        <w:tab/>
      </w:r>
      <w:r w:rsidRPr="007036CE">
        <w:tab/>
        <w:t>"SettlementDate": "202</w:t>
      </w:r>
      <w:r w:rsidR="00346060" w:rsidRPr="007036CE">
        <w:t>4</w:t>
      </w:r>
      <w:r w:rsidRPr="007036CE">
        <w:t>-0</w:t>
      </w:r>
      <w:r w:rsidR="00346060" w:rsidRPr="007036CE">
        <w:t>1</w:t>
      </w:r>
      <w:r w:rsidRPr="007036CE">
        <w:t>-29"</w:t>
      </w:r>
    </w:p>
    <w:p w14:paraId="2B430CC1" w14:textId="77777777" w:rsidR="007312E8" w:rsidRPr="007036CE" w:rsidRDefault="007312E8" w:rsidP="007312E8">
      <w:pPr>
        <w:pStyle w:val="GOSTScript"/>
      </w:pPr>
      <w:r w:rsidRPr="007036CE">
        <w:tab/>
        <w:t>},</w:t>
      </w:r>
    </w:p>
    <w:p w14:paraId="464D1930" w14:textId="77777777" w:rsidR="007312E8" w:rsidRPr="007036CE" w:rsidRDefault="007312E8" w:rsidP="007312E8">
      <w:pPr>
        <w:pStyle w:val="GOSTScript"/>
      </w:pPr>
      <w:r w:rsidRPr="007036CE">
        <w:tab/>
        <w:t>"document": {</w:t>
      </w:r>
    </w:p>
    <w:p w14:paraId="16CC0E72" w14:textId="77777777" w:rsidR="007312E8" w:rsidRPr="007036CE" w:rsidRDefault="007312E8" w:rsidP="007312E8">
      <w:pPr>
        <w:pStyle w:val="GOSTScript"/>
      </w:pPr>
      <w:r w:rsidRPr="007036CE">
        <w:tab/>
      </w:r>
      <w:r w:rsidRPr="007036CE">
        <w:tab/>
        <w:t>"TtlPrt_NumDoc": "</w:t>
      </w:r>
      <w:r w:rsidR="00F83A9F" w:rsidRPr="007036CE">
        <w:t>00</w:t>
      </w:r>
      <w:r w:rsidRPr="007036CE">
        <w:t>1072</w:t>
      </w:r>
      <w:r w:rsidR="00F83A9F" w:rsidRPr="007036CE">
        <w:t>.12</w:t>
      </w:r>
      <w:r w:rsidRPr="007036CE">
        <w:t>",</w:t>
      </w:r>
    </w:p>
    <w:p w14:paraId="2D52F43F" w14:textId="77777777" w:rsidR="007312E8" w:rsidRPr="007036CE" w:rsidRDefault="007312E8" w:rsidP="007312E8">
      <w:pPr>
        <w:pStyle w:val="GOSTScript"/>
      </w:pPr>
      <w:r w:rsidRPr="007036CE">
        <w:tab/>
      </w:r>
      <w:r w:rsidRPr="007036CE">
        <w:tab/>
        <w:t>"TtlPrt_DcDt": "202</w:t>
      </w:r>
      <w:r w:rsidR="00346060" w:rsidRPr="007036CE">
        <w:t>3</w:t>
      </w:r>
      <w:r w:rsidRPr="007036CE">
        <w:t>-10-12",</w:t>
      </w:r>
    </w:p>
    <w:p w14:paraId="6270DDA4" w14:textId="77777777" w:rsidR="007312E8" w:rsidRPr="007036CE" w:rsidRDefault="007312E8" w:rsidP="007312E8">
      <w:pPr>
        <w:pStyle w:val="GOSTScript"/>
      </w:pPr>
      <w:r w:rsidRPr="007036CE">
        <w:tab/>
      </w:r>
      <w:r w:rsidRPr="007036CE">
        <w:tab/>
        <w:t>"TtlPrt_DcTp": "</w:t>
      </w:r>
      <w:ins w:id="500" w:author="Сатлер Марина Викторовна" w:date="2024-05-30T10:08:00Z">
        <w:r w:rsidR="00952754" w:rsidRPr="007036CE">
          <w:t>AZV</w:t>
        </w:r>
      </w:ins>
      <w:del w:id="501" w:author="Сатлер Марина Викторовна" w:date="2024-05-30T10:08:00Z">
        <w:r w:rsidRPr="007036CE" w:rsidDel="00952754">
          <w:rPr>
            <w:lang w:val="ru-RU"/>
          </w:rPr>
          <w:delText>АЗВ</w:delText>
        </w:r>
      </w:del>
      <w:r w:rsidRPr="007036CE">
        <w:t>",</w:t>
      </w:r>
    </w:p>
    <w:p w14:paraId="1EF3C4BB" w14:textId="77777777" w:rsidR="007312E8" w:rsidRPr="007036CE" w:rsidRDefault="007312E8" w:rsidP="007312E8">
      <w:pPr>
        <w:pStyle w:val="GOSTScript"/>
      </w:pPr>
      <w:r w:rsidRPr="007036CE">
        <w:tab/>
      </w:r>
      <w:r w:rsidRPr="007036CE">
        <w:tab/>
        <w:t>"StmInfrmtn_Contour": "1",</w:t>
      </w:r>
    </w:p>
    <w:p w14:paraId="08CEFFD8" w14:textId="77777777" w:rsidR="007312E8" w:rsidRPr="007036CE" w:rsidRDefault="007312E8" w:rsidP="007312E8">
      <w:pPr>
        <w:pStyle w:val="GOSTScript"/>
      </w:pPr>
      <w:r w:rsidRPr="007036CE">
        <w:tab/>
      </w:r>
      <w:r w:rsidRPr="007036CE">
        <w:tab/>
        <w:t xml:space="preserve">"StmInfrmtn_AccessLevelStereotype": </w:t>
      </w:r>
      <w:r w:rsidR="00F83A9F" w:rsidRPr="007036CE">
        <w:t>0</w:t>
      </w:r>
      <w:r w:rsidRPr="007036CE">
        <w:t>,</w:t>
      </w:r>
    </w:p>
    <w:p w14:paraId="0839C702" w14:textId="77777777" w:rsidR="007312E8" w:rsidRPr="007036CE" w:rsidRDefault="007312E8" w:rsidP="007312E8">
      <w:pPr>
        <w:pStyle w:val="GOSTScript"/>
      </w:pPr>
      <w:r w:rsidRPr="007036CE">
        <w:tab/>
      </w:r>
      <w:r w:rsidRPr="007036CE">
        <w:tab/>
        <w:t>"TtlPrt_PAY_Bdgt_Cd": "99010001",</w:t>
      </w:r>
    </w:p>
    <w:p w14:paraId="2B943A6C" w14:textId="77777777" w:rsidR="007312E8" w:rsidRPr="007036CE" w:rsidRDefault="007312E8" w:rsidP="007312E8">
      <w:pPr>
        <w:pStyle w:val="GOSTScript"/>
      </w:pPr>
      <w:r w:rsidRPr="007036CE">
        <w:tab/>
      </w:r>
      <w:r w:rsidRPr="007036CE">
        <w:tab/>
        <w:t>"TtlPrt_StateFindCode": "01",</w:t>
      </w:r>
    </w:p>
    <w:p w14:paraId="7091F887" w14:textId="77777777" w:rsidR="007312E8" w:rsidRPr="007036CE" w:rsidRDefault="007312E8" w:rsidP="007312E8">
      <w:pPr>
        <w:pStyle w:val="GOSTScript"/>
      </w:pPr>
      <w:r w:rsidRPr="007036CE">
        <w:tab/>
      </w:r>
      <w:r w:rsidRPr="007036CE">
        <w:tab/>
        <w:t>"</w:t>
      </w:r>
      <w:ins w:id="502" w:author="Сатлер Марина Викторовна" w:date="2024-05-30T10:09:00Z">
        <w:r w:rsidR="00952754" w:rsidRPr="007036CE">
          <w:t>TtlPrt_FromIs_PersonalAcc</w:t>
        </w:r>
      </w:ins>
      <w:del w:id="503" w:author="Сатлер Марина Викторовна" w:date="2024-05-30T10:09:00Z">
        <w:r w:rsidRPr="007036CE" w:rsidDel="00952754">
          <w:delText>TtlPrt_PAY_NmbLS</w:delText>
        </w:r>
      </w:del>
      <w:r w:rsidRPr="007036CE">
        <w:t>": "</w:t>
      </w:r>
      <w:r w:rsidR="00F83A9F" w:rsidRPr="007036CE">
        <w:rPr>
          <w:rStyle w:val="GOSTReporterror"/>
        </w:rPr>
        <w:t>03601076330</w:t>
      </w:r>
      <w:r w:rsidRPr="007036CE">
        <w:t>",</w:t>
      </w:r>
    </w:p>
    <w:p w14:paraId="2AF85532" w14:textId="77777777" w:rsidR="007312E8" w:rsidRPr="007036CE" w:rsidRDefault="007312E8" w:rsidP="007312E8">
      <w:pPr>
        <w:pStyle w:val="GOSTScript"/>
      </w:pPr>
      <w:r w:rsidRPr="007036CE">
        <w:tab/>
      </w:r>
      <w:r w:rsidRPr="007036CE">
        <w:tab/>
        <w:t>"StmInfrmtn_KBK_BO": "</w:t>
      </w:r>
      <w:r w:rsidR="00F83A9F" w:rsidRPr="007036CE">
        <w:t>18201063930290019243</w:t>
      </w:r>
      <w:r w:rsidRPr="007036CE">
        <w:t>",</w:t>
      </w:r>
    </w:p>
    <w:p w14:paraId="13E92646" w14:textId="77777777" w:rsidR="007312E8" w:rsidRPr="007036CE" w:rsidRDefault="007312E8" w:rsidP="007312E8">
      <w:pPr>
        <w:pStyle w:val="GOSTScript"/>
      </w:pPr>
      <w:r w:rsidRPr="007036CE">
        <w:tab/>
      </w:r>
      <w:r w:rsidRPr="007036CE">
        <w:tab/>
        <w:t>"StmIn</w:t>
      </w:r>
      <w:r w:rsidR="00F16094" w:rsidRPr="007036CE">
        <w:t>frmtn_CnstTpKBK": "1</w:t>
      </w:r>
      <w:r w:rsidR="00CD161C" w:rsidRPr="007036CE">
        <w:t>0</w:t>
      </w:r>
      <w:r w:rsidRPr="007036CE">
        <w:t>",</w:t>
      </w:r>
    </w:p>
    <w:p w14:paraId="726E0D5D" w14:textId="77777777" w:rsidR="007312E8" w:rsidRPr="007036CE" w:rsidRDefault="007312E8" w:rsidP="007312E8">
      <w:pPr>
        <w:pStyle w:val="GOSTScript"/>
      </w:pPr>
      <w:r w:rsidRPr="007036CE">
        <w:tab/>
      </w:r>
      <w:r w:rsidRPr="007036CE">
        <w:tab/>
        <w:t>"StmInfrmtn_Amount_BO": 5667.00</w:t>
      </w:r>
    </w:p>
    <w:p w14:paraId="0303A2FF" w14:textId="77777777" w:rsidR="007312E8" w:rsidRPr="007036CE" w:rsidRDefault="007312E8" w:rsidP="007312E8">
      <w:pPr>
        <w:pStyle w:val="GOSTScript"/>
      </w:pPr>
      <w:r w:rsidRPr="007036CE">
        <w:tab/>
        <w:t>}</w:t>
      </w:r>
    </w:p>
    <w:p w14:paraId="3D90CE01" w14:textId="77777777" w:rsidR="004D3502" w:rsidRPr="007036CE" w:rsidRDefault="007312E8" w:rsidP="007312E8">
      <w:pPr>
        <w:pStyle w:val="GOSTScript"/>
      </w:pPr>
      <w:r w:rsidRPr="007036CE">
        <w:t>}</w:t>
      </w:r>
    </w:p>
    <w:p w14:paraId="773BCD23" w14:textId="77777777" w:rsidR="00970437" w:rsidRPr="007036CE" w:rsidRDefault="00970437" w:rsidP="00DA1780">
      <w:pPr>
        <w:pStyle w:val="41"/>
      </w:pPr>
      <w:bookmarkStart w:id="504" w:name="_Ref158392521"/>
      <w:bookmarkStart w:id="505" w:name="_Toc222927705"/>
      <w:r w:rsidRPr="007036CE">
        <w:t>«Казначейское обеспечение обязательств</w:t>
      </w:r>
      <w:r w:rsidR="0030434F" w:rsidRPr="007036CE">
        <w:t>»</w:t>
      </w:r>
      <w:r w:rsidRPr="007036CE">
        <w:t xml:space="preserve"> (ф. 0506110) MSC_KZA</w:t>
      </w:r>
      <w:bookmarkEnd w:id="504"/>
      <w:bookmarkEnd w:id="505"/>
    </w:p>
    <w:p w14:paraId="4C39A137" w14:textId="77777777" w:rsidR="00970437" w:rsidRPr="007036CE" w:rsidRDefault="00970437" w:rsidP="00DA1780">
      <w:pPr>
        <w:pStyle w:val="51"/>
      </w:pPr>
      <w:bookmarkStart w:id="506" w:name="_Toc222927706"/>
      <w:r w:rsidRPr="007036CE">
        <w:t>Перечень параметров тела запроса (Document) по документу «Казначейское обеспечение обязательств</w:t>
      </w:r>
      <w:r w:rsidR="0030434F" w:rsidRPr="007036CE">
        <w:t>»</w:t>
      </w:r>
      <w:r w:rsidRPr="007036CE">
        <w:t xml:space="preserve"> (ф. 0506110) MSC_KZA</w:t>
      </w:r>
      <w:bookmarkEnd w:id="506"/>
    </w:p>
    <w:p w14:paraId="59EA8B3A" w14:textId="66F8F824" w:rsidR="00C256D8" w:rsidRPr="007036CE" w:rsidRDefault="005A2340" w:rsidP="00802219">
      <w:pPr>
        <w:pStyle w:val="GOSTNameTable"/>
      </w:pPr>
      <w:r w:rsidRPr="007036CE">
        <w:rPr>
          <w:noProof/>
        </w:rPr>
        <w:fldChar w:fldCharType="begin"/>
      </w:r>
      <w:r w:rsidRPr="007036CE">
        <w:rPr>
          <w:noProof/>
        </w:rPr>
        <w:instrText xml:space="preserve"> SEQ Таблица \* ARABIC </w:instrText>
      </w:r>
      <w:r w:rsidRPr="007036CE">
        <w:rPr>
          <w:noProof/>
        </w:rPr>
        <w:fldChar w:fldCharType="separate"/>
      </w:r>
      <w:bookmarkStart w:id="507" w:name="_Toc222927984"/>
      <w:r w:rsidR="00BD74E1">
        <w:rPr>
          <w:noProof/>
        </w:rPr>
        <w:t>11</w:t>
      </w:r>
      <w:r w:rsidRPr="007036CE">
        <w:rPr>
          <w:noProof/>
        </w:rPr>
        <w:fldChar w:fldCharType="end"/>
      </w:r>
      <w:r w:rsidR="00C256D8" w:rsidRPr="007036CE">
        <w:t xml:space="preserve"> </w:t>
      </w:r>
      <w:r w:rsidR="00CC2920" w:rsidRPr="007036CE">
        <w:t>–</w:t>
      </w:r>
      <w:r w:rsidR="00C256D8" w:rsidRPr="007036CE">
        <w:t xml:space="preserve"> Параметры тела (Document) запроса на подбор / сторнирование / переформирование записей учета по документу «</w:t>
      </w:r>
      <w:commentRangeStart w:id="508"/>
      <w:r w:rsidR="00C256D8" w:rsidRPr="007036CE">
        <w:t>Казначейское обеспечение обязательств</w:t>
      </w:r>
      <w:r w:rsidR="0030434F" w:rsidRPr="007036CE">
        <w:t>»</w:t>
      </w:r>
      <w:r w:rsidR="00C256D8" w:rsidRPr="007036CE">
        <w:t xml:space="preserve"> </w:t>
      </w:r>
      <w:commentRangeEnd w:id="508"/>
      <w:r w:rsidR="000A31CC" w:rsidRPr="007036CE">
        <w:rPr>
          <w:rStyle w:val="afff4"/>
          <w:sz w:val="24"/>
          <w:szCs w:val="20"/>
        </w:rPr>
        <w:commentReference w:id="508"/>
      </w:r>
      <w:r w:rsidR="00C256D8" w:rsidRPr="007036CE">
        <w:t>(ф. 0506110) MSC_KZA</w:t>
      </w:r>
      <w:bookmarkEnd w:id="507"/>
    </w:p>
    <w:tbl>
      <w:tblPr>
        <w:tblStyle w:val="GOSTTable"/>
        <w:tblW w:w="5000" w:type="pct"/>
        <w:tblLayout w:type="fixed"/>
        <w:tblLook w:val="07E0" w:firstRow="1" w:lastRow="1" w:firstColumn="1" w:lastColumn="1" w:noHBand="1" w:noVBand="1"/>
      </w:tblPr>
      <w:tblGrid>
        <w:gridCol w:w="3468"/>
        <w:gridCol w:w="2364"/>
        <w:gridCol w:w="1576"/>
        <w:gridCol w:w="942"/>
        <w:gridCol w:w="993"/>
        <w:gridCol w:w="6417"/>
      </w:tblGrid>
      <w:tr w:rsidR="00F66EF8" w:rsidRPr="007036CE" w14:paraId="2144BA7A" w14:textId="77777777" w:rsidTr="00F92E5F">
        <w:trPr>
          <w:cnfStyle w:val="100000000000" w:firstRow="1" w:lastRow="0" w:firstColumn="0" w:lastColumn="0" w:oddVBand="0" w:evenVBand="0" w:oddHBand="0" w:evenHBand="0" w:firstRowFirstColumn="0" w:firstRowLastColumn="0" w:lastRowFirstColumn="0" w:lastRowLastColumn="0"/>
          <w:trHeight w:val="1002"/>
        </w:trPr>
        <w:tc>
          <w:tcPr>
            <w:tcW w:w="1100" w:type="pct"/>
            <w:hideMark/>
          </w:tcPr>
          <w:p w14:paraId="15EC1E84" w14:textId="77777777" w:rsidR="00970437" w:rsidRPr="007036CE" w:rsidRDefault="00970437" w:rsidP="00C6777A">
            <w:pPr>
              <w:pStyle w:val="GOSTTableHead"/>
              <w:rPr>
                <w:szCs w:val="22"/>
              </w:rPr>
            </w:pPr>
            <w:r w:rsidRPr="007036CE">
              <w:rPr>
                <w:szCs w:val="22"/>
              </w:rPr>
              <w:t>Наименование параметра</w:t>
            </w:r>
          </w:p>
        </w:tc>
        <w:tc>
          <w:tcPr>
            <w:tcW w:w="750" w:type="pct"/>
            <w:hideMark/>
          </w:tcPr>
          <w:p w14:paraId="1E5B7DC1" w14:textId="77777777" w:rsidR="00970437" w:rsidRPr="007036CE" w:rsidRDefault="00970437" w:rsidP="00C6777A">
            <w:pPr>
              <w:pStyle w:val="GOSTTableHead"/>
              <w:rPr>
                <w:szCs w:val="22"/>
              </w:rPr>
            </w:pPr>
            <w:r w:rsidRPr="007036CE">
              <w:rPr>
                <w:szCs w:val="22"/>
              </w:rPr>
              <w:t>Название тэга</w:t>
            </w:r>
          </w:p>
        </w:tc>
        <w:tc>
          <w:tcPr>
            <w:tcW w:w="500" w:type="pct"/>
            <w:hideMark/>
          </w:tcPr>
          <w:p w14:paraId="36F419C0" w14:textId="77777777" w:rsidR="00970437" w:rsidRPr="007036CE" w:rsidRDefault="00970437" w:rsidP="00C6777A">
            <w:pPr>
              <w:pStyle w:val="GOSTTableHead"/>
              <w:rPr>
                <w:szCs w:val="22"/>
              </w:rPr>
            </w:pPr>
            <w:r w:rsidRPr="007036CE">
              <w:rPr>
                <w:szCs w:val="22"/>
              </w:rPr>
              <w:t>Тип данных</w:t>
            </w:r>
          </w:p>
        </w:tc>
        <w:tc>
          <w:tcPr>
            <w:tcW w:w="299" w:type="pct"/>
          </w:tcPr>
          <w:p w14:paraId="4D8C9CE9" w14:textId="77777777" w:rsidR="00970437" w:rsidRPr="007036CE" w:rsidRDefault="00970437" w:rsidP="00C6777A">
            <w:pPr>
              <w:pStyle w:val="GOSTTableHead"/>
              <w:rPr>
                <w:szCs w:val="22"/>
              </w:rPr>
            </w:pPr>
            <w:r w:rsidRPr="007036CE">
              <w:rPr>
                <w:szCs w:val="22"/>
              </w:rPr>
              <w:t>Обязательность</w:t>
            </w:r>
          </w:p>
        </w:tc>
        <w:tc>
          <w:tcPr>
            <w:tcW w:w="315" w:type="pct"/>
            <w:hideMark/>
          </w:tcPr>
          <w:p w14:paraId="266C7F65" w14:textId="77777777" w:rsidR="00970437" w:rsidRPr="007036CE" w:rsidRDefault="00970437" w:rsidP="00C6777A">
            <w:pPr>
              <w:pStyle w:val="GOSTTableHead"/>
              <w:rPr>
                <w:szCs w:val="22"/>
              </w:rPr>
            </w:pPr>
            <w:r w:rsidRPr="007036CE">
              <w:rPr>
                <w:szCs w:val="22"/>
              </w:rPr>
              <w:t>Размерность</w:t>
            </w:r>
          </w:p>
        </w:tc>
        <w:tc>
          <w:tcPr>
            <w:tcW w:w="2036" w:type="pct"/>
          </w:tcPr>
          <w:p w14:paraId="2B601CFC" w14:textId="77777777" w:rsidR="00970437" w:rsidRPr="007036CE" w:rsidRDefault="00970437" w:rsidP="00C6777A">
            <w:pPr>
              <w:pStyle w:val="GOSTTableHead"/>
              <w:rPr>
                <w:szCs w:val="22"/>
              </w:rPr>
            </w:pPr>
            <w:r w:rsidRPr="007036CE">
              <w:rPr>
                <w:szCs w:val="22"/>
              </w:rPr>
              <w:t>Описание</w:t>
            </w:r>
          </w:p>
        </w:tc>
      </w:tr>
      <w:tr w:rsidR="00F66EF8" w:rsidRPr="007036CE" w14:paraId="020DB3B4" w14:textId="77777777" w:rsidTr="00F92E5F">
        <w:tc>
          <w:tcPr>
            <w:tcW w:w="1100" w:type="pct"/>
          </w:tcPr>
          <w:p w14:paraId="64B2A65F" w14:textId="77777777" w:rsidR="00370E13" w:rsidRPr="007036CE" w:rsidRDefault="00370E13" w:rsidP="00370E13">
            <w:pPr>
              <w:pStyle w:val="GOSTTablenorm"/>
            </w:pPr>
            <w:commentRangeStart w:id="509"/>
            <w:r w:rsidRPr="007036CE">
              <w:rPr>
                <w:szCs w:val="22"/>
              </w:rPr>
              <w:t>Номер документа</w:t>
            </w:r>
            <w:commentRangeEnd w:id="509"/>
            <w:r w:rsidR="0040066D" w:rsidRPr="007036CE">
              <w:rPr>
                <w:rStyle w:val="afff4"/>
                <w:sz w:val="22"/>
                <w:szCs w:val="20"/>
              </w:rPr>
              <w:commentReference w:id="509"/>
            </w:r>
          </w:p>
        </w:tc>
        <w:tc>
          <w:tcPr>
            <w:tcW w:w="750" w:type="pct"/>
          </w:tcPr>
          <w:p w14:paraId="34A5725D" w14:textId="77777777" w:rsidR="00370E13" w:rsidRPr="007036CE" w:rsidRDefault="00370E13">
            <w:pPr>
              <w:pStyle w:val="GOSTTablenorm"/>
            </w:pPr>
            <w:r w:rsidRPr="007036CE">
              <w:t>TtlPrt_NmDc</w:t>
            </w:r>
          </w:p>
        </w:tc>
        <w:tc>
          <w:tcPr>
            <w:tcW w:w="500" w:type="pct"/>
          </w:tcPr>
          <w:p w14:paraId="4A212A2F" w14:textId="77777777" w:rsidR="00370E13" w:rsidRPr="007036CE" w:rsidRDefault="00370E13" w:rsidP="00370E13">
            <w:pPr>
              <w:pStyle w:val="GOSTTablenorm"/>
            </w:pPr>
            <w:r w:rsidRPr="007036CE">
              <w:rPr>
                <w:szCs w:val="22"/>
              </w:rPr>
              <w:t>Строка</w:t>
            </w:r>
          </w:p>
        </w:tc>
        <w:tc>
          <w:tcPr>
            <w:tcW w:w="299" w:type="pct"/>
          </w:tcPr>
          <w:p w14:paraId="755C2317" w14:textId="77777777" w:rsidR="00370E13" w:rsidRPr="007036CE" w:rsidRDefault="00370E13" w:rsidP="00370E13">
            <w:pPr>
              <w:pStyle w:val="GOSTTablenorm"/>
            </w:pPr>
            <w:r w:rsidRPr="007036CE">
              <w:rPr>
                <w:szCs w:val="22"/>
              </w:rPr>
              <w:t>Да</w:t>
            </w:r>
          </w:p>
        </w:tc>
        <w:tc>
          <w:tcPr>
            <w:tcW w:w="315" w:type="pct"/>
          </w:tcPr>
          <w:p w14:paraId="6ABB1746" w14:textId="77777777" w:rsidR="00370E13" w:rsidRPr="007036CE" w:rsidRDefault="00370E13" w:rsidP="00354A06">
            <w:pPr>
              <w:pStyle w:val="GOSTTablenorm"/>
            </w:pPr>
            <w:r w:rsidRPr="007036CE">
              <w:rPr>
                <w:szCs w:val="22"/>
              </w:rPr>
              <w:t>&lt;=</w:t>
            </w:r>
            <w:r w:rsidR="00354A06" w:rsidRPr="007036CE">
              <w:rPr>
                <w:szCs w:val="22"/>
              </w:rPr>
              <w:t>50</w:t>
            </w:r>
          </w:p>
        </w:tc>
        <w:tc>
          <w:tcPr>
            <w:tcW w:w="2036" w:type="pct"/>
          </w:tcPr>
          <w:p w14:paraId="2678C441" w14:textId="77777777" w:rsidR="00370E13" w:rsidRPr="007036CE" w:rsidRDefault="00370E13" w:rsidP="00370E13">
            <w:pPr>
              <w:pStyle w:val="GOSTTablenorm"/>
            </w:pPr>
            <w:r w:rsidRPr="007036CE">
              <w:rPr>
                <w:szCs w:val="22"/>
              </w:rPr>
              <w:t>Указывается номер документа</w:t>
            </w:r>
          </w:p>
        </w:tc>
      </w:tr>
      <w:tr w:rsidR="00F66EF8" w:rsidRPr="007036CE" w14:paraId="1553CF95" w14:textId="77777777" w:rsidTr="00F92E5F">
        <w:tc>
          <w:tcPr>
            <w:tcW w:w="1100" w:type="pct"/>
          </w:tcPr>
          <w:p w14:paraId="62B3BBCF" w14:textId="77777777" w:rsidR="00370E13" w:rsidRPr="007036CE" w:rsidRDefault="00370E13" w:rsidP="00370E13">
            <w:pPr>
              <w:pStyle w:val="GOSTTablenorm"/>
            </w:pPr>
            <w:r w:rsidRPr="007036CE">
              <w:rPr>
                <w:szCs w:val="22"/>
              </w:rPr>
              <w:t>Дата документа</w:t>
            </w:r>
          </w:p>
        </w:tc>
        <w:tc>
          <w:tcPr>
            <w:tcW w:w="750" w:type="pct"/>
          </w:tcPr>
          <w:p w14:paraId="2438CF9E" w14:textId="77777777" w:rsidR="00370E13" w:rsidRPr="007036CE" w:rsidRDefault="00370E13">
            <w:pPr>
              <w:pStyle w:val="GOSTTablenorm"/>
            </w:pPr>
            <w:r w:rsidRPr="007036CE">
              <w:t>TtlPrt_DctDt</w:t>
            </w:r>
          </w:p>
        </w:tc>
        <w:tc>
          <w:tcPr>
            <w:tcW w:w="500" w:type="pct"/>
          </w:tcPr>
          <w:p w14:paraId="32819B98" w14:textId="77777777" w:rsidR="00370E13" w:rsidRPr="007036CE" w:rsidRDefault="00370E13" w:rsidP="00370E13">
            <w:pPr>
              <w:pStyle w:val="GOSTTablenorm"/>
            </w:pPr>
            <w:r w:rsidRPr="007036CE">
              <w:rPr>
                <w:bCs/>
                <w:szCs w:val="22"/>
              </w:rPr>
              <w:t>Дата</w:t>
            </w:r>
          </w:p>
        </w:tc>
        <w:tc>
          <w:tcPr>
            <w:tcW w:w="299" w:type="pct"/>
          </w:tcPr>
          <w:p w14:paraId="313ADCBA" w14:textId="77777777" w:rsidR="00370E13" w:rsidRPr="007036CE" w:rsidRDefault="00370E13" w:rsidP="00370E13">
            <w:pPr>
              <w:pStyle w:val="GOSTTablenorm"/>
            </w:pPr>
            <w:r w:rsidRPr="007036CE">
              <w:rPr>
                <w:szCs w:val="22"/>
              </w:rPr>
              <w:t>Да</w:t>
            </w:r>
          </w:p>
        </w:tc>
        <w:tc>
          <w:tcPr>
            <w:tcW w:w="315" w:type="pct"/>
          </w:tcPr>
          <w:p w14:paraId="3A32A27D" w14:textId="77777777" w:rsidR="00370E13" w:rsidRPr="007036CE" w:rsidRDefault="00007763" w:rsidP="00370E13">
            <w:pPr>
              <w:pStyle w:val="GOSTTablenorm"/>
            </w:pPr>
            <w:r w:rsidRPr="007036CE">
              <w:t>-</w:t>
            </w:r>
          </w:p>
        </w:tc>
        <w:tc>
          <w:tcPr>
            <w:tcW w:w="2036" w:type="pct"/>
          </w:tcPr>
          <w:p w14:paraId="439063DC" w14:textId="77777777" w:rsidR="00370E13" w:rsidRPr="007036CE" w:rsidRDefault="00370E13" w:rsidP="00370E13">
            <w:pPr>
              <w:pStyle w:val="GOSTTablenorm"/>
            </w:pPr>
            <w:r w:rsidRPr="007036CE">
              <w:rPr>
                <w:szCs w:val="22"/>
              </w:rPr>
              <w:t>Указывается дата документа в формате YYYY-MM-DD</w:t>
            </w:r>
          </w:p>
        </w:tc>
      </w:tr>
      <w:tr w:rsidR="00F66EF8" w:rsidRPr="007036CE" w14:paraId="2189DF12" w14:textId="77777777" w:rsidTr="00F92E5F">
        <w:tc>
          <w:tcPr>
            <w:tcW w:w="1100" w:type="pct"/>
          </w:tcPr>
          <w:p w14:paraId="4B4F46BE" w14:textId="77777777" w:rsidR="00803556" w:rsidRPr="007036CE" w:rsidRDefault="00803556" w:rsidP="00370E13">
            <w:pPr>
              <w:pStyle w:val="GOSTTablenorm"/>
              <w:rPr>
                <w:szCs w:val="22"/>
              </w:rPr>
            </w:pPr>
            <w:r w:rsidRPr="007036CE">
              <w:rPr>
                <w:szCs w:val="22"/>
              </w:rPr>
              <w:t>Вид документа</w:t>
            </w:r>
          </w:p>
        </w:tc>
        <w:tc>
          <w:tcPr>
            <w:tcW w:w="750" w:type="pct"/>
          </w:tcPr>
          <w:p w14:paraId="3B59C908" w14:textId="77777777" w:rsidR="00803556" w:rsidRPr="007036CE" w:rsidRDefault="0042191A">
            <w:pPr>
              <w:pStyle w:val="GOSTTablenorm"/>
            </w:pPr>
            <w:r w:rsidRPr="007036CE">
              <w:t>SystemInformation_DocType</w:t>
            </w:r>
          </w:p>
        </w:tc>
        <w:tc>
          <w:tcPr>
            <w:tcW w:w="500" w:type="pct"/>
          </w:tcPr>
          <w:p w14:paraId="7E8201DB" w14:textId="77777777" w:rsidR="00803556" w:rsidRPr="007036CE" w:rsidRDefault="00803556" w:rsidP="00370E13">
            <w:pPr>
              <w:pStyle w:val="GOSTTablenorm"/>
              <w:rPr>
                <w:bCs/>
                <w:szCs w:val="22"/>
              </w:rPr>
            </w:pPr>
            <w:r w:rsidRPr="007036CE">
              <w:rPr>
                <w:bCs/>
                <w:szCs w:val="22"/>
              </w:rPr>
              <w:t>Строка</w:t>
            </w:r>
          </w:p>
        </w:tc>
        <w:tc>
          <w:tcPr>
            <w:tcW w:w="299" w:type="pct"/>
          </w:tcPr>
          <w:p w14:paraId="5C8E3979" w14:textId="77777777" w:rsidR="00803556" w:rsidRPr="007036CE" w:rsidRDefault="00803556" w:rsidP="00370E13">
            <w:pPr>
              <w:pStyle w:val="GOSTTablenorm"/>
              <w:rPr>
                <w:szCs w:val="22"/>
              </w:rPr>
            </w:pPr>
            <w:r w:rsidRPr="007036CE">
              <w:rPr>
                <w:szCs w:val="22"/>
              </w:rPr>
              <w:t>Да</w:t>
            </w:r>
          </w:p>
        </w:tc>
        <w:tc>
          <w:tcPr>
            <w:tcW w:w="315" w:type="pct"/>
          </w:tcPr>
          <w:p w14:paraId="573FCE2B" w14:textId="77777777" w:rsidR="00803556" w:rsidRPr="007036CE" w:rsidRDefault="00803556" w:rsidP="00370E13">
            <w:pPr>
              <w:pStyle w:val="GOSTTablenorm"/>
            </w:pPr>
            <w:r w:rsidRPr="007036CE">
              <w:t>=3</w:t>
            </w:r>
          </w:p>
        </w:tc>
        <w:tc>
          <w:tcPr>
            <w:tcW w:w="2036" w:type="pct"/>
          </w:tcPr>
          <w:p w14:paraId="45D52116" w14:textId="77777777" w:rsidR="00803556" w:rsidRPr="007036CE" w:rsidRDefault="00803556" w:rsidP="00370E13">
            <w:pPr>
              <w:pStyle w:val="GOSTTablenorm"/>
              <w:rPr>
                <w:szCs w:val="22"/>
              </w:rPr>
            </w:pPr>
            <w:r w:rsidRPr="007036CE">
              <w:rPr>
                <w:szCs w:val="22"/>
              </w:rPr>
              <w:t xml:space="preserve">Указывается </w:t>
            </w:r>
            <w:r w:rsidR="009E4B64" w:rsidRPr="007036CE">
              <w:rPr>
                <w:szCs w:val="22"/>
              </w:rPr>
              <w:t>код вида</w:t>
            </w:r>
            <w:r w:rsidRPr="007036CE">
              <w:rPr>
                <w:szCs w:val="22"/>
              </w:rPr>
              <w:t xml:space="preserve"> документа.</w:t>
            </w:r>
          </w:p>
          <w:p w14:paraId="1C631E30" w14:textId="77777777" w:rsidR="00803556" w:rsidRPr="007036CE" w:rsidRDefault="009E4B64" w:rsidP="00BC3884">
            <w:pPr>
              <w:pStyle w:val="GOSTTablenorm"/>
            </w:pPr>
            <w:r w:rsidRPr="007036CE">
              <w:rPr>
                <w:szCs w:val="22"/>
              </w:rPr>
              <w:t>Заполняется</w:t>
            </w:r>
            <w:r w:rsidR="0015184F" w:rsidRPr="007036CE">
              <w:rPr>
                <w:szCs w:val="22"/>
              </w:rPr>
              <w:t xml:space="preserve"> значение</w:t>
            </w:r>
            <w:r w:rsidRPr="007036CE">
              <w:rPr>
                <w:szCs w:val="22"/>
              </w:rPr>
              <w:t xml:space="preserve">м </w:t>
            </w:r>
            <w:r w:rsidR="00803556" w:rsidRPr="007036CE">
              <w:t>«</w:t>
            </w:r>
            <w:r w:rsidR="004010A0" w:rsidRPr="007036CE">
              <w:rPr>
                <w:rFonts w:ascii="-apple-system" w:hAnsi="-apple-system"/>
                <w:sz w:val="21"/>
                <w:szCs w:val="21"/>
                <w:shd w:val="clear" w:color="auto" w:fill="FFFFFF"/>
              </w:rPr>
              <w:t>AKR</w:t>
            </w:r>
            <w:r w:rsidR="00803556" w:rsidRPr="007036CE">
              <w:t>»</w:t>
            </w:r>
          </w:p>
        </w:tc>
      </w:tr>
      <w:tr w:rsidR="00F66EF8" w:rsidRPr="007036CE" w14:paraId="38008243" w14:textId="77777777" w:rsidTr="00F92E5F">
        <w:tc>
          <w:tcPr>
            <w:tcW w:w="1100" w:type="pct"/>
          </w:tcPr>
          <w:p w14:paraId="413F81E4" w14:textId="77777777" w:rsidR="00370E13" w:rsidRPr="007036CE" w:rsidRDefault="00370E13" w:rsidP="00370E13">
            <w:pPr>
              <w:pStyle w:val="GOSTTablenorm"/>
              <w:rPr>
                <w:szCs w:val="22"/>
              </w:rPr>
            </w:pPr>
            <w:r w:rsidRPr="007036CE">
              <w:rPr>
                <w:szCs w:val="22"/>
              </w:rPr>
              <w:t>Контур</w:t>
            </w:r>
          </w:p>
        </w:tc>
        <w:tc>
          <w:tcPr>
            <w:tcW w:w="750" w:type="pct"/>
          </w:tcPr>
          <w:p w14:paraId="3C66E530" w14:textId="77777777" w:rsidR="00370E13" w:rsidRPr="007036CE" w:rsidRDefault="00370E13">
            <w:pPr>
              <w:pStyle w:val="GOSTTablenorm"/>
            </w:pPr>
            <w:r w:rsidRPr="007036CE">
              <w:t>SystemInformation_Con</w:t>
            </w:r>
            <w:r w:rsidRPr="007036CE">
              <w:lastRenderedPageBreak/>
              <w:t>tour</w:t>
            </w:r>
          </w:p>
        </w:tc>
        <w:tc>
          <w:tcPr>
            <w:tcW w:w="500" w:type="pct"/>
          </w:tcPr>
          <w:p w14:paraId="527348B7" w14:textId="77777777" w:rsidR="00370E13" w:rsidRPr="007036CE" w:rsidRDefault="00370E13" w:rsidP="00370E13">
            <w:pPr>
              <w:pStyle w:val="GOSTTablenorm"/>
              <w:rPr>
                <w:szCs w:val="22"/>
              </w:rPr>
            </w:pPr>
            <w:r w:rsidRPr="007036CE">
              <w:rPr>
                <w:szCs w:val="22"/>
              </w:rPr>
              <w:lastRenderedPageBreak/>
              <w:t>Строка</w:t>
            </w:r>
          </w:p>
        </w:tc>
        <w:tc>
          <w:tcPr>
            <w:tcW w:w="299" w:type="pct"/>
          </w:tcPr>
          <w:p w14:paraId="2BB96C00" w14:textId="77777777" w:rsidR="00370E13" w:rsidRPr="007036CE" w:rsidRDefault="00370E13" w:rsidP="00370E13">
            <w:pPr>
              <w:pStyle w:val="GOSTTablenorm"/>
              <w:rPr>
                <w:szCs w:val="22"/>
              </w:rPr>
            </w:pPr>
            <w:r w:rsidRPr="007036CE">
              <w:rPr>
                <w:szCs w:val="22"/>
              </w:rPr>
              <w:t>Да</w:t>
            </w:r>
          </w:p>
        </w:tc>
        <w:tc>
          <w:tcPr>
            <w:tcW w:w="315" w:type="pct"/>
          </w:tcPr>
          <w:p w14:paraId="0370F579" w14:textId="77777777" w:rsidR="00370E13" w:rsidRPr="007036CE" w:rsidRDefault="00370E13" w:rsidP="00370E13">
            <w:pPr>
              <w:pStyle w:val="GOSTTablenorm"/>
              <w:rPr>
                <w:szCs w:val="22"/>
              </w:rPr>
            </w:pPr>
            <w:r w:rsidRPr="007036CE">
              <w:rPr>
                <w:szCs w:val="22"/>
              </w:rPr>
              <w:t>=1</w:t>
            </w:r>
          </w:p>
        </w:tc>
        <w:tc>
          <w:tcPr>
            <w:tcW w:w="2036" w:type="pct"/>
          </w:tcPr>
          <w:p w14:paraId="1F85E2A6" w14:textId="77777777" w:rsidR="00370E13" w:rsidRPr="007036CE" w:rsidRDefault="00370E13" w:rsidP="00370E13">
            <w:pPr>
              <w:pStyle w:val="GOSTTablenorm"/>
              <w:rPr>
                <w:szCs w:val="22"/>
              </w:rPr>
            </w:pPr>
            <w:r w:rsidRPr="007036CE">
              <w:rPr>
                <w:szCs w:val="22"/>
              </w:rPr>
              <w:t>Указывается код контура, в котором проводится операция.</w:t>
            </w:r>
          </w:p>
          <w:p w14:paraId="6E54BCEA" w14:textId="77777777" w:rsidR="00370E13" w:rsidRPr="007036CE" w:rsidRDefault="00370E13" w:rsidP="00370E13">
            <w:pPr>
              <w:pStyle w:val="GOSTTablenorm"/>
              <w:rPr>
                <w:szCs w:val="22"/>
              </w:rPr>
            </w:pPr>
            <w:r w:rsidRPr="007036CE">
              <w:rPr>
                <w:szCs w:val="22"/>
              </w:rPr>
              <w:lastRenderedPageBreak/>
              <w:t>Возможные значения:</w:t>
            </w:r>
          </w:p>
          <w:p w14:paraId="43E04934" w14:textId="2B4C0EF3" w:rsidR="00370E13" w:rsidRPr="007036CE" w:rsidRDefault="00370E13" w:rsidP="00370E13">
            <w:pPr>
              <w:pStyle w:val="GOSTTableListMark1"/>
            </w:pPr>
            <w:r w:rsidRPr="007036CE">
              <w:t>«</w:t>
            </w:r>
            <w:r w:rsidR="00666E41" w:rsidRPr="007036CE">
              <w:rPr>
                <w:lang w:val="en-US"/>
              </w:rPr>
              <w:t>O</w:t>
            </w:r>
            <w:r w:rsidRPr="007036CE">
              <w:t xml:space="preserve">» </w:t>
            </w:r>
            <w:r w:rsidR="00FB1651" w:rsidRPr="007036CE">
              <w:t>–</w:t>
            </w:r>
            <w:r w:rsidRPr="007036CE">
              <w:rPr>
                <w:lang w:val="en-US"/>
              </w:rPr>
              <w:t xml:space="preserve"> </w:t>
            </w:r>
            <w:r w:rsidRPr="007036CE">
              <w:t>открытый;</w:t>
            </w:r>
          </w:p>
          <w:p w14:paraId="0E6534D3" w14:textId="5DFD3D8B" w:rsidR="00370E13" w:rsidRPr="007036CE" w:rsidRDefault="00370E13" w:rsidP="00370E13">
            <w:pPr>
              <w:pStyle w:val="GOSTTableListMark1"/>
            </w:pPr>
            <w:r w:rsidRPr="007036CE">
              <w:t>«</w:t>
            </w:r>
            <w:r w:rsidRPr="007036CE">
              <w:rPr>
                <w:lang w:val="en-US"/>
              </w:rPr>
              <w:t>S</w:t>
            </w:r>
            <w:r w:rsidRPr="007036CE">
              <w:t>»</w:t>
            </w:r>
            <w:r w:rsidRPr="007036CE">
              <w:rPr>
                <w:lang w:val="en-US"/>
              </w:rPr>
              <w:t xml:space="preserve"> </w:t>
            </w:r>
            <w:r w:rsidR="00FB1651" w:rsidRPr="007036CE">
              <w:t>–</w:t>
            </w:r>
            <w:r w:rsidRPr="007036CE">
              <w:rPr>
                <w:lang w:val="en-US"/>
              </w:rPr>
              <w:t xml:space="preserve"> </w:t>
            </w:r>
            <w:r w:rsidRPr="007036CE">
              <w:t>защищенный;</w:t>
            </w:r>
          </w:p>
          <w:p w14:paraId="5BA82977" w14:textId="3ADF91BA" w:rsidR="00370E13" w:rsidRPr="007036CE" w:rsidRDefault="00CB766A" w:rsidP="00370E13">
            <w:pPr>
              <w:pStyle w:val="GOSTTableListMark1"/>
            </w:pPr>
            <w:r w:rsidRPr="007036CE">
              <w:t>«</w:t>
            </w:r>
            <w:r w:rsidR="00370E13" w:rsidRPr="007036CE">
              <w:t>1</w:t>
            </w:r>
            <w:r w:rsidRPr="007036CE">
              <w:t>»</w:t>
            </w:r>
            <w:r w:rsidR="00370E13" w:rsidRPr="007036CE">
              <w:t xml:space="preserve"> </w:t>
            </w:r>
            <w:r w:rsidR="00FB1651" w:rsidRPr="007036CE">
              <w:t>–</w:t>
            </w:r>
            <w:r w:rsidR="00370E13" w:rsidRPr="007036CE">
              <w:t xml:space="preserve"> открытый;</w:t>
            </w:r>
          </w:p>
          <w:p w14:paraId="5D4B9784" w14:textId="78083D70" w:rsidR="00370E13" w:rsidRPr="007036CE" w:rsidRDefault="00CB766A" w:rsidP="0029655B">
            <w:pPr>
              <w:pStyle w:val="GOSTTableListMark1"/>
            </w:pPr>
            <w:r w:rsidRPr="007036CE">
              <w:t>«</w:t>
            </w:r>
            <w:r w:rsidR="00370E13" w:rsidRPr="007036CE">
              <w:t>2</w:t>
            </w:r>
            <w:r w:rsidRPr="007036CE">
              <w:t>»</w:t>
            </w:r>
            <w:r w:rsidR="00370E13" w:rsidRPr="007036CE">
              <w:t xml:space="preserve"> </w:t>
            </w:r>
            <w:r w:rsidR="00FB1651" w:rsidRPr="007036CE">
              <w:t>–</w:t>
            </w:r>
            <w:r w:rsidR="00370E13" w:rsidRPr="007036CE">
              <w:t xml:space="preserve"> защищенный</w:t>
            </w:r>
          </w:p>
        </w:tc>
      </w:tr>
      <w:tr w:rsidR="00F66EF8" w:rsidRPr="007036CE" w14:paraId="351863EB" w14:textId="77777777" w:rsidTr="00F92E5F">
        <w:tc>
          <w:tcPr>
            <w:tcW w:w="1100" w:type="pct"/>
          </w:tcPr>
          <w:p w14:paraId="06921FFB" w14:textId="77777777" w:rsidR="00370E13" w:rsidRPr="007036CE" w:rsidRDefault="00370E13" w:rsidP="00370E13">
            <w:pPr>
              <w:pStyle w:val="GOSTTablenorm"/>
              <w:rPr>
                <w:szCs w:val="22"/>
              </w:rPr>
            </w:pPr>
            <w:r w:rsidRPr="007036CE">
              <w:rPr>
                <w:szCs w:val="22"/>
              </w:rPr>
              <w:lastRenderedPageBreak/>
              <w:t>Уровень конфиденциальности</w:t>
            </w:r>
          </w:p>
        </w:tc>
        <w:tc>
          <w:tcPr>
            <w:tcW w:w="750" w:type="pct"/>
          </w:tcPr>
          <w:p w14:paraId="2EE19948" w14:textId="77777777" w:rsidR="00370E13" w:rsidRPr="007036CE" w:rsidRDefault="00370E13">
            <w:pPr>
              <w:pStyle w:val="GOSTTablenorm"/>
            </w:pPr>
            <w:r w:rsidRPr="007036CE">
              <w:t>SystemInformation_AccessLevelStereotype</w:t>
            </w:r>
          </w:p>
        </w:tc>
        <w:tc>
          <w:tcPr>
            <w:tcW w:w="500" w:type="pct"/>
          </w:tcPr>
          <w:p w14:paraId="1FC2225F" w14:textId="77777777" w:rsidR="00370E13" w:rsidRPr="007036CE" w:rsidRDefault="00370E13" w:rsidP="00370E13">
            <w:pPr>
              <w:pStyle w:val="GOSTTablenorm"/>
              <w:rPr>
                <w:szCs w:val="22"/>
              </w:rPr>
            </w:pPr>
            <w:r w:rsidRPr="007036CE">
              <w:rPr>
                <w:szCs w:val="22"/>
              </w:rPr>
              <w:t>Число</w:t>
            </w:r>
          </w:p>
        </w:tc>
        <w:tc>
          <w:tcPr>
            <w:tcW w:w="299" w:type="pct"/>
          </w:tcPr>
          <w:p w14:paraId="75AD475D" w14:textId="77777777" w:rsidR="00370E13" w:rsidRPr="007036CE" w:rsidRDefault="00370E13" w:rsidP="00370E13">
            <w:pPr>
              <w:pStyle w:val="GOSTTablenorm"/>
              <w:rPr>
                <w:szCs w:val="22"/>
              </w:rPr>
            </w:pPr>
            <w:r w:rsidRPr="007036CE">
              <w:rPr>
                <w:szCs w:val="22"/>
              </w:rPr>
              <w:t>Да</w:t>
            </w:r>
          </w:p>
        </w:tc>
        <w:tc>
          <w:tcPr>
            <w:tcW w:w="315" w:type="pct"/>
          </w:tcPr>
          <w:p w14:paraId="1397A51D" w14:textId="77777777" w:rsidR="00370E13" w:rsidRPr="007036CE" w:rsidRDefault="00370E13" w:rsidP="00370E13">
            <w:pPr>
              <w:pStyle w:val="GOSTTablenorm"/>
              <w:rPr>
                <w:szCs w:val="22"/>
              </w:rPr>
            </w:pPr>
            <w:r w:rsidRPr="007036CE">
              <w:rPr>
                <w:szCs w:val="22"/>
              </w:rPr>
              <w:t>=1</w:t>
            </w:r>
          </w:p>
        </w:tc>
        <w:tc>
          <w:tcPr>
            <w:tcW w:w="2036" w:type="pct"/>
          </w:tcPr>
          <w:p w14:paraId="3BA5F36C" w14:textId="77777777" w:rsidR="00370E13" w:rsidRPr="007036CE" w:rsidRDefault="00370E13" w:rsidP="00370E13">
            <w:pPr>
              <w:pStyle w:val="GOSTTablenorm"/>
              <w:rPr>
                <w:szCs w:val="22"/>
              </w:rPr>
            </w:pPr>
            <w:r w:rsidRPr="007036CE">
              <w:rPr>
                <w:szCs w:val="22"/>
              </w:rPr>
              <w:t>Указывается уровень конфиденциальности документа.</w:t>
            </w:r>
          </w:p>
          <w:p w14:paraId="68783E50" w14:textId="77777777" w:rsidR="00370E13" w:rsidRPr="007036CE" w:rsidRDefault="00370E13" w:rsidP="00370E13">
            <w:pPr>
              <w:pStyle w:val="GOSTTablenorm"/>
              <w:rPr>
                <w:szCs w:val="22"/>
              </w:rPr>
            </w:pPr>
            <w:r w:rsidRPr="007036CE">
              <w:rPr>
                <w:szCs w:val="22"/>
              </w:rPr>
              <w:t>Возможные значения:</w:t>
            </w:r>
          </w:p>
          <w:p w14:paraId="67FB7939" w14:textId="36B8CF02" w:rsidR="00370E13" w:rsidRPr="007036CE" w:rsidRDefault="00370E13" w:rsidP="00370E13">
            <w:pPr>
              <w:pStyle w:val="GOSTTableListMark1"/>
            </w:pPr>
            <w:r w:rsidRPr="007036CE">
              <w:t xml:space="preserve">«0» </w:t>
            </w:r>
            <w:r w:rsidR="00FB1651" w:rsidRPr="007036CE">
              <w:t>–</w:t>
            </w:r>
            <w:r w:rsidRPr="007036CE">
              <w:t xml:space="preserve"> </w:t>
            </w:r>
            <w:r w:rsidR="006558F2" w:rsidRPr="007036CE">
              <w:t>н</w:t>
            </w:r>
            <w:r w:rsidRPr="007036CE">
              <w:t>есекретно;</w:t>
            </w:r>
          </w:p>
          <w:p w14:paraId="35666AB5" w14:textId="39A9364D" w:rsidR="00370E13" w:rsidRPr="007036CE" w:rsidRDefault="00370E13" w:rsidP="006558F2">
            <w:pPr>
              <w:pStyle w:val="GOSTTableListMark1"/>
            </w:pPr>
            <w:r w:rsidRPr="007036CE">
              <w:t xml:space="preserve">«1» </w:t>
            </w:r>
            <w:r w:rsidR="00FB1651" w:rsidRPr="007036CE">
              <w:t>–</w:t>
            </w:r>
            <w:r w:rsidRPr="007036CE">
              <w:t xml:space="preserve"> </w:t>
            </w:r>
            <w:r w:rsidR="006558F2" w:rsidRPr="007036CE">
              <w:t>д</w:t>
            </w:r>
            <w:r w:rsidRPr="007036CE">
              <w:t>ля служебного пользования</w:t>
            </w:r>
          </w:p>
        </w:tc>
      </w:tr>
      <w:tr w:rsidR="00F66EF8" w:rsidRPr="007036CE" w14:paraId="2E032F11" w14:textId="77777777" w:rsidTr="00F92E5F">
        <w:tc>
          <w:tcPr>
            <w:tcW w:w="1100" w:type="pct"/>
          </w:tcPr>
          <w:p w14:paraId="03BDF0C3" w14:textId="77777777" w:rsidR="00370E13" w:rsidRPr="007036CE" w:rsidRDefault="00370E13" w:rsidP="00370E13">
            <w:pPr>
              <w:pStyle w:val="GOSTTablenorm"/>
              <w:rPr>
                <w:szCs w:val="22"/>
              </w:rPr>
            </w:pPr>
            <w:r w:rsidRPr="007036CE">
              <w:rPr>
                <w:szCs w:val="22"/>
              </w:rPr>
              <w:t>Код бюджета</w:t>
            </w:r>
          </w:p>
        </w:tc>
        <w:tc>
          <w:tcPr>
            <w:tcW w:w="750" w:type="pct"/>
          </w:tcPr>
          <w:p w14:paraId="28CA19C5" w14:textId="77777777" w:rsidR="00370E13" w:rsidRPr="007036CE" w:rsidRDefault="00370E13">
            <w:pPr>
              <w:pStyle w:val="GOSTTablenorm"/>
            </w:pPr>
            <w:r w:rsidRPr="007036CE">
              <w:t>PBS_Budget_Cd</w:t>
            </w:r>
          </w:p>
        </w:tc>
        <w:tc>
          <w:tcPr>
            <w:tcW w:w="500" w:type="pct"/>
          </w:tcPr>
          <w:p w14:paraId="6C4B657E" w14:textId="77777777" w:rsidR="00370E13" w:rsidRPr="007036CE" w:rsidRDefault="00370E13" w:rsidP="00370E13">
            <w:pPr>
              <w:pStyle w:val="GOSTTablenorm"/>
              <w:rPr>
                <w:szCs w:val="22"/>
              </w:rPr>
            </w:pPr>
            <w:r w:rsidRPr="007036CE">
              <w:rPr>
                <w:szCs w:val="22"/>
              </w:rPr>
              <w:t>Строка</w:t>
            </w:r>
          </w:p>
        </w:tc>
        <w:tc>
          <w:tcPr>
            <w:tcW w:w="299" w:type="pct"/>
          </w:tcPr>
          <w:p w14:paraId="23818531" w14:textId="77777777" w:rsidR="00370E13" w:rsidRPr="007036CE" w:rsidRDefault="00370E13" w:rsidP="00370E13">
            <w:pPr>
              <w:pStyle w:val="GOSTTablenorm"/>
              <w:rPr>
                <w:szCs w:val="22"/>
              </w:rPr>
            </w:pPr>
            <w:r w:rsidRPr="007036CE">
              <w:rPr>
                <w:szCs w:val="22"/>
              </w:rPr>
              <w:t>Да</w:t>
            </w:r>
          </w:p>
        </w:tc>
        <w:tc>
          <w:tcPr>
            <w:tcW w:w="315" w:type="pct"/>
          </w:tcPr>
          <w:p w14:paraId="3ADF6A5D" w14:textId="77777777" w:rsidR="00370E13" w:rsidRPr="007036CE" w:rsidRDefault="00370E13" w:rsidP="00370E13">
            <w:pPr>
              <w:pStyle w:val="GOSTTablenorm"/>
              <w:rPr>
                <w:szCs w:val="22"/>
              </w:rPr>
            </w:pPr>
            <w:r w:rsidRPr="007036CE">
              <w:rPr>
                <w:szCs w:val="22"/>
              </w:rPr>
              <w:t>=8</w:t>
            </w:r>
          </w:p>
        </w:tc>
        <w:tc>
          <w:tcPr>
            <w:tcW w:w="2036" w:type="pct"/>
          </w:tcPr>
          <w:p w14:paraId="28004927" w14:textId="77777777" w:rsidR="00370E13" w:rsidRPr="007036CE" w:rsidRDefault="00370E13" w:rsidP="00370E13">
            <w:pPr>
              <w:pStyle w:val="GOSTTablenorm"/>
              <w:rPr>
                <w:szCs w:val="22"/>
              </w:rPr>
            </w:pPr>
            <w:r w:rsidRPr="007036CE">
              <w:rPr>
                <w:szCs w:val="22"/>
              </w:rPr>
              <w:t>Указывается код бюджета в соответствии со справочником «Бюджеты»</w:t>
            </w:r>
          </w:p>
        </w:tc>
      </w:tr>
      <w:tr w:rsidR="00F66EF8" w:rsidRPr="007036CE" w14:paraId="5CAFB4B8" w14:textId="77777777" w:rsidTr="00F92E5F">
        <w:tc>
          <w:tcPr>
            <w:tcW w:w="1100" w:type="pct"/>
          </w:tcPr>
          <w:p w14:paraId="4B31671B" w14:textId="77777777" w:rsidR="00370E13" w:rsidRPr="007036CE" w:rsidRDefault="00370E13" w:rsidP="00370E13">
            <w:pPr>
              <w:pStyle w:val="GOSTTablenorm"/>
              <w:rPr>
                <w:szCs w:val="22"/>
              </w:rPr>
            </w:pPr>
            <w:r w:rsidRPr="007036CE">
              <w:rPr>
                <w:szCs w:val="22"/>
              </w:rPr>
              <w:t>Номер лицевого счета плательщика</w:t>
            </w:r>
          </w:p>
        </w:tc>
        <w:tc>
          <w:tcPr>
            <w:tcW w:w="750" w:type="pct"/>
          </w:tcPr>
          <w:p w14:paraId="414D5F09" w14:textId="77777777" w:rsidR="00370E13" w:rsidRPr="007036CE" w:rsidRDefault="00370E13">
            <w:pPr>
              <w:pStyle w:val="GOSTTablenorm"/>
            </w:pPr>
            <w:r w:rsidRPr="007036CE">
              <w:t>PayRec_Pay_AccNum</w:t>
            </w:r>
          </w:p>
        </w:tc>
        <w:tc>
          <w:tcPr>
            <w:tcW w:w="500" w:type="pct"/>
          </w:tcPr>
          <w:p w14:paraId="5043A925" w14:textId="77777777" w:rsidR="00370E13" w:rsidRPr="007036CE" w:rsidRDefault="00370E13" w:rsidP="00370E13">
            <w:pPr>
              <w:pStyle w:val="GOSTTablenorm"/>
              <w:rPr>
                <w:szCs w:val="22"/>
              </w:rPr>
            </w:pPr>
            <w:r w:rsidRPr="007036CE">
              <w:rPr>
                <w:szCs w:val="22"/>
              </w:rPr>
              <w:t>Строка</w:t>
            </w:r>
          </w:p>
        </w:tc>
        <w:tc>
          <w:tcPr>
            <w:tcW w:w="299" w:type="pct"/>
          </w:tcPr>
          <w:p w14:paraId="4EBCD837" w14:textId="77777777" w:rsidR="00370E13" w:rsidRPr="007036CE" w:rsidRDefault="00370E13" w:rsidP="00370E13">
            <w:pPr>
              <w:pStyle w:val="GOSTTablenorm"/>
              <w:rPr>
                <w:szCs w:val="22"/>
              </w:rPr>
            </w:pPr>
            <w:r w:rsidRPr="007036CE">
              <w:rPr>
                <w:szCs w:val="22"/>
              </w:rPr>
              <w:t>Да</w:t>
            </w:r>
          </w:p>
        </w:tc>
        <w:tc>
          <w:tcPr>
            <w:tcW w:w="315" w:type="pct"/>
          </w:tcPr>
          <w:p w14:paraId="3DBFA5C6" w14:textId="77777777" w:rsidR="00370E13" w:rsidRPr="007036CE" w:rsidRDefault="00370E13" w:rsidP="00370E13">
            <w:pPr>
              <w:pStyle w:val="GOSTTablenorm"/>
              <w:rPr>
                <w:szCs w:val="22"/>
              </w:rPr>
            </w:pPr>
            <w:r w:rsidRPr="007036CE">
              <w:rPr>
                <w:szCs w:val="22"/>
              </w:rPr>
              <w:t>=11</w:t>
            </w:r>
          </w:p>
        </w:tc>
        <w:tc>
          <w:tcPr>
            <w:tcW w:w="2036" w:type="pct"/>
          </w:tcPr>
          <w:p w14:paraId="7C477711" w14:textId="77777777" w:rsidR="00370E13" w:rsidRPr="007036CE" w:rsidRDefault="00370E13" w:rsidP="00370E13">
            <w:pPr>
              <w:pStyle w:val="GOSTTablenorm"/>
              <w:rPr>
                <w:szCs w:val="22"/>
              </w:rPr>
            </w:pPr>
            <w:r w:rsidRPr="007036CE">
              <w:rPr>
                <w:szCs w:val="22"/>
              </w:rPr>
              <w:t>Указывается номер лицевого счета плательщика</w:t>
            </w:r>
          </w:p>
        </w:tc>
      </w:tr>
      <w:tr w:rsidR="00F66EF8" w:rsidRPr="007036CE" w14:paraId="62049208" w14:textId="77777777" w:rsidTr="00F92E5F">
        <w:tc>
          <w:tcPr>
            <w:tcW w:w="1100" w:type="pct"/>
          </w:tcPr>
          <w:p w14:paraId="5BB4E643" w14:textId="77777777" w:rsidR="00951E2D" w:rsidRPr="007036CE" w:rsidRDefault="00951E2D" w:rsidP="00951E2D">
            <w:pPr>
              <w:pStyle w:val="GOSTTablenorm"/>
              <w:rPr>
                <w:szCs w:val="22"/>
              </w:rPr>
            </w:pPr>
            <w:r w:rsidRPr="007036CE">
              <w:rPr>
                <w:szCs w:val="22"/>
              </w:rPr>
              <w:t>Номер лицевого счета получателя</w:t>
            </w:r>
          </w:p>
        </w:tc>
        <w:tc>
          <w:tcPr>
            <w:tcW w:w="750" w:type="pct"/>
          </w:tcPr>
          <w:p w14:paraId="45F27600" w14:textId="77777777" w:rsidR="00951E2D" w:rsidRPr="007036CE" w:rsidRDefault="00951E2D">
            <w:pPr>
              <w:pStyle w:val="GOSTTablenorm"/>
            </w:pPr>
            <w:r w:rsidRPr="007036CE">
              <w:t>PayRec_REC_AccNum</w:t>
            </w:r>
          </w:p>
        </w:tc>
        <w:tc>
          <w:tcPr>
            <w:tcW w:w="500" w:type="pct"/>
          </w:tcPr>
          <w:p w14:paraId="01A5B9CB" w14:textId="77777777" w:rsidR="00951E2D" w:rsidRPr="007036CE" w:rsidRDefault="00951E2D" w:rsidP="00951E2D">
            <w:pPr>
              <w:pStyle w:val="GOSTTablenorm"/>
              <w:rPr>
                <w:szCs w:val="22"/>
              </w:rPr>
            </w:pPr>
            <w:r w:rsidRPr="007036CE">
              <w:rPr>
                <w:szCs w:val="22"/>
              </w:rPr>
              <w:t>Строка</w:t>
            </w:r>
          </w:p>
        </w:tc>
        <w:tc>
          <w:tcPr>
            <w:tcW w:w="299" w:type="pct"/>
          </w:tcPr>
          <w:p w14:paraId="4DD5416A" w14:textId="77777777" w:rsidR="00951E2D" w:rsidRPr="007036CE" w:rsidRDefault="00951E2D" w:rsidP="00951E2D">
            <w:pPr>
              <w:pStyle w:val="GOSTTablenorm"/>
              <w:rPr>
                <w:szCs w:val="22"/>
              </w:rPr>
            </w:pPr>
            <w:r w:rsidRPr="007036CE">
              <w:rPr>
                <w:szCs w:val="22"/>
              </w:rPr>
              <w:t>Да</w:t>
            </w:r>
          </w:p>
        </w:tc>
        <w:tc>
          <w:tcPr>
            <w:tcW w:w="315" w:type="pct"/>
          </w:tcPr>
          <w:p w14:paraId="093B60D8" w14:textId="77777777" w:rsidR="00951E2D" w:rsidRPr="007036CE" w:rsidRDefault="00951E2D" w:rsidP="00951E2D">
            <w:pPr>
              <w:pStyle w:val="GOSTTablenorm"/>
              <w:rPr>
                <w:szCs w:val="22"/>
              </w:rPr>
            </w:pPr>
            <w:r w:rsidRPr="007036CE">
              <w:rPr>
                <w:szCs w:val="22"/>
              </w:rPr>
              <w:t>=11</w:t>
            </w:r>
          </w:p>
        </w:tc>
        <w:tc>
          <w:tcPr>
            <w:tcW w:w="2036" w:type="pct"/>
          </w:tcPr>
          <w:p w14:paraId="45FEFB89" w14:textId="77777777" w:rsidR="00951E2D" w:rsidRPr="007036CE" w:rsidRDefault="00951E2D" w:rsidP="00951E2D">
            <w:pPr>
              <w:pStyle w:val="GOSTTablenorm"/>
              <w:rPr>
                <w:szCs w:val="22"/>
              </w:rPr>
            </w:pPr>
            <w:r w:rsidRPr="007036CE">
              <w:rPr>
                <w:szCs w:val="22"/>
              </w:rPr>
              <w:t>Указывается номер лицевого счета получателя</w:t>
            </w:r>
          </w:p>
        </w:tc>
      </w:tr>
      <w:tr w:rsidR="00F66EF8" w:rsidRPr="007036CE" w14:paraId="291CE39D" w14:textId="77777777" w:rsidTr="00F92E5F">
        <w:tc>
          <w:tcPr>
            <w:tcW w:w="1100" w:type="pct"/>
          </w:tcPr>
          <w:p w14:paraId="64631FE2" w14:textId="77777777" w:rsidR="00951E2D" w:rsidRPr="007036CE" w:rsidRDefault="00951E2D" w:rsidP="00951E2D">
            <w:pPr>
              <w:pStyle w:val="GOSTTablenorm"/>
              <w:rPr>
                <w:szCs w:val="22"/>
              </w:rPr>
            </w:pPr>
            <w:r w:rsidRPr="007036CE">
              <w:t>ОКС (КМИ) плательщика</w:t>
            </w:r>
          </w:p>
        </w:tc>
        <w:tc>
          <w:tcPr>
            <w:tcW w:w="750" w:type="pct"/>
          </w:tcPr>
          <w:p w14:paraId="49CB1F48" w14:textId="77777777" w:rsidR="00951E2D" w:rsidRPr="007036CE" w:rsidRDefault="00951E2D">
            <w:pPr>
              <w:pStyle w:val="GOSTTablenorm"/>
            </w:pPr>
            <w:r w:rsidRPr="007036CE">
              <w:t>PayRec_Pay_FAIPObjCd</w:t>
            </w:r>
          </w:p>
        </w:tc>
        <w:tc>
          <w:tcPr>
            <w:tcW w:w="500" w:type="pct"/>
          </w:tcPr>
          <w:p w14:paraId="107BE281" w14:textId="77777777" w:rsidR="00951E2D" w:rsidRPr="007036CE" w:rsidRDefault="00951E2D" w:rsidP="00951E2D">
            <w:pPr>
              <w:pStyle w:val="GOSTTablenorm"/>
              <w:rPr>
                <w:szCs w:val="22"/>
              </w:rPr>
            </w:pPr>
            <w:r w:rsidRPr="007036CE">
              <w:t>Строка</w:t>
            </w:r>
          </w:p>
        </w:tc>
        <w:tc>
          <w:tcPr>
            <w:tcW w:w="299" w:type="pct"/>
          </w:tcPr>
          <w:p w14:paraId="7BAD1E11" w14:textId="77777777" w:rsidR="00951E2D" w:rsidRPr="007036CE" w:rsidRDefault="00951E2D" w:rsidP="00951E2D">
            <w:pPr>
              <w:pStyle w:val="GOSTTablenorm"/>
              <w:rPr>
                <w:szCs w:val="22"/>
              </w:rPr>
            </w:pPr>
            <w:r w:rsidRPr="007036CE">
              <w:rPr>
                <w:szCs w:val="22"/>
              </w:rPr>
              <w:t>Нет</w:t>
            </w:r>
          </w:p>
        </w:tc>
        <w:tc>
          <w:tcPr>
            <w:tcW w:w="315" w:type="pct"/>
          </w:tcPr>
          <w:p w14:paraId="3B675CA6" w14:textId="77777777" w:rsidR="00951E2D" w:rsidRPr="007036CE" w:rsidRDefault="00951E2D" w:rsidP="00951E2D">
            <w:pPr>
              <w:pStyle w:val="GOSTTablenorm"/>
              <w:rPr>
                <w:szCs w:val="22"/>
              </w:rPr>
            </w:pPr>
            <w:r w:rsidRPr="007036CE">
              <w:t>&lt;=24</w:t>
            </w:r>
          </w:p>
        </w:tc>
        <w:tc>
          <w:tcPr>
            <w:tcW w:w="2036" w:type="pct"/>
          </w:tcPr>
          <w:p w14:paraId="075A2A7E" w14:textId="77777777" w:rsidR="00951E2D" w:rsidRPr="007036CE" w:rsidRDefault="00951E2D" w:rsidP="00951E2D">
            <w:pPr>
              <w:pStyle w:val="GOSTTablenorm"/>
              <w:rPr>
                <w:szCs w:val="22"/>
              </w:rPr>
            </w:pPr>
            <w:r w:rsidRPr="007036CE">
              <w:t xml:space="preserve">Указывается код ОКС (КМИ) </w:t>
            </w:r>
            <w:r w:rsidR="00930FA2" w:rsidRPr="007036CE">
              <w:rPr>
                <w:bCs/>
                <w:szCs w:val="22"/>
              </w:rPr>
              <w:t xml:space="preserve">для отражения операции на ЛС плательщика </w:t>
            </w:r>
            <w:r w:rsidRPr="007036CE">
              <w:t>(при наличии)</w:t>
            </w:r>
          </w:p>
        </w:tc>
      </w:tr>
      <w:tr w:rsidR="00F66EF8" w:rsidRPr="007036CE" w14:paraId="60D509F7" w14:textId="77777777" w:rsidTr="00F92E5F">
        <w:tc>
          <w:tcPr>
            <w:tcW w:w="1100" w:type="pct"/>
          </w:tcPr>
          <w:p w14:paraId="5454CE95" w14:textId="77777777" w:rsidR="00951E2D" w:rsidRPr="007036CE" w:rsidRDefault="00951E2D" w:rsidP="00951E2D">
            <w:pPr>
              <w:pStyle w:val="GOSTTablenorm"/>
            </w:pPr>
            <w:r w:rsidRPr="007036CE">
              <w:t>ОКС укрупненный плательщика</w:t>
            </w:r>
          </w:p>
        </w:tc>
        <w:tc>
          <w:tcPr>
            <w:tcW w:w="750" w:type="pct"/>
          </w:tcPr>
          <w:p w14:paraId="54860E15" w14:textId="77777777" w:rsidR="00951E2D" w:rsidRPr="007036CE" w:rsidRDefault="00951E2D">
            <w:pPr>
              <w:pStyle w:val="GOSTTablenorm"/>
            </w:pPr>
            <w:r w:rsidRPr="007036CE">
              <w:t>PayRec_Pay_ObjCd1</w:t>
            </w:r>
          </w:p>
        </w:tc>
        <w:tc>
          <w:tcPr>
            <w:tcW w:w="500" w:type="pct"/>
          </w:tcPr>
          <w:p w14:paraId="35D7214F" w14:textId="77777777" w:rsidR="00951E2D" w:rsidRPr="007036CE" w:rsidRDefault="00951E2D" w:rsidP="00951E2D">
            <w:pPr>
              <w:pStyle w:val="GOSTTablenorm"/>
            </w:pPr>
            <w:r w:rsidRPr="007036CE">
              <w:t>Строка</w:t>
            </w:r>
          </w:p>
        </w:tc>
        <w:tc>
          <w:tcPr>
            <w:tcW w:w="299" w:type="pct"/>
          </w:tcPr>
          <w:p w14:paraId="192599D6" w14:textId="77777777" w:rsidR="00951E2D" w:rsidRPr="007036CE" w:rsidRDefault="00951E2D" w:rsidP="00951E2D">
            <w:pPr>
              <w:pStyle w:val="GOSTTablenorm"/>
              <w:rPr>
                <w:szCs w:val="22"/>
              </w:rPr>
            </w:pPr>
            <w:r w:rsidRPr="007036CE">
              <w:t>Нет</w:t>
            </w:r>
          </w:p>
        </w:tc>
        <w:tc>
          <w:tcPr>
            <w:tcW w:w="315" w:type="pct"/>
          </w:tcPr>
          <w:p w14:paraId="528B5AD1" w14:textId="77777777" w:rsidR="00951E2D" w:rsidRPr="007036CE" w:rsidRDefault="00951E2D" w:rsidP="00951E2D">
            <w:pPr>
              <w:pStyle w:val="GOSTTablenorm"/>
            </w:pPr>
            <w:r w:rsidRPr="007036CE">
              <w:t>=18</w:t>
            </w:r>
          </w:p>
        </w:tc>
        <w:tc>
          <w:tcPr>
            <w:tcW w:w="2036" w:type="pct"/>
          </w:tcPr>
          <w:p w14:paraId="4727E6FB" w14:textId="77777777" w:rsidR="00951E2D" w:rsidRPr="007036CE" w:rsidRDefault="00951E2D" w:rsidP="00951E2D">
            <w:pPr>
              <w:pStyle w:val="GOSTTablenorm"/>
            </w:pPr>
            <w:r w:rsidRPr="007036CE">
              <w:t xml:space="preserve">Указывается код ОКС укрупненный </w:t>
            </w:r>
            <w:r w:rsidR="00930FA2" w:rsidRPr="007036CE">
              <w:rPr>
                <w:bCs/>
                <w:szCs w:val="22"/>
              </w:rPr>
              <w:t>для отражения операции на ЛС плательщика</w:t>
            </w:r>
            <w:r w:rsidRPr="007036CE">
              <w:t xml:space="preserve"> (при наличии)</w:t>
            </w:r>
          </w:p>
        </w:tc>
      </w:tr>
      <w:tr w:rsidR="00F66EF8" w:rsidRPr="007036CE" w14:paraId="4FE0101E" w14:textId="77777777" w:rsidTr="00F92E5F">
        <w:tc>
          <w:tcPr>
            <w:tcW w:w="1100" w:type="pct"/>
          </w:tcPr>
          <w:p w14:paraId="67EC4050" w14:textId="77777777" w:rsidR="00951E2D" w:rsidRPr="007036CE" w:rsidRDefault="00951E2D" w:rsidP="00951E2D">
            <w:pPr>
              <w:pStyle w:val="GOSTTablenorm"/>
              <w:rPr>
                <w:szCs w:val="22"/>
              </w:rPr>
            </w:pPr>
            <w:commentRangeStart w:id="510"/>
            <w:commentRangeStart w:id="511"/>
            <w:r w:rsidRPr="007036CE">
              <w:rPr>
                <w:szCs w:val="22"/>
              </w:rPr>
              <w:t>КБК плательщика</w:t>
            </w:r>
            <w:commentRangeEnd w:id="510"/>
            <w:r w:rsidR="009F5EB4" w:rsidRPr="007036CE">
              <w:rPr>
                <w:rStyle w:val="afff4"/>
                <w:sz w:val="22"/>
                <w:szCs w:val="22"/>
              </w:rPr>
              <w:commentReference w:id="510"/>
            </w:r>
            <w:commentRangeEnd w:id="511"/>
            <w:r w:rsidR="00A443F0" w:rsidRPr="007036CE">
              <w:rPr>
                <w:rStyle w:val="afff4"/>
                <w:sz w:val="22"/>
                <w:szCs w:val="22"/>
              </w:rPr>
              <w:commentReference w:id="511"/>
            </w:r>
          </w:p>
        </w:tc>
        <w:tc>
          <w:tcPr>
            <w:tcW w:w="750" w:type="pct"/>
          </w:tcPr>
          <w:p w14:paraId="6D6C395E" w14:textId="77777777" w:rsidR="00951E2D" w:rsidRPr="007036CE" w:rsidRDefault="00951E2D">
            <w:pPr>
              <w:pStyle w:val="GOSTTablenorm"/>
            </w:pPr>
            <w:r w:rsidRPr="007036CE">
              <w:t>PayRec_Pay_KBK</w:t>
            </w:r>
          </w:p>
        </w:tc>
        <w:tc>
          <w:tcPr>
            <w:tcW w:w="500" w:type="pct"/>
          </w:tcPr>
          <w:p w14:paraId="6BE1B219" w14:textId="77777777" w:rsidR="00951E2D" w:rsidRPr="007036CE" w:rsidRDefault="00951E2D" w:rsidP="00951E2D">
            <w:pPr>
              <w:pStyle w:val="GOSTTablenorm"/>
              <w:rPr>
                <w:szCs w:val="22"/>
              </w:rPr>
            </w:pPr>
            <w:r w:rsidRPr="007036CE">
              <w:rPr>
                <w:szCs w:val="22"/>
              </w:rPr>
              <w:t>Строка</w:t>
            </w:r>
          </w:p>
        </w:tc>
        <w:tc>
          <w:tcPr>
            <w:tcW w:w="299" w:type="pct"/>
          </w:tcPr>
          <w:p w14:paraId="4C7A5919" w14:textId="77777777" w:rsidR="00951E2D" w:rsidRPr="007036CE" w:rsidRDefault="00DF3BC0" w:rsidP="00951E2D">
            <w:pPr>
              <w:pStyle w:val="GOSTTablenorm"/>
              <w:rPr>
                <w:szCs w:val="22"/>
              </w:rPr>
            </w:pPr>
            <w:r w:rsidRPr="007036CE">
              <w:rPr>
                <w:szCs w:val="22"/>
              </w:rPr>
              <w:t>Да</w:t>
            </w:r>
          </w:p>
        </w:tc>
        <w:tc>
          <w:tcPr>
            <w:tcW w:w="315" w:type="pct"/>
          </w:tcPr>
          <w:p w14:paraId="0CB90334" w14:textId="77777777" w:rsidR="00951E2D" w:rsidRPr="007036CE" w:rsidRDefault="00951E2D" w:rsidP="00951E2D">
            <w:pPr>
              <w:pStyle w:val="GOSTTablenorm"/>
              <w:rPr>
                <w:szCs w:val="22"/>
              </w:rPr>
            </w:pPr>
            <w:r w:rsidRPr="007036CE">
              <w:rPr>
                <w:szCs w:val="22"/>
                <w:lang w:val="en-US"/>
              </w:rPr>
              <w:t>=20</w:t>
            </w:r>
          </w:p>
        </w:tc>
        <w:tc>
          <w:tcPr>
            <w:tcW w:w="2036" w:type="pct"/>
          </w:tcPr>
          <w:p w14:paraId="30BCA3AE" w14:textId="77777777" w:rsidR="00951E2D" w:rsidRPr="007036CE" w:rsidRDefault="00951E2D" w:rsidP="00951E2D">
            <w:pPr>
              <w:pStyle w:val="GOSTTablenorm"/>
              <w:rPr>
                <w:szCs w:val="22"/>
              </w:rPr>
            </w:pPr>
            <w:r w:rsidRPr="007036CE">
              <w:rPr>
                <w:bCs/>
                <w:szCs w:val="22"/>
              </w:rPr>
              <w:t>Указывается код по бюджетной классификации для отражения операции на ЛС плательщика</w:t>
            </w:r>
          </w:p>
        </w:tc>
      </w:tr>
      <w:tr w:rsidR="00F66EF8" w:rsidRPr="007036CE" w14:paraId="72BE0934" w14:textId="77777777" w:rsidTr="00F92E5F">
        <w:tc>
          <w:tcPr>
            <w:tcW w:w="1100" w:type="pct"/>
          </w:tcPr>
          <w:p w14:paraId="61D73ACB" w14:textId="77777777" w:rsidR="00ED6DA8" w:rsidRPr="007036CE" w:rsidRDefault="00ED6DA8" w:rsidP="00ED6DA8">
            <w:pPr>
              <w:pStyle w:val="GOSTTablenorm"/>
              <w:rPr>
                <w:szCs w:val="22"/>
              </w:rPr>
            </w:pPr>
            <w:r w:rsidRPr="007036CE">
              <w:t>Тип КБК плательщика</w:t>
            </w:r>
          </w:p>
        </w:tc>
        <w:tc>
          <w:tcPr>
            <w:tcW w:w="750" w:type="pct"/>
          </w:tcPr>
          <w:p w14:paraId="18F76D2B" w14:textId="77777777" w:rsidR="00ED6DA8" w:rsidRPr="007036CE" w:rsidRDefault="007873CC">
            <w:pPr>
              <w:pStyle w:val="GOSTTablenorm"/>
            </w:pPr>
            <w:r w:rsidRPr="007036CE">
              <w:t>PayRec_SND_BKTp</w:t>
            </w:r>
          </w:p>
        </w:tc>
        <w:tc>
          <w:tcPr>
            <w:tcW w:w="500" w:type="pct"/>
          </w:tcPr>
          <w:p w14:paraId="6723C1EB" w14:textId="77777777" w:rsidR="00ED6DA8" w:rsidRPr="007036CE" w:rsidRDefault="00ED6DA8" w:rsidP="00ED6DA8">
            <w:pPr>
              <w:pStyle w:val="GOSTTablenorm"/>
              <w:rPr>
                <w:szCs w:val="22"/>
              </w:rPr>
            </w:pPr>
            <w:r w:rsidRPr="007036CE">
              <w:t>Строка</w:t>
            </w:r>
          </w:p>
        </w:tc>
        <w:tc>
          <w:tcPr>
            <w:tcW w:w="299" w:type="pct"/>
          </w:tcPr>
          <w:p w14:paraId="61D33028" w14:textId="77777777" w:rsidR="00ED6DA8" w:rsidRPr="007036CE" w:rsidRDefault="00ED6DA8" w:rsidP="00ED6DA8">
            <w:pPr>
              <w:pStyle w:val="GOSTTablenorm"/>
              <w:rPr>
                <w:szCs w:val="22"/>
              </w:rPr>
            </w:pPr>
            <w:r w:rsidRPr="007036CE">
              <w:t>Да</w:t>
            </w:r>
          </w:p>
        </w:tc>
        <w:tc>
          <w:tcPr>
            <w:tcW w:w="315" w:type="pct"/>
          </w:tcPr>
          <w:p w14:paraId="7DEB5BEC" w14:textId="77777777" w:rsidR="00ED6DA8" w:rsidRPr="007036CE" w:rsidRDefault="00ED6DA8" w:rsidP="00ED6DA8">
            <w:pPr>
              <w:pStyle w:val="GOSTTablenorm"/>
              <w:rPr>
                <w:szCs w:val="22"/>
                <w:lang w:val="en-US"/>
              </w:rPr>
            </w:pPr>
            <w:r w:rsidRPr="007036CE">
              <w:t>=2</w:t>
            </w:r>
          </w:p>
        </w:tc>
        <w:tc>
          <w:tcPr>
            <w:tcW w:w="2036" w:type="pct"/>
          </w:tcPr>
          <w:p w14:paraId="4932746E" w14:textId="77777777" w:rsidR="00ED6DA8" w:rsidRPr="007036CE" w:rsidRDefault="00ED6DA8" w:rsidP="00ED6DA8">
            <w:pPr>
              <w:pStyle w:val="GOSTTablenorm"/>
            </w:pPr>
            <w:r w:rsidRPr="007036CE">
              <w:t>Указывается тип кода по бюджетной классификации плательщика.</w:t>
            </w:r>
          </w:p>
          <w:p w14:paraId="2FA97801" w14:textId="77777777" w:rsidR="00ED6DA8" w:rsidRPr="007036CE" w:rsidRDefault="00ED6DA8" w:rsidP="00ED6DA8">
            <w:pPr>
              <w:pStyle w:val="GOSTTablenorm"/>
            </w:pPr>
            <w:r w:rsidRPr="007036CE">
              <w:t>Возможные значения:</w:t>
            </w:r>
          </w:p>
          <w:p w14:paraId="136D8240" w14:textId="0AF28296" w:rsidR="00ED6DA8" w:rsidRPr="007036CE" w:rsidRDefault="00CB766A" w:rsidP="00ED6DA8">
            <w:pPr>
              <w:pStyle w:val="GOSTTableListMark1"/>
            </w:pPr>
            <w:r w:rsidRPr="007036CE">
              <w:t>«</w:t>
            </w:r>
            <w:r w:rsidR="00ED6DA8" w:rsidRPr="007036CE">
              <w:t>10</w:t>
            </w:r>
            <w:r w:rsidRPr="007036CE">
              <w:t xml:space="preserve">» </w:t>
            </w:r>
            <w:r w:rsidR="00FB1651" w:rsidRPr="007036CE">
              <w:t>–</w:t>
            </w:r>
            <w:r w:rsidR="00ED6DA8" w:rsidRPr="007036CE">
              <w:t xml:space="preserve"> </w:t>
            </w:r>
            <w:r w:rsidR="006558F2" w:rsidRPr="007036CE">
              <w:t>р</w:t>
            </w:r>
            <w:r w:rsidR="00ED6DA8" w:rsidRPr="007036CE">
              <w:t>асходы;</w:t>
            </w:r>
          </w:p>
          <w:p w14:paraId="6B2A9A74" w14:textId="52EF0566" w:rsidR="00ED6DA8" w:rsidRPr="007036CE" w:rsidRDefault="00CB766A" w:rsidP="00ED6DA8">
            <w:pPr>
              <w:pStyle w:val="GOSTTableListMark1"/>
              <w:rPr>
                <w:bCs/>
                <w:szCs w:val="22"/>
              </w:rPr>
            </w:pPr>
            <w:r w:rsidRPr="007036CE">
              <w:lastRenderedPageBreak/>
              <w:t>«</w:t>
            </w:r>
            <w:r w:rsidR="00ED6DA8" w:rsidRPr="007036CE">
              <w:t>11</w:t>
            </w:r>
            <w:r w:rsidRPr="007036CE">
              <w:t xml:space="preserve">» </w:t>
            </w:r>
            <w:r w:rsidR="00FB1651" w:rsidRPr="007036CE">
              <w:t>–</w:t>
            </w:r>
            <w:r w:rsidR="00ED6DA8" w:rsidRPr="007036CE">
              <w:t xml:space="preserve"> </w:t>
            </w:r>
            <w:r w:rsidR="006558F2" w:rsidRPr="007036CE">
              <w:t>л</w:t>
            </w:r>
            <w:r w:rsidR="00ED6DA8" w:rsidRPr="007036CE">
              <w:t>имитируемые расходы;</w:t>
            </w:r>
          </w:p>
          <w:p w14:paraId="5C743FBC" w14:textId="7261D7C1" w:rsidR="00ED6DA8" w:rsidRPr="007036CE" w:rsidRDefault="00CB766A" w:rsidP="006558F2">
            <w:pPr>
              <w:pStyle w:val="GOSTTableListMark1"/>
              <w:rPr>
                <w:bCs/>
                <w:szCs w:val="22"/>
              </w:rPr>
            </w:pPr>
            <w:r w:rsidRPr="007036CE">
              <w:t>«</w:t>
            </w:r>
            <w:r w:rsidR="00ED6DA8" w:rsidRPr="007036CE">
              <w:t>12</w:t>
            </w:r>
            <w:r w:rsidRPr="007036CE">
              <w:t xml:space="preserve">» </w:t>
            </w:r>
            <w:r w:rsidR="00FB1651" w:rsidRPr="007036CE">
              <w:t>–</w:t>
            </w:r>
            <w:r w:rsidR="00ED6DA8" w:rsidRPr="007036CE">
              <w:t xml:space="preserve"> </w:t>
            </w:r>
            <w:r w:rsidR="006558F2" w:rsidRPr="007036CE">
              <w:t>н</w:t>
            </w:r>
            <w:r w:rsidR="00ED6DA8" w:rsidRPr="007036CE">
              <w:t>елимитруемые расходы</w:t>
            </w:r>
          </w:p>
        </w:tc>
      </w:tr>
      <w:tr w:rsidR="00F66EF8" w:rsidRPr="007036CE" w14:paraId="2098928D" w14:textId="77777777" w:rsidTr="00F92E5F">
        <w:tc>
          <w:tcPr>
            <w:tcW w:w="1100" w:type="pct"/>
          </w:tcPr>
          <w:p w14:paraId="7F73FE08" w14:textId="77777777" w:rsidR="00951E2D" w:rsidRPr="007036CE" w:rsidRDefault="00951E2D" w:rsidP="00951E2D">
            <w:pPr>
              <w:pStyle w:val="GOSTTablenorm"/>
              <w:rPr>
                <w:szCs w:val="22"/>
              </w:rPr>
            </w:pPr>
            <w:r w:rsidRPr="007036CE">
              <w:rPr>
                <w:szCs w:val="22"/>
              </w:rPr>
              <w:lastRenderedPageBreak/>
              <w:t>Код цели (аналитический код) плательщика</w:t>
            </w:r>
          </w:p>
        </w:tc>
        <w:tc>
          <w:tcPr>
            <w:tcW w:w="750" w:type="pct"/>
          </w:tcPr>
          <w:p w14:paraId="1FE579B6" w14:textId="77777777" w:rsidR="00951E2D" w:rsidRPr="007036CE" w:rsidRDefault="00951E2D">
            <w:pPr>
              <w:pStyle w:val="GOSTTablenorm"/>
            </w:pPr>
            <w:r w:rsidRPr="007036CE">
              <w:t>PayRec_Pay_ObjCd</w:t>
            </w:r>
          </w:p>
        </w:tc>
        <w:tc>
          <w:tcPr>
            <w:tcW w:w="500" w:type="pct"/>
          </w:tcPr>
          <w:p w14:paraId="417AF7E2" w14:textId="77777777" w:rsidR="00951E2D" w:rsidRPr="007036CE" w:rsidRDefault="00951E2D" w:rsidP="00951E2D">
            <w:pPr>
              <w:pStyle w:val="GOSTTablenorm"/>
              <w:rPr>
                <w:szCs w:val="22"/>
              </w:rPr>
            </w:pPr>
            <w:r w:rsidRPr="007036CE">
              <w:rPr>
                <w:szCs w:val="22"/>
              </w:rPr>
              <w:t>Строка</w:t>
            </w:r>
          </w:p>
        </w:tc>
        <w:tc>
          <w:tcPr>
            <w:tcW w:w="299" w:type="pct"/>
          </w:tcPr>
          <w:p w14:paraId="25847EDB" w14:textId="77777777" w:rsidR="00951E2D" w:rsidRPr="007036CE" w:rsidRDefault="00951E2D" w:rsidP="00951E2D">
            <w:pPr>
              <w:pStyle w:val="GOSTTablenorm"/>
              <w:rPr>
                <w:szCs w:val="22"/>
              </w:rPr>
            </w:pPr>
            <w:r w:rsidRPr="007036CE">
              <w:rPr>
                <w:szCs w:val="22"/>
              </w:rPr>
              <w:t>Нет</w:t>
            </w:r>
          </w:p>
        </w:tc>
        <w:tc>
          <w:tcPr>
            <w:tcW w:w="315" w:type="pct"/>
          </w:tcPr>
          <w:p w14:paraId="670364A8" w14:textId="77777777" w:rsidR="00951E2D" w:rsidRPr="007036CE" w:rsidRDefault="00951E2D" w:rsidP="00951E2D">
            <w:pPr>
              <w:pStyle w:val="GOSTTablenorm"/>
              <w:rPr>
                <w:szCs w:val="22"/>
              </w:rPr>
            </w:pPr>
            <w:r w:rsidRPr="007036CE">
              <w:rPr>
                <w:szCs w:val="22"/>
              </w:rPr>
              <w:t>&lt;=</w:t>
            </w:r>
            <w:r w:rsidRPr="007036CE">
              <w:rPr>
                <w:szCs w:val="22"/>
                <w:lang w:val="en-US"/>
              </w:rPr>
              <w:t>25</w:t>
            </w:r>
          </w:p>
        </w:tc>
        <w:tc>
          <w:tcPr>
            <w:tcW w:w="2036" w:type="pct"/>
          </w:tcPr>
          <w:p w14:paraId="08397DB7" w14:textId="77777777" w:rsidR="00951E2D" w:rsidRPr="007036CE" w:rsidRDefault="00951E2D" w:rsidP="00951E2D">
            <w:pPr>
              <w:pStyle w:val="GOSTTablenorm"/>
              <w:rPr>
                <w:szCs w:val="22"/>
              </w:rPr>
            </w:pPr>
            <w:r w:rsidRPr="007036CE">
              <w:rPr>
                <w:bCs/>
                <w:szCs w:val="22"/>
              </w:rPr>
              <w:t>Указывается код цели (аналитический код) для отражения операции на ЛС плательщика (при наличии)</w:t>
            </w:r>
          </w:p>
        </w:tc>
      </w:tr>
      <w:tr w:rsidR="00F66EF8" w:rsidRPr="007036CE" w14:paraId="58133A67" w14:textId="77777777" w:rsidTr="00F92E5F">
        <w:tc>
          <w:tcPr>
            <w:tcW w:w="1100" w:type="pct"/>
          </w:tcPr>
          <w:p w14:paraId="183AE020" w14:textId="77777777" w:rsidR="00951E2D" w:rsidRPr="007036CE" w:rsidRDefault="00951E2D" w:rsidP="00951E2D">
            <w:pPr>
              <w:pStyle w:val="GOSTTablenorm"/>
              <w:rPr>
                <w:szCs w:val="22"/>
              </w:rPr>
            </w:pPr>
            <w:r w:rsidRPr="007036CE">
              <w:t>Код цели (аналитический код) получателя</w:t>
            </w:r>
          </w:p>
        </w:tc>
        <w:tc>
          <w:tcPr>
            <w:tcW w:w="750" w:type="pct"/>
          </w:tcPr>
          <w:p w14:paraId="25B4E83E" w14:textId="77777777" w:rsidR="00951E2D" w:rsidRPr="007036CE" w:rsidRDefault="009179D7">
            <w:pPr>
              <w:pStyle w:val="GOSTTablenorm"/>
            </w:pPr>
            <w:r w:rsidRPr="007036CE">
              <w:t>PayRec_REC_ObjCd</w:t>
            </w:r>
          </w:p>
        </w:tc>
        <w:tc>
          <w:tcPr>
            <w:tcW w:w="500" w:type="pct"/>
          </w:tcPr>
          <w:p w14:paraId="283E6A57" w14:textId="77777777" w:rsidR="00951E2D" w:rsidRPr="007036CE" w:rsidRDefault="00951E2D" w:rsidP="00951E2D">
            <w:pPr>
              <w:pStyle w:val="GOSTTablenorm"/>
              <w:rPr>
                <w:szCs w:val="22"/>
              </w:rPr>
            </w:pPr>
            <w:r w:rsidRPr="007036CE">
              <w:t>Строка</w:t>
            </w:r>
          </w:p>
        </w:tc>
        <w:tc>
          <w:tcPr>
            <w:tcW w:w="299" w:type="pct"/>
          </w:tcPr>
          <w:p w14:paraId="7D8260F2" w14:textId="77777777" w:rsidR="00951E2D" w:rsidRPr="007036CE" w:rsidRDefault="00951E2D" w:rsidP="00951E2D">
            <w:pPr>
              <w:pStyle w:val="GOSTTablenorm"/>
              <w:rPr>
                <w:szCs w:val="22"/>
              </w:rPr>
            </w:pPr>
            <w:r w:rsidRPr="007036CE">
              <w:t>Нет</w:t>
            </w:r>
          </w:p>
        </w:tc>
        <w:tc>
          <w:tcPr>
            <w:tcW w:w="315" w:type="pct"/>
          </w:tcPr>
          <w:p w14:paraId="0DCE1FD9" w14:textId="77777777" w:rsidR="00951E2D" w:rsidRPr="007036CE" w:rsidRDefault="00951E2D" w:rsidP="00951E2D">
            <w:pPr>
              <w:pStyle w:val="GOSTTablenorm"/>
              <w:rPr>
                <w:szCs w:val="22"/>
              </w:rPr>
            </w:pPr>
            <w:r w:rsidRPr="007036CE">
              <w:t>&lt;=25</w:t>
            </w:r>
          </w:p>
        </w:tc>
        <w:tc>
          <w:tcPr>
            <w:tcW w:w="2036" w:type="pct"/>
          </w:tcPr>
          <w:p w14:paraId="37A88C18" w14:textId="77777777" w:rsidR="00951E2D" w:rsidRPr="007036CE" w:rsidRDefault="00951E2D" w:rsidP="00C86067">
            <w:pPr>
              <w:pStyle w:val="GOSTTablenorm"/>
              <w:rPr>
                <w:bCs/>
                <w:szCs w:val="22"/>
              </w:rPr>
            </w:pPr>
            <w:r w:rsidRPr="007036CE">
              <w:rPr>
                <w:bCs/>
                <w:szCs w:val="22"/>
              </w:rPr>
              <w:t>Указывается код цели (аналитический код) для отражения операции на ЛС получателя (при наличии)</w:t>
            </w:r>
            <w:r w:rsidR="00C86067" w:rsidRPr="007036CE">
              <w:rPr>
                <w:bCs/>
                <w:szCs w:val="22"/>
              </w:rPr>
              <w:t xml:space="preserve">. Может быть не заполнен, если </w:t>
            </w:r>
            <w:r w:rsidR="00C86067" w:rsidRPr="007036CE">
              <w:t>в параметре «Номер лицевого счета получателя» указан л/с с кодом 20, 30</w:t>
            </w:r>
          </w:p>
        </w:tc>
      </w:tr>
      <w:tr w:rsidR="00F66EF8" w:rsidRPr="007036CE" w14:paraId="57CB0BD2" w14:textId="77777777" w:rsidTr="00F92E5F">
        <w:tc>
          <w:tcPr>
            <w:tcW w:w="1100" w:type="pct"/>
          </w:tcPr>
          <w:p w14:paraId="74B45868" w14:textId="77777777" w:rsidR="00951E2D" w:rsidRPr="007036CE" w:rsidRDefault="00951E2D" w:rsidP="00951E2D">
            <w:pPr>
              <w:pStyle w:val="GOSTTablenorm"/>
            </w:pPr>
            <w:r w:rsidRPr="007036CE">
              <w:t xml:space="preserve">Аналитический код раздела </w:t>
            </w:r>
            <w:r w:rsidR="00E12448" w:rsidRPr="007036CE">
              <w:t xml:space="preserve">ЛС </w:t>
            </w:r>
            <w:r w:rsidRPr="007036CE">
              <w:t>получателя</w:t>
            </w:r>
          </w:p>
        </w:tc>
        <w:tc>
          <w:tcPr>
            <w:tcW w:w="750" w:type="pct"/>
          </w:tcPr>
          <w:p w14:paraId="45B08990" w14:textId="77777777" w:rsidR="00951E2D" w:rsidRPr="007036CE" w:rsidRDefault="009179D7">
            <w:pPr>
              <w:pStyle w:val="GOSTTablenorm"/>
            </w:pPr>
            <w:r w:rsidRPr="007036CE">
              <w:t>PayRec_REC_ObjCodeSection</w:t>
            </w:r>
          </w:p>
        </w:tc>
        <w:tc>
          <w:tcPr>
            <w:tcW w:w="500" w:type="pct"/>
          </w:tcPr>
          <w:p w14:paraId="209A35DA" w14:textId="77777777" w:rsidR="00951E2D" w:rsidRPr="007036CE" w:rsidRDefault="00951E2D" w:rsidP="00951E2D">
            <w:pPr>
              <w:pStyle w:val="GOSTTablenorm"/>
            </w:pPr>
            <w:r w:rsidRPr="007036CE">
              <w:t>Строка</w:t>
            </w:r>
          </w:p>
        </w:tc>
        <w:tc>
          <w:tcPr>
            <w:tcW w:w="299" w:type="pct"/>
          </w:tcPr>
          <w:p w14:paraId="5710AC2F" w14:textId="77777777" w:rsidR="00951E2D" w:rsidRPr="007036CE" w:rsidRDefault="00951E2D" w:rsidP="00951E2D">
            <w:pPr>
              <w:pStyle w:val="GOSTTablenorm"/>
            </w:pPr>
            <w:r w:rsidRPr="007036CE">
              <w:t>Нет</w:t>
            </w:r>
          </w:p>
        </w:tc>
        <w:tc>
          <w:tcPr>
            <w:tcW w:w="315" w:type="pct"/>
          </w:tcPr>
          <w:p w14:paraId="35AA658F" w14:textId="77777777" w:rsidR="00951E2D" w:rsidRPr="007036CE" w:rsidRDefault="00951E2D" w:rsidP="00902985">
            <w:pPr>
              <w:pStyle w:val="GOSTTablenorm"/>
            </w:pPr>
            <w:r w:rsidRPr="007036CE">
              <w:t>=8</w:t>
            </w:r>
          </w:p>
        </w:tc>
        <w:tc>
          <w:tcPr>
            <w:tcW w:w="2036" w:type="pct"/>
          </w:tcPr>
          <w:p w14:paraId="6506FAA9" w14:textId="77777777" w:rsidR="00951E2D" w:rsidRPr="007036CE" w:rsidRDefault="00951E2D" w:rsidP="00803C61">
            <w:pPr>
              <w:pStyle w:val="GOSTTablenorm"/>
            </w:pPr>
            <w:r w:rsidRPr="007036CE">
              <w:t xml:space="preserve">Указывается значение аналитического кода раздела </w:t>
            </w:r>
            <w:r w:rsidR="0040066D" w:rsidRPr="007036CE">
              <w:t xml:space="preserve">лицевого счета </w:t>
            </w:r>
            <w:r w:rsidRPr="007036CE">
              <w:t>получателя</w:t>
            </w:r>
            <w:r w:rsidR="00803C61" w:rsidRPr="007036CE">
              <w:t>.</w:t>
            </w:r>
            <w:r w:rsidR="0040066D" w:rsidRPr="007036CE">
              <w:t xml:space="preserve"> </w:t>
            </w:r>
            <w:r w:rsidR="00803C61" w:rsidRPr="007036CE">
              <w:t>О</w:t>
            </w:r>
            <w:r w:rsidR="0037440A" w:rsidRPr="007036CE">
              <w:t xml:space="preserve">бязателен для заполнения, </w:t>
            </w:r>
            <w:r w:rsidR="0040066D" w:rsidRPr="007036CE">
              <w:t>если в параметре «Номер лицевого счета получателя» указан л/с с кодом 71</w:t>
            </w:r>
          </w:p>
        </w:tc>
      </w:tr>
      <w:tr w:rsidR="00F66EF8" w:rsidRPr="007036CE" w14:paraId="1CED663F" w14:textId="77777777" w:rsidTr="00F92E5F">
        <w:tc>
          <w:tcPr>
            <w:tcW w:w="1100" w:type="pct"/>
          </w:tcPr>
          <w:p w14:paraId="23915CBE" w14:textId="77777777" w:rsidR="00951E2D" w:rsidRPr="007036CE" w:rsidRDefault="00951E2D" w:rsidP="00951E2D">
            <w:pPr>
              <w:pStyle w:val="GOSTTablenorm"/>
            </w:pPr>
            <w:r w:rsidRPr="007036CE">
              <w:t>Технический номер КОО</w:t>
            </w:r>
          </w:p>
        </w:tc>
        <w:tc>
          <w:tcPr>
            <w:tcW w:w="750" w:type="pct"/>
          </w:tcPr>
          <w:p w14:paraId="1A9FBC9E" w14:textId="77777777" w:rsidR="00951E2D" w:rsidRPr="007036CE" w:rsidRDefault="009179D7">
            <w:pPr>
              <w:pStyle w:val="GOSTTablenorm"/>
            </w:pPr>
            <w:r w:rsidRPr="007036CE">
              <w:t>SystemInformation_NumTech</w:t>
            </w:r>
          </w:p>
        </w:tc>
        <w:tc>
          <w:tcPr>
            <w:tcW w:w="500" w:type="pct"/>
          </w:tcPr>
          <w:p w14:paraId="7D13B9D5" w14:textId="77777777" w:rsidR="00951E2D" w:rsidRPr="007036CE" w:rsidRDefault="00951E2D" w:rsidP="00951E2D">
            <w:pPr>
              <w:pStyle w:val="GOSTTablenorm"/>
            </w:pPr>
            <w:r w:rsidRPr="007036CE">
              <w:t>Строка</w:t>
            </w:r>
          </w:p>
        </w:tc>
        <w:tc>
          <w:tcPr>
            <w:tcW w:w="299" w:type="pct"/>
          </w:tcPr>
          <w:p w14:paraId="78CD28AC" w14:textId="77777777" w:rsidR="00951E2D" w:rsidRPr="007036CE" w:rsidRDefault="0040066D" w:rsidP="00951E2D">
            <w:pPr>
              <w:pStyle w:val="GOSTTablenorm"/>
            </w:pPr>
            <w:r w:rsidRPr="007036CE">
              <w:rPr>
                <w:szCs w:val="22"/>
              </w:rPr>
              <w:t>Да</w:t>
            </w:r>
          </w:p>
        </w:tc>
        <w:tc>
          <w:tcPr>
            <w:tcW w:w="315" w:type="pct"/>
          </w:tcPr>
          <w:p w14:paraId="719E37E8" w14:textId="77777777" w:rsidR="00951E2D" w:rsidRPr="007036CE" w:rsidRDefault="00951E2D" w:rsidP="00951E2D">
            <w:pPr>
              <w:pStyle w:val="GOSTTablenorm"/>
            </w:pPr>
            <w:r w:rsidRPr="007036CE">
              <w:t>&lt;=25</w:t>
            </w:r>
          </w:p>
        </w:tc>
        <w:tc>
          <w:tcPr>
            <w:tcW w:w="2036" w:type="pct"/>
          </w:tcPr>
          <w:p w14:paraId="5DD3AEFF" w14:textId="77777777" w:rsidR="00951E2D" w:rsidRPr="007036CE" w:rsidRDefault="00951E2D" w:rsidP="00951E2D">
            <w:pPr>
              <w:pStyle w:val="GOSTTablenorm"/>
              <w:rPr>
                <w:bCs/>
                <w:szCs w:val="22"/>
              </w:rPr>
            </w:pPr>
            <w:r w:rsidRPr="007036CE">
              <w:rPr>
                <w:bCs/>
                <w:szCs w:val="22"/>
              </w:rPr>
              <w:t>Указывается технический номер КОО</w:t>
            </w:r>
          </w:p>
        </w:tc>
      </w:tr>
      <w:tr w:rsidR="00F65D8E" w:rsidRPr="007036CE" w14:paraId="0B1D02D0" w14:textId="77777777" w:rsidTr="00F92E5F">
        <w:tc>
          <w:tcPr>
            <w:tcW w:w="1100" w:type="pct"/>
          </w:tcPr>
          <w:p w14:paraId="5A785128" w14:textId="77777777" w:rsidR="00F65D8E" w:rsidRPr="007036CE" w:rsidRDefault="00F65D8E" w:rsidP="00930FA2">
            <w:pPr>
              <w:pStyle w:val="GOSTTablenorm"/>
            </w:pPr>
            <w:r w:rsidRPr="007036CE">
              <w:t xml:space="preserve">Код ТОФК учета </w:t>
            </w:r>
            <w:commentRangeStart w:id="512"/>
            <w:r w:rsidR="00930FA2" w:rsidRPr="007036CE">
              <w:t>плательщика</w:t>
            </w:r>
            <w:commentRangeEnd w:id="512"/>
            <w:r w:rsidR="00930FA2" w:rsidRPr="007036CE">
              <w:rPr>
                <w:rStyle w:val="afff4"/>
                <w:sz w:val="22"/>
                <w:szCs w:val="20"/>
              </w:rPr>
              <w:commentReference w:id="512"/>
            </w:r>
          </w:p>
        </w:tc>
        <w:tc>
          <w:tcPr>
            <w:tcW w:w="750" w:type="pct"/>
          </w:tcPr>
          <w:p w14:paraId="54CE564E" w14:textId="77777777" w:rsidR="00F65D8E" w:rsidRPr="007036CE" w:rsidRDefault="007873CC" w:rsidP="00F65D8E">
            <w:pPr>
              <w:pStyle w:val="GOSTTablenorm"/>
            </w:pPr>
            <w:r w:rsidRPr="007036CE">
              <w:t>SystemInformation_TOFK_Acc</w:t>
            </w:r>
          </w:p>
        </w:tc>
        <w:tc>
          <w:tcPr>
            <w:tcW w:w="500" w:type="pct"/>
          </w:tcPr>
          <w:p w14:paraId="0AD1C1F6" w14:textId="77777777" w:rsidR="00F65D8E" w:rsidRPr="007036CE" w:rsidRDefault="00F65D8E" w:rsidP="00F65D8E">
            <w:pPr>
              <w:pStyle w:val="GOSTTablenorm"/>
            </w:pPr>
            <w:r w:rsidRPr="007036CE">
              <w:t>Строка</w:t>
            </w:r>
          </w:p>
        </w:tc>
        <w:tc>
          <w:tcPr>
            <w:tcW w:w="299" w:type="pct"/>
          </w:tcPr>
          <w:p w14:paraId="2C0AA2C1" w14:textId="77777777" w:rsidR="00F65D8E" w:rsidRPr="007036CE" w:rsidRDefault="00F65D8E" w:rsidP="00F65D8E">
            <w:pPr>
              <w:pStyle w:val="GOSTTablenorm"/>
              <w:rPr>
                <w:szCs w:val="22"/>
              </w:rPr>
            </w:pPr>
            <w:r w:rsidRPr="007036CE">
              <w:t>Да</w:t>
            </w:r>
          </w:p>
        </w:tc>
        <w:tc>
          <w:tcPr>
            <w:tcW w:w="315" w:type="pct"/>
          </w:tcPr>
          <w:p w14:paraId="2F129C48" w14:textId="77777777" w:rsidR="00F65D8E" w:rsidRPr="007036CE" w:rsidRDefault="00F65D8E" w:rsidP="00F65D8E">
            <w:pPr>
              <w:pStyle w:val="GOSTTablenorm"/>
              <w:rPr>
                <w:lang w:val="en-US"/>
              </w:rPr>
            </w:pPr>
            <w:r w:rsidRPr="007036CE">
              <w:t>=4</w:t>
            </w:r>
          </w:p>
        </w:tc>
        <w:tc>
          <w:tcPr>
            <w:tcW w:w="2036" w:type="pct"/>
          </w:tcPr>
          <w:p w14:paraId="78024BA5" w14:textId="77777777" w:rsidR="00F65D8E" w:rsidRPr="007036CE" w:rsidRDefault="00F65D8E" w:rsidP="00930FA2">
            <w:pPr>
              <w:pStyle w:val="GOSTTablenorm"/>
              <w:rPr>
                <w:bCs/>
                <w:szCs w:val="22"/>
              </w:rPr>
            </w:pPr>
            <w:r w:rsidRPr="007036CE">
              <w:rPr>
                <w:bCs/>
                <w:szCs w:val="22"/>
              </w:rPr>
              <w:t xml:space="preserve">Указывается код ТОФК учета (ЦС по учету) </w:t>
            </w:r>
            <w:r w:rsidR="00930FA2" w:rsidRPr="007036CE">
              <w:rPr>
                <w:bCs/>
                <w:szCs w:val="22"/>
              </w:rPr>
              <w:t>плательщика</w:t>
            </w:r>
          </w:p>
        </w:tc>
      </w:tr>
      <w:tr w:rsidR="00F65D8E" w:rsidRPr="007036CE" w14:paraId="7067AE0A" w14:textId="77777777" w:rsidTr="00F92E5F">
        <w:tc>
          <w:tcPr>
            <w:tcW w:w="1100" w:type="pct"/>
          </w:tcPr>
          <w:p w14:paraId="7301A16D" w14:textId="77777777" w:rsidR="00F65D8E" w:rsidRPr="007036CE" w:rsidRDefault="00F65D8E" w:rsidP="00F65D8E">
            <w:pPr>
              <w:pStyle w:val="GOSTTablenorm"/>
            </w:pPr>
            <w:r w:rsidRPr="007036CE">
              <w:t>Код ТОФК учета получателя</w:t>
            </w:r>
          </w:p>
        </w:tc>
        <w:tc>
          <w:tcPr>
            <w:tcW w:w="750" w:type="pct"/>
          </w:tcPr>
          <w:p w14:paraId="209AD7D3" w14:textId="77777777" w:rsidR="00F65D8E" w:rsidRPr="007036CE" w:rsidRDefault="00F65D8E" w:rsidP="00F65D8E">
            <w:pPr>
              <w:pStyle w:val="GOSTTablenorm"/>
            </w:pPr>
            <w:r w:rsidRPr="007036CE">
              <w:t>SystemInformation_TOFK_Acc_REC</w:t>
            </w:r>
          </w:p>
        </w:tc>
        <w:tc>
          <w:tcPr>
            <w:tcW w:w="500" w:type="pct"/>
          </w:tcPr>
          <w:p w14:paraId="6F566BA1" w14:textId="77777777" w:rsidR="00F65D8E" w:rsidRPr="007036CE" w:rsidRDefault="00F65D8E" w:rsidP="00F65D8E">
            <w:pPr>
              <w:pStyle w:val="GOSTTablenorm"/>
            </w:pPr>
            <w:r w:rsidRPr="007036CE">
              <w:t>Строка</w:t>
            </w:r>
          </w:p>
        </w:tc>
        <w:tc>
          <w:tcPr>
            <w:tcW w:w="299" w:type="pct"/>
          </w:tcPr>
          <w:p w14:paraId="616BDF3F" w14:textId="77777777" w:rsidR="00F65D8E" w:rsidRPr="007036CE" w:rsidRDefault="00F65D8E" w:rsidP="00F65D8E">
            <w:pPr>
              <w:pStyle w:val="GOSTTablenorm"/>
            </w:pPr>
            <w:r w:rsidRPr="007036CE">
              <w:t>Да</w:t>
            </w:r>
          </w:p>
        </w:tc>
        <w:tc>
          <w:tcPr>
            <w:tcW w:w="315" w:type="pct"/>
          </w:tcPr>
          <w:p w14:paraId="02605320" w14:textId="77777777" w:rsidR="00F65D8E" w:rsidRPr="007036CE" w:rsidRDefault="00F65D8E" w:rsidP="00F65D8E">
            <w:pPr>
              <w:pStyle w:val="GOSTTablenorm"/>
            </w:pPr>
            <w:r w:rsidRPr="007036CE">
              <w:t>=4</w:t>
            </w:r>
          </w:p>
        </w:tc>
        <w:tc>
          <w:tcPr>
            <w:tcW w:w="2036" w:type="pct"/>
          </w:tcPr>
          <w:p w14:paraId="4461A0EE" w14:textId="77777777" w:rsidR="00F65D8E" w:rsidRPr="007036CE" w:rsidRDefault="00F65D8E" w:rsidP="00F65D8E">
            <w:pPr>
              <w:pStyle w:val="GOSTTablenorm"/>
              <w:rPr>
                <w:bCs/>
                <w:szCs w:val="22"/>
              </w:rPr>
            </w:pPr>
            <w:r w:rsidRPr="007036CE">
              <w:rPr>
                <w:bCs/>
                <w:szCs w:val="22"/>
              </w:rPr>
              <w:t>Указывается код ТОФК учета (ЦС по учету) получателя</w:t>
            </w:r>
          </w:p>
        </w:tc>
      </w:tr>
      <w:tr w:rsidR="00F65D8E" w:rsidRPr="007036CE" w14:paraId="0CEECAC9" w14:textId="77777777" w:rsidTr="00F92E5F">
        <w:tc>
          <w:tcPr>
            <w:tcW w:w="1100" w:type="pct"/>
          </w:tcPr>
          <w:p w14:paraId="548CB5D6" w14:textId="77777777" w:rsidR="00F65D8E" w:rsidRPr="007036CE" w:rsidRDefault="00F65D8E" w:rsidP="00F65D8E">
            <w:pPr>
              <w:pStyle w:val="GOSTTablenorm"/>
            </w:pPr>
            <w:r w:rsidRPr="007036CE">
              <w:t>Система-источник</w:t>
            </w:r>
          </w:p>
        </w:tc>
        <w:tc>
          <w:tcPr>
            <w:tcW w:w="750" w:type="pct"/>
          </w:tcPr>
          <w:p w14:paraId="3528A47D" w14:textId="77777777" w:rsidR="004C5763" w:rsidRPr="007036CE" w:rsidRDefault="00F65D8E" w:rsidP="00D353AE">
            <w:pPr>
              <w:pStyle w:val="GOSTTablenorm"/>
            </w:pPr>
            <w:r w:rsidRPr="007036CE">
              <w:t>SystemInformation_SourceParent</w:t>
            </w:r>
          </w:p>
        </w:tc>
        <w:tc>
          <w:tcPr>
            <w:tcW w:w="500" w:type="pct"/>
          </w:tcPr>
          <w:p w14:paraId="733B2FC4" w14:textId="77777777" w:rsidR="00F65D8E" w:rsidRPr="007036CE" w:rsidRDefault="00F65D8E" w:rsidP="00F65D8E">
            <w:pPr>
              <w:pStyle w:val="GOSTTablenorm"/>
            </w:pPr>
            <w:r w:rsidRPr="007036CE">
              <w:t>Строка</w:t>
            </w:r>
          </w:p>
        </w:tc>
        <w:tc>
          <w:tcPr>
            <w:tcW w:w="299" w:type="pct"/>
          </w:tcPr>
          <w:p w14:paraId="40A462AC" w14:textId="77777777" w:rsidR="00F65D8E" w:rsidRPr="007036CE" w:rsidRDefault="00F65D8E" w:rsidP="00F65D8E">
            <w:pPr>
              <w:pStyle w:val="GOSTTablenorm"/>
            </w:pPr>
            <w:r w:rsidRPr="007036CE">
              <w:rPr>
                <w:szCs w:val="22"/>
              </w:rPr>
              <w:t>Да</w:t>
            </w:r>
          </w:p>
        </w:tc>
        <w:tc>
          <w:tcPr>
            <w:tcW w:w="315" w:type="pct"/>
          </w:tcPr>
          <w:p w14:paraId="7D6A2CAF" w14:textId="77777777" w:rsidR="00F65D8E" w:rsidRPr="007036CE" w:rsidRDefault="00F65D8E" w:rsidP="00F65D8E">
            <w:pPr>
              <w:pStyle w:val="GOSTTablenorm"/>
              <w:rPr>
                <w:lang w:val="en-US"/>
              </w:rPr>
            </w:pPr>
            <w:r w:rsidRPr="007036CE">
              <w:t>&lt;=</w:t>
            </w:r>
            <w:r w:rsidRPr="007036CE">
              <w:rPr>
                <w:lang w:val="en-US"/>
              </w:rPr>
              <w:t>10</w:t>
            </w:r>
          </w:p>
        </w:tc>
        <w:tc>
          <w:tcPr>
            <w:tcW w:w="2036" w:type="pct"/>
          </w:tcPr>
          <w:p w14:paraId="6D412B5C" w14:textId="77777777" w:rsidR="00F65D8E" w:rsidRPr="007036CE" w:rsidRDefault="00F65D8E" w:rsidP="0040066D">
            <w:pPr>
              <w:pStyle w:val="GOSTTablenorm"/>
              <w:rPr>
                <w:bCs/>
                <w:szCs w:val="22"/>
              </w:rPr>
            </w:pPr>
            <w:r w:rsidRPr="007036CE">
              <w:rPr>
                <w:bCs/>
                <w:szCs w:val="22"/>
              </w:rPr>
              <w:t xml:space="preserve">Указывается </w:t>
            </w:r>
            <w:r w:rsidR="0040066D" w:rsidRPr="007036CE">
              <w:rPr>
                <w:bCs/>
                <w:szCs w:val="22"/>
              </w:rPr>
              <w:t xml:space="preserve">код </w:t>
            </w:r>
            <w:r w:rsidRPr="007036CE">
              <w:rPr>
                <w:bCs/>
                <w:szCs w:val="22"/>
              </w:rPr>
              <w:t>систем</w:t>
            </w:r>
            <w:r w:rsidR="0040066D" w:rsidRPr="007036CE">
              <w:rPr>
                <w:bCs/>
                <w:szCs w:val="22"/>
              </w:rPr>
              <w:t xml:space="preserve">ы (подсистемы) </w:t>
            </w:r>
            <w:r w:rsidR="00930FA2" w:rsidRPr="007036CE">
              <w:rPr>
                <w:bCs/>
                <w:szCs w:val="22"/>
              </w:rPr>
              <w:t>плательщика</w:t>
            </w:r>
            <w:r w:rsidR="009E23DF" w:rsidRPr="007036CE">
              <w:rPr>
                <w:bCs/>
                <w:szCs w:val="22"/>
              </w:rPr>
              <w:t>.</w:t>
            </w:r>
          </w:p>
          <w:p w14:paraId="782956F0" w14:textId="77777777" w:rsidR="009E23DF" w:rsidRPr="007036CE" w:rsidRDefault="009E23DF" w:rsidP="0040066D">
            <w:pPr>
              <w:pStyle w:val="GOSTTablenorm"/>
              <w:rPr>
                <w:bCs/>
                <w:szCs w:val="22"/>
              </w:rPr>
            </w:pPr>
            <w:r w:rsidRPr="007036CE">
              <w:rPr>
                <w:bCs/>
                <w:szCs w:val="22"/>
              </w:rPr>
              <w:t>Возможные значения:</w:t>
            </w:r>
          </w:p>
          <w:p w14:paraId="64F93264" w14:textId="77777777" w:rsidR="004C5763" w:rsidRPr="007036CE" w:rsidRDefault="004C5763" w:rsidP="00803C61">
            <w:pPr>
              <w:pStyle w:val="GOSTTableListMark1"/>
            </w:pPr>
            <w:r w:rsidRPr="007036CE">
              <w:t xml:space="preserve">«ASFK» – </w:t>
            </w:r>
            <w:r w:rsidR="00A443F0" w:rsidRPr="007036CE">
              <w:t xml:space="preserve">ИС </w:t>
            </w:r>
            <w:r w:rsidRPr="007036CE">
              <w:t>АСФК;</w:t>
            </w:r>
          </w:p>
          <w:p w14:paraId="470F143F" w14:textId="77777777" w:rsidR="004C5763" w:rsidRPr="007036CE" w:rsidRDefault="004C5763" w:rsidP="00803C61">
            <w:pPr>
              <w:pStyle w:val="GOSTTableListMark1"/>
            </w:pPr>
            <w:r w:rsidRPr="007036CE">
              <w:t xml:space="preserve">«TSE» – </w:t>
            </w:r>
            <w:r w:rsidR="00803C61" w:rsidRPr="007036CE">
              <w:t xml:space="preserve">ПУР КС </w:t>
            </w:r>
            <w:r w:rsidRPr="007036CE">
              <w:t>ЭБ;</w:t>
            </w:r>
          </w:p>
          <w:p w14:paraId="2888A0A3" w14:textId="77777777" w:rsidR="004C5763" w:rsidRPr="007036CE" w:rsidRDefault="004C5763" w:rsidP="00803C61">
            <w:pPr>
              <w:pStyle w:val="GOSTTableListMark1"/>
            </w:pPr>
            <w:r w:rsidRPr="007036CE">
              <w:t>«EXP» – ПУР ЭБ;</w:t>
            </w:r>
          </w:p>
          <w:p w14:paraId="1C874856" w14:textId="77777777" w:rsidR="004C5763" w:rsidRPr="007036CE" w:rsidRDefault="004C5763" w:rsidP="00803C61">
            <w:pPr>
              <w:pStyle w:val="GOSTTableListMark1"/>
              <w:rPr>
                <w:bCs/>
                <w:szCs w:val="22"/>
              </w:rPr>
            </w:pPr>
            <w:r w:rsidRPr="007036CE">
              <w:t xml:space="preserve">«INC» – </w:t>
            </w:r>
            <w:r w:rsidR="00803C61" w:rsidRPr="007036CE">
              <w:t>П</w:t>
            </w:r>
            <w:r w:rsidR="00A443F0" w:rsidRPr="007036CE">
              <w:t>УР АУ/</w:t>
            </w:r>
            <w:r w:rsidR="00803C61" w:rsidRPr="007036CE">
              <w:t>БУ</w:t>
            </w:r>
            <w:r w:rsidRPr="007036CE">
              <w:t xml:space="preserve"> ЭБ</w:t>
            </w:r>
          </w:p>
        </w:tc>
      </w:tr>
      <w:tr w:rsidR="00F65D8E" w:rsidRPr="007036CE" w14:paraId="04E99096" w14:textId="77777777" w:rsidTr="00F92E5F">
        <w:tc>
          <w:tcPr>
            <w:tcW w:w="1100" w:type="pct"/>
          </w:tcPr>
          <w:p w14:paraId="3FE635B2" w14:textId="77777777" w:rsidR="00F65D8E" w:rsidRPr="007036CE" w:rsidRDefault="00F65D8E" w:rsidP="00F65D8E">
            <w:pPr>
              <w:pStyle w:val="GOSTTablenorm"/>
            </w:pPr>
            <w:r w:rsidRPr="007036CE">
              <w:t>Система-получатель</w:t>
            </w:r>
          </w:p>
        </w:tc>
        <w:tc>
          <w:tcPr>
            <w:tcW w:w="750" w:type="pct"/>
          </w:tcPr>
          <w:p w14:paraId="7DA6BBBC" w14:textId="77777777" w:rsidR="004C5763" w:rsidRPr="007036CE" w:rsidRDefault="00F65D8E" w:rsidP="00D353AE">
            <w:pPr>
              <w:pStyle w:val="GOSTTablenorm"/>
            </w:pPr>
            <w:r w:rsidRPr="007036CE">
              <w:t>SystemInformation_SY</w:t>
            </w:r>
            <w:r w:rsidRPr="007036CE">
              <w:lastRenderedPageBreak/>
              <w:t>SCODE_Rec</w:t>
            </w:r>
          </w:p>
        </w:tc>
        <w:tc>
          <w:tcPr>
            <w:tcW w:w="500" w:type="pct"/>
          </w:tcPr>
          <w:p w14:paraId="007D25D8" w14:textId="77777777" w:rsidR="00F65D8E" w:rsidRPr="007036CE" w:rsidRDefault="00F65D8E" w:rsidP="00F65D8E">
            <w:pPr>
              <w:pStyle w:val="GOSTTablenorm"/>
            </w:pPr>
            <w:r w:rsidRPr="007036CE">
              <w:lastRenderedPageBreak/>
              <w:t>Строка</w:t>
            </w:r>
          </w:p>
        </w:tc>
        <w:tc>
          <w:tcPr>
            <w:tcW w:w="299" w:type="pct"/>
          </w:tcPr>
          <w:p w14:paraId="5C217D66" w14:textId="77777777" w:rsidR="00F65D8E" w:rsidRPr="007036CE" w:rsidRDefault="00F65D8E" w:rsidP="00F65D8E">
            <w:pPr>
              <w:pStyle w:val="GOSTTablenorm"/>
            </w:pPr>
            <w:r w:rsidRPr="007036CE">
              <w:t>Да</w:t>
            </w:r>
          </w:p>
        </w:tc>
        <w:tc>
          <w:tcPr>
            <w:tcW w:w="315" w:type="pct"/>
          </w:tcPr>
          <w:p w14:paraId="0BD49929" w14:textId="77777777" w:rsidR="00F65D8E" w:rsidRPr="007036CE" w:rsidRDefault="00F65D8E" w:rsidP="00F65D8E">
            <w:pPr>
              <w:pStyle w:val="GOSTTablenorm"/>
            </w:pPr>
            <w:r w:rsidRPr="007036CE">
              <w:rPr>
                <w:lang w:val="en-US"/>
              </w:rPr>
              <w:t>&lt;</w:t>
            </w:r>
            <w:r w:rsidRPr="007036CE">
              <w:t>=10</w:t>
            </w:r>
          </w:p>
        </w:tc>
        <w:tc>
          <w:tcPr>
            <w:tcW w:w="2036" w:type="pct"/>
          </w:tcPr>
          <w:p w14:paraId="7604766F" w14:textId="77777777" w:rsidR="00F65D8E" w:rsidRPr="007036CE" w:rsidRDefault="00F65D8E" w:rsidP="00F65D8E">
            <w:pPr>
              <w:pStyle w:val="GOSTTablenorm"/>
              <w:rPr>
                <w:bCs/>
                <w:szCs w:val="22"/>
              </w:rPr>
            </w:pPr>
            <w:r w:rsidRPr="007036CE">
              <w:rPr>
                <w:bCs/>
                <w:szCs w:val="22"/>
              </w:rPr>
              <w:t xml:space="preserve">Указывается код </w:t>
            </w:r>
            <w:r w:rsidR="0040066D" w:rsidRPr="007036CE">
              <w:rPr>
                <w:bCs/>
                <w:szCs w:val="22"/>
              </w:rPr>
              <w:t>системы (</w:t>
            </w:r>
            <w:r w:rsidRPr="007036CE">
              <w:rPr>
                <w:bCs/>
                <w:szCs w:val="22"/>
              </w:rPr>
              <w:t>подсистемы</w:t>
            </w:r>
            <w:r w:rsidR="0040066D" w:rsidRPr="007036CE">
              <w:rPr>
                <w:bCs/>
                <w:szCs w:val="22"/>
              </w:rPr>
              <w:t>)</w:t>
            </w:r>
            <w:r w:rsidRPr="007036CE">
              <w:rPr>
                <w:bCs/>
                <w:szCs w:val="22"/>
              </w:rPr>
              <w:t xml:space="preserve"> получателя</w:t>
            </w:r>
            <w:r w:rsidR="009E23DF" w:rsidRPr="007036CE">
              <w:rPr>
                <w:bCs/>
                <w:szCs w:val="22"/>
              </w:rPr>
              <w:t>.</w:t>
            </w:r>
          </w:p>
          <w:p w14:paraId="2440778A" w14:textId="77777777" w:rsidR="009E23DF" w:rsidRPr="007036CE" w:rsidRDefault="009E23DF" w:rsidP="009E23DF">
            <w:pPr>
              <w:pStyle w:val="GOSTTablenorm"/>
              <w:rPr>
                <w:bCs/>
                <w:szCs w:val="22"/>
              </w:rPr>
            </w:pPr>
            <w:r w:rsidRPr="007036CE">
              <w:rPr>
                <w:bCs/>
                <w:szCs w:val="22"/>
              </w:rPr>
              <w:lastRenderedPageBreak/>
              <w:t>Возможные значения:</w:t>
            </w:r>
          </w:p>
          <w:p w14:paraId="58369C4F" w14:textId="77777777" w:rsidR="005023F7" w:rsidRPr="007036CE" w:rsidRDefault="005023F7" w:rsidP="00A443F0">
            <w:pPr>
              <w:pStyle w:val="GOSTTableListMark1"/>
            </w:pPr>
            <w:r w:rsidRPr="007036CE">
              <w:t xml:space="preserve">«ASFK» – </w:t>
            </w:r>
            <w:r w:rsidR="00A443F0" w:rsidRPr="007036CE">
              <w:t>ИС</w:t>
            </w:r>
            <w:r w:rsidRPr="007036CE">
              <w:t xml:space="preserve"> АСФК;</w:t>
            </w:r>
          </w:p>
          <w:p w14:paraId="42175EDC" w14:textId="77777777" w:rsidR="005023F7" w:rsidRPr="007036CE" w:rsidRDefault="005023F7" w:rsidP="00A443F0">
            <w:pPr>
              <w:pStyle w:val="GOSTTableListMark1"/>
            </w:pPr>
            <w:r w:rsidRPr="007036CE">
              <w:t>«TSE» –</w:t>
            </w:r>
            <w:r w:rsidR="00A443F0" w:rsidRPr="007036CE">
              <w:t xml:space="preserve"> </w:t>
            </w:r>
            <w:r w:rsidRPr="007036CE">
              <w:t xml:space="preserve">ПУР </w:t>
            </w:r>
            <w:r w:rsidR="00A443F0" w:rsidRPr="007036CE">
              <w:t xml:space="preserve">КС </w:t>
            </w:r>
            <w:r w:rsidRPr="007036CE">
              <w:t>ЭБ;</w:t>
            </w:r>
          </w:p>
          <w:p w14:paraId="159F07CC" w14:textId="77777777" w:rsidR="005023F7" w:rsidRPr="007036CE" w:rsidRDefault="005023F7" w:rsidP="00A443F0">
            <w:pPr>
              <w:pStyle w:val="GOSTTableListMark1"/>
            </w:pPr>
            <w:r w:rsidRPr="007036CE">
              <w:t>«EXP» – ПУР ЭБ;</w:t>
            </w:r>
          </w:p>
          <w:p w14:paraId="10FAE9D7" w14:textId="77777777" w:rsidR="009E23DF" w:rsidRPr="007036CE" w:rsidRDefault="005023F7" w:rsidP="00A443F0">
            <w:pPr>
              <w:pStyle w:val="GOSTTableListMark1"/>
              <w:rPr>
                <w:bCs/>
                <w:szCs w:val="22"/>
              </w:rPr>
            </w:pPr>
            <w:r w:rsidRPr="007036CE">
              <w:t xml:space="preserve">«INC» – </w:t>
            </w:r>
            <w:r w:rsidR="00A443F0" w:rsidRPr="007036CE">
              <w:t xml:space="preserve">ПУР АУ/БУ </w:t>
            </w:r>
            <w:r w:rsidRPr="007036CE">
              <w:t>ЭБ</w:t>
            </w:r>
          </w:p>
        </w:tc>
      </w:tr>
      <w:tr w:rsidR="0082555A" w:rsidRPr="007036CE" w14:paraId="7D69958E" w14:textId="77777777" w:rsidTr="00F92E5F">
        <w:tc>
          <w:tcPr>
            <w:tcW w:w="1100" w:type="pct"/>
          </w:tcPr>
          <w:p w14:paraId="0F5C75CE" w14:textId="77777777" w:rsidR="0082555A" w:rsidRPr="007036CE" w:rsidRDefault="0082555A" w:rsidP="0082555A">
            <w:pPr>
              <w:pStyle w:val="GOSTTablenorm"/>
            </w:pPr>
            <w:r w:rsidRPr="007036CE">
              <w:lastRenderedPageBreak/>
              <w:t>Признак архивирования</w:t>
            </w:r>
          </w:p>
        </w:tc>
        <w:tc>
          <w:tcPr>
            <w:tcW w:w="750" w:type="pct"/>
          </w:tcPr>
          <w:p w14:paraId="692012DC" w14:textId="77777777" w:rsidR="0082555A" w:rsidRPr="007036CE" w:rsidRDefault="007873CC" w:rsidP="0082555A">
            <w:pPr>
              <w:pStyle w:val="GOSTTablenorm"/>
            </w:pPr>
            <w:r w:rsidRPr="007036CE">
              <w:t>SystemInformation_Archived</w:t>
            </w:r>
          </w:p>
        </w:tc>
        <w:tc>
          <w:tcPr>
            <w:tcW w:w="500" w:type="pct"/>
          </w:tcPr>
          <w:p w14:paraId="0E807683" w14:textId="77777777" w:rsidR="0082555A" w:rsidRPr="007036CE" w:rsidRDefault="0082555A" w:rsidP="0082555A">
            <w:pPr>
              <w:pStyle w:val="GOSTTablenorm"/>
            </w:pPr>
            <w:r w:rsidRPr="007036CE">
              <w:t>Число</w:t>
            </w:r>
          </w:p>
        </w:tc>
        <w:tc>
          <w:tcPr>
            <w:tcW w:w="299" w:type="pct"/>
          </w:tcPr>
          <w:p w14:paraId="714F4B57" w14:textId="77777777" w:rsidR="0082555A" w:rsidRPr="007036CE" w:rsidRDefault="0082555A" w:rsidP="0082555A">
            <w:pPr>
              <w:pStyle w:val="GOSTTablenorm"/>
            </w:pPr>
            <w:r w:rsidRPr="007036CE">
              <w:t>Да</w:t>
            </w:r>
          </w:p>
        </w:tc>
        <w:tc>
          <w:tcPr>
            <w:tcW w:w="315" w:type="pct"/>
          </w:tcPr>
          <w:p w14:paraId="0A0A3AF3" w14:textId="77777777" w:rsidR="0082555A" w:rsidRPr="007036CE" w:rsidRDefault="0082555A" w:rsidP="00BD474E">
            <w:pPr>
              <w:pStyle w:val="GOSTTablenorm"/>
              <w:rPr>
                <w:lang w:val="en-US"/>
              </w:rPr>
            </w:pPr>
            <w:r w:rsidRPr="007036CE">
              <w:t>=1</w:t>
            </w:r>
          </w:p>
        </w:tc>
        <w:tc>
          <w:tcPr>
            <w:tcW w:w="2036" w:type="pct"/>
          </w:tcPr>
          <w:p w14:paraId="458436F2" w14:textId="77777777" w:rsidR="0082555A" w:rsidRPr="007036CE" w:rsidRDefault="0082555A" w:rsidP="0082555A">
            <w:pPr>
              <w:pStyle w:val="GOSTTablenorm"/>
            </w:pPr>
            <w:r w:rsidRPr="007036CE">
              <w:t>Указывается признак архивирования КОО.</w:t>
            </w:r>
          </w:p>
          <w:p w14:paraId="7C3CC45E" w14:textId="77777777" w:rsidR="0082555A" w:rsidRPr="007036CE" w:rsidRDefault="0082555A" w:rsidP="0082555A">
            <w:pPr>
              <w:pStyle w:val="GOSTTablenorm"/>
            </w:pPr>
            <w:r w:rsidRPr="007036CE">
              <w:t>Возможные значения:</w:t>
            </w:r>
          </w:p>
          <w:p w14:paraId="42463DEA" w14:textId="259DC389" w:rsidR="0082555A" w:rsidRPr="007036CE" w:rsidRDefault="0082555A" w:rsidP="0082555A">
            <w:pPr>
              <w:pStyle w:val="GOSTTableListMark1"/>
              <w:rPr>
                <w:bCs/>
                <w:szCs w:val="22"/>
              </w:rPr>
            </w:pPr>
            <w:r w:rsidRPr="007036CE">
              <w:t xml:space="preserve">«1» </w:t>
            </w:r>
            <w:r w:rsidR="00FB1651" w:rsidRPr="007036CE">
              <w:t>–</w:t>
            </w:r>
            <w:r w:rsidRPr="007036CE">
              <w:t xml:space="preserve"> </w:t>
            </w:r>
            <w:r w:rsidR="006558F2" w:rsidRPr="007036CE">
              <w:t>д</w:t>
            </w:r>
            <w:r w:rsidRPr="007036CE">
              <w:t>а;</w:t>
            </w:r>
          </w:p>
          <w:p w14:paraId="1BC205EA" w14:textId="6948ECCC" w:rsidR="0082555A" w:rsidRPr="007036CE" w:rsidRDefault="0082555A" w:rsidP="006558F2">
            <w:pPr>
              <w:pStyle w:val="GOSTTableListMark1"/>
              <w:rPr>
                <w:bCs/>
                <w:szCs w:val="22"/>
              </w:rPr>
            </w:pPr>
            <w:r w:rsidRPr="007036CE">
              <w:t xml:space="preserve">«0» </w:t>
            </w:r>
            <w:r w:rsidR="00FB1651" w:rsidRPr="007036CE">
              <w:t>–</w:t>
            </w:r>
            <w:r w:rsidRPr="007036CE">
              <w:t xml:space="preserve"> </w:t>
            </w:r>
            <w:r w:rsidR="006558F2" w:rsidRPr="007036CE">
              <w:t>н</w:t>
            </w:r>
            <w:r w:rsidRPr="007036CE">
              <w:t>ет</w:t>
            </w:r>
          </w:p>
        </w:tc>
      </w:tr>
      <w:tr w:rsidR="0082555A" w:rsidRPr="007036CE" w14:paraId="23A27C9A" w14:textId="77777777" w:rsidTr="00F92E5F">
        <w:tc>
          <w:tcPr>
            <w:tcW w:w="1100" w:type="pct"/>
          </w:tcPr>
          <w:p w14:paraId="569B6797" w14:textId="77777777" w:rsidR="0082555A" w:rsidRPr="007036CE" w:rsidRDefault="0082555A" w:rsidP="0082555A">
            <w:pPr>
              <w:pStyle w:val="GOSTTablenorm"/>
            </w:pPr>
            <w:commentRangeStart w:id="513"/>
            <w:r w:rsidRPr="007036CE">
              <w:t>Признак миграции</w:t>
            </w:r>
            <w:commentRangeEnd w:id="513"/>
            <w:r w:rsidRPr="007036CE">
              <w:rPr>
                <w:rStyle w:val="afff4"/>
                <w:sz w:val="22"/>
                <w:szCs w:val="20"/>
              </w:rPr>
              <w:commentReference w:id="513"/>
            </w:r>
          </w:p>
        </w:tc>
        <w:tc>
          <w:tcPr>
            <w:tcW w:w="750" w:type="pct"/>
          </w:tcPr>
          <w:p w14:paraId="22E1E133" w14:textId="77777777" w:rsidR="0082555A" w:rsidRPr="007036CE" w:rsidRDefault="0082555A" w:rsidP="0082555A">
            <w:pPr>
              <w:pStyle w:val="GOSTTablenorm"/>
            </w:pPr>
            <w:r w:rsidRPr="007036CE">
              <w:t>SystemInformation_SignofMigration</w:t>
            </w:r>
          </w:p>
        </w:tc>
        <w:tc>
          <w:tcPr>
            <w:tcW w:w="500" w:type="pct"/>
          </w:tcPr>
          <w:p w14:paraId="4E893718" w14:textId="77777777" w:rsidR="0082555A" w:rsidRPr="007036CE" w:rsidRDefault="004010A0" w:rsidP="0082555A">
            <w:pPr>
              <w:pStyle w:val="GOSTTablenorm"/>
            </w:pPr>
            <w:r w:rsidRPr="007036CE">
              <w:t>Строка</w:t>
            </w:r>
          </w:p>
        </w:tc>
        <w:tc>
          <w:tcPr>
            <w:tcW w:w="299" w:type="pct"/>
          </w:tcPr>
          <w:p w14:paraId="01137E32" w14:textId="77777777" w:rsidR="0082555A" w:rsidRPr="007036CE" w:rsidRDefault="009A7B61" w:rsidP="0082555A">
            <w:pPr>
              <w:pStyle w:val="GOSTTablenorm"/>
            </w:pPr>
            <w:r w:rsidRPr="007036CE">
              <w:t>Нет</w:t>
            </w:r>
          </w:p>
        </w:tc>
        <w:tc>
          <w:tcPr>
            <w:tcW w:w="315" w:type="pct"/>
          </w:tcPr>
          <w:p w14:paraId="63DCFBE9" w14:textId="77777777" w:rsidR="0082555A" w:rsidRPr="007036CE" w:rsidRDefault="004010A0" w:rsidP="004010A0">
            <w:pPr>
              <w:pStyle w:val="GOSTTablenorm"/>
            </w:pPr>
            <w:r w:rsidRPr="007036CE">
              <w:rPr>
                <w:lang w:val="en-US"/>
              </w:rPr>
              <w:t>&lt;</w:t>
            </w:r>
            <w:r w:rsidR="0082555A" w:rsidRPr="007036CE">
              <w:t>=</w:t>
            </w:r>
            <w:r w:rsidRPr="007036CE">
              <w:t>50</w:t>
            </w:r>
          </w:p>
        </w:tc>
        <w:tc>
          <w:tcPr>
            <w:tcW w:w="2036" w:type="pct"/>
          </w:tcPr>
          <w:p w14:paraId="2FB8F8E2" w14:textId="77777777" w:rsidR="0082555A" w:rsidRPr="007036CE" w:rsidRDefault="0082555A" w:rsidP="0082555A">
            <w:pPr>
              <w:pStyle w:val="GOSTTablenorm"/>
            </w:pPr>
            <w:r w:rsidRPr="007036CE">
              <w:t>Указывается признак миграции</w:t>
            </w:r>
            <w:r w:rsidR="00930FA2" w:rsidRPr="007036CE">
              <w:t xml:space="preserve"> КОО</w:t>
            </w:r>
            <w:ins w:id="514" w:author="Сказецкая Наталья Камилевна" w:date="2024-05-29T16:28:00Z">
              <w:r w:rsidR="009A7B61" w:rsidRPr="007036CE">
                <w:t xml:space="preserve"> </w:t>
              </w:r>
            </w:ins>
            <w:r w:rsidR="009A7B61" w:rsidRPr="007036CE">
              <w:t xml:space="preserve">по документам, </w:t>
            </w:r>
            <w:r w:rsidR="00F23906" w:rsidRPr="007036CE">
              <w:t>мигрированным</w:t>
            </w:r>
            <w:r w:rsidR="009A7B61" w:rsidRPr="007036CE">
              <w:t xml:space="preserve"> из ПУР КС ЭБ</w:t>
            </w:r>
            <w:r w:rsidR="00F23906" w:rsidRPr="007036CE">
              <w:t xml:space="preserve"> в рамках мероприятий по переводу ЛС ПБС на обслуживание из ИС АСФК в ГИИС ЭБ</w:t>
            </w:r>
            <w:r w:rsidRPr="007036CE">
              <w:t>.</w:t>
            </w:r>
            <w:r w:rsidR="009A7B61" w:rsidRPr="007036CE">
              <w:t xml:space="preserve"> В остальных случаях не заполняется.</w:t>
            </w:r>
          </w:p>
          <w:p w14:paraId="6630AFDF" w14:textId="77777777" w:rsidR="0082555A" w:rsidRPr="007036CE" w:rsidRDefault="0082555A" w:rsidP="0082555A">
            <w:pPr>
              <w:pStyle w:val="GOSTTablenorm"/>
            </w:pPr>
            <w:r w:rsidRPr="007036CE">
              <w:t>Возможные значения:</w:t>
            </w:r>
          </w:p>
          <w:p w14:paraId="74D7D992" w14:textId="064142CC" w:rsidR="004010A0" w:rsidRPr="007036CE" w:rsidRDefault="004F28A0" w:rsidP="0082555A">
            <w:pPr>
              <w:pStyle w:val="GOSTTableListMark1"/>
            </w:pPr>
            <w:ins w:id="515" w:author="Сатлер Марина Викторовна" w:date="2024-06-03T10:17:00Z">
              <w:r w:rsidRPr="007036CE">
                <w:t>«</w:t>
              </w:r>
            </w:ins>
            <w:r w:rsidR="004010A0" w:rsidRPr="007036CE">
              <w:t>KANotServicedPUR</w:t>
            </w:r>
            <w:ins w:id="516" w:author="Сатлер Марина Викторовна" w:date="2024-06-03T10:17:00Z">
              <w:r w:rsidRPr="007036CE">
                <w:t>»</w:t>
              </w:r>
            </w:ins>
            <w:r w:rsidR="004010A0" w:rsidRPr="007036CE">
              <w:t xml:space="preserve"> </w:t>
            </w:r>
            <w:r w:rsidR="00FB1651" w:rsidRPr="007036CE">
              <w:t>–</w:t>
            </w:r>
            <w:r w:rsidR="00BC3884" w:rsidRPr="007036CE">
              <w:t xml:space="preserve"> </w:t>
            </w:r>
            <w:r w:rsidR="009A7B61" w:rsidRPr="007036CE">
              <w:t xml:space="preserve">документ смигрирован, при этом </w:t>
            </w:r>
            <w:r w:rsidR="004010A0" w:rsidRPr="007036CE">
              <w:t>КС не обслуживается в ПУР;</w:t>
            </w:r>
          </w:p>
          <w:p w14:paraId="17C2B4E5" w14:textId="3D3AF634" w:rsidR="0082555A" w:rsidRPr="007036CE" w:rsidRDefault="004F28A0" w:rsidP="004D459C">
            <w:pPr>
              <w:pStyle w:val="GOSTTableListMark1"/>
              <w:rPr>
                <w:bCs/>
                <w:szCs w:val="22"/>
              </w:rPr>
            </w:pPr>
            <w:ins w:id="517" w:author="Сатлер Марина Викторовна" w:date="2024-06-03T10:18:00Z">
              <w:r w:rsidRPr="007036CE">
                <w:t>«</w:t>
              </w:r>
            </w:ins>
            <w:r w:rsidR="004010A0" w:rsidRPr="007036CE">
              <w:t>Successfully</w:t>
            </w:r>
            <w:ins w:id="518" w:author="Сатлер Марина Викторовна" w:date="2024-06-03T10:18:00Z">
              <w:r w:rsidRPr="007036CE">
                <w:t>»</w:t>
              </w:r>
            </w:ins>
            <w:r w:rsidR="004010A0" w:rsidRPr="007036CE">
              <w:t xml:space="preserve"> </w:t>
            </w:r>
            <w:r w:rsidR="00FB1651" w:rsidRPr="007036CE">
              <w:t>–</w:t>
            </w:r>
            <w:r w:rsidR="00BC3884" w:rsidRPr="007036CE">
              <w:t xml:space="preserve"> </w:t>
            </w:r>
            <w:commentRangeStart w:id="519"/>
            <w:commentRangeStart w:id="520"/>
            <w:r w:rsidR="009A7B61" w:rsidRPr="007036CE">
              <w:t>документ смигрирован</w:t>
            </w:r>
            <w:r w:rsidR="00632B2F" w:rsidRPr="007036CE">
              <w:t>,</w:t>
            </w:r>
            <w:r w:rsidR="009A7B61" w:rsidRPr="007036CE">
              <w:t xml:space="preserve"> </w:t>
            </w:r>
            <w:r w:rsidR="004010A0" w:rsidRPr="007036CE">
              <w:t>успешно</w:t>
            </w:r>
            <w:r w:rsidR="00632B2F" w:rsidRPr="007036CE">
              <w:t xml:space="preserve"> обработан в ПУР</w:t>
            </w:r>
            <w:commentRangeEnd w:id="519"/>
            <w:r w:rsidR="00BC3884" w:rsidRPr="007036CE">
              <w:rPr>
                <w:rStyle w:val="afff4"/>
                <w:bCs/>
                <w:sz w:val="22"/>
                <w:szCs w:val="22"/>
              </w:rPr>
              <w:commentReference w:id="519"/>
            </w:r>
            <w:commentRangeEnd w:id="520"/>
            <w:r w:rsidR="00632B2F" w:rsidRPr="007036CE">
              <w:rPr>
                <w:rStyle w:val="afff4"/>
                <w:bCs/>
                <w:sz w:val="22"/>
                <w:szCs w:val="22"/>
              </w:rPr>
              <w:commentReference w:id="520"/>
            </w:r>
          </w:p>
        </w:tc>
      </w:tr>
      <w:tr w:rsidR="002E7E15" w:rsidRPr="007036CE" w14:paraId="417D059B" w14:textId="77777777" w:rsidTr="00F92E5F">
        <w:tc>
          <w:tcPr>
            <w:tcW w:w="1100" w:type="pct"/>
          </w:tcPr>
          <w:p w14:paraId="2B92D765" w14:textId="77777777" w:rsidR="002E7E15" w:rsidRPr="007036CE" w:rsidRDefault="002E7E15" w:rsidP="002E7E15">
            <w:pPr>
              <w:pStyle w:val="GOSTTablenorm"/>
            </w:pPr>
            <w:r w:rsidRPr="007036CE">
              <w:t xml:space="preserve">Признак перехода на </w:t>
            </w:r>
            <w:r w:rsidRPr="007036CE">
              <w:rPr>
                <w:lang w:val="en-US"/>
              </w:rPr>
              <w:t>SVAP</w:t>
            </w:r>
          </w:p>
        </w:tc>
        <w:tc>
          <w:tcPr>
            <w:tcW w:w="750" w:type="pct"/>
          </w:tcPr>
          <w:p w14:paraId="3B5E010D" w14:textId="77777777" w:rsidR="002E7E15" w:rsidRPr="007036CE" w:rsidRDefault="00DD77AE" w:rsidP="002D7F4A">
            <w:pPr>
              <w:pStyle w:val="GOSTTablenorm"/>
            </w:pPr>
            <w:r w:rsidRPr="007036CE">
              <w:t>SystemInformation_SIGNSVAP</w:t>
            </w:r>
          </w:p>
        </w:tc>
        <w:tc>
          <w:tcPr>
            <w:tcW w:w="500" w:type="pct"/>
          </w:tcPr>
          <w:p w14:paraId="205B34E1" w14:textId="77777777" w:rsidR="002E7E15" w:rsidRPr="007036CE" w:rsidRDefault="002E7E15" w:rsidP="002E7E15">
            <w:pPr>
              <w:pStyle w:val="GOSTTablenorm"/>
            </w:pPr>
            <w:r w:rsidRPr="007036CE">
              <w:t>Логический</w:t>
            </w:r>
          </w:p>
        </w:tc>
        <w:tc>
          <w:tcPr>
            <w:tcW w:w="299" w:type="pct"/>
          </w:tcPr>
          <w:p w14:paraId="66085774" w14:textId="77777777" w:rsidR="002E7E15" w:rsidRPr="007036CE" w:rsidRDefault="002D7F4A" w:rsidP="002E7E15">
            <w:pPr>
              <w:pStyle w:val="GOSTTablenorm"/>
            </w:pPr>
            <w:commentRangeStart w:id="521"/>
            <w:r w:rsidRPr="007036CE">
              <w:t>Да</w:t>
            </w:r>
            <w:commentRangeEnd w:id="521"/>
            <w:r w:rsidRPr="007036CE">
              <w:rPr>
                <w:rStyle w:val="afff4"/>
                <w:sz w:val="22"/>
                <w:szCs w:val="20"/>
              </w:rPr>
              <w:commentReference w:id="521"/>
            </w:r>
          </w:p>
        </w:tc>
        <w:tc>
          <w:tcPr>
            <w:tcW w:w="315" w:type="pct"/>
          </w:tcPr>
          <w:p w14:paraId="690FF46D" w14:textId="77777777" w:rsidR="002E7E15" w:rsidRPr="007036CE" w:rsidRDefault="002E7E15" w:rsidP="002E7E15">
            <w:pPr>
              <w:pStyle w:val="GOSTTablenorm"/>
              <w:rPr>
                <w:lang w:val="en-US"/>
              </w:rPr>
            </w:pPr>
            <w:r w:rsidRPr="007036CE">
              <w:t>-</w:t>
            </w:r>
          </w:p>
        </w:tc>
        <w:tc>
          <w:tcPr>
            <w:tcW w:w="2036" w:type="pct"/>
          </w:tcPr>
          <w:p w14:paraId="2420DA08" w14:textId="77777777" w:rsidR="002E7E15" w:rsidRPr="007036CE" w:rsidRDefault="002E7E15" w:rsidP="002E7E15">
            <w:pPr>
              <w:pStyle w:val="GOSTTablenorm"/>
              <w:rPr>
                <w:szCs w:val="22"/>
                <w:lang w:eastAsia="en-US"/>
              </w:rPr>
            </w:pPr>
            <w:r w:rsidRPr="007036CE">
              <w:rPr>
                <w:szCs w:val="22"/>
              </w:rPr>
              <w:t>Указывается признак первичной обработки документа в учете (выполнения первого этапа бизнес-цепочки) после перехода на импортозамещенное хранилище учетных данных (SVAP)</w:t>
            </w:r>
            <w:r w:rsidRPr="007036CE">
              <w:rPr>
                <w:szCs w:val="22"/>
                <w:lang w:eastAsia="en-US"/>
              </w:rPr>
              <w:t>.</w:t>
            </w:r>
          </w:p>
          <w:p w14:paraId="1B5935FB" w14:textId="77777777" w:rsidR="002E7E15" w:rsidRPr="007036CE" w:rsidRDefault="002E7E15" w:rsidP="002E7E15">
            <w:pPr>
              <w:pStyle w:val="GOSTTablenorm"/>
            </w:pPr>
            <w:r w:rsidRPr="007036CE">
              <w:t>Возможные значения:</w:t>
            </w:r>
          </w:p>
          <w:p w14:paraId="4878A631" w14:textId="286220AA" w:rsidR="00A51E75" w:rsidRPr="007036CE" w:rsidRDefault="002E7E15" w:rsidP="001E6355">
            <w:pPr>
              <w:pStyle w:val="GOSTTableListMark1"/>
            </w:pPr>
            <w:r w:rsidRPr="007036CE">
              <w:t xml:space="preserve">«true» </w:t>
            </w:r>
            <w:r w:rsidR="00FB1651" w:rsidRPr="007036CE">
              <w:t>–</w:t>
            </w:r>
            <w:r w:rsidRPr="007036CE">
              <w:t xml:space="preserve"> да</w:t>
            </w:r>
            <w:r w:rsidR="002D7F4A" w:rsidRPr="007036CE">
              <w:t>;</w:t>
            </w:r>
          </w:p>
          <w:p w14:paraId="578C6EA1" w14:textId="2E916BD1" w:rsidR="002D7F4A" w:rsidRPr="007036CE" w:rsidRDefault="002D7F4A" w:rsidP="002D7F4A">
            <w:pPr>
              <w:pStyle w:val="GOSTTableListMark1"/>
            </w:pPr>
            <w:r w:rsidRPr="007036CE">
              <w:t xml:space="preserve"> «false» </w:t>
            </w:r>
            <w:r w:rsidR="00FB1651" w:rsidRPr="007036CE">
              <w:t>–</w:t>
            </w:r>
            <w:r w:rsidRPr="007036CE">
              <w:t xml:space="preserve"> нет</w:t>
            </w:r>
          </w:p>
        </w:tc>
      </w:tr>
      <w:tr w:rsidR="0082555A" w:rsidRPr="007036CE" w14:paraId="605C04BB" w14:textId="77777777" w:rsidTr="00F92E5F">
        <w:tc>
          <w:tcPr>
            <w:tcW w:w="1100" w:type="pct"/>
          </w:tcPr>
          <w:p w14:paraId="744CF375" w14:textId="77777777" w:rsidR="0082555A" w:rsidRPr="007036CE" w:rsidRDefault="0082555A" w:rsidP="0082555A">
            <w:pPr>
              <w:pStyle w:val="GOSTTablenorm"/>
            </w:pPr>
            <w:r w:rsidRPr="007036CE">
              <w:t>Сумма остатка исполнения</w:t>
            </w:r>
          </w:p>
        </w:tc>
        <w:tc>
          <w:tcPr>
            <w:tcW w:w="750" w:type="pct"/>
          </w:tcPr>
          <w:p w14:paraId="4724BBC6" w14:textId="77777777" w:rsidR="0082555A" w:rsidRPr="007036CE" w:rsidRDefault="0082555A" w:rsidP="0082555A">
            <w:pPr>
              <w:pStyle w:val="GOSTTablenorm"/>
            </w:pPr>
            <w:r w:rsidRPr="007036CE">
              <w:t>SystemInformation_SumBalance</w:t>
            </w:r>
          </w:p>
        </w:tc>
        <w:tc>
          <w:tcPr>
            <w:tcW w:w="500" w:type="pct"/>
          </w:tcPr>
          <w:p w14:paraId="674486E6" w14:textId="77777777" w:rsidR="0082555A" w:rsidRPr="007036CE" w:rsidRDefault="0082555A" w:rsidP="0082555A">
            <w:pPr>
              <w:pStyle w:val="GOSTTablenorm"/>
            </w:pPr>
            <w:r w:rsidRPr="007036CE">
              <w:rPr>
                <w:szCs w:val="22"/>
              </w:rPr>
              <w:t>Сумма</w:t>
            </w:r>
          </w:p>
        </w:tc>
        <w:tc>
          <w:tcPr>
            <w:tcW w:w="299" w:type="pct"/>
          </w:tcPr>
          <w:p w14:paraId="4AF81BF1" w14:textId="77777777" w:rsidR="0082555A" w:rsidRPr="007036CE" w:rsidRDefault="0082555A" w:rsidP="0082555A">
            <w:pPr>
              <w:pStyle w:val="GOSTTablenorm"/>
            </w:pPr>
            <w:r w:rsidRPr="007036CE">
              <w:t>Нет</w:t>
            </w:r>
          </w:p>
        </w:tc>
        <w:tc>
          <w:tcPr>
            <w:tcW w:w="315" w:type="pct"/>
          </w:tcPr>
          <w:p w14:paraId="2B54C617" w14:textId="77777777" w:rsidR="0082555A" w:rsidRPr="007036CE" w:rsidRDefault="00007763" w:rsidP="0082555A">
            <w:pPr>
              <w:pStyle w:val="GOSTTablenorm"/>
            </w:pPr>
            <w:r w:rsidRPr="007036CE">
              <w:t>-</w:t>
            </w:r>
          </w:p>
        </w:tc>
        <w:tc>
          <w:tcPr>
            <w:tcW w:w="2036" w:type="pct"/>
          </w:tcPr>
          <w:p w14:paraId="6E403C84" w14:textId="77777777" w:rsidR="0082555A" w:rsidRPr="007036CE" w:rsidRDefault="0082555A" w:rsidP="00DD61C3">
            <w:pPr>
              <w:pStyle w:val="GOSTTablenorm"/>
            </w:pPr>
            <w:r w:rsidRPr="007036CE">
              <w:rPr>
                <w:bCs/>
                <w:szCs w:val="22"/>
              </w:rPr>
              <w:t xml:space="preserve">Указывается сумма </w:t>
            </w:r>
            <w:r w:rsidR="00DD61C3" w:rsidRPr="007036CE">
              <w:rPr>
                <w:bCs/>
                <w:szCs w:val="22"/>
              </w:rPr>
              <w:t xml:space="preserve">неисполненного </w:t>
            </w:r>
            <w:r w:rsidRPr="007036CE">
              <w:rPr>
                <w:bCs/>
                <w:szCs w:val="22"/>
              </w:rPr>
              <w:t>остатка КОО</w:t>
            </w:r>
            <w:r w:rsidR="00DD61C3" w:rsidRPr="007036CE">
              <w:rPr>
                <w:bCs/>
                <w:szCs w:val="22"/>
              </w:rPr>
              <w:t xml:space="preserve"> </w:t>
            </w:r>
            <w:r w:rsidR="00DD61C3" w:rsidRPr="007036CE">
              <w:t>в валюте Российской Федерации (в рублях) с точностью 2 знака после запятой.</w:t>
            </w:r>
          </w:p>
          <w:p w14:paraId="315E7DD4" w14:textId="77777777" w:rsidR="00DD61C3" w:rsidRPr="007036CE" w:rsidRDefault="00DD61C3" w:rsidP="00DD61C3">
            <w:pPr>
              <w:pStyle w:val="GOSTTablenorm"/>
            </w:pPr>
            <w:r w:rsidRPr="007036CE">
              <w:lastRenderedPageBreak/>
              <w:t>Заполняется при отзыве КОО и при переводе КОО в архив</w:t>
            </w:r>
            <w:r w:rsidR="00361D5F" w:rsidRPr="007036CE">
              <w:t>.</w:t>
            </w:r>
          </w:p>
          <w:p w14:paraId="110DFAD2" w14:textId="77777777" w:rsidR="00361D5F" w:rsidRPr="007036CE" w:rsidRDefault="00361D5F" w:rsidP="00DD61C3">
            <w:pPr>
              <w:pStyle w:val="GOSTTablenorm"/>
              <w:rPr>
                <w:bCs/>
                <w:szCs w:val="22"/>
              </w:rPr>
            </w:pPr>
            <w:r w:rsidRPr="007036CE">
              <w:t>Не может быть заполнен, если заполнен параметр «Сумма остатка исполнения на момент миграции» (SystemInformation_SumBalanceMig)</w:t>
            </w:r>
          </w:p>
        </w:tc>
      </w:tr>
      <w:tr w:rsidR="0082555A" w:rsidRPr="007036CE" w14:paraId="3EFAE598" w14:textId="77777777" w:rsidTr="00F92E5F">
        <w:tc>
          <w:tcPr>
            <w:tcW w:w="1100" w:type="pct"/>
          </w:tcPr>
          <w:p w14:paraId="452E6DD9" w14:textId="77777777" w:rsidR="0082555A" w:rsidRPr="007036CE" w:rsidRDefault="0082555A" w:rsidP="0082555A">
            <w:pPr>
              <w:pStyle w:val="GOSTTablenorm"/>
            </w:pPr>
            <w:r w:rsidRPr="007036CE">
              <w:lastRenderedPageBreak/>
              <w:t>Сумма остатка исполнения на момент миграции</w:t>
            </w:r>
            <w:del w:id="522" w:author="Сказецкая Наталья Камилевна" w:date="2024-01-22T23:44:00Z">
              <w:r w:rsidRPr="007036CE" w:rsidDel="00DD61C3">
                <w:delText xml:space="preserve"> </w:delText>
              </w:r>
            </w:del>
          </w:p>
        </w:tc>
        <w:tc>
          <w:tcPr>
            <w:tcW w:w="750" w:type="pct"/>
          </w:tcPr>
          <w:p w14:paraId="2138F799" w14:textId="77777777" w:rsidR="0082555A" w:rsidRPr="007036CE" w:rsidRDefault="0082555A" w:rsidP="0082555A">
            <w:pPr>
              <w:pStyle w:val="GOSTTablenorm"/>
            </w:pPr>
            <w:r w:rsidRPr="007036CE">
              <w:t>SystemInformation_SumBalanceMig</w:t>
            </w:r>
          </w:p>
        </w:tc>
        <w:tc>
          <w:tcPr>
            <w:tcW w:w="500" w:type="pct"/>
          </w:tcPr>
          <w:p w14:paraId="217F734A" w14:textId="77777777" w:rsidR="0082555A" w:rsidRPr="007036CE" w:rsidRDefault="0082555A" w:rsidP="0082555A">
            <w:pPr>
              <w:pStyle w:val="GOSTTablenorm"/>
            </w:pPr>
            <w:r w:rsidRPr="007036CE">
              <w:rPr>
                <w:szCs w:val="22"/>
              </w:rPr>
              <w:t>Сумма</w:t>
            </w:r>
          </w:p>
        </w:tc>
        <w:tc>
          <w:tcPr>
            <w:tcW w:w="299" w:type="pct"/>
          </w:tcPr>
          <w:p w14:paraId="31769508" w14:textId="77777777" w:rsidR="0082555A" w:rsidRPr="007036CE" w:rsidRDefault="0082555A" w:rsidP="0082555A">
            <w:pPr>
              <w:pStyle w:val="GOSTTablenorm"/>
            </w:pPr>
            <w:r w:rsidRPr="007036CE">
              <w:t>Нет</w:t>
            </w:r>
          </w:p>
        </w:tc>
        <w:tc>
          <w:tcPr>
            <w:tcW w:w="315" w:type="pct"/>
          </w:tcPr>
          <w:p w14:paraId="2D4021C2" w14:textId="77777777" w:rsidR="0082555A" w:rsidRPr="007036CE" w:rsidRDefault="00007763" w:rsidP="0082555A">
            <w:pPr>
              <w:pStyle w:val="GOSTTablenorm"/>
            </w:pPr>
            <w:r w:rsidRPr="007036CE">
              <w:t>-</w:t>
            </w:r>
          </w:p>
        </w:tc>
        <w:tc>
          <w:tcPr>
            <w:tcW w:w="2036" w:type="pct"/>
          </w:tcPr>
          <w:p w14:paraId="105BDEC1" w14:textId="77777777" w:rsidR="0082555A" w:rsidRPr="007036CE" w:rsidRDefault="0082555A" w:rsidP="0082555A">
            <w:pPr>
              <w:pStyle w:val="GOSTTablenorm"/>
            </w:pPr>
            <w:r w:rsidRPr="007036CE">
              <w:t xml:space="preserve">Указывается сумма </w:t>
            </w:r>
            <w:r w:rsidR="00DD61C3" w:rsidRPr="007036CE">
              <w:t xml:space="preserve">неисполненного </w:t>
            </w:r>
            <w:r w:rsidRPr="007036CE">
              <w:t>остатка мигрированного КОО на дату миграции</w:t>
            </w:r>
            <w:r w:rsidR="00DD61C3" w:rsidRPr="007036CE">
              <w:t xml:space="preserve"> в валюте Российской Федерации (в рублях) с точностью 2 знака после запятой.</w:t>
            </w:r>
          </w:p>
          <w:p w14:paraId="2F7D4C55" w14:textId="77777777" w:rsidR="007B109A" w:rsidRPr="007036CE" w:rsidRDefault="00DD61C3" w:rsidP="00824B86">
            <w:pPr>
              <w:pStyle w:val="GOSTTablenorm"/>
            </w:pPr>
            <w:r w:rsidRPr="007036CE">
              <w:t>Заполняется при обработке мигрируемого КОО</w:t>
            </w:r>
            <w:r w:rsidR="007B109A" w:rsidRPr="007036CE">
              <w:t>.</w:t>
            </w:r>
          </w:p>
          <w:p w14:paraId="74E637E3" w14:textId="77777777" w:rsidR="0082555A" w:rsidRPr="007036CE" w:rsidRDefault="007B109A" w:rsidP="00A443F0">
            <w:pPr>
              <w:pStyle w:val="GOSTTablenorm"/>
            </w:pPr>
            <w:r w:rsidRPr="007036CE">
              <w:t>Не может быть заполнен, если заполнен параметр «Сумма остатка исполнения» (SystemInformation_SumBalance)</w:t>
            </w:r>
          </w:p>
        </w:tc>
      </w:tr>
      <w:tr w:rsidR="0082555A" w:rsidRPr="007036CE" w14:paraId="23B29A5A" w14:textId="77777777" w:rsidTr="00F92E5F">
        <w:tc>
          <w:tcPr>
            <w:tcW w:w="1100" w:type="pct"/>
          </w:tcPr>
          <w:p w14:paraId="3A46C1E0" w14:textId="77777777" w:rsidR="0082555A" w:rsidRPr="007036CE" w:rsidRDefault="0082555A" w:rsidP="00FC7A1B">
            <w:pPr>
              <w:pStyle w:val="GOSTTablenorm"/>
              <w:rPr>
                <w:szCs w:val="22"/>
              </w:rPr>
            </w:pPr>
            <w:r w:rsidRPr="007036CE">
              <w:rPr>
                <w:szCs w:val="22"/>
              </w:rPr>
              <w:t>Сумма</w:t>
            </w:r>
            <w:del w:id="523" w:author="Сказецкая Наталья Камилевна" w:date="2024-01-22T23:51:00Z">
              <w:r w:rsidRPr="007036CE" w:rsidDel="00FC7A1B">
                <w:rPr>
                  <w:szCs w:val="22"/>
                </w:rPr>
                <w:delText xml:space="preserve"> </w:delText>
              </w:r>
            </w:del>
          </w:p>
        </w:tc>
        <w:tc>
          <w:tcPr>
            <w:tcW w:w="750" w:type="pct"/>
          </w:tcPr>
          <w:p w14:paraId="4788770E" w14:textId="77777777" w:rsidR="0082555A" w:rsidRPr="007036CE" w:rsidRDefault="0082555A" w:rsidP="0082555A">
            <w:pPr>
              <w:pStyle w:val="GOSTTablenorm"/>
            </w:pPr>
            <w:r w:rsidRPr="007036CE">
              <w:t>TtlPrt_Sm</w:t>
            </w:r>
          </w:p>
        </w:tc>
        <w:tc>
          <w:tcPr>
            <w:tcW w:w="500" w:type="pct"/>
          </w:tcPr>
          <w:p w14:paraId="594C3544" w14:textId="77777777" w:rsidR="0082555A" w:rsidRPr="007036CE" w:rsidRDefault="0082555A" w:rsidP="0082555A">
            <w:pPr>
              <w:pStyle w:val="GOSTTablenorm"/>
              <w:rPr>
                <w:szCs w:val="22"/>
              </w:rPr>
            </w:pPr>
            <w:r w:rsidRPr="007036CE">
              <w:rPr>
                <w:szCs w:val="22"/>
              </w:rPr>
              <w:t>Сумма</w:t>
            </w:r>
          </w:p>
        </w:tc>
        <w:tc>
          <w:tcPr>
            <w:tcW w:w="299" w:type="pct"/>
          </w:tcPr>
          <w:p w14:paraId="5BA46218" w14:textId="77777777" w:rsidR="0082555A" w:rsidRPr="007036CE" w:rsidRDefault="0082555A" w:rsidP="0082555A">
            <w:pPr>
              <w:pStyle w:val="GOSTTablenorm"/>
              <w:rPr>
                <w:szCs w:val="22"/>
              </w:rPr>
            </w:pPr>
            <w:r w:rsidRPr="007036CE">
              <w:rPr>
                <w:szCs w:val="22"/>
              </w:rPr>
              <w:t>Да</w:t>
            </w:r>
          </w:p>
        </w:tc>
        <w:tc>
          <w:tcPr>
            <w:tcW w:w="315" w:type="pct"/>
          </w:tcPr>
          <w:p w14:paraId="4C541E3E" w14:textId="77777777" w:rsidR="0082555A" w:rsidRPr="007036CE" w:rsidRDefault="00007763" w:rsidP="0082555A">
            <w:pPr>
              <w:pStyle w:val="GOSTTablenorm"/>
              <w:rPr>
                <w:szCs w:val="22"/>
              </w:rPr>
            </w:pPr>
            <w:r w:rsidRPr="007036CE">
              <w:rPr>
                <w:szCs w:val="22"/>
              </w:rPr>
              <w:t>-</w:t>
            </w:r>
          </w:p>
        </w:tc>
        <w:tc>
          <w:tcPr>
            <w:tcW w:w="2036" w:type="pct"/>
          </w:tcPr>
          <w:p w14:paraId="5218FD19" w14:textId="77777777" w:rsidR="0082555A" w:rsidRPr="007036CE" w:rsidRDefault="0082555A" w:rsidP="0082555A">
            <w:pPr>
              <w:pStyle w:val="GOSTTablenorm"/>
              <w:rPr>
                <w:szCs w:val="22"/>
              </w:rPr>
            </w:pPr>
            <w:r w:rsidRPr="007036CE">
              <w:rPr>
                <w:szCs w:val="22"/>
              </w:rPr>
              <w:t xml:space="preserve">Сумма </w:t>
            </w:r>
            <w:r w:rsidR="00FC7A1B" w:rsidRPr="007036CE">
              <w:t>казначейского обеспечения обязательства в валюте Российской Федерации (в рублях)</w:t>
            </w:r>
            <w:r w:rsidRPr="007036CE">
              <w:rPr>
                <w:szCs w:val="22"/>
              </w:rPr>
              <w:t xml:space="preserve"> с точностью 2 знака после запятой</w:t>
            </w:r>
          </w:p>
        </w:tc>
      </w:tr>
    </w:tbl>
    <w:p w14:paraId="15D82240" w14:textId="77777777" w:rsidR="00970437" w:rsidRPr="007036CE" w:rsidRDefault="00970437" w:rsidP="00DA1780">
      <w:pPr>
        <w:pStyle w:val="51"/>
      </w:pPr>
      <w:bookmarkStart w:id="524" w:name="_Toc222927707"/>
      <w:r w:rsidRPr="007036CE">
        <w:t>Пример запроса по документу «Казначейское обеспечение обязательств (ф. 0506110)» MSC_KZA</w:t>
      </w:r>
      <w:bookmarkEnd w:id="524"/>
    </w:p>
    <w:p w14:paraId="1FA6A387" w14:textId="77777777" w:rsidR="00D353AE" w:rsidRPr="007036CE" w:rsidRDefault="00D353AE" w:rsidP="00D353AE">
      <w:pPr>
        <w:pStyle w:val="GOSTScript"/>
        <w:rPr>
          <w:rStyle w:val="GOSTReporterror"/>
        </w:rPr>
      </w:pPr>
      <w:r w:rsidRPr="007036CE">
        <w:rPr>
          <w:rStyle w:val="GOSTReporterror"/>
        </w:rPr>
        <w:t>{</w:t>
      </w:r>
    </w:p>
    <w:p w14:paraId="56DC474F" w14:textId="77777777" w:rsidR="00D353AE" w:rsidRPr="007036CE" w:rsidRDefault="00D353AE" w:rsidP="00D353AE">
      <w:pPr>
        <w:pStyle w:val="GOSTScript"/>
        <w:rPr>
          <w:rStyle w:val="GOSTReporterror"/>
        </w:rPr>
      </w:pPr>
      <w:r w:rsidRPr="007036CE">
        <w:rPr>
          <w:rStyle w:val="GOSTReporterror"/>
        </w:rPr>
        <w:tab/>
        <w:t>"header": {</w:t>
      </w:r>
    </w:p>
    <w:p w14:paraId="5BA896A9" w14:textId="77777777" w:rsidR="00D353AE" w:rsidRPr="007036CE" w:rsidRDefault="00D353AE" w:rsidP="00D353AE">
      <w:pPr>
        <w:pStyle w:val="GOSTScript"/>
        <w:rPr>
          <w:rStyle w:val="GOSTReporterror"/>
        </w:rPr>
      </w:pPr>
      <w:r w:rsidRPr="007036CE">
        <w:rPr>
          <w:rStyle w:val="GOSTReporterror"/>
        </w:rPr>
        <w:tab/>
      </w:r>
      <w:r w:rsidRPr="007036CE">
        <w:rPr>
          <w:rStyle w:val="GOSTReporterror"/>
        </w:rPr>
        <w:tab/>
        <w:t>"Source": "EXP03",</w:t>
      </w:r>
    </w:p>
    <w:p w14:paraId="6DA8BFFC" w14:textId="77777777" w:rsidR="00D353AE" w:rsidRPr="007036CE" w:rsidRDefault="00D353AE" w:rsidP="00D353AE">
      <w:pPr>
        <w:pStyle w:val="GOSTScript"/>
        <w:rPr>
          <w:rStyle w:val="GOSTReporterror"/>
        </w:rPr>
      </w:pPr>
      <w:r w:rsidRPr="007036CE">
        <w:rPr>
          <w:rStyle w:val="GOSTReporterror"/>
        </w:rPr>
        <w:tab/>
      </w:r>
      <w:r w:rsidRPr="007036CE">
        <w:rPr>
          <w:rStyle w:val="GOSTReporterror"/>
        </w:rPr>
        <w:tab/>
        <w:t>"ReqDateTime": "2024-01-29 10:37:22",</w:t>
      </w:r>
    </w:p>
    <w:p w14:paraId="7DDA2AA4" w14:textId="77777777" w:rsidR="00D353AE" w:rsidRPr="007036CE" w:rsidRDefault="00D353AE" w:rsidP="00D353AE">
      <w:pPr>
        <w:pStyle w:val="GOSTScript"/>
        <w:rPr>
          <w:rStyle w:val="GOSTReporterror"/>
        </w:rPr>
      </w:pPr>
      <w:r w:rsidRPr="007036CE">
        <w:rPr>
          <w:rStyle w:val="GOSTReporterror"/>
        </w:rPr>
        <w:tab/>
      </w:r>
      <w:r w:rsidRPr="007036CE">
        <w:rPr>
          <w:rStyle w:val="GOSTReporterror"/>
        </w:rPr>
        <w:tab/>
        <w:t>"Version": "1.0",</w:t>
      </w:r>
    </w:p>
    <w:p w14:paraId="35A2DEC6" w14:textId="77777777" w:rsidR="00D353AE" w:rsidRPr="007036CE" w:rsidRDefault="00D353AE" w:rsidP="00D353AE">
      <w:pPr>
        <w:pStyle w:val="GOSTScript"/>
        <w:rPr>
          <w:rStyle w:val="GOSTReporterror"/>
        </w:rPr>
      </w:pPr>
      <w:r w:rsidRPr="007036CE">
        <w:rPr>
          <w:rStyle w:val="GOSTReporterror"/>
        </w:rPr>
        <w:tab/>
      </w:r>
      <w:r w:rsidRPr="007036CE">
        <w:rPr>
          <w:rStyle w:val="GOSTReporterror"/>
        </w:rPr>
        <w:tab/>
        <w:t>"Params": [</w:t>
      </w:r>
    </w:p>
    <w:p w14:paraId="44491BE2" w14:textId="77777777" w:rsidR="00D353AE" w:rsidRPr="007036CE" w:rsidRDefault="00D353AE" w:rsidP="00D353AE">
      <w:pPr>
        <w:pStyle w:val="GOSTScript"/>
        <w:rPr>
          <w:rStyle w:val="GOSTReporterror"/>
        </w:rPr>
      </w:pPr>
      <w:r w:rsidRPr="007036CE">
        <w:rPr>
          <w:rStyle w:val="GOSTReporterror"/>
        </w:rPr>
        <w:tab/>
      </w:r>
      <w:r w:rsidRPr="007036CE">
        <w:rPr>
          <w:rStyle w:val="GOSTReporterror"/>
        </w:rPr>
        <w:tab/>
      </w:r>
      <w:r w:rsidRPr="007036CE">
        <w:rPr>
          <w:rStyle w:val="GOSTReporterror"/>
        </w:rPr>
        <w:tab/>
        <w:t>{</w:t>
      </w:r>
    </w:p>
    <w:p w14:paraId="43BF91A8" w14:textId="77777777" w:rsidR="00D353AE" w:rsidRPr="007036CE" w:rsidRDefault="00D353AE" w:rsidP="00D353AE">
      <w:pPr>
        <w:pStyle w:val="GOSTScript"/>
        <w:rPr>
          <w:rStyle w:val="GOSTReporterror"/>
        </w:rPr>
      </w:pPr>
      <w:r w:rsidRPr="007036CE">
        <w:rPr>
          <w:rStyle w:val="GOSTReporterror"/>
        </w:rPr>
        <w:tab/>
      </w:r>
      <w:r w:rsidRPr="007036CE">
        <w:rPr>
          <w:rStyle w:val="GOSTReporterror"/>
        </w:rPr>
        <w:tab/>
      </w:r>
      <w:r w:rsidRPr="007036CE">
        <w:rPr>
          <w:rStyle w:val="GOSTReporterror"/>
        </w:rPr>
        <w:tab/>
      </w:r>
      <w:r w:rsidRPr="007036CE">
        <w:rPr>
          <w:rStyle w:val="GOSTReporterror"/>
        </w:rPr>
        <w:tab/>
        <w:t>"param": "example",</w:t>
      </w:r>
    </w:p>
    <w:p w14:paraId="2743AABB" w14:textId="77777777" w:rsidR="00D353AE" w:rsidRPr="007036CE" w:rsidRDefault="00D353AE" w:rsidP="00D353AE">
      <w:pPr>
        <w:pStyle w:val="GOSTScript"/>
        <w:rPr>
          <w:rStyle w:val="GOSTReporterror"/>
        </w:rPr>
      </w:pPr>
      <w:r w:rsidRPr="007036CE">
        <w:rPr>
          <w:rStyle w:val="GOSTReporterror"/>
        </w:rPr>
        <w:tab/>
      </w:r>
      <w:r w:rsidRPr="007036CE">
        <w:rPr>
          <w:rStyle w:val="GOSTReporterror"/>
        </w:rPr>
        <w:tab/>
      </w:r>
      <w:r w:rsidRPr="007036CE">
        <w:rPr>
          <w:rStyle w:val="GOSTReporterror"/>
        </w:rPr>
        <w:tab/>
      </w:r>
      <w:r w:rsidRPr="007036CE">
        <w:rPr>
          <w:rStyle w:val="GOSTReporterror"/>
        </w:rPr>
        <w:tab/>
        <w:t>"value": "01"</w:t>
      </w:r>
    </w:p>
    <w:p w14:paraId="69F99376" w14:textId="77777777" w:rsidR="00D353AE" w:rsidRPr="007036CE" w:rsidRDefault="00D353AE" w:rsidP="00D353AE">
      <w:pPr>
        <w:pStyle w:val="GOSTScript"/>
        <w:rPr>
          <w:rStyle w:val="GOSTReporterror"/>
        </w:rPr>
      </w:pPr>
      <w:r w:rsidRPr="007036CE">
        <w:rPr>
          <w:rStyle w:val="GOSTReporterror"/>
        </w:rPr>
        <w:tab/>
      </w:r>
      <w:r w:rsidRPr="007036CE">
        <w:rPr>
          <w:rStyle w:val="GOSTReporterror"/>
        </w:rPr>
        <w:tab/>
      </w:r>
      <w:r w:rsidRPr="007036CE">
        <w:rPr>
          <w:rStyle w:val="GOSTReporterror"/>
        </w:rPr>
        <w:tab/>
        <w:t>}</w:t>
      </w:r>
    </w:p>
    <w:p w14:paraId="269AF34E" w14:textId="77777777" w:rsidR="00D353AE" w:rsidRPr="007036CE" w:rsidRDefault="00D353AE" w:rsidP="00D353AE">
      <w:pPr>
        <w:pStyle w:val="GOSTScript"/>
        <w:rPr>
          <w:rStyle w:val="GOSTReporterror"/>
        </w:rPr>
      </w:pPr>
      <w:r w:rsidRPr="007036CE">
        <w:rPr>
          <w:rStyle w:val="GOSTReporterror"/>
        </w:rPr>
        <w:tab/>
      </w:r>
      <w:r w:rsidRPr="007036CE">
        <w:rPr>
          <w:rStyle w:val="GOSTReporterror"/>
        </w:rPr>
        <w:tab/>
        <w:t>],</w:t>
      </w:r>
    </w:p>
    <w:p w14:paraId="2174BE38" w14:textId="77777777" w:rsidR="00D353AE" w:rsidRPr="007036CE" w:rsidRDefault="00D353AE" w:rsidP="00D353AE">
      <w:pPr>
        <w:pStyle w:val="GOSTScript"/>
        <w:rPr>
          <w:rStyle w:val="GOSTReporterror"/>
        </w:rPr>
      </w:pPr>
      <w:r w:rsidRPr="007036CE">
        <w:rPr>
          <w:rStyle w:val="GOSTReporterror"/>
        </w:rPr>
        <w:tab/>
      </w:r>
      <w:r w:rsidRPr="007036CE">
        <w:rPr>
          <w:rStyle w:val="GOSTReporterror"/>
        </w:rPr>
        <w:tab/>
        <w:t>"ReqGuid": "b0d4ce5d-2757-4699-948c-cfa72ba94f10",</w:t>
      </w:r>
    </w:p>
    <w:p w14:paraId="16B23DBE" w14:textId="77777777" w:rsidR="00D353AE" w:rsidRPr="007036CE" w:rsidRDefault="00D353AE" w:rsidP="00D353AE">
      <w:pPr>
        <w:pStyle w:val="GOSTScript"/>
        <w:rPr>
          <w:rStyle w:val="GOSTReporterror"/>
        </w:rPr>
      </w:pPr>
      <w:r w:rsidRPr="007036CE">
        <w:rPr>
          <w:rStyle w:val="GOSTReporterror"/>
        </w:rPr>
        <w:tab/>
      </w:r>
      <w:r w:rsidRPr="007036CE">
        <w:rPr>
          <w:rStyle w:val="GOSTReporterror"/>
        </w:rPr>
        <w:tab/>
        <w:t>"DocGuid": "0bd90a7c-e339-46ff-ac39-71029ff81370",</w:t>
      </w:r>
    </w:p>
    <w:p w14:paraId="4EF75BDE" w14:textId="77777777" w:rsidR="00D353AE" w:rsidRPr="007036CE" w:rsidRDefault="00D353AE" w:rsidP="00D353AE">
      <w:pPr>
        <w:pStyle w:val="GOSTScript"/>
        <w:rPr>
          <w:rStyle w:val="GOSTReporterror"/>
        </w:rPr>
      </w:pPr>
      <w:r w:rsidRPr="007036CE">
        <w:rPr>
          <w:rStyle w:val="GOSTReporterror"/>
        </w:rPr>
        <w:tab/>
      </w:r>
      <w:r w:rsidRPr="007036CE">
        <w:rPr>
          <w:rStyle w:val="GOSTReporterror"/>
        </w:rPr>
        <w:tab/>
        <w:t>"RequestType": "ACCOUNTING",</w:t>
      </w:r>
    </w:p>
    <w:p w14:paraId="028C362F" w14:textId="77777777" w:rsidR="00D353AE" w:rsidRPr="007036CE" w:rsidRDefault="00D353AE" w:rsidP="00D353AE">
      <w:pPr>
        <w:pStyle w:val="GOSTScript"/>
        <w:rPr>
          <w:rStyle w:val="GOSTReporterror"/>
        </w:rPr>
      </w:pPr>
      <w:r w:rsidRPr="007036CE">
        <w:rPr>
          <w:rStyle w:val="GOSTReporterror"/>
        </w:rPr>
        <w:lastRenderedPageBreak/>
        <w:tab/>
      </w:r>
      <w:r w:rsidRPr="007036CE">
        <w:rPr>
          <w:rStyle w:val="GOSTReporterror"/>
        </w:rPr>
        <w:tab/>
        <w:t>"TypeDoc": "MSC_KZA",</w:t>
      </w:r>
    </w:p>
    <w:p w14:paraId="58075714" w14:textId="77777777" w:rsidR="00D353AE" w:rsidRPr="007036CE" w:rsidRDefault="00D353AE" w:rsidP="00D353AE">
      <w:pPr>
        <w:pStyle w:val="GOSTScript"/>
        <w:rPr>
          <w:rStyle w:val="GOSTReporterror"/>
        </w:rPr>
      </w:pPr>
      <w:r w:rsidRPr="007036CE">
        <w:rPr>
          <w:rStyle w:val="GOSTReporterror"/>
        </w:rPr>
        <w:tab/>
      </w:r>
      <w:r w:rsidRPr="007036CE">
        <w:rPr>
          <w:rStyle w:val="GOSTReporterror"/>
        </w:rPr>
        <w:tab/>
        <w:t>"Stage": "auth",</w:t>
      </w:r>
    </w:p>
    <w:p w14:paraId="2CA48857" w14:textId="77777777" w:rsidR="00D353AE" w:rsidRPr="007036CE" w:rsidRDefault="00D353AE" w:rsidP="00D353AE">
      <w:pPr>
        <w:pStyle w:val="GOSTScript"/>
        <w:rPr>
          <w:rStyle w:val="GOSTReporterror"/>
        </w:rPr>
      </w:pPr>
      <w:r w:rsidRPr="007036CE">
        <w:rPr>
          <w:rStyle w:val="GOSTReporterror"/>
        </w:rPr>
        <w:tab/>
      </w:r>
      <w:r w:rsidRPr="007036CE">
        <w:rPr>
          <w:rStyle w:val="GOSTReporterror"/>
        </w:rPr>
        <w:tab/>
        <w:t>"BalLevContrl": 0,</w:t>
      </w:r>
    </w:p>
    <w:p w14:paraId="3F0F3591" w14:textId="77777777" w:rsidR="00D353AE" w:rsidRPr="007036CE" w:rsidRDefault="00D353AE" w:rsidP="00D353AE">
      <w:pPr>
        <w:pStyle w:val="GOSTScript"/>
        <w:rPr>
          <w:rStyle w:val="GOSTReporterror"/>
        </w:rPr>
      </w:pPr>
      <w:r w:rsidRPr="007036CE">
        <w:rPr>
          <w:rStyle w:val="GOSTReporterror"/>
        </w:rPr>
        <w:tab/>
      </w:r>
      <w:r w:rsidRPr="007036CE">
        <w:rPr>
          <w:rStyle w:val="GOSTReporterror"/>
        </w:rPr>
        <w:tab/>
        <w:t>"Subject": "6000",</w:t>
      </w:r>
    </w:p>
    <w:p w14:paraId="4586CBD9" w14:textId="77777777" w:rsidR="00D353AE" w:rsidRPr="007036CE" w:rsidRDefault="00D353AE" w:rsidP="00D353AE">
      <w:pPr>
        <w:pStyle w:val="GOSTScript"/>
        <w:rPr>
          <w:rStyle w:val="GOSTReporterror"/>
        </w:rPr>
      </w:pPr>
      <w:r w:rsidRPr="007036CE">
        <w:rPr>
          <w:rStyle w:val="GOSTReporterror"/>
        </w:rPr>
        <w:tab/>
      </w:r>
      <w:r w:rsidRPr="007036CE">
        <w:rPr>
          <w:rStyle w:val="GOSTReporterror"/>
        </w:rPr>
        <w:tab/>
        <w:t>"SettlementDate": "2024-</w:t>
      </w:r>
      <w:r w:rsidR="00346060" w:rsidRPr="007036CE">
        <w:rPr>
          <w:rStyle w:val="GOSTReporterror"/>
        </w:rPr>
        <w:t>0</w:t>
      </w:r>
      <w:r w:rsidRPr="007036CE">
        <w:rPr>
          <w:rStyle w:val="GOSTReporterror"/>
        </w:rPr>
        <w:t>1-29"</w:t>
      </w:r>
    </w:p>
    <w:p w14:paraId="5F472B4E" w14:textId="77777777" w:rsidR="00D353AE" w:rsidRPr="007036CE" w:rsidRDefault="00D353AE" w:rsidP="00D353AE">
      <w:pPr>
        <w:pStyle w:val="GOSTScript"/>
        <w:rPr>
          <w:rStyle w:val="GOSTReporterror"/>
        </w:rPr>
      </w:pPr>
      <w:r w:rsidRPr="007036CE">
        <w:rPr>
          <w:rStyle w:val="GOSTReporterror"/>
        </w:rPr>
        <w:tab/>
        <w:t>},</w:t>
      </w:r>
    </w:p>
    <w:p w14:paraId="4855499E" w14:textId="77777777" w:rsidR="00D353AE" w:rsidRPr="007036CE" w:rsidRDefault="00D353AE" w:rsidP="00D353AE">
      <w:pPr>
        <w:pStyle w:val="GOSTScript"/>
        <w:rPr>
          <w:rStyle w:val="GOSTReporterror"/>
        </w:rPr>
      </w:pPr>
      <w:r w:rsidRPr="007036CE">
        <w:rPr>
          <w:rStyle w:val="GOSTReporterror"/>
        </w:rPr>
        <w:tab/>
        <w:t>"document": {</w:t>
      </w:r>
    </w:p>
    <w:p w14:paraId="0AF61D06" w14:textId="77777777" w:rsidR="00D353AE" w:rsidRPr="007036CE" w:rsidRDefault="00D353AE" w:rsidP="00D353AE">
      <w:pPr>
        <w:pStyle w:val="GOSTScript"/>
        <w:rPr>
          <w:rStyle w:val="GOSTReporterror"/>
        </w:rPr>
      </w:pPr>
      <w:r w:rsidRPr="007036CE">
        <w:rPr>
          <w:rStyle w:val="GOSTReporterror"/>
        </w:rPr>
        <w:tab/>
      </w:r>
      <w:r w:rsidRPr="007036CE">
        <w:rPr>
          <w:rStyle w:val="GOSTReporterror"/>
        </w:rPr>
        <w:tab/>
        <w:t>"TtlPrt_NmDc": "</w:t>
      </w:r>
      <w:r w:rsidR="00F83A9F" w:rsidRPr="007036CE">
        <w:rPr>
          <w:rStyle w:val="GOSTReporterror"/>
        </w:rPr>
        <w:t>0118</w:t>
      </w:r>
      <w:r w:rsidRPr="007036CE">
        <w:rPr>
          <w:rStyle w:val="GOSTReporterror"/>
        </w:rPr>
        <w:t>072",</w:t>
      </w:r>
    </w:p>
    <w:p w14:paraId="1EC434DE" w14:textId="77777777" w:rsidR="00D353AE" w:rsidRPr="007036CE" w:rsidRDefault="00D353AE" w:rsidP="00D353AE">
      <w:pPr>
        <w:pStyle w:val="GOSTScript"/>
        <w:rPr>
          <w:rStyle w:val="GOSTReporterror"/>
        </w:rPr>
      </w:pPr>
      <w:r w:rsidRPr="007036CE">
        <w:rPr>
          <w:rStyle w:val="GOSTReporterror"/>
        </w:rPr>
        <w:tab/>
      </w:r>
      <w:r w:rsidRPr="007036CE">
        <w:rPr>
          <w:rStyle w:val="GOSTReporterror"/>
        </w:rPr>
        <w:tab/>
        <w:t>"TtlPrt_DctDt": "2023-12-02",</w:t>
      </w:r>
    </w:p>
    <w:p w14:paraId="682CD946" w14:textId="77777777" w:rsidR="00D353AE" w:rsidRPr="007036CE" w:rsidRDefault="00D353AE" w:rsidP="00D353AE">
      <w:pPr>
        <w:pStyle w:val="GOSTScript"/>
        <w:rPr>
          <w:rStyle w:val="GOSTReporterror"/>
        </w:rPr>
      </w:pPr>
      <w:r w:rsidRPr="007036CE">
        <w:rPr>
          <w:rStyle w:val="GOSTReporterror"/>
        </w:rPr>
        <w:tab/>
      </w:r>
      <w:r w:rsidRPr="007036CE">
        <w:rPr>
          <w:rStyle w:val="GOSTReporterror"/>
        </w:rPr>
        <w:tab/>
        <w:t>"SystemInformation_DocType": "</w:t>
      </w:r>
      <w:ins w:id="525" w:author="Сатлер Марина Викторовна" w:date="2024-06-03T10:23:00Z">
        <w:r w:rsidR="004F28A0" w:rsidRPr="007036CE">
          <w:rPr>
            <w:rStyle w:val="GOSTReporterror"/>
          </w:rPr>
          <w:t>AKR</w:t>
        </w:r>
      </w:ins>
      <w:del w:id="526" w:author="Сатлер Марина Викторовна" w:date="2024-06-03T10:23:00Z">
        <w:r w:rsidRPr="007036CE" w:rsidDel="004F28A0">
          <w:rPr>
            <w:rStyle w:val="GOSTReporterror"/>
            <w:lang w:val="ru-RU"/>
          </w:rPr>
          <w:delText>АКР</w:delText>
        </w:r>
      </w:del>
      <w:r w:rsidRPr="007036CE">
        <w:rPr>
          <w:rStyle w:val="GOSTReporterror"/>
        </w:rPr>
        <w:t>",</w:t>
      </w:r>
    </w:p>
    <w:p w14:paraId="1B984E37" w14:textId="77777777" w:rsidR="00D353AE" w:rsidRPr="007036CE" w:rsidRDefault="00D353AE" w:rsidP="00D353AE">
      <w:pPr>
        <w:pStyle w:val="GOSTScript"/>
        <w:rPr>
          <w:rStyle w:val="GOSTReporterror"/>
        </w:rPr>
      </w:pPr>
      <w:r w:rsidRPr="007036CE">
        <w:rPr>
          <w:rStyle w:val="GOSTReporterror"/>
        </w:rPr>
        <w:tab/>
      </w:r>
      <w:r w:rsidRPr="007036CE">
        <w:rPr>
          <w:rStyle w:val="GOSTReporterror"/>
        </w:rPr>
        <w:tab/>
        <w:t>"</w:t>
      </w:r>
      <w:r w:rsidR="00272CC6" w:rsidRPr="007036CE">
        <w:t>SystemInformation_Contour</w:t>
      </w:r>
      <w:r w:rsidRPr="007036CE">
        <w:rPr>
          <w:rStyle w:val="GOSTReporterror"/>
        </w:rPr>
        <w:t>": "1",</w:t>
      </w:r>
    </w:p>
    <w:p w14:paraId="3CFD4A27" w14:textId="77777777" w:rsidR="00D353AE" w:rsidRPr="007036CE" w:rsidRDefault="00D353AE" w:rsidP="00D353AE">
      <w:pPr>
        <w:pStyle w:val="GOSTScript"/>
        <w:rPr>
          <w:rStyle w:val="GOSTReporterror"/>
        </w:rPr>
      </w:pPr>
      <w:r w:rsidRPr="007036CE">
        <w:rPr>
          <w:rStyle w:val="GOSTReporterror"/>
        </w:rPr>
        <w:tab/>
      </w:r>
      <w:r w:rsidRPr="007036CE">
        <w:rPr>
          <w:rStyle w:val="GOSTReporterror"/>
        </w:rPr>
        <w:tab/>
        <w:t>"SystemInformation_AccessLevelStereotype": 1,</w:t>
      </w:r>
    </w:p>
    <w:p w14:paraId="5C12A085" w14:textId="77777777" w:rsidR="00D353AE" w:rsidRPr="007036CE" w:rsidRDefault="00D353AE" w:rsidP="00D353AE">
      <w:pPr>
        <w:pStyle w:val="GOSTScript"/>
        <w:rPr>
          <w:rStyle w:val="GOSTReporterror"/>
        </w:rPr>
      </w:pPr>
      <w:r w:rsidRPr="007036CE">
        <w:rPr>
          <w:rStyle w:val="GOSTReporterror"/>
        </w:rPr>
        <w:tab/>
      </w:r>
      <w:r w:rsidRPr="007036CE">
        <w:rPr>
          <w:rStyle w:val="GOSTReporterror"/>
        </w:rPr>
        <w:tab/>
        <w:t>"PBS_Budget_Cd": "99010001",</w:t>
      </w:r>
    </w:p>
    <w:p w14:paraId="51A4ECCD" w14:textId="77777777" w:rsidR="00D353AE" w:rsidRPr="007036CE" w:rsidRDefault="00D353AE" w:rsidP="00D353AE">
      <w:pPr>
        <w:pStyle w:val="GOSTScript"/>
        <w:rPr>
          <w:rStyle w:val="GOSTReporterror"/>
        </w:rPr>
      </w:pPr>
      <w:r w:rsidRPr="007036CE">
        <w:rPr>
          <w:rStyle w:val="GOSTReporterror"/>
        </w:rPr>
        <w:tab/>
      </w:r>
      <w:r w:rsidRPr="007036CE">
        <w:rPr>
          <w:rStyle w:val="GOSTReporterror"/>
        </w:rPr>
        <w:tab/>
        <w:t>"PayRec_Pay_AccNum": "</w:t>
      </w:r>
      <w:r w:rsidR="00F83A9F" w:rsidRPr="007036CE">
        <w:rPr>
          <w:rStyle w:val="GOSTReporterror"/>
        </w:rPr>
        <w:t>03601076330</w:t>
      </w:r>
      <w:r w:rsidRPr="007036CE">
        <w:rPr>
          <w:rStyle w:val="GOSTReporterror"/>
        </w:rPr>
        <w:t>",</w:t>
      </w:r>
    </w:p>
    <w:p w14:paraId="3F1D502F" w14:textId="77777777" w:rsidR="00D353AE" w:rsidRPr="007036CE" w:rsidRDefault="00D353AE" w:rsidP="00D353AE">
      <w:pPr>
        <w:pStyle w:val="GOSTScript"/>
        <w:rPr>
          <w:rStyle w:val="GOSTReporterror"/>
        </w:rPr>
      </w:pPr>
      <w:r w:rsidRPr="007036CE">
        <w:rPr>
          <w:rStyle w:val="GOSTReporterror"/>
        </w:rPr>
        <w:tab/>
      </w:r>
      <w:r w:rsidRPr="007036CE">
        <w:rPr>
          <w:rStyle w:val="GOSTReporterror"/>
        </w:rPr>
        <w:tab/>
        <w:t>"PayRec_REC_AccNum": "</w:t>
      </w:r>
      <w:r w:rsidR="00F83A9F" w:rsidRPr="007036CE">
        <w:rPr>
          <w:rStyle w:val="GOSTReporterror"/>
        </w:rPr>
        <w:t>03621А57300</w:t>
      </w:r>
      <w:r w:rsidRPr="007036CE">
        <w:rPr>
          <w:rStyle w:val="GOSTReporterror"/>
        </w:rPr>
        <w:t>",</w:t>
      </w:r>
    </w:p>
    <w:p w14:paraId="629A0180" w14:textId="77777777" w:rsidR="00D353AE" w:rsidRPr="007036CE" w:rsidRDefault="00D353AE" w:rsidP="00D353AE">
      <w:pPr>
        <w:pStyle w:val="GOSTScript"/>
        <w:rPr>
          <w:rStyle w:val="GOSTReporterror"/>
        </w:rPr>
      </w:pPr>
      <w:r w:rsidRPr="007036CE">
        <w:rPr>
          <w:rStyle w:val="GOSTReporterror"/>
        </w:rPr>
        <w:tab/>
      </w:r>
      <w:r w:rsidRPr="007036CE">
        <w:rPr>
          <w:rStyle w:val="GOSTReporterror"/>
        </w:rPr>
        <w:tab/>
        <w:t>"PayRec_Pay_KBK": "</w:t>
      </w:r>
      <w:r w:rsidR="00F83A9F" w:rsidRPr="007036CE">
        <w:rPr>
          <w:rStyle w:val="GOSTReporterror"/>
        </w:rPr>
        <w:t>18201063930290019243</w:t>
      </w:r>
      <w:r w:rsidRPr="007036CE">
        <w:rPr>
          <w:rStyle w:val="GOSTReporterror"/>
        </w:rPr>
        <w:t>",</w:t>
      </w:r>
    </w:p>
    <w:p w14:paraId="493870F4" w14:textId="77777777" w:rsidR="00D353AE" w:rsidRPr="007036CE" w:rsidRDefault="00D353AE" w:rsidP="00D353AE">
      <w:pPr>
        <w:pStyle w:val="GOSTScript"/>
        <w:rPr>
          <w:rStyle w:val="GOSTReporterror"/>
        </w:rPr>
      </w:pPr>
      <w:r w:rsidRPr="007036CE">
        <w:rPr>
          <w:rStyle w:val="GOSTReporterror"/>
        </w:rPr>
        <w:tab/>
      </w:r>
      <w:r w:rsidRPr="007036CE">
        <w:rPr>
          <w:rStyle w:val="GOSTReporterror"/>
        </w:rPr>
        <w:tab/>
        <w:t>"PayRec_SND_BKTp": "10",</w:t>
      </w:r>
    </w:p>
    <w:p w14:paraId="1552183C" w14:textId="77777777" w:rsidR="00D353AE" w:rsidRPr="007036CE" w:rsidRDefault="00D353AE" w:rsidP="00D353AE">
      <w:pPr>
        <w:pStyle w:val="GOSTScript"/>
        <w:rPr>
          <w:rStyle w:val="GOSTReporterror"/>
        </w:rPr>
      </w:pPr>
      <w:r w:rsidRPr="007036CE">
        <w:rPr>
          <w:rStyle w:val="GOSTReporterror"/>
        </w:rPr>
        <w:tab/>
      </w:r>
      <w:r w:rsidRPr="007036CE">
        <w:rPr>
          <w:rStyle w:val="GOSTReporterror"/>
        </w:rPr>
        <w:tab/>
        <w:t>"SystemInformation_NumTech": "</w:t>
      </w:r>
      <w:r w:rsidR="00272CC6" w:rsidRPr="007036CE">
        <w:rPr>
          <w:rStyle w:val="GOSTReporterror"/>
        </w:rPr>
        <w:t>24A0198</w:t>
      </w:r>
      <w:r w:rsidRPr="007036CE">
        <w:rPr>
          <w:rStyle w:val="GOSTReporterror"/>
        </w:rPr>
        <w:t>",</w:t>
      </w:r>
    </w:p>
    <w:p w14:paraId="0978763D" w14:textId="77777777" w:rsidR="00D353AE" w:rsidRPr="007036CE" w:rsidRDefault="00D353AE" w:rsidP="00D353AE">
      <w:pPr>
        <w:pStyle w:val="GOSTScript"/>
        <w:rPr>
          <w:rStyle w:val="GOSTReporterror"/>
        </w:rPr>
      </w:pPr>
      <w:r w:rsidRPr="007036CE">
        <w:rPr>
          <w:rStyle w:val="GOSTReporterror"/>
        </w:rPr>
        <w:tab/>
      </w:r>
      <w:r w:rsidRPr="007036CE">
        <w:rPr>
          <w:rStyle w:val="GOSTReporterror"/>
        </w:rPr>
        <w:tab/>
        <w:t>"SystemInformation_TOFK_Acc": "7400",</w:t>
      </w:r>
    </w:p>
    <w:p w14:paraId="6D5CBDBA" w14:textId="77777777" w:rsidR="00D353AE" w:rsidRPr="007036CE" w:rsidRDefault="00D353AE" w:rsidP="00D353AE">
      <w:pPr>
        <w:pStyle w:val="GOSTScript"/>
        <w:rPr>
          <w:rStyle w:val="GOSTReporterror"/>
        </w:rPr>
      </w:pPr>
      <w:r w:rsidRPr="007036CE">
        <w:rPr>
          <w:rStyle w:val="GOSTReporterror"/>
        </w:rPr>
        <w:tab/>
      </w:r>
      <w:r w:rsidRPr="007036CE">
        <w:rPr>
          <w:rStyle w:val="GOSTReporterror"/>
        </w:rPr>
        <w:tab/>
        <w:t>"SystemInformation_TOFK_Acc_REC": "7400",</w:t>
      </w:r>
    </w:p>
    <w:p w14:paraId="19E771EC" w14:textId="77777777" w:rsidR="00D353AE" w:rsidRPr="007036CE" w:rsidRDefault="00D353AE" w:rsidP="00D353AE">
      <w:pPr>
        <w:pStyle w:val="GOSTScript"/>
        <w:rPr>
          <w:rStyle w:val="GOSTReporterror"/>
        </w:rPr>
      </w:pPr>
      <w:r w:rsidRPr="007036CE">
        <w:rPr>
          <w:rStyle w:val="GOSTReporterror"/>
        </w:rPr>
        <w:tab/>
      </w:r>
      <w:r w:rsidRPr="007036CE">
        <w:rPr>
          <w:rStyle w:val="GOSTReporterror"/>
        </w:rPr>
        <w:tab/>
        <w:t>"SystemInformation_SourceParent": "EXP",</w:t>
      </w:r>
    </w:p>
    <w:p w14:paraId="5F0A2D32" w14:textId="77777777" w:rsidR="00D353AE" w:rsidRPr="007036CE" w:rsidRDefault="00D353AE" w:rsidP="00D353AE">
      <w:pPr>
        <w:pStyle w:val="GOSTScript"/>
        <w:rPr>
          <w:rStyle w:val="GOSTReporterror"/>
        </w:rPr>
      </w:pPr>
      <w:r w:rsidRPr="007036CE">
        <w:rPr>
          <w:rStyle w:val="GOSTReporterror"/>
        </w:rPr>
        <w:tab/>
      </w:r>
      <w:r w:rsidRPr="007036CE">
        <w:rPr>
          <w:rStyle w:val="GOSTReporterror"/>
        </w:rPr>
        <w:tab/>
        <w:t>"SystemInformation_SYSCODE_Rec": "</w:t>
      </w:r>
      <w:r w:rsidR="00346060" w:rsidRPr="007036CE">
        <w:t>TSE</w:t>
      </w:r>
      <w:r w:rsidRPr="007036CE">
        <w:rPr>
          <w:rStyle w:val="GOSTReporterror"/>
        </w:rPr>
        <w:t>",</w:t>
      </w:r>
    </w:p>
    <w:p w14:paraId="2474B56D" w14:textId="77777777" w:rsidR="00D353AE" w:rsidRPr="007036CE" w:rsidRDefault="00D353AE" w:rsidP="00D353AE">
      <w:pPr>
        <w:pStyle w:val="GOSTScript"/>
        <w:rPr>
          <w:rStyle w:val="GOSTReporterror"/>
        </w:rPr>
      </w:pPr>
      <w:r w:rsidRPr="007036CE">
        <w:rPr>
          <w:rStyle w:val="GOSTReporterror"/>
        </w:rPr>
        <w:tab/>
      </w:r>
      <w:r w:rsidRPr="007036CE">
        <w:rPr>
          <w:rStyle w:val="GOSTReporterror"/>
        </w:rPr>
        <w:tab/>
        <w:t>"SystemInformation_Archived": 0,</w:t>
      </w:r>
    </w:p>
    <w:p w14:paraId="2C60DD68" w14:textId="77777777" w:rsidR="00D353AE" w:rsidRPr="007036CE" w:rsidRDefault="00D353AE" w:rsidP="00D353AE">
      <w:pPr>
        <w:pStyle w:val="GOSTScript"/>
        <w:rPr>
          <w:ins w:id="527" w:author="Сатлер Марина Викторовна" w:date="2024-09-30T10:00:00Z"/>
          <w:rStyle w:val="GOSTReporterror"/>
        </w:rPr>
      </w:pPr>
      <w:r w:rsidRPr="007036CE">
        <w:rPr>
          <w:rStyle w:val="GOSTReporterror"/>
        </w:rPr>
        <w:tab/>
      </w:r>
      <w:r w:rsidRPr="007036CE">
        <w:rPr>
          <w:rStyle w:val="GOSTReporterror"/>
        </w:rPr>
        <w:tab/>
        <w:t xml:space="preserve">"SystemInformation_SignofMigration": </w:t>
      </w:r>
      <w:ins w:id="528" w:author="Сатлер Марина Викторовна" w:date="2024-06-03T10:23:00Z">
        <w:r w:rsidR="004F28A0" w:rsidRPr="007036CE">
          <w:rPr>
            <w:rStyle w:val="GOSTReporterror"/>
          </w:rPr>
          <w:t>"Successfully"</w:t>
        </w:r>
      </w:ins>
      <w:del w:id="529" w:author="Сатлер Марина Викторовна" w:date="2024-06-03T10:23:00Z">
        <w:r w:rsidRPr="007036CE" w:rsidDel="004F28A0">
          <w:rPr>
            <w:rStyle w:val="GOSTReporterror"/>
          </w:rPr>
          <w:delText>0</w:delText>
        </w:r>
      </w:del>
      <w:r w:rsidRPr="007036CE">
        <w:rPr>
          <w:rStyle w:val="GOSTReporterror"/>
        </w:rPr>
        <w:t>,</w:t>
      </w:r>
    </w:p>
    <w:p w14:paraId="1B1AAB36" w14:textId="77777777" w:rsidR="00725DD2" w:rsidRPr="007036CE" w:rsidRDefault="00725DD2" w:rsidP="00725DD2">
      <w:pPr>
        <w:pStyle w:val="GOSTScript"/>
        <w:rPr>
          <w:ins w:id="530" w:author="Сатлер Марина Викторовна" w:date="2024-09-30T10:00:00Z"/>
          <w:rStyle w:val="GOSTReporterror"/>
        </w:rPr>
      </w:pPr>
      <w:ins w:id="531" w:author="Сатлер Марина Викторовна" w:date="2024-09-30T10:00:00Z">
        <w:r w:rsidRPr="007036CE">
          <w:rPr>
            <w:rStyle w:val="GOSTReporterror"/>
          </w:rPr>
          <w:tab/>
        </w:r>
        <w:r w:rsidRPr="007036CE">
          <w:rPr>
            <w:rStyle w:val="GOSTReporterror"/>
          </w:rPr>
          <w:tab/>
          <w:t>"SystemInformation_SIGNSVAP": false,</w:t>
        </w:r>
      </w:ins>
    </w:p>
    <w:p w14:paraId="6926F495" w14:textId="77777777" w:rsidR="00725DD2" w:rsidRPr="007036CE" w:rsidRDefault="00725DD2" w:rsidP="00725DD2">
      <w:pPr>
        <w:pStyle w:val="GOSTScript"/>
        <w:rPr>
          <w:rStyle w:val="GOSTReporterror"/>
        </w:rPr>
      </w:pPr>
      <w:ins w:id="532" w:author="Сатлер Марина Викторовна" w:date="2024-09-30T10:00:00Z">
        <w:r w:rsidRPr="007036CE">
          <w:rPr>
            <w:rStyle w:val="GOSTReporterror"/>
          </w:rPr>
          <w:tab/>
        </w:r>
        <w:r w:rsidRPr="007036CE">
          <w:rPr>
            <w:rStyle w:val="GOSTReporterror"/>
          </w:rPr>
          <w:tab/>
          <w:t>"SystemInformation_SumBalanceMig": 1005.00,</w:t>
        </w:r>
      </w:ins>
    </w:p>
    <w:p w14:paraId="1681DA4A" w14:textId="77777777" w:rsidR="00D353AE" w:rsidRPr="007036CE" w:rsidRDefault="00D353AE" w:rsidP="00D353AE">
      <w:pPr>
        <w:pStyle w:val="GOSTScript"/>
        <w:rPr>
          <w:rStyle w:val="GOSTReporterror"/>
        </w:rPr>
      </w:pPr>
      <w:r w:rsidRPr="007036CE">
        <w:rPr>
          <w:rStyle w:val="GOSTReporterror"/>
        </w:rPr>
        <w:tab/>
      </w:r>
      <w:r w:rsidRPr="007036CE">
        <w:rPr>
          <w:rStyle w:val="GOSTReporterror"/>
        </w:rPr>
        <w:tab/>
        <w:t>"TtlPrt_Sm": 560</w:t>
      </w:r>
      <w:r w:rsidR="00F83A9F" w:rsidRPr="007036CE">
        <w:rPr>
          <w:rStyle w:val="GOSTReporterror"/>
        </w:rPr>
        <w:t>11</w:t>
      </w:r>
      <w:r w:rsidRPr="007036CE">
        <w:rPr>
          <w:rStyle w:val="GOSTReporterror"/>
        </w:rPr>
        <w:t>0.00</w:t>
      </w:r>
    </w:p>
    <w:p w14:paraId="0E9FFA6A" w14:textId="77777777" w:rsidR="00D353AE" w:rsidRPr="007036CE" w:rsidRDefault="00D353AE" w:rsidP="00D353AE">
      <w:pPr>
        <w:pStyle w:val="GOSTScript"/>
        <w:rPr>
          <w:rStyle w:val="GOSTReporterror"/>
        </w:rPr>
      </w:pPr>
      <w:r w:rsidRPr="007036CE">
        <w:rPr>
          <w:rStyle w:val="GOSTReporterror"/>
        </w:rPr>
        <w:tab/>
        <w:t>}</w:t>
      </w:r>
    </w:p>
    <w:p w14:paraId="2A566A75" w14:textId="77777777" w:rsidR="000B5409" w:rsidRPr="007036CE" w:rsidRDefault="00D353AE" w:rsidP="00D353AE">
      <w:pPr>
        <w:pStyle w:val="GOSTScript"/>
        <w:rPr>
          <w:rStyle w:val="GOSTReporterror"/>
        </w:rPr>
      </w:pPr>
      <w:r w:rsidRPr="007036CE">
        <w:rPr>
          <w:rStyle w:val="GOSTReporterror"/>
        </w:rPr>
        <w:t>}</w:t>
      </w:r>
    </w:p>
    <w:p w14:paraId="503EDBF3" w14:textId="77777777" w:rsidR="00FC4D29" w:rsidRPr="007036CE" w:rsidRDefault="00FC4D29" w:rsidP="00DA1780">
      <w:pPr>
        <w:pStyle w:val="41"/>
      </w:pPr>
      <w:bookmarkStart w:id="533" w:name="_Ref158392534"/>
      <w:bookmarkStart w:id="534" w:name="_Toc222927708"/>
      <w:r w:rsidRPr="007036CE">
        <w:lastRenderedPageBreak/>
        <w:t>«Заявление на исполнение Казначейского обеспечения обязательств</w:t>
      </w:r>
      <w:r w:rsidR="00547B41" w:rsidRPr="007036CE">
        <w:t>»</w:t>
      </w:r>
      <w:r w:rsidRPr="007036CE">
        <w:t xml:space="preserve"> (ф. 0506109) MSC_EXECUTIONKZA</w:t>
      </w:r>
      <w:bookmarkEnd w:id="533"/>
      <w:bookmarkEnd w:id="534"/>
    </w:p>
    <w:p w14:paraId="1688E421" w14:textId="77777777" w:rsidR="00FC4D29" w:rsidRPr="007036CE" w:rsidRDefault="00FC4D29" w:rsidP="00DA1780">
      <w:pPr>
        <w:pStyle w:val="51"/>
      </w:pPr>
      <w:bookmarkStart w:id="535" w:name="_Toc222927709"/>
      <w:r w:rsidRPr="007036CE">
        <w:t>Перечень параметров тела запроса (Document) по документу «Заявление на исполнение Казначейского обеспечения обязательств</w:t>
      </w:r>
      <w:r w:rsidR="00547B41" w:rsidRPr="007036CE">
        <w:t>»</w:t>
      </w:r>
      <w:r w:rsidRPr="007036CE">
        <w:t xml:space="preserve"> (ф. 0506109) MSC_EXECUTIONKZA</w:t>
      </w:r>
      <w:bookmarkEnd w:id="535"/>
    </w:p>
    <w:p w14:paraId="1CA47A37" w14:textId="5A7CBA2A" w:rsidR="00C256D8" w:rsidRPr="007036CE" w:rsidRDefault="005A2340" w:rsidP="00802219">
      <w:pPr>
        <w:pStyle w:val="GOSTNameTable"/>
      </w:pPr>
      <w:r w:rsidRPr="007036CE">
        <w:rPr>
          <w:noProof/>
        </w:rPr>
        <w:fldChar w:fldCharType="begin"/>
      </w:r>
      <w:r w:rsidRPr="007036CE">
        <w:rPr>
          <w:noProof/>
        </w:rPr>
        <w:instrText xml:space="preserve"> SEQ Таблица \* ARABIC </w:instrText>
      </w:r>
      <w:r w:rsidRPr="007036CE">
        <w:rPr>
          <w:noProof/>
        </w:rPr>
        <w:fldChar w:fldCharType="separate"/>
      </w:r>
      <w:bookmarkStart w:id="536" w:name="_Toc222927985"/>
      <w:r w:rsidR="00BD74E1">
        <w:rPr>
          <w:noProof/>
        </w:rPr>
        <w:t>12</w:t>
      </w:r>
      <w:r w:rsidRPr="007036CE">
        <w:rPr>
          <w:noProof/>
        </w:rPr>
        <w:fldChar w:fldCharType="end"/>
      </w:r>
      <w:r w:rsidR="00C256D8" w:rsidRPr="007036CE">
        <w:t xml:space="preserve"> </w:t>
      </w:r>
      <w:r w:rsidR="00CC2920" w:rsidRPr="007036CE">
        <w:t>–</w:t>
      </w:r>
      <w:r w:rsidR="00C256D8" w:rsidRPr="007036CE">
        <w:t xml:space="preserve"> Параметры тела (Document) запроса на подбор / сторнирование / переформирование записей учета по документу «Заявление на исполнение Казначейского обеспечения обязательств</w:t>
      </w:r>
      <w:r w:rsidR="00547B41" w:rsidRPr="007036CE">
        <w:t>»</w:t>
      </w:r>
      <w:r w:rsidR="00C256D8" w:rsidRPr="007036CE">
        <w:t xml:space="preserve"> (ф. 0506109) MSC_EXECUTIONKZA</w:t>
      </w:r>
      <w:bookmarkEnd w:id="536"/>
    </w:p>
    <w:tbl>
      <w:tblPr>
        <w:tblStyle w:val="GOSTTable"/>
        <w:tblW w:w="5000" w:type="pct"/>
        <w:tblLayout w:type="fixed"/>
        <w:tblLook w:val="07E0" w:firstRow="1" w:lastRow="1" w:firstColumn="1" w:lastColumn="1" w:noHBand="1" w:noVBand="1"/>
      </w:tblPr>
      <w:tblGrid>
        <w:gridCol w:w="3467"/>
        <w:gridCol w:w="2364"/>
        <w:gridCol w:w="1576"/>
        <w:gridCol w:w="946"/>
        <w:gridCol w:w="993"/>
        <w:gridCol w:w="6414"/>
      </w:tblGrid>
      <w:tr w:rsidR="00011720" w:rsidRPr="007036CE" w14:paraId="73187233" w14:textId="77777777" w:rsidTr="00F92E5F">
        <w:trPr>
          <w:cnfStyle w:val="100000000000" w:firstRow="1" w:lastRow="0" w:firstColumn="0" w:lastColumn="0" w:oddVBand="0" w:evenVBand="0" w:oddHBand="0" w:evenHBand="0" w:firstRowFirstColumn="0" w:firstRowLastColumn="0" w:lastRowFirstColumn="0" w:lastRowLastColumn="0"/>
          <w:trHeight w:val="1002"/>
        </w:trPr>
        <w:tc>
          <w:tcPr>
            <w:tcW w:w="1100" w:type="pct"/>
            <w:hideMark/>
          </w:tcPr>
          <w:p w14:paraId="6CF15A9B" w14:textId="77777777" w:rsidR="00FC4D29" w:rsidRPr="007036CE" w:rsidRDefault="00FC4D29" w:rsidP="00FC4D29">
            <w:pPr>
              <w:pStyle w:val="GOSTTableHead"/>
              <w:rPr>
                <w:szCs w:val="22"/>
              </w:rPr>
            </w:pPr>
            <w:r w:rsidRPr="007036CE">
              <w:rPr>
                <w:szCs w:val="22"/>
              </w:rPr>
              <w:t>Наименование параметра</w:t>
            </w:r>
          </w:p>
        </w:tc>
        <w:tc>
          <w:tcPr>
            <w:tcW w:w="750" w:type="pct"/>
            <w:hideMark/>
          </w:tcPr>
          <w:p w14:paraId="022DE938" w14:textId="77777777" w:rsidR="00FC4D29" w:rsidRPr="007036CE" w:rsidRDefault="00FC4D29" w:rsidP="00FC4D29">
            <w:pPr>
              <w:pStyle w:val="GOSTTableHead"/>
              <w:rPr>
                <w:szCs w:val="22"/>
              </w:rPr>
            </w:pPr>
            <w:r w:rsidRPr="007036CE">
              <w:rPr>
                <w:szCs w:val="22"/>
              </w:rPr>
              <w:t>Название тэга</w:t>
            </w:r>
          </w:p>
        </w:tc>
        <w:tc>
          <w:tcPr>
            <w:tcW w:w="500" w:type="pct"/>
            <w:hideMark/>
          </w:tcPr>
          <w:p w14:paraId="3658B507" w14:textId="77777777" w:rsidR="00FC4D29" w:rsidRPr="007036CE" w:rsidRDefault="00FC4D29" w:rsidP="00FC4D29">
            <w:pPr>
              <w:pStyle w:val="GOSTTableHead"/>
              <w:rPr>
                <w:szCs w:val="22"/>
              </w:rPr>
            </w:pPr>
            <w:r w:rsidRPr="007036CE">
              <w:rPr>
                <w:szCs w:val="22"/>
              </w:rPr>
              <w:t>Тип данных</w:t>
            </w:r>
          </w:p>
        </w:tc>
        <w:tc>
          <w:tcPr>
            <w:tcW w:w="300" w:type="pct"/>
          </w:tcPr>
          <w:p w14:paraId="0425A36B" w14:textId="77777777" w:rsidR="00FC4D29" w:rsidRPr="007036CE" w:rsidRDefault="00FC4D29" w:rsidP="00FC4D29">
            <w:pPr>
              <w:pStyle w:val="GOSTTableHead"/>
              <w:rPr>
                <w:szCs w:val="22"/>
              </w:rPr>
            </w:pPr>
            <w:r w:rsidRPr="007036CE">
              <w:rPr>
                <w:szCs w:val="22"/>
              </w:rPr>
              <w:t>Обязательность</w:t>
            </w:r>
          </w:p>
        </w:tc>
        <w:tc>
          <w:tcPr>
            <w:tcW w:w="315" w:type="pct"/>
            <w:hideMark/>
          </w:tcPr>
          <w:p w14:paraId="32FAEA22" w14:textId="77777777" w:rsidR="00FC4D29" w:rsidRPr="007036CE" w:rsidRDefault="00FC4D29" w:rsidP="00FC4D29">
            <w:pPr>
              <w:pStyle w:val="GOSTTableHead"/>
              <w:rPr>
                <w:szCs w:val="22"/>
              </w:rPr>
            </w:pPr>
            <w:r w:rsidRPr="007036CE">
              <w:rPr>
                <w:szCs w:val="22"/>
              </w:rPr>
              <w:t>Размерность</w:t>
            </w:r>
          </w:p>
        </w:tc>
        <w:tc>
          <w:tcPr>
            <w:tcW w:w="2035" w:type="pct"/>
          </w:tcPr>
          <w:p w14:paraId="5EF4DEE9" w14:textId="77777777" w:rsidR="00FC4D29" w:rsidRPr="007036CE" w:rsidRDefault="00FC4D29" w:rsidP="00FC4D29">
            <w:pPr>
              <w:pStyle w:val="GOSTTableHead"/>
              <w:rPr>
                <w:szCs w:val="22"/>
              </w:rPr>
            </w:pPr>
            <w:r w:rsidRPr="007036CE">
              <w:rPr>
                <w:szCs w:val="22"/>
              </w:rPr>
              <w:t>Описание</w:t>
            </w:r>
          </w:p>
        </w:tc>
      </w:tr>
      <w:tr w:rsidR="00011720" w:rsidRPr="007036CE" w14:paraId="69820390" w14:textId="77777777" w:rsidTr="00F92E5F">
        <w:tc>
          <w:tcPr>
            <w:tcW w:w="1100" w:type="pct"/>
          </w:tcPr>
          <w:p w14:paraId="0BE1FB67" w14:textId="77777777" w:rsidR="00FC4D29" w:rsidRPr="007036CE" w:rsidRDefault="00FC4D29" w:rsidP="00FC4D29">
            <w:pPr>
              <w:pStyle w:val="GOSTTablenorm"/>
            </w:pPr>
            <w:r w:rsidRPr="007036CE">
              <w:rPr>
                <w:szCs w:val="22"/>
              </w:rPr>
              <w:t>Номер документа</w:t>
            </w:r>
          </w:p>
        </w:tc>
        <w:tc>
          <w:tcPr>
            <w:tcW w:w="750" w:type="pct"/>
          </w:tcPr>
          <w:p w14:paraId="77764F0B" w14:textId="77777777" w:rsidR="00FC4D29" w:rsidRPr="007036CE" w:rsidRDefault="009C00BD" w:rsidP="0009288F">
            <w:pPr>
              <w:pStyle w:val="GOSTTablenorm"/>
            </w:pPr>
            <w:r w:rsidRPr="007036CE">
              <w:t>TtlPrt_NumDoc</w:t>
            </w:r>
          </w:p>
        </w:tc>
        <w:tc>
          <w:tcPr>
            <w:tcW w:w="500" w:type="pct"/>
          </w:tcPr>
          <w:p w14:paraId="10C354C8" w14:textId="77777777" w:rsidR="00FC4D29" w:rsidRPr="007036CE" w:rsidRDefault="00FC4D29" w:rsidP="00FC4D29">
            <w:pPr>
              <w:pStyle w:val="GOSTTablenorm"/>
            </w:pPr>
            <w:r w:rsidRPr="007036CE">
              <w:rPr>
                <w:szCs w:val="22"/>
              </w:rPr>
              <w:t>Строка</w:t>
            </w:r>
          </w:p>
        </w:tc>
        <w:tc>
          <w:tcPr>
            <w:tcW w:w="300" w:type="pct"/>
          </w:tcPr>
          <w:p w14:paraId="309832D5" w14:textId="77777777" w:rsidR="00FC4D29" w:rsidRPr="007036CE" w:rsidRDefault="00FC4D29" w:rsidP="00FC4D29">
            <w:pPr>
              <w:pStyle w:val="GOSTTablenorm"/>
            </w:pPr>
            <w:r w:rsidRPr="007036CE">
              <w:rPr>
                <w:szCs w:val="22"/>
              </w:rPr>
              <w:t>Да</w:t>
            </w:r>
          </w:p>
        </w:tc>
        <w:tc>
          <w:tcPr>
            <w:tcW w:w="315" w:type="pct"/>
          </w:tcPr>
          <w:p w14:paraId="59E2D55E" w14:textId="77777777" w:rsidR="00FC4D29" w:rsidRPr="007036CE" w:rsidRDefault="00FC4D29" w:rsidP="00FC4D29">
            <w:pPr>
              <w:pStyle w:val="GOSTTablenorm"/>
            </w:pPr>
            <w:r w:rsidRPr="007036CE">
              <w:t>&lt;=50</w:t>
            </w:r>
          </w:p>
        </w:tc>
        <w:tc>
          <w:tcPr>
            <w:tcW w:w="2035" w:type="pct"/>
          </w:tcPr>
          <w:p w14:paraId="6E2055A1" w14:textId="77777777" w:rsidR="00FC4D29" w:rsidRPr="007036CE" w:rsidRDefault="00FC4D29" w:rsidP="00FC4D29">
            <w:pPr>
              <w:pStyle w:val="GOSTTablenorm"/>
            </w:pPr>
            <w:r w:rsidRPr="007036CE">
              <w:rPr>
                <w:szCs w:val="22"/>
              </w:rPr>
              <w:t>Указывается номер документа</w:t>
            </w:r>
          </w:p>
        </w:tc>
      </w:tr>
      <w:tr w:rsidR="00011720" w:rsidRPr="007036CE" w14:paraId="2627D301" w14:textId="77777777" w:rsidTr="00F92E5F">
        <w:tc>
          <w:tcPr>
            <w:tcW w:w="1100" w:type="pct"/>
          </w:tcPr>
          <w:p w14:paraId="3BCF91BD" w14:textId="77777777" w:rsidR="00FC4D29" w:rsidRPr="007036CE" w:rsidRDefault="00FC4D29" w:rsidP="00FC4D29">
            <w:pPr>
              <w:pStyle w:val="GOSTTablenorm"/>
            </w:pPr>
            <w:r w:rsidRPr="007036CE">
              <w:rPr>
                <w:szCs w:val="22"/>
              </w:rPr>
              <w:t>Дата документа</w:t>
            </w:r>
          </w:p>
        </w:tc>
        <w:tc>
          <w:tcPr>
            <w:tcW w:w="750" w:type="pct"/>
          </w:tcPr>
          <w:p w14:paraId="2516E51D" w14:textId="77777777" w:rsidR="00FC4D29" w:rsidRPr="007036CE" w:rsidRDefault="009C00BD" w:rsidP="0009288F">
            <w:pPr>
              <w:pStyle w:val="GOSTTablenorm"/>
            </w:pPr>
            <w:r w:rsidRPr="007036CE">
              <w:t>TtlPrt_DcDt</w:t>
            </w:r>
          </w:p>
        </w:tc>
        <w:tc>
          <w:tcPr>
            <w:tcW w:w="500" w:type="pct"/>
          </w:tcPr>
          <w:p w14:paraId="7A606120" w14:textId="77777777" w:rsidR="00FC4D29" w:rsidRPr="007036CE" w:rsidRDefault="00FC4D29" w:rsidP="00FC4D29">
            <w:pPr>
              <w:pStyle w:val="GOSTTablenorm"/>
            </w:pPr>
            <w:r w:rsidRPr="007036CE">
              <w:rPr>
                <w:bCs/>
                <w:szCs w:val="22"/>
              </w:rPr>
              <w:t>Дата</w:t>
            </w:r>
          </w:p>
        </w:tc>
        <w:tc>
          <w:tcPr>
            <w:tcW w:w="300" w:type="pct"/>
          </w:tcPr>
          <w:p w14:paraId="5E7AEF6D" w14:textId="77777777" w:rsidR="00FC4D29" w:rsidRPr="007036CE" w:rsidRDefault="00FC4D29" w:rsidP="00FC4D29">
            <w:pPr>
              <w:pStyle w:val="GOSTTablenorm"/>
            </w:pPr>
            <w:r w:rsidRPr="007036CE">
              <w:rPr>
                <w:szCs w:val="22"/>
              </w:rPr>
              <w:t>Да</w:t>
            </w:r>
          </w:p>
        </w:tc>
        <w:tc>
          <w:tcPr>
            <w:tcW w:w="315" w:type="pct"/>
          </w:tcPr>
          <w:p w14:paraId="2D400A88" w14:textId="77777777" w:rsidR="00FC4D29" w:rsidRPr="007036CE" w:rsidRDefault="00EE43CD" w:rsidP="00FC4D29">
            <w:pPr>
              <w:pStyle w:val="GOSTTablenorm"/>
            </w:pPr>
            <w:r w:rsidRPr="007036CE">
              <w:t>-</w:t>
            </w:r>
          </w:p>
        </w:tc>
        <w:tc>
          <w:tcPr>
            <w:tcW w:w="2035" w:type="pct"/>
          </w:tcPr>
          <w:p w14:paraId="0CE0C665" w14:textId="77777777" w:rsidR="00FC4D29" w:rsidRPr="007036CE" w:rsidRDefault="00FC4D29" w:rsidP="00FC4D29">
            <w:pPr>
              <w:pStyle w:val="GOSTTablenorm"/>
            </w:pPr>
            <w:r w:rsidRPr="007036CE">
              <w:rPr>
                <w:szCs w:val="22"/>
              </w:rPr>
              <w:t>Указывается дата документа в формате YYYY-MM-DD</w:t>
            </w:r>
          </w:p>
        </w:tc>
      </w:tr>
      <w:tr w:rsidR="00011720" w:rsidRPr="007036CE" w14:paraId="3A5E2770" w14:textId="77777777" w:rsidTr="00F92E5F">
        <w:tc>
          <w:tcPr>
            <w:tcW w:w="1100" w:type="pct"/>
          </w:tcPr>
          <w:p w14:paraId="60D69DAF" w14:textId="77777777" w:rsidR="005B3EFA" w:rsidRPr="007036CE" w:rsidRDefault="005B3EFA" w:rsidP="005B3EFA">
            <w:pPr>
              <w:pStyle w:val="GOSTTablenorm"/>
              <w:rPr>
                <w:szCs w:val="22"/>
              </w:rPr>
            </w:pPr>
            <w:r w:rsidRPr="007036CE">
              <w:rPr>
                <w:szCs w:val="22"/>
              </w:rPr>
              <w:t>Вид документа</w:t>
            </w:r>
          </w:p>
        </w:tc>
        <w:tc>
          <w:tcPr>
            <w:tcW w:w="750" w:type="pct"/>
          </w:tcPr>
          <w:p w14:paraId="246C37FD" w14:textId="77777777" w:rsidR="005B3EFA" w:rsidRPr="007036CE" w:rsidRDefault="009C3922" w:rsidP="0009288F">
            <w:pPr>
              <w:pStyle w:val="GOSTTablenorm"/>
            </w:pPr>
            <w:r w:rsidRPr="007036CE">
              <w:t>StmInfrmtn_DcTp</w:t>
            </w:r>
          </w:p>
        </w:tc>
        <w:tc>
          <w:tcPr>
            <w:tcW w:w="500" w:type="pct"/>
          </w:tcPr>
          <w:p w14:paraId="66ACB096" w14:textId="77777777" w:rsidR="005B3EFA" w:rsidRPr="007036CE" w:rsidRDefault="005B3EFA" w:rsidP="005B3EFA">
            <w:pPr>
              <w:pStyle w:val="GOSTTablenorm"/>
              <w:rPr>
                <w:bCs/>
                <w:szCs w:val="22"/>
              </w:rPr>
            </w:pPr>
            <w:r w:rsidRPr="007036CE">
              <w:rPr>
                <w:bCs/>
                <w:szCs w:val="22"/>
              </w:rPr>
              <w:t>Строка</w:t>
            </w:r>
          </w:p>
        </w:tc>
        <w:tc>
          <w:tcPr>
            <w:tcW w:w="300" w:type="pct"/>
          </w:tcPr>
          <w:p w14:paraId="09FF55DE" w14:textId="77777777" w:rsidR="005B3EFA" w:rsidRPr="007036CE" w:rsidRDefault="005B3EFA" w:rsidP="005B3EFA">
            <w:pPr>
              <w:pStyle w:val="GOSTTablenorm"/>
              <w:rPr>
                <w:szCs w:val="22"/>
              </w:rPr>
            </w:pPr>
            <w:r w:rsidRPr="007036CE">
              <w:rPr>
                <w:szCs w:val="22"/>
              </w:rPr>
              <w:t>Да</w:t>
            </w:r>
          </w:p>
        </w:tc>
        <w:tc>
          <w:tcPr>
            <w:tcW w:w="315" w:type="pct"/>
          </w:tcPr>
          <w:p w14:paraId="238DE44A" w14:textId="77777777" w:rsidR="005B3EFA" w:rsidRPr="007036CE" w:rsidRDefault="005B3EFA" w:rsidP="005B3EFA">
            <w:pPr>
              <w:pStyle w:val="GOSTTablenorm"/>
            </w:pPr>
            <w:r w:rsidRPr="007036CE">
              <w:t>=3</w:t>
            </w:r>
          </w:p>
        </w:tc>
        <w:tc>
          <w:tcPr>
            <w:tcW w:w="2035" w:type="pct"/>
          </w:tcPr>
          <w:p w14:paraId="157BBF08" w14:textId="77777777" w:rsidR="005B3EFA" w:rsidRPr="007036CE" w:rsidRDefault="005B3EFA" w:rsidP="005B3EFA">
            <w:pPr>
              <w:pStyle w:val="GOSTTablenorm"/>
              <w:rPr>
                <w:szCs w:val="22"/>
              </w:rPr>
            </w:pPr>
            <w:r w:rsidRPr="007036CE">
              <w:rPr>
                <w:szCs w:val="22"/>
              </w:rPr>
              <w:t xml:space="preserve">Указывается </w:t>
            </w:r>
            <w:r w:rsidR="009E4B64" w:rsidRPr="007036CE">
              <w:rPr>
                <w:szCs w:val="22"/>
              </w:rPr>
              <w:t>код вида</w:t>
            </w:r>
            <w:r w:rsidRPr="007036CE">
              <w:rPr>
                <w:szCs w:val="22"/>
              </w:rPr>
              <w:t xml:space="preserve"> документа.</w:t>
            </w:r>
          </w:p>
          <w:p w14:paraId="475C48B5" w14:textId="77777777" w:rsidR="005B3EFA" w:rsidRPr="007036CE" w:rsidRDefault="009E4B64" w:rsidP="009E4B64">
            <w:pPr>
              <w:pStyle w:val="GOSTTablenorm"/>
              <w:rPr>
                <w:szCs w:val="22"/>
              </w:rPr>
            </w:pPr>
            <w:r w:rsidRPr="007036CE">
              <w:rPr>
                <w:szCs w:val="22"/>
              </w:rPr>
              <w:t>Заполняется</w:t>
            </w:r>
            <w:r w:rsidR="0015184F" w:rsidRPr="007036CE">
              <w:rPr>
                <w:szCs w:val="22"/>
              </w:rPr>
              <w:t xml:space="preserve"> значение</w:t>
            </w:r>
            <w:r w:rsidRPr="007036CE">
              <w:rPr>
                <w:szCs w:val="22"/>
              </w:rPr>
              <w:t xml:space="preserve">м </w:t>
            </w:r>
            <w:r w:rsidR="005B3EFA" w:rsidRPr="007036CE">
              <w:t>«АКЗ»</w:t>
            </w:r>
          </w:p>
        </w:tc>
      </w:tr>
      <w:tr w:rsidR="00011720" w:rsidRPr="007036CE" w14:paraId="4B229D2C" w14:textId="77777777" w:rsidTr="00F92E5F">
        <w:tc>
          <w:tcPr>
            <w:tcW w:w="1100" w:type="pct"/>
          </w:tcPr>
          <w:p w14:paraId="491BCBCE" w14:textId="77777777" w:rsidR="00FC4D29" w:rsidRPr="007036CE" w:rsidRDefault="00FC4D29" w:rsidP="00FC4D29">
            <w:pPr>
              <w:pStyle w:val="GOSTTablenorm"/>
            </w:pPr>
            <w:r w:rsidRPr="007036CE">
              <w:rPr>
                <w:szCs w:val="22"/>
              </w:rPr>
              <w:t>Контур</w:t>
            </w:r>
          </w:p>
        </w:tc>
        <w:tc>
          <w:tcPr>
            <w:tcW w:w="750" w:type="pct"/>
          </w:tcPr>
          <w:p w14:paraId="4A6668B0" w14:textId="77777777" w:rsidR="00FC4D29" w:rsidRPr="007036CE" w:rsidRDefault="00095DC1" w:rsidP="0009288F">
            <w:pPr>
              <w:pStyle w:val="GOSTTablenorm"/>
            </w:pPr>
            <w:r w:rsidRPr="007036CE">
              <w:t>StmInfrmtn_Contour</w:t>
            </w:r>
          </w:p>
        </w:tc>
        <w:tc>
          <w:tcPr>
            <w:tcW w:w="500" w:type="pct"/>
          </w:tcPr>
          <w:p w14:paraId="55CB1362" w14:textId="77777777" w:rsidR="00FC4D29" w:rsidRPr="007036CE" w:rsidRDefault="00FC4D29" w:rsidP="00FC4D29">
            <w:pPr>
              <w:pStyle w:val="GOSTTablenorm"/>
            </w:pPr>
            <w:r w:rsidRPr="007036CE">
              <w:rPr>
                <w:szCs w:val="22"/>
              </w:rPr>
              <w:t>Строка</w:t>
            </w:r>
          </w:p>
        </w:tc>
        <w:tc>
          <w:tcPr>
            <w:tcW w:w="300" w:type="pct"/>
          </w:tcPr>
          <w:p w14:paraId="6AB38292" w14:textId="77777777" w:rsidR="00FC4D29" w:rsidRPr="007036CE" w:rsidRDefault="00FC4D29" w:rsidP="00FC4D29">
            <w:pPr>
              <w:pStyle w:val="GOSTTablenorm"/>
            </w:pPr>
            <w:r w:rsidRPr="007036CE">
              <w:rPr>
                <w:szCs w:val="22"/>
              </w:rPr>
              <w:t>Да</w:t>
            </w:r>
          </w:p>
        </w:tc>
        <w:tc>
          <w:tcPr>
            <w:tcW w:w="315" w:type="pct"/>
          </w:tcPr>
          <w:p w14:paraId="03A5116E" w14:textId="77777777" w:rsidR="00FC4D29" w:rsidRPr="007036CE" w:rsidRDefault="00FC4D29" w:rsidP="00FC4D29">
            <w:pPr>
              <w:pStyle w:val="GOSTTablenorm"/>
            </w:pPr>
            <w:r w:rsidRPr="007036CE">
              <w:rPr>
                <w:szCs w:val="22"/>
              </w:rPr>
              <w:t>=1</w:t>
            </w:r>
          </w:p>
        </w:tc>
        <w:tc>
          <w:tcPr>
            <w:tcW w:w="2035" w:type="pct"/>
          </w:tcPr>
          <w:p w14:paraId="6E9A5C22" w14:textId="77777777" w:rsidR="00FC4D29" w:rsidRPr="007036CE" w:rsidRDefault="00FC4D29" w:rsidP="00FC4D29">
            <w:pPr>
              <w:pStyle w:val="GOSTTablenorm"/>
              <w:rPr>
                <w:szCs w:val="22"/>
              </w:rPr>
            </w:pPr>
            <w:r w:rsidRPr="007036CE">
              <w:rPr>
                <w:szCs w:val="22"/>
              </w:rPr>
              <w:t>Указывается код контура,</w:t>
            </w:r>
            <w:r w:rsidR="00281CBD" w:rsidRPr="007036CE">
              <w:rPr>
                <w:szCs w:val="22"/>
              </w:rPr>
              <w:t xml:space="preserve"> в котором проводится операция.</w:t>
            </w:r>
          </w:p>
          <w:p w14:paraId="32CD86E1" w14:textId="77777777" w:rsidR="00FC4D29" w:rsidRPr="007036CE" w:rsidRDefault="00FC4D29" w:rsidP="00FC4D29">
            <w:pPr>
              <w:pStyle w:val="GOSTTablenorm"/>
              <w:rPr>
                <w:szCs w:val="22"/>
              </w:rPr>
            </w:pPr>
            <w:r w:rsidRPr="007036CE">
              <w:rPr>
                <w:szCs w:val="22"/>
              </w:rPr>
              <w:t>Возможные значения:</w:t>
            </w:r>
          </w:p>
          <w:p w14:paraId="11BC2967" w14:textId="47820CDF" w:rsidR="00FC4D29" w:rsidRPr="007036CE" w:rsidRDefault="00FC4D29" w:rsidP="00FC4D29">
            <w:pPr>
              <w:pStyle w:val="GOSTTableListMark1"/>
            </w:pPr>
            <w:r w:rsidRPr="007036CE">
              <w:t>«</w:t>
            </w:r>
            <w:r w:rsidR="00666E41" w:rsidRPr="007036CE">
              <w:rPr>
                <w:lang w:val="en-US"/>
              </w:rPr>
              <w:t>O</w:t>
            </w:r>
            <w:r w:rsidRPr="007036CE">
              <w:t xml:space="preserve">» </w:t>
            </w:r>
            <w:r w:rsidR="00FB1651" w:rsidRPr="007036CE">
              <w:t>–</w:t>
            </w:r>
            <w:r w:rsidRPr="007036CE">
              <w:rPr>
                <w:lang w:val="en-US"/>
              </w:rPr>
              <w:t xml:space="preserve"> </w:t>
            </w:r>
            <w:r w:rsidRPr="007036CE">
              <w:t>открытый;</w:t>
            </w:r>
          </w:p>
          <w:p w14:paraId="7A8D08B7" w14:textId="72A198AB" w:rsidR="00FC4D29" w:rsidRPr="007036CE" w:rsidRDefault="00FC4D29" w:rsidP="00FC4D29">
            <w:pPr>
              <w:pStyle w:val="GOSTTableListMark1"/>
            </w:pPr>
            <w:r w:rsidRPr="007036CE">
              <w:t>«</w:t>
            </w:r>
            <w:r w:rsidRPr="007036CE">
              <w:rPr>
                <w:lang w:val="en-US"/>
              </w:rPr>
              <w:t>S</w:t>
            </w:r>
            <w:r w:rsidRPr="007036CE">
              <w:t>»</w:t>
            </w:r>
            <w:r w:rsidRPr="007036CE">
              <w:rPr>
                <w:lang w:val="en-US"/>
              </w:rPr>
              <w:t xml:space="preserve"> </w:t>
            </w:r>
            <w:r w:rsidR="00FB1651" w:rsidRPr="007036CE">
              <w:t>–</w:t>
            </w:r>
            <w:r w:rsidRPr="007036CE">
              <w:rPr>
                <w:lang w:val="en-US"/>
              </w:rPr>
              <w:t xml:space="preserve"> </w:t>
            </w:r>
            <w:r w:rsidRPr="007036CE">
              <w:t>защищенный;</w:t>
            </w:r>
          </w:p>
          <w:p w14:paraId="0F944C72" w14:textId="6A755469" w:rsidR="00FC4D29" w:rsidRPr="007036CE" w:rsidRDefault="0009288F" w:rsidP="00FC4D29">
            <w:pPr>
              <w:pStyle w:val="GOSTTableListMark1"/>
            </w:pPr>
            <w:r w:rsidRPr="007036CE">
              <w:t>«</w:t>
            </w:r>
            <w:r w:rsidR="00FC4D29" w:rsidRPr="007036CE">
              <w:t>1</w:t>
            </w:r>
            <w:r w:rsidRPr="007036CE">
              <w:t>»</w:t>
            </w:r>
            <w:r w:rsidR="00FC4D29" w:rsidRPr="007036CE">
              <w:t xml:space="preserve"> </w:t>
            </w:r>
            <w:r w:rsidR="00FB1651" w:rsidRPr="007036CE">
              <w:t>–</w:t>
            </w:r>
            <w:r w:rsidR="00FC4D29" w:rsidRPr="007036CE">
              <w:t xml:space="preserve"> открытый;</w:t>
            </w:r>
          </w:p>
          <w:p w14:paraId="47455D8C" w14:textId="180B99B9" w:rsidR="00FC4D29" w:rsidRPr="007036CE" w:rsidRDefault="0009288F" w:rsidP="00FB1651">
            <w:pPr>
              <w:pStyle w:val="GOSTTableListMark1"/>
            </w:pPr>
            <w:r w:rsidRPr="007036CE">
              <w:t>«</w:t>
            </w:r>
            <w:r w:rsidR="00FC4D29" w:rsidRPr="007036CE">
              <w:t>2</w:t>
            </w:r>
            <w:r w:rsidRPr="007036CE">
              <w:t>»</w:t>
            </w:r>
            <w:r w:rsidR="00FC4D29" w:rsidRPr="007036CE">
              <w:t xml:space="preserve"> </w:t>
            </w:r>
            <w:r w:rsidR="00FB1651" w:rsidRPr="007036CE">
              <w:t>–</w:t>
            </w:r>
            <w:r w:rsidR="00FC4D29" w:rsidRPr="007036CE">
              <w:t xml:space="preserve"> защищенный</w:t>
            </w:r>
          </w:p>
        </w:tc>
      </w:tr>
      <w:tr w:rsidR="00011720" w:rsidRPr="007036CE" w14:paraId="7476BB4F" w14:textId="77777777" w:rsidTr="00F92E5F">
        <w:tc>
          <w:tcPr>
            <w:tcW w:w="1100" w:type="pct"/>
          </w:tcPr>
          <w:p w14:paraId="09F48E9C" w14:textId="77777777" w:rsidR="00FC4D29" w:rsidRPr="007036CE" w:rsidRDefault="00FC4D29" w:rsidP="00FC4D29">
            <w:pPr>
              <w:pStyle w:val="GOSTTablenorm"/>
            </w:pPr>
            <w:r w:rsidRPr="007036CE">
              <w:rPr>
                <w:szCs w:val="22"/>
              </w:rPr>
              <w:t>Уровень конфиденциальности</w:t>
            </w:r>
          </w:p>
        </w:tc>
        <w:tc>
          <w:tcPr>
            <w:tcW w:w="750" w:type="pct"/>
          </w:tcPr>
          <w:p w14:paraId="060FA030" w14:textId="77777777" w:rsidR="00FC4D29" w:rsidRPr="007036CE" w:rsidRDefault="00095DC1" w:rsidP="0009288F">
            <w:pPr>
              <w:pStyle w:val="GOSTTablenorm"/>
            </w:pPr>
            <w:r w:rsidRPr="007036CE">
              <w:t>StmInfrmtn_AccessLevelStereotype</w:t>
            </w:r>
          </w:p>
        </w:tc>
        <w:tc>
          <w:tcPr>
            <w:tcW w:w="500" w:type="pct"/>
          </w:tcPr>
          <w:p w14:paraId="2080F6AE" w14:textId="77777777" w:rsidR="00FC4D29" w:rsidRPr="007036CE" w:rsidRDefault="00FC4D29" w:rsidP="00FC4D29">
            <w:pPr>
              <w:pStyle w:val="GOSTTablenorm"/>
            </w:pPr>
            <w:r w:rsidRPr="007036CE">
              <w:rPr>
                <w:szCs w:val="22"/>
              </w:rPr>
              <w:t>Число</w:t>
            </w:r>
          </w:p>
        </w:tc>
        <w:tc>
          <w:tcPr>
            <w:tcW w:w="300" w:type="pct"/>
          </w:tcPr>
          <w:p w14:paraId="0E842F41" w14:textId="77777777" w:rsidR="00FC4D29" w:rsidRPr="007036CE" w:rsidRDefault="00FC4D29" w:rsidP="00FC4D29">
            <w:pPr>
              <w:pStyle w:val="GOSTTablenorm"/>
            </w:pPr>
            <w:r w:rsidRPr="007036CE">
              <w:rPr>
                <w:szCs w:val="22"/>
              </w:rPr>
              <w:t>Да</w:t>
            </w:r>
          </w:p>
        </w:tc>
        <w:tc>
          <w:tcPr>
            <w:tcW w:w="315" w:type="pct"/>
          </w:tcPr>
          <w:p w14:paraId="00159361" w14:textId="77777777" w:rsidR="00FC4D29" w:rsidRPr="007036CE" w:rsidRDefault="00FC4D29" w:rsidP="00FC4D29">
            <w:pPr>
              <w:pStyle w:val="GOSTTablenorm"/>
            </w:pPr>
            <w:r w:rsidRPr="007036CE">
              <w:rPr>
                <w:szCs w:val="22"/>
              </w:rPr>
              <w:t>=1</w:t>
            </w:r>
          </w:p>
        </w:tc>
        <w:tc>
          <w:tcPr>
            <w:tcW w:w="2035" w:type="pct"/>
          </w:tcPr>
          <w:p w14:paraId="56C39DA5" w14:textId="77777777" w:rsidR="00FC4D29" w:rsidRPr="007036CE" w:rsidRDefault="00FC4D29" w:rsidP="00FC4D29">
            <w:pPr>
              <w:pStyle w:val="GOSTTablenorm"/>
              <w:rPr>
                <w:szCs w:val="22"/>
              </w:rPr>
            </w:pPr>
            <w:r w:rsidRPr="007036CE">
              <w:rPr>
                <w:szCs w:val="22"/>
              </w:rPr>
              <w:t>Указывается уровень конфиденциальности документа.</w:t>
            </w:r>
          </w:p>
          <w:p w14:paraId="29839FA1" w14:textId="77777777" w:rsidR="00FC4D29" w:rsidRPr="007036CE" w:rsidRDefault="00FC4D29" w:rsidP="00FC4D29">
            <w:pPr>
              <w:pStyle w:val="GOSTTablenorm"/>
              <w:rPr>
                <w:szCs w:val="22"/>
              </w:rPr>
            </w:pPr>
            <w:r w:rsidRPr="007036CE">
              <w:rPr>
                <w:szCs w:val="22"/>
              </w:rPr>
              <w:t>Возможные значения:</w:t>
            </w:r>
          </w:p>
          <w:p w14:paraId="398FBF0D" w14:textId="14FC1990" w:rsidR="00FC4D29" w:rsidRPr="007036CE" w:rsidRDefault="00FC4D29" w:rsidP="00FC4D29">
            <w:pPr>
              <w:pStyle w:val="GOSTTableListMark1"/>
            </w:pPr>
            <w:r w:rsidRPr="007036CE">
              <w:t xml:space="preserve">«0» </w:t>
            </w:r>
            <w:r w:rsidR="00FB1651" w:rsidRPr="007036CE">
              <w:t>–</w:t>
            </w:r>
            <w:r w:rsidRPr="007036CE">
              <w:t xml:space="preserve"> </w:t>
            </w:r>
            <w:r w:rsidR="00AB40FF" w:rsidRPr="007036CE">
              <w:t>н</w:t>
            </w:r>
            <w:r w:rsidRPr="007036CE">
              <w:t>есекретно;</w:t>
            </w:r>
          </w:p>
          <w:p w14:paraId="5AA12E36" w14:textId="4DC11537" w:rsidR="00FC4D29" w:rsidRPr="007036CE" w:rsidRDefault="00FC4D29" w:rsidP="00AB40FF">
            <w:pPr>
              <w:pStyle w:val="GOSTTableListMark1"/>
            </w:pPr>
            <w:r w:rsidRPr="007036CE">
              <w:t xml:space="preserve">«1» </w:t>
            </w:r>
            <w:r w:rsidR="00FB1651" w:rsidRPr="007036CE">
              <w:t>–</w:t>
            </w:r>
            <w:r w:rsidRPr="007036CE">
              <w:t xml:space="preserve"> </w:t>
            </w:r>
            <w:r w:rsidR="00AB40FF" w:rsidRPr="007036CE">
              <w:t>д</w:t>
            </w:r>
            <w:r w:rsidRPr="007036CE">
              <w:t>ля служебного пользования</w:t>
            </w:r>
          </w:p>
        </w:tc>
      </w:tr>
      <w:tr w:rsidR="00011720" w:rsidRPr="007036CE" w14:paraId="78794887" w14:textId="77777777" w:rsidTr="00F92E5F">
        <w:tc>
          <w:tcPr>
            <w:tcW w:w="1100" w:type="pct"/>
          </w:tcPr>
          <w:p w14:paraId="09FCC2E8" w14:textId="77777777" w:rsidR="00FC4D29" w:rsidRPr="007036CE" w:rsidRDefault="00FC4D29" w:rsidP="00FC4D29">
            <w:pPr>
              <w:pStyle w:val="GOSTTablenorm"/>
            </w:pPr>
            <w:r w:rsidRPr="007036CE">
              <w:rPr>
                <w:szCs w:val="22"/>
              </w:rPr>
              <w:t>Код бюджета</w:t>
            </w:r>
          </w:p>
        </w:tc>
        <w:tc>
          <w:tcPr>
            <w:tcW w:w="750" w:type="pct"/>
          </w:tcPr>
          <w:p w14:paraId="40CE05D7" w14:textId="77777777" w:rsidR="00FC4D29" w:rsidRPr="007036CE" w:rsidRDefault="00095DC1" w:rsidP="0009288F">
            <w:pPr>
              <w:pStyle w:val="GOSTTablenorm"/>
            </w:pPr>
            <w:r w:rsidRPr="007036CE">
              <w:t>StmInfrmtn_BudgetCd</w:t>
            </w:r>
          </w:p>
        </w:tc>
        <w:tc>
          <w:tcPr>
            <w:tcW w:w="500" w:type="pct"/>
          </w:tcPr>
          <w:p w14:paraId="3AC2CE7D" w14:textId="77777777" w:rsidR="00FC4D29" w:rsidRPr="007036CE" w:rsidRDefault="00FC4D29" w:rsidP="00FC4D29">
            <w:pPr>
              <w:pStyle w:val="GOSTTablenorm"/>
            </w:pPr>
            <w:r w:rsidRPr="007036CE">
              <w:rPr>
                <w:szCs w:val="22"/>
              </w:rPr>
              <w:t>Строка</w:t>
            </w:r>
          </w:p>
        </w:tc>
        <w:tc>
          <w:tcPr>
            <w:tcW w:w="300" w:type="pct"/>
          </w:tcPr>
          <w:p w14:paraId="5E7872E4" w14:textId="77777777" w:rsidR="00FC4D29" w:rsidRPr="007036CE" w:rsidRDefault="00FC4D29" w:rsidP="00FC4D29">
            <w:pPr>
              <w:pStyle w:val="GOSTTablenorm"/>
            </w:pPr>
            <w:r w:rsidRPr="007036CE">
              <w:rPr>
                <w:szCs w:val="22"/>
              </w:rPr>
              <w:t>Да</w:t>
            </w:r>
          </w:p>
        </w:tc>
        <w:tc>
          <w:tcPr>
            <w:tcW w:w="315" w:type="pct"/>
          </w:tcPr>
          <w:p w14:paraId="4DDC7ABB" w14:textId="77777777" w:rsidR="00FC4D29" w:rsidRPr="007036CE" w:rsidRDefault="00FC4D29" w:rsidP="00FC4D29">
            <w:pPr>
              <w:pStyle w:val="GOSTTablenorm"/>
            </w:pPr>
            <w:r w:rsidRPr="007036CE">
              <w:rPr>
                <w:szCs w:val="22"/>
              </w:rPr>
              <w:t>=8</w:t>
            </w:r>
          </w:p>
        </w:tc>
        <w:tc>
          <w:tcPr>
            <w:tcW w:w="2035" w:type="pct"/>
          </w:tcPr>
          <w:p w14:paraId="1E5D32F9" w14:textId="77777777" w:rsidR="00FC4D29" w:rsidRPr="007036CE" w:rsidRDefault="00FC4D29" w:rsidP="00FC4D29">
            <w:pPr>
              <w:pStyle w:val="GOSTTablenorm"/>
            </w:pPr>
            <w:r w:rsidRPr="007036CE">
              <w:rPr>
                <w:szCs w:val="22"/>
              </w:rPr>
              <w:t>Указывается код бюджета в соответствии со справочником «Бюджеты»</w:t>
            </w:r>
          </w:p>
        </w:tc>
      </w:tr>
      <w:tr w:rsidR="00011720" w:rsidRPr="007036CE" w14:paraId="2CFA0B62" w14:textId="77777777" w:rsidTr="00F92E5F">
        <w:tc>
          <w:tcPr>
            <w:tcW w:w="1100" w:type="pct"/>
          </w:tcPr>
          <w:p w14:paraId="5FE06D95" w14:textId="77777777" w:rsidR="00FC4D29" w:rsidRPr="007036CE" w:rsidRDefault="00FC4D29" w:rsidP="00FC4D29">
            <w:pPr>
              <w:pStyle w:val="GOSTTablenorm"/>
            </w:pPr>
            <w:r w:rsidRPr="007036CE">
              <w:rPr>
                <w:szCs w:val="22"/>
              </w:rPr>
              <w:t>Номер лицевого счета плательщи</w:t>
            </w:r>
            <w:r w:rsidRPr="007036CE">
              <w:rPr>
                <w:szCs w:val="22"/>
              </w:rPr>
              <w:lastRenderedPageBreak/>
              <w:t>ка</w:t>
            </w:r>
          </w:p>
        </w:tc>
        <w:tc>
          <w:tcPr>
            <w:tcW w:w="750" w:type="pct"/>
          </w:tcPr>
          <w:p w14:paraId="3FD8E7C9" w14:textId="77777777" w:rsidR="00FC4D29" w:rsidRPr="007036CE" w:rsidRDefault="00095DC1" w:rsidP="0009288F">
            <w:pPr>
              <w:pStyle w:val="GOSTTablenorm"/>
            </w:pPr>
            <w:r w:rsidRPr="007036CE">
              <w:lastRenderedPageBreak/>
              <w:t>TtlPrt_PAY_NmbLS</w:t>
            </w:r>
          </w:p>
        </w:tc>
        <w:tc>
          <w:tcPr>
            <w:tcW w:w="500" w:type="pct"/>
          </w:tcPr>
          <w:p w14:paraId="7F40F11E" w14:textId="77777777" w:rsidR="00FC4D29" w:rsidRPr="007036CE" w:rsidRDefault="00FC4D29" w:rsidP="00FC4D29">
            <w:pPr>
              <w:pStyle w:val="GOSTTablenorm"/>
            </w:pPr>
            <w:r w:rsidRPr="007036CE">
              <w:rPr>
                <w:szCs w:val="22"/>
              </w:rPr>
              <w:t>Строка</w:t>
            </w:r>
          </w:p>
        </w:tc>
        <w:tc>
          <w:tcPr>
            <w:tcW w:w="300" w:type="pct"/>
          </w:tcPr>
          <w:p w14:paraId="796F09B3" w14:textId="77777777" w:rsidR="00FC4D29" w:rsidRPr="007036CE" w:rsidRDefault="00FC4D29" w:rsidP="00FC4D29">
            <w:pPr>
              <w:pStyle w:val="GOSTTablenorm"/>
            </w:pPr>
            <w:r w:rsidRPr="007036CE">
              <w:rPr>
                <w:szCs w:val="22"/>
              </w:rPr>
              <w:t>Да</w:t>
            </w:r>
          </w:p>
        </w:tc>
        <w:tc>
          <w:tcPr>
            <w:tcW w:w="315" w:type="pct"/>
          </w:tcPr>
          <w:p w14:paraId="33D41755" w14:textId="77777777" w:rsidR="00FC4D29" w:rsidRPr="007036CE" w:rsidRDefault="00FC4D29" w:rsidP="00FC4D29">
            <w:pPr>
              <w:pStyle w:val="GOSTTablenorm"/>
            </w:pPr>
            <w:r w:rsidRPr="007036CE">
              <w:rPr>
                <w:szCs w:val="22"/>
              </w:rPr>
              <w:t>=11</w:t>
            </w:r>
          </w:p>
        </w:tc>
        <w:tc>
          <w:tcPr>
            <w:tcW w:w="2035" w:type="pct"/>
          </w:tcPr>
          <w:p w14:paraId="6A8FE2BB" w14:textId="77777777" w:rsidR="00FC4D29" w:rsidRPr="007036CE" w:rsidRDefault="00FC4D29" w:rsidP="00FC4D29">
            <w:pPr>
              <w:pStyle w:val="GOSTTablenorm"/>
            </w:pPr>
            <w:r w:rsidRPr="007036CE">
              <w:rPr>
                <w:szCs w:val="22"/>
              </w:rPr>
              <w:t>Указывается номер лицевого счета плательщика</w:t>
            </w:r>
          </w:p>
        </w:tc>
      </w:tr>
      <w:tr w:rsidR="00C93177" w:rsidRPr="007036CE" w14:paraId="6AF4637D" w14:textId="77777777" w:rsidTr="00F92E5F">
        <w:tc>
          <w:tcPr>
            <w:tcW w:w="1100" w:type="pct"/>
          </w:tcPr>
          <w:p w14:paraId="0F937437" w14:textId="77777777" w:rsidR="00C93177" w:rsidRPr="007036CE" w:rsidRDefault="00C93177" w:rsidP="00C93177">
            <w:pPr>
              <w:pStyle w:val="GOSTTablenorm"/>
              <w:rPr>
                <w:szCs w:val="22"/>
              </w:rPr>
            </w:pPr>
            <w:r w:rsidRPr="007036CE">
              <w:t>Признак учета ПОФР на ЛС плательщика</w:t>
            </w:r>
          </w:p>
        </w:tc>
        <w:tc>
          <w:tcPr>
            <w:tcW w:w="750" w:type="pct"/>
          </w:tcPr>
          <w:p w14:paraId="26DE0BA4" w14:textId="77777777" w:rsidR="00C93177" w:rsidRPr="007036CE" w:rsidRDefault="00C93177" w:rsidP="00C93177">
            <w:pPr>
              <w:pStyle w:val="GOSTTablenorm"/>
            </w:pPr>
            <w:r w:rsidRPr="007036CE">
              <w:t>StmInfrmtn_SIGN_POFR_Snd</w:t>
            </w:r>
          </w:p>
        </w:tc>
        <w:tc>
          <w:tcPr>
            <w:tcW w:w="500" w:type="pct"/>
          </w:tcPr>
          <w:p w14:paraId="2F716C1E" w14:textId="77777777" w:rsidR="00C93177" w:rsidRPr="007036CE" w:rsidRDefault="00BB45B7" w:rsidP="00C93177">
            <w:pPr>
              <w:pStyle w:val="GOSTTablenorm"/>
              <w:rPr>
                <w:szCs w:val="22"/>
              </w:rPr>
            </w:pPr>
            <w:r w:rsidRPr="007036CE">
              <w:rPr>
                <w:szCs w:val="22"/>
              </w:rPr>
              <w:t>Логический</w:t>
            </w:r>
          </w:p>
        </w:tc>
        <w:tc>
          <w:tcPr>
            <w:tcW w:w="300" w:type="pct"/>
          </w:tcPr>
          <w:p w14:paraId="2D4D9710" w14:textId="77777777" w:rsidR="00C93177" w:rsidRPr="007036CE" w:rsidRDefault="00C93177" w:rsidP="00C93177">
            <w:pPr>
              <w:pStyle w:val="GOSTTablenorm"/>
              <w:rPr>
                <w:szCs w:val="22"/>
              </w:rPr>
            </w:pPr>
            <w:r w:rsidRPr="007036CE">
              <w:rPr>
                <w:szCs w:val="22"/>
              </w:rPr>
              <w:t>Да</w:t>
            </w:r>
          </w:p>
        </w:tc>
        <w:tc>
          <w:tcPr>
            <w:tcW w:w="315" w:type="pct"/>
          </w:tcPr>
          <w:p w14:paraId="14A90453" w14:textId="77777777" w:rsidR="00C93177" w:rsidRPr="007036CE" w:rsidRDefault="00BB45B7" w:rsidP="00C93177">
            <w:pPr>
              <w:pStyle w:val="GOSTTablenorm"/>
              <w:rPr>
                <w:szCs w:val="22"/>
              </w:rPr>
            </w:pPr>
            <w:r w:rsidRPr="007036CE">
              <w:rPr>
                <w:szCs w:val="22"/>
              </w:rPr>
              <w:t>-</w:t>
            </w:r>
          </w:p>
        </w:tc>
        <w:tc>
          <w:tcPr>
            <w:tcW w:w="2035" w:type="pct"/>
          </w:tcPr>
          <w:p w14:paraId="3317B0E1" w14:textId="77777777" w:rsidR="00C93177" w:rsidRPr="007036CE" w:rsidRDefault="00C93177" w:rsidP="00C93177">
            <w:pPr>
              <w:pStyle w:val="GOSTTablenorm"/>
            </w:pPr>
            <w:r w:rsidRPr="007036CE">
              <w:t xml:space="preserve">Указывается признак учета ПОФР </w:t>
            </w:r>
            <w:r w:rsidR="00281CBD" w:rsidRPr="007036CE">
              <w:t>на ЛС плательщика.</w:t>
            </w:r>
          </w:p>
          <w:p w14:paraId="2EE98194" w14:textId="77777777" w:rsidR="00C93177" w:rsidRPr="007036CE" w:rsidRDefault="00C93177" w:rsidP="00C93177">
            <w:pPr>
              <w:pStyle w:val="GOSTTablenorm"/>
              <w:rPr>
                <w:szCs w:val="22"/>
              </w:rPr>
            </w:pPr>
            <w:r w:rsidRPr="007036CE">
              <w:rPr>
                <w:szCs w:val="22"/>
              </w:rPr>
              <w:t>Возможные значения:</w:t>
            </w:r>
          </w:p>
          <w:p w14:paraId="4F1CDC70" w14:textId="5A31613D" w:rsidR="00EB1B05" w:rsidRPr="007036CE" w:rsidRDefault="00EB1B05" w:rsidP="00EB1B05">
            <w:pPr>
              <w:pStyle w:val="GOSTTableListMark1"/>
            </w:pPr>
            <w:r w:rsidRPr="007036CE">
              <w:t>«</w:t>
            </w:r>
            <w:r w:rsidRPr="007036CE">
              <w:rPr>
                <w:lang w:val="en-US"/>
              </w:rPr>
              <w:t>true</w:t>
            </w:r>
            <w:r w:rsidRPr="007036CE">
              <w:t xml:space="preserve">» </w:t>
            </w:r>
            <w:r w:rsidR="00FB1651" w:rsidRPr="007036CE">
              <w:t>–</w:t>
            </w:r>
            <w:r w:rsidRPr="007036CE">
              <w:t xml:space="preserve"> </w:t>
            </w:r>
            <w:r w:rsidR="00AB40FF" w:rsidRPr="007036CE">
              <w:t>д</w:t>
            </w:r>
            <w:r w:rsidRPr="007036CE">
              <w:t>а;</w:t>
            </w:r>
          </w:p>
          <w:p w14:paraId="21418E14" w14:textId="5EC92B00" w:rsidR="00C93177" w:rsidRPr="007036CE" w:rsidRDefault="00EB1B05" w:rsidP="00AB40FF">
            <w:pPr>
              <w:pStyle w:val="GOSTTableListMark1"/>
            </w:pPr>
            <w:r w:rsidRPr="007036CE">
              <w:t>«</w:t>
            </w:r>
            <w:r w:rsidRPr="007036CE">
              <w:rPr>
                <w:lang w:val="en-US"/>
              </w:rPr>
              <w:t>false</w:t>
            </w:r>
            <w:r w:rsidRPr="007036CE">
              <w:t xml:space="preserve">» </w:t>
            </w:r>
            <w:r w:rsidR="00FB1651" w:rsidRPr="007036CE">
              <w:t>–</w:t>
            </w:r>
            <w:r w:rsidRPr="007036CE">
              <w:t xml:space="preserve"> </w:t>
            </w:r>
            <w:r w:rsidR="00AB40FF" w:rsidRPr="007036CE">
              <w:t>н</w:t>
            </w:r>
            <w:r w:rsidRPr="007036CE">
              <w:t>ет</w:t>
            </w:r>
          </w:p>
        </w:tc>
      </w:tr>
      <w:tr w:rsidR="00C93177" w:rsidRPr="007036CE" w14:paraId="1D009882" w14:textId="77777777" w:rsidTr="00F92E5F">
        <w:tc>
          <w:tcPr>
            <w:tcW w:w="1100" w:type="pct"/>
          </w:tcPr>
          <w:p w14:paraId="3C99A487" w14:textId="77777777" w:rsidR="00C93177" w:rsidRPr="007036CE" w:rsidRDefault="00C93177" w:rsidP="00C93177">
            <w:pPr>
              <w:pStyle w:val="GOSTTablenorm"/>
              <w:rPr>
                <w:szCs w:val="22"/>
              </w:rPr>
            </w:pPr>
            <w:r w:rsidRPr="007036CE">
              <w:t>Период действия ПОФР</w:t>
            </w:r>
          </w:p>
        </w:tc>
        <w:tc>
          <w:tcPr>
            <w:tcW w:w="750" w:type="pct"/>
          </w:tcPr>
          <w:p w14:paraId="6D499B18" w14:textId="77777777" w:rsidR="00C93177" w:rsidRPr="007036CE" w:rsidRDefault="00C93177" w:rsidP="00C93177">
            <w:pPr>
              <w:pStyle w:val="GOSTTablenorm"/>
            </w:pPr>
            <w:r w:rsidRPr="007036CE">
              <w:t>StmInfrmtn_ValidityPOFR</w:t>
            </w:r>
          </w:p>
        </w:tc>
        <w:tc>
          <w:tcPr>
            <w:tcW w:w="500" w:type="pct"/>
          </w:tcPr>
          <w:p w14:paraId="3BCFCF92" w14:textId="77777777" w:rsidR="00C93177" w:rsidRPr="007036CE" w:rsidRDefault="00C93177" w:rsidP="00C93177">
            <w:pPr>
              <w:pStyle w:val="GOSTTablenorm"/>
              <w:rPr>
                <w:szCs w:val="22"/>
              </w:rPr>
            </w:pPr>
            <w:r w:rsidRPr="007036CE">
              <w:t>Строка</w:t>
            </w:r>
          </w:p>
        </w:tc>
        <w:tc>
          <w:tcPr>
            <w:tcW w:w="300" w:type="pct"/>
          </w:tcPr>
          <w:p w14:paraId="2E5AE497" w14:textId="77777777" w:rsidR="00C93177" w:rsidRPr="007036CE" w:rsidRDefault="00C93177" w:rsidP="00C93177">
            <w:pPr>
              <w:pStyle w:val="GOSTTablenorm"/>
              <w:rPr>
                <w:szCs w:val="22"/>
              </w:rPr>
            </w:pPr>
            <w:r w:rsidRPr="007036CE">
              <w:t>Нет</w:t>
            </w:r>
          </w:p>
        </w:tc>
        <w:tc>
          <w:tcPr>
            <w:tcW w:w="315" w:type="pct"/>
          </w:tcPr>
          <w:p w14:paraId="70003272" w14:textId="77777777" w:rsidR="00C93177" w:rsidRPr="007036CE" w:rsidRDefault="00C93177" w:rsidP="00C93177">
            <w:pPr>
              <w:pStyle w:val="GOSTTablenorm"/>
              <w:rPr>
                <w:szCs w:val="22"/>
              </w:rPr>
            </w:pPr>
            <w:r w:rsidRPr="007036CE">
              <w:t>&lt;=3</w:t>
            </w:r>
          </w:p>
        </w:tc>
        <w:tc>
          <w:tcPr>
            <w:tcW w:w="2035" w:type="pct"/>
          </w:tcPr>
          <w:p w14:paraId="529C2517" w14:textId="77777777" w:rsidR="00C93177" w:rsidRPr="007036CE" w:rsidRDefault="00C93177" w:rsidP="00C93177">
            <w:pPr>
              <w:pStyle w:val="GOSTTablenorm"/>
            </w:pPr>
            <w:r w:rsidRPr="007036CE">
              <w:t>Указывается период действия ПОФР.</w:t>
            </w:r>
          </w:p>
          <w:p w14:paraId="4B47CFED" w14:textId="77777777" w:rsidR="00C93177" w:rsidRPr="007036CE" w:rsidRDefault="00C93177" w:rsidP="00AB40FF">
            <w:pPr>
              <w:pStyle w:val="GOSTTablenorm"/>
            </w:pPr>
            <w:r w:rsidRPr="007036CE">
              <w:t>Обязателен для заполнения, если в параметре «Признак учета ПОФР на ЛС плательщика» (StmInfrmtn_SIGN_POFR_Snd) указано значение: «</w:t>
            </w:r>
            <w:r w:rsidR="009C7DBE" w:rsidRPr="007036CE">
              <w:rPr>
                <w:lang w:val="en-US"/>
              </w:rPr>
              <w:t>true</w:t>
            </w:r>
            <w:r w:rsidRPr="007036CE">
              <w:t>» (</w:t>
            </w:r>
            <w:r w:rsidR="00AB40FF" w:rsidRPr="007036CE">
              <w:t>д</w:t>
            </w:r>
            <w:r w:rsidRPr="007036CE">
              <w:t>а)</w:t>
            </w:r>
          </w:p>
        </w:tc>
      </w:tr>
      <w:tr w:rsidR="00C93177" w:rsidRPr="007036CE" w14:paraId="35C714F2" w14:textId="77777777" w:rsidTr="00F92E5F">
        <w:tc>
          <w:tcPr>
            <w:tcW w:w="1100" w:type="pct"/>
          </w:tcPr>
          <w:p w14:paraId="3AE76BCC" w14:textId="77777777" w:rsidR="00C93177" w:rsidRPr="007036CE" w:rsidRDefault="00C93177" w:rsidP="00C93177">
            <w:pPr>
              <w:pStyle w:val="GOSTTablenorm"/>
              <w:rPr>
                <w:szCs w:val="22"/>
              </w:rPr>
            </w:pPr>
            <w:r w:rsidRPr="007036CE">
              <w:t>КБК для контроля остатка ПОФР плательщика</w:t>
            </w:r>
          </w:p>
        </w:tc>
        <w:tc>
          <w:tcPr>
            <w:tcW w:w="750" w:type="pct"/>
          </w:tcPr>
          <w:p w14:paraId="5B1F5044" w14:textId="77777777" w:rsidR="00C93177" w:rsidRPr="007036CE" w:rsidRDefault="00C93177" w:rsidP="00C93177">
            <w:pPr>
              <w:pStyle w:val="GOSTTablenorm"/>
            </w:pPr>
            <w:r w:rsidRPr="007036CE">
              <w:t>StmInfrmtn_KBKCtrlBalancePOFRPay</w:t>
            </w:r>
          </w:p>
        </w:tc>
        <w:tc>
          <w:tcPr>
            <w:tcW w:w="500" w:type="pct"/>
          </w:tcPr>
          <w:p w14:paraId="5B5734C4" w14:textId="77777777" w:rsidR="00C93177" w:rsidRPr="007036CE" w:rsidRDefault="00C93177" w:rsidP="00C93177">
            <w:pPr>
              <w:pStyle w:val="GOSTTablenorm"/>
              <w:rPr>
                <w:szCs w:val="22"/>
              </w:rPr>
            </w:pPr>
            <w:r w:rsidRPr="007036CE">
              <w:t>Строка</w:t>
            </w:r>
          </w:p>
        </w:tc>
        <w:tc>
          <w:tcPr>
            <w:tcW w:w="300" w:type="pct"/>
          </w:tcPr>
          <w:p w14:paraId="3B902AE8" w14:textId="77777777" w:rsidR="00C93177" w:rsidRPr="007036CE" w:rsidRDefault="00C93177" w:rsidP="00C93177">
            <w:pPr>
              <w:pStyle w:val="GOSTTablenorm"/>
              <w:rPr>
                <w:szCs w:val="22"/>
              </w:rPr>
            </w:pPr>
            <w:r w:rsidRPr="007036CE">
              <w:t>Нет</w:t>
            </w:r>
          </w:p>
        </w:tc>
        <w:tc>
          <w:tcPr>
            <w:tcW w:w="315" w:type="pct"/>
          </w:tcPr>
          <w:p w14:paraId="24CAC8BF" w14:textId="77777777" w:rsidR="00C93177" w:rsidRPr="007036CE" w:rsidRDefault="00C93177" w:rsidP="00C93177">
            <w:pPr>
              <w:pStyle w:val="GOSTTablenorm"/>
              <w:rPr>
                <w:szCs w:val="22"/>
              </w:rPr>
            </w:pPr>
            <w:r w:rsidRPr="007036CE">
              <w:t>=20</w:t>
            </w:r>
          </w:p>
        </w:tc>
        <w:tc>
          <w:tcPr>
            <w:tcW w:w="2035" w:type="pct"/>
          </w:tcPr>
          <w:p w14:paraId="1283FF49" w14:textId="77777777" w:rsidR="00C93177" w:rsidRPr="007036CE" w:rsidRDefault="00C93177" w:rsidP="00C93177">
            <w:pPr>
              <w:pStyle w:val="GOSTTablenorm"/>
            </w:pPr>
            <w:r w:rsidRPr="007036CE">
              <w:t xml:space="preserve">Указывается </w:t>
            </w:r>
            <w:r w:rsidR="000A77C3" w:rsidRPr="007036CE">
              <w:rPr>
                <w:szCs w:val="22"/>
              </w:rPr>
              <w:t>код по бюджетной классификации</w:t>
            </w:r>
            <w:r w:rsidRPr="007036CE">
              <w:t xml:space="preserve"> для контроля остатка ПОФР по ЛС плательщика.</w:t>
            </w:r>
          </w:p>
          <w:p w14:paraId="6CE55A53" w14:textId="77777777" w:rsidR="00C93177" w:rsidRPr="007036CE" w:rsidRDefault="00C93177" w:rsidP="00AB40FF">
            <w:pPr>
              <w:pStyle w:val="GOSTTablenorm"/>
              <w:rPr>
                <w:szCs w:val="22"/>
              </w:rPr>
            </w:pPr>
            <w:r w:rsidRPr="007036CE">
              <w:t>Обязателен для заполнения, если в параметре «Признак учета ПОФР на ЛС плательщика» (</w:t>
            </w:r>
            <w:r w:rsidRPr="007036CE">
              <w:rPr>
                <w:szCs w:val="22"/>
              </w:rPr>
              <w:t>StmInfrmtn_SIGN_POFR_Snd</w:t>
            </w:r>
            <w:r w:rsidRPr="007036CE">
              <w:t>) указано значение: «</w:t>
            </w:r>
            <w:r w:rsidR="009C7DBE" w:rsidRPr="007036CE">
              <w:rPr>
                <w:lang w:val="en-US"/>
              </w:rPr>
              <w:t>true</w:t>
            </w:r>
            <w:r w:rsidRPr="007036CE">
              <w:t>» (</w:t>
            </w:r>
            <w:r w:rsidR="00AB40FF" w:rsidRPr="007036CE">
              <w:t>д</w:t>
            </w:r>
            <w:r w:rsidRPr="007036CE">
              <w:t>а)</w:t>
            </w:r>
          </w:p>
        </w:tc>
      </w:tr>
      <w:tr w:rsidR="00A5002D" w:rsidRPr="007036CE" w14:paraId="7B6A2AA2" w14:textId="77777777" w:rsidTr="00F92E5F">
        <w:tc>
          <w:tcPr>
            <w:tcW w:w="1100" w:type="pct"/>
          </w:tcPr>
          <w:p w14:paraId="317B45E2" w14:textId="77777777" w:rsidR="00A5002D" w:rsidRPr="007036CE" w:rsidRDefault="00A5002D" w:rsidP="00A5002D">
            <w:pPr>
              <w:pStyle w:val="GOSTTablenorm"/>
            </w:pPr>
            <w:r w:rsidRPr="007036CE">
              <w:t>ОКС (КМИ) плательщика</w:t>
            </w:r>
          </w:p>
        </w:tc>
        <w:tc>
          <w:tcPr>
            <w:tcW w:w="750" w:type="pct"/>
          </w:tcPr>
          <w:p w14:paraId="6134AAE5" w14:textId="77777777" w:rsidR="00A5002D" w:rsidRPr="007036CE" w:rsidRDefault="00481339" w:rsidP="00A5002D">
            <w:pPr>
              <w:pStyle w:val="GOSTTablenorm"/>
              <w:rPr>
                <w:lang w:val="en-US"/>
              </w:rPr>
            </w:pPr>
            <w:r w:rsidRPr="007036CE">
              <w:t>StmInfrmtn_FAIPCODE</w:t>
            </w:r>
          </w:p>
        </w:tc>
        <w:tc>
          <w:tcPr>
            <w:tcW w:w="500" w:type="pct"/>
          </w:tcPr>
          <w:p w14:paraId="3C8CEB15" w14:textId="77777777" w:rsidR="00A5002D" w:rsidRPr="007036CE" w:rsidRDefault="00A5002D" w:rsidP="00A5002D">
            <w:pPr>
              <w:pStyle w:val="GOSTTablenorm"/>
            </w:pPr>
            <w:r w:rsidRPr="007036CE">
              <w:rPr>
                <w:szCs w:val="22"/>
              </w:rPr>
              <w:t>Строка</w:t>
            </w:r>
          </w:p>
        </w:tc>
        <w:tc>
          <w:tcPr>
            <w:tcW w:w="300" w:type="pct"/>
          </w:tcPr>
          <w:p w14:paraId="052360F2" w14:textId="77777777" w:rsidR="00A5002D" w:rsidRPr="007036CE" w:rsidRDefault="00A5002D" w:rsidP="00A5002D">
            <w:pPr>
              <w:pStyle w:val="GOSTTablenorm"/>
            </w:pPr>
            <w:r w:rsidRPr="007036CE">
              <w:rPr>
                <w:szCs w:val="22"/>
              </w:rPr>
              <w:t>Нет</w:t>
            </w:r>
          </w:p>
        </w:tc>
        <w:tc>
          <w:tcPr>
            <w:tcW w:w="315" w:type="pct"/>
          </w:tcPr>
          <w:p w14:paraId="394ACF00" w14:textId="77777777" w:rsidR="00A5002D" w:rsidRPr="007036CE" w:rsidRDefault="00A5002D" w:rsidP="00A5002D">
            <w:pPr>
              <w:pStyle w:val="GOSTTablenorm"/>
            </w:pPr>
            <w:r w:rsidRPr="007036CE">
              <w:t>&lt;=24</w:t>
            </w:r>
          </w:p>
        </w:tc>
        <w:tc>
          <w:tcPr>
            <w:tcW w:w="2035" w:type="pct"/>
          </w:tcPr>
          <w:p w14:paraId="05F3F77D" w14:textId="77777777" w:rsidR="00A5002D" w:rsidRPr="007036CE" w:rsidRDefault="00A5002D" w:rsidP="00A5002D">
            <w:pPr>
              <w:pStyle w:val="GOSTTablenorm"/>
            </w:pPr>
            <w:r w:rsidRPr="007036CE">
              <w:t>Указывается код ОКС (КМИ) для отражения операции на ЛС плательщика (при наличии)</w:t>
            </w:r>
          </w:p>
        </w:tc>
      </w:tr>
      <w:tr w:rsidR="000A77C3" w:rsidRPr="007036CE" w14:paraId="65F5D526" w14:textId="77777777" w:rsidTr="00F92E5F">
        <w:tc>
          <w:tcPr>
            <w:tcW w:w="1100" w:type="pct"/>
          </w:tcPr>
          <w:p w14:paraId="32F279D8" w14:textId="77777777" w:rsidR="000A77C3" w:rsidRPr="007036CE" w:rsidRDefault="000A77C3" w:rsidP="008506C0">
            <w:pPr>
              <w:pStyle w:val="GOSTTablenorm"/>
              <w:rPr>
                <w:lang w:val="en-US"/>
              </w:rPr>
            </w:pPr>
            <w:r w:rsidRPr="007036CE">
              <w:t xml:space="preserve">Номер КОО </w:t>
            </w:r>
            <w:r w:rsidRPr="007036CE">
              <w:rPr>
                <w:szCs w:val="22"/>
              </w:rPr>
              <w:t>плательщика</w:t>
            </w:r>
          </w:p>
        </w:tc>
        <w:tc>
          <w:tcPr>
            <w:tcW w:w="750" w:type="pct"/>
          </w:tcPr>
          <w:p w14:paraId="1B392A03" w14:textId="77777777" w:rsidR="000A77C3" w:rsidRPr="007036CE" w:rsidRDefault="007873CC" w:rsidP="008506C0">
            <w:pPr>
              <w:pStyle w:val="GOSTTablenorm"/>
            </w:pPr>
            <w:r w:rsidRPr="007036CE">
              <w:t>BsExctn_KZA_Num</w:t>
            </w:r>
          </w:p>
        </w:tc>
        <w:tc>
          <w:tcPr>
            <w:tcW w:w="500" w:type="pct"/>
          </w:tcPr>
          <w:p w14:paraId="7B0D870F" w14:textId="77777777" w:rsidR="000A77C3" w:rsidRPr="007036CE" w:rsidRDefault="000A77C3" w:rsidP="008506C0">
            <w:pPr>
              <w:pStyle w:val="GOSTTablenorm"/>
            </w:pPr>
            <w:r w:rsidRPr="007036CE">
              <w:t>Строка</w:t>
            </w:r>
          </w:p>
        </w:tc>
        <w:tc>
          <w:tcPr>
            <w:tcW w:w="300" w:type="pct"/>
          </w:tcPr>
          <w:p w14:paraId="51033FB6" w14:textId="77777777" w:rsidR="000A77C3" w:rsidRPr="007036CE" w:rsidRDefault="00AB3469" w:rsidP="008506C0">
            <w:pPr>
              <w:pStyle w:val="GOSTTablenorm"/>
              <w:rPr>
                <w:szCs w:val="22"/>
              </w:rPr>
            </w:pPr>
            <w:r w:rsidRPr="007036CE">
              <w:rPr>
                <w:szCs w:val="22"/>
              </w:rPr>
              <w:t>Да</w:t>
            </w:r>
          </w:p>
        </w:tc>
        <w:tc>
          <w:tcPr>
            <w:tcW w:w="315" w:type="pct"/>
          </w:tcPr>
          <w:p w14:paraId="04B00D4D" w14:textId="77777777" w:rsidR="000A77C3" w:rsidRPr="007036CE" w:rsidRDefault="000A77C3" w:rsidP="008506C0">
            <w:pPr>
              <w:pStyle w:val="GOSTTablenorm"/>
            </w:pPr>
            <w:r w:rsidRPr="007036CE">
              <w:t>&lt;=50</w:t>
            </w:r>
          </w:p>
        </w:tc>
        <w:tc>
          <w:tcPr>
            <w:tcW w:w="2035" w:type="pct"/>
          </w:tcPr>
          <w:p w14:paraId="70FAF0D3" w14:textId="77777777" w:rsidR="000A77C3" w:rsidRPr="007036CE" w:rsidRDefault="000A77C3" w:rsidP="008506C0">
            <w:pPr>
              <w:pStyle w:val="GOSTTablenorm"/>
              <w:rPr>
                <w:bCs/>
                <w:szCs w:val="22"/>
              </w:rPr>
            </w:pPr>
            <w:r w:rsidRPr="007036CE">
              <w:rPr>
                <w:bCs/>
                <w:szCs w:val="22"/>
              </w:rPr>
              <w:t xml:space="preserve">Указывается номер КОО </w:t>
            </w:r>
            <w:r w:rsidRPr="007036CE">
              <w:rPr>
                <w:szCs w:val="22"/>
              </w:rPr>
              <w:t>плательщика</w:t>
            </w:r>
          </w:p>
        </w:tc>
      </w:tr>
      <w:tr w:rsidR="00C93177" w:rsidRPr="007036CE" w14:paraId="2EA93811" w14:textId="77777777" w:rsidTr="00F92E5F">
        <w:tc>
          <w:tcPr>
            <w:tcW w:w="1100" w:type="pct"/>
          </w:tcPr>
          <w:p w14:paraId="22FEEE72" w14:textId="77777777" w:rsidR="00C93177" w:rsidRPr="007036CE" w:rsidRDefault="000A77C3" w:rsidP="00C93177">
            <w:pPr>
              <w:pStyle w:val="GOSTTablenorm"/>
              <w:rPr>
                <w:szCs w:val="22"/>
              </w:rPr>
            </w:pPr>
            <w:r w:rsidRPr="007036CE">
              <w:t>Н</w:t>
            </w:r>
            <w:r w:rsidR="00C93177" w:rsidRPr="007036CE">
              <w:t>омер КОО</w:t>
            </w:r>
            <w:r w:rsidRPr="007036CE">
              <w:t xml:space="preserve"> (технический)</w:t>
            </w:r>
          </w:p>
        </w:tc>
        <w:tc>
          <w:tcPr>
            <w:tcW w:w="750" w:type="pct"/>
          </w:tcPr>
          <w:p w14:paraId="290E4483" w14:textId="77777777" w:rsidR="00C93177" w:rsidRPr="007036CE" w:rsidRDefault="00C93177" w:rsidP="00C93177">
            <w:pPr>
              <w:pStyle w:val="GOSTTablenorm"/>
            </w:pPr>
            <w:r w:rsidRPr="007036CE">
              <w:t>StmInfrmtn_NumTech</w:t>
            </w:r>
          </w:p>
        </w:tc>
        <w:tc>
          <w:tcPr>
            <w:tcW w:w="500" w:type="pct"/>
          </w:tcPr>
          <w:p w14:paraId="236718CD" w14:textId="77777777" w:rsidR="00C93177" w:rsidRPr="007036CE" w:rsidRDefault="00C93177" w:rsidP="00C93177">
            <w:pPr>
              <w:pStyle w:val="GOSTTablenorm"/>
              <w:rPr>
                <w:szCs w:val="22"/>
              </w:rPr>
            </w:pPr>
            <w:r w:rsidRPr="007036CE">
              <w:t>Строка</w:t>
            </w:r>
          </w:p>
        </w:tc>
        <w:tc>
          <w:tcPr>
            <w:tcW w:w="300" w:type="pct"/>
          </w:tcPr>
          <w:p w14:paraId="452F47B0" w14:textId="77777777" w:rsidR="00C93177" w:rsidRPr="007036CE" w:rsidRDefault="00C93177" w:rsidP="00C93177">
            <w:pPr>
              <w:pStyle w:val="GOSTTablenorm"/>
              <w:rPr>
                <w:szCs w:val="22"/>
              </w:rPr>
            </w:pPr>
            <w:r w:rsidRPr="007036CE">
              <w:rPr>
                <w:szCs w:val="22"/>
              </w:rPr>
              <w:t>Да</w:t>
            </w:r>
          </w:p>
        </w:tc>
        <w:tc>
          <w:tcPr>
            <w:tcW w:w="315" w:type="pct"/>
          </w:tcPr>
          <w:p w14:paraId="41DE1543" w14:textId="77777777" w:rsidR="00C93177" w:rsidRPr="007036CE" w:rsidRDefault="00C93177" w:rsidP="00C93177">
            <w:pPr>
              <w:pStyle w:val="GOSTTablenorm"/>
              <w:rPr>
                <w:szCs w:val="22"/>
              </w:rPr>
            </w:pPr>
            <w:r w:rsidRPr="007036CE">
              <w:rPr>
                <w:lang w:val="en-US"/>
              </w:rPr>
              <w:t>&lt;</w:t>
            </w:r>
            <w:r w:rsidRPr="007036CE">
              <w:t>=25</w:t>
            </w:r>
          </w:p>
        </w:tc>
        <w:tc>
          <w:tcPr>
            <w:tcW w:w="2035" w:type="pct"/>
          </w:tcPr>
          <w:p w14:paraId="7FE27B82" w14:textId="77777777" w:rsidR="00C93177" w:rsidRPr="007036CE" w:rsidRDefault="00C93177" w:rsidP="00C93177">
            <w:pPr>
              <w:pStyle w:val="GOSTTablenorm"/>
            </w:pPr>
            <w:r w:rsidRPr="007036CE">
              <w:rPr>
                <w:bCs/>
                <w:szCs w:val="22"/>
              </w:rPr>
              <w:t>Указывается технический номер КОО</w:t>
            </w:r>
          </w:p>
        </w:tc>
      </w:tr>
      <w:tr w:rsidR="000A77C3" w:rsidRPr="007036CE" w14:paraId="0F224A98" w14:textId="77777777" w:rsidTr="00F92E5F">
        <w:tc>
          <w:tcPr>
            <w:tcW w:w="1100" w:type="pct"/>
          </w:tcPr>
          <w:p w14:paraId="2CD8B82C" w14:textId="77777777" w:rsidR="000A77C3" w:rsidRPr="007036CE" w:rsidRDefault="000A77C3" w:rsidP="008506C0">
            <w:pPr>
              <w:pStyle w:val="GOSTTablenorm"/>
              <w:rPr>
                <w:szCs w:val="22"/>
              </w:rPr>
            </w:pPr>
            <w:commentRangeStart w:id="537"/>
            <w:r w:rsidRPr="007036CE">
              <w:rPr>
                <w:lang w:val="en-US"/>
              </w:rPr>
              <w:t>GUID</w:t>
            </w:r>
            <w:commentRangeEnd w:id="537"/>
            <w:r w:rsidR="00AB3469" w:rsidRPr="007036CE">
              <w:rPr>
                <w:rStyle w:val="afff4"/>
                <w:sz w:val="22"/>
                <w:szCs w:val="20"/>
              </w:rPr>
              <w:commentReference w:id="537"/>
            </w:r>
            <w:r w:rsidRPr="007036CE">
              <w:t xml:space="preserve"> КОО</w:t>
            </w:r>
          </w:p>
        </w:tc>
        <w:tc>
          <w:tcPr>
            <w:tcW w:w="750" w:type="pct"/>
          </w:tcPr>
          <w:p w14:paraId="111E3B37" w14:textId="77777777" w:rsidR="000A77C3" w:rsidRPr="007036CE" w:rsidRDefault="007873CC" w:rsidP="008506C0">
            <w:pPr>
              <w:pStyle w:val="GOSTTablenorm"/>
            </w:pPr>
            <w:r w:rsidRPr="007036CE">
              <w:t>StmInfrmtn_KZA_GUID</w:t>
            </w:r>
          </w:p>
        </w:tc>
        <w:tc>
          <w:tcPr>
            <w:tcW w:w="500" w:type="pct"/>
          </w:tcPr>
          <w:p w14:paraId="4FD26E8B" w14:textId="77777777" w:rsidR="000A77C3" w:rsidRPr="007036CE" w:rsidRDefault="00A5586D" w:rsidP="008506C0">
            <w:pPr>
              <w:pStyle w:val="GOSTTablenorm"/>
              <w:rPr>
                <w:szCs w:val="22"/>
              </w:rPr>
            </w:pPr>
            <w:r w:rsidRPr="007036CE">
              <w:rPr>
                <w:lang w:val="en-US"/>
              </w:rPr>
              <w:t>GUID</w:t>
            </w:r>
          </w:p>
        </w:tc>
        <w:tc>
          <w:tcPr>
            <w:tcW w:w="300" w:type="pct"/>
          </w:tcPr>
          <w:p w14:paraId="56E7A1DD" w14:textId="77777777" w:rsidR="000A77C3" w:rsidRPr="007036CE" w:rsidRDefault="00AB3469" w:rsidP="008506C0">
            <w:pPr>
              <w:pStyle w:val="GOSTTablenorm"/>
              <w:rPr>
                <w:szCs w:val="22"/>
              </w:rPr>
            </w:pPr>
            <w:r w:rsidRPr="007036CE">
              <w:rPr>
                <w:szCs w:val="22"/>
              </w:rPr>
              <w:t>Да</w:t>
            </w:r>
          </w:p>
        </w:tc>
        <w:tc>
          <w:tcPr>
            <w:tcW w:w="315" w:type="pct"/>
          </w:tcPr>
          <w:p w14:paraId="0F396D2F" w14:textId="77777777" w:rsidR="000A77C3" w:rsidRPr="007036CE" w:rsidRDefault="000A77C3" w:rsidP="008506C0">
            <w:pPr>
              <w:pStyle w:val="GOSTTablenorm"/>
              <w:rPr>
                <w:szCs w:val="22"/>
              </w:rPr>
            </w:pPr>
            <w:r w:rsidRPr="007036CE">
              <w:t>=36</w:t>
            </w:r>
          </w:p>
        </w:tc>
        <w:tc>
          <w:tcPr>
            <w:tcW w:w="2035" w:type="pct"/>
          </w:tcPr>
          <w:p w14:paraId="291E6C02" w14:textId="77777777" w:rsidR="000A77C3" w:rsidRPr="007036CE" w:rsidRDefault="000A77C3" w:rsidP="008506C0">
            <w:pPr>
              <w:pStyle w:val="GOSTTablenorm"/>
            </w:pPr>
            <w:r w:rsidRPr="007036CE">
              <w:rPr>
                <w:bCs/>
                <w:szCs w:val="22"/>
              </w:rPr>
              <w:t>Указывается уникальный идентификатор КОО, по которому осуществляется операция</w:t>
            </w:r>
          </w:p>
        </w:tc>
      </w:tr>
      <w:tr w:rsidR="00C93177" w:rsidRPr="007036CE" w14:paraId="09F33F1C" w14:textId="77777777" w:rsidTr="00F92E5F">
        <w:tc>
          <w:tcPr>
            <w:tcW w:w="1100" w:type="pct"/>
          </w:tcPr>
          <w:p w14:paraId="31944FBC" w14:textId="77777777" w:rsidR="00C93177" w:rsidRPr="007036CE" w:rsidRDefault="006A6F5C" w:rsidP="00C93177">
            <w:pPr>
              <w:pStyle w:val="GOSTTablenorm"/>
              <w:rPr>
                <w:szCs w:val="22"/>
              </w:rPr>
            </w:pPr>
            <w:r w:rsidRPr="007036CE">
              <w:rPr>
                <w:szCs w:val="22"/>
              </w:rPr>
              <w:t xml:space="preserve">Схема подкрепления </w:t>
            </w:r>
            <w:r w:rsidR="00C93177" w:rsidRPr="007036CE">
              <w:rPr>
                <w:szCs w:val="22"/>
              </w:rPr>
              <w:t>КОО</w:t>
            </w:r>
          </w:p>
        </w:tc>
        <w:tc>
          <w:tcPr>
            <w:tcW w:w="750" w:type="pct"/>
          </w:tcPr>
          <w:p w14:paraId="21C3A0B6" w14:textId="77777777" w:rsidR="00C93177" w:rsidRPr="007036CE" w:rsidRDefault="00C93177" w:rsidP="00C93177">
            <w:pPr>
              <w:pStyle w:val="GOSTTablenorm"/>
            </w:pPr>
            <w:r w:rsidRPr="007036CE">
              <w:t>StmInfrmtn_SIGN_KZA</w:t>
            </w:r>
          </w:p>
        </w:tc>
        <w:tc>
          <w:tcPr>
            <w:tcW w:w="500" w:type="pct"/>
          </w:tcPr>
          <w:p w14:paraId="68F92F8B" w14:textId="77777777" w:rsidR="00C93177" w:rsidRPr="007036CE" w:rsidRDefault="00C93177" w:rsidP="00C93177">
            <w:pPr>
              <w:pStyle w:val="GOSTTablenorm"/>
              <w:rPr>
                <w:szCs w:val="22"/>
              </w:rPr>
            </w:pPr>
            <w:r w:rsidRPr="007036CE">
              <w:rPr>
                <w:szCs w:val="22"/>
              </w:rPr>
              <w:t>Строка</w:t>
            </w:r>
          </w:p>
        </w:tc>
        <w:tc>
          <w:tcPr>
            <w:tcW w:w="300" w:type="pct"/>
          </w:tcPr>
          <w:p w14:paraId="3AA1E800" w14:textId="77777777" w:rsidR="00C93177" w:rsidRPr="007036CE" w:rsidRDefault="00C93177" w:rsidP="00C93177">
            <w:pPr>
              <w:pStyle w:val="GOSTTablenorm"/>
              <w:rPr>
                <w:szCs w:val="22"/>
              </w:rPr>
            </w:pPr>
            <w:r w:rsidRPr="007036CE">
              <w:rPr>
                <w:szCs w:val="22"/>
              </w:rPr>
              <w:t>Да</w:t>
            </w:r>
          </w:p>
        </w:tc>
        <w:tc>
          <w:tcPr>
            <w:tcW w:w="315" w:type="pct"/>
          </w:tcPr>
          <w:p w14:paraId="704E0F2E" w14:textId="77777777" w:rsidR="00C93177" w:rsidRPr="007036CE" w:rsidRDefault="00C93177" w:rsidP="00C93177">
            <w:pPr>
              <w:pStyle w:val="GOSTTablenorm"/>
              <w:rPr>
                <w:szCs w:val="22"/>
              </w:rPr>
            </w:pPr>
            <w:r w:rsidRPr="007036CE">
              <w:rPr>
                <w:szCs w:val="22"/>
              </w:rPr>
              <w:t>=1</w:t>
            </w:r>
          </w:p>
        </w:tc>
        <w:tc>
          <w:tcPr>
            <w:tcW w:w="2035" w:type="pct"/>
          </w:tcPr>
          <w:p w14:paraId="7DA946FA" w14:textId="77777777" w:rsidR="00C93177" w:rsidRPr="007036CE" w:rsidRDefault="00C93177" w:rsidP="00C93177">
            <w:pPr>
              <w:pStyle w:val="GOSTTablenorm"/>
            </w:pPr>
            <w:r w:rsidRPr="007036CE">
              <w:rPr>
                <w:szCs w:val="22"/>
              </w:rPr>
              <w:t xml:space="preserve">Указывается </w:t>
            </w:r>
            <w:r w:rsidR="006A6F5C" w:rsidRPr="007036CE">
              <w:rPr>
                <w:szCs w:val="22"/>
              </w:rPr>
              <w:t>код</w:t>
            </w:r>
            <w:r w:rsidRPr="007036CE">
              <w:rPr>
                <w:szCs w:val="22"/>
              </w:rPr>
              <w:t xml:space="preserve">, </w:t>
            </w:r>
            <w:r w:rsidRPr="007036CE">
              <w:t>определяющий используемую схему подкрепления. Возможные значения:</w:t>
            </w:r>
          </w:p>
          <w:p w14:paraId="6214DAFB" w14:textId="5F1866BF" w:rsidR="00C93177" w:rsidRPr="007036CE" w:rsidRDefault="00C93177" w:rsidP="00C93177">
            <w:pPr>
              <w:pStyle w:val="GOSTTableListMark1"/>
              <w:rPr>
                <w:szCs w:val="22"/>
              </w:rPr>
            </w:pPr>
            <w:r w:rsidRPr="007036CE">
              <w:t>«</w:t>
            </w:r>
            <w:r w:rsidRPr="007036CE">
              <w:rPr>
                <w:lang w:val="en-US"/>
              </w:rPr>
              <w:t>P</w:t>
            </w:r>
            <w:r w:rsidRPr="007036CE">
              <w:t xml:space="preserve">» </w:t>
            </w:r>
            <w:r w:rsidR="00FB1651" w:rsidRPr="007036CE">
              <w:t>–</w:t>
            </w:r>
            <w:r w:rsidRPr="007036CE">
              <w:t xml:space="preserve"> прямое подкрепление;</w:t>
            </w:r>
          </w:p>
          <w:p w14:paraId="5521BA41" w14:textId="6BA90A2D" w:rsidR="00C93177" w:rsidRPr="007036CE" w:rsidRDefault="00C93177" w:rsidP="00FB1651">
            <w:pPr>
              <w:pStyle w:val="GOSTTableListMark1"/>
              <w:rPr>
                <w:szCs w:val="22"/>
              </w:rPr>
            </w:pPr>
            <w:r w:rsidRPr="007036CE">
              <w:t>«</w:t>
            </w:r>
            <w:r w:rsidRPr="007036CE">
              <w:rPr>
                <w:lang w:val="en-US"/>
              </w:rPr>
              <w:t>K</w:t>
            </w:r>
            <w:r w:rsidRPr="007036CE">
              <w:t xml:space="preserve">» </w:t>
            </w:r>
            <w:r w:rsidR="00FB1651" w:rsidRPr="007036CE">
              <w:t>–</w:t>
            </w:r>
            <w:r w:rsidRPr="007036CE">
              <w:t xml:space="preserve"> классическое подкрепление</w:t>
            </w:r>
          </w:p>
        </w:tc>
      </w:tr>
      <w:tr w:rsidR="00C93177" w:rsidRPr="007036CE" w14:paraId="3F5F96B3" w14:textId="77777777" w:rsidTr="00F92E5F">
        <w:tc>
          <w:tcPr>
            <w:tcW w:w="1100" w:type="pct"/>
          </w:tcPr>
          <w:p w14:paraId="53C8D370" w14:textId="77777777" w:rsidR="00C93177" w:rsidRPr="007036CE" w:rsidRDefault="00C93177" w:rsidP="00C93177">
            <w:pPr>
              <w:pStyle w:val="GOSTTablenorm"/>
              <w:rPr>
                <w:szCs w:val="22"/>
              </w:rPr>
            </w:pPr>
            <w:r w:rsidRPr="007036CE">
              <w:rPr>
                <w:szCs w:val="22"/>
              </w:rPr>
              <w:lastRenderedPageBreak/>
              <w:t>Сумма</w:t>
            </w:r>
          </w:p>
        </w:tc>
        <w:tc>
          <w:tcPr>
            <w:tcW w:w="750" w:type="pct"/>
          </w:tcPr>
          <w:p w14:paraId="5A64475A" w14:textId="77777777" w:rsidR="00C93177" w:rsidRPr="007036CE" w:rsidRDefault="00C93177" w:rsidP="00C93177">
            <w:pPr>
              <w:pStyle w:val="GOSTTablenorm"/>
            </w:pPr>
            <w:r w:rsidRPr="007036CE">
              <w:t>BsExctn_SumTotal</w:t>
            </w:r>
          </w:p>
        </w:tc>
        <w:tc>
          <w:tcPr>
            <w:tcW w:w="500" w:type="pct"/>
          </w:tcPr>
          <w:p w14:paraId="54123577" w14:textId="77777777" w:rsidR="00C93177" w:rsidRPr="007036CE" w:rsidRDefault="00C93177" w:rsidP="00C93177">
            <w:pPr>
              <w:pStyle w:val="GOSTTablenorm"/>
              <w:rPr>
                <w:szCs w:val="22"/>
              </w:rPr>
            </w:pPr>
            <w:r w:rsidRPr="007036CE">
              <w:rPr>
                <w:szCs w:val="22"/>
              </w:rPr>
              <w:t>Сумма</w:t>
            </w:r>
          </w:p>
        </w:tc>
        <w:tc>
          <w:tcPr>
            <w:tcW w:w="300" w:type="pct"/>
          </w:tcPr>
          <w:p w14:paraId="5999F40A" w14:textId="77777777" w:rsidR="00C93177" w:rsidRPr="007036CE" w:rsidRDefault="00C93177" w:rsidP="00C93177">
            <w:pPr>
              <w:pStyle w:val="GOSTTablenorm"/>
              <w:rPr>
                <w:szCs w:val="22"/>
              </w:rPr>
            </w:pPr>
            <w:r w:rsidRPr="007036CE">
              <w:rPr>
                <w:szCs w:val="22"/>
              </w:rPr>
              <w:t>Да</w:t>
            </w:r>
          </w:p>
        </w:tc>
        <w:tc>
          <w:tcPr>
            <w:tcW w:w="315" w:type="pct"/>
          </w:tcPr>
          <w:p w14:paraId="02340D5C" w14:textId="77777777" w:rsidR="00C93177" w:rsidRPr="007036CE" w:rsidRDefault="00FA7AC8" w:rsidP="00C93177">
            <w:pPr>
              <w:pStyle w:val="GOSTTablenorm"/>
              <w:rPr>
                <w:szCs w:val="22"/>
              </w:rPr>
            </w:pPr>
            <w:r w:rsidRPr="007036CE">
              <w:rPr>
                <w:szCs w:val="22"/>
              </w:rPr>
              <w:t>-</w:t>
            </w:r>
          </w:p>
        </w:tc>
        <w:tc>
          <w:tcPr>
            <w:tcW w:w="2035" w:type="pct"/>
          </w:tcPr>
          <w:p w14:paraId="21F14137" w14:textId="77777777" w:rsidR="00C93177" w:rsidRPr="007036CE" w:rsidRDefault="00C93177" w:rsidP="00C93177">
            <w:pPr>
              <w:pStyle w:val="GOSTTablenorm"/>
              <w:rPr>
                <w:szCs w:val="22"/>
              </w:rPr>
            </w:pPr>
            <w:r w:rsidRPr="007036CE">
              <w:t>Сумма платежа в валюте Российской Федерации (в рублях) с точностью 2 знака после запятой</w:t>
            </w:r>
          </w:p>
        </w:tc>
      </w:tr>
    </w:tbl>
    <w:p w14:paraId="512538F4" w14:textId="77777777" w:rsidR="00FC4D29" w:rsidRPr="007036CE" w:rsidRDefault="00FC4D29" w:rsidP="00DA1780">
      <w:pPr>
        <w:pStyle w:val="51"/>
      </w:pPr>
      <w:bookmarkStart w:id="538" w:name="_Toc222927710"/>
      <w:r w:rsidRPr="007036CE">
        <w:t>Пример запроса по документу «Заявление на исполнение Казначейского обеспечения обязательств</w:t>
      </w:r>
      <w:r w:rsidR="002217A7" w:rsidRPr="007036CE">
        <w:t>»</w:t>
      </w:r>
      <w:r w:rsidRPr="007036CE">
        <w:t xml:space="preserve"> (ф. 0506109) MSC_EXECUTIONKZA</w:t>
      </w:r>
      <w:bookmarkEnd w:id="538"/>
    </w:p>
    <w:p w14:paraId="1C06C002" w14:textId="77777777" w:rsidR="00D2767C" w:rsidRPr="007036CE" w:rsidRDefault="00D2767C" w:rsidP="00D2767C">
      <w:pPr>
        <w:pStyle w:val="GOSTScript"/>
      </w:pPr>
      <w:r w:rsidRPr="007036CE">
        <w:t>{</w:t>
      </w:r>
    </w:p>
    <w:p w14:paraId="4A00DE9F" w14:textId="77777777" w:rsidR="00D2767C" w:rsidRPr="007036CE" w:rsidRDefault="00D2767C" w:rsidP="00D2767C">
      <w:pPr>
        <w:pStyle w:val="GOSTScript"/>
      </w:pPr>
      <w:r w:rsidRPr="007036CE">
        <w:tab/>
        <w:t>"header": {</w:t>
      </w:r>
    </w:p>
    <w:p w14:paraId="1E69680F" w14:textId="77777777" w:rsidR="00D2767C" w:rsidRPr="007036CE" w:rsidRDefault="00D2767C" w:rsidP="00D2767C">
      <w:pPr>
        <w:pStyle w:val="GOSTScript"/>
      </w:pPr>
      <w:r w:rsidRPr="007036CE">
        <w:tab/>
      </w:r>
      <w:r w:rsidRPr="007036CE">
        <w:tab/>
        <w:t>"Source": "EXP03",</w:t>
      </w:r>
    </w:p>
    <w:p w14:paraId="4CC9C950" w14:textId="77777777" w:rsidR="00D2767C" w:rsidRPr="007036CE" w:rsidRDefault="00D2767C" w:rsidP="00D2767C">
      <w:pPr>
        <w:pStyle w:val="GOSTScript"/>
      </w:pPr>
      <w:r w:rsidRPr="007036CE">
        <w:tab/>
      </w:r>
      <w:r w:rsidRPr="007036CE">
        <w:tab/>
        <w:t>"ReqDateTime": "2024-01-29 10:37:22",</w:t>
      </w:r>
    </w:p>
    <w:p w14:paraId="743CCEF0" w14:textId="77777777" w:rsidR="00D2767C" w:rsidRPr="007036CE" w:rsidRDefault="00D2767C" w:rsidP="00D2767C">
      <w:pPr>
        <w:pStyle w:val="GOSTScript"/>
      </w:pPr>
      <w:r w:rsidRPr="007036CE">
        <w:tab/>
      </w:r>
      <w:r w:rsidRPr="007036CE">
        <w:tab/>
        <w:t>"Version": "1.0",</w:t>
      </w:r>
    </w:p>
    <w:p w14:paraId="5BDBB4F6" w14:textId="77777777" w:rsidR="00D2767C" w:rsidRPr="007036CE" w:rsidRDefault="00D2767C" w:rsidP="00D2767C">
      <w:pPr>
        <w:pStyle w:val="GOSTScript"/>
      </w:pPr>
      <w:r w:rsidRPr="007036CE">
        <w:tab/>
      </w:r>
      <w:r w:rsidRPr="007036CE">
        <w:tab/>
        <w:t>"Params": [</w:t>
      </w:r>
    </w:p>
    <w:p w14:paraId="16BA313D" w14:textId="77777777" w:rsidR="00D2767C" w:rsidRPr="007036CE" w:rsidRDefault="00D2767C" w:rsidP="00D2767C">
      <w:pPr>
        <w:pStyle w:val="GOSTScript"/>
      </w:pPr>
      <w:r w:rsidRPr="007036CE">
        <w:tab/>
      </w:r>
      <w:r w:rsidRPr="007036CE">
        <w:tab/>
      </w:r>
      <w:r w:rsidRPr="007036CE">
        <w:tab/>
        <w:t>{</w:t>
      </w:r>
    </w:p>
    <w:p w14:paraId="7FFFABE6" w14:textId="77777777" w:rsidR="00D2767C" w:rsidRPr="007036CE" w:rsidRDefault="00D2767C" w:rsidP="00D2767C">
      <w:pPr>
        <w:pStyle w:val="GOSTScript"/>
      </w:pPr>
      <w:r w:rsidRPr="007036CE">
        <w:tab/>
      </w:r>
      <w:r w:rsidRPr="007036CE">
        <w:tab/>
      </w:r>
      <w:r w:rsidRPr="007036CE">
        <w:tab/>
      </w:r>
      <w:r w:rsidRPr="007036CE">
        <w:tab/>
        <w:t>"param": "example",</w:t>
      </w:r>
    </w:p>
    <w:p w14:paraId="0E72A658" w14:textId="77777777" w:rsidR="00D2767C" w:rsidRPr="007036CE" w:rsidRDefault="00D2767C" w:rsidP="00D2767C">
      <w:pPr>
        <w:pStyle w:val="GOSTScript"/>
      </w:pPr>
      <w:r w:rsidRPr="007036CE">
        <w:tab/>
      </w:r>
      <w:r w:rsidRPr="007036CE">
        <w:tab/>
      </w:r>
      <w:r w:rsidRPr="007036CE">
        <w:tab/>
      </w:r>
      <w:r w:rsidRPr="007036CE">
        <w:tab/>
        <w:t>"value": "01"</w:t>
      </w:r>
    </w:p>
    <w:p w14:paraId="5F644752" w14:textId="77777777" w:rsidR="00D2767C" w:rsidRPr="007036CE" w:rsidRDefault="00D2767C" w:rsidP="00D2767C">
      <w:pPr>
        <w:pStyle w:val="GOSTScript"/>
      </w:pPr>
      <w:r w:rsidRPr="007036CE">
        <w:tab/>
      </w:r>
      <w:r w:rsidRPr="007036CE">
        <w:tab/>
      </w:r>
      <w:r w:rsidRPr="007036CE">
        <w:tab/>
        <w:t>}</w:t>
      </w:r>
    </w:p>
    <w:p w14:paraId="25110E53" w14:textId="77777777" w:rsidR="00D2767C" w:rsidRPr="007036CE" w:rsidRDefault="00D2767C" w:rsidP="00D2767C">
      <w:pPr>
        <w:pStyle w:val="GOSTScript"/>
      </w:pPr>
      <w:r w:rsidRPr="007036CE">
        <w:tab/>
      </w:r>
      <w:r w:rsidRPr="007036CE">
        <w:tab/>
        <w:t>],</w:t>
      </w:r>
    </w:p>
    <w:p w14:paraId="1A5F5175" w14:textId="77777777" w:rsidR="00D2767C" w:rsidRPr="007036CE" w:rsidRDefault="00D2767C" w:rsidP="00D2767C">
      <w:pPr>
        <w:pStyle w:val="GOSTScript"/>
      </w:pPr>
      <w:r w:rsidRPr="007036CE">
        <w:tab/>
      </w:r>
      <w:r w:rsidRPr="007036CE">
        <w:tab/>
        <w:t>"ReqGuid": "b0d4ce5d-2757-4699-948c-cfa72ba94f10",</w:t>
      </w:r>
    </w:p>
    <w:p w14:paraId="55C4BE09" w14:textId="77777777" w:rsidR="00D2767C" w:rsidRPr="007036CE" w:rsidRDefault="00D2767C" w:rsidP="00D2767C">
      <w:pPr>
        <w:pStyle w:val="GOSTScript"/>
      </w:pPr>
      <w:r w:rsidRPr="007036CE">
        <w:tab/>
      </w:r>
      <w:r w:rsidRPr="007036CE">
        <w:tab/>
        <w:t>"DocGuid": "0bd90a7c-e339-46ff-ac39-71029ff81370",</w:t>
      </w:r>
    </w:p>
    <w:p w14:paraId="77BB3283" w14:textId="77777777" w:rsidR="00D2767C" w:rsidRPr="007036CE" w:rsidRDefault="00D2767C" w:rsidP="00D2767C">
      <w:pPr>
        <w:pStyle w:val="GOSTScript"/>
      </w:pPr>
      <w:r w:rsidRPr="007036CE">
        <w:tab/>
      </w:r>
      <w:r w:rsidRPr="007036CE">
        <w:tab/>
        <w:t>"RequestType": "ACCOUNTING",</w:t>
      </w:r>
    </w:p>
    <w:p w14:paraId="638DC439" w14:textId="77777777" w:rsidR="00D2767C" w:rsidRPr="007036CE" w:rsidRDefault="00D2767C" w:rsidP="00D2767C">
      <w:pPr>
        <w:pStyle w:val="GOSTScript"/>
      </w:pPr>
      <w:r w:rsidRPr="007036CE">
        <w:tab/>
      </w:r>
      <w:r w:rsidRPr="007036CE">
        <w:tab/>
        <w:t>"TypeDoc": "MSC_EXECUTIONKZA",</w:t>
      </w:r>
    </w:p>
    <w:p w14:paraId="50ADA9A1" w14:textId="77777777" w:rsidR="00D2767C" w:rsidRPr="007036CE" w:rsidRDefault="00D2767C" w:rsidP="00D2767C">
      <w:pPr>
        <w:pStyle w:val="GOSTScript"/>
      </w:pPr>
      <w:r w:rsidRPr="007036CE">
        <w:tab/>
      </w:r>
      <w:r w:rsidRPr="007036CE">
        <w:tab/>
        <w:t>"Stage": "auth",</w:t>
      </w:r>
    </w:p>
    <w:p w14:paraId="3151670C" w14:textId="77777777" w:rsidR="00D2767C" w:rsidRPr="007036CE" w:rsidRDefault="00D2767C" w:rsidP="00D2767C">
      <w:pPr>
        <w:pStyle w:val="GOSTScript"/>
      </w:pPr>
      <w:r w:rsidRPr="007036CE">
        <w:tab/>
      </w:r>
      <w:r w:rsidRPr="007036CE">
        <w:tab/>
        <w:t>"BalLevContrl": 0,</w:t>
      </w:r>
    </w:p>
    <w:p w14:paraId="1AEAFDDF" w14:textId="77777777" w:rsidR="00D2767C" w:rsidRPr="007036CE" w:rsidRDefault="00D2767C" w:rsidP="00D2767C">
      <w:pPr>
        <w:pStyle w:val="GOSTScript"/>
      </w:pPr>
      <w:r w:rsidRPr="007036CE">
        <w:tab/>
      </w:r>
      <w:r w:rsidRPr="007036CE">
        <w:tab/>
        <w:t>"Subject": "6000",</w:t>
      </w:r>
    </w:p>
    <w:p w14:paraId="441A0491" w14:textId="77777777" w:rsidR="00D2767C" w:rsidRPr="007036CE" w:rsidRDefault="00D2767C" w:rsidP="00D2767C">
      <w:pPr>
        <w:pStyle w:val="GOSTScript"/>
      </w:pPr>
      <w:r w:rsidRPr="007036CE">
        <w:tab/>
      </w:r>
      <w:r w:rsidRPr="007036CE">
        <w:tab/>
        <w:t>"SettlementDate": "2024-01-29"</w:t>
      </w:r>
    </w:p>
    <w:p w14:paraId="352DFD20" w14:textId="77777777" w:rsidR="00D2767C" w:rsidRPr="007036CE" w:rsidRDefault="00D2767C" w:rsidP="00D2767C">
      <w:pPr>
        <w:pStyle w:val="GOSTScript"/>
      </w:pPr>
      <w:r w:rsidRPr="007036CE">
        <w:tab/>
        <w:t>},</w:t>
      </w:r>
    </w:p>
    <w:p w14:paraId="40549548" w14:textId="77777777" w:rsidR="00D2767C" w:rsidRPr="007036CE" w:rsidRDefault="00D2767C" w:rsidP="00D2767C">
      <w:pPr>
        <w:pStyle w:val="GOSTScript"/>
      </w:pPr>
      <w:r w:rsidRPr="007036CE">
        <w:tab/>
        <w:t>"document": {</w:t>
      </w:r>
    </w:p>
    <w:p w14:paraId="07EFD123" w14:textId="77777777" w:rsidR="00D2767C" w:rsidRPr="007036CE" w:rsidRDefault="00D2767C" w:rsidP="00D2767C">
      <w:pPr>
        <w:pStyle w:val="GOSTScript"/>
      </w:pPr>
      <w:r w:rsidRPr="007036CE">
        <w:tab/>
      </w:r>
      <w:r w:rsidRPr="007036CE">
        <w:tab/>
        <w:t>"TtlPrt_NumDoc": "1/024",</w:t>
      </w:r>
    </w:p>
    <w:p w14:paraId="1636E75C" w14:textId="77777777" w:rsidR="00D2767C" w:rsidRPr="007036CE" w:rsidRDefault="00D2767C" w:rsidP="00D2767C">
      <w:pPr>
        <w:pStyle w:val="GOSTScript"/>
      </w:pPr>
      <w:r w:rsidRPr="007036CE">
        <w:tab/>
      </w:r>
      <w:r w:rsidRPr="007036CE">
        <w:tab/>
        <w:t>"TtlPrt_DcDt": "2023-10-12",</w:t>
      </w:r>
    </w:p>
    <w:p w14:paraId="53567E60" w14:textId="77777777" w:rsidR="00D2767C" w:rsidRPr="007036CE" w:rsidRDefault="00D2767C" w:rsidP="00D2767C">
      <w:pPr>
        <w:pStyle w:val="GOSTScript"/>
      </w:pPr>
      <w:r w:rsidRPr="007036CE">
        <w:tab/>
      </w:r>
      <w:r w:rsidRPr="007036CE">
        <w:tab/>
        <w:t>"StmInfrmtn_DcTp": "</w:t>
      </w:r>
      <w:r w:rsidRPr="007036CE">
        <w:rPr>
          <w:lang w:val="ru-RU"/>
        </w:rPr>
        <w:t>АКЗ</w:t>
      </w:r>
      <w:r w:rsidRPr="007036CE">
        <w:t>",</w:t>
      </w:r>
    </w:p>
    <w:p w14:paraId="383B0D6E" w14:textId="77777777" w:rsidR="00D2767C" w:rsidRPr="007036CE" w:rsidRDefault="00D2767C" w:rsidP="00D2767C">
      <w:pPr>
        <w:pStyle w:val="GOSTScript"/>
      </w:pPr>
      <w:r w:rsidRPr="007036CE">
        <w:tab/>
      </w:r>
      <w:r w:rsidRPr="007036CE">
        <w:tab/>
        <w:t>"StmInfrmtn_Contour": "1",</w:t>
      </w:r>
    </w:p>
    <w:p w14:paraId="4C7F05A9" w14:textId="77777777" w:rsidR="00D2767C" w:rsidRPr="007036CE" w:rsidRDefault="00D2767C" w:rsidP="00D2767C">
      <w:pPr>
        <w:pStyle w:val="GOSTScript"/>
      </w:pPr>
      <w:r w:rsidRPr="007036CE">
        <w:lastRenderedPageBreak/>
        <w:tab/>
      </w:r>
      <w:r w:rsidRPr="007036CE">
        <w:tab/>
        <w:t>"StmInfrmtn_AccessLevelStereotype": 1,</w:t>
      </w:r>
    </w:p>
    <w:p w14:paraId="4008EFEC" w14:textId="77777777" w:rsidR="00D2767C" w:rsidRPr="007036CE" w:rsidRDefault="00D2767C" w:rsidP="00D2767C">
      <w:pPr>
        <w:pStyle w:val="GOSTScript"/>
      </w:pPr>
      <w:r w:rsidRPr="007036CE">
        <w:tab/>
      </w:r>
      <w:r w:rsidRPr="007036CE">
        <w:tab/>
        <w:t>"StmInfrmtn_BudgetCd": "99010001",</w:t>
      </w:r>
    </w:p>
    <w:p w14:paraId="31E90E2C" w14:textId="77777777" w:rsidR="00D2767C" w:rsidRPr="007036CE" w:rsidRDefault="00D2767C" w:rsidP="00D2767C">
      <w:pPr>
        <w:pStyle w:val="GOSTScript"/>
      </w:pPr>
      <w:r w:rsidRPr="007036CE">
        <w:tab/>
      </w:r>
      <w:r w:rsidRPr="007036CE">
        <w:tab/>
        <w:t>"TtlPrt_PAY_NmbLS": "</w:t>
      </w:r>
      <w:r w:rsidR="00F83A9F" w:rsidRPr="007036CE">
        <w:t>03601076330</w:t>
      </w:r>
      <w:r w:rsidRPr="007036CE">
        <w:t>",</w:t>
      </w:r>
    </w:p>
    <w:p w14:paraId="54D174DE" w14:textId="77777777" w:rsidR="00D2767C" w:rsidRPr="007036CE" w:rsidRDefault="00D2767C" w:rsidP="00D2767C">
      <w:pPr>
        <w:pStyle w:val="GOSTScript"/>
      </w:pPr>
      <w:r w:rsidRPr="007036CE">
        <w:tab/>
      </w:r>
      <w:r w:rsidRPr="007036CE">
        <w:tab/>
        <w:t xml:space="preserve">"StmInfrmtn_SIGN_POFR_Snd": </w:t>
      </w:r>
      <w:ins w:id="539" w:author="Сатлер Марина Викторовна" w:date="2024-05-30T10:27:00Z">
        <w:r w:rsidR="007B01E6" w:rsidRPr="007036CE">
          <w:t>false</w:t>
        </w:r>
      </w:ins>
      <w:del w:id="540" w:author="Сатлер Марина Викторовна" w:date="2024-05-30T10:27:00Z">
        <w:r w:rsidRPr="007036CE" w:rsidDel="007B01E6">
          <w:delText>0</w:delText>
        </w:r>
      </w:del>
      <w:r w:rsidRPr="007036CE">
        <w:t>,</w:t>
      </w:r>
    </w:p>
    <w:p w14:paraId="027D3C0C" w14:textId="77777777" w:rsidR="00D2767C" w:rsidRPr="007036CE" w:rsidRDefault="00D2767C" w:rsidP="00D2767C">
      <w:pPr>
        <w:pStyle w:val="GOSTScript"/>
      </w:pPr>
      <w:r w:rsidRPr="007036CE">
        <w:tab/>
      </w:r>
      <w:r w:rsidRPr="007036CE">
        <w:tab/>
        <w:t>"BsExctn_KZA_Num": "0010005422000000536.1",</w:t>
      </w:r>
    </w:p>
    <w:p w14:paraId="19755235" w14:textId="77777777" w:rsidR="00D2767C" w:rsidRPr="007036CE" w:rsidRDefault="00D2767C" w:rsidP="00D2767C">
      <w:pPr>
        <w:pStyle w:val="GOSTScript"/>
      </w:pPr>
      <w:r w:rsidRPr="007036CE">
        <w:tab/>
      </w:r>
      <w:r w:rsidRPr="007036CE">
        <w:tab/>
        <w:t>"StmInfrmtn_NumTech": "24A0198",</w:t>
      </w:r>
    </w:p>
    <w:p w14:paraId="44DF776C" w14:textId="77777777" w:rsidR="00D2767C" w:rsidRPr="007036CE" w:rsidRDefault="00D2767C" w:rsidP="00D2767C">
      <w:pPr>
        <w:pStyle w:val="GOSTScript"/>
      </w:pPr>
      <w:r w:rsidRPr="007036CE">
        <w:tab/>
      </w:r>
      <w:r w:rsidRPr="007036CE">
        <w:tab/>
        <w:t>"StmInfrmtn_KZA_GUID": "2wp90a7f-i330-46ff-al30-71029ff81355",</w:t>
      </w:r>
    </w:p>
    <w:p w14:paraId="4BF5559B" w14:textId="77777777" w:rsidR="00D2767C" w:rsidRPr="007036CE" w:rsidRDefault="00D2767C" w:rsidP="00D2767C">
      <w:pPr>
        <w:pStyle w:val="GOSTScript"/>
      </w:pPr>
      <w:r w:rsidRPr="007036CE">
        <w:tab/>
      </w:r>
      <w:r w:rsidRPr="007036CE">
        <w:tab/>
        <w:t>"StmInfrmtn_SIGN_KZA": "P",</w:t>
      </w:r>
    </w:p>
    <w:p w14:paraId="1DE20050" w14:textId="77777777" w:rsidR="00D2767C" w:rsidRPr="007036CE" w:rsidRDefault="00D2767C" w:rsidP="0027259E">
      <w:pPr>
        <w:pStyle w:val="GOSTScript"/>
      </w:pPr>
      <w:r w:rsidRPr="007036CE">
        <w:tab/>
      </w:r>
      <w:r w:rsidRPr="007036CE">
        <w:tab/>
        <w:t>"BsExctn_SumTotal": 7</w:t>
      </w:r>
      <w:r w:rsidR="00F83A9F" w:rsidRPr="007036CE">
        <w:t>1</w:t>
      </w:r>
      <w:r w:rsidRPr="007036CE">
        <w:t>0</w:t>
      </w:r>
      <w:r w:rsidR="00F83A9F" w:rsidRPr="007036CE">
        <w:t>50</w:t>
      </w:r>
      <w:r w:rsidRPr="007036CE">
        <w:t>.00</w:t>
      </w:r>
    </w:p>
    <w:p w14:paraId="0232D136" w14:textId="77777777" w:rsidR="00D2767C" w:rsidRPr="007036CE" w:rsidRDefault="00D2767C" w:rsidP="00D2767C">
      <w:pPr>
        <w:pStyle w:val="GOSTScript"/>
      </w:pPr>
      <w:r w:rsidRPr="007036CE">
        <w:tab/>
        <w:t>}</w:t>
      </w:r>
    </w:p>
    <w:p w14:paraId="7290B76A" w14:textId="77777777" w:rsidR="005D1B74" w:rsidRPr="007036CE" w:rsidRDefault="00D2767C" w:rsidP="00D2767C">
      <w:pPr>
        <w:pStyle w:val="GOSTScript"/>
        <w:rPr>
          <w:lang w:val="ru-RU"/>
        </w:rPr>
      </w:pPr>
      <w:r w:rsidRPr="007036CE">
        <w:rPr>
          <w:lang w:val="ru-RU"/>
        </w:rPr>
        <w:t>}</w:t>
      </w:r>
    </w:p>
    <w:p w14:paraId="34D9638F" w14:textId="77777777" w:rsidR="00244A18" w:rsidRPr="007036CE" w:rsidRDefault="00244A18" w:rsidP="00DA1780">
      <w:pPr>
        <w:pStyle w:val="41"/>
      </w:pPr>
      <w:bookmarkStart w:id="541" w:name="_Ref158392490"/>
      <w:bookmarkStart w:id="542" w:name="_Toc222927711"/>
      <w:r w:rsidRPr="007036CE">
        <w:t>«Распоряжение о перечислении денежных средств на банковские карты «МИР» физических лиц» MSC_TransCardMIRFL</w:t>
      </w:r>
      <w:bookmarkEnd w:id="541"/>
      <w:bookmarkEnd w:id="542"/>
    </w:p>
    <w:p w14:paraId="12CD2DB5" w14:textId="77777777" w:rsidR="00244A18" w:rsidRPr="007036CE" w:rsidRDefault="00244A18" w:rsidP="00DA1780">
      <w:pPr>
        <w:pStyle w:val="51"/>
      </w:pPr>
      <w:bookmarkStart w:id="543" w:name="_Toc222927712"/>
      <w:r w:rsidRPr="007036CE">
        <w:t>Перечень параметров тела запроса (Document) по документу «Распоряжение о перечислении денежных средств на банковские карты «МИР» физических лиц» MSC_TransCardMIRFL</w:t>
      </w:r>
      <w:bookmarkEnd w:id="543"/>
    </w:p>
    <w:p w14:paraId="645F3A8A" w14:textId="33DF1C6C" w:rsidR="00C256D8" w:rsidRPr="007036CE" w:rsidRDefault="005A2340" w:rsidP="00802219">
      <w:pPr>
        <w:pStyle w:val="GOSTNameTable"/>
      </w:pPr>
      <w:r w:rsidRPr="007036CE">
        <w:rPr>
          <w:noProof/>
        </w:rPr>
        <w:fldChar w:fldCharType="begin"/>
      </w:r>
      <w:r w:rsidRPr="007036CE">
        <w:rPr>
          <w:noProof/>
        </w:rPr>
        <w:instrText xml:space="preserve"> SEQ Таблица \* ARABIC </w:instrText>
      </w:r>
      <w:r w:rsidRPr="007036CE">
        <w:rPr>
          <w:noProof/>
        </w:rPr>
        <w:fldChar w:fldCharType="separate"/>
      </w:r>
      <w:bookmarkStart w:id="544" w:name="_Toc222927986"/>
      <w:r w:rsidR="00BD74E1">
        <w:rPr>
          <w:noProof/>
        </w:rPr>
        <w:t>13</w:t>
      </w:r>
      <w:r w:rsidRPr="007036CE">
        <w:rPr>
          <w:noProof/>
        </w:rPr>
        <w:fldChar w:fldCharType="end"/>
      </w:r>
      <w:r w:rsidR="00C256D8" w:rsidRPr="007036CE">
        <w:t xml:space="preserve"> </w:t>
      </w:r>
      <w:r w:rsidR="00CC2920" w:rsidRPr="007036CE">
        <w:t>–</w:t>
      </w:r>
      <w:r w:rsidR="00C256D8" w:rsidRPr="007036CE">
        <w:t xml:space="preserve"> Параметры тела (Document) запроса на подбор / сторнирование / переформирование записей учета по документу «Распоряжение о перечислении денежных средств на банковские карты «МИР» физических лиц» MSC_TransCardMIRFL</w:t>
      </w:r>
      <w:bookmarkEnd w:id="544"/>
    </w:p>
    <w:tbl>
      <w:tblPr>
        <w:tblStyle w:val="GOSTTable"/>
        <w:tblW w:w="5000" w:type="pct"/>
        <w:tblLayout w:type="fixed"/>
        <w:tblLook w:val="07E0" w:firstRow="1" w:lastRow="1" w:firstColumn="1" w:lastColumn="1" w:noHBand="1" w:noVBand="1"/>
      </w:tblPr>
      <w:tblGrid>
        <w:gridCol w:w="3468"/>
        <w:gridCol w:w="2364"/>
        <w:gridCol w:w="1576"/>
        <w:gridCol w:w="977"/>
        <w:gridCol w:w="1002"/>
        <w:gridCol w:w="6373"/>
      </w:tblGrid>
      <w:tr w:rsidR="000F4EA3" w:rsidRPr="007036CE" w14:paraId="0599E76F" w14:textId="77777777" w:rsidTr="00F92E5F">
        <w:trPr>
          <w:cnfStyle w:val="100000000000" w:firstRow="1" w:lastRow="0" w:firstColumn="0" w:lastColumn="0" w:oddVBand="0" w:evenVBand="0" w:oddHBand="0" w:evenHBand="0" w:firstRowFirstColumn="0" w:firstRowLastColumn="0" w:lastRowFirstColumn="0" w:lastRowLastColumn="0"/>
          <w:trHeight w:val="1002"/>
        </w:trPr>
        <w:tc>
          <w:tcPr>
            <w:tcW w:w="1100" w:type="pct"/>
            <w:hideMark/>
          </w:tcPr>
          <w:p w14:paraId="3455AC68" w14:textId="77777777" w:rsidR="00244A18" w:rsidRPr="007036CE" w:rsidRDefault="00244A18" w:rsidP="002802D0">
            <w:pPr>
              <w:pStyle w:val="GOSTTableHead"/>
              <w:rPr>
                <w:szCs w:val="22"/>
              </w:rPr>
            </w:pPr>
            <w:r w:rsidRPr="007036CE">
              <w:rPr>
                <w:szCs w:val="22"/>
              </w:rPr>
              <w:t>Наименование параметра</w:t>
            </w:r>
          </w:p>
        </w:tc>
        <w:tc>
          <w:tcPr>
            <w:tcW w:w="750" w:type="pct"/>
            <w:hideMark/>
          </w:tcPr>
          <w:p w14:paraId="55C3D750" w14:textId="77777777" w:rsidR="00244A18" w:rsidRPr="007036CE" w:rsidRDefault="00244A18" w:rsidP="002802D0">
            <w:pPr>
              <w:pStyle w:val="GOSTTableHead"/>
              <w:rPr>
                <w:szCs w:val="22"/>
              </w:rPr>
            </w:pPr>
            <w:r w:rsidRPr="007036CE">
              <w:rPr>
                <w:szCs w:val="22"/>
              </w:rPr>
              <w:t>Название тэга</w:t>
            </w:r>
          </w:p>
        </w:tc>
        <w:tc>
          <w:tcPr>
            <w:tcW w:w="500" w:type="pct"/>
            <w:hideMark/>
          </w:tcPr>
          <w:p w14:paraId="5528077B" w14:textId="77777777" w:rsidR="00244A18" w:rsidRPr="007036CE" w:rsidRDefault="00244A18" w:rsidP="002802D0">
            <w:pPr>
              <w:pStyle w:val="GOSTTableHead"/>
              <w:rPr>
                <w:szCs w:val="22"/>
              </w:rPr>
            </w:pPr>
            <w:r w:rsidRPr="007036CE">
              <w:rPr>
                <w:szCs w:val="22"/>
              </w:rPr>
              <w:t>Тип данных</w:t>
            </w:r>
          </w:p>
        </w:tc>
        <w:tc>
          <w:tcPr>
            <w:tcW w:w="310" w:type="pct"/>
          </w:tcPr>
          <w:p w14:paraId="7BB3D757" w14:textId="77777777" w:rsidR="00244A18" w:rsidRPr="007036CE" w:rsidRDefault="00244A18" w:rsidP="002802D0">
            <w:pPr>
              <w:pStyle w:val="GOSTTableHead"/>
              <w:rPr>
                <w:szCs w:val="22"/>
              </w:rPr>
            </w:pPr>
            <w:r w:rsidRPr="007036CE">
              <w:rPr>
                <w:szCs w:val="22"/>
              </w:rPr>
              <w:t>Обязательность</w:t>
            </w:r>
          </w:p>
        </w:tc>
        <w:tc>
          <w:tcPr>
            <w:tcW w:w="318" w:type="pct"/>
            <w:hideMark/>
          </w:tcPr>
          <w:p w14:paraId="3D5926C2" w14:textId="77777777" w:rsidR="00244A18" w:rsidRPr="007036CE" w:rsidRDefault="00244A18" w:rsidP="002802D0">
            <w:pPr>
              <w:pStyle w:val="GOSTTableHead"/>
              <w:rPr>
                <w:szCs w:val="22"/>
              </w:rPr>
            </w:pPr>
            <w:r w:rsidRPr="007036CE">
              <w:rPr>
                <w:szCs w:val="22"/>
              </w:rPr>
              <w:t>Размерность</w:t>
            </w:r>
          </w:p>
        </w:tc>
        <w:tc>
          <w:tcPr>
            <w:tcW w:w="2085" w:type="pct"/>
          </w:tcPr>
          <w:p w14:paraId="2030A796" w14:textId="77777777" w:rsidR="00244A18" w:rsidRPr="007036CE" w:rsidRDefault="00244A18" w:rsidP="002802D0">
            <w:pPr>
              <w:pStyle w:val="GOSTTableHead"/>
              <w:rPr>
                <w:szCs w:val="22"/>
              </w:rPr>
            </w:pPr>
            <w:r w:rsidRPr="007036CE">
              <w:rPr>
                <w:szCs w:val="22"/>
              </w:rPr>
              <w:t>Описание</w:t>
            </w:r>
          </w:p>
        </w:tc>
      </w:tr>
      <w:tr w:rsidR="000F4EA3" w:rsidRPr="007036CE" w14:paraId="21996E85" w14:textId="77777777" w:rsidTr="00F92E5F">
        <w:tc>
          <w:tcPr>
            <w:tcW w:w="1100" w:type="pct"/>
          </w:tcPr>
          <w:p w14:paraId="7C503ACD" w14:textId="77777777" w:rsidR="000A2A86" w:rsidRPr="007036CE" w:rsidRDefault="000A2A86" w:rsidP="000A2A86">
            <w:pPr>
              <w:pStyle w:val="GOSTTablenorm"/>
            </w:pPr>
            <w:r w:rsidRPr="007036CE">
              <w:t>Номер документа</w:t>
            </w:r>
          </w:p>
        </w:tc>
        <w:tc>
          <w:tcPr>
            <w:tcW w:w="750" w:type="pct"/>
          </w:tcPr>
          <w:p w14:paraId="2CECD47E" w14:textId="77777777" w:rsidR="000A2A86" w:rsidRPr="007036CE" w:rsidRDefault="000A2A86" w:rsidP="0009288F">
            <w:pPr>
              <w:pStyle w:val="GOSTTablenorm"/>
            </w:pPr>
            <w:r w:rsidRPr="007036CE">
              <w:t>TtlPrt_DcNmbr</w:t>
            </w:r>
          </w:p>
        </w:tc>
        <w:tc>
          <w:tcPr>
            <w:tcW w:w="500" w:type="pct"/>
          </w:tcPr>
          <w:p w14:paraId="14A0AFBB" w14:textId="77777777" w:rsidR="000A2A86" w:rsidRPr="007036CE" w:rsidRDefault="000A2A86" w:rsidP="000A2A86">
            <w:pPr>
              <w:pStyle w:val="GOSTTablenorm"/>
            </w:pPr>
            <w:r w:rsidRPr="007036CE">
              <w:t>Строка</w:t>
            </w:r>
          </w:p>
        </w:tc>
        <w:tc>
          <w:tcPr>
            <w:tcW w:w="310" w:type="pct"/>
          </w:tcPr>
          <w:p w14:paraId="7382571F" w14:textId="77777777" w:rsidR="000A2A86" w:rsidRPr="007036CE" w:rsidRDefault="000A2A86" w:rsidP="000A2A86">
            <w:pPr>
              <w:pStyle w:val="GOSTTablenorm"/>
            </w:pPr>
            <w:r w:rsidRPr="007036CE">
              <w:t>Да</w:t>
            </w:r>
          </w:p>
        </w:tc>
        <w:tc>
          <w:tcPr>
            <w:tcW w:w="318" w:type="pct"/>
          </w:tcPr>
          <w:p w14:paraId="6A553752" w14:textId="77777777" w:rsidR="000A2A86" w:rsidRPr="007036CE" w:rsidRDefault="000A2A86" w:rsidP="000A2A86">
            <w:pPr>
              <w:pStyle w:val="GOSTTablenorm"/>
            </w:pPr>
            <w:r w:rsidRPr="007036CE">
              <w:t>&lt;=</w:t>
            </w:r>
            <w:r w:rsidRPr="007036CE">
              <w:rPr>
                <w:lang w:val="en-US"/>
              </w:rPr>
              <w:t>1</w:t>
            </w:r>
            <w:r w:rsidRPr="007036CE">
              <w:t>5</w:t>
            </w:r>
          </w:p>
        </w:tc>
        <w:tc>
          <w:tcPr>
            <w:tcW w:w="2085" w:type="pct"/>
          </w:tcPr>
          <w:p w14:paraId="623836C1" w14:textId="77777777" w:rsidR="000A2A86" w:rsidRPr="007036CE" w:rsidRDefault="000A2A86" w:rsidP="000A2A86">
            <w:pPr>
              <w:pStyle w:val="GOSTTablenorm"/>
            </w:pPr>
            <w:r w:rsidRPr="007036CE">
              <w:t>Указывается номер документа</w:t>
            </w:r>
          </w:p>
        </w:tc>
      </w:tr>
      <w:tr w:rsidR="000F4EA3" w:rsidRPr="007036CE" w14:paraId="56FFEA94" w14:textId="77777777" w:rsidTr="00F92E5F">
        <w:tc>
          <w:tcPr>
            <w:tcW w:w="1100" w:type="pct"/>
          </w:tcPr>
          <w:p w14:paraId="1631A715" w14:textId="77777777" w:rsidR="000A2A86" w:rsidRPr="007036CE" w:rsidRDefault="000A2A86" w:rsidP="000A2A86">
            <w:pPr>
              <w:pStyle w:val="GOSTTablenorm"/>
            </w:pPr>
            <w:r w:rsidRPr="007036CE">
              <w:t>Дата документа</w:t>
            </w:r>
          </w:p>
        </w:tc>
        <w:tc>
          <w:tcPr>
            <w:tcW w:w="750" w:type="pct"/>
          </w:tcPr>
          <w:p w14:paraId="09E37E0A" w14:textId="77777777" w:rsidR="000A2A86" w:rsidRPr="007036CE" w:rsidRDefault="000A2A86" w:rsidP="0009288F">
            <w:pPr>
              <w:pStyle w:val="GOSTTablenorm"/>
            </w:pPr>
            <w:r w:rsidRPr="007036CE">
              <w:t>TtlPrt_DcDt</w:t>
            </w:r>
          </w:p>
        </w:tc>
        <w:tc>
          <w:tcPr>
            <w:tcW w:w="500" w:type="pct"/>
          </w:tcPr>
          <w:p w14:paraId="7766FBF4" w14:textId="77777777" w:rsidR="000A2A86" w:rsidRPr="007036CE" w:rsidRDefault="000A2A86" w:rsidP="000A2A86">
            <w:pPr>
              <w:pStyle w:val="GOSTTablenorm"/>
            </w:pPr>
            <w:r w:rsidRPr="007036CE">
              <w:t>Дата</w:t>
            </w:r>
          </w:p>
        </w:tc>
        <w:tc>
          <w:tcPr>
            <w:tcW w:w="310" w:type="pct"/>
          </w:tcPr>
          <w:p w14:paraId="44DCB3EE" w14:textId="77777777" w:rsidR="000A2A86" w:rsidRPr="007036CE" w:rsidRDefault="000A2A86" w:rsidP="000A2A86">
            <w:pPr>
              <w:pStyle w:val="GOSTTablenorm"/>
            </w:pPr>
            <w:r w:rsidRPr="007036CE">
              <w:t>Да</w:t>
            </w:r>
          </w:p>
        </w:tc>
        <w:tc>
          <w:tcPr>
            <w:tcW w:w="318" w:type="pct"/>
          </w:tcPr>
          <w:p w14:paraId="61EF87B4" w14:textId="77777777" w:rsidR="000A2A86" w:rsidRPr="007036CE" w:rsidRDefault="00EA7A5B" w:rsidP="000A2A86">
            <w:pPr>
              <w:pStyle w:val="GOSTTablenorm"/>
            </w:pPr>
            <w:r w:rsidRPr="007036CE">
              <w:t>-</w:t>
            </w:r>
          </w:p>
        </w:tc>
        <w:tc>
          <w:tcPr>
            <w:tcW w:w="2085" w:type="pct"/>
          </w:tcPr>
          <w:p w14:paraId="3D35E0DA" w14:textId="77777777" w:rsidR="000A2A86" w:rsidRPr="007036CE" w:rsidRDefault="000A2A86" w:rsidP="00384BFB">
            <w:pPr>
              <w:pStyle w:val="GOSTTablenorm"/>
            </w:pPr>
            <w:r w:rsidRPr="007036CE">
              <w:t xml:space="preserve">Указывается дата </w:t>
            </w:r>
            <w:r w:rsidR="00384BFB" w:rsidRPr="007036CE">
              <w:t>документа в форм</w:t>
            </w:r>
            <w:r w:rsidR="0009288F" w:rsidRPr="007036CE">
              <w:t>ате YYYY-MM-DD</w:t>
            </w:r>
          </w:p>
        </w:tc>
      </w:tr>
      <w:tr w:rsidR="000F4EA3" w:rsidRPr="007036CE" w14:paraId="5D7682DC" w14:textId="77777777" w:rsidTr="00F92E5F">
        <w:tc>
          <w:tcPr>
            <w:tcW w:w="1100" w:type="pct"/>
          </w:tcPr>
          <w:p w14:paraId="32D7125F" w14:textId="77777777" w:rsidR="00227C94" w:rsidRPr="007036CE" w:rsidRDefault="00227C94" w:rsidP="00227C94">
            <w:pPr>
              <w:pStyle w:val="GOSTTablenorm"/>
            </w:pPr>
            <w:r w:rsidRPr="007036CE">
              <w:t>Вид документа</w:t>
            </w:r>
          </w:p>
        </w:tc>
        <w:tc>
          <w:tcPr>
            <w:tcW w:w="750" w:type="pct"/>
          </w:tcPr>
          <w:p w14:paraId="7FE8A1D9" w14:textId="77777777" w:rsidR="00227C94" w:rsidRPr="007036CE" w:rsidRDefault="0042191A" w:rsidP="0009288F">
            <w:pPr>
              <w:pStyle w:val="GOSTTablenorm"/>
            </w:pPr>
            <w:r w:rsidRPr="007036CE">
              <w:t>TtlPrt_DcTp</w:t>
            </w:r>
          </w:p>
        </w:tc>
        <w:tc>
          <w:tcPr>
            <w:tcW w:w="500" w:type="pct"/>
          </w:tcPr>
          <w:p w14:paraId="1A95EBC9" w14:textId="77777777" w:rsidR="00227C94" w:rsidRPr="007036CE" w:rsidDel="00C45DFF" w:rsidRDefault="00227C94" w:rsidP="00227C94">
            <w:pPr>
              <w:pStyle w:val="GOSTTablenorm"/>
            </w:pPr>
            <w:r w:rsidRPr="007036CE">
              <w:t>Строка</w:t>
            </w:r>
          </w:p>
        </w:tc>
        <w:tc>
          <w:tcPr>
            <w:tcW w:w="310" w:type="pct"/>
          </w:tcPr>
          <w:p w14:paraId="04832B81" w14:textId="77777777" w:rsidR="00227C94" w:rsidRPr="007036CE" w:rsidRDefault="00227C94" w:rsidP="00227C94">
            <w:pPr>
              <w:pStyle w:val="GOSTTablenorm"/>
            </w:pPr>
            <w:r w:rsidRPr="007036CE">
              <w:t>Да</w:t>
            </w:r>
          </w:p>
        </w:tc>
        <w:tc>
          <w:tcPr>
            <w:tcW w:w="318" w:type="pct"/>
          </w:tcPr>
          <w:p w14:paraId="3728B128" w14:textId="77777777" w:rsidR="00227C94" w:rsidRPr="007036CE" w:rsidRDefault="00227C94" w:rsidP="00227C94">
            <w:pPr>
              <w:pStyle w:val="GOSTTablenorm"/>
            </w:pPr>
            <w:r w:rsidRPr="007036CE">
              <w:t>=3</w:t>
            </w:r>
          </w:p>
        </w:tc>
        <w:tc>
          <w:tcPr>
            <w:tcW w:w="2085" w:type="pct"/>
          </w:tcPr>
          <w:p w14:paraId="2F211556" w14:textId="77777777" w:rsidR="009D6AF6" w:rsidRPr="007036CE" w:rsidRDefault="0009288F" w:rsidP="00227C94">
            <w:pPr>
              <w:pStyle w:val="GOSTTablenorm"/>
            </w:pPr>
            <w:r w:rsidRPr="007036CE">
              <w:t>Указывается код вида документа.</w:t>
            </w:r>
          </w:p>
          <w:p w14:paraId="233C5ADD" w14:textId="77777777" w:rsidR="00227C94" w:rsidRPr="007036CE" w:rsidRDefault="00227C94" w:rsidP="00227C94">
            <w:pPr>
              <w:pStyle w:val="GOSTTablenorm"/>
            </w:pPr>
            <w:r w:rsidRPr="007036CE">
              <w:t>Заполняется значением «</w:t>
            </w:r>
            <w:r w:rsidR="00EA7A5B" w:rsidRPr="007036CE">
              <w:rPr>
                <w:szCs w:val="22"/>
                <w:lang w:val="en-US"/>
              </w:rPr>
              <w:t>ZMR</w:t>
            </w:r>
            <w:r w:rsidRPr="007036CE">
              <w:t>»</w:t>
            </w:r>
          </w:p>
        </w:tc>
      </w:tr>
      <w:tr w:rsidR="000F4EA3" w:rsidRPr="007036CE" w14:paraId="4D10B962" w14:textId="77777777" w:rsidTr="00F92E5F">
        <w:tc>
          <w:tcPr>
            <w:tcW w:w="1100" w:type="pct"/>
          </w:tcPr>
          <w:p w14:paraId="26872311" w14:textId="77777777" w:rsidR="00227C94" w:rsidRPr="007036CE" w:rsidRDefault="00227C94" w:rsidP="00227C94">
            <w:pPr>
              <w:pStyle w:val="GOSTTablenorm"/>
              <w:rPr>
                <w:szCs w:val="22"/>
              </w:rPr>
            </w:pPr>
            <w:r w:rsidRPr="007036CE">
              <w:t>Контур</w:t>
            </w:r>
          </w:p>
        </w:tc>
        <w:tc>
          <w:tcPr>
            <w:tcW w:w="750" w:type="pct"/>
          </w:tcPr>
          <w:p w14:paraId="2959014B" w14:textId="77777777" w:rsidR="00227C94" w:rsidRPr="007036CE" w:rsidRDefault="00227C94" w:rsidP="0009288F">
            <w:pPr>
              <w:pStyle w:val="GOSTTablenorm"/>
            </w:pPr>
            <w:r w:rsidRPr="007036CE">
              <w:t>SstmInfrmtn_Cntr</w:t>
            </w:r>
          </w:p>
        </w:tc>
        <w:tc>
          <w:tcPr>
            <w:tcW w:w="500" w:type="pct"/>
          </w:tcPr>
          <w:p w14:paraId="569363F9" w14:textId="77777777" w:rsidR="00227C94" w:rsidRPr="007036CE" w:rsidRDefault="00227C94" w:rsidP="00227C94">
            <w:pPr>
              <w:pStyle w:val="GOSTTablenorm"/>
              <w:rPr>
                <w:szCs w:val="22"/>
              </w:rPr>
            </w:pPr>
            <w:r w:rsidRPr="007036CE">
              <w:t>Строка</w:t>
            </w:r>
          </w:p>
        </w:tc>
        <w:tc>
          <w:tcPr>
            <w:tcW w:w="310" w:type="pct"/>
          </w:tcPr>
          <w:p w14:paraId="6F6F3D77" w14:textId="77777777" w:rsidR="00227C94" w:rsidRPr="007036CE" w:rsidRDefault="00227C94" w:rsidP="00227C94">
            <w:pPr>
              <w:pStyle w:val="GOSTTablenorm"/>
              <w:rPr>
                <w:szCs w:val="22"/>
              </w:rPr>
            </w:pPr>
            <w:r w:rsidRPr="007036CE">
              <w:t>Да</w:t>
            </w:r>
          </w:p>
        </w:tc>
        <w:tc>
          <w:tcPr>
            <w:tcW w:w="318" w:type="pct"/>
          </w:tcPr>
          <w:p w14:paraId="199601A8" w14:textId="77777777" w:rsidR="00227C94" w:rsidRPr="007036CE" w:rsidRDefault="00227C94" w:rsidP="00227C94">
            <w:pPr>
              <w:pStyle w:val="GOSTTablenorm"/>
              <w:rPr>
                <w:szCs w:val="22"/>
              </w:rPr>
            </w:pPr>
            <w:r w:rsidRPr="007036CE">
              <w:t>=1</w:t>
            </w:r>
          </w:p>
        </w:tc>
        <w:tc>
          <w:tcPr>
            <w:tcW w:w="2085" w:type="pct"/>
          </w:tcPr>
          <w:p w14:paraId="2ACA5496" w14:textId="77777777" w:rsidR="00227C94" w:rsidRPr="007036CE" w:rsidRDefault="00227C94" w:rsidP="00227C94">
            <w:pPr>
              <w:pStyle w:val="GOSTTablenorm"/>
            </w:pPr>
            <w:r w:rsidRPr="007036CE">
              <w:t>Указывается код контура,</w:t>
            </w:r>
            <w:r w:rsidR="0009288F" w:rsidRPr="007036CE">
              <w:t xml:space="preserve"> в котором проводится операция.</w:t>
            </w:r>
          </w:p>
          <w:p w14:paraId="2F1BCE11" w14:textId="77777777" w:rsidR="00227C94" w:rsidRPr="007036CE" w:rsidRDefault="00227C94" w:rsidP="00227C94">
            <w:pPr>
              <w:pStyle w:val="GOSTTablenorm"/>
            </w:pPr>
            <w:r w:rsidRPr="007036CE">
              <w:t>Возможные значения:</w:t>
            </w:r>
          </w:p>
          <w:p w14:paraId="58BD3844" w14:textId="77777777" w:rsidR="00227C94" w:rsidRPr="007036CE" w:rsidRDefault="00227C94" w:rsidP="00227C94">
            <w:pPr>
              <w:pStyle w:val="GOSTTableListMark1"/>
            </w:pPr>
            <w:r w:rsidRPr="007036CE">
              <w:t>«</w:t>
            </w:r>
            <w:r w:rsidR="00666E41" w:rsidRPr="007036CE">
              <w:rPr>
                <w:lang w:val="en-US"/>
              </w:rPr>
              <w:t>O</w:t>
            </w:r>
            <w:r w:rsidRPr="007036CE">
              <w:t>» – открытый;</w:t>
            </w:r>
          </w:p>
          <w:p w14:paraId="6E247D97" w14:textId="77777777" w:rsidR="00227C94" w:rsidRPr="007036CE" w:rsidRDefault="00227C94" w:rsidP="00227C94">
            <w:pPr>
              <w:pStyle w:val="GOSTTableListMark1"/>
            </w:pPr>
            <w:r w:rsidRPr="007036CE">
              <w:t>«</w:t>
            </w:r>
            <w:r w:rsidRPr="007036CE">
              <w:rPr>
                <w:lang w:val="en-US"/>
              </w:rPr>
              <w:t>S</w:t>
            </w:r>
            <w:r w:rsidRPr="007036CE">
              <w:t>» – защищенный;</w:t>
            </w:r>
          </w:p>
          <w:p w14:paraId="08F2F17C" w14:textId="77777777" w:rsidR="00227C94" w:rsidRPr="007036CE" w:rsidRDefault="00E16DCE" w:rsidP="00227C94">
            <w:pPr>
              <w:pStyle w:val="GOSTTableListMark1"/>
            </w:pPr>
            <w:r w:rsidRPr="007036CE">
              <w:lastRenderedPageBreak/>
              <w:t>«</w:t>
            </w:r>
            <w:r w:rsidR="00227C94" w:rsidRPr="007036CE">
              <w:t>1</w:t>
            </w:r>
            <w:r w:rsidRPr="007036CE">
              <w:t>»</w:t>
            </w:r>
            <w:r w:rsidR="00227C94" w:rsidRPr="007036CE">
              <w:t xml:space="preserve"> – открытый;</w:t>
            </w:r>
          </w:p>
          <w:p w14:paraId="6B26DD9D" w14:textId="266F577F" w:rsidR="00227C94" w:rsidRPr="007036CE" w:rsidRDefault="00E16DCE" w:rsidP="0029655B">
            <w:pPr>
              <w:pStyle w:val="GOSTTableListMark1"/>
            </w:pPr>
            <w:r w:rsidRPr="007036CE">
              <w:t>«</w:t>
            </w:r>
            <w:r w:rsidR="00227C94" w:rsidRPr="007036CE">
              <w:t>2</w:t>
            </w:r>
            <w:r w:rsidRPr="007036CE">
              <w:t>»</w:t>
            </w:r>
            <w:r w:rsidR="00227C94" w:rsidRPr="007036CE">
              <w:t xml:space="preserve"> </w:t>
            </w:r>
            <w:r w:rsidR="00FB1651" w:rsidRPr="007036CE">
              <w:t>–</w:t>
            </w:r>
            <w:r w:rsidR="00227C94" w:rsidRPr="007036CE">
              <w:t xml:space="preserve"> защищенный</w:t>
            </w:r>
          </w:p>
        </w:tc>
      </w:tr>
      <w:tr w:rsidR="000F4EA3" w:rsidRPr="007036CE" w14:paraId="3F7C6176" w14:textId="77777777" w:rsidTr="00F92E5F">
        <w:tc>
          <w:tcPr>
            <w:tcW w:w="1100" w:type="pct"/>
          </w:tcPr>
          <w:p w14:paraId="15A4CD6E" w14:textId="77777777" w:rsidR="00227C94" w:rsidRPr="007036CE" w:rsidRDefault="00227C94" w:rsidP="00227C94">
            <w:pPr>
              <w:pStyle w:val="GOSTTablenorm"/>
              <w:rPr>
                <w:szCs w:val="22"/>
              </w:rPr>
            </w:pPr>
            <w:r w:rsidRPr="007036CE">
              <w:lastRenderedPageBreak/>
              <w:t>Уровень конфиденциальности</w:t>
            </w:r>
          </w:p>
        </w:tc>
        <w:tc>
          <w:tcPr>
            <w:tcW w:w="750" w:type="pct"/>
          </w:tcPr>
          <w:p w14:paraId="6E69ACDB" w14:textId="77777777" w:rsidR="00227C94" w:rsidRPr="007036CE" w:rsidRDefault="00227C94" w:rsidP="0009288F">
            <w:pPr>
              <w:pStyle w:val="GOSTTablenorm"/>
            </w:pPr>
            <w:r w:rsidRPr="007036CE">
              <w:t>SstmInfrmtn_AccessLevelStereotype</w:t>
            </w:r>
          </w:p>
        </w:tc>
        <w:tc>
          <w:tcPr>
            <w:tcW w:w="500" w:type="pct"/>
          </w:tcPr>
          <w:p w14:paraId="67193ABA" w14:textId="77777777" w:rsidR="00227C94" w:rsidRPr="007036CE" w:rsidRDefault="00227C94" w:rsidP="00227C94">
            <w:pPr>
              <w:pStyle w:val="GOSTTablenorm"/>
              <w:rPr>
                <w:szCs w:val="22"/>
              </w:rPr>
            </w:pPr>
            <w:r w:rsidRPr="007036CE">
              <w:t>Число</w:t>
            </w:r>
          </w:p>
        </w:tc>
        <w:tc>
          <w:tcPr>
            <w:tcW w:w="310" w:type="pct"/>
          </w:tcPr>
          <w:p w14:paraId="4DEEE46F" w14:textId="77777777" w:rsidR="00227C94" w:rsidRPr="007036CE" w:rsidRDefault="00227C94" w:rsidP="00227C94">
            <w:pPr>
              <w:pStyle w:val="GOSTTablenorm"/>
              <w:rPr>
                <w:szCs w:val="22"/>
              </w:rPr>
            </w:pPr>
            <w:r w:rsidRPr="007036CE">
              <w:t>Да</w:t>
            </w:r>
          </w:p>
        </w:tc>
        <w:tc>
          <w:tcPr>
            <w:tcW w:w="318" w:type="pct"/>
          </w:tcPr>
          <w:p w14:paraId="60BE619F" w14:textId="77777777" w:rsidR="00227C94" w:rsidRPr="007036CE" w:rsidRDefault="00227C94" w:rsidP="00227C94">
            <w:pPr>
              <w:pStyle w:val="GOSTTablenorm"/>
              <w:rPr>
                <w:szCs w:val="22"/>
              </w:rPr>
            </w:pPr>
            <w:r w:rsidRPr="007036CE">
              <w:t>=1</w:t>
            </w:r>
          </w:p>
        </w:tc>
        <w:tc>
          <w:tcPr>
            <w:tcW w:w="2085" w:type="pct"/>
          </w:tcPr>
          <w:p w14:paraId="02B3EECD" w14:textId="77777777" w:rsidR="00227C94" w:rsidRPr="007036CE" w:rsidRDefault="00227C94" w:rsidP="00227C94">
            <w:pPr>
              <w:pStyle w:val="GOSTTablenorm"/>
            </w:pPr>
            <w:r w:rsidRPr="007036CE">
              <w:t>Указывается уровень конфиденциальности документа.</w:t>
            </w:r>
          </w:p>
          <w:p w14:paraId="4BDCE060" w14:textId="77777777" w:rsidR="00227C94" w:rsidRPr="007036CE" w:rsidRDefault="00227C94" w:rsidP="00227C94">
            <w:pPr>
              <w:pStyle w:val="GOSTTablenorm"/>
            </w:pPr>
            <w:r w:rsidRPr="007036CE">
              <w:t>Возможные значения:</w:t>
            </w:r>
          </w:p>
          <w:p w14:paraId="73989BAA" w14:textId="774F9CF8" w:rsidR="00227C94" w:rsidRPr="007036CE" w:rsidRDefault="00227C94" w:rsidP="00227C94">
            <w:pPr>
              <w:pStyle w:val="GOSTTableListMark1"/>
            </w:pPr>
            <w:r w:rsidRPr="007036CE">
              <w:t xml:space="preserve">«0» </w:t>
            </w:r>
            <w:r w:rsidR="00FB1651" w:rsidRPr="007036CE">
              <w:t>–</w:t>
            </w:r>
            <w:r w:rsidRPr="007036CE">
              <w:t xml:space="preserve"> </w:t>
            </w:r>
            <w:r w:rsidR="00AB40FF" w:rsidRPr="007036CE">
              <w:t>н</w:t>
            </w:r>
            <w:r w:rsidRPr="007036CE">
              <w:t>есекретно;</w:t>
            </w:r>
          </w:p>
          <w:p w14:paraId="4098C2F7" w14:textId="43FEED04" w:rsidR="00227C94" w:rsidRPr="007036CE" w:rsidRDefault="00227C94" w:rsidP="00AB40FF">
            <w:pPr>
              <w:pStyle w:val="GOSTTableListMark1"/>
              <w:rPr>
                <w:szCs w:val="22"/>
              </w:rPr>
            </w:pPr>
            <w:r w:rsidRPr="007036CE">
              <w:t>«</w:t>
            </w:r>
            <w:r w:rsidR="0009288F" w:rsidRPr="007036CE">
              <w:t xml:space="preserve">1» </w:t>
            </w:r>
            <w:r w:rsidR="00FB1651" w:rsidRPr="007036CE">
              <w:t>–</w:t>
            </w:r>
            <w:r w:rsidR="0009288F" w:rsidRPr="007036CE">
              <w:t xml:space="preserve"> </w:t>
            </w:r>
            <w:r w:rsidR="00AB40FF" w:rsidRPr="007036CE">
              <w:t>д</w:t>
            </w:r>
            <w:r w:rsidR="0009288F" w:rsidRPr="007036CE">
              <w:t>ля служебного пользования</w:t>
            </w:r>
          </w:p>
        </w:tc>
      </w:tr>
      <w:tr w:rsidR="000F4EA3" w:rsidRPr="007036CE" w14:paraId="3B84FE20" w14:textId="77777777" w:rsidTr="00F92E5F">
        <w:tc>
          <w:tcPr>
            <w:tcW w:w="1100" w:type="pct"/>
          </w:tcPr>
          <w:p w14:paraId="21B3BCA4" w14:textId="77777777" w:rsidR="00227C94" w:rsidRPr="007036CE" w:rsidRDefault="00227C94" w:rsidP="00227C94">
            <w:pPr>
              <w:pStyle w:val="GOSTTablenorm"/>
              <w:rPr>
                <w:szCs w:val="22"/>
              </w:rPr>
            </w:pPr>
            <w:r w:rsidRPr="007036CE">
              <w:t>Код бюджета</w:t>
            </w:r>
          </w:p>
        </w:tc>
        <w:tc>
          <w:tcPr>
            <w:tcW w:w="750" w:type="pct"/>
          </w:tcPr>
          <w:p w14:paraId="0758B214" w14:textId="77777777" w:rsidR="00227C94" w:rsidRPr="007036CE" w:rsidRDefault="00227C94" w:rsidP="0009288F">
            <w:pPr>
              <w:pStyle w:val="GOSTTablenorm"/>
            </w:pPr>
            <w:r w:rsidRPr="007036CE">
              <w:t>TtlPrt_Budget_Cd</w:t>
            </w:r>
          </w:p>
        </w:tc>
        <w:tc>
          <w:tcPr>
            <w:tcW w:w="500" w:type="pct"/>
          </w:tcPr>
          <w:p w14:paraId="70B45C37" w14:textId="77777777" w:rsidR="00227C94" w:rsidRPr="007036CE" w:rsidRDefault="00227C94" w:rsidP="00227C94">
            <w:pPr>
              <w:pStyle w:val="GOSTTablenorm"/>
              <w:rPr>
                <w:szCs w:val="22"/>
              </w:rPr>
            </w:pPr>
            <w:r w:rsidRPr="007036CE">
              <w:t>Строка</w:t>
            </w:r>
          </w:p>
        </w:tc>
        <w:tc>
          <w:tcPr>
            <w:tcW w:w="310" w:type="pct"/>
          </w:tcPr>
          <w:p w14:paraId="5242979A" w14:textId="77777777" w:rsidR="00227C94" w:rsidRPr="007036CE" w:rsidRDefault="00227C94" w:rsidP="00227C94">
            <w:pPr>
              <w:pStyle w:val="GOSTTablenorm"/>
              <w:rPr>
                <w:szCs w:val="22"/>
              </w:rPr>
            </w:pPr>
            <w:r w:rsidRPr="007036CE">
              <w:t>Да</w:t>
            </w:r>
          </w:p>
        </w:tc>
        <w:tc>
          <w:tcPr>
            <w:tcW w:w="318" w:type="pct"/>
          </w:tcPr>
          <w:p w14:paraId="5FBEBEE4" w14:textId="77777777" w:rsidR="00227C94" w:rsidRPr="007036CE" w:rsidRDefault="00227C94" w:rsidP="00227C94">
            <w:pPr>
              <w:pStyle w:val="GOSTTablenorm"/>
              <w:rPr>
                <w:szCs w:val="22"/>
              </w:rPr>
            </w:pPr>
            <w:r w:rsidRPr="007036CE">
              <w:t>=8</w:t>
            </w:r>
          </w:p>
        </w:tc>
        <w:tc>
          <w:tcPr>
            <w:tcW w:w="2085" w:type="pct"/>
          </w:tcPr>
          <w:p w14:paraId="33AE29C3" w14:textId="77777777" w:rsidR="00227C94" w:rsidRPr="007036CE" w:rsidRDefault="00227C94" w:rsidP="00227C94">
            <w:pPr>
              <w:pStyle w:val="GOSTTablenorm"/>
              <w:rPr>
                <w:szCs w:val="22"/>
              </w:rPr>
            </w:pPr>
            <w:r w:rsidRPr="007036CE">
              <w:t>Указывается код бюджета в соответ</w:t>
            </w:r>
            <w:r w:rsidR="0009288F" w:rsidRPr="007036CE">
              <w:t>ствии со справочником «Бюджеты»</w:t>
            </w:r>
          </w:p>
        </w:tc>
      </w:tr>
      <w:tr w:rsidR="000F4EA3" w:rsidRPr="007036CE" w14:paraId="3A786FA3" w14:textId="77777777" w:rsidTr="00F92E5F">
        <w:tc>
          <w:tcPr>
            <w:tcW w:w="1100" w:type="pct"/>
          </w:tcPr>
          <w:p w14:paraId="7815D4C2" w14:textId="77777777" w:rsidR="00227C94" w:rsidRPr="007036CE" w:rsidRDefault="00227C94" w:rsidP="00227C94">
            <w:pPr>
              <w:pStyle w:val="GOSTTablenorm"/>
              <w:rPr>
                <w:szCs w:val="22"/>
              </w:rPr>
            </w:pPr>
            <w:r w:rsidRPr="007036CE">
              <w:t>Номер лицевого счета плательщика</w:t>
            </w:r>
          </w:p>
        </w:tc>
        <w:tc>
          <w:tcPr>
            <w:tcW w:w="750" w:type="pct"/>
          </w:tcPr>
          <w:p w14:paraId="78900D16" w14:textId="77777777" w:rsidR="00227C94" w:rsidRPr="007036CE" w:rsidRDefault="00227C94" w:rsidP="0009288F">
            <w:pPr>
              <w:pStyle w:val="GOSTTablenorm"/>
            </w:pPr>
            <w:r w:rsidRPr="007036CE">
              <w:t>TtlPrt_NmbLS</w:t>
            </w:r>
          </w:p>
        </w:tc>
        <w:tc>
          <w:tcPr>
            <w:tcW w:w="500" w:type="pct"/>
          </w:tcPr>
          <w:p w14:paraId="4952F383" w14:textId="77777777" w:rsidR="00227C94" w:rsidRPr="007036CE" w:rsidRDefault="00227C94" w:rsidP="00227C94">
            <w:pPr>
              <w:pStyle w:val="GOSTTablenorm"/>
              <w:rPr>
                <w:szCs w:val="22"/>
              </w:rPr>
            </w:pPr>
            <w:r w:rsidRPr="007036CE">
              <w:t>Строка</w:t>
            </w:r>
          </w:p>
        </w:tc>
        <w:tc>
          <w:tcPr>
            <w:tcW w:w="310" w:type="pct"/>
          </w:tcPr>
          <w:p w14:paraId="0E54BF6F" w14:textId="77777777" w:rsidR="00227C94" w:rsidRPr="007036CE" w:rsidRDefault="00227C94" w:rsidP="00227C94">
            <w:pPr>
              <w:pStyle w:val="GOSTTablenorm"/>
              <w:rPr>
                <w:szCs w:val="22"/>
              </w:rPr>
            </w:pPr>
            <w:r w:rsidRPr="007036CE">
              <w:t>Да</w:t>
            </w:r>
          </w:p>
        </w:tc>
        <w:tc>
          <w:tcPr>
            <w:tcW w:w="318" w:type="pct"/>
          </w:tcPr>
          <w:p w14:paraId="6440CCCE" w14:textId="77777777" w:rsidR="00227C94" w:rsidRPr="007036CE" w:rsidRDefault="00227C94" w:rsidP="00227C94">
            <w:pPr>
              <w:pStyle w:val="GOSTTablenorm"/>
              <w:rPr>
                <w:szCs w:val="22"/>
              </w:rPr>
            </w:pPr>
            <w:r w:rsidRPr="007036CE">
              <w:t>=11</w:t>
            </w:r>
          </w:p>
        </w:tc>
        <w:tc>
          <w:tcPr>
            <w:tcW w:w="2085" w:type="pct"/>
          </w:tcPr>
          <w:p w14:paraId="24FDDF9E" w14:textId="77777777" w:rsidR="00227C94" w:rsidRPr="007036CE" w:rsidRDefault="00227C94" w:rsidP="00227C94">
            <w:pPr>
              <w:pStyle w:val="GOSTTablenorm"/>
              <w:rPr>
                <w:szCs w:val="22"/>
              </w:rPr>
            </w:pPr>
            <w:r w:rsidRPr="007036CE">
              <w:t>Указывается номер лицевого счета плательщика</w:t>
            </w:r>
          </w:p>
        </w:tc>
      </w:tr>
      <w:tr w:rsidR="000F4EA3" w:rsidRPr="007036CE" w14:paraId="164F77AE" w14:textId="77777777" w:rsidTr="00F92E5F">
        <w:tc>
          <w:tcPr>
            <w:tcW w:w="1100" w:type="pct"/>
          </w:tcPr>
          <w:p w14:paraId="395FA5BE" w14:textId="77777777" w:rsidR="00227C94" w:rsidRPr="007036CE" w:rsidRDefault="00227C94" w:rsidP="00227C94">
            <w:pPr>
              <w:pStyle w:val="GOSTTablenorm"/>
            </w:pPr>
            <w:r w:rsidRPr="007036CE">
              <w:t>Признак учета БА, ЛБО на ЛС плательщика</w:t>
            </w:r>
          </w:p>
        </w:tc>
        <w:tc>
          <w:tcPr>
            <w:tcW w:w="750" w:type="pct"/>
          </w:tcPr>
          <w:p w14:paraId="25664896" w14:textId="77777777" w:rsidR="00227C94" w:rsidRPr="007036CE" w:rsidRDefault="00227C94" w:rsidP="0009288F">
            <w:pPr>
              <w:pStyle w:val="GOSTTablenorm"/>
            </w:pPr>
            <w:r w:rsidRPr="007036CE">
              <w:t>SstmInfrmtn_SIGN_BaLbo_Snd</w:t>
            </w:r>
          </w:p>
        </w:tc>
        <w:tc>
          <w:tcPr>
            <w:tcW w:w="500" w:type="pct"/>
          </w:tcPr>
          <w:p w14:paraId="5FFB5ECF" w14:textId="77777777" w:rsidR="00227C94" w:rsidRPr="007036CE" w:rsidRDefault="00BB45B7" w:rsidP="00227C94">
            <w:pPr>
              <w:pStyle w:val="GOSTTablenorm"/>
            </w:pPr>
            <w:r w:rsidRPr="007036CE">
              <w:t>Логический</w:t>
            </w:r>
          </w:p>
        </w:tc>
        <w:tc>
          <w:tcPr>
            <w:tcW w:w="310" w:type="pct"/>
          </w:tcPr>
          <w:p w14:paraId="49710D81" w14:textId="77777777" w:rsidR="00227C94" w:rsidRPr="007036CE" w:rsidRDefault="00227C94" w:rsidP="00227C94">
            <w:pPr>
              <w:pStyle w:val="GOSTTablenorm"/>
            </w:pPr>
            <w:r w:rsidRPr="007036CE">
              <w:t>Да</w:t>
            </w:r>
          </w:p>
        </w:tc>
        <w:tc>
          <w:tcPr>
            <w:tcW w:w="318" w:type="pct"/>
          </w:tcPr>
          <w:p w14:paraId="111FF3B2" w14:textId="77777777" w:rsidR="00227C94" w:rsidRPr="007036CE" w:rsidRDefault="00BB45B7" w:rsidP="00227C94">
            <w:pPr>
              <w:pStyle w:val="GOSTTablenorm"/>
            </w:pPr>
            <w:r w:rsidRPr="007036CE">
              <w:t>-</w:t>
            </w:r>
          </w:p>
        </w:tc>
        <w:tc>
          <w:tcPr>
            <w:tcW w:w="2085" w:type="pct"/>
          </w:tcPr>
          <w:p w14:paraId="11D4A160" w14:textId="77777777" w:rsidR="00227C94" w:rsidRPr="007036CE" w:rsidRDefault="00227C94" w:rsidP="00227C94">
            <w:pPr>
              <w:pStyle w:val="GOSTTablenorm"/>
            </w:pPr>
            <w:r w:rsidRPr="007036CE">
              <w:t>Указывается признак учета БА, ЛБО на ЛС плательщика.</w:t>
            </w:r>
          </w:p>
          <w:p w14:paraId="253F8BB6" w14:textId="77777777" w:rsidR="00E16DCE" w:rsidRPr="007036CE" w:rsidRDefault="00227C94" w:rsidP="00227C94">
            <w:pPr>
              <w:pStyle w:val="GOSTTablenorm"/>
            </w:pPr>
            <w:r w:rsidRPr="007036CE">
              <w:t>Может принимать значения:</w:t>
            </w:r>
          </w:p>
          <w:p w14:paraId="11DF8290" w14:textId="5B4772BC" w:rsidR="000F30C4" w:rsidRPr="007036CE" w:rsidRDefault="000F30C4" w:rsidP="000F30C4">
            <w:pPr>
              <w:pStyle w:val="GOSTTableListMark1"/>
            </w:pPr>
            <w:r w:rsidRPr="007036CE">
              <w:t>«</w:t>
            </w:r>
            <w:r w:rsidRPr="007036CE">
              <w:rPr>
                <w:lang w:val="en-US"/>
              </w:rPr>
              <w:t>true</w:t>
            </w:r>
            <w:r w:rsidRPr="007036CE">
              <w:t xml:space="preserve">» </w:t>
            </w:r>
            <w:r w:rsidR="00FB1651" w:rsidRPr="007036CE">
              <w:t>–</w:t>
            </w:r>
            <w:r w:rsidRPr="007036CE">
              <w:t xml:space="preserve"> </w:t>
            </w:r>
            <w:r w:rsidR="00AB40FF" w:rsidRPr="007036CE">
              <w:t>д</w:t>
            </w:r>
            <w:r w:rsidRPr="007036CE">
              <w:t>а;</w:t>
            </w:r>
          </w:p>
          <w:p w14:paraId="46A07FB1" w14:textId="078D26FC" w:rsidR="00227C94" w:rsidRPr="007036CE" w:rsidRDefault="000F30C4" w:rsidP="00AB40FF">
            <w:pPr>
              <w:pStyle w:val="GOSTTableListMark1"/>
            </w:pPr>
            <w:r w:rsidRPr="007036CE">
              <w:t>«</w:t>
            </w:r>
            <w:r w:rsidRPr="007036CE">
              <w:rPr>
                <w:lang w:val="en-US"/>
              </w:rPr>
              <w:t>false</w:t>
            </w:r>
            <w:r w:rsidRPr="007036CE">
              <w:t xml:space="preserve">» </w:t>
            </w:r>
            <w:r w:rsidR="00FB1651" w:rsidRPr="007036CE">
              <w:t>–</w:t>
            </w:r>
            <w:r w:rsidRPr="007036CE">
              <w:t xml:space="preserve"> </w:t>
            </w:r>
            <w:r w:rsidR="00AB40FF" w:rsidRPr="007036CE">
              <w:t>н</w:t>
            </w:r>
            <w:r w:rsidRPr="007036CE">
              <w:t>ет</w:t>
            </w:r>
          </w:p>
        </w:tc>
      </w:tr>
      <w:tr w:rsidR="000F4EA3" w:rsidRPr="007036CE" w14:paraId="33E0382D" w14:textId="77777777" w:rsidTr="00F92E5F">
        <w:tc>
          <w:tcPr>
            <w:tcW w:w="1100" w:type="pct"/>
          </w:tcPr>
          <w:p w14:paraId="01AF018A" w14:textId="77777777" w:rsidR="00227C94" w:rsidRPr="007036CE" w:rsidRDefault="00227C94" w:rsidP="00227C94">
            <w:pPr>
              <w:pStyle w:val="GOSTTablenorm"/>
            </w:pPr>
            <w:r w:rsidRPr="007036CE">
              <w:t>Признак учета ПОФР на ЛС плательщика</w:t>
            </w:r>
          </w:p>
        </w:tc>
        <w:tc>
          <w:tcPr>
            <w:tcW w:w="750" w:type="pct"/>
          </w:tcPr>
          <w:p w14:paraId="31DACEDF" w14:textId="77777777" w:rsidR="00227C94" w:rsidRPr="007036CE" w:rsidRDefault="00227C94" w:rsidP="0009288F">
            <w:pPr>
              <w:pStyle w:val="GOSTTablenorm"/>
            </w:pPr>
            <w:r w:rsidRPr="007036CE">
              <w:t>SstmInfrmtn_SIGN_POFR_Snd</w:t>
            </w:r>
          </w:p>
        </w:tc>
        <w:tc>
          <w:tcPr>
            <w:tcW w:w="500" w:type="pct"/>
          </w:tcPr>
          <w:p w14:paraId="323EFC49" w14:textId="77777777" w:rsidR="00227C94" w:rsidRPr="007036CE" w:rsidRDefault="00BB45B7" w:rsidP="00227C94">
            <w:pPr>
              <w:pStyle w:val="GOSTTablenorm"/>
            </w:pPr>
            <w:r w:rsidRPr="007036CE">
              <w:t>Логический</w:t>
            </w:r>
          </w:p>
        </w:tc>
        <w:tc>
          <w:tcPr>
            <w:tcW w:w="310" w:type="pct"/>
          </w:tcPr>
          <w:p w14:paraId="35613AA3" w14:textId="77777777" w:rsidR="00227C94" w:rsidRPr="007036CE" w:rsidRDefault="00227C94" w:rsidP="00227C94">
            <w:pPr>
              <w:pStyle w:val="GOSTTablenorm"/>
            </w:pPr>
            <w:r w:rsidRPr="007036CE">
              <w:t>Да</w:t>
            </w:r>
          </w:p>
        </w:tc>
        <w:tc>
          <w:tcPr>
            <w:tcW w:w="318" w:type="pct"/>
          </w:tcPr>
          <w:p w14:paraId="6E1348F1" w14:textId="77777777" w:rsidR="00227C94" w:rsidRPr="007036CE" w:rsidRDefault="00BB45B7" w:rsidP="00227C94">
            <w:pPr>
              <w:pStyle w:val="GOSTTablenorm"/>
            </w:pPr>
            <w:r w:rsidRPr="007036CE">
              <w:t>-</w:t>
            </w:r>
          </w:p>
        </w:tc>
        <w:tc>
          <w:tcPr>
            <w:tcW w:w="2085" w:type="pct"/>
          </w:tcPr>
          <w:p w14:paraId="74E23B8F" w14:textId="77777777" w:rsidR="00227C94" w:rsidRPr="007036CE" w:rsidRDefault="00227C94" w:rsidP="00227C94">
            <w:pPr>
              <w:pStyle w:val="GOSTTablenorm"/>
            </w:pPr>
            <w:r w:rsidRPr="007036CE">
              <w:t>Указывается признак учета ПОФР на ЛС плательщика.</w:t>
            </w:r>
          </w:p>
          <w:p w14:paraId="2613E073" w14:textId="77777777" w:rsidR="00E16DCE" w:rsidRPr="007036CE" w:rsidRDefault="00227C94" w:rsidP="00227C94">
            <w:pPr>
              <w:pStyle w:val="GOSTTablenorm"/>
            </w:pPr>
            <w:r w:rsidRPr="007036CE">
              <w:t>Может принимать значения:</w:t>
            </w:r>
          </w:p>
          <w:p w14:paraId="63966D39" w14:textId="799CC9F1" w:rsidR="000F30C4" w:rsidRPr="007036CE" w:rsidRDefault="000F30C4" w:rsidP="000F30C4">
            <w:pPr>
              <w:pStyle w:val="GOSTTableListMark1"/>
            </w:pPr>
            <w:r w:rsidRPr="007036CE">
              <w:t>«</w:t>
            </w:r>
            <w:r w:rsidRPr="007036CE">
              <w:rPr>
                <w:lang w:val="en-US"/>
              </w:rPr>
              <w:t>true</w:t>
            </w:r>
            <w:r w:rsidRPr="007036CE">
              <w:t xml:space="preserve">» </w:t>
            </w:r>
            <w:r w:rsidR="00FB1651" w:rsidRPr="007036CE">
              <w:t>–</w:t>
            </w:r>
            <w:r w:rsidRPr="007036CE">
              <w:t xml:space="preserve"> </w:t>
            </w:r>
            <w:r w:rsidR="00AB40FF" w:rsidRPr="007036CE">
              <w:t>д</w:t>
            </w:r>
            <w:r w:rsidRPr="007036CE">
              <w:t>а;</w:t>
            </w:r>
          </w:p>
          <w:p w14:paraId="1CE90E8F" w14:textId="75DD252D" w:rsidR="00227C94" w:rsidRPr="007036CE" w:rsidRDefault="000F30C4" w:rsidP="00AB40FF">
            <w:pPr>
              <w:pStyle w:val="GOSTTableListMark1"/>
            </w:pPr>
            <w:r w:rsidRPr="007036CE">
              <w:t>«</w:t>
            </w:r>
            <w:r w:rsidRPr="007036CE">
              <w:rPr>
                <w:lang w:val="en-US"/>
              </w:rPr>
              <w:t>false</w:t>
            </w:r>
            <w:r w:rsidRPr="007036CE">
              <w:t xml:space="preserve">» </w:t>
            </w:r>
            <w:r w:rsidR="00FB1651" w:rsidRPr="007036CE">
              <w:t>–</w:t>
            </w:r>
            <w:r w:rsidRPr="007036CE">
              <w:t xml:space="preserve"> </w:t>
            </w:r>
            <w:r w:rsidR="00AB40FF" w:rsidRPr="007036CE">
              <w:t>н</w:t>
            </w:r>
            <w:r w:rsidRPr="007036CE">
              <w:t>ет</w:t>
            </w:r>
          </w:p>
        </w:tc>
      </w:tr>
      <w:tr w:rsidR="000F4EA3" w:rsidRPr="007036CE" w14:paraId="2BA3E228" w14:textId="77777777" w:rsidTr="00F92E5F">
        <w:tc>
          <w:tcPr>
            <w:tcW w:w="1100" w:type="pct"/>
          </w:tcPr>
          <w:p w14:paraId="3BD7E0FA" w14:textId="77777777" w:rsidR="00227C94" w:rsidRPr="007036CE" w:rsidRDefault="00227C94" w:rsidP="00227C94">
            <w:pPr>
              <w:pStyle w:val="GOSTTablenorm"/>
            </w:pPr>
            <w:r w:rsidRPr="007036CE">
              <w:t>Период действия ПОФР</w:t>
            </w:r>
          </w:p>
        </w:tc>
        <w:tc>
          <w:tcPr>
            <w:tcW w:w="750" w:type="pct"/>
          </w:tcPr>
          <w:p w14:paraId="63DEAD5C" w14:textId="77777777" w:rsidR="00227C94" w:rsidRPr="007036CE" w:rsidRDefault="00227C94" w:rsidP="0009288F">
            <w:pPr>
              <w:pStyle w:val="GOSTTablenorm"/>
            </w:pPr>
            <w:r w:rsidRPr="007036CE">
              <w:t>SstmInfrmtn_ValidityPOFR</w:t>
            </w:r>
          </w:p>
        </w:tc>
        <w:tc>
          <w:tcPr>
            <w:tcW w:w="500" w:type="pct"/>
          </w:tcPr>
          <w:p w14:paraId="70AD9AC1" w14:textId="77777777" w:rsidR="00227C94" w:rsidRPr="007036CE" w:rsidRDefault="00227C94" w:rsidP="00227C94">
            <w:pPr>
              <w:pStyle w:val="GOSTTablenorm"/>
            </w:pPr>
            <w:r w:rsidRPr="007036CE">
              <w:t>Строка</w:t>
            </w:r>
          </w:p>
        </w:tc>
        <w:tc>
          <w:tcPr>
            <w:tcW w:w="310" w:type="pct"/>
          </w:tcPr>
          <w:p w14:paraId="4F16D360" w14:textId="77777777" w:rsidR="00227C94" w:rsidRPr="007036CE" w:rsidRDefault="00227C94" w:rsidP="00227C94">
            <w:pPr>
              <w:pStyle w:val="GOSTTablenorm"/>
            </w:pPr>
            <w:r w:rsidRPr="007036CE">
              <w:t>Нет</w:t>
            </w:r>
          </w:p>
        </w:tc>
        <w:tc>
          <w:tcPr>
            <w:tcW w:w="318" w:type="pct"/>
          </w:tcPr>
          <w:p w14:paraId="39B7EE0E" w14:textId="77777777" w:rsidR="00227C94" w:rsidRPr="007036CE" w:rsidRDefault="00227C94" w:rsidP="00227C94">
            <w:pPr>
              <w:pStyle w:val="GOSTTablenorm"/>
            </w:pPr>
            <w:r w:rsidRPr="007036CE">
              <w:t>&lt;=3</w:t>
            </w:r>
          </w:p>
        </w:tc>
        <w:tc>
          <w:tcPr>
            <w:tcW w:w="2085" w:type="pct"/>
          </w:tcPr>
          <w:p w14:paraId="6034634E" w14:textId="77777777" w:rsidR="00227C94" w:rsidRPr="007036CE" w:rsidRDefault="00227C94" w:rsidP="00227C94">
            <w:pPr>
              <w:pStyle w:val="GOSTTablenorm"/>
            </w:pPr>
            <w:r w:rsidRPr="007036CE">
              <w:t>Указывается период действия ПОФР.</w:t>
            </w:r>
          </w:p>
          <w:p w14:paraId="54D28778" w14:textId="77777777" w:rsidR="00227C94" w:rsidRPr="007036CE" w:rsidRDefault="00227C94" w:rsidP="00AB40FF">
            <w:pPr>
              <w:pStyle w:val="GOSTTablenorm"/>
            </w:pPr>
            <w:r w:rsidRPr="007036CE">
              <w:t xml:space="preserve">Обязателен для заполнения, если в параметре «Признак учета ПОФР на ЛС плательщика» (StmInfrmtn_SIGN_POFR_Snd) указано значение </w:t>
            </w:r>
            <w:r w:rsidR="00E16DCE" w:rsidRPr="007036CE">
              <w:t>«</w:t>
            </w:r>
            <w:r w:rsidR="009C7DBE" w:rsidRPr="007036CE">
              <w:rPr>
                <w:lang w:val="en-US"/>
              </w:rPr>
              <w:t>true</w:t>
            </w:r>
            <w:r w:rsidR="00E16DCE" w:rsidRPr="007036CE">
              <w:t>»</w:t>
            </w:r>
            <w:r w:rsidRPr="007036CE">
              <w:t xml:space="preserve"> (</w:t>
            </w:r>
            <w:r w:rsidR="00AB40FF" w:rsidRPr="007036CE">
              <w:t>д</w:t>
            </w:r>
            <w:r w:rsidRPr="007036CE">
              <w:t>а)</w:t>
            </w:r>
          </w:p>
        </w:tc>
      </w:tr>
      <w:tr w:rsidR="000F4EA3" w:rsidRPr="007036CE" w14:paraId="3BAEA179" w14:textId="77777777" w:rsidTr="00F92E5F">
        <w:tc>
          <w:tcPr>
            <w:tcW w:w="1100" w:type="pct"/>
          </w:tcPr>
          <w:p w14:paraId="4927F105" w14:textId="77777777" w:rsidR="00227C94" w:rsidRPr="007036CE" w:rsidRDefault="00227C94" w:rsidP="00227C94">
            <w:pPr>
              <w:pStyle w:val="GOSTTablenorm"/>
            </w:pPr>
            <w:r w:rsidRPr="007036CE">
              <w:t>КБК для контроля остатка ПОФР плательщика</w:t>
            </w:r>
          </w:p>
        </w:tc>
        <w:tc>
          <w:tcPr>
            <w:tcW w:w="750" w:type="pct"/>
          </w:tcPr>
          <w:p w14:paraId="1C563A84" w14:textId="77777777" w:rsidR="00227C94" w:rsidRPr="007036CE" w:rsidRDefault="00227C94" w:rsidP="0009288F">
            <w:pPr>
              <w:pStyle w:val="GOSTTablenorm"/>
            </w:pPr>
            <w:r w:rsidRPr="007036CE">
              <w:t>SstmInfrmtn_KBKCtrlBalancePOFRPay</w:t>
            </w:r>
          </w:p>
        </w:tc>
        <w:tc>
          <w:tcPr>
            <w:tcW w:w="500" w:type="pct"/>
          </w:tcPr>
          <w:p w14:paraId="330F8A6F" w14:textId="77777777" w:rsidR="00227C94" w:rsidRPr="007036CE" w:rsidRDefault="00227C94" w:rsidP="00227C94">
            <w:pPr>
              <w:pStyle w:val="GOSTTablenorm"/>
            </w:pPr>
            <w:r w:rsidRPr="007036CE">
              <w:t>Строка</w:t>
            </w:r>
          </w:p>
        </w:tc>
        <w:tc>
          <w:tcPr>
            <w:tcW w:w="310" w:type="pct"/>
          </w:tcPr>
          <w:p w14:paraId="763E8BCE" w14:textId="77777777" w:rsidR="00227C94" w:rsidRPr="007036CE" w:rsidRDefault="00227C94" w:rsidP="00227C94">
            <w:pPr>
              <w:pStyle w:val="GOSTTablenorm"/>
            </w:pPr>
            <w:r w:rsidRPr="007036CE">
              <w:t>Нет</w:t>
            </w:r>
          </w:p>
        </w:tc>
        <w:tc>
          <w:tcPr>
            <w:tcW w:w="318" w:type="pct"/>
          </w:tcPr>
          <w:p w14:paraId="5886429D" w14:textId="77777777" w:rsidR="00227C94" w:rsidRPr="007036CE" w:rsidRDefault="00227C94" w:rsidP="00227C94">
            <w:pPr>
              <w:pStyle w:val="GOSTTablenorm"/>
            </w:pPr>
            <w:r w:rsidRPr="007036CE">
              <w:t>=20</w:t>
            </w:r>
          </w:p>
        </w:tc>
        <w:tc>
          <w:tcPr>
            <w:tcW w:w="2085" w:type="pct"/>
          </w:tcPr>
          <w:p w14:paraId="31B666B7" w14:textId="77777777" w:rsidR="00227C94" w:rsidRPr="007036CE" w:rsidRDefault="00227C94" w:rsidP="00227C94">
            <w:pPr>
              <w:pStyle w:val="GOSTTablenorm"/>
            </w:pPr>
            <w:r w:rsidRPr="007036CE">
              <w:t>Указывается КБК для контроля остатка ПОФР по ЛС плательщика.</w:t>
            </w:r>
          </w:p>
          <w:p w14:paraId="3D8F409D" w14:textId="77777777" w:rsidR="00227C94" w:rsidRPr="007036CE" w:rsidRDefault="00227C94" w:rsidP="00AB40FF">
            <w:pPr>
              <w:pStyle w:val="GOSTTablenorm"/>
            </w:pPr>
            <w:r w:rsidRPr="007036CE">
              <w:lastRenderedPageBreak/>
              <w:t xml:space="preserve">Обязателен для заполнения, если в параметре «Признак учета ПОФР на ЛС плательщика» (StmInfrmtn_SIGN_POFR_Snd) указано значение </w:t>
            </w:r>
            <w:r w:rsidR="00E66BF0" w:rsidRPr="007036CE">
              <w:t>«</w:t>
            </w:r>
            <w:r w:rsidR="009C7DBE" w:rsidRPr="007036CE">
              <w:rPr>
                <w:lang w:val="en-US"/>
              </w:rPr>
              <w:t>true</w:t>
            </w:r>
            <w:r w:rsidR="00E66BF0" w:rsidRPr="007036CE">
              <w:t>»</w:t>
            </w:r>
            <w:r w:rsidRPr="007036CE">
              <w:t xml:space="preserve"> (</w:t>
            </w:r>
            <w:r w:rsidR="00AB40FF" w:rsidRPr="007036CE">
              <w:t>д</w:t>
            </w:r>
            <w:r w:rsidRPr="007036CE">
              <w:t>а)</w:t>
            </w:r>
          </w:p>
        </w:tc>
      </w:tr>
      <w:tr w:rsidR="000F4EA3" w:rsidRPr="007036CE" w14:paraId="4B65E72A" w14:textId="77777777" w:rsidTr="00F92E5F">
        <w:tc>
          <w:tcPr>
            <w:tcW w:w="1100" w:type="pct"/>
          </w:tcPr>
          <w:p w14:paraId="35758203" w14:textId="77777777" w:rsidR="00227C94" w:rsidRPr="007036CE" w:rsidRDefault="00227C94" w:rsidP="00227C94">
            <w:pPr>
              <w:pStyle w:val="GOSTTablenorm"/>
              <w:rPr>
                <w:b/>
              </w:rPr>
            </w:pPr>
            <w:r w:rsidRPr="007036CE">
              <w:rPr>
                <w:b/>
                <w:szCs w:val="22"/>
              </w:rPr>
              <w:lastRenderedPageBreak/>
              <w:t>Информация по строкам документа</w:t>
            </w:r>
          </w:p>
        </w:tc>
        <w:tc>
          <w:tcPr>
            <w:tcW w:w="750" w:type="pct"/>
          </w:tcPr>
          <w:p w14:paraId="78098BDF" w14:textId="77777777" w:rsidR="00227C94" w:rsidRPr="007036CE" w:rsidRDefault="00227C94" w:rsidP="0009288F">
            <w:pPr>
              <w:pStyle w:val="GOSTTablenorm"/>
              <w:rPr>
                <w:b/>
              </w:rPr>
            </w:pPr>
            <w:r w:rsidRPr="007036CE">
              <w:rPr>
                <w:b/>
              </w:rPr>
              <w:t>PROV_Ttlpay</w:t>
            </w:r>
          </w:p>
        </w:tc>
        <w:tc>
          <w:tcPr>
            <w:tcW w:w="500" w:type="pct"/>
          </w:tcPr>
          <w:p w14:paraId="2147E199" w14:textId="77777777" w:rsidR="00227C94" w:rsidRPr="007036CE" w:rsidRDefault="00227C94" w:rsidP="00227C94">
            <w:pPr>
              <w:pStyle w:val="GOSTTablenorm"/>
            </w:pPr>
            <w:r w:rsidRPr="007036CE">
              <w:t>Массив</w:t>
            </w:r>
          </w:p>
        </w:tc>
        <w:tc>
          <w:tcPr>
            <w:tcW w:w="310" w:type="pct"/>
          </w:tcPr>
          <w:p w14:paraId="5DA68086" w14:textId="77777777" w:rsidR="00227C94" w:rsidRPr="007036CE" w:rsidRDefault="00227C94" w:rsidP="00227C94">
            <w:pPr>
              <w:pStyle w:val="GOSTTablenorm"/>
            </w:pPr>
            <w:r w:rsidRPr="007036CE">
              <w:t>Да</w:t>
            </w:r>
          </w:p>
        </w:tc>
        <w:tc>
          <w:tcPr>
            <w:tcW w:w="318" w:type="pct"/>
          </w:tcPr>
          <w:p w14:paraId="579D7BA1" w14:textId="77777777" w:rsidR="00227C94" w:rsidRPr="007036CE" w:rsidRDefault="001F16CF" w:rsidP="00227C94">
            <w:pPr>
              <w:pStyle w:val="GOSTTablenorm"/>
            </w:pPr>
            <w:r w:rsidRPr="007036CE">
              <w:t>-</w:t>
            </w:r>
          </w:p>
        </w:tc>
        <w:tc>
          <w:tcPr>
            <w:tcW w:w="2085" w:type="pct"/>
          </w:tcPr>
          <w:p w14:paraId="4F9CBF5B" w14:textId="77777777" w:rsidR="00227C94" w:rsidRPr="007036CE" w:rsidRDefault="001F16CF" w:rsidP="00227C94">
            <w:pPr>
              <w:pStyle w:val="GOSTTablenorm"/>
            </w:pPr>
            <w:r w:rsidRPr="007036CE">
              <w:t>-</w:t>
            </w:r>
          </w:p>
        </w:tc>
      </w:tr>
      <w:tr w:rsidR="000F4EA3" w:rsidRPr="007036CE" w14:paraId="33540AF7" w14:textId="77777777" w:rsidTr="00F92E5F">
        <w:tc>
          <w:tcPr>
            <w:tcW w:w="1100" w:type="pct"/>
          </w:tcPr>
          <w:p w14:paraId="1F621FAF" w14:textId="77777777" w:rsidR="00227C94" w:rsidRPr="007036CE" w:rsidRDefault="00227C94" w:rsidP="00227C94">
            <w:pPr>
              <w:pStyle w:val="GOSTTablenorm"/>
            </w:pPr>
            <w:r w:rsidRPr="007036CE">
              <w:t>Идентификатор строки</w:t>
            </w:r>
          </w:p>
        </w:tc>
        <w:tc>
          <w:tcPr>
            <w:tcW w:w="750" w:type="pct"/>
          </w:tcPr>
          <w:p w14:paraId="126645DB" w14:textId="77777777" w:rsidR="00227C94" w:rsidRPr="007036CE" w:rsidRDefault="00227C94" w:rsidP="0009288F">
            <w:pPr>
              <w:pStyle w:val="GOSTTablenorm"/>
            </w:pPr>
            <w:r w:rsidRPr="007036CE">
              <w:rPr>
                <w:b/>
              </w:rPr>
              <w:t>PROV_Ttlpay:</w:t>
            </w:r>
            <w:r w:rsidRPr="007036CE">
              <w:t>id</w:t>
            </w:r>
          </w:p>
        </w:tc>
        <w:tc>
          <w:tcPr>
            <w:tcW w:w="500" w:type="pct"/>
          </w:tcPr>
          <w:p w14:paraId="7892AEC2" w14:textId="77777777" w:rsidR="00227C94" w:rsidRPr="007036CE" w:rsidRDefault="00227C94" w:rsidP="00227C94">
            <w:pPr>
              <w:pStyle w:val="GOSTTablenorm"/>
            </w:pPr>
            <w:r w:rsidRPr="007036CE">
              <w:t>Число</w:t>
            </w:r>
          </w:p>
        </w:tc>
        <w:tc>
          <w:tcPr>
            <w:tcW w:w="310" w:type="pct"/>
          </w:tcPr>
          <w:p w14:paraId="2E473E44" w14:textId="77777777" w:rsidR="00227C94" w:rsidRPr="007036CE" w:rsidRDefault="00227C94" w:rsidP="00227C94">
            <w:pPr>
              <w:pStyle w:val="GOSTTablenorm"/>
            </w:pPr>
            <w:r w:rsidRPr="007036CE">
              <w:t>Да</w:t>
            </w:r>
          </w:p>
        </w:tc>
        <w:tc>
          <w:tcPr>
            <w:tcW w:w="318" w:type="pct"/>
          </w:tcPr>
          <w:p w14:paraId="7E2C7EDB" w14:textId="77777777" w:rsidR="00227C94" w:rsidRPr="007036CE" w:rsidRDefault="00227C94" w:rsidP="00227C94">
            <w:pPr>
              <w:pStyle w:val="GOSTTablenorm"/>
            </w:pPr>
            <w:r w:rsidRPr="007036CE">
              <w:t>&lt;=20</w:t>
            </w:r>
          </w:p>
        </w:tc>
        <w:tc>
          <w:tcPr>
            <w:tcW w:w="2085" w:type="pct"/>
          </w:tcPr>
          <w:p w14:paraId="0C0B94B1" w14:textId="77777777" w:rsidR="00227C94" w:rsidRPr="007036CE" w:rsidRDefault="00227C94" w:rsidP="00227C94">
            <w:pPr>
              <w:pStyle w:val="GOSTTablenorm"/>
            </w:pPr>
            <w:r w:rsidRPr="007036CE">
              <w:t>Указывается технический идентификатор строки</w:t>
            </w:r>
          </w:p>
        </w:tc>
      </w:tr>
      <w:tr w:rsidR="000F4EA3" w:rsidRPr="007036CE" w14:paraId="586B4A32" w14:textId="77777777" w:rsidTr="00F92E5F">
        <w:tc>
          <w:tcPr>
            <w:tcW w:w="1100" w:type="pct"/>
          </w:tcPr>
          <w:p w14:paraId="3A357634" w14:textId="77777777" w:rsidR="00227C94" w:rsidRPr="007036CE" w:rsidRDefault="00227C94" w:rsidP="00227C94">
            <w:pPr>
              <w:pStyle w:val="GOSTTablenorm"/>
            </w:pPr>
            <w:r w:rsidRPr="007036CE">
              <w:rPr>
                <w:rFonts w:eastAsiaTheme="minorHAnsi"/>
              </w:rPr>
              <w:t>Номер строки по порядку</w:t>
            </w:r>
          </w:p>
        </w:tc>
        <w:tc>
          <w:tcPr>
            <w:tcW w:w="750" w:type="pct"/>
          </w:tcPr>
          <w:p w14:paraId="300485E1" w14:textId="77777777" w:rsidR="00227C94" w:rsidRPr="007036CE" w:rsidRDefault="00227C94" w:rsidP="0009288F">
            <w:pPr>
              <w:pStyle w:val="GOSTTablenorm"/>
            </w:pPr>
            <w:r w:rsidRPr="007036CE">
              <w:rPr>
                <w:b/>
              </w:rPr>
              <w:t>PROV_Ttlpay:</w:t>
            </w:r>
            <w:r w:rsidRPr="007036CE">
              <w:t>NmbRw</w:t>
            </w:r>
          </w:p>
        </w:tc>
        <w:tc>
          <w:tcPr>
            <w:tcW w:w="500" w:type="pct"/>
          </w:tcPr>
          <w:p w14:paraId="3890CC2D" w14:textId="77777777" w:rsidR="00227C94" w:rsidRPr="007036CE" w:rsidRDefault="00227C94" w:rsidP="00227C94">
            <w:pPr>
              <w:pStyle w:val="GOSTTablenorm"/>
            </w:pPr>
            <w:r w:rsidRPr="007036CE">
              <w:t>Число</w:t>
            </w:r>
          </w:p>
        </w:tc>
        <w:tc>
          <w:tcPr>
            <w:tcW w:w="310" w:type="pct"/>
          </w:tcPr>
          <w:p w14:paraId="25F5A01C" w14:textId="77777777" w:rsidR="00227C94" w:rsidRPr="007036CE" w:rsidRDefault="00227C94" w:rsidP="00227C94">
            <w:pPr>
              <w:pStyle w:val="GOSTTablenorm"/>
            </w:pPr>
            <w:r w:rsidRPr="007036CE">
              <w:t>Да</w:t>
            </w:r>
          </w:p>
        </w:tc>
        <w:tc>
          <w:tcPr>
            <w:tcW w:w="318" w:type="pct"/>
          </w:tcPr>
          <w:p w14:paraId="5B0C09C4" w14:textId="77777777" w:rsidR="00227C94" w:rsidRPr="007036CE" w:rsidRDefault="00227C94" w:rsidP="00227C94">
            <w:pPr>
              <w:pStyle w:val="GOSTTablenorm"/>
            </w:pPr>
            <w:r w:rsidRPr="007036CE">
              <w:t>=20</w:t>
            </w:r>
          </w:p>
        </w:tc>
        <w:tc>
          <w:tcPr>
            <w:tcW w:w="2085" w:type="pct"/>
          </w:tcPr>
          <w:p w14:paraId="77DF9BDC" w14:textId="77777777" w:rsidR="00227C94" w:rsidRPr="007036CE" w:rsidRDefault="00227C94" w:rsidP="00227C94">
            <w:pPr>
              <w:pStyle w:val="GOSTTablenorm"/>
            </w:pPr>
            <w:r w:rsidRPr="007036CE">
              <w:t xml:space="preserve">Указывается порядковый номер строки </w:t>
            </w:r>
            <w:r w:rsidR="0009288F" w:rsidRPr="007036CE">
              <w:t>документа</w:t>
            </w:r>
          </w:p>
        </w:tc>
      </w:tr>
      <w:tr w:rsidR="000F4EA3" w:rsidRPr="007036CE" w14:paraId="6B3574BF" w14:textId="77777777" w:rsidTr="00F92E5F">
        <w:tc>
          <w:tcPr>
            <w:tcW w:w="1100" w:type="pct"/>
          </w:tcPr>
          <w:p w14:paraId="270A42FF" w14:textId="77777777" w:rsidR="00227C94" w:rsidRPr="007036CE" w:rsidRDefault="00227C94" w:rsidP="00227C94">
            <w:pPr>
              <w:pStyle w:val="GOSTTablenorm"/>
              <w:rPr>
                <w:szCs w:val="22"/>
              </w:rPr>
            </w:pPr>
            <w:r w:rsidRPr="007036CE">
              <w:rPr>
                <w:szCs w:val="22"/>
              </w:rPr>
              <w:t>КБК плательщика</w:t>
            </w:r>
          </w:p>
        </w:tc>
        <w:tc>
          <w:tcPr>
            <w:tcW w:w="750" w:type="pct"/>
          </w:tcPr>
          <w:p w14:paraId="4FB8FA84" w14:textId="77777777" w:rsidR="00227C94" w:rsidRPr="007036CE" w:rsidRDefault="00227C94" w:rsidP="0009288F">
            <w:pPr>
              <w:pStyle w:val="GOSTTablenorm"/>
            </w:pPr>
            <w:r w:rsidRPr="007036CE">
              <w:rPr>
                <w:b/>
              </w:rPr>
              <w:t>PROV_Ttlpay:</w:t>
            </w:r>
            <w:r w:rsidRPr="007036CE">
              <w:t>KBK</w:t>
            </w:r>
          </w:p>
        </w:tc>
        <w:tc>
          <w:tcPr>
            <w:tcW w:w="500" w:type="pct"/>
          </w:tcPr>
          <w:p w14:paraId="066F778B" w14:textId="77777777" w:rsidR="00227C94" w:rsidRPr="007036CE" w:rsidRDefault="00227C94" w:rsidP="00227C94">
            <w:pPr>
              <w:pStyle w:val="GOSTTablenorm"/>
              <w:rPr>
                <w:szCs w:val="22"/>
              </w:rPr>
            </w:pPr>
            <w:r w:rsidRPr="007036CE">
              <w:t>Строка</w:t>
            </w:r>
          </w:p>
        </w:tc>
        <w:tc>
          <w:tcPr>
            <w:tcW w:w="310" w:type="pct"/>
          </w:tcPr>
          <w:p w14:paraId="7D49BDF3" w14:textId="77777777" w:rsidR="00227C94" w:rsidRPr="007036CE" w:rsidRDefault="00227C94" w:rsidP="00227C94">
            <w:pPr>
              <w:pStyle w:val="GOSTTablenorm"/>
              <w:rPr>
                <w:szCs w:val="22"/>
              </w:rPr>
            </w:pPr>
            <w:r w:rsidRPr="007036CE">
              <w:t>Да</w:t>
            </w:r>
          </w:p>
        </w:tc>
        <w:tc>
          <w:tcPr>
            <w:tcW w:w="318" w:type="pct"/>
          </w:tcPr>
          <w:p w14:paraId="110904CC" w14:textId="77777777" w:rsidR="00227C94" w:rsidRPr="007036CE" w:rsidRDefault="00227C94" w:rsidP="00227C94">
            <w:pPr>
              <w:pStyle w:val="GOSTTablenorm"/>
              <w:rPr>
                <w:szCs w:val="22"/>
              </w:rPr>
            </w:pPr>
            <w:r w:rsidRPr="007036CE">
              <w:t>=20</w:t>
            </w:r>
          </w:p>
        </w:tc>
        <w:tc>
          <w:tcPr>
            <w:tcW w:w="2085" w:type="pct"/>
          </w:tcPr>
          <w:p w14:paraId="2209C0C8" w14:textId="77777777" w:rsidR="00227C94" w:rsidRPr="007036CE" w:rsidRDefault="00227C94" w:rsidP="00227C94">
            <w:pPr>
              <w:pStyle w:val="GOSTTablenorm"/>
              <w:rPr>
                <w:szCs w:val="22"/>
              </w:rPr>
            </w:pPr>
            <w:r w:rsidRPr="007036CE">
              <w:t>Указывается код по бюджетной классификации для отраж</w:t>
            </w:r>
            <w:r w:rsidR="0009288F" w:rsidRPr="007036CE">
              <w:t>ения операции на ЛС плательщика</w:t>
            </w:r>
          </w:p>
        </w:tc>
      </w:tr>
      <w:tr w:rsidR="000F4EA3" w:rsidRPr="007036CE" w14:paraId="5B1E82C3" w14:textId="77777777" w:rsidTr="00F92E5F">
        <w:tc>
          <w:tcPr>
            <w:tcW w:w="1100" w:type="pct"/>
          </w:tcPr>
          <w:p w14:paraId="7CCCB726" w14:textId="77777777" w:rsidR="00227C94" w:rsidRPr="007036CE" w:rsidRDefault="00227C94" w:rsidP="00227C94">
            <w:pPr>
              <w:pStyle w:val="GOSTTablenorm"/>
              <w:rPr>
                <w:szCs w:val="22"/>
              </w:rPr>
            </w:pPr>
            <w:r w:rsidRPr="007036CE">
              <w:rPr>
                <w:szCs w:val="22"/>
              </w:rPr>
              <w:t>Тип КБК плательщика</w:t>
            </w:r>
          </w:p>
        </w:tc>
        <w:tc>
          <w:tcPr>
            <w:tcW w:w="750" w:type="pct"/>
          </w:tcPr>
          <w:p w14:paraId="549B1F12" w14:textId="77777777" w:rsidR="00FA57BC" w:rsidRPr="007036CE" w:rsidRDefault="00FA57BC" w:rsidP="0009288F">
            <w:pPr>
              <w:pStyle w:val="GOSTTablenorm"/>
              <w:rPr>
                <w:lang w:val="en-US"/>
              </w:rPr>
            </w:pPr>
            <w:r w:rsidRPr="007036CE">
              <w:rPr>
                <w:b/>
                <w:lang w:val="en-US"/>
              </w:rPr>
              <w:t>PROV_Ttlpay:</w:t>
            </w:r>
            <w:r w:rsidR="00261A80" w:rsidRPr="007036CE">
              <w:rPr>
                <w:lang w:val="en-US"/>
              </w:rPr>
              <w:t>MSC_KBK_BKTp</w:t>
            </w:r>
          </w:p>
        </w:tc>
        <w:tc>
          <w:tcPr>
            <w:tcW w:w="500" w:type="pct"/>
          </w:tcPr>
          <w:p w14:paraId="5E03CF87" w14:textId="77777777" w:rsidR="00227C94" w:rsidRPr="007036CE" w:rsidRDefault="00227C94" w:rsidP="00227C94">
            <w:pPr>
              <w:pStyle w:val="GOSTTablenorm"/>
            </w:pPr>
            <w:r w:rsidRPr="007036CE">
              <w:t>Строка</w:t>
            </w:r>
          </w:p>
        </w:tc>
        <w:tc>
          <w:tcPr>
            <w:tcW w:w="310" w:type="pct"/>
          </w:tcPr>
          <w:p w14:paraId="533D4DA7" w14:textId="77777777" w:rsidR="00227C94" w:rsidRPr="007036CE" w:rsidRDefault="00227C94" w:rsidP="00227C94">
            <w:pPr>
              <w:pStyle w:val="GOSTTablenorm"/>
            </w:pPr>
            <w:r w:rsidRPr="007036CE">
              <w:t>Да</w:t>
            </w:r>
          </w:p>
        </w:tc>
        <w:tc>
          <w:tcPr>
            <w:tcW w:w="318" w:type="pct"/>
          </w:tcPr>
          <w:p w14:paraId="71D8D0D0" w14:textId="77777777" w:rsidR="00227C94" w:rsidRPr="007036CE" w:rsidRDefault="00227C94" w:rsidP="00227C94">
            <w:pPr>
              <w:pStyle w:val="GOSTTablenorm"/>
            </w:pPr>
            <w:r w:rsidRPr="007036CE">
              <w:t>=2</w:t>
            </w:r>
          </w:p>
        </w:tc>
        <w:tc>
          <w:tcPr>
            <w:tcW w:w="2085" w:type="pct"/>
          </w:tcPr>
          <w:p w14:paraId="25CFB0E7" w14:textId="77777777" w:rsidR="00227C94" w:rsidRPr="007036CE" w:rsidRDefault="00227C94" w:rsidP="00227C94">
            <w:pPr>
              <w:pStyle w:val="GOSTTablenorm"/>
            </w:pPr>
            <w:r w:rsidRPr="007036CE">
              <w:t>Указывается тип кода по бюджетной классификации плательщика.</w:t>
            </w:r>
          </w:p>
          <w:p w14:paraId="2BC252C7" w14:textId="77777777" w:rsidR="00227C94" w:rsidRPr="007036CE" w:rsidRDefault="00227C94" w:rsidP="00227C94">
            <w:pPr>
              <w:pStyle w:val="GOSTTablenorm"/>
            </w:pPr>
            <w:r w:rsidRPr="007036CE">
              <w:t>Возможные значения:</w:t>
            </w:r>
          </w:p>
          <w:p w14:paraId="58EE735C" w14:textId="47B1BA59" w:rsidR="00227C94" w:rsidRPr="007036CE" w:rsidRDefault="00E66BF0" w:rsidP="00227C94">
            <w:pPr>
              <w:pStyle w:val="GOSTTableListMark1"/>
            </w:pPr>
            <w:r w:rsidRPr="007036CE">
              <w:t>«</w:t>
            </w:r>
            <w:r w:rsidR="00227C94" w:rsidRPr="007036CE">
              <w:t>10</w:t>
            </w:r>
            <w:r w:rsidRPr="007036CE">
              <w:t>»</w:t>
            </w:r>
            <w:r w:rsidR="00227C94" w:rsidRPr="007036CE">
              <w:t xml:space="preserve"> </w:t>
            </w:r>
            <w:r w:rsidR="00FB1651" w:rsidRPr="007036CE">
              <w:t>–</w:t>
            </w:r>
            <w:r w:rsidR="00AB40FF" w:rsidRPr="007036CE">
              <w:t xml:space="preserve"> р</w:t>
            </w:r>
            <w:r w:rsidR="00227C94" w:rsidRPr="007036CE">
              <w:t>асходы</w:t>
            </w:r>
            <w:r w:rsidRPr="007036CE">
              <w:t>;</w:t>
            </w:r>
          </w:p>
          <w:p w14:paraId="4ECC6CCF" w14:textId="1ED2F54E" w:rsidR="00227C94" w:rsidRPr="007036CE" w:rsidRDefault="00E66BF0" w:rsidP="00227C94">
            <w:pPr>
              <w:pStyle w:val="GOSTTableListMark1"/>
            </w:pPr>
            <w:r w:rsidRPr="007036CE">
              <w:t>«</w:t>
            </w:r>
            <w:r w:rsidR="00227C94" w:rsidRPr="007036CE">
              <w:t>11</w:t>
            </w:r>
            <w:r w:rsidRPr="007036CE">
              <w:t>»</w:t>
            </w:r>
            <w:r w:rsidR="00227C94" w:rsidRPr="007036CE">
              <w:t xml:space="preserve"> </w:t>
            </w:r>
            <w:r w:rsidR="00FB1651" w:rsidRPr="007036CE">
              <w:t>–</w:t>
            </w:r>
            <w:r w:rsidR="00AB40FF" w:rsidRPr="007036CE">
              <w:t xml:space="preserve"> л</w:t>
            </w:r>
            <w:r w:rsidR="00227C94" w:rsidRPr="007036CE">
              <w:t>имитируемые расходы</w:t>
            </w:r>
            <w:r w:rsidRPr="007036CE">
              <w:t>;</w:t>
            </w:r>
          </w:p>
          <w:p w14:paraId="1377199E" w14:textId="4F9C2CF7" w:rsidR="00227C94" w:rsidRPr="007036CE" w:rsidRDefault="00E66BF0" w:rsidP="00AB40FF">
            <w:pPr>
              <w:pStyle w:val="GOSTTableListMark1"/>
            </w:pPr>
            <w:r w:rsidRPr="007036CE">
              <w:t>«</w:t>
            </w:r>
            <w:r w:rsidR="00227C94" w:rsidRPr="007036CE">
              <w:t>12</w:t>
            </w:r>
            <w:r w:rsidRPr="007036CE">
              <w:t>»</w:t>
            </w:r>
            <w:r w:rsidR="00227C94" w:rsidRPr="007036CE">
              <w:t xml:space="preserve"> </w:t>
            </w:r>
            <w:r w:rsidR="00FB1651" w:rsidRPr="007036CE">
              <w:t>–</w:t>
            </w:r>
            <w:r w:rsidR="00AB40FF" w:rsidRPr="007036CE">
              <w:t xml:space="preserve"> н</w:t>
            </w:r>
            <w:r w:rsidR="00227C94" w:rsidRPr="007036CE">
              <w:t>елимитруемые расходы</w:t>
            </w:r>
          </w:p>
        </w:tc>
      </w:tr>
      <w:tr w:rsidR="000F4EA3" w:rsidRPr="007036CE" w14:paraId="7858278D" w14:textId="77777777" w:rsidTr="00F92E5F">
        <w:tc>
          <w:tcPr>
            <w:tcW w:w="1100" w:type="pct"/>
          </w:tcPr>
          <w:p w14:paraId="3C8B4DCE" w14:textId="77777777" w:rsidR="00227C94" w:rsidRPr="007036CE" w:rsidRDefault="00227C94" w:rsidP="00227C94">
            <w:pPr>
              <w:pStyle w:val="GOSTTablenorm"/>
              <w:rPr>
                <w:szCs w:val="22"/>
              </w:rPr>
            </w:pPr>
            <w:r w:rsidRPr="007036CE">
              <w:rPr>
                <w:szCs w:val="22"/>
              </w:rPr>
              <w:t>Аналитический код плательщика</w:t>
            </w:r>
          </w:p>
        </w:tc>
        <w:tc>
          <w:tcPr>
            <w:tcW w:w="750" w:type="pct"/>
          </w:tcPr>
          <w:p w14:paraId="47349EF1" w14:textId="77777777" w:rsidR="00227C94" w:rsidRPr="007036CE" w:rsidRDefault="00227C94" w:rsidP="0009288F">
            <w:pPr>
              <w:pStyle w:val="GOSTTablenorm"/>
            </w:pPr>
            <w:r w:rsidRPr="007036CE">
              <w:rPr>
                <w:b/>
              </w:rPr>
              <w:t>PROV_Ttlpay:</w:t>
            </w:r>
            <w:r w:rsidRPr="007036CE">
              <w:t>ObjCd</w:t>
            </w:r>
          </w:p>
        </w:tc>
        <w:tc>
          <w:tcPr>
            <w:tcW w:w="500" w:type="pct"/>
          </w:tcPr>
          <w:p w14:paraId="48C26BDA" w14:textId="77777777" w:rsidR="00227C94" w:rsidRPr="007036CE" w:rsidRDefault="00227C94" w:rsidP="00227C94">
            <w:pPr>
              <w:pStyle w:val="GOSTTablenorm"/>
              <w:rPr>
                <w:szCs w:val="22"/>
              </w:rPr>
            </w:pPr>
            <w:r w:rsidRPr="007036CE">
              <w:rPr>
                <w:szCs w:val="22"/>
              </w:rPr>
              <w:t>Строка</w:t>
            </w:r>
          </w:p>
        </w:tc>
        <w:tc>
          <w:tcPr>
            <w:tcW w:w="310" w:type="pct"/>
          </w:tcPr>
          <w:p w14:paraId="65B05E0A" w14:textId="77777777" w:rsidR="00227C94" w:rsidRPr="007036CE" w:rsidRDefault="00227C94" w:rsidP="00227C94">
            <w:pPr>
              <w:pStyle w:val="GOSTTablenorm"/>
              <w:rPr>
                <w:szCs w:val="22"/>
              </w:rPr>
            </w:pPr>
            <w:r w:rsidRPr="007036CE">
              <w:rPr>
                <w:szCs w:val="22"/>
              </w:rPr>
              <w:t>Нет</w:t>
            </w:r>
          </w:p>
        </w:tc>
        <w:tc>
          <w:tcPr>
            <w:tcW w:w="318" w:type="pct"/>
          </w:tcPr>
          <w:p w14:paraId="3A14894A" w14:textId="77777777" w:rsidR="00227C94" w:rsidRPr="007036CE" w:rsidRDefault="00227C94" w:rsidP="00227C94">
            <w:pPr>
              <w:pStyle w:val="GOSTTablenorm"/>
              <w:rPr>
                <w:szCs w:val="22"/>
              </w:rPr>
            </w:pPr>
            <w:r w:rsidRPr="007036CE">
              <w:rPr>
                <w:szCs w:val="22"/>
              </w:rPr>
              <w:t>&lt;=</w:t>
            </w:r>
            <w:r w:rsidRPr="007036CE">
              <w:rPr>
                <w:szCs w:val="22"/>
                <w:lang w:val="en-US"/>
              </w:rPr>
              <w:t>25</w:t>
            </w:r>
          </w:p>
        </w:tc>
        <w:tc>
          <w:tcPr>
            <w:tcW w:w="2085" w:type="pct"/>
          </w:tcPr>
          <w:p w14:paraId="40E3A5B0" w14:textId="77777777" w:rsidR="00227C94" w:rsidRPr="007036CE" w:rsidRDefault="00227C94" w:rsidP="00227C94">
            <w:pPr>
              <w:pStyle w:val="GOSTTablenorm"/>
              <w:rPr>
                <w:szCs w:val="22"/>
              </w:rPr>
            </w:pPr>
            <w:r w:rsidRPr="007036CE">
              <w:t>Указывается аналитический код для отражения операции на ЛС плательщика (при наличии)</w:t>
            </w:r>
          </w:p>
        </w:tc>
      </w:tr>
      <w:tr w:rsidR="000F4EA3" w:rsidRPr="007036CE" w14:paraId="5DA35004" w14:textId="77777777" w:rsidTr="00F92E5F">
        <w:tc>
          <w:tcPr>
            <w:tcW w:w="1100" w:type="pct"/>
          </w:tcPr>
          <w:p w14:paraId="68F24B86" w14:textId="77777777" w:rsidR="00227C94" w:rsidRPr="007036CE" w:rsidRDefault="00227C94" w:rsidP="00227C94">
            <w:pPr>
              <w:pStyle w:val="GOSTTablenorm"/>
              <w:rPr>
                <w:szCs w:val="22"/>
              </w:rPr>
            </w:pPr>
            <w:r w:rsidRPr="007036CE">
              <w:rPr>
                <w:rFonts w:eastAsiaTheme="minorHAnsi"/>
                <w:lang w:val="en-US"/>
              </w:rPr>
              <w:t xml:space="preserve">Сумма в валюте </w:t>
            </w:r>
            <w:r w:rsidRPr="007036CE">
              <w:rPr>
                <w:rFonts w:eastAsiaTheme="minorHAnsi"/>
              </w:rPr>
              <w:t>документа</w:t>
            </w:r>
          </w:p>
        </w:tc>
        <w:tc>
          <w:tcPr>
            <w:tcW w:w="750" w:type="pct"/>
          </w:tcPr>
          <w:p w14:paraId="324844E6" w14:textId="77777777" w:rsidR="00227C94" w:rsidRPr="007036CE" w:rsidRDefault="00227C94" w:rsidP="0009288F">
            <w:pPr>
              <w:pStyle w:val="GOSTTablenorm"/>
            </w:pPr>
            <w:r w:rsidRPr="007036CE">
              <w:rPr>
                <w:b/>
              </w:rPr>
              <w:t>PROV_Ttlpay:</w:t>
            </w:r>
            <w:r w:rsidRPr="007036CE">
              <w:t>SumKBK</w:t>
            </w:r>
          </w:p>
        </w:tc>
        <w:tc>
          <w:tcPr>
            <w:tcW w:w="500" w:type="pct"/>
          </w:tcPr>
          <w:p w14:paraId="1987F0A4" w14:textId="77777777" w:rsidR="00227C94" w:rsidRPr="007036CE" w:rsidRDefault="00227C94" w:rsidP="00227C94">
            <w:pPr>
              <w:pStyle w:val="GOSTTablenorm"/>
              <w:rPr>
                <w:szCs w:val="22"/>
              </w:rPr>
            </w:pPr>
            <w:r w:rsidRPr="007036CE">
              <w:rPr>
                <w:szCs w:val="22"/>
              </w:rPr>
              <w:t>Сумма</w:t>
            </w:r>
          </w:p>
        </w:tc>
        <w:tc>
          <w:tcPr>
            <w:tcW w:w="310" w:type="pct"/>
          </w:tcPr>
          <w:p w14:paraId="0F278931" w14:textId="77777777" w:rsidR="00227C94" w:rsidRPr="007036CE" w:rsidRDefault="00227C94" w:rsidP="00227C94">
            <w:pPr>
              <w:pStyle w:val="GOSTTablenorm"/>
              <w:rPr>
                <w:szCs w:val="22"/>
              </w:rPr>
            </w:pPr>
            <w:r w:rsidRPr="007036CE">
              <w:rPr>
                <w:szCs w:val="22"/>
              </w:rPr>
              <w:t>Да</w:t>
            </w:r>
          </w:p>
        </w:tc>
        <w:tc>
          <w:tcPr>
            <w:tcW w:w="318" w:type="pct"/>
          </w:tcPr>
          <w:p w14:paraId="7AC6C675" w14:textId="77777777" w:rsidR="00227C94" w:rsidRPr="007036CE" w:rsidRDefault="00EA7A5B" w:rsidP="00227C94">
            <w:pPr>
              <w:pStyle w:val="GOSTTablenorm"/>
              <w:rPr>
                <w:szCs w:val="22"/>
              </w:rPr>
            </w:pPr>
            <w:r w:rsidRPr="007036CE">
              <w:rPr>
                <w:szCs w:val="22"/>
              </w:rPr>
              <w:t>-</w:t>
            </w:r>
          </w:p>
        </w:tc>
        <w:tc>
          <w:tcPr>
            <w:tcW w:w="2085" w:type="pct"/>
          </w:tcPr>
          <w:p w14:paraId="36B87668" w14:textId="77777777" w:rsidR="00227C94" w:rsidRPr="007036CE" w:rsidRDefault="00227C94" w:rsidP="00227C94">
            <w:pPr>
              <w:pStyle w:val="GOSTTablenorm"/>
              <w:rPr>
                <w:szCs w:val="22"/>
              </w:rPr>
            </w:pPr>
            <w:r w:rsidRPr="007036CE">
              <w:t xml:space="preserve">Сумма платежа в рублях с </w:t>
            </w:r>
            <w:r w:rsidR="0009288F" w:rsidRPr="007036CE">
              <w:t>точностью 2 знака после запятой</w:t>
            </w:r>
          </w:p>
        </w:tc>
      </w:tr>
      <w:tr w:rsidR="000F4EA3" w:rsidRPr="007036CE" w14:paraId="15BF39FE" w14:textId="77777777" w:rsidTr="00F92E5F">
        <w:tc>
          <w:tcPr>
            <w:tcW w:w="1100" w:type="pct"/>
          </w:tcPr>
          <w:p w14:paraId="5D419A4B" w14:textId="77777777" w:rsidR="00227C94" w:rsidRPr="007036CE" w:rsidRDefault="00E66BF0" w:rsidP="00227C94">
            <w:pPr>
              <w:pStyle w:val="GOSTTablenorm"/>
              <w:rPr>
                <w:szCs w:val="22"/>
              </w:rPr>
            </w:pPr>
            <w:r w:rsidRPr="007036CE">
              <w:rPr>
                <w:szCs w:val="22"/>
              </w:rPr>
              <w:t>Неисполненная сумма</w:t>
            </w:r>
          </w:p>
        </w:tc>
        <w:tc>
          <w:tcPr>
            <w:tcW w:w="750" w:type="pct"/>
          </w:tcPr>
          <w:p w14:paraId="38C91E37" w14:textId="77777777" w:rsidR="00227C94" w:rsidRPr="007036CE" w:rsidRDefault="00227C94" w:rsidP="0009288F">
            <w:pPr>
              <w:pStyle w:val="GOSTTablenorm"/>
            </w:pPr>
            <w:r w:rsidRPr="007036CE">
              <w:rPr>
                <w:b/>
              </w:rPr>
              <w:t>PROV_Ttlpay:</w:t>
            </w:r>
            <w:r w:rsidRPr="007036CE">
              <w:t>SmUnExcKBK</w:t>
            </w:r>
          </w:p>
        </w:tc>
        <w:tc>
          <w:tcPr>
            <w:tcW w:w="500" w:type="pct"/>
          </w:tcPr>
          <w:p w14:paraId="1698FE32" w14:textId="77777777" w:rsidR="00227C94" w:rsidRPr="007036CE" w:rsidRDefault="00227C94" w:rsidP="00227C94">
            <w:pPr>
              <w:pStyle w:val="GOSTTablenorm"/>
              <w:rPr>
                <w:szCs w:val="22"/>
              </w:rPr>
            </w:pPr>
            <w:r w:rsidRPr="007036CE">
              <w:rPr>
                <w:szCs w:val="22"/>
              </w:rPr>
              <w:t>Сумма</w:t>
            </w:r>
          </w:p>
        </w:tc>
        <w:tc>
          <w:tcPr>
            <w:tcW w:w="310" w:type="pct"/>
          </w:tcPr>
          <w:p w14:paraId="065C9251" w14:textId="77777777" w:rsidR="00227C94" w:rsidRPr="007036CE" w:rsidRDefault="00227C94" w:rsidP="00227C94">
            <w:pPr>
              <w:pStyle w:val="GOSTTablenorm"/>
              <w:rPr>
                <w:szCs w:val="22"/>
              </w:rPr>
            </w:pPr>
            <w:r w:rsidRPr="007036CE">
              <w:rPr>
                <w:szCs w:val="22"/>
              </w:rPr>
              <w:t>Да</w:t>
            </w:r>
          </w:p>
        </w:tc>
        <w:tc>
          <w:tcPr>
            <w:tcW w:w="318" w:type="pct"/>
          </w:tcPr>
          <w:p w14:paraId="2865F236" w14:textId="77777777" w:rsidR="00227C94" w:rsidRPr="007036CE" w:rsidRDefault="00EA7A5B" w:rsidP="00227C94">
            <w:pPr>
              <w:pStyle w:val="GOSTTablenorm"/>
              <w:rPr>
                <w:szCs w:val="22"/>
              </w:rPr>
            </w:pPr>
            <w:r w:rsidRPr="007036CE">
              <w:rPr>
                <w:szCs w:val="22"/>
              </w:rPr>
              <w:t>-</w:t>
            </w:r>
          </w:p>
        </w:tc>
        <w:tc>
          <w:tcPr>
            <w:tcW w:w="2085" w:type="pct"/>
          </w:tcPr>
          <w:p w14:paraId="6A09D1B7" w14:textId="77777777" w:rsidR="00227C94" w:rsidRPr="007036CE" w:rsidRDefault="00227C94" w:rsidP="00227C94">
            <w:pPr>
              <w:pStyle w:val="GOSTTablenorm"/>
              <w:rPr>
                <w:szCs w:val="22"/>
              </w:rPr>
            </w:pPr>
            <w:r w:rsidRPr="007036CE">
              <w:t>Неисполненная сумма платежа в рублях с точностью 2 знака после запятой</w:t>
            </w:r>
            <w:r w:rsidR="009D6AF6" w:rsidRPr="007036CE">
              <w:t xml:space="preserve"> (со знаком «минус»)</w:t>
            </w:r>
          </w:p>
        </w:tc>
      </w:tr>
    </w:tbl>
    <w:p w14:paraId="642076F3" w14:textId="77777777" w:rsidR="00244A18" w:rsidRPr="007036CE" w:rsidRDefault="00244A18" w:rsidP="00DE0449">
      <w:pPr>
        <w:pStyle w:val="51"/>
      </w:pPr>
      <w:bookmarkStart w:id="545" w:name="_Toc222927713"/>
      <w:r w:rsidRPr="007036CE">
        <w:lastRenderedPageBreak/>
        <w:t>Пример запроса по документу «Распоряжение о перечислении денежных средств на банковские карты «МИР» физических лиц» MSC_TransCardMIRFL</w:t>
      </w:r>
      <w:bookmarkEnd w:id="545"/>
    </w:p>
    <w:p w14:paraId="4C803286" w14:textId="77777777" w:rsidR="00983BC8" w:rsidRPr="007036CE" w:rsidRDefault="00983BC8" w:rsidP="00983BC8">
      <w:pPr>
        <w:pStyle w:val="GOSTScript"/>
      </w:pPr>
      <w:r w:rsidRPr="007036CE">
        <w:t>{</w:t>
      </w:r>
    </w:p>
    <w:p w14:paraId="6D1F2E3F" w14:textId="77777777" w:rsidR="00983BC8" w:rsidRPr="007036CE" w:rsidRDefault="00983BC8" w:rsidP="00983BC8">
      <w:pPr>
        <w:pStyle w:val="GOSTScript"/>
      </w:pPr>
      <w:r w:rsidRPr="007036CE">
        <w:tab/>
        <w:t>"header": {</w:t>
      </w:r>
    </w:p>
    <w:p w14:paraId="603E127B" w14:textId="77777777" w:rsidR="00983BC8" w:rsidRPr="007036CE" w:rsidRDefault="00983BC8" w:rsidP="00983BC8">
      <w:pPr>
        <w:pStyle w:val="GOSTScript"/>
      </w:pPr>
      <w:r w:rsidRPr="007036CE">
        <w:tab/>
      </w:r>
      <w:r w:rsidRPr="007036CE">
        <w:tab/>
        <w:t>"Source": "EXP03",</w:t>
      </w:r>
    </w:p>
    <w:p w14:paraId="4857F297" w14:textId="77777777" w:rsidR="00983BC8" w:rsidRPr="007036CE" w:rsidRDefault="00983BC8" w:rsidP="00983BC8">
      <w:pPr>
        <w:pStyle w:val="GOSTScript"/>
      </w:pPr>
      <w:r w:rsidRPr="007036CE">
        <w:tab/>
      </w:r>
      <w:r w:rsidRPr="007036CE">
        <w:tab/>
        <w:t>"ReqDateTime": "202</w:t>
      </w:r>
      <w:r w:rsidR="00346060" w:rsidRPr="007036CE">
        <w:t>4</w:t>
      </w:r>
      <w:r w:rsidRPr="007036CE">
        <w:t>-0</w:t>
      </w:r>
      <w:r w:rsidR="00346060" w:rsidRPr="007036CE">
        <w:t>1</w:t>
      </w:r>
      <w:r w:rsidRPr="007036CE">
        <w:t>-29 10:37:22",</w:t>
      </w:r>
    </w:p>
    <w:p w14:paraId="710278FF" w14:textId="77777777" w:rsidR="00983BC8" w:rsidRPr="007036CE" w:rsidRDefault="00983BC8" w:rsidP="00983BC8">
      <w:pPr>
        <w:pStyle w:val="GOSTScript"/>
      </w:pPr>
      <w:r w:rsidRPr="007036CE">
        <w:tab/>
      </w:r>
      <w:r w:rsidRPr="007036CE">
        <w:tab/>
        <w:t>"Version": "1.0",</w:t>
      </w:r>
    </w:p>
    <w:p w14:paraId="06E8CF4B" w14:textId="77777777" w:rsidR="00983BC8" w:rsidRPr="007036CE" w:rsidRDefault="00983BC8" w:rsidP="00983BC8">
      <w:pPr>
        <w:pStyle w:val="GOSTScript"/>
      </w:pPr>
      <w:r w:rsidRPr="007036CE">
        <w:tab/>
      </w:r>
      <w:r w:rsidRPr="007036CE">
        <w:tab/>
        <w:t>"Params": [</w:t>
      </w:r>
    </w:p>
    <w:p w14:paraId="2C651F14" w14:textId="77777777" w:rsidR="00983BC8" w:rsidRPr="007036CE" w:rsidRDefault="00983BC8" w:rsidP="00983BC8">
      <w:pPr>
        <w:pStyle w:val="GOSTScript"/>
      </w:pPr>
      <w:r w:rsidRPr="007036CE">
        <w:tab/>
      </w:r>
      <w:r w:rsidRPr="007036CE">
        <w:tab/>
      </w:r>
      <w:r w:rsidRPr="007036CE">
        <w:tab/>
        <w:t>{</w:t>
      </w:r>
    </w:p>
    <w:p w14:paraId="3E6609E6" w14:textId="77777777" w:rsidR="00983BC8" w:rsidRPr="007036CE" w:rsidRDefault="00983BC8" w:rsidP="00983BC8">
      <w:pPr>
        <w:pStyle w:val="GOSTScript"/>
      </w:pPr>
      <w:r w:rsidRPr="007036CE">
        <w:tab/>
      </w:r>
      <w:r w:rsidRPr="007036CE">
        <w:tab/>
      </w:r>
      <w:r w:rsidRPr="007036CE">
        <w:tab/>
      </w:r>
      <w:r w:rsidRPr="007036CE">
        <w:tab/>
        <w:t>"param": "example",</w:t>
      </w:r>
    </w:p>
    <w:p w14:paraId="6B9688E7" w14:textId="77777777" w:rsidR="00983BC8" w:rsidRPr="007036CE" w:rsidRDefault="00983BC8" w:rsidP="00983BC8">
      <w:pPr>
        <w:pStyle w:val="GOSTScript"/>
      </w:pPr>
      <w:r w:rsidRPr="007036CE">
        <w:tab/>
      </w:r>
      <w:r w:rsidRPr="007036CE">
        <w:tab/>
      </w:r>
      <w:r w:rsidRPr="007036CE">
        <w:tab/>
      </w:r>
      <w:r w:rsidRPr="007036CE">
        <w:tab/>
        <w:t>"value": "01"</w:t>
      </w:r>
    </w:p>
    <w:p w14:paraId="090F09A5" w14:textId="77777777" w:rsidR="00983BC8" w:rsidRPr="007036CE" w:rsidRDefault="00983BC8" w:rsidP="00983BC8">
      <w:pPr>
        <w:pStyle w:val="GOSTScript"/>
      </w:pPr>
      <w:r w:rsidRPr="007036CE">
        <w:tab/>
      </w:r>
      <w:r w:rsidRPr="007036CE">
        <w:tab/>
      </w:r>
      <w:r w:rsidRPr="007036CE">
        <w:tab/>
        <w:t>}</w:t>
      </w:r>
    </w:p>
    <w:p w14:paraId="20F1BF02" w14:textId="77777777" w:rsidR="00983BC8" w:rsidRPr="007036CE" w:rsidRDefault="00983BC8" w:rsidP="00983BC8">
      <w:pPr>
        <w:pStyle w:val="GOSTScript"/>
      </w:pPr>
      <w:r w:rsidRPr="007036CE">
        <w:tab/>
      </w:r>
      <w:r w:rsidRPr="007036CE">
        <w:tab/>
        <w:t>],</w:t>
      </w:r>
    </w:p>
    <w:p w14:paraId="75396ED0" w14:textId="77777777" w:rsidR="00983BC8" w:rsidRPr="007036CE" w:rsidRDefault="00983BC8" w:rsidP="00983BC8">
      <w:pPr>
        <w:pStyle w:val="GOSTScript"/>
      </w:pPr>
      <w:r w:rsidRPr="007036CE">
        <w:tab/>
      </w:r>
      <w:r w:rsidRPr="007036CE">
        <w:tab/>
        <w:t>"ReqGuid": "b0d4ce5d-2757-4699-948c-cfa72ba94f86",</w:t>
      </w:r>
    </w:p>
    <w:p w14:paraId="375D1F85" w14:textId="77777777" w:rsidR="00983BC8" w:rsidRPr="007036CE" w:rsidRDefault="00983BC8" w:rsidP="00983BC8">
      <w:pPr>
        <w:pStyle w:val="GOSTScript"/>
      </w:pPr>
      <w:r w:rsidRPr="007036CE">
        <w:tab/>
      </w:r>
      <w:r w:rsidRPr="007036CE">
        <w:tab/>
        <w:t>"DocGuid": "0bd90a7c-e339-46ff-ac39-71029ff81370",</w:t>
      </w:r>
    </w:p>
    <w:p w14:paraId="0A8EF1D5" w14:textId="77777777" w:rsidR="00983BC8" w:rsidRPr="007036CE" w:rsidRDefault="00983BC8" w:rsidP="00983BC8">
      <w:pPr>
        <w:pStyle w:val="GOSTScript"/>
      </w:pPr>
      <w:r w:rsidRPr="007036CE">
        <w:tab/>
      </w:r>
      <w:r w:rsidRPr="007036CE">
        <w:tab/>
        <w:t>"RequestType": "ACCOUNTING",</w:t>
      </w:r>
    </w:p>
    <w:p w14:paraId="28E03AEB" w14:textId="77777777" w:rsidR="00983BC8" w:rsidRPr="007036CE" w:rsidRDefault="00983BC8" w:rsidP="00983BC8">
      <w:pPr>
        <w:pStyle w:val="GOSTScript"/>
      </w:pPr>
      <w:r w:rsidRPr="007036CE">
        <w:tab/>
      </w:r>
      <w:r w:rsidRPr="007036CE">
        <w:tab/>
        <w:t>"TypeDoc": "MSC_TransCardMIRFL",</w:t>
      </w:r>
    </w:p>
    <w:p w14:paraId="3D41083D" w14:textId="77777777" w:rsidR="00983BC8" w:rsidRPr="007036CE" w:rsidRDefault="00983BC8" w:rsidP="00983BC8">
      <w:pPr>
        <w:pStyle w:val="GOSTScript"/>
      </w:pPr>
      <w:r w:rsidRPr="007036CE">
        <w:tab/>
      </w:r>
      <w:r w:rsidRPr="007036CE">
        <w:tab/>
        <w:t>"Stage": "auth",</w:t>
      </w:r>
    </w:p>
    <w:p w14:paraId="02E5CEDA" w14:textId="77777777" w:rsidR="00983BC8" w:rsidRPr="007036CE" w:rsidRDefault="00983BC8" w:rsidP="00983BC8">
      <w:pPr>
        <w:pStyle w:val="GOSTScript"/>
      </w:pPr>
      <w:r w:rsidRPr="007036CE">
        <w:tab/>
      </w:r>
      <w:r w:rsidRPr="007036CE">
        <w:tab/>
        <w:t>"BalLevContrl": 0,</w:t>
      </w:r>
    </w:p>
    <w:p w14:paraId="453D27A2" w14:textId="77777777" w:rsidR="00983BC8" w:rsidRPr="007036CE" w:rsidRDefault="00983BC8" w:rsidP="00983BC8">
      <w:pPr>
        <w:pStyle w:val="GOSTScript"/>
      </w:pPr>
      <w:r w:rsidRPr="007036CE">
        <w:tab/>
      </w:r>
      <w:r w:rsidRPr="007036CE">
        <w:tab/>
        <w:t>"Subject": "6000",</w:t>
      </w:r>
    </w:p>
    <w:p w14:paraId="562652A9" w14:textId="77777777" w:rsidR="00983BC8" w:rsidRPr="007036CE" w:rsidRDefault="00983BC8" w:rsidP="00983BC8">
      <w:pPr>
        <w:pStyle w:val="GOSTScript"/>
      </w:pPr>
      <w:r w:rsidRPr="007036CE">
        <w:tab/>
      </w:r>
      <w:r w:rsidRPr="007036CE">
        <w:tab/>
        <w:t>"SettlementDate": "202</w:t>
      </w:r>
      <w:r w:rsidR="00346060" w:rsidRPr="007036CE">
        <w:t>4</w:t>
      </w:r>
      <w:r w:rsidRPr="007036CE">
        <w:t>-0</w:t>
      </w:r>
      <w:r w:rsidR="00346060" w:rsidRPr="007036CE">
        <w:t>1</w:t>
      </w:r>
      <w:r w:rsidRPr="007036CE">
        <w:t>-29"</w:t>
      </w:r>
    </w:p>
    <w:p w14:paraId="173E01F3" w14:textId="77777777" w:rsidR="00983BC8" w:rsidRPr="007036CE" w:rsidRDefault="00983BC8" w:rsidP="00983BC8">
      <w:pPr>
        <w:pStyle w:val="GOSTScript"/>
      </w:pPr>
      <w:r w:rsidRPr="007036CE">
        <w:tab/>
        <w:t>},</w:t>
      </w:r>
    </w:p>
    <w:p w14:paraId="40DD97FA" w14:textId="77777777" w:rsidR="00983BC8" w:rsidRPr="007036CE" w:rsidRDefault="00983BC8" w:rsidP="00983BC8">
      <w:pPr>
        <w:pStyle w:val="GOSTScript"/>
      </w:pPr>
      <w:r w:rsidRPr="007036CE">
        <w:tab/>
        <w:t>"document": {</w:t>
      </w:r>
    </w:p>
    <w:p w14:paraId="101C1D5A" w14:textId="77777777" w:rsidR="00983BC8" w:rsidRPr="007036CE" w:rsidRDefault="00983BC8" w:rsidP="00983BC8">
      <w:pPr>
        <w:pStyle w:val="GOSTScript"/>
      </w:pPr>
      <w:r w:rsidRPr="007036CE">
        <w:tab/>
      </w:r>
      <w:r w:rsidRPr="007036CE">
        <w:tab/>
        <w:t>"TtlPrt_DcNmbr": "000/2",</w:t>
      </w:r>
    </w:p>
    <w:p w14:paraId="219EBCC5" w14:textId="77777777" w:rsidR="00983BC8" w:rsidRPr="007036CE" w:rsidRDefault="00983BC8" w:rsidP="00983BC8">
      <w:pPr>
        <w:pStyle w:val="GOSTScript"/>
      </w:pPr>
      <w:r w:rsidRPr="007036CE">
        <w:tab/>
      </w:r>
      <w:r w:rsidRPr="007036CE">
        <w:tab/>
        <w:t>"TtlPrt_DcDt": "202</w:t>
      </w:r>
      <w:r w:rsidR="00346060" w:rsidRPr="007036CE">
        <w:t>3</w:t>
      </w:r>
      <w:r w:rsidRPr="007036CE">
        <w:t>-</w:t>
      </w:r>
      <w:r w:rsidR="00346060" w:rsidRPr="007036CE">
        <w:t>12</w:t>
      </w:r>
      <w:r w:rsidRPr="007036CE">
        <w:t>-</w:t>
      </w:r>
      <w:r w:rsidR="00346060" w:rsidRPr="007036CE">
        <w:t>0</w:t>
      </w:r>
      <w:r w:rsidRPr="007036CE">
        <w:t>9",</w:t>
      </w:r>
    </w:p>
    <w:p w14:paraId="61BC9872" w14:textId="77777777" w:rsidR="00983BC8" w:rsidRPr="007036CE" w:rsidRDefault="00983BC8" w:rsidP="00983BC8">
      <w:pPr>
        <w:pStyle w:val="GOSTScript"/>
      </w:pPr>
      <w:r w:rsidRPr="007036CE">
        <w:tab/>
      </w:r>
      <w:r w:rsidRPr="007036CE">
        <w:tab/>
        <w:t>"TtlPrt_DcTp": "</w:t>
      </w:r>
      <w:ins w:id="546" w:author="Сатлер Марина Викторовна" w:date="2024-05-24T16:14:00Z">
        <w:r w:rsidR="000E3C13" w:rsidRPr="007036CE">
          <w:rPr>
            <w:szCs w:val="22"/>
          </w:rPr>
          <w:t>ZMR</w:t>
        </w:r>
      </w:ins>
      <w:del w:id="547" w:author="Сатлер Марина Викторовна" w:date="2024-05-24T16:14:00Z">
        <w:r w:rsidRPr="007036CE" w:rsidDel="000E3C13">
          <w:rPr>
            <w:lang w:val="ru-RU"/>
          </w:rPr>
          <w:delText>ЗМР</w:delText>
        </w:r>
      </w:del>
      <w:r w:rsidRPr="007036CE">
        <w:t>",</w:t>
      </w:r>
    </w:p>
    <w:p w14:paraId="1B31472D" w14:textId="77777777" w:rsidR="00983BC8" w:rsidRPr="007036CE" w:rsidRDefault="00983BC8" w:rsidP="00983BC8">
      <w:pPr>
        <w:pStyle w:val="GOSTScript"/>
      </w:pPr>
      <w:r w:rsidRPr="007036CE">
        <w:tab/>
      </w:r>
      <w:r w:rsidRPr="007036CE">
        <w:tab/>
        <w:t>"SstmInfrmtn_Cntr": "1",</w:t>
      </w:r>
    </w:p>
    <w:p w14:paraId="4C844331" w14:textId="77777777" w:rsidR="00983BC8" w:rsidRPr="007036CE" w:rsidRDefault="00983BC8" w:rsidP="00983BC8">
      <w:pPr>
        <w:pStyle w:val="GOSTScript"/>
      </w:pPr>
      <w:r w:rsidRPr="007036CE">
        <w:tab/>
      </w:r>
      <w:r w:rsidRPr="007036CE">
        <w:tab/>
        <w:t>"SstmInfrmtn_AccessLevelStereotype": 1,</w:t>
      </w:r>
    </w:p>
    <w:p w14:paraId="09129156" w14:textId="77777777" w:rsidR="00983BC8" w:rsidRPr="007036CE" w:rsidRDefault="00983BC8" w:rsidP="00983BC8">
      <w:pPr>
        <w:pStyle w:val="GOSTScript"/>
      </w:pPr>
      <w:r w:rsidRPr="007036CE">
        <w:tab/>
      </w:r>
      <w:r w:rsidRPr="007036CE">
        <w:tab/>
        <w:t>"TtlPrt_Budget_Cd": "99010001",</w:t>
      </w:r>
    </w:p>
    <w:p w14:paraId="285E3E40" w14:textId="77777777" w:rsidR="00983BC8" w:rsidRPr="007036CE" w:rsidRDefault="00983BC8" w:rsidP="00983BC8">
      <w:pPr>
        <w:pStyle w:val="GOSTScript"/>
      </w:pPr>
      <w:r w:rsidRPr="007036CE">
        <w:tab/>
      </w:r>
      <w:r w:rsidRPr="007036CE">
        <w:tab/>
        <w:t>"TtlPrt_NmbLS": "03621</w:t>
      </w:r>
      <w:r w:rsidRPr="007036CE">
        <w:rPr>
          <w:lang w:val="ru-RU"/>
        </w:rPr>
        <w:t>А</w:t>
      </w:r>
      <w:r w:rsidRPr="007036CE">
        <w:t>57300",</w:t>
      </w:r>
    </w:p>
    <w:p w14:paraId="4286E4F5" w14:textId="77777777" w:rsidR="00983BC8" w:rsidRPr="007036CE" w:rsidRDefault="00983BC8" w:rsidP="00983BC8">
      <w:pPr>
        <w:pStyle w:val="GOSTScript"/>
      </w:pPr>
      <w:r w:rsidRPr="007036CE">
        <w:tab/>
      </w:r>
      <w:r w:rsidRPr="007036CE">
        <w:tab/>
        <w:t xml:space="preserve">"SstmInfrmtn_SIGN_BaLbo_Snd": </w:t>
      </w:r>
      <w:ins w:id="548" w:author="Сатлер Марина Викторовна" w:date="2024-05-24T16:15:00Z">
        <w:r w:rsidR="000E3C13" w:rsidRPr="007036CE">
          <w:t>false</w:t>
        </w:r>
      </w:ins>
      <w:del w:id="549" w:author="Сатлер Марина Викторовна" w:date="2024-05-24T16:15:00Z">
        <w:r w:rsidRPr="007036CE" w:rsidDel="000E3C13">
          <w:delText>0</w:delText>
        </w:r>
      </w:del>
      <w:r w:rsidRPr="007036CE">
        <w:t>,</w:t>
      </w:r>
    </w:p>
    <w:p w14:paraId="4C0A5E53" w14:textId="77777777" w:rsidR="00983BC8" w:rsidRPr="007036CE" w:rsidRDefault="00983BC8" w:rsidP="00983BC8">
      <w:pPr>
        <w:pStyle w:val="GOSTScript"/>
      </w:pPr>
      <w:r w:rsidRPr="007036CE">
        <w:tab/>
      </w:r>
      <w:r w:rsidRPr="007036CE">
        <w:tab/>
        <w:t xml:space="preserve">"SstmInfrmtn_SIGN_POFR_Snd": </w:t>
      </w:r>
      <w:ins w:id="550" w:author="Сатлер Марина Викторовна" w:date="2024-05-24T16:15:00Z">
        <w:r w:rsidR="000E3C13" w:rsidRPr="007036CE">
          <w:t>false</w:t>
        </w:r>
      </w:ins>
      <w:del w:id="551" w:author="Сатлер Марина Викторовна" w:date="2024-05-24T16:15:00Z">
        <w:r w:rsidRPr="007036CE" w:rsidDel="000E3C13">
          <w:delText>0</w:delText>
        </w:r>
      </w:del>
      <w:r w:rsidRPr="007036CE">
        <w:t>,</w:t>
      </w:r>
    </w:p>
    <w:p w14:paraId="44D16F64" w14:textId="77777777" w:rsidR="00983BC8" w:rsidRPr="007036CE" w:rsidRDefault="00983BC8" w:rsidP="00983BC8">
      <w:pPr>
        <w:pStyle w:val="GOSTScript"/>
      </w:pPr>
      <w:r w:rsidRPr="007036CE">
        <w:tab/>
      </w:r>
      <w:r w:rsidRPr="007036CE">
        <w:tab/>
        <w:t>"PROV_Ttlpay": [</w:t>
      </w:r>
    </w:p>
    <w:p w14:paraId="31AB35FB" w14:textId="77777777" w:rsidR="00983BC8" w:rsidRPr="007036CE" w:rsidRDefault="00983BC8" w:rsidP="00983BC8">
      <w:pPr>
        <w:pStyle w:val="GOSTScript"/>
      </w:pPr>
      <w:r w:rsidRPr="007036CE">
        <w:tab/>
      </w:r>
      <w:r w:rsidRPr="007036CE">
        <w:tab/>
      </w:r>
      <w:r w:rsidRPr="007036CE">
        <w:tab/>
        <w:t>{</w:t>
      </w:r>
    </w:p>
    <w:p w14:paraId="1042B22E" w14:textId="77777777" w:rsidR="00983BC8" w:rsidRPr="007036CE" w:rsidRDefault="00983BC8" w:rsidP="00983BC8">
      <w:pPr>
        <w:pStyle w:val="GOSTScript"/>
      </w:pPr>
      <w:r w:rsidRPr="007036CE">
        <w:tab/>
      </w:r>
      <w:r w:rsidRPr="007036CE">
        <w:tab/>
      </w:r>
      <w:r w:rsidRPr="007036CE">
        <w:tab/>
      </w:r>
      <w:r w:rsidRPr="007036CE">
        <w:tab/>
        <w:t>"id": 1,</w:t>
      </w:r>
    </w:p>
    <w:p w14:paraId="69BA59F0" w14:textId="77777777" w:rsidR="00983BC8" w:rsidRPr="007036CE" w:rsidRDefault="00983BC8" w:rsidP="00983BC8">
      <w:pPr>
        <w:pStyle w:val="GOSTScript"/>
      </w:pPr>
      <w:r w:rsidRPr="007036CE">
        <w:tab/>
      </w:r>
      <w:r w:rsidRPr="007036CE">
        <w:tab/>
      </w:r>
      <w:r w:rsidRPr="007036CE">
        <w:tab/>
      </w:r>
      <w:r w:rsidRPr="007036CE">
        <w:tab/>
        <w:t>"NmbRw": 1,</w:t>
      </w:r>
    </w:p>
    <w:p w14:paraId="2D19341D" w14:textId="77777777" w:rsidR="00983BC8" w:rsidRPr="007036CE" w:rsidRDefault="00983BC8" w:rsidP="00983BC8">
      <w:pPr>
        <w:pStyle w:val="GOSTScript"/>
      </w:pPr>
      <w:r w:rsidRPr="007036CE">
        <w:lastRenderedPageBreak/>
        <w:tab/>
      </w:r>
      <w:r w:rsidRPr="007036CE">
        <w:tab/>
      </w:r>
      <w:r w:rsidRPr="007036CE">
        <w:tab/>
      </w:r>
      <w:r w:rsidRPr="007036CE">
        <w:tab/>
        <w:t>"KBK": "18210604012021000110",</w:t>
      </w:r>
    </w:p>
    <w:p w14:paraId="3AF113E7" w14:textId="77777777" w:rsidR="00983BC8" w:rsidRPr="007036CE" w:rsidRDefault="00983BC8" w:rsidP="00983BC8">
      <w:pPr>
        <w:pStyle w:val="GOSTScript"/>
      </w:pPr>
      <w:r w:rsidRPr="007036CE">
        <w:tab/>
      </w:r>
      <w:r w:rsidRPr="007036CE">
        <w:tab/>
      </w:r>
      <w:r w:rsidRPr="007036CE">
        <w:tab/>
      </w:r>
      <w:r w:rsidRPr="007036CE">
        <w:tab/>
        <w:t>"MSC_KBK_BKTp": "10",</w:t>
      </w:r>
    </w:p>
    <w:p w14:paraId="4D9556D0" w14:textId="77777777" w:rsidR="00983BC8" w:rsidRPr="007036CE" w:rsidRDefault="00983BC8" w:rsidP="00983BC8">
      <w:pPr>
        <w:pStyle w:val="GOSTScript"/>
      </w:pPr>
      <w:r w:rsidRPr="007036CE">
        <w:tab/>
      </w:r>
      <w:r w:rsidRPr="007036CE">
        <w:tab/>
      </w:r>
      <w:r w:rsidRPr="007036CE">
        <w:tab/>
      </w:r>
      <w:r w:rsidRPr="007036CE">
        <w:tab/>
        <w:t>"SumKBK": 1000.00,</w:t>
      </w:r>
    </w:p>
    <w:p w14:paraId="753057DB" w14:textId="77777777" w:rsidR="00983BC8" w:rsidRPr="007036CE" w:rsidRDefault="00983BC8" w:rsidP="00983BC8">
      <w:pPr>
        <w:pStyle w:val="GOSTScript"/>
      </w:pPr>
      <w:r w:rsidRPr="007036CE">
        <w:tab/>
      </w:r>
      <w:r w:rsidRPr="007036CE">
        <w:tab/>
      </w:r>
      <w:r w:rsidRPr="007036CE">
        <w:tab/>
      </w:r>
      <w:r w:rsidRPr="007036CE">
        <w:tab/>
        <w:t>"SmUnExcKBK": -100.00</w:t>
      </w:r>
    </w:p>
    <w:p w14:paraId="5AA754C8" w14:textId="77777777" w:rsidR="00983BC8" w:rsidRPr="00A9741E" w:rsidRDefault="00983BC8" w:rsidP="00983BC8">
      <w:pPr>
        <w:pStyle w:val="GOSTScript"/>
      </w:pPr>
      <w:r w:rsidRPr="007036CE">
        <w:tab/>
      </w:r>
      <w:r w:rsidRPr="007036CE">
        <w:tab/>
      </w:r>
      <w:r w:rsidRPr="007036CE">
        <w:tab/>
      </w:r>
      <w:r w:rsidRPr="00A9741E">
        <w:t>}</w:t>
      </w:r>
    </w:p>
    <w:p w14:paraId="606C6FF8" w14:textId="77777777" w:rsidR="00983BC8" w:rsidRPr="007036CE" w:rsidRDefault="00983BC8" w:rsidP="00983BC8">
      <w:pPr>
        <w:pStyle w:val="GOSTScript"/>
        <w:rPr>
          <w:lang w:val="ru-RU"/>
        </w:rPr>
      </w:pPr>
      <w:r w:rsidRPr="00A9741E">
        <w:tab/>
      </w:r>
      <w:r w:rsidRPr="00A9741E">
        <w:tab/>
      </w:r>
      <w:r w:rsidRPr="007036CE">
        <w:rPr>
          <w:lang w:val="ru-RU"/>
        </w:rPr>
        <w:t>]</w:t>
      </w:r>
    </w:p>
    <w:p w14:paraId="3B106BD7" w14:textId="77777777" w:rsidR="00983BC8" w:rsidRPr="007036CE" w:rsidRDefault="00983BC8" w:rsidP="00983BC8">
      <w:pPr>
        <w:pStyle w:val="GOSTScript"/>
        <w:rPr>
          <w:lang w:val="ru-RU"/>
        </w:rPr>
      </w:pPr>
      <w:r w:rsidRPr="007036CE">
        <w:rPr>
          <w:lang w:val="ru-RU"/>
        </w:rPr>
        <w:tab/>
        <w:t>}</w:t>
      </w:r>
    </w:p>
    <w:p w14:paraId="0005DC6B" w14:textId="77777777" w:rsidR="001F16CF" w:rsidRPr="007036CE" w:rsidRDefault="00983BC8" w:rsidP="00983BC8">
      <w:pPr>
        <w:pStyle w:val="GOSTScript"/>
        <w:rPr>
          <w:lang w:val="ru-RU"/>
        </w:rPr>
      </w:pPr>
      <w:r w:rsidRPr="007036CE">
        <w:rPr>
          <w:lang w:val="ru-RU"/>
        </w:rPr>
        <w:t>}</w:t>
      </w:r>
    </w:p>
    <w:p w14:paraId="7BE5A905" w14:textId="77777777" w:rsidR="002F7A70" w:rsidRPr="007036CE" w:rsidRDefault="002F7A70" w:rsidP="00DE0449">
      <w:pPr>
        <w:pStyle w:val="41"/>
      </w:pPr>
      <w:bookmarkStart w:id="552" w:name="_Ref158392462"/>
      <w:bookmarkStart w:id="553" w:name="_Toc222927714"/>
      <w:r w:rsidRPr="007036CE">
        <w:t>«Уведомление об уточнении вида и принадлежности платежа</w:t>
      </w:r>
      <w:r w:rsidR="00FD569A" w:rsidRPr="007036CE">
        <w:t>»</w:t>
      </w:r>
      <w:r w:rsidRPr="007036CE">
        <w:t xml:space="preserve"> (ф. 0531809) MSC_NoticeClarTPay_PBS</w:t>
      </w:r>
      <w:bookmarkEnd w:id="552"/>
      <w:bookmarkEnd w:id="553"/>
    </w:p>
    <w:p w14:paraId="34920ED8" w14:textId="77777777" w:rsidR="002F7A70" w:rsidRPr="007036CE" w:rsidRDefault="002F7A70" w:rsidP="00DE0449">
      <w:pPr>
        <w:pStyle w:val="51"/>
      </w:pPr>
      <w:bookmarkStart w:id="554" w:name="_Toc222927715"/>
      <w:r w:rsidRPr="007036CE">
        <w:t>Перечень параметров тела запроса (Document) по документу «Уведомление об уточнении вида и принадлежности платежа</w:t>
      </w:r>
      <w:r w:rsidR="00FD569A" w:rsidRPr="007036CE">
        <w:t>»</w:t>
      </w:r>
      <w:r w:rsidRPr="007036CE">
        <w:t xml:space="preserve"> (ф. 0531809) MSC_NoticeClarTPay_PBS</w:t>
      </w:r>
      <w:bookmarkEnd w:id="554"/>
    </w:p>
    <w:p w14:paraId="625036A1" w14:textId="17E8014E" w:rsidR="00C256D8" w:rsidRPr="007036CE" w:rsidRDefault="005A2340" w:rsidP="00802219">
      <w:pPr>
        <w:pStyle w:val="GOSTNameTable"/>
      </w:pPr>
      <w:r w:rsidRPr="007036CE">
        <w:rPr>
          <w:noProof/>
        </w:rPr>
        <w:fldChar w:fldCharType="begin"/>
      </w:r>
      <w:r w:rsidRPr="007036CE">
        <w:rPr>
          <w:noProof/>
        </w:rPr>
        <w:instrText xml:space="preserve"> SEQ Таблица \* ARABIC </w:instrText>
      </w:r>
      <w:r w:rsidRPr="007036CE">
        <w:rPr>
          <w:noProof/>
        </w:rPr>
        <w:fldChar w:fldCharType="separate"/>
      </w:r>
      <w:bookmarkStart w:id="555" w:name="_Toc222927987"/>
      <w:r w:rsidR="00BD74E1">
        <w:rPr>
          <w:noProof/>
        </w:rPr>
        <w:t>14</w:t>
      </w:r>
      <w:r w:rsidRPr="007036CE">
        <w:rPr>
          <w:noProof/>
        </w:rPr>
        <w:fldChar w:fldCharType="end"/>
      </w:r>
      <w:r w:rsidR="00C256D8" w:rsidRPr="007036CE">
        <w:t xml:space="preserve"> </w:t>
      </w:r>
      <w:r w:rsidR="00CC2920" w:rsidRPr="007036CE">
        <w:t>–</w:t>
      </w:r>
      <w:r w:rsidR="00C256D8" w:rsidRPr="007036CE">
        <w:t xml:space="preserve"> Параметры тела (Document) запроса на подбор / сторнирование / переформирование записей учета по документу «Уведомление об уточнении вида и принадлежности платежа</w:t>
      </w:r>
      <w:r w:rsidR="00FD569A" w:rsidRPr="007036CE">
        <w:t>»</w:t>
      </w:r>
      <w:r w:rsidR="00C256D8" w:rsidRPr="007036CE">
        <w:t xml:space="preserve"> (ф. 0531809) MSC_NoticeClarTPay_PBS</w:t>
      </w:r>
      <w:bookmarkEnd w:id="555"/>
    </w:p>
    <w:tbl>
      <w:tblPr>
        <w:tblStyle w:val="GOSTTable"/>
        <w:tblW w:w="5000" w:type="pct"/>
        <w:tblLayout w:type="fixed"/>
        <w:tblLook w:val="07E0" w:firstRow="1" w:lastRow="1" w:firstColumn="1" w:lastColumn="1" w:noHBand="1" w:noVBand="1"/>
      </w:tblPr>
      <w:tblGrid>
        <w:gridCol w:w="3467"/>
        <w:gridCol w:w="2364"/>
        <w:gridCol w:w="1576"/>
        <w:gridCol w:w="889"/>
        <w:gridCol w:w="993"/>
        <w:gridCol w:w="6471"/>
      </w:tblGrid>
      <w:tr w:rsidR="00807677" w:rsidRPr="007036CE" w14:paraId="59D7872F" w14:textId="77777777" w:rsidTr="00F92E5F">
        <w:trPr>
          <w:cnfStyle w:val="100000000000" w:firstRow="1" w:lastRow="0" w:firstColumn="0" w:lastColumn="0" w:oddVBand="0" w:evenVBand="0" w:oddHBand="0" w:evenHBand="0" w:firstRowFirstColumn="0" w:firstRowLastColumn="0" w:lastRowFirstColumn="0" w:lastRowLastColumn="0"/>
          <w:trHeight w:val="1002"/>
        </w:trPr>
        <w:tc>
          <w:tcPr>
            <w:tcW w:w="1100" w:type="pct"/>
            <w:hideMark/>
          </w:tcPr>
          <w:p w14:paraId="3A4CA73D" w14:textId="77777777" w:rsidR="002F7A70" w:rsidRPr="007036CE" w:rsidRDefault="002F7A70" w:rsidP="00807677">
            <w:pPr>
              <w:pStyle w:val="GOSTTableHead"/>
            </w:pPr>
            <w:r w:rsidRPr="007036CE">
              <w:t>Наименование параметра</w:t>
            </w:r>
          </w:p>
        </w:tc>
        <w:tc>
          <w:tcPr>
            <w:tcW w:w="750" w:type="pct"/>
            <w:hideMark/>
          </w:tcPr>
          <w:p w14:paraId="29B8A674" w14:textId="77777777" w:rsidR="002F7A70" w:rsidRPr="007036CE" w:rsidRDefault="002F7A70" w:rsidP="00807677">
            <w:pPr>
              <w:pStyle w:val="GOSTTableHead"/>
            </w:pPr>
            <w:r w:rsidRPr="007036CE">
              <w:t>Название тэга</w:t>
            </w:r>
          </w:p>
        </w:tc>
        <w:tc>
          <w:tcPr>
            <w:tcW w:w="500" w:type="pct"/>
            <w:hideMark/>
          </w:tcPr>
          <w:p w14:paraId="2BD67B12" w14:textId="77777777" w:rsidR="002F7A70" w:rsidRPr="007036CE" w:rsidRDefault="002F7A70" w:rsidP="00807677">
            <w:pPr>
              <w:pStyle w:val="GOSTTableHead"/>
            </w:pPr>
            <w:r w:rsidRPr="007036CE">
              <w:t>Тип данных</w:t>
            </w:r>
          </w:p>
        </w:tc>
        <w:tc>
          <w:tcPr>
            <w:tcW w:w="282" w:type="pct"/>
          </w:tcPr>
          <w:p w14:paraId="5E3C2D97" w14:textId="77777777" w:rsidR="002F7A70" w:rsidRPr="007036CE" w:rsidRDefault="002F7A70" w:rsidP="00807677">
            <w:pPr>
              <w:pStyle w:val="GOSTTableHead"/>
            </w:pPr>
            <w:r w:rsidRPr="007036CE">
              <w:t>Обязательность</w:t>
            </w:r>
          </w:p>
        </w:tc>
        <w:tc>
          <w:tcPr>
            <w:tcW w:w="315" w:type="pct"/>
            <w:hideMark/>
          </w:tcPr>
          <w:p w14:paraId="45ADE1B5" w14:textId="77777777" w:rsidR="002F7A70" w:rsidRPr="007036CE" w:rsidRDefault="002F7A70" w:rsidP="00807677">
            <w:pPr>
              <w:pStyle w:val="GOSTTableHead"/>
            </w:pPr>
            <w:r w:rsidRPr="007036CE">
              <w:t>Размерность</w:t>
            </w:r>
          </w:p>
        </w:tc>
        <w:tc>
          <w:tcPr>
            <w:tcW w:w="2053" w:type="pct"/>
          </w:tcPr>
          <w:p w14:paraId="3AB8AD27" w14:textId="77777777" w:rsidR="002F7A70" w:rsidRPr="007036CE" w:rsidRDefault="002F7A70" w:rsidP="00807677">
            <w:pPr>
              <w:pStyle w:val="GOSTTableHead"/>
            </w:pPr>
            <w:r w:rsidRPr="007036CE">
              <w:t>Описание</w:t>
            </w:r>
          </w:p>
        </w:tc>
      </w:tr>
      <w:tr w:rsidR="00807677" w:rsidRPr="007036CE" w14:paraId="1B679F5D" w14:textId="77777777" w:rsidTr="00F92E5F">
        <w:tc>
          <w:tcPr>
            <w:tcW w:w="1100" w:type="pct"/>
          </w:tcPr>
          <w:p w14:paraId="3C6A03FF" w14:textId="77777777" w:rsidR="002F7A70" w:rsidRPr="007036CE" w:rsidRDefault="002F7A70" w:rsidP="002F7A70">
            <w:pPr>
              <w:pStyle w:val="GOSTTablenorm"/>
            </w:pPr>
            <w:r w:rsidRPr="007036CE">
              <w:rPr>
                <w:szCs w:val="22"/>
              </w:rPr>
              <w:t>Номер документа</w:t>
            </w:r>
          </w:p>
        </w:tc>
        <w:tc>
          <w:tcPr>
            <w:tcW w:w="750" w:type="pct"/>
          </w:tcPr>
          <w:p w14:paraId="4A281305" w14:textId="77777777" w:rsidR="002F7A70" w:rsidRPr="007036CE" w:rsidRDefault="002F7A70" w:rsidP="00B244B5">
            <w:pPr>
              <w:pStyle w:val="GOSTTablenorm"/>
            </w:pPr>
            <w:r w:rsidRPr="007036CE">
              <w:t>UF_NtfctnNm</w:t>
            </w:r>
          </w:p>
        </w:tc>
        <w:tc>
          <w:tcPr>
            <w:tcW w:w="500" w:type="pct"/>
          </w:tcPr>
          <w:p w14:paraId="7E6E884B" w14:textId="77777777" w:rsidR="002F7A70" w:rsidRPr="007036CE" w:rsidRDefault="002F7A70" w:rsidP="00B244B5">
            <w:pPr>
              <w:pStyle w:val="GOSTTablenorm"/>
            </w:pPr>
            <w:r w:rsidRPr="007036CE">
              <w:t>Строка</w:t>
            </w:r>
          </w:p>
        </w:tc>
        <w:tc>
          <w:tcPr>
            <w:tcW w:w="282" w:type="pct"/>
          </w:tcPr>
          <w:p w14:paraId="716FB182" w14:textId="77777777" w:rsidR="002F7A70" w:rsidRPr="007036CE" w:rsidRDefault="002F7A70" w:rsidP="00B244B5">
            <w:pPr>
              <w:pStyle w:val="GOSTTablenorm"/>
            </w:pPr>
            <w:r w:rsidRPr="007036CE">
              <w:t>Да</w:t>
            </w:r>
          </w:p>
        </w:tc>
        <w:tc>
          <w:tcPr>
            <w:tcW w:w="315" w:type="pct"/>
          </w:tcPr>
          <w:p w14:paraId="64F9C9A0" w14:textId="77777777" w:rsidR="002F7A70" w:rsidRPr="007036CE" w:rsidRDefault="002F7A70" w:rsidP="00B244B5">
            <w:pPr>
              <w:pStyle w:val="GOSTTablenorm"/>
            </w:pPr>
            <w:r w:rsidRPr="007036CE">
              <w:t>&lt;=15</w:t>
            </w:r>
          </w:p>
        </w:tc>
        <w:tc>
          <w:tcPr>
            <w:tcW w:w="2053" w:type="pct"/>
          </w:tcPr>
          <w:p w14:paraId="5DB8F3A3" w14:textId="77777777" w:rsidR="002F7A70" w:rsidRPr="007036CE" w:rsidRDefault="002F7A70" w:rsidP="002F7A70">
            <w:pPr>
              <w:pStyle w:val="GOSTTablenorm"/>
            </w:pPr>
            <w:r w:rsidRPr="007036CE">
              <w:rPr>
                <w:szCs w:val="22"/>
              </w:rPr>
              <w:t>Указывается номер документа</w:t>
            </w:r>
          </w:p>
        </w:tc>
      </w:tr>
      <w:tr w:rsidR="00807677" w:rsidRPr="007036CE" w14:paraId="6AF70392" w14:textId="77777777" w:rsidTr="00F92E5F">
        <w:tc>
          <w:tcPr>
            <w:tcW w:w="1100" w:type="pct"/>
          </w:tcPr>
          <w:p w14:paraId="715982E1" w14:textId="77777777" w:rsidR="002F7A70" w:rsidRPr="007036CE" w:rsidRDefault="002F7A70" w:rsidP="002F7A70">
            <w:pPr>
              <w:pStyle w:val="GOSTTablenorm"/>
            </w:pPr>
            <w:r w:rsidRPr="007036CE">
              <w:rPr>
                <w:szCs w:val="22"/>
              </w:rPr>
              <w:t>Дата документа</w:t>
            </w:r>
          </w:p>
        </w:tc>
        <w:tc>
          <w:tcPr>
            <w:tcW w:w="750" w:type="pct"/>
          </w:tcPr>
          <w:p w14:paraId="11FEF89D" w14:textId="77777777" w:rsidR="002F7A70" w:rsidRPr="007036CE" w:rsidRDefault="002F7A70" w:rsidP="00B244B5">
            <w:pPr>
              <w:pStyle w:val="GOSTTablenorm"/>
            </w:pPr>
            <w:r w:rsidRPr="007036CE">
              <w:t>UF_MSC_Infrmtn_CrtnDt</w:t>
            </w:r>
          </w:p>
        </w:tc>
        <w:tc>
          <w:tcPr>
            <w:tcW w:w="500" w:type="pct"/>
          </w:tcPr>
          <w:p w14:paraId="7D9450B6" w14:textId="77777777" w:rsidR="002F7A70" w:rsidRPr="007036CE" w:rsidRDefault="002F7A70" w:rsidP="00B244B5">
            <w:pPr>
              <w:pStyle w:val="GOSTTablenorm"/>
            </w:pPr>
            <w:r w:rsidRPr="007036CE">
              <w:t>Дата</w:t>
            </w:r>
          </w:p>
        </w:tc>
        <w:tc>
          <w:tcPr>
            <w:tcW w:w="282" w:type="pct"/>
          </w:tcPr>
          <w:p w14:paraId="3DE9405E" w14:textId="77777777" w:rsidR="002F7A70" w:rsidRPr="007036CE" w:rsidRDefault="002F7A70" w:rsidP="00B244B5">
            <w:pPr>
              <w:pStyle w:val="GOSTTablenorm"/>
            </w:pPr>
            <w:r w:rsidRPr="007036CE">
              <w:t>Да</w:t>
            </w:r>
          </w:p>
        </w:tc>
        <w:tc>
          <w:tcPr>
            <w:tcW w:w="315" w:type="pct"/>
          </w:tcPr>
          <w:p w14:paraId="38571F81" w14:textId="77777777" w:rsidR="002F7A70" w:rsidRPr="007036CE" w:rsidRDefault="00150787" w:rsidP="00B244B5">
            <w:pPr>
              <w:pStyle w:val="GOSTTablenorm"/>
            </w:pPr>
            <w:r w:rsidRPr="007036CE">
              <w:t>-</w:t>
            </w:r>
          </w:p>
        </w:tc>
        <w:tc>
          <w:tcPr>
            <w:tcW w:w="2053" w:type="pct"/>
          </w:tcPr>
          <w:p w14:paraId="01606B0A" w14:textId="77777777" w:rsidR="002F7A70" w:rsidRPr="007036CE" w:rsidRDefault="002F7A70" w:rsidP="00B244B5">
            <w:pPr>
              <w:pStyle w:val="GOSTTablenorm"/>
            </w:pPr>
            <w:r w:rsidRPr="007036CE">
              <w:rPr>
                <w:szCs w:val="22"/>
              </w:rPr>
              <w:t>Указывается дата</w:t>
            </w:r>
            <w:r w:rsidR="00B244B5" w:rsidRPr="007036CE">
              <w:rPr>
                <w:szCs w:val="22"/>
              </w:rPr>
              <w:t xml:space="preserve"> документа в формате YYYY-MM-DD</w:t>
            </w:r>
          </w:p>
        </w:tc>
      </w:tr>
      <w:tr w:rsidR="00807677" w:rsidRPr="007036CE" w14:paraId="6E863B0A" w14:textId="77777777" w:rsidTr="00F92E5F">
        <w:tc>
          <w:tcPr>
            <w:tcW w:w="1100" w:type="pct"/>
          </w:tcPr>
          <w:p w14:paraId="2150E6F0" w14:textId="77777777" w:rsidR="00376DE0" w:rsidRPr="007036CE" w:rsidRDefault="00376DE0" w:rsidP="00376DE0">
            <w:pPr>
              <w:pStyle w:val="GOSTTablenorm"/>
              <w:rPr>
                <w:szCs w:val="22"/>
              </w:rPr>
            </w:pPr>
            <w:r w:rsidRPr="007036CE">
              <w:rPr>
                <w:szCs w:val="22"/>
              </w:rPr>
              <w:t>Вид документа</w:t>
            </w:r>
          </w:p>
        </w:tc>
        <w:tc>
          <w:tcPr>
            <w:tcW w:w="750" w:type="pct"/>
          </w:tcPr>
          <w:p w14:paraId="37B83D9C" w14:textId="77777777" w:rsidR="00376DE0" w:rsidRPr="007036CE" w:rsidRDefault="005E560F" w:rsidP="00B244B5">
            <w:pPr>
              <w:pStyle w:val="GOSTTablenorm"/>
            </w:pPr>
            <w:r w:rsidRPr="007036CE">
              <w:t>UF_DcTp</w:t>
            </w:r>
          </w:p>
        </w:tc>
        <w:tc>
          <w:tcPr>
            <w:tcW w:w="500" w:type="pct"/>
          </w:tcPr>
          <w:p w14:paraId="32205AE5" w14:textId="77777777" w:rsidR="00376DE0" w:rsidRPr="007036CE" w:rsidRDefault="00376DE0" w:rsidP="00B244B5">
            <w:pPr>
              <w:pStyle w:val="GOSTTablenorm"/>
            </w:pPr>
            <w:r w:rsidRPr="007036CE">
              <w:t>Строка</w:t>
            </w:r>
          </w:p>
        </w:tc>
        <w:tc>
          <w:tcPr>
            <w:tcW w:w="282" w:type="pct"/>
          </w:tcPr>
          <w:p w14:paraId="1E4BD923" w14:textId="77777777" w:rsidR="00376DE0" w:rsidRPr="007036CE" w:rsidRDefault="00376DE0" w:rsidP="00B244B5">
            <w:pPr>
              <w:pStyle w:val="GOSTTablenorm"/>
            </w:pPr>
            <w:r w:rsidRPr="007036CE">
              <w:t>Да</w:t>
            </w:r>
          </w:p>
        </w:tc>
        <w:tc>
          <w:tcPr>
            <w:tcW w:w="315" w:type="pct"/>
          </w:tcPr>
          <w:p w14:paraId="5ED5D44D" w14:textId="77777777" w:rsidR="00376DE0" w:rsidRPr="007036CE" w:rsidRDefault="00376DE0" w:rsidP="00B244B5">
            <w:pPr>
              <w:pStyle w:val="GOSTTablenorm"/>
            </w:pPr>
            <w:r w:rsidRPr="007036CE">
              <w:t>=3</w:t>
            </w:r>
          </w:p>
        </w:tc>
        <w:tc>
          <w:tcPr>
            <w:tcW w:w="2053" w:type="pct"/>
          </w:tcPr>
          <w:p w14:paraId="4C3E7DD7" w14:textId="77777777" w:rsidR="00376DE0" w:rsidRPr="007036CE" w:rsidRDefault="00376DE0" w:rsidP="00376DE0">
            <w:pPr>
              <w:pStyle w:val="GOSTTablenorm"/>
              <w:rPr>
                <w:szCs w:val="22"/>
              </w:rPr>
            </w:pPr>
            <w:r w:rsidRPr="007036CE">
              <w:rPr>
                <w:szCs w:val="22"/>
              </w:rPr>
              <w:t xml:space="preserve">Указывается </w:t>
            </w:r>
            <w:r w:rsidR="009A6C7B" w:rsidRPr="007036CE">
              <w:rPr>
                <w:szCs w:val="22"/>
              </w:rPr>
              <w:t>код вида</w:t>
            </w:r>
            <w:r w:rsidRPr="007036CE">
              <w:rPr>
                <w:szCs w:val="22"/>
              </w:rPr>
              <w:t xml:space="preserve"> документа.</w:t>
            </w:r>
          </w:p>
          <w:p w14:paraId="146E8237" w14:textId="07B50A5C" w:rsidR="00376DE0" w:rsidRPr="007036CE" w:rsidRDefault="00BB45B7" w:rsidP="0091273B">
            <w:pPr>
              <w:pStyle w:val="GOSTTablenorm"/>
            </w:pPr>
            <w:r w:rsidRPr="007036CE">
              <w:rPr>
                <w:szCs w:val="22"/>
              </w:rPr>
              <w:t>Возможное значение «</w:t>
            </w:r>
            <w:r w:rsidRPr="007036CE">
              <w:rPr>
                <w:szCs w:val="22"/>
                <w:lang w:val="en-US"/>
              </w:rPr>
              <w:t>UUK</w:t>
            </w:r>
            <w:r w:rsidRPr="007036CE">
              <w:rPr>
                <w:szCs w:val="22"/>
              </w:rPr>
              <w:t xml:space="preserve">» </w:t>
            </w:r>
            <w:r w:rsidR="00FB1651" w:rsidRPr="007036CE">
              <w:t>–</w:t>
            </w:r>
            <w:r w:rsidRPr="007036CE">
              <w:rPr>
                <w:szCs w:val="22"/>
              </w:rPr>
              <w:t xml:space="preserve"> </w:t>
            </w:r>
            <w:r w:rsidRPr="007036CE">
              <w:t>Уведомление об уточнении вида и принадлежности платежа (ф. 0531809)</w:t>
            </w:r>
          </w:p>
        </w:tc>
      </w:tr>
      <w:tr w:rsidR="002D34FC" w:rsidRPr="007036CE" w14:paraId="5DFC7F3A" w14:textId="77777777" w:rsidTr="00F92E5F">
        <w:tc>
          <w:tcPr>
            <w:tcW w:w="1100" w:type="pct"/>
          </w:tcPr>
          <w:p w14:paraId="2E93DE47" w14:textId="77777777" w:rsidR="002D34FC" w:rsidRPr="007036CE" w:rsidRDefault="002D34FC" w:rsidP="00716369">
            <w:pPr>
              <w:pStyle w:val="GOSTTablenorm"/>
              <w:rPr>
                <w:szCs w:val="22"/>
              </w:rPr>
            </w:pPr>
            <w:r w:rsidRPr="007036CE">
              <w:rPr>
                <w:szCs w:val="22"/>
              </w:rPr>
              <w:t>Код валюты по ОКВ</w:t>
            </w:r>
          </w:p>
        </w:tc>
        <w:tc>
          <w:tcPr>
            <w:tcW w:w="750" w:type="pct"/>
          </w:tcPr>
          <w:p w14:paraId="79C31624" w14:textId="77777777" w:rsidR="002D34FC" w:rsidRPr="007036CE" w:rsidRDefault="002D34FC" w:rsidP="00716369">
            <w:pPr>
              <w:pStyle w:val="GOSTTablenorm"/>
            </w:pPr>
            <w:r w:rsidRPr="007036CE">
              <w:t>StmInfrmtn_Code_by_OKV</w:t>
            </w:r>
          </w:p>
        </w:tc>
        <w:tc>
          <w:tcPr>
            <w:tcW w:w="500" w:type="pct"/>
          </w:tcPr>
          <w:p w14:paraId="4C3566CD" w14:textId="77777777" w:rsidR="002D34FC" w:rsidRPr="007036CE" w:rsidRDefault="002D34FC" w:rsidP="00716369">
            <w:pPr>
              <w:pStyle w:val="GOSTTablenorm"/>
            </w:pPr>
            <w:r w:rsidRPr="007036CE">
              <w:t>Строка</w:t>
            </w:r>
          </w:p>
        </w:tc>
        <w:tc>
          <w:tcPr>
            <w:tcW w:w="282" w:type="pct"/>
          </w:tcPr>
          <w:p w14:paraId="37B5ACE7" w14:textId="77777777" w:rsidR="002D34FC" w:rsidRPr="007036CE" w:rsidRDefault="002D34FC" w:rsidP="00716369">
            <w:pPr>
              <w:pStyle w:val="GOSTTablenorm"/>
            </w:pPr>
            <w:r w:rsidRPr="007036CE">
              <w:t>Да</w:t>
            </w:r>
          </w:p>
        </w:tc>
        <w:tc>
          <w:tcPr>
            <w:tcW w:w="315" w:type="pct"/>
          </w:tcPr>
          <w:p w14:paraId="4FB6D902" w14:textId="77777777" w:rsidR="002D34FC" w:rsidRPr="007036CE" w:rsidRDefault="002D34FC" w:rsidP="00716369">
            <w:pPr>
              <w:pStyle w:val="GOSTTablenorm"/>
            </w:pPr>
            <w:r w:rsidRPr="007036CE">
              <w:t>=3</w:t>
            </w:r>
          </w:p>
        </w:tc>
        <w:tc>
          <w:tcPr>
            <w:tcW w:w="2053" w:type="pct"/>
          </w:tcPr>
          <w:p w14:paraId="34AFF952" w14:textId="77777777" w:rsidR="002D34FC" w:rsidRPr="007036CE" w:rsidRDefault="002D34FC" w:rsidP="00716369">
            <w:pPr>
              <w:pStyle w:val="GOSTTablenorm"/>
              <w:rPr>
                <w:bCs/>
                <w:szCs w:val="22"/>
              </w:rPr>
            </w:pPr>
            <w:r w:rsidRPr="007036CE">
              <w:t>Указывается цифровой код валюты по Общероссийскому классификатору валют</w:t>
            </w:r>
          </w:p>
        </w:tc>
      </w:tr>
      <w:tr w:rsidR="00807677" w:rsidRPr="007036CE" w14:paraId="54CF4920" w14:textId="77777777" w:rsidTr="00F92E5F">
        <w:tc>
          <w:tcPr>
            <w:tcW w:w="1100" w:type="pct"/>
          </w:tcPr>
          <w:p w14:paraId="3AA9B601" w14:textId="77777777" w:rsidR="00376DE0" w:rsidRPr="007036CE" w:rsidRDefault="00376DE0" w:rsidP="00376DE0">
            <w:pPr>
              <w:pStyle w:val="GOSTTablenorm"/>
            </w:pPr>
            <w:r w:rsidRPr="007036CE">
              <w:rPr>
                <w:szCs w:val="22"/>
              </w:rPr>
              <w:t>Контур</w:t>
            </w:r>
          </w:p>
        </w:tc>
        <w:tc>
          <w:tcPr>
            <w:tcW w:w="750" w:type="pct"/>
          </w:tcPr>
          <w:p w14:paraId="1BB8075A" w14:textId="77777777" w:rsidR="00376DE0" w:rsidRPr="007036CE" w:rsidRDefault="00376DE0" w:rsidP="00B244B5">
            <w:pPr>
              <w:pStyle w:val="GOSTTablenorm"/>
            </w:pPr>
            <w:r w:rsidRPr="007036CE">
              <w:t>StmInfrmtn_Contour</w:t>
            </w:r>
          </w:p>
        </w:tc>
        <w:tc>
          <w:tcPr>
            <w:tcW w:w="500" w:type="pct"/>
          </w:tcPr>
          <w:p w14:paraId="7DFECA01" w14:textId="77777777" w:rsidR="00376DE0" w:rsidRPr="007036CE" w:rsidRDefault="00376DE0" w:rsidP="00B244B5">
            <w:pPr>
              <w:pStyle w:val="GOSTTablenorm"/>
            </w:pPr>
            <w:r w:rsidRPr="007036CE">
              <w:t>Строка</w:t>
            </w:r>
          </w:p>
        </w:tc>
        <w:tc>
          <w:tcPr>
            <w:tcW w:w="282" w:type="pct"/>
          </w:tcPr>
          <w:p w14:paraId="32987F0D" w14:textId="77777777" w:rsidR="00376DE0" w:rsidRPr="007036CE" w:rsidRDefault="00376DE0" w:rsidP="00B244B5">
            <w:pPr>
              <w:pStyle w:val="GOSTTablenorm"/>
            </w:pPr>
            <w:r w:rsidRPr="007036CE">
              <w:t>Да</w:t>
            </w:r>
          </w:p>
        </w:tc>
        <w:tc>
          <w:tcPr>
            <w:tcW w:w="315" w:type="pct"/>
          </w:tcPr>
          <w:p w14:paraId="1F4EE4C6" w14:textId="77777777" w:rsidR="00376DE0" w:rsidRPr="007036CE" w:rsidRDefault="00376DE0" w:rsidP="00B244B5">
            <w:pPr>
              <w:pStyle w:val="GOSTTablenorm"/>
            </w:pPr>
            <w:r w:rsidRPr="007036CE">
              <w:t>=1</w:t>
            </w:r>
          </w:p>
        </w:tc>
        <w:tc>
          <w:tcPr>
            <w:tcW w:w="2053" w:type="pct"/>
          </w:tcPr>
          <w:p w14:paraId="30AB4B9C" w14:textId="77777777" w:rsidR="00376DE0" w:rsidRPr="007036CE" w:rsidRDefault="00376DE0" w:rsidP="00376DE0">
            <w:pPr>
              <w:pStyle w:val="GOSTTablenorm"/>
              <w:rPr>
                <w:szCs w:val="22"/>
              </w:rPr>
            </w:pPr>
            <w:r w:rsidRPr="007036CE">
              <w:rPr>
                <w:szCs w:val="22"/>
              </w:rPr>
              <w:t>Указывается код контура,</w:t>
            </w:r>
            <w:r w:rsidR="00B244B5" w:rsidRPr="007036CE">
              <w:rPr>
                <w:szCs w:val="22"/>
              </w:rPr>
              <w:t xml:space="preserve"> в котором проводится операция.</w:t>
            </w:r>
          </w:p>
          <w:p w14:paraId="368064AF" w14:textId="77777777" w:rsidR="00376DE0" w:rsidRPr="007036CE" w:rsidRDefault="00376DE0" w:rsidP="00376DE0">
            <w:pPr>
              <w:pStyle w:val="GOSTTablenorm"/>
              <w:rPr>
                <w:szCs w:val="22"/>
              </w:rPr>
            </w:pPr>
            <w:r w:rsidRPr="007036CE">
              <w:rPr>
                <w:szCs w:val="22"/>
              </w:rPr>
              <w:t>Возможные значения:</w:t>
            </w:r>
          </w:p>
          <w:p w14:paraId="76A34C36" w14:textId="77777777" w:rsidR="00376DE0" w:rsidRPr="007036CE" w:rsidRDefault="00376DE0" w:rsidP="00802219">
            <w:pPr>
              <w:pStyle w:val="GOSTTableListMark1"/>
            </w:pPr>
            <w:r w:rsidRPr="007036CE">
              <w:lastRenderedPageBreak/>
              <w:t>«</w:t>
            </w:r>
            <w:r w:rsidR="00666E41" w:rsidRPr="007036CE">
              <w:rPr>
                <w:lang w:val="en-US"/>
              </w:rPr>
              <w:t>O</w:t>
            </w:r>
            <w:r w:rsidRPr="007036CE">
              <w:t xml:space="preserve">» </w:t>
            </w:r>
            <w:r w:rsidRPr="007036CE">
              <w:rPr>
                <w:lang w:val="en-US"/>
              </w:rPr>
              <w:t xml:space="preserve">– </w:t>
            </w:r>
            <w:r w:rsidRPr="007036CE">
              <w:t>открытый;</w:t>
            </w:r>
          </w:p>
          <w:p w14:paraId="71AFAE1F" w14:textId="77777777" w:rsidR="00376DE0" w:rsidRPr="007036CE" w:rsidRDefault="00376DE0" w:rsidP="00802219">
            <w:pPr>
              <w:pStyle w:val="GOSTTableListMark1"/>
            </w:pPr>
            <w:r w:rsidRPr="007036CE">
              <w:t>«</w:t>
            </w:r>
            <w:r w:rsidRPr="007036CE">
              <w:rPr>
                <w:lang w:val="en-US"/>
              </w:rPr>
              <w:t>S</w:t>
            </w:r>
            <w:r w:rsidRPr="007036CE">
              <w:t>»</w:t>
            </w:r>
            <w:r w:rsidRPr="007036CE">
              <w:rPr>
                <w:lang w:val="en-US"/>
              </w:rPr>
              <w:t xml:space="preserve"> – </w:t>
            </w:r>
            <w:r w:rsidRPr="007036CE">
              <w:t>защищенный;</w:t>
            </w:r>
          </w:p>
          <w:p w14:paraId="7BB7DADC" w14:textId="77777777" w:rsidR="00376DE0" w:rsidRPr="007036CE" w:rsidRDefault="00B244B5" w:rsidP="00802219">
            <w:pPr>
              <w:pStyle w:val="GOSTTableListMark1"/>
            </w:pPr>
            <w:r w:rsidRPr="007036CE">
              <w:t>«</w:t>
            </w:r>
            <w:r w:rsidR="00376DE0" w:rsidRPr="007036CE">
              <w:t>1</w:t>
            </w:r>
            <w:r w:rsidRPr="007036CE">
              <w:t>»</w:t>
            </w:r>
            <w:r w:rsidR="00376DE0" w:rsidRPr="007036CE">
              <w:t xml:space="preserve"> – открытый;</w:t>
            </w:r>
          </w:p>
          <w:p w14:paraId="57543703" w14:textId="0B75A97C" w:rsidR="00376DE0" w:rsidRPr="007036CE" w:rsidRDefault="00B244B5" w:rsidP="00802219">
            <w:pPr>
              <w:pStyle w:val="GOSTTableListMark1"/>
            </w:pPr>
            <w:r w:rsidRPr="007036CE">
              <w:t>«</w:t>
            </w:r>
            <w:r w:rsidR="00376DE0" w:rsidRPr="007036CE">
              <w:t>2</w:t>
            </w:r>
            <w:r w:rsidRPr="007036CE">
              <w:t>»</w:t>
            </w:r>
            <w:r w:rsidR="00376DE0" w:rsidRPr="007036CE">
              <w:t xml:space="preserve"> </w:t>
            </w:r>
            <w:r w:rsidR="00FB1651" w:rsidRPr="007036CE">
              <w:t>–</w:t>
            </w:r>
            <w:r w:rsidR="00376DE0" w:rsidRPr="007036CE">
              <w:t xml:space="preserve"> защищенный</w:t>
            </w:r>
          </w:p>
        </w:tc>
      </w:tr>
      <w:tr w:rsidR="00807677" w:rsidRPr="007036CE" w14:paraId="4202447E" w14:textId="77777777" w:rsidTr="00F92E5F">
        <w:tc>
          <w:tcPr>
            <w:tcW w:w="1100" w:type="pct"/>
          </w:tcPr>
          <w:p w14:paraId="2F354511" w14:textId="77777777" w:rsidR="00376DE0" w:rsidRPr="007036CE" w:rsidRDefault="00376DE0" w:rsidP="00376DE0">
            <w:pPr>
              <w:pStyle w:val="GOSTTablenorm"/>
            </w:pPr>
            <w:r w:rsidRPr="007036CE">
              <w:rPr>
                <w:szCs w:val="22"/>
              </w:rPr>
              <w:lastRenderedPageBreak/>
              <w:t>Уровень конфиденциальности</w:t>
            </w:r>
          </w:p>
        </w:tc>
        <w:tc>
          <w:tcPr>
            <w:tcW w:w="750" w:type="pct"/>
          </w:tcPr>
          <w:p w14:paraId="29A75AFE" w14:textId="77777777" w:rsidR="00376DE0" w:rsidRPr="007036CE" w:rsidRDefault="00376DE0" w:rsidP="00B244B5">
            <w:pPr>
              <w:pStyle w:val="GOSTTablenorm"/>
            </w:pPr>
            <w:r w:rsidRPr="007036CE">
              <w:t>StmInfrmtn_AccessLevelStereotype</w:t>
            </w:r>
          </w:p>
        </w:tc>
        <w:tc>
          <w:tcPr>
            <w:tcW w:w="500" w:type="pct"/>
          </w:tcPr>
          <w:p w14:paraId="145A967F" w14:textId="77777777" w:rsidR="00376DE0" w:rsidRPr="007036CE" w:rsidRDefault="00376DE0" w:rsidP="00B244B5">
            <w:pPr>
              <w:pStyle w:val="GOSTTablenorm"/>
            </w:pPr>
            <w:r w:rsidRPr="007036CE">
              <w:t>Число</w:t>
            </w:r>
          </w:p>
        </w:tc>
        <w:tc>
          <w:tcPr>
            <w:tcW w:w="282" w:type="pct"/>
          </w:tcPr>
          <w:p w14:paraId="724C3FE7" w14:textId="77777777" w:rsidR="00376DE0" w:rsidRPr="007036CE" w:rsidRDefault="00376DE0" w:rsidP="00B244B5">
            <w:pPr>
              <w:pStyle w:val="GOSTTablenorm"/>
            </w:pPr>
            <w:r w:rsidRPr="007036CE">
              <w:t>Да</w:t>
            </w:r>
          </w:p>
        </w:tc>
        <w:tc>
          <w:tcPr>
            <w:tcW w:w="315" w:type="pct"/>
          </w:tcPr>
          <w:p w14:paraId="723C82D7" w14:textId="77777777" w:rsidR="00376DE0" w:rsidRPr="007036CE" w:rsidRDefault="00376DE0" w:rsidP="00B244B5">
            <w:pPr>
              <w:pStyle w:val="GOSTTablenorm"/>
            </w:pPr>
            <w:r w:rsidRPr="007036CE">
              <w:t>=1</w:t>
            </w:r>
          </w:p>
        </w:tc>
        <w:tc>
          <w:tcPr>
            <w:tcW w:w="2053" w:type="pct"/>
          </w:tcPr>
          <w:p w14:paraId="1674711D" w14:textId="77777777" w:rsidR="00376DE0" w:rsidRPr="007036CE" w:rsidRDefault="00376DE0" w:rsidP="00376DE0">
            <w:pPr>
              <w:pStyle w:val="GOSTTablenorm"/>
              <w:rPr>
                <w:szCs w:val="22"/>
              </w:rPr>
            </w:pPr>
            <w:r w:rsidRPr="007036CE">
              <w:rPr>
                <w:szCs w:val="22"/>
              </w:rPr>
              <w:t>Указывается уровень конфиденциальности документа.</w:t>
            </w:r>
          </w:p>
          <w:p w14:paraId="0C241485" w14:textId="77777777" w:rsidR="00376DE0" w:rsidRPr="007036CE" w:rsidRDefault="00376DE0" w:rsidP="00376DE0">
            <w:pPr>
              <w:pStyle w:val="GOSTTablenorm"/>
              <w:rPr>
                <w:szCs w:val="22"/>
              </w:rPr>
            </w:pPr>
            <w:r w:rsidRPr="007036CE">
              <w:rPr>
                <w:szCs w:val="22"/>
              </w:rPr>
              <w:t>Возможные значения:</w:t>
            </w:r>
          </w:p>
          <w:p w14:paraId="5F33E185" w14:textId="295C4A91" w:rsidR="00376DE0" w:rsidRPr="007036CE" w:rsidRDefault="00FB1651" w:rsidP="00B244B5">
            <w:pPr>
              <w:pStyle w:val="GOSTTableListMark1"/>
            </w:pPr>
            <w:r>
              <w:t xml:space="preserve">«0» </w:t>
            </w:r>
            <w:r w:rsidRPr="007036CE">
              <w:t>–</w:t>
            </w:r>
            <w:r w:rsidR="00376DE0" w:rsidRPr="007036CE">
              <w:t xml:space="preserve"> Несекретно;</w:t>
            </w:r>
          </w:p>
          <w:p w14:paraId="645F95CA" w14:textId="68DD8D59" w:rsidR="00376DE0" w:rsidRPr="007036CE" w:rsidRDefault="00376DE0" w:rsidP="00B244B5">
            <w:pPr>
              <w:pStyle w:val="GOSTTableListMark1"/>
            </w:pPr>
            <w:r w:rsidRPr="007036CE">
              <w:t>«</w:t>
            </w:r>
            <w:r w:rsidR="00B244B5" w:rsidRPr="007036CE">
              <w:t xml:space="preserve">1» </w:t>
            </w:r>
            <w:r w:rsidR="00FB1651" w:rsidRPr="007036CE">
              <w:t>–</w:t>
            </w:r>
            <w:r w:rsidR="00B244B5" w:rsidRPr="007036CE">
              <w:t xml:space="preserve"> Для служебного пользования</w:t>
            </w:r>
          </w:p>
        </w:tc>
      </w:tr>
      <w:tr w:rsidR="00807677" w:rsidRPr="007036CE" w14:paraId="7730386F" w14:textId="77777777" w:rsidTr="00F92E5F">
        <w:tc>
          <w:tcPr>
            <w:tcW w:w="1100" w:type="pct"/>
          </w:tcPr>
          <w:p w14:paraId="6C0A7501" w14:textId="77777777" w:rsidR="00376DE0" w:rsidRPr="007036CE" w:rsidRDefault="00376DE0" w:rsidP="00376DE0">
            <w:pPr>
              <w:pStyle w:val="GOSTTablenorm"/>
            </w:pPr>
            <w:r w:rsidRPr="007036CE">
              <w:rPr>
                <w:szCs w:val="22"/>
              </w:rPr>
              <w:t>Код бюджета</w:t>
            </w:r>
          </w:p>
        </w:tc>
        <w:tc>
          <w:tcPr>
            <w:tcW w:w="750" w:type="pct"/>
          </w:tcPr>
          <w:p w14:paraId="6837A265" w14:textId="77777777" w:rsidR="00376DE0" w:rsidRPr="007036CE" w:rsidRDefault="00376DE0" w:rsidP="00B244B5">
            <w:pPr>
              <w:pStyle w:val="GOSTTablenorm"/>
            </w:pPr>
            <w:r w:rsidRPr="007036CE">
              <w:t>MSC_Bdgt_Cd</w:t>
            </w:r>
          </w:p>
        </w:tc>
        <w:tc>
          <w:tcPr>
            <w:tcW w:w="500" w:type="pct"/>
          </w:tcPr>
          <w:p w14:paraId="395DE06C" w14:textId="77777777" w:rsidR="00376DE0" w:rsidRPr="007036CE" w:rsidRDefault="00376DE0" w:rsidP="00B244B5">
            <w:pPr>
              <w:pStyle w:val="GOSTTablenorm"/>
            </w:pPr>
            <w:r w:rsidRPr="007036CE">
              <w:t>Строка</w:t>
            </w:r>
          </w:p>
        </w:tc>
        <w:tc>
          <w:tcPr>
            <w:tcW w:w="282" w:type="pct"/>
          </w:tcPr>
          <w:p w14:paraId="61776001" w14:textId="77777777" w:rsidR="00376DE0" w:rsidRPr="007036CE" w:rsidRDefault="00376DE0" w:rsidP="00B244B5">
            <w:pPr>
              <w:pStyle w:val="GOSTTablenorm"/>
            </w:pPr>
            <w:r w:rsidRPr="007036CE">
              <w:t>Да</w:t>
            </w:r>
          </w:p>
        </w:tc>
        <w:tc>
          <w:tcPr>
            <w:tcW w:w="315" w:type="pct"/>
          </w:tcPr>
          <w:p w14:paraId="3BAAFF39" w14:textId="77777777" w:rsidR="00376DE0" w:rsidRPr="007036CE" w:rsidRDefault="00376DE0" w:rsidP="00B244B5">
            <w:pPr>
              <w:pStyle w:val="GOSTTablenorm"/>
            </w:pPr>
            <w:r w:rsidRPr="007036CE">
              <w:t>=8</w:t>
            </w:r>
          </w:p>
        </w:tc>
        <w:tc>
          <w:tcPr>
            <w:tcW w:w="2053" w:type="pct"/>
          </w:tcPr>
          <w:p w14:paraId="2A0E0706" w14:textId="77777777" w:rsidR="00376DE0" w:rsidRPr="007036CE" w:rsidRDefault="00376DE0" w:rsidP="00376DE0">
            <w:pPr>
              <w:pStyle w:val="GOSTTablenorm"/>
            </w:pPr>
            <w:r w:rsidRPr="007036CE">
              <w:rPr>
                <w:szCs w:val="22"/>
              </w:rPr>
              <w:t>Указывается код бюджета в соответ</w:t>
            </w:r>
            <w:r w:rsidR="00B244B5" w:rsidRPr="007036CE">
              <w:rPr>
                <w:szCs w:val="22"/>
              </w:rPr>
              <w:t>ствии со справочником «Бюджеты»</w:t>
            </w:r>
          </w:p>
        </w:tc>
      </w:tr>
      <w:tr w:rsidR="00807677" w:rsidRPr="007036CE" w14:paraId="3129E0B3" w14:textId="77777777" w:rsidTr="00F92E5F">
        <w:tc>
          <w:tcPr>
            <w:tcW w:w="1100" w:type="pct"/>
          </w:tcPr>
          <w:p w14:paraId="0FF1F090" w14:textId="77777777" w:rsidR="00376DE0" w:rsidRPr="007036CE" w:rsidRDefault="00376DE0" w:rsidP="00376DE0">
            <w:pPr>
              <w:pStyle w:val="GOSTTablenorm"/>
            </w:pPr>
            <w:r w:rsidRPr="007036CE">
              <w:rPr>
                <w:szCs w:val="22"/>
              </w:rPr>
              <w:t>Номер банковского счета (казначейского счета) уточненный</w:t>
            </w:r>
          </w:p>
        </w:tc>
        <w:tc>
          <w:tcPr>
            <w:tcW w:w="750" w:type="pct"/>
          </w:tcPr>
          <w:p w14:paraId="4FA69010" w14:textId="77777777" w:rsidR="00376DE0" w:rsidRPr="007036CE" w:rsidRDefault="00376DE0" w:rsidP="00B244B5">
            <w:pPr>
              <w:pStyle w:val="GOSTTablenorm"/>
            </w:pPr>
            <w:r w:rsidRPr="007036CE">
              <w:t>StmInfrmtn_BnkAcc_Exctr</w:t>
            </w:r>
          </w:p>
        </w:tc>
        <w:tc>
          <w:tcPr>
            <w:tcW w:w="500" w:type="pct"/>
          </w:tcPr>
          <w:p w14:paraId="43F1A827" w14:textId="77777777" w:rsidR="00376DE0" w:rsidRPr="007036CE" w:rsidRDefault="00376DE0" w:rsidP="00B244B5">
            <w:pPr>
              <w:pStyle w:val="GOSTTablenorm"/>
            </w:pPr>
            <w:r w:rsidRPr="007036CE">
              <w:t>Строка</w:t>
            </w:r>
          </w:p>
        </w:tc>
        <w:tc>
          <w:tcPr>
            <w:tcW w:w="282" w:type="pct"/>
          </w:tcPr>
          <w:p w14:paraId="28CCC10D" w14:textId="77777777" w:rsidR="00376DE0" w:rsidRPr="007036CE" w:rsidRDefault="00376DE0" w:rsidP="00B244B5">
            <w:pPr>
              <w:pStyle w:val="GOSTTablenorm"/>
            </w:pPr>
            <w:r w:rsidRPr="007036CE">
              <w:t>Нет</w:t>
            </w:r>
          </w:p>
        </w:tc>
        <w:tc>
          <w:tcPr>
            <w:tcW w:w="315" w:type="pct"/>
          </w:tcPr>
          <w:p w14:paraId="5216E43E" w14:textId="77777777" w:rsidR="00376DE0" w:rsidRPr="007036CE" w:rsidRDefault="00376DE0" w:rsidP="00B244B5">
            <w:pPr>
              <w:pStyle w:val="GOSTTablenorm"/>
            </w:pPr>
            <w:r w:rsidRPr="007036CE">
              <w:t>=20</w:t>
            </w:r>
          </w:p>
        </w:tc>
        <w:tc>
          <w:tcPr>
            <w:tcW w:w="2053" w:type="pct"/>
          </w:tcPr>
          <w:p w14:paraId="533EF42A" w14:textId="77777777" w:rsidR="00376DE0" w:rsidRPr="007036CE" w:rsidRDefault="00376DE0" w:rsidP="00B244B5">
            <w:pPr>
              <w:pStyle w:val="GOSTTablenorm"/>
            </w:pPr>
            <w:r w:rsidRPr="007036CE">
              <w:rPr>
                <w:bCs/>
                <w:szCs w:val="22"/>
              </w:rPr>
              <w:t>Указывается номер банковского счета (казначейского счета) уточненный. Заполняется в случае уточнения средств с КС 3420 «Средства единого казначейского счета до выяснения принадлежности»</w:t>
            </w:r>
          </w:p>
        </w:tc>
      </w:tr>
      <w:tr w:rsidR="00807677" w:rsidRPr="007036CE" w14:paraId="7F623422" w14:textId="77777777" w:rsidTr="00F92E5F">
        <w:tc>
          <w:tcPr>
            <w:tcW w:w="1100" w:type="pct"/>
          </w:tcPr>
          <w:p w14:paraId="2E9E0D05" w14:textId="77777777" w:rsidR="00376DE0" w:rsidRPr="007036CE" w:rsidRDefault="00376DE0" w:rsidP="008F3D35">
            <w:pPr>
              <w:pStyle w:val="GOSTTablenorm"/>
            </w:pPr>
            <w:r w:rsidRPr="007036CE">
              <w:t>Признак учета ДО на ЛС</w:t>
            </w:r>
          </w:p>
        </w:tc>
        <w:tc>
          <w:tcPr>
            <w:tcW w:w="750" w:type="pct"/>
          </w:tcPr>
          <w:p w14:paraId="00663211" w14:textId="77777777" w:rsidR="00376DE0" w:rsidRPr="007036CE" w:rsidRDefault="00376DE0" w:rsidP="00B244B5">
            <w:pPr>
              <w:pStyle w:val="GOSTTablenorm"/>
            </w:pPr>
            <w:r w:rsidRPr="007036CE">
              <w:t>StmInfrmtn_SIGN_DO_Rec</w:t>
            </w:r>
          </w:p>
        </w:tc>
        <w:tc>
          <w:tcPr>
            <w:tcW w:w="500" w:type="pct"/>
          </w:tcPr>
          <w:p w14:paraId="6B9B60F5" w14:textId="77777777" w:rsidR="00376DE0" w:rsidRPr="007036CE" w:rsidRDefault="00BB45B7" w:rsidP="00B244B5">
            <w:pPr>
              <w:pStyle w:val="GOSTTablenorm"/>
            </w:pPr>
            <w:r w:rsidRPr="007036CE">
              <w:t>Логический</w:t>
            </w:r>
          </w:p>
        </w:tc>
        <w:tc>
          <w:tcPr>
            <w:tcW w:w="282" w:type="pct"/>
          </w:tcPr>
          <w:p w14:paraId="42E38C58" w14:textId="77777777" w:rsidR="00376DE0" w:rsidRPr="007036CE" w:rsidRDefault="00376DE0" w:rsidP="00B244B5">
            <w:pPr>
              <w:pStyle w:val="GOSTTablenorm"/>
            </w:pPr>
            <w:r w:rsidRPr="007036CE">
              <w:t>Да</w:t>
            </w:r>
          </w:p>
        </w:tc>
        <w:tc>
          <w:tcPr>
            <w:tcW w:w="315" w:type="pct"/>
          </w:tcPr>
          <w:p w14:paraId="2E8BDF11" w14:textId="77777777" w:rsidR="00376DE0" w:rsidRPr="007036CE" w:rsidRDefault="00BB45B7" w:rsidP="00B244B5">
            <w:pPr>
              <w:pStyle w:val="GOSTTablenorm"/>
            </w:pPr>
            <w:r w:rsidRPr="007036CE">
              <w:t>-</w:t>
            </w:r>
          </w:p>
        </w:tc>
        <w:tc>
          <w:tcPr>
            <w:tcW w:w="2053" w:type="pct"/>
          </w:tcPr>
          <w:p w14:paraId="46F95383" w14:textId="77777777" w:rsidR="00376DE0" w:rsidRPr="007036CE" w:rsidRDefault="00376DE0" w:rsidP="00376DE0">
            <w:pPr>
              <w:pStyle w:val="GOSTTablenorm"/>
            </w:pPr>
            <w:r w:rsidRPr="007036CE">
              <w:t xml:space="preserve">Указывается признак учета ДО на ЛС </w:t>
            </w:r>
            <w:r w:rsidR="008F3D35" w:rsidRPr="007036CE">
              <w:t xml:space="preserve">уточняемом и/или </w:t>
            </w:r>
            <w:r w:rsidR="0086074B" w:rsidRPr="007036CE">
              <w:t>уточненном</w:t>
            </w:r>
            <w:r w:rsidRPr="007036CE">
              <w:t>.</w:t>
            </w:r>
          </w:p>
          <w:p w14:paraId="6605953D" w14:textId="77777777" w:rsidR="00CF189E" w:rsidRPr="007036CE" w:rsidRDefault="00376DE0">
            <w:pPr>
              <w:pStyle w:val="GOSTTablenorm"/>
            </w:pPr>
            <w:r w:rsidRPr="007036CE">
              <w:t>Может принимать значения:</w:t>
            </w:r>
          </w:p>
          <w:p w14:paraId="7F3B3E64" w14:textId="76B70A1C" w:rsidR="00575721" w:rsidRPr="007036CE" w:rsidRDefault="00575721" w:rsidP="00575721">
            <w:pPr>
              <w:pStyle w:val="GOSTTableListMark1"/>
            </w:pPr>
            <w:r w:rsidRPr="007036CE">
              <w:t>«</w:t>
            </w:r>
            <w:r w:rsidRPr="007036CE">
              <w:rPr>
                <w:lang w:val="en-US"/>
              </w:rPr>
              <w:t>true</w:t>
            </w:r>
            <w:r w:rsidRPr="007036CE">
              <w:t xml:space="preserve">» </w:t>
            </w:r>
            <w:r w:rsidR="00FB1651" w:rsidRPr="007036CE">
              <w:t>–</w:t>
            </w:r>
            <w:r w:rsidRPr="007036CE">
              <w:t xml:space="preserve"> Да;</w:t>
            </w:r>
          </w:p>
          <w:p w14:paraId="1ED57E7D" w14:textId="4C2FB500" w:rsidR="00376DE0" w:rsidRPr="007036CE" w:rsidRDefault="00150787" w:rsidP="00150787">
            <w:pPr>
              <w:pStyle w:val="GOSTTableListMark1"/>
            </w:pPr>
            <w:r w:rsidRPr="007036CE">
              <w:t>«</w:t>
            </w:r>
            <w:r w:rsidR="00575721" w:rsidRPr="007036CE">
              <w:rPr>
                <w:lang w:val="en-US"/>
              </w:rPr>
              <w:t>false</w:t>
            </w:r>
            <w:r w:rsidR="00575721" w:rsidRPr="007036CE">
              <w:t xml:space="preserve">» </w:t>
            </w:r>
            <w:r w:rsidR="00FB1651" w:rsidRPr="007036CE">
              <w:t>–</w:t>
            </w:r>
            <w:r w:rsidR="00575721" w:rsidRPr="007036CE">
              <w:t xml:space="preserve"> Нет</w:t>
            </w:r>
          </w:p>
        </w:tc>
      </w:tr>
      <w:tr w:rsidR="00807677" w:rsidRPr="007036CE" w14:paraId="3E097EF6" w14:textId="77777777" w:rsidTr="00F92E5F">
        <w:tc>
          <w:tcPr>
            <w:tcW w:w="1100" w:type="pct"/>
          </w:tcPr>
          <w:p w14:paraId="7576FB6D" w14:textId="77777777" w:rsidR="00376DE0" w:rsidRPr="007036CE" w:rsidRDefault="00376DE0" w:rsidP="00C82FC0">
            <w:pPr>
              <w:pStyle w:val="GOSTTablenorm"/>
              <w:rPr>
                <w:szCs w:val="22"/>
              </w:rPr>
            </w:pPr>
            <w:r w:rsidRPr="007036CE">
              <w:t>Признак учета ПОФР на ЛС</w:t>
            </w:r>
          </w:p>
        </w:tc>
        <w:tc>
          <w:tcPr>
            <w:tcW w:w="750" w:type="pct"/>
          </w:tcPr>
          <w:p w14:paraId="70988732" w14:textId="77777777" w:rsidR="00376DE0" w:rsidRPr="007036CE" w:rsidRDefault="00376DE0" w:rsidP="00B244B5">
            <w:pPr>
              <w:pStyle w:val="GOSTTablenorm"/>
            </w:pPr>
            <w:r w:rsidRPr="007036CE">
              <w:t>StmInfrmtn_SIGN_POFR_Snd</w:t>
            </w:r>
          </w:p>
        </w:tc>
        <w:tc>
          <w:tcPr>
            <w:tcW w:w="500" w:type="pct"/>
          </w:tcPr>
          <w:p w14:paraId="26877A15" w14:textId="77777777" w:rsidR="00376DE0" w:rsidRPr="007036CE" w:rsidRDefault="00BB45B7" w:rsidP="00B244B5">
            <w:pPr>
              <w:pStyle w:val="GOSTTablenorm"/>
            </w:pPr>
            <w:r w:rsidRPr="007036CE">
              <w:t>Логический</w:t>
            </w:r>
          </w:p>
        </w:tc>
        <w:tc>
          <w:tcPr>
            <w:tcW w:w="282" w:type="pct"/>
          </w:tcPr>
          <w:p w14:paraId="36634747" w14:textId="77777777" w:rsidR="00376DE0" w:rsidRPr="007036CE" w:rsidRDefault="00376DE0" w:rsidP="00B244B5">
            <w:pPr>
              <w:pStyle w:val="GOSTTablenorm"/>
            </w:pPr>
            <w:r w:rsidRPr="007036CE">
              <w:t>Да</w:t>
            </w:r>
          </w:p>
        </w:tc>
        <w:tc>
          <w:tcPr>
            <w:tcW w:w="315" w:type="pct"/>
          </w:tcPr>
          <w:p w14:paraId="19B24BDB" w14:textId="77777777" w:rsidR="00376DE0" w:rsidRPr="007036CE" w:rsidRDefault="00BB45B7" w:rsidP="00B244B5">
            <w:pPr>
              <w:pStyle w:val="GOSTTablenorm"/>
            </w:pPr>
            <w:r w:rsidRPr="007036CE">
              <w:t>-</w:t>
            </w:r>
          </w:p>
        </w:tc>
        <w:tc>
          <w:tcPr>
            <w:tcW w:w="2053" w:type="pct"/>
          </w:tcPr>
          <w:p w14:paraId="6814DAF6" w14:textId="77777777" w:rsidR="00376DE0" w:rsidRPr="007036CE" w:rsidRDefault="00376DE0" w:rsidP="00376DE0">
            <w:pPr>
              <w:pStyle w:val="GOSTTablenorm"/>
            </w:pPr>
            <w:r w:rsidRPr="007036CE">
              <w:t xml:space="preserve">Указывается признак учета ПОФР на ЛС </w:t>
            </w:r>
            <w:r w:rsidR="00C82FC0" w:rsidRPr="007036CE">
              <w:t xml:space="preserve">уточняемом и/или </w:t>
            </w:r>
            <w:r w:rsidR="0086074B" w:rsidRPr="007036CE">
              <w:t>уточненном</w:t>
            </w:r>
            <w:r w:rsidRPr="007036CE">
              <w:t>.</w:t>
            </w:r>
          </w:p>
          <w:p w14:paraId="0320F75F" w14:textId="77777777" w:rsidR="00CF189E" w:rsidRPr="007036CE" w:rsidRDefault="00376DE0" w:rsidP="00B244B5">
            <w:pPr>
              <w:pStyle w:val="GOSTTablenorm"/>
            </w:pPr>
            <w:r w:rsidRPr="007036CE">
              <w:t>Может принимать значения:</w:t>
            </w:r>
          </w:p>
          <w:p w14:paraId="22BEAF7C" w14:textId="6D12910A" w:rsidR="00CF189E" w:rsidRPr="007036CE" w:rsidRDefault="00575721" w:rsidP="00802219">
            <w:pPr>
              <w:pStyle w:val="GOSTTableListMark1"/>
            </w:pPr>
            <w:r w:rsidRPr="007036CE">
              <w:t>«</w:t>
            </w:r>
            <w:r w:rsidRPr="007036CE">
              <w:rPr>
                <w:lang w:val="en-US"/>
              </w:rPr>
              <w:t>true</w:t>
            </w:r>
            <w:r w:rsidRPr="007036CE">
              <w:t xml:space="preserve">» </w:t>
            </w:r>
            <w:r w:rsidR="00FB1651" w:rsidRPr="007036CE">
              <w:t>–</w:t>
            </w:r>
            <w:r w:rsidRPr="007036CE">
              <w:t xml:space="preserve"> Да;</w:t>
            </w:r>
          </w:p>
          <w:p w14:paraId="085EF5D4" w14:textId="1E563AA2" w:rsidR="00376DE0" w:rsidRPr="007036CE" w:rsidRDefault="00CF189E" w:rsidP="00575721">
            <w:pPr>
              <w:pStyle w:val="GOSTTableListMark1"/>
              <w:rPr>
                <w:bCs/>
                <w:szCs w:val="22"/>
              </w:rPr>
            </w:pPr>
            <w:r w:rsidRPr="007036CE">
              <w:t>«</w:t>
            </w:r>
            <w:r w:rsidR="00575721" w:rsidRPr="007036CE">
              <w:rPr>
                <w:lang w:val="en-US"/>
              </w:rPr>
              <w:t>false</w:t>
            </w:r>
            <w:r w:rsidR="00575721" w:rsidRPr="007036CE">
              <w:t xml:space="preserve">» </w:t>
            </w:r>
            <w:r w:rsidR="00FB1651" w:rsidRPr="007036CE">
              <w:t>–</w:t>
            </w:r>
            <w:r w:rsidR="00575721" w:rsidRPr="007036CE">
              <w:t xml:space="preserve"> Нет</w:t>
            </w:r>
          </w:p>
        </w:tc>
      </w:tr>
      <w:tr w:rsidR="00807677" w:rsidRPr="007036CE" w14:paraId="61D3C3A6" w14:textId="77777777" w:rsidTr="00F92E5F">
        <w:tc>
          <w:tcPr>
            <w:tcW w:w="1100" w:type="pct"/>
          </w:tcPr>
          <w:p w14:paraId="0D587F02" w14:textId="77777777" w:rsidR="00376DE0" w:rsidRPr="007036CE" w:rsidRDefault="00376DE0" w:rsidP="00C82FC0">
            <w:pPr>
              <w:pStyle w:val="GOSTTablenorm"/>
            </w:pPr>
            <w:r w:rsidRPr="007036CE">
              <w:t>Период действия ПОФР</w:t>
            </w:r>
          </w:p>
        </w:tc>
        <w:tc>
          <w:tcPr>
            <w:tcW w:w="750" w:type="pct"/>
          </w:tcPr>
          <w:p w14:paraId="170D28D3" w14:textId="77777777" w:rsidR="00376DE0" w:rsidRPr="007036CE" w:rsidRDefault="00376DE0" w:rsidP="00B244B5">
            <w:pPr>
              <w:pStyle w:val="GOSTTablenorm"/>
            </w:pPr>
            <w:r w:rsidRPr="007036CE">
              <w:t>StmInfrmtn_POFRValid</w:t>
            </w:r>
            <w:r w:rsidRPr="007036CE">
              <w:lastRenderedPageBreak/>
              <w:t>ited</w:t>
            </w:r>
          </w:p>
        </w:tc>
        <w:tc>
          <w:tcPr>
            <w:tcW w:w="500" w:type="pct"/>
          </w:tcPr>
          <w:p w14:paraId="6EE3E9DC" w14:textId="77777777" w:rsidR="00376DE0" w:rsidRPr="007036CE" w:rsidRDefault="00376DE0" w:rsidP="00B244B5">
            <w:pPr>
              <w:pStyle w:val="GOSTTablenorm"/>
            </w:pPr>
            <w:r w:rsidRPr="007036CE">
              <w:lastRenderedPageBreak/>
              <w:t>Строка</w:t>
            </w:r>
          </w:p>
        </w:tc>
        <w:tc>
          <w:tcPr>
            <w:tcW w:w="282" w:type="pct"/>
          </w:tcPr>
          <w:p w14:paraId="388F9A81" w14:textId="77777777" w:rsidR="00376DE0" w:rsidRPr="007036CE" w:rsidRDefault="00376DE0" w:rsidP="00B244B5">
            <w:pPr>
              <w:pStyle w:val="GOSTTablenorm"/>
            </w:pPr>
            <w:r w:rsidRPr="007036CE">
              <w:t>Нет</w:t>
            </w:r>
          </w:p>
        </w:tc>
        <w:tc>
          <w:tcPr>
            <w:tcW w:w="315" w:type="pct"/>
          </w:tcPr>
          <w:p w14:paraId="78270AD2" w14:textId="77777777" w:rsidR="00376DE0" w:rsidRPr="007036CE" w:rsidRDefault="00376DE0" w:rsidP="00B244B5">
            <w:pPr>
              <w:pStyle w:val="GOSTTablenorm"/>
            </w:pPr>
            <w:r w:rsidRPr="007036CE">
              <w:t>&lt;=3</w:t>
            </w:r>
          </w:p>
        </w:tc>
        <w:tc>
          <w:tcPr>
            <w:tcW w:w="2053" w:type="pct"/>
          </w:tcPr>
          <w:p w14:paraId="0CD710D4" w14:textId="77777777" w:rsidR="00376DE0" w:rsidRPr="007036CE" w:rsidRDefault="00376DE0" w:rsidP="00376DE0">
            <w:pPr>
              <w:pStyle w:val="GOSTTablenorm"/>
            </w:pPr>
            <w:r w:rsidRPr="007036CE">
              <w:t xml:space="preserve">Указывается период действия ПОФР на ЛС </w:t>
            </w:r>
            <w:r w:rsidR="00C82FC0" w:rsidRPr="007036CE">
              <w:t xml:space="preserve">уточняемом и/или </w:t>
            </w:r>
            <w:r w:rsidRPr="007036CE">
              <w:lastRenderedPageBreak/>
              <w:t>уточненном.</w:t>
            </w:r>
          </w:p>
          <w:p w14:paraId="31AD5648" w14:textId="77777777" w:rsidR="00376DE0" w:rsidRPr="007036CE" w:rsidRDefault="00376DE0" w:rsidP="009C7DBE">
            <w:pPr>
              <w:pStyle w:val="GOSTTablenorm"/>
              <w:rPr>
                <w:bCs/>
                <w:szCs w:val="22"/>
              </w:rPr>
            </w:pPr>
            <w:r w:rsidRPr="007036CE">
              <w:t xml:space="preserve">Обязателен для заполнения, если параметр «Признак учета ПОФР на ЛС» (StmInfrmtn_SIGN_POFR_Snd) заполнен значением </w:t>
            </w:r>
            <w:r w:rsidR="00CF189E" w:rsidRPr="007036CE">
              <w:t>«</w:t>
            </w:r>
            <w:r w:rsidR="009C7DBE" w:rsidRPr="007036CE">
              <w:rPr>
                <w:lang w:val="en-US"/>
              </w:rPr>
              <w:t>true</w:t>
            </w:r>
            <w:r w:rsidR="00CF189E" w:rsidRPr="007036CE">
              <w:t>»</w:t>
            </w:r>
            <w:r w:rsidRPr="007036CE">
              <w:t xml:space="preserve"> (Да)</w:t>
            </w:r>
          </w:p>
        </w:tc>
      </w:tr>
      <w:tr w:rsidR="00807677" w:rsidRPr="007036CE" w14:paraId="22AA81AD" w14:textId="77777777" w:rsidTr="00F92E5F">
        <w:tc>
          <w:tcPr>
            <w:tcW w:w="1100" w:type="pct"/>
          </w:tcPr>
          <w:p w14:paraId="140599B0" w14:textId="77777777" w:rsidR="00376DE0" w:rsidRPr="007036CE" w:rsidRDefault="00376DE0" w:rsidP="00C82FC0">
            <w:pPr>
              <w:pStyle w:val="GOSTTablenorm"/>
              <w:rPr>
                <w:szCs w:val="22"/>
              </w:rPr>
            </w:pPr>
            <w:r w:rsidRPr="007036CE">
              <w:lastRenderedPageBreak/>
              <w:t xml:space="preserve">КБК для контроля остатка ПОФР </w:t>
            </w:r>
          </w:p>
        </w:tc>
        <w:tc>
          <w:tcPr>
            <w:tcW w:w="750" w:type="pct"/>
          </w:tcPr>
          <w:p w14:paraId="35E5BB5F" w14:textId="77777777" w:rsidR="00376DE0" w:rsidRPr="007036CE" w:rsidRDefault="00376DE0" w:rsidP="00B244B5">
            <w:pPr>
              <w:pStyle w:val="GOSTTablenorm"/>
            </w:pPr>
            <w:r w:rsidRPr="007036CE">
              <w:t>StmInfrmtn_KBKCtrlBalancePOFRRec</w:t>
            </w:r>
          </w:p>
        </w:tc>
        <w:tc>
          <w:tcPr>
            <w:tcW w:w="500" w:type="pct"/>
          </w:tcPr>
          <w:p w14:paraId="4951FB76" w14:textId="77777777" w:rsidR="00376DE0" w:rsidRPr="007036CE" w:rsidRDefault="00376DE0" w:rsidP="00B244B5">
            <w:pPr>
              <w:pStyle w:val="GOSTTablenorm"/>
            </w:pPr>
            <w:r w:rsidRPr="007036CE">
              <w:t>Строка</w:t>
            </w:r>
          </w:p>
        </w:tc>
        <w:tc>
          <w:tcPr>
            <w:tcW w:w="282" w:type="pct"/>
          </w:tcPr>
          <w:p w14:paraId="6928B070" w14:textId="77777777" w:rsidR="00376DE0" w:rsidRPr="007036CE" w:rsidRDefault="00376DE0" w:rsidP="00B244B5">
            <w:pPr>
              <w:pStyle w:val="GOSTTablenorm"/>
            </w:pPr>
            <w:r w:rsidRPr="007036CE">
              <w:t>Нет</w:t>
            </w:r>
          </w:p>
        </w:tc>
        <w:tc>
          <w:tcPr>
            <w:tcW w:w="315" w:type="pct"/>
          </w:tcPr>
          <w:p w14:paraId="590598F8" w14:textId="77777777" w:rsidR="00376DE0" w:rsidRPr="007036CE" w:rsidRDefault="00376DE0" w:rsidP="00B244B5">
            <w:pPr>
              <w:pStyle w:val="GOSTTablenorm"/>
            </w:pPr>
            <w:r w:rsidRPr="007036CE">
              <w:t>=20</w:t>
            </w:r>
          </w:p>
        </w:tc>
        <w:tc>
          <w:tcPr>
            <w:tcW w:w="2053" w:type="pct"/>
          </w:tcPr>
          <w:p w14:paraId="46CA4B98" w14:textId="77777777" w:rsidR="00376DE0" w:rsidRPr="007036CE" w:rsidRDefault="00376DE0" w:rsidP="00376DE0">
            <w:pPr>
              <w:pStyle w:val="GOSTTablenorm"/>
            </w:pPr>
            <w:r w:rsidRPr="007036CE">
              <w:t xml:space="preserve">Указывается КБК для контроля остатка ПОФР на ЛС </w:t>
            </w:r>
            <w:r w:rsidR="00C82FC0" w:rsidRPr="007036CE">
              <w:t xml:space="preserve">уточняемом и/или </w:t>
            </w:r>
            <w:r w:rsidRPr="007036CE">
              <w:t>уточненном.</w:t>
            </w:r>
          </w:p>
          <w:p w14:paraId="59C2D677" w14:textId="77777777" w:rsidR="00376DE0" w:rsidRPr="007036CE" w:rsidRDefault="00376DE0" w:rsidP="005E194E">
            <w:pPr>
              <w:pStyle w:val="GOSTTablenorm"/>
              <w:rPr>
                <w:bCs/>
                <w:szCs w:val="22"/>
              </w:rPr>
            </w:pPr>
            <w:r w:rsidRPr="007036CE">
              <w:t xml:space="preserve">Обязателен для заполнения, если параметр «Признак учета ПОФР на ЛС» (StmInfrmtn_SIGN_POFR_Snd) </w:t>
            </w:r>
            <w:r w:rsidR="00B244B5" w:rsidRPr="007036CE">
              <w:t xml:space="preserve">заполнен значением </w:t>
            </w:r>
            <w:r w:rsidR="00CF189E" w:rsidRPr="007036CE">
              <w:t>«</w:t>
            </w:r>
            <w:r w:rsidR="009C7DBE" w:rsidRPr="007036CE">
              <w:rPr>
                <w:lang w:val="en-US"/>
              </w:rPr>
              <w:t>true</w:t>
            </w:r>
            <w:r w:rsidR="00CF189E" w:rsidRPr="007036CE">
              <w:t>»</w:t>
            </w:r>
            <w:r w:rsidR="00B244B5" w:rsidRPr="007036CE">
              <w:t xml:space="preserve"> (Да)</w:t>
            </w:r>
          </w:p>
        </w:tc>
      </w:tr>
      <w:tr w:rsidR="00807677" w:rsidRPr="007036CE" w14:paraId="3937E7BF" w14:textId="77777777" w:rsidTr="00F92E5F">
        <w:tc>
          <w:tcPr>
            <w:tcW w:w="1100" w:type="pct"/>
          </w:tcPr>
          <w:p w14:paraId="023D99A6" w14:textId="77777777" w:rsidR="00376DE0" w:rsidRPr="007036CE" w:rsidRDefault="00376DE0" w:rsidP="00376DE0">
            <w:pPr>
              <w:pStyle w:val="GOSTTablenorm"/>
              <w:rPr>
                <w:b/>
              </w:rPr>
            </w:pPr>
            <w:r w:rsidRPr="007036CE">
              <w:rPr>
                <w:b/>
                <w:szCs w:val="22"/>
              </w:rPr>
              <w:t>Реквизиты уточняемого платежного документа</w:t>
            </w:r>
          </w:p>
        </w:tc>
        <w:tc>
          <w:tcPr>
            <w:tcW w:w="750" w:type="pct"/>
          </w:tcPr>
          <w:p w14:paraId="103C39F1" w14:textId="77777777" w:rsidR="00376DE0" w:rsidRPr="007036CE" w:rsidRDefault="00376DE0" w:rsidP="00B244B5">
            <w:pPr>
              <w:pStyle w:val="GOSTTablenorm"/>
              <w:rPr>
                <w:b/>
              </w:rPr>
            </w:pPr>
            <w:r w:rsidRPr="007036CE">
              <w:rPr>
                <w:b/>
              </w:rPr>
              <w:t>UFPP</w:t>
            </w:r>
          </w:p>
        </w:tc>
        <w:tc>
          <w:tcPr>
            <w:tcW w:w="500" w:type="pct"/>
          </w:tcPr>
          <w:p w14:paraId="718794B6" w14:textId="77777777" w:rsidR="00376DE0" w:rsidRPr="007036CE" w:rsidRDefault="00376DE0" w:rsidP="00B244B5">
            <w:pPr>
              <w:pStyle w:val="GOSTTablenorm"/>
            </w:pPr>
            <w:r w:rsidRPr="007036CE">
              <w:t>Массив</w:t>
            </w:r>
          </w:p>
        </w:tc>
        <w:tc>
          <w:tcPr>
            <w:tcW w:w="282" w:type="pct"/>
          </w:tcPr>
          <w:p w14:paraId="796109DE" w14:textId="77777777" w:rsidR="00376DE0" w:rsidRPr="007036CE" w:rsidRDefault="00376DE0" w:rsidP="00B244B5">
            <w:pPr>
              <w:pStyle w:val="GOSTTablenorm"/>
            </w:pPr>
            <w:r w:rsidRPr="007036CE">
              <w:t>Да</w:t>
            </w:r>
          </w:p>
        </w:tc>
        <w:tc>
          <w:tcPr>
            <w:tcW w:w="315" w:type="pct"/>
          </w:tcPr>
          <w:p w14:paraId="1AC47E50" w14:textId="77777777" w:rsidR="00376DE0" w:rsidRPr="007036CE" w:rsidRDefault="00CF189E" w:rsidP="00B244B5">
            <w:pPr>
              <w:pStyle w:val="GOSTTablenorm"/>
            </w:pPr>
            <w:r w:rsidRPr="007036CE">
              <w:t>-</w:t>
            </w:r>
          </w:p>
        </w:tc>
        <w:tc>
          <w:tcPr>
            <w:tcW w:w="2053" w:type="pct"/>
          </w:tcPr>
          <w:p w14:paraId="7F2E95DB" w14:textId="77777777" w:rsidR="00376DE0" w:rsidRPr="007036CE" w:rsidRDefault="00CF189E" w:rsidP="00376DE0">
            <w:pPr>
              <w:pStyle w:val="GOSTTablenorm"/>
            </w:pPr>
            <w:r w:rsidRPr="007036CE">
              <w:t>-</w:t>
            </w:r>
          </w:p>
        </w:tc>
      </w:tr>
      <w:tr w:rsidR="00807677" w:rsidRPr="007036CE" w14:paraId="51F0F8B4" w14:textId="77777777" w:rsidTr="00F92E5F">
        <w:tc>
          <w:tcPr>
            <w:tcW w:w="1100" w:type="pct"/>
          </w:tcPr>
          <w:p w14:paraId="30C26786" w14:textId="77777777" w:rsidR="00376DE0" w:rsidRPr="007036CE" w:rsidRDefault="00376DE0" w:rsidP="00376DE0">
            <w:pPr>
              <w:pStyle w:val="GOSTTablenorm"/>
            </w:pPr>
            <w:r w:rsidRPr="007036CE">
              <w:t>Идентификатор строки</w:t>
            </w:r>
          </w:p>
        </w:tc>
        <w:tc>
          <w:tcPr>
            <w:tcW w:w="750" w:type="pct"/>
          </w:tcPr>
          <w:p w14:paraId="2D0A510E" w14:textId="77777777" w:rsidR="00376DE0" w:rsidRPr="007036CE" w:rsidRDefault="00376DE0" w:rsidP="00B244B5">
            <w:pPr>
              <w:pStyle w:val="GOSTTablenorm"/>
            </w:pPr>
            <w:r w:rsidRPr="007036CE">
              <w:rPr>
                <w:b/>
              </w:rPr>
              <w:t>UFPP:</w:t>
            </w:r>
            <w:r w:rsidRPr="007036CE">
              <w:t>id</w:t>
            </w:r>
          </w:p>
        </w:tc>
        <w:tc>
          <w:tcPr>
            <w:tcW w:w="500" w:type="pct"/>
          </w:tcPr>
          <w:p w14:paraId="7FD44399" w14:textId="77777777" w:rsidR="00376DE0" w:rsidRPr="007036CE" w:rsidRDefault="00376DE0" w:rsidP="00B244B5">
            <w:pPr>
              <w:pStyle w:val="GOSTTablenorm"/>
            </w:pPr>
            <w:r w:rsidRPr="007036CE">
              <w:t>Число</w:t>
            </w:r>
          </w:p>
        </w:tc>
        <w:tc>
          <w:tcPr>
            <w:tcW w:w="282" w:type="pct"/>
          </w:tcPr>
          <w:p w14:paraId="0D3249A8" w14:textId="77777777" w:rsidR="00376DE0" w:rsidRPr="007036CE" w:rsidRDefault="00376DE0" w:rsidP="00B244B5">
            <w:pPr>
              <w:pStyle w:val="GOSTTablenorm"/>
            </w:pPr>
            <w:r w:rsidRPr="007036CE">
              <w:t>Да</w:t>
            </w:r>
          </w:p>
        </w:tc>
        <w:tc>
          <w:tcPr>
            <w:tcW w:w="315" w:type="pct"/>
          </w:tcPr>
          <w:p w14:paraId="5D407C49" w14:textId="77777777" w:rsidR="00376DE0" w:rsidRPr="007036CE" w:rsidRDefault="00376DE0" w:rsidP="00B244B5">
            <w:pPr>
              <w:pStyle w:val="GOSTTablenorm"/>
            </w:pPr>
            <w:r w:rsidRPr="007036CE">
              <w:t>&lt;=20</w:t>
            </w:r>
          </w:p>
        </w:tc>
        <w:tc>
          <w:tcPr>
            <w:tcW w:w="2053" w:type="pct"/>
          </w:tcPr>
          <w:p w14:paraId="0DECD696" w14:textId="77777777" w:rsidR="00376DE0" w:rsidRPr="007036CE" w:rsidRDefault="00376DE0" w:rsidP="00376DE0">
            <w:pPr>
              <w:pStyle w:val="GOSTTablenorm"/>
            </w:pPr>
            <w:r w:rsidRPr="007036CE">
              <w:rPr>
                <w:szCs w:val="22"/>
              </w:rPr>
              <w:t>Указывается технический идентификатор строки</w:t>
            </w:r>
          </w:p>
        </w:tc>
      </w:tr>
      <w:tr w:rsidR="00807677" w:rsidRPr="007036CE" w14:paraId="66344F91" w14:textId="77777777" w:rsidTr="00F92E5F">
        <w:tc>
          <w:tcPr>
            <w:tcW w:w="1100" w:type="pct"/>
          </w:tcPr>
          <w:p w14:paraId="248204C8" w14:textId="77777777" w:rsidR="00376DE0" w:rsidRPr="007036CE" w:rsidRDefault="00376DE0" w:rsidP="00376DE0">
            <w:pPr>
              <w:pStyle w:val="GOSTTablenorm"/>
            </w:pPr>
            <w:r w:rsidRPr="007036CE">
              <w:rPr>
                <w:szCs w:val="22"/>
              </w:rPr>
              <w:t>Номер строки уточняемой</w:t>
            </w:r>
          </w:p>
        </w:tc>
        <w:tc>
          <w:tcPr>
            <w:tcW w:w="750" w:type="pct"/>
          </w:tcPr>
          <w:p w14:paraId="2AFE3C02" w14:textId="77777777" w:rsidR="00376DE0" w:rsidRPr="007036CE" w:rsidRDefault="00376DE0" w:rsidP="00B244B5">
            <w:pPr>
              <w:pStyle w:val="GOSTTablenorm"/>
            </w:pPr>
            <w:r w:rsidRPr="007036CE">
              <w:rPr>
                <w:b/>
              </w:rPr>
              <w:t>UFPP:</w:t>
            </w:r>
            <w:r w:rsidRPr="007036CE">
              <w:t>RcrdNm</w:t>
            </w:r>
          </w:p>
        </w:tc>
        <w:tc>
          <w:tcPr>
            <w:tcW w:w="500" w:type="pct"/>
          </w:tcPr>
          <w:p w14:paraId="7650D9E9" w14:textId="77777777" w:rsidR="00376DE0" w:rsidRPr="007036CE" w:rsidRDefault="00376DE0" w:rsidP="00B244B5">
            <w:pPr>
              <w:pStyle w:val="GOSTTablenorm"/>
            </w:pPr>
            <w:r w:rsidRPr="007036CE">
              <w:t>Число</w:t>
            </w:r>
          </w:p>
        </w:tc>
        <w:tc>
          <w:tcPr>
            <w:tcW w:w="282" w:type="pct"/>
          </w:tcPr>
          <w:p w14:paraId="16C4C0E6" w14:textId="77777777" w:rsidR="00376DE0" w:rsidRPr="007036CE" w:rsidRDefault="00376DE0" w:rsidP="00B244B5">
            <w:pPr>
              <w:pStyle w:val="GOSTTablenorm"/>
            </w:pPr>
            <w:r w:rsidRPr="007036CE">
              <w:t>Да</w:t>
            </w:r>
          </w:p>
        </w:tc>
        <w:tc>
          <w:tcPr>
            <w:tcW w:w="315" w:type="pct"/>
          </w:tcPr>
          <w:p w14:paraId="1528F7C5" w14:textId="77777777" w:rsidR="00376DE0" w:rsidRPr="007036CE" w:rsidRDefault="00376DE0" w:rsidP="00B244B5">
            <w:pPr>
              <w:pStyle w:val="GOSTTablenorm"/>
            </w:pPr>
            <w:r w:rsidRPr="007036CE">
              <w:t>&lt;=7</w:t>
            </w:r>
          </w:p>
        </w:tc>
        <w:tc>
          <w:tcPr>
            <w:tcW w:w="2053" w:type="pct"/>
          </w:tcPr>
          <w:p w14:paraId="5FB60D97" w14:textId="77777777" w:rsidR="00376DE0" w:rsidRPr="007036CE" w:rsidRDefault="00376DE0" w:rsidP="00376DE0">
            <w:pPr>
              <w:pStyle w:val="GOSTTablenorm"/>
            </w:pPr>
            <w:r w:rsidRPr="007036CE">
              <w:t>Указывается порядковый номер строки</w:t>
            </w:r>
          </w:p>
        </w:tc>
      </w:tr>
      <w:tr w:rsidR="00807677" w:rsidRPr="007036CE" w14:paraId="1F54C2AE" w14:textId="77777777" w:rsidTr="00F92E5F">
        <w:tc>
          <w:tcPr>
            <w:tcW w:w="1100" w:type="pct"/>
          </w:tcPr>
          <w:p w14:paraId="7FDD5539" w14:textId="77777777" w:rsidR="00376DE0" w:rsidRPr="007036CE" w:rsidRDefault="00376DE0" w:rsidP="00376DE0">
            <w:pPr>
              <w:pStyle w:val="GOSTTablenorm"/>
            </w:pPr>
            <w:r w:rsidRPr="007036CE">
              <w:rPr>
                <w:szCs w:val="22"/>
              </w:rPr>
              <w:t>Тип уточняемой операции</w:t>
            </w:r>
          </w:p>
        </w:tc>
        <w:tc>
          <w:tcPr>
            <w:tcW w:w="750" w:type="pct"/>
          </w:tcPr>
          <w:p w14:paraId="691B6CF5" w14:textId="77777777" w:rsidR="00376DE0" w:rsidRPr="007036CE" w:rsidRDefault="00376DE0" w:rsidP="00B244B5">
            <w:pPr>
              <w:pStyle w:val="GOSTTablenorm"/>
            </w:pPr>
            <w:r w:rsidRPr="007036CE">
              <w:rPr>
                <w:b/>
              </w:rPr>
              <w:t>UFPP:</w:t>
            </w:r>
            <w:r w:rsidRPr="007036CE">
              <w:t>OprTp</w:t>
            </w:r>
          </w:p>
        </w:tc>
        <w:tc>
          <w:tcPr>
            <w:tcW w:w="500" w:type="pct"/>
          </w:tcPr>
          <w:p w14:paraId="5C2FD994" w14:textId="77777777" w:rsidR="00376DE0" w:rsidRPr="007036CE" w:rsidRDefault="00376DE0" w:rsidP="00B244B5">
            <w:pPr>
              <w:pStyle w:val="GOSTTablenorm"/>
            </w:pPr>
            <w:r w:rsidRPr="007036CE">
              <w:t>Строка</w:t>
            </w:r>
          </w:p>
        </w:tc>
        <w:tc>
          <w:tcPr>
            <w:tcW w:w="282" w:type="pct"/>
          </w:tcPr>
          <w:p w14:paraId="32BAF628" w14:textId="77777777" w:rsidR="00376DE0" w:rsidRPr="007036CE" w:rsidRDefault="00376DE0" w:rsidP="00B244B5">
            <w:pPr>
              <w:pStyle w:val="GOSTTablenorm"/>
            </w:pPr>
            <w:r w:rsidRPr="007036CE">
              <w:t>Да</w:t>
            </w:r>
          </w:p>
        </w:tc>
        <w:tc>
          <w:tcPr>
            <w:tcW w:w="315" w:type="pct"/>
          </w:tcPr>
          <w:p w14:paraId="49822BE1" w14:textId="77777777" w:rsidR="00376DE0" w:rsidRPr="007036CE" w:rsidRDefault="00376DE0" w:rsidP="00B244B5">
            <w:pPr>
              <w:pStyle w:val="GOSTTablenorm"/>
            </w:pPr>
            <w:r w:rsidRPr="007036CE">
              <w:t>=1</w:t>
            </w:r>
          </w:p>
        </w:tc>
        <w:tc>
          <w:tcPr>
            <w:tcW w:w="2053" w:type="pct"/>
          </w:tcPr>
          <w:p w14:paraId="21DA3E4B" w14:textId="77777777" w:rsidR="00376DE0" w:rsidRPr="007036CE" w:rsidRDefault="00376DE0" w:rsidP="00B244B5">
            <w:pPr>
              <w:pStyle w:val="GOSTTablenorm"/>
            </w:pPr>
            <w:r w:rsidRPr="007036CE">
              <w:t>Возможные значения:</w:t>
            </w:r>
          </w:p>
          <w:p w14:paraId="4C9477C5" w14:textId="3540C327" w:rsidR="00376DE0" w:rsidRPr="007036CE" w:rsidRDefault="00376DE0" w:rsidP="00B244B5">
            <w:pPr>
              <w:pStyle w:val="GOSTTableListMark1"/>
            </w:pPr>
            <w:r w:rsidRPr="007036CE">
              <w:t xml:space="preserve">«1» </w:t>
            </w:r>
            <w:r w:rsidR="00FB1651" w:rsidRPr="007036CE">
              <w:t>–</w:t>
            </w:r>
            <w:r w:rsidRPr="007036CE">
              <w:t xml:space="preserve"> Поступление</w:t>
            </w:r>
            <w:r w:rsidR="00CF189E" w:rsidRPr="007036CE">
              <w:t>;</w:t>
            </w:r>
          </w:p>
          <w:p w14:paraId="76C3A711" w14:textId="54D75A9A" w:rsidR="00376DE0" w:rsidRPr="007036CE" w:rsidRDefault="00376DE0" w:rsidP="00B244B5">
            <w:pPr>
              <w:pStyle w:val="GOSTTableListMark1"/>
            </w:pPr>
            <w:r w:rsidRPr="007036CE">
              <w:t xml:space="preserve">«2» </w:t>
            </w:r>
            <w:r w:rsidR="00FB1651" w:rsidRPr="007036CE">
              <w:t>–</w:t>
            </w:r>
            <w:r w:rsidRPr="007036CE">
              <w:t xml:space="preserve"> Возврат поступлений</w:t>
            </w:r>
            <w:r w:rsidR="00CF189E" w:rsidRPr="007036CE">
              <w:t>;</w:t>
            </w:r>
          </w:p>
          <w:p w14:paraId="4AED2399" w14:textId="10DBC66E" w:rsidR="00376DE0" w:rsidRPr="007036CE" w:rsidRDefault="00376DE0" w:rsidP="00B244B5">
            <w:pPr>
              <w:pStyle w:val="GOSTTableListMark1"/>
            </w:pPr>
            <w:r w:rsidRPr="007036CE">
              <w:t xml:space="preserve">«3» </w:t>
            </w:r>
            <w:r w:rsidR="00FB1651" w:rsidRPr="007036CE">
              <w:t>–</w:t>
            </w:r>
            <w:r w:rsidRPr="007036CE">
              <w:t xml:space="preserve"> Кассовый расход</w:t>
            </w:r>
            <w:r w:rsidR="00CF189E" w:rsidRPr="007036CE">
              <w:t>;</w:t>
            </w:r>
          </w:p>
          <w:p w14:paraId="067B7822" w14:textId="03AD0980" w:rsidR="00376DE0" w:rsidRPr="007036CE" w:rsidRDefault="00376DE0" w:rsidP="00B244B5">
            <w:pPr>
              <w:pStyle w:val="GOSTTableListMark1"/>
            </w:pPr>
            <w:r w:rsidRPr="007036CE">
              <w:t xml:space="preserve">«4» </w:t>
            </w:r>
            <w:r w:rsidR="00FB1651" w:rsidRPr="007036CE">
              <w:t>–</w:t>
            </w:r>
            <w:r w:rsidRPr="007036CE">
              <w:t xml:space="preserve"> Восстановление кассового расхода</w:t>
            </w:r>
            <w:r w:rsidR="00CF189E" w:rsidRPr="007036CE">
              <w:t>;</w:t>
            </w:r>
          </w:p>
          <w:p w14:paraId="49BC51C5" w14:textId="3891BAFB" w:rsidR="00376DE0" w:rsidRPr="007036CE" w:rsidRDefault="00376DE0" w:rsidP="00B244B5">
            <w:pPr>
              <w:pStyle w:val="GOSTTableListMark1"/>
            </w:pPr>
            <w:r w:rsidRPr="007036CE">
              <w:t xml:space="preserve">«5» </w:t>
            </w:r>
            <w:r w:rsidR="00FB1651" w:rsidRPr="007036CE">
              <w:t>–</w:t>
            </w:r>
            <w:r w:rsidRPr="007036CE">
              <w:t xml:space="preserve"> Уточнение ДВС</w:t>
            </w:r>
            <w:r w:rsidR="00CF189E" w:rsidRPr="007036CE">
              <w:t>;</w:t>
            </w:r>
          </w:p>
          <w:p w14:paraId="5899CCDB" w14:textId="07D3F758" w:rsidR="00376DE0" w:rsidRPr="007036CE" w:rsidRDefault="00376DE0" w:rsidP="002E695B">
            <w:pPr>
              <w:pStyle w:val="GOSTTableListMark1"/>
            </w:pPr>
            <w:r w:rsidRPr="007036CE">
              <w:t>«-»</w:t>
            </w:r>
            <w:r w:rsidR="00FB1651" w:rsidRPr="007036CE">
              <w:t>–</w:t>
            </w:r>
            <w:r w:rsidRPr="007036CE">
              <w:t xml:space="preserve"> Уточнение НВС</w:t>
            </w:r>
            <w:r w:rsidR="002E695B" w:rsidRPr="007036CE">
              <w:t>, операций со средствами дополнительного бюджетного финансирования</w:t>
            </w:r>
          </w:p>
        </w:tc>
      </w:tr>
      <w:tr w:rsidR="00807677" w:rsidRPr="007036CE" w14:paraId="2591749F" w14:textId="77777777" w:rsidTr="00F92E5F">
        <w:tc>
          <w:tcPr>
            <w:tcW w:w="1100" w:type="pct"/>
          </w:tcPr>
          <w:p w14:paraId="11BD4DE1" w14:textId="77777777" w:rsidR="00376DE0" w:rsidRPr="007036CE" w:rsidRDefault="00376DE0" w:rsidP="00376DE0">
            <w:pPr>
              <w:pStyle w:val="GOSTTablenorm"/>
            </w:pPr>
            <w:r w:rsidRPr="007036CE">
              <w:rPr>
                <w:szCs w:val="22"/>
              </w:rPr>
              <w:t>Номер лицевого счета уточняемый</w:t>
            </w:r>
          </w:p>
        </w:tc>
        <w:tc>
          <w:tcPr>
            <w:tcW w:w="750" w:type="pct"/>
          </w:tcPr>
          <w:p w14:paraId="26615ADA" w14:textId="77777777" w:rsidR="00376DE0" w:rsidRPr="007036CE" w:rsidRDefault="00376DE0" w:rsidP="00B244B5">
            <w:pPr>
              <w:pStyle w:val="GOSTTablenorm"/>
            </w:pPr>
            <w:r w:rsidRPr="007036CE">
              <w:rPr>
                <w:b/>
              </w:rPr>
              <w:t>UFPP:</w:t>
            </w:r>
            <w:r w:rsidRPr="007036CE">
              <w:t>AcntNm</w:t>
            </w:r>
          </w:p>
        </w:tc>
        <w:tc>
          <w:tcPr>
            <w:tcW w:w="500" w:type="pct"/>
          </w:tcPr>
          <w:p w14:paraId="7FE713D1" w14:textId="77777777" w:rsidR="00376DE0" w:rsidRPr="007036CE" w:rsidRDefault="00376DE0" w:rsidP="00B244B5">
            <w:pPr>
              <w:pStyle w:val="GOSTTablenorm"/>
            </w:pPr>
            <w:r w:rsidRPr="007036CE">
              <w:t>Строка</w:t>
            </w:r>
          </w:p>
        </w:tc>
        <w:tc>
          <w:tcPr>
            <w:tcW w:w="282" w:type="pct"/>
          </w:tcPr>
          <w:p w14:paraId="5EF022B9" w14:textId="77777777" w:rsidR="00376DE0" w:rsidRPr="007036CE" w:rsidRDefault="00376DE0" w:rsidP="00B244B5">
            <w:pPr>
              <w:pStyle w:val="GOSTTablenorm"/>
            </w:pPr>
            <w:r w:rsidRPr="007036CE">
              <w:t>Нет</w:t>
            </w:r>
          </w:p>
        </w:tc>
        <w:tc>
          <w:tcPr>
            <w:tcW w:w="315" w:type="pct"/>
          </w:tcPr>
          <w:p w14:paraId="3D70FF54" w14:textId="77777777" w:rsidR="00376DE0" w:rsidRPr="007036CE" w:rsidRDefault="00376DE0" w:rsidP="00B244B5">
            <w:pPr>
              <w:pStyle w:val="GOSTTablenorm"/>
            </w:pPr>
            <w:r w:rsidRPr="007036CE">
              <w:t>=11</w:t>
            </w:r>
          </w:p>
        </w:tc>
        <w:tc>
          <w:tcPr>
            <w:tcW w:w="2053" w:type="pct"/>
          </w:tcPr>
          <w:p w14:paraId="3300177A" w14:textId="77777777" w:rsidR="00376DE0" w:rsidRPr="007036CE" w:rsidRDefault="00376DE0" w:rsidP="00B244B5">
            <w:pPr>
              <w:pStyle w:val="GOSTTablenorm"/>
            </w:pPr>
            <w:r w:rsidRPr="007036CE">
              <w:t>Указывается номер лицевого счета, на котором отражается уточняемая операция. Не заполняется в случае уточнения средств с КС 3420 «Средства единого казначейского счета до выяснения принадлежности»</w:t>
            </w:r>
          </w:p>
        </w:tc>
      </w:tr>
      <w:tr w:rsidR="003C0BA9" w:rsidRPr="007036CE" w14:paraId="7107BE67" w14:textId="77777777" w:rsidTr="00F92E5F">
        <w:tc>
          <w:tcPr>
            <w:tcW w:w="1100" w:type="pct"/>
          </w:tcPr>
          <w:p w14:paraId="5833AE4F" w14:textId="77777777" w:rsidR="003C0BA9" w:rsidRPr="007036CE" w:rsidRDefault="003C0BA9" w:rsidP="003C0BA9">
            <w:pPr>
              <w:pStyle w:val="GOSTTablenorm"/>
              <w:rPr>
                <w:szCs w:val="22"/>
              </w:rPr>
            </w:pPr>
            <w:r w:rsidRPr="007036CE">
              <w:rPr>
                <w:szCs w:val="22"/>
              </w:rPr>
              <w:lastRenderedPageBreak/>
              <w:t>ОКТМО уточняемый</w:t>
            </w:r>
          </w:p>
        </w:tc>
        <w:tc>
          <w:tcPr>
            <w:tcW w:w="750" w:type="pct"/>
          </w:tcPr>
          <w:p w14:paraId="51B2EF87" w14:textId="77777777" w:rsidR="003C0BA9" w:rsidRPr="007036CE" w:rsidRDefault="003C0BA9" w:rsidP="00742893">
            <w:pPr>
              <w:pStyle w:val="GOSTTablenorm"/>
              <w:rPr>
                <w:b/>
              </w:rPr>
            </w:pPr>
            <w:r w:rsidRPr="007036CE">
              <w:rPr>
                <w:b/>
                <w:lang w:val="en-US"/>
              </w:rPr>
              <w:t>UFPP:</w:t>
            </w:r>
            <w:r w:rsidRPr="007036CE">
              <w:rPr>
                <w:lang w:val="en-US"/>
              </w:rPr>
              <w:t>MSC_OKTMONw_Cd</w:t>
            </w:r>
          </w:p>
        </w:tc>
        <w:tc>
          <w:tcPr>
            <w:tcW w:w="500" w:type="pct"/>
          </w:tcPr>
          <w:p w14:paraId="589BFE49" w14:textId="77777777" w:rsidR="003C0BA9" w:rsidRPr="007036CE" w:rsidRDefault="003C0BA9" w:rsidP="003C0BA9">
            <w:pPr>
              <w:pStyle w:val="GOSTTablenorm"/>
            </w:pPr>
            <w:r w:rsidRPr="007036CE">
              <w:t>Строка</w:t>
            </w:r>
          </w:p>
        </w:tc>
        <w:tc>
          <w:tcPr>
            <w:tcW w:w="282" w:type="pct"/>
          </w:tcPr>
          <w:p w14:paraId="7377141A" w14:textId="77777777" w:rsidR="003C0BA9" w:rsidRPr="007036CE" w:rsidRDefault="003C0BA9" w:rsidP="003C0BA9">
            <w:pPr>
              <w:pStyle w:val="GOSTTablenorm"/>
            </w:pPr>
            <w:r w:rsidRPr="007036CE">
              <w:t>Нет</w:t>
            </w:r>
          </w:p>
        </w:tc>
        <w:tc>
          <w:tcPr>
            <w:tcW w:w="315" w:type="pct"/>
          </w:tcPr>
          <w:p w14:paraId="3A4B24A1" w14:textId="77777777" w:rsidR="003C0BA9" w:rsidRPr="007036CE" w:rsidRDefault="003C0BA9" w:rsidP="003C0BA9">
            <w:pPr>
              <w:pStyle w:val="GOSTTablenorm"/>
            </w:pPr>
            <w:r w:rsidRPr="007036CE">
              <w:t>=8</w:t>
            </w:r>
          </w:p>
        </w:tc>
        <w:tc>
          <w:tcPr>
            <w:tcW w:w="2053" w:type="pct"/>
          </w:tcPr>
          <w:p w14:paraId="6FC8FFA4" w14:textId="77777777" w:rsidR="005C55C5" w:rsidRPr="007036CE" w:rsidRDefault="003C0BA9" w:rsidP="003C0BA9">
            <w:pPr>
              <w:pStyle w:val="GOSTTablenorm"/>
            </w:pPr>
            <w:r w:rsidRPr="007036CE">
              <w:t>Указывается ОКТМО уточняемый.</w:t>
            </w:r>
          </w:p>
          <w:p w14:paraId="0D04178A" w14:textId="77777777" w:rsidR="003C0BA9" w:rsidRPr="007036CE" w:rsidRDefault="003C0BA9" w:rsidP="003C0BA9">
            <w:pPr>
              <w:pStyle w:val="GOSTTablenorm"/>
            </w:pPr>
            <w:r w:rsidRPr="007036CE">
              <w:t>Обязателен для заполнения, если в параметре «Номер лицевого счета уточняемый» (</w:t>
            </w:r>
            <w:r w:rsidRPr="007036CE">
              <w:rPr>
                <w:b/>
              </w:rPr>
              <w:t>UFPP:</w:t>
            </w:r>
            <w:r w:rsidRPr="007036CE">
              <w:t>AcntNm) указан л/с с кодом 04</w:t>
            </w:r>
          </w:p>
        </w:tc>
      </w:tr>
      <w:tr w:rsidR="003C0BA9" w:rsidRPr="007036CE" w14:paraId="41DEDA34" w14:textId="77777777" w:rsidTr="00F92E5F">
        <w:tc>
          <w:tcPr>
            <w:tcW w:w="1100" w:type="pct"/>
          </w:tcPr>
          <w:p w14:paraId="51207B3D" w14:textId="77777777" w:rsidR="003C0BA9" w:rsidRPr="007036CE" w:rsidRDefault="003C0BA9" w:rsidP="003C0BA9">
            <w:pPr>
              <w:pStyle w:val="GOSTTablenorm"/>
            </w:pPr>
            <w:r w:rsidRPr="007036CE">
              <w:rPr>
                <w:szCs w:val="22"/>
              </w:rPr>
              <w:t>КБК уточняемый</w:t>
            </w:r>
          </w:p>
        </w:tc>
        <w:tc>
          <w:tcPr>
            <w:tcW w:w="750" w:type="pct"/>
          </w:tcPr>
          <w:p w14:paraId="6624BCE2" w14:textId="77777777" w:rsidR="003C0BA9" w:rsidRPr="007036CE" w:rsidRDefault="003C0BA9" w:rsidP="003C0BA9">
            <w:pPr>
              <w:pStyle w:val="GOSTTablenorm"/>
            </w:pPr>
            <w:r w:rsidRPr="007036CE">
              <w:rPr>
                <w:b/>
              </w:rPr>
              <w:t>UFPP:</w:t>
            </w:r>
            <w:r w:rsidRPr="007036CE">
              <w:t>MSC_KBK_KBK</w:t>
            </w:r>
          </w:p>
        </w:tc>
        <w:tc>
          <w:tcPr>
            <w:tcW w:w="500" w:type="pct"/>
          </w:tcPr>
          <w:p w14:paraId="2A6F0F42" w14:textId="77777777" w:rsidR="003C0BA9" w:rsidRPr="007036CE" w:rsidRDefault="003C0BA9" w:rsidP="003C0BA9">
            <w:pPr>
              <w:pStyle w:val="GOSTTablenorm"/>
            </w:pPr>
            <w:r w:rsidRPr="007036CE">
              <w:t>Строка</w:t>
            </w:r>
          </w:p>
        </w:tc>
        <w:tc>
          <w:tcPr>
            <w:tcW w:w="282" w:type="pct"/>
          </w:tcPr>
          <w:p w14:paraId="01A912B3" w14:textId="77777777" w:rsidR="003C0BA9" w:rsidRPr="007036CE" w:rsidRDefault="003C0BA9" w:rsidP="003C0BA9">
            <w:pPr>
              <w:pStyle w:val="GOSTTablenorm"/>
            </w:pPr>
            <w:r w:rsidRPr="007036CE">
              <w:t>Нет</w:t>
            </w:r>
          </w:p>
        </w:tc>
        <w:tc>
          <w:tcPr>
            <w:tcW w:w="315" w:type="pct"/>
          </w:tcPr>
          <w:p w14:paraId="4E3F0796" w14:textId="77777777" w:rsidR="003C0BA9" w:rsidRPr="007036CE" w:rsidRDefault="003C0BA9" w:rsidP="003C0BA9">
            <w:pPr>
              <w:pStyle w:val="GOSTTablenorm"/>
            </w:pPr>
            <w:r w:rsidRPr="007036CE">
              <w:rPr>
                <w:lang w:val="en-US"/>
              </w:rPr>
              <w:t>=20</w:t>
            </w:r>
          </w:p>
        </w:tc>
        <w:tc>
          <w:tcPr>
            <w:tcW w:w="2053" w:type="pct"/>
          </w:tcPr>
          <w:p w14:paraId="6312E5ED" w14:textId="77777777" w:rsidR="003C0BA9" w:rsidRPr="007036CE" w:rsidRDefault="003C0BA9" w:rsidP="003C0BA9">
            <w:pPr>
              <w:pStyle w:val="GOSTTablenorm"/>
            </w:pPr>
            <w:r w:rsidRPr="007036CE">
              <w:t>Указывается код по бюджетной классификации для отражения операции на ЛС уточняемом.</w:t>
            </w:r>
          </w:p>
          <w:p w14:paraId="670B91A2" w14:textId="77777777" w:rsidR="003C0BA9" w:rsidRPr="007036CE" w:rsidRDefault="003C0BA9" w:rsidP="003C0BA9">
            <w:pPr>
              <w:pStyle w:val="GOSTTablenorm"/>
            </w:pPr>
            <w:r w:rsidRPr="007036CE">
              <w:t>Не заполняется в случае уточнения средств с КС 3420 «Средства единого казначейского счета до выяснения принадлежности»</w:t>
            </w:r>
          </w:p>
        </w:tc>
      </w:tr>
      <w:tr w:rsidR="003C0BA9" w:rsidRPr="007036CE" w14:paraId="7FF9B2AD" w14:textId="77777777" w:rsidTr="00F92E5F">
        <w:tc>
          <w:tcPr>
            <w:tcW w:w="1100" w:type="pct"/>
          </w:tcPr>
          <w:p w14:paraId="1D65DB61" w14:textId="77777777" w:rsidR="003C0BA9" w:rsidRPr="007036CE" w:rsidRDefault="003C0BA9" w:rsidP="003C0BA9">
            <w:pPr>
              <w:pStyle w:val="GOSTTablenorm"/>
              <w:rPr>
                <w:szCs w:val="22"/>
              </w:rPr>
            </w:pPr>
            <w:r w:rsidRPr="007036CE">
              <w:rPr>
                <w:szCs w:val="22"/>
              </w:rPr>
              <w:t>Тип КБК уточняемый</w:t>
            </w:r>
          </w:p>
        </w:tc>
        <w:tc>
          <w:tcPr>
            <w:tcW w:w="750" w:type="pct"/>
          </w:tcPr>
          <w:p w14:paraId="679DCD96" w14:textId="77777777" w:rsidR="003C0BA9" w:rsidRPr="007036CE" w:rsidRDefault="003C0BA9" w:rsidP="003C0BA9">
            <w:pPr>
              <w:pStyle w:val="GOSTTablenorm"/>
            </w:pPr>
            <w:r w:rsidRPr="007036CE">
              <w:rPr>
                <w:b/>
              </w:rPr>
              <w:t>UFPP:</w:t>
            </w:r>
            <w:r w:rsidRPr="007036CE">
              <w:t>MSC_KBK_BKTp</w:t>
            </w:r>
          </w:p>
        </w:tc>
        <w:tc>
          <w:tcPr>
            <w:tcW w:w="500" w:type="pct"/>
          </w:tcPr>
          <w:p w14:paraId="2BE4D9EC" w14:textId="77777777" w:rsidR="003C0BA9" w:rsidRPr="007036CE" w:rsidRDefault="003C0BA9" w:rsidP="003C0BA9">
            <w:pPr>
              <w:pStyle w:val="GOSTTablenorm"/>
            </w:pPr>
            <w:r w:rsidRPr="007036CE">
              <w:t>Строка</w:t>
            </w:r>
          </w:p>
        </w:tc>
        <w:tc>
          <w:tcPr>
            <w:tcW w:w="282" w:type="pct"/>
          </w:tcPr>
          <w:p w14:paraId="0588F1D4" w14:textId="77777777" w:rsidR="003C0BA9" w:rsidRPr="007036CE" w:rsidRDefault="003C0BA9" w:rsidP="003C0BA9">
            <w:pPr>
              <w:pStyle w:val="GOSTTablenorm"/>
            </w:pPr>
            <w:r w:rsidRPr="007036CE">
              <w:t>Нет</w:t>
            </w:r>
          </w:p>
        </w:tc>
        <w:tc>
          <w:tcPr>
            <w:tcW w:w="315" w:type="pct"/>
          </w:tcPr>
          <w:p w14:paraId="71B2033E" w14:textId="77777777" w:rsidR="003C0BA9" w:rsidRPr="007036CE" w:rsidRDefault="003C0BA9" w:rsidP="003C0BA9">
            <w:pPr>
              <w:pStyle w:val="GOSTTablenorm"/>
              <w:rPr>
                <w:lang w:val="en-US"/>
              </w:rPr>
            </w:pPr>
            <w:r w:rsidRPr="007036CE">
              <w:t>=2</w:t>
            </w:r>
          </w:p>
        </w:tc>
        <w:tc>
          <w:tcPr>
            <w:tcW w:w="2053" w:type="pct"/>
          </w:tcPr>
          <w:p w14:paraId="55334853" w14:textId="77777777" w:rsidR="003C0BA9" w:rsidRPr="007036CE" w:rsidRDefault="003C0BA9" w:rsidP="003C0BA9">
            <w:pPr>
              <w:pStyle w:val="GOSTTablenorm"/>
            </w:pPr>
            <w:r w:rsidRPr="007036CE">
              <w:t>Указывается тип кода по бюджетной классификации для отражения операции на ЛС уточняемом.</w:t>
            </w:r>
          </w:p>
          <w:p w14:paraId="2B6A7A16" w14:textId="77777777" w:rsidR="003C0BA9" w:rsidRPr="007036CE" w:rsidRDefault="003C0BA9" w:rsidP="003C0BA9">
            <w:pPr>
              <w:pStyle w:val="GOSTTablenorm"/>
            </w:pPr>
            <w:r w:rsidRPr="007036CE">
              <w:t>Не заполняется в случае уточнения средств с КС 3420 «Средства единого казначейского счета до выяснения принадлежности».</w:t>
            </w:r>
          </w:p>
          <w:p w14:paraId="2EDA60FB" w14:textId="77777777" w:rsidR="003C0BA9" w:rsidRPr="007036CE" w:rsidRDefault="003C0BA9" w:rsidP="003C0BA9">
            <w:pPr>
              <w:pStyle w:val="GOSTTablenorm"/>
            </w:pPr>
            <w:r w:rsidRPr="007036CE">
              <w:t>Возможные значения:</w:t>
            </w:r>
          </w:p>
          <w:p w14:paraId="0AC73F80" w14:textId="407F4037" w:rsidR="003C0BA9" w:rsidRPr="007036CE" w:rsidRDefault="003C0BA9" w:rsidP="003C0BA9">
            <w:pPr>
              <w:pStyle w:val="GOSTTableListMark1"/>
            </w:pPr>
            <w:r w:rsidRPr="007036CE">
              <w:t xml:space="preserve">«10» </w:t>
            </w:r>
            <w:r w:rsidR="00FB1651" w:rsidRPr="007036CE">
              <w:t>–</w:t>
            </w:r>
            <w:r w:rsidRPr="007036CE">
              <w:t xml:space="preserve"> Расходы;</w:t>
            </w:r>
          </w:p>
          <w:p w14:paraId="18DBBB76" w14:textId="6826F371" w:rsidR="003C0BA9" w:rsidRPr="007036CE" w:rsidRDefault="003C0BA9" w:rsidP="003C0BA9">
            <w:pPr>
              <w:pStyle w:val="GOSTTableListMark1"/>
            </w:pPr>
            <w:r w:rsidRPr="007036CE">
              <w:t xml:space="preserve">«11» </w:t>
            </w:r>
            <w:r w:rsidR="00FB1651" w:rsidRPr="007036CE">
              <w:t>–</w:t>
            </w:r>
            <w:r w:rsidRPr="007036CE">
              <w:t xml:space="preserve"> Лимитируемые расходы;</w:t>
            </w:r>
          </w:p>
          <w:p w14:paraId="40B36CEB" w14:textId="3B8EABBC" w:rsidR="003C0BA9" w:rsidRPr="007036CE" w:rsidRDefault="003C0BA9" w:rsidP="003C0BA9">
            <w:pPr>
              <w:pStyle w:val="GOSTTableListMark1"/>
            </w:pPr>
            <w:r w:rsidRPr="007036CE">
              <w:t xml:space="preserve">«12» </w:t>
            </w:r>
            <w:r w:rsidR="00FB1651" w:rsidRPr="007036CE">
              <w:t>–</w:t>
            </w:r>
            <w:r w:rsidRPr="007036CE">
              <w:t xml:space="preserve"> Нелимитруемые расходы;</w:t>
            </w:r>
          </w:p>
          <w:p w14:paraId="3E663F0D" w14:textId="3A65D54E" w:rsidR="003C0BA9" w:rsidRPr="007036CE" w:rsidRDefault="003C0BA9" w:rsidP="003C0BA9">
            <w:pPr>
              <w:pStyle w:val="GOSTTableListMark1"/>
            </w:pPr>
            <w:r w:rsidRPr="007036CE">
              <w:t xml:space="preserve">«21» </w:t>
            </w:r>
            <w:r w:rsidR="00FB1651" w:rsidRPr="007036CE">
              <w:t>–</w:t>
            </w:r>
            <w:r w:rsidRPr="007036CE">
              <w:t xml:space="preserve"> НВС по доходам;</w:t>
            </w:r>
          </w:p>
          <w:p w14:paraId="738D9ABB" w14:textId="07FD0E10" w:rsidR="003C0BA9" w:rsidRPr="007036CE" w:rsidRDefault="003C0BA9" w:rsidP="003C0BA9">
            <w:pPr>
              <w:pStyle w:val="GOSTTableListMark1"/>
            </w:pPr>
            <w:r w:rsidRPr="007036CE">
              <w:t xml:space="preserve">«22» </w:t>
            </w:r>
            <w:r w:rsidR="00FB1651" w:rsidRPr="007036CE">
              <w:t>–</w:t>
            </w:r>
            <w:r w:rsidRPr="007036CE">
              <w:t xml:space="preserve"> </w:t>
            </w:r>
            <w:r w:rsidR="00742893" w:rsidRPr="007036CE">
              <w:t>С</w:t>
            </w:r>
            <w:r w:rsidRPr="007036CE">
              <w:t>редства дополнительного бюджетного финансирования;</w:t>
            </w:r>
          </w:p>
          <w:p w14:paraId="1A75DCF1" w14:textId="32594EEE" w:rsidR="003C0BA9" w:rsidRPr="007036CE" w:rsidRDefault="003C0BA9" w:rsidP="003C0BA9">
            <w:pPr>
              <w:pStyle w:val="GOSTTableListMark1"/>
            </w:pPr>
            <w:r w:rsidRPr="007036CE">
              <w:t xml:space="preserve">«30» </w:t>
            </w:r>
            <w:r w:rsidR="00FB1651" w:rsidRPr="007036CE">
              <w:t>–</w:t>
            </w:r>
            <w:r w:rsidRPr="007036CE">
              <w:t xml:space="preserve"> Источники;</w:t>
            </w:r>
          </w:p>
          <w:p w14:paraId="36A9B755" w14:textId="376A4A2B" w:rsidR="003C0BA9" w:rsidRPr="007036CE" w:rsidRDefault="003C0BA9" w:rsidP="003C0BA9">
            <w:pPr>
              <w:pStyle w:val="GOSTTableListMark1"/>
            </w:pPr>
            <w:r w:rsidRPr="007036CE">
              <w:t xml:space="preserve">«31» </w:t>
            </w:r>
            <w:r w:rsidR="00FB1651" w:rsidRPr="007036CE">
              <w:t>–</w:t>
            </w:r>
            <w:r w:rsidRPr="007036CE">
              <w:t xml:space="preserve"> Внутренние источники;</w:t>
            </w:r>
          </w:p>
          <w:p w14:paraId="27EB110C" w14:textId="00D1689A" w:rsidR="003C0BA9" w:rsidRPr="007036CE" w:rsidRDefault="003C0BA9" w:rsidP="003C0BA9">
            <w:pPr>
              <w:pStyle w:val="GOSTTableListMark1"/>
            </w:pPr>
            <w:r w:rsidRPr="007036CE">
              <w:t xml:space="preserve">«32» </w:t>
            </w:r>
            <w:r w:rsidR="00FB1651" w:rsidRPr="007036CE">
              <w:t>–</w:t>
            </w:r>
            <w:r w:rsidRPr="007036CE">
              <w:t xml:space="preserve"> Внешние источники</w:t>
            </w:r>
          </w:p>
        </w:tc>
      </w:tr>
      <w:tr w:rsidR="003C0BA9" w:rsidRPr="007036CE" w14:paraId="162C0C6C" w14:textId="77777777" w:rsidTr="00F92E5F">
        <w:tc>
          <w:tcPr>
            <w:tcW w:w="1100" w:type="pct"/>
          </w:tcPr>
          <w:p w14:paraId="29489554" w14:textId="77777777" w:rsidR="003C0BA9" w:rsidRPr="007036CE" w:rsidRDefault="003C0BA9" w:rsidP="003C0BA9">
            <w:pPr>
              <w:pStyle w:val="GOSTTablenorm"/>
              <w:rPr>
                <w:szCs w:val="22"/>
              </w:rPr>
            </w:pPr>
            <w:r w:rsidRPr="007036CE">
              <w:rPr>
                <w:szCs w:val="22"/>
              </w:rPr>
              <w:t>Вид КБК уточняемый</w:t>
            </w:r>
          </w:p>
        </w:tc>
        <w:tc>
          <w:tcPr>
            <w:tcW w:w="750" w:type="pct"/>
          </w:tcPr>
          <w:p w14:paraId="6095825E" w14:textId="77777777" w:rsidR="003C0BA9" w:rsidRPr="007036CE" w:rsidRDefault="003C0BA9" w:rsidP="003C0BA9">
            <w:pPr>
              <w:pStyle w:val="GOSTTablenorm"/>
            </w:pPr>
            <w:r w:rsidRPr="007036CE">
              <w:rPr>
                <w:b/>
              </w:rPr>
              <w:t>UFPP:</w:t>
            </w:r>
            <w:r w:rsidRPr="007036CE">
              <w:t>TypeKBK</w:t>
            </w:r>
          </w:p>
        </w:tc>
        <w:tc>
          <w:tcPr>
            <w:tcW w:w="500" w:type="pct"/>
          </w:tcPr>
          <w:p w14:paraId="62B73B98" w14:textId="77777777" w:rsidR="003C0BA9" w:rsidRPr="007036CE" w:rsidRDefault="003C0BA9" w:rsidP="003C0BA9">
            <w:pPr>
              <w:pStyle w:val="GOSTTablenorm"/>
            </w:pPr>
            <w:r w:rsidRPr="007036CE">
              <w:t>Число</w:t>
            </w:r>
          </w:p>
        </w:tc>
        <w:tc>
          <w:tcPr>
            <w:tcW w:w="282" w:type="pct"/>
          </w:tcPr>
          <w:p w14:paraId="2A762231" w14:textId="77777777" w:rsidR="003C0BA9" w:rsidRPr="007036CE" w:rsidDel="006423B4" w:rsidRDefault="003C0BA9" w:rsidP="003C0BA9">
            <w:pPr>
              <w:pStyle w:val="GOSTTablenorm"/>
            </w:pPr>
            <w:r w:rsidRPr="007036CE">
              <w:t>Нет</w:t>
            </w:r>
          </w:p>
        </w:tc>
        <w:tc>
          <w:tcPr>
            <w:tcW w:w="315" w:type="pct"/>
          </w:tcPr>
          <w:p w14:paraId="110A81D4" w14:textId="77777777" w:rsidR="003C0BA9" w:rsidRPr="007036CE" w:rsidRDefault="003C0BA9" w:rsidP="003C0BA9">
            <w:pPr>
              <w:pStyle w:val="GOSTTablenorm"/>
            </w:pPr>
            <w:r w:rsidRPr="007036CE">
              <w:t>=1</w:t>
            </w:r>
          </w:p>
        </w:tc>
        <w:tc>
          <w:tcPr>
            <w:tcW w:w="2053" w:type="pct"/>
          </w:tcPr>
          <w:p w14:paraId="5B235531" w14:textId="77777777" w:rsidR="003C0BA9" w:rsidRPr="007036CE" w:rsidRDefault="003C0BA9" w:rsidP="003C0BA9">
            <w:pPr>
              <w:pStyle w:val="GOSTTablenorm"/>
            </w:pPr>
            <w:r w:rsidRPr="007036CE">
              <w:t>Указывается вид КБК для отражения операции на ЛС уточняемом.</w:t>
            </w:r>
          </w:p>
          <w:p w14:paraId="758814F6" w14:textId="77777777" w:rsidR="003C0BA9" w:rsidRPr="007036CE" w:rsidRDefault="003C0BA9" w:rsidP="003C0BA9">
            <w:pPr>
              <w:pStyle w:val="GOSTTablenorm"/>
            </w:pPr>
            <w:r w:rsidRPr="007036CE">
              <w:t>Возможные значения:</w:t>
            </w:r>
          </w:p>
          <w:p w14:paraId="00990B3F" w14:textId="1C5D5979" w:rsidR="003C0BA9" w:rsidRPr="007036CE" w:rsidRDefault="003C0BA9" w:rsidP="003C0BA9">
            <w:pPr>
              <w:pStyle w:val="GOSTTableListMark1"/>
            </w:pPr>
            <w:r w:rsidRPr="007036CE">
              <w:t xml:space="preserve">«4» </w:t>
            </w:r>
            <w:r w:rsidR="00FB1651" w:rsidRPr="007036CE">
              <w:t>–</w:t>
            </w:r>
            <w:r w:rsidRPr="007036CE">
              <w:t xml:space="preserve"> Поступления по источникам;</w:t>
            </w:r>
          </w:p>
          <w:p w14:paraId="0A511654" w14:textId="5321CA0E" w:rsidR="003C0BA9" w:rsidRPr="007036CE" w:rsidRDefault="003C0BA9" w:rsidP="003C0BA9">
            <w:pPr>
              <w:pStyle w:val="GOSTTableListMark1"/>
            </w:pPr>
            <w:r w:rsidRPr="007036CE">
              <w:t xml:space="preserve">«5» </w:t>
            </w:r>
            <w:r w:rsidR="00FB1651" w:rsidRPr="007036CE">
              <w:t>–</w:t>
            </w:r>
            <w:r w:rsidR="00FB1651">
              <w:t xml:space="preserve"> </w:t>
            </w:r>
            <w:r w:rsidRPr="007036CE">
              <w:t>Выплаты по источникам.</w:t>
            </w:r>
          </w:p>
          <w:p w14:paraId="63D24EF6" w14:textId="77777777" w:rsidR="003C0BA9" w:rsidRPr="007036CE" w:rsidRDefault="003C0BA9" w:rsidP="003C0BA9">
            <w:pPr>
              <w:pStyle w:val="GOSTTablenorm"/>
            </w:pPr>
            <w:r w:rsidRPr="007036CE">
              <w:t xml:space="preserve">Обязателен для заполнения, если в параметре «Номер лицевого </w:t>
            </w:r>
            <w:r w:rsidRPr="007036CE">
              <w:lastRenderedPageBreak/>
              <w:t>счета уточняемый» (</w:t>
            </w:r>
            <w:r w:rsidRPr="007036CE">
              <w:rPr>
                <w:b/>
              </w:rPr>
              <w:t>UFPP:</w:t>
            </w:r>
            <w:r w:rsidRPr="007036CE">
              <w:t>AcntNm) указан л/с с кодом 08, 09</w:t>
            </w:r>
          </w:p>
        </w:tc>
      </w:tr>
      <w:tr w:rsidR="003C0BA9" w:rsidRPr="007036CE" w14:paraId="73093456" w14:textId="77777777" w:rsidTr="00F92E5F">
        <w:tc>
          <w:tcPr>
            <w:tcW w:w="1100" w:type="pct"/>
          </w:tcPr>
          <w:p w14:paraId="32E54D52" w14:textId="77777777" w:rsidR="003C0BA9" w:rsidRPr="007036CE" w:rsidRDefault="003C0BA9" w:rsidP="003C0BA9">
            <w:pPr>
              <w:pStyle w:val="GOSTTablenorm"/>
            </w:pPr>
            <w:r w:rsidRPr="007036CE">
              <w:rPr>
                <w:szCs w:val="22"/>
              </w:rPr>
              <w:lastRenderedPageBreak/>
              <w:t>Код цели (аналитический код) уточняемый</w:t>
            </w:r>
          </w:p>
        </w:tc>
        <w:tc>
          <w:tcPr>
            <w:tcW w:w="750" w:type="pct"/>
          </w:tcPr>
          <w:p w14:paraId="21D42493" w14:textId="77777777" w:rsidR="003C0BA9" w:rsidRPr="007036CE" w:rsidRDefault="003C0BA9" w:rsidP="003C0BA9">
            <w:pPr>
              <w:pStyle w:val="GOSTTablenorm"/>
            </w:pPr>
            <w:r w:rsidRPr="007036CE">
              <w:rPr>
                <w:b/>
              </w:rPr>
              <w:t>UFPP:</w:t>
            </w:r>
            <w:r w:rsidRPr="007036CE">
              <w:t>MSC_KBK_TrgtCd</w:t>
            </w:r>
          </w:p>
        </w:tc>
        <w:tc>
          <w:tcPr>
            <w:tcW w:w="500" w:type="pct"/>
          </w:tcPr>
          <w:p w14:paraId="628BD073" w14:textId="77777777" w:rsidR="003C0BA9" w:rsidRPr="007036CE" w:rsidRDefault="003C0BA9" w:rsidP="003C0BA9">
            <w:pPr>
              <w:pStyle w:val="GOSTTablenorm"/>
            </w:pPr>
            <w:r w:rsidRPr="007036CE">
              <w:t>Строка</w:t>
            </w:r>
          </w:p>
        </w:tc>
        <w:tc>
          <w:tcPr>
            <w:tcW w:w="282" w:type="pct"/>
          </w:tcPr>
          <w:p w14:paraId="28C8BCB2" w14:textId="77777777" w:rsidR="003C0BA9" w:rsidRPr="007036CE" w:rsidRDefault="003C0BA9" w:rsidP="003C0BA9">
            <w:pPr>
              <w:pStyle w:val="GOSTTablenorm"/>
            </w:pPr>
            <w:r w:rsidRPr="007036CE">
              <w:t>Нет</w:t>
            </w:r>
          </w:p>
        </w:tc>
        <w:tc>
          <w:tcPr>
            <w:tcW w:w="315" w:type="pct"/>
          </w:tcPr>
          <w:p w14:paraId="37FBC83D" w14:textId="77777777" w:rsidR="003C0BA9" w:rsidRPr="007036CE" w:rsidRDefault="003C0BA9" w:rsidP="003C0BA9">
            <w:pPr>
              <w:pStyle w:val="GOSTTablenorm"/>
            </w:pPr>
            <w:r w:rsidRPr="007036CE">
              <w:t>&lt;=25</w:t>
            </w:r>
          </w:p>
        </w:tc>
        <w:tc>
          <w:tcPr>
            <w:tcW w:w="2053" w:type="pct"/>
          </w:tcPr>
          <w:p w14:paraId="513DA241" w14:textId="77777777" w:rsidR="003C0BA9" w:rsidRPr="007036CE" w:rsidRDefault="003C0BA9" w:rsidP="003C0BA9">
            <w:pPr>
              <w:pStyle w:val="GOSTTablenorm"/>
            </w:pPr>
            <w:r w:rsidRPr="007036CE">
              <w:t xml:space="preserve">Указывается код цели (аналитический код) для отражения операции на ЛС уточняемом (при наличии). </w:t>
            </w:r>
          </w:p>
          <w:p w14:paraId="44866623" w14:textId="77777777" w:rsidR="003C0BA9" w:rsidRPr="007036CE" w:rsidRDefault="003C0BA9" w:rsidP="003C0BA9">
            <w:pPr>
              <w:pStyle w:val="GOSTTablenorm"/>
            </w:pPr>
            <w:r w:rsidRPr="007036CE">
              <w:t>Не заполняется в случае уточнения НВС и средств с КС 3420 «Средства единого казначейского счета до выяснения принадлежности»</w:t>
            </w:r>
          </w:p>
        </w:tc>
      </w:tr>
      <w:tr w:rsidR="003C0BA9" w:rsidRPr="007036CE" w14:paraId="11A07ED7" w14:textId="77777777" w:rsidTr="00F92E5F">
        <w:tc>
          <w:tcPr>
            <w:tcW w:w="1100" w:type="pct"/>
          </w:tcPr>
          <w:p w14:paraId="4329CF76" w14:textId="77777777" w:rsidR="003C0BA9" w:rsidRPr="007036CE" w:rsidRDefault="003C0BA9" w:rsidP="003C0BA9">
            <w:pPr>
              <w:pStyle w:val="GOSTTablenorm"/>
              <w:rPr>
                <w:szCs w:val="22"/>
              </w:rPr>
            </w:pPr>
            <w:r w:rsidRPr="007036CE">
              <w:rPr>
                <w:szCs w:val="22"/>
              </w:rPr>
              <w:t>ОКС (КМИ) уточняемый</w:t>
            </w:r>
          </w:p>
        </w:tc>
        <w:tc>
          <w:tcPr>
            <w:tcW w:w="750" w:type="pct"/>
          </w:tcPr>
          <w:p w14:paraId="3608C466" w14:textId="77777777" w:rsidR="003C0BA9" w:rsidRPr="007036CE" w:rsidRDefault="003C0BA9" w:rsidP="003C0BA9">
            <w:pPr>
              <w:pStyle w:val="GOSTTablenorm"/>
            </w:pPr>
            <w:r w:rsidRPr="007036CE">
              <w:rPr>
                <w:b/>
              </w:rPr>
              <w:t>UFPP:</w:t>
            </w:r>
            <w:r w:rsidRPr="007036CE">
              <w:t>FAIPObjCd</w:t>
            </w:r>
          </w:p>
        </w:tc>
        <w:tc>
          <w:tcPr>
            <w:tcW w:w="500" w:type="pct"/>
          </w:tcPr>
          <w:p w14:paraId="0963516D" w14:textId="77777777" w:rsidR="003C0BA9" w:rsidRPr="007036CE" w:rsidRDefault="003C0BA9" w:rsidP="003C0BA9">
            <w:pPr>
              <w:pStyle w:val="GOSTTablenorm"/>
            </w:pPr>
            <w:r w:rsidRPr="007036CE">
              <w:t>Строка</w:t>
            </w:r>
          </w:p>
        </w:tc>
        <w:tc>
          <w:tcPr>
            <w:tcW w:w="282" w:type="pct"/>
          </w:tcPr>
          <w:p w14:paraId="42378A4E" w14:textId="77777777" w:rsidR="003C0BA9" w:rsidRPr="007036CE" w:rsidRDefault="003C0BA9" w:rsidP="003C0BA9">
            <w:pPr>
              <w:pStyle w:val="GOSTTablenorm"/>
            </w:pPr>
            <w:r w:rsidRPr="007036CE">
              <w:t>Нет</w:t>
            </w:r>
          </w:p>
        </w:tc>
        <w:tc>
          <w:tcPr>
            <w:tcW w:w="315" w:type="pct"/>
          </w:tcPr>
          <w:p w14:paraId="67C1A5A7" w14:textId="77777777" w:rsidR="003C0BA9" w:rsidRPr="007036CE" w:rsidRDefault="003C0BA9" w:rsidP="003C0BA9">
            <w:pPr>
              <w:pStyle w:val="GOSTTablenorm"/>
            </w:pPr>
            <w:r w:rsidRPr="007036CE">
              <w:t>&lt;=24</w:t>
            </w:r>
          </w:p>
        </w:tc>
        <w:tc>
          <w:tcPr>
            <w:tcW w:w="2053" w:type="pct"/>
          </w:tcPr>
          <w:p w14:paraId="0AFCF746" w14:textId="77777777" w:rsidR="003C0BA9" w:rsidRPr="007036CE" w:rsidRDefault="003C0BA9" w:rsidP="003C0BA9">
            <w:pPr>
              <w:pStyle w:val="GOSTTablenorm"/>
            </w:pPr>
            <w:r w:rsidRPr="007036CE">
              <w:t>Указывается код ОКС (КМИ) для отражения операции на ЛС уточняемом (при наличии).</w:t>
            </w:r>
          </w:p>
          <w:p w14:paraId="25A6F8B8" w14:textId="77777777" w:rsidR="003C0BA9" w:rsidRPr="007036CE" w:rsidRDefault="003C0BA9" w:rsidP="003C0BA9">
            <w:pPr>
              <w:pStyle w:val="GOSTTablenorm"/>
              <w:rPr>
                <w:szCs w:val="22"/>
              </w:rPr>
            </w:pPr>
            <w:r w:rsidRPr="007036CE">
              <w:t>Не заполняется в случае уточнения НВС и средств с КС 3420 «Средства единого казначейского счета до выяснения принадлежности»</w:t>
            </w:r>
          </w:p>
        </w:tc>
      </w:tr>
      <w:tr w:rsidR="003C0BA9" w:rsidRPr="007036CE" w14:paraId="66BC88FD" w14:textId="77777777" w:rsidTr="00F92E5F">
        <w:tc>
          <w:tcPr>
            <w:tcW w:w="1100" w:type="pct"/>
          </w:tcPr>
          <w:p w14:paraId="552EC955" w14:textId="77777777" w:rsidR="003C0BA9" w:rsidRPr="007036CE" w:rsidRDefault="003C0BA9" w:rsidP="003C0BA9">
            <w:pPr>
              <w:pStyle w:val="GOSTTablenorm"/>
              <w:rPr>
                <w:szCs w:val="22"/>
              </w:rPr>
            </w:pPr>
            <w:r w:rsidRPr="007036CE">
              <w:rPr>
                <w:szCs w:val="22"/>
              </w:rPr>
              <w:t>ОКС укрупненный уточняемый</w:t>
            </w:r>
          </w:p>
        </w:tc>
        <w:tc>
          <w:tcPr>
            <w:tcW w:w="750" w:type="pct"/>
          </w:tcPr>
          <w:p w14:paraId="7EEEA9CD" w14:textId="77777777" w:rsidR="003C0BA9" w:rsidRPr="007036CE" w:rsidRDefault="003C0BA9" w:rsidP="003C0BA9">
            <w:pPr>
              <w:pStyle w:val="GOSTTablenorm"/>
              <w:rPr>
                <w:b/>
              </w:rPr>
            </w:pPr>
            <w:r w:rsidRPr="007036CE">
              <w:rPr>
                <w:b/>
              </w:rPr>
              <w:t>UFPP:</w:t>
            </w:r>
            <w:r w:rsidRPr="007036CE">
              <w:t>OKS_Large</w:t>
            </w:r>
          </w:p>
        </w:tc>
        <w:tc>
          <w:tcPr>
            <w:tcW w:w="500" w:type="pct"/>
          </w:tcPr>
          <w:p w14:paraId="24F51B34" w14:textId="77777777" w:rsidR="003C0BA9" w:rsidRPr="007036CE" w:rsidRDefault="003C0BA9" w:rsidP="003C0BA9">
            <w:pPr>
              <w:pStyle w:val="GOSTTablenorm"/>
            </w:pPr>
            <w:r w:rsidRPr="007036CE">
              <w:t>Строка</w:t>
            </w:r>
          </w:p>
        </w:tc>
        <w:tc>
          <w:tcPr>
            <w:tcW w:w="282" w:type="pct"/>
          </w:tcPr>
          <w:p w14:paraId="6A216BEF" w14:textId="77777777" w:rsidR="003C0BA9" w:rsidRPr="007036CE" w:rsidRDefault="003C0BA9" w:rsidP="003C0BA9">
            <w:pPr>
              <w:pStyle w:val="GOSTTablenorm"/>
            </w:pPr>
            <w:r w:rsidRPr="007036CE">
              <w:t>Нет</w:t>
            </w:r>
          </w:p>
        </w:tc>
        <w:tc>
          <w:tcPr>
            <w:tcW w:w="315" w:type="pct"/>
          </w:tcPr>
          <w:p w14:paraId="1F36AC0F" w14:textId="77777777" w:rsidR="003C0BA9" w:rsidRPr="007036CE" w:rsidRDefault="003C0BA9" w:rsidP="003C0BA9">
            <w:pPr>
              <w:pStyle w:val="GOSTTablenorm"/>
            </w:pPr>
            <w:r w:rsidRPr="007036CE">
              <w:t>=18</w:t>
            </w:r>
          </w:p>
        </w:tc>
        <w:tc>
          <w:tcPr>
            <w:tcW w:w="2053" w:type="pct"/>
          </w:tcPr>
          <w:p w14:paraId="0F737513" w14:textId="77777777" w:rsidR="003C0BA9" w:rsidRPr="007036CE" w:rsidRDefault="003C0BA9" w:rsidP="003C0BA9">
            <w:pPr>
              <w:pStyle w:val="GOSTTablenorm"/>
            </w:pPr>
            <w:r w:rsidRPr="007036CE">
              <w:t>Указывается код ОКС укрупненный для отражения операции на ЛС уточняемом (при наличии).</w:t>
            </w:r>
          </w:p>
          <w:p w14:paraId="5B5F012A" w14:textId="77777777" w:rsidR="003C0BA9" w:rsidRPr="007036CE" w:rsidRDefault="003C0BA9" w:rsidP="003C0BA9">
            <w:pPr>
              <w:pStyle w:val="GOSTTablenorm"/>
            </w:pPr>
            <w:r w:rsidRPr="007036CE">
              <w:t>Не заполняется в случае уточнения НВС и средств с КС 3420 «Средства единого казначейского счета до выяснения принадлежности»</w:t>
            </w:r>
          </w:p>
        </w:tc>
      </w:tr>
      <w:tr w:rsidR="003C0BA9" w:rsidRPr="007036CE" w14:paraId="7AAEB561" w14:textId="77777777" w:rsidTr="00F92E5F">
        <w:tc>
          <w:tcPr>
            <w:tcW w:w="1100" w:type="pct"/>
          </w:tcPr>
          <w:p w14:paraId="69E03EDB" w14:textId="77777777" w:rsidR="003C0BA9" w:rsidRPr="007036CE" w:rsidRDefault="003C0BA9" w:rsidP="003C0BA9">
            <w:pPr>
              <w:pStyle w:val="GOSTTablenorm"/>
              <w:rPr>
                <w:szCs w:val="22"/>
              </w:rPr>
            </w:pPr>
            <w:r w:rsidRPr="007036CE">
              <w:rPr>
                <w:szCs w:val="22"/>
              </w:rPr>
              <w:t>Номер БО уточняемый</w:t>
            </w:r>
          </w:p>
        </w:tc>
        <w:tc>
          <w:tcPr>
            <w:tcW w:w="750" w:type="pct"/>
          </w:tcPr>
          <w:p w14:paraId="5AD83571" w14:textId="77777777" w:rsidR="003C0BA9" w:rsidRPr="007036CE" w:rsidRDefault="003C0BA9" w:rsidP="003C0BA9">
            <w:pPr>
              <w:pStyle w:val="GOSTTablenorm"/>
            </w:pPr>
            <w:r w:rsidRPr="007036CE">
              <w:rPr>
                <w:b/>
              </w:rPr>
              <w:t>UFPP:</w:t>
            </w:r>
            <w:r w:rsidRPr="007036CE">
              <w:t>OblgtNm</w:t>
            </w:r>
          </w:p>
        </w:tc>
        <w:tc>
          <w:tcPr>
            <w:tcW w:w="500" w:type="pct"/>
          </w:tcPr>
          <w:p w14:paraId="338720BE" w14:textId="77777777" w:rsidR="003C0BA9" w:rsidRPr="007036CE" w:rsidRDefault="003C0BA9" w:rsidP="003C0BA9">
            <w:pPr>
              <w:pStyle w:val="GOSTTablenorm"/>
            </w:pPr>
            <w:r w:rsidRPr="007036CE">
              <w:t>Строка</w:t>
            </w:r>
          </w:p>
        </w:tc>
        <w:tc>
          <w:tcPr>
            <w:tcW w:w="282" w:type="pct"/>
          </w:tcPr>
          <w:p w14:paraId="61FFFA0E" w14:textId="77777777" w:rsidR="003C0BA9" w:rsidRPr="007036CE" w:rsidRDefault="003C0BA9" w:rsidP="003C0BA9">
            <w:pPr>
              <w:pStyle w:val="GOSTTablenorm"/>
            </w:pPr>
            <w:r w:rsidRPr="007036CE">
              <w:t>Нет</w:t>
            </w:r>
          </w:p>
        </w:tc>
        <w:tc>
          <w:tcPr>
            <w:tcW w:w="315" w:type="pct"/>
          </w:tcPr>
          <w:p w14:paraId="3428CD8B" w14:textId="77777777" w:rsidR="003C0BA9" w:rsidRPr="007036CE" w:rsidRDefault="003C0BA9" w:rsidP="003C0BA9">
            <w:pPr>
              <w:pStyle w:val="GOSTTablenorm"/>
            </w:pPr>
            <w:r w:rsidRPr="007036CE">
              <w:t>=19</w:t>
            </w:r>
          </w:p>
        </w:tc>
        <w:tc>
          <w:tcPr>
            <w:tcW w:w="2053" w:type="pct"/>
          </w:tcPr>
          <w:p w14:paraId="1C621AE6" w14:textId="77777777" w:rsidR="003C0BA9" w:rsidRPr="007036CE" w:rsidRDefault="003C0BA9" w:rsidP="003C0BA9">
            <w:pPr>
              <w:pStyle w:val="GOSTTablenorm"/>
              <w:rPr>
                <w:szCs w:val="22"/>
              </w:rPr>
            </w:pPr>
            <w:r w:rsidRPr="007036CE">
              <w:t>Указывается учетный номер бюджетного обязательства по ЛС уточняемому</w:t>
            </w:r>
          </w:p>
        </w:tc>
      </w:tr>
      <w:tr w:rsidR="003C0BA9" w:rsidRPr="007036CE" w14:paraId="2C0551FB" w14:textId="77777777" w:rsidTr="00F92E5F">
        <w:tc>
          <w:tcPr>
            <w:tcW w:w="1100" w:type="pct"/>
          </w:tcPr>
          <w:p w14:paraId="1B71438D" w14:textId="77777777" w:rsidR="003C0BA9" w:rsidRPr="007036CE" w:rsidRDefault="003C0BA9" w:rsidP="003C0BA9">
            <w:pPr>
              <w:pStyle w:val="GOSTTablenorm"/>
              <w:rPr>
                <w:szCs w:val="22"/>
              </w:rPr>
            </w:pPr>
            <w:r w:rsidRPr="007036CE">
              <w:rPr>
                <w:szCs w:val="22"/>
              </w:rPr>
              <w:t>Номер ДО уточняемый</w:t>
            </w:r>
          </w:p>
        </w:tc>
        <w:tc>
          <w:tcPr>
            <w:tcW w:w="750" w:type="pct"/>
          </w:tcPr>
          <w:p w14:paraId="63392EB2" w14:textId="77777777" w:rsidR="003C0BA9" w:rsidRPr="007036CE" w:rsidRDefault="003C0BA9" w:rsidP="003C0BA9">
            <w:pPr>
              <w:pStyle w:val="GOSTTablenorm"/>
            </w:pPr>
            <w:r w:rsidRPr="007036CE">
              <w:rPr>
                <w:b/>
              </w:rPr>
              <w:t>UFPP:</w:t>
            </w:r>
            <w:r w:rsidRPr="007036CE">
              <w:t>RegNumDo</w:t>
            </w:r>
          </w:p>
        </w:tc>
        <w:tc>
          <w:tcPr>
            <w:tcW w:w="500" w:type="pct"/>
          </w:tcPr>
          <w:p w14:paraId="23C13E87" w14:textId="77777777" w:rsidR="003C0BA9" w:rsidRPr="007036CE" w:rsidRDefault="003C0BA9" w:rsidP="003C0BA9">
            <w:pPr>
              <w:pStyle w:val="GOSTTablenorm"/>
            </w:pPr>
            <w:r w:rsidRPr="007036CE">
              <w:t>Строка</w:t>
            </w:r>
          </w:p>
        </w:tc>
        <w:tc>
          <w:tcPr>
            <w:tcW w:w="282" w:type="pct"/>
          </w:tcPr>
          <w:p w14:paraId="47888F0B" w14:textId="77777777" w:rsidR="003C0BA9" w:rsidRPr="007036CE" w:rsidRDefault="003C0BA9" w:rsidP="003C0BA9">
            <w:pPr>
              <w:pStyle w:val="GOSTTablenorm"/>
            </w:pPr>
            <w:r w:rsidRPr="007036CE">
              <w:t>Нет</w:t>
            </w:r>
          </w:p>
        </w:tc>
        <w:tc>
          <w:tcPr>
            <w:tcW w:w="315" w:type="pct"/>
          </w:tcPr>
          <w:p w14:paraId="5CE47635" w14:textId="77777777" w:rsidR="003C0BA9" w:rsidRPr="007036CE" w:rsidRDefault="003C0BA9" w:rsidP="003C0BA9">
            <w:pPr>
              <w:pStyle w:val="GOSTTablenorm"/>
            </w:pPr>
            <w:r w:rsidRPr="007036CE">
              <w:t>=25</w:t>
            </w:r>
          </w:p>
        </w:tc>
        <w:tc>
          <w:tcPr>
            <w:tcW w:w="2053" w:type="pct"/>
          </w:tcPr>
          <w:p w14:paraId="4397A798" w14:textId="77777777" w:rsidR="003C0BA9" w:rsidRPr="007036CE" w:rsidRDefault="003C0BA9" w:rsidP="003C0BA9">
            <w:pPr>
              <w:pStyle w:val="GOSTTablenorm"/>
              <w:rPr>
                <w:szCs w:val="22"/>
              </w:rPr>
            </w:pPr>
            <w:r w:rsidRPr="007036CE">
              <w:t>Указывается учетный номер денежного обязательства по ЛС уточняемому</w:t>
            </w:r>
          </w:p>
        </w:tc>
      </w:tr>
      <w:tr w:rsidR="003C0BA9" w:rsidRPr="007036CE" w14:paraId="6CC23179" w14:textId="77777777" w:rsidTr="00F92E5F">
        <w:tc>
          <w:tcPr>
            <w:tcW w:w="1100" w:type="pct"/>
          </w:tcPr>
          <w:p w14:paraId="6326C2E7" w14:textId="77777777" w:rsidR="003C0BA9" w:rsidRPr="007036CE" w:rsidRDefault="003C0BA9" w:rsidP="003C0BA9">
            <w:pPr>
              <w:pStyle w:val="GOSTTablenorm"/>
              <w:rPr>
                <w:szCs w:val="22"/>
              </w:rPr>
            </w:pPr>
            <w:r w:rsidRPr="007036CE">
              <w:rPr>
                <w:szCs w:val="22"/>
              </w:rPr>
              <w:t>Признак авансового ДО уточняемый</w:t>
            </w:r>
          </w:p>
        </w:tc>
        <w:tc>
          <w:tcPr>
            <w:tcW w:w="750" w:type="pct"/>
          </w:tcPr>
          <w:p w14:paraId="61100503" w14:textId="77777777" w:rsidR="003C0BA9" w:rsidRPr="007036CE" w:rsidRDefault="003C0BA9" w:rsidP="003C0BA9">
            <w:pPr>
              <w:pStyle w:val="GOSTTablenorm"/>
            </w:pPr>
            <w:r w:rsidRPr="007036CE">
              <w:rPr>
                <w:b/>
              </w:rPr>
              <w:t>UFPP:</w:t>
            </w:r>
            <w:r w:rsidRPr="007036CE">
              <w:t>AdvnPaySign_Rec</w:t>
            </w:r>
          </w:p>
        </w:tc>
        <w:tc>
          <w:tcPr>
            <w:tcW w:w="500" w:type="pct"/>
          </w:tcPr>
          <w:p w14:paraId="3E9D2FE9" w14:textId="77777777" w:rsidR="003C0BA9" w:rsidRPr="007036CE" w:rsidRDefault="005E1EC2" w:rsidP="005E1EC2">
            <w:pPr>
              <w:pStyle w:val="GOSTTablenorm"/>
            </w:pPr>
            <w:r w:rsidRPr="007036CE">
              <w:t>Строка</w:t>
            </w:r>
          </w:p>
        </w:tc>
        <w:tc>
          <w:tcPr>
            <w:tcW w:w="282" w:type="pct"/>
          </w:tcPr>
          <w:p w14:paraId="2F43E619" w14:textId="77777777" w:rsidR="003C0BA9" w:rsidRPr="007036CE" w:rsidRDefault="003C0BA9" w:rsidP="003C0BA9">
            <w:pPr>
              <w:pStyle w:val="GOSTTablenorm"/>
            </w:pPr>
            <w:r w:rsidRPr="007036CE">
              <w:t>Да</w:t>
            </w:r>
          </w:p>
        </w:tc>
        <w:tc>
          <w:tcPr>
            <w:tcW w:w="315" w:type="pct"/>
          </w:tcPr>
          <w:p w14:paraId="5ADF0880" w14:textId="77777777" w:rsidR="003C0BA9" w:rsidRPr="007036CE" w:rsidRDefault="00EA7A5B" w:rsidP="003C0BA9">
            <w:pPr>
              <w:pStyle w:val="GOSTTablenorm"/>
              <w:rPr>
                <w:lang w:val="en-US"/>
              </w:rPr>
            </w:pPr>
            <w:r w:rsidRPr="007036CE">
              <w:rPr>
                <w:lang w:val="en-US"/>
              </w:rPr>
              <w:t>&lt;=</w:t>
            </w:r>
            <w:r w:rsidRPr="007036CE">
              <w:t>50</w:t>
            </w:r>
          </w:p>
        </w:tc>
        <w:tc>
          <w:tcPr>
            <w:tcW w:w="2053" w:type="pct"/>
          </w:tcPr>
          <w:p w14:paraId="3955F1EA" w14:textId="77777777" w:rsidR="003C0BA9" w:rsidRPr="007036CE" w:rsidRDefault="003C0BA9" w:rsidP="003C0BA9">
            <w:pPr>
              <w:pStyle w:val="GOSTTablenorm"/>
            </w:pPr>
            <w:r w:rsidRPr="007036CE">
              <w:t xml:space="preserve">Указывается признак авансового денежного обязательства </w:t>
            </w:r>
            <w:r w:rsidRPr="007036CE">
              <w:rPr>
                <w:szCs w:val="22"/>
              </w:rPr>
              <w:t>по ЛС уточняемому</w:t>
            </w:r>
            <w:r w:rsidRPr="007036CE">
              <w:t>.</w:t>
            </w:r>
          </w:p>
          <w:p w14:paraId="312E6890" w14:textId="77777777" w:rsidR="003C0BA9" w:rsidRPr="007036CE" w:rsidRDefault="003C0BA9" w:rsidP="003C0BA9">
            <w:pPr>
              <w:pStyle w:val="GOSTTablenorm"/>
            </w:pPr>
            <w:r w:rsidRPr="007036CE">
              <w:t>Возможные значения:</w:t>
            </w:r>
          </w:p>
          <w:p w14:paraId="5C6E2BE3" w14:textId="16A0E959" w:rsidR="00697C4D" w:rsidRPr="007036CE" w:rsidRDefault="00150787" w:rsidP="00575721">
            <w:pPr>
              <w:pStyle w:val="GOSTTableListMark1"/>
            </w:pPr>
            <w:r w:rsidRPr="007036CE">
              <w:t>«</w:t>
            </w:r>
            <w:r w:rsidR="00697C4D" w:rsidRPr="007036CE">
              <w:t>PayNotAdvance</w:t>
            </w:r>
            <w:r w:rsidRPr="007036CE">
              <w:t>»</w:t>
            </w:r>
            <w:r w:rsidR="00887F60" w:rsidRPr="007036CE">
              <w:t xml:space="preserve"> </w:t>
            </w:r>
            <w:r w:rsidR="00FB1651" w:rsidRPr="007036CE">
              <w:t>–</w:t>
            </w:r>
            <w:r w:rsidR="00887F60" w:rsidRPr="007036CE">
              <w:t xml:space="preserve"> Нет</w:t>
            </w:r>
            <w:r w:rsidR="00795F12" w:rsidRPr="007036CE">
              <w:t>;</w:t>
            </w:r>
          </w:p>
          <w:p w14:paraId="09967990" w14:textId="3A4FD5FB" w:rsidR="003C0BA9" w:rsidRPr="007036CE" w:rsidRDefault="00150787" w:rsidP="00150787">
            <w:pPr>
              <w:pStyle w:val="GOSTTableListMark1"/>
            </w:pPr>
            <w:r w:rsidRPr="007036CE">
              <w:t>«</w:t>
            </w:r>
            <w:r w:rsidR="00887F60" w:rsidRPr="007036CE">
              <w:t>PayAdvance</w:t>
            </w:r>
            <w:r w:rsidRPr="007036CE">
              <w:t>»</w:t>
            </w:r>
            <w:r w:rsidR="00887F60" w:rsidRPr="007036CE">
              <w:t xml:space="preserve"> </w:t>
            </w:r>
            <w:r w:rsidR="00FB1651" w:rsidRPr="007036CE">
              <w:t>–</w:t>
            </w:r>
            <w:r w:rsidR="00887F60" w:rsidRPr="007036CE">
              <w:t xml:space="preserve"> Да</w:t>
            </w:r>
          </w:p>
        </w:tc>
      </w:tr>
      <w:tr w:rsidR="003C0BA9" w:rsidRPr="007036CE" w14:paraId="1A1ACA3A" w14:textId="77777777" w:rsidTr="00F92E5F">
        <w:tc>
          <w:tcPr>
            <w:tcW w:w="1100" w:type="pct"/>
          </w:tcPr>
          <w:p w14:paraId="70F0D695" w14:textId="77777777" w:rsidR="003C0BA9" w:rsidRPr="007036CE" w:rsidRDefault="003C0BA9" w:rsidP="003C0BA9">
            <w:pPr>
              <w:pStyle w:val="GOSTTablenorm"/>
              <w:rPr>
                <w:szCs w:val="22"/>
              </w:rPr>
            </w:pPr>
            <w:r w:rsidRPr="007036CE">
              <w:lastRenderedPageBreak/>
              <w:t>Признак учета БА, ЛБО на ЛС уточняемом</w:t>
            </w:r>
          </w:p>
        </w:tc>
        <w:tc>
          <w:tcPr>
            <w:tcW w:w="750" w:type="pct"/>
          </w:tcPr>
          <w:p w14:paraId="6264F40F" w14:textId="77777777" w:rsidR="003C0BA9" w:rsidRPr="007036CE" w:rsidRDefault="003C0BA9" w:rsidP="003C0BA9">
            <w:pPr>
              <w:pStyle w:val="GOSTTablenorm"/>
            </w:pPr>
            <w:r w:rsidRPr="007036CE">
              <w:rPr>
                <w:b/>
              </w:rPr>
              <w:t>UFPP:</w:t>
            </w:r>
            <w:r w:rsidRPr="007036CE">
              <w:t>SIGN_BaLbo_Snd</w:t>
            </w:r>
          </w:p>
        </w:tc>
        <w:tc>
          <w:tcPr>
            <w:tcW w:w="500" w:type="pct"/>
          </w:tcPr>
          <w:p w14:paraId="55F3CCDF" w14:textId="77777777" w:rsidR="003C0BA9" w:rsidRPr="007036CE" w:rsidRDefault="00BB45B7" w:rsidP="00150787">
            <w:pPr>
              <w:pStyle w:val="GOSTTablenorm"/>
            </w:pPr>
            <w:r w:rsidRPr="007036CE">
              <w:t>Логический</w:t>
            </w:r>
          </w:p>
        </w:tc>
        <w:tc>
          <w:tcPr>
            <w:tcW w:w="282" w:type="pct"/>
          </w:tcPr>
          <w:p w14:paraId="050776A9" w14:textId="77777777" w:rsidR="003C0BA9" w:rsidRPr="007036CE" w:rsidRDefault="003C0BA9" w:rsidP="003C0BA9">
            <w:pPr>
              <w:pStyle w:val="GOSTTablenorm"/>
            </w:pPr>
            <w:r w:rsidRPr="007036CE">
              <w:t>Да</w:t>
            </w:r>
          </w:p>
        </w:tc>
        <w:tc>
          <w:tcPr>
            <w:tcW w:w="315" w:type="pct"/>
          </w:tcPr>
          <w:p w14:paraId="0A5FD73D" w14:textId="77777777" w:rsidR="003C0BA9" w:rsidRPr="007036CE" w:rsidRDefault="00150787" w:rsidP="003C0BA9">
            <w:pPr>
              <w:pStyle w:val="GOSTTablenorm"/>
            </w:pPr>
            <w:r w:rsidRPr="007036CE">
              <w:t>-</w:t>
            </w:r>
          </w:p>
        </w:tc>
        <w:tc>
          <w:tcPr>
            <w:tcW w:w="2053" w:type="pct"/>
          </w:tcPr>
          <w:p w14:paraId="19D0E839" w14:textId="77777777" w:rsidR="003C0BA9" w:rsidRPr="007036CE" w:rsidRDefault="003C0BA9" w:rsidP="003C0BA9">
            <w:pPr>
              <w:pStyle w:val="GOSTTablenorm"/>
            </w:pPr>
            <w:r w:rsidRPr="007036CE">
              <w:t>Указывается признак учета БА, ЛБО на ЛС уточняемом.</w:t>
            </w:r>
          </w:p>
          <w:p w14:paraId="7E699ADC" w14:textId="77777777" w:rsidR="003C0BA9" w:rsidRPr="007036CE" w:rsidRDefault="00150787" w:rsidP="003C0BA9">
            <w:pPr>
              <w:pStyle w:val="GOSTTablenorm"/>
            </w:pPr>
            <w:r w:rsidRPr="007036CE">
              <w:t>Возможные</w:t>
            </w:r>
            <w:r w:rsidR="003C0BA9" w:rsidRPr="007036CE">
              <w:t xml:space="preserve"> значения:</w:t>
            </w:r>
          </w:p>
          <w:p w14:paraId="3466E70E" w14:textId="1DD6D189" w:rsidR="00575721" w:rsidRPr="007036CE" w:rsidRDefault="00575721" w:rsidP="00575721">
            <w:pPr>
              <w:pStyle w:val="GOSTTableListMark1"/>
            </w:pPr>
            <w:r w:rsidRPr="007036CE">
              <w:t>«</w:t>
            </w:r>
            <w:r w:rsidRPr="007036CE">
              <w:rPr>
                <w:lang w:val="en-US"/>
              </w:rPr>
              <w:t>true</w:t>
            </w:r>
            <w:r w:rsidRPr="007036CE">
              <w:t xml:space="preserve">» </w:t>
            </w:r>
            <w:r w:rsidR="00FB1651" w:rsidRPr="007036CE">
              <w:t>–</w:t>
            </w:r>
            <w:r w:rsidRPr="007036CE">
              <w:t xml:space="preserve"> Да;</w:t>
            </w:r>
          </w:p>
          <w:p w14:paraId="6ABAC4BF" w14:textId="5C181114" w:rsidR="003C0BA9" w:rsidRPr="007036CE" w:rsidRDefault="00150787" w:rsidP="00150787">
            <w:pPr>
              <w:pStyle w:val="GOSTTableListMark1"/>
            </w:pPr>
            <w:r w:rsidRPr="007036CE">
              <w:t>«</w:t>
            </w:r>
            <w:r w:rsidR="00575721" w:rsidRPr="007036CE">
              <w:rPr>
                <w:lang w:val="en-US"/>
              </w:rPr>
              <w:t>false</w:t>
            </w:r>
            <w:r w:rsidRPr="007036CE">
              <w:t xml:space="preserve">» </w:t>
            </w:r>
            <w:r w:rsidR="00FB1651" w:rsidRPr="007036CE">
              <w:t>–</w:t>
            </w:r>
            <w:r w:rsidRPr="007036CE">
              <w:t xml:space="preserve"> Нет</w:t>
            </w:r>
          </w:p>
        </w:tc>
      </w:tr>
      <w:tr w:rsidR="00090467" w:rsidRPr="007036CE" w14:paraId="1947B268" w14:textId="77777777" w:rsidTr="00F92E5F">
        <w:tc>
          <w:tcPr>
            <w:tcW w:w="1100" w:type="pct"/>
          </w:tcPr>
          <w:p w14:paraId="10CCC9B2" w14:textId="77777777" w:rsidR="00090467" w:rsidRPr="007036CE" w:rsidRDefault="00090467" w:rsidP="003C0BA9">
            <w:pPr>
              <w:pStyle w:val="GOSTTablenorm"/>
            </w:pPr>
            <w:r w:rsidRPr="007036CE">
              <w:t>Идентификатор документа по зачислению НВС ФБ</w:t>
            </w:r>
          </w:p>
        </w:tc>
        <w:tc>
          <w:tcPr>
            <w:tcW w:w="750" w:type="pct"/>
          </w:tcPr>
          <w:p w14:paraId="1B62751A" w14:textId="77777777" w:rsidR="00090467" w:rsidRPr="007036CE" w:rsidRDefault="001624C4" w:rsidP="003C0BA9">
            <w:pPr>
              <w:pStyle w:val="GOSTTablenorm"/>
              <w:rPr>
                <w:b/>
              </w:rPr>
            </w:pPr>
            <w:r w:rsidRPr="007036CE">
              <w:rPr>
                <w:b/>
              </w:rPr>
              <w:t>UFPP:</w:t>
            </w:r>
            <w:r w:rsidRPr="007036CE">
              <w:t>GUIDRelDcRow</w:t>
            </w:r>
          </w:p>
        </w:tc>
        <w:tc>
          <w:tcPr>
            <w:tcW w:w="500" w:type="pct"/>
          </w:tcPr>
          <w:p w14:paraId="2B332C35" w14:textId="77777777" w:rsidR="00090467" w:rsidRPr="007036CE" w:rsidRDefault="00090467" w:rsidP="003C0BA9">
            <w:pPr>
              <w:pStyle w:val="GOSTTablenorm"/>
            </w:pPr>
            <w:r w:rsidRPr="007036CE">
              <w:rPr>
                <w:lang w:val="en-US"/>
              </w:rPr>
              <w:t>GUID</w:t>
            </w:r>
          </w:p>
        </w:tc>
        <w:tc>
          <w:tcPr>
            <w:tcW w:w="282" w:type="pct"/>
          </w:tcPr>
          <w:p w14:paraId="6533A4D9" w14:textId="77777777" w:rsidR="00090467" w:rsidRPr="007036CE" w:rsidRDefault="00090467" w:rsidP="003C0BA9">
            <w:pPr>
              <w:pStyle w:val="GOSTTablenorm"/>
            </w:pPr>
            <w:r w:rsidRPr="007036CE">
              <w:t>Нет</w:t>
            </w:r>
          </w:p>
        </w:tc>
        <w:tc>
          <w:tcPr>
            <w:tcW w:w="315" w:type="pct"/>
          </w:tcPr>
          <w:p w14:paraId="0948107F" w14:textId="77777777" w:rsidR="00090467" w:rsidRPr="007036CE" w:rsidRDefault="00090467" w:rsidP="003C0BA9">
            <w:pPr>
              <w:pStyle w:val="GOSTTablenorm"/>
            </w:pPr>
            <w:r w:rsidRPr="007036CE">
              <w:t>=36</w:t>
            </w:r>
          </w:p>
        </w:tc>
        <w:tc>
          <w:tcPr>
            <w:tcW w:w="2053" w:type="pct"/>
          </w:tcPr>
          <w:p w14:paraId="2CAD8EB0" w14:textId="77777777" w:rsidR="00090467" w:rsidRPr="007036CE" w:rsidRDefault="00090467" w:rsidP="002F599B">
            <w:pPr>
              <w:pStyle w:val="GOSTTablenorm"/>
            </w:pPr>
            <w:r w:rsidRPr="007036CE">
              <w:t xml:space="preserve">Указывается </w:t>
            </w:r>
            <w:r w:rsidRPr="007036CE">
              <w:rPr>
                <w:lang w:val="en-US"/>
              </w:rPr>
              <w:t>GUID</w:t>
            </w:r>
            <w:r w:rsidRPr="007036CE">
              <w:t xml:space="preserve"> уточняемого документа, в случае, если </w:t>
            </w:r>
            <w:r w:rsidR="008022CB" w:rsidRPr="007036CE">
              <w:t>значение параметра «</w:t>
            </w:r>
            <w:r w:rsidR="002F599B" w:rsidRPr="007036CE">
              <w:rPr>
                <w:szCs w:val="22"/>
              </w:rPr>
              <w:t>Тип уточняемой операции</w:t>
            </w:r>
            <w:r w:rsidR="008022CB" w:rsidRPr="007036CE">
              <w:t>» равно «</w:t>
            </w:r>
            <w:r w:rsidR="002F599B" w:rsidRPr="007036CE">
              <w:t>-</w:t>
            </w:r>
            <w:r w:rsidR="008022CB" w:rsidRPr="007036CE">
              <w:t>»</w:t>
            </w:r>
            <w:r w:rsidR="002F599B" w:rsidRPr="007036CE">
              <w:t xml:space="preserve"> (уточнение НВС)</w:t>
            </w:r>
          </w:p>
        </w:tc>
      </w:tr>
      <w:tr w:rsidR="006714C6" w:rsidRPr="007036CE" w14:paraId="3AD9BABC" w14:textId="77777777" w:rsidTr="00F92E5F">
        <w:tc>
          <w:tcPr>
            <w:tcW w:w="1100" w:type="pct"/>
          </w:tcPr>
          <w:p w14:paraId="6E9409A8" w14:textId="77777777" w:rsidR="006714C6" w:rsidRPr="007036CE" w:rsidRDefault="00006BCE" w:rsidP="006714C6">
            <w:pPr>
              <w:pStyle w:val="GOSTTablenorm"/>
            </w:pPr>
            <w:r w:rsidRPr="007036CE">
              <w:t>С</w:t>
            </w:r>
            <w:r w:rsidR="006714C6" w:rsidRPr="007036CE">
              <w:t>чет контрагента</w:t>
            </w:r>
            <w:r w:rsidR="00CC277A" w:rsidRPr="007036CE">
              <w:t xml:space="preserve"> уточняемый</w:t>
            </w:r>
          </w:p>
        </w:tc>
        <w:tc>
          <w:tcPr>
            <w:tcW w:w="750" w:type="pct"/>
          </w:tcPr>
          <w:p w14:paraId="404375FB" w14:textId="77777777" w:rsidR="006714C6" w:rsidRPr="007036CE" w:rsidRDefault="006714C6" w:rsidP="00554846">
            <w:pPr>
              <w:pStyle w:val="GOSTTablenorm"/>
              <w:rPr>
                <w:b/>
              </w:rPr>
            </w:pPr>
            <w:r w:rsidRPr="007036CE">
              <w:rPr>
                <w:b/>
              </w:rPr>
              <w:t>UFPP:</w:t>
            </w:r>
            <w:r w:rsidR="00B92F4D" w:rsidRPr="007036CE">
              <w:rPr>
                <w:lang w:val="en-US"/>
              </w:rPr>
              <w:t>Acc</w:t>
            </w:r>
            <w:r w:rsidR="00554846" w:rsidRPr="007036CE">
              <w:rPr>
                <w:lang w:val="en-US"/>
              </w:rPr>
              <w:t>N</w:t>
            </w:r>
            <w:r w:rsidR="00B92F4D" w:rsidRPr="007036CE">
              <w:rPr>
                <w:lang w:val="en-US"/>
              </w:rPr>
              <w:t>um</w:t>
            </w:r>
          </w:p>
        </w:tc>
        <w:tc>
          <w:tcPr>
            <w:tcW w:w="500" w:type="pct"/>
          </w:tcPr>
          <w:p w14:paraId="7711F313" w14:textId="77777777" w:rsidR="006714C6" w:rsidRPr="007036CE" w:rsidRDefault="006714C6" w:rsidP="006714C6">
            <w:pPr>
              <w:pStyle w:val="GOSTTablenorm"/>
              <w:rPr>
                <w:lang w:val="en-US"/>
              </w:rPr>
            </w:pPr>
            <w:r w:rsidRPr="007036CE">
              <w:t>Строка</w:t>
            </w:r>
          </w:p>
        </w:tc>
        <w:tc>
          <w:tcPr>
            <w:tcW w:w="282" w:type="pct"/>
          </w:tcPr>
          <w:p w14:paraId="06A71864" w14:textId="77777777" w:rsidR="006714C6" w:rsidRPr="007036CE" w:rsidRDefault="006714C6" w:rsidP="006714C6">
            <w:pPr>
              <w:pStyle w:val="GOSTTablenorm"/>
            </w:pPr>
            <w:r w:rsidRPr="007036CE">
              <w:t>Нет</w:t>
            </w:r>
          </w:p>
        </w:tc>
        <w:tc>
          <w:tcPr>
            <w:tcW w:w="315" w:type="pct"/>
          </w:tcPr>
          <w:p w14:paraId="535F6ACD" w14:textId="77777777" w:rsidR="006714C6" w:rsidRPr="007036CE" w:rsidRDefault="006714C6" w:rsidP="006714C6">
            <w:pPr>
              <w:pStyle w:val="GOSTTablenorm"/>
            </w:pPr>
            <w:r w:rsidRPr="007036CE">
              <w:t>=20</w:t>
            </w:r>
          </w:p>
        </w:tc>
        <w:tc>
          <w:tcPr>
            <w:tcW w:w="2053" w:type="pct"/>
          </w:tcPr>
          <w:p w14:paraId="0E911657" w14:textId="77777777" w:rsidR="006714C6" w:rsidRPr="007036CE" w:rsidRDefault="006714C6" w:rsidP="00CC277A">
            <w:pPr>
              <w:pStyle w:val="GOSTTablenorm"/>
            </w:pPr>
            <w:r w:rsidRPr="007036CE">
              <w:t xml:space="preserve">Указывается номер казначейского счета или расчетного счета контрагента </w:t>
            </w:r>
            <w:r w:rsidR="00CC277A" w:rsidRPr="007036CE">
              <w:t>уточняемого до</w:t>
            </w:r>
            <w:r w:rsidR="00874C3B" w:rsidRPr="007036CE">
              <w:t>кумента.</w:t>
            </w:r>
          </w:p>
          <w:p w14:paraId="6F12AF3D" w14:textId="77777777" w:rsidR="00CC277A" w:rsidRPr="007036CE" w:rsidRDefault="00CC277A" w:rsidP="00CC277A">
            <w:pPr>
              <w:pStyle w:val="GOSTTablenorm"/>
            </w:pPr>
            <w:r w:rsidRPr="007036CE">
              <w:t>Заполняется при уточнении операций по МБТ</w:t>
            </w:r>
          </w:p>
        </w:tc>
      </w:tr>
      <w:tr w:rsidR="006714C6" w:rsidRPr="007036CE" w14:paraId="6E56F2D0" w14:textId="77777777" w:rsidTr="00F92E5F">
        <w:tc>
          <w:tcPr>
            <w:tcW w:w="1100" w:type="pct"/>
          </w:tcPr>
          <w:p w14:paraId="4DDD96A3" w14:textId="77777777" w:rsidR="006714C6" w:rsidRPr="007036CE" w:rsidRDefault="006714C6" w:rsidP="006714C6">
            <w:pPr>
              <w:pStyle w:val="GOSTTablenorm"/>
              <w:rPr>
                <w:b/>
              </w:rPr>
            </w:pPr>
            <w:r w:rsidRPr="007036CE">
              <w:rPr>
                <w:b/>
                <w:szCs w:val="22"/>
              </w:rPr>
              <w:t>Новые реквизиты платежного документа</w:t>
            </w:r>
          </w:p>
        </w:tc>
        <w:tc>
          <w:tcPr>
            <w:tcW w:w="750" w:type="pct"/>
          </w:tcPr>
          <w:p w14:paraId="48E8CAF9" w14:textId="77777777" w:rsidR="006714C6" w:rsidRPr="007036CE" w:rsidRDefault="006714C6" w:rsidP="006714C6">
            <w:pPr>
              <w:pStyle w:val="GOSTTablenorm"/>
              <w:rPr>
                <w:b/>
              </w:rPr>
            </w:pPr>
            <w:r w:rsidRPr="007036CE">
              <w:rPr>
                <w:b/>
              </w:rPr>
              <w:t>UFPP_N</w:t>
            </w:r>
          </w:p>
        </w:tc>
        <w:tc>
          <w:tcPr>
            <w:tcW w:w="500" w:type="pct"/>
          </w:tcPr>
          <w:p w14:paraId="25BF918B" w14:textId="77777777" w:rsidR="006714C6" w:rsidRPr="007036CE" w:rsidRDefault="006714C6" w:rsidP="006714C6">
            <w:pPr>
              <w:pStyle w:val="GOSTTablenorm"/>
            </w:pPr>
            <w:r w:rsidRPr="007036CE">
              <w:t>Массив</w:t>
            </w:r>
          </w:p>
        </w:tc>
        <w:tc>
          <w:tcPr>
            <w:tcW w:w="282" w:type="pct"/>
          </w:tcPr>
          <w:p w14:paraId="413F483B" w14:textId="77777777" w:rsidR="006714C6" w:rsidRPr="007036CE" w:rsidRDefault="006714C6" w:rsidP="006714C6">
            <w:pPr>
              <w:pStyle w:val="GOSTTablenorm"/>
            </w:pPr>
            <w:r w:rsidRPr="007036CE">
              <w:t>Да</w:t>
            </w:r>
          </w:p>
        </w:tc>
        <w:tc>
          <w:tcPr>
            <w:tcW w:w="315" w:type="pct"/>
          </w:tcPr>
          <w:p w14:paraId="33C2C4E5" w14:textId="77777777" w:rsidR="006714C6" w:rsidRPr="007036CE" w:rsidRDefault="006714C6" w:rsidP="006714C6">
            <w:pPr>
              <w:pStyle w:val="GOSTTablenorm"/>
            </w:pPr>
            <w:r w:rsidRPr="007036CE">
              <w:t>-</w:t>
            </w:r>
          </w:p>
        </w:tc>
        <w:tc>
          <w:tcPr>
            <w:tcW w:w="2053" w:type="pct"/>
          </w:tcPr>
          <w:p w14:paraId="52084747" w14:textId="77777777" w:rsidR="006714C6" w:rsidRPr="007036CE" w:rsidRDefault="006714C6" w:rsidP="006714C6">
            <w:pPr>
              <w:pStyle w:val="GOSTTablenorm"/>
            </w:pPr>
            <w:r w:rsidRPr="007036CE">
              <w:t>Одной уточняемой строке блока UFPP может соответствовать несколько уточняющих строк блока UFPP_</w:t>
            </w:r>
            <w:r w:rsidRPr="007036CE">
              <w:rPr>
                <w:lang w:val="en-US"/>
              </w:rPr>
              <w:t>N</w:t>
            </w:r>
            <w:r w:rsidRPr="007036CE">
              <w:t>. Уточняемая и относящиеся к ней уточняющие строки связаны по значению номера строки.</w:t>
            </w:r>
          </w:p>
          <w:p w14:paraId="22A35094" w14:textId="77777777" w:rsidR="006714C6" w:rsidRPr="007036CE" w:rsidRDefault="006714C6" w:rsidP="006714C6">
            <w:pPr>
              <w:pStyle w:val="GOSTTablenorm"/>
              <w:rPr>
                <w:bCs/>
              </w:rPr>
            </w:pPr>
            <w:r w:rsidRPr="007036CE">
              <w:rPr>
                <w:b/>
                <w:bCs/>
              </w:rPr>
              <w:t>Внимание!</w:t>
            </w:r>
            <w:r w:rsidRPr="007036CE">
              <w:rPr>
                <w:bCs/>
              </w:rPr>
              <w:t xml:space="preserve"> В учет передаются все уточняющие строки, присутствующие в документе. Строки, по которым формирование записей учета не требуется ввиду отсутствия влияния на состояние учетных данных (уточняются реквизиты платежа, не включенные в аналитики учета), отсекаются через условия срабатывания правил формирования записей учета</w:t>
            </w:r>
          </w:p>
        </w:tc>
      </w:tr>
      <w:tr w:rsidR="006714C6" w:rsidRPr="007036CE" w14:paraId="2779F5AD" w14:textId="77777777" w:rsidTr="00F92E5F">
        <w:tc>
          <w:tcPr>
            <w:tcW w:w="1100" w:type="pct"/>
          </w:tcPr>
          <w:p w14:paraId="18AE067B" w14:textId="77777777" w:rsidR="006714C6" w:rsidRPr="007036CE" w:rsidRDefault="006714C6" w:rsidP="006714C6">
            <w:pPr>
              <w:pStyle w:val="GOSTTablenorm"/>
            </w:pPr>
            <w:r w:rsidRPr="007036CE">
              <w:t>Идентификатор строки</w:t>
            </w:r>
          </w:p>
        </w:tc>
        <w:tc>
          <w:tcPr>
            <w:tcW w:w="750" w:type="pct"/>
          </w:tcPr>
          <w:p w14:paraId="673B6C55" w14:textId="77777777" w:rsidR="006714C6" w:rsidRPr="007036CE" w:rsidRDefault="006714C6" w:rsidP="006714C6">
            <w:pPr>
              <w:pStyle w:val="GOSTTablenorm"/>
            </w:pPr>
            <w:r w:rsidRPr="007036CE">
              <w:rPr>
                <w:b/>
              </w:rPr>
              <w:t>UFPP_N:</w:t>
            </w:r>
            <w:r w:rsidRPr="007036CE">
              <w:t>id</w:t>
            </w:r>
          </w:p>
        </w:tc>
        <w:tc>
          <w:tcPr>
            <w:tcW w:w="500" w:type="pct"/>
          </w:tcPr>
          <w:p w14:paraId="6DB7D5F0" w14:textId="77777777" w:rsidR="006714C6" w:rsidRPr="007036CE" w:rsidRDefault="006714C6" w:rsidP="006714C6">
            <w:pPr>
              <w:pStyle w:val="GOSTTablenorm"/>
            </w:pPr>
            <w:r w:rsidRPr="007036CE">
              <w:t>Число</w:t>
            </w:r>
          </w:p>
        </w:tc>
        <w:tc>
          <w:tcPr>
            <w:tcW w:w="282" w:type="pct"/>
          </w:tcPr>
          <w:p w14:paraId="409748F4" w14:textId="77777777" w:rsidR="006714C6" w:rsidRPr="007036CE" w:rsidRDefault="006714C6" w:rsidP="006714C6">
            <w:pPr>
              <w:pStyle w:val="GOSTTablenorm"/>
            </w:pPr>
            <w:r w:rsidRPr="007036CE">
              <w:t>Да</w:t>
            </w:r>
          </w:p>
        </w:tc>
        <w:tc>
          <w:tcPr>
            <w:tcW w:w="315" w:type="pct"/>
          </w:tcPr>
          <w:p w14:paraId="06D6A0B8" w14:textId="77777777" w:rsidR="006714C6" w:rsidRPr="007036CE" w:rsidRDefault="006714C6" w:rsidP="006714C6">
            <w:pPr>
              <w:pStyle w:val="GOSTTablenorm"/>
            </w:pPr>
            <w:r w:rsidRPr="007036CE">
              <w:t>&lt;=20</w:t>
            </w:r>
          </w:p>
        </w:tc>
        <w:tc>
          <w:tcPr>
            <w:tcW w:w="2053" w:type="pct"/>
          </w:tcPr>
          <w:p w14:paraId="72E071C8" w14:textId="77777777" w:rsidR="006714C6" w:rsidRPr="007036CE" w:rsidRDefault="006714C6" w:rsidP="006714C6">
            <w:pPr>
              <w:pStyle w:val="GOSTTablenorm"/>
            </w:pPr>
            <w:r w:rsidRPr="007036CE">
              <w:t>Указывается технический идентификатор строки</w:t>
            </w:r>
          </w:p>
        </w:tc>
      </w:tr>
      <w:tr w:rsidR="006714C6" w:rsidRPr="007036CE" w14:paraId="0E9C6538" w14:textId="77777777" w:rsidTr="00F92E5F">
        <w:tc>
          <w:tcPr>
            <w:tcW w:w="1100" w:type="pct"/>
          </w:tcPr>
          <w:p w14:paraId="0CD2B69B" w14:textId="77777777" w:rsidR="006714C6" w:rsidRPr="007036CE" w:rsidRDefault="006714C6" w:rsidP="006714C6">
            <w:pPr>
              <w:pStyle w:val="GOSTTablenorm"/>
            </w:pPr>
            <w:r w:rsidRPr="007036CE">
              <w:rPr>
                <w:szCs w:val="22"/>
              </w:rPr>
              <w:t>Номер строки уточняющей</w:t>
            </w:r>
          </w:p>
        </w:tc>
        <w:tc>
          <w:tcPr>
            <w:tcW w:w="750" w:type="pct"/>
          </w:tcPr>
          <w:p w14:paraId="0AB41A19" w14:textId="77777777" w:rsidR="006714C6" w:rsidRPr="007036CE" w:rsidRDefault="006714C6" w:rsidP="006714C6">
            <w:pPr>
              <w:pStyle w:val="GOSTTablenorm"/>
            </w:pPr>
            <w:r w:rsidRPr="007036CE">
              <w:rPr>
                <w:b/>
              </w:rPr>
              <w:t>UFPP_N:</w:t>
            </w:r>
            <w:r w:rsidRPr="007036CE">
              <w:t>RcrdNmNw</w:t>
            </w:r>
          </w:p>
        </w:tc>
        <w:tc>
          <w:tcPr>
            <w:tcW w:w="500" w:type="pct"/>
          </w:tcPr>
          <w:p w14:paraId="3A59F6FE" w14:textId="77777777" w:rsidR="006714C6" w:rsidRPr="007036CE" w:rsidRDefault="006714C6" w:rsidP="006714C6">
            <w:pPr>
              <w:pStyle w:val="GOSTTablenorm"/>
            </w:pPr>
            <w:r w:rsidRPr="007036CE">
              <w:t>Число</w:t>
            </w:r>
          </w:p>
        </w:tc>
        <w:tc>
          <w:tcPr>
            <w:tcW w:w="282" w:type="pct"/>
          </w:tcPr>
          <w:p w14:paraId="286533CF" w14:textId="77777777" w:rsidR="006714C6" w:rsidRPr="007036CE" w:rsidRDefault="006714C6" w:rsidP="006714C6">
            <w:pPr>
              <w:pStyle w:val="GOSTTablenorm"/>
            </w:pPr>
            <w:r w:rsidRPr="007036CE">
              <w:t>Да</w:t>
            </w:r>
          </w:p>
        </w:tc>
        <w:tc>
          <w:tcPr>
            <w:tcW w:w="315" w:type="pct"/>
          </w:tcPr>
          <w:p w14:paraId="4D815541" w14:textId="77777777" w:rsidR="006714C6" w:rsidRPr="007036CE" w:rsidRDefault="006714C6" w:rsidP="006714C6">
            <w:pPr>
              <w:pStyle w:val="GOSTTablenorm"/>
            </w:pPr>
            <w:r w:rsidRPr="007036CE">
              <w:t>&lt;=7</w:t>
            </w:r>
          </w:p>
        </w:tc>
        <w:tc>
          <w:tcPr>
            <w:tcW w:w="2053" w:type="pct"/>
          </w:tcPr>
          <w:p w14:paraId="75B07C45" w14:textId="77777777" w:rsidR="006714C6" w:rsidRPr="007036CE" w:rsidRDefault="006714C6" w:rsidP="006714C6">
            <w:pPr>
              <w:pStyle w:val="GOSTTablenorm"/>
            </w:pPr>
            <w:r w:rsidRPr="007036CE">
              <w:t>Указывается порядковый номер строки</w:t>
            </w:r>
          </w:p>
        </w:tc>
      </w:tr>
      <w:tr w:rsidR="006714C6" w:rsidRPr="007036CE" w14:paraId="1992ED39" w14:textId="77777777" w:rsidTr="00F92E5F">
        <w:tc>
          <w:tcPr>
            <w:tcW w:w="1100" w:type="pct"/>
          </w:tcPr>
          <w:p w14:paraId="20E3DC74" w14:textId="77777777" w:rsidR="006714C6" w:rsidRPr="007036CE" w:rsidRDefault="006714C6" w:rsidP="006714C6">
            <w:pPr>
              <w:pStyle w:val="GOSTTablenorm"/>
            </w:pPr>
            <w:r w:rsidRPr="007036CE">
              <w:rPr>
                <w:szCs w:val="22"/>
                <w:lang w:val="en-US"/>
              </w:rPr>
              <w:t>Номер лицевого счета уточненный</w:t>
            </w:r>
          </w:p>
        </w:tc>
        <w:tc>
          <w:tcPr>
            <w:tcW w:w="750" w:type="pct"/>
          </w:tcPr>
          <w:p w14:paraId="608D1013" w14:textId="77777777" w:rsidR="006714C6" w:rsidRPr="007036CE" w:rsidRDefault="006714C6" w:rsidP="006714C6">
            <w:pPr>
              <w:pStyle w:val="GOSTTablenorm"/>
              <w:rPr>
                <w:lang w:val="en-US"/>
              </w:rPr>
            </w:pPr>
            <w:r w:rsidRPr="007036CE">
              <w:rPr>
                <w:b/>
                <w:lang w:val="en-US"/>
              </w:rPr>
              <w:t>UFPP_N:</w:t>
            </w:r>
            <w:r w:rsidRPr="007036CE">
              <w:rPr>
                <w:lang w:val="en-US"/>
              </w:rPr>
              <w:t>REC_ACCOUNTNUM_TECH</w:t>
            </w:r>
          </w:p>
        </w:tc>
        <w:tc>
          <w:tcPr>
            <w:tcW w:w="500" w:type="pct"/>
          </w:tcPr>
          <w:p w14:paraId="1EAEA31D" w14:textId="77777777" w:rsidR="006714C6" w:rsidRPr="007036CE" w:rsidRDefault="006714C6" w:rsidP="006714C6">
            <w:pPr>
              <w:pStyle w:val="GOSTTablenorm"/>
            </w:pPr>
            <w:r w:rsidRPr="007036CE">
              <w:t>Строка</w:t>
            </w:r>
          </w:p>
        </w:tc>
        <w:tc>
          <w:tcPr>
            <w:tcW w:w="282" w:type="pct"/>
          </w:tcPr>
          <w:p w14:paraId="2CB44CD4" w14:textId="77777777" w:rsidR="006714C6" w:rsidRPr="007036CE" w:rsidRDefault="006714C6" w:rsidP="006714C6">
            <w:pPr>
              <w:pStyle w:val="GOSTTablenorm"/>
            </w:pPr>
            <w:r w:rsidRPr="007036CE">
              <w:t>Да</w:t>
            </w:r>
          </w:p>
        </w:tc>
        <w:tc>
          <w:tcPr>
            <w:tcW w:w="315" w:type="pct"/>
          </w:tcPr>
          <w:p w14:paraId="1BF42AD3" w14:textId="77777777" w:rsidR="006714C6" w:rsidRPr="007036CE" w:rsidRDefault="006714C6" w:rsidP="006714C6">
            <w:pPr>
              <w:pStyle w:val="GOSTTablenorm"/>
            </w:pPr>
            <w:r w:rsidRPr="007036CE">
              <w:rPr>
                <w:lang w:val="en-US"/>
              </w:rPr>
              <w:t>=</w:t>
            </w:r>
            <w:r w:rsidRPr="007036CE">
              <w:t>11</w:t>
            </w:r>
          </w:p>
        </w:tc>
        <w:tc>
          <w:tcPr>
            <w:tcW w:w="2053" w:type="pct"/>
          </w:tcPr>
          <w:p w14:paraId="011B90E9" w14:textId="77777777" w:rsidR="006714C6" w:rsidRPr="007036CE" w:rsidRDefault="006714C6" w:rsidP="006714C6">
            <w:pPr>
              <w:pStyle w:val="GOSTTablenorm"/>
            </w:pPr>
            <w:r w:rsidRPr="007036CE">
              <w:t>Указывается номер лицевого счета, на котором отражается уточненная операция</w:t>
            </w:r>
          </w:p>
        </w:tc>
      </w:tr>
      <w:tr w:rsidR="006714C6" w:rsidRPr="007036CE" w14:paraId="7734722F" w14:textId="77777777" w:rsidTr="00F92E5F">
        <w:tc>
          <w:tcPr>
            <w:tcW w:w="1100" w:type="pct"/>
          </w:tcPr>
          <w:p w14:paraId="34A36E7D" w14:textId="77777777" w:rsidR="006714C6" w:rsidRPr="007036CE" w:rsidRDefault="006714C6" w:rsidP="006714C6">
            <w:pPr>
              <w:pStyle w:val="GOSTTablenorm"/>
            </w:pPr>
            <w:r w:rsidRPr="007036CE">
              <w:rPr>
                <w:szCs w:val="22"/>
              </w:rPr>
              <w:t>КБК уточненный</w:t>
            </w:r>
          </w:p>
        </w:tc>
        <w:tc>
          <w:tcPr>
            <w:tcW w:w="750" w:type="pct"/>
          </w:tcPr>
          <w:p w14:paraId="7CD27B06" w14:textId="77777777" w:rsidR="006714C6" w:rsidRPr="007036CE" w:rsidRDefault="006714C6" w:rsidP="006714C6">
            <w:pPr>
              <w:pStyle w:val="GOSTTablenorm"/>
              <w:rPr>
                <w:lang w:val="en-US"/>
              </w:rPr>
            </w:pPr>
            <w:r w:rsidRPr="007036CE">
              <w:rPr>
                <w:b/>
                <w:lang w:val="en-US"/>
              </w:rPr>
              <w:t>UFPP_N:</w:t>
            </w:r>
            <w:r w:rsidRPr="007036CE">
              <w:rPr>
                <w:lang w:val="en-US"/>
              </w:rPr>
              <w:t>MSC_KBKN</w:t>
            </w:r>
            <w:r w:rsidRPr="007036CE">
              <w:rPr>
                <w:lang w:val="en-US"/>
              </w:rPr>
              <w:lastRenderedPageBreak/>
              <w:t>w_KBK</w:t>
            </w:r>
          </w:p>
        </w:tc>
        <w:tc>
          <w:tcPr>
            <w:tcW w:w="500" w:type="pct"/>
          </w:tcPr>
          <w:p w14:paraId="31C693EC" w14:textId="77777777" w:rsidR="006714C6" w:rsidRPr="007036CE" w:rsidRDefault="006714C6" w:rsidP="006714C6">
            <w:pPr>
              <w:pStyle w:val="GOSTTablenorm"/>
            </w:pPr>
            <w:r w:rsidRPr="007036CE">
              <w:lastRenderedPageBreak/>
              <w:t>Строка</w:t>
            </w:r>
          </w:p>
        </w:tc>
        <w:tc>
          <w:tcPr>
            <w:tcW w:w="282" w:type="pct"/>
          </w:tcPr>
          <w:p w14:paraId="2A2594D6" w14:textId="77777777" w:rsidR="006714C6" w:rsidRPr="007036CE" w:rsidRDefault="006714C6" w:rsidP="006714C6">
            <w:pPr>
              <w:pStyle w:val="GOSTTablenorm"/>
            </w:pPr>
            <w:r w:rsidRPr="007036CE">
              <w:t>Да</w:t>
            </w:r>
          </w:p>
        </w:tc>
        <w:tc>
          <w:tcPr>
            <w:tcW w:w="315" w:type="pct"/>
          </w:tcPr>
          <w:p w14:paraId="7ECB8FE2" w14:textId="77777777" w:rsidR="006714C6" w:rsidRPr="007036CE" w:rsidRDefault="006714C6" w:rsidP="006714C6">
            <w:pPr>
              <w:pStyle w:val="GOSTTablenorm"/>
            </w:pPr>
            <w:r w:rsidRPr="007036CE">
              <w:rPr>
                <w:lang w:val="en-US"/>
              </w:rPr>
              <w:t>=20</w:t>
            </w:r>
          </w:p>
        </w:tc>
        <w:tc>
          <w:tcPr>
            <w:tcW w:w="2053" w:type="pct"/>
          </w:tcPr>
          <w:p w14:paraId="625BCF81" w14:textId="77777777" w:rsidR="006714C6" w:rsidRPr="007036CE" w:rsidRDefault="006714C6" w:rsidP="006714C6">
            <w:pPr>
              <w:pStyle w:val="GOSTTablenorm"/>
            </w:pPr>
            <w:r w:rsidRPr="007036CE">
              <w:t xml:space="preserve">Указывается код по бюджетной классификации для отражения </w:t>
            </w:r>
            <w:r w:rsidRPr="007036CE">
              <w:lastRenderedPageBreak/>
              <w:t>операции на ЛС уточненном</w:t>
            </w:r>
          </w:p>
        </w:tc>
      </w:tr>
      <w:tr w:rsidR="006714C6" w:rsidRPr="007036CE" w14:paraId="5C76547D" w14:textId="77777777" w:rsidTr="00F92E5F">
        <w:tc>
          <w:tcPr>
            <w:tcW w:w="1100" w:type="pct"/>
          </w:tcPr>
          <w:p w14:paraId="320D6B9D" w14:textId="77777777" w:rsidR="006714C6" w:rsidRPr="007036CE" w:rsidRDefault="006714C6" w:rsidP="006714C6">
            <w:pPr>
              <w:pStyle w:val="GOSTTablenorm"/>
              <w:rPr>
                <w:szCs w:val="22"/>
              </w:rPr>
            </w:pPr>
            <w:r w:rsidRPr="007036CE">
              <w:rPr>
                <w:szCs w:val="22"/>
              </w:rPr>
              <w:lastRenderedPageBreak/>
              <w:t>Тип КБК уточненный</w:t>
            </w:r>
          </w:p>
        </w:tc>
        <w:tc>
          <w:tcPr>
            <w:tcW w:w="750" w:type="pct"/>
          </w:tcPr>
          <w:p w14:paraId="47E6274C" w14:textId="77777777" w:rsidR="006714C6" w:rsidRPr="007036CE" w:rsidRDefault="006714C6" w:rsidP="006714C6">
            <w:pPr>
              <w:pStyle w:val="GOSTTablenorm"/>
              <w:rPr>
                <w:lang w:val="en-US"/>
              </w:rPr>
            </w:pPr>
            <w:r w:rsidRPr="007036CE">
              <w:rPr>
                <w:b/>
                <w:lang w:val="en-US"/>
              </w:rPr>
              <w:t>UFPP_N:</w:t>
            </w:r>
            <w:r w:rsidRPr="007036CE">
              <w:rPr>
                <w:lang w:val="en-US"/>
              </w:rPr>
              <w:t>MSC_KBKNw_BKTp</w:t>
            </w:r>
          </w:p>
        </w:tc>
        <w:tc>
          <w:tcPr>
            <w:tcW w:w="500" w:type="pct"/>
          </w:tcPr>
          <w:p w14:paraId="637E7077" w14:textId="77777777" w:rsidR="006714C6" w:rsidRPr="007036CE" w:rsidRDefault="006714C6" w:rsidP="006714C6">
            <w:pPr>
              <w:pStyle w:val="GOSTTablenorm"/>
            </w:pPr>
            <w:r w:rsidRPr="007036CE">
              <w:t>Строка</w:t>
            </w:r>
          </w:p>
        </w:tc>
        <w:tc>
          <w:tcPr>
            <w:tcW w:w="282" w:type="pct"/>
          </w:tcPr>
          <w:p w14:paraId="04AD679E" w14:textId="77777777" w:rsidR="006714C6" w:rsidRPr="007036CE" w:rsidRDefault="006714C6" w:rsidP="006714C6">
            <w:pPr>
              <w:pStyle w:val="GOSTTablenorm"/>
            </w:pPr>
            <w:r w:rsidRPr="007036CE">
              <w:t>Да</w:t>
            </w:r>
          </w:p>
        </w:tc>
        <w:tc>
          <w:tcPr>
            <w:tcW w:w="315" w:type="pct"/>
          </w:tcPr>
          <w:p w14:paraId="0B6CB879" w14:textId="77777777" w:rsidR="006714C6" w:rsidRPr="007036CE" w:rsidRDefault="006714C6" w:rsidP="006714C6">
            <w:pPr>
              <w:pStyle w:val="GOSTTablenorm"/>
              <w:rPr>
                <w:lang w:val="en-US"/>
              </w:rPr>
            </w:pPr>
            <w:r w:rsidRPr="007036CE">
              <w:t>=2</w:t>
            </w:r>
          </w:p>
        </w:tc>
        <w:tc>
          <w:tcPr>
            <w:tcW w:w="2053" w:type="pct"/>
          </w:tcPr>
          <w:p w14:paraId="64EDA38A" w14:textId="77777777" w:rsidR="006714C6" w:rsidRPr="007036CE" w:rsidRDefault="006714C6" w:rsidP="006714C6">
            <w:pPr>
              <w:pStyle w:val="GOSTTablenorm"/>
            </w:pPr>
            <w:r w:rsidRPr="007036CE">
              <w:t>Указывается тип кода по бюджетной классификации для отражения операции на ЛС уточненном.</w:t>
            </w:r>
          </w:p>
          <w:p w14:paraId="0BA7DE12" w14:textId="77777777" w:rsidR="006714C6" w:rsidRPr="007036CE" w:rsidRDefault="006714C6" w:rsidP="006714C6">
            <w:pPr>
              <w:pStyle w:val="GOSTTablenorm"/>
            </w:pPr>
            <w:r w:rsidRPr="007036CE">
              <w:t>Возможные значения:</w:t>
            </w:r>
          </w:p>
          <w:p w14:paraId="41FF1275" w14:textId="5A4E1237" w:rsidR="006714C6" w:rsidRPr="007036CE" w:rsidRDefault="006714C6" w:rsidP="006714C6">
            <w:pPr>
              <w:pStyle w:val="GOSTTableListMark1"/>
            </w:pPr>
            <w:r w:rsidRPr="007036CE">
              <w:t xml:space="preserve">«10» </w:t>
            </w:r>
            <w:r w:rsidR="00FB1651" w:rsidRPr="007036CE">
              <w:t>–</w:t>
            </w:r>
            <w:r w:rsidRPr="007036CE">
              <w:t xml:space="preserve"> Расходы;</w:t>
            </w:r>
          </w:p>
          <w:p w14:paraId="7173FC00" w14:textId="0FEC17E4" w:rsidR="006714C6" w:rsidRPr="007036CE" w:rsidRDefault="006714C6" w:rsidP="006714C6">
            <w:pPr>
              <w:pStyle w:val="GOSTTableListMark1"/>
            </w:pPr>
            <w:r w:rsidRPr="007036CE">
              <w:t xml:space="preserve">«11» </w:t>
            </w:r>
            <w:r w:rsidR="00FB1651" w:rsidRPr="007036CE">
              <w:t>–</w:t>
            </w:r>
            <w:r w:rsidR="00547318" w:rsidRPr="007036CE">
              <w:t xml:space="preserve"> </w:t>
            </w:r>
            <w:r w:rsidRPr="007036CE">
              <w:t>Лимитируемые расходы;</w:t>
            </w:r>
          </w:p>
          <w:p w14:paraId="0997829D" w14:textId="65C58CE0" w:rsidR="006714C6" w:rsidRPr="007036CE" w:rsidRDefault="006714C6" w:rsidP="006714C6">
            <w:pPr>
              <w:pStyle w:val="GOSTTableListMark1"/>
            </w:pPr>
            <w:r w:rsidRPr="007036CE">
              <w:t xml:space="preserve">«12» </w:t>
            </w:r>
            <w:r w:rsidR="00FB1651" w:rsidRPr="007036CE">
              <w:t>–</w:t>
            </w:r>
            <w:r w:rsidRPr="007036CE">
              <w:t xml:space="preserve"> Нелимитруемые расходы;</w:t>
            </w:r>
          </w:p>
          <w:p w14:paraId="147A8932" w14:textId="150586BD" w:rsidR="006714C6" w:rsidRPr="007036CE" w:rsidRDefault="006714C6" w:rsidP="006714C6">
            <w:pPr>
              <w:pStyle w:val="GOSTTableListMark1"/>
            </w:pPr>
            <w:r w:rsidRPr="007036CE">
              <w:t xml:space="preserve">«22» </w:t>
            </w:r>
            <w:r w:rsidR="00FB1651" w:rsidRPr="007036CE">
              <w:t>–</w:t>
            </w:r>
            <w:r w:rsidRPr="007036CE">
              <w:t xml:space="preserve"> средства дополнительного бюджетного финансирования;</w:t>
            </w:r>
          </w:p>
          <w:p w14:paraId="3BEDF391" w14:textId="1831226E" w:rsidR="006714C6" w:rsidRPr="007036CE" w:rsidRDefault="00FB1651" w:rsidP="006714C6">
            <w:pPr>
              <w:pStyle w:val="GOSTTableListMark1"/>
            </w:pPr>
            <w:r>
              <w:t xml:space="preserve">«30» </w:t>
            </w:r>
            <w:r w:rsidRPr="007036CE">
              <w:t>–</w:t>
            </w:r>
            <w:r w:rsidR="006714C6" w:rsidRPr="007036CE">
              <w:t xml:space="preserve"> Источники;</w:t>
            </w:r>
          </w:p>
          <w:p w14:paraId="32A5E88E" w14:textId="6BEF4467" w:rsidR="006714C6" w:rsidRPr="007036CE" w:rsidRDefault="006714C6" w:rsidP="006714C6">
            <w:pPr>
              <w:pStyle w:val="GOSTTableListMark1"/>
            </w:pPr>
            <w:r w:rsidRPr="007036CE">
              <w:t xml:space="preserve">«31» </w:t>
            </w:r>
            <w:r w:rsidR="00FB1651" w:rsidRPr="007036CE">
              <w:t>–</w:t>
            </w:r>
            <w:r w:rsidRPr="007036CE">
              <w:t xml:space="preserve"> Внутренние источники;</w:t>
            </w:r>
          </w:p>
          <w:p w14:paraId="21D75220" w14:textId="48493308" w:rsidR="006714C6" w:rsidRPr="007036CE" w:rsidRDefault="006714C6" w:rsidP="00FB1651">
            <w:pPr>
              <w:pStyle w:val="GOSTTableListMark1"/>
              <w:rPr>
                <w:bCs/>
                <w:szCs w:val="22"/>
              </w:rPr>
            </w:pPr>
            <w:r w:rsidRPr="007036CE">
              <w:t xml:space="preserve">«32» </w:t>
            </w:r>
            <w:r w:rsidR="00FB1651" w:rsidRPr="007036CE">
              <w:t>–</w:t>
            </w:r>
            <w:r w:rsidRPr="007036CE">
              <w:t xml:space="preserve"> Внешние источники</w:t>
            </w:r>
          </w:p>
        </w:tc>
      </w:tr>
      <w:tr w:rsidR="006714C6" w:rsidRPr="007036CE" w14:paraId="0E289A5D" w14:textId="77777777" w:rsidTr="00F92E5F">
        <w:tc>
          <w:tcPr>
            <w:tcW w:w="1100" w:type="pct"/>
          </w:tcPr>
          <w:p w14:paraId="42942876" w14:textId="77777777" w:rsidR="006714C6" w:rsidRPr="007036CE" w:rsidRDefault="006714C6" w:rsidP="006714C6">
            <w:pPr>
              <w:pStyle w:val="GOSTTablenorm"/>
              <w:rPr>
                <w:szCs w:val="22"/>
              </w:rPr>
            </w:pPr>
            <w:r w:rsidRPr="007036CE">
              <w:rPr>
                <w:szCs w:val="22"/>
              </w:rPr>
              <w:t>Вид КБК уточненный</w:t>
            </w:r>
          </w:p>
        </w:tc>
        <w:tc>
          <w:tcPr>
            <w:tcW w:w="750" w:type="pct"/>
          </w:tcPr>
          <w:p w14:paraId="48E103AB" w14:textId="77777777" w:rsidR="006714C6" w:rsidRPr="007036CE" w:rsidRDefault="006714C6" w:rsidP="006714C6">
            <w:pPr>
              <w:pStyle w:val="GOSTTablenorm"/>
            </w:pPr>
            <w:r w:rsidRPr="007036CE">
              <w:rPr>
                <w:b/>
              </w:rPr>
              <w:t>UFPP_N:</w:t>
            </w:r>
            <w:r w:rsidRPr="007036CE">
              <w:t>TypeKBK</w:t>
            </w:r>
          </w:p>
        </w:tc>
        <w:tc>
          <w:tcPr>
            <w:tcW w:w="500" w:type="pct"/>
          </w:tcPr>
          <w:p w14:paraId="7B5697ED" w14:textId="77777777" w:rsidR="006714C6" w:rsidRPr="007036CE" w:rsidRDefault="006714C6" w:rsidP="006714C6">
            <w:pPr>
              <w:pStyle w:val="GOSTTablenorm"/>
            </w:pPr>
            <w:r w:rsidRPr="007036CE">
              <w:t>Число</w:t>
            </w:r>
          </w:p>
        </w:tc>
        <w:tc>
          <w:tcPr>
            <w:tcW w:w="282" w:type="pct"/>
          </w:tcPr>
          <w:p w14:paraId="440F5303" w14:textId="77777777" w:rsidR="006714C6" w:rsidRPr="007036CE" w:rsidDel="006423B4" w:rsidRDefault="006714C6" w:rsidP="006714C6">
            <w:pPr>
              <w:pStyle w:val="GOSTTablenorm"/>
            </w:pPr>
            <w:r w:rsidRPr="007036CE">
              <w:t>Нет</w:t>
            </w:r>
          </w:p>
        </w:tc>
        <w:tc>
          <w:tcPr>
            <w:tcW w:w="315" w:type="pct"/>
          </w:tcPr>
          <w:p w14:paraId="1AF073EE" w14:textId="77777777" w:rsidR="006714C6" w:rsidRPr="007036CE" w:rsidRDefault="006714C6" w:rsidP="006714C6">
            <w:pPr>
              <w:pStyle w:val="GOSTTablenorm"/>
            </w:pPr>
            <w:r w:rsidRPr="007036CE">
              <w:t>=1</w:t>
            </w:r>
          </w:p>
        </w:tc>
        <w:tc>
          <w:tcPr>
            <w:tcW w:w="2053" w:type="pct"/>
          </w:tcPr>
          <w:p w14:paraId="159C4323" w14:textId="77777777" w:rsidR="006714C6" w:rsidRPr="007036CE" w:rsidRDefault="006714C6" w:rsidP="006714C6">
            <w:pPr>
              <w:pStyle w:val="GOSTTablenorm"/>
            </w:pPr>
            <w:r w:rsidRPr="007036CE">
              <w:t>Указывается вид КБК для отражения операции на ЛС уточненном.</w:t>
            </w:r>
          </w:p>
          <w:p w14:paraId="26C848BE" w14:textId="77777777" w:rsidR="006714C6" w:rsidRPr="007036CE" w:rsidRDefault="006714C6" w:rsidP="006714C6">
            <w:pPr>
              <w:pStyle w:val="GOSTTablenorm"/>
            </w:pPr>
            <w:r w:rsidRPr="007036CE">
              <w:t>Возможные значения:</w:t>
            </w:r>
          </w:p>
          <w:p w14:paraId="6C9B6F3F" w14:textId="5BBC141F" w:rsidR="006714C6" w:rsidRPr="007036CE" w:rsidRDefault="006714C6" w:rsidP="006714C6">
            <w:pPr>
              <w:pStyle w:val="GOSTTableListMark1"/>
            </w:pPr>
            <w:r w:rsidRPr="007036CE">
              <w:t xml:space="preserve">«4» </w:t>
            </w:r>
            <w:r w:rsidR="00FB1651" w:rsidRPr="007036CE">
              <w:t>–</w:t>
            </w:r>
            <w:r w:rsidRPr="007036CE">
              <w:t xml:space="preserve"> Поступления по источникам;</w:t>
            </w:r>
          </w:p>
          <w:p w14:paraId="2207B601" w14:textId="586D5A54" w:rsidR="006714C6" w:rsidRPr="007036CE" w:rsidRDefault="006714C6" w:rsidP="006714C6">
            <w:pPr>
              <w:pStyle w:val="GOSTTableListMark1"/>
            </w:pPr>
            <w:r w:rsidRPr="007036CE">
              <w:t xml:space="preserve">«5» </w:t>
            </w:r>
            <w:r w:rsidR="00FB1651" w:rsidRPr="007036CE">
              <w:t>–</w:t>
            </w:r>
            <w:r w:rsidRPr="007036CE">
              <w:t xml:space="preserve"> Выплаты по источникам.</w:t>
            </w:r>
          </w:p>
          <w:p w14:paraId="1CDE106B" w14:textId="77777777" w:rsidR="006714C6" w:rsidRPr="007036CE" w:rsidRDefault="006714C6" w:rsidP="006714C6">
            <w:pPr>
              <w:pStyle w:val="GOSTTablenorm"/>
            </w:pPr>
            <w:r w:rsidRPr="007036CE">
              <w:t>Обязателен для заполнения, если в параметре «Номер лицевого счета уточненный» (</w:t>
            </w:r>
            <w:r w:rsidRPr="007036CE">
              <w:rPr>
                <w:b/>
                <w:lang w:val="en-US"/>
              </w:rPr>
              <w:t>UFPP</w:t>
            </w:r>
            <w:r w:rsidRPr="007036CE">
              <w:rPr>
                <w:b/>
              </w:rPr>
              <w:t>_</w:t>
            </w:r>
            <w:r w:rsidRPr="007036CE">
              <w:rPr>
                <w:b/>
                <w:lang w:val="en-US"/>
              </w:rPr>
              <w:t>N</w:t>
            </w:r>
            <w:r w:rsidRPr="007036CE">
              <w:rPr>
                <w:b/>
              </w:rPr>
              <w:t>:</w:t>
            </w:r>
            <w:r w:rsidRPr="007036CE">
              <w:rPr>
                <w:lang w:val="en-US"/>
              </w:rPr>
              <w:t>REC</w:t>
            </w:r>
            <w:r w:rsidRPr="007036CE">
              <w:t>_</w:t>
            </w:r>
            <w:r w:rsidRPr="007036CE">
              <w:rPr>
                <w:lang w:val="en-US"/>
              </w:rPr>
              <w:t>ACCOUNTNUM</w:t>
            </w:r>
            <w:r w:rsidRPr="007036CE">
              <w:t>_</w:t>
            </w:r>
            <w:r w:rsidRPr="007036CE">
              <w:rPr>
                <w:lang w:val="en-US"/>
              </w:rPr>
              <w:t>TECH</w:t>
            </w:r>
            <w:r w:rsidRPr="007036CE">
              <w:t>) указан л/с с кодом 08, 09</w:t>
            </w:r>
          </w:p>
        </w:tc>
      </w:tr>
      <w:tr w:rsidR="006714C6" w:rsidRPr="007036CE" w14:paraId="48867854" w14:textId="77777777" w:rsidTr="00F92E5F">
        <w:tc>
          <w:tcPr>
            <w:tcW w:w="1100" w:type="pct"/>
          </w:tcPr>
          <w:p w14:paraId="46B68BD2" w14:textId="77777777" w:rsidR="006714C6" w:rsidRPr="007036CE" w:rsidRDefault="006714C6" w:rsidP="006714C6">
            <w:pPr>
              <w:pStyle w:val="GOSTTablenorm"/>
            </w:pPr>
            <w:r w:rsidRPr="007036CE">
              <w:rPr>
                <w:szCs w:val="22"/>
              </w:rPr>
              <w:t>Код цели (аналитический код) уточненный</w:t>
            </w:r>
          </w:p>
        </w:tc>
        <w:tc>
          <w:tcPr>
            <w:tcW w:w="750" w:type="pct"/>
          </w:tcPr>
          <w:p w14:paraId="641ECD4E" w14:textId="77777777" w:rsidR="006714C6" w:rsidRPr="007036CE" w:rsidRDefault="006714C6" w:rsidP="006714C6">
            <w:pPr>
              <w:pStyle w:val="GOSTTablenorm"/>
              <w:rPr>
                <w:lang w:val="en-US"/>
              </w:rPr>
            </w:pPr>
            <w:r w:rsidRPr="007036CE">
              <w:rPr>
                <w:b/>
                <w:lang w:val="en-US"/>
              </w:rPr>
              <w:t>UFPP_N:</w:t>
            </w:r>
            <w:r w:rsidRPr="007036CE">
              <w:rPr>
                <w:lang w:val="en-US"/>
              </w:rPr>
              <w:t>MSC_KBKNw_TrgtCd</w:t>
            </w:r>
          </w:p>
        </w:tc>
        <w:tc>
          <w:tcPr>
            <w:tcW w:w="500" w:type="pct"/>
          </w:tcPr>
          <w:p w14:paraId="0CB71742" w14:textId="77777777" w:rsidR="006714C6" w:rsidRPr="007036CE" w:rsidRDefault="006714C6" w:rsidP="006714C6">
            <w:pPr>
              <w:pStyle w:val="GOSTTablenorm"/>
            </w:pPr>
            <w:r w:rsidRPr="007036CE">
              <w:t>Строка</w:t>
            </w:r>
          </w:p>
        </w:tc>
        <w:tc>
          <w:tcPr>
            <w:tcW w:w="282" w:type="pct"/>
          </w:tcPr>
          <w:p w14:paraId="6704045C" w14:textId="77777777" w:rsidR="006714C6" w:rsidRPr="007036CE" w:rsidRDefault="006714C6" w:rsidP="006714C6">
            <w:pPr>
              <w:pStyle w:val="GOSTTablenorm"/>
            </w:pPr>
            <w:r w:rsidRPr="007036CE">
              <w:t>Нет</w:t>
            </w:r>
          </w:p>
        </w:tc>
        <w:tc>
          <w:tcPr>
            <w:tcW w:w="315" w:type="pct"/>
          </w:tcPr>
          <w:p w14:paraId="20281EE8" w14:textId="77777777" w:rsidR="006714C6" w:rsidRPr="007036CE" w:rsidRDefault="006714C6" w:rsidP="006714C6">
            <w:pPr>
              <w:pStyle w:val="GOSTTablenorm"/>
            </w:pPr>
            <w:r w:rsidRPr="007036CE">
              <w:t>&lt;=25</w:t>
            </w:r>
          </w:p>
        </w:tc>
        <w:tc>
          <w:tcPr>
            <w:tcW w:w="2053" w:type="pct"/>
          </w:tcPr>
          <w:p w14:paraId="3E3669D2" w14:textId="77777777" w:rsidR="006714C6" w:rsidRPr="007036CE" w:rsidRDefault="006714C6" w:rsidP="006714C6">
            <w:pPr>
              <w:pStyle w:val="GOSTTablenorm"/>
            </w:pPr>
            <w:r w:rsidRPr="007036CE">
              <w:t>Указывается код цели (аналитический код) для отражения операции на ЛС уточненном (при наличии)</w:t>
            </w:r>
          </w:p>
        </w:tc>
      </w:tr>
      <w:tr w:rsidR="006714C6" w:rsidRPr="007036CE" w14:paraId="5635F0E2" w14:textId="77777777" w:rsidTr="00F92E5F">
        <w:tc>
          <w:tcPr>
            <w:tcW w:w="1100" w:type="pct"/>
          </w:tcPr>
          <w:p w14:paraId="69C2FC97" w14:textId="77777777" w:rsidR="006714C6" w:rsidRPr="007036CE" w:rsidRDefault="006714C6" w:rsidP="006714C6">
            <w:pPr>
              <w:pStyle w:val="GOSTTablenorm"/>
              <w:rPr>
                <w:szCs w:val="22"/>
              </w:rPr>
            </w:pPr>
            <w:r w:rsidRPr="007036CE">
              <w:rPr>
                <w:szCs w:val="22"/>
              </w:rPr>
              <w:t>ОКС (КМИ) уточненный</w:t>
            </w:r>
          </w:p>
        </w:tc>
        <w:tc>
          <w:tcPr>
            <w:tcW w:w="750" w:type="pct"/>
          </w:tcPr>
          <w:p w14:paraId="78611108" w14:textId="77777777" w:rsidR="006714C6" w:rsidRPr="007036CE" w:rsidRDefault="006714C6" w:rsidP="006714C6">
            <w:pPr>
              <w:pStyle w:val="GOSTTablenorm"/>
            </w:pPr>
            <w:r w:rsidRPr="007036CE">
              <w:rPr>
                <w:b/>
              </w:rPr>
              <w:t>UFPP_N:</w:t>
            </w:r>
            <w:r w:rsidRPr="007036CE">
              <w:t>FAIPObjCd</w:t>
            </w:r>
          </w:p>
        </w:tc>
        <w:tc>
          <w:tcPr>
            <w:tcW w:w="500" w:type="pct"/>
          </w:tcPr>
          <w:p w14:paraId="3ED75A7D" w14:textId="77777777" w:rsidR="006714C6" w:rsidRPr="007036CE" w:rsidRDefault="006714C6" w:rsidP="006714C6">
            <w:pPr>
              <w:pStyle w:val="GOSTTablenorm"/>
            </w:pPr>
            <w:r w:rsidRPr="007036CE">
              <w:t>Строка</w:t>
            </w:r>
          </w:p>
        </w:tc>
        <w:tc>
          <w:tcPr>
            <w:tcW w:w="282" w:type="pct"/>
          </w:tcPr>
          <w:p w14:paraId="66B74D8B" w14:textId="77777777" w:rsidR="006714C6" w:rsidRPr="007036CE" w:rsidRDefault="006714C6" w:rsidP="006714C6">
            <w:pPr>
              <w:pStyle w:val="GOSTTablenorm"/>
            </w:pPr>
            <w:r w:rsidRPr="007036CE">
              <w:t>Нет</w:t>
            </w:r>
          </w:p>
        </w:tc>
        <w:tc>
          <w:tcPr>
            <w:tcW w:w="315" w:type="pct"/>
          </w:tcPr>
          <w:p w14:paraId="2126A910" w14:textId="77777777" w:rsidR="006714C6" w:rsidRPr="007036CE" w:rsidRDefault="006714C6" w:rsidP="006714C6">
            <w:pPr>
              <w:pStyle w:val="GOSTTablenorm"/>
            </w:pPr>
            <w:r w:rsidRPr="007036CE">
              <w:t>&lt;=24</w:t>
            </w:r>
          </w:p>
        </w:tc>
        <w:tc>
          <w:tcPr>
            <w:tcW w:w="2053" w:type="pct"/>
          </w:tcPr>
          <w:p w14:paraId="63307CF0" w14:textId="77777777" w:rsidR="006714C6" w:rsidRPr="007036CE" w:rsidRDefault="006714C6" w:rsidP="006714C6">
            <w:pPr>
              <w:pStyle w:val="GOSTTablenorm"/>
            </w:pPr>
            <w:r w:rsidRPr="007036CE">
              <w:t>Указывается код ОКС (КМИ) для отражения операции на ЛС уточненном (при наличии)</w:t>
            </w:r>
          </w:p>
        </w:tc>
      </w:tr>
      <w:tr w:rsidR="006714C6" w:rsidRPr="007036CE" w14:paraId="71D8778A" w14:textId="77777777" w:rsidTr="00F92E5F">
        <w:tc>
          <w:tcPr>
            <w:tcW w:w="1100" w:type="pct"/>
          </w:tcPr>
          <w:p w14:paraId="6E66E4F1" w14:textId="77777777" w:rsidR="006714C6" w:rsidRPr="007036CE" w:rsidRDefault="006714C6" w:rsidP="006714C6">
            <w:pPr>
              <w:pStyle w:val="GOSTTablenorm"/>
              <w:rPr>
                <w:szCs w:val="22"/>
              </w:rPr>
            </w:pPr>
            <w:r w:rsidRPr="007036CE">
              <w:rPr>
                <w:szCs w:val="22"/>
              </w:rPr>
              <w:t>ОКС укрупненный уточненный</w:t>
            </w:r>
          </w:p>
        </w:tc>
        <w:tc>
          <w:tcPr>
            <w:tcW w:w="750" w:type="pct"/>
          </w:tcPr>
          <w:p w14:paraId="7C69DF64" w14:textId="77777777" w:rsidR="006714C6" w:rsidRPr="007036CE" w:rsidRDefault="006714C6" w:rsidP="006714C6">
            <w:pPr>
              <w:pStyle w:val="GOSTTablenorm"/>
              <w:rPr>
                <w:b/>
                <w:lang w:val="en-US"/>
              </w:rPr>
            </w:pPr>
            <w:r w:rsidRPr="007036CE">
              <w:rPr>
                <w:b/>
                <w:lang w:val="en-US"/>
              </w:rPr>
              <w:t>UFPP_N:</w:t>
            </w:r>
            <w:r w:rsidRPr="007036CE">
              <w:rPr>
                <w:lang w:val="en-US"/>
              </w:rPr>
              <w:t>OKS_Large</w:t>
            </w:r>
          </w:p>
        </w:tc>
        <w:tc>
          <w:tcPr>
            <w:tcW w:w="500" w:type="pct"/>
          </w:tcPr>
          <w:p w14:paraId="04AC0AA0" w14:textId="77777777" w:rsidR="006714C6" w:rsidRPr="007036CE" w:rsidRDefault="006714C6" w:rsidP="006714C6">
            <w:pPr>
              <w:pStyle w:val="GOSTTablenorm"/>
            </w:pPr>
            <w:r w:rsidRPr="007036CE">
              <w:t>Строка</w:t>
            </w:r>
          </w:p>
        </w:tc>
        <w:tc>
          <w:tcPr>
            <w:tcW w:w="282" w:type="pct"/>
          </w:tcPr>
          <w:p w14:paraId="57204303" w14:textId="77777777" w:rsidR="006714C6" w:rsidRPr="007036CE" w:rsidRDefault="006714C6" w:rsidP="006714C6">
            <w:pPr>
              <w:pStyle w:val="GOSTTablenorm"/>
            </w:pPr>
            <w:r w:rsidRPr="007036CE">
              <w:t>Нет</w:t>
            </w:r>
          </w:p>
        </w:tc>
        <w:tc>
          <w:tcPr>
            <w:tcW w:w="315" w:type="pct"/>
          </w:tcPr>
          <w:p w14:paraId="0BB7AE59" w14:textId="77777777" w:rsidR="006714C6" w:rsidRPr="007036CE" w:rsidRDefault="006714C6" w:rsidP="006714C6">
            <w:pPr>
              <w:pStyle w:val="GOSTTablenorm"/>
            </w:pPr>
            <w:r w:rsidRPr="007036CE">
              <w:t>=18</w:t>
            </w:r>
          </w:p>
        </w:tc>
        <w:tc>
          <w:tcPr>
            <w:tcW w:w="2053" w:type="pct"/>
          </w:tcPr>
          <w:p w14:paraId="20A84129" w14:textId="77777777" w:rsidR="006714C6" w:rsidRPr="007036CE" w:rsidRDefault="006714C6" w:rsidP="006714C6">
            <w:pPr>
              <w:pStyle w:val="GOSTTablenorm"/>
            </w:pPr>
            <w:r w:rsidRPr="007036CE">
              <w:t>Указывается код ОКС укрупненный для отражения операции на ЛС уточненном (при наличии)</w:t>
            </w:r>
          </w:p>
        </w:tc>
      </w:tr>
      <w:tr w:rsidR="006714C6" w:rsidRPr="007036CE" w14:paraId="332F9948" w14:textId="77777777" w:rsidTr="00F92E5F">
        <w:tc>
          <w:tcPr>
            <w:tcW w:w="1100" w:type="pct"/>
          </w:tcPr>
          <w:p w14:paraId="186EEB70" w14:textId="77777777" w:rsidR="006714C6" w:rsidRPr="007036CE" w:rsidRDefault="006714C6" w:rsidP="006714C6">
            <w:pPr>
              <w:pStyle w:val="GOSTTablenorm"/>
              <w:rPr>
                <w:szCs w:val="22"/>
              </w:rPr>
            </w:pPr>
            <w:r w:rsidRPr="007036CE">
              <w:rPr>
                <w:szCs w:val="22"/>
              </w:rPr>
              <w:t>Номер БО уточненный</w:t>
            </w:r>
          </w:p>
        </w:tc>
        <w:tc>
          <w:tcPr>
            <w:tcW w:w="750" w:type="pct"/>
          </w:tcPr>
          <w:p w14:paraId="724AD65D" w14:textId="77777777" w:rsidR="006714C6" w:rsidRPr="007036CE" w:rsidRDefault="006714C6" w:rsidP="006714C6">
            <w:pPr>
              <w:pStyle w:val="GOSTTablenorm"/>
            </w:pPr>
            <w:r w:rsidRPr="007036CE">
              <w:rPr>
                <w:b/>
              </w:rPr>
              <w:t>UFPP_N:</w:t>
            </w:r>
            <w:r w:rsidRPr="007036CE">
              <w:t>OblgtNm</w:t>
            </w:r>
          </w:p>
        </w:tc>
        <w:tc>
          <w:tcPr>
            <w:tcW w:w="500" w:type="pct"/>
          </w:tcPr>
          <w:p w14:paraId="3C0EB435" w14:textId="77777777" w:rsidR="006714C6" w:rsidRPr="007036CE" w:rsidRDefault="006714C6" w:rsidP="006714C6">
            <w:pPr>
              <w:pStyle w:val="GOSTTablenorm"/>
            </w:pPr>
            <w:r w:rsidRPr="007036CE">
              <w:t>Строка</w:t>
            </w:r>
          </w:p>
        </w:tc>
        <w:tc>
          <w:tcPr>
            <w:tcW w:w="282" w:type="pct"/>
          </w:tcPr>
          <w:p w14:paraId="1B242A00" w14:textId="77777777" w:rsidR="006714C6" w:rsidRPr="007036CE" w:rsidRDefault="006714C6" w:rsidP="006714C6">
            <w:pPr>
              <w:pStyle w:val="GOSTTablenorm"/>
            </w:pPr>
            <w:r w:rsidRPr="007036CE">
              <w:t>Нет</w:t>
            </w:r>
          </w:p>
        </w:tc>
        <w:tc>
          <w:tcPr>
            <w:tcW w:w="315" w:type="pct"/>
          </w:tcPr>
          <w:p w14:paraId="556C062F" w14:textId="77777777" w:rsidR="006714C6" w:rsidRPr="007036CE" w:rsidRDefault="006714C6" w:rsidP="006714C6">
            <w:pPr>
              <w:pStyle w:val="GOSTTablenorm"/>
            </w:pPr>
            <w:r w:rsidRPr="007036CE">
              <w:t>=19</w:t>
            </w:r>
          </w:p>
        </w:tc>
        <w:tc>
          <w:tcPr>
            <w:tcW w:w="2053" w:type="pct"/>
          </w:tcPr>
          <w:p w14:paraId="2C361E27" w14:textId="77777777" w:rsidR="006714C6" w:rsidRPr="007036CE" w:rsidRDefault="006714C6" w:rsidP="006714C6">
            <w:pPr>
              <w:pStyle w:val="GOSTTablenorm"/>
            </w:pPr>
            <w:r w:rsidRPr="007036CE">
              <w:t xml:space="preserve">Указывается учетный номер бюджетного обязательства по ЛС </w:t>
            </w:r>
            <w:r w:rsidRPr="007036CE">
              <w:lastRenderedPageBreak/>
              <w:t>уточненному</w:t>
            </w:r>
          </w:p>
        </w:tc>
      </w:tr>
      <w:tr w:rsidR="006714C6" w:rsidRPr="007036CE" w14:paraId="0F170F78" w14:textId="77777777" w:rsidTr="00F92E5F">
        <w:tc>
          <w:tcPr>
            <w:tcW w:w="1100" w:type="pct"/>
          </w:tcPr>
          <w:p w14:paraId="44183433" w14:textId="77777777" w:rsidR="006714C6" w:rsidRPr="007036CE" w:rsidRDefault="006714C6" w:rsidP="006714C6">
            <w:pPr>
              <w:pStyle w:val="GOSTTablenorm"/>
              <w:rPr>
                <w:szCs w:val="22"/>
              </w:rPr>
            </w:pPr>
            <w:r w:rsidRPr="007036CE">
              <w:rPr>
                <w:szCs w:val="22"/>
              </w:rPr>
              <w:lastRenderedPageBreak/>
              <w:t>Номер ДО уточненный</w:t>
            </w:r>
          </w:p>
        </w:tc>
        <w:tc>
          <w:tcPr>
            <w:tcW w:w="750" w:type="pct"/>
          </w:tcPr>
          <w:p w14:paraId="6F976895" w14:textId="77777777" w:rsidR="006714C6" w:rsidRPr="007036CE" w:rsidRDefault="006714C6" w:rsidP="006714C6">
            <w:pPr>
              <w:pStyle w:val="GOSTTablenorm"/>
            </w:pPr>
            <w:r w:rsidRPr="007036CE">
              <w:rPr>
                <w:b/>
              </w:rPr>
              <w:t>UFPP_N:</w:t>
            </w:r>
            <w:r w:rsidRPr="007036CE">
              <w:t>RegNumDo</w:t>
            </w:r>
          </w:p>
        </w:tc>
        <w:tc>
          <w:tcPr>
            <w:tcW w:w="500" w:type="pct"/>
          </w:tcPr>
          <w:p w14:paraId="1E941717" w14:textId="77777777" w:rsidR="006714C6" w:rsidRPr="007036CE" w:rsidRDefault="006714C6" w:rsidP="006714C6">
            <w:pPr>
              <w:pStyle w:val="GOSTTablenorm"/>
            </w:pPr>
            <w:r w:rsidRPr="007036CE">
              <w:t>Строка</w:t>
            </w:r>
          </w:p>
        </w:tc>
        <w:tc>
          <w:tcPr>
            <w:tcW w:w="282" w:type="pct"/>
          </w:tcPr>
          <w:p w14:paraId="324683AE" w14:textId="77777777" w:rsidR="006714C6" w:rsidRPr="007036CE" w:rsidRDefault="006714C6" w:rsidP="006714C6">
            <w:pPr>
              <w:pStyle w:val="GOSTTablenorm"/>
            </w:pPr>
            <w:r w:rsidRPr="007036CE">
              <w:t>Нет</w:t>
            </w:r>
          </w:p>
        </w:tc>
        <w:tc>
          <w:tcPr>
            <w:tcW w:w="315" w:type="pct"/>
          </w:tcPr>
          <w:p w14:paraId="56367823" w14:textId="77777777" w:rsidR="006714C6" w:rsidRPr="007036CE" w:rsidRDefault="006714C6" w:rsidP="006714C6">
            <w:pPr>
              <w:pStyle w:val="GOSTTablenorm"/>
            </w:pPr>
            <w:r w:rsidRPr="007036CE">
              <w:t>=25</w:t>
            </w:r>
          </w:p>
        </w:tc>
        <w:tc>
          <w:tcPr>
            <w:tcW w:w="2053" w:type="pct"/>
          </w:tcPr>
          <w:p w14:paraId="02ABACF6" w14:textId="77777777" w:rsidR="006714C6" w:rsidRPr="007036CE" w:rsidRDefault="006714C6" w:rsidP="006714C6">
            <w:pPr>
              <w:pStyle w:val="GOSTTablenorm"/>
            </w:pPr>
            <w:r w:rsidRPr="007036CE">
              <w:t>Указывается учетный номер денежного обязательства по ЛС уточненному</w:t>
            </w:r>
          </w:p>
        </w:tc>
      </w:tr>
      <w:tr w:rsidR="006714C6" w:rsidRPr="007036CE" w14:paraId="23D7C600" w14:textId="77777777" w:rsidTr="00F92E5F">
        <w:tc>
          <w:tcPr>
            <w:tcW w:w="1100" w:type="pct"/>
          </w:tcPr>
          <w:p w14:paraId="02B9279F" w14:textId="77777777" w:rsidR="006714C6" w:rsidRPr="007036CE" w:rsidRDefault="006714C6" w:rsidP="006714C6">
            <w:pPr>
              <w:pStyle w:val="GOSTTablenorm"/>
              <w:rPr>
                <w:szCs w:val="22"/>
              </w:rPr>
            </w:pPr>
            <w:r w:rsidRPr="007036CE">
              <w:rPr>
                <w:szCs w:val="22"/>
              </w:rPr>
              <w:t>Признак авансового ДО уточненный</w:t>
            </w:r>
          </w:p>
        </w:tc>
        <w:tc>
          <w:tcPr>
            <w:tcW w:w="750" w:type="pct"/>
          </w:tcPr>
          <w:p w14:paraId="1431ABA6" w14:textId="77777777" w:rsidR="006714C6" w:rsidRPr="007036CE" w:rsidRDefault="006714C6" w:rsidP="006714C6">
            <w:pPr>
              <w:pStyle w:val="GOSTTablenorm"/>
            </w:pPr>
            <w:r w:rsidRPr="007036CE">
              <w:rPr>
                <w:b/>
              </w:rPr>
              <w:t>UFPP_N:</w:t>
            </w:r>
            <w:r w:rsidRPr="007036CE">
              <w:t>AdvnPaySign_Rec</w:t>
            </w:r>
          </w:p>
        </w:tc>
        <w:tc>
          <w:tcPr>
            <w:tcW w:w="500" w:type="pct"/>
          </w:tcPr>
          <w:p w14:paraId="5092AB37" w14:textId="77777777" w:rsidR="006714C6" w:rsidRPr="007036CE" w:rsidRDefault="00150787" w:rsidP="006714C6">
            <w:pPr>
              <w:pStyle w:val="GOSTTablenorm"/>
            </w:pPr>
            <w:r w:rsidRPr="007036CE">
              <w:t>Строка</w:t>
            </w:r>
          </w:p>
        </w:tc>
        <w:tc>
          <w:tcPr>
            <w:tcW w:w="282" w:type="pct"/>
          </w:tcPr>
          <w:p w14:paraId="25BF3865" w14:textId="77777777" w:rsidR="006714C6" w:rsidRPr="007036CE" w:rsidRDefault="006714C6" w:rsidP="006714C6">
            <w:pPr>
              <w:pStyle w:val="GOSTTablenorm"/>
            </w:pPr>
            <w:r w:rsidRPr="007036CE">
              <w:t>Да</w:t>
            </w:r>
          </w:p>
        </w:tc>
        <w:tc>
          <w:tcPr>
            <w:tcW w:w="315" w:type="pct"/>
          </w:tcPr>
          <w:p w14:paraId="33E3453F" w14:textId="77777777" w:rsidR="006714C6" w:rsidRPr="007036CE" w:rsidRDefault="00150787" w:rsidP="006714C6">
            <w:pPr>
              <w:pStyle w:val="GOSTTablenorm"/>
              <w:rPr>
                <w:lang w:val="en-US"/>
              </w:rPr>
            </w:pPr>
            <w:r w:rsidRPr="007036CE">
              <w:rPr>
                <w:lang w:val="en-US"/>
              </w:rPr>
              <w:t>&lt;=50</w:t>
            </w:r>
          </w:p>
        </w:tc>
        <w:tc>
          <w:tcPr>
            <w:tcW w:w="2053" w:type="pct"/>
          </w:tcPr>
          <w:p w14:paraId="30E45176" w14:textId="77777777" w:rsidR="006714C6" w:rsidRPr="007036CE" w:rsidRDefault="006714C6" w:rsidP="006714C6">
            <w:pPr>
              <w:pStyle w:val="GOSTTablenorm"/>
            </w:pPr>
            <w:r w:rsidRPr="007036CE">
              <w:t>Указывается признак авансового денежного обязательства по ЛС уточненному.</w:t>
            </w:r>
          </w:p>
          <w:p w14:paraId="4215F1F6" w14:textId="77777777" w:rsidR="006714C6" w:rsidRPr="007036CE" w:rsidRDefault="006714C6" w:rsidP="006714C6">
            <w:pPr>
              <w:pStyle w:val="GOSTTablenorm"/>
            </w:pPr>
            <w:r w:rsidRPr="007036CE">
              <w:t>Возможные значения:</w:t>
            </w:r>
          </w:p>
          <w:p w14:paraId="5EF038E4" w14:textId="0C734A22" w:rsidR="00F22736" w:rsidRPr="007036CE" w:rsidRDefault="00F22736" w:rsidP="00F22736">
            <w:pPr>
              <w:pStyle w:val="GOSTTableListMark1"/>
            </w:pPr>
            <w:r w:rsidRPr="007036CE">
              <w:t xml:space="preserve">«PayNotAdvance» </w:t>
            </w:r>
            <w:r w:rsidR="00FB1651" w:rsidRPr="007036CE">
              <w:t>–</w:t>
            </w:r>
            <w:r w:rsidRPr="007036CE">
              <w:t xml:space="preserve"> Нет;</w:t>
            </w:r>
          </w:p>
          <w:p w14:paraId="40C36A74" w14:textId="325088A2" w:rsidR="006714C6" w:rsidRPr="007036CE" w:rsidRDefault="00F22736" w:rsidP="00F22736">
            <w:pPr>
              <w:pStyle w:val="GOSTTableListMark1"/>
            </w:pPr>
            <w:r w:rsidRPr="007036CE">
              <w:t xml:space="preserve">«PayAdvance» </w:t>
            </w:r>
            <w:r w:rsidR="00FB1651" w:rsidRPr="007036CE">
              <w:t>–</w:t>
            </w:r>
            <w:r w:rsidRPr="007036CE">
              <w:t xml:space="preserve"> Да</w:t>
            </w:r>
          </w:p>
        </w:tc>
      </w:tr>
      <w:tr w:rsidR="006714C6" w:rsidRPr="007036CE" w14:paraId="710B4B77" w14:textId="77777777" w:rsidTr="00F92E5F">
        <w:tc>
          <w:tcPr>
            <w:tcW w:w="1100" w:type="pct"/>
          </w:tcPr>
          <w:p w14:paraId="27D3AA05" w14:textId="77777777" w:rsidR="006714C6" w:rsidRPr="007036CE" w:rsidRDefault="006714C6" w:rsidP="006714C6">
            <w:pPr>
              <w:pStyle w:val="GOSTTablenorm"/>
              <w:rPr>
                <w:szCs w:val="22"/>
              </w:rPr>
            </w:pPr>
            <w:r w:rsidRPr="007036CE">
              <w:t>Признак учета БА, ЛБО на ЛС уточненном</w:t>
            </w:r>
          </w:p>
        </w:tc>
        <w:tc>
          <w:tcPr>
            <w:tcW w:w="750" w:type="pct"/>
          </w:tcPr>
          <w:p w14:paraId="7E2E483F" w14:textId="77777777" w:rsidR="006714C6" w:rsidRPr="007036CE" w:rsidRDefault="006714C6" w:rsidP="006714C6">
            <w:pPr>
              <w:pStyle w:val="GOSTTablenorm"/>
              <w:rPr>
                <w:lang w:val="en-US"/>
              </w:rPr>
            </w:pPr>
            <w:r w:rsidRPr="007036CE">
              <w:rPr>
                <w:b/>
                <w:lang w:val="en-US"/>
              </w:rPr>
              <w:t>UFPP_N:</w:t>
            </w:r>
            <w:r w:rsidRPr="007036CE">
              <w:rPr>
                <w:lang w:val="en-US"/>
              </w:rPr>
              <w:t>SIGN_BaLboNw_Snd</w:t>
            </w:r>
          </w:p>
        </w:tc>
        <w:tc>
          <w:tcPr>
            <w:tcW w:w="500" w:type="pct"/>
          </w:tcPr>
          <w:p w14:paraId="50968F33" w14:textId="77777777" w:rsidR="006714C6" w:rsidRPr="007036CE" w:rsidRDefault="00BB45B7" w:rsidP="006714C6">
            <w:pPr>
              <w:pStyle w:val="GOSTTablenorm"/>
            </w:pPr>
            <w:r w:rsidRPr="007036CE">
              <w:t>Логический</w:t>
            </w:r>
          </w:p>
        </w:tc>
        <w:tc>
          <w:tcPr>
            <w:tcW w:w="282" w:type="pct"/>
          </w:tcPr>
          <w:p w14:paraId="3B006A2D" w14:textId="77777777" w:rsidR="006714C6" w:rsidRPr="007036CE" w:rsidDel="006423B4" w:rsidRDefault="006714C6" w:rsidP="006714C6">
            <w:pPr>
              <w:pStyle w:val="GOSTTablenorm"/>
            </w:pPr>
            <w:r w:rsidRPr="007036CE">
              <w:t>Да</w:t>
            </w:r>
          </w:p>
        </w:tc>
        <w:tc>
          <w:tcPr>
            <w:tcW w:w="315" w:type="pct"/>
          </w:tcPr>
          <w:p w14:paraId="19F6013D" w14:textId="77777777" w:rsidR="006714C6" w:rsidRPr="007036CE" w:rsidRDefault="00BB45B7" w:rsidP="006714C6">
            <w:pPr>
              <w:pStyle w:val="GOSTTablenorm"/>
            </w:pPr>
            <w:r w:rsidRPr="007036CE">
              <w:t>-</w:t>
            </w:r>
          </w:p>
        </w:tc>
        <w:tc>
          <w:tcPr>
            <w:tcW w:w="2053" w:type="pct"/>
          </w:tcPr>
          <w:p w14:paraId="0D9A402E" w14:textId="77777777" w:rsidR="006714C6" w:rsidRPr="007036CE" w:rsidRDefault="006714C6" w:rsidP="006714C6">
            <w:pPr>
              <w:pStyle w:val="GOSTTablenorm"/>
            </w:pPr>
            <w:r w:rsidRPr="007036CE">
              <w:t>Указывается признак учета БА, ЛБО на ЛС уточненном.</w:t>
            </w:r>
          </w:p>
          <w:p w14:paraId="719CCEF8" w14:textId="77777777" w:rsidR="006714C6" w:rsidRPr="007036CE" w:rsidRDefault="006714C6" w:rsidP="006714C6">
            <w:pPr>
              <w:pStyle w:val="GOSTTablenorm"/>
            </w:pPr>
            <w:r w:rsidRPr="007036CE">
              <w:t>Может принимать значения:</w:t>
            </w:r>
          </w:p>
          <w:p w14:paraId="27BCEB05" w14:textId="1AA28005" w:rsidR="00575721" w:rsidRPr="007036CE" w:rsidRDefault="00575721" w:rsidP="00575721">
            <w:pPr>
              <w:pStyle w:val="GOSTTableListMark1"/>
            </w:pPr>
            <w:r w:rsidRPr="007036CE">
              <w:t>«</w:t>
            </w:r>
            <w:r w:rsidRPr="007036CE">
              <w:rPr>
                <w:lang w:val="en-US"/>
              </w:rPr>
              <w:t>true</w:t>
            </w:r>
            <w:r w:rsidRPr="007036CE">
              <w:t xml:space="preserve">» </w:t>
            </w:r>
            <w:r w:rsidR="00FB1651" w:rsidRPr="007036CE">
              <w:t>–</w:t>
            </w:r>
            <w:r w:rsidRPr="007036CE">
              <w:t xml:space="preserve"> Да;</w:t>
            </w:r>
          </w:p>
          <w:p w14:paraId="1590DA16" w14:textId="656BDDF9" w:rsidR="006714C6" w:rsidRPr="007036CE" w:rsidRDefault="00F22736" w:rsidP="00F22736">
            <w:pPr>
              <w:pStyle w:val="GOSTTableListMark1"/>
            </w:pPr>
            <w:r w:rsidRPr="007036CE">
              <w:t>«</w:t>
            </w:r>
            <w:r w:rsidR="00575721" w:rsidRPr="007036CE">
              <w:rPr>
                <w:lang w:val="en-US"/>
              </w:rPr>
              <w:t>false</w:t>
            </w:r>
            <w:r w:rsidR="00575721" w:rsidRPr="007036CE">
              <w:t xml:space="preserve">» </w:t>
            </w:r>
            <w:r w:rsidR="00FB1651" w:rsidRPr="007036CE">
              <w:t>–</w:t>
            </w:r>
            <w:r w:rsidR="00575721" w:rsidRPr="007036CE">
              <w:t xml:space="preserve"> Нет</w:t>
            </w:r>
          </w:p>
        </w:tc>
      </w:tr>
      <w:tr w:rsidR="00277A42" w:rsidRPr="007036CE" w14:paraId="3547E8ED" w14:textId="77777777" w:rsidTr="00D26ADC">
        <w:tc>
          <w:tcPr>
            <w:tcW w:w="1100" w:type="pct"/>
          </w:tcPr>
          <w:p w14:paraId="595B0D63" w14:textId="77777777" w:rsidR="00277A42" w:rsidRPr="007036CE" w:rsidRDefault="00277A42" w:rsidP="00D26ADC">
            <w:pPr>
              <w:pStyle w:val="GOSTTablenorm"/>
              <w:rPr>
                <w:szCs w:val="22"/>
              </w:rPr>
            </w:pPr>
            <w:r w:rsidRPr="007036CE">
              <w:t>Счет контрагента уточненный</w:t>
            </w:r>
          </w:p>
        </w:tc>
        <w:tc>
          <w:tcPr>
            <w:tcW w:w="750" w:type="pct"/>
          </w:tcPr>
          <w:p w14:paraId="151D843B" w14:textId="77777777" w:rsidR="00277A42" w:rsidRPr="007036CE" w:rsidRDefault="00277A42" w:rsidP="00D26ADC">
            <w:pPr>
              <w:pStyle w:val="GOSTTablenorm"/>
            </w:pPr>
            <w:r w:rsidRPr="007036CE">
              <w:rPr>
                <w:b/>
              </w:rPr>
              <w:t>UFPP_N:</w:t>
            </w:r>
            <w:r w:rsidRPr="007036CE">
              <w:rPr>
                <w:lang w:val="en-US"/>
              </w:rPr>
              <w:t>AccNumNw</w:t>
            </w:r>
          </w:p>
        </w:tc>
        <w:tc>
          <w:tcPr>
            <w:tcW w:w="500" w:type="pct"/>
          </w:tcPr>
          <w:p w14:paraId="2866892D" w14:textId="77777777" w:rsidR="00277A42" w:rsidRPr="007036CE" w:rsidRDefault="00277A42" w:rsidP="00D26ADC">
            <w:pPr>
              <w:pStyle w:val="GOSTTablenorm"/>
            </w:pPr>
            <w:r w:rsidRPr="007036CE">
              <w:t>Строка</w:t>
            </w:r>
          </w:p>
        </w:tc>
        <w:tc>
          <w:tcPr>
            <w:tcW w:w="282" w:type="pct"/>
          </w:tcPr>
          <w:p w14:paraId="00A9509A" w14:textId="77777777" w:rsidR="00277A42" w:rsidRPr="007036CE" w:rsidRDefault="00277A42" w:rsidP="00D26ADC">
            <w:pPr>
              <w:pStyle w:val="GOSTTablenorm"/>
            </w:pPr>
            <w:r w:rsidRPr="007036CE">
              <w:t>Нет</w:t>
            </w:r>
          </w:p>
        </w:tc>
        <w:tc>
          <w:tcPr>
            <w:tcW w:w="315" w:type="pct"/>
          </w:tcPr>
          <w:p w14:paraId="7A85E1D5" w14:textId="77777777" w:rsidR="00277A42" w:rsidRPr="007036CE" w:rsidRDefault="00277A42" w:rsidP="00D26ADC">
            <w:pPr>
              <w:pStyle w:val="GOSTTablenorm"/>
            </w:pPr>
            <w:r w:rsidRPr="007036CE">
              <w:t>=20</w:t>
            </w:r>
          </w:p>
        </w:tc>
        <w:tc>
          <w:tcPr>
            <w:tcW w:w="2053" w:type="pct"/>
          </w:tcPr>
          <w:p w14:paraId="7D35A9ED" w14:textId="77777777" w:rsidR="00277A42" w:rsidRPr="007036CE" w:rsidRDefault="00277A42" w:rsidP="00D26ADC">
            <w:pPr>
              <w:pStyle w:val="GOSTTablenorm"/>
            </w:pPr>
            <w:r w:rsidRPr="007036CE">
              <w:t>Указывается номер казначейского счета или расчетного счета контрагента уточняемого документа.</w:t>
            </w:r>
          </w:p>
          <w:p w14:paraId="0EC4F717" w14:textId="77777777" w:rsidR="00277A42" w:rsidRPr="007036CE" w:rsidRDefault="00277A42" w:rsidP="00D26ADC">
            <w:pPr>
              <w:pStyle w:val="GOSTTablenorm"/>
            </w:pPr>
            <w:r w:rsidRPr="007036CE">
              <w:t>Заполняется при уточнении операций по МБТ</w:t>
            </w:r>
          </w:p>
        </w:tc>
      </w:tr>
      <w:tr w:rsidR="006714C6" w:rsidRPr="007036CE" w14:paraId="5233B46B" w14:textId="77777777" w:rsidTr="00F92E5F">
        <w:tc>
          <w:tcPr>
            <w:tcW w:w="1100" w:type="pct"/>
          </w:tcPr>
          <w:p w14:paraId="22BF8F16" w14:textId="77777777" w:rsidR="006714C6" w:rsidRPr="007036CE" w:rsidRDefault="006714C6" w:rsidP="006714C6">
            <w:pPr>
              <w:pStyle w:val="GOSTTablenorm"/>
              <w:rPr>
                <w:szCs w:val="22"/>
              </w:rPr>
            </w:pPr>
            <w:r w:rsidRPr="007036CE">
              <w:rPr>
                <w:szCs w:val="22"/>
              </w:rPr>
              <w:t>Сумма в валюте документа</w:t>
            </w:r>
          </w:p>
        </w:tc>
        <w:tc>
          <w:tcPr>
            <w:tcW w:w="750" w:type="pct"/>
          </w:tcPr>
          <w:p w14:paraId="29E1014E" w14:textId="77777777" w:rsidR="006714C6" w:rsidRPr="007036CE" w:rsidRDefault="006714C6" w:rsidP="006714C6">
            <w:pPr>
              <w:pStyle w:val="GOSTTablenorm"/>
              <w:rPr>
                <w:b/>
                <w:lang w:val="en-US"/>
              </w:rPr>
            </w:pPr>
            <w:r w:rsidRPr="007036CE">
              <w:rPr>
                <w:b/>
                <w:lang w:val="en-US"/>
              </w:rPr>
              <w:t>UFPP_N:</w:t>
            </w:r>
            <w:r w:rsidRPr="007036CE">
              <w:rPr>
                <w:lang w:val="en-US"/>
              </w:rPr>
              <w:t>Amount_N_Currency</w:t>
            </w:r>
          </w:p>
        </w:tc>
        <w:tc>
          <w:tcPr>
            <w:tcW w:w="500" w:type="pct"/>
          </w:tcPr>
          <w:p w14:paraId="37FBDDA9" w14:textId="77777777" w:rsidR="006714C6" w:rsidRPr="007036CE" w:rsidRDefault="006714C6" w:rsidP="006714C6">
            <w:pPr>
              <w:pStyle w:val="GOSTTablenorm"/>
            </w:pPr>
            <w:r w:rsidRPr="007036CE">
              <w:t>Сумма</w:t>
            </w:r>
          </w:p>
        </w:tc>
        <w:tc>
          <w:tcPr>
            <w:tcW w:w="282" w:type="pct"/>
          </w:tcPr>
          <w:p w14:paraId="54736B71" w14:textId="77777777" w:rsidR="006714C6" w:rsidRPr="007036CE" w:rsidRDefault="006714C6" w:rsidP="006714C6">
            <w:pPr>
              <w:pStyle w:val="GOSTTablenorm"/>
            </w:pPr>
            <w:r w:rsidRPr="007036CE">
              <w:t>Нет</w:t>
            </w:r>
          </w:p>
        </w:tc>
        <w:tc>
          <w:tcPr>
            <w:tcW w:w="315" w:type="pct"/>
          </w:tcPr>
          <w:p w14:paraId="6AEDC017" w14:textId="77777777" w:rsidR="006714C6" w:rsidRPr="007036CE" w:rsidRDefault="00BB45B7" w:rsidP="006714C6">
            <w:pPr>
              <w:pStyle w:val="GOSTTablenorm"/>
            </w:pPr>
            <w:r w:rsidRPr="007036CE">
              <w:t>-</w:t>
            </w:r>
          </w:p>
        </w:tc>
        <w:tc>
          <w:tcPr>
            <w:tcW w:w="2053" w:type="pct"/>
          </w:tcPr>
          <w:p w14:paraId="3DEF1DBA" w14:textId="77777777" w:rsidR="006714C6" w:rsidRPr="007036CE" w:rsidRDefault="006714C6" w:rsidP="006714C6">
            <w:pPr>
              <w:pStyle w:val="GOSTTablenorm"/>
            </w:pPr>
            <w:r w:rsidRPr="007036CE">
              <w:t>Сумма операции в единицах валюты, указанной в реквизите StmInfrmtn_Code_by_OKV, с точностью 2 знака после запятой.</w:t>
            </w:r>
          </w:p>
          <w:p w14:paraId="19544DA7" w14:textId="77777777" w:rsidR="006714C6" w:rsidRPr="007036CE" w:rsidRDefault="006714C6" w:rsidP="00547318">
            <w:pPr>
              <w:pStyle w:val="GOSTTablenorm"/>
            </w:pPr>
            <w:r w:rsidRPr="007036CE">
              <w:t>Обязателен к заполнению, если значение параметра «</w:t>
            </w:r>
            <w:r w:rsidRPr="007036CE">
              <w:rPr>
                <w:szCs w:val="22"/>
              </w:rPr>
              <w:t>Код валюты по ОКВ» (</w:t>
            </w:r>
            <w:r w:rsidRPr="007036CE">
              <w:t>StmInfrmtn_Code_by_OKV) отлично от «643» или «</w:t>
            </w:r>
            <w:r w:rsidRPr="007036CE">
              <w:rPr>
                <w:lang w:val="en-US"/>
              </w:rPr>
              <w:t>RUB</w:t>
            </w:r>
            <w:r w:rsidR="00547318" w:rsidRPr="007036CE">
              <w:t>», иначе – не заполняется</w:t>
            </w:r>
          </w:p>
        </w:tc>
      </w:tr>
      <w:tr w:rsidR="006714C6" w:rsidRPr="007036CE" w14:paraId="0800C623" w14:textId="77777777" w:rsidTr="00F92E5F">
        <w:tc>
          <w:tcPr>
            <w:tcW w:w="1100" w:type="pct"/>
          </w:tcPr>
          <w:p w14:paraId="249D41EB" w14:textId="77777777" w:rsidR="006714C6" w:rsidRPr="007036CE" w:rsidRDefault="006714C6" w:rsidP="006714C6">
            <w:pPr>
              <w:pStyle w:val="GOSTTablenorm"/>
            </w:pPr>
            <w:r w:rsidRPr="007036CE">
              <w:rPr>
                <w:szCs w:val="22"/>
              </w:rPr>
              <w:t>Сумма в рублях</w:t>
            </w:r>
          </w:p>
        </w:tc>
        <w:tc>
          <w:tcPr>
            <w:tcW w:w="750" w:type="pct"/>
          </w:tcPr>
          <w:p w14:paraId="3FF68E11" w14:textId="77777777" w:rsidR="006714C6" w:rsidRPr="007036CE" w:rsidRDefault="006714C6" w:rsidP="006714C6">
            <w:pPr>
              <w:pStyle w:val="GOSTTablenorm"/>
            </w:pPr>
            <w:r w:rsidRPr="007036CE">
              <w:rPr>
                <w:b/>
              </w:rPr>
              <w:t>UFPP_N:</w:t>
            </w:r>
            <w:r w:rsidRPr="007036CE">
              <w:t>AmntNw</w:t>
            </w:r>
          </w:p>
        </w:tc>
        <w:tc>
          <w:tcPr>
            <w:tcW w:w="500" w:type="pct"/>
          </w:tcPr>
          <w:p w14:paraId="70B4F6C4" w14:textId="77777777" w:rsidR="006714C6" w:rsidRPr="007036CE" w:rsidRDefault="006714C6" w:rsidP="006714C6">
            <w:pPr>
              <w:pStyle w:val="GOSTTablenorm"/>
            </w:pPr>
            <w:r w:rsidRPr="007036CE">
              <w:t>Сумма</w:t>
            </w:r>
          </w:p>
        </w:tc>
        <w:tc>
          <w:tcPr>
            <w:tcW w:w="282" w:type="pct"/>
          </w:tcPr>
          <w:p w14:paraId="696BC02D" w14:textId="77777777" w:rsidR="006714C6" w:rsidRPr="007036CE" w:rsidRDefault="006714C6" w:rsidP="006714C6">
            <w:pPr>
              <w:pStyle w:val="GOSTTablenorm"/>
            </w:pPr>
            <w:r w:rsidRPr="007036CE">
              <w:t>Да</w:t>
            </w:r>
          </w:p>
        </w:tc>
        <w:tc>
          <w:tcPr>
            <w:tcW w:w="315" w:type="pct"/>
          </w:tcPr>
          <w:p w14:paraId="65B86BAB" w14:textId="77777777" w:rsidR="006714C6" w:rsidRPr="007036CE" w:rsidRDefault="00BB45B7" w:rsidP="006714C6">
            <w:pPr>
              <w:pStyle w:val="GOSTTablenorm"/>
            </w:pPr>
            <w:r w:rsidRPr="007036CE">
              <w:t>-</w:t>
            </w:r>
          </w:p>
        </w:tc>
        <w:tc>
          <w:tcPr>
            <w:tcW w:w="2053" w:type="pct"/>
          </w:tcPr>
          <w:p w14:paraId="6F07597B" w14:textId="77777777" w:rsidR="006714C6" w:rsidRPr="007036CE" w:rsidRDefault="006714C6" w:rsidP="006714C6">
            <w:pPr>
              <w:pStyle w:val="GOSTTablenorm"/>
            </w:pPr>
            <w:r w:rsidRPr="007036CE">
              <w:t>Сумма операции в валюте Российской Федерации (в рублях), с точностью 2 знака после запятой</w:t>
            </w:r>
          </w:p>
        </w:tc>
      </w:tr>
    </w:tbl>
    <w:p w14:paraId="20BDE956" w14:textId="77777777" w:rsidR="002F7A70" w:rsidRPr="007036CE" w:rsidRDefault="002F7A70" w:rsidP="00DE0449">
      <w:pPr>
        <w:pStyle w:val="51"/>
      </w:pPr>
      <w:bookmarkStart w:id="556" w:name="_Toc222927716"/>
      <w:r w:rsidRPr="007036CE">
        <w:lastRenderedPageBreak/>
        <w:t>Пример запроса по документу «Уведомление об уточнении вида и принадлежности платежа</w:t>
      </w:r>
      <w:r w:rsidR="00FD569A" w:rsidRPr="007036CE">
        <w:t>»</w:t>
      </w:r>
      <w:r w:rsidRPr="007036CE">
        <w:t xml:space="preserve"> (ф. 0531809) MSC_NoticeClarTPay_PBS</w:t>
      </w:r>
      <w:bookmarkEnd w:id="556"/>
    </w:p>
    <w:p w14:paraId="30AD39B2" w14:textId="77777777" w:rsidR="00685A18" w:rsidRPr="007036CE" w:rsidRDefault="00685A18" w:rsidP="00685A18">
      <w:pPr>
        <w:pStyle w:val="GOSTScript"/>
      </w:pPr>
      <w:r w:rsidRPr="007036CE">
        <w:t>{</w:t>
      </w:r>
    </w:p>
    <w:p w14:paraId="008B3703" w14:textId="77777777" w:rsidR="00685A18" w:rsidRPr="007036CE" w:rsidRDefault="00685A18" w:rsidP="00685A18">
      <w:pPr>
        <w:pStyle w:val="GOSTScript"/>
      </w:pPr>
      <w:r w:rsidRPr="007036CE">
        <w:tab/>
        <w:t>"header": {</w:t>
      </w:r>
    </w:p>
    <w:p w14:paraId="77CA1D4B" w14:textId="77777777" w:rsidR="00685A18" w:rsidRPr="007036CE" w:rsidRDefault="00685A18" w:rsidP="00685A18">
      <w:pPr>
        <w:pStyle w:val="GOSTScript"/>
      </w:pPr>
      <w:r w:rsidRPr="007036CE">
        <w:tab/>
      </w:r>
      <w:r w:rsidRPr="007036CE">
        <w:tab/>
        <w:t>"Source": "EXP03",</w:t>
      </w:r>
    </w:p>
    <w:p w14:paraId="1FD2B0B9" w14:textId="77777777" w:rsidR="00685A18" w:rsidRPr="007036CE" w:rsidRDefault="00685A18" w:rsidP="00685A18">
      <w:pPr>
        <w:pStyle w:val="GOSTScript"/>
      </w:pPr>
      <w:r w:rsidRPr="007036CE">
        <w:tab/>
      </w:r>
      <w:r w:rsidRPr="007036CE">
        <w:tab/>
        <w:t>"ReqDateTime": "2023-12-05 10:37:22",</w:t>
      </w:r>
    </w:p>
    <w:p w14:paraId="70D26C91" w14:textId="77777777" w:rsidR="00685A18" w:rsidRPr="007036CE" w:rsidRDefault="00685A18" w:rsidP="00685A18">
      <w:pPr>
        <w:pStyle w:val="GOSTScript"/>
      </w:pPr>
      <w:r w:rsidRPr="007036CE">
        <w:tab/>
      </w:r>
      <w:r w:rsidRPr="007036CE">
        <w:tab/>
        <w:t>"Version": "1.0",</w:t>
      </w:r>
    </w:p>
    <w:p w14:paraId="539BDBD4" w14:textId="77777777" w:rsidR="00685A18" w:rsidRPr="007036CE" w:rsidRDefault="00685A18" w:rsidP="00685A18">
      <w:pPr>
        <w:pStyle w:val="GOSTScript"/>
      </w:pPr>
      <w:r w:rsidRPr="007036CE">
        <w:tab/>
      </w:r>
      <w:r w:rsidRPr="007036CE">
        <w:tab/>
        <w:t>"Params": [</w:t>
      </w:r>
    </w:p>
    <w:p w14:paraId="1D4D3640" w14:textId="77777777" w:rsidR="00685A18" w:rsidRPr="007036CE" w:rsidRDefault="00685A18" w:rsidP="00685A18">
      <w:pPr>
        <w:pStyle w:val="GOSTScript"/>
      </w:pPr>
      <w:r w:rsidRPr="007036CE">
        <w:tab/>
      </w:r>
      <w:r w:rsidRPr="007036CE">
        <w:tab/>
      </w:r>
      <w:r w:rsidRPr="007036CE">
        <w:tab/>
        <w:t>{</w:t>
      </w:r>
    </w:p>
    <w:p w14:paraId="3626EDBF" w14:textId="77777777" w:rsidR="00685A18" w:rsidRPr="007036CE" w:rsidRDefault="00685A18" w:rsidP="00685A18">
      <w:pPr>
        <w:pStyle w:val="GOSTScript"/>
      </w:pPr>
      <w:r w:rsidRPr="007036CE">
        <w:tab/>
      </w:r>
      <w:r w:rsidRPr="007036CE">
        <w:tab/>
      </w:r>
      <w:r w:rsidRPr="007036CE">
        <w:tab/>
      </w:r>
      <w:r w:rsidRPr="007036CE">
        <w:tab/>
        <w:t>"param": "example",</w:t>
      </w:r>
    </w:p>
    <w:p w14:paraId="0E7B9095" w14:textId="77777777" w:rsidR="00685A18" w:rsidRPr="007036CE" w:rsidRDefault="00685A18" w:rsidP="00685A18">
      <w:pPr>
        <w:pStyle w:val="GOSTScript"/>
      </w:pPr>
      <w:r w:rsidRPr="007036CE">
        <w:tab/>
      </w:r>
      <w:r w:rsidRPr="007036CE">
        <w:tab/>
      </w:r>
      <w:r w:rsidRPr="007036CE">
        <w:tab/>
      </w:r>
      <w:r w:rsidRPr="007036CE">
        <w:tab/>
        <w:t>"value": "01"</w:t>
      </w:r>
    </w:p>
    <w:p w14:paraId="35664F97" w14:textId="77777777" w:rsidR="00685A18" w:rsidRPr="007036CE" w:rsidRDefault="00685A18" w:rsidP="00685A18">
      <w:pPr>
        <w:pStyle w:val="GOSTScript"/>
      </w:pPr>
      <w:r w:rsidRPr="007036CE">
        <w:tab/>
      </w:r>
      <w:r w:rsidRPr="007036CE">
        <w:tab/>
      </w:r>
      <w:r w:rsidRPr="007036CE">
        <w:tab/>
        <w:t>}</w:t>
      </w:r>
    </w:p>
    <w:p w14:paraId="310814D2" w14:textId="77777777" w:rsidR="00685A18" w:rsidRPr="007036CE" w:rsidRDefault="00685A18" w:rsidP="00685A18">
      <w:pPr>
        <w:pStyle w:val="GOSTScript"/>
      </w:pPr>
      <w:r w:rsidRPr="007036CE">
        <w:tab/>
      </w:r>
      <w:r w:rsidRPr="007036CE">
        <w:tab/>
        <w:t>],</w:t>
      </w:r>
    </w:p>
    <w:p w14:paraId="1E138246" w14:textId="77777777" w:rsidR="00685A18" w:rsidRPr="007036CE" w:rsidRDefault="00685A18" w:rsidP="00685A18">
      <w:pPr>
        <w:pStyle w:val="GOSTScript"/>
      </w:pPr>
      <w:r w:rsidRPr="007036CE">
        <w:tab/>
      </w:r>
      <w:r w:rsidRPr="007036CE">
        <w:tab/>
        <w:t>"ReqGuid": "b0d4ce5d-2757-4688-948c-vv72qba94f86",</w:t>
      </w:r>
    </w:p>
    <w:p w14:paraId="6D7983EE" w14:textId="77777777" w:rsidR="00685A18" w:rsidRPr="007036CE" w:rsidRDefault="00685A18" w:rsidP="00685A18">
      <w:pPr>
        <w:pStyle w:val="GOSTScript"/>
      </w:pPr>
      <w:r w:rsidRPr="007036CE">
        <w:tab/>
      </w:r>
      <w:r w:rsidRPr="007036CE">
        <w:tab/>
        <w:t>"DocGuid": "0bd90a7c-e339-34ff-ac39-73029ff81370",</w:t>
      </w:r>
    </w:p>
    <w:p w14:paraId="69C72CC2" w14:textId="77777777" w:rsidR="00685A18" w:rsidRPr="007036CE" w:rsidRDefault="00685A18" w:rsidP="00685A18">
      <w:pPr>
        <w:pStyle w:val="GOSTScript"/>
      </w:pPr>
      <w:r w:rsidRPr="007036CE">
        <w:tab/>
      </w:r>
      <w:r w:rsidRPr="007036CE">
        <w:tab/>
        <w:t>"RequestType": "ACCOUNTING",</w:t>
      </w:r>
    </w:p>
    <w:p w14:paraId="190CEC84" w14:textId="77777777" w:rsidR="00685A18" w:rsidRPr="007036CE" w:rsidRDefault="00685A18" w:rsidP="00685A18">
      <w:pPr>
        <w:pStyle w:val="GOSTScript"/>
      </w:pPr>
      <w:r w:rsidRPr="007036CE">
        <w:tab/>
      </w:r>
      <w:r w:rsidRPr="007036CE">
        <w:tab/>
        <w:t>"TypeDoc": "MSC_NoticeClarTPay_PBS",</w:t>
      </w:r>
    </w:p>
    <w:p w14:paraId="1FDA35DC" w14:textId="77777777" w:rsidR="00685A18" w:rsidRPr="007036CE" w:rsidRDefault="00685A18" w:rsidP="00685A18">
      <w:pPr>
        <w:pStyle w:val="GOSTScript"/>
      </w:pPr>
      <w:r w:rsidRPr="007036CE">
        <w:tab/>
      </w:r>
      <w:r w:rsidRPr="007036CE">
        <w:tab/>
        <w:t>"Stage": "auth",</w:t>
      </w:r>
    </w:p>
    <w:p w14:paraId="1150EB5A" w14:textId="77777777" w:rsidR="00685A18" w:rsidRPr="007036CE" w:rsidRDefault="00685A18" w:rsidP="00685A18">
      <w:pPr>
        <w:pStyle w:val="GOSTScript"/>
      </w:pPr>
      <w:r w:rsidRPr="007036CE">
        <w:tab/>
      </w:r>
      <w:r w:rsidRPr="007036CE">
        <w:tab/>
        <w:t>"BalLevContrl": 0,</w:t>
      </w:r>
    </w:p>
    <w:p w14:paraId="68619889" w14:textId="77777777" w:rsidR="00685A18" w:rsidRPr="007036CE" w:rsidRDefault="00685A18" w:rsidP="00685A18">
      <w:pPr>
        <w:pStyle w:val="GOSTScript"/>
      </w:pPr>
      <w:r w:rsidRPr="007036CE">
        <w:tab/>
      </w:r>
      <w:r w:rsidRPr="007036CE">
        <w:tab/>
        <w:t>"Subject": "6000",</w:t>
      </w:r>
    </w:p>
    <w:p w14:paraId="0325AC7F" w14:textId="77777777" w:rsidR="00685A18" w:rsidRPr="007036CE" w:rsidRDefault="00685A18" w:rsidP="00685A18">
      <w:pPr>
        <w:pStyle w:val="GOSTScript"/>
      </w:pPr>
      <w:r w:rsidRPr="007036CE">
        <w:tab/>
      </w:r>
      <w:r w:rsidRPr="007036CE">
        <w:tab/>
        <w:t>"SettlementDate": "2023-12-05"</w:t>
      </w:r>
    </w:p>
    <w:p w14:paraId="575726C1" w14:textId="77777777" w:rsidR="00685A18" w:rsidRPr="007036CE" w:rsidRDefault="00685A18" w:rsidP="00685A18">
      <w:pPr>
        <w:pStyle w:val="GOSTScript"/>
      </w:pPr>
      <w:r w:rsidRPr="007036CE">
        <w:tab/>
        <w:t>},</w:t>
      </w:r>
    </w:p>
    <w:p w14:paraId="457690CF" w14:textId="77777777" w:rsidR="00685A18" w:rsidRPr="007036CE" w:rsidRDefault="00685A18" w:rsidP="00685A18">
      <w:pPr>
        <w:pStyle w:val="GOSTScript"/>
      </w:pPr>
      <w:r w:rsidRPr="007036CE">
        <w:tab/>
        <w:t>"document": {</w:t>
      </w:r>
    </w:p>
    <w:p w14:paraId="709E25BF" w14:textId="77777777" w:rsidR="00685A18" w:rsidRPr="007036CE" w:rsidRDefault="00685A18" w:rsidP="00685A18">
      <w:pPr>
        <w:pStyle w:val="GOSTScript"/>
      </w:pPr>
      <w:r w:rsidRPr="007036CE">
        <w:tab/>
      </w:r>
      <w:r w:rsidRPr="007036CE">
        <w:tab/>
        <w:t>"UF_NtfctnNm": "589",</w:t>
      </w:r>
    </w:p>
    <w:p w14:paraId="7E1AF456" w14:textId="77777777" w:rsidR="00685A18" w:rsidRPr="007036CE" w:rsidRDefault="00685A18" w:rsidP="00685A18">
      <w:pPr>
        <w:pStyle w:val="GOSTScript"/>
      </w:pPr>
      <w:r w:rsidRPr="007036CE">
        <w:tab/>
      </w:r>
      <w:r w:rsidRPr="007036CE">
        <w:tab/>
        <w:t>"UF_MSC_Infrmtn_CrtnDt": "2023-12-05",</w:t>
      </w:r>
    </w:p>
    <w:p w14:paraId="6B1C936E" w14:textId="77777777" w:rsidR="00685A18" w:rsidRPr="007036CE" w:rsidRDefault="00685A18" w:rsidP="00685A18">
      <w:pPr>
        <w:pStyle w:val="GOSTScript"/>
      </w:pPr>
      <w:r w:rsidRPr="007036CE">
        <w:tab/>
      </w:r>
      <w:r w:rsidRPr="007036CE">
        <w:tab/>
        <w:t>"UF_DcTp": "</w:t>
      </w:r>
      <w:ins w:id="557" w:author="Сатлер Марина Викторовна" w:date="2024-09-12T12:26:00Z">
        <w:r w:rsidR="00732FD5" w:rsidRPr="007036CE">
          <w:t>UUK</w:t>
        </w:r>
      </w:ins>
      <w:del w:id="558" w:author="Сатлер Марина Викторовна" w:date="2024-09-12T12:26:00Z">
        <w:r w:rsidRPr="007036CE" w:rsidDel="00732FD5">
          <w:delText>УУК</w:delText>
        </w:r>
      </w:del>
      <w:r w:rsidRPr="007036CE">
        <w:t>",</w:t>
      </w:r>
    </w:p>
    <w:p w14:paraId="4250DD78" w14:textId="77777777" w:rsidR="00685A18" w:rsidRPr="007036CE" w:rsidRDefault="00685A18" w:rsidP="00685A18">
      <w:pPr>
        <w:pStyle w:val="GOSTScript"/>
      </w:pPr>
      <w:r w:rsidRPr="007036CE">
        <w:tab/>
      </w:r>
      <w:r w:rsidRPr="007036CE">
        <w:tab/>
        <w:t>"StmInfrmtn_Code_by_OKV": "643",</w:t>
      </w:r>
    </w:p>
    <w:p w14:paraId="334D1DD6" w14:textId="77777777" w:rsidR="00685A18" w:rsidRPr="007036CE" w:rsidRDefault="00685A18" w:rsidP="00685A18">
      <w:pPr>
        <w:pStyle w:val="GOSTScript"/>
      </w:pPr>
      <w:r w:rsidRPr="007036CE">
        <w:tab/>
      </w:r>
      <w:r w:rsidRPr="007036CE">
        <w:tab/>
        <w:t>"StmInfrmtn_Contour": "1",</w:t>
      </w:r>
    </w:p>
    <w:p w14:paraId="307E5B08" w14:textId="77777777" w:rsidR="00685A18" w:rsidRPr="007036CE" w:rsidRDefault="00685A18" w:rsidP="00685A18">
      <w:pPr>
        <w:pStyle w:val="GOSTScript"/>
      </w:pPr>
      <w:r w:rsidRPr="007036CE">
        <w:tab/>
      </w:r>
      <w:r w:rsidRPr="007036CE">
        <w:tab/>
        <w:t>"StmInfrmtn_AccessLevelStereotype": 0,</w:t>
      </w:r>
    </w:p>
    <w:p w14:paraId="7A7715E6" w14:textId="77777777" w:rsidR="00685A18" w:rsidRPr="007036CE" w:rsidRDefault="00685A18" w:rsidP="00685A18">
      <w:pPr>
        <w:pStyle w:val="GOSTScript"/>
      </w:pPr>
      <w:r w:rsidRPr="007036CE">
        <w:tab/>
      </w:r>
      <w:r w:rsidRPr="007036CE">
        <w:tab/>
        <w:t>"MSC_Bdgt_Cd": "99010001",</w:t>
      </w:r>
    </w:p>
    <w:p w14:paraId="45900A25" w14:textId="77777777" w:rsidR="00685A18" w:rsidRPr="007036CE" w:rsidRDefault="00685A18" w:rsidP="00685A18">
      <w:pPr>
        <w:pStyle w:val="GOSTScript"/>
      </w:pPr>
      <w:r w:rsidRPr="007036CE">
        <w:tab/>
      </w:r>
      <w:r w:rsidRPr="007036CE">
        <w:tab/>
        <w:t>"StmInfrmtn_BnkAcc_Exctr": "03212643000000016200",</w:t>
      </w:r>
    </w:p>
    <w:p w14:paraId="41E2155E" w14:textId="77777777" w:rsidR="00685A18" w:rsidRPr="007036CE" w:rsidRDefault="00685A18" w:rsidP="00685A18">
      <w:pPr>
        <w:pStyle w:val="GOSTScript"/>
      </w:pPr>
      <w:r w:rsidRPr="007036CE">
        <w:tab/>
      </w:r>
      <w:r w:rsidRPr="007036CE">
        <w:tab/>
        <w:t xml:space="preserve">"StmInfrmtn_SIGN_DO_Rec": </w:t>
      </w:r>
      <w:ins w:id="559" w:author="Сатлер Марина Викторовна" w:date="2024-09-12T12:27:00Z">
        <w:r w:rsidR="00732FD5" w:rsidRPr="007036CE">
          <w:t>false</w:t>
        </w:r>
      </w:ins>
      <w:del w:id="560" w:author="Сатлер Марина Викторовна" w:date="2024-09-12T12:27:00Z">
        <w:r w:rsidRPr="007036CE" w:rsidDel="00732FD5">
          <w:delText>0</w:delText>
        </w:r>
      </w:del>
      <w:r w:rsidRPr="007036CE">
        <w:t>,</w:t>
      </w:r>
    </w:p>
    <w:p w14:paraId="195A8E84" w14:textId="77777777" w:rsidR="00685A18" w:rsidRPr="007036CE" w:rsidRDefault="00685A18" w:rsidP="00685A18">
      <w:pPr>
        <w:pStyle w:val="GOSTScript"/>
      </w:pPr>
      <w:r w:rsidRPr="007036CE">
        <w:tab/>
      </w:r>
      <w:r w:rsidRPr="007036CE">
        <w:tab/>
        <w:t xml:space="preserve">"StmInfrmtn_SIGN_POFR_Snd": </w:t>
      </w:r>
      <w:ins w:id="561" w:author="Сатлер Марина Викторовна" w:date="2024-09-12T12:27:00Z">
        <w:r w:rsidR="00732FD5" w:rsidRPr="007036CE">
          <w:t>false</w:t>
        </w:r>
      </w:ins>
      <w:del w:id="562" w:author="Сатлер Марина Викторовна" w:date="2024-09-12T12:27:00Z">
        <w:r w:rsidRPr="007036CE" w:rsidDel="00732FD5">
          <w:delText>0</w:delText>
        </w:r>
      </w:del>
      <w:r w:rsidRPr="007036CE">
        <w:t>,</w:t>
      </w:r>
    </w:p>
    <w:p w14:paraId="421A2FDA" w14:textId="77777777" w:rsidR="00685A18" w:rsidRPr="007036CE" w:rsidRDefault="00685A18" w:rsidP="00685A18">
      <w:pPr>
        <w:pStyle w:val="GOSTScript"/>
      </w:pPr>
      <w:r w:rsidRPr="007036CE">
        <w:tab/>
      </w:r>
      <w:r w:rsidRPr="007036CE">
        <w:tab/>
        <w:t>"UFPP": [</w:t>
      </w:r>
    </w:p>
    <w:p w14:paraId="01AA8621" w14:textId="77777777" w:rsidR="00685A18" w:rsidRPr="007036CE" w:rsidRDefault="00685A18" w:rsidP="00685A18">
      <w:pPr>
        <w:pStyle w:val="GOSTScript"/>
      </w:pPr>
      <w:r w:rsidRPr="007036CE">
        <w:tab/>
      </w:r>
      <w:r w:rsidRPr="007036CE">
        <w:tab/>
      </w:r>
      <w:r w:rsidRPr="007036CE">
        <w:tab/>
        <w:t>{</w:t>
      </w:r>
    </w:p>
    <w:p w14:paraId="05E861DB" w14:textId="77777777" w:rsidR="00685A18" w:rsidRPr="007036CE" w:rsidRDefault="00685A18" w:rsidP="00685A18">
      <w:pPr>
        <w:pStyle w:val="GOSTScript"/>
      </w:pPr>
      <w:r w:rsidRPr="007036CE">
        <w:tab/>
      </w:r>
      <w:r w:rsidRPr="007036CE">
        <w:tab/>
      </w:r>
      <w:r w:rsidRPr="007036CE">
        <w:tab/>
      </w:r>
      <w:r w:rsidRPr="007036CE">
        <w:tab/>
        <w:t>"id": 1,</w:t>
      </w:r>
    </w:p>
    <w:p w14:paraId="3EFEB513" w14:textId="77777777" w:rsidR="00685A18" w:rsidRPr="007036CE" w:rsidRDefault="00685A18" w:rsidP="00685A18">
      <w:pPr>
        <w:pStyle w:val="GOSTScript"/>
      </w:pPr>
      <w:r w:rsidRPr="007036CE">
        <w:lastRenderedPageBreak/>
        <w:tab/>
      </w:r>
      <w:r w:rsidRPr="007036CE">
        <w:tab/>
      </w:r>
      <w:r w:rsidRPr="007036CE">
        <w:tab/>
      </w:r>
      <w:r w:rsidRPr="007036CE">
        <w:tab/>
        <w:t>"RcrdNm": "10",</w:t>
      </w:r>
    </w:p>
    <w:p w14:paraId="4C75724F" w14:textId="77777777" w:rsidR="00685A18" w:rsidRPr="007036CE" w:rsidRDefault="00685A18" w:rsidP="00685A18">
      <w:pPr>
        <w:pStyle w:val="GOSTScript"/>
      </w:pPr>
      <w:r w:rsidRPr="007036CE">
        <w:tab/>
      </w:r>
      <w:r w:rsidRPr="007036CE">
        <w:tab/>
      </w:r>
      <w:r w:rsidRPr="007036CE">
        <w:tab/>
      </w:r>
      <w:r w:rsidRPr="007036CE">
        <w:tab/>
        <w:t>"OprTp": "2",</w:t>
      </w:r>
    </w:p>
    <w:p w14:paraId="50AF1824" w14:textId="77777777" w:rsidR="00685A18" w:rsidRPr="007036CE" w:rsidRDefault="00685A18" w:rsidP="00685A18">
      <w:pPr>
        <w:pStyle w:val="GOSTScript"/>
      </w:pPr>
      <w:r w:rsidRPr="007036CE">
        <w:tab/>
      </w:r>
      <w:r w:rsidRPr="007036CE">
        <w:tab/>
      </w:r>
      <w:r w:rsidRPr="007036CE">
        <w:tab/>
      </w:r>
      <w:r w:rsidRPr="007036CE">
        <w:tab/>
        <w:t>"AcntNm": "03621А57300",</w:t>
      </w:r>
    </w:p>
    <w:p w14:paraId="683DF5F1" w14:textId="77777777" w:rsidR="00685A18" w:rsidRPr="007036CE" w:rsidRDefault="00685A18" w:rsidP="00685A18">
      <w:pPr>
        <w:pStyle w:val="GOSTScript"/>
      </w:pPr>
      <w:r w:rsidRPr="007036CE">
        <w:tab/>
      </w:r>
      <w:r w:rsidRPr="007036CE">
        <w:tab/>
      </w:r>
      <w:r w:rsidRPr="007036CE">
        <w:tab/>
      </w:r>
      <w:r w:rsidRPr="007036CE">
        <w:tab/>
        <w:t>"MSC_KBK_KBK": "18301171200001001112",</w:t>
      </w:r>
    </w:p>
    <w:p w14:paraId="2C1108BA" w14:textId="77777777" w:rsidR="00685A18" w:rsidRPr="007036CE" w:rsidRDefault="00685A18" w:rsidP="00685A18">
      <w:pPr>
        <w:pStyle w:val="GOSTScript"/>
      </w:pPr>
      <w:r w:rsidRPr="007036CE">
        <w:tab/>
      </w:r>
      <w:r w:rsidRPr="007036CE">
        <w:tab/>
      </w:r>
      <w:r w:rsidRPr="007036CE">
        <w:tab/>
      </w:r>
      <w:r w:rsidRPr="007036CE">
        <w:tab/>
        <w:t>"MSC_KBK_BKTp": "10",</w:t>
      </w:r>
    </w:p>
    <w:p w14:paraId="248889CF" w14:textId="77777777" w:rsidR="00685A18" w:rsidRPr="007036CE" w:rsidRDefault="00685A18" w:rsidP="00685A18">
      <w:pPr>
        <w:pStyle w:val="GOSTScript"/>
      </w:pPr>
      <w:r w:rsidRPr="007036CE">
        <w:tab/>
      </w:r>
      <w:r w:rsidRPr="007036CE">
        <w:tab/>
      </w:r>
      <w:r w:rsidRPr="007036CE">
        <w:tab/>
      </w:r>
      <w:r w:rsidRPr="007036CE">
        <w:tab/>
        <w:t>"MSC_KBK_TrgtCd": "20-58540-00000-10001",</w:t>
      </w:r>
    </w:p>
    <w:p w14:paraId="251B938E" w14:textId="77777777" w:rsidR="00685A18" w:rsidRPr="007036CE" w:rsidRDefault="00685A18" w:rsidP="00685A18">
      <w:pPr>
        <w:pStyle w:val="GOSTScript"/>
      </w:pPr>
      <w:r w:rsidRPr="007036CE">
        <w:tab/>
      </w:r>
      <w:r w:rsidRPr="007036CE">
        <w:tab/>
      </w:r>
      <w:r w:rsidRPr="007036CE">
        <w:tab/>
      </w:r>
      <w:r w:rsidRPr="007036CE">
        <w:tab/>
        <w:t xml:space="preserve">"AdvnPaySign_Rec": </w:t>
      </w:r>
      <w:ins w:id="563" w:author="Сатлер Марина Викторовна" w:date="2024-09-12T12:27:00Z">
        <w:r w:rsidR="00732FD5" w:rsidRPr="007036CE">
          <w:t>"PayNotAdvance"</w:t>
        </w:r>
      </w:ins>
      <w:del w:id="564" w:author="Сатлер Марина Викторовна" w:date="2024-09-12T12:27:00Z">
        <w:r w:rsidRPr="007036CE" w:rsidDel="00732FD5">
          <w:delText>0</w:delText>
        </w:r>
      </w:del>
      <w:r w:rsidRPr="007036CE">
        <w:t>,</w:t>
      </w:r>
    </w:p>
    <w:p w14:paraId="2DF881C2" w14:textId="77777777" w:rsidR="00685A18" w:rsidRPr="007036CE" w:rsidRDefault="00685A18" w:rsidP="00685A18">
      <w:pPr>
        <w:pStyle w:val="GOSTScript"/>
      </w:pPr>
      <w:r w:rsidRPr="007036CE">
        <w:tab/>
      </w:r>
      <w:r w:rsidRPr="007036CE">
        <w:tab/>
      </w:r>
      <w:r w:rsidRPr="007036CE">
        <w:tab/>
      </w:r>
      <w:r w:rsidRPr="007036CE">
        <w:tab/>
        <w:t xml:space="preserve">"SIGN_BaLbo_Snd": </w:t>
      </w:r>
      <w:ins w:id="565" w:author="Сатлер Марина Викторовна" w:date="2024-09-12T12:27:00Z">
        <w:r w:rsidR="00732FD5" w:rsidRPr="007036CE">
          <w:t>false</w:t>
        </w:r>
      </w:ins>
      <w:del w:id="566" w:author="Сатлер Марина Викторовна" w:date="2024-09-12T12:27:00Z">
        <w:r w:rsidRPr="007036CE" w:rsidDel="00732FD5">
          <w:delText>0</w:delText>
        </w:r>
      </w:del>
    </w:p>
    <w:p w14:paraId="3196BAC8" w14:textId="77777777" w:rsidR="00685A18" w:rsidRPr="007036CE" w:rsidRDefault="00685A18" w:rsidP="00685A18">
      <w:pPr>
        <w:pStyle w:val="GOSTScript"/>
      </w:pPr>
      <w:r w:rsidRPr="007036CE">
        <w:tab/>
      </w:r>
      <w:r w:rsidRPr="007036CE">
        <w:tab/>
      </w:r>
      <w:r w:rsidRPr="007036CE">
        <w:tab/>
        <w:t>}</w:t>
      </w:r>
    </w:p>
    <w:p w14:paraId="7E88532F" w14:textId="77777777" w:rsidR="00685A18" w:rsidRPr="007036CE" w:rsidRDefault="00685A18" w:rsidP="00685A18">
      <w:pPr>
        <w:pStyle w:val="GOSTScript"/>
      </w:pPr>
      <w:r w:rsidRPr="007036CE">
        <w:tab/>
      </w:r>
      <w:r w:rsidRPr="007036CE">
        <w:tab/>
        <w:t>],</w:t>
      </w:r>
    </w:p>
    <w:p w14:paraId="4EEC2BAF" w14:textId="77777777" w:rsidR="00685A18" w:rsidRPr="007036CE" w:rsidRDefault="00685A18" w:rsidP="00685A18">
      <w:pPr>
        <w:pStyle w:val="GOSTScript"/>
      </w:pPr>
      <w:r w:rsidRPr="007036CE">
        <w:tab/>
      </w:r>
      <w:r w:rsidRPr="007036CE">
        <w:tab/>
        <w:t>"UFPP_N": [</w:t>
      </w:r>
    </w:p>
    <w:p w14:paraId="5554AAEB" w14:textId="77777777" w:rsidR="00685A18" w:rsidRPr="007036CE" w:rsidRDefault="00685A18" w:rsidP="00685A18">
      <w:pPr>
        <w:pStyle w:val="GOSTScript"/>
      </w:pPr>
      <w:r w:rsidRPr="007036CE">
        <w:tab/>
      </w:r>
      <w:r w:rsidRPr="007036CE">
        <w:tab/>
      </w:r>
      <w:r w:rsidRPr="007036CE">
        <w:tab/>
        <w:t>{</w:t>
      </w:r>
    </w:p>
    <w:p w14:paraId="2C2DEB1D" w14:textId="77777777" w:rsidR="00685A18" w:rsidRPr="007036CE" w:rsidRDefault="00685A18" w:rsidP="00685A18">
      <w:pPr>
        <w:pStyle w:val="GOSTScript"/>
      </w:pPr>
      <w:r w:rsidRPr="007036CE">
        <w:tab/>
      </w:r>
      <w:r w:rsidRPr="007036CE">
        <w:tab/>
      </w:r>
      <w:r w:rsidRPr="007036CE">
        <w:tab/>
      </w:r>
      <w:r w:rsidRPr="007036CE">
        <w:tab/>
        <w:t xml:space="preserve">"id": </w:t>
      </w:r>
      <w:r w:rsidR="00E82107" w:rsidRPr="007036CE">
        <w:t>1</w:t>
      </w:r>
      <w:r w:rsidRPr="007036CE">
        <w:t>,</w:t>
      </w:r>
    </w:p>
    <w:p w14:paraId="78A18708" w14:textId="77777777" w:rsidR="00685A18" w:rsidRPr="007036CE" w:rsidRDefault="00685A18" w:rsidP="00685A18">
      <w:pPr>
        <w:pStyle w:val="GOSTScript"/>
      </w:pPr>
      <w:r w:rsidRPr="007036CE">
        <w:tab/>
      </w:r>
      <w:r w:rsidRPr="007036CE">
        <w:tab/>
      </w:r>
      <w:r w:rsidRPr="007036CE">
        <w:tab/>
      </w:r>
      <w:r w:rsidRPr="007036CE">
        <w:tab/>
        <w:t>"RcrdNmNw": "10",</w:t>
      </w:r>
    </w:p>
    <w:p w14:paraId="67C63364" w14:textId="77777777" w:rsidR="00685A18" w:rsidRPr="007036CE" w:rsidRDefault="00685A18" w:rsidP="00685A18">
      <w:pPr>
        <w:pStyle w:val="GOSTScript"/>
      </w:pPr>
      <w:r w:rsidRPr="007036CE">
        <w:tab/>
      </w:r>
      <w:r w:rsidRPr="007036CE">
        <w:tab/>
      </w:r>
      <w:r w:rsidRPr="007036CE">
        <w:tab/>
      </w:r>
      <w:r w:rsidRPr="007036CE">
        <w:tab/>
        <w:t>"REC_ACCOUNTNUM_TECH": "03951000540",</w:t>
      </w:r>
    </w:p>
    <w:p w14:paraId="39AE7C57" w14:textId="77777777" w:rsidR="00685A18" w:rsidRPr="007036CE" w:rsidRDefault="00685A18" w:rsidP="00685A18">
      <w:pPr>
        <w:pStyle w:val="GOSTScript"/>
      </w:pPr>
      <w:r w:rsidRPr="007036CE">
        <w:tab/>
      </w:r>
      <w:r w:rsidRPr="007036CE">
        <w:tab/>
      </w:r>
      <w:r w:rsidRPr="007036CE">
        <w:tab/>
      </w:r>
      <w:r w:rsidRPr="007036CE">
        <w:tab/>
        <w:t>"MSC_KBKNw_KBK": "18300011200001051112",</w:t>
      </w:r>
    </w:p>
    <w:p w14:paraId="75E4D67E" w14:textId="77777777" w:rsidR="00685A18" w:rsidRPr="007036CE" w:rsidRDefault="00685A18" w:rsidP="00685A18">
      <w:pPr>
        <w:pStyle w:val="GOSTScript"/>
      </w:pPr>
      <w:r w:rsidRPr="007036CE">
        <w:tab/>
      </w:r>
      <w:r w:rsidRPr="007036CE">
        <w:tab/>
      </w:r>
      <w:r w:rsidRPr="007036CE">
        <w:tab/>
      </w:r>
      <w:r w:rsidRPr="007036CE">
        <w:tab/>
        <w:t>"MSC_KBKNw_BKTp": "10",</w:t>
      </w:r>
    </w:p>
    <w:p w14:paraId="67058526" w14:textId="77777777" w:rsidR="00685A18" w:rsidRPr="007036CE" w:rsidRDefault="00685A18" w:rsidP="00685A18">
      <w:pPr>
        <w:pStyle w:val="GOSTScript"/>
      </w:pPr>
      <w:r w:rsidRPr="007036CE">
        <w:tab/>
      </w:r>
      <w:r w:rsidRPr="007036CE">
        <w:tab/>
      </w:r>
      <w:r w:rsidRPr="007036CE">
        <w:tab/>
      </w:r>
      <w:r w:rsidRPr="007036CE">
        <w:tab/>
        <w:t>"MSC_KBKNw_TrgtCd": "21-58640-00000-00000",</w:t>
      </w:r>
    </w:p>
    <w:p w14:paraId="59D1F9DD" w14:textId="77777777" w:rsidR="00685A18" w:rsidRPr="007036CE" w:rsidRDefault="00685A18" w:rsidP="00685A18">
      <w:pPr>
        <w:pStyle w:val="GOSTScript"/>
      </w:pPr>
      <w:r w:rsidRPr="007036CE">
        <w:tab/>
      </w:r>
      <w:r w:rsidRPr="007036CE">
        <w:tab/>
      </w:r>
      <w:r w:rsidRPr="007036CE">
        <w:tab/>
      </w:r>
      <w:r w:rsidRPr="007036CE">
        <w:tab/>
        <w:t xml:space="preserve">"AdvnPaySign_Rec": </w:t>
      </w:r>
      <w:ins w:id="567" w:author="Сатлер Марина Викторовна" w:date="2024-09-12T12:27:00Z">
        <w:r w:rsidR="00732FD5" w:rsidRPr="007036CE">
          <w:t>"PayNotAdvance"</w:t>
        </w:r>
      </w:ins>
      <w:del w:id="568" w:author="Сатлер Марина Викторовна" w:date="2024-09-12T12:27:00Z">
        <w:r w:rsidRPr="007036CE" w:rsidDel="00732FD5">
          <w:delText>0</w:delText>
        </w:r>
      </w:del>
      <w:r w:rsidRPr="007036CE">
        <w:t>,</w:t>
      </w:r>
    </w:p>
    <w:p w14:paraId="676B852D" w14:textId="77777777" w:rsidR="00685A18" w:rsidRPr="007036CE" w:rsidRDefault="00685A18" w:rsidP="00685A18">
      <w:pPr>
        <w:pStyle w:val="GOSTScript"/>
      </w:pPr>
      <w:r w:rsidRPr="007036CE">
        <w:tab/>
      </w:r>
      <w:r w:rsidRPr="007036CE">
        <w:tab/>
      </w:r>
      <w:r w:rsidRPr="007036CE">
        <w:tab/>
      </w:r>
      <w:r w:rsidRPr="007036CE">
        <w:tab/>
        <w:t xml:space="preserve">"SIGN_BaLboNw_Snd": </w:t>
      </w:r>
      <w:ins w:id="569" w:author="Сатлер Марина Викторовна" w:date="2024-09-12T12:27:00Z">
        <w:r w:rsidR="00732FD5" w:rsidRPr="007036CE">
          <w:t>false</w:t>
        </w:r>
      </w:ins>
      <w:del w:id="570" w:author="Сатлер Марина Викторовна" w:date="2024-09-12T12:27:00Z">
        <w:r w:rsidRPr="007036CE" w:rsidDel="00732FD5">
          <w:delText>0</w:delText>
        </w:r>
      </w:del>
      <w:r w:rsidRPr="007036CE">
        <w:t>,</w:t>
      </w:r>
    </w:p>
    <w:p w14:paraId="22E0ECC9" w14:textId="77777777" w:rsidR="00685A18" w:rsidRPr="007036CE" w:rsidRDefault="00685A18" w:rsidP="00685A18">
      <w:pPr>
        <w:pStyle w:val="GOSTScript"/>
      </w:pPr>
      <w:r w:rsidRPr="007036CE">
        <w:tab/>
      </w:r>
      <w:r w:rsidRPr="007036CE">
        <w:tab/>
      </w:r>
      <w:r w:rsidRPr="007036CE">
        <w:tab/>
      </w:r>
      <w:r w:rsidRPr="007036CE">
        <w:tab/>
        <w:t>"AmntNw": 100.00</w:t>
      </w:r>
    </w:p>
    <w:p w14:paraId="29E8A1E7" w14:textId="77777777" w:rsidR="00685A18" w:rsidRPr="007036CE" w:rsidRDefault="00685A18" w:rsidP="00685A18">
      <w:pPr>
        <w:pStyle w:val="GOSTScript"/>
      </w:pPr>
      <w:r w:rsidRPr="007036CE">
        <w:tab/>
      </w:r>
      <w:r w:rsidRPr="007036CE">
        <w:tab/>
      </w:r>
      <w:r w:rsidRPr="007036CE">
        <w:tab/>
        <w:t>}</w:t>
      </w:r>
    </w:p>
    <w:p w14:paraId="5C97EE50" w14:textId="77777777" w:rsidR="00685A18" w:rsidRPr="007036CE" w:rsidRDefault="00685A18" w:rsidP="00685A18">
      <w:pPr>
        <w:pStyle w:val="GOSTScript"/>
      </w:pPr>
      <w:r w:rsidRPr="007036CE">
        <w:tab/>
      </w:r>
      <w:r w:rsidRPr="007036CE">
        <w:tab/>
        <w:t>]</w:t>
      </w:r>
    </w:p>
    <w:p w14:paraId="4B9E5345" w14:textId="77777777" w:rsidR="00685A18" w:rsidRPr="007036CE" w:rsidRDefault="00685A18" w:rsidP="00685A18">
      <w:pPr>
        <w:pStyle w:val="GOSTScript"/>
      </w:pPr>
      <w:r w:rsidRPr="007036CE">
        <w:tab/>
        <w:t>}</w:t>
      </w:r>
    </w:p>
    <w:p w14:paraId="13ED609A" w14:textId="77777777" w:rsidR="002F7A70" w:rsidRPr="007036CE" w:rsidRDefault="00685A18" w:rsidP="00685A18">
      <w:pPr>
        <w:pStyle w:val="GOSTScript"/>
      </w:pPr>
      <w:r w:rsidRPr="007036CE">
        <w:t>}</w:t>
      </w:r>
    </w:p>
    <w:p w14:paraId="149FA1F4" w14:textId="77777777" w:rsidR="0080306E" w:rsidRPr="007036CE" w:rsidRDefault="0080306E" w:rsidP="00DE0449">
      <w:pPr>
        <w:pStyle w:val="41"/>
      </w:pPr>
      <w:bookmarkStart w:id="571" w:name="_Ref158392583"/>
      <w:bookmarkStart w:id="572" w:name="_Toc222927717"/>
      <w:r w:rsidRPr="007036CE">
        <w:lastRenderedPageBreak/>
        <w:t>«Сведения о бюджетном обязательстве» EXP_InfBO</w:t>
      </w:r>
      <w:bookmarkEnd w:id="571"/>
      <w:bookmarkEnd w:id="572"/>
    </w:p>
    <w:p w14:paraId="4B14D559" w14:textId="77777777" w:rsidR="0080306E" w:rsidRPr="007036CE" w:rsidRDefault="0080306E" w:rsidP="00DE0449">
      <w:pPr>
        <w:pStyle w:val="51"/>
      </w:pPr>
      <w:bookmarkStart w:id="573" w:name="_Toc222927718"/>
      <w:r w:rsidRPr="007036CE">
        <w:t>Перечень параметров</w:t>
      </w:r>
      <w:r w:rsidR="006B4BCA" w:rsidRPr="007036CE">
        <w:t xml:space="preserve"> тела</w:t>
      </w:r>
      <w:r w:rsidRPr="007036CE">
        <w:t xml:space="preserve"> запроса (Document) по документу </w:t>
      </w:r>
      <w:r w:rsidR="00B92054" w:rsidRPr="007036CE">
        <w:t>«</w:t>
      </w:r>
      <w:r w:rsidRPr="007036CE">
        <w:t>Сведения о бюджетном обязательстве</w:t>
      </w:r>
      <w:r w:rsidR="00B92054" w:rsidRPr="007036CE">
        <w:t>»</w:t>
      </w:r>
      <w:r w:rsidRPr="007036CE">
        <w:t xml:space="preserve"> EXP_InfBO</w:t>
      </w:r>
      <w:bookmarkEnd w:id="573"/>
    </w:p>
    <w:p w14:paraId="79498AA6" w14:textId="5ED37AE8" w:rsidR="00C256D8" w:rsidRPr="007036CE" w:rsidRDefault="004E3625" w:rsidP="00B92054">
      <w:pPr>
        <w:pStyle w:val="GOSTNameTable"/>
      </w:pPr>
      <w:r w:rsidRPr="007036CE">
        <w:rPr>
          <w:noProof/>
        </w:rPr>
        <w:fldChar w:fldCharType="begin"/>
      </w:r>
      <w:r w:rsidRPr="007036CE">
        <w:rPr>
          <w:noProof/>
        </w:rPr>
        <w:instrText xml:space="preserve"> SEQ Таблица \* ARABIC </w:instrText>
      </w:r>
      <w:r w:rsidRPr="007036CE">
        <w:rPr>
          <w:noProof/>
        </w:rPr>
        <w:fldChar w:fldCharType="separate"/>
      </w:r>
      <w:bookmarkStart w:id="574" w:name="_Toc222927988"/>
      <w:r w:rsidR="00BD74E1">
        <w:rPr>
          <w:noProof/>
        </w:rPr>
        <w:t>15</w:t>
      </w:r>
      <w:r w:rsidRPr="007036CE">
        <w:rPr>
          <w:noProof/>
        </w:rPr>
        <w:fldChar w:fldCharType="end"/>
      </w:r>
      <w:r w:rsidR="00C256D8" w:rsidRPr="007036CE">
        <w:t xml:space="preserve"> </w:t>
      </w:r>
      <w:r w:rsidR="00CC2920" w:rsidRPr="007036CE">
        <w:t>–</w:t>
      </w:r>
      <w:r w:rsidR="00C256D8" w:rsidRPr="007036CE">
        <w:t xml:space="preserve"> Параметры </w:t>
      </w:r>
      <w:r w:rsidR="00B92054" w:rsidRPr="007036CE">
        <w:t xml:space="preserve">тела (Document) </w:t>
      </w:r>
      <w:r w:rsidR="00C256D8" w:rsidRPr="007036CE">
        <w:t>запроса на подбор / сторнирование / переформирование записей учета по документу «Сведения о бюджетном обязательстве» EXP_InfBO</w:t>
      </w:r>
      <w:bookmarkEnd w:id="574"/>
    </w:p>
    <w:tbl>
      <w:tblPr>
        <w:tblStyle w:val="GOSTTable"/>
        <w:tblW w:w="5000" w:type="pct"/>
        <w:tblLayout w:type="fixed"/>
        <w:tblLook w:val="07E0" w:firstRow="1" w:lastRow="1" w:firstColumn="1" w:lastColumn="1" w:noHBand="1" w:noVBand="1"/>
      </w:tblPr>
      <w:tblGrid>
        <w:gridCol w:w="3467"/>
        <w:gridCol w:w="2364"/>
        <w:gridCol w:w="1576"/>
        <w:gridCol w:w="908"/>
        <w:gridCol w:w="993"/>
        <w:gridCol w:w="6452"/>
      </w:tblGrid>
      <w:tr w:rsidR="00216FC5" w:rsidRPr="007036CE" w14:paraId="68D828AF" w14:textId="77777777" w:rsidTr="00F92E5F">
        <w:trPr>
          <w:cnfStyle w:val="100000000000" w:firstRow="1" w:lastRow="0" w:firstColumn="0" w:lastColumn="0" w:oddVBand="0" w:evenVBand="0" w:oddHBand="0" w:evenHBand="0" w:firstRowFirstColumn="0" w:firstRowLastColumn="0" w:lastRowFirstColumn="0" w:lastRowLastColumn="0"/>
          <w:trHeight w:val="1002"/>
        </w:trPr>
        <w:tc>
          <w:tcPr>
            <w:tcW w:w="1100" w:type="pct"/>
            <w:hideMark/>
          </w:tcPr>
          <w:p w14:paraId="155901E9" w14:textId="77777777" w:rsidR="0080306E" w:rsidRPr="007036CE" w:rsidRDefault="0080306E" w:rsidP="00216FC5">
            <w:pPr>
              <w:pStyle w:val="GOSTTableHead"/>
            </w:pPr>
            <w:r w:rsidRPr="007036CE">
              <w:t>Наименование параметра</w:t>
            </w:r>
          </w:p>
        </w:tc>
        <w:tc>
          <w:tcPr>
            <w:tcW w:w="750" w:type="pct"/>
            <w:hideMark/>
          </w:tcPr>
          <w:p w14:paraId="12AB0803" w14:textId="77777777" w:rsidR="0080306E" w:rsidRPr="007036CE" w:rsidRDefault="0080306E" w:rsidP="00216FC5">
            <w:pPr>
              <w:pStyle w:val="GOSTTableHead"/>
            </w:pPr>
            <w:r w:rsidRPr="007036CE">
              <w:t>Название тэга</w:t>
            </w:r>
          </w:p>
        </w:tc>
        <w:tc>
          <w:tcPr>
            <w:tcW w:w="500" w:type="pct"/>
            <w:hideMark/>
          </w:tcPr>
          <w:p w14:paraId="465F0FB0" w14:textId="77777777" w:rsidR="0080306E" w:rsidRPr="007036CE" w:rsidRDefault="0080306E" w:rsidP="00216FC5">
            <w:pPr>
              <w:pStyle w:val="GOSTTableHead"/>
            </w:pPr>
            <w:r w:rsidRPr="007036CE">
              <w:t>Тип данных</w:t>
            </w:r>
          </w:p>
        </w:tc>
        <w:tc>
          <w:tcPr>
            <w:tcW w:w="288" w:type="pct"/>
          </w:tcPr>
          <w:p w14:paraId="47E9C068" w14:textId="77777777" w:rsidR="0080306E" w:rsidRPr="007036CE" w:rsidRDefault="0080306E" w:rsidP="00216FC5">
            <w:pPr>
              <w:pStyle w:val="GOSTTableHead"/>
            </w:pPr>
            <w:r w:rsidRPr="007036CE">
              <w:t>Обязательность</w:t>
            </w:r>
          </w:p>
        </w:tc>
        <w:tc>
          <w:tcPr>
            <w:tcW w:w="315" w:type="pct"/>
            <w:hideMark/>
          </w:tcPr>
          <w:p w14:paraId="6D873E14" w14:textId="77777777" w:rsidR="0080306E" w:rsidRPr="007036CE" w:rsidRDefault="0080306E" w:rsidP="00216FC5">
            <w:pPr>
              <w:pStyle w:val="GOSTTableHead"/>
            </w:pPr>
            <w:r w:rsidRPr="007036CE">
              <w:t>Размерность</w:t>
            </w:r>
          </w:p>
        </w:tc>
        <w:tc>
          <w:tcPr>
            <w:tcW w:w="2047" w:type="pct"/>
          </w:tcPr>
          <w:p w14:paraId="78657F78" w14:textId="77777777" w:rsidR="0080306E" w:rsidRPr="007036CE" w:rsidRDefault="0080306E" w:rsidP="00216FC5">
            <w:pPr>
              <w:pStyle w:val="GOSTTableHead"/>
            </w:pPr>
            <w:r w:rsidRPr="007036CE">
              <w:t>Описание</w:t>
            </w:r>
          </w:p>
        </w:tc>
      </w:tr>
      <w:tr w:rsidR="00216FC5" w:rsidRPr="007036CE" w14:paraId="66587203" w14:textId="77777777" w:rsidTr="00F92E5F">
        <w:tc>
          <w:tcPr>
            <w:tcW w:w="1100" w:type="pct"/>
          </w:tcPr>
          <w:p w14:paraId="479DB8C9" w14:textId="77777777" w:rsidR="006C6D0A" w:rsidRPr="007036CE" w:rsidRDefault="006C6D0A" w:rsidP="006C6D0A">
            <w:pPr>
              <w:pStyle w:val="GOSTTablenorm"/>
            </w:pPr>
            <w:r w:rsidRPr="007036CE">
              <w:t>Номер документа</w:t>
            </w:r>
          </w:p>
        </w:tc>
        <w:tc>
          <w:tcPr>
            <w:tcW w:w="750" w:type="pct"/>
          </w:tcPr>
          <w:p w14:paraId="08C6D07D" w14:textId="77777777" w:rsidR="006C6D0A" w:rsidRPr="007036CE" w:rsidRDefault="006C6D0A" w:rsidP="009851F8">
            <w:pPr>
              <w:pStyle w:val="GOSTTablenorm"/>
            </w:pPr>
            <w:r w:rsidRPr="007036CE">
              <w:t>Inf_NmbrDcmnt</w:t>
            </w:r>
          </w:p>
        </w:tc>
        <w:tc>
          <w:tcPr>
            <w:tcW w:w="500" w:type="pct"/>
          </w:tcPr>
          <w:p w14:paraId="4E38FA3D" w14:textId="77777777" w:rsidR="006C6D0A" w:rsidRPr="007036CE" w:rsidRDefault="006C6D0A" w:rsidP="006C6D0A">
            <w:pPr>
              <w:pStyle w:val="GOSTTablenorm"/>
            </w:pPr>
            <w:r w:rsidRPr="007036CE">
              <w:t>Строка</w:t>
            </w:r>
          </w:p>
        </w:tc>
        <w:tc>
          <w:tcPr>
            <w:tcW w:w="288" w:type="pct"/>
          </w:tcPr>
          <w:p w14:paraId="7AE4E427" w14:textId="77777777" w:rsidR="006C6D0A" w:rsidRPr="007036CE" w:rsidRDefault="006C6D0A" w:rsidP="006C6D0A">
            <w:pPr>
              <w:pStyle w:val="GOSTTablenorm"/>
            </w:pPr>
            <w:r w:rsidRPr="007036CE">
              <w:t>Да</w:t>
            </w:r>
          </w:p>
        </w:tc>
        <w:tc>
          <w:tcPr>
            <w:tcW w:w="315" w:type="pct"/>
          </w:tcPr>
          <w:p w14:paraId="3A119EE2" w14:textId="77777777" w:rsidR="006C6D0A" w:rsidRPr="007036CE" w:rsidRDefault="006C6D0A" w:rsidP="006C6D0A">
            <w:pPr>
              <w:pStyle w:val="GOSTTablenorm"/>
            </w:pPr>
            <w:r w:rsidRPr="007036CE">
              <w:t>&lt;=</w:t>
            </w:r>
            <w:r w:rsidRPr="007036CE">
              <w:rPr>
                <w:lang w:val="en-US"/>
              </w:rPr>
              <w:t>1</w:t>
            </w:r>
            <w:r w:rsidRPr="007036CE">
              <w:t>5</w:t>
            </w:r>
          </w:p>
        </w:tc>
        <w:tc>
          <w:tcPr>
            <w:tcW w:w="2047" w:type="pct"/>
          </w:tcPr>
          <w:p w14:paraId="51092189" w14:textId="77777777" w:rsidR="006C6D0A" w:rsidRPr="007036CE" w:rsidRDefault="006C6D0A" w:rsidP="006C6D0A">
            <w:pPr>
              <w:pStyle w:val="GOSTTablenorm"/>
            </w:pPr>
            <w:r w:rsidRPr="007036CE">
              <w:t>Указывается номер документа</w:t>
            </w:r>
          </w:p>
        </w:tc>
      </w:tr>
      <w:tr w:rsidR="00216FC5" w:rsidRPr="007036CE" w14:paraId="40F7436F" w14:textId="77777777" w:rsidTr="00F92E5F">
        <w:tc>
          <w:tcPr>
            <w:tcW w:w="1100" w:type="pct"/>
          </w:tcPr>
          <w:p w14:paraId="6A1AD6D9" w14:textId="77777777" w:rsidR="006C6D0A" w:rsidRPr="007036CE" w:rsidRDefault="006C6D0A" w:rsidP="006C6D0A">
            <w:pPr>
              <w:pStyle w:val="GOSTTablenorm"/>
            </w:pPr>
            <w:r w:rsidRPr="007036CE">
              <w:t>Дата документа</w:t>
            </w:r>
          </w:p>
        </w:tc>
        <w:tc>
          <w:tcPr>
            <w:tcW w:w="750" w:type="pct"/>
          </w:tcPr>
          <w:p w14:paraId="22B1230B" w14:textId="77777777" w:rsidR="006C6D0A" w:rsidRPr="007036CE" w:rsidRDefault="006C6D0A" w:rsidP="009851F8">
            <w:pPr>
              <w:pStyle w:val="GOSTTablenorm"/>
            </w:pPr>
            <w:r w:rsidRPr="007036CE">
              <w:t>Inf_DtDcmnt</w:t>
            </w:r>
          </w:p>
        </w:tc>
        <w:tc>
          <w:tcPr>
            <w:tcW w:w="500" w:type="pct"/>
          </w:tcPr>
          <w:p w14:paraId="009A192B" w14:textId="77777777" w:rsidR="006C6D0A" w:rsidRPr="007036CE" w:rsidRDefault="006C6D0A" w:rsidP="00B92054">
            <w:pPr>
              <w:pStyle w:val="GOSTTablenorm"/>
            </w:pPr>
            <w:r w:rsidRPr="007036CE">
              <w:t>Дата</w:t>
            </w:r>
          </w:p>
        </w:tc>
        <w:tc>
          <w:tcPr>
            <w:tcW w:w="288" w:type="pct"/>
          </w:tcPr>
          <w:p w14:paraId="32C434A1" w14:textId="77777777" w:rsidR="006C6D0A" w:rsidRPr="007036CE" w:rsidRDefault="006C6D0A" w:rsidP="006C6D0A">
            <w:pPr>
              <w:pStyle w:val="GOSTTablenorm"/>
            </w:pPr>
            <w:r w:rsidRPr="007036CE">
              <w:t>Да</w:t>
            </w:r>
          </w:p>
        </w:tc>
        <w:tc>
          <w:tcPr>
            <w:tcW w:w="315" w:type="pct"/>
          </w:tcPr>
          <w:p w14:paraId="2C23CC33" w14:textId="77777777" w:rsidR="006C6D0A" w:rsidRPr="007036CE" w:rsidRDefault="00CE0E85" w:rsidP="006C6D0A">
            <w:pPr>
              <w:pStyle w:val="GOSTTablenorm"/>
            </w:pPr>
            <w:r w:rsidRPr="007036CE">
              <w:t>-</w:t>
            </w:r>
          </w:p>
        </w:tc>
        <w:tc>
          <w:tcPr>
            <w:tcW w:w="2047" w:type="pct"/>
          </w:tcPr>
          <w:p w14:paraId="745D78FC" w14:textId="77777777" w:rsidR="006C6D0A" w:rsidRPr="007036CE" w:rsidRDefault="006C6D0A" w:rsidP="006C6D0A">
            <w:pPr>
              <w:pStyle w:val="GOSTTablenorm"/>
            </w:pPr>
            <w:r w:rsidRPr="007036CE">
              <w:t>Указывается дата</w:t>
            </w:r>
            <w:r w:rsidR="00B92054" w:rsidRPr="007036CE">
              <w:t xml:space="preserve"> документа в формате YYYY-MM-DD</w:t>
            </w:r>
          </w:p>
        </w:tc>
      </w:tr>
      <w:tr w:rsidR="00315737" w:rsidRPr="007036CE" w14:paraId="4D684C9F" w14:textId="77777777" w:rsidTr="00F92E5F">
        <w:tc>
          <w:tcPr>
            <w:tcW w:w="1100" w:type="pct"/>
          </w:tcPr>
          <w:p w14:paraId="68E2E080" w14:textId="77777777" w:rsidR="00315737" w:rsidRPr="007036CE" w:rsidRDefault="00315737" w:rsidP="00EB437D">
            <w:pPr>
              <w:pStyle w:val="GOSTTablenorm"/>
            </w:pPr>
            <w:r w:rsidRPr="007036CE">
              <w:t>Вид документа</w:t>
            </w:r>
          </w:p>
        </w:tc>
        <w:tc>
          <w:tcPr>
            <w:tcW w:w="750" w:type="pct"/>
          </w:tcPr>
          <w:p w14:paraId="62CB6CE8" w14:textId="77777777" w:rsidR="00315737" w:rsidRPr="007036CE" w:rsidRDefault="00315737" w:rsidP="009851F8">
            <w:pPr>
              <w:pStyle w:val="GOSTTablenorm"/>
            </w:pPr>
            <w:r w:rsidRPr="007036CE">
              <w:t>Inf_TpDc</w:t>
            </w:r>
          </w:p>
        </w:tc>
        <w:tc>
          <w:tcPr>
            <w:tcW w:w="500" w:type="pct"/>
          </w:tcPr>
          <w:p w14:paraId="311DFB64" w14:textId="77777777" w:rsidR="00315737" w:rsidRPr="007036CE" w:rsidRDefault="00315737" w:rsidP="00EB437D">
            <w:pPr>
              <w:pStyle w:val="GOSTTablenorm"/>
            </w:pPr>
            <w:r w:rsidRPr="007036CE">
              <w:t>Строка</w:t>
            </w:r>
          </w:p>
        </w:tc>
        <w:tc>
          <w:tcPr>
            <w:tcW w:w="288" w:type="pct"/>
          </w:tcPr>
          <w:p w14:paraId="6641EF83" w14:textId="77777777" w:rsidR="00315737" w:rsidRPr="007036CE" w:rsidRDefault="00315737" w:rsidP="00EB437D">
            <w:pPr>
              <w:pStyle w:val="GOSTTablenorm"/>
            </w:pPr>
            <w:r w:rsidRPr="007036CE">
              <w:t>Да</w:t>
            </w:r>
          </w:p>
        </w:tc>
        <w:tc>
          <w:tcPr>
            <w:tcW w:w="315" w:type="pct"/>
          </w:tcPr>
          <w:p w14:paraId="0A8E59AC" w14:textId="77777777" w:rsidR="00315737" w:rsidRPr="007036CE" w:rsidRDefault="00315737" w:rsidP="00EB437D">
            <w:pPr>
              <w:pStyle w:val="GOSTTablenorm"/>
            </w:pPr>
            <w:r w:rsidRPr="007036CE">
              <w:t>=3</w:t>
            </w:r>
          </w:p>
        </w:tc>
        <w:tc>
          <w:tcPr>
            <w:tcW w:w="2047" w:type="pct"/>
          </w:tcPr>
          <w:p w14:paraId="1212D03D" w14:textId="77777777" w:rsidR="00315737" w:rsidRPr="007036CE" w:rsidRDefault="00315737" w:rsidP="00315737">
            <w:pPr>
              <w:pStyle w:val="GOSTTablenorm"/>
              <w:rPr>
                <w:szCs w:val="22"/>
              </w:rPr>
            </w:pPr>
            <w:r w:rsidRPr="007036CE">
              <w:rPr>
                <w:szCs w:val="22"/>
              </w:rPr>
              <w:t xml:space="preserve">Указывается </w:t>
            </w:r>
            <w:r w:rsidR="009A6C7B" w:rsidRPr="007036CE">
              <w:rPr>
                <w:szCs w:val="22"/>
              </w:rPr>
              <w:t>код вида</w:t>
            </w:r>
            <w:r w:rsidRPr="007036CE">
              <w:rPr>
                <w:szCs w:val="22"/>
              </w:rPr>
              <w:t xml:space="preserve"> документа.</w:t>
            </w:r>
          </w:p>
          <w:p w14:paraId="76CB62D6" w14:textId="77777777" w:rsidR="00653CCB" w:rsidRPr="007036CE" w:rsidRDefault="00315737" w:rsidP="00315737">
            <w:pPr>
              <w:pStyle w:val="GOSTTablenorm"/>
            </w:pPr>
            <w:r w:rsidRPr="007036CE">
              <w:t xml:space="preserve">Возможные </w:t>
            </w:r>
            <w:r w:rsidR="00653CCB" w:rsidRPr="007036CE">
              <w:t>значения:</w:t>
            </w:r>
          </w:p>
          <w:p w14:paraId="739BB229" w14:textId="74BD0DB2" w:rsidR="00653CCB" w:rsidRPr="007036CE" w:rsidRDefault="00315737">
            <w:pPr>
              <w:pStyle w:val="GOSTTableListMark1"/>
            </w:pPr>
            <w:r w:rsidRPr="007036CE">
              <w:t>«ОБД»</w:t>
            </w:r>
            <w:r w:rsidR="00FB1651">
              <w:t xml:space="preserve"> </w:t>
            </w:r>
            <w:r w:rsidR="00653CCB" w:rsidRPr="007036CE">
              <w:t>– Сведения о бюджетном обязательстве, сформированные Клиентом;</w:t>
            </w:r>
          </w:p>
          <w:p w14:paraId="370ECA01" w14:textId="4FBBDA93" w:rsidR="005C3C0E" w:rsidRPr="007036CE" w:rsidRDefault="00315737" w:rsidP="00F9324A">
            <w:pPr>
              <w:pStyle w:val="GOSTTableListMark1"/>
              <w:rPr>
                <w:szCs w:val="22"/>
              </w:rPr>
            </w:pPr>
            <w:r w:rsidRPr="007036CE">
              <w:t>«ОБП»</w:t>
            </w:r>
            <w:r w:rsidR="00653CCB" w:rsidRPr="007036CE">
              <w:t xml:space="preserve"> </w:t>
            </w:r>
            <w:r w:rsidR="00FB1651" w:rsidRPr="007036CE">
              <w:t>–</w:t>
            </w:r>
            <w:r w:rsidR="00653CCB" w:rsidRPr="007036CE">
              <w:t xml:space="preserve"> Сведения о бюджетном обязательстве, сформированные автоматически</w:t>
            </w:r>
          </w:p>
        </w:tc>
      </w:tr>
      <w:tr w:rsidR="00017FFA" w:rsidRPr="007036CE" w14:paraId="12C6CC66" w14:textId="77777777" w:rsidTr="00F92E5F">
        <w:tc>
          <w:tcPr>
            <w:tcW w:w="1100" w:type="pct"/>
          </w:tcPr>
          <w:p w14:paraId="35505BCF" w14:textId="77777777" w:rsidR="00017FFA" w:rsidRPr="007036CE" w:rsidRDefault="00017FFA" w:rsidP="00EB437D">
            <w:pPr>
              <w:pStyle w:val="GOSTTablenorm"/>
            </w:pPr>
            <w:r w:rsidRPr="007036CE">
              <w:t>Т</w:t>
            </w:r>
            <w:r w:rsidR="00685908" w:rsidRPr="007036CE">
              <w:t>ип с</w:t>
            </w:r>
            <w:r w:rsidRPr="007036CE">
              <w:t>ведений</w:t>
            </w:r>
          </w:p>
        </w:tc>
        <w:tc>
          <w:tcPr>
            <w:tcW w:w="750" w:type="pct"/>
          </w:tcPr>
          <w:p w14:paraId="66DEEB30" w14:textId="77777777" w:rsidR="00017FFA" w:rsidRPr="007036CE" w:rsidRDefault="00017FFA" w:rsidP="009851F8">
            <w:pPr>
              <w:pStyle w:val="GOSTTablenorm"/>
            </w:pPr>
            <w:r w:rsidRPr="007036CE">
              <w:t>Inf_TpDcmnt</w:t>
            </w:r>
          </w:p>
        </w:tc>
        <w:tc>
          <w:tcPr>
            <w:tcW w:w="500" w:type="pct"/>
          </w:tcPr>
          <w:p w14:paraId="10F18C39" w14:textId="77777777" w:rsidR="00017FFA" w:rsidRPr="007036CE" w:rsidRDefault="00DB2100" w:rsidP="00EB437D">
            <w:pPr>
              <w:pStyle w:val="GOSTTablenorm"/>
            </w:pPr>
            <w:r w:rsidRPr="007036CE">
              <w:t>Строка</w:t>
            </w:r>
          </w:p>
        </w:tc>
        <w:tc>
          <w:tcPr>
            <w:tcW w:w="288" w:type="pct"/>
          </w:tcPr>
          <w:p w14:paraId="1D9D1CE2" w14:textId="77777777" w:rsidR="00017FFA" w:rsidRPr="007036CE" w:rsidRDefault="00017FFA" w:rsidP="00EB437D">
            <w:pPr>
              <w:pStyle w:val="GOSTTablenorm"/>
            </w:pPr>
            <w:r w:rsidRPr="007036CE">
              <w:t>Да</w:t>
            </w:r>
          </w:p>
        </w:tc>
        <w:tc>
          <w:tcPr>
            <w:tcW w:w="315" w:type="pct"/>
          </w:tcPr>
          <w:p w14:paraId="2F69CA17" w14:textId="77777777" w:rsidR="00017FFA" w:rsidRPr="007036CE" w:rsidRDefault="001020FF" w:rsidP="00EB437D">
            <w:pPr>
              <w:pStyle w:val="GOSTTablenorm"/>
              <w:rPr>
                <w:lang w:val="en-US"/>
              </w:rPr>
            </w:pPr>
            <w:r w:rsidRPr="007036CE">
              <w:rPr>
                <w:lang w:val="en-US"/>
              </w:rPr>
              <w:t>&lt;=15</w:t>
            </w:r>
          </w:p>
        </w:tc>
        <w:tc>
          <w:tcPr>
            <w:tcW w:w="2047" w:type="pct"/>
          </w:tcPr>
          <w:p w14:paraId="087AB2D8" w14:textId="77777777" w:rsidR="00017FFA" w:rsidRPr="007036CE" w:rsidRDefault="00017FFA" w:rsidP="00EB437D">
            <w:pPr>
              <w:pStyle w:val="GOSTTablenorm"/>
            </w:pPr>
            <w:r w:rsidRPr="007036CE">
              <w:t>Указывается тип сведений.</w:t>
            </w:r>
          </w:p>
          <w:p w14:paraId="662BBDD1" w14:textId="77777777" w:rsidR="00017FFA" w:rsidRPr="007036CE" w:rsidRDefault="00017FFA" w:rsidP="00EB437D">
            <w:pPr>
              <w:pStyle w:val="GOSTTablenorm"/>
            </w:pPr>
            <w:r w:rsidRPr="007036CE">
              <w:t>Возможные значения:</w:t>
            </w:r>
          </w:p>
          <w:p w14:paraId="371DE15B" w14:textId="77777777" w:rsidR="00017FFA" w:rsidRPr="007036CE" w:rsidRDefault="00017FFA" w:rsidP="00EB437D">
            <w:pPr>
              <w:pStyle w:val="GOSTTableListMark1"/>
            </w:pPr>
            <w:r w:rsidRPr="007036CE">
              <w:t>«</w:t>
            </w:r>
            <w:r w:rsidR="00DB2100" w:rsidRPr="007036CE">
              <w:t>П</w:t>
            </w:r>
            <w:r w:rsidRPr="007036CE">
              <w:t>ервичны</w:t>
            </w:r>
            <w:r w:rsidR="00DB2100" w:rsidRPr="007036CE">
              <w:t>й»</w:t>
            </w:r>
            <w:r w:rsidRPr="007036CE">
              <w:t>;</w:t>
            </w:r>
          </w:p>
          <w:p w14:paraId="105B1F27" w14:textId="77777777" w:rsidR="00017FFA" w:rsidRPr="007036CE" w:rsidRDefault="00017FFA" w:rsidP="00EB437D">
            <w:pPr>
              <w:pStyle w:val="GOSTTableListMark1"/>
            </w:pPr>
            <w:r w:rsidRPr="007036CE">
              <w:t>«</w:t>
            </w:r>
            <w:r w:rsidR="00DB2100" w:rsidRPr="007036CE">
              <w:t>И</w:t>
            </w:r>
            <w:r w:rsidRPr="007036CE">
              <w:t>зменения</w:t>
            </w:r>
            <w:r w:rsidR="00DB2100" w:rsidRPr="007036CE">
              <w:t>»</w:t>
            </w:r>
          </w:p>
        </w:tc>
      </w:tr>
      <w:tr w:rsidR="00653CCB" w:rsidRPr="007036CE" w14:paraId="384E9F9E" w14:textId="77777777" w:rsidTr="00F92E5F">
        <w:tc>
          <w:tcPr>
            <w:tcW w:w="1100" w:type="pct"/>
          </w:tcPr>
          <w:p w14:paraId="6F9C257E" w14:textId="77777777" w:rsidR="00653CCB" w:rsidRPr="007036CE" w:rsidRDefault="00653CCB" w:rsidP="00EB437D">
            <w:pPr>
              <w:pStyle w:val="GOSTTablenorm"/>
            </w:pPr>
            <w:r w:rsidRPr="007036CE">
              <w:t>Код валюты по ОКВ</w:t>
            </w:r>
          </w:p>
        </w:tc>
        <w:tc>
          <w:tcPr>
            <w:tcW w:w="750" w:type="pct"/>
          </w:tcPr>
          <w:p w14:paraId="545734B4" w14:textId="77777777" w:rsidR="00653CCB" w:rsidRPr="007036CE" w:rsidRDefault="00653CCB" w:rsidP="009851F8">
            <w:pPr>
              <w:pStyle w:val="GOSTTablenorm"/>
            </w:pPr>
            <w:r w:rsidRPr="007036CE">
              <w:t>InfDcBs_CdCrrnc</w:t>
            </w:r>
          </w:p>
        </w:tc>
        <w:tc>
          <w:tcPr>
            <w:tcW w:w="500" w:type="pct"/>
          </w:tcPr>
          <w:p w14:paraId="308DC6D1" w14:textId="77777777" w:rsidR="00653CCB" w:rsidRPr="007036CE" w:rsidRDefault="00653CCB" w:rsidP="00EB437D">
            <w:pPr>
              <w:pStyle w:val="GOSTTablenorm"/>
            </w:pPr>
            <w:r w:rsidRPr="007036CE">
              <w:t>Строка</w:t>
            </w:r>
          </w:p>
        </w:tc>
        <w:tc>
          <w:tcPr>
            <w:tcW w:w="288" w:type="pct"/>
          </w:tcPr>
          <w:p w14:paraId="4A110935" w14:textId="77777777" w:rsidR="00653CCB" w:rsidRPr="007036CE" w:rsidRDefault="00653CCB" w:rsidP="00EB437D">
            <w:pPr>
              <w:pStyle w:val="GOSTTablenorm"/>
            </w:pPr>
            <w:r w:rsidRPr="007036CE">
              <w:t>Да</w:t>
            </w:r>
          </w:p>
        </w:tc>
        <w:tc>
          <w:tcPr>
            <w:tcW w:w="315" w:type="pct"/>
          </w:tcPr>
          <w:p w14:paraId="0A9B0276" w14:textId="77777777" w:rsidR="00653CCB" w:rsidRPr="007036CE" w:rsidRDefault="00653CCB" w:rsidP="00EB437D">
            <w:pPr>
              <w:pStyle w:val="GOSTTablenorm"/>
            </w:pPr>
            <w:r w:rsidRPr="007036CE">
              <w:t>=3</w:t>
            </w:r>
          </w:p>
        </w:tc>
        <w:tc>
          <w:tcPr>
            <w:tcW w:w="2047" w:type="pct"/>
          </w:tcPr>
          <w:p w14:paraId="77BA11ED" w14:textId="77777777" w:rsidR="00653CCB" w:rsidRPr="007036CE" w:rsidRDefault="00653CCB" w:rsidP="00EB437D">
            <w:pPr>
              <w:pStyle w:val="GOSTTablenorm"/>
            </w:pPr>
            <w:r w:rsidRPr="007036CE">
              <w:t>Указывается цифровой код валюты по Общероссийскому классификатору валют</w:t>
            </w:r>
          </w:p>
        </w:tc>
      </w:tr>
      <w:tr w:rsidR="00653CCB" w:rsidRPr="007036CE" w14:paraId="6675908D" w14:textId="77777777" w:rsidTr="00F92E5F">
        <w:tc>
          <w:tcPr>
            <w:tcW w:w="1100" w:type="pct"/>
          </w:tcPr>
          <w:p w14:paraId="3B4E473E" w14:textId="77777777" w:rsidR="00653CCB" w:rsidRPr="007036CE" w:rsidRDefault="00653CCB" w:rsidP="00EB437D">
            <w:pPr>
              <w:pStyle w:val="GOSTTablenorm"/>
            </w:pPr>
            <w:r w:rsidRPr="007036CE">
              <w:t>Контур</w:t>
            </w:r>
          </w:p>
        </w:tc>
        <w:tc>
          <w:tcPr>
            <w:tcW w:w="750" w:type="pct"/>
          </w:tcPr>
          <w:p w14:paraId="450FDD01" w14:textId="77777777" w:rsidR="00653CCB" w:rsidRPr="007036CE" w:rsidRDefault="00653CCB" w:rsidP="009851F8">
            <w:pPr>
              <w:pStyle w:val="GOSTTablenorm"/>
            </w:pPr>
            <w:r w:rsidRPr="007036CE">
              <w:t>Inf_Contur_PUiO</w:t>
            </w:r>
          </w:p>
        </w:tc>
        <w:tc>
          <w:tcPr>
            <w:tcW w:w="500" w:type="pct"/>
          </w:tcPr>
          <w:p w14:paraId="0C9E5425" w14:textId="77777777" w:rsidR="00653CCB" w:rsidRPr="007036CE" w:rsidRDefault="00653CCB" w:rsidP="00EB437D">
            <w:pPr>
              <w:pStyle w:val="GOSTTablenorm"/>
            </w:pPr>
            <w:r w:rsidRPr="007036CE">
              <w:t>Строка</w:t>
            </w:r>
          </w:p>
        </w:tc>
        <w:tc>
          <w:tcPr>
            <w:tcW w:w="288" w:type="pct"/>
          </w:tcPr>
          <w:p w14:paraId="310ECEAF" w14:textId="77777777" w:rsidR="00653CCB" w:rsidRPr="007036CE" w:rsidRDefault="00653CCB" w:rsidP="00EB437D">
            <w:pPr>
              <w:pStyle w:val="GOSTTablenorm"/>
            </w:pPr>
            <w:r w:rsidRPr="007036CE">
              <w:t>Да</w:t>
            </w:r>
          </w:p>
        </w:tc>
        <w:tc>
          <w:tcPr>
            <w:tcW w:w="315" w:type="pct"/>
          </w:tcPr>
          <w:p w14:paraId="201BCEBE" w14:textId="77777777" w:rsidR="00653CCB" w:rsidRPr="007036CE" w:rsidRDefault="00653CCB" w:rsidP="00EB437D">
            <w:pPr>
              <w:pStyle w:val="GOSTTablenorm"/>
            </w:pPr>
            <w:r w:rsidRPr="007036CE">
              <w:t>=1</w:t>
            </w:r>
          </w:p>
        </w:tc>
        <w:tc>
          <w:tcPr>
            <w:tcW w:w="2047" w:type="pct"/>
          </w:tcPr>
          <w:p w14:paraId="65D70738" w14:textId="77777777" w:rsidR="00653CCB" w:rsidRPr="007036CE" w:rsidRDefault="00653CCB" w:rsidP="00EB437D">
            <w:pPr>
              <w:pStyle w:val="GOSTTablenorm"/>
            </w:pPr>
            <w:r w:rsidRPr="007036CE">
              <w:t>Указывается код контура, в котором проводится операция.</w:t>
            </w:r>
          </w:p>
          <w:p w14:paraId="053CD207" w14:textId="77777777" w:rsidR="00653CCB" w:rsidRPr="007036CE" w:rsidRDefault="00653CCB" w:rsidP="00EB437D">
            <w:pPr>
              <w:pStyle w:val="GOSTTablenorm"/>
            </w:pPr>
            <w:r w:rsidRPr="007036CE">
              <w:t>Возможные значения:</w:t>
            </w:r>
          </w:p>
          <w:p w14:paraId="0952127D" w14:textId="77777777" w:rsidR="00653CCB" w:rsidRPr="007036CE" w:rsidRDefault="00653CCB" w:rsidP="00EB437D">
            <w:pPr>
              <w:pStyle w:val="GOSTTableListMark1"/>
            </w:pPr>
            <w:r w:rsidRPr="007036CE">
              <w:t>«</w:t>
            </w:r>
            <w:r w:rsidR="00666E41" w:rsidRPr="007036CE">
              <w:rPr>
                <w:lang w:val="en-US"/>
              </w:rPr>
              <w:t>O</w:t>
            </w:r>
            <w:r w:rsidRPr="007036CE">
              <w:t>» – открытый;</w:t>
            </w:r>
          </w:p>
          <w:p w14:paraId="2C9C04E0" w14:textId="77777777" w:rsidR="00653CCB" w:rsidRPr="007036CE" w:rsidRDefault="00653CCB" w:rsidP="00EB437D">
            <w:pPr>
              <w:pStyle w:val="GOSTTableListMark1"/>
            </w:pPr>
            <w:r w:rsidRPr="007036CE">
              <w:t>«</w:t>
            </w:r>
            <w:r w:rsidRPr="007036CE">
              <w:rPr>
                <w:lang w:val="en-US"/>
              </w:rPr>
              <w:t>S</w:t>
            </w:r>
            <w:r w:rsidRPr="007036CE">
              <w:t>» – защищенный;</w:t>
            </w:r>
          </w:p>
          <w:p w14:paraId="7873D971" w14:textId="77777777" w:rsidR="00653CCB" w:rsidRPr="007036CE" w:rsidRDefault="009851F8" w:rsidP="00EB437D">
            <w:pPr>
              <w:pStyle w:val="GOSTTableListMark1"/>
            </w:pPr>
            <w:r w:rsidRPr="007036CE">
              <w:t>«</w:t>
            </w:r>
            <w:r w:rsidR="00653CCB" w:rsidRPr="007036CE">
              <w:t>1</w:t>
            </w:r>
            <w:r w:rsidRPr="007036CE">
              <w:t>»</w:t>
            </w:r>
            <w:r w:rsidR="00653CCB" w:rsidRPr="007036CE">
              <w:t xml:space="preserve"> – открытый;</w:t>
            </w:r>
          </w:p>
          <w:p w14:paraId="0F69BC9D" w14:textId="4664D2A5" w:rsidR="00653CCB" w:rsidRPr="007036CE" w:rsidRDefault="009851F8" w:rsidP="00EB437D">
            <w:pPr>
              <w:pStyle w:val="GOSTTableListMark1"/>
            </w:pPr>
            <w:r w:rsidRPr="007036CE">
              <w:lastRenderedPageBreak/>
              <w:t>«</w:t>
            </w:r>
            <w:r w:rsidR="00653CCB" w:rsidRPr="007036CE">
              <w:t>2</w:t>
            </w:r>
            <w:r w:rsidRPr="007036CE">
              <w:t>»</w:t>
            </w:r>
            <w:r w:rsidR="00653CCB" w:rsidRPr="007036CE">
              <w:t xml:space="preserve"> </w:t>
            </w:r>
            <w:r w:rsidR="00FB1651" w:rsidRPr="007036CE">
              <w:t>–</w:t>
            </w:r>
            <w:r w:rsidR="00653CCB" w:rsidRPr="007036CE">
              <w:t xml:space="preserve"> защищенный</w:t>
            </w:r>
          </w:p>
        </w:tc>
      </w:tr>
      <w:tr w:rsidR="00653CCB" w:rsidRPr="007036CE" w14:paraId="792E6663" w14:textId="77777777" w:rsidTr="00F92E5F">
        <w:tc>
          <w:tcPr>
            <w:tcW w:w="1100" w:type="pct"/>
          </w:tcPr>
          <w:p w14:paraId="47374FEF" w14:textId="77777777" w:rsidR="00653CCB" w:rsidRPr="007036CE" w:rsidRDefault="00653CCB" w:rsidP="00EB437D">
            <w:pPr>
              <w:pStyle w:val="GOSTTablenorm"/>
            </w:pPr>
            <w:r w:rsidRPr="007036CE">
              <w:lastRenderedPageBreak/>
              <w:t>Уровень конфиденциальности</w:t>
            </w:r>
          </w:p>
        </w:tc>
        <w:tc>
          <w:tcPr>
            <w:tcW w:w="750" w:type="pct"/>
          </w:tcPr>
          <w:p w14:paraId="30024E14" w14:textId="77777777" w:rsidR="00653CCB" w:rsidRPr="007036CE" w:rsidRDefault="00653CCB" w:rsidP="009851F8">
            <w:pPr>
              <w:pStyle w:val="GOSTTablenorm"/>
            </w:pPr>
            <w:r w:rsidRPr="007036CE">
              <w:t>StmInfrmtn_AccessLevel</w:t>
            </w:r>
          </w:p>
        </w:tc>
        <w:tc>
          <w:tcPr>
            <w:tcW w:w="500" w:type="pct"/>
          </w:tcPr>
          <w:p w14:paraId="637A2F54" w14:textId="77777777" w:rsidR="00653CCB" w:rsidRPr="007036CE" w:rsidRDefault="00653CCB" w:rsidP="00EB437D">
            <w:pPr>
              <w:pStyle w:val="GOSTTablenorm"/>
            </w:pPr>
            <w:r w:rsidRPr="007036CE">
              <w:t>Число</w:t>
            </w:r>
          </w:p>
        </w:tc>
        <w:tc>
          <w:tcPr>
            <w:tcW w:w="288" w:type="pct"/>
          </w:tcPr>
          <w:p w14:paraId="61769017" w14:textId="77777777" w:rsidR="00653CCB" w:rsidRPr="007036CE" w:rsidRDefault="00653CCB" w:rsidP="00EB437D">
            <w:pPr>
              <w:pStyle w:val="GOSTTablenorm"/>
            </w:pPr>
            <w:r w:rsidRPr="007036CE">
              <w:t>Да</w:t>
            </w:r>
          </w:p>
        </w:tc>
        <w:tc>
          <w:tcPr>
            <w:tcW w:w="315" w:type="pct"/>
          </w:tcPr>
          <w:p w14:paraId="1C82B5BF" w14:textId="77777777" w:rsidR="00653CCB" w:rsidRPr="007036CE" w:rsidRDefault="00653CCB" w:rsidP="00EB437D">
            <w:pPr>
              <w:pStyle w:val="GOSTTablenorm"/>
            </w:pPr>
            <w:r w:rsidRPr="007036CE">
              <w:t>=1</w:t>
            </w:r>
          </w:p>
        </w:tc>
        <w:tc>
          <w:tcPr>
            <w:tcW w:w="2047" w:type="pct"/>
          </w:tcPr>
          <w:p w14:paraId="5D832FBC" w14:textId="77777777" w:rsidR="00653CCB" w:rsidRPr="007036CE" w:rsidRDefault="00653CCB" w:rsidP="00EB437D">
            <w:pPr>
              <w:pStyle w:val="GOSTTablenorm"/>
            </w:pPr>
            <w:r w:rsidRPr="007036CE">
              <w:t>Указывается уровень конфиденциальности документа.</w:t>
            </w:r>
          </w:p>
          <w:p w14:paraId="0CCB26DA" w14:textId="77777777" w:rsidR="00653CCB" w:rsidRPr="007036CE" w:rsidRDefault="00653CCB" w:rsidP="00EB437D">
            <w:pPr>
              <w:pStyle w:val="GOSTTablenorm"/>
            </w:pPr>
            <w:r w:rsidRPr="007036CE">
              <w:t>Возможные значения:</w:t>
            </w:r>
          </w:p>
          <w:p w14:paraId="689E2DB8" w14:textId="6DB0B502" w:rsidR="00653CCB" w:rsidRPr="007036CE" w:rsidRDefault="00653CCB" w:rsidP="00EB437D">
            <w:pPr>
              <w:pStyle w:val="GOSTTableListMark1"/>
            </w:pPr>
            <w:r w:rsidRPr="007036CE">
              <w:t xml:space="preserve">«0» </w:t>
            </w:r>
            <w:r w:rsidR="00FB1651" w:rsidRPr="007036CE">
              <w:t>–</w:t>
            </w:r>
            <w:r w:rsidRPr="007036CE">
              <w:t xml:space="preserve"> </w:t>
            </w:r>
            <w:r w:rsidR="00073041" w:rsidRPr="007036CE">
              <w:t>н</w:t>
            </w:r>
            <w:r w:rsidRPr="007036CE">
              <w:t>есекретно;</w:t>
            </w:r>
          </w:p>
          <w:p w14:paraId="174CD259" w14:textId="0522BDE0" w:rsidR="00653CCB" w:rsidRPr="007036CE" w:rsidRDefault="00653CCB" w:rsidP="00FB1651">
            <w:pPr>
              <w:pStyle w:val="GOSTTableListMark1"/>
            </w:pPr>
            <w:r w:rsidRPr="007036CE">
              <w:t xml:space="preserve">«1» </w:t>
            </w:r>
            <w:r w:rsidR="00FB1651" w:rsidRPr="007036CE">
              <w:t>–</w:t>
            </w:r>
            <w:r w:rsidRPr="007036CE">
              <w:t xml:space="preserve"> </w:t>
            </w:r>
            <w:r w:rsidR="00073041" w:rsidRPr="007036CE">
              <w:t>д</w:t>
            </w:r>
            <w:r w:rsidRPr="007036CE">
              <w:t>ля служебного пользования</w:t>
            </w:r>
          </w:p>
        </w:tc>
      </w:tr>
      <w:tr w:rsidR="00653CCB" w:rsidRPr="007036CE" w14:paraId="6D15F920" w14:textId="77777777" w:rsidTr="00F92E5F">
        <w:tc>
          <w:tcPr>
            <w:tcW w:w="1100" w:type="pct"/>
          </w:tcPr>
          <w:p w14:paraId="041ADDCD" w14:textId="77777777" w:rsidR="00653CCB" w:rsidRPr="007036CE" w:rsidRDefault="00653CCB" w:rsidP="00EB437D">
            <w:pPr>
              <w:pStyle w:val="GOSTTablenorm"/>
            </w:pPr>
            <w:r w:rsidRPr="007036CE">
              <w:t>Код бюджета</w:t>
            </w:r>
          </w:p>
        </w:tc>
        <w:tc>
          <w:tcPr>
            <w:tcW w:w="750" w:type="pct"/>
          </w:tcPr>
          <w:p w14:paraId="15BBC270" w14:textId="77777777" w:rsidR="00653CCB" w:rsidRPr="007036CE" w:rsidRDefault="00653CCB" w:rsidP="009851F8">
            <w:pPr>
              <w:pStyle w:val="GOSTTablenorm"/>
              <w:rPr>
                <w:lang w:val="en-US"/>
              </w:rPr>
            </w:pPr>
            <w:r w:rsidRPr="007036CE">
              <w:t>RcpBdjt_</w:t>
            </w:r>
            <w:r w:rsidRPr="007036CE">
              <w:rPr>
                <w:lang w:val="en-US"/>
              </w:rPr>
              <w:t>Cd</w:t>
            </w:r>
            <w:r w:rsidRPr="007036CE">
              <w:t>Bdgt</w:t>
            </w:r>
          </w:p>
        </w:tc>
        <w:tc>
          <w:tcPr>
            <w:tcW w:w="500" w:type="pct"/>
          </w:tcPr>
          <w:p w14:paraId="5F1F08AB" w14:textId="77777777" w:rsidR="00653CCB" w:rsidRPr="007036CE" w:rsidRDefault="00653CCB" w:rsidP="00EB437D">
            <w:pPr>
              <w:pStyle w:val="GOSTTablenorm"/>
            </w:pPr>
            <w:r w:rsidRPr="007036CE">
              <w:t>Строка</w:t>
            </w:r>
          </w:p>
        </w:tc>
        <w:tc>
          <w:tcPr>
            <w:tcW w:w="288" w:type="pct"/>
          </w:tcPr>
          <w:p w14:paraId="449C7AFC" w14:textId="77777777" w:rsidR="00653CCB" w:rsidRPr="007036CE" w:rsidRDefault="00653CCB" w:rsidP="00EB437D">
            <w:pPr>
              <w:pStyle w:val="GOSTTablenorm"/>
            </w:pPr>
            <w:r w:rsidRPr="007036CE">
              <w:t>Да</w:t>
            </w:r>
          </w:p>
        </w:tc>
        <w:tc>
          <w:tcPr>
            <w:tcW w:w="315" w:type="pct"/>
          </w:tcPr>
          <w:p w14:paraId="422700D8" w14:textId="77777777" w:rsidR="00653CCB" w:rsidRPr="007036CE" w:rsidRDefault="00653CCB" w:rsidP="00EB437D">
            <w:pPr>
              <w:pStyle w:val="GOSTTablenorm"/>
            </w:pPr>
            <w:r w:rsidRPr="007036CE">
              <w:t>=8</w:t>
            </w:r>
          </w:p>
        </w:tc>
        <w:tc>
          <w:tcPr>
            <w:tcW w:w="2047" w:type="pct"/>
          </w:tcPr>
          <w:p w14:paraId="6D583C80" w14:textId="77777777" w:rsidR="00653CCB" w:rsidRPr="007036CE" w:rsidRDefault="00653CCB" w:rsidP="00EB437D">
            <w:pPr>
              <w:pStyle w:val="GOSTTablenorm"/>
            </w:pPr>
            <w:r w:rsidRPr="007036CE">
              <w:t>Указывается код бюджета в соответствии со справочником «Бюджеты»</w:t>
            </w:r>
          </w:p>
        </w:tc>
      </w:tr>
      <w:tr w:rsidR="00216FC5" w:rsidRPr="007036CE" w14:paraId="6002C0DF" w14:textId="77777777" w:rsidTr="00F92E5F">
        <w:tc>
          <w:tcPr>
            <w:tcW w:w="1100" w:type="pct"/>
          </w:tcPr>
          <w:p w14:paraId="7F033FED" w14:textId="77777777" w:rsidR="0007357B" w:rsidRPr="007036CE" w:rsidRDefault="00F93DF2" w:rsidP="0007357B">
            <w:pPr>
              <w:pStyle w:val="GOSTTablenorm"/>
            </w:pPr>
            <w:r w:rsidRPr="007036CE">
              <w:t>Н</w:t>
            </w:r>
            <w:r w:rsidR="0007357B" w:rsidRPr="007036CE">
              <w:t>омер БО</w:t>
            </w:r>
          </w:p>
        </w:tc>
        <w:tc>
          <w:tcPr>
            <w:tcW w:w="750" w:type="pct"/>
          </w:tcPr>
          <w:p w14:paraId="3AB85851" w14:textId="77777777" w:rsidR="0007357B" w:rsidRPr="007036CE" w:rsidRDefault="0007357B" w:rsidP="009851F8">
            <w:pPr>
              <w:pStyle w:val="GOSTTablenorm"/>
            </w:pPr>
            <w:r w:rsidRPr="007036CE">
              <w:t>Inf_RgNmBO</w:t>
            </w:r>
          </w:p>
        </w:tc>
        <w:tc>
          <w:tcPr>
            <w:tcW w:w="500" w:type="pct"/>
          </w:tcPr>
          <w:p w14:paraId="4D20E096" w14:textId="77777777" w:rsidR="0007357B" w:rsidRPr="007036CE" w:rsidRDefault="0007357B" w:rsidP="0007357B">
            <w:pPr>
              <w:pStyle w:val="GOSTTablenorm"/>
            </w:pPr>
            <w:r w:rsidRPr="007036CE">
              <w:t>Строка</w:t>
            </w:r>
          </w:p>
        </w:tc>
        <w:tc>
          <w:tcPr>
            <w:tcW w:w="288" w:type="pct"/>
          </w:tcPr>
          <w:p w14:paraId="0154A713" w14:textId="77777777" w:rsidR="0007357B" w:rsidRPr="007036CE" w:rsidRDefault="0007357B" w:rsidP="0007357B">
            <w:pPr>
              <w:pStyle w:val="GOSTTablenorm"/>
            </w:pPr>
            <w:r w:rsidRPr="007036CE">
              <w:t>Да</w:t>
            </w:r>
          </w:p>
        </w:tc>
        <w:tc>
          <w:tcPr>
            <w:tcW w:w="315" w:type="pct"/>
          </w:tcPr>
          <w:p w14:paraId="279A2971" w14:textId="77777777" w:rsidR="0007357B" w:rsidRPr="007036CE" w:rsidRDefault="0007357B" w:rsidP="00A652A0">
            <w:pPr>
              <w:pStyle w:val="GOSTTablenorm"/>
              <w:rPr>
                <w:lang w:val="en-US"/>
              </w:rPr>
            </w:pPr>
            <w:r w:rsidRPr="007036CE">
              <w:t>=19</w:t>
            </w:r>
          </w:p>
        </w:tc>
        <w:tc>
          <w:tcPr>
            <w:tcW w:w="2047" w:type="pct"/>
          </w:tcPr>
          <w:p w14:paraId="6034ADF7" w14:textId="77777777" w:rsidR="0007357B" w:rsidRPr="007036CE" w:rsidRDefault="0007357B" w:rsidP="0007357B">
            <w:pPr>
              <w:pStyle w:val="GOSTTablenorm"/>
            </w:pPr>
            <w:r w:rsidRPr="007036CE">
              <w:t>Указывается учетный номер поставленного на учет бюджетного обязательства</w:t>
            </w:r>
          </w:p>
        </w:tc>
      </w:tr>
      <w:tr w:rsidR="00397645" w:rsidRPr="007036CE" w14:paraId="75BEF74C" w14:textId="77777777" w:rsidTr="00F92E5F">
        <w:tc>
          <w:tcPr>
            <w:tcW w:w="1100" w:type="pct"/>
          </w:tcPr>
          <w:p w14:paraId="64AE0EF7" w14:textId="77777777" w:rsidR="00397645" w:rsidRPr="007036CE" w:rsidRDefault="00397645" w:rsidP="00EB437D">
            <w:pPr>
              <w:pStyle w:val="GOSTTablenorm"/>
            </w:pPr>
            <w:r w:rsidRPr="007036CE">
              <w:t>Тип БО</w:t>
            </w:r>
          </w:p>
        </w:tc>
        <w:tc>
          <w:tcPr>
            <w:tcW w:w="750" w:type="pct"/>
          </w:tcPr>
          <w:p w14:paraId="0480FF6A" w14:textId="77777777" w:rsidR="00397645" w:rsidRPr="007036CE" w:rsidRDefault="00397645" w:rsidP="009851F8">
            <w:pPr>
              <w:pStyle w:val="GOSTTablenorm"/>
            </w:pPr>
            <w:r w:rsidRPr="007036CE">
              <w:t>Inf_Tp</w:t>
            </w:r>
            <w:r w:rsidRPr="007036CE">
              <w:rPr>
                <w:lang w:val="en-US"/>
              </w:rPr>
              <w:t>BOCd</w:t>
            </w:r>
          </w:p>
        </w:tc>
        <w:tc>
          <w:tcPr>
            <w:tcW w:w="500" w:type="pct"/>
          </w:tcPr>
          <w:p w14:paraId="63D32547" w14:textId="77777777" w:rsidR="00397645" w:rsidRPr="007036CE" w:rsidRDefault="00DB2100" w:rsidP="00EB437D">
            <w:pPr>
              <w:pStyle w:val="GOSTTablenorm"/>
            </w:pPr>
            <w:r w:rsidRPr="007036CE">
              <w:t>Строка</w:t>
            </w:r>
          </w:p>
        </w:tc>
        <w:tc>
          <w:tcPr>
            <w:tcW w:w="288" w:type="pct"/>
          </w:tcPr>
          <w:p w14:paraId="3649EF3B" w14:textId="77777777" w:rsidR="00397645" w:rsidRPr="007036CE" w:rsidRDefault="00397645" w:rsidP="00EB437D">
            <w:pPr>
              <w:pStyle w:val="GOSTTablenorm"/>
            </w:pPr>
            <w:r w:rsidRPr="007036CE">
              <w:t>Да</w:t>
            </w:r>
          </w:p>
        </w:tc>
        <w:tc>
          <w:tcPr>
            <w:tcW w:w="315" w:type="pct"/>
          </w:tcPr>
          <w:p w14:paraId="4D6B8D7D" w14:textId="77777777" w:rsidR="00397645" w:rsidRPr="007036CE" w:rsidRDefault="00DB2100" w:rsidP="001020FF">
            <w:pPr>
              <w:pStyle w:val="GOSTTablenorm"/>
            </w:pPr>
            <w:r w:rsidRPr="007036CE">
              <w:t>&lt;</w:t>
            </w:r>
            <w:r w:rsidR="00397645" w:rsidRPr="007036CE">
              <w:t>=</w:t>
            </w:r>
            <w:r w:rsidR="001020FF" w:rsidRPr="007036CE">
              <w:t>15</w:t>
            </w:r>
          </w:p>
        </w:tc>
        <w:tc>
          <w:tcPr>
            <w:tcW w:w="2047" w:type="pct"/>
          </w:tcPr>
          <w:p w14:paraId="321FD332" w14:textId="77777777" w:rsidR="00397645" w:rsidRPr="007036CE" w:rsidRDefault="00397645" w:rsidP="00EB437D">
            <w:pPr>
              <w:pStyle w:val="GOSTTablenorm"/>
            </w:pPr>
            <w:r w:rsidRPr="007036CE">
              <w:t>Указывается код типа бюджетного обязательства.</w:t>
            </w:r>
          </w:p>
          <w:p w14:paraId="09F5F664" w14:textId="77777777" w:rsidR="00397645" w:rsidRPr="007036CE" w:rsidRDefault="00397645" w:rsidP="00EB437D">
            <w:pPr>
              <w:pStyle w:val="GOSTTablenorm"/>
            </w:pPr>
            <w:r w:rsidRPr="007036CE">
              <w:t>Возможные значения:</w:t>
            </w:r>
          </w:p>
          <w:p w14:paraId="3BFA09E8" w14:textId="77777777" w:rsidR="00397645" w:rsidRPr="007036CE" w:rsidRDefault="00397645" w:rsidP="00EB437D">
            <w:pPr>
              <w:pStyle w:val="GOSTTableListMark1"/>
            </w:pPr>
            <w:r w:rsidRPr="007036CE">
              <w:t>«</w:t>
            </w:r>
            <w:r w:rsidR="001342F4" w:rsidRPr="007036CE">
              <w:rPr>
                <w:lang w:val="en-US"/>
              </w:rPr>
              <w:t>Purchase</w:t>
            </w:r>
            <w:r w:rsidRPr="007036CE">
              <w:t>» – закупка;</w:t>
            </w:r>
          </w:p>
          <w:p w14:paraId="025AF03D" w14:textId="77777777" w:rsidR="00397645" w:rsidRPr="007036CE" w:rsidRDefault="00397645" w:rsidP="001342F4">
            <w:pPr>
              <w:pStyle w:val="GOSTTableListMark1"/>
            </w:pPr>
            <w:r w:rsidRPr="007036CE">
              <w:t>«</w:t>
            </w:r>
            <w:r w:rsidR="001342F4" w:rsidRPr="007036CE">
              <w:rPr>
                <w:lang w:val="en-US"/>
              </w:rPr>
              <w:t>Other</w:t>
            </w:r>
            <w:r w:rsidRPr="007036CE">
              <w:t>» – прочее</w:t>
            </w:r>
          </w:p>
        </w:tc>
      </w:tr>
      <w:tr w:rsidR="00216FC5" w:rsidRPr="007036CE" w14:paraId="69DA0F4B" w14:textId="77777777" w:rsidTr="00F92E5F">
        <w:tc>
          <w:tcPr>
            <w:tcW w:w="1100" w:type="pct"/>
          </w:tcPr>
          <w:p w14:paraId="3A222615" w14:textId="77777777" w:rsidR="006B30BF" w:rsidRPr="007036CE" w:rsidRDefault="006B30BF" w:rsidP="006B30BF">
            <w:pPr>
              <w:pStyle w:val="GOSTTablenorm"/>
            </w:pPr>
            <w:r w:rsidRPr="007036CE">
              <w:t>Вид документа-основания</w:t>
            </w:r>
          </w:p>
        </w:tc>
        <w:tc>
          <w:tcPr>
            <w:tcW w:w="750" w:type="pct"/>
          </w:tcPr>
          <w:p w14:paraId="4B1BCDC4" w14:textId="77777777" w:rsidR="006B30BF" w:rsidRPr="007036CE" w:rsidRDefault="006B30BF" w:rsidP="009851F8">
            <w:pPr>
              <w:pStyle w:val="GOSTTablenorm"/>
            </w:pPr>
            <w:r w:rsidRPr="007036CE">
              <w:t>InfDcBs_TypeDcBs</w:t>
            </w:r>
          </w:p>
        </w:tc>
        <w:tc>
          <w:tcPr>
            <w:tcW w:w="500" w:type="pct"/>
          </w:tcPr>
          <w:p w14:paraId="04B1C5C1" w14:textId="77777777" w:rsidR="006B30BF" w:rsidRPr="007036CE" w:rsidRDefault="006B30BF" w:rsidP="006B30BF">
            <w:pPr>
              <w:pStyle w:val="GOSTTablenorm"/>
            </w:pPr>
            <w:r w:rsidRPr="007036CE">
              <w:t>Строка</w:t>
            </w:r>
          </w:p>
        </w:tc>
        <w:tc>
          <w:tcPr>
            <w:tcW w:w="288" w:type="pct"/>
          </w:tcPr>
          <w:p w14:paraId="32FC1FA8" w14:textId="77777777" w:rsidR="006B30BF" w:rsidRPr="007036CE" w:rsidRDefault="006B30BF" w:rsidP="006B30BF">
            <w:pPr>
              <w:pStyle w:val="GOSTTablenorm"/>
            </w:pPr>
            <w:r w:rsidRPr="007036CE">
              <w:t>Да</w:t>
            </w:r>
          </w:p>
        </w:tc>
        <w:tc>
          <w:tcPr>
            <w:tcW w:w="315" w:type="pct"/>
          </w:tcPr>
          <w:p w14:paraId="0D573FC2" w14:textId="77777777" w:rsidR="006B30BF" w:rsidRPr="007036CE" w:rsidRDefault="006B30BF" w:rsidP="005C6C4D">
            <w:pPr>
              <w:pStyle w:val="GOSTTablenorm"/>
            </w:pPr>
            <w:r w:rsidRPr="007036CE">
              <w:t>&lt;=100</w:t>
            </w:r>
          </w:p>
        </w:tc>
        <w:tc>
          <w:tcPr>
            <w:tcW w:w="2047" w:type="pct"/>
          </w:tcPr>
          <w:p w14:paraId="6735B324" w14:textId="77777777" w:rsidR="006B30BF" w:rsidRPr="007036CE" w:rsidRDefault="00464D8F" w:rsidP="00397645">
            <w:pPr>
              <w:pStyle w:val="GOSTTablenorm"/>
            </w:pPr>
            <w:r w:rsidRPr="007036CE">
              <w:rPr>
                <w:szCs w:val="22"/>
              </w:rPr>
              <w:t xml:space="preserve">Указывается вид </w:t>
            </w:r>
            <w:r w:rsidR="006B30BF" w:rsidRPr="007036CE">
              <w:rPr>
                <w:szCs w:val="22"/>
              </w:rPr>
              <w:t xml:space="preserve">документа-основания для постановки на учет </w:t>
            </w:r>
            <w:r w:rsidR="00397645" w:rsidRPr="007036CE">
              <w:rPr>
                <w:szCs w:val="22"/>
              </w:rPr>
              <w:t>бюджетного обязательства</w:t>
            </w:r>
            <w:r w:rsidR="00397645" w:rsidRPr="007036CE">
              <w:t>.</w:t>
            </w:r>
          </w:p>
          <w:p w14:paraId="122658BA" w14:textId="77777777" w:rsidR="00397645" w:rsidRPr="007036CE" w:rsidRDefault="00397645" w:rsidP="00397645">
            <w:pPr>
              <w:pStyle w:val="GOSTTablenorm"/>
            </w:pPr>
            <w:r w:rsidRPr="007036CE">
              <w:t>Возможные значения:</w:t>
            </w:r>
          </w:p>
          <w:p w14:paraId="64269995" w14:textId="77777777" w:rsidR="00C62278" w:rsidRPr="007036CE" w:rsidRDefault="00C62278" w:rsidP="00C62278">
            <w:pPr>
              <w:pStyle w:val="GOSTTableListMark1"/>
            </w:pPr>
            <w:r w:rsidRPr="007036CE">
              <w:t>«извещение об осуществлении закупки»;</w:t>
            </w:r>
          </w:p>
          <w:p w14:paraId="37DEC3F1" w14:textId="77777777" w:rsidR="00C62278" w:rsidRPr="007036CE" w:rsidRDefault="00C62278" w:rsidP="00C62278">
            <w:pPr>
              <w:pStyle w:val="GOSTTableListMark1"/>
              <w:rPr>
                <w:ins w:id="575" w:author="Беленок Лариса Николаевна" w:date="2024-11-20T15:04:00Z"/>
              </w:rPr>
            </w:pPr>
            <w:r w:rsidRPr="007036CE">
              <w:t>«приглашение принять участие в определении поставщика (подрядчика, исполнителя)»;</w:t>
            </w:r>
          </w:p>
          <w:p w14:paraId="780FD415" w14:textId="77777777" w:rsidR="009B0E06" w:rsidRPr="007036CE" w:rsidRDefault="009B0E06" w:rsidP="00C62278">
            <w:pPr>
              <w:pStyle w:val="GOSTTableListMark1"/>
            </w:pPr>
            <w:ins w:id="576" w:author="Беленок Лариса Николаевна" w:date="2024-11-20T15:04:00Z">
              <w:r w:rsidRPr="007036CE">
                <w:t>«проект дополнительного соглашения к контракту»;</w:t>
              </w:r>
            </w:ins>
          </w:p>
          <w:p w14:paraId="12481A2D" w14:textId="77777777" w:rsidR="00C62278" w:rsidRPr="007036CE" w:rsidRDefault="00C62278" w:rsidP="00C62278">
            <w:pPr>
              <w:pStyle w:val="GOSTTableListMark1"/>
            </w:pPr>
            <w:r w:rsidRPr="007036CE">
              <w:t>«проект контракта»;</w:t>
            </w:r>
          </w:p>
          <w:p w14:paraId="7320DD3A" w14:textId="77777777" w:rsidR="00C62278" w:rsidRPr="007036CE" w:rsidRDefault="00C62278" w:rsidP="00C62278">
            <w:pPr>
              <w:pStyle w:val="GOSTTableListMark1"/>
            </w:pPr>
            <w:r w:rsidRPr="007036CE">
              <w:t>«контракт»;</w:t>
            </w:r>
          </w:p>
          <w:p w14:paraId="4ED3F2B4" w14:textId="77777777" w:rsidR="00C62278" w:rsidRPr="007036CE" w:rsidRDefault="00C62278" w:rsidP="00C62278">
            <w:pPr>
              <w:pStyle w:val="GOSTTableListMark1"/>
            </w:pPr>
            <w:r w:rsidRPr="007036CE">
              <w:t>«договор»;</w:t>
            </w:r>
          </w:p>
          <w:p w14:paraId="3412CE50" w14:textId="77777777" w:rsidR="00C62278" w:rsidRPr="007036CE" w:rsidRDefault="00C62278" w:rsidP="00C62278">
            <w:pPr>
              <w:pStyle w:val="GOSTTableListMark1"/>
            </w:pPr>
            <w:r w:rsidRPr="007036CE">
              <w:t>«соглашение»;</w:t>
            </w:r>
          </w:p>
          <w:p w14:paraId="5081B49E" w14:textId="77777777" w:rsidR="00C62278" w:rsidRPr="007036CE" w:rsidRDefault="00C62278" w:rsidP="00C62278">
            <w:pPr>
              <w:pStyle w:val="GOSTTableListMark1"/>
            </w:pPr>
            <w:r w:rsidRPr="007036CE">
              <w:t>«нормативный правовой акт»;</w:t>
            </w:r>
          </w:p>
          <w:p w14:paraId="1AFAFE46" w14:textId="77777777" w:rsidR="00C62278" w:rsidRPr="007036CE" w:rsidRDefault="00C62278" w:rsidP="00C62278">
            <w:pPr>
              <w:pStyle w:val="GOSTTableListMark1"/>
            </w:pPr>
            <w:r w:rsidRPr="007036CE">
              <w:lastRenderedPageBreak/>
              <w:t>«исполнительный документ»;</w:t>
            </w:r>
          </w:p>
          <w:p w14:paraId="29F973FC" w14:textId="77777777" w:rsidR="00C62278" w:rsidRPr="007036CE" w:rsidRDefault="00C62278" w:rsidP="00C62278">
            <w:pPr>
              <w:pStyle w:val="GOSTTableListMark1"/>
            </w:pPr>
            <w:r w:rsidRPr="007036CE">
              <w:t>«решение налогового органа»;</w:t>
            </w:r>
          </w:p>
          <w:p w14:paraId="61E358FF" w14:textId="77777777" w:rsidR="00397645" w:rsidRPr="007036CE" w:rsidRDefault="00C62278" w:rsidP="00C62278">
            <w:pPr>
              <w:pStyle w:val="GOSTTableListMark1"/>
            </w:pPr>
            <w:r w:rsidRPr="007036CE">
              <w:t>«иное основание»</w:t>
            </w:r>
          </w:p>
        </w:tc>
      </w:tr>
      <w:tr w:rsidR="00BC5EB8" w:rsidRPr="007036CE" w14:paraId="4702FD6A" w14:textId="77777777" w:rsidTr="00F92E5F">
        <w:tc>
          <w:tcPr>
            <w:tcW w:w="1100" w:type="pct"/>
          </w:tcPr>
          <w:p w14:paraId="6D899639" w14:textId="77777777" w:rsidR="00BC5EB8" w:rsidRPr="007036CE" w:rsidRDefault="00BC5EB8" w:rsidP="00BC5EB8">
            <w:pPr>
              <w:pStyle w:val="GOSTTablenorm"/>
            </w:pPr>
            <w:r w:rsidRPr="007036CE">
              <w:lastRenderedPageBreak/>
              <w:t>Текущий год исполнения БО</w:t>
            </w:r>
          </w:p>
        </w:tc>
        <w:tc>
          <w:tcPr>
            <w:tcW w:w="750" w:type="pct"/>
          </w:tcPr>
          <w:p w14:paraId="5254EAB6" w14:textId="77777777" w:rsidR="00BC5EB8" w:rsidRPr="007036CE" w:rsidRDefault="004E5B08" w:rsidP="00BC5EB8">
            <w:pPr>
              <w:pStyle w:val="GOSTTablenorm"/>
            </w:pPr>
            <w:r w:rsidRPr="007036CE">
              <w:t>Inf_CurrentYEARPUiO</w:t>
            </w:r>
          </w:p>
        </w:tc>
        <w:tc>
          <w:tcPr>
            <w:tcW w:w="500" w:type="pct"/>
          </w:tcPr>
          <w:p w14:paraId="1EBD3870" w14:textId="77777777" w:rsidR="00BC5EB8" w:rsidRPr="007036CE" w:rsidRDefault="00BC5EB8" w:rsidP="00BC5EB8">
            <w:pPr>
              <w:pStyle w:val="GOSTTablenorm"/>
            </w:pPr>
            <w:r w:rsidRPr="007036CE">
              <w:t>Строка</w:t>
            </w:r>
          </w:p>
        </w:tc>
        <w:tc>
          <w:tcPr>
            <w:tcW w:w="288" w:type="pct"/>
          </w:tcPr>
          <w:p w14:paraId="5C2ADEE0" w14:textId="77777777" w:rsidR="00BC5EB8" w:rsidRPr="007036CE" w:rsidRDefault="00BC5EB8" w:rsidP="00BC5EB8">
            <w:pPr>
              <w:pStyle w:val="GOSTTablenorm"/>
            </w:pPr>
            <w:r w:rsidRPr="007036CE">
              <w:t>Да</w:t>
            </w:r>
          </w:p>
        </w:tc>
        <w:tc>
          <w:tcPr>
            <w:tcW w:w="315" w:type="pct"/>
          </w:tcPr>
          <w:p w14:paraId="73B52E6F" w14:textId="77777777" w:rsidR="00BC5EB8" w:rsidRPr="007036CE" w:rsidRDefault="00BC5EB8" w:rsidP="00CE5AB7">
            <w:pPr>
              <w:pStyle w:val="GOSTTablenorm"/>
            </w:pPr>
            <w:r w:rsidRPr="007036CE">
              <w:t>=4</w:t>
            </w:r>
          </w:p>
        </w:tc>
        <w:tc>
          <w:tcPr>
            <w:tcW w:w="2047" w:type="pct"/>
          </w:tcPr>
          <w:p w14:paraId="08C34A38" w14:textId="77777777" w:rsidR="00BC5EB8" w:rsidRPr="007036CE" w:rsidRDefault="00BC5EB8" w:rsidP="00CE5AB7">
            <w:pPr>
              <w:pStyle w:val="GOSTTablenorm"/>
            </w:pPr>
            <w:r w:rsidRPr="007036CE">
              <w:t>Указывается год, в котором проводится операция постановки на учет БО (внесения изменений в БО)</w:t>
            </w:r>
          </w:p>
        </w:tc>
      </w:tr>
      <w:tr w:rsidR="00397645" w:rsidRPr="007036CE" w14:paraId="767237BB" w14:textId="77777777" w:rsidTr="00F92E5F">
        <w:tc>
          <w:tcPr>
            <w:tcW w:w="1100" w:type="pct"/>
          </w:tcPr>
          <w:p w14:paraId="58C0B8C1" w14:textId="77777777" w:rsidR="00397645" w:rsidRPr="007036CE" w:rsidRDefault="00397645" w:rsidP="00EB437D">
            <w:pPr>
              <w:pStyle w:val="GOSTTablenorm"/>
            </w:pPr>
            <w:r w:rsidRPr="007036CE">
              <w:t>Год, в котором было СБО с применением конкурентных способов</w:t>
            </w:r>
          </w:p>
        </w:tc>
        <w:tc>
          <w:tcPr>
            <w:tcW w:w="750" w:type="pct"/>
          </w:tcPr>
          <w:p w14:paraId="747C9781" w14:textId="77777777" w:rsidR="00397645" w:rsidRPr="007036CE" w:rsidRDefault="00397645" w:rsidP="009851F8">
            <w:pPr>
              <w:pStyle w:val="GOSTTablenorm"/>
            </w:pPr>
            <w:r w:rsidRPr="007036CE">
              <w:t>Inf_CdStPUIO</w:t>
            </w:r>
          </w:p>
        </w:tc>
        <w:tc>
          <w:tcPr>
            <w:tcW w:w="500" w:type="pct"/>
          </w:tcPr>
          <w:p w14:paraId="6ACD366F" w14:textId="77777777" w:rsidR="00397645" w:rsidRPr="007036CE" w:rsidRDefault="00397645" w:rsidP="00EB437D">
            <w:pPr>
              <w:pStyle w:val="GOSTTablenorm"/>
            </w:pPr>
            <w:r w:rsidRPr="007036CE">
              <w:t>Строка</w:t>
            </w:r>
          </w:p>
        </w:tc>
        <w:tc>
          <w:tcPr>
            <w:tcW w:w="288" w:type="pct"/>
          </w:tcPr>
          <w:p w14:paraId="5DAE22DA" w14:textId="77777777" w:rsidR="00397645" w:rsidRPr="007036CE" w:rsidRDefault="00397645" w:rsidP="00EB437D">
            <w:pPr>
              <w:pStyle w:val="GOSTTablenorm"/>
            </w:pPr>
            <w:r w:rsidRPr="007036CE">
              <w:t>Да</w:t>
            </w:r>
          </w:p>
        </w:tc>
        <w:tc>
          <w:tcPr>
            <w:tcW w:w="315" w:type="pct"/>
          </w:tcPr>
          <w:p w14:paraId="7C7C0000" w14:textId="77777777" w:rsidR="00397645" w:rsidRPr="007036CE" w:rsidRDefault="00397645" w:rsidP="00EB437D">
            <w:pPr>
              <w:pStyle w:val="GOSTTablenorm"/>
            </w:pPr>
            <w:r w:rsidRPr="007036CE">
              <w:t>=4</w:t>
            </w:r>
          </w:p>
        </w:tc>
        <w:tc>
          <w:tcPr>
            <w:tcW w:w="2047" w:type="pct"/>
          </w:tcPr>
          <w:p w14:paraId="3C18F50A" w14:textId="77777777" w:rsidR="008A5426" w:rsidRPr="007036CE" w:rsidRDefault="008A5426" w:rsidP="008A5426">
            <w:pPr>
              <w:pStyle w:val="GOSTTablenorm"/>
            </w:pPr>
            <w:r w:rsidRPr="007036CE">
              <w:t>Если БО принято с применением конкурентных способов определения поставщика (исполнителя, подрядчика), то у</w:t>
            </w:r>
            <w:r w:rsidR="00B708B6" w:rsidRPr="007036CE">
              <w:t>казывается максимальный год, в котором принимались к учету Сведения о бюджетном обязательстве с видом документа-основания «</w:t>
            </w:r>
            <w:r w:rsidR="00970AEC" w:rsidRPr="007036CE">
              <w:t>извещение об осуществлении закупки</w:t>
            </w:r>
            <w:r w:rsidR="00B708B6" w:rsidRPr="007036CE">
              <w:t>», «</w:t>
            </w:r>
            <w:r w:rsidR="00970AEC" w:rsidRPr="007036CE">
              <w:t>приглашение принять участие в определении поставщика (подрядчика, исполнителя)</w:t>
            </w:r>
            <w:r w:rsidR="00B708B6" w:rsidRPr="007036CE">
              <w:t>» или «</w:t>
            </w:r>
            <w:r w:rsidR="00970AEC" w:rsidRPr="007036CE">
              <w:t>п</w:t>
            </w:r>
            <w:r w:rsidR="00B708B6" w:rsidRPr="007036CE">
              <w:t>роект контракта».</w:t>
            </w:r>
          </w:p>
          <w:p w14:paraId="247D4FFC" w14:textId="77777777" w:rsidR="00397645" w:rsidRPr="007036CE" w:rsidRDefault="00B708B6" w:rsidP="008A5426">
            <w:pPr>
              <w:pStyle w:val="GOSTTablenorm"/>
            </w:pPr>
            <w:r w:rsidRPr="007036CE">
              <w:t xml:space="preserve">Если </w:t>
            </w:r>
            <w:r w:rsidR="008A5426" w:rsidRPr="007036CE">
              <w:t>БО принято без применения конкурентных способов определения поставщика (исполнителя, подрядчика)</w:t>
            </w:r>
            <w:r w:rsidRPr="007036CE">
              <w:t>, то указывается значение «0000»</w:t>
            </w:r>
          </w:p>
        </w:tc>
      </w:tr>
      <w:tr w:rsidR="00397645" w:rsidRPr="007036CE" w14:paraId="62C14187" w14:textId="77777777" w:rsidTr="00F92E5F">
        <w:tc>
          <w:tcPr>
            <w:tcW w:w="1100" w:type="pct"/>
          </w:tcPr>
          <w:p w14:paraId="16D10230" w14:textId="77777777" w:rsidR="00397645" w:rsidRPr="007036CE" w:rsidRDefault="00397645" w:rsidP="00EB437D">
            <w:pPr>
              <w:pStyle w:val="GOSTTablenorm"/>
            </w:pPr>
            <w:r w:rsidRPr="007036CE">
              <w:t>Признак</w:t>
            </w:r>
            <w:r w:rsidR="00770C3E" w:rsidRPr="007036CE">
              <w:t xml:space="preserve"> обязательства, исполняемого в</w:t>
            </w:r>
            <w:r w:rsidRPr="007036CE">
              <w:t xml:space="preserve"> иностранной валют</w:t>
            </w:r>
            <w:r w:rsidR="00770C3E" w:rsidRPr="007036CE">
              <w:t>е</w:t>
            </w:r>
          </w:p>
        </w:tc>
        <w:tc>
          <w:tcPr>
            <w:tcW w:w="750" w:type="pct"/>
          </w:tcPr>
          <w:p w14:paraId="6B4DABA6" w14:textId="77777777" w:rsidR="00397645" w:rsidRPr="007036CE" w:rsidRDefault="00397645" w:rsidP="009851F8">
            <w:pPr>
              <w:pStyle w:val="GOSTTablenorm"/>
            </w:pPr>
            <w:r w:rsidRPr="007036CE">
              <w:t>StmInfrmtn_SIGNCURREN</w:t>
            </w:r>
          </w:p>
        </w:tc>
        <w:tc>
          <w:tcPr>
            <w:tcW w:w="500" w:type="pct"/>
          </w:tcPr>
          <w:p w14:paraId="1DBEF2B2" w14:textId="77777777" w:rsidR="00397645" w:rsidRPr="007036CE" w:rsidRDefault="00397645" w:rsidP="00EB437D">
            <w:pPr>
              <w:pStyle w:val="GOSTTablenorm"/>
            </w:pPr>
            <w:r w:rsidRPr="007036CE">
              <w:t>Число</w:t>
            </w:r>
          </w:p>
        </w:tc>
        <w:tc>
          <w:tcPr>
            <w:tcW w:w="288" w:type="pct"/>
          </w:tcPr>
          <w:p w14:paraId="41716603" w14:textId="77777777" w:rsidR="00397645" w:rsidRPr="007036CE" w:rsidRDefault="00397645" w:rsidP="00EB437D">
            <w:pPr>
              <w:pStyle w:val="GOSTTablenorm"/>
            </w:pPr>
            <w:r w:rsidRPr="007036CE">
              <w:t>Да</w:t>
            </w:r>
          </w:p>
        </w:tc>
        <w:tc>
          <w:tcPr>
            <w:tcW w:w="315" w:type="pct"/>
          </w:tcPr>
          <w:p w14:paraId="366368A4" w14:textId="77777777" w:rsidR="00397645" w:rsidRPr="007036CE" w:rsidRDefault="00397645" w:rsidP="00EB437D">
            <w:pPr>
              <w:pStyle w:val="GOSTTablenorm"/>
            </w:pPr>
            <w:r w:rsidRPr="007036CE">
              <w:t>=1</w:t>
            </w:r>
          </w:p>
        </w:tc>
        <w:tc>
          <w:tcPr>
            <w:tcW w:w="2047" w:type="pct"/>
          </w:tcPr>
          <w:p w14:paraId="1EB23678" w14:textId="77777777" w:rsidR="00397645" w:rsidRPr="007036CE" w:rsidRDefault="00397645" w:rsidP="00397645">
            <w:pPr>
              <w:pStyle w:val="GOSTTablenorm"/>
            </w:pPr>
            <w:r w:rsidRPr="007036CE">
              <w:t>Указывается значение:</w:t>
            </w:r>
          </w:p>
          <w:p w14:paraId="35E059BC" w14:textId="08E3C161" w:rsidR="00397645" w:rsidRPr="007036CE" w:rsidRDefault="00397645" w:rsidP="00EB437D">
            <w:pPr>
              <w:pStyle w:val="GOSTTableListMark1"/>
            </w:pPr>
            <w:r w:rsidRPr="007036CE">
              <w:t xml:space="preserve">«1» </w:t>
            </w:r>
            <w:r w:rsidR="00FB1651" w:rsidRPr="007036CE">
              <w:t>–</w:t>
            </w:r>
            <w:r w:rsidR="00770C3E" w:rsidRPr="007036CE">
              <w:t xml:space="preserve"> обязательство, исполняемое в </w:t>
            </w:r>
            <w:r w:rsidR="00D22840" w:rsidRPr="007036CE">
              <w:t xml:space="preserve">иностранной </w:t>
            </w:r>
            <w:r w:rsidR="00770C3E" w:rsidRPr="007036CE">
              <w:t>валют</w:t>
            </w:r>
            <w:r w:rsidR="005C3C0E" w:rsidRPr="007036CE">
              <w:t>е</w:t>
            </w:r>
            <w:r w:rsidRPr="007036CE">
              <w:t>;</w:t>
            </w:r>
          </w:p>
          <w:p w14:paraId="7ADF475A" w14:textId="216C4ED0" w:rsidR="00397645" w:rsidRPr="007036CE" w:rsidRDefault="00397645" w:rsidP="00EB437D">
            <w:pPr>
              <w:pStyle w:val="GOSTTableListMark1"/>
            </w:pPr>
            <w:r w:rsidRPr="007036CE">
              <w:t xml:space="preserve">«0» </w:t>
            </w:r>
            <w:r w:rsidR="00FB1651" w:rsidRPr="007036CE">
              <w:t>–</w:t>
            </w:r>
            <w:r w:rsidRPr="007036CE">
              <w:t xml:space="preserve"> </w:t>
            </w:r>
            <w:r w:rsidR="00770C3E" w:rsidRPr="007036CE">
              <w:t>обязательство, исполняемое в рублях</w:t>
            </w:r>
          </w:p>
        </w:tc>
      </w:tr>
      <w:tr w:rsidR="00216FC5" w:rsidRPr="007036CE" w14:paraId="6BF0231E" w14:textId="77777777" w:rsidTr="00F92E5F">
        <w:tc>
          <w:tcPr>
            <w:tcW w:w="1100" w:type="pct"/>
          </w:tcPr>
          <w:p w14:paraId="2AFBBF5F" w14:textId="77777777" w:rsidR="0007357B" w:rsidRPr="007036CE" w:rsidRDefault="0007357B" w:rsidP="001C112A">
            <w:pPr>
              <w:pStyle w:val="GOSTTablenorm"/>
            </w:pPr>
            <w:r w:rsidRPr="007036CE">
              <w:t>Номер л</w:t>
            </w:r>
            <w:r w:rsidR="001C112A" w:rsidRPr="007036CE">
              <w:t>ицевого счета</w:t>
            </w:r>
          </w:p>
        </w:tc>
        <w:tc>
          <w:tcPr>
            <w:tcW w:w="750" w:type="pct"/>
          </w:tcPr>
          <w:p w14:paraId="16E9657F" w14:textId="77777777" w:rsidR="0007357B" w:rsidRPr="007036CE" w:rsidRDefault="001C112A" w:rsidP="009851F8">
            <w:pPr>
              <w:pStyle w:val="GOSTTablenorm"/>
            </w:pPr>
            <w:r w:rsidRPr="007036CE">
              <w:t>RcpBdjt_NmbrAccnt</w:t>
            </w:r>
          </w:p>
        </w:tc>
        <w:tc>
          <w:tcPr>
            <w:tcW w:w="500" w:type="pct"/>
          </w:tcPr>
          <w:p w14:paraId="12E785A4" w14:textId="77777777" w:rsidR="0007357B" w:rsidRPr="007036CE" w:rsidRDefault="0007357B" w:rsidP="0007357B">
            <w:pPr>
              <w:pStyle w:val="GOSTTablenorm"/>
            </w:pPr>
            <w:r w:rsidRPr="007036CE">
              <w:t>Строка</w:t>
            </w:r>
          </w:p>
        </w:tc>
        <w:tc>
          <w:tcPr>
            <w:tcW w:w="288" w:type="pct"/>
          </w:tcPr>
          <w:p w14:paraId="56FEA983" w14:textId="77777777" w:rsidR="0007357B" w:rsidRPr="007036CE" w:rsidRDefault="0007357B" w:rsidP="0007357B">
            <w:pPr>
              <w:pStyle w:val="GOSTTablenorm"/>
            </w:pPr>
            <w:r w:rsidRPr="007036CE">
              <w:t>Да</w:t>
            </w:r>
          </w:p>
        </w:tc>
        <w:tc>
          <w:tcPr>
            <w:tcW w:w="315" w:type="pct"/>
          </w:tcPr>
          <w:p w14:paraId="02B9E4A1" w14:textId="77777777" w:rsidR="0007357B" w:rsidRPr="007036CE" w:rsidRDefault="0007357B" w:rsidP="0007357B">
            <w:pPr>
              <w:pStyle w:val="GOSTTablenorm"/>
            </w:pPr>
            <w:r w:rsidRPr="007036CE">
              <w:t>=11</w:t>
            </w:r>
          </w:p>
        </w:tc>
        <w:tc>
          <w:tcPr>
            <w:tcW w:w="2047" w:type="pct"/>
          </w:tcPr>
          <w:p w14:paraId="3084A664" w14:textId="77777777" w:rsidR="0007357B" w:rsidRPr="007036CE" w:rsidRDefault="0007357B" w:rsidP="00557D26">
            <w:pPr>
              <w:pStyle w:val="GOSTTablenorm"/>
            </w:pPr>
            <w:r w:rsidRPr="007036CE">
              <w:t>Указывается номер лицевого счета</w:t>
            </w:r>
            <w:r w:rsidR="00557D26" w:rsidRPr="007036CE">
              <w:rPr>
                <w:szCs w:val="22"/>
              </w:rPr>
              <w:t xml:space="preserve"> для отражения операции</w:t>
            </w:r>
          </w:p>
        </w:tc>
      </w:tr>
      <w:tr w:rsidR="00552FEF" w:rsidRPr="007036CE" w14:paraId="1AFF61E0" w14:textId="77777777" w:rsidTr="00F92E5F">
        <w:tc>
          <w:tcPr>
            <w:tcW w:w="1100" w:type="pct"/>
          </w:tcPr>
          <w:p w14:paraId="7680301A" w14:textId="77777777" w:rsidR="00552FEF" w:rsidRPr="007036CE" w:rsidRDefault="00552FEF" w:rsidP="00574ACD">
            <w:pPr>
              <w:pStyle w:val="GOSTTablenorm"/>
            </w:pPr>
            <w:r w:rsidRPr="007036CE">
              <w:t>Признак перерегистрации</w:t>
            </w:r>
          </w:p>
        </w:tc>
        <w:tc>
          <w:tcPr>
            <w:tcW w:w="750" w:type="pct"/>
          </w:tcPr>
          <w:p w14:paraId="2EC25F8A" w14:textId="77777777" w:rsidR="00552FEF" w:rsidRPr="007036CE" w:rsidRDefault="00552FEF" w:rsidP="003B3C45">
            <w:pPr>
              <w:pStyle w:val="GOSTTablenorm"/>
            </w:pPr>
            <w:r w:rsidRPr="007036CE">
              <w:t>StmInfrmtn_REREGISTR</w:t>
            </w:r>
          </w:p>
        </w:tc>
        <w:tc>
          <w:tcPr>
            <w:tcW w:w="500" w:type="pct"/>
          </w:tcPr>
          <w:p w14:paraId="71D801FA" w14:textId="77777777" w:rsidR="00552FEF" w:rsidRPr="007036CE" w:rsidRDefault="001020FF" w:rsidP="00574ACD">
            <w:pPr>
              <w:pStyle w:val="GOSTTablenorm"/>
            </w:pPr>
            <w:r w:rsidRPr="007036CE">
              <w:t>Логический</w:t>
            </w:r>
          </w:p>
        </w:tc>
        <w:tc>
          <w:tcPr>
            <w:tcW w:w="288" w:type="pct"/>
          </w:tcPr>
          <w:p w14:paraId="06D0D3A7" w14:textId="77777777" w:rsidR="00552FEF" w:rsidRPr="007036CE" w:rsidRDefault="007F1C86" w:rsidP="00574ACD">
            <w:pPr>
              <w:pStyle w:val="GOSTTablenorm"/>
            </w:pPr>
            <w:r w:rsidRPr="007036CE">
              <w:t>Да</w:t>
            </w:r>
          </w:p>
        </w:tc>
        <w:tc>
          <w:tcPr>
            <w:tcW w:w="315" w:type="pct"/>
          </w:tcPr>
          <w:p w14:paraId="14545CA7" w14:textId="77777777" w:rsidR="00552FEF" w:rsidRPr="007036CE" w:rsidRDefault="001020FF" w:rsidP="00574ACD">
            <w:pPr>
              <w:pStyle w:val="GOSTTablenorm"/>
            </w:pPr>
            <w:r w:rsidRPr="007036CE">
              <w:t>-</w:t>
            </w:r>
          </w:p>
        </w:tc>
        <w:tc>
          <w:tcPr>
            <w:tcW w:w="2047" w:type="pct"/>
          </w:tcPr>
          <w:p w14:paraId="037321E0" w14:textId="77777777" w:rsidR="00552FEF" w:rsidRPr="007036CE" w:rsidRDefault="00552FEF" w:rsidP="00574ACD">
            <w:pPr>
              <w:pStyle w:val="GOSTTablenorm"/>
              <w:rPr>
                <w:szCs w:val="22"/>
                <w:lang w:eastAsia="en-US"/>
              </w:rPr>
            </w:pPr>
            <w:r w:rsidRPr="007036CE">
              <w:rPr>
                <w:szCs w:val="22"/>
              </w:rPr>
              <w:t>Указывается признак формирования документа по результатам процедуры «</w:t>
            </w:r>
            <w:r w:rsidRPr="007036CE">
              <w:rPr>
                <w:szCs w:val="22"/>
                <w:lang w:eastAsia="en-US"/>
              </w:rPr>
              <w:t>Автоматическая перерегистрация БО и ДО».</w:t>
            </w:r>
          </w:p>
          <w:p w14:paraId="72E7527B" w14:textId="77777777" w:rsidR="00552FEF" w:rsidRPr="007036CE" w:rsidRDefault="00552FEF" w:rsidP="00574ACD">
            <w:pPr>
              <w:pStyle w:val="GOSTTablenorm"/>
            </w:pPr>
            <w:r w:rsidRPr="007036CE">
              <w:t>Возможные значения:</w:t>
            </w:r>
          </w:p>
          <w:p w14:paraId="2F543D28" w14:textId="6754FD26" w:rsidR="001342F4" w:rsidRPr="007036CE" w:rsidRDefault="001342F4" w:rsidP="001342F4">
            <w:pPr>
              <w:pStyle w:val="GOSTTableListMark1"/>
            </w:pPr>
            <w:r w:rsidRPr="007036CE">
              <w:t>«</w:t>
            </w:r>
            <w:r w:rsidRPr="007036CE">
              <w:rPr>
                <w:lang w:val="en-US"/>
              </w:rPr>
              <w:t>true</w:t>
            </w:r>
            <w:r w:rsidRPr="007036CE">
              <w:t xml:space="preserve">» </w:t>
            </w:r>
            <w:r w:rsidR="00FB1651" w:rsidRPr="007036CE">
              <w:t>–</w:t>
            </w:r>
            <w:r w:rsidRPr="007036CE">
              <w:t xml:space="preserve"> </w:t>
            </w:r>
            <w:r w:rsidR="00073041" w:rsidRPr="007036CE">
              <w:t>д</w:t>
            </w:r>
            <w:r w:rsidRPr="007036CE">
              <w:t>а;</w:t>
            </w:r>
          </w:p>
          <w:p w14:paraId="4DBB06C4" w14:textId="59D8D822" w:rsidR="00552FEF" w:rsidRPr="007036CE" w:rsidRDefault="001342F4" w:rsidP="00073041">
            <w:pPr>
              <w:pStyle w:val="GOSTTableListMark1"/>
            </w:pPr>
            <w:r w:rsidRPr="007036CE">
              <w:t>«</w:t>
            </w:r>
            <w:r w:rsidRPr="007036CE">
              <w:rPr>
                <w:lang w:val="en-US"/>
              </w:rPr>
              <w:t>false</w:t>
            </w:r>
            <w:r w:rsidR="00541055" w:rsidRPr="007036CE">
              <w:t xml:space="preserve">» </w:t>
            </w:r>
            <w:r w:rsidR="00FB1651" w:rsidRPr="007036CE">
              <w:t>–</w:t>
            </w:r>
            <w:r w:rsidR="00541055" w:rsidRPr="007036CE">
              <w:t xml:space="preserve"> </w:t>
            </w:r>
            <w:r w:rsidR="00073041" w:rsidRPr="007036CE">
              <w:t>н</w:t>
            </w:r>
            <w:r w:rsidR="00541055" w:rsidRPr="007036CE">
              <w:t>ет</w:t>
            </w:r>
          </w:p>
        </w:tc>
      </w:tr>
      <w:tr w:rsidR="001020FF" w:rsidRPr="007036CE" w14:paraId="1C6004FD" w14:textId="77777777" w:rsidTr="00F908F9">
        <w:tc>
          <w:tcPr>
            <w:tcW w:w="1100" w:type="pct"/>
          </w:tcPr>
          <w:p w14:paraId="525A8B97" w14:textId="77777777" w:rsidR="001020FF" w:rsidRPr="007036CE" w:rsidRDefault="001020FF" w:rsidP="00F908F9">
            <w:pPr>
              <w:pStyle w:val="GOSTTablenorm"/>
            </w:pPr>
            <w:r w:rsidRPr="007036CE">
              <w:t>Признак миграции</w:t>
            </w:r>
          </w:p>
        </w:tc>
        <w:tc>
          <w:tcPr>
            <w:tcW w:w="750" w:type="pct"/>
          </w:tcPr>
          <w:p w14:paraId="76AA090D" w14:textId="77777777" w:rsidR="001020FF" w:rsidRPr="007036CE" w:rsidRDefault="001020FF" w:rsidP="00F908F9">
            <w:pPr>
              <w:pStyle w:val="GOSTTablenorm"/>
            </w:pPr>
            <w:r w:rsidRPr="007036CE">
              <w:t>StmInfrmtn_MigrationS</w:t>
            </w:r>
            <w:r w:rsidRPr="007036CE">
              <w:lastRenderedPageBreak/>
              <w:t>ign</w:t>
            </w:r>
          </w:p>
        </w:tc>
        <w:tc>
          <w:tcPr>
            <w:tcW w:w="500" w:type="pct"/>
          </w:tcPr>
          <w:p w14:paraId="742A38D2" w14:textId="77777777" w:rsidR="001020FF" w:rsidRPr="007036CE" w:rsidRDefault="001020FF" w:rsidP="00F908F9">
            <w:pPr>
              <w:pStyle w:val="GOSTTablenorm"/>
              <w:rPr>
                <w:lang w:val="en-US"/>
              </w:rPr>
            </w:pPr>
            <w:r w:rsidRPr="007036CE">
              <w:lastRenderedPageBreak/>
              <w:t>Логический</w:t>
            </w:r>
          </w:p>
        </w:tc>
        <w:tc>
          <w:tcPr>
            <w:tcW w:w="288" w:type="pct"/>
          </w:tcPr>
          <w:p w14:paraId="12D2CF4C" w14:textId="77777777" w:rsidR="001020FF" w:rsidRPr="007036CE" w:rsidRDefault="001020FF" w:rsidP="00F908F9">
            <w:pPr>
              <w:pStyle w:val="GOSTTablenorm"/>
            </w:pPr>
            <w:r w:rsidRPr="007036CE">
              <w:t>Да</w:t>
            </w:r>
          </w:p>
        </w:tc>
        <w:tc>
          <w:tcPr>
            <w:tcW w:w="315" w:type="pct"/>
          </w:tcPr>
          <w:p w14:paraId="3C674597" w14:textId="77777777" w:rsidR="001020FF" w:rsidRPr="007036CE" w:rsidRDefault="001020FF" w:rsidP="00F908F9">
            <w:pPr>
              <w:pStyle w:val="GOSTTablenorm"/>
            </w:pPr>
            <w:r w:rsidRPr="007036CE">
              <w:t>-</w:t>
            </w:r>
          </w:p>
        </w:tc>
        <w:tc>
          <w:tcPr>
            <w:tcW w:w="2047" w:type="pct"/>
          </w:tcPr>
          <w:p w14:paraId="60E5876C" w14:textId="77777777" w:rsidR="001020FF" w:rsidRPr="007036CE" w:rsidRDefault="001020FF" w:rsidP="00F908F9">
            <w:pPr>
              <w:pStyle w:val="GOSTTablenorm"/>
              <w:rPr>
                <w:szCs w:val="22"/>
                <w:lang w:eastAsia="en-US"/>
              </w:rPr>
            </w:pPr>
            <w:r w:rsidRPr="007036CE">
              <w:rPr>
                <w:szCs w:val="22"/>
              </w:rPr>
              <w:t xml:space="preserve">Указывается признак миграции </w:t>
            </w:r>
            <w:r w:rsidR="00ED79CA" w:rsidRPr="007036CE">
              <w:t xml:space="preserve">по документам, мигрированным </w:t>
            </w:r>
            <w:r w:rsidR="00ED79CA" w:rsidRPr="007036CE">
              <w:lastRenderedPageBreak/>
              <w:t>из ИС АСФК в рамках мероприятий по переводу ЛС ПБС на обслуживание из ИС АСФК в ГИИС ЭБ</w:t>
            </w:r>
            <w:r w:rsidRPr="007036CE">
              <w:rPr>
                <w:szCs w:val="22"/>
                <w:lang w:eastAsia="en-US"/>
              </w:rPr>
              <w:t>.</w:t>
            </w:r>
          </w:p>
          <w:p w14:paraId="608924B5" w14:textId="77777777" w:rsidR="001020FF" w:rsidRPr="007036CE" w:rsidRDefault="001020FF" w:rsidP="00F908F9">
            <w:pPr>
              <w:pStyle w:val="GOSTTablenorm"/>
            </w:pPr>
            <w:r w:rsidRPr="007036CE">
              <w:t>Возможные значения:</w:t>
            </w:r>
          </w:p>
          <w:p w14:paraId="085211DE" w14:textId="64B1D1CF" w:rsidR="001020FF" w:rsidRPr="007036CE" w:rsidRDefault="001020FF" w:rsidP="00F908F9">
            <w:pPr>
              <w:pStyle w:val="GOSTTableListMark1"/>
            </w:pPr>
            <w:r w:rsidRPr="007036CE">
              <w:t xml:space="preserve">«true» </w:t>
            </w:r>
            <w:r w:rsidR="00FB1651" w:rsidRPr="007036CE">
              <w:t>–</w:t>
            </w:r>
            <w:r w:rsidRPr="007036CE">
              <w:t xml:space="preserve"> </w:t>
            </w:r>
            <w:r w:rsidR="00073041" w:rsidRPr="007036CE">
              <w:t>д</w:t>
            </w:r>
            <w:r w:rsidRPr="007036CE">
              <w:t>а;</w:t>
            </w:r>
          </w:p>
          <w:p w14:paraId="4F842A85" w14:textId="44781C7E" w:rsidR="001020FF" w:rsidRPr="007036CE" w:rsidRDefault="001020FF" w:rsidP="00073041">
            <w:pPr>
              <w:pStyle w:val="GOSTTableListMark1"/>
            </w:pPr>
            <w:r w:rsidRPr="007036CE">
              <w:t xml:space="preserve">«false» </w:t>
            </w:r>
            <w:r w:rsidR="00FB1651" w:rsidRPr="007036CE">
              <w:t>–</w:t>
            </w:r>
            <w:r w:rsidRPr="007036CE">
              <w:t xml:space="preserve"> </w:t>
            </w:r>
            <w:r w:rsidR="00073041" w:rsidRPr="007036CE">
              <w:t>н</w:t>
            </w:r>
            <w:r w:rsidRPr="007036CE">
              <w:t>ет</w:t>
            </w:r>
          </w:p>
        </w:tc>
      </w:tr>
      <w:tr w:rsidR="003E492C" w:rsidRPr="007036CE" w14:paraId="26DAD9B6" w14:textId="77777777" w:rsidTr="00F908F9">
        <w:tc>
          <w:tcPr>
            <w:tcW w:w="1100" w:type="pct"/>
          </w:tcPr>
          <w:p w14:paraId="2AAC1B21" w14:textId="77777777" w:rsidR="003E492C" w:rsidRPr="007036CE" w:rsidRDefault="00161E4C" w:rsidP="003E492C">
            <w:pPr>
              <w:pStyle w:val="GOSTTablenorm"/>
              <w:rPr>
                <w:lang w:val="en-US"/>
              </w:rPr>
            </w:pPr>
            <w:r w:rsidRPr="007036CE">
              <w:lastRenderedPageBreak/>
              <w:t xml:space="preserve">Признак перехода на </w:t>
            </w:r>
            <w:r w:rsidRPr="007036CE">
              <w:rPr>
                <w:lang w:val="en-US"/>
              </w:rPr>
              <w:t>SVAP</w:t>
            </w:r>
          </w:p>
        </w:tc>
        <w:tc>
          <w:tcPr>
            <w:tcW w:w="750" w:type="pct"/>
          </w:tcPr>
          <w:p w14:paraId="279983D3" w14:textId="77777777" w:rsidR="003E492C" w:rsidRPr="007036CE" w:rsidRDefault="0009681B" w:rsidP="003E492C">
            <w:pPr>
              <w:pStyle w:val="GOSTTablenorm"/>
            </w:pPr>
            <w:r w:rsidRPr="007036CE">
              <w:t>SI_SIGN_SVAP</w:t>
            </w:r>
          </w:p>
        </w:tc>
        <w:tc>
          <w:tcPr>
            <w:tcW w:w="500" w:type="pct"/>
          </w:tcPr>
          <w:p w14:paraId="47631064" w14:textId="77777777" w:rsidR="003E492C" w:rsidRPr="007036CE" w:rsidRDefault="003E492C" w:rsidP="003E492C">
            <w:pPr>
              <w:pStyle w:val="GOSTTablenorm"/>
            </w:pPr>
            <w:r w:rsidRPr="007036CE">
              <w:t>Логический</w:t>
            </w:r>
          </w:p>
        </w:tc>
        <w:tc>
          <w:tcPr>
            <w:tcW w:w="288" w:type="pct"/>
          </w:tcPr>
          <w:p w14:paraId="3E78A4E5" w14:textId="77777777" w:rsidR="003E492C" w:rsidRPr="007036CE" w:rsidRDefault="003E492C" w:rsidP="003E492C">
            <w:pPr>
              <w:pStyle w:val="GOSTTablenorm"/>
            </w:pPr>
            <w:r w:rsidRPr="007036CE">
              <w:t>Да</w:t>
            </w:r>
          </w:p>
        </w:tc>
        <w:tc>
          <w:tcPr>
            <w:tcW w:w="315" w:type="pct"/>
          </w:tcPr>
          <w:p w14:paraId="355AB37E" w14:textId="77777777" w:rsidR="003E492C" w:rsidRPr="007036CE" w:rsidRDefault="003E492C" w:rsidP="003E492C">
            <w:pPr>
              <w:pStyle w:val="GOSTTablenorm"/>
            </w:pPr>
            <w:r w:rsidRPr="007036CE">
              <w:t>-</w:t>
            </w:r>
          </w:p>
        </w:tc>
        <w:tc>
          <w:tcPr>
            <w:tcW w:w="2047" w:type="pct"/>
          </w:tcPr>
          <w:p w14:paraId="73A4BB7E" w14:textId="77777777" w:rsidR="003E492C" w:rsidRPr="007036CE" w:rsidRDefault="00FC14E2" w:rsidP="003E492C">
            <w:pPr>
              <w:pStyle w:val="GOSTTablenorm"/>
              <w:rPr>
                <w:szCs w:val="22"/>
                <w:lang w:eastAsia="en-US"/>
              </w:rPr>
            </w:pPr>
            <w:r w:rsidRPr="007036CE">
              <w:rPr>
                <w:szCs w:val="22"/>
              </w:rPr>
              <w:t xml:space="preserve">Указывается признак </w:t>
            </w:r>
            <w:ins w:id="577" w:author="Сказецкая Наталья Камилевна" w:date="2024-09-24T17:33:00Z">
              <w:r w:rsidR="005C6C4D" w:rsidRPr="007036CE">
                <w:rPr>
                  <w:szCs w:val="22"/>
                </w:rPr>
                <w:t xml:space="preserve">первичной </w:t>
              </w:r>
            </w:ins>
            <w:r w:rsidR="001D4099" w:rsidRPr="007036CE">
              <w:rPr>
                <w:szCs w:val="22"/>
              </w:rPr>
              <w:t xml:space="preserve">обработки документа </w:t>
            </w:r>
            <w:ins w:id="578" w:author="Сказецкая Наталья Камилевна" w:date="2024-09-24T17:33:00Z">
              <w:r w:rsidR="005C6C4D" w:rsidRPr="007036CE">
                <w:rPr>
                  <w:szCs w:val="22"/>
                </w:rPr>
                <w:t xml:space="preserve">в учете </w:t>
              </w:r>
            </w:ins>
            <w:ins w:id="579" w:author="Сказецкая Наталья Камилевна" w:date="2024-09-24T17:34:00Z">
              <w:r w:rsidR="005C6C4D" w:rsidRPr="007036CE">
                <w:rPr>
                  <w:szCs w:val="22"/>
                </w:rPr>
                <w:t xml:space="preserve">(выполнения первого этапа бизнес-цепочки) </w:t>
              </w:r>
            </w:ins>
            <w:r w:rsidR="001D4099" w:rsidRPr="007036CE">
              <w:rPr>
                <w:szCs w:val="22"/>
              </w:rPr>
              <w:t>после перехода на</w:t>
            </w:r>
            <w:r w:rsidR="00EE7681" w:rsidRPr="007036CE">
              <w:rPr>
                <w:szCs w:val="22"/>
              </w:rPr>
              <w:t xml:space="preserve"> импортозамещенное хранилище учетных данных (</w:t>
            </w:r>
            <w:r w:rsidR="001D4099" w:rsidRPr="007036CE">
              <w:rPr>
                <w:szCs w:val="22"/>
              </w:rPr>
              <w:t>SVAP</w:t>
            </w:r>
            <w:r w:rsidR="00EE7681" w:rsidRPr="007036CE">
              <w:rPr>
                <w:szCs w:val="22"/>
              </w:rPr>
              <w:t>)</w:t>
            </w:r>
            <w:r w:rsidR="003E492C" w:rsidRPr="007036CE">
              <w:rPr>
                <w:szCs w:val="22"/>
                <w:lang w:eastAsia="en-US"/>
              </w:rPr>
              <w:t>.</w:t>
            </w:r>
          </w:p>
          <w:p w14:paraId="11B9BEFF" w14:textId="77777777" w:rsidR="003E492C" w:rsidRPr="007036CE" w:rsidRDefault="003E492C" w:rsidP="003E492C">
            <w:pPr>
              <w:pStyle w:val="GOSTTablenorm"/>
            </w:pPr>
            <w:r w:rsidRPr="007036CE">
              <w:t>Возможные значения:</w:t>
            </w:r>
          </w:p>
          <w:p w14:paraId="1DE0F79C" w14:textId="7E89C227" w:rsidR="003E492C" w:rsidRPr="007036CE" w:rsidRDefault="003E492C" w:rsidP="003E492C">
            <w:pPr>
              <w:pStyle w:val="GOSTTableListMark1"/>
            </w:pPr>
            <w:r w:rsidRPr="007036CE">
              <w:t xml:space="preserve">«true» </w:t>
            </w:r>
            <w:r w:rsidR="00FB1651" w:rsidRPr="007036CE">
              <w:t>–</w:t>
            </w:r>
            <w:r w:rsidRPr="007036CE">
              <w:t xml:space="preserve"> да;</w:t>
            </w:r>
          </w:p>
          <w:p w14:paraId="5A87CD46" w14:textId="07AC2C2E" w:rsidR="000150A1" w:rsidRPr="007036CE" w:rsidRDefault="003E492C" w:rsidP="00161E4C">
            <w:pPr>
              <w:pStyle w:val="GOSTTableListMark1"/>
              <w:rPr>
                <w:szCs w:val="22"/>
              </w:rPr>
            </w:pPr>
            <w:r w:rsidRPr="007036CE">
              <w:t xml:space="preserve">«false» </w:t>
            </w:r>
            <w:r w:rsidR="00FB1651" w:rsidRPr="007036CE">
              <w:t>–</w:t>
            </w:r>
            <w:r w:rsidRPr="007036CE">
              <w:t xml:space="preserve"> нет</w:t>
            </w:r>
          </w:p>
        </w:tc>
      </w:tr>
      <w:tr w:rsidR="003E492C" w:rsidRPr="007036CE" w14:paraId="3E181258" w14:textId="77777777" w:rsidTr="00F92E5F">
        <w:tc>
          <w:tcPr>
            <w:tcW w:w="1100" w:type="pct"/>
          </w:tcPr>
          <w:p w14:paraId="34DEE872" w14:textId="77777777" w:rsidR="003E492C" w:rsidRPr="007036CE" w:rsidRDefault="003E492C" w:rsidP="003E492C">
            <w:pPr>
              <w:pStyle w:val="GOSTTablenorm"/>
            </w:pPr>
            <w:r w:rsidRPr="007036CE">
              <w:rPr>
                <w:lang w:val="en-US"/>
              </w:rPr>
              <w:t>GUID</w:t>
            </w:r>
            <w:r w:rsidRPr="007036CE">
              <w:t xml:space="preserve"> предыдущей версии обязательства</w:t>
            </w:r>
          </w:p>
        </w:tc>
        <w:tc>
          <w:tcPr>
            <w:tcW w:w="750" w:type="pct"/>
          </w:tcPr>
          <w:p w14:paraId="66882245" w14:textId="77777777" w:rsidR="003E492C" w:rsidRPr="007036CE" w:rsidRDefault="003E492C" w:rsidP="003E492C">
            <w:pPr>
              <w:pStyle w:val="GOSTTablenorm"/>
            </w:pPr>
            <w:r w:rsidRPr="007036CE">
              <w:t>StmInfrmtn_GuidPrev_PUIO</w:t>
            </w:r>
          </w:p>
        </w:tc>
        <w:tc>
          <w:tcPr>
            <w:tcW w:w="500" w:type="pct"/>
          </w:tcPr>
          <w:p w14:paraId="0F97AE80" w14:textId="77777777" w:rsidR="003E492C" w:rsidRPr="007036CE" w:rsidRDefault="003E492C" w:rsidP="003E492C">
            <w:pPr>
              <w:pStyle w:val="GOSTTablenorm"/>
            </w:pPr>
            <w:r w:rsidRPr="007036CE">
              <w:rPr>
                <w:lang w:val="en-US"/>
              </w:rPr>
              <w:t>GUID</w:t>
            </w:r>
          </w:p>
        </w:tc>
        <w:tc>
          <w:tcPr>
            <w:tcW w:w="288" w:type="pct"/>
          </w:tcPr>
          <w:p w14:paraId="490E1A86" w14:textId="77777777" w:rsidR="003E492C" w:rsidRPr="007036CE" w:rsidRDefault="003E492C" w:rsidP="003E492C">
            <w:pPr>
              <w:pStyle w:val="GOSTTablenorm"/>
            </w:pPr>
            <w:r w:rsidRPr="007036CE">
              <w:t>Нет</w:t>
            </w:r>
          </w:p>
        </w:tc>
        <w:tc>
          <w:tcPr>
            <w:tcW w:w="315" w:type="pct"/>
          </w:tcPr>
          <w:p w14:paraId="3D1C5F18" w14:textId="77777777" w:rsidR="003E492C" w:rsidRPr="007036CE" w:rsidRDefault="003E492C" w:rsidP="003E492C">
            <w:pPr>
              <w:pStyle w:val="GOSTTablenorm"/>
            </w:pPr>
            <w:r w:rsidRPr="007036CE">
              <w:t>=36</w:t>
            </w:r>
          </w:p>
        </w:tc>
        <w:tc>
          <w:tcPr>
            <w:tcW w:w="2047" w:type="pct"/>
          </w:tcPr>
          <w:p w14:paraId="04790273" w14:textId="77777777" w:rsidR="003E492C" w:rsidRPr="007036CE" w:rsidRDefault="003E492C" w:rsidP="003E492C">
            <w:pPr>
              <w:pStyle w:val="GOSTTablenorm"/>
            </w:pPr>
            <w:r w:rsidRPr="007036CE">
              <w:t>Уникальный идентификатор (с тире) предыдущей версии Сведений о бюджетном обязательстве.</w:t>
            </w:r>
          </w:p>
          <w:p w14:paraId="315FAA61" w14:textId="77777777" w:rsidR="003E492C" w:rsidRPr="007036CE" w:rsidRDefault="003E492C" w:rsidP="003E492C">
            <w:pPr>
              <w:pStyle w:val="GOSTTablenorm"/>
            </w:pPr>
            <w:r w:rsidRPr="007036CE">
              <w:t>Обязателен для заполнения для Типа сведений = «Изменения», если Признак перерегистрации = «false» (нет) и Признак миграции = «false» (нет). В остальных случаях не заполняется</w:t>
            </w:r>
          </w:p>
        </w:tc>
      </w:tr>
      <w:tr w:rsidR="003E492C" w:rsidRPr="007036CE" w14:paraId="560D8545" w14:textId="77777777" w:rsidTr="00F92E5F">
        <w:tc>
          <w:tcPr>
            <w:tcW w:w="1100" w:type="pct"/>
          </w:tcPr>
          <w:p w14:paraId="3C84A245" w14:textId="77777777" w:rsidR="003E492C" w:rsidRPr="007036CE" w:rsidRDefault="003E492C" w:rsidP="003E492C">
            <w:pPr>
              <w:pStyle w:val="GOSTTablenorm"/>
            </w:pPr>
            <w:r w:rsidRPr="007036CE">
              <w:rPr>
                <w:lang w:val="en-US"/>
              </w:rPr>
              <w:t>GUID</w:t>
            </w:r>
            <w:r w:rsidRPr="007036CE">
              <w:t xml:space="preserve"> акта</w:t>
            </w:r>
          </w:p>
        </w:tc>
        <w:tc>
          <w:tcPr>
            <w:tcW w:w="750" w:type="pct"/>
          </w:tcPr>
          <w:p w14:paraId="475204E9" w14:textId="77777777" w:rsidR="003E492C" w:rsidRPr="007036CE" w:rsidRDefault="003E492C" w:rsidP="003E492C">
            <w:pPr>
              <w:pStyle w:val="GOSTTablenorm"/>
            </w:pPr>
            <w:r w:rsidRPr="007036CE">
              <w:t>Inf_GUIDAct</w:t>
            </w:r>
          </w:p>
        </w:tc>
        <w:tc>
          <w:tcPr>
            <w:tcW w:w="500" w:type="pct"/>
          </w:tcPr>
          <w:p w14:paraId="3093424D" w14:textId="77777777" w:rsidR="003E492C" w:rsidRPr="007036CE" w:rsidRDefault="003E492C" w:rsidP="003E492C">
            <w:pPr>
              <w:pStyle w:val="GOSTTablenorm"/>
            </w:pPr>
            <w:r w:rsidRPr="007036CE">
              <w:rPr>
                <w:lang w:val="en-US"/>
              </w:rPr>
              <w:t>GUID</w:t>
            </w:r>
          </w:p>
        </w:tc>
        <w:tc>
          <w:tcPr>
            <w:tcW w:w="288" w:type="pct"/>
          </w:tcPr>
          <w:p w14:paraId="1C634DC8" w14:textId="77777777" w:rsidR="003E492C" w:rsidRPr="007036CE" w:rsidRDefault="003E492C" w:rsidP="003E492C">
            <w:pPr>
              <w:pStyle w:val="GOSTTablenorm"/>
            </w:pPr>
            <w:r w:rsidRPr="007036CE">
              <w:t>Нет</w:t>
            </w:r>
          </w:p>
        </w:tc>
        <w:tc>
          <w:tcPr>
            <w:tcW w:w="315" w:type="pct"/>
          </w:tcPr>
          <w:p w14:paraId="28ABA1E9" w14:textId="77777777" w:rsidR="003E492C" w:rsidRPr="007036CE" w:rsidRDefault="003E492C" w:rsidP="003E492C">
            <w:pPr>
              <w:pStyle w:val="GOSTTablenorm"/>
            </w:pPr>
            <w:r w:rsidRPr="007036CE">
              <w:t>=36</w:t>
            </w:r>
          </w:p>
        </w:tc>
        <w:tc>
          <w:tcPr>
            <w:tcW w:w="2047" w:type="pct"/>
          </w:tcPr>
          <w:p w14:paraId="5B6F4095" w14:textId="77777777" w:rsidR="003E492C" w:rsidRPr="007036CE" w:rsidRDefault="003E492C" w:rsidP="003E492C">
            <w:pPr>
              <w:pStyle w:val="GOSTTablenorm"/>
            </w:pPr>
            <w:r w:rsidRPr="007036CE">
              <w:t>Уникальный идентификатор связанного документа «Акт приемки-передачи показателей лицевого счета» / «Акт приемки-передачи кассовых выплат, поступлений и обязательств при реорганизации участников бюджетного процесса» (ф.0531728)</w:t>
            </w:r>
          </w:p>
        </w:tc>
      </w:tr>
      <w:tr w:rsidR="003E492C" w:rsidRPr="007036CE" w14:paraId="7204CDD5" w14:textId="77777777" w:rsidTr="00F92E5F">
        <w:tc>
          <w:tcPr>
            <w:tcW w:w="1100" w:type="pct"/>
          </w:tcPr>
          <w:p w14:paraId="5FBE8C8B" w14:textId="77777777" w:rsidR="003E492C" w:rsidRPr="007036CE" w:rsidRDefault="003E492C" w:rsidP="003E492C">
            <w:pPr>
              <w:pStyle w:val="GOSTTablenorm"/>
              <w:rPr>
                <w:b/>
              </w:rPr>
            </w:pPr>
            <w:r w:rsidRPr="007036CE">
              <w:rPr>
                <w:b/>
              </w:rPr>
              <w:t>Расшифровка Сведений о бюджетном обязательстве</w:t>
            </w:r>
          </w:p>
        </w:tc>
        <w:tc>
          <w:tcPr>
            <w:tcW w:w="750" w:type="pct"/>
          </w:tcPr>
          <w:p w14:paraId="2C22A097" w14:textId="77777777" w:rsidR="003E492C" w:rsidRPr="007036CE" w:rsidRDefault="003E492C" w:rsidP="003E492C">
            <w:pPr>
              <w:pStyle w:val="GOSTTablenorm"/>
              <w:rPr>
                <w:b/>
              </w:rPr>
            </w:pPr>
            <w:r w:rsidRPr="007036CE">
              <w:rPr>
                <w:b/>
                <w:lang w:val="en-US"/>
              </w:rPr>
              <w:t>Oblgtns_Pmnts</w:t>
            </w:r>
          </w:p>
        </w:tc>
        <w:tc>
          <w:tcPr>
            <w:tcW w:w="500" w:type="pct"/>
          </w:tcPr>
          <w:p w14:paraId="47779081" w14:textId="77777777" w:rsidR="003E492C" w:rsidRPr="007036CE" w:rsidRDefault="003E492C" w:rsidP="003E492C">
            <w:pPr>
              <w:pStyle w:val="GOSTTablenorm"/>
            </w:pPr>
            <w:r w:rsidRPr="007036CE">
              <w:t>Массив</w:t>
            </w:r>
          </w:p>
        </w:tc>
        <w:tc>
          <w:tcPr>
            <w:tcW w:w="288" w:type="pct"/>
          </w:tcPr>
          <w:p w14:paraId="50EF81EC" w14:textId="77777777" w:rsidR="003E492C" w:rsidRPr="007036CE" w:rsidRDefault="003E492C" w:rsidP="003E492C">
            <w:pPr>
              <w:pStyle w:val="GOSTTablenorm"/>
            </w:pPr>
            <w:r w:rsidRPr="007036CE">
              <w:t>Да</w:t>
            </w:r>
          </w:p>
        </w:tc>
        <w:tc>
          <w:tcPr>
            <w:tcW w:w="315" w:type="pct"/>
          </w:tcPr>
          <w:p w14:paraId="0F582B81" w14:textId="77777777" w:rsidR="003E492C" w:rsidRPr="007036CE" w:rsidRDefault="003E492C" w:rsidP="003E492C">
            <w:pPr>
              <w:pStyle w:val="GOSTTablenorm"/>
            </w:pPr>
            <w:r w:rsidRPr="007036CE">
              <w:t>-</w:t>
            </w:r>
          </w:p>
        </w:tc>
        <w:tc>
          <w:tcPr>
            <w:tcW w:w="2047" w:type="pct"/>
          </w:tcPr>
          <w:p w14:paraId="4489B580" w14:textId="77777777" w:rsidR="003E492C" w:rsidRPr="007036CE" w:rsidRDefault="003E492C" w:rsidP="003E492C">
            <w:pPr>
              <w:pStyle w:val="GOSTTablenorm"/>
            </w:pPr>
            <w:r w:rsidRPr="007036CE">
              <w:t>-</w:t>
            </w:r>
          </w:p>
        </w:tc>
      </w:tr>
      <w:tr w:rsidR="003E492C" w:rsidRPr="007036CE" w14:paraId="716F97BD" w14:textId="77777777" w:rsidTr="00F92E5F">
        <w:tc>
          <w:tcPr>
            <w:tcW w:w="1100" w:type="pct"/>
          </w:tcPr>
          <w:p w14:paraId="3D595885" w14:textId="77777777" w:rsidR="003E492C" w:rsidRPr="007036CE" w:rsidRDefault="003E492C" w:rsidP="003E492C">
            <w:pPr>
              <w:pStyle w:val="GOSTTablenorm"/>
            </w:pPr>
            <w:r w:rsidRPr="007036CE">
              <w:t>Идентификатор строки</w:t>
            </w:r>
          </w:p>
        </w:tc>
        <w:tc>
          <w:tcPr>
            <w:tcW w:w="750" w:type="pct"/>
          </w:tcPr>
          <w:p w14:paraId="27A5AEC6" w14:textId="77777777" w:rsidR="003E492C" w:rsidRPr="007036CE" w:rsidRDefault="003E492C" w:rsidP="003E492C">
            <w:pPr>
              <w:pStyle w:val="GOSTTablenorm"/>
              <w:rPr>
                <w:lang w:val="en-US"/>
              </w:rPr>
            </w:pPr>
            <w:r w:rsidRPr="007036CE">
              <w:rPr>
                <w:b/>
                <w:lang w:val="en-US"/>
              </w:rPr>
              <w:t>Oblgtns_Pmnts</w:t>
            </w:r>
            <w:r w:rsidRPr="007036CE">
              <w:rPr>
                <w:b/>
              </w:rPr>
              <w:t>:</w:t>
            </w:r>
            <w:r w:rsidRPr="007036CE">
              <w:rPr>
                <w:lang w:val="en-US"/>
              </w:rPr>
              <w:t>id</w:t>
            </w:r>
          </w:p>
        </w:tc>
        <w:tc>
          <w:tcPr>
            <w:tcW w:w="500" w:type="pct"/>
          </w:tcPr>
          <w:p w14:paraId="1A2EAE36" w14:textId="77777777" w:rsidR="003E492C" w:rsidRPr="007036CE" w:rsidRDefault="003E492C" w:rsidP="003E492C">
            <w:pPr>
              <w:pStyle w:val="GOSTTablenorm"/>
            </w:pPr>
            <w:r w:rsidRPr="007036CE">
              <w:rPr>
                <w:szCs w:val="22"/>
              </w:rPr>
              <w:t>Число</w:t>
            </w:r>
          </w:p>
        </w:tc>
        <w:tc>
          <w:tcPr>
            <w:tcW w:w="288" w:type="pct"/>
          </w:tcPr>
          <w:p w14:paraId="0BDDFDA6" w14:textId="77777777" w:rsidR="003E492C" w:rsidRPr="007036CE" w:rsidRDefault="003E492C" w:rsidP="003E492C">
            <w:pPr>
              <w:pStyle w:val="GOSTTablenorm"/>
            </w:pPr>
            <w:r w:rsidRPr="007036CE">
              <w:rPr>
                <w:szCs w:val="22"/>
              </w:rPr>
              <w:t>Да</w:t>
            </w:r>
          </w:p>
        </w:tc>
        <w:tc>
          <w:tcPr>
            <w:tcW w:w="315" w:type="pct"/>
          </w:tcPr>
          <w:p w14:paraId="5E588D57" w14:textId="77777777" w:rsidR="003E492C" w:rsidRPr="007036CE" w:rsidRDefault="003E492C" w:rsidP="003E492C">
            <w:pPr>
              <w:pStyle w:val="GOSTTablenorm"/>
            </w:pPr>
            <w:r w:rsidRPr="007036CE">
              <w:rPr>
                <w:szCs w:val="22"/>
              </w:rPr>
              <w:t>&lt;=20</w:t>
            </w:r>
          </w:p>
        </w:tc>
        <w:tc>
          <w:tcPr>
            <w:tcW w:w="2047" w:type="pct"/>
          </w:tcPr>
          <w:p w14:paraId="063319C0" w14:textId="77777777" w:rsidR="003E492C" w:rsidRPr="007036CE" w:rsidRDefault="003E492C" w:rsidP="003E492C">
            <w:pPr>
              <w:pStyle w:val="GOSTTablenorm"/>
            </w:pPr>
            <w:r w:rsidRPr="007036CE">
              <w:rPr>
                <w:szCs w:val="22"/>
              </w:rPr>
              <w:t>Указывается технический идентификатор строки</w:t>
            </w:r>
          </w:p>
        </w:tc>
      </w:tr>
      <w:tr w:rsidR="003E492C" w:rsidRPr="007036CE" w14:paraId="0127CA4F" w14:textId="77777777" w:rsidTr="00F92E5F">
        <w:tc>
          <w:tcPr>
            <w:tcW w:w="1100" w:type="pct"/>
          </w:tcPr>
          <w:p w14:paraId="611D2851" w14:textId="77777777" w:rsidR="003E492C" w:rsidRPr="007036CE" w:rsidRDefault="003E492C" w:rsidP="003E492C">
            <w:pPr>
              <w:pStyle w:val="GOSTTablenorm"/>
            </w:pPr>
            <w:r w:rsidRPr="007036CE">
              <w:t>Номер строки</w:t>
            </w:r>
          </w:p>
        </w:tc>
        <w:tc>
          <w:tcPr>
            <w:tcW w:w="750" w:type="pct"/>
          </w:tcPr>
          <w:p w14:paraId="36A0929A" w14:textId="77777777" w:rsidR="003E492C" w:rsidRPr="007036CE" w:rsidRDefault="003E492C" w:rsidP="003E492C">
            <w:pPr>
              <w:pStyle w:val="GOSTTablenorm"/>
            </w:pPr>
            <w:r w:rsidRPr="007036CE">
              <w:rPr>
                <w:b/>
                <w:lang w:val="en-US"/>
              </w:rPr>
              <w:t>Oblgtns_Pmnts</w:t>
            </w:r>
            <w:r w:rsidRPr="007036CE">
              <w:rPr>
                <w:b/>
              </w:rPr>
              <w:t>:</w:t>
            </w:r>
            <w:r w:rsidRPr="007036CE">
              <w:t>NmLn</w:t>
            </w:r>
          </w:p>
        </w:tc>
        <w:tc>
          <w:tcPr>
            <w:tcW w:w="500" w:type="pct"/>
          </w:tcPr>
          <w:p w14:paraId="4924FC5B" w14:textId="77777777" w:rsidR="003E492C" w:rsidRPr="007036CE" w:rsidRDefault="003E492C" w:rsidP="003E492C">
            <w:pPr>
              <w:pStyle w:val="GOSTTablenorm"/>
            </w:pPr>
            <w:r w:rsidRPr="007036CE">
              <w:t>Число</w:t>
            </w:r>
          </w:p>
        </w:tc>
        <w:tc>
          <w:tcPr>
            <w:tcW w:w="288" w:type="pct"/>
          </w:tcPr>
          <w:p w14:paraId="2AF203CE" w14:textId="77777777" w:rsidR="003E492C" w:rsidRPr="007036CE" w:rsidRDefault="003E492C" w:rsidP="003E492C">
            <w:pPr>
              <w:pStyle w:val="GOSTTablenorm"/>
            </w:pPr>
            <w:r w:rsidRPr="007036CE">
              <w:t>Да</w:t>
            </w:r>
          </w:p>
        </w:tc>
        <w:tc>
          <w:tcPr>
            <w:tcW w:w="315" w:type="pct"/>
          </w:tcPr>
          <w:p w14:paraId="2188BA06" w14:textId="77777777" w:rsidR="003E492C" w:rsidRPr="007036CE" w:rsidRDefault="003E492C" w:rsidP="003E492C">
            <w:pPr>
              <w:pStyle w:val="GOSTTablenorm"/>
            </w:pPr>
            <w:r w:rsidRPr="007036CE">
              <w:t>&lt;=4</w:t>
            </w:r>
          </w:p>
        </w:tc>
        <w:tc>
          <w:tcPr>
            <w:tcW w:w="2047" w:type="pct"/>
          </w:tcPr>
          <w:p w14:paraId="155536E6" w14:textId="77777777" w:rsidR="003E492C" w:rsidRPr="007036CE" w:rsidRDefault="003E492C" w:rsidP="003E492C">
            <w:pPr>
              <w:pStyle w:val="GOSTTablenorm"/>
            </w:pPr>
            <w:r w:rsidRPr="007036CE">
              <w:t>Указывается порядковый номер строки расшифровки Сведений о бюджетном обязательстве</w:t>
            </w:r>
          </w:p>
        </w:tc>
      </w:tr>
      <w:tr w:rsidR="003E492C" w:rsidRPr="007036CE" w14:paraId="7E0C0D86" w14:textId="77777777" w:rsidTr="00F92E5F">
        <w:tc>
          <w:tcPr>
            <w:tcW w:w="1100" w:type="pct"/>
          </w:tcPr>
          <w:p w14:paraId="6E88E761" w14:textId="77777777" w:rsidR="003E492C" w:rsidRPr="007036CE" w:rsidRDefault="003E492C" w:rsidP="003E492C">
            <w:pPr>
              <w:pStyle w:val="GOSTTablenorm"/>
            </w:pPr>
            <w:r w:rsidRPr="007036CE">
              <w:lastRenderedPageBreak/>
              <w:t>КБК</w:t>
            </w:r>
          </w:p>
        </w:tc>
        <w:tc>
          <w:tcPr>
            <w:tcW w:w="750" w:type="pct"/>
          </w:tcPr>
          <w:p w14:paraId="1521544D" w14:textId="77777777" w:rsidR="003E492C" w:rsidRPr="007036CE" w:rsidRDefault="003E492C" w:rsidP="003E492C">
            <w:pPr>
              <w:pStyle w:val="GOSTTablenorm"/>
            </w:pPr>
            <w:r w:rsidRPr="007036CE">
              <w:rPr>
                <w:b/>
                <w:lang w:val="en-US"/>
              </w:rPr>
              <w:t>Oblgtns_Pmnts</w:t>
            </w:r>
            <w:r w:rsidRPr="007036CE">
              <w:rPr>
                <w:b/>
              </w:rPr>
              <w:t>:</w:t>
            </w:r>
            <w:r w:rsidRPr="007036CE">
              <w:t>KBK</w:t>
            </w:r>
          </w:p>
        </w:tc>
        <w:tc>
          <w:tcPr>
            <w:tcW w:w="500" w:type="pct"/>
          </w:tcPr>
          <w:p w14:paraId="3AABC7BE" w14:textId="77777777" w:rsidR="003E492C" w:rsidRPr="007036CE" w:rsidRDefault="003E492C" w:rsidP="003E492C">
            <w:pPr>
              <w:pStyle w:val="GOSTTablenorm"/>
            </w:pPr>
            <w:r w:rsidRPr="007036CE">
              <w:t>Строка</w:t>
            </w:r>
          </w:p>
        </w:tc>
        <w:tc>
          <w:tcPr>
            <w:tcW w:w="288" w:type="pct"/>
          </w:tcPr>
          <w:p w14:paraId="6B1A9F95" w14:textId="77777777" w:rsidR="003E492C" w:rsidRPr="007036CE" w:rsidRDefault="003E492C" w:rsidP="003E492C">
            <w:pPr>
              <w:pStyle w:val="GOSTTablenorm"/>
            </w:pPr>
            <w:r w:rsidRPr="007036CE">
              <w:t>Да</w:t>
            </w:r>
          </w:p>
        </w:tc>
        <w:tc>
          <w:tcPr>
            <w:tcW w:w="315" w:type="pct"/>
          </w:tcPr>
          <w:p w14:paraId="776915FB" w14:textId="77777777" w:rsidR="003E492C" w:rsidRPr="007036CE" w:rsidRDefault="003E492C" w:rsidP="003E492C">
            <w:pPr>
              <w:pStyle w:val="GOSTTablenorm"/>
            </w:pPr>
            <w:r w:rsidRPr="007036CE">
              <w:t>=20</w:t>
            </w:r>
          </w:p>
        </w:tc>
        <w:tc>
          <w:tcPr>
            <w:tcW w:w="2047" w:type="pct"/>
          </w:tcPr>
          <w:p w14:paraId="157D2BF5" w14:textId="77777777" w:rsidR="003E492C" w:rsidRPr="007036CE" w:rsidRDefault="003E492C" w:rsidP="003E492C">
            <w:pPr>
              <w:pStyle w:val="GOSTTablenorm"/>
            </w:pPr>
            <w:r w:rsidRPr="007036CE">
              <w:t>Указывается код по бюджетной классификации для отражения операции на ЛС</w:t>
            </w:r>
          </w:p>
        </w:tc>
      </w:tr>
      <w:tr w:rsidR="003E492C" w:rsidRPr="007036CE" w14:paraId="1CCB646A" w14:textId="77777777" w:rsidTr="00F92E5F">
        <w:tc>
          <w:tcPr>
            <w:tcW w:w="1100" w:type="pct"/>
          </w:tcPr>
          <w:p w14:paraId="2F6FBE60" w14:textId="77777777" w:rsidR="003E492C" w:rsidRPr="007036CE" w:rsidRDefault="003E492C" w:rsidP="003E492C">
            <w:pPr>
              <w:pStyle w:val="GOSTTablenorm"/>
            </w:pPr>
            <w:r w:rsidRPr="007036CE">
              <w:t>Тип КБК</w:t>
            </w:r>
          </w:p>
        </w:tc>
        <w:tc>
          <w:tcPr>
            <w:tcW w:w="750" w:type="pct"/>
          </w:tcPr>
          <w:p w14:paraId="6CE7238B" w14:textId="77777777" w:rsidR="003E492C" w:rsidRPr="007036CE" w:rsidRDefault="003E492C" w:rsidP="003E492C">
            <w:pPr>
              <w:pStyle w:val="GOSTTablenorm"/>
            </w:pPr>
            <w:r w:rsidRPr="007036CE">
              <w:rPr>
                <w:b/>
              </w:rPr>
              <w:t>Oblgtns_Pmnts:</w:t>
            </w:r>
            <w:r w:rsidRPr="007036CE">
              <w:t>KBKType</w:t>
            </w:r>
          </w:p>
        </w:tc>
        <w:tc>
          <w:tcPr>
            <w:tcW w:w="500" w:type="pct"/>
          </w:tcPr>
          <w:p w14:paraId="7A4B6DF3" w14:textId="77777777" w:rsidR="003E492C" w:rsidRPr="007036CE" w:rsidRDefault="003E492C" w:rsidP="003E492C">
            <w:pPr>
              <w:pStyle w:val="GOSTTablenorm"/>
            </w:pPr>
            <w:r w:rsidRPr="007036CE">
              <w:t>Число</w:t>
            </w:r>
          </w:p>
        </w:tc>
        <w:tc>
          <w:tcPr>
            <w:tcW w:w="288" w:type="pct"/>
          </w:tcPr>
          <w:p w14:paraId="3AC5F731" w14:textId="77777777" w:rsidR="003E492C" w:rsidRPr="007036CE" w:rsidRDefault="003E492C" w:rsidP="003E492C">
            <w:pPr>
              <w:pStyle w:val="GOSTTablenorm"/>
            </w:pPr>
            <w:r w:rsidRPr="007036CE">
              <w:t>Да</w:t>
            </w:r>
          </w:p>
        </w:tc>
        <w:tc>
          <w:tcPr>
            <w:tcW w:w="315" w:type="pct"/>
          </w:tcPr>
          <w:p w14:paraId="57A8ECA4" w14:textId="77777777" w:rsidR="003E492C" w:rsidRPr="007036CE" w:rsidRDefault="003E492C" w:rsidP="003E492C">
            <w:pPr>
              <w:pStyle w:val="GOSTTablenorm"/>
            </w:pPr>
            <w:r w:rsidRPr="007036CE">
              <w:t>=2</w:t>
            </w:r>
          </w:p>
        </w:tc>
        <w:tc>
          <w:tcPr>
            <w:tcW w:w="2047" w:type="pct"/>
          </w:tcPr>
          <w:p w14:paraId="068B2141" w14:textId="77777777" w:rsidR="003E492C" w:rsidRPr="007036CE" w:rsidRDefault="003E492C" w:rsidP="003E492C">
            <w:pPr>
              <w:pStyle w:val="GOSTTablenorm"/>
            </w:pPr>
            <w:r w:rsidRPr="007036CE">
              <w:t>Указывается тип кода по бюджетной классификации.</w:t>
            </w:r>
          </w:p>
          <w:p w14:paraId="22876DA4" w14:textId="77777777" w:rsidR="003E492C" w:rsidRPr="007036CE" w:rsidRDefault="003E492C" w:rsidP="003E492C">
            <w:pPr>
              <w:pStyle w:val="GOSTTablenorm"/>
            </w:pPr>
            <w:r w:rsidRPr="007036CE">
              <w:t>Возможные значения:</w:t>
            </w:r>
          </w:p>
          <w:p w14:paraId="4085FACE" w14:textId="4EC63A1F" w:rsidR="003E492C" w:rsidRPr="007036CE" w:rsidRDefault="003E492C" w:rsidP="003E492C">
            <w:pPr>
              <w:pStyle w:val="GOSTTableListMark1"/>
            </w:pPr>
            <w:r w:rsidRPr="007036CE">
              <w:t xml:space="preserve">«10» </w:t>
            </w:r>
            <w:r w:rsidR="00FB1651" w:rsidRPr="007036CE">
              <w:t>–</w:t>
            </w:r>
            <w:r w:rsidRPr="007036CE">
              <w:t xml:space="preserve"> расходы;</w:t>
            </w:r>
          </w:p>
          <w:p w14:paraId="6EF37C96" w14:textId="0079729B" w:rsidR="003E492C" w:rsidRPr="007036CE" w:rsidRDefault="003E492C" w:rsidP="003E492C">
            <w:pPr>
              <w:pStyle w:val="GOSTTableListMark1"/>
            </w:pPr>
            <w:r w:rsidRPr="007036CE">
              <w:t xml:space="preserve">«11» </w:t>
            </w:r>
            <w:r w:rsidR="00FB1651" w:rsidRPr="007036CE">
              <w:t>–</w:t>
            </w:r>
            <w:r w:rsidRPr="007036CE">
              <w:t xml:space="preserve"> лимитируемые расходы;</w:t>
            </w:r>
          </w:p>
          <w:p w14:paraId="0DFF78D6" w14:textId="63074A66" w:rsidR="003E492C" w:rsidRPr="007036CE" w:rsidRDefault="003E492C" w:rsidP="003E492C">
            <w:pPr>
              <w:pStyle w:val="GOSTTableListMark1"/>
            </w:pPr>
            <w:r w:rsidRPr="007036CE">
              <w:t xml:space="preserve">«12» </w:t>
            </w:r>
            <w:r w:rsidR="00FB1651" w:rsidRPr="007036CE">
              <w:t>–</w:t>
            </w:r>
            <w:r w:rsidRPr="007036CE">
              <w:t xml:space="preserve"> нелимитруемые расходы</w:t>
            </w:r>
          </w:p>
        </w:tc>
      </w:tr>
      <w:tr w:rsidR="003E492C" w:rsidRPr="007036CE" w14:paraId="208D3D62" w14:textId="77777777" w:rsidTr="00F92E5F">
        <w:tc>
          <w:tcPr>
            <w:tcW w:w="1100" w:type="pct"/>
          </w:tcPr>
          <w:p w14:paraId="41D7F29A" w14:textId="77777777" w:rsidR="003E492C" w:rsidRPr="007036CE" w:rsidRDefault="003E492C" w:rsidP="003E492C">
            <w:pPr>
              <w:pStyle w:val="GOSTTablenorm"/>
            </w:pPr>
            <w:r w:rsidRPr="007036CE">
              <w:t>Аналитический код</w:t>
            </w:r>
          </w:p>
        </w:tc>
        <w:tc>
          <w:tcPr>
            <w:tcW w:w="750" w:type="pct"/>
          </w:tcPr>
          <w:p w14:paraId="1482CB59" w14:textId="77777777" w:rsidR="003E492C" w:rsidRPr="007036CE" w:rsidRDefault="003E492C" w:rsidP="003E492C">
            <w:pPr>
              <w:pStyle w:val="GOSTTablenorm"/>
            </w:pPr>
            <w:r w:rsidRPr="007036CE">
              <w:rPr>
                <w:b/>
                <w:lang w:val="en-US"/>
              </w:rPr>
              <w:t>Oblgtns_Pmnts</w:t>
            </w:r>
            <w:r w:rsidRPr="007036CE">
              <w:rPr>
                <w:b/>
              </w:rPr>
              <w:t>:</w:t>
            </w:r>
            <w:r w:rsidRPr="007036CE">
              <w:t>AnltcCd</w:t>
            </w:r>
          </w:p>
        </w:tc>
        <w:tc>
          <w:tcPr>
            <w:tcW w:w="500" w:type="pct"/>
          </w:tcPr>
          <w:p w14:paraId="78BFE128" w14:textId="77777777" w:rsidR="003E492C" w:rsidRPr="007036CE" w:rsidRDefault="003E492C" w:rsidP="003E492C">
            <w:pPr>
              <w:pStyle w:val="GOSTTablenorm"/>
            </w:pPr>
            <w:r w:rsidRPr="007036CE">
              <w:t>Строка</w:t>
            </w:r>
          </w:p>
        </w:tc>
        <w:tc>
          <w:tcPr>
            <w:tcW w:w="288" w:type="pct"/>
          </w:tcPr>
          <w:p w14:paraId="742DB4D6" w14:textId="77777777" w:rsidR="003E492C" w:rsidRPr="007036CE" w:rsidRDefault="003E492C" w:rsidP="003E492C">
            <w:pPr>
              <w:pStyle w:val="GOSTTablenorm"/>
            </w:pPr>
            <w:r w:rsidRPr="007036CE">
              <w:t>Нет</w:t>
            </w:r>
          </w:p>
        </w:tc>
        <w:tc>
          <w:tcPr>
            <w:tcW w:w="315" w:type="pct"/>
          </w:tcPr>
          <w:p w14:paraId="187F78F2" w14:textId="77777777" w:rsidR="003E492C" w:rsidRPr="007036CE" w:rsidRDefault="003E492C" w:rsidP="003E492C">
            <w:pPr>
              <w:pStyle w:val="GOSTTablenorm"/>
              <w:rPr>
                <w:lang w:val="en-US"/>
              </w:rPr>
            </w:pPr>
            <w:r w:rsidRPr="007036CE">
              <w:rPr>
                <w:lang w:val="en-US"/>
              </w:rPr>
              <w:t>&lt;=20</w:t>
            </w:r>
          </w:p>
        </w:tc>
        <w:tc>
          <w:tcPr>
            <w:tcW w:w="2047" w:type="pct"/>
          </w:tcPr>
          <w:p w14:paraId="6D4F917C" w14:textId="77777777" w:rsidR="003E492C" w:rsidRPr="007036CE" w:rsidRDefault="003E492C" w:rsidP="003E492C">
            <w:pPr>
              <w:pStyle w:val="GOSTTablenorm"/>
            </w:pPr>
            <w:r w:rsidRPr="007036CE">
              <w:rPr>
                <w:szCs w:val="22"/>
              </w:rPr>
              <w:t xml:space="preserve">Указывается аналитический код </w:t>
            </w:r>
            <w:r w:rsidRPr="007036CE">
              <w:t>для отражения операции на ЛС (при наличии)</w:t>
            </w:r>
          </w:p>
        </w:tc>
      </w:tr>
      <w:tr w:rsidR="003E492C" w:rsidRPr="007036CE" w14:paraId="6426F4F6" w14:textId="77777777" w:rsidTr="00F92E5F">
        <w:tc>
          <w:tcPr>
            <w:tcW w:w="1100" w:type="pct"/>
          </w:tcPr>
          <w:p w14:paraId="65788B7A" w14:textId="77777777" w:rsidR="003E492C" w:rsidRPr="007036CE" w:rsidRDefault="003E492C" w:rsidP="003E492C">
            <w:pPr>
              <w:pStyle w:val="GOSTTablenorm"/>
            </w:pPr>
            <w:r w:rsidRPr="007036CE">
              <w:t>ОКС (КМИ)</w:t>
            </w:r>
          </w:p>
        </w:tc>
        <w:tc>
          <w:tcPr>
            <w:tcW w:w="750" w:type="pct"/>
          </w:tcPr>
          <w:p w14:paraId="5C8BADF8" w14:textId="77777777" w:rsidR="003E492C" w:rsidRPr="007036CE" w:rsidRDefault="003E492C" w:rsidP="003E492C">
            <w:pPr>
              <w:pStyle w:val="GOSTTablenorm"/>
            </w:pPr>
            <w:r w:rsidRPr="007036CE">
              <w:rPr>
                <w:b/>
                <w:lang w:val="en-US"/>
              </w:rPr>
              <w:t>Oblgtns_Pmnts</w:t>
            </w:r>
            <w:r w:rsidRPr="007036CE">
              <w:rPr>
                <w:b/>
              </w:rPr>
              <w:t>:</w:t>
            </w:r>
            <w:r w:rsidRPr="007036CE">
              <w:t>RsltsR9</w:t>
            </w:r>
          </w:p>
        </w:tc>
        <w:tc>
          <w:tcPr>
            <w:tcW w:w="500" w:type="pct"/>
          </w:tcPr>
          <w:p w14:paraId="759DFD73" w14:textId="77777777" w:rsidR="003E492C" w:rsidRPr="007036CE" w:rsidRDefault="003E492C" w:rsidP="003E492C">
            <w:pPr>
              <w:pStyle w:val="GOSTTablenorm"/>
            </w:pPr>
            <w:r w:rsidRPr="007036CE">
              <w:t>Строка</w:t>
            </w:r>
          </w:p>
        </w:tc>
        <w:tc>
          <w:tcPr>
            <w:tcW w:w="288" w:type="pct"/>
          </w:tcPr>
          <w:p w14:paraId="4911165E" w14:textId="77777777" w:rsidR="003E492C" w:rsidRPr="007036CE" w:rsidRDefault="003E492C" w:rsidP="003E492C">
            <w:pPr>
              <w:pStyle w:val="GOSTTablenorm"/>
            </w:pPr>
            <w:r w:rsidRPr="007036CE">
              <w:t>Нет</w:t>
            </w:r>
          </w:p>
        </w:tc>
        <w:tc>
          <w:tcPr>
            <w:tcW w:w="315" w:type="pct"/>
          </w:tcPr>
          <w:p w14:paraId="2F93FC13" w14:textId="77777777" w:rsidR="003E492C" w:rsidRPr="007036CE" w:rsidRDefault="003E492C" w:rsidP="003E492C">
            <w:pPr>
              <w:pStyle w:val="GOSTTablenorm"/>
            </w:pPr>
            <w:r w:rsidRPr="007036CE">
              <w:t>&lt;=24</w:t>
            </w:r>
          </w:p>
        </w:tc>
        <w:tc>
          <w:tcPr>
            <w:tcW w:w="2047" w:type="pct"/>
          </w:tcPr>
          <w:p w14:paraId="5B3A3C44" w14:textId="77777777" w:rsidR="003E492C" w:rsidRPr="007036CE" w:rsidRDefault="003E492C" w:rsidP="003E492C">
            <w:pPr>
              <w:pStyle w:val="GOSTTablenorm"/>
            </w:pPr>
            <w:r w:rsidRPr="007036CE">
              <w:t>Указывается код ОКС (КМИ) для отражения операции на ЛС (при наличии)</w:t>
            </w:r>
          </w:p>
        </w:tc>
      </w:tr>
      <w:tr w:rsidR="003E492C" w:rsidRPr="007036CE" w14:paraId="20B0EA97" w14:textId="77777777" w:rsidTr="00F92E5F">
        <w:tc>
          <w:tcPr>
            <w:tcW w:w="1100" w:type="pct"/>
          </w:tcPr>
          <w:p w14:paraId="45906FA9" w14:textId="77777777" w:rsidR="003E492C" w:rsidRPr="007036CE" w:rsidRDefault="003E492C" w:rsidP="003E492C">
            <w:pPr>
              <w:pStyle w:val="GOSTTablenorm"/>
            </w:pPr>
            <w:r w:rsidRPr="007036CE">
              <w:t>ОКС укрупненный</w:t>
            </w:r>
          </w:p>
        </w:tc>
        <w:tc>
          <w:tcPr>
            <w:tcW w:w="750" w:type="pct"/>
          </w:tcPr>
          <w:p w14:paraId="51188E9E" w14:textId="77777777" w:rsidR="003E492C" w:rsidRPr="007036CE" w:rsidRDefault="003E492C" w:rsidP="003E492C">
            <w:pPr>
              <w:pStyle w:val="GOSTTablenorm"/>
            </w:pPr>
            <w:r w:rsidRPr="007036CE">
              <w:rPr>
                <w:b/>
                <w:lang w:val="en-US"/>
              </w:rPr>
              <w:t>Oblgtns_Pmnts</w:t>
            </w:r>
            <w:r w:rsidRPr="007036CE">
              <w:rPr>
                <w:b/>
              </w:rPr>
              <w:t>:</w:t>
            </w:r>
            <w:r w:rsidRPr="007036CE">
              <w:t>TECHOKS</w:t>
            </w:r>
          </w:p>
        </w:tc>
        <w:tc>
          <w:tcPr>
            <w:tcW w:w="500" w:type="pct"/>
          </w:tcPr>
          <w:p w14:paraId="362436A4" w14:textId="77777777" w:rsidR="003E492C" w:rsidRPr="007036CE" w:rsidRDefault="003E492C" w:rsidP="003E492C">
            <w:pPr>
              <w:pStyle w:val="GOSTTablenorm"/>
            </w:pPr>
            <w:r w:rsidRPr="007036CE">
              <w:t>Строка</w:t>
            </w:r>
          </w:p>
        </w:tc>
        <w:tc>
          <w:tcPr>
            <w:tcW w:w="288" w:type="pct"/>
          </w:tcPr>
          <w:p w14:paraId="2650F2FE" w14:textId="77777777" w:rsidR="003E492C" w:rsidRPr="007036CE" w:rsidRDefault="003E492C" w:rsidP="003E492C">
            <w:pPr>
              <w:pStyle w:val="GOSTTablenorm"/>
            </w:pPr>
            <w:r w:rsidRPr="007036CE">
              <w:t>Нет</w:t>
            </w:r>
          </w:p>
        </w:tc>
        <w:tc>
          <w:tcPr>
            <w:tcW w:w="315" w:type="pct"/>
          </w:tcPr>
          <w:p w14:paraId="0A86C3B5" w14:textId="77777777" w:rsidR="003E492C" w:rsidRPr="007036CE" w:rsidRDefault="003E492C" w:rsidP="003E492C">
            <w:pPr>
              <w:pStyle w:val="GOSTTablenorm"/>
            </w:pPr>
            <w:r w:rsidRPr="007036CE">
              <w:t>=18</w:t>
            </w:r>
          </w:p>
        </w:tc>
        <w:tc>
          <w:tcPr>
            <w:tcW w:w="2047" w:type="pct"/>
          </w:tcPr>
          <w:p w14:paraId="6F0EAA87" w14:textId="77777777" w:rsidR="003E492C" w:rsidRPr="007036CE" w:rsidRDefault="003E492C" w:rsidP="003E492C">
            <w:pPr>
              <w:pStyle w:val="GOSTTablenorm"/>
            </w:pPr>
            <w:r w:rsidRPr="007036CE">
              <w:t>Указывается код ОКС укрупненный для отражения операции на ЛС (при наличии)</w:t>
            </w:r>
          </w:p>
        </w:tc>
      </w:tr>
      <w:tr w:rsidR="003E492C" w:rsidRPr="007036CE" w14:paraId="5105B307" w14:textId="77777777" w:rsidTr="00F92E5F">
        <w:tc>
          <w:tcPr>
            <w:tcW w:w="1100" w:type="pct"/>
          </w:tcPr>
          <w:p w14:paraId="3E246BE9" w14:textId="77777777" w:rsidR="003E492C" w:rsidRPr="007036CE" w:rsidRDefault="003E492C" w:rsidP="003E492C">
            <w:pPr>
              <w:pStyle w:val="GOSTTablenorm"/>
            </w:pPr>
            <w:r w:rsidRPr="007036CE">
              <w:t>Сумма на текущий год в валюте документа</w:t>
            </w:r>
          </w:p>
        </w:tc>
        <w:tc>
          <w:tcPr>
            <w:tcW w:w="750" w:type="pct"/>
          </w:tcPr>
          <w:p w14:paraId="164CA74F" w14:textId="77777777" w:rsidR="003E492C" w:rsidRPr="007036CE" w:rsidRDefault="003E492C" w:rsidP="003E492C">
            <w:pPr>
              <w:pStyle w:val="GOSTTablenorm"/>
            </w:pPr>
            <w:r w:rsidRPr="007036CE">
              <w:rPr>
                <w:b/>
              </w:rPr>
              <w:t>Oblgtns_Pmnts:</w:t>
            </w:r>
            <w:r w:rsidRPr="007036CE">
              <w:t>AmntYr</w:t>
            </w:r>
          </w:p>
        </w:tc>
        <w:tc>
          <w:tcPr>
            <w:tcW w:w="500" w:type="pct"/>
          </w:tcPr>
          <w:p w14:paraId="15BB3720" w14:textId="77777777" w:rsidR="003E492C" w:rsidRPr="007036CE" w:rsidRDefault="003E492C" w:rsidP="003E492C">
            <w:pPr>
              <w:pStyle w:val="GOSTTablenorm"/>
            </w:pPr>
            <w:r w:rsidRPr="007036CE">
              <w:t>Сумма</w:t>
            </w:r>
          </w:p>
        </w:tc>
        <w:tc>
          <w:tcPr>
            <w:tcW w:w="288" w:type="pct"/>
          </w:tcPr>
          <w:p w14:paraId="4A3E8DA8" w14:textId="77777777" w:rsidR="003E492C" w:rsidRPr="007036CE" w:rsidRDefault="003E492C" w:rsidP="003E492C">
            <w:pPr>
              <w:pStyle w:val="GOSTTablenorm"/>
            </w:pPr>
            <w:r w:rsidRPr="007036CE">
              <w:t>Да</w:t>
            </w:r>
          </w:p>
        </w:tc>
        <w:tc>
          <w:tcPr>
            <w:tcW w:w="315" w:type="pct"/>
          </w:tcPr>
          <w:p w14:paraId="5CCD475D" w14:textId="77777777" w:rsidR="003E492C" w:rsidRPr="007036CE" w:rsidRDefault="003E492C" w:rsidP="003E492C">
            <w:pPr>
              <w:pStyle w:val="GOSTTablenorm"/>
            </w:pPr>
            <w:r w:rsidRPr="007036CE">
              <w:t>-</w:t>
            </w:r>
          </w:p>
        </w:tc>
        <w:tc>
          <w:tcPr>
            <w:tcW w:w="2047" w:type="pct"/>
          </w:tcPr>
          <w:p w14:paraId="4A3792C0" w14:textId="77777777" w:rsidR="003E492C" w:rsidRPr="007036CE" w:rsidRDefault="003E492C" w:rsidP="003E492C">
            <w:pPr>
              <w:pStyle w:val="GOSTTablenorm"/>
            </w:pPr>
            <w:r w:rsidRPr="007036CE">
              <w:t xml:space="preserve">Сумма на текущий финансовый год в единицах валюты, указанной в реквизите </w:t>
            </w:r>
            <w:r w:rsidRPr="007036CE">
              <w:rPr>
                <w:szCs w:val="22"/>
              </w:rPr>
              <w:t>InfDcBs_CdCrrnc</w:t>
            </w:r>
            <w:r w:rsidRPr="007036CE">
              <w:t>, с точностью 2 знака после запятой</w:t>
            </w:r>
          </w:p>
        </w:tc>
      </w:tr>
      <w:tr w:rsidR="003E492C" w:rsidRPr="007036CE" w14:paraId="2AF3CC1B" w14:textId="77777777" w:rsidTr="00F92E5F">
        <w:tc>
          <w:tcPr>
            <w:tcW w:w="1100" w:type="pct"/>
          </w:tcPr>
          <w:p w14:paraId="62B2073B" w14:textId="77777777" w:rsidR="003E492C" w:rsidRPr="007036CE" w:rsidRDefault="003E492C" w:rsidP="003E492C">
            <w:pPr>
              <w:pStyle w:val="GOSTTablenorm"/>
            </w:pPr>
            <w:r w:rsidRPr="007036CE">
              <w:t>Сумма на текущий год в рублях</w:t>
            </w:r>
          </w:p>
        </w:tc>
        <w:tc>
          <w:tcPr>
            <w:tcW w:w="750" w:type="pct"/>
          </w:tcPr>
          <w:p w14:paraId="62CC4DA7" w14:textId="77777777" w:rsidR="003E492C" w:rsidRPr="007036CE" w:rsidRDefault="003E492C" w:rsidP="003E492C">
            <w:pPr>
              <w:pStyle w:val="GOSTTablenorm"/>
            </w:pPr>
            <w:r w:rsidRPr="007036CE">
              <w:rPr>
                <w:b/>
              </w:rPr>
              <w:t>Oblgtns_Pmnts:</w:t>
            </w:r>
            <w:r w:rsidRPr="007036CE">
              <w:t>AmntYrRub</w:t>
            </w:r>
          </w:p>
        </w:tc>
        <w:tc>
          <w:tcPr>
            <w:tcW w:w="500" w:type="pct"/>
          </w:tcPr>
          <w:p w14:paraId="52CBFD19" w14:textId="77777777" w:rsidR="003E492C" w:rsidRPr="007036CE" w:rsidRDefault="003E492C" w:rsidP="003E492C">
            <w:pPr>
              <w:pStyle w:val="GOSTTablenorm"/>
            </w:pPr>
            <w:r w:rsidRPr="007036CE">
              <w:t>Сумма</w:t>
            </w:r>
          </w:p>
        </w:tc>
        <w:tc>
          <w:tcPr>
            <w:tcW w:w="288" w:type="pct"/>
          </w:tcPr>
          <w:p w14:paraId="76B98477" w14:textId="77777777" w:rsidR="003E492C" w:rsidRPr="007036CE" w:rsidRDefault="003E492C" w:rsidP="003E492C">
            <w:pPr>
              <w:pStyle w:val="GOSTTablenorm"/>
            </w:pPr>
            <w:r w:rsidRPr="007036CE">
              <w:t>Да</w:t>
            </w:r>
          </w:p>
        </w:tc>
        <w:tc>
          <w:tcPr>
            <w:tcW w:w="315" w:type="pct"/>
          </w:tcPr>
          <w:p w14:paraId="461BC802" w14:textId="77777777" w:rsidR="003E492C" w:rsidRPr="007036CE" w:rsidRDefault="003E492C" w:rsidP="003E492C">
            <w:pPr>
              <w:pStyle w:val="GOSTTablenorm"/>
            </w:pPr>
            <w:r w:rsidRPr="007036CE">
              <w:t>-</w:t>
            </w:r>
          </w:p>
        </w:tc>
        <w:tc>
          <w:tcPr>
            <w:tcW w:w="2047" w:type="pct"/>
          </w:tcPr>
          <w:p w14:paraId="32D4DB74" w14:textId="77777777" w:rsidR="003E492C" w:rsidRPr="007036CE" w:rsidRDefault="003E492C" w:rsidP="003E492C">
            <w:pPr>
              <w:pStyle w:val="GOSTTablenorm"/>
            </w:pPr>
            <w:r w:rsidRPr="007036CE">
              <w:t>Сумма на текущий финансовый год в рублевом эквиваленте с точностью 2 знака после запятой</w:t>
            </w:r>
          </w:p>
        </w:tc>
      </w:tr>
      <w:tr w:rsidR="003E492C" w:rsidRPr="007036CE" w14:paraId="31FE6AD8" w14:textId="77777777" w:rsidTr="00F92E5F">
        <w:tc>
          <w:tcPr>
            <w:tcW w:w="1100" w:type="pct"/>
          </w:tcPr>
          <w:p w14:paraId="65E9EEEA" w14:textId="77777777" w:rsidR="003E492C" w:rsidRPr="007036CE" w:rsidRDefault="003E492C" w:rsidP="003E492C">
            <w:pPr>
              <w:pStyle w:val="GOSTTablenorm"/>
            </w:pPr>
            <w:r w:rsidRPr="007036CE">
              <w:t>Сумма на первый год планового периода в валюте документа</w:t>
            </w:r>
          </w:p>
        </w:tc>
        <w:tc>
          <w:tcPr>
            <w:tcW w:w="750" w:type="pct"/>
          </w:tcPr>
          <w:p w14:paraId="5A7F6F4F" w14:textId="77777777" w:rsidR="003E492C" w:rsidRPr="007036CE" w:rsidRDefault="003E492C" w:rsidP="003E492C">
            <w:pPr>
              <w:pStyle w:val="GOSTTablenorm"/>
              <w:rPr>
                <w:lang w:val="en-US"/>
              </w:rPr>
            </w:pPr>
            <w:r w:rsidRPr="007036CE">
              <w:rPr>
                <w:b/>
                <w:lang w:val="en-US"/>
              </w:rPr>
              <w:t>Oblgtns_Pmnts</w:t>
            </w:r>
            <w:r w:rsidRPr="007036CE">
              <w:rPr>
                <w:b/>
              </w:rPr>
              <w:t>:</w:t>
            </w:r>
            <w:r w:rsidRPr="007036CE">
              <w:t>SmFrstYr</w:t>
            </w:r>
          </w:p>
        </w:tc>
        <w:tc>
          <w:tcPr>
            <w:tcW w:w="500" w:type="pct"/>
          </w:tcPr>
          <w:p w14:paraId="65DDFD8B" w14:textId="77777777" w:rsidR="003E492C" w:rsidRPr="007036CE" w:rsidRDefault="003E492C" w:rsidP="003E492C">
            <w:pPr>
              <w:pStyle w:val="GOSTTablenorm"/>
            </w:pPr>
            <w:r w:rsidRPr="007036CE">
              <w:t>Сумма</w:t>
            </w:r>
          </w:p>
        </w:tc>
        <w:tc>
          <w:tcPr>
            <w:tcW w:w="288" w:type="pct"/>
          </w:tcPr>
          <w:p w14:paraId="1054A127" w14:textId="77777777" w:rsidR="003E492C" w:rsidRPr="007036CE" w:rsidRDefault="003E492C" w:rsidP="003E492C">
            <w:pPr>
              <w:pStyle w:val="GOSTTablenorm"/>
            </w:pPr>
            <w:r w:rsidRPr="007036CE">
              <w:t>Да</w:t>
            </w:r>
          </w:p>
        </w:tc>
        <w:tc>
          <w:tcPr>
            <w:tcW w:w="315" w:type="pct"/>
          </w:tcPr>
          <w:p w14:paraId="19B71EFA" w14:textId="77777777" w:rsidR="003E492C" w:rsidRPr="007036CE" w:rsidRDefault="003E492C" w:rsidP="003E492C">
            <w:pPr>
              <w:pStyle w:val="GOSTTablenorm"/>
            </w:pPr>
            <w:r w:rsidRPr="007036CE">
              <w:t>-</w:t>
            </w:r>
          </w:p>
        </w:tc>
        <w:tc>
          <w:tcPr>
            <w:tcW w:w="2047" w:type="pct"/>
          </w:tcPr>
          <w:p w14:paraId="212C0D14" w14:textId="77777777" w:rsidR="003E492C" w:rsidRPr="007036CE" w:rsidRDefault="003E492C" w:rsidP="003E492C">
            <w:pPr>
              <w:pStyle w:val="GOSTTablenorm"/>
            </w:pPr>
            <w:r w:rsidRPr="007036CE">
              <w:t xml:space="preserve">Сумма на первый год планового периода в единицах валюты, указанной в реквизите </w:t>
            </w:r>
            <w:r w:rsidRPr="007036CE">
              <w:rPr>
                <w:szCs w:val="22"/>
              </w:rPr>
              <w:t>InfDcBs_CdCrrnc</w:t>
            </w:r>
            <w:r w:rsidRPr="007036CE">
              <w:t>, с точностью 2 знака после запятой</w:t>
            </w:r>
          </w:p>
        </w:tc>
      </w:tr>
      <w:tr w:rsidR="003E492C" w:rsidRPr="007036CE" w14:paraId="3F528AEA" w14:textId="77777777" w:rsidTr="00F92E5F">
        <w:tc>
          <w:tcPr>
            <w:tcW w:w="1100" w:type="pct"/>
          </w:tcPr>
          <w:p w14:paraId="0855AB40" w14:textId="77777777" w:rsidR="003E492C" w:rsidRPr="007036CE" w:rsidRDefault="003E492C" w:rsidP="003E492C">
            <w:pPr>
              <w:pStyle w:val="GOSTTablenorm"/>
            </w:pPr>
            <w:r w:rsidRPr="007036CE">
              <w:t>Сумма на первый год планового периода в рублях</w:t>
            </w:r>
          </w:p>
        </w:tc>
        <w:tc>
          <w:tcPr>
            <w:tcW w:w="750" w:type="pct"/>
          </w:tcPr>
          <w:p w14:paraId="5997745D" w14:textId="77777777" w:rsidR="003E492C" w:rsidRPr="007036CE" w:rsidRDefault="003E492C" w:rsidP="003E492C">
            <w:pPr>
              <w:pStyle w:val="GOSTTablenorm"/>
              <w:rPr>
                <w:lang w:val="en-US"/>
              </w:rPr>
            </w:pPr>
            <w:r w:rsidRPr="007036CE">
              <w:rPr>
                <w:b/>
                <w:lang w:val="en-US"/>
              </w:rPr>
              <w:t>Oblgtns_Pmnts</w:t>
            </w:r>
            <w:r w:rsidRPr="007036CE">
              <w:rPr>
                <w:b/>
              </w:rPr>
              <w:t>:</w:t>
            </w:r>
            <w:r w:rsidRPr="007036CE">
              <w:t>SmFrstYrRub</w:t>
            </w:r>
          </w:p>
        </w:tc>
        <w:tc>
          <w:tcPr>
            <w:tcW w:w="500" w:type="pct"/>
          </w:tcPr>
          <w:p w14:paraId="225803E1" w14:textId="77777777" w:rsidR="003E492C" w:rsidRPr="007036CE" w:rsidRDefault="003E492C" w:rsidP="003E492C">
            <w:pPr>
              <w:pStyle w:val="GOSTTablenorm"/>
            </w:pPr>
            <w:r w:rsidRPr="007036CE">
              <w:t>Сумма</w:t>
            </w:r>
          </w:p>
        </w:tc>
        <w:tc>
          <w:tcPr>
            <w:tcW w:w="288" w:type="pct"/>
          </w:tcPr>
          <w:p w14:paraId="25999E64" w14:textId="77777777" w:rsidR="003E492C" w:rsidRPr="007036CE" w:rsidRDefault="003E492C" w:rsidP="003E492C">
            <w:pPr>
              <w:pStyle w:val="GOSTTablenorm"/>
            </w:pPr>
            <w:r w:rsidRPr="007036CE">
              <w:t>Да</w:t>
            </w:r>
          </w:p>
        </w:tc>
        <w:tc>
          <w:tcPr>
            <w:tcW w:w="315" w:type="pct"/>
          </w:tcPr>
          <w:p w14:paraId="115E1907" w14:textId="77777777" w:rsidR="003E492C" w:rsidRPr="007036CE" w:rsidRDefault="003E492C" w:rsidP="003E492C">
            <w:pPr>
              <w:pStyle w:val="GOSTTablenorm"/>
            </w:pPr>
            <w:r w:rsidRPr="007036CE">
              <w:t>-</w:t>
            </w:r>
          </w:p>
        </w:tc>
        <w:tc>
          <w:tcPr>
            <w:tcW w:w="2047" w:type="pct"/>
          </w:tcPr>
          <w:p w14:paraId="61F2EBF2" w14:textId="77777777" w:rsidR="003E492C" w:rsidRPr="007036CE" w:rsidRDefault="003E492C" w:rsidP="003E492C">
            <w:pPr>
              <w:pStyle w:val="GOSTTablenorm"/>
            </w:pPr>
            <w:r w:rsidRPr="007036CE">
              <w:t>Сумма на первый год планового периода в рублевом эквиваленте с точностью 2 знака после запятой</w:t>
            </w:r>
          </w:p>
        </w:tc>
      </w:tr>
      <w:tr w:rsidR="003E492C" w:rsidRPr="007036CE" w14:paraId="34498293" w14:textId="77777777" w:rsidTr="00F92E5F">
        <w:tc>
          <w:tcPr>
            <w:tcW w:w="1100" w:type="pct"/>
          </w:tcPr>
          <w:p w14:paraId="5CA81157" w14:textId="77777777" w:rsidR="003E492C" w:rsidRPr="007036CE" w:rsidRDefault="003E492C" w:rsidP="003E492C">
            <w:pPr>
              <w:pStyle w:val="GOSTTablenorm"/>
            </w:pPr>
            <w:r w:rsidRPr="007036CE">
              <w:t xml:space="preserve">Сумма на второй год планового </w:t>
            </w:r>
            <w:r w:rsidRPr="007036CE">
              <w:lastRenderedPageBreak/>
              <w:t>периода в валюте документа</w:t>
            </w:r>
          </w:p>
        </w:tc>
        <w:tc>
          <w:tcPr>
            <w:tcW w:w="750" w:type="pct"/>
          </w:tcPr>
          <w:p w14:paraId="36AE2ABF" w14:textId="77777777" w:rsidR="003E492C" w:rsidRPr="007036CE" w:rsidRDefault="003E492C" w:rsidP="003E492C">
            <w:pPr>
              <w:pStyle w:val="GOSTTablenorm"/>
            </w:pPr>
            <w:r w:rsidRPr="007036CE">
              <w:rPr>
                <w:b/>
                <w:lang w:val="en-US"/>
              </w:rPr>
              <w:lastRenderedPageBreak/>
              <w:t>Oblgtns_Pmnts</w:t>
            </w:r>
            <w:r w:rsidRPr="007036CE">
              <w:rPr>
                <w:b/>
              </w:rPr>
              <w:t>:</w:t>
            </w:r>
            <w:r w:rsidRPr="007036CE">
              <w:t>SmScn</w:t>
            </w:r>
            <w:r w:rsidRPr="007036CE">
              <w:lastRenderedPageBreak/>
              <w:t>dYr</w:t>
            </w:r>
          </w:p>
        </w:tc>
        <w:tc>
          <w:tcPr>
            <w:tcW w:w="500" w:type="pct"/>
          </w:tcPr>
          <w:p w14:paraId="52AAA9B1" w14:textId="77777777" w:rsidR="003E492C" w:rsidRPr="007036CE" w:rsidRDefault="003E492C" w:rsidP="003E492C">
            <w:pPr>
              <w:pStyle w:val="GOSTTablenorm"/>
            </w:pPr>
            <w:r w:rsidRPr="007036CE">
              <w:lastRenderedPageBreak/>
              <w:t>Сумма</w:t>
            </w:r>
          </w:p>
        </w:tc>
        <w:tc>
          <w:tcPr>
            <w:tcW w:w="288" w:type="pct"/>
          </w:tcPr>
          <w:p w14:paraId="783CD000" w14:textId="77777777" w:rsidR="003E492C" w:rsidRPr="007036CE" w:rsidRDefault="003E492C" w:rsidP="003E492C">
            <w:pPr>
              <w:pStyle w:val="GOSTTablenorm"/>
            </w:pPr>
            <w:r w:rsidRPr="007036CE">
              <w:t>Да</w:t>
            </w:r>
          </w:p>
        </w:tc>
        <w:tc>
          <w:tcPr>
            <w:tcW w:w="315" w:type="pct"/>
          </w:tcPr>
          <w:p w14:paraId="500494FF" w14:textId="77777777" w:rsidR="003E492C" w:rsidRPr="007036CE" w:rsidRDefault="003E492C" w:rsidP="003E492C">
            <w:pPr>
              <w:pStyle w:val="GOSTTablenorm"/>
            </w:pPr>
            <w:r w:rsidRPr="007036CE">
              <w:t>-</w:t>
            </w:r>
          </w:p>
        </w:tc>
        <w:tc>
          <w:tcPr>
            <w:tcW w:w="2047" w:type="pct"/>
          </w:tcPr>
          <w:p w14:paraId="5AD4E45C" w14:textId="77777777" w:rsidR="003E492C" w:rsidRPr="007036CE" w:rsidRDefault="003E492C" w:rsidP="003E492C">
            <w:pPr>
              <w:pStyle w:val="GOSTTablenorm"/>
            </w:pPr>
            <w:r w:rsidRPr="007036CE">
              <w:t>Сумма на второй год планового периода в единицах валюты, ука</w:t>
            </w:r>
            <w:r w:rsidRPr="007036CE">
              <w:lastRenderedPageBreak/>
              <w:t xml:space="preserve">занной в реквизите </w:t>
            </w:r>
            <w:r w:rsidRPr="007036CE">
              <w:rPr>
                <w:szCs w:val="22"/>
              </w:rPr>
              <w:t>InfDcBs_CdCrrnc</w:t>
            </w:r>
            <w:r w:rsidRPr="007036CE">
              <w:t>, с точностью 2 знака после запятой</w:t>
            </w:r>
          </w:p>
        </w:tc>
      </w:tr>
      <w:tr w:rsidR="003E492C" w:rsidRPr="007036CE" w14:paraId="6707D08A" w14:textId="77777777" w:rsidTr="00F92E5F">
        <w:tc>
          <w:tcPr>
            <w:tcW w:w="1100" w:type="pct"/>
          </w:tcPr>
          <w:p w14:paraId="0323237D" w14:textId="77777777" w:rsidR="003E492C" w:rsidRPr="007036CE" w:rsidRDefault="003E492C" w:rsidP="003E492C">
            <w:pPr>
              <w:pStyle w:val="GOSTTablenorm"/>
            </w:pPr>
            <w:r w:rsidRPr="007036CE">
              <w:lastRenderedPageBreak/>
              <w:t>Сумма на второй год планового периода в рублях</w:t>
            </w:r>
          </w:p>
        </w:tc>
        <w:tc>
          <w:tcPr>
            <w:tcW w:w="750" w:type="pct"/>
          </w:tcPr>
          <w:p w14:paraId="76151CF7" w14:textId="77777777" w:rsidR="003E492C" w:rsidRPr="007036CE" w:rsidRDefault="003E492C" w:rsidP="003E492C">
            <w:pPr>
              <w:pStyle w:val="GOSTTablenorm"/>
              <w:rPr>
                <w:lang w:val="en-US"/>
              </w:rPr>
            </w:pPr>
            <w:r w:rsidRPr="007036CE">
              <w:rPr>
                <w:b/>
                <w:lang w:val="en-US"/>
              </w:rPr>
              <w:t>Oblgtns_Pmnts</w:t>
            </w:r>
            <w:r w:rsidRPr="007036CE">
              <w:rPr>
                <w:b/>
              </w:rPr>
              <w:t>:</w:t>
            </w:r>
            <w:r w:rsidRPr="007036CE">
              <w:t>SmScndYrRub</w:t>
            </w:r>
          </w:p>
        </w:tc>
        <w:tc>
          <w:tcPr>
            <w:tcW w:w="500" w:type="pct"/>
          </w:tcPr>
          <w:p w14:paraId="23053688" w14:textId="77777777" w:rsidR="003E492C" w:rsidRPr="007036CE" w:rsidRDefault="003E492C" w:rsidP="003E492C">
            <w:pPr>
              <w:pStyle w:val="GOSTTablenorm"/>
            </w:pPr>
            <w:r w:rsidRPr="007036CE">
              <w:t>Сумма</w:t>
            </w:r>
          </w:p>
        </w:tc>
        <w:tc>
          <w:tcPr>
            <w:tcW w:w="288" w:type="pct"/>
          </w:tcPr>
          <w:p w14:paraId="1A09C11F" w14:textId="77777777" w:rsidR="003E492C" w:rsidRPr="007036CE" w:rsidRDefault="003E492C" w:rsidP="003E492C">
            <w:pPr>
              <w:pStyle w:val="GOSTTablenorm"/>
            </w:pPr>
            <w:r w:rsidRPr="007036CE">
              <w:t>Да</w:t>
            </w:r>
          </w:p>
        </w:tc>
        <w:tc>
          <w:tcPr>
            <w:tcW w:w="315" w:type="pct"/>
          </w:tcPr>
          <w:p w14:paraId="03428135" w14:textId="77777777" w:rsidR="003E492C" w:rsidRPr="007036CE" w:rsidRDefault="003E492C" w:rsidP="003E492C">
            <w:pPr>
              <w:pStyle w:val="GOSTTablenorm"/>
            </w:pPr>
            <w:r w:rsidRPr="007036CE">
              <w:t>-</w:t>
            </w:r>
          </w:p>
        </w:tc>
        <w:tc>
          <w:tcPr>
            <w:tcW w:w="2047" w:type="pct"/>
          </w:tcPr>
          <w:p w14:paraId="2963718C" w14:textId="77777777" w:rsidR="003E492C" w:rsidRPr="007036CE" w:rsidRDefault="003E492C" w:rsidP="003E492C">
            <w:pPr>
              <w:pStyle w:val="GOSTTablenorm"/>
            </w:pPr>
            <w:r w:rsidRPr="007036CE">
              <w:t>Сумма на второй год планового периода в рублевом эквиваленте с точностью 2 знака после запятой</w:t>
            </w:r>
          </w:p>
        </w:tc>
      </w:tr>
      <w:tr w:rsidR="003E492C" w:rsidRPr="007036CE" w14:paraId="3598AE1E" w14:textId="77777777" w:rsidTr="00F92E5F">
        <w:tc>
          <w:tcPr>
            <w:tcW w:w="1100" w:type="pct"/>
          </w:tcPr>
          <w:p w14:paraId="31D83652" w14:textId="77777777" w:rsidR="003E492C" w:rsidRPr="007036CE" w:rsidRDefault="003E492C" w:rsidP="003E492C">
            <w:pPr>
              <w:pStyle w:val="GOSTTablenorm"/>
            </w:pPr>
            <w:r w:rsidRPr="007036CE">
              <w:t>Сумма на третий год планового периода в валюте документа</w:t>
            </w:r>
          </w:p>
        </w:tc>
        <w:tc>
          <w:tcPr>
            <w:tcW w:w="750" w:type="pct"/>
          </w:tcPr>
          <w:p w14:paraId="4EA8A8C0" w14:textId="77777777" w:rsidR="003E492C" w:rsidRPr="007036CE" w:rsidRDefault="003E492C" w:rsidP="003E492C">
            <w:pPr>
              <w:pStyle w:val="GOSTTablenorm"/>
              <w:rPr>
                <w:lang w:val="en-US"/>
              </w:rPr>
            </w:pPr>
            <w:r w:rsidRPr="007036CE">
              <w:rPr>
                <w:b/>
                <w:lang w:val="en-US"/>
              </w:rPr>
              <w:t>Oblgtns_Pmnts</w:t>
            </w:r>
            <w:r w:rsidRPr="007036CE">
              <w:rPr>
                <w:b/>
              </w:rPr>
              <w:t>:</w:t>
            </w:r>
            <w:r w:rsidRPr="007036CE">
              <w:t>SmThrdYr</w:t>
            </w:r>
          </w:p>
        </w:tc>
        <w:tc>
          <w:tcPr>
            <w:tcW w:w="500" w:type="pct"/>
          </w:tcPr>
          <w:p w14:paraId="375EBA19" w14:textId="77777777" w:rsidR="003E492C" w:rsidRPr="007036CE" w:rsidRDefault="003E492C" w:rsidP="003E492C">
            <w:pPr>
              <w:pStyle w:val="GOSTTablenorm"/>
            </w:pPr>
            <w:r w:rsidRPr="007036CE">
              <w:t>Сумма</w:t>
            </w:r>
          </w:p>
        </w:tc>
        <w:tc>
          <w:tcPr>
            <w:tcW w:w="288" w:type="pct"/>
          </w:tcPr>
          <w:p w14:paraId="48161D95" w14:textId="77777777" w:rsidR="003E492C" w:rsidRPr="007036CE" w:rsidRDefault="003E492C" w:rsidP="003E492C">
            <w:pPr>
              <w:pStyle w:val="GOSTTablenorm"/>
            </w:pPr>
            <w:r w:rsidRPr="007036CE">
              <w:t>Да</w:t>
            </w:r>
          </w:p>
        </w:tc>
        <w:tc>
          <w:tcPr>
            <w:tcW w:w="315" w:type="pct"/>
          </w:tcPr>
          <w:p w14:paraId="1379C86E" w14:textId="77777777" w:rsidR="003E492C" w:rsidRPr="007036CE" w:rsidRDefault="003E492C" w:rsidP="003E492C">
            <w:pPr>
              <w:pStyle w:val="GOSTTablenorm"/>
            </w:pPr>
            <w:r w:rsidRPr="007036CE">
              <w:t>-</w:t>
            </w:r>
          </w:p>
        </w:tc>
        <w:tc>
          <w:tcPr>
            <w:tcW w:w="2047" w:type="pct"/>
          </w:tcPr>
          <w:p w14:paraId="420ADBA2" w14:textId="77777777" w:rsidR="003E492C" w:rsidRPr="007036CE" w:rsidRDefault="003E492C" w:rsidP="003E492C">
            <w:pPr>
              <w:pStyle w:val="GOSTTablenorm"/>
            </w:pPr>
            <w:r w:rsidRPr="007036CE">
              <w:t xml:space="preserve">Сумма на третий год планового периода в единицах валюты, указанной в реквизите </w:t>
            </w:r>
            <w:r w:rsidRPr="007036CE">
              <w:rPr>
                <w:szCs w:val="22"/>
              </w:rPr>
              <w:t>InfDcBs_CdCrrnc</w:t>
            </w:r>
            <w:r w:rsidRPr="007036CE">
              <w:t>, с точностью 2 знака после запятой</w:t>
            </w:r>
          </w:p>
        </w:tc>
      </w:tr>
      <w:tr w:rsidR="003E492C" w:rsidRPr="007036CE" w14:paraId="689E42B0" w14:textId="77777777" w:rsidTr="00F92E5F">
        <w:tc>
          <w:tcPr>
            <w:tcW w:w="1100" w:type="pct"/>
          </w:tcPr>
          <w:p w14:paraId="3D5C8DB0" w14:textId="77777777" w:rsidR="003E492C" w:rsidRPr="007036CE" w:rsidRDefault="003E492C" w:rsidP="003E492C">
            <w:pPr>
              <w:pStyle w:val="GOSTTablenorm"/>
            </w:pPr>
            <w:r w:rsidRPr="007036CE">
              <w:t>Сумма на третий год планового периода в рублях</w:t>
            </w:r>
          </w:p>
        </w:tc>
        <w:tc>
          <w:tcPr>
            <w:tcW w:w="750" w:type="pct"/>
          </w:tcPr>
          <w:p w14:paraId="22B47C25" w14:textId="77777777" w:rsidR="003E492C" w:rsidRPr="007036CE" w:rsidRDefault="003E492C" w:rsidP="003E492C">
            <w:pPr>
              <w:pStyle w:val="GOSTTablenorm"/>
              <w:rPr>
                <w:lang w:val="en-US"/>
              </w:rPr>
            </w:pPr>
            <w:r w:rsidRPr="007036CE">
              <w:rPr>
                <w:b/>
                <w:lang w:val="en-US"/>
              </w:rPr>
              <w:t>Oblgtns_Pmnts</w:t>
            </w:r>
            <w:r w:rsidRPr="007036CE">
              <w:rPr>
                <w:b/>
              </w:rPr>
              <w:t>:</w:t>
            </w:r>
            <w:r w:rsidRPr="007036CE">
              <w:t>SmThrdYrRub</w:t>
            </w:r>
          </w:p>
        </w:tc>
        <w:tc>
          <w:tcPr>
            <w:tcW w:w="500" w:type="pct"/>
          </w:tcPr>
          <w:p w14:paraId="010B5DCE" w14:textId="77777777" w:rsidR="003E492C" w:rsidRPr="007036CE" w:rsidRDefault="003E492C" w:rsidP="003E492C">
            <w:pPr>
              <w:pStyle w:val="GOSTTablenorm"/>
            </w:pPr>
            <w:r w:rsidRPr="007036CE">
              <w:t>Сумма</w:t>
            </w:r>
          </w:p>
        </w:tc>
        <w:tc>
          <w:tcPr>
            <w:tcW w:w="288" w:type="pct"/>
          </w:tcPr>
          <w:p w14:paraId="2C1A4A74" w14:textId="77777777" w:rsidR="003E492C" w:rsidRPr="007036CE" w:rsidRDefault="003E492C" w:rsidP="003E492C">
            <w:pPr>
              <w:pStyle w:val="GOSTTablenorm"/>
            </w:pPr>
            <w:r w:rsidRPr="007036CE">
              <w:t>Да</w:t>
            </w:r>
          </w:p>
        </w:tc>
        <w:tc>
          <w:tcPr>
            <w:tcW w:w="315" w:type="pct"/>
          </w:tcPr>
          <w:p w14:paraId="07A71AD6" w14:textId="77777777" w:rsidR="003E492C" w:rsidRPr="007036CE" w:rsidRDefault="003E492C" w:rsidP="003E492C">
            <w:pPr>
              <w:pStyle w:val="GOSTTablenorm"/>
            </w:pPr>
            <w:r w:rsidRPr="007036CE">
              <w:t>-</w:t>
            </w:r>
          </w:p>
        </w:tc>
        <w:tc>
          <w:tcPr>
            <w:tcW w:w="2047" w:type="pct"/>
          </w:tcPr>
          <w:p w14:paraId="30BD48CA" w14:textId="77777777" w:rsidR="003E492C" w:rsidRPr="007036CE" w:rsidRDefault="003E492C" w:rsidP="003E492C">
            <w:pPr>
              <w:pStyle w:val="GOSTTablenorm"/>
            </w:pPr>
            <w:r w:rsidRPr="007036CE">
              <w:t>Сумма на третий год планового периода в рублевом эквиваленте с точностью 2 знака после запятой</w:t>
            </w:r>
          </w:p>
        </w:tc>
      </w:tr>
      <w:tr w:rsidR="003E492C" w:rsidRPr="007036CE" w14:paraId="62FF1CC7" w14:textId="77777777" w:rsidTr="00F92E5F">
        <w:tc>
          <w:tcPr>
            <w:tcW w:w="1100" w:type="pct"/>
          </w:tcPr>
          <w:p w14:paraId="1A713F35" w14:textId="77777777" w:rsidR="003E492C" w:rsidRPr="007036CE" w:rsidRDefault="003E492C" w:rsidP="003E492C">
            <w:pPr>
              <w:pStyle w:val="GOSTTablenorm"/>
            </w:pPr>
            <w:r w:rsidRPr="007036CE">
              <w:t>Сумма на последующие годы в валюте документа</w:t>
            </w:r>
          </w:p>
        </w:tc>
        <w:tc>
          <w:tcPr>
            <w:tcW w:w="750" w:type="pct"/>
          </w:tcPr>
          <w:p w14:paraId="05928736" w14:textId="77777777" w:rsidR="003E492C" w:rsidRPr="007036CE" w:rsidRDefault="003E492C" w:rsidP="003E492C">
            <w:pPr>
              <w:pStyle w:val="GOSTTablenorm"/>
              <w:rPr>
                <w:lang w:val="en-US"/>
              </w:rPr>
            </w:pPr>
            <w:r w:rsidRPr="007036CE">
              <w:rPr>
                <w:b/>
                <w:lang w:val="en-US"/>
              </w:rPr>
              <w:t>Oblgtns_Pmnts</w:t>
            </w:r>
            <w:r w:rsidRPr="007036CE">
              <w:rPr>
                <w:b/>
              </w:rPr>
              <w:t>:</w:t>
            </w:r>
            <w:r w:rsidRPr="007036CE">
              <w:t>SmNxtYr</w:t>
            </w:r>
          </w:p>
        </w:tc>
        <w:tc>
          <w:tcPr>
            <w:tcW w:w="500" w:type="pct"/>
          </w:tcPr>
          <w:p w14:paraId="6159C382" w14:textId="77777777" w:rsidR="003E492C" w:rsidRPr="007036CE" w:rsidRDefault="003E492C" w:rsidP="003E492C">
            <w:pPr>
              <w:pStyle w:val="GOSTTablenorm"/>
            </w:pPr>
            <w:r w:rsidRPr="007036CE">
              <w:t>Сумма</w:t>
            </w:r>
          </w:p>
        </w:tc>
        <w:tc>
          <w:tcPr>
            <w:tcW w:w="288" w:type="pct"/>
          </w:tcPr>
          <w:p w14:paraId="4BAE4877" w14:textId="77777777" w:rsidR="003E492C" w:rsidRPr="007036CE" w:rsidRDefault="003E492C" w:rsidP="003E492C">
            <w:pPr>
              <w:pStyle w:val="GOSTTablenorm"/>
            </w:pPr>
            <w:r w:rsidRPr="007036CE">
              <w:t>Да</w:t>
            </w:r>
          </w:p>
        </w:tc>
        <w:tc>
          <w:tcPr>
            <w:tcW w:w="315" w:type="pct"/>
          </w:tcPr>
          <w:p w14:paraId="781EC8D4" w14:textId="77777777" w:rsidR="003E492C" w:rsidRPr="007036CE" w:rsidRDefault="003E492C" w:rsidP="003E492C">
            <w:pPr>
              <w:pStyle w:val="GOSTTablenorm"/>
            </w:pPr>
            <w:r w:rsidRPr="007036CE">
              <w:t>-</w:t>
            </w:r>
          </w:p>
        </w:tc>
        <w:tc>
          <w:tcPr>
            <w:tcW w:w="2047" w:type="pct"/>
          </w:tcPr>
          <w:p w14:paraId="500B77C8" w14:textId="77777777" w:rsidR="003E492C" w:rsidRPr="007036CE" w:rsidRDefault="003E492C" w:rsidP="003E492C">
            <w:pPr>
              <w:pStyle w:val="GOSTTablenorm"/>
            </w:pPr>
            <w:r w:rsidRPr="007036CE">
              <w:t xml:space="preserve">Сумма на последующие годы в единицах валюты, указанной в реквизите </w:t>
            </w:r>
            <w:r w:rsidRPr="007036CE">
              <w:rPr>
                <w:szCs w:val="22"/>
              </w:rPr>
              <w:t>InfDcBs_CdCrrnc</w:t>
            </w:r>
            <w:r w:rsidRPr="007036CE">
              <w:t>, с точностью 2 знака после запятой</w:t>
            </w:r>
          </w:p>
        </w:tc>
      </w:tr>
      <w:tr w:rsidR="003E492C" w:rsidRPr="007036CE" w14:paraId="1BA51D82" w14:textId="77777777" w:rsidTr="00F92E5F">
        <w:tc>
          <w:tcPr>
            <w:tcW w:w="1100" w:type="pct"/>
          </w:tcPr>
          <w:p w14:paraId="6FFFF86C" w14:textId="77777777" w:rsidR="003E492C" w:rsidRPr="007036CE" w:rsidRDefault="003E492C" w:rsidP="003E492C">
            <w:pPr>
              <w:pStyle w:val="GOSTTablenorm"/>
            </w:pPr>
            <w:r w:rsidRPr="007036CE">
              <w:t>Сумма на последующие годы в рублях</w:t>
            </w:r>
          </w:p>
        </w:tc>
        <w:tc>
          <w:tcPr>
            <w:tcW w:w="750" w:type="pct"/>
          </w:tcPr>
          <w:p w14:paraId="49EA4A49" w14:textId="77777777" w:rsidR="003E492C" w:rsidRPr="007036CE" w:rsidRDefault="003E492C" w:rsidP="003E492C">
            <w:pPr>
              <w:pStyle w:val="GOSTTablenorm"/>
              <w:rPr>
                <w:lang w:val="en-US"/>
              </w:rPr>
            </w:pPr>
            <w:r w:rsidRPr="007036CE">
              <w:rPr>
                <w:b/>
                <w:lang w:val="en-US"/>
              </w:rPr>
              <w:t>Oblgtns_Pmnts</w:t>
            </w:r>
            <w:r w:rsidRPr="007036CE">
              <w:rPr>
                <w:b/>
              </w:rPr>
              <w:t>:</w:t>
            </w:r>
            <w:r w:rsidRPr="007036CE">
              <w:t>SmNxtYrRub</w:t>
            </w:r>
          </w:p>
        </w:tc>
        <w:tc>
          <w:tcPr>
            <w:tcW w:w="500" w:type="pct"/>
          </w:tcPr>
          <w:p w14:paraId="3C30A085" w14:textId="77777777" w:rsidR="003E492C" w:rsidRPr="007036CE" w:rsidRDefault="003E492C" w:rsidP="003E492C">
            <w:pPr>
              <w:pStyle w:val="GOSTTablenorm"/>
            </w:pPr>
            <w:r w:rsidRPr="007036CE">
              <w:t>Сумма</w:t>
            </w:r>
          </w:p>
        </w:tc>
        <w:tc>
          <w:tcPr>
            <w:tcW w:w="288" w:type="pct"/>
          </w:tcPr>
          <w:p w14:paraId="308AEB87" w14:textId="77777777" w:rsidR="003E492C" w:rsidRPr="007036CE" w:rsidRDefault="003E492C" w:rsidP="003E492C">
            <w:pPr>
              <w:pStyle w:val="GOSTTablenorm"/>
            </w:pPr>
            <w:r w:rsidRPr="007036CE">
              <w:t>Да</w:t>
            </w:r>
          </w:p>
        </w:tc>
        <w:tc>
          <w:tcPr>
            <w:tcW w:w="315" w:type="pct"/>
          </w:tcPr>
          <w:p w14:paraId="5C7A7262" w14:textId="77777777" w:rsidR="003E492C" w:rsidRPr="007036CE" w:rsidRDefault="003E492C" w:rsidP="003E492C">
            <w:pPr>
              <w:pStyle w:val="GOSTTablenorm"/>
            </w:pPr>
            <w:r w:rsidRPr="007036CE">
              <w:t>-</w:t>
            </w:r>
          </w:p>
        </w:tc>
        <w:tc>
          <w:tcPr>
            <w:tcW w:w="2047" w:type="pct"/>
          </w:tcPr>
          <w:p w14:paraId="6082F95C" w14:textId="77777777" w:rsidR="003E492C" w:rsidRPr="007036CE" w:rsidRDefault="003E492C" w:rsidP="003E492C">
            <w:pPr>
              <w:pStyle w:val="GOSTTablenorm"/>
            </w:pPr>
            <w:r w:rsidRPr="007036CE">
              <w:t>Сумма на последующие годы в рублевом эквиваленте с точностью 2 знака после запятой</w:t>
            </w:r>
          </w:p>
        </w:tc>
      </w:tr>
      <w:tr w:rsidR="003E492C" w:rsidRPr="007036CE" w14:paraId="604DF304" w14:textId="77777777" w:rsidTr="00F92E5F">
        <w:tc>
          <w:tcPr>
            <w:tcW w:w="1100" w:type="pct"/>
          </w:tcPr>
          <w:p w14:paraId="2869CAF6" w14:textId="77777777" w:rsidR="003E492C" w:rsidRPr="007036CE" w:rsidRDefault="003E492C" w:rsidP="003E492C">
            <w:pPr>
              <w:pStyle w:val="GOSTTablenorm"/>
              <w:rPr>
                <w:b/>
              </w:rPr>
            </w:pPr>
            <w:r w:rsidRPr="007036CE">
              <w:rPr>
                <w:b/>
              </w:rPr>
              <w:t>Расшифровка Сведений о бюджетном обязательстве по суммам изменения</w:t>
            </w:r>
          </w:p>
        </w:tc>
        <w:tc>
          <w:tcPr>
            <w:tcW w:w="750" w:type="pct"/>
          </w:tcPr>
          <w:p w14:paraId="7D9C04D3" w14:textId="77777777" w:rsidR="003E492C" w:rsidRPr="007036CE" w:rsidRDefault="003E492C" w:rsidP="003E492C">
            <w:pPr>
              <w:pStyle w:val="GOSTTablenorm"/>
              <w:rPr>
                <w:b/>
              </w:rPr>
            </w:pPr>
            <w:r w:rsidRPr="007036CE">
              <w:rPr>
                <w:b/>
                <w:sz w:val="21"/>
                <w:szCs w:val="21"/>
                <w:shd w:val="clear" w:color="auto" w:fill="FFFFFF"/>
              </w:rPr>
              <w:t>Oblgtns_Delta</w:t>
            </w:r>
          </w:p>
        </w:tc>
        <w:tc>
          <w:tcPr>
            <w:tcW w:w="500" w:type="pct"/>
          </w:tcPr>
          <w:p w14:paraId="6571FB1A" w14:textId="77777777" w:rsidR="003E492C" w:rsidRPr="007036CE" w:rsidRDefault="003E492C" w:rsidP="003E492C">
            <w:pPr>
              <w:pStyle w:val="GOSTTablenorm"/>
            </w:pPr>
            <w:r w:rsidRPr="007036CE">
              <w:t>Массив</w:t>
            </w:r>
          </w:p>
        </w:tc>
        <w:tc>
          <w:tcPr>
            <w:tcW w:w="288" w:type="pct"/>
          </w:tcPr>
          <w:p w14:paraId="60BAF660" w14:textId="77777777" w:rsidR="003E492C" w:rsidRPr="007036CE" w:rsidRDefault="003E492C" w:rsidP="003E492C">
            <w:pPr>
              <w:pStyle w:val="GOSTTablenorm"/>
            </w:pPr>
            <w:r w:rsidRPr="007036CE">
              <w:t>Нет</w:t>
            </w:r>
          </w:p>
        </w:tc>
        <w:tc>
          <w:tcPr>
            <w:tcW w:w="315" w:type="pct"/>
          </w:tcPr>
          <w:p w14:paraId="7F8AAA38" w14:textId="77777777" w:rsidR="003E492C" w:rsidRPr="007036CE" w:rsidRDefault="003E492C" w:rsidP="003E492C">
            <w:pPr>
              <w:pStyle w:val="GOSTTablenorm"/>
            </w:pPr>
            <w:r w:rsidRPr="007036CE">
              <w:t>-</w:t>
            </w:r>
          </w:p>
        </w:tc>
        <w:tc>
          <w:tcPr>
            <w:tcW w:w="2047" w:type="pct"/>
          </w:tcPr>
          <w:p w14:paraId="05B13563" w14:textId="77777777" w:rsidR="003E492C" w:rsidRPr="007036CE" w:rsidRDefault="003E492C" w:rsidP="003E492C">
            <w:pPr>
              <w:pStyle w:val="GOSTTablenorm"/>
            </w:pPr>
            <w:r w:rsidRPr="007036CE">
              <w:t>Указываются суммы изменения бюджетного обязательства по отношению к предыдущей версии документа.</w:t>
            </w:r>
          </w:p>
          <w:p w14:paraId="7A59C0FF" w14:textId="77777777" w:rsidR="003E492C" w:rsidRPr="007036CE" w:rsidRDefault="003E492C" w:rsidP="003E492C">
            <w:pPr>
              <w:pStyle w:val="GOSTTablenorm"/>
            </w:pPr>
            <w:r w:rsidRPr="007036CE">
              <w:t>Заполняется в случае постановки на учет обязательства (внесения изменений в поставленное на учет обязательство) в период приостановления операций на ЛС и отзыва ЛБО</w:t>
            </w:r>
          </w:p>
        </w:tc>
      </w:tr>
      <w:tr w:rsidR="003E492C" w:rsidRPr="007036CE" w14:paraId="35E252F7" w14:textId="77777777" w:rsidTr="00F92E5F">
        <w:tc>
          <w:tcPr>
            <w:tcW w:w="1100" w:type="pct"/>
          </w:tcPr>
          <w:p w14:paraId="2970CE60" w14:textId="77777777" w:rsidR="003E492C" w:rsidRPr="007036CE" w:rsidRDefault="003E492C" w:rsidP="003E492C">
            <w:pPr>
              <w:pStyle w:val="GOSTTablenorm"/>
            </w:pPr>
            <w:r w:rsidRPr="007036CE">
              <w:t>Идентификатор строки</w:t>
            </w:r>
          </w:p>
        </w:tc>
        <w:tc>
          <w:tcPr>
            <w:tcW w:w="750" w:type="pct"/>
          </w:tcPr>
          <w:p w14:paraId="67A9FE42" w14:textId="77777777" w:rsidR="003E492C" w:rsidRPr="007036CE" w:rsidRDefault="003E492C" w:rsidP="003E492C">
            <w:pPr>
              <w:pStyle w:val="GOSTTablenorm"/>
            </w:pPr>
            <w:r w:rsidRPr="007036CE">
              <w:rPr>
                <w:b/>
                <w:sz w:val="21"/>
                <w:szCs w:val="21"/>
                <w:shd w:val="clear" w:color="auto" w:fill="FFFFFF"/>
              </w:rPr>
              <w:t>Oblgtns_Delta</w:t>
            </w:r>
            <w:r w:rsidRPr="007036CE">
              <w:rPr>
                <w:b/>
              </w:rPr>
              <w:t>:</w:t>
            </w:r>
            <w:r w:rsidRPr="007036CE">
              <w:rPr>
                <w:lang w:val="en-US"/>
              </w:rPr>
              <w:t>id</w:t>
            </w:r>
          </w:p>
        </w:tc>
        <w:tc>
          <w:tcPr>
            <w:tcW w:w="500" w:type="pct"/>
          </w:tcPr>
          <w:p w14:paraId="7F8C0B74" w14:textId="77777777" w:rsidR="003E492C" w:rsidRPr="007036CE" w:rsidRDefault="003E492C" w:rsidP="003E492C">
            <w:pPr>
              <w:pStyle w:val="GOSTTablenorm"/>
            </w:pPr>
            <w:r w:rsidRPr="007036CE">
              <w:rPr>
                <w:szCs w:val="22"/>
              </w:rPr>
              <w:t>Число</w:t>
            </w:r>
          </w:p>
        </w:tc>
        <w:tc>
          <w:tcPr>
            <w:tcW w:w="288" w:type="pct"/>
          </w:tcPr>
          <w:p w14:paraId="3AA06D68" w14:textId="77777777" w:rsidR="003E492C" w:rsidRPr="007036CE" w:rsidRDefault="003E492C" w:rsidP="003E492C">
            <w:pPr>
              <w:pStyle w:val="GOSTTablenorm"/>
            </w:pPr>
            <w:r w:rsidRPr="007036CE">
              <w:rPr>
                <w:szCs w:val="22"/>
              </w:rPr>
              <w:t>Да</w:t>
            </w:r>
          </w:p>
        </w:tc>
        <w:tc>
          <w:tcPr>
            <w:tcW w:w="315" w:type="pct"/>
          </w:tcPr>
          <w:p w14:paraId="379209D2" w14:textId="77777777" w:rsidR="003E492C" w:rsidRPr="007036CE" w:rsidRDefault="003E492C" w:rsidP="003E492C">
            <w:pPr>
              <w:pStyle w:val="GOSTTablenorm"/>
            </w:pPr>
            <w:r w:rsidRPr="007036CE">
              <w:rPr>
                <w:szCs w:val="22"/>
              </w:rPr>
              <w:t>&lt;=20</w:t>
            </w:r>
          </w:p>
        </w:tc>
        <w:tc>
          <w:tcPr>
            <w:tcW w:w="2047" w:type="pct"/>
          </w:tcPr>
          <w:p w14:paraId="788F8B5C" w14:textId="77777777" w:rsidR="003E492C" w:rsidRPr="007036CE" w:rsidRDefault="003E492C" w:rsidP="003E492C">
            <w:pPr>
              <w:pStyle w:val="GOSTTablenorm"/>
            </w:pPr>
            <w:r w:rsidRPr="007036CE">
              <w:rPr>
                <w:szCs w:val="22"/>
              </w:rPr>
              <w:t>Указывается технический идентификатор строки</w:t>
            </w:r>
          </w:p>
        </w:tc>
      </w:tr>
      <w:tr w:rsidR="003E492C" w:rsidRPr="007036CE" w14:paraId="7EBDCA59" w14:textId="77777777" w:rsidTr="00F92E5F">
        <w:tc>
          <w:tcPr>
            <w:tcW w:w="1100" w:type="pct"/>
          </w:tcPr>
          <w:p w14:paraId="4695A206" w14:textId="77777777" w:rsidR="003E492C" w:rsidRPr="007036CE" w:rsidRDefault="003E492C" w:rsidP="003E492C">
            <w:pPr>
              <w:pStyle w:val="GOSTTablenorm"/>
            </w:pPr>
            <w:r w:rsidRPr="007036CE">
              <w:t>Номер строки</w:t>
            </w:r>
          </w:p>
        </w:tc>
        <w:tc>
          <w:tcPr>
            <w:tcW w:w="750" w:type="pct"/>
          </w:tcPr>
          <w:p w14:paraId="7575A747" w14:textId="77777777" w:rsidR="003E492C" w:rsidRPr="007036CE" w:rsidRDefault="003E492C" w:rsidP="003E492C">
            <w:pPr>
              <w:pStyle w:val="GOSTTablenorm"/>
            </w:pPr>
            <w:r w:rsidRPr="007036CE">
              <w:rPr>
                <w:b/>
                <w:sz w:val="21"/>
                <w:szCs w:val="21"/>
                <w:shd w:val="clear" w:color="auto" w:fill="FFFFFF"/>
              </w:rPr>
              <w:t>Oblgtns_Delta</w:t>
            </w:r>
            <w:r w:rsidRPr="007036CE">
              <w:rPr>
                <w:b/>
              </w:rPr>
              <w:t>:</w:t>
            </w:r>
            <w:r w:rsidRPr="007036CE">
              <w:t>NmLn</w:t>
            </w:r>
          </w:p>
        </w:tc>
        <w:tc>
          <w:tcPr>
            <w:tcW w:w="500" w:type="pct"/>
          </w:tcPr>
          <w:p w14:paraId="3D9F4C99" w14:textId="77777777" w:rsidR="003E492C" w:rsidRPr="007036CE" w:rsidRDefault="003E492C" w:rsidP="003E492C">
            <w:pPr>
              <w:pStyle w:val="GOSTTablenorm"/>
            </w:pPr>
            <w:r w:rsidRPr="007036CE">
              <w:t>Число</w:t>
            </w:r>
          </w:p>
        </w:tc>
        <w:tc>
          <w:tcPr>
            <w:tcW w:w="288" w:type="pct"/>
          </w:tcPr>
          <w:p w14:paraId="234A6286" w14:textId="77777777" w:rsidR="003E492C" w:rsidRPr="007036CE" w:rsidRDefault="003E492C" w:rsidP="003E492C">
            <w:pPr>
              <w:pStyle w:val="GOSTTablenorm"/>
            </w:pPr>
            <w:r w:rsidRPr="007036CE">
              <w:t>Да</w:t>
            </w:r>
          </w:p>
        </w:tc>
        <w:tc>
          <w:tcPr>
            <w:tcW w:w="315" w:type="pct"/>
          </w:tcPr>
          <w:p w14:paraId="77B27974" w14:textId="77777777" w:rsidR="003E492C" w:rsidRPr="007036CE" w:rsidRDefault="003E492C" w:rsidP="003E492C">
            <w:pPr>
              <w:pStyle w:val="GOSTTablenorm"/>
            </w:pPr>
            <w:r w:rsidRPr="007036CE">
              <w:t>&lt;=4</w:t>
            </w:r>
          </w:p>
        </w:tc>
        <w:tc>
          <w:tcPr>
            <w:tcW w:w="2047" w:type="pct"/>
          </w:tcPr>
          <w:p w14:paraId="14EA61FC" w14:textId="77777777" w:rsidR="003E492C" w:rsidRPr="007036CE" w:rsidRDefault="003E492C" w:rsidP="003E492C">
            <w:pPr>
              <w:pStyle w:val="GOSTTablenorm"/>
            </w:pPr>
            <w:r w:rsidRPr="007036CE">
              <w:t>Указывается порядковый номер строки расшифровки Сведений о бюджетном обязательстве</w:t>
            </w:r>
          </w:p>
        </w:tc>
      </w:tr>
      <w:tr w:rsidR="003E492C" w:rsidRPr="007036CE" w14:paraId="234D16FC" w14:textId="77777777" w:rsidTr="00F92E5F">
        <w:tc>
          <w:tcPr>
            <w:tcW w:w="1100" w:type="pct"/>
          </w:tcPr>
          <w:p w14:paraId="5208B550" w14:textId="77777777" w:rsidR="003E492C" w:rsidRPr="007036CE" w:rsidRDefault="003E492C" w:rsidP="003E492C">
            <w:pPr>
              <w:pStyle w:val="GOSTTablenorm"/>
            </w:pPr>
            <w:r w:rsidRPr="007036CE">
              <w:t>КБК</w:t>
            </w:r>
          </w:p>
        </w:tc>
        <w:tc>
          <w:tcPr>
            <w:tcW w:w="750" w:type="pct"/>
          </w:tcPr>
          <w:p w14:paraId="33209701" w14:textId="77777777" w:rsidR="003E492C" w:rsidRPr="007036CE" w:rsidRDefault="003E492C" w:rsidP="003E492C">
            <w:pPr>
              <w:pStyle w:val="GOSTTablenorm"/>
            </w:pPr>
            <w:r w:rsidRPr="007036CE">
              <w:rPr>
                <w:b/>
                <w:sz w:val="21"/>
                <w:szCs w:val="21"/>
                <w:shd w:val="clear" w:color="auto" w:fill="FFFFFF"/>
              </w:rPr>
              <w:t>Oblgtns_Delta</w:t>
            </w:r>
            <w:r w:rsidRPr="007036CE">
              <w:rPr>
                <w:b/>
              </w:rPr>
              <w:t>:</w:t>
            </w:r>
            <w:r w:rsidRPr="007036CE">
              <w:t>KBK</w:t>
            </w:r>
          </w:p>
        </w:tc>
        <w:tc>
          <w:tcPr>
            <w:tcW w:w="500" w:type="pct"/>
          </w:tcPr>
          <w:p w14:paraId="044DCC25" w14:textId="77777777" w:rsidR="003E492C" w:rsidRPr="007036CE" w:rsidRDefault="003E492C" w:rsidP="003E492C">
            <w:pPr>
              <w:pStyle w:val="GOSTTablenorm"/>
            </w:pPr>
            <w:r w:rsidRPr="007036CE">
              <w:t>Строка</w:t>
            </w:r>
          </w:p>
        </w:tc>
        <w:tc>
          <w:tcPr>
            <w:tcW w:w="288" w:type="pct"/>
          </w:tcPr>
          <w:p w14:paraId="379D658F" w14:textId="77777777" w:rsidR="003E492C" w:rsidRPr="007036CE" w:rsidRDefault="003E492C" w:rsidP="003E492C">
            <w:pPr>
              <w:pStyle w:val="GOSTTablenorm"/>
            </w:pPr>
            <w:r w:rsidRPr="007036CE">
              <w:t>Да</w:t>
            </w:r>
          </w:p>
        </w:tc>
        <w:tc>
          <w:tcPr>
            <w:tcW w:w="315" w:type="pct"/>
          </w:tcPr>
          <w:p w14:paraId="2C4DE8AE" w14:textId="77777777" w:rsidR="003E492C" w:rsidRPr="007036CE" w:rsidRDefault="003E492C" w:rsidP="003E492C">
            <w:pPr>
              <w:pStyle w:val="GOSTTablenorm"/>
            </w:pPr>
            <w:r w:rsidRPr="007036CE">
              <w:t>=20</w:t>
            </w:r>
          </w:p>
        </w:tc>
        <w:tc>
          <w:tcPr>
            <w:tcW w:w="2047" w:type="pct"/>
          </w:tcPr>
          <w:p w14:paraId="43E42ADC" w14:textId="77777777" w:rsidR="003E492C" w:rsidRPr="007036CE" w:rsidRDefault="003E492C" w:rsidP="003E492C">
            <w:pPr>
              <w:pStyle w:val="GOSTTablenorm"/>
            </w:pPr>
            <w:r w:rsidRPr="007036CE">
              <w:t>Указывается код по бюджетной классификации для отражения операции на ЛС</w:t>
            </w:r>
          </w:p>
        </w:tc>
      </w:tr>
      <w:tr w:rsidR="003E492C" w:rsidRPr="007036CE" w14:paraId="09A7602E" w14:textId="77777777" w:rsidTr="00F92E5F">
        <w:tc>
          <w:tcPr>
            <w:tcW w:w="1100" w:type="pct"/>
          </w:tcPr>
          <w:p w14:paraId="5F778BF3" w14:textId="77777777" w:rsidR="003E492C" w:rsidRPr="007036CE" w:rsidRDefault="003E492C" w:rsidP="003E492C">
            <w:pPr>
              <w:pStyle w:val="GOSTTablenorm"/>
            </w:pPr>
            <w:r w:rsidRPr="007036CE">
              <w:lastRenderedPageBreak/>
              <w:t>Тип КБК</w:t>
            </w:r>
          </w:p>
        </w:tc>
        <w:tc>
          <w:tcPr>
            <w:tcW w:w="750" w:type="pct"/>
          </w:tcPr>
          <w:p w14:paraId="0840D148" w14:textId="77777777" w:rsidR="003E492C" w:rsidRPr="007036CE" w:rsidRDefault="003E492C" w:rsidP="003E492C">
            <w:pPr>
              <w:pStyle w:val="GOSTTablenorm"/>
            </w:pPr>
            <w:r w:rsidRPr="007036CE">
              <w:rPr>
                <w:b/>
                <w:sz w:val="21"/>
                <w:szCs w:val="21"/>
                <w:shd w:val="clear" w:color="auto" w:fill="FFFFFF"/>
              </w:rPr>
              <w:t>Oblgtns_Delta</w:t>
            </w:r>
            <w:r w:rsidRPr="007036CE">
              <w:rPr>
                <w:b/>
              </w:rPr>
              <w:t>:</w:t>
            </w:r>
            <w:r w:rsidRPr="007036CE">
              <w:t>KBKType</w:t>
            </w:r>
          </w:p>
        </w:tc>
        <w:tc>
          <w:tcPr>
            <w:tcW w:w="500" w:type="pct"/>
          </w:tcPr>
          <w:p w14:paraId="39A96F21" w14:textId="77777777" w:rsidR="003E492C" w:rsidRPr="007036CE" w:rsidRDefault="003E492C" w:rsidP="003E492C">
            <w:pPr>
              <w:pStyle w:val="GOSTTablenorm"/>
            </w:pPr>
            <w:r w:rsidRPr="007036CE">
              <w:t>Число</w:t>
            </w:r>
          </w:p>
        </w:tc>
        <w:tc>
          <w:tcPr>
            <w:tcW w:w="288" w:type="pct"/>
          </w:tcPr>
          <w:p w14:paraId="341912C4" w14:textId="77777777" w:rsidR="003E492C" w:rsidRPr="007036CE" w:rsidRDefault="003E492C" w:rsidP="003E492C">
            <w:pPr>
              <w:pStyle w:val="GOSTTablenorm"/>
            </w:pPr>
            <w:r w:rsidRPr="007036CE">
              <w:t>Да</w:t>
            </w:r>
          </w:p>
        </w:tc>
        <w:tc>
          <w:tcPr>
            <w:tcW w:w="315" w:type="pct"/>
          </w:tcPr>
          <w:p w14:paraId="40F1B182" w14:textId="77777777" w:rsidR="003E492C" w:rsidRPr="007036CE" w:rsidRDefault="003E492C" w:rsidP="003E492C">
            <w:pPr>
              <w:pStyle w:val="GOSTTablenorm"/>
            </w:pPr>
            <w:r w:rsidRPr="007036CE">
              <w:t>=2</w:t>
            </w:r>
          </w:p>
        </w:tc>
        <w:tc>
          <w:tcPr>
            <w:tcW w:w="2047" w:type="pct"/>
          </w:tcPr>
          <w:p w14:paraId="1333ACEF" w14:textId="77777777" w:rsidR="003E492C" w:rsidRPr="007036CE" w:rsidRDefault="003E492C" w:rsidP="003E492C">
            <w:pPr>
              <w:pStyle w:val="GOSTTablenorm"/>
            </w:pPr>
            <w:r w:rsidRPr="007036CE">
              <w:t>Указывается тип кода по бюджетной классификации.</w:t>
            </w:r>
          </w:p>
          <w:p w14:paraId="407E0518" w14:textId="77777777" w:rsidR="003E492C" w:rsidRPr="007036CE" w:rsidRDefault="003E492C" w:rsidP="003E492C">
            <w:pPr>
              <w:pStyle w:val="GOSTTablenorm"/>
            </w:pPr>
            <w:r w:rsidRPr="007036CE">
              <w:t>Возможные значения:</w:t>
            </w:r>
          </w:p>
          <w:p w14:paraId="3D96535E" w14:textId="7B07E8C3" w:rsidR="003E492C" w:rsidRPr="007036CE" w:rsidRDefault="003E492C" w:rsidP="003E492C">
            <w:pPr>
              <w:pStyle w:val="GOSTTableListMark1"/>
            </w:pPr>
            <w:r w:rsidRPr="007036CE">
              <w:t xml:space="preserve">«10» </w:t>
            </w:r>
            <w:r w:rsidR="00FB1651" w:rsidRPr="007036CE">
              <w:t>–</w:t>
            </w:r>
            <w:r w:rsidRPr="007036CE">
              <w:t xml:space="preserve"> расходы;</w:t>
            </w:r>
          </w:p>
          <w:p w14:paraId="4B091B55" w14:textId="46F36253" w:rsidR="003E492C" w:rsidRPr="007036CE" w:rsidRDefault="003E492C" w:rsidP="003E492C">
            <w:pPr>
              <w:pStyle w:val="GOSTTableListMark1"/>
            </w:pPr>
            <w:r w:rsidRPr="007036CE">
              <w:t xml:space="preserve">«11» </w:t>
            </w:r>
            <w:r w:rsidR="00FB1651" w:rsidRPr="007036CE">
              <w:t>–</w:t>
            </w:r>
            <w:r w:rsidRPr="007036CE">
              <w:t xml:space="preserve"> лимитируемые расходы;</w:t>
            </w:r>
          </w:p>
          <w:p w14:paraId="376A7215" w14:textId="369ED977" w:rsidR="003E492C" w:rsidRPr="007036CE" w:rsidRDefault="003E492C" w:rsidP="003E492C">
            <w:pPr>
              <w:pStyle w:val="GOSTTableListMark1"/>
            </w:pPr>
            <w:r w:rsidRPr="007036CE">
              <w:t xml:space="preserve">«12» </w:t>
            </w:r>
            <w:r w:rsidR="00FB1651" w:rsidRPr="007036CE">
              <w:t>–</w:t>
            </w:r>
            <w:r w:rsidRPr="007036CE">
              <w:t xml:space="preserve"> нелимитруемые расходы</w:t>
            </w:r>
          </w:p>
        </w:tc>
      </w:tr>
      <w:tr w:rsidR="003E492C" w:rsidRPr="007036CE" w14:paraId="6D40F127" w14:textId="77777777" w:rsidTr="00F92E5F">
        <w:tc>
          <w:tcPr>
            <w:tcW w:w="1100" w:type="pct"/>
          </w:tcPr>
          <w:p w14:paraId="7521824D" w14:textId="77777777" w:rsidR="003E492C" w:rsidRPr="007036CE" w:rsidRDefault="003E492C" w:rsidP="003E492C">
            <w:pPr>
              <w:pStyle w:val="GOSTTablenorm"/>
            </w:pPr>
            <w:r w:rsidRPr="007036CE">
              <w:t>Аналитический код</w:t>
            </w:r>
          </w:p>
        </w:tc>
        <w:tc>
          <w:tcPr>
            <w:tcW w:w="750" w:type="pct"/>
          </w:tcPr>
          <w:p w14:paraId="2190A9A7" w14:textId="77777777" w:rsidR="003E492C" w:rsidRPr="007036CE" w:rsidRDefault="003E492C" w:rsidP="003E492C">
            <w:pPr>
              <w:pStyle w:val="GOSTTablenorm"/>
            </w:pPr>
            <w:r w:rsidRPr="007036CE">
              <w:rPr>
                <w:b/>
                <w:sz w:val="21"/>
                <w:szCs w:val="21"/>
                <w:shd w:val="clear" w:color="auto" w:fill="FFFFFF"/>
              </w:rPr>
              <w:t>Oblgtns_Delta</w:t>
            </w:r>
            <w:r w:rsidRPr="007036CE">
              <w:rPr>
                <w:b/>
              </w:rPr>
              <w:t>:</w:t>
            </w:r>
            <w:r w:rsidRPr="007036CE">
              <w:t>AnltcCd</w:t>
            </w:r>
          </w:p>
        </w:tc>
        <w:tc>
          <w:tcPr>
            <w:tcW w:w="500" w:type="pct"/>
          </w:tcPr>
          <w:p w14:paraId="45C931E0" w14:textId="77777777" w:rsidR="003E492C" w:rsidRPr="007036CE" w:rsidRDefault="003E492C" w:rsidP="003E492C">
            <w:pPr>
              <w:pStyle w:val="GOSTTablenorm"/>
            </w:pPr>
            <w:r w:rsidRPr="007036CE">
              <w:t>Строка</w:t>
            </w:r>
          </w:p>
        </w:tc>
        <w:tc>
          <w:tcPr>
            <w:tcW w:w="288" w:type="pct"/>
          </w:tcPr>
          <w:p w14:paraId="528B3FC8" w14:textId="77777777" w:rsidR="003E492C" w:rsidRPr="007036CE" w:rsidRDefault="003E492C" w:rsidP="003E492C">
            <w:pPr>
              <w:pStyle w:val="GOSTTablenorm"/>
            </w:pPr>
            <w:r w:rsidRPr="007036CE">
              <w:t>Нет</w:t>
            </w:r>
          </w:p>
        </w:tc>
        <w:tc>
          <w:tcPr>
            <w:tcW w:w="315" w:type="pct"/>
          </w:tcPr>
          <w:p w14:paraId="431ABA97" w14:textId="77777777" w:rsidR="003E492C" w:rsidRPr="007036CE" w:rsidRDefault="003E492C" w:rsidP="003E492C">
            <w:pPr>
              <w:pStyle w:val="GOSTTablenorm"/>
              <w:rPr>
                <w:lang w:val="en-US"/>
              </w:rPr>
            </w:pPr>
            <w:r w:rsidRPr="007036CE">
              <w:rPr>
                <w:lang w:val="en-US"/>
              </w:rPr>
              <w:t>&lt;=20</w:t>
            </w:r>
          </w:p>
        </w:tc>
        <w:tc>
          <w:tcPr>
            <w:tcW w:w="2047" w:type="pct"/>
          </w:tcPr>
          <w:p w14:paraId="73751203" w14:textId="77777777" w:rsidR="003E492C" w:rsidRPr="007036CE" w:rsidRDefault="003E492C" w:rsidP="003E492C">
            <w:pPr>
              <w:pStyle w:val="GOSTTablenorm"/>
            </w:pPr>
            <w:r w:rsidRPr="007036CE">
              <w:rPr>
                <w:szCs w:val="22"/>
              </w:rPr>
              <w:t xml:space="preserve">Указывается аналитический код </w:t>
            </w:r>
            <w:r w:rsidRPr="007036CE">
              <w:t>для отражения операции на ЛС (при наличии)</w:t>
            </w:r>
          </w:p>
        </w:tc>
      </w:tr>
      <w:tr w:rsidR="003E492C" w:rsidRPr="007036CE" w14:paraId="511F8672" w14:textId="77777777" w:rsidTr="00F92E5F">
        <w:tc>
          <w:tcPr>
            <w:tcW w:w="1100" w:type="pct"/>
          </w:tcPr>
          <w:p w14:paraId="6F704CF1" w14:textId="77777777" w:rsidR="003E492C" w:rsidRPr="007036CE" w:rsidRDefault="003E492C" w:rsidP="003E492C">
            <w:pPr>
              <w:pStyle w:val="GOSTTablenorm"/>
            </w:pPr>
            <w:r w:rsidRPr="007036CE">
              <w:t>ОКС (КМИ)</w:t>
            </w:r>
          </w:p>
        </w:tc>
        <w:tc>
          <w:tcPr>
            <w:tcW w:w="750" w:type="pct"/>
          </w:tcPr>
          <w:p w14:paraId="4244A96B" w14:textId="77777777" w:rsidR="003E492C" w:rsidRPr="007036CE" w:rsidRDefault="003E492C" w:rsidP="003E492C">
            <w:pPr>
              <w:pStyle w:val="GOSTTablenorm"/>
            </w:pPr>
            <w:r w:rsidRPr="007036CE">
              <w:rPr>
                <w:b/>
                <w:sz w:val="21"/>
                <w:szCs w:val="21"/>
                <w:shd w:val="clear" w:color="auto" w:fill="FFFFFF"/>
              </w:rPr>
              <w:t>Oblgtns_Delta</w:t>
            </w:r>
            <w:r w:rsidRPr="007036CE">
              <w:rPr>
                <w:b/>
              </w:rPr>
              <w:t>:</w:t>
            </w:r>
            <w:r w:rsidRPr="007036CE">
              <w:t>RsltsR9</w:t>
            </w:r>
          </w:p>
        </w:tc>
        <w:tc>
          <w:tcPr>
            <w:tcW w:w="500" w:type="pct"/>
          </w:tcPr>
          <w:p w14:paraId="5F244F0D" w14:textId="77777777" w:rsidR="003E492C" w:rsidRPr="007036CE" w:rsidRDefault="003E492C" w:rsidP="003E492C">
            <w:pPr>
              <w:pStyle w:val="GOSTTablenorm"/>
            </w:pPr>
            <w:r w:rsidRPr="007036CE">
              <w:t>Строка</w:t>
            </w:r>
          </w:p>
        </w:tc>
        <w:tc>
          <w:tcPr>
            <w:tcW w:w="288" w:type="pct"/>
          </w:tcPr>
          <w:p w14:paraId="0EF9961E" w14:textId="77777777" w:rsidR="003E492C" w:rsidRPr="007036CE" w:rsidRDefault="003E492C" w:rsidP="003E492C">
            <w:pPr>
              <w:pStyle w:val="GOSTTablenorm"/>
            </w:pPr>
            <w:r w:rsidRPr="007036CE">
              <w:t>Нет</w:t>
            </w:r>
          </w:p>
        </w:tc>
        <w:tc>
          <w:tcPr>
            <w:tcW w:w="315" w:type="pct"/>
          </w:tcPr>
          <w:p w14:paraId="1800C20F" w14:textId="77777777" w:rsidR="003E492C" w:rsidRPr="007036CE" w:rsidRDefault="003E492C" w:rsidP="003E492C">
            <w:pPr>
              <w:pStyle w:val="GOSTTablenorm"/>
            </w:pPr>
            <w:r w:rsidRPr="007036CE">
              <w:t>&lt;=24</w:t>
            </w:r>
          </w:p>
        </w:tc>
        <w:tc>
          <w:tcPr>
            <w:tcW w:w="2047" w:type="pct"/>
          </w:tcPr>
          <w:p w14:paraId="70218606" w14:textId="77777777" w:rsidR="003E492C" w:rsidRPr="007036CE" w:rsidRDefault="003E492C" w:rsidP="003E492C">
            <w:pPr>
              <w:pStyle w:val="GOSTTablenorm"/>
            </w:pPr>
            <w:r w:rsidRPr="007036CE">
              <w:t>Указывается код ОКС (КМИ) для отражения операции на ЛС (при наличии)</w:t>
            </w:r>
          </w:p>
        </w:tc>
      </w:tr>
      <w:tr w:rsidR="003E492C" w:rsidRPr="007036CE" w14:paraId="1502B3E8" w14:textId="77777777" w:rsidTr="00F92E5F">
        <w:tc>
          <w:tcPr>
            <w:tcW w:w="1100" w:type="pct"/>
          </w:tcPr>
          <w:p w14:paraId="41759D67" w14:textId="77777777" w:rsidR="003E492C" w:rsidRPr="007036CE" w:rsidRDefault="003E492C" w:rsidP="003E492C">
            <w:pPr>
              <w:pStyle w:val="GOSTTablenorm"/>
            </w:pPr>
            <w:r w:rsidRPr="007036CE">
              <w:t>ОКС укрупненный</w:t>
            </w:r>
          </w:p>
        </w:tc>
        <w:tc>
          <w:tcPr>
            <w:tcW w:w="750" w:type="pct"/>
          </w:tcPr>
          <w:p w14:paraId="58245806" w14:textId="77777777" w:rsidR="003E492C" w:rsidRPr="007036CE" w:rsidRDefault="003E492C" w:rsidP="003E492C">
            <w:pPr>
              <w:pStyle w:val="GOSTTablenorm"/>
            </w:pPr>
            <w:r w:rsidRPr="007036CE">
              <w:rPr>
                <w:b/>
                <w:sz w:val="21"/>
                <w:szCs w:val="21"/>
                <w:shd w:val="clear" w:color="auto" w:fill="FFFFFF"/>
              </w:rPr>
              <w:t>Oblgtns_Delta</w:t>
            </w:r>
            <w:r w:rsidRPr="007036CE">
              <w:rPr>
                <w:b/>
              </w:rPr>
              <w:t>:</w:t>
            </w:r>
            <w:r w:rsidRPr="007036CE">
              <w:t>TECHOKS</w:t>
            </w:r>
          </w:p>
        </w:tc>
        <w:tc>
          <w:tcPr>
            <w:tcW w:w="500" w:type="pct"/>
          </w:tcPr>
          <w:p w14:paraId="0551D5B2" w14:textId="77777777" w:rsidR="003E492C" w:rsidRPr="007036CE" w:rsidRDefault="003E492C" w:rsidP="003E492C">
            <w:pPr>
              <w:pStyle w:val="GOSTTablenorm"/>
            </w:pPr>
            <w:r w:rsidRPr="007036CE">
              <w:t>Строка</w:t>
            </w:r>
          </w:p>
        </w:tc>
        <w:tc>
          <w:tcPr>
            <w:tcW w:w="288" w:type="pct"/>
          </w:tcPr>
          <w:p w14:paraId="2F7FB647" w14:textId="77777777" w:rsidR="003E492C" w:rsidRPr="007036CE" w:rsidRDefault="003E492C" w:rsidP="003E492C">
            <w:pPr>
              <w:pStyle w:val="GOSTTablenorm"/>
            </w:pPr>
            <w:r w:rsidRPr="007036CE">
              <w:t>Нет</w:t>
            </w:r>
          </w:p>
        </w:tc>
        <w:tc>
          <w:tcPr>
            <w:tcW w:w="315" w:type="pct"/>
          </w:tcPr>
          <w:p w14:paraId="51808680" w14:textId="77777777" w:rsidR="003E492C" w:rsidRPr="007036CE" w:rsidRDefault="003E492C" w:rsidP="003E492C">
            <w:pPr>
              <w:pStyle w:val="GOSTTablenorm"/>
            </w:pPr>
            <w:r w:rsidRPr="007036CE">
              <w:t>=18</w:t>
            </w:r>
          </w:p>
        </w:tc>
        <w:tc>
          <w:tcPr>
            <w:tcW w:w="2047" w:type="pct"/>
          </w:tcPr>
          <w:p w14:paraId="4AB4CBFE" w14:textId="77777777" w:rsidR="003E492C" w:rsidRPr="007036CE" w:rsidRDefault="003E492C" w:rsidP="003E492C">
            <w:pPr>
              <w:pStyle w:val="GOSTTablenorm"/>
            </w:pPr>
            <w:r w:rsidRPr="007036CE">
              <w:t>Указывается код ОКС укрупненный для отражения операции на ЛС (при наличии)</w:t>
            </w:r>
          </w:p>
        </w:tc>
      </w:tr>
      <w:tr w:rsidR="003E492C" w:rsidRPr="007036CE" w14:paraId="3FF28E79" w14:textId="77777777" w:rsidTr="00F92E5F">
        <w:tc>
          <w:tcPr>
            <w:tcW w:w="1100" w:type="pct"/>
          </w:tcPr>
          <w:p w14:paraId="23BC7C96" w14:textId="77777777" w:rsidR="003E492C" w:rsidRPr="007036CE" w:rsidRDefault="003E492C" w:rsidP="003E492C">
            <w:pPr>
              <w:pStyle w:val="GOSTTablenorm"/>
            </w:pPr>
            <w:r w:rsidRPr="007036CE">
              <w:t>Сумма изменения на текущий год в валюте документа</w:t>
            </w:r>
          </w:p>
        </w:tc>
        <w:tc>
          <w:tcPr>
            <w:tcW w:w="750" w:type="pct"/>
          </w:tcPr>
          <w:p w14:paraId="11044DE7" w14:textId="77777777" w:rsidR="003E492C" w:rsidRPr="007036CE" w:rsidRDefault="003E492C" w:rsidP="003E492C">
            <w:pPr>
              <w:pStyle w:val="GOSTTablenorm"/>
              <w:rPr>
                <w:lang w:val="en-US"/>
              </w:rPr>
            </w:pPr>
            <w:r w:rsidRPr="007036CE">
              <w:rPr>
                <w:b/>
                <w:sz w:val="21"/>
                <w:szCs w:val="21"/>
                <w:shd w:val="clear" w:color="auto" w:fill="FFFFFF"/>
              </w:rPr>
              <w:t>Oblgtns_Delta</w:t>
            </w:r>
            <w:r w:rsidRPr="007036CE">
              <w:rPr>
                <w:b/>
              </w:rPr>
              <w:t>:</w:t>
            </w:r>
            <w:r w:rsidRPr="007036CE">
              <w:t>DltAmntYr</w:t>
            </w:r>
          </w:p>
        </w:tc>
        <w:tc>
          <w:tcPr>
            <w:tcW w:w="500" w:type="pct"/>
          </w:tcPr>
          <w:p w14:paraId="6D2D4E5D" w14:textId="77777777" w:rsidR="003E492C" w:rsidRPr="007036CE" w:rsidRDefault="003E492C" w:rsidP="003E492C">
            <w:pPr>
              <w:pStyle w:val="GOSTTablenorm"/>
            </w:pPr>
            <w:r w:rsidRPr="007036CE">
              <w:t>Сумма</w:t>
            </w:r>
          </w:p>
        </w:tc>
        <w:tc>
          <w:tcPr>
            <w:tcW w:w="288" w:type="pct"/>
          </w:tcPr>
          <w:p w14:paraId="7E242F81" w14:textId="77777777" w:rsidR="003E492C" w:rsidRPr="007036CE" w:rsidRDefault="003E492C" w:rsidP="003E492C">
            <w:pPr>
              <w:pStyle w:val="GOSTTablenorm"/>
            </w:pPr>
            <w:r w:rsidRPr="007036CE">
              <w:t>Да</w:t>
            </w:r>
          </w:p>
        </w:tc>
        <w:tc>
          <w:tcPr>
            <w:tcW w:w="315" w:type="pct"/>
          </w:tcPr>
          <w:p w14:paraId="4D3F7374" w14:textId="77777777" w:rsidR="003E492C" w:rsidRPr="007036CE" w:rsidRDefault="003E492C" w:rsidP="003E492C">
            <w:pPr>
              <w:pStyle w:val="GOSTTablenorm"/>
            </w:pPr>
            <w:r w:rsidRPr="007036CE">
              <w:t>-</w:t>
            </w:r>
          </w:p>
        </w:tc>
        <w:tc>
          <w:tcPr>
            <w:tcW w:w="2047" w:type="pct"/>
          </w:tcPr>
          <w:p w14:paraId="163D1245" w14:textId="77777777" w:rsidR="003E492C" w:rsidRPr="007036CE" w:rsidRDefault="003E492C" w:rsidP="003E492C">
            <w:pPr>
              <w:pStyle w:val="GOSTTablenorm"/>
            </w:pPr>
            <w:r w:rsidRPr="007036CE">
              <w:t>Разница сумм на текущий финансовый год в единицах валюты, указанной в реквизите InfDcBs_CdCrrnc, между суммой текущей версии документа и предыдущей версии документа, с точностью 2 знака после запятой</w:t>
            </w:r>
          </w:p>
        </w:tc>
      </w:tr>
      <w:tr w:rsidR="003E492C" w:rsidRPr="007036CE" w14:paraId="3EF0C730" w14:textId="77777777" w:rsidTr="00F92E5F">
        <w:tc>
          <w:tcPr>
            <w:tcW w:w="1100" w:type="pct"/>
          </w:tcPr>
          <w:p w14:paraId="575094A4" w14:textId="77777777" w:rsidR="003E492C" w:rsidRPr="007036CE" w:rsidRDefault="003E492C" w:rsidP="003E492C">
            <w:pPr>
              <w:pStyle w:val="GOSTTablenorm"/>
            </w:pPr>
            <w:r w:rsidRPr="007036CE">
              <w:t>Сумма изменения на текущий год в рублях</w:t>
            </w:r>
          </w:p>
        </w:tc>
        <w:tc>
          <w:tcPr>
            <w:tcW w:w="750" w:type="pct"/>
          </w:tcPr>
          <w:p w14:paraId="49634BDE" w14:textId="77777777" w:rsidR="003E492C" w:rsidRPr="007036CE" w:rsidRDefault="003E492C" w:rsidP="003E492C">
            <w:pPr>
              <w:pStyle w:val="GOSTTablenorm"/>
            </w:pPr>
            <w:r w:rsidRPr="007036CE">
              <w:rPr>
                <w:b/>
                <w:sz w:val="21"/>
                <w:szCs w:val="21"/>
                <w:shd w:val="clear" w:color="auto" w:fill="FFFFFF"/>
              </w:rPr>
              <w:t>Oblgtns_Delta</w:t>
            </w:r>
            <w:r w:rsidRPr="007036CE">
              <w:rPr>
                <w:b/>
              </w:rPr>
              <w:t>:</w:t>
            </w:r>
            <w:r w:rsidRPr="007036CE">
              <w:t>DltAmntYrRub</w:t>
            </w:r>
          </w:p>
        </w:tc>
        <w:tc>
          <w:tcPr>
            <w:tcW w:w="500" w:type="pct"/>
          </w:tcPr>
          <w:p w14:paraId="016259E5" w14:textId="77777777" w:rsidR="003E492C" w:rsidRPr="007036CE" w:rsidRDefault="003E492C" w:rsidP="003E492C">
            <w:pPr>
              <w:pStyle w:val="GOSTTablenorm"/>
            </w:pPr>
            <w:r w:rsidRPr="007036CE">
              <w:t>Сумма</w:t>
            </w:r>
          </w:p>
        </w:tc>
        <w:tc>
          <w:tcPr>
            <w:tcW w:w="288" w:type="pct"/>
          </w:tcPr>
          <w:p w14:paraId="351F5C4A" w14:textId="77777777" w:rsidR="003E492C" w:rsidRPr="007036CE" w:rsidRDefault="003E492C" w:rsidP="003E492C">
            <w:pPr>
              <w:pStyle w:val="GOSTTablenorm"/>
            </w:pPr>
            <w:r w:rsidRPr="007036CE">
              <w:t>Да</w:t>
            </w:r>
          </w:p>
        </w:tc>
        <w:tc>
          <w:tcPr>
            <w:tcW w:w="315" w:type="pct"/>
          </w:tcPr>
          <w:p w14:paraId="0F246245" w14:textId="77777777" w:rsidR="003E492C" w:rsidRPr="007036CE" w:rsidRDefault="003E492C" w:rsidP="003E492C">
            <w:pPr>
              <w:pStyle w:val="GOSTTablenorm"/>
            </w:pPr>
            <w:r w:rsidRPr="007036CE">
              <w:t>-</w:t>
            </w:r>
          </w:p>
        </w:tc>
        <w:tc>
          <w:tcPr>
            <w:tcW w:w="2047" w:type="pct"/>
          </w:tcPr>
          <w:p w14:paraId="01DAB8D0" w14:textId="77777777" w:rsidR="003E492C" w:rsidRPr="007036CE" w:rsidRDefault="003E492C" w:rsidP="003E492C">
            <w:pPr>
              <w:pStyle w:val="GOSTTablenorm"/>
            </w:pPr>
            <w:r w:rsidRPr="007036CE">
              <w:t>Разница сумм на текущий финансовый год в рублевом эквиваленте между суммой текущей версии документа и суммой предыдущей версии документа, с точностью 2 знака после запятой</w:t>
            </w:r>
          </w:p>
        </w:tc>
      </w:tr>
      <w:tr w:rsidR="003E492C" w:rsidRPr="007036CE" w14:paraId="7792DCDE" w14:textId="77777777" w:rsidTr="00F92E5F">
        <w:tc>
          <w:tcPr>
            <w:tcW w:w="1100" w:type="pct"/>
          </w:tcPr>
          <w:p w14:paraId="36164070" w14:textId="77777777" w:rsidR="003E492C" w:rsidRPr="007036CE" w:rsidRDefault="003E492C" w:rsidP="003E492C">
            <w:pPr>
              <w:pStyle w:val="GOSTTablenorm"/>
            </w:pPr>
            <w:r w:rsidRPr="007036CE">
              <w:t>Сумма изменения на первый год планового периода в валюте документа</w:t>
            </w:r>
          </w:p>
        </w:tc>
        <w:tc>
          <w:tcPr>
            <w:tcW w:w="750" w:type="pct"/>
          </w:tcPr>
          <w:p w14:paraId="0EB2E022" w14:textId="77777777" w:rsidR="003E492C" w:rsidRPr="007036CE" w:rsidRDefault="003E492C" w:rsidP="003E492C">
            <w:pPr>
              <w:pStyle w:val="GOSTTablenorm"/>
              <w:rPr>
                <w:lang w:val="en-US"/>
              </w:rPr>
            </w:pPr>
            <w:r w:rsidRPr="007036CE">
              <w:rPr>
                <w:b/>
                <w:sz w:val="21"/>
                <w:szCs w:val="21"/>
                <w:shd w:val="clear" w:color="auto" w:fill="FFFFFF"/>
              </w:rPr>
              <w:t>Oblgtns_Delta</w:t>
            </w:r>
            <w:r w:rsidRPr="007036CE">
              <w:rPr>
                <w:b/>
              </w:rPr>
              <w:t>:</w:t>
            </w:r>
            <w:r w:rsidRPr="007036CE">
              <w:t>DltSmFrstYr</w:t>
            </w:r>
          </w:p>
        </w:tc>
        <w:tc>
          <w:tcPr>
            <w:tcW w:w="500" w:type="pct"/>
          </w:tcPr>
          <w:p w14:paraId="7F4D2ADA" w14:textId="77777777" w:rsidR="003E492C" w:rsidRPr="007036CE" w:rsidRDefault="003E492C" w:rsidP="003E492C">
            <w:pPr>
              <w:pStyle w:val="GOSTTablenorm"/>
            </w:pPr>
            <w:r w:rsidRPr="007036CE">
              <w:t>Сумма</w:t>
            </w:r>
          </w:p>
        </w:tc>
        <w:tc>
          <w:tcPr>
            <w:tcW w:w="288" w:type="pct"/>
          </w:tcPr>
          <w:p w14:paraId="4E71D75E" w14:textId="77777777" w:rsidR="003E492C" w:rsidRPr="007036CE" w:rsidRDefault="003E492C" w:rsidP="003E492C">
            <w:pPr>
              <w:pStyle w:val="GOSTTablenorm"/>
            </w:pPr>
            <w:r w:rsidRPr="007036CE">
              <w:t>Да</w:t>
            </w:r>
          </w:p>
        </w:tc>
        <w:tc>
          <w:tcPr>
            <w:tcW w:w="315" w:type="pct"/>
          </w:tcPr>
          <w:p w14:paraId="006019D4" w14:textId="77777777" w:rsidR="003E492C" w:rsidRPr="007036CE" w:rsidRDefault="003E492C" w:rsidP="003E492C">
            <w:pPr>
              <w:pStyle w:val="GOSTTablenorm"/>
            </w:pPr>
            <w:r w:rsidRPr="007036CE">
              <w:t>-</w:t>
            </w:r>
          </w:p>
        </w:tc>
        <w:tc>
          <w:tcPr>
            <w:tcW w:w="2047" w:type="pct"/>
          </w:tcPr>
          <w:p w14:paraId="01CB83FB" w14:textId="77777777" w:rsidR="003E492C" w:rsidRPr="007036CE" w:rsidRDefault="003E492C" w:rsidP="003E492C">
            <w:pPr>
              <w:pStyle w:val="GOSTTablenorm"/>
            </w:pPr>
            <w:r w:rsidRPr="007036CE">
              <w:t xml:space="preserve">Разница сумм на первый год планового периода в единицах валюты, указанной в реквизите </w:t>
            </w:r>
            <w:r w:rsidRPr="007036CE">
              <w:rPr>
                <w:szCs w:val="22"/>
              </w:rPr>
              <w:t>InfDcBs_CdCrrnc</w:t>
            </w:r>
            <w:r w:rsidRPr="007036CE">
              <w:t>, между суммой текущей версии документа и суммой предыдущей версии документа, с точностью 2 знака после запятой</w:t>
            </w:r>
          </w:p>
        </w:tc>
      </w:tr>
      <w:tr w:rsidR="003E492C" w:rsidRPr="007036CE" w14:paraId="25F44385" w14:textId="77777777" w:rsidTr="00F92E5F">
        <w:tc>
          <w:tcPr>
            <w:tcW w:w="1100" w:type="pct"/>
          </w:tcPr>
          <w:p w14:paraId="58303110" w14:textId="77777777" w:rsidR="003E492C" w:rsidRPr="007036CE" w:rsidRDefault="003E492C" w:rsidP="003E492C">
            <w:pPr>
              <w:pStyle w:val="GOSTTablenorm"/>
            </w:pPr>
            <w:r w:rsidRPr="007036CE">
              <w:t>Сумма изменения на первый год планового периода в рублях</w:t>
            </w:r>
          </w:p>
        </w:tc>
        <w:tc>
          <w:tcPr>
            <w:tcW w:w="750" w:type="pct"/>
          </w:tcPr>
          <w:p w14:paraId="4BD7198A" w14:textId="77777777" w:rsidR="003E492C" w:rsidRPr="007036CE" w:rsidRDefault="003E492C" w:rsidP="003E492C">
            <w:pPr>
              <w:pStyle w:val="GOSTTablenorm"/>
            </w:pPr>
            <w:r w:rsidRPr="007036CE">
              <w:rPr>
                <w:b/>
                <w:sz w:val="21"/>
                <w:szCs w:val="21"/>
                <w:shd w:val="clear" w:color="auto" w:fill="FFFFFF"/>
              </w:rPr>
              <w:t>Oblgtns_Delta</w:t>
            </w:r>
            <w:r w:rsidRPr="007036CE">
              <w:rPr>
                <w:b/>
              </w:rPr>
              <w:t>:</w:t>
            </w:r>
            <w:r w:rsidRPr="007036CE">
              <w:t>DltSmFrstYrRub</w:t>
            </w:r>
          </w:p>
        </w:tc>
        <w:tc>
          <w:tcPr>
            <w:tcW w:w="500" w:type="pct"/>
          </w:tcPr>
          <w:p w14:paraId="15FB9E19" w14:textId="77777777" w:rsidR="003E492C" w:rsidRPr="007036CE" w:rsidRDefault="003E492C" w:rsidP="003E492C">
            <w:pPr>
              <w:pStyle w:val="GOSTTablenorm"/>
            </w:pPr>
            <w:r w:rsidRPr="007036CE">
              <w:t>Сумма</w:t>
            </w:r>
          </w:p>
        </w:tc>
        <w:tc>
          <w:tcPr>
            <w:tcW w:w="288" w:type="pct"/>
          </w:tcPr>
          <w:p w14:paraId="70ECEC30" w14:textId="77777777" w:rsidR="003E492C" w:rsidRPr="007036CE" w:rsidRDefault="003E492C" w:rsidP="003E492C">
            <w:pPr>
              <w:pStyle w:val="GOSTTablenorm"/>
            </w:pPr>
            <w:r w:rsidRPr="007036CE">
              <w:t>Да</w:t>
            </w:r>
          </w:p>
        </w:tc>
        <w:tc>
          <w:tcPr>
            <w:tcW w:w="315" w:type="pct"/>
          </w:tcPr>
          <w:p w14:paraId="4C2DD5BD" w14:textId="77777777" w:rsidR="003E492C" w:rsidRPr="007036CE" w:rsidRDefault="003E492C" w:rsidP="003E492C">
            <w:pPr>
              <w:pStyle w:val="GOSTTablenorm"/>
            </w:pPr>
            <w:r w:rsidRPr="007036CE">
              <w:t>-</w:t>
            </w:r>
          </w:p>
        </w:tc>
        <w:tc>
          <w:tcPr>
            <w:tcW w:w="2047" w:type="pct"/>
          </w:tcPr>
          <w:p w14:paraId="156D8782" w14:textId="77777777" w:rsidR="003E492C" w:rsidRPr="007036CE" w:rsidRDefault="003E492C" w:rsidP="003E492C">
            <w:pPr>
              <w:pStyle w:val="GOSTTablenorm"/>
            </w:pPr>
            <w:r w:rsidRPr="007036CE">
              <w:t>Разница сумм на первый год планового периода в рублевом эквиваленте между суммой текущей версии документа и суммой предыдущей версии документа, с точностью 2 знака после запя</w:t>
            </w:r>
            <w:r w:rsidRPr="007036CE">
              <w:lastRenderedPageBreak/>
              <w:t>той</w:t>
            </w:r>
          </w:p>
        </w:tc>
      </w:tr>
      <w:tr w:rsidR="003E492C" w:rsidRPr="007036CE" w14:paraId="6F19424C" w14:textId="77777777" w:rsidTr="00F92E5F">
        <w:tc>
          <w:tcPr>
            <w:tcW w:w="1100" w:type="pct"/>
          </w:tcPr>
          <w:p w14:paraId="26CF0F1F" w14:textId="77777777" w:rsidR="003E492C" w:rsidRPr="007036CE" w:rsidRDefault="003E492C" w:rsidP="003E492C">
            <w:pPr>
              <w:pStyle w:val="GOSTTablenorm"/>
            </w:pPr>
            <w:r w:rsidRPr="007036CE">
              <w:lastRenderedPageBreak/>
              <w:t>Сумма изменения на второй год планового периода в валюте документа</w:t>
            </w:r>
          </w:p>
        </w:tc>
        <w:tc>
          <w:tcPr>
            <w:tcW w:w="750" w:type="pct"/>
          </w:tcPr>
          <w:p w14:paraId="7083EEE0" w14:textId="77777777" w:rsidR="003E492C" w:rsidRPr="007036CE" w:rsidRDefault="003E492C" w:rsidP="003E492C">
            <w:pPr>
              <w:pStyle w:val="GOSTTablenorm"/>
              <w:rPr>
                <w:lang w:val="en-US"/>
              </w:rPr>
            </w:pPr>
            <w:r w:rsidRPr="007036CE">
              <w:rPr>
                <w:b/>
                <w:sz w:val="21"/>
                <w:szCs w:val="21"/>
                <w:shd w:val="clear" w:color="auto" w:fill="FFFFFF"/>
              </w:rPr>
              <w:t>Oblgtns_Delta</w:t>
            </w:r>
            <w:r w:rsidRPr="007036CE">
              <w:rPr>
                <w:b/>
              </w:rPr>
              <w:t>:</w:t>
            </w:r>
            <w:r w:rsidRPr="007036CE">
              <w:t>DltSmScndYr</w:t>
            </w:r>
          </w:p>
        </w:tc>
        <w:tc>
          <w:tcPr>
            <w:tcW w:w="500" w:type="pct"/>
          </w:tcPr>
          <w:p w14:paraId="107006AE" w14:textId="77777777" w:rsidR="003E492C" w:rsidRPr="007036CE" w:rsidRDefault="003E492C" w:rsidP="003E492C">
            <w:pPr>
              <w:pStyle w:val="GOSTTablenorm"/>
            </w:pPr>
            <w:r w:rsidRPr="007036CE">
              <w:t>Сумма</w:t>
            </w:r>
          </w:p>
        </w:tc>
        <w:tc>
          <w:tcPr>
            <w:tcW w:w="288" w:type="pct"/>
          </w:tcPr>
          <w:p w14:paraId="34BD0C11" w14:textId="77777777" w:rsidR="003E492C" w:rsidRPr="007036CE" w:rsidRDefault="003E492C" w:rsidP="003E492C">
            <w:pPr>
              <w:pStyle w:val="GOSTTablenorm"/>
            </w:pPr>
            <w:r w:rsidRPr="007036CE">
              <w:t>Да</w:t>
            </w:r>
          </w:p>
        </w:tc>
        <w:tc>
          <w:tcPr>
            <w:tcW w:w="315" w:type="pct"/>
          </w:tcPr>
          <w:p w14:paraId="5384AD42" w14:textId="77777777" w:rsidR="003E492C" w:rsidRPr="007036CE" w:rsidRDefault="003E492C" w:rsidP="003E492C">
            <w:pPr>
              <w:pStyle w:val="GOSTTablenorm"/>
            </w:pPr>
            <w:r w:rsidRPr="007036CE">
              <w:t>-</w:t>
            </w:r>
          </w:p>
        </w:tc>
        <w:tc>
          <w:tcPr>
            <w:tcW w:w="2047" w:type="pct"/>
          </w:tcPr>
          <w:p w14:paraId="23F7A8F3" w14:textId="77777777" w:rsidR="003E492C" w:rsidRPr="007036CE" w:rsidRDefault="003E492C" w:rsidP="003E492C">
            <w:pPr>
              <w:pStyle w:val="GOSTTablenorm"/>
            </w:pPr>
            <w:r w:rsidRPr="007036CE">
              <w:t xml:space="preserve">Разница сумм на второй год планового периода в единицах валюты, указанной в реквизите </w:t>
            </w:r>
            <w:r w:rsidRPr="007036CE">
              <w:rPr>
                <w:szCs w:val="22"/>
              </w:rPr>
              <w:t>InfDcBs_CdCrrnc</w:t>
            </w:r>
            <w:r w:rsidRPr="007036CE">
              <w:t>, между суммой текущей версии документа и суммой предыдущей версии документа, с точностью 2 знака после запятой</w:t>
            </w:r>
          </w:p>
        </w:tc>
      </w:tr>
      <w:tr w:rsidR="003E492C" w:rsidRPr="007036CE" w14:paraId="01E173DA" w14:textId="77777777" w:rsidTr="00F92E5F">
        <w:tc>
          <w:tcPr>
            <w:tcW w:w="1100" w:type="pct"/>
          </w:tcPr>
          <w:p w14:paraId="37115D83" w14:textId="77777777" w:rsidR="003E492C" w:rsidRPr="007036CE" w:rsidRDefault="003E492C" w:rsidP="003E492C">
            <w:pPr>
              <w:pStyle w:val="GOSTTablenorm"/>
            </w:pPr>
            <w:r w:rsidRPr="007036CE">
              <w:t>Сумма изменения на второй год планового периода в рублях</w:t>
            </w:r>
          </w:p>
        </w:tc>
        <w:tc>
          <w:tcPr>
            <w:tcW w:w="750" w:type="pct"/>
          </w:tcPr>
          <w:p w14:paraId="303D46D4" w14:textId="77777777" w:rsidR="003E492C" w:rsidRPr="007036CE" w:rsidRDefault="003E492C" w:rsidP="003E492C">
            <w:pPr>
              <w:pStyle w:val="GOSTTablenorm"/>
            </w:pPr>
            <w:r w:rsidRPr="007036CE">
              <w:rPr>
                <w:b/>
                <w:sz w:val="21"/>
                <w:szCs w:val="21"/>
                <w:shd w:val="clear" w:color="auto" w:fill="FFFFFF"/>
              </w:rPr>
              <w:t>Oblgtns_Delta</w:t>
            </w:r>
            <w:r w:rsidRPr="007036CE">
              <w:rPr>
                <w:b/>
              </w:rPr>
              <w:t>:</w:t>
            </w:r>
            <w:r w:rsidRPr="007036CE">
              <w:t>DltSmScndYrRub</w:t>
            </w:r>
          </w:p>
        </w:tc>
        <w:tc>
          <w:tcPr>
            <w:tcW w:w="500" w:type="pct"/>
          </w:tcPr>
          <w:p w14:paraId="39D2FD7F" w14:textId="77777777" w:rsidR="003E492C" w:rsidRPr="007036CE" w:rsidRDefault="003E492C" w:rsidP="003E492C">
            <w:pPr>
              <w:pStyle w:val="GOSTTablenorm"/>
            </w:pPr>
            <w:r w:rsidRPr="007036CE">
              <w:t>Сумма</w:t>
            </w:r>
          </w:p>
        </w:tc>
        <w:tc>
          <w:tcPr>
            <w:tcW w:w="288" w:type="pct"/>
          </w:tcPr>
          <w:p w14:paraId="6E53B9BD" w14:textId="77777777" w:rsidR="003E492C" w:rsidRPr="007036CE" w:rsidRDefault="003E492C" w:rsidP="003E492C">
            <w:pPr>
              <w:pStyle w:val="GOSTTablenorm"/>
            </w:pPr>
            <w:r w:rsidRPr="007036CE">
              <w:t>Да</w:t>
            </w:r>
          </w:p>
        </w:tc>
        <w:tc>
          <w:tcPr>
            <w:tcW w:w="315" w:type="pct"/>
          </w:tcPr>
          <w:p w14:paraId="1D09883D" w14:textId="77777777" w:rsidR="003E492C" w:rsidRPr="007036CE" w:rsidRDefault="003E492C" w:rsidP="003E492C">
            <w:pPr>
              <w:pStyle w:val="GOSTTablenorm"/>
            </w:pPr>
            <w:r w:rsidRPr="007036CE">
              <w:t>-</w:t>
            </w:r>
          </w:p>
        </w:tc>
        <w:tc>
          <w:tcPr>
            <w:tcW w:w="2047" w:type="pct"/>
          </w:tcPr>
          <w:p w14:paraId="11BC5A50" w14:textId="77777777" w:rsidR="003E492C" w:rsidRPr="007036CE" w:rsidRDefault="003E492C" w:rsidP="003E492C">
            <w:pPr>
              <w:pStyle w:val="GOSTTablenorm"/>
            </w:pPr>
            <w:r w:rsidRPr="007036CE">
              <w:t>Разница сумм на второй год планового периода в рублевом эквиваленте между суммой текущей версии документа и суммой предыдущей версии документа, с точностью 2 знака после запятой</w:t>
            </w:r>
          </w:p>
        </w:tc>
      </w:tr>
      <w:tr w:rsidR="003E492C" w:rsidRPr="007036CE" w14:paraId="2275C8A7" w14:textId="77777777" w:rsidTr="00F92E5F">
        <w:tc>
          <w:tcPr>
            <w:tcW w:w="1100" w:type="pct"/>
          </w:tcPr>
          <w:p w14:paraId="41261BEE" w14:textId="77777777" w:rsidR="003E492C" w:rsidRPr="007036CE" w:rsidRDefault="003E492C" w:rsidP="003E492C">
            <w:pPr>
              <w:pStyle w:val="GOSTTablenorm"/>
            </w:pPr>
            <w:r w:rsidRPr="007036CE">
              <w:t>Сумма изменения на третий год планового периода в валюте документа</w:t>
            </w:r>
          </w:p>
        </w:tc>
        <w:tc>
          <w:tcPr>
            <w:tcW w:w="750" w:type="pct"/>
          </w:tcPr>
          <w:p w14:paraId="6E0A59F8" w14:textId="77777777" w:rsidR="003E492C" w:rsidRPr="007036CE" w:rsidRDefault="003E492C" w:rsidP="003E492C">
            <w:pPr>
              <w:pStyle w:val="GOSTTablenorm"/>
              <w:rPr>
                <w:lang w:val="en-US"/>
              </w:rPr>
            </w:pPr>
            <w:r w:rsidRPr="007036CE">
              <w:rPr>
                <w:b/>
                <w:sz w:val="21"/>
                <w:szCs w:val="21"/>
                <w:shd w:val="clear" w:color="auto" w:fill="FFFFFF"/>
              </w:rPr>
              <w:t>Oblgtns_Delta</w:t>
            </w:r>
            <w:r w:rsidRPr="007036CE">
              <w:rPr>
                <w:b/>
              </w:rPr>
              <w:t>:</w:t>
            </w:r>
            <w:r w:rsidRPr="007036CE">
              <w:t>DltSmThrdYr</w:t>
            </w:r>
          </w:p>
        </w:tc>
        <w:tc>
          <w:tcPr>
            <w:tcW w:w="500" w:type="pct"/>
          </w:tcPr>
          <w:p w14:paraId="1E2A6E24" w14:textId="77777777" w:rsidR="003E492C" w:rsidRPr="007036CE" w:rsidRDefault="003E492C" w:rsidP="003E492C">
            <w:pPr>
              <w:pStyle w:val="GOSTTablenorm"/>
            </w:pPr>
            <w:r w:rsidRPr="007036CE">
              <w:t>Сумма</w:t>
            </w:r>
          </w:p>
        </w:tc>
        <w:tc>
          <w:tcPr>
            <w:tcW w:w="288" w:type="pct"/>
          </w:tcPr>
          <w:p w14:paraId="5CD0160C" w14:textId="77777777" w:rsidR="003E492C" w:rsidRPr="007036CE" w:rsidRDefault="003E492C" w:rsidP="003E492C">
            <w:pPr>
              <w:pStyle w:val="GOSTTablenorm"/>
            </w:pPr>
            <w:r w:rsidRPr="007036CE">
              <w:t>Да</w:t>
            </w:r>
          </w:p>
        </w:tc>
        <w:tc>
          <w:tcPr>
            <w:tcW w:w="315" w:type="pct"/>
          </w:tcPr>
          <w:p w14:paraId="35EAA253" w14:textId="77777777" w:rsidR="003E492C" w:rsidRPr="007036CE" w:rsidRDefault="003E492C" w:rsidP="003E492C">
            <w:pPr>
              <w:pStyle w:val="GOSTTablenorm"/>
            </w:pPr>
            <w:r w:rsidRPr="007036CE">
              <w:t>-</w:t>
            </w:r>
          </w:p>
        </w:tc>
        <w:tc>
          <w:tcPr>
            <w:tcW w:w="2047" w:type="pct"/>
          </w:tcPr>
          <w:p w14:paraId="05622D70" w14:textId="77777777" w:rsidR="003E492C" w:rsidRPr="007036CE" w:rsidRDefault="003E492C" w:rsidP="003E492C">
            <w:pPr>
              <w:pStyle w:val="GOSTTablenorm"/>
            </w:pPr>
            <w:r w:rsidRPr="007036CE">
              <w:t xml:space="preserve">Разница сумм на третий год планового периода в единицах валюты, указанной в реквизите </w:t>
            </w:r>
            <w:r w:rsidRPr="007036CE">
              <w:rPr>
                <w:szCs w:val="22"/>
              </w:rPr>
              <w:t>InfDcBs_CdCrrnc</w:t>
            </w:r>
            <w:r w:rsidRPr="007036CE">
              <w:t>, между суммой текущей версии документа и суммой предыдущей версии документа, с точностью 2 знака после запятой</w:t>
            </w:r>
          </w:p>
        </w:tc>
      </w:tr>
      <w:tr w:rsidR="003E492C" w:rsidRPr="007036CE" w14:paraId="6228E8B2" w14:textId="77777777" w:rsidTr="00F92E5F">
        <w:tc>
          <w:tcPr>
            <w:tcW w:w="1100" w:type="pct"/>
          </w:tcPr>
          <w:p w14:paraId="1B9F7388" w14:textId="77777777" w:rsidR="003E492C" w:rsidRPr="007036CE" w:rsidRDefault="003E492C" w:rsidP="003E492C">
            <w:pPr>
              <w:pStyle w:val="GOSTTablenorm"/>
            </w:pPr>
            <w:r w:rsidRPr="007036CE">
              <w:t>Сумма изменения на третий год планового периода в рублях</w:t>
            </w:r>
          </w:p>
        </w:tc>
        <w:tc>
          <w:tcPr>
            <w:tcW w:w="750" w:type="pct"/>
          </w:tcPr>
          <w:p w14:paraId="4F1FD91C" w14:textId="77777777" w:rsidR="003E492C" w:rsidRPr="007036CE" w:rsidRDefault="003E492C" w:rsidP="003E492C">
            <w:pPr>
              <w:pStyle w:val="GOSTTablenorm"/>
            </w:pPr>
            <w:r w:rsidRPr="007036CE">
              <w:rPr>
                <w:b/>
                <w:sz w:val="21"/>
                <w:szCs w:val="21"/>
                <w:shd w:val="clear" w:color="auto" w:fill="FFFFFF"/>
              </w:rPr>
              <w:t>Oblgtns_Delta</w:t>
            </w:r>
            <w:r w:rsidRPr="007036CE">
              <w:rPr>
                <w:b/>
              </w:rPr>
              <w:t>:</w:t>
            </w:r>
            <w:r w:rsidRPr="007036CE">
              <w:t>DltSmThrdYrRub</w:t>
            </w:r>
          </w:p>
        </w:tc>
        <w:tc>
          <w:tcPr>
            <w:tcW w:w="500" w:type="pct"/>
          </w:tcPr>
          <w:p w14:paraId="13D8E390" w14:textId="77777777" w:rsidR="003E492C" w:rsidRPr="007036CE" w:rsidRDefault="003E492C" w:rsidP="003E492C">
            <w:pPr>
              <w:pStyle w:val="GOSTTablenorm"/>
            </w:pPr>
            <w:r w:rsidRPr="007036CE">
              <w:t>Сумма</w:t>
            </w:r>
          </w:p>
        </w:tc>
        <w:tc>
          <w:tcPr>
            <w:tcW w:w="288" w:type="pct"/>
          </w:tcPr>
          <w:p w14:paraId="029EBD5E" w14:textId="77777777" w:rsidR="003E492C" w:rsidRPr="007036CE" w:rsidRDefault="003E492C" w:rsidP="003E492C">
            <w:pPr>
              <w:pStyle w:val="GOSTTablenorm"/>
            </w:pPr>
            <w:r w:rsidRPr="007036CE">
              <w:t>Да</w:t>
            </w:r>
          </w:p>
        </w:tc>
        <w:tc>
          <w:tcPr>
            <w:tcW w:w="315" w:type="pct"/>
          </w:tcPr>
          <w:p w14:paraId="1ED37F84" w14:textId="77777777" w:rsidR="003E492C" w:rsidRPr="007036CE" w:rsidRDefault="003E492C" w:rsidP="003E492C">
            <w:pPr>
              <w:pStyle w:val="GOSTTablenorm"/>
            </w:pPr>
            <w:r w:rsidRPr="007036CE">
              <w:t>-</w:t>
            </w:r>
          </w:p>
        </w:tc>
        <w:tc>
          <w:tcPr>
            <w:tcW w:w="2047" w:type="pct"/>
          </w:tcPr>
          <w:p w14:paraId="32CF9F8E" w14:textId="77777777" w:rsidR="003E492C" w:rsidRPr="007036CE" w:rsidRDefault="003E492C" w:rsidP="003E492C">
            <w:pPr>
              <w:pStyle w:val="GOSTTablenorm"/>
            </w:pPr>
            <w:r w:rsidRPr="007036CE">
              <w:t>Разница сумм на третий год планового периода в рублевом эквиваленте между суммой текущей версии документа и суммой предыдущей версии документа, с точностью 2 знака после запятой</w:t>
            </w:r>
          </w:p>
        </w:tc>
      </w:tr>
      <w:tr w:rsidR="003E492C" w:rsidRPr="007036CE" w14:paraId="67C60DF6" w14:textId="77777777" w:rsidTr="00F92E5F">
        <w:tc>
          <w:tcPr>
            <w:tcW w:w="1100" w:type="pct"/>
          </w:tcPr>
          <w:p w14:paraId="5673D3E6" w14:textId="77777777" w:rsidR="003E492C" w:rsidRPr="007036CE" w:rsidRDefault="003E492C" w:rsidP="003E492C">
            <w:pPr>
              <w:pStyle w:val="GOSTTablenorm"/>
            </w:pPr>
            <w:r w:rsidRPr="007036CE">
              <w:t>Сумма изменения на последующие годы в валюте документа</w:t>
            </w:r>
          </w:p>
        </w:tc>
        <w:tc>
          <w:tcPr>
            <w:tcW w:w="750" w:type="pct"/>
          </w:tcPr>
          <w:p w14:paraId="3494F33A" w14:textId="77777777" w:rsidR="003E492C" w:rsidRPr="007036CE" w:rsidRDefault="003E492C" w:rsidP="003E492C">
            <w:pPr>
              <w:pStyle w:val="GOSTTablenorm"/>
              <w:rPr>
                <w:lang w:val="en-US"/>
              </w:rPr>
            </w:pPr>
            <w:r w:rsidRPr="007036CE">
              <w:rPr>
                <w:b/>
                <w:sz w:val="21"/>
                <w:szCs w:val="21"/>
                <w:shd w:val="clear" w:color="auto" w:fill="FFFFFF"/>
              </w:rPr>
              <w:t>Oblgtns_Delta</w:t>
            </w:r>
            <w:r w:rsidRPr="007036CE">
              <w:rPr>
                <w:b/>
              </w:rPr>
              <w:t>:</w:t>
            </w:r>
            <w:r w:rsidRPr="007036CE">
              <w:t>DltSmNxtYr</w:t>
            </w:r>
          </w:p>
        </w:tc>
        <w:tc>
          <w:tcPr>
            <w:tcW w:w="500" w:type="pct"/>
          </w:tcPr>
          <w:p w14:paraId="5143B549" w14:textId="77777777" w:rsidR="003E492C" w:rsidRPr="007036CE" w:rsidRDefault="003E492C" w:rsidP="003E492C">
            <w:pPr>
              <w:pStyle w:val="GOSTTablenorm"/>
            </w:pPr>
            <w:r w:rsidRPr="007036CE">
              <w:t>Сумма</w:t>
            </w:r>
          </w:p>
        </w:tc>
        <w:tc>
          <w:tcPr>
            <w:tcW w:w="288" w:type="pct"/>
          </w:tcPr>
          <w:p w14:paraId="2D8E9AB8" w14:textId="77777777" w:rsidR="003E492C" w:rsidRPr="007036CE" w:rsidRDefault="003E492C" w:rsidP="003E492C">
            <w:pPr>
              <w:pStyle w:val="GOSTTablenorm"/>
            </w:pPr>
            <w:r w:rsidRPr="007036CE">
              <w:t>Да</w:t>
            </w:r>
          </w:p>
        </w:tc>
        <w:tc>
          <w:tcPr>
            <w:tcW w:w="315" w:type="pct"/>
          </w:tcPr>
          <w:p w14:paraId="52D25F95" w14:textId="77777777" w:rsidR="003E492C" w:rsidRPr="007036CE" w:rsidRDefault="003E492C" w:rsidP="003E492C">
            <w:pPr>
              <w:pStyle w:val="GOSTTablenorm"/>
            </w:pPr>
            <w:r w:rsidRPr="007036CE">
              <w:t>-</w:t>
            </w:r>
          </w:p>
        </w:tc>
        <w:tc>
          <w:tcPr>
            <w:tcW w:w="2047" w:type="pct"/>
          </w:tcPr>
          <w:p w14:paraId="6BA9AFB1" w14:textId="77777777" w:rsidR="003E492C" w:rsidRPr="007036CE" w:rsidRDefault="003E492C" w:rsidP="003E492C">
            <w:pPr>
              <w:pStyle w:val="GOSTTablenorm"/>
            </w:pPr>
            <w:r w:rsidRPr="007036CE">
              <w:t xml:space="preserve">Разница сумм на последующие годы в единицах валюты, указанной в реквизите </w:t>
            </w:r>
            <w:r w:rsidRPr="007036CE">
              <w:rPr>
                <w:szCs w:val="22"/>
              </w:rPr>
              <w:t>InfDcBs_CdCrrnc</w:t>
            </w:r>
            <w:r w:rsidRPr="007036CE">
              <w:t>, между суммой текущей версии документа и суммой предыдущей версии документа, с точностью 2 знака после запятой</w:t>
            </w:r>
          </w:p>
        </w:tc>
      </w:tr>
      <w:tr w:rsidR="003E492C" w:rsidRPr="007036CE" w14:paraId="3C35CDFC" w14:textId="77777777" w:rsidTr="00F92E5F">
        <w:tc>
          <w:tcPr>
            <w:tcW w:w="1100" w:type="pct"/>
          </w:tcPr>
          <w:p w14:paraId="34128F87" w14:textId="77777777" w:rsidR="003E492C" w:rsidRPr="007036CE" w:rsidRDefault="003E492C" w:rsidP="003E492C">
            <w:pPr>
              <w:pStyle w:val="GOSTTablenorm"/>
            </w:pPr>
            <w:r w:rsidRPr="007036CE">
              <w:t>Сумма изменения на последующие годы в рублях</w:t>
            </w:r>
          </w:p>
        </w:tc>
        <w:tc>
          <w:tcPr>
            <w:tcW w:w="750" w:type="pct"/>
          </w:tcPr>
          <w:p w14:paraId="4718FCDE" w14:textId="77777777" w:rsidR="003E492C" w:rsidRPr="007036CE" w:rsidRDefault="003E492C" w:rsidP="003E492C">
            <w:pPr>
              <w:pStyle w:val="GOSTTablenorm"/>
            </w:pPr>
            <w:r w:rsidRPr="007036CE">
              <w:rPr>
                <w:b/>
                <w:sz w:val="21"/>
                <w:szCs w:val="21"/>
                <w:shd w:val="clear" w:color="auto" w:fill="FFFFFF"/>
              </w:rPr>
              <w:t>Oblgtns_Delta</w:t>
            </w:r>
            <w:r w:rsidRPr="007036CE">
              <w:rPr>
                <w:b/>
              </w:rPr>
              <w:t>:</w:t>
            </w:r>
            <w:r w:rsidRPr="007036CE">
              <w:t>DltSmNxtYrRub</w:t>
            </w:r>
          </w:p>
        </w:tc>
        <w:tc>
          <w:tcPr>
            <w:tcW w:w="500" w:type="pct"/>
          </w:tcPr>
          <w:p w14:paraId="24A9ADC9" w14:textId="77777777" w:rsidR="003E492C" w:rsidRPr="007036CE" w:rsidRDefault="003E492C" w:rsidP="003E492C">
            <w:pPr>
              <w:pStyle w:val="GOSTTablenorm"/>
            </w:pPr>
            <w:r w:rsidRPr="007036CE">
              <w:t>Сумма</w:t>
            </w:r>
          </w:p>
        </w:tc>
        <w:tc>
          <w:tcPr>
            <w:tcW w:w="288" w:type="pct"/>
          </w:tcPr>
          <w:p w14:paraId="1C7CC965" w14:textId="77777777" w:rsidR="003E492C" w:rsidRPr="007036CE" w:rsidRDefault="003E492C" w:rsidP="003E492C">
            <w:pPr>
              <w:pStyle w:val="GOSTTablenorm"/>
            </w:pPr>
            <w:r w:rsidRPr="007036CE">
              <w:t>Да</w:t>
            </w:r>
          </w:p>
        </w:tc>
        <w:tc>
          <w:tcPr>
            <w:tcW w:w="315" w:type="pct"/>
          </w:tcPr>
          <w:p w14:paraId="7A46E534" w14:textId="77777777" w:rsidR="003E492C" w:rsidRPr="007036CE" w:rsidRDefault="003E492C" w:rsidP="003E492C">
            <w:pPr>
              <w:pStyle w:val="GOSTTablenorm"/>
            </w:pPr>
            <w:r w:rsidRPr="007036CE">
              <w:t>-</w:t>
            </w:r>
          </w:p>
        </w:tc>
        <w:tc>
          <w:tcPr>
            <w:tcW w:w="2047" w:type="pct"/>
          </w:tcPr>
          <w:p w14:paraId="0CD400F7" w14:textId="77777777" w:rsidR="003E492C" w:rsidRPr="007036CE" w:rsidRDefault="003E492C" w:rsidP="003E492C">
            <w:pPr>
              <w:pStyle w:val="GOSTTablenorm"/>
            </w:pPr>
            <w:r w:rsidRPr="007036CE">
              <w:t>Разница сумм на последующие годы в рублевом эквиваленте между суммой текущей версии документа и суммой предыдущей версии документа, с точностью 2 знака после запятой</w:t>
            </w:r>
          </w:p>
        </w:tc>
      </w:tr>
      <w:tr w:rsidR="003E492C" w:rsidRPr="007036CE" w14:paraId="0C752DCD" w14:textId="77777777" w:rsidTr="00F92E5F">
        <w:tc>
          <w:tcPr>
            <w:tcW w:w="1100" w:type="pct"/>
          </w:tcPr>
          <w:p w14:paraId="772C169C" w14:textId="77777777" w:rsidR="003E492C" w:rsidRPr="007036CE" w:rsidRDefault="003E492C" w:rsidP="003E492C">
            <w:pPr>
              <w:pStyle w:val="GOSTTablenorm"/>
            </w:pPr>
            <w:r w:rsidRPr="007036CE">
              <w:t>Признак блокировки ЛБО</w:t>
            </w:r>
          </w:p>
        </w:tc>
        <w:tc>
          <w:tcPr>
            <w:tcW w:w="750" w:type="pct"/>
          </w:tcPr>
          <w:p w14:paraId="716C453F" w14:textId="77777777" w:rsidR="003E492C" w:rsidRPr="007036CE" w:rsidRDefault="003E492C" w:rsidP="003E492C">
            <w:pPr>
              <w:pStyle w:val="GOSTTablenorm"/>
            </w:pPr>
            <w:r w:rsidRPr="007036CE">
              <w:rPr>
                <w:b/>
                <w:sz w:val="21"/>
                <w:szCs w:val="21"/>
                <w:shd w:val="clear" w:color="auto" w:fill="FFFFFF"/>
              </w:rPr>
              <w:t>Oblgtns_Delta</w:t>
            </w:r>
            <w:r w:rsidRPr="007036CE">
              <w:rPr>
                <w:b/>
              </w:rPr>
              <w:t>:</w:t>
            </w:r>
            <w:r w:rsidRPr="007036CE">
              <w:t>SignLoc</w:t>
            </w:r>
            <w:r w:rsidRPr="007036CE">
              <w:lastRenderedPageBreak/>
              <w:t>kLBO</w:t>
            </w:r>
          </w:p>
        </w:tc>
        <w:tc>
          <w:tcPr>
            <w:tcW w:w="500" w:type="pct"/>
          </w:tcPr>
          <w:p w14:paraId="61A97559" w14:textId="77777777" w:rsidR="003E492C" w:rsidRPr="007036CE" w:rsidRDefault="003E492C" w:rsidP="003E492C">
            <w:pPr>
              <w:pStyle w:val="GOSTTablenorm"/>
            </w:pPr>
            <w:r w:rsidRPr="007036CE">
              <w:lastRenderedPageBreak/>
              <w:t>Логический</w:t>
            </w:r>
          </w:p>
        </w:tc>
        <w:tc>
          <w:tcPr>
            <w:tcW w:w="288" w:type="pct"/>
          </w:tcPr>
          <w:p w14:paraId="3D07D417" w14:textId="77777777" w:rsidR="003E492C" w:rsidRPr="007036CE" w:rsidRDefault="003E492C" w:rsidP="003E492C">
            <w:pPr>
              <w:pStyle w:val="GOSTTablenorm"/>
            </w:pPr>
            <w:r w:rsidRPr="007036CE">
              <w:t>Да</w:t>
            </w:r>
          </w:p>
        </w:tc>
        <w:tc>
          <w:tcPr>
            <w:tcW w:w="315" w:type="pct"/>
          </w:tcPr>
          <w:p w14:paraId="70603A63" w14:textId="77777777" w:rsidR="003E492C" w:rsidRPr="007036CE" w:rsidRDefault="003E492C" w:rsidP="003E492C">
            <w:pPr>
              <w:pStyle w:val="GOSTTablenorm"/>
            </w:pPr>
            <w:r w:rsidRPr="007036CE">
              <w:t>-</w:t>
            </w:r>
          </w:p>
        </w:tc>
        <w:tc>
          <w:tcPr>
            <w:tcW w:w="2047" w:type="pct"/>
          </w:tcPr>
          <w:p w14:paraId="36ACE578" w14:textId="77777777" w:rsidR="003E492C" w:rsidRPr="007036CE" w:rsidRDefault="003E492C" w:rsidP="003E492C">
            <w:pPr>
              <w:pStyle w:val="GOSTTablenorm"/>
            </w:pPr>
            <w:r w:rsidRPr="007036CE">
              <w:t xml:space="preserve">Указывается признак изменения заблокированных ЛБО на ЛС </w:t>
            </w:r>
            <w:r w:rsidRPr="007036CE">
              <w:lastRenderedPageBreak/>
              <w:t>ПБС при постановке на учет БО (внесении изменений в БО) в период приостановления операций на ЛС и отзыва ЛБО.</w:t>
            </w:r>
          </w:p>
          <w:p w14:paraId="21EC1007" w14:textId="77777777" w:rsidR="003E492C" w:rsidRPr="007036CE" w:rsidRDefault="003E492C" w:rsidP="003E492C">
            <w:pPr>
              <w:pStyle w:val="GOSTTablenorm"/>
            </w:pPr>
            <w:r w:rsidRPr="007036CE">
              <w:t>Возможные значения:</w:t>
            </w:r>
          </w:p>
          <w:p w14:paraId="782F9170" w14:textId="0FC3F5C2" w:rsidR="003E492C" w:rsidRPr="007036CE" w:rsidRDefault="003E492C" w:rsidP="003E492C">
            <w:pPr>
              <w:pStyle w:val="GOSTTableListMark1"/>
            </w:pPr>
            <w:r w:rsidRPr="007036CE">
              <w:t>«</w:t>
            </w:r>
            <w:r w:rsidRPr="007036CE">
              <w:rPr>
                <w:lang w:val="en-US"/>
              </w:rPr>
              <w:t>true</w:t>
            </w:r>
            <w:r w:rsidRPr="007036CE">
              <w:t xml:space="preserve">» </w:t>
            </w:r>
            <w:r w:rsidR="00FB1651" w:rsidRPr="007036CE">
              <w:t>–</w:t>
            </w:r>
            <w:r w:rsidRPr="007036CE">
              <w:t xml:space="preserve"> да;</w:t>
            </w:r>
          </w:p>
          <w:p w14:paraId="53EB7F08" w14:textId="02FC7FF7" w:rsidR="003E492C" w:rsidRPr="007036CE" w:rsidRDefault="003E492C" w:rsidP="003E492C">
            <w:pPr>
              <w:pStyle w:val="GOSTTableListMark1"/>
            </w:pPr>
            <w:r w:rsidRPr="007036CE">
              <w:t>«</w:t>
            </w:r>
            <w:r w:rsidRPr="007036CE">
              <w:rPr>
                <w:lang w:val="en-US"/>
              </w:rPr>
              <w:t>false</w:t>
            </w:r>
            <w:r w:rsidRPr="007036CE">
              <w:t xml:space="preserve">» </w:t>
            </w:r>
            <w:r w:rsidR="00FB1651" w:rsidRPr="007036CE">
              <w:t>–</w:t>
            </w:r>
            <w:r w:rsidRPr="007036CE">
              <w:t xml:space="preserve"> нет</w:t>
            </w:r>
          </w:p>
        </w:tc>
      </w:tr>
      <w:tr w:rsidR="003E492C" w:rsidRPr="007036CE" w14:paraId="1C372305" w14:textId="77777777" w:rsidTr="00F92E5F">
        <w:tc>
          <w:tcPr>
            <w:tcW w:w="1100" w:type="pct"/>
          </w:tcPr>
          <w:p w14:paraId="066AC76D" w14:textId="77777777" w:rsidR="003E492C" w:rsidRPr="007036CE" w:rsidRDefault="003E492C" w:rsidP="003E492C">
            <w:pPr>
              <w:pStyle w:val="GOSTTablenorm"/>
            </w:pPr>
            <w:r w:rsidRPr="007036CE">
              <w:lastRenderedPageBreak/>
              <w:t>Признак резервирования ЛБО к отзыву</w:t>
            </w:r>
          </w:p>
        </w:tc>
        <w:tc>
          <w:tcPr>
            <w:tcW w:w="750" w:type="pct"/>
          </w:tcPr>
          <w:p w14:paraId="49714BAE" w14:textId="77777777" w:rsidR="003E492C" w:rsidRPr="007036CE" w:rsidRDefault="003E492C" w:rsidP="003E492C">
            <w:pPr>
              <w:pStyle w:val="GOSTTablenorm"/>
            </w:pPr>
            <w:r w:rsidRPr="007036CE">
              <w:rPr>
                <w:b/>
                <w:sz w:val="21"/>
                <w:szCs w:val="21"/>
                <w:shd w:val="clear" w:color="auto" w:fill="FFFFFF"/>
              </w:rPr>
              <w:t>Oblgtns_Delta</w:t>
            </w:r>
            <w:r w:rsidRPr="007036CE">
              <w:rPr>
                <w:b/>
              </w:rPr>
              <w:t>:</w:t>
            </w:r>
            <w:r w:rsidRPr="007036CE">
              <w:t>SignReviewLBO</w:t>
            </w:r>
          </w:p>
        </w:tc>
        <w:tc>
          <w:tcPr>
            <w:tcW w:w="500" w:type="pct"/>
          </w:tcPr>
          <w:p w14:paraId="1A713D10" w14:textId="77777777" w:rsidR="003E492C" w:rsidRPr="007036CE" w:rsidRDefault="003E492C" w:rsidP="003E492C">
            <w:pPr>
              <w:pStyle w:val="GOSTTablenorm"/>
            </w:pPr>
            <w:r w:rsidRPr="007036CE">
              <w:t>Логический</w:t>
            </w:r>
          </w:p>
        </w:tc>
        <w:tc>
          <w:tcPr>
            <w:tcW w:w="288" w:type="pct"/>
          </w:tcPr>
          <w:p w14:paraId="0540430B" w14:textId="77777777" w:rsidR="003E492C" w:rsidRPr="007036CE" w:rsidRDefault="003E492C" w:rsidP="003E492C">
            <w:pPr>
              <w:pStyle w:val="GOSTTablenorm"/>
            </w:pPr>
            <w:r w:rsidRPr="007036CE">
              <w:t>Да</w:t>
            </w:r>
          </w:p>
        </w:tc>
        <w:tc>
          <w:tcPr>
            <w:tcW w:w="315" w:type="pct"/>
          </w:tcPr>
          <w:p w14:paraId="0D58A144" w14:textId="77777777" w:rsidR="003E492C" w:rsidRPr="007036CE" w:rsidRDefault="003E492C" w:rsidP="003E492C">
            <w:pPr>
              <w:pStyle w:val="GOSTTablenorm"/>
            </w:pPr>
            <w:r w:rsidRPr="007036CE">
              <w:t>-</w:t>
            </w:r>
          </w:p>
        </w:tc>
        <w:tc>
          <w:tcPr>
            <w:tcW w:w="2047" w:type="pct"/>
          </w:tcPr>
          <w:p w14:paraId="1C2F5DE2" w14:textId="77777777" w:rsidR="003E492C" w:rsidRPr="007036CE" w:rsidRDefault="003E492C" w:rsidP="003E492C">
            <w:pPr>
              <w:pStyle w:val="GOSTTablenorm"/>
            </w:pPr>
            <w:r w:rsidRPr="007036CE">
              <w:t>Указывается признак изменения зарезервированных к отзыву ЛБО на ЛС ПБС при постановке на учет БО (внесении изменений в БО) в период приостановления операций на ЛС и отзыва ЛБО.</w:t>
            </w:r>
          </w:p>
          <w:p w14:paraId="60317912" w14:textId="77777777" w:rsidR="003E492C" w:rsidRPr="007036CE" w:rsidRDefault="003E492C" w:rsidP="003E492C">
            <w:pPr>
              <w:pStyle w:val="GOSTTablenorm"/>
            </w:pPr>
            <w:r w:rsidRPr="007036CE">
              <w:t>Возможные значения:</w:t>
            </w:r>
          </w:p>
          <w:p w14:paraId="64FE9CCD" w14:textId="603FB5B4" w:rsidR="003E492C" w:rsidRPr="007036CE" w:rsidRDefault="003E492C" w:rsidP="003E492C">
            <w:pPr>
              <w:pStyle w:val="GOSTTableListMark1"/>
            </w:pPr>
            <w:r w:rsidRPr="007036CE">
              <w:t>«</w:t>
            </w:r>
            <w:r w:rsidRPr="007036CE">
              <w:rPr>
                <w:lang w:val="en-US"/>
              </w:rPr>
              <w:t>true</w:t>
            </w:r>
            <w:r w:rsidRPr="007036CE">
              <w:t xml:space="preserve">» </w:t>
            </w:r>
            <w:r w:rsidR="00FB1651" w:rsidRPr="007036CE">
              <w:t>–</w:t>
            </w:r>
            <w:r w:rsidRPr="007036CE">
              <w:t xml:space="preserve"> да;</w:t>
            </w:r>
          </w:p>
          <w:p w14:paraId="16D24894" w14:textId="08DB7DB8" w:rsidR="003E492C" w:rsidRPr="007036CE" w:rsidRDefault="003E492C" w:rsidP="003E492C">
            <w:pPr>
              <w:pStyle w:val="GOSTTableListMark1"/>
            </w:pPr>
            <w:r w:rsidRPr="007036CE">
              <w:t>«</w:t>
            </w:r>
            <w:r w:rsidRPr="007036CE">
              <w:rPr>
                <w:lang w:val="en-US"/>
              </w:rPr>
              <w:t>false</w:t>
            </w:r>
            <w:r w:rsidRPr="007036CE">
              <w:t xml:space="preserve">» </w:t>
            </w:r>
            <w:r w:rsidR="00FB1651" w:rsidRPr="007036CE">
              <w:t>–</w:t>
            </w:r>
            <w:r w:rsidRPr="007036CE">
              <w:t xml:space="preserve"> нет</w:t>
            </w:r>
          </w:p>
        </w:tc>
      </w:tr>
    </w:tbl>
    <w:p w14:paraId="0A4734B6" w14:textId="77777777" w:rsidR="0080306E" w:rsidRPr="007036CE" w:rsidRDefault="0080306E" w:rsidP="00DE0449">
      <w:pPr>
        <w:pStyle w:val="51"/>
      </w:pPr>
      <w:bookmarkStart w:id="580" w:name="_Toc222927719"/>
      <w:r w:rsidRPr="007036CE">
        <w:t xml:space="preserve">Пример запроса </w:t>
      </w:r>
      <w:r w:rsidR="00AB6E21" w:rsidRPr="007036CE">
        <w:t xml:space="preserve">по </w:t>
      </w:r>
      <w:r w:rsidRPr="007036CE">
        <w:t>документ</w:t>
      </w:r>
      <w:r w:rsidR="00AB6E21" w:rsidRPr="007036CE">
        <w:t>у</w:t>
      </w:r>
      <w:r w:rsidRPr="007036CE">
        <w:t xml:space="preserve"> «</w:t>
      </w:r>
      <w:r w:rsidR="00226667" w:rsidRPr="007036CE">
        <w:t>Сведения о бюджетном обязательстве</w:t>
      </w:r>
      <w:r w:rsidRPr="007036CE">
        <w:t xml:space="preserve">» </w:t>
      </w:r>
      <w:r w:rsidR="00226667" w:rsidRPr="007036CE">
        <w:t>EXP_InfBO</w:t>
      </w:r>
      <w:bookmarkEnd w:id="580"/>
    </w:p>
    <w:p w14:paraId="68BDDEF1" w14:textId="77777777" w:rsidR="00CE5AB7" w:rsidRPr="007036CE" w:rsidRDefault="00CE5AB7" w:rsidP="00CE5AB7">
      <w:pPr>
        <w:pStyle w:val="GOSTScript"/>
      </w:pPr>
      <w:r w:rsidRPr="007036CE">
        <w:t>{</w:t>
      </w:r>
    </w:p>
    <w:p w14:paraId="571E9F90" w14:textId="77777777" w:rsidR="00CE5AB7" w:rsidRPr="007036CE" w:rsidRDefault="00CE5AB7" w:rsidP="00CE5AB7">
      <w:pPr>
        <w:pStyle w:val="GOSTScript"/>
      </w:pPr>
      <w:r w:rsidRPr="007036CE">
        <w:tab/>
        <w:t>"header": {</w:t>
      </w:r>
    </w:p>
    <w:p w14:paraId="4CDC3340" w14:textId="77777777" w:rsidR="00CE5AB7" w:rsidRPr="007036CE" w:rsidRDefault="00CE5AB7" w:rsidP="00CE5AB7">
      <w:pPr>
        <w:pStyle w:val="GOSTScript"/>
      </w:pPr>
      <w:r w:rsidRPr="007036CE">
        <w:tab/>
      </w:r>
      <w:r w:rsidRPr="007036CE">
        <w:tab/>
        <w:t>"Source": "EXP03",</w:t>
      </w:r>
    </w:p>
    <w:p w14:paraId="36A6F338" w14:textId="77777777" w:rsidR="00CE5AB7" w:rsidRPr="007036CE" w:rsidRDefault="00CE5AB7" w:rsidP="00CE5AB7">
      <w:pPr>
        <w:pStyle w:val="GOSTScript"/>
      </w:pPr>
      <w:r w:rsidRPr="007036CE">
        <w:tab/>
      </w:r>
      <w:r w:rsidRPr="007036CE">
        <w:tab/>
        <w:t>"ReqDateTime": "2023-12-05 10:37:22",</w:t>
      </w:r>
    </w:p>
    <w:p w14:paraId="3DCD846F" w14:textId="77777777" w:rsidR="00CE5AB7" w:rsidRPr="007036CE" w:rsidRDefault="00CE5AB7" w:rsidP="00CE5AB7">
      <w:pPr>
        <w:pStyle w:val="GOSTScript"/>
      </w:pPr>
      <w:r w:rsidRPr="007036CE">
        <w:tab/>
      </w:r>
      <w:r w:rsidRPr="007036CE">
        <w:tab/>
        <w:t>"Version": "1.0",</w:t>
      </w:r>
    </w:p>
    <w:p w14:paraId="105E6F0B" w14:textId="77777777" w:rsidR="00CE5AB7" w:rsidRPr="007036CE" w:rsidRDefault="00CE5AB7" w:rsidP="00CE5AB7">
      <w:pPr>
        <w:pStyle w:val="GOSTScript"/>
      </w:pPr>
      <w:r w:rsidRPr="007036CE">
        <w:tab/>
      </w:r>
      <w:r w:rsidRPr="007036CE">
        <w:tab/>
        <w:t>"Params": [</w:t>
      </w:r>
    </w:p>
    <w:p w14:paraId="11D6AEDF" w14:textId="77777777" w:rsidR="00CE5AB7" w:rsidRPr="007036CE" w:rsidRDefault="00CE5AB7" w:rsidP="00CE5AB7">
      <w:pPr>
        <w:pStyle w:val="GOSTScript"/>
      </w:pPr>
      <w:r w:rsidRPr="007036CE">
        <w:tab/>
      </w:r>
      <w:r w:rsidRPr="007036CE">
        <w:tab/>
      </w:r>
      <w:r w:rsidRPr="007036CE">
        <w:tab/>
        <w:t>{</w:t>
      </w:r>
    </w:p>
    <w:p w14:paraId="73FF6B7D" w14:textId="77777777" w:rsidR="00CE5AB7" w:rsidRPr="007036CE" w:rsidRDefault="00CE5AB7" w:rsidP="00CE5AB7">
      <w:pPr>
        <w:pStyle w:val="GOSTScript"/>
      </w:pPr>
      <w:r w:rsidRPr="007036CE">
        <w:tab/>
      </w:r>
      <w:r w:rsidRPr="007036CE">
        <w:tab/>
      </w:r>
      <w:r w:rsidRPr="007036CE">
        <w:tab/>
      </w:r>
      <w:r w:rsidRPr="007036CE">
        <w:tab/>
        <w:t>"param": "example",</w:t>
      </w:r>
    </w:p>
    <w:p w14:paraId="28CB8961" w14:textId="77777777" w:rsidR="00CE5AB7" w:rsidRPr="007036CE" w:rsidRDefault="00CE5AB7" w:rsidP="00CE5AB7">
      <w:pPr>
        <w:pStyle w:val="GOSTScript"/>
      </w:pPr>
      <w:r w:rsidRPr="007036CE">
        <w:tab/>
      </w:r>
      <w:r w:rsidRPr="007036CE">
        <w:tab/>
      </w:r>
      <w:r w:rsidRPr="007036CE">
        <w:tab/>
      </w:r>
      <w:r w:rsidRPr="007036CE">
        <w:tab/>
        <w:t>"value": "01"</w:t>
      </w:r>
    </w:p>
    <w:p w14:paraId="23622887" w14:textId="77777777" w:rsidR="00CE5AB7" w:rsidRPr="007036CE" w:rsidRDefault="00CE5AB7" w:rsidP="00CE5AB7">
      <w:pPr>
        <w:pStyle w:val="GOSTScript"/>
      </w:pPr>
      <w:r w:rsidRPr="007036CE">
        <w:tab/>
      </w:r>
      <w:r w:rsidRPr="007036CE">
        <w:tab/>
      </w:r>
      <w:r w:rsidRPr="007036CE">
        <w:tab/>
        <w:t>}</w:t>
      </w:r>
    </w:p>
    <w:p w14:paraId="07B9982A" w14:textId="77777777" w:rsidR="00CE5AB7" w:rsidRPr="007036CE" w:rsidRDefault="00CE5AB7" w:rsidP="00CE5AB7">
      <w:pPr>
        <w:pStyle w:val="GOSTScript"/>
      </w:pPr>
      <w:r w:rsidRPr="007036CE">
        <w:tab/>
      </w:r>
      <w:r w:rsidRPr="007036CE">
        <w:tab/>
        <w:t>],</w:t>
      </w:r>
    </w:p>
    <w:p w14:paraId="760F43EB" w14:textId="77777777" w:rsidR="00CE5AB7" w:rsidRPr="007036CE" w:rsidRDefault="00CE5AB7" w:rsidP="00CE5AB7">
      <w:pPr>
        <w:pStyle w:val="GOSTScript"/>
      </w:pPr>
      <w:r w:rsidRPr="007036CE">
        <w:tab/>
      </w:r>
      <w:r w:rsidRPr="007036CE">
        <w:tab/>
        <w:t>"ReqGuid": "b0d4ce5d-2757-4688-948c-vv72qba94f86",</w:t>
      </w:r>
    </w:p>
    <w:p w14:paraId="42AD8535" w14:textId="77777777" w:rsidR="00CE5AB7" w:rsidRPr="007036CE" w:rsidRDefault="00CE5AB7" w:rsidP="00CE5AB7">
      <w:pPr>
        <w:pStyle w:val="GOSTScript"/>
      </w:pPr>
      <w:r w:rsidRPr="007036CE">
        <w:tab/>
      </w:r>
      <w:r w:rsidRPr="007036CE">
        <w:tab/>
        <w:t>"DocGuid": "0bd90a7c-e339-34ff-ac39-73029ff81370",</w:t>
      </w:r>
    </w:p>
    <w:p w14:paraId="15DC1F65" w14:textId="77777777" w:rsidR="00CE5AB7" w:rsidRPr="007036CE" w:rsidRDefault="00CE5AB7" w:rsidP="00CE5AB7">
      <w:pPr>
        <w:pStyle w:val="GOSTScript"/>
      </w:pPr>
      <w:r w:rsidRPr="007036CE">
        <w:tab/>
      </w:r>
      <w:r w:rsidRPr="007036CE">
        <w:tab/>
        <w:t>"RequestType": "ACCOUNTING",</w:t>
      </w:r>
    </w:p>
    <w:p w14:paraId="38AD10B3" w14:textId="77777777" w:rsidR="00CE5AB7" w:rsidRPr="007036CE" w:rsidRDefault="00CE5AB7" w:rsidP="00CE5AB7">
      <w:pPr>
        <w:pStyle w:val="GOSTScript"/>
      </w:pPr>
      <w:r w:rsidRPr="007036CE">
        <w:tab/>
      </w:r>
      <w:r w:rsidRPr="007036CE">
        <w:tab/>
        <w:t>"TypeDoc": "EXP_InfBO",</w:t>
      </w:r>
    </w:p>
    <w:p w14:paraId="626686E8" w14:textId="77777777" w:rsidR="00CE5AB7" w:rsidRPr="007036CE" w:rsidRDefault="00CE5AB7" w:rsidP="00CE5AB7">
      <w:pPr>
        <w:pStyle w:val="GOSTScript"/>
      </w:pPr>
      <w:r w:rsidRPr="007036CE">
        <w:lastRenderedPageBreak/>
        <w:tab/>
      </w:r>
      <w:r w:rsidRPr="007036CE">
        <w:tab/>
        <w:t>"Stage": "auth",</w:t>
      </w:r>
    </w:p>
    <w:p w14:paraId="125250FE" w14:textId="77777777" w:rsidR="00CE5AB7" w:rsidRPr="007036CE" w:rsidRDefault="00CE5AB7" w:rsidP="00CE5AB7">
      <w:pPr>
        <w:pStyle w:val="GOSTScript"/>
      </w:pPr>
      <w:r w:rsidRPr="007036CE">
        <w:tab/>
      </w:r>
      <w:r w:rsidRPr="007036CE">
        <w:tab/>
        <w:t>"BalLevContrl": 0,</w:t>
      </w:r>
    </w:p>
    <w:p w14:paraId="7AF9EA86" w14:textId="77777777" w:rsidR="00CE5AB7" w:rsidRPr="007036CE" w:rsidRDefault="00CE5AB7" w:rsidP="00CE5AB7">
      <w:pPr>
        <w:pStyle w:val="GOSTScript"/>
      </w:pPr>
      <w:r w:rsidRPr="007036CE">
        <w:tab/>
      </w:r>
      <w:r w:rsidRPr="007036CE">
        <w:tab/>
        <w:t>"Subject": "6000",</w:t>
      </w:r>
    </w:p>
    <w:p w14:paraId="60A7171B" w14:textId="77777777" w:rsidR="00CE5AB7" w:rsidRPr="007036CE" w:rsidRDefault="00CE5AB7" w:rsidP="00CE5AB7">
      <w:pPr>
        <w:pStyle w:val="GOSTScript"/>
      </w:pPr>
      <w:r w:rsidRPr="007036CE">
        <w:tab/>
      </w:r>
      <w:r w:rsidRPr="007036CE">
        <w:tab/>
        <w:t>"SettlementDate": "2023-12-05"</w:t>
      </w:r>
    </w:p>
    <w:p w14:paraId="052E4D8A" w14:textId="77777777" w:rsidR="00CE5AB7" w:rsidRPr="007036CE" w:rsidRDefault="00CE5AB7" w:rsidP="00CE5AB7">
      <w:pPr>
        <w:pStyle w:val="GOSTScript"/>
      </w:pPr>
      <w:r w:rsidRPr="007036CE">
        <w:tab/>
        <w:t>},</w:t>
      </w:r>
    </w:p>
    <w:p w14:paraId="5C615BBB" w14:textId="77777777" w:rsidR="00CE5AB7" w:rsidRPr="007036CE" w:rsidRDefault="00CE5AB7" w:rsidP="00CE5AB7">
      <w:pPr>
        <w:pStyle w:val="GOSTScript"/>
      </w:pPr>
      <w:r w:rsidRPr="007036CE">
        <w:tab/>
        <w:t>"document": {</w:t>
      </w:r>
    </w:p>
    <w:p w14:paraId="1E090268" w14:textId="77777777" w:rsidR="00CE5AB7" w:rsidRPr="007036CE" w:rsidRDefault="00CE5AB7" w:rsidP="00CE5AB7">
      <w:pPr>
        <w:pStyle w:val="GOSTScript"/>
      </w:pPr>
      <w:r w:rsidRPr="007036CE">
        <w:tab/>
      </w:r>
      <w:r w:rsidRPr="007036CE">
        <w:tab/>
        <w:t>"Inf_NmbrDcmnt": "22/0129",</w:t>
      </w:r>
    </w:p>
    <w:p w14:paraId="5AAE11B8" w14:textId="77777777" w:rsidR="00CE5AB7" w:rsidRPr="007036CE" w:rsidRDefault="00CE5AB7" w:rsidP="00CE5AB7">
      <w:pPr>
        <w:pStyle w:val="GOSTScript"/>
      </w:pPr>
      <w:r w:rsidRPr="007036CE">
        <w:tab/>
      </w:r>
      <w:r w:rsidRPr="007036CE">
        <w:tab/>
        <w:t>"Inf_DtDcmnt": "2023-12-05",</w:t>
      </w:r>
    </w:p>
    <w:p w14:paraId="62EA93B0" w14:textId="77777777" w:rsidR="00CE5AB7" w:rsidRPr="007036CE" w:rsidRDefault="00CE5AB7" w:rsidP="00CE5AB7">
      <w:pPr>
        <w:pStyle w:val="GOSTScript"/>
      </w:pPr>
      <w:r w:rsidRPr="007036CE">
        <w:tab/>
      </w:r>
      <w:r w:rsidRPr="007036CE">
        <w:tab/>
        <w:t>"Inf_TpDc": "ОБД",</w:t>
      </w:r>
    </w:p>
    <w:p w14:paraId="5C30AA97" w14:textId="77777777" w:rsidR="00CE5AB7" w:rsidRPr="007036CE" w:rsidRDefault="00CE5AB7" w:rsidP="00CE5AB7">
      <w:pPr>
        <w:pStyle w:val="GOSTScript"/>
      </w:pPr>
      <w:r w:rsidRPr="007036CE">
        <w:tab/>
      </w:r>
      <w:r w:rsidRPr="007036CE">
        <w:tab/>
        <w:t xml:space="preserve">"Inf_TpDcmnt": </w:t>
      </w:r>
      <w:r w:rsidR="007F42A8" w:rsidRPr="007036CE">
        <w:t>"</w:t>
      </w:r>
      <w:ins w:id="581" w:author="Сатлер Марина Викторовна" w:date="2024-11-20T17:22:00Z">
        <w:r w:rsidR="00DF3CA2" w:rsidRPr="007036CE">
          <w:t>Изменения</w:t>
        </w:r>
      </w:ins>
      <w:del w:id="582" w:author="Сатлер Марина Викторовна" w:date="2024-11-20T17:22:00Z">
        <w:r w:rsidR="007F42A8" w:rsidRPr="007036CE" w:rsidDel="00DF3CA2">
          <w:delText>Первичный</w:delText>
        </w:r>
      </w:del>
      <w:r w:rsidR="007F42A8" w:rsidRPr="007036CE">
        <w:t>"</w:t>
      </w:r>
      <w:r w:rsidRPr="007036CE">
        <w:t>,</w:t>
      </w:r>
    </w:p>
    <w:p w14:paraId="520D5306" w14:textId="77777777" w:rsidR="00CE5AB7" w:rsidRPr="007036CE" w:rsidRDefault="00CE5AB7" w:rsidP="00CE5AB7">
      <w:pPr>
        <w:pStyle w:val="GOSTScript"/>
      </w:pPr>
      <w:r w:rsidRPr="007036CE">
        <w:tab/>
      </w:r>
      <w:r w:rsidRPr="007036CE">
        <w:tab/>
        <w:t>"InfDcBs_CdCrrnc": "643",</w:t>
      </w:r>
    </w:p>
    <w:p w14:paraId="6436E3CB" w14:textId="77777777" w:rsidR="00CE5AB7" w:rsidRPr="007036CE" w:rsidRDefault="00CE5AB7" w:rsidP="00CE5AB7">
      <w:pPr>
        <w:pStyle w:val="GOSTScript"/>
      </w:pPr>
      <w:r w:rsidRPr="007036CE">
        <w:tab/>
      </w:r>
      <w:r w:rsidRPr="007036CE">
        <w:tab/>
        <w:t>"Inf_Contur_PUiO": "1",</w:t>
      </w:r>
    </w:p>
    <w:p w14:paraId="28CDE20D" w14:textId="77777777" w:rsidR="00CE5AB7" w:rsidRPr="007036CE" w:rsidRDefault="00CE5AB7" w:rsidP="00CE5AB7">
      <w:pPr>
        <w:pStyle w:val="GOSTScript"/>
      </w:pPr>
      <w:r w:rsidRPr="007036CE">
        <w:tab/>
      </w:r>
      <w:r w:rsidRPr="007036CE">
        <w:tab/>
        <w:t>"StmInfrmtn_AccessLevel": 0,</w:t>
      </w:r>
    </w:p>
    <w:p w14:paraId="7D65D77F" w14:textId="77777777" w:rsidR="00CE5AB7" w:rsidRPr="007036CE" w:rsidRDefault="00CE5AB7" w:rsidP="00CE5AB7">
      <w:pPr>
        <w:pStyle w:val="GOSTScript"/>
      </w:pPr>
      <w:r w:rsidRPr="007036CE">
        <w:tab/>
      </w:r>
      <w:r w:rsidRPr="007036CE">
        <w:tab/>
        <w:t>"RcpBdjt_CdBdgt": "99010001",</w:t>
      </w:r>
    </w:p>
    <w:p w14:paraId="47092DFB" w14:textId="77777777" w:rsidR="00CE5AB7" w:rsidRPr="007036CE" w:rsidRDefault="00CE5AB7" w:rsidP="00CE5AB7">
      <w:pPr>
        <w:pStyle w:val="GOSTScript"/>
      </w:pPr>
      <w:r w:rsidRPr="007036CE">
        <w:tab/>
      </w:r>
      <w:r w:rsidRPr="007036CE">
        <w:tab/>
        <w:t>"Inf_RgNmBO": "0010763324000000001",</w:t>
      </w:r>
    </w:p>
    <w:p w14:paraId="4635BFFD" w14:textId="77777777" w:rsidR="00CE5AB7" w:rsidRPr="007036CE" w:rsidRDefault="00CE5AB7" w:rsidP="00CE5AB7">
      <w:pPr>
        <w:pStyle w:val="GOSTScript"/>
      </w:pPr>
      <w:r w:rsidRPr="007036CE">
        <w:tab/>
      </w:r>
      <w:r w:rsidRPr="007036CE">
        <w:tab/>
        <w:t xml:space="preserve">"Inf_TpBOCd": </w:t>
      </w:r>
      <w:r w:rsidR="007F42A8" w:rsidRPr="007036CE">
        <w:t>"Purchase"</w:t>
      </w:r>
      <w:r w:rsidRPr="007036CE">
        <w:t>,</w:t>
      </w:r>
    </w:p>
    <w:p w14:paraId="17132388" w14:textId="77777777" w:rsidR="00CE5AB7" w:rsidRPr="007036CE" w:rsidRDefault="00CE5AB7" w:rsidP="00CE5AB7">
      <w:pPr>
        <w:pStyle w:val="GOSTScript"/>
      </w:pPr>
      <w:r w:rsidRPr="007036CE">
        <w:tab/>
      </w:r>
      <w:r w:rsidRPr="007036CE">
        <w:tab/>
        <w:t>"InfDcBs_TypeDcBs": "договор",</w:t>
      </w:r>
    </w:p>
    <w:p w14:paraId="5446CAFB" w14:textId="77777777" w:rsidR="00CE5AB7" w:rsidRPr="007036CE" w:rsidRDefault="00CE5AB7" w:rsidP="00CE5AB7">
      <w:pPr>
        <w:pStyle w:val="GOSTScript"/>
      </w:pPr>
      <w:r w:rsidRPr="007036CE">
        <w:tab/>
      </w:r>
      <w:r w:rsidRPr="007036CE">
        <w:tab/>
        <w:t>"</w:t>
      </w:r>
      <w:r w:rsidR="007009C9" w:rsidRPr="007036CE">
        <w:t>Inf_CurrentYEARPUiO</w:t>
      </w:r>
      <w:r w:rsidRPr="007036CE">
        <w:t>": "2023",</w:t>
      </w:r>
    </w:p>
    <w:p w14:paraId="3AE5F053" w14:textId="77777777" w:rsidR="00CE5AB7" w:rsidRPr="007036CE" w:rsidRDefault="00CE5AB7" w:rsidP="00CE5AB7">
      <w:pPr>
        <w:pStyle w:val="GOSTScript"/>
      </w:pPr>
      <w:r w:rsidRPr="007036CE">
        <w:tab/>
      </w:r>
      <w:r w:rsidRPr="007036CE">
        <w:tab/>
        <w:t>"Inf_CdStPUIO": "0000",</w:t>
      </w:r>
    </w:p>
    <w:p w14:paraId="224184A2" w14:textId="77777777" w:rsidR="00CE5AB7" w:rsidRPr="007036CE" w:rsidRDefault="00CE5AB7" w:rsidP="00CE5AB7">
      <w:pPr>
        <w:pStyle w:val="GOSTScript"/>
      </w:pPr>
      <w:r w:rsidRPr="007036CE">
        <w:tab/>
      </w:r>
      <w:r w:rsidRPr="007036CE">
        <w:tab/>
        <w:t>"StmInfrmtn_SIGNCURREN": 0,</w:t>
      </w:r>
    </w:p>
    <w:p w14:paraId="468A0495" w14:textId="77777777" w:rsidR="00CE5AB7" w:rsidRPr="007036CE" w:rsidRDefault="00CE5AB7" w:rsidP="00CE5AB7">
      <w:pPr>
        <w:pStyle w:val="GOSTScript"/>
      </w:pPr>
      <w:r w:rsidRPr="007036CE">
        <w:tab/>
      </w:r>
      <w:r w:rsidRPr="007036CE">
        <w:tab/>
        <w:t>"RcpBdjt_NmbrAccnt": "03601076330",</w:t>
      </w:r>
    </w:p>
    <w:p w14:paraId="37DE97C7" w14:textId="77777777" w:rsidR="00CE5AB7" w:rsidRPr="007036CE" w:rsidRDefault="00CE5AB7" w:rsidP="00CE5AB7">
      <w:pPr>
        <w:pStyle w:val="GOSTScript"/>
      </w:pPr>
      <w:r w:rsidRPr="007036CE">
        <w:tab/>
      </w:r>
      <w:r w:rsidRPr="007036CE">
        <w:tab/>
        <w:t xml:space="preserve">"StmInfrmtn_REREGISTR": </w:t>
      </w:r>
      <w:r w:rsidR="007F42A8" w:rsidRPr="007036CE">
        <w:t>false</w:t>
      </w:r>
      <w:r w:rsidRPr="007036CE">
        <w:t>,</w:t>
      </w:r>
    </w:p>
    <w:p w14:paraId="71718A5A" w14:textId="77777777" w:rsidR="007F42A8" w:rsidRPr="007036CE" w:rsidRDefault="007F42A8" w:rsidP="00CE5AB7">
      <w:pPr>
        <w:pStyle w:val="GOSTScript"/>
      </w:pPr>
      <w:r w:rsidRPr="007036CE">
        <w:tab/>
      </w:r>
      <w:r w:rsidRPr="007036CE">
        <w:tab/>
        <w:t>"StmInfrmtn_MigrationSign": false,</w:t>
      </w:r>
    </w:p>
    <w:p w14:paraId="2BD58F77" w14:textId="77777777" w:rsidR="00D773FF" w:rsidRPr="007036CE" w:rsidRDefault="00D773FF" w:rsidP="00CE5AB7">
      <w:pPr>
        <w:pStyle w:val="GOSTScript"/>
        <w:rPr>
          <w:ins w:id="583" w:author="Сатлер Марина Викторовна" w:date="2024-11-20T17:24:00Z"/>
        </w:rPr>
      </w:pPr>
      <w:r w:rsidRPr="007036CE">
        <w:tab/>
      </w:r>
      <w:r w:rsidRPr="007036CE">
        <w:tab/>
        <w:t>"SI_SIGN_SVAP": false,</w:t>
      </w:r>
    </w:p>
    <w:p w14:paraId="3AED89F1" w14:textId="77777777" w:rsidR="00DF3CA2" w:rsidRPr="007036CE" w:rsidRDefault="00DF3CA2" w:rsidP="00CE5AB7">
      <w:pPr>
        <w:pStyle w:val="GOSTScript"/>
      </w:pPr>
      <w:ins w:id="584" w:author="Сатлер Марина Викторовна" w:date="2024-11-20T17:24:00Z">
        <w:r w:rsidRPr="007036CE">
          <w:tab/>
        </w:r>
        <w:r w:rsidRPr="007036CE">
          <w:tab/>
          <w:t>"StmInfrmtn_GuidPrev_PUIO": "3</w:t>
        </w:r>
      </w:ins>
      <w:ins w:id="585" w:author="Сатлер Марина Викторовна" w:date="2024-11-20T17:25:00Z">
        <w:r w:rsidRPr="007036CE">
          <w:t>fk1</w:t>
        </w:r>
      </w:ins>
      <w:ins w:id="586" w:author="Сатлер Марина Викторовна" w:date="2024-11-20T17:24:00Z">
        <w:r w:rsidRPr="007036CE">
          <w:t>0a7c-</w:t>
        </w:r>
      </w:ins>
      <w:ins w:id="587" w:author="Сатлер Марина Викторовна" w:date="2024-11-20T17:25:00Z">
        <w:r w:rsidRPr="007036CE">
          <w:t>i</w:t>
        </w:r>
      </w:ins>
      <w:ins w:id="588" w:author="Сатлер Марина Викторовна" w:date="2024-11-20T17:24:00Z">
        <w:r w:rsidRPr="007036CE">
          <w:t>33</w:t>
        </w:r>
      </w:ins>
      <w:ins w:id="589" w:author="Сатлер Марина Викторовна" w:date="2024-11-20T17:25:00Z">
        <w:r w:rsidRPr="007036CE">
          <w:t>1</w:t>
        </w:r>
      </w:ins>
      <w:ins w:id="590" w:author="Сатлер Марина Викторовна" w:date="2024-11-20T17:24:00Z">
        <w:r w:rsidRPr="007036CE">
          <w:t>-3</w:t>
        </w:r>
      </w:ins>
      <w:ins w:id="591" w:author="Сатлер Марина Викторовна" w:date="2024-11-20T17:25:00Z">
        <w:r w:rsidRPr="007036CE">
          <w:t>1gg</w:t>
        </w:r>
      </w:ins>
      <w:ins w:id="592" w:author="Сатлер Марина Викторовна" w:date="2024-11-20T17:24:00Z">
        <w:r w:rsidRPr="007036CE">
          <w:t>-ac</w:t>
        </w:r>
      </w:ins>
      <w:ins w:id="593" w:author="Сатлер Марина Викторовна" w:date="2024-11-20T17:25:00Z">
        <w:r w:rsidRPr="007036CE">
          <w:t>01</w:t>
        </w:r>
      </w:ins>
      <w:ins w:id="594" w:author="Сатлер Марина Викторовна" w:date="2024-11-20T17:24:00Z">
        <w:r w:rsidRPr="007036CE">
          <w:t>-</w:t>
        </w:r>
      </w:ins>
      <w:ins w:id="595" w:author="Сатлер Марина Викторовна" w:date="2024-11-20T17:25:00Z">
        <w:r w:rsidRPr="007036CE">
          <w:t>012</w:t>
        </w:r>
      </w:ins>
      <w:ins w:id="596" w:author="Сатлер Марина Викторовна" w:date="2024-11-20T17:24:00Z">
        <w:r w:rsidRPr="007036CE">
          <w:t>29ff8</w:t>
        </w:r>
      </w:ins>
      <w:ins w:id="597" w:author="Сатлер Марина Викторовна" w:date="2024-11-20T17:25:00Z">
        <w:r w:rsidRPr="007036CE">
          <w:t>1978</w:t>
        </w:r>
      </w:ins>
      <w:ins w:id="598" w:author="Сатлер Марина Викторовна" w:date="2024-11-20T17:24:00Z">
        <w:r w:rsidRPr="007036CE">
          <w:t>",</w:t>
        </w:r>
      </w:ins>
    </w:p>
    <w:p w14:paraId="45D1C7DB" w14:textId="77777777" w:rsidR="00CE5AB7" w:rsidRPr="007036CE" w:rsidRDefault="00CE5AB7" w:rsidP="00CE5AB7">
      <w:pPr>
        <w:pStyle w:val="GOSTScript"/>
      </w:pPr>
      <w:r w:rsidRPr="007036CE">
        <w:tab/>
      </w:r>
      <w:r w:rsidRPr="007036CE">
        <w:tab/>
        <w:t>"Oblgtns_Pmnts": [</w:t>
      </w:r>
    </w:p>
    <w:p w14:paraId="1BECE637" w14:textId="77777777" w:rsidR="00CE5AB7" w:rsidRPr="007036CE" w:rsidRDefault="00CE5AB7" w:rsidP="00CE5AB7">
      <w:pPr>
        <w:pStyle w:val="GOSTScript"/>
      </w:pPr>
      <w:r w:rsidRPr="007036CE">
        <w:tab/>
      </w:r>
      <w:r w:rsidRPr="007036CE">
        <w:tab/>
      </w:r>
      <w:r w:rsidRPr="007036CE">
        <w:tab/>
        <w:t>{</w:t>
      </w:r>
    </w:p>
    <w:p w14:paraId="6A4894A9" w14:textId="77777777" w:rsidR="00CE5AB7" w:rsidRPr="007036CE" w:rsidRDefault="00CE5AB7" w:rsidP="00CE5AB7">
      <w:pPr>
        <w:pStyle w:val="GOSTScript"/>
      </w:pPr>
      <w:r w:rsidRPr="007036CE">
        <w:tab/>
      </w:r>
      <w:r w:rsidRPr="007036CE">
        <w:tab/>
      </w:r>
      <w:r w:rsidRPr="007036CE">
        <w:tab/>
      </w:r>
      <w:r w:rsidRPr="007036CE">
        <w:tab/>
        <w:t>"id": 1,</w:t>
      </w:r>
    </w:p>
    <w:p w14:paraId="7D7BF893" w14:textId="77777777" w:rsidR="00CE5AB7" w:rsidRPr="007036CE" w:rsidRDefault="00CE5AB7" w:rsidP="00CE5AB7">
      <w:pPr>
        <w:pStyle w:val="GOSTScript"/>
      </w:pPr>
      <w:r w:rsidRPr="007036CE">
        <w:tab/>
      </w:r>
      <w:r w:rsidRPr="007036CE">
        <w:tab/>
      </w:r>
      <w:r w:rsidRPr="007036CE">
        <w:tab/>
      </w:r>
      <w:r w:rsidRPr="007036CE">
        <w:tab/>
        <w:t>"NmLn": 1,</w:t>
      </w:r>
    </w:p>
    <w:p w14:paraId="17FC0FCC" w14:textId="77777777" w:rsidR="00CE5AB7" w:rsidRPr="007036CE" w:rsidRDefault="00CE5AB7" w:rsidP="00CE5AB7">
      <w:pPr>
        <w:pStyle w:val="GOSTScript"/>
      </w:pPr>
      <w:r w:rsidRPr="007036CE">
        <w:tab/>
      </w:r>
      <w:r w:rsidRPr="007036CE">
        <w:tab/>
      </w:r>
      <w:r w:rsidRPr="007036CE">
        <w:tab/>
      </w:r>
      <w:r w:rsidRPr="007036CE">
        <w:tab/>
        <w:t>"KBK": "18201063940290059244",</w:t>
      </w:r>
    </w:p>
    <w:p w14:paraId="3BF6CA45" w14:textId="77777777" w:rsidR="00CE5AB7" w:rsidRPr="007036CE" w:rsidRDefault="00CE5AB7" w:rsidP="00CE5AB7">
      <w:pPr>
        <w:pStyle w:val="GOSTScript"/>
      </w:pPr>
      <w:r w:rsidRPr="007036CE">
        <w:tab/>
      </w:r>
      <w:r w:rsidRPr="007036CE">
        <w:tab/>
      </w:r>
      <w:r w:rsidRPr="007036CE">
        <w:tab/>
      </w:r>
      <w:r w:rsidRPr="007036CE">
        <w:tab/>
        <w:t>"KBKType": "11",</w:t>
      </w:r>
    </w:p>
    <w:p w14:paraId="05BA85A6" w14:textId="77777777" w:rsidR="00CE5AB7" w:rsidRPr="007036CE" w:rsidRDefault="00CE5AB7" w:rsidP="00CE5AB7">
      <w:pPr>
        <w:pStyle w:val="GOSTScript"/>
      </w:pPr>
      <w:r w:rsidRPr="007036CE">
        <w:tab/>
      </w:r>
      <w:r w:rsidRPr="007036CE">
        <w:tab/>
      </w:r>
      <w:r w:rsidRPr="007036CE">
        <w:tab/>
      </w:r>
      <w:r w:rsidRPr="007036CE">
        <w:tab/>
        <w:t>"AmntYr": 100000.00,</w:t>
      </w:r>
    </w:p>
    <w:p w14:paraId="5FA5D6D8" w14:textId="77777777" w:rsidR="00CE5AB7" w:rsidRPr="007036CE" w:rsidRDefault="00CE5AB7" w:rsidP="00CE5AB7">
      <w:pPr>
        <w:pStyle w:val="GOSTScript"/>
      </w:pPr>
      <w:r w:rsidRPr="007036CE">
        <w:tab/>
      </w:r>
      <w:r w:rsidRPr="007036CE">
        <w:tab/>
      </w:r>
      <w:r w:rsidRPr="007036CE">
        <w:tab/>
      </w:r>
      <w:r w:rsidRPr="007036CE">
        <w:tab/>
        <w:t>"AmntYr</w:t>
      </w:r>
      <w:r w:rsidR="007009C9" w:rsidRPr="007036CE">
        <w:t>Rub</w:t>
      </w:r>
      <w:r w:rsidRPr="007036CE">
        <w:t>": 100000.00,</w:t>
      </w:r>
    </w:p>
    <w:p w14:paraId="782FF661" w14:textId="77777777" w:rsidR="00CE5AB7" w:rsidRPr="007036CE" w:rsidRDefault="00CE5AB7" w:rsidP="00CE5AB7">
      <w:pPr>
        <w:pStyle w:val="GOSTScript"/>
      </w:pPr>
      <w:r w:rsidRPr="007036CE">
        <w:tab/>
      </w:r>
      <w:r w:rsidRPr="007036CE">
        <w:tab/>
      </w:r>
      <w:r w:rsidRPr="007036CE">
        <w:tab/>
      </w:r>
      <w:r w:rsidRPr="007036CE">
        <w:tab/>
        <w:t>"SmFrstYr": 0.00,</w:t>
      </w:r>
    </w:p>
    <w:p w14:paraId="630BE63D" w14:textId="77777777" w:rsidR="00CE5AB7" w:rsidRPr="007036CE" w:rsidRDefault="00CE5AB7" w:rsidP="00CE5AB7">
      <w:pPr>
        <w:pStyle w:val="GOSTScript"/>
      </w:pPr>
      <w:r w:rsidRPr="007036CE">
        <w:tab/>
      </w:r>
      <w:r w:rsidRPr="007036CE">
        <w:tab/>
      </w:r>
      <w:r w:rsidRPr="007036CE">
        <w:tab/>
      </w:r>
      <w:r w:rsidRPr="007036CE">
        <w:tab/>
        <w:t>"SmFrstYr</w:t>
      </w:r>
      <w:r w:rsidR="007009C9" w:rsidRPr="007036CE">
        <w:t>Rub</w:t>
      </w:r>
      <w:r w:rsidRPr="007036CE">
        <w:t>": 0.00,</w:t>
      </w:r>
    </w:p>
    <w:p w14:paraId="5A8CADDE" w14:textId="77777777" w:rsidR="00CE5AB7" w:rsidRPr="007036CE" w:rsidRDefault="00CE5AB7" w:rsidP="00CE5AB7">
      <w:pPr>
        <w:pStyle w:val="GOSTScript"/>
      </w:pPr>
      <w:r w:rsidRPr="007036CE">
        <w:tab/>
      </w:r>
      <w:r w:rsidRPr="007036CE">
        <w:tab/>
      </w:r>
      <w:r w:rsidRPr="007036CE">
        <w:tab/>
      </w:r>
      <w:r w:rsidRPr="007036CE">
        <w:tab/>
        <w:t>"SmScndYr": 0.00,</w:t>
      </w:r>
    </w:p>
    <w:p w14:paraId="61F6F337" w14:textId="77777777" w:rsidR="00CE5AB7" w:rsidRPr="007036CE" w:rsidRDefault="00CE5AB7" w:rsidP="00CE5AB7">
      <w:pPr>
        <w:pStyle w:val="GOSTScript"/>
      </w:pPr>
      <w:r w:rsidRPr="007036CE">
        <w:tab/>
      </w:r>
      <w:r w:rsidRPr="007036CE">
        <w:tab/>
      </w:r>
      <w:r w:rsidRPr="007036CE">
        <w:tab/>
      </w:r>
      <w:r w:rsidRPr="007036CE">
        <w:tab/>
        <w:t>"SmScndYr</w:t>
      </w:r>
      <w:r w:rsidR="007009C9" w:rsidRPr="007036CE">
        <w:t>Rub</w:t>
      </w:r>
      <w:r w:rsidRPr="007036CE">
        <w:t>": 0.00,</w:t>
      </w:r>
    </w:p>
    <w:p w14:paraId="59DD6F74" w14:textId="77777777" w:rsidR="00CE5AB7" w:rsidRPr="007036CE" w:rsidRDefault="00CE5AB7" w:rsidP="00CE5AB7">
      <w:pPr>
        <w:pStyle w:val="GOSTScript"/>
      </w:pPr>
      <w:r w:rsidRPr="007036CE">
        <w:lastRenderedPageBreak/>
        <w:tab/>
      </w:r>
      <w:r w:rsidRPr="007036CE">
        <w:tab/>
      </w:r>
      <w:r w:rsidRPr="007036CE">
        <w:tab/>
      </w:r>
      <w:r w:rsidRPr="007036CE">
        <w:tab/>
        <w:t>"SmThrdYr": 0.00,</w:t>
      </w:r>
    </w:p>
    <w:p w14:paraId="1F099341" w14:textId="77777777" w:rsidR="00CE5AB7" w:rsidRPr="007036CE" w:rsidRDefault="00CE5AB7" w:rsidP="00CE5AB7">
      <w:pPr>
        <w:pStyle w:val="GOSTScript"/>
      </w:pPr>
      <w:r w:rsidRPr="007036CE">
        <w:tab/>
      </w:r>
      <w:r w:rsidRPr="007036CE">
        <w:tab/>
      </w:r>
      <w:r w:rsidRPr="007036CE">
        <w:tab/>
      </w:r>
      <w:r w:rsidRPr="007036CE">
        <w:tab/>
        <w:t>"SmThrdYr</w:t>
      </w:r>
      <w:r w:rsidR="007009C9" w:rsidRPr="007036CE">
        <w:t>Rub</w:t>
      </w:r>
      <w:r w:rsidRPr="007036CE">
        <w:t>": 0.00,</w:t>
      </w:r>
    </w:p>
    <w:p w14:paraId="4D62DD7C" w14:textId="77777777" w:rsidR="00CE5AB7" w:rsidRPr="007036CE" w:rsidRDefault="00CE5AB7" w:rsidP="00CE5AB7">
      <w:pPr>
        <w:pStyle w:val="GOSTScript"/>
      </w:pPr>
      <w:r w:rsidRPr="007036CE">
        <w:tab/>
      </w:r>
      <w:r w:rsidRPr="007036CE">
        <w:tab/>
      </w:r>
      <w:r w:rsidRPr="007036CE">
        <w:tab/>
      </w:r>
      <w:r w:rsidRPr="007036CE">
        <w:tab/>
        <w:t>"SmNxtYr": 0.00,</w:t>
      </w:r>
    </w:p>
    <w:p w14:paraId="64D7B2B7" w14:textId="77777777" w:rsidR="00CE5AB7" w:rsidRPr="007036CE" w:rsidRDefault="00CE5AB7" w:rsidP="00CE5AB7">
      <w:pPr>
        <w:pStyle w:val="GOSTScript"/>
      </w:pPr>
      <w:r w:rsidRPr="007036CE">
        <w:tab/>
      </w:r>
      <w:r w:rsidRPr="007036CE">
        <w:tab/>
      </w:r>
      <w:r w:rsidRPr="007036CE">
        <w:tab/>
      </w:r>
      <w:r w:rsidRPr="007036CE">
        <w:tab/>
        <w:t>"SmNxtYr</w:t>
      </w:r>
      <w:r w:rsidR="007009C9" w:rsidRPr="007036CE">
        <w:t>Rub</w:t>
      </w:r>
      <w:r w:rsidRPr="007036CE">
        <w:t>": 0.00</w:t>
      </w:r>
    </w:p>
    <w:p w14:paraId="41EFFA0F" w14:textId="77777777" w:rsidR="00CE5AB7" w:rsidRPr="007036CE" w:rsidRDefault="00CE5AB7" w:rsidP="00CE5AB7">
      <w:pPr>
        <w:pStyle w:val="GOSTScript"/>
      </w:pPr>
      <w:r w:rsidRPr="007036CE">
        <w:tab/>
      </w:r>
      <w:r w:rsidRPr="007036CE">
        <w:tab/>
      </w:r>
      <w:r w:rsidRPr="007036CE">
        <w:tab/>
        <w:t>}</w:t>
      </w:r>
    </w:p>
    <w:p w14:paraId="2E58FAA6" w14:textId="77777777" w:rsidR="00CE5AB7" w:rsidRPr="007036CE" w:rsidRDefault="00CE5AB7" w:rsidP="00CE5AB7">
      <w:pPr>
        <w:pStyle w:val="GOSTScript"/>
      </w:pPr>
      <w:r w:rsidRPr="007036CE">
        <w:tab/>
      </w:r>
      <w:r w:rsidRPr="007036CE">
        <w:tab/>
        <w:t>],</w:t>
      </w:r>
    </w:p>
    <w:p w14:paraId="26948D0B" w14:textId="77777777" w:rsidR="00CE5AB7" w:rsidRPr="007036CE" w:rsidRDefault="00CE5AB7" w:rsidP="00CE5AB7">
      <w:pPr>
        <w:pStyle w:val="GOSTScript"/>
      </w:pPr>
      <w:r w:rsidRPr="007036CE">
        <w:tab/>
      </w:r>
      <w:r w:rsidRPr="007036CE">
        <w:tab/>
        <w:t>"Oblgtns_Delta": [</w:t>
      </w:r>
    </w:p>
    <w:p w14:paraId="2BF3B790" w14:textId="77777777" w:rsidR="00CE5AB7" w:rsidRPr="007036CE" w:rsidRDefault="00CE5AB7" w:rsidP="00CE5AB7">
      <w:pPr>
        <w:pStyle w:val="GOSTScript"/>
      </w:pPr>
      <w:r w:rsidRPr="007036CE">
        <w:tab/>
      </w:r>
      <w:r w:rsidRPr="007036CE">
        <w:tab/>
      </w:r>
      <w:r w:rsidRPr="007036CE">
        <w:tab/>
        <w:t>{</w:t>
      </w:r>
    </w:p>
    <w:p w14:paraId="3FD5DD9D" w14:textId="77777777" w:rsidR="00CE5AB7" w:rsidRPr="007036CE" w:rsidRDefault="00CE5AB7" w:rsidP="00CE5AB7">
      <w:pPr>
        <w:pStyle w:val="GOSTScript"/>
      </w:pPr>
      <w:r w:rsidRPr="007036CE">
        <w:tab/>
      </w:r>
      <w:r w:rsidRPr="007036CE">
        <w:tab/>
      </w:r>
      <w:r w:rsidRPr="007036CE">
        <w:tab/>
      </w:r>
      <w:r w:rsidRPr="007036CE">
        <w:tab/>
        <w:t xml:space="preserve">"id": </w:t>
      </w:r>
      <w:del w:id="599" w:author="Сатлер Марина Викторовна" w:date="2024-11-20T16:55:00Z">
        <w:r w:rsidR="00D74D8B" w:rsidRPr="007036CE" w:rsidDel="00FF5B4E">
          <w:delText>2</w:delText>
        </w:r>
      </w:del>
      <w:ins w:id="600" w:author="Сатлер Марина Викторовна" w:date="2024-11-20T16:55:00Z">
        <w:r w:rsidR="00FF5B4E" w:rsidRPr="007036CE">
          <w:t>1</w:t>
        </w:r>
      </w:ins>
      <w:r w:rsidRPr="007036CE">
        <w:t>,</w:t>
      </w:r>
    </w:p>
    <w:p w14:paraId="0AA3A2C2" w14:textId="77777777" w:rsidR="00CE5AB7" w:rsidRPr="007036CE" w:rsidRDefault="00CE5AB7" w:rsidP="00CE5AB7">
      <w:pPr>
        <w:pStyle w:val="GOSTScript"/>
      </w:pPr>
      <w:r w:rsidRPr="007036CE">
        <w:tab/>
      </w:r>
      <w:r w:rsidRPr="007036CE">
        <w:tab/>
      </w:r>
      <w:r w:rsidRPr="007036CE">
        <w:tab/>
      </w:r>
      <w:r w:rsidRPr="007036CE">
        <w:tab/>
        <w:t xml:space="preserve">"NmLn": </w:t>
      </w:r>
      <w:ins w:id="601" w:author="Сатлер Марина Викторовна" w:date="2024-11-20T17:00:00Z">
        <w:r w:rsidR="00FF5B4E" w:rsidRPr="007036CE">
          <w:t>1</w:t>
        </w:r>
      </w:ins>
      <w:del w:id="602" w:author="Сатлер Марина Викторовна" w:date="2024-11-20T17:00:00Z">
        <w:r w:rsidR="00D74D8B" w:rsidRPr="007036CE" w:rsidDel="00FF5B4E">
          <w:delText>2</w:delText>
        </w:r>
      </w:del>
      <w:r w:rsidRPr="007036CE">
        <w:t>,</w:t>
      </w:r>
    </w:p>
    <w:p w14:paraId="42A7B455" w14:textId="77777777" w:rsidR="00CE5AB7" w:rsidRPr="007036CE" w:rsidRDefault="00CE5AB7" w:rsidP="00CE5AB7">
      <w:pPr>
        <w:pStyle w:val="GOSTScript"/>
      </w:pPr>
      <w:r w:rsidRPr="007036CE">
        <w:tab/>
      </w:r>
      <w:r w:rsidRPr="007036CE">
        <w:tab/>
      </w:r>
      <w:r w:rsidRPr="007036CE">
        <w:tab/>
      </w:r>
      <w:r w:rsidRPr="007036CE">
        <w:tab/>
        <w:t>"KBK": "</w:t>
      </w:r>
      <w:r w:rsidR="00DC77AF" w:rsidRPr="007036CE">
        <w:t>18201063940290059244</w:t>
      </w:r>
      <w:r w:rsidRPr="007036CE">
        <w:t>",</w:t>
      </w:r>
    </w:p>
    <w:p w14:paraId="36BE0223" w14:textId="77777777" w:rsidR="00CE5AB7" w:rsidRPr="007036CE" w:rsidRDefault="00CE5AB7" w:rsidP="00CE5AB7">
      <w:pPr>
        <w:pStyle w:val="GOSTScript"/>
      </w:pPr>
      <w:r w:rsidRPr="007036CE">
        <w:tab/>
      </w:r>
      <w:r w:rsidRPr="007036CE">
        <w:tab/>
      </w:r>
      <w:r w:rsidRPr="007036CE">
        <w:tab/>
      </w:r>
      <w:r w:rsidRPr="007036CE">
        <w:tab/>
        <w:t>"KBKType": "11",</w:t>
      </w:r>
    </w:p>
    <w:p w14:paraId="3264C9B7" w14:textId="77777777" w:rsidR="00CE5AB7" w:rsidRPr="007036CE" w:rsidRDefault="00CE5AB7" w:rsidP="00CE5AB7">
      <w:pPr>
        <w:pStyle w:val="GOSTScript"/>
      </w:pPr>
      <w:r w:rsidRPr="007036CE">
        <w:tab/>
      </w:r>
      <w:r w:rsidRPr="007036CE">
        <w:tab/>
      </w:r>
      <w:r w:rsidRPr="007036CE">
        <w:tab/>
      </w:r>
      <w:r w:rsidRPr="007036CE">
        <w:tab/>
        <w:t>"DltAmntYr": 50000.00,</w:t>
      </w:r>
    </w:p>
    <w:p w14:paraId="5F9B3284" w14:textId="77777777" w:rsidR="00CE5AB7" w:rsidRPr="007036CE" w:rsidRDefault="00CE5AB7" w:rsidP="00CE5AB7">
      <w:pPr>
        <w:pStyle w:val="GOSTScript"/>
      </w:pPr>
      <w:r w:rsidRPr="007036CE">
        <w:tab/>
      </w:r>
      <w:r w:rsidRPr="007036CE">
        <w:tab/>
      </w:r>
      <w:r w:rsidRPr="007036CE">
        <w:tab/>
      </w:r>
      <w:r w:rsidRPr="007036CE">
        <w:tab/>
        <w:t>"DltAmntYr</w:t>
      </w:r>
      <w:r w:rsidR="007009C9" w:rsidRPr="007036CE">
        <w:t>Rub</w:t>
      </w:r>
      <w:r w:rsidRPr="007036CE">
        <w:t>": 50000.00,</w:t>
      </w:r>
    </w:p>
    <w:p w14:paraId="5FEDE544" w14:textId="77777777" w:rsidR="00CE5AB7" w:rsidRPr="007036CE" w:rsidRDefault="00CE5AB7" w:rsidP="00CE5AB7">
      <w:pPr>
        <w:pStyle w:val="GOSTScript"/>
      </w:pPr>
      <w:r w:rsidRPr="007036CE">
        <w:tab/>
      </w:r>
      <w:r w:rsidRPr="007036CE">
        <w:tab/>
      </w:r>
      <w:r w:rsidRPr="007036CE">
        <w:tab/>
      </w:r>
      <w:r w:rsidRPr="007036CE">
        <w:tab/>
        <w:t>"DltSmFrstYr": 0.00,</w:t>
      </w:r>
    </w:p>
    <w:p w14:paraId="44815072" w14:textId="77777777" w:rsidR="00CE5AB7" w:rsidRPr="007036CE" w:rsidRDefault="00CE5AB7" w:rsidP="00CE5AB7">
      <w:pPr>
        <w:pStyle w:val="GOSTScript"/>
      </w:pPr>
      <w:r w:rsidRPr="007036CE">
        <w:tab/>
      </w:r>
      <w:r w:rsidRPr="007036CE">
        <w:tab/>
      </w:r>
      <w:r w:rsidRPr="007036CE">
        <w:tab/>
      </w:r>
      <w:r w:rsidRPr="007036CE">
        <w:tab/>
        <w:t>"DltSmFrstYr</w:t>
      </w:r>
      <w:r w:rsidR="007009C9" w:rsidRPr="007036CE">
        <w:t>Rub</w:t>
      </w:r>
      <w:r w:rsidRPr="007036CE">
        <w:t>": 0.00,</w:t>
      </w:r>
    </w:p>
    <w:p w14:paraId="2FF81116" w14:textId="77777777" w:rsidR="00CE5AB7" w:rsidRPr="007036CE" w:rsidRDefault="00CE5AB7" w:rsidP="00CE5AB7">
      <w:pPr>
        <w:pStyle w:val="GOSTScript"/>
      </w:pPr>
      <w:r w:rsidRPr="007036CE">
        <w:tab/>
      </w:r>
      <w:r w:rsidRPr="007036CE">
        <w:tab/>
      </w:r>
      <w:r w:rsidRPr="007036CE">
        <w:tab/>
      </w:r>
      <w:r w:rsidRPr="007036CE">
        <w:tab/>
        <w:t>"DltSmScndYr": 0.00,</w:t>
      </w:r>
    </w:p>
    <w:p w14:paraId="5AB45381" w14:textId="77777777" w:rsidR="00CE5AB7" w:rsidRPr="007036CE" w:rsidRDefault="00CE5AB7" w:rsidP="00CE5AB7">
      <w:pPr>
        <w:pStyle w:val="GOSTScript"/>
      </w:pPr>
      <w:r w:rsidRPr="007036CE">
        <w:tab/>
      </w:r>
      <w:r w:rsidRPr="007036CE">
        <w:tab/>
      </w:r>
      <w:r w:rsidRPr="007036CE">
        <w:tab/>
      </w:r>
      <w:r w:rsidRPr="007036CE">
        <w:tab/>
        <w:t>"DltSmScndYr</w:t>
      </w:r>
      <w:r w:rsidR="007009C9" w:rsidRPr="007036CE">
        <w:t>Rub</w:t>
      </w:r>
      <w:r w:rsidRPr="007036CE">
        <w:t>": 0.00,</w:t>
      </w:r>
    </w:p>
    <w:p w14:paraId="52F465E3" w14:textId="77777777" w:rsidR="00CE5AB7" w:rsidRPr="007036CE" w:rsidRDefault="00CE5AB7" w:rsidP="00CE5AB7">
      <w:pPr>
        <w:pStyle w:val="GOSTScript"/>
      </w:pPr>
      <w:r w:rsidRPr="007036CE">
        <w:tab/>
      </w:r>
      <w:r w:rsidRPr="007036CE">
        <w:tab/>
      </w:r>
      <w:r w:rsidRPr="007036CE">
        <w:tab/>
      </w:r>
      <w:r w:rsidRPr="007036CE">
        <w:tab/>
        <w:t>"DltSmThrdYr": 0.00,</w:t>
      </w:r>
    </w:p>
    <w:p w14:paraId="04F59022" w14:textId="77777777" w:rsidR="00CE5AB7" w:rsidRPr="007036CE" w:rsidRDefault="00CE5AB7" w:rsidP="00CE5AB7">
      <w:pPr>
        <w:pStyle w:val="GOSTScript"/>
      </w:pPr>
      <w:r w:rsidRPr="007036CE">
        <w:tab/>
      </w:r>
      <w:r w:rsidRPr="007036CE">
        <w:tab/>
      </w:r>
      <w:r w:rsidRPr="007036CE">
        <w:tab/>
      </w:r>
      <w:r w:rsidRPr="007036CE">
        <w:tab/>
        <w:t>"DltSmThrdYr</w:t>
      </w:r>
      <w:r w:rsidR="007009C9" w:rsidRPr="007036CE">
        <w:t>Rub</w:t>
      </w:r>
      <w:r w:rsidRPr="007036CE">
        <w:t>": 0.00,</w:t>
      </w:r>
    </w:p>
    <w:p w14:paraId="5BA71395" w14:textId="77777777" w:rsidR="00CE5AB7" w:rsidRPr="007036CE" w:rsidRDefault="00CE5AB7" w:rsidP="00CE5AB7">
      <w:pPr>
        <w:pStyle w:val="GOSTScript"/>
      </w:pPr>
      <w:r w:rsidRPr="007036CE">
        <w:tab/>
      </w:r>
      <w:r w:rsidRPr="007036CE">
        <w:tab/>
      </w:r>
      <w:r w:rsidRPr="007036CE">
        <w:tab/>
      </w:r>
      <w:r w:rsidRPr="007036CE">
        <w:tab/>
        <w:t>"DltSmNxtYr": 0.00,</w:t>
      </w:r>
    </w:p>
    <w:p w14:paraId="33A733EA" w14:textId="77777777" w:rsidR="00CE5AB7" w:rsidRPr="007036CE" w:rsidRDefault="00CE5AB7" w:rsidP="00CE5AB7">
      <w:pPr>
        <w:pStyle w:val="GOSTScript"/>
      </w:pPr>
      <w:r w:rsidRPr="007036CE">
        <w:tab/>
      </w:r>
      <w:r w:rsidRPr="007036CE">
        <w:tab/>
      </w:r>
      <w:r w:rsidRPr="007036CE">
        <w:tab/>
      </w:r>
      <w:r w:rsidRPr="007036CE">
        <w:tab/>
        <w:t>"DltSmNxtYr</w:t>
      </w:r>
      <w:r w:rsidR="007009C9" w:rsidRPr="007036CE">
        <w:t>Rub</w:t>
      </w:r>
      <w:r w:rsidRPr="007036CE">
        <w:t>": 0.00,</w:t>
      </w:r>
    </w:p>
    <w:p w14:paraId="307F6A5B" w14:textId="77777777" w:rsidR="00CE5AB7" w:rsidRPr="007036CE" w:rsidRDefault="00CE5AB7" w:rsidP="00CE5AB7">
      <w:pPr>
        <w:pStyle w:val="GOSTScript"/>
      </w:pPr>
      <w:r w:rsidRPr="007036CE">
        <w:tab/>
      </w:r>
      <w:r w:rsidRPr="007036CE">
        <w:tab/>
      </w:r>
      <w:r w:rsidRPr="007036CE">
        <w:tab/>
      </w:r>
      <w:r w:rsidRPr="007036CE">
        <w:tab/>
        <w:t xml:space="preserve">"SignLockLBO": </w:t>
      </w:r>
      <w:r w:rsidR="007F42A8" w:rsidRPr="007036CE">
        <w:t>false</w:t>
      </w:r>
      <w:r w:rsidRPr="007036CE">
        <w:t>,</w:t>
      </w:r>
    </w:p>
    <w:p w14:paraId="231FF070" w14:textId="77777777" w:rsidR="00CE5AB7" w:rsidRPr="007036CE" w:rsidRDefault="00CE5AB7" w:rsidP="00CE5AB7">
      <w:pPr>
        <w:pStyle w:val="GOSTScript"/>
      </w:pPr>
      <w:r w:rsidRPr="007036CE">
        <w:tab/>
      </w:r>
      <w:r w:rsidRPr="007036CE">
        <w:tab/>
      </w:r>
      <w:r w:rsidRPr="007036CE">
        <w:tab/>
      </w:r>
      <w:r w:rsidRPr="007036CE">
        <w:tab/>
        <w:t xml:space="preserve">"SignReviewLBO": </w:t>
      </w:r>
      <w:r w:rsidR="007F42A8" w:rsidRPr="007036CE">
        <w:t>false</w:t>
      </w:r>
    </w:p>
    <w:p w14:paraId="1B57C830" w14:textId="77777777" w:rsidR="00CE5AB7" w:rsidRPr="007036CE" w:rsidRDefault="00CE5AB7" w:rsidP="00CE5AB7">
      <w:pPr>
        <w:pStyle w:val="GOSTScript"/>
      </w:pPr>
      <w:r w:rsidRPr="007036CE">
        <w:tab/>
      </w:r>
      <w:r w:rsidRPr="007036CE">
        <w:tab/>
      </w:r>
      <w:r w:rsidRPr="007036CE">
        <w:tab/>
        <w:t>}</w:t>
      </w:r>
    </w:p>
    <w:p w14:paraId="11A7A891" w14:textId="77777777" w:rsidR="00CE5AB7" w:rsidRPr="007036CE" w:rsidRDefault="00CE5AB7" w:rsidP="00CE5AB7">
      <w:pPr>
        <w:pStyle w:val="GOSTScript"/>
      </w:pPr>
      <w:r w:rsidRPr="007036CE">
        <w:tab/>
      </w:r>
      <w:r w:rsidRPr="007036CE">
        <w:tab/>
        <w:t>]</w:t>
      </w:r>
    </w:p>
    <w:p w14:paraId="67FA6EF5" w14:textId="77777777" w:rsidR="00CE5AB7" w:rsidRPr="007036CE" w:rsidRDefault="00CE5AB7" w:rsidP="00CE5AB7">
      <w:pPr>
        <w:pStyle w:val="GOSTScript"/>
      </w:pPr>
      <w:r w:rsidRPr="007036CE">
        <w:tab/>
        <w:t>}</w:t>
      </w:r>
    </w:p>
    <w:p w14:paraId="0D7F9442" w14:textId="77777777" w:rsidR="0080306E" w:rsidRPr="007036CE" w:rsidRDefault="00CE5AB7" w:rsidP="00CE5AB7">
      <w:pPr>
        <w:pStyle w:val="GOSTScript"/>
      </w:pPr>
      <w:r w:rsidRPr="007036CE">
        <w:t>}</w:t>
      </w:r>
    </w:p>
    <w:p w14:paraId="726766FD" w14:textId="77777777" w:rsidR="001C6B8E" w:rsidRPr="007036CE" w:rsidRDefault="001C6B8E" w:rsidP="00DE0449">
      <w:pPr>
        <w:pStyle w:val="41"/>
      </w:pPr>
      <w:bookmarkStart w:id="603" w:name="_Ref158392590"/>
      <w:bookmarkStart w:id="604" w:name="_Toc222927720"/>
      <w:r w:rsidRPr="007036CE">
        <w:lastRenderedPageBreak/>
        <w:t>«Сведения о денежном обязательстве» EXP_SDO</w:t>
      </w:r>
      <w:bookmarkEnd w:id="603"/>
      <w:bookmarkEnd w:id="604"/>
    </w:p>
    <w:p w14:paraId="03E6EEE6" w14:textId="77777777" w:rsidR="001C6B8E" w:rsidRPr="007036CE" w:rsidRDefault="001C6B8E" w:rsidP="00DE0449">
      <w:pPr>
        <w:pStyle w:val="51"/>
      </w:pPr>
      <w:bookmarkStart w:id="605" w:name="_Toc222927721"/>
      <w:r w:rsidRPr="007036CE">
        <w:t xml:space="preserve">Перечень параметров </w:t>
      </w:r>
      <w:r w:rsidR="006B4BCA" w:rsidRPr="007036CE">
        <w:t xml:space="preserve">тела </w:t>
      </w:r>
      <w:r w:rsidRPr="007036CE">
        <w:t xml:space="preserve">запроса (Document) по документу </w:t>
      </w:r>
      <w:r w:rsidR="00E576D5" w:rsidRPr="007036CE">
        <w:t>«</w:t>
      </w:r>
      <w:r w:rsidRPr="007036CE">
        <w:t>Сведения о денежном обязательстве</w:t>
      </w:r>
      <w:r w:rsidR="00E576D5" w:rsidRPr="007036CE">
        <w:t>»</w:t>
      </w:r>
      <w:r w:rsidRPr="007036CE">
        <w:t xml:space="preserve"> EXP_SDO</w:t>
      </w:r>
      <w:bookmarkEnd w:id="605"/>
    </w:p>
    <w:p w14:paraId="4D67B21D" w14:textId="283F2350" w:rsidR="00C256D8" w:rsidRPr="007036CE" w:rsidRDefault="004E3625" w:rsidP="00E576D5">
      <w:pPr>
        <w:pStyle w:val="GOSTNameTable"/>
      </w:pPr>
      <w:r w:rsidRPr="007036CE">
        <w:rPr>
          <w:noProof/>
        </w:rPr>
        <w:fldChar w:fldCharType="begin"/>
      </w:r>
      <w:r w:rsidRPr="007036CE">
        <w:rPr>
          <w:noProof/>
        </w:rPr>
        <w:instrText xml:space="preserve"> SEQ Таблица \* ARABIC </w:instrText>
      </w:r>
      <w:r w:rsidRPr="007036CE">
        <w:rPr>
          <w:noProof/>
        </w:rPr>
        <w:fldChar w:fldCharType="separate"/>
      </w:r>
      <w:bookmarkStart w:id="606" w:name="_Toc222927989"/>
      <w:r w:rsidR="00BD74E1">
        <w:rPr>
          <w:noProof/>
        </w:rPr>
        <w:t>16</w:t>
      </w:r>
      <w:r w:rsidRPr="007036CE">
        <w:rPr>
          <w:noProof/>
        </w:rPr>
        <w:fldChar w:fldCharType="end"/>
      </w:r>
      <w:r w:rsidR="00C256D8" w:rsidRPr="007036CE">
        <w:t xml:space="preserve"> </w:t>
      </w:r>
      <w:r w:rsidR="00CC2920" w:rsidRPr="007036CE">
        <w:t>–</w:t>
      </w:r>
      <w:r w:rsidR="00C256D8" w:rsidRPr="007036CE">
        <w:t xml:space="preserve"> Параметры </w:t>
      </w:r>
      <w:r w:rsidR="00E576D5" w:rsidRPr="007036CE">
        <w:t xml:space="preserve">тела (Document) </w:t>
      </w:r>
      <w:r w:rsidR="00C256D8" w:rsidRPr="007036CE">
        <w:t>запроса на подбор / сторнирование / переформирование записей учета по документу «Сведения о денежном обязательстве» EXP_SDO</w:t>
      </w:r>
      <w:bookmarkEnd w:id="606"/>
    </w:p>
    <w:tbl>
      <w:tblPr>
        <w:tblStyle w:val="GOSTTable"/>
        <w:tblW w:w="5000" w:type="pct"/>
        <w:tblLayout w:type="fixed"/>
        <w:tblLook w:val="07E0" w:firstRow="1" w:lastRow="1" w:firstColumn="1" w:lastColumn="1" w:noHBand="1" w:noVBand="1"/>
      </w:tblPr>
      <w:tblGrid>
        <w:gridCol w:w="3489"/>
        <w:gridCol w:w="2380"/>
        <w:gridCol w:w="1585"/>
        <w:gridCol w:w="889"/>
        <w:gridCol w:w="993"/>
        <w:gridCol w:w="6424"/>
      </w:tblGrid>
      <w:tr w:rsidR="001974E6" w:rsidRPr="007036CE" w14:paraId="5417DD87" w14:textId="77777777" w:rsidTr="0098554C">
        <w:trPr>
          <w:cnfStyle w:val="100000000000" w:firstRow="1" w:lastRow="0" w:firstColumn="0" w:lastColumn="0" w:oddVBand="0" w:evenVBand="0" w:oddHBand="0" w:evenHBand="0" w:firstRowFirstColumn="0" w:firstRowLastColumn="0" w:lastRowFirstColumn="0" w:lastRowLastColumn="0"/>
          <w:trHeight w:val="1002"/>
        </w:trPr>
        <w:tc>
          <w:tcPr>
            <w:tcW w:w="1107" w:type="pct"/>
            <w:hideMark/>
          </w:tcPr>
          <w:p w14:paraId="1E28E418" w14:textId="77777777" w:rsidR="007676FF" w:rsidRPr="007036CE" w:rsidRDefault="007676FF" w:rsidP="001974E6">
            <w:pPr>
              <w:pStyle w:val="GOSTTableHead"/>
            </w:pPr>
            <w:r w:rsidRPr="007036CE">
              <w:t>Наименование параметра</w:t>
            </w:r>
          </w:p>
        </w:tc>
        <w:tc>
          <w:tcPr>
            <w:tcW w:w="755" w:type="pct"/>
            <w:hideMark/>
          </w:tcPr>
          <w:p w14:paraId="21C3333A" w14:textId="77777777" w:rsidR="007676FF" w:rsidRPr="007036CE" w:rsidRDefault="007676FF" w:rsidP="001974E6">
            <w:pPr>
              <w:pStyle w:val="GOSTTableHead"/>
            </w:pPr>
            <w:r w:rsidRPr="007036CE">
              <w:t>Название тэга</w:t>
            </w:r>
          </w:p>
        </w:tc>
        <w:tc>
          <w:tcPr>
            <w:tcW w:w="503" w:type="pct"/>
            <w:hideMark/>
          </w:tcPr>
          <w:p w14:paraId="58910EFC" w14:textId="77777777" w:rsidR="007676FF" w:rsidRPr="007036CE" w:rsidRDefault="007676FF" w:rsidP="001974E6">
            <w:pPr>
              <w:pStyle w:val="GOSTTableHead"/>
            </w:pPr>
            <w:r w:rsidRPr="007036CE">
              <w:t>Тип данных</w:t>
            </w:r>
          </w:p>
        </w:tc>
        <w:tc>
          <w:tcPr>
            <w:tcW w:w="282" w:type="pct"/>
          </w:tcPr>
          <w:p w14:paraId="4FF8CE5C" w14:textId="77777777" w:rsidR="007676FF" w:rsidRPr="007036CE" w:rsidRDefault="007676FF" w:rsidP="001974E6">
            <w:pPr>
              <w:pStyle w:val="GOSTTableHead"/>
            </w:pPr>
            <w:r w:rsidRPr="007036CE">
              <w:t>Обязательность</w:t>
            </w:r>
          </w:p>
        </w:tc>
        <w:tc>
          <w:tcPr>
            <w:tcW w:w="315" w:type="pct"/>
            <w:hideMark/>
          </w:tcPr>
          <w:p w14:paraId="17118015" w14:textId="77777777" w:rsidR="007676FF" w:rsidRPr="007036CE" w:rsidRDefault="007676FF" w:rsidP="001974E6">
            <w:pPr>
              <w:pStyle w:val="GOSTTableHead"/>
            </w:pPr>
            <w:r w:rsidRPr="007036CE">
              <w:t>Размерность</w:t>
            </w:r>
          </w:p>
        </w:tc>
        <w:tc>
          <w:tcPr>
            <w:tcW w:w="2038" w:type="pct"/>
          </w:tcPr>
          <w:p w14:paraId="156B653F" w14:textId="77777777" w:rsidR="007676FF" w:rsidRPr="007036CE" w:rsidRDefault="007676FF" w:rsidP="001974E6">
            <w:pPr>
              <w:pStyle w:val="GOSTTableHead"/>
            </w:pPr>
            <w:r w:rsidRPr="007036CE">
              <w:t>Описание</w:t>
            </w:r>
          </w:p>
        </w:tc>
      </w:tr>
      <w:tr w:rsidR="000A3892" w:rsidRPr="007036CE" w14:paraId="23E901A8" w14:textId="77777777" w:rsidTr="0098554C">
        <w:tc>
          <w:tcPr>
            <w:tcW w:w="1107" w:type="pct"/>
          </w:tcPr>
          <w:p w14:paraId="329A745D" w14:textId="77777777" w:rsidR="007676FF" w:rsidRPr="007036CE" w:rsidRDefault="007676FF" w:rsidP="006C5D3F">
            <w:pPr>
              <w:pStyle w:val="GOSTTablenorm"/>
            </w:pPr>
            <w:r w:rsidRPr="007036CE">
              <w:t>Номер документа</w:t>
            </w:r>
          </w:p>
        </w:tc>
        <w:tc>
          <w:tcPr>
            <w:tcW w:w="755" w:type="pct"/>
          </w:tcPr>
          <w:p w14:paraId="6A6ED1F9" w14:textId="77777777" w:rsidR="007676FF" w:rsidRPr="007036CE" w:rsidRDefault="007676FF" w:rsidP="00DC2594">
            <w:pPr>
              <w:pStyle w:val="GOSTTablenorm"/>
            </w:pPr>
            <w:r w:rsidRPr="007036CE">
              <w:t>Inf_NmbrDc</w:t>
            </w:r>
          </w:p>
        </w:tc>
        <w:tc>
          <w:tcPr>
            <w:tcW w:w="503" w:type="pct"/>
          </w:tcPr>
          <w:p w14:paraId="387A3485" w14:textId="77777777" w:rsidR="007676FF" w:rsidRPr="007036CE" w:rsidRDefault="007676FF" w:rsidP="00DC2594">
            <w:pPr>
              <w:pStyle w:val="GOSTTablenorm"/>
            </w:pPr>
            <w:r w:rsidRPr="007036CE">
              <w:t>Строка</w:t>
            </w:r>
          </w:p>
        </w:tc>
        <w:tc>
          <w:tcPr>
            <w:tcW w:w="282" w:type="pct"/>
          </w:tcPr>
          <w:p w14:paraId="433D9DD8" w14:textId="77777777" w:rsidR="007676FF" w:rsidRPr="007036CE" w:rsidRDefault="007676FF" w:rsidP="00DC2594">
            <w:pPr>
              <w:pStyle w:val="GOSTTablenorm"/>
            </w:pPr>
            <w:r w:rsidRPr="007036CE">
              <w:t>Да</w:t>
            </w:r>
          </w:p>
        </w:tc>
        <w:tc>
          <w:tcPr>
            <w:tcW w:w="315" w:type="pct"/>
          </w:tcPr>
          <w:p w14:paraId="2DDD44E8" w14:textId="77777777" w:rsidR="007676FF" w:rsidRPr="007036CE" w:rsidRDefault="007676FF" w:rsidP="00DC2594">
            <w:pPr>
              <w:pStyle w:val="GOSTTablenorm"/>
            </w:pPr>
            <w:r w:rsidRPr="007036CE">
              <w:t>&lt;=</w:t>
            </w:r>
            <w:r w:rsidRPr="007036CE">
              <w:rPr>
                <w:lang w:val="en-US"/>
              </w:rPr>
              <w:t>1</w:t>
            </w:r>
            <w:r w:rsidRPr="007036CE">
              <w:t>5</w:t>
            </w:r>
          </w:p>
        </w:tc>
        <w:tc>
          <w:tcPr>
            <w:tcW w:w="2038" w:type="pct"/>
          </w:tcPr>
          <w:p w14:paraId="1CA93F2A" w14:textId="77777777" w:rsidR="007676FF" w:rsidRPr="007036CE" w:rsidRDefault="007676FF" w:rsidP="00DC2594">
            <w:pPr>
              <w:pStyle w:val="GOSTTablenorm"/>
            </w:pPr>
            <w:r w:rsidRPr="007036CE">
              <w:t>Указывается номер документа</w:t>
            </w:r>
          </w:p>
        </w:tc>
      </w:tr>
      <w:tr w:rsidR="000A3892" w:rsidRPr="007036CE" w14:paraId="0BC97713" w14:textId="77777777" w:rsidTr="0098554C">
        <w:tc>
          <w:tcPr>
            <w:tcW w:w="1107" w:type="pct"/>
          </w:tcPr>
          <w:p w14:paraId="3CF143E0" w14:textId="77777777" w:rsidR="007676FF" w:rsidRPr="007036CE" w:rsidRDefault="007676FF" w:rsidP="006C5D3F">
            <w:pPr>
              <w:pStyle w:val="GOSTTablenorm"/>
            </w:pPr>
            <w:r w:rsidRPr="007036CE">
              <w:t>Дата документа</w:t>
            </w:r>
          </w:p>
        </w:tc>
        <w:tc>
          <w:tcPr>
            <w:tcW w:w="755" w:type="pct"/>
          </w:tcPr>
          <w:p w14:paraId="0EC5CAE9" w14:textId="77777777" w:rsidR="007676FF" w:rsidRPr="007036CE" w:rsidRDefault="007676FF" w:rsidP="00DC2594">
            <w:pPr>
              <w:pStyle w:val="GOSTTablenorm"/>
            </w:pPr>
            <w:r w:rsidRPr="007036CE">
              <w:t>Inf_DtDc</w:t>
            </w:r>
          </w:p>
        </w:tc>
        <w:tc>
          <w:tcPr>
            <w:tcW w:w="503" w:type="pct"/>
          </w:tcPr>
          <w:p w14:paraId="5505FAA6" w14:textId="77777777" w:rsidR="007676FF" w:rsidRPr="007036CE" w:rsidRDefault="007676FF" w:rsidP="00DC2594">
            <w:pPr>
              <w:pStyle w:val="GOSTTablenorm"/>
            </w:pPr>
            <w:r w:rsidRPr="007036CE">
              <w:t>Дата</w:t>
            </w:r>
          </w:p>
        </w:tc>
        <w:tc>
          <w:tcPr>
            <w:tcW w:w="282" w:type="pct"/>
          </w:tcPr>
          <w:p w14:paraId="616DA05F" w14:textId="77777777" w:rsidR="007676FF" w:rsidRPr="007036CE" w:rsidRDefault="007676FF" w:rsidP="00DC2594">
            <w:pPr>
              <w:pStyle w:val="GOSTTablenorm"/>
            </w:pPr>
            <w:r w:rsidRPr="007036CE">
              <w:t>Да</w:t>
            </w:r>
          </w:p>
        </w:tc>
        <w:tc>
          <w:tcPr>
            <w:tcW w:w="315" w:type="pct"/>
          </w:tcPr>
          <w:p w14:paraId="45AE5632" w14:textId="77777777" w:rsidR="007676FF" w:rsidRPr="007036CE" w:rsidRDefault="007676FF" w:rsidP="00DC2594">
            <w:pPr>
              <w:pStyle w:val="GOSTTablenorm"/>
            </w:pPr>
          </w:p>
        </w:tc>
        <w:tc>
          <w:tcPr>
            <w:tcW w:w="2038" w:type="pct"/>
          </w:tcPr>
          <w:p w14:paraId="4C2D9567" w14:textId="77777777" w:rsidR="007676FF" w:rsidRPr="007036CE" w:rsidRDefault="007676FF" w:rsidP="00DC2594">
            <w:pPr>
              <w:pStyle w:val="GOSTTablenorm"/>
            </w:pPr>
            <w:r w:rsidRPr="007036CE">
              <w:t>Указывается дата документа в формате YYYY-MM-DD</w:t>
            </w:r>
          </w:p>
        </w:tc>
      </w:tr>
      <w:tr w:rsidR="00E576D5" w:rsidRPr="007036CE" w14:paraId="44DF63FF" w14:textId="77777777" w:rsidTr="0098554C">
        <w:tc>
          <w:tcPr>
            <w:tcW w:w="1107" w:type="pct"/>
          </w:tcPr>
          <w:p w14:paraId="4AE9C189" w14:textId="77777777" w:rsidR="00E576D5" w:rsidRPr="007036CE" w:rsidRDefault="000B4020" w:rsidP="00E576D5">
            <w:pPr>
              <w:pStyle w:val="GOSTTablenorm"/>
            </w:pPr>
            <w:r w:rsidRPr="007036CE">
              <w:t>Вид</w:t>
            </w:r>
            <w:r w:rsidR="00E576D5" w:rsidRPr="007036CE">
              <w:t xml:space="preserve"> документа</w:t>
            </w:r>
          </w:p>
        </w:tc>
        <w:tc>
          <w:tcPr>
            <w:tcW w:w="755" w:type="pct"/>
          </w:tcPr>
          <w:p w14:paraId="04B27000" w14:textId="77777777" w:rsidR="00E576D5" w:rsidRPr="007036CE" w:rsidRDefault="00E576D5" w:rsidP="00E576D5">
            <w:pPr>
              <w:pStyle w:val="GOSTTablenorm"/>
            </w:pPr>
            <w:r w:rsidRPr="007036CE">
              <w:t>Inf_TypeDoc</w:t>
            </w:r>
          </w:p>
        </w:tc>
        <w:tc>
          <w:tcPr>
            <w:tcW w:w="503" w:type="pct"/>
          </w:tcPr>
          <w:p w14:paraId="4C7F7190" w14:textId="77777777" w:rsidR="00E576D5" w:rsidRPr="007036CE" w:rsidRDefault="00E576D5" w:rsidP="00E576D5">
            <w:pPr>
              <w:pStyle w:val="GOSTTablenorm"/>
            </w:pPr>
            <w:r w:rsidRPr="007036CE">
              <w:t>Строка</w:t>
            </w:r>
          </w:p>
        </w:tc>
        <w:tc>
          <w:tcPr>
            <w:tcW w:w="282" w:type="pct"/>
          </w:tcPr>
          <w:p w14:paraId="503478AE" w14:textId="77777777" w:rsidR="00E576D5" w:rsidRPr="007036CE" w:rsidRDefault="00E576D5" w:rsidP="00E576D5">
            <w:pPr>
              <w:pStyle w:val="GOSTTablenorm"/>
            </w:pPr>
            <w:r w:rsidRPr="007036CE">
              <w:t>Да</w:t>
            </w:r>
          </w:p>
        </w:tc>
        <w:tc>
          <w:tcPr>
            <w:tcW w:w="315" w:type="pct"/>
          </w:tcPr>
          <w:p w14:paraId="08067D1C" w14:textId="77777777" w:rsidR="00E576D5" w:rsidRPr="007036CE" w:rsidRDefault="00E576D5" w:rsidP="00E576D5">
            <w:pPr>
              <w:pStyle w:val="GOSTTablenorm"/>
            </w:pPr>
            <w:r w:rsidRPr="007036CE">
              <w:t>=3</w:t>
            </w:r>
          </w:p>
        </w:tc>
        <w:tc>
          <w:tcPr>
            <w:tcW w:w="2038" w:type="pct"/>
          </w:tcPr>
          <w:p w14:paraId="7BFA631A" w14:textId="77777777" w:rsidR="00E576D5" w:rsidRPr="007036CE" w:rsidRDefault="00E576D5" w:rsidP="00E576D5">
            <w:pPr>
              <w:pStyle w:val="GOSTTablenorm"/>
            </w:pPr>
            <w:r w:rsidRPr="007036CE">
              <w:t xml:space="preserve">Указывается </w:t>
            </w:r>
            <w:r w:rsidR="009A6C7B" w:rsidRPr="007036CE">
              <w:t>код вида</w:t>
            </w:r>
            <w:r w:rsidRPr="007036CE">
              <w:t xml:space="preserve"> документа.</w:t>
            </w:r>
          </w:p>
          <w:p w14:paraId="4FB8C4AC" w14:textId="77777777" w:rsidR="00E576D5" w:rsidRPr="007036CE" w:rsidRDefault="00E576D5" w:rsidP="00E576D5">
            <w:pPr>
              <w:pStyle w:val="GOSTTablenorm"/>
            </w:pPr>
            <w:r w:rsidRPr="007036CE">
              <w:t>Возможные значения:</w:t>
            </w:r>
          </w:p>
          <w:p w14:paraId="7E5DC76F" w14:textId="36EA80E2" w:rsidR="00E576D5" w:rsidRPr="007036CE" w:rsidRDefault="00E576D5" w:rsidP="008B0242">
            <w:pPr>
              <w:pStyle w:val="GOSTTableListMark1"/>
              <w:numPr>
                <w:ilvl w:val="0"/>
                <w:numId w:val="2"/>
              </w:numPr>
            </w:pPr>
            <w:r w:rsidRPr="007036CE">
              <w:t xml:space="preserve">«СДО» </w:t>
            </w:r>
            <w:r w:rsidR="00FB1651" w:rsidRPr="007036CE">
              <w:t>–</w:t>
            </w:r>
            <w:r w:rsidRPr="007036CE">
              <w:t xml:space="preserve"> Сведения о денежном обязательстве, сформированные Клиентом;</w:t>
            </w:r>
          </w:p>
          <w:p w14:paraId="6EB8DC11" w14:textId="27459D7E" w:rsidR="00E576D5" w:rsidRPr="007036CE" w:rsidRDefault="00E576D5" w:rsidP="00E576D5">
            <w:pPr>
              <w:pStyle w:val="GOSTTableListMark1"/>
            </w:pPr>
            <w:r w:rsidRPr="007036CE">
              <w:t xml:space="preserve">«СДП» </w:t>
            </w:r>
            <w:r w:rsidR="00FB1651" w:rsidRPr="007036CE">
              <w:t>–</w:t>
            </w:r>
            <w:r w:rsidRPr="007036CE">
              <w:t xml:space="preserve"> Сведения о денежном обязательстве, сформированные автоматически</w:t>
            </w:r>
          </w:p>
        </w:tc>
      </w:tr>
      <w:tr w:rsidR="00DB2100" w:rsidRPr="007036CE" w14:paraId="4CEFFB7D" w14:textId="77777777" w:rsidTr="0098554C">
        <w:trPr>
          <w:trHeight w:val="1063"/>
        </w:trPr>
        <w:tc>
          <w:tcPr>
            <w:tcW w:w="1107" w:type="pct"/>
          </w:tcPr>
          <w:p w14:paraId="490C1629" w14:textId="77777777" w:rsidR="00DB2100" w:rsidRPr="007036CE" w:rsidRDefault="00DB2100" w:rsidP="00BC76BB">
            <w:pPr>
              <w:pStyle w:val="GOSTTablenorm"/>
            </w:pPr>
            <w:r w:rsidRPr="007036CE">
              <w:t>Тип сведений</w:t>
            </w:r>
          </w:p>
        </w:tc>
        <w:tc>
          <w:tcPr>
            <w:tcW w:w="755" w:type="pct"/>
          </w:tcPr>
          <w:p w14:paraId="6FBB0BA4" w14:textId="77777777" w:rsidR="00DB2100" w:rsidRPr="007036CE" w:rsidRDefault="00DB2100" w:rsidP="00DB2100">
            <w:pPr>
              <w:pStyle w:val="GOSTTablenorm"/>
            </w:pPr>
            <w:r w:rsidRPr="007036CE">
              <w:t>Inf_TpDc</w:t>
            </w:r>
          </w:p>
        </w:tc>
        <w:tc>
          <w:tcPr>
            <w:tcW w:w="503" w:type="pct"/>
          </w:tcPr>
          <w:p w14:paraId="75BA903B" w14:textId="77777777" w:rsidR="00DB2100" w:rsidRPr="007036CE" w:rsidRDefault="00DB2100" w:rsidP="00DB2100">
            <w:pPr>
              <w:pStyle w:val="GOSTTablenorm"/>
            </w:pPr>
            <w:r w:rsidRPr="007036CE">
              <w:t>Строка</w:t>
            </w:r>
          </w:p>
        </w:tc>
        <w:tc>
          <w:tcPr>
            <w:tcW w:w="282" w:type="pct"/>
          </w:tcPr>
          <w:p w14:paraId="113C18CE" w14:textId="77777777" w:rsidR="00DB2100" w:rsidRPr="007036CE" w:rsidRDefault="00DB2100" w:rsidP="00DB2100">
            <w:pPr>
              <w:pStyle w:val="GOSTTablenorm"/>
            </w:pPr>
            <w:r w:rsidRPr="007036CE">
              <w:t>Да</w:t>
            </w:r>
          </w:p>
        </w:tc>
        <w:tc>
          <w:tcPr>
            <w:tcW w:w="315" w:type="pct"/>
          </w:tcPr>
          <w:p w14:paraId="49904391" w14:textId="77777777" w:rsidR="00DB2100" w:rsidRPr="007036CE" w:rsidRDefault="00BC76BB" w:rsidP="00DB2100">
            <w:pPr>
              <w:pStyle w:val="GOSTTablenorm"/>
            </w:pPr>
            <w:r w:rsidRPr="007036CE">
              <w:rPr>
                <w:lang w:val="en-US"/>
              </w:rPr>
              <w:t>&lt;=15</w:t>
            </w:r>
          </w:p>
        </w:tc>
        <w:tc>
          <w:tcPr>
            <w:tcW w:w="2038" w:type="pct"/>
          </w:tcPr>
          <w:p w14:paraId="3E7CFC60" w14:textId="77777777" w:rsidR="00DB2100" w:rsidRPr="007036CE" w:rsidRDefault="00DB2100" w:rsidP="00BC76BB">
            <w:pPr>
              <w:pStyle w:val="GOSTTablenorm"/>
            </w:pPr>
            <w:r w:rsidRPr="007036CE">
              <w:t>Указывается тип сведений.</w:t>
            </w:r>
          </w:p>
          <w:p w14:paraId="5BEABB86" w14:textId="77777777" w:rsidR="00DB2100" w:rsidRPr="007036CE" w:rsidRDefault="00DB2100" w:rsidP="00DB2100">
            <w:pPr>
              <w:pStyle w:val="GOSTTablenorm"/>
            </w:pPr>
            <w:r w:rsidRPr="007036CE">
              <w:t>Возможные значения:</w:t>
            </w:r>
          </w:p>
          <w:p w14:paraId="5728FCEA" w14:textId="77777777" w:rsidR="00DB2100" w:rsidRPr="007036CE" w:rsidRDefault="00DB2100" w:rsidP="00DB2100">
            <w:pPr>
              <w:pStyle w:val="GOSTTableListMark1"/>
            </w:pPr>
            <w:r w:rsidRPr="007036CE">
              <w:t>«Первичный»;</w:t>
            </w:r>
          </w:p>
          <w:p w14:paraId="5A7B72CD" w14:textId="77777777" w:rsidR="00DB2100" w:rsidRPr="007036CE" w:rsidRDefault="00DB2100" w:rsidP="00BC76BB">
            <w:pPr>
              <w:pStyle w:val="GOSTTableListMark1"/>
            </w:pPr>
            <w:r w:rsidRPr="007036CE">
              <w:t>«Изменения»</w:t>
            </w:r>
          </w:p>
        </w:tc>
      </w:tr>
      <w:tr w:rsidR="000A3892" w:rsidRPr="007036CE" w14:paraId="7A1C7204" w14:textId="77777777" w:rsidTr="0098554C">
        <w:tc>
          <w:tcPr>
            <w:tcW w:w="1107" w:type="pct"/>
          </w:tcPr>
          <w:p w14:paraId="2D8FBC29" w14:textId="77777777" w:rsidR="007676FF" w:rsidRPr="007036CE" w:rsidRDefault="007676FF" w:rsidP="006C5D3F">
            <w:pPr>
              <w:pStyle w:val="GOSTTablenorm"/>
            </w:pPr>
            <w:r w:rsidRPr="007036CE">
              <w:t>Код валюты по ОКВ</w:t>
            </w:r>
            <w:r w:rsidR="000B4020" w:rsidRPr="007036CE">
              <w:t xml:space="preserve"> ДО</w:t>
            </w:r>
          </w:p>
        </w:tc>
        <w:tc>
          <w:tcPr>
            <w:tcW w:w="755" w:type="pct"/>
          </w:tcPr>
          <w:p w14:paraId="7E322AE3" w14:textId="77777777" w:rsidR="007676FF" w:rsidRPr="007036CE" w:rsidRDefault="007676FF" w:rsidP="00DC2594">
            <w:pPr>
              <w:pStyle w:val="GOSTTablenorm"/>
            </w:pPr>
            <w:r w:rsidRPr="007036CE">
              <w:t>RcpBdjt_CdOKV</w:t>
            </w:r>
          </w:p>
        </w:tc>
        <w:tc>
          <w:tcPr>
            <w:tcW w:w="503" w:type="pct"/>
          </w:tcPr>
          <w:p w14:paraId="65A436EE" w14:textId="77777777" w:rsidR="007676FF" w:rsidRPr="007036CE" w:rsidRDefault="007676FF" w:rsidP="00DC2594">
            <w:pPr>
              <w:pStyle w:val="GOSTTablenorm"/>
            </w:pPr>
            <w:r w:rsidRPr="007036CE">
              <w:t>Строка</w:t>
            </w:r>
          </w:p>
        </w:tc>
        <w:tc>
          <w:tcPr>
            <w:tcW w:w="282" w:type="pct"/>
          </w:tcPr>
          <w:p w14:paraId="67DC3B06" w14:textId="77777777" w:rsidR="007676FF" w:rsidRPr="007036CE" w:rsidRDefault="007676FF" w:rsidP="00DC2594">
            <w:pPr>
              <w:pStyle w:val="GOSTTablenorm"/>
            </w:pPr>
            <w:r w:rsidRPr="007036CE">
              <w:t>Да</w:t>
            </w:r>
          </w:p>
        </w:tc>
        <w:tc>
          <w:tcPr>
            <w:tcW w:w="315" w:type="pct"/>
          </w:tcPr>
          <w:p w14:paraId="06D14AF9" w14:textId="77777777" w:rsidR="007676FF" w:rsidRPr="007036CE" w:rsidRDefault="007676FF" w:rsidP="00DC2594">
            <w:pPr>
              <w:pStyle w:val="GOSTTablenorm"/>
            </w:pPr>
            <w:r w:rsidRPr="007036CE">
              <w:t>=3</w:t>
            </w:r>
          </w:p>
        </w:tc>
        <w:tc>
          <w:tcPr>
            <w:tcW w:w="2038" w:type="pct"/>
          </w:tcPr>
          <w:p w14:paraId="2635D440" w14:textId="77777777" w:rsidR="007676FF" w:rsidRPr="007036CE" w:rsidRDefault="007676FF" w:rsidP="00552FEF">
            <w:pPr>
              <w:pStyle w:val="GOSTTablenorm"/>
            </w:pPr>
            <w:r w:rsidRPr="007036CE">
              <w:t>Указывается цифровой код валюты по Общероссийско</w:t>
            </w:r>
            <w:r w:rsidR="003952DC" w:rsidRPr="007036CE">
              <w:t>му классификатору валют</w:t>
            </w:r>
            <w:r w:rsidR="00552FEF" w:rsidRPr="007036CE">
              <w:t xml:space="preserve"> денежного обязательства</w:t>
            </w:r>
          </w:p>
        </w:tc>
      </w:tr>
      <w:tr w:rsidR="000A3892" w:rsidRPr="007036CE" w14:paraId="2740CA85" w14:textId="77777777" w:rsidTr="0098554C">
        <w:tc>
          <w:tcPr>
            <w:tcW w:w="1107" w:type="pct"/>
          </w:tcPr>
          <w:p w14:paraId="304EEA55" w14:textId="77777777" w:rsidR="007676FF" w:rsidRPr="007036CE" w:rsidRDefault="00E04F7B" w:rsidP="006C5D3F">
            <w:pPr>
              <w:pStyle w:val="GOSTTablenorm"/>
            </w:pPr>
            <w:r w:rsidRPr="007036CE">
              <w:t xml:space="preserve">Код валюты </w:t>
            </w:r>
            <w:r w:rsidR="000B4020" w:rsidRPr="007036CE">
              <w:t xml:space="preserve">по ОКВ </w:t>
            </w:r>
            <w:r w:rsidRPr="007036CE">
              <w:t>БО</w:t>
            </w:r>
          </w:p>
        </w:tc>
        <w:tc>
          <w:tcPr>
            <w:tcW w:w="755" w:type="pct"/>
          </w:tcPr>
          <w:p w14:paraId="5E80817D" w14:textId="77777777" w:rsidR="007676FF" w:rsidRPr="007036CE" w:rsidRDefault="00187BC9" w:rsidP="00DC2594">
            <w:pPr>
              <w:pStyle w:val="GOSTTablenorm"/>
            </w:pPr>
            <w:r w:rsidRPr="007036CE">
              <w:t>StmInfrmtn_CODECURRENBO</w:t>
            </w:r>
          </w:p>
        </w:tc>
        <w:tc>
          <w:tcPr>
            <w:tcW w:w="503" w:type="pct"/>
          </w:tcPr>
          <w:p w14:paraId="02F4849C" w14:textId="77777777" w:rsidR="007676FF" w:rsidRPr="007036CE" w:rsidRDefault="007676FF" w:rsidP="00DC2594">
            <w:pPr>
              <w:pStyle w:val="GOSTTablenorm"/>
            </w:pPr>
            <w:r w:rsidRPr="007036CE">
              <w:t>Строка</w:t>
            </w:r>
          </w:p>
        </w:tc>
        <w:tc>
          <w:tcPr>
            <w:tcW w:w="282" w:type="pct"/>
          </w:tcPr>
          <w:p w14:paraId="7990133C" w14:textId="77777777" w:rsidR="007676FF" w:rsidRPr="007036CE" w:rsidRDefault="007676FF" w:rsidP="00DC2594">
            <w:pPr>
              <w:pStyle w:val="GOSTTablenorm"/>
            </w:pPr>
            <w:r w:rsidRPr="007036CE">
              <w:t>Да</w:t>
            </w:r>
          </w:p>
        </w:tc>
        <w:tc>
          <w:tcPr>
            <w:tcW w:w="315" w:type="pct"/>
          </w:tcPr>
          <w:p w14:paraId="273ED857" w14:textId="77777777" w:rsidR="007676FF" w:rsidRPr="007036CE" w:rsidRDefault="00E04F7B" w:rsidP="00DC2594">
            <w:pPr>
              <w:pStyle w:val="GOSTTablenorm"/>
              <w:rPr>
                <w:lang w:val="en-US"/>
              </w:rPr>
            </w:pPr>
            <w:r w:rsidRPr="007036CE">
              <w:rPr>
                <w:lang w:val="en-US"/>
              </w:rPr>
              <w:t>=3</w:t>
            </w:r>
          </w:p>
        </w:tc>
        <w:tc>
          <w:tcPr>
            <w:tcW w:w="2038" w:type="pct"/>
          </w:tcPr>
          <w:p w14:paraId="30FE4F9B" w14:textId="77777777" w:rsidR="007676FF" w:rsidRPr="007036CE" w:rsidRDefault="000C1C4B" w:rsidP="00552FEF">
            <w:pPr>
              <w:pStyle w:val="GOSTTablenorm"/>
              <w:rPr>
                <w:szCs w:val="22"/>
              </w:rPr>
            </w:pPr>
            <w:r w:rsidRPr="007036CE">
              <w:rPr>
                <w:szCs w:val="22"/>
              </w:rPr>
              <w:t>Указывается цифровой код валюты по Общер</w:t>
            </w:r>
            <w:r w:rsidR="00DC2594" w:rsidRPr="007036CE">
              <w:rPr>
                <w:szCs w:val="22"/>
              </w:rPr>
              <w:t>оссийскому классификатору валют</w:t>
            </w:r>
            <w:r w:rsidR="00552FEF" w:rsidRPr="007036CE">
              <w:rPr>
                <w:szCs w:val="22"/>
              </w:rPr>
              <w:t xml:space="preserve"> бюджетного обязательства, по которому поставлено на учет денежное обязательство</w:t>
            </w:r>
          </w:p>
        </w:tc>
      </w:tr>
      <w:tr w:rsidR="000B4020" w:rsidRPr="007036CE" w14:paraId="159C71D7" w14:textId="77777777" w:rsidTr="0098554C">
        <w:tc>
          <w:tcPr>
            <w:tcW w:w="1107" w:type="pct"/>
          </w:tcPr>
          <w:p w14:paraId="7BA628A7" w14:textId="77777777" w:rsidR="000B4020" w:rsidRPr="007036CE" w:rsidRDefault="000B4020" w:rsidP="00574ACD">
            <w:pPr>
              <w:pStyle w:val="GOSTTablenorm"/>
            </w:pPr>
            <w:r w:rsidRPr="007036CE">
              <w:t>Контур</w:t>
            </w:r>
          </w:p>
        </w:tc>
        <w:tc>
          <w:tcPr>
            <w:tcW w:w="755" w:type="pct"/>
          </w:tcPr>
          <w:p w14:paraId="307294CA" w14:textId="77777777" w:rsidR="000B4020" w:rsidRPr="007036CE" w:rsidRDefault="000B4020" w:rsidP="00574ACD">
            <w:pPr>
              <w:pStyle w:val="GOSTTablenorm"/>
            </w:pPr>
            <w:r w:rsidRPr="007036CE">
              <w:t>Inf_Cntr_PUiO</w:t>
            </w:r>
          </w:p>
        </w:tc>
        <w:tc>
          <w:tcPr>
            <w:tcW w:w="503" w:type="pct"/>
          </w:tcPr>
          <w:p w14:paraId="36C2E89E" w14:textId="77777777" w:rsidR="000B4020" w:rsidRPr="007036CE" w:rsidRDefault="000B4020" w:rsidP="00574ACD">
            <w:pPr>
              <w:pStyle w:val="GOSTTablenorm"/>
            </w:pPr>
            <w:r w:rsidRPr="007036CE">
              <w:t>Строка</w:t>
            </w:r>
          </w:p>
        </w:tc>
        <w:tc>
          <w:tcPr>
            <w:tcW w:w="282" w:type="pct"/>
          </w:tcPr>
          <w:p w14:paraId="6E62CA11" w14:textId="77777777" w:rsidR="000B4020" w:rsidRPr="007036CE" w:rsidRDefault="000B4020" w:rsidP="00574ACD">
            <w:pPr>
              <w:pStyle w:val="GOSTTablenorm"/>
            </w:pPr>
            <w:r w:rsidRPr="007036CE">
              <w:t>Да</w:t>
            </w:r>
          </w:p>
        </w:tc>
        <w:tc>
          <w:tcPr>
            <w:tcW w:w="315" w:type="pct"/>
          </w:tcPr>
          <w:p w14:paraId="5EEED1C1" w14:textId="77777777" w:rsidR="000B4020" w:rsidRPr="007036CE" w:rsidRDefault="000B4020" w:rsidP="00574ACD">
            <w:pPr>
              <w:pStyle w:val="GOSTTablenorm"/>
            </w:pPr>
            <w:r w:rsidRPr="007036CE">
              <w:t>=1</w:t>
            </w:r>
          </w:p>
        </w:tc>
        <w:tc>
          <w:tcPr>
            <w:tcW w:w="2038" w:type="pct"/>
          </w:tcPr>
          <w:p w14:paraId="0AF1C264" w14:textId="77777777" w:rsidR="000B4020" w:rsidRPr="007036CE" w:rsidRDefault="000B4020" w:rsidP="00574ACD">
            <w:pPr>
              <w:pStyle w:val="GOSTTablenorm"/>
            </w:pPr>
            <w:r w:rsidRPr="007036CE">
              <w:t>Указывается код контура,</w:t>
            </w:r>
            <w:r w:rsidR="00C828A6" w:rsidRPr="007036CE">
              <w:t xml:space="preserve"> в котором проводится операция.</w:t>
            </w:r>
          </w:p>
          <w:p w14:paraId="77BB31AB" w14:textId="77777777" w:rsidR="000B4020" w:rsidRPr="007036CE" w:rsidRDefault="000B4020" w:rsidP="00574ACD">
            <w:pPr>
              <w:pStyle w:val="GOSTTablenorm"/>
            </w:pPr>
            <w:r w:rsidRPr="007036CE">
              <w:lastRenderedPageBreak/>
              <w:t>Возможные значения:</w:t>
            </w:r>
          </w:p>
          <w:p w14:paraId="636D67ED" w14:textId="77777777" w:rsidR="000B4020" w:rsidRPr="007036CE" w:rsidRDefault="000B4020" w:rsidP="00574ACD">
            <w:pPr>
              <w:pStyle w:val="GOSTTableListMark1"/>
            </w:pPr>
            <w:r w:rsidRPr="007036CE">
              <w:t>«</w:t>
            </w:r>
            <w:r w:rsidR="00666E41" w:rsidRPr="007036CE">
              <w:rPr>
                <w:lang w:val="en-US"/>
              </w:rPr>
              <w:t>O</w:t>
            </w:r>
            <w:r w:rsidRPr="007036CE">
              <w:t>» – открытый;</w:t>
            </w:r>
          </w:p>
          <w:p w14:paraId="7738E435" w14:textId="77777777" w:rsidR="000B4020" w:rsidRPr="007036CE" w:rsidRDefault="000B4020" w:rsidP="00574ACD">
            <w:pPr>
              <w:pStyle w:val="GOSTTableListMark1"/>
            </w:pPr>
            <w:r w:rsidRPr="007036CE">
              <w:t>«</w:t>
            </w:r>
            <w:r w:rsidRPr="007036CE">
              <w:rPr>
                <w:lang w:val="en-US"/>
              </w:rPr>
              <w:t>S</w:t>
            </w:r>
            <w:r w:rsidRPr="007036CE">
              <w:t>» – защищенный;</w:t>
            </w:r>
          </w:p>
          <w:p w14:paraId="5C97C1C9" w14:textId="77777777" w:rsidR="000B4020" w:rsidRPr="007036CE" w:rsidRDefault="000B4020" w:rsidP="00574ACD">
            <w:pPr>
              <w:pStyle w:val="GOSTTableListMark1"/>
            </w:pPr>
            <w:r w:rsidRPr="007036CE">
              <w:t>«1» – открытый;</w:t>
            </w:r>
          </w:p>
          <w:p w14:paraId="44F211AA" w14:textId="08F5ED19" w:rsidR="000B4020" w:rsidRPr="007036CE" w:rsidRDefault="000B4020" w:rsidP="00574ACD">
            <w:pPr>
              <w:pStyle w:val="GOSTTableListMark1"/>
            </w:pPr>
            <w:r w:rsidRPr="007036CE">
              <w:t xml:space="preserve">«2» </w:t>
            </w:r>
            <w:r w:rsidR="00FB1651" w:rsidRPr="007036CE">
              <w:t>–</w:t>
            </w:r>
            <w:r w:rsidRPr="007036CE">
              <w:t xml:space="preserve"> защищенный</w:t>
            </w:r>
          </w:p>
        </w:tc>
      </w:tr>
      <w:tr w:rsidR="000A3892" w:rsidRPr="007036CE" w14:paraId="52516668" w14:textId="77777777" w:rsidTr="0098554C">
        <w:tc>
          <w:tcPr>
            <w:tcW w:w="1107" w:type="pct"/>
          </w:tcPr>
          <w:p w14:paraId="2DC7F8BC" w14:textId="77777777" w:rsidR="007676FF" w:rsidRPr="007036CE" w:rsidRDefault="007676FF" w:rsidP="006C5D3F">
            <w:pPr>
              <w:pStyle w:val="GOSTTablenorm"/>
            </w:pPr>
            <w:r w:rsidRPr="007036CE">
              <w:lastRenderedPageBreak/>
              <w:t>Уровень конфиденциальности</w:t>
            </w:r>
          </w:p>
        </w:tc>
        <w:tc>
          <w:tcPr>
            <w:tcW w:w="755" w:type="pct"/>
          </w:tcPr>
          <w:p w14:paraId="6B9DFD8A" w14:textId="77777777" w:rsidR="007676FF" w:rsidRPr="007036CE" w:rsidRDefault="007676FF" w:rsidP="00DC2594">
            <w:pPr>
              <w:pStyle w:val="GOSTTablenorm"/>
            </w:pPr>
            <w:r w:rsidRPr="007036CE">
              <w:t>StmInfrmtn_AccessLevel</w:t>
            </w:r>
          </w:p>
        </w:tc>
        <w:tc>
          <w:tcPr>
            <w:tcW w:w="503" w:type="pct"/>
          </w:tcPr>
          <w:p w14:paraId="27148EA5" w14:textId="77777777" w:rsidR="007676FF" w:rsidRPr="007036CE" w:rsidRDefault="007676FF" w:rsidP="00DC2594">
            <w:pPr>
              <w:pStyle w:val="GOSTTablenorm"/>
            </w:pPr>
            <w:r w:rsidRPr="007036CE">
              <w:t>Число</w:t>
            </w:r>
          </w:p>
        </w:tc>
        <w:tc>
          <w:tcPr>
            <w:tcW w:w="282" w:type="pct"/>
          </w:tcPr>
          <w:p w14:paraId="5AB11EFD" w14:textId="77777777" w:rsidR="007676FF" w:rsidRPr="007036CE" w:rsidRDefault="007676FF" w:rsidP="00DC2594">
            <w:pPr>
              <w:pStyle w:val="GOSTTablenorm"/>
            </w:pPr>
            <w:r w:rsidRPr="007036CE">
              <w:t>Да</w:t>
            </w:r>
          </w:p>
        </w:tc>
        <w:tc>
          <w:tcPr>
            <w:tcW w:w="315" w:type="pct"/>
          </w:tcPr>
          <w:p w14:paraId="57FEC1F3" w14:textId="77777777" w:rsidR="007676FF" w:rsidRPr="007036CE" w:rsidRDefault="007676FF" w:rsidP="00DC2594">
            <w:pPr>
              <w:pStyle w:val="GOSTTablenorm"/>
            </w:pPr>
            <w:r w:rsidRPr="007036CE">
              <w:t>=1</w:t>
            </w:r>
          </w:p>
        </w:tc>
        <w:tc>
          <w:tcPr>
            <w:tcW w:w="2038" w:type="pct"/>
          </w:tcPr>
          <w:p w14:paraId="636372A6" w14:textId="77777777" w:rsidR="007676FF" w:rsidRPr="007036CE" w:rsidRDefault="007676FF" w:rsidP="00DC2594">
            <w:pPr>
              <w:pStyle w:val="GOSTTablenorm"/>
            </w:pPr>
            <w:r w:rsidRPr="007036CE">
              <w:t>Указывается уровень конфиденциальности документа.</w:t>
            </w:r>
          </w:p>
          <w:p w14:paraId="79322F4E" w14:textId="77777777" w:rsidR="007676FF" w:rsidRPr="007036CE" w:rsidRDefault="007676FF" w:rsidP="00DC2594">
            <w:pPr>
              <w:pStyle w:val="GOSTTablenorm"/>
            </w:pPr>
            <w:r w:rsidRPr="007036CE">
              <w:t>Возможные значения:</w:t>
            </w:r>
          </w:p>
          <w:p w14:paraId="154DBDD9" w14:textId="4EE0CA0F" w:rsidR="007676FF" w:rsidRPr="007036CE" w:rsidRDefault="007676FF" w:rsidP="007C70A1">
            <w:pPr>
              <w:pStyle w:val="GOSTTableListMark1"/>
            </w:pPr>
            <w:r w:rsidRPr="007036CE">
              <w:t xml:space="preserve">«0» </w:t>
            </w:r>
            <w:r w:rsidR="00FB1651" w:rsidRPr="007036CE">
              <w:t>–</w:t>
            </w:r>
            <w:r w:rsidRPr="007036CE">
              <w:t xml:space="preserve"> </w:t>
            </w:r>
            <w:r w:rsidR="00073041" w:rsidRPr="007036CE">
              <w:t>несекретно</w:t>
            </w:r>
            <w:r w:rsidRPr="007036CE">
              <w:t>;</w:t>
            </w:r>
          </w:p>
          <w:p w14:paraId="6278E0B5" w14:textId="46637DA2" w:rsidR="007676FF" w:rsidRPr="007036CE" w:rsidRDefault="007676FF" w:rsidP="00073041">
            <w:pPr>
              <w:pStyle w:val="GOSTTableListMark1"/>
              <w:rPr>
                <w:szCs w:val="22"/>
              </w:rPr>
            </w:pPr>
            <w:r w:rsidRPr="007036CE">
              <w:t>«</w:t>
            </w:r>
            <w:r w:rsidR="00DC2594" w:rsidRPr="007036CE">
              <w:t xml:space="preserve">1» </w:t>
            </w:r>
            <w:r w:rsidR="00FB1651" w:rsidRPr="007036CE">
              <w:t>–</w:t>
            </w:r>
            <w:r w:rsidR="00DC2594" w:rsidRPr="007036CE">
              <w:t xml:space="preserve"> </w:t>
            </w:r>
            <w:r w:rsidR="00073041" w:rsidRPr="007036CE">
              <w:t xml:space="preserve">для </w:t>
            </w:r>
            <w:r w:rsidR="00DC2594" w:rsidRPr="007036CE">
              <w:t>служебного пользования</w:t>
            </w:r>
          </w:p>
        </w:tc>
      </w:tr>
      <w:tr w:rsidR="000A3892" w:rsidRPr="007036CE" w14:paraId="318A5BBC" w14:textId="77777777" w:rsidTr="0098554C">
        <w:tc>
          <w:tcPr>
            <w:tcW w:w="1107" w:type="pct"/>
          </w:tcPr>
          <w:p w14:paraId="17D277C7" w14:textId="77777777" w:rsidR="007676FF" w:rsidRPr="007036CE" w:rsidRDefault="007676FF" w:rsidP="006C5D3F">
            <w:pPr>
              <w:pStyle w:val="GOSTTablenorm"/>
            </w:pPr>
            <w:r w:rsidRPr="007036CE">
              <w:t>Код бюджета</w:t>
            </w:r>
          </w:p>
        </w:tc>
        <w:tc>
          <w:tcPr>
            <w:tcW w:w="755" w:type="pct"/>
          </w:tcPr>
          <w:p w14:paraId="0049D886" w14:textId="77777777" w:rsidR="007676FF" w:rsidRPr="007036CE" w:rsidRDefault="007676FF" w:rsidP="00DC2594">
            <w:pPr>
              <w:pStyle w:val="GOSTTablenorm"/>
            </w:pPr>
            <w:r w:rsidRPr="007036CE">
              <w:t>RcpBdjt_CdBdgt</w:t>
            </w:r>
          </w:p>
        </w:tc>
        <w:tc>
          <w:tcPr>
            <w:tcW w:w="503" w:type="pct"/>
          </w:tcPr>
          <w:p w14:paraId="2C044E3E" w14:textId="77777777" w:rsidR="007676FF" w:rsidRPr="007036CE" w:rsidRDefault="007676FF" w:rsidP="00DC2594">
            <w:pPr>
              <w:pStyle w:val="GOSTTablenorm"/>
            </w:pPr>
            <w:r w:rsidRPr="007036CE">
              <w:t>Строка</w:t>
            </w:r>
          </w:p>
        </w:tc>
        <w:tc>
          <w:tcPr>
            <w:tcW w:w="282" w:type="pct"/>
          </w:tcPr>
          <w:p w14:paraId="3C3A77E4" w14:textId="77777777" w:rsidR="007676FF" w:rsidRPr="007036CE" w:rsidRDefault="007676FF" w:rsidP="00DC2594">
            <w:pPr>
              <w:pStyle w:val="GOSTTablenorm"/>
            </w:pPr>
            <w:r w:rsidRPr="007036CE">
              <w:t>Да</w:t>
            </w:r>
          </w:p>
        </w:tc>
        <w:tc>
          <w:tcPr>
            <w:tcW w:w="315" w:type="pct"/>
          </w:tcPr>
          <w:p w14:paraId="2A16461D" w14:textId="77777777" w:rsidR="007676FF" w:rsidRPr="007036CE" w:rsidRDefault="007676FF" w:rsidP="00DC2594">
            <w:pPr>
              <w:pStyle w:val="GOSTTablenorm"/>
            </w:pPr>
            <w:r w:rsidRPr="007036CE">
              <w:t>=8</w:t>
            </w:r>
          </w:p>
        </w:tc>
        <w:tc>
          <w:tcPr>
            <w:tcW w:w="2038" w:type="pct"/>
          </w:tcPr>
          <w:p w14:paraId="338C89AC" w14:textId="77777777" w:rsidR="007676FF" w:rsidRPr="007036CE" w:rsidRDefault="007676FF" w:rsidP="00DC2594">
            <w:pPr>
              <w:pStyle w:val="GOSTTablenorm"/>
              <w:rPr>
                <w:szCs w:val="22"/>
              </w:rPr>
            </w:pPr>
            <w:r w:rsidRPr="007036CE">
              <w:t>Указывается код бюджета в соответ</w:t>
            </w:r>
            <w:r w:rsidR="00DC2594" w:rsidRPr="007036CE">
              <w:t>ствии со справочником «Бюджеты»</w:t>
            </w:r>
          </w:p>
        </w:tc>
      </w:tr>
      <w:tr w:rsidR="000A3892" w:rsidRPr="007036CE" w14:paraId="0C38A410" w14:textId="77777777" w:rsidTr="0098554C">
        <w:tc>
          <w:tcPr>
            <w:tcW w:w="1107" w:type="pct"/>
          </w:tcPr>
          <w:p w14:paraId="23EE0361" w14:textId="77777777" w:rsidR="007676FF" w:rsidRPr="007036CE" w:rsidRDefault="000B4020" w:rsidP="006C5D3F">
            <w:pPr>
              <w:pStyle w:val="GOSTTablenorm"/>
            </w:pPr>
            <w:r w:rsidRPr="007036CE">
              <w:t>Н</w:t>
            </w:r>
            <w:r w:rsidR="007676FF" w:rsidRPr="007036CE">
              <w:t>омер БО</w:t>
            </w:r>
          </w:p>
        </w:tc>
        <w:tc>
          <w:tcPr>
            <w:tcW w:w="755" w:type="pct"/>
          </w:tcPr>
          <w:p w14:paraId="7D047009" w14:textId="77777777" w:rsidR="007676FF" w:rsidRPr="007036CE" w:rsidRDefault="007676FF" w:rsidP="00DC2594">
            <w:pPr>
              <w:pStyle w:val="GOSTTablenorm"/>
            </w:pPr>
            <w:r w:rsidRPr="007036CE">
              <w:t>Inf_RgNmBO</w:t>
            </w:r>
          </w:p>
        </w:tc>
        <w:tc>
          <w:tcPr>
            <w:tcW w:w="503" w:type="pct"/>
          </w:tcPr>
          <w:p w14:paraId="2E4AF445" w14:textId="77777777" w:rsidR="007676FF" w:rsidRPr="007036CE" w:rsidRDefault="007676FF" w:rsidP="00DC2594">
            <w:pPr>
              <w:pStyle w:val="GOSTTablenorm"/>
            </w:pPr>
            <w:r w:rsidRPr="007036CE">
              <w:t>Строка</w:t>
            </w:r>
          </w:p>
        </w:tc>
        <w:tc>
          <w:tcPr>
            <w:tcW w:w="282" w:type="pct"/>
          </w:tcPr>
          <w:p w14:paraId="0C89BD3B" w14:textId="77777777" w:rsidR="007676FF" w:rsidRPr="007036CE" w:rsidRDefault="007676FF" w:rsidP="00DC2594">
            <w:pPr>
              <w:pStyle w:val="GOSTTablenorm"/>
            </w:pPr>
            <w:r w:rsidRPr="007036CE">
              <w:t>Да</w:t>
            </w:r>
          </w:p>
        </w:tc>
        <w:tc>
          <w:tcPr>
            <w:tcW w:w="315" w:type="pct"/>
          </w:tcPr>
          <w:p w14:paraId="1B2D42D3" w14:textId="77777777" w:rsidR="007676FF" w:rsidRPr="007036CE" w:rsidRDefault="007676FF" w:rsidP="00DC2594">
            <w:pPr>
              <w:pStyle w:val="GOSTTablenorm"/>
            </w:pPr>
            <w:r w:rsidRPr="007036CE">
              <w:t>=19</w:t>
            </w:r>
          </w:p>
        </w:tc>
        <w:tc>
          <w:tcPr>
            <w:tcW w:w="2038" w:type="pct"/>
          </w:tcPr>
          <w:p w14:paraId="32694995" w14:textId="77777777" w:rsidR="007676FF" w:rsidRPr="007036CE" w:rsidRDefault="007676FF" w:rsidP="00DC2594">
            <w:pPr>
              <w:pStyle w:val="GOSTTablenorm"/>
            </w:pPr>
            <w:r w:rsidRPr="007036CE">
              <w:t xml:space="preserve">Указывается учетный номер бюджетного обязательства, по которому поставлено </w:t>
            </w:r>
            <w:r w:rsidR="00DC2594" w:rsidRPr="007036CE">
              <w:t>на учет денежное обязательство</w:t>
            </w:r>
          </w:p>
        </w:tc>
      </w:tr>
      <w:tr w:rsidR="000A3892" w:rsidRPr="007036CE" w14:paraId="5C2743AC" w14:textId="77777777" w:rsidTr="0098554C">
        <w:tc>
          <w:tcPr>
            <w:tcW w:w="1107" w:type="pct"/>
          </w:tcPr>
          <w:p w14:paraId="73FA9F80" w14:textId="77777777" w:rsidR="000C1C4B" w:rsidRPr="007036CE" w:rsidRDefault="000C1C4B" w:rsidP="000C1C4B">
            <w:pPr>
              <w:pStyle w:val="GOSTTablenorm"/>
            </w:pPr>
            <w:r w:rsidRPr="007036CE">
              <w:t>Тип БО</w:t>
            </w:r>
          </w:p>
        </w:tc>
        <w:tc>
          <w:tcPr>
            <w:tcW w:w="755" w:type="pct"/>
          </w:tcPr>
          <w:p w14:paraId="70C5D959" w14:textId="77777777" w:rsidR="000C1C4B" w:rsidRPr="007036CE" w:rsidRDefault="000C1C4B" w:rsidP="00DC2594">
            <w:pPr>
              <w:pStyle w:val="GOSTTablenorm"/>
            </w:pPr>
            <w:r w:rsidRPr="007036CE">
              <w:t>Inf_RSN_DC_CDE</w:t>
            </w:r>
          </w:p>
        </w:tc>
        <w:tc>
          <w:tcPr>
            <w:tcW w:w="503" w:type="pct"/>
          </w:tcPr>
          <w:p w14:paraId="7130223E" w14:textId="77777777" w:rsidR="000C1C4B" w:rsidRPr="007036CE" w:rsidRDefault="00DB2100" w:rsidP="00DC2594">
            <w:pPr>
              <w:pStyle w:val="GOSTTablenorm"/>
            </w:pPr>
            <w:r w:rsidRPr="007036CE">
              <w:t>Строка</w:t>
            </w:r>
          </w:p>
        </w:tc>
        <w:tc>
          <w:tcPr>
            <w:tcW w:w="282" w:type="pct"/>
          </w:tcPr>
          <w:p w14:paraId="5E9E888D" w14:textId="77777777" w:rsidR="000C1C4B" w:rsidRPr="007036CE" w:rsidRDefault="000C1C4B" w:rsidP="00DC2594">
            <w:pPr>
              <w:pStyle w:val="GOSTTablenorm"/>
            </w:pPr>
            <w:r w:rsidRPr="007036CE">
              <w:t>Да</w:t>
            </w:r>
          </w:p>
        </w:tc>
        <w:tc>
          <w:tcPr>
            <w:tcW w:w="315" w:type="pct"/>
          </w:tcPr>
          <w:p w14:paraId="02E975F3" w14:textId="77777777" w:rsidR="000C1C4B" w:rsidRPr="007036CE" w:rsidRDefault="00BC76BB" w:rsidP="00DC2594">
            <w:pPr>
              <w:pStyle w:val="GOSTTablenorm"/>
            </w:pPr>
            <w:r w:rsidRPr="007036CE">
              <w:rPr>
                <w:lang w:val="en-US"/>
              </w:rPr>
              <w:t>&lt;=15</w:t>
            </w:r>
          </w:p>
        </w:tc>
        <w:tc>
          <w:tcPr>
            <w:tcW w:w="2038" w:type="pct"/>
          </w:tcPr>
          <w:p w14:paraId="515E8DE5" w14:textId="77777777" w:rsidR="00552FEF" w:rsidRPr="007036CE" w:rsidRDefault="000C1C4B" w:rsidP="00DC2594">
            <w:pPr>
              <w:pStyle w:val="GOSTTablenorm"/>
              <w:rPr>
                <w:szCs w:val="22"/>
              </w:rPr>
            </w:pPr>
            <w:r w:rsidRPr="007036CE">
              <w:rPr>
                <w:szCs w:val="22"/>
              </w:rPr>
              <w:t xml:space="preserve">Указывается код типа бюджетного обязательства, </w:t>
            </w:r>
            <w:r w:rsidR="00552FEF" w:rsidRPr="007036CE">
              <w:rPr>
                <w:szCs w:val="22"/>
              </w:rPr>
              <w:t>по которому поставлено на учет денежное обязательство.</w:t>
            </w:r>
          </w:p>
          <w:p w14:paraId="337660E3" w14:textId="77777777" w:rsidR="000C1C4B" w:rsidRPr="007036CE" w:rsidRDefault="00552FEF" w:rsidP="00DC2594">
            <w:pPr>
              <w:pStyle w:val="GOSTTablenorm"/>
              <w:rPr>
                <w:szCs w:val="22"/>
              </w:rPr>
            </w:pPr>
            <w:r w:rsidRPr="007036CE">
              <w:rPr>
                <w:szCs w:val="22"/>
              </w:rPr>
              <w:t>Возможные значения</w:t>
            </w:r>
            <w:r w:rsidR="000C1C4B" w:rsidRPr="007036CE">
              <w:rPr>
                <w:szCs w:val="22"/>
              </w:rPr>
              <w:t>:</w:t>
            </w:r>
          </w:p>
          <w:p w14:paraId="5F6FB503" w14:textId="77777777" w:rsidR="001A7389" w:rsidRPr="007036CE" w:rsidRDefault="001A7389" w:rsidP="001A7389">
            <w:pPr>
              <w:pStyle w:val="GOSTTableListMark1"/>
            </w:pPr>
            <w:r w:rsidRPr="007036CE">
              <w:t>«Purchase» – закупка;</w:t>
            </w:r>
          </w:p>
          <w:p w14:paraId="5B80180B" w14:textId="77777777" w:rsidR="000C1C4B" w:rsidRPr="007036CE" w:rsidRDefault="001A7389" w:rsidP="001A7389">
            <w:pPr>
              <w:pStyle w:val="GOSTTableListMark1"/>
            </w:pPr>
            <w:r w:rsidRPr="007036CE">
              <w:t>«Other» – прочее</w:t>
            </w:r>
          </w:p>
        </w:tc>
      </w:tr>
      <w:tr w:rsidR="000A3892" w:rsidRPr="007036CE" w14:paraId="080F85E4" w14:textId="77777777" w:rsidTr="0098554C">
        <w:tc>
          <w:tcPr>
            <w:tcW w:w="1107" w:type="pct"/>
          </w:tcPr>
          <w:p w14:paraId="695C09FA" w14:textId="77777777" w:rsidR="007676FF" w:rsidRPr="007036CE" w:rsidRDefault="00552FEF" w:rsidP="006C5D3F">
            <w:pPr>
              <w:pStyle w:val="GOSTTablenorm"/>
            </w:pPr>
            <w:r w:rsidRPr="007036CE">
              <w:t>Н</w:t>
            </w:r>
            <w:r w:rsidR="007676FF" w:rsidRPr="007036CE">
              <w:t>омер ДО</w:t>
            </w:r>
          </w:p>
        </w:tc>
        <w:tc>
          <w:tcPr>
            <w:tcW w:w="755" w:type="pct"/>
          </w:tcPr>
          <w:p w14:paraId="0AF7BCA0" w14:textId="77777777" w:rsidR="007676FF" w:rsidRPr="007036CE" w:rsidRDefault="00D563C8" w:rsidP="00DC2594">
            <w:pPr>
              <w:pStyle w:val="GOSTTablenorm"/>
            </w:pPr>
            <w:r w:rsidRPr="007036CE">
              <w:t>MrkAthrFK_NmDO</w:t>
            </w:r>
          </w:p>
        </w:tc>
        <w:tc>
          <w:tcPr>
            <w:tcW w:w="503" w:type="pct"/>
          </w:tcPr>
          <w:p w14:paraId="5D0C02D1" w14:textId="77777777" w:rsidR="007676FF" w:rsidRPr="007036CE" w:rsidRDefault="007676FF" w:rsidP="00DC2594">
            <w:pPr>
              <w:pStyle w:val="GOSTTablenorm"/>
            </w:pPr>
            <w:r w:rsidRPr="007036CE">
              <w:t>Строка</w:t>
            </w:r>
          </w:p>
        </w:tc>
        <w:tc>
          <w:tcPr>
            <w:tcW w:w="282" w:type="pct"/>
          </w:tcPr>
          <w:p w14:paraId="30D4EAB6" w14:textId="77777777" w:rsidR="007676FF" w:rsidRPr="007036CE" w:rsidRDefault="007676FF" w:rsidP="00DC2594">
            <w:pPr>
              <w:pStyle w:val="GOSTTablenorm"/>
            </w:pPr>
            <w:r w:rsidRPr="007036CE">
              <w:t>Да</w:t>
            </w:r>
          </w:p>
        </w:tc>
        <w:tc>
          <w:tcPr>
            <w:tcW w:w="315" w:type="pct"/>
          </w:tcPr>
          <w:p w14:paraId="733D1956" w14:textId="77777777" w:rsidR="007676FF" w:rsidRPr="007036CE" w:rsidRDefault="007676FF" w:rsidP="00DC2594">
            <w:pPr>
              <w:pStyle w:val="GOSTTablenorm"/>
            </w:pPr>
            <w:r w:rsidRPr="007036CE">
              <w:t>=25</w:t>
            </w:r>
          </w:p>
        </w:tc>
        <w:tc>
          <w:tcPr>
            <w:tcW w:w="2038" w:type="pct"/>
          </w:tcPr>
          <w:p w14:paraId="0A01F48D" w14:textId="77777777" w:rsidR="007676FF" w:rsidRPr="007036CE" w:rsidRDefault="007676FF" w:rsidP="00DC2594">
            <w:pPr>
              <w:pStyle w:val="GOSTTablenorm"/>
            </w:pPr>
            <w:r w:rsidRPr="007036CE">
              <w:t>Указывается учетный номер поставленного н</w:t>
            </w:r>
            <w:r w:rsidR="00DC2594" w:rsidRPr="007036CE">
              <w:t>а учет денежного обязательства</w:t>
            </w:r>
          </w:p>
        </w:tc>
      </w:tr>
      <w:tr w:rsidR="000A3892" w:rsidRPr="007036CE" w14:paraId="68BB33A1" w14:textId="77777777" w:rsidTr="0098554C">
        <w:tc>
          <w:tcPr>
            <w:tcW w:w="1107" w:type="pct"/>
          </w:tcPr>
          <w:p w14:paraId="569025F0" w14:textId="77777777" w:rsidR="007676FF" w:rsidRPr="007036CE" w:rsidRDefault="007676FF" w:rsidP="006C5D3F">
            <w:pPr>
              <w:pStyle w:val="GOSTTablenorm"/>
            </w:pPr>
            <w:r w:rsidRPr="007036CE">
              <w:t>Номер лицевого счета</w:t>
            </w:r>
          </w:p>
        </w:tc>
        <w:tc>
          <w:tcPr>
            <w:tcW w:w="755" w:type="pct"/>
          </w:tcPr>
          <w:p w14:paraId="730C452C" w14:textId="77777777" w:rsidR="007676FF" w:rsidRPr="007036CE" w:rsidRDefault="007676FF" w:rsidP="00DC2594">
            <w:pPr>
              <w:pStyle w:val="GOSTTablenorm"/>
            </w:pPr>
            <w:r w:rsidRPr="007036CE">
              <w:t>RcpBdjt_NmAcnt</w:t>
            </w:r>
          </w:p>
        </w:tc>
        <w:tc>
          <w:tcPr>
            <w:tcW w:w="503" w:type="pct"/>
          </w:tcPr>
          <w:p w14:paraId="38C692C9" w14:textId="77777777" w:rsidR="007676FF" w:rsidRPr="007036CE" w:rsidRDefault="007676FF" w:rsidP="00DC2594">
            <w:pPr>
              <w:pStyle w:val="GOSTTablenorm"/>
            </w:pPr>
            <w:r w:rsidRPr="007036CE">
              <w:t>Строка</w:t>
            </w:r>
          </w:p>
        </w:tc>
        <w:tc>
          <w:tcPr>
            <w:tcW w:w="282" w:type="pct"/>
          </w:tcPr>
          <w:p w14:paraId="34F9EEC7" w14:textId="77777777" w:rsidR="007676FF" w:rsidRPr="007036CE" w:rsidRDefault="007676FF" w:rsidP="00DC2594">
            <w:pPr>
              <w:pStyle w:val="GOSTTablenorm"/>
            </w:pPr>
            <w:r w:rsidRPr="007036CE">
              <w:t>Да</w:t>
            </w:r>
          </w:p>
        </w:tc>
        <w:tc>
          <w:tcPr>
            <w:tcW w:w="315" w:type="pct"/>
          </w:tcPr>
          <w:p w14:paraId="734A2640" w14:textId="77777777" w:rsidR="007676FF" w:rsidRPr="007036CE" w:rsidRDefault="007676FF" w:rsidP="00DC2594">
            <w:pPr>
              <w:pStyle w:val="GOSTTablenorm"/>
            </w:pPr>
            <w:r w:rsidRPr="007036CE">
              <w:t>=11</w:t>
            </w:r>
          </w:p>
        </w:tc>
        <w:tc>
          <w:tcPr>
            <w:tcW w:w="2038" w:type="pct"/>
          </w:tcPr>
          <w:p w14:paraId="7EAA5CE8" w14:textId="77777777" w:rsidR="007676FF" w:rsidRPr="007036CE" w:rsidRDefault="007676FF" w:rsidP="00552FEF">
            <w:pPr>
              <w:pStyle w:val="GOSTTablenorm"/>
            </w:pPr>
            <w:r w:rsidRPr="007036CE">
              <w:t xml:space="preserve">Указывается номер лицевого счета </w:t>
            </w:r>
            <w:r w:rsidR="00552FEF" w:rsidRPr="007036CE">
              <w:rPr>
                <w:szCs w:val="22"/>
              </w:rPr>
              <w:t>для отражения операции</w:t>
            </w:r>
          </w:p>
        </w:tc>
      </w:tr>
      <w:tr w:rsidR="00552FEF" w:rsidRPr="007036CE" w14:paraId="08AEB753" w14:textId="77777777" w:rsidTr="0098554C">
        <w:tc>
          <w:tcPr>
            <w:tcW w:w="1107" w:type="pct"/>
          </w:tcPr>
          <w:p w14:paraId="70B8915C" w14:textId="77777777" w:rsidR="00552FEF" w:rsidRPr="007036CE" w:rsidRDefault="00552FEF" w:rsidP="00574ACD">
            <w:pPr>
              <w:pStyle w:val="GOSTTablenorm"/>
              <w:rPr>
                <w:szCs w:val="24"/>
              </w:rPr>
            </w:pPr>
            <w:r w:rsidRPr="007036CE">
              <w:t>Признак платежа, требующего подтверждения</w:t>
            </w:r>
          </w:p>
        </w:tc>
        <w:tc>
          <w:tcPr>
            <w:tcW w:w="755" w:type="pct"/>
          </w:tcPr>
          <w:p w14:paraId="73AD6982" w14:textId="77777777" w:rsidR="00552FEF" w:rsidRPr="007036CE" w:rsidRDefault="00552FEF" w:rsidP="00574ACD">
            <w:pPr>
              <w:pStyle w:val="GOSTTablenorm"/>
            </w:pPr>
            <w:r w:rsidRPr="007036CE">
              <w:t>RcpBdjt_AdPmntChrct</w:t>
            </w:r>
          </w:p>
        </w:tc>
        <w:tc>
          <w:tcPr>
            <w:tcW w:w="503" w:type="pct"/>
          </w:tcPr>
          <w:p w14:paraId="5EB5A06D" w14:textId="77777777" w:rsidR="00552FEF" w:rsidRPr="007036CE" w:rsidRDefault="00552FEF" w:rsidP="00574ACD">
            <w:pPr>
              <w:pStyle w:val="GOSTTablenorm"/>
            </w:pPr>
            <w:r w:rsidRPr="007036CE">
              <w:t>Строка</w:t>
            </w:r>
          </w:p>
        </w:tc>
        <w:tc>
          <w:tcPr>
            <w:tcW w:w="282" w:type="pct"/>
          </w:tcPr>
          <w:p w14:paraId="78D86DB4" w14:textId="77777777" w:rsidR="00552FEF" w:rsidRPr="007036CE" w:rsidRDefault="00552FEF" w:rsidP="00574ACD">
            <w:pPr>
              <w:pStyle w:val="GOSTTablenorm"/>
            </w:pPr>
            <w:r w:rsidRPr="007036CE">
              <w:t>Да</w:t>
            </w:r>
          </w:p>
        </w:tc>
        <w:tc>
          <w:tcPr>
            <w:tcW w:w="315" w:type="pct"/>
          </w:tcPr>
          <w:p w14:paraId="21F5991D" w14:textId="77777777" w:rsidR="00552FEF" w:rsidRPr="007036CE" w:rsidRDefault="00552FEF" w:rsidP="00574ACD">
            <w:pPr>
              <w:pStyle w:val="GOSTTablenorm"/>
              <w:rPr>
                <w:lang w:val="en-US"/>
              </w:rPr>
            </w:pPr>
            <w:r w:rsidRPr="007036CE">
              <w:rPr>
                <w:lang w:val="en-US"/>
              </w:rPr>
              <w:t>&lt;=</w:t>
            </w:r>
            <w:r w:rsidRPr="007036CE">
              <w:t>3</w:t>
            </w:r>
          </w:p>
        </w:tc>
        <w:tc>
          <w:tcPr>
            <w:tcW w:w="2038" w:type="pct"/>
          </w:tcPr>
          <w:p w14:paraId="65FFB7C9" w14:textId="77777777" w:rsidR="00552FEF" w:rsidRPr="007036CE" w:rsidRDefault="00552FEF" w:rsidP="00574ACD">
            <w:pPr>
              <w:pStyle w:val="GOSTTablenorm"/>
            </w:pPr>
            <w:r w:rsidRPr="007036CE">
              <w:t>Указывается признак платежа, требующего подтверждения.</w:t>
            </w:r>
          </w:p>
          <w:p w14:paraId="1E3A9A73" w14:textId="77777777" w:rsidR="00552FEF" w:rsidRPr="007036CE" w:rsidRDefault="00552FEF" w:rsidP="00574ACD">
            <w:pPr>
              <w:pStyle w:val="GOSTTablenorm"/>
            </w:pPr>
            <w:r w:rsidRPr="007036CE">
              <w:t>Возможные значения:</w:t>
            </w:r>
          </w:p>
          <w:p w14:paraId="4943EDFE" w14:textId="77777777" w:rsidR="00552FEF" w:rsidRPr="007036CE" w:rsidRDefault="00552FEF" w:rsidP="00574ACD">
            <w:pPr>
              <w:pStyle w:val="GOSTTableListMark1"/>
            </w:pPr>
            <w:r w:rsidRPr="007036CE">
              <w:t>«Да» – если платеж авансовый;</w:t>
            </w:r>
          </w:p>
          <w:p w14:paraId="4E0DF64D" w14:textId="77777777" w:rsidR="00552FEF" w:rsidRPr="007036CE" w:rsidRDefault="00552FEF" w:rsidP="00574ACD">
            <w:pPr>
              <w:pStyle w:val="GOSTTableListMark1"/>
            </w:pPr>
            <w:r w:rsidRPr="007036CE">
              <w:lastRenderedPageBreak/>
              <w:t>«Нет» – если платеж не авансовый</w:t>
            </w:r>
          </w:p>
        </w:tc>
      </w:tr>
      <w:tr w:rsidR="00552FEF" w:rsidRPr="007036CE" w14:paraId="21B48C4B" w14:textId="77777777" w:rsidTr="0098554C">
        <w:tc>
          <w:tcPr>
            <w:tcW w:w="1107" w:type="pct"/>
          </w:tcPr>
          <w:p w14:paraId="31BBAC57" w14:textId="77777777" w:rsidR="00552FEF" w:rsidRPr="007036CE" w:rsidRDefault="00552FEF" w:rsidP="00574ACD">
            <w:pPr>
              <w:pStyle w:val="GOSTTablenorm"/>
            </w:pPr>
            <w:r w:rsidRPr="007036CE">
              <w:lastRenderedPageBreak/>
              <w:t>Признак перерегистрации</w:t>
            </w:r>
          </w:p>
        </w:tc>
        <w:tc>
          <w:tcPr>
            <w:tcW w:w="755" w:type="pct"/>
          </w:tcPr>
          <w:p w14:paraId="07CF607F" w14:textId="77777777" w:rsidR="00552FEF" w:rsidRPr="007036CE" w:rsidRDefault="00552FEF" w:rsidP="00574ACD">
            <w:pPr>
              <w:pStyle w:val="GOSTTablenorm"/>
            </w:pPr>
            <w:r w:rsidRPr="007036CE">
              <w:t>StmInfrmtn_REREGISTR</w:t>
            </w:r>
          </w:p>
        </w:tc>
        <w:tc>
          <w:tcPr>
            <w:tcW w:w="503" w:type="pct"/>
          </w:tcPr>
          <w:p w14:paraId="39B5A847" w14:textId="77777777" w:rsidR="00552FEF" w:rsidRPr="007036CE" w:rsidRDefault="00BC76BB" w:rsidP="00574ACD">
            <w:pPr>
              <w:pStyle w:val="GOSTTablenorm"/>
            </w:pPr>
            <w:r w:rsidRPr="007036CE">
              <w:t>Логический</w:t>
            </w:r>
          </w:p>
        </w:tc>
        <w:tc>
          <w:tcPr>
            <w:tcW w:w="282" w:type="pct"/>
          </w:tcPr>
          <w:p w14:paraId="090571DB" w14:textId="77777777" w:rsidR="00552FEF" w:rsidRPr="007036CE" w:rsidRDefault="007F1C86" w:rsidP="00574ACD">
            <w:pPr>
              <w:pStyle w:val="GOSTTablenorm"/>
            </w:pPr>
            <w:r w:rsidRPr="007036CE">
              <w:t>Да</w:t>
            </w:r>
          </w:p>
        </w:tc>
        <w:tc>
          <w:tcPr>
            <w:tcW w:w="315" w:type="pct"/>
          </w:tcPr>
          <w:p w14:paraId="30ED8BAB" w14:textId="77777777" w:rsidR="00552FEF" w:rsidRPr="007036CE" w:rsidRDefault="00BC76BB" w:rsidP="00574ACD">
            <w:pPr>
              <w:pStyle w:val="GOSTTablenorm"/>
            </w:pPr>
            <w:r w:rsidRPr="007036CE">
              <w:t>-</w:t>
            </w:r>
          </w:p>
        </w:tc>
        <w:tc>
          <w:tcPr>
            <w:tcW w:w="2038" w:type="pct"/>
          </w:tcPr>
          <w:p w14:paraId="2413DFF0" w14:textId="77777777" w:rsidR="00552FEF" w:rsidRPr="007036CE" w:rsidRDefault="00552FEF" w:rsidP="00574ACD">
            <w:pPr>
              <w:pStyle w:val="GOSTTablenorm"/>
              <w:rPr>
                <w:szCs w:val="22"/>
                <w:lang w:eastAsia="en-US"/>
              </w:rPr>
            </w:pPr>
            <w:r w:rsidRPr="007036CE">
              <w:rPr>
                <w:szCs w:val="22"/>
              </w:rPr>
              <w:t xml:space="preserve">Указывается </w:t>
            </w:r>
            <w:r w:rsidR="007F1C86" w:rsidRPr="007036CE">
              <w:rPr>
                <w:szCs w:val="22"/>
              </w:rPr>
              <w:t>признак формирования документа по результатам процедуры</w:t>
            </w:r>
            <w:r w:rsidRPr="007036CE">
              <w:rPr>
                <w:szCs w:val="22"/>
              </w:rPr>
              <w:t xml:space="preserve"> «</w:t>
            </w:r>
            <w:r w:rsidRPr="007036CE">
              <w:rPr>
                <w:szCs w:val="22"/>
                <w:lang w:eastAsia="en-US"/>
              </w:rPr>
              <w:t>Автоматическая перерегистрация БО и ДО</w:t>
            </w:r>
            <w:r w:rsidR="00DA4171" w:rsidRPr="007036CE">
              <w:rPr>
                <w:szCs w:val="22"/>
                <w:lang w:eastAsia="en-US"/>
              </w:rPr>
              <w:t>».</w:t>
            </w:r>
          </w:p>
          <w:p w14:paraId="2982B23C" w14:textId="77777777" w:rsidR="00552FEF" w:rsidRPr="007036CE" w:rsidRDefault="00552FEF" w:rsidP="00574ACD">
            <w:pPr>
              <w:pStyle w:val="GOSTTablenorm"/>
            </w:pPr>
            <w:r w:rsidRPr="007036CE">
              <w:t>Возможные значения:</w:t>
            </w:r>
          </w:p>
          <w:p w14:paraId="15FC7C8B" w14:textId="7500BA83" w:rsidR="001A7389" w:rsidRPr="007036CE" w:rsidRDefault="001A7389" w:rsidP="001A7389">
            <w:pPr>
              <w:pStyle w:val="GOSTTableListMark1"/>
            </w:pPr>
            <w:r w:rsidRPr="007036CE">
              <w:t xml:space="preserve">«true» </w:t>
            </w:r>
            <w:r w:rsidR="00FB1651" w:rsidRPr="007036CE">
              <w:t>–</w:t>
            </w:r>
            <w:r w:rsidRPr="007036CE">
              <w:t xml:space="preserve"> </w:t>
            </w:r>
            <w:r w:rsidR="00073041" w:rsidRPr="007036CE">
              <w:t>да</w:t>
            </w:r>
            <w:r w:rsidRPr="007036CE">
              <w:t>;</w:t>
            </w:r>
          </w:p>
          <w:p w14:paraId="1242A4AF" w14:textId="7A8507DA" w:rsidR="00552FEF" w:rsidRPr="007036CE" w:rsidRDefault="001A7389" w:rsidP="00073041">
            <w:pPr>
              <w:pStyle w:val="GOSTTableListMark1"/>
            </w:pPr>
            <w:r w:rsidRPr="007036CE">
              <w:t xml:space="preserve">«false» </w:t>
            </w:r>
            <w:r w:rsidR="00FB1651" w:rsidRPr="007036CE">
              <w:t>–</w:t>
            </w:r>
            <w:r w:rsidRPr="007036CE">
              <w:t xml:space="preserve"> </w:t>
            </w:r>
            <w:r w:rsidR="00073041" w:rsidRPr="007036CE">
              <w:t>нет</w:t>
            </w:r>
          </w:p>
        </w:tc>
      </w:tr>
      <w:tr w:rsidR="00BC76BB" w:rsidRPr="007036CE" w14:paraId="315FF9FF" w14:textId="77777777" w:rsidTr="0098554C">
        <w:trPr>
          <w:trHeight w:val="1073"/>
        </w:trPr>
        <w:tc>
          <w:tcPr>
            <w:tcW w:w="1107" w:type="pct"/>
          </w:tcPr>
          <w:p w14:paraId="2676CDFF" w14:textId="77777777" w:rsidR="00BC76BB" w:rsidRPr="007036CE" w:rsidRDefault="00BC76BB" w:rsidP="00BC76BB">
            <w:pPr>
              <w:pStyle w:val="GOSTTablenorm"/>
              <w:rPr>
                <w:lang w:val="en-US"/>
              </w:rPr>
            </w:pPr>
            <w:r w:rsidRPr="007036CE">
              <w:t>Признак миграции</w:t>
            </w:r>
          </w:p>
        </w:tc>
        <w:tc>
          <w:tcPr>
            <w:tcW w:w="755" w:type="pct"/>
          </w:tcPr>
          <w:p w14:paraId="36C984AE" w14:textId="77777777" w:rsidR="00BC76BB" w:rsidRPr="007036CE" w:rsidRDefault="00BC76BB" w:rsidP="00BC76BB">
            <w:pPr>
              <w:pStyle w:val="GOSTTablenorm"/>
            </w:pPr>
            <w:r w:rsidRPr="007036CE">
              <w:t>StmInfrmtn_MigrationSign</w:t>
            </w:r>
          </w:p>
        </w:tc>
        <w:tc>
          <w:tcPr>
            <w:tcW w:w="503" w:type="pct"/>
          </w:tcPr>
          <w:p w14:paraId="6BF3E744" w14:textId="77777777" w:rsidR="00BC76BB" w:rsidRPr="007036CE" w:rsidRDefault="00BC76BB" w:rsidP="00BC76BB">
            <w:pPr>
              <w:pStyle w:val="GOSTTablenorm"/>
              <w:rPr>
                <w:lang w:val="en-US"/>
              </w:rPr>
            </w:pPr>
            <w:r w:rsidRPr="007036CE">
              <w:t>Логический</w:t>
            </w:r>
          </w:p>
        </w:tc>
        <w:tc>
          <w:tcPr>
            <w:tcW w:w="282" w:type="pct"/>
          </w:tcPr>
          <w:p w14:paraId="06FC16AA" w14:textId="77777777" w:rsidR="00BC76BB" w:rsidRPr="007036CE" w:rsidRDefault="00BC76BB" w:rsidP="00BC76BB">
            <w:pPr>
              <w:pStyle w:val="GOSTTablenorm"/>
            </w:pPr>
            <w:r w:rsidRPr="007036CE">
              <w:t>Да</w:t>
            </w:r>
          </w:p>
        </w:tc>
        <w:tc>
          <w:tcPr>
            <w:tcW w:w="315" w:type="pct"/>
          </w:tcPr>
          <w:p w14:paraId="0FFE2E16" w14:textId="77777777" w:rsidR="00BC76BB" w:rsidRPr="007036CE" w:rsidRDefault="00BC76BB" w:rsidP="00BC76BB">
            <w:pPr>
              <w:pStyle w:val="GOSTTablenorm"/>
            </w:pPr>
            <w:r w:rsidRPr="007036CE">
              <w:t>-</w:t>
            </w:r>
          </w:p>
        </w:tc>
        <w:tc>
          <w:tcPr>
            <w:tcW w:w="2038" w:type="pct"/>
          </w:tcPr>
          <w:p w14:paraId="253AA98E" w14:textId="77777777" w:rsidR="00BC76BB" w:rsidRPr="007036CE" w:rsidRDefault="00BC76BB" w:rsidP="00BC76BB">
            <w:pPr>
              <w:pStyle w:val="GOSTTablenorm"/>
              <w:rPr>
                <w:szCs w:val="22"/>
                <w:lang w:eastAsia="en-US"/>
              </w:rPr>
            </w:pPr>
            <w:r w:rsidRPr="007036CE">
              <w:t>Указывается признак миграции по документам, мигрированным из ИС АСФК в рамках мероприятий по переводу ЛС ПБС на обслуживание из ИС АСФК в ГИИС ЭБ</w:t>
            </w:r>
            <w:r w:rsidRPr="007036CE">
              <w:rPr>
                <w:szCs w:val="22"/>
                <w:lang w:eastAsia="en-US"/>
              </w:rPr>
              <w:t>.</w:t>
            </w:r>
          </w:p>
          <w:p w14:paraId="568782D4" w14:textId="77777777" w:rsidR="00BC76BB" w:rsidRPr="007036CE" w:rsidRDefault="00BC76BB" w:rsidP="00BC76BB">
            <w:pPr>
              <w:pStyle w:val="GOSTTablenorm"/>
            </w:pPr>
            <w:r w:rsidRPr="007036CE">
              <w:t>Возможные значения:</w:t>
            </w:r>
          </w:p>
          <w:p w14:paraId="27B2DB7B" w14:textId="637C1B2F" w:rsidR="00BC76BB" w:rsidRPr="007036CE" w:rsidRDefault="00BC76BB" w:rsidP="00BC76BB">
            <w:pPr>
              <w:pStyle w:val="GOSTTableListMark1"/>
            </w:pPr>
            <w:r w:rsidRPr="007036CE">
              <w:t xml:space="preserve">«true» </w:t>
            </w:r>
            <w:r w:rsidR="00FB1651" w:rsidRPr="007036CE">
              <w:t>–</w:t>
            </w:r>
            <w:r w:rsidRPr="007036CE">
              <w:t xml:space="preserve"> </w:t>
            </w:r>
            <w:r w:rsidR="00073041" w:rsidRPr="007036CE">
              <w:t>д</w:t>
            </w:r>
            <w:r w:rsidRPr="007036CE">
              <w:t>а;</w:t>
            </w:r>
          </w:p>
          <w:p w14:paraId="139AB6B5" w14:textId="46CD07BD" w:rsidR="00BC76BB" w:rsidRPr="007036CE" w:rsidRDefault="00BC76BB" w:rsidP="00073041">
            <w:pPr>
              <w:pStyle w:val="GOSTTableListMark1"/>
            </w:pPr>
            <w:r w:rsidRPr="007036CE">
              <w:t xml:space="preserve">«false» </w:t>
            </w:r>
            <w:r w:rsidR="00FB1651" w:rsidRPr="007036CE">
              <w:t>–</w:t>
            </w:r>
            <w:r w:rsidRPr="007036CE">
              <w:t xml:space="preserve"> </w:t>
            </w:r>
            <w:r w:rsidR="00073041" w:rsidRPr="007036CE">
              <w:t>н</w:t>
            </w:r>
            <w:r w:rsidRPr="007036CE">
              <w:t>ет</w:t>
            </w:r>
          </w:p>
        </w:tc>
      </w:tr>
      <w:tr w:rsidR="00A73434" w:rsidRPr="007036CE" w14:paraId="59197EB0" w14:textId="77777777" w:rsidTr="0098554C">
        <w:tc>
          <w:tcPr>
            <w:tcW w:w="1107" w:type="pct"/>
          </w:tcPr>
          <w:p w14:paraId="4A0686F9" w14:textId="77777777" w:rsidR="00A73434" w:rsidRPr="007036CE" w:rsidRDefault="00A73434" w:rsidP="00A73434">
            <w:pPr>
              <w:pStyle w:val="GOSTTablenorm"/>
              <w:rPr>
                <w:lang w:val="en-US"/>
              </w:rPr>
            </w:pPr>
            <w:r w:rsidRPr="007036CE">
              <w:t xml:space="preserve">Признак перехода на </w:t>
            </w:r>
            <w:r w:rsidRPr="007036CE">
              <w:rPr>
                <w:lang w:val="en-US"/>
              </w:rPr>
              <w:t>SVAP</w:t>
            </w:r>
          </w:p>
        </w:tc>
        <w:tc>
          <w:tcPr>
            <w:tcW w:w="755" w:type="pct"/>
          </w:tcPr>
          <w:p w14:paraId="7774E867" w14:textId="77777777" w:rsidR="00A73434" w:rsidRPr="007036CE" w:rsidRDefault="00A73434" w:rsidP="00A73434">
            <w:pPr>
              <w:pStyle w:val="GOSTTablenorm"/>
            </w:pPr>
            <w:r w:rsidRPr="007036CE">
              <w:t>SI_SIGN_SVAP</w:t>
            </w:r>
          </w:p>
        </w:tc>
        <w:tc>
          <w:tcPr>
            <w:tcW w:w="503" w:type="pct"/>
          </w:tcPr>
          <w:p w14:paraId="5B04B17A" w14:textId="77777777" w:rsidR="00A73434" w:rsidRPr="007036CE" w:rsidRDefault="00A73434" w:rsidP="00A73434">
            <w:pPr>
              <w:pStyle w:val="GOSTTablenorm"/>
            </w:pPr>
            <w:r w:rsidRPr="007036CE">
              <w:t>Логический</w:t>
            </w:r>
          </w:p>
        </w:tc>
        <w:tc>
          <w:tcPr>
            <w:tcW w:w="282" w:type="pct"/>
          </w:tcPr>
          <w:p w14:paraId="5E196B1D" w14:textId="77777777" w:rsidR="00A73434" w:rsidRPr="007036CE" w:rsidRDefault="00A73434" w:rsidP="00A73434">
            <w:pPr>
              <w:pStyle w:val="GOSTTablenorm"/>
            </w:pPr>
            <w:r w:rsidRPr="007036CE">
              <w:t>Да</w:t>
            </w:r>
          </w:p>
        </w:tc>
        <w:tc>
          <w:tcPr>
            <w:tcW w:w="315" w:type="pct"/>
          </w:tcPr>
          <w:p w14:paraId="102F108E" w14:textId="77777777" w:rsidR="00A73434" w:rsidRPr="007036CE" w:rsidRDefault="00A73434" w:rsidP="00A73434">
            <w:pPr>
              <w:pStyle w:val="GOSTTablenorm"/>
            </w:pPr>
            <w:r w:rsidRPr="007036CE">
              <w:t>-</w:t>
            </w:r>
          </w:p>
        </w:tc>
        <w:tc>
          <w:tcPr>
            <w:tcW w:w="2038" w:type="pct"/>
          </w:tcPr>
          <w:p w14:paraId="789AC2F7" w14:textId="77777777" w:rsidR="00A73434" w:rsidRPr="007036CE" w:rsidRDefault="00A73434" w:rsidP="00A73434">
            <w:pPr>
              <w:pStyle w:val="GOSTTablenorm"/>
              <w:rPr>
                <w:szCs w:val="22"/>
                <w:lang w:eastAsia="en-US"/>
              </w:rPr>
            </w:pPr>
            <w:r w:rsidRPr="007036CE">
              <w:rPr>
                <w:szCs w:val="22"/>
              </w:rPr>
              <w:t xml:space="preserve">Указывается признак </w:t>
            </w:r>
            <w:r w:rsidR="00220769" w:rsidRPr="007036CE">
              <w:rPr>
                <w:szCs w:val="22"/>
              </w:rPr>
              <w:t xml:space="preserve">первичной </w:t>
            </w:r>
            <w:r w:rsidRPr="007036CE">
              <w:rPr>
                <w:szCs w:val="22"/>
              </w:rPr>
              <w:t xml:space="preserve">обработки документа </w:t>
            </w:r>
            <w:r w:rsidR="00220769" w:rsidRPr="007036CE">
              <w:rPr>
                <w:szCs w:val="22"/>
              </w:rPr>
              <w:t xml:space="preserve">в учете (выполнения первого этапа бизнес-цепочки) </w:t>
            </w:r>
            <w:r w:rsidRPr="007036CE">
              <w:rPr>
                <w:szCs w:val="22"/>
              </w:rPr>
              <w:t>после перехода на импортозамещенное хранилище учетных данных (SVAP)</w:t>
            </w:r>
            <w:r w:rsidRPr="007036CE">
              <w:rPr>
                <w:szCs w:val="22"/>
                <w:lang w:eastAsia="en-US"/>
              </w:rPr>
              <w:t>.</w:t>
            </w:r>
          </w:p>
          <w:p w14:paraId="64368473" w14:textId="77777777" w:rsidR="00A73434" w:rsidRPr="007036CE" w:rsidRDefault="00A73434" w:rsidP="00A73434">
            <w:pPr>
              <w:pStyle w:val="GOSTTablenorm"/>
            </w:pPr>
            <w:r w:rsidRPr="007036CE">
              <w:t>Возможные значения:</w:t>
            </w:r>
          </w:p>
          <w:p w14:paraId="1A842066" w14:textId="45ED4236" w:rsidR="00A73434" w:rsidRPr="007036CE" w:rsidRDefault="00A73434" w:rsidP="00A73434">
            <w:pPr>
              <w:pStyle w:val="GOSTTableListMark1"/>
            </w:pPr>
            <w:r w:rsidRPr="007036CE">
              <w:t xml:space="preserve">«true» </w:t>
            </w:r>
            <w:r w:rsidR="00FB1651" w:rsidRPr="007036CE">
              <w:t>–</w:t>
            </w:r>
            <w:r w:rsidRPr="007036CE">
              <w:t xml:space="preserve"> да;</w:t>
            </w:r>
          </w:p>
          <w:p w14:paraId="59DB9CC1" w14:textId="5DFB483C" w:rsidR="00A73434" w:rsidRPr="007036CE" w:rsidRDefault="00A73434" w:rsidP="00A73434">
            <w:pPr>
              <w:pStyle w:val="GOSTTableListMark1"/>
              <w:rPr>
                <w:szCs w:val="22"/>
              </w:rPr>
            </w:pPr>
            <w:r w:rsidRPr="007036CE">
              <w:t xml:space="preserve">«false» </w:t>
            </w:r>
            <w:r w:rsidR="00FB1651" w:rsidRPr="007036CE">
              <w:t>–</w:t>
            </w:r>
            <w:r w:rsidRPr="007036CE">
              <w:t xml:space="preserve"> нет</w:t>
            </w:r>
          </w:p>
        </w:tc>
      </w:tr>
      <w:tr w:rsidR="00552FEF" w:rsidRPr="007036CE" w14:paraId="65EE66C3" w14:textId="77777777" w:rsidTr="0098554C">
        <w:tc>
          <w:tcPr>
            <w:tcW w:w="1107" w:type="pct"/>
          </w:tcPr>
          <w:p w14:paraId="421E1954" w14:textId="77777777" w:rsidR="00552FEF" w:rsidRPr="007036CE" w:rsidRDefault="00552FEF" w:rsidP="00574ACD">
            <w:pPr>
              <w:pStyle w:val="GOSTTablenorm"/>
            </w:pPr>
            <w:r w:rsidRPr="007036CE">
              <w:rPr>
                <w:lang w:val="en-US"/>
              </w:rPr>
              <w:t>GUID</w:t>
            </w:r>
            <w:r w:rsidRPr="007036CE">
              <w:t xml:space="preserve"> предыдущей версии обязательства</w:t>
            </w:r>
          </w:p>
        </w:tc>
        <w:tc>
          <w:tcPr>
            <w:tcW w:w="755" w:type="pct"/>
          </w:tcPr>
          <w:p w14:paraId="17BE7ADE" w14:textId="77777777" w:rsidR="00552FEF" w:rsidRPr="007036CE" w:rsidRDefault="00552FEF" w:rsidP="00574ACD">
            <w:pPr>
              <w:pStyle w:val="GOSTTablenorm"/>
            </w:pPr>
            <w:r w:rsidRPr="007036CE">
              <w:t>StmInfrmtn_GuidPrev_PUIO</w:t>
            </w:r>
          </w:p>
        </w:tc>
        <w:tc>
          <w:tcPr>
            <w:tcW w:w="503" w:type="pct"/>
          </w:tcPr>
          <w:p w14:paraId="017C57D7" w14:textId="77777777" w:rsidR="00552FEF" w:rsidRPr="007036CE" w:rsidRDefault="009F60B3" w:rsidP="00574ACD">
            <w:pPr>
              <w:pStyle w:val="GOSTTablenorm"/>
            </w:pPr>
            <w:r w:rsidRPr="007036CE">
              <w:rPr>
                <w:lang w:val="en-US"/>
              </w:rPr>
              <w:t>GUID</w:t>
            </w:r>
          </w:p>
        </w:tc>
        <w:tc>
          <w:tcPr>
            <w:tcW w:w="282" w:type="pct"/>
          </w:tcPr>
          <w:p w14:paraId="1A4287A2" w14:textId="77777777" w:rsidR="00552FEF" w:rsidRPr="007036CE" w:rsidRDefault="00552FEF" w:rsidP="00574ACD">
            <w:pPr>
              <w:pStyle w:val="GOSTTablenorm"/>
            </w:pPr>
            <w:r w:rsidRPr="007036CE">
              <w:t>Нет</w:t>
            </w:r>
          </w:p>
        </w:tc>
        <w:tc>
          <w:tcPr>
            <w:tcW w:w="315" w:type="pct"/>
          </w:tcPr>
          <w:p w14:paraId="055A11FF" w14:textId="77777777" w:rsidR="00552FEF" w:rsidRPr="007036CE" w:rsidRDefault="00552FEF" w:rsidP="00574ACD">
            <w:pPr>
              <w:pStyle w:val="GOSTTablenorm"/>
            </w:pPr>
            <w:r w:rsidRPr="007036CE">
              <w:t>=36</w:t>
            </w:r>
          </w:p>
        </w:tc>
        <w:tc>
          <w:tcPr>
            <w:tcW w:w="2038" w:type="pct"/>
          </w:tcPr>
          <w:p w14:paraId="6B710ED5" w14:textId="77777777" w:rsidR="00552FEF" w:rsidRPr="007036CE" w:rsidRDefault="00552FEF" w:rsidP="007F1C86">
            <w:pPr>
              <w:pStyle w:val="GOSTTablenorm"/>
            </w:pPr>
            <w:r w:rsidRPr="007036CE">
              <w:t xml:space="preserve">Уникальный идентификатор </w:t>
            </w:r>
            <w:r w:rsidR="007F1C86" w:rsidRPr="007036CE">
              <w:t xml:space="preserve">(с тире) </w:t>
            </w:r>
            <w:r w:rsidRPr="007036CE">
              <w:t xml:space="preserve">предыдущей версии </w:t>
            </w:r>
            <w:r w:rsidR="007F1C86" w:rsidRPr="007036CE">
              <w:t>С</w:t>
            </w:r>
            <w:r w:rsidRPr="007036CE">
              <w:t xml:space="preserve">ведений о </w:t>
            </w:r>
            <w:r w:rsidR="007F1C86" w:rsidRPr="007036CE">
              <w:t>денежном обязательстве.</w:t>
            </w:r>
          </w:p>
          <w:p w14:paraId="6B52E37F" w14:textId="77777777" w:rsidR="007F1C86" w:rsidRPr="007036CE" w:rsidRDefault="007F1C86" w:rsidP="00541055">
            <w:pPr>
              <w:pStyle w:val="GOSTTablenorm"/>
            </w:pPr>
            <w:r w:rsidRPr="007036CE">
              <w:t xml:space="preserve">Обязателен для заполнения для Типа </w:t>
            </w:r>
            <w:r w:rsidR="00D22840" w:rsidRPr="007036CE">
              <w:t>с</w:t>
            </w:r>
            <w:r w:rsidRPr="007036CE">
              <w:t xml:space="preserve">ведений = </w:t>
            </w:r>
            <w:r w:rsidR="00541055" w:rsidRPr="007036CE">
              <w:t>«Изменения»</w:t>
            </w:r>
            <w:r w:rsidRPr="007036CE">
              <w:t xml:space="preserve">, если Признак перерегистрации = </w:t>
            </w:r>
            <w:r w:rsidR="00541055" w:rsidRPr="007036CE">
              <w:t>«false» (нет)</w:t>
            </w:r>
            <w:r w:rsidR="001A352A" w:rsidRPr="007036CE">
              <w:t xml:space="preserve"> и Признак миграции = «false» (нет)</w:t>
            </w:r>
            <w:r w:rsidRPr="007036CE">
              <w:t>.</w:t>
            </w:r>
            <w:r w:rsidR="00AA531D" w:rsidRPr="007036CE">
              <w:t xml:space="preserve"> </w:t>
            </w:r>
            <w:r w:rsidRPr="007036CE">
              <w:t>В остальных случаях не заполняется</w:t>
            </w:r>
          </w:p>
        </w:tc>
      </w:tr>
      <w:tr w:rsidR="00552FEF" w:rsidRPr="007036CE" w14:paraId="394BA9EB" w14:textId="77777777" w:rsidTr="0098554C">
        <w:tc>
          <w:tcPr>
            <w:tcW w:w="1107" w:type="pct"/>
          </w:tcPr>
          <w:p w14:paraId="05E928C6" w14:textId="77777777" w:rsidR="00552FEF" w:rsidRPr="007036CE" w:rsidRDefault="00552FEF" w:rsidP="00574ACD">
            <w:pPr>
              <w:pStyle w:val="GOSTTablenorm"/>
            </w:pPr>
            <w:r w:rsidRPr="007036CE">
              <w:rPr>
                <w:lang w:val="en-US"/>
              </w:rPr>
              <w:t>GUID</w:t>
            </w:r>
            <w:r w:rsidRPr="007036CE">
              <w:t xml:space="preserve"> акта</w:t>
            </w:r>
          </w:p>
        </w:tc>
        <w:tc>
          <w:tcPr>
            <w:tcW w:w="755" w:type="pct"/>
          </w:tcPr>
          <w:p w14:paraId="5CCDF6EA" w14:textId="77777777" w:rsidR="00552FEF" w:rsidRPr="007036CE" w:rsidRDefault="00552FEF" w:rsidP="00574ACD">
            <w:pPr>
              <w:pStyle w:val="GOSTTablenorm"/>
            </w:pPr>
            <w:r w:rsidRPr="007036CE">
              <w:t>Inf_GUIDACT</w:t>
            </w:r>
          </w:p>
        </w:tc>
        <w:tc>
          <w:tcPr>
            <w:tcW w:w="503" w:type="pct"/>
          </w:tcPr>
          <w:p w14:paraId="648657AE" w14:textId="77777777" w:rsidR="00552FEF" w:rsidRPr="007036CE" w:rsidRDefault="009F60B3" w:rsidP="00574ACD">
            <w:pPr>
              <w:pStyle w:val="GOSTTablenorm"/>
            </w:pPr>
            <w:r w:rsidRPr="007036CE">
              <w:rPr>
                <w:lang w:val="en-US"/>
              </w:rPr>
              <w:t>GUID</w:t>
            </w:r>
          </w:p>
        </w:tc>
        <w:tc>
          <w:tcPr>
            <w:tcW w:w="282" w:type="pct"/>
          </w:tcPr>
          <w:p w14:paraId="10DEA4E7" w14:textId="77777777" w:rsidR="00552FEF" w:rsidRPr="007036CE" w:rsidRDefault="00552FEF" w:rsidP="00574ACD">
            <w:pPr>
              <w:pStyle w:val="GOSTTablenorm"/>
            </w:pPr>
            <w:r w:rsidRPr="007036CE">
              <w:t>Нет</w:t>
            </w:r>
          </w:p>
        </w:tc>
        <w:tc>
          <w:tcPr>
            <w:tcW w:w="315" w:type="pct"/>
          </w:tcPr>
          <w:p w14:paraId="4868DA9B" w14:textId="77777777" w:rsidR="00552FEF" w:rsidRPr="007036CE" w:rsidRDefault="00552FEF" w:rsidP="00574ACD">
            <w:pPr>
              <w:pStyle w:val="GOSTTablenorm"/>
            </w:pPr>
            <w:r w:rsidRPr="007036CE">
              <w:t>=36</w:t>
            </w:r>
          </w:p>
        </w:tc>
        <w:tc>
          <w:tcPr>
            <w:tcW w:w="2038" w:type="pct"/>
          </w:tcPr>
          <w:p w14:paraId="799737FC" w14:textId="77777777" w:rsidR="00552FEF" w:rsidRPr="007036CE" w:rsidRDefault="00552FEF" w:rsidP="007F1C86">
            <w:pPr>
              <w:pStyle w:val="GOSTTablenorm"/>
            </w:pPr>
            <w:r w:rsidRPr="007036CE">
              <w:t xml:space="preserve">Уникальный идентификатор связанного документа «Акт приемки-передачи показателей </w:t>
            </w:r>
            <w:r w:rsidR="007F1C86" w:rsidRPr="007036CE">
              <w:t>лицевого счета</w:t>
            </w:r>
            <w:r w:rsidRPr="007036CE">
              <w:t>» / «Акт приемки-</w:t>
            </w:r>
            <w:r w:rsidRPr="007036CE">
              <w:lastRenderedPageBreak/>
              <w:t xml:space="preserve">передачи </w:t>
            </w:r>
            <w:r w:rsidR="007F1C86" w:rsidRPr="007036CE">
              <w:t>кассовых выплат, поступлений и обязательств при реорганизации участников бюджетного процесса</w:t>
            </w:r>
            <w:r w:rsidRPr="007036CE">
              <w:t>» (ф.0531728)</w:t>
            </w:r>
          </w:p>
        </w:tc>
      </w:tr>
      <w:tr w:rsidR="00CB6AAF" w:rsidRPr="007036CE" w14:paraId="05130AB1" w14:textId="77777777" w:rsidTr="0098554C">
        <w:tc>
          <w:tcPr>
            <w:tcW w:w="1107" w:type="pct"/>
          </w:tcPr>
          <w:p w14:paraId="26C28174" w14:textId="77777777" w:rsidR="00CB6AAF" w:rsidRPr="007036CE" w:rsidRDefault="00CB6AAF" w:rsidP="00CB6AAF">
            <w:pPr>
              <w:pStyle w:val="GOSTTablenorm"/>
              <w:rPr>
                <w:b/>
              </w:rPr>
            </w:pPr>
            <w:r w:rsidRPr="007036CE">
              <w:rPr>
                <w:b/>
              </w:rPr>
              <w:lastRenderedPageBreak/>
              <w:t>Расшифровка Сведений о денежном обязательстве</w:t>
            </w:r>
          </w:p>
        </w:tc>
        <w:tc>
          <w:tcPr>
            <w:tcW w:w="755" w:type="pct"/>
          </w:tcPr>
          <w:p w14:paraId="0EECF3E5" w14:textId="77777777" w:rsidR="00CB6AAF" w:rsidRPr="007036CE" w:rsidRDefault="00CB6AAF" w:rsidP="00CB6AAF">
            <w:pPr>
              <w:pStyle w:val="GOSTTablenorm"/>
              <w:rPr>
                <w:b/>
              </w:rPr>
            </w:pPr>
            <w:r w:rsidRPr="007036CE">
              <w:rPr>
                <w:b/>
              </w:rPr>
              <w:t>Paymn</w:t>
            </w:r>
          </w:p>
        </w:tc>
        <w:tc>
          <w:tcPr>
            <w:tcW w:w="503" w:type="pct"/>
          </w:tcPr>
          <w:p w14:paraId="335546DF" w14:textId="77777777" w:rsidR="00CB6AAF" w:rsidRPr="007036CE" w:rsidRDefault="00CB6AAF" w:rsidP="00CB6AAF">
            <w:pPr>
              <w:pStyle w:val="GOSTTablenorm"/>
            </w:pPr>
            <w:r w:rsidRPr="007036CE">
              <w:t>Массив</w:t>
            </w:r>
          </w:p>
        </w:tc>
        <w:tc>
          <w:tcPr>
            <w:tcW w:w="282" w:type="pct"/>
          </w:tcPr>
          <w:p w14:paraId="698CB911" w14:textId="77777777" w:rsidR="00CB6AAF" w:rsidRPr="007036CE" w:rsidRDefault="00CB6AAF" w:rsidP="00CB6AAF">
            <w:pPr>
              <w:pStyle w:val="GOSTTablenorm"/>
            </w:pPr>
            <w:r w:rsidRPr="007036CE">
              <w:t>Да</w:t>
            </w:r>
          </w:p>
        </w:tc>
        <w:tc>
          <w:tcPr>
            <w:tcW w:w="315" w:type="pct"/>
          </w:tcPr>
          <w:p w14:paraId="56A4BC22" w14:textId="77777777" w:rsidR="00CB6AAF" w:rsidRPr="007036CE" w:rsidRDefault="00CB6AAF" w:rsidP="00CB6AAF">
            <w:pPr>
              <w:pStyle w:val="GOSTTablenorm"/>
            </w:pPr>
            <w:r w:rsidRPr="007036CE">
              <w:t>-</w:t>
            </w:r>
          </w:p>
        </w:tc>
        <w:tc>
          <w:tcPr>
            <w:tcW w:w="2038" w:type="pct"/>
          </w:tcPr>
          <w:p w14:paraId="08D240F7" w14:textId="77777777" w:rsidR="00CB6AAF" w:rsidRPr="007036CE" w:rsidRDefault="00CB6AAF" w:rsidP="00CB6AAF">
            <w:pPr>
              <w:pStyle w:val="GOSTTablenorm"/>
            </w:pPr>
            <w:r w:rsidRPr="007036CE">
              <w:t>-</w:t>
            </w:r>
          </w:p>
        </w:tc>
      </w:tr>
      <w:tr w:rsidR="00CB6AAF" w:rsidRPr="007036CE" w14:paraId="72336FC2" w14:textId="77777777" w:rsidTr="0098554C">
        <w:tc>
          <w:tcPr>
            <w:tcW w:w="1107" w:type="pct"/>
          </w:tcPr>
          <w:p w14:paraId="468DDC4D" w14:textId="77777777" w:rsidR="00CB6AAF" w:rsidRPr="007036CE" w:rsidRDefault="00CB6AAF" w:rsidP="00CB6AAF">
            <w:pPr>
              <w:pStyle w:val="GOSTTablenorm"/>
            </w:pPr>
            <w:r w:rsidRPr="007036CE">
              <w:t>Идентификатор строки</w:t>
            </w:r>
          </w:p>
        </w:tc>
        <w:tc>
          <w:tcPr>
            <w:tcW w:w="755" w:type="pct"/>
          </w:tcPr>
          <w:p w14:paraId="4B49520F" w14:textId="77777777" w:rsidR="00CB6AAF" w:rsidRPr="007036CE" w:rsidRDefault="00CB6AAF" w:rsidP="00CB6AAF">
            <w:pPr>
              <w:pStyle w:val="GOSTTablenorm"/>
            </w:pPr>
            <w:r w:rsidRPr="007036CE">
              <w:rPr>
                <w:b/>
              </w:rPr>
              <w:t>Paymn:</w:t>
            </w:r>
            <w:r w:rsidRPr="007036CE">
              <w:t>id</w:t>
            </w:r>
          </w:p>
        </w:tc>
        <w:tc>
          <w:tcPr>
            <w:tcW w:w="503" w:type="pct"/>
          </w:tcPr>
          <w:p w14:paraId="56DDEC5A" w14:textId="77777777" w:rsidR="00CB6AAF" w:rsidRPr="007036CE" w:rsidRDefault="00CB6AAF" w:rsidP="00CB6AAF">
            <w:pPr>
              <w:pStyle w:val="GOSTTablenorm"/>
            </w:pPr>
            <w:r w:rsidRPr="007036CE">
              <w:rPr>
                <w:szCs w:val="22"/>
              </w:rPr>
              <w:t>Число</w:t>
            </w:r>
          </w:p>
        </w:tc>
        <w:tc>
          <w:tcPr>
            <w:tcW w:w="282" w:type="pct"/>
          </w:tcPr>
          <w:p w14:paraId="1AC12FE9" w14:textId="77777777" w:rsidR="00CB6AAF" w:rsidRPr="007036CE" w:rsidRDefault="00CB6AAF" w:rsidP="00CB6AAF">
            <w:pPr>
              <w:pStyle w:val="GOSTTablenorm"/>
            </w:pPr>
            <w:r w:rsidRPr="007036CE">
              <w:rPr>
                <w:szCs w:val="22"/>
              </w:rPr>
              <w:t>Да</w:t>
            </w:r>
          </w:p>
        </w:tc>
        <w:tc>
          <w:tcPr>
            <w:tcW w:w="315" w:type="pct"/>
          </w:tcPr>
          <w:p w14:paraId="0057B0C0" w14:textId="77777777" w:rsidR="00CB6AAF" w:rsidRPr="007036CE" w:rsidRDefault="00CB6AAF" w:rsidP="00CB6AAF">
            <w:pPr>
              <w:pStyle w:val="GOSTTablenorm"/>
            </w:pPr>
            <w:r w:rsidRPr="007036CE">
              <w:rPr>
                <w:szCs w:val="22"/>
              </w:rPr>
              <w:t>&lt;=20</w:t>
            </w:r>
          </w:p>
        </w:tc>
        <w:tc>
          <w:tcPr>
            <w:tcW w:w="2038" w:type="pct"/>
          </w:tcPr>
          <w:p w14:paraId="3F246495" w14:textId="77777777" w:rsidR="00CB6AAF" w:rsidRPr="007036CE" w:rsidRDefault="00CB6AAF" w:rsidP="00CB6AAF">
            <w:pPr>
              <w:pStyle w:val="GOSTTablenorm"/>
            </w:pPr>
            <w:r w:rsidRPr="007036CE">
              <w:rPr>
                <w:szCs w:val="22"/>
              </w:rPr>
              <w:t>Указывается технический идентификатор строки</w:t>
            </w:r>
          </w:p>
        </w:tc>
      </w:tr>
      <w:tr w:rsidR="00CB6AAF" w:rsidRPr="007036CE" w14:paraId="295A9B13" w14:textId="77777777" w:rsidTr="0098554C">
        <w:tc>
          <w:tcPr>
            <w:tcW w:w="1107" w:type="pct"/>
          </w:tcPr>
          <w:p w14:paraId="3A536694" w14:textId="77777777" w:rsidR="00CB6AAF" w:rsidRPr="007036CE" w:rsidRDefault="00CB6AAF" w:rsidP="00CB6AAF">
            <w:pPr>
              <w:pStyle w:val="GOSTTablenorm"/>
            </w:pPr>
            <w:r w:rsidRPr="007036CE">
              <w:t>Номер строки</w:t>
            </w:r>
          </w:p>
        </w:tc>
        <w:tc>
          <w:tcPr>
            <w:tcW w:w="755" w:type="pct"/>
          </w:tcPr>
          <w:p w14:paraId="2C931468" w14:textId="77777777" w:rsidR="00CB6AAF" w:rsidRPr="007036CE" w:rsidRDefault="00CB6AAF" w:rsidP="00CB6AAF">
            <w:pPr>
              <w:pStyle w:val="GOSTTablenorm"/>
            </w:pPr>
            <w:r w:rsidRPr="007036CE">
              <w:rPr>
                <w:b/>
              </w:rPr>
              <w:t>Paymn:</w:t>
            </w:r>
            <w:r w:rsidRPr="007036CE">
              <w:t>NmLn</w:t>
            </w:r>
          </w:p>
        </w:tc>
        <w:tc>
          <w:tcPr>
            <w:tcW w:w="503" w:type="pct"/>
          </w:tcPr>
          <w:p w14:paraId="2182AF0D" w14:textId="77777777" w:rsidR="00CB6AAF" w:rsidRPr="007036CE" w:rsidRDefault="00CB6AAF" w:rsidP="00CB6AAF">
            <w:pPr>
              <w:pStyle w:val="GOSTTablenorm"/>
            </w:pPr>
            <w:r w:rsidRPr="007036CE">
              <w:t>Число</w:t>
            </w:r>
          </w:p>
        </w:tc>
        <w:tc>
          <w:tcPr>
            <w:tcW w:w="282" w:type="pct"/>
          </w:tcPr>
          <w:p w14:paraId="2D825453" w14:textId="77777777" w:rsidR="00CB6AAF" w:rsidRPr="007036CE" w:rsidRDefault="00CB6AAF" w:rsidP="00CB6AAF">
            <w:pPr>
              <w:pStyle w:val="GOSTTablenorm"/>
            </w:pPr>
            <w:r w:rsidRPr="007036CE">
              <w:t>Да</w:t>
            </w:r>
          </w:p>
        </w:tc>
        <w:tc>
          <w:tcPr>
            <w:tcW w:w="315" w:type="pct"/>
          </w:tcPr>
          <w:p w14:paraId="7BE9BC61" w14:textId="77777777" w:rsidR="00CB6AAF" w:rsidRPr="007036CE" w:rsidRDefault="00CB6AAF" w:rsidP="00CB6AAF">
            <w:pPr>
              <w:pStyle w:val="GOSTTablenorm"/>
            </w:pPr>
            <w:r w:rsidRPr="007036CE">
              <w:t>&lt;=4</w:t>
            </w:r>
          </w:p>
        </w:tc>
        <w:tc>
          <w:tcPr>
            <w:tcW w:w="2038" w:type="pct"/>
          </w:tcPr>
          <w:p w14:paraId="50ECD956" w14:textId="77777777" w:rsidR="00CB6AAF" w:rsidRPr="007036CE" w:rsidRDefault="00CB6AAF" w:rsidP="00CB6AAF">
            <w:pPr>
              <w:pStyle w:val="GOSTTablenorm"/>
            </w:pPr>
            <w:r w:rsidRPr="007036CE">
              <w:t>Указывается порядковый номер строки расшифровки Сведений о денежном обязательстве</w:t>
            </w:r>
          </w:p>
        </w:tc>
      </w:tr>
      <w:tr w:rsidR="00CB6AAF" w:rsidRPr="007036CE" w14:paraId="484BB2E7" w14:textId="77777777" w:rsidTr="0098554C">
        <w:tc>
          <w:tcPr>
            <w:tcW w:w="1107" w:type="pct"/>
          </w:tcPr>
          <w:p w14:paraId="13FBF1C9" w14:textId="77777777" w:rsidR="00CB6AAF" w:rsidRPr="007036CE" w:rsidRDefault="00CB6AAF" w:rsidP="00CB6AAF">
            <w:pPr>
              <w:pStyle w:val="GOSTTablenorm"/>
            </w:pPr>
            <w:r w:rsidRPr="007036CE">
              <w:t>КБК</w:t>
            </w:r>
          </w:p>
        </w:tc>
        <w:tc>
          <w:tcPr>
            <w:tcW w:w="755" w:type="pct"/>
          </w:tcPr>
          <w:p w14:paraId="4377633E" w14:textId="77777777" w:rsidR="00CB6AAF" w:rsidRPr="007036CE" w:rsidRDefault="00CB6AAF" w:rsidP="00CB6AAF">
            <w:pPr>
              <w:pStyle w:val="GOSTTablenorm"/>
            </w:pPr>
            <w:r w:rsidRPr="007036CE">
              <w:rPr>
                <w:b/>
              </w:rPr>
              <w:t>Paymn:</w:t>
            </w:r>
            <w:r w:rsidRPr="007036CE">
              <w:t>KBK</w:t>
            </w:r>
          </w:p>
        </w:tc>
        <w:tc>
          <w:tcPr>
            <w:tcW w:w="503" w:type="pct"/>
          </w:tcPr>
          <w:p w14:paraId="56271657" w14:textId="77777777" w:rsidR="00CB6AAF" w:rsidRPr="007036CE" w:rsidRDefault="00CB6AAF" w:rsidP="00CB6AAF">
            <w:pPr>
              <w:pStyle w:val="GOSTTablenorm"/>
            </w:pPr>
            <w:r w:rsidRPr="007036CE">
              <w:t>Строка</w:t>
            </w:r>
          </w:p>
        </w:tc>
        <w:tc>
          <w:tcPr>
            <w:tcW w:w="282" w:type="pct"/>
          </w:tcPr>
          <w:p w14:paraId="3490F91F" w14:textId="77777777" w:rsidR="00CB6AAF" w:rsidRPr="007036CE" w:rsidRDefault="00CB6AAF" w:rsidP="00CB6AAF">
            <w:pPr>
              <w:pStyle w:val="GOSTTablenorm"/>
            </w:pPr>
            <w:r w:rsidRPr="007036CE">
              <w:t>Да</w:t>
            </w:r>
          </w:p>
        </w:tc>
        <w:tc>
          <w:tcPr>
            <w:tcW w:w="315" w:type="pct"/>
          </w:tcPr>
          <w:p w14:paraId="38B1FB38" w14:textId="77777777" w:rsidR="00CB6AAF" w:rsidRPr="007036CE" w:rsidRDefault="00CB6AAF" w:rsidP="00CB6AAF">
            <w:pPr>
              <w:pStyle w:val="GOSTTablenorm"/>
            </w:pPr>
            <w:r w:rsidRPr="007036CE">
              <w:t>=20</w:t>
            </w:r>
          </w:p>
        </w:tc>
        <w:tc>
          <w:tcPr>
            <w:tcW w:w="2038" w:type="pct"/>
          </w:tcPr>
          <w:p w14:paraId="1EFF6ED5" w14:textId="77777777" w:rsidR="00CB6AAF" w:rsidRPr="007036CE" w:rsidRDefault="00CB6AAF" w:rsidP="00CB6AAF">
            <w:pPr>
              <w:pStyle w:val="GOSTTablenorm"/>
            </w:pPr>
            <w:r w:rsidRPr="007036CE">
              <w:t>Указывается код по бюджетной классификации для отражения операции на ЛС</w:t>
            </w:r>
          </w:p>
        </w:tc>
      </w:tr>
      <w:tr w:rsidR="00CB6AAF" w:rsidRPr="007036CE" w14:paraId="4E2412F5" w14:textId="77777777" w:rsidTr="0098554C">
        <w:tc>
          <w:tcPr>
            <w:tcW w:w="1107" w:type="pct"/>
          </w:tcPr>
          <w:p w14:paraId="1B1B1360" w14:textId="77777777" w:rsidR="00CB6AAF" w:rsidRPr="007036CE" w:rsidRDefault="00CB6AAF" w:rsidP="00CB6AAF">
            <w:pPr>
              <w:pStyle w:val="GOSTTablenorm"/>
            </w:pPr>
            <w:r w:rsidRPr="007036CE">
              <w:t>Тип КБК</w:t>
            </w:r>
          </w:p>
        </w:tc>
        <w:tc>
          <w:tcPr>
            <w:tcW w:w="755" w:type="pct"/>
          </w:tcPr>
          <w:p w14:paraId="78C2F9FA" w14:textId="77777777" w:rsidR="00CB6AAF" w:rsidRPr="007036CE" w:rsidRDefault="00CB6AAF" w:rsidP="00CB6AAF">
            <w:pPr>
              <w:pStyle w:val="GOSTTablenorm"/>
            </w:pPr>
            <w:r w:rsidRPr="007036CE">
              <w:rPr>
                <w:b/>
              </w:rPr>
              <w:t>Paymn:</w:t>
            </w:r>
            <w:r w:rsidRPr="007036CE">
              <w:t>KBKTp</w:t>
            </w:r>
          </w:p>
        </w:tc>
        <w:tc>
          <w:tcPr>
            <w:tcW w:w="503" w:type="pct"/>
          </w:tcPr>
          <w:p w14:paraId="6AFCDD2F" w14:textId="77777777" w:rsidR="00CB6AAF" w:rsidRPr="007036CE" w:rsidRDefault="00CB6AAF" w:rsidP="00CB6AAF">
            <w:pPr>
              <w:pStyle w:val="GOSTTablenorm"/>
            </w:pPr>
            <w:r w:rsidRPr="007036CE">
              <w:t>Число</w:t>
            </w:r>
          </w:p>
        </w:tc>
        <w:tc>
          <w:tcPr>
            <w:tcW w:w="282" w:type="pct"/>
          </w:tcPr>
          <w:p w14:paraId="01BE4D8A" w14:textId="77777777" w:rsidR="00CB6AAF" w:rsidRPr="007036CE" w:rsidRDefault="00CB6AAF" w:rsidP="00CB6AAF">
            <w:pPr>
              <w:pStyle w:val="GOSTTablenorm"/>
            </w:pPr>
            <w:r w:rsidRPr="007036CE">
              <w:t>Да</w:t>
            </w:r>
          </w:p>
        </w:tc>
        <w:tc>
          <w:tcPr>
            <w:tcW w:w="315" w:type="pct"/>
          </w:tcPr>
          <w:p w14:paraId="7CB1452D" w14:textId="77777777" w:rsidR="00CB6AAF" w:rsidRPr="007036CE" w:rsidRDefault="00CB6AAF" w:rsidP="00CB6AAF">
            <w:pPr>
              <w:pStyle w:val="GOSTTablenorm"/>
            </w:pPr>
            <w:r w:rsidRPr="007036CE">
              <w:t>=2</w:t>
            </w:r>
          </w:p>
        </w:tc>
        <w:tc>
          <w:tcPr>
            <w:tcW w:w="2038" w:type="pct"/>
          </w:tcPr>
          <w:p w14:paraId="37B7C956" w14:textId="77777777" w:rsidR="00CB6AAF" w:rsidRPr="007036CE" w:rsidRDefault="00CB6AAF" w:rsidP="00CB6AAF">
            <w:pPr>
              <w:pStyle w:val="GOSTTablenorm"/>
            </w:pPr>
            <w:r w:rsidRPr="007036CE">
              <w:t>Указывается тип кода по бюджетной классификации.</w:t>
            </w:r>
          </w:p>
          <w:p w14:paraId="20B3A7B5" w14:textId="77777777" w:rsidR="00CB6AAF" w:rsidRPr="007036CE" w:rsidRDefault="00CB6AAF" w:rsidP="00CB6AAF">
            <w:pPr>
              <w:pStyle w:val="GOSTTablenorm"/>
            </w:pPr>
            <w:r w:rsidRPr="007036CE">
              <w:t>Возможные значения:</w:t>
            </w:r>
          </w:p>
          <w:p w14:paraId="27359ED3" w14:textId="35F64773" w:rsidR="00CB6AAF" w:rsidRPr="007036CE" w:rsidRDefault="00CB6AAF" w:rsidP="00CB6AAF">
            <w:pPr>
              <w:pStyle w:val="GOSTTableListMark1"/>
              <w:numPr>
                <w:ilvl w:val="0"/>
                <w:numId w:val="2"/>
              </w:numPr>
            </w:pPr>
            <w:r w:rsidRPr="007036CE">
              <w:t xml:space="preserve">«10» </w:t>
            </w:r>
            <w:r w:rsidR="00FB1651" w:rsidRPr="007036CE">
              <w:t>–</w:t>
            </w:r>
            <w:r w:rsidRPr="007036CE">
              <w:t xml:space="preserve"> </w:t>
            </w:r>
            <w:r w:rsidR="00073041" w:rsidRPr="007036CE">
              <w:t>расходы</w:t>
            </w:r>
            <w:r w:rsidRPr="007036CE">
              <w:t>;</w:t>
            </w:r>
          </w:p>
          <w:p w14:paraId="4F1AD6D9" w14:textId="13B71911" w:rsidR="00CB6AAF" w:rsidRPr="007036CE" w:rsidRDefault="00CB6AAF" w:rsidP="00CB6AAF">
            <w:pPr>
              <w:pStyle w:val="GOSTTableListMark1"/>
              <w:numPr>
                <w:ilvl w:val="0"/>
                <w:numId w:val="2"/>
              </w:numPr>
            </w:pPr>
            <w:r w:rsidRPr="007036CE">
              <w:t xml:space="preserve">«11» </w:t>
            </w:r>
            <w:r w:rsidR="00FB1651" w:rsidRPr="007036CE">
              <w:t>–</w:t>
            </w:r>
            <w:r w:rsidRPr="007036CE">
              <w:t xml:space="preserve"> </w:t>
            </w:r>
            <w:r w:rsidR="00073041" w:rsidRPr="007036CE">
              <w:t xml:space="preserve">лимитируемые </w:t>
            </w:r>
            <w:r w:rsidRPr="007036CE">
              <w:t>расходы;</w:t>
            </w:r>
          </w:p>
          <w:p w14:paraId="53B126A3" w14:textId="059715EF" w:rsidR="00CB6AAF" w:rsidRPr="007036CE" w:rsidRDefault="00CB6AAF" w:rsidP="00073041">
            <w:pPr>
              <w:pStyle w:val="GOSTTableListMark1"/>
              <w:numPr>
                <w:ilvl w:val="0"/>
                <w:numId w:val="2"/>
              </w:numPr>
            </w:pPr>
            <w:r w:rsidRPr="007036CE">
              <w:t xml:space="preserve">«12» </w:t>
            </w:r>
            <w:r w:rsidR="00FB1651" w:rsidRPr="007036CE">
              <w:t>–</w:t>
            </w:r>
            <w:r w:rsidRPr="007036CE">
              <w:t xml:space="preserve"> </w:t>
            </w:r>
            <w:r w:rsidR="00073041" w:rsidRPr="007036CE">
              <w:t xml:space="preserve">нелимитруемые </w:t>
            </w:r>
            <w:r w:rsidRPr="007036CE">
              <w:t>расходы</w:t>
            </w:r>
          </w:p>
        </w:tc>
      </w:tr>
      <w:tr w:rsidR="00CB6AAF" w:rsidRPr="007036CE" w14:paraId="74AE4FB4" w14:textId="77777777" w:rsidTr="0098554C">
        <w:tc>
          <w:tcPr>
            <w:tcW w:w="1107" w:type="pct"/>
          </w:tcPr>
          <w:p w14:paraId="58F80F61" w14:textId="77777777" w:rsidR="00CB6AAF" w:rsidRPr="007036CE" w:rsidRDefault="00CB6AAF" w:rsidP="00CB6AAF">
            <w:pPr>
              <w:pStyle w:val="GOSTTablenorm"/>
            </w:pPr>
            <w:r w:rsidRPr="007036CE">
              <w:t>Аналитический код</w:t>
            </w:r>
          </w:p>
        </w:tc>
        <w:tc>
          <w:tcPr>
            <w:tcW w:w="755" w:type="pct"/>
          </w:tcPr>
          <w:p w14:paraId="3F72D5EE" w14:textId="77777777" w:rsidR="00CB6AAF" w:rsidRPr="007036CE" w:rsidRDefault="00CB6AAF" w:rsidP="00CB6AAF">
            <w:pPr>
              <w:pStyle w:val="GOSTTablenorm"/>
            </w:pPr>
            <w:r w:rsidRPr="007036CE">
              <w:rPr>
                <w:b/>
              </w:rPr>
              <w:t>Paymn:</w:t>
            </w:r>
            <w:r w:rsidRPr="007036CE">
              <w:t>AnltcCd</w:t>
            </w:r>
          </w:p>
        </w:tc>
        <w:tc>
          <w:tcPr>
            <w:tcW w:w="503" w:type="pct"/>
          </w:tcPr>
          <w:p w14:paraId="3385CF32" w14:textId="77777777" w:rsidR="00CB6AAF" w:rsidRPr="007036CE" w:rsidRDefault="00CB6AAF" w:rsidP="00CB6AAF">
            <w:pPr>
              <w:pStyle w:val="GOSTTablenorm"/>
            </w:pPr>
            <w:r w:rsidRPr="007036CE">
              <w:t>Строка</w:t>
            </w:r>
          </w:p>
        </w:tc>
        <w:tc>
          <w:tcPr>
            <w:tcW w:w="282" w:type="pct"/>
          </w:tcPr>
          <w:p w14:paraId="2F6A92CC" w14:textId="77777777" w:rsidR="00CB6AAF" w:rsidRPr="007036CE" w:rsidRDefault="00CB6AAF" w:rsidP="00CB6AAF">
            <w:pPr>
              <w:pStyle w:val="GOSTTablenorm"/>
            </w:pPr>
            <w:r w:rsidRPr="007036CE">
              <w:t>Нет</w:t>
            </w:r>
          </w:p>
        </w:tc>
        <w:tc>
          <w:tcPr>
            <w:tcW w:w="315" w:type="pct"/>
          </w:tcPr>
          <w:p w14:paraId="268E6996" w14:textId="77777777" w:rsidR="00CB6AAF" w:rsidRPr="007036CE" w:rsidRDefault="00CB6AAF" w:rsidP="00CB6AAF">
            <w:pPr>
              <w:pStyle w:val="GOSTTablenorm"/>
              <w:rPr>
                <w:lang w:val="en-US"/>
              </w:rPr>
            </w:pPr>
            <w:r w:rsidRPr="007036CE">
              <w:rPr>
                <w:lang w:val="en-US"/>
              </w:rPr>
              <w:t>&lt;=20</w:t>
            </w:r>
          </w:p>
        </w:tc>
        <w:tc>
          <w:tcPr>
            <w:tcW w:w="2038" w:type="pct"/>
          </w:tcPr>
          <w:p w14:paraId="4075724A" w14:textId="77777777" w:rsidR="00CB6AAF" w:rsidRPr="007036CE" w:rsidRDefault="00CB6AAF" w:rsidP="00CB6AAF">
            <w:pPr>
              <w:pStyle w:val="GOSTTablenorm"/>
            </w:pPr>
            <w:r w:rsidRPr="007036CE">
              <w:rPr>
                <w:szCs w:val="22"/>
              </w:rPr>
              <w:t xml:space="preserve">Указывается аналитический код </w:t>
            </w:r>
            <w:r w:rsidRPr="007036CE">
              <w:t>для отражения операции на ЛС (при наличии)</w:t>
            </w:r>
          </w:p>
        </w:tc>
      </w:tr>
      <w:tr w:rsidR="00CB6AAF" w:rsidRPr="007036CE" w14:paraId="6622ACCB" w14:textId="77777777" w:rsidTr="0098554C">
        <w:tc>
          <w:tcPr>
            <w:tcW w:w="1107" w:type="pct"/>
          </w:tcPr>
          <w:p w14:paraId="5E34AFE3" w14:textId="77777777" w:rsidR="00CB6AAF" w:rsidRPr="007036CE" w:rsidRDefault="00CB6AAF" w:rsidP="00CB6AAF">
            <w:pPr>
              <w:pStyle w:val="GOSTTablenorm"/>
            </w:pPr>
            <w:r w:rsidRPr="007036CE">
              <w:t>ОКС (КМИ)</w:t>
            </w:r>
          </w:p>
        </w:tc>
        <w:tc>
          <w:tcPr>
            <w:tcW w:w="755" w:type="pct"/>
          </w:tcPr>
          <w:p w14:paraId="264C8F47" w14:textId="77777777" w:rsidR="00CB6AAF" w:rsidRPr="007036CE" w:rsidRDefault="00CB6AAF" w:rsidP="00CB6AAF">
            <w:pPr>
              <w:pStyle w:val="GOSTTablenorm"/>
            </w:pPr>
            <w:r w:rsidRPr="007036CE">
              <w:rPr>
                <w:b/>
              </w:rPr>
              <w:t>Paymn:</w:t>
            </w:r>
            <w:r w:rsidRPr="007036CE">
              <w:t>RESR9</w:t>
            </w:r>
          </w:p>
        </w:tc>
        <w:tc>
          <w:tcPr>
            <w:tcW w:w="503" w:type="pct"/>
          </w:tcPr>
          <w:p w14:paraId="62215B47" w14:textId="77777777" w:rsidR="00CB6AAF" w:rsidRPr="007036CE" w:rsidRDefault="00CB6AAF" w:rsidP="00CB6AAF">
            <w:pPr>
              <w:pStyle w:val="GOSTTablenorm"/>
            </w:pPr>
            <w:r w:rsidRPr="007036CE">
              <w:t>Строка</w:t>
            </w:r>
          </w:p>
        </w:tc>
        <w:tc>
          <w:tcPr>
            <w:tcW w:w="282" w:type="pct"/>
          </w:tcPr>
          <w:p w14:paraId="34B78D62" w14:textId="77777777" w:rsidR="00CB6AAF" w:rsidRPr="007036CE" w:rsidRDefault="00CB6AAF" w:rsidP="00CB6AAF">
            <w:pPr>
              <w:pStyle w:val="GOSTTablenorm"/>
            </w:pPr>
            <w:r w:rsidRPr="007036CE">
              <w:t>Нет</w:t>
            </w:r>
          </w:p>
        </w:tc>
        <w:tc>
          <w:tcPr>
            <w:tcW w:w="315" w:type="pct"/>
          </w:tcPr>
          <w:p w14:paraId="00B7B33C" w14:textId="77777777" w:rsidR="00CB6AAF" w:rsidRPr="007036CE" w:rsidRDefault="00CB6AAF" w:rsidP="00CB6AAF">
            <w:pPr>
              <w:pStyle w:val="GOSTTablenorm"/>
            </w:pPr>
            <w:r w:rsidRPr="007036CE">
              <w:t>&lt;=24</w:t>
            </w:r>
          </w:p>
        </w:tc>
        <w:tc>
          <w:tcPr>
            <w:tcW w:w="2038" w:type="pct"/>
          </w:tcPr>
          <w:p w14:paraId="2263B4FA" w14:textId="77777777" w:rsidR="00CB6AAF" w:rsidRPr="007036CE" w:rsidRDefault="00CB6AAF" w:rsidP="00CB6AAF">
            <w:pPr>
              <w:pStyle w:val="GOSTTablenorm"/>
            </w:pPr>
            <w:r w:rsidRPr="007036CE">
              <w:t>Указывается код ОКС (КМИ) для отражения операции на ЛС (при наличии)</w:t>
            </w:r>
          </w:p>
        </w:tc>
      </w:tr>
      <w:tr w:rsidR="00D440AB" w:rsidRPr="007036CE" w14:paraId="7DC2725F" w14:textId="77777777" w:rsidTr="0098554C">
        <w:tc>
          <w:tcPr>
            <w:tcW w:w="1107" w:type="pct"/>
          </w:tcPr>
          <w:p w14:paraId="5B4BC225" w14:textId="77777777" w:rsidR="00D440AB" w:rsidRPr="007036CE" w:rsidRDefault="00D440AB" w:rsidP="00D440AB">
            <w:pPr>
              <w:pStyle w:val="GOSTTablenorm"/>
              <w:rPr>
                <w:szCs w:val="22"/>
                <w:lang w:eastAsia="en-US"/>
              </w:rPr>
            </w:pPr>
            <w:r w:rsidRPr="007036CE">
              <w:rPr>
                <w:szCs w:val="22"/>
                <w:lang w:eastAsia="en-US"/>
              </w:rPr>
              <w:t xml:space="preserve">Сумма возврата дебиторской задолженности прошлых лет </w:t>
            </w:r>
            <w:r w:rsidRPr="007036CE">
              <w:t>в валюте документа</w:t>
            </w:r>
          </w:p>
        </w:tc>
        <w:tc>
          <w:tcPr>
            <w:tcW w:w="755" w:type="pct"/>
          </w:tcPr>
          <w:p w14:paraId="0463F83C" w14:textId="77777777" w:rsidR="00D440AB" w:rsidRPr="007036CE" w:rsidRDefault="00D440AB" w:rsidP="00D440AB">
            <w:pPr>
              <w:pStyle w:val="GOSTTablenorm"/>
              <w:rPr>
                <w:b/>
              </w:rPr>
            </w:pPr>
            <w:r w:rsidRPr="007036CE">
              <w:rPr>
                <w:b/>
              </w:rPr>
              <w:t>Paymn:</w:t>
            </w:r>
            <w:r w:rsidRPr="007036CE">
              <w:t>SmRfArVal</w:t>
            </w:r>
          </w:p>
        </w:tc>
        <w:tc>
          <w:tcPr>
            <w:tcW w:w="503" w:type="pct"/>
          </w:tcPr>
          <w:p w14:paraId="0A36D3C4" w14:textId="77777777" w:rsidR="00D440AB" w:rsidRPr="007036CE" w:rsidRDefault="00D440AB" w:rsidP="00D440AB">
            <w:pPr>
              <w:pStyle w:val="GOSTTablenorm"/>
            </w:pPr>
            <w:r w:rsidRPr="007036CE">
              <w:t>Сумма</w:t>
            </w:r>
          </w:p>
        </w:tc>
        <w:tc>
          <w:tcPr>
            <w:tcW w:w="282" w:type="pct"/>
          </w:tcPr>
          <w:p w14:paraId="7466C1FE" w14:textId="77777777" w:rsidR="00D440AB" w:rsidRPr="007036CE" w:rsidRDefault="00D440AB" w:rsidP="00D440AB">
            <w:pPr>
              <w:pStyle w:val="GOSTTablenorm"/>
            </w:pPr>
            <w:r w:rsidRPr="007036CE">
              <w:t>Нет</w:t>
            </w:r>
          </w:p>
        </w:tc>
        <w:tc>
          <w:tcPr>
            <w:tcW w:w="315" w:type="pct"/>
          </w:tcPr>
          <w:p w14:paraId="252D2B88" w14:textId="77777777" w:rsidR="00D440AB" w:rsidRPr="007036CE" w:rsidRDefault="00D440AB" w:rsidP="00D440AB">
            <w:pPr>
              <w:pStyle w:val="GOSTTablenorm"/>
            </w:pPr>
          </w:p>
        </w:tc>
        <w:tc>
          <w:tcPr>
            <w:tcW w:w="2038" w:type="pct"/>
          </w:tcPr>
          <w:p w14:paraId="50EBB66E" w14:textId="77777777" w:rsidR="00D440AB" w:rsidRPr="007036CE" w:rsidRDefault="00D440AB" w:rsidP="00D440AB">
            <w:pPr>
              <w:pStyle w:val="GOSTTablenorm"/>
            </w:pPr>
            <w:r w:rsidRPr="007036CE">
              <w:t xml:space="preserve">Сумма возврата </w:t>
            </w:r>
            <w:r w:rsidRPr="007036CE">
              <w:rPr>
                <w:lang w:eastAsia="en-US"/>
              </w:rPr>
              <w:t>в текущем финансовом году</w:t>
            </w:r>
            <w:r w:rsidRPr="007036CE">
              <w:t xml:space="preserve"> дебиторской задолженности прошлых лет в единицах валюты, указанной в реквизите RcpBdjt_CdOKV с точностью 2 знака после запятой</w:t>
            </w:r>
          </w:p>
        </w:tc>
      </w:tr>
      <w:tr w:rsidR="00D440AB" w:rsidRPr="007036CE" w14:paraId="1E5C5DAB" w14:textId="77777777" w:rsidTr="0098554C">
        <w:tc>
          <w:tcPr>
            <w:tcW w:w="1107" w:type="pct"/>
          </w:tcPr>
          <w:p w14:paraId="27AAB39A" w14:textId="10E208EE" w:rsidR="00D440AB" w:rsidRPr="007036CE" w:rsidRDefault="00D440AB" w:rsidP="00D440AB">
            <w:pPr>
              <w:pStyle w:val="GOSTTablenorm"/>
              <w:rPr>
                <w:szCs w:val="22"/>
              </w:rPr>
            </w:pPr>
            <w:r w:rsidRPr="007036CE">
              <w:rPr>
                <w:szCs w:val="22"/>
                <w:lang w:eastAsia="en-US"/>
              </w:rPr>
              <w:t>Сумма возврата дебиторской задолженности прошлых лет</w:t>
            </w:r>
            <w:r w:rsidR="00EB0424">
              <w:rPr>
                <w:szCs w:val="22"/>
                <w:lang w:eastAsia="en-US"/>
              </w:rPr>
              <w:t xml:space="preserve"> в</w:t>
            </w:r>
            <w:ins w:id="607" w:author="Беленок Лариса Николаевна" w:date="2026-04-02T15:47:00Z">
              <w:r w:rsidR="00EB0424">
                <w:rPr>
                  <w:szCs w:val="22"/>
                  <w:lang w:eastAsia="en-US"/>
                </w:rPr>
                <w:t xml:space="preserve"> рублях</w:t>
              </w:r>
            </w:ins>
          </w:p>
        </w:tc>
        <w:tc>
          <w:tcPr>
            <w:tcW w:w="755" w:type="pct"/>
          </w:tcPr>
          <w:p w14:paraId="5AB8F5FB" w14:textId="77777777" w:rsidR="00D440AB" w:rsidRPr="007036CE" w:rsidRDefault="00D440AB" w:rsidP="00D440AB">
            <w:pPr>
              <w:pStyle w:val="GOSTTablenorm"/>
            </w:pPr>
            <w:r w:rsidRPr="007036CE">
              <w:rPr>
                <w:b/>
              </w:rPr>
              <w:t>Paymn:</w:t>
            </w:r>
            <w:r w:rsidRPr="007036CE">
              <w:t>SmRfAr</w:t>
            </w:r>
          </w:p>
        </w:tc>
        <w:tc>
          <w:tcPr>
            <w:tcW w:w="503" w:type="pct"/>
          </w:tcPr>
          <w:p w14:paraId="04C192A0" w14:textId="77777777" w:rsidR="00D440AB" w:rsidRPr="007036CE" w:rsidRDefault="00D440AB" w:rsidP="00D440AB">
            <w:pPr>
              <w:pStyle w:val="GOSTTablenorm"/>
            </w:pPr>
            <w:r w:rsidRPr="007036CE">
              <w:t>Сумма</w:t>
            </w:r>
          </w:p>
        </w:tc>
        <w:tc>
          <w:tcPr>
            <w:tcW w:w="282" w:type="pct"/>
          </w:tcPr>
          <w:p w14:paraId="1122C1F2" w14:textId="77777777" w:rsidR="00D440AB" w:rsidRPr="007036CE" w:rsidRDefault="00D440AB" w:rsidP="00D440AB">
            <w:pPr>
              <w:pStyle w:val="GOSTTablenorm"/>
            </w:pPr>
            <w:r w:rsidRPr="007036CE">
              <w:t>Нет</w:t>
            </w:r>
          </w:p>
        </w:tc>
        <w:tc>
          <w:tcPr>
            <w:tcW w:w="315" w:type="pct"/>
          </w:tcPr>
          <w:p w14:paraId="7D770EC4" w14:textId="77777777" w:rsidR="00D440AB" w:rsidRPr="007036CE" w:rsidRDefault="00D440AB" w:rsidP="00D440AB">
            <w:pPr>
              <w:pStyle w:val="GOSTTablenorm"/>
            </w:pPr>
          </w:p>
        </w:tc>
        <w:tc>
          <w:tcPr>
            <w:tcW w:w="2038" w:type="pct"/>
          </w:tcPr>
          <w:p w14:paraId="5B7E7BB3" w14:textId="6C0F391D" w:rsidR="00D440AB" w:rsidRPr="007036CE" w:rsidRDefault="00D440AB" w:rsidP="00D440AB">
            <w:pPr>
              <w:pStyle w:val="GOSTTablenorm"/>
            </w:pPr>
            <w:r w:rsidRPr="007036CE">
              <w:t xml:space="preserve">Сумма возврата </w:t>
            </w:r>
            <w:r w:rsidRPr="007036CE">
              <w:rPr>
                <w:lang w:eastAsia="en-US"/>
              </w:rPr>
              <w:t>в текущем финансовом году</w:t>
            </w:r>
            <w:r w:rsidRPr="007036CE">
              <w:t xml:space="preserve"> дебиторской задолженности прошлых лет в рублевом эквиваленте с точностью 2 знака после запятой</w:t>
            </w:r>
          </w:p>
        </w:tc>
      </w:tr>
      <w:tr w:rsidR="00D440AB" w:rsidRPr="007036CE" w14:paraId="5E5B2E83" w14:textId="77777777" w:rsidTr="0098554C">
        <w:tc>
          <w:tcPr>
            <w:tcW w:w="1107" w:type="pct"/>
          </w:tcPr>
          <w:p w14:paraId="58822237" w14:textId="6949DA81" w:rsidR="00D440AB" w:rsidRPr="007036CE" w:rsidRDefault="00D440AB" w:rsidP="00A161A2">
            <w:pPr>
              <w:pStyle w:val="GOSTTablenorm"/>
              <w:rPr>
                <w:szCs w:val="22"/>
                <w:lang w:eastAsia="en-US"/>
              </w:rPr>
            </w:pPr>
            <w:r w:rsidRPr="007036CE">
              <w:rPr>
                <w:szCs w:val="22"/>
                <w:lang w:eastAsia="en-US"/>
              </w:rPr>
              <w:lastRenderedPageBreak/>
              <w:t xml:space="preserve">Сумма возврата дебиторской задолженности прошлых лет просроченная </w:t>
            </w:r>
            <w:r w:rsidRPr="007036CE">
              <w:t>в валюте документа</w:t>
            </w:r>
          </w:p>
        </w:tc>
        <w:tc>
          <w:tcPr>
            <w:tcW w:w="755" w:type="pct"/>
          </w:tcPr>
          <w:p w14:paraId="1367818F" w14:textId="77777777" w:rsidR="00D440AB" w:rsidRPr="007036CE" w:rsidRDefault="00D440AB" w:rsidP="00D440AB">
            <w:pPr>
              <w:pStyle w:val="GOSTTablenorm"/>
            </w:pPr>
            <w:r w:rsidRPr="007036CE">
              <w:rPr>
                <w:b/>
              </w:rPr>
              <w:t>Paymn:</w:t>
            </w:r>
            <w:r w:rsidRPr="007036CE">
              <w:t>SmRfArExprdVal</w:t>
            </w:r>
          </w:p>
        </w:tc>
        <w:tc>
          <w:tcPr>
            <w:tcW w:w="503" w:type="pct"/>
          </w:tcPr>
          <w:p w14:paraId="04E1FBCE" w14:textId="77777777" w:rsidR="00D440AB" w:rsidRPr="007036CE" w:rsidRDefault="00D440AB" w:rsidP="00D440AB">
            <w:pPr>
              <w:pStyle w:val="GOSTTablenorm"/>
            </w:pPr>
            <w:r w:rsidRPr="007036CE">
              <w:t>Сумма</w:t>
            </w:r>
          </w:p>
        </w:tc>
        <w:tc>
          <w:tcPr>
            <w:tcW w:w="282" w:type="pct"/>
          </w:tcPr>
          <w:p w14:paraId="6C85D1CB" w14:textId="77777777" w:rsidR="00D440AB" w:rsidRPr="007036CE" w:rsidRDefault="00D440AB" w:rsidP="00D440AB">
            <w:pPr>
              <w:pStyle w:val="GOSTTablenorm"/>
            </w:pPr>
            <w:r w:rsidRPr="007036CE">
              <w:t>Нет</w:t>
            </w:r>
          </w:p>
        </w:tc>
        <w:tc>
          <w:tcPr>
            <w:tcW w:w="315" w:type="pct"/>
          </w:tcPr>
          <w:p w14:paraId="64CE4F48" w14:textId="77777777" w:rsidR="00D440AB" w:rsidRPr="007036CE" w:rsidRDefault="00D440AB" w:rsidP="00D440AB">
            <w:pPr>
              <w:pStyle w:val="GOSTTablenorm"/>
            </w:pPr>
          </w:p>
        </w:tc>
        <w:tc>
          <w:tcPr>
            <w:tcW w:w="2038" w:type="pct"/>
          </w:tcPr>
          <w:p w14:paraId="59C464C8" w14:textId="77777777" w:rsidR="00D440AB" w:rsidRPr="007036CE" w:rsidRDefault="00D440AB" w:rsidP="00D440AB">
            <w:pPr>
              <w:pStyle w:val="GOSTTablenorm"/>
            </w:pPr>
            <w:r w:rsidRPr="007036CE">
              <w:t>Сумма, на которую уменьшается просроченная дебиторская задолженность (при наличии) в связи с возвратом дебиторской задолженности прошлых лет в единицах валюты, указанной в реквизите RcpBdjt_CdOKV с точностью 2 знака после запятой</w:t>
            </w:r>
          </w:p>
        </w:tc>
      </w:tr>
      <w:tr w:rsidR="00D440AB" w:rsidRPr="007036CE" w14:paraId="5B1033EB" w14:textId="77777777" w:rsidTr="0098554C">
        <w:tc>
          <w:tcPr>
            <w:tcW w:w="1107" w:type="pct"/>
          </w:tcPr>
          <w:p w14:paraId="6B1439F8" w14:textId="3D3B5C82" w:rsidR="00D440AB" w:rsidRPr="007036CE" w:rsidRDefault="00D440AB" w:rsidP="00D440AB">
            <w:pPr>
              <w:pStyle w:val="GOSTTablenorm"/>
              <w:rPr>
                <w:szCs w:val="22"/>
                <w:lang w:eastAsia="en-US"/>
              </w:rPr>
            </w:pPr>
            <w:commentRangeStart w:id="608"/>
            <w:r w:rsidRPr="007036CE">
              <w:rPr>
                <w:szCs w:val="22"/>
                <w:lang w:eastAsia="en-US"/>
              </w:rPr>
              <w:t xml:space="preserve">Сумма возврата дебиторской задолженности прошлых лет просроченная </w:t>
            </w:r>
            <w:commentRangeEnd w:id="608"/>
            <w:r w:rsidRPr="007036CE">
              <w:rPr>
                <w:rStyle w:val="afff4"/>
                <w:sz w:val="22"/>
                <w:szCs w:val="22"/>
                <w:lang w:eastAsia="en-US"/>
              </w:rPr>
              <w:commentReference w:id="608"/>
            </w:r>
            <w:ins w:id="609" w:author="Беленок Лариса Николаевна" w:date="2026-04-02T15:47:00Z">
              <w:r w:rsidR="00EB0424">
                <w:rPr>
                  <w:szCs w:val="22"/>
                  <w:lang w:eastAsia="en-US"/>
                </w:rPr>
                <w:t>в рублях</w:t>
              </w:r>
            </w:ins>
          </w:p>
        </w:tc>
        <w:tc>
          <w:tcPr>
            <w:tcW w:w="755" w:type="pct"/>
          </w:tcPr>
          <w:p w14:paraId="0200CBE5" w14:textId="77777777" w:rsidR="00D440AB" w:rsidRPr="007036CE" w:rsidRDefault="00D440AB" w:rsidP="00D440AB">
            <w:pPr>
              <w:pStyle w:val="GOSTTablenorm"/>
            </w:pPr>
            <w:r w:rsidRPr="007036CE">
              <w:rPr>
                <w:b/>
              </w:rPr>
              <w:t>Paymn:</w:t>
            </w:r>
            <w:r w:rsidRPr="007036CE">
              <w:t>SmRfArExprd</w:t>
            </w:r>
          </w:p>
        </w:tc>
        <w:tc>
          <w:tcPr>
            <w:tcW w:w="503" w:type="pct"/>
          </w:tcPr>
          <w:p w14:paraId="739AB9C6" w14:textId="77777777" w:rsidR="00D440AB" w:rsidRPr="007036CE" w:rsidRDefault="00D440AB" w:rsidP="00D440AB">
            <w:pPr>
              <w:pStyle w:val="GOSTTablenorm"/>
            </w:pPr>
            <w:r w:rsidRPr="007036CE">
              <w:t>Сумма</w:t>
            </w:r>
          </w:p>
        </w:tc>
        <w:tc>
          <w:tcPr>
            <w:tcW w:w="282" w:type="pct"/>
          </w:tcPr>
          <w:p w14:paraId="11D5D9DF" w14:textId="77777777" w:rsidR="00D440AB" w:rsidRPr="007036CE" w:rsidRDefault="00D440AB" w:rsidP="00D440AB">
            <w:pPr>
              <w:pStyle w:val="GOSTTablenorm"/>
            </w:pPr>
            <w:r w:rsidRPr="007036CE">
              <w:t>Нет</w:t>
            </w:r>
          </w:p>
        </w:tc>
        <w:tc>
          <w:tcPr>
            <w:tcW w:w="315" w:type="pct"/>
          </w:tcPr>
          <w:p w14:paraId="5413EAA5" w14:textId="77777777" w:rsidR="00D440AB" w:rsidRPr="007036CE" w:rsidRDefault="00D440AB" w:rsidP="00D440AB">
            <w:pPr>
              <w:pStyle w:val="GOSTTablenorm"/>
            </w:pPr>
          </w:p>
        </w:tc>
        <w:tc>
          <w:tcPr>
            <w:tcW w:w="2038" w:type="pct"/>
          </w:tcPr>
          <w:p w14:paraId="1B1DA358" w14:textId="77777777" w:rsidR="00D440AB" w:rsidRPr="007036CE" w:rsidRDefault="00D440AB" w:rsidP="00D440AB">
            <w:pPr>
              <w:pStyle w:val="GOSTTablenorm"/>
            </w:pPr>
            <w:r w:rsidRPr="007036CE">
              <w:t>Сумма, на которую уменьшается просроченная дебиторская задолженность (при наличии) в связи с возвратом дебиторской задолженности прошлых лет в рублевом эквиваленте с точностью 2 знака после запятой</w:t>
            </w:r>
          </w:p>
        </w:tc>
      </w:tr>
      <w:tr w:rsidR="00D440AB" w:rsidRPr="007036CE" w14:paraId="7642F05A" w14:textId="77777777" w:rsidTr="0004678F">
        <w:tc>
          <w:tcPr>
            <w:tcW w:w="1107" w:type="pct"/>
          </w:tcPr>
          <w:p w14:paraId="17A4AD1E" w14:textId="77777777" w:rsidR="00D440AB" w:rsidRPr="007036CE" w:rsidRDefault="00D440AB" w:rsidP="00D440AB">
            <w:pPr>
              <w:pStyle w:val="GOSTTablenorm"/>
            </w:pPr>
            <w:moveToRangeStart w:id="610" w:author="Сказецкая Наталья Камилевна" w:date="2025-03-18T16:11:00Z" w:name="move193206725"/>
            <w:r w:rsidRPr="007036CE">
              <w:t>Сумма в валюте документа</w:t>
            </w:r>
          </w:p>
        </w:tc>
        <w:tc>
          <w:tcPr>
            <w:tcW w:w="755" w:type="pct"/>
          </w:tcPr>
          <w:p w14:paraId="23921D36" w14:textId="77777777" w:rsidR="00D440AB" w:rsidRPr="007036CE" w:rsidRDefault="00D440AB" w:rsidP="00D440AB">
            <w:pPr>
              <w:pStyle w:val="GOSTTablenorm"/>
            </w:pPr>
            <w:r w:rsidRPr="007036CE">
              <w:rPr>
                <w:b/>
              </w:rPr>
              <w:t>Paymn</w:t>
            </w:r>
            <w:r w:rsidRPr="007036CE">
              <w:t>:Sm</w:t>
            </w:r>
          </w:p>
        </w:tc>
        <w:tc>
          <w:tcPr>
            <w:tcW w:w="503" w:type="pct"/>
          </w:tcPr>
          <w:p w14:paraId="377754C5" w14:textId="77777777" w:rsidR="00D440AB" w:rsidRPr="007036CE" w:rsidRDefault="00D440AB" w:rsidP="00D440AB">
            <w:pPr>
              <w:pStyle w:val="GOSTTablenorm"/>
            </w:pPr>
            <w:r w:rsidRPr="007036CE">
              <w:t>Сумма</w:t>
            </w:r>
          </w:p>
        </w:tc>
        <w:tc>
          <w:tcPr>
            <w:tcW w:w="282" w:type="pct"/>
          </w:tcPr>
          <w:p w14:paraId="77FBCD39" w14:textId="77777777" w:rsidR="00D440AB" w:rsidRPr="007036CE" w:rsidRDefault="00D440AB" w:rsidP="00D440AB">
            <w:pPr>
              <w:pStyle w:val="GOSTTablenorm"/>
            </w:pPr>
            <w:r w:rsidRPr="007036CE">
              <w:t>Да</w:t>
            </w:r>
          </w:p>
        </w:tc>
        <w:tc>
          <w:tcPr>
            <w:tcW w:w="315" w:type="pct"/>
          </w:tcPr>
          <w:p w14:paraId="11FD04BD" w14:textId="77777777" w:rsidR="00D440AB" w:rsidRPr="007036CE" w:rsidRDefault="00D440AB" w:rsidP="00D440AB">
            <w:pPr>
              <w:pStyle w:val="GOSTTablenorm"/>
            </w:pPr>
          </w:p>
        </w:tc>
        <w:tc>
          <w:tcPr>
            <w:tcW w:w="2038" w:type="pct"/>
          </w:tcPr>
          <w:p w14:paraId="32AB720B" w14:textId="3238B85C" w:rsidR="00D440AB" w:rsidRPr="007036CE" w:rsidRDefault="00D440AB" w:rsidP="00D440AB">
            <w:pPr>
              <w:pStyle w:val="GOSTTablenorm"/>
            </w:pPr>
            <w:r w:rsidRPr="007036CE">
              <w:t xml:space="preserve">Сумма денежного обязательства </w:t>
            </w:r>
            <w:del w:id="611" w:author="Сказецкая Наталья Камилевна" w:date="2026-04-03T16:47:00Z">
              <w:r w:rsidRPr="007036CE" w:rsidDel="0044017F">
                <w:delText xml:space="preserve">на текущий финансовый год </w:delText>
              </w:r>
            </w:del>
            <w:r w:rsidRPr="007036CE">
              <w:t>в единицах валюты, указанной в реквизите RcpBdjt_CdOKV,</w:t>
            </w:r>
            <w:r w:rsidRPr="007036CE" w:rsidDel="00DB738E">
              <w:t xml:space="preserve"> </w:t>
            </w:r>
            <w:r w:rsidRPr="007036CE">
              <w:t>с точностью 2 знака после запятой</w:t>
            </w:r>
          </w:p>
        </w:tc>
      </w:tr>
      <w:moveToRangeEnd w:id="610"/>
      <w:tr w:rsidR="00D440AB" w:rsidRPr="007036CE" w14:paraId="27EF3C13" w14:textId="77777777" w:rsidTr="0098554C">
        <w:tc>
          <w:tcPr>
            <w:tcW w:w="1107" w:type="pct"/>
          </w:tcPr>
          <w:p w14:paraId="010B9D2B" w14:textId="77777777" w:rsidR="00D440AB" w:rsidRPr="007036CE" w:rsidRDefault="00D440AB" w:rsidP="00D440AB">
            <w:pPr>
              <w:pStyle w:val="GOSTTablenorm"/>
            </w:pPr>
            <w:r w:rsidRPr="007036CE">
              <w:t>Сумма в рублях</w:t>
            </w:r>
          </w:p>
        </w:tc>
        <w:tc>
          <w:tcPr>
            <w:tcW w:w="755" w:type="pct"/>
          </w:tcPr>
          <w:p w14:paraId="35992076" w14:textId="77777777" w:rsidR="00D440AB" w:rsidRPr="007036CE" w:rsidRDefault="00D440AB" w:rsidP="00D440AB">
            <w:pPr>
              <w:pStyle w:val="GOSTTablenorm"/>
            </w:pPr>
            <w:r w:rsidRPr="007036CE">
              <w:rPr>
                <w:b/>
              </w:rPr>
              <w:t>Paymn:</w:t>
            </w:r>
            <w:r w:rsidRPr="007036CE">
              <w:t>SmRb</w:t>
            </w:r>
          </w:p>
        </w:tc>
        <w:tc>
          <w:tcPr>
            <w:tcW w:w="503" w:type="pct"/>
          </w:tcPr>
          <w:p w14:paraId="4E7F1E4B" w14:textId="77777777" w:rsidR="00D440AB" w:rsidRPr="007036CE" w:rsidRDefault="00D440AB" w:rsidP="00D440AB">
            <w:pPr>
              <w:pStyle w:val="GOSTTablenorm"/>
            </w:pPr>
            <w:r w:rsidRPr="007036CE">
              <w:t>Сумма</w:t>
            </w:r>
          </w:p>
        </w:tc>
        <w:tc>
          <w:tcPr>
            <w:tcW w:w="282" w:type="pct"/>
          </w:tcPr>
          <w:p w14:paraId="7DB9F6DD" w14:textId="77777777" w:rsidR="00D440AB" w:rsidRPr="007036CE" w:rsidRDefault="00D440AB" w:rsidP="00D440AB">
            <w:pPr>
              <w:pStyle w:val="GOSTTablenorm"/>
            </w:pPr>
            <w:r w:rsidRPr="007036CE">
              <w:t>Да</w:t>
            </w:r>
          </w:p>
        </w:tc>
        <w:tc>
          <w:tcPr>
            <w:tcW w:w="315" w:type="pct"/>
          </w:tcPr>
          <w:p w14:paraId="62407165" w14:textId="77777777" w:rsidR="00D440AB" w:rsidRPr="007036CE" w:rsidRDefault="00D440AB" w:rsidP="00D440AB">
            <w:pPr>
              <w:pStyle w:val="GOSTTablenorm"/>
            </w:pPr>
          </w:p>
        </w:tc>
        <w:tc>
          <w:tcPr>
            <w:tcW w:w="2038" w:type="pct"/>
          </w:tcPr>
          <w:p w14:paraId="5D4B2C4C" w14:textId="79510EED" w:rsidR="00D440AB" w:rsidRPr="007036CE" w:rsidRDefault="00D440AB" w:rsidP="00D440AB">
            <w:pPr>
              <w:pStyle w:val="GOSTTablenorm"/>
            </w:pPr>
            <w:r w:rsidRPr="007036CE">
              <w:t xml:space="preserve">Сумма денежного обязательства </w:t>
            </w:r>
            <w:del w:id="612" w:author="Сказецкая Наталья Камилевна" w:date="2026-04-03T16:48:00Z">
              <w:r w:rsidRPr="007036CE" w:rsidDel="0044017F">
                <w:delText xml:space="preserve">на текущий финансовый год </w:delText>
              </w:r>
            </w:del>
            <w:r w:rsidRPr="007036CE">
              <w:t>в рублевом эквиваленте с точностью 2 знака после запятой</w:t>
            </w:r>
          </w:p>
        </w:tc>
      </w:tr>
      <w:tr w:rsidR="00D440AB" w:rsidRPr="007036CE" w14:paraId="2546300B" w14:textId="77777777" w:rsidTr="0098554C">
        <w:tc>
          <w:tcPr>
            <w:tcW w:w="1107" w:type="pct"/>
          </w:tcPr>
          <w:p w14:paraId="1FE05DED" w14:textId="1725EE59" w:rsidR="00D440AB" w:rsidRPr="007036CE" w:rsidRDefault="00D440AB" w:rsidP="00D440AB">
            <w:pPr>
              <w:pStyle w:val="GOSTTablenorm"/>
            </w:pPr>
            <w:r w:rsidRPr="007036CE">
              <w:rPr>
                <w:rStyle w:val="GOSTSymItalic"/>
                <w:i w:val="0"/>
              </w:rPr>
              <w:t>Перечислено средств, требующих подтверждения</w:t>
            </w:r>
            <w:r w:rsidRPr="007036CE">
              <w:t xml:space="preserve"> в валюте документа</w:t>
            </w:r>
          </w:p>
        </w:tc>
        <w:tc>
          <w:tcPr>
            <w:tcW w:w="755" w:type="pct"/>
          </w:tcPr>
          <w:p w14:paraId="7D800956" w14:textId="77777777" w:rsidR="00D440AB" w:rsidRPr="007036CE" w:rsidRDefault="00D440AB" w:rsidP="00D440AB">
            <w:pPr>
              <w:pStyle w:val="GOSTTablenorm"/>
            </w:pPr>
            <w:r w:rsidRPr="007036CE">
              <w:rPr>
                <w:b/>
              </w:rPr>
              <w:t>Paymn:</w:t>
            </w:r>
            <w:r w:rsidRPr="007036CE">
              <w:t>ConAmntPayList</w:t>
            </w:r>
          </w:p>
        </w:tc>
        <w:tc>
          <w:tcPr>
            <w:tcW w:w="503" w:type="pct"/>
          </w:tcPr>
          <w:p w14:paraId="33F329F2" w14:textId="77777777" w:rsidR="00D440AB" w:rsidRPr="007036CE" w:rsidRDefault="00D440AB" w:rsidP="00D440AB">
            <w:pPr>
              <w:pStyle w:val="GOSTTablenorm"/>
            </w:pPr>
            <w:r w:rsidRPr="007036CE">
              <w:t>Сумма</w:t>
            </w:r>
          </w:p>
        </w:tc>
        <w:tc>
          <w:tcPr>
            <w:tcW w:w="282" w:type="pct"/>
          </w:tcPr>
          <w:p w14:paraId="129CEC94" w14:textId="77777777" w:rsidR="00D440AB" w:rsidRPr="007036CE" w:rsidRDefault="00D440AB" w:rsidP="00D440AB">
            <w:pPr>
              <w:pStyle w:val="GOSTTablenorm"/>
            </w:pPr>
            <w:r w:rsidRPr="007036CE">
              <w:t>Да</w:t>
            </w:r>
          </w:p>
        </w:tc>
        <w:tc>
          <w:tcPr>
            <w:tcW w:w="315" w:type="pct"/>
          </w:tcPr>
          <w:p w14:paraId="292C9E11" w14:textId="77777777" w:rsidR="00D440AB" w:rsidRPr="007036CE" w:rsidRDefault="00D440AB" w:rsidP="00D440AB">
            <w:pPr>
              <w:pStyle w:val="GOSTTablenorm"/>
            </w:pPr>
          </w:p>
        </w:tc>
        <w:tc>
          <w:tcPr>
            <w:tcW w:w="2038" w:type="pct"/>
          </w:tcPr>
          <w:p w14:paraId="2FB8C3C6" w14:textId="77777777" w:rsidR="00D440AB" w:rsidRPr="007036CE" w:rsidRDefault="00D440AB" w:rsidP="00D440AB">
            <w:pPr>
              <w:pStyle w:val="GOSTTablenorm"/>
            </w:pPr>
            <w:r w:rsidRPr="007036CE">
              <w:t>Сумма ранее произведенного в рамках соответствующего бюджетного обязательства платежа, требующего подтверждения, по которому не подтверждена поставка товара (выполнение работ, оказание услуг), в единицах валюты, указанной в реквизите RcpBdjt_CdOKV, с точностью 2 знака после запятой.</w:t>
            </w:r>
          </w:p>
          <w:p w14:paraId="5E3B5559" w14:textId="77777777" w:rsidR="00D440AB" w:rsidRPr="007036CE" w:rsidRDefault="00D440AB" w:rsidP="00D440AB">
            <w:pPr>
              <w:pStyle w:val="GOSTTablenorm"/>
            </w:pPr>
            <w:r w:rsidRPr="007036CE">
              <w:t>При значении «Да» параметра «Признак платежа, требующего подтверждения» (RcpBdjt_AdPmntChrct) заполняется значением «0.00»</w:t>
            </w:r>
          </w:p>
        </w:tc>
      </w:tr>
      <w:tr w:rsidR="00D440AB" w:rsidRPr="007036CE" w14:paraId="7F6685CC" w14:textId="77777777" w:rsidTr="0098554C">
        <w:tc>
          <w:tcPr>
            <w:tcW w:w="1107" w:type="pct"/>
          </w:tcPr>
          <w:p w14:paraId="10ADE161" w14:textId="2F2C167B" w:rsidR="00D440AB" w:rsidRPr="007036CE" w:rsidRDefault="00D440AB" w:rsidP="00D440AB">
            <w:pPr>
              <w:pStyle w:val="GOSTTablenorm"/>
            </w:pPr>
            <w:r w:rsidRPr="007036CE">
              <w:rPr>
                <w:rStyle w:val="GOSTSymItalic"/>
                <w:i w:val="0"/>
              </w:rPr>
              <w:t>Перечислено средств, требующих подтверждения в рублях</w:t>
            </w:r>
          </w:p>
        </w:tc>
        <w:tc>
          <w:tcPr>
            <w:tcW w:w="755" w:type="pct"/>
          </w:tcPr>
          <w:p w14:paraId="79ABEF5F" w14:textId="77777777" w:rsidR="00D440AB" w:rsidRPr="007036CE" w:rsidRDefault="00D440AB" w:rsidP="00D440AB">
            <w:pPr>
              <w:pStyle w:val="GOSTTablenorm"/>
            </w:pPr>
            <w:r w:rsidRPr="007036CE">
              <w:rPr>
                <w:b/>
              </w:rPr>
              <w:t>Paymn:</w:t>
            </w:r>
            <w:r w:rsidRPr="007036CE">
              <w:t>PrpdExpns</w:t>
            </w:r>
          </w:p>
        </w:tc>
        <w:tc>
          <w:tcPr>
            <w:tcW w:w="503" w:type="pct"/>
          </w:tcPr>
          <w:p w14:paraId="540B0500" w14:textId="77777777" w:rsidR="00D440AB" w:rsidRPr="007036CE" w:rsidRDefault="00D440AB" w:rsidP="00D440AB">
            <w:pPr>
              <w:pStyle w:val="GOSTTablenorm"/>
            </w:pPr>
            <w:r w:rsidRPr="007036CE">
              <w:t>Сумма</w:t>
            </w:r>
          </w:p>
        </w:tc>
        <w:tc>
          <w:tcPr>
            <w:tcW w:w="282" w:type="pct"/>
          </w:tcPr>
          <w:p w14:paraId="45CBA3A5" w14:textId="77777777" w:rsidR="00D440AB" w:rsidRPr="007036CE" w:rsidRDefault="00D440AB" w:rsidP="00D440AB">
            <w:pPr>
              <w:pStyle w:val="GOSTTablenorm"/>
            </w:pPr>
            <w:r w:rsidRPr="007036CE">
              <w:t>Да</w:t>
            </w:r>
          </w:p>
        </w:tc>
        <w:tc>
          <w:tcPr>
            <w:tcW w:w="315" w:type="pct"/>
          </w:tcPr>
          <w:p w14:paraId="3051D832" w14:textId="77777777" w:rsidR="00D440AB" w:rsidRPr="007036CE" w:rsidRDefault="00D440AB" w:rsidP="00D440AB">
            <w:pPr>
              <w:pStyle w:val="GOSTTablenorm"/>
            </w:pPr>
          </w:p>
        </w:tc>
        <w:tc>
          <w:tcPr>
            <w:tcW w:w="2038" w:type="pct"/>
          </w:tcPr>
          <w:p w14:paraId="4EDFB52E" w14:textId="77777777" w:rsidR="00D440AB" w:rsidRPr="007036CE" w:rsidRDefault="00D440AB" w:rsidP="00D440AB">
            <w:pPr>
              <w:pStyle w:val="GOSTTablenorm"/>
            </w:pPr>
            <w:r w:rsidRPr="007036CE">
              <w:t>Сумма ранее произведенного в рамках соответствующего бюджетного обязательства платежа, требующего подтверждения, по которому не подтверждена поставка товара (выполнение работ, оказание услуг), в рублевом эквиваленте с точностью 2 знака после запятой.</w:t>
            </w:r>
          </w:p>
          <w:p w14:paraId="77367655" w14:textId="77777777" w:rsidR="00D440AB" w:rsidRPr="007036CE" w:rsidRDefault="00D440AB" w:rsidP="00D440AB">
            <w:pPr>
              <w:pStyle w:val="GOSTTablenorm"/>
            </w:pPr>
            <w:r w:rsidRPr="007036CE">
              <w:lastRenderedPageBreak/>
              <w:t>При значении «Да» параметра «Признак платежа, требующего подтверждения» (RcpBdjt_AdPmntChrct) заполняется значением «0.00»</w:t>
            </w:r>
          </w:p>
        </w:tc>
      </w:tr>
      <w:tr w:rsidR="00D440AB" w:rsidRPr="007036CE" w14:paraId="118941A3" w14:textId="77777777" w:rsidTr="0098554C">
        <w:tc>
          <w:tcPr>
            <w:tcW w:w="1107" w:type="pct"/>
          </w:tcPr>
          <w:p w14:paraId="1B27EB1B" w14:textId="77777777" w:rsidR="00D440AB" w:rsidRPr="007036CE" w:rsidRDefault="00D440AB" w:rsidP="00D440AB">
            <w:pPr>
              <w:pStyle w:val="GOSTTablenorm"/>
              <w:rPr>
                <w:rStyle w:val="GOSTSymItalic"/>
                <w:i w:val="0"/>
                <w:szCs w:val="22"/>
              </w:rPr>
            </w:pPr>
            <w:r w:rsidRPr="007036CE">
              <w:rPr>
                <w:szCs w:val="22"/>
                <w:lang w:eastAsia="en-US"/>
              </w:rPr>
              <w:lastRenderedPageBreak/>
              <w:t>Учетный номер ДО, требующего подтверждения</w:t>
            </w:r>
          </w:p>
        </w:tc>
        <w:tc>
          <w:tcPr>
            <w:tcW w:w="755" w:type="pct"/>
          </w:tcPr>
          <w:p w14:paraId="6573385B" w14:textId="77777777" w:rsidR="00D440AB" w:rsidRPr="007036CE" w:rsidRDefault="00D440AB" w:rsidP="00D440AB">
            <w:pPr>
              <w:pStyle w:val="GOSTTablenorm"/>
              <w:rPr>
                <w:b/>
              </w:rPr>
            </w:pPr>
            <w:r w:rsidRPr="007036CE">
              <w:rPr>
                <w:b/>
              </w:rPr>
              <w:t>Paymn:</w:t>
            </w:r>
            <w:r w:rsidRPr="007036CE">
              <w:t>NmDOCnf</w:t>
            </w:r>
          </w:p>
        </w:tc>
        <w:tc>
          <w:tcPr>
            <w:tcW w:w="503" w:type="pct"/>
          </w:tcPr>
          <w:p w14:paraId="1045FB30" w14:textId="77777777" w:rsidR="00D440AB" w:rsidRPr="007036CE" w:rsidRDefault="00D440AB" w:rsidP="00D440AB">
            <w:pPr>
              <w:pStyle w:val="GOSTTablenorm"/>
            </w:pPr>
            <w:r w:rsidRPr="007036CE">
              <w:t>Строка</w:t>
            </w:r>
          </w:p>
        </w:tc>
        <w:tc>
          <w:tcPr>
            <w:tcW w:w="282" w:type="pct"/>
          </w:tcPr>
          <w:p w14:paraId="67C22B24" w14:textId="77777777" w:rsidR="00D440AB" w:rsidRPr="007036CE" w:rsidRDefault="00D440AB" w:rsidP="00D440AB">
            <w:pPr>
              <w:pStyle w:val="GOSTTablenorm"/>
            </w:pPr>
            <w:r w:rsidRPr="007036CE">
              <w:t>Нет</w:t>
            </w:r>
          </w:p>
        </w:tc>
        <w:tc>
          <w:tcPr>
            <w:tcW w:w="315" w:type="pct"/>
          </w:tcPr>
          <w:p w14:paraId="1EFDE197" w14:textId="77777777" w:rsidR="00D440AB" w:rsidRPr="007036CE" w:rsidRDefault="00D440AB" w:rsidP="00D440AB">
            <w:pPr>
              <w:pStyle w:val="GOSTTablenorm"/>
            </w:pPr>
            <w:r w:rsidRPr="007036CE">
              <w:t>=25</w:t>
            </w:r>
          </w:p>
        </w:tc>
        <w:tc>
          <w:tcPr>
            <w:tcW w:w="2038" w:type="pct"/>
          </w:tcPr>
          <w:p w14:paraId="0CC42BB6" w14:textId="31AFEAF0" w:rsidR="00D440AB" w:rsidRPr="007036CE" w:rsidRDefault="00D440AB" w:rsidP="00D440AB">
            <w:pPr>
              <w:pStyle w:val="GOSTTablenorm"/>
            </w:pPr>
            <w:r w:rsidRPr="007036CE">
              <w:t>Указывается учетный номер авансового ДО, по которому осуществляется подтверждение поставки товаров, работ, услуг.</w:t>
            </w:r>
          </w:p>
          <w:p w14:paraId="5CCD8E07" w14:textId="77777777" w:rsidR="00D440AB" w:rsidRPr="007036CE" w:rsidRDefault="00D440AB" w:rsidP="00D440AB">
            <w:pPr>
              <w:pStyle w:val="GOSTTablenorm"/>
            </w:pPr>
            <w:r w:rsidRPr="007036CE">
              <w:t>В документе, в котором параметр «Признак платежа, требующего подтверждения»</w:t>
            </w:r>
            <w:r w:rsidRPr="007036CE">
              <w:tab/>
              <w:t xml:space="preserve"> (RcpBdjt_AdPmntChrct) имеет значение «Нет», заполняется при подтверждении авансовых ДО (значение параметра </w:t>
            </w:r>
            <w:r w:rsidRPr="007036CE">
              <w:rPr>
                <w:b/>
              </w:rPr>
              <w:t>Paymn:</w:t>
            </w:r>
            <w:r w:rsidRPr="007036CE">
              <w:t xml:space="preserve">ConAmntPayList отлично от 0,00) или при поступлении дебиторской задолженности прошлых лет (параметр </w:t>
            </w:r>
            <w:r w:rsidRPr="007036CE">
              <w:rPr>
                <w:b/>
              </w:rPr>
              <w:t>Paymn:</w:t>
            </w:r>
            <w:r w:rsidRPr="007036CE">
              <w:t>SmRfAr передан и его значение отлично от 0,00).</w:t>
            </w:r>
          </w:p>
          <w:p w14:paraId="54CE8320" w14:textId="2FF5EF0E" w:rsidR="00D440AB" w:rsidRPr="007036CE" w:rsidRDefault="00D440AB" w:rsidP="00D440AB">
            <w:pPr>
              <w:pStyle w:val="GOSTTablenorm"/>
            </w:pPr>
            <w:r w:rsidRPr="007036CE">
              <w:t>В документе, в котором параметр «Признак платежа, требующего подтверждения»</w:t>
            </w:r>
            <w:r w:rsidRPr="007036CE">
              <w:tab/>
              <w:t xml:space="preserve"> (RcpBdjt_AdPmntChrct) имеет значение «Да», заполняется при перерегистрации неподтвержденных авансовых ДО прошлых лет (параметр</w:t>
            </w:r>
            <w:r w:rsidRPr="007036CE">
              <w:tab/>
              <w:t>StmInfrmtn_REREGISTR имеет значение «</w:t>
            </w:r>
            <w:r w:rsidRPr="007036CE">
              <w:rPr>
                <w:lang w:val="en-US"/>
              </w:rPr>
              <w:t>true</w:t>
            </w:r>
            <w:r w:rsidRPr="007036CE">
              <w:t>»)</w:t>
            </w:r>
          </w:p>
        </w:tc>
      </w:tr>
      <w:tr w:rsidR="00D440AB" w:rsidRPr="007036CE" w14:paraId="55A29F95" w14:textId="77777777" w:rsidTr="0098554C">
        <w:tc>
          <w:tcPr>
            <w:tcW w:w="1107" w:type="pct"/>
          </w:tcPr>
          <w:p w14:paraId="59A7C9FA" w14:textId="69DA6FA6" w:rsidR="00D440AB" w:rsidRPr="007036CE" w:rsidRDefault="00D440AB" w:rsidP="00B355FA">
            <w:pPr>
              <w:pStyle w:val="GOSTTablenorm"/>
              <w:rPr>
                <w:rStyle w:val="GOSTSymItalic"/>
                <w:i w:val="0"/>
                <w:szCs w:val="22"/>
              </w:rPr>
            </w:pPr>
            <w:r w:rsidRPr="007036CE">
              <w:rPr>
                <w:szCs w:val="22"/>
                <w:lang w:eastAsia="en-US"/>
              </w:rPr>
              <w:t>Дата представления документа-</w:t>
            </w:r>
            <w:r w:rsidRPr="007036CE">
              <w:t>основания для платежа, требующего подтверждения</w:t>
            </w:r>
          </w:p>
        </w:tc>
        <w:tc>
          <w:tcPr>
            <w:tcW w:w="755" w:type="pct"/>
          </w:tcPr>
          <w:p w14:paraId="14FC6BC4" w14:textId="77777777" w:rsidR="00D440AB" w:rsidRPr="007036CE" w:rsidRDefault="00D440AB" w:rsidP="00D440AB">
            <w:pPr>
              <w:pStyle w:val="GOSTTablenorm"/>
              <w:rPr>
                <w:b/>
              </w:rPr>
            </w:pPr>
            <w:r w:rsidRPr="007036CE">
              <w:rPr>
                <w:b/>
              </w:rPr>
              <w:t>Paymn:</w:t>
            </w:r>
            <w:r w:rsidRPr="007036CE">
              <w:t>DtBsDoc</w:t>
            </w:r>
          </w:p>
        </w:tc>
        <w:tc>
          <w:tcPr>
            <w:tcW w:w="503" w:type="pct"/>
          </w:tcPr>
          <w:p w14:paraId="32BEFFEB" w14:textId="77777777" w:rsidR="00D440AB" w:rsidRPr="007036CE" w:rsidRDefault="00D440AB" w:rsidP="00D440AB">
            <w:pPr>
              <w:pStyle w:val="GOSTTablenorm"/>
            </w:pPr>
            <w:r w:rsidRPr="007036CE">
              <w:t>Дата</w:t>
            </w:r>
          </w:p>
        </w:tc>
        <w:tc>
          <w:tcPr>
            <w:tcW w:w="282" w:type="pct"/>
          </w:tcPr>
          <w:p w14:paraId="646C994F" w14:textId="77777777" w:rsidR="00D440AB" w:rsidRPr="007036CE" w:rsidRDefault="00D440AB" w:rsidP="00D440AB">
            <w:pPr>
              <w:pStyle w:val="GOSTTablenorm"/>
            </w:pPr>
            <w:r w:rsidRPr="007036CE">
              <w:t>Нет</w:t>
            </w:r>
          </w:p>
        </w:tc>
        <w:tc>
          <w:tcPr>
            <w:tcW w:w="315" w:type="pct"/>
          </w:tcPr>
          <w:p w14:paraId="35425BB8" w14:textId="77777777" w:rsidR="00D440AB" w:rsidRPr="007036CE" w:rsidRDefault="00D440AB" w:rsidP="00D440AB">
            <w:pPr>
              <w:pStyle w:val="GOSTTablenorm"/>
            </w:pPr>
            <w:r w:rsidRPr="007036CE">
              <w:t>-</w:t>
            </w:r>
          </w:p>
        </w:tc>
        <w:tc>
          <w:tcPr>
            <w:tcW w:w="2038" w:type="pct"/>
          </w:tcPr>
          <w:p w14:paraId="4DC56A86" w14:textId="4FEF0831" w:rsidR="00D440AB" w:rsidRPr="007036CE" w:rsidRDefault="00D440AB" w:rsidP="00D440AB">
            <w:pPr>
              <w:pStyle w:val="GOSTTablenorm"/>
              <w:rPr>
                <w:szCs w:val="22"/>
              </w:rPr>
            </w:pPr>
            <w:r w:rsidRPr="007036CE">
              <w:rPr>
                <w:szCs w:val="22"/>
              </w:rPr>
              <w:t xml:space="preserve">Указывается плановая дата </w:t>
            </w:r>
            <w:r w:rsidRPr="007036CE">
              <w:rPr>
                <w:szCs w:val="22"/>
                <w:lang w:eastAsia="en-US"/>
              </w:rPr>
              <w:t xml:space="preserve">представления документа, </w:t>
            </w:r>
            <w:r w:rsidRPr="007036CE">
              <w:rPr>
                <w:szCs w:val="22"/>
              </w:rPr>
              <w:t xml:space="preserve">подтверждающего поставку товаров, работ, услуг по авансовым ДО. </w:t>
            </w:r>
          </w:p>
          <w:p w14:paraId="299477DD" w14:textId="723F887D" w:rsidR="00D440AB" w:rsidRPr="007036CE" w:rsidRDefault="00D440AB" w:rsidP="00D440AB">
            <w:pPr>
              <w:pStyle w:val="GOSTTablenorm"/>
              <w:rPr>
                <w:szCs w:val="22"/>
              </w:rPr>
            </w:pPr>
            <w:r w:rsidRPr="007036CE">
              <w:rPr>
                <w:szCs w:val="22"/>
              </w:rPr>
              <w:t>Формат YYYY-MM-DD.</w:t>
            </w:r>
          </w:p>
          <w:p w14:paraId="3FC72351" w14:textId="77777777" w:rsidR="00D440AB" w:rsidRPr="007036CE" w:rsidRDefault="00D440AB" w:rsidP="00D440AB">
            <w:pPr>
              <w:pStyle w:val="GOSTTablenorm"/>
              <w:rPr>
                <w:szCs w:val="22"/>
              </w:rPr>
            </w:pPr>
            <w:r w:rsidRPr="007036CE">
              <w:t>Обязательно для заполнения с 01.01.2026, если параметр «Признак платежа, требующего подтверждения»</w:t>
            </w:r>
            <w:r w:rsidRPr="007036CE">
              <w:tab/>
              <w:t xml:space="preserve"> (RcpBdjt_AdPmntChrct) имеет значение «Да», в иных случаях не заполняется</w:t>
            </w:r>
          </w:p>
        </w:tc>
      </w:tr>
      <w:tr w:rsidR="00EB0424" w:rsidRPr="007036CE" w14:paraId="5D91D494" w14:textId="77777777" w:rsidTr="0098554C">
        <w:tc>
          <w:tcPr>
            <w:tcW w:w="1107" w:type="pct"/>
          </w:tcPr>
          <w:p w14:paraId="7B4C278C" w14:textId="39216662" w:rsidR="00EB0424" w:rsidRPr="00EB0424" w:rsidRDefault="00EB0424" w:rsidP="00EB0424">
            <w:pPr>
              <w:pStyle w:val="GOSTTablenorm"/>
              <w:rPr>
                <w:szCs w:val="22"/>
                <w:lang w:eastAsia="en-US"/>
              </w:rPr>
            </w:pPr>
            <w:ins w:id="613" w:author="Беленок Лариса Николаевна" w:date="2026-04-02T15:49:00Z">
              <w:r w:rsidRPr="00EB0424">
                <w:rPr>
                  <w:lang w:eastAsia="en-US"/>
                </w:rPr>
                <w:t>Срок исполнения</w:t>
              </w:r>
            </w:ins>
          </w:p>
        </w:tc>
        <w:tc>
          <w:tcPr>
            <w:tcW w:w="755" w:type="pct"/>
          </w:tcPr>
          <w:p w14:paraId="33962CF5" w14:textId="273544A6" w:rsidR="00EB0424" w:rsidRPr="00EB0424" w:rsidRDefault="00EB0424" w:rsidP="00EB0424">
            <w:pPr>
              <w:pStyle w:val="GOSTTablenorm"/>
              <w:rPr>
                <w:b/>
              </w:rPr>
            </w:pPr>
            <w:ins w:id="614" w:author="Беленок Лариса Николаевна" w:date="2026-04-02T15:49:00Z">
              <w:r w:rsidRPr="00EB0424">
                <w:rPr>
                  <w:b/>
                </w:rPr>
                <w:t>Paymn:</w:t>
              </w:r>
              <w:r w:rsidRPr="00EB0424">
                <w:t>TmExctn</w:t>
              </w:r>
            </w:ins>
          </w:p>
        </w:tc>
        <w:tc>
          <w:tcPr>
            <w:tcW w:w="503" w:type="pct"/>
          </w:tcPr>
          <w:p w14:paraId="234779AA" w14:textId="65F6DAD0" w:rsidR="00EB0424" w:rsidRPr="00EB0424" w:rsidRDefault="00EB0424" w:rsidP="00EB0424">
            <w:pPr>
              <w:pStyle w:val="GOSTTablenorm"/>
            </w:pPr>
            <w:ins w:id="615" w:author="Беленок Лариса Николаевна" w:date="2026-04-02T15:49:00Z">
              <w:r w:rsidRPr="00EB0424">
                <w:t>Дата</w:t>
              </w:r>
            </w:ins>
          </w:p>
        </w:tc>
        <w:tc>
          <w:tcPr>
            <w:tcW w:w="282" w:type="pct"/>
          </w:tcPr>
          <w:p w14:paraId="08132D40" w14:textId="4A355C7E" w:rsidR="00EB0424" w:rsidRPr="00EB0424" w:rsidRDefault="00EB0424" w:rsidP="00EB0424">
            <w:pPr>
              <w:pStyle w:val="GOSTTablenorm"/>
            </w:pPr>
            <w:ins w:id="616" w:author="Беленок Лариса Николаевна" w:date="2026-04-02T15:49:00Z">
              <w:r w:rsidRPr="00EB0424">
                <w:t>Нет</w:t>
              </w:r>
            </w:ins>
          </w:p>
        </w:tc>
        <w:tc>
          <w:tcPr>
            <w:tcW w:w="315" w:type="pct"/>
          </w:tcPr>
          <w:p w14:paraId="62BBB675" w14:textId="7683D79F" w:rsidR="00EB0424" w:rsidRPr="00EB0424" w:rsidRDefault="00EB0424" w:rsidP="00EB0424">
            <w:pPr>
              <w:pStyle w:val="GOSTTablenorm"/>
            </w:pPr>
            <w:ins w:id="617" w:author="Беленок Лариса Николаевна" w:date="2026-04-02T15:49:00Z">
              <w:r w:rsidRPr="00EB0424">
                <w:t>-</w:t>
              </w:r>
            </w:ins>
          </w:p>
        </w:tc>
        <w:tc>
          <w:tcPr>
            <w:tcW w:w="2038" w:type="pct"/>
          </w:tcPr>
          <w:p w14:paraId="3AF3DCFB" w14:textId="32D8044F" w:rsidR="00EB0424" w:rsidRPr="00EB0424" w:rsidRDefault="00EB0424" w:rsidP="00EB0424">
            <w:pPr>
              <w:pStyle w:val="GOSTTablenorm"/>
              <w:rPr>
                <w:ins w:id="618" w:author="Беленок Лариса Николаевна" w:date="2026-04-02T15:49:00Z"/>
              </w:rPr>
            </w:pPr>
            <w:ins w:id="619" w:author="Беленок Лариса Николаевна" w:date="2026-04-02T15:49:00Z">
              <w:r w:rsidRPr="00EB0424">
                <w:t>Указывается планируемый срок исполнения обязательства по документу-основанию.</w:t>
              </w:r>
            </w:ins>
          </w:p>
          <w:p w14:paraId="39484560" w14:textId="77777777" w:rsidR="00EB0424" w:rsidRDefault="00EB0424" w:rsidP="00EB0424">
            <w:pPr>
              <w:pStyle w:val="GOSTTablenorm"/>
              <w:rPr>
                <w:ins w:id="620" w:author="Сказецкая Наталья Камилевна" w:date="2026-04-03T16:53:00Z"/>
              </w:rPr>
            </w:pPr>
            <w:ins w:id="621" w:author="Беленок Лариса Николаевна" w:date="2026-04-02T15:49:00Z">
              <w:r w:rsidRPr="00EB0424">
                <w:t>Формат YYYY-MM-DD.</w:t>
              </w:r>
            </w:ins>
          </w:p>
          <w:p w14:paraId="46E47034" w14:textId="3F702FE5" w:rsidR="0044017F" w:rsidRDefault="0044017F" w:rsidP="00EB0424">
            <w:pPr>
              <w:pStyle w:val="GOSTTablenorm"/>
              <w:rPr>
                <w:ins w:id="622" w:author="Беленок Лариса Николаевна" w:date="2026-04-02T15:49:00Z"/>
              </w:rPr>
            </w:pPr>
            <w:ins w:id="623" w:author="Сказецкая Наталья Камилевна" w:date="2026-04-03T16:53:00Z">
              <w:r>
                <w:t xml:space="preserve">Значение параметра используется </w:t>
              </w:r>
            </w:ins>
            <w:ins w:id="624" w:author="Сказецкая Наталья Камилевна" w:date="2026-04-03T16:54:00Z">
              <w:r>
                <w:t xml:space="preserve">в учете </w:t>
              </w:r>
            </w:ins>
            <w:ins w:id="625" w:author="Сказецкая Наталья Камилевна" w:date="2026-04-03T16:53:00Z">
              <w:r>
                <w:t>для определения фи</w:t>
              </w:r>
              <w:r>
                <w:lastRenderedPageBreak/>
                <w:t>нансового периода, на который принято ДО</w:t>
              </w:r>
            </w:ins>
            <w:ins w:id="626" w:author="Сказецкая Наталья Камилевна" w:date="2026-04-03T16:54:00Z">
              <w:r>
                <w:t>. Если параметр не заполнен (</w:t>
              </w:r>
            </w:ins>
            <w:ins w:id="627" w:author="Сказецкая Наталья Камилевна" w:date="2026-04-03T16:56:00Z">
              <w:r>
                <w:t xml:space="preserve">например, </w:t>
              </w:r>
            </w:ins>
            <w:ins w:id="628" w:author="Сказецкая Наталья Камилевна" w:date="2026-04-03T16:54:00Z">
              <w:r>
                <w:t>в СДО по возврату дебиторской задолженности прошлых</w:t>
              </w:r>
            </w:ins>
            <w:ins w:id="629" w:author="Сказецкая Наталья Камилевна" w:date="2026-04-03T16:56:00Z">
              <w:r>
                <w:t xml:space="preserve"> лет,</w:t>
              </w:r>
            </w:ins>
            <w:ins w:id="630" w:author="Сказецкая Наталья Камилевна" w:date="2026-04-03T16:54:00Z">
              <w:r>
                <w:t xml:space="preserve"> в Авто</w:t>
              </w:r>
            </w:ins>
            <w:ins w:id="631" w:author="Сказецкая Наталья Камилевна" w:date="2026-04-03T16:55:00Z">
              <w:r>
                <w:t>С</w:t>
              </w:r>
            </w:ins>
            <w:ins w:id="632" w:author="Сказецкая Наталья Камилевна" w:date="2026-04-03T16:54:00Z">
              <w:r>
                <w:t xml:space="preserve">ДО), то </w:t>
              </w:r>
            </w:ins>
            <w:ins w:id="633" w:author="Сказецкая Наталья Камилевна" w:date="2026-04-03T16:55:00Z">
              <w:r>
                <w:t>ДО</w:t>
              </w:r>
            </w:ins>
            <w:ins w:id="634" w:author="Сказецкая Наталья Камилевна" w:date="2026-04-03T16:54:00Z">
              <w:r>
                <w:t xml:space="preserve"> принято на текущий финансовый год</w:t>
              </w:r>
            </w:ins>
          </w:p>
          <w:p w14:paraId="51E71AA7" w14:textId="032225F9" w:rsidR="00D912CA" w:rsidDel="0044017F" w:rsidRDefault="00EB0424" w:rsidP="00EB0424">
            <w:pPr>
              <w:pStyle w:val="GOSTTablenorm"/>
              <w:rPr>
                <w:ins w:id="635" w:author="Беленок Лариса Николаевна" w:date="2026-04-02T15:54:00Z"/>
                <w:del w:id="636" w:author="Сказецкая Наталья Камилевна" w:date="2026-04-03T16:55:00Z"/>
              </w:rPr>
            </w:pPr>
            <w:ins w:id="637" w:author="Беленок Лариса Николаевна" w:date="2026-04-02T15:49:00Z">
              <w:del w:id="638" w:author="Сказецкая Наталья Камилевна" w:date="2026-04-03T16:55:00Z">
                <w:r w:rsidDel="0044017F">
                  <w:delText>Обязател</w:delText>
                </w:r>
              </w:del>
            </w:ins>
            <w:ins w:id="639" w:author="Беленок Лариса Николаевна" w:date="2026-04-02T15:50:00Z">
              <w:del w:id="640" w:author="Сказецкая Наталья Камилевна" w:date="2026-04-03T16:55:00Z">
                <w:r w:rsidDel="0044017F">
                  <w:delText>ьно для заполнени</w:delText>
                </w:r>
              </w:del>
            </w:ins>
            <w:ins w:id="641" w:author="Беленок Лариса Николаевна" w:date="2026-04-02T15:55:00Z">
              <w:del w:id="642" w:author="Сказецкая Наталья Камилевна" w:date="2026-04-03T16:55:00Z">
                <w:r w:rsidR="00D912CA" w:rsidDel="0044017F">
                  <w:delText>я в</w:delText>
                </w:r>
              </w:del>
            </w:ins>
            <w:ins w:id="643" w:author="Беленок Лариса Николаевна" w:date="2026-04-02T15:51:00Z">
              <w:del w:id="644" w:author="Сказецкая Наталья Камилевна" w:date="2026-04-03T16:55:00Z">
                <w:r w:rsidDel="0044017F">
                  <w:delText xml:space="preserve"> прин</w:delText>
                </w:r>
              </w:del>
            </w:ins>
            <w:ins w:id="645" w:author="Беленок Лариса Николаевна" w:date="2026-04-02T15:52:00Z">
              <w:del w:id="646" w:author="Сказецкая Наталья Камилевна" w:date="2026-04-03T16:55:00Z">
                <w:r w:rsidDel="0044017F">
                  <w:delText xml:space="preserve">ятых на учет </w:delText>
                </w:r>
                <w:r w:rsidR="00D912CA" w:rsidDel="0044017F">
                  <w:delText xml:space="preserve">ПБС </w:delText>
                </w:r>
              </w:del>
            </w:ins>
            <w:ins w:id="647" w:author="Беленок Лариса Николаевна" w:date="2026-04-02T15:55:00Z">
              <w:del w:id="648" w:author="Сказецкая Наталья Камилевна" w:date="2026-04-03T16:55:00Z">
                <w:r w:rsidR="00D912CA" w:rsidDel="0044017F">
                  <w:delText xml:space="preserve">денежных обязатестьвах </w:delText>
                </w:r>
              </w:del>
            </w:ins>
            <w:ins w:id="649" w:author="Беленок Лариса Николаевна" w:date="2026-04-02T15:52:00Z">
              <w:del w:id="650" w:author="Сказецкая Наталья Камилевна" w:date="2026-04-03T16:55:00Z">
                <w:r w:rsidR="00D912CA" w:rsidDel="0044017F">
                  <w:delText>на основании документов-основани</w:delText>
                </w:r>
              </w:del>
            </w:ins>
            <w:ins w:id="651" w:author="Беленок Лариса Николаевна" w:date="2026-04-02T15:53:00Z">
              <w:del w:id="652" w:author="Сказецкая Наталья Камилевна" w:date="2026-04-03T16:55:00Z">
                <w:r w:rsidR="00D912CA" w:rsidDel="0044017F">
                  <w:delText>й, где данный срок указан</w:delText>
                </w:r>
              </w:del>
            </w:ins>
            <w:ins w:id="653" w:author="Беленок Лариса Николаевна" w:date="2026-04-02T16:22:00Z">
              <w:del w:id="654" w:author="Сказецкая Наталья Камилевна" w:date="2026-04-03T16:55:00Z">
                <w:r w:rsidR="00FA5052" w:rsidDel="0044017F">
                  <w:delText>,</w:delText>
                </w:r>
              </w:del>
            </w:ins>
            <w:ins w:id="655" w:author="Беленок Лариса Николаевна" w:date="2026-04-02T15:53:00Z">
              <w:del w:id="656" w:author="Сказецкая Наталья Камилевна" w:date="2026-04-03T16:55:00Z">
                <w:r w:rsidR="00D912CA" w:rsidDel="0044017F">
                  <w:delText xml:space="preserve"> для </w:delText>
                </w:r>
              </w:del>
            </w:ins>
            <w:ins w:id="657" w:author="Беленок Лариса Николаевна" w:date="2026-04-02T15:54:00Z">
              <w:del w:id="658" w:author="Сказецкая Наталья Камилевна" w:date="2026-04-03T16:55:00Z">
                <w:r w:rsidR="00D912CA" w:rsidDel="0044017F">
                  <w:delText>опреденения финансового периода по учету денежных обязательств.</w:delText>
                </w:r>
              </w:del>
            </w:ins>
          </w:p>
          <w:p w14:paraId="565387E9" w14:textId="25F2ABC1" w:rsidR="00EB0424" w:rsidRPr="00EB0424" w:rsidRDefault="00D912CA" w:rsidP="00E50B36">
            <w:pPr>
              <w:pStyle w:val="GOSTTablenorm"/>
              <w:rPr>
                <w:szCs w:val="22"/>
              </w:rPr>
            </w:pPr>
            <w:ins w:id="659" w:author="Беленок Лариса Николаевна" w:date="2026-04-02T15:54:00Z">
              <w:del w:id="660" w:author="Сказецкая Наталья Камилевна" w:date="2026-04-03T16:55:00Z">
                <w:r w:rsidDel="0044017F">
                  <w:delText>Не обязателен для з</w:delText>
                </w:r>
              </w:del>
            </w:ins>
            <w:ins w:id="661" w:author="Беленок Лариса Николаевна" w:date="2026-04-02T15:55:00Z">
              <w:del w:id="662" w:author="Сказецкая Наталья Камилевна" w:date="2026-04-03T16:55:00Z">
                <w:r w:rsidDel="0044017F">
                  <w:delText>а</w:delText>
                </w:r>
              </w:del>
            </w:ins>
            <w:ins w:id="663" w:author="Беленок Лариса Николаевна" w:date="2026-04-02T15:54:00Z">
              <w:del w:id="664" w:author="Сказецкая Наталья Камилевна" w:date="2026-04-03T16:55:00Z">
                <w:r w:rsidDel="0044017F">
                  <w:delText xml:space="preserve">полнению для СДО </w:delText>
                </w:r>
              </w:del>
            </w:ins>
            <w:ins w:id="665" w:author="Беленок Лариса Николаевна" w:date="2026-04-02T15:49:00Z">
              <w:del w:id="666" w:author="Сказецкая Наталья Камилевна" w:date="2026-04-03T16:55:00Z">
                <w:r w:rsidR="00EB0424" w:rsidDel="0044017F">
                  <w:delText xml:space="preserve">по возврату </w:delText>
                </w:r>
              </w:del>
            </w:ins>
            <w:ins w:id="667" w:author="Беленок Лариса Николаевна" w:date="2026-04-02T15:55:00Z">
              <w:del w:id="668" w:author="Сказецкая Наталья Камилевна" w:date="2026-04-03T16:55:00Z">
                <w:r w:rsidDel="0044017F">
                  <w:delText>дебиторской задолженности</w:delText>
                </w:r>
              </w:del>
            </w:ins>
            <w:ins w:id="669" w:author="Беленок Лариса Николаевна" w:date="2026-04-02T15:49:00Z">
              <w:del w:id="670" w:author="Сказецкая Наталья Камилевна" w:date="2026-04-03T16:55:00Z">
                <w:r w:rsidR="00EB0424" w:rsidDel="0044017F">
                  <w:delText xml:space="preserve"> прошлых лет</w:delText>
                </w:r>
              </w:del>
            </w:ins>
            <w:ins w:id="671" w:author="Беленок Лариса Николаевна" w:date="2026-04-02T15:56:00Z">
              <w:del w:id="672" w:author="Сказецкая Наталья Камилевна" w:date="2026-04-03T16:55:00Z">
                <w:r w:rsidDel="0044017F">
                  <w:delText xml:space="preserve"> и </w:delText>
                </w:r>
              </w:del>
            </w:ins>
            <w:ins w:id="673" w:author="Беленок Лариса Николаевна" w:date="2026-04-02T16:17:00Z">
              <w:del w:id="674" w:author="Сказецкая Наталья Камилевна" w:date="2026-04-03T16:55:00Z">
                <w:r w:rsidR="00E50B36" w:rsidDel="0044017F">
                  <w:delText>автоДО</w:delText>
                </w:r>
              </w:del>
            </w:ins>
            <w:ins w:id="675" w:author="Беленок Лариса Николаевна" w:date="2026-04-02T15:49:00Z">
              <w:del w:id="676" w:author="Сказецкая Наталья Камилевна" w:date="2026-04-03T16:55:00Z">
                <w:r w:rsidR="00EB0424" w:rsidDel="0044017F">
                  <w:delText>.</w:delText>
                </w:r>
              </w:del>
            </w:ins>
            <w:ins w:id="677" w:author="Беленок Лариса Николаевна" w:date="2026-04-02T16:17:00Z">
              <w:del w:id="678" w:author="Сказецкая Наталья Камилевна" w:date="2026-04-03T16:55:00Z">
                <w:r w:rsidR="00E50B36" w:rsidDel="0044017F">
                  <w:delText xml:space="preserve"> Если параметр </w:delText>
                </w:r>
              </w:del>
            </w:ins>
            <w:ins w:id="679" w:author="Беленок Лариса Николаевна" w:date="2026-04-02T16:18:00Z">
              <w:del w:id="680" w:author="Сказецкая Наталья Камилевна" w:date="2026-04-03T16:55:00Z">
                <w:r w:rsidR="00E50B36" w:rsidDel="0044017F">
                  <w:delText xml:space="preserve">не заполнен, </w:delText>
                </w:r>
              </w:del>
              <w:del w:id="681" w:author="Сказецкая Наталья Камилевна" w:date="2026-04-03T16:51:00Z">
                <w:r w:rsidR="00E50B36" w:rsidDel="0044017F">
                  <w:delText xml:space="preserve">финансовый период определяется как текущий </w:delText>
                </w:r>
              </w:del>
            </w:ins>
            <w:ins w:id="682" w:author="Беленок Лариса Николаевна" w:date="2026-04-02T16:19:00Z">
              <w:del w:id="683" w:author="Сказецкая Наталья Камилевна" w:date="2026-04-03T16:51:00Z">
                <w:r w:rsidR="00E50B36" w:rsidDel="0044017F">
                  <w:delText>год</w:delText>
                </w:r>
              </w:del>
            </w:ins>
          </w:p>
        </w:tc>
      </w:tr>
    </w:tbl>
    <w:p w14:paraId="5AD10A11" w14:textId="77777777" w:rsidR="001C6B8E" w:rsidRPr="007036CE" w:rsidRDefault="001C6B8E" w:rsidP="00DE0449">
      <w:pPr>
        <w:pStyle w:val="51"/>
      </w:pPr>
      <w:bookmarkStart w:id="684" w:name="_Toc222927722"/>
      <w:r w:rsidRPr="007036CE">
        <w:lastRenderedPageBreak/>
        <w:t>Пример запроса</w:t>
      </w:r>
      <w:r w:rsidR="00656F75" w:rsidRPr="007036CE">
        <w:t xml:space="preserve"> по</w:t>
      </w:r>
      <w:r w:rsidRPr="007036CE">
        <w:t xml:space="preserve"> документ</w:t>
      </w:r>
      <w:r w:rsidR="00656F75" w:rsidRPr="007036CE">
        <w:t>у</w:t>
      </w:r>
      <w:r w:rsidRPr="007036CE">
        <w:t xml:space="preserve"> «Сведения о денежном обязательстве» EXP_SDO</w:t>
      </w:r>
      <w:bookmarkEnd w:id="684"/>
    </w:p>
    <w:p w14:paraId="207C2072" w14:textId="77777777" w:rsidR="005E0516" w:rsidRPr="007036CE" w:rsidRDefault="005E0516" w:rsidP="005E0516">
      <w:pPr>
        <w:pStyle w:val="GOSTScript"/>
      </w:pPr>
      <w:r w:rsidRPr="007036CE">
        <w:t>{</w:t>
      </w:r>
    </w:p>
    <w:p w14:paraId="54F568F7" w14:textId="77777777" w:rsidR="005E0516" w:rsidRPr="007036CE" w:rsidRDefault="005E0516" w:rsidP="005E0516">
      <w:pPr>
        <w:pStyle w:val="GOSTScript"/>
      </w:pPr>
      <w:r w:rsidRPr="007036CE">
        <w:tab/>
        <w:t>"header": {</w:t>
      </w:r>
    </w:p>
    <w:p w14:paraId="65C8A45E" w14:textId="77777777" w:rsidR="005E0516" w:rsidRPr="007036CE" w:rsidRDefault="005E0516" w:rsidP="005E0516">
      <w:pPr>
        <w:pStyle w:val="GOSTScript"/>
      </w:pPr>
      <w:r w:rsidRPr="007036CE">
        <w:tab/>
      </w:r>
      <w:r w:rsidRPr="007036CE">
        <w:tab/>
        <w:t>"Source": "EXP03",</w:t>
      </w:r>
    </w:p>
    <w:p w14:paraId="5D56A5C7" w14:textId="77777777" w:rsidR="005E0516" w:rsidRPr="007036CE" w:rsidRDefault="005E0516" w:rsidP="005E0516">
      <w:pPr>
        <w:pStyle w:val="GOSTScript"/>
      </w:pPr>
      <w:r w:rsidRPr="007036CE">
        <w:tab/>
      </w:r>
      <w:r w:rsidRPr="007036CE">
        <w:tab/>
        <w:t>"ReqDateTime": "202</w:t>
      </w:r>
      <w:r w:rsidR="00346060" w:rsidRPr="007036CE">
        <w:t>3</w:t>
      </w:r>
      <w:r w:rsidRPr="007036CE">
        <w:t>-12-05 10:37:22",</w:t>
      </w:r>
    </w:p>
    <w:p w14:paraId="6022B841" w14:textId="77777777" w:rsidR="005E0516" w:rsidRPr="007036CE" w:rsidRDefault="005E0516" w:rsidP="005E0516">
      <w:pPr>
        <w:pStyle w:val="GOSTScript"/>
      </w:pPr>
      <w:r w:rsidRPr="007036CE">
        <w:tab/>
      </w:r>
      <w:r w:rsidRPr="007036CE">
        <w:tab/>
        <w:t>"Version": "1.0",</w:t>
      </w:r>
    </w:p>
    <w:p w14:paraId="2F038435" w14:textId="77777777" w:rsidR="005E0516" w:rsidRPr="007036CE" w:rsidRDefault="005E0516" w:rsidP="005E0516">
      <w:pPr>
        <w:pStyle w:val="GOSTScript"/>
      </w:pPr>
      <w:r w:rsidRPr="007036CE">
        <w:tab/>
      </w:r>
      <w:r w:rsidRPr="007036CE">
        <w:tab/>
        <w:t>"Params": [</w:t>
      </w:r>
    </w:p>
    <w:p w14:paraId="34F3C2FD" w14:textId="77777777" w:rsidR="005E0516" w:rsidRPr="007036CE" w:rsidRDefault="005E0516" w:rsidP="005E0516">
      <w:pPr>
        <w:pStyle w:val="GOSTScript"/>
      </w:pPr>
      <w:r w:rsidRPr="007036CE">
        <w:tab/>
      </w:r>
      <w:r w:rsidRPr="007036CE">
        <w:tab/>
      </w:r>
      <w:r w:rsidRPr="007036CE">
        <w:tab/>
        <w:t>{</w:t>
      </w:r>
    </w:p>
    <w:p w14:paraId="068C46AB" w14:textId="77777777" w:rsidR="005E0516" w:rsidRPr="007036CE" w:rsidRDefault="005E0516" w:rsidP="005E0516">
      <w:pPr>
        <w:pStyle w:val="GOSTScript"/>
      </w:pPr>
      <w:r w:rsidRPr="007036CE">
        <w:tab/>
      </w:r>
      <w:r w:rsidRPr="007036CE">
        <w:tab/>
      </w:r>
      <w:r w:rsidRPr="007036CE">
        <w:tab/>
      </w:r>
      <w:r w:rsidRPr="007036CE">
        <w:tab/>
        <w:t>"param": "example",</w:t>
      </w:r>
    </w:p>
    <w:p w14:paraId="4E7FD108" w14:textId="77777777" w:rsidR="005E0516" w:rsidRPr="007036CE" w:rsidRDefault="005E0516" w:rsidP="005E0516">
      <w:pPr>
        <w:pStyle w:val="GOSTScript"/>
      </w:pPr>
      <w:r w:rsidRPr="007036CE">
        <w:tab/>
      </w:r>
      <w:r w:rsidRPr="007036CE">
        <w:tab/>
      </w:r>
      <w:r w:rsidRPr="007036CE">
        <w:tab/>
      </w:r>
      <w:r w:rsidRPr="007036CE">
        <w:tab/>
        <w:t>"value": "01"</w:t>
      </w:r>
    </w:p>
    <w:p w14:paraId="1883019E" w14:textId="77777777" w:rsidR="005E0516" w:rsidRPr="007036CE" w:rsidRDefault="005E0516" w:rsidP="005E0516">
      <w:pPr>
        <w:pStyle w:val="GOSTScript"/>
      </w:pPr>
      <w:r w:rsidRPr="007036CE">
        <w:tab/>
      </w:r>
      <w:r w:rsidRPr="007036CE">
        <w:tab/>
      </w:r>
      <w:r w:rsidRPr="007036CE">
        <w:tab/>
        <w:t>}</w:t>
      </w:r>
    </w:p>
    <w:p w14:paraId="74E1B87A" w14:textId="77777777" w:rsidR="005E0516" w:rsidRPr="007036CE" w:rsidRDefault="005E0516" w:rsidP="005E0516">
      <w:pPr>
        <w:pStyle w:val="GOSTScript"/>
      </w:pPr>
      <w:r w:rsidRPr="007036CE">
        <w:tab/>
      </w:r>
      <w:r w:rsidRPr="007036CE">
        <w:tab/>
        <w:t>],</w:t>
      </w:r>
    </w:p>
    <w:p w14:paraId="126F155D" w14:textId="77777777" w:rsidR="005E0516" w:rsidRPr="007036CE" w:rsidRDefault="005E0516" w:rsidP="005E0516">
      <w:pPr>
        <w:pStyle w:val="GOSTScript"/>
      </w:pPr>
      <w:r w:rsidRPr="007036CE">
        <w:tab/>
      </w:r>
      <w:r w:rsidRPr="007036CE">
        <w:tab/>
        <w:t>"ReqGuid": "b0d4ce5d-2757-4688-948c-vv72qba94f86",</w:t>
      </w:r>
    </w:p>
    <w:p w14:paraId="4A9339C5" w14:textId="77777777" w:rsidR="005E0516" w:rsidRPr="007036CE" w:rsidRDefault="005E0516" w:rsidP="005E0516">
      <w:pPr>
        <w:pStyle w:val="GOSTScript"/>
      </w:pPr>
      <w:r w:rsidRPr="007036CE">
        <w:tab/>
      </w:r>
      <w:r w:rsidRPr="007036CE">
        <w:tab/>
        <w:t>"DocGuid": "0bd90a7c-e339-34ff-ac39-73029ff81370",</w:t>
      </w:r>
    </w:p>
    <w:p w14:paraId="0D1C221F" w14:textId="77777777" w:rsidR="005E0516" w:rsidRPr="007036CE" w:rsidRDefault="005E0516" w:rsidP="005E0516">
      <w:pPr>
        <w:pStyle w:val="GOSTScript"/>
      </w:pPr>
      <w:r w:rsidRPr="007036CE">
        <w:tab/>
      </w:r>
      <w:r w:rsidRPr="007036CE">
        <w:tab/>
        <w:t>"RequestType": "ACCOUNTING",</w:t>
      </w:r>
    </w:p>
    <w:p w14:paraId="0B55B3CA" w14:textId="77777777" w:rsidR="005E0516" w:rsidRPr="007036CE" w:rsidRDefault="005E0516" w:rsidP="005E0516">
      <w:pPr>
        <w:pStyle w:val="GOSTScript"/>
      </w:pPr>
      <w:r w:rsidRPr="007036CE">
        <w:tab/>
      </w:r>
      <w:r w:rsidRPr="007036CE">
        <w:tab/>
        <w:t>"TypeDoc": "EXP_SDO",</w:t>
      </w:r>
    </w:p>
    <w:p w14:paraId="71DF0C85" w14:textId="77777777" w:rsidR="005E0516" w:rsidRPr="007036CE" w:rsidRDefault="005E0516" w:rsidP="005E0516">
      <w:pPr>
        <w:pStyle w:val="GOSTScript"/>
      </w:pPr>
      <w:r w:rsidRPr="007036CE">
        <w:tab/>
      </w:r>
      <w:r w:rsidRPr="007036CE">
        <w:tab/>
        <w:t>"Stage": "auth",</w:t>
      </w:r>
    </w:p>
    <w:p w14:paraId="14F036BE" w14:textId="77777777" w:rsidR="005E0516" w:rsidRPr="007036CE" w:rsidRDefault="005E0516" w:rsidP="005E0516">
      <w:pPr>
        <w:pStyle w:val="GOSTScript"/>
      </w:pPr>
      <w:r w:rsidRPr="007036CE">
        <w:lastRenderedPageBreak/>
        <w:tab/>
      </w:r>
      <w:r w:rsidRPr="007036CE">
        <w:tab/>
        <w:t>"BalLevContrl": 0,</w:t>
      </w:r>
    </w:p>
    <w:p w14:paraId="5E70C434" w14:textId="77777777" w:rsidR="005E0516" w:rsidRPr="007036CE" w:rsidRDefault="005E0516" w:rsidP="005E0516">
      <w:pPr>
        <w:pStyle w:val="GOSTScript"/>
      </w:pPr>
      <w:r w:rsidRPr="007036CE">
        <w:tab/>
      </w:r>
      <w:r w:rsidRPr="007036CE">
        <w:tab/>
        <w:t>"Subject": "6000",</w:t>
      </w:r>
    </w:p>
    <w:p w14:paraId="2723ED09" w14:textId="77777777" w:rsidR="005E0516" w:rsidRPr="007036CE" w:rsidRDefault="005E0516" w:rsidP="005E0516">
      <w:pPr>
        <w:pStyle w:val="GOSTScript"/>
      </w:pPr>
      <w:r w:rsidRPr="007036CE">
        <w:tab/>
      </w:r>
      <w:r w:rsidRPr="007036CE">
        <w:tab/>
        <w:t>"SettlementDate": "202</w:t>
      </w:r>
      <w:r w:rsidR="00346060" w:rsidRPr="007036CE">
        <w:t>3</w:t>
      </w:r>
      <w:r w:rsidRPr="007036CE">
        <w:t>-12-05"</w:t>
      </w:r>
    </w:p>
    <w:p w14:paraId="28494C8F" w14:textId="77777777" w:rsidR="005E0516" w:rsidRPr="007036CE" w:rsidRDefault="005E0516" w:rsidP="005E0516">
      <w:pPr>
        <w:pStyle w:val="GOSTScript"/>
      </w:pPr>
      <w:r w:rsidRPr="007036CE">
        <w:tab/>
        <w:t>},</w:t>
      </w:r>
    </w:p>
    <w:p w14:paraId="1F0ADF12" w14:textId="77777777" w:rsidR="005E0516" w:rsidRPr="007036CE" w:rsidRDefault="005E0516" w:rsidP="005E0516">
      <w:pPr>
        <w:pStyle w:val="GOSTScript"/>
      </w:pPr>
      <w:r w:rsidRPr="007036CE">
        <w:tab/>
        <w:t>"document": {</w:t>
      </w:r>
    </w:p>
    <w:p w14:paraId="7F1C7633" w14:textId="77777777" w:rsidR="005E0516" w:rsidRPr="007036CE" w:rsidRDefault="005E0516" w:rsidP="005E0516">
      <w:pPr>
        <w:pStyle w:val="GOSTScript"/>
      </w:pPr>
      <w:r w:rsidRPr="007036CE">
        <w:tab/>
      </w:r>
      <w:r w:rsidRPr="007036CE">
        <w:tab/>
        <w:t>"Inf_NmbrDc": "2</w:t>
      </w:r>
      <w:r w:rsidR="00B94F35" w:rsidRPr="007036CE">
        <w:t>3</w:t>
      </w:r>
      <w:r w:rsidRPr="007036CE">
        <w:t>/0129",</w:t>
      </w:r>
    </w:p>
    <w:p w14:paraId="01EF795E" w14:textId="77777777" w:rsidR="005E0516" w:rsidRPr="007036CE" w:rsidRDefault="005E0516" w:rsidP="005E0516">
      <w:pPr>
        <w:pStyle w:val="GOSTScript"/>
      </w:pPr>
      <w:r w:rsidRPr="007036CE">
        <w:tab/>
      </w:r>
      <w:r w:rsidRPr="007036CE">
        <w:tab/>
        <w:t>"Inf_DtDc": "202</w:t>
      </w:r>
      <w:r w:rsidR="00346060" w:rsidRPr="007036CE">
        <w:t>3</w:t>
      </w:r>
      <w:r w:rsidRPr="007036CE">
        <w:t>-12-05",</w:t>
      </w:r>
    </w:p>
    <w:p w14:paraId="5B0FC1EB" w14:textId="77777777" w:rsidR="005E0516" w:rsidRPr="007036CE" w:rsidRDefault="005E0516" w:rsidP="005E0516">
      <w:pPr>
        <w:pStyle w:val="GOSTScript"/>
      </w:pPr>
      <w:r w:rsidRPr="007036CE">
        <w:tab/>
      </w:r>
      <w:r w:rsidRPr="007036CE">
        <w:tab/>
        <w:t>"Inf_TypeDoc": "СДО",</w:t>
      </w:r>
    </w:p>
    <w:p w14:paraId="068F4C1D" w14:textId="77777777" w:rsidR="005E0516" w:rsidRPr="007036CE" w:rsidRDefault="005E0516" w:rsidP="005E0516">
      <w:pPr>
        <w:pStyle w:val="GOSTScript"/>
      </w:pPr>
      <w:r w:rsidRPr="007036CE">
        <w:tab/>
      </w:r>
      <w:r w:rsidRPr="007036CE">
        <w:tab/>
        <w:t xml:space="preserve">"Inf_TpDc": </w:t>
      </w:r>
      <w:r w:rsidR="00DA4171" w:rsidRPr="007036CE">
        <w:t>"Первичный"</w:t>
      </w:r>
      <w:r w:rsidRPr="007036CE">
        <w:t>,</w:t>
      </w:r>
    </w:p>
    <w:p w14:paraId="4267A2B1" w14:textId="77777777" w:rsidR="005E0516" w:rsidRPr="007036CE" w:rsidRDefault="005E0516" w:rsidP="005E0516">
      <w:pPr>
        <w:pStyle w:val="GOSTScript"/>
      </w:pPr>
      <w:r w:rsidRPr="007036CE">
        <w:tab/>
      </w:r>
      <w:r w:rsidRPr="007036CE">
        <w:tab/>
        <w:t>"RcpBdjt_CdOKV": "643",</w:t>
      </w:r>
    </w:p>
    <w:p w14:paraId="1CD935F2" w14:textId="77777777" w:rsidR="005E0516" w:rsidRPr="007036CE" w:rsidRDefault="005E0516" w:rsidP="005E0516">
      <w:pPr>
        <w:pStyle w:val="GOSTScript"/>
      </w:pPr>
      <w:r w:rsidRPr="007036CE">
        <w:tab/>
      </w:r>
      <w:r w:rsidRPr="007036CE">
        <w:tab/>
        <w:t>"StmInfrmtn_CODECURRENBO": "643",</w:t>
      </w:r>
    </w:p>
    <w:p w14:paraId="53F74FFE" w14:textId="77777777" w:rsidR="005E0516" w:rsidRPr="007036CE" w:rsidRDefault="005E0516" w:rsidP="005E0516">
      <w:pPr>
        <w:pStyle w:val="GOSTScript"/>
      </w:pPr>
      <w:r w:rsidRPr="007036CE">
        <w:tab/>
      </w:r>
      <w:r w:rsidRPr="007036CE">
        <w:tab/>
        <w:t>"Inf_Cntr_PUiO": "1",</w:t>
      </w:r>
    </w:p>
    <w:p w14:paraId="51C49D43" w14:textId="77777777" w:rsidR="005E0516" w:rsidRPr="007036CE" w:rsidRDefault="005E0516" w:rsidP="005E0516">
      <w:pPr>
        <w:pStyle w:val="GOSTScript"/>
      </w:pPr>
      <w:r w:rsidRPr="007036CE">
        <w:tab/>
      </w:r>
      <w:r w:rsidRPr="007036CE">
        <w:tab/>
        <w:t>"StmInfrmtn_AccessLevel": 0,</w:t>
      </w:r>
    </w:p>
    <w:p w14:paraId="7ED1F2F2" w14:textId="77777777" w:rsidR="005E0516" w:rsidRPr="007036CE" w:rsidRDefault="005E0516" w:rsidP="005E0516">
      <w:pPr>
        <w:pStyle w:val="GOSTScript"/>
      </w:pPr>
      <w:r w:rsidRPr="007036CE">
        <w:tab/>
      </w:r>
      <w:r w:rsidRPr="007036CE">
        <w:tab/>
        <w:t>"RcpBdjt_CdBdgt": "99010001",</w:t>
      </w:r>
    </w:p>
    <w:p w14:paraId="5762256C" w14:textId="77777777" w:rsidR="005E0516" w:rsidRPr="007036CE" w:rsidRDefault="005E0516" w:rsidP="005E0516">
      <w:pPr>
        <w:pStyle w:val="GOSTScript"/>
      </w:pPr>
      <w:r w:rsidRPr="007036CE">
        <w:tab/>
      </w:r>
      <w:r w:rsidRPr="007036CE">
        <w:tab/>
        <w:t>"Inf_RgNmBO": "0010763324000000001",</w:t>
      </w:r>
    </w:p>
    <w:p w14:paraId="6B4295A5" w14:textId="77777777" w:rsidR="005E0516" w:rsidRPr="007036CE" w:rsidRDefault="005E0516" w:rsidP="005E0516">
      <w:pPr>
        <w:pStyle w:val="GOSTScript"/>
      </w:pPr>
      <w:r w:rsidRPr="007036CE">
        <w:tab/>
      </w:r>
      <w:r w:rsidRPr="007036CE">
        <w:tab/>
        <w:t xml:space="preserve">"Inf_RSN_DC_CDE": </w:t>
      </w:r>
      <w:r w:rsidR="00DA4171" w:rsidRPr="007036CE">
        <w:t>"Purchase"</w:t>
      </w:r>
      <w:r w:rsidRPr="007036CE">
        <w:t>,</w:t>
      </w:r>
    </w:p>
    <w:p w14:paraId="7473CCFB" w14:textId="77777777" w:rsidR="005E0516" w:rsidRPr="007036CE" w:rsidRDefault="005E0516" w:rsidP="005E0516">
      <w:pPr>
        <w:pStyle w:val="GOSTScript"/>
      </w:pPr>
      <w:r w:rsidRPr="007036CE">
        <w:tab/>
      </w:r>
      <w:r w:rsidRPr="007036CE">
        <w:tab/>
        <w:t>"</w:t>
      </w:r>
      <w:r w:rsidR="00DA4171" w:rsidRPr="007036CE">
        <w:t>MrkAthrFK_NmDO</w:t>
      </w:r>
      <w:r w:rsidRPr="007036CE">
        <w:t>": "0010763324000000001Й00004",</w:t>
      </w:r>
    </w:p>
    <w:p w14:paraId="198BA4B5" w14:textId="77777777" w:rsidR="005E0516" w:rsidRPr="007036CE" w:rsidRDefault="005E0516" w:rsidP="005E0516">
      <w:pPr>
        <w:pStyle w:val="GOSTScript"/>
      </w:pPr>
      <w:r w:rsidRPr="007036CE">
        <w:tab/>
      </w:r>
      <w:r w:rsidRPr="007036CE">
        <w:tab/>
        <w:t>"RcpBdjt_NmAcnt": "03601076330",</w:t>
      </w:r>
    </w:p>
    <w:p w14:paraId="1D3A8068" w14:textId="77777777" w:rsidR="005E0516" w:rsidRPr="007036CE" w:rsidRDefault="005E0516" w:rsidP="005E0516">
      <w:pPr>
        <w:pStyle w:val="GOSTScript"/>
      </w:pPr>
      <w:r w:rsidRPr="007036CE">
        <w:tab/>
      </w:r>
      <w:r w:rsidRPr="007036CE">
        <w:tab/>
        <w:t>"RcpBdjt_AdPmntChrct": "Нет",</w:t>
      </w:r>
    </w:p>
    <w:p w14:paraId="685CE8A6" w14:textId="77777777" w:rsidR="005E0516" w:rsidRPr="007036CE" w:rsidRDefault="005E0516" w:rsidP="005E0516">
      <w:pPr>
        <w:pStyle w:val="GOSTScript"/>
      </w:pPr>
      <w:r w:rsidRPr="007036CE">
        <w:tab/>
      </w:r>
      <w:r w:rsidRPr="007036CE">
        <w:tab/>
        <w:t xml:space="preserve">"StmInfrmtn_REREGISTR": </w:t>
      </w:r>
      <w:r w:rsidR="00DA4171" w:rsidRPr="007036CE">
        <w:t>false</w:t>
      </w:r>
      <w:r w:rsidRPr="007036CE">
        <w:t>,</w:t>
      </w:r>
    </w:p>
    <w:p w14:paraId="4F562476" w14:textId="77777777" w:rsidR="00DA4171" w:rsidRPr="007036CE" w:rsidRDefault="00DA4171" w:rsidP="005E0516">
      <w:pPr>
        <w:pStyle w:val="GOSTScript"/>
      </w:pPr>
      <w:r w:rsidRPr="007036CE">
        <w:tab/>
      </w:r>
      <w:r w:rsidRPr="007036CE">
        <w:tab/>
        <w:t>"StmInfrmtn_MigrationSign": false,</w:t>
      </w:r>
    </w:p>
    <w:p w14:paraId="36C19BE2" w14:textId="77777777" w:rsidR="001974E6" w:rsidRPr="007036CE" w:rsidRDefault="001974E6" w:rsidP="005E0516">
      <w:pPr>
        <w:pStyle w:val="GOSTScript"/>
      </w:pPr>
      <w:r w:rsidRPr="007036CE">
        <w:tab/>
      </w:r>
      <w:r w:rsidRPr="007036CE">
        <w:tab/>
        <w:t>"SI_SIGN_SVAP": false,</w:t>
      </w:r>
    </w:p>
    <w:p w14:paraId="3C85FED9" w14:textId="77777777" w:rsidR="005E0516" w:rsidRPr="007036CE" w:rsidRDefault="005E0516" w:rsidP="005E0516">
      <w:pPr>
        <w:pStyle w:val="GOSTScript"/>
      </w:pPr>
      <w:r w:rsidRPr="007036CE">
        <w:tab/>
      </w:r>
      <w:r w:rsidRPr="007036CE">
        <w:tab/>
        <w:t>"Paymn": [</w:t>
      </w:r>
    </w:p>
    <w:p w14:paraId="7B8EAB30" w14:textId="77777777" w:rsidR="005E0516" w:rsidRPr="007036CE" w:rsidRDefault="005E0516" w:rsidP="005E0516">
      <w:pPr>
        <w:pStyle w:val="GOSTScript"/>
      </w:pPr>
      <w:r w:rsidRPr="007036CE">
        <w:tab/>
      </w:r>
      <w:r w:rsidRPr="007036CE">
        <w:tab/>
      </w:r>
      <w:r w:rsidRPr="007036CE">
        <w:tab/>
        <w:t>{</w:t>
      </w:r>
    </w:p>
    <w:p w14:paraId="2B4A40E8" w14:textId="77777777" w:rsidR="005E0516" w:rsidRPr="007036CE" w:rsidRDefault="005E0516" w:rsidP="005E0516">
      <w:pPr>
        <w:pStyle w:val="GOSTScript"/>
      </w:pPr>
      <w:r w:rsidRPr="007036CE">
        <w:tab/>
      </w:r>
      <w:r w:rsidRPr="007036CE">
        <w:tab/>
      </w:r>
      <w:r w:rsidRPr="007036CE">
        <w:tab/>
      </w:r>
      <w:r w:rsidRPr="007036CE">
        <w:tab/>
        <w:t>"id": 1,</w:t>
      </w:r>
    </w:p>
    <w:p w14:paraId="5AA8D07B" w14:textId="77777777" w:rsidR="005E0516" w:rsidRPr="007036CE" w:rsidRDefault="005E0516" w:rsidP="005E0516">
      <w:pPr>
        <w:pStyle w:val="GOSTScript"/>
      </w:pPr>
      <w:r w:rsidRPr="007036CE">
        <w:tab/>
      </w:r>
      <w:r w:rsidRPr="007036CE">
        <w:tab/>
      </w:r>
      <w:r w:rsidRPr="007036CE">
        <w:tab/>
      </w:r>
      <w:r w:rsidRPr="007036CE">
        <w:tab/>
        <w:t>"NmLn": 1,</w:t>
      </w:r>
    </w:p>
    <w:p w14:paraId="1952F479" w14:textId="77777777" w:rsidR="005E0516" w:rsidRPr="007036CE" w:rsidRDefault="005E0516" w:rsidP="005E0516">
      <w:pPr>
        <w:pStyle w:val="GOSTScript"/>
      </w:pPr>
      <w:r w:rsidRPr="007036CE">
        <w:tab/>
      </w:r>
      <w:r w:rsidRPr="007036CE">
        <w:tab/>
      </w:r>
      <w:r w:rsidRPr="007036CE">
        <w:tab/>
      </w:r>
      <w:r w:rsidRPr="007036CE">
        <w:tab/>
        <w:t>"KBK": "18201063940290059244",</w:t>
      </w:r>
    </w:p>
    <w:p w14:paraId="1E798E1E" w14:textId="77777777" w:rsidR="005E0516" w:rsidRPr="007036CE" w:rsidRDefault="005E0516" w:rsidP="005E0516">
      <w:pPr>
        <w:pStyle w:val="GOSTScript"/>
      </w:pPr>
      <w:r w:rsidRPr="007036CE">
        <w:tab/>
      </w:r>
      <w:r w:rsidRPr="007036CE">
        <w:tab/>
      </w:r>
      <w:r w:rsidRPr="007036CE">
        <w:tab/>
      </w:r>
      <w:r w:rsidRPr="007036CE">
        <w:tab/>
        <w:t>"KBKTp": "11",</w:t>
      </w:r>
    </w:p>
    <w:p w14:paraId="384DC54E" w14:textId="77777777" w:rsidR="005E0516" w:rsidRPr="007036CE" w:rsidRDefault="005E0516" w:rsidP="005E0516">
      <w:pPr>
        <w:pStyle w:val="GOSTScript"/>
      </w:pPr>
      <w:r w:rsidRPr="007036CE">
        <w:tab/>
      </w:r>
      <w:r w:rsidRPr="007036CE">
        <w:tab/>
      </w:r>
      <w:r w:rsidRPr="007036CE">
        <w:tab/>
      </w:r>
      <w:r w:rsidRPr="007036CE">
        <w:tab/>
        <w:t>"Sm": 50000.00,</w:t>
      </w:r>
    </w:p>
    <w:p w14:paraId="1A9701DA" w14:textId="77777777" w:rsidR="005E0516" w:rsidRPr="007036CE" w:rsidRDefault="005E0516" w:rsidP="005E0516">
      <w:pPr>
        <w:pStyle w:val="GOSTScript"/>
      </w:pPr>
      <w:r w:rsidRPr="007036CE">
        <w:tab/>
      </w:r>
      <w:r w:rsidRPr="007036CE">
        <w:tab/>
      </w:r>
      <w:r w:rsidRPr="007036CE">
        <w:tab/>
      </w:r>
      <w:r w:rsidRPr="007036CE">
        <w:tab/>
        <w:t>"SmRb": 50000.00,</w:t>
      </w:r>
    </w:p>
    <w:p w14:paraId="2E2ECABC" w14:textId="77777777" w:rsidR="005E0516" w:rsidRPr="007036CE" w:rsidRDefault="005E0516" w:rsidP="005E0516">
      <w:pPr>
        <w:pStyle w:val="GOSTScript"/>
      </w:pPr>
      <w:r w:rsidRPr="007036CE">
        <w:tab/>
      </w:r>
      <w:r w:rsidRPr="007036CE">
        <w:tab/>
      </w:r>
      <w:r w:rsidRPr="007036CE">
        <w:tab/>
      </w:r>
      <w:r w:rsidRPr="007036CE">
        <w:tab/>
        <w:t xml:space="preserve">"ConAmntPayList": </w:t>
      </w:r>
      <w:r w:rsidR="003845F4" w:rsidRPr="007036CE">
        <w:t>10000</w:t>
      </w:r>
      <w:r w:rsidRPr="007036CE">
        <w:t>.00,</w:t>
      </w:r>
    </w:p>
    <w:p w14:paraId="54244D29" w14:textId="77777777" w:rsidR="005E0516" w:rsidRPr="007036CE" w:rsidRDefault="005E0516" w:rsidP="005E0516">
      <w:pPr>
        <w:pStyle w:val="GOSTScript"/>
        <w:rPr>
          <w:ins w:id="685" w:author="Сказецкая Наталья Камилевна" w:date="2025-03-18T17:01:00Z"/>
        </w:rPr>
      </w:pPr>
      <w:r w:rsidRPr="007036CE">
        <w:tab/>
      </w:r>
      <w:r w:rsidRPr="007036CE">
        <w:tab/>
      </w:r>
      <w:r w:rsidRPr="007036CE">
        <w:tab/>
      </w:r>
      <w:r w:rsidRPr="007036CE">
        <w:tab/>
        <w:t xml:space="preserve">"PrpdExpns": </w:t>
      </w:r>
      <w:r w:rsidR="003845F4" w:rsidRPr="007036CE">
        <w:t>10</w:t>
      </w:r>
      <w:r w:rsidRPr="007036CE">
        <w:t>000.00</w:t>
      </w:r>
    </w:p>
    <w:p w14:paraId="0FB106F3" w14:textId="532FA4FA" w:rsidR="0097403E" w:rsidRPr="007062BE" w:rsidRDefault="00A161A2" w:rsidP="005E0516">
      <w:pPr>
        <w:pStyle w:val="GOSTScript"/>
        <w:rPr>
          <w:ins w:id="686" w:author="Сказецкая Наталья Камилевна" w:date="2026-04-03T16:58:00Z"/>
        </w:rPr>
      </w:pPr>
      <w:r w:rsidRPr="007036CE">
        <w:tab/>
      </w:r>
      <w:r w:rsidRPr="007036CE">
        <w:tab/>
      </w:r>
      <w:r w:rsidRPr="007036CE">
        <w:tab/>
      </w:r>
      <w:r w:rsidRPr="007036CE">
        <w:tab/>
      </w:r>
      <w:ins w:id="687" w:author="Сказецкая Наталья Камилевна" w:date="2025-03-18T17:02:00Z">
        <w:r w:rsidR="0097403E" w:rsidRPr="007036CE">
          <w:t>"</w:t>
        </w:r>
        <w:r w:rsidR="0097403E" w:rsidRPr="007036CE">
          <w:rPr>
            <w:rFonts w:ascii="Times New Roman" w:hAnsi="Times New Roman"/>
            <w:sz w:val="22"/>
          </w:rPr>
          <w:t xml:space="preserve"> </w:t>
        </w:r>
        <w:r w:rsidR="0097403E" w:rsidRPr="007036CE">
          <w:t xml:space="preserve">NmDOCnf": </w:t>
        </w:r>
      </w:ins>
      <w:ins w:id="688" w:author="Сказецкая Наталья Камилевна" w:date="2025-03-18T17:03:00Z">
        <w:r w:rsidR="00341AC9" w:rsidRPr="007036CE">
          <w:t>"0010763324000000001Й00001</w:t>
        </w:r>
        <w:r w:rsidR="0097403E" w:rsidRPr="007036CE">
          <w:t>"</w:t>
        </w:r>
      </w:ins>
      <w:ins w:id="689" w:author="Сказецкая Наталья Камилевна" w:date="2026-04-03T16:58:00Z">
        <w:r w:rsidR="00746BF8" w:rsidRPr="007062BE">
          <w:t>,</w:t>
        </w:r>
      </w:ins>
    </w:p>
    <w:p w14:paraId="4EA343BA" w14:textId="19D3B7F5" w:rsidR="00746BF8" w:rsidRPr="00746BF8" w:rsidRDefault="00746BF8" w:rsidP="005E0516">
      <w:pPr>
        <w:pStyle w:val="GOSTScript"/>
        <w:rPr>
          <w:lang w:val="ru-RU"/>
        </w:rPr>
      </w:pPr>
      <w:ins w:id="690" w:author="Сказецкая Наталья Камилевна" w:date="2026-04-03T16:59:00Z">
        <w:r w:rsidRPr="007062BE">
          <w:t xml:space="preserve">    </w:t>
        </w:r>
        <w:r w:rsidRPr="007036CE">
          <w:t>"</w:t>
        </w:r>
      </w:ins>
      <w:ins w:id="691" w:author="Сказецкая Наталья Камилевна" w:date="2026-04-03T17:00:00Z">
        <w:r w:rsidRPr="00EB0424">
          <w:t>TmExctn</w:t>
        </w:r>
      </w:ins>
      <w:ins w:id="692" w:author="Сказецкая Наталья Камилевна" w:date="2026-04-03T16:59:00Z">
        <w:r w:rsidRPr="007036CE">
          <w:t>": "202</w:t>
        </w:r>
        <w:r>
          <w:rPr>
            <w:lang w:val="ru-RU"/>
          </w:rPr>
          <w:t>4</w:t>
        </w:r>
        <w:r w:rsidRPr="007036CE">
          <w:t>-</w:t>
        </w:r>
        <w:r>
          <w:rPr>
            <w:lang w:val="ru-RU"/>
          </w:rPr>
          <w:t>05</w:t>
        </w:r>
        <w:r w:rsidRPr="007036CE">
          <w:t>-0</w:t>
        </w:r>
        <w:r>
          <w:rPr>
            <w:lang w:val="ru-RU"/>
          </w:rPr>
          <w:t>1</w:t>
        </w:r>
        <w:r w:rsidRPr="007036CE">
          <w:t>"</w:t>
        </w:r>
      </w:ins>
    </w:p>
    <w:p w14:paraId="15643EB8" w14:textId="77777777" w:rsidR="005E0516" w:rsidRPr="007036CE" w:rsidRDefault="005E0516" w:rsidP="005E0516">
      <w:pPr>
        <w:pStyle w:val="GOSTScript"/>
      </w:pPr>
      <w:r w:rsidRPr="007036CE">
        <w:tab/>
      </w:r>
      <w:r w:rsidRPr="007036CE">
        <w:tab/>
      </w:r>
      <w:r w:rsidRPr="007036CE">
        <w:tab/>
        <w:t>}</w:t>
      </w:r>
    </w:p>
    <w:p w14:paraId="41C6D34A" w14:textId="77777777" w:rsidR="005E0516" w:rsidRPr="007036CE" w:rsidRDefault="005E0516" w:rsidP="005E0516">
      <w:pPr>
        <w:pStyle w:val="GOSTScript"/>
      </w:pPr>
      <w:r w:rsidRPr="007036CE">
        <w:tab/>
      </w:r>
      <w:r w:rsidRPr="007036CE">
        <w:tab/>
        <w:t>]</w:t>
      </w:r>
    </w:p>
    <w:p w14:paraId="03A48B70" w14:textId="77777777" w:rsidR="005E0516" w:rsidRPr="007036CE" w:rsidRDefault="005E0516" w:rsidP="005E0516">
      <w:pPr>
        <w:pStyle w:val="GOSTScript"/>
      </w:pPr>
      <w:r w:rsidRPr="007036CE">
        <w:tab/>
        <w:t>}</w:t>
      </w:r>
    </w:p>
    <w:p w14:paraId="5A85FB16" w14:textId="77777777" w:rsidR="001C6B8E" w:rsidRPr="007036CE" w:rsidRDefault="005E0516" w:rsidP="005E0516">
      <w:pPr>
        <w:pStyle w:val="GOSTScript"/>
      </w:pPr>
      <w:r w:rsidRPr="007036CE">
        <w:lastRenderedPageBreak/>
        <w:t>}</w:t>
      </w:r>
    </w:p>
    <w:p w14:paraId="60FE6C0F" w14:textId="77777777" w:rsidR="002802D0" w:rsidRPr="007036CE" w:rsidRDefault="002802D0" w:rsidP="00DE0449">
      <w:pPr>
        <w:pStyle w:val="41"/>
      </w:pPr>
      <w:bookmarkStart w:id="693" w:name="_Ref158392449"/>
      <w:bookmarkStart w:id="694" w:name="_Toc222927723"/>
      <w:r w:rsidRPr="007036CE">
        <w:t>«Расчетный документ» MSC_PAYM_ORDER_PBS</w:t>
      </w:r>
      <w:bookmarkEnd w:id="693"/>
      <w:bookmarkEnd w:id="694"/>
    </w:p>
    <w:p w14:paraId="1B8458F6" w14:textId="77777777" w:rsidR="002802D0" w:rsidRPr="007036CE" w:rsidRDefault="002802D0" w:rsidP="00DE0449">
      <w:pPr>
        <w:pStyle w:val="51"/>
      </w:pPr>
      <w:bookmarkStart w:id="695" w:name="_Toc222927724"/>
      <w:r w:rsidRPr="007036CE">
        <w:t>Перечень параметров тела запроса (Document) по документу «Расчетный документ» MSC_PAYM_ORDER_PBS</w:t>
      </w:r>
      <w:bookmarkEnd w:id="695"/>
    </w:p>
    <w:p w14:paraId="3F55A338" w14:textId="764BA99F" w:rsidR="00C256D8" w:rsidRPr="007036CE" w:rsidRDefault="005A2340" w:rsidP="00802219">
      <w:pPr>
        <w:pStyle w:val="GOSTNameTable"/>
      </w:pPr>
      <w:r w:rsidRPr="007036CE">
        <w:rPr>
          <w:noProof/>
        </w:rPr>
        <w:fldChar w:fldCharType="begin"/>
      </w:r>
      <w:r w:rsidRPr="007036CE">
        <w:rPr>
          <w:noProof/>
        </w:rPr>
        <w:instrText xml:space="preserve"> SEQ Таблица \* ARABIC </w:instrText>
      </w:r>
      <w:r w:rsidRPr="007036CE">
        <w:rPr>
          <w:noProof/>
        </w:rPr>
        <w:fldChar w:fldCharType="separate"/>
      </w:r>
      <w:bookmarkStart w:id="696" w:name="_Toc222927990"/>
      <w:r w:rsidR="00BD74E1">
        <w:rPr>
          <w:noProof/>
        </w:rPr>
        <w:t>17</w:t>
      </w:r>
      <w:r w:rsidRPr="007036CE">
        <w:rPr>
          <w:noProof/>
        </w:rPr>
        <w:fldChar w:fldCharType="end"/>
      </w:r>
      <w:r w:rsidR="00C256D8" w:rsidRPr="007036CE">
        <w:t xml:space="preserve"> </w:t>
      </w:r>
      <w:r w:rsidR="00CC2920" w:rsidRPr="007036CE">
        <w:t>–</w:t>
      </w:r>
      <w:r w:rsidR="00C256D8" w:rsidRPr="007036CE">
        <w:t xml:space="preserve"> Параметры </w:t>
      </w:r>
      <w:r w:rsidR="006C378C" w:rsidRPr="007036CE">
        <w:t xml:space="preserve">тела (Document) </w:t>
      </w:r>
      <w:r w:rsidR="00C256D8" w:rsidRPr="007036CE">
        <w:t>запроса на подбор / сторнирование / переформирование записей учета по документу «Расчетный документ» MSC_PAYM_ORDER_PBS</w:t>
      </w:r>
      <w:bookmarkEnd w:id="696"/>
    </w:p>
    <w:tbl>
      <w:tblPr>
        <w:tblStyle w:val="GOSTTable"/>
        <w:tblW w:w="5000" w:type="pct"/>
        <w:tblLayout w:type="fixed"/>
        <w:tblLook w:val="04A0" w:firstRow="1" w:lastRow="0" w:firstColumn="1" w:lastColumn="0" w:noHBand="0" w:noVBand="1"/>
      </w:tblPr>
      <w:tblGrid>
        <w:gridCol w:w="3467"/>
        <w:gridCol w:w="2364"/>
        <w:gridCol w:w="1576"/>
        <w:gridCol w:w="883"/>
        <w:gridCol w:w="993"/>
        <w:gridCol w:w="6477"/>
      </w:tblGrid>
      <w:tr w:rsidR="0033323C" w:rsidRPr="007036CE" w14:paraId="2ABCD40F" w14:textId="77777777" w:rsidTr="00F92E5F">
        <w:trPr>
          <w:cnfStyle w:val="100000000000" w:firstRow="1" w:lastRow="0" w:firstColumn="0" w:lastColumn="0" w:oddVBand="0" w:evenVBand="0" w:oddHBand="0" w:evenHBand="0" w:firstRowFirstColumn="0" w:firstRowLastColumn="0" w:lastRowFirstColumn="0" w:lastRowLastColumn="0"/>
        </w:trPr>
        <w:tc>
          <w:tcPr>
            <w:tcW w:w="1100" w:type="pct"/>
          </w:tcPr>
          <w:p w14:paraId="53636A9E" w14:textId="77777777" w:rsidR="00C12FB8" w:rsidRPr="007036CE" w:rsidRDefault="00C12FB8">
            <w:pPr>
              <w:pStyle w:val="GOSTTableHead"/>
            </w:pPr>
            <w:r w:rsidRPr="007036CE">
              <w:t>Наименование параметра</w:t>
            </w:r>
          </w:p>
        </w:tc>
        <w:tc>
          <w:tcPr>
            <w:tcW w:w="750" w:type="pct"/>
          </w:tcPr>
          <w:p w14:paraId="27FE0FFC" w14:textId="77777777" w:rsidR="00C12FB8" w:rsidRPr="007036CE" w:rsidRDefault="00C12FB8">
            <w:pPr>
              <w:pStyle w:val="GOSTTableHead"/>
            </w:pPr>
            <w:r w:rsidRPr="007036CE">
              <w:t>Название тэга</w:t>
            </w:r>
          </w:p>
        </w:tc>
        <w:tc>
          <w:tcPr>
            <w:tcW w:w="500" w:type="pct"/>
          </w:tcPr>
          <w:p w14:paraId="58B7EF31" w14:textId="77777777" w:rsidR="00C12FB8" w:rsidRPr="007036CE" w:rsidRDefault="00C12FB8">
            <w:pPr>
              <w:pStyle w:val="GOSTTableHead"/>
            </w:pPr>
            <w:r w:rsidRPr="007036CE">
              <w:t>Тип данных</w:t>
            </w:r>
          </w:p>
        </w:tc>
        <w:tc>
          <w:tcPr>
            <w:tcW w:w="280" w:type="pct"/>
          </w:tcPr>
          <w:p w14:paraId="236010EE" w14:textId="77777777" w:rsidR="00C12FB8" w:rsidRPr="007036CE" w:rsidRDefault="00C12FB8">
            <w:pPr>
              <w:pStyle w:val="GOSTTableHead"/>
            </w:pPr>
            <w:r w:rsidRPr="007036CE">
              <w:t>Обязательность</w:t>
            </w:r>
          </w:p>
        </w:tc>
        <w:tc>
          <w:tcPr>
            <w:tcW w:w="315" w:type="pct"/>
          </w:tcPr>
          <w:p w14:paraId="3776440B" w14:textId="77777777" w:rsidR="00C12FB8" w:rsidRPr="007036CE" w:rsidRDefault="00C12FB8">
            <w:pPr>
              <w:pStyle w:val="GOSTTableHead"/>
            </w:pPr>
            <w:r w:rsidRPr="007036CE">
              <w:t>Размерность</w:t>
            </w:r>
          </w:p>
        </w:tc>
        <w:tc>
          <w:tcPr>
            <w:tcW w:w="2055" w:type="pct"/>
          </w:tcPr>
          <w:p w14:paraId="4F1D1BB5" w14:textId="77777777" w:rsidR="00C12FB8" w:rsidRPr="007036CE" w:rsidRDefault="00C12FB8">
            <w:pPr>
              <w:pStyle w:val="GOSTTableHead"/>
            </w:pPr>
            <w:r w:rsidRPr="007036CE">
              <w:t>Описание</w:t>
            </w:r>
          </w:p>
        </w:tc>
      </w:tr>
      <w:tr w:rsidR="0033323C" w:rsidRPr="007036CE" w14:paraId="1DB1E31D" w14:textId="77777777" w:rsidTr="00F92E5F">
        <w:trPr>
          <w:cnfStyle w:val="000000100000" w:firstRow="0" w:lastRow="0" w:firstColumn="0" w:lastColumn="0" w:oddVBand="0" w:evenVBand="0" w:oddHBand="1" w:evenHBand="0" w:firstRowFirstColumn="0" w:firstRowLastColumn="0" w:lastRowFirstColumn="0" w:lastRowLastColumn="0"/>
        </w:trPr>
        <w:tc>
          <w:tcPr>
            <w:tcW w:w="1100" w:type="pct"/>
          </w:tcPr>
          <w:p w14:paraId="29200D1B" w14:textId="77777777" w:rsidR="00C12FB8" w:rsidRPr="007036CE" w:rsidRDefault="00C12FB8" w:rsidP="00843830">
            <w:pPr>
              <w:pStyle w:val="GOSTTablenorm"/>
            </w:pPr>
            <w:r w:rsidRPr="007036CE">
              <w:t>Номер документа</w:t>
            </w:r>
          </w:p>
        </w:tc>
        <w:tc>
          <w:tcPr>
            <w:tcW w:w="750" w:type="pct"/>
          </w:tcPr>
          <w:p w14:paraId="4DA38D7D" w14:textId="77777777" w:rsidR="00C12FB8" w:rsidRPr="007036CE" w:rsidRDefault="00C12FB8" w:rsidP="00843830">
            <w:pPr>
              <w:pStyle w:val="GOSTTablenorm"/>
            </w:pPr>
            <w:r w:rsidRPr="007036CE">
              <w:t>BasicRequisites_DocNum</w:t>
            </w:r>
          </w:p>
        </w:tc>
        <w:tc>
          <w:tcPr>
            <w:tcW w:w="500" w:type="pct"/>
          </w:tcPr>
          <w:p w14:paraId="1677D598" w14:textId="77777777" w:rsidR="00C12FB8" w:rsidRPr="007036CE" w:rsidRDefault="00C12FB8" w:rsidP="00843830">
            <w:pPr>
              <w:pStyle w:val="GOSTTablenorm"/>
            </w:pPr>
            <w:r w:rsidRPr="007036CE">
              <w:t>Строка</w:t>
            </w:r>
          </w:p>
        </w:tc>
        <w:tc>
          <w:tcPr>
            <w:tcW w:w="280" w:type="pct"/>
          </w:tcPr>
          <w:p w14:paraId="0E49F240" w14:textId="77777777" w:rsidR="00C12FB8" w:rsidRPr="007036CE" w:rsidRDefault="00C12FB8" w:rsidP="00843830">
            <w:pPr>
              <w:pStyle w:val="GOSTTablenorm"/>
            </w:pPr>
            <w:r w:rsidRPr="007036CE">
              <w:t>Да</w:t>
            </w:r>
          </w:p>
        </w:tc>
        <w:tc>
          <w:tcPr>
            <w:tcW w:w="315" w:type="pct"/>
          </w:tcPr>
          <w:p w14:paraId="45DF4669" w14:textId="77777777" w:rsidR="00C12FB8" w:rsidRPr="007036CE" w:rsidRDefault="00C12FB8" w:rsidP="00843830">
            <w:pPr>
              <w:pStyle w:val="GOSTTablenorm"/>
            </w:pPr>
            <w:r w:rsidRPr="007036CE">
              <w:t>&lt;=</w:t>
            </w:r>
            <w:r w:rsidRPr="007036CE">
              <w:rPr>
                <w:lang w:val="en-US"/>
              </w:rPr>
              <w:t>1</w:t>
            </w:r>
            <w:r w:rsidRPr="007036CE">
              <w:t>5</w:t>
            </w:r>
          </w:p>
        </w:tc>
        <w:tc>
          <w:tcPr>
            <w:tcW w:w="2055" w:type="pct"/>
          </w:tcPr>
          <w:p w14:paraId="219CF6B9" w14:textId="77777777" w:rsidR="00C12FB8" w:rsidRPr="007036CE" w:rsidRDefault="00C12FB8" w:rsidP="00843830">
            <w:pPr>
              <w:pStyle w:val="GOSTTablenorm"/>
            </w:pPr>
            <w:r w:rsidRPr="007036CE">
              <w:t>Указывается номер документа</w:t>
            </w:r>
          </w:p>
        </w:tc>
      </w:tr>
      <w:tr w:rsidR="0033323C" w:rsidRPr="007036CE" w14:paraId="222663D8" w14:textId="77777777" w:rsidTr="00F92E5F">
        <w:trPr>
          <w:cnfStyle w:val="000000010000" w:firstRow="0" w:lastRow="0" w:firstColumn="0" w:lastColumn="0" w:oddVBand="0" w:evenVBand="0" w:oddHBand="0" w:evenHBand="1" w:firstRowFirstColumn="0" w:firstRowLastColumn="0" w:lastRowFirstColumn="0" w:lastRowLastColumn="0"/>
        </w:trPr>
        <w:tc>
          <w:tcPr>
            <w:tcW w:w="1100" w:type="pct"/>
          </w:tcPr>
          <w:p w14:paraId="4C628316" w14:textId="77777777" w:rsidR="00C12FB8" w:rsidRPr="007036CE" w:rsidRDefault="00C12FB8" w:rsidP="00843830">
            <w:pPr>
              <w:pStyle w:val="GOSTTablenorm"/>
            </w:pPr>
            <w:r w:rsidRPr="007036CE">
              <w:t>Дата документа</w:t>
            </w:r>
          </w:p>
        </w:tc>
        <w:tc>
          <w:tcPr>
            <w:tcW w:w="750" w:type="pct"/>
          </w:tcPr>
          <w:p w14:paraId="7A4BBBA1" w14:textId="77777777" w:rsidR="00C12FB8" w:rsidRPr="007036CE" w:rsidRDefault="00C12FB8" w:rsidP="00843830">
            <w:pPr>
              <w:pStyle w:val="GOSTTablenorm"/>
            </w:pPr>
            <w:r w:rsidRPr="007036CE">
              <w:t>BasicRequisites_DocDate</w:t>
            </w:r>
          </w:p>
        </w:tc>
        <w:tc>
          <w:tcPr>
            <w:tcW w:w="500" w:type="pct"/>
          </w:tcPr>
          <w:p w14:paraId="466A0B1F" w14:textId="77777777" w:rsidR="00C12FB8" w:rsidRPr="007036CE" w:rsidRDefault="00C12FB8" w:rsidP="00843830">
            <w:pPr>
              <w:pStyle w:val="GOSTTablenorm"/>
            </w:pPr>
            <w:r w:rsidRPr="007036CE">
              <w:t>Дата</w:t>
            </w:r>
          </w:p>
        </w:tc>
        <w:tc>
          <w:tcPr>
            <w:tcW w:w="280" w:type="pct"/>
          </w:tcPr>
          <w:p w14:paraId="6D397302" w14:textId="77777777" w:rsidR="00C12FB8" w:rsidRPr="007036CE" w:rsidRDefault="00C12FB8" w:rsidP="00843830">
            <w:pPr>
              <w:pStyle w:val="GOSTTablenorm"/>
            </w:pPr>
            <w:r w:rsidRPr="007036CE">
              <w:t>Да</w:t>
            </w:r>
          </w:p>
        </w:tc>
        <w:tc>
          <w:tcPr>
            <w:tcW w:w="315" w:type="pct"/>
          </w:tcPr>
          <w:p w14:paraId="4FFE1042" w14:textId="77777777" w:rsidR="00C12FB8" w:rsidRPr="007036CE" w:rsidRDefault="00C12FB8" w:rsidP="00843830">
            <w:pPr>
              <w:pStyle w:val="GOSTTablenorm"/>
            </w:pPr>
          </w:p>
        </w:tc>
        <w:tc>
          <w:tcPr>
            <w:tcW w:w="2055" w:type="pct"/>
          </w:tcPr>
          <w:p w14:paraId="60C2899E" w14:textId="77777777" w:rsidR="00C12FB8" w:rsidRPr="007036CE" w:rsidRDefault="00C12FB8" w:rsidP="00843830">
            <w:pPr>
              <w:pStyle w:val="GOSTTablenorm"/>
            </w:pPr>
            <w:r w:rsidRPr="007036CE">
              <w:t>Указывается дата документа в формате YYYY-MM-DD</w:t>
            </w:r>
          </w:p>
        </w:tc>
      </w:tr>
      <w:tr w:rsidR="0033323C" w:rsidRPr="007036CE" w14:paraId="5B461A05" w14:textId="77777777" w:rsidTr="00F92E5F">
        <w:trPr>
          <w:cnfStyle w:val="000000100000" w:firstRow="0" w:lastRow="0" w:firstColumn="0" w:lastColumn="0" w:oddVBand="0" w:evenVBand="0" w:oddHBand="1" w:evenHBand="0" w:firstRowFirstColumn="0" w:firstRowLastColumn="0" w:lastRowFirstColumn="0" w:lastRowLastColumn="0"/>
        </w:trPr>
        <w:tc>
          <w:tcPr>
            <w:tcW w:w="1100" w:type="pct"/>
          </w:tcPr>
          <w:p w14:paraId="35D10918" w14:textId="77777777" w:rsidR="00C12FB8" w:rsidRPr="007036CE" w:rsidRDefault="00C12FB8" w:rsidP="00843830">
            <w:pPr>
              <w:pStyle w:val="GOSTTablenorm"/>
            </w:pPr>
            <w:r w:rsidRPr="007036CE">
              <w:t>Тип расчетного документа</w:t>
            </w:r>
          </w:p>
        </w:tc>
        <w:tc>
          <w:tcPr>
            <w:tcW w:w="750" w:type="pct"/>
          </w:tcPr>
          <w:p w14:paraId="2F56BD54" w14:textId="77777777" w:rsidR="00C12FB8" w:rsidRPr="007036CE" w:rsidRDefault="00C12FB8" w:rsidP="00843830">
            <w:pPr>
              <w:pStyle w:val="GOSTTablenorm"/>
            </w:pPr>
            <w:r w:rsidRPr="007036CE">
              <w:t>BasicRequisites_POType</w:t>
            </w:r>
          </w:p>
        </w:tc>
        <w:tc>
          <w:tcPr>
            <w:tcW w:w="500" w:type="pct"/>
          </w:tcPr>
          <w:p w14:paraId="2DAA10AA" w14:textId="77777777" w:rsidR="00C12FB8" w:rsidRPr="007036CE" w:rsidRDefault="00C12FB8" w:rsidP="00843830">
            <w:pPr>
              <w:pStyle w:val="GOSTTablenorm"/>
            </w:pPr>
            <w:r w:rsidRPr="007036CE">
              <w:t>Строка</w:t>
            </w:r>
          </w:p>
        </w:tc>
        <w:tc>
          <w:tcPr>
            <w:tcW w:w="280" w:type="pct"/>
          </w:tcPr>
          <w:p w14:paraId="704E18BB" w14:textId="77777777" w:rsidR="00C12FB8" w:rsidRPr="007036CE" w:rsidRDefault="00C12FB8" w:rsidP="00843830">
            <w:pPr>
              <w:pStyle w:val="GOSTTablenorm"/>
            </w:pPr>
            <w:r w:rsidRPr="007036CE">
              <w:t>Да</w:t>
            </w:r>
          </w:p>
        </w:tc>
        <w:tc>
          <w:tcPr>
            <w:tcW w:w="315" w:type="pct"/>
          </w:tcPr>
          <w:p w14:paraId="7F17A901" w14:textId="77777777" w:rsidR="00C12FB8" w:rsidRPr="007036CE" w:rsidRDefault="00C12FB8" w:rsidP="00843830">
            <w:pPr>
              <w:pStyle w:val="GOSTTablenorm"/>
            </w:pPr>
            <w:r w:rsidRPr="007036CE">
              <w:t>=3</w:t>
            </w:r>
          </w:p>
        </w:tc>
        <w:tc>
          <w:tcPr>
            <w:tcW w:w="2055" w:type="pct"/>
          </w:tcPr>
          <w:p w14:paraId="49BB7AEE" w14:textId="77777777" w:rsidR="00C12FB8" w:rsidRPr="007036CE" w:rsidRDefault="00C12FB8" w:rsidP="00843830">
            <w:pPr>
              <w:pStyle w:val="GOSTTablenorm"/>
            </w:pPr>
            <w:r w:rsidRPr="007036CE">
              <w:t>Указывается тип расчетного документа (банковский электронный документ, Поручение о перечислении на счет в Системе казначейских платежей) с учетом направления движения денежных средств</w:t>
            </w:r>
            <w:r w:rsidR="0015458E" w:rsidRPr="007036CE">
              <w:t>.</w:t>
            </w:r>
          </w:p>
          <w:p w14:paraId="3867E822" w14:textId="77777777" w:rsidR="00C12FB8" w:rsidRPr="007036CE" w:rsidRDefault="00C12FB8" w:rsidP="00843830">
            <w:pPr>
              <w:pStyle w:val="GOSTTablenorm"/>
            </w:pPr>
            <w:r w:rsidRPr="007036CE">
              <w:t>Возможные значения:</w:t>
            </w:r>
          </w:p>
          <w:p w14:paraId="05413ADE" w14:textId="77777777" w:rsidR="00C12FB8" w:rsidRPr="007036CE" w:rsidRDefault="00843830" w:rsidP="00843830">
            <w:pPr>
              <w:pStyle w:val="GOSTTableListMark1"/>
            </w:pPr>
            <w:r w:rsidRPr="007036CE">
              <w:t>«</w:t>
            </w:r>
            <w:r w:rsidR="00C12FB8" w:rsidRPr="007036CE">
              <w:t>ЭДИ</w:t>
            </w:r>
            <w:r w:rsidRPr="007036CE">
              <w:t>»</w:t>
            </w:r>
            <w:r w:rsidR="00C12FB8" w:rsidRPr="007036CE">
              <w:t xml:space="preserve"> </w:t>
            </w:r>
            <w:r w:rsidR="00926616" w:rsidRPr="007036CE">
              <w:t>–</w:t>
            </w:r>
            <w:r w:rsidR="00C12FB8" w:rsidRPr="007036CE">
              <w:t xml:space="preserve"> </w:t>
            </w:r>
            <w:r w:rsidR="00EF5A40" w:rsidRPr="007036CE">
              <w:t>Э</w:t>
            </w:r>
            <w:r w:rsidR="00C12FB8" w:rsidRPr="007036CE">
              <w:t>лектронный документ исходящий;</w:t>
            </w:r>
          </w:p>
          <w:p w14:paraId="327C1A4F" w14:textId="77777777" w:rsidR="00C12FB8" w:rsidRPr="007036CE" w:rsidRDefault="00843830" w:rsidP="00843830">
            <w:pPr>
              <w:pStyle w:val="GOSTTableListMark1"/>
            </w:pPr>
            <w:r w:rsidRPr="007036CE">
              <w:t>«</w:t>
            </w:r>
            <w:r w:rsidR="00C12FB8" w:rsidRPr="007036CE">
              <w:t>ЭДВ</w:t>
            </w:r>
            <w:r w:rsidRPr="007036CE">
              <w:t>»</w:t>
            </w:r>
            <w:r w:rsidR="00C12FB8" w:rsidRPr="007036CE">
              <w:t xml:space="preserve"> </w:t>
            </w:r>
            <w:r w:rsidR="00926616" w:rsidRPr="007036CE">
              <w:t>–</w:t>
            </w:r>
            <w:r w:rsidR="00C12FB8" w:rsidRPr="007036CE">
              <w:t xml:space="preserve"> </w:t>
            </w:r>
            <w:r w:rsidR="00EF5A40" w:rsidRPr="007036CE">
              <w:t>Э</w:t>
            </w:r>
            <w:r w:rsidR="00C12FB8" w:rsidRPr="007036CE">
              <w:t>лектронный документ входящий;</w:t>
            </w:r>
          </w:p>
          <w:p w14:paraId="5E0A235C" w14:textId="77777777" w:rsidR="00C12FB8" w:rsidRPr="007036CE" w:rsidRDefault="00843830" w:rsidP="00843830">
            <w:pPr>
              <w:pStyle w:val="GOSTTableListMark1"/>
            </w:pPr>
            <w:r w:rsidRPr="007036CE">
              <w:t>«</w:t>
            </w:r>
            <w:r w:rsidR="00C12FB8" w:rsidRPr="007036CE">
              <w:t>КДИ</w:t>
            </w:r>
            <w:r w:rsidRPr="007036CE">
              <w:t>»</w:t>
            </w:r>
            <w:r w:rsidR="00C12FB8" w:rsidRPr="007036CE">
              <w:t xml:space="preserve"> </w:t>
            </w:r>
            <w:r w:rsidR="00926616" w:rsidRPr="007036CE">
              <w:t>–</w:t>
            </w:r>
            <w:r w:rsidR="00C12FB8" w:rsidRPr="007036CE">
              <w:t xml:space="preserve"> Поручение о перечислении на счет исходящее;</w:t>
            </w:r>
          </w:p>
          <w:p w14:paraId="45FB7862" w14:textId="77777777" w:rsidR="00926616" w:rsidRPr="007036CE" w:rsidRDefault="00843830" w:rsidP="00843830">
            <w:pPr>
              <w:pStyle w:val="GOSTTableListMark1"/>
            </w:pPr>
            <w:r w:rsidRPr="007036CE">
              <w:t>«</w:t>
            </w:r>
            <w:r w:rsidR="00C12FB8" w:rsidRPr="007036CE">
              <w:t>КДВ</w:t>
            </w:r>
            <w:r w:rsidRPr="007036CE">
              <w:t>»</w:t>
            </w:r>
            <w:r w:rsidR="00C12FB8" w:rsidRPr="007036CE">
              <w:t xml:space="preserve"> </w:t>
            </w:r>
            <w:r w:rsidR="00926616" w:rsidRPr="007036CE">
              <w:t>–</w:t>
            </w:r>
            <w:r w:rsidR="00C12FB8" w:rsidRPr="007036CE">
              <w:t xml:space="preserve"> Поручение о перечислении на счет входящее</w:t>
            </w:r>
          </w:p>
        </w:tc>
      </w:tr>
      <w:tr w:rsidR="0033323C" w:rsidRPr="007036CE" w14:paraId="1207DB89" w14:textId="77777777" w:rsidTr="00F92E5F">
        <w:trPr>
          <w:cnfStyle w:val="000000010000" w:firstRow="0" w:lastRow="0" w:firstColumn="0" w:lastColumn="0" w:oddVBand="0" w:evenVBand="0" w:oddHBand="0" w:evenHBand="1" w:firstRowFirstColumn="0" w:firstRowLastColumn="0" w:lastRowFirstColumn="0" w:lastRowLastColumn="0"/>
        </w:trPr>
        <w:tc>
          <w:tcPr>
            <w:tcW w:w="1100" w:type="pct"/>
          </w:tcPr>
          <w:p w14:paraId="2B612A87" w14:textId="77777777" w:rsidR="00C12FB8" w:rsidRPr="007036CE" w:rsidRDefault="00C12FB8" w:rsidP="00843830">
            <w:pPr>
              <w:pStyle w:val="GOSTTablenorm"/>
            </w:pPr>
            <w:r w:rsidRPr="007036CE">
              <w:t xml:space="preserve">Тип </w:t>
            </w:r>
            <w:r w:rsidRPr="007036CE">
              <w:rPr>
                <w:lang w:val="en-US"/>
              </w:rPr>
              <w:t>ED</w:t>
            </w:r>
          </w:p>
        </w:tc>
        <w:tc>
          <w:tcPr>
            <w:tcW w:w="750" w:type="pct"/>
          </w:tcPr>
          <w:p w14:paraId="49A9486C" w14:textId="77777777" w:rsidR="00C12FB8" w:rsidRPr="007036CE" w:rsidRDefault="00C12FB8" w:rsidP="00843830">
            <w:pPr>
              <w:pStyle w:val="GOSTTablenorm"/>
            </w:pPr>
            <w:r w:rsidRPr="007036CE">
              <w:t>BasicRequisites_EDType</w:t>
            </w:r>
          </w:p>
        </w:tc>
        <w:tc>
          <w:tcPr>
            <w:tcW w:w="500" w:type="pct"/>
          </w:tcPr>
          <w:p w14:paraId="7E4C26BB" w14:textId="77777777" w:rsidR="00C12FB8" w:rsidRPr="007036CE" w:rsidRDefault="00C12FB8" w:rsidP="00843830">
            <w:pPr>
              <w:pStyle w:val="GOSTTablenorm"/>
            </w:pPr>
            <w:r w:rsidRPr="007036CE">
              <w:t>Строка</w:t>
            </w:r>
          </w:p>
        </w:tc>
        <w:tc>
          <w:tcPr>
            <w:tcW w:w="280" w:type="pct"/>
          </w:tcPr>
          <w:p w14:paraId="4A76C96C" w14:textId="77777777" w:rsidR="00C12FB8" w:rsidRPr="007036CE" w:rsidRDefault="00C12FB8" w:rsidP="00843830">
            <w:pPr>
              <w:pStyle w:val="GOSTTablenorm"/>
            </w:pPr>
            <w:r w:rsidRPr="007036CE">
              <w:t>Да</w:t>
            </w:r>
          </w:p>
        </w:tc>
        <w:tc>
          <w:tcPr>
            <w:tcW w:w="315" w:type="pct"/>
          </w:tcPr>
          <w:p w14:paraId="4A1A06E1" w14:textId="77777777" w:rsidR="00C12FB8" w:rsidRPr="007036CE" w:rsidRDefault="00C12FB8" w:rsidP="00843830">
            <w:pPr>
              <w:pStyle w:val="GOSTTablenorm"/>
            </w:pPr>
            <w:r w:rsidRPr="007036CE">
              <w:t>=5</w:t>
            </w:r>
          </w:p>
        </w:tc>
        <w:tc>
          <w:tcPr>
            <w:tcW w:w="2055" w:type="pct"/>
          </w:tcPr>
          <w:p w14:paraId="6386CCFD" w14:textId="77777777" w:rsidR="00C12FB8" w:rsidRPr="007036CE" w:rsidRDefault="00C12FB8" w:rsidP="00843830">
            <w:pPr>
              <w:pStyle w:val="GOSTTablenorm"/>
            </w:pPr>
            <w:r w:rsidRPr="007036CE">
              <w:t xml:space="preserve">Указывается тип ED расчетного документа. </w:t>
            </w:r>
          </w:p>
          <w:p w14:paraId="4572EB4A" w14:textId="77777777" w:rsidR="00C12FB8" w:rsidRPr="007036CE" w:rsidRDefault="00C12FB8" w:rsidP="00843830">
            <w:pPr>
              <w:pStyle w:val="GOSTTablenorm"/>
            </w:pPr>
            <w:r w:rsidRPr="007036CE">
              <w:t>Возможные значения:</w:t>
            </w:r>
          </w:p>
          <w:p w14:paraId="64B94681" w14:textId="77777777" w:rsidR="00C12FB8" w:rsidRPr="007036CE" w:rsidRDefault="00843830" w:rsidP="00AE5F79">
            <w:pPr>
              <w:pStyle w:val="GOSTTableListMark1"/>
            </w:pPr>
            <w:r w:rsidRPr="007036CE">
              <w:t>«</w:t>
            </w:r>
            <w:r w:rsidR="00C12FB8" w:rsidRPr="007036CE">
              <w:t>ED101</w:t>
            </w:r>
            <w:r w:rsidRPr="007036CE">
              <w:t>»</w:t>
            </w:r>
            <w:r w:rsidR="00C12FB8" w:rsidRPr="007036CE">
              <w:t xml:space="preserve"> – Платежное поручение;</w:t>
            </w:r>
          </w:p>
          <w:p w14:paraId="32D2ADC9" w14:textId="77777777" w:rsidR="00C12FB8" w:rsidRPr="007036CE" w:rsidRDefault="00843830" w:rsidP="00AE5F79">
            <w:pPr>
              <w:pStyle w:val="GOSTTableListMark1"/>
            </w:pPr>
            <w:r w:rsidRPr="007036CE">
              <w:t>«</w:t>
            </w:r>
            <w:r w:rsidR="00C12FB8" w:rsidRPr="007036CE">
              <w:t>ED103</w:t>
            </w:r>
            <w:r w:rsidRPr="007036CE">
              <w:t>»</w:t>
            </w:r>
            <w:r w:rsidR="00C12FB8" w:rsidRPr="007036CE">
              <w:t xml:space="preserve"> – Платежное требование;</w:t>
            </w:r>
          </w:p>
          <w:p w14:paraId="5761D993" w14:textId="77777777" w:rsidR="00C12FB8" w:rsidRPr="007036CE" w:rsidRDefault="00843830" w:rsidP="00AE5F79">
            <w:pPr>
              <w:pStyle w:val="GOSTTableListMark1"/>
            </w:pPr>
            <w:r w:rsidRPr="007036CE">
              <w:t>«</w:t>
            </w:r>
            <w:r w:rsidR="00C12FB8" w:rsidRPr="007036CE">
              <w:t>ED104</w:t>
            </w:r>
            <w:r w:rsidRPr="007036CE">
              <w:t>»</w:t>
            </w:r>
            <w:r w:rsidR="00C12FB8" w:rsidRPr="007036CE">
              <w:t xml:space="preserve"> – Инкассовое поручение;</w:t>
            </w:r>
          </w:p>
          <w:p w14:paraId="5FE4C946" w14:textId="77777777" w:rsidR="00C12FB8" w:rsidRPr="007036CE" w:rsidRDefault="00843830" w:rsidP="00AE5F79">
            <w:pPr>
              <w:pStyle w:val="GOSTTableListMark1"/>
            </w:pPr>
            <w:r w:rsidRPr="007036CE">
              <w:t>«</w:t>
            </w:r>
            <w:r w:rsidR="00C12FB8" w:rsidRPr="007036CE">
              <w:t>ED105</w:t>
            </w:r>
            <w:r w:rsidRPr="007036CE">
              <w:t>»</w:t>
            </w:r>
            <w:r w:rsidR="00C12FB8" w:rsidRPr="007036CE">
              <w:t xml:space="preserve"> – Платежный ордер;</w:t>
            </w:r>
          </w:p>
          <w:p w14:paraId="670A5958" w14:textId="77777777" w:rsidR="00C12FB8" w:rsidRPr="007036CE" w:rsidRDefault="00843830" w:rsidP="00AE5F79">
            <w:pPr>
              <w:pStyle w:val="GOSTTableListMark1"/>
            </w:pPr>
            <w:r w:rsidRPr="007036CE">
              <w:lastRenderedPageBreak/>
              <w:t>«</w:t>
            </w:r>
            <w:r w:rsidR="00C12FB8" w:rsidRPr="007036CE">
              <w:t>ED108</w:t>
            </w:r>
            <w:r w:rsidRPr="007036CE">
              <w:t>»</w:t>
            </w:r>
            <w:r w:rsidR="00C12FB8" w:rsidRPr="007036CE">
              <w:t xml:space="preserve"> – Платежное поручение на общую сумму с реестром;</w:t>
            </w:r>
          </w:p>
          <w:p w14:paraId="131279C9" w14:textId="6138BE5B" w:rsidR="00C12FB8" w:rsidRPr="007036CE" w:rsidRDefault="00843830" w:rsidP="00AE5F79">
            <w:pPr>
              <w:pStyle w:val="GOSTTableListMark1"/>
            </w:pPr>
            <w:r w:rsidRPr="007036CE">
              <w:t>«</w:t>
            </w:r>
            <w:r w:rsidR="00C12FB8" w:rsidRPr="007036CE">
              <w:t>VD101</w:t>
            </w:r>
            <w:r w:rsidRPr="007036CE">
              <w:t>»</w:t>
            </w:r>
            <w:r w:rsidR="00C12FB8" w:rsidRPr="007036CE">
              <w:t xml:space="preserve"> </w:t>
            </w:r>
            <w:r w:rsidR="002B1F7A" w:rsidRPr="007036CE">
              <w:t>–</w:t>
            </w:r>
            <w:r w:rsidR="00C12FB8" w:rsidRPr="007036CE">
              <w:t xml:space="preserve"> Поручение о перечислении на счет;</w:t>
            </w:r>
          </w:p>
          <w:p w14:paraId="46D6CE50" w14:textId="60092C34" w:rsidR="00C12FB8" w:rsidRPr="007036CE" w:rsidRDefault="00843830" w:rsidP="00AE5F79">
            <w:pPr>
              <w:pStyle w:val="GOSTTableListMark1"/>
              <w:rPr>
                <w:ins w:id="697" w:author="Левина Алла EXP-310705" w:date="2025-04-17T13:35:00Z"/>
              </w:rPr>
            </w:pPr>
            <w:r w:rsidRPr="007036CE">
              <w:t>«</w:t>
            </w:r>
            <w:r w:rsidR="00C12FB8" w:rsidRPr="007036CE">
              <w:t>VDG25</w:t>
            </w:r>
            <w:r w:rsidRPr="007036CE">
              <w:t>»</w:t>
            </w:r>
            <w:r w:rsidR="00C12FB8" w:rsidRPr="007036CE">
              <w:rPr>
                <w:lang w:val="en-US"/>
              </w:rPr>
              <w:t xml:space="preserve"> </w:t>
            </w:r>
            <w:r w:rsidR="002B1F7A" w:rsidRPr="007036CE">
              <w:t>–</w:t>
            </w:r>
            <w:r w:rsidR="00C12FB8" w:rsidRPr="007036CE">
              <w:rPr>
                <w:lang w:val="en-US"/>
              </w:rPr>
              <w:t xml:space="preserve"> </w:t>
            </w:r>
            <w:r w:rsidR="00C12FB8" w:rsidRPr="007036CE">
              <w:t>Платежное поручение</w:t>
            </w:r>
          </w:p>
          <w:p w14:paraId="39B5B90A" w14:textId="77777777" w:rsidR="00AE5F79" w:rsidRPr="007036CE" w:rsidRDefault="00AE5F79" w:rsidP="00AE5F79">
            <w:pPr>
              <w:pStyle w:val="GOSTTableListMark1"/>
              <w:rPr>
                <w:ins w:id="698" w:author="Левина Алла EXP-310705" w:date="2025-04-17T13:37:00Z"/>
              </w:rPr>
            </w:pPr>
            <w:ins w:id="699" w:author="Левина Алла EXP-310705" w:date="2025-04-17T13:37:00Z">
              <w:r w:rsidRPr="007036CE">
                <w:t>G101 – Платежное поручение (ЦР);</w:t>
              </w:r>
            </w:ins>
          </w:p>
          <w:p w14:paraId="0B8896A4" w14:textId="77777777" w:rsidR="00AE5F79" w:rsidRPr="007036CE" w:rsidRDefault="00AE5F79" w:rsidP="00AE5F79">
            <w:pPr>
              <w:pStyle w:val="GOSTTableListMark1"/>
            </w:pPr>
            <w:ins w:id="700" w:author="Левина Алла EXP-310705" w:date="2025-04-17T13:37:00Z">
              <w:r w:rsidRPr="007036CE">
                <w:t>G108 – Платежное поручение на общую сумму с реестром (ЦР)</w:t>
              </w:r>
            </w:ins>
          </w:p>
        </w:tc>
      </w:tr>
      <w:tr w:rsidR="0033323C" w:rsidRPr="007036CE" w14:paraId="17CE2DB9" w14:textId="77777777" w:rsidTr="00F92E5F">
        <w:trPr>
          <w:cnfStyle w:val="000000100000" w:firstRow="0" w:lastRow="0" w:firstColumn="0" w:lastColumn="0" w:oddVBand="0" w:evenVBand="0" w:oddHBand="1" w:evenHBand="0" w:firstRowFirstColumn="0" w:firstRowLastColumn="0" w:lastRowFirstColumn="0" w:lastRowLastColumn="0"/>
        </w:trPr>
        <w:tc>
          <w:tcPr>
            <w:tcW w:w="1100" w:type="pct"/>
          </w:tcPr>
          <w:p w14:paraId="527DD4F6" w14:textId="77777777" w:rsidR="00C12FB8" w:rsidRPr="007036CE" w:rsidRDefault="00C12FB8" w:rsidP="00843830">
            <w:pPr>
              <w:pStyle w:val="GOSTTablenorm"/>
            </w:pPr>
            <w:r w:rsidRPr="007036CE">
              <w:lastRenderedPageBreak/>
              <w:t>Уровень конфиденциальности</w:t>
            </w:r>
          </w:p>
        </w:tc>
        <w:tc>
          <w:tcPr>
            <w:tcW w:w="750" w:type="pct"/>
          </w:tcPr>
          <w:p w14:paraId="405FB211" w14:textId="77777777" w:rsidR="00C12FB8" w:rsidRPr="007036CE" w:rsidRDefault="00C12FB8" w:rsidP="00843830">
            <w:pPr>
              <w:pStyle w:val="GOSTTablenorm"/>
            </w:pPr>
            <w:r w:rsidRPr="007036CE">
              <w:t>StmInfrmtn_AccessLevelStereotype</w:t>
            </w:r>
          </w:p>
        </w:tc>
        <w:tc>
          <w:tcPr>
            <w:tcW w:w="500" w:type="pct"/>
          </w:tcPr>
          <w:p w14:paraId="323F01B4" w14:textId="77777777" w:rsidR="00C12FB8" w:rsidRPr="007036CE" w:rsidRDefault="00C12FB8" w:rsidP="00843830">
            <w:pPr>
              <w:pStyle w:val="GOSTTablenorm"/>
            </w:pPr>
            <w:r w:rsidRPr="007036CE">
              <w:t>Число</w:t>
            </w:r>
          </w:p>
        </w:tc>
        <w:tc>
          <w:tcPr>
            <w:tcW w:w="280" w:type="pct"/>
          </w:tcPr>
          <w:p w14:paraId="363133D4" w14:textId="77777777" w:rsidR="00C12FB8" w:rsidRPr="007036CE" w:rsidRDefault="00C12FB8" w:rsidP="00843830">
            <w:pPr>
              <w:pStyle w:val="GOSTTablenorm"/>
            </w:pPr>
            <w:r w:rsidRPr="007036CE">
              <w:t>Да</w:t>
            </w:r>
          </w:p>
        </w:tc>
        <w:tc>
          <w:tcPr>
            <w:tcW w:w="315" w:type="pct"/>
          </w:tcPr>
          <w:p w14:paraId="189E12E7" w14:textId="77777777" w:rsidR="00C12FB8" w:rsidRPr="007036CE" w:rsidRDefault="00C12FB8" w:rsidP="00843830">
            <w:pPr>
              <w:pStyle w:val="GOSTTablenorm"/>
            </w:pPr>
            <w:r w:rsidRPr="007036CE">
              <w:t>=1</w:t>
            </w:r>
          </w:p>
        </w:tc>
        <w:tc>
          <w:tcPr>
            <w:tcW w:w="2055" w:type="pct"/>
          </w:tcPr>
          <w:p w14:paraId="0347D4F4" w14:textId="77777777" w:rsidR="00C12FB8" w:rsidRPr="007036CE" w:rsidRDefault="00C12FB8" w:rsidP="00843830">
            <w:pPr>
              <w:pStyle w:val="GOSTTablenorm"/>
            </w:pPr>
            <w:r w:rsidRPr="007036CE">
              <w:t>Указывается уровень конфиденциальности документа.</w:t>
            </w:r>
          </w:p>
          <w:p w14:paraId="75C14E7B" w14:textId="77777777" w:rsidR="00C12FB8" w:rsidRPr="007036CE" w:rsidRDefault="00C12FB8" w:rsidP="00843830">
            <w:pPr>
              <w:pStyle w:val="GOSTTablenorm"/>
            </w:pPr>
            <w:r w:rsidRPr="007036CE">
              <w:t>Возможные значения:</w:t>
            </w:r>
          </w:p>
          <w:p w14:paraId="13ECCD95" w14:textId="07AC3E30" w:rsidR="00C12FB8" w:rsidRPr="007036CE" w:rsidRDefault="00C12FB8" w:rsidP="00843830">
            <w:pPr>
              <w:pStyle w:val="GOSTTableListMark1"/>
            </w:pPr>
            <w:r w:rsidRPr="007036CE">
              <w:t xml:space="preserve">«0» </w:t>
            </w:r>
            <w:r w:rsidR="002B1F7A" w:rsidRPr="007036CE">
              <w:t>–</w:t>
            </w:r>
            <w:r w:rsidRPr="007036CE">
              <w:t xml:space="preserve"> Несекретно;</w:t>
            </w:r>
          </w:p>
          <w:p w14:paraId="7E979222" w14:textId="58F39148" w:rsidR="00C12FB8" w:rsidRPr="007036CE" w:rsidRDefault="00C12FB8" w:rsidP="00843830">
            <w:pPr>
              <w:pStyle w:val="GOSTTableListMark1"/>
            </w:pPr>
            <w:r w:rsidRPr="007036CE">
              <w:t xml:space="preserve">«1» </w:t>
            </w:r>
            <w:r w:rsidR="002B1F7A" w:rsidRPr="007036CE">
              <w:t>–</w:t>
            </w:r>
            <w:r w:rsidRPr="007036CE">
              <w:t xml:space="preserve"> Для служебного пользования</w:t>
            </w:r>
          </w:p>
        </w:tc>
      </w:tr>
      <w:tr w:rsidR="007064B9" w:rsidRPr="007036CE" w14:paraId="3DE9C6D8" w14:textId="77777777" w:rsidTr="00F92E5F">
        <w:trPr>
          <w:cnfStyle w:val="000000010000" w:firstRow="0" w:lastRow="0" w:firstColumn="0" w:lastColumn="0" w:oddVBand="0" w:evenVBand="0" w:oddHBand="0" w:evenHBand="1" w:firstRowFirstColumn="0" w:firstRowLastColumn="0" w:lastRowFirstColumn="0" w:lastRowLastColumn="0"/>
        </w:trPr>
        <w:tc>
          <w:tcPr>
            <w:tcW w:w="1100" w:type="pct"/>
          </w:tcPr>
          <w:p w14:paraId="5BBCBFFD" w14:textId="77777777" w:rsidR="007064B9" w:rsidRPr="007036CE" w:rsidRDefault="007064B9" w:rsidP="00D40F0E">
            <w:pPr>
              <w:pStyle w:val="GOSTTablenorm"/>
            </w:pPr>
            <w:r w:rsidRPr="007036CE">
              <w:t>Период действия ПОФР</w:t>
            </w:r>
          </w:p>
        </w:tc>
        <w:tc>
          <w:tcPr>
            <w:tcW w:w="750" w:type="pct"/>
          </w:tcPr>
          <w:p w14:paraId="731E2612" w14:textId="77777777" w:rsidR="007064B9" w:rsidRPr="007036CE" w:rsidRDefault="007064B9" w:rsidP="00D40F0E">
            <w:pPr>
              <w:pStyle w:val="GOSTTablenorm"/>
            </w:pPr>
            <w:r w:rsidRPr="007036CE">
              <w:t>StmInfrmtn_FAH_PerPOFRP</w:t>
            </w:r>
          </w:p>
        </w:tc>
        <w:tc>
          <w:tcPr>
            <w:tcW w:w="500" w:type="pct"/>
          </w:tcPr>
          <w:p w14:paraId="66A78695" w14:textId="77777777" w:rsidR="007064B9" w:rsidRPr="007036CE" w:rsidRDefault="007064B9" w:rsidP="00D40F0E">
            <w:pPr>
              <w:pStyle w:val="GOSTTablenorm"/>
            </w:pPr>
            <w:r w:rsidRPr="007036CE">
              <w:t>Строка</w:t>
            </w:r>
          </w:p>
        </w:tc>
        <w:tc>
          <w:tcPr>
            <w:tcW w:w="280" w:type="pct"/>
          </w:tcPr>
          <w:p w14:paraId="43E300AF" w14:textId="77777777" w:rsidR="007064B9" w:rsidRPr="007036CE" w:rsidRDefault="007064B9" w:rsidP="00D40F0E">
            <w:pPr>
              <w:pStyle w:val="GOSTTablenorm"/>
            </w:pPr>
            <w:r w:rsidRPr="007036CE">
              <w:t>Нет</w:t>
            </w:r>
          </w:p>
        </w:tc>
        <w:tc>
          <w:tcPr>
            <w:tcW w:w="315" w:type="pct"/>
          </w:tcPr>
          <w:p w14:paraId="769E0B65" w14:textId="77777777" w:rsidR="007064B9" w:rsidRPr="007036CE" w:rsidRDefault="007064B9" w:rsidP="00D40F0E">
            <w:pPr>
              <w:pStyle w:val="GOSTTablenorm"/>
            </w:pPr>
            <w:r w:rsidRPr="007036CE">
              <w:t>&lt;=3</w:t>
            </w:r>
          </w:p>
        </w:tc>
        <w:tc>
          <w:tcPr>
            <w:tcW w:w="2055" w:type="pct"/>
          </w:tcPr>
          <w:p w14:paraId="28280905" w14:textId="77777777" w:rsidR="007064B9" w:rsidRPr="007036CE" w:rsidRDefault="007064B9" w:rsidP="00D40F0E">
            <w:pPr>
              <w:pStyle w:val="GOSTTablenorm"/>
            </w:pPr>
            <w:r w:rsidRPr="007036CE">
              <w:t>Указывается период действия ПОФР.</w:t>
            </w:r>
          </w:p>
          <w:p w14:paraId="22EECAE0" w14:textId="77777777" w:rsidR="007064B9" w:rsidRPr="007036CE" w:rsidRDefault="007064B9" w:rsidP="007064B9">
            <w:pPr>
              <w:pStyle w:val="GOSTTablenorm"/>
            </w:pPr>
            <w:r w:rsidRPr="007036CE">
              <w:t>Обязателен для заполнения, если хотя бы в одном из параметров «Признак учета ПОФР на ЛС плательщика» (</w:t>
            </w:r>
            <w:r w:rsidRPr="007036CE">
              <w:rPr>
                <w:b/>
                <w:lang w:val="en-US"/>
              </w:rPr>
              <w:t>Payer</w:t>
            </w:r>
            <w:r w:rsidRPr="007036CE">
              <w:rPr>
                <w:b/>
              </w:rPr>
              <w:t>:</w:t>
            </w:r>
            <w:r w:rsidRPr="007036CE">
              <w:t>StmInfrmtn_FAH_POFRP) или «Признак учета ПОФР на ЛС получателя» (</w:t>
            </w:r>
            <w:r w:rsidRPr="007036CE">
              <w:rPr>
                <w:b/>
                <w:lang w:val="en-US"/>
              </w:rPr>
              <w:t>Payee</w:t>
            </w:r>
            <w:r w:rsidRPr="007036CE">
              <w:rPr>
                <w:b/>
              </w:rPr>
              <w:t>:</w:t>
            </w:r>
            <w:r w:rsidRPr="007036CE">
              <w:t>StmInfrmtn_FAH_POFRR) указано значение «</w:t>
            </w:r>
            <w:r w:rsidR="009C7DBE" w:rsidRPr="007036CE">
              <w:rPr>
                <w:lang w:val="en-US"/>
              </w:rPr>
              <w:t>true</w:t>
            </w:r>
            <w:r w:rsidRPr="007036CE">
              <w:t>» (Да)</w:t>
            </w:r>
          </w:p>
        </w:tc>
      </w:tr>
      <w:tr w:rsidR="00716369" w:rsidRPr="007036CE" w14:paraId="268E9A1D" w14:textId="77777777" w:rsidTr="00F92E5F">
        <w:trPr>
          <w:cnfStyle w:val="000000100000" w:firstRow="0" w:lastRow="0" w:firstColumn="0" w:lastColumn="0" w:oddVBand="0" w:evenVBand="0" w:oddHBand="1" w:evenHBand="0" w:firstRowFirstColumn="0" w:firstRowLastColumn="0" w:lastRowFirstColumn="0" w:lastRowLastColumn="0"/>
        </w:trPr>
        <w:tc>
          <w:tcPr>
            <w:tcW w:w="1100" w:type="pct"/>
          </w:tcPr>
          <w:p w14:paraId="4C7E33A5" w14:textId="77777777" w:rsidR="00716369" w:rsidRPr="007036CE" w:rsidRDefault="006B6BC6" w:rsidP="00D40F0E">
            <w:pPr>
              <w:pStyle w:val="GOSTTablenorm"/>
            </w:pPr>
            <w:r w:rsidRPr="007036CE">
              <w:t>Система-и</w:t>
            </w:r>
            <w:r w:rsidR="006859B3" w:rsidRPr="007036CE">
              <w:t>сточник</w:t>
            </w:r>
          </w:p>
        </w:tc>
        <w:tc>
          <w:tcPr>
            <w:tcW w:w="750" w:type="pct"/>
          </w:tcPr>
          <w:p w14:paraId="20901F5A" w14:textId="77777777" w:rsidR="00716369" w:rsidRPr="007036CE" w:rsidRDefault="00B41238" w:rsidP="00D40F0E">
            <w:pPr>
              <w:pStyle w:val="GOSTTablenorm"/>
              <w:rPr>
                <w:lang w:val="en-US"/>
              </w:rPr>
            </w:pPr>
            <w:r w:rsidRPr="007036CE">
              <w:t>StmInfrmtn_Src</w:t>
            </w:r>
          </w:p>
        </w:tc>
        <w:tc>
          <w:tcPr>
            <w:tcW w:w="500" w:type="pct"/>
          </w:tcPr>
          <w:p w14:paraId="540F9470" w14:textId="77777777" w:rsidR="00716369" w:rsidRPr="007036CE" w:rsidRDefault="006859B3" w:rsidP="00D40F0E">
            <w:pPr>
              <w:pStyle w:val="GOSTTablenorm"/>
            </w:pPr>
            <w:r w:rsidRPr="007036CE">
              <w:t>Строка</w:t>
            </w:r>
          </w:p>
        </w:tc>
        <w:tc>
          <w:tcPr>
            <w:tcW w:w="280" w:type="pct"/>
          </w:tcPr>
          <w:p w14:paraId="74BE773C" w14:textId="77777777" w:rsidR="00716369" w:rsidRPr="007036CE" w:rsidRDefault="006859B3" w:rsidP="00D40F0E">
            <w:pPr>
              <w:pStyle w:val="GOSTTablenorm"/>
            </w:pPr>
            <w:r w:rsidRPr="007036CE">
              <w:t>Да</w:t>
            </w:r>
          </w:p>
        </w:tc>
        <w:tc>
          <w:tcPr>
            <w:tcW w:w="315" w:type="pct"/>
          </w:tcPr>
          <w:p w14:paraId="49F11DE0" w14:textId="77777777" w:rsidR="00716369" w:rsidRPr="007036CE" w:rsidRDefault="006859B3" w:rsidP="00D40F0E">
            <w:pPr>
              <w:pStyle w:val="GOSTTablenorm"/>
              <w:rPr>
                <w:lang w:val="en-US"/>
              </w:rPr>
            </w:pPr>
            <w:r w:rsidRPr="007036CE">
              <w:rPr>
                <w:lang w:val="en-US"/>
              </w:rPr>
              <w:t>&lt;=50</w:t>
            </w:r>
          </w:p>
        </w:tc>
        <w:tc>
          <w:tcPr>
            <w:tcW w:w="2055" w:type="pct"/>
          </w:tcPr>
          <w:p w14:paraId="4213F590" w14:textId="77777777" w:rsidR="00716369" w:rsidRPr="007036CE" w:rsidRDefault="006859B3" w:rsidP="00D40F0E">
            <w:pPr>
              <w:pStyle w:val="GOSTTablenorm"/>
            </w:pPr>
            <w:r w:rsidRPr="007036CE">
              <w:t>Указывается система источник, из которой получен документ</w:t>
            </w:r>
            <w:r w:rsidR="00745774" w:rsidRPr="007036CE">
              <w:t>.</w:t>
            </w:r>
          </w:p>
          <w:p w14:paraId="12C07154" w14:textId="77777777" w:rsidR="00745774" w:rsidRPr="007036CE" w:rsidRDefault="00745774" w:rsidP="00D40F0E">
            <w:pPr>
              <w:pStyle w:val="GOSTTablenorm"/>
            </w:pPr>
            <w:r w:rsidRPr="007036CE">
              <w:t>Возможные значения:</w:t>
            </w:r>
          </w:p>
          <w:p w14:paraId="7BC85916" w14:textId="4C8D2096" w:rsidR="00C52997" w:rsidRPr="007036CE" w:rsidRDefault="001378D7" w:rsidP="00811F08">
            <w:pPr>
              <w:pStyle w:val="GOSTTableListMark1"/>
            </w:pPr>
            <w:r w:rsidRPr="007036CE">
              <w:t>«</w:t>
            </w:r>
            <w:r w:rsidR="009C7DBE" w:rsidRPr="007036CE">
              <w:t xml:space="preserve">EXP» </w:t>
            </w:r>
            <w:r w:rsidR="002B1F7A" w:rsidRPr="007036CE">
              <w:t>–</w:t>
            </w:r>
            <w:r w:rsidR="009C7DBE" w:rsidRPr="007036CE">
              <w:t xml:space="preserve"> </w:t>
            </w:r>
            <w:r w:rsidR="00C52997" w:rsidRPr="007036CE">
              <w:t>ПУР</w:t>
            </w:r>
            <w:r w:rsidRPr="007036CE">
              <w:t>;</w:t>
            </w:r>
          </w:p>
          <w:p w14:paraId="500E9C53" w14:textId="600BFB9A" w:rsidR="00745774" w:rsidRPr="007036CE" w:rsidRDefault="001378D7" w:rsidP="00811F08">
            <w:pPr>
              <w:pStyle w:val="GOSTTableListMark1"/>
            </w:pPr>
            <w:r w:rsidRPr="007036CE">
              <w:t>«</w:t>
            </w:r>
            <w:r w:rsidR="009C7DBE" w:rsidRPr="007036CE">
              <w:t xml:space="preserve">FAM» </w:t>
            </w:r>
            <w:r w:rsidR="002B1F7A" w:rsidRPr="007036CE">
              <w:t>–</w:t>
            </w:r>
            <w:r w:rsidR="009C7DBE" w:rsidRPr="007036CE">
              <w:t xml:space="preserve"> </w:t>
            </w:r>
            <w:r w:rsidR="002D60F4" w:rsidRPr="007036CE">
              <w:t>ПУДС</w:t>
            </w:r>
            <w:r w:rsidRPr="007036CE">
              <w:t>;</w:t>
            </w:r>
          </w:p>
          <w:p w14:paraId="5B8FF564" w14:textId="56087B11" w:rsidR="002D60F4" w:rsidRPr="007036CE" w:rsidRDefault="001378D7" w:rsidP="00811F08">
            <w:pPr>
              <w:pStyle w:val="GOSTTableListMark1"/>
            </w:pPr>
            <w:r w:rsidRPr="007036CE">
              <w:t>«</w:t>
            </w:r>
            <w:r w:rsidR="009C7DBE" w:rsidRPr="007036CE">
              <w:t xml:space="preserve">ASFK» </w:t>
            </w:r>
            <w:r w:rsidR="002B1F7A" w:rsidRPr="007036CE">
              <w:t>–</w:t>
            </w:r>
            <w:r w:rsidR="009C7DBE" w:rsidRPr="007036CE">
              <w:t xml:space="preserve"> </w:t>
            </w:r>
            <w:r w:rsidR="002D60F4" w:rsidRPr="007036CE">
              <w:t>АСФК</w:t>
            </w:r>
            <w:r w:rsidRPr="007036CE">
              <w:t>;</w:t>
            </w:r>
          </w:p>
          <w:p w14:paraId="3CC5E3FB" w14:textId="4D97483F" w:rsidR="002D60F4" w:rsidRPr="007036CE" w:rsidRDefault="001378D7" w:rsidP="00811F08">
            <w:pPr>
              <w:pStyle w:val="GOSTTableListMark1"/>
            </w:pPr>
            <w:r w:rsidRPr="007036CE">
              <w:t>«</w:t>
            </w:r>
            <w:r w:rsidR="009C7DBE" w:rsidRPr="007036CE">
              <w:t xml:space="preserve">TSE» </w:t>
            </w:r>
            <w:r w:rsidR="002B1F7A" w:rsidRPr="007036CE">
              <w:t>–</w:t>
            </w:r>
            <w:r w:rsidR="009C7DBE" w:rsidRPr="007036CE">
              <w:t xml:space="preserve"> </w:t>
            </w:r>
            <w:r w:rsidR="002D60F4" w:rsidRPr="007036CE">
              <w:t>ПУР КС</w:t>
            </w:r>
            <w:r w:rsidRPr="007036CE">
              <w:t>;</w:t>
            </w:r>
          </w:p>
          <w:p w14:paraId="0EC7E82E" w14:textId="13D42AC4" w:rsidR="002D60F4" w:rsidRPr="007036CE" w:rsidRDefault="001378D7" w:rsidP="00811F08">
            <w:pPr>
              <w:pStyle w:val="GOSTTableListMark1"/>
            </w:pPr>
            <w:r w:rsidRPr="007036CE">
              <w:t>«</w:t>
            </w:r>
            <w:r w:rsidR="00C07C33" w:rsidRPr="007036CE">
              <w:t>INC</w:t>
            </w:r>
            <w:r w:rsidR="009C7DBE" w:rsidRPr="007036CE">
              <w:t xml:space="preserve">» </w:t>
            </w:r>
            <w:r w:rsidR="002B1F7A" w:rsidRPr="007036CE">
              <w:t>–</w:t>
            </w:r>
            <w:r w:rsidR="00C07C33" w:rsidRPr="007036CE">
              <w:t xml:space="preserve"> </w:t>
            </w:r>
            <w:r w:rsidR="002D60F4" w:rsidRPr="007036CE">
              <w:t>ПУР АУ/БУ</w:t>
            </w:r>
            <w:r w:rsidRPr="007036CE">
              <w:t>;</w:t>
            </w:r>
          </w:p>
          <w:p w14:paraId="2622F7F1" w14:textId="420030E7" w:rsidR="002D60F4" w:rsidRPr="007036CE" w:rsidRDefault="001378D7" w:rsidP="00811F08">
            <w:pPr>
              <w:pStyle w:val="GOSTTableListMark1"/>
            </w:pPr>
            <w:r w:rsidRPr="007036CE">
              <w:t>«</w:t>
            </w:r>
            <w:r w:rsidR="009C7DBE" w:rsidRPr="007036CE">
              <w:t xml:space="preserve">RMS» </w:t>
            </w:r>
            <w:r w:rsidR="002B1F7A" w:rsidRPr="007036CE">
              <w:t>–</w:t>
            </w:r>
            <w:r w:rsidR="009C7DBE" w:rsidRPr="007036CE">
              <w:t xml:space="preserve"> </w:t>
            </w:r>
            <w:r w:rsidR="00C52997" w:rsidRPr="007036CE">
              <w:t>ПУД</w:t>
            </w:r>
          </w:p>
        </w:tc>
      </w:tr>
      <w:tr w:rsidR="00AE5F79" w:rsidRPr="007036CE" w14:paraId="42E09044" w14:textId="77777777" w:rsidTr="00F92E5F">
        <w:trPr>
          <w:cnfStyle w:val="000000010000" w:firstRow="0" w:lastRow="0" w:firstColumn="0" w:lastColumn="0" w:oddVBand="0" w:evenVBand="0" w:oddHBand="0" w:evenHBand="1" w:firstRowFirstColumn="0" w:firstRowLastColumn="0" w:lastRowFirstColumn="0" w:lastRowLastColumn="0"/>
          <w:ins w:id="701" w:author="Левина Алла EXP-310705" w:date="2025-04-17T13:33:00Z"/>
        </w:trPr>
        <w:tc>
          <w:tcPr>
            <w:tcW w:w="1100" w:type="pct"/>
          </w:tcPr>
          <w:p w14:paraId="47BB21E7" w14:textId="77777777" w:rsidR="00AE5F79" w:rsidRPr="007036CE" w:rsidRDefault="00AE5F79" w:rsidP="00D40F0E">
            <w:pPr>
              <w:pStyle w:val="GOSTTablenorm"/>
              <w:rPr>
                <w:ins w:id="702" w:author="Левина Алла EXP-310705" w:date="2025-04-17T13:33:00Z"/>
              </w:rPr>
            </w:pPr>
            <w:ins w:id="703" w:author="Левина Алла EXP-310705" w:date="2025-04-17T13:34:00Z">
              <w:r w:rsidRPr="007036CE">
                <w:t>Счет ЦР ФК</w:t>
              </w:r>
            </w:ins>
          </w:p>
        </w:tc>
        <w:tc>
          <w:tcPr>
            <w:tcW w:w="750" w:type="pct"/>
          </w:tcPr>
          <w:p w14:paraId="71106CD0" w14:textId="77777777" w:rsidR="00AE5F79" w:rsidRPr="007036CE" w:rsidRDefault="00DA03BC" w:rsidP="00D40F0E">
            <w:pPr>
              <w:pStyle w:val="GOSTTablenorm"/>
              <w:rPr>
                <w:ins w:id="704" w:author="Левина Алла EXP-310705" w:date="2025-04-17T13:33:00Z"/>
              </w:rPr>
            </w:pPr>
            <w:ins w:id="705" w:author="Кирилл Воробьёв" w:date="2025-05-07T19:24:00Z">
              <w:r w:rsidRPr="007036CE">
                <w:t>MarksCS_CheckAccDigRUB</w:t>
              </w:r>
            </w:ins>
          </w:p>
        </w:tc>
        <w:tc>
          <w:tcPr>
            <w:tcW w:w="500" w:type="pct"/>
          </w:tcPr>
          <w:p w14:paraId="1E2B55DC" w14:textId="77777777" w:rsidR="00AE5F79" w:rsidRPr="007036CE" w:rsidRDefault="00AE5F79" w:rsidP="00D40F0E">
            <w:pPr>
              <w:pStyle w:val="GOSTTablenorm"/>
              <w:rPr>
                <w:ins w:id="706" w:author="Левина Алла EXP-310705" w:date="2025-04-17T13:33:00Z"/>
              </w:rPr>
            </w:pPr>
            <w:ins w:id="707" w:author="Левина Алла EXP-310705" w:date="2025-04-17T13:34:00Z">
              <w:r w:rsidRPr="007036CE">
                <w:t>Строка</w:t>
              </w:r>
            </w:ins>
          </w:p>
        </w:tc>
        <w:tc>
          <w:tcPr>
            <w:tcW w:w="280" w:type="pct"/>
          </w:tcPr>
          <w:p w14:paraId="7F899AC8" w14:textId="77777777" w:rsidR="00AE5F79" w:rsidRPr="007036CE" w:rsidRDefault="00AE5F79" w:rsidP="00D40F0E">
            <w:pPr>
              <w:pStyle w:val="GOSTTablenorm"/>
              <w:rPr>
                <w:ins w:id="708" w:author="Левина Алла EXP-310705" w:date="2025-04-17T13:33:00Z"/>
              </w:rPr>
            </w:pPr>
            <w:ins w:id="709" w:author="Левина Алла EXP-310705" w:date="2025-04-17T13:34:00Z">
              <w:r w:rsidRPr="007036CE">
                <w:t>Нет</w:t>
              </w:r>
            </w:ins>
          </w:p>
        </w:tc>
        <w:tc>
          <w:tcPr>
            <w:tcW w:w="315" w:type="pct"/>
          </w:tcPr>
          <w:p w14:paraId="5D03DDE5" w14:textId="77777777" w:rsidR="00AE5F79" w:rsidRPr="007036CE" w:rsidRDefault="00AE5F79" w:rsidP="00D40F0E">
            <w:pPr>
              <w:pStyle w:val="GOSTTablenorm"/>
              <w:rPr>
                <w:ins w:id="710" w:author="Левина Алла EXP-310705" w:date="2025-04-17T13:33:00Z"/>
              </w:rPr>
            </w:pPr>
            <w:ins w:id="711" w:author="Левина Алла EXP-310705" w:date="2025-04-17T13:34:00Z">
              <w:r w:rsidRPr="007036CE">
                <w:t>=20</w:t>
              </w:r>
            </w:ins>
          </w:p>
        </w:tc>
        <w:tc>
          <w:tcPr>
            <w:tcW w:w="2055" w:type="pct"/>
          </w:tcPr>
          <w:p w14:paraId="7864821D" w14:textId="77777777" w:rsidR="00AE5F79" w:rsidRPr="007036CE" w:rsidRDefault="00AE5F79" w:rsidP="00D40F0E">
            <w:pPr>
              <w:pStyle w:val="GOSTTablenorm"/>
              <w:rPr>
                <w:ins w:id="712" w:author="Левина Алла EXP-310705" w:date="2025-04-17T13:33:00Z"/>
              </w:rPr>
            </w:pPr>
            <w:ins w:id="713" w:author="Левина Алла EXP-310705" w:date="2025-04-17T13:35:00Z">
              <w:r w:rsidRPr="007036CE">
                <w:t xml:space="preserve">Указывается номер цифрового кошелька, открытый Федеральному казначейству на </w:t>
              </w:r>
              <w:r w:rsidRPr="007036CE">
                <w:rPr>
                  <w:szCs w:val="24"/>
                </w:rPr>
                <w:t>ПлЦР БР</w:t>
              </w:r>
            </w:ins>
            <w:ins w:id="714" w:author="Левина Алла EXP-310705" w:date="2025-04-17T13:37:00Z">
              <w:r w:rsidRPr="007036CE">
                <w:rPr>
                  <w:szCs w:val="24"/>
                </w:rPr>
                <w:t xml:space="preserve"> при перечислении на сче</w:t>
              </w:r>
            </w:ins>
            <w:ins w:id="715" w:author="Левина Алла EXP-310705" w:date="2025-04-17T13:38:00Z">
              <w:r w:rsidRPr="007036CE">
                <w:rPr>
                  <w:szCs w:val="24"/>
                </w:rPr>
                <w:t>та в ЦР контрагентов. Обязателен для заполнения</w:t>
              </w:r>
            </w:ins>
            <w:ins w:id="716" w:author="Левина Алла EXP-310705" w:date="2025-04-17T13:39:00Z">
              <w:r w:rsidRPr="007036CE">
                <w:rPr>
                  <w:szCs w:val="24"/>
                </w:rPr>
                <w:t>, если в параметре «</w:t>
              </w:r>
              <w:r w:rsidRPr="007036CE">
                <w:t xml:space="preserve">Тип </w:t>
              </w:r>
              <w:r w:rsidRPr="007036CE">
                <w:rPr>
                  <w:lang w:val="en-US"/>
                </w:rPr>
                <w:t>ED</w:t>
              </w:r>
              <w:r w:rsidRPr="007036CE">
                <w:rPr>
                  <w:szCs w:val="24"/>
                </w:rPr>
                <w:t xml:space="preserve">» </w:t>
              </w:r>
            </w:ins>
            <w:ins w:id="717" w:author="Левина Алла EXP-310705" w:date="2025-04-17T13:40:00Z">
              <w:r w:rsidRPr="007036CE">
                <w:rPr>
                  <w:szCs w:val="24"/>
                </w:rPr>
                <w:t>(</w:t>
              </w:r>
              <w:r w:rsidRPr="007036CE">
                <w:t>BasicRequisites_EDType) указано значение «</w:t>
              </w:r>
            </w:ins>
            <w:ins w:id="718" w:author="Левина Алла EXP-310705" w:date="2025-04-17T13:41:00Z">
              <w:r w:rsidRPr="007036CE">
                <w:t>G101 – Платеж</w:t>
              </w:r>
              <w:r w:rsidRPr="007036CE">
                <w:lastRenderedPageBreak/>
                <w:t>ное поручение (ЦР) или «G108 – Платежное поручение на общую сумму с реестром (ЦР)»</w:t>
              </w:r>
            </w:ins>
          </w:p>
        </w:tc>
      </w:tr>
      <w:tr w:rsidR="00B43086" w:rsidRPr="007036CE" w14:paraId="696CAC0B" w14:textId="77777777" w:rsidTr="00F92E5F">
        <w:trPr>
          <w:cnfStyle w:val="000000100000" w:firstRow="0" w:lastRow="0" w:firstColumn="0" w:lastColumn="0" w:oddVBand="0" w:evenVBand="0" w:oddHBand="1" w:evenHBand="0" w:firstRowFirstColumn="0" w:firstRowLastColumn="0" w:lastRowFirstColumn="0" w:lastRowLastColumn="0"/>
          <w:ins w:id="719" w:author="Якименко Светлана Валериевна" w:date="2025-10-06T10:16:00Z"/>
        </w:trPr>
        <w:tc>
          <w:tcPr>
            <w:tcW w:w="1100" w:type="pct"/>
          </w:tcPr>
          <w:p w14:paraId="01249F1E" w14:textId="74155847" w:rsidR="00B43086" w:rsidRPr="007036CE" w:rsidRDefault="00ED14BE" w:rsidP="00ED14BE">
            <w:pPr>
              <w:pStyle w:val="GOSTTablenorm"/>
              <w:rPr>
                <w:ins w:id="720" w:author="Якименко Светлана Валериевна" w:date="2025-10-06T10:16:00Z"/>
              </w:rPr>
            </w:pPr>
            <w:ins w:id="721" w:author="Якименко Светлана Валериевна" w:date="2025-10-06T10:34:00Z">
              <w:r w:rsidRPr="007036CE">
                <w:lastRenderedPageBreak/>
                <w:t xml:space="preserve">Код </w:t>
              </w:r>
            </w:ins>
            <w:commentRangeStart w:id="722"/>
            <w:ins w:id="723" w:author="Якименко Светлана Валериевна" w:date="2025-10-06T10:18:00Z">
              <w:r w:rsidR="00B43086" w:rsidRPr="007036CE">
                <w:t>УБП</w:t>
              </w:r>
              <w:commentRangeEnd w:id="722"/>
              <w:r w:rsidR="00B43086" w:rsidRPr="007036CE">
                <w:rPr>
                  <w:rStyle w:val="afff4"/>
                  <w:sz w:val="22"/>
                  <w:szCs w:val="20"/>
                </w:rPr>
                <w:commentReference w:id="722"/>
              </w:r>
            </w:ins>
            <w:ins w:id="724" w:author="Якименко Светлана Валериевна" w:date="2025-10-06T10:34:00Z">
              <w:r w:rsidRPr="007036CE">
                <w:t xml:space="preserve"> </w:t>
              </w:r>
            </w:ins>
            <w:ins w:id="725" w:author="Якименко Светлана Валериевна" w:date="2025-10-06T10:18:00Z">
              <w:r w:rsidR="00B43086" w:rsidRPr="007036CE">
                <w:t>ТОФК</w:t>
              </w:r>
            </w:ins>
            <w:ins w:id="726" w:author="Якименко Светлана Валериевна" w:date="2025-10-06T10:34:00Z">
              <w:r w:rsidRPr="007036CE">
                <w:t xml:space="preserve"> ЦС </w:t>
              </w:r>
            </w:ins>
            <w:ins w:id="727" w:author="Якименко Светлана Валериевна" w:date="2025-10-06T10:18:00Z">
              <w:r w:rsidR="00B43086" w:rsidRPr="007036CE">
                <w:t>учета</w:t>
              </w:r>
            </w:ins>
          </w:p>
        </w:tc>
        <w:tc>
          <w:tcPr>
            <w:tcW w:w="750" w:type="pct"/>
          </w:tcPr>
          <w:p w14:paraId="74F8E32A" w14:textId="084A99C6" w:rsidR="001F685A" w:rsidRPr="007036CE" w:rsidRDefault="001F685A" w:rsidP="002006E6">
            <w:pPr>
              <w:pStyle w:val="GOSTTablenorm"/>
              <w:rPr>
                <w:ins w:id="728" w:author="Якименко Светлана Валериевна" w:date="2025-10-06T10:16:00Z"/>
                <w:lang w:val="en-US"/>
              </w:rPr>
            </w:pPr>
            <w:ins w:id="729" w:author="Кирилл Воробьёв" w:date="2025-10-07T18:37:00Z">
              <w:r w:rsidRPr="007036CE">
                <w:t>CodeCS</w:t>
              </w:r>
            </w:ins>
          </w:p>
        </w:tc>
        <w:tc>
          <w:tcPr>
            <w:tcW w:w="500" w:type="pct"/>
          </w:tcPr>
          <w:p w14:paraId="0B2FB4FA" w14:textId="511A56C9" w:rsidR="00B43086" w:rsidRPr="007036CE" w:rsidRDefault="00B43086" w:rsidP="00D40F0E">
            <w:pPr>
              <w:pStyle w:val="GOSTTablenorm"/>
              <w:rPr>
                <w:ins w:id="730" w:author="Якименко Светлана Валериевна" w:date="2025-10-06T10:16:00Z"/>
              </w:rPr>
            </w:pPr>
            <w:ins w:id="731" w:author="Якименко Светлана Валериевна" w:date="2025-10-06T10:18:00Z">
              <w:r w:rsidRPr="007036CE">
                <w:t>Строка</w:t>
              </w:r>
            </w:ins>
          </w:p>
        </w:tc>
        <w:tc>
          <w:tcPr>
            <w:tcW w:w="280" w:type="pct"/>
          </w:tcPr>
          <w:p w14:paraId="403E9D6F" w14:textId="2474AA50" w:rsidR="00B43086" w:rsidRPr="007036CE" w:rsidRDefault="00B43086" w:rsidP="00D40F0E">
            <w:pPr>
              <w:pStyle w:val="GOSTTablenorm"/>
              <w:rPr>
                <w:ins w:id="732" w:author="Якименко Светлана Валериевна" w:date="2025-10-06T10:16:00Z"/>
              </w:rPr>
            </w:pPr>
            <w:ins w:id="733" w:author="Якименко Светлана Валериевна" w:date="2025-10-06T10:18:00Z">
              <w:r w:rsidRPr="007036CE">
                <w:t>Нет</w:t>
              </w:r>
            </w:ins>
          </w:p>
        </w:tc>
        <w:tc>
          <w:tcPr>
            <w:tcW w:w="315" w:type="pct"/>
          </w:tcPr>
          <w:p w14:paraId="3D2A7128" w14:textId="6D317BF0" w:rsidR="00B43086" w:rsidRPr="007036CE" w:rsidRDefault="00B43086" w:rsidP="00D40F0E">
            <w:pPr>
              <w:pStyle w:val="GOSTTablenorm"/>
              <w:rPr>
                <w:ins w:id="734" w:author="Якименко Светлана Валериевна" w:date="2025-10-06T10:16:00Z"/>
              </w:rPr>
            </w:pPr>
            <w:ins w:id="735" w:author="Якименко Светлана Валериевна" w:date="2025-10-06T10:18:00Z">
              <w:r w:rsidRPr="007036CE">
                <w:t>=4</w:t>
              </w:r>
            </w:ins>
          </w:p>
        </w:tc>
        <w:tc>
          <w:tcPr>
            <w:tcW w:w="2055" w:type="pct"/>
          </w:tcPr>
          <w:p w14:paraId="730FC519" w14:textId="0CE16C6D" w:rsidR="00B43086" w:rsidRPr="007036CE" w:rsidRDefault="00B43086" w:rsidP="00B43086">
            <w:pPr>
              <w:pStyle w:val="GOSTTablenorm"/>
              <w:rPr>
                <w:ins w:id="736" w:author="Якименко Светлана Валериевна" w:date="2025-10-06T10:20:00Z"/>
              </w:rPr>
            </w:pPr>
            <w:ins w:id="737" w:author="Якименко Светлана Валериевна" w:date="2025-10-06T10:18:00Z">
              <w:r w:rsidRPr="007036CE">
                <w:t xml:space="preserve">Указывается </w:t>
              </w:r>
            </w:ins>
            <w:ins w:id="738" w:author="Якименко Светлана Валериевна" w:date="2025-10-06T10:19:00Z">
              <w:r w:rsidRPr="007036CE">
                <w:t>Код УБП ТОФК ЦС учета корреспондента.</w:t>
              </w:r>
            </w:ins>
          </w:p>
          <w:p w14:paraId="2A43A10A" w14:textId="77777777" w:rsidR="00B43086" w:rsidRPr="007036CE" w:rsidRDefault="00B43086" w:rsidP="00B43086">
            <w:pPr>
              <w:pStyle w:val="GOSTTablenorm"/>
              <w:rPr>
                <w:ins w:id="739" w:author="Якименко Светлана Валериевна" w:date="2025-10-06T10:23:00Z"/>
              </w:rPr>
            </w:pPr>
            <w:ins w:id="740" w:author="Якименко Светлана Валериевна" w:date="2025-10-06T10:20:00Z">
              <w:r w:rsidRPr="007036CE">
                <w:t>Обязателен для заполнения по л/с с кодом 08, если</w:t>
              </w:r>
            </w:ins>
            <w:ins w:id="741" w:author="Якименко Светлана Валериевна" w:date="2025-10-06T10:23:00Z">
              <w:r w:rsidRPr="007036CE">
                <w:t>:</w:t>
              </w:r>
            </w:ins>
          </w:p>
          <w:p w14:paraId="3F095855" w14:textId="7219747E" w:rsidR="00B43086" w:rsidRPr="007036CE" w:rsidRDefault="00B43086" w:rsidP="00093917">
            <w:pPr>
              <w:pStyle w:val="GOSTTableListMark1"/>
              <w:rPr>
                <w:ins w:id="742" w:author="Якименко Светлана Валериевна" w:date="2025-10-06T10:24:00Z"/>
              </w:rPr>
            </w:pPr>
            <w:ins w:id="743" w:author="Якименко Светлана Валериевна" w:date="2025-10-06T10:23:00Z">
              <w:r w:rsidRPr="007036CE">
                <w:t xml:space="preserve">для </w:t>
              </w:r>
            </w:ins>
            <w:ins w:id="744" w:author="Якименко Светлана Валериевна" w:date="2025-10-06T10:24:00Z">
              <w:r w:rsidRPr="007036CE">
                <w:t>КДВ</w:t>
              </w:r>
            </w:ins>
            <w:ins w:id="745" w:author="Якименко Светлана Валериевна" w:date="2025-10-06T10:20:00Z">
              <w:r w:rsidRPr="007036CE">
                <w:t xml:space="preserve"> </w:t>
              </w:r>
            </w:ins>
            <w:ins w:id="746" w:author="Якименко Светлана Валериевна" w:date="2025-10-06T10:22:00Z">
              <w:r w:rsidRPr="007036CE">
                <w:t xml:space="preserve">в параметре </w:t>
              </w:r>
            </w:ins>
            <w:ins w:id="747" w:author="Якименко Светлана Валериевна" w:date="2025-10-06T10:24:00Z">
              <w:r w:rsidRPr="007036CE">
                <w:t>«Код типа КС получа</w:t>
              </w:r>
            </w:ins>
            <w:ins w:id="748" w:author="Якименко С.В. EXP-342929" w:date="2026-02-13T15:07:00Z">
              <w:r w:rsidR="00704EBB">
                <w:t>те</w:t>
              </w:r>
            </w:ins>
            <w:ins w:id="749" w:author="Якименко Светлана Валериевна" w:date="2025-10-06T10:24:00Z">
              <w:del w:id="750" w:author="Якименко С.В. EXP-342929" w:date="2026-02-13T15:07:00Z">
                <w:r w:rsidRPr="007036CE" w:rsidDel="00704EBB">
                  <w:delText>ет</w:delText>
                </w:r>
              </w:del>
              <w:r w:rsidRPr="007036CE">
                <w:t>ля» указано значение</w:t>
              </w:r>
            </w:ins>
            <w:ins w:id="751" w:author="Якименко Светлана Валериевна" w:date="2025-10-06T10:20:00Z">
              <w:r w:rsidRPr="007036CE">
                <w:t xml:space="preserve"> = «00»</w:t>
              </w:r>
            </w:ins>
            <w:ins w:id="752" w:author="Якименко Светлана Валериевна" w:date="2025-10-06T10:24:00Z">
              <w:r w:rsidRPr="007036CE">
                <w:t>;</w:t>
              </w:r>
            </w:ins>
          </w:p>
          <w:p w14:paraId="2043F076" w14:textId="44A0FC2A" w:rsidR="00B43086" w:rsidRPr="007036CE" w:rsidRDefault="00B43086" w:rsidP="00093917">
            <w:pPr>
              <w:pStyle w:val="GOSTTableListMark1"/>
              <w:rPr>
                <w:ins w:id="753" w:author="Якименко Светлана Валериевна" w:date="2025-10-06T10:16:00Z"/>
              </w:rPr>
            </w:pPr>
            <w:ins w:id="754" w:author="Якименко Светлана Валериевна" w:date="2025-10-06T10:24:00Z">
              <w:r w:rsidRPr="007036CE">
                <w:t xml:space="preserve">для КДИ в параметре «Код типа КС плательщика» указано значение = </w:t>
              </w:r>
            </w:ins>
            <w:ins w:id="755" w:author="Якименко Светлана Валериевна" w:date="2025-10-06T10:25:00Z">
              <w:r w:rsidRPr="007036CE">
                <w:t>«00».</w:t>
              </w:r>
            </w:ins>
          </w:p>
        </w:tc>
      </w:tr>
      <w:tr w:rsidR="0033323C" w:rsidRPr="007036CE" w14:paraId="1048BFC2" w14:textId="77777777" w:rsidTr="00F92E5F">
        <w:trPr>
          <w:cnfStyle w:val="000000010000" w:firstRow="0" w:lastRow="0" w:firstColumn="0" w:lastColumn="0" w:oddVBand="0" w:evenVBand="0" w:oddHBand="0" w:evenHBand="1" w:firstRowFirstColumn="0" w:firstRowLastColumn="0" w:lastRowFirstColumn="0" w:lastRowLastColumn="0"/>
        </w:trPr>
        <w:tc>
          <w:tcPr>
            <w:tcW w:w="1100" w:type="pct"/>
          </w:tcPr>
          <w:p w14:paraId="3C0B52C0" w14:textId="77777777" w:rsidR="00C12FB8" w:rsidRPr="007036CE" w:rsidRDefault="00C12FB8" w:rsidP="00843830">
            <w:pPr>
              <w:pStyle w:val="GOSTTablenorm"/>
              <w:rPr>
                <w:b/>
              </w:rPr>
            </w:pPr>
            <w:r w:rsidRPr="007036CE">
              <w:rPr>
                <w:b/>
              </w:rPr>
              <w:t>Реквизиты плательщика</w:t>
            </w:r>
          </w:p>
        </w:tc>
        <w:tc>
          <w:tcPr>
            <w:tcW w:w="750" w:type="pct"/>
          </w:tcPr>
          <w:p w14:paraId="1972659F" w14:textId="77777777" w:rsidR="00C12FB8" w:rsidRPr="007036CE" w:rsidRDefault="00C12FB8" w:rsidP="00843830">
            <w:pPr>
              <w:pStyle w:val="GOSTTablenorm"/>
              <w:rPr>
                <w:b/>
              </w:rPr>
            </w:pPr>
            <w:r w:rsidRPr="007036CE">
              <w:rPr>
                <w:b/>
              </w:rPr>
              <w:t>Payer</w:t>
            </w:r>
          </w:p>
        </w:tc>
        <w:tc>
          <w:tcPr>
            <w:tcW w:w="500" w:type="pct"/>
          </w:tcPr>
          <w:p w14:paraId="54B13E61" w14:textId="77777777" w:rsidR="00C12FB8" w:rsidRPr="007036CE" w:rsidRDefault="00C12FB8" w:rsidP="00843830">
            <w:pPr>
              <w:pStyle w:val="GOSTTablenorm"/>
            </w:pPr>
            <w:r w:rsidRPr="007036CE">
              <w:t>Объект</w:t>
            </w:r>
          </w:p>
        </w:tc>
        <w:tc>
          <w:tcPr>
            <w:tcW w:w="280" w:type="pct"/>
          </w:tcPr>
          <w:p w14:paraId="2EB3033B" w14:textId="77777777" w:rsidR="00C12FB8" w:rsidRPr="007036CE" w:rsidRDefault="00C12FB8" w:rsidP="00843830">
            <w:pPr>
              <w:pStyle w:val="GOSTTablenorm"/>
            </w:pPr>
            <w:r w:rsidRPr="007036CE">
              <w:t>Нет</w:t>
            </w:r>
          </w:p>
        </w:tc>
        <w:tc>
          <w:tcPr>
            <w:tcW w:w="315" w:type="pct"/>
          </w:tcPr>
          <w:p w14:paraId="248FA8CE" w14:textId="77777777" w:rsidR="00C12FB8" w:rsidRPr="007036CE" w:rsidRDefault="00C30B3B" w:rsidP="00843830">
            <w:pPr>
              <w:pStyle w:val="GOSTTablenorm"/>
            </w:pPr>
            <w:r w:rsidRPr="007036CE">
              <w:t>-</w:t>
            </w:r>
          </w:p>
        </w:tc>
        <w:tc>
          <w:tcPr>
            <w:tcW w:w="2055" w:type="pct"/>
          </w:tcPr>
          <w:p w14:paraId="364BAD6B" w14:textId="77777777" w:rsidR="00C12FB8" w:rsidRPr="007036CE" w:rsidRDefault="00C12FB8" w:rsidP="00843830">
            <w:pPr>
              <w:pStyle w:val="GOSTTablenorm"/>
            </w:pPr>
            <w:r w:rsidRPr="007036CE">
              <w:t xml:space="preserve">Обязателен для заполнения, если </w:t>
            </w:r>
            <w:r w:rsidRPr="007036CE" w:rsidDel="000C59B7">
              <w:t>BasicRequisites_POType</w:t>
            </w:r>
            <w:r w:rsidRPr="007036CE">
              <w:t xml:space="preserve"> = ЭДИ, КДИ. Если </w:t>
            </w:r>
            <w:r w:rsidRPr="007036CE" w:rsidDel="000C59B7">
              <w:t>BasicRequisites_POType</w:t>
            </w:r>
            <w:r w:rsidRPr="007036CE">
              <w:t xml:space="preserve"> = ЭДВ, КДВ, то не заполняется</w:t>
            </w:r>
          </w:p>
        </w:tc>
      </w:tr>
      <w:tr w:rsidR="0033323C" w:rsidRPr="007036CE" w14:paraId="7D43D641" w14:textId="77777777" w:rsidTr="00F92E5F">
        <w:trPr>
          <w:cnfStyle w:val="000000100000" w:firstRow="0" w:lastRow="0" w:firstColumn="0" w:lastColumn="0" w:oddVBand="0" w:evenVBand="0" w:oddHBand="1" w:evenHBand="0" w:firstRowFirstColumn="0" w:firstRowLastColumn="0" w:lastRowFirstColumn="0" w:lastRowLastColumn="0"/>
        </w:trPr>
        <w:tc>
          <w:tcPr>
            <w:tcW w:w="1100" w:type="pct"/>
          </w:tcPr>
          <w:p w14:paraId="51F13FCE" w14:textId="77777777" w:rsidR="00C12FB8" w:rsidRPr="007036CE" w:rsidRDefault="00C12FB8" w:rsidP="00843830">
            <w:pPr>
              <w:pStyle w:val="GOSTTablenorm"/>
            </w:pPr>
            <w:r w:rsidRPr="007036CE">
              <w:t>Контур плательщика</w:t>
            </w:r>
          </w:p>
        </w:tc>
        <w:tc>
          <w:tcPr>
            <w:tcW w:w="750" w:type="pct"/>
          </w:tcPr>
          <w:p w14:paraId="2F29A2DF" w14:textId="77777777" w:rsidR="00C12FB8" w:rsidRPr="007036CE" w:rsidRDefault="00C12FB8" w:rsidP="00843830">
            <w:pPr>
              <w:pStyle w:val="GOSTTablenorm"/>
              <w:rPr>
                <w:lang w:val="en-US"/>
              </w:rPr>
            </w:pPr>
            <w:r w:rsidRPr="007036CE">
              <w:rPr>
                <w:b/>
                <w:lang w:val="en-US"/>
              </w:rPr>
              <w:t>Payer:</w:t>
            </w:r>
            <w:r w:rsidRPr="007036CE">
              <w:rPr>
                <w:lang w:val="en-US"/>
              </w:rPr>
              <w:t>Payer_Contour</w:t>
            </w:r>
          </w:p>
        </w:tc>
        <w:tc>
          <w:tcPr>
            <w:tcW w:w="500" w:type="pct"/>
          </w:tcPr>
          <w:p w14:paraId="6B5A011A" w14:textId="77777777" w:rsidR="00C12FB8" w:rsidRPr="007036CE" w:rsidRDefault="00C12FB8" w:rsidP="00843830">
            <w:pPr>
              <w:pStyle w:val="GOSTTablenorm"/>
            </w:pPr>
            <w:r w:rsidRPr="007036CE">
              <w:t>Строка</w:t>
            </w:r>
          </w:p>
        </w:tc>
        <w:tc>
          <w:tcPr>
            <w:tcW w:w="280" w:type="pct"/>
          </w:tcPr>
          <w:p w14:paraId="76E93635" w14:textId="77777777" w:rsidR="00C12FB8" w:rsidRPr="007036CE" w:rsidRDefault="00C12FB8" w:rsidP="00843830">
            <w:pPr>
              <w:pStyle w:val="GOSTTablenorm"/>
            </w:pPr>
            <w:r w:rsidRPr="007036CE">
              <w:t>Да</w:t>
            </w:r>
          </w:p>
        </w:tc>
        <w:tc>
          <w:tcPr>
            <w:tcW w:w="315" w:type="pct"/>
          </w:tcPr>
          <w:p w14:paraId="6BD18184" w14:textId="77777777" w:rsidR="00C12FB8" w:rsidRPr="007036CE" w:rsidRDefault="00C12FB8" w:rsidP="00843830">
            <w:pPr>
              <w:pStyle w:val="GOSTTablenorm"/>
            </w:pPr>
            <w:r w:rsidRPr="007036CE">
              <w:t>=1</w:t>
            </w:r>
          </w:p>
        </w:tc>
        <w:tc>
          <w:tcPr>
            <w:tcW w:w="2055" w:type="pct"/>
          </w:tcPr>
          <w:p w14:paraId="5F62A54E" w14:textId="77777777" w:rsidR="00C12FB8" w:rsidRPr="007036CE" w:rsidRDefault="00C12FB8" w:rsidP="00843830">
            <w:pPr>
              <w:pStyle w:val="GOSTTablenorm"/>
            </w:pPr>
            <w:r w:rsidRPr="007036CE">
              <w:t>Указывается код контура, в котором проводится операция по ЛС плательщика</w:t>
            </w:r>
            <w:r w:rsidR="00666E41" w:rsidRPr="007036CE">
              <w:t>.</w:t>
            </w:r>
          </w:p>
          <w:p w14:paraId="666C8104" w14:textId="77777777" w:rsidR="00C12FB8" w:rsidRPr="007036CE" w:rsidRDefault="00C12FB8" w:rsidP="00843830">
            <w:pPr>
              <w:pStyle w:val="GOSTTablenorm"/>
            </w:pPr>
            <w:r w:rsidRPr="007036CE">
              <w:t>Возможные значения:</w:t>
            </w:r>
          </w:p>
          <w:p w14:paraId="6B9E74EE" w14:textId="77777777" w:rsidR="00C12FB8" w:rsidRPr="007036CE" w:rsidRDefault="00C12FB8" w:rsidP="00843830">
            <w:pPr>
              <w:pStyle w:val="GOSTTableListMark1"/>
            </w:pPr>
            <w:r w:rsidRPr="007036CE">
              <w:t>«</w:t>
            </w:r>
            <w:r w:rsidR="00666E41" w:rsidRPr="007036CE">
              <w:rPr>
                <w:lang w:val="en-US"/>
              </w:rPr>
              <w:t>O</w:t>
            </w:r>
            <w:r w:rsidRPr="007036CE">
              <w:t>» – открытый;</w:t>
            </w:r>
          </w:p>
          <w:p w14:paraId="38F8BFAE" w14:textId="77777777" w:rsidR="00C12FB8" w:rsidRPr="007036CE" w:rsidRDefault="00C12FB8" w:rsidP="00843830">
            <w:pPr>
              <w:pStyle w:val="GOSTTableListMark1"/>
            </w:pPr>
            <w:r w:rsidRPr="007036CE">
              <w:t>«</w:t>
            </w:r>
            <w:r w:rsidRPr="007036CE">
              <w:rPr>
                <w:lang w:val="en-US"/>
              </w:rPr>
              <w:t>S</w:t>
            </w:r>
            <w:r w:rsidRPr="007036CE">
              <w:t xml:space="preserve">» </w:t>
            </w:r>
            <w:r w:rsidRPr="007036CE">
              <w:rPr>
                <w:lang w:val="en-US"/>
              </w:rPr>
              <w:t xml:space="preserve">– </w:t>
            </w:r>
            <w:r w:rsidRPr="007036CE">
              <w:t>защищенный;</w:t>
            </w:r>
          </w:p>
          <w:p w14:paraId="39DE3B5F" w14:textId="77777777" w:rsidR="00C12FB8" w:rsidRPr="007036CE" w:rsidRDefault="00843830" w:rsidP="00843830">
            <w:pPr>
              <w:pStyle w:val="GOSTTableListMark1"/>
            </w:pPr>
            <w:r w:rsidRPr="007036CE">
              <w:t>«</w:t>
            </w:r>
            <w:r w:rsidR="00C12FB8" w:rsidRPr="007036CE">
              <w:t>1</w:t>
            </w:r>
            <w:r w:rsidRPr="007036CE">
              <w:t>»</w:t>
            </w:r>
            <w:r w:rsidR="00C12FB8" w:rsidRPr="007036CE">
              <w:t xml:space="preserve"> – открытый;</w:t>
            </w:r>
          </w:p>
          <w:p w14:paraId="1D987817" w14:textId="4AA2666D" w:rsidR="00C12FB8" w:rsidRPr="007036CE" w:rsidRDefault="00843830" w:rsidP="00843830">
            <w:pPr>
              <w:pStyle w:val="GOSTTableListMark1"/>
              <w:rPr>
                <w:sz w:val="20"/>
              </w:rPr>
            </w:pPr>
            <w:r w:rsidRPr="007036CE">
              <w:t>«</w:t>
            </w:r>
            <w:r w:rsidR="00C12FB8" w:rsidRPr="007036CE">
              <w:t>2</w:t>
            </w:r>
            <w:r w:rsidRPr="007036CE">
              <w:t>»</w:t>
            </w:r>
            <w:r w:rsidR="00C12FB8" w:rsidRPr="007036CE">
              <w:t xml:space="preserve"> </w:t>
            </w:r>
            <w:r w:rsidR="002B1F7A" w:rsidRPr="007036CE">
              <w:t>–</w:t>
            </w:r>
            <w:r w:rsidR="00C12FB8" w:rsidRPr="007036CE">
              <w:t xml:space="preserve"> защищенный</w:t>
            </w:r>
          </w:p>
        </w:tc>
      </w:tr>
      <w:tr w:rsidR="0033323C" w:rsidRPr="007036CE" w14:paraId="2C225038" w14:textId="77777777" w:rsidTr="00F92E5F">
        <w:trPr>
          <w:cnfStyle w:val="000000010000" w:firstRow="0" w:lastRow="0" w:firstColumn="0" w:lastColumn="0" w:oddVBand="0" w:evenVBand="0" w:oddHBand="0" w:evenHBand="1" w:firstRowFirstColumn="0" w:firstRowLastColumn="0" w:lastRowFirstColumn="0" w:lastRowLastColumn="0"/>
        </w:trPr>
        <w:tc>
          <w:tcPr>
            <w:tcW w:w="1100" w:type="pct"/>
          </w:tcPr>
          <w:p w14:paraId="2E7F7BE4" w14:textId="77777777" w:rsidR="00C12FB8" w:rsidRPr="007036CE" w:rsidRDefault="00C12FB8" w:rsidP="00843830">
            <w:pPr>
              <w:pStyle w:val="GOSTTablenorm"/>
            </w:pPr>
            <w:r w:rsidRPr="007036CE">
              <w:t>Код бюджета плательщика</w:t>
            </w:r>
          </w:p>
        </w:tc>
        <w:tc>
          <w:tcPr>
            <w:tcW w:w="750" w:type="pct"/>
          </w:tcPr>
          <w:p w14:paraId="6BC0B277" w14:textId="77777777" w:rsidR="00C12FB8" w:rsidRPr="007036CE" w:rsidRDefault="00C12FB8" w:rsidP="00C30B3B">
            <w:pPr>
              <w:pStyle w:val="GOSTTablenorm"/>
            </w:pPr>
            <w:r w:rsidRPr="007036CE">
              <w:rPr>
                <w:b/>
              </w:rPr>
              <w:t>Payer:</w:t>
            </w:r>
            <w:r w:rsidRPr="007036CE">
              <w:t>Payer_BudgetCode</w:t>
            </w:r>
          </w:p>
        </w:tc>
        <w:tc>
          <w:tcPr>
            <w:tcW w:w="500" w:type="pct"/>
          </w:tcPr>
          <w:p w14:paraId="5A8B7ADC" w14:textId="77777777" w:rsidR="00C12FB8" w:rsidRPr="007036CE" w:rsidRDefault="00C12FB8" w:rsidP="00843830">
            <w:pPr>
              <w:pStyle w:val="GOSTTablenorm"/>
            </w:pPr>
            <w:r w:rsidRPr="007036CE">
              <w:t>Строка</w:t>
            </w:r>
          </w:p>
        </w:tc>
        <w:tc>
          <w:tcPr>
            <w:tcW w:w="280" w:type="pct"/>
          </w:tcPr>
          <w:p w14:paraId="33F53F09" w14:textId="77777777" w:rsidR="00C12FB8" w:rsidRPr="007036CE" w:rsidRDefault="00C12FB8" w:rsidP="00843830">
            <w:pPr>
              <w:pStyle w:val="GOSTTablenorm"/>
            </w:pPr>
            <w:r w:rsidRPr="007036CE">
              <w:t>Да</w:t>
            </w:r>
          </w:p>
        </w:tc>
        <w:tc>
          <w:tcPr>
            <w:tcW w:w="315" w:type="pct"/>
          </w:tcPr>
          <w:p w14:paraId="6280126F" w14:textId="77777777" w:rsidR="00C12FB8" w:rsidRPr="007036CE" w:rsidRDefault="00C12FB8" w:rsidP="00843830">
            <w:pPr>
              <w:pStyle w:val="GOSTTablenorm"/>
            </w:pPr>
            <w:r w:rsidRPr="007036CE">
              <w:t>=8</w:t>
            </w:r>
          </w:p>
        </w:tc>
        <w:tc>
          <w:tcPr>
            <w:tcW w:w="2055" w:type="pct"/>
          </w:tcPr>
          <w:p w14:paraId="6650282E" w14:textId="77777777" w:rsidR="00C12FB8" w:rsidRPr="007036CE" w:rsidRDefault="00C12FB8" w:rsidP="00843830">
            <w:pPr>
              <w:pStyle w:val="GOSTTablenorm"/>
            </w:pPr>
            <w:r w:rsidRPr="007036CE">
              <w:t>Указывается код бюджета в соответствии со справочником «Бюджеты» по ЛС плательщика</w:t>
            </w:r>
          </w:p>
        </w:tc>
      </w:tr>
      <w:tr w:rsidR="0033323C" w:rsidRPr="007036CE" w14:paraId="7BF4E704" w14:textId="77777777" w:rsidTr="00F92E5F">
        <w:trPr>
          <w:cnfStyle w:val="000000100000" w:firstRow="0" w:lastRow="0" w:firstColumn="0" w:lastColumn="0" w:oddVBand="0" w:evenVBand="0" w:oddHBand="1" w:evenHBand="0" w:firstRowFirstColumn="0" w:firstRowLastColumn="0" w:lastRowFirstColumn="0" w:lastRowLastColumn="0"/>
        </w:trPr>
        <w:tc>
          <w:tcPr>
            <w:tcW w:w="1100" w:type="pct"/>
          </w:tcPr>
          <w:p w14:paraId="3B6C3036" w14:textId="77777777" w:rsidR="00C12FB8" w:rsidRPr="007036CE" w:rsidRDefault="00C12FB8" w:rsidP="00843830">
            <w:pPr>
              <w:pStyle w:val="GOSTTablenorm"/>
            </w:pPr>
            <w:r w:rsidRPr="007036CE">
              <w:t>Номер лицевого счета плательщика</w:t>
            </w:r>
          </w:p>
        </w:tc>
        <w:tc>
          <w:tcPr>
            <w:tcW w:w="750" w:type="pct"/>
          </w:tcPr>
          <w:p w14:paraId="4082667A" w14:textId="77777777" w:rsidR="00C12FB8" w:rsidRPr="007036CE" w:rsidRDefault="00C12FB8" w:rsidP="00C30B3B">
            <w:pPr>
              <w:pStyle w:val="GOSTTablenorm"/>
            </w:pPr>
            <w:r w:rsidRPr="007036CE">
              <w:rPr>
                <w:b/>
              </w:rPr>
              <w:t>Payer:</w:t>
            </w:r>
            <w:r w:rsidRPr="007036CE">
              <w:t>Payer_AccountNumber</w:t>
            </w:r>
          </w:p>
        </w:tc>
        <w:tc>
          <w:tcPr>
            <w:tcW w:w="500" w:type="pct"/>
          </w:tcPr>
          <w:p w14:paraId="65A22E82" w14:textId="77777777" w:rsidR="00C12FB8" w:rsidRPr="007036CE" w:rsidRDefault="00C12FB8" w:rsidP="00843830">
            <w:pPr>
              <w:pStyle w:val="GOSTTablenorm"/>
            </w:pPr>
            <w:r w:rsidRPr="007036CE">
              <w:t>Строка</w:t>
            </w:r>
          </w:p>
        </w:tc>
        <w:tc>
          <w:tcPr>
            <w:tcW w:w="280" w:type="pct"/>
          </w:tcPr>
          <w:p w14:paraId="19DF296A" w14:textId="77777777" w:rsidR="00C12FB8" w:rsidRPr="007036CE" w:rsidRDefault="00F13438" w:rsidP="00843830">
            <w:pPr>
              <w:pStyle w:val="GOSTTablenorm"/>
            </w:pPr>
            <w:del w:id="756" w:author="Левина Алла EXP-297051" w:date="2024-10-31T14:05:00Z">
              <w:r w:rsidRPr="007036CE" w:rsidDel="00D24E1A">
                <w:delText>Нет</w:delText>
              </w:r>
            </w:del>
            <w:ins w:id="757" w:author="Левина Алла EXP-297051" w:date="2024-10-31T14:05:00Z">
              <w:r w:rsidR="00D24E1A" w:rsidRPr="007036CE">
                <w:t>Да</w:t>
              </w:r>
            </w:ins>
          </w:p>
        </w:tc>
        <w:tc>
          <w:tcPr>
            <w:tcW w:w="315" w:type="pct"/>
          </w:tcPr>
          <w:p w14:paraId="21448879" w14:textId="77777777" w:rsidR="00C12FB8" w:rsidRPr="007036CE" w:rsidRDefault="00C12FB8" w:rsidP="00843830">
            <w:pPr>
              <w:pStyle w:val="GOSTTablenorm"/>
            </w:pPr>
            <w:r w:rsidRPr="007036CE">
              <w:t>=11</w:t>
            </w:r>
          </w:p>
        </w:tc>
        <w:tc>
          <w:tcPr>
            <w:tcW w:w="2055" w:type="pct"/>
          </w:tcPr>
          <w:p w14:paraId="3AEB9D0E" w14:textId="645EEDE4" w:rsidR="00C12FB8" w:rsidRPr="007036CE" w:rsidRDefault="00C12FB8" w:rsidP="002B1F7A">
            <w:pPr>
              <w:pStyle w:val="GOSTTablenorm"/>
            </w:pPr>
            <w:r w:rsidRPr="007036CE">
              <w:t>Указывается номер лицевого счета плательщика</w:t>
            </w:r>
            <w:del w:id="758" w:author="Левина Алла EXP-297051" w:date="2024-10-31T14:05:00Z">
              <w:r w:rsidR="00F13438" w:rsidRPr="007036CE" w:rsidDel="00D24E1A">
                <w:delText xml:space="preserve">.Не заполняется для платежных поручений по </w:delText>
              </w:r>
              <w:r w:rsidR="00A07D1F" w:rsidRPr="007036CE" w:rsidDel="00D24E1A">
                <w:delText xml:space="preserve">возврату </w:delText>
              </w:r>
              <w:r w:rsidR="00441997" w:rsidRPr="007036CE" w:rsidDel="00D24E1A">
                <w:delText xml:space="preserve">средств </w:delText>
              </w:r>
              <w:r w:rsidR="00F13438" w:rsidRPr="007036CE" w:rsidDel="00D24E1A">
                <w:delText>дополнительно</w:delText>
              </w:r>
              <w:r w:rsidR="00441997" w:rsidRPr="007036CE" w:rsidDel="00D24E1A">
                <w:delText>го</w:delText>
              </w:r>
              <w:r w:rsidR="00F13438" w:rsidRPr="007036CE" w:rsidDel="00D24E1A">
                <w:delText xml:space="preserve"> бюджено</w:delText>
              </w:r>
              <w:r w:rsidR="00441997" w:rsidRPr="007036CE" w:rsidDel="00D24E1A">
                <w:delText>го</w:delText>
              </w:r>
              <w:r w:rsidR="00F13438" w:rsidRPr="007036CE" w:rsidDel="00D24E1A">
                <w:delText xml:space="preserve"> финансировани</w:delText>
              </w:r>
              <w:r w:rsidR="00441997" w:rsidRPr="007036CE" w:rsidDel="00D24E1A">
                <w:delText>я</w:delText>
              </w:r>
              <w:r w:rsidR="00F13438" w:rsidRPr="007036CE" w:rsidDel="00D24E1A">
                <w:delText xml:space="preserve"> (если заполнен параметр «Лицевой счет по доп. финансированию»</w:delText>
              </w:r>
              <w:r w:rsidR="00A07D1F" w:rsidRPr="007036CE" w:rsidDel="00D24E1A">
                <w:delText xml:space="preserve"> (</w:delText>
              </w:r>
              <w:r w:rsidR="00A07D1F" w:rsidRPr="007036CE" w:rsidDel="00D24E1A">
                <w:rPr>
                  <w:b/>
                </w:rPr>
                <w:delText>Payer:</w:delText>
              </w:r>
              <w:r w:rsidR="00A07D1F" w:rsidRPr="007036CE" w:rsidDel="00D24E1A">
                <w:delText xml:space="preserve"> StmInfrmtn_ACCNUMBER)</w:delText>
              </w:r>
              <w:r w:rsidR="00F13438" w:rsidRPr="007036CE" w:rsidDel="00D24E1A">
                <w:delText xml:space="preserve">). В иных случаях обязателен для заполнения </w:delText>
              </w:r>
            </w:del>
          </w:p>
        </w:tc>
      </w:tr>
      <w:tr w:rsidR="00A07D1F" w:rsidRPr="007036CE" w14:paraId="1CF2752F" w14:textId="77777777" w:rsidTr="00A07D1F">
        <w:trPr>
          <w:cnfStyle w:val="000000010000" w:firstRow="0" w:lastRow="0" w:firstColumn="0" w:lastColumn="0" w:oddVBand="0" w:evenVBand="0" w:oddHBand="0" w:evenHBand="1" w:firstRowFirstColumn="0" w:firstRowLastColumn="0" w:lastRowFirstColumn="0" w:lastRowLastColumn="0"/>
        </w:trPr>
        <w:tc>
          <w:tcPr>
            <w:tcW w:w="1100" w:type="pct"/>
          </w:tcPr>
          <w:p w14:paraId="7D4F88D9" w14:textId="77777777" w:rsidR="00A07D1F" w:rsidRPr="007036CE" w:rsidRDefault="00A07D1F" w:rsidP="00A07D1F">
            <w:pPr>
              <w:pStyle w:val="GOSTTablenorm"/>
            </w:pPr>
            <w:r w:rsidRPr="007036CE">
              <w:t xml:space="preserve">Лицевой счет по доп. </w:t>
            </w:r>
            <w:r w:rsidR="00FB3DDC" w:rsidRPr="007036CE">
              <w:t>ф</w:t>
            </w:r>
            <w:r w:rsidRPr="007036CE">
              <w:t>инансиро</w:t>
            </w:r>
            <w:r w:rsidRPr="007036CE">
              <w:lastRenderedPageBreak/>
              <w:t>ванию</w:t>
            </w:r>
            <w:r w:rsidR="00FB3DDC" w:rsidRPr="007036CE">
              <w:t xml:space="preserve"> плательщика</w:t>
            </w:r>
          </w:p>
        </w:tc>
        <w:tc>
          <w:tcPr>
            <w:tcW w:w="750" w:type="pct"/>
          </w:tcPr>
          <w:p w14:paraId="6F41EB89" w14:textId="67986330" w:rsidR="00A07D1F" w:rsidRPr="007036CE" w:rsidRDefault="00A07D1F" w:rsidP="002B1F7A">
            <w:pPr>
              <w:pStyle w:val="GOSTTablenorm"/>
              <w:rPr>
                <w:b/>
              </w:rPr>
            </w:pPr>
            <w:r w:rsidRPr="007036CE">
              <w:rPr>
                <w:b/>
              </w:rPr>
              <w:lastRenderedPageBreak/>
              <w:t>Payer:</w:t>
            </w:r>
            <w:r w:rsidRPr="007036CE">
              <w:t>StmInfrmtn_AC</w:t>
            </w:r>
            <w:r w:rsidRPr="007036CE">
              <w:lastRenderedPageBreak/>
              <w:t>CNUMBER</w:t>
            </w:r>
          </w:p>
        </w:tc>
        <w:tc>
          <w:tcPr>
            <w:tcW w:w="500" w:type="pct"/>
          </w:tcPr>
          <w:p w14:paraId="4EF5C69A" w14:textId="77777777" w:rsidR="00A07D1F" w:rsidRPr="007036CE" w:rsidRDefault="00A07D1F" w:rsidP="00A07D1F">
            <w:pPr>
              <w:pStyle w:val="GOSTTablenorm"/>
            </w:pPr>
            <w:r w:rsidRPr="007036CE">
              <w:lastRenderedPageBreak/>
              <w:t>Строка</w:t>
            </w:r>
          </w:p>
        </w:tc>
        <w:tc>
          <w:tcPr>
            <w:tcW w:w="280" w:type="pct"/>
          </w:tcPr>
          <w:p w14:paraId="45D0E813" w14:textId="77777777" w:rsidR="00A07D1F" w:rsidRPr="007036CE" w:rsidRDefault="00A07D1F" w:rsidP="00A07D1F">
            <w:pPr>
              <w:pStyle w:val="GOSTTablenorm"/>
            </w:pPr>
            <w:r w:rsidRPr="007036CE">
              <w:t>Нет</w:t>
            </w:r>
          </w:p>
        </w:tc>
        <w:tc>
          <w:tcPr>
            <w:tcW w:w="315" w:type="pct"/>
          </w:tcPr>
          <w:p w14:paraId="7A63EA7B" w14:textId="77777777" w:rsidR="00A07D1F" w:rsidRPr="007036CE" w:rsidRDefault="00A07D1F" w:rsidP="00A07D1F">
            <w:pPr>
              <w:pStyle w:val="GOSTTablenorm"/>
            </w:pPr>
            <w:r w:rsidRPr="007036CE">
              <w:t>=11</w:t>
            </w:r>
          </w:p>
        </w:tc>
        <w:tc>
          <w:tcPr>
            <w:tcW w:w="2055" w:type="pct"/>
          </w:tcPr>
          <w:p w14:paraId="662758C2" w14:textId="28D923AA" w:rsidR="00A07D1F" w:rsidRPr="007036CE" w:rsidRDefault="00A07D1F" w:rsidP="00A07D1F">
            <w:pPr>
              <w:pStyle w:val="GOSTTablenorm"/>
            </w:pPr>
            <w:r w:rsidRPr="007036CE">
              <w:t>Указывается номер лицевого счета по дополнительному бюджет</w:t>
            </w:r>
            <w:r w:rsidRPr="007036CE">
              <w:lastRenderedPageBreak/>
              <w:t>ному финансированию</w:t>
            </w:r>
            <w:r w:rsidR="00D9203C" w:rsidRPr="007036CE">
              <w:t xml:space="preserve"> плательщика</w:t>
            </w:r>
            <w:r w:rsidRPr="007036CE">
              <w:t>.</w:t>
            </w:r>
          </w:p>
          <w:p w14:paraId="0E84EFDC" w14:textId="77777777" w:rsidR="00441997" w:rsidRPr="007036CE" w:rsidRDefault="00441997" w:rsidP="00A07D1F">
            <w:pPr>
              <w:pStyle w:val="GOSTTablenorm"/>
            </w:pPr>
            <w:r w:rsidRPr="007036CE">
              <w:t>Заполняется для платежных поручений по возврату средств дополнительного бюдженого финансирования. В иных случаях не заполняется</w:t>
            </w:r>
          </w:p>
        </w:tc>
      </w:tr>
      <w:tr w:rsidR="0033323C" w:rsidRPr="007036CE" w14:paraId="074DF03C" w14:textId="77777777" w:rsidTr="00F92E5F">
        <w:trPr>
          <w:cnfStyle w:val="000000100000" w:firstRow="0" w:lastRow="0" w:firstColumn="0" w:lastColumn="0" w:oddVBand="0" w:evenVBand="0" w:oddHBand="1" w:evenHBand="0" w:firstRowFirstColumn="0" w:firstRowLastColumn="0" w:lastRowFirstColumn="0" w:lastRowLastColumn="0"/>
        </w:trPr>
        <w:tc>
          <w:tcPr>
            <w:tcW w:w="1100" w:type="pct"/>
          </w:tcPr>
          <w:p w14:paraId="1C8650A3" w14:textId="77777777" w:rsidR="00C12FB8" w:rsidRPr="007036CE" w:rsidRDefault="00C12FB8" w:rsidP="00843830">
            <w:pPr>
              <w:pStyle w:val="GOSTTablenorm"/>
            </w:pPr>
            <w:r w:rsidRPr="007036CE">
              <w:lastRenderedPageBreak/>
              <w:t>Счет плательщика</w:t>
            </w:r>
          </w:p>
        </w:tc>
        <w:tc>
          <w:tcPr>
            <w:tcW w:w="750" w:type="pct"/>
          </w:tcPr>
          <w:p w14:paraId="67D03868" w14:textId="77777777" w:rsidR="00C12FB8" w:rsidRPr="007036CE" w:rsidRDefault="00C12FB8" w:rsidP="00843830">
            <w:pPr>
              <w:pStyle w:val="GOSTTablenorm"/>
              <w:rPr>
                <w:lang w:val="en-US"/>
              </w:rPr>
            </w:pPr>
            <w:r w:rsidRPr="007036CE">
              <w:rPr>
                <w:b/>
                <w:lang w:val="en-US"/>
              </w:rPr>
              <w:t>Payer:</w:t>
            </w:r>
            <w:r w:rsidRPr="007036CE">
              <w:t>Payer_CheckAcc</w:t>
            </w:r>
          </w:p>
        </w:tc>
        <w:tc>
          <w:tcPr>
            <w:tcW w:w="500" w:type="pct"/>
          </w:tcPr>
          <w:p w14:paraId="3A10DAA7" w14:textId="77777777" w:rsidR="00C12FB8" w:rsidRPr="007036CE" w:rsidRDefault="00C12FB8" w:rsidP="00843830">
            <w:pPr>
              <w:pStyle w:val="GOSTTablenorm"/>
            </w:pPr>
            <w:r w:rsidRPr="007036CE">
              <w:t>Строка</w:t>
            </w:r>
          </w:p>
        </w:tc>
        <w:tc>
          <w:tcPr>
            <w:tcW w:w="280" w:type="pct"/>
          </w:tcPr>
          <w:p w14:paraId="33A10F96" w14:textId="77777777" w:rsidR="00C12FB8" w:rsidRPr="007036CE" w:rsidRDefault="00C12FB8" w:rsidP="00843830">
            <w:pPr>
              <w:pStyle w:val="GOSTTablenorm"/>
            </w:pPr>
            <w:r w:rsidRPr="007036CE">
              <w:t>Да</w:t>
            </w:r>
          </w:p>
        </w:tc>
        <w:tc>
          <w:tcPr>
            <w:tcW w:w="315" w:type="pct"/>
          </w:tcPr>
          <w:p w14:paraId="44DFBBF1" w14:textId="77777777" w:rsidR="00C12FB8" w:rsidRPr="007036CE" w:rsidRDefault="00C12FB8" w:rsidP="00843830">
            <w:pPr>
              <w:pStyle w:val="GOSTTablenorm"/>
            </w:pPr>
            <w:r w:rsidRPr="007036CE">
              <w:t>=20</w:t>
            </w:r>
          </w:p>
        </w:tc>
        <w:tc>
          <w:tcPr>
            <w:tcW w:w="2055" w:type="pct"/>
          </w:tcPr>
          <w:p w14:paraId="5639ED35" w14:textId="77777777" w:rsidR="00C12FB8" w:rsidRPr="007036CE" w:rsidRDefault="00C12FB8" w:rsidP="00843830">
            <w:pPr>
              <w:pStyle w:val="GOSTTablenorm"/>
            </w:pPr>
            <w:r w:rsidRPr="007036CE">
              <w:t>Указывается номер казначейского счета или расчетного счета плательщика</w:t>
            </w:r>
          </w:p>
        </w:tc>
      </w:tr>
      <w:tr w:rsidR="004D06B5" w:rsidRPr="007036CE" w14:paraId="114CB409" w14:textId="77777777" w:rsidTr="00F92E5F">
        <w:trPr>
          <w:cnfStyle w:val="000000010000" w:firstRow="0" w:lastRow="0" w:firstColumn="0" w:lastColumn="0" w:oddVBand="0" w:evenVBand="0" w:oddHBand="0" w:evenHBand="1" w:firstRowFirstColumn="0" w:firstRowLastColumn="0" w:lastRowFirstColumn="0" w:lastRowLastColumn="0"/>
        </w:trPr>
        <w:tc>
          <w:tcPr>
            <w:tcW w:w="1100" w:type="pct"/>
          </w:tcPr>
          <w:p w14:paraId="5405E970" w14:textId="77777777" w:rsidR="004D06B5" w:rsidRPr="007036CE" w:rsidRDefault="004D06B5" w:rsidP="006714C6">
            <w:pPr>
              <w:pStyle w:val="GOSTTablenorm"/>
            </w:pPr>
            <w:r w:rsidRPr="007036CE">
              <w:t xml:space="preserve">Счет </w:t>
            </w:r>
            <w:r w:rsidR="006714C6" w:rsidRPr="007036CE">
              <w:t>контрагента</w:t>
            </w:r>
            <w:r w:rsidRPr="007036CE">
              <w:t xml:space="preserve"> (получателя)</w:t>
            </w:r>
          </w:p>
        </w:tc>
        <w:tc>
          <w:tcPr>
            <w:tcW w:w="750" w:type="pct"/>
          </w:tcPr>
          <w:p w14:paraId="01D95E02" w14:textId="77777777" w:rsidR="004D06B5" w:rsidRPr="007036CE" w:rsidRDefault="004D06B5" w:rsidP="004D06B5">
            <w:pPr>
              <w:pStyle w:val="GOSTTablenorm"/>
              <w:rPr>
                <w:b/>
              </w:rPr>
            </w:pPr>
            <w:r w:rsidRPr="007036CE">
              <w:rPr>
                <w:b/>
                <w:lang w:val="en-US"/>
              </w:rPr>
              <w:t>Payer:</w:t>
            </w:r>
            <w:r w:rsidR="009F5B0D" w:rsidRPr="007036CE">
              <w:t>Payee_CheckAcc</w:t>
            </w:r>
          </w:p>
        </w:tc>
        <w:tc>
          <w:tcPr>
            <w:tcW w:w="500" w:type="pct"/>
          </w:tcPr>
          <w:p w14:paraId="0AF830EC" w14:textId="77777777" w:rsidR="004D06B5" w:rsidRPr="007036CE" w:rsidRDefault="004D06B5" w:rsidP="004D06B5">
            <w:pPr>
              <w:pStyle w:val="GOSTTablenorm"/>
            </w:pPr>
            <w:r w:rsidRPr="007036CE">
              <w:t>Строка</w:t>
            </w:r>
          </w:p>
        </w:tc>
        <w:tc>
          <w:tcPr>
            <w:tcW w:w="280" w:type="pct"/>
          </w:tcPr>
          <w:p w14:paraId="6E797812" w14:textId="77777777" w:rsidR="004D06B5" w:rsidRPr="007036CE" w:rsidRDefault="004D06B5" w:rsidP="004D06B5">
            <w:pPr>
              <w:pStyle w:val="GOSTTablenorm"/>
            </w:pPr>
            <w:r w:rsidRPr="007036CE">
              <w:t>Да</w:t>
            </w:r>
          </w:p>
        </w:tc>
        <w:tc>
          <w:tcPr>
            <w:tcW w:w="315" w:type="pct"/>
          </w:tcPr>
          <w:p w14:paraId="45002D0F" w14:textId="77777777" w:rsidR="004D06B5" w:rsidRPr="007036CE" w:rsidRDefault="004D06B5" w:rsidP="004D06B5">
            <w:pPr>
              <w:pStyle w:val="GOSTTablenorm"/>
            </w:pPr>
            <w:r w:rsidRPr="007036CE">
              <w:t>=20</w:t>
            </w:r>
          </w:p>
        </w:tc>
        <w:tc>
          <w:tcPr>
            <w:tcW w:w="2055" w:type="pct"/>
          </w:tcPr>
          <w:p w14:paraId="32CD83F9" w14:textId="77777777" w:rsidR="004D06B5" w:rsidRPr="007036CE" w:rsidRDefault="004D06B5" w:rsidP="005B5F5D">
            <w:pPr>
              <w:pStyle w:val="GOSTTablenorm"/>
            </w:pPr>
            <w:r w:rsidRPr="007036CE">
              <w:t xml:space="preserve">Указывается номер казначейского счета или расчетного счета </w:t>
            </w:r>
            <w:r w:rsidR="006714C6" w:rsidRPr="007036CE">
              <w:t>контрагента</w:t>
            </w:r>
            <w:r w:rsidRPr="007036CE">
              <w:t xml:space="preserve"> </w:t>
            </w:r>
            <w:r w:rsidR="005B5F5D" w:rsidRPr="007036CE">
              <w:t>(</w:t>
            </w:r>
            <w:r w:rsidRPr="007036CE">
              <w:t>получателя</w:t>
            </w:r>
            <w:r w:rsidR="005B5F5D" w:rsidRPr="007036CE">
              <w:t>)</w:t>
            </w:r>
          </w:p>
        </w:tc>
      </w:tr>
      <w:tr w:rsidR="00A75EEA" w:rsidRPr="007036CE" w14:paraId="55DA044A" w14:textId="77777777" w:rsidTr="00F92E5F">
        <w:trPr>
          <w:cnfStyle w:val="000000100000" w:firstRow="0" w:lastRow="0" w:firstColumn="0" w:lastColumn="0" w:oddVBand="0" w:evenVBand="0" w:oddHBand="1" w:evenHBand="0" w:firstRowFirstColumn="0" w:firstRowLastColumn="0" w:lastRowFirstColumn="0" w:lastRowLastColumn="0"/>
        </w:trPr>
        <w:tc>
          <w:tcPr>
            <w:tcW w:w="1100" w:type="pct"/>
          </w:tcPr>
          <w:p w14:paraId="46A3892C" w14:textId="77777777" w:rsidR="00A75EEA" w:rsidRPr="007036CE" w:rsidRDefault="00A75EEA" w:rsidP="007A6DE6">
            <w:pPr>
              <w:pStyle w:val="GOSTTablenorm"/>
            </w:pPr>
            <w:r w:rsidRPr="007036CE">
              <w:t xml:space="preserve">Признак учета ДО на ЛС </w:t>
            </w:r>
            <w:r w:rsidR="007A6DE6" w:rsidRPr="007036CE">
              <w:t>плательщика</w:t>
            </w:r>
          </w:p>
        </w:tc>
        <w:tc>
          <w:tcPr>
            <w:tcW w:w="750" w:type="pct"/>
          </w:tcPr>
          <w:p w14:paraId="0AD236E7" w14:textId="77777777" w:rsidR="00A75EEA" w:rsidRPr="007036CE" w:rsidRDefault="00AA3A41" w:rsidP="002B1F7A">
            <w:pPr>
              <w:pStyle w:val="GOSTTablenorm"/>
              <w:rPr>
                <w:lang w:val="en-US"/>
              </w:rPr>
            </w:pPr>
            <w:r w:rsidRPr="007036CE">
              <w:rPr>
                <w:b/>
                <w:lang w:val="en-US"/>
              </w:rPr>
              <w:t>Payer:</w:t>
            </w:r>
            <w:r w:rsidRPr="007036CE">
              <w:rPr>
                <w:lang w:val="en-US"/>
              </w:rPr>
              <w:t>StmInfrmtn_FAH_DO_Payer</w:t>
            </w:r>
          </w:p>
        </w:tc>
        <w:tc>
          <w:tcPr>
            <w:tcW w:w="500" w:type="pct"/>
          </w:tcPr>
          <w:p w14:paraId="3D90EE32" w14:textId="77777777" w:rsidR="00A75EEA" w:rsidRPr="007036CE" w:rsidRDefault="00BB45B7" w:rsidP="00A75EEA">
            <w:pPr>
              <w:pStyle w:val="GOSTTablenorm"/>
            </w:pPr>
            <w:r w:rsidRPr="007036CE">
              <w:t>Логический</w:t>
            </w:r>
          </w:p>
        </w:tc>
        <w:tc>
          <w:tcPr>
            <w:tcW w:w="280" w:type="pct"/>
          </w:tcPr>
          <w:p w14:paraId="7C0EC96E" w14:textId="77777777" w:rsidR="00A75EEA" w:rsidRPr="007036CE" w:rsidRDefault="00A75EEA" w:rsidP="00A75EEA">
            <w:pPr>
              <w:pStyle w:val="GOSTTablenorm"/>
            </w:pPr>
            <w:r w:rsidRPr="007036CE">
              <w:t>Да</w:t>
            </w:r>
          </w:p>
        </w:tc>
        <w:tc>
          <w:tcPr>
            <w:tcW w:w="315" w:type="pct"/>
          </w:tcPr>
          <w:p w14:paraId="5E5275EC" w14:textId="77777777" w:rsidR="00A75EEA" w:rsidRPr="007036CE" w:rsidRDefault="00BB45B7" w:rsidP="00A75EEA">
            <w:pPr>
              <w:pStyle w:val="GOSTTablenorm"/>
            </w:pPr>
            <w:r w:rsidRPr="007036CE">
              <w:t>-</w:t>
            </w:r>
          </w:p>
        </w:tc>
        <w:tc>
          <w:tcPr>
            <w:tcW w:w="2055" w:type="pct"/>
          </w:tcPr>
          <w:p w14:paraId="1C82CD68" w14:textId="77777777" w:rsidR="00A75EEA" w:rsidRPr="007036CE" w:rsidRDefault="00A75EEA" w:rsidP="00A75EEA">
            <w:pPr>
              <w:pStyle w:val="GOSTTablenorm"/>
            </w:pPr>
            <w:r w:rsidRPr="007036CE">
              <w:t>Указывается признак учета ДО на ЛС плательщика.</w:t>
            </w:r>
          </w:p>
          <w:p w14:paraId="610ECD1F" w14:textId="77777777" w:rsidR="00A75EEA" w:rsidRPr="007036CE" w:rsidRDefault="00A75EEA" w:rsidP="00A75EEA">
            <w:pPr>
              <w:pStyle w:val="GOSTTablenorm"/>
            </w:pPr>
            <w:r w:rsidRPr="007036CE">
              <w:t>Возможные значения:</w:t>
            </w:r>
          </w:p>
          <w:p w14:paraId="0FDFFCE6" w14:textId="22CA2E64" w:rsidR="00441997" w:rsidRPr="007036CE" w:rsidRDefault="00441997" w:rsidP="00441997">
            <w:pPr>
              <w:pStyle w:val="GOSTTableListMark1"/>
            </w:pPr>
            <w:r w:rsidRPr="007036CE">
              <w:t>«</w:t>
            </w:r>
            <w:r w:rsidRPr="007036CE">
              <w:rPr>
                <w:lang w:val="en-US"/>
              </w:rPr>
              <w:t>true</w:t>
            </w:r>
            <w:r w:rsidRPr="007036CE">
              <w:t xml:space="preserve">» </w:t>
            </w:r>
            <w:r w:rsidR="002B1F7A" w:rsidRPr="007036CE">
              <w:t>–</w:t>
            </w:r>
            <w:r w:rsidRPr="007036CE">
              <w:t xml:space="preserve"> Да;</w:t>
            </w:r>
          </w:p>
          <w:p w14:paraId="1EF5C6D8" w14:textId="79A8A1D2" w:rsidR="00A75EEA" w:rsidRPr="007036CE" w:rsidRDefault="00441997" w:rsidP="00441997">
            <w:pPr>
              <w:pStyle w:val="GOSTTableListMark1"/>
            </w:pPr>
            <w:r w:rsidRPr="007036CE">
              <w:t>«</w:t>
            </w:r>
            <w:r w:rsidRPr="007036CE">
              <w:rPr>
                <w:lang w:val="en-US"/>
              </w:rPr>
              <w:t>false</w:t>
            </w:r>
            <w:r w:rsidRPr="007036CE">
              <w:t xml:space="preserve">» </w:t>
            </w:r>
            <w:r w:rsidR="002B1F7A" w:rsidRPr="007036CE">
              <w:t>–</w:t>
            </w:r>
            <w:r w:rsidRPr="007036CE">
              <w:t xml:space="preserve"> Нет</w:t>
            </w:r>
          </w:p>
        </w:tc>
      </w:tr>
      <w:tr w:rsidR="00A75EEA" w:rsidRPr="007036CE" w14:paraId="58522573" w14:textId="77777777" w:rsidTr="00F92E5F">
        <w:trPr>
          <w:cnfStyle w:val="000000010000" w:firstRow="0" w:lastRow="0" w:firstColumn="0" w:lastColumn="0" w:oddVBand="0" w:evenVBand="0" w:oddHBand="0" w:evenHBand="1" w:firstRowFirstColumn="0" w:firstRowLastColumn="0" w:lastRowFirstColumn="0" w:lastRowLastColumn="0"/>
        </w:trPr>
        <w:tc>
          <w:tcPr>
            <w:tcW w:w="1100" w:type="pct"/>
          </w:tcPr>
          <w:p w14:paraId="27E37116" w14:textId="77777777" w:rsidR="00A75EEA" w:rsidRPr="007036CE" w:rsidRDefault="00A75EEA" w:rsidP="00A75EEA">
            <w:pPr>
              <w:pStyle w:val="GOSTTablenorm"/>
            </w:pPr>
            <w:r w:rsidRPr="007036CE">
              <w:t>Признак учета ПОФР на ЛС плательщика</w:t>
            </w:r>
          </w:p>
        </w:tc>
        <w:tc>
          <w:tcPr>
            <w:tcW w:w="750" w:type="pct"/>
          </w:tcPr>
          <w:p w14:paraId="5B76298A" w14:textId="77777777" w:rsidR="00A75EEA" w:rsidRPr="007036CE" w:rsidRDefault="00A75EEA" w:rsidP="00867619">
            <w:pPr>
              <w:pStyle w:val="GOSTTablenorm"/>
            </w:pPr>
            <w:r w:rsidRPr="007036CE">
              <w:rPr>
                <w:b/>
              </w:rPr>
              <w:t>Payer:</w:t>
            </w:r>
            <w:r w:rsidRPr="007036CE">
              <w:t>StmInfrmtn_FAH_POFRP</w:t>
            </w:r>
          </w:p>
        </w:tc>
        <w:tc>
          <w:tcPr>
            <w:tcW w:w="500" w:type="pct"/>
          </w:tcPr>
          <w:p w14:paraId="5F247716" w14:textId="77777777" w:rsidR="00A75EEA" w:rsidRPr="007036CE" w:rsidRDefault="00BB45B7" w:rsidP="00A75EEA">
            <w:pPr>
              <w:pStyle w:val="GOSTTablenorm"/>
            </w:pPr>
            <w:r w:rsidRPr="007036CE">
              <w:t>Логический</w:t>
            </w:r>
          </w:p>
        </w:tc>
        <w:tc>
          <w:tcPr>
            <w:tcW w:w="280" w:type="pct"/>
          </w:tcPr>
          <w:p w14:paraId="14F96CAC" w14:textId="77777777" w:rsidR="00A75EEA" w:rsidRPr="007036CE" w:rsidRDefault="00A75EEA" w:rsidP="00A75EEA">
            <w:pPr>
              <w:pStyle w:val="GOSTTablenorm"/>
            </w:pPr>
            <w:r w:rsidRPr="007036CE">
              <w:t>Да</w:t>
            </w:r>
          </w:p>
        </w:tc>
        <w:tc>
          <w:tcPr>
            <w:tcW w:w="315" w:type="pct"/>
          </w:tcPr>
          <w:p w14:paraId="3FCAC89E" w14:textId="77777777" w:rsidR="00A75EEA" w:rsidRPr="007036CE" w:rsidRDefault="00BB45B7" w:rsidP="00A75EEA">
            <w:pPr>
              <w:pStyle w:val="GOSTTablenorm"/>
            </w:pPr>
            <w:r w:rsidRPr="007036CE">
              <w:t>-</w:t>
            </w:r>
          </w:p>
        </w:tc>
        <w:tc>
          <w:tcPr>
            <w:tcW w:w="2055" w:type="pct"/>
          </w:tcPr>
          <w:p w14:paraId="617F2FD6" w14:textId="77777777" w:rsidR="00A75EEA" w:rsidRPr="007036CE" w:rsidRDefault="00A75EEA" w:rsidP="00A75EEA">
            <w:pPr>
              <w:pStyle w:val="GOSTTablenorm"/>
            </w:pPr>
            <w:r w:rsidRPr="007036CE">
              <w:t>Указывается признак учета ПОФР на ЛС плательщика.</w:t>
            </w:r>
          </w:p>
          <w:p w14:paraId="675B07CC" w14:textId="77777777" w:rsidR="00A75EEA" w:rsidRPr="007036CE" w:rsidRDefault="00A75EEA" w:rsidP="00A75EEA">
            <w:pPr>
              <w:pStyle w:val="GOSTTablenorm"/>
            </w:pPr>
            <w:r w:rsidRPr="007036CE">
              <w:t>Может принимать значения:</w:t>
            </w:r>
          </w:p>
          <w:p w14:paraId="2A46FBE5" w14:textId="3574EA74" w:rsidR="00BB45B7" w:rsidRPr="007036CE" w:rsidRDefault="00BB45B7" w:rsidP="00BB45B7">
            <w:pPr>
              <w:pStyle w:val="GOSTTableListMark1"/>
            </w:pPr>
            <w:r w:rsidRPr="007036CE">
              <w:t>«</w:t>
            </w:r>
            <w:r w:rsidRPr="007036CE">
              <w:rPr>
                <w:lang w:val="en-US"/>
              </w:rPr>
              <w:t>true</w:t>
            </w:r>
            <w:r w:rsidRPr="007036CE">
              <w:t xml:space="preserve">» </w:t>
            </w:r>
            <w:r w:rsidR="002B1F7A" w:rsidRPr="007036CE">
              <w:t>–</w:t>
            </w:r>
            <w:r w:rsidRPr="007036CE">
              <w:t xml:space="preserve"> Да;</w:t>
            </w:r>
          </w:p>
          <w:p w14:paraId="003A516B" w14:textId="4EA65893" w:rsidR="00A75EEA" w:rsidRPr="007036CE" w:rsidRDefault="00BB45B7" w:rsidP="00441997">
            <w:pPr>
              <w:pStyle w:val="GOSTTableListMark1"/>
            </w:pPr>
            <w:r w:rsidRPr="007036CE">
              <w:t>«</w:t>
            </w:r>
            <w:r w:rsidRPr="007036CE">
              <w:rPr>
                <w:lang w:val="en-US"/>
              </w:rPr>
              <w:t>false</w:t>
            </w:r>
            <w:r w:rsidR="00441997" w:rsidRPr="007036CE">
              <w:t xml:space="preserve">» </w:t>
            </w:r>
            <w:r w:rsidR="002B1F7A" w:rsidRPr="007036CE">
              <w:t>–</w:t>
            </w:r>
            <w:r w:rsidR="00441997" w:rsidRPr="007036CE">
              <w:t xml:space="preserve"> Нет</w:t>
            </w:r>
          </w:p>
        </w:tc>
      </w:tr>
      <w:tr w:rsidR="00A75EEA" w:rsidRPr="007036CE" w14:paraId="503F2D83" w14:textId="77777777" w:rsidTr="00F92E5F">
        <w:trPr>
          <w:cnfStyle w:val="000000100000" w:firstRow="0" w:lastRow="0" w:firstColumn="0" w:lastColumn="0" w:oddVBand="0" w:evenVBand="0" w:oddHBand="1" w:evenHBand="0" w:firstRowFirstColumn="0" w:firstRowLastColumn="0" w:lastRowFirstColumn="0" w:lastRowLastColumn="0"/>
        </w:trPr>
        <w:tc>
          <w:tcPr>
            <w:tcW w:w="1100" w:type="pct"/>
          </w:tcPr>
          <w:p w14:paraId="627393BA" w14:textId="77777777" w:rsidR="00A75EEA" w:rsidRPr="007036CE" w:rsidRDefault="00A75EEA" w:rsidP="00A75EEA">
            <w:pPr>
              <w:pStyle w:val="GOSTTablenorm"/>
            </w:pPr>
            <w:r w:rsidRPr="007036CE">
              <w:t>КБК для контроля остатка ПОФР плательщика</w:t>
            </w:r>
          </w:p>
        </w:tc>
        <w:tc>
          <w:tcPr>
            <w:tcW w:w="750" w:type="pct"/>
          </w:tcPr>
          <w:p w14:paraId="06F744D4" w14:textId="77777777" w:rsidR="00A75EEA" w:rsidRPr="007036CE" w:rsidRDefault="00A75EEA" w:rsidP="002B1F7A">
            <w:pPr>
              <w:pStyle w:val="GOSTTablenorm"/>
              <w:rPr>
                <w:lang w:val="en-US"/>
              </w:rPr>
            </w:pPr>
            <w:r w:rsidRPr="007036CE">
              <w:rPr>
                <w:b/>
                <w:lang w:val="en-US"/>
              </w:rPr>
              <w:t>Payer:</w:t>
            </w:r>
            <w:r w:rsidRPr="007036CE">
              <w:rPr>
                <w:lang w:val="en-US"/>
              </w:rPr>
              <w:t>StmInfrmtn_KBK_POFR_CRestP</w:t>
            </w:r>
          </w:p>
        </w:tc>
        <w:tc>
          <w:tcPr>
            <w:tcW w:w="500" w:type="pct"/>
          </w:tcPr>
          <w:p w14:paraId="57182EF7" w14:textId="77777777" w:rsidR="00A75EEA" w:rsidRPr="007036CE" w:rsidRDefault="00A75EEA" w:rsidP="00A75EEA">
            <w:pPr>
              <w:pStyle w:val="GOSTTablenorm"/>
            </w:pPr>
            <w:r w:rsidRPr="007036CE">
              <w:t>Строка</w:t>
            </w:r>
          </w:p>
        </w:tc>
        <w:tc>
          <w:tcPr>
            <w:tcW w:w="280" w:type="pct"/>
          </w:tcPr>
          <w:p w14:paraId="55CE8B2D" w14:textId="77777777" w:rsidR="00A75EEA" w:rsidRPr="007036CE" w:rsidRDefault="00A75EEA" w:rsidP="00A75EEA">
            <w:pPr>
              <w:pStyle w:val="GOSTTablenorm"/>
            </w:pPr>
            <w:r w:rsidRPr="007036CE">
              <w:t>Нет</w:t>
            </w:r>
          </w:p>
        </w:tc>
        <w:tc>
          <w:tcPr>
            <w:tcW w:w="315" w:type="pct"/>
          </w:tcPr>
          <w:p w14:paraId="6FBE2831" w14:textId="77777777" w:rsidR="00A75EEA" w:rsidRPr="007036CE" w:rsidRDefault="00A75EEA" w:rsidP="00A75EEA">
            <w:pPr>
              <w:pStyle w:val="GOSTTablenorm"/>
            </w:pPr>
            <w:r w:rsidRPr="007036CE">
              <w:t>=20</w:t>
            </w:r>
          </w:p>
        </w:tc>
        <w:tc>
          <w:tcPr>
            <w:tcW w:w="2055" w:type="pct"/>
          </w:tcPr>
          <w:p w14:paraId="6D18E0C0" w14:textId="77777777" w:rsidR="00A75EEA" w:rsidRPr="007036CE" w:rsidRDefault="00A75EEA" w:rsidP="00A75EEA">
            <w:pPr>
              <w:pStyle w:val="GOSTTablenorm"/>
            </w:pPr>
            <w:r w:rsidRPr="007036CE">
              <w:t>Указывается КБК для контроля остатка ПОФР по ЛС плательщика.</w:t>
            </w:r>
          </w:p>
          <w:p w14:paraId="6E7316D0" w14:textId="77777777" w:rsidR="00A75EEA" w:rsidRPr="007036CE" w:rsidRDefault="00A75EEA" w:rsidP="00A75EEA">
            <w:pPr>
              <w:pStyle w:val="GOSTTablenorm"/>
            </w:pPr>
            <w:r w:rsidRPr="007036CE">
              <w:t>Обязателен для заполнения, если в параметре «Признак учета ПОФР на ЛС плательщика» (</w:t>
            </w:r>
            <w:r w:rsidRPr="007036CE">
              <w:rPr>
                <w:b/>
                <w:lang w:val="en-US"/>
              </w:rPr>
              <w:t>Payer</w:t>
            </w:r>
            <w:r w:rsidRPr="007036CE">
              <w:rPr>
                <w:b/>
              </w:rPr>
              <w:t>:</w:t>
            </w:r>
            <w:r w:rsidRPr="007036CE">
              <w:t>StmInfrmtn_FAH_POFRP) указано значение «</w:t>
            </w:r>
            <w:r w:rsidR="009C7DBE" w:rsidRPr="007036CE">
              <w:rPr>
                <w:lang w:val="en-US"/>
              </w:rPr>
              <w:t>true</w:t>
            </w:r>
            <w:r w:rsidRPr="007036CE">
              <w:t>» (Да)</w:t>
            </w:r>
          </w:p>
        </w:tc>
      </w:tr>
      <w:tr w:rsidR="00A75EEA" w:rsidRPr="007036CE" w14:paraId="0BF607CE" w14:textId="77777777" w:rsidTr="00F92E5F">
        <w:trPr>
          <w:cnfStyle w:val="000000010000" w:firstRow="0" w:lastRow="0" w:firstColumn="0" w:lastColumn="0" w:oddVBand="0" w:evenVBand="0" w:oddHBand="0" w:evenHBand="1" w:firstRowFirstColumn="0" w:firstRowLastColumn="0" w:lastRowFirstColumn="0" w:lastRowLastColumn="0"/>
        </w:trPr>
        <w:tc>
          <w:tcPr>
            <w:tcW w:w="1100" w:type="pct"/>
          </w:tcPr>
          <w:p w14:paraId="22C1CF7C" w14:textId="77777777" w:rsidR="00A75EEA" w:rsidRPr="007036CE" w:rsidRDefault="00A75EEA" w:rsidP="00A75EEA">
            <w:pPr>
              <w:pStyle w:val="GOSTTablenorm"/>
            </w:pPr>
            <w:r w:rsidRPr="007036CE">
              <w:t>Номер КОО плательщика</w:t>
            </w:r>
          </w:p>
        </w:tc>
        <w:tc>
          <w:tcPr>
            <w:tcW w:w="750" w:type="pct"/>
          </w:tcPr>
          <w:p w14:paraId="00419A2C" w14:textId="77777777" w:rsidR="00A75EEA" w:rsidRPr="007036CE" w:rsidRDefault="00A75EEA" w:rsidP="0040706C">
            <w:pPr>
              <w:pStyle w:val="GOSTTablenorm"/>
            </w:pPr>
            <w:r w:rsidRPr="007036CE">
              <w:rPr>
                <w:b/>
              </w:rPr>
              <w:t>Payer:</w:t>
            </w:r>
            <w:r w:rsidRPr="007036CE">
              <w:t>StmInfrmtn_NmbKOO_Payer</w:t>
            </w:r>
          </w:p>
        </w:tc>
        <w:tc>
          <w:tcPr>
            <w:tcW w:w="500" w:type="pct"/>
          </w:tcPr>
          <w:p w14:paraId="6FC44074" w14:textId="77777777" w:rsidR="00A75EEA" w:rsidRPr="007036CE" w:rsidRDefault="00A75EEA" w:rsidP="00A75EEA">
            <w:pPr>
              <w:pStyle w:val="GOSTTablenorm"/>
            </w:pPr>
            <w:r w:rsidRPr="007036CE">
              <w:t>Строка</w:t>
            </w:r>
          </w:p>
        </w:tc>
        <w:tc>
          <w:tcPr>
            <w:tcW w:w="280" w:type="pct"/>
          </w:tcPr>
          <w:p w14:paraId="56E9A45E" w14:textId="77777777" w:rsidR="00A75EEA" w:rsidRPr="007036CE" w:rsidRDefault="00A75EEA" w:rsidP="00A75EEA">
            <w:pPr>
              <w:pStyle w:val="GOSTTablenorm"/>
            </w:pPr>
            <w:r w:rsidRPr="007036CE">
              <w:t>Нет</w:t>
            </w:r>
          </w:p>
        </w:tc>
        <w:tc>
          <w:tcPr>
            <w:tcW w:w="315" w:type="pct"/>
          </w:tcPr>
          <w:p w14:paraId="5C538689" w14:textId="77777777" w:rsidR="00A75EEA" w:rsidRPr="007036CE" w:rsidRDefault="00A75EEA" w:rsidP="00A75EEA">
            <w:pPr>
              <w:pStyle w:val="GOSTTablenorm"/>
            </w:pPr>
            <w:r w:rsidRPr="007036CE">
              <w:t>&lt;=50</w:t>
            </w:r>
          </w:p>
        </w:tc>
        <w:tc>
          <w:tcPr>
            <w:tcW w:w="2055" w:type="pct"/>
          </w:tcPr>
          <w:p w14:paraId="0B5D0E30" w14:textId="677A8B0B" w:rsidR="00A75EEA" w:rsidRPr="007036CE" w:rsidRDefault="00A75EEA" w:rsidP="00A75EEA">
            <w:pPr>
              <w:pStyle w:val="GOSTTablenorm"/>
            </w:pPr>
            <w:r w:rsidRPr="007036CE">
              <w:t>Указывается номер Казначейского обеспечения обязател</w:t>
            </w:r>
            <w:r w:rsidR="002B1F7A" w:rsidRPr="007036CE">
              <w:t>ьств плательщика (при наличии)</w:t>
            </w:r>
          </w:p>
        </w:tc>
      </w:tr>
      <w:tr w:rsidR="00721EFF" w:rsidRPr="007036CE" w14:paraId="35D0EE37" w14:textId="77777777" w:rsidTr="00F92E5F">
        <w:trPr>
          <w:cnfStyle w:val="000000100000" w:firstRow="0" w:lastRow="0" w:firstColumn="0" w:lastColumn="0" w:oddVBand="0" w:evenVBand="0" w:oddHBand="1" w:evenHBand="0" w:firstRowFirstColumn="0" w:firstRowLastColumn="0" w:lastRowFirstColumn="0" w:lastRowLastColumn="0"/>
          <w:ins w:id="759" w:author="Ярисова Полина Викторовна" w:date="2025-09-16T11:46:00Z"/>
        </w:trPr>
        <w:tc>
          <w:tcPr>
            <w:tcW w:w="1100" w:type="pct"/>
          </w:tcPr>
          <w:p w14:paraId="1186AF41" w14:textId="3A7D840C" w:rsidR="00721EFF" w:rsidRPr="007036CE" w:rsidRDefault="00721EFF" w:rsidP="00721EFF">
            <w:pPr>
              <w:pStyle w:val="GOSTTablenorm"/>
              <w:rPr>
                <w:ins w:id="760" w:author="Ярисова Полина Викторовна" w:date="2025-09-16T11:46:00Z"/>
              </w:rPr>
            </w:pPr>
            <w:ins w:id="761" w:author="Ярисова Полина Викторовна" w:date="2025-09-16T11:46:00Z">
              <w:r w:rsidRPr="007036CE">
                <w:t>Код типа КС плательщика</w:t>
              </w:r>
            </w:ins>
          </w:p>
        </w:tc>
        <w:tc>
          <w:tcPr>
            <w:tcW w:w="750" w:type="pct"/>
          </w:tcPr>
          <w:p w14:paraId="76FDFC25" w14:textId="62983B13" w:rsidR="00721EFF" w:rsidRPr="007036CE" w:rsidRDefault="002006E6" w:rsidP="002B1F7A">
            <w:pPr>
              <w:pStyle w:val="GOSTTablenorm"/>
              <w:rPr>
                <w:ins w:id="762" w:author="Ярисова Полина Викторовна" w:date="2025-09-16T11:46:00Z"/>
              </w:rPr>
            </w:pPr>
            <w:ins w:id="763" w:author="Кирилл Воробьёв" w:date="2025-10-07T18:46:00Z">
              <w:r w:rsidRPr="007036CE">
                <w:rPr>
                  <w:b/>
                </w:rPr>
                <w:t>Payer:</w:t>
              </w:r>
            </w:ins>
            <w:ins w:id="764" w:author="Кирилл Воробьёв" w:date="2025-10-07T18:50:00Z">
              <w:r w:rsidRPr="007036CE">
                <w:t>Payer_</w:t>
              </w:r>
            </w:ins>
            <w:ins w:id="765" w:author="Кирилл Воробьёв" w:date="2025-10-07T19:20:00Z">
              <w:r w:rsidR="00C83BAE" w:rsidRPr="007036CE">
                <w:t>Type</w:t>
              </w:r>
            </w:ins>
            <w:ins w:id="766" w:author="Кирилл Воробьёв" w:date="2025-10-07T19:25:00Z">
              <w:r w:rsidR="00C83BAE" w:rsidRPr="007036CE">
                <w:t>CorrAcc</w:t>
              </w:r>
            </w:ins>
          </w:p>
        </w:tc>
        <w:tc>
          <w:tcPr>
            <w:tcW w:w="500" w:type="pct"/>
          </w:tcPr>
          <w:p w14:paraId="08BF05BD" w14:textId="7C3F8285" w:rsidR="00721EFF" w:rsidRPr="007036CE" w:rsidRDefault="00721EFF" w:rsidP="00721EFF">
            <w:pPr>
              <w:pStyle w:val="GOSTTablenorm"/>
              <w:rPr>
                <w:ins w:id="767" w:author="Ярисова Полина Викторовна" w:date="2025-09-16T11:46:00Z"/>
              </w:rPr>
            </w:pPr>
            <w:ins w:id="768" w:author="Ярисова Полина Викторовна" w:date="2025-09-16T11:46:00Z">
              <w:r w:rsidRPr="007036CE">
                <w:t>Число</w:t>
              </w:r>
            </w:ins>
          </w:p>
        </w:tc>
        <w:tc>
          <w:tcPr>
            <w:tcW w:w="280" w:type="pct"/>
          </w:tcPr>
          <w:p w14:paraId="234BE586" w14:textId="2B7F1111" w:rsidR="00721EFF" w:rsidRPr="007036CE" w:rsidRDefault="00721EFF" w:rsidP="00721EFF">
            <w:pPr>
              <w:pStyle w:val="GOSTTablenorm"/>
              <w:rPr>
                <w:ins w:id="769" w:author="Ярисова Полина Викторовна" w:date="2025-09-16T11:46:00Z"/>
              </w:rPr>
            </w:pPr>
            <w:ins w:id="770" w:author="Ярисова Полина Викторовна" w:date="2025-09-16T11:46:00Z">
              <w:r w:rsidRPr="007036CE">
                <w:t>Нет</w:t>
              </w:r>
            </w:ins>
          </w:p>
        </w:tc>
        <w:tc>
          <w:tcPr>
            <w:tcW w:w="315" w:type="pct"/>
          </w:tcPr>
          <w:p w14:paraId="31B1128F" w14:textId="44BE909E" w:rsidR="00721EFF" w:rsidRPr="007036CE" w:rsidRDefault="00721EFF" w:rsidP="00721EFF">
            <w:pPr>
              <w:pStyle w:val="GOSTTablenorm"/>
              <w:rPr>
                <w:ins w:id="771" w:author="Ярисова Полина Викторовна" w:date="2025-09-16T11:46:00Z"/>
              </w:rPr>
            </w:pPr>
            <w:ins w:id="772" w:author="Ярисова Полина Викторовна" w:date="2025-09-16T11:46:00Z">
              <w:r w:rsidRPr="007036CE">
                <w:t>=2</w:t>
              </w:r>
            </w:ins>
          </w:p>
        </w:tc>
        <w:tc>
          <w:tcPr>
            <w:tcW w:w="2055" w:type="pct"/>
          </w:tcPr>
          <w:p w14:paraId="7121B95C" w14:textId="5CE8EF16" w:rsidR="00721EFF" w:rsidRPr="007036CE" w:rsidRDefault="007122F8" w:rsidP="00704EBB">
            <w:pPr>
              <w:pStyle w:val="GOSTTablenorm"/>
              <w:rPr>
                <w:ins w:id="773" w:author="Ярисова Полина Викторовна" w:date="2025-09-16T11:46:00Z"/>
              </w:rPr>
            </w:pPr>
            <w:ins w:id="774" w:author="Ярисова Полина Викторовна" w:date="2025-09-16T11:58:00Z">
              <w:r w:rsidRPr="007036CE">
                <w:t xml:space="preserve">Указывается тип казначейского счета </w:t>
              </w:r>
            </w:ins>
            <w:commentRangeStart w:id="775"/>
            <w:ins w:id="776" w:author="Ярисова Полина Викторовна" w:date="2025-09-16T11:59:00Z">
              <w:r w:rsidRPr="007036CE">
                <w:t>плательщика</w:t>
              </w:r>
            </w:ins>
            <w:commentRangeEnd w:id="775"/>
            <w:r w:rsidR="00704EBB" w:rsidRPr="007036CE">
              <w:rPr>
                <w:rStyle w:val="afff4"/>
                <w:sz w:val="22"/>
                <w:szCs w:val="20"/>
              </w:rPr>
              <w:commentReference w:id="775"/>
            </w:r>
            <w:ins w:id="777" w:author="Ярисова Полина Викторовна" w:date="2025-09-16T11:59:00Z">
              <w:r w:rsidRPr="007036CE">
                <w:t xml:space="preserve"> </w:t>
              </w:r>
            </w:ins>
            <w:ins w:id="778" w:author="Ярисова Полина Викторовна" w:date="2025-09-16T11:58:00Z">
              <w:del w:id="779" w:author="Якименко С.В. EXP-342929" w:date="2026-02-13T15:08:00Z">
                <w:r w:rsidRPr="007036CE" w:rsidDel="00704EBB">
                  <w:delText xml:space="preserve">«00», если проводится операция </w:delText>
                </w:r>
              </w:del>
            </w:ins>
            <w:ins w:id="780" w:author="Ярисова Полина Викторовна" w:date="2025-09-16T11:59:00Z">
              <w:del w:id="781" w:author="Якименко С.В. EXP-342929" w:date="2026-02-13T15:08:00Z">
                <w:r w:rsidRPr="007036CE" w:rsidDel="00704EBB">
                  <w:delText xml:space="preserve">на возврат привлеченных средств </w:delText>
                </w:r>
              </w:del>
            </w:ins>
            <w:commentRangeStart w:id="782"/>
            <w:ins w:id="783" w:author="Ярисова Полина Викторовна" w:date="2025-09-16T11:58:00Z">
              <w:del w:id="784" w:author="Якименко С.В. EXP-342929" w:date="2026-02-13T15:08:00Z">
                <w:r w:rsidRPr="007036CE" w:rsidDel="00704EBB">
                  <w:delText xml:space="preserve">с </w:delText>
                </w:r>
                <w:commentRangeEnd w:id="782"/>
                <w:r w:rsidRPr="007036CE" w:rsidDel="00704EBB">
                  <w:rPr>
                    <w:rStyle w:val="afff4"/>
                    <w:sz w:val="22"/>
                    <w:szCs w:val="20"/>
                  </w:rPr>
                  <w:commentReference w:id="782"/>
                </w:r>
                <w:r w:rsidRPr="007036CE" w:rsidDel="00704EBB">
                  <w:delText>единого счета федерального бюджета МОУ ФК</w:delText>
                </w:r>
              </w:del>
            </w:ins>
          </w:p>
        </w:tc>
      </w:tr>
      <w:tr w:rsidR="00721EFF" w:rsidRPr="007036CE" w14:paraId="21B4FEBF" w14:textId="77777777" w:rsidTr="00F92E5F">
        <w:trPr>
          <w:cnfStyle w:val="000000010000" w:firstRow="0" w:lastRow="0" w:firstColumn="0" w:lastColumn="0" w:oddVBand="0" w:evenVBand="0" w:oddHBand="0" w:evenHBand="1" w:firstRowFirstColumn="0" w:firstRowLastColumn="0" w:lastRowFirstColumn="0" w:lastRowLastColumn="0"/>
        </w:trPr>
        <w:tc>
          <w:tcPr>
            <w:tcW w:w="1100" w:type="pct"/>
          </w:tcPr>
          <w:p w14:paraId="78961E6F" w14:textId="77777777" w:rsidR="00721EFF" w:rsidRPr="007036CE" w:rsidRDefault="00721EFF" w:rsidP="00721EFF">
            <w:pPr>
              <w:pStyle w:val="GOSTTablenorm"/>
              <w:rPr>
                <w:b/>
              </w:rPr>
            </w:pPr>
            <w:r w:rsidRPr="007036CE">
              <w:rPr>
                <w:b/>
              </w:rPr>
              <w:lastRenderedPageBreak/>
              <w:t>Реквизиты получателя</w:t>
            </w:r>
          </w:p>
        </w:tc>
        <w:tc>
          <w:tcPr>
            <w:tcW w:w="750" w:type="pct"/>
          </w:tcPr>
          <w:p w14:paraId="321A75CC" w14:textId="77777777" w:rsidR="00721EFF" w:rsidRPr="007036CE" w:rsidRDefault="00721EFF" w:rsidP="00721EFF">
            <w:pPr>
              <w:pStyle w:val="GOSTTablenorm"/>
            </w:pPr>
            <w:r w:rsidRPr="007036CE">
              <w:rPr>
                <w:b/>
              </w:rPr>
              <w:t>Payee</w:t>
            </w:r>
          </w:p>
        </w:tc>
        <w:tc>
          <w:tcPr>
            <w:tcW w:w="500" w:type="pct"/>
          </w:tcPr>
          <w:p w14:paraId="3C25D51F" w14:textId="77777777" w:rsidR="00721EFF" w:rsidRPr="007036CE" w:rsidRDefault="00721EFF" w:rsidP="00721EFF">
            <w:pPr>
              <w:pStyle w:val="GOSTTablenorm"/>
            </w:pPr>
            <w:r w:rsidRPr="007036CE">
              <w:t>Объект</w:t>
            </w:r>
          </w:p>
        </w:tc>
        <w:tc>
          <w:tcPr>
            <w:tcW w:w="280" w:type="pct"/>
          </w:tcPr>
          <w:p w14:paraId="126DE114" w14:textId="77777777" w:rsidR="00721EFF" w:rsidRPr="007036CE" w:rsidRDefault="00721EFF" w:rsidP="00721EFF">
            <w:pPr>
              <w:pStyle w:val="GOSTTablenorm"/>
            </w:pPr>
            <w:r w:rsidRPr="007036CE">
              <w:t>Нет</w:t>
            </w:r>
          </w:p>
        </w:tc>
        <w:tc>
          <w:tcPr>
            <w:tcW w:w="315" w:type="pct"/>
          </w:tcPr>
          <w:p w14:paraId="1C607570" w14:textId="77777777" w:rsidR="00721EFF" w:rsidRPr="007036CE" w:rsidRDefault="00721EFF" w:rsidP="00721EFF">
            <w:pPr>
              <w:pStyle w:val="GOSTTablenorm"/>
            </w:pPr>
            <w:r w:rsidRPr="007036CE">
              <w:t>-</w:t>
            </w:r>
          </w:p>
        </w:tc>
        <w:tc>
          <w:tcPr>
            <w:tcW w:w="2055" w:type="pct"/>
          </w:tcPr>
          <w:p w14:paraId="3B8613DE" w14:textId="77777777" w:rsidR="00721EFF" w:rsidRPr="007036CE" w:rsidRDefault="00721EFF" w:rsidP="00721EFF">
            <w:pPr>
              <w:pStyle w:val="GOSTTablenorm"/>
            </w:pPr>
            <w:r w:rsidRPr="007036CE">
              <w:t xml:space="preserve">Обязателен для заполнения, если </w:t>
            </w:r>
            <w:r w:rsidRPr="007036CE" w:rsidDel="000C59B7">
              <w:t>BasicRequisites_POType</w:t>
            </w:r>
            <w:r w:rsidRPr="007036CE">
              <w:t xml:space="preserve"> = ЭДВ, КДВ. Если </w:t>
            </w:r>
            <w:r w:rsidRPr="007036CE" w:rsidDel="000C59B7">
              <w:t>BasicRequisites_POType</w:t>
            </w:r>
            <w:r w:rsidRPr="007036CE">
              <w:t xml:space="preserve"> = ЭДИ, КДИ, то не заполняется</w:t>
            </w:r>
          </w:p>
        </w:tc>
      </w:tr>
      <w:tr w:rsidR="00721EFF" w:rsidRPr="007036CE" w14:paraId="58733AAD" w14:textId="77777777" w:rsidTr="00F92E5F">
        <w:trPr>
          <w:cnfStyle w:val="000000100000" w:firstRow="0" w:lastRow="0" w:firstColumn="0" w:lastColumn="0" w:oddVBand="0" w:evenVBand="0" w:oddHBand="1" w:evenHBand="0" w:firstRowFirstColumn="0" w:firstRowLastColumn="0" w:lastRowFirstColumn="0" w:lastRowLastColumn="0"/>
        </w:trPr>
        <w:tc>
          <w:tcPr>
            <w:tcW w:w="1100" w:type="pct"/>
          </w:tcPr>
          <w:p w14:paraId="379DA9B9" w14:textId="77777777" w:rsidR="00721EFF" w:rsidRPr="007036CE" w:rsidRDefault="00721EFF" w:rsidP="00721EFF">
            <w:pPr>
              <w:pStyle w:val="GOSTTablenorm"/>
            </w:pPr>
            <w:r w:rsidRPr="007036CE">
              <w:t>Контур получателя</w:t>
            </w:r>
          </w:p>
        </w:tc>
        <w:tc>
          <w:tcPr>
            <w:tcW w:w="750" w:type="pct"/>
          </w:tcPr>
          <w:p w14:paraId="3684EADC" w14:textId="77777777" w:rsidR="00721EFF" w:rsidRPr="007036CE" w:rsidRDefault="00721EFF" w:rsidP="00721EFF">
            <w:pPr>
              <w:pStyle w:val="GOSTTablenorm"/>
            </w:pPr>
            <w:r w:rsidRPr="007036CE">
              <w:rPr>
                <w:b/>
              </w:rPr>
              <w:t>Payee:</w:t>
            </w:r>
            <w:r w:rsidRPr="007036CE">
              <w:t>Payee_Contour</w:t>
            </w:r>
          </w:p>
        </w:tc>
        <w:tc>
          <w:tcPr>
            <w:tcW w:w="500" w:type="pct"/>
          </w:tcPr>
          <w:p w14:paraId="2432CCCB" w14:textId="77777777" w:rsidR="00721EFF" w:rsidRPr="007036CE" w:rsidRDefault="00721EFF" w:rsidP="00721EFF">
            <w:pPr>
              <w:pStyle w:val="GOSTTablenorm"/>
            </w:pPr>
            <w:r w:rsidRPr="007036CE">
              <w:t>Строка</w:t>
            </w:r>
          </w:p>
        </w:tc>
        <w:tc>
          <w:tcPr>
            <w:tcW w:w="280" w:type="pct"/>
          </w:tcPr>
          <w:p w14:paraId="4BE75D8A" w14:textId="77777777" w:rsidR="00721EFF" w:rsidRPr="007036CE" w:rsidRDefault="00721EFF" w:rsidP="00721EFF">
            <w:pPr>
              <w:pStyle w:val="GOSTTablenorm"/>
            </w:pPr>
            <w:r w:rsidRPr="007036CE">
              <w:t>Да</w:t>
            </w:r>
          </w:p>
        </w:tc>
        <w:tc>
          <w:tcPr>
            <w:tcW w:w="315" w:type="pct"/>
          </w:tcPr>
          <w:p w14:paraId="05FC5027" w14:textId="77777777" w:rsidR="00721EFF" w:rsidRPr="007036CE" w:rsidRDefault="00721EFF" w:rsidP="00721EFF">
            <w:pPr>
              <w:pStyle w:val="GOSTTablenorm"/>
            </w:pPr>
            <w:r w:rsidRPr="007036CE">
              <w:t>=1</w:t>
            </w:r>
          </w:p>
        </w:tc>
        <w:tc>
          <w:tcPr>
            <w:tcW w:w="2055" w:type="pct"/>
          </w:tcPr>
          <w:p w14:paraId="3B9B938D" w14:textId="77777777" w:rsidR="00721EFF" w:rsidRPr="007036CE" w:rsidRDefault="00721EFF" w:rsidP="00721EFF">
            <w:pPr>
              <w:pStyle w:val="GOSTTablenorm"/>
            </w:pPr>
            <w:r w:rsidRPr="007036CE">
              <w:t>Указывается код контура, в котором проводится операция по ЛС плательщика.</w:t>
            </w:r>
          </w:p>
          <w:p w14:paraId="5A786894" w14:textId="77777777" w:rsidR="00721EFF" w:rsidRPr="007036CE" w:rsidRDefault="00721EFF" w:rsidP="00721EFF">
            <w:pPr>
              <w:pStyle w:val="GOSTTablenorm"/>
            </w:pPr>
            <w:r w:rsidRPr="007036CE">
              <w:t>Возможные значения:</w:t>
            </w:r>
          </w:p>
          <w:p w14:paraId="5850E63B" w14:textId="77777777" w:rsidR="00721EFF" w:rsidRPr="007036CE" w:rsidRDefault="00721EFF" w:rsidP="00721EFF">
            <w:pPr>
              <w:pStyle w:val="GOSTTableListMark1"/>
            </w:pPr>
            <w:r w:rsidRPr="007036CE">
              <w:t>«</w:t>
            </w:r>
            <w:r w:rsidRPr="007036CE">
              <w:rPr>
                <w:lang w:val="en-US"/>
              </w:rPr>
              <w:t>O</w:t>
            </w:r>
            <w:r w:rsidRPr="007036CE">
              <w:t>» – открытый;</w:t>
            </w:r>
          </w:p>
          <w:p w14:paraId="329D57ED" w14:textId="77777777" w:rsidR="00721EFF" w:rsidRPr="007036CE" w:rsidRDefault="00721EFF" w:rsidP="00721EFF">
            <w:pPr>
              <w:pStyle w:val="GOSTTableListMark1"/>
            </w:pPr>
            <w:r w:rsidRPr="007036CE">
              <w:t>«</w:t>
            </w:r>
            <w:r w:rsidRPr="007036CE">
              <w:rPr>
                <w:lang w:val="en-US"/>
              </w:rPr>
              <w:t>S</w:t>
            </w:r>
            <w:r w:rsidRPr="007036CE">
              <w:t xml:space="preserve">» </w:t>
            </w:r>
            <w:r w:rsidRPr="007036CE">
              <w:rPr>
                <w:lang w:val="en-US"/>
              </w:rPr>
              <w:t xml:space="preserve">– </w:t>
            </w:r>
            <w:r w:rsidRPr="007036CE">
              <w:t>защищенный;</w:t>
            </w:r>
          </w:p>
          <w:p w14:paraId="5942E78D" w14:textId="77777777" w:rsidR="00721EFF" w:rsidRPr="007036CE" w:rsidRDefault="00721EFF" w:rsidP="00721EFF">
            <w:pPr>
              <w:pStyle w:val="GOSTTableListMark1"/>
            </w:pPr>
            <w:r w:rsidRPr="007036CE">
              <w:t>«1» – открытый;</w:t>
            </w:r>
          </w:p>
          <w:p w14:paraId="76B9FEDC" w14:textId="3D246C6E" w:rsidR="00721EFF" w:rsidRPr="007036CE" w:rsidRDefault="00721EFF" w:rsidP="00721EFF">
            <w:pPr>
              <w:pStyle w:val="GOSTTableListMark1"/>
            </w:pPr>
            <w:r w:rsidRPr="007036CE">
              <w:t xml:space="preserve">«2» </w:t>
            </w:r>
            <w:r w:rsidR="002B1F7A" w:rsidRPr="007036CE">
              <w:t>–</w:t>
            </w:r>
            <w:r w:rsidRPr="007036CE">
              <w:t xml:space="preserve"> защищенный</w:t>
            </w:r>
          </w:p>
        </w:tc>
      </w:tr>
      <w:tr w:rsidR="00721EFF" w:rsidRPr="007036CE" w14:paraId="59D3D3B9" w14:textId="77777777" w:rsidTr="00F92E5F">
        <w:trPr>
          <w:cnfStyle w:val="000000010000" w:firstRow="0" w:lastRow="0" w:firstColumn="0" w:lastColumn="0" w:oddVBand="0" w:evenVBand="0" w:oddHBand="0" w:evenHBand="1" w:firstRowFirstColumn="0" w:firstRowLastColumn="0" w:lastRowFirstColumn="0" w:lastRowLastColumn="0"/>
        </w:trPr>
        <w:tc>
          <w:tcPr>
            <w:tcW w:w="1100" w:type="pct"/>
          </w:tcPr>
          <w:p w14:paraId="579EE952" w14:textId="77777777" w:rsidR="00721EFF" w:rsidRPr="007036CE" w:rsidRDefault="00721EFF" w:rsidP="00721EFF">
            <w:pPr>
              <w:pStyle w:val="GOSTTablenorm"/>
            </w:pPr>
            <w:r w:rsidRPr="007036CE">
              <w:t>Код бюджета получателя</w:t>
            </w:r>
          </w:p>
        </w:tc>
        <w:tc>
          <w:tcPr>
            <w:tcW w:w="750" w:type="pct"/>
          </w:tcPr>
          <w:p w14:paraId="0669CCE7" w14:textId="77777777" w:rsidR="00721EFF" w:rsidRPr="007036CE" w:rsidRDefault="00721EFF" w:rsidP="00721EFF">
            <w:pPr>
              <w:pStyle w:val="GOSTTablenorm"/>
            </w:pPr>
            <w:r w:rsidRPr="007036CE">
              <w:rPr>
                <w:b/>
              </w:rPr>
              <w:t>Payee:</w:t>
            </w:r>
            <w:r w:rsidRPr="007036CE">
              <w:t>Payee_BudgetCode</w:t>
            </w:r>
          </w:p>
        </w:tc>
        <w:tc>
          <w:tcPr>
            <w:tcW w:w="500" w:type="pct"/>
          </w:tcPr>
          <w:p w14:paraId="23E672CA" w14:textId="77777777" w:rsidR="00721EFF" w:rsidRPr="007036CE" w:rsidRDefault="00721EFF" w:rsidP="00721EFF">
            <w:pPr>
              <w:pStyle w:val="GOSTTablenorm"/>
            </w:pPr>
            <w:r w:rsidRPr="007036CE">
              <w:t>Строка</w:t>
            </w:r>
          </w:p>
        </w:tc>
        <w:tc>
          <w:tcPr>
            <w:tcW w:w="280" w:type="pct"/>
          </w:tcPr>
          <w:p w14:paraId="5ACE840D" w14:textId="77777777" w:rsidR="00721EFF" w:rsidRPr="007036CE" w:rsidRDefault="00721EFF" w:rsidP="00721EFF">
            <w:pPr>
              <w:pStyle w:val="GOSTTablenorm"/>
            </w:pPr>
            <w:r w:rsidRPr="007036CE">
              <w:t>Да</w:t>
            </w:r>
          </w:p>
        </w:tc>
        <w:tc>
          <w:tcPr>
            <w:tcW w:w="315" w:type="pct"/>
          </w:tcPr>
          <w:p w14:paraId="3FACCA4D" w14:textId="77777777" w:rsidR="00721EFF" w:rsidRPr="007036CE" w:rsidRDefault="00721EFF" w:rsidP="00721EFF">
            <w:pPr>
              <w:pStyle w:val="GOSTTablenorm"/>
            </w:pPr>
            <w:r w:rsidRPr="007036CE">
              <w:t>=8</w:t>
            </w:r>
          </w:p>
        </w:tc>
        <w:tc>
          <w:tcPr>
            <w:tcW w:w="2055" w:type="pct"/>
          </w:tcPr>
          <w:p w14:paraId="62D9D52C" w14:textId="77777777" w:rsidR="00721EFF" w:rsidRPr="007036CE" w:rsidRDefault="00721EFF" w:rsidP="00721EFF">
            <w:pPr>
              <w:pStyle w:val="GOSTTablenorm"/>
              <w:rPr>
                <w:sz w:val="20"/>
              </w:rPr>
            </w:pPr>
            <w:r w:rsidRPr="007036CE">
              <w:t>Указывается код бюджета в соответствии со справочником «Бюджеты» по ЛС получателя</w:t>
            </w:r>
          </w:p>
        </w:tc>
      </w:tr>
      <w:tr w:rsidR="00721EFF" w:rsidRPr="007036CE" w14:paraId="22DA28B3" w14:textId="77777777" w:rsidTr="00F92E5F">
        <w:trPr>
          <w:cnfStyle w:val="000000100000" w:firstRow="0" w:lastRow="0" w:firstColumn="0" w:lastColumn="0" w:oddVBand="0" w:evenVBand="0" w:oddHBand="1" w:evenHBand="0" w:firstRowFirstColumn="0" w:firstRowLastColumn="0" w:lastRowFirstColumn="0" w:lastRowLastColumn="0"/>
        </w:trPr>
        <w:tc>
          <w:tcPr>
            <w:tcW w:w="1100" w:type="pct"/>
          </w:tcPr>
          <w:p w14:paraId="2E6E38C6" w14:textId="77777777" w:rsidR="00721EFF" w:rsidRPr="007036CE" w:rsidRDefault="00721EFF" w:rsidP="00721EFF">
            <w:pPr>
              <w:pStyle w:val="GOSTTablenorm"/>
            </w:pPr>
            <w:r w:rsidRPr="007036CE">
              <w:t>Номер лицевого счета получателя</w:t>
            </w:r>
          </w:p>
        </w:tc>
        <w:tc>
          <w:tcPr>
            <w:tcW w:w="750" w:type="pct"/>
          </w:tcPr>
          <w:p w14:paraId="5584D23B" w14:textId="77777777" w:rsidR="00721EFF" w:rsidRPr="007036CE" w:rsidRDefault="00721EFF" w:rsidP="00721EFF">
            <w:pPr>
              <w:pStyle w:val="GOSTTablenorm"/>
            </w:pPr>
            <w:r w:rsidRPr="007036CE">
              <w:rPr>
                <w:b/>
              </w:rPr>
              <w:t>Payee:</w:t>
            </w:r>
            <w:r w:rsidRPr="007036CE">
              <w:t>Payee_AccountNumber</w:t>
            </w:r>
          </w:p>
        </w:tc>
        <w:tc>
          <w:tcPr>
            <w:tcW w:w="500" w:type="pct"/>
          </w:tcPr>
          <w:p w14:paraId="6381F427" w14:textId="77777777" w:rsidR="00721EFF" w:rsidRPr="007036CE" w:rsidRDefault="00721EFF" w:rsidP="00721EFF">
            <w:pPr>
              <w:pStyle w:val="GOSTTablenorm"/>
            </w:pPr>
            <w:r w:rsidRPr="007036CE">
              <w:t>Строка</w:t>
            </w:r>
          </w:p>
        </w:tc>
        <w:tc>
          <w:tcPr>
            <w:tcW w:w="280" w:type="pct"/>
          </w:tcPr>
          <w:p w14:paraId="0B806A64" w14:textId="77777777" w:rsidR="00721EFF" w:rsidRPr="007036CE" w:rsidRDefault="00721EFF" w:rsidP="00721EFF">
            <w:pPr>
              <w:pStyle w:val="GOSTTablenorm"/>
            </w:pPr>
            <w:r w:rsidRPr="007036CE">
              <w:t>Да</w:t>
            </w:r>
          </w:p>
        </w:tc>
        <w:tc>
          <w:tcPr>
            <w:tcW w:w="315" w:type="pct"/>
          </w:tcPr>
          <w:p w14:paraId="587E3938" w14:textId="77777777" w:rsidR="00721EFF" w:rsidRPr="007036CE" w:rsidRDefault="00721EFF" w:rsidP="00721EFF">
            <w:pPr>
              <w:pStyle w:val="GOSTTablenorm"/>
            </w:pPr>
            <w:r w:rsidRPr="007036CE">
              <w:t>=11</w:t>
            </w:r>
          </w:p>
        </w:tc>
        <w:tc>
          <w:tcPr>
            <w:tcW w:w="2055" w:type="pct"/>
          </w:tcPr>
          <w:p w14:paraId="7D6610B3" w14:textId="77777777" w:rsidR="00721EFF" w:rsidRPr="007036CE" w:rsidRDefault="00721EFF" w:rsidP="00721EFF">
            <w:pPr>
              <w:pStyle w:val="GOSTTablenorm"/>
            </w:pPr>
            <w:r w:rsidRPr="007036CE">
              <w:t>Указывается номер лицевого счета получателя.</w:t>
            </w:r>
          </w:p>
          <w:p w14:paraId="4F9BB0CB" w14:textId="47E6013B" w:rsidR="00721EFF" w:rsidRPr="007036CE" w:rsidRDefault="00721EFF" w:rsidP="00721EFF">
            <w:pPr>
              <w:pStyle w:val="GOSTTablenorm"/>
            </w:pPr>
            <w:r w:rsidRPr="007036CE">
              <w:t>Для платежных поручений по поступлению средств дополнительного бюдженого финансирования указывается номер лицевого счета по дополнител</w:t>
            </w:r>
            <w:r w:rsidR="002B1F7A" w:rsidRPr="007036CE">
              <w:t>ьному бюджетному финансированию</w:t>
            </w:r>
          </w:p>
        </w:tc>
      </w:tr>
      <w:tr w:rsidR="00721EFF" w:rsidRPr="007036CE" w14:paraId="5D20F7B2" w14:textId="77777777" w:rsidTr="00F92E5F">
        <w:trPr>
          <w:cnfStyle w:val="000000010000" w:firstRow="0" w:lastRow="0" w:firstColumn="0" w:lastColumn="0" w:oddVBand="0" w:evenVBand="0" w:oddHBand="0" w:evenHBand="1" w:firstRowFirstColumn="0" w:firstRowLastColumn="0" w:lastRowFirstColumn="0" w:lastRowLastColumn="0"/>
        </w:trPr>
        <w:tc>
          <w:tcPr>
            <w:tcW w:w="1100" w:type="pct"/>
          </w:tcPr>
          <w:p w14:paraId="26582369" w14:textId="77777777" w:rsidR="00721EFF" w:rsidRPr="007036CE" w:rsidRDefault="00721EFF" w:rsidP="00721EFF">
            <w:pPr>
              <w:pStyle w:val="GOSTTablenorm"/>
            </w:pPr>
            <w:r w:rsidRPr="007036CE">
              <w:t>Счет получателя</w:t>
            </w:r>
          </w:p>
        </w:tc>
        <w:tc>
          <w:tcPr>
            <w:tcW w:w="750" w:type="pct"/>
          </w:tcPr>
          <w:p w14:paraId="1E533875" w14:textId="77777777" w:rsidR="00721EFF" w:rsidRPr="007036CE" w:rsidRDefault="00721EFF" w:rsidP="00721EFF">
            <w:pPr>
              <w:pStyle w:val="GOSTTablenorm"/>
            </w:pPr>
            <w:r w:rsidRPr="007036CE">
              <w:rPr>
                <w:b/>
              </w:rPr>
              <w:t>Payee:</w:t>
            </w:r>
            <w:r w:rsidRPr="007036CE">
              <w:t>Payee_CheckAcc</w:t>
            </w:r>
          </w:p>
        </w:tc>
        <w:tc>
          <w:tcPr>
            <w:tcW w:w="500" w:type="pct"/>
          </w:tcPr>
          <w:p w14:paraId="79A994A7" w14:textId="77777777" w:rsidR="00721EFF" w:rsidRPr="007036CE" w:rsidRDefault="00721EFF" w:rsidP="00721EFF">
            <w:pPr>
              <w:pStyle w:val="GOSTTablenorm"/>
            </w:pPr>
            <w:r w:rsidRPr="007036CE">
              <w:t>Строка</w:t>
            </w:r>
          </w:p>
        </w:tc>
        <w:tc>
          <w:tcPr>
            <w:tcW w:w="280" w:type="pct"/>
          </w:tcPr>
          <w:p w14:paraId="79B8B4B0" w14:textId="77777777" w:rsidR="00721EFF" w:rsidRPr="007036CE" w:rsidRDefault="00721EFF" w:rsidP="00721EFF">
            <w:pPr>
              <w:pStyle w:val="GOSTTablenorm"/>
            </w:pPr>
            <w:r w:rsidRPr="007036CE">
              <w:t>Да</w:t>
            </w:r>
          </w:p>
        </w:tc>
        <w:tc>
          <w:tcPr>
            <w:tcW w:w="315" w:type="pct"/>
          </w:tcPr>
          <w:p w14:paraId="3DF8C50A" w14:textId="77777777" w:rsidR="00721EFF" w:rsidRPr="007036CE" w:rsidRDefault="00721EFF" w:rsidP="00721EFF">
            <w:pPr>
              <w:pStyle w:val="GOSTTablenorm"/>
            </w:pPr>
            <w:r w:rsidRPr="007036CE">
              <w:t>=20</w:t>
            </w:r>
          </w:p>
        </w:tc>
        <w:tc>
          <w:tcPr>
            <w:tcW w:w="2055" w:type="pct"/>
          </w:tcPr>
          <w:p w14:paraId="0BABE947" w14:textId="77777777" w:rsidR="00721EFF" w:rsidRPr="007036CE" w:rsidRDefault="00721EFF" w:rsidP="00721EFF">
            <w:pPr>
              <w:pStyle w:val="GOSTTablenorm"/>
            </w:pPr>
            <w:r w:rsidRPr="007036CE">
              <w:t>Указывается номер казначейского счета или расчетного счета получателя</w:t>
            </w:r>
          </w:p>
        </w:tc>
      </w:tr>
      <w:tr w:rsidR="00721EFF" w:rsidRPr="007036CE" w14:paraId="7844D5A0" w14:textId="77777777" w:rsidTr="00F92E5F">
        <w:trPr>
          <w:cnfStyle w:val="000000100000" w:firstRow="0" w:lastRow="0" w:firstColumn="0" w:lastColumn="0" w:oddVBand="0" w:evenVBand="0" w:oddHBand="1" w:evenHBand="0" w:firstRowFirstColumn="0" w:firstRowLastColumn="0" w:lastRowFirstColumn="0" w:lastRowLastColumn="0"/>
        </w:trPr>
        <w:tc>
          <w:tcPr>
            <w:tcW w:w="1100" w:type="pct"/>
          </w:tcPr>
          <w:p w14:paraId="54CB5CA0" w14:textId="77777777" w:rsidR="00721EFF" w:rsidRPr="007036CE" w:rsidRDefault="00721EFF" w:rsidP="00721EFF">
            <w:pPr>
              <w:pStyle w:val="GOSTTablenorm"/>
            </w:pPr>
            <w:r w:rsidRPr="007036CE">
              <w:t>КС правопреемника</w:t>
            </w:r>
          </w:p>
        </w:tc>
        <w:tc>
          <w:tcPr>
            <w:tcW w:w="750" w:type="pct"/>
          </w:tcPr>
          <w:p w14:paraId="18AD54B9" w14:textId="77777777" w:rsidR="00721EFF" w:rsidRPr="007036CE" w:rsidRDefault="00721EFF" w:rsidP="00721EFF">
            <w:pPr>
              <w:pStyle w:val="GOSTTablenorm"/>
            </w:pPr>
            <w:r w:rsidRPr="007036CE">
              <w:rPr>
                <w:b/>
              </w:rPr>
              <w:t>Payee:</w:t>
            </w:r>
            <w:r w:rsidRPr="007036CE">
              <w:t>StmInfrmtn_KSsuccessor</w:t>
            </w:r>
          </w:p>
        </w:tc>
        <w:tc>
          <w:tcPr>
            <w:tcW w:w="500" w:type="pct"/>
          </w:tcPr>
          <w:p w14:paraId="4C97F494" w14:textId="77777777" w:rsidR="00721EFF" w:rsidRPr="007036CE" w:rsidRDefault="00721EFF" w:rsidP="00721EFF">
            <w:pPr>
              <w:pStyle w:val="GOSTTablenorm"/>
            </w:pPr>
            <w:r w:rsidRPr="007036CE">
              <w:t>Строка</w:t>
            </w:r>
          </w:p>
        </w:tc>
        <w:tc>
          <w:tcPr>
            <w:tcW w:w="280" w:type="pct"/>
          </w:tcPr>
          <w:p w14:paraId="7C8EB485" w14:textId="77777777" w:rsidR="00721EFF" w:rsidRPr="007036CE" w:rsidRDefault="00721EFF" w:rsidP="00721EFF">
            <w:pPr>
              <w:pStyle w:val="GOSTTablenorm"/>
            </w:pPr>
            <w:r w:rsidRPr="007036CE">
              <w:t>Нет</w:t>
            </w:r>
          </w:p>
        </w:tc>
        <w:tc>
          <w:tcPr>
            <w:tcW w:w="315" w:type="pct"/>
          </w:tcPr>
          <w:p w14:paraId="09B03B98" w14:textId="77777777" w:rsidR="00721EFF" w:rsidRPr="007036CE" w:rsidRDefault="00721EFF" w:rsidP="00721EFF">
            <w:pPr>
              <w:pStyle w:val="GOSTTablenorm"/>
            </w:pPr>
            <w:r w:rsidRPr="007036CE">
              <w:t>=20</w:t>
            </w:r>
          </w:p>
        </w:tc>
        <w:tc>
          <w:tcPr>
            <w:tcW w:w="2055" w:type="pct"/>
          </w:tcPr>
          <w:p w14:paraId="48EAF1A3" w14:textId="77777777" w:rsidR="00721EFF" w:rsidRPr="007036CE" w:rsidRDefault="00721EFF" w:rsidP="00721EFF">
            <w:pPr>
              <w:pStyle w:val="GOSTTablenorm"/>
            </w:pPr>
            <w:r w:rsidRPr="007036CE">
              <w:t>Указывается номер казначейского счета правопреемника (при наличии)</w:t>
            </w:r>
          </w:p>
        </w:tc>
      </w:tr>
      <w:tr w:rsidR="00721EFF" w:rsidRPr="007036CE" w14:paraId="2AB556D9" w14:textId="77777777" w:rsidTr="00F92E5F">
        <w:trPr>
          <w:cnfStyle w:val="000000010000" w:firstRow="0" w:lastRow="0" w:firstColumn="0" w:lastColumn="0" w:oddVBand="0" w:evenVBand="0" w:oddHBand="0" w:evenHBand="1" w:firstRowFirstColumn="0" w:firstRowLastColumn="0" w:lastRowFirstColumn="0" w:lastRowLastColumn="0"/>
        </w:trPr>
        <w:tc>
          <w:tcPr>
            <w:tcW w:w="1100" w:type="pct"/>
          </w:tcPr>
          <w:p w14:paraId="03C44C0C" w14:textId="77777777" w:rsidR="00721EFF" w:rsidRPr="007036CE" w:rsidRDefault="00721EFF" w:rsidP="00721EFF">
            <w:pPr>
              <w:pStyle w:val="GOSTTablenorm"/>
            </w:pPr>
            <w:r w:rsidRPr="007036CE">
              <w:t>Счет контрагента (плательщика)</w:t>
            </w:r>
          </w:p>
        </w:tc>
        <w:tc>
          <w:tcPr>
            <w:tcW w:w="750" w:type="pct"/>
          </w:tcPr>
          <w:p w14:paraId="1CA611A6" w14:textId="77777777" w:rsidR="00721EFF" w:rsidRPr="007036CE" w:rsidRDefault="00721EFF" w:rsidP="00721EFF">
            <w:pPr>
              <w:pStyle w:val="GOSTTablenorm"/>
            </w:pPr>
            <w:r w:rsidRPr="007036CE">
              <w:rPr>
                <w:b/>
              </w:rPr>
              <w:t>Payee:</w:t>
            </w:r>
            <w:r w:rsidRPr="007036CE">
              <w:t>Payer_CheckAcc</w:t>
            </w:r>
          </w:p>
        </w:tc>
        <w:tc>
          <w:tcPr>
            <w:tcW w:w="500" w:type="pct"/>
          </w:tcPr>
          <w:p w14:paraId="29FFC401" w14:textId="77777777" w:rsidR="00721EFF" w:rsidRPr="007036CE" w:rsidRDefault="00721EFF" w:rsidP="00721EFF">
            <w:pPr>
              <w:pStyle w:val="GOSTTablenorm"/>
            </w:pPr>
            <w:r w:rsidRPr="007036CE">
              <w:t>Строка</w:t>
            </w:r>
          </w:p>
        </w:tc>
        <w:tc>
          <w:tcPr>
            <w:tcW w:w="280" w:type="pct"/>
          </w:tcPr>
          <w:p w14:paraId="540F24C4" w14:textId="77777777" w:rsidR="00721EFF" w:rsidRPr="007036CE" w:rsidRDefault="00721EFF" w:rsidP="00721EFF">
            <w:pPr>
              <w:pStyle w:val="GOSTTablenorm"/>
            </w:pPr>
            <w:r w:rsidRPr="007036CE">
              <w:t>Да</w:t>
            </w:r>
          </w:p>
        </w:tc>
        <w:tc>
          <w:tcPr>
            <w:tcW w:w="315" w:type="pct"/>
          </w:tcPr>
          <w:p w14:paraId="64025B34" w14:textId="77777777" w:rsidR="00721EFF" w:rsidRPr="007036CE" w:rsidRDefault="00721EFF" w:rsidP="00721EFF">
            <w:pPr>
              <w:pStyle w:val="GOSTTablenorm"/>
            </w:pPr>
            <w:r w:rsidRPr="007036CE">
              <w:t>=20</w:t>
            </w:r>
          </w:p>
        </w:tc>
        <w:tc>
          <w:tcPr>
            <w:tcW w:w="2055" w:type="pct"/>
          </w:tcPr>
          <w:p w14:paraId="4971B83A" w14:textId="77777777" w:rsidR="00721EFF" w:rsidRPr="007036CE" w:rsidRDefault="00721EFF" w:rsidP="00721EFF">
            <w:pPr>
              <w:pStyle w:val="GOSTTablenorm"/>
            </w:pPr>
            <w:r w:rsidRPr="007036CE">
              <w:t>Указывается номер казначейского счета или расчетного счета контрагента (плательщика)</w:t>
            </w:r>
          </w:p>
        </w:tc>
      </w:tr>
      <w:tr w:rsidR="00721EFF" w:rsidRPr="007036CE" w14:paraId="39E634FD" w14:textId="77777777" w:rsidTr="00F92E5F">
        <w:trPr>
          <w:cnfStyle w:val="000000100000" w:firstRow="0" w:lastRow="0" w:firstColumn="0" w:lastColumn="0" w:oddVBand="0" w:evenVBand="0" w:oddHBand="1" w:evenHBand="0" w:firstRowFirstColumn="0" w:firstRowLastColumn="0" w:lastRowFirstColumn="0" w:lastRowLastColumn="0"/>
        </w:trPr>
        <w:tc>
          <w:tcPr>
            <w:tcW w:w="1100" w:type="pct"/>
          </w:tcPr>
          <w:p w14:paraId="09D18B24" w14:textId="77777777" w:rsidR="00721EFF" w:rsidRPr="007036CE" w:rsidRDefault="00721EFF" w:rsidP="00721EFF">
            <w:pPr>
              <w:pStyle w:val="GOSTTablenorm"/>
            </w:pPr>
            <w:r w:rsidRPr="007036CE">
              <w:t>Признак учета ДО на ЛС получателя</w:t>
            </w:r>
          </w:p>
        </w:tc>
        <w:tc>
          <w:tcPr>
            <w:tcW w:w="750" w:type="pct"/>
          </w:tcPr>
          <w:p w14:paraId="46D3A26B" w14:textId="77777777" w:rsidR="00721EFF" w:rsidRPr="007036CE" w:rsidRDefault="00721EFF" w:rsidP="002B1F7A">
            <w:pPr>
              <w:pStyle w:val="GOSTTablenorm"/>
              <w:rPr>
                <w:lang w:val="en-US"/>
              </w:rPr>
            </w:pPr>
            <w:r w:rsidRPr="007036CE">
              <w:rPr>
                <w:b/>
                <w:lang w:val="en-US"/>
              </w:rPr>
              <w:t>Payee</w:t>
            </w:r>
            <w:r w:rsidRPr="007036CE">
              <w:rPr>
                <w:lang w:val="en-US"/>
              </w:rPr>
              <w:t>:StmInfrmtn_FAH_DO_Rec</w:t>
            </w:r>
          </w:p>
        </w:tc>
        <w:tc>
          <w:tcPr>
            <w:tcW w:w="500" w:type="pct"/>
          </w:tcPr>
          <w:p w14:paraId="400AC181" w14:textId="77777777" w:rsidR="00721EFF" w:rsidRPr="007036CE" w:rsidRDefault="00721EFF" w:rsidP="00721EFF">
            <w:pPr>
              <w:pStyle w:val="GOSTTablenorm"/>
            </w:pPr>
            <w:r w:rsidRPr="007036CE">
              <w:t>Логический</w:t>
            </w:r>
          </w:p>
        </w:tc>
        <w:tc>
          <w:tcPr>
            <w:tcW w:w="280" w:type="pct"/>
          </w:tcPr>
          <w:p w14:paraId="77AE5B82" w14:textId="77777777" w:rsidR="00721EFF" w:rsidRPr="007036CE" w:rsidRDefault="00721EFF" w:rsidP="00721EFF">
            <w:pPr>
              <w:pStyle w:val="GOSTTablenorm"/>
            </w:pPr>
            <w:r w:rsidRPr="007036CE">
              <w:t>Да</w:t>
            </w:r>
          </w:p>
        </w:tc>
        <w:tc>
          <w:tcPr>
            <w:tcW w:w="315" w:type="pct"/>
          </w:tcPr>
          <w:p w14:paraId="76F98EC6" w14:textId="77777777" w:rsidR="00721EFF" w:rsidRPr="007036CE" w:rsidRDefault="00721EFF" w:rsidP="00721EFF">
            <w:pPr>
              <w:pStyle w:val="GOSTTablenorm"/>
            </w:pPr>
            <w:r w:rsidRPr="007036CE">
              <w:t>-</w:t>
            </w:r>
          </w:p>
        </w:tc>
        <w:tc>
          <w:tcPr>
            <w:tcW w:w="2055" w:type="pct"/>
          </w:tcPr>
          <w:p w14:paraId="5EE72835" w14:textId="77777777" w:rsidR="00721EFF" w:rsidRPr="007036CE" w:rsidRDefault="00721EFF" w:rsidP="00721EFF">
            <w:pPr>
              <w:pStyle w:val="GOSTTablenorm"/>
            </w:pPr>
            <w:r w:rsidRPr="007036CE">
              <w:t>Указывается признак учета ДО на ЛС получателя.</w:t>
            </w:r>
          </w:p>
          <w:p w14:paraId="64FE50D8" w14:textId="77777777" w:rsidR="00721EFF" w:rsidRPr="007036CE" w:rsidRDefault="00721EFF" w:rsidP="00721EFF">
            <w:pPr>
              <w:pStyle w:val="GOSTTablenorm"/>
            </w:pPr>
            <w:r w:rsidRPr="007036CE">
              <w:t>Возможные значения:</w:t>
            </w:r>
          </w:p>
          <w:p w14:paraId="0B705546" w14:textId="2DAECCCA" w:rsidR="00721EFF" w:rsidRPr="007036CE" w:rsidRDefault="00721EFF" w:rsidP="00721EFF">
            <w:pPr>
              <w:pStyle w:val="GOSTTableListMark1"/>
            </w:pPr>
            <w:r w:rsidRPr="007036CE">
              <w:t>«</w:t>
            </w:r>
            <w:r w:rsidRPr="007036CE">
              <w:rPr>
                <w:lang w:val="en-US"/>
              </w:rPr>
              <w:t>true</w:t>
            </w:r>
            <w:r w:rsidRPr="007036CE">
              <w:t xml:space="preserve">» </w:t>
            </w:r>
            <w:r w:rsidR="002B1F7A" w:rsidRPr="007036CE">
              <w:t>–</w:t>
            </w:r>
            <w:r w:rsidRPr="007036CE">
              <w:t xml:space="preserve"> Да;</w:t>
            </w:r>
          </w:p>
          <w:p w14:paraId="6F8419FF" w14:textId="7E031915" w:rsidR="00721EFF" w:rsidRPr="007036CE" w:rsidRDefault="00721EFF" w:rsidP="00721EFF">
            <w:pPr>
              <w:pStyle w:val="GOSTTableListMark1"/>
            </w:pPr>
            <w:r w:rsidRPr="007036CE">
              <w:t>«</w:t>
            </w:r>
            <w:r w:rsidRPr="007036CE">
              <w:rPr>
                <w:lang w:val="en-US"/>
              </w:rPr>
              <w:t>false</w:t>
            </w:r>
            <w:r w:rsidRPr="007036CE">
              <w:t xml:space="preserve">» </w:t>
            </w:r>
            <w:r w:rsidR="002B1F7A" w:rsidRPr="007036CE">
              <w:t>–</w:t>
            </w:r>
            <w:r w:rsidRPr="007036CE">
              <w:t xml:space="preserve"> Нет</w:t>
            </w:r>
          </w:p>
        </w:tc>
      </w:tr>
      <w:tr w:rsidR="00721EFF" w:rsidRPr="007036CE" w14:paraId="0248091A" w14:textId="77777777" w:rsidTr="00F92E5F">
        <w:trPr>
          <w:cnfStyle w:val="000000010000" w:firstRow="0" w:lastRow="0" w:firstColumn="0" w:lastColumn="0" w:oddVBand="0" w:evenVBand="0" w:oddHBand="0" w:evenHBand="1" w:firstRowFirstColumn="0" w:firstRowLastColumn="0" w:lastRowFirstColumn="0" w:lastRowLastColumn="0"/>
        </w:trPr>
        <w:tc>
          <w:tcPr>
            <w:tcW w:w="1100" w:type="pct"/>
          </w:tcPr>
          <w:p w14:paraId="4F8B905F" w14:textId="77777777" w:rsidR="00721EFF" w:rsidRPr="007036CE" w:rsidRDefault="00721EFF" w:rsidP="00721EFF">
            <w:pPr>
              <w:pStyle w:val="GOSTTablenorm"/>
            </w:pPr>
            <w:r w:rsidRPr="007036CE">
              <w:lastRenderedPageBreak/>
              <w:t>Признак учета ПОФР на ЛС получателя</w:t>
            </w:r>
          </w:p>
        </w:tc>
        <w:tc>
          <w:tcPr>
            <w:tcW w:w="750" w:type="pct"/>
          </w:tcPr>
          <w:p w14:paraId="382E6AC6" w14:textId="77777777" w:rsidR="00721EFF" w:rsidRPr="007036CE" w:rsidRDefault="00721EFF" w:rsidP="00721EFF">
            <w:pPr>
              <w:pStyle w:val="GOSTTablenorm"/>
            </w:pPr>
            <w:r w:rsidRPr="007036CE">
              <w:rPr>
                <w:b/>
              </w:rPr>
              <w:t>Payee:</w:t>
            </w:r>
            <w:r w:rsidRPr="007036CE">
              <w:t>StmInfrmtn_FAH_POFRR</w:t>
            </w:r>
          </w:p>
        </w:tc>
        <w:tc>
          <w:tcPr>
            <w:tcW w:w="500" w:type="pct"/>
          </w:tcPr>
          <w:p w14:paraId="67C2F4BC" w14:textId="77777777" w:rsidR="00721EFF" w:rsidRPr="007036CE" w:rsidRDefault="00721EFF" w:rsidP="00721EFF">
            <w:pPr>
              <w:pStyle w:val="GOSTTablenorm"/>
            </w:pPr>
            <w:r w:rsidRPr="007036CE">
              <w:t>Логический</w:t>
            </w:r>
          </w:p>
        </w:tc>
        <w:tc>
          <w:tcPr>
            <w:tcW w:w="280" w:type="pct"/>
          </w:tcPr>
          <w:p w14:paraId="3D33C316" w14:textId="77777777" w:rsidR="00721EFF" w:rsidRPr="007036CE" w:rsidRDefault="00721EFF" w:rsidP="00721EFF">
            <w:pPr>
              <w:pStyle w:val="GOSTTablenorm"/>
            </w:pPr>
            <w:r w:rsidRPr="007036CE">
              <w:t>Да</w:t>
            </w:r>
          </w:p>
        </w:tc>
        <w:tc>
          <w:tcPr>
            <w:tcW w:w="315" w:type="pct"/>
          </w:tcPr>
          <w:p w14:paraId="05D00753" w14:textId="77777777" w:rsidR="00721EFF" w:rsidRPr="007036CE" w:rsidRDefault="00721EFF" w:rsidP="00721EFF">
            <w:pPr>
              <w:pStyle w:val="GOSTTablenorm"/>
            </w:pPr>
            <w:r w:rsidRPr="007036CE">
              <w:t>-</w:t>
            </w:r>
          </w:p>
        </w:tc>
        <w:tc>
          <w:tcPr>
            <w:tcW w:w="2055" w:type="pct"/>
          </w:tcPr>
          <w:p w14:paraId="18B5B6F3" w14:textId="77777777" w:rsidR="00721EFF" w:rsidRPr="007036CE" w:rsidRDefault="00721EFF" w:rsidP="00721EFF">
            <w:pPr>
              <w:pStyle w:val="GOSTTablenorm"/>
            </w:pPr>
            <w:r w:rsidRPr="007036CE">
              <w:t>Указывается признак учета ПОФР на ЛС получателя.</w:t>
            </w:r>
          </w:p>
          <w:p w14:paraId="0E3839CF" w14:textId="77777777" w:rsidR="00721EFF" w:rsidRPr="007036CE" w:rsidRDefault="00721EFF" w:rsidP="00721EFF">
            <w:pPr>
              <w:pStyle w:val="GOSTTablenorm"/>
            </w:pPr>
            <w:r w:rsidRPr="007036CE">
              <w:t>Может принимать значения:</w:t>
            </w:r>
          </w:p>
          <w:p w14:paraId="1E0E7026" w14:textId="3893B64C" w:rsidR="00721EFF" w:rsidRPr="007036CE" w:rsidRDefault="00721EFF" w:rsidP="00721EFF">
            <w:pPr>
              <w:pStyle w:val="GOSTTableListMark1"/>
            </w:pPr>
            <w:r w:rsidRPr="007036CE">
              <w:t>«</w:t>
            </w:r>
            <w:r w:rsidRPr="007036CE">
              <w:rPr>
                <w:lang w:val="en-US"/>
              </w:rPr>
              <w:t>true</w:t>
            </w:r>
            <w:r w:rsidRPr="007036CE">
              <w:t xml:space="preserve">» </w:t>
            </w:r>
            <w:r w:rsidR="002B1F7A" w:rsidRPr="007036CE">
              <w:t>–</w:t>
            </w:r>
            <w:r w:rsidRPr="007036CE">
              <w:t xml:space="preserve"> Да;</w:t>
            </w:r>
          </w:p>
          <w:p w14:paraId="2AF13341" w14:textId="4CB45A95" w:rsidR="00721EFF" w:rsidRPr="007036CE" w:rsidRDefault="00721EFF" w:rsidP="00721EFF">
            <w:pPr>
              <w:pStyle w:val="GOSTTableListMark1"/>
            </w:pPr>
            <w:r w:rsidRPr="007036CE">
              <w:t>«</w:t>
            </w:r>
            <w:r w:rsidRPr="007036CE">
              <w:rPr>
                <w:lang w:val="en-US"/>
              </w:rPr>
              <w:t>false</w:t>
            </w:r>
            <w:r w:rsidRPr="007036CE">
              <w:t xml:space="preserve">» </w:t>
            </w:r>
            <w:r w:rsidR="002B1F7A" w:rsidRPr="007036CE">
              <w:t>–</w:t>
            </w:r>
            <w:r w:rsidRPr="007036CE">
              <w:t xml:space="preserve"> Нет</w:t>
            </w:r>
          </w:p>
        </w:tc>
      </w:tr>
      <w:tr w:rsidR="00721EFF" w:rsidRPr="007036CE" w14:paraId="0CA23347" w14:textId="77777777" w:rsidTr="00F92E5F">
        <w:trPr>
          <w:cnfStyle w:val="000000100000" w:firstRow="0" w:lastRow="0" w:firstColumn="0" w:lastColumn="0" w:oddVBand="0" w:evenVBand="0" w:oddHBand="1" w:evenHBand="0" w:firstRowFirstColumn="0" w:firstRowLastColumn="0" w:lastRowFirstColumn="0" w:lastRowLastColumn="0"/>
        </w:trPr>
        <w:tc>
          <w:tcPr>
            <w:tcW w:w="1100" w:type="pct"/>
          </w:tcPr>
          <w:p w14:paraId="2091DEAC" w14:textId="77777777" w:rsidR="00721EFF" w:rsidRPr="007036CE" w:rsidRDefault="00721EFF" w:rsidP="00721EFF">
            <w:pPr>
              <w:pStyle w:val="GOSTTablenorm"/>
            </w:pPr>
            <w:r w:rsidRPr="007036CE">
              <w:t>КБК для контроля остатка ПОФР получателя</w:t>
            </w:r>
          </w:p>
        </w:tc>
        <w:tc>
          <w:tcPr>
            <w:tcW w:w="750" w:type="pct"/>
          </w:tcPr>
          <w:p w14:paraId="1718371E" w14:textId="77777777" w:rsidR="00721EFF" w:rsidRPr="007036CE" w:rsidRDefault="00721EFF" w:rsidP="002B1F7A">
            <w:pPr>
              <w:pStyle w:val="GOSTTablenorm"/>
              <w:rPr>
                <w:lang w:val="en-US"/>
              </w:rPr>
            </w:pPr>
            <w:r w:rsidRPr="007036CE">
              <w:rPr>
                <w:b/>
                <w:lang w:val="en-US"/>
              </w:rPr>
              <w:t>Payee:</w:t>
            </w:r>
            <w:r w:rsidRPr="007036CE">
              <w:rPr>
                <w:lang w:val="en-US"/>
              </w:rPr>
              <w:t>StmInfrmtn_KBK_POFR_CRestR</w:t>
            </w:r>
          </w:p>
        </w:tc>
        <w:tc>
          <w:tcPr>
            <w:tcW w:w="500" w:type="pct"/>
          </w:tcPr>
          <w:p w14:paraId="17074115" w14:textId="77777777" w:rsidR="00721EFF" w:rsidRPr="007036CE" w:rsidRDefault="00721EFF" w:rsidP="00721EFF">
            <w:pPr>
              <w:pStyle w:val="GOSTTablenorm"/>
            </w:pPr>
            <w:r w:rsidRPr="007036CE">
              <w:t>Строка</w:t>
            </w:r>
          </w:p>
        </w:tc>
        <w:tc>
          <w:tcPr>
            <w:tcW w:w="280" w:type="pct"/>
          </w:tcPr>
          <w:p w14:paraId="0C588B8A" w14:textId="77777777" w:rsidR="00721EFF" w:rsidRPr="007036CE" w:rsidRDefault="00721EFF" w:rsidP="00721EFF">
            <w:pPr>
              <w:pStyle w:val="GOSTTablenorm"/>
            </w:pPr>
            <w:r w:rsidRPr="007036CE">
              <w:t>Нет</w:t>
            </w:r>
          </w:p>
        </w:tc>
        <w:tc>
          <w:tcPr>
            <w:tcW w:w="315" w:type="pct"/>
          </w:tcPr>
          <w:p w14:paraId="3BEDD67E" w14:textId="77777777" w:rsidR="00721EFF" w:rsidRPr="007036CE" w:rsidRDefault="00721EFF" w:rsidP="00721EFF">
            <w:pPr>
              <w:pStyle w:val="GOSTTablenorm"/>
            </w:pPr>
            <w:r w:rsidRPr="007036CE">
              <w:t>&lt;=20</w:t>
            </w:r>
          </w:p>
        </w:tc>
        <w:tc>
          <w:tcPr>
            <w:tcW w:w="2055" w:type="pct"/>
          </w:tcPr>
          <w:p w14:paraId="2E4A83CE" w14:textId="77777777" w:rsidR="00721EFF" w:rsidRPr="007036CE" w:rsidRDefault="00721EFF" w:rsidP="00721EFF">
            <w:pPr>
              <w:pStyle w:val="GOSTTablenorm"/>
            </w:pPr>
            <w:r w:rsidRPr="007036CE">
              <w:t>Указывается КБК для контроля остатка ПОФР по ЛС получателя.</w:t>
            </w:r>
          </w:p>
          <w:p w14:paraId="7BAF3C1E" w14:textId="77777777" w:rsidR="00721EFF" w:rsidRPr="007036CE" w:rsidRDefault="00721EFF" w:rsidP="00721EFF">
            <w:pPr>
              <w:pStyle w:val="GOSTTablenorm"/>
            </w:pPr>
            <w:r w:rsidRPr="007036CE">
              <w:t>Обязателен для заполнения, если в параметре «Признак учета ПОФР на ЛС получателя» (</w:t>
            </w:r>
            <w:r w:rsidRPr="007036CE">
              <w:rPr>
                <w:b/>
                <w:lang w:val="en-US"/>
              </w:rPr>
              <w:t>Payee</w:t>
            </w:r>
            <w:r w:rsidRPr="007036CE">
              <w:rPr>
                <w:b/>
              </w:rPr>
              <w:t>:</w:t>
            </w:r>
            <w:r w:rsidRPr="007036CE">
              <w:t>StmInfrmtn_FAH_POFRR) указано значение «</w:t>
            </w:r>
            <w:r w:rsidRPr="007036CE">
              <w:rPr>
                <w:lang w:val="en-US"/>
              </w:rPr>
              <w:t>true</w:t>
            </w:r>
            <w:r w:rsidRPr="007036CE">
              <w:t>» (Да)</w:t>
            </w:r>
          </w:p>
        </w:tc>
      </w:tr>
      <w:tr w:rsidR="00721EFF" w:rsidRPr="007036CE" w14:paraId="6D094F25" w14:textId="77777777" w:rsidTr="00F92E5F">
        <w:trPr>
          <w:cnfStyle w:val="000000010000" w:firstRow="0" w:lastRow="0" w:firstColumn="0" w:lastColumn="0" w:oddVBand="0" w:evenVBand="0" w:oddHBand="0" w:evenHBand="1" w:firstRowFirstColumn="0" w:firstRowLastColumn="0" w:lastRowFirstColumn="0" w:lastRowLastColumn="0"/>
        </w:trPr>
        <w:tc>
          <w:tcPr>
            <w:tcW w:w="1100" w:type="pct"/>
          </w:tcPr>
          <w:p w14:paraId="4595DF51" w14:textId="77777777" w:rsidR="00721EFF" w:rsidRPr="007036CE" w:rsidRDefault="00721EFF" w:rsidP="00721EFF">
            <w:pPr>
              <w:pStyle w:val="GOSTTablenorm"/>
            </w:pPr>
            <w:r w:rsidRPr="007036CE">
              <w:t>Номер КОО получателя</w:t>
            </w:r>
          </w:p>
        </w:tc>
        <w:tc>
          <w:tcPr>
            <w:tcW w:w="750" w:type="pct"/>
          </w:tcPr>
          <w:p w14:paraId="21A50CEE" w14:textId="77777777" w:rsidR="00721EFF" w:rsidRPr="007036CE" w:rsidRDefault="00721EFF" w:rsidP="00721EFF">
            <w:pPr>
              <w:pStyle w:val="GOSTTablenorm"/>
            </w:pPr>
            <w:r w:rsidRPr="007036CE">
              <w:rPr>
                <w:b/>
              </w:rPr>
              <w:t>Payee:</w:t>
            </w:r>
            <w:r w:rsidRPr="007036CE">
              <w:t>StmInfrmtn_NmbKOO_Rec</w:t>
            </w:r>
          </w:p>
        </w:tc>
        <w:tc>
          <w:tcPr>
            <w:tcW w:w="500" w:type="pct"/>
          </w:tcPr>
          <w:p w14:paraId="53EDCC85" w14:textId="77777777" w:rsidR="00721EFF" w:rsidRPr="007036CE" w:rsidRDefault="00721EFF" w:rsidP="00721EFF">
            <w:pPr>
              <w:pStyle w:val="GOSTTablenorm"/>
            </w:pPr>
            <w:r w:rsidRPr="007036CE">
              <w:t>Строка</w:t>
            </w:r>
          </w:p>
        </w:tc>
        <w:tc>
          <w:tcPr>
            <w:tcW w:w="280" w:type="pct"/>
          </w:tcPr>
          <w:p w14:paraId="64CBDDC9" w14:textId="77777777" w:rsidR="00721EFF" w:rsidRPr="007036CE" w:rsidRDefault="00721EFF" w:rsidP="00721EFF">
            <w:pPr>
              <w:pStyle w:val="GOSTTablenorm"/>
            </w:pPr>
            <w:r w:rsidRPr="007036CE">
              <w:t>Нет</w:t>
            </w:r>
          </w:p>
        </w:tc>
        <w:tc>
          <w:tcPr>
            <w:tcW w:w="315" w:type="pct"/>
          </w:tcPr>
          <w:p w14:paraId="7C084F31" w14:textId="77777777" w:rsidR="00721EFF" w:rsidRPr="007036CE" w:rsidRDefault="00721EFF" w:rsidP="00721EFF">
            <w:pPr>
              <w:pStyle w:val="GOSTTablenorm"/>
            </w:pPr>
            <w:r w:rsidRPr="007036CE">
              <w:t>&lt;=50</w:t>
            </w:r>
          </w:p>
        </w:tc>
        <w:tc>
          <w:tcPr>
            <w:tcW w:w="2055" w:type="pct"/>
          </w:tcPr>
          <w:p w14:paraId="65D30F92" w14:textId="77777777" w:rsidR="00721EFF" w:rsidRPr="007036CE" w:rsidRDefault="00721EFF" w:rsidP="00721EFF">
            <w:pPr>
              <w:pStyle w:val="GOSTTablenorm"/>
            </w:pPr>
            <w:r w:rsidRPr="007036CE">
              <w:t>Указывается номер Казначейского обеспечения обязательств получателя (при наличии)</w:t>
            </w:r>
          </w:p>
        </w:tc>
      </w:tr>
      <w:tr w:rsidR="00721EFF" w:rsidRPr="007036CE" w14:paraId="290A656C" w14:textId="77777777" w:rsidTr="00F92E5F">
        <w:trPr>
          <w:cnfStyle w:val="000000100000" w:firstRow="0" w:lastRow="0" w:firstColumn="0" w:lastColumn="0" w:oddVBand="0" w:evenVBand="0" w:oddHBand="1" w:evenHBand="0" w:firstRowFirstColumn="0" w:firstRowLastColumn="0" w:lastRowFirstColumn="0" w:lastRowLastColumn="0"/>
        </w:trPr>
        <w:tc>
          <w:tcPr>
            <w:tcW w:w="1100" w:type="pct"/>
          </w:tcPr>
          <w:p w14:paraId="192E28FE" w14:textId="77777777" w:rsidR="00721EFF" w:rsidRPr="007036CE" w:rsidRDefault="00721EFF" w:rsidP="00721EFF">
            <w:pPr>
              <w:pStyle w:val="GOSTTablenorm"/>
            </w:pPr>
            <w:r w:rsidRPr="007036CE">
              <w:t>ОКТМО получателя</w:t>
            </w:r>
          </w:p>
        </w:tc>
        <w:tc>
          <w:tcPr>
            <w:tcW w:w="750" w:type="pct"/>
          </w:tcPr>
          <w:p w14:paraId="1AE75724" w14:textId="77777777" w:rsidR="00721EFF" w:rsidRPr="007036CE" w:rsidRDefault="00721EFF" w:rsidP="00721EFF">
            <w:pPr>
              <w:pStyle w:val="GOSTTablenorm"/>
            </w:pPr>
            <w:r w:rsidRPr="007036CE">
              <w:rPr>
                <w:b/>
              </w:rPr>
              <w:t>Payee:</w:t>
            </w:r>
            <w:r w:rsidRPr="007036CE">
              <w:t>StmInfrmtn_OKTMOSender</w:t>
            </w:r>
            <w:r w:rsidRPr="007036CE" w:rsidDel="00D91567">
              <w:t xml:space="preserve"> </w:t>
            </w:r>
          </w:p>
        </w:tc>
        <w:tc>
          <w:tcPr>
            <w:tcW w:w="500" w:type="pct"/>
          </w:tcPr>
          <w:p w14:paraId="3806C2C4" w14:textId="77777777" w:rsidR="00721EFF" w:rsidRPr="007036CE" w:rsidRDefault="00721EFF" w:rsidP="00721EFF">
            <w:pPr>
              <w:pStyle w:val="GOSTTablenorm"/>
            </w:pPr>
            <w:r w:rsidRPr="007036CE">
              <w:t>Строка</w:t>
            </w:r>
          </w:p>
        </w:tc>
        <w:tc>
          <w:tcPr>
            <w:tcW w:w="280" w:type="pct"/>
          </w:tcPr>
          <w:p w14:paraId="766AA600" w14:textId="77777777" w:rsidR="00721EFF" w:rsidRPr="007036CE" w:rsidRDefault="00721EFF" w:rsidP="00721EFF">
            <w:pPr>
              <w:pStyle w:val="GOSTTablenorm"/>
            </w:pPr>
            <w:r w:rsidRPr="007036CE">
              <w:t>Нет</w:t>
            </w:r>
          </w:p>
        </w:tc>
        <w:tc>
          <w:tcPr>
            <w:tcW w:w="315" w:type="pct"/>
          </w:tcPr>
          <w:p w14:paraId="746F552B" w14:textId="77777777" w:rsidR="00721EFF" w:rsidRPr="007036CE" w:rsidRDefault="00721EFF" w:rsidP="00721EFF">
            <w:pPr>
              <w:pStyle w:val="GOSTTablenorm"/>
              <w:rPr>
                <w:lang w:val="en-US"/>
              </w:rPr>
            </w:pPr>
            <w:r w:rsidRPr="007036CE">
              <w:rPr>
                <w:lang w:val="en-US"/>
              </w:rPr>
              <w:t>&lt;=11</w:t>
            </w:r>
          </w:p>
        </w:tc>
        <w:tc>
          <w:tcPr>
            <w:tcW w:w="2055" w:type="pct"/>
          </w:tcPr>
          <w:p w14:paraId="6E234688" w14:textId="77777777" w:rsidR="00721EFF" w:rsidRPr="007036CE" w:rsidRDefault="00721EFF" w:rsidP="00721EFF">
            <w:pPr>
              <w:pStyle w:val="GOSTTablenorm"/>
            </w:pPr>
            <w:r w:rsidRPr="007036CE">
              <w:t>Указывается ОКТМО получателя.</w:t>
            </w:r>
          </w:p>
          <w:p w14:paraId="5A55CF9B" w14:textId="77777777" w:rsidR="00721EFF" w:rsidRPr="007036CE" w:rsidRDefault="00721EFF" w:rsidP="00721EFF">
            <w:pPr>
              <w:pStyle w:val="GOSTTablenorm"/>
            </w:pPr>
            <w:r w:rsidRPr="007036CE">
              <w:t>Обязателен для заполнения, если в параметре «Номер лицевого счета получателя» (</w:t>
            </w:r>
            <w:r w:rsidRPr="007036CE">
              <w:rPr>
                <w:b/>
              </w:rPr>
              <w:t>Payee:</w:t>
            </w:r>
            <w:r w:rsidRPr="007036CE">
              <w:t>Payee_AccountNumber) указан л/с с кодом 04, или если заполнен параметр «Лицевой счет НВС» (</w:t>
            </w:r>
            <w:r w:rsidRPr="007036CE">
              <w:rPr>
                <w:b/>
                <w:lang w:val="en-US"/>
              </w:rPr>
              <w:t>Payee</w:t>
            </w:r>
            <w:r w:rsidRPr="007036CE">
              <w:rPr>
                <w:b/>
              </w:rPr>
              <w:t>:</w:t>
            </w:r>
            <w:r w:rsidRPr="007036CE">
              <w:t>StmInfrmtn_PersAccSender)</w:t>
            </w:r>
          </w:p>
        </w:tc>
      </w:tr>
      <w:tr w:rsidR="00721EFF" w:rsidRPr="007036CE" w14:paraId="325A39A6" w14:textId="77777777" w:rsidTr="00F92E5F">
        <w:trPr>
          <w:cnfStyle w:val="000000010000" w:firstRow="0" w:lastRow="0" w:firstColumn="0" w:lastColumn="0" w:oddVBand="0" w:evenVBand="0" w:oddHBand="0" w:evenHBand="1" w:firstRowFirstColumn="0" w:firstRowLastColumn="0" w:lastRowFirstColumn="0" w:lastRowLastColumn="0"/>
        </w:trPr>
        <w:tc>
          <w:tcPr>
            <w:tcW w:w="1100" w:type="pct"/>
          </w:tcPr>
          <w:p w14:paraId="0EE19A3B" w14:textId="77777777" w:rsidR="00721EFF" w:rsidRPr="007036CE" w:rsidRDefault="00721EFF" w:rsidP="00721EFF">
            <w:pPr>
              <w:pStyle w:val="GOSTTablenorm"/>
            </w:pPr>
            <w:r w:rsidRPr="007036CE">
              <w:t>Лицевой счет НВС</w:t>
            </w:r>
          </w:p>
        </w:tc>
        <w:tc>
          <w:tcPr>
            <w:tcW w:w="750" w:type="pct"/>
          </w:tcPr>
          <w:p w14:paraId="7FE69389" w14:textId="77777777" w:rsidR="00721EFF" w:rsidRPr="007036CE" w:rsidRDefault="00721EFF" w:rsidP="00721EFF">
            <w:pPr>
              <w:pStyle w:val="GOSTTablenorm"/>
            </w:pPr>
            <w:r w:rsidRPr="007036CE">
              <w:rPr>
                <w:b/>
              </w:rPr>
              <w:t>Payee:</w:t>
            </w:r>
            <w:r w:rsidRPr="007036CE">
              <w:t>StmInfrmtn_PersAccSender</w:t>
            </w:r>
          </w:p>
        </w:tc>
        <w:tc>
          <w:tcPr>
            <w:tcW w:w="500" w:type="pct"/>
          </w:tcPr>
          <w:p w14:paraId="4BB6E142" w14:textId="77777777" w:rsidR="00721EFF" w:rsidRPr="007036CE" w:rsidRDefault="00721EFF" w:rsidP="00721EFF">
            <w:pPr>
              <w:pStyle w:val="GOSTTablenorm"/>
            </w:pPr>
            <w:r w:rsidRPr="007036CE">
              <w:t>Строка</w:t>
            </w:r>
          </w:p>
        </w:tc>
        <w:tc>
          <w:tcPr>
            <w:tcW w:w="280" w:type="pct"/>
          </w:tcPr>
          <w:p w14:paraId="41EC8FCC" w14:textId="77777777" w:rsidR="00721EFF" w:rsidRPr="007036CE" w:rsidRDefault="00721EFF" w:rsidP="00721EFF">
            <w:pPr>
              <w:pStyle w:val="GOSTTablenorm"/>
            </w:pPr>
            <w:r w:rsidRPr="007036CE">
              <w:t>Нет</w:t>
            </w:r>
          </w:p>
        </w:tc>
        <w:tc>
          <w:tcPr>
            <w:tcW w:w="315" w:type="pct"/>
          </w:tcPr>
          <w:p w14:paraId="2B555163" w14:textId="77777777" w:rsidR="00721EFF" w:rsidRPr="007036CE" w:rsidRDefault="00721EFF" w:rsidP="00721EFF">
            <w:pPr>
              <w:pStyle w:val="GOSTTablenorm"/>
            </w:pPr>
            <w:r w:rsidRPr="007036CE">
              <w:t>=11</w:t>
            </w:r>
          </w:p>
        </w:tc>
        <w:tc>
          <w:tcPr>
            <w:tcW w:w="2055" w:type="pct"/>
          </w:tcPr>
          <w:p w14:paraId="0320195C" w14:textId="77777777" w:rsidR="00721EFF" w:rsidRPr="007036CE" w:rsidRDefault="00721EFF" w:rsidP="00721EFF">
            <w:pPr>
              <w:pStyle w:val="GOSTTablenorm"/>
            </w:pPr>
            <w:r w:rsidRPr="007036CE">
              <w:t>Указывается номер л/с с кодом 04 для отражения операции списания НВС на ВКР по документам, полученным из ИС АСФК в составе документа «Реестр передаваемых (принимаемых) платежей» (тип РОЗ).</w:t>
            </w:r>
          </w:p>
          <w:p w14:paraId="0179A276" w14:textId="35CDDD9A" w:rsidR="00721EFF" w:rsidRPr="007036CE" w:rsidRDefault="00721EFF" w:rsidP="00721EFF">
            <w:pPr>
              <w:pStyle w:val="GOSTTablenorm"/>
            </w:pPr>
            <w:r w:rsidRPr="007036CE">
              <w:t>Обязателен для заполнения, если в параметре «С</w:t>
            </w:r>
            <w:r w:rsidR="002B1F7A" w:rsidRPr="007036CE">
              <w:t>истема-источник» указано «АСФК»</w:t>
            </w:r>
          </w:p>
        </w:tc>
      </w:tr>
      <w:tr w:rsidR="00721EFF" w:rsidRPr="007036CE" w14:paraId="0A1BAB50" w14:textId="77777777" w:rsidTr="00F92E5F">
        <w:trPr>
          <w:cnfStyle w:val="000000100000" w:firstRow="0" w:lastRow="0" w:firstColumn="0" w:lastColumn="0" w:oddVBand="0" w:evenVBand="0" w:oddHBand="1" w:evenHBand="0" w:firstRowFirstColumn="0" w:firstRowLastColumn="0" w:lastRowFirstColumn="0" w:lastRowLastColumn="0"/>
        </w:trPr>
        <w:tc>
          <w:tcPr>
            <w:tcW w:w="1100" w:type="pct"/>
          </w:tcPr>
          <w:p w14:paraId="4A62694B" w14:textId="77777777" w:rsidR="00721EFF" w:rsidRPr="007036CE" w:rsidRDefault="00721EFF" w:rsidP="00721EFF">
            <w:pPr>
              <w:pStyle w:val="GOSTTablenorm"/>
            </w:pPr>
            <w:r w:rsidRPr="007036CE">
              <w:t>КБК НВС</w:t>
            </w:r>
          </w:p>
        </w:tc>
        <w:tc>
          <w:tcPr>
            <w:tcW w:w="750" w:type="pct"/>
          </w:tcPr>
          <w:p w14:paraId="3C6E40B2" w14:textId="77777777" w:rsidR="00721EFF" w:rsidRPr="007036CE" w:rsidRDefault="00721EFF" w:rsidP="00721EFF">
            <w:pPr>
              <w:pStyle w:val="GOSTTablenorm"/>
            </w:pPr>
            <w:r w:rsidRPr="007036CE">
              <w:rPr>
                <w:b/>
              </w:rPr>
              <w:t>Payee:</w:t>
            </w:r>
            <w:r w:rsidRPr="007036CE">
              <w:t>StmInfrmtn_KBKSender</w:t>
            </w:r>
          </w:p>
        </w:tc>
        <w:tc>
          <w:tcPr>
            <w:tcW w:w="500" w:type="pct"/>
          </w:tcPr>
          <w:p w14:paraId="6CB4B1BF" w14:textId="77777777" w:rsidR="00721EFF" w:rsidRPr="007036CE" w:rsidRDefault="00721EFF" w:rsidP="00721EFF">
            <w:pPr>
              <w:pStyle w:val="GOSTTablenorm"/>
            </w:pPr>
            <w:r w:rsidRPr="007036CE">
              <w:t>Строка</w:t>
            </w:r>
          </w:p>
        </w:tc>
        <w:tc>
          <w:tcPr>
            <w:tcW w:w="280" w:type="pct"/>
          </w:tcPr>
          <w:p w14:paraId="6B13D85B" w14:textId="77777777" w:rsidR="00721EFF" w:rsidRPr="007036CE" w:rsidRDefault="00721EFF" w:rsidP="00721EFF">
            <w:pPr>
              <w:pStyle w:val="GOSTTablenorm"/>
            </w:pPr>
            <w:r w:rsidRPr="007036CE">
              <w:t>Нет</w:t>
            </w:r>
          </w:p>
        </w:tc>
        <w:tc>
          <w:tcPr>
            <w:tcW w:w="315" w:type="pct"/>
          </w:tcPr>
          <w:p w14:paraId="73601184" w14:textId="77777777" w:rsidR="00721EFF" w:rsidRPr="007036CE" w:rsidRDefault="00721EFF" w:rsidP="00721EFF">
            <w:pPr>
              <w:pStyle w:val="GOSTTablenorm"/>
            </w:pPr>
            <w:r w:rsidRPr="007036CE">
              <w:t>=20</w:t>
            </w:r>
          </w:p>
        </w:tc>
        <w:tc>
          <w:tcPr>
            <w:tcW w:w="2055" w:type="pct"/>
          </w:tcPr>
          <w:p w14:paraId="478CFBE6" w14:textId="77777777" w:rsidR="00721EFF" w:rsidRPr="007036CE" w:rsidRDefault="00721EFF" w:rsidP="00721EFF">
            <w:pPr>
              <w:pStyle w:val="GOSTTablenorm"/>
            </w:pPr>
            <w:r w:rsidRPr="007036CE">
              <w:t>Указывается код по бюджетной классификации НВС для отражения операции списания НВС на ВКР по документам, полученным из ИС АСФК в составе документа «Реестр передаваемых (принимаемых) платежей» (тип РОЗ).</w:t>
            </w:r>
          </w:p>
          <w:p w14:paraId="06A885A4" w14:textId="77777777" w:rsidR="00721EFF" w:rsidRPr="007036CE" w:rsidRDefault="00721EFF" w:rsidP="00721EFF">
            <w:pPr>
              <w:pStyle w:val="GOSTTablenorm"/>
            </w:pPr>
            <w:r w:rsidRPr="007036CE">
              <w:t>Обязателен для заполнения, если в параметре «Система-источник» указано «АСФК»</w:t>
            </w:r>
          </w:p>
        </w:tc>
      </w:tr>
      <w:tr w:rsidR="00721EFF" w:rsidRPr="007036CE" w14:paraId="4DF984EC" w14:textId="77777777" w:rsidTr="00F92E5F">
        <w:trPr>
          <w:cnfStyle w:val="000000010000" w:firstRow="0" w:lastRow="0" w:firstColumn="0" w:lastColumn="0" w:oddVBand="0" w:evenVBand="0" w:oddHBand="0" w:evenHBand="1" w:firstRowFirstColumn="0" w:firstRowLastColumn="0" w:lastRowFirstColumn="0" w:lastRowLastColumn="0"/>
          <w:ins w:id="785" w:author="Ярисова Полина Викторовна" w:date="2025-09-16T11:46:00Z"/>
        </w:trPr>
        <w:tc>
          <w:tcPr>
            <w:tcW w:w="1100" w:type="pct"/>
          </w:tcPr>
          <w:p w14:paraId="331C4280" w14:textId="0D5BFB8C" w:rsidR="00721EFF" w:rsidRPr="007036CE" w:rsidRDefault="00721EFF" w:rsidP="00721EFF">
            <w:pPr>
              <w:pStyle w:val="GOSTTablenorm"/>
              <w:rPr>
                <w:ins w:id="786" w:author="Ярисова Полина Викторовна" w:date="2025-09-16T11:46:00Z"/>
              </w:rPr>
            </w:pPr>
            <w:ins w:id="787" w:author="Ярисова Полина Викторовна" w:date="2025-09-16T11:46:00Z">
              <w:r w:rsidRPr="007036CE">
                <w:lastRenderedPageBreak/>
                <w:t xml:space="preserve">Код типа </w:t>
              </w:r>
              <w:commentRangeStart w:id="788"/>
              <w:r w:rsidRPr="007036CE">
                <w:t>КС получателя</w:t>
              </w:r>
              <w:commentRangeEnd w:id="788"/>
              <w:r w:rsidRPr="007036CE">
                <w:rPr>
                  <w:rStyle w:val="afff4"/>
                  <w:sz w:val="22"/>
                  <w:szCs w:val="20"/>
                </w:rPr>
                <w:commentReference w:id="788"/>
              </w:r>
            </w:ins>
          </w:p>
        </w:tc>
        <w:tc>
          <w:tcPr>
            <w:tcW w:w="750" w:type="pct"/>
          </w:tcPr>
          <w:p w14:paraId="5E2FFC58" w14:textId="06C68F3E" w:rsidR="00721EFF" w:rsidRPr="007036CE" w:rsidRDefault="002006E6" w:rsidP="002B1F7A">
            <w:pPr>
              <w:pStyle w:val="GOSTTablenorm"/>
              <w:rPr>
                <w:ins w:id="789" w:author="Ярисова Полина Викторовна" w:date="2025-09-16T11:46:00Z"/>
              </w:rPr>
            </w:pPr>
            <w:ins w:id="790" w:author="Кирилл Воробьёв" w:date="2025-10-07T18:50:00Z">
              <w:r w:rsidRPr="007036CE">
                <w:rPr>
                  <w:b/>
                </w:rPr>
                <w:t>Payee:</w:t>
              </w:r>
              <w:r w:rsidRPr="007036CE">
                <w:t>Payee</w:t>
              </w:r>
            </w:ins>
            <w:ins w:id="791" w:author="Кирилл Воробьёв" w:date="2025-10-07T19:26:00Z">
              <w:r w:rsidR="00C83BAE" w:rsidRPr="007036CE">
                <w:t>_TypeCorrAcc</w:t>
              </w:r>
            </w:ins>
          </w:p>
        </w:tc>
        <w:tc>
          <w:tcPr>
            <w:tcW w:w="500" w:type="pct"/>
          </w:tcPr>
          <w:p w14:paraId="71F09F9F" w14:textId="223DAC12" w:rsidR="00721EFF" w:rsidRPr="007036CE" w:rsidRDefault="00721EFF" w:rsidP="00721EFF">
            <w:pPr>
              <w:pStyle w:val="GOSTTablenorm"/>
              <w:rPr>
                <w:ins w:id="792" w:author="Ярисова Полина Викторовна" w:date="2025-09-16T11:46:00Z"/>
              </w:rPr>
            </w:pPr>
            <w:ins w:id="793" w:author="Ярисова Полина Викторовна" w:date="2025-09-16T11:46:00Z">
              <w:r w:rsidRPr="007036CE">
                <w:t>Число</w:t>
              </w:r>
            </w:ins>
          </w:p>
        </w:tc>
        <w:tc>
          <w:tcPr>
            <w:tcW w:w="280" w:type="pct"/>
          </w:tcPr>
          <w:p w14:paraId="372886EE" w14:textId="32FEE84F" w:rsidR="00721EFF" w:rsidRPr="007036CE" w:rsidRDefault="00721EFF" w:rsidP="00721EFF">
            <w:pPr>
              <w:pStyle w:val="GOSTTablenorm"/>
              <w:rPr>
                <w:ins w:id="794" w:author="Ярисова Полина Викторовна" w:date="2025-09-16T11:46:00Z"/>
              </w:rPr>
            </w:pPr>
            <w:ins w:id="795" w:author="Ярисова Полина Викторовна" w:date="2025-09-16T11:46:00Z">
              <w:r w:rsidRPr="007036CE">
                <w:t>Нет</w:t>
              </w:r>
            </w:ins>
          </w:p>
        </w:tc>
        <w:tc>
          <w:tcPr>
            <w:tcW w:w="315" w:type="pct"/>
          </w:tcPr>
          <w:p w14:paraId="28CD2F28" w14:textId="7822FA42" w:rsidR="00721EFF" w:rsidRPr="007036CE" w:rsidRDefault="00721EFF" w:rsidP="00721EFF">
            <w:pPr>
              <w:pStyle w:val="GOSTTablenorm"/>
              <w:rPr>
                <w:ins w:id="796" w:author="Ярисова Полина Викторовна" w:date="2025-09-16T11:46:00Z"/>
              </w:rPr>
            </w:pPr>
            <w:ins w:id="797" w:author="Ярисова Полина Викторовна" w:date="2025-09-16T11:46:00Z">
              <w:r w:rsidRPr="007036CE">
                <w:t>=2</w:t>
              </w:r>
            </w:ins>
          </w:p>
        </w:tc>
        <w:tc>
          <w:tcPr>
            <w:tcW w:w="2055" w:type="pct"/>
          </w:tcPr>
          <w:p w14:paraId="6296CB13" w14:textId="125A3D62" w:rsidR="00721EFF" w:rsidRPr="007036CE" w:rsidRDefault="00721EFF" w:rsidP="00704EBB">
            <w:pPr>
              <w:pStyle w:val="GOSTTablenorm"/>
              <w:rPr>
                <w:ins w:id="798" w:author="Ярисова Полина Викторовна" w:date="2025-09-16T11:46:00Z"/>
              </w:rPr>
            </w:pPr>
            <w:ins w:id="799" w:author="Ярисова Полина Викторовна" w:date="2025-09-16T11:46:00Z">
              <w:r w:rsidRPr="007036CE">
                <w:t xml:space="preserve">Указывается тип казначейского счета </w:t>
              </w:r>
            </w:ins>
            <w:ins w:id="800" w:author="Ярисова Полина Викторовна" w:date="2025-09-16T11:51:00Z">
              <w:r w:rsidRPr="007036CE">
                <w:t xml:space="preserve">получателя </w:t>
              </w:r>
              <w:del w:id="801" w:author="Якименко С.В. EXP-342929" w:date="2026-02-13T15:11:00Z">
                <w:r w:rsidRPr="007036CE" w:rsidDel="00704EBB">
                  <w:delText>«00»</w:delText>
                </w:r>
              </w:del>
              <w:del w:id="802" w:author="Якименко С.В. EXP-342929" w:date="2026-02-13T15:10:00Z">
                <w:r w:rsidRPr="007036CE" w:rsidDel="00704EBB">
                  <w:delText xml:space="preserve">, </w:delText>
                </w:r>
              </w:del>
            </w:ins>
            <w:commentRangeStart w:id="803"/>
            <w:ins w:id="804" w:author="Ярисова Полина Викторовна" w:date="2025-09-16T11:53:00Z">
              <w:del w:id="805" w:author="Якименко С.В. EXP-342929" w:date="2026-02-13T15:10:00Z">
                <w:r w:rsidRPr="007036CE" w:rsidDel="00704EBB">
                  <w:delText>если</w:delText>
                </w:r>
              </w:del>
            </w:ins>
            <w:commentRangeEnd w:id="803"/>
            <w:r w:rsidR="00704EBB" w:rsidRPr="007036CE">
              <w:rPr>
                <w:rStyle w:val="afff4"/>
                <w:sz w:val="22"/>
                <w:szCs w:val="20"/>
              </w:rPr>
              <w:commentReference w:id="803"/>
            </w:r>
            <w:ins w:id="806" w:author="Ярисова Полина Викторовна" w:date="2025-09-16T11:53:00Z">
              <w:del w:id="807" w:author="Якименко С.В. EXP-342929" w:date="2026-02-13T15:10:00Z">
                <w:r w:rsidRPr="007036CE" w:rsidDel="00704EBB">
                  <w:delText xml:space="preserve"> </w:delText>
                </w:r>
              </w:del>
            </w:ins>
            <w:ins w:id="808" w:author="Ярисова Полина Викторовна" w:date="2025-09-16T11:54:00Z">
              <w:del w:id="809" w:author="Якименко С.В. EXP-342929" w:date="2026-02-13T15:10:00Z">
                <w:r w:rsidRPr="007036CE" w:rsidDel="00704EBB">
                  <w:delText xml:space="preserve">проводится операция </w:delText>
                </w:r>
              </w:del>
            </w:ins>
            <w:ins w:id="810" w:author="Ярисова Полина Викторовна" w:date="2025-09-16T11:59:00Z">
              <w:del w:id="811" w:author="Якименко С.В. EXP-342929" w:date="2026-02-13T15:10:00Z">
                <w:r w:rsidR="007122F8" w:rsidRPr="007036CE" w:rsidDel="00704EBB">
                  <w:delText>на</w:delText>
                </w:r>
              </w:del>
            </w:ins>
            <w:ins w:id="812" w:author="Якименко Светлана Валериевна" w:date="2025-09-16T14:11:00Z">
              <w:del w:id="813" w:author="Якименко С.В. EXP-342929" w:date="2026-02-13T15:10:00Z">
                <w:r w:rsidR="00F303DE" w:rsidRPr="007036CE" w:rsidDel="00704EBB">
                  <w:delText>по</w:delText>
                </w:r>
              </w:del>
            </w:ins>
            <w:ins w:id="814" w:author="Ярисова Полина Викторовна" w:date="2025-09-16T11:54:00Z">
              <w:del w:id="815" w:author="Якименко С.В. EXP-342929" w:date="2026-02-13T15:10:00Z">
                <w:r w:rsidR="007122F8" w:rsidRPr="007036CE" w:rsidDel="00704EBB">
                  <w:delText xml:space="preserve"> привлечени</w:delText>
                </w:r>
              </w:del>
            </w:ins>
            <w:ins w:id="816" w:author="Якименко Светлана Валериевна" w:date="2025-09-16T14:11:00Z">
              <w:del w:id="817" w:author="Якименко С.В. EXP-342929" w:date="2026-02-13T15:10:00Z">
                <w:r w:rsidR="00F303DE" w:rsidRPr="007036CE" w:rsidDel="00704EBB">
                  <w:delText>ю</w:delText>
                </w:r>
              </w:del>
            </w:ins>
            <w:ins w:id="818" w:author="Ярисова Полина Викторовна" w:date="2025-09-16T11:54:00Z">
              <w:del w:id="819" w:author="Якименко С.В. EXP-342929" w:date="2026-02-13T15:10:00Z">
                <w:r w:rsidR="007122F8" w:rsidRPr="007036CE" w:rsidDel="00704EBB">
                  <w:delText>е</w:delText>
                </w:r>
                <w:r w:rsidRPr="007036CE" w:rsidDel="00704EBB">
                  <w:delText xml:space="preserve"> средств</w:delText>
                </w:r>
                <w:commentRangeStart w:id="820"/>
                <w:r w:rsidRPr="007036CE" w:rsidDel="00704EBB">
                  <w:delText xml:space="preserve"> </w:delText>
                </w:r>
              </w:del>
            </w:ins>
            <w:ins w:id="821" w:author="Якименко Светлана Валериевна" w:date="2025-09-16T14:12:00Z">
              <w:del w:id="822" w:author="Якименко С.В. EXP-342929" w:date="2026-02-13T15:10:00Z">
                <w:r w:rsidR="00F303DE" w:rsidRPr="007036CE" w:rsidDel="00704EBB">
                  <w:delText>на</w:delText>
                </w:r>
              </w:del>
            </w:ins>
            <w:ins w:id="823" w:author="Ярисова Полина Викторовна" w:date="2025-09-16T11:54:00Z">
              <w:del w:id="824" w:author="Якименко С.В. EXP-342929" w:date="2026-02-13T15:10:00Z">
                <w:r w:rsidRPr="007036CE" w:rsidDel="00704EBB">
                  <w:delText xml:space="preserve">с </w:delText>
                </w:r>
              </w:del>
            </w:ins>
            <w:commentRangeEnd w:id="820"/>
            <w:ins w:id="825" w:author="Ярисова Полина Викторовна" w:date="2025-09-16T11:58:00Z">
              <w:del w:id="826" w:author="Якименко С.В. EXP-342929" w:date="2026-02-13T15:10:00Z">
                <w:r w:rsidR="007122F8" w:rsidRPr="007036CE" w:rsidDel="00704EBB">
                  <w:rPr>
                    <w:rStyle w:val="afff4"/>
                    <w:sz w:val="22"/>
                    <w:szCs w:val="20"/>
                  </w:rPr>
                  <w:commentReference w:id="820"/>
                </w:r>
              </w:del>
            </w:ins>
            <w:ins w:id="827" w:author="Ярисова Полина Викторовна" w:date="2025-09-16T11:54:00Z">
              <w:del w:id="828" w:author="Якименко С.В. EXP-342929" w:date="2026-02-13T15:10:00Z">
                <w:r w:rsidRPr="007036CE" w:rsidDel="00704EBB">
                  <w:delText>един</w:delText>
                </w:r>
              </w:del>
            </w:ins>
            <w:ins w:id="829" w:author="Якименко Светлана Валериевна" w:date="2025-09-16T14:12:00Z">
              <w:del w:id="830" w:author="Якименко С.В. EXP-342929" w:date="2026-02-13T15:10:00Z">
                <w:r w:rsidR="00F303DE" w:rsidRPr="007036CE" w:rsidDel="00704EBB">
                  <w:delText>ый</w:delText>
                </w:r>
              </w:del>
            </w:ins>
            <w:ins w:id="831" w:author="Ярисова Полина Викторовна" w:date="2025-09-16T11:54:00Z">
              <w:del w:id="832" w:author="Якименко С.В. EXP-342929" w:date="2026-02-13T15:10:00Z">
                <w:r w:rsidRPr="007036CE" w:rsidDel="00704EBB">
                  <w:delText>ого счета федерального бюджета МОУ ФК</w:delText>
                </w:r>
              </w:del>
            </w:ins>
          </w:p>
        </w:tc>
      </w:tr>
      <w:tr w:rsidR="00721EFF" w:rsidRPr="007036CE" w14:paraId="0418512A" w14:textId="77777777" w:rsidTr="00F92E5F">
        <w:trPr>
          <w:cnfStyle w:val="000000100000" w:firstRow="0" w:lastRow="0" w:firstColumn="0" w:lastColumn="0" w:oddVBand="0" w:evenVBand="0" w:oddHBand="1" w:evenHBand="0" w:firstRowFirstColumn="0" w:firstRowLastColumn="0" w:lastRowFirstColumn="0" w:lastRowLastColumn="0"/>
        </w:trPr>
        <w:tc>
          <w:tcPr>
            <w:tcW w:w="1100" w:type="pct"/>
          </w:tcPr>
          <w:p w14:paraId="6287E185" w14:textId="77777777" w:rsidR="00721EFF" w:rsidRPr="007036CE" w:rsidRDefault="00721EFF" w:rsidP="00721EFF">
            <w:pPr>
              <w:pStyle w:val="GOSTTablenorm"/>
              <w:rPr>
                <w:b/>
              </w:rPr>
            </w:pPr>
            <w:commentRangeStart w:id="833"/>
            <w:commentRangeStart w:id="834"/>
            <w:commentRangeStart w:id="835"/>
            <w:r w:rsidRPr="007036CE">
              <w:rPr>
                <w:b/>
              </w:rPr>
              <w:t>Реквизиты</w:t>
            </w:r>
            <w:commentRangeEnd w:id="833"/>
            <w:r w:rsidRPr="007036CE">
              <w:rPr>
                <w:rStyle w:val="afff4"/>
                <w:b/>
                <w:sz w:val="22"/>
                <w:szCs w:val="20"/>
              </w:rPr>
              <w:commentReference w:id="833"/>
            </w:r>
            <w:commentRangeEnd w:id="834"/>
            <w:r w:rsidRPr="007036CE">
              <w:rPr>
                <w:rStyle w:val="afff4"/>
                <w:b/>
                <w:sz w:val="22"/>
                <w:szCs w:val="20"/>
              </w:rPr>
              <w:commentReference w:id="834"/>
            </w:r>
            <w:commentRangeEnd w:id="835"/>
            <w:r w:rsidRPr="007036CE">
              <w:rPr>
                <w:rStyle w:val="afff4"/>
                <w:b/>
                <w:sz w:val="22"/>
                <w:szCs w:val="20"/>
              </w:rPr>
              <w:commentReference w:id="835"/>
            </w:r>
            <w:r w:rsidRPr="007036CE">
              <w:rPr>
                <w:b/>
              </w:rPr>
              <w:t xml:space="preserve"> родительского документа</w:t>
            </w:r>
          </w:p>
        </w:tc>
        <w:tc>
          <w:tcPr>
            <w:tcW w:w="750" w:type="pct"/>
          </w:tcPr>
          <w:p w14:paraId="11E393C5" w14:textId="77777777" w:rsidR="00721EFF" w:rsidRPr="007036CE" w:rsidRDefault="00721EFF" w:rsidP="00721EFF">
            <w:pPr>
              <w:pStyle w:val="GOSTTablenorm"/>
            </w:pPr>
            <w:r w:rsidRPr="007036CE">
              <w:rPr>
                <w:b/>
              </w:rPr>
              <w:t>ParentDoc</w:t>
            </w:r>
          </w:p>
        </w:tc>
        <w:tc>
          <w:tcPr>
            <w:tcW w:w="500" w:type="pct"/>
          </w:tcPr>
          <w:p w14:paraId="62A8A7FC" w14:textId="77777777" w:rsidR="00721EFF" w:rsidRPr="007036CE" w:rsidRDefault="00721EFF" w:rsidP="00721EFF">
            <w:pPr>
              <w:pStyle w:val="GOSTTablenorm"/>
            </w:pPr>
            <w:r w:rsidRPr="007036CE">
              <w:t>Объект</w:t>
            </w:r>
          </w:p>
        </w:tc>
        <w:tc>
          <w:tcPr>
            <w:tcW w:w="280" w:type="pct"/>
          </w:tcPr>
          <w:p w14:paraId="7B4149F5" w14:textId="77777777" w:rsidR="00721EFF" w:rsidRPr="007036CE" w:rsidRDefault="00721EFF" w:rsidP="00721EFF">
            <w:pPr>
              <w:pStyle w:val="GOSTTablenorm"/>
            </w:pPr>
            <w:r w:rsidRPr="007036CE">
              <w:t>Нет</w:t>
            </w:r>
          </w:p>
        </w:tc>
        <w:tc>
          <w:tcPr>
            <w:tcW w:w="315" w:type="pct"/>
          </w:tcPr>
          <w:p w14:paraId="12BF2CED" w14:textId="77777777" w:rsidR="00721EFF" w:rsidRPr="007036CE" w:rsidRDefault="00721EFF" w:rsidP="00721EFF">
            <w:pPr>
              <w:pStyle w:val="GOSTTablenorm"/>
            </w:pPr>
            <w:r w:rsidRPr="007036CE">
              <w:t>-</w:t>
            </w:r>
          </w:p>
        </w:tc>
        <w:tc>
          <w:tcPr>
            <w:tcW w:w="2055" w:type="pct"/>
          </w:tcPr>
          <w:p w14:paraId="4B2B2962" w14:textId="77777777" w:rsidR="00721EFF" w:rsidRPr="007036CE" w:rsidRDefault="00721EFF" w:rsidP="00721EFF">
            <w:pPr>
              <w:pStyle w:val="GOSTTablenorm"/>
            </w:pPr>
            <w:r w:rsidRPr="007036CE">
              <w:t>Указываются реквизиты Распоряжения о совершении казначейского платежа, на основании которого сформирован Расчетный документ.</w:t>
            </w:r>
          </w:p>
          <w:p w14:paraId="51DF71A9" w14:textId="77777777" w:rsidR="00721EFF" w:rsidRPr="007036CE" w:rsidRDefault="00721EFF" w:rsidP="00721EFF">
            <w:pPr>
              <w:pStyle w:val="GOSTTablenorm"/>
            </w:pPr>
            <w:r w:rsidRPr="007036CE">
              <w:t xml:space="preserve">Обязателен для заполнения, если </w:t>
            </w:r>
            <w:r w:rsidRPr="007036CE" w:rsidDel="000C59B7">
              <w:t>BasicRequisites_POType</w:t>
            </w:r>
            <w:r w:rsidRPr="007036CE">
              <w:t xml:space="preserve"> = ЭДИ, КДИ. Если </w:t>
            </w:r>
            <w:r w:rsidRPr="007036CE" w:rsidDel="000C59B7">
              <w:t>BasicRequisites_POType</w:t>
            </w:r>
            <w:r w:rsidRPr="007036CE">
              <w:t xml:space="preserve"> = ЭДВ, КДВ, то не заполняется</w:t>
            </w:r>
          </w:p>
        </w:tc>
      </w:tr>
      <w:tr w:rsidR="00721EFF" w:rsidRPr="007036CE" w14:paraId="1CA22ACD" w14:textId="77777777" w:rsidTr="00F92E5F">
        <w:trPr>
          <w:cnfStyle w:val="000000010000" w:firstRow="0" w:lastRow="0" w:firstColumn="0" w:lastColumn="0" w:oddVBand="0" w:evenVBand="0" w:oddHBand="0" w:evenHBand="1" w:firstRowFirstColumn="0" w:firstRowLastColumn="0" w:lastRowFirstColumn="0" w:lastRowLastColumn="0"/>
        </w:trPr>
        <w:tc>
          <w:tcPr>
            <w:tcW w:w="1100" w:type="pct"/>
          </w:tcPr>
          <w:p w14:paraId="33EE79E5" w14:textId="77777777" w:rsidR="00721EFF" w:rsidRPr="007036CE" w:rsidRDefault="00721EFF" w:rsidP="00721EFF">
            <w:pPr>
              <w:pStyle w:val="GOSTTablenorm"/>
            </w:pPr>
            <w:r w:rsidRPr="007036CE">
              <w:t>Идентификатор родительского документа клиента</w:t>
            </w:r>
          </w:p>
        </w:tc>
        <w:tc>
          <w:tcPr>
            <w:tcW w:w="750" w:type="pct"/>
          </w:tcPr>
          <w:p w14:paraId="5EC72486" w14:textId="77777777" w:rsidR="00721EFF" w:rsidRPr="007036CE" w:rsidRDefault="00721EFF" w:rsidP="00721EFF">
            <w:pPr>
              <w:pStyle w:val="GOSTTablenorm"/>
            </w:pPr>
            <w:r w:rsidRPr="007036CE">
              <w:rPr>
                <w:b/>
              </w:rPr>
              <w:t>ParentDoc:</w:t>
            </w:r>
            <w:r w:rsidRPr="007036CE">
              <w:t>StmInfrmtn_ParentDocGUID</w:t>
            </w:r>
          </w:p>
        </w:tc>
        <w:tc>
          <w:tcPr>
            <w:tcW w:w="500" w:type="pct"/>
          </w:tcPr>
          <w:p w14:paraId="18D11CD2" w14:textId="77777777" w:rsidR="00721EFF" w:rsidRPr="007036CE" w:rsidRDefault="00721EFF" w:rsidP="00721EFF">
            <w:pPr>
              <w:pStyle w:val="GOSTTablenorm"/>
            </w:pPr>
            <w:r w:rsidRPr="007036CE">
              <w:rPr>
                <w:sz w:val="20"/>
                <w:lang w:val="en-US"/>
              </w:rPr>
              <w:t>GUID</w:t>
            </w:r>
          </w:p>
        </w:tc>
        <w:tc>
          <w:tcPr>
            <w:tcW w:w="280" w:type="pct"/>
          </w:tcPr>
          <w:p w14:paraId="294B6C99" w14:textId="77777777" w:rsidR="00721EFF" w:rsidRPr="007036CE" w:rsidRDefault="00721EFF" w:rsidP="00721EFF">
            <w:pPr>
              <w:pStyle w:val="GOSTTablenorm"/>
            </w:pPr>
            <w:r w:rsidRPr="007036CE">
              <w:rPr>
                <w:sz w:val="20"/>
              </w:rPr>
              <w:t>Да</w:t>
            </w:r>
          </w:p>
        </w:tc>
        <w:tc>
          <w:tcPr>
            <w:tcW w:w="315" w:type="pct"/>
          </w:tcPr>
          <w:p w14:paraId="4D91E7EC" w14:textId="77777777" w:rsidR="00721EFF" w:rsidRPr="007036CE" w:rsidRDefault="00721EFF" w:rsidP="00721EFF">
            <w:pPr>
              <w:pStyle w:val="GOSTTablenorm"/>
            </w:pPr>
            <w:r w:rsidRPr="007036CE">
              <w:rPr>
                <w:sz w:val="20"/>
              </w:rPr>
              <w:t>=36</w:t>
            </w:r>
          </w:p>
        </w:tc>
        <w:tc>
          <w:tcPr>
            <w:tcW w:w="2055" w:type="pct"/>
          </w:tcPr>
          <w:p w14:paraId="717B275E" w14:textId="77777777" w:rsidR="00721EFF" w:rsidRPr="007036CE" w:rsidRDefault="00721EFF" w:rsidP="00721EFF">
            <w:pPr>
              <w:pStyle w:val="GOSTTablenorm"/>
            </w:pPr>
            <w:r w:rsidRPr="007036CE">
              <w:t>Указывается уникальный идентификатор родительского документа</w:t>
            </w:r>
          </w:p>
        </w:tc>
      </w:tr>
      <w:tr w:rsidR="00721EFF" w:rsidRPr="007036CE" w14:paraId="1471CE73" w14:textId="77777777" w:rsidTr="00F92E5F">
        <w:trPr>
          <w:cnfStyle w:val="000000100000" w:firstRow="0" w:lastRow="0" w:firstColumn="0" w:lastColumn="0" w:oddVBand="0" w:evenVBand="0" w:oddHBand="1" w:evenHBand="0" w:firstRowFirstColumn="0" w:firstRowLastColumn="0" w:lastRowFirstColumn="0" w:lastRowLastColumn="0"/>
        </w:trPr>
        <w:tc>
          <w:tcPr>
            <w:tcW w:w="1100" w:type="pct"/>
          </w:tcPr>
          <w:p w14:paraId="1450B272" w14:textId="77777777" w:rsidR="00721EFF" w:rsidRPr="007036CE" w:rsidRDefault="00721EFF" w:rsidP="00721EFF">
            <w:pPr>
              <w:pStyle w:val="GOSTTablenorm"/>
            </w:pPr>
            <w:r w:rsidRPr="007036CE">
              <w:t xml:space="preserve">Номер родительского документа </w:t>
            </w:r>
          </w:p>
        </w:tc>
        <w:tc>
          <w:tcPr>
            <w:tcW w:w="750" w:type="pct"/>
          </w:tcPr>
          <w:p w14:paraId="76DA8D30" w14:textId="77777777" w:rsidR="00721EFF" w:rsidRPr="007036CE" w:rsidRDefault="00721EFF" w:rsidP="00721EFF">
            <w:pPr>
              <w:pStyle w:val="GOSTTablenorm"/>
            </w:pPr>
            <w:r w:rsidRPr="007036CE">
              <w:rPr>
                <w:b/>
              </w:rPr>
              <w:t>ParentDoc:</w:t>
            </w:r>
            <w:r w:rsidRPr="007036CE">
              <w:t>StmInfrmtn_ParentDocNumber</w:t>
            </w:r>
          </w:p>
        </w:tc>
        <w:tc>
          <w:tcPr>
            <w:tcW w:w="500" w:type="pct"/>
          </w:tcPr>
          <w:p w14:paraId="3967591B" w14:textId="77777777" w:rsidR="00721EFF" w:rsidRPr="007036CE" w:rsidRDefault="00721EFF" w:rsidP="00721EFF">
            <w:pPr>
              <w:pStyle w:val="GOSTTablenorm"/>
            </w:pPr>
            <w:r w:rsidRPr="007036CE">
              <w:t>Строка</w:t>
            </w:r>
          </w:p>
        </w:tc>
        <w:tc>
          <w:tcPr>
            <w:tcW w:w="280" w:type="pct"/>
          </w:tcPr>
          <w:p w14:paraId="4CD24596" w14:textId="77777777" w:rsidR="00721EFF" w:rsidRPr="007036CE" w:rsidRDefault="00721EFF" w:rsidP="00721EFF">
            <w:pPr>
              <w:pStyle w:val="GOSTTablenorm"/>
            </w:pPr>
            <w:r w:rsidRPr="007036CE">
              <w:t>Да</w:t>
            </w:r>
          </w:p>
        </w:tc>
        <w:tc>
          <w:tcPr>
            <w:tcW w:w="315" w:type="pct"/>
          </w:tcPr>
          <w:p w14:paraId="39C47118" w14:textId="77777777" w:rsidR="00721EFF" w:rsidRPr="007036CE" w:rsidRDefault="00721EFF" w:rsidP="00721EFF">
            <w:pPr>
              <w:pStyle w:val="GOSTTablenorm"/>
            </w:pPr>
            <w:r w:rsidRPr="007036CE">
              <w:t>&lt;=15</w:t>
            </w:r>
          </w:p>
        </w:tc>
        <w:tc>
          <w:tcPr>
            <w:tcW w:w="2055" w:type="pct"/>
          </w:tcPr>
          <w:p w14:paraId="40338B3F" w14:textId="77777777" w:rsidR="00721EFF" w:rsidRPr="007036CE" w:rsidRDefault="00721EFF" w:rsidP="00721EFF">
            <w:pPr>
              <w:pStyle w:val="GOSTTablenorm"/>
            </w:pPr>
            <w:r w:rsidRPr="007036CE">
              <w:t>Указывается номер родительского документа</w:t>
            </w:r>
          </w:p>
        </w:tc>
      </w:tr>
      <w:tr w:rsidR="00721EFF" w:rsidRPr="007036CE" w14:paraId="78EED712" w14:textId="77777777" w:rsidTr="00F92E5F">
        <w:trPr>
          <w:cnfStyle w:val="000000010000" w:firstRow="0" w:lastRow="0" w:firstColumn="0" w:lastColumn="0" w:oddVBand="0" w:evenVBand="0" w:oddHBand="0" w:evenHBand="1" w:firstRowFirstColumn="0" w:firstRowLastColumn="0" w:lastRowFirstColumn="0" w:lastRowLastColumn="0"/>
        </w:trPr>
        <w:tc>
          <w:tcPr>
            <w:tcW w:w="1100" w:type="pct"/>
          </w:tcPr>
          <w:p w14:paraId="6D09CE18" w14:textId="77777777" w:rsidR="00721EFF" w:rsidRPr="007036CE" w:rsidRDefault="00721EFF" w:rsidP="00721EFF">
            <w:pPr>
              <w:pStyle w:val="GOSTTablenorm"/>
            </w:pPr>
            <w:r w:rsidRPr="007036CE">
              <w:t>Дата родительского документа</w:t>
            </w:r>
          </w:p>
        </w:tc>
        <w:tc>
          <w:tcPr>
            <w:tcW w:w="750" w:type="pct"/>
          </w:tcPr>
          <w:p w14:paraId="2C345107" w14:textId="77777777" w:rsidR="00721EFF" w:rsidRPr="007036CE" w:rsidRDefault="00721EFF" w:rsidP="00721EFF">
            <w:pPr>
              <w:pStyle w:val="GOSTTablenorm"/>
            </w:pPr>
            <w:r w:rsidRPr="007036CE">
              <w:rPr>
                <w:b/>
              </w:rPr>
              <w:t>ParentDoc:</w:t>
            </w:r>
            <w:r w:rsidRPr="007036CE">
              <w:t>StmInfrmtn_ParentDocDate</w:t>
            </w:r>
          </w:p>
        </w:tc>
        <w:tc>
          <w:tcPr>
            <w:tcW w:w="500" w:type="pct"/>
          </w:tcPr>
          <w:p w14:paraId="6E153901" w14:textId="77777777" w:rsidR="00721EFF" w:rsidRPr="007036CE" w:rsidRDefault="00721EFF" w:rsidP="00721EFF">
            <w:pPr>
              <w:pStyle w:val="GOSTTablenorm"/>
            </w:pPr>
            <w:r w:rsidRPr="007036CE">
              <w:t>Дата</w:t>
            </w:r>
          </w:p>
        </w:tc>
        <w:tc>
          <w:tcPr>
            <w:tcW w:w="280" w:type="pct"/>
          </w:tcPr>
          <w:p w14:paraId="3F38D5CC" w14:textId="77777777" w:rsidR="00721EFF" w:rsidRPr="007036CE" w:rsidRDefault="00721EFF" w:rsidP="00721EFF">
            <w:pPr>
              <w:pStyle w:val="GOSTTablenorm"/>
            </w:pPr>
            <w:r w:rsidRPr="007036CE">
              <w:t>Да</w:t>
            </w:r>
          </w:p>
        </w:tc>
        <w:tc>
          <w:tcPr>
            <w:tcW w:w="315" w:type="pct"/>
          </w:tcPr>
          <w:p w14:paraId="026EC576" w14:textId="77777777" w:rsidR="00721EFF" w:rsidRPr="007036CE" w:rsidRDefault="00721EFF" w:rsidP="00721EFF">
            <w:pPr>
              <w:pStyle w:val="GOSTTablenorm"/>
            </w:pPr>
          </w:p>
        </w:tc>
        <w:tc>
          <w:tcPr>
            <w:tcW w:w="2055" w:type="pct"/>
          </w:tcPr>
          <w:p w14:paraId="6E99E4E1" w14:textId="77777777" w:rsidR="00721EFF" w:rsidRPr="007036CE" w:rsidRDefault="00721EFF" w:rsidP="00721EFF">
            <w:pPr>
              <w:pStyle w:val="GOSTTablenorm"/>
            </w:pPr>
            <w:r w:rsidRPr="007036CE">
              <w:t>Указывается дата родительского документа.</w:t>
            </w:r>
          </w:p>
          <w:p w14:paraId="20EE819B" w14:textId="77777777" w:rsidR="00721EFF" w:rsidRPr="007036CE" w:rsidRDefault="00721EFF" w:rsidP="00721EFF">
            <w:pPr>
              <w:pStyle w:val="GOSTTablenorm"/>
            </w:pPr>
            <w:r w:rsidRPr="007036CE">
              <w:t>Формат YYYY-MM-DD</w:t>
            </w:r>
          </w:p>
        </w:tc>
      </w:tr>
      <w:tr w:rsidR="00721EFF" w:rsidRPr="007036CE" w14:paraId="2AA5B58F" w14:textId="77777777" w:rsidTr="00F92E5F">
        <w:trPr>
          <w:cnfStyle w:val="000000100000" w:firstRow="0" w:lastRow="0" w:firstColumn="0" w:lastColumn="0" w:oddVBand="0" w:evenVBand="0" w:oddHBand="1" w:evenHBand="0" w:firstRowFirstColumn="0" w:firstRowLastColumn="0" w:lastRowFirstColumn="0" w:lastRowLastColumn="0"/>
        </w:trPr>
        <w:tc>
          <w:tcPr>
            <w:tcW w:w="1100" w:type="pct"/>
          </w:tcPr>
          <w:p w14:paraId="7DBDBD7A" w14:textId="77777777" w:rsidR="00721EFF" w:rsidRPr="007036CE" w:rsidRDefault="00721EFF" w:rsidP="00721EFF">
            <w:pPr>
              <w:pStyle w:val="GOSTTablenorm"/>
            </w:pPr>
            <w:r w:rsidRPr="007036CE">
              <w:t>Тип родительского документа</w:t>
            </w:r>
          </w:p>
        </w:tc>
        <w:tc>
          <w:tcPr>
            <w:tcW w:w="750" w:type="pct"/>
          </w:tcPr>
          <w:p w14:paraId="731AFFE8" w14:textId="77777777" w:rsidR="00721EFF" w:rsidRPr="007036CE" w:rsidRDefault="00721EFF" w:rsidP="00721EFF">
            <w:pPr>
              <w:pStyle w:val="GOSTTablenorm"/>
            </w:pPr>
            <w:r w:rsidRPr="007036CE">
              <w:rPr>
                <w:b/>
              </w:rPr>
              <w:t>ParentDoc:</w:t>
            </w:r>
            <w:r w:rsidRPr="007036CE">
              <w:t>StmInfrmtn_ParentDocType</w:t>
            </w:r>
          </w:p>
        </w:tc>
        <w:tc>
          <w:tcPr>
            <w:tcW w:w="500" w:type="pct"/>
          </w:tcPr>
          <w:p w14:paraId="6DD85A98" w14:textId="77777777" w:rsidR="00721EFF" w:rsidRPr="007036CE" w:rsidRDefault="00721EFF" w:rsidP="00721EFF">
            <w:pPr>
              <w:pStyle w:val="GOSTTablenorm"/>
            </w:pPr>
            <w:r w:rsidRPr="007036CE">
              <w:t>Строка</w:t>
            </w:r>
          </w:p>
        </w:tc>
        <w:tc>
          <w:tcPr>
            <w:tcW w:w="280" w:type="pct"/>
          </w:tcPr>
          <w:p w14:paraId="2018680A" w14:textId="77777777" w:rsidR="00721EFF" w:rsidRPr="007036CE" w:rsidRDefault="00721EFF" w:rsidP="00721EFF">
            <w:pPr>
              <w:pStyle w:val="GOSTTablenorm"/>
            </w:pPr>
            <w:r w:rsidRPr="007036CE">
              <w:t>Да</w:t>
            </w:r>
          </w:p>
        </w:tc>
        <w:tc>
          <w:tcPr>
            <w:tcW w:w="315" w:type="pct"/>
          </w:tcPr>
          <w:p w14:paraId="635C13FC" w14:textId="77777777" w:rsidR="00721EFF" w:rsidRPr="007036CE" w:rsidRDefault="00721EFF" w:rsidP="00721EFF">
            <w:pPr>
              <w:pStyle w:val="GOSTTablenorm"/>
            </w:pPr>
            <w:r w:rsidRPr="007036CE">
              <w:t>=3</w:t>
            </w:r>
          </w:p>
        </w:tc>
        <w:tc>
          <w:tcPr>
            <w:tcW w:w="2055" w:type="pct"/>
          </w:tcPr>
          <w:p w14:paraId="5E7787E8" w14:textId="77777777" w:rsidR="00721EFF" w:rsidRPr="007036CE" w:rsidRDefault="00721EFF" w:rsidP="00721EFF">
            <w:pPr>
              <w:pStyle w:val="GOSTTablenorm"/>
            </w:pPr>
            <w:r w:rsidRPr="007036CE">
              <w:t>Указывается тип документа УФОС родительского документа</w:t>
            </w:r>
          </w:p>
        </w:tc>
      </w:tr>
      <w:tr w:rsidR="00721EFF" w:rsidRPr="007036CE" w14:paraId="2B61CD92" w14:textId="77777777" w:rsidTr="00F92E5F">
        <w:trPr>
          <w:cnfStyle w:val="000000010000" w:firstRow="0" w:lastRow="0" w:firstColumn="0" w:lastColumn="0" w:oddVBand="0" w:evenVBand="0" w:oddHBand="0" w:evenHBand="1" w:firstRowFirstColumn="0" w:firstRowLastColumn="0" w:lastRowFirstColumn="0" w:lastRowLastColumn="0"/>
        </w:trPr>
        <w:tc>
          <w:tcPr>
            <w:tcW w:w="1100" w:type="pct"/>
          </w:tcPr>
          <w:p w14:paraId="32330677" w14:textId="77777777" w:rsidR="00721EFF" w:rsidRPr="007036CE" w:rsidRDefault="00721EFF" w:rsidP="00721EFF">
            <w:pPr>
              <w:pStyle w:val="GOSTTablenorm"/>
            </w:pPr>
            <w:r w:rsidRPr="007036CE">
              <w:t>Номер строки родительского документа</w:t>
            </w:r>
          </w:p>
        </w:tc>
        <w:tc>
          <w:tcPr>
            <w:tcW w:w="750" w:type="pct"/>
          </w:tcPr>
          <w:p w14:paraId="6A8BE310" w14:textId="77777777" w:rsidR="00721EFF" w:rsidRPr="007036CE" w:rsidRDefault="00721EFF" w:rsidP="00721EFF">
            <w:pPr>
              <w:pStyle w:val="GOSTTablenorm"/>
            </w:pPr>
            <w:r w:rsidRPr="007036CE">
              <w:rPr>
                <w:b/>
              </w:rPr>
              <w:t>ParentDoc:</w:t>
            </w:r>
            <w:r w:rsidRPr="007036CE">
              <w:t>StmInfrmtn_ZSV_LineRowNum</w:t>
            </w:r>
          </w:p>
        </w:tc>
        <w:tc>
          <w:tcPr>
            <w:tcW w:w="500" w:type="pct"/>
          </w:tcPr>
          <w:p w14:paraId="1392C2DE" w14:textId="77777777" w:rsidR="00721EFF" w:rsidRPr="007036CE" w:rsidRDefault="00721EFF" w:rsidP="00721EFF">
            <w:pPr>
              <w:pStyle w:val="GOSTTablenorm"/>
            </w:pPr>
            <w:r w:rsidRPr="007036CE">
              <w:t>Строка</w:t>
            </w:r>
          </w:p>
        </w:tc>
        <w:tc>
          <w:tcPr>
            <w:tcW w:w="280" w:type="pct"/>
          </w:tcPr>
          <w:p w14:paraId="004A8144" w14:textId="77777777" w:rsidR="00721EFF" w:rsidRPr="007036CE" w:rsidRDefault="00721EFF" w:rsidP="00721EFF">
            <w:pPr>
              <w:pStyle w:val="GOSTTablenorm"/>
            </w:pPr>
            <w:r w:rsidRPr="007036CE">
              <w:t>Нет</w:t>
            </w:r>
          </w:p>
        </w:tc>
        <w:tc>
          <w:tcPr>
            <w:tcW w:w="315" w:type="pct"/>
          </w:tcPr>
          <w:p w14:paraId="454DAD2C" w14:textId="77777777" w:rsidR="00721EFF" w:rsidRPr="007036CE" w:rsidRDefault="00721EFF" w:rsidP="00721EFF">
            <w:pPr>
              <w:pStyle w:val="GOSTTablenorm"/>
            </w:pPr>
            <w:r w:rsidRPr="007036CE">
              <w:t>&lt;=4</w:t>
            </w:r>
          </w:p>
        </w:tc>
        <w:tc>
          <w:tcPr>
            <w:tcW w:w="2055" w:type="pct"/>
          </w:tcPr>
          <w:p w14:paraId="4FF955EA" w14:textId="0B2684B4" w:rsidR="00721EFF" w:rsidRPr="007036CE" w:rsidRDefault="00721EFF" w:rsidP="00632AC3">
            <w:pPr>
              <w:pStyle w:val="GOSTTablenorm"/>
            </w:pPr>
            <w:r w:rsidRPr="007036CE">
              <w:t>Указывается номер строки родительской Сводной заявки на кассовый расход</w:t>
            </w:r>
            <w:ins w:id="836" w:author="Якименко С.В. EXP-327912" w:date="2026-02-12T16:32:00Z">
              <w:r w:rsidR="00BA71A6">
                <w:t xml:space="preserve">, </w:t>
              </w:r>
            </w:ins>
            <w:commentRangeStart w:id="837"/>
            <w:ins w:id="838" w:author="Якименко С.В. EXP-327912" w:date="2026-02-12T16:36:00Z">
              <w:r w:rsidR="00BA71A6" w:rsidRPr="00CB26B3">
                <w:t>Распоряжение</w:t>
              </w:r>
            </w:ins>
            <w:commentRangeEnd w:id="837"/>
            <w:ins w:id="839" w:author="Якименко С.В. EXP-327912" w:date="2026-02-12T16:37:00Z">
              <w:r w:rsidR="00BA71A6" w:rsidRPr="00CB26B3">
                <w:rPr>
                  <w:rStyle w:val="afff4"/>
                  <w:sz w:val="22"/>
                  <w:szCs w:val="20"/>
                </w:rPr>
                <w:commentReference w:id="837"/>
              </w:r>
            </w:ins>
            <w:ins w:id="840" w:author="Якименко С.В. EXP-327912" w:date="2026-02-12T16:36:00Z">
              <w:r w:rsidR="00BA71A6" w:rsidRPr="00CB26B3">
                <w:t xml:space="preserve"> о совершении казначейского платежа (перечисление)</w:t>
              </w:r>
            </w:ins>
            <w:ins w:id="841" w:author="Якименко С.В. EXP-327912" w:date="2026-02-12T16:37:00Z">
              <w:r w:rsidR="00BA71A6">
                <w:t>.</w:t>
              </w:r>
            </w:ins>
          </w:p>
        </w:tc>
      </w:tr>
      <w:tr w:rsidR="00721EFF" w:rsidRPr="007036CE" w14:paraId="02C66672" w14:textId="77777777" w:rsidTr="00F92E5F">
        <w:trPr>
          <w:cnfStyle w:val="000000100000" w:firstRow="0" w:lastRow="0" w:firstColumn="0" w:lastColumn="0" w:oddVBand="0" w:evenVBand="0" w:oddHBand="1" w:evenHBand="0" w:firstRowFirstColumn="0" w:firstRowLastColumn="0" w:lastRowFirstColumn="0" w:lastRowLastColumn="0"/>
        </w:trPr>
        <w:tc>
          <w:tcPr>
            <w:tcW w:w="1100" w:type="pct"/>
          </w:tcPr>
          <w:p w14:paraId="62183287" w14:textId="77777777" w:rsidR="00721EFF" w:rsidRPr="007036CE" w:rsidRDefault="00721EFF" w:rsidP="00721EFF">
            <w:pPr>
              <w:pStyle w:val="GOSTTablenorm"/>
              <w:rPr>
                <w:b/>
              </w:rPr>
            </w:pPr>
            <w:r w:rsidRPr="007036CE">
              <w:rPr>
                <w:b/>
              </w:rPr>
              <w:t>Расшифровка расчетного документа для учета</w:t>
            </w:r>
          </w:p>
        </w:tc>
        <w:tc>
          <w:tcPr>
            <w:tcW w:w="750" w:type="pct"/>
          </w:tcPr>
          <w:p w14:paraId="555752BD" w14:textId="77777777" w:rsidR="00721EFF" w:rsidRPr="007036CE" w:rsidRDefault="00721EFF" w:rsidP="00721EFF">
            <w:pPr>
              <w:pStyle w:val="GOSTTablenorm"/>
            </w:pPr>
            <w:r w:rsidRPr="007036CE">
              <w:rPr>
                <w:b/>
              </w:rPr>
              <w:t>FAHTeh</w:t>
            </w:r>
          </w:p>
        </w:tc>
        <w:tc>
          <w:tcPr>
            <w:tcW w:w="500" w:type="pct"/>
          </w:tcPr>
          <w:p w14:paraId="120DF381" w14:textId="77777777" w:rsidR="00721EFF" w:rsidRPr="007036CE" w:rsidRDefault="00721EFF" w:rsidP="00721EFF">
            <w:pPr>
              <w:pStyle w:val="GOSTTablenorm"/>
            </w:pPr>
            <w:r w:rsidRPr="007036CE">
              <w:t>Массив</w:t>
            </w:r>
          </w:p>
        </w:tc>
        <w:tc>
          <w:tcPr>
            <w:tcW w:w="280" w:type="pct"/>
          </w:tcPr>
          <w:p w14:paraId="3C436358" w14:textId="77777777" w:rsidR="00721EFF" w:rsidRPr="007036CE" w:rsidRDefault="00721EFF" w:rsidP="00721EFF">
            <w:pPr>
              <w:pStyle w:val="GOSTTablenorm"/>
            </w:pPr>
            <w:r w:rsidRPr="007036CE">
              <w:t>Да</w:t>
            </w:r>
          </w:p>
        </w:tc>
        <w:tc>
          <w:tcPr>
            <w:tcW w:w="315" w:type="pct"/>
          </w:tcPr>
          <w:p w14:paraId="00470BC0" w14:textId="77777777" w:rsidR="00721EFF" w:rsidRPr="007036CE" w:rsidRDefault="00721EFF" w:rsidP="00721EFF">
            <w:pPr>
              <w:pStyle w:val="GOSTTablenorm"/>
            </w:pPr>
            <w:r w:rsidRPr="007036CE">
              <w:t>-</w:t>
            </w:r>
          </w:p>
        </w:tc>
        <w:tc>
          <w:tcPr>
            <w:tcW w:w="2055" w:type="pct"/>
          </w:tcPr>
          <w:p w14:paraId="409A83FD" w14:textId="77777777" w:rsidR="00721EFF" w:rsidRPr="007036CE" w:rsidRDefault="00721EFF" w:rsidP="00721EFF">
            <w:pPr>
              <w:pStyle w:val="GOSTTablenorm"/>
            </w:pPr>
            <w:r w:rsidRPr="007036CE">
              <w:t>-</w:t>
            </w:r>
          </w:p>
        </w:tc>
      </w:tr>
      <w:tr w:rsidR="00721EFF" w:rsidRPr="007036CE" w14:paraId="6A3982F7" w14:textId="77777777" w:rsidTr="00F92E5F">
        <w:trPr>
          <w:cnfStyle w:val="000000010000" w:firstRow="0" w:lastRow="0" w:firstColumn="0" w:lastColumn="0" w:oddVBand="0" w:evenVBand="0" w:oddHBand="0" w:evenHBand="1" w:firstRowFirstColumn="0" w:firstRowLastColumn="0" w:lastRowFirstColumn="0" w:lastRowLastColumn="0"/>
        </w:trPr>
        <w:tc>
          <w:tcPr>
            <w:tcW w:w="1100" w:type="pct"/>
          </w:tcPr>
          <w:p w14:paraId="1054C3A3" w14:textId="77777777" w:rsidR="00721EFF" w:rsidRPr="007036CE" w:rsidRDefault="00721EFF" w:rsidP="00721EFF">
            <w:pPr>
              <w:pStyle w:val="GOSTTablenorm"/>
            </w:pPr>
            <w:r w:rsidRPr="007036CE">
              <w:t>Идентификатор строки</w:t>
            </w:r>
          </w:p>
        </w:tc>
        <w:tc>
          <w:tcPr>
            <w:tcW w:w="750" w:type="pct"/>
          </w:tcPr>
          <w:p w14:paraId="1EE1FBBE" w14:textId="77777777" w:rsidR="00721EFF" w:rsidRPr="007036CE" w:rsidRDefault="00721EFF" w:rsidP="00721EFF">
            <w:pPr>
              <w:pStyle w:val="GOSTTablenorm"/>
            </w:pPr>
            <w:r w:rsidRPr="007036CE">
              <w:rPr>
                <w:b/>
              </w:rPr>
              <w:t>FAHTeh:</w:t>
            </w:r>
            <w:r w:rsidRPr="007036CE">
              <w:t>id</w:t>
            </w:r>
          </w:p>
        </w:tc>
        <w:tc>
          <w:tcPr>
            <w:tcW w:w="500" w:type="pct"/>
          </w:tcPr>
          <w:p w14:paraId="5E8362FE" w14:textId="77777777" w:rsidR="00721EFF" w:rsidRPr="007036CE" w:rsidRDefault="00721EFF" w:rsidP="00721EFF">
            <w:pPr>
              <w:pStyle w:val="GOSTTablenorm"/>
            </w:pPr>
            <w:r w:rsidRPr="007036CE">
              <w:t>Число</w:t>
            </w:r>
          </w:p>
        </w:tc>
        <w:tc>
          <w:tcPr>
            <w:tcW w:w="280" w:type="pct"/>
          </w:tcPr>
          <w:p w14:paraId="7179823D" w14:textId="77777777" w:rsidR="00721EFF" w:rsidRPr="007036CE" w:rsidRDefault="00721EFF" w:rsidP="00721EFF">
            <w:pPr>
              <w:pStyle w:val="GOSTTablenorm"/>
            </w:pPr>
            <w:r w:rsidRPr="007036CE">
              <w:t>Да</w:t>
            </w:r>
          </w:p>
        </w:tc>
        <w:tc>
          <w:tcPr>
            <w:tcW w:w="315" w:type="pct"/>
          </w:tcPr>
          <w:p w14:paraId="5D864170" w14:textId="77777777" w:rsidR="00721EFF" w:rsidRPr="007036CE" w:rsidRDefault="00721EFF" w:rsidP="00721EFF">
            <w:pPr>
              <w:pStyle w:val="GOSTTablenorm"/>
            </w:pPr>
            <w:r w:rsidRPr="007036CE">
              <w:t>&lt;=20</w:t>
            </w:r>
          </w:p>
        </w:tc>
        <w:tc>
          <w:tcPr>
            <w:tcW w:w="2055" w:type="pct"/>
          </w:tcPr>
          <w:p w14:paraId="02895975" w14:textId="77777777" w:rsidR="00721EFF" w:rsidRPr="007036CE" w:rsidRDefault="00721EFF" w:rsidP="00721EFF">
            <w:pPr>
              <w:pStyle w:val="GOSTTablenorm"/>
            </w:pPr>
            <w:r w:rsidRPr="007036CE">
              <w:t>Указывается технический идентификатор строки</w:t>
            </w:r>
          </w:p>
        </w:tc>
      </w:tr>
      <w:tr w:rsidR="00721EFF" w:rsidRPr="007036CE" w14:paraId="031572A8" w14:textId="77777777" w:rsidTr="00F92E5F">
        <w:trPr>
          <w:cnfStyle w:val="000000100000" w:firstRow="0" w:lastRow="0" w:firstColumn="0" w:lastColumn="0" w:oddVBand="0" w:evenVBand="0" w:oddHBand="1" w:evenHBand="0" w:firstRowFirstColumn="0" w:firstRowLastColumn="0" w:lastRowFirstColumn="0" w:lastRowLastColumn="0"/>
        </w:trPr>
        <w:tc>
          <w:tcPr>
            <w:tcW w:w="1100" w:type="pct"/>
          </w:tcPr>
          <w:p w14:paraId="3B62370B" w14:textId="77777777" w:rsidR="00721EFF" w:rsidRPr="007036CE" w:rsidRDefault="00721EFF" w:rsidP="00721EFF">
            <w:pPr>
              <w:pStyle w:val="GOSTTablenorm"/>
            </w:pPr>
            <w:r w:rsidRPr="007036CE">
              <w:t>КБК</w:t>
            </w:r>
          </w:p>
        </w:tc>
        <w:tc>
          <w:tcPr>
            <w:tcW w:w="750" w:type="pct"/>
          </w:tcPr>
          <w:p w14:paraId="41E66E66" w14:textId="77777777" w:rsidR="00721EFF" w:rsidRPr="007036CE" w:rsidRDefault="00721EFF" w:rsidP="00721EFF">
            <w:pPr>
              <w:pStyle w:val="GOSTTablenorm"/>
            </w:pPr>
            <w:r w:rsidRPr="007036CE">
              <w:rPr>
                <w:b/>
              </w:rPr>
              <w:t>FAHTeh:</w:t>
            </w:r>
            <w:r w:rsidRPr="007036CE">
              <w:t>KBK</w:t>
            </w:r>
          </w:p>
        </w:tc>
        <w:tc>
          <w:tcPr>
            <w:tcW w:w="500" w:type="pct"/>
          </w:tcPr>
          <w:p w14:paraId="40260AE2" w14:textId="77777777" w:rsidR="00721EFF" w:rsidRPr="007036CE" w:rsidRDefault="00721EFF" w:rsidP="00721EFF">
            <w:pPr>
              <w:pStyle w:val="GOSTTablenorm"/>
            </w:pPr>
            <w:r w:rsidRPr="007036CE">
              <w:t>Строка</w:t>
            </w:r>
          </w:p>
        </w:tc>
        <w:tc>
          <w:tcPr>
            <w:tcW w:w="280" w:type="pct"/>
          </w:tcPr>
          <w:p w14:paraId="0E7C530D" w14:textId="77777777" w:rsidR="00721EFF" w:rsidRPr="007036CE" w:rsidRDefault="00721EFF" w:rsidP="00721EFF">
            <w:pPr>
              <w:pStyle w:val="GOSTTablenorm"/>
            </w:pPr>
            <w:r w:rsidRPr="007036CE">
              <w:t>Да</w:t>
            </w:r>
          </w:p>
        </w:tc>
        <w:tc>
          <w:tcPr>
            <w:tcW w:w="315" w:type="pct"/>
          </w:tcPr>
          <w:p w14:paraId="528AD01F" w14:textId="77777777" w:rsidR="00721EFF" w:rsidRPr="007036CE" w:rsidRDefault="00721EFF" w:rsidP="00721EFF">
            <w:pPr>
              <w:pStyle w:val="GOSTTablenorm"/>
            </w:pPr>
            <w:r w:rsidRPr="007036CE">
              <w:t>&lt;=</w:t>
            </w:r>
            <w:r w:rsidRPr="007036CE">
              <w:rPr>
                <w:lang w:val="en-US"/>
              </w:rPr>
              <w:t>2</w:t>
            </w:r>
            <w:r w:rsidRPr="007036CE">
              <w:t>0</w:t>
            </w:r>
          </w:p>
        </w:tc>
        <w:tc>
          <w:tcPr>
            <w:tcW w:w="2055" w:type="pct"/>
          </w:tcPr>
          <w:p w14:paraId="325F0A28" w14:textId="77777777" w:rsidR="00721EFF" w:rsidRPr="007036CE" w:rsidRDefault="00721EFF" w:rsidP="00721EFF">
            <w:pPr>
              <w:pStyle w:val="GOSTTablenorm"/>
            </w:pPr>
            <w:r w:rsidRPr="007036CE">
              <w:t>Указывается код по бюджетной классификации для отражения операции на ЛС плательщика (для исходящего документа) или на ЛС получателя (для входящего документа)</w:t>
            </w:r>
          </w:p>
        </w:tc>
      </w:tr>
      <w:tr w:rsidR="00721EFF" w:rsidRPr="007036CE" w14:paraId="5631A779" w14:textId="77777777" w:rsidTr="00F92E5F">
        <w:trPr>
          <w:cnfStyle w:val="000000010000" w:firstRow="0" w:lastRow="0" w:firstColumn="0" w:lastColumn="0" w:oddVBand="0" w:evenVBand="0" w:oddHBand="0" w:evenHBand="1" w:firstRowFirstColumn="0" w:firstRowLastColumn="0" w:lastRowFirstColumn="0" w:lastRowLastColumn="0"/>
        </w:trPr>
        <w:tc>
          <w:tcPr>
            <w:tcW w:w="1100" w:type="pct"/>
          </w:tcPr>
          <w:p w14:paraId="68DC4D81" w14:textId="77777777" w:rsidR="00721EFF" w:rsidRPr="007036CE" w:rsidRDefault="00721EFF" w:rsidP="00721EFF">
            <w:pPr>
              <w:pStyle w:val="GOSTTablenorm"/>
            </w:pPr>
            <w:r w:rsidRPr="007036CE">
              <w:lastRenderedPageBreak/>
              <w:t>Тип КБК плательщика</w:t>
            </w:r>
          </w:p>
        </w:tc>
        <w:tc>
          <w:tcPr>
            <w:tcW w:w="750" w:type="pct"/>
          </w:tcPr>
          <w:p w14:paraId="669629BA" w14:textId="77777777" w:rsidR="00721EFF" w:rsidRPr="007036CE" w:rsidRDefault="00721EFF" w:rsidP="00721EFF">
            <w:pPr>
              <w:pStyle w:val="GOSTTablenorm"/>
            </w:pPr>
            <w:r w:rsidRPr="007036CE">
              <w:rPr>
                <w:b/>
              </w:rPr>
              <w:t>FAHTeh:</w:t>
            </w:r>
            <w:r w:rsidRPr="007036CE">
              <w:t>SenderKBKType</w:t>
            </w:r>
          </w:p>
        </w:tc>
        <w:tc>
          <w:tcPr>
            <w:tcW w:w="500" w:type="pct"/>
          </w:tcPr>
          <w:p w14:paraId="29CBA993" w14:textId="77777777" w:rsidR="00721EFF" w:rsidRPr="007036CE" w:rsidRDefault="00721EFF" w:rsidP="00721EFF">
            <w:pPr>
              <w:pStyle w:val="GOSTTablenorm"/>
            </w:pPr>
            <w:r w:rsidRPr="007036CE">
              <w:t>Строка</w:t>
            </w:r>
          </w:p>
        </w:tc>
        <w:tc>
          <w:tcPr>
            <w:tcW w:w="280" w:type="pct"/>
          </w:tcPr>
          <w:p w14:paraId="0535408D" w14:textId="77777777" w:rsidR="00721EFF" w:rsidRPr="007036CE" w:rsidRDefault="00721EFF" w:rsidP="00721EFF">
            <w:pPr>
              <w:pStyle w:val="GOSTTablenorm"/>
            </w:pPr>
            <w:r w:rsidRPr="007036CE">
              <w:t>Нет</w:t>
            </w:r>
          </w:p>
        </w:tc>
        <w:tc>
          <w:tcPr>
            <w:tcW w:w="315" w:type="pct"/>
          </w:tcPr>
          <w:p w14:paraId="66FA1406" w14:textId="77777777" w:rsidR="00721EFF" w:rsidRPr="007036CE" w:rsidRDefault="00721EFF" w:rsidP="00721EFF">
            <w:pPr>
              <w:pStyle w:val="GOSTTablenorm"/>
            </w:pPr>
            <w:r w:rsidRPr="007036CE">
              <w:t>=2</w:t>
            </w:r>
          </w:p>
        </w:tc>
        <w:tc>
          <w:tcPr>
            <w:tcW w:w="2055" w:type="pct"/>
          </w:tcPr>
          <w:p w14:paraId="22DF09DD" w14:textId="77777777" w:rsidR="00721EFF" w:rsidRPr="007036CE" w:rsidRDefault="00721EFF" w:rsidP="00721EFF">
            <w:pPr>
              <w:pStyle w:val="GOSTTablenorm"/>
            </w:pPr>
            <w:r w:rsidRPr="007036CE">
              <w:t>Указывается тип кода по бюджетной классификации плательщика.</w:t>
            </w:r>
          </w:p>
          <w:p w14:paraId="618A3B66" w14:textId="77777777" w:rsidR="00721EFF" w:rsidRPr="007036CE" w:rsidRDefault="00721EFF" w:rsidP="00721EFF">
            <w:pPr>
              <w:pStyle w:val="GOSTTablenorm"/>
            </w:pPr>
            <w:r w:rsidRPr="007036CE">
              <w:t>Возможные значения:</w:t>
            </w:r>
          </w:p>
          <w:p w14:paraId="0F15A946" w14:textId="6A512D44" w:rsidR="00721EFF" w:rsidRPr="007036CE" w:rsidRDefault="00721EFF" w:rsidP="00721EFF">
            <w:pPr>
              <w:pStyle w:val="GOSTTableListMark1"/>
              <w:numPr>
                <w:ilvl w:val="0"/>
                <w:numId w:val="2"/>
              </w:numPr>
            </w:pPr>
            <w:r w:rsidRPr="007036CE">
              <w:t xml:space="preserve">«10» </w:t>
            </w:r>
            <w:r w:rsidR="002B1F7A" w:rsidRPr="007036CE">
              <w:t>–</w:t>
            </w:r>
            <w:r w:rsidRPr="007036CE">
              <w:t xml:space="preserve"> Расходы;</w:t>
            </w:r>
          </w:p>
          <w:p w14:paraId="4D0BA783" w14:textId="5D94C7C1" w:rsidR="00721EFF" w:rsidRPr="007036CE" w:rsidRDefault="00721EFF" w:rsidP="00721EFF">
            <w:pPr>
              <w:pStyle w:val="GOSTTableListMark1"/>
              <w:numPr>
                <w:ilvl w:val="0"/>
                <w:numId w:val="2"/>
              </w:numPr>
            </w:pPr>
            <w:r w:rsidRPr="007036CE">
              <w:t xml:space="preserve">«11» </w:t>
            </w:r>
            <w:r w:rsidR="002B1F7A" w:rsidRPr="007036CE">
              <w:t>–</w:t>
            </w:r>
            <w:r w:rsidRPr="007036CE">
              <w:t xml:space="preserve"> Лимитируемые расходы;</w:t>
            </w:r>
          </w:p>
          <w:p w14:paraId="53263890" w14:textId="79EC290E" w:rsidR="00721EFF" w:rsidRPr="007036CE" w:rsidRDefault="00721EFF" w:rsidP="00721EFF">
            <w:pPr>
              <w:pStyle w:val="GOSTTableListMark1"/>
              <w:numPr>
                <w:ilvl w:val="0"/>
                <w:numId w:val="2"/>
              </w:numPr>
            </w:pPr>
            <w:r w:rsidRPr="007036CE">
              <w:t xml:space="preserve">«12» </w:t>
            </w:r>
            <w:r w:rsidR="002B1F7A" w:rsidRPr="007036CE">
              <w:t>–</w:t>
            </w:r>
            <w:r w:rsidRPr="007036CE">
              <w:t xml:space="preserve"> Нелимитруемые расходы;</w:t>
            </w:r>
          </w:p>
          <w:p w14:paraId="7C54BC55" w14:textId="77777777" w:rsidR="00721EFF" w:rsidRPr="007036CE" w:rsidRDefault="00721EFF" w:rsidP="00721EFF">
            <w:pPr>
              <w:pStyle w:val="GOSTTableListMark1"/>
              <w:numPr>
                <w:ilvl w:val="0"/>
                <w:numId w:val="2"/>
              </w:numPr>
            </w:pPr>
            <w:r w:rsidRPr="007036CE">
              <w:t>«20» – Доходы;</w:t>
            </w:r>
          </w:p>
          <w:p w14:paraId="59CA08C8" w14:textId="77777777" w:rsidR="00721EFF" w:rsidRPr="007036CE" w:rsidRDefault="00721EFF" w:rsidP="00721EFF">
            <w:pPr>
              <w:pStyle w:val="GOSTTableListMark1"/>
              <w:numPr>
                <w:ilvl w:val="0"/>
                <w:numId w:val="2"/>
              </w:numPr>
            </w:pPr>
            <w:r w:rsidRPr="007036CE">
              <w:t>«21» – НВС по доходам;</w:t>
            </w:r>
          </w:p>
          <w:p w14:paraId="36BFBCE5" w14:textId="77777777" w:rsidR="00721EFF" w:rsidRPr="007036CE" w:rsidRDefault="00721EFF" w:rsidP="00721EFF">
            <w:pPr>
              <w:pStyle w:val="GOSTTableListMark1"/>
              <w:numPr>
                <w:ilvl w:val="0"/>
                <w:numId w:val="2"/>
              </w:numPr>
            </w:pPr>
            <w:r w:rsidRPr="007036CE">
              <w:t>«22» – Средства дополнительного бюджетного финансирования;</w:t>
            </w:r>
          </w:p>
          <w:p w14:paraId="74BE67AB" w14:textId="5760210C" w:rsidR="00721EFF" w:rsidRPr="007036CE" w:rsidRDefault="00721EFF" w:rsidP="00721EFF">
            <w:pPr>
              <w:pStyle w:val="GOSTTableListMark1"/>
              <w:numPr>
                <w:ilvl w:val="0"/>
                <w:numId w:val="2"/>
              </w:numPr>
            </w:pPr>
            <w:r w:rsidRPr="007036CE">
              <w:t xml:space="preserve">«30» </w:t>
            </w:r>
            <w:r w:rsidR="002B1F7A" w:rsidRPr="007036CE">
              <w:t>–</w:t>
            </w:r>
            <w:r w:rsidRPr="007036CE">
              <w:t xml:space="preserve"> Источники;</w:t>
            </w:r>
          </w:p>
          <w:p w14:paraId="479BFA17" w14:textId="4FE715EB" w:rsidR="00721EFF" w:rsidRPr="007036CE" w:rsidRDefault="00721EFF" w:rsidP="00721EFF">
            <w:pPr>
              <w:pStyle w:val="GOSTTableListMark1"/>
              <w:numPr>
                <w:ilvl w:val="0"/>
                <w:numId w:val="2"/>
              </w:numPr>
            </w:pPr>
            <w:r w:rsidRPr="007036CE">
              <w:t xml:space="preserve">«31» </w:t>
            </w:r>
            <w:r w:rsidR="002B1F7A" w:rsidRPr="007036CE">
              <w:t>–</w:t>
            </w:r>
            <w:r w:rsidRPr="007036CE">
              <w:t xml:space="preserve"> Внутренние источники;</w:t>
            </w:r>
          </w:p>
          <w:p w14:paraId="45D61EA5" w14:textId="575A7EC1" w:rsidR="00721EFF" w:rsidRPr="007036CE" w:rsidRDefault="00721EFF" w:rsidP="00721EFF">
            <w:pPr>
              <w:pStyle w:val="GOSTTableListMark1"/>
              <w:numPr>
                <w:ilvl w:val="0"/>
                <w:numId w:val="2"/>
              </w:numPr>
            </w:pPr>
            <w:r w:rsidRPr="007036CE">
              <w:t xml:space="preserve">«32» </w:t>
            </w:r>
            <w:r w:rsidR="002B1F7A" w:rsidRPr="007036CE">
              <w:t>–</w:t>
            </w:r>
            <w:r w:rsidRPr="007036CE">
              <w:t xml:space="preserve"> Внешние источники</w:t>
            </w:r>
            <w:r w:rsidR="002B1F7A" w:rsidRPr="007036CE">
              <w:t>.</w:t>
            </w:r>
          </w:p>
          <w:p w14:paraId="4262750F" w14:textId="77777777" w:rsidR="00721EFF" w:rsidRPr="007036CE" w:rsidRDefault="00721EFF" w:rsidP="00721EFF">
            <w:pPr>
              <w:pStyle w:val="GOSTTablenorm"/>
            </w:pPr>
            <w:r w:rsidRPr="007036CE">
              <w:t xml:space="preserve">Обязателен для заполнения, если </w:t>
            </w:r>
            <w:r w:rsidRPr="007036CE" w:rsidDel="000C59B7">
              <w:t>BasicRequisites_POType</w:t>
            </w:r>
            <w:r w:rsidRPr="007036CE">
              <w:t xml:space="preserve"> = ЭДИ, КДИ</w:t>
            </w:r>
          </w:p>
        </w:tc>
      </w:tr>
      <w:tr w:rsidR="00721EFF" w:rsidRPr="007036CE" w14:paraId="5BA4AD1C" w14:textId="77777777" w:rsidTr="00F92E5F">
        <w:trPr>
          <w:cnfStyle w:val="000000100000" w:firstRow="0" w:lastRow="0" w:firstColumn="0" w:lastColumn="0" w:oddVBand="0" w:evenVBand="0" w:oddHBand="1" w:evenHBand="0" w:firstRowFirstColumn="0" w:firstRowLastColumn="0" w:lastRowFirstColumn="0" w:lastRowLastColumn="0"/>
        </w:trPr>
        <w:tc>
          <w:tcPr>
            <w:tcW w:w="1100" w:type="pct"/>
          </w:tcPr>
          <w:p w14:paraId="49F2C3CB" w14:textId="77777777" w:rsidR="00721EFF" w:rsidRPr="007036CE" w:rsidRDefault="00721EFF" w:rsidP="00721EFF">
            <w:pPr>
              <w:pStyle w:val="GOSTTablenorm"/>
            </w:pPr>
            <w:r w:rsidRPr="007036CE">
              <w:t>Тип КБК получателя</w:t>
            </w:r>
          </w:p>
        </w:tc>
        <w:tc>
          <w:tcPr>
            <w:tcW w:w="750" w:type="pct"/>
          </w:tcPr>
          <w:p w14:paraId="014E1FBC" w14:textId="77777777" w:rsidR="00721EFF" w:rsidRPr="007036CE" w:rsidRDefault="00721EFF" w:rsidP="00721EFF">
            <w:pPr>
              <w:pStyle w:val="GOSTTablenorm"/>
            </w:pPr>
            <w:r w:rsidRPr="007036CE">
              <w:rPr>
                <w:b/>
              </w:rPr>
              <w:t>FAHTeh:</w:t>
            </w:r>
            <w:r w:rsidRPr="007036CE">
              <w:t>ReceiverKBKType</w:t>
            </w:r>
          </w:p>
        </w:tc>
        <w:tc>
          <w:tcPr>
            <w:tcW w:w="500" w:type="pct"/>
          </w:tcPr>
          <w:p w14:paraId="2D2432BC" w14:textId="77777777" w:rsidR="00721EFF" w:rsidRPr="007036CE" w:rsidRDefault="00721EFF" w:rsidP="00721EFF">
            <w:pPr>
              <w:pStyle w:val="GOSTTablenorm"/>
            </w:pPr>
            <w:r w:rsidRPr="007036CE">
              <w:t>Строка</w:t>
            </w:r>
          </w:p>
        </w:tc>
        <w:tc>
          <w:tcPr>
            <w:tcW w:w="280" w:type="pct"/>
          </w:tcPr>
          <w:p w14:paraId="60BB1C0E" w14:textId="77777777" w:rsidR="00721EFF" w:rsidRPr="007036CE" w:rsidRDefault="00721EFF" w:rsidP="00721EFF">
            <w:pPr>
              <w:pStyle w:val="GOSTTablenorm"/>
            </w:pPr>
            <w:r w:rsidRPr="007036CE">
              <w:t>Нет</w:t>
            </w:r>
          </w:p>
        </w:tc>
        <w:tc>
          <w:tcPr>
            <w:tcW w:w="315" w:type="pct"/>
          </w:tcPr>
          <w:p w14:paraId="05302E8D" w14:textId="77777777" w:rsidR="00721EFF" w:rsidRPr="007036CE" w:rsidRDefault="00721EFF" w:rsidP="00721EFF">
            <w:pPr>
              <w:pStyle w:val="GOSTTablenorm"/>
            </w:pPr>
            <w:r w:rsidRPr="007036CE">
              <w:t>=2</w:t>
            </w:r>
          </w:p>
        </w:tc>
        <w:tc>
          <w:tcPr>
            <w:tcW w:w="2055" w:type="pct"/>
          </w:tcPr>
          <w:p w14:paraId="247690C5" w14:textId="77777777" w:rsidR="00721EFF" w:rsidRPr="007036CE" w:rsidRDefault="00721EFF" w:rsidP="00721EFF">
            <w:pPr>
              <w:pStyle w:val="GOSTTablenorm"/>
            </w:pPr>
            <w:r w:rsidRPr="007036CE">
              <w:t>Указывается тип кода по бюджетной классификации получателя.</w:t>
            </w:r>
          </w:p>
          <w:p w14:paraId="739C9C39" w14:textId="77777777" w:rsidR="00721EFF" w:rsidRPr="007036CE" w:rsidRDefault="00721EFF" w:rsidP="00721EFF">
            <w:pPr>
              <w:pStyle w:val="GOSTTablenorm"/>
            </w:pPr>
            <w:r w:rsidRPr="007036CE">
              <w:t>Возможные значения:</w:t>
            </w:r>
          </w:p>
          <w:p w14:paraId="5A221B8F" w14:textId="13728408" w:rsidR="00721EFF" w:rsidRPr="007036CE" w:rsidRDefault="00721EFF" w:rsidP="00721EFF">
            <w:pPr>
              <w:pStyle w:val="GOSTTableListMark1"/>
              <w:numPr>
                <w:ilvl w:val="0"/>
                <w:numId w:val="2"/>
              </w:numPr>
            </w:pPr>
            <w:r w:rsidRPr="007036CE">
              <w:t xml:space="preserve">«10» </w:t>
            </w:r>
            <w:r w:rsidR="002B1F7A" w:rsidRPr="007036CE">
              <w:t>–</w:t>
            </w:r>
            <w:r w:rsidRPr="007036CE">
              <w:t xml:space="preserve"> Расходы;</w:t>
            </w:r>
          </w:p>
          <w:p w14:paraId="698829AB" w14:textId="4D11031B" w:rsidR="00721EFF" w:rsidRPr="007036CE" w:rsidRDefault="00721EFF" w:rsidP="00721EFF">
            <w:pPr>
              <w:pStyle w:val="GOSTTableListMark1"/>
              <w:numPr>
                <w:ilvl w:val="0"/>
                <w:numId w:val="2"/>
              </w:numPr>
            </w:pPr>
            <w:r w:rsidRPr="007036CE">
              <w:t xml:space="preserve">«11» </w:t>
            </w:r>
            <w:r w:rsidR="002B1F7A" w:rsidRPr="007036CE">
              <w:t>–</w:t>
            </w:r>
            <w:r w:rsidRPr="007036CE">
              <w:t xml:space="preserve"> Лимитируемые расходы;</w:t>
            </w:r>
          </w:p>
          <w:p w14:paraId="27B37477" w14:textId="441238DC" w:rsidR="00721EFF" w:rsidRPr="007036CE" w:rsidRDefault="00721EFF" w:rsidP="00721EFF">
            <w:pPr>
              <w:pStyle w:val="GOSTTableListMark1"/>
              <w:numPr>
                <w:ilvl w:val="0"/>
                <w:numId w:val="2"/>
              </w:numPr>
            </w:pPr>
            <w:r w:rsidRPr="007036CE">
              <w:t xml:space="preserve">«12» </w:t>
            </w:r>
            <w:r w:rsidR="002B1F7A" w:rsidRPr="007036CE">
              <w:t>–</w:t>
            </w:r>
            <w:r w:rsidRPr="007036CE">
              <w:t xml:space="preserve"> Нелимитруемые расходы;</w:t>
            </w:r>
          </w:p>
          <w:p w14:paraId="2A87CFED" w14:textId="77777777" w:rsidR="00721EFF" w:rsidRPr="007036CE" w:rsidRDefault="00721EFF" w:rsidP="00721EFF">
            <w:pPr>
              <w:pStyle w:val="GOSTTableListMark1"/>
              <w:numPr>
                <w:ilvl w:val="0"/>
                <w:numId w:val="2"/>
              </w:numPr>
            </w:pPr>
            <w:r w:rsidRPr="007036CE">
              <w:t>«20» – Доходы;</w:t>
            </w:r>
          </w:p>
          <w:p w14:paraId="374070A5" w14:textId="77777777" w:rsidR="00721EFF" w:rsidRPr="007036CE" w:rsidRDefault="00721EFF" w:rsidP="00721EFF">
            <w:pPr>
              <w:pStyle w:val="GOSTTableListMark1"/>
              <w:numPr>
                <w:ilvl w:val="0"/>
                <w:numId w:val="2"/>
              </w:numPr>
            </w:pPr>
            <w:r w:rsidRPr="007036CE">
              <w:t>«21» – НВС по доходам;</w:t>
            </w:r>
          </w:p>
          <w:p w14:paraId="3E2E3099" w14:textId="77777777" w:rsidR="00721EFF" w:rsidRPr="007036CE" w:rsidRDefault="00721EFF" w:rsidP="00721EFF">
            <w:pPr>
              <w:pStyle w:val="GOSTTableListMark1"/>
              <w:numPr>
                <w:ilvl w:val="0"/>
                <w:numId w:val="2"/>
              </w:numPr>
            </w:pPr>
            <w:r w:rsidRPr="007036CE">
              <w:t>«22» – Средства дополнительного бюджетного финансирования;</w:t>
            </w:r>
          </w:p>
          <w:p w14:paraId="0D0B4270" w14:textId="7663C509" w:rsidR="00721EFF" w:rsidRPr="007036CE" w:rsidRDefault="00721EFF" w:rsidP="00721EFF">
            <w:pPr>
              <w:pStyle w:val="GOSTTableListMark1"/>
              <w:numPr>
                <w:ilvl w:val="0"/>
                <w:numId w:val="2"/>
              </w:numPr>
            </w:pPr>
            <w:r w:rsidRPr="007036CE">
              <w:t xml:space="preserve">«30» </w:t>
            </w:r>
            <w:r w:rsidR="002B1F7A" w:rsidRPr="007036CE">
              <w:t>–</w:t>
            </w:r>
            <w:r w:rsidRPr="007036CE">
              <w:t xml:space="preserve"> Источники;</w:t>
            </w:r>
          </w:p>
          <w:p w14:paraId="040088E6" w14:textId="2438C4FC" w:rsidR="00721EFF" w:rsidRPr="007036CE" w:rsidRDefault="00721EFF" w:rsidP="00721EFF">
            <w:pPr>
              <w:pStyle w:val="GOSTTableListMark1"/>
              <w:numPr>
                <w:ilvl w:val="0"/>
                <w:numId w:val="2"/>
              </w:numPr>
            </w:pPr>
            <w:r w:rsidRPr="007036CE">
              <w:t xml:space="preserve">«31» </w:t>
            </w:r>
            <w:r w:rsidR="002B1F7A" w:rsidRPr="007036CE">
              <w:t>–</w:t>
            </w:r>
            <w:r w:rsidRPr="007036CE">
              <w:t xml:space="preserve"> Внутренние источники;</w:t>
            </w:r>
          </w:p>
          <w:p w14:paraId="23909A9A" w14:textId="128EB19C" w:rsidR="00721EFF" w:rsidRPr="007036CE" w:rsidRDefault="00721EFF" w:rsidP="00721EFF">
            <w:pPr>
              <w:pStyle w:val="GOSTTableListMark1"/>
              <w:numPr>
                <w:ilvl w:val="0"/>
                <w:numId w:val="2"/>
              </w:numPr>
            </w:pPr>
            <w:r w:rsidRPr="007036CE">
              <w:t xml:space="preserve">«32» </w:t>
            </w:r>
            <w:r w:rsidR="002B1F7A" w:rsidRPr="007036CE">
              <w:t>–</w:t>
            </w:r>
            <w:r w:rsidRPr="007036CE">
              <w:t xml:space="preserve"> Внешние источники.</w:t>
            </w:r>
          </w:p>
          <w:p w14:paraId="7D87BE83" w14:textId="77777777" w:rsidR="00721EFF" w:rsidRPr="007036CE" w:rsidRDefault="00721EFF" w:rsidP="00721EFF">
            <w:pPr>
              <w:pStyle w:val="GOSTTablenorm"/>
            </w:pPr>
            <w:r w:rsidRPr="007036CE">
              <w:t xml:space="preserve">Обязателен для заполнения, если </w:t>
            </w:r>
            <w:r w:rsidRPr="007036CE" w:rsidDel="000C59B7">
              <w:t>BasicRequisites_POType</w:t>
            </w:r>
            <w:r w:rsidRPr="007036CE">
              <w:t xml:space="preserve"> = ЭДВ, КДВ</w:t>
            </w:r>
          </w:p>
        </w:tc>
      </w:tr>
      <w:tr w:rsidR="00721EFF" w:rsidRPr="007036CE" w14:paraId="11A4B723" w14:textId="77777777" w:rsidTr="00F92E5F">
        <w:trPr>
          <w:cnfStyle w:val="000000010000" w:firstRow="0" w:lastRow="0" w:firstColumn="0" w:lastColumn="0" w:oddVBand="0" w:evenVBand="0" w:oddHBand="0" w:evenHBand="1" w:firstRowFirstColumn="0" w:firstRowLastColumn="0" w:lastRowFirstColumn="0" w:lastRowLastColumn="0"/>
        </w:trPr>
        <w:tc>
          <w:tcPr>
            <w:tcW w:w="1100" w:type="pct"/>
          </w:tcPr>
          <w:p w14:paraId="5791FF62" w14:textId="77777777" w:rsidR="00721EFF" w:rsidRPr="007036CE" w:rsidRDefault="00721EFF" w:rsidP="00721EFF">
            <w:pPr>
              <w:pStyle w:val="GOSTTablenorm"/>
            </w:pPr>
            <w:r w:rsidRPr="007036CE">
              <w:lastRenderedPageBreak/>
              <w:t>Вид КБК плательщика</w:t>
            </w:r>
          </w:p>
        </w:tc>
        <w:tc>
          <w:tcPr>
            <w:tcW w:w="750" w:type="pct"/>
          </w:tcPr>
          <w:p w14:paraId="16FF483E" w14:textId="77777777" w:rsidR="00721EFF" w:rsidRPr="007036CE" w:rsidRDefault="00721EFF" w:rsidP="00721EFF">
            <w:pPr>
              <w:pStyle w:val="GOSTTablenorm"/>
            </w:pPr>
            <w:r w:rsidRPr="007036CE">
              <w:rPr>
                <w:b/>
              </w:rPr>
              <w:t>FAHTeh:</w:t>
            </w:r>
            <w:r w:rsidRPr="007036CE">
              <w:t>SortKBK_Sender</w:t>
            </w:r>
          </w:p>
        </w:tc>
        <w:tc>
          <w:tcPr>
            <w:tcW w:w="500" w:type="pct"/>
          </w:tcPr>
          <w:p w14:paraId="5A832CBE" w14:textId="77777777" w:rsidR="00721EFF" w:rsidRPr="007036CE" w:rsidRDefault="00721EFF" w:rsidP="00721EFF">
            <w:pPr>
              <w:pStyle w:val="GOSTTablenorm"/>
            </w:pPr>
            <w:r w:rsidRPr="007036CE">
              <w:t>Число</w:t>
            </w:r>
          </w:p>
        </w:tc>
        <w:tc>
          <w:tcPr>
            <w:tcW w:w="280" w:type="pct"/>
          </w:tcPr>
          <w:p w14:paraId="75585408" w14:textId="77777777" w:rsidR="00721EFF" w:rsidRPr="007036CE" w:rsidRDefault="00721EFF" w:rsidP="00721EFF">
            <w:pPr>
              <w:pStyle w:val="GOSTTablenorm"/>
            </w:pPr>
            <w:r w:rsidRPr="007036CE">
              <w:t>Нет</w:t>
            </w:r>
          </w:p>
        </w:tc>
        <w:tc>
          <w:tcPr>
            <w:tcW w:w="315" w:type="pct"/>
          </w:tcPr>
          <w:p w14:paraId="589C9D08" w14:textId="77777777" w:rsidR="00721EFF" w:rsidRPr="007036CE" w:rsidRDefault="00721EFF" w:rsidP="00721EFF">
            <w:pPr>
              <w:pStyle w:val="GOSTTablenorm"/>
            </w:pPr>
            <w:r w:rsidRPr="007036CE">
              <w:t>=1</w:t>
            </w:r>
          </w:p>
        </w:tc>
        <w:tc>
          <w:tcPr>
            <w:tcW w:w="2055" w:type="pct"/>
          </w:tcPr>
          <w:p w14:paraId="0B412BED" w14:textId="638A5891" w:rsidR="00721EFF" w:rsidRPr="007036CE" w:rsidRDefault="00721EFF" w:rsidP="00721EFF">
            <w:pPr>
              <w:pStyle w:val="GOSTTablenorm"/>
            </w:pPr>
            <w:r w:rsidRPr="007036CE">
              <w:t xml:space="preserve">Указывается вид кода по бюджетной классификации </w:t>
            </w:r>
            <w:r w:rsidR="002B1F7A" w:rsidRPr="007036CE">
              <w:t>плательщика.</w:t>
            </w:r>
          </w:p>
          <w:p w14:paraId="5E3EEBC7" w14:textId="77777777" w:rsidR="00721EFF" w:rsidRPr="007036CE" w:rsidRDefault="00721EFF" w:rsidP="00721EFF">
            <w:pPr>
              <w:pStyle w:val="GOSTTablenorm"/>
            </w:pPr>
            <w:r w:rsidRPr="007036CE">
              <w:t>Возможные значения:</w:t>
            </w:r>
          </w:p>
          <w:p w14:paraId="2EE8127A" w14:textId="4C267D1D" w:rsidR="00721EFF" w:rsidRPr="007036CE" w:rsidRDefault="00721EFF" w:rsidP="00721EFF">
            <w:pPr>
              <w:pStyle w:val="GOSTTableListMark1"/>
            </w:pPr>
            <w:r w:rsidRPr="007036CE">
              <w:t xml:space="preserve">«4» </w:t>
            </w:r>
            <w:r w:rsidR="002B1F7A" w:rsidRPr="007036CE">
              <w:t>–</w:t>
            </w:r>
            <w:r w:rsidRPr="007036CE">
              <w:t xml:space="preserve"> Поступления по источникам;</w:t>
            </w:r>
          </w:p>
          <w:p w14:paraId="18199C5A" w14:textId="7666F69C" w:rsidR="00721EFF" w:rsidRPr="007036CE" w:rsidRDefault="00721EFF" w:rsidP="00721EFF">
            <w:pPr>
              <w:pStyle w:val="GOSTTableListMark1"/>
            </w:pPr>
            <w:r w:rsidRPr="007036CE">
              <w:t xml:space="preserve">«5» </w:t>
            </w:r>
            <w:r w:rsidR="002B1F7A" w:rsidRPr="007036CE">
              <w:t>–</w:t>
            </w:r>
            <w:r w:rsidRPr="007036CE">
              <w:t xml:space="preserve"> Выплаты по источникам.</w:t>
            </w:r>
          </w:p>
          <w:p w14:paraId="298FEDDB" w14:textId="77777777" w:rsidR="00721EFF" w:rsidRPr="007036CE" w:rsidRDefault="00721EFF" w:rsidP="00721EFF">
            <w:pPr>
              <w:pStyle w:val="GOSTTablenorm"/>
            </w:pPr>
            <w:r w:rsidRPr="007036CE">
              <w:t>Обязателен для заполнения, если в параметре «Номер лицевого счета плательщика» (</w:t>
            </w:r>
            <w:r w:rsidRPr="007036CE">
              <w:rPr>
                <w:b/>
              </w:rPr>
              <w:t>Payer:</w:t>
            </w:r>
            <w:r w:rsidRPr="007036CE">
              <w:t>Payer_AccountNumber) указан л/с с кодом 08, 09</w:t>
            </w:r>
          </w:p>
        </w:tc>
      </w:tr>
      <w:tr w:rsidR="00721EFF" w:rsidRPr="007036CE" w14:paraId="7B9F3F23" w14:textId="77777777" w:rsidTr="00F92E5F">
        <w:trPr>
          <w:cnfStyle w:val="000000100000" w:firstRow="0" w:lastRow="0" w:firstColumn="0" w:lastColumn="0" w:oddVBand="0" w:evenVBand="0" w:oddHBand="1" w:evenHBand="0" w:firstRowFirstColumn="0" w:firstRowLastColumn="0" w:lastRowFirstColumn="0" w:lastRowLastColumn="0"/>
        </w:trPr>
        <w:tc>
          <w:tcPr>
            <w:tcW w:w="1100" w:type="pct"/>
          </w:tcPr>
          <w:p w14:paraId="7712859D" w14:textId="77777777" w:rsidR="00721EFF" w:rsidRPr="007036CE" w:rsidRDefault="00721EFF" w:rsidP="00721EFF">
            <w:pPr>
              <w:pStyle w:val="GOSTTablenorm"/>
            </w:pPr>
            <w:r w:rsidRPr="007036CE">
              <w:t>Вид КБК получателя</w:t>
            </w:r>
          </w:p>
        </w:tc>
        <w:tc>
          <w:tcPr>
            <w:tcW w:w="750" w:type="pct"/>
          </w:tcPr>
          <w:p w14:paraId="1C9CD851" w14:textId="77777777" w:rsidR="00721EFF" w:rsidRPr="007036CE" w:rsidRDefault="00721EFF" w:rsidP="00721EFF">
            <w:pPr>
              <w:pStyle w:val="GOSTTablenorm"/>
            </w:pPr>
            <w:r w:rsidRPr="007036CE">
              <w:rPr>
                <w:b/>
              </w:rPr>
              <w:t>FAHTeh:</w:t>
            </w:r>
            <w:r w:rsidRPr="007036CE">
              <w:t>SortKBK_Receiver</w:t>
            </w:r>
          </w:p>
        </w:tc>
        <w:tc>
          <w:tcPr>
            <w:tcW w:w="500" w:type="pct"/>
          </w:tcPr>
          <w:p w14:paraId="48234DB4" w14:textId="77777777" w:rsidR="00721EFF" w:rsidRPr="007036CE" w:rsidRDefault="00721EFF" w:rsidP="00721EFF">
            <w:pPr>
              <w:pStyle w:val="GOSTTablenorm"/>
            </w:pPr>
            <w:r w:rsidRPr="007036CE">
              <w:t>Число</w:t>
            </w:r>
          </w:p>
        </w:tc>
        <w:tc>
          <w:tcPr>
            <w:tcW w:w="280" w:type="pct"/>
          </w:tcPr>
          <w:p w14:paraId="0D68C7AA" w14:textId="77777777" w:rsidR="00721EFF" w:rsidRPr="007036CE" w:rsidRDefault="00721EFF" w:rsidP="00721EFF">
            <w:pPr>
              <w:pStyle w:val="GOSTTablenorm"/>
            </w:pPr>
            <w:r w:rsidRPr="007036CE">
              <w:t>Нет</w:t>
            </w:r>
          </w:p>
        </w:tc>
        <w:tc>
          <w:tcPr>
            <w:tcW w:w="315" w:type="pct"/>
          </w:tcPr>
          <w:p w14:paraId="07C06D00" w14:textId="77777777" w:rsidR="00721EFF" w:rsidRPr="007036CE" w:rsidRDefault="00721EFF" w:rsidP="00721EFF">
            <w:pPr>
              <w:pStyle w:val="GOSTTablenorm"/>
            </w:pPr>
            <w:r w:rsidRPr="007036CE">
              <w:t>=1</w:t>
            </w:r>
          </w:p>
        </w:tc>
        <w:tc>
          <w:tcPr>
            <w:tcW w:w="2055" w:type="pct"/>
          </w:tcPr>
          <w:p w14:paraId="7C223ADD" w14:textId="77777777" w:rsidR="00721EFF" w:rsidRPr="007036CE" w:rsidRDefault="00721EFF" w:rsidP="00721EFF">
            <w:pPr>
              <w:pStyle w:val="GOSTTablenorm"/>
            </w:pPr>
            <w:r w:rsidRPr="007036CE">
              <w:t xml:space="preserve">Указывается вид кода по бюджетной классификации получателя. </w:t>
            </w:r>
          </w:p>
          <w:p w14:paraId="48393462" w14:textId="77777777" w:rsidR="00721EFF" w:rsidRPr="007036CE" w:rsidRDefault="00721EFF" w:rsidP="00721EFF">
            <w:pPr>
              <w:pStyle w:val="GOSTTablenorm"/>
            </w:pPr>
            <w:r w:rsidRPr="007036CE">
              <w:t>Возможные значения:</w:t>
            </w:r>
          </w:p>
          <w:p w14:paraId="559B766E" w14:textId="0DA979D3" w:rsidR="00721EFF" w:rsidRPr="007036CE" w:rsidRDefault="00721EFF" w:rsidP="00721EFF">
            <w:pPr>
              <w:pStyle w:val="GOSTTableListMark1"/>
            </w:pPr>
            <w:r w:rsidRPr="007036CE">
              <w:t xml:space="preserve">«4» </w:t>
            </w:r>
            <w:r w:rsidR="002B1F7A" w:rsidRPr="007036CE">
              <w:t>–</w:t>
            </w:r>
            <w:r w:rsidRPr="007036CE">
              <w:t xml:space="preserve"> Поступления по источникам;</w:t>
            </w:r>
          </w:p>
          <w:p w14:paraId="481B4A34" w14:textId="2D1E75C6" w:rsidR="00721EFF" w:rsidRPr="007036CE" w:rsidRDefault="00721EFF" w:rsidP="00721EFF">
            <w:pPr>
              <w:pStyle w:val="GOSTTableListMark1"/>
            </w:pPr>
            <w:r w:rsidRPr="007036CE">
              <w:t xml:space="preserve">«5» </w:t>
            </w:r>
            <w:r w:rsidR="002B1F7A" w:rsidRPr="007036CE">
              <w:t>–</w:t>
            </w:r>
            <w:r w:rsidRPr="007036CE">
              <w:t xml:space="preserve"> Выплаты по источникам.</w:t>
            </w:r>
          </w:p>
          <w:p w14:paraId="59FA8A7A" w14:textId="77777777" w:rsidR="00721EFF" w:rsidRPr="007036CE" w:rsidRDefault="00721EFF" w:rsidP="00721EFF">
            <w:pPr>
              <w:pStyle w:val="GOSTTablenorm"/>
            </w:pPr>
            <w:r w:rsidRPr="007036CE">
              <w:t>Обязателен для заполнения, если в параметре «Номер лицевого счета получателя» (</w:t>
            </w:r>
            <w:r w:rsidRPr="007036CE">
              <w:rPr>
                <w:b/>
              </w:rPr>
              <w:t>Payee:</w:t>
            </w:r>
            <w:r w:rsidRPr="007036CE">
              <w:t>Payee_AccountNumber) указан л/с с кодом 08, 09</w:t>
            </w:r>
          </w:p>
        </w:tc>
      </w:tr>
      <w:tr w:rsidR="00721EFF" w:rsidRPr="007036CE" w14:paraId="6CD56CD3" w14:textId="77777777" w:rsidTr="00F92E5F">
        <w:trPr>
          <w:cnfStyle w:val="000000010000" w:firstRow="0" w:lastRow="0" w:firstColumn="0" w:lastColumn="0" w:oddVBand="0" w:evenVBand="0" w:oddHBand="0" w:evenHBand="1" w:firstRowFirstColumn="0" w:firstRowLastColumn="0" w:lastRowFirstColumn="0" w:lastRowLastColumn="0"/>
        </w:trPr>
        <w:tc>
          <w:tcPr>
            <w:tcW w:w="1100" w:type="pct"/>
          </w:tcPr>
          <w:p w14:paraId="2746133C" w14:textId="77777777" w:rsidR="00721EFF" w:rsidRPr="007036CE" w:rsidRDefault="00721EFF" w:rsidP="00721EFF">
            <w:pPr>
              <w:pStyle w:val="GOSTTablenorm"/>
              <w:rPr>
                <w:lang w:val="en-US"/>
              </w:rPr>
            </w:pPr>
            <w:r w:rsidRPr="007036CE">
              <w:t>Код цели (аналитический код)</w:t>
            </w:r>
          </w:p>
        </w:tc>
        <w:tc>
          <w:tcPr>
            <w:tcW w:w="750" w:type="pct"/>
          </w:tcPr>
          <w:p w14:paraId="465C9F77" w14:textId="77777777" w:rsidR="00721EFF" w:rsidRPr="007036CE" w:rsidRDefault="00721EFF" w:rsidP="00721EFF">
            <w:pPr>
              <w:pStyle w:val="GOSTTablenorm"/>
            </w:pPr>
            <w:r w:rsidRPr="007036CE">
              <w:rPr>
                <w:b/>
              </w:rPr>
              <w:t>FAHTeh:</w:t>
            </w:r>
            <w:r w:rsidRPr="007036CE">
              <w:t>AnalyticCode</w:t>
            </w:r>
          </w:p>
        </w:tc>
        <w:tc>
          <w:tcPr>
            <w:tcW w:w="500" w:type="pct"/>
          </w:tcPr>
          <w:p w14:paraId="6A5E7AAF" w14:textId="77777777" w:rsidR="00721EFF" w:rsidRPr="007036CE" w:rsidRDefault="00721EFF" w:rsidP="00721EFF">
            <w:pPr>
              <w:pStyle w:val="GOSTTablenorm"/>
            </w:pPr>
            <w:r w:rsidRPr="007036CE">
              <w:t>Строка</w:t>
            </w:r>
          </w:p>
        </w:tc>
        <w:tc>
          <w:tcPr>
            <w:tcW w:w="280" w:type="pct"/>
          </w:tcPr>
          <w:p w14:paraId="45957F57" w14:textId="77777777" w:rsidR="00721EFF" w:rsidRPr="007036CE" w:rsidRDefault="00721EFF" w:rsidP="00721EFF">
            <w:pPr>
              <w:pStyle w:val="GOSTTablenorm"/>
            </w:pPr>
            <w:r w:rsidRPr="007036CE">
              <w:t>Нет</w:t>
            </w:r>
          </w:p>
        </w:tc>
        <w:tc>
          <w:tcPr>
            <w:tcW w:w="315" w:type="pct"/>
          </w:tcPr>
          <w:p w14:paraId="1342F870" w14:textId="77777777" w:rsidR="00721EFF" w:rsidRPr="007036CE" w:rsidRDefault="00721EFF" w:rsidP="00721EFF">
            <w:pPr>
              <w:pStyle w:val="GOSTTablenorm"/>
            </w:pPr>
            <w:r w:rsidRPr="007036CE">
              <w:t>&lt;=25</w:t>
            </w:r>
          </w:p>
        </w:tc>
        <w:tc>
          <w:tcPr>
            <w:tcW w:w="2055" w:type="pct"/>
          </w:tcPr>
          <w:p w14:paraId="0B418D46" w14:textId="77777777" w:rsidR="00721EFF" w:rsidRPr="007036CE" w:rsidRDefault="00721EFF" w:rsidP="00721EFF">
            <w:pPr>
              <w:pStyle w:val="GOSTTablenorm"/>
            </w:pPr>
            <w:r w:rsidRPr="007036CE">
              <w:t>Указывается код цели (аналитический код) для отражения операции на ЛС плательщика (для исходящего документа) или на ЛС получателя (для входящего документа)</w:t>
            </w:r>
          </w:p>
        </w:tc>
      </w:tr>
      <w:tr w:rsidR="00721EFF" w:rsidRPr="007036CE" w14:paraId="76EA1057" w14:textId="77777777" w:rsidTr="00F92E5F">
        <w:trPr>
          <w:cnfStyle w:val="000000100000" w:firstRow="0" w:lastRow="0" w:firstColumn="0" w:lastColumn="0" w:oddVBand="0" w:evenVBand="0" w:oddHBand="1" w:evenHBand="0" w:firstRowFirstColumn="0" w:firstRowLastColumn="0" w:lastRowFirstColumn="0" w:lastRowLastColumn="0"/>
        </w:trPr>
        <w:tc>
          <w:tcPr>
            <w:tcW w:w="1100" w:type="pct"/>
          </w:tcPr>
          <w:p w14:paraId="52BCD5E9" w14:textId="77777777" w:rsidR="00721EFF" w:rsidRPr="007036CE" w:rsidRDefault="00721EFF" w:rsidP="00721EFF">
            <w:pPr>
              <w:pStyle w:val="GOSTTablenorm"/>
            </w:pPr>
            <w:r w:rsidRPr="007036CE">
              <w:t>ОКС (КМИ)</w:t>
            </w:r>
          </w:p>
        </w:tc>
        <w:tc>
          <w:tcPr>
            <w:tcW w:w="750" w:type="pct"/>
          </w:tcPr>
          <w:p w14:paraId="31671DD8" w14:textId="77777777" w:rsidR="00721EFF" w:rsidRPr="007036CE" w:rsidRDefault="00721EFF" w:rsidP="00721EFF">
            <w:pPr>
              <w:pStyle w:val="GOSTTablenorm"/>
            </w:pPr>
            <w:r w:rsidRPr="007036CE">
              <w:rPr>
                <w:b/>
              </w:rPr>
              <w:t>FAHTeh:</w:t>
            </w:r>
            <w:r w:rsidRPr="007036CE">
              <w:t>FAIP_KMI</w:t>
            </w:r>
          </w:p>
        </w:tc>
        <w:tc>
          <w:tcPr>
            <w:tcW w:w="500" w:type="pct"/>
          </w:tcPr>
          <w:p w14:paraId="5BF0A4E9" w14:textId="77777777" w:rsidR="00721EFF" w:rsidRPr="007036CE" w:rsidRDefault="00721EFF" w:rsidP="00721EFF">
            <w:pPr>
              <w:pStyle w:val="GOSTTablenorm"/>
            </w:pPr>
            <w:r w:rsidRPr="007036CE">
              <w:t>Строка</w:t>
            </w:r>
          </w:p>
        </w:tc>
        <w:tc>
          <w:tcPr>
            <w:tcW w:w="280" w:type="pct"/>
          </w:tcPr>
          <w:p w14:paraId="39F35663" w14:textId="77777777" w:rsidR="00721EFF" w:rsidRPr="007036CE" w:rsidRDefault="00721EFF" w:rsidP="00721EFF">
            <w:pPr>
              <w:pStyle w:val="GOSTTablenorm"/>
            </w:pPr>
            <w:r w:rsidRPr="007036CE">
              <w:t>Нет</w:t>
            </w:r>
          </w:p>
        </w:tc>
        <w:tc>
          <w:tcPr>
            <w:tcW w:w="315" w:type="pct"/>
          </w:tcPr>
          <w:p w14:paraId="4745E257" w14:textId="77777777" w:rsidR="00721EFF" w:rsidRPr="007036CE" w:rsidRDefault="00721EFF" w:rsidP="00721EFF">
            <w:pPr>
              <w:pStyle w:val="GOSTTablenorm"/>
            </w:pPr>
            <w:r w:rsidRPr="007036CE">
              <w:t>&lt;=24</w:t>
            </w:r>
          </w:p>
        </w:tc>
        <w:tc>
          <w:tcPr>
            <w:tcW w:w="2055" w:type="pct"/>
          </w:tcPr>
          <w:p w14:paraId="5F08FD4B" w14:textId="7D0D2C17" w:rsidR="00721EFF" w:rsidRPr="007036CE" w:rsidRDefault="00721EFF" w:rsidP="00721EFF">
            <w:pPr>
              <w:pStyle w:val="GOSTTablenorm"/>
            </w:pPr>
            <w:r w:rsidRPr="007036CE">
              <w:t>Указывается код ОКС (КМИ) для отражения операции на ЛС плательщика (для исходящего документа) или на ЛС получателя (для вхо</w:t>
            </w:r>
            <w:r w:rsidR="002B1F7A" w:rsidRPr="007036CE">
              <w:t>дящего документа) (при наличии)</w:t>
            </w:r>
          </w:p>
        </w:tc>
      </w:tr>
      <w:tr w:rsidR="00721EFF" w:rsidRPr="007036CE" w14:paraId="517170D6" w14:textId="77777777" w:rsidTr="00F92E5F">
        <w:trPr>
          <w:cnfStyle w:val="000000010000" w:firstRow="0" w:lastRow="0" w:firstColumn="0" w:lastColumn="0" w:oddVBand="0" w:evenVBand="0" w:oddHBand="0" w:evenHBand="1" w:firstRowFirstColumn="0" w:firstRowLastColumn="0" w:lastRowFirstColumn="0" w:lastRowLastColumn="0"/>
        </w:trPr>
        <w:tc>
          <w:tcPr>
            <w:tcW w:w="1100" w:type="pct"/>
          </w:tcPr>
          <w:p w14:paraId="0C81E19B" w14:textId="77777777" w:rsidR="00721EFF" w:rsidRPr="007036CE" w:rsidRDefault="00721EFF" w:rsidP="00721EFF">
            <w:pPr>
              <w:pStyle w:val="GOSTTablenorm"/>
            </w:pPr>
            <w:r w:rsidRPr="007036CE">
              <w:t>ОКС укрупненный</w:t>
            </w:r>
          </w:p>
        </w:tc>
        <w:tc>
          <w:tcPr>
            <w:tcW w:w="750" w:type="pct"/>
          </w:tcPr>
          <w:p w14:paraId="6DB89E7E" w14:textId="77777777" w:rsidR="00721EFF" w:rsidRPr="007036CE" w:rsidRDefault="00721EFF" w:rsidP="00721EFF">
            <w:pPr>
              <w:pStyle w:val="GOSTTablenorm"/>
            </w:pPr>
            <w:r w:rsidRPr="007036CE">
              <w:rPr>
                <w:b/>
              </w:rPr>
              <w:t>FAHTeh:</w:t>
            </w:r>
            <w:r w:rsidRPr="007036CE">
              <w:t>CommonOKS</w:t>
            </w:r>
          </w:p>
        </w:tc>
        <w:tc>
          <w:tcPr>
            <w:tcW w:w="500" w:type="pct"/>
          </w:tcPr>
          <w:p w14:paraId="5EA547E6" w14:textId="77777777" w:rsidR="00721EFF" w:rsidRPr="007036CE" w:rsidRDefault="00721EFF" w:rsidP="00721EFF">
            <w:pPr>
              <w:pStyle w:val="GOSTTablenorm"/>
            </w:pPr>
            <w:r w:rsidRPr="007036CE">
              <w:t>Строка</w:t>
            </w:r>
          </w:p>
        </w:tc>
        <w:tc>
          <w:tcPr>
            <w:tcW w:w="280" w:type="pct"/>
          </w:tcPr>
          <w:p w14:paraId="05C433C6" w14:textId="77777777" w:rsidR="00721EFF" w:rsidRPr="007036CE" w:rsidRDefault="00721EFF" w:rsidP="00721EFF">
            <w:pPr>
              <w:pStyle w:val="GOSTTablenorm"/>
            </w:pPr>
            <w:r w:rsidRPr="007036CE">
              <w:t>Нет</w:t>
            </w:r>
          </w:p>
        </w:tc>
        <w:tc>
          <w:tcPr>
            <w:tcW w:w="315" w:type="pct"/>
          </w:tcPr>
          <w:p w14:paraId="5302F803" w14:textId="77777777" w:rsidR="00721EFF" w:rsidRPr="007036CE" w:rsidRDefault="00721EFF" w:rsidP="00721EFF">
            <w:pPr>
              <w:pStyle w:val="GOSTTablenorm"/>
            </w:pPr>
            <w:r w:rsidRPr="007036CE">
              <w:t>=18</w:t>
            </w:r>
          </w:p>
        </w:tc>
        <w:tc>
          <w:tcPr>
            <w:tcW w:w="2055" w:type="pct"/>
          </w:tcPr>
          <w:p w14:paraId="33F17710" w14:textId="77777777" w:rsidR="00721EFF" w:rsidRPr="007036CE" w:rsidRDefault="00721EFF" w:rsidP="00721EFF">
            <w:pPr>
              <w:pStyle w:val="GOSTTablenorm"/>
            </w:pPr>
            <w:r w:rsidRPr="007036CE">
              <w:t>Указывается код ОКС укрупненный для отражения операции на ЛС плательщика (для исходящего документа) или на ЛС получателя (для входящего документа) (при наличии)</w:t>
            </w:r>
          </w:p>
        </w:tc>
      </w:tr>
      <w:tr w:rsidR="00721EFF" w:rsidRPr="007036CE" w14:paraId="4B6B37F0" w14:textId="77777777" w:rsidTr="00F92E5F">
        <w:trPr>
          <w:cnfStyle w:val="000000100000" w:firstRow="0" w:lastRow="0" w:firstColumn="0" w:lastColumn="0" w:oddVBand="0" w:evenVBand="0" w:oddHBand="1" w:evenHBand="0" w:firstRowFirstColumn="0" w:firstRowLastColumn="0" w:lastRowFirstColumn="0" w:lastRowLastColumn="0"/>
        </w:trPr>
        <w:tc>
          <w:tcPr>
            <w:tcW w:w="1100" w:type="pct"/>
          </w:tcPr>
          <w:p w14:paraId="08029B49" w14:textId="77777777" w:rsidR="00721EFF" w:rsidRPr="007036CE" w:rsidRDefault="00721EFF" w:rsidP="00721EFF">
            <w:pPr>
              <w:pStyle w:val="GOSTTablenorm"/>
            </w:pPr>
            <w:r w:rsidRPr="007036CE">
              <w:t>Номер БО</w:t>
            </w:r>
          </w:p>
        </w:tc>
        <w:tc>
          <w:tcPr>
            <w:tcW w:w="750" w:type="pct"/>
          </w:tcPr>
          <w:p w14:paraId="670BF551" w14:textId="77777777" w:rsidR="00721EFF" w:rsidRPr="007036CE" w:rsidRDefault="00721EFF" w:rsidP="00721EFF">
            <w:pPr>
              <w:pStyle w:val="GOSTTablenorm"/>
            </w:pPr>
            <w:r w:rsidRPr="007036CE">
              <w:rPr>
                <w:b/>
              </w:rPr>
              <w:t>FAHTeh:</w:t>
            </w:r>
            <w:r w:rsidRPr="007036CE">
              <w:t>NmbBO</w:t>
            </w:r>
          </w:p>
        </w:tc>
        <w:tc>
          <w:tcPr>
            <w:tcW w:w="500" w:type="pct"/>
          </w:tcPr>
          <w:p w14:paraId="50CF0E4C" w14:textId="77777777" w:rsidR="00721EFF" w:rsidRPr="007036CE" w:rsidRDefault="00721EFF" w:rsidP="00721EFF">
            <w:pPr>
              <w:pStyle w:val="GOSTTablenorm"/>
            </w:pPr>
            <w:r w:rsidRPr="007036CE">
              <w:t>Строка</w:t>
            </w:r>
          </w:p>
        </w:tc>
        <w:tc>
          <w:tcPr>
            <w:tcW w:w="280" w:type="pct"/>
          </w:tcPr>
          <w:p w14:paraId="32646CB3" w14:textId="77777777" w:rsidR="00721EFF" w:rsidRPr="007036CE" w:rsidRDefault="00721EFF" w:rsidP="00721EFF">
            <w:pPr>
              <w:pStyle w:val="GOSTTablenorm"/>
            </w:pPr>
            <w:r w:rsidRPr="007036CE">
              <w:t>Нет</w:t>
            </w:r>
          </w:p>
        </w:tc>
        <w:tc>
          <w:tcPr>
            <w:tcW w:w="315" w:type="pct"/>
          </w:tcPr>
          <w:p w14:paraId="51AAE8DE" w14:textId="77777777" w:rsidR="00721EFF" w:rsidRPr="007036CE" w:rsidRDefault="00721EFF" w:rsidP="00721EFF">
            <w:pPr>
              <w:pStyle w:val="GOSTTablenorm"/>
            </w:pPr>
            <w:r w:rsidRPr="007036CE">
              <w:t>=19</w:t>
            </w:r>
          </w:p>
        </w:tc>
        <w:tc>
          <w:tcPr>
            <w:tcW w:w="2055" w:type="pct"/>
          </w:tcPr>
          <w:p w14:paraId="24B45E53" w14:textId="77777777" w:rsidR="00721EFF" w:rsidRPr="007036CE" w:rsidRDefault="00721EFF" w:rsidP="00721EFF">
            <w:pPr>
              <w:pStyle w:val="GOSTTablenorm"/>
              <w:rPr>
                <w:ins w:id="842" w:author="Сказецкая Наталья Камилевна" w:date="2024-02-26T16:23:00Z"/>
              </w:rPr>
            </w:pPr>
            <w:r w:rsidRPr="007036CE">
              <w:t>Указывается учетный номер бюджетного обязательства плательщика (для исходящего документа) или получателя (для входящего документа).</w:t>
            </w:r>
            <w:del w:id="843" w:author="Сатлер Марина Викторовна" w:date="2024-04-01T14:42:00Z">
              <w:r w:rsidRPr="007036CE" w:rsidDel="00AF1A67">
                <w:delText xml:space="preserve"> </w:delText>
              </w:r>
            </w:del>
          </w:p>
          <w:p w14:paraId="3693492E" w14:textId="77777777" w:rsidR="00721EFF" w:rsidRPr="007036CE" w:rsidRDefault="00721EFF" w:rsidP="00721EFF">
            <w:pPr>
              <w:pStyle w:val="GOSTTablenorm"/>
            </w:pPr>
            <w:r w:rsidRPr="007036CE">
              <w:t xml:space="preserve">Обязателен для заполнения, если в параметре «Номер лицевого </w:t>
            </w:r>
            <w:r w:rsidRPr="007036CE">
              <w:lastRenderedPageBreak/>
              <w:t>счета плательщика» (</w:t>
            </w:r>
            <w:r w:rsidRPr="007036CE">
              <w:rPr>
                <w:b/>
                <w:lang w:val="en-US"/>
              </w:rPr>
              <w:t>Payer</w:t>
            </w:r>
            <w:r w:rsidRPr="007036CE">
              <w:rPr>
                <w:b/>
              </w:rPr>
              <w:t>:</w:t>
            </w:r>
            <w:r w:rsidRPr="007036CE">
              <w:t>Payer_AccountNumber) или «Номер лицевого счета получателя» (</w:t>
            </w:r>
            <w:r w:rsidRPr="007036CE">
              <w:rPr>
                <w:b/>
              </w:rPr>
              <w:t>Payee:</w:t>
            </w:r>
            <w:r w:rsidRPr="007036CE">
              <w:t>Payee_AccountNumber) указан л/с с кодом 03, 14</w:t>
            </w:r>
          </w:p>
        </w:tc>
      </w:tr>
      <w:tr w:rsidR="00721EFF" w:rsidRPr="007036CE" w14:paraId="3D119B40" w14:textId="77777777" w:rsidTr="00F92E5F">
        <w:trPr>
          <w:cnfStyle w:val="000000010000" w:firstRow="0" w:lastRow="0" w:firstColumn="0" w:lastColumn="0" w:oddVBand="0" w:evenVBand="0" w:oddHBand="0" w:evenHBand="1" w:firstRowFirstColumn="0" w:firstRowLastColumn="0" w:lastRowFirstColumn="0" w:lastRowLastColumn="0"/>
        </w:trPr>
        <w:tc>
          <w:tcPr>
            <w:tcW w:w="1100" w:type="pct"/>
          </w:tcPr>
          <w:p w14:paraId="6B4DBDF0" w14:textId="77777777" w:rsidR="00721EFF" w:rsidRPr="007036CE" w:rsidRDefault="00721EFF" w:rsidP="00721EFF">
            <w:pPr>
              <w:pStyle w:val="GOSTTablenorm"/>
            </w:pPr>
            <w:r w:rsidRPr="007036CE">
              <w:lastRenderedPageBreak/>
              <w:t>Номер ДО</w:t>
            </w:r>
          </w:p>
        </w:tc>
        <w:tc>
          <w:tcPr>
            <w:tcW w:w="750" w:type="pct"/>
          </w:tcPr>
          <w:p w14:paraId="207C9288" w14:textId="77777777" w:rsidR="00721EFF" w:rsidRPr="007036CE" w:rsidRDefault="00721EFF" w:rsidP="00721EFF">
            <w:pPr>
              <w:pStyle w:val="GOSTTablenorm"/>
            </w:pPr>
            <w:r w:rsidRPr="007036CE">
              <w:rPr>
                <w:b/>
              </w:rPr>
              <w:t>FAHTeh:</w:t>
            </w:r>
            <w:r w:rsidRPr="007036CE">
              <w:t>NumbDO</w:t>
            </w:r>
          </w:p>
        </w:tc>
        <w:tc>
          <w:tcPr>
            <w:tcW w:w="500" w:type="pct"/>
          </w:tcPr>
          <w:p w14:paraId="660E2613" w14:textId="77777777" w:rsidR="00721EFF" w:rsidRPr="007036CE" w:rsidRDefault="00721EFF" w:rsidP="00721EFF">
            <w:pPr>
              <w:pStyle w:val="GOSTTablenorm"/>
            </w:pPr>
            <w:r w:rsidRPr="007036CE">
              <w:t>Строка</w:t>
            </w:r>
          </w:p>
        </w:tc>
        <w:tc>
          <w:tcPr>
            <w:tcW w:w="280" w:type="pct"/>
          </w:tcPr>
          <w:p w14:paraId="47D7895C" w14:textId="77777777" w:rsidR="00721EFF" w:rsidRPr="007036CE" w:rsidRDefault="00721EFF" w:rsidP="00721EFF">
            <w:pPr>
              <w:pStyle w:val="GOSTTablenorm"/>
            </w:pPr>
            <w:r w:rsidRPr="007036CE">
              <w:t>Нет</w:t>
            </w:r>
          </w:p>
        </w:tc>
        <w:tc>
          <w:tcPr>
            <w:tcW w:w="315" w:type="pct"/>
          </w:tcPr>
          <w:p w14:paraId="32BD5BD3" w14:textId="77777777" w:rsidR="00721EFF" w:rsidRPr="007036CE" w:rsidRDefault="00721EFF" w:rsidP="00721EFF">
            <w:pPr>
              <w:pStyle w:val="GOSTTablenorm"/>
            </w:pPr>
            <w:r w:rsidRPr="007036CE">
              <w:t>=25</w:t>
            </w:r>
          </w:p>
        </w:tc>
        <w:tc>
          <w:tcPr>
            <w:tcW w:w="2055" w:type="pct"/>
          </w:tcPr>
          <w:p w14:paraId="2578797B" w14:textId="77777777" w:rsidR="00721EFF" w:rsidRPr="007036CE" w:rsidRDefault="00721EFF" w:rsidP="00721EFF">
            <w:pPr>
              <w:pStyle w:val="GOSTTablenorm"/>
              <w:rPr>
                <w:ins w:id="844" w:author="Сказецкая Наталья Камилевна" w:date="2024-02-26T16:24:00Z"/>
              </w:rPr>
            </w:pPr>
            <w:r w:rsidRPr="007036CE">
              <w:t>Указывается учетный номер денежного обязательства плательщика (для исходящего документа) или получателя (для входящего документа).</w:t>
            </w:r>
            <w:del w:id="845" w:author="Сатлер Марина Викторовна" w:date="2024-04-01T14:42:00Z">
              <w:r w:rsidRPr="007036CE" w:rsidDel="00AF1A67">
                <w:delText xml:space="preserve"> </w:delText>
              </w:r>
            </w:del>
          </w:p>
          <w:p w14:paraId="19D936A2" w14:textId="77777777" w:rsidR="00721EFF" w:rsidRPr="007036CE" w:rsidRDefault="00721EFF" w:rsidP="00721EFF">
            <w:pPr>
              <w:pStyle w:val="GOSTTablenorm"/>
            </w:pPr>
            <w:r w:rsidRPr="007036CE">
              <w:t>Обязателен для заполнения, если в параметре «Номер лицевого счета плательщика» (</w:t>
            </w:r>
            <w:r w:rsidRPr="007036CE">
              <w:rPr>
                <w:b/>
                <w:lang w:val="en-US"/>
              </w:rPr>
              <w:t>Payer</w:t>
            </w:r>
            <w:r w:rsidRPr="007036CE">
              <w:rPr>
                <w:b/>
              </w:rPr>
              <w:t>:</w:t>
            </w:r>
            <w:r w:rsidRPr="007036CE">
              <w:t>Payer_AccountNumber) или «Номер лицевого счета получателя» (</w:t>
            </w:r>
            <w:r w:rsidRPr="007036CE">
              <w:rPr>
                <w:b/>
              </w:rPr>
              <w:t>Payee:</w:t>
            </w:r>
            <w:r w:rsidRPr="007036CE">
              <w:t>Payee_AccountNumber) указан л/с с кодом 03, 14</w:t>
            </w:r>
          </w:p>
        </w:tc>
      </w:tr>
      <w:tr w:rsidR="00721EFF" w:rsidRPr="007036CE" w14:paraId="0FF7F6DE" w14:textId="77777777" w:rsidTr="008C3765">
        <w:trPr>
          <w:cnfStyle w:val="000000100000" w:firstRow="0" w:lastRow="0" w:firstColumn="0" w:lastColumn="0" w:oddVBand="0" w:evenVBand="0" w:oddHBand="1" w:evenHBand="0" w:firstRowFirstColumn="0" w:firstRowLastColumn="0" w:lastRowFirstColumn="0" w:lastRowLastColumn="0"/>
        </w:trPr>
        <w:tc>
          <w:tcPr>
            <w:tcW w:w="1100" w:type="pct"/>
          </w:tcPr>
          <w:p w14:paraId="677DBB24" w14:textId="77777777" w:rsidR="00721EFF" w:rsidRPr="007036CE" w:rsidRDefault="00721EFF" w:rsidP="00721EFF">
            <w:pPr>
              <w:pStyle w:val="GOSTTablenorm"/>
            </w:pPr>
            <w:r w:rsidRPr="007036CE">
              <w:t>Признак авансового ДО плательщика</w:t>
            </w:r>
          </w:p>
        </w:tc>
        <w:tc>
          <w:tcPr>
            <w:tcW w:w="750" w:type="pct"/>
          </w:tcPr>
          <w:p w14:paraId="5D814C90" w14:textId="77777777" w:rsidR="00721EFF" w:rsidRPr="007036CE" w:rsidRDefault="00721EFF" w:rsidP="00721EFF">
            <w:pPr>
              <w:pStyle w:val="GOSTTablenorm"/>
              <w:rPr>
                <w:lang w:val="en-US"/>
              </w:rPr>
            </w:pPr>
            <w:r w:rsidRPr="007036CE">
              <w:rPr>
                <w:b/>
                <w:lang w:val="en-US"/>
              </w:rPr>
              <w:t>FAHTeh:</w:t>
            </w:r>
            <w:r w:rsidRPr="007036CE">
              <w:rPr>
                <w:lang w:val="en-US"/>
              </w:rPr>
              <w:t>StmInfrmtn_FAH_AvDO_Payer</w:t>
            </w:r>
          </w:p>
        </w:tc>
        <w:tc>
          <w:tcPr>
            <w:tcW w:w="500" w:type="pct"/>
          </w:tcPr>
          <w:p w14:paraId="44630D26" w14:textId="77777777" w:rsidR="00721EFF" w:rsidRPr="007036CE" w:rsidRDefault="00721EFF" w:rsidP="00721EFF">
            <w:pPr>
              <w:pStyle w:val="GOSTTablenorm"/>
            </w:pPr>
            <w:r w:rsidRPr="007036CE">
              <w:t>Число</w:t>
            </w:r>
          </w:p>
        </w:tc>
        <w:tc>
          <w:tcPr>
            <w:tcW w:w="280" w:type="pct"/>
          </w:tcPr>
          <w:p w14:paraId="26FC46AB" w14:textId="77777777" w:rsidR="00721EFF" w:rsidRPr="007036CE" w:rsidRDefault="00721EFF" w:rsidP="00721EFF">
            <w:pPr>
              <w:pStyle w:val="GOSTTablenorm"/>
            </w:pPr>
            <w:r w:rsidRPr="007036CE">
              <w:t>Нет</w:t>
            </w:r>
          </w:p>
        </w:tc>
        <w:tc>
          <w:tcPr>
            <w:tcW w:w="315" w:type="pct"/>
          </w:tcPr>
          <w:p w14:paraId="372FDC1F" w14:textId="77777777" w:rsidR="00721EFF" w:rsidRPr="007036CE" w:rsidRDefault="00721EFF" w:rsidP="00721EFF">
            <w:pPr>
              <w:pStyle w:val="GOSTTablenorm"/>
            </w:pPr>
            <w:r w:rsidRPr="007036CE">
              <w:t>=1</w:t>
            </w:r>
          </w:p>
        </w:tc>
        <w:tc>
          <w:tcPr>
            <w:tcW w:w="2055" w:type="pct"/>
          </w:tcPr>
          <w:p w14:paraId="421C6E79" w14:textId="77777777" w:rsidR="00721EFF" w:rsidRPr="007036CE" w:rsidRDefault="00721EFF" w:rsidP="00721EFF">
            <w:pPr>
              <w:pStyle w:val="GOSTTablenorm"/>
            </w:pPr>
            <w:r w:rsidRPr="007036CE">
              <w:t>Указывается признак авансового ДО по плательщику.</w:t>
            </w:r>
          </w:p>
          <w:p w14:paraId="57C6F04C" w14:textId="77777777" w:rsidR="00721EFF" w:rsidRPr="007036CE" w:rsidRDefault="00721EFF" w:rsidP="00721EFF">
            <w:pPr>
              <w:pStyle w:val="GOSTTablenorm"/>
            </w:pPr>
            <w:r w:rsidRPr="007036CE">
              <w:t>Возможные значения:</w:t>
            </w:r>
          </w:p>
          <w:p w14:paraId="05FD735F" w14:textId="77777777" w:rsidR="00721EFF" w:rsidRPr="007036CE" w:rsidRDefault="00721EFF" w:rsidP="00721EFF">
            <w:pPr>
              <w:pStyle w:val="GOSTTableListMark1"/>
            </w:pPr>
            <w:r w:rsidRPr="007036CE">
              <w:t>«1» – Да;</w:t>
            </w:r>
          </w:p>
          <w:p w14:paraId="673FBC3B" w14:textId="77777777" w:rsidR="00721EFF" w:rsidRPr="007036CE" w:rsidRDefault="00721EFF" w:rsidP="00721EFF">
            <w:pPr>
              <w:pStyle w:val="GOSTTableListMark1"/>
            </w:pPr>
            <w:r w:rsidRPr="007036CE">
              <w:t>«0» – Нет</w:t>
            </w:r>
          </w:p>
          <w:p w14:paraId="13251088" w14:textId="77777777" w:rsidR="00721EFF" w:rsidRPr="007036CE" w:rsidRDefault="00721EFF" w:rsidP="00721EFF">
            <w:pPr>
              <w:pStyle w:val="GOSTTableListMark1"/>
              <w:numPr>
                <w:ilvl w:val="0"/>
                <w:numId w:val="0"/>
              </w:numPr>
              <w:ind w:left="142"/>
            </w:pPr>
            <w:commentRangeStart w:id="846"/>
            <w:r w:rsidRPr="007036CE">
              <w:t>Обязателен для заполнения, если BasicRequisites_POType = ЭДИ, КДИ</w:t>
            </w:r>
            <w:commentRangeEnd w:id="846"/>
            <w:r w:rsidRPr="007036CE">
              <w:rPr>
                <w:rStyle w:val="afff4"/>
                <w:sz w:val="22"/>
                <w:szCs w:val="20"/>
              </w:rPr>
              <w:commentReference w:id="846"/>
            </w:r>
            <w:r w:rsidRPr="007036CE">
              <w:t xml:space="preserve">. Если </w:t>
            </w:r>
            <w:r w:rsidRPr="007036CE" w:rsidDel="000C59B7">
              <w:t>BasicRequisites_POType</w:t>
            </w:r>
            <w:r w:rsidRPr="007036CE">
              <w:t xml:space="preserve"> = ЭДВ, КДВ, то не заполняется</w:t>
            </w:r>
          </w:p>
        </w:tc>
      </w:tr>
      <w:tr w:rsidR="00721EFF" w:rsidRPr="007036CE" w14:paraId="76D9CA28" w14:textId="77777777" w:rsidTr="00F92E5F">
        <w:trPr>
          <w:cnfStyle w:val="000000010000" w:firstRow="0" w:lastRow="0" w:firstColumn="0" w:lastColumn="0" w:oddVBand="0" w:evenVBand="0" w:oddHBand="0" w:evenHBand="1" w:firstRowFirstColumn="0" w:firstRowLastColumn="0" w:lastRowFirstColumn="0" w:lastRowLastColumn="0"/>
        </w:trPr>
        <w:tc>
          <w:tcPr>
            <w:tcW w:w="1100" w:type="pct"/>
          </w:tcPr>
          <w:p w14:paraId="36C664BC" w14:textId="77777777" w:rsidR="00721EFF" w:rsidRPr="007036CE" w:rsidRDefault="00721EFF" w:rsidP="00721EFF">
            <w:pPr>
              <w:pStyle w:val="GOSTTablenorm"/>
            </w:pPr>
            <w:r w:rsidRPr="007036CE">
              <w:t>Признак авансового ДО получателя</w:t>
            </w:r>
          </w:p>
        </w:tc>
        <w:tc>
          <w:tcPr>
            <w:tcW w:w="750" w:type="pct"/>
          </w:tcPr>
          <w:p w14:paraId="74136213" w14:textId="77777777" w:rsidR="00721EFF" w:rsidRPr="007036CE" w:rsidRDefault="00721EFF" w:rsidP="00721EFF">
            <w:pPr>
              <w:pStyle w:val="GOSTTablenorm"/>
              <w:rPr>
                <w:lang w:val="en-US"/>
              </w:rPr>
            </w:pPr>
            <w:r w:rsidRPr="007036CE">
              <w:rPr>
                <w:b/>
                <w:lang w:val="en-US"/>
              </w:rPr>
              <w:t>FAHTeh:</w:t>
            </w:r>
            <w:r w:rsidRPr="007036CE">
              <w:rPr>
                <w:lang w:val="en-US"/>
              </w:rPr>
              <w:t>StmInfrmtn_FAH_AvDO_Rec</w:t>
            </w:r>
          </w:p>
        </w:tc>
        <w:tc>
          <w:tcPr>
            <w:tcW w:w="500" w:type="pct"/>
          </w:tcPr>
          <w:p w14:paraId="26A674AE" w14:textId="77777777" w:rsidR="00721EFF" w:rsidRPr="007036CE" w:rsidRDefault="00721EFF" w:rsidP="00721EFF">
            <w:pPr>
              <w:pStyle w:val="GOSTTablenorm"/>
            </w:pPr>
            <w:r w:rsidRPr="007036CE">
              <w:t>Число</w:t>
            </w:r>
          </w:p>
        </w:tc>
        <w:tc>
          <w:tcPr>
            <w:tcW w:w="280" w:type="pct"/>
          </w:tcPr>
          <w:p w14:paraId="5AD701C3" w14:textId="77777777" w:rsidR="00721EFF" w:rsidRPr="007036CE" w:rsidRDefault="00721EFF" w:rsidP="00721EFF">
            <w:pPr>
              <w:pStyle w:val="GOSTTablenorm"/>
            </w:pPr>
            <w:r w:rsidRPr="007036CE">
              <w:t>Нет</w:t>
            </w:r>
          </w:p>
        </w:tc>
        <w:tc>
          <w:tcPr>
            <w:tcW w:w="315" w:type="pct"/>
          </w:tcPr>
          <w:p w14:paraId="056B8BC8" w14:textId="77777777" w:rsidR="00721EFF" w:rsidRPr="007036CE" w:rsidRDefault="00721EFF" w:rsidP="00721EFF">
            <w:pPr>
              <w:pStyle w:val="GOSTTablenorm"/>
            </w:pPr>
            <w:r w:rsidRPr="007036CE">
              <w:t>=1</w:t>
            </w:r>
          </w:p>
        </w:tc>
        <w:tc>
          <w:tcPr>
            <w:tcW w:w="2055" w:type="pct"/>
          </w:tcPr>
          <w:p w14:paraId="09DE2764" w14:textId="77777777" w:rsidR="00721EFF" w:rsidRPr="007036CE" w:rsidRDefault="00721EFF" w:rsidP="00721EFF">
            <w:pPr>
              <w:pStyle w:val="GOSTTablenorm"/>
            </w:pPr>
            <w:r w:rsidRPr="007036CE">
              <w:t>Указывается признак авансового ДО по получателю.</w:t>
            </w:r>
          </w:p>
          <w:p w14:paraId="2A99CF7E" w14:textId="77777777" w:rsidR="00721EFF" w:rsidRPr="007036CE" w:rsidRDefault="00721EFF" w:rsidP="00721EFF">
            <w:pPr>
              <w:pStyle w:val="GOSTTablenorm"/>
            </w:pPr>
            <w:r w:rsidRPr="007036CE">
              <w:t>Возможные значения:</w:t>
            </w:r>
          </w:p>
          <w:p w14:paraId="69B9D609" w14:textId="77777777" w:rsidR="00721EFF" w:rsidRPr="007036CE" w:rsidRDefault="00721EFF" w:rsidP="00721EFF">
            <w:pPr>
              <w:pStyle w:val="GOSTTableListMark1"/>
            </w:pPr>
            <w:r w:rsidRPr="007036CE">
              <w:t>«1» – Да;</w:t>
            </w:r>
          </w:p>
          <w:p w14:paraId="1954F921" w14:textId="77777777" w:rsidR="00721EFF" w:rsidRPr="007036CE" w:rsidRDefault="00721EFF" w:rsidP="00721EFF">
            <w:pPr>
              <w:pStyle w:val="GOSTTableListMark1"/>
            </w:pPr>
            <w:r w:rsidRPr="007036CE">
              <w:t>«0» – Нет</w:t>
            </w:r>
          </w:p>
          <w:p w14:paraId="6BE62301" w14:textId="77777777" w:rsidR="00721EFF" w:rsidRPr="007036CE" w:rsidRDefault="00721EFF" w:rsidP="00721EFF">
            <w:pPr>
              <w:pStyle w:val="GOSTTableListMark1"/>
              <w:numPr>
                <w:ilvl w:val="0"/>
                <w:numId w:val="0"/>
              </w:numPr>
              <w:ind w:left="142"/>
            </w:pPr>
            <w:commentRangeStart w:id="847"/>
            <w:r w:rsidRPr="007036CE">
              <w:t>Обязателен для заполнения, если BasicRequisites_POType = ЭДВ, КД</w:t>
            </w:r>
            <w:commentRangeEnd w:id="847"/>
            <w:r w:rsidRPr="007036CE">
              <w:rPr>
                <w:rStyle w:val="afff4"/>
                <w:sz w:val="22"/>
                <w:szCs w:val="20"/>
              </w:rPr>
              <w:commentReference w:id="847"/>
            </w:r>
            <w:r w:rsidRPr="007036CE">
              <w:t xml:space="preserve">В. Если </w:t>
            </w:r>
            <w:r w:rsidRPr="007036CE" w:rsidDel="000C59B7">
              <w:t>BasicRequisites_POType</w:t>
            </w:r>
            <w:r w:rsidRPr="007036CE">
              <w:t xml:space="preserve"> = ЭДИ, КДИ, то не заполняется</w:t>
            </w:r>
          </w:p>
        </w:tc>
      </w:tr>
      <w:tr w:rsidR="00721EFF" w:rsidRPr="007036CE" w14:paraId="3D7B23B6" w14:textId="77777777" w:rsidTr="00F92E5F">
        <w:trPr>
          <w:cnfStyle w:val="000000100000" w:firstRow="0" w:lastRow="0" w:firstColumn="0" w:lastColumn="0" w:oddVBand="0" w:evenVBand="0" w:oddHBand="1" w:evenHBand="0" w:firstRowFirstColumn="0" w:firstRowLastColumn="0" w:lastRowFirstColumn="0" w:lastRowLastColumn="0"/>
        </w:trPr>
        <w:tc>
          <w:tcPr>
            <w:tcW w:w="1100" w:type="pct"/>
          </w:tcPr>
          <w:p w14:paraId="1C2D56D8" w14:textId="77777777" w:rsidR="00721EFF" w:rsidRPr="007036CE" w:rsidRDefault="00721EFF" w:rsidP="00721EFF">
            <w:pPr>
              <w:pStyle w:val="GOSTTablenorm"/>
            </w:pPr>
            <w:r w:rsidRPr="007036CE">
              <w:t>Признак учета БА, ЛБО на ЛС получателя</w:t>
            </w:r>
          </w:p>
        </w:tc>
        <w:tc>
          <w:tcPr>
            <w:tcW w:w="750" w:type="pct"/>
          </w:tcPr>
          <w:p w14:paraId="12696F1E" w14:textId="77777777" w:rsidR="00721EFF" w:rsidRPr="007036CE" w:rsidRDefault="00721EFF" w:rsidP="00721EFF">
            <w:pPr>
              <w:pStyle w:val="GOSTTablenorm"/>
              <w:rPr>
                <w:lang w:val="en-US"/>
              </w:rPr>
            </w:pPr>
            <w:r w:rsidRPr="007036CE">
              <w:rPr>
                <w:b/>
                <w:lang w:val="en-US"/>
              </w:rPr>
              <w:t>FAHTeh:</w:t>
            </w:r>
            <w:r w:rsidRPr="007036CE">
              <w:rPr>
                <w:lang w:val="en-US"/>
              </w:rPr>
              <w:t>FAH_BA_LBO_Rec</w:t>
            </w:r>
          </w:p>
        </w:tc>
        <w:tc>
          <w:tcPr>
            <w:tcW w:w="500" w:type="pct"/>
          </w:tcPr>
          <w:p w14:paraId="71D892C9" w14:textId="77777777" w:rsidR="00721EFF" w:rsidRPr="007036CE" w:rsidRDefault="00721EFF" w:rsidP="00721EFF">
            <w:pPr>
              <w:pStyle w:val="GOSTTablenorm"/>
            </w:pPr>
            <w:r w:rsidRPr="007036CE">
              <w:t>Логический</w:t>
            </w:r>
          </w:p>
        </w:tc>
        <w:tc>
          <w:tcPr>
            <w:tcW w:w="280" w:type="pct"/>
          </w:tcPr>
          <w:p w14:paraId="1C840E66" w14:textId="77777777" w:rsidR="00721EFF" w:rsidRPr="007036CE" w:rsidRDefault="00721EFF" w:rsidP="00721EFF">
            <w:pPr>
              <w:pStyle w:val="GOSTTablenorm"/>
            </w:pPr>
            <w:r w:rsidRPr="007036CE">
              <w:t>Нет</w:t>
            </w:r>
          </w:p>
        </w:tc>
        <w:tc>
          <w:tcPr>
            <w:tcW w:w="315" w:type="pct"/>
          </w:tcPr>
          <w:p w14:paraId="11292FC1" w14:textId="77777777" w:rsidR="00721EFF" w:rsidRPr="007036CE" w:rsidRDefault="00721EFF" w:rsidP="00721EFF">
            <w:pPr>
              <w:pStyle w:val="GOSTTablenorm"/>
            </w:pPr>
            <w:r w:rsidRPr="007036CE">
              <w:t>-</w:t>
            </w:r>
          </w:p>
        </w:tc>
        <w:tc>
          <w:tcPr>
            <w:tcW w:w="2055" w:type="pct"/>
          </w:tcPr>
          <w:p w14:paraId="7419CAA3" w14:textId="77777777" w:rsidR="00721EFF" w:rsidRPr="007036CE" w:rsidRDefault="00721EFF" w:rsidP="00721EFF">
            <w:pPr>
              <w:pStyle w:val="GOSTTablenorm"/>
            </w:pPr>
            <w:r w:rsidRPr="007036CE">
              <w:t>Указывается признак учета БА, ЛБО на ЛС получателя.</w:t>
            </w:r>
          </w:p>
          <w:p w14:paraId="1C7FD304" w14:textId="77777777" w:rsidR="00721EFF" w:rsidRPr="007036CE" w:rsidRDefault="00721EFF" w:rsidP="00721EFF">
            <w:pPr>
              <w:pStyle w:val="GOSTTablenorm"/>
            </w:pPr>
            <w:r w:rsidRPr="007036CE">
              <w:t>Возможные значения:</w:t>
            </w:r>
          </w:p>
          <w:p w14:paraId="6ECF0768" w14:textId="1C06AAB4" w:rsidR="00721EFF" w:rsidRPr="007036CE" w:rsidRDefault="00721EFF" w:rsidP="00721EFF">
            <w:pPr>
              <w:pStyle w:val="GOSTTableListMark1"/>
            </w:pPr>
            <w:r w:rsidRPr="007036CE">
              <w:t>«</w:t>
            </w:r>
            <w:r w:rsidRPr="007036CE">
              <w:rPr>
                <w:lang w:val="en-US"/>
              </w:rPr>
              <w:t>true</w:t>
            </w:r>
            <w:r w:rsidRPr="007036CE">
              <w:t xml:space="preserve">» </w:t>
            </w:r>
            <w:r w:rsidR="002B1F7A" w:rsidRPr="007036CE">
              <w:t>–</w:t>
            </w:r>
            <w:r w:rsidRPr="007036CE">
              <w:t xml:space="preserve"> Да;</w:t>
            </w:r>
          </w:p>
          <w:p w14:paraId="175C2183" w14:textId="21BCEB37" w:rsidR="00721EFF" w:rsidRPr="007036CE" w:rsidRDefault="00721EFF" w:rsidP="00721EFF">
            <w:pPr>
              <w:pStyle w:val="GOSTTableListMark1"/>
            </w:pPr>
            <w:r w:rsidRPr="007036CE">
              <w:t>«</w:t>
            </w:r>
            <w:r w:rsidRPr="007036CE">
              <w:rPr>
                <w:lang w:val="en-US"/>
              </w:rPr>
              <w:t>false</w:t>
            </w:r>
            <w:r w:rsidRPr="007036CE">
              <w:t xml:space="preserve">» </w:t>
            </w:r>
            <w:r w:rsidR="002B1F7A" w:rsidRPr="007036CE">
              <w:t>–</w:t>
            </w:r>
            <w:r w:rsidRPr="007036CE">
              <w:t xml:space="preserve"> Нет</w:t>
            </w:r>
          </w:p>
          <w:p w14:paraId="447E5477" w14:textId="77777777" w:rsidR="00721EFF" w:rsidRPr="007036CE" w:rsidRDefault="00721EFF" w:rsidP="00721EFF">
            <w:pPr>
              <w:pStyle w:val="GOSTTablenorm"/>
            </w:pPr>
            <w:r w:rsidRPr="007036CE">
              <w:lastRenderedPageBreak/>
              <w:t>Обязателен для заполнения, если в параметре «Тип расчетного документа» (BasicRequisites_POType) указано значение «ЭДВ» или «КДВ»</w:t>
            </w:r>
          </w:p>
        </w:tc>
      </w:tr>
      <w:tr w:rsidR="00721EFF" w:rsidRPr="007036CE" w14:paraId="394072A6" w14:textId="77777777" w:rsidTr="00F92E5F">
        <w:trPr>
          <w:cnfStyle w:val="000000010000" w:firstRow="0" w:lastRow="0" w:firstColumn="0" w:lastColumn="0" w:oddVBand="0" w:evenVBand="0" w:oddHBand="0" w:evenHBand="1" w:firstRowFirstColumn="0" w:firstRowLastColumn="0" w:lastRowFirstColumn="0" w:lastRowLastColumn="0"/>
        </w:trPr>
        <w:tc>
          <w:tcPr>
            <w:tcW w:w="1100" w:type="pct"/>
          </w:tcPr>
          <w:p w14:paraId="3815C5B9" w14:textId="77777777" w:rsidR="00721EFF" w:rsidRPr="007036CE" w:rsidRDefault="00721EFF" w:rsidP="00721EFF">
            <w:pPr>
              <w:pStyle w:val="GOSTTablenorm"/>
            </w:pPr>
            <w:r w:rsidRPr="007036CE">
              <w:lastRenderedPageBreak/>
              <w:t>Сумма</w:t>
            </w:r>
          </w:p>
        </w:tc>
        <w:tc>
          <w:tcPr>
            <w:tcW w:w="750" w:type="pct"/>
          </w:tcPr>
          <w:p w14:paraId="364F246C" w14:textId="77777777" w:rsidR="00721EFF" w:rsidRPr="007036CE" w:rsidRDefault="00721EFF" w:rsidP="00721EFF">
            <w:pPr>
              <w:pStyle w:val="GOSTTablenorm"/>
            </w:pPr>
            <w:r w:rsidRPr="007036CE">
              <w:rPr>
                <w:b/>
              </w:rPr>
              <w:t>FAHTeh:</w:t>
            </w:r>
            <w:r w:rsidRPr="007036CE">
              <w:t>Sum</w:t>
            </w:r>
          </w:p>
        </w:tc>
        <w:tc>
          <w:tcPr>
            <w:tcW w:w="500" w:type="pct"/>
          </w:tcPr>
          <w:p w14:paraId="15351163" w14:textId="77777777" w:rsidR="00721EFF" w:rsidRPr="007036CE" w:rsidRDefault="00721EFF" w:rsidP="00721EFF">
            <w:pPr>
              <w:pStyle w:val="GOSTTablenorm"/>
            </w:pPr>
            <w:r w:rsidRPr="007036CE">
              <w:t>Сумма</w:t>
            </w:r>
          </w:p>
        </w:tc>
        <w:tc>
          <w:tcPr>
            <w:tcW w:w="280" w:type="pct"/>
          </w:tcPr>
          <w:p w14:paraId="2FE8C7C0" w14:textId="77777777" w:rsidR="00721EFF" w:rsidRPr="007036CE" w:rsidRDefault="00721EFF" w:rsidP="00721EFF">
            <w:pPr>
              <w:pStyle w:val="GOSTTablenorm"/>
            </w:pPr>
            <w:r w:rsidRPr="007036CE">
              <w:t>Да</w:t>
            </w:r>
          </w:p>
        </w:tc>
        <w:tc>
          <w:tcPr>
            <w:tcW w:w="315" w:type="pct"/>
          </w:tcPr>
          <w:p w14:paraId="1043E0DA" w14:textId="77777777" w:rsidR="00721EFF" w:rsidRPr="007036CE" w:rsidRDefault="00721EFF" w:rsidP="00721EFF">
            <w:pPr>
              <w:pStyle w:val="GOSTTablenorm"/>
            </w:pPr>
          </w:p>
        </w:tc>
        <w:tc>
          <w:tcPr>
            <w:tcW w:w="2055" w:type="pct"/>
          </w:tcPr>
          <w:p w14:paraId="1715C558" w14:textId="77777777" w:rsidR="00721EFF" w:rsidRPr="007036CE" w:rsidRDefault="00721EFF" w:rsidP="00721EFF">
            <w:pPr>
              <w:pStyle w:val="GOSTTablenorm"/>
            </w:pPr>
            <w:r w:rsidRPr="007036CE">
              <w:t>Сумма платежа в валюте Российской Федерации (в рублях), с точностью 2 знака после запятой</w:t>
            </w:r>
          </w:p>
        </w:tc>
      </w:tr>
      <w:tr w:rsidR="00721EFF" w:rsidRPr="007036CE" w14:paraId="715EEC0C" w14:textId="77777777" w:rsidTr="00F92E5F">
        <w:trPr>
          <w:cnfStyle w:val="000000100000" w:firstRow="0" w:lastRow="0" w:firstColumn="0" w:lastColumn="0" w:oddVBand="0" w:evenVBand="0" w:oddHBand="1" w:evenHBand="0" w:firstRowFirstColumn="0" w:firstRowLastColumn="0" w:lastRowFirstColumn="0" w:lastRowLastColumn="0"/>
        </w:trPr>
        <w:tc>
          <w:tcPr>
            <w:tcW w:w="1100" w:type="pct"/>
          </w:tcPr>
          <w:p w14:paraId="7EE2795C" w14:textId="5403995C" w:rsidR="00721EFF" w:rsidRPr="007036CE" w:rsidRDefault="00E20847" w:rsidP="00721EFF">
            <w:pPr>
              <w:pStyle w:val="GOSTTablenorm"/>
              <w:ind w:left="0"/>
            </w:pPr>
            <w:commentRangeStart w:id="848"/>
            <w:r w:rsidRPr="007036CE">
              <w:t>Технический</w:t>
            </w:r>
            <w:commentRangeEnd w:id="848"/>
            <w:r w:rsidR="00FF79F3" w:rsidRPr="007036CE">
              <w:rPr>
                <w:rStyle w:val="afff4"/>
                <w:sz w:val="22"/>
                <w:szCs w:val="20"/>
              </w:rPr>
              <w:commentReference w:id="848"/>
            </w:r>
            <w:r w:rsidRPr="007036CE">
              <w:t xml:space="preserve"> номер КОО</w:t>
            </w:r>
            <w:commentRangeStart w:id="849"/>
            <w:commentRangeEnd w:id="849"/>
            <w:del w:id="850" w:author="Ярисова Полина Викторовна" w:date="2025-09-16T11:45:00Z">
              <w:r w:rsidR="00721EFF" w:rsidRPr="007036CE" w:rsidDel="00721EFF">
                <w:rPr>
                  <w:rStyle w:val="afff4"/>
                  <w:sz w:val="22"/>
                  <w:szCs w:val="20"/>
                </w:rPr>
                <w:commentReference w:id="849"/>
              </w:r>
            </w:del>
          </w:p>
        </w:tc>
        <w:tc>
          <w:tcPr>
            <w:tcW w:w="750" w:type="pct"/>
          </w:tcPr>
          <w:p w14:paraId="5156C37E" w14:textId="77777777" w:rsidR="00721EFF" w:rsidRPr="007036CE" w:rsidRDefault="00721EFF" w:rsidP="00721EFF">
            <w:pPr>
              <w:pStyle w:val="GOSTTablenorm"/>
              <w:rPr>
                <w:b/>
              </w:rPr>
            </w:pPr>
          </w:p>
        </w:tc>
        <w:tc>
          <w:tcPr>
            <w:tcW w:w="500" w:type="pct"/>
          </w:tcPr>
          <w:p w14:paraId="0896A965" w14:textId="2A9D1834" w:rsidR="00721EFF" w:rsidRPr="007036CE" w:rsidRDefault="00E20847" w:rsidP="00721EFF">
            <w:pPr>
              <w:pStyle w:val="GOSTTablenorm"/>
            </w:pPr>
            <w:r w:rsidRPr="007036CE">
              <w:t>Строка</w:t>
            </w:r>
          </w:p>
        </w:tc>
        <w:tc>
          <w:tcPr>
            <w:tcW w:w="280" w:type="pct"/>
          </w:tcPr>
          <w:p w14:paraId="16ED3B65" w14:textId="12DC4DB1" w:rsidR="00721EFF" w:rsidRPr="007036CE" w:rsidRDefault="00E20847" w:rsidP="00721EFF">
            <w:pPr>
              <w:pStyle w:val="GOSTTablenorm"/>
            </w:pPr>
            <w:r w:rsidRPr="007036CE">
              <w:t>Нет</w:t>
            </w:r>
          </w:p>
        </w:tc>
        <w:tc>
          <w:tcPr>
            <w:tcW w:w="315" w:type="pct"/>
          </w:tcPr>
          <w:p w14:paraId="260C51E8" w14:textId="471C39EA" w:rsidR="00721EFF" w:rsidRPr="007036CE" w:rsidRDefault="00E20847" w:rsidP="00721EFF">
            <w:pPr>
              <w:pStyle w:val="GOSTTablenorm"/>
            </w:pPr>
            <w:r w:rsidRPr="007036CE">
              <w:rPr>
                <w:lang w:val="en-US"/>
              </w:rPr>
              <w:t>&lt;</w:t>
            </w:r>
            <w:r w:rsidRPr="007036CE">
              <w:t>= 25</w:t>
            </w:r>
          </w:p>
        </w:tc>
        <w:tc>
          <w:tcPr>
            <w:tcW w:w="2055" w:type="pct"/>
          </w:tcPr>
          <w:p w14:paraId="2ADEDB0D" w14:textId="77777777" w:rsidR="00467B2A" w:rsidRPr="007036CE" w:rsidRDefault="00E20847" w:rsidP="00FF79F3">
            <w:pPr>
              <w:pStyle w:val="GOSTTablenorm"/>
              <w:ind w:left="0"/>
            </w:pPr>
            <w:r w:rsidRPr="007036CE">
              <w:t>Указывается технический номер КОО.</w:t>
            </w:r>
          </w:p>
          <w:p w14:paraId="41AEFE4F" w14:textId="4F906189" w:rsidR="00721EFF" w:rsidRPr="007036CE" w:rsidRDefault="00467B2A" w:rsidP="00FF79F3">
            <w:pPr>
              <w:pStyle w:val="GOSTTablenorm"/>
              <w:ind w:left="0"/>
            </w:pPr>
            <w:r w:rsidRPr="007036CE">
              <w:t>Обязательно для заполнения, если</w:t>
            </w:r>
            <w:r w:rsidR="00B019D8" w:rsidRPr="007036CE">
              <w:t xml:space="preserve"> в параметре «Тип расчетного документа»</w:t>
            </w:r>
            <w:r w:rsidRPr="007036CE">
              <w:t xml:space="preserve"> </w:t>
            </w:r>
            <w:r w:rsidR="00B019D8" w:rsidRPr="007036CE">
              <w:t>(</w:t>
            </w:r>
            <w:r w:rsidRPr="007036CE">
              <w:t>BasicRequisites_POType</w:t>
            </w:r>
            <w:r w:rsidR="00B019D8" w:rsidRPr="007036CE">
              <w:t>)</w:t>
            </w:r>
            <w:r w:rsidRPr="007036CE">
              <w:t xml:space="preserve"> </w:t>
            </w:r>
            <w:r w:rsidR="00B019D8" w:rsidRPr="007036CE">
              <w:t>указано значение</w:t>
            </w:r>
            <w:r w:rsidRPr="007036CE">
              <w:t xml:space="preserve"> </w:t>
            </w:r>
            <w:r w:rsidR="00B019D8" w:rsidRPr="007036CE">
              <w:t>«</w:t>
            </w:r>
            <w:r w:rsidRPr="007036CE">
              <w:t>КДВ</w:t>
            </w:r>
            <w:r w:rsidR="00B019D8" w:rsidRPr="007036CE">
              <w:t>»</w:t>
            </w:r>
            <w:r w:rsidRPr="007036CE">
              <w:t xml:space="preserve"> и заполнен рекв</w:t>
            </w:r>
            <w:r w:rsidR="002310C6" w:rsidRPr="007036CE">
              <w:t>изит «Идентификатор КОО»</w:t>
            </w:r>
            <w:r w:rsidRPr="007036CE">
              <w:t>.</w:t>
            </w:r>
          </w:p>
        </w:tc>
      </w:tr>
      <w:tr w:rsidR="00721EFF" w:rsidRPr="007036CE" w14:paraId="702DE518" w14:textId="77777777" w:rsidTr="00F92E5F">
        <w:trPr>
          <w:cnfStyle w:val="000000010000" w:firstRow="0" w:lastRow="0" w:firstColumn="0" w:lastColumn="0" w:oddVBand="0" w:evenVBand="0" w:oddHBand="0" w:evenHBand="1" w:firstRowFirstColumn="0" w:firstRowLastColumn="0" w:lastRowFirstColumn="0" w:lastRowLastColumn="0"/>
        </w:trPr>
        <w:tc>
          <w:tcPr>
            <w:tcW w:w="1100" w:type="pct"/>
          </w:tcPr>
          <w:p w14:paraId="19EE388B" w14:textId="73DDBAC8" w:rsidR="00721EFF" w:rsidRPr="007036CE" w:rsidRDefault="00721EFF" w:rsidP="00721EFF">
            <w:pPr>
              <w:pStyle w:val="GOSTTablenorm"/>
              <w:ind w:left="0"/>
            </w:pPr>
          </w:p>
        </w:tc>
        <w:tc>
          <w:tcPr>
            <w:tcW w:w="750" w:type="pct"/>
          </w:tcPr>
          <w:p w14:paraId="62FBF5D9" w14:textId="77777777" w:rsidR="00721EFF" w:rsidRPr="007036CE" w:rsidRDefault="00721EFF" w:rsidP="00721EFF">
            <w:pPr>
              <w:pStyle w:val="GOSTTablenorm"/>
              <w:rPr>
                <w:b/>
              </w:rPr>
            </w:pPr>
          </w:p>
        </w:tc>
        <w:tc>
          <w:tcPr>
            <w:tcW w:w="500" w:type="pct"/>
          </w:tcPr>
          <w:p w14:paraId="77137F5D" w14:textId="33762BF3" w:rsidR="00721EFF" w:rsidRPr="007036CE" w:rsidRDefault="00721EFF" w:rsidP="00721EFF">
            <w:pPr>
              <w:pStyle w:val="GOSTTablenorm"/>
            </w:pPr>
          </w:p>
        </w:tc>
        <w:tc>
          <w:tcPr>
            <w:tcW w:w="280" w:type="pct"/>
          </w:tcPr>
          <w:p w14:paraId="420A0474" w14:textId="5780D507" w:rsidR="00721EFF" w:rsidRPr="007036CE" w:rsidRDefault="00721EFF" w:rsidP="00721EFF">
            <w:pPr>
              <w:pStyle w:val="GOSTTablenorm"/>
            </w:pPr>
          </w:p>
        </w:tc>
        <w:tc>
          <w:tcPr>
            <w:tcW w:w="315" w:type="pct"/>
          </w:tcPr>
          <w:p w14:paraId="15599EC0" w14:textId="04795FE3" w:rsidR="00721EFF" w:rsidRPr="007036CE" w:rsidRDefault="00721EFF" w:rsidP="00721EFF">
            <w:pPr>
              <w:pStyle w:val="GOSTTablenorm"/>
            </w:pPr>
          </w:p>
        </w:tc>
        <w:tc>
          <w:tcPr>
            <w:tcW w:w="2055" w:type="pct"/>
          </w:tcPr>
          <w:p w14:paraId="2A2BDF9A" w14:textId="734D5901" w:rsidR="00721EFF" w:rsidRPr="007036CE" w:rsidRDefault="00721EFF" w:rsidP="00721EFF">
            <w:pPr>
              <w:pStyle w:val="GOSTTablenorm"/>
            </w:pPr>
          </w:p>
        </w:tc>
      </w:tr>
    </w:tbl>
    <w:p w14:paraId="787B0E30" w14:textId="77777777" w:rsidR="00260F99" w:rsidRPr="007036CE" w:rsidRDefault="00260F99" w:rsidP="00DE0449">
      <w:pPr>
        <w:pStyle w:val="51"/>
      </w:pPr>
      <w:bookmarkStart w:id="851" w:name="_Toc222927725"/>
      <w:r w:rsidRPr="007036CE">
        <w:t>Пример запроса по документу «Расчетный документ» MSC_PAYM_ORDER_PBS</w:t>
      </w:r>
      <w:bookmarkEnd w:id="851"/>
    </w:p>
    <w:p w14:paraId="23DC3702" w14:textId="77777777" w:rsidR="00657CDE" w:rsidRPr="007036CE" w:rsidRDefault="00657CDE" w:rsidP="00657CDE">
      <w:pPr>
        <w:pStyle w:val="GOSTScript"/>
      </w:pPr>
      <w:r w:rsidRPr="007036CE">
        <w:t>{</w:t>
      </w:r>
    </w:p>
    <w:p w14:paraId="52370D09" w14:textId="77777777" w:rsidR="00657CDE" w:rsidRPr="007036CE" w:rsidRDefault="00657CDE" w:rsidP="00657CDE">
      <w:pPr>
        <w:pStyle w:val="GOSTScript"/>
      </w:pPr>
      <w:r w:rsidRPr="007036CE">
        <w:tab/>
        <w:t>"header": {</w:t>
      </w:r>
    </w:p>
    <w:p w14:paraId="24FBECC9" w14:textId="77777777" w:rsidR="00657CDE" w:rsidRPr="007036CE" w:rsidRDefault="00657CDE" w:rsidP="00657CDE">
      <w:pPr>
        <w:pStyle w:val="GOSTScript"/>
      </w:pPr>
      <w:r w:rsidRPr="007036CE">
        <w:tab/>
      </w:r>
      <w:r w:rsidRPr="007036CE">
        <w:tab/>
        <w:t>"Source": "EXP03",</w:t>
      </w:r>
    </w:p>
    <w:p w14:paraId="6FB79EAD" w14:textId="77777777" w:rsidR="00657CDE" w:rsidRPr="007036CE" w:rsidRDefault="00657CDE" w:rsidP="00657CDE">
      <w:pPr>
        <w:pStyle w:val="GOSTScript"/>
      </w:pPr>
      <w:r w:rsidRPr="007036CE">
        <w:tab/>
      </w:r>
      <w:r w:rsidRPr="007036CE">
        <w:tab/>
        <w:t>"ReqDateTime": "2024-03-07 10:37:22",</w:t>
      </w:r>
    </w:p>
    <w:p w14:paraId="724F53DF" w14:textId="77777777" w:rsidR="00657CDE" w:rsidRPr="007036CE" w:rsidRDefault="00657CDE" w:rsidP="00657CDE">
      <w:pPr>
        <w:pStyle w:val="GOSTScript"/>
      </w:pPr>
      <w:r w:rsidRPr="007036CE">
        <w:tab/>
      </w:r>
      <w:r w:rsidRPr="007036CE">
        <w:tab/>
        <w:t>"Version": "1.0",</w:t>
      </w:r>
    </w:p>
    <w:p w14:paraId="68518A1F" w14:textId="77777777" w:rsidR="00657CDE" w:rsidRPr="007036CE" w:rsidRDefault="00657CDE" w:rsidP="00657CDE">
      <w:pPr>
        <w:pStyle w:val="GOSTScript"/>
      </w:pPr>
      <w:r w:rsidRPr="007036CE">
        <w:tab/>
      </w:r>
      <w:r w:rsidRPr="007036CE">
        <w:tab/>
        <w:t>"Params": [</w:t>
      </w:r>
    </w:p>
    <w:p w14:paraId="1B2CA7B2" w14:textId="77777777" w:rsidR="00657CDE" w:rsidRPr="007036CE" w:rsidRDefault="00657CDE" w:rsidP="00657CDE">
      <w:pPr>
        <w:pStyle w:val="GOSTScript"/>
      </w:pPr>
      <w:r w:rsidRPr="007036CE">
        <w:tab/>
      </w:r>
      <w:r w:rsidRPr="007036CE">
        <w:tab/>
      </w:r>
      <w:r w:rsidRPr="007036CE">
        <w:tab/>
        <w:t>{</w:t>
      </w:r>
    </w:p>
    <w:p w14:paraId="1B2A28BD" w14:textId="77777777" w:rsidR="00657CDE" w:rsidRPr="007036CE" w:rsidRDefault="00657CDE" w:rsidP="00657CDE">
      <w:pPr>
        <w:pStyle w:val="GOSTScript"/>
      </w:pPr>
      <w:r w:rsidRPr="007036CE">
        <w:tab/>
      </w:r>
      <w:r w:rsidRPr="007036CE">
        <w:tab/>
      </w:r>
      <w:r w:rsidRPr="007036CE">
        <w:tab/>
      </w:r>
      <w:r w:rsidRPr="007036CE">
        <w:tab/>
        <w:t>"param": "example",</w:t>
      </w:r>
    </w:p>
    <w:p w14:paraId="3B69A2AB" w14:textId="77777777" w:rsidR="00657CDE" w:rsidRPr="007036CE" w:rsidRDefault="00657CDE" w:rsidP="00657CDE">
      <w:pPr>
        <w:pStyle w:val="GOSTScript"/>
      </w:pPr>
      <w:r w:rsidRPr="007036CE">
        <w:tab/>
      </w:r>
      <w:r w:rsidRPr="007036CE">
        <w:tab/>
      </w:r>
      <w:r w:rsidRPr="007036CE">
        <w:tab/>
      </w:r>
      <w:r w:rsidRPr="007036CE">
        <w:tab/>
        <w:t>"value": "01"</w:t>
      </w:r>
    </w:p>
    <w:p w14:paraId="5E9242F3" w14:textId="77777777" w:rsidR="00657CDE" w:rsidRPr="007036CE" w:rsidRDefault="00657CDE" w:rsidP="00657CDE">
      <w:pPr>
        <w:pStyle w:val="GOSTScript"/>
      </w:pPr>
      <w:r w:rsidRPr="007036CE">
        <w:tab/>
      </w:r>
      <w:r w:rsidRPr="007036CE">
        <w:tab/>
      </w:r>
      <w:r w:rsidRPr="007036CE">
        <w:tab/>
        <w:t>}</w:t>
      </w:r>
    </w:p>
    <w:p w14:paraId="2C1F5366" w14:textId="77777777" w:rsidR="00657CDE" w:rsidRPr="007036CE" w:rsidRDefault="00657CDE" w:rsidP="00657CDE">
      <w:pPr>
        <w:pStyle w:val="GOSTScript"/>
      </w:pPr>
      <w:r w:rsidRPr="007036CE">
        <w:tab/>
      </w:r>
      <w:r w:rsidRPr="007036CE">
        <w:tab/>
        <w:t>],</w:t>
      </w:r>
    </w:p>
    <w:p w14:paraId="48CF31D7" w14:textId="77777777" w:rsidR="00657CDE" w:rsidRPr="007036CE" w:rsidRDefault="00657CDE" w:rsidP="00657CDE">
      <w:pPr>
        <w:pStyle w:val="GOSTScript"/>
      </w:pPr>
      <w:r w:rsidRPr="007036CE">
        <w:tab/>
      </w:r>
      <w:r w:rsidRPr="007036CE">
        <w:tab/>
        <w:t>"ReqGuid": "b0d4ce5d-2757-4699-948c-cfa72ba94f99",</w:t>
      </w:r>
    </w:p>
    <w:p w14:paraId="4FB7F160" w14:textId="77777777" w:rsidR="00657CDE" w:rsidRPr="007036CE" w:rsidRDefault="00657CDE" w:rsidP="00657CDE">
      <w:pPr>
        <w:pStyle w:val="GOSTScript"/>
      </w:pPr>
      <w:r w:rsidRPr="007036CE">
        <w:tab/>
      </w:r>
      <w:r w:rsidRPr="007036CE">
        <w:tab/>
        <w:t>"DocGuid": "0bd90a7c-e339-46ff-ac39-71029ff81380",</w:t>
      </w:r>
    </w:p>
    <w:p w14:paraId="5EB3DBC5" w14:textId="77777777" w:rsidR="00657CDE" w:rsidRPr="007036CE" w:rsidRDefault="00657CDE" w:rsidP="00657CDE">
      <w:pPr>
        <w:pStyle w:val="GOSTScript"/>
      </w:pPr>
      <w:r w:rsidRPr="007036CE">
        <w:tab/>
      </w:r>
      <w:r w:rsidRPr="007036CE">
        <w:tab/>
        <w:t>"RequestType": "ACCOUNTING",</w:t>
      </w:r>
    </w:p>
    <w:p w14:paraId="350303FC" w14:textId="77777777" w:rsidR="00657CDE" w:rsidRPr="007036CE" w:rsidRDefault="00657CDE" w:rsidP="00657CDE">
      <w:pPr>
        <w:pStyle w:val="GOSTScript"/>
      </w:pPr>
      <w:r w:rsidRPr="007036CE">
        <w:tab/>
      </w:r>
      <w:r w:rsidRPr="007036CE">
        <w:tab/>
        <w:t>"TypeDoc": "MSC_PAYM_ORDER_PBS",</w:t>
      </w:r>
    </w:p>
    <w:p w14:paraId="4FBCB835" w14:textId="77777777" w:rsidR="00657CDE" w:rsidRPr="007036CE" w:rsidRDefault="00657CDE" w:rsidP="00657CDE">
      <w:pPr>
        <w:pStyle w:val="GOSTScript"/>
      </w:pPr>
      <w:r w:rsidRPr="007036CE">
        <w:tab/>
      </w:r>
      <w:r w:rsidRPr="007036CE">
        <w:tab/>
        <w:t>"Stage": "auth",</w:t>
      </w:r>
    </w:p>
    <w:p w14:paraId="15F3A50B" w14:textId="77777777" w:rsidR="00657CDE" w:rsidRPr="007036CE" w:rsidRDefault="00657CDE" w:rsidP="00657CDE">
      <w:pPr>
        <w:pStyle w:val="GOSTScript"/>
      </w:pPr>
      <w:r w:rsidRPr="007036CE">
        <w:tab/>
      </w:r>
      <w:r w:rsidRPr="007036CE">
        <w:tab/>
        <w:t>"BalLevContrl": 0,</w:t>
      </w:r>
    </w:p>
    <w:p w14:paraId="3F0F5E07" w14:textId="77777777" w:rsidR="00657CDE" w:rsidRPr="007036CE" w:rsidRDefault="00657CDE" w:rsidP="00657CDE">
      <w:pPr>
        <w:pStyle w:val="GOSTScript"/>
      </w:pPr>
      <w:r w:rsidRPr="007036CE">
        <w:tab/>
      </w:r>
      <w:r w:rsidRPr="007036CE">
        <w:tab/>
        <w:t>"Subject": "6000",</w:t>
      </w:r>
    </w:p>
    <w:p w14:paraId="4B9713E0" w14:textId="77777777" w:rsidR="00657CDE" w:rsidRPr="007036CE" w:rsidRDefault="00657CDE" w:rsidP="00657CDE">
      <w:pPr>
        <w:pStyle w:val="GOSTScript"/>
      </w:pPr>
      <w:r w:rsidRPr="007036CE">
        <w:lastRenderedPageBreak/>
        <w:tab/>
      </w:r>
      <w:r w:rsidRPr="007036CE">
        <w:tab/>
        <w:t>"SettlementDate": "2024-03-07"</w:t>
      </w:r>
    </w:p>
    <w:p w14:paraId="7DE25056" w14:textId="77777777" w:rsidR="00657CDE" w:rsidRPr="007036CE" w:rsidRDefault="00657CDE" w:rsidP="00657CDE">
      <w:pPr>
        <w:pStyle w:val="GOSTScript"/>
      </w:pPr>
      <w:r w:rsidRPr="007036CE">
        <w:tab/>
        <w:t>},</w:t>
      </w:r>
    </w:p>
    <w:p w14:paraId="6E30FCE2" w14:textId="77777777" w:rsidR="00657CDE" w:rsidRPr="007036CE" w:rsidRDefault="00657CDE" w:rsidP="00657CDE">
      <w:pPr>
        <w:pStyle w:val="GOSTScript"/>
      </w:pPr>
      <w:r w:rsidRPr="007036CE">
        <w:tab/>
        <w:t>"document": {</w:t>
      </w:r>
    </w:p>
    <w:p w14:paraId="68625DDD" w14:textId="77777777" w:rsidR="00657CDE" w:rsidRPr="007036CE" w:rsidRDefault="00657CDE" w:rsidP="00657CDE">
      <w:pPr>
        <w:pStyle w:val="GOSTScript"/>
      </w:pPr>
      <w:r w:rsidRPr="007036CE">
        <w:tab/>
      </w:r>
      <w:r w:rsidRPr="007036CE">
        <w:tab/>
        <w:t>"BasicRequisites_DocNum": "00588",</w:t>
      </w:r>
    </w:p>
    <w:p w14:paraId="20B7D98E" w14:textId="77777777" w:rsidR="00657CDE" w:rsidRPr="007036CE" w:rsidRDefault="00657CDE" w:rsidP="00657CDE">
      <w:pPr>
        <w:pStyle w:val="GOSTScript"/>
      </w:pPr>
      <w:r w:rsidRPr="007036CE">
        <w:tab/>
      </w:r>
      <w:r w:rsidRPr="007036CE">
        <w:tab/>
        <w:t>"BasicRequisites_DocDate": "2024-03-07",</w:t>
      </w:r>
    </w:p>
    <w:p w14:paraId="4821D023" w14:textId="77777777" w:rsidR="00657CDE" w:rsidRPr="007036CE" w:rsidRDefault="00657CDE" w:rsidP="00657CDE">
      <w:pPr>
        <w:pStyle w:val="GOSTScript"/>
      </w:pPr>
      <w:r w:rsidRPr="007036CE">
        <w:tab/>
      </w:r>
      <w:r w:rsidRPr="007036CE">
        <w:tab/>
        <w:t>"BasicRequisites_POType": "ЭДИ",</w:t>
      </w:r>
    </w:p>
    <w:p w14:paraId="543AA75B" w14:textId="77777777" w:rsidR="00657CDE" w:rsidRPr="007036CE" w:rsidRDefault="00657CDE" w:rsidP="00657CDE">
      <w:pPr>
        <w:pStyle w:val="GOSTScript"/>
      </w:pPr>
      <w:r w:rsidRPr="007036CE">
        <w:tab/>
      </w:r>
      <w:r w:rsidRPr="007036CE">
        <w:tab/>
        <w:t>"BasicRequisites_EDType": "ED101",</w:t>
      </w:r>
    </w:p>
    <w:p w14:paraId="69332353" w14:textId="77777777" w:rsidR="00657CDE" w:rsidRPr="007036CE" w:rsidRDefault="00657CDE" w:rsidP="00657CDE">
      <w:pPr>
        <w:pStyle w:val="GOSTScript"/>
      </w:pPr>
      <w:r w:rsidRPr="007036CE">
        <w:tab/>
      </w:r>
      <w:r w:rsidRPr="007036CE">
        <w:tab/>
        <w:t>"StmInfrmtn_AccessLevelStereotype": 1,</w:t>
      </w:r>
    </w:p>
    <w:p w14:paraId="69DF1C1D" w14:textId="77777777" w:rsidR="00867619" w:rsidRPr="007036CE" w:rsidRDefault="00867619" w:rsidP="00657CDE">
      <w:pPr>
        <w:pStyle w:val="GOSTScript"/>
      </w:pPr>
      <w:r w:rsidRPr="007036CE">
        <w:tab/>
      </w:r>
      <w:r w:rsidRPr="007036CE">
        <w:tab/>
        <w:t>"StmInfrmtn_FAH_PerPOFRP": "К01",</w:t>
      </w:r>
    </w:p>
    <w:p w14:paraId="2F467321" w14:textId="77777777" w:rsidR="00657CDE" w:rsidRPr="007036CE" w:rsidRDefault="00657CDE" w:rsidP="00657CDE">
      <w:pPr>
        <w:pStyle w:val="GOSTScript"/>
      </w:pPr>
      <w:r w:rsidRPr="007036CE">
        <w:tab/>
      </w:r>
      <w:r w:rsidRPr="007036CE">
        <w:tab/>
        <w:t>"StmInfrmtn_Src": "ПУР",</w:t>
      </w:r>
    </w:p>
    <w:p w14:paraId="3CBB96B9" w14:textId="77777777" w:rsidR="00657CDE" w:rsidRPr="007036CE" w:rsidRDefault="00657CDE" w:rsidP="00657CDE">
      <w:pPr>
        <w:pStyle w:val="GOSTScript"/>
      </w:pPr>
      <w:r w:rsidRPr="007036CE">
        <w:tab/>
      </w:r>
      <w:r w:rsidRPr="007036CE">
        <w:tab/>
        <w:t>"Payer": {</w:t>
      </w:r>
    </w:p>
    <w:p w14:paraId="039219F7" w14:textId="77777777" w:rsidR="00657CDE" w:rsidRPr="007036CE" w:rsidRDefault="00657CDE" w:rsidP="00657CDE">
      <w:pPr>
        <w:pStyle w:val="GOSTScript"/>
      </w:pPr>
      <w:r w:rsidRPr="007036CE">
        <w:tab/>
      </w:r>
      <w:r w:rsidRPr="007036CE">
        <w:tab/>
      </w:r>
      <w:r w:rsidRPr="007036CE">
        <w:tab/>
        <w:t>"Payer_Contour": "1",</w:t>
      </w:r>
    </w:p>
    <w:p w14:paraId="16FADBA5" w14:textId="77777777" w:rsidR="00657CDE" w:rsidRPr="007036CE" w:rsidRDefault="00657CDE" w:rsidP="00657CDE">
      <w:pPr>
        <w:pStyle w:val="GOSTScript"/>
      </w:pPr>
      <w:r w:rsidRPr="007036CE">
        <w:tab/>
      </w:r>
      <w:r w:rsidRPr="007036CE">
        <w:tab/>
      </w:r>
      <w:r w:rsidRPr="007036CE">
        <w:tab/>
        <w:t>"Payer_BudgetCode": "99010001",</w:t>
      </w:r>
    </w:p>
    <w:p w14:paraId="30C90449" w14:textId="77777777" w:rsidR="00657CDE" w:rsidRPr="007036CE" w:rsidRDefault="00657CDE" w:rsidP="00657CDE">
      <w:pPr>
        <w:pStyle w:val="GOSTScript"/>
      </w:pPr>
      <w:r w:rsidRPr="007036CE">
        <w:tab/>
      </w:r>
      <w:r w:rsidRPr="007036CE">
        <w:tab/>
      </w:r>
      <w:r w:rsidRPr="007036CE">
        <w:tab/>
        <w:t>"Payer_AccountNumber": "03621А57300",</w:t>
      </w:r>
    </w:p>
    <w:p w14:paraId="2AB638F7" w14:textId="77777777" w:rsidR="00657CDE" w:rsidRPr="007036CE" w:rsidRDefault="00657CDE" w:rsidP="00657CDE">
      <w:pPr>
        <w:pStyle w:val="GOSTScript"/>
      </w:pPr>
      <w:r w:rsidRPr="007036CE">
        <w:tab/>
      </w:r>
      <w:r w:rsidRPr="007036CE">
        <w:tab/>
      </w:r>
      <w:r w:rsidRPr="007036CE">
        <w:tab/>
        <w:t>"Payer_CheckAcc": "03211643000000016000",</w:t>
      </w:r>
    </w:p>
    <w:p w14:paraId="2BB42A68" w14:textId="77777777" w:rsidR="00657CDE" w:rsidRPr="007036CE" w:rsidRDefault="00657CDE" w:rsidP="00657CDE">
      <w:pPr>
        <w:pStyle w:val="GOSTScript"/>
      </w:pPr>
      <w:r w:rsidRPr="007036CE">
        <w:tab/>
      </w:r>
      <w:r w:rsidRPr="007036CE">
        <w:tab/>
      </w:r>
      <w:r w:rsidRPr="007036CE">
        <w:tab/>
        <w:t>"Payee_CheckAcc": "30233810642000600001",</w:t>
      </w:r>
    </w:p>
    <w:p w14:paraId="39CBA6FB" w14:textId="0C05DB76" w:rsidR="00657CDE" w:rsidRPr="007036CE" w:rsidRDefault="00657CDE" w:rsidP="00657CDE">
      <w:pPr>
        <w:pStyle w:val="GOSTScript"/>
      </w:pPr>
      <w:r w:rsidRPr="007036CE">
        <w:tab/>
      </w:r>
      <w:r w:rsidRPr="007036CE">
        <w:tab/>
      </w:r>
      <w:r w:rsidRPr="007036CE">
        <w:tab/>
        <w:t xml:space="preserve">"StmInfrmtn_FAH_DO_Payer": </w:t>
      </w:r>
      <w:ins w:id="852" w:author="Сатлер Марина Викторовна" w:date="2025-10-10T10:04:00Z">
        <w:r w:rsidR="00573543" w:rsidRPr="007036CE">
          <w:t>false</w:t>
        </w:r>
      </w:ins>
      <w:del w:id="853" w:author="Сатлер Марина Викторовна" w:date="2025-10-10T10:04:00Z">
        <w:r w:rsidRPr="007036CE" w:rsidDel="00573543">
          <w:delText>0</w:delText>
        </w:r>
      </w:del>
      <w:r w:rsidRPr="007036CE">
        <w:t>,</w:t>
      </w:r>
    </w:p>
    <w:p w14:paraId="54D1C4CC" w14:textId="1B739A6A" w:rsidR="00657CDE" w:rsidRPr="007036CE" w:rsidRDefault="00657CDE" w:rsidP="00657CDE">
      <w:pPr>
        <w:pStyle w:val="GOSTScript"/>
      </w:pPr>
      <w:r w:rsidRPr="007036CE">
        <w:tab/>
      </w:r>
      <w:r w:rsidRPr="007036CE">
        <w:tab/>
      </w:r>
      <w:r w:rsidRPr="007036CE">
        <w:tab/>
        <w:t xml:space="preserve">"StmInfrmtn_FAH_POFRP": </w:t>
      </w:r>
      <w:ins w:id="854" w:author="Сатлер Марина Викторовна" w:date="2025-10-10T10:04:00Z">
        <w:r w:rsidR="00573543" w:rsidRPr="007036CE">
          <w:t>true</w:t>
        </w:r>
      </w:ins>
      <w:del w:id="855" w:author="Сатлер Марина Викторовна" w:date="2025-10-10T10:04:00Z">
        <w:r w:rsidR="00867619" w:rsidRPr="007036CE" w:rsidDel="00573543">
          <w:delText>1</w:delText>
        </w:r>
      </w:del>
      <w:r w:rsidR="00867619" w:rsidRPr="007036CE">
        <w:t>,</w:t>
      </w:r>
    </w:p>
    <w:p w14:paraId="0E77A93E" w14:textId="2F6B8312" w:rsidR="00867619" w:rsidRPr="007036CE" w:rsidRDefault="00867619" w:rsidP="00657CDE">
      <w:pPr>
        <w:pStyle w:val="GOSTScript"/>
      </w:pPr>
      <w:r w:rsidRPr="007036CE">
        <w:tab/>
      </w:r>
      <w:r w:rsidRPr="007036CE">
        <w:tab/>
      </w:r>
      <w:r w:rsidRPr="007036CE">
        <w:tab/>
        <w:t>"</w:t>
      </w:r>
      <w:r w:rsidR="002F0D6E" w:rsidRPr="007036CE">
        <w:t>StmInfrmtn_KBK_POFR_CRestP</w:t>
      </w:r>
      <w:r w:rsidRPr="007036CE">
        <w:t>": "10010604012021000110"</w:t>
      </w:r>
      <w:del w:id="856" w:author="Сатлер Марина Викторовна" w:date="2025-10-10T10:11:00Z">
        <w:r w:rsidRPr="007036CE" w:rsidDel="00E81DDF">
          <w:delText>,</w:delText>
        </w:r>
      </w:del>
    </w:p>
    <w:p w14:paraId="1FA46EEA" w14:textId="77777777" w:rsidR="00657CDE" w:rsidRPr="007036CE" w:rsidRDefault="00657CDE" w:rsidP="00657CDE">
      <w:pPr>
        <w:pStyle w:val="GOSTScript"/>
      </w:pPr>
      <w:r w:rsidRPr="007036CE">
        <w:tab/>
      </w:r>
      <w:r w:rsidRPr="007036CE">
        <w:tab/>
        <w:t>},</w:t>
      </w:r>
    </w:p>
    <w:p w14:paraId="023FD41D" w14:textId="77777777" w:rsidR="00657CDE" w:rsidRPr="007036CE" w:rsidRDefault="00657CDE" w:rsidP="00657CDE">
      <w:pPr>
        <w:pStyle w:val="GOSTScript"/>
      </w:pPr>
      <w:r w:rsidRPr="007036CE">
        <w:tab/>
      </w:r>
      <w:r w:rsidRPr="007036CE">
        <w:tab/>
        <w:t>"ParentDoc": {</w:t>
      </w:r>
    </w:p>
    <w:p w14:paraId="65B90C7D" w14:textId="77777777" w:rsidR="00657CDE" w:rsidRPr="007036CE" w:rsidRDefault="00657CDE" w:rsidP="00657CDE">
      <w:pPr>
        <w:pStyle w:val="GOSTScript"/>
      </w:pPr>
      <w:r w:rsidRPr="007036CE">
        <w:tab/>
      </w:r>
      <w:r w:rsidRPr="007036CE">
        <w:tab/>
      </w:r>
      <w:r w:rsidRPr="007036CE">
        <w:tab/>
        <w:t>"StmInfrmtn_ParentDocGUID": "</w:t>
      </w:r>
      <w:r w:rsidR="00D90ACC" w:rsidRPr="007036CE">
        <w:t>0bd90a7c-e339-46ff-ac39-71029ff81370</w:t>
      </w:r>
      <w:r w:rsidRPr="007036CE">
        <w:t>",</w:t>
      </w:r>
    </w:p>
    <w:p w14:paraId="0720FAD9" w14:textId="77777777" w:rsidR="00657CDE" w:rsidRPr="007036CE" w:rsidRDefault="00657CDE" w:rsidP="00657CDE">
      <w:pPr>
        <w:pStyle w:val="GOSTScript"/>
      </w:pPr>
      <w:r w:rsidRPr="007036CE">
        <w:tab/>
      </w:r>
      <w:r w:rsidRPr="007036CE">
        <w:tab/>
      </w:r>
      <w:r w:rsidRPr="007036CE">
        <w:tab/>
        <w:t>"StmInfrmtn_ParentDocNumber": "03420-2</w:t>
      </w:r>
      <w:r w:rsidR="00D90ACC" w:rsidRPr="007036CE">
        <w:t>3</w:t>
      </w:r>
      <w:r w:rsidRPr="007036CE">
        <w:t>-03487",</w:t>
      </w:r>
    </w:p>
    <w:p w14:paraId="1743FC60" w14:textId="77777777" w:rsidR="00657CDE" w:rsidRPr="007036CE" w:rsidRDefault="00657CDE" w:rsidP="00657CDE">
      <w:pPr>
        <w:pStyle w:val="GOSTScript"/>
      </w:pPr>
      <w:r w:rsidRPr="007036CE">
        <w:tab/>
      </w:r>
      <w:r w:rsidRPr="007036CE">
        <w:tab/>
      </w:r>
      <w:r w:rsidRPr="007036CE">
        <w:tab/>
        <w:t>"StmInfrmtn_ParentDocDate": "2023-</w:t>
      </w:r>
      <w:r w:rsidR="00D90ACC" w:rsidRPr="007036CE">
        <w:t>10</w:t>
      </w:r>
      <w:r w:rsidRPr="007036CE">
        <w:t>-</w:t>
      </w:r>
      <w:r w:rsidR="00D90ACC" w:rsidRPr="007036CE">
        <w:t>12</w:t>
      </w:r>
      <w:r w:rsidRPr="007036CE">
        <w:t>",</w:t>
      </w:r>
    </w:p>
    <w:p w14:paraId="2635A26D" w14:textId="77777777" w:rsidR="00657CDE" w:rsidRPr="007036CE" w:rsidRDefault="00657CDE" w:rsidP="00657CDE">
      <w:pPr>
        <w:pStyle w:val="GOSTScript"/>
      </w:pPr>
      <w:r w:rsidRPr="007036CE">
        <w:tab/>
      </w:r>
      <w:r w:rsidRPr="007036CE">
        <w:tab/>
      </w:r>
      <w:r w:rsidRPr="007036CE">
        <w:tab/>
        <w:t>"StmInfrmtn_ParentDocType": "</w:t>
      </w:r>
      <w:r w:rsidR="00D90ACC" w:rsidRPr="007036CE">
        <w:t>ЗСВ</w:t>
      </w:r>
      <w:r w:rsidRPr="007036CE">
        <w:t>",</w:t>
      </w:r>
    </w:p>
    <w:p w14:paraId="72A5083C" w14:textId="77777777" w:rsidR="00657CDE" w:rsidRPr="007036CE" w:rsidRDefault="00657CDE" w:rsidP="00657CDE">
      <w:pPr>
        <w:pStyle w:val="GOSTScript"/>
      </w:pPr>
      <w:r w:rsidRPr="007036CE">
        <w:tab/>
      </w:r>
      <w:r w:rsidRPr="007036CE">
        <w:tab/>
      </w:r>
      <w:r w:rsidRPr="007036CE">
        <w:tab/>
        <w:t>"StmInfrmtn_ZSV_LineRowNum": "1"</w:t>
      </w:r>
    </w:p>
    <w:p w14:paraId="4039E16E" w14:textId="77777777" w:rsidR="00657CDE" w:rsidRPr="007036CE" w:rsidRDefault="00657CDE" w:rsidP="00657CDE">
      <w:pPr>
        <w:pStyle w:val="GOSTScript"/>
      </w:pPr>
      <w:r w:rsidRPr="007036CE">
        <w:tab/>
      </w:r>
      <w:r w:rsidRPr="007036CE">
        <w:tab/>
        <w:t>},</w:t>
      </w:r>
    </w:p>
    <w:p w14:paraId="078A07B7" w14:textId="77777777" w:rsidR="00657CDE" w:rsidRPr="007036CE" w:rsidRDefault="00657CDE" w:rsidP="00657CDE">
      <w:pPr>
        <w:pStyle w:val="GOSTScript"/>
      </w:pPr>
      <w:r w:rsidRPr="007036CE">
        <w:tab/>
      </w:r>
      <w:r w:rsidRPr="007036CE">
        <w:tab/>
        <w:t>"FAHTeh": [</w:t>
      </w:r>
    </w:p>
    <w:p w14:paraId="5556A749" w14:textId="77777777" w:rsidR="00657CDE" w:rsidRPr="007036CE" w:rsidRDefault="00657CDE" w:rsidP="00657CDE">
      <w:pPr>
        <w:pStyle w:val="GOSTScript"/>
      </w:pPr>
      <w:r w:rsidRPr="007036CE">
        <w:tab/>
      </w:r>
      <w:r w:rsidRPr="007036CE">
        <w:tab/>
      </w:r>
      <w:r w:rsidRPr="007036CE">
        <w:tab/>
        <w:t>{</w:t>
      </w:r>
    </w:p>
    <w:p w14:paraId="785C7102" w14:textId="77777777" w:rsidR="00657CDE" w:rsidRPr="007036CE" w:rsidRDefault="00657CDE" w:rsidP="00657CDE">
      <w:pPr>
        <w:pStyle w:val="GOSTScript"/>
      </w:pPr>
      <w:r w:rsidRPr="007036CE">
        <w:tab/>
      </w:r>
      <w:r w:rsidRPr="007036CE">
        <w:tab/>
      </w:r>
      <w:r w:rsidRPr="007036CE">
        <w:tab/>
      </w:r>
      <w:r w:rsidRPr="007036CE">
        <w:tab/>
        <w:t>"id": "88900",</w:t>
      </w:r>
    </w:p>
    <w:p w14:paraId="0D686399" w14:textId="77777777" w:rsidR="00657CDE" w:rsidRPr="007036CE" w:rsidRDefault="00657CDE" w:rsidP="00657CDE">
      <w:pPr>
        <w:pStyle w:val="GOSTScript"/>
      </w:pPr>
      <w:r w:rsidRPr="007036CE">
        <w:tab/>
      </w:r>
      <w:r w:rsidRPr="007036CE">
        <w:tab/>
      </w:r>
      <w:r w:rsidRPr="007036CE">
        <w:tab/>
      </w:r>
      <w:r w:rsidRPr="007036CE">
        <w:tab/>
        <w:t>"KBK": "</w:t>
      </w:r>
      <w:r w:rsidR="00D90ACC" w:rsidRPr="007036CE">
        <w:t>18210604011021000110</w:t>
      </w:r>
      <w:r w:rsidRPr="007036CE">
        <w:t>",</w:t>
      </w:r>
    </w:p>
    <w:p w14:paraId="78C1A072" w14:textId="77777777" w:rsidR="00657CDE" w:rsidRPr="007036CE" w:rsidRDefault="00657CDE" w:rsidP="00657CDE">
      <w:pPr>
        <w:pStyle w:val="GOSTScript"/>
      </w:pPr>
      <w:r w:rsidRPr="007036CE">
        <w:tab/>
      </w:r>
      <w:r w:rsidRPr="007036CE">
        <w:tab/>
      </w:r>
      <w:r w:rsidRPr="007036CE">
        <w:tab/>
      </w:r>
      <w:r w:rsidRPr="007036CE">
        <w:tab/>
        <w:t>"SenderKBKType": "1</w:t>
      </w:r>
      <w:r w:rsidR="00D90ACC" w:rsidRPr="007036CE">
        <w:t>0</w:t>
      </w:r>
      <w:r w:rsidRPr="007036CE">
        <w:t>",</w:t>
      </w:r>
    </w:p>
    <w:p w14:paraId="37353AA3" w14:textId="77777777" w:rsidR="00AD2DDA" w:rsidRPr="007036CE" w:rsidRDefault="00AD2DDA" w:rsidP="00AD2DDA">
      <w:pPr>
        <w:pStyle w:val="GOSTScript"/>
      </w:pPr>
      <w:r w:rsidRPr="007036CE">
        <w:tab/>
      </w:r>
      <w:r w:rsidRPr="007036CE">
        <w:tab/>
      </w:r>
      <w:r w:rsidRPr="007036CE">
        <w:tab/>
      </w:r>
      <w:r w:rsidRPr="007036CE">
        <w:tab/>
        <w:t>"AnalyticCode": "010</w:t>
      </w:r>
      <w:r w:rsidRPr="007036CE">
        <w:rPr>
          <w:lang w:val="ru-RU"/>
        </w:rPr>
        <w:t>О</w:t>
      </w:r>
      <w:r w:rsidRPr="007036CE">
        <w:t>A1545505",</w:t>
      </w:r>
    </w:p>
    <w:p w14:paraId="1017578F" w14:textId="77777777" w:rsidR="00657CDE" w:rsidRPr="007036CE" w:rsidRDefault="00657CDE" w:rsidP="00657CDE">
      <w:pPr>
        <w:pStyle w:val="GOSTScript"/>
      </w:pPr>
      <w:r w:rsidRPr="007036CE">
        <w:tab/>
      </w:r>
      <w:r w:rsidRPr="007036CE">
        <w:tab/>
      </w:r>
      <w:r w:rsidRPr="007036CE">
        <w:tab/>
      </w:r>
      <w:r w:rsidRPr="007036CE">
        <w:tab/>
        <w:t>"NmbBO": "0010763324000000001",</w:t>
      </w:r>
    </w:p>
    <w:p w14:paraId="4EDA890D" w14:textId="7B50747F" w:rsidR="00657CDE" w:rsidRPr="007036CE" w:rsidRDefault="00657CDE" w:rsidP="00657CDE">
      <w:pPr>
        <w:pStyle w:val="GOSTScript"/>
      </w:pPr>
      <w:r w:rsidRPr="007036CE">
        <w:tab/>
      </w:r>
      <w:r w:rsidRPr="007036CE">
        <w:tab/>
      </w:r>
      <w:r w:rsidRPr="007036CE">
        <w:tab/>
      </w:r>
      <w:r w:rsidRPr="007036CE">
        <w:tab/>
        <w:t>"NumbDO": "0010763324000000001Й00004",</w:t>
      </w:r>
      <w:commentRangeStart w:id="857"/>
      <w:del w:id="858" w:author="Сказецкая Наталья Камилевна" w:date="2024-08-20T18:15:00Z">
        <w:r w:rsidRPr="007036CE" w:rsidDel="007711BA">
          <w:delText>"StmInfrmtn_FAH_AvDO_Rec": 0,</w:delText>
        </w:r>
      </w:del>
      <w:commentRangeEnd w:id="857"/>
      <w:r w:rsidR="007711BA" w:rsidRPr="007036CE">
        <w:rPr>
          <w:rStyle w:val="afff4"/>
          <w:sz w:val="20"/>
          <w:szCs w:val="20"/>
        </w:rPr>
        <w:commentReference w:id="857"/>
      </w:r>
    </w:p>
    <w:p w14:paraId="30C8A4D2" w14:textId="77777777" w:rsidR="00657CDE" w:rsidRPr="007036CE" w:rsidRDefault="00657CDE" w:rsidP="00657CDE">
      <w:pPr>
        <w:pStyle w:val="GOSTScript"/>
      </w:pPr>
      <w:r w:rsidRPr="007036CE">
        <w:tab/>
      </w:r>
      <w:r w:rsidRPr="007036CE">
        <w:tab/>
      </w:r>
      <w:r w:rsidRPr="007036CE">
        <w:tab/>
      </w:r>
      <w:r w:rsidRPr="007036CE">
        <w:tab/>
        <w:t>"StmInfrmtn_FAH_AvDO_Payer": 0,</w:t>
      </w:r>
    </w:p>
    <w:p w14:paraId="1C67D1C0" w14:textId="77777777" w:rsidR="00657CDE" w:rsidRPr="007036CE" w:rsidRDefault="00657CDE" w:rsidP="00657CDE">
      <w:pPr>
        <w:pStyle w:val="GOSTScript"/>
      </w:pPr>
      <w:r w:rsidRPr="007036CE">
        <w:tab/>
      </w:r>
      <w:r w:rsidRPr="007036CE">
        <w:tab/>
      </w:r>
      <w:r w:rsidRPr="007036CE">
        <w:tab/>
      </w:r>
      <w:r w:rsidRPr="007036CE">
        <w:tab/>
        <w:t xml:space="preserve">"Sum": </w:t>
      </w:r>
      <w:r w:rsidR="00F92D21" w:rsidRPr="007036CE">
        <w:t>560</w:t>
      </w:r>
      <w:r w:rsidRPr="007036CE">
        <w:t>.00</w:t>
      </w:r>
    </w:p>
    <w:p w14:paraId="55E674D6" w14:textId="77777777" w:rsidR="00657CDE" w:rsidRPr="007036CE" w:rsidRDefault="00657CDE" w:rsidP="00657CDE">
      <w:pPr>
        <w:pStyle w:val="GOSTScript"/>
      </w:pPr>
      <w:r w:rsidRPr="007036CE">
        <w:lastRenderedPageBreak/>
        <w:tab/>
      </w:r>
      <w:r w:rsidRPr="007036CE">
        <w:tab/>
      </w:r>
      <w:r w:rsidRPr="007036CE">
        <w:tab/>
        <w:t>}</w:t>
      </w:r>
    </w:p>
    <w:p w14:paraId="051D1787" w14:textId="77777777" w:rsidR="00657CDE" w:rsidRPr="007036CE" w:rsidRDefault="00657CDE" w:rsidP="00657CDE">
      <w:pPr>
        <w:pStyle w:val="GOSTScript"/>
      </w:pPr>
      <w:r w:rsidRPr="007036CE">
        <w:tab/>
      </w:r>
      <w:r w:rsidRPr="007036CE">
        <w:tab/>
        <w:t>]</w:t>
      </w:r>
    </w:p>
    <w:p w14:paraId="481C4B18" w14:textId="77777777" w:rsidR="00657CDE" w:rsidRPr="007036CE" w:rsidRDefault="00657CDE" w:rsidP="00657CDE">
      <w:pPr>
        <w:pStyle w:val="GOSTScript"/>
      </w:pPr>
      <w:r w:rsidRPr="007036CE">
        <w:tab/>
        <w:t>}</w:t>
      </w:r>
    </w:p>
    <w:p w14:paraId="0079A247" w14:textId="77777777" w:rsidR="00B445C8" w:rsidRPr="007036CE" w:rsidRDefault="00657CDE" w:rsidP="00657CDE">
      <w:pPr>
        <w:pStyle w:val="GOSTScript"/>
      </w:pPr>
      <w:r w:rsidRPr="007036CE">
        <w:t>}</w:t>
      </w:r>
    </w:p>
    <w:p w14:paraId="55532701" w14:textId="77777777" w:rsidR="00B445C8" w:rsidRPr="007036CE" w:rsidRDefault="00B445C8" w:rsidP="00B445C8">
      <w:pPr>
        <w:ind w:left="567" w:firstLine="0"/>
      </w:pPr>
    </w:p>
    <w:p w14:paraId="720C2774" w14:textId="77777777" w:rsidR="00BD795C" w:rsidRPr="007036CE" w:rsidRDefault="00BD795C" w:rsidP="00DE0449">
      <w:pPr>
        <w:pStyle w:val="41"/>
        <w:rPr>
          <w:ins w:id="859" w:author="Сатлер Марина Викторовна" w:date="2025-02-02T22:13:00Z"/>
        </w:rPr>
      </w:pPr>
      <w:bookmarkStart w:id="860" w:name="_Toc157072707"/>
      <w:bookmarkStart w:id="861" w:name="_Toc157072937"/>
      <w:bookmarkStart w:id="862" w:name="_Toc157156211"/>
      <w:bookmarkStart w:id="863" w:name="_Toc157156441"/>
      <w:bookmarkStart w:id="864" w:name="_Toc157156671"/>
      <w:bookmarkStart w:id="865" w:name="_Toc158222319"/>
      <w:bookmarkStart w:id="866" w:name="_Toc158222533"/>
      <w:bookmarkStart w:id="867" w:name="_Toc158304696"/>
      <w:bookmarkStart w:id="868" w:name="_Toc158307615"/>
      <w:bookmarkStart w:id="869" w:name="_Toc158367993"/>
      <w:bookmarkStart w:id="870" w:name="_Toc158370876"/>
      <w:bookmarkStart w:id="871" w:name="_Toc158375529"/>
      <w:bookmarkStart w:id="872" w:name="_Toc158384305"/>
      <w:bookmarkStart w:id="873" w:name="_Toc158386194"/>
      <w:bookmarkStart w:id="874" w:name="_Toc158388511"/>
      <w:bookmarkStart w:id="875" w:name="_Toc158389482"/>
      <w:bookmarkStart w:id="876" w:name="_Toc158390878"/>
      <w:bookmarkStart w:id="877" w:name="_Toc158718944"/>
      <w:bookmarkStart w:id="878" w:name="_Toc158733774"/>
      <w:bookmarkStart w:id="879" w:name="_Toc158740123"/>
      <w:bookmarkStart w:id="880" w:name="_Toc158802245"/>
      <w:bookmarkStart w:id="881" w:name="_Toc158817723"/>
      <w:bookmarkStart w:id="882" w:name="_Toc158886614"/>
      <w:bookmarkStart w:id="883" w:name="_Toc158887008"/>
      <w:bookmarkStart w:id="884" w:name="_Ref189427066"/>
      <w:bookmarkStart w:id="885" w:name="_Toc222927726"/>
      <w:bookmarkStart w:id="886" w:name="_Ref158392560"/>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ins w:id="887" w:author="Сатлер Марина Викторовна" w:date="2025-02-02T22:13:00Z">
        <w:r w:rsidRPr="007036CE">
          <w:t>«Расчетный документ по платежам в иностранной валюте» PUDS_VAL</w:t>
        </w:r>
        <w:bookmarkEnd w:id="884"/>
        <w:bookmarkEnd w:id="885"/>
      </w:ins>
    </w:p>
    <w:p w14:paraId="57528D7E" w14:textId="77777777" w:rsidR="00BD795C" w:rsidRPr="007036CE" w:rsidRDefault="00BD795C" w:rsidP="00DE0449">
      <w:pPr>
        <w:pStyle w:val="51"/>
        <w:rPr>
          <w:ins w:id="888" w:author="Сатлер Марина Викторовна" w:date="2025-02-02T22:14:00Z"/>
        </w:rPr>
      </w:pPr>
      <w:bookmarkStart w:id="889" w:name="_Toc222927727"/>
      <w:ins w:id="890" w:author="Сатлер Марина Викторовна" w:date="2025-02-02T22:14:00Z">
        <w:r w:rsidRPr="007036CE">
          <w:t>Перечень параметров тела запроса (Document) по документу «Расчетный документ по платежам в иностранной валюте» PUDS_VAL</w:t>
        </w:r>
        <w:bookmarkEnd w:id="889"/>
      </w:ins>
    </w:p>
    <w:p w14:paraId="150AFA76" w14:textId="4230F791" w:rsidR="00BD795C" w:rsidRPr="007036CE" w:rsidRDefault="00BD795C" w:rsidP="00BD795C">
      <w:pPr>
        <w:pStyle w:val="GOSTNameTable"/>
        <w:rPr>
          <w:ins w:id="891" w:author="Сатлер Марина Викторовна" w:date="2025-02-02T22:14:00Z"/>
        </w:rPr>
      </w:pPr>
      <w:ins w:id="892" w:author="Сатлер Марина Викторовна" w:date="2025-02-02T22:14:00Z">
        <w:r w:rsidRPr="007036CE">
          <w:rPr>
            <w:noProof/>
          </w:rPr>
          <w:fldChar w:fldCharType="begin"/>
        </w:r>
        <w:r w:rsidRPr="007036CE">
          <w:rPr>
            <w:noProof/>
          </w:rPr>
          <w:instrText xml:space="preserve"> SEQ Таблица \* ARABIC </w:instrText>
        </w:r>
        <w:r w:rsidRPr="007036CE">
          <w:rPr>
            <w:noProof/>
          </w:rPr>
          <w:fldChar w:fldCharType="separate"/>
        </w:r>
      </w:ins>
      <w:bookmarkStart w:id="893" w:name="_Toc222927991"/>
      <w:r w:rsidR="00BD74E1">
        <w:rPr>
          <w:noProof/>
        </w:rPr>
        <w:t>18</w:t>
      </w:r>
      <w:ins w:id="894" w:author="Сатлер Марина Викторовна" w:date="2025-02-02T22:14:00Z">
        <w:r w:rsidRPr="007036CE">
          <w:rPr>
            <w:noProof/>
          </w:rPr>
          <w:fldChar w:fldCharType="end"/>
        </w:r>
        <w:r w:rsidRPr="007036CE">
          <w:t xml:space="preserve"> </w:t>
        </w:r>
      </w:ins>
      <w:r w:rsidR="00CC2920" w:rsidRPr="007036CE">
        <w:t>–</w:t>
      </w:r>
      <w:ins w:id="895" w:author="Сатлер Марина Викторовна" w:date="2025-02-02T22:14:00Z">
        <w:r w:rsidRPr="007036CE">
          <w:t xml:space="preserve"> Параметры тела (Document) запроса на подбор / сторнирование / переформирование записей учета по документу «</w:t>
        </w:r>
      </w:ins>
      <w:ins w:id="896" w:author="Сатлер Марина Викторовна" w:date="2025-02-02T22:15:00Z">
        <w:r w:rsidRPr="007036CE">
          <w:t xml:space="preserve">Расчетный документ по платежам в иностранной валюте </w:t>
        </w:r>
      </w:ins>
      <w:ins w:id="897" w:author="Сатлер Марина Викторовна" w:date="2025-02-02T22:14:00Z">
        <w:r w:rsidRPr="007036CE">
          <w:t xml:space="preserve">ой» </w:t>
        </w:r>
      </w:ins>
      <w:ins w:id="898" w:author="Сатлер Марина Викторовна" w:date="2025-02-02T22:16:00Z">
        <w:r w:rsidRPr="007036CE">
          <w:t>PUDS_VAL</w:t>
        </w:r>
      </w:ins>
      <w:bookmarkEnd w:id="893"/>
    </w:p>
    <w:tbl>
      <w:tblPr>
        <w:tblStyle w:val="GOSTTable"/>
        <w:tblW w:w="5000" w:type="pct"/>
        <w:tblLayout w:type="fixed"/>
        <w:tblLook w:val="07E0" w:firstRow="1" w:lastRow="1" w:firstColumn="1" w:lastColumn="1" w:noHBand="1" w:noVBand="1"/>
      </w:tblPr>
      <w:tblGrid>
        <w:gridCol w:w="3468"/>
        <w:gridCol w:w="2364"/>
        <w:gridCol w:w="1576"/>
        <w:gridCol w:w="983"/>
        <w:gridCol w:w="993"/>
        <w:gridCol w:w="6376"/>
      </w:tblGrid>
      <w:tr w:rsidR="00BD795C" w:rsidRPr="007036CE" w14:paraId="47996149" w14:textId="77777777" w:rsidTr="00BD795C">
        <w:trPr>
          <w:cnfStyle w:val="100000000000" w:firstRow="1" w:lastRow="0" w:firstColumn="0" w:lastColumn="0" w:oddVBand="0" w:evenVBand="0" w:oddHBand="0" w:evenHBand="0" w:firstRowFirstColumn="0" w:firstRowLastColumn="0" w:lastRowFirstColumn="0" w:lastRowLastColumn="0"/>
          <w:ins w:id="899" w:author="Сатлер Марина Викторовна" w:date="2025-02-02T22:14:00Z"/>
        </w:trPr>
        <w:tc>
          <w:tcPr>
            <w:tcW w:w="1100" w:type="pct"/>
          </w:tcPr>
          <w:p w14:paraId="6137329E" w14:textId="77777777" w:rsidR="00BD795C" w:rsidRPr="007036CE" w:rsidRDefault="00BD795C" w:rsidP="00F77AD0">
            <w:pPr>
              <w:pStyle w:val="GOSTTableHead"/>
              <w:rPr>
                <w:ins w:id="900" w:author="Сатлер Марина Викторовна" w:date="2025-02-02T22:14:00Z"/>
              </w:rPr>
            </w:pPr>
            <w:ins w:id="901" w:author="Сатлер Марина Викторовна" w:date="2025-02-02T22:14:00Z">
              <w:r w:rsidRPr="007036CE">
                <w:t>Наименование параметра</w:t>
              </w:r>
            </w:ins>
          </w:p>
        </w:tc>
        <w:tc>
          <w:tcPr>
            <w:tcW w:w="750" w:type="pct"/>
          </w:tcPr>
          <w:p w14:paraId="1D9DC89E" w14:textId="77777777" w:rsidR="00BD795C" w:rsidRPr="007036CE" w:rsidRDefault="00BD795C" w:rsidP="00F77AD0">
            <w:pPr>
              <w:pStyle w:val="GOSTTableHead"/>
              <w:rPr>
                <w:ins w:id="902" w:author="Сатлер Марина Викторовна" w:date="2025-02-02T22:14:00Z"/>
              </w:rPr>
            </w:pPr>
            <w:ins w:id="903" w:author="Сатлер Марина Викторовна" w:date="2025-02-02T22:14:00Z">
              <w:r w:rsidRPr="007036CE">
                <w:t>Название тэга</w:t>
              </w:r>
            </w:ins>
          </w:p>
        </w:tc>
        <w:tc>
          <w:tcPr>
            <w:tcW w:w="500" w:type="pct"/>
          </w:tcPr>
          <w:p w14:paraId="49261A7B" w14:textId="77777777" w:rsidR="00BD795C" w:rsidRPr="007036CE" w:rsidRDefault="00BD795C" w:rsidP="00F77AD0">
            <w:pPr>
              <w:pStyle w:val="GOSTTableHead"/>
              <w:rPr>
                <w:ins w:id="904" w:author="Сатлер Марина Викторовна" w:date="2025-02-02T22:14:00Z"/>
              </w:rPr>
            </w:pPr>
            <w:ins w:id="905" w:author="Сатлер Марина Викторовна" w:date="2025-02-02T22:14:00Z">
              <w:r w:rsidRPr="007036CE">
                <w:t>Тип данных</w:t>
              </w:r>
            </w:ins>
          </w:p>
        </w:tc>
        <w:tc>
          <w:tcPr>
            <w:tcW w:w="312" w:type="pct"/>
          </w:tcPr>
          <w:p w14:paraId="55D2CCA7" w14:textId="77777777" w:rsidR="00BD795C" w:rsidRPr="007036CE" w:rsidRDefault="00BD795C" w:rsidP="00F77AD0">
            <w:pPr>
              <w:pStyle w:val="GOSTTableHead"/>
              <w:rPr>
                <w:ins w:id="906" w:author="Сатлер Марина Викторовна" w:date="2025-02-02T22:14:00Z"/>
              </w:rPr>
            </w:pPr>
            <w:ins w:id="907" w:author="Сатлер Марина Викторовна" w:date="2025-02-02T22:14:00Z">
              <w:r w:rsidRPr="007036CE">
                <w:t>Обязательность</w:t>
              </w:r>
            </w:ins>
          </w:p>
        </w:tc>
        <w:tc>
          <w:tcPr>
            <w:tcW w:w="315" w:type="pct"/>
          </w:tcPr>
          <w:p w14:paraId="1302190F" w14:textId="77777777" w:rsidR="00BD795C" w:rsidRPr="007036CE" w:rsidRDefault="00BD795C" w:rsidP="00F77AD0">
            <w:pPr>
              <w:pStyle w:val="GOSTTableHead"/>
              <w:rPr>
                <w:ins w:id="908" w:author="Сатлер Марина Викторовна" w:date="2025-02-02T22:14:00Z"/>
              </w:rPr>
            </w:pPr>
            <w:ins w:id="909" w:author="Сатлер Марина Викторовна" w:date="2025-02-02T22:14:00Z">
              <w:r w:rsidRPr="007036CE">
                <w:t>Размерность</w:t>
              </w:r>
            </w:ins>
          </w:p>
        </w:tc>
        <w:tc>
          <w:tcPr>
            <w:tcW w:w="2023" w:type="pct"/>
          </w:tcPr>
          <w:p w14:paraId="528807A0" w14:textId="77777777" w:rsidR="00BD795C" w:rsidRPr="007036CE" w:rsidRDefault="00BD795C" w:rsidP="00F77AD0">
            <w:pPr>
              <w:pStyle w:val="GOSTTableHead"/>
              <w:rPr>
                <w:ins w:id="910" w:author="Сатлер Марина Викторовна" w:date="2025-02-02T22:14:00Z"/>
              </w:rPr>
            </w:pPr>
            <w:ins w:id="911" w:author="Сатлер Марина Викторовна" w:date="2025-02-02T22:14:00Z">
              <w:r w:rsidRPr="007036CE">
                <w:t>Описание</w:t>
              </w:r>
            </w:ins>
          </w:p>
        </w:tc>
      </w:tr>
      <w:tr w:rsidR="00BD795C" w:rsidRPr="007036CE" w14:paraId="2F392149" w14:textId="77777777" w:rsidTr="005C2783">
        <w:trPr>
          <w:ins w:id="912" w:author="Сатлер Марина Викторовна" w:date="2025-02-02T22:14:00Z"/>
        </w:trPr>
        <w:tc>
          <w:tcPr>
            <w:tcW w:w="1100" w:type="pct"/>
            <w:vAlign w:val="center"/>
          </w:tcPr>
          <w:p w14:paraId="62361764" w14:textId="77777777" w:rsidR="00BD795C" w:rsidRPr="007036CE" w:rsidRDefault="00BD795C" w:rsidP="00F77AD0">
            <w:pPr>
              <w:pStyle w:val="GOSTTablenorm"/>
              <w:rPr>
                <w:ins w:id="913" w:author="Сатлер Марина Викторовна" w:date="2025-02-02T22:14:00Z"/>
              </w:rPr>
            </w:pPr>
            <w:ins w:id="914" w:author="Сатлер Марина Викторовна" w:date="2025-02-02T22:18:00Z">
              <w:r w:rsidRPr="007036CE">
                <w:t>Номер документа</w:t>
              </w:r>
            </w:ins>
          </w:p>
        </w:tc>
        <w:tc>
          <w:tcPr>
            <w:tcW w:w="750" w:type="pct"/>
            <w:vAlign w:val="center"/>
          </w:tcPr>
          <w:p w14:paraId="502C4A6B" w14:textId="77777777" w:rsidR="00BD795C" w:rsidRPr="007036CE" w:rsidRDefault="00BD795C" w:rsidP="00F77AD0">
            <w:pPr>
              <w:pStyle w:val="GOSTTablenorm"/>
              <w:rPr>
                <w:ins w:id="915" w:author="Сатлер Марина Викторовна" w:date="2025-02-02T22:14:00Z"/>
              </w:rPr>
            </w:pPr>
            <w:ins w:id="916" w:author="Сатлер Марина Викторовна" w:date="2025-02-02T22:18:00Z">
              <w:r w:rsidRPr="007036CE">
                <w:t>DocNum</w:t>
              </w:r>
            </w:ins>
          </w:p>
        </w:tc>
        <w:tc>
          <w:tcPr>
            <w:tcW w:w="500" w:type="pct"/>
            <w:vAlign w:val="center"/>
          </w:tcPr>
          <w:p w14:paraId="4E2FC4B6" w14:textId="77777777" w:rsidR="00BD795C" w:rsidRPr="007036CE" w:rsidRDefault="00BD795C" w:rsidP="00F77AD0">
            <w:pPr>
              <w:pStyle w:val="GOSTTablenorm"/>
              <w:rPr>
                <w:ins w:id="917" w:author="Сатлер Марина Викторовна" w:date="2025-02-02T22:14:00Z"/>
              </w:rPr>
            </w:pPr>
            <w:ins w:id="918" w:author="Сатлер Марина Викторовна" w:date="2025-02-02T22:18:00Z">
              <w:r w:rsidRPr="007036CE">
                <w:t>Строка</w:t>
              </w:r>
            </w:ins>
          </w:p>
        </w:tc>
        <w:tc>
          <w:tcPr>
            <w:tcW w:w="312" w:type="pct"/>
            <w:vAlign w:val="center"/>
          </w:tcPr>
          <w:p w14:paraId="199A4BCB" w14:textId="77777777" w:rsidR="00BD795C" w:rsidRPr="007036CE" w:rsidRDefault="00BD795C" w:rsidP="00F77AD0">
            <w:pPr>
              <w:pStyle w:val="GOSTTablenorm"/>
              <w:rPr>
                <w:ins w:id="919" w:author="Сатлер Марина Викторовна" w:date="2025-02-02T22:14:00Z"/>
              </w:rPr>
            </w:pPr>
            <w:ins w:id="920" w:author="Сатлер Марина Викторовна" w:date="2025-02-02T22:18:00Z">
              <w:r w:rsidRPr="007036CE">
                <w:t>Да</w:t>
              </w:r>
            </w:ins>
          </w:p>
        </w:tc>
        <w:tc>
          <w:tcPr>
            <w:tcW w:w="315" w:type="pct"/>
            <w:vAlign w:val="center"/>
          </w:tcPr>
          <w:p w14:paraId="4F5A5DC6" w14:textId="77777777" w:rsidR="00BD795C" w:rsidRPr="007036CE" w:rsidRDefault="00BD795C" w:rsidP="00F77AD0">
            <w:pPr>
              <w:pStyle w:val="GOSTTablenorm"/>
              <w:rPr>
                <w:ins w:id="921" w:author="Сатлер Марина Викторовна" w:date="2025-02-02T22:14:00Z"/>
              </w:rPr>
            </w:pPr>
            <w:ins w:id="922" w:author="Сатлер Марина Викторовна" w:date="2025-02-02T22:18:00Z">
              <w:r w:rsidRPr="007036CE">
                <w:t>&lt;=15</w:t>
              </w:r>
            </w:ins>
          </w:p>
        </w:tc>
        <w:tc>
          <w:tcPr>
            <w:tcW w:w="2023" w:type="pct"/>
            <w:vAlign w:val="center"/>
          </w:tcPr>
          <w:p w14:paraId="58CC4327" w14:textId="77777777" w:rsidR="00BD795C" w:rsidRPr="007036CE" w:rsidRDefault="00BD795C" w:rsidP="00F77AD0">
            <w:pPr>
              <w:pStyle w:val="GOSTTablenorm"/>
              <w:rPr>
                <w:ins w:id="923" w:author="Сатлер Марина Викторовна" w:date="2025-02-02T22:14:00Z"/>
              </w:rPr>
            </w:pPr>
            <w:ins w:id="924" w:author="Сатлер Марина Викторовна" w:date="2025-02-02T22:18:00Z">
              <w:r w:rsidRPr="007036CE">
                <w:t>Указывается номер документа</w:t>
              </w:r>
            </w:ins>
          </w:p>
        </w:tc>
      </w:tr>
      <w:tr w:rsidR="00BD795C" w:rsidRPr="007036CE" w14:paraId="29AEDBF4" w14:textId="77777777" w:rsidTr="005C2783">
        <w:trPr>
          <w:ins w:id="925" w:author="Сатлер Марина Викторовна" w:date="2025-02-02T22:14:00Z"/>
        </w:trPr>
        <w:tc>
          <w:tcPr>
            <w:tcW w:w="1100" w:type="pct"/>
            <w:vAlign w:val="center"/>
          </w:tcPr>
          <w:p w14:paraId="3DBEB97F" w14:textId="77777777" w:rsidR="00BD795C" w:rsidRPr="007036CE" w:rsidRDefault="00BD795C" w:rsidP="00F77AD0">
            <w:pPr>
              <w:pStyle w:val="GOSTTablenorm"/>
              <w:rPr>
                <w:ins w:id="926" w:author="Сатлер Марина Викторовна" w:date="2025-02-02T22:14:00Z"/>
              </w:rPr>
            </w:pPr>
            <w:ins w:id="927" w:author="Сатлер Марина Викторовна" w:date="2025-02-02T22:18:00Z">
              <w:r w:rsidRPr="007036CE">
                <w:t>Дата документа</w:t>
              </w:r>
            </w:ins>
          </w:p>
        </w:tc>
        <w:tc>
          <w:tcPr>
            <w:tcW w:w="750" w:type="pct"/>
            <w:vAlign w:val="center"/>
          </w:tcPr>
          <w:p w14:paraId="58DF1E05" w14:textId="77777777" w:rsidR="00BD795C" w:rsidRPr="007036CE" w:rsidRDefault="00BD795C" w:rsidP="00F77AD0">
            <w:pPr>
              <w:pStyle w:val="GOSTTablenorm"/>
              <w:rPr>
                <w:ins w:id="928" w:author="Сатлер Марина Викторовна" w:date="2025-02-02T22:14:00Z"/>
              </w:rPr>
            </w:pPr>
            <w:ins w:id="929" w:author="Сатлер Марина Викторовна" w:date="2025-02-02T22:18:00Z">
              <w:r w:rsidRPr="007036CE">
                <w:t>DocDate</w:t>
              </w:r>
            </w:ins>
          </w:p>
        </w:tc>
        <w:tc>
          <w:tcPr>
            <w:tcW w:w="500" w:type="pct"/>
            <w:vAlign w:val="center"/>
          </w:tcPr>
          <w:p w14:paraId="028F7A57" w14:textId="77777777" w:rsidR="00BD795C" w:rsidRPr="007036CE" w:rsidRDefault="00BD795C" w:rsidP="00F77AD0">
            <w:pPr>
              <w:pStyle w:val="GOSTTablenorm"/>
              <w:rPr>
                <w:ins w:id="930" w:author="Сатлер Марина Викторовна" w:date="2025-02-02T22:14:00Z"/>
              </w:rPr>
            </w:pPr>
            <w:ins w:id="931" w:author="Сатлер Марина Викторовна" w:date="2025-02-02T22:18:00Z">
              <w:r w:rsidRPr="007036CE">
                <w:t>Дата</w:t>
              </w:r>
            </w:ins>
          </w:p>
        </w:tc>
        <w:tc>
          <w:tcPr>
            <w:tcW w:w="312" w:type="pct"/>
            <w:vAlign w:val="center"/>
          </w:tcPr>
          <w:p w14:paraId="55550AE2" w14:textId="77777777" w:rsidR="00BD795C" w:rsidRPr="007036CE" w:rsidRDefault="00BD795C" w:rsidP="00F77AD0">
            <w:pPr>
              <w:pStyle w:val="GOSTTablenorm"/>
              <w:rPr>
                <w:ins w:id="932" w:author="Сатлер Марина Викторовна" w:date="2025-02-02T22:14:00Z"/>
              </w:rPr>
            </w:pPr>
            <w:ins w:id="933" w:author="Сатлер Марина Викторовна" w:date="2025-02-02T22:18:00Z">
              <w:r w:rsidRPr="007036CE">
                <w:t>Да</w:t>
              </w:r>
            </w:ins>
          </w:p>
        </w:tc>
        <w:tc>
          <w:tcPr>
            <w:tcW w:w="315" w:type="pct"/>
            <w:vAlign w:val="center"/>
          </w:tcPr>
          <w:p w14:paraId="3A8F718C" w14:textId="77777777" w:rsidR="00BD795C" w:rsidRPr="007036CE" w:rsidRDefault="00BD795C" w:rsidP="00F77AD0">
            <w:pPr>
              <w:pStyle w:val="GOSTTablenorm"/>
              <w:rPr>
                <w:ins w:id="934" w:author="Сатлер Марина Викторовна" w:date="2025-02-02T22:14:00Z"/>
              </w:rPr>
            </w:pPr>
          </w:p>
        </w:tc>
        <w:tc>
          <w:tcPr>
            <w:tcW w:w="2023" w:type="pct"/>
            <w:vAlign w:val="center"/>
          </w:tcPr>
          <w:p w14:paraId="2C03D27D" w14:textId="77777777" w:rsidR="00BD795C" w:rsidRPr="007036CE" w:rsidRDefault="00BD795C" w:rsidP="00F77AD0">
            <w:pPr>
              <w:pStyle w:val="GOSTTablenorm"/>
              <w:rPr>
                <w:ins w:id="935" w:author="Сатлер Марина Викторовна" w:date="2025-02-02T22:14:00Z"/>
              </w:rPr>
            </w:pPr>
            <w:ins w:id="936" w:author="Сатлер Марина Викторовна" w:date="2025-02-02T22:18:00Z">
              <w:r w:rsidRPr="007036CE">
                <w:t>Указывается дата документа в формате YYYY-MM-DD</w:t>
              </w:r>
            </w:ins>
          </w:p>
        </w:tc>
      </w:tr>
      <w:tr w:rsidR="00BD795C" w:rsidRPr="007036CE" w14:paraId="07BFA006" w14:textId="77777777" w:rsidTr="005C2783">
        <w:trPr>
          <w:ins w:id="937" w:author="Сатлер Марина Викторовна" w:date="2025-02-02T22:14:00Z"/>
        </w:trPr>
        <w:tc>
          <w:tcPr>
            <w:tcW w:w="1100" w:type="pct"/>
            <w:vAlign w:val="center"/>
          </w:tcPr>
          <w:p w14:paraId="3438F19D" w14:textId="77777777" w:rsidR="00BD795C" w:rsidRPr="007036CE" w:rsidRDefault="00BD795C" w:rsidP="00F77AD0">
            <w:pPr>
              <w:pStyle w:val="GOSTTablenorm"/>
              <w:rPr>
                <w:ins w:id="938" w:author="Сатлер Марина Викторовна" w:date="2025-02-02T22:14:00Z"/>
              </w:rPr>
            </w:pPr>
            <w:ins w:id="939" w:author="Сатлер Марина Викторовна" w:date="2025-02-02T22:18:00Z">
              <w:r w:rsidRPr="007036CE">
                <w:t>Вид документа</w:t>
              </w:r>
            </w:ins>
          </w:p>
        </w:tc>
        <w:tc>
          <w:tcPr>
            <w:tcW w:w="750" w:type="pct"/>
            <w:vAlign w:val="center"/>
          </w:tcPr>
          <w:p w14:paraId="0799E2F0" w14:textId="77777777" w:rsidR="00BD795C" w:rsidRPr="007036CE" w:rsidRDefault="00BD795C" w:rsidP="00F77AD0">
            <w:pPr>
              <w:pStyle w:val="GOSTTablenorm"/>
              <w:rPr>
                <w:ins w:id="940" w:author="Сатлер Марина Викторовна" w:date="2025-02-02T22:14:00Z"/>
              </w:rPr>
            </w:pPr>
            <w:ins w:id="941" w:author="Сатлер Марина Викторовна" w:date="2025-02-02T22:18:00Z">
              <w:r w:rsidRPr="007036CE">
                <w:t>DocKind</w:t>
              </w:r>
            </w:ins>
          </w:p>
        </w:tc>
        <w:tc>
          <w:tcPr>
            <w:tcW w:w="500" w:type="pct"/>
            <w:vAlign w:val="center"/>
          </w:tcPr>
          <w:p w14:paraId="35A3CEEE" w14:textId="77777777" w:rsidR="00BD795C" w:rsidRPr="007036CE" w:rsidRDefault="00BD795C" w:rsidP="00F77AD0">
            <w:pPr>
              <w:pStyle w:val="GOSTTablenorm"/>
              <w:rPr>
                <w:ins w:id="942" w:author="Сатлер Марина Викторовна" w:date="2025-02-02T22:14:00Z"/>
              </w:rPr>
            </w:pPr>
            <w:ins w:id="943" w:author="Сатлер Марина Викторовна" w:date="2025-02-02T22:18:00Z">
              <w:r w:rsidRPr="007036CE">
                <w:t>Строка</w:t>
              </w:r>
            </w:ins>
          </w:p>
        </w:tc>
        <w:tc>
          <w:tcPr>
            <w:tcW w:w="312" w:type="pct"/>
            <w:vAlign w:val="center"/>
          </w:tcPr>
          <w:p w14:paraId="68464DB6" w14:textId="77777777" w:rsidR="00BD795C" w:rsidRPr="007036CE" w:rsidRDefault="00BD795C" w:rsidP="00F77AD0">
            <w:pPr>
              <w:pStyle w:val="GOSTTablenorm"/>
              <w:rPr>
                <w:ins w:id="944" w:author="Сатлер Марина Викторовна" w:date="2025-02-02T22:14:00Z"/>
              </w:rPr>
            </w:pPr>
            <w:ins w:id="945" w:author="Сатлер Марина Викторовна" w:date="2025-02-02T22:18:00Z">
              <w:r w:rsidRPr="007036CE">
                <w:t>Да</w:t>
              </w:r>
            </w:ins>
          </w:p>
        </w:tc>
        <w:tc>
          <w:tcPr>
            <w:tcW w:w="315" w:type="pct"/>
            <w:vAlign w:val="center"/>
          </w:tcPr>
          <w:p w14:paraId="6C20235E" w14:textId="77777777" w:rsidR="00BD795C" w:rsidRPr="007036CE" w:rsidRDefault="00BD795C" w:rsidP="00F77AD0">
            <w:pPr>
              <w:pStyle w:val="GOSTTablenorm"/>
              <w:rPr>
                <w:ins w:id="946" w:author="Сатлер Марина Викторовна" w:date="2025-02-02T22:14:00Z"/>
              </w:rPr>
            </w:pPr>
            <w:ins w:id="947" w:author="Сатлер Марина Викторовна" w:date="2025-02-02T22:18:00Z">
              <w:r w:rsidRPr="007036CE">
                <w:t>=3</w:t>
              </w:r>
            </w:ins>
          </w:p>
        </w:tc>
        <w:tc>
          <w:tcPr>
            <w:tcW w:w="2023" w:type="pct"/>
            <w:vAlign w:val="center"/>
          </w:tcPr>
          <w:p w14:paraId="27F9CEB4" w14:textId="77777777" w:rsidR="00BD795C" w:rsidRPr="007036CE" w:rsidRDefault="00BD795C" w:rsidP="00F77AD0">
            <w:pPr>
              <w:pStyle w:val="GOSTTablenorm"/>
              <w:rPr>
                <w:ins w:id="948" w:author="Сатлер Марина Викторовна" w:date="2025-02-02T22:18:00Z"/>
              </w:rPr>
            </w:pPr>
            <w:ins w:id="949" w:author="Сатлер Марина Викторовна" w:date="2025-02-02T22:18:00Z">
              <w:r w:rsidRPr="007036CE">
                <w:t>Указывается код вида документа.</w:t>
              </w:r>
            </w:ins>
          </w:p>
          <w:p w14:paraId="357B851D" w14:textId="77777777" w:rsidR="00BD795C" w:rsidRPr="007036CE" w:rsidRDefault="00BD795C" w:rsidP="00F77AD0">
            <w:pPr>
              <w:pStyle w:val="GOSTTablenorm"/>
              <w:rPr>
                <w:ins w:id="950" w:author="Сатлер Марина Викторовна" w:date="2025-02-02T22:18:00Z"/>
              </w:rPr>
            </w:pPr>
            <w:ins w:id="951" w:author="Сатлер Марина Викторовна" w:date="2025-02-02T22:18:00Z">
              <w:r w:rsidRPr="007036CE">
                <w:t>Возможные значения:</w:t>
              </w:r>
            </w:ins>
          </w:p>
          <w:p w14:paraId="5EAE8C70" w14:textId="77777777" w:rsidR="00BD795C" w:rsidRPr="007036CE" w:rsidRDefault="004060F4" w:rsidP="00F77AD0">
            <w:pPr>
              <w:pStyle w:val="GOSTTableListMark1"/>
              <w:rPr>
                <w:ins w:id="952" w:author="Сатлер Марина Викторовна" w:date="2025-02-02T22:18:00Z"/>
              </w:rPr>
            </w:pPr>
            <w:r w:rsidRPr="007036CE">
              <w:t>«</w:t>
            </w:r>
            <w:ins w:id="953" w:author="Сатлер Марина Викторовна" w:date="2025-02-02T22:18:00Z">
              <w:r w:rsidR="00BD795C" w:rsidRPr="007036CE">
                <w:t>ЗПО</w:t>
              </w:r>
            </w:ins>
            <w:r w:rsidRPr="007036CE">
              <w:t>»</w:t>
            </w:r>
            <w:ins w:id="954" w:author="Сатлер Марина Викторовна" w:date="2025-02-02T22:18:00Z">
              <w:r w:rsidR="00BD795C" w:rsidRPr="007036CE">
                <w:t xml:space="preserve"> </w:t>
              </w:r>
            </w:ins>
            <w:ins w:id="955" w:author="Сатлер Марина Викторовна" w:date="2025-02-02T22:26:00Z">
              <w:r w:rsidR="00F77AD0" w:rsidRPr="007036CE">
                <w:t>–</w:t>
              </w:r>
            </w:ins>
            <w:ins w:id="956" w:author="Сатлер Марина Викторовна" w:date="2025-02-02T22:18:00Z">
              <w:r w:rsidR="00BD795C" w:rsidRPr="007036CE">
                <w:t xml:space="preserve"> Заявление на проведение операций с иностранной валютой</w:t>
              </w:r>
            </w:ins>
            <w:ins w:id="957" w:author="Сатлер Марина Викторовна" w:date="2025-02-02T22:25:00Z">
              <w:r w:rsidR="00F77AD0" w:rsidRPr="007036CE">
                <w:t>;</w:t>
              </w:r>
            </w:ins>
          </w:p>
          <w:p w14:paraId="694E9BE5" w14:textId="77777777" w:rsidR="00BD795C" w:rsidRPr="007036CE" w:rsidRDefault="004060F4" w:rsidP="00F77AD0">
            <w:pPr>
              <w:pStyle w:val="GOSTTableListMark1"/>
              <w:rPr>
                <w:ins w:id="958" w:author="Сатлер Марина Викторовна" w:date="2025-02-02T22:14:00Z"/>
              </w:rPr>
            </w:pPr>
            <w:r w:rsidRPr="007036CE">
              <w:t>«</w:t>
            </w:r>
            <w:ins w:id="959" w:author="Сатлер Марина Викторовна" w:date="2025-02-02T22:18:00Z">
              <w:r w:rsidR="00BD795C" w:rsidRPr="007036CE">
                <w:t>ВПЕ</w:t>
              </w:r>
            </w:ins>
            <w:r w:rsidRPr="007036CE">
              <w:t>»</w:t>
            </w:r>
            <w:ins w:id="960" w:author="Сатлер Марина Викторовна" w:date="2025-02-02T22:18:00Z">
              <w:r w:rsidR="00BD795C" w:rsidRPr="007036CE">
                <w:t xml:space="preserve"> </w:t>
              </w:r>
            </w:ins>
            <w:ins w:id="961" w:author="Сатлер Марина Викторовна" w:date="2025-02-02T22:26:00Z">
              <w:r w:rsidR="00F77AD0" w:rsidRPr="007036CE">
                <w:t>–</w:t>
              </w:r>
            </w:ins>
            <w:ins w:id="962" w:author="Сатлер Марина Викторовна" w:date="2025-02-02T22:18:00Z">
              <w:r w:rsidR="00BD795C" w:rsidRPr="007036CE">
                <w:t xml:space="preserve"> Извещение о поступлении в иностранной валюте</w:t>
              </w:r>
            </w:ins>
          </w:p>
        </w:tc>
      </w:tr>
      <w:tr w:rsidR="00BD795C" w:rsidRPr="007036CE" w14:paraId="013075F4" w14:textId="77777777" w:rsidTr="005C2783">
        <w:trPr>
          <w:ins w:id="963" w:author="Сатлер Марина Викторовна" w:date="2025-02-02T22:18:00Z"/>
        </w:trPr>
        <w:tc>
          <w:tcPr>
            <w:tcW w:w="1100" w:type="pct"/>
            <w:vAlign w:val="center"/>
          </w:tcPr>
          <w:p w14:paraId="5D6AB502" w14:textId="77777777" w:rsidR="00BD795C" w:rsidRPr="007036CE" w:rsidRDefault="00BD795C" w:rsidP="00F77AD0">
            <w:pPr>
              <w:pStyle w:val="GOSTTablenorm"/>
              <w:rPr>
                <w:ins w:id="964" w:author="Сатлер Марина Викторовна" w:date="2025-02-02T22:18:00Z"/>
              </w:rPr>
            </w:pPr>
            <w:ins w:id="965" w:author="Сатлер Марина Викторовна" w:date="2025-02-02T22:18:00Z">
              <w:r w:rsidRPr="007036CE">
                <w:t>Код валюты по ОКВ</w:t>
              </w:r>
            </w:ins>
          </w:p>
        </w:tc>
        <w:tc>
          <w:tcPr>
            <w:tcW w:w="750" w:type="pct"/>
            <w:vAlign w:val="center"/>
          </w:tcPr>
          <w:p w14:paraId="61AEFBB8" w14:textId="77777777" w:rsidR="00BD795C" w:rsidRPr="007036CE" w:rsidRDefault="00BD795C" w:rsidP="00F77AD0">
            <w:pPr>
              <w:pStyle w:val="GOSTTablenorm"/>
              <w:rPr>
                <w:ins w:id="966" w:author="Сатлер Марина Викторовна" w:date="2025-02-02T22:18:00Z"/>
              </w:rPr>
            </w:pPr>
            <w:ins w:id="967" w:author="Сатлер Марина Викторовна" w:date="2025-02-02T22:18:00Z">
              <w:r w:rsidRPr="007036CE">
                <w:t>OKVCd</w:t>
              </w:r>
            </w:ins>
          </w:p>
        </w:tc>
        <w:tc>
          <w:tcPr>
            <w:tcW w:w="500" w:type="pct"/>
            <w:vAlign w:val="center"/>
          </w:tcPr>
          <w:p w14:paraId="10FBB490" w14:textId="77777777" w:rsidR="00BD795C" w:rsidRPr="007036CE" w:rsidRDefault="00BD795C" w:rsidP="00F77AD0">
            <w:pPr>
              <w:pStyle w:val="GOSTTablenorm"/>
              <w:rPr>
                <w:ins w:id="968" w:author="Сатлер Марина Викторовна" w:date="2025-02-02T22:18:00Z"/>
              </w:rPr>
            </w:pPr>
            <w:ins w:id="969" w:author="Сатлер Марина Викторовна" w:date="2025-02-02T22:18:00Z">
              <w:r w:rsidRPr="007036CE">
                <w:t>Строка</w:t>
              </w:r>
            </w:ins>
          </w:p>
        </w:tc>
        <w:tc>
          <w:tcPr>
            <w:tcW w:w="312" w:type="pct"/>
            <w:vAlign w:val="center"/>
          </w:tcPr>
          <w:p w14:paraId="234AAF50" w14:textId="77777777" w:rsidR="00BD795C" w:rsidRPr="007036CE" w:rsidRDefault="00BD795C" w:rsidP="00F77AD0">
            <w:pPr>
              <w:pStyle w:val="GOSTTablenorm"/>
              <w:rPr>
                <w:ins w:id="970" w:author="Сатлер Марина Викторовна" w:date="2025-02-02T22:18:00Z"/>
              </w:rPr>
            </w:pPr>
            <w:ins w:id="971" w:author="Сатлер Марина Викторовна" w:date="2025-02-02T22:18:00Z">
              <w:r w:rsidRPr="007036CE">
                <w:t>Да</w:t>
              </w:r>
            </w:ins>
          </w:p>
        </w:tc>
        <w:tc>
          <w:tcPr>
            <w:tcW w:w="315" w:type="pct"/>
            <w:vAlign w:val="center"/>
          </w:tcPr>
          <w:p w14:paraId="03344FFB" w14:textId="77777777" w:rsidR="00BD795C" w:rsidRPr="007036CE" w:rsidRDefault="00BD795C" w:rsidP="00F77AD0">
            <w:pPr>
              <w:pStyle w:val="GOSTTablenorm"/>
              <w:rPr>
                <w:ins w:id="972" w:author="Сатлер Марина Викторовна" w:date="2025-02-02T22:18:00Z"/>
              </w:rPr>
            </w:pPr>
            <w:ins w:id="973" w:author="Сатлер Марина Викторовна" w:date="2025-02-02T22:18:00Z">
              <w:r w:rsidRPr="007036CE">
                <w:t>=3</w:t>
              </w:r>
            </w:ins>
          </w:p>
        </w:tc>
        <w:tc>
          <w:tcPr>
            <w:tcW w:w="2023" w:type="pct"/>
            <w:vAlign w:val="center"/>
          </w:tcPr>
          <w:p w14:paraId="08ED0157" w14:textId="77777777" w:rsidR="00F77AD0" w:rsidRPr="007036CE" w:rsidRDefault="00BD795C" w:rsidP="00F77AD0">
            <w:pPr>
              <w:pStyle w:val="GOSTTablenorm"/>
              <w:rPr>
                <w:ins w:id="974" w:author="Сатлер Марина Викторовна" w:date="2025-02-02T22:18:00Z"/>
              </w:rPr>
            </w:pPr>
            <w:ins w:id="975" w:author="Сатлер Марина Викторовна" w:date="2025-02-02T22:18:00Z">
              <w:r w:rsidRPr="007036CE">
                <w:t>Указывается код валюты по Общеро</w:t>
              </w:r>
              <w:r w:rsidR="00F77AD0" w:rsidRPr="007036CE">
                <w:t>ссийскому классификатору валют.</w:t>
              </w:r>
            </w:ins>
          </w:p>
          <w:p w14:paraId="07592015" w14:textId="77777777" w:rsidR="00BD795C" w:rsidRPr="007036CE" w:rsidRDefault="00BD795C" w:rsidP="00F77AD0">
            <w:pPr>
              <w:pStyle w:val="GOSTTablenorm"/>
              <w:rPr>
                <w:ins w:id="976" w:author="Сатлер Марина Викторовна" w:date="2025-02-02T22:18:00Z"/>
              </w:rPr>
            </w:pPr>
            <w:ins w:id="977" w:author="Сатлер Марина Викторовна" w:date="2025-02-02T22:18:00Z">
              <w:r w:rsidRPr="007036CE">
                <w:t>Допустимо указывать как цифровой, та</w:t>
              </w:r>
              <w:r w:rsidR="00F77AD0" w:rsidRPr="007036CE">
                <w:t>к и буквенный код валюты</w:t>
              </w:r>
            </w:ins>
          </w:p>
        </w:tc>
      </w:tr>
      <w:tr w:rsidR="00BD795C" w:rsidRPr="007036CE" w14:paraId="0BF3DD8B" w14:textId="77777777" w:rsidTr="00BD795C">
        <w:trPr>
          <w:ins w:id="978" w:author="Сатлер Марина Викторовна" w:date="2025-02-02T22:18:00Z"/>
        </w:trPr>
        <w:tc>
          <w:tcPr>
            <w:tcW w:w="1100" w:type="pct"/>
            <w:vAlign w:val="center"/>
          </w:tcPr>
          <w:p w14:paraId="3B29BBEE" w14:textId="77777777" w:rsidR="00BD795C" w:rsidRPr="007036CE" w:rsidRDefault="00BD795C" w:rsidP="00F77AD0">
            <w:pPr>
              <w:pStyle w:val="GOSTTablenorm"/>
              <w:rPr>
                <w:ins w:id="979" w:author="Сатлер Марина Викторовна" w:date="2025-02-02T22:18:00Z"/>
              </w:rPr>
            </w:pPr>
            <w:ins w:id="980" w:author="Сатлер Марина Викторовна" w:date="2025-02-02T22:19:00Z">
              <w:r w:rsidRPr="007036CE">
                <w:t>Контур</w:t>
              </w:r>
            </w:ins>
          </w:p>
        </w:tc>
        <w:tc>
          <w:tcPr>
            <w:tcW w:w="750" w:type="pct"/>
            <w:vAlign w:val="center"/>
          </w:tcPr>
          <w:p w14:paraId="4B1B656E" w14:textId="77777777" w:rsidR="00BD795C" w:rsidRPr="007036CE" w:rsidRDefault="00BD795C" w:rsidP="00F77AD0">
            <w:pPr>
              <w:pStyle w:val="GOSTTablenorm"/>
              <w:rPr>
                <w:ins w:id="981" w:author="Сатлер Марина Викторовна" w:date="2025-02-02T22:18:00Z"/>
              </w:rPr>
            </w:pPr>
            <w:ins w:id="982" w:author="Сатлер Марина Викторовна" w:date="2025-02-02T22:19:00Z">
              <w:r w:rsidRPr="007036CE">
                <w:t>Contour</w:t>
              </w:r>
            </w:ins>
          </w:p>
        </w:tc>
        <w:tc>
          <w:tcPr>
            <w:tcW w:w="500" w:type="pct"/>
            <w:vAlign w:val="center"/>
          </w:tcPr>
          <w:p w14:paraId="750F0A18" w14:textId="77777777" w:rsidR="00BD795C" w:rsidRPr="007036CE" w:rsidRDefault="00BD795C" w:rsidP="00F77AD0">
            <w:pPr>
              <w:pStyle w:val="GOSTTablenorm"/>
              <w:rPr>
                <w:ins w:id="983" w:author="Сатлер Марина Викторовна" w:date="2025-02-02T22:18:00Z"/>
              </w:rPr>
            </w:pPr>
            <w:ins w:id="984" w:author="Сатлер Марина Викторовна" w:date="2025-02-02T22:19:00Z">
              <w:r w:rsidRPr="007036CE">
                <w:t>Строка</w:t>
              </w:r>
            </w:ins>
          </w:p>
        </w:tc>
        <w:tc>
          <w:tcPr>
            <w:tcW w:w="312" w:type="pct"/>
            <w:vAlign w:val="center"/>
          </w:tcPr>
          <w:p w14:paraId="5D033274" w14:textId="77777777" w:rsidR="00BD795C" w:rsidRPr="007036CE" w:rsidRDefault="00BD795C" w:rsidP="00F77AD0">
            <w:pPr>
              <w:pStyle w:val="GOSTTablenorm"/>
              <w:rPr>
                <w:ins w:id="985" w:author="Сатлер Марина Викторовна" w:date="2025-02-02T22:18:00Z"/>
              </w:rPr>
            </w:pPr>
            <w:ins w:id="986" w:author="Сатлер Марина Викторовна" w:date="2025-02-02T22:19:00Z">
              <w:r w:rsidRPr="007036CE">
                <w:t>Да</w:t>
              </w:r>
            </w:ins>
          </w:p>
        </w:tc>
        <w:tc>
          <w:tcPr>
            <w:tcW w:w="315" w:type="pct"/>
            <w:vAlign w:val="center"/>
          </w:tcPr>
          <w:p w14:paraId="5EB3702B" w14:textId="77777777" w:rsidR="00BD795C" w:rsidRPr="007036CE" w:rsidRDefault="00BD795C" w:rsidP="00F77AD0">
            <w:pPr>
              <w:pStyle w:val="GOSTTablenorm"/>
              <w:rPr>
                <w:ins w:id="987" w:author="Сатлер Марина Викторовна" w:date="2025-02-02T22:18:00Z"/>
              </w:rPr>
            </w:pPr>
            <w:ins w:id="988" w:author="Сатлер Марина Викторовна" w:date="2025-02-02T22:19:00Z">
              <w:r w:rsidRPr="007036CE">
                <w:t>=1</w:t>
              </w:r>
            </w:ins>
          </w:p>
        </w:tc>
        <w:tc>
          <w:tcPr>
            <w:tcW w:w="2023" w:type="pct"/>
            <w:vAlign w:val="center"/>
          </w:tcPr>
          <w:p w14:paraId="24E30E45" w14:textId="77777777" w:rsidR="00BD795C" w:rsidRPr="007036CE" w:rsidRDefault="00BD795C" w:rsidP="00F77AD0">
            <w:pPr>
              <w:pStyle w:val="GOSTTablenorm"/>
              <w:rPr>
                <w:ins w:id="989" w:author="Сатлер Марина Викторовна" w:date="2025-02-02T22:19:00Z"/>
              </w:rPr>
            </w:pPr>
            <w:ins w:id="990" w:author="Сатлер Марина Викторовна" w:date="2025-02-02T22:19:00Z">
              <w:r w:rsidRPr="007036CE">
                <w:t>Указывается код контура, в котором проводится операция.</w:t>
              </w:r>
            </w:ins>
          </w:p>
          <w:p w14:paraId="35A72F14" w14:textId="77777777" w:rsidR="00BD795C" w:rsidRPr="007036CE" w:rsidRDefault="00BD795C" w:rsidP="00F77AD0">
            <w:pPr>
              <w:pStyle w:val="GOSTTablenorm"/>
              <w:rPr>
                <w:ins w:id="991" w:author="Сатлер Марина Викторовна" w:date="2025-02-02T22:19:00Z"/>
              </w:rPr>
            </w:pPr>
            <w:ins w:id="992" w:author="Сатлер Марина Викторовна" w:date="2025-02-02T22:19:00Z">
              <w:r w:rsidRPr="007036CE">
                <w:t>Возможные значения:</w:t>
              </w:r>
            </w:ins>
          </w:p>
          <w:p w14:paraId="69C5ED14" w14:textId="77777777" w:rsidR="00BD795C" w:rsidRPr="007036CE" w:rsidRDefault="00BD795C" w:rsidP="00F77AD0">
            <w:pPr>
              <w:pStyle w:val="GOSTTableListMark1"/>
              <w:rPr>
                <w:ins w:id="993" w:author="Сатлер Марина Викторовна" w:date="2025-02-02T22:19:00Z"/>
              </w:rPr>
            </w:pPr>
            <w:ins w:id="994" w:author="Сатлер Марина Викторовна" w:date="2025-02-02T22:19:00Z">
              <w:r w:rsidRPr="007036CE">
                <w:t>«О» – открытый;</w:t>
              </w:r>
            </w:ins>
          </w:p>
          <w:p w14:paraId="6924F7CC" w14:textId="77777777" w:rsidR="00BD795C" w:rsidRPr="007036CE" w:rsidRDefault="00BD795C" w:rsidP="00F77AD0">
            <w:pPr>
              <w:pStyle w:val="GOSTTableListMark1"/>
              <w:rPr>
                <w:ins w:id="995" w:author="Сатлер Марина Викторовна" w:date="2025-02-02T22:19:00Z"/>
              </w:rPr>
            </w:pPr>
            <w:ins w:id="996" w:author="Сатлер Марина Викторовна" w:date="2025-02-02T22:19:00Z">
              <w:r w:rsidRPr="007036CE">
                <w:lastRenderedPageBreak/>
                <w:t>«S» – защищенный;</w:t>
              </w:r>
            </w:ins>
          </w:p>
          <w:p w14:paraId="4A433DA7" w14:textId="77777777" w:rsidR="00BD795C" w:rsidRPr="007036CE" w:rsidRDefault="00F77AD0" w:rsidP="00F77AD0">
            <w:pPr>
              <w:pStyle w:val="GOSTTableListMark1"/>
              <w:rPr>
                <w:ins w:id="997" w:author="Сатлер Марина Викторовна" w:date="2025-02-02T22:19:00Z"/>
              </w:rPr>
            </w:pPr>
            <w:ins w:id="998" w:author="Сатлер Марина Викторовна" w:date="2025-02-02T22:26:00Z">
              <w:r w:rsidRPr="007036CE">
                <w:t>«</w:t>
              </w:r>
            </w:ins>
            <w:ins w:id="999" w:author="Сатлер Марина Викторовна" w:date="2025-02-02T22:19:00Z">
              <w:r w:rsidR="00BD795C" w:rsidRPr="007036CE">
                <w:t>1</w:t>
              </w:r>
            </w:ins>
            <w:ins w:id="1000" w:author="Сатлер Марина Викторовна" w:date="2025-02-02T22:26:00Z">
              <w:r w:rsidRPr="007036CE">
                <w:t>»</w:t>
              </w:r>
            </w:ins>
            <w:ins w:id="1001" w:author="Сатлер Марина Викторовна" w:date="2025-02-02T22:19:00Z">
              <w:r w:rsidR="00BD795C" w:rsidRPr="007036CE">
                <w:t xml:space="preserve"> – открытый;</w:t>
              </w:r>
            </w:ins>
          </w:p>
          <w:p w14:paraId="10A102C4" w14:textId="77777777" w:rsidR="00BD795C" w:rsidRPr="007036CE" w:rsidRDefault="00F77AD0" w:rsidP="00F77AD0">
            <w:pPr>
              <w:pStyle w:val="GOSTTableListMark1"/>
              <w:rPr>
                <w:ins w:id="1002" w:author="Сатлер Марина Викторовна" w:date="2025-02-02T22:18:00Z"/>
              </w:rPr>
            </w:pPr>
            <w:ins w:id="1003" w:author="Сатлер Марина Викторовна" w:date="2025-02-02T22:26:00Z">
              <w:r w:rsidRPr="007036CE">
                <w:t>«</w:t>
              </w:r>
            </w:ins>
            <w:ins w:id="1004" w:author="Сатлер Марина Викторовна" w:date="2025-02-02T22:19:00Z">
              <w:r w:rsidR="00BD795C" w:rsidRPr="007036CE">
                <w:t>2</w:t>
              </w:r>
            </w:ins>
            <w:ins w:id="1005" w:author="Сатлер Марина Викторовна" w:date="2025-02-02T22:26:00Z">
              <w:r w:rsidRPr="007036CE">
                <w:t>»</w:t>
              </w:r>
            </w:ins>
            <w:ins w:id="1006" w:author="Сатлер Марина Викторовна" w:date="2025-02-02T22:19:00Z">
              <w:r w:rsidR="00BD795C" w:rsidRPr="007036CE">
                <w:t xml:space="preserve"> </w:t>
              </w:r>
            </w:ins>
            <w:ins w:id="1007" w:author="Сатлер Марина Викторовна" w:date="2025-02-02T22:26:00Z">
              <w:r w:rsidRPr="007036CE">
                <w:t>–</w:t>
              </w:r>
            </w:ins>
            <w:ins w:id="1008" w:author="Сатлер Марина Викторовна" w:date="2025-02-02T22:19:00Z">
              <w:r w:rsidR="00BD795C" w:rsidRPr="007036CE">
                <w:t xml:space="preserve"> защищенный</w:t>
              </w:r>
            </w:ins>
          </w:p>
        </w:tc>
      </w:tr>
      <w:tr w:rsidR="00BD795C" w:rsidRPr="007036CE" w14:paraId="0C5CA297" w14:textId="77777777" w:rsidTr="00BD795C">
        <w:trPr>
          <w:ins w:id="1009" w:author="Сатлер Марина Викторовна" w:date="2025-02-02T22:18:00Z"/>
        </w:trPr>
        <w:tc>
          <w:tcPr>
            <w:tcW w:w="1100" w:type="pct"/>
            <w:vAlign w:val="center"/>
          </w:tcPr>
          <w:p w14:paraId="2586C3C9" w14:textId="77777777" w:rsidR="00BD795C" w:rsidRPr="007036CE" w:rsidRDefault="00BD795C" w:rsidP="00F77AD0">
            <w:pPr>
              <w:pStyle w:val="GOSTTablenorm"/>
              <w:rPr>
                <w:ins w:id="1010" w:author="Сатлер Марина Викторовна" w:date="2025-02-02T22:18:00Z"/>
              </w:rPr>
            </w:pPr>
            <w:ins w:id="1011" w:author="Сатлер Марина Викторовна" w:date="2025-02-02T22:19:00Z">
              <w:r w:rsidRPr="007036CE">
                <w:lastRenderedPageBreak/>
                <w:t>Уровень конфиденциальности</w:t>
              </w:r>
            </w:ins>
          </w:p>
        </w:tc>
        <w:tc>
          <w:tcPr>
            <w:tcW w:w="750" w:type="pct"/>
            <w:vAlign w:val="center"/>
          </w:tcPr>
          <w:p w14:paraId="3E11C8E4" w14:textId="77777777" w:rsidR="00BD795C" w:rsidRPr="007036CE" w:rsidRDefault="00BD795C" w:rsidP="00F77AD0">
            <w:pPr>
              <w:pStyle w:val="GOSTTablenorm"/>
              <w:rPr>
                <w:ins w:id="1012" w:author="Сатлер Марина Викторовна" w:date="2025-02-02T22:18:00Z"/>
              </w:rPr>
            </w:pPr>
            <w:ins w:id="1013" w:author="Сатлер Марина Викторовна" w:date="2025-02-02T22:19:00Z">
              <w:r w:rsidRPr="007036CE">
                <w:t>AccessLevelStereotype</w:t>
              </w:r>
            </w:ins>
          </w:p>
        </w:tc>
        <w:tc>
          <w:tcPr>
            <w:tcW w:w="500" w:type="pct"/>
            <w:vAlign w:val="center"/>
          </w:tcPr>
          <w:p w14:paraId="4B54A89F" w14:textId="77777777" w:rsidR="00BD795C" w:rsidRPr="007036CE" w:rsidRDefault="00BD795C" w:rsidP="00F77AD0">
            <w:pPr>
              <w:pStyle w:val="GOSTTablenorm"/>
              <w:rPr>
                <w:ins w:id="1014" w:author="Сатлер Марина Викторовна" w:date="2025-02-02T22:18:00Z"/>
              </w:rPr>
            </w:pPr>
            <w:ins w:id="1015" w:author="Сатлер Марина Викторовна" w:date="2025-02-02T22:19:00Z">
              <w:r w:rsidRPr="007036CE">
                <w:t>Число</w:t>
              </w:r>
            </w:ins>
          </w:p>
        </w:tc>
        <w:tc>
          <w:tcPr>
            <w:tcW w:w="312" w:type="pct"/>
            <w:vAlign w:val="center"/>
          </w:tcPr>
          <w:p w14:paraId="09D5B4C8" w14:textId="77777777" w:rsidR="00BD795C" w:rsidRPr="007036CE" w:rsidRDefault="00BD795C" w:rsidP="00F77AD0">
            <w:pPr>
              <w:pStyle w:val="GOSTTablenorm"/>
              <w:rPr>
                <w:ins w:id="1016" w:author="Сатлер Марина Викторовна" w:date="2025-02-02T22:18:00Z"/>
              </w:rPr>
            </w:pPr>
            <w:ins w:id="1017" w:author="Сатлер Марина Викторовна" w:date="2025-02-02T22:19:00Z">
              <w:r w:rsidRPr="007036CE">
                <w:t>Да</w:t>
              </w:r>
            </w:ins>
          </w:p>
        </w:tc>
        <w:tc>
          <w:tcPr>
            <w:tcW w:w="315" w:type="pct"/>
            <w:vAlign w:val="center"/>
          </w:tcPr>
          <w:p w14:paraId="6685080A" w14:textId="77777777" w:rsidR="00BD795C" w:rsidRPr="007036CE" w:rsidRDefault="00BD795C" w:rsidP="00F77AD0">
            <w:pPr>
              <w:pStyle w:val="GOSTTablenorm"/>
              <w:rPr>
                <w:ins w:id="1018" w:author="Сатлер Марина Викторовна" w:date="2025-02-02T22:18:00Z"/>
              </w:rPr>
            </w:pPr>
            <w:ins w:id="1019" w:author="Сатлер Марина Викторовна" w:date="2025-02-02T22:19:00Z">
              <w:r w:rsidRPr="007036CE">
                <w:t>=1</w:t>
              </w:r>
            </w:ins>
          </w:p>
        </w:tc>
        <w:tc>
          <w:tcPr>
            <w:tcW w:w="2023" w:type="pct"/>
            <w:vAlign w:val="center"/>
          </w:tcPr>
          <w:p w14:paraId="189247FE" w14:textId="77777777" w:rsidR="00BD795C" w:rsidRPr="007036CE" w:rsidRDefault="00BD795C" w:rsidP="00F77AD0">
            <w:pPr>
              <w:pStyle w:val="GOSTTablenorm"/>
              <w:rPr>
                <w:ins w:id="1020" w:author="Сатлер Марина Викторовна" w:date="2025-02-02T22:19:00Z"/>
              </w:rPr>
            </w:pPr>
            <w:ins w:id="1021" w:author="Сатлер Марина Викторовна" w:date="2025-02-02T22:19:00Z">
              <w:r w:rsidRPr="007036CE">
                <w:t>Указывается уровень конфиденциальности документа.</w:t>
              </w:r>
            </w:ins>
          </w:p>
          <w:p w14:paraId="3EE0A561" w14:textId="77777777" w:rsidR="00BD795C" w:rsidRPr="007036CE" w:rsidRDefault="00BD795C" w:rsidP="00F77AD0">
            <w:pPr>
              <w:pStyle w:val="GOSTTablenorm"/>
              <w:rPr>
                <w:ins w:id="1022" w:author="Сатлер Марина Викторовна" w:date="2025-02-02T22:19:00Z"/>
              </w:rPr>
            </w:pPr>
            <w:ins w:id="1023" w:author="Сатлер Марина Викторовна" w:date="2025-02-02T22:19:00Z">
              <w:r w:rsidRPr="007036CE">
                <w:t>Возможные значения:</w:t>
              </w:r>
            </w:ins>
          </w:p>
          <w:p w14:paraId="4B35465D" w14:textId="77777777" w:rsidR="00BD795C" w:rsidRPr="007036CE" w:rsidRDefault="00BD795C" w:rsidP="00F77AD0">
            <w:pPr>
              <w:pStyle w:val="GOSTTableListMark1"/>
              <w:rPr>
                <w:ins w:id="1024" w:author="Сатлер Марина Викторовна" w:date="2025-02-02T22:19:00Z"/>
              </w:rPr>
            </w:pPr>
            <w:ins w:id="1025" w:author="Сатлер Марина Викторовна" w:date="2025-02-02T22:19:00Z">
              <w:r w:rsidRPr="007036CE">
                <w:t xml:space="preserve">«0» </w:t>
              </w:r>
            </w:ins>
            <w:ins w:id="1026" w:author="Сатлер Марина Викторовна" w:date="2025-02-02T22:27:00Z">
              <w:r w:rsidR="00F77AD0" w:rsidRPr="007036CE">
                <w:t xml:space="preserve">– </w:t>
              </w:r>
            </w:ins>
            <w:ins w:id="1027" w:author="Сатлер Марина Викторовна" w:date="2025-02-02T22:19:00Z">
              <w:r w:rsidRPr="007036CE">
                <w:t>Несекретно;</w:t>
              </w:r>
            </w:ins>
          </w:p>
          <w:p w14:paraId="55D94C9A" w14:textId="77777777" w:rsidR="00BD795C" w:rsidRPr="007036CE" w:rsidRDefault="00BD795C" w:rsidP="00F77AD0">
            <w:pPr>
              <w:pStyle w:val="GOSTTableListMark1"/>
              <w:rPr>
                <w:ins w:id="1028" w:author="Сатлер Марина Викторовна" w:date="2025-02-02T22:18:00Z"/>
              </w:rPr>
            </w:pPr>
            <w:ins w:id="1029" w:author="Сатлер Марина Викторовна" w:date="2025-02-02T22:19:00Z">
              <w:r w:rsidRPr="007036CE">
                <w:t>«</w:t>
              </w:r>
              <w:r w:rsidR="00F77AD0" w:rsidRPr="007036CE">
                <w:t xml:space="preserve">1» </w:t>
              </w:r>
            </w:ins>
            <w:ins w:id="1030" w:author="Сатлер Марина Викторовна" w:date="2025-02-02T22:27:00Z">
              <w:r w:rsidR="00F77AD0" w:rsidRPr="007036CE">
                <w:t>–</w:t>
              </w:r>
            </w:ins>
            <w:ins w:id="1031" w:author="Сатлер Марина Викторовна" w:date="2025-02-02T22:19:00Z">
              <w:r w:rsidR="00F77AD0" w:rsidRPr="007036CE">
                <w:t xml:space="preserve"> Для служебного пользования</w:t>
              </w:r>
            </w:ins>
          </w:p>
        </w:tc>
      </w:tr>
      <w:tr w:rsidR="00BD795C" w:rsidRPr="007036CE" w14:paraId="0ED3F751" w14:textId="77777777" w:rsidTr="00BD795C">
        <w:trPr>
          <w:ins w:id="1032" w:author="Сатлер Марина Викторовна" w:date="2025-02-02T22:19:00Z"/>
        </w:trPr>
        <w:tc>
          <w:tcPr>
            <w:tcW w:w="1100" w:type="pct"/>
            <w:vAlign w:val="center"/>
          </w:tcPr>
          <w:p w14:paraId="58D62AE2" w14:textId="77777777" w:rsidR="00BD795C" w:rsidRPr="007036CE" w:rsidRDefault="00BD795C" w:rsidP="00F77AD0">
            <w:pPr>
              <w:pStyle w:val="GOSTTablenorm"/>
              <w:rPr>
                <w:ins w:id="1033" w:author="Сатлер Марина Викторовна" w:date="2025-02-02T22:19:00Z"/>
              </w:rPr>
            </w:pPr>
            <w:ins w:id="1034" w:author="Сатлер Марина Викторовна" w:date="2025-02-02T22:19:00Z">
              <w:r w:rsidRPr="007036CE">
                <w:t>Код бюджета</w:t>
              </w:r>
            </w:ins>
          </w:p>
        </w:tc>
        <w:tc>
          <w:tcPr>
            <w:tcW w:w="750" w:type="pct"/>
            <w:vAlign w:val="center"/>
          </w:tcPr>
          <w:p w14:paraId="2B380A80" w14:textId="77777777" w:rsidR="00BD795C" w:rsidRPr="007036CE" w:rsidRDefault="00BD795C" w:rsidP="00F77AD0">
            <w:pPr>
              <w:pStyle w:val="GOSTTablenorm"/>
              <w:rPr>
                <w:ins w:id="1035" w:author="Сатлер Марина Викторовна" w:date="2025-02-02T22:19:00Z"/>
              </w:rPr>
            </w:pPr>
            <w:ins w:id="1036" w:author="Сатлер Марина Викторовна" w:date="2025-02-02T22:19:00Z">
              <w:r w:rsidRPr="007036CE">
                <w:t>BudgetCode</w:t>
              </w:r>
            </w:ins>
          </w:p>
        </w:tc>
        <w:tc>
          <w:tcPr>
            <w:tcW w:w="500" w:type="pct"/>
            <w:vAlign w:val="center"/>
          </w:tcPr>
          <w:p w14:paraId="1FF7A7A5" w14:textId="77777777" w:rsidR="00BD795C" w:rsidRPr="007036CE" w:rsidRDefault="00BD795C" w:rsidP="00F77AD0">
            <w:pPr>
              <w:pStyle w:val="GOSTTablenorm"/>
              <w:rPr>
                <w:ins w:id="1037" w:author="Сатлер Марина Викторовна" w:date="2025-02-02T22:19:00Z"/>
              </w:rPr>
            </w:pPr>
            <w:ins w:id="1038" w:author="Сатлер Марина Викторовна" w:date="2025-02-02T22:19:00Z">
              <w:r w:rsidRPr="007036CE">
                <w:t>Строка</w:t>
              </w:r>
            </w:ins>
          </w:p>
        </w:tc>
        <w:tc>
          <w:tcPr>
            <w:tcW w:w="312" w:type="pct"/>
            <w:vAlign w:val="center"/>
          </w:tcPr>
          <w:p w14:paraId="7AE721EE" w14:textId="77777777" w:rsidR="00BD795C" w:rsidRPr="007036CE" w:rsidRDefault="00BD795C" w:rsidP="00F77AD0">
            <w:pPr>
              <w:pStyle w:val="GOSTTablenorm"/>
              <w:rPr>
                <w:ins w:id="1039" w:author="Сатлер Марина Викторовна" w:date="2025-02-02T22:19:00Z"/>
              </w:rPr>
            </w:pPr>
            <w:ins w:id="1040" w:author="Сатлер Марина Викторовна" w:date="2025-02-02T22:19:00Z">
              <w:r w:rsidRPr="007036CE">
                <w:t>Да</w:t>
              </w:r>
            </w:ins>
          </w:p>
        </w:tc>
        <w:tc>
          <w:tcPr>
            <w:tcW w:w="315" w:type="pct"/>
            <w:vAlign w:val="center"/>
          </w:tcPr>
          <w:p w14:paraId="100DA21F" w14:textId="77777777" w:rsidR="00BD795C" w:rsidRPr="007036CE" w:rsidRDefault="00BD795C" w:rsidP="00F77AD0">
            <w:pPr>
              <w:pStyle w:val="GOSTTablenorm"/>
              <w:rPr>
                <w:ins w:id="1041" w:author="Сатлер Марина Викторовна" w:date="2025-02-02T22:19:00Z"/>
              </w:rPr>
            </w:pPr>
            <w:ins w:id="1042" w:author="Сатлер Марина Викторовна" w:date="2025-02-02T22:19:00Z">
              <w:r w:rsidRPr="007036CE">
                <w:t>=8</w:t>
              </w:r>
            </w:ins>
          </w:p>
        </w:tc>
        <w:tc>
          <w:tcPr>
            <w:tcW w:w="2023" w:type="pct"/>
            <w:vAlign w:val="center"/>
          </w:tcPr>
          <w:p w14:paraId="76114012" w14:textId="77777777" w:rsidR="00BD795C" w:rsidRPr="007036CE" w:rsidRDefault="00BD795C" w:rsidP="00F77AD0">
            <w:pPr>
              <w:pStyle w:val="GOSTTablenorm"/>
              <w:rPr>
                <w:ins w:id="1043" w:author="Сатлер Марина Викторовна" w:date="2025-02-02T22:19:00Z"/>
              </w:rPr>
            </w:pPr>
            <w:ins w:id="1044" w:author="Сатлер Марина Викторовна" w:date="2025-02-02T22:19:00Z">
              <w:r w:rsidRPr="007036CE">
                <w:t xml:space="preserve">Указывается код бюджета в соответствии со справочником </w:t>
              </w:r>
              <w:r w:rsidR="00F77AD0" w:rsidRPr="007036CE">
                <w:t>«Бюджеты»</w:t>
              </w:r>
            </w:ins>
          </w:p>
        </w:tc>
      </w:tr>
      <w:tr w:rsidR="00BD795C" w:rsidRPr="007036CE" w14:paraId="1D319380" w14:textId="77777777" w:rsidTr="00BD795C">
        <w:trPr>
          <w:ins w:id="1045" w:author="Сатлер Марина Викторовна" w:date="2025-02-02T22:19:00Z"/>
        </w:trPr>
        <w:tc>
          <w:tcPr>
            <w:tcW w:w="1100" w:type="pct"/>
            <w:vAlign w:val="center"/>
          </w:tcPr>
          <w:p w14:paraId="74C38CCE" w14:textId="77777777" w:rsidR="00BD795C" w:rsidRPr="007036CE" w:rsidRDefault="00BD795C" w:rsidP="00F77AD0">
            <w:pPr>
              <w:pStyle w:val="GOSTTablenorm"/>
              <w:rPr>
                <w:ins w:id="1046" w:author="Сатлер Марина Викторовна" w:date="2025-02-02T22:19:00Z"/>
              </w:rPr>
            </w:pPr>
            <w:ins w:id="1047" w:author="Сатлер Марина Викторовна" w:date="2025-02-02T22:19:00Z">
              <w:r w:rsidRPr="007036CE">
                <w:t xml:space="preserve">Признак расчетов </w:t>
              </w:r>
            </w:ins>
          </w:p>
        </w:tc>
        <w:tc>
          <w:tcPr>
            <w:tcW w:w="750" w:type="pct"/>
            <w:vAlign w:val="center"/>
          </w:tcPr>
          <w:p w14:paraId="0CFDA563" w14:textId="77777777" w:rsidR="00BD795C" w:rsidRPr="007036CE" w:rsidRDefault="00BD795C" w:rsidP="00F77AD0">
            <w:pPr>
              <w:pStyle w:val="GOSTTablenorm"/>
              <w:rPr>
                <w:ins w:id="1048" w:author="Сатлер Марина Викторовна" w:date="2025-02-02T22:19:00Z"/>
              </w:rPr>
            </w:pPr>
            <w:ins w:id="1049" w:author="Сатлер Марина Викторовна" w:date="2025-02-02T22:19:00Z">
              <w:r w:rsidRPr="007036CE">
                <w:t>SignCalc</w:t>
              </w:r>
            </w:ins>
          </w:p>
        </w:tc>
        <w:tc>
          <w:tcPr>
            <w:tcW w:w="500" w:type="pct"/>
            <w:vAlign w:val="center"/>
          </w:tcPr>
          <w:p w14:paraId="79BE85D4" w14:textId="77777777" w:rsidR="00BD795C" w:rsidRPr="007036CE" w:rsidRDefault="00BD795C" w:rsidP="00F77AD0">
            <w:pPr>
              <w:pStyle w:val="GOSTTablenorm"/>
              <w:rPr>
                <w:ins w:id="1050" w:author="Сатлер Марина Викторовна" w:date="2025-02-02T22:19:00Z"/>
              </w:rPr>
            </w:pPr>
            <w:ins w:id="1051" w:author="Сатлер Марина Викторовна" w:date="2025-02-02T22:19:00Z">
              <w:r w:rsidRPr="007036CE">
                <w:t>Строка</w:t>
              </w:r>
            </w:ins>
          </w:p>
        </w:tc>
        <w:tc>
          <w:tcPr>
            <w:tcW w:w="312" w:type="pct"/>
            <w:vAlign w:val="center"/>
          </w:tcPr>
          <w:p w14:paraId="1D20FF11" w14:textId="77777777" w:rsidR="00BD795C" w:rsidRPr="007036CE" w:rsidRDefault="00BD795C" w:rsidP="00F77AD0">
            <w:pPr>
              <w:pStyle w:val="GOSTTablenorm"/>
              <w:rPr>
                <w:ins w:id="1052" w:author="Сатлер Марина Викторовна" w:date="2025-02-02T22:19:00Z"/>
              </w:rPr>
            </w:pPr>
            <w:ins w:id="1053" w:author="Сатлер Марина Викторовна" w:date="2025-02-02T22:19:00Z">
              <w:r w:rsidRPr="007036CE">
                <w:t>Да</w:t>
              </w:r>
            </w:ins>
          </w:p>
        </w:tc>
        <w:tc>
          <w:tcPr>
            <w:tcW w:w="315" w:type="pct"/>
            <w:vAlign w:val="center"/>
          </w:tcPr>
          <w:p w14:paraId="15E5FC21" w14:textId="77777777" w:rsidR="00BD795C" w:rsidRPr="007036CE" w:rsidRDefault="00BD795C" w:rsidP="00F77AD0">
            <w:pPr>
              <w:pStyle w:val="GOSTTablenorm"/>
              <w:rPr>
                <w:ins w:id="1054" w:author="Сатлер Марина Викторовна" w:date="2025-02-02T22:19:00Z"/>
              </w:rPr>
            </w:pPr>
            <w:ins w:id="1055" w:author="Сатлер Марина Викторовна" w:date="2025-02-02T22:19:00Z">
              <w:r w:rsidRPr="007036CE">
                <w:t>=1</w:t>
              </w:r>
            </w:ins>
          </w:p>
        </w:tc>
        <w:tc>
          <w:tcPr>
            <w:tcW w:w="2023" w:type="pct"/>
            <w:vAlign w:val="center"/>
          </w:tcPr>
          <w:p w14:paraId="3306465F" w14:textId="77777777" w:rsidR="00BD795C" w:rsidRPr="007036CE" w:rsidRDefault="00BD795C" w:rsidP="00F77AD0">
            <w:pPr>
              <w:pStyle w:val="GOSTTablenorm"/>
              <w:rPr>
                <w:ins w:id="1056" w:author="Сатлер Марина Викторовна" w:date="2025-02-02T22:19:00Z"/>
              </w:rPr>
            </w:pPr>
            <w:ins w:id="1057" w:author="Сатлер Марина Викторовна" w:date="2025-02-02T22:19:00Z">
              <w:r w:rsidRPr="007036CE">
                <w:t>Указывается признак направления расчетов. Возможные значения:</w:t>
              </w:r>
            </w:ins>
          </w:p>
          <w:p w14:paraId="12C66FD3" w14:textId="77777777" w:rsidR="00BD795C" w:rsidRPr="007036CE" w:rsidRDefault="00BD795C" w:rsidP="00F77AD0">
            <w:pPr>
              <w:pStyle w:val="GOSTTableListMark1"/>
              <w:rPr>
                <w:ins w:id="1058" w:author="Сатлер Марина Викторовна" w:date="2025-02-02T22:19:00Z"/>
              </w:rPr>
            </w:pPr>
            <w:ins w:id="1059" w:author="Сатлер Марина Викторовна" w:date="2025-02-02T22:19:00Z">
              <w:r w:rsidRPr="007036CE">
                <w:t xml:space="preserve">«C» </w:t>
              </w:r>
            </w:ins>
            <w:ins w:id="1060" w:author="Сатлер Марина Викторовна" w:date="2025-02-02T22:27:00Z">
              <w:r w:rsidR="00F77AD0" w:rsidRPr="007036CE">
                <w:t>–</w:t>
              </w:r>
            </w:ins>
            <w:ins w:id="1061" w:author="Сатлер Марина Викторовна" w:date="2025-02-02T22:19:00Z">
              <w:r w:rsidRPr="007036CE">
                <w:t xml:space="preserve"> Поступление;</w:t>
              </w:r>
            </w:ins>
          </w:p>
          <w:p w14:paraId="61BCA5CD" w14:textId="77777777" w:rsidR="00BD795C" w:rsidRPr="007036CE" w:rsidRDefault="00BD795C" w:rsidP="00F77AD0">
            <w:pPr>
              <w:pStyle w:val="GOSTTableListMark1"/>
              <w:rPr>
                <w:ins w:id="1062" w:author="Сатлер Марина Викторовна" w:date="2025-02-02T22:19:00Z"/>
              </w:rPr>
            </w:pPr>
            <w:ins w:id="1063" w:author="Сатлер Марина Викторовна" w:date="2025-02-02T22:19:00Z">
              <w:r w:rsidRPr="007036CE">
                <w:t xml:space="preserve">«D» </w:t>
              </w:r>
            </w:ins>
            <w:ins w:id="1064" w:author="Сатлер Марина Викторовна" w:date="2025-02-02T22:27:00Z">
              <w:r w:rsidR="00F77AD0" w:rsidRPr="007036CE">
                <w:t>–</w:t>
              </w:r>
            </w:ins>
            <w:ins w:id="1065" w:author="Сатлер Марина Викторовна" w:date="2025-02-02T22:19:00Z">
              <w:r w:rsidRPr="007036CE">
                <w:t xml:space="preserve"> Списание</w:t>
              </w:r>
            </w:ins>
          </w:p>
        </w:tc>
      </w:tr>
      <w:tr w:rsidR="00BD795C" w:rsidRPr="007036CE" w14:paraId="54C51A2F" w14:textId="77777777" w:rsidTr="00BD795C">
        <w:trPr>
          <w:ins w:id="1066" w:author="Сатлер Марина Викторовна" w:date="2025-02-02T22:20:00Z"/>
        </w:trPr>
        <w:tc>
          <w:tcPr>
            <w:tcW w:w="1100" w:type="pct"/>
            <w:vAlign w:val="center"/>
          </w:tcPr>
          <w:p w14:paraId="11F449CE" w14:textId="77777777" w:rsidR="00BD795C" w:rsidRPr="007036CE" w:rsidRDefault="00BD795C" w:rsidP="00F77AD0">
            <w:pPr>
              <w:pStyle w:val="GOSTTablenorm"/>
              <w:rPr>
                <w:ins w:id="1067" w:author="Сатлер Марина Викторовна" w:date="2025-02-02T22:20:00Z"/>
              </w:rPr>
            </w:pPr>
            <w:ins w:id="1068" w:author="Сатлер Марина Викторовна" w:date="2025-02-02T22:20:00Z">
              <w:r w:rsidRPr="007036CE">
                <w:t>Вид операции</w:t>
              </w:r>
            </w:ins>
          </w:p>
        </w:tc>
        <w:tc>
          <w:tcPr>
            <w:tcW w:w="750" w:type="pct"/>
            <w:vAlign w:val="center"/>
          </w:tcPr>
          <w:p w14:paraId="63C00F11" w14:textId="77777777" w:rsidR="00BD795C" w:rsidRPr="007036CE" w:rsidRDefault="00BD795C" w:rsidP="00F77AD0">
            <w:pPr>
              <w:pStyle w:val="GOSTTablenorm"/>
              <w:rPr>
                <w:ins w:id="1069" w:author="Сатлер Марина Викторовна" w:date="2025-02-02T22:20:00Z"/>
              </w:rPr>
            </w:pPr>
            <w:ins w:id="1070" w:author="Сатлер Марина Викторовна" w:date="2025-02-02T22:20:00Z">
              <w:r w:rsidRPr="007036CE">
                <w:t>Operation</w:t>
              </w:r>
            </w:ins>
          </w:p>
        </w:tc>
        <w:tc>
          <w:tcPr>
            <w:tcW w:w="500" w:type="pct"/>
            <w:vAlign w:val="center"/>
          </w:tcPr>
          <w:p w14:paraId="5A0EF7F5" w14:textId="77777777" w:rsidR="00BD795C" w:rsidRPr="007036CE" w:rsidRDefault="00BD795C" w:rsidP="00F77AD0">
            <w:pPr>
              <w:pStyle w:val="GOSTTablenorm"/>
              <w:rPr>
                <w:ins w:id="1071" w:author="Сатлер Марина Викторовна" w:date="2025-02-02T22:20:00Z"/>
              </w:rPr>
            </w:pPr>
            <w:ins w:id="1072" w:author="Сатлер Марина Викторовна" w:date="2025-02-02T22:20:00Z">
              <w:r w:rsidRPr="007036CE">
                <w:t>Строка</w:t>
              </w:r>
            </w:ins>
          </w:p>
        </w:tc>
        <w:tc>
          <w:tcPr>
            <w:tcW w:w="312" w:type="pct"/>
            <w:vAlign w:val="center"/>
          </w:tcPr>
          <w:p w14:paraId="0B4B6AB8" w14:textId="77777777" w:rsidR="00BD795C" w:rsidRPr="007036CE" w:rsidRDefault="00BD795C" w:rsidP="00F77AD0">
            <w:pPr>
              <w:pStyle w:val="GOSTTablenorm"/>
              <w:rPr>
                <w:ins w:id="1073" w:author="Сатлер Марина Викторовна" w:date="2025-02-02T22:20:00Z"/>
              </w:rPr>
            </w:pPr>
            <w:ins w:id="1074" w:author="Сатлер Марина Викторовна" w:date="2025-02-02T22:20:00Z">
              <w:r w:rsidRPr="007036CE">
                <w:t>Да</w:t>
              </w:r>
            </w:ins>
          </w:p>
        </w:tc>
        <w:tc>
          <w:tcPr>
            <w:tcW w:w="315" w:type="pct"/>
            <w:vAlign w:val="center"/>
          </w:tcPr>
          <w:p w14:paraId="6749B9DB" w14:textId="77777777" w:rsidR="00BD795C" w:rsidRPr="007036CE" w:rsidRDefault="00BD795C" w:rsidP="00F77AD0">
            <w:pPr>
              <w:pStyle w:val="GOSTTablenorm"/>
              <w:rPr>
                <w:ins w:id="1075" w:author="Сатлер Марина Викторовна" w:date="2025-02-02T22:20:00Z"/>
              </w:rPr>
            </w:pPr>
            <w:ins w:id="1076" w:author="Сатлер Марина Викторовна" w:date="2025-02-02T22:20:00Z">
              <w:r w:rsidRPr="007036CE">
                <w:t>=1</w:t>
              </w:r>
            </w:ins>
          </w:p>
        </w:tc>
        <w:tc>
          <w:tcPr>
            <w:tcW w:w="2023" w:type="pct"/>
            <w:vAlign w:val="center"/>
          </w:tcPr>
          <w:p w14:paraId="126BFC6D" w14:textId="77777777" w:rsidR="00BD795C" w:rsidRPr="007036CE" w:rsidRDefault="00BD795C" w:rsidP="00F77AD0">
            <w:pPr>
              <w:pStyle w:val="GOSTTablenorm"/>
              <w:rPr>
                <w:ins w:id="1077" w:author="Сатлер Марина Викторовна" w:date="2025-02-02T22:20:00Z"/>
              </w:rPr>
            </w:pPr>
            <w:ins w:id="1078" w:author="Сатлер Марина Викторовна" w:date="2025-02-02T22:20:00Z">
              <w:r w:rsidRPr="007036CE">
                <w:t>Указывается вид операции.</w:t>
              </w:r>
            </w:ins>
          </w:p>
          <w:p w14:paraId="53BF8A5C" w14:textId="77777777" w:rsidR="00BD795C" w:rsidRPr="007036CE" w:rsidRDefault="00BD795C" w:rsidP="00F77AD0">
            <w:pPr>
              <w:pStyle w:val="GOSTTablenorm"/>
              <w:rPr>
                <w:ins w:id="1079" w:author="Сатлер Марина Викторовна" w:date="2025-02-02T22:20:00Z"/>
              </w:rPr>
            </w:pPr>
            <w:ins w:id="1080" w:author="Сатлер Марина Викторовна" w:date="2025-02-02T22:20:00Z">
              <w:r w:rsidRPr="007036CE">
                <w:t>Возможные значения:</w:t>
              </w:r>
            </w:ins>
          </w:p>
          <w:p w14:paraId="762BBE11" w14:textId="77777777" w:rsidR="00BD795C" w:rsidRPr="007036CE" w:rsidRDefault="00BD795C" w:rsidP="00F77AD0">
            <w:pPr>
              <w:pStyle w:val="GOSTTableListMark1"/>
              <w:rPr>
                <w:ins w:id="1081" w:author="Сатлер Марина Викторовна" w:date="2025-02-02T22:20:00Z"/>
              </w:rPr>
            </w:pPr>
            <w:ins w:id="1082" w:author="Сатлер Марина Викторовна" w:date="2025-02-02T22:20:00Z">
              <w:r w:rsidRPr="007036CE">
                <w:t xml:space="preserve">«S» </w:t>
              </w:r>
            </w:ins>
            <w:ins w:id="1083" w:author="Сатлер Марина Викторовна" w:date="2025-02-02T22:27:00Z">
              <w:r w:rsidR="00F77AD0" w:rsidRPr="007036CE">
                <w:t>–</w:t>
              </w:r>
            </w:ins>
            <w:ins w:id="1084" w:author="Сатлер Марина Викторовна" w:date="2025-02-02T22:20:00Z">
              <w:r w:rsidRPr="007036CE">
                <w:t xml:space="preserve"> Покупка/продажа;</w:t>
              </w:r>
            </w:ins>
          </w:p>
          <w:p w14:paraId="0727796E" w14:textId="77777777" w:rsidR="00BD795C" w:rsidRPr="007036CE" w:rsidRDefault="00BD795C" w:rsidP="00F77AD0">
            <w:pPr>
              <w:pStyle w:val="GOSTTableListMark1"/>
              <w:rPr>
                <w:ins w:id="1085" w:author="Сатлер Марина Викторовна" w:date="2025-02-02T22:20:00Z"/>
              </w:rPr>
            </w:pPr>
            <w:ins w:id="1086" w:author="Сатлер Марина Викторовна" w:date="2025-02-02T22:20:00Z">
              <w:r w:rsidRPr="007036CE">
                <w:t xml:space="preserve">«N» </w:t>
              </w:r>
            </w:ins>
            <w:ins w:id="1087" w:author="Сатлер Марина Викторовна" w:date="2025-02-02T22:27:00Z">
              <w:r w:rsidR="00F77AD0" w:rsidRPr="007036CE">
                <w:t>–</w:t>
              </w:r>
            </w:ins>
            <w:ins w:id="1088" w:author="Сатлер Марина Викторовна" w:date="2025-02-02T22:20:00Z">
              <w:r w:rsidRPr="007036CE">
                <w:t xml:space="preserve"> Перевод;</w:t>
              </w:r>
            </w:ins>
          </w:p>
          <w:p w14:paraId="106A3021" w14:textId="77777777" w:rsidR="00BD795C" w:rsidRPr="007036CE" w:rsidRDefault="00BD795C" w:rsidP="00F77AD0">
            <w:pPr>
              <w:pStyle w:val="GOSTTableListMark1"/>
              <w:rPr>
                <w:ins w:id="1089" w:author="Сатлер Марина Викторовна" w:date="2025-02-02T22:20:00Z"/>
              </w:rPr>
            </w:pPr>
            <w:ins w:id="1090" w:author="Сатлер Марина Викторовна" w:date="2025-02-02T22:20:00Z">
              <w:r w:rsidRPr="007036CE">
                <w:t xml:space="preserve">«R» </w:t>
              </w:r>
            </w:ins>
            <w:ins w:id="1091" w:author="Сатлер Марина Викторовна" w:date="2025-02-02T22:27:00Z">
              <w:r w:rsidR="00F77AD0" w:rsidRPr="007036CE">
                <w:t>–</w:t>
              </w:r>
            </w:ins>
            <w:ins w:id="1092" w:author="Сатлер Марина Викторовна" w:date="2025-02-02T22:20:00Z">
              <w:r w:rsidRPr="007036CE">
                <w:t xml:space="preserve"> Расчеты</w:t>
              </w:r>
            </w:ins>
          </w:p>
        </w:tc>
      </w:tr>
      <w:tr w:rsidR="00BD795C" w:rsidRPr="007036CE" w14:paraId="63163752" w14:textId="77777777" w:rsidTr="00BD795C">
        <w:trPr>
          <w:ins w:id="1093" w:author="Сатлер Марина Викторовна" w:date="2025-02-02T22:20:00Z"/>
        </w:trPr>
        <w:tc>
          <w:tcPr>
            <w:tcW w:w="1100" w:type="pct"/>
            <w:vAlign w:val="center"/>
          </w:tcPr>
          <w:p w14:paraId="288A5FC2" w14:textId="77777777" w:rsidR="00BD795C" w:rsidRPr="007036CE" w:rsidRDefault="00BD795C" w:rsidP="00F77AD0">
            <w:pPr>
              <w:pStyle w:val="GOSTTablenorm"/>
              <w:rPr>
                <w:ins w:id="1094" w:author="Сатлер Марина Викторовна" w:date="2025-02-02T22:20:00Z"/>
              </w:rPr>
            </w:pPr>
            <w:ins w:id="1095" w:author="Сатлер Марина Викторовна" w:date="2025-02-02T22:20:00Z">
              <w:r w:rsidRPr="007036CE">
                <w:t>Счет плательщика</w:t>
              </w:r>
            </w:ins>
          </w:p>
        </w:tc>
        <w:tc>
          <w:tcPr>
            <w:tcW w:w="750" w:type="pct"/>
            <w:vAlign w:val="center"/>
          </w:tcPr>
          <w:p w14:paraId="5F88516B" w14:textId="77777777" w:rsidR="00BD795C" w:rsidRPr="007036CE" w:rsidRDefault="00BD795C" w:rsidP="00F77AD0">
            <w:pPr>
              <w:pStyle w:val="GOSTTablenorm"/>
              <w:rPr>
                <w:ins w:id="1096" w:author="Сатлер Марина Викторовна" w:date="2025-02-02T22:20:00Z"/>
              </w:rPr>
            </w:pPr>
            <w:ins w:id="1097" w:author="Сатлер Марина Викторовна" w:date="2025-02-02T22:20:00Z">
              <w:r w:rsidRPr="007036CE">
                <w:t>Payer_CheckAcc</w:t>
              </w:r>
            </w:ins>
          </w:p>
        </w:tc>
        <w:tc>
          <w:tcPr>
            <w:tcW w:w="500" w:type="pct"/>
            <w:vAlign w:val="center"/>
          </w:tcPr>
          <w:p w14:paraId="0BA85BB4" w14:textId="77777777" w:rsidR="00BD795C" w:rsidRPr="007036CE" w:rsidRDefault="00BD795C" w:rsidP="00F77AD0">
            <w:pPr>
              <w:pStyle w:val="GOSTTablenorm"/>
              <w:rPr>
                <w:ins w:id="1098" w:author="Сатлер Марина Викторовна" w:date="2025-02-02T22:20:00Z"/>
              </w:rPr>
            </w:pPr>
            <w:ins w:id="1099" w:author="Сатлер Марина Викторовна" w:date="2025-02-02T22:20:00Z">
              <w:r w:rsidRPr="007036CE">
                <w:t>Строка</w:t>
              </w:r>
            </w:ins>
          </w:p>
        </w:tc>
        <w:tc>
          <w:tcPr>
            <w:tcW w:w="312" w:type="pct"/>
            <w:vAlign w:val="center"/>
          </w:tcPr>
          <w:p w14:paraId="54D2B619" w14:textId="77777777" w:rsidR="00BD795C" w:rsidRPr="007036CE" w:rsidRDefault="00BD795C" w:rsidP="00F77AD0">
            <w:pPr>
              <w:pStyle w:val="GOSTTablenorm"/>
              <w:rPr>
                <w:ins w:id="1100" w:author="Сатлер Марина Викторовна" w:date="2025-02-02T22:20:00Z"/>
              </w:rPr>
            </w:pPr>
            <w:ins w:id="1101" w:author="Сатлер Марина Викторовна" w:date="2025-02-02T22:20:00Z">
              <w:r w:rsidRPr="007036CE">
                <w:t>Да</w:t>
              </w:r>
            </w:ins>
          </w:p>
        </w:tc>
        <w:tc>
          <w:tcPr>
            <w:tcW w:w="315" w:type="pct"/>
            <w:vAlign w:val="center"/>
          </w:tcPr>
          <w:p w14:paraId="32A0AF48" w14:textId="77777777" w:rsidR="00BD795C" w:rsidRPr="007036CE" w:rsidRDefault="00BD795C" w:rsidP="00F77AD0">
            <w:pPr>
              <w:pStyle w:val="GOSTTablenorm"/>
              <w:rPr>
                <w:ins w:id="1102" w:author="Сатлер Марина Викторовна" w:date="2025-02-02T22:20:00Z"/>
              </w:rPr>
            </w:pPr>
            <w:ins w:id="1103" w:author="Сатлер Марина Викторовна" w:date="2025-02-02T22:20:00Z">
              <w:r w:rsidRPr="007036CE">
                <w:t>=20</w:t>
              </w:r>
            </w:ins>
          </w:p>
        </w:tc>
        <w:tc>
          <w:tcPr>
            <w:tcW w:w="2023" w:type="pct"/>
            <w:vAlign w:val="center"/>
          </w:tcPr>
          <w:p w14:paraId="59711A99" w14:textId="77777777" w:rsidR="00BD795C" w:rsidRPr="007036CE" w:rsidRDefault="00BD795C" w:rsidP="00F77AD0">
            <w:pPr>
              <w:pStyle w:val="GOSTTablenorm"/>
              <w:rPr>
                <w:ins w:id="1104" w:author="Сатлер Марина Викторовна" w:date="2025-02-02T22:20:00Z"/>
              </w:rPr>
            </w:pPr>
            <w:ins w:id="1105" w:author="Сатлер Марина Викторовна" w:date="2025-02-02T22:20:00Z">
              <w:r w:rsidRPr="007036CE">
                <w:t>Указывается номер расчетного счета плательщика</w:t>
              </w:r>
            </w:ins>
          </w:p>
        </w:tc>
      </w:tr>
      <w:tr w:rsidR="00BD795C" w:rsidRPr="007036CE" w14:paraId="22C44D7F" w14:textId="77777777" w:rsidTr="00BD795C">
        <w:trPr>
          <w:ins w:id="1106" w:author="Сатлер Марина Викторовна" w:date="2025-02-02T22:20:00Z"/>
        </w:trPr>
        <w:tc>
          <w:tcPr>
            <w:tcW w:w="1100" w:type="pct"/>
            <w:vAlign w:val="center"/>
          </w:tcPr>
          <w:p w14:paraId="66553986" w14:textId="77777777" w:rsidR="00BD795C" w:rsidRPr="007036CE" w:rsidRDefault="00BD795C" w:rsidP="00F77AD0">
            <w:pPr>
              <w:pStyle w:val="GOSTTablenorm"/>
              <w:rPr>
                <w:ins w:id="1107" w:author="Сатлер Марина Викторовна" w:date="2025-02-02T22:20:00Z"/>
              </w:rPr>
            </w:pPr>
            <w:ins w:id="1108" w:author="Сатлер Марина Викторовна" w:date="2025-02-02T22:20:00Z">
              <w:r w:rsidRPr="007036CE">
                <w:t>Счет получателя</w:t>
              </w:r>
            </w:ins>
          </w:p>
        </w:tc>
        <w:tc>
          <w:tcPr>
            <w:tcW w:w="750" w:type="pct"/>
            <w:vAlign w:val="center"/>
          </w:tcPr>
          <w:p w14:paraId="6E8CC9BB" w14:textId="77777777" w:rsidR="00BD795C" w:rsidRPr="007036CE" w:rsidRDefault="00BD795C" w:rsidP="00F77AD0">
            <w:pPr>
              <w:pStyle w:val="GOSTTablenorm"/>
              <w:rPr>
                <w:ins w:id="1109" w:author="Сатлер Марина Викторовна" w:date="2025-02-02T22:20:00Z"/>
              </w:rPr>
            </w:pPr>
            <w:ins w:id="1110" w:author="Сатлер Марина Викторовна" w:date="2025-02-02T22:20:00Z">
              <w:r w:rsidRPr="007036CE">
                <w:t>Payee_CheckAcc</w:t>
              </w:r>
            </w:ins>
          </w:p>
        </w:tc>
        <w:tc>
          <w:tcPr>
            <w:tcW w:w="500" w:type="pct"/>
            <w:vAlign w:val="center"/>
          </w:tcPr>
          <w:p w14:paraId="2A23F509" w14:textId="77777777" w:rsidR="00BD795C" w:rsidRPr="007036CE" w:rsidRDefault="00BD795C" w:rsidP="00F77AD0">
            <w:pPr>
              <w:pStyle w:val="GOSTTablenorm"/>
              <w:rPr>
                <w:ins w:id="1111" w:author="Сатлер Марина Викторовна" w:date="2025-02-02T22:20:00Z"/>
              </w:rPr>
            </w:pPr>
            <w:ins w:id="1112" w:author="Сатлер Марина Викторовна" w:date="2025-02-02T22:20:00Z">
              <w:r w:rsidRPr="007036CE">
                <w:t>Строка</w:t>
              </w:r>
            </w:ins>
          </w:p>
        </w:tc>
        <w:tc>
          <w:tcPr>
            <w:tcW w:w="312" w:type="pct"/>
            <w:vAlign w:val="center"/>
          </w:tcPr>
          <w:p w14:paraId="407C158A" w14:textId="77777777" w:rsidR="00BD795C" w:rsidRPr="007036CE" w:rsidRDefault="00BD795C" w:rsidP="00F77AD0">
            <w:pPr>
              <w:pStyle w:val="GOSTTablenorm"/>
              <w:rPr>
                <w:ins w:id="1113" w:author="Сатлер Марина Викторовна" w:date="2025-02-02T22:20:00Z"/>
              </w:rPr>
            </w:pPr>
            <w:ins w:id="1114" w:author="Сатлер Марина Викторовна" w:date="2025-02-02T22:20:00Z">
              <w:r w:rsidRPr="007036CE">
                <w:t>Да</w:t>
              </w:r>
            </w:ins>
          </w:p>
        </w:tc>
        <w:tc>
          <w:tcPr>
            <w:tcW w:w="315" w:type="pct"/>
            <w:vAlign w:val="center"/>
          </w:tcPr>
          <w:p w14:paraId="73531C9B" w14:textId="77777777" w:rsidR="00BD795C" w:rsidRPr="007036CE" w:rsidRDefault="00BD795C" w:rsidP="00F77AD0">
            <w:pPr>
              <w:pStyle w:val="GOSTTablenorm"/>
              <w:rPr>
                <w:ins w:id="1115" w:author="Сатлер Марина Викторовна" w:date="2025-02-02T22:20:00Z"/>
              </w:rPr>
            </w:pPr>
            <w:ins w:id="1116" w:author="Сатлер Марина Викторовна" w:date="2025-02-02T22:20:00Z">
              <w:r w:rsidRPr="007036CE">
                <w:t>=20</w:t>
              </w:r>
            </w:ins>
          </w:p>
        </w:tc>
        <w:tc>
          <w:tcPr>
            <w:tcW w:w="2023" w:type="pct"/>
            <w:vAlign w:val="center"/>
          </w:tcPr>
          <w:p w14:paraId="567D5F77" w14:textId="77777777" w:rsidR="00BD795C" w:rsidRPr="007036CE" w:rsidRDefault="00BD795C" w:rsidP="00F77AD0">
            <w:pPr>
              <w:pStyle w:val="GOSTTablenorm"/>
              <w:rPr>
                <w:ins w:id="1117" w:author="Сатлер Марина Викторовна" w:date="2025-02-02T22:20:00Z"/>
              </w:rPr>
            </w:pPr>
            <w:ins w:id="1118" w:author="Сатлер Марина Викторовна" w:date="2025-02-02T22:20:00Z">
              <w:r w:rsidRPr="007036CE">
                <w:t>Указывается номер расчетного счета получателя</w:t>
              </w:r>
            </w:ins>
          </w:p>
        </w:tc>
      </w:tr>
      <w:tr w:rsidR="00BD795C" w:rsidRPr="007036CE" w14:paraId="40BFFBC0" w14:textId="77777777" w:rsidTr="00BD795C">
        <w:trPr>
          <w:ins w:id="1119" w:author="Сатлер Марина Викторовна" w:date="2025-02-02T22:20:00Z"/>
        </w:trPr>
        <w:tc>
          <w:tcPr>
            <w:tcW w:w="1100" w:type="pct"/>
            <w:vAlign w:val="center"/>
          </w:tcPr>
          <w:p w14:paraId="5FDDBEE0" w14:textId="77777777" w:rsidR="00BD795C" w:rsidRPr="007036CE" w:rsidRDefault="00BD795C" w:rsidP="00F77AD0">
            <w:pPr>
              <w:pStyle w:val="GOSTTablenorm"/>
              <w:rPr>
                <w:ins w:id="1120" w:author="Сатлер Марина Викторовна" w:date="2025-02-02T22:20:00Z"/>
              </w:rPr>
            </w:pPr>
            <w:ins w:id="1121" w:author="Сатлер Марина Викторовна" w:date="2025-02-02T22:20:00Z">
              <w:r w:rsidRPr="007036CE">
                <w:t>Код ТОФК-контрагента</w:t>
              </w:r>
            </w:ins>
          </w:p>
        </w:tc>
        <w:tc>
          <w:tcPr>
            <w:tcW w:w="750" w:type="pct"/>
            <w:vAlign w:val="center"/>
          </w:tcPr>
          <w:p w14:paraId="58F08AFD" w14:textId="77777777" w:rsidR="00BD795C" w:rsidRPr="007036CE" w:rsidRDefault="00BD795C" w:rsidP="00F77AD0">
            <w:pPr>
              <w:pStyle w:val="GOSTTablenorm"/>
              <w:rPr>
                <w:ins w:id="1122" w:author="Сатлер Марина Викторовна" w:date="2025-02-02T22:20:00Z"/>
              </w:rPr>
            </w:pPr>
            <w:ins w:id="1123" w:author="Сатлер Марина Викторовна" w:date="2025-02-02T22:20:00Z">
              <w:r w:rsidRPr="007036CE">
                <w:rPr>
                  <w:lang w:val="en-US"/>
                </w:rPr>
                <w:t>Tofk_counter</w:t>
              </w:r>
            </w:ins>
          </w:p>
        </w:tc>
        <w:tc>
          <w:tcPr>
            <w:tcW w:w="500" w:type="pct"/>
            <w:vAlign w:val="center"/>
          </w:tcPr>
          <w:p w14:paraId="1F10F02B" w14:textId="77777777" w:rsidR="00BD795C" w:rsidRPr="007036CE" w:rsidRDefault="00BD795C" w:rsidP="00F77AD0">
            <w:pPr>
              <w:pStyle w:val="GOSTTablenorm"/>
              <w:rPr>
                <w:ins w:id="1124" w:author="Сатлер Марина Викторовна" w:date="2025-02-02T22:20:00Z"/>
              </w:rPr>
            </w:pPr>
            <w:ins w:id="1125" w:author="Сатлер Марина Викторовна" w:date="2025-02-02T22:20:00Z">
              <w:r w:rsidRPr="007036CE">
                <w:t>Строка</w:t>
              </w:r>
            </w:ins>
          </w:p>
        </w:tc>
        <w:tc>
          <w:tcPr>
            <w:tcW w:w="312" w:type="pct"/>
            <w:vAlign w:val="center"/>
          </w:tcPr>
          <w:p w14:paraId="67DA5672" w14:textId="77777777" w:rsidR="00BD795C" w:rsidRPr="007036CE" w:rsidRDefault="00BD795C" w:rsidP="00F77AD0">
            <w:pPr>
              <w:pStyle w:val="GOSTTablenorm"/>
              <w:rPr>
                <w:ins w:id="1126" w:author="Сатлер Марина Викторовна" w:date="2025-02-02T22:20:00Z"/>
              </w:rPr>
            </w:pPr>
            <w:ins w:id="1127" w:author="Сатлер Марина Викторовна" w:date="2025-02-02T22:20:00Z">
              <w:r w:rsidRPr="007036CE">
                <w:t>Нет</w:t>
              </w:r>
            </w:ins>
          </w:p>
        </w:tc>
        <w:tc>
          <w:tcPr>
            <w:tcW w:w="315" w:type="pct"/>
            <w:vAlign w:val="center"/>
          </w:tcPr>
          <w:p w14:paraId="3E332F6D" w14:textId="77777777" w:rsidR="00BD795C" w:rsidRPr="007036CE" w:rsidRDefault="00BD795C" w:rsidP="00F77AD0">
            <w:pPr>
              <w:pStyle w:val="GOSTTablenorm"/>
              <w:rPr>
                <w:ins w:id="1128" w:author="Сатлер Марина Викторовна" w:date="2025-02-02T22:20:00Z"/>
              </w:rPr>
            </w:pPr>
            <w:ins w:id="1129" w:author="Сатлер Марина Викторовна" w:date="2025-02-02T22:20:00Z">
              <w:r w:rsidRPr="007036CE">
                <w:t>=4</w:t>
              </w:r>
            </w:ins>
          </w:p>
        </w:tc>
        <w:tc>
          <w:tcPr>
            <w:tcW w:w="2023" w:type="pct"/>
            <w:vAlign w:val="center"/>
          </w:tcPr>
          <w:p w14:paraId="4CAF4489" w14:textId="77777777" w:rsidR="00BD795C" w:rsidRPr="007036CE" w:rsidRDefault="00BD795C" w:rsidP="00F77AD0">
            <w:pPr>
              <w:pStyle w:val="GOSTTablenorm"/>
              <w:rPr>
                <w:ins w:id="1130" w:author="Сатлер Марина Викторовна" w:date="2025-02-02T22:20:00Z"/>
              </w:rPr>
            </w:pPr>
            <w:ins w:id="1131" w:author="Сатлер Марина Викторовна" w:date="2025-02-02T22:20:00Z">
              <w:r w:rsidRPr="007036CE">
                <w:t>Указывается код ТОФК, в котором обслуживается ЛС получателя, по справочнику «ТОФК» по операциям поступления средств для АДБ, обслуживающихся в ТОФК.</w:t>
              </w:r>
            </w:ins>
          </w:p>
          <w:p w14:paraId="7AE510BC" w14:textId="77777777" w:rsidR="00BD795C" w:rsidRPr="007036CE" w:rsidRDefault="00BD795C" w:rsidP="00F77AD0">
            <w:pPr>
              <w:pStyle w:val="GOSTTablenorm"/>
              <w:rPr>
                <w:ins w:id="1132" w:author="Сатлер Марина Викторовна" w:date="2025-02-02T22:20:00Z"/>
              </w:rPr>
            </w:pPr>
            <w:ins w:id="1133" w:author="Сатлер Марина Викторовна" w:date="2025-02-02T22:20:00Z">
              <w:r w:rsidRPr="007036CE" w:rsidDel="00F005E1">
                <w:t xml:space="preserve">Обязателен к заполнению, если </w:t>
              </w:r>
              <w:r w:rsidRPr="007036CE">
                <w:t xml:space="preserve">параметр </w:t>
              </w:r>
            </w:ins>
            <w:ins w:id="1134" w:author="Сатлер Марина Викторовна" w:date="2025-02-02T22:27:00Z">
              <w:r w:rsidR="00F77AD0" w:rsidRPr="007036CE">
                <w:t>«</w:t>
              </w:r>
            </w:ins>
            <w:ins w:id="1135" w:author="Сатлер Марина Викторовна" w:date="2025-02-02T22:20:00Z">
              <w:r w:rsidRPr="007036CE">
                <w:t>Вид операции</w:t>
              </w:r>
            </w:ins>
            <w:ins w:id="1136" w:author="Сатлер Марина Викторовна" w:date="2025-02-02T22:27:00Z">
              <w:r w:rsidR="00F77AD0" w:rsidRPr="007036CE">
                <w:t>»</w:t>
              </w:r>
            </w:ins>
            <w:ins w:id="1137" w:author="Сатлер Марина Викторовна" w:date="2025-02-02T22:20:00Z">
              <w:r w:rsidRPr="007036CE">
                <w:t xml:space="preserve"> (Operation)</w:t>
              </w:r>
              <w:r w:rsidRPr="007036CE" w:rsidDel="00F005E1">
                <w:t xml:space="preserve"> имеет значение «</w:t>
              </w:r>
              <w:r w:rsidRPr="007036CE">
                <w:rPr>
                  <w:lang w:val="en-US"/>
                </w:rPr>
                <w:t>R</w:t>
              </w:r>
              <w:r w:rsidRPr="007036CE" w:rsidDel="00F005E1">
                <w:t>»</w:t>
              </w:r>
              <w:r w:rsidRPr="007036CE">
                <w:t xml:space="preserve"> (Расчеты)</w:t>
              </w:r>
              <w:r w:rsidRPr="007036CE" w:rsidDel="00F005E1">
                <w:t>. В остальных случаях не заполняется</w:t>
              </w:r>
            </w:ins>
          </w:p>
        </w:tc>
      </w:tr>
      <w:tr w:rsidR="00BD795C" w:rsidRPr="007036CE" w14:paraId="08D517AD" w14:textId="77777777" w:rsidTr="00BD795C">
        <w:trPr>
          <w:ins w:id="1138" w:author="Сатлер Марина Викторовна" w:date="2025-02-02T22:20:00Z"/>
        </w:trPr>
        <w:tc>
          <w:tcPr>
            <w:tcW w:w="1100" w:type="pct"/>
            <w:vAlign w:val="center"/>
          </w:tcPr>
          <w:p w14:paraId="2029CD8B" w14:textId="77777777" w:rsidR="00BD795C" w:rsidRPr="007036CE" w:rsidRDefault="00BD795C" w:rsidP="00F77AD0">
            <w:pPr>
              <w:pStyle w:val="GOSTTablenorm"/>
              <w:rPr>
                <w:ins w:id="1139" w:author="Сатлер Марина Викторовна" w:date="2025-02-02T22:20:00Z"/>
              </w:rPr>
            </w:pPr>
            <w:ins w:id="1140" w:author="Сатлер Марина Викторовна" w:date="2025-02-02T22:20:00Z">
              <w:r w:rsidRPr="007036CE">
                <w:lastRenderedPageBreak/>
                <w:t>Учетный код ТОФК-контрагента</w:t>
              </w:r>
            </w:ins>
          </w:p>
        </w:tc>
        <w:tc>
          <w:tcPr>
            <w:tcW w:w="750" w:type="pct"/>
            <w:vAlign w:val="center"/>
          </w:tcPr>
          <w:p w14:paraId="7EBF0A56" w14:textId="77777777" w:rsidR="00BD795C" w:rsidRPr="007036CE" w:rsidRDefault="00BD795C" w:rsidP="00F77AD0">
            <w:pPr>
              <w:pStyle w:val="GOSTTablenorm"/>
              <w:rPr>
                <w:ins w:id="1141" w:author="Сатлер Марина Викторовна" w:date="2025-02-02T22:20:00Z"/>
              </w:rPr>
            </w:pPr>
            <w:ins w:id="1142" w:author="Сатлер Марина Викторовна" w:date="2025-02-02T22:20:00Z">
              <w:r w:rsidRPr="007036CE">
                <w:rPr>
                  <w:lang w:val="en-US"/>
                </w:rPr>
                <w:t>Tofk_counter_UBP</w:t>
              </w:r>
            </w:ins>
          </w:p>
        </w:tc>
        <w:tc>
          <w:tcPr>
            <w:tcW w:w="500" w:type="pct"/>
            <w:vAlign w:val="center"/>
          </w:tcPr>
          <w:p w14:paraId="01FC71F8" w14:textId="77777777" w:rsidR="00BD795C" w:rsidRPr="007036CE" w:rsidRDefault="00BD795C" w:rsidP="00F77AD0">
            <w:pPr>
              <w:pStyle w:val="GOSTTablenorm"/>
              <w:rPr>
                <w:ins w:id="1143" w:author="Сатлер Марина Викторовна" w:date="2025-02-02T22:20:00Z"/>
              </w:rPr>
            </w:pPr>
            <w:ins w:id="1144" w:author="Сатлер Марина Викторовна" w:date="2025-02-02T22:20:00Z">
              <w:r w:rsidRPr="007036CE" w:rsidDel="00F005E1">
                <w:t>Строка</w:t>
              </w:r>
            </w:ins>
          </w:p>
        </w:tc>
        <w:tc>
          <w:tcPr>
            <w:tcW w:w="312" w:type="pct"/>
            <w:vAlign w:val="center"/>
          </w:tcPr>
          <w:p w14:paraId="4CACD9C9" w14:textId="77777777" w:rsidR="00BD795C" w:rsidRPr="007036CE" w:rsidRDefault="00BD795C" w:rsidP="00F77AD0">
            <w:pPr>
              <w:pStyle w:val="GOSTTablenorm"/>
              <w:rPr>
                <w:ins w:id="1145" w:author="Сатлер Марина Викторовна" w:date="2025-02-02T22:20:00Z"/>
              </w:rPr>
            </w:pPr>
            <w:ins w:id="1146" w:author="Сатлер Марина Викторовна" w:date="2025-02-02T22:20:00Z">
              <w:r w:rsidRPr="007036CE" w:rsidDel="00F005E1">
                <w:t>Нет</w:t>
              </w:r>
            </w:ins>
          </w:p>
        </w:tc>
        <w:tc>
          <w:tcPr>
            <w:tcW w:w="315" w:type="pct"/>
            <w:vAlign w:val="center"/>
          </w:tcPr>
          <w:p w14:paraId="1E2BD1AF" w14:textId="77777777" w:rsidR="00BD795C" w:rsidRPr="007036CE" w:rsidRDefault="00BD795C" w:rsidP="00F77AD0">
            <w:pPr>
              <w:pStyle w:val="GOSTTablenorm"/>
              <w:rPr>
                <w:ins w:id="1147" w:author="Сатлер Марина Викторовна" w:date="2025-02-02T22:20:00Z"/>
              </w:rPr>
            </w:pPr>
            <w:ins w:id="1148" w:author="Сатлер Марина Викторовна" w:date="2025-02-02T22:20:00Z">
              <w:r w:rsidRPr="007036CE" w:rsidDel="00F005E1">
                <w:t>=5</w:t>
              </w:r>
            </w:ins>
          </w:p>
        </w:tc>
        <w:tc>
          <w:tcPr>
            <w:tcW w:w="2023" w:type="pct"/>
            <w:vAlign w:val="center"/>
          </w:tcPr>
          <w:p w14:paraId="1217F301" w14:textId="77777777" w:rsidR="00BD795C" w:rsidRPr="007036CE" w:rsidDel="00F005E1" w:rsidRDefault="00BD795C" w:rsidP="00F77AD0">
            <w:pPr>
              <w:pStyle w:val="GOSTTablenorm"/>
              <w:rPr>
                <w:ins w:id="1149" w:author="Сатлер Марина Викторовна" w:date="2025-02-02T22:20:00Z"/>
              </w:rPr>
            </w:pPr>
            <w:ins w:id="1150" w:author="Сатлер Марина Викторовна" w:date="2025-02-02T22:20:00Z">
              <w:r w:rsidRPr="007036CE" w:rsidDel="00F005E1">
                <w:t>Указывается номер организации ТОФК</w:t>
              </w:r>
              <w:r w:rsidRPr="007036CE">
                <w:t xml:space="preserve">, в котором обслуживается ЛС получателя, </w:t>
              </w:r>
              <w:r w:rsidRPr="007036CE" w:rsidDel="00F005E1">
                <w:t>по справочнику «Сводный реестр» (4-8 разряды кода по Сводному реестру)</w:t>
              </w:r>
              <w:r w:rsidRPr="007036CE">
                <w:t xml:space="preserve"> по операциям поступления средств для АДБ, обслуживающихся в ТОФК.</w:t>
              </w:r>
            </w:ins>
          </w:p>
          <w:p w14:paraId="3BD22B54" w14:textId="77777777" w:rsidR="00BD795C" w:rsidRPr="007036CE" w:rsidRDefault="00BD795C" w:rsidP="00F77AD0">
            <w:pPr>
              <w:pStyle w:val="GOSTTablenorm"/>
              <w:rPr>
                <w:ins w:id="1151" w:author="Сатлер Марина Викторовна" w:date="2025-02-02T22:20:00Z"/>
              </w:rPr>
            </w:pPr>
            <w:ins w:id="1152" w:author="Сатлер Марина Викторовна" w:date="2025-02-02T22:20:00Z">
              <w:r w:rsidRPr="007036CE" w:rsidDel="00F005E1">
                <w:t xml:space="preserve">Обязателен к заполнению, если </w:t>
              </w:r>
              <w:r w:rsidRPr="007036CE">
                <w:t xml:space="preserve">параметр </w:t>
              </w:r>
            </w:ins>
            <w:ins w:id="1153" w:author="Сатлер Марина Викторовна" w:date="2025-02-02T22:27:00Z">
              <w:r w:rsidR="00F77AD0" w:rsidRPr="007036CE">
                <w:t>«</w:t>
              </w:r>
            </w:ins>
            <w:ins w:id="1154" w:author="Сатлер Марина Викторовна" w:date="2025-02-02T22:20:00Z">
              <w:r w:rsidRPr="007036CE">
                <w:t>Вид операции</w:t>
              </w:r>
            </w:ins>
            <w:ins w:id="1155" w:author="Сатлер Марина Викторовна" w:date="2025-02-02T22:27:00Z">
              <w:r w:rsidR="00F77AD0" w:rsidRPr="007036CE">
                <w:t>»</w:t>
              </w:r>
            </w:ins>
            <w:ins w:id="1156" w:author="Сатлер Марина Викторовна" w:date="2025-02-02T22:20:00Z">
              <w:r w:rsidRPr="007036CE">
                <w:t xml:space="preserve"> (Operation)</w:t>
              </w:r>
              <w:r w:rsidRPr="007036CE" w:rsidDel="00F005E1">
                <w:t xml:space="preserve"> имеет значение «</w:t>
              </w:r>
              <w:r w:rsidRPr="007036CE">
                <w:rPr>
                  <w:lang w:val="en-US"/>
                </w:rPr>
                <w:t>R</w:t>
              </w:r>
              <w:r w:rsidRPr="007036CE" w:rsidDel="00F005E1">
                <w:t>»</w:t>
              </w:r>
              <w:r w:rsidRPr="007036CE">
                <w:t xml:space="preserve"> (Расчеты)</w:t>
              </w:r>
              <w:r w:rsidRPr="007036CE" w:rsidDel="00F005E1">
                <w:t>. В остальных случаях не заполняется</w:t>
              </w:r>
            </w:ins>
          </w:p>
        </w:tc>
      </w:tr>
      <w:tr w:rsidR="00BD795C" w:rsidRPr="007036CE" w14:paraId="1F737F56" w14:textId="77777777" w:rsidTr="00BD795C">
        <w:trPr>
          <w:ins w:id="1157" w:author="Сатлер Марина Викторовна" w:date="2025-02-02T22:20:00Z"/>
        </w:trPr>
        <w:tc>
          <w:tcPr>
            <w:tcW w:w="1100" w:type="pct"/>
            <w:vAlign w:val="center"/>
          </w:tcPr>
          <w:p w14:paraId="71F9F95F" w14:textId="77777777" w:rsidR="00BD795C" w:rsidRPr="007036CE" w:rsidRDefault="00BD795C" w:rsidP="00F77AD0">
            <w:pPr>
              <w:pStyle w:val="GOSTTablenorm"/>
              <w:rPr>
                <w:ins w:id="1158" w:author="Сатлер Марина Викторовна" w:date="2025-02-02T22:20:00Z"/>
              </w:rPr>
            </w:pPr>
            <w:ins w:id="1159" w:author="Сатлер Марина Викторовна" w:date="2025-02-02T22:21:00Z">
              <w:r w:rsidRPr="007036CE">
                <w:t>Общая сумма операции в валюте</w:t>
              </w:r>
            </w:ins>
          </w:p>
        </w:tc>
        <w:tc>
          <w:tcPr>
            <w:tcW w:w="750" w:type="pct"/>
            <w:vAlign w:val="center"/>
          </w:tcPr>
          <w:p w14:paraId="1DE0B430" w14:textId="77777777" w:rsidR="00BD795C" w:rsidRPr="007036CE" w:rsidRDefault="00BD795C" w:rsidP="00F77AD0">
            <w:pPr>
              <w:pStyle w:val="GOSTTablenorm"/>
              <w:rPr>
                <w:ins w:id="1160" w:author="Сатлер Марина Викторовна" w:date="2025-02-02T22:20:00Z"/>
                <w:lang w:val="en-US"/>
              </w:rPr>
            </w:pPr>
            <w:ins w:id="1161" w:author="Сатлер Марина Викторовна" w:date="2025-02-02T22:21:00Z">
              <w:r w:rsidRPr="007036CE">
                <w:t>Sum</w:t>
              </w:r>
            </w:ins>
          </w:p>
        </w:tc>
        <w:tc>
          <w:tcPr>
            <w:tcW w:w="500" w:type="pct"/>
            <w:vAlign w:val="center"/>
          </w:tcPr>
          <w:p w14:paraId="506D66E2" w14:textId="77777777" w:rsidR="00BD795C" w:rsidRPr="007036CE" w:rsidDel="00F005E1" w:rsidRDefault="00BD795C" w:rsidP="00F77AD0">
            <w:pPr>
              <w:pStyle w:val="GOSTTablenorm"/>
              <w:rPr>
                <w:ins w:id="1162" w:author="Сатлер Марина Викторовна" w:date="2025-02-02T22:20:00Z"/>
              </w:rPr>
            </w:pPr>
            <w:ins w:id="1163" w:author="Сатлер Марина Викторовна" w:date="2025-02-02T22:21:00Z">
              <w:r w:rsidRPr="007036CE">
                <w:t>Сумма</w:t>
              </w:r>
            </w:ins>
          </w:p>
        </w:tc>
        <w:tc>
          <w:tcPr>
            <w:tcW w:w="312" w:type="pct"/>
            <w:vAlign w:val="center"/>
          </w:tcPr>
          <w:p w14:paraId="1010D6F4" w14:textId="77777777" w:rsidR="00BD795C" w:rsidRPr="007036CE" w:rsidDel="00F005E1" w:rsidRDefault="00BD795C" w:rsidP="00F77AD0">
            <w:pPr>
              <w:pStyle w:val="GOSTTablenorm"/>
              <w:rPr>
                <w:ins w:id="1164" w:author="Сатлер Марина Викторовна" w:date="2025-02-02T22:20:00Z"/>
              </w:rPr>
            </w:pPr>
            <w:ins w:id="1165" w:author="Сатлер Марина Викторовна" w:date="2025-02-02T22:21:00Z">
              <w:r w:rsidRPr="007036CE">
                <w:t>Да</w:t>
              </w:r>
            </w:ins>
          </w:p>
        </w:tc>
        <w:tc>
          <w:tcPr>
            <w:tcW w:w="315" w:type="pct"/>
            <w:vAlign w:val="center"/>
          </w:tcPr>
          <w:p w14:paraId="711302DD" w14:textId="77777777" w:rsidR="00BD795C" w:rsidRPr="007036CE" w:rsidDel="00F005E1" w:rsidRDefault="00BD795C" w:rsidP="00F77AD0">
            <w:pPr>
              <w:pStyle w:val="GOSTTablenorm"/>
              <w:rPr>
                <w:ins w:id="1166" w:author="Сатлер Марина Викторовна" w:date="2025-02-02T22:20:00Z"/>
              </w:rPr>
            </w:pPr>
          </w:p>
        </w:tc>
        <w:tc>
          <w:tcPr>
            <w:tcW w:w="2023" w:type="pct"/>
            <w:vAlign w:val="center"/>
          </w:tcPr>
          <w:p w14:paraId="0161C948" w14:textId="77777777" w:rsidR="00BD795C" w:rsidRPr="007036CE" w:rsidDel="00F005E1" w:rsidRDefault="00BD795C" w:rsidP="00F77AD0">
            <w:pPr>
              <w:pStyle w:val="GOSTTablenorm"/>
              <w:rPr>
                <w:ins w:id="1167" w:author="Сатлер Марина Викторовна" w:date="2025-02-02T22:20:00Z"/>
              </w:rPr>
            </w:pPr>
            <w:ins w:id="1168" w:author="Сатлер Марина Викторовна" w:date="2025-02-02T22:21:00Z">
              <w:r w:rsidRPr="007036CE">
                <w:t xml:space="preserve">Сумма платежа в единицах валюты, указанной в параметре OKVCd, с </w:t>
              </w:r>
              <w:r w:rsidR="00F77AD0" w:rsidRPr="007036CE">
                <w:t>точностью 2 знака после запятой</w:t>
              </w:r>
            </w:ins>
          </w:p>
        </w:tc>
      </w:tr>
      <w:tr w:rsidR="00BD795C" w:rsidRPr="007036CE" w14:paraId="1AFF7052" w14:textId="77777777" w:rsidTr="00BD795C">
        <w:trPr>
          <w:ins w:id="1169" w:author="Сатлер Марина Викторовна" w:date="2025-02-02T22:21:00Z"/>
        </w:trPr>
        <w:tc>
          <w:tcPr>
            <w:tcW w:w="1100" w:type="pct"/>
            <w:vAlign w:val="center"/>
          </w:tcPr>
          <w:p w14:paraId="2CE8D837" w14:textId="77777777" w:rsidR="00BD795C" w:rsidRPr="007036CE" w:rsidRDefault="00BD795C" w:rsidP="00F77AD0">
            <w:pPr>
              <w:pStyle w:val="GOSTTablenorm"/>
              <w:rPr>
                <w:ins w:id="1170" w:author="Сатлер Марина Викторовна" w:date="2025-02-02T22:21:00Z"/>
              </w:rPr>
            </w:pPr>
            <w:ins w:id="1171" w:author="Сатлер Марина Викторовна" w:date="2025-02-02T22:21:00Z">
              <w:r w:rsidRPr="007036CE">
                <w:t>Общая сумма операции в рублях</w:t>
              </w:r>
            </w:ins>
          </w:p>
        </w:tc>
        <w:tc>
          <w:tcPr>
            <w:tcW w:w="750" w:type="pct"/>
            <w:vAlign w:val="center"/>
          </w:tcPr>
          <w:p w14:paraId="7BBB9061" w14:textId="77777777" w:rsidR="00BD795C" w:rsidRPr="007036CE" w:rsidRDefault="00BD795C" w:rsidP="00F77AD0">
            <w:pPr>
              <w:pStyle w:val="GOSTTablenorm"/>
              <w:rPr>
                <w:ins w:id="1172" w:author="Сатлер Марина Викторовна" w:date="2025-02-02T22:21:00Z"/>
              </w:rPr>
            </w:pPr>
            <w:ins w:id="1173" w:author="Сатлер Марина Викторовна" w:date="2025-02-02T22:21:00Z">
              <w:r w:rsidRPr="007036CE">
                <w:t>Sum_Rub</w:t>
              </w:r>
            </w:ins>
          </w:p>
        </w:tc>
        <w:tc>
          <w:tcPr>
            <w:tcW w:w="500" w:type="pct"/>
            <w:vAlign w:val="center"/>
          </w:tcPr>
          <w:p w14:paraId="659ECBFD" w14:textId="77777777" w:rsidR="00BD795C" w:rsidRPr="007036CE" w:rsidRDefault="00BD795C" w:rsidP="00F77AD0">
            <w:pPr>
              <w:pStyle w:val="GOSTTablenorm"/>
              <w:rPr>
                <w:ins w:id="1174" w:author="Сатлер Марина Викторовна" w:date="2025-02-02T22:21:00Z"/>
              </w:rPr>
            </w:pPr>
            <w:ins w:id="1175" w:author="Сатлер Марина Викторовна" w:date="2025-02-02T22:21:00Z">
              <w:r w:rsidRPr="007036CE">
                <w:t>Сумма</w:t>
              </w:r>
            </w:ins>
          </w:p>
        </w:tc>
        <w:tc>
          <w:tcPr>
            <w:tcW w:w="312" w:type="pct"/>
            <w:vAlign w:val="center"/>
          </w:tcPr>
          <w:p w14:paraId="18049CFA" w14:textId="77777777" w:rsidR="00BD795C" w:rsidRPr="007036CE" w:rsidRDefault="00BD795C" w:rsidP="00F77AD0">
            <w:pPr>
              <w:pStyle w:val="GOSTTablenorm"/>
              <w:rPr>
                <w:ins w:id="1176" w:author="Сатлер Марина Викторовна" w:date="2025-02-02T22:21:00Z"/>
              </w:rPr>
            </w:pPr>
            <w:ins w:id="1177" w:author="Сатлер Марина Викторовна" w:date="2025-02-02T22:21:00Z">
              <w:r w:rsidRPr="007036CE">
                <w:t>Да</w:t>
              </w:r>
            </w:ins>
          </w:p>
        </w:tc>
        <w:tc>
          <w:tcPr>
            <w:tcW w:w="315" w:type="pct"/>
            <w:vAlign w:val="center"/>
          </w:tcPr>
          <w:p w14:paraId="0406E429" w14:textId="77777777" w:rsidR="00BD795C" w:rsidRPr="007036CE" w:rsidRDefault="00BD795C" w:rsidP="00F77AD0">
            <w:pPr>
              <w:pStyle w:val="GOSTTablenorm"/>
              <w:rPr>
                <w:ins w:id="1178" w:author="Сатлер Марина Викторовна" w:date="2025-02-02T22:21:00Z"/>
              </w:rPr>
            </w:pPr>
          </w:p>
        </w:tc>
        <w:tc>
          <w:tcPr>
            <w:tcW w:w="2023" w:type="pct"/>
            <w:vAlign w:val="center"/>
          </w:tcPr>
          <w:p w14:paraId="176BBB5C" w14:textId="77777777" w:rsidR="00BD795C" w:rsidRPr="007036CE" w:rsidRDefault="00BD795C" w:rsidP="00F77AD0">
            <w:pPr>
              <w:pStyle w:val="GOSTTablenorm"/>
              <w:rPr>
                <w:ins w:id="1179" w:author="Сатлер Марина Викторовна" w:date="2025-02-02T22:21:00Z"/>
              </w:rPr>
            </w:pPr>
            <w:ins w:id="1180" w:author="Сатлер Марина Викторовна" w:date="2025-02-02T22:21:00Z">
              <w:r w:rsidRPr="007036CE">
                <w:t xml:space="preserve">Сумма </w:t>
              </w:r>
              <w:r w:rsidR="00F77AD0" w:rsidRPr="007036CE">
                <w:t xml:space="preserve">платежа в рублевом эквиваленте, </w:t>
              </w:r>
              <w:r w:rsidRPr="007036CE">
                <w:t xml:space="preserve">с </w:t>
              </w:r>
              <w:r w:rsidR="00F77AD0" w:rsidRPr="007036CE">
                <w:t>точностью 2 знака после запятой</w:t>
              </w:r>
            </w:ins>
          </w:p>
        </w:tc>
      </w:tr>
    </w:tbl>
    <w:p w14:paraId="5484C098" w14:textId="77777777" w:rsidR="008C6CAE" w:rsidRPr="007036CE" w:rsidRDefault="008C6CAE" w:rsidP="00DE0449">
      <w:pPr>
        <w:pStyle w:val="51"/>
        <w:rPr>
          <w:ins w:id="1181" w:author="Сатлер Марина Викторовна" w:date="2025-02-02T22:30:00Z"/>
        </w:rPr>
      </w:pPr>
      <w:bookmarkStart w:id="1182" w:name="_Toc222927728"/>
      <w:ins w:id="1183" w:author="Сатлер Марина Викторовна" w:date="2025-02-02T22:30:00Z">
        <w:r w:rsidRPr="007036CE">
          <w:t>Пример запроса по документу «Расчетный документ по платежам в иностранной валюте ой» PUDS_VAL</w:t>
        </w:r>
        <w:bookmarkEnd w:id="1182"/>
      </w:ins>
    </w:p>
    <w:p w14:paraId="03DD7A03" w14:textId="77777777" w:rsidR="005C2783" w:rsidRPr="007036CE" w:rsidRDefault="005C2783" w:rsidP="005C2783">
      <w:pPr>
        <w:pStyle w:val="GOSTScript"/>
        <w:rPr>
          <w:ins w:id="1184" w:author="Сатлер Марина Викторовна" w:date="2025-02-02T22:38:00Z"/>
        </w:rPr>
      </w:pPr>
      <w:ins w:id="1185" w:author="Сатлер Марина Викторовна" w:date="2025-02-02T22:38:00Z">
        <w:r w:rsidRPr="007036CE">
          <w:t>{</w:t>
        </w:r>
      </w:ins>
    </w:p>
    <w:p w14:paraId="629E830E" w14:textId="77777777" w:rsidR="005C2783" w:rsidRPr="007036CE" w:rsidRDefault="005C2783" w:rsidP="005C2783">
      <w:pPr>
        <w:pStyle w:val="GOSTScript"/>
        <w:rPr>
          <w:ins w:id="1186" w:author="Сатлер Марина Викторовна" w:date="2025-02-02T22:38:00Z"/>
        </w:rPr>
      </w:pPr>
      <w:ins w:id="1187" w:author="Сатлер Марина Викторовна" w:date="2025-02-02T22:38:00Z">
        <w:r w:rsidRPr="007036CE">
          <w:tab/>
          <w:t>"header": {</w:t>
        </w:r>
      </w:ins>
    </w:p>
    <w:p w14:paraId="7616923D" w14:textId="77777777" w:rsidR="005C2783" w:rsidRPr="007036CE" w:rsidRDefault="005C2783" w:rsidP="005C2783">
      <w:pPr>
        <w:pStyle w:val="GOSTScript"/>
        <w:rPr>
          <w:ins w:id="1188" w:author="Сатлер Марина Викторовна" w:date="2025-02-02T22:38:00Z"/>
        </w:rPr>
      </w:pPr>
      <w:ins w:id="1189" w:author="Сатлер Марина Викторовна" w:date="2025-02-02T22:38:00Z">
        <w:r w:rsidRPr="007036CE">
          <w:tab/>
        </w:r>
        <w:r w:rsidRPr="007036CE">
          <w:tab/>
          <w:t>"Source": "FAMABS",</w:t>
        </w:r>
      </w:ins>
    </w:p>
    <w:p w14:paraId="5AF52C6A" w14:textId="77777777" w:rsidR="005C2783" w:rsidRPr="007036CE" w:rsidRDefault="005C2783" w:rsidP="005C2783">
      <w:pPr>
        <w:pStyle w:val="GOSTScript"/>
        <w:rPr>
          <w:ins w:id="1190" w:author="Сатлер Марина Викторовна" w:date="2025-02-02T22:38:00Z"/>
        </w:rPr>
      </w:pPr>
      <w:ins w:id="1191" w:author="Сатлер Марина Викторовна" w:date="2025-02-02T22:38:00Z">
        <w:r w:rsidRPr="007036CE">
          <w:tab/>
        </w:r>
        <w:r w:rsidRPr="007036CE">
          <w:tab/>
          <w:t>"ReqDateTime": "2024-10-18 10:37:22",</w:t>
        </w:r>
      </w:ins>
    </w:p>
    <w:p w14:paraId="0AB5BAE6" w14:textId="77777777" w:rsidR="005C2783" w:rsidRPr="007036CE" w:rsidRDefault="005C2783" w:rsidP="005C2783">
      <w:pPr>
        <w:pStyle w:val="GOSTScript"/>
        <w:rPr>
          <w:ins w:id="1192" w:author="Сатлер Марина Викторовна" w:date="2025-02-02T22:38:00Z"/>
        </w:rPr>
      </w:pPr>
      <w:ins w:id="1193" w:author="Сатлер Марина Викторовна" w:date="2025-02-02T22:38:00Z">
        <w:r w:rsidRPr="007036CE">
          <w:tab/>
        </w:r>
        <w:r w:rsidRPr="007036CE">
          <w:tab/>
          <w:t>"Version": "2.4",</w:t>
        </w:r>
      </w:ins>
    </w:p>
    <w:p w14:paraId="78CFBB9B" w14:textId="77777777" w:rsidR="005C2783" w:rsidRPr="007036CE" w:rsidRDefault="005C2783" w:rsidP="005C2783">
      <w:pPr>
        <w:pStyle w:val="GOSTScript"/>
        <w:rPr>
          <w:ins w:id="1194" w:author="Сатлер Марина Викторовна" w:date="2025-02-02T22:38:00Z"/>
        </w:rPr>
      </w:pPr>
      <w:ins w:id="1195" w:author="Сатлер Марина Викторовна" w:date="2025-02-02T22:38:00Z">
        <w:r w:rsidRPr="007036CE">
          <w:tab/>
        </w:r>
        <w:r w:rsidRPr="007036CE">
          <w:tab/>
          <w:t>"ReqGuid": "b0d4ce5d-2757-4699-948c-cfa72ba94f99",</w:t>
        </w:r>
      </w:ins>
    </w:p>
    <w:p w14:paraId="545D1009" w14:textId="77777777" w:rsidR="005C2783" w:rsidRPr="007036CE" w:rsidRDefault="005C2783" w:rsidP="005C2783">
      <w:pPr>
        <w:pStyle w:val="GOSTScript"/>
        <w:rPr>
          <w:ins w:id="1196" w:author="Сатлер Марина Викторовна" w:date="2025-02-02T22:38:00Z"/>
        </w:rPr>
      </w:pPr>
      <w:ins w:id="1197" w:author="Сатлер Марина Викторовна" w:date="2025-02-02T22:38:00Z">
        <w:r w:rsidRPr="007036CE">
          <w:tab/>
        </w:r>
        <w:r w:rsidRPr="007036CE">
          <w:tab/>
          <w:t>"DocGuid": "0bd90a7c-e339-46ff-ac39-71029ff81380",</w:t>
        </w:r>
      </w:ins>
    </w:p>
    <w:p w14:paraId="113D0450" w14:textId="77777777" w:rsidR="005C2783" w:rsidRPr="007036CE" w:rsidRDefault="005C2783" w:rsidP="005C2783">
      <w:pPr>
        <w:pStyle w:val="GOSTScript"/>
      </w:pPr>
      <w:ins w:id="1198" w:author="Сатлер Марина Викторовна" w:date="2025-02-02T22:38:00Z">
        <w:r w:rsidRPr="007036CE">
          <w:tab/>
        </w:r>
        <w:r w:rsidRPr="007036CE">
          <w:tab/>
          <w:t>"RequestType": "ACCOUNTING",</w:t>
        </w:r>
      </w:ins>
    </w:p>
    <w:p w14:paraId="6CDB18C6" w14:textId="77777777" w:rsidR="006543C2" w:rsidRPr="007036CE" w:rsidRDefault="006543C2" w:rsidP="006543C2">
      <w:pPr>
        <w:pStyle w:val="GOSTScript"/>
        <w:rPr>
          <w:ins w:id="1199" w:author="Сатлер Марина Викторовна" w:date="2025-02-02T22:38:00Z"/>
        </w:rPr>
      </w:pPr>
      <w:ins w:id="1200" w:author="Сатлер Марина Викторовна" w:date="2025-02-02T22:38:00Z">
        <w:r w:rsidRPr="007036CE">
          <w:tab/>
        </w:r>
        <w:r w:rsidRPr="007036CE">
          <w:tab/>
          <w:t>"TypeDoc": "PUDS_VAL",</w:t>
        </w:r>
      </w:ins>
    </w:p>
    <w:p w14:paraId="2C52481C" w14:textId="77777777" w:rsidR="005C2783" w:rsidRPr="007036CE" w:rsidRDefault="005C2783" w:rsidP="005C2783">
      <w:pPr>
        <w:pStyle w:val="GOSTScript"/>
        <w:rPr>
          <w:ins w:id="1201" w:author="Сатлер Марина Викторовна" w:date="2025-02-02T22:38:00Z"/>
        </w:rPr>
      </w:pPr>
      <w:ins w:id="1202" w:author="Сатлер Марина Викторовна" w:date="2025-02-02T22:38:00Z">
        <w:r w:rsidRPr="007036CE">
          <w:tab/>
        </w:r>
        <w:r w:rsidRPr="007036CE">
          <w:tab/>
          <w:t>"Stage": "auth",</w:t>
        </w:r>
      </w:ins>
    </w:p>
    <w:p w14:paraId="6BA52E77" w14:textId="77777777" w:rsidR="005C2783" w:rsidRPr="007036CE" w:rsidRDefault="005C2783" w:rsidP="005C2783">
      <w:pPr>
        <w:pStyle w:val="GOSTScript"/>
        <w:rPr>
          <w:ins w:id="1203" w:author="Сатлер Марина Викторовна" w:date="2025-02-02T22:38:00Z"/>
        </w:rPr>
      </w:pPr>
      <w:ins w:id="1204" w:author="Сатлер Марина Викторовна" w:date="2025-02-02T22:38:00Z">
        <w:r w:rsidRPr="007036CE">
          <w:tab/>
        </w:r>
        <w:r w:rsidRPr="007036CE">
          <w:tab/>
          <w:t>"BalLevContrl": 2,</w:t>
        </w:r>
      </w:ins>
    </w:p>
    <w:p w14:paraId="3AF47255" w14:textId="77777777" w:rsidR="005C2783" w:rsidRPr="007036CE" w:rsidRDefault="005C2783" w:rsidP="005C2783">
      <w:pPr>
        <w:pStyle w:val="GOSTScript"/>
        <w:rPr>
          <w:ins w:id="1205" w:author="Сатлер Марина Викторовна" w:date="2025-02-02T22:38:00Z"/>
        </w:rPr>
      </w:pPr>
      <w:ins w:id="1206" w:author="Сатлер Марина Викторовна" w:date="2025-02-02T22:38:00Z">
        <w:r w:rsidRPr="007036CE">
          <w:tab/>
        </w:r>
        <w:r w:rsidRPr="007036CE">
          <w:tab/>
          <w:t>"Subject": "9500",</w:t>
        </w:r>
      </w:ins>
    </w:p>
    <w:p w14:paraId="4ED2FE52" w14:textId="77777777" w:rsidR="005C2783" w:rsidRPr="007036CE" w:rsidRDefault="005C2783" w:rsidP="005C2783">
      <w:pPr>
        <w:pStyle w:val="GOSTScript"/>
        <w:rPr>
          <w:ins w:id="1207" w:author="Сатлер Марина Викторовна" w:date="2025-02-02T22:38:00Z"/>
        </w:rPr>
      </w:pPr>
      <w:ins w:id="1208" w:author="Сатлер Марина Викторовна" w:date="2025-02-02T22:38:00Z">
        <w:r w:rsidRPr="007036CE">
          <w:tab/>
        </w:r>
        <w:r w:rsidRPr="007036CE">
          <w:tab/>
          <w:t>"SettlementDate": "2024-10-17"</w:t>
        </w:r>
      </w:ins>
    </w:p>
    <w:p w14:paraId="0F7368A8" w14:textId="77777777" w:rsidR="005C2783" w:rsidRPr="007036CE" w:rsidRDefault="005C2783" w:rsidP="005C2783">
      <w:pPr>
        <w:pStyle w:val="GOSTScript"/>
        <w:rPr>
          <w:ins w:id="1209" w:author="Сатлер Марина Викторовна" w:date="2025-02-02T22:38:00Z"/>
        </w:rPr>
      </w:pPr>
      <w:ins w:id="1210" w:author="Сатлер Марина Викторовна" w:date="2025-02-02T22:38:00Z">
        <w:r w:rsidRPr="007036CE">
          <w:tab/>
          <w:t>},</w:t>
        </w:r>
      </w:ins>
    </w:p>
    <w:p w14:paraId="5982B8D7" w14:textId="77777777" w:rsidR="005C2783" w:rsidRPr="007036CE" w:rsidRDefault="005C2783" w:rsidP="005C2783">
      <w:pPr>
        <w:pStyle w:val="GOSTScript"/>
        <w:rPr>
          <w:ins w:id="1211" w:author="Сатлер Марина Викторовна" w:date="2025-02-02T22:38:00Z"/>
        </w:rPr>
      </w:pPr>
      <w:ins w:id="1212" w:author="Сатлер Марина Викторовна" w:date="2025-02-02T22:38:00Z">
        <w:r w:rsidRPr="007036CE">
          <w:tab/>
          <w:t>"document": {</w:t>
        </w:r>
      </w:ins>
    </w:p>
    <w:p w14:paraId="06F9F8B6" w14:textId="77777777" w:rsidR="005C2783" w:rsidRPr="007036CE" w:rsidRDefault="005C2783" w:rsidP="005C2783">
      <w:pPr>
        <w:pStyle w:val="GOSTScript"/>
        <w:rPr>
          <w:ins w:id="1213" w:author="Сатлер Марина Викторовна" w:date="2025-02-02T22:38:00Z"/>
        </w:rPr>
      </w:pPr>
      <w:ins w:id="1214" w:author="Сатлер Марина Викторовна" w:date="2025-02-02T22:38:00Z">
        <w:r w:rsidRPr="007036CE">
          <w:tab/>
        </w:r>
        <w:r w:rsidRPr="007036CE">
          <w:tab/>
          <w:t>"DocNum": "12",</w:t>
        </w:r>
      </w:ins>
    </w:p>
    <w:p w14:paraId="3EC7011C" w14:textId="77777777" w:rsidR="005C2783" w:rsidRPr="007036CE" w:rsidRDefault="005C2783" w:rsidP="005C2783">
      <w:pPr>
        <w:pStyle w:val="GOSTScript"/>
        <w:rPr>
          <w:ins w:id="1215" w:author="Сатлер Марина Викторовна" w:date="2025-02-02T22:38:00Z"/>
        </w:rPr>
      </w:pPr>
      <w:ins w:id="1216" w:author="Сатлер Марина Викторовна" w:date="2025-02-02T22:38:00Z">
        <w:r w:rsidRPr="007036CE">
          <w:tab/>
        </w:r>
        <w:r w:rsidRPr="007036CE">
          <w:tab/>
          <w:t>"DocDate": "2024-10-16",</w:t>
        </w:r>
      </w:ins>
    </w:p>
    <w:p w14:paraId="73826257" w14:textId="77777777" w:rsidR="005C2783" w:rsidRPr="007036CE" w:rsidRDefault="005C2783" w:rsidP="005C2783">
      <w:pPr>
        <w:pStyle w:val="GOSTScript"/>
        <w:rPr>
          <w:ins w:id="1217" w:author="Сатлер Марина Викторовна" w:date="2025-02-02T22:38:00Z"/>
        </w:rPr>
      </w:pPr>
      <w:ins w:id="1218" w:author="Сатлер Марина Викторовна" w:date="2025-02-02T22:38:00Z">
        <w:r w:rsidRPr="007036CE">
          <w:lastRenderedPageBreak/>
          <w:tab/>
        </w:r>
        <w:r w:rsidRPr="007036CE">
          <w:tab/>
          <w:t>"DocKind": "ЗПО",</w:t>
        </w:r>
      </w:ins>
    </w:p>
    <w:p w14:paraId="6C039545" w14:textId="77777777" w:rsidR="005C2783" w:rsidRPr="007036CE" w:rsidRDefault="005C2783" w:rsidP="005C2783">
      <w:pPr>
        <w:pStyle w:val="GOSTScript"/>
        <w:rPr>
          <w:ins w:id="1219" w:author="Сатлер Марина Викторовна" w:date="2025-02-02T22:38:00Z"/>
        </w:rPr>
      </w:pPr>
      <w:ins w:id="1220" w:author="Сатлер Марина Викторовна" w:date="2025-02-02T22:38:00Z">
        <w:r w:rsidRPr="007036CE">
          <w:tab/>
        </w:r>
        <w:r w:rsidRPr="007036CE">
          <w:tab/>
          <w:t>"OKVCd": "840",</w:t>
        </w:r>
      </w:ins>
    </w:p>
    <w:p w14:paraId="60826709" w14:textId="77777777" w:rsidR="005C2783" w:rsidRPr="007036CE" w:rsidRDefault="005C2783" w:rsidP="005C2783">
      <w:pPr>
        <w:pStyle w:val="GOSTScript"/>
        <w:rPr>
          <w:ins w:id="1221" w:author="Сатлер Марина Викторовна" w:date="2025-02-02T22:38:00Z"/>
        </w:rPr>
      </w:pPr>
      <w:ins w:id="1222" w:author="Сатлер Марина Викторовна" w:date="2025-02-02T22:38:00Z">
        <w:r w:rsidRPr="007036CE">
          <w:tab/>
        </w:r>
        <w:r w:rsidRPr="007036CE">
          <w:tab/>
          <w:t>"Contour": "1",</w:t>
        </w:r>
      </w:ins>
    </w:p>
    <w:p w14:paraId="05B79E90" w14:textId="77777777" w:rsidR="005C2783" w:rsidRPr="007036CE" w:rsidRDefault="005C2783" w:rsidP="005C2783">
      <w:pPr>
        <w:pStyle w:val="GOSTScript"/>
        <w:rPr>
          <w:ins w:id="1223" w:author="Сатлер Марина Викторовна" w:date="2025-02-02T22:38:00Z"/>
        </w:rPr>
      </w:pPr>
      <w:ins w:id="1224" w:author="Сатлер Марина Викторовна" w:date="2025-02-02T22:38:00Z">
        <w:r w:rsidRPr="007036CE">
          <w:tab/>
        </w:r>
        <w:r w:rsidRPr="007036CE">
          <w:tab/>
          <w:t>"AccessLevelStereotype": 0,</w:t>
        </w:r>
      </w:ins>
    </w:p>
    <w:p w14:paraId="704AA911" w14:textId="77777777" w:rsidR="005C2783" w:rsidRPr="007036CE" w:rsidRDefault="005C2783" w:rsidP="005C2783">
      <w:pPr>
        <w:pStyle w:val="GOSTScript"/>
        <w:rPr>
          <w:ins w:id="1225" w:author="Сатлер Марина Викторовна" w:date="2025-02-02T22:38:00Z"/>
        </w:rPr>
      </w:pPr>
      <w:ins w:id="1226" w:author="Сатлер Марина Викторовна" w:date="2025-02-02T22:38:00Z">
        <w:r w:rsidRPr="007036CE">
          <w:tab/>
        </w:r>
        <w:r w:rsidRPr="007036CE">
          <w:tab/>
          <w:t>"BudgetCode": "99010001",</w:t>
        </w:r>
      </w:ins>
    </w:p>
    <w:p w14:paraId="7B44D833" w14:textId="77777777" w:rsidR="005C2783" w:rsidRPr="007036CE" w:rsidRDefault="005C2783" w:rsidP="005C2783">
      <w:pPr>
        <w:pStyle w:val="GOSTScript"/>
        <w:rPr>
          <w:ins w:id="1227" w:author="Сатлер Марина Викторовна" w:date="2025-02-02T22:38:00Z"/>
        </w:rPr>
      </w:pPr>
      <w:ins w:id="1228" w:author="Сатлер Марина Викторовна" w:date="2025-02-02T22:38:00Z">
        <w:r w:rsidRPr="007036CE">
          <w:tab/>
        </w:r>
        <w:r w:rsidRPr="007036CE">
          <w:tab/>
          <w:t>"SignCalc": "D",</w:t>
        </w:r>
      </w:ins>
    </w:p>
    <w:p w14:paraId="1B271371" w14:textId="77777777" w:rsidR="005C2783" w:rsidRPr="007036CE" w:rsidRDefault="005C2783" w:rsidP="005C2783">
      <w:pPr>
        <w:pStyle w:val="GOSTScript"/>
        <w:rPr>
          <w:ins w:id="1229" w:author="Сатлер Марина Викторовна" w:date="2025-02-02T22:38:00Z"/>
        </w:rPr>
      </w:pPr>
      <w:ins w:id="1230" w:author="Сатлер Марина Викторовна" w:date="2025-02-02T22:38:00Z">
        <w:r w:rsidRPr="007036CE">
          <w:tab/>
        </w:r>
        <w:r w:rsidRPr="007036CE">
          <w:tab/>
          <w:t>"Operation": "R",</w:t>
        </w:r>
      </w:ins>
    </w:p>
    <w:p w14:paraId="452193B7" w14:textId="77777777" w:rsidR="005C2783" w:rsidRPr="007036CE" w:rsidRDefault="005C2783" w:rsidP="005C2783">
      <w:pPr>
        <w:pStyle w:val="GOSTScript"/>
        <w:rPr>
          <w:ins w:id="1231" w:author="Сатлер Марина Викторовна" w:date="2025-02-02T22:38:00Z"/>
        </w:rPr>
      </w:pPr>
      <w:ins w:id="1232" w:author="Сатлер Марина Викторовна" w:date="2025-02-02T22:38:00Z">
        <w:r w:rsidRPr="007036CE">
          <w:tab/>
        </w:r>
        <w:r w:rsidRPr="007036CE">
          <w:tab/>
          <w:t>"Payer_CheckAcc": "40102156500000000001",</w:t>
        </w:r>
      </w:ins>
    </w:p>
    <w:p w14:paraId="342CC021" w14:textId="77777777" w:rsidR="005C2783" w:rsidRPr="007036CE" w:rsidRDefault="005C2783" w:rsidP="005C2783">
      <w:pPr>
        <w:pStyle w:val="GOSTScript"/>
        <w:rPr>
          <w:ins w:id="1233" w:author="Сатлер Марина Викторовна" w:date="2025-02-02T22:38:00Z"/>
        </w:rPr>
      </w:pPr>
      <w:ins w:id="1234" w:author="Сатлер Марина Викторовна" w:date="2025-02-02T22:38:00Z">
        <w:r w:rsidRPr="007036CE">
          <w:tab/>
        </w:r>
        <w:r w:rsidRPr="007036CE">
          <w:tab/>
          <w:t>"Payee_CheckAcc": "40102810845370000014",</w:t>
        </w:r>
      </w:ins>
    </w:p>
    <w:p w14:paraId="33D37400" w14:textId="77777777" w:rsidR="005C2783" w:rsidRPr="007036CE" w:rsidRDefault="005C2783" w:rsidP="005C2783">
      <w:pPr>
        <w:pStyle w:val="GOSTScript"/>
        <w:rPr>
          <w:ins w:id="1235" w:author="Сатлер Марина Викторовна" w:date="2025-02-02T22:38:00Z"/>
        </w:rPr>
      </w:pPr>
      <w:ins w:id="1236" w:author="Сатлер Марина Викторовна" w:date="2025-02-02T22:38:00Z">
        <w:r w:rsidRPr="007036CE">
          <w:tab/>
        </w:r>
        <w:r w:rsidRPr="007036CE">
          <w:tab/>
          <w:t>"Tofk_counter": "5700",</w:t>
        </w:r>
      </w:ins>
    </w:p>
    <w:p w14:paraId="5215FED0" w14:textId="77777777" w:rsidR="005C2783" w:rsidRPr="007036CE" w:rsidRDefault="005C2783" w:rsidP="005C2783">
      <w:pPr>
        <w:pStyle w:val="GOSTScript"/>
        <w:rPr>
          <w:ins w:id="1237" w:author="Сатлер Марина Викторовна" w:date="2025-02-02T22:38:00Z"/>
        </w:rPr>
      </w:pPr>
      <w:ins w:id="1238" w:author="Сатлер Марина Викторовна" w:date="2025-02-02T22:38:00Z">
        <w:r w:rsidRPr="007036CE">
          <w:tab/>
        </w:r>
        <w:r w:rsidRPr="007036CE">
          <w:tab/>
          <w:t>"Tofk_counter_UBP": "39181",</w:t>
        </w:r>
      </w:ins>
    </w:p>
    <w:p w14:paraId="30DD5119" w14:textId="77777777" w:rsidR="005C2783" w:rsidRPr="007036CE" w:rsidRDefault="005C2783" w:rsidP="005C2783">
      <w:pPr>
        <w:pStyle w:val="GOSTScript"/>
        <w:rPr>
          <w:ins w:id="1239" w:author="Сатлер Марина Викторовна" w:date="2025-02-02T22:38:00Z"/>
        </w:rPr>
      </w:pPr>
      <w:ins w:id="1240" w:author="Сатлер Марина Викторовна" w:date="2025-02-02T22:38:00Z">
        <w:r w:rsidRPr="007036CE">
          <w:tab/>
        </w:r>
        <w:r w:rsidRPr="007036CE">
          <w:tab/>
          <w:t>"Sum": 100.00,</w:t>
        </w:r>
      </w:ins>
    </w:p>
    <w:p w14:paraId="357CF643" w14:textId="77777777" w:rsidR="005C2783" w:rsidRPr="007036CE" w:rsidRDefault="005C2783" w:rsidP="005C2783">
      <w:pPr>
        <w:pStyle w:val="GOSTScript"/>
        <w:rPr>
          <w:ins w:id="1241" w:author="Сатлер Марина Викторовна" w:date="2025-02-02T22:38:00Z"/>
        </w:rPr>
      </w:pPr>
      <w:ins w:id="1242" w:author="Сатлер Марина Викторовна" w:date="2025-02-02T22:38:00Z">
        <w:r w:rsidRPr="007036CE">
          <w:tab/>
        </w:r>
        <w:r w:rsidRPr="007036CE">
          <w:tab/>
          <w:t>"Sum_Rub": 9700.00</w:t>
        </w:r>
      </w:ins>
    </w:p>
    <w:p w14:paraId="16003B70" w14:textId="77777777" w:rsidR="005C2783" w:rsidRPr="007036CE" w:rsidRDefault="005C2783" w:rsidP="005C2783">
      <w:pPr>
        <w:pStyle w:val="GOSTScript"/>
        <w:rPr>
          <w:ins w:id="1243" w:author="Сатлер Марина Викторовна" w:date="2025-02-02T22:38:00Z"/>
        </w:rPr>
      </w:pPr>
      <w:ins w:id="1244" w:author="Сатлер Марина Викторовна" w:date="2025-02-02T22:38:00Z">
        <w:r w:rsidRPr="007036CE">
          <w:tab/>
          <w:t>}</w:t>
        </w:r>
      </w:ins>
    </w:p>
    <w:p w14:paraId="21F4FC06" w14:textId="77777777" w:rsidR="00BD795C" w:rsidRPr="007036CE" w:rsidRDefault="005C2783" w:rsidP="005C2783">
      <w:pPr>
        <w:pStyle w:val="GOSTScript"/>
        <w:rPr>
          <w:ins w:id="1245" w:author="Сатлер Марина Викторовна" w:date="2025-02-02T22:13:00Z"/>
        </w:rPr>
      </w:pPr>
      <w:ins w:id="1246" w:author="Сатлер Марина Викторовна" w:date="2025-02-02T22:38:00Z">
        <w:r w:rsidRPr="007036CE">
          <w:t>}</w:t>
        </w:r>
      </w:ins>
    </w:p>
    <w:p w14:paraId="4E753ED5" w14:textId="77777777" w:rsidR="0075452C" w:rsidRPr="007036CE" w:rsidRDefault="0075452C" w:rsidP="00DE0449">
      <w:pPr>
        <w:pStyle w:val="41"/>
      </w:pPr>
      <w:bookmarkStart w:id="1247" w:name="_Toc222927729"/>
      <w:r w:rsidRPr="007036CE">
        <w:t>«Заявление на проведение операций с иностранной валютой» MSC_AppForeignCurr</w:t>
      </w:r>
      <w:bookmarkEnd w:id="886"/>
      <w:bookmarkEnd w:id="1247"/>
    </w:p>
    <w:p w14:paraId="02F84441" w14:textId="77777777" w:rsidR="0075452C" w:rsidRPr="007036CE" w:rsidRDefault="0075452C" w:rsidP="00DE0449">
      <w:pPr>
        <w:pStyle w:val="51"/>
      </w:pPr>
      <w:bookmarkStart w:id="1248" w:name="_Toc222927730"/>
      <w:r w:rsidRPr="007036CE">
        <w:t>Перечень параметров тела запроса (Document) по документу «Заявление на проведение операций с иностранной валютой» MSC_AppForeignCurr</w:t>
      </w:r>
      <w:bookmarkEnd w:id="1248"/>
    </w:p>
    <w:p w14:paraId="095F210C" w14:textId="17486EDF" w:rsidR="00A72D36" w:rsidRPr="007036CE" w:rsidRDefault="005A2340" w:rsidP="00802219">
      <w:pPr>
        <w:pStyle w:val="GOSTNameTable"/>
      </w:pPr>
      <w:r w:rsidRPr="007036CE">
        <w:rPr>
          <w:noProof/>
        </w:rPr>
        <w:fldChar w:fldCharType="begin"/>
      </w:r>
      <w:r w:rsidRPr="007036CE">
        <w:rPr>
          <w:noProof/>
        </w:rPr>
        <w:instrText xml:space="preserve"> SEQ Таблица \* ARABIC </w:instrText>
      </w:r>
      <w:r w:rsidRPr="007036CE">
        <w:rPr>
          <w:noProof/>
        </w:rPr>
        <w:fldChar w:fldCharType="separate"/>
      </w:r>
      <w:bookmarkStart w:id="1249" w:name="_Toc222927992"/>
      <w:r w:rsidR="00BD74E1">
        <w:rPr>
          <w:noProof/>
        </w:rPr>
        <w:t>19</w:t>
      </w:r>
      <w:r w:rsidRPr="007036CE">
        <w:rPr>
          <w:noProof/>
        </w:rPr>
        <w:fldChar w:fldCharType="end"/>
      </w:r>
      <w:r w:rsidR="00A72D36" w:rsidRPr="007036CE">
        <w:t xml:space="preserve"> </w:t>
      </w:r>
      <w:r w:rsidR="004060F4" w:rsidRPr="007036CE">
        <w:t>–</w:t>
      </w:r>
      <w:r w:rsidR="00A72D36" w:rsidRPr="007036CE">
        <w:t xml:space="preserve"> Параметры </w:t>
      </w:r>
      <w:r w:rsidR="006C378C" w:rsidRPr="007036CE">
        <w:t xml:space="preserve">тела (Document) </w:t>
      </w:r>
      <w:r w:rsidR="00A72D36" w:rsidRPr="007036CE">
        <w:t>запроса на подбор / сторнирование / переформирование записей учета по документу «Заявление на проведение операций с иностранной валютой» MSC_AppForeignCurr</w:t>
      </w:r>
      <w:bookmarkEnd w:id="1249"/>
    </w:p>
    <w:tbl>
      <w:tblPr>
        <w:tblStyle w:val="GOSTTable"/>
        <w:tblW w:w="5000" w:type="pct"/>
        <w:tblLayout w:type="fixed"/>
        <w:tblLook w:val="07E0" w:firstRow="1" w:lastRow="1" w:firstColumn="1" w:lastColumn="1" w:noHBand="1" w:noVBand="1"/>
      </w:tblPr>
      <w:tblGrid>
        <w:gridCol w:w="3468"/>
        <w:gridCol w:w="2364"/>
        <w:gridCol w:w="1576"/>
        <w:gridCol w:w="983"/>
        <w:gridCol w:w="993"/>
        <w:gridCol w:w="6376"/>
      </w:tblGrid>
      <w:tr w:rsidR="00D5206D" w:rsidRPr="007036CE" w14:paraId="29253E2E" w14:textId="77777777" w:rsidTr="00A03896">
        <w:trPr>
          <w:cnfStyle w:val="100000000000" w:firstRow="1" w:lastRow="0" w:firstColumn="0" w:lastColumn="0" w:oddVBand="0" w:evenVBand="0" w:oddHBand="0" w:evenHBand="0" w:firstRowFirstColumn="0" w:firstRowLastColumn="0" w:lastRowFirstColumn="0" w:lastRowLastColumn="0"/>
        </w:trPr>
        <w:tc>
          <w:tcPr>
            <w:tcW w:w="1100" w:type="pct"/>
          </w:tcPr>
          <w:p w14:paraId="21837C04" w14:textId="77777777" w:rsidR="0075452C" w:rsidRPr="007036CE" w:rsidRDefault="0075452C">
            <w:pPr>
              <w:pStyle w:val="GOSTTableHead"/>
            </w:pPr>
            <w:r w:rsidRPr="007036CE">
              <w:t>Наименование параметра</w:t>
            </w:r>
          </w:p>
        </w:tc>
        <w:tc>
          <w:tcPr>
            <w:tcW w:w="750" w:type="pct"/>
          </w:tcPr>
          <w:p w14:paraId="4C3967D4" w14:textId="77777777" w:rsidR="0075452C" w:rsidRPr="007036CE" w:rsidRDefault="0075452C">
            <w:pPr>
              <w:pStyle w:val="GOSTTableHead"/>
            </w:pPr>
            <w:r w:rsidRPr="007036CE">
              <w:t>Название тэга</w:t>
            </w:r>
          </w:p>
        </w:tc>
        <w:tc>
          <w:tcPr>
            <w:tcW w:w="500" w:type="pct"/>
          </w:tcPr>
          <w:p w14:paraId="51511E6C" w14:textId="77777777" w:rsidR="0075452C" w:rsidRPr="007036CE" w:rsidRDefault="0075452C">
            <w:pPr>
              <w:pStyle w:val="GOSTTableHead"/>
            </w:pPr>
            <w:r w:rsidRPr="007036CE">
              <w:t>Тип данных</w:t>
            </w:r>
          </w:p>
        </w:tc>
        <w:tc>
          <w:tcPr>
            <w:tcW w:w="312" w:type="pct"/>
          </w:tcPr>
          <w:p w14:paraId="3008F4B2" w14:textId="77777777" w:rsidR="0075452C" w:rsidRPr="007036CE" w:rsidRDefault="0075452C">
            <w:pPr>
              <w:pStyle w:val="GOSTTableHead"/>
            </w:pPr>
            <w:r w:rsidRPr="007036CE">
              <w:t>Обязательность</w:t>
            </w:r>
          </w:p>
        </w:tc>
        <w:tc>
          <w:tcPr>
            <w:tcW w:w="315" w:type="pct"/>
          </w:tcPr>
          <w:p w14:paraId="62A013DF" w14:textId="77777777" w:rsidR="0075452C" w:rsidRPr="007036CE" w:rsidRDefault="0075452C">
            <w:pPr>
              <w:pStyle w:val="GOSTTableHead"/>
            </w:pPr>
            <w:r w:rsidRPr="007036CE">
              <w:t>Размерность</w:t>
            </w:r>
          </w:p>
        </w:tc>
        <w:tc>
          <w:tcPr>
            <w:tcW w:w="2023" w:type="pct"/>
          </w:tcPr>
          <w:p w14:paraId="32274F98" w14:textId="77777777" w:rsidR="0075452C" w:rsidRPr="007036CE" w:rsidRDefault="0075452C">
            <w:pPr>
              <w:pStyle w:val="GOSTTableHead"/>
            </w:pPr>
            <w:r w:rsidRPr="007036CE">
              <w:t>Описание</w:t>
            </w:r>
          </w:p>
        </w:tc>
      </w:tr>
      <w:tr w:rsidR="00D5206D" w:rsidRPr="007036CE" w14:paraId="0F8F7618" w14:textId="77777777" w:rsidTr="00A03896">
        <w:tc>
          <w:tcPr>
            <w:tcW w:w="1100" w:type="pct"/>
          </w:tcPr>
          <w:p w14:paraId="14CF3AE3" w14:textId="77777777" w:rsidR="00B260F9" w:rsidRPr="007036CE" w:rsidRDefault="00B260F9" w:rsidP="00700161">
            <w:pPr>
              <w:pStyle w:val="GOSTTablenorm"/>
            </w:pPr>
            <w:r w:rsidRPr="007036CE">
              <w:t>Номер документа</w:t>
            </w:r>
          </w:p>
        </w:tc>
        <w:tc>
          <w:tcPr>
            <w:tcW w:w="750" w:type="pct"/>
          </w:tcPr>
          <w:p w14:paraId="6D12D793" w14:textId="77777777" w:rsidR="00B260F9" w:rsidRPr="007036CE" w:rsidRDefault="00B260F9" w:rsidP="00700161">
            <w:pPr>
              <w:pStyle w:val="GOSTTablenorm"/>
            </w:pPr>
            <w:r w:rsidRPr="007036CE">
              <w:t>ZR_DeclarationNum</w:t>
            </w:r>
          </w:p>
        </w:tc>
        <w:tc>
          <w:tcPr>
            <w:tcW w:w="500" w:type="pct"/>
          </w:tcPr>
          <w:p w14:paraId="06E51CB0" w14:textId="77777777" w:rsidR="00B260F9" w:rsidRPr="007036CE" w:rsidRDefault="00B260F9" w:rsidP="00700161">
            <w:pPr>
              <w:pStyle w:val="GOSTTablenorm"/>
            </w:pPr>
            <w:r w:rsidRPr="007036CE">
              <w:t>Строка</w:t>
            </w:r>
          </w:p>
        </w:tc>
        <w:tc>
          <w:tcPr>
            <w:tcW w:w="312" w:type="pct"/>
          </w:tcPr>
          <w:p w14:paraId="1E8A5033" w14:textId="77777777" w:rsidR="00B260F9" w:rsidRPr="007036CE" w:rsidRDefault="00B260F9" w:rsidP="00700161">
            <w:pPr>
              <w:pStyle w:val="GOSTTablenorm"/>
            </w:pPr>
            <w:r w:rsidRPr="007036CE">
              <w:t>Да</w:t>
            </w:r>
          </w:p>
        </w:tc>
        <w:tc>
          <w:tcPr>
            <w:tcW w:w="315" w:type="pct"/>
          </w:tcPr>
          <w:p w14:paraId="3B337A36" w14:textId="77777777" w:rsidR="00B260F9" w:rsidRPr="007036CE" w:rsidRDefault="00B260F9" w:rsidP="00700161">
            <w:pPr>
              <w:pStyle w:val="GOSTTablenorm"/>
            </w:pPr>
            <w:r w:rsidRPr="007036CE">
              <w:t>&lt;=</w:t>
            </w:r>
            <w:r w:rsidRPr="007036CE">
              <w:rPr>
                <w:lang w:val="en-US"/>
              </w:rPr>
              <w:t>1</w:t>
            </w:r>
            <w:r w:rsidRPr="007036CE">
              <w:t>5</w:t>
            </w:r>
          </w:p>
        </w:tc>
        <w:tc>
          <w:tcPr>
            <w:tcW w:w="2023" w:type="pct"/>
          </w:tcPr>
          <w:p w14:paraId="40E4409C" w14:textId="77777777" w:rsidR="00B260F9" w:rsidRPr="007036CE" w:rsidRDefault="00B260F9" w:rsidP="00700161">
            <w:pPr>
              <w:pStyle w:val="GOSTTablenorm"/>
            </w:pPr>
            <w:r w:rsidRPr="007036CE">
              <w:t>Указывается номер документа</w:t>
            </w:r>
          </w:p>
        </w:tc>
      </w:tr>
      <w:tr w:rsidR="00D5206D" w:rsidRPr="007036CE" w14:paraId="5766CCD6" w14:textId="77777777" w:rsidTr="00A03896">
        <w:tc>
          <w:tcPr>
            <w:tcW w:w="1100" w:type="pct"/>
          </w:tcPr>
          <w:p w14:paraId="0DB22CE5" w14:textId="77777777" w:rsidR="00B260F9" w:rsidRPr="007036CE" w:rsidRDefault="00B260F9" w:rsidP="00700161">
            <w:pPr>
              <w:pStyle w:val="GOSTTablenorm"/>
            </w:pPr>
            <w:r w:rsidRPr="007036CE">
              <w:t>Дата документа</w:t>
            </w:r>
          </w:p>
        </w:tc>
        <w:tc>
          <w:tcPr>
            <w:tcW w:w="750" w:type="pct"/>
          </w:tcPr>
          <w:p w14:paraId="07710D2F" w14:textId="77777777" w:rsidR="00B260F9" w:rsidRPr="007036CE" w:rsidRDefault="00B260F9" w:rsidP="00700161">
            <w:pPr>
              <w:pStyle w:val="GOSTTablenorm"/>
            </w:pPr>
            <w:r w:rsidRPr="007036CE">
              <w:t>ZR_DeclarationDate</w:t>
            </w:r>
          </w:p>
        </w:tc>
        <w:tc>
          <w:tcPr>
            <w:tcW w:w="500" w:type="pct"/>
          </w:tcPr>
          <w:p w14:paraId="17137C33" w14:textId="77777777" w:rsidR="00B260F9" w:rsidRPr="007036CE" w:rsidRDefault="00B260F9" w:rsidP="00700161">
            <w:pPr>
              <w:pStyle w:val="GOSTTablenorm"/>
            </w:pPr>
            <w:r w:rsidRPr="007036CE">
              <w:t>Дата</w:t>
            </w:r>
          </w:p>
        </w:tc>
        <w:tc>
          <w:tcPr>
            <w:tcW w:w="312" w:type="pct"/>
          </w:tcPr>
          <w:p w14:paraId="619065E0" w14:textId="77777777" w:rsidR="00B260F9" w:rsidRPr="007036CE" w:rsidRDefault="00B260F9" w:rsidP="00700161">
            <w:pPr>
              <w:pStyle w:val="GOSTTablenorm"/>
            </w:pPr>
            <w:r w:rsidRPr="007036CE">
              <w:t>Да</w:t>
            </w:r>
          </w:p>
        </w:tc>
        <w:tc>
          <w:tcPr>
            <w:tcW w:w="315" w:type="pct"/>
          </w:tcPr>
          <w:p w14:paraId="7BA128CC" w14:textId="77777777" w:rsidR="00B260F9" w:rsidRPr="007036CE" w:rsidRDefault="00B260F9" w:rsidP="00700161">
            <w:pPr>
              <w:pStyle w:val="GOSTTablenorm"/>
            </w:pPr>
          </w:p>
        </w:tc>
        <w:tc>
          <w:tcPr>
            <w:tcW w:w="2023" w:type="pct"/>
          </w:tcPr>
          <w:p w14:paraId="70A725EC" w14:textId="77777777" w:rsidR="00B260F9" w:rsidRPr="007036CE" w:rsidRDefault="00B260F9" w:rsidP="00700161">
            <w:pPr>
              <w:pStyle w:val="GOSTTablenorm"/>
            </w:pPr>
            <w:r w:rsidRPr="007036CE">
              <w:t>Указывается дата документа в формате YYYY-MM-DD</w:t>
            </w:r>
          </w:p>
        </w:tc>
      </w:tr>
      <w:tr w:rsidR="00464F5A" w:rsidRPr="007036CE" w14:paraId="34ED3DB5" w14:textId="77777777" w:rsidTr="00A03896">
        <w:tc>
          <w:tcPr>
            <w:tcW w:w="1100" w:type="pct"/>
          </w:tcPr>
          <w:p w14:paraId="1DCD228F" w14:textId="77777777" w:rsidR="00464F5A" w:rsidRPr="007036CE" w:rsidRDefault="00464F5A" w:rsidP="00464F5A">
            <w:pPr>
              <w:pStyle w:val="GOSTTablenorm"/>
            </w:pPr>
            <w:r w:rsidRPr="007036CE">
              <w:t>Вид документа</w:t>
            </w:r>
          </w:p>
        </w:tc>
        <w:tc>
          <w:tcPr>
            <w:tcW w:w="750" w:type="pct"/>
          </w:tcPr>
          <w:p w14:paraId="61B3823E" w14:textId="77777777" w:rsidR="00464F5A" w:rsidRPr="007036CE" w:rsidRDefault="007048AF" w:rsidP="00464F5A">
            <w:pPr>
              <w:pStyle w:val="GOSTTablenorm"/>
            </w:pPr>
            <w:r w:rsidRPr="007036CE">
              <w:t>DopInfo_DocType</w:t>
            </w:r>
          </w:p>
        </w:tc>
        <w:tc>
          <w:tcPr>
            <w:tcW w:w="500" w:type="pct"/>
          </w:tcPr>
          <w:p w14:paraId="3E986A80" w14:textId="77777777" w:rsidR="00464F5A" w:rsidRPr="007036CE" w:rsidRDefault="00464F5A" w:rsidP="00464F5A">
            <w:pPr>
              <w:pStyle w:val="GOSTTablenorm"/>
            </w:pPr>
            <w:r w:rsidRPr="007036CE">
              <w:t>Строка</w:t>
            </w:r>
          </w:p>
        </w:tc>
        <w:tc>
          <w:tcPr>
            <w:tcW w:w="312" w:type="pct"/>
          </w:tcPr>
          <w:p w14:paraId="783A9281" w14:textId="77777777" w:rsidR="00464F5A" w:rsidRPr="007036CE" w:rsidRDefault="00464F5A" w:rsidP="00464F5A">
            <w:pPr>
              <w:pStyle w:val="GOSTTablenorm"/>
            </w:pPr>
            <w:r w:rsidRPr="007036CE">
              <w:t>Да</w:t>
            </w:r>
          </w:p>
        </w:tc>
        <w:tc>
          <w:tcPr>
            <w:tcW w:w="315" w:type="pct"/>
          </w:tcPr>
          <w:p w14:paraId="7A134F2D" w14:textId="77777777" w:rsidR="00464F5A" w:rsidRPr="007036CE" w:rsidRDefault="00464F5A" w:rsidP="00464F5A">
            <w:pPr>
              <w:pStyle w:val="GOSTTablenorm"/>
            </w:pPr>
            <w:r w:rsidRPr="007036CE">
              <w:t>=3</w:t>
            </w:r>
          </w:p>
        </w:tc>
        <w:tc>
          <w:tcPr>
            <w:tcW w:w="2023" w:type="pct"/>
          </w:tcPr>
          <w:p w14:paraId="51D17C57" w14:textId="77777777" w:rsidR="00464F5A" w:rsidRPr="007036CE" w:rsidRDefault="00464F5A" w:rsidP="00464F5A">
            <w:pPr>
              <w:pStyle w:val="GOSTTablenorm"/>
            </w:pPr>
            <w:r w:rsidRPr="007036CE">
              <w:t>Указывается код вида документа.</w:t>
            </w:r>
          </w:p>
          <w:p w14:paraId="6C9BED58" w14:textId="77777777" w:rsidR="00464F5A" w:rsidRPr="007036CE" w:rsidRDefault="00464F5A" w:rsidP="00464F5A">
            <w:pPr>
              <w:pStyle w:val="GOSTTablenorm"/>
            </w:pPr>
            <w:r w:rsidRPr="007036CE">
              <w:t>Заполняется значением «</w:t>
            </w:r>
            <w:r w:rsidR="004F03A7" w:rsidRPr="007036CE">
              <w:rPr>
                <w:szCs w:val="22"/>
                <w:lang w:val="en-US"/>
              </w:rPr>
              <w:t>ZPO</w:t>
            </w:r>
            <w:r w:rsidRPr="007036CE">
              <w:t>»</w:t>
            </w:r>
          </w:p>
        </w:tc>
      </w:tr>
      <w:tr w:rsidR="00683BB3" w:rsidRPr="007036CE" w14:paraId="2A396163" w14:textId="77777777" w:rsidTr="00A03896">
        <w:tc>
          <w:tcPr>
            <w:tcW w:w="1100" w:type="pct"/>
          </w:tcPr>
          <w:p w14:paraId="0C652299" w14:textId="77777777" w:rsidR="00683BB3" w:rsidRPr="007036CE" w:rsidRDefault="00683BB3" w:rsidP="00683BB3">
            <w:pPr>
              <w:pStyle w:val="GOSTTablenorm"/>
            </w:pPr>
            <w:r w:rsidRPr="007036CE">
              <w:t>Код валюты по ОКВ</w:t>
            </w:r>
          </w:p>
        </w:tc>
        <w:tc>
          <w:tcPr>
            <w:tcW w:w="750" w:type="pct"/>
          </w:tcPr>
          <w:p w14:paraId="1EECF2E5" w14:textId="77777777" w:rsidR="00683BB3" w:rsidRPr="007036CE" w:rsidRDefault="00683BB3" w:rsidP="00683BB3">
            <w:pPr>
              <w:pStyle w:val="GOSTTablenorm"/>
            </w:pPr>
            <w:r w:rsidRPr="007036CE">
              <w:t>Transfer_CodeValute</w:t>
            </w:r>
          </w:p>
        </w:tc>
        <w:tc>
          <w:tcPr>
            <w:tcW w:w="500" w:type="pct"/>
          </w:tcPr>
          <w:p w14:paraId="032EEE39" w14:textId="77777777" w:rsidR="00683BB3" w:rsidRPr="007036CE" w:rsidRDefault="00683BB3" w:rsidP="00683BB3">
            <w:pPr>
              <w:pStyle w:val="GOSTTablenorm"/>
            </w:pPr>
            <w:r w:rsidRPr="007036CE">
              <w:t>Строка</w:t>
            </w:r>
          </w:p>
        </w:tc>
        <w:tc>
          <w:tcPr>
            <w:tcW w:w="312" w:type="pct"/>
          </w:tcPr>
          <w:p w14:paraId="3A75A892" w14:textId="77777777" w:rsidR="00683BB3" w:rsidRPr="007036CE" w:rsidRDefault="00683BB3" w:rsidP="00683BB3">
            <w:pPr>
              <w:pStyle w:val="GOSTTablenorm"/>
            </w:pPr>
            <w:r w:rsidRPr="007036CE">
              <w:t>Да</w:t>
            </w:r>
          </w:p>
        </w:tc>
        <w:tc>
          <w:tcPr>
            <w:tcW w:w="315" w:type="pct"/>
          </w:tcPr>
          <w:p w14:paraId="4ED0B4CB" w14:textId="77777777" w:rsidR="00683BB3" w:rsidRPr="007036CE" w:rsidRDefault="00683BB3" w:rsidP="00683BB3">
            <w:pPr>
              <w:pStyle w:val="GOSTTablenorm"/>
            </w:pPr>
            <w:r w:rsidRPr="007036CE">
              <w:t>=3</w:t>
            </w:r>
          </w:p>
        </w:tc>
        <w:tc>
          <w:tcPr>
            <w:tcW w:w="2023" w:type="pct"/>
          </w:tcPr>
          <w:p w14:paraId="37B4B2BA" w14:textId="77777777" w:rsidR="00683BB3" w:rsidRPr="007036CE" w:rsidRDefault="00683BB3" w:rsidP="004F03A7">
            <w:pPr>
              <w:pStyle w:val="GOSTTablenorm"/>
            </w:pPr>
            <w:r w:rsidRPr="007036CE">
              <w:t xml:space="preserve">Указывается </w:t>
            </w:r>
            <w:r w:rsidR="004E00F8" w:rsidRPr="007036CE">
              <w:t xml:space="preserve">цифровой </w:t>
            </w:r>
            <w:r w:rsidRPr="007036CE">
              <w:t>код валюты по Общероссийскому классификатору валют</w:t>
            </w:r>
          </w:p>
        </w:tc>
      </w:tr>
      <w:tr w:rsidR="00076681" w:rsidRPr="007036CE" w14:paraId="0A1E7EA0" w14:textId="77777777" w:rsidTr="00A03896">
        <w:tc>
          <w:tcPr>
            <w:tcW w:w="1100" w:type="pct"/>
          </w:tcPr>
          <w:p w14:paraId="7659E84E" w14:textId="77777777" w:rsidR="00076681" w:rsidRPr="007036CE" w:rsidRDefault="00076681" w:rsidP="00076681">
            <w:pPr>
              <w:pStyle w:val="GOSTTablenorm"/>
            </w:pPr>
            <w:r w:rsidRPr="007036CE">
              <w:lastRenderedPageBreak/>
              <w:t>Контур</w:t>
            </w:r>
          </w:p>
        </w:tc>
        <w:tc>
          <w:tcPr>
            <w:tcW w:w="750" w:type="pct"/>
          </w:tcPr>
          <w:p w14:paraId="7231F444" w14:textId="77777777" w:rsidR="00076681" w:rsidRPr="007036CE" w:rsidRDefault="00076681" w:rsidP="00BF5802">
            <w:pPr>
              <w:pStyle w:val="GOSTTablenorm"/>
            </w:pPr>
            <w:r w:rsidRPr="007036CE">
              <w:t>StmInfrmtn_Contour</w:t>
            </w:r>
          </w:p>
        </w:tc>
        <w:tc>
          <w:tcPr>
            <w:tcW w:w="500" w:type="pct"/>
          </w:tcPr>
          <w:p w14:paraId="0174BF55" w14:textId="77777777" w:rsidR="00076681" w:rsidRPr="007036CE" w:rsidRDefault="00076681" w:rsidP="00BF5802">
            <w:pPr>
              <w:pStyle w:val="GOSTTablenorm"/>
            </w:pPr>
            <w:r w:rsidRPr="007036CE">
              <w:t>Строка</w:t>
            </w:r>
          </w:p>
        </w:tc>
        <w:tc>
          <w:tcPr>
            <w:tcW w:w="312" w:type="pct"/>
          </w:tcPr>
          <w:p w14:paraId="76DCBF45" w14:textId="77777777" w:rsidR="00076681" w:rsidRPr="007036CE" w:rsidRDefault="00076681" w:rsidP="00BF5802">
            <w:pPr>
              <w:pStyle w:val="GOSTTablenorm"/>
            </w:pPr>
            <w:r w:rsidRPr="007036CE">
              <w:t>Да</w:t>
            </w:r>
          </w:p>
        </w:tc>
        <w:tc>
          <w:tcPr>
            <w:tcW w:w="315" w:type="pct"/>
          </w:tcPr>
          <w:p w14:paraId="0DA2BE65" w14:textId="77777777" w:rsidR="00076681" w:rsidRPr="007036CE" w:rsidRDefault="00076681" w:rsidP="00BF5802">
            <w:pPr>
              <w:pStyle w:val="GOSTTablenorm"/>
            </w:pPr>
            <w:r w:rsidRPr="007036CE">
              <w:t>=1</w:t>
            </w:r>
          </w:p>
        </w:tc>
        <w:tc>
          <w:tcPr>
            <w:tcW w:w="2023" w:type="pct"/>
          </w:tcPr>
          <w:p w14:paraId="376EDF2A" w14:textId="77777777" w:rsidR="00076681" w:rsidRPr="007036CE" w:rsidRDefault="00076681" w:rsidP="00BF5802">
            <w:pPr>
              <w:pStyle w:val="GOSTTablenorm"/>
            </w:pPr>
            <w:r w:rsidRPr="007036CE">
              <w:t>Указывается код контура,</w:t>
            </w:r>
            <w:r w:rsidR="00EB54C3" w:rsidRPr="007036CE">
              <w:t xml:space="preserve"> в котором проводится операция.</w:t>
            </w:r>
          </w:p>
          <w:p w14:paraId="33742A1F" w14:textId="77777777" w:rsidR="00076681" w:rsidRPr="007036CE" w:rsidRDefault="00076681" w:rsidP="00BF5802">
            <w:pPr>
              <w:pStyle w:val="GOSTTablenorm"/>
            </w:pPr>
            <w:r w:rsidRPr="007036CE">
              <w:t>Возможные значения:</w:t>
            </w:r>
          </w:p>
          <w:p w14:paraId="0A80B544" w14:textId="77777777" w:rsidR="00076681" w:rsidRPr="007036CE" w:rsidRDefault="00076681" w:rsidP="00BF5802">
            <w:pPr>
              <w:pStyle w:val="GOSTTableListMark1"/>
            </w:pPr>
            <w:r w:rsidRPr="007036CE">
              <w:t>«</w:t>
            </w:r>
            <w:r w:rsidR="00666E41" w:rsidRPr="007036CE">
              <w:rPr>
                <w:lang w:val="en-US"/>
              </w:rPr>
              <w:t>O</w:t>
            </w:r>
            <w:r w:rsidRPr="007036CE">
              <w:t>» – открытый;</w:t>
            </w:r>
          </w:p>
          <w:p w14:paraId="06B6A88E" w14:textId="77777777" w:rsidR="00076681" w:rsidRPr="007036CE" w:rsidRDefault="00076681" w:rsidP="00BF5802">
            <w:pPr>
              <w:pStyle w:val="GOSTTableListMark1"/>
            </w:pPr>
            <w:r w:rsidRPr="007036CE">
              <w:t>«</w:t>
            </w:r>
            <w:r w:rsidRPr="007036CE">
              <w:rPr>
                <w:lang w:val="en-US"/>
              </w:rPr>
              <w:t>S</w:t>
            </w:r>
            <w:r w:rsidRPr="007036CE">
              <w:t>» – защищенный;</w:t>
            </w:r>
          </w:p>
          <w:p w14:paraId="286D0191" w14:textId="77777777" w:rsidR="00076681" w:rsidRPr="007036CE" w:rsidRDefault="00076681" w:rsidP="00BF5802">
            <w:pPr>
              <w:pStyle w:val="GOSTTableListMark1"/>
            </w:pPr>
            <w:r w:rsidRPr="007036CE">
              <w:t>«1» – открытый;</w:t>
            </w:r>
          </w:p>
          <w:p w14:paraId="78E1D111" w14:textId="77777777" w:rsidR="00076681" w:rsidRPr="007036CE" w:rsidRDefault="00076681" w:rsidP="00BF5802">
            <w:pPr>
              <w:pStyle w:val="GOSTTableListMark1"/>
              <w:rPr>
                <w:sz w:val="20"/>
              </w:rPr>
            </w:pPr>
            <w:r w:rsidRPr="007036CE">
              <w:t xml:space="preserve">«2» </w:t>
            </w:r>
            <w:r w:rsidR="00F77AD0" w:rsidRPr="007036CE">
              <w:t>–</w:t>
            </w:r>
            <w:r w:rsidRPr="007036CE">
              <w:t xml:space="preserve"> защищенный</w:t>
            </w:r>
          </w:p>
        </w:tc>
      </w:tr>
      <w:tr w:rsidR="00464F5A" w:rsidRPr="007036CE" w14:paraId="3B7920E6" w14:textId="77777777" w:rsidTr="00A03896">
        <w:tc>
          <w:tcPr>
            <w:tcW w:w="1100" w:type="pct"/>
          </w:tcPr>
          <w:p w14:paraId="4EEC86EF" w14:textId="77777777" w:rsidR="00464F5A" w:rsidRPr="007036CE" w:rsidRDefault="00464F5A" w:rsidP="00464F5A">
            <w:pPr>
              <w:pStyle w:val="GOSTTablenorm"/>
            </w:pPr>
            <w:r w:rsidRPr="007036CE">
              <w:t>Уровень конфиденциальности</w:t>
            </w:r>
          </w:p>
        </w:tc>
        <w:tc>
          <w:tcPr>
            <w:tcW w:w="750" w:type="pct"/>
          </w:tcPr>
          <w:p w14:paraId="63014B40" w14:textId="77777777" w:rsidR="00464F5A" w:rsidRPr="007036CE" w:rsidRDefault="00464F5A" w:rsidP="00464F5A">
            <w:pPr>
              <w:pStyle w:val="GOSTTablenorm"/>
            </w:pPr>
            <w:r w:rsidRPr="007036CE">
              <w:t>StmInfrmtn_AccessLevelStereotype</w:t>
            </w:r>
          </w:p>
        </w:tc>
        <w:tc>
          <w:tcPr>
            <w:tcW w:w="500" w:type="pct"/>
          </w:tcPr>
          <w:p w14:paraId="43B0BA94" w14:textId="77777777" w:rsidR="00464F5A" w:rsidRPr="007036CE" w:rsidRDefault="00464F5A" w:rsidP="00464F5A">
            <w:pPr>
              <w:pStyle w:val="GOSTTablenorm"/>
            </w:pPr>
            <w:r w:rsidRPr="007036CE">
              <w:t>Число</w:t>
            </w:r>
          </w:p>
        </w:tc>
        <w:tc>
          <w:tcPr>
            <w:tcW w:w="312" w:type="pct"/>
          </w:tcPr>
          <w:p w14:paraId="6DF2A1EB" w14:textId="77777777" w:rsidR="00464F5A" w:rsidRPr="007036CE" w:rsidRDefault="00464F5A" w:rsidP="00464F5A">
            <w:pPr>
              <w:pStyle w:val="GOSTTablenorm"/>
            </w:pPr>
            <w:r w:rsidRPr="007036CE">
              <w:t>Да</w:t>
            </w:r>
          </w:p>
        </w:tc>
        <w:tc>
          <w:tcPr>
            <w:tcW w:w="315" w:type="pct"/>
          </w:tcPr>
          <w:p w14:paraId="103AB2A1" w14:textId="77777777" w:rsidR="00464F5A" w:rsidRPr="007036CE" w:rsidRDefault="00464F5A" w:rsidP="00464F5A">
            <w:pPr>
              <w:pStyle w:val="GOSTTablenorm"/>
            </w:pPr>
            <w:r w:rsidRPr="007036CE">
              <w:t>=1</w:t>
            </w:r>
          </w:p>
        </w:tc>
        <w:tc>
          <w:tcPr>
            <w:tcW w:w="2023" w:type="pct"/>
          </w:tcPr>
          <w:p w14:paraId="36E38083" w14:textId="77777777" w:rsidR="00464F5A" w:rsidRPr="007036CE" w:rsidRDefault="00464F5A" w:rsidP="00464F5A">
            <w:pPr>
              <w:pStyle w:val="GOSTTablenorm"/>
            </w:pPr>
            <w:r w:rsidRPr="007036CE">
              <w:t>Указывается уровень конфиденциальности документа.</w:t>
            </w:r>
          </w:p>
          <w:p w14:paraId="50C5FA01" w14:textId="77777777" w:rsidR="00464F5A" w:rsidRPr="007036CE" w:rsidRDefault="00464F5A" w:rsidP="00464F5A">
            <w:pPr>
              <w:pStyle w:val="GOSTTablenorm"/>
            </w:pPr>
            <w:r w:rsidRPr="007036CE">
              <w:t>Возможные значения:</w:t>
            </w:r>
          </w:p>
          <w:p w14:paraId="5614DF17" w14:textId="77777777" w:rsidR="00464F5A" w:rsidRPr="007036CE" w:rsidRDefault="00464F5A" w:rsidP="00464F5A">
            <w:pPr>
              <w:pStyle w:val="GOSTTableListMark1"/>
            </w:pPr>
            <w:r w:rsidRPr="007036CE">
              <w:t xml:space="preserve">«0» </w:t>
            </w:r>
            <w:r w:rsidR="00F77AD0" w:rsidRPr="007036CE">
              <w:t>–</w:t>
            </w:r>
            <w:r w:rsidRPr="007036CE">
              <w:t xml:space="preserve"> Несекретно;</w:t>
            </w:r>
          </w:p>
          <w:p w14:paraId="79BF5051" w14:textId="77777777" w:rsidR="00464F5A" w:rsidRPr="007036CE" w:rsidRDefault="00464F5A" w:rsidP="00464F5A">
            <w:pPr>
              <w:pStyle w:val="GOSTTableListMark1"/>
            </w:pPr>
            <w:r w:rsidRPr="007036CE">
              <w:t xml:space="preserve">«1» </w:t>
            </w:r>
            <w:r w:rsidR="00F77AD0" w:rsidRPr="007036CE">
              <w:t>–</w:t>
            </w:r>
            <w:r w:rsidRPr="007036CE">
              <w:t xml:space="preserve"> Для служебного пользования</w:t>
            </w:r>
          </w:p>
        </w:tc>
      </w:tr>
      <w:tr w:rsidR="00464F5A" w:rsidRPr="007036CE" w14:paraId="5AA8B415" w14:textId="77777777" w:rsidTr="00A03896">
        <w:tc>
          <w:tcPr>
            <w:tcW w:w="1100" w:type="pct"/>
          </w:tcPr>
          <w:p w14:paraId="30EFD991" w14:textId="77777777" w:rsidR="00464F5A" w:rsidRPr="007036CE" w:rsidRDefault="00464F5A" w:rsidP="0001646A">
            <w:pPr>
              <w:pStyle w:val="GOSTTablenorm"/>
            </w:pPr>
            <w:r w:rsidRPr="007036CE">
              <w:t>Код бюджета</w:t>
            </w:r>
          </w:p>
        </w:tc>
        <w:tc>
          <w:tcPr>
            <w:tcW w:w="750" w:type="pct"/>
          </w:tcPr>
          <w:p w14:paraId="7C7A6A7C" w14:textId="77777777" w:rsidR="00464F5A" w:rsidRPr="007036CE" w:rsidRDefault="007C7A94" w:rsidP="00464F5A">
            <w:pPr>
              <w:pStyle w:val="GOSTTablenorm"/>
            </w:pPr>
            <w:ins w:id="1250" w:author="Левина Алла EXP-297484" w:date="2024-08-22T15:35:00Z">
              <w:r w:rsidRPr="007036CE">
                <w:t>ZR_BudgetCode</w:t>
              </w:r>
            </w:ins>
            <w:del w:id="1251" w:author="Левина Алла EXP-297484" w:date="2024-08-22T15:35:00Z">
              <w:r w:rsidR="00464F5A" w:rsidRPr="007036CE" w:rsidDel="007C7A94">
                <w:delText>ZR_BudgetCode_Rec</w:delText>
              </w:r>
            </w:del>
          </w:p>
        </w:tc>
        <w:tc>
          <w:tcPr>
            <w:tcW w:w="500" w:type="pct"/>
          </w:tcPr>
          <w:p w14:paraId="7F541CF1" w14:textId="77777777" w:rsidR="00464F5A" w:rsidRPr="007036CE" w:rsidRDefault="00464F5A" w:rsidP="00464F5A">
            <w:pPr>
              <w:pStyle w:val="GOSTTablenorm"/>
            </w:pPr>
            <w:r w:rsidRPr="007036CE">
              <w:t>Строка</w:t>
            </w:r>
          </w:p>
        </w:tc>
        <w:tc>
          <w:tcPr>
            <w:tcW w:w="312" w:type="pct"/>
          </w:tcPr>
          <w:p w14:paraId="58E73A2B" w14:textId="77777777" w:rsidR="00464F5A" w:rsidRPr="007036CE" w:rsidRDefault="00464F5A" w:rsidP="00464F5A">
            <w:pPr>
              <w:pStyle w:val="GOSTTablenorm"/>
            </w:pPr>
            <w:r w:rsidRPr="007036CE">
              <w:t>Да</w:t>
            </w:r>
          </w:p>
        </w:tc>
        <w:tc>
          <w:tcPr>
            <w:tcW w:w="315" w:type="pct"/>
          </w:tcPr>
          <w:p w14:paraId="39AF5DC3" w14:textId="77777777" w:rsidR="00464F5A" w:rsidRPr="007036CE" w:rsidRDefault="00464F5A" w:rsidP="00464F5A">
            <w:pPr>
              <w:pStyle w:val="GOSTTablenorm"/>
            </w:pPr>
            <w:r w:rsidRPr="007036CE">
              <w:t>=8</w:t>
            </w:r>
          </w:p>
        </w:tc>
        <w:tc>
          <w:tcPr>
            <w:tcW w:w="2023" w:type="pct"/>
          </w:tcPr>
          <w:p w14:paraId="17ACC906" w14:textId="77777777" w:rsidR="00464F5A" w:rsidRPr="007036CE" w:rsidRDefault="00464F5A" w:rsidP="0001646A">
            <w:pPr>
              <w:pStyle w:val="GOSTTablenorm"/>
            </w:pPr>
            <w:r w:rsidRPr="007036CE">
              <w:t>Указывается код бюджета в соответствии со справочником «Бюджеты»</w:t>
            </w:r>
          </w:p>
        </w:tc>
      </w:tr>
      <w:tr w:rsidR="00464F5A" w:rsidRPr="007036CE" w14:paraId="6A3E3932" w14:textId="77777777" w:rsidTr="00A03896">
        <w:tc>
          <w:tcPr>
            <w:tcW w:w="1100" w:type="pct"/>
          </w:tcPr>
          <w:p w14:paraId="15117FB8" w14:textId="77777777" w:rsidR="00464F5A" w:rsidRPr="007036CE" w:rsidRDefault="00464F5A" w:rsidP="00464F5A">
            <w:pPr>
              <w:pStyle w:val="GOSTTablenorm"/>
            </w:pPr>
            <w:r w:rsidRPr="007036CE">
              <w:t>Номер лицевого счета плательщика</w:t>
            </w:r>
          </w:p>
        </w:tc>
        <w:tc>
          <w:tcPr>
            <w:tcW w:w="750" w:type="pct"/>
          </w:tcPr>
          <w:p w14:paraId="5B5D7382" w14:textId="77777777" w:rsidR="00464F5A" w:rsidRPr="007036CE" w:rsidRDefault="00464F5A" w:rsidP="00464F5A">
            <w:pPr>
              <w:pStyle w:val="GOSTTablenorm"/>
            </w:pPr>
            <w:r w:rsidRPr="007036CE">
              <w:t>ZR_PersonalAccount</w:t>
            </w:r>
          </w:p>
        </w:tc>
        <w:tc>
          <w:tcPr>
            <w:tcW w:w="500" w:type="pct"/>
          </w:tcPr>
          <w:p w14:paraId="2B252EE0" w14:textId="77777777" w:rsidR="00464F5A" w:rsidRPr="007036CE" w:rsidRDefault="00464F5A" w:rsidP="00464F5A">
            <w:pPr>
              <w:pStyle w:val="GOSTTablenorm"/>
            </w:pPr>
            <w:r w:rsidRPr="007036CE">
              <w:t>Строка</w:t>
            </w:r>
          </w:p>
        </w:tc>
        <w:tc>
          <w:tcPr>
            <w:tcW w:w="312" w:type="pct"/>
          </w:tcPr>
          <w:p w14:paraId="4C840963" w14:textId="77777777" w:rsidR="00464F5A" w:rsidRPr="007036CE" w:rsidRDefault="00464F5A" w:rsidP="00464F5A">
            <w:pPr>
              <w:pStyle w:val="GOSTTablenorm"/>
            </w:pPr>
            <w:r w:rsidRPr="007036CE">
              <w:t>Да</w:t>
            </w:r>
          </w:p>
        </w:tc>
        <w:tc>
          <w:tcPr>
            <w:tcW w:w="315" w:type="pct"/>
          </w:tcPr>
          <w:p w14:paraId="0068F5C8" w14:textId="77777777" w:rsidR="00464F5A" w:rsidRPr="007036CE" w:rsidRDefault="00464F5A" w:rsidP="00464F5A">
            <w:pPr>
              <w:pStyle w:val="GOSTTablenorm"/>
            </w:pPr>
            <w:r w:rsidRPr="007036CE">
              <w:t>=11</w:t>
            </w:r>
          </w:p>
        </w:tc>
        <w:tc>
          <w:tcPr>
            <w:tcW w:w="2023" w:type="pct"/>
          </w:tcPr>
          <w:p w14:paraId="55A9B2D3" w14:textId="77777777" w:rsidR="00464F5A" w:rsidRPr="007036CE" w:rsidRDefault="00464F5A" w:rsidP="00464F5A">
            <w:pPr>
              <w:pStyle w:val="GOSTTablenorm"/>
            </w:pPr>
            <w:r w:rsidRPr="007036CE">
              <w:t>Указывается номер лицевого счета плательщика</w:t>
            </w:r>
          </w:p>
        </w:tc>
      </w:tr>
      <w:tr w:rsidR="00464F5A" w:rsidRPr="007036CE" w14:paraId="51CBAD19" w14:textId="77777777" w:rsidTr="00A03896">
        <w:tc>
          <w:tcPr>
            <w:tcW w:w="1100" w:type="pct"/>
          </w:tcPr>
          <w:p w14:paraId="702514A5" w14:textId="77777777" w:rsidR="00464F5A" w:rsidRPr="007036CE" w:rsidRDefault="00464F5A" w:rsidP="00464F5A">
            <w:pPr>
              <w:pStyle w:val="GOSTTablenorm"/>
            </w:pPr>
            <w:r w:rsidRPr="007036CE">
              <w:t>Счет плательщика</w:t>
            </w:r>
          </w:p>
        </w:tc>
        <w:tc>
          <w:tcPr>
            <w:tcW w:w="750" w:type="pct"/>
          </w:tcPr>
          <w:p w14:paraId="5995E3D8" w14:textId="77777777" w:rsidR="00464F5A" w:rsidRPr="007036CE" w:rsidRDefault="00464F5A" w:rsidP="00464F5A">
            <w:pPr>
              <w:pStyle w:val="GOSTTablenorm"/>
            </w:pPr>
            <w:r w:rsidRPr="007036CE">
              <w:t>Transfer_ClientTransfer_Score</w:t>
            </w:r>
          </w:p>
        </w:tc>
        <w:tc>
          <w:tcPr>
            <w:tcW w:w="500" w:type="pct"/>
          </w:tcPr>
          <w:p w14:paraId="6652B081" w14:textId="77777777" w:rsidR="00464F5A" w:rsidRPr="007036CE" w:rsidRDefault="00464F5A" w:rsidP="00464F5A">
            <w:pPr>
              <w:pStyle w:val="GOSTTablenorm"/>
            </w:pPr>
            <w:r w:rsidRPr="007036CE">
              <w:t>Строка</w:t>
            </w:r>
          </w:p>
        </w:tc>
        <w:tc>
          <w:tcPr>
            <w:tcW w:w="312" w:type="pct"/>
          </w:tcPr>
          <w:p w14:paraId="0D4A394E" w14:textId="77777777" w:rsidR="00464F5A" w:rsidRPr="007036CE" w:rsidRDefault="00464F5A" w:rsidP="00464F5A">
            <w:pPr>
              <w:pStyle w:val="GOSTTablenorm"/>
            </w:pPr>
            <w:r w:rsidRPr="007036CE">
              <w:t>Да</w:t>
            </w:r>
          </w:p>
        </w:tc>
        <w:tc>
          <w:tcPr>
            <w:tcW w:w="315" w:type="pct"/>
          </w:tcPr>
          <w:p w14:paraId="73852326" w14:textId="77777777" w:rsidR="00464F5A" w:rsidRPr="007036CE" w:rsidRDefault="00464F5A" w:rsidP="00464F5A">
            <w:pPr>
              <w:pStyle w:val="GOSTTablenorm"/>
            </w:pPr>
            <w:r w:rsidRPr="007036CE">
              <w:t>=20</w:t>
            </w:r>
          </w:p>
        </w:tc>
        <w:tc>
          <w:tcPr>
            <w:tcW w:w="2023" w:type="pct"/>
          </w:tcPr>
          <w:p w14:paraId="55A26363" w14:textId="77777777" w:rsidR="00464F5A" w:rsidRPr="007036CE" w:rsidRDefault="00464F5A" w:rsidP="00464F5A">
            <w:pPr>
              <w:pStyle w:val="GOSTTablenorm"/>
            </w:pPr>
            <w:r w:rsidRPr="007036CE">
              <w:t>Указывается номер расчетного счета плательщика</w:t>
            </w:r>
          </w:p>
        </w:tc>
      </w:tr>
      <w:tr w:rsidR="0001646A" w:rsidRPr="007036CE" w14:paraId="2B1471D1" w14:textId="77777777" w:rsidTr="00A03896">
        <w:tc>
          <w:tcPr>
            <w:tcW w:w="1100" w:type="pct"/>
          </w:tcPr>
          <w:p w14:paraId="0DBC73A6" w14:textId="77777777" w:rsidR="0001646A" w:rsidRPr="007036CE" w:rsidRDefault="0001646A" w:rsidP="0001646A">
            <w:pPr>
              <w:pStyle w:val="GOSTTablenorm"/>
            </w:pPr>
            <w:r w:rsidRPr="007036CE">
              <w:t>Признак авансового ДО плательщика</w:t>
            </w:r>
          </w:p>
        </w:tc>
        <w:tc>
          <w:tcPr>
            <w:tcW w:w="750" w:type="pct"/>
          </w:tcPr>
          <w:p w14:paraId="11AD596F" w14:textId="77777777" w:rsidR="0001646A" w:rsidRPr="007036CE" w:rsidRDefault="0001646A" w:rsidP="00BF5802">
            <w:pPr>
              <w:pStyle w:val="GOSTTablenorm"/>
            </w:pPr>
            <w:r w:rsidRPr="007036CE">
              <w:t>DopInfo_AdPaymentCharact</w:t>
            </w:r>
          </w:p>
        </w:tc>
        <w:tc>
          <w:tcPr>
            <w:tcW w:w="500" w:type="pct"/>
          </w:tcPr>
          <w:p w14:paraId="424CBEA8" w14:textId="77777777" w:rsidR="0001646A" w:rsidRPr="007036CE" w:rsidRDefault="0001646A" w:rsidP="00BF5802">
            <w:pPr>
              <w:pStyle w:val="GOSTTablenorm"/>
            </w:pPr>
            <w:r w:rsidRPr="007036CE">
              <w:t>Число</w:t>
            </w:r>
          </w:p>
        </w:tc>
        <w:tc>
          <w:tcPr>
            <w:tcW w:w="312" w:type="pct"/>
          </w:tcPr>
          <w:p w14:paraId="153B09E0" w14:textId="77777777" w:rsidR="0001646A" w:rsidRPr="007036CE" w:rsidRDefault="00CF5365" w:rsidP="00BF5802">
            <w:pPr>
              <w:pStyle w:val="GOSTTablenorm"/>
            </w:pPr>
            <w:del w:id="1252" w:author="Левина Алла" w:date="2024-08-08T11:31:00Z">
              <w:r w:rsidRPr="007036CE" w:rsidDel="00BF32A4">
                <w:delText>Да</w:delText>
              </w:r>
            </w:del>
            <w:ins w:id="1253" w:author="Левина Алла" w:date="2024-08-08T11:31:00Z">
              <w:r w:rsidR="00BF32A4" w:rsidRPr="007036CE">
                <w:t>Нет</w:t>
              </w:r>
            </w:ins>
          </w:p>
        </w:tc>
        <w:tc>
          <w:tcPr>
            <w:tcW w:w="315" w:type="pct"/>
          </w:tcPr>
          <w:p w14:paraId="14F69DDC" w14:textId="77777777" w:rsidR="0001646A" w:rsidRPr="007036CE" w:rsidRDefault="0001646A" w:rsidP="00BF5802">
            <w:pPr>
              <w:pStyle w:val="GOSTTablenorm"/>
            </w:pPr>
            <w:r w:rsidRPr="007036CE">
              <w:t>=1</w:t>
            </w:r>
          </w:p>
        </w:tc>
        <w:tc>
          <w:tcPr>
            <w:tcW w:w="2023" w:type="pct"/>
          </w:tcPr>
          <w:p w14:paraId="5412BF56" w14:textId="77777777" w:rsidR="0001646A" w:rsidRPr="007036CE" w:rsidRDefault="0001646A" w:rsidP="00BF5802">
            <w:pPr>
              <w:pStyle w:val="GOSTTablenorm"/>
            </w:pPr>
            <w:r w:rsidRPr="007036CE">
              <w:t>Указывается признак авансового ДО по плательщику.</w:t>
            </w:r>
          </w:p>
          <w:p w14:paraId="6E432BD8" w14:textId="77777777" w:rsidR="0001646A" w:rsidRPr="007036CE" w:rsidRDefault="0001646A" w:rsidP="00BF5802">
            <w:pPr>
              <w:pStyle w:val="GOSTTablenorm"/>
            </w:pPr>
            <w:r w:rsidRPr="007036CE">
              <w:t>Возможные значения:</w:t>
            </w:r>
          </w:p>
          <w:p w14:paraId="21F5E300" w14:textId="77777777" w:rsidR="0001646A" w:rsidRPr="007036CE" w:rsidRDefault="0001646A" w:rsidP="00BF5802">
            <w:pPr>
              <w:pStyle w:val="GOSTTableListMark1"/>
            </w:pPr>
            <w:r w:rsidRPr="007036CE">
              <w:t>«1» – Да;</w:t>
            </w:r>
          </w:p>
          <w:p w14:paraId="71122F45" w14:textId="77777777" w:rsidR="0001646A" w:rsidRPr="007036CE" w:rsidRDefault="0001646A" w:rsidP="00BF5802">
            <w:pPr>
              <w:pStyle w:val="GOSTTableListMark1"/>
              <w:rPr>
                <w:ins w:id="1254" w:author="Левина Алла" w:date="2024-08-07T18:56:00Z"/>
              </w:rPr>
            </w:pPr>
            <w:r w:rsidRPr="007036CE">
              <w:t>«0» – Нет</w:t>
            </w:r>
            <w:ins w:id="1255" w:author="Левина Алла" w:date="2024-08-07T18:56:00Z">
              <w:r w:rsidR="008116BE" w:rsidRPr="007036CE">
                <w:t>.</w:t>
              </w:r>
            </w:ins>
          </w:p>
          <w:p w14:paraId="61AC53B7" w14:textId="77777777" w:rsidR="008116BE" w:rsidRPr="007036CE" w:rsidRDefault="00C20A22" w:rsidP="00915AEA">
            <w:pPr>
              <w:pStyle w:val="GOSTTablenorm"/>
            </w:pPr>
            <w:ins w:id="1256" w:author="Сказецкая Наталья Камилевна" w:date="2024-08-12T15:32:00Z">
              <w:r w:rsidRPr="007036CE">
                <w:t xml:space="preserve">Обязателен для заполнения, если в параметре </w:t>
              </w:r>
            </w:ins>
            <w:ins w:id="1257" w:author="Сказецкая Наталья Камилевна" w:date="2024-08-12T15:33:00Z">
              <w:r w:rsidRPr="007036CE">
                <w:t xml:space="preserve">«Номер лицевого счета плательщика» (ZR_PersonalAccount) </w:t>
              </w:r>
            </w:ins>
            <w:ins w:id="1258" w:author="Сказецкая Наталья Камилевна" w:date="2024-08-12T15:32:00Z">
              <w:r w:rsidRPr="007036CE">
                <w:t xml:space="preserve">указан л/с с кодом </w:t>
              </w:r>
            </w:ins>
            <w:ins w:id="1259" w:author="Сказецкая Наталья Камилевна" w:date="2024-08-12T15:33:00Z">
              <w:r w:rsidRPr="007036CE">
                <w:t xml:space="preserve">03, </w:t>
              </w:r>
            </w:ins>
            <w:ins w:id="1260" w:author="Сказецкая Наталья Камилевна" w:date="2024-08-12T15:32:00Z">
              <w:r w:rsidRPr="007036CE">
                <w:t>08, 09</w:t>
              </w:r>
            </w:ins>
            <w:ins w:id="1261" w:author="Сказецкая Наталья Камилевна" w:date="2024-08-12T15:34:00Z">
              <w:r w:rsidRPr="007036CE">
                <w:t xml:space="preserve">, 10. </w:t>
              </w:r>
            </w:ins>
            <w:ins w:id="1262" w:author="Левина Алла" w:date="2024-08-07T18:57:00Z">
              <w:r w:rsidR="008116BE" w:rsidRPr="007036CE">
                <w:t>По л/с с кодом 05 не заполняется</w:t>
              </w:r>
            </w:ins>
          </w:p>
        </w:tc>
      </w:tr>
      <w:tr w:rsidR="002B1D66" w:rsidRPr="007036CE" w14:paraId="69A8A53C" w14:textId="77777777" w:rsidTr="00A03896">
        <w:tc>
          <w:tcPr>
            <w:tcW w:w="1100" w:type="pct"/>
          </w:tcPr>
          <w:p w14:paraId="4A5F2CB3" w14:textId="77777777" w:rsidR="002B1D66" w:rsidRPr="007036CE" w:rsidRDefault="002B1D66" w:rsidP="002B1D66">
            <w:pPr>
              <w:pStyle w:val="GOSTTablenorm"/>
            </w:pPr>
            <w:r w:rsidRPr="007036CE">
              <w:t>Признак учета ПОФР на ЛС плательщика</w:t>
            </w:r>
          </w:p>
        </w:tc>
        <w:tc>
          <w:tcPr>
            <w:tcW w:w="750" w:type="pct"/>
          </w:tcPr>
          <w:p w14:paraId="4042BDB2" w14:textId="77777777" w:rsidR="002B1D66" w:rsidRPr="007036CE" w:rsidRDefault="002B1D66" w:rsidP="00BF5802">
            <w:pPr>
              <w:pStyle w:val="GOSTTablenorm"/>
            </w:pPr>
            <w:r w:rsidRPr="007036CE">
              <w:t>DopInfo_SIGN_POFR_SND</w:t>
            </w:r>
          </w:p>
        </w:tc>
        <w:tc>
          <w:tcPr>
            <w:tcW w:w="500" w:type="pct"/>
          </w:tcPr>
          <w:p w14:paraId="5B743A5E" w14:textId="77777777" w:rsidR="002B1D66" w:rsidRPr="007036CE" w:rsidRDefault="00785F04" w:rsidP="00BF5802">
            <w:pPr>
              <w:pStyle w:val="GOSTTablenorm"/>
            </w:pPr>
            <w:r w:rsidRPr="007036CE">
              <w:t>Логический</w:t>
            </w:r>
          </w:p>
        </w:tc>
        <w:tc>
          <w:tcPr>
            <w:tcW w:w="312" w:type="pct"/>
          </w:tcPr>
          <w:p w14:paraId="14F006C9" w14:textId="77777777" w:rsidR="002B1D66" w:rsidRPr="007036CE" w:rsidRDefault="00BF32A4" w:rsidP="00BF5802">
            <w:pPr>
              <w:pStyle w:val="GOSTTablenorm"/>
            </w:pPr>
            <w:ins w:id="1263" w:author="Левина Алла" w:date="2024-08-08T11:31:00Z">
              <w:r w:rsidRPr="007036CE">
                <w:t>Нет</w:t>
              </w:r>
            </w:ins>
            <w:del w:id="1264" w:author="Левина Алла" w:date="2024-08-08T11:31:00Z">
              <w:r w:rsidR="002B1D66" w:rsidRPr="007036CE" w:rsidDel="00BF32A4">
                <w:delText>Да</w:delText>
              </w:r>
            </w:del>
          </w:p>
        </w:tc>
        <w:tc>
          <w:tcPr>
            <w:tcW w:w="315" w:type="pct"/>
          </w:tcPr>
          <w:p w14:paraId="5741104E" w14:textId="77777777" w:rsidR="002B1D66" w:rsidRPr="007036CE" w:rsidRDefault="00785F04" w:rsidP="00BF5802">
            <w:pPr>
              <w:pStyle w:val="GOSTTablenorm"/>
            </w:pPr>
            <w:r w:rsidRPr="007036CE">
              <w:t>-</w:t>
            </w:r>
          </w:p>
        </w:tc>
        <w:tc>
          <w:tcPr>
            <w:tcW w:w="2023" w:type="pct"/>
          </w:tcPr>
          <w:p w14:paraId="761B5E85" w14:textId="77777777" w:rsidR="002B1D66" w:rsidRPr="007036CE" w:rsidRDefault="002B1D66" w:rsidP="00BF5802">
            <w:pPr>
              <w:pStyle w:val="GOSTTablenorm"/>
            </w:pPr>
            <w:r w:rsidRPr="007036CE">
              <w:t>Указывается признак учета ПОФР на ЛС плательщика.</w:t>
            </w:r>
          </w:p>
          <w:p w14:paraId="1305FA86" w14:textId="77777777" w:rsidR="002B1D66" w:rsidRPr="007036CE" w:rsidRDefault="002B1D66" w:rsidP="00BF5802">
            <w:pPr>
              <w:pStyle w:val="GOSTTablenorm"/>
            </w:pPr>
            <w:r w:rsidRPr="007036CE">
              <w:t>Возможные значения:</w:t>
            </w:r>
          </w:p>
          <w:p w14:paraId="676890DD" w14:textId="77777777" w:rsidR="00785F04" w:rsidRPr="007036CE" w:rsidRDefault="00785F04" w:rsidP="00785F04">
            <w:pPr>
              <w:pStyle w:val="GOSTTableListMark1"/>
            </w:pPr>
            <w:r w:rsidRPr="007036CE">
              <w:t>«</w:t>
            </w:r>
            <w:r w:rsidRPr="007036CE">
              <w:rPr>
                <w:lang w:val="en-US"/>
              </w:rPr>
              <w:t>true</w:t>
            </w:r>
            <w:r w:rsidRPr="007036CE">
              <w:t xml:space="preserve">» </w:t>
            </w:r>
            <w:r w:rsidR="004060F4" w:rsidRPr="007036CE">
              <w:t>–</w:t>
            </w:r>
            <w:r w:rsidRPr="007036CE">
              <w:t xml:space="preserve"> Да;</w:t>
            </w:r>
          </w:p>
          <w:p w14:paraId="318A523E" w14:textId="77777777" w:rsidR="002B1D66" w:rsidRPr="007036CE" w:rsidRDefault="00785F04" w:rsidP="00A03896">
            <w:pPr>
              <w:pStyle w:val="GOSTTableListMark1"/>
              <w:rPr>
                <w:ins w:id="1265" w:author="Левина Алла" w:date="2024-08-07T18:58:00Z"/>
              </w:rPr>
            </w:pPr>
            <w:r w:rsidRPr="007036CE">
              <w:t>«</w:t>
            </w:r>
            <w:r w:rsidRPr="007036CE">
              <w:rPr>
                <w:lang w:val="en-US"/>
              </w:rPr>
              <w:t>false</w:t>
            </w:r>
            <w:r w:rsidRPr="007036CE">
              <w:t xml:space="preserve">» </w:t>
            </w:r>
            <w:r w:rsidR="004060F4" w:rsidRPr="007036CE">
              <w:t>–</w:t>
            </w:r>
            <w:r w:rsidRPr="007036CE">
              <w:t xml:space="preserve"> Нет</w:t>
            </w:r>
            <w:ins w:id="1266" w:author="Левина Алла" w:date="2024-08-07T18:58:00Z">
              <w:r w:rsidR="008116BE" w:rsidRPr="007036CE">
                <w:t>.</w:t>
              </w:r>
            </w:ins>
          </w:p>
          <w:p w14:paraId="2281D3D7" w14:textId="77777777" w:rsidR="008116BE" w:rsidRPr="007036CE" w:rsidRDefault="00C20A22" w:rsidP="00915AEA">
            <w:pPr>
              <w:pStyle w:val="GOSTTablenorm"/>
            </w:pPr>
            <w:ins w:id="1267" w:author="Сказецкая Наталья Камилевна" w:date="2024-08-12T15:36:00Z">
              <w:r w:rsidRPr="007036CE">
                <w:lastRenderedPageBreak/>
                <w:t xml:space="preserve">Обязателен для заполнения, если в параметре «Номер лицевого счета плательщика» (ZR_PersonalAccount) указан л/с с кодом 03, 08, 09, 10. </w:t>
              </w:r>
            </w:ins>
            <w:ins w:id="1268" w:author="Левина Алла" w:date="2024-08-07T19:06:00Z">
              <w:r w:rsidR="008116BE" w:rsidRPr="007036CE">
                <w:t>По л/с с кодом 05 не заполняется</w:t>
              </w:r>
            </w:ins>
          </w:p>
        </w:tc>
      </w:tr>
      <w:tr w:rsidR="002B1D66" w:rsidRPr="007036CE" w14:paraId="4FE52FCA" w14:textId="77777777" w:rsidTr="00A03896">
        <w:tc>
          <w:tcPr>
            <w:tcW w:w="1100" w:type="pct"/>
          </w:tcPr>
          <w:p w14:paraId="05D7EF9A" w14:textId="77777777" w:rsidR="002B1D66" w:rsidRPr="007036CE" w:rsidRDefault="002B1D66" w:rsidP="00BF5802">
            <w:pPr>
              <w:pStyle w:val="GOSTTablenorm"/>
            </w:pPr>
            <w:r w:rsidRPr="007036CE">
              <w:lastRenderedPageBreak/>
              <w:t>Период действия ПОФР</w:t>
            </w:r>
          </w:p>
        </w:tc>
        <w:tc>
          <w:tcPr>
            <w:tcW w:w="750" w:type="pct"/>
          </w:tcPr>
          <w:p w14:paraId="480FA3A3" w14:textId="77777777" w:rsidR="002B1D66" w:rsidRPr="007036CE" w:rsidRDefault="002B1D66" w:rsidP="00BF5802">
            <w:pPr>
              <w:pStyle w:val="GOSTTablenorm"/>
            </w:pPr>
            <w:r w:rsidRPr="007036CE">
              <w:t>DopInfo_PeriodPOFR</w:t>
            </w:r>
          </w:p>
        </w:tc>
        <w:tc>
          <w:tcPr>
            <w:tcW w:w="500" w:type="pct"/>
          </w:tcPr>
          <w:p w14:paraId="1B058300" w14:textId="77777777" w:rsidR="002B1D66" w:rsidRPr="007036CE" w:rsidRDefault="002B1D66" w:rsidP="00BF5802">
            <w:pPr>
              <w:pStyle w:val="GOSTTablenorm"/>
            </w:pPr>
            <w:r w:rsidRPr="007036CE">
              <w:t>Строка</w:t>
            </w:r>
          </w:p>
        </w:tc>
        <w:tc>
          <w:tcPr>
            <w:tcW w:w="312" w:type="pct"/>
          </w:tcPr>
          <w:p w14:paraId="3D7F6839" w14:textId="77777777" w:rsidR="002B1D66" w:rsidRPr="007036CE" w:rsidRDefault="002B1D66" w:rsidP="00BF5802">
            <w:pPr>
              <w:pStyle w:val="GOSTTablenorm"/>
            </w:pPr>
            <w:r w:rsidRPr="007036CE">
              <w:t>Нет</w:t>
            </w:r>
          </w:p>
        </w:tc>
        <w:tc>
          <w:tcPr>
            <w:tcW w:w="315" w:type="pct"/>
          </w:tcPr>
          <w:p w14:paraId="5BCE28A6" w14:textId="77777777" w:rsidR="002B1D66" w:rsidRPr="007036CE" w:rsidRDefault="002B1D66" w:rsidP="00BF5802">
            <w:pPr>
              <w:pStyle w:val="GOSTTablenorm"/>
            </w:pPr>
            <w:r w:rsidRPr="007036CE">
              <w:t>&lt;=3</w:t>
            </w:r>
          </w:p>
        </w:tc>
        <w:tc>
          <w:tcPr>
            <w:tcW w:w="2023" w:type="pct"/>
          </w:tcPr>
          <w:p w14:paraId="0EFA4F42" w14:textId="77777777" w:rsidR="002B1D66" w:rsidRPr="007036CE" w:rsidRDefault="002B1D66" w:rsidP="00BF5802">
            <w:pPr>
              <w:pStyle w:val="GOSTTablenorm"/>
            </w:pPr>
            <w:r w:rsidRPr="007036CE">
              <w:t>Указывается период действия ПОФР.</w:t>
            </w:r>
          </w:p>
          <w:p w14:paraId="33BF607B" w14:textId="77777777" w:rsidR="00EA459E" w:rsidRPr="007036CE" w:rsidRDefault="002B1D66" w:rsidP="003E609E">
            <w:pPr>
              <w:pStyle w:val="GOSTTablenorm"/>
            </w:pPr>
            <w:r w:rsidRPr="007036CE">
              <w:t>Обязателен для заполнения, если в параметре «Признак учета ПОФР на ЛС плательщика» (DopInfo_SIGN_POFR_SND) указано значение «</w:t>
            </w:r>
            <w:r w:rsidR="00785F04" w:rsidRPr="007036CE">
              <w:rPr>
                <w:lang w:val="en-US"/>
              </w:rPr>
              <w:t>true</w:t>
            </w:r>
            <w:r w:rsidRPr="007036CE">
              <w:t>» (Да)</w:t>
            </w:r>
          </w:p>
        </w:tc>
      </w:tr>
      <w:tr w:rsidR="00464F5A" w:rsidRPr="007036CE" w14:paraId="0169CCFB" w14:textId="77777777" w:rsidTr="00A03896">
        <w:tc>
          <w:tcPr>
            <w:tcW w:w="1100" w:type="pct"/>
          </w:tcPr>
          <w:p w14:paraId="266741CF" w14:textId="77777777" w:rsidR="00464F5A" w:rsidRPr="007036CE" w:rsidRDefault="00464F5A" w:rsidP="002B1D66">
            <w:pPr>
              <w:pStyle w:val="GOSTTablenorm"/>
            </w:pPr>
            <w:r w:rsidRPr="007036CE">
              <w:t xml:space="preserve">КБК </w:t>
            </w:r>
            <w:r w:rsidR="002B1D66" w:rsidRPr="007036CE">
              <w:t xml:space="preserve">для контроля остатка </w:t>
            </w:r>
            <w:r w:rsidRPr="007036CE">
              <w:t>ПОФР плательщика</w:t>
            </w:r>
          </w:p>
        </w:tc>
        <w:tc>
          <w:tcPr>
            <w:tcW w:w="750" w:type="pct"/>
          </w:tcPr>
          <w:p w14:paraId="62546B7A" w14:textId="77777777" w:rsidR="00464F5A" w:rsidRPr="007036CE" w:rsidRDefault="00464F5A" w:rsidP="00464F5A">
            <w:pPr>
              <w:pStyle w:val="GOSTTablenorm"/>
            </w:pPr>
            <w:r w:rsidRPr="007036CE">
              <w:t>DopInfo_KBKCtrlBalancePOFRPay</w:t>
            </w:r>
          </w:p>
        </w:tc>
        <w:tc>
          <w:tcPr>
            <w:tcW w:w="500" w:type="pct"/>
          </w:tcPr>
          <w:p w14:paraId="5BAC19E2" w14:textId="77777777" w:rsidR="00464F5A" w:rsidRPr="007036CE" w:rsidRDefault="00464F5A" w:rsidP="00464F5A">
            <w:pPr>
              <w:pStyle w:val="GOSTTablenorm"/>
            </w:pPr>
            <w:r w:rsidRPr="007036CE">
              <w:t>Строка</w:t>
            </w:r>
          </w:p>
        </w:tc>
        <w:tc>
          <w:tcPr>
            <w:tcW w:w="312" w:type="pct"/>
          </w:tcPr>
          <w:p w14:paraId="7469E8E3" w14:textId="77777777" w:rsidR="00464F5A" w:rsidRPr="007036CE" w:rsidRDefault="00464F5A" w:rsidP="00464F5A">
            <w:pPr>
              <w:pStyle w:val="GOSTTablenorm"/>
            </w:pPr>
            <w:r w:rsidRPr="007036CE">
              <w:t>Нет</w:t>
            </w:r>
          </w:p>
        </w:tc>
        <w:tc>
          <w:tcPr>
            <w:tcW w:w="315" w:type="pct"/>
          </w:tcPr>
          <w:p w14:paraId="1E183AFD" w14:textId="77777777" w:rsidR="00464F5A" w:rsidRPr="007036CE" w:rsidRDefault="00464F5A" w:rsidP="00464F5A">
            <w:pPr>
              <w:pStyle w:val="GOSTTablenorm"/>
            </w:pPr>
            <w:r w:rsidRPr="007036CE">
              <w:t>=20</w:t>
            </w:r>
          </w:p>
        </w:tc>
        <w:tc>
          <w:tcPr>
            <w:tcW w:w="2023" w:type="pct"/>
          </w:tcPr>
          <w:p w14:paraId="229BAC64" w14:textId="77777777" w:rsidR="00464F5A" w:rsidRPr="007036CE" w:rsidRDefault="00464F5A" w:rsidP="00464F5A">
            <w:pPr>
              <w:pStyle w:val="GOSTTablenorm"/>
            </w:pPr>
            <w:r w:rsidRPr="007036CE">
              <w:t xml:space="preserve">Указывается КБК для контроля остатка ПОФР </w:t>
            </w:r>
            <w:r w:rsidR="002B1D66" w:rsidRPr="007036CE">
              <w:t xml:space="preserve">по ЛС </w:t>
            </w:r>
            <w:r w:rsidRPr="007036CE">
              <w:t>плательщика.</w:t>
            </w:r>
          </w:p>
          <w:p w14:paraId="49313FCF" w14:textId="77777777" w:rsidR="00EA459E" w:rsidRPr="007036CE" w:rsidRDefault="00464F5A" w:rsidP="003E609E">
            <w:pPr>
              <w:pStyle w:val="GOSTTablenorm"/>
            </w:pPr>
            <w:r w:rsidRPr="007036CE">
              <w:t xml:space="preserve">Обязателен для заполнения, если </w:t>
            </w:r>
            <w:r w:rsidR="002B1D66" w:rsidRPr="007036CE">
              <w:t>в параметре «Признак учета ПОФР на ЛС плательщика» (DopInfo_SIGN_POFR_SND) указано значение «</w:t>
            </w:r>
            <w:r w:rsidR="00785F04" w:rsidRPr="007036CE">
              <w:rPr>
                <w:lang w:val="en-US"/>
              </w:rPr>
              <w:t>true</w:t>
            </w:r>
            <w:r w:rsidR="002B1D66" w:rsidRPr="007036CE">
              <w:t>» (Да)</w:t>
            </w:r>
          </w:p>
        </w:tc>
      </w:tr>
      <w:tr w:rsidR="002B1D66" w:rsidRPr="007036CE" w14:paraId="3A6D07F8" w14:textId="77777777" w:rsidTr="00A03896">
        <w:tc>
          <w:tcPr>
            <w:tcW w:w="1100" w:type="pct"/>
          </w:tcPr>
          <w:p w14:paraId="52E9786C" w14:textId="77777777" w:rsidR="002B1D66" w:rsidRPr="007036CE" w:rsidRDefault="002B1D66" w:rsidP="002B1D66">
            <w:pPr>
              <w:pStyle w:val="GOSTTablenorm"/>
            </w:pPr>
            <w:r w:rsidRPr="007036CE">
              <w:t>Признак учета ДО на ЛС плательщика</w:t>
            </w:r>
          </w:p>
        </w:tc>
        <w:tc>
          <w:tcPr>
            <w:tcW w:w="750" w:type="pct"/>
          </w:tcPr>
          <w:p w14:paraId="61BDACC3" w14:textId="77777777" w:rsidR="002B1D66" w:rsidRPr="007036CE" w:rsidRDefault="002B1D66" w:rsidP="00BF5802">
            <w:pPr>
              <w:pStyle w:val="GOSTTablenorm"/>
            </w:pPr>
            <w:r w:rsidRPr="007036CE">
              <w:t>DopInfo_SIGN_DO_SND</w:t>
            </w:r>
          </w:p>
        </w:tc>
        <w:tc>
          <w:tcPr>
            <w:tcW w:w="500" w:type="pct"/>
          </w:tcPr>
          <w:p w14:paraId="44999EDD" w14:textId="77777777" w:rsidR="002B1D66" w:rsidRPr="007036CE" w:rsidRDefault="00785F04" w:rsidP="00BF5802">
            <w:pPr>
              <w:pStyle w:val="GOSTTablenorm"/>
            </w:pPr>
            <w:r w:rsidRPr="007036CE">
              <w:t>Логический</w:t>
            </w:r>
          </w:p>
        </w:tc>
        <w:tc>
          <w:tcPr>
            <w:tcW w:w="312" w:type="pct"/>
          </w:tcPr>
          <w:p w14:paraId="54705EF3" w14:textId="77777777" w:rsidR="002B1D66" w:rsidRPr="007036CE" w:rsidRDefault="002B1D66" w:rsidP="00BF5802">
            <w:pPr>
              <w:pStyle w:val="GOSTTablenorm"/>
            </w:pPr>
            <w:del w:id="1269" w:author="Левина Алла" w:date="2024-08-08T11:31:00Z">
              <w:r w:rsidRPr="007036CE" w:rsidDel="00BF32A4">
                <w:delText>Да</w:delText>
              </w:r>
            </w:del>
            <w:ins w:id="1270" w:author="Левина Алла" w:date="2024-08-08T11:31:00Z">
              <w:r w:rsidR="00BF32A4" w:rsidRPr="007036CE">
                <w:t>Нет</w:t>
              </w:r>
            </w:ins>
          </w:p>
        </w:tc>
        <w:tc>
          <w:tcPr>
            <w:tcW w:w="315" w:type="pct"/>
          </w:tcPr>
          <w:p w14:paraId="75F761DF" w14:textId="77777777" w:rsidR="002B1D66" w:rsidRPr="007036CE" w:rsidRDefault="00785F04" w:rsidP="00BF5802">
            <w:pPr>
              <w:pStyle w:val="GOSTTablenorm"/>
            </w:pPr>
            <w:r w:rsidRPr="007036CE">
              <w:t>-</w:t>
            </w:r>
          </w:p>
        </w:tc>
        <w:tc>
          <w:tcPr>
            <w:tcW w:w="2023" w:type="pct"/>
          </w:tcPr>
          <w:p w14:paraId="2E72A0CC" w14:textId="77777777" w:rsidR="002B1D66" w:rsidRPr="007036CE" w:rsidRDefault="002B1D66" w:rsidP="00BF5802">
            <w:pPr>
              <w:pStyle w:val="GOSTTablenorm"/>
            </w:pPr>
            <w:r w:rsidRPr="007036CE">
              <w:t>Указывается признак учета ДО на ЛС плательщика.</w:t>
            </w:r>
          </w:p>
          <w:p w14:paraId="7E8F8474" w14:textId="77777777" w:rsidR="002B1D66" w:rsidRPr="007036CE" w:rsidRDefault="002B1D66" w:rsidP="00BF5802">
            <w:pPr>
              <w:pStyle w:val="GOSTTablenorm"/>
            </w:pPr>
            <w:r w:rsidRPr="007036CE">
              <w:t>Может принимать значения:</w:t>
            </w:r>
          </w:p>
          <w:p w14:paraId="62D947E1" w14:textId="77777777" w:rsidR="00785F04" w:rsidRPr="007036CE" w:rsidRDefault="00785F04" w:rsidP="00785F04">
            <w:pPr>
              <w:pStyle w:val="GOSTTableListMark1"/>
            </w:pPr>
            <w:r w:rsidRPr="007036CE">
              <w:t>«</w:t>
            </w:r>
            <w:r w:rsidRPr="007036CE">
              <w:rPr>
                <w:lang w:val="en-US"/>
              </w:rPr>
              <w:t>true</w:t>
            </w:r>
            <w:r w:rsidRPr="007036CE">
              <w:t xml:space="preserve">» </w:t>
            </w:r>
            <w:r w:rsidR="004060F4" w:rsidRPr="007036CE">
              <w:t>–</w:t>
            </w:r>
            <w:r w:rsidRPr="007036CE">
              <w:t xml:space="preserve"> Да;</w:t>
            </w:r>
          </w:p>
          <w:p w14:paraId="44A778C0" w14:textId="77777777" w:rsidR="002B1D66" w:rsidRPr="007036CE" w:rsidRDefault="00785F04" w:rsidP="00A03896">
            <w:pPr>
              <w:pStyle w:val="GOSTTableListMark1"/>
              <w:rPr>
                <w:ins w:id="1271" w:author="Левина Алла" w:date="2024-08-08T10:28:00Z"/>
              </w:rPr>
            </w:pPr>
            <w:r w:rsidRPr="007036CE">
              <w:t>«</w:t>
            </w:r>
            <w:r w:rsidRPr="007036CE">
              <w:rPr>
                <w:lang w:val="en-US"/>
              </w:rPr>
              <w:t>false</w:t>
            </w:r>
            <w:r w:rsidRPr="007036CE">
              <w:t xml:space="preserve">» </w:t>
            </w:r>
            <w:r w:rsidR="004060F4" w:rsidRPr="007036CE">
              <w:t>–</w:t>
            </w:r>
            <w:r w:rsidRPr="007036CE">
              <w:t xml:space="preserve"> Нет</w:t>
            </w:r>
          </w:p>
          <w:p w14:paraId="67D03ACF" w14:textId="77777777" w:rsidR="00EA459E" w:rsidRPr="007036CE" w:rsidRDefault="00C20A22" w:rsidP="00EA459E">
            <w:pPr>
              <w:pStyle w:val="GOSTTablenorm"/>
            </w:pPr>
            <w:ins w:id="1272" w:author="Сказецкая Наталья Камилевна" w:date="2024-08-12T15:38:00Z">
              <w:r w:rsidRPr="007036CE">
                <w:t xml:space="preserve">Обязателен для заполнения, если в параметре «Номер лицевого счета плательщика» (ZR_PersonalAccount) указан л/с с кодом 03, 08, 09, 10. </w:t>
              </w:r>
            </w:ins>
            <w:ins w:id="1273" w:author="Левина Алла" w:date="2024-08-08T10:28:00Z">
              <w:r w:rsidR="00EA459E" w:rsidRPr="007036CE">
                <w:t>По л/с с кодом 05 не заполняется</w:t>
              </w:r>
            </w:ins>
          </w:p>
        </w:tc>
      </w:tr>
      <w:tr w:rsidR="00464F5A" w:rsidRPr="007036CE" w14:paraId="21975C1A" w14:textId="77777777" w:rsidTr="00A03896">
        <w:tc>
          <w:tcPr>
            <w:tcW w:w="1100" w:type="pct"/>
          </w:tcPr>
          <w:p w14:paraId="03D776BC" w14:textId="77777777" w:rsidR="00464F5A" w:rsidRPr="007036CE" w:rsidRDefault="00464F5A" w:rsidP="00464F5A">
            <w:pPr>
              <w:pStyle w:val="GOSTTablenorm"/>
            </w:pPr>
            <w:r w:rsidRPr="007036CE">
              <w:t>Номер БО плательщика</w:t>
            </w:r>
          </w:p>
        </w:tc>
        <w:tc>
          <w:tcPr>
            <w:tcW w:w="750" w:type="pct"/>
          </w:tcPr>
          <w:p w14:paraId="7BF2C244" w14:textId="77777777" w:rsidR="00464F5A" w:rsidRPr="007036CE" w:rsidRDefault="00464F5A" w:rsidP="00464F5A">
            <w:pPr>
              <w:pStyle w:val="GOSTTablenorm"/>
            </w:pPr>
            <w:r w:rsidRPr="007036CE">
              <w:t>DopInfo_OBLIGATNUM</w:t>
            </w:r>
          </w:p>
        </w:tc>
        <w:tc>
          <w:tcPr>
            <w:tcW w:w="500" w:type="pct"/>
          </w:tcPr>
          <w:p w14:paraId="2B139ED8" w14:textId="77777777" w:rsidR="00464F5A" w:rsidRPr="007036CE" w:rsidRDefault="00464F5A" w:rsidP="00464F5A">
            <w:pPr>
              <w:pStyle w:val="GOSTTablenorm"/>
            </w:pPr>
            <w:r w:rsidRPr="007036CE">
              <w:t>Строка</w:t>
            </w:r>
          </w:p>
        </w:tc>
        <w:tc>
          <w:tcPr>
            <w:tcW w:w="312" w:type="pct"/>
          </w:tcPr>
          <w:p w14:paraId="2AC18CED" w14:textId="77777777" w:rsidR="00464F5A" w:rsidRPr="007036CE" w:rsidRDefault="00464F5A" w:rsidP="00464F5A">
            <w:pPr>
              <w:pStyle w:val="GOSTTablenorm"/>
            </w:pPr>
            <w:r w:rsidRPr="007036CE">
              <w:t>Нет</w:t>
            </w:r>
          </w:p>
        </w:tc>
        <w:tc>
          <w:tcPr>
            <w:tcW w:w="315" w:type="pct"/>
          </w:tcPr>
          <w:p w14:paraId="5E482C60" w14:textId="77777777" w:rsidR="00464F5A" w:rsidRPr="007036CE" w:rsidRDefault="002B1D66" w:rsidP="00464F5A">
            <w:pPr>
              <w:pStyle w:val="GOSTTablenorm"/>
            </w:pPr>
            <w:r w:rsidRPr="007036CE">
              <w:t>=19</w:t>
            </w:r>
          </w:p>
        </w:tc>
        <w:tc>
          <w:tcPr>
            <w:tcW w:w="2023" w:type="pct"/>
          </w:tcPr>
          <w:p w14:paraId="11DB3545" w14:textId="77777777" w:rsidR="00EA459E" w:rsidRPr="007036CE" w:rsidRDefault="00464F5A" w:rsidP="003E609E">
            <w:pPr>
              <w:pStyle w:val="GOSTTablenorm"/>
            </w:pPr>
            <w:r w:rsidRPr="007036CE">
              <w:t xml:space="preserve">Указывается </w:t>
            </w:r>
            <w:r w:rsidR="00E27A73" w:rsidRPr="007036CE">
              <w:t xml:space="preserve">учетный </w:t>
            </w:r>
            <w:r w:rsidRPr="007036CE">
              <w:t xml:space="preserve">номер </w:t>
            </w:r>
            <w:r w:rsidR="002B1D66" w:rsidRPr="007036CE">
              <w:t xml:space="preserve">бюджетного </w:t>
            </w:r>
            <w:r w:rsidRPr="007036CE">
              <w:t>обязательства плательщика. Заполняется</w:t>
            </w:r>
            <w:r w:rsidR="008D0968" w:rsidRPr="007036CE">
              <w:t>,</w:t>
            </w:r>
            <w:r w:rsidRPr="007036CE">
              <w:t xml:space="preserve"> если в параметре «Номер лицевого счета плательщика» (</w:t>
            </w:r>
            <w:r w:rsidR="00E27A73" w:rsidRPr="007036CE">
              <w:t>ZR_PersonalAccount</w:t>
            </w:r>
            <w:r w:rsidRPr="007036CE">
              <w:t>) указан л/с с кодом 03</w:t>
            </w:r>
          </w:p>
        </w:tc>
      </w:tr>
      <w:tr w:rsidR="00464F5A" w:rsidRPr="007036CE" w14:paraId="20B18CD1" w14:textId="77777777" w:rsidTr="00A03896">
        <w:tc>
          <w:tcPr>
            <w:tcW w:w="1100" w:type="pct"/>
          </w:tcPr>
          <w:p w14:paraId="46B52896" w14:textId="77777777" w:rsidR="00464F5A" w:rsidRPr="007036CE" w:rsidRDefault="00464F5A" w:rsidP="00464F5A">
            <w:pPr>
              <w:pStyle w:val="GOSTTablenorm"/>
            </w:pPr>
            <w:r w:rsidRPr="007036CE">
              <w:t>Номер ДО плательщика</w:t>
            </w:r>
          </w:p>
        </w:tc>
        <w:tc>
          <w:tcPr>
            <w:tcW w:w="750" w:type="pct"/>
          </w:tcPr>
          <w:p w14:paraId="2EE2E5D9" w14:textId="77777777" w:rsidR="00464F5A" w:rsidRPr="007036CE" w:rsidRDefault="00464F5A" w:rsidP="00464F5A">
            <w:pPr>
              <w:pStyle w:val="GOSTTablenorm"/>
            </w:pPr>
            <w:r w:rsidRPr="007036CE">
              <w:t>DopInfo_NumDo</w:t>
            </w:r>
          </w:p>
        </w:tc>
        <w:tc>
          <w:tcPr>
            <w:tcW w:w="500" w:type="pct"/>
          </w:tcPr>
          <w:p w14:paraId="51988A20" w14:textId="77777777" w:rsidR="00464F5A" w:rsidRPr="007036CE" w:rsidRDefault="00464F5A" w:rsidP="00464F5A">
            <w:pPr>
              <w:pStyle w:val="GOSTTablenorm"/>
            </w:pPr>
            <w:r w:rsidRPr="007036CE">
              <w:t>Строка</w:t>
            </w:r>
          </w:p>
        </w:tc>
        <w:tc>
          <w:tcPr>
            <w:tcW w:w="312" w:type="pct"/>
          </w:tcPr>
          <w:p w14:paraId="63F7D4B9" w14:textId="77777777" w:rsidR="00464F5A" w:rsidRPr="007036CE" w:rsidRDefault="00464F5A" w:rsidP="00464F5A">
            <w:pPr>
              <w:pStyle w:val="GOSTTablenorm"/>
            </w:pPr>
            <w:r w:rsidRPr="007036CE">
              <w:t>Нет</w:t>
            </w:r>
          </w:p>
        </w:tc>
        <w:tc>
          <w:tcPr>
            <w:tcW w:w="315" w:type="pct"/>
          </w:tcPr>
          <w:p w14:paraId="35A8BB03" w14:textId="77777777" w:rsidR="00464F5A" w:rsidRPr="007036CE" w:rsidRDefault="002B1D66" w:rsidP="00464F5A">
            <w:pPr>
              <w:pStyle w:val="GOSTTablenorm"/>
            </w:pPr>
            <w:r w:rsidRPr="007036CE">
              <w:t>=25</w:t>
            </w:r>
          </w:p>
        </w:tc>
        <w:tc>
          <w:tcPr>
            <w:tcW w:w="2023" w:type="pct"/>
          </w:tcPr>
          <w:p w14:paraId="251B3AF5" w14:textId="77777777" w:rsidR="00EA459E" w:rsidRPr="007036CE" w:rsidRDefault="00464F5A" w:rsidP="003E609E">
            <w:pPr>
              <w:pStyle w:val="GOSTTablenorm"/>
            </w:pPr>
            <w:r w:rsidRPr="007036CE">
              <w:t xml:space="preserve">Указывается </w:t>
            </w:r>
            <w:r w:rsidR="00E27A73" w:rsidRPr="007036CE">
              <w:t xml:space="preserve">учетный </w:t>
            </w:r>
            <w:r w:rsidRPr="007036CE">
              <w:t xml:space="preserve">номер </w:t>
            </w:r>
            <w:r w:rsidR="00E27A73" w:rsidRPr="007036CE">
              <w:t xml:space="preserve">денежного </w:t>
            </w:r>
            <w:r w:rsidRPr="007036CE">
              <w:t xml:space="preserve">обязательства плательщика. Заполняется, если в параметре «Номер лицевого счета </w:t>
            </w:r>
            <w:r w:rsidR="00BF5802" w:rsidRPr="007036CE">
              <w:t>плательщика</w:t>
            </w:r>
            <w:r w:rsidRPr="007036CE">
              <w:t>» (</w:t>
            </w:r>
            <w:r w:rsidR="00E27A73" w:rsidRPr="007036CE">
              <w:t>ZR_PersonalAccount</w:t>
            </w:r>
            <w:r w:rsidRPr="007036CE">
              <w:t>) указан л/с с кодом 03</w:t>
            </w:r>
          </w:p>
        </w:tc>
      </w:tr>
      <w:tr w:rsidR="00332AE4" w:rsidRPr="007036CE" w14:paraId="29936594" w14:textId="77777777" w:rsidTr="00A03896">
        <w:trPr>
          <w:ins w:id="1274" w:author="Левина Алла" w:date="2024-09-12T16:26:00Z"/>
        </w:trPr>
        <w:tc>
          <w:tcPr>
            <w:tcW w:w="1100" w:type="pct"/>
          </w:tcPr>
          <w:p w14:paraId="5673F029" w14:textId="77777777" w:rsidR="00332AE4" w:rsidRPr="007036CE" w:rsidRDefault="00332AE4" w:rsidP="00464F5A">
            <w:pPr>
              <w:pStyle w:val="GOSTTablenorm"/>
              <w:rPr>
                <w:ins w:id="1275" w:author="Левина Алла" w:date="2024-09-12T16:26:00Z"/>
              </w:rPr>
            </w:pPr>
            <w:ins w:id="1276" w:author="Левина Алла" w:date="2024-09-12T16:26:00Z">
              <w:r w:rsidRPr="007036CE">
                <w:t>Код главы по БК</w:t>
              </w:r>
            </w:ins>
          </w:p>
        </w:tc>
        <w:tc>
          <w:tcPr>
            <w:tcW w:w="750" w:type="pct"/>
          </w:tcPr>
          <w:p w14:paraId="38D1449D" w14:textId="77777777" w:rsidR="00332AE4" w:rsidRPr="007036CE" w:rsidRDefault="0066387E" w:rsidP="00464F5A">
            <w:pPr>
              <w:pStyle w:val="GOSTTablenorm"/>
              <w:rPr>
                <w:ins w:id="1277" w:author="Левина Алла" w:date="2024-09-12T16:26:00Z"/>
              </w:rPr>
            </w:pPr>
            <w:ins w:id="1278" w:author="Левина Алла" w:date="2024-09-12T17:02:00Z">
              <w:r w:rsidRPr="007036CE">
                <w:t>DopInfo_GRBS_Code</w:t>
              </w:r>
            </w:ins>
          </w:p>
        </w:tc>
        <w:tc>
          <w:tcPr>
            <w:tcW w:w="500" w:type="pct"/>
          </w:tcPr>
          <w:p w14:paraId="4F420E34" w14:textId="77777777" w:rsidR="00332AE4" w:rsidRPr="007036CE" w:rsidRDefault="002C57C5" w:rsidP="00464F5A">
            <w:pPr>
              <w:pStyle w:val="GOSTTablenorm"/>
              <w:rPr>
                <w:ins w:id="1279" w:author="Левина Алла" w:date="2024-09-12T16:26:00Z"/>
              </w:rPr>
            </w:pPr>
            <w:ins w:id="1280" w:author="Левина Алла" w:date="2024-09-12T16:38:00Z">
              <w:r w:rsidRPr="007036CE">
                <w:t>Строка</w:t>
              </w:r>
            </w:ins>
          </w:p>
        </w:tc>
        <w:tc>
          <w:tcPr>
            <w:tcW w:w="312" w:type="pct"/>
          </w:tcPr>
          <w:p w14:paraId="3427D28F" w14:textId="77777777" w:rsidR="00332AE4" w:rsidRPr="007036CE" w:rsidRDefault="002C57C5" w:rsidP="00464F5A">
            <w:pPr>
              <w:pStyle w:val="GOSTTablenorm"/>
              <w:rPr>
                <w:ins w:id="1281" w:author="Левина Алла" w:date="2024-09-12T16:26:00Z"/>
              </w:rPr>
            </w:pPr>
            <w:ins w:id="1282" w:author="Левина Алла" w:date="2024-09-12T16:38:00Z">
              <w:r w:rsidRPr="007036CE">
                <w:t>Нет</w:t>
              </w:r>
            </w:ins>
          </w:p>
        </w:tc>
        <w:tc>
          <w:tcPr>
            <w:tcW w:w="315" w:type="pct"/>
          </w:tcPr>
          <w:p w14:paraId="76C5807A" w14:textId="77777777" w:rsidR="00332AE4" w:rsidRPr="007036CE" w:rsidRDefault="002C57C5" w:rsidP="00464F5A">
            <w:pPr>
              <w:pStyle w:val="GOSTTablenorm"/>
              <w:rPr>
                <w:ins w:id="1283" w:author="Левина Алла" w:date="2024-09-12T16:26:00Z"/>
              </w:rPr>
            </w:pPr>
            <w:ins w:id="1284" w:author="Левина Алла" w:date="2024-09-12T16:38:00Z">
              <w:r w:rsidRPr="007036CE">
                <w:t>=3</w:t>
              </w:r>
            </w:ins>
          </w:p>
        </w:tc>
        <w:tc>
          <w:tcPr>
            <w:tcW w:w="2023" w:type="pct"/>
          </w:tcPr>
          <w:p w14:paraId="11DEC1EF" w14:textId="77777777" w:rsidR="00332AE4" w:rsidRPr="007036CE" w:rsidRDefault="002C57C5" w:rsidP="002C57C5">
            <w:pPr>
              <w:pStyle w:val="GOSTTablenorm"/>
              <w:rPr>
                <w:ins w:id="1285" w:author="Левина Алла" w:date="2024-09-12T16:40:00Z"/>
              </w:rPr>
            </w:pPr>
            <w:ins w:id="1286" w:author="Левина Алла" w:date="2024-09-12T16:39:00Z">
              <w:r w:rsidRPr="007036CE">
                <w:t xml:space="preserve">Обязателен для заполнения, если </w:t>
              </w:r>
            </w:ins>
            <w:ins w:id="1287" w:author="Левина Алла" w:date="2024-09-12T16:40:00Z">
              <w:r w:rsidRPr="007036CE">
                <w:t>в параметре «Номер лицевого счета плательщика» (ZR_PersonalAccount) указан л/с с кодом 05.</w:t>
              </w:r>
            </w:ins>
          </w:p>
          <w:p w14:paraId="29C299CF" w14:textId="77777777" w:rsidR="002C57C5" w:rsidRPr="007036CE" w:rsidRDefault="002C57C5" w:rsidP="002C57C5">
            <w:pPr>
              <w:pStyle w:val="GOSTTablenorm"/>
              <w:rPr>
                <w:ins w:id="1288" w:author="Левина Алла" w:date="2024-09-12T16:26:00Z"/>
              </w:rPr>
            </w:pPr>
            <w:ins w:id="1289" w:author="Левина Алла" w:date="2024-09-12T16:40:00Z">
              <w:r w:rsidRPr="007036CE">
                <w:lastRenderedPageBreak/>
                <w:t>По л/с с кодом 03, 08, 09, 10 не заполняется.</w:t>
              </w:r>
            </w:ins>
          </w:p>
        </w:tc>
      </w:tr>
      <w:tr w:rsidR="00012E16" w:rsidRPr="007036CE" w:rsidDel="002B1D66" w14:paraId="3D992450" w14:textId="77777777" w:rsidTr="00A03896">
        <w:tc>
          <w:tcPr>
            <w:tcW w:w="1100" w:type="pct"/>
          </w:tcPr>
          <w:p w14:paraId="16ACAE44" w14:textId="77777777" w:rsidR="00012E16" w:rsidRPr="007036CE" w:rsidDel="002B1D66" w:rsidRDefault="00012E16" w:rsidP="00012E16">
            <w:pPr>
              <w:pStyle w:val="GOSTTablenorm"/>
            </w:pPr>
            <w:r w:rsidRPr="007036CE">
              <w:rPr>
                <w:b/>
              </w:rPr>
              <w:lastRenderedPageBreak/>
              <w:t xml:space="preserve">Реквизиты </w:t>
            </w:r>
            <w:r w:rsidR="00C03DE3" w:rsidRPr="007036CE">
              <w:rPr>
                <w:b/>
              </w:rPr>
              <w:t>связанного Распоряжения</w:t>
            </w:r>
          </w:p>
        </w:tc>
        <w:tc>
          <w:tcPr>
            <w:tcW w:w="750" w:type="pct"/>
          </w:tcPr>
          <w:p w14:paraId="79A635D3" w14:textId="77777777" w:rsidR="00012E16" w:rsidRPr="007036CE" w:rsidDel="002B1D66" w:rsidRDefault="00012E16" w:rsidP="00012E16">
            <w:pPr>
              <w:pStyle w:val="GOSTTablenorm"/>
            </w:pPr>
            <w:r w:rsidRPr="007036CE">
              <w:rPr>
                <w:b/>
                <w:lang w:val="en-US"/>
              </w:rPr>
              <w:t>ParentDoc</w:t>
            </w:r>
          </w:p>
        </w:tc>
        <w:tc>
          <w:tcPr>
            <w:tcW w:w="500" w:type="pct"/>
          </w:tcPr>
          <w:p w14:paraId="786BD8A9" w14:textId="77777777" w:rsidR="00012E16" w:rsidRPr="007036CE" w:rsidDel="002B1D66" w:rsidRDefault="00012E16" w:rsidP="00012E16">
            <w:pPr>
              <w:pStyle w:val="GOSTTablenorm"/>
            </w:pPr>
            <w:r w:rsidRPr="007036CE">
              <w:t>Объект</w:t>
            </w:r>
          </w:p>
        </w:tc>
        <w:tc>
          <w:tcPr>
            <w:tcW w:w="312" w:type="pct"/>
          </w:tcPr>
          <w:p w14:paraId="5C63B2B8" w14:textId="77777777" w:rsidR="00012E16" w:rsidRPr="007036CE" w:rsidDel="002B1D66" w:rsidRDefault="00012E16" w:rsidP="00012E16">
            <w:pPr>
              <w:pStyle w:val="GOSTTablenorm"/>
            </w:pPr>
            <w:r w:rsidRPr="007036CE">
              <w:t>Да</w:t>
            </w:r>
          </w:p>
        </w:tc>
        <w:tc>
          <w:tcPr>
            <w:tcW w:w="315" w:type="pct"/>
          </w:tcPr>
          <w:p w14:paraId="77CC2943" w14:textId="77777777" w:rsidR="00012E16" w:rsidRPr="007036CE" w:rsidDel="002B1D66" w:rsidRDefault="00012E16" w:rsidP="00012E16">
            <w:pPr>
              <w:pStyle w:val="GOSTTablenorm"/>
            </w:pPr>
            <w:r w:rsidRPr="007036CE">
              <w:t>-</w:t>
            </w:r>
          </w:p>
        </w:tc>
        <w:tc>
          <w:tcPr>
            <w:tcW w:w="2023" w:type="pct"/>
          </w:tcPr>
          <w:p w14:paraId="6E57E92C" w14:textId="77777777" w:rsidR="00012E16" w:rsidRPr="007036CE" w:rsidDel="002B1D66" w:rsidRDefault="00012E16" w:rsidP="00B76828">
            <w:pPr>
              <w:pStyle w:val="GOSTTablenorm"/>
            </w:pPr>
            <w:r w:rsidRPr="007036CE">
              <w:t xml:space="preserve">Указываются реквизиты </w:t>
            </w:r>
            <w:r w:rsidR="00B76828" w:rsidRPr="007036CE">
              <w:t xml:space="preserve">связанного </w:t>
            </w:r>
            <w:r w:rsidRPr="007036CE">
              <w:t>Распоряжения о совершении казначейского платежа</w:t>
            </w:r>
          </w:p>
        </w:tc>
      </w:tr>
      <w:tr w:rsidR="00012E16" w:rsidRPr="007036CE" w:rsidDel="002B1D66" w14:paraId="1C248008" w14:textId="77777777" w:rsidTr="00A03896">
        <w:tc>
          <w:tcPr>
            <w:tcW w:w="1100" w:type="pct"/>
          </w:tcPr>
          <w:p w14:paraId="3712D71F" w14:textId="77777777" w:rsidR="00012E16" w:rsidRPr="007036CE" w:rsidDel="002B1D66" w:rsidRDefault="00012E16" w:rsidP="00012E16">
            <w:pPr>
              <w:pStyle w:val="GOSTTablenorm"/>
            </w:pPr>
            <w:r w:rsidRPr="007036CE">
              <w:t xml:space="preserve">Идентификатор </w:t>
            </w:r>
            <w:r w:rsidR="00C03DE3" w:rsidRPr="007036CE">
              <w:t>связанного Распоряжения</w:t>
            </w:r>
          </w:p>
        </w:tc>
        <w:tc>
          <w:tcPr>
            <w:tcW w:w="750" w:type="pct"/>
          </w:tcPr>
          <w:p w14:paraId="68D393BB" w14:textId="77777777" w:rsidR="00012E16" w:rsidRPr="007036CE" w:rsidDel="002B1D66" w:rsidRDefault="00012E16" w:rsidP="00012E16">
            <w:pPr>
              <w:pStyle w:val="GOSTTablenorm"/>
            </w:pPr>
            <w:r w:rsidRPr="007036CE">
              <w:rPr>
                <w:b/>
              </w:rPr>
              <w:t>ParentDoc:</w:t>
            </w:r>
            <w:r w:rsidR="009D03D7" w:rsidRPr="007036CE">
              <w:rPr>
                <w:rFonts w:ascii="-apple-system" w:hAnsi="-apple-system"/>
                <w:sz w:val="21"/>
                <w:szCs w:val="21"/>
                <w:shd w:val="clear" w:color="auto" w:fill="FFFFFF"/>
              </w:rPr>
              <w:t>DopInfo_GUID_ZKR</w:t>
            </w:r>
          </w:p>
        </w:tc>
        <w:tc>
          <w:tcPr>
            <w:tcW w:w="500" w:type="pct"/>
          </w:tcPr>
          <w:p w14:paraId="17D7541D" w14:textId="77777777" w:rsidR="00012E16" w:rsidRPr="007036CE" w:rsidDel="002B1D66" w:rsidRDefault="00012E16" w:rsidP="00012E16">
            <w:pPr>
              <w:pStyle w:val="GOSTTablenorm"/>
            </w:pPr>
            <w:r w:rsidRPr="007036CE">
              <w:rPr>
                <w:sz w:val="20"/>
                <w:lang w:val="en-US"/>
              </w:rPr>
              <w:t>GUID</w:t>
            </w:r>
          </w:p>
        </w:tc>
        <w:tc>
          <w:tcPr>
            <w:tcW w:w="312" w:type="pct"/>
          </w:tcPr>
          <w:p w14:paraId="3AC29495" w14:textId="77777777" w:rsidR="00012E16" w:rsidRPr="007036CE" w:rsidDel="002B1D66" w:rsidRDefault="00012E16" w:rsidP="00012E16">
            <w:pPr>
              <w:pStyle w:val="GOSTTablenorm"/>
            </w:pPr>
            <w:r w:rsidRPr="007036CE">
              <w:rPr>
                <w:sz w:val="20"/>
              </w:rPr>
              <w:t>Да</w:t>
            </w:r>
          </w:p>
        </w:tc>
        <w:tc>
          <w:tcPr>
            <w:tcW w:w="315" w:type="pct"/>
          </w:tcPr>
          <w:p w14:paraId="55CAECDF" w14:textId="77777777" w:rsidR="00012E16" w:rsidRPr="007036CE" w:rsidDel="002B1D66" w:rsidRDefault="00012E16" w:rsidP="00012E16">
            <w:pPr>
              <w:pStyle w:val="GOSTTablenorm"/>
            </w:pPr>
            <w:r w:rsidRPr="007036CE">
              <w:rPr>
                <w:sz w:val="20"/>
              </w:rPr>
              <w:t>=36</w:t>
            </w:r>
          </w:p>
        </w:tc>
        <w:tc>
          <w:tcPr>
            <w:tcW w:w="2023" w:type="pct"/>
          </w:tcPr>
          <w:p w14:paraId="64EE118F" w14:textId="77777777" w:rsidR="00012E16" w:rsidRPr="007036CE" w:rsidDel="002B1D66" w:rsidRDefault="00012E16" w:rsidP="00012E16">
            <w:pPr>
              <w:pStyle w:val="GOSTTablenorm"/>
            </w:pPr>
            <w:r w:rsidRPr="007036CE">
              <w:t xml:space="preserve">Указывается уникальный идентификатор </w:t>
            </w:r>
            <w:r w:rsidR="00631052" w:rsidRPr="007036CE">
              <w:t>связанного Распоряжения</w:t>
            </w:r>
          </w:p>
        </w:tc>
      </w:tr>
      <w:tr w:rsidR="00012E16" w:rsidRPr="007036CE" w:rsidDel="002B1D66" w14:paraId="23276A72" w14:textId="77777777" w:rsidTr="00A03896">
        <w:tc>
          <w:tcPr>
            <w:tcW w:w="1100" w:type="pct"/>
          </w:tcPr>
          <w:p w14:paraId="3F5067A8" w14:textId="77777777" w:rsidR="00012E16" w:rsidRPr="007036CE" w:rsidDel="002B1D66" w:rsidRDefault="00012E16" w:rsidP="00012E16">
            <w:pPr>
              <w:pStyle w:val="GOSTTablenorm"/>
            </w:pPr>
            <w:r w:rsidRPr="007036CE">
              <w:t xml:space="preserve">Номер </w:t>
            </w:r>
            <w:r w:rsidR="00C03DE3" w:rsidRPr="007036CE">
              <w:t>связанного Распоряжения</w:t>
            </w:r>
          </w:p>
        </w:tc>
        <w:tc>
          <w:tcPr>
            <w:tcW w:w="750" w:type="pct"/>
          </w:tcPr>
          <w:p w14:paraId="0AA56D14" w14:textId="77777777" w:rsidR="00012E16" w:rsidRPr="007036CE" w:rsidDel="002B1D66" w:rsidRDefault="00012E16" w:rsidP="00D53434">
            <w:pPr>
              <w:pStyle w:val="GOSTTablenorm"/>
            </w:pPr>
            <w:r w:rsidRPr="007036CE">
              <w:rPr>
                <w:b/>
              </w:rPr>
              <w:t>ParentDoc:</w:t>
            </w:r>
            <w:r w:rsidR="009D03D7" w:rsidRPr="007036CE">
              <w:rPr>
                <w:rFonts w:ascii="-apple-system" w:hAnsi="-apple-system"/>
                <w:sz w:val="21"/>
                <w:szCs w:val="21"/>
                <w:shd w:val="clear" w:color="auto" w:fill="FFFFFF"/>
              </w:rPr>
              <w:t>DopInfo</w:t>
            </w:r>
            <w:r w:rsidRPr="007036CE">
              <w:t>_ParentDocNumber</w:t>
            </w:r>
          </w:p>
        </w:tc>
        <w:tc>
          <w:tcPr>
            <w:tcW w:w="500" w:type="pct"/>
          </w:tcPr>
          <w:p w14:paraId="075651F7" w14:textId="77777777" w:rsidR="00012E16" w:rsidRPr="007036CE" w:rsidDel="002B1D66" w:rsidRDefault="00012E16" w:rsidP="00012E16">
            <w:pPr>
              <w:pStyle w:val="GOSTTablenorm"/>
            </w:pPr>
            <w:r w:rsidRPr="007036CE">
              <w:t>Строка</w:t>
            </w:r>
          </w:p>
        </w:tc>
        <w:tc>
          <w:tcPr>
            <w:tcW w:w="312" w:type="pct"/>
          </w:tcPr>
          <w:p w14:paraId="15931EF7" w14:textId="77777777" w:rsidR="00012E16" w:rsidRPr="007036CE" w:rsidDel="002B1D66" w:rsidRDefault="00012E16" w:rsidP="00012E16">
            <w:pPr>
              <w:pStyle w:val="GOSTTablenorm"/>
            </w:pPr>
            <w:r w:rsidRPr="007036CE">
              <w:t>Да</w:t>
            </w:r>
          </w:p>
        </w:tc>
        <w:tc>
          <w:tcPr>
            <w:tcW w:w="315" w:type="pct"/>
          </w:tcPr>
          <w:p w14:paraId="48179FFA" w14:textId="77777777" w:rsidR="00012E16" w:rsidRPr="007036CE" w:rsidDel="002B1D66" w:rsidRDefault="00012E16" w:rsidP="00012E16">
            <w:pPr>
              <w:pStyle w:val="GOSTTablenorm"/>
            </w:pPr>
            <w:r w:rsidRPr="007036CE">
              <w:t>&lt;=15</w:t>
            </w:r>
          </w:p>
        </w:tc>
        <w:tc>
          <w:tcPr>
            <w:tcW w:w="2023" w:type="pct"/>
          </w:tcPr>
          <w:p w14:paraId="4D612724" w14:textId="77777777" w:rsidR="00012E16" w:rsidRPr="007036CE" w:rsidDel="002B1D66" w:rsidRDefault="00012E16" w:rsidP="00012E16">
            <w:pPr>
              <w:pStyle w:val="GOSTTablenorm"/>
            </w:pPr>
            <w:r w:rsidRPr="007036CE">
              <w:t xml:space="preserve">Указывается номер </w:t>
            </w:r>
            <w:r w:rsidR="00C03DE3" w:rsidRPr="007036CE">
              <w:t>связанного Распоряжения</w:t>
            </w:r>
          </w:p>
        </w:tc>
      </w:tr>
      <w:tr w:rsidR="00012E16" w:rsidRPr="007036CE" w:rsidDel="002B1D66" w14:paraId="3D6FF1CD" w14:textId="77777777" w:rsidTr="00A03896">
        <w:tc>
          <w:tcPr>
            <w:tcW w:w="1100" w:type="pct"/>
          </w:tcPr>
          <w:p w14:paraId="3A2B4D23" w14:textId="77777777" w:rsidR="00012E16" w:rsidRPr="007036CE" w:rsidDel="002B1D66" w:rsidRDefault="00012E16" w:rsidP="00012E16">
            <w:pPr>
              <w:pStyle w:val="GOSTTablenorm"/>
            </w:pPr>
            <w:r w:rsidRPr="007036CE">
              <w:t xml:space="preserve">Дата </w:t>
            </w:r>
            <w:r w:rsidR="00C03DE3" w:rsidRPr="007036CE">
              <w:t>связанного Распоряжения</w:t>
            </w:r>
          </w:p>
        </w:tc>
        <w:tc>
          <w:tcPr>
            <w:tcW w:w="750" w:type="pct"/>
          </w:tcPr>
          <w:p w14:paraId="2A3B1A9F" w14:textId="77777777" w:rsidR="00012E16" w:rsidRPr="007036CE" w:rsidDel="002B1D66" w:rsidRDefault="00012E16" w:rsidP="00D53434">
            <w:pPr>
              <w:pStyle w:val="GOSTTablenorm"/>
            </w:pPr>
            <w:r w:rsidRPr="007036CE">
              <w:rPr>
                <w:b/>
              </w:rPr>
              <w:t>ParentDoc:</w:t>
            </w:r>
            <w:r w:rsidR="009D03D7" w:rsidRPr="007036CE">
              <w:rPr>
                <w:rFonts w:ascii="-apple-system" w:hAnsi="-apple-system"/>
                <w:sz w:val="21"/>
                <w:szCs w:val="21"/>
                <w:shd w:val="clear" w:color="auto" w:fill="FFFFFF"/>
              </w:rPr>
              <w:t>DopInfo</w:t>
            </w:r>
            <w:r w:rsidRPr="007036CE">
              <w:t>_ParentDocDate</w:t>
            </w:r>
          </w:p>
        </w:tc>
        <w:tc>
          <w:tcPr>
            <w:tcW w:w="500" w:type="pct"/>
          </w:tcPr>
          <w:p w14:paraId="3879169C" w14:textId="77777777" w:rsidR="00012E16" w:rsidRPr="007036CE" w:rsidDel="002B1D66" w:rsidRDefault="00012E16" w:rsidP="00012E16">
            <w:pPr>
              <w:pStyle w:val="GOSTTablenorm"/>
            </w:pPr>
            <w:r w:rsidRPr="007036CE">
              <w:t>Дата</w:t>
            </w:r>
          </w:p>
        </w:tc>
        <w:tc>
          <w:tcPr>
            <w:tcW w:w="312" w:type="pct"/>
          </w:tcPr>
          <w:p w14:paraId="18653824" w14:textId="77777777" w:rsidR="00012E16" w:rsidRPr="007036CE" w:rsidDel="002B1D66" w:rsidRDefault="00012E16" w:rsidP="00012E16">
            <w:pPr>
              <w:pStyle w:val="GOSTTablenorm"/>
            </w:pPr>
            <w:r w:rsidRPr="007036CE">
              <w:t>Да</w:t>
            </w:r>
          </w:p>
        </w:tc>
        <w:tc>
          <w:tcPr>
            <w:tcW w:w="315" w:type="pct"/>
          </w:tcPr>
          <w:p w14:paraId="7E276BE8" w14:textId="77777777" w:rsidR="00012E16" w:rsidRPr="007036CE" w:rsidDel="002B1D66" w:rsidRDefault="00012E16" w:rsidP="00012E16">
            <w:pPr>
              <w:pStyle w:val="GOSTTablenorm"/>
            </w:pPr>
          </w:p>
        </w:tc>
        <w:tc>
          <w:tcPr>
            <w:tcW w:w="2023" w:type="pct"/>
          </w:tcPr>
          <w:p w14:paraId="49639147" w14:textId="77777777" w:rsidR="00012E16" w:rsidRPr="007036CE" w:rsidRDefault="00012E16" w:rsidP="00012E16">
            <w:pPr>
              <w:pStyle w:val="GOSTTablenorm"/>
            </w:pPr>
            <w:r w:rsidRPr="007036CE">
              <w:t xml:space="preserve">Указывается дата </w:t>
            </w:r>
            <w:r w:rsidR="00C03DE3" w:rsidRPr="007036CE">
              <w:t>связанного Распоряжения</w:t>
            </w:r>
            <w:r w:rsidR="00EB54C3" w:rsidRPr="007036CE">
              <w:t>.</w:t>
            </w:r>
          </w:p>
          <w:p w14:paraId="0BC91D26" w14:textId="77777777" w:rsidR="00012E16" w:rsidRPr="007036CE" w:rsidDel="002B1D66" w:rsidRDefault="00012E16" w:rsidP="00012E16">
            <w:pPr>
              <w:pStyle w:val="GOSTTablenorm"/>
            </w:pPr>
            <w:r w:rsidRPr="007036CE">
              <w:t>Формат YYYY-MM-DD</w:t>
            </w:r>
          </w:p>
        </w:tc>
      </w:tr>
      <w:tr w:rsidR="00012E16" w:rsidRPr="007036CE" w:rsidDel="002B1D66" w14:paraId="6287B0B2" w14:textId="77777777" w:rsidTr="00A03896">
        <w:tc>
          <w:tcPr>
            <w:tcW w:w="1100" w:type="pct"/>
          </w:tcPr>
          <w:p w14:paraId="0A9C2BC1" w14:textId="77777777" w:rsidR="00012E16" w:rsidRPr="007036CE" w:rsidDel="002B1D66" w:rsidRDefault="00012E16" w:rsidP="00012E16">
            <w:pPr>
              <w:pStyle w:val="GOSTTablenorm"/>
            </w:pPr>
            <w:r w:rsidRPr="007036CE">
              <w:t xml:space="preserve">Тип </w:t>
            </w:r>
            <w:r w:rsidR="00C03DE3" w:rsidRPr="007036CE">
              <w:t>связанного Распоряжения</w:t>
            </w:r>
          </w:p>
        </w:tc>
        <w:tc>
          <w:tcPr>
            <w:tcW w:w="750" w:type="pct"/>
          </w:tcPr>
          <w:p w14:paraId="24473C45" w14:textId="77777777" w:rsidR="00012E16" w:rsidRPr="007036CE" w:rsidDel="002B1D66" w:rsidRDefault="00012E16" w:rsidP="00D53434">
            <w:pPr>
              <w:pStyle w:val="GOSTTablenorm"/>
            </w:pPr>
            <w:r w:rsidRPr="007036CE">
              <w:rPr>
                <w:b/>
              </w:rPr>
              <w:t>ParentDoc:</w:t>
            </w:r>
            <w:r w:rsidR="009D03D7" w:rsidRPr="007036CE">
              <w:rPr>
                <w:rFonts w:ascii="-apple-system" w:hAnsi="-apple-system"/>
                <w:sz w:val="21"/>
                <w:szCs w:val="21"/>
                <w:shd w:val="clear" w:color="auto" w:fill="FFFFFF"/>
              </w:rPr>
              <w:t>DopInfo</w:t>
            </w:r>
            <w:r w:rsidRPr="007036CE">
              <w:t>_ParentDocType</w:t>
            </w:r>
          </w:p>
        </w:tc>
        <w:tc>
          <w:tcPr>
            <w:tcW w:w="500" w:type="pct"/>
          </w:tcPr>
          <w:p w14:paraId="5BDFDC89" w14:textId="77777777" w:rsidR="00012E16" w:rsidRPr="007036CE" w:rsidDel="002B1D66" w:rsidRDefault="00012E16" w:rsidP="00012E16">
            <w:pPr>
              <w:pStyle w:val="GOSTTablenorm"/>
            </w:pPr>
            <w:r w:rsidRPr="007036CE">
              <w:t>Строка</w:t>
            </w:r>
          </w:p>
        </w:tc>
        <w:tc>
          <w:tcPr>
            <w:tcW w:w="312" w:type="pct"/>
          </w:tcPr>
          <w:p w14:paraId="361C59D3" w14:textId="77777777" w:rsidR="00012E16" w:rsidRPr="007036CE" w:rsidDel="002B1D66" w:rsidRDefault="00012E16" w:rsidP="00012E16">
            <w:pPr>
              <w:pStyle w:val="GOSTTablenorm"/>
            </w:pPr>
            <w:r w:rsidRPr="007036CE">
              <w:t>Да</w:t>
            </w:r>
          </w:p>
        </w:tc>
        <w:tc>
          <w:tcPr>
            <w:tcW w:w="315" w:type="pct"/>
          </w:tcPr>
          <w:p w14:paraId="78AEB643" w14:textId="77777777" w:rsidR="00012E16" w:rsidRPr="007036CE" w:rsidDel="002B1D66" w:rsidRDefault="00012E16" w:rsidP="00012E16">
            <w:pPr>
              <w:pStyle w:val="GOSTTablenorm"/>
            </w:pPr>
            <w:r w:rsidRPr="007036CE">
              <w:t>=3</w:t>
            </w:r>
          </w:p>
        </w:tc>
        <w:tc>
          <w:tcPr>
            <w:tcW w:w="2023" w:type="pct"/>
          </w:tcPr>
          <w:p w14:paraId="61931489" w14:textId="77777777" w:rsidR="00012E16" w:rsidRPr="007036CE" w:rsidDel="002B1D66" w:rsidRDefault="00012E16" w:rsidP="00012E16">
            <w:pPr>
              <w:pStyle w:val="GOSTTablenorm"/>
            </w:pPr>
            <w:r w:rsidRPr="007036CE">
              <w:t xml:space="preserve">Указывается тип документа УФОС </w:t>
            </w:r>
            <w:r w:rsidR="00C03DE3" w:rsidRPr="007036CE">
              <w:t>связанного Распоряжения</w:t>
            </w:r>
          </w:p>
        </w:tc>
      </w:tr>
      <w:tr w:rsidR="00464F5A" w:rsidRPr="007036CE" w14:paraId="688249B6" w14:textId="77777777" w:rsidTr="00A03896">
        <w:tc>
          <w:tcPr>
            <w:tcW w:w="1100" w:type="pct"/>
          </w:tcPr>
          <w:p w14:paraId="0A929035" w14:textId="77777777" w:rsidR="00464F5A" w:rsidRPr="007036CE" w:rsidRDefault="00464F5A" w:rsidP="00464F5A">
            <w:pPr>
              <w:pStyle w:val="GOSTTablenorm"/>
              <w:rPr>
                <w:b/>
              </w:rPr>
            </w:pPr>
            <w:r w:rsidRPr="007036CE">
              <w:rPr>
                <w:b/>
              </w:rPr>
              <w:t>Расшифровка заявления на проведение операций с иностранной валютой</w:t>
            </w:r>
          </w:p>
        </w:tc>
        <w:tc>
          <w:tcPr>
            <w:tcW w:w="750" w:type="pct"/>
          </w:tcPr>
          <w:p w14:paraId="33B2F82D" w14:textId="77777777" w:rsidR="00464F5A" w:rsidRPr="007036CE" w:rsidRDefault="00464F5A" w:rsidP="00464F5A">
            <w:pPr>
              <w:pStyle w:val="GOSTTablenorm"/>
              <w:rPr>
                <w:b/>
              </w:rPr>
            </w:pPr>
            <w:r w:rsidRPr="007036CE">
              <w:rPr>
                <w:b/>
              </w:rPr>
              <w:t>PayPurpose_PayPurpose</w:t>
            </w:r>
          </w:p>
        </w:tc>
        <w:tc>
          <w:tcPr>
            <w:tcW w:w="500" w:type="pct"/>
          </w:tcPr>
          <w:p w14:paraId="73E7B5A7" w14:textId="77777777" w:rsidR="00464F5A" w:rsidRPr="007036CE" w:rsidRDefault="00464F5A" w:rsidP="00464F5A">
            <w:pPr>
              <w:pStyle w:val="GOSTTablenorm"/>
            </w:pPr>
            <w:r w:rsidRPr="007036CE">
              <w:t>Массив</w:t>
            </w:r>
          </w:p>
        </w:tc>
        <w:tc>
          <w:tcPr>
            <w:tcW w:w="312" w:type="pct"/>
          </w:tcPr>
          <w:p w14:paraId="1B30C9AC" w14:textId="77777777" w:rsidR="00464F5A" w:rsidRPr="007036CE" w:rsidRDefault="00464F5A" w:rsidP="00464F5A">
            <w:pPr>
              <w:pStyle w:val="GOSTTablenorm"/>
            </w:pPr>
            <w:r w:rsidRPr="007036CE">
              <w:t>Да</w:t>
            </w:r>
          </w:p>
        </w:tc>
        <w:tc>
          <w:tcPr>
            <w:tcW w:w="315" w:type="pct"/>
          </w:tcPr>
          <w:p w14:paraId="39B584A8" w14:textId="77777777" w:rsidR="00464F5A" w:rsidRPr="007036CE" w:rsidRDefault="00464F5A" w:rsidP="00464F5A">
            <w:pPr>
              <w:pStyle w:val="GOSTTablenorm"/>
            </w:pPr>
            <w:r w:rsidRPr="007036CE">
              <w:t>-</w:t>
            </w:r>
          </w:p>
        </w:tc>
        <w:tc>
          <w:tcPr>
            <w:tcW w:w="2023" w:type="pct"/>
          </w:tcPr>
          <w:p w14:paraId="03AEEB37" w14:textId="77777777" w:rsidR="00464F5A" w:rsidRPr="007036CE" w:rsidRDefault="00464F5A" w:rsidP="00464F5A">
            <w:pPr>
              <w:pStyle w:val="GOSTTablenorm"/>
            </w:pPr>
            <w:r w:rsidRPr="007036CE">
              <w:t>-</w:t>
            </w:r>
          </w:p>
        </w:tc>
      </w:tr>
      <w:tr w:rsidR="00464F5A" w:rsidRPr="007036CE" w14:paraId="377216ED" w14:textId="77777777" w:rsidTr="00A03896">
        <w:tc>
          <w:tcPr>
            <w:tcW w:w="1100" w:type="pct"/>
          </w:tcPr>
          <w:p w14:paraId="6952B5D0" w14:textId="77777777" w:rsidR="00464F5A" w:rsidRPr="007036CE" w:rsidRDefault="00464F5A" w:rsidP="00464F5A">
            <w:pPr>
              <w:pStyle w:val="GOSTTablenorm"/>
            </w:pPr>
            <w:r w:rsidRPr="007036CE">
              <w:t>Идентификатор строки</w:t>
            </w:r>
          </w:p>
        </w:tc>
        <w:tc>
          <w:tcPr>
            <w:tcW w:w="750" w:type="pct"/>
          </w:tcPr>
          <w:p w14:paraId="2515DF94" w14:textId="77777777" w:rsidR="00464F5A" w:rsidRPr="007036CE" w:rsidRDefault="00464F5A" w:rsidP="00464F5A">
            <w:pPr>
              <w:pStyle w:val="GOSTTablenorm"/>
            </w:pPr>
            <w:r w:rsidRPr="007036CE">
              <w:rPr>
                <w:b/>
              </w:rPr>
              <w:t>PayPurpose_PayPurpose:</w:t>
            </w:r>
            <w:r w:rsidRPr="007036CE">
              <w:t>id</w:t>
            </w:r>
          </w:p>
        </w:tc>
        <w:tc>
          <w:tcPr>
            <w:tcW w:w="500" w:type="pct"/>
          </w:tcPr>
          <w:p w14:paraId="532F03A3" w14:textId="77777777" w:rsidR="00464F5A" w:rsidRPr="007036CE" w:rsidRDefault="00464F5A" w:rsidP="00464F5A">
            <w:pPr>
              <w:pStyle w:val="GOSTTablenorm"/>
            </w:pPr>
            <w:r w:rsidRPr="007036CE">
              <w:t>Число</w:t>
            </w:r>
          </w:p>
        </w:tc>
        <w:tc>
          <w:tcPr>
            <w:tcW w:w="312" w:type="pct"/>
          </w:tcPr>
          <w:p w14:paraId="4DAB5A02" w14:textId="77777777" w:rsidR="00464F5A" w:rsidRPr="007036CE" w:rsidRDefault="00464F5A" w:rsidP="00464F5A">
            <w:pPr>
              <w:pStyle w:val="GOSTTablenorm"/>
            </w:pPr>
            <w:r w:rsidRPr="007036CE">
              <w:t>Да</w:t>
            </w:r>
          </w:p>
        </w:tc>
        <w:tc>
          <w:tcPr>
            <w:tcW w:w="315" w:type="pct"/>
          </w:tcPr>
          <w:p w14:paraId="41A8D7BE" w14:textId="77777777" w:rsidR="00464F5A" w:rsidRPr="007036CE" w:rsidRDefault="00464F5A" w:rsidP="00464F5A">
            <w:pPr>
              <w:pStyle w:val="GOSTTablenorm"/>
            </w:pPr>
            <w:r w:rsidRPr="007036CE">
              <w:t>&lt;=20</w:t>
            </w:r>
          </w:p>
        </w:tc>
        <w:tc>
          <w:tcPr>
            <w:tcW w:w="2023" w:type="pct"/>
          </w:tcPr>
          <w:p w14:paraId="056965C6" w14:textId="77777777" w:rsidR="00464F5A" w:rsidRPr="007036CE" w:rsidRDefault="00464F5A" w:rsidP="00464F5A">
            <w:pPr>
              <w:pStyle w:val="GOSTTablenorm"/>
            </w:pPr>
            <w:r w:rsidRPr="007036CE">
              <w:t>Указывается технический идентификатор строки</w:t>
            </w:r>
          </w:p>
        </w:tc>
      </w:tr>
      <w:tr w:rsidR="00464F5A" w:rsidRPr="007036CE" w14:paraId="1E58EE52" w14:textId="77777777" w:rsidTr="00A03896">
        <w:tc>
          <w:tcPr>
            <w:tcW w:w="1100" w:type="pct"/>
          </w:tcPr>
          <w:p w14:paraId="2EE64C34" w14:textId="77777777" w:rsidR="00464F5A" w:rsidRPr="007036CE" w:rsidRDefault="00464F5A" w:rsidP="00464F5A">
            <w:pPr>
              <w:pStyle w:val="GOSTTablenorm"/>
            </w:pPr>
            <w:r w:rsidRPr="007036CE">
              <w:t>КБК</w:t>
            </w:r>
            <w:r w:rsidR="00685EEB" w:rsidRPr="007036CE">
              <w:t xml:space="preserve"> плательщика</w:t>
            </w:r>
          </w:p>
        </w:tc>
        <w:tc>
          <w:tcPr>
            <w:tcW w:w="750" w:type="pct"/>
          </w:tcPr>
          <w:p w14:paraId="54063304" w14:textId="77777777" w:rsidR="00464F5A" w:rsidRPr="007036CE" w:rsidRDefault="00464F5A" w:rsidP="00464F5A">
            <w:pPr>
              <w:pStyle w:val="GOSTTablenorm"/>
            </w:pPr>
            <w:r w:rsidRPr="007036CE">
              <w:rPr>
                <w:b/>
              </w:rPr>
              <w:t>PayPurpose_PayPurpose:</w:t>
            </w:r>
            <w:r w:rsidRPr="007036CE">
              <w:t>KBK</w:t>
            </w:r>
          </w:p>
        </w:tc>
        <w:tc>
          <w:tcPr>
            <w:tcW w:w="500" w:type="pct"/>
          </w:tcPr>
          <w:p w14:paraId="0CE00F47" w14:textId="77777777" w:rsidR="00464F5A" w:rsidRPr="007036CE" w:rsidRDefault="00464F5A" w:rsidP="00464F5A">
            <w:pPr>
              <w:pStyle w:val="GOSTTablenorm"/>
            </w:pPr>
            <w:r w:rsidRPr="007036CE">
              <w:t>Строка</w:t>
            </w:r>
          </w:p>
        </w:tc>
        <w:tc>
          <w:tcPr>
            <w:tcW w:w="312" w:type="pct"/>
          </w:tcPr>
          <w:p w14:paraId="0AB6BCB6" w14:textId="77777777" w:rsidR="00464F5A" w:rsidRPr="007036CE" w:rsidRDefault="00464F5A" w:rsidP="00464F5A">
            <w:pPr>
              <w:pStyle w:val="GOSTTablenorm"/>
            </w:pPr>
            <w:r w:rsidRPr="007036CE">
              <w:t>Да</w:t>
            </w:r>
          </w:p>
        </w:tc>
        <w:tc>
          <w:tcPr>
            <w:tcW w:w="315" w:type="pct"/>
          </w:tcPr>
          <w:p w14:paraId="1F724226" w14:textId="77777777" w:rsidR="00464F5A" w:rsidRPr="007036CE" w:rsidRDefault="00BF32A4" w:rsidP="00464F5A">
            <w:pPr>
              <w:pStyle w:val="GOSTTablenorm"/>
            </w:pPr>
            <w:ins w:id="1290" w:author="Левина Алла" w:date="2024-08-08T11:29:00Z">
              <w:r w:rsidRPr="007036CE">
                <w:rPr>
                  <w:lang w:val="en-US"/>
                </w:rPr>
                <w:t>&lt;</w:t>
              </w:r>
            </w:ins>
            <w:del w:id="1291" w:author="Левина Алла" w:date="2024-08-08T11:29:00Z">
              <w:r w:rsidR="00464F5A" w:rsidRPr="007036CE" w:rsidDel="00BF32A4">
                <w:delText>=</w:delText>
              </w:r>
            </w:del>
            <w:r w:rsidR="00464F5A" w:rsidRPr="007036CE">
              <w:rPr>
                <w:lang w:val="en-US"/>
              </w:rPr>
              <w:t>2</w:t>
            </w:r>
            <w:r w:rsidR="00464F5A" w:rsidRPr="007036CE">
              <w:t>0</w:t>
            </w:r>
          </w:p>
        </w:tc>
        <w:tc>
          <w:tcPr>
            <w:tcW w:w="2023" w:type="pct"/>
          </w:tcPr>
          <w:p w14:paraId="7D606FD6" w14:textId="77777777" w:rsidR="00464F5A" w:rsidRPr="007036CE" w:rsidRDefault="00BF32A4" w:rsidP="00464F5A">
            <w:pPr>
              <w:pStyle w:val="GOSTTablenorm"/>
              <w:rPr>
                <w:ins w:id="1292" w:author="Левина Алла" w:date="2024-08-08T11:28:00Z"/>
              </w:rPr>
            </w:pPr>
            <w:ins w:id="1293" w:author="Левина Алла" w:date="2024-08-08T11:27:00Z">
              <w:r w:rsidRPr="007036CE">
                <w:t>По л/с с кодом 03, 08, 09, 10</w:t>
              </w:r>
            </w:ins>
            <w:r w:rsidR="003E609E" w:rsidRPr="007036CE">
              <w:t xml:space="preserve"> </w:t>
            </w:r>
            <w:ins w:id="1294" w:author="Левина Алла" w:date="2024-08-08T11:28:00Z">
              <w:r w:rsidRPr="007036CE">
                <w:t>у</w:t>
              </w:r>
            </w:ins>
            <w:del w:id="1295" w:author="Левина Алла" w:date="2024-08-08T11:28:00Z">
              <w:r w:rsidR="00464F5A" w:rsidRPr="007036CE" w:rsidDel="00BF32A4">
                <w:delText>У</w:delText>
              </w:r>
            </w:del>
            <w:r w:rsidR="00464F5A" w:rsidRPr="007036CE">
              <w:t>казывается код по бюджетной классификации для отражения операции на ЛС плательщика</w:t>
            </w:r>
            <w:ins w:id="1296" w:author="Левина Алла" w:date="2024-08-08T11:28:00Z">
              <w:r w:rsidRPr="007036CE">
                <w:t>.</w:t>
              </w:r>
            </w:ins>
          </w:p>
          <w:p w14:paraId="77AF623E" w14:textId="77777777" w:rsidR="00BF32A4" w:rsidRPr="007036CE" w:rsidRDefault="00332AE4" w:rsidP="003E609E">
            <w:pPr>
              <w:pStyle w:val="GOSTTablenorm"/>
            </w:pPr>
            <w:ins w:id="1297" w:author="Левина Алла" w:date="2024-09-12T16:26:00Z">
              <w:r w:rsidRPr="007036CE">
                <w:t>По л/с с кодом 05 не заполняется</w:t>
              </w:r>
            </w:ins>
            <w:ins w:id="1298" w:author="Сказецкая Наталья Камилевна" w:date="2024-08-16T16:55:00Z">
              <w:del w:id="1299" w:author="Левина Алла" w:date="2024-09-12T16:26:00Z">
                <w:r w:rsidR="003E609E" w:rsidRPr="007036CE" w:rsidDel="00332AE4">
                  <w:delText>,</w:delText>
                </w:r>
              </w:del>
            </w:ins>
          </w:p>
        </w:tc>
      </w:tr>
      <w:tr w:rsidR="00464F5A" w:rsidRPr="007036CE" w14:paraId="658FC3AC" w14:textId="77777777" w:rsidTr="00A03896">
        <w:tc>
          <w:tcPr>
            <w:tcW w:w="1100" w:type="pct"/>
          </w:tcPr>
          <w:p w14:paraId="54BB74C3" w14:textId="77777777" w:rsidR="00464F5A" w:rsidRPr="007036CE" w:rsidRDefault="00464F5A" w:rsidP="00464F5A">
            <w:pPr>
              <w:pStyle w:val="GOSTTablenorm"/>
            </w:pPr>
            <w:r w:rsidRPr="007036CE">
              <w:t>Тип КБК плательщика</w:t>
            </w:r>
          </w:p>
        </w:tc>
        <w:tc>
          <w:tcPr>
            <w:tcW w:w="750" w:type="pct"/>
          </w:tcPr>
          <w:p w14:paraId="367B46CA" w14:textId="77777777" w:rsidR="00464F5A" w:rsidRPr="007036CE" w:rsidRDefault="00464F5A" w:rsidP="00464F5A">
            <w:pPr>
              <w:pStyle w:val="GOSTTablenorm"/>
            </w:pPr>
            <w:r w:rsidRPr="007036CE">
              <w:rPr>
                <w:b/>
              </w:rPr>
              <w:t>PayPurpose_PayPurpose:</w:t>
            </w:r>
            <w:r w:rsidRPr="007036CE">
              <w:t>KBKTp</w:t>
            </w:r>
          </w:p>
        </w:tc>
        <w:tc>
          <w:tcPr>
            <w:tcW w:w="500" w:type="pct"/>
          </w:tcPr>
          <w:p w14:paraId="32578714" w14:textId="77777777" w:rsidR="00464F5A" w:rsidRPr="007036CE" w:rsidRDefault="00464F5A" w:rsidP="00464F5A">
            <w:pPr>
              <w:pStyle w:val="GOSTTablenorm"/>
            </w:pPr>
            <w:r w:rsidRPr="007036CE">
              <w:t>Строка</w:t>
            </w:r>
          </w:p>
        </w:tc>
        <w:tc>
          <w:tcPr>
            <w:tcW w:w="312" w:type="pct"/>
          </w:tcPr>
          <w:p w14:paraId="62E5DFFB" w14:textId="77777777" w:rsidR="00464F5A" w:rsidRPr="007036CE" w:rsidRDefault="00E27A73" w:rsidP="00464F5A">
            <w:pPr>
              <w:pStyle w:val="GOSTTablenorm"/>
            </w:pPr>
            <w:del w:id="1300" w:author="Сказецкая Наталья Камилевна" w:date="2024-08-13T14:40:00Z">
              <w:r w:rsidRPr="007036CE" w:rsidDel="000075BB">
                <w:delText>Да</w:delText>
              </w:r>
            </w:del>
            <w:ins w:id="1301" w:author="Сказецкая Наталья Камилевна" w:date="2024-08-13T14:40:00Z">
              <w:r w:rsidR="000075BB" w:rsidRPr="007036CE">
                <w:t>Нет</w:t>
              </w:r>
            </w:ins>
          </w:p>
        </w:tc>
        <w:tc>
          <w:tcPr>
            <w:tcW w:w="315" w:type="pct"/>
          </w:tcPr>
          <w:p w14:paraId="27CE9898" w14:textId="77777777" w:rsidR="00464F5A" w:rsidRPr="007036CE" w:rsidRDefault="00785F04" w:rsidP="00631052">
            <w:pPr>
              <w:pStyle w:val="GOSTTablenorm"/>
            </w:pPr>
            <w:r w:rsidRPr="007036CE">
              <w:rPr>
                <w:lang w:val="en-US"/>
              </w:rPr>
              <w:t>&lt;</w:t>
            </w:r>
            <w:r w:rsidR="006B571B" w:rsidRPr="007036CE">
              <w:t>=</w:t>
            </w:r>
            <w:r w:rsidRPr="007036CE">
              <w:rPr>
                <w:lang w:val="en-US"/>
              </w:rPr>
              <w:t>50</w:t>
            </w:r>
          </w:p>
        </w:tc>
        <w:tc>
          <w:tcPr>
            <w:tcW w:w="2023" w:type="pct"/>
          </w:tcPr>
          <w:p w14:paraId="3BC0D516" w14:textId="77777777" w:rsidR="00464F5A" w:rsidRPr="007036CE" w:rsidRDefault="000075BB" w:rsidP="00464F5A">
            <w:pPr>
              <w:pStyle w:val="GOSTTablenorm"/>
            </w:pPr>
            <w:ins w:id="1302" w:author="Сказецкая Наталья Камилевна" w:date="2024-08-13T14:40:00Z">
              <w:r w:rsidRPr="007036CE">
                <w:t>По л/с с кодом 03, 08, 09, 10</w:t>
              </w:r>
            </w:ins>
            <w:r w:rsidR="003E609E" w:rsidRPr="007036CE">
              <w:t xml:space="preserve"> </w:t>
            </w:r>
            <w:ins w:id="1303" w:author="Сказецкая Наталья Камилевна" w:date="2024-08-13T14:40:00Z">
              <w:r w:rsidRPr="007036CE">
                <w:t>у</w:t>
              </w:r>
            </w:ins>
            <w:r w:rsidR="00464F5A" w:rsidRPr="007036CE">
              <w:t>казывается тип кода по бюджетной классификации плательщика</w:t>
            </w:r>
            <w:r w:rsidR="00E27A73" w:rsidRPr="007036CE">
              <w:t>.</w:t>
            </w:r>
          </w:p>
          <w:p w14:paraId="6FBB8CF9" w14:textId="77777777" w:rsidR="00E27A73" w:rsidRPr="007036CE" w:rsidRDefault="00E27A73" w:rsidP="00E27A73">
            <w:pPr>
              <w:pStyle w:val="GOSTTablenorm"/>
            </w:pPr>
            <w:r w:rsidRPr="007036CE">
              <w:t>Возможные значения:</w:t>
            </w:r>
          </w:p>
          <w:p w14:paraId="091C2073" w14:textId="77777777" w:rsidR="00785F04" w:rsidRPr="007036CE" w:rsidRDefault="00785F04" w:rsidP="00785F04">
            <w:pPr>
              <w:pStyle w:val="GOSTTableListMark1"/>
            </w:pPr>
            <w:r w:rsidRPr="007036CE">
              <w:t xml:space="preserve">«Costs» </w:t>
            </w:r>
            <w:r w:rsidR="004060F4" w:rsidRPr="007036CE">
              <w:t>–</w:t>
            </w:r>
            <w:r w:rsidRPr="007036CE">
              <w:t xml:space="preserve"> Расходы;</w:t>
            </w:r>
          </w:p>
          <w:p w14:paraId="17159626" w14:textId="77777777" w:rsidR="00785F04" w:rsidRPr="007036CE" w:rsidRDefault="00785F04" w:rsidP="00785F04">
            <w:pPr>
              <w:pStyle w:val="GOSTTableListMark1"/>
            </w:pPr>
            <w:r w:rsidRPr="007036CE">
              <w:t xml:space="preserve">«LimitedTypeCosts» </w:t>
            </w:r>
            <w:r w:rsidR="004060F4" w:rsidRPr="007036CE">
              <w:t>–</w:t>
            </w:r>
            <w:r w:rsidRPr="007036CE">
              <w:t xml:space="preserve"> Лимитируемые расходы;</w:t>
            </w:r>
          </w:p>
          <w:p w14:paraId="322DF663" w14:textId="77777777" w:rsidR="00785F04" w:rsidRPr="007036CE" w:rsidRDefault="00785F04" w:rsidP="00785F04">
            <w:pPr>
              <w:pStyle w:val="GOSTTableListMark1"/>
            </w:pPr>
            <w:r w:rsidRPr="007036CE">
              <w:t xml:space="preserve">«UnLimitedTypeCosts» </w:t>
            </w:r>
            <w:r w:rsidR="004060F4" w:rsidRPr="007036CE">
              <w:t>–</w:t>
            </w:r>
            <w:r w:rsidRPr="007036CE">
              <w:t xml:space="preserve"> Нелимитруемые расходы;</w:t>
            </w:r>
          </w:p>
          <w:p w14:paraId="285211DA" w14:textId="77777777" w:rsidR="00785F04" w:rsidRPr="007036CE" w:rsidRDefault="00785F04" w:rsidP="00785F04">
            <w:pPr>
              <w:pStyle w:val="GOSTTableListMark1"/>
            </w:pPr>
            <w:r w:rsidRPr="007036CE">
              <w:t xml:space="preserve">«Sources» </w:t>
            </w:r>
            <w:r w:rsidR="004060F4" w:rsidRPr="007036CE">
              <w:t>–</w:t>
            </w:r>
            <w:r w:rsidRPr="007036CE">
              <w:t xml:space="preserve"> Источники;</w:t>
            </w:r>
          </w:p>
          <w:p w14:paraId="6F83A286" w14:textId="77777777" w:rsidR="00785F04" w:rsidRPr="007036CE" w:rsidRDefault="00785F04" w:rsidP="00785F04">
            <w:pPr>
              <w:pStyle w:val="GOSTTableListMark1"/>
            </w:pPr>
            <w:r w:rsidRPr="007036CE">
              <w:lastRenderedPageBreak/>
              <w:t xml:space="preserve">«IVFDB» </w:t>
            </w:r>
            <w:r w:rsidR="004060F4" w:rsidRPr="007036CE">
              <w:t>–</w:t>
            </w:r>
            <w:r w:rsidRPr="007036CE">
              <w:t xml:space="preserve"> Внутренние источники;</w:t>
            </w:r>
          </w:p>
          <w:p w14:paraId="27FECFB7" w14:textId="77777777" w:rsidR="00E27A73" w:rsidRPr="007036CE" w:rsidRDefault="00785F04" w:rsidP="00785F04">
            <w:pPr>
              <w:pStyle w:val="GOSTTableListMark1"/>
              <w:rPr>
                <w:ins w:id="1304" w:author="Сказецкая Наталья Камилевна" w:date="2024-08-13T14:41:00Z"/>
              </w:rPr>
            </w:pPr>
            <w:r w:rsidRPr="007036CE">
              <w:t xml:space="preserve">«IVnFDB» </w:t>
            </w:r>
            <w:r w:rsidR="004060F4" w:rsidRPr="007036CE">
              <w:t>–</w:t>
            </w:r>
            <w:r w:rsidRPr="007036CE">
              <w:t xml:space="preserve"> Внешние источники</w:t>
            </w:r>
            <w:ins w:id="1305" w:author="Сказецкая Наталья Камилевна" w:date="2024-08-13T14:41:00Z">
              <w:r w:rsidR="000075BB" w:rsidRPr="007036CE">
                <w:t>.</w:t>
              </w:r>
            </w:ins>
          </w:p>
          <w:p w14:paraId="75735BA5" w14:textId="77777777" w:rsidR="000075BB" w:rsidRPr="007036CE" w:rsidRDefault="000075BB" w:rsidP="000075BB">
            <w:pPr>
              <w:pStyle w:val="GOSTTablenorm"/>
            </w:pPr>
            <w:ins w:id="1306" w:author="Сказецкая Наталья Камилевна" w:date="2024-08-13T14:41:00Z">
              <w:r w:rsidRPr="007036CE">
                <w:t>По л/с с кодом 05 не заполняется</w:t>
              </w:r>
            </w:ins>
          </w:p>
        </w:tc>
      </w:tr>
      <w:tr w:rsidR="00464F5A" w:rsidRPr="007036CE" w14:paraId="5BB8F775" w14:textId="77777777" w:rsidTr="00A03896">
        <w:tc>
          <w:tcPr>
            <w:tcW w:w="1100" w:type="pct"/>
          </w:tcPr>
          <w:p w14:paraId="57528BB4" w14:textId="77777777" w:rsidR="00464F5A" w:rsidRPr="007036CE" w:rsidRDefault="00464F5A" w:rsidP="00464F5A">
            <w:pPr>
              <w:pStyle w:val="GOSTTablenorm"/>
            </w:pPr>
            <w:r w:rsidRPr="007036CE">
              <w:lastRenderedPageBreak/>
              <w:t>Вид КБК плательщика</w:t>
            </w:r>
          </w:p>
        </w:tc>
        <w:tc>
          <w:tcPr>
            <w:tcW w:w="750" w:type="pct"/>
          </w:tcPr>
          <w:p w14:paraId="14C659A7" w14:textId="77777777" w:rsidR="00464F5A" w:rsidRPr="007036CE" w:rsidRDefault="00464F5A" w:rsidP="00464F5A">
            <w:pPr>
              <w:pStyle w:val="GOSTTablenorm"/>
            </w:pPr>
            <w:r w:rsidRPr="007036CE">
              <w:rPr>
                <w:b/>
              </w:rPr>
              <w:t>PayPurpose_PayPurpose:</w:t>
            </w:r>
            <w:r w:rsidRPr="007036CE">
              <w:t>SortKBK</w:t>
            </w:r>
          </w:p>
        </w:tc>
        <w:tc>
          <w:tcPr>
            <w:tcW w:w="500" w:type="pct"/>
          </w:tcPr>
          <w:p w14:paraId="186A064E" w14:textId="77777777" w:rsidR="00464F5A" w:rsidRPr="007036CE" w:rsidRDefault="00464F5A" w:rsidP="00464F5A">
            <w:pPr>
              <w:pStyle w:val="GOSTTablenorm"/>
            </w:pPr>
            <w:r w:rsidRPr="007036CE">
              <w:t>Число</w:t>
            </w:r>
          </w:p>
        </w:tc>
        <w:tc>
          <w:tcPr>
            <w:tcW w:w="312" w:type="pct"/>
          </w:tcPr>
          <w:p w14:paraId="36809F60" w14:textId="77777777" w:rsidR="00464F5A" w:rsidRPr="007036CE" w:rsidRDefault="00464F5A" w:rsidP="00464F5A">
            <w:pPr>
              <w:pStyle w:val="GOSTTablenorm"/>
            </w:pPr>
            <w:r w:rsidRPr="007036CE">
              <w:t>Нет</w:t>
            </w:r>
          </w:p>
        </w:tc>
        <w:tc>
          <w:tcPr>
            <w:tcW w:w="315" w:type="pct"/>
          </w:tcPr>
          <w:p w14:paraId="7F6EF2D3" w14:textId="77777777" w:rsidR="00464F5A" w:rsidRPr="007036CE" w:rsidRDefault="00464F5A" w:rsidP="00464F5A">
            <w:pPr>
              <w:pStyle w:val="GOSTTablenorm"/>
            </w:pPr>
            <w:r w:rsidRPr="007036CE">
              <w:t>=1</w:t>
            </w:r>
          </w:p>
        </w:tc>
        <w:tc>
          <w:tcPr>
            <w:tcW w:w="2023" w:type="pct"/>
          </w:tcPr>
          <w:p w14:paraId="5E667765" w14:textId="77777777" w:rsidR="00E27A73" w:rsidRPr="007036CE" w:rsidRDefault="00464F5A" w:rsidP="00464F5A">
            <w:pPr>
              <w:pStyle w:val="GOSTTablenorm"/>
            </w:pPr>
            <w:r w:rsidRPr="007036CE">
              <w:t xml:space="preserve">Указывается вид </w:t>
            </w:r>
            <w:r w:rsidR="00E27A73" w:rsidRPr="007036CE">
              <w:t>кода по бюджетной классификации плательщика</w:t>
            </w:r>
            <w:r w:rsidR="00A03896" w:rsidRPr="007036CE">
              <w:t>.</w:t>
            </w:r>
          </w:p>
          <w:p w14:paraId="1BFF4984" w14:textId="77777777" w:rsidR="00464F5A" w:rsidRPr="007036CE" w:rsidRDefault="00E27A73" w:rsidP="00464F5A">
            <w:pPr>
              <w:pStyle w:val="GOSTTablenorm"/>
            </w:pPr>
            <w:r w:rsidRPr="007036CE">
              <w:t>Возможные</w:t>
            </w:r>
            <w:r w:rsidR="00464F5A" w:rsidRPr="007036CE">
              <w:t xml:space="preserve"> значения:</w:t>
            </w:r>
          </w:p>
          <w:p w14:paraId="2BB40F0B" w14:textId="77777777" w:rsidR="00464F5A" w:rsidRPr="007036CE" w:rsidRDefault="00464F5A" w:rsidP="00464F5A">
            <w:pPr>
              <w:pStyle w:val="GOSTTableListMark1"/>
            </w:pPr>
            <w:r w:rsidRPr="007036CE">
              <w:t xml:space="preserve">«4» </w:t>
            </w:r>
            <w:r w:rsidR="004060F4" w:rsidRPr="007036CE">
              <w:t>–</w:t>
            </w:r>
            <w:r w:rsidRPr="007036CE">
              <w:t xml:space="preserve"> «Поступления по источникам»;</w:t>
            </w:r>
          </w:p>
          <w:p w14:paraId="35B1D46A" w14:textId="77777777" w:rsidR="00464F5A" w:rsidRPr="007036CE" w:rsidRDefault="00464F5A" w:rsidP="00464F5A">
            <w:pPr>
              <w:pStyle w:val="GOSTTableListMark1"/>
            </w:pPr>
            <w:r w:rsidRPr="007036CE">
              <w:t>«5»</w:t>
            </w:r>
            <w:r w:rsidR="004060F4" w:rsidRPr="007036CE">
              <w:t xml:space="preserve"> –</w:t>
            </w:r>
            <w:r w:rsidRPr="007036CE">
              <w:t xml:space="preserve"> «Выплаты по источникам».</w:t>
            </w:r>
          </w:p>
          <w:p w14:paraId="022EC1ED" w14:textId="77777777" w:rsidR="00464F5A" w:rsidRPr="007036CE" w:rsidRDefault="00464F5A" w:rsidP="00464F5A">
            <w:pPr>
              <w:pStyle w:val="GOSTTablenorm"/>
              <w:rPr>
                <w:ins w:id="1307" w:author="Левина Алла" w:date="2024-08-08T11:30:00Z"/>
              </w:rPr>
            </w:pPr>
            <w:r w:rsidRPr="007036CE">
              <w:t xml:space="preserve">Обязателен для заполнения, если в параметре «Номер лицевого счета плательщика» </w:t>
            </w:r>
            <w:r w:rsidR="00E27A73" w:rsidRPr="007036CE">
              <w:t xml:space="preserve">(ZR_PersonalAccount) </w:t>
            </w:r>
            <w:r w:rsidRPr="007036CE">
              <w:t>указан л/с с кодом 08, 09</w:t>
            </w:r>
            <w:ins w:id="1308" w:author="Сказецкая Наталья Камилевна" w:date="2024-08-13T15:02:00Z">
              <w:r w:rsidR="001332CB" w:rsidRPr="007036CE">
                <w:t>.</w:t>
              </w:r>
            </w:ins>
          </w:p>
          <w:p w14:paraId="56D24549" w14:textId="77777777" w:rsidR="00BF32A4" w:rsidRPr="007036CE" w:rsidRDefault="000075BB" w:rsidP="000075BB">
            <w:pPr>
              <w:pStyle w:val="GOSTTablenorm"/>
            </w:pPr>
            <w:ins w:id="1309" w:author="Сказецкая Наталья Камилевна" w:date="2024-08-13T14:42:00Z">
              <w:r w:rsidRPr="007036CE">
                <w:t>В иных случаях</w:t>
              </w:r>
            </w:ins>
            <w:ins w:id="1310" w:author="Левина Алла" w:date="2024-08-08T11:30:00Z">
              <w:r w:rsidR="00BF32A4" w:rsidRPr="007036CE">
                <w:t xml:space="preserve"> не заполняется</w:t>
              </w:r>
            </w:ins>
          </w:p>
        </w:tc>
      </w:tr>
      <w:tr w:rsidR="00201538" w:rsidRPr="007036CE" w14:paraId="314236BC" w14:textId="77777777" w:rsidTr="00A03896">
        <w:trPr>
          <w:ins w:id="1311" w:author="Левина Алла" w:date="2024-08-08T10:40:00Z"/>
        </w:trPr>
        <w:tc>
          <w:tcPr>
            <w:tcW w:w="1100" w:type="pct"/>
          </w:tcPr>
          <w:p w14:paraId="61FA3099" w14:textId="77777777" w:rsidR="00201538" w:rsidRPr="007036CE" w:rsidRDefault="00201538" w:rsidP="00201538">
            <w:pPr>
              <w:pStyle w:val="GOSTTablenorm"/>
              <w:rPr>
                <w:ins w:id="1312" w:author="Левина Алла" w:date="2024-08-08T10:40:00Z"/>
              </w:rPr>
            </w:pPr>
            <w:ins w:id="1313" w:author="Левина Алла" w:date="2024-08-08T10:40:00Z">
              <w:r w:rsidRPr="007036CE">
                <w:t>Код цели (аналитический код)</w:t>
              </w:r>
            </w:ins>
          </w:p>
        </w:tc>
        <w:tc>
          <w:tcPr>
            <w:tcW w:w="750" w:type="pct"/>
          </w:tcPr>
          <w:p w14:paraId="56274967" w14:textId="77777777" w:rsidR="00201538" w:rsidRPr="007036CE" w:rsidRDefault="00E14A12" w:rsidP="00201538">
            <w:pPr>
              <w:pStyle w:val="GOSTTablenorm"/>
              <w:rPr>
                <w:ins w:id="1314" w:author="Левина Алла" w:date="2024-08-08T10:40:00Z"/>
                <w:b/>
              </w:rPr>
            </w:pPr>
            <w:ins w:id="1315" w:author="Кирилл Воробьёв" w:date="2024-08-10T15:10:00Z">
              <w:r w:rsidRPr="007036CE">
                <w:rPr>
                  <w:b/>
                </w:rPr>
                <w:t>PayPurpose_PayPurpose:</w:t>
              </w:r>
              <w:r w:rsidRPr="007036CE">
                <w:t>Payer_AnalyticCode</w:t>
              </w:r>
            </w:ins>
          </w:p>
        </w:tc>
        <w:tc>
          <w:tcPr>
            <w:tcW w:w="500" w:type="pct"/>
          </w:tcPr>
          <w:p w14:paraId="3C37DCDE" w14:textId="77777777" w:rsidR="00201538" w:rsidRPr="007036CE" w:rsidRDefault="00201538" w:rsidP="00201538">
            <w:pPr>
              <w:pStyle w:val="GOSTTablenorm"/>
              <w:rPr>
                <w:ins w:id="1316" w:author="Левина Алла" w:date="2024-08-08T10:40:00Z"/>
              </w:rPr>
            </w:pPr>
            <w:ins w:id="1317" w:author="Левина Алла" w:date="2024-08-08T10:40:00Z">
              <w:r w:rsidRPr="007036CE">
                <w:t>Строка</w:t>
              </w:r>
            </w:ins>
          </w:p>
        </w:tc>
        <w:tc>
          <w:tcPr>
            <w:tcW w:w="312" w:type="pct"/>
          </w:tcPr>
          <w:p w14:paraId="4621126E" w14:textId="77777777" w:rsidR="00201538" w:rsidRPr="007036CE" w:rsidRDefault="00201538" w:rsidP="00201538">
            <w:pPr>
              <w:pStyle w:val="GOSTTablenorm"/>
              <w:rPr>
                <w:ins w:id="1318" w:author="Левина Алла" w:date="2024-08-08T10:40:00Z"/>
              </w:rPr>
            </w:pPr>
            <w:ins w:id="1319" w:author="Левина Алла" w:date="2024-08-08T10:40:00Z">
              <w:r w:rsidRPr="007036CE">
                <w:t>Нет</w:t>
              </w:r>
            </w:ins>
          </w:p>
        </w:tc>
        <w:tc>
          <w:tcPr>
            <w:tcW w:w="315" w:type="pct"/>
          </w:tcPr>
          <w:p w14:paraId="7DCCE15F" w14:textId="77777777" w:rsidR="00201538" w:rsidRPr="007036CE" w:rsidRDefault="00201538" w:rsidP="00201538">
            <w:pPr>
              <w:pStyle w:val="GOSTTablenorm"/>
              <w:rPr>
                <w:ins w:id="1320" w:author="Левина Алла" w:date="2024-08-08T10:40:00Z"/>
              </w:rPr>
            </w:pPr>
            <w:ins w:id="1321" w:author="Левина Алла" w:date="2024-08-08T10:40:00Z">
              <w:r w:rsidRPr="007036CE">
                <w:t>&lt;=</w:t>
              </w:r>
              <w:r w:rsidRPr="007036CE">
                <w:rPr>
                  <w:lang w:val="en-US"/>
                </w:rPr>
                <w:t>25</w:t>
              </w:r>
            </w:ins>
          </w:p>
        </w:tc>
        <w:tc>
          <w:tcPr>
            <w:tcW w:w="2023" w:type="pct"/>
          </w:tcPr>
          <w:p w14:paraId="37EEEA6E" w14:textId="77777777" w:rsidR="00201538" w:rsidRPr="007036CE" w:rsidRDefault="00201538" w:rsidP="00201538">
            <w:pPr>
              <w:pStyle w:val="GOSTTablenorm"/>
              <w:rPr>
                <w:ins w:id="1322" w:author="Левина Алла" w:date="2024-08-08T10:54:00Z"/>
              </w:rPr>
            </w:pPr>
            <w:ins w:id="1323" w:author="Левина Алла" w:date="2024-08-08T10:40:00Z">
              <w:r w:rsidRPr="007036CE">
                <w:t>Указывается код цели (аналитический код) для отражения операции на ЛС плательщика. По л/с с кодом 05 может указываться идентификационный код выплаты</w:t>
              </w:r>
            </w:ins>
            <w:ins w:id="1324" w:author="Сказецкая Наталья Камилевна" w:date="2024-08-12T16:53:00Z">
              <w:r w:rsidR="00630054" w:rsidRPr="007036CE">
                <w:t>.</w:t>
              </w:r>
            </w:ins>
          </w:p>
          <w:p w14:paraId="63A44D9C" w14:textId="77777777" w:rsidR="00F14490" w:rsidRPr="007036CE" w:rsidRDefault="00F14490" w:rsidP="00A564F9">
            <w:pPr>
              <w:pStyle w:val="GOSTTablenorm"/>
              <w:rPr>
                <w:ins w:id="1325" w:author="Левина Алла" w:date="2024-08-08T10:40:00Z"/>
              </w:rPr>
            </w:pPr>
            <w:ins w:id="1326" w:author="Левина Алла" w:date="2024-08-08T10:56:00Z">
              <w:r w:rsidRPr="007036CE">
                <w:t>По л/с с кодом 03, 08, 09</w:t>
              </w:r>
            </w:ins>
            <w:ins w:id="1327" w:author="Левина Алла" w:date="2024-08-08T10:57:00Z">
              <w:r w:rsidRPr="007036CE">
                <w:t>, 10</w:t>
              </w:r>
            </w:ins>
            <w:ins w:id="1328" w:author="Левина Алла" w:date="2024-08-08T10:56:00Z">
              <w:r w:rsidRPr="007036CE">
                <w:t xml:space="preserve"> не заполняется</w:t>
              </w:r>
            </w:ins>
          </w:p>
        </w:tc>
      </w:tr>
      <w:tr w:rsidR="00201538" w:rsidRPr="007036CE" w14:paraId="2A65DFD9" w14:textId="77777777" w:rsidTr="00A03896">
        <w:tc>
          <w:tcPr>
            <w:tcW w:w="1100" w:type="pct"/>
          </w:tcPr>
          <w:p w14:paraId="543A94B3" w14:textId="77777777" w:rsidR="00201538" w:rsidRPr="007036CE" w:rsidRDefault="00201538" w:rsidP="00201538">
            <w:pPr>
              <w:pStyle w:val="GOSTTablenorm"/>
            </w:pPr>
            <w:r w:rsidRPr="007036CE">
              <w:t>Сумма в валюте документа</w:t>
            </w:r>
          </w:p>
        </w:tc>
        <w:tc>
          <w:tcPr>
            <w:tcW w:w="750" w:type="pct"/>
          </w:tcPr>
          <w:p w14:paraId="66677F07" w14:textId="77777777" w:rsidR="00201538" w:rsidRPr="007036CE" w:rsidRDefault="00201538" w:rsidP="00201538">
            <w:pPr>
              <w:pStyle w:val="GOSTTablenorm"/>
            </w:pPr>
            <w:r w:rsidRPr="007036CE">
              <w:rPr>
                <w:b/>
              </w:rPr>
              <w:t>PayPurpose_PayPurpose:</w:t>
            </w:r>
            <w:r w:rsidRPr="007036CE">
              <w:t>Sm</w:t>
            </w:r>
          </w:p>
        </w:tc>
        <w:tc>
          <w:tcPr>
            <w:tcW w:w="500" w:type="pct"/>
          </w:tcPr>
          <w:p w14:paraId="2B810DE1" w14:textId="77777777" w:rsidR="00201538" w:rsidRPr="007036CE" w:rsidRDefault="00201538" w:rsidP="00201538">
            <w:pPr>
              <w:pStyle w:val="GOSTTablenorm"/>
            </w:pPr>
            <w:r w:rsidRPr="007036CE">
              <w:t>Сумма</w:t>
            </w:r>
          </w:p>
        </w:tc>
        <w:tc>
          <w:tcPr>
            <w:tcW w:w="312" w:type="pct"/>
          </w:tcPr>
          <w:p w14:paraId="10FE3E84" w14:textId="77777777" w:rsidR="00201538" w:rsidRPr="007036CE" w:rsidRDefault="00201538" w:rsidP="00201538">
            <w:pPr>
              <w:pStyle w:val="GOSTTablenorm"/>
            </w:pPr>
            <w:r w:rsidRPr="007036CE">
              <w:t>Да</w:t>
            </w:r>
          </w:p>
        </w:tc>
        <w:tc>
          <w:tcPr>
            <w:tcW w:w="315" w:type="pct"/>
          </w:tcPr>
          <w:p w14:paraId="04B11643" w14:textId="77777777" w:rsidR="00201538" w:rsidRPr="007036CE" w:rsidRDefault="00B9089D" w:rsidP="00201538">
            <w:pPr>
              <w:pStyle w:val="GOSTTablenorm"/>
            </w:pPr>
            <w:ins w:id="1329" w:author="Сказецкая Наталья Камилевна" w:date="2024-08-19T14:50:00Z">
              <w:r w:rsidRPr="007036CE">
                <w:t>-</w:t>
              </w:r>
            </w:ins>
          </w:p>
        </w:tc>
        <w:tc>
          <w:tcPr>
            <w:tcW w:w="2023" w:type="pct"/>
          </w:tcPr>
          <w:p w14:paraId="18AFC6AF" w14:textId="77777777" w:rsidR="00201538" w:rsidRPr="007036CE" w:rsidRDefault="00201538" w:rsidP="00201538">
            <w:pPr>
              <w:pStyle w:val="GOSTTablenorm"/>
            </w:pPr>
            <w:r w:rsidRPr="007036CE">
              <w:t>Сумма платежа в единицах валюты, указанной в параметре Transfer_CodeValute, с точностью 2 знака после запятой</w:t>
            </w:r>
          </w:p>
        </w:tc>
      </w:tr>
      <w:tr w:rsidR="00201538" w:rsidRPr="007036CE" w14:paraId="224F6F0E" w14:textId="77777777" w:rsidTr="00A03896">
        <w:tc>
          <w:tcPr>
            <w:tcW w:w="1100" w:type="pct"/>
          </w:tcPr>
          <w:p w14:paraId="21494B1F" w14:textId="77777777" w:rsidR="00201538" w:rsidRPr="007036CE" w:rsidRDefault="00201538" w:rsidP="00201538">
            <w:pPr>
              <w:pStyle w:val="GOSTTablenorm"/>
            </w:pPr>
            <w:r w:rsidRPr="007036CE">
              <w:t>Сумма в рублях</w:t>
            </w:r>
          </w:p>
        </w:tc>
        <w:tc>
          <w:tcPr>
            <w:tcW w:w="750" w:type="pct"/>
          </w:tcPr>
          <w:p w14:paraId="13D39C16" w14:textId="77777777" w:rsidR="00201538" w:rsidRPr="007036CE" w:rsidRDefault="00201538" w:rsidP="00201538">
            <w:pPr>
              <w:pStyle w:val="GOSTTablenorm"/>
            </w:pPr>
            <w:r w:rsidRPr="007036CE">
              <w:rPr>
                <w:b/>
              </w:rPr>
              <w:t>PayPurpose_PayPurpose:</w:t>
            </w:r>
            <w:r w:rsidRPr="007036CE">
              <w:t>AmountRub</w:t>
            </w:r>
          </w:p>
        </w:tc>
        <w:tc>
          <w:tcPr>
            <w:tcW w:w="500" w:type="pct"/>
          </w:tcPr>
          <w:p w14:paraId="3817B7D5" w14:textId="77777777" w:rsidR="00201538" w:rsidRPr="007036CE" w:rsidRDefault="00201538" w:rsidP="00201538">
            <w:pPr>
              <w:pStyle w:val="GOSTTablenorm"/>
            </w:pPr>
            <w:r w:rsidRPr="007036CE">
              <w:t>Сумма</w:t>
            </w:r>
          </w:p>
        </w:tc>
        <w:tc>
          <w:tcPr>
            <w:tcW w:w="312" w:type="pct"/>
          </w:tcPr>
          <w:p w14:paraId="00F436EE" w14:textId="77777777" w:rsidR="00201538" w:rsidRPr="007036CE" w:rsidRDefault="00201538" w:rsidP="00201538">
            <w:pPr>
              <w:pStyle w:val="GOSTTablenorm"/>
            </w:pPr>
            <w:r w:rsidRPr="007036CE">
              <w:t>Да</w:t>
            </w:r>
          </w:p>
        </w:tc>
        <w:tc>
          <w:tcPr>
            <w:tcW w:w="315" w:type="pct"/>
          </w:tcPr>
          <w:p w14:paraId="33EC060E" w14:textId="77777777" w:rsidR="00201538" w:rsidRPr="007036CE" w:rsidRDefault="00B9089D" w:rsidP="00201538">
            <w:pPr>
              <w:pStyle w:val="GOSTTablenorm"/>
            </w:pPr>
            <w:ins w:id="1330" w:author="Сказецкая Наталья Камилевна" w:date="2024-08-19T14:50:00Z">
              <w:r w:rsidRPr="007036CE">
                <w:t>-</w:t>
              </w:r>
            </w:ins>
          </w:p>
        </w:tc>
        <w:tc>
          <w:tcPr>
            <w:tcW w:w="2023" w:type="pct"/>
          </w:tcPr>
          <w:p w14:paraId="00B10668" w14:textId="77777777" w:rsidR="00201538" w:rsidRPr="007036CE" w:rsidRDefault="00201538" w:rsidP="00201538">
            <w:pPr>
              <w:pStyle w:val="GOSTTablenorm"/>
            </w:pPr>
            <w:r w:rsidRPr="007036CE">
              <w:t>Сумма платежа в рублевом эквиваленте, с точностью 2 знака после запятой</w:t>
            </w:r>
          </w:p>
        </w:tc>
      </w:tr>
    </w:tbl>
    <w:p w14:paraId="5C642ECF" w14:textId="77777777" w:rsidR="0075452C" w:rsidRPr="007036CE" w:rsidRDefault="0075452C" w:rsidP="00DE0449">
      <w:pPr>
        <w:pStyle w:val="51"/>
      </w:pPr>
      <w:bookmarkStart w:id="1331" w:name="_Toc222927731"/>
      <w:r w:rsidRPr="007036CE">
        <w:t>Пример запроса</w:t>
      </w:r>
      <w:r w:rsidR="00A72D36" w:rsidRPr="007036CE">
        <w:t xml:space="preserve"> по документу «Заявление на проведение операций с иностранной валютой» MSC_AppForeignCurr</w:t>
      </w:r>
      <w:bookmarkEnd w:id="1331"/>
    </w:p>
    <w:p w14:paraId="0A64AA2C" w14:textId="77777777" w:rsidR="0020458C" w:rsidRPr="007036CE" w:rsidRDefault="0020458C" w:rsidP="0020458C">
      <w:pPr>
        <w:pStyle w:val="GOSTScript"/>
      </w:pPr>
      <w:r w:rsidRPr="007036CE">
        <w:t>{</w:t>
      </w:r>
    </w:p>
    <w:p w14:paraId="52E10DD5" w14:textId="77777777" w:rsidR="0020458C" w:rsidRPr="007036CE" w:rsidRDefault="0020458C" w:rsidP="0020458C">
      <w:pPr>
        <w:pStyle w:val="GOSTScript"/>
      </w:pPr>
      <w:r w:rsidRPr="007036CE">
        <w:tab/>
        <w:t>"header": {</w:t>
      </w:r>
    </w:p>
    <w:p w14:paraId="1EDC98E5" w14:textId="77777777" w:rsidR="0020458C" w:rsidRPr="007036CE" w:rsidRDefault="0020458C" w:rsidP="0020458C">
      <w:pPr>
        <w:pStyle w:val="GOSTScript"/>
      </w:pPr>
      <w:r w:rsidRPr="007036CE">
        <w:tab/>
      </w:r>
      <w:r w:rsidRPr="007036CE">
        <w:tab/>
        <w:t>"Source": "EXP03",</w:t>
      </w:r>
    </w:p>
    <w:p w14:paraId="0FE24DFB" w14:textId="77777777" w:rsidR="0020458C" w:rsidRPr="007036CE" w:rsidRDefault="0020458C" w:rsidP="0020458C">
      <w:pPr>
        <w:pStyle w:val="GOSTScript"/>
      </w:pPr>
      <w:r w:rsidRPr="007036CE">
        <w:tab/>
      </w:r>
      <w:r w:rsidRPr="007036CE">
        <w:tab/>
        <w:t>"ReqDateTime": "2023-12-05 10:37:22",</w:t>
      </w:r>
    </w:p>
    <w:p w14:paraId="77D63FEA" w14:textId="77777777" w:rsidR="0020458C" w:rsidRPr="007036CE" w:rsidRDefault="0020458C" w:rsidP="0020458C">
      <w:pPr>
        <w:pStyle w:val="GOSTScript"/>
      </w:pPr>
      <w:r w:rsidRPr="007036CE">
        <w:tab/>
      </w:r>
      <w:r w:rsidRPr="007036CE">
        <w:tab/>
        <w:t>"Version": "1.0",</w:t>
      </w:r>
    </w:p>
    <w:p w14:paraId="715EFAE0" w14:textId="77777777" w:rsidR="0020458C" w:rsidRPr="007036CE" w:rsidRDefault="0020458C" w:rsidP="0020458C">
      <w:pPr>
        <w:pStyle w:val="GOSTScript"/>
      </w:pPr>
      <w:r w:rsidRPr="007036CE">
        <w:tab/>
      </w:r>
      <w:r w:rsidRPr="007036CE">
        <w:tab/>
        <w:t>"Params": [</w:t>
      </w:r>
    </w:p>
    <w:p w14:paraId="63CB61C7" w14:textId="77777777" w:rsidR="0020458C" w:rsidRPr="007036CE" w:rsidRDefault="0020458C" w:rsidP="0020458C">
      <w:pPr>
        <w:pStyle w:val="GOSTScript"/>
      </w:pPr>
      <w:r w:rsidRPr="007036CE">
        <w:lastRenderedPageBreak/>
        <w:tab/>
      </w:r>
      <w:r w:rsidRPr="007036CE">
        <w:tab/>
      </w:r>
      <w:r w:rsidRPr="007036CE">
        <w:tab/>
        <w:t>{</w:t>
      </w:r>
    </w:p>
    <w:p w14:paraId="0C72F99F" w14:textId="77777777" w:rsidR="0020458C" w:rsidRPr="007036CE" w:rsidRDefault="0020458C" w:rsidP="0020458C">
      <w:pPr>
        <w:pStyle w:val="GOSTScript"/>
      </w:pPr>
      <w:r w:rsidRPr="007036CE">
        <w:tab/>
      </w:r>
      <w:r w:rsidRPr="007036CE">
        <w:tab/>
      </w:r>
      <w:r w:rsidRPr="007036CE">
        <w:tab/>
      </w:r>
      <w:r w:rsidRPr="007036CE">
        <w:tab/>
        <w:t>"param": "example",</w:t>
      </w:r>
    </w:p>
    <w:p w14:paraId="31DEF293" w14:textId="77777777" w:rsidR="0020458C" w:rsidRPr="007036CE" w:rsidRDefault="0020458C" w:rsidP="0020458C">
      <w:pPr>
        <w:pStyle w:val="GOSTScript"/>
      </w:pPr>
      <w:r w:rsidRPr="007036CE">
        <w:tab/>
      </w:r>
      <w:r w:rsidRPr="007036CE">
        <w:tab/>
      </w:r>
      <w:r w:rsidRPr="007036CE">
        <w:tab/>
      </w:r>
      <w:r w:rsidRPr="007036CE">
        <w:tab/>
        <w:t>"value": "01"</w:t>
      </w:r>
    </w:p>
    <w:p w14:paraId="510CB284" w14:textId="77777777" w:rsidR="0020458C" w:rsidRPr="007036CE" w:rsidRDefault="0020458C" w:rsidP="0020458C">
      <w:pPr>
        <w:pStyle w:val="GOSTScript"/>
      </w:pPr>
      <w:r w:rsidRPr="007036CE">
        <w:tab/>
      </w:r>
      <w:r w:rsidRPr="007036CE">
        <w:tab/>
      </w:r>
      <w:r w:rsidRPr="007036CE">
        <w:tab/>
        <w:t>}</w:t>
      </w:r>
    </w:p>
    <w:p w14:paraId="6F2945DF" w14:textId="77777777" w:rsidR="0020458C" w:rsidRPr="007036CE" w:rsidRDefault="0020458C" w:rsidP="0020458C">
      <w:pPr>
        <w:pStyle w:val="GOSTScript"/>
      </w:pPr>
      <w:r w:rsidRPr="007036CE">
        <w:tab/>
      </w:r>
      <w:r w:rsidRPr="007036CE">
        <w:tab/>
        <w:t>],</w:t>
      </w:r>
    </w:p>
    <w:p w14:paraId="1D6A66A3" w14:textId="77777777" w:rsidR="0020458C" w:rsidRPr="007036CE" w:rsidRDefault="0020458C" w:rsidP="0020458C">
      <w:pPr>
        <w:pStyle w:val="GOSTScript"/>
      </w:pPr>
      <w:r w:rsidRPr="007036CE">
        <w:tab/>
      </w:r>
      <w:r w:rsidRPr="007036CE">
        <w:tab/>
        <w:t>"ReqGuid": "b0d4ce5d-2757-4688-948c-vv72qba94f86",</w:t>
      </w:r>
    </w:p>
    <w:p w14:paraId="15F040FA" w14:textId="77777777" w:rsidR="0020458C" w:rsidRPr="007036CE" w:rsidRDefault="0020458C" w:rsidP="0020458C">
      <w:pPr>
        <w:pStyle w:val="GOSTScript"/>
      </w:pPr>
      <w:r w:rsidRPr="007036CE">
        <w:tab/>
      </w:r>
      <w:r w:rsidRPr="007036CE">
        <w:tab/>
        <w:t>"DocGuid": "0bd90a7c-e339-34ff-ac39-73029ff81370",</w:t>
      </w:r>
    </w:p>
    <w:p w14:paraId="3CF96E6B" w14:textId="77777777" w:rsidR="0020458C" w:rsidRPr="007036CE" w:rsidRDefault="0020458C" w:rsidP="0020458C">
      <w:pPr>
        <w:pStyle w:val="GOSTScript"/>
      </w:pPr>
      <w:r w:rsidRPr="007036CE">
        <w:tab/>
      </w:r>
      <w:r w:rsidRPr="007036CE">
        <w:tab/>
        <w:t>"RequestType": "ACCOUNTING",</w:t>
      </w:r>
    </w:p>
    <w:p w14:paraId="480DD02B" w14:textId="77777777" w:rsidR="0020458C" w:rsidRPr="007036CE" w:rsidRDefault="0020458C" w:rsidP="0020458C">
      <w:pPr>
        <w:pStyle w:val="GOSTScript"/>
      </w:pPr>
      <w:r w:rsidRPr="007036CE">
        <w:tab/>
      </w:r>
      <w:r w:rsidRPr="007036CE">
        <w:tab/>
        <w:t>"TypeDoc": "MSC_AppForeignCurr",</w:t>
      </w:r>
    </w:p>
    <w:p w14:paraId="54F7DE88" w14:textId="77777777" w:rsidR="0020458C" w:rsidRPr="007036CE" w:rsidRDefault="0020458C" w:rsidP="0020458C">
      <w:pPr>
        <w:pStyle w:val="GOSTScript"/>
      </w:pPr>
      <w:r w:rsidRPr="007036CE">
        <w:tab/>
      </w:r>
      <w:r w:rsidRPr="007036CE">
        <w:tab/>
        <w:t>"Stage": "auth",</w:t>
      </w:r>
    </w:p>
    <w:p w14:paraId="4420EA3D" w14:textId="77777777" w:rsidR="0020458C" w:rsidRPr="007036CE" w:rsidRDefault="0020458C" w:rsidP="0020458C">
      <w:pPr>
        <w:pStyle w:val="GOSTScript"/>
      </w:pPr>
      <w:r w:rsidRPr="007036CE">
        <w:tab/>
      </w:r>
      <w:r w:rsidRPr="007036CE">
        <w:tab/>
        <w:t>"BalLevContrl": 0,</w:t>
      </w:r>
    </w:p>
    <w:p w14:paraId="3DC6F00A" w14:textId="77777777" w:rsidR="0020458C" w:rsidRPr="007036CE" w:rsidRDefault="0020458C" w:rsidP="0020458C">
      <w:pPr>
        <w:pStyle w:val="GOSTScript"/>
      </w:pPr>
      <w:r w:rsidRPr="007036CE">
        <w:tab/>
      </w:r>
      <w:r w:rsidRPr="007036CE">
        <w:tab/>
        <w:t>"Subject": "6000",</w:t>
      </w:r>
    </w:p>
    <w:p w14:paraId="13F38D39" w14:textId="77777777" w:rsidR="0020458C" w:rsidRPr="007036CE" w:rsidRDefault="0020458C" w:rsidP="0020458C">
      <w:pPr>
        <w:pStyle w:val="GOSTScript"/>
      </w:pPr>
      <w:r w:rsidRPr="007036CE">
        <w:tab/>
      </w:r>
      <w:r w:rsidRPr="007036CE">
        <w:tab/>
        <w:t>"SettlementDate": "2023-12-05"</w:t>
      </w:r>
    </w:p>
    <w:p w14:paraId="017D722B" w14:textId="77777777" w:rsidR="0020458C" w:rsidRPr="007036CE" w:rsidRDefault="0020458C" w:rsidP="0020458C">
      <w:pPr>
        <w:pStyle w:val="GOSTScript"/>
      </w:pPr>
      <w:r w:rsidRPr="007036CE">
        <w:tab/>
        <w:t>},</w:t>
      </w:r>
    </w:p>
    <w:p w14:paraId="44918069" w14:textId="77777777" w:rsidR="0020458C" w:rsidRPr="007036CE" w:rsidRDefault="0020458C" w:rsidP="0020458C">
      <w:pPr>
        <w:pStyle w:val="GOSTScript"/>
      </w:pPr>
      <w:r w:rsidRPr="007036CE">
        <w:tab/>
        <w:t>"document": {</w:t>
      </w:r>
    </w:p>
    <w:p w14:paraId="1CF81D1B" w14:textId="77777777" w:rsidR="0020458C" w:rsidRPr="007036CE" w:rsidRDefault="0020458C" w:rsidP="0020458C">
      <w:pPr>
        <w:pStyle w:val="GOSTScript"/>
      </w:pPr>
      <w:r w:rsidRPr="007036CE">
        <w:tab/>
      </w:r>
      <w:r w:rsidRPr="007036CE">
        <w:tab/>
        <w:t>"ZR_DeclarationNum": "0228",</w:t>
      </w:r>
    </w:p>
    <w:p w14:paraId="75815565" w14:textId="77777777" w:rsidR="0020458C" w:rsidRPr="007036CE" w:rsidRDefault="0020458C" w:rsidP="0020458C">
      <w:pPr>
        <w:pStyle w:val="GOSTScript"/>
      </w:pPr>
      <w:r w:rsidRPr="007036CE">
        <w:tab/>
      </w:r>
      <w:r w:rsidRPr="007036CE">
        <w:tab/>
        <w:t>"ZR_DeclarationDate": "2023-12-05",</w:t>
      </w:r>
    </w:p>
    <w:p w14:paraId="7DB5F38E" w14:textId="77777777" w:rsidR="0020458C" w:rsidRPr="007036CE" w:rsidRDefault="0020458C" w:rsidP="0020458C">
      <w:pPr>
        <w:pStyle w:val="GOSTScript"/>
      </w:pPr>
      <w:r w:rsidRPr="007036CE">
        <w:tab/>
      </w:r>
      <w:r w:rsidRPr="007036CE">
        <w:tab/>
        <w:t>"DopInfo_DocType": "ZPO",</w:t>
      </w:r>
    </w:p>
    <w:p w14:paraId="484D9622" w14:textId="77777777" w:rsidR="0020458C" w:rsidRPr="007036CE" w:rsidRDefault="0020458C" w:rsidP="0020458C">
      <w:pPr>
        <w:pStyle w:val="GOSTScript"/>
      </w:pPr>
      <w:r w:rsidRPr="007036CE">
        <w:tab/>
      </w:r>
      <w:r w:rsidRPr="007036CE">
        <w:tab/>
        <w:t>"Transfer_CodeValute": "643",</w:t>
      </w:r>
    </w:p>
    <w:p w14:paraId="63856074" w14:textId="77777777" w:rsidR="0020458C" w:rsidRPr="007036CE" w:rsidRDefault="0020458C" w:rsidP="0020458C">
      <w:pPr>
        <w:pStyle w:val="GOSTScript"/>
      </w:pPr>
      <w:r w:rsidRPr="007036CE">
        <w:tab/>
      </w:r>
      <w:r w:rsidRPr="007036CE">
        <w:tab/>
        <w:t>"StmInfrmtn_Contour": "1",</w:t>
      </w:r>
    </w:p>
    <w:p w14:paraId="0ED234A2" w14:textId="77777777" w:rsidR="0020458C" w:rsidRPr="007036CE" w:rsidRDefault="0020458C" w:rsidP="0020458C">
      <w:pPr>
        <w:pStyle w:val="GOSTScript"/>
      </w:pPr>
      <w:r w:rsidRPr="007036CE">
        <w:tab/>
      </w:r>
      <w:r w:rsidRPr="007036CE">
        <w:tab/>
        <w:t>"StmInfrmtn_AccessLevelStereotype": 0,</w:t>
      </w:r>
    </w:p>
    <w:p w14:paraId="3139F34F" w14:textId="77777777" w:rsidR="0020458C" w:rsidRPr="007036CE" w:rsidRDefault="0020458C" w:rsidP="0020458C">
      <w:pPr>
        <w:pStyle w:val="GOSTScript"/>
      </w:pPr>
      <w:r w:rsidRPr="007036CE">
        <w:tab/>
      </w:r>
      <w:r w:rsidRPr="007036CE">
        <w:tab/>
        <w:t>"ZR_BudgetCode_Rec": "99010001",</w:t>
      </w:r>
    </w:p>
    <w:p w14:paraId="1737E9FB" w14:textId="77777777" w:rsidR="0020458C" w:rsidRPr="007036CE" w:rsidRDefault="0020458C" w:rsidP="0020458C">
      <w:pPr>
        <w:pStyle w:val="GOSTScript"/>
      </w:pPr>
      <w:r w:rsidRPr="007036CE">
        <w:tab/>
      </w:r>
      <w:r w:rsidRPr="007036CE">
        <w:tab/>
        <w:t>"ZR_PersonalAccount": "03621А57300",</w:t>
      </w:r>
    </w:p>
    <w:p w14:paraId="5717F236" w14:textId="77777777" w:rsidR="0020458C" w:rsidRPr="007036CE" w:rsidRDefault="0020458C" w:rsidP="0020458C">
      <w:pPr>
        <w:pStyle w:val="GOSTScript"/>
      </w:pPr>
      <w:r w:rsidRPr="007036CE">
        <w:tab/>
      </w:r>
      <w:r w:rsidRPr="007036CE">
        <w:tab/>
        <w:t>"Transfer_ClientTransfer_Score": "</w:t>
      </w:r>
      <w:ins w:id="1332" w:author="Сказецкая Наталья Камилевна" w:date="2024-08-16T17:17:00Z">
        <w:r w:rsidR="005334DC" w:rsidRPr="007036CE">
          <w:t>40105840645370002901</w:t>
        </w:r>
      </w:ins>
      <w:del w:id="1333" w:author="Сказецкая Наталья Камилевна" w:date="2024-08-16T17:17:00Z">
        <w:r w:rsidRPr="007036CE" w:rsidDel="005334DC">
          <w:delText>0321</w:delText>
        </w:r>
      </w:del>
      <w:del w:id="1334" w:author="Сказецкая Наталья Камилевна" w:date="2024-08-13T14:16:00Z">
        <w:r w:rsidRPr="007036CE" w:rsidDel="009A7BE6">
          <w:delText>2</w:delText>
        </w:r>
      </w:del>
      <w:del w:id="1335" w:author="Сказецкая Наталья Камилевна" w:date="2024-08-16T17:17:00Z">
        <w:r w:rsidRPr="007036CE" w:rsidDel="005334DC">
          <w:delText>643000000016200</w:delText>
        </w:r>
      </w:del>
      <w:r w:rsidRPr="007036CE">
        <w:t>",</w:t>
      </w:r>
    </w:p>
    <w:p w14:paraId="4CB3EC04" w14:textId="77777777" w:rsidR="0020458C" w:rsidRPr="007036CE" w:rsidRDefault="0020458C" w:rsidP="0020458C">
      <w:pPr>
        <w:pStyle w:val="GOSTScript"/>
      </w:pPr>
      <w:r w:rsidRPr="007036CE">
        <w:tab/>
      </w:r>
      <w:r w:rsidRPr="007036CE">
        <w:tab/>
        <w:t>"DopInfo_AdPaymentCharact": 0,</w:t>
      </w:r>
    </w:p>
    <w:p w14:paraId="2D722C99" w14:textId="77777777" w:rsidR="0020458C" w:rsidRPr="007036CE" w:rsidRDefault="0020458C" w:rsidP="0020458C">
      <w:pPr>
        <w:pStyle w:val="GOSTScript"/>
      </w:pPr>
      <w:r w:rsidRPr="007036CE">
        <w:tab/>
      </w:r>
      <w:r w:rsidRPr="007036CE">
        <w:tab/>
        <w:t>"DopInfo_SIGN_POFR_SND": false,</w:t>
      </w:r>
    </w:p>
    <w:p w14:paraId="1025A694" w14:textId="77777777" w:rsidR="0020458C" w:rsidRPr="007036CE" w:rsidRDefault="0020458C" w:rsidP="0020458C">
      <w:pPr>
        <w:pStyle w:val="GOSTScript"/>
      </w:pPr>
      <w:r w:rsidRPr="007036CE">
        <w:tab/>
      </w:r>
      <w:r w:rsidRPr="007036CE">
        <w:tab/>
        <w:t>"DopInfo_SIGN_DO_SND": false,</w:t>
      </w:r>
    </w:p>
    <w:p w14:paraId="0F7429B3" w14:textId="77777777" w:rsidR="0020458C" w:rsidRPr="007036CE" w:rsidRDefault="0020458C" w:rsidP="0020458C">
      <w:pPr>
        <w:pStyle w:val="GOSTScript"/>
      </w:pPr>
      <w:r w:rsidRPr="007036CE">
        <w:tab/>
      </w:r>
      <w:r w:rsidRPr="007036CE">
        <w:tab/>
        <w:t>"DopInfo_OBLIGATNUM": "0010763324000000001",</w:t>
      </w:r>
    </w:p>
    <w:p w14:paraId="767078C3" w14:textId="77777777" w:rsidR="0020458C" w:rsidRPr="007036CE" w:rsidRDefault="0020458C" w:rsidP="0020458C">
      <w:pPr>
        <w:pStyle w:val="GOSTScript"/>
      </w:pPr>
      <w:r w:rsidRPr="007036CE">
        <w:tab/>
      </w:r>
      <w:r w:rsidRPr="007036CE">
        <w:tab/>
        <w:t>"DopInfo_NumDo": "0010763324000000001Й00004",</w:t>
      </w:r>
    </w:p>
    <w:p w14:paraId="53D5CEA5" w14:textId="77777777" w:rsidR="0020458C" w:rsidRPr="007036CE" w:rsidRDefault="0020458C" w:rsidP="0020458C">
      <w:pPr>
        <w:pStyle w:val="GOSTScript"/>
      </w:pPr>
      <w:r w:rsidRPr="007036CE">
        <w:tab/>
      </w:r>
      <w:r w:rsidRPr="007036CE">
        <w:tab/>
        <w:t>"ParentDoc": [</w:t>
      </w:r>
    </w:p>
    <w:p w14:paraId="4C6568E1" w14:textId="77777777" w:rsidR="0020458C" w:rsidRPr="007036CE" w:rsidRDefault="0020458C" w:rsidP="0020458C">
      <w:pPr>
        <w:pStyle w:val="GOSTScript"/>
      </w:pPr>
      <w:r w:rsidRPr="007036CE">
        <w:tab/>
      </w:r>
      <w:r w:rsidRPr="007036CE">
        <w:tab/>
      </w:r>
      <w:r w:rsidRPr="007036CE">
        <w:tab/>
        <w:t>{</w:t>
      </w:r>
    </w:p>
    <w:p w14:paraId="697570E1" w14:textId="77777777" w:rsidR="0020458C" w:rsidRPr="007036CE" w:rsidRDefault="0020458C" w:rsidP="0020458C">
      <w:pPr>
        <w:pStyle w:val="GOSTScript"/>
      </w:pPr>
      <w:r w:rsidRPr="007036CE">
        <w:tab/>
      </w:r>
      <w:r w:rsidRPr="007036CE">
        <w:tab/>
      </w:r>
      <w:r w:rsidRPr="007036CE">
        <w:tab/>
      </w:r>
      <w:r w:rsidRPr="007036CE">
        <w:tab/>
        <w:t>"DopInfo_GUID_ZKR": "1tj90a8o-v236-46fg-ar34-22029ii81355",</w:t>
      </w:r>
    </w:p>
    <w:p w14:paraId="59784C37" w14:textId="77777777" w:rsidR="0020458C" w:rsidRPr="007036CE" w:rsidRDefault="0020458C" w:rsidP="0020458C">
      <w:pPr>
        <w:pStyle w:val="GOSTScript"/>
      </w:pPr>
      <w:r w:rsidRPr="007036CE">
        <w:tab/>
      </w:r>
      <w:r w:rsidRPr="007036CE">
        <w:tab/>
      </w:r>
      <w:r w:rsidRPr="007036CE">
        <w:tab/>
      </w:r>
      <w:r w:rsidRPr="007036CE">
        <w:tab/>
        <w:t>"DopInfo_ParentDocNumber": "00712",</w:t>
      </w:r>
    </w:p>
    <w:p w14:paraId="7710CA12" w14:textId="77777777" w:rsidR="0020458C" w:rsidRPr="007036CE" w:rsidRDefault="0020458C" w:rsidP="0020458C">
      <w:pPr>
        <w:pStyle w:val="GOSTScript"/>
      </w:pPr>
      <w:r w:rsidRPr="007036CE">
        <w:tab/>
      </w:r>
      <w:r w:rsidRPr="007036CE">
        <w:tab/>
      </w:r>
      <w:r w:rsidRPr="007036CE">
        <w:tab/>
      </w:r>
      <w:r w:rsidRPr="007036CE">
        <w:tab/>
        <w:t>"DopInfo_ParentDocDate": "2023-11-29",</w:t>
      </w:r>
    </w:p>
    <w:p w14:paraId="5A250A8D" w14:textId="77777777" w:rsidR="0020458C" w:rsidRPr="007036CE" w:rsidRDefault="0020458C" w:rsidP="0020458C">
      <w:pPr>
        <w:pStyle w:val="GOSTScript"/>
      </w:pPr>
      <w:r w:rsidRPr="007036CE">
        <w:tab/>
      </w:r>
      <w:r w:rsidRPr="007036CE">
        <w:tab/>
      </w:r>
      <w:r w:rsidRPr="007036CE">
        <w:tab/>
      </w:r>
      <w:r w:rsidRPr="007036CE">
        <w:tab/>
        <w:t>"DopInfo_ParentDocType": "</w:t>
      </w:r>
      <w:r w:rsidR="00164603" w:rsidRPr="007036CE">
        <w:t>ZKR</w:t>
      </w:r>
      <w:r w:rsidRPr="007036CE">
        <w:t>"</w:t>
      </w:r>
    </w:p>
    <w:p w14:paraId="5A12A05B" w14:textId="77777777" w:rsidR="0020458C" w:rsidRPr="007036CE" w:rsidRDefault="0020458C" w:rsidP="0020458C">
      <w:pPr>
        <w:pStyle w:val="GOSTScript"/>
      </w:pPr>
      <w:r w:rsidRPr="007036CE">
        <w:tab/>
      </w:r>
      <w:r w:rsidRPr="007036CE">
        <w:tab/>
      </w:r>
      <w:r w:rsidRPr="007036CE">
        <w:tab/>
        <w:t>}</w:t>
      </w:r>
    </w:p>
    <w:p w14:paraId="179EBACC" w14:textId="77777777" w:rsidR="0020458C" w:rsidRPr="007036CE" w:rsidRDefault="0020458C" w:rsidP="0020458C">
      <w:pPr>
        <w:pStyle w:val="GOSTScript"/>
      </w:pPr>
      <w:r w:rsidRPr="007036CE">
        <w:tab/>
      </w:r>
      <w:r w:rsidRPr="007036CE">
        <w:tab/>
        <w:t>],</w:t>
      </w:r>
    </w:p>
    <w:p w14:paraId="3F70E1A0" w14:textId="77777777" w:rsidR="0020458C" w:rsidRPr="007036CE" w:rsidRDefault="0020458C" w:rsidP="0020458C">
      <w:pPr>
        <w:pStyle w:val="GOSTScript"/>
      </w:pPr>
      <w:r w:rsidRPr="007036CE">
        <w:lastRenderedPageBreak/>
        <w:tab/>
      </w:r>
      <w:r w:rsidRPr="007036CE">
        <w:tab/>
        <w:t>"PayPurpose_PayPurpose": [</w:t>
      </w:r>
    </w:p>
    <w:p w14:paraId="688C95D5" w14:textId="77777777" w:rsidR="0020458C" w:rsidRPr="007036CE" w:rsidRDefault="0020458C" w:rsidP="0020458C">
      <w:pPr>
        <w:pStyle w:val="GOSTScript"/>
      </w:pPr>
      <w:r w:rsidRPr="007036CE">
        <w:tab/>
      </w:r>
      <w:r w:rsidRPr="007036CE">
        <w:tab/>
      </w:r>
      <w:r w:rsidRPr="007036CE">
        <w:tab/>
        <w:t>{</w:t>
      </w:r>
    </w:p>
    <w:p w14:paraId="745CFCFE" w14:textId="77777777" w:rsidR="0020458C" w:rsidRPr="007036CE" w:rsidRDefault="0020458C" w:rsidP="0020458C">
      <w:pPr>
        <w:pStyle w:val="GOSTScript"/>
      </w:pPr>
      <w:r w:rsidRPr="007036CE">
        <w:tab/>
      </w:r>
      <w:r w:rsidRPr="007036CE">
        <w:tab/>
      </w:r>
      <w:r w:rsidRPr="007036CE">
        <w:tab/>
      </w:r>
      <w:r w:rsidRPr="007036CE">
        <w:tab/>
        <w:t>"id": 1,</w:t>
      </w:r>
    </w:p>
    <w:p w14:paraId="2E629CB4" w14:textId="77777777" w:rsidR="0020458C" w:rsidRPr="007036CE" w:rsidRDefault="0020458C" w:rsidP="0020458C">
      <w:pPr>
        <w:pStyle w:val="GOSTScript"/>
      </w:pPr>
      <w:r w:rsidRPr="007036CE">
        <w:tab/>
      </w:r>
      <w:r w:rsidRPr="007036CE">
        <w:tab/>
      </w:r>
      <w:r w:rsidRPr="007036CE">
        <w:tab/>
      </w:r>
      <w:r w:rsidRPr="007036CE">
        <w:tab/>
        <w:t>"KBK": "18301171200001001112",</w:t>
      </w:r>
    </w:p>
    <w:p w14:paraId="182265C2" w14:textId="77777777" w:rsidR="0020458C" w:rsidRPr="007036CE" w:rsidRDefault="0020458C" w:rsidP="0020458C">
      <w:pPr>
        <w:pStyle w:val="GOSTScript"/>
      </w:pPr>
      <w:r w:rsidRPr="007036CE">
        <w:tab/>
      </w:r>
      <w:r w:rsidRPr="007036CE">
        <w:tab/>
      </w:r>
      <w:r w:rsidRPr="007036CE">
        <w:tab/>
      </w:r>
      <w:r w:rsidRPr="007036CE">
        <w:tab/>
        <w:t>"KBKTp": "Costs",</w:t>
      </w:r>
    </w:p>
    <w:p w14:paraId="7AA67813" w14:textId="77777777" w:rsidR="0020458C" w:rsidRPr="007036CE" w:rsidRDefault="0020458C" w:rsidP="0020458C">
      <w:pPr>
        <w:pStyle w:val="GOSTScript"/>
      </w:pPr>
      <w:r w:rsidRPr="007036CE">
        <w:tab/>
      </w:r>
      <w:r w:rsidRPr="007036CE">
        <w:tab/>
      </w:r>
      <w:r w:rsidRPr="007036CE">
        <w:tab/>
      </w:r>
      <w:r w:rsidRPr="007036CE">
        <w:tab/>
        <w:t>"Sm": 1000.00,</w:t>
      </w:r>
    </w:p>
    <w:p w14:paraId="5F595E5F" w14:textId="77777777" w:rsidR="0020458C" w:rsidRPr="007036CE" w:rsidRDefault="0020458C" w:rsidP="0020458C">
      <w:pPr>
        <w:pStyle w:val="GOSTScript"/>
      </w:pPr>
      <w:r w:rsidRPr="007036CE">
        <w:tab/>
      </w:r>
      <w:r w:rsidRPr="007036CE">
        <w:tab/>
      </w:r>
      <w:r w:rsidRPr="007036CE">
        <w:tab/>
      </w:r>
      <w:r w:rsidRPr="007036CE">
        <w:tab/>
        <w:t>"AmountRub": 1000.00</w:t>
      </w:r>
    </w:p>
    <w:p w14:paraId="02864AE4" w14:textId="77777777" w:rsidR="0020458C" w:rsidRPr="007036CE" w:rsidRDefault="0020458C" w:rsidP="0020458C">
      <w:pPr>
        <w:pStyle w:val="GOSTScript"/>
      </w:pPr>
      <w:r w:rsidRPr="007036CE">
        <w:tab/>
      </w:r>
      <w:r w:rsidRPr="007036CE">
        <w:tab/>
      </w:r>
      <w:r w:rsidRPr="007036CE">
        <w:tab/>
        <w:t>}</w:t>
      </w:r>
    </w:p>
    <w:p w14:paraId="74F3C146" w14:textId="77777777" w:rsidR="0020458C" w:rsidRPr="007036CE" w:rsidRDefault="0020458C" w:rsidP="0020458C">
      <w:pPr>
        <w:pStyle w:val="GOSTScript"/>
      </w:pPr>
      <w:r w:rsidRPr="007036CE">
        <w:tab/>
      </w:r>
      <w:r w:rsidRPr="007036CE">
        <w:tab/>
        <w:t>]</w:t>
      </w:r>
    </w:p>
    <w:p w14:paraId="464AA054" w14:textId="77777777" w:rsidR="0020458C" w:rsidRPr="007036CE" w:rsidRDefault="0020458C" w:rsidP="0020458C">
      <w:pPr>
        <w:pStyle w:val="GOSTScript"/>
      </w:pPr>
      <w:r w:rsidRPr="007036CE">
        <w:tab/>
        <w:t>}</w:t>
      </w:r>
    </w:p>
    <w:p w14:paraId="37F597B3" w14:textId="77777777" w:rsidR="0075452C" w:rsidRPr="007036CE" w:rsidRDefault="0020458C" w:rsidP="0020458C">
      <w:pPr>
        <w:pStyle w:val="GOSTScript"/>
      </w:pPr>
      <w:r w:rsidRPr="007036CE">
        <w:t>}</w:t>
      </w:r>
    </w:p>
    <w:p w14:paraId="63C9780E" w14:textId="77777777" w:rsidR="0036068F" w:rsidRPr="007036CE" w:rsidRDefault="0036068F" w:rsidP="00DE0449">
      <w:pPr>
        <w:pStyle w:val="41"/>
      </w:pPr>
      <w:bookmarkStart w:id="1336" w:name="_Ref158392567"/>
      <w:bookmarkStart w:id="1337" w:name="_Toc222927732"/>
      <w:r w:rsidRPr="007036CE">
        <w:t>«Извещение о поступлении в иностранной валюте» MSC_NoticeRecForCurr</w:t>
      </w:r>
      <w:bookmarkEnd w:id="1336"/>
      <w:bookmarkEnd w:id="1337"/>
    </w:p>
    <w:p w14:paraId="430F9C9C" w14:textId="77777777" w:rsidR="0036068F" w:rsidRPr="007036CE" w:rsidRDefault="007B2F7F" w:rsidP="00DE0449">
      <w:pPr>
        <w:pStyle w:val="51"/>
      </w:pPr>
      <w:bookmarkStart w:id="1338" w:name="_Toc222927733"/>
      <w:r w:rsidRPr="007036CE">
        <w:t>Перечень параметров тела запроса (Document) по документу «Извещение о поступлении в иностранно</w:t>
      </w:r>
      <w:r w:rsidR="001642E9" w:rsidRPr="007036CE">
        <w:t>й</w:t>
      </w:r>
      <w:r w:rsidRPr="007036CE">
        <w:t xml:space="preserve"> валюте» MSC_NoticeRecForCurr</w:t>
      </w:r>
      <w:bookmarkEnd w:id="1338"/>
    </w:p>
    <w:p w14:paraId="48F7D940" w14:textId="558AE19E" w:rsidR="00A72D36" w:rsidRPr="007036CE" w:rsidRDefault="005A2340" w:rsidP="00802219">
      <w:pPr>
        <w:pStyle w:val="GOSTNameTable"/>
      </w:pPr>
      <w:r w:rsidRPr="007036CE">
        <w:rPr>
          <w:noProof/>
        </w:rPr>
        <w:fldChar w:fldCharType="begin"/>
      </w:r>
      <w:r w:rsidRPr="007036CE">
        <w:rPr>
          <w:noProof/>
        </w:rPr>
        <w:instrText xml:space="preserve"> SEQ Таблица \* ARABIC </w:instrText>
      </w:r>
      <w:r w:rsidRPr="007036CE">
        <w:rPr>
          <w:noProof/>
        </w:rPr>
        <w:fldChar w:fldCharType="separate"/>
      </w:r>
      <w:bookmarkStart w:id="1339" w:name="_Toc222927993"/>
      <w:r w:rsidR="00BD74E1">
        <w:rPr>
          <w:noProof/>
        </w:rPr>
        <w:t>20</w:t>
      </w:r>
      <w:r w:rsidRPr="007036CE">
        <w:rPr>
          <w:noProof/>
        </w:rPr>
        <w:fldChar w:fldCharType="end"/>
      </w:r>
      <w:r w:rsidR="00A72D36" w:rsidRPr="007036CE">
        <w:t xml:space="preserve"> </w:t>
      </w:r>
      <w:r w:rsidR="004060F4" w:rsidRPr="007036CE">
        <w:t>–</w:t>
      </w:r>
      <w:r w:rsidR="00A72D36" w:rsidRPr="007036CE">
        <w:t xml:space="preserve"> Параметры </w:t>
      </w:r>
      <w:r w:rsidR="006C378C" w:rsidRPr="007036CE">
        <w:t xml:space="preserve">тела (Document) </w:t>
      </w:r>
      <w:r w:rsidR="00A72D36" w:rsidRPr="007036CE">
        <w:t>запроса на подбор / сторнирование / переформирование записей учета по документу «Извещение о поступлении в иностранно</w:t>
      </w:r>
      <w:r w:rsidR="001642E9" w:rsidRPr="007036CE">
        <w:t>й</w:t>
      </w:r>
      <w:r w:rsidR="00A72D36" w:rsidRPr="007036CE">
        <w:t xml:space="preserve"> валюте» MSC_NoticeRecForCurr</w:t>
      </w:r>
      <w:bookmarkEnd w:id="1339"/>
    </w:p>
    <w:tbl>
      <w:tblPr>
        <w:tblStyle w:val="GOSTTable"/>
        <w:tblW w:w="5000" w:type="pct"/>
        <w:tblLayout w:type="fixed"/>
        <w:tblLook w:val="07E0" w:firstRow="1" w:lastRow="1" w:firstColumn="1" w:lastColumn="1" w:noHBand="1" w:noVBand="1"/>
      </w:tblPr>
      <w:tblGrid>
        <w:gridCol w:w="3467"/>
        <w:gridCol w:w="2373"/>
        <w:gridCol w:w="1576"/>
        <w:gridCol w:w="946"/>
        <w:gridCol w:w="999"/>
        <w:gridCol w:w="6399"/>
      </w:tblGrid>
      <w:tr w:rsidR="00694C96" w:rsidRPr="007036CE" w14:paraId="305E43F7" w14:textId="77777777" w:rsidTr="00A03896">
        <w:trPr>
          <w:cnfStyle w:val="100000000000" w:firstRow="1" w:lastRow="0" w:firstColumn="0" w:lastColumn="0" w:oddVBand="0" w:evenVBand="0" w:oddHBand="0" w:evenHBand="0" w:firstRowFirstColumn="0" w:firstRowLastColumn="0" w:lastRowFirstColumn="0" w:lastRowLastColumn="0"/>
        </w:trPr>
        <w:tc>
          <w:tcPr>
            <w:tcW w:w="1100" w:type="pct"/>
          </w:tcPr>
          <w:p w14:paraId="67563826" w14:textId="77777777" w:rsidR="007B2F7F" w:rsidRPr="007036CE" w:rsidRDefault="007B2F7F" w:rsidP="001F6BEC">
            <w:pPr>
              <w:pStyle w:val="GOSTTableHead"/>
            </w:pPr>
            <w:r w:rsidRPr="007036CE">
              <w:t>Наименование параметра</w:t>
            </w:r>
          </w:p>
        </w:tc>
        <w:tc>
          <w:tcPr>
            <w:tcW w:w="753" w:type="pct"/>
          </w:tcPr>
          <w:p w14:paraId="71B50A14" w14:textId="77777777" w:rsidR="007B2F7F" w:rsidRPr="007036CE" w:rsidRDefault="007B2F7F" w:rsidP="001F6BEC">
            <w:pPr>
              <w:pStyle w:val="GOSTTableHead"/>
            </w:pPr>
            <w:r w:rsidRPr="007036CE">
              <w:t>Название тэга</w:t>
            </w:r>
          </w:p>
        </w:tc>
        <w:tc>
          <w:tcPr>
            <w:tcW w:w="500" w:type="pct"/>
          </w:tcPr>
          <w:p w14:paraId="4950A045" w14:textId="77777777" w:rsidR="007B2F7F" w:rsidRPr="007036CE" w:rsidRDefault="007B2F7F" w:rsidP="001F6BEC">
            <w:pPr>
              <w:pStyle w:val="GOSTTableHead"/>
            </w:pPr>
            <w:r w:rsidRPr="007036CE">
              <w:t>Тип данных</w:t>
            </w:r>
          </w:p>
        </w:tc>
        <w:tc>
          <w:tcPr>
            <w:tcW w:w="300" w:type="pct"/>
          </w:tcPr>
          <w:p w14:paraId="35214C69" w14:textId="77777777" w:rsidR="007B2F7F" w:rsidRPr="007036CE" w:rsidRDefault="007B2F7F" w:rsidP="001F6BEC">
            <w:pPr>
              <w:pStyle w:val="GOSTTableHead"/>
            </w:pPr>
            <w:r w:rsidRPr="007036CE">
              <w:t>Обязательность</w:t>
            </w:r>
          </w:p>
        </w:tc>
        <w:tc>
          <w:tcPr>
            <w:tcW w:w="317" w:type="pct"/>
          </w:tcPr>
          <w:p w14:paraId="597D2DB6" w14:textId="77777777" w:rsidR="007B2F7F" w:rsidRPr="007036CE" w:rsidRDefault="007B2F7F" w:rsidP="001F6BEC">
            <w:pPr>
              <w:pStyle w:val="GOSTTableHead"/>
            </w:pPr>
            <w:r w:rsidRPr="007036CE">
              <w:t>Размерность</w:t>
            </w:r>
          </w:p>
        </w:tc>
        <w:tc>
          <w:tcPr>
            <w:tcW w:w="2030" w:type="pct"/>
          </w:tcPr>
          <w:p w14:paraId="324F8997" w14:textId="77777777" w:rsidR="007B2F7F" w:rsidRPr="007036CE" w:rsidRDefault="007B2F7F" w:rsidP="001F6BEC">
            <w:pPr>
              <w:pStyle w:val="GOSTTableHead"/>
            </w:pPr>
            <w:r w:rsidRPr="007036CE">
              <w:t>Описание</w:t>
            </w:r>
          </w:p>
        </w:tc>
      </w:tr>
      <w:tr w:rsidR="00694C96" w:rsidRPr="007036CE" w14:paraId="6A63A6CB" w14:textId="77777777" w:rsidTr="00A03896">
        <w:tc>
          <w:tcPr>
            <w:tcW w:w="1100" w:type="pct"/>
          </w:tcPr>
          <w:p w14:paraId="2B6239F7" w14:textId="77777777" w:rsidR="00717C0F" w:rsidRPr="007036CE" w:rsidRDefault="00717C0F">
            <w:pPr>
              <w:pStyle w:val="GOSTTablenorm"/>
            </w:pPr>
            <w:r w:rsidRPr="007036CE">
              <w:t>Номер документа</w:t>
            </w:r>
          </w:p>
        </w:tc>
        <w:tc>
          <w:tcPr>
            <w:tcW w:w="753" w:type="pct"/>
          </w:tcPr>
          <w:p w14:paraId="72568D66" w14:textId="77777777" w:rsidR="00717C0F" w:rsidRPr="007036CE" w:rsidRDefault="00717C0F">
            <w:pPr>
              <w:pStyle w:val="GOSTTablenorm"/>
            </w:pPr>
            <w:r w:rsidRPr="007036CE">
              <w:t>DocNumber</w:t>
            </w:r>
          </w:p>
        </w:tc>
        <w:tc>
          <w:tcPr>
            <w:tcW w:w="500" w:type="pct"/>
          </w:tcPr>
          <w:p w14:paraId="7D7B65A2" w14:textId="77777777" w:rsidR="00717C0F" w:rsidRPr="007036CE" w:rsidRDefault="00717C0F" w:rsidP="00802219">
            <w:pPr>
              <w:pStyle w:val="GOSTTablenorm"/>
            </w:pPr>
            <w:r w:rsidRPr="007036CE">
              <w:t>Строка</w:t>
            </w:r>
          </w:p>
        </w:tc>
        <w:tc>
          <w:tcPr>
            <w:tcW w:w="300" w:type="pct"/>
          </w:tcPr>
          <w:p w14:paraId="01F6E121" w14:textId="77777777" w:rsidR="00717C0F" w:rsidRPr="007036CE" w:rsidRDefault="00717C0F" w:rsidP="00802219">
            <w:pPr>
              <w:pStyle w:val="GOSTTablenorm"/>
            </w:pPr>
            <w:r w:rsidRPr="007036CE">
              <w:t>Да</w:t>
            </w:r>
          </w:p>
        </w:tc>
        <w:tc>
          <w:tcPr>
            <w:tcW w:w="317" w:type="pct"/>
          </w:tcPr>
          <w:p w14:paraId="77276A67" w14:textId="77777777" w:rsidR="00717C0F" w:rsidRPr="007036CE" w:rsidRDefault="00717C0F" w:rsidP="00802219">
            <w:pPr>
              <w:pStyle w:val="GOSTTablenorm"/>
            </w:pPr>
            <w:r w:rsidRPr="007036CE">
              <w:t>&lt;=</w:t>
            </w:r>
            <w:r w:rsidRPr="007036CE">
              <w:rPr>
                <w:lang w:val="en-US"/>
              </w:rPr>
              <w:t>1</w:t>
            </w:r>
            <w:r w:rsidRPr="007036CE">
              <w:t>5</w:t>
            </w:r>
          </w:p>
        </w:tc>
        <w:tc>
          <w:tcPr>
            <w:tcW w:w="2030" w:type="pct"/>
          </w:tcPr>
          <w:p w14:paraId="3E29F332" w14:textId="77777777" w:rsidR="00717C0F" w:rsidRPr="007036CE" w:rsidRDefault="00717C0F" w:rsidP="00802219">
            <w:pPr>
              <w:pStyle w:val="GOSTTablenorm"/>
            </w:pPr>
            <w:r w:rsidRPr="007036CE">
              <w:t>Указывается номер документа</w:t>
            </w:r>
          </w:p>
        </w:tc>
      </w:tr>
      <w:tr w:rsidR="00694C96" w:rsidRPr="007036CE" w14:paraId="7A0BC77D" w14:textId="77777777" w:rsidTr="00A03896">
        <w:tc>
          <w:tcPr>
            <w:tcW w:w="1100" w:type="pct"/>
          </w:tcPr>
          <w:p w14:paraId="0C02AD97" w14:textId="77777777" w:rsidR="00717C0F" w:rsidRPr="007036CE" w:rsidRDefault="00717C0F">
            <w:pPr>
              <w:pStyle w:val="GOSTTablenorm"/>
            </w:pPr>
            <w:r w:rsidRPr="007036CE">
              <w:t>Дата документа</w:t>
            </w:r>
          </w:p>
        </w:tc>
        <w:tc>
          <w:tcPr>
            <w:tcW w:w="753" w:type="pct"/>
          </w:tcPr>
          <w:p w14:paraId="5DCA2649" w14:textId="77777777" w:rsidR="00717C0F" w:rsidRPr="007036CE" w:rsidRDefault="00717C0F">
            <w:pPr>
              <w:pStyle w:val="GOSTTablenorm"/>
            </w:pPr>
            <w:r w:rsidRPr="007036CE">
              <w:t>DocDate</w:t>
            </w:r>
          </w:p>
        </w:tc>
        <w:tc>
          <w:tcPr>
            <w:tcW w:w="500" w:type="pct"/>
          </w:tcPr>
          <w:p w14:paraId="2F2BB3B5" w14:textId="77777777" w:rsidR="00717C0F" w:rsidRPr="007036CE" w:rsidRDefault="00717C0F" w:rsidP="00802219">
            <w:pPr>
              <w:pStyle w:val="GOSTTablenorm"/>
            </w:pPr>
            <w:r w:rsidRPr="007036CE">
              <w:t>Дата</w:t>
            </w:r>
          </w:p>
        </w:tc>
        <w:tc>
          <w:tcPr>
            <w:tcW w:w="300" w:type="pct"/>
          </w:tcPr>
          <w:p w14:paraId="3A9A03E4" w14:textId="77777777" w:rsidR="00717C0F" w:rsidRPr="007036CE" w:rsidRDefault="00717C0F" w:rsidP="00802219">
            <w:pPr>
              <w:pStyle w:val="GOSTTablenorm"/>
            </w:pPr>
            <w:r w:rsidRPr="007036CE">
              <w:t>Да</w:t>
            </w:r>
          </w:p>
        </w:tc>
        <w:tc>
          <w:tcPr>
            <w:tcW w:w="317" w:type="pct"/>
          </w:tcPr>
          <w:p w14:paraId="41941333" w14:textId="77777777" w:rsidR="00717C0F" w:rsidRPr="007036CE" w:rsidRDefault="00717C0F" w:rsidP="00802219">
            <w:pPr>
              <w:pStyle w:val="GOSTTablenorm"/>
            </w:pPr>
          </w:p>
        </w:tc>
        <w:tc>
          <w:tcPr>
            <w:tcW w:w="2030" w:type="pct"/>
          </w:tcPr>
          <w:p w14:paraId="68B16F68" w14:textId="77777777" w:rsidR="00717C0F" w:rsidRPr="007036CE" w:rsidRDefault="00717C0F">
            <w:pPr>
              <w:pStyle w:val="GOSTTablenorm"/>
            </w:pPr>
            <w:r w:rsidRPr="007036CE">
              <w:t>Указывается дата документа в формате YYYY-MM-DD</w:t>
            </w:r>
          </w:p>
        </w:tc>
      </w:tr>
      <w:tr w:rsidR="00464F5A" w:rsidRPr="007036CE" w14:paraId="30986B6F" w14:textId="77777777" w:rsidTr="00A03896">
        <w:tc>
          <w:tcPr>
            <w:tcW w:w="1100" w:type="pct"/>
          </w:tcPr>
          <w:p w14:paraId="30F0F707" w14:textId="77777777" w:rsidR="00464F5A" w:rsidRPr="007036CE" w:rsidRDefault="00464F5A" w:rsidP="00464F5A">
            <w:pPr>
              <w:pStyle w:val="GOSTTablenorm"/>
            </w:pPr>
            <w:r w:rsidRPr="007036CE">
              <w:t>Вид документа</w:t>
            </w:r>
          </w:p>
        </w:tc>
        <w:tc>
          <w:tcPr>
            <w:tcW w:w="753" w:type="pct"/>
          </w:tcPr>
          <w:p w14:paraId="2741A1AF" w14:textId="77777777" w:rsidR="00464F5A" w:rsidRPr="007036CE" w:rsidRDefault="00547DCA" w:rsidP="00464F5A">
            <w:pPr>
              <w:pStyle w:val="GOSTTablenorm"/>
            </w:pPr>
            <w:r w:rsidRPr="007036CE">
              <w:t>AdditionalInformation_DocType</w:t>
            </w:r>
          </w:p>
        </w:tc>
        <w:tc>
          <w:tcPr>
            <w:tcW w:w="500" w:type="pct"/>
          </w:tcPr>
          <w:p w14:paraId="1BE47DC2" w14:textId="77777777" w:rsidR="00464F5A" w:rsidRPr="007036CE" w:rsidRDefault="00464F5A" w:rsidP="00464F5A">
            <w:pPr>
              <w:pStyle w:val="GOSTTablenorm"/>
            </w:pPr>
            <w:r w:rsidRPr="007036CE">
              <w:t>Строка</w:t>
            </w:r>
          </w:p>
        </w:tc>
        <w:tc>
          <w:tcPr>
            <w:tcW w:w="300" w:type="pct"/>
          </w:tcPr>
          <w:p w14:paraId="27B94462" w14:textId="77777777" w:rsidR="00464F5A" w:rsidRPr="007036CE" w:rsidRDefault="00464F5A" w:rsidP="00464F5A">
            <w:pPr>
              <w:pStyle w:val="GOSTTablenorm"/>
            </w:pPr>
            <w:r w:rsidRPr="007036CE">
              <w:t>Да</w:t>
            </w:r>
          </w:p>
        </w:tc>
        <w:tc>
          <w:tcPr>
            <w:tcW w:w="317" w:type="pct"/>
          </w:tcPr>
          <w:p w14:paraId="09813354" w14:textId="77777777" w:rsidR="00464F5A" w:rsidRPr="007036CE" w:rsidRDefault="00464F5A" w:rsidP="00464F5A">
            <w:pPr>
              <w:pStyle w:val="GOSTTablenorm"/>
            </w:pPr>
            <w:r w:rsidRPr="007036CE">
              <w:t>=3</w:t>
            </w:r>
          </w:p>
        </w:tc>
        <w:tc>
          <w:tcPr>
            <w:tcW w:w="2030" w:type="pct"/>
          </w:tcPr>
          <w:p w14:paraId="3C9ADB2F" w14:textId="77777777" w:rsidR="00464F5A" w:rsidRPr="007036CE" w:rsidRDefault="00464F5A" w:rsidP="00464F5A">
            <w:pPr>
              <w:pStyle w:val="GOSTTablenorm"/>
            </w:pPr>
            <w:r w:rsidRPr="007036CE">
              <w:t>Указывается код вида документа.</w:t>
            </w:r>
          </w:p>
          <w:p w14:paraId="1BD7605C" w14:textId="77777777" w:rsidR="00464F5A" w:rsidRPr="007036CE" w:rsidRDefault="00464F5A" w:rsidP="00464F5A">
            <w:pPr>
              <w:pStyle w:val="GOSTTablenorm"/>
            </w:pPr>
            <w:r w:rsidRPr="007036CE">
              <w:t>Заполняется значением «</w:t>
            </w:r>
            <w:r w:rsidR="00A1424B" w:rsidRPr="007036CE">
              <w:rPr>
                <w:lang w:val="en-US"/>
              </w:rPr>
              <w:t>V</w:t>
            </w:r>
            <w:r w:rsidR="00A1424B" w:rsidRPr="007036CE">
              <w:rPr>
                <w:rFonts w:ascii="-apple-system" w:hAnsi="-apple-system"/>
                <w:sz w:val="21"/>
                <w:szCs w:val="21"/>
                <w:shd w:val="clear" w:color="auto" w:fill="FFFFFF"/>
              </w:rPr>
              <w:t>PE</w:t>
            </w:r>
            <w:r w:rsidRPr="007036CE">
              <w:t>»</w:t>
            </w:r>
          </w:p>
        </w:tc>
      </w:tr>
      <w:tr w:rsidR="00652607" w:rsidRPr="007036CE" w14:paraId="05FBD15C" w14:textId="77777777" w:rsidTr="00A03896">
        <w:tc>
          <w:tcPr>
            <w:tcW w:w="1100" w:type="pct"/>
          </w:tcPr>
          <w:p w14:paraId="625E5C23" w14:textId="77777777" w:rsidR="00652607" w:rsidRPr="007036CE" w:rsidRDefault="00652607" w:rsidP="00D60138">
            <w:pPr>
              <w:pStyle w:val="GOSTTablenorm"/>
            </w:pPr>
            <w:r w:rsidRPr="007036CE">
              <w:t>Код валюты по ОКВ</w:t>
            </w:r>
          </w:p>
        </w:tc>
        <w:tc>
          <w:tcPr>
            <w:tcW w:w="753" w:type="pct"/>
          </w:tcPr>
          <w:p w14:paraId="59018A3F" w14:textId="77777777" w:rsidR="00652607" w:rsidRPr="007036CE" w:rsidRDefault="00652607" w:rsidP="00D60138">
            <w:pPr>
              <w:pStyle w:val="GOSTTablenorm"/>
              <w:rPr>
                <w:lang w:val="en-US"/>
              </w:rPr>
            </w:pPr>
            <w:r w:rsidRPr="007036CE">
              <w:rPr>
                <w:lang w:val="en-US"/>
              </w:rPr>
              <w:t>CurrCode</w:t>
            </w:r>
          </w:p>
        </w:tc>
        <w:tc>
          <w:tcPr>
            <w:tcW w:w="500" w:type="pct"/>
          </w:tcPr>
          <w:p w14:paraId="2B21836E" w14:textId="77777777" w:rsidR="00652607" w:rsidRPr="007036CE" w:rsidRDefault="00652607" w:rsidP="00D60138">
            <w:pPr>
              <w:pStyle w:val="GOSTTablenorm"/>
            </w:pPr>
            <w:r w:rsidRPr="007036CE">
              <w:t>Строка</w:t>
            </w:r>
          </w:p>
        </w:tc>
        <w:tc>
          <w:tcPr>
            <w:tcW w:w="300" w:type="pct"/>
          </w:tcPr>
          <w:p w14:paraId="3FBBE60F" w14:textId="77777777" w:rsidR="00652607" w:rsidRPr="007036CE" w:rsidRDefault="00652607" w:rsidP="00D60138">
            <w:pPr>
              <w:pStyle w:val="GOSTTablenorm"/>
            </w:pPr>
            <w:r w:rsidRPr="007036CE">
              <w:t>Да</w:t>
            </w:r>
          </w:p>
        </w:tc>
        <w:tc>
          <w:tcPr>
            <w:tcW w:w="317" w:type="pct"/>
          </w:tcPr>
          <w:p w14:paraId="267591C9" w14:textId="77777777" w:rsidR="00652607" w:rsidRPr="007036CE" w:rsidRDefault="00652607" w:rsidP="00D60138">
            <w:pPr>
              <w:pStyle w:val="GOSTTablenorm"/>
            </w:pPr>
            <w:r w:rsidRPr="007036CE">
              <w:t>=3</w:t>
            </w:r>
          </w:p>
        </w:tc>
        <w:tc>
          <w:tcPr>
            <w:tcW w:w="2030" w:type="pct"/>
          </w:tcPr>
          <w:p w14:paraId="076698AD" w14:textId="77777777" w:rsidR="00652607" w:rsidRPr="007036CE" w:rsidRDefault="00652607" w:rsidP="00E12796">
            <w:pPr>
              <w:pStyle w:val="GOSTTablenorm"/>
            </w:pPr>
            <w:r w:rsidRPr="007036CE">
              <w:t xml:space="preserve">Указывается </w:t>
            </w:r>
            <w:r w:rsidR="007B5C16" w:rsidRPr="007036CE">
              <w:t xml:space="preserve">цифровой </w:t>
            </w:r>
            <w:r w:rsidRPr="007036CE">
              <w:t>код валюты по Общероссийскому классификатору валют</w:t>
            </w:r>
          </w:p>
        </w:tc>
      </w:tr>
      <w:tr w:rsidR="00652607" w:rsidRPr="007036CE" w14:paraId="77BB1241" w14:textId="77777777" w:rsidTr="00A03896">
        <w:tc>
          <w:tcPr>
            <w:tcW w:w="1100" w:type="pct"/>
          </w:tcPr>
          <w:p w14:paraId="289B65DA" w14:textId="77777777" w:rsidR="00652607" w:rsidRPr="007036CE" w:rsidRDefault="00652607" w:rsidP="00652607">
            <w:pPr>
              <w:pStyle w:val="GOSTTablenorm"/>
            </w:pPr>
            <w:r w:rsidRPr="007036CE">
              <w:t>Контур</w:t>
            </w:r>
          </w:p>
        </w:tc>
        <w:tc>
          <w:tcPr>
            <w:tcW w:w="753" w:type="pct"/>
          </w:tcPr>
          <w:p w14:paraId="6C9F3535" w14:textId="77777777" w:rsidR="00652607" w:rsidRPr="007036CE" w:rsidRDefault="00652607" w:rsidP="00D60138">
            <w:pPr>
              <w:pStyle w:val="GOSTTablenorm"/>
              <w:rPr>
                <w:lang w:val="en-US"/>
              </w:rPr>
            </w:pPr>
            <w:r w:rsidRPr="007036CE">
              <w:t>Contour</w:t>
            </w:r>
          </w:p>
        </w:tc>
        <w:tc>
          <w:tcPr>
            <w:tcW w:w="500" w:type="pct"/>
          </w:tcPr>
          <w:p w14:paraId="32C92A5D" w14:textId="77777777" w:rsidR="00652607" w:rsidRPr="007036CE" w:rsidRDefault="00652607" w:rsidP="00D60138">
            <w:pPr>
              <w:pStyle w:val="GOSTTablenorm"/>
            </w:pPr>
            <w:r w:rsidRPr="007036CE">
              <w:t>Строка</w:t>
            </w:r>
          </w:p>
        </w:tc>
        <w:tc>
          <w:tcPr>
            <w:tcW w:w="300" w:type="pct"/>
          </w:tcPr>
          <w:p w14:paraId="6A6B1237" w14:textId="77777777" w:rsidR="00652607" w:rsidRPr="007036CE" w:rsidRDefault="00652607" w:rsidP="00D60138">
            <w:pPr>
              <w:pStyle w:val="GOSTTablenorm"/>
            </w:pPr>
            <w:r w:rsidRPr="007036CE">
              <w:t>Да</w:t>
            </w:r>
          </w:p>
        </w:tc>
        <w:tc>
          <w:tcPr>
            <w:tcW w:w="317" w:type="pct"/>
          </w:tcPr>
          <w:p w14:paraId="28A6BF6B" w14:textId="77777777" w:rsidR="00652607" w:rsidRPr="007036CE" w:rsidRDefault="00652607" w:rsidP="00D60138">
            <w:pPr>
              <w:pStyle w:val="GOSTTablenorm"/>
            </w:pPr>
            <w:r w:rsidRPr="007036CE">
              <w:t>=1</w:t>
            </w:r>
          </w:p>
        </w:tc>
        <w:tc>
          <w:tcPr>
            <w:tcW w:w="2030" w:type="pct"/>
          </w:tcPr>
          <w:p w14:paraId="200A33E1" w14:textId="77777777" w:rsidR="00652607" w:rsidRPr="007036CE" w:rsidRDefault="00652607" w:rsidP="00D60138">
            <w:pPr>
              <w:pStyle w:val="GOSTTablenorm"/>
            </w:pPr>
            <w:r w:rsidRPr="007036CE">
              <w:t>Указывается код контура, в котором проводится операция.</w:t>
            </w:r>
          </w:p>
          <w:p w14:paraId="42750792" w14:textId="77777777" w:rsidR="00652607" w:rsidRPr="007036CE" w:rsidRDefault="00652607" w:rsidP="00D60138">
            <w:pPr>
              <w:pStyle w:val="GOSTTablenorm"/>
            </w:pPr>
            <w:r w:rsidRPr="007036CE">
              <w:t>Возможные значения:</w:t>
            </w:r>
          </w:p>
          <w:p w14:paraId="1EB034CC" w14:textId="77777777" w:rsidR="00652607" w:rsidRPr="007036CE" w:rsidRDefault="00652607" w:rsidP="00D60138">
            <w:pPr>
              <w:pStyle w:val="GOSTTableListMark1"/>
            </w:pPr>
            <w:r w:rsidRPr="007036CE">
              <w:t>«</w:t>
            </w:r>
            <w:r w:rsidR="00666E41" w:rsidRPr="007036CE">
              <w:rPr>
                <w:lang w:val="en-US"/>
              </w:rPr>
              <w:t>O</w:t>
            </w:r>
            <w:r w:rsidRPr="007036CE">
              <w:t>» – открытый;</w:t>
            </w:r>
          </w:p>
          <w:p w14:paraId="68E637E5" w14:textId="77777777" w:rsidR="00652607" w:rsidRPr="007036CE" w:rsidRDefault="00652607" w:rsidP="00D60138">
            <w:pPr>
              <w:pStyle w:val="GOSTTableListMark1"/>
            </w:pPr>
            <w:r w:rsidRPr="007036CE">
              <w:lastRenderedPageBreak/>
              <w:t>«</w:t>
            </w:r>
            <w:r w:rsidRPr="007036CE">
              <w:rPr>
                <w:lang w:val="en-US"/>
              </w:rPr>
              <w:t>S</w:t>
            </w:r>
            <w:r w:rsidRPr="007036CE">
              <w:t>» – защищенный;</w:t>
            </w:r>
          </w:p>
          <w:p w14:paraId="62FB3876" w14:textId="77777777" w:rsidR="00652607" w:rsidRPr="007036CE" w:rsidRDefault="00652607" w:rsidP="00D60138">
            <w:pPr>
              <w:pStyle w:val="GOSTTableListMark1"/>
            </w:pPr>
            <w:r w:rsidRPr="007036CE">
              <w:t>«1» – открытый;</w:t>
            </w:r>
          </w:p>
          <w:p w14:paraId="5AB1F2C3" w14:textId="77777777" w:rsidR="00652607" w:rsidRPr="007036CE" w:rsidRDefault="00652607" w:rsidP="00D60138">
            <w:pPr>
              <w:pStyle w:val="GOSTTableListMark1"/>
              <w:rPr>
                <w:sz w:val="20"/>
              </w:rPr>
            </w:pPr>
            <w:r w:rsidRPr="007036CE">
              <w:t xml:space="preserve">«2» </w:t>
            </w:r>
            <w:r w:rsidR="004060F4" w:rsidRPr="007036CE">
              <w:t>–</w:t>
            </w:r>
            <w:r w:rsidRPr="007036CE">
              <w:t xml:space="preserve"> защищенный</w:t>
            </w:r>
          </w:p>
        </w:tc>
      </w:tr>
      <w:tr w:rsidR="00464F5A" w:rsidRPr="007036CE" w14:paraId="2D4855C6" w14:textId="77777777" w:rsidTr="00A03896">
        <w:tc>
          <w:tcPr>
            <w:tcW w:w="1100" w:type="pct"/>
          </w:tcPr>
          <w:p w14:paraId="5EB84BA3" w14:textId="77777777" w:rsidR="00464F5A" w:rsidRPr="007036CE" w:rsidRDefault="00464F5A" w:rsidP="00464F5A">
            <w:pPr>
              <w:pStyle w:val="GOSTTablenorm"/>
            </w:pPr>
            <w:r w:rsidRPr="007036CE">
              <w:lastRenderedPageBreak/>
              <w:t>Уровень конфиденциальности</w:t>
            </w:r>
          </w:p>
        </w:tc>
        <w:tc>
          <w:tcPr>
            <w:tcW w:w="753" w:type="pct"/>
          </w:tcPr>
          <w:p w14:paraId="5F3A8826" w14:textId="77777777" w:rsidR="00464F5A" w:rsidRPr="007036CE" w:rsidRDefault="00464F5A" w:rsidP="00464F5A">
            <w:pPr>
              <w:pStyle w:val="GOSTTablenorm"/>
            </w:pPr>
            <w:r w:rsidRPr="007036CE">
              <w:rPr>
                <w:lang w:val="en-US"/>
              </w:rPr>
              <w:t>ConfLevel</w:t>
            </w:r>
          </w:p>
        </w:tc>
        <w:tc>
          <w:tcPr>
            <w:tcW w:w="500" w:type="pct"/>
          </w:tcPr>
          <w:p w14:paraId="63861523" w14:textId="77777777" w:rsidR="00464F5A" w:rsidRPr="007036CE" w:rsidRDefault="00464F5A" w:rsidP="00464F5A">
            <w:pPr>
              <w:pStyle w:val="GOSTTablenorm"/>
            </w:pPr>
            <w:r w:rsidRPr="007036CE">
              <w:t>Число</w:t>
            </w:r>
          </w:p>
        </w:tc>
        <w:tc>
          <w:tcPr>
            <w:tcW w:w="300" w:type="pct"/>
          </w:tcPr>
          <w:p w14:paraId="29E5B8CE" w14:textId="77777777" w:rsidR="00464F5A" w:rsidRPr="007036CE" w:rsidRDefault="00464F5A" w:rsidP="00464F5A">
            <w:pPr>
              <w:pStyle w:val="GOSTTablenorm"/>
            </w:pPr>
            <w:r w:rsidRPr="007036CE">
              <w:t>Да</w:t>
            </w:r>
          </w:p>
        </w:tc>
        <w:tc>
          <w:tcPr>
            <w:tcW w:w="317" w:type="pct"/>
          </w:tcPr>
          <w:p w14:paraId="6CEF8F8C" w14:textId="77777777" w:rsidR="00464F5A" w:rsidRPr="007036CE" w:rsidRDefault="00464F5A" w:rsidP="00464F5A">
            <w:pPr>
              <w:pStyle w:val="GOSTTablenorm"/>
            </w:pPr>
            <w:r w:rsidRPr="007036CE">
              <w:t>=1</w:t>
            </w:r>
          </w:p>
        </w:tc>
        <w:tc>
          <w:tcPr>
            <w:tcW w:w="2030" w:type="pct"/>
          </w:tcPr>
          <w:p w14:paraId="3D62F076" w14:textId="77777777" w:rsidR="00464F5A" w:rsidRPr="007036CE" w:rsidRDefault="00464F5A" w:rsidP="00464F5A">
            <w:pPr>
              <w:pStyle w:val="GOSTTablenorm"/>
            </w:pPr>
            <w:r w:rsidRPr="007036CE">
              <w:t>Указывается уровень конфиденциальности документа.</w:t>
            </w:r>
          </w:p>
          <w:p w14:paraId="17AFA96C" w14:textId="77777777" w:rsidR="00464F5A" w:rsidRPr="007036CE" w:rsidRDefault="00464F5A" w:rsidP="00464F5A">
            <w:pPr>
              <w:pStyle w:val="GOSTTablenorm"/>
            </w:pPr>
            <w:r w:rsidRPr="007036CE">
              <w:t>Возможные значения:</w:t>
            </w:r>
          </w:p>
          <w:p w14:paraId="490363CF" w14:textId="77777777" w:rsidR="00464F5A" w:rsidRPr="007036CE" w:rsidRDefault="00464F5A" w:rsidP="00464F5A">
            <w:pPr>
              <w:pStyle w:val="GOSTTableListMark1"/>
            </w:pPr>
            <w:r w:rsidRPr="007036CE">
              <w:t xml:space="preserve">«0» </w:t>
            </w:r>
            <w:r w:rsidR="004060F4" w:rsidRPr="007036CE">
              <w:t>–</w:t>
            </w:r>
            <w:r w:rsidRPr="007036CE">
              <w:t xml:space="preserve"> Несекретно;</w:t>
            </w:r>
          </w:p>
          <w:p w14:paraId="2218D24B" w14:textId="77777777" w:rsidR="00464F5A" w:rsidRPr="007036CE" w:rsidRDefault="00464F5A" w:rsidP="00464F5A">
            <w:pPr>
              <w:pStyle w:val="GOSTTableListMark1"/>
            </w:pPr>
            <w:r w:rsidRPr="007036CE">
              <w:t xml:space="preserve">«1» </w:t>
            </w:r>
            <w:r w:rsidR="004060F4" w:rsidRPr="007036CE">
              <w:t>–</w:t>
            </w:r>
            <w:r w:rsidRPr="007036CE">
              <w:t xml:space="preserve"> Для служебного пользования</w:t>
            </w:r>
          </w:p>
        </w:tc>
      </w:tr>
      <w:tr w:rsidR="00464F5A" w:rsidRPr="007036CE" w14:paraId="3196EED3" w14:textId="77777777" w:rsidTr="00A03896">
        <w:tc>
          <w:tcPr>
            <w:tcW w:w="1100" w:type="pct"/>
          </w:tcPr>
          <w:p w14:paraId="4B0F4E31" w14:textId="77777777" w:rsidR="00464F5A" w:rsidRPr="007036CE" w:rsidRDefault="00464F5A" w:rsidP="00652607">
            <w:pPr>
              <w:pStyle w:val="GOSTTablenorm"/>
            </w:pPr>
            <w:r w:rsidRPr="007036CE">
              <w:t>Код бюджета</w:t>
            </w:r>
          </w:p>
        </w:tc>
        <w:tc>
          <w:tcPr>
            <w:tcW w:w="753" w:type="pct"/>
          </w:tcPr>
          <w:p w14:paraId="25378FA9" w14:textId="77777777" w:rsidR="00464F5A" w:rsidRPr="007036CE" w:rsidRDefault="00464F5A" w:rsidP="00464F5A">
            <w:pPr>
              <w:pStyle w:val="GOSTTablenorm"/>
            </w:pPr>
            <w:r w:rsidRPr="007036CE">
              <w:t>BudgetCode</w:t>
            </w:r>
          </w:p>
        </w:tc>
        <w:tc>
          <w:tcPr>
            <w:tcW w:w="500" w:type="pct"/>
          </w:tcPr>
          <w:p w14:paraId="5F8F0269" w14:textId="77777777" w:rsidR="00464F5A" w:rsidRPr="007036CE" w:rsidRDefault="00464F5A" w:rsidP="00464F5A">
            <w:pPr>
              <w:pStyle w:val="GOSTTablenorm"/>
            </w:pPr>
            <w:r w:rsidRPr="007036CE">
              <w:t>Строка</w:t>
            </w:r>
          </w:p>
        </w:tc>
        <w:tc>
          <w:tcPr>
            <w:tcW w:w="300" w:type="pct"/>
          </w:tcPr>
          <w:p w14:paraId="0C5C62F2" w14:textId="77777777" w:rsidR="00464F5A" w:rsidRPr="007036CE" w:rsidRDefault="00464F5A" w:rsidP="00464F5A">
            <w:pPr>
              <w:pStyle w:val="GOSTTablenorm"/>
            </w:pPr>
            <w:r w:rsidRPr="007036CE">
              <w:t>Да</w:t>
            </w:r>
          </w:p>
        </w:tc>
        <w:tc>
          <w:tcPr>
            <w:tcW w:w="317" w:type="pct"/>
          </w:tcPr>
          <w:p w14:paraId="4F4C8780" w14:textId="77777777" w:rsidR="00464F5A" w:rsidRPr="007036CE" w:rsidRDefault="00464F5A" w:rsidP="00464F5A">
            <w:pPr>
              <w:pStyle w:val="GOSTTablenorm"/>
            </w:pPr>
            <w:r w:rsidRPr="007036CE">
              <w:t>=8</w:t>
            </w:r>
          </w:p>
        </w:tc>
        <w:tc>
          <w:tcPr>
            <w:tcW w:w="2030" w:type="pct"/>
          </w:tcPr>
          <w:p w14:paraId="45F70C12" w14:textId="77777777" w:rsidR="00464F5A" w:rsidRPr="007036CE" w:rsidRDefault="00464F5A" w:rsidP="00652607">
            <w:pPr>
              <w:pStyle w:val="GOSTTablenorm"/>
            </w:pPr>
            <w:r w:rsidRPr="007036CE">
              <w:t>Указывается код бюджета в соответствии со справочником «Бюджеты»</w:t>
            </w:r>
          </w:p>
        </w:tc>
      </w:tr>
      <w:tr w:rsidR="00464F5A" w:rsidRPr="007036CE" w14:paraId="7463E43A" w14:textId="77777777" w:rsidTr="00A03896">
        <w:tc>
          <w:tcPr>
            <w:tcW w:w="1100" w:type="pct"/>
          </w:tcPr>
          <w:p w14:paraId="0654D7CB" w14:textId="77777777" w:rsidR="00464F5A" w:rsidRPr="007036CE" w:rsidRDefault="00464F5A" w:rsidP="00464F5A">
            <w:pPr>
              <w:pStyle w:val="GOSTTablenorm"/>
            </w:pPr>
            <w:r w:rsidRPr="007036CE">
              <w:t>Номер лицевого счета получателя</w:t>
            </w:r>
          </w:p>
        </w:tc>
        <w:tc>
          <w:tcPr>
            <w:tcW w:w="753" w:type="pct"/>
          </w:tcPr>
          <w:p w14:paraId="7FE730A1" w14:textId="77777777" w:rsidR="00464F5A" w:rsidRPr="007036CE" w:rsidRDefault="00464F5A" w:rsidP="00464F5A">
            <w:pPr>
              <w:pStyle w:val="GOSTTablenorm"/>
            </w:pPr>
            <w:r w:rsidRPr="007036CE">
              <w:t>PersAccRecipient</w:t>
            </w:r>
          </w:p>
        </w:tc>
        <w:tc>
          <w:tcPr>
            <w:tcW w:w="500" w:type="pct"/>
          </w:tcPr>
          <w:p w14:paraId="63417EEE" w14:textId="77777777" w:rsidR="00464F5A" w:rsidRPr="007036CE" w:rsidRDefault="00464F5A" w:rsidP="00464F5A">
            <w:pPr>
              <w:pStyle w:val="GOSTTablenorm"/>
            </w:pPr>
            <w:r w:rsidRPr="007036CE">
              <w:t>Строка</w:t>
            </w:r>
          </w:p>
        </w:tc>
        <w:tc>
          <w:tcPr>
            <w:tcW w:w="300" w:type="pct"/>
          </w:tcPr>
          <w:p w14:paraId="62AF66C5" w14:textId="77777777" w:rsidR="00464F5A" w:rsidRPr="007036CE" w:rsidRDefault="00464F5A" w:rsidP="00464F5A">
            <w:pPr>
              <w:pStyle w:val="GOSTTablenorm"/>
            </w:pPr>
            <w:r w:rsidRPr="007036CE">
              <w:t>Да</w:t>
            </w:r>
          </w:p>
        </w:tc>
        <w:tc>
          <w:tcPr>
            <w:tcW w:w="317" w:type="pct"/>
          </w:tcPr>
          <w:p w14:paraId="7E068C7F" w14:textId="77777777" w:rsidR="00464F5A" w:rsidRPr="007036CE" w:rsidRDefault="00464F5A" w:rsidP="00464F5A">
            <w:pPr>
              <w:pStyle w:val="GOSTTablenorm"/>
            </w:pPr>
            <w:r w:rsidRPr="007036CE">
              <w:t>=11</w:t>
            </w:r>
          </w:p>
        </w:tc>
        <w:tc>
          <w:tcPr>
            <w:tcW w:w="2030" w:type="pct"/>
          </w:tcPr>
          <w:p w14:paraId="5C48EAC8" w14:textId="77777777" w:rsidR="00464F5A" w:rsidRPr="007036CE" w:rsidRDefault="00464F5A" w:rsidP="00464F5A">
            <w:pPr>
              <w:pStyle w:val="GOSTTablenorm"/>
            </w:pPr>
            <w:r w:rsidRPr="007036CE">
              <w:t>Указывается номер лицевого счета получателя</w:t>
            </w:r>
          </w:p>
        </w:tc>
      </w:tr>
      <w:tr w:rsidR="00464F5A" w:rsidRPr="007036CE" w14:paraId="5E0FA6C0" w14:textId="77777777" w:rsidTr="00A03896">
        <w:tc>
          <w:tcPr>
            <w:tcW w:w="1100" w:type="pct"/>
          </w:tcPr>
          <w:p w14:paraId="373782A7" w14:textId="77777777" w:rsidR="00464F5A" w:rsidRPr="007036CE" w:rsidRDefault="00464F5A" w:rsidP="00464F5A">
            <w:pPr>
              <w:pStyle w:val="GOSTTablenorm"/>
            </w:pPr>
            <w:r w:rsidRPr="007036CE">
              <w:t>Счет получателя</w:t>
            </w:r>
          </w:p>
        </w:tc>
        <w:tc>
          <w:tcPr>
            <w:tcW w:w="753" w:type="pct"/>
          </w:tcPr>
          <w:p w14:paraId="679C04A0" w14:textId="77777777" w:rsidR="00464F5A" w:rsidRPr="007036CE" w:rsidRDefault="00464F5A" w:rsidP="00464F5A">
            <w:pPr>
              <w:pStyle w:val="GOSTTablenorm"/>
              <w:rPr>
                <w:lang w:val="en-US"/>
              </w:rPr>
            </w:pPr>
            <w:r w:rsidRPr="007036CE">
              <w:t>BnfAccNumber</w:t>
            </w:r>
          </w:p>
        </w:tc>
        <w:tc>
          <w:tcPr>
            <w:tcW w:w="500" w:type="pct"/>
          </w:tcPr>
          <w:p w14:paraId="676A64A9" w14:textId="77777777" w:rsidR="00464F5A" w:rsidRPr="007036CE" w:rsidRDefault="00464F5A" w:rsidP="00464F5A">
            <w:pPr>
              <w:pStyle w:val="GOSTTablenorm"/>
            </w:pPr>
            <w:r w:rsidRPr="007036CE">
              <w:t>Строка</w:t>
            </w:r>
          </w:p>
        </w:tc>
        <w:tc>
          <w:tcPr>
            <w:tcW w:w="300" w:type="pct"/>
          </w:tcPr>
          <w:p w14:paraId="77A48EDE" w14:textId="77777777" w:rsidR="00464F5A" w:rsidRPr="007036CE" w:rsidRDefault="00464F5A" w:rsidP="00464F5A">
            <w:pPr>
              <w:pStyle w:val="GOSTTablenorm"/>
            </w:pPr>
            <w:r w:rsidRPr="007036CE">
              <w:t>Да</w:t>
            </w:r>
          </w:p>
        </w:tc>
        <w:tc>
          <w:tcPr>
            <w:tcW w:w="317" w:type="pct"/>
          </w:tcPr>
          <w:p w14:paraId="7F09D4EE" w14:textId="77777777" w:rsidR="00464F5A" w:rsidRPr="007036CE" w:rsidRDefault="00464F5A" w:rsidP="00464F5A">
            <w:pPr>
              <w:pStyle w:val="GOSTTablenorm"/>
            </w:pPr>
            <w:r w:rsidRPr="007036CE">
              <w:t>=20</w:t>
            </w:r>
          </w:p>
        </w:tc>
        <w:tc>
          <w:tcPr>
            <w:tcW w:w="2030" w:type="pct"/>
          </w:tcPr>
          <w:p w14:paraId="373A9916" w14:textId="77777777" w:rsidR="00464F5A" w:rsidRPr="007036CE" w:rsidRDefault="00464F5A" w:rsidP="00464F5A">
            <w:pPr>
              <w:pStyle w:val="GOSTTablenorm"/>
            </w:pPr>
            <w:r w:rsidRPr="007036CE">
              <w:t>Указывается номер расчетного счета получателя</w:t>
            </w:r>
          </w:p>
        </w:tc>
      </w:tr>
      <w:tr w:rsidR="00652607" w:rsidRPr="007036CE" w14:paraId="502BF244" w14:textId="77777777" w:rsidTr="00A03896">
        <w:tc>
          <w:tcPr>
            <w:tcW w:w="1100" w:type="pct"/>
          </w:tcPr>
          <w:p w14:paraId="197CF1B6" w14:textId="77777777" w:rsidR="00652607" w:rsidRPr="007036CE" w:rsidRDefault="00652607" w:rsidP="00652607">
            <w:pPr>
              <w:pStyle w:val="GOSTTablenorm"/>
            </w:pPr>
            <w:r w:rsidRPr="007036CE">
              <w:t>Признак авансового ДО получателя</w:t>
            </w:r>
          </w:p>
        </w:tc>
        <w:tc>
          <w:tcPr>
            <w:tcW w:w="753" w:type="pct"/>
          </w:tcPr>
          <w:p w14:paraId="6951A46A" w14:textId="77777777" w:rsidR="00652607" w:rsidRPr="007036CE" w:rsidRDefault="00652607" w:rsidP="00D60138">
            <w:pPr>
              <w:pStyle w:val="GOSTTablenorm"/>
            </w:pPr>
            <w:r w:rsidRPr="007036CE">
              <w:t>AdvanceType</w:t>
            </w:r>
          </w:p>
        </w:tc>
        <w:tc>
          <w:tcPr>
            <w:tcW w:w="500" w:type="pct"/>
          </w:tcPr>
          <w:p w14:paraId="7C1D536A" w14:textId="77777777" w:rsidR="00652607" w:rsidRPr="007036CE" w:rsidRDefault="00D57062" w:rsidP="00D60138">
            <w:pPr>
              <w:pStyle w:val="GOSTTablenorm"/>
            </w:pPr>
            <w:r w:rsidRPr="007036CE">
              <w:t>Строка</w:t>
            </w:r>
          </w:p>
        </w:tc>
        <w:tc>
          <w:tcPr>
            <w:tcW w:w="300" w:type="pct"/>
          </w:tcPr>
          <w:p w14:paraId="0C1612B4" w14:textId="77777777" w:rsidR="00652607" w:rsidRPr="007036CE" w:rsidRDefault="00450C77" w:rsidP="00D60138">
            <w:pPr>
              <w:pStyle w:val="GOSTTablenorm"/>
            </w:pPr>
            <w:r w:rsidRPr="007036CE">
              <w:t>Нет</w:t>
            </w:r>
          </w:p>
        </w:tc>
        <w:tc>
          <w:tcPr>
            <w:tcW w:w="317" w:type="pct"/>
          </w:tcPr>
          <w:p w14:paraId="45D84D58" w14:textId="77777777" w:rsidR="00652607" w:rsidRPr="007036CE" w:rsidRDefault="00D57062" w:rsidP="00D57062">
            <w:pPr>
              <w:pStyle w:val="GOSTTablenorm"/>
            </w:pPr>
            <w:r w:rsidRPr="007036CE">
              <w:rPr>
                <w:lang w:val="en-US"/>
              </w:rPr>
              <w:t>&lt;</w:t>
            </w:r>
            <w:r w:rsidR="00652607" w:rsidRPr="007036CE">
              <w:t>=</w:t>
            </w:r>
            <w:r w:rsidRPr="007036CE">
              <w:rPr>
                <w:lang w:val="en-US"/>
              </w:rPr>
              <w:t>50</w:t>
            </w:r>
          </w:p>
        </w:tc>
        <w:tc>
          <w:tcPr>
            <w:tcW w:w="2030" w:type="pct"/>
          </w:tcPr>
          <w:p w14:paraId="161C0D87" w14:textId="77777777" w:rsidR="00652607" w:rsidRPr="007036CE" w:rsidRDefault="00652607" w:rsidP="00D60138">
            <w:pPr>
              <w:pStyle w:val="GOSTTablenorm"/>
            </w:pPr>
            <w:r w:rsidRPr="007036CE">
              <w:t>Указывается признак авансового ДО по получателю.</w:t>
            </w:r>
          </w:p>
          <w:p w14:paraId="4D3F9E61" w14:textId="77777777" w:rsidR="00652607" w:rsidRPr="007036CE" w:rsidRDefault="00652607" w:rsidP="00D60138">
            <w:pPr>
              <w:pStyle w:val="GOSTTablenorm"/>
            </w:pPr>
            <w:r w:rsidRPr="007036CE">
              <w:t>Возможные значения:</w:t>
            </w:r>
          </w:p>
          <w:p w14:paraId="1CABBAC5" w14:textId="77777777" w:rsidR="00D57062" w:rsidRPr="007036CE" w:rsidRDefault="00D57062" w:rsidP="00D57062">
            <w:pPr>
              <w:pStyle w:val="GOSTTableListMark1"/>
            </w:pPr>
            <w:r w:rsidRPr="007036CE">
              <w:t xml:space="preserve">«PayAdvance» </w:t>
            </w:r>
            <w:r w:rsidR="004060F4" w:rsidRPr="007036CE">
              <w:t>–</w:t>
            </w:r>
            <w:r w:rsidRPr="007036CE">
              <w:t xml:space="preserve"> Да;</w:t>
            </w:r>
          </w:p>
          <w:p w14:paraId="0328CEA5" w14:textId="77777777" w:rsidR="00652607" w:rsidRPr="007036CE" w:rsidRDefault="00D57062" w:rsidP="00D60138">
            <w:pPr>
              <w:pStyle w:val="GOSTTableListMark1"/>
            </w:pPr>
            <w:r w:rsidRPr="007036CE">
              <w:t xml:space="preserve">«PayNotAdvance» </w:t>
            </w:r>
            <w:r w:rsidR="004060F4" w:rsidRPr="007036CE">
              <w:t>–</w:t>
            </w:r>
            <w:r w:rsidRPr="007036CE">
              <w:t xml:space="preserve"> Нет</w:t>
            </w:r>
            <w:r w:rsidR="00193A3B" w:rsidRPr="007036CE">
              <w:t>.</w:t>
            </w:r>
          </w:p>
          <w:p w14:paraId="4F8C3076" w14:textId="77777777" w:rsidR="002A1A67" w:rsidRPr="007036CE" w:rsidRDefault="009A7BE6" w:rsidP="00B67AFF">
            <w:pPr>
              <w:pStyle w:val="GOSTTablenorm"/>
            </w:pPr>
            <w:r w:rsidRPr="007036CE">
              <w:t xml:space="preserve">Обязателен для заполнения, если в параметре «Номер лицевого счета получателя» (PersAccRecipient) указан л/с с кодом 03, 08, 09, 10. </w:t>
            </w:r>
            <w:r w:rsidR="003569F3" w:rsidRPr="007036CE">
              <w:t>По л/с с кодом 05 не заполняется</w:t>
            </w:r>
          </w:p>
        </w:tc>
      </w:tr>
      <w:tr w:rsidR="00652607" w:rsidRPr="007036CE" w14:paraId="78DDB24A" w14:textId="77777777" w:rsidTr="00A03896">
        <w:tc>
          <w:tcPr>
            <w:tcW w:w="1100" w:type="pct"/>
          </w:tcPr>
          <w:p w14:paraId="40F9EB8D" w14:textId="77777777" w:rsidR="00652607" w:rsidRPr="007036CE" w:rsidRDefault="00652607" w:rsidP="00D60138">
            <w:pPr>
              <w:pStyle w:val="GOSTTablenorm"/>
            </w:pPr>
            <w:r w:rsidRPr="007036CE">
              <w:t>Признак учета ПОФР на ЛС получателя</w:t>
            </w:r>
          </w:p>
        </w:tc>
        <w:tc>
          <w:tcPr>
            <w:tcW w:w="753" w:type="pct"/>
          </w:tcPr>
          <w:p w14:paraId="4ECE59B0" w14:textId="77777777" w:rsidR="00652607" w:rsidRPr="007036CE" w:rsidRDefault="00652607" w:rsidP="00D60138">
            <w:pPr>
              <w:pStyle w:val="GOSTTablenorm"/>
            </w:pPr>
            <w:r w:rsidRPr="007036CE">
              <w:t>POFRSignAccRec</w:t>
            </w:r>
          </w:p>
        </w:tc>
        <w:tc>
          <w:tcPr>
            <w:tcW w:w="500" w:type="pct"/>
          </w:tcPr>
          <w:p w14:paraId="5D538A21" w14:textId="77777777" w:rsidR="00652607" w:rsidRPr="007036CE" w:rsidRDefault="00503E5A" w:rsidP="00D60138">
            <w:pPr>
              <w:pStyle w:val="GOSTTablenorm"/>
            </w:pPr>
            <w:r w:rsidRPr="007036CE">
              <w:t>Логический</w:t>
            </w:r>
          </w:p>
        </w:tc>
        <w:tc>
          <w:tcPr>
            <w:tcW w:w="300" w:type="pct"/>
          </w:tcPr>
          <w:p w14:paraId="68E701FB" w14:textId="77777777" w:rsidR="00652607" w:rsidRPr="007036CE" w:rsidRDefault="00450C77" w:rsidP="00D60138">
            <w:pPr>
              <w:pStyle w:val="GOSTTablenorm"/>
            </w:pPr>
            <w:r w:rsidRPr="007036CE">
              <w:t>Нет</w:t>
            </w:r>
          </w:p>
        </w:tc>
        <w:tc>
          <w:tcPr>
            <w:tcW w:w="317" w:type="pct"/>
          </w:tcPr>
          <w:p w14:paraId="0143ECE7" w14:textId="77777777" w:rsidR="00652607" w:rsidRPr="007036CE" w:rsidRDefault="00503E5A" w:rsidP="00503E5A">
            <w:pPr>
              <w:pStyle w:val="GOSTTablenorm"/>
            </w:pPr>
            <w:r w:rsidRPr="007036CE">
              <w:t>-</w:t>
            </w:r>
          </w:p>
        </w:tc>
        <w:tc>
          <w:tcPr>
            <w:tcW w:w="2030" w:type="pct"/>
          </w:tcPr>
          <w:p w14:paraId="25E410EB" w14:textId="77777777" w:rsidR="00652607" w:rsidRPr="007036CE" w:rsidRDefault="00652607" w:rsidP="00D60138">
            <w:pPr>
              <w:pStyle w:val="GOSTTablenorm"/>
            </w:pPr>
            <w:r w:rsidRPr="007036CE">
              <w:t>Указывается признак учета ПОФР на ЛС получателя.</w:t>
            </w:r>
          </w:p>
          <w:p w14:paraId="3969C749" w14:textId="77777777" w:rsidR="00652607" w:rsidRPr="007036CE" w:rsidRDefault="00652607" w:rsidP="00D60138">
            <w:pPr>
              <w:pStyle w:val="GOSTTablenorm"/>
            </w:pPr>
            <w:r w:rsidRPr="007036CE">
              <w:t>Возможные значения:</w:t>
            </w:r>
          </w:p>
          <w:p w14:paraId="2A0F1E8A" w14:textId="77777777" w:rsidR="00D57062" w:rsidRPr="007036CE" w:rsidRDefault="00D57062" w:rsidP="00D57062">
            <w:pPr>
              <w:pStyle w:val="GOSTTableListMark1"/>
            </w:pPr>
            <w:r w:rsidRPr="007036CE">
              <w:t xml:space="preserve">«true» </w:t>
            </w:r>
            <w:r w:rsidR="004060F4" w:rsidRPr="007036CE">
              <w:t>–</w:t>
            </w:r>
            <w:r w:rsidRPr="007036CE">
              <w:t xml:space="preserve"> Да;</w:t>
            </w:r>
          </w:p>
          <w:p w14:paraId="21135C37" w14:textId="77777777" w:rsidR="00652607" w:rsidRPr="007036CE" w:rsidRDefault="00D57062" w:rsidP="00666E41">
            <w:pPr>
              <w:pStyle w:val="GOSTTableListMark1"/>
            </w:pPr>
            <w:r w:rsidRPr="007036CE">
              <w:t xml:space="preserve">«false» </w:t>
            </w:r>
            <w:r w:rsidR="004060F4" w:rsidRPr="007036CE">
              <w:t>–</w:t>
            </w:r>
            <w:r w:rsidRPr="007036CE">
              <w:t xml:space="preserve"> Нет</w:t>
            </w:r>
            <w:r w:rsidR="003569F3" w:rsidRPr="007036CE">
              <w:t>.</w:t>
            </w:r>
          </w:p>
          <w:p w14:paraId="7EC579C7" w14:textId="77777777" w:rsidR="003569F3" w:rsidRPr="007036CE" w:rsidRDefault="00B3783F" w:rsidP="00B67AFF">
            <w:pPr>
              <w:pStyle w:val="GOSTTablenorm"/>
            </w:pPr>
            <w:r w:rsidRPr="007036CE">
              <w:t xml:space="preserve">Обязателен для заполнения, если в параметре «Номер лицевого счета получателя» (PersAccRecipient) указан л/с с кодом 03, 08, 09, 10. </w:t>
            </w:r>
            <w:r w:rsidR="003569F3" w:rsidRPr="007036CE">
              <w:t>По л/с с кодом 05 не заполняется</w:t>
            </w:r>
          </w:p>
        </w:tc>
      </w:tr>
      <w:tr w:rsidR="005D41E8" w:rsidRPr="007036CE" w14:paraId="22C85DA6" w14:textId="77777777" w:rsidTr="00A03896">
        <w:tc>
          <w:tcPr>
            <w:tcW w:w="1100" w:type="pct"/>
          </w:tcPr>
          <w:p w14:paraId="6C0DA968" w14:textId="77777777" w:rsidR="005D41E8" w:rsidRPr="007036CE" w:rsidRDefault="005D41E8" w:rsidP="005D41E8">
            <w:pPr>
              <w:pStyle w:val="GOSTTablenorm"/>
            </w:pPr>
            <w:r w:rsidRPr="007036CE">
              <w:t>Период действия ПОФР</w:t>
            </w:r>
          </w:p>
        </w:tc>
        <w:tc>
          <w:tcPr>
            <w:tcW w:w="753" w:type="pct"/>
          </w:tcPr>
          <w:p w14:paraId="6328E39B" w14:textId="77777777" w:rsidR="005D41E8" w:rsidRPr="007036CE" w:rsidRDefault="005D41E8" w:rsidP="00D60138">
            <w:pPr>
              <w:pStyle w:val="GOSTTablenorm"/>
            </w:pPr>
            <w:r w:rsidRPr="007036CE">
              <w:t>PeriodPOFR</w:t>
            </w:r>
          </w:p>
        </w:tc>
        <w:tc>
          <w:tcPr>
            <w:tcW w:w="500" w:type="pct"/>
          </w:tcPr>
          <w:p w14:paraId="32B08FA5" w14:textId="77777777" w:rsidR="005D41E8" w:rsidRPr="007036CE" w:rsidRDefault="005D41E8" w:rsidP="00D60138">
            <w:pPr>
              <w:pStyle w:val="GOSTTablenorm"/>
            </w:pPr>
            <w:r w:rsidRPr="007036CE">
              <w:t>Строка</w:t>
            </w:r>
          </w:p>
        </w:tc>
        <w:tc>
          <w:tcPr>
            <w:tcW w:w="300" w:type="pct"/>
          </w:tcPr>
          <w:p w14:paraId="3A837AB8" w14:textId="77777777" w:rsidR="005D41E8" w:rsidRPr="007036CE" w:rsidRDefault="005D41E8" w:rsidP="00D60138">
            <w:pPr>
              <w:pStyle w:val="GOSTTablenorm"/>
            </w:pPr>
            <w:r w:rsidRPr="007036CE">
              <w:t>Нет</w:t>
            </w:r>
          </w:p>
        </w:tc>
        <w:tc>
          <w:tcPr>
            <w:tcW w:w="317" w:type="pct"/>
          </w:tcPr>
          <w:p w14:paraId="6107AD26" w14:textId="77777777" w:rsidR="005D41E8" w:rsidRPr="007036CE" w:rsidRDefault="005D41E8" w:rsidP="00D60138">
            <w:pPr>
              <w:pStyle w:val="GOSTTablenorm"/>
            </w:pPr>
            <w:r w:rsidRPr="007036CE">
              <w:t>&lt;=3</w:t>
            </w:r>
          </w:p>
        </w:tc>
        <w:tc>
          <w:tcPr>
            <w:tcW w:w="2030" w:type="pct"/>
          </w:tcPr>
          <w:p w14:paraId="7E8A6F81" w14:textId="77777777" w:rsidR="005D41E8" w:rsidRPr="007036CE" w:rsidRDefault="005D41E8" w:rsidP="00D60138">
            <w:pPr>
              <w:pStyle w:val="GOSTTablenorm"/>
            </w:pPr>
            <w:r w:rsidRPr="007036CE">
              <w:t>Указывается период действия ПОФР.</w:t>
            </w:r>
          </w:p>
          <w:p w14:paraId="1FE4ACDD" w14:textId="77777777" w:rsidR="003569F3" w:rsidRPr="007036CE" w:rsidRDefault="005D41E8" w:rsidP="005334DC">
            <w:pPr>
              <w:pStyle w:val="GOSTTablenorm"/>
            </w:pPr>
            <w:r w:rsidRPr="007036CE">
              <w:lastRenderedPageBreak/>
              <w:t>Обязателен для заполнения, если в параметре «Признак учета ПОФР на ЛС получателя» (POFRSignAccRec) указано значение «</w:t>
            </w:r>
            <w:r w:rsidR="00D57062" w:rsidRPr="007036CE">
              <w:rPr>
                <w:lang w:val="en-US"/>
              </w:rPr>
              <w:t>true</w:t>
            </w:r>
            <w:r w:rsidRPr="007036CE">
              <w:t>» (Да)</w:t>
            </w:r>
          </w:p>
        </w:tc>
      </w:tr>
      <w:tr w:rsidR="00464F5A" w:rsidRPr="007036CE" w14:paraId="59062DFF" w14:textId="77777777" w:rsidTr="00A03896">
        <w:tc>
          <w:tcPr>
            <w:tcW w:w="1100" w:type="pct"/>
          </w:tcPr>
          <w:p w14:paraId="7BBD6817" w14:textId="77777777" w:rsidR="00464F5A" w:rsidRPr="007036CE" w:rsidRDefault="00464F5A" w:rsidP="00FB2195">
            <w:pPr>
              <w:pStyle w:val="GOSTTablenorm"/>
            </w:pPr>
            <w:r w:rsidRPr="007036CE">
              <w:lastRenderedPageBreak/>
              <w:t xml:space="preserve">КБК </w:t>
            </w:r>
            <w:r w:rsidR="00FB2195" w:rsidRPr="007036CE">
              <w:t xml:space="preserve">для контроля остатка </w:t>
            </w:r>
            <w:r w:rsidRPr="007036CE">
              <w:t>ПОФР получателя</w:t>
            </w:r>
          </w:p>
        </w:tc>
        <w:tc>
          <w:tcPr>
            <w:tcW w:w="753" w:type="pct"/>
          </w:tcPr>
          <w:p w14:paraId="2C4F42CD" w14:textId="77777777" w:rsidR="00464F5A" w:rsidRPr="007036CE" w:rsidRDefault="00464F5A" w:rsidP="00464F5A">
            <w:pPr>
              <w:pStyle w:val="GOSTTablenorm"/>
            </w:pPr>
            <w:r w:rsidRPr="007036CE">
              <w:t>KBKForPOFR</w:t>
            </w:r>
          </w:p>
        </w:tc>
        <w:tc>
          <w:tcPr>
            <w:tcW w:w="500" w:type="pct"/>
          </w:tcPr>
          <w:p w14:paraId="77C28378" w14:textId="77777777" w:rsidR="00464F5A" w:rsidRPr="007036CE" w:rsidRDefault="00464F5A" w:rsidP="00464F5A">
            <w:pPr>
              <w:pStyle w:val="GOSTTablenorm"/>
            </w:pPr>
            <w:r w:rsidRPr="007036CE">
              <w:t>Строка</w:t>
            </w:r>
          </w:p>
        </w:tc>
        <w:tc>
          <w:tcPr>
            <w:tcW w:w="300" w:type="pct"/>
          </w:tcPr>
          <w:p w14:paraId="7C3A79FE" w14:textId="77777777" w:rsidR="00464F5A" w:rsidRPr="007036CE" w:rsidRDefault="00464F5A" w:rsidP="00464F5A">
            <w:pPr>
              <w:pStyle w:val="GOSTTablenorm"/>
            </w:pPr>
            <w:r w:rsidRPr="007036CE">
              <w:t>Нет</w:t>
            </w:r>
          </w:p>
        </w:tc>
        <w:tc>
          <w:tcPr>
            <w:tcW w:w="317" w:type="pct"/>
          </w:tcPr>
          <w:p w14:paraId="6A66F896" w14:textId="77777777" w:rsidR="00464F5A" w:rsidRPr="007036CE" w:rsidRDefault="00464F5A" w:rsidP="00464F5A">
            <w:pPr>
              <w:pStyle w:val="GOSTTablenorm"/>
            </w:pPr>
            <w:r w:rsidRPr="007036CE">
              <w:t>=20</w:t>
            </w:r>
          </w:p>
        </w:tc>
        <w:tc>
          <w:tcPr>
            <w:tcW w:w="2030" w:type="pct"/>
          </w:tcPr>
          <w:p w14:paraId="0B5B8151" w14:textId="77777777" w:rsidR="00464F5A" w:rsidRPr="007036CE" w:rsidRDefault="00464F5A" w:rsidP="00464F5A">
            <w:pPr>
              <w:pStyle w:val="GOSTTablenorm"/>
            </w:pPr>
            <w:r w:rsidRPr="007036CE">
              <w:t xml:space="preserve">Указывается КБК для контроля остатка ПОФР </w:t>
            </w:r>
            <w:r w:rsidR="00FB2195" w:rsidRPr="007036CE">
              <w:t xml:space="preserve">по ЛС </w:t>
            </w:r>
            <w:r w:rsidRPr="007036CE">
              <w:t>получателя.</w:t>
            </w:r>
          </w:p>
          <w:p w14:paraId="507CA657" w14:textId="77777777" w:rsidR="003569F3" w:rsidRPr="007036CE" w:rsidRDefault="00464F5A" w:rsidP="005334DC">
            <w:pPr>
              <w:pStyle w:val="GOSTTablenorm"/>
            </w:pPr>
            <w:r w:rsidRPr="007036CE">
              <w:t xml:space="preserve">Обязателен для заполнения, если </w:t>
            </w:r>
            <w:r w:rsidR="00FB2195" w:rsidRPr="007036CE">
              <w:t>в параметре «Признак учета ПОФР на ЛС получателя» (POFRSignAccRec) указано значение «</w:t>
            </w:r>
            <w:r w:rsidR="00D57062" w:rsidRPr="007036CE">
              <w:rPr>
                <w:lang w:val="en-US"/>
              </w:rPr>
              <w:t>true</w:t>
            </w:r>
            <w:r w:rsidR="00FB2195" w:rsidRPr="007036CE">
              <w:t>» (Да)</w:t>
            </w:r>
          </w:p>
        </w:tc>
      </w:tr>
      <w:tr w:rsidR="00FB2195" w:rsidRPr="007036CE" w14:paraId="6509C62B" w14:textId="77777777" w:rsidTr="00A03896">
        <w:tc>
          <w:tcPr>
            <w:tcW w:w="1100" w:type="pct"/>
          </w:tcPr>
          <w:p w14:paraId="5D1F7A09" w14:textId="77777777" w:rsidR="00FB2195" w:rsidRPr="007036CE" w:rsidRDefault="00FB2195" w:rsidP="00D60138">
            <w:pPr>
              <w:pStyle w:val="GOSTTablenorm"/>
            </w:pPr>
            <w:r w:rsidRPr="007036CE">
              <w:t>Признак учета ДО на ЛС получателя</w:t>
            </w:r>
          </w:p>
        </w:tc>
        <w:tc>
          <w:tcPr>
            <w:tcW w:w="753" w:type="pct"/>
          </w:tcPr>
          <w:p w14:paraId="1B99826A" w14:textId="77777777" w:rsidR="00FB2195" w:rsidRPr="007036CE" w:rsidRDefault="00FB2195" w:rsidP="00D60138">
            <w:pPr>
              <w:pStyle w:val="GOSTTablenorm"/>
            </w:pPr>
            <w:r w:rsidRPr="007036CE">
              <w:t>FAHDOSignAccRec</w:t>
            </w:r>
          </w:p>
        </w:tc>
        <w:tc>
          <w:tcPr>
            <w:tcW w:w="500" w:type="pct"/>
          </w:tcPr>
          <w:p w14:paraId="6B2CD97F" w14:textId="77777777" w:rsidR="00FB2195" w:rsidRPr="007036CE" w:rsidRDefault="00503E5A" w:rsidP="00D60138">
            <w:pPr>
              <w:pStyle w:val="GOSTTablenorm"/>
            </w:pPr>
            <w:r w:rsidRPr="007036CE">
              <w:t>Логический</w:t>
            </w:r>
          </w:p>
        </w:tc>
        <w:tc>
          <w:tcPr>
            <w:tcW w:w="300" w:type="pct"/>
          </w:tcPr>
          <w:p w14:paraId="32A0D7CC" w14:textId="77777777" w:rsidR="00FB2195" w:rsidRPr="007036CE" w:rsidRDefault="00450C77" w:rsidP="00D60138">
            <w:pPr>
              <w:pStyle w:val="GOSTTablenorm"/>
            </w:pPr>
            <w:r w:rsidRPr="007036CE">
              <w:t>Нет</w:t>
            </w:r>
          </w:p>
        </w:tc>
        <w:tc>
          <w:tcPr>
            <w:tcW w:w="317" w:type="pct"/>
          </w:tcPr>
          <w:p w14:paraId="5F836DEC" w14:textId="77777777" w:rsidR="00FB2195" w:rsidRPr="007036CE" w:rsidRDefault="00503E5A" w:rsidP="00503E5A">
            <w:pPr>
              <w:pStyle w:val="GOSTTablenorm"/>
            </w:pPr>
            <w:r w:rsidRPr="007036CE">
              <w:t>-</w:t>
            </w:r>
          </w:p>
        </w:tc>
        <w:tc>
          <w:tcPr>
            <w:tcW w:w="2030" w:type="pct"/>
          </w:tcPr>
          <w:p w14:paraId="501CD525" w14:textId="77777777" w:rsidR="00FB2195" w:rsidRPr="007036CE" w:rsidRDefault="00FB2195" w:rsidP="00D60138">
            <w:pPr>
              <w:pStyle w:val="GOSTTablenorm"/>
            </w:pPr>
            <w:r w:rsidRPr="007036CE">
              <w:t>Указывается признак учета ДО на ЛС получателя.</w:t>
            </w:r>
          </w:p>
          <w:p w14:paraId="7D29C12F" w14:textId="77777777" w:rsidR="00FB2195" w:rsidRPr="007036CE" w:rsidRDefault="00FB2195" w:rsidP="00D60138">
            <w:pPr>
              <w:pStyle w:val="GOSTTablenorm"/>
            </w:pPr>
            <w:r w:rsidRPr="007036CE">
              <w:t>Может принимать значения:</w:t>
            </w:r>
          </w:p>
          <w:p w14:paraId="45E5129F" w14:textId="77777777" w:rsidR="00D57062" w:rsidRPr="007036CE" w:rsidRDefault="00D57062" w:rsidP="00D57062">
            <w:pPr>
              <w:pStyle w:val="GOSTTableListMark1"/>
            </w:pPr>
            <w:r w:rsidRPr="007036CE">
              <w:t xml:space="preserve">«true» </w:t>
            </w:r>
            <w:r w:rsidR="004060F4" w:rsidRPr="007036CE">
              <w:t>–</w:t>
            </w:r>
            <w:r w:rsidRPr="007036CE">
              <w:t xml:space="preserve"> Да;</w:t>
            </w:r>
          </w:p>
          <w:p w14:paraId="000842FE" w14:textId="77777777" w:rsidR="00FB2195" w:rsidRPr="007036CE" w:rsidRDefault="00D57062" w:rsidP="00666E41">
            <w:pPr>
              <w:pStyle w:val="GOSTTableListMark1"/>
            </w:pPr>
            <w:r w:rsidRPr="007036CE">
              <w:t xml:space="preserve">«false» </w:t>
            </w:r>
            <w:r w:rsidR="004060F4" w:rsidRPr="007036CE">
              <w:t>–</w:t>
            </w:r>
            <w:r w:rsidRPr="007036CE">
              <w:t xml:space="preserve"> Нет</w:t>
            </w:r>
            <w:r w:rsidR="003569F3" w:rsidRPr="007036CE">
              <w:t>.</w:t>
            </w:r>
          </w:p>
          <w:p w14:paraId="57FECCF5" w14:textId="77777777" w:rsidR="003569F3" w:rsidRPr="007036CE" w:rsidRDefault="00B3783F" w:rsidP="00B67AFF">
            <w:pPr>
              <w:pStyle w:val="GOSTTablenorm"/>
            </w:pPr>
            <w:r w:rsidRPr="007036CE">
              <w:t xml:space="preserve">Обязателен для заполнения, если в параметре «Номер лицевого счета получателя» (PersAccRecipient) указан л/с с кодом 03, 08, 09, 10. </w:t>
            </w:r>
            <w:r w:rsidR="003569F3" w:rsidRPr="007036CE">
              <w:t>По л/с с кодом 05 не заполняется</w:t>
            </w:r>
          </w:p>
        </w:tc>
      </w:tr>
      <w:tr w:rsidR="00464F5A" w:rsidRPr="007036CE" w14:paraId="3F84EF3F" w14:textId="77777777" w:rsidTr="00A03896">
        <w:tc>
          <w:tcPr>
            <w:tcW w:w="1100" w:type="pct"/>
          </w:tcPr>
          <w:p w14:paraId="43044E11" w14:textId="77777777" w:rsidR="00464F5A" w:rsidRPr="007036CE" w:rsidRDefault="00464F5A" w:rsidP="00464F5A">
            <w:pPr>
              <w:pStyle w:val="GOSTTablenorm"/>
            </w:pPr>
            <w:r w:rsidRPr="007036CE">
              <w:t>Номер БО получателя</w:t>
            </w:r>
          </w:p>
        </w:tc>
        <w:tc>
          <w:tcPr>
            <w:tcW w:w="753" w:type="pct"/>
          </w:tcPr>
          <w:p w14:paraId="1733B1FA" w14:textId="77777777" w:rsidR="00464F5A" w:rsidRPr="007036CE" w:rsidRDefault="00464F5A" w:rsidP="00464F5A">
            <w:pPr>
              <w:pStyle w:val="GOSTTablenorm"/>
            </w:pPr>
            <w:r w:rsidRPr="007036CE">
              <w:t>NmbBO</w:t>
            </w:r>
          </w:p>
        </w:tc>
        <w:tc>
          <w:tcPr>
            <w:tcW w:w="500" w:type="pct"/>
          </w:tcPr>
          <w:p w14:paraId="353F8875" w14:textId="77777777" w:rsidR="00464F5A" w:rsidRPr="007036CE" w:rsidRDefault="00464F5A" w:rsidP="00464F5A">
            <w:pPr>
              <w:pStyle w:val="GOSTTablenorm"/>
            </w:pPr>
            <w:r w:rsidRPr="007036CE">
              <w:t>Строка</w:t>
            </w:r>
          </w:p>
        </w:tc>
        <w:tc>
          <w:tcPr>
            <w:tcW w:w="300" w:type="pct"/>
          </w:tcPr>
          <w:p w14:paraId="6162B2AA" w14:textId="77777777" w:rsidR="00464F5A" w:rsidRPr="007036CE" w:rsidRDefault="00464F5A" w:rsidP="00464F5A">
            <w:pPr>
              <w:pStyle w:val="GOSTTablenorm"/>
            </w:pPr>
            <w:r w:rsidRPr="007036CE">
              <w:t>Нет</w:t>
            </w:r>
          </w:p>
        </w:tc>
        <w:tc>
          <w:tcPr>
            <w:tcW w:w="317" w:type="pct"/>
          </w:tcPr>
          <w:p w14:paraId="226D0C82" w14:textId="77777777" w:rsidR="00464F5A" w:rsidRPr="007036CE" w:rsidRDefault="00FB2195" w:rsidP="00464F5A">
            <w:pPr>
              <w:pStyle w:val="GOSTTablenorm"/>
            </w:pPr>
            <w:r w:rsidRPr="007036CE">
              <w:t>=19</w:t>
            </w:r>
          </w:p>
        </w:tc>
        <w:tc>
          <w:tcPr>
            <w:tcW w:w="2030" w:type="pct"/>
          </w:tcPr>
          <w:p w14:paraId="4C85AE85" w14:textId="77777777" w:rsidR="003569F3" w:rsidRPr="007036CE" w:rsidRDefault="00464F5A" w:rsidP="005334DC">
            <w:pPr>
              <w:pStyle w:val="GOSTTablenorm"/>
            </w:pPr>
            <w:r w:rsidRPr="007036CE">
              <w:t xml:space="preserve">Указывается </w:t>
            </w:r>
            <w:r w:rsidR="00FB2195" w:rsidRPr="007036CE">
              <w:t xml:space="preserve">учетный </w:t>
            </w:r>
            <w:r w:rsidRPr="007036CE">
              <w:t xml:space="preserve">номер </w:t>
            </w:r>
            <w:r w:rsidR="00FB2195" w:rsidRPr="007036CE">
              <w:t>б</w:t>
            </w:r>
            <w:r w:rsidRPr="007036CE">
              <w:t>юджетного обязательства получателя. Заполняется если в параметре «Номер лицевого счета получателя» (</w:t>
            </w:r>
            <w:r w:rsidR="00FB2195" w:rsidRPr="007036CE">
              <w:t>PersAccRecipient</w:t>
            </w:r>
            <w:r w:rsidR="005334DC" w:rsidRPr="007036CE">
              <w:t>) указан л/с с кодом 03</w:t>
            </w:r>
          </w:p>
        </w:tc>
      </w:tr>
      <w:tr w:rsidR="00464F5A" w:rsidRPr="007036CE" w14:paraId="3D1AD2F0" w14:textId="77777777" w:rsidTr="00A03896">
        <w:tc>
          <w:tcPr>
            <w:tcW w:w="1100" w:type="pct"/>
          </w:tcPr>
          <w:p w14:paraId="69DB0FF0" w14:textId="77777777" w:rsidR="00464F5A" w:rsidRPr="007036CE" w:rsidRDefault="00464F5A" w:rsidP="00464F5A">
            <w:pPr>
              <w:pStyle w:val="GOSTTablenorm"/>
            </w:pPr>
            <w:r w:rsidRPr="007036CE">
              <w:t>Номер ДО получателя</w:t>
            </w:r>
          </w:p>
        </w:tc>
        <w:tc>
          <w:tcPr>
            <w:tcW w:w="753" w:type="pct"/>
          </w:tcPr>
          <w:p w14:paraId="13FF520B" w14:textId="77777777" w:rsidR="00464F5A" w:rsidRPr="007036CE" w:rsidRDefault="00464F5A" w:rsidP="00464F5A">
            <w:pPr>
              <w:pStyle w:val="GOSTTablenorm"/>
            </w:pPr>
            <w:r w:rsidRPr="007036CE">
              <w:t>NumbDO</w:t>
            </w:r>
          </w:p>
        </w:tc>
        <w:tc>
          <w:tcPr>
            <w:tcW w:w="500" w:type="pct"/>
          </w:tcPr>
          <w:p w14:paraId="44FB1A08" w14:textId="77777777" w:rsidR="00464F5A" w:rsidRPr="007036CE" w:rsidRDefault="00464F5A" w:rsidP="00464F5A">
            <w:pPr>
              <w:pStyle w:val="GOSTTablenorm"/>
            </w:pPr>
            <w:r w:rsidRPr="007036CE">
              <w:t>Строка</w:t>
            </w:r>
          </w:p>
        </w:tc>
        <w:tc>
          <w:tcPr>
            <w:tcW w:w="300" w:type="pct"/>
          </w:tcPr>
          <w:p w14:paraId="70227AEC" w14:textId="77777777" w:rsidR="00464F5A" w:rsidRPr="007036CE" w:rsidRDefault="00464F5A" w:rsidP="00464F5A">
            <w:pPr>
              <w:pStyle w:val="GOSTTablenorm"/>
            </w:pPr>
            <w:r w:rsidRPr="007036CE">
              <w:t>Нет</w:t>
            </w:r>
          </w:p>
        </w:tc>
        <w:tc>
          <w:tcPr>
            <w:tcW w:w="317" w:type="pct"/>
          </w:tcPr>
          <w:p w14:paraId="75D29DA7" w14:textId="77777777" w:rsidR="00464F5A" w:rsidRPr="007036CE" w:rsidRDefault="00FB2195" w:rsidP="00464F5A">
            <w:pPr>
              <w:pStyle w:val="GOSTTablenorm"/>
            </w:pPr>
            <w:r w:rsidRPr="007036CE">
              <w:t>=25</w:t>
            </w:r>
          </w:p>
        </w:tc>
        <w:tc>
          <w:tcPr>
            <w:tcW w:w="2030" w:type="pct"/>
          </w:tcPr>
          <w:p w14:paraId="2BF6FB7E" w14:textId="77777777" w:rsidR="003569F3" w:rsidRPr="007036CE" w:rsidRDefault="00464F5A" w:rsidP="005334DC">
            <w:pPr>
              <w:pStyle w:val="GOSTTablenorm"/>
            </w:pPr>
            <w:r w:rsidRPr="007036CE">
              <w:t xml:space="preserve">Указывается </w:t>
            </w:r>
            <w:r w:rsidR="00FB2195" w:rsidRPr="007036CE">
              <w:t xml:space="preserve">учетный </w:t>
            </w:r>
            <w:r w:rsidRPr="007036CE">
              <w:t xml:space="preserve">номер </w:t>
            </w:r>
            <w:r w:rsidR="00FB2195" w:rsidRPr="007036CE">
              <w:t>д</w:t>
            </w:r>
            <w:r w:rsidRPr="007036CE">
              <w:t>енежного обязательства получателя. Заполняется, если в параметре «Номер лицевого счета получателя» (</w:t>
            </w:r>
            <w:r w:rsidR="00FB2195" w:rsidRPr="007036CE">
              <w:t>PersAccRecipient</w:t>
            </w:r>
            <w:r w:rsidR="005334DC" w:rsidRPr="007036CE">
              <w:t>) указан л/с с кодом 03</w:t>
            </w:r>
          </w:p>
        </w:tc>
      </w:tr>
      <w:tr w:rsidR="00464F5A" w:rsidRPr="007036CE" w14:paraId="77B28296" w14:textId="77777777" w:rsidTr="00A03896">
        <w:tc>
          <w:tcPr>
            <w:tcW w:w="1100" w:type="pct"/>
          </w:tcPr>
          <w:p w14:paraId="491B0393" w14:textId="77777777" w:rsidR="00464F5A" w:rsidRPr="007036CE" w:rsidRDefault="00464F5A" w:rsidP="00464F5A">
            <w:pPr>
              <w:pStyle w:val="GOSTTablenorm"/>
              <w:rPr>
                <w:b/>
              </w:rPr>
            </w:pPr>
            <w:r w:rsidRPr="007036CE">
              <w:rPr>
                <w:b/>
              </w:rPr>
              <w:t>Расшифровка извещения о поступлении в иностранной валюте</w:t>
            </w:r>
          </w:p>
        </w:tc>
        <w:tc>
          <w:tcPr>
            <w:tcW w:w="753" w:type="pct"/>
          </w:tcPr>
          <w:p w14:paraId="2C64F5B2" w14:textId="77777777" w:rsidR="00464F5A" w:rsidRPr="007036CE" w:rsidRDefault="00464F5A" w:rsidP="00464F5A">
            <w:pPr>
              <w:pStyle w:val="GOSTTablenorm"/>
              <w:rPr>
                <w:b/>
              </w:rPr>
            </w:pPr>
            <w:r w:rsidRPr="007036CE">
              <w:rPr>
                <w:b/>
              </w:rPr>
              <w:t>FAHDATA</w:t>
            </w:r>
          </w:p>
        </w:tc>
        <w:tc>
          <w:tcPr>
            <w:tcW w:w="500" w:type="pct"/>
          </w:tcPr>
          <w:p w14:paraId="38327898" w14:textId="77777777" w:rsidR="00464F5A" w:rsidRPr="007036CE" w:rsidRDefault="00464F5A" w:rsidP="00464F5A">
            <w:pPr>
              <w:pStyle w:val="GOSTTablenorm"/>
            </w:pPr>
            <w:r w:rsidRPr="007036CE">
              <w:t>Массив</w:t>
            </w:r>
          </w:p>
        </w:tc>
        <w:tc>
          <w:tcPr>
            <w:tcW w:w="300" w:type="pct"/>
          </w:tcPr>
          <w:p w14:paraId="03492B46" w14:textId="77777777" w:rsidR="00464F5A" w:rsidRPr="007036CE" w:rsidRDefault="00464F5A" w:rsidP="00464F5A">
            <w:pPr>
              <w:pStyle w:val="GOSTTablenorm"/>
            </w:pPr>
            <w:r w:rsidRPr="007036CE">
              <w:t>Да</w:t>
            </w:r>
          </w:p>
        </w:tc>
        <w:tc>
          <w:tcPr>
            <w:tcW w:w="317" w:type="pct"/>
          </w:tcPr>
          <w:p w14:paraId="290DDDEB" w14:textId="77777777" w:rsidR="00464F5A" w:rsidRPr="007036CE" w:rsidRDefault="00464F5A" w:rsidP="00464F5A">
            <w:pPr>
              <w:pStyle w:val="GOSTTablenorm"/>
            </w:pPr>
            <w:r w:rsidRPr="007036CE">
              <w:t>-</w:t>
            </w:r>
          </w:p>
        </w:tc>
        <w:tc>
          <w:tcPr>
            <w:tcW w:w="2030" w:type="pct"/>
          </w:tcPr>
          <w:p w14:paraId="140750C6" w14:textId="77777777" w:rsidR="00464F5A" w:rsidRPr="007036CE" w:rsidRDefault="00464F5A" w:rsidP="00464F5A">
            <w:pPr>
              <w:pStyle w:val="GOSTTablenorm"/>
            </w:pPr>
            <w:r w:rsidRPr="007036CE">
              <w:t>-</w:t>
            </w:r>
          </w:p>
        </w:tc>
      </w:tr>
      <w:tr w:rsidR="00464F5A" w:rsidRPr="007036CE" w14:paraId="3F069279" w14:textId="77777777" w:rsidTr="00A03896">
        <w:tc>
          <w:tcPr>
            <w:tcW w:w="1100" w:type="pct"/>
          </w:tcPr>
          <w:p w14:paraId="16489959" w14:textId="77777777" w:rsidR="00464F5A" w:rsidRPr="007036CE" w:rsidRDefault="00464F5A" w:rsidP="00464F5A">
            <w:pPr>
              <w:pStyle w:val="GOSTTablenorm"/>
            </w:pPr>
            <w:r w:rsidRPr="007036CE">
              <w:t>Идентификатор строки</w:t>
            </w:r>
          </w:p>
        </w:tc>
        <w:tc>
          <w:tcPr>
            <w:tcW w:w="753" w:type="pct"/>
          </w:tcPr>
          <w:p w14:paraId="7A2FB1B0" w14:textId="77777777" w:rsidR="00464F5A" w:rsidRPr="007036CE" w:rsidRDefault="00464F5A" w:rsidP="00464F5A">
            <w:pPr>
              <w:pStyle w:val="GOSTTablenorm"/>
            </w:pPr>
            <w:r w:rsidRPr="007036CE">
              <w:rPr>
                <w:b/>
                <w:lang w:val="en-US"/>
              </w:rPr>
              <w:t>FAHDATA</w:t>
            </w:r>
            <w:r w:rsidRPr="007036CE">
              <w:rPr>
                <w:b/>
              </w:rPr>
              <w:t>:</w:t>
            </w:r>
            <w:r w:rsidRPr="007036CE">
              <w:rPr>
                <w:lang w:val="en-US"/>
              </w:rPr>
              <w:t>id</w:t>
            </w:r>
          </w:p>
        </w:tc>
        <w:tc>
          <w:tcPr>
            <w:tcW w:w="500" w:type="pct"/>
          </w:tcPr>
          <w:p w14:paraId="12C09C49" w14:textId="77777777" w:rsidR="00464F5A" w:rsidRPr="007036CE" w:rsidRDefault="00464F5A" w:rsidP="00464F5A">
            <w:pPr>
              <w:pStyle w:val="GOSTTablenorm"/>
            </w:pPr>
            <w:r w:rsidRPr="007036CE">
              <w:t>Число</w:t>
            </w:r>
          </w:p>
        </w:tc>
        <w:tc>
          <w:tcPr>
            <w:tcW w:w="300" w:type="pct"/>
          </w:tcPr>
          <w:p w14:paraId="02384D01" w14:textId="77777777" w:rsidR="00464F5A" w:rsidRPr="007036CE" w:rsidRDefault="00464F5A" w:rsidP="00464F5A">
            <w:pPr>
              <w:pStyle w:val="GOSTTablenorm"/>
            </w:pPr>
            <w:r w:rsidRPr="007036CE">
              <w:t>Да</w:t>
            </w:r>
          </w:p>
        </w:tc>
        <w:tc>
          <w:tcPr>
            <w:tcW w:w="317" w:type="pct"/>
          </w:tcPr>
          <w:p w14:paraId="44EEC07B" w14:textId="77777777" w:rsidR="00464F5A" w:rsidRPr="007036CE" w:rsidRDefault="00464F5A" w:rsidP="00464F5A">
            <w:pPr>
              <w:pStyle w:val="GOSTTablenorm"/>
            </w:pPr>
            <w:r w:rsidRPr="007036CE">
              <w:t>&lt;=20</w:t>
            </w:r>
          </w:p>
        </w:tc>
        <w:tc>
          <w:tcPr>
            <w:tcW w:w="2030" w:type="pct"/>
          </w:tcPr>
          <w:p w14:paraId="165B1378" w14:textId="77777777" w:rsidR="00464F5A" w:rsidRPr="007036CE" w:rsidRDefault="00464F5A" w:rsidP="00464F5A">
            <w:pPr>
              <w:pStyle w:val="GOSTTablenorm"/>
            </w:pPr>
            <w:r w:rsidRPr="007036CE">
              <w:t>Указывается технический идентификатор строки</w:t>
            </w:r>
          </w:p>
        </w:tc>
      </w:tr>
      <w:tr w:rsidR="00464F5A" w:rsidRPr="007036CE" w14:paraId="1F54CC32" w14:textId="77777777" w:rsidTr="00A03896">
        <w:tc>
          <w:tcPr>
            <w:tcW w:w="1100" w:type="pct"/>
          </w:tcPr>
          <w:p w14:paraId="7A2E086A" w14:textId="77777777" w:rsidR="00464F5A" w:rsidRPr="007036CE" w:rsidRDefault="00464F5A" w:rsidP="00FB2195">
            <w:pPr>
              <w:pStyle w:val="GOSTTablenorm"/>
            </w:pPr>
            <w:r w:rsidRPr="007036CE">
              <w:t>КБК получателя</w:t>
            </w:r>
          </w:p>
        </w:tc>
        <w:tc>
          <w:tcPr>
            <w:tcW w:w="753" w:type="pct"/>
          </w:tcPr>
          <w:p w14:paraId="5305D041" w14:textId="77777777" w:rsidR="00464F5A" w:rsidRPr="007036CE" w:rsidRDefault="00464F5A" w:rsidP="00464F5A">
            <w:pPr>
              <w:pStyle w:val="GOSTTablenorm"/>
            </w:pPr>
            <w:r w:rsidRPr="007036CE">
              <w:rPr>
                <w:b/>
                <w:lang w:val="en-US"/>
              </w:rPr>
              <w:t>FAHDATA</w:t>
            </w:r>
            <w:r w:rsidRPr="007036CE">
              <w:rPr>
                <w:b/>
              </w:rPr>
              <w:t>:</w:t>
            </w:r>
            <w:r w:rsidRPr="007036CE">
              <w:t>KBK</w:t>
            </w:r>
          </w:p>
        </w:tc>
        <w:tc>
          <w:tcPr>
            <w:tcW w:w="500" w:type="pct"/>
          </w:tcPr>
          <w:p w14:paraId="2113304C" w14:textId="77777777" w:rsidR="00464F5A" w:rsidRPr="007036CE" w:rsidRDefault="00464F5A" w:rsidP="00464F5A">
            <w:pPr>
              <w:pStyle w:val="GOSTTablenorm"/>
            </w:pPr>
            <w:r w:rsidRPr="007036CE">
              <w:t>Строка</w:t>
            </w:r>
          </w:p>
        </w:tc>
        <w:tc>
          <w:tcPr>
            <w:tcW w:w="300" w:type="pct"/>
          </w:tcPr>
          <w:p w14:paraId="78308F8D" w14:textId="77777777" w:rsidR="00464F5A" w:rsidRPr="007036CE" w:rsidRDefault="00464F5A" w:rsidP="00464F5A">
            <w:pPr>
              <w:pStyle w:val="GOSTTablenorm"/>
            </w:pPr>
            <w:r w:rsidRPr="007036CE">
              <w:t>Да</w:t>
            </w:r>
          </w:p>
        </w:tc>
        <w:tc>
          <w:tcPr>
            <w:tcW w:w="317" w:type="pct"/>
          </w:tcPr>
          <w:p w14:paraId="79FFFA0C" w14:textId="77777777" w:rsidR="00464F5A" w:rsidRPr="007036CE" w:rsidRDefault="00BA6FBE" w:rsidP="00464F5A">
            <w:pPr>
              <w:pStyle w:val="GOSTTablenorm"/>
            </w:pPr>
            <w:r w:rsidRPr="007036CE">
              <w:rPr>
                <w:lang w:val="en-US"/>
              </w:rPr>
              <w:t>&lt;</w:t>
            </w:r>
            <w:r w:rsidR="00464F5A" w:rsidRPr="007036CE">
              <w:t>=</w:t>
            </w:r>
            <w:r w:rsidR="00464F5A" w:rsidRPr="007036CE">
              <w:rPr>
                <w:lang w:val="en-US"/>
              </w:rPr>
              <w:t>2</w:t>
            </w:r>
            <w:r w:rsidR="00464F5A" w:rsidRPr="007036CE">
              <w:t>0</w:t>
            </w:r>
          </w:p>
        </w:tc>
        <w:tc>
          <w:tcPr>
            <w:tcW w:w="2030" w:type="pct"/>
          </w:tcPr>
          <w:p w14:paraId="6C2898DD" w14:textId="77777777" w:rsidR="00464F5A" w:rsidRPr="007036CE" w:rsidRDefault="0037412D" w:rsidP="00FB2195">
            <w:pPr>
              <w:pStyle w:val="GOSTTablenorm"/>
            </w:pPr>
            <w:r w:rsidRPr="007036CE">
              <w:t>По л/с с кодом 03, 08, 09, 10 у</w:t>
            </w:r>
            <w:r w:rsidR="00464F5A" w:rsidRPr="007036CE">
              <w:t xml:space="preserve">казывается код по бюджетной классификации для отражения операции на ЛС </w:t>
            </w:r>
            <w:r w:rsidR="00FB2195" w:rsidRPr="007036CE">
              <w:t>получателя</w:t>
            </w:r>
            <w:r w:rsidRPr="007036CE">
              <w:t>.</w:t>
            </w:r>
          </w:p>
          <w:p w14:paraId="6C7D55E3" w14:textId="77777777" w:rsidR="0037412D" w:rsidRPr="007036CE" w:rsidRDefault="0037412D" w:rsidP="00FB2195">
            <w:pPr>
              <w:pStyle w:val="GOSTTablenorm"/>
            </w:pPr>
            <w:r w:rsidRPr="007036CE">
              <w:t>По л/с с кодом 05 указывается «Код главы», состоящий из 3 сим</w:t>
            </w:r>
            <w:r w:rsidRPr="007036CE">
              <w:lastRenderedPageBreak/>
              <w:t>волов</w:t>
            </w:r>
          </w:p>
        </w:tc>
      </w:tr>
      <w:tr w:rsidR="00464F5A" w:rsidRPr="007036CE" w14:paraId="73BC328C" w14:textId="77777777" w:rsidTr="00A03896">
        <w:tc>
          <w:tcPr>
            <w:tcW w:w="1100" w:type="pct"/>
          </w:tcPr>
          <w:p w14:paraId="132A4ED7" w14:textId="77777777" w:rsidR="00464F5A" w:rsidRPr="007036CE" w:rsidRDefault="00464F5A" w:rsidP="00D52BBB">
            <w:pPr>
              <w:pStyle w:val="GOSTTablenorm"/>
            </w:pPr>
            <w:r w:rsidRPr="007036CE">
              <w:lastRenderedPageBreak/>
              <w:t>Тип КБК получателя</w:t>
            </w:r>
          </w:p>
        </w:tc>
        <w:tc>
          <w:tcPr>
            <w:tcW w:w="753" w:type="pct"/>
          </w:tcPr>
          <w:p w14:paraId="591F5C2E" w14:textId="77777777" w:rsidR="00464F5A" w:rsidRPr="007036CE" w:rsidRDefault="00464F5A" w:rsidP="00464F5A">
            <w:pPr>
              <w:pStyle w:val="GOSTTablenorm"/>
            </w:pPr>
            <w:r w:rsidRPr="007036CE">
              <w:rPr>
                <w:b/>
                <w:lang w:val="en-US"/>
              </w:rPr>
              <w:t>FAHDATA</w:t>
            </w:r>
            <w:r w:rsidRPr="007036CE">
              <w:rPr>
                <w:b/>
              </w:rPr>
              <w:t>:</w:t>
            </w:r>
            <w:r w:rsidRPr="007036CE">
              <w:t>KBKType</w:t>
            </w:r>
          </w:p>
        </w:tc>
        <w:tc>
          <w:tcPr>
            <w:tcW w:w="500" w:type="pct"/>
          </w:tcPr>
          <w:p w14:paraId="232034E4" w14:textId="77777777" w:rsidR="00464F5A" w:rsidRPr="007036CE" w:rsidRDefault="00464F5A" w:rsidP="00464F5A">
            <w:pPr>
              <w:pStyle w:val="GOSTTablenorm"/>
            </w:pPr>
            <w:r w:rsidRPr="007036CE">
              <w:t>Строка</w:t>
            </w:r>
          </w:p>
        </w:tc>
        <w:tc>
          <w:tcPr>
            <w:tcW w:w="300" w:type="pct"/>
          </w:tcPr>
          <w:p w14:paraId="2599E30D" w14:textId="77777777" w:rsidR="00464F5A" w:rsidRPr="007036CE" w:rsidRDefault="00D8635B" w:rsidP="00464F5A">
            <w:pPr>
              <w:pStyle w:val="GOSTTablenorm"/>
            </w:pPr>
            <w:r w:rsidRPr="007036CE">
              <w:t>Нет</w:t>
            </w:r>
          </w:p>
        </w:tc>
        <w:tc>
          <w:tcPr>
            <w:tcW w:w="317" w:type="pct"/>
          </w:tcPr>
          <w:p w14:paraId="1BA8237F" w14:textId="77777777" w:rsidR="00464F5A" w:rsidRPr="007036CE" w:rsidRDefault="00464F5A" w:rsidP="00464F5A">
            <w:pPr>
              <w:pStyle w:val="GOSTTablenorm"/>
            </w:pPr>
            <w:r w:rsidRPr="007036CE">
              <w:t>=2</w:t>
            </w:r>
          </w:p>
        </w:tc>
        <w:tc>
          <w:tcPr>
            <w:tcW w:w="2030" w:type="pct"/>
          </w:tcPr>
          <w:p w14:paraId="1C667457" w14:textId="77777777" w:rsidR="00464F5A" w:rsidRPr="007036CE" w:rsidRDefault="00D8635B" w:rsidP="00464F5A">
            <w:pPr>
              <w:pStyle w:val="GOSTTablenorm"/>
            </w:pPr>
            <w:r w:rsidRPr="007036CE">
              <w:t>По л/с с кодом 03, 08, 09, 10</w:t>
            </w:r>
            <w:r w:rsidR="00E8099F" w:rsidRPr="007036CE">
              <w:t xml:space="preserve"> </w:t>
            </w:r>
            <w:r w:rsidRPr="007036CE">
              <w:t>у</w:t>
            </w:r>
            <w:r w:rsidR="00464F5A" w:rsidRPr="007036CE">
              <w:t xml:space="preserve">казывается тип кода по бюджетной классификации </w:t>
            </w:r>
            <w:r w:rsidR="00FB2195" w:rsidRPr="007036CE">
              <w:t>получателя.</w:t>
            </w:r>
          </w:p>
          <w:p w14:paraId="2189DFBC" w14:textId="77777777" w:rsidR="00FB2195" w:rsidRPr="007036CE" w:rsidRDefault="00FB2195" w:rsidP="00FB2195">
            <w:pPr>
              <w:pStyle w:val="GOSTTablenorm"/>
            </w:pPr>
            <w:r w:rsidRPr="007036CE">
              <w:t>Возможные значения:</w:t>
            </w:r>
          </w:p>
          <w:p w14:paraId="4158F6A1" w14:textId="77777777" w:rsidR="00FB2195" w:rsidRPr="007036CE" w:rsidRDefault="00FB2195" w:rsidP="00FB2195">
            <w:pPr>
              <w:pStyle w:val="GOSTTableListMark1"/>
              <w:numPr>
                <w:ilvl w:val="0"/>
                <w:numId w:val="2"/>
              </w:numPr>
            </w:pPr>
            <w:r w:rsidRPr="007036CE">
              <w:t xml:space="preserve">«10» </w:t>
            </w:r>
            <w:r w:rsidR="004060F4" w:rsidRPr="007036CE">
              <w:t>–</w:t>
            </w:r>
            <w:r w:rsidRPr="007036CE">
              <w:t xml:space="preserve"> Расходы;</w:t>
            </w:r>
          </w:p>
          <w:p w14:paraId="0CFA5555" w14:textId="77777777" w:rsidR="00FB2195" w:rsidRPr="007036CE" w:rsidRDefault="00FB2195" w:rsidP="00FB2195">
            <w:pPr>
              <w:pStyle w:val="GOSTTableListMark1"/>
              <w:numPr>
                <w:ilvl w:val="0"/>
                <w:numId w:val="2"/>
              </w:numPr>
            </w:pPr>
            <w:r w:rsidRPr="007036CE">
              <w:t xml:space="preserve">«11» </w:t>
            </w:r>
            <w:r w:rsidR="004060F4" w:rsidRPr="007036CE">
              <w:t>–</w:t>
            </w:r>
            <w:r w:rsidRPr="007036CE">
              <w:t xml:space="preserve"> Лимитируемые расходы;</w:t>
            </w:r>
          </w:p>
          <w:p w14:paraId="7AA8655B" w14:textId="77777777" w:rsidR="00FB2195" w:rsidRPr="007036CE" w:rsidRDefault="00FB2195" w:rsidP="00FB2195">
            <w:pPr>
              <w:pStyle w:val="GOSTTableListMark1"/>
              <w:numPr>
                <w:ilvl w:val="0"/>
                <w:numId w:val="2"/>
              </w:numPr>
            </w:pPr>
            <w:r w:rsidRPr="007036CE">
              <w:t xml:space="preserve">«12» </w:t>
            </w:r>
            <w:r w:rsidR="004060F4" w:rsidRPr="007036CE">
              <w:t>–</w:t>
            </w:r>
            <w:r w:rsidRPr="007036CE">
              <w:t xml:space="preserve"> Нелимитруемые расходы;</w:t>
            </w:r>
          </w:p>
          <w:p w14:paraId="29455F34" w14:textId="77777777" w:rsidR="00FB2195" w:rsidRPr="007036CE" w:rsidRDefault="00FB2195" w:rsidP="00FB2195">
            <w:pPr>
              <w:pStyle w:val="GOSTTableListMark1"/>
              <w:numPr>
                <w:ilvl w:val="0"/>
                <w:numId w:val="2"/>
              </w:numPr>
            </w:pPr>
            <w:r w:rsidRPr="007036CE">
              <w:t xml:space="preserve">«30» </w:t>
            </w:r>
            <w:r w:rsidR="004060F4" w:rsidRPr="007036CE">
              <w:t>–</w:t>
            </w:r>
            <w:r w:rsidRPr="007036CE">
              <w:t xml:space="preserve"> Источники;</w:t>
            </w:r>
          </w:p>
          <w:p w14:paraId="65620D34" w14:textId="77777777" w:rsidR="00FB2195" w:rsidRPr="007036CE" w:rsidRDefault="00FB2195" w:rsidP="00FB2195">
            <w:pPr>
              <w:pStyle w:val="GOSTTableListMark1"/>
              <w:numPr>
                <w:ilvl w:val="0"/>
                <w:numId w:val="2"/>
              </w:numPr>
            </w:pPr>
            <w:r w:rsidRPr="007036CE">
              <w:t xml:space="preserve">«31» </w:t>
            </w:r>
            <w:r w:rsidR="004060F4" w:rsidRPr="007036CE">
              <w:t>–</w:t>
            </w:r>
            <w:r w:rsidRPr="007036CE">
              <w:t xml:space="preserve"> Внутренние источники;</w:t>
            </w:r>
          </w:p>
          <w:p w14:paraId="7DA17062" w14:textId="77777777" w:rsidR="00FB2195" w:rsidRPr="007036CE" w:rsidRDefault="00FB2195" w:rsidP="00FB2195">
            <w:pPr>
              <w:pStyle w:val="GOSTTableListMark1"/>
              <w:numPr>
                <w:ilvl w:val="0"/>
                <w:numId w:val="2"/>
              </w:numPr>
            </w:pPr>
            <w:r w:rsidRPr="007036CE">
              <w:t xml:space="preserve">«32» </w:t>
            </w:r>
            <w:r w:rsidR="004060F4" w:rsidRPr="007036CE">
              <w:t>–</w:t>
            </w:r>
            <w:r w:rsidRPr="007036CE">
              <w:t xml:space="preserve"> Внешние источники</w:t>
            </w:r>
            <w:r w:rsidR="0075038A" w:rsidRPr="007036CE">
              <w:t>.</w:t>
            </w:r>
          </w:p>
          <w:p w14:paraId="35616067" w14:textId="77777777" w:rsidR="0075038A" w:rsidRPr="007036CE" w:rsidRDefault="0075038A" w:rsidP="0075038A">
            <w:pPr>
              <w:pStyle w:val="GOSTTablenorm"/>
            </w:pPr>
            <w:r w:rsidRPr="007036CE">
              <w:t>По л/с с кодом 05 не заполняется</w:t>
            </w:r>
          </w:p>
        </w:tc>
      </w:tr>
      <w:tr w:rsidR="00464F5A" w:rsidRPr="007036CE" w14:paraId="550CAFAE" w14:textId="77777777" w:rsidTr="00A03896">
        <w:tc>
          <w:tcPr>
            <w:tcW w:w="1100" w:type="pct"/>
          </w:tcPr>
          <w:p w14:paraId="15EC0A9D" w14:textId="77777777" w:rsidR="00464F5A" w:rsidRPr="007036CE" w:rsidRDefault="00464F5A" w:rsidP="00D52BBB">
            <w:pPr>
              <w:pStyle w:val="GOSTTablenorm"/>
            </w:pPr>
            <w:r w:rsidRPr="007036CE">
              <w:t>Вид КБК получателя</w:t>
            </w:r>
          </w:p>
        </w:tc>
        <w:tc>
          <w:tcPr>
            <w:tcW w:w="753" w:type="pct"/>
          </w:tcPr>
          <w:p w14:paraId="1B5FF64A" w14:textId="77777777" w:rsidR="00464F5A" w:rsidRPr="007036CE" w:rsidRDefault="00464F5A" w:rsidP="00464F5A">
            <w:pPr>
              <w:pStyle w:val="GOSTTablenorm"/>
              <w:rPr>
                <w:lang w:val="en-US"/>
              </w:rPr>
            </w:pPr>
            <w:r w:rsidRPr="007036CE">
              <w:rPr>
                <w:b/>
                <w:lang w:val="en-US"/>
              </w:rPr>
              <w:t>FAHDATA</w:t>
            </w:r>
            <w:r w:rsidRPr="007036CE">
              <w:rPr>
                <w:b/>
              </w:rPr>
              <w:t>:</w:t>
            </w:r>
            <w:r w:rsidRPr="007036CE">
              <w:rPr>
                <w:lang w:val="en-US"/>
              </w:rPr>
              <w:t>Sort</w:t>
            </w:r>
            <w:r w:rsidRPr="007036CE">
              <w:t>KBK</w:t>
            </w:r>
          </w:p>
        </w:tc>
        <w:tc>
          <w:tcPr>
            <w:tcW w:w="500" w:type="pct"/>
          </w:tcPr>
          <w:p w14:paraId="4B7832C6" w14:textId="77777777" w:rsidR="00464F5A" w:rsidRPr="007036CE" w:rsidRDefault="00464F5A" w:rsidP="00464F5A">
            <w:pPr>
              <w:pStyle w:val="GOSTTablenorm"/>
            </w:pPr>
            <w:r w:rsidRPr="007036CE">
              <w:t>Число</w:t>
            </w:r>
          </w:p>
        </w:tc>
        <w:tc>
          <w:tcPr>
            <w:tcW w:w="300" w:type="pct"/>
          </w:tcPr>
          <w:p w14:paraId="5D40B11E" w14:textId="77777777" w:rsidR="00464F5A" w:rsidRPr="007036CE" w:rsidRDefault="00464F5A" w:rsidP="00464F5A">
            <w:pPr>
              <w:pStyle w:val="GOSTTablenorm"/>
            </w:pPr>
            <w:r w:rsidRPr="007036CE">
              <w:t>Нет</w:t>
            </w:r>
          </w:p>
        </w:tc>
        <w:tc>
          <w:tcPr>
            <w:tcW w:w="317" w:type="pct"/>
          </w:tcPr>
          <w:p w14:paraId="15D7A7EA" w14:textId="77777777" w:rsidR="00464F5A" w:rsidRPr="007036CE" w:rsidRDefault="00464F5A" w:rsidP="00464F5A">
            <w:pPr>
              <w:pStyle w:val="GOSTTablenorm"/>
            </w:pPr>
            <w:r w:rsidRPr="007036CE">
              <w:t>=1</w:t>
            </w:r>
          </w:p>
        </w:tc>
        <w:tc>
          <w:tcPr>
            <w:tcW w:w="2030" w:type="pct"/>
          </w:tcPr>
          <w:p w14:paraId="0D517196" w14:textId="77777777" w:rsidR="00FB2195" w:rsidRPr="007036CE" w:rsidRDefault="00464F5A" w:rsidP="00464F5A">
            <w:pPr>
              <w:pStyle w:val="GOSTTablenorm"/>
            </w:pPr>
            <w:r w:rsidRPr="007036CE">
              <w:t xml:space="preserve">Указывается вид </w:t>
            </w:r>
            <w:r w:rsidR="00FB2195" w:rsidRPr="007036CE">
              <w:t>кода по бюджетной классификации получателя</w:t>
            </w:r>
            <w:r w:rsidRPr="007036CE">
              <w:t>.</w:t>
            </w:r>
          </w:p>
          <w:p w14:paraId="087F361A" w14:textId="77777777" w:rsidR="00464F5A" w:rsidRPr="007036CE" w:rsidRDefault="00FB2195" w:rsidP="00464F5A">
            <w:pPr>
              <w:pStyle w:val="GOSTTablenorm"/>
            </w:pPr>
            <w:r w:rsidRPr="007036CE">
              <w:t>Возможные</w:t>
            </w:r>
            <w:r w:rsidR="00464F5A" w:rsidRPr="007036CE">
              <w:t xml:space="preserve"> значения:</w:t>
            </w:r>
          </w:p>
          <w:p w14:paraId="134B362D" w14:textId="77777777" w:rsidR="00464F5A" w:rsidRPr="007036CE" w:rsidRDefault="00464F5A" w:rsidP="00464F5A">
            <w:pPr>
              <w:pStyle w:val="GOSTTableListMark1"/>
            </w:pPr>
            <w:r w:rsidRPr="007036CE">
              <w:t xml:space="preserve">«4» </w:t>
            </w:r>
            <w:r w:rsidR="004060F4" w:rsidRPr="007036CE">
              <w:t>–</w:t>
            </w:r>
            <w:r w:rsidRPr="007036CE">
              <w:t xml:space="preserve"> «Поступления по источникам»;</w:t>
            </w:r>
          </w:p>
          <w:p w14:paraId="476A0EB3" w14:textId="77777777" w:rsidR="00464F5A" w:rsidRPr="007036CE" w:rsidRDefault="00464F5A" w:rsidP="00464F5A">
            <w:pPr>
              <w:pStyle w:val="GOSTTableListMark1"/>
            </w:pPr>
            <w:r w:rsidRPr="007036CE">
              <w:t xml:space="preserve">«5» </w:t>
            </w:r>
            <w:r w:rsidR="004060F4" w:rsidRPr="007036CE">
              <w:t>–</w:t>
            </w:r>
            <w:r w:rsidRPr="007036CE">
              <w:t xml:space="preserve"> «Выплаты по источникам».</w:t>
            </w:r>
          </w:p>
          <w:p w14:paraId="4AC2C544" w14:textId="77777777" w:rsidR="00464F5A" w:rsidRPr="007036CE" w:rsidRDefault="00464F5A" w:rsidP="00464F5A">
            <w:pPr>
              <w:pStyle w:val="GOSTTablenorm"/>
            </w:pPr>
            <w:r w:rsidRPr="007036CE">
              <w:t xml:space="preserve">Обязателен для заполнения, если в параметре «Номер лицевого счета получателя» </w:t>
            </w:r>
            <w:r w:rsidR="00323497" w:rsidRPr="007036CE">
              <w:t xml:space="preserve">(PersAccRecipient) </w:t>
            </w:r>
            <w:r w:rsidRPr="007036CE">
              <w:t>указан л/с с кодом 08, 09</w:t>
            </w:r>
            <w:r w:rsidR="00B3783F" w:rsidRPr="007036CE">
              <w:t>.</w:t>
            </w:r>
          </w:p>
          <w:p w14:paraId="2D168C2F" w14:textId="77777777" w:rsidR="0075038A" w:rsidRPr="007036CE" w:rsidRDefault="00B3783F" w:rsidP="00464F5A">
            <w:pPr>
              <w:pStyle w:val="GOSTTablenorm"/>
            </w:pPr>
            <w:r w:rsidRPr="007036CE">
              <w:t>В иных случаях</w:t>
            </w:r>
            <w:r w:rsidR="0075038A" w:rsidRPr="007036CE">
              <w:t xml:space="preserve"> не заполняется</w:t>
            </w:r>
          </w:p>
        </w:tc>
      </w:tr>
      <w:tr w:rsidR="0075038A" w:rsidRPr="007036CE" w14:paraId="424CD0C5" w14:textId="77777777" w:rsidTr="00A03896">
        <w:tc>
          <w:tcPr>
            <w:tcW w:w="1100" w:type="pct"/>
          </w:tcPr>
          <w:p w14:paraId="62BC806C" w14:textId="77777777" w:rsidR="0075038A" w:rsidRPr="007036CE" w:rsidRDefault="0075038A" w:rsidP="0075038A">
            <w:pPr>
              <w:pStyle w:val="GOSTTablenorm"/>
            </w:pPr>
            <w:r w:rsidRPr="007036CE">
              <w:t>Код цели (аналитический код)</w:t>
            </w:r>
          </w:p>
        </w:tc>
        <w:tc>
          <w:tcPr>
            <w:tcW w:w="753" w:type="pct"/>
          </w:tcPr>
          <w:p w14:paraId="7497A3BF" w14:textId="77777777" w:rsidR="0075038A" w:rsidRPr="007036CE" w:rsidRDefault="0075038A" w:rsidP="0075038A">
            <w:pPr>
              <w:pStyle w:val="GOSTTablenorm"/>
              <w:rPr>
                <w:b/>
                <w:lang w:val="en-US"/>
              </w:rPr>
            </w:pPr>
            <w:r w:rsidRPr="007036CE">
              <w:rPr>
                <w:b/>
                <w:lang w:val="en-US"/>
              </w:rPr>
              <w:t>FAHDATA</w:t>
            </w:r>
            <w:r w:rsidRPr="007036CE">
              <w:rPr>
                <w:b/>
              </w:rPr>
              <w:t>:</w:t>
            </w:r>
            <w:r w:rsidRPr="007036CE">
              <w:t>AnalyticCode</w:t>
            </w:r>
          </w:p>
        </w:tc>
        <w:tc>
          <w:tcPr>
            <w:tcW w:w="500" w:type="pct"/>
          </w:tcPr>
          <w:p w14:paraId="7871C188" w14:textId="77777777" w:rsidR="0075038A" w:rsidRPr="007036CE" w:rsidRDefault="0075038A" w:rsidP="0075038A">
            <w:pPr>
              <w:pStyle w:val="GOSTTablenorm"/>
            </w:pPr>
            <w:r w:rsidRPr="007036CE">
              <w:t>Строка</w:t>
            </w:r>
          </w:p>
        </w:tc>
        <w:tc>
          <w:tcPr>
            <w:tcW w:w="300" w:type="pct"/>
          </w:tcPr>
          <w:p w14:paraId="3F1A7505" w14:textId="77777777" w:rsidR="0075038A" w:rsidRPr="007036CE" w:rsidRDefault="0075038A" w:rsidP="0075038A">
            <w:pPr>
              <w:pStyle w:val="GOSTTablenorm"/>
            </w:pPr>
            <w:r w:rsidRPr="007036CE">
              <w:t>Нет</w:t>
            </w:r>
          </w:p>
        </w:tc>
        <w:tc>
          <w:tcPr>
            <w:tcW w:w="317" w:type="pct"/>
          </w:tcPr>
          <w:p w14:paraId="750808F8" w14:textId="77777777" w:rsidR="0075038A" w:rsidRPr="007036CE" w:rsidRDefault="0075038A" w:rsidP="0075038A">
            <w:pPr>
              <w:pStyle w:val="GOSTTablenorm"/>
            </w:pPr>
            <w:r w:rsidRPr="007036CE">
              <w:t>&lt;=</w:t>
            </w:r>
            <w:r w:rsidRPr="007036CE">
              <w:rPr>
                <w:lang w:val="en-US"/>
              </w:rPr>
              <w:t>25</w:t>
            </w:r>
          </w:p>
        </w:tc>
        <w:tc>
          <w:tcPr>
            <w:tcW w:w="2030" w:type="pct"/>
          </w:tcPr>
          <w:p w14:paraId="504D0F39" w14:textId="77777777" w:rsidR="0075038A" w:rsidRPr="007036CE" w:rsidRDefault="0075038A" w:rsidP="0075038A">
            <w:pPr>
              <w:pStyle w:val="GOSTTablenorm"/>
            </w:pPr>
            <w:r w:rsidRPr="007036CE">
              <w:t>Указывается код цели (аналитический код) для отражения операции на ЛС получателя. По л/с с кодом 05 может указываться идентификационный код выплаты или идентификационный код поступления.</w:t>
            </w:r>
          </w:p>
          <w:p w14:paraId="374DE4BC" w14:textId="77777777" w:rsidR="0075038A" w:rsidRPr="007036CE" w:rsidRDefault="0075038A" w:rsidP="00B9089D">
            <w:pPr>
              <w:pStyle w:val="GOSTTablenorm"/>
            </w:pPr>
            <w:r w:rsidRPr="007036CE">
              <w:t>По л/с с кодом 03, 08, 09, 10 не заполняется</w:t>
            </w:r>
          </w:p>
        </w:tc>
      </w:tr>
      <w:tr w:rsidR="00AD341A" w:rsidRPr="007036CE" w14:paraId="44B5FDCC" w14:textId="77777777" w:rsidTr="00F25EA9">
        <w:tc>
          <w:tcPr>
            <w:tcW w:w="1100" w:type="pct"/>
          </w:tcPr>
          <w:p w14:paraId="17F1F28E" w14:textId="77777777" w:rsidR="00AD341A" w:rsidRPr="007036CE" w:rsidRDefault="00AD341A" w:rsidP="00F25EA9">
            <w:pPr>
              <w:pStyle w:val="GOSTTablenorm"/>
            </w:pPr>
            <w:r w:rsidRPr="007036CE">
              <w:t>Признак учета БА, ЛБО на ЛС получателя</w:t>
            </w:r>
          </w:p>
        </w:tc>
        <w:tc>
          <w:tcPr>
            <w:tcW w:w="753" w:type="pct"/>
          </w:tcPr>
          <w:p w14:paraId="37F2F506" w14:textId="77777777" w:rsidR="00AD341A" w:rsidRPr="007036CE" w:rsidRDefault="00AD341A" w:rsidP="00F25EA9">
            <w:pPr>
              <w:pStyle w:val="GOSTTablenorm"/>
            </w:pPr>
            <w:r w:rsidRPr="007036CE">
              <w:rPr>
                <w:b/>
                <w:lang w:val="en-US"/>
              </w:rPr>
              <w:t>FAHDATA</w:t>
            </w:r>
            <w:r w:rsidRPr="007036CE">
              <w:rPr>
                <w:b/>
              </w:rPr>
              <w:t>:</w:t>
            </w:r>
            <w:r w:rsidRPr="007036CE">
              <w:t>FAHBALBOAccRec</w:t>
            </w:r>
          </w:p>
        </w:tc>
        <w:tc>
          <w:tcPr>
            <w:tcW w:w="500" w:type="pct"/>
          </w:tcPr>
          <w:p w14:paraId="7EAEACEF" w14:textId="77777777" w:rsidR="00AD341A" w:rsidRPr="007036CE" w:rsidRDefault="00AD341A" w:rsidP="00F25EA9">
            <w:pPr>
              <w:pStyle w:val="GOSTTablenorm"/>
            </w:pPr>
            <w:r w:rsidRPr="007036CE">
              <w:t>Логический</w:t>
            </w:r>
          </w:p>
        </w:tc>
        <w:tc>
          <w:tcPr>
            <w:tcW w:w="300" w:type="pct"/>
          </w:tcPr>
          <w:p w14:paraId="0E2D5127" w14:textId="77777777" w:rsidR="00AD341A" w:rsidRPr="007036CE" w:rsidRDefault="00AD341A" w:rsidP="00F25EA9">
            <w:pPr>
              <w:pStyle w:val="GOSTTablenorm"/>
            </w:pPr>
            <w:r w:rsidRPr="007036CE">
              <w:t>Нет</w:t>
            </w:r>
          </w:p>
        </w:tc>
        <w:tc>
          <w:tcPr>
            <w:tcW w:w="317" w:type="pct"/>
          </w:tcPr>
          <w:p w14:paraId="7B8EF040" w14:textId="77777777" w:rsidR="00AD341A" w:rsidRPr="007036CE" w:rsidRDefault="00AD341A" w:rsidP="00F25EA9">
            <w:pPr>
              <w:pStyle w:val="GOSTTablenorm"/>
            </w:pPr>
            <w:r w:rsidRPr="007036CE">
              <w:t>-</w:t>
            </w:r>
          </w:p>
        </w:tc>
        <w:tc>
          <w:tcPr>
            <w:tcW w:w="2030" w:type="pct"/>
          </w:tcPr>
          <w:p w14:paraId="35A3B219" w14:textId="77777777" w:rsidR="00AD341A" w:rsidRPr="007036CE" w:rsidRDefault="00AD341A" w:rsidP="00F25EA9">
            <w:pPr>
              <w:pStyle w:val="GOSTTablenorm"/>
            </w:pPr>
            <w:r w:rsidRPr="007036CE">
              <w:t>Указывается признак учета БА, ЛБО на ЛС получателя.</w:t>
            </w:r>
          </w:p>
          <w:p w14:paraId="63F443D1" w14:textId="77777777" w:rsidR="00AD341A" w:rsidRPr="007036CE" w:rsidRDefault="00AD341A" w:rsidP="00F25EA9">
            <w:pPr>
              <w:pStyle w:val="GOSTTablenorm"/>
            </w:pPr>
            <w:r w:rsidRPr="007036CE">
              <w:t>Может принимать значения:</w:t>
            </w:r>
          </w:p>
          <w:p w14:paraId="2CDAA7DB" w14:textId="77777777" w:rsidR="00AD341A" w:rsidRPr="007036CE" w:rsidRDefault="00AD341A" w:rsidP="00F25EA9">
            <w:pPr>
              <w:pStyle w:val="GOSTTableListMark1"/>
            </w:pPr>
            <w:r w:rsidRPr="007036CE">
              <w:t xml:space="preserve">«true» </w:t>
            </w:r>
            <w:r w:rsidR="004060F4" w:rsidRPr="007036CE">
              <w:t>–</w:t>
            </w:r>
            <w:r w:rsidRPr="007036CE">
              <w:t xml:space="preserve"> Да;</w:t>
            </w:r>
          </w:p>
          <w:p w14:paraId="5B664ADB" w14:textId="77777777" w:rsidR="00AD341A" w:rsidRPr="007036CE" w:rsidRDefault="00AD341A" w:rsidP="00F25EA9">
            <w:pPr>
              <w:pStyle w:val="GOSTTableListMark1"/>
            </w:pPr>
            <w:r w:rsidRPr="007036CE">
              <w:t xml:space="preserve">«false» </w:t>
            </w:r>
            <w:r w:rsidR="004060F4" w:rsidRPr="007036CE">
              <w:t>–</w:t>
            </w:r>
            <w:r w:rsidRPr="007036CE">
              <w:t xml:space="preserve"> Нет.</w:t>
            </w:r>
          </w:p>
          <w:p w14:paraId="7E52ACA4" w14:textId="77777777" w:rsidR="00AD341A" w:rsidRPr="007036CE" w:rsidRDefault="00AD341A" w:rsidP="00B9089D">
            <w:pPr>
              <w:pStyle w:val="GOSTTablenorm"/>
            </w:pPr>
            <w:r w:rsidRPr="007036CE">
              <w:t xml:space="preserve">Обязателен для заполнения, если в параметре «Номер лицевого </w:t>
            </w:r>
            <w:r w:rsidRPr="007036CE">
              <w:lastRenderedPageBreak/>
              <w:t>счета получателя» (PersAccRecipient) указан л/с с кодом 03, 08, 09, 10. По л/с с кодом 05 не заполняется</w:t>
            </w:r>
          </w:p>
        </w:tc>
      </w:tr>
      <w:tr w:rsidR="0075038A" w:rsidRPr="007036CE" w14:paraId="376D23A0" w14:textId="77777777" w:rsidTr="00A03896">
        <w:tc>
          <w:tcPr>
            <w:tcW w:w="1100" w:type="pct"/>
          </w:tcPr>
          <w:p w14:paraId="14D65C72" w14:textId="77777777" w:rsidR="0075038A" w:rsidRPr="007036CE" w:rsidRDefault="0075038A" w:rsidP="0075038A">
            <w:pPr>
              <w:pStyle w:val="GOSTTablenorm"/>
            </w:pPr>
            <w:r w:rsidRPr="007036CE">
              <w:lastRenderedPageBreak/>
              <w:t>Сумма в валюте документа</w:t>
            </w:r>
          </w:p>
        </w:tc>
        <w:tc>
          <w:tcPr>
            <w:tcW w:w="753" w:type="pct"/>
          </w:tcPr>
          <w:p w14:paraId="7EA53303" w14:textId="77777777" w:rsidR="0075038A" w:rsidRPr="007036CE" w:rsidRDefault="0075038A" w:rsidP="0075038A">
            <w:pPr>
              <w:pStyle w:val="GOSTTablenorm"/>
            </w:pPr>
            <w:r w:rsidRPr="007036CE">
              <w:rPr>
                <w:b/>
                <w:lang w:val="en-US"/>
              </w:rPr>
              <w:t>FAHDATA</w:t>
            </w:r>
            <w:r w:rsidRPr="007036CE">
              <w:rPr>
                <w:b/>
              </w:rPr>
              <w:t>:</w:t>
            </w:r>
            <w:r w:rsidRPr="007036CE">
              <w:t>SumForeignCurr</w:t>
            </w:r>
          </w:p>
        </w:tc>
        <w:tc>
          <w:tcPr>
            <w:tcW w:w="500" w:type="pct"/>
          </w:tcPr>
          <w:p w14:paraId="22A303BC" w14:textId="77777777" w:rsidR="0075038A" w:rsidRPr="007036CE" w:rsidRDefault="0075038A" w:rsidP="0075038A">
            <w:pPr>
              <w:pStyle w:val="GOSTTablenorm"/>
            </w:pPr>
            <w:r w:rsidRPr="007036CE">
              <w:t>Сумма</w:t>
            </w:r>
          </w:p>
        </w:tc>
        <w:tc>
          <w:tcPr>
            <w:tcW w:w="300" w:type="pct"/>
          </w:tcPr>
          <w:p w14:paraId="62D310B2" w14:textId="77777777" w:rsidR="0075038A" w:rsidRPr="007036CE" w:rsidRDefault="0075038A" w:rsidP="0075038A">
            <w:pPr>
              <w:pStyle w:val="GOSTTablenorm"/>
            </w:pPr>
            <w:r w:rsidRPr="007036CE">
              <w:t>Да</w:t>
            </w:r>
          </w:p>
        </w:tc>
        <w:tc>
          <w:tcPr>
            <w:tcW w:w="317" w:type="pct"/>
          </w:tcPr>
          <w:p w14:paraId="56346EDB" w14:textId="77777777" w:rsidR="0075038A" w:rsidRPr="007036CE" w:rsidRDefault="001E6214" w:rsidP="0075038A">
            <w:pPr>
              <w:pStyle w:val="GOSTTablenorm"/>
            </w:pPr>
            <w:r w:rsidRPr="007036CE">
              <w:t>-</w:t>
            </w:r>
          </w:p>
        </w:tc>
        <w:tc>
          <w:tcPr>
            <w:tcW w:w="2030" w:type="pct"/>
          </w:tcPr>
          <w:p w14:paraId="348D9A81" w14:textId="77777777" w:rsidR="0075038A" w:rsidRPr="007036CE" w:rsidRDefault="0075038A" w:rsidP="0075038A">
            <w:pPr>
              <w:pStyle w:val="GOSTTablenorm"/>
            </w:pPr>
            <w:r w:rsidRPr="007036CE">
              <w:t xml:space="preserve">Сумма платежа в единицах валюты, указанной в парамтре </w:t>
            </w:r>
            <w:r w:rsidRPr="007036CE">
              <w:rPr>
                <w:lang w:val="en-US"/>
              </w:rPr>
              <w:t>CurrCode</w:t>
            </w:r>
            <w:r w:rsidRPr="007036CE">
              <w:t>, с точностью 2 знака после запятой</w:t>
            </w:r>
          </w:p>
        </w:tc>
      </w:tr>
      <w:tr w:rsidR="0075038A" w:rsidRPr="007036CE" w14:paraId="305EC02C" w14:textId="77777777" w:rsidTr="00A03896">
        <w:tc>
          <w:tcPr>
            <w:tcW w:w="1100" w:type="pct"/>
          </w:tcPr>
          <w:p w14:paraId="70FC8604" w14:textId="77777777" w:rsidR="0075038A" w:rsidRPr="007036CE" w:rsidRDefault="0075038A" w:rsidP="0075038A">
            <w:pPr>
              <w:pStyle w:val="GOSTTablenorm"/>
            </w:pPr>
            <w:r w:rsidRPr="007036CE">
              <w:t>Сумма в рублях</w:t>
            </w:r>
          </w:p>
        </w:tc>
        <w:tc>
          <w:tcPr>
            <w:tcW w:w="753" w:type="pct"/>
          </w:tcPr>
          <w:p w14:paraId="22AE3FF1" w14:textId="77777777" w:rsidR="0075038A" w:rsidRPr="007036CE" w:rsidRDefault="0075038A" w:rsidP="0075038A">
            <w:pPr>
              <w:pStyle w:val="GOSTTablenorm"/>
            </w:pPr>
            <w:r w:rsidRPr="007036CE">
              <w:rPr>
                <w:b/>
                <w:lang w:val="en-US"/>
              </w:rPr>
              <w:t>FAHDATA</w:t>
            </w:r>
            <w:r w:rsidRPr="007036CE">
              <w:rPr>
                <w:b/>
              </w:rPr>
              <w:t>:</w:t>
            </w:r>
            <w:r w:rsidRPr="007036CE">
              <w:t>SumRub</w:t>
            </w:r>
          </w:p>
        </w:tc>
        <w:tc>
          <w:tcPr>
            <w:tcW w:w="500" w:type="pct"/>
          </w:tcPr>
          <w:p w14:paraId="11D7B707" w14:textId="77777777" w:rsidR="0075038A" w:rsidRPr="007036CE" w:rsidRDefault="0075038A" w:rsidP="0075038A">
            <w:pPr>
              <w:pStyle w:val="GOSTTablenorm"/>
            </w:pPr>
            <w:r w:rsidRPr="007036CE">
              <w:t>Сумма</w:t>
            </w:r>
          </w:p>
        </w:tc>
        <w:tc>
          <w:tcPr>
            <w:tcW w:w="300" w:type="pct"/>
          </w:tcPr>
          <w:p w14:paraId="1B953D0B" w14:textId="77777777" w:rsidR="0075038A" w:rsidRPr="007036CE" w:rsidRDefault="0075038A" w:rsidP="0075038A">
            <w:pPr>
              <w:pStyle w:val="GOSTTablenorm"/>
            </w:pPr>
            <w:r w:rsidRPr="007036CE">
              <w:t>Да</w:t>
            </w:r>
          </w:p>
        </w:tc>
        <w:tc>
          <w:tcPr>
            <w:tcW w:w="317" w:type="pct"/>
          </w:tcPr>
          <w:p w14:paraId="47539CFF" w14:textId="77777777" w:rsidR="0075038A" w:rsidRPr="007036CE" w:rsidRDefault="001E6214" w:rsidP="0075038A">
            <w:pPr>
              <w:pStyle w:val="GOSTTablenorm"/>
            </w:pPr>
            <w:r w:rsidRPr="007036CE">
              <w:t>-</w:t>
            </w:r>
          </w:p>
        </w:tc>
        <w:tc>
          <w:tcPr>
            <w:tcW w:w="2030" w:type="pct"/>
          </w:tcPr>
          <w:p w14:paraId="6DBABFD8" w14:textId="77777777" w:rsidR="0075038A" w:rsidRPr="007036CE" w:rsidRDefault="0075038A" w:rsidP="0075038A">
            <w:pPr>
              <w:pStyle w:val="GOSTTablenorm"/>
            </w:pPr>
            <w:r w:rsidRPr="007036CE">
              <w:t>Сумма платежа в рублевом эквиваленте, с точностью 2 знака после запятой</w:t>
            </w:r>
          </w:p>
        </w:tc>
      </w:tr>
    </w:tbl>
    <w:p w14:paraId="3DFF37D1" w14:textId="77777777" w:rsidR="00D67FD3" w:rsidRPr="007036CE" w:rsidRDefault="00D67FD3" w:rsidP="00DE0449">
      <w:pPr>
        <w:pStyle w:val="51"/>
      </w:pPr>
      <w:bookmarkStart w:id="1340" w:name="_Toc222927734"/>
      <w:r w:rsidRPr="007036CE">
        <w:t xml:space="preserve">Пример запроса </w:t>
      </w:r>
      <w:r w:rsidR="00014A29" w:rsidRPr="007036CE">
        <w:t xml:space="preserve">по </w:t>
      </w:r>
      <w:r w:rsidRPr="007036CE">
        <w:t>документ</w:t>
      </w:r>
      <w:r w:rsidR="00014A29" w:rsidRPr="007036CE">
        <w:t>у</w:t>
      </w:r>
      <w:r w:rsidRPr="007036CE">
        <w:t xml:space="preserve"> «Извещение о поступлении в иностраннйо валюте» MSC_NoticeRecForCurr</w:t>
      </w:r>
      <w:bookmarkEnd w:id="1340"/>
    </w:p>
    <w:p w14:paraId="030D32FB" w14:textId="77777777" w:rsidR="00615729" w:rsidRPr="007036CE" w:rsidRDefault="00615729" w:rsidP="00615729">
      <w:pPr>
        <w:pStyle w:val="GOSTScript"/>
      </w:pPr>
      <w:r w:rsidRPr="007036CE">
        <w:t>{</w:t>
      </w:r>
    </w:p>
    <w:p w14:paraId="2C6989CC" w14:textId="77777777" w:rsidR="00615729" w:rsidRPr="007036CE" w:rsidRDefault="00615729" w:rsidP="00615729">
      <w:pPr>
        <w:pStyle w:val="GOSTScript"/>
      </w:pPr>
      <w:r w:rsidRPr="007036CE">
        <w:tab/>
        <w:t>"header": {</w:t>
      </w:r>
    </w:p>
    <w:p w14:paraId="67D81CF1" w14:textId="77777777" w:rsidR="00615729" w:rsidRPr="007036CE" w:rsidRDefault="00615729" w:rsidP="00615729">
      <w:pPr>
        <w:pStyle w:val="GOSTScript"/>
      </w:pPr>
      <w:r w:rsidRPr="007036CE">
        <w:tab/>
      </w:r>
      <w:r w:rsidRPr="007036CE">
        <w:tab/>
        <w:t>"Source": "EXP03",</w:t>
      </w:r>
    </w:p>
    <w:p w14:paraId="68DB457B" w14:textId="77777777" w:rsidR="00615729" w:rsidRPr="007036CE" w:rsidRDefault="00615729" w:rsidP="00615729">
      <w:pPr>
        <w:pStyle w:val="GOSTScript"/>
      </w:pPr>
      <w:r w:rsidRPr="007036CE">
        <w:tab/>
      </w:r>
      <w:r w:rsidRPr="007036CE">
        <w:tab/>
        <w:t>"ReqDateTime": "2023-12-05 10:37:22",</w:t>
      </w:r>
    </w:p>
    <w:p w14:paraId="3F056A28" w14:textId="77777777" w:rsidR="00615729" w:rsidRPr="007036CE" w:rsidRDefault="00615729" w:rsidP="00615729">
      <w:pPr>
        <w:pStyle w:val="GOSTScript"/>
      </w:pPr>
      <w:r w:rsidRPr="007036CE">
        <w:tab/>
      </w:r>
      <w:r w:rsidRPr="007036CE">
        <w:tab/>
        <w:t>"Version": "1.0",</w:t>
      </w:r>
    </w:p>
    <w:p w14:paraId="4DC65EA4" w14:textId="77777777" w:rsidR="00615729" w:rsidRPr="007036CE" w:rsidRDefault="00615729" w:rsidP="00615729">
      <w:pPr>
        <w:pStyle w:val="GOSTScript"/>
      </w:pPr>
      <w:r w:rsidRPr="007036CE">
        <w:tab/>
      </w:r>
      <w:r w:rsidRPr="007036CE">
        <w:tab/>
        <w:t>"Params": [</w:t>
      </w:r>
    </w:p>
    <w:p w14:paraId="4E2998D0" w14:textId="77777777" w:rsidR="00615729" w:rsidRPr="007036CE" w:rsidRDefault="00615729" w:rsidP="00615729">
      <w:pPr>
        <w:pStyle w:val="GOSTScript"/>
      </w:pPr>
      <w:r w:rsidRPr="007036CE">
        <w:tab/>
      </w:r>
      <w:r w:rsidRPr="007036CE">
        <w:tab/>
      </w:r>
      <w:r w:rsidRPr="007036CE">
        <w:tab/>
        <w:t>{</w:t>
      </w:r>
    </w:p>
    <w:p w14:paraId="2CD8383C" w14:textId="77777777" w:rsidR="00615729" w:rsidRPr="007036CE" w:rsidRDefault="00615729" w:rsidP="00615729">
      <w:pPr>
        <w:pStyle w:val="GOSTScript"/>
      </w:pPr>
      <w:r w:rsidRPr="007036CE">
        <w:tab/>
      </w:r>
      <w:r w:rsidRPr="007036CE">
        <w:tab/>
      </w:r>
      <w:r w:rsidRPr="007036CE">
        <w:tab/>
      </w:r>
      <w:r w:rsidRPr="007036CE">
        <w:tab/>
        <w:t>"param": "example",</w:t>
      </w:r>
    </w:p>
    <w:p w14:paraId="7DF21303" w14:textId="77777777" w:rsidR="00615729" w:rsidRPr="007036CE" w:rsidRDefault="00615729" w:rsidP="00615729">
      <w:pPr>
        <w:pStyle w:val="GOSTScript"/>
      </w:pPr>
      <w:r w:rsidRPr="007036CE">
        <w:tab/>
      </w:r>
      <w:r w:rsidRPr="007036CE">
        <w:tab/>
      </w:r>
      <w:r w:rsidRPr="007036CE">
        <w:tab/>
      </w:r>
      <w:r w:rsidRPr="007036CE">
        <w:tab/>
        <w:t>"value": "01"</w:t>
      </w:r>
    </w:p>
    <w:p w14:paraId="4AD0434A" w14:textId="77777777" w:rsidR="00615729" w:rsidRPr="007036CE" w:rsidRDefault="00615729" w:rsidP="00615729">
      <w:pPr>
        <w:pStyle w:val="GOSTScript"/>
      </w:pPr>
      <w:r w:rsidRPr="007036CE">
        <w:tab/>
      </w:r>
      <w:r w:rsidRPr="007036CE">
        <w:tab/>
      </w:r>
      <w:r w:rsidRPr="007036CE">
        <w:tab/>
        <w:t>}</w:t>
      </w:r>
    </w:p>
    <w:p w14:paraId="32B2489F" w14:textId="77777777" w:rsidR="00615729" w:rsidRPr="007036CE" w:rsidRDefault="00615729" w:rsidP="00615729">
      <w:pPr>
        <w:pStyle w:val="GOSTScript"/>
      </w:pPr>
      <w:r w:rsidRPr="007036CE">
        <w:tab/>
      </w:r>
      <w:r w:rsidRPr="007036CE">
        <w:tab/>
        <w:t>],</w:t>
      </w:r>
    </w:p>
    <w:p w14:paraId="7C98D453" w14:textId="77777777" w:rsidR="00615729" w:rsidRPr="007036CE" w:rsidRDefault="00615729" w:rsidP="00615729">
      <w:pPr>
        <w:pStyle w:val="GOSTScript"/>
      </w:pPr>
      <w:r w:rsidRPr="007036CE">
        <w:tab/>
      </w:r>
      <w:r w:rsidRPr="007036CE">
        <w:tab/>
        <w:t>"ReqGuid": "b0d4ce5d-2757-4688-948c-vv72qba94f86",</w:t>
      </w:r>
    </w:p>
    <w:p w14:paraId="0E1668D2" w14:textId="77777777" w:rsidR="00615729" w:rsidRPr="007036CE" w:rsidRDefault="00615729" w:rsidP="00615729">
      <w:pPr>
        <w:pStyle w:val="GOSTScript"/>
      </w:pPr>
      <w:r w:rsidRPr="007036CE">
        <w:tab/>
      </w:r>
      <w:r w:rsidRPr="007036CE">
        <w:tab/>
        <w:t>"DocGuid": "0bd90a7c-e339-34ff-ac39-73029ff81370",</w:t>
      </w:r>
    </w:p>
    <w:p w14:paraId="0CBFECBA" w14:textId="77777777" w:rsidR="00615729" w:rsidRPr="007036CE" w:rsidRDefault="00615729" w:rsidP="00615729">
      <w:pPr>
        <w:pStyle w:val="GOSTScript"/>
      </w:pPr>
      <w:r w:rsidRPr="007036CE">
        <w:tab/>
      </w:r>
      <w:r w:rsidRPr="007036CE">
        <w:tab/>
        <w:t>"RequestType": "ACCOUNTING",</w:t>
      </w:r>
    </w:p>
    <w:p w14:paraId="39E94408" w14:textId="77777777" w:rsidR="00615729" w:rsidRPr="007036CE" w:rsidRDefault="00615729" w:rsidP="00615729">
      <w:pPr>
        <w:pStyle w:val="GOSTScript"/>
      </w:pPr>
      <w:r w:rsidRPr="007036CE">
        <w:tab/>
      </w:r>
      <w:r w:rsidRPr="007036CE">
        <w:tab/>
        <w:t>"TypeDoc": "MSC_NoticeRecForCurr",</w:t>
      </w:r>
    </w:p>
    <w:p w14:paraId="44E3C40B" w14:textId="77777777" w:rsidR="00615729" w:rsidRPr="007036CE" w:rsidRDefault="00615729" w:rsidP="00615729">
      <w:pPr>
        <w:pStyle w:val="GOSTScript"/>
      </w:pPr>
      <w:r w:rsidRPr="007036CE">
        <w:tab/>
      </w:r>
      <w:r w:rsidRPr="007036CE">
        <w:tab/>
        <w:t>"Stage": "auth",</w:t>
      </w:r>
    </w:p>
    <w:p w14:paraId="70E4AB5E" w14:textId="77777777" w:rsidR="00615729" w:rsidRPr="007036CE" w:rsidRDefault="00615729" w:rsidP="00615729">
      <w:pPr>
        <w:pStyle w:val="GOSTScript"/>
      </w:pPr>
      <w:r w:rsidRPr="007036CE">
        <w:tab/>
      </w:r>
      <w:r w:rsidRPr="007036CE">
        <w:tab/>
        <w:t>"BalLevContrl": 0,</w:t>
      </w:r>
    </w:p>
    <w:p w14:paraId="0F8F1908" w14:textId="77777777" w:rsidR="00615729" w:rsidRPr="007036CE" w:rsidRDefault="00615729" w:rsidP="00615729">
      <w:pPr>
        <w:pStyle w:val="GOSTScript"/>
      </w:pPr>
      <w:r w:rsidRPr="007036CE">
        <w:tab/>
      </w:r>
      <w:r w:rsidRPr="007036CE">
        <w:tab/>
        <w:t>"Subject": "6000",</w:t>
      </w:r>
    </w:p>
    <w:p w14:paraId="7FC00053" w14:textId="77777777" w:rsidR="00615729" w:rsidRPr="007036CE" w:rsidRDefault="00615729" w:rsidP="00615729">
      <w:pPr>
        <w:pStyle w:val="GOSTScript"/>
      </w:pPr>
      <w:r w:rsidRPr="007036CE">
        <w:tab/>
      </w:r>
      <w:r w:rsidRPr="007036CE">
        <w:tab/>
        <w:t>"SettlementDate": "2023-12-05"</w:t>
      </w:r>
    </w:p>
    <w:p w14:paraId="03D967BE" w14:textId="77777777" w:rsidR="00615729" w:rsidRPr="007036CE" w:rsidRDefault="00615729" w:rsidP="00615729">
      <w:pPr>
        <w:pStyle w:val="GOSTScript"/>
      </w:pPr>
      <w:r w:rsidRPr="007036CE">
        <w:tab/>
        <w:t>},</w:t>
      </w:r>
    </w:p>
    <w:p w14:paraId="466D939A" w14:textId="77777777" w:rsidR="00615729" w:rsidRPr="007036CE" w:rsidRDefault="00615729" w:rsidP="00615729">
      <w:pPr>
        <w:pStyle w:val="GOSTScript"/>
      </w:pPr>
      <w:r w:rsidRPr="007036CE">
        <w:tab/>
        <w:t>"document": {</w:t>
      </w:r>
    </w:p>
    <w:p w14:paraId="74C461E5" w14:textId="77777777" w:rsidR="00615729" w:rsidRPr="007036CE" w:rsidRDefault="00615729" w:rsidP="00615729">
      <w:pPr>
        <w:pStyle w:val="GOSTScript"/>
      </w:pPr>
      <w:r w:rsidRPr="007036CE">
        <w:tab/>
      </w:r>
      <w:r w:rsidRPr="007036CE">
        <w:tab/>
        <w:t>"DocNumber": "0129",</w:t>
      </w:r>
    </w:p>
    <w:p w14:paraId="2CEC7E10" w14:textId="77777777" w:rsidR="00615729" w:rsidRPr="007036CE" w:rsidRDefault="00615729" w:rsidP="00615729">
      <w:pPr>
        <w:pStyle w:val="GOSTScript"/>
      </w:pPr>
      <w:r w:rsidRPr="007036CE">
        <w:tab/>
      </w:r>
      <w:r w:rsidRPr="007036CE">
        <w:tab/>
        <w:t>"DocDate": "2023-12-05",</w:t>
      </w:r>
    </w:p>
    <w:p w14:paraId="07ACE6A3" w14:textId="77777777" w:rsidR="00615729" w:rsidRPr="007036CE" w:rsidRDefault="00615729" w:rsidP="00615729">
      <w:pPr>
        <w:pStyle w:val="GOSTScript"/>
      </w:pPr>
      <w:r w:rsidRPr="007036CE">
        <w:lastRenderedPageBreak/>
        <w:tab/>
      </w:r>
      <w:r w:rsidRPr="007036CE">
        <w:tab/>
        <w:t>"AdditionalInformation_DocType": "VPE",</w:t>
      </w:r>
    </w:p>
    <w:p w14:paraId="0F189EE2" w14:textId="77777777" w:rsidR="00615729" w:rsidRPr="007036CE" w:rsidRDefault="00615729" w:rsidP="00615729">
      <w:pPr>
        <w:pStyle w:val="GOSTScript"/>
      </w:pPr>
      <w:r w:rsidRPr="007036CE">
        <w:tab/>
      </w:r>
      <w:r w:rsidRPr="007036CE">
        <w:tab/>
        <w:t>"CurrCode": "643",</w:t>
      </w:r>
    </w:p>
    <w:p w14:paraId="3E940943" w14:textId="77777777" w:rsidR="00615729" w:rsidRPr="007036CE" w:rsidRDefault="00615729" w:rsidP="00615729">
      <w:pPr>
        <w:pStyle w:val="GOSTScript"/>
      </w:pPr>
      <w:r w:rsidRPr="007036CE">
        <w:tab/>
      </w:r>
      <w:r w:rsidRPr="007036CE">
        <w:tab/>
        <w:t>"Contour": "1",</w:t>
      </w:r>
    </w:p>
    <w:p w14:paraId="50341BEA" w14:textId="77777777" w:rsidR="00615729" w:rsidRPr="007036CE" w:rsidRDefault="00615729" w:rsidP="00615729">
      <w:pPr>
        <w:pStyle w:val="GOSTScript"/>
      </w:pPr>
      <w:r w:rsidRPr="007036CE">
        <w:tab/>
      </w:r>
      <w:r w:rsidRPr="007036CE">
        <w:tab/>
        <w:t>"ConfLevel": 0,</w:t>
      </w:r>
    </w:p>
    <w:p w14:paraId="7A1FD245" w14:textId="77777777" w:rsidR="00615729" w:rsidRPr="007036CE" w:rsidRDefault="00615729" w:rsidP="00615729">
      <w:pPr>
        <w:pStyle w:val="GOSTScript"/>
      </w:pPr>
      <w:r w:rsidRPr="007036CE">
        <w:tab/>
      </w:r>
      <w:r w:rsidRPr="007036CE">
        <w:tab/>
        <w:t>"BudgetCode": "99010001",</w:t>
      </w:r>
    </w:p>
    <w:p w14:paraId="31D2A158" w14:textId="77777777" w:rsidR="00615729" w:rsidRPr="007036CE" w:rsidRDefault="00615729" w:rsidP="00615729">
      <w:pPr>
        <w:pStyle w:val="GOSTScript"/>
      </w:pPr>
      <w:r w:rsidRPr="007036CE">
        <w:tab/>
      </w:r>
      <w:r w:rsidRPr="007036CE">
        <w:tab/>
        <w:t>"PersAccRecipient": "03601076330",</w:t>
      </w:r>
    </w:p>
    <w:p w14:paraId="7884859B" w14:textId="77777777" w:rsidR="00615729" w:rsidRPr="007036CE" w:rsidRDefault="00615729" w:rsidP="00615729">
      <w:pPr>
        <w:pStyle w:val="GOSTScript"/>
      </w:pPr>
      <w:r w:rsidRPr="007036CE">
        <w:tab/>
      </w:r>
      <w:r w:rsidRPr="007036CE">
        <w:tab/>
        <w:t>"BnfAccNumber": "</w:t>
      </w:r>
      <w:r w:rsidR="005334DC" w:rsidRPr="007036CE">
        <w:t>40105840645370002901</w:t>
      </w:r>
      <w:r w:rsidRPr="007036CE">
        <w:t>",</w:t>
      </w:r>
    </w:p>
    <w:p w14:paraId="0F0686F2" w14:textId="77777777" w:rsidR="00615729" w:rsidRPr="007036CE" w:rsidRDefault="00615729" w:rsidP="00615729">
      <w:pPr>
        <w:pStyle w:val="GOSTScript"/>
      </w:pPr>
      <w:r w:rsidRPr="007036CE">
        <w:tab/>
      </w:r>
      <w:r w:rsidRPr="007036CE">
        <w:tab/>
        <w:t>"AdvanceType": "PayNotAdvance",</w:t>
      </w:r>
    </w:p>
    <w:p w14:paraId="08739A4E" w14:textId="77777777" w:rsidR="00615729" w:rsidRPr="007036CE" w:rsidRDefault="00615729" w:rsidP="00615729">
      <w:pPr>
        <w:pStyle w:val="GOSTScript"/>
      </w:pPr>
      <w:r w:rsidRPr="007036CE">
        <w:tab/>
      </w:r>
      <w:r w:rsidRPr="007036CE">
        <w:tab/>
        <w:t>"POFRSignAccRec": false,</w:t>
      </w:r>
    </w:p>
    <w:p w14:paraId="55F35224" w14:textId="77777777" w:rsidR="00615729" w:rsidRPr="007036CE" w:rsidRDefault="00615729" w:rsidP="00615729">
      <w:pPr>
        <w:pStyle w:val="GOSTScript"/>
      </w:pPr>
      <w:r w:rsidRPr="007036CE">
        <w:tab/>
      </w:r>
      <w:r w:rsidRPr="007036CE">
        <w:tab/>
        <w:t>"FAHDOSignAccRec": false,</w:t>
      </w:r>
    </w:p>
    <w:p w14:paraId="72A30492" w14:textId="77777777" w:rsidR="00615729" w:rsidRPr="007036CE" w:rsidRDefault="00615729" w:rsidP="00615729">
      <w:pPr>
        <w:pStyle w:val="GOSTScript"/>
      </w:pPr>
      <w:r w:rsidRPr="007036CE">
        <w:tab/>
      </w:r>
      <w:r w:rsidRPr="007036CE">
        <w:tab/>
        <w:t>"NmbBO": "0010763324000000001",</w:t>
      </w:r>
    </w:p>
    <w:p w14:paraId="72F3388B" w14:textId="77777777" w:rsidR="00615729" w:rsidRPr="007036CE" w:rsidRDefault="00615729" w:rsidP="00615729">
      <w:pPr>
        <w:pStyle w:val="GOSTScript"/>
      </w:pPr>
      <w:r w:rsidRPr="007036CE">
        <w:tab/>
      </w:r>
      <w:r w:rsidRPr="007036CE">
        <w:tab/>
        <w:t>"NumbDO": "0010763324000000001Й00004",</w:t>
      </w:r>
    </w:p>
    <w:p w14:paraId="77CD0EB9" w14:textId="77777777" w:rsidR="00615729" w:rsidRPr="007036CE" w:rsidRDefault="00615729" w:rsidP="00615729">
      <w:pPr>
        <w:pStyle w:val="GOSTScript"/>
      </w:pPr>
      <w:r w:rsidRPr="007036CE">
        <w:tab/>
      </w:r>
      <w:r w:rsidRPr="007036CE">
        <w:tab/>
        <w:t>"FAHDATA": [</w:t>
      </w:r>
    </w:p>
    <w:p w14:paraId="10BAD482" w14:textId="77777777" w:rsidR="00615729" w:rsidRPr="007036CE" w:rsidRDefault="00615729" w:rsidP="00615729">
      <w:pPr>
        <w:pStyle w:val="GOSTScript"/>
      </w:pPr>
      <w:r w:rsidRPr="007036CE">
        <w:tab/>
      </w:r>
      <w:r w:rsidRPr="007036CE">
        <w:tab/>
      </w:r>
      <w:r w:rsidRPr="007036CE">
        <w:tab/>
        <w:t>{</w:t>
      </w:r>
    </w:p>
    <w:p w14:paraId="6A773818" w14:textId="77777777" w:rsidR="00615729" w:rsidRPr="007036CE" w:rsidRDefault="00615729" w:rsidP="00615729">
      <w:pPr>
        <w:pStyle w:val="GOSTScript"/>
      </w:pPr>
      <w:r w:rsidRPr="007036CE">
        <w:tab/>
      </w:r>
      <w:r w:rsidRPr="007036CE">
        <w:tab/>
      </w:r>
      <w:r w:rsidRPr="007036CE">
        <w:tab/>
      </w:r>
      <w:r w:rsidRPr="007036CE">
        <w:tab/>
        <w:t>"id": 1,</w:t>
      </w:r>
    </w:p>
    <w:p w14:paraId="7AAFEBBF" w14:textId="77777777" w:rsidR="00615729" w:rsidRPr="007036CE" w:rsidRDefault="00615729" w:rsidP="00615729">
      <w:pPr>
        <w:pStyle w:val="GOSTScript"/>
      </w:pPr>
      <w:r w:rsidRPr="007036CE">
        <w:tab/>
      </w:r>
      <w:r w:rsidRPr="007036CE">
        <w:tab/>
      </w:r>
      <w:r w:rsidRPr="007036CE">
        <w:tab/>
      </w:r>
      <w:r w:rsidRPr="007036CE">
        <w:tab/>
        <w:t>"KBK": "18301171200001001112",</w:t>
      </w:r>
    </w:p>
    <w:p w14:paraId="49F40854" w14:textId="77777777" w:rsidR="00615729" w:rsidRPr="007036CE" w:rsidRDefault="00615729" w:rsidP="00615729">
      <w:pPr>
        <w:pStyle w:val="GOSTScript"/>
      </w:pPr>
      <w:r w:rsidRPr="007036CE">
        <w:tab/>
      </w:r>
      <w:r w:rsidRPr="007036CE">
        <w:tab/>
      </w:r>
      <w:r w:rsidRPr="007036CE">
        <w:tab/>
      </w:r>
      <w:r w:rsidRPr="007036CE">
        <w:tab/>
        <w:t>"KBKType": "10",</w:t>
      </w:r>
    </w:p>
    <w:p w14:paraId="31F067CB" w14:textId="77777777" w:rsidR="00615729" w:rsidRPr="007036CE" w:rsidRDefault="00615729" w:rsidP="00615729">
      <w:pPr>
        <w:pStyle w:val="GOSTScript"/>
      </w:pPr>
      <w:r w:rsidRPr="007036CE">
        <w:tab/>
      </w:r>
      <w:r w:rsidRPr="007036CE">
        <w:tab/>
      </w:r>
      <w:r w:rsidRPr="007036CE">
        <w:tab/>
      </w:r>
      <w:r w:rsidRPr="007036CE">
        <w:tab/>
        <w:t>"FAHBALBOAccRec": false,</w:t>
      </w:r>
    </w:p>
    <w:p w14:paraId="6ECA9216" w14:textId="77777777" w:rsidR="00615729" w:rsidRPr="007036CE" w:rsidRDefault="00615729" w:rsidP="00615729">
      <w:pPr>
        <w:pStyle w:val="GOSTScript"/>
      </w:pPr>
      <w:r w:rsidRPr="007036CE">
        <w:tab/>
      </w:r>
      <w:r w:rsidRPr="007036CE">
        <w:tab/>
      </w:r>
      <w:r w:rsidRPr="007036CE">
        <w:tab/>
      </w:r>
      <w:r w:rsidRPr="007036CE">
        <w:tab/>
        <w:t>"SumForeignCurr": 3500.00,</w:t>
      </w:r>
    </w:p>
    <w:p w14:paraId="6C5350CC" w14:textId="77777777" w:rsidR="00615729" w:rsidRPr="007036CE" w:rsidRDefault="00615729" w:rsidP="00615729">
      <w:pPr>
        <w:pStyle w:val="GOSTScript"/>
      </w:pPr>
      <w:r w:rsidRPr="007036CE">
        <w:tab/>
      </w:r>
      <w:r w:rsidRPr="007036CE">
        <w:tab/>
      </w:r>
      <w:r w:rsidRPr="007036CE">
        <w:tab/>
      </w:r>
      <w:r w:rsidRPr="007036CE">
        <w:tab/>
        <w:t>"SumRub": 3500.00</w:t>
      </w:r>
    </w:p>
    <w:p w14:paraId="534F9739" w14:textId="77777777" w:rsidR="00615729" w:rsidRPr="007036CE" w:rsidRDefault="00615729" w:rsidP="00615729">
      <w:pPr>
        <w:pStyle w:val="GOSTScript"/>
      </w:pPr>
      <w:r w:rsidRPr="007036CE">
        <w:tab/>
      </w:r>
      <w:r w:rsidRPr="007036CE">
        <w:tab/>
      </w:r>
      <w:r w:rsidRPr="007036CE">
        <w:tab/>
        <w:t>}</w:t>
      </w:r>
    </w:p>
    <w:p w14:paraId="2F693BF3" w14:textId="77777777" w:rsidR="00615729" w:rsidRPr="007036CE" w:rsidRDefault="00615729" w:rsidP="00615729">
      <w:pPr>
        <w:pStyle w:val="GOSTScript"/>
      </w:pPr>
      <w:r w:rsidRPr="007036CE">
        <w:tab/>
      </w:r>
      <w:r w:rsidRPr="007036CE">
        <w:tab/>
        <w:t>]</w:t>
      </w:r>
    </w:p>
    <w:p w14:paraId="732DB5BC" w14:textId="77777777" w:rsidR="00615729" w:rsidRPr="007036CE" w:rsidRDefault="00615729" w:rsidP="00615729">
      <w:pPr>
        <w:pStyle w:val="GOSTScript"/>
      </w:pPr>
      <w:r w:rsidRPr="007036CE">
        <w:tab/>
        <w:t>}</w:t>
      </w:r>
    </w:p>
    <w:p w14:paraId="3BA1F30B" w14:textId="77777777" w:rsidR="007B2F7F" w:rsidRPr="007036CE" w:rsidRDefault="00615729" w:rsidP="00615729">
      <w:pPr>
        <w:pStyle w:val="GOSTScript"/>
      </w:pPr>
      <w:r w:rsidRPr="007036CE">
        <w:t>}</w:t>
      </w:r>
    </w:p>
    <w:p w14:paraId="4EF5CFAD" w14:textId="77777777" w:rsidR="00384EF8" w:rsidRPr="007036CE" w:rsidRDefault="00B465D2" w:rsidP="00DE0449">
      <w:pPr>
        <w:pStyle w:val="41"/>
      </w:pPr>
      <w:bookmarkStart w:id="1341" w:name="_Toc222927735"/>
      <w:r w:rsidRPr="007036CE">
        <w:t>«</w:t>
      </w:r>
      <w:r w:rsidR="00384EF8" w:rsidRPr="007036CE">
        <w:t>Бухгалтерская справка</w:t>
      </w:r>
      <w:r w:rsidR="00B06864" w:rsidRPr="007036CE">
        <w:t>»</w:t>
      </w:r>
      <w:r w:rsidR="00384EF8" w:rsidRPr="007036CE">
        <w:t xml:space="preserve"> (ф. 0504833) VLS_REPORT_DO</w:t>
      </w:r>
      <w:bookmarkEnd w:id="1341"/>
    </w:p>
    <w:p w14:paraId="472D0227" w14:textId="77777777" w:rsidR="00384EF8" w:rsidRPr="007036CE" w:rsidRDefault="00384EF8" w:rsidP="00384EF8">
      <w:pPr>
        <w:pStyle w:val="GOSTNormal"/>
      </w:pPr>
      <w:r w:rsidRPr="007036CE">
        <w:t>Описание требований к параме</w:t>
      </w:r>
      <w:r w:rsidR="00B06864" w:rsidRPr="007036CE">
        <w:t>т</w:t>
      </w:r>
      <w:r w:rsidRPr="007036CE">
        <w:t xml:space="preserve">рам, передаваемым в </w:t>
      </w:r>
      <w:r w:rsidR="00D67FD3" w:rsidRPr="007036CE">
        <w:t>теле (</w:t>
      </w:r>
      <w:r w:rsidR="00D67FD3" w:rsidRPr="007036CE">
        <w:rPr>
          <w:lang w:val="en-US"/>
        </w:rPr>
        <w:t>Document</w:t>
      </w:r>
      <w:r w:rsidR="00D67FD3" w:rsidRPr="007036CE">
        <w:t>)</w:t>
      </w:r>
      <w:r w:rsidRPr="007036CE">
        <w:t xml:space="preserve"> запроса на подбор /сторнирование /переформирование записей учета по документу </w:t>
      </w:r>
      <w:r w:rsidR="00014A29" w:rsidRPr="007036CE">
        <w:t>«</w:t>
      </w:r>
      <w:r w:rsidRPr="007036CE">
        <w:t>Бухгалтерская справка</w:t>
      </w:r>
      <w:r w:rsidR="00014A29" w:rsidRPr="007036CE">
        <w:t>»</w:t>
      </w:r>
      <w:r w:rsidRPr="007036CE">
        <w:t xml:space="preserve"> (ф. 0504833) </w:t>
      </w:r>
      <w:r w:rsidR="007D2029" w:rsidRPr="007036CE">
        <w:t>VLS_REPORT_DO</w:t>
      </w:r>
      <w:r w:rsidR="00014A29" w:rsidRPr="007036CE">
        <w:t>,</w:t>
      </w:r>
      <w:r w:rsidRPr="007036CE">
        <w:t xml:space="preserve"> </w:t>
      </w:r>
      <w:r w:rsidR="0051355E" w:rsidRPr="007036CE">
        <w:t>и пример запроса</w:t>
      </w:r>
      <w:r w:rsidRPr="007036CE">
        <w:t xml:space="preserve"> приведен</w:t>
      </w:r>
      <w:r w:rsidR="0051355E" w:rsidRPr="007036CE">
        <w:t>ы</w:t>
      </w:r>
      <w:r w:rsidRPr="007036CE">
        <w:t xml:space="preserve"> в томе 2.</w:t>
      </w:r>
    </w:p>
    <w:p w14:paraId="24B877FF" w14:textId="77777777" w:rsidR="007D2029" w:rsidRPr="007036CE" w:rsidRDefault="00B06864" w:rsidP="00DE0449">
      <w:pPr>
        <w:pStyle w:val="41"/>
      </w:pPr>
      <w:bookmarkStart w:id="1342" w:name="_Toc222927736"/>
      <w:r w:rsidRPr="007036CE">
        <w:t>«</w:t>
      </w:r>
      <w:r w:rsidR="007D2029" w:rsidRPr="007036CE">
        <w:t>Бухгалтерская справка</w:t>
      </w:r>
      <w:r w:rsidRPr="007036CE">
        <w:t>»</w:t>
      </w:r>
      <w:r w:rsidR="007D2029" w:rsidRPr="007036CE">
        <w:t xml:space="preserve"> (ф. 0504833) ARP_FAH_0504833</w:t>
      </w:r>
      <w:bookmarkEnd w:id="1342"/>
    </w:p>
    <w:p w14:paraId="53E045B5" w14:textId="77777777" w:rsidR="00B06864" w:rsidRPr="007036CE" w:rsidRDefault="007D2029">
      <w:pPr>
        <w:pStyle w:val="GOSTNormal"/>
        <w:rPr>
          <w:ins w:id="1343" w:author="Сказецкая Наталья Камилевна" w:date="2023-12-13T19:08:00Z"/>
        </w:rPr>
      </w:pPr>
      <w:r w:rsidRPr="007036CE">
        <w:t>Описание требований к параме</w:t>
      </w:r>
      <w:r w:rsidR="00B06864" w:rsidRPr="007036CE">
        <w:t>т</w:t>
      </w:r>
      <w:r w:rsidRPr="007036CE">
        <w:t xml:space="preserve">рам, передаваемым </w:t>
      </w:r>
      <w:r w:rsidR="00014A29" w:rsidRPr="007036CE">
        <w:t>в теле (</w:t>
      </w:r>
      <w:r w:rsidR="00014A29" w:rsidRPr="007036CE">
        <w:rPr>
          <w:lang w:val="en-US"/>
        </w:rPr>
        <w:t>Document</w:t>
      </w:r>
      <w:r w:rsidR="00014A29" w:rsidRPr="007036CE">
        <w:t>)</w:t>
      </w:r>
      <w:r w:rsidRPr="007036CE">
        <w:t xml:space="preserve"> запроса на подбор /сторнирование /переформирование записей учета по документу </w:t>
      </w:r>
      <w:r w:rsidR="00014A29" w:rsidRPr="007036CE">
        <w:t>«</w:t>
      </w:r>
      <w:r w:rsidRPr="007036CE">
        <w:t>Бухгалтерская справка</w:t>
      </w:r>
      <w:r w:rsidR="00014A29" w:rsidRPr="007036CE">
        <w:t>»</w:t>
      </w:r>
      <w:r w:rsidRPr="007036CE">
        <w:t xml:space="preserve"> (ф. 0504833) ARP_FAH_0504833</w:t>
      </w:r>
      <w:r w:rsidR="00014A29" w:rsidRPr="007036CE">
        <w:t>,</w:t>
      </w:r>
      <w:r w:rsidRPr="007036CE">
        <w:t xml:space="preserve"> </w:t>
      </w:r>
      <w:r w:rsidR="0051355E" w:rsidRPr="007036CE">
        <w:t>и пример запроса приведены</w:t>
      </w:r>
      <w:r w:rsidRPr="007036CE">
        <w:t xml:space="preserve"> в томе 2.</w:t>
      </w:r>
    </w:p>
    <w:p w14:paraId="5DDF02F3" w14:textId="77777777" w:rsidR="00756E79" w:rsidRPr="007036CE" w:rsidRDefault="00756E79" w:rsidP="00DE0449">
      <w:pPr>
        <w:pStyle w:val="41"/>
      </w:pPr>
      <w:bookmarkStart w:id="1344" w:name="_Toc222927737"/>
      <w:r w:rsidRPr="007036CE">
        <w:lastRenderedPageBreak/>
        <w:t>«Акт приемки-передачи кассовых выплат, поступлений и обязательств при реорганизации участников бюджетного процесса» (ф. 0531728) VLS_ACT_0531728</w:t>
      </w:r>
      <w:bookmarkEnd w:id="1344"/>
    </w:p>
    <w:p w14:paraId="4F810815" w14:textId="77777777" w:rsidR="00756E79" w:rsidRPr="007036CE" w:rsidRDefault="00756E79" w:rsidP="00756E79">
      <w:pPr>
        <w:pStyle w:val="GOSTNormal"/>
      </w:pPr>
      <w:r w:rsidRPr="007036CE">
        <w:t>Описание требований к параметрам, передаваемым в теле (</w:t>
      </w:r>
      <w:r w:rsidRPr="007036CE">
        <w:rPr>
          <w:lang w:val="en-US"/>
        </w:rPr>
        <w:t>Document</w:t>
      </w:r>
      <w:r w:rsidRPr="007036CE">
        <w:t>) запроса на подбор /сторнирование /переформирование записей учета по документу «Акт приемки-передачи кассовых выплат, поступлений и обязательств при реорганизации участников бюджетного процесса» (ф. 0531728) VLS_ACT_0531728, и пример запроса приведены в томе 2.</w:t>
      </w:r>
    </w:p>
    <w:p w14:paraId="241FE55F" w14:textId="77777777" w:rsidR="00756E79" w:rsidRPr="007036CE" w:rsidRDefault="00756E79" w:rsidP="00DE0449">
      <w:pPr>
        <w:pStyle w:val="41"/>
      </w:pPr>
      <w:bookmarkStart w:id="1345" w:name="_Toc222927738"/>
      <w:r w:rsidRPr="007036CE">
        <w:t>«</w:t>
      </w:r>
      <w:r w:rsidR="00947504" w:rsidRPr="007036CE">
        <w:t>Акт приемки-передачи показателей лицевого счета</w:t>
      </w:r>
      <w:r w:rsidRPr="007036CE">
        <w:t xml:space="preserve">» </w:t>
      </w:r>
      <w:r w:rsidR="00947504" w:rsidRPr="007036CE">
        <w:t>VLS_ACT_0531766</w:t>
      </w:r>
      <w:bookmarkEnd w:id="1345"/>
    </w:p>
    <w:p w14:paraId="76AF3BE2" w14:textId="77777777" w:rsidR="00756E79" w:rsidRPr="007036CE" w:rsidRDefault="00756E79" w:rsidP="00756E79">
      <w:pPr>
        <w:pStyle w:val="GOSTNormal"/>
      </w:pPr>
      <w:r w:rsidRPr="007036CE">
        <w:t>Описание требований к параметрам, передаваемым в теле (</w:t>
      </w:r>
      <w:r w:rsidRPr="007036CE">
        <w:rPr>
          <w:lang w:val="en-US"/>
        </w:rPr>
        <w:t>Document</w:t>
      </w:r>
      <w:r w:rsidRPr="007036CE">
        <w:t xml:space="preserve">) запроса на подбор /сторнирование /переформирование записей учета по документу </w:t>
      </w:r>
      <w:r w:rsidR="00947504" w:rsidRPr="007036CE">
        <w:t>«Акт приемки-передачи показателей лицевого счета» VLS_ACT_0531766</w:t>
      </w:r>
      <w:r w:rsidRPr="007036CE">
        <w:t>, и пример запроса приведены в томе 2.</w:t>
      </w:r>
    </w:p>
    <w:p w14:paraId="3B994D28" w14:textId="77777777" w:rsidR="00947504" w:rsidRPr="007036CE" w:rsidRDefault="00947504" w:rsidP="00DE0449">
      <w:pPr>
        <w:pStyle w:val="41"/>
      </w:pPr>
      <w:bookmarkStart w:id="1346" w:name="_Toc222927739"/>
      <w:r w:rsidRPr="007036CE">
        <w:t>«Поручение о перечислении на счет» PUDS_PPS</w:t>
      </w:r>
      <w:bookmarkEnd w:id="1346"/>
    </w:p>
    <w:p w14:paraId="0331BB58" w14:textId="77777777" w:rsidR="00756E79" w:rsidRPr="007036CE" w:rsidRDefault="00947504" w:rsidP="00A315E0">
      <w:pPr>
        <w:pStyle w:val="GOSTNormal"/>
        <w:rPr>
          <w:ins w:id="1347" w:author="Сатлер Марина Викторовна" w:date="2024-01-22T10:50:00Z"/>
        </w:rPr>
      </w:pPr>
      <w:r w:rsidRPr="007036CE">
        <w:t>Описание требований к параметрам, передаваемым в теле (</w:t>
      </w:r>
      <w:r w:rsidRPr="007036CE">
        <w:rPr>
          <w:lang w:val="en-US"/>
        </w:rPr>
        <w:t>Document</w:t>
      </w:r>
      <w:r w:rsidRPr="007036CE">
        <w:t>) запроса на подбор /сторнирование /переформирование записей учета по документу «Поручение о перечислении на счет» PUDS_PPS, и пример запроса приведены в томе 2.</w:t>
      </w:r>
    </w:p>
    <w:p w14:paraId="25ECE135" w14:textId="77777777" w:rsidR="00F67107" w:rsidRPr="007036CE" w:rsidRDefault="00F67107" w:rsidP="00DE0449">
      <w:pPr>
        <w:pStyle w:val="41"/>
        <w:rPr>
          <w:ins w:id="1348" w:author="Сатлер Марина Викторовна" w:date="2024-01-22T10:50:00Z"/>
        </w:rPr>
      </w:pPr>
      <w:bookmarkStart w:id="1349" w:name="_Toc222927740"/>
      <w:ins w:id="1350" w:author="Сатлер Марина Викторовна" w:date="2024-01-22T10:50:00Z">
        <w:r w:rsidRPr="007036CE">
          <w:t>«</w:t>
        </w:r>
      </w:ins>
      <w:ins w:id="1351" w:author="Сатлер Марина Викторовна" w:date="2024-01-22T10:51:00Z">
        <w:r w:rsidRPr="007036CE">
          <w:t>Заявление на исполнение Казначейского обеспечения обязательств (ф. 0506109)</w:t>
        </w:r>
      </w:ins>
      <w:ins w:id="1352" w:author="Сатлер Марина Викторовна" w:date="2024-01-22T10:50:00Z">
        <w:r w:rsidRPr="007036CE">
          <w:t xml:space="preserve">» </w:t>
        </w:r>
      </w:ins>
      <w:ins w:id="1353" w:author="Сатлер Марина Викторовна" w:date="2024-01-22T10:51:00Z">
        <w:r w:rsidRPr="007036CE">
          <w:t>TSE_0506109_D033</w:t>
        </w:r>
      </w:ins>
      <w:bookmarkEnd w:id="1349"/>
    </w:p>
    <w:p w14:paraId="0B88779D" w14:textId="77777777" w:rsidR="00F67107" w:rsidRPr="007036CE" w:rsidRDefault="00F67107" w:rsidP="00F67107">
      <w:pPr>
        <w:pStyle w:val="GOSTNormal"/>
        <w:rPr>
          <w:ins w:id="1354" w:author="Сатлер Марина Викторовна" w:date="2024-01-22T10:50:00Z"/>
        </w:rPr>
      </w:pPr>
      <w:ins w:id="1355" w:author="Сатлер Марина Викторовна" w:date="2024-01-22T10:50:00Z">
        <w:r w:rsidRPr="007036CE">
          <w:t>Описание требований к параметрам, передаваемым в теле (</w:t>
        </w:r>
        <w:r w:rsidRPr="007036CE">
          <w:rPr>
            <w:lang w:val="en-US"/>
          </w:rPr>
          <w:t>Document</w:t>
        </w:r>
        <w:r w:rsidRPr="007036CE">
          <w:t>) запроса на подбор /сторнирование /переформирование записей учета по документу «</w:t>
        </w:r>
      </w:ins>
      <w:ins w:id="1356" w:author="Сатлер Марина Викторовна" w:date="2024-01-22T10:52:00Z">
        <w:r w:rsidRPr="007036CE">
          <w:t>Заявление на исполнение Казначейского обеспечения обязательств (ф. 0506109)</w:t>
        </w:r>
      </w:ins>
      <w:ins w:id="1357" w:author="Сатлер Марина Викторовна" w:date="2024-01-22T10:50:00Z">
        <w:r w:rsidRPr="007036CE">
          <w:t xml:space="preserve">» </w:t>
        </w:r>
      </w:ins>
      <w:ins w:id="1358" w:author="Сатлер Марина Викторовна" w:date="2024-01-22T10:51:00Z">
        <w:r w:rsidRPr="007036CE">
          <w:t>TSE_0506109_D033</w:t>
        </w:r>
      </w:ins>
      <w:ins w:id="1359" w:author="Сатлер Марина Викторовна" w:date="2024-01-22T10:50:00Z">
        <w:r w:rsidRPr="007036CE">
          <w:t xml:space="preserve">, и пример запроса приведены в томе </w:t>
        </w:r>
      </w:ins>
      <w:ins w:id="1360" w:author="Сатлер Марина Викторовна" w:date="2024-01-22T10:52:00Z">
        <w:r w:rsidRPr="007036CE">
          <w:t>6</w:t>
        </w:r>
      </w:ins>
      <w:ins w:id="1361" w:author="Сатлер Марина Викторовна" w:date="2024-01-22T10:50:00Z">
        <w:r w:rsidRPr="007036CE">
          <w:t>.</w:t>
        </w:r>
      </w:ins>
    </w:p>
    <w:p w14:paraId="0D6185D9" w14:textId="77777777" w:rsidR="00F67107" w:rsidRPr="007036CE" w:rsidRDefault="00F67107" w:rsidP="00DE0449">
      <w:pPr>
        <w:pStyle w:val="41"/>
        <w:rPr>
          <w:ins w:id="1362" w:author="Сатлер Марина Викторовна" w:date="2024-01-22T10:52:00Z"/>
        </w:rPr>
      </w:pPr>
      <w:bookmarkStart w:id="1363" w:name="_Toc222927741"/>
      <w:ins w:id="1364" w:author="Сатлер Марина Викторовна" w:date="2024-01-22T10:52:00Z">
        <w:r w:rsidRPr="007036CE">
          <w:t xml:space="preserve">«Поручение о перечислении на счет исходящее» </w:t>
        </w:r>
      </w:ins>
      <w:ins w:id="1365" w:author="Сатлер Марина Викторовна" w:date="2024-01-22T10:53:00Z">
        <w:r w:rsidRPr="007036CE">
          <w:t>TSE_TransOrderAcc_D091</w:t>
        </w:r>
      </w:ins>
      <w:bookmarkEnd w:id="1363"/>
    </w:p>
    <w:p w14:paraId="71589811" w14:textId="77777777" w:rsidR="00F67107" w:rsidRPr="007036CE" w:rsidRDefault="00F67107" w:rsidP="00F67107">
      <w:pPr>
        <w:pStyle w:val="GOSTNormal"/>
        <w:rPr>
          <w:ins w:id="1366" w:author="Сатлер Марина Викторовна" w:date="2024-01-22T10:52:00Z"/>
        </w:rPr>
      </w:pPr>
      <w:ins w:id="1367" w:author="Сатлер Марина Викторовна" w:date="2024-01-22T10:52:00Z">
        <w:r w:rsidRPr="007036CE">
          <w:t>Описание требований к параметрам, передаваемым в теле (</w:t>
        </w:r>
        <w:r w:rsidRPr="007036CE">
          <w:rPr>
            <w:lang w:val="en-US"/>
          </w:rPr>
          <w:t>Document</w:t>
        </w:r>
        <w:r w:rsidRPr="007036CE">
          <w:t xml:space="preserve">) запроса на подбор /сторнирование /переформирование записей учета по документу «Поручение о перечислении на счет исходящее» </w:t>
        </w:r>
      </w:ins>
      <w:ins w:id="1368" w:author="Сатлер Марина Викторовна" w:date="2024-01-22T10:53:00Z">
        <w:r w:rsidRPr="007036CE">
          <w:t>TSE_TransOrderAcc_D091</w:t>
        </w:r>
      </w:ins>
      <w:ins w:id="1369" w:author="Сатлер Марина Викторовна" w:date="2024-01-22T10:52:00Z">
        <w:r w:rsidRPr="007036CE">
          <w:t>, и пример запроса приведены в томе 6.</w:t>
        </w:r>
      </w:ins>
    </w:p>
    <w:p w14:paraId="6ECEB3E4" w14:textId="77777777" w:rsidR="00F67107" w:rsidRPr="007036CE" w:rsidRDefault="00F67107" w:rsidP="00A315E0">
      <w:pPr>
        <w:pStyle w:val="GOSTNormal"/>
      </w:pPr>
    </w:p>
    <w:p w14:paraId="0AD82B71" w14:textId="77777777" w:rsidR="00DE55F1" w:rsidRPr="007036CE" w:rsidRDefault="00DE55F1" w:rsidP="00DE0449">
      <w:pPr>
        <w:pStyle w:val="41"/>
      </w:pPr>
      <w:bookmarkStart w:id="1370" w:name="_Ref158392607"/>
      <w:bookmarkStart w:id="1371" w:name="_Toc222927742"/>
      <w:r w:rsidRPr="007036CE">
        <w:lastRenderedPageBreak/>
        <w:t>«Сводная бюджетная роспись» (ф.0501050) DBD_BudgInvent</w:t>
      </w:r>
      <w:bookmarkEnd w:id="1370"/>
      <w:bookmarkEnd w:id="1371"/>
    </w:p>
    <w:p w14:paraId="22073A09" w14:textId="77777777" w:rsidR="00DE55F1" w:rsidRPr="007036CE" w:rsidRDefault="00DE55F1" w:rsidP="00DE0449">
      <w:pPr>
        <w:pStyle w:val="51"/>
      </w:pPr>
      <w:bookmarkStart w:id="1372" w:name="_Toc222927743"/>
      <w:r w:rsidRPr="007036CE">
        <w:t xml:space="preserve">Перечень параметров тела запроса (Document) по документу «Сводная бюджетная роспись» (ф.0501050) </w:t>
      </w:r>
      <w:r w:rsidRPr="007036CE">
        <w:rPr>
          <w:sz w:val="26"/>
        </w:rPr>
        <w:t>DBD_BudgInvent</w:t>
      </w:r>
      <w:bookmarkEnd w:id="1372"/>
    </w:p>
    <w:p w14:paraId="0A4A36A7" w14:textId="139BE0AB" w:rsidR="00DE55F1" w:rsidRPr="007036CE" w:rsidRDefault="009B61E2" w:rsidP="007E547B">
      <w:pPr>
        <w:pStyle w:val="GOSTNameTable"/>
        <w:numPr>
          <w:ilvl w:val="0"/>
          <w:numId w:val="1"/>
        </w:numPr>
        <w:ind w:left="0"/>
      </w:pPr>
      <w:r w:rsidRPr="007036CE">
        <w:rPr>
          <w:noProof/>
        </w:rPr>
        <w:fldChar w:fldCharType="begin"/>
      </w:r>
      <w:r w:rsidRPr="007036CE">
        <w:rPr>
          <w:noProof/>
        </w:rPr>
        <w:instrText xml:space="preserve"> SEQ Таблица \* ARABIC </w:instrText>
      </w:r>
      <w:r w:rsidRPr="007036CE">
        <w:rPr>
          <w:noProof/>
        </w:rPr>
        <w:fldChar w:fldCharType="separate"/>
      </w:r>
      <w:bookmarkStart w:id="1373" w:name="_Toc222927994"/>
      <w:r w:rsidR="00BD74E1">
        <w:rPr>
          <w:noProof/>
        </w:rPr>
        <w:t>21</w:t>
      </w:r>
      <w:r w:rsidRPr="007036CE">
        <w:rPr>
          <w:noProof/>
        </w:rPr>
        <w:fldChar w:fldCharType="end"/>
      </w:r>
      <w:r w:rsidR="00DE55F1" w:rsidRPr="007036CE">
        <w:t xml:space="preserve"> </w:t>
      </w:r>
      <w:r w:rsidR="004060F4" w:rsidRPr="007036CE">
        <w:t>–</w:t>
      </w:r>
      <w:r w:rsidR="00DE55F1" w:rsidRPr="007036CE">
        <w:t xml:space="preserve"> Параметры тела (Document) запроса на подбор / сторнирование / переформирование записей учета по документу «Сводная бюджетная роспись» (ф.0501050) DBD_BudgInvent</w:t>
      </w:r>
      <w:bookmarkEnd w:id="1373"/>
    </w:p>
    <w:tbl>
      <w:tblPr>
        <w:tblStyle w:val="GOSTTable"/>
        <w:tblW w:w="5000" w:type="pct"/>
        <w:tblLayout w:type="fixed"/>
        <w:tblLook w:val="07E0" w:firstRow="1" w:lastRow="1" w:firstColumn="1" w:lastColumn="1" w:noHBand="1" w:noVBand="1"/>
      </w:tblPr>
      <w:tblGrid>
        <w:gridCol w:w="3466"/>
        <w:gridCol w:w="2314"/>
        <w:gridCol w:w="1636"/>
        <w:gridCol w:w="946"/>
        <w:gridCol w:w="971"/>
        <w:gridCol w:w="6427"/>
      </w:tblGrid>
      <w:tr w:rsidR="00DE55F1" w:rsidRPr="007036CE" w14:paraId="108A1E8C" w14:textId="77777777" w:rsidTr="00A03896">
        <w:trPr>
          <w:cnfStyle w:val="100000000000" w:firstRow="1" w:lastRow="0" w:firstColumn="0" w:lastColumn="0" w:oddVBand="0" w:evenVBand="0" w:oddHBand="0" w:evenHBand="0" w:firstRowFirstColumn="0" w:firstRowLastColumn="0" w:lastRowFirstColumn="0" w:lastRowLastColumn="0"/>
          <w:trHeight w:val="1002"/>
        </w:trPr>
        <w:tc>
          <w:tcPr>
            <w:tcW w:w="1100" w:type="pct"/>
            <w:hideMark/>
          </w:tcPr>
          <w:p w14:paraId="5C1F4DCD" w14:textId="77777777" w:rsidR="00DE55F1" w:rsidRPr="007036CE" w:rsidRDefault="00DE55F1" w:rsidP="00DE55F1">
            <w:pPr>
              <w:pStyle w:val="GOSTTableHead"/>
              <w:rPr>
                <w:szCs w:val="22"/>
              </w:rPr>
            </w:pPr>
            <w:r w:rsidRPr="007036CE">
              <w:rPr>
                <w:szCs w:val="22"/>
              </w:rPr>
              <w:t>Наименование параметра</w:t>
            </w:r>
          </w:p>
        </w:tc>
        <w:tc>
          <w:tcPr>
            <w:tcW w:w="734" w:type="pct"/>
            <w:hideMark/>
          </w:tcPr>
          <w:p w14:paraId="37F8A6F6" w14:textId="77777777" w:rsidR="00DE55F1" w:rsidRPr="007036CE" w:rsidRDefault="00DE55F1" w:rsidP="00DE55F1">
            <w:pPr>
              <w:pStyle w:val="GOSTTableHead"/>
              <w:rPr>
                <w:szCs w:val="22"/>
              </w:rPr>
            </w:pPr>
            <w:r w:rsidRPr="007036CE">
              <w:rPr>
                <w:szCs w:val="22"/>
              </w:rPr>
              <w:t>Название тэга</w:t>
            </w:r>
          </w:p>
        </w:tc>
        <w:tc>
          <w:tcPr>
            <w:tcW w:w="519" w:type="pct"/>
            <w:hideMark/>
          </w:tcPr>
          <w:p w14:paraId="5929FE03" w14:textId="77777777" w:rsidR="00DE55F1" w:rsidRPr="007036CE" w:rsidRDefault="00DE55F1" w:rsidP="00DE55F1">
            <w:pPr>
              <w:pStyle w:val="GOSTTableHead"/>
              <w:rPr>
                <w:szCs w:val="22"/>
              </w:rPr>
            </w:pPr>
            <w:r w:rsidRPr="007036CE">
              <w:rPr>
                <w:szCs w:val="22"/>
              </w:rPr>
              <w:t>Тип данных</w:t>
            </w:r>
          </w:p>
        </w:tc>
        <w:tc>
          <w:tcPr>
            <w:tcW w:w="300" w:type="pct"/>
          </w:tcPr>
          <w:p w14:paraId="3B02A057" w14:textId="77777777" w:rsidR="00DE55F1" w:rsidRPr="007036CE" w:rsidRDefault="00DE55F1" w:rsidP="00DE55F1">
            <w:pPr>
              <w:pStyle w:val="GOSTTableHead"/>
              <w:rPr>
                <w:szCs w:val="22"/>
              </w:rPr>
            </w:pPr>
            <w:r w:rsidRPr="007036CE">
              <w:rPr>
                <w:szCs w:val="22"/>
              </w:rPr>
              <w:t>Обязательность</w:t>
            </w:r>
          </w:p>
        </w:tc>
        <w:tc>
          <w:tcPr>
            <w:tcW w:w="308" w:type="pct"/>
            <w:hideMark/>
          </w:tcPr>
          <w:p w14:paraId="6ECE0EFB" w14:textId="77777777" w:rsidR="00DE55F1" w:rsidRPr="007036CE" w:rsidRDefault="00DE55F1" w:rsidP="00DE55F1">
            <w:pPr>
              <w:pStyle w:val="GOSTTableHead"/>
              <w:rPr>
                <w:szCs w:val="22"/>
              </w:rPr>
            </w:pPr>
            <w:r w:rsidRPr="007036CE">
              <w:rPr>
                <w:szCs w:val="22"/>
              </w:rPr>
              <w:t>Размерность</w:t>
            </w:r>
          </w:p>
        </w:tc>
        <w:tc>
          <w:tcPr>
            <w:tcW w:w="2039" w:type="pct"/>
          </w:tcPr>
          <w:p w14:paraId="7221AA2B" w14:textId="77777777" w:rsidR="00DE55F1" w:rsidRPr="007036CE" w:rsidRDefault="00DE55F1" w:rsidP="00DE55F1">
            <w:pPr>
              <w:pStyle w:val="GOSTTableHead"/>
              <w:rPr>
                <w:szCs w:val="22"/>
              </w:rPr>
            </w:pPr>
            <w:r w:rsidRPr="007036CE">
              <w:rPr>
                <w:szCs w:val="22"/>
              </w:rPr>
              <w:t>Описание</w:t>
            </w:r>
          </w:p>
        </w:tc>
      </w:tr>
      <w:tr w:rsidR="00DE55F1" w:rsidRPr="007036CE" w14:paraId="48E7ED01" w14:textId="77777777" w:rsidTr="00A03896">
        <w:tc>
          <w:tcPr>
            <w:tcW w:w="1100" w:type="pct"/>
          </w:tcPr>
          <w:p w14:paraId="1DC29C21" w14:textId="77777777" w:rsidR="00DE55F1" w:rsidRPr="007036CE" w:rsidRDefault="00DE55F1" w:rsidP="00DE55F1">
            <w:pPr>
              <w:pStyle w:val="GOSTTablenorm"/>
            </w:pPr>
            <w:r w:rsidRPr="007036CE">
              <w:rPr>
                <w:szCs w:val="22"/>
              </w:rPr>
              <w:t>Номер документа</w:t>
            </w:r>
          </w:p>
        </w:tc>
        <w:tc>
          <w:tcPr>
            <w:tcW w:w="734" w:type="pct"/>
          </w:tcPr>
          <w:p w14:paraId="4DEC6B77" w14:textId="77777777" w:rsidR="00DE55F1" w:rsidRPr="007036CE" w:rsidRDefault="00DE55F1" w:rsidP="00DE55F1">
            <w:pPr>
              <w:pStyle w:val="GOSTTablenorm"/>
            </w:pPr>
            <w:r w:rsidRPr="007036CE">
              <w:rPr>
                <w:szCs w:val="22"/>
                <w:lang w:val="en-US"/>
              </w:rPr>
              <w:t>NUM_DOC</w:t>
            </w:r>
          </w:p>
        </w:tc>
        <w:tc>
          <w:tcPr>
            <w:tcW w:w="519" w:type="pct"/>
          </w:tcPr>
          <w:p w14:paraId="01E38708" w14:textId="77777777" w:rsidR="00DE55F1" w:rsidRPr="007036CE" w:rsidRDefault="00DE55F1" w:rsidP="00DE55F1">
            <w:pPr>
              <w:pStyle w:val="GOSTTablenorm"/>
            </w:pPr>
            <w:r w:rsidRPr="007036CE">
              <w:rPr>
                <w:szCs w:val="22"/>
              </w:rPr>
              <w:t>Строка</w:t>
            </w:r>
          </w:p>
        </w:tc>
        <w:tc>
          <w:tcPr>
            <w:tcW w:w="300" w:type="pct"/>
          </w:tcPr>
          <w:p w14:paraId="10BFE65F" w14:textId="77777777" w:rsidR="00DE55F1" w:rsidRPr="007036CE" w:rsidRDefault="00DE55F1" w:rsidP="00DE55F1">
            <w:pPr>
              <w:pStyle w:val="GOSTTablenorm"/>
            </w:pPr>
            <w:r w:rsidRPr="007036CE">
              <w:rPr>
                <w:szCs w:val="22"/>
              </w:rPr>
              <w:t>Да</w:t>
            </w:r>
          </w:p>
        </w:tc>
        <w:tc>
          <w:tcPr>
            <w:tcW w:w="308" w:type="pct"/>
          </w:tcPr>
          <w:p w14:paraId="2CF5814A" w14:textId="77777777" w:rsidR="00DE55F1" w:rsidRPr="007036CE" w:rsidRDefault="00DE55F1" w:rsidP="00DE55F1">
            <w:pPr>
              <w:pStyle w:val="GOSTTablenorm"/>
            </w:pPr>
            <w:r w:rsidRPr="007036CE">
              <w:rPr>
                <w:szCs w:val="22"/>
                <w:lang w:val="en-US"/>
              </w:rPr>
              <w:t>&lt;=25</w:t>
            </w:r>
          </w:p>
        </w:tc>
        <w:tc>
          <w:tcPr>
            <w:tcW w:w="2039" w:type="pct"/>
          </w:tcPr>
          <w:p w14:paraId="616DB5E5" w14:textId="77777777" w:rsidR="00DE55F1" w:rsidRPr="007036CE" w:rsidRDefault="00DE55F1" w:rsidP="00DE55F1">
            <w:pPr>
              <w:pStyle w:val="GOSTTablenorm"/>
            </w:pPr>
            <w:r w:rsidRPr="007036CE">
              <w:rPr>
                <w:szCs w:val="22"/>
              </w:rPr>
              <w:t>Указывается номер документа</w:t>
            </w:r>
          </w:p>
        </w:tc>
      </w:tr>
      <w:tr w:rsidR="00DE55F1" w:rsidRPr="007036CE" w14:paraId="0298CA11" w14:textId="77777777" w:rsidTr="00A03896">
        <w:tc>
          <w:tcPr>
            <w:tcW w:w="1100" w:type="pct"/>
          </w:tcPr>
          <w:p w14:paraId="047C1EE7" w14:textId="77777777" w:rsidR="00DE55F1" w:rsidRPr="007036CE" w:rsidRDefault="00DE55F1" w:rsidP="00DE55F1">
            <w:pPr>
              <w:pStyle w:val="GOSTTablenorm"/>
              <w:rPr>
                <w:szCs w:val="22"/>
              </w:rPr>
            </w:pPr>
            <w:r w:rsidRPr="007036CE">
              <w:rPr>
                <w:szCs w:val="22"/>
              </w:rPr>
              <w:t>Дата документа</w:t>
            </w:r>
          </w:p>
        </w:tc>
        <w:tc>
          <w:tcPr>
            <w:tcW w:w="734" w:type="pct"/>
          </w:tcPr>
          <w:p w14:paraId="28BA27BC" w14:textId="77777777" w:rsidR="00DE55F1" w:rsidRPr="007036CE" w:rsidRDefault="00DE55F1" w:rsidP="00DE55F1">
            <w:pPr>
              <w:pStyle w:val="GOSTTablenorm"/>
              <w:rPr>
                <w:szCs w:val="22"/>
                <w:lang w:val="en-US"/>
              </w:rPr>
            </w:pPr>
            <w:r w:rsidRPr="007036CE">
              <w:rPr>
                <w:szCs w:val="22"/>
                <w:lang w:val="en-US"/>
              </w:rPr>
              <w:t>DATE_DOC</w:t>
            </w:r>
          </w:p>
        </w:tc>
        <w:tc>
          <w:tcPr>
            <w:tcW w:w="519" w:type="pct"/>
          </w:tcPr>
          <w:p w14:paraId="08932A65" w14:textId="77777777" w:rsidR="00DE55F1" w:rsidRPr="007036CE" w:rsidRDefault="00DE55F1" w:rsidP="00DE55F1">
            <w:pPr>
              <w:pStyle w:val="GOSTTablenorm"/>
            </w:pPr>
            <w:r w:rsidRPr="007036CE">
              <w:rPr>
                <w:szCs w:val="22"/>
              </w:rPr>
              <w:t>Дата</w:t>
            </w:r>
          </w:p>
        </w:tc>
        <w:tc>
          <w:tcPr>
            <w:tcW w:w="300" w:type="pct"/>
          </w:tcPr>
          <w:p w14:paraId="10CE2907" w14:textId="77777777" w:rsidR="00DE55F1" w:rsidRPr="007036CE" w:rsidRDefault="00DE55F1" w:rsidP="00DE55F1">
            <w:pPr>
              <w:pStyle w:val="GOSTTablenorm"/>
            </w:pPr>
            <w:r w:rsidRPr="007036CE">
              <w:rPr>
                <w:szCs w:val="22"/>
              </w:rPr>
              <w:t>Да</w:t>
            </w:r>
          </w:p>
        </w:tc>
        <w:tc>
          <w:tcPr>
            <w:tcW w:w="308" w:type="pct"/>
          </w:tcPr>
          <w:p w14:paraId="5008BE32" w14:textId="77777777" w:rsidR="00DE55F1" w:rsidRPr="007036CE" w:rsidRDefault="00DE55F1" w:rsidP="00DE55F1">
            <w:pPr>
              <w:pStyle w:val="GOSTTablenorm"/>
            </w:pPr>
          </w:p>
        </w:tc>
        <w:tc>
          <w:tcPr>
            <w:tcW w:w="2039" w:type="pct"/>
          </w:tcPr>
          <w:p w14:paraId="7A755708" w14:textId="77777777" w:rsidR="00DE55F1" w:rsidRPr="007036CE" w:rsidRDefault="00DE55F1" w:rsidP="000B63B5">
            <w:pPr>
              <w:pStyle w:val="GOSTTablenorm"/>
            </w:pPr>
            <w:r w:rsidRPr="007036CE">
              <w:rPr>
                <w:szCs w:val="22"/>
              </w:rPr>
              <w:t>Указывается дата документа в формате YYYY-MM-DD</w:t>
            </w:r>
          </w:p>
        </w:tc>
      </w:tr>
      <w:tr w:rsidR="00DE55F1" w:rsidRPr="007036CE" w14:paraId="03E17428" w14:textId="77777777" w:rsidTr="00A03896">
        <w:tc>
          <w:tcPr>
            <w:tcW w:w="1100" w:type="pct"/>
          </w:tcPr>
          <w:p w14:paraId="3A8CA0E7" w14:textId="77777777" w:rsidR="00DE55F1" w:rsidRPr="007036CE" w:rsidRDefault="00DE55F1" w:rsidP="00DE55F1">
            <w:pPr>
              <w:pStyle w:val="GOSTTablenorm"/>
              <w:rPr>
                <w:szCs w:val="22"/>
              </w:rPr>
            </w:pPr>
            <w:r w:rsidRPr="007036CE">
              <w:t>Вид документа</w:t>
            </w:r>
          </w:p>
        </w:tc>
        <w:tc>
          <w:tcPr>
            <w:tcW w:w="734" w:type="pct"/>
          </w:tcPr>
          <w:p w14:paraId="400596A3" w14:textId="77777777" w:rsidR="00DE55F1" w:rsidRPr="007036CE" w:rsidRDefault="00DE55F1" w:rsidP="00DE55F1">
            <w:pPr>
              <w:pStyle w:val="GOSTTablenorm"/>
              <w:rPr>
                <w:szCs w:val="22"/>
                <w:lang w:val="en-US"/>
              </w:rPr>
            </w:pPr>
            <w:r w:rsidRPr="007036CE">
              <w:rPr>
                <w:szCs w:val="22"/>
                <w:lang w:val="en-US"/>
              </w:rPr>
              <w:t>DOC_TYPE</w:t>
            </w:r>
          </w:p>
        </w:tc>
        <w:tc>
          <w:tcPr>
            <w:tcW w:w="519" w:type="pct"/>
          </w:tcPr>
          <w:p w14:paraId="3170B818" w14:textId="77777777" w:rsidR="00DE55F1" w:rsidRPr="007036CE" w:rsidRDefault="00DE55F1" w:rsidP="00DE55F1">
            <w:pPr>
              <w:pStyle w:val="GOSTTablenorm"/>
            </w:pPr>
            <w:r w:rsidRPr="007036CE">
              <w:t>Строка</w:t>
            </w:r>
          </w:p>
        </w:tc>
        <w:tc>
          <w:tcPr>
            <w:tcW w:w="300" w:type="pct"/>
          </w:tcPr>
          <w:p w14:paraId="4C533221" w14:textId="77777777" w:rsidR="00DE55F1" w:rsidRPr="007036CE" w:rsidRDefault="00DE55F1" w:rsidP="00DE55F1">
            <w:pPr>
              <w:pStyle w:val="GOSTTablenorm"/>
            </w:pPr>
            <w:r w:rsidRPr="007036CE">
              <w:t>Да</w:t>
            </w:r>
          </w:p>
        </w:tc>
        <w:tc>
          <w:tcPr>
            <w:tcW w:w="308" w:type="pct"/>
          </w:tcPr>
          <w:p w14:paraId="2EB70BC8" w14:textId="77777777" w:rsidR="00DE55F1" w:rsidRPr="007036CE" w:rsidRDefault="00DE55F1" w:rsidP="00DE55F1">
            <w:pPr>
              <w:pStyle w:val="GOSTTablenorm"/>
            </w:pPr>
            <w:r w:rsidRPr="007036CE">
              <w:t>=3</w:t>
            </w:r>
          </w:p>
        </w:tc>
        <w:tc>
          <w:tcPr>
            <w:tcW w:w="2039" w:type="pct"/>
          </w:tcPr>
          <w:p w14:paraId="3F4BD1CC" w14:textId="77777777" w:rsidR="00DE55F1" w:rsidRPr="007036CE" w:rsidRDefault="00DE55F1" w:rsidP="00DE55F1">
            <w:pPr>
              <w:pStyle w:val="GOSTTablenorm"/>
            </w:pPr>
            <w:r w:rsidRPr="007036CE">
              <w:t>Указывается код вида документа.</w:t>
            </w:r>
          </w:p>
          <w:p w14:paraId="5ABC464A" w14:textId="77777777" w:rsidR="00DE55F1" w:rsidRPr="007036CE" w:rsidRDefault="00DE55F1" w:rsidP="00DE55F1">
            <w:pPr>
              <w:pStyle w:val="GOSTTablenorm"/>
            </w:pPr>
            <w:r w:rsidRPr="007036CE">
              <w:t>Заполняется значением «БРБ»</w:t>
            </w:r>
          </w:p>
        </w:tc>
      </w:tr>
      <w:tr w:rsidR="00DE55F1" w:rsidRPr="007036CE" w14:paraId="7AE2B3C3" w14:textId="77777777" w:rsidTr="00A03896">
        <w:tc>
          <w:tcPr>
            <w:tcW w:w="1100" w:type="pct"/>
          </w:tcPr>
          <w:p w14:paraId="7B31CBE3" w14:textId="77777777" w:rsidR="00DE55F1" w:rsidRPr="007036CE" w:rsidRDefault="00DE55F1" w:rsidP="00DE55F1">
            <w:pPr>
              <w:pStyle w:val="GOSTTablenorm"/>
            </w:pPr>
            <w:r w:rsidRPr="007036CE">
              <w:rPr>
                <w:szCs w:val="22"/>
              </w:rPr>
              <w:t>Уровень конфиденциальности</w:t>
            </w:r>
          </w:p>
        </w:tc>
        <w:tc>
          <w:tcPr>
            <w:tcW w:w="734" w:type="pct"/>
          </w:tcPr>
          <w:p w14:paraId="4067CDDC" w14:textId="77777777" w:rsidR="00DE55F1" w:rsidRPr="007036CE" w:rsidRDefault="00DE55F1" w:rsidP="00DE55F1">
            <w:pPr>
              <w:pStyle w:val="GOSTTablenorm"/>
              <w:rPr>
                <w:szCs w:val="22"/>
                <w:lang w:val="en-US"/>
              </w:rPr>
            </w:pPr>
            <w:r w:rsidRPr="007036CE">
              <w:rPr>
                <w:szCs w:val="22"/>
                <w:lang w:val="en-US"/>
              </w:rPr>
              <w:t>ACCESSLEVEL</w:t>
            </w:r>
          </w:p>
        </w:tc>
        <w:tc>
          <w:tcPr>
            <w:tcW w:w="519" w:type="pct"/>
          </w:tcPr>
          <w:p w14:paraId="69513747" w14:textId="77777777" w:rsidR="00DE55F1" w:rsidRPr="007036CE" w:rsidRDefault="00DE55F1" w:rsidP="00DE55F1">
            <w:pPr>
              <w:pStyle w:val="GOSTTablenorm"/>
            </w:pPr>
            <w:r w:rsidRPr="007036CE">
              <w:rPr>
                <w:szCs w:val="22"/>
              </w:rPr>
              <w:t>Число</w:t>
            </w:r>
          </w:p>
        </w:tc>
        <w:tc>
          <w:tcPr>
            <w:tcW w:w="300" w:type="pct"/>
          </w:tcPr>
          <w:p w14:paraId="6BC28E22" w14:textId="77777777" w:rsidR="00DE55F1" w:rsidRPr="007036CE" w:rsidRDefault="00DE55F1" w:rsidP="00DE55F1">
            <w:pPr>
              <w:pStyle w:val="GOSTTablenorm"/>
            </w:pPr>
            <w:r w:rsidRPr="007036CE">
              <w:rPr>
                <w:szCs w:val="22"/>
              </w:rPr>
              <w:t>Да</w:t>
            </w:r>
          </w:p>
        </w:tc>
        <w:tc>
          <w:tcPr>
            <w:tcW w:w="308" w:type="pct"/>
          </w:tcPr>
          <w:p w14:paraId="21D3AB69" w14:textId="77777777" w:rsidR="00DE55F1" w:rsidRPr="007036CE" w:rsidRDefault="00DE55F1" w:rsidP="00DE55F1">
            <w:pPr>
              <w:pStyle w:val="GOSTTablenorm"/>
            </w:pPr>
            <w:r w:rsidRPr="007036CE">
              <w:t>=1</w:t>
            </w:r>
          </w:p>
        </w:tc>
        <w:tc>
          <w:tcPr>
            <w:tcW w:w="2039" w:type="pct"/>
          </w:tcPr>
          <w:p w14:paraId="506394C4" w14:textId="77777777" w:rsidR="00DE55F1" w:rsidRPr="007036CE" w:rsidRDefault="00DE55F1" w:rsidP="00DE55F1">
            <w:pPr>
              <w:pStyle w:val="GOSTTablenorm"/>
            </w:pPr>
            <w:r w:rsidRPr="007036CE">
              <w:t>Указывается уровень конфиденциальности документа.</w:t>
            </w:r>
          </w:p>
          <w:p w14:paraId="174EF0D5" w14:textId="77777777" w:rsidR="00DE55F1" w:rsidRPr="007036CE" w:rsidRDefault="00DE55F1" w:rsidP="00DE55F1">
            <w:pPr>
              <w:pStyle w:val="GOSTTablenorm"/>
            </w:pPr>
            <w:r w:rsidRPr="007036CE">
              <w:t>Возможные значения:</w:t>
            </w:r>
          </w:p>
          <w:p w14:paraId="4A79D5BF" w14:textId="77777777" w:rsidR="00DE55F1" w:rsidRPr="007036CE" w:rsidRDefault="00DE55F1" w:rsidP="007E547B">
            <w:pPr>
              <w:pStyle w:val="GOSTTableListMark1"/>
              <w:numPr>
                <w:ilvl w:val="0"/>
                <w:numId w:val="2"/>
              </w:numPr>
            </w:pPr>
            <w:r w:rsidRPr="007036CE">
              <w:t xml:space="preserve">«0» </w:t>
            </w:r>
            <w:r w:rsidR="004060F4" w:rsidRPr="007036CE">
              <w:t>–</w:t>
            </w:r>
            <w:r w:rsidRPr="007036CE">
              <w:t xml:space="preserve"> Несекретно;</w:t>
            </w:r>
          </w:p>
          <w:p w14:paraId="3F09ED55" w14:textId="77777777" w:rsidR="00DE55F1" w:rsidRPr="007036CE" w:rsidRDefault="00DE55F1" w:rsidP="007E547B">
            <w:pPr>
              <w:pStyle w:val="GOSTTableListMark1"/>
              <w:numPr>
                <w:ilvl w:val="0"/>
                <w:numId w:val="2"/>
              </w:numPr>
            </w:pPr>
            <w:r w:rsidRPr="007036CE">
              <w:t xml:space="preserve">«1» </w:t>
            </w:r>
            <w:r w:rsidR="004060F4" w:rsidRPr="007036CE">
              <w:t>–</w:t>
            </w:r>
            <w:r w:rsidRPr="007036CE">
              <w:t xml:space="preserve"> Для служебного пользования</w:t>
            </w:r>
          </w:p>
        </w:tc>
      </w:tr>
      <w:tr w:rsidR="00DE55F1" w:rsidRPr="007036CE" w14:paraId="7A57433C" w14:textId="77777777" w:rsidTr="00A03896">
        <w:tc>
          <w:tcPr>
            <w:tcW w:w="1100" w:type="pct"/>
          </w:tcPr>
          <w:p w14:paraId="66173088" w14:textId="77777777" w:rsidR="00DE55F1" w:rsidRPr="007036CE" w:rsidRDefault="00DE55F1" w:rsidP="00DE55F1">
            <w:pPr>
              <w:pStyle w:val="GOSTTablenorm"/>
              <w:rPr>
                <w:szCs w:val="22"/>
              </w:rPr>
            </w:pPr>
            <w:r w:rsidRPr="007036CE">
              <w:rPr>
                <w:szCs w:val="22"/>
              </w:rPr>
              <w:t>Код бюджета</w:t>
            </w:r>
          </w:p>
        </w:tc>
        <w:tc>
          <w:tcPr>
            <w:tcW w:w="734" w:type="pct"/>
          </w:tcPr>
          <w:p w14:paraId="22ADB271" w14:textId="77777777" w:rsidR="00DE55F1" w:rsidRPr="007036CE" w:rsidRDefault="00DE55F1" w:rsidP="00DE55F1">
            <w:pPr>
              <w:pStyle w:val="GOSTTablenorm"/>
              <w:rPr>
                <w:szCs w:val="22"/>
                <w:lang w:val="en-US"/>
              </w:rPr>
            </w:pPr>
            <w:r w:rsidRPr="007036CE">
              <w:rPr>
                <w:szCs w:val="24"/>
              </w:rPr>
              <w:t>BUDGET_CODE</w:t>
            </w:r>
          </w:p>
        </w:tc>
        <w:tc>
          <w:tcPr>
            <w:tcW w:w="519" w:type="pct"/>
          </w:tcPr>
          <w:p w14:paraId="7CA35524" w14:textId="77777777" w:rsidR="00DE55F1" w:rsidRPr="007036CE" w:rsidRDefault="00DE55F1" w:rsidP="00DE55F1">
            <w:pPr>
              <w:pStyle w:val="GOSTTablenorm"/>
            </w:pPr>
            <w:r w:rsidRPr="007036CE">
              <w:rPr>
                <w:szCs w:val="22"/>
              </w:rPr>
              <w:t>Строка</w:t>
            </w:r>
          </w:p>
        </w:tc>
        <w:tc>
          <w:tcPr>
            <w:tcW w:w="300" w:type="pct"/>
          </w:tcPr>
          <w:p w14:paraId="210639D8" w14:textId="77777777" w:rsidR="00DE55F1" w:rsidRPr="007036CE" w:rsidRDefault="00DE55F1" w:rsidP="00DE55F1">
            <w:pPr>
              <w:pStyle w:val="GOSTTablenorm"/>
            </w:pPr>
            <w:r w:rsidRPr="007036CE">
              <w:rPr>
                <w:szCs w:val="22"/>
              </w:rPr>
              <w:t>Да</w:t>
            </w:r>
          </w:p>
        </w:tc>
        <w:tc>
          <w:tcPr>
            <w:tcW w:w="308" w:type="pct"/>
          </w:tcPr>
          <w:p w14:paraId="06E5DF60" w14:textId="77777777" w:rsidR="00DE55F1" w:rsidRPr="007036CE" w:rsidRDefault="00DE55F1" w:rsidP="00DE55F1">
            <w:pPr>
              <w:pStyle w:val="GOSTTablenorm"/>
            </w:pPr>
            <w:r w:rsidRPr="007036CE">
              <w:rPr>
                <w:szCs w:val="22"/>
              </w:rPr>
              <w:t>=8</w:t>
            </w:r>
          </w:p>
        </w:tc>
        <w:tc>
          <w:tcPr>
            <w:tcW w:w="2039" w:type="pct"/>
          </w:tcPr>
          <w:p w14:paraId="3BB7196D" w14:textId="77777777" w:rsidR="00DE55F1" w:rsidRPr="007036CE" w:rsidRDefault="00DE55F1" w:rsidP="00DE55F1">
            <w:pPr>
              <w:pStyle w:val="GOSTTablenorm"/>
            </w:pPr>
            <w:r w:rsidRPr="007036CE">
              <w:t>Указывается код бюджета в соответствии со справочником «Бюджеты»</w:t>
            </w:r>
          </w:p>
        </w:tc>
      </w:tr>
      <w:tr w:rsidR="00DE55F1" w:rsidRPr="007036CE" w14:paraId="4A6E5DB5" w14:textId="77777777" w:rsidTr="00A03896">
        <w:tc>
          <w:tcPr>
            <w:tcW w:w="1100" w:type="pct"/>
          </w:tcPr>
          <w:p w14:paraId="00BB506F" w14:textId="77777777" w:rsidR="00DE55F1" w:rsidRPr="007036CE" w:rsidRDefault="00DE55F1" w:rsidP="00DE55F1">
            <w:pPr>
              <w:pStyle w:val="GOSTTablenorm"/>
              <w:rPr>
                <w:szCs w:val="22"/>
              </w:rPr>
            </w:pPr>
            <w:r w:rsidRPr="007036CE">
              <w:rPr>
                <w:szCs w:val="22"/>
              </w:rPr>
              <w:t>Дата ввода в действие</w:t>
            </w:r>
          </w:p>
        </w:tc>
        <w:tc>
          <w:tcPr>
            <w:tcW w:w="734" w:type="pct"/>
          </w:tcPr>
          <w:p w14:paraId="2D095AB6" w14:textId="77777777" w:rsidR="00DE55F1" w:rsidRPr="007036CE" w:rsidRDefault="00DE55F1" w:rsidP="00DE55F1">
            <w:pPr>
              <w:pStyle w:val="GOSTTablenorm"/>
              <w:rPr>
                <w:szCs w:val="24"/>
              </w:rPr>
            </w:pPr>
            <w:r w:rsidRPr="007036CE">
              <w:rPr>
                <w:szCs w:val="24"/>
              </w:rPr>
              <w:t>EVENT_DATE</w:t>
            </w:r>
          </w:p>
        </w:tc>
        <w:tc>
          <w:tcPr>
            <w:tcW w:w="519" w:type="pct"/>
          </w:tcPr>
          <w:p w14:paraId="5AE9CE49" w14:textId="77777777" w:rsidR="00DE55F1" w:rsidRPr="007036CE" w:rsidRDefault="00DE55F1" w:rsidP="00DE55F1">
            <w:pPr>
              <w:pStyle w:val="GOSTTablenorm"/>
            </w:pPr>
            <w:r w:rsidRPr="007036CE">
              <w:rPr>
                <w:szCs w:val="22"/>
              </w:rPr>
              <w:t>Дата</w:t>
            </w:r>
          </w:p>
        </w:tc>
        <w:tc>
          <w:tcPr>
            <w:tcW w:w="300" w:type="pct"/>
          </w:tcPr>
          <w:p w14:paraId="569BA783" w14:textId="77777777" w:rsidR="00DE55F1" w:rsidRPr="007036CE" w:rsidRDefault="00DE55F1" w:rsidP="00DE55F1">
            <w:pPr>
              <w:pStyle w:val="GOSTTablenorm"/>
            </w:pPr>
            <w:r w:rsidRPr="007036CE">
              <w:rPr>
                <w:szCs w:val="22"/>
              </w:rPr>
              <w:t>Да</w:t>
            </w:r>
          </w:p>
        </w:tc>
        <w:tc>
          <w:tcPr>
            <w:tcW w:w="308" w:type="pct"/>
          </w:tcPr>
          <w:p w14:paraId="2C763EC8" w14:textId="77777777" w:rsidR="00DE55F1" w:rsidRPr="007036CE" w:rsidRDefault="00DE55F1" w:rsidP="00DE55F1">
            <w:pPr>
              <w:pStyle w:val="GOSTTablenorm"/>
            </w:pPr>
          </w:p>
        </w:tc>
        <w:tc>
          <w:tcPr>
            <w:tcW w:w="2039" w:type="pct"/>
          </w:tcPr>
          <w:p w14:paraId="4F53519A" w14:textId="6EE8B07B" w:rsidR="00DE55F1" w:rsidRPr="007036CE" w:rsidRDefault="00DE55F1" w:rsidP="00E374EC">
            <w:pPr>
              <w:pStyle w:val="GOSTTablenorm"/>
            </w:pPr>
            <w:r w:rsidRPr="007036CE">
              <w:rPr>
                <w:szCs w:val="22"/>
              </w:rPr>
              <w:t xml:space="preserve">Указывается дата </w:t>
            </w:r>
            <w:del w:id="1374" w:author="EXP-320404" w:date="2025-09-15T18:46:00Z">
              <w:r w:rsidRPr="007036CE" w:rsidDel="00E374EC">
                <w:rPr>
                  <w:szCs w:val="22"/>
                </w:rPr>
                <w:delText xml:space="preserve">документа </w:delText>
              </w:r>
            </w:del>
            <w:ins w:id="1375" w:author="EXP-320404" w:date="2025-09-15T18:46:00Z">
              <w:r w:rsidR="00E374EC" w:rsidRPr="007036CE">
                <w:rPr>
                  <w:szCs w:val="22"/>
                </w:rPr>
                <w:t xml:space="preserve">ввода в действие </w:t>
              </w:r>
            </w:ins>
            <w:r w:rsidRPr="007036CE">
              <w:rPr>
                <w:szCs w:val="22"/>
              </w:rPr>
              <w:t>в формате YYYY-MM-DD</w:t>
            </w:r>
          </w:p>
        </w:tc>
      </w:tr>
      <w:tr w:rsidR="001E1107" w:rsidRPr="007036CE" w14:paraId="333DE198" w14:textId="77777777" w:rsidTr="00A03896">
        <w:tc>
          <w:tcPr>
            <w:tcW w:w="1100" w:type="pct"/>
          </w:tcPr>
          <w:p w14:paraId="070DBDA7" w14:textId="77777777" w:rsidR="001E1107" w:rsidRPr="007036CE" w:rsidRDefault="001E1107" w:rsidP="001E1107">
            <w:pPr>
              <w:pStyle w:val="GOSTTablenorm"/>
              <w:rPr>
                <w:szCs w:val="22"/>
              </w:rPr>
            </w:pPr>
            <w:ins w:id="1376" w:author="Куклина Ю.В." w:date="2024-07-02T18:40:00Z">
              <w:r w:rsidRPr="007036CE">
                <w:t>Признак «Новый бюджетный цикл»</w:t>
              </w:r>
            </w:ins>
          </w:p>
        </w:tc>
        <w:tc>
          <w:tcPr>
            <w:tcW w:w="734" w:type="pct"/>
          </w:tcPr>
          <w:p w14:paraId="35315B6D" w14:textId="77777777" w:rsidR="001E1107" w:rsidRPr="007036CE" w:rsidRDefault="001E1107" w:rsidP="001E1107">
            <w:pPr>
              <w:pStyle w:val="GOSTTablenorm"/>
              <w:rPr>
                <w:szCs w:val="24"/>
              </w:rPr>
            </w:pPr>
            <w:ins w:id="1377" w:author="Куклина Ю.В." w:date="2024-07-02T18:40:00Z">
              <w:r w:rsidRPr="007036CE">
                <w:rPr>
                  <w:lang w:val="en-US"/>
                </w:rPr>
                <w:t>NBC</w:t>
              </w:r>
            </w:ins>
          </w:p>
        </w:tc>
        <w:tc>
          <w:tcPr>
            <w:tcW w:w="519" w:type="pct"/>
          </w:tcPr>
          <w:p w14:paraId="418D416F" w14:textId="77777777" w:rsidR="001E1107" w:rsidRPr="007036CE" w:rsidRDefault="001E1107" w:rsidP="001E1107">
            <w:pPr>
              <w:pStyle w:val="GOSTTablenorm"/>
              <w:rPr>
                <w:szCs w:val="22"/>
              </w:rPr>
            </w:pPr>
            <w:ins w:id="1378" w:author="Куклина Ю.В." w:date="2024-07-02T18:40:00Z">
              <w:r w:rsidRPr="007036CE">
                <w:t>Строка</w:t>
              </w:r>
            </w:ins>
          </w:p>
        </w:tc>
        <w:tc>
          <w:tcPr>
            <w:tcW w:w="300" w:type="pct"/>
          </w:tcPr>
          <w:p w14:paraId="63141B2F" w14:textId="77777777" w:rsidR="001E1107" w:rsidRPr="007036CE" w:rsidRDefault="001E1107" w:rsidP="001E1107">
            <w:pPr>
              <w:pStyle w:val="GOSTTablenorm"/>
              <w:rPr>
                <w:szCs w:val="22"/>
              </w:rPr>
            </w:pPr>
            <w:ins w:id="1379" w:author="Куклина Ю.В." w:date="2024-07-02T18:40:00Z">
              <w:r w:rsidRPr="007036CE">
                <w:t>Да</w:t>
              </w:r>
            </w:ins>
          </w:p>
        </w:tc>
        <w:tc>
          <w:tcPr>
            <w:tcW w:w="308" w:type="pct"/>
          </w:tcPr>
          <w:p w14:paraId="1563CE71" w14:textId="77777777" w:rsidR="001E1107" w:rsidRPr="007036CE" w:rsidRDefault="001E1107" w:rsidP="001E1107">
            <w:pPr>
              <w:pStyle w:val="GOSTTablenorm"/>
            </w:pPr>
            <w:ins w:id="1380" w:author="Куклина Ю.В." w:date="2024-07-02T18:40:00Z">
              <w:r w:rsidRPr="007036CE">
                <w:t>=1</w:t>
              </w:r>
            </w:ins>
          </w:p>
        </w:tc>
        <w:tc>
          <w:tcPr>
            <w:tcW w:w="2039" w:type="pct"/>
          </w:tcPr>
          <w:p w14:paraId="30F37BE6" w14:textId="77777777" w:rsidR="001E1107" w:rsidRPr="007036CE" w:rsidRDefault="001E1107" w:rsidP="001E1107">
            <w:pPr>
              <w:pStyle w:val="GOSTTablenorm"/>
              <w:rPr>
                <w:ins w:id="1381" w:author="Куклина Ю.В." w:date="2024-07-02T18:41:00Z"/>
              </w:rPr>
            </w:pPr>
            <w:ins w:id="1382" w:author="Куклина Ю.В." w:date="2024-07-02T18:40:00Z">
              <w:r w:rsidRPr="007036CE">
                <w:t xml:space="preserve">Указывается признак доведения </w:t>
              </w:r>
            </w:ins>
            <w:ins w:id="1383" w:author="Куклина Ю.В." w:date="2024-07-02T18:41:00Z">
              <w:r w:rsidRPr="007036CE">
                <w:t xml:space="preserve">бюджетных данных </w:t>
              </w:r>
            </w:ins>
            <w:ins w:id="1384" w:author="Куклина Ю.В." w:date="2024-07-02T18:40:00Z">
              <w:r w:rsidRPr="007036CE">
                <w:t>на новый бюджетный цикл</w:t>
              </w:r>
            </w:ins>
            <w:ins w:id="1385" w:author="Куклина Ю.В." w:date="2024-07-02T18:41:00Z">
              <w:r w:rsidRPr="007036CE">
                <w:t>.</w:t>
              </w:r>
            </w:ins>
          </w:p>
          <w:p w14:paraId="07E4FEE6" w14:textId="77777777" w:rsidR="001E1107" w:rsidRPr="007036CE" w:rsidRDefault="001E1107" w:rsidP="001E1107">
            <w:pPr>
              <w:pStyle w:val="GOSTTablenorm"/>
              <w:rPr>
                <w:ins w:id="1386" w:author="Куклина Ю.В." w:date="2024-07-02T18:42:00Z"/>
              </w:rPr>
            </w:pPr>
            <w:ins w:id="1387" w:author="Куклина Ю.В." w:date="2024-07-02T18:41:00Z">
              <w:r w:rsidRPr="007036CE">
                <w:t>Возможные значения:</w:t>
              </w:r>
            </w:ins>
          </w:p>
          <w:p w14:paraId="771376F2" w14:textId="77777777" w:rsidR="001E1107" w:rsidRPr="007036CE" w:rsidRDefault="001E1107" w:rsidP="001E1107">
            <w:pPr>
              <w:pStyle w:val="GOSTTableListMark1"/>
              <w:rPr>
                <w:ins w:id="1388" w:author="Куклина Ю.В." w:date="2024-07-02T18:42:00Z"/>
                <w:szCs w:val="22"/>
              </w:rPr>
            </w:pPr>
            <w:ins w:id="1389" w:author="Куклина Ю.В." w:date="2024-07-02T18:42:00Z">
              <w:r w:rsidRPr="007036CE">
                <w:rPr>
                  <w:szCs w:val="22"/>
                </w:rPr>
                <w:t>«0</w:t>
              </w:r>
              <w:r w:rsidRPr="007036CE">
                <w:t xml:space="preserve">» </w:t>
              </w:r>
            </w:ins>
            <w:r w:rsidR="004060F4" w:rsidRPr="007036CE">
              <w:t>–</w:t>
            </w:r>
            <w:ins w:id="1390" w:author="Куклина Ю.В." w:date="2024-07-02T18:43:00Z">
              <w:r w:rsidRPr="007036CE">
                <w:t xml:space="preserve"> доведение на текущий бюджетный цикл</w:t>
              </w:r>
            </w:ins>
            <w:ins w:id="1391" w:author="Куклина Ю.В." w:date="2024-07-02T18:42:00Z">
              <w:r w:rsidRPr="007036CE">
                <w:t>;</w:t>
              </w:r>
            </w:ins>
          </w:p>
          <w:p w14:paraId="40C7275D" w14:textId="77777777" w:rsidR="001E1107" w:rsidRPr="007036CE" w:rsidRDefault="001E1107" w:rsidP="001E1107">
            <w:pPr>
              <w:pStyle w:val="GOSTTableListMark1"/>
              <w:rPr>
                <w:szCs w:val="22"/>
              </w:rPr>
            </w:pPr>
            <w:ins w:id="1392" w:author="Куклина Ю.В." w:date="2024-07-02T18:42:00Z">
              <w:r w:rsidRPr="007036CE">
                <w:rPr>
                  <w:szCs w:val="22"/>
                </w:rPr>
                <w:t xml:space="preserve">«1» </w:t>
              </w:r>
            </w:ins>
            <w:r w:rsidR="004060F4" w:rsidRPr="007036CE">
              <w:t>–</w:t>
            </w:r>
            <w:ins w:id="1393" w:author="Куклина Ю.В." w:date="2024-07-02T18:42:00Z">
              <w:r w:rsidRPr="007036CE">
                <w:rPr>
                  <w:szCs w:val="22"/>
                </w:rPr>
                <w:t xml:space="preserve"> </w:t>
              </w:r>
            </w:ins>
            <w:ins w:id="1394" w:author="Куклина Ю.В." w:date="2024-07-02T18:43:00Z">
              <w:r w:rsidRPr="007036CE">
                <w:rPr>
                  <w:szCs w:val="22"/>
                </w:rPr>
                <w:t>доведение на новый бюджетный цикл.</w:t>
              </w:r>
            </w:ins>
          </w:p>
        </w:tc>
      </w:tr>
      <w:tr w:rsidR="001E1107" w:rsidRPr="007036CE" w14:paraId="22F50C11" w14:textId="77777777" w:rsidTr="00A03896">
        <w:tc>
          <w:tcPr>
            <w:tcW w:w="1100" w:type="pct"/>
          </w:tcPr>
          <w:p w14:paraId="680450A5" w14:textId="77777777" w:rsidR="001E1107" w:rsidRPr="007036CE" w:rsidRDefault="001E1107" w:rsidP="001E1107">
            <w:pPr>
              <w:pStyle w:val="GOSTTablenorm"/>
              <w:rPr>
                <w:b/>
                <w:szCs w:val="22"/>
              </w:rPr>
            </w:pPr>
            <w:r w:rsidRPr="007036CE">
              <w:rPr>
                <w:b/>
                <w:szCs w:val="22"/>
              </w:rPr>
              <w:t xml:space="preserve">Строки документа по разделу </w:t>
            </w:r>
            <w:r w:rsidRPr="007036CE">
              <w:rPr>
                <w:b/>
                <w:szCs w:val="22"/>
              </w:rPr>
              <w:lastRenderedPageBreak/>
              <w:t>«БА по расходам»</w:t>
            </w:r>
          </w:p>
        </w:tc>
        <w:tc>
          <w:tcPr>
            <w:tcW w:w="734" w:type="pct"/>
          </w:tcPr>
          <w:p w14:paraId="0896AE46" w14:textId="77777777" w:rsidR="001E1107" w:rsidRPr="007036CE" w:rsidRDefault="001E1107" w:rsidP="001E1107">
            <w:pPr>
              <w:pStyle w:val="GOSTTablenorm"/>
              <w:rPr>
                <w:b/>
                <w:szCs w:val="24"/>
              </w:rPr>
            </w:pPr>
            <w:r w:rsidRPr="007036CE">
              <w:rPr>
                <w:b/>
                <w:szCs w:val="24"/>
                <w:lang w:val="en-US"/>
              </w:rPr>
              <w:lastRenderedPageBreak/>
              <w:t>SECTION_1</w:t>
            </w:r>
          </w:p>
        </w:tc>
        <w:tc>
          <w:tcPr>
            <w:tcW w:w="519" w:type="pct"/>
          </w:tcPr>
          <w:p w14:paraId="17A86F3A" w14:textId="77777777" w:rsidR="001E1107" w:rsidRPr="007036CE" w:rsidRDefault="001E1107" w:rsidP="001E1107">
            <w:pPr>
              <w:pStyle w:val="GOSTTablenorm"/>
            </w:pPr>
            <w:r w:rsidRPr="007036CE">
              <w:rPr>
                <w:szCs w:val="22"/>
              </w:rPr>
              <w:t>Массив</w:t>
            </w:r>
          </w:p>
        </w:tc>
        <w:tc>
          <w:tcPr>
            <w:tcW w:w="300" w:type="pct"/>
          </w:tcPr>
          <w:p w14:paraId="33BFB599" w14:textId="77777777" w:rsidR="001E1107" w:rsidRPr="007036CE" w:rsidRDefault="001E1107" w:rsidP="001E1107">
            <w:pPr>
              <w:pStyle w:val="GOSTTablenorm"/>
            </w:pPr>
            <w:r w:rsidRPr="007036CE">
              <w:rPr>
                <w:szCs w:val="22"/>
              </w:rPr>
              <w:t>Нет</w:t>
            </w:r>
          </w:p>
        </w:tc>
        <w:tc>
          <w:tcPr>
            <w:tcW w:w="308" w:type="pct"/>
          </w:tcPr>
          <w:p w14:paraId="5CA68AE4" w14:textId="77777777" w:rsidR="001E1107" w:rsidRPr="007036CE" w:rsidRDefault="001E1107" w:rsidP="001E1107">
            <w:pPr>
              <w:pStyle w:val="GOSTTablenorm"/>
            </w:pPr>
            <w:r w:rsidRPr="007036CE">
              <w:rPr>
                <w:szCs w:val="22"/>
              </w:rPr>
              <w:t>-</w:t>
            </w:r>
          </w:p>
        </w:tc>
        <w:tc>
          <w:tcPr>
            <w:tcW w:w="2039" w:type="pct"/>
          </w:tcPr>
          <w:p w14:paraId="7C2B44A3" w14:textId="77777777" w:rsidR="001E1107" w:rsidRPr="007036CE" w:rsidRDefault="001E1107" w:rsidP="001E1107">
            <w:pPr>
              <w:pStyle w:val="GOSTTablenorm"/>
            </w:pPr>
            <w:r w:rsidRPr="007036CE">
              <w:rPr>
                <w:szCs w:val="22"/>
              </w:rPr>
              <w:t>-</w:t>
            </w:r>
          </w:p>
        </w:tc>
      </w:tr>
      <w:tr w:rsidR="001E1107" w:rsidRPr="007036CE" w14:paraId="1B91ED69" w14:textId="77777777" w:rsidTr="00A03896">
        <w:tc>
          <w:tcPr>
            <w:tcW w:w="1100" w:type="pct"/>
          </w:tcPr>
          <w:p w14:paraId="2DDC9C8D" w14:textId="77777777" w:rsidR="001E1107" w:rsidRPr="007036CE" w:rsidRDefault="001E1107" w:rsidP="001E1107">
            <w:pPr>
              <w:pStyle w:val="GOSTTablenorm"/>
              <w:rPr>
                <w:szCs w:val="22"/>
              </w:rPr>
            </w:pPr>
            <w:r w:rsidRPr="007036CE">
              <w:rPr>
                <w:szCs w:val="22"/>
              </w:rPr>
              <w:t>Идентификатор строки</w:t>
            </w:r>
          </w:p>
        </w:tc>
        <w:tc>
          <w:tcPr>
            <w:tcW w:w="734" w:type="pct"/>
          </w:tcPr>
          <w:p w14:paraId="036EA5CB" w14:textId="77777777" w:rsidR="001E1107" w:rsidRPr="007036CE" w:rsidRDefault="001E1107" w:rsidP="001E1107">
            <w:pPr>
              <w:pStyle w:val="GOSTTablenorm"/>
              <w:rPr>
                <w:szCs w:val="24"/>
                <w:lang w:val="en-US"/>
              </w:rPr>
            </w:pPr>
            <w:ins w:id="1395" w:author="Сатлер Марина Викторовна" w:date="2024-02-08T10:08:00Z">
              <w:r w:rsidRPr="007036CE">
                <w:rPr>
                  <w:b/>
                  <w:szCs w:val="24"/>
                  <w:lang w:val="en-US"/>
                </w:rPr>
                <w:t>SECTION_1</w:t>
              </w:r>
              <w:r w:rsidRPr="007036CE">
                <w:rPr>
                  <w:b/>
                  <w:szCs w:val="24"/>
                </w:rPr>
                <w:t>:</w:t>
              </w:r>
            </w:ins>
            <w:del w:id="1396" w:author="Сатлер Марина Викторовна" w:date="2024-06-11T14:10:00Z">
              <w:r w:rsidRPr="007036CE" w:rsidDel="008A17FC">
                <w:rPr>
                  <w:szCs w:val="24"/>
                  <w:lang w:val="en-US"/>
                </w:rPr>
                <w:delText>ID</w:delText>
              </w:r>
            </w:del>
            <w:ins w:id="1397" w:author="Сатлер Марина Викторовна" w:date="2024-06-11T14:10:00Z">
              <w:r w:rsidRPr="007036CE">
                <w:rPr>
                  <w:szCs w:val="24"/>
                  <w:lang w:val="en-US"/>
                </w:rPr>
                <w:t>id</w:t>
              </w:r>
            </w:ins>
          </w:p>
        </w:tc>
        <w:tc>
          <w:tcPr>
            <w:tcW w:w="519" w:type="pct"/>
          </w:tcPr>
          <w:p w14:paraId="46DB04AF" w14:textId="77777777" w:rsidR="001E1107" w:rsidRPr="007036CE" w:rsidRDefault="001E1107" w:rsidP="001E1107">
            <w:pPr>
              <w:pStyle w:val="GOSTTablenorm"/>
            </w:pPr>
            <w:r w:rsidRPr="007036CE">
              <w:rPr>
                <w:szCs w:val="22"/>
              </w:rPr>
              <w:t>Число</w:t>
            </w:r>
          </w:p>
        </w:tc>
        <w:tc>
          <w:tcPr>
            <w:tcW w:w="300" w:type="pct"/>
          </w:tcPr>
          <w:p w14:paraId="5B4F804B" w14:textId="77777777" w:rsidR="001E1107" w:rsidRPr="007036CE" w:rsidRDefault="001E1107" w:rsidP="001E1107">
            <w:pPr>
              <w:pStyle w:val="GOSTTablenorm"/>
            </w:pPr>
            <w:r w:rsidRPr="007036CE">
              <w:rPr>
                <w:szCs w:val="22"/>
              </w:rPr>
              <w:t>Да</w:t>
            </w:r>
          </w:p>
        </w:tc>
        <w:tc>
          <w:tcPr>
            <w:tcW w:w="308" w:type="pct"/>
          </w:tcPr>
          <w:p w14:paraId="13F9AB78" w14:textId="77777777" w:rsidR="001E1107" w:rsidRPr="007036CE" w:rsidRDefault="001E1107" w:rsidP="001E1107">
            <w:pPr>
              <w:pStyle w:val="GOSTTablenorm"/>
            </w:pPr>
            <w:r w:rsidRPr="007036CE">
              <w:rPr>
                <w:szCs w:val="22"/>
              </w:rPr>
              <w:t>&lt;=20</w:t>
            </w:r>
          </w:p>
        </w:tc>
        <w:tc>
          <w:tcPr>
            <w:tcW w:w="2039" w:type="pct"/>
          </w:tcPr>
          <w:p w14:paraId="6C33D57C" w14:textId="77777777" w:rsidR="001E1107" w:rsidRPr="007036CE" w:rsidRDefault="001E1107" w:rsidP="001E1107">
            <w:pPr>
              <w:pStyle w:val="GOSTTablenorm"/>
            </w:pPr>
            <w:r w:rsidRPr="007036CE">
              <w:rPr>
                <w:szCs w:val="22"/>
              </w:rPr>
              <w:t>Указывается технический идентификатор строки</w:t>
            </w:r>
          </w:p>
        </w:tc>
      </w:tr>
      <w:tr w:rsidR="001E1107" w:rsidRPr="007036CE" w14:paraId="69C22BE2" w14:textId="77777777" w:rsidTr="00A03896">
        <w:tc>
          <w:tcPr>
            <w:tcW w:w="1100" w:type="pct"/>
          </w:tcPr>
          <w:p w14:paraId="484D9642" w14:textId="77777777" w:rsidR="001E1107" w:rsidRPr="007036CE" w:rsidRDefault="001E1107" w:rsidP="001E1107">
            <w:pPr>
              <w:pStyle w:val="GOSTTablenorm"/>
              <w:rPr>
                <w:szCs w:val="22"/>
              </w:rPr>
            </w:pPr>
            <w:r w:rsidRPr="007036CE">
              <w:t>Номер строки</w:t>
            </w:r>
          </w:p>
        </w:tc>
        <w:tc>
          <w:tcPr>
            <w:tcW w:w="734" w:type="pct"/>
          </w:tcPr>
          <w:p w14:paraId="638A35E5" w14:textId="77777777" w:rsidR="001E1107" w:rsidRPr="007036CE" w:rsidRDefault="001E1107" w:rsidP="001E1107">
            <w:pPr>
              <w:pStyle w:val="GOSTTablenorm"/>
              <w:rPr>
                <w:szCs w:val="24"/>
                <w:lang w:val="en-US"/>
              </w:rPr>
            </w:pPr>
            <w:ins w:id="1398" w:author="Сатлер Марина Викторовна" w:date="2024-02-08T10:08:00Z">
              <w:r w:rsidRPr="007036CE">
                <w:rPr>
                  <w:b/>
                  <w:szCs w:val="24"/>
                  <w:lang w:val="en-US"/>
                </w:rPr>
                <w:t>SECTION_1</w:t>
              </w:r>
              <w:r w:rsidRPr="007036CE">
                <w:rPr>
                  <w:b/>
                  <w:szCs w:val="24"/>
                </w:rPr>
                <w:t>:</w:t>
              </w:r>
            </w:ins>
            <w:r w:rsidRPr="007036CE">
              <w:rPr>
                <w:szCs w:val="24"/>
                <w:lang w:val="en-US"/>
              </w:rPr>
              <w:t>NUMBROW</w:t>
            </w:r>
          </w:p>
        </w:tc>
        <w:tc>
          <w:tcPr>
            <w:tcW w:w="519" w:type="pct"/>
          </w:tcPr>
          <w:p w14:paraId="48427CD0" w14:textId="77777777" w:rsidR="001E1107" w:rsidRPr="007036CE" w:rsidRDefault="001E1107" w:rsidP="001E1107">
            <w:pPr>
              <w:pStyle w:val="GOSTTablenorm"/>
            </w:pPr>
            <w:r w:rsidRPr="007036CE">
              <w:rPr>
                <w:szCs w:val="22"/>
              </w:rPr>
              <w:t>Строка</w:t>
            </w:r>
          </w:p>
        </w:tc>
        <w:tc>
          <w:tcPr>
            <w:tcW w:w="300" w:type="pct"/>
          </w:tcPr>
          <w:p w14:paraId="39BB239C" w14:textId="77777777" w:rsidR="001E1107" w:rsidRPr="007036CE" w:rsidRDefault="001E1107" w:rsidP="001E1107">
            <w:pPr>
              <w:pStyle w:val="GOSTTablenorm"/>
            </w:pPr>
            <w:r w:rsidRPr="007036CE">
              <w:rPr>
                <w:szCs w:val="22"/>
              </w:rPr>
              <w:t>Да</w:t>
            </w:r>
          </w:p>
        </w:tc>
        <w:tc>
          <w:tcPr>
            <w:tcW w:w="308" w:type="pct"/>
          </w:tcPr>
          <w:p w14:paraId="5B51EEAA" w14:textId="77777777" w:rsidR="001E1107" w:rsidRPr="007036CE" w:rsidRDefault="001E1107" w:rsidP="001E1107">
            <w:pPr>
              <w:pStyle w:val="GOSTTablenorm"/>
            </w:pPr>
            <w:r w:rsidRPr="007036CE">
              <w:rPr>
                <w:szCs w:val="22"/>
                <w:lang w:val="en-US"/>
              </w:rPr>
              <w:t>&lt;=20</w:t>
            </w:r>
          </w:p>
        </w:tc>
        <w:tc>
          <w:tcPr>
            <w:tcW w:w="2039" w:type="pct"/>
          </w:tcPr>
          <w:p w14:paraId="713DC52C" w14:textId="77777777" w:rsidR="001E1107" w:rsidRPr="007036CE" w:rsidRDefault="001E1107" w:rsidP="001E1107">
            <w:pPr>
              <w:pStyle w:val="GOSTTablenorm"/>
            </w:pPr>
            <w:r w:rsidRPr="007036CE">
              <w:rPr>
                <w:szCs w:val="22"/>
              </w:rPr>
              <w:t>Указывается порядковый номер строки по разделу «БА по расходам»</w:t>
            </w:r>
          </w:p>
        </w:tc>
      </w:tr>
      <w:tr w:rsidR="001E1107" w:rsidRPr="007036CE" w14:paraId="0C0E6FEC" w14:textId="77777777" w:rsidTr="00A03896">
        <w:tc>
          <w:tcPr>
            <w:tcW w:w="1100" w:type="pct"/>
          </w:tcPr>
          <w:p w14:paraId="591A6387" w14:textId="77777777" w:rsidR="001E1107" w:rsidRPr="007036CE" w:rsidRDefault="001E1107" w:rsidP="001E1107">
            <w:pPr>
              <w:pStyle w:val="GOSTTablenorm"/>
            </w:pPr>
            <w:r w:rsidRPr="007036CE">
              <w:rPr>
                <w:szCs w:val="22"/>
              </w:rPr>
              <w:t>Признак детальной строки</w:t>
            </w:r>
          </w:p>
        </w:tc>
        <w:tc>
          <w:tcPr>
            <w:tcW w:w="734" w:type="pct"/>
          </w:tcPr>
          <w:p w14:paraId="6469177E" w14:textId="77777777" w:rsidR="001E1107" w:rsidRPr="007036CE" w:rsidRDefault="001E1107" w:rsidP="001E1107">
            <w:pPr>
              <w:pStyle w:val="GOSTTablenorm"/>
              <w:rPr>
                <w:szCs w:val="24"/>
                <w:lang w:val="en-US"/>
              </w:rPr>
            </w:pPr>
            <w:ins w:id="1399" w:author="Сатлер Марина Викторовна" w:date="2024-02-08T10:08:00Z">
              <w:r w:rsidRPr="007036CE">
                <w:rPr>
                  <w:b/>
                  <w:szCs w:val="24"/>
                  <w:lang w:val="en-US"/>
                </w:rPr>
                <w:t>SECTION_1</w:t>
              </w:r>
              <w:r w:rsidRPr="007036CE">
                <w:rPr>
                  <w:b/>
                  <w:szCs w:val="24"/>
                </w:rPr>
                <w:t>:</w:t>
              </w:r>
            </w:ins>
            <w:r w:rsidRPr="007036CE">
              <w:t>SIGNKBK</w:t>
            </w:r>
          </w:p>
        </w:tc>
        <w:tc>
          <w:tcPr>
            <w:tcW w:w="519" w:type="pct"/>
          </w:tcPr>
          <w:p w14:paraId="2EB73ABB" w14:textId="77777777" w:rsidR="001E1107" w:rsidRPr="007036CE" w:rsidRDefault="001E1107" w:rsidP="001E1107">
            <w:pPr>
              <w:pStyle w:val="GOSTTablenorm"/>
            </w:pPr>
            <w:r w:rsidRPr="007036CE">
              <w:rPr>
                <w:szCs w:val="22"/>
              </w:rPr>
              <w:t>Строка</w:t>
            </w:r>
          </w:p>
        </w:tc>
        <w:tc>
          <w:tcPr>
            <w:tcW w:w="300" w:type="pct"/>
          </w:tcPr>
          <w:p w14:paraId="4654D85F" w14:textId="77777777" w:rsidR="001E1107" w:rsidRPr="007036CE" w:rsidRDefault="001E1107" w:rsidP="001E1107">
            <w:pPr>
              <w:pStyle w:val="GOSTTablenorm"/>
            </w:pPr>
            <w:r w:rsidRPr="007036CE">
              <w:rPr>
                <w:szCs w:val="22"/>
              </w:rPr>
              <w:t>Да</w:t>
            </w:r>
          </w:p>
        </w:tc>
        <w:tc>
          <w:tcPr>
            <w:tcW w:w="308" w:type="pct"/>
          </w:tcPr>
          <w:p w14:paraId="3FFD9671" w14:textId="77777777" w:rsidR="001E1107" w:rsidRPr="007036CE" w:rsidRDefault="001E1107" w:rsidP="001E1107">
            <w:pPr>
              <w:pStyle w:val="GOSTTablenorm"/>
            </w:pPr>
            <w:r w:rsidRPr="007036CE">
              <w:rPr>
                <w:szCs w:val="22"/>
              </w:rPr>
              <w:t>=1</w:t>
            </w:r>
          </w:p>
        </w:tc>
        <w:tc>
          <w:tcPr>
            <w:tcW w:w="2039" w:type="pct"/>
          </w:tcPr>
          <w:p w14:paraId="7E815665" w14:textId="77777777" w:rsidR="001E1107" w:rsidRPr="007036CE" w:rsidRDefault="001E1107" w:rsidP="001E1107">
            <w:pPr>
              <w:pStyle w:val="GOSTTablenorm"/>
              <w:rPr>
                <w:szCs w:val="22"/>
              </w:rPr>
            </w:pPr>
            <w:r w:rsidRPr="007036CE">
              <w:rPr>
                <w:szCs w:val="22"/>
              </w:rPr>
              <w:t>Указывается признак детальной строки.</w:t>
            </w:r>
          </w:p>
          <w:p w14:paraId="42DC6FBB" w14:textId="77777777" w:rsidR="001E1107" w:rsidRPr="007036CE" w:rsidRDefault="001E1107" w:rsidP="001E1107">
            <w:pPr>
              <w:pStyle w:val="GOSTTablenorm"/>
              <w:rPr>
                <w:szCs w:val="22"/>
              </w:rPr>
            </w:pPr>
            <w:r w:rsidRPr="007036CE">
              <w:rPr>
                <w:szCs w:val="22"/>
              </w:rPr>
              <w:t>Возможные значения:</w:t>
            </w:r>
          </w:p>
          <w:p w14:paraId="1DB72956" w14:textId="77777777" w:rsidR="001E1107" w:rsidRPr="007036CE" w:rsidRDefault="001E1107" w:rsidP="001E1107">
            <w:pPr>
              <w:pStyle w:val="GOSTTableListMark1"/>
              <w:numPr>
                <w:ilvl w:val="0"/>
                <w:numId w:val="2"/>
              </w:numPr>
            </w:pPr>
            <w:r w:rsidRPr="007036CE">
              <w:t>«N» – детализированный КБК;</w:t>
            </w:r>
          </w:p>
          <w:p w14:paraId="16B977E6" w14:textId="77777777" w:rsidR="001E1107" w:rsidRPr="007036CE" w:rsidRDefault="001E1107" w:rsidP="001E1107">
            <w:pPr>
              <w:pStyle w:val="GOSTTableListMark1"/>
              <w:numPr>
                <w:ilvl w:val="0"/>
                <w:numId w:val="2"/>
              </w:numPr>
            </w:pPr>
            <w:r w:rsidRPr="007036CE">
              <w:t>«X» – недетализированный КБК;</w:t>
            </w:r>
          </w:p>
          <w:p w14:paraId="64397A1C" w14:textId="77777777" w:rsidR="001E1107" w:rsidRPr="007036CE" w:rsidRDefault="001E1107" w:rsidP="001E1107">
            <w:pPr>
              <w:pStyle w:val="GOSTTableListMark1"/>
              <w:numPr>
                <w:ilvl w:val="0"/>
                <w:numId w:val="2"/>
              </w:numPr>
            </w:pPr>
            <w:r w:rsidRPr="007036CE">
              <w:t>«Y» – итоговая строка раздела документа</w:t>
            </w:r>
          </w:p>
        </w:tc>
      </w:tr>
      <w:tr w:rsidR="001E1107" w:rsidRPr="007036CE" w14:paraId="5800CD3A" w14:textId="77777777" w:rsidTr="00A03896">
        <w:tc>
          <w:tcPr>
            <w:tcW w:w="1100" w:type="pct"/>
          </w:tcPr>
          <w:p w14:paraId="20E86BDB" w14:textId="77777777" w:rsidR="001E1107" w:rsidRPr="007036CE" w:rsidRDefault="001E1107" w:rsidP="001E1107">
            <w:pPr>
              <w:pStyle w:val="GOSTTablenorm"/>
              <w:rPr>
                <w:szCs w:val="22"/>
              </w:rPr>
            </w:pPr>
            <w:r w:rsidRPr="007036CE">
              <w:rPr>
                <w:szCs w:val="22"/>
              </w:rPr>
              <w:t>КБК</w:t>
            </w:r>
          </w:p>
        </w:tc>
        <w:tc>
          <w:tcPr>
            <w:tcW w:w="734" w:type="pct"/>
          </w:tcPr>
          <w:p w14:paraId="0F7E701A" w14:textId="77777777" w:rsidR="001E1107" w:rsidRPr="007036CE" w:rsidRDefault="001E1107" w:rsidP="001E1107">
            <w:pPr>
              <w:pStyle w:val="GOSTTablenorm"/>
            </w:pPr>
            <w:ins w:id="1400" w:author="Сатлер Марина Викторовна" w:date="2024-02-08T10:08:00Z">
              <w:r w:rsidRPr="007036CE">
                <w:rPr>
                  <w:b/>
                  <w:szCs w:val="24"/>
                  <w:lang w:val="en-US"/>
                </w:rPr>
                <w:t>SECTION_1</w:t>
              </w:r>
              <w:r w:rsidRPr="007036CE">
                <w:rPr>
                  <w:b/>
                  <w:szCs w:val="24"/>
                </w:rPr>
                <w:t>:</w:t>
              </w:r>
            </w:ins>
            <w:r w:rsidRPr="007036CE">
              <w:rPr>
                <w:szCs w:val="24"/>
                <w:lang w:val="en-US"/>
              </w:rPr>
              <w:t>KBK</w:t>
            </w:r>
          </w:p>
        </w:tc>
        <w:tc>
          <w:tcPr>
            <w:tcW w:w="519" w:type="pct"/>
          </w:tcPr>
          <w:p w14:paraId="009F4A20" w14:textId="77777777" w:rsidR="001E1107" w:rsidRPr="007036CE" w:rsidRDefault="001E1107" w:rsidP="001E1107">
            <w:pPr>
              <w:pStyle w:val="GOSTTablenorm"/>
            </w:pPr>
            <w:r w:rsidRPr="007036CE">
              <w:rPr>
                <w:szCs w:val="22"/>
              </w:rPr>
              <w:t>Строка</w:t>
            </w:r>
          </w:p>
        </w:tc>
        <w:tc>
          <w:tcPr>
            <w:tcW w:w="300" w:type="pct"/>
          </w:tcPr>
          <w:p w14:paraId="79EB5555" w14:textId="77777777" w:rsidR="001E1107" w:rsidRPr="007036CE" w:rsidRDefault="001E1107" w:rsidP="001E1107">
            <w:pPr>
              <w:pStyle w:val="GOSTTablenorm"/>
            </w:pPr>
            <w:r w:rsidRPr="007036CE">
              <w:rPr>
                <w:szCs w:val="22"/>
              </w:rPr>
              <w:t>Да</w:t>
            </w:r>
          </w:p>
        </w:tc>
        <w:tc>
          <w:tcPr>
            <w:tcW w:w="308" w:type="pct"/>
          </w:tcPr>
          <w:p w14:paraId="5435A86C" w14:textId="77777777" w:rsidR="001E1107" w:rsidRPr="007036CE" w:rsidRDefault="001E1107" w:rsidP="001E1107">
            <w:pPr>
              <w:pStyle w:val="GOSTTablenorm"/>
            </w:pPr>
            <w:r w:rsidRPr="007036CE">
              <w:rPr>
                <w:szCs w:val="22"/>
              </w:rPr>
              <w:t>=20</w:t>
            </w:r>
          </w:p>
        </w:tc>
        <w:tc>
          <w:tcPr>
            <w:tcW w:w="2039" w:type="pct"/>
          </w:tcPr>
          <w:p w14:paraId="298B1712" w14:textId="77777777" w:rsidR="001E1107" w:rsidRPr="007036CE" w:rsidRDefault="001E1107" w:rsidP="001E1107">
            <w:pPr>
              <w:pStyle w:val="GOSTTablenorm"/>
            </w:pPr>
            <w:r w:rsidRPr="007036CE">
              <w:t>Указывается код по бюджетной классификации для отражения операции на ЛС ГРБС</w:t>
            </w:r>
          </w:p>
        </w:tc>
      </w:tr>
      <w:tr w:rsidR="001E1107" w:rsidRPr="007036CE" w14:paraId="09A0398D" w14:textId="77777777" w:rsidTr="00A03896">
        <w:tc>
          <w:tcPr>
            <w:tcW w:w="1100" w:type="pct"/>
          </w:tcPr>
          <w:p w14:paraId="31CE130C" w14:textId="77777777" w:rsidR="001E1107" w:rsidRPr="007036CE" w:rsidRDefault="001E1107" w:rsidP="001E1107">
            <w:pPr>
              <w:pStyle w:val="GOSTTablenorm"/>
              <w:rPr>
                <w:szCs w:val="22"/>
              </w:rPr>
            </w:pPr>
            <w:r w:rsidRPr="007036CE">
              <w:rPr>
                <w:szCs w:val="22"/>
              </w:rPr>
              <w:t>Тип КБК</w:t>
            </w:r>
          </w:p>
        </w:tc>
        <w:tc>
          <w:tcPr>
            <w:tcW w:w="734" w:type="pct"/>
          </w:tcPr>
          <w:p w14:paraId="49BD7931" w14:textId="77777777" w:rsidR="001E1107" w:rsidRPr="007036CE" w:rsidRDefault="001E1107" w:rsidP="001E1107">
            <w:pPr>
              <w:pStyle w:val="GOSTTablenorm"/>
              <w:rPr>
                <w:szCs w:val="24"/>
                <w:lang w:val="en-US"/>
              </w:rPr>
            </w:pPr>
            <w:ins w:id="1401" w:author="Сатлер Марина Викторовна" w:date="2024-02-08T10:08:00Z">
              <w:r w:rsidRPr="007036CE">
                <w:rPr>
                  <w:b/>
                  <w:szCs w:val="24"/>
                  <w:lang w:val="en-US"/>
                </w:rPr>
                <w:t>SECTION_1</w:t>
              </w:r>
              <w:r w:rsidRPr="007036CE">
                <w:rPr>
                  <w:b/>
                  <w:szCs w:val="24"/>
                </w:rPr>
                <w:t>:</w:t>
              </w:r>
            </w:ins>
            <w:r w:rsidRPr="007036CE">
              <w:rPr>
                <w:szCs w:val="24"/>
              </w:rPr>
              <w:t>TYPEKBK</w:t>
            </w:r>
          </w:p>
        </w:tc>
        <w:tc>
          <w:tcPr>
            <w:tcW w:w="519" w:type="pct"/>
          </w:tcPr>
          <w:p w14:paraId="04DF31BC" w14:textId="77777777" w:rsidR="001E1107" w:rsidRPr="007036CE" w:rsidRDefault="001E1107" w:rsidP="001E1107">
            <w:pPr>
              <w:pStyle w:val="GOSTTablenorm"/>
            </w:pPr>
            <w:r w:rsidRPr="007036CE">
              <w:rPr>
                <w:szCs w:val="22"/>
              </w:rPr>
              <w:t>Строка</w:t>
            </w:r>
          </w:p>
        </w:tc>
        <w:tc>
          <w:tcPr>
            <w:tcW w:w="300" w:type="pct"/>
          </w:tcPr>
          <w:p w14:paraId="0183A01D" w14:textId="77777777" w:rsidR="001E1107" w:rsidRPr="007036CE" w:rsidRDefault="001E1107" w:rsidP="001E1107">
            <w:pPr>
              <w:pStyle w:val="GOSTTablenorm"/>
            </w:pPr>
            <w:r w:rsidRPr="007036CE">
              <w:rPr>
                <w:szCs w:val="22"/>
              </w:rPr>
              <w:t>Да</w:t>
            </w:r>
          </w:p>
        </w:tc>
        <w:tc>
          <w:tcPr>
            <w:tcW w:w="308" w:type="pct"/>
          </w:tcPr>
          <w:p w14:paraId="31A22F75" w14:textId="77777777" w:rsidR="001E1107" w:rsidRPr="007036CE" w:rsidRDefault="001E1107" w:rsidP="001E1107">
            <w:pPr>
              <w:pStyle w:val="GOSTTablenorm"/>
            </w:pPr>
            <w:r w:rsidRPr="007036CE">
              <w:rPr>
                <w:szCs w:val="22"/>
              </w:rPr>
              <w:t>=2</w:t>
            </w:r>
          </w:p>
        </w:tc>
        <w:tc>
          <w:tcPr>
            <w:tcW w:w="2039" w:type="pct"/>
          </w:tcPr>
          <w:p w14:paraId="36037AD1" w14:textId="77777777" w:rsidR="001E1107" w:rsidRPr="007036CE" w:rsidRDefault="001E1107" w:rsidP="001E1107">
            <w:pPr>
              <w:pStyle w:val="GOSTTablenorm"/>
            </w:pPr>
            <w:r w:rsidRPr="007036CE">
              <w:t>Указывается тип кода по бюджетной классификации.</w:t>
            </w:r>
          </w:p>
          <w:p w14:paraId="3E8B64B4" w14:textId="77777777" w:rsidR="001E1107" w:rsidRPr="007036CE" w:rsidRDefault="001E1107" w:rsidP="001E1107">
            <w:pPr>
              <w:pStyle w:val="GOSTTablenorm"/>
            </w:pPr>
            <w:r w:rsidRPr="007036CE">
              <w:t>Возможные значения:</w:t>
            </w:r>
          </w:p>
          <w:p w14:paraId="04A3152D" w14:textId="77777777" w:rsidR="001E1107" w:rsidRPr="007036CE" w:rsidRDefault="001E1107" w:rsidP="001E1107">
            <w:pPr>
              <w:pStyle w:val="GOSTTableListMark1"/>
              <w:numPr>
                <w:ilvl w:val="0"/>
                <w:numId w:val="2"/>
              </w:numPr>
            </w:pPr>
            <w:r w:rsidRPr="007036CE">
              <w:t xml:space="preserve">«11» </w:t>
            </w:r>
            <w:r w:rsidR="004060F4" w:rsidRPr="007036CE">
              <w:t>–</w:t>
            </w:r>
            <w:r w:rsidRPr="007036CE">
              <w:t xml:space="preserve"> Лимитируемые расходы;</w:t>
            </w:r>
          </w:p>
          <w:p w14:paraId="7F701345" w14:textId="77777777" w:rsidR="001E1107" w:rsidRPr="007036CE" w:rsidRDefault="001E1107" w:rsidP="001E1107">
            <w:pPr>
              <w:pStyle w:val="GOSTTableListMark1"/>
              <w:numPr>
                <w:ilvl w:val="0"/>
                <w:numId w:val="2"/>
              </w:numPr>
            </w:pPr>
            <w:r w:rsidRPr="007036CE">
              <w:t xml:space="preserve">«12» </w:t>
            </w:r>
            <w:r w:rsidR="004060F4" w:rsidRPr="007036CE">
              <w:t>–</w:t>
            </w:r>
            <w:r w:rsidRPr="007036CE">
              <w:t xml:space="preserve"> Нелимитруемые расходы</w:t>
            </w:r>
          </w:p>
        </w:tc>
      </w:tr>
      <w:tr w:rsidR="001E1107" w:rsidRPr="007036CE" w14:paraId="4DF1060F" w14:textId="77777777" w:rsidTr="00A03896">
        <w:tc>
          <w:tcPr>
            <w:tcW w:w="1100" w:type="pct"/>
          </w:tcPr>
          <w:p w14:paraId="62CC96E2" w14:textId="77777777" w:rsidR="001E1107" w:rsidRPr="007036CE" w:rsidRDefault="001E1107" w:rsidP="001E1107">
            <w:pPr>
              <w:pStyle w:val="GOSTTablenorm"/>
              <w:rPr>
                <w:szCs w:val="22"/>
              </w:rPr>
            </w:pPr>
            <w:r w:rsidRPr="007036CE">
              <w:rPr>
                <w:szCs w:val="22"/>
              </w:rPr>
              <w:t>Укрупненный КБК</w:t>
            </w:r>
          </w:p>
        </w:tc>
        <w:tc>
          <w:tcPr>
            <w:tcW w:w="734" w:type="pct"/>
          </w:tcPr>
          <w:p w14:paraId="5DC552F0" w14:textId="77777777" w:rsidR="001E1107" w:rsidRPr="007036CE" w:rsidRDefault="001E1107" w:rsidP="001E1107">
            <w:pPr>
              <w:pStyle w:val="GOSTTablenorm"/>
              <w:rPr>
                <w:szCs w:val="24"/>
              </w:rPr>
            </w:pPr>
            <w:ins w:id="1402" w:author="Сатлер Марина Викторовна" w:date="2024-02-08T10:08:00Z">
              <w:r w:rsidRPr="007036CE">
                <w:rPr>
                  <w:b/>
                  <w:szCs w:val="24"/>
                  <w:lang w:val="en-US"/>
                </w:rPr>
                <w:t>SECTION_1</w:t>
              </w:r>
              <w:r w:rsidRPr="007036CE">
                <w:rPr>
                  <w:b/>
                  <w:szCs w:val="24"/>
                </w:rPr>
                <w:t>:</w:t>
              </w:r>
            </w:ins>
            <w:r w:rsidRPr="007036CE">
              <w:rPr>
                <w:szCs w:val="24"/>
              </w:rPr>
              <w:t>NULLKBK</w:t>
            </w:r>
          </w:p>
        </w:tc>
        <w:tc>
          <w:tcPr>
            <w:tcW w:w="519" w:type="pct"/>
          </w:tcPr>
          <w:p w14:paraId="760B9E2C" w14:textId="77777777" w:rsidR="001E1107" w:rsidRPr="007036CE" w:rsidRDefault="001E1107" w:rsidP="001E1107">
            <w:pPr>
              <w:pStyle w:val="GOSTTablenorm"/>
            </w:pPr>
            <w:r w:rsidRPr="007036CE">
              <w:rPr>
                <w:szCs w:val="22"/>
              </w:rPr>
              <w:t>Строка</w:t>
            </w:r>
          </w:p>
        </w:tc>
        <w:tc>
          <w:tcPr>
            <w:tcW w:w="300" w:type="pct"/>
          </w:tcPr>
          <w:p w14:paraId="36BFE7C9" w14:textId="77777777" w:rsidR="001E1107" w:rsidRPr="007036CE" w:rsidRDefault="001E1107" w:rsidP="001E1107">
            <w:pPr>
              <w:pStyle w:val="GOSTTablenorm"/>
            </w:pPr>
            <w:r w:rsidRPr="007036CE">
              <w:rPr>
                <w:szCs w:val="22"/>
              </w:rPr>
              <w:t>Да</w:t>
            </w:r>
          </w:p>
        </w:tc>
        <w:tc>
          <w:tcPr>
            <w:tcW w:w="308" w:type="pct"/>
          </w:tcPr>
          <w:p w14:paraId="7B2BCFC6" w14:textId="77777777" w:rsidR="001E1107" w:rsidRPr="007036CE" w:rsidRDefault="001E1107" w:rsidP="001E1107">
            <w:pPr>
              <w:pStyle w:val="GOSTTablenorm"/>
            </w:pPr>
            <w:r w:rsidRPr="007036CE">
              <w:rPr>
                <w:szCs w:val="22"/>
              </w:rPr>
              <w:t>=20</w:t>
            </w:r>
          </w:p>
        </w:tc>
        <w:tc>
          <w:tcPr>
            <w:tcW w:w="2039" w:type="pct"/>
          </w:tcPr>
          <w:p w14:paraId="5ACEE340" w14:textId="77777777" w:rsidR="001E1107" w:rsidRPr="007036CE" w:rsidRDefault="001E1107" w:rsidP="001E1107">
            <w:pPr>
              <w:pStyle w:val="GOSTTablenorm"/>
            </w:pPr>
            <w:r w:rsidRPr="007036CE">
              <w:rPr>
                <w:szCs w:val="22"/>
              </w:rPr>
              <w:t>Указывается укрупненный код по бюджетной классификации.</w:t>
            </w:r>
          </w:p>
        </w:tc>
      </w:tr>
      <w:tr w:rsidR="001E1107" w:rsidRPr="007036CE" w14:paraId="19508189" w14:textId="77777777" w:rsidTr="00A03896">
        <w:tc>
          <w:tcPr>
            <w:tcW w:w="1100" w:type="pct"/>
          </w:tcPr>
          <w:p w14:paraId="3282584C" w14:textId="77777777" w:rsidR="001E1107" w:rsidRPr="007036CE" w:rsidRDefault="001E1107" w:rsidP="001E1107">
            <w:pPr>
              <w:pStyle w:val="GOSTTablenorm"/>
              <w:rPr>
                <w:szCs w:val="22"/>
              </w:rPr>
            </w:pPr>
            <w:r w:rsidRPr="007036CE">
              <w:rPr>
                <w:szCs w:val="22"/>
              </w:rPr>
              <w:t>Номер лицевого счета</w:t>
            </w:r>
          </w:p>
        </w:tc>
        <w:tc>
          <w:tcPr>
            <w:tcW w:w="734" w:type="pct"/>
          </w:tcPr>
          <w:p w14:paraId="4D823632" w14:textId="77777777" w:rsidR="001E1107" w:rsidRPr="007036CE" w:rsidRDefault="001E1107" w:rsidP="001E1107">
            <w:pPr>
              <w:pStyle w:val="GOSTTablenorm"/>
              <w:rPr>
                <w:szCs w:val="24"/>
              </w:rPr>
            </w:pPr>
            <w:ins w:id="1403" w:author="Сатлер Марина Викторовна" w:date="2024-02-08T10:08:00Z">
              <w:r w:rsidRPr="007036CE">
                <w:rPr>
                  <w:b/>
                  <w:szCs w:val="24"/>
                  <w:lang w:val="en-US"/>
                </w:rPr>
                <w:t>SECTION_1</w:t>
              </w:r>
              <w:r w:rsidRPr="007036CE">
                <w:rPr>
                  <w:b/>
                  <w:szCs w:val="24"/>
                </w:rPr>
                <w:t>:</w:t>
              </w:r>
            </w:ins>
            <w:r w:rsidRPr="007036CE">
              <w:rPr>
                <w:szCs w:val="24"/>
                <w:lang w:val="en-US"/>
              </w:rPr>
              <w:t>PA</w:t>
            </w:r>
          </w:p>
        </w:tc>
        <w:tc>
          <w:tcPr>
            <w:tcW w:w="519" w:type="pct"/>
          </w:tcPr>
          <w:p w14:paraId="17660D29" w14:textId="77777777" w:rsidR="001E1107" w:rsidRPr="007036CE" w:rsidRDefault="001E1107" w:rsidP="001E1107">
            <w:pPr>
              <w:pStyle w:val="GOSTTablenorm"/>
            </w:pPr>
            <w:r w:rsidRPr="007036CE">
              <w:rPr>
                <w:szCs w:val="22"/>
              </w:rPr>
              <w:t>Строка</w:t>
            </w:r>
          </w:p>
        </w:tc>
        <w:tc>
          <w:tcPr>
            <w:tcW w:w="300" w:type="pct"/>
          </w:tcPr>
          <w:p w14:paraId="41138E13" w14:textId="77777777" w:rsidR="001E1107" w:rsidRPr="007036CE" w:rsidRDefault="001E1107" w:rsidP="001E1107">
            <w:pPr>
              <w:pStyle w:val="GOSTTablenorm"/>
            </w:pPr>
            <w:r w:rsidRPr="007036CE">
              <w:rPr>
                <w:szCs w:val="22"/>
              </w:rPr>
              <w:t>Да</w:t>
            </w:r>
          </w:p>
        </w:tc>
        <w:tc>
          <w:tcPr>
            <w:tcW w:w="308" w:type="pct"/>
          </w:tcPr>
          <w:p w14:paraId="263E40E0" w14:textId="77777777" w:rsidR="001E1107" w:rsidRPr="007036CE" w:rsidRDefault="001E1107" w:rsidP="001E1107">
            <w:pPr>
              <w:pStyle w:val="GOSTTablenorm"/>
            </w:pPr>
            <w:r w:rsidRPr="007036CE">
              <w:rPr>
                <w:szCs w:val="22"/>
              </w:rPr>
              <w:t>=11</w:t>
            </w:r>
          </w:p>
        </w:tc>
        <w:tc>
          <w:tcPr>
            <w:tcW w:w="2039" w:type="pct"/>
          </w:tcPr>
          <w:p w14:paraId="3D4BA046" w14:textId="77777777" w:rsidR="001E1107" w:rsidRPr="007036CE" w:rsidRDefault="001E1107" w:rsidP="001E1107">
            <w:pPr>
              <w:pStyle w:val="GOSTTablenorm"/>
            </w:pPr>
            <w:r w:rsidRPr="007036CE">
              <w:rPr>
                <w:szCs w:val="22"/>
              </w:rPr>
              <w:t>Указывается номер лицевого счета ГРБС</w:t>
            </w:r>
          </w:p>
        </w:tc>
      </w:tr>
      <w:tr w:rsidR="001E1107" w:rsidRPr="007036CE" w14:paraId="081AE953" w14:textId="77777777" w:rsidTr="00A03896">
        <w:tc>
          <w:tcPr>
            <w:tcW w:w="1100" w:type="pct"/>
          </w:tcPr>
          <w:p w14:paraId="40863205" w14:textId="77777777" w:rsidR="001E1107" w:rsidRPr="007036CE" w:rsidRDefault="001E1107" w:rsidP="001E1107">
            <w:pPr>
              <w:pStyle w:val="GOSTTablenorm"/>
              <w:rPr>
                <w:szCs w:val="22"/>
              </w:rPr>
            </w:pPr>
            <w:r w:rsidRPr="007036CE">
              <w:rPr>
                <w:szCs w:val="22"/>
              </w:rPr>
              <w:t>Контур</w:t>
            </w:r>
          </w:p>
        </w:tc>
        <w:tc>
          <w:tcPr>
            <w:tcW w:w="734" w:type="pct"/>
          </w:tcPr>
          <w:p w14:paraId="7739CE11" w14:textId="77777777" w:rsidR="001E1107" w:rsidRPr="007036CE" w:rsidRDefault="001E1107" w:rsidP="001E1107">
            <w:pPr>
              <w:pStyle w:val="GOSTTablenorm"/>
              <w:rPr>
                <w:szCs w:val="24"/>
                <w:lang w:val="en-US"/>
              </w:rPr>
            </w:pPr>
            <w:ins w:id="1404" w:author="Сатлер Марина Викторовна" w:date="2024-02-08T10:08:00Z">
              <w:r w:rsidRPr="007036CE">
                <w:rPr>
                  <w:b/>
                  <w:szCs w:val="24"/>
                  <w:lang w:val="en-US"/>
                </w:rPr>
                <w:t>SECTION_1</w:t>
              </w:r>
              <w:r w:rsidRPr="007036CE">
                <w:rPr>
                  <w:b/>
                  <w:szCs w:val="24"/>
                </w:rPr>
                <w:t>:</w:t>
              </w:r>
            </w:ins>
            <w:r w:rsidRPr="007036CE">
              <w:rPr>
                <w:szCs w:val="22"/>
                <w:lang w:val="en-US"/>
              </w:rPr>
              <w:t>CONTUR</w:t>
            </w:r>
          </w:p>
        </w:tc>
        <w:tc>
          <w:tcPr>
            <w:tcW w:w="519" w:type="pct"/>
          </w:tcPr>
          <w:p w14:paraId="7FA363B9" w14:textId="77777777" w:rsidR="001E1107" w:rsidRPr="007036CE" w:rsidRDefault="001E1107" w:rsidP="001E1107">
            <w:pPr>
              <w:pStyle w:val="GOSTTablenorm"/>
            </w:pPr>
            <w:ins w:id="1405" w:author="Сатлер Марина Викторовна" w:date="2024-02-28T19:12:00Z">
              <w:r w:rsidRPr="007036CE">
                <w:rPr>
                  <w:szCs w:val="22"/>
                </w:rPr>
                <w:t>Строка</w:t>
              </w:r>
            </w:ins>
          </w:p>
        </w:tc>
        <w:tc>
          <w:tcPr>
            <w:tcW w:w="300" w:type="pct"/>
          </w:tcPr>
          <w:p w14:paraId="3A35B2A8" w14:textId="77777777" w:rsidR="001E1107" w:rsidRPr="007036CE" w:rsidRDefault="001E1107" w:rsidP="001E1107">
            <w:pPr>
              <w:pStyle w:val="GOSTTablenorm"/>
            </w:pPr>
            <w:r w:rsidRPr="007036CE">
              <w:rPr>
                <w:szCs w:val="22"/>
              </w:rPr>
              <w:t>Да</w:t>
            </w:r>
          </w:p>
        </w:tc>
        <w:tc>
          <w:tcPr>
            <w:tcW w:w="308" w:type="pct"/>
          </w:tcPr>
          <w:p w14:paraId="3913BA03" w14:textId="77777777" w:rsidR="001E1107" w:rsidRPr="007036CE" w:rsidRDefault="001E1107" w:rsidP="001E1107">
            <w:pPr>
              <w:pStyle w:val="GOSTTablenorm"/>
            </w:pPr>
            <w:r w:rsidRPr="007036CE">
              <w:rPr>
                <w:szCs w:val="22"/>
              </w:rPr>
              <w:t>=1</w:t>
            </w:r>
          </w:p>
        </w:tc>
        <w:tc>
          <w:tcPr>
            <w:tcW w:w="2039" w:type="pct"/>
          </w:tcPr>
          <w:p w14:paraId="44D3DCE8" w14:textId="77777777" w:rsidR="001E1107" w:rsidRPr="007036CE" w:rsidRDefault="001E1107" w:rsidP="001E1107">
            <w:pPr>
              <w:pStyle w:val="GOSTTablenorm"/>
              <w:rPr>
                <w:szCs w:val="22"/>
              </w:rPr>
            </w:pPr>
            <w:r w:rsidRPr="007036CE">
              <w:rPr>
                <w:szCs w:val="22"/>
              </w:rPr>
              <w:t>Указывается код контура, в котором проводится операция.</w:t>
            </w:r>
          </w:p>
          <w:p w14:paraId="0ECE85A1" w14:textId="77777777" w:rsidR="001E1107" w:rsidRPr="007036CE" w:rsidRDefault="001E1107" w:rsidP="001E1107">
            <w:pPr>
              <w:pStyle w:val="GOSTTablenorm"/>
              <w:rPr>
                <w:szCs w:val="22"/>
              </w:rPr>
            </w:pPr>
            <w:r w:rsidRPr="007036CE">
              <w:rPr>
                <w:szCs w:val="22"/>
              </w:rPr>
              <w:t>Возможные значения:</w:t>
            </w:r>
          </w:p>
          <w:p w14:paraId="23E920B2" w14:textId="77777777" w:rsidR="001E1107" w:rsidRPr="007036CE" w:rsidRDefault="001E1107" w:rsidP="001E1107">
            <w:pPr>
              <w:pStyle w:val="GOSTTableListMark1"/>
              <w:numPr>
                <w:ilvl w:val="0"/>
                <w:numId w:val="2"/>
              </w:numPr>
            </w:pPr>
            <w:r w:rsidRPr="007036CE">
              <w:t>«</w:t>
            </w:r>
            <w:ins w:id="1406" w:author="Сатлер Марина Викторовна" w:date="2024-02-28T18:36:00Z">
              <w:r w:rsidRPr="007036CE">
                <w:rPr>
                  <w:lang w:val="en-US"/>
                </w:rPr>
                <w:t>O</w:t>
              </w:r>
            </w:ins>
            <w:r w:rsidRPr="007036CE">
              <w:t xml:space="preserve">» </w:t>
            </w:r>
            <w:r w:rsidRPr="007036CE">
              <w:rPr>
                <w:lang w:val="en-US"/>
              </w:rPr>
              <w:t xml:space="preserve">– </w:t>
            </w:r>
            <w:r w:rsidRPr="007036CE">
              <w:t>открытый;</w:t>
            </w:r>
          </w:p>
          <w:p w14:paraId="419810C6" w14:textId="77777777" w:rsidR="001E1107" w:rsidRPr="007036CE" w:rsidRDefault="001E1107" w:rsidP="001E1107">
            <w:pPr>
              <w:pStyle w:val="GOSTTableListMark1"/>
              <w:numPr>
                <w:ilvl w:val="0"/>
                <w:numId w:val="2"/>
              </w:numPr>
            </w:pPr>
            <w:r w:rsidRPr="007036CE">
              <w:t>«</w:t>
            </w:r>
            <w:r w:rsidRPr="007036CE">
              <w:rPr>
                <w:lang w:val="en-US"/>
              </w:rPr>
              <w:t>S</w:t>
            </w:r>
            <w:r w:rsidRPr="007036CE">
              <w:t>»</w:t>
            </w:r>
            <w:r w:rsidRPr="007036CE">
              <w:rPr>
                <w:lang w:val="en-US"/>
              </w:rPr>
              <w:t xml:space="preserve"> – </w:t>
            </w:r>
            <w:r w:rsidRPr="007036CE">
              <w:t>защищенный;</w:t>
            </w:r>
          </w:p>
          <w:p w14:paraId="01C85A0B" w14:textId="77777777" w:rsidR="001E1107" w:rsidRPr="007036CE" w:rsidRDefault="001E1107" w:rsidP="001E1107">
            <w:pPr>
              <w:pStyle w:val="GOSTTableListMark1"/>
              <w:numPr>
                <w:ilvl w:val="0"/>
                <w:numId w:val="2"/>
              </w:numPr>
            </w:pPr>
            <w:r w:rsidRPr="007036CE">
              <w:t>«1» – открытый;</w:t>
            </w:r>
          </w:p>
          <w:p w14:paraId="7E3310DD" w14:textId="77777777" w:rsidR="001E1107" w:rsidRPr="007036CE" w:rsidRDefault="001E1107" w:rsidP="001E1107">
            <w:pPr>
              <w:pStyle w:val="GOSTTableListMark1"/>
              <w:numPr>
                <w:ilvl w:val="0"/>
                <w:numId w:val="2"/>
              </w:numPr>
            </w:pPr>
            <w:r w:rsidRPr="007036CE">
              <w:t>«2» – защищенный</w:t>
            </w:r>
          </w:p>
        </w:tc>
      </w:tr>
      <w:tr w:rsidR="001E1107" w:rsidRPr="007036CE" w14:paraId="0A7B554F" w14:textId="77777777" w:rsidTr="00A03896">
        <w:tc>
          <w:tcPr>
            <w:tcW w:w="1100" w:type="pct"/>
          </w:tcPr>
          <w:p w14:paraId="0B75C316" w14:textId="77777777" w:rsidR="001E1107" w:rsidRPr="007036CE" w:rsidRDefault="001E1107" w:rsidP="001E1107">
            <w:pPr>
              <w:pStyle w:val="GOSTTablenorm"/>
              <w:rPr>
                <w:szCs w:val="22"/>
              </w:rPr>
            </w:pPr>
            <w:ins w:id="1407" w:author="Сатлер Марина Викторовна" w:date="2024-02-13T12:30:00Z">
              <w:r w:rsidRPr="007036CE">
                <w:lastRenderedPageBreak/>
                <w:t>Сумма на текущий год</w:t>
              </w:r>
            </w:ins>
          </w:p>
        </w:tc>
        <w:tc>
          <w:tcPr>
            <w:tcW w:w="734" w:type="pct"/>
          </w:tcPr>
          <w:p w14:paraId="3FC9E3BB" w14:textId="77777777" w:rsidR="001E1107" w:rsidRPr="007036CE" w:rsidRDefault="001E1107" w:rsidP="001E1107">
            <w:pPr>
              <w:pStyle w:val="GOSTTablenorm"/>
              <w:rPr>
                <w:szCs w:val="22"/>
                <w:lang w:val="en-US"/>
              </w:rPr>
            </w:pPr>
            <w:ins w:id="1408" w:author="Сатлер Марина Викторовна" w:date="2024-02-08T10:12:00Z">
              <w:r w:rsidRPr="007036CE">
                <w:rPr>
                  <w:b/>
                  <w:szCs w:val="24"/>
                  <w:lang w:val="en-US"/>
                </w:rPr>
                <w:t>SECTION_1</w:t>
              </w:r>
              <w:r w:rsidRPr="007036CE">
                <w:rPr>
                  <w:b/>
                  <w:szCs w:val="24"/>
                </w:rPr>
                <w:t>:</w:t>
              </w:r>
            </w:ins>
            <w:r w:rsidRPr="007036CE">
              <w:rPr>
                <w:szCs w:val="22"/>
              </w:rPr>
              <w:t>SUM_1</w:t>
            </w:r>
          </w:p>
        </w:tc>
        <w:tc>
          <w:tcPr>
            <w:tcW w:w="519" w:type="pct"/>
          </w:tcPr>
          <w:p w14:paraId="3F325460" w14:textId="77777777" w:rsidR="001E1107" w:rsidRPr="007036CE" w:rsidRDefault="001E1107" w:rsidP="001E1107">
            <w:pPr>
              <w:pStyle w:val="GOSTTablenorm"/>
            </w:pPr>
            <w:r w:rsidRPr="007036CE">
              <w:rPr>
                <w:szCs w:val="22"/>
              </w:rPr>
              <w:t>Сумма</w:t>
            </w:r>
          </w:p>
        </w:tc>
        <w:tc>
          <w:tcPr>
            <w:tcW w:w="300" w:type="pct"/>
          </w:tcPr>
          <w:p w14:paraId="08DBBFBE" w14:textId="77777777" w:rsidR="001E1107" w:rsidRPr="007036CE" w:rsidRDefault="001E1107" w:rsidP="001E1107">
            <w:pPr>
              <w:pStyle w:val="GOSTTablenorm"/>
            </w:pPr>
            <w:r w:rsidRPr="007036CE">
              <w:rPr>
                <w:szCs w:val="22"/>
              </w:rPr>
              <w:t>Да</w:t>
            </w:r>
          </w:p>
        </w:tc>
        <w:tc>
          <w:tcPr>
            <w:tcW w:w="308" w:type="pct"/>
          </w:tcPr>
          <w:p w14:paraId="71579FD5" w14:textId="77777777" w:rsidR="001E1107" w:rsidRPr="007036CE" w:rsidRDefault="001E1107" w:rsidP="001E1107">
            <w:pPr>
              <w:pStyle w:val="GOSTTablenorm"/>
            </w:pPr>
          </w:p>
        </w:tc>
        <w:tc>
          <w:tcPr>
            <w:tcW w:w="2039" w:type="pct"/>
          </w:tcPr>
          <w:p w14:paraId="499B96FB" w14:textId="77777777" w:rsidR="001E1107" w:rsidRPr="007036CE" w:rsidDel="0011276D" w:rsidRDefault="001E1107" w:rsidP="0011276D">
            <w:pPr>
              <w:pStyle w:val="GOSTTablenorm"/>
              <w:rPr>
                <w:del w:id="1409" w:author="Сатлер Марина Викторовна" w:date="2024-07-05T16:34:00Z"/>
              </w:rPr>
            </w:pPr>
            <w:r w:rsidRPr="007036CE">
              <w:t>Указывается сумма на текущий финансовый год</w:t>
            </w:r>
            <w:del w:id="1410" w:author="Сатлер Марина Викторовна" w:date="2024-07-05T16:34:00Z">
              <w:r w:rsidRPr="007036CE" w:rsidDel="0011276D">
                <w:delText xml:space="preserve"> при доведении на текущий бюджетный цикл.</w:delText>
              </w:r>
            </w:del>
          </w:p>
          <w:p w14:paraId="70FBE489" w14:textId="77777777" w:rsidR="001E1107" w:rsidRPr="007036CE" w:rsidRDefault="001E1107" w:rsidP="0011276D">
            <w:pPr>
              <w:pStyle w:val="GOSTTablenorm"/>
            </w:pPr>
            <w:del w:id="1411" w:author="Сатлер Марина Викторовна" w:date="2024-07-05T16:34:00Z">
              <w:r w:rsidRPr="007036CE" w:rsidDel="0011276D">
                <w:delText>Указывается значение «0.00» при доведении на новый бюджетный цикл</w:delText>
              </w:r>
            </w:del>
          </w:p>
        </w:tc>
      </w:tr>
      <w:tr w:rsidR="001E1107" w:rsidRPr="007036CE" w14:paraId="599E29DC" w14:textId="77777777" w:rsidTr="00A03896">
        <w:tc>
          <w:tcPr>
            <w:tcW w:w="1100" w:type="pct"/>
          </w:tcPr>
          <w:p w14:paraId="38845CCA" w14:textId="77777777" w:rsidR="001E1107" w:rsidRPr="007036CE" w:rsidRDefault="001E1107" w:rsidP="001E1107">
            <w:pPr>
              <w:pStyle w:val="GOSTTablenorm"/>
              <w:rPr>
                <w:szCs w:val="22"/>
              </w:rPr>
            </w:pPr>
            <w:ins w:id="1412" w:author="Сатлер Марина Викторовна" w:date="2024-02-13T12:30:00Z">
              <w:r w:rsidRPr="007036CE">
                <w:t>Сумма на первый год планового периода</w:t>
              </w:r>
            </w:ins>
          </w:p>
        </w:tc>
        <w:tc>
          <w:tcPr>
            <w:tcW w:w="734" w:type="pct"/>
          </w:tcPr>
          <w:p w14:paraId="48E887DA" w14:textId="77777777" w:rsidR="001E1107" w:rsidRPr="007036CE" w:rsidRDefault="001E1107" w:rsidP="001E1107">
            <w:pPr>
              <w:pStyle w:val="GOSTTablenorm"/>
              <w:rPr>
                <w:szCs w:val="22"/>
              </w:rPr>
            </w:pPr>
            <w:ins w:id="1413" w:author="Сатлер Марина Викторовна" w:date="2024-02-08T10:12:00Z">
              <w:r w:rsidRPr="007036CE">
                <w:rPr>
                  <w:b/>
                  <w:szCs w:val="24"/>
                  <w:lang w:val="en-US"/>
                </w:rPr>
                <w:t>SECTION_1</w:t>
              </w:r>
              <w:r w:rsidRPr="007036CE">
                <w:rPr>
                  <w:b/>
                  <w:szCs w:val="24"/>
                </w:rPr>
                <w:t>:</w:t>
              </w:r>
            </w:ins>
            <w:r w:rsidRPr="007036CE">
              <w:rPr>
                <w:szCs w:val="22"/>
              </w:rPr>
              <w:t>SUM_2</w:t>
            </w:r>
          </w:p>
        </w:tc>
        <w:tc>
          <w:tcPr>
            <w:tcW w:w="519" w:type="pct"/>
          </w:tcPr>
          <w:p w14:paraId="1BB08133" w14:textId="77777777" w:rsidR="001E1107" w:rsidRPr="007036CE" w:rsidRDefault="001E1107" w:rsidP="001E1107">
            <w:pPr>
              <w:pStyle w:val="GOSTTablenorm"/>
            </w:pPr>
            <w:r w:rsidRPr="007036CE">
              <w:rPr>
                <w:szCs w:val="22"/>
              </w:rPr>
              <w:t>Сумма</w:t>
            </w:r>
          </w:p>
        </w:tc>
        <w:tc>
          <w:tcPr>
            <w:tcW w:w="300" w:type="pct"/>
          </w:tcPr>
          <w:p w14:paraId="5D59548C" w14:textId="77777777" w:rsidR="001E1107" w:rsidRPr="007036CE" w:rsidRDefault="001E1107" w:rsidP="001E1107">
            <w:pPr>
              <w:pStyle w:val="GOSTTablenorm"/>
            </w:pPr>
            <w:r w:rsidRPr="007036CE">
              <w:rPr>
                <w:szCs w:val="22"/>
              </w:rPr>
              <w:t>Да</w:t>
            </w:r>
          </w:p>
        </w:tc>
        <w:tc>
          <w:tcPr>
            <w:tcW w:w="308" w:type="pct"/>
          </w:tcPr>
          <w:p w14:paraId="470D6297" w14:textId="77777777" w:rsidR="001E1107" w:rsidRPr="007036CE" w:rsidRDefault="001E1107" w:rsidP="001E1107">
            <w:pPr>
              <w:pStyle w:val="GOSTTablenorm"/>
            </w:pPr>
          </w:p>
        </w:tc>
        <w:tc>
          <w:tcPr>
            <w:tcW w:w="2039" w:type="pct"/>
          </w:tcPr>
          <w:p w14:paraId="678C0BA0" w14:textId="77777777" w:rsidR="001E1107" w:rsidRPr="007036CE" w:rsidDel="0011276D" w:rsidRDefault="001E1107" w:rsidP="0011276D">
            <w:pPr>
              <w:pStyle w:val="GOSTTablenorm"/>
              <w:rPr>
                <w:del w:id="1414" w:author="Сатлер Марина Викторовна" w:date="2024-07-05T16:34:00Z"/>
              </w:rPr>
            </w:pPr>
            <w:r w:rsidRPr="007036CE">
              <w:t>Указывается сумма на 1-й плановый год</w:t>
            </w:r>
            <w:del w:id="1415" w:author="Сатлер Марина Викторовна" w:date="2024-07-05T16:34:00Z">
              <w:r w:rsidRPr="007036CE" w:rsidDel="0011276D">
                <w:delText xml:space="preserve"> при доведении на текущий бюджетный цикл.</w:delText>
              </w:r>
            </w:del>
          </w:p>
          <w:p w14:paraId="02A6F1FD" w14:textId="77777777" w:rsidR="001E1107" w:rsidRPr="007036CE" w:rsidRDefault="001E1107" w:rsidP="0011276D">
            <w:pPr>
              <w:pStyle w:val="GOSTTablenorm"/>
            </w:pPr>
            <w:del w:id="1416" w:author="Сатлер Марина Викторовна" w:date="2024-07-05T16:34:00Z">
              <w:r w:rsidRPr="007036CE" w:rsidDel="0011276D">
                <w:delText>Указывается сумма на текущий финансовый год при доведении на новый бюджетный цикл</w:delText>
              </w:r>
            </w:del>
          </w:p>
        </w:tc>
      </w:tr>
      <w:tr w:rsidR="001E1107" w:rsidRPr="007036CE" w14:paraId="5B8E49D8" w14:textId="77777777" w:rsidTr="00A03896">
        <w:tc>
          <w:tcPr>
            <w:tcW w:w="1100" w:type="pct"/>
          </w:tcPr>
          <w:p w14:paraId="23B8CA8C" w14:textId="77777777" w:rsidR="001E1107" w:rsidRPr="007036CE" w:rsidRDefault="001E1107" w:rsidP="001E1107">
            <w:pPr>
              <w:pStyle w:val="GOSTTablenorm"/>
              <w:rPr>
                <w:szCs w:val="22"/>
              </w:rPr>
            </w:pPr>
            <w:ins w:id="1417" w:author="Сатлер Марина Викторовна" w:date="2024-02-13T12:30:00Z">
              <w:r w:rsidRPr="007036CE">
                <w:t>Сумма на второй год планового периода</w:t>
              </w:r>
            </w:ins>
          </w:p>
        </w:tc>
        <w:tc>
          <w:tcPr>
            <w:tcW w:w="734" w:type="pct"/>
          </w:tcPr>
          <w:p w14:paraId="033F1D60" w14:textId="77777777" w:rsidR="001E1107" w:rsidRPr="007036CE" w:rsidRDefault="001E1107" w:rsidP="001E1107">
            <w:pPr>
              <w:pStyle w:val="GOSTTablenorm"/>
              <w:rPr>
                <w:szCs w:val="22"/>
              </w:rPr>
            </w:pPr>
            <w:ins w:id="1418" w:author="Сатлер Марина Викторовна" w:date="2024-02-08T10:12:00Z">
              <w:r w:rsidRPr="007036CE">
                <w:rPr>
                  <w:b/>
                  <w:szCs w:val="24"/>
                  <w:lang w:val="en-US"/>
                </w:rPr>
                <w:t>SECTION_1</w:t>
              </w:r>
              <w:r w:rsidRPr="007036CE">
                <w:rPr>
                  <w:b/>
                  <w:szCs w:val="24"/>
                </w:rPr>
                <w:t>:</w:t>
              </w:r>
            </w:ins>
            <w:r w:rsidRPr="007036CE">
              <w:rPr>
                <w:szCs w:val="22"/>
              </w:rPr>
              <w:t>SUM_3</w:t>
            </w:r>
          </w:p>
        </w:tc>
        <w:tc>
          <w:tcPr>
            <w:tcW w:w="519" w:type="pct"/>
          </w:tcPr>
          <w:p w14:paraId="2756AE6A" w14:textId="77777777" w:rsidR="001E1107" w:rsidRPr="007036CE" w:rsidRDefault="001E1107" w:rsidP="001E1107">
            <w:pPr>
              <w:pStyle w:val="GOSTTablenorm"/>
            </w:pPr>
            <w:r w:rsidRPr="007036CE">
              <w:rPr>
                <w:szCs w:val="22"/>
              </w:rPr>
              <w:t>Сумма</w:t>
            </w:r>
          </w:p>
        </w:tc>
        <w:tc>
          <w:tcPr>
            <w:tcW w:w="300" w:type="pct"/>
          </w:tcPr>
          <w:p w14:paraId="436DD760" w14:textId="77777777" w:rsidR="001E1107" w:rsidRPr="007036CE" w:rsidRDefault="001E1107" w:rsidP="001E1107">
            <w:pPr>
              <w:pStyle w:val="GOSTTablenorm"/>
            </w:pPr>
            <w:r w:rsidRPr="007036CE">
              <w:rPr>
                <w:szCs w:val="22"/>
              </w:rPr>
              <w:t>Да</w:t>
            </w:r>
          </w:p>
        </w:tc>
        <w:tc>
          <w:tcPr>
            <w:tcW w:w="308" w:type="pct"/>
          </w:tcPr>
          <w:p w14:paraId="67EC5790" w14:textId="77777777" w:rsidR="001E1107" w:rsidRPr="007036CE" w:rsidRDefault="001E1107" w:rsidP="001E1107">
            <w:pPr>
              <w:pStyle w:val="GOSTTablenorm"/>
            </w:pPr>
          </w:p>
        </w:tc>
        <w:tc>
          <w:tcPr>
            <w:tcW w:w="2039" w:type="pct"/>
          </w:tcPr>
          <w:p w14:paraId="70E81969" w14:textId="77777777" w:rsidR="001E1107" w:rsidRPr="007036CE" w:rsidDel="0011276D" w:rsidRDefault="001E1107" w:rsidP="0011276D">
            <w:pPr>
              <w:pStyle w:val="GOSTTablenorm"/>
              <w:rPr>
                <w:del w:id="1419" w:author="Сатлер Марина Викторовна" w:date="2024-07-05T16:34:00Z"/>
              </w:rPr>
            </w:pPr>
            <w:r w:rsidRPr="007036CE">
              <w:t>Указывается сумма на 2-й плановый год</w:t>
            </w:r>
            <w:del w:id="1420" w:author="Сатлер Марина Викторовна" w:date="2024-07-05T16:34:00Z">
              <w:r w:rsidRPr="007036CE" w:rsidDel="0011276D">
                <w:delText xml:space="preserve"> при доведении на текущий бюджетный цикл.</w:delText>
              </w:r>
            </w:del>
          </w:p>
          <w:p w14:paraId="1323B2C7" w14:textId="77777777" w:rsidR="001E1107" w:rsidRPr="007036CE" w:rsidRDefault="001E1107" w:rsidP="0011276D">
            <w:pPr>
              <w:pStyle w:val="GOSTTablenorm"/>
            </w:pPr>
            <w:del w:id="1421" w:author="Сатлер Марина Викторовна" w:date="2024-07-05T16:34:00Z">
              <w:r w:rsidRPr="007036CE" w:rsidDel="0011276D">
                <w:delText>Указывается сумма на 1-й плановый год при доведении на новый бюджетный цикл</w:delText>
              </w:r>
            </w:del>
          </w:p>
        </w:tc>
      </w:tr>
      <w:tr w:rsidR="001E1107" w:rsidRPr="007036CE" w:rsidDel="0011276D" w14:paraId="57F0ABDE" w14:textId="77777777" w:rsidTr="00A03896">
        <w:trPr>
          <w:del w:id="1422" w:author="Сатлер Марина Викторовна" w:date="2024-07-05T16:34:00Z"/>
        </w:trPr>
        <w:tc>
          <w:tcPr>
            <w:tcW w:w="1100" w:type="pct"/>
          </w:tcPr>
          <w:p w14:paraId="7CB3BD3B" w14:textId="77777777" w:rsidR="001E1107" w:rsidRPr="007036CE" w:rsidDel="0011276D" w:rsidRDefault="001E1107" w:rsidP="001E1107">
            <w:pPr>
              <w:pStyle w:val="GOSTTablenorm"/>
              <w:rPr>
                <w:del w:id="1423" w:author="Сатлер Марина Викторовна" w:date="2024-07-05T16:34:00Z"/>
                <w:szCs w:val="22"/>
              </w:rPr>
            </w:pPr>
          </w:p>
        </w:tc>
        <w:tc>
          <w:tcPr>
            <w:tcW w:w="734" w:type="pct"/>
          </w:tcPr>
          <w:p w14:paraId="166F7181" w14:textId="77777777" w:rsidR="001E1107" w:rsidRPr="007036CE" w:rsidDel="0011276D" w:rsidRDefault="001E1107" w:rsidP="001E1107">
            <w:pPr>
              <w:pStyle w:val="GOSTTablenorm"/>
              <w:rPr>
                <w:del w:id="1424" w:author="Сатлер Марина Викторовна" w:date="2024-07-05T16:34:00Z"/>
                <w:szCs w:val="22"/>
              </w:rPr>
            </w:pPr>
            <w:del w:id="1425" w:author="Сатлер Марина Викторовна" w:date="2024-07-05T16:34:00Z">
              <w:r w:rsidRPr="007036CE" w:rsidDel="0011276D">
                <w:rPr>
                  <w:szCs w:val="22"/>
                </w:rPr>
                <w:delText>SUM_4</w:delText>
              </w:r>
            </w:del>
          </w:p>
        </w:tc>
        <w:tc>
          <w:tcPr>
            <w:tcW w:w="519" w:type="pct"/>
          </w:tcPr>
          <w:p w14:paraId="4C621916" w14:textId="77777777" w:rsidR="001E1107" w:rsidRPr="007036CE" w:rsidDel="0011276D" w:rsidRDefault="001E1107" w:rsidP="001E1107">
            <w:pPr>
              <w:pStyle w:val="GOSTTablenorm"/>
              <w:rPr>
                <w:del w:id="1426" w:author="Сатлер Марина Викторовна" w:date="2024-07-05T16:34:00Z"/>
              </w:rPr>
            </w:pPr>
            <w:del w:id="1427" w:author="Сатлер Марина Викторовна" w:date="2024-07-05T16:34:00Z">
              <w:r w:rsidRPr="007036CE" w:rsidDel="0011276D">
                <w:rPr>
                  <w:szCs w:val="22"/>
                </w:rPr>
                <w:delText>Сумма</w:delText>
              </w:r>
            </w:del>
          </w:p>
        </w:tc>
        <w:tc>
          <w:tcPr>
            <w:tcW w:w="300" w:type="pct"/>
          </w:tcPr>
          <w:p w14:paraId="6A6935CF" w14:textId="77777777" w:rsidR="001E1107" w:rsidRPr="007036CE" w:rsidDel="0011276D" w:rsidRDefault="001E1107" w:rsidP="001E1107">
            <w:pPr>
              <w:pStyle w:val="GOSTTablenorm"/>
              <w:rPr>
                <w:del w:id="1428" w:author="Сатлер Марина Викторовна" w:date="2024-07-05T16:34:00Z"/>
              </w:rPr>
            </w:pPr>
            <w:del w:id="1429" w:author="Сатлер Марина Викторовна" w:date="2024-07-05T16:34:00Z">
              <w:r w:rsidRPr="007036CE" w:rsidDel="0011276D">
                <w:rPr>
                  <w:szCs w:val="22"/>
                </w:rPr>
                <w:delText>Да</w:delText>
              </w:r>
            </w:del>
          </w:p>
        </w:tc>
        <w:tc>
          <w:tcPr>
            <w:tcW w:w="308" w:type="pct"/>
          </w:tcPr>
          <w:p w14:paraId="614237B7" w14:textId="77777777" w:rsidR="001E1107" w:rsidRPr="007036CE" w:rsidDel="0011276D" w:rsidRDefault="001E1107" w:rsidP="001E1107">
            <w:pPr>
              <w:pStyle w:val="GOSTTablenorm"/>
              <w:rPr>
                <w:del w:id="1430" w:author="Сатлер Марина Викторовна" w:date="2024-07-05T16:34:00Z"/>
              </w:rPr>
            </w:pPr>
          </w:p>
        </w:tc>
        <w:tc>
          <w:tcPr>
            <w:tcW w:w="2039" w:type="pct"/>
          </w:tcPr>
          <w:p w14:paraId="44604870" w14:textId="77777777" w:rsidR="001E1107" w:rsidRPr="007036CE" w:rsidDel="0011276D" w:rsidRDefault="001E1107" w:rsidP="001E1107">
            <w:pPr>
              <w:pStyle w:val="GOSTTablenorm"/>
              <w:rPr>
                <w:del w:id="1431" w:author="Сатлер Марина Викторовна" w:date="2024-07-05T16:34:00Z"/>
              </w:rPr>
            </w:pPr>
            <w:del w:id="1432" w:author="Сатлер Марина Викторовна" w:date="2024-07-05T16:34:00Z">
              <w:r w:rsidRPr="007036CE" w:rsidDel="0011276D">
                <w:delText>Указывается значение «0.00» при доведени на текущй бюджетный цикл.</w:delText>
              </w:r>
            </w:del>
          </w:p>
          <w:p w14:paraId="3CC7CC2D" w14:textId="77777777" w:rsidR="001E1107" w:rsidRPr="007036CE" w:rsidDel="0011276D" w:rsidRDefault="001E1107" w:rsidP="001E1107">
            <w:pPr>
              <w:pStyle w:val="GOSTTablenorm"/>
              <w:rPr>
                <w:del w:id="1433" w:author="Сатлер Марина Викторовна" w:date="2024-07-05T16:34:00Z"/>
              </w:rPr>
            </w:pPr>
            <w:del w:id="1434" w:author="Сатлер Марина Викторовна" w:date="2024-07-05T16:34:00Z">
              <w:r w:rsidRPr="007036CE" w:rsidDel="0011276D">
                <w:delText>Указывается сумма на 2-й плановый год при доведении на новый бюджетный цикл</w:delText>
              </w:r>
            </w:del>
          </w:p>
        </w:tc>
      </w:tr>
      <w:tr w:rsidR="001E1107" w:rsidRPr="007036CE" w14:paraId="147DE1E3" w14:textId="77777777" w:rsidTr="00A03896">
        <w:tc>
          <w:tcPr>
            <w:tcW w:w="1100" w:type="pct"/>
          </w:tcPr>
          <w:p w14:paraId="46FE5577" w14:textId="77777777" w:rsidR="001E1107" w:rsidRPr="007036CE" w:rsidRDefault="001E1107" w:rsidP="001E1107">
            <w:pPr>
              <w:pStyle w:val="GOSTTablenorm"/>
              <w:rPr>
                <w:b/>
                <w:szCs w:val="22"/>
              </w:rPr>
            </w:pPr>
            <w:r w:rsidRPr="007036CE">
              <w:rPr>
                <w:b/>
                <w:szCs w:val="22"/>
              </w:rPr>
              <w:t>Строки документа по разделу «БА по источникам»</w:t>
            </w:r>
          </w:p>
        </w:tc>
        <w:tc>
          <w:tcPr>
            <w:tcW w:w="734" w:type="pct"/>
          </w:tcPr>
          <w:p w14:paraId="26218CB3" w14:textId="77777777" w:rsidR="001E1107" w:rsidRPr="007036CE" w:rsidRDefault="001E1107" w:rsidP="001E1107">
            <w:pPr>
              <w:pStyle w:val="GOSTTablenorm"/>
              <w:rPr>
                <w:b/>
                <w:szCs w:val="22"/>
              </w:rPr>
            </w:pPr>
            <w:r w:rsidRPr="007036CE">
              <w:rPr>
                <w:b/>
                <w:szCs w:val="24"/>
                <w:lang w:val="en-US"/>
              </w:rPr>
              <w:t>SECTION_2</w:t>
            </w:r>
          </w:p>
        </w:tc>
        <w:tc>
          <w:tcPr>
            <w:tcW w:w="519" w:type="pct"/>
          </w:tcPr>
          <w:p w14:paraId="701F7A07" w14:textId="77777777" w:rsidR="001E1107" w:rsidRPr="007036CE" w:rsidRDefault="001E1107" w:rsidP="001E1107">
            <w:pPr>
              <w:pStyle w:val="GOSTTablenorm"/>
            </w:pPr>
            <w:r w:rsidRPr="007036CE">
              <w:rPr>
                <w:szCs w:val="22"/>
              </w:rPr>
              <w:t>Массив</w:t>
            </w:r>
          </w:p>
        </w:tc>
        <w:tc>
          <w:tcPr>
            <w:tcW w:w="300" w:type="pct"/>
          </w:tcPr>
          <w:p w14:paraId="029957EE" w14:textId="77777777" w:rsidR="001E1107" w:rsidRPr="007036CE" w:rsidRDefault="001E1107" w:rsidP="001E1107">
            <w:pPr>
              <w:pStyle w:val="GOSTTablenorm"/>
            </w:pPr>
            <w:r w:rsidRPr="007036CE">
              <w:rPr>
                <w:szCs w:val="22"/>
              </w:rPr>
              <w:t>Нет</w:t>
            </w:r>
          </w:p>
        </w:tc>
        <w:tc>
          <w:tcPr>
            <w:tcW w:w="308" w:type="pct"/>
          </w:tcPr>
          <w:p w14:paraId="4FCF02D4" w14:textId="77777777" w:rsidR="001E1107" w:rsidRPr="007036CE" w:rsidRDefault="001E1107" w:rsidP="001E1107">
            <w:pPr>
              <w:pStyle w:val="GOSTTablenorm"/>
            </w:pPr>
            <w:r w:rsidRPr="007036CE">
              <w:rPr>
                <w:szCs w:val="22"/>
              </w:rPr>
              <w:t>-</w:t>
            </w:r>
          </w:p>
        </w:tc>
        <w:tc>
          <w:tcPr>
            <w:tcW w:w="2039" w:type="pct"/>
          </w:tcPr>
          <w:p w14:paraId="53AC4FCA" w14:textId="77777777" w:rsidR="001E1107" w:rsidRPr="007036CE" w:rsidRDefault="001E1107" w:rsidP="001E1107">
            <w:pPr>
              <w:pStyle w:val="GOSTTablenorm"/>
            </w:pPr>
            <w:r w:rsidRPr="007036CE">
              <w:rPr>
                <w:szCs w:val="22"/>
              </w:rPr>
              <w:t>-</w:t>
            </w:r>
          </w:p>
        </w:tc>
      </w:tr>
      <w:tr w:rsidR="001E1107" w:rsidRPr="007036CE" w14:paraId="616E3002" w14:textId="77777777" w:rsidTr="00A03896">
        <w:tc>
          <w:tcPr>
            <w:tcW w:w="1100" w:type="pct"/>
          </w:tcPr>
          <w:p w14:paraId="3C4F6B5A" w14:textId="77777777" w:rsidR="001E1107" w:rsidRPr="007036CE" w:rsidRDefault="001E1107" w:rsidP="001E1107">
            <w:pPr>
              <w:pStyle w:val="GOSTTablenorm"/>
              <w:rPr>
                <w:szCs w:val="22"/>
              </w:rPr>
            </w:pPr>
            <w:r w:rsidRPr="007036CE">
              <w:rPr>
                <w:szCs w:val="22"/>
              </w:rPr>
              <w:t>Идентификатор строки</w:t>
            </w:r>
          </w:p>
        </w:tc>
        <w:tc>
          <w:tcPr>
            <w:tcW w:w="734" w:type="pct"/>
          </w:tcPr>
          <w:p w14:paraId="4DD623C7" w14:textId="77777777" w:rsidR="001E1107" w:rsidRPr="007036CE" w:rsidRDefault="001E1107" w:rsidP="001E1107">
            <w:pPr>
              <w:pStyle w:val="GOSTTablenorm"/>
              <w:rPr>
                <w:szCs w:val="24"/>
                <w:lang w:val="en-US"/>
              </w:rPr>
            </w:pPr>
            <w:ins w:id="1435" w:author="Сатлер Марина Викторовна" w:date="2024-02-08T10:13:00Z">
              <w:r w:rsidRPr="007036CE">
                <w:rPr>
                  <w:b/>
                  <w:szCs w:val="24"/>
                  <w:lang w:val="en-US"/>
                </w:rPr>
                <w:t>SECTION_2</w:t>
              </w:r>
              <w:r w:rsidRPr="007036CE">
                <w:rPr>
                  <w:b/>
                  <w:szCs w:val="24"/>
                </w:rPr>
                <w:t>:</w:t>
              </w:r>
            </w:ins>
            <w:ins w:id="1436" w:author="Сатлер Марина Викторовна" w:date="2024-06-11T14:10:00Z">
              <w:r w:rsidRPr="007036CE">
                <w:rPr>
                  <w:szCs w:val="24"/>
                  <w:lang w:val="en-US"/>
                </w:rPr>
                <w:t>id</w:t>
              </w:r>
            </w:ins>
            <w:del w:id="1437" w:author="Сатлер Марина Викторовна" w:date="2024-06-11T14:10:00Z">
              <w:r w:rsidRPr="007036CE" w:rsidDel="008A17FC">
                <w:rPr>
                  <w:szCs w:val="24"/>
                  <w:lang w:val="en-US"/>
                </w:rPr>
                <w:delText>ID</w:delText>
              </w:r>
            </w:del>
          </w:p>
        </w:tc>
        <w:tc>
          <w:tcPr>
            <w:tcW w:w="519" w:type="pct"/>
          </w:tcPr>
          <w:p w14:paraId="2B275918" w14:textId="77777777" w:rsidR="001E1107" w:rsidRPr="007036CE" w:rsidRDefault="001E1107" w:rsidP="001E1107">
            <w:pPr>
              <w:pStyle w:val="GOSTTablenorm"/>
            </w:pPr>
            <w:r w:rsidRPr="007036CE">
              <w:rPr>
                <w:szCs w:val="22"/>
              </w:rPr>
              <w:t>Число</w:t>
            </w:r>
          </w:p>
        </w:tc>
        <w:tc>
          <w:tcPr>
            <w:tcW w:w="300" w:type="pct"/>
          </w:tcPr>
          <w:p w14:paraId="1F91B25B" w14:textId="77777777" w:rsidR="001E1107" w:rsidRPr="007036CE" w:rsidRDefault="001E1107" w:rsidP="001E1107">
            <w:pPr>
              <w:pStyle w:val="GOSTTablenorm"/>
            </w:pPr>
            <w:r w:rsidRPr="007036CE">
              <w:rPr>
                <w:szCs w:val="22"/>
              </w:rPr>
              <w:t>Да</w:t>
            </w:r>
          </w:p>
        </w:tc>
        <w:tc>
          <w:tcPr>
            <w:tcW w:w="308" w:type="pct"/>
          </w:tcPr>
          <w:p w14:paraId="33740F39" w14:textId="77777777" w:rsidR="001E1107" w:rsidRPr="007036CE" w:rsidRDefault="001E1107" w:rsidP="001E1107">
            <w:pPr>
              <w:pStyle w:val="GOSTTablenorm"/>
            </w:pPr>
            <w:r w:rsidRPr="007036CE">
              <w:rPr>
                <w:szCs w:val="22"/>
              </w:rPr>
              <w:t>&lt;=20</w:t>
            </w:r>
          </w:p>
        </w:tc>
        <w:tc>
          <w:tcPr>
            <w:tcW w:w="2039" w:type="pct"/>
          </w:tcPr>
          <w:p w14:paraId="0678C019" w14:textId="77777777" w:rsidR="001E1107" w:rsidRPr="007036CE" w:rsidRDefault="001E1107" w:rsidP="001E1107">
            <w:pPr>
              <w:pStyle w:val="GOSTTablenorm"/>
            </w:pPr>
            <w:r w:rsidRPr="007036CE">
              <w:rPr>
                <w:szCs w:val="22"/>
              </w:rPr>
              <w:t>Указывается технический идентификатор строки</w:t>
            </w:r>
          </w:p>
        </w:tc>
      </w:tr>
      <w:tr w:rsidR="001E1107" w:rsidRPr="007036CE" w14:paraId="0FFF7CC1" w14:textId="77777777" w:rsidTr="00A03896">
        <w:tc>
          <w:tcPr>
            <w:tcW w:w="1100" w:type="pct"/>
          </w:tcPr>
          <w:p w14:paraId="5B34AE04" w14:textId="77777777" w:rsidR="001E1107" w:rsidRPr="007036CE" w:rsidRDefault="001E1107" w:rsidP="001E1107">
            <w:pPr>
              <w:pStyle w:val="GOSTTablenorm"/>
              <w:rPr>
                <w:szCs w:val="22"/>
              </w:rPr>
            </w:pPr>
            <w:r w:rsidRPr="007036CE">
              <w:t>Номер строки</w:t>
            </w:r>
          </w:p>
        </w:tc>
        <w:tc>
          <w:tcPr>
            <w:tcW w:w="734" w:type="pct"/>
          </w:tcPr>
          <w:p w14:paraId="0F04C1DF" w14:textId="77777777" w:rsidR="001E1107" w:rsidRPr="007036CE" w:rsidRDefault="001E1107" w:rsidP="001E1107">
            <w:pPr>
              <w:pStyle w:val="GOSTTablenorm"/>
              <w:rPr>
                <w:szCs w:val="24"/>
                <w:lang w:val="en-US"/>
              </w:rPr>
            </w:pPr>
            <w:ins w:id="1438" w:author="Сатлер Марина Викторовна" w:date="2024-02-08T10:13:00Z">
              <w:r w:rsidRPr="007036CE">
                <w:rPr>
                  <w:b/>
                  <w:szCs w:val="24"/>
                  <w:lang w:val="en-US"/>
                </w:rPr>
                <w:t>SECTION_2</w:t>
              </w:r>
              <w:r w:rsidRPr="007036CE">
                <w:rPr>
                  <w:b/>
                  <w:szCs w:val="24"/>
                </w:rPr>
                <w:t>:</w:t>
              </w:r>
            </w:ins>
            <w:r w:rsidRPr="007036CE">
              <w:rPr>
                <w:szCs w:val="24"/>
                <w:lang w:val="en-US"/>
              </w:rPr>
              <w:t>NUMBROW</w:t>
            </w:r>
          </w:p>
        </w:tc>
        <w:tc>
          <w:tcPr>
            <w:tcW w:w="519" w:type="pct"/>
          </w:tcPr>
          <w:p w14:paraId="448E4980" w14:textId="77777777" w:rsidR="001E1107" w:rsidRPr="007036CE" w:rsidRDefault="001E1107" w:rsidP="001E1107">
            <w:pPr>
              <w:pStyle w:val="GOSTTablenorm"/>
            </w:pPr>
            <w:r w:rsidRPr="007036CE">
              <w:rPr>
                <w:szCs w:val="22"/>
              </w:rPr>
              <w:t>Строка</w:t>
            </w:r>
          </w:p>
        </w:tc>
        <w:tc>
          <w:tcPr>
            <w:tcW w:w="300" w:type="pct"/>
          </w:tcPr>
          <w:p w14:paraId="21A683E6" w14:textId="77777777" w:rsidR="001E1107" w:rsidRPr="007036CE" w:rsidRDefault="001E1107" w:rsidP="001E1107">
            <w:pPr>
              <w:pStyle w:val="GOSTTablenorm"/>
            </w:pPr>
            <w:r w:rsidRPr="007036CE">
              <w:rPr>
                <w:szCs w:val="22"/>
              </w:rPr>
              <w:t>Да</w:t>
            </w:r>
          </w:p>
        </w:tc>
        <w:tc>
          <w:tcPr>
            <w:tcW w:w="308" w:type="pct"/>
          </w:tcPr>
          <w:p w14:paraId="0C1EE493" w14:textId="77777777" w:rsidR="001E1107" w:rsidRPr="007036CE" w:rsidRDefault="001E1107" w:rsidP="001E1107">
            <w:pPr>
              <w:pStyle w:val="GOSTTablenorm"/>
            </w:pPr>
            <w:r w:rsidRPr="007036CE">
              <w:rPr>
                <w:szCs w:val="22"/>
                <w:lang w:val="en-US"/>
              </w:rPr>
              <w:t>&lt;=20</w:t>
            </w:r>
          </w:p>
        </w:tc>
        <w:tc>
          <w:tcPr>
            <w:tcW w:w="2039" w:type="pct"/>
          </w:tcPr>
          <w:p w14:paraId="1833A2F6" w14:textId="77777777" w:rsidR="001E1107" w:rsidRPr="007036CE" w:rsidRDefault="001E1107" w:rsidP="001E1107">
            <w:pPr>
              <w:pStyle w:val="GOSTTablenorm"/>
            </w:pPr>
            <w:r w:rsidRPr="007036CE">
              <w:rPr>
                <w:szCs w:val="22"/>
              </w:rPr>
              <w:t>Указывается порядковый номер строки по разделу «БА по источникам»</w:t>
            </w:r>
          </w:p>
        </w:tc>
      </w:tr>
      <w:tr w:rsidR="001E1107" w:rsidRPr="007036CE" w14:paraId="50D9F7DB" w14:textId="77777777" w:rsidTr="00A03896">
        <w:tc>
          <w:tcPr>
            <w:tcW w:w="1100" w:type="pct"/>
          </w:tcPr>
          <w:p w14:paraId="5761B33B" w14:textId="77777777" w:rsidR="001E1107" w:rsidRPr="007036CE" w:rsidRDefault="001E1107" w:rsidP="001E1107">
            <w:pPr>
              <w:pStyle w:val="GOSTTablenorm"/>
            </w:pPr>
            <w:r w:rsidRPr="007036CE">
              <w:rPr>
                <w:szCs w:val="22"/>
              </w:rPr>
              <w:t>Признак детальной строки</w:t>
            </w:r>
          </w:p>
        </w:tc>
        <w:tc>
          <w:tcPr>
            <w:tcW w:w="734" w:type="pct"/>
          </w:tcPr>
          <w:p w14:paraId="5A25C456" w14:textId="77777777" w:rsidR="001E1107" w:rsidRPr="007036CE" w:rsidRDefault="001E1107" w:rsidP="001E1107">
            <w:pPr>
              <w:pStyle w:val="GOSTTablenorm"/>
              <w:rPr>
                <w:szCs w:val="24"/>
                <w:lang w:val="en-US"/>
              </w:rPr>
            </w:pPr>
            <w:ins w:id="1439" w:author="Сатлер Марина Викторовна" w:date="2024-02-08T10:13:00Z">
              <w:r w:rsidRPr="007036CE">
                <w:rPr>
                  <w:b/>
                  <w:szCs w:val="24"/>
                  <w:lang w:val="en-US"/>
                </w:rPr>
                <w:t>SECTION_2</w:t>
              </w:r>
              <w:r w:rsidRPr="007036CE">
                <w:rPr>
                  <w:b/>
                  <w:szCs w:val="24"/>
                </w:rPr>
                <w:t>:</w:t>
              </w:r>
            </w:ins>
            <w:r w:rsidRPr="007036CE">
              <w:t>SIGNKBK</w:t>
            </w:r>
          </w:p>
        </w:tc>
        <w:tc>
          <w:tcPr>
            <w:tcW w:w="519" w:type="pct"/>
          </w:tcPr>
          <w:p w14:paraId="75E9F247" w14:textId="77777777" w:rsidR="001E1107" w:rsidRPr="007036CE" w:rsidRDefault="001E1107" w:rsidP="001E1107">
            <w:pPr>
              <w:pStyle w:val="GOSTTablenorm"/>
            </w:pPr>
            <w:r w:rsidRPr="007036CE">
              <w:rPr>
                <w:szCs w:val="22"/>
              </w:rPr>
              <w:t>Строка</w:t>
            </w:r>
          </w:p>
        </w:tc>
        <w:tc>
          <w:tcPr>
            <w:tcW w:w="300" w:type="pct"/>
          </w:tcPr>
          <w:p w14:paraId="2B00823C" w14:textId="77777777" w:rsidR="001E1107" w:rsidRPr="007036CE" w:rsidRDefault="001E1107" w:rsidP="001E1107">
            <w:pPr>
              <w:pStyle w:val="GOSTTablenorm"/>
            </w:pPr>
            <w:r w:rsidRPr="007036CE">
              <w:rPr>
                <w:szCs w:val="22"/>
              </w:rPr>
              <w:t>Да</w:t>
            </w:r>
          </w:p>
        </w:tc>
        <w:tc>
          <w:tcPr>
            <w:tcW w:w="308" w:type="pct"/>
          </w:tcPr>
          <w:p w14:paraId="4D90F5C3" w14:textId="77777777" w:rsidR="001E1107" w:rsidRPr="007036CE" w:rsidRDefault="001E1107" w:rsidP="001E1107">
            <w:pPr>
              <w:pStyle w:val="GOSTTablenorm"/>
            </w:pPr>
            <w:r w:rsidRPr="007036CE">
              <w:rPr>
                <w:szCs w:val="22"/>
              </w:rPr>
              <w:t>=1</w:t>
            </w:r>
          </w:p>
        </w:tc>
        <w:tc>
          <w:tcPr>
            <w:tcW w:w="2039" w:type="pct"/>
          </w:tcPr>
          <w:p w14:paraId="4D311BFF" w14:textId="77777777" w:rsidR="001E1107" w:rsidRPr="007036CE" w:rsidRDefault="001E1107" w:rsidP="001E1107">
            <w:pPr>
              <w:pStyle w:val="GOSTTablenorm"/>
              <w:rPr>
                <w:szCs w:val="22"/>
              </w:rPr>
            </w:pPr>
            <w:r w:rsidRPr="007036CE">
              <w:rPr>
                <w:szCs w:val="22"/>
              </w:rPr>
              <w:t>Указывается признак детальной строки.</w:t>
            </w:r>
          </w:p>
          <w:p w14:paraId="700BDD86" w14:textId="77777777" w:rsidR="001E1107" w:rsidRPr="007036CE" w:rsidRDefault="001E1107" w:rsidP="001E1107">
            <w:pPr>
              <w:pStyle w:val="GOSTTablenorm"/>
              <w:rPr>
                <w:szCs w:val="22"/>
              </w:rPr>
            </w:pPr>
            <w:r w:rsidRPr="007036CE">
              <w:rPr>
                <w:szCs w:val="22"/>
              </w:rPr>
              <w:t>Возможные значения:</w:t>
            </w:r>
          </w:p>
          <w:p w14:paraId="123E605C" w14:textId="77777777" w:rsidR="001E1107" w:rsidRPr="007036CE" w:rsidRDefault="001E1107" w:rsidP="001E1107">
            <w:pPr>
              <w:pStyle w:val="GOSTTableListMark1"/>
              <w:numPr>
                <w:ilvl w:val="0"/>
                <w:numId w:val="2"/>
              </w:numPr>
            </w:pPr>
            <w:r w:rsidRPr="007036CE">
              <w:t>«N» – детализированный КБК;</w:t>
            </w:r>
          </w:p>
          <w:p w14:paraId="7E035481" w14:textId="77777777" w:rsidR="001E1107" w:rsidRPr="007036CE" w:rsidRDefault="001E1107" w:rsidP="001E1107">
            <w:pPr>
              <w:pStyle w:val="GOSTTableListMark1"/>
              <w:numPr>
                <w:ilvl w:val="0"/>
                <w:numId w:val="2"/>
              </w:numPr>
            </w:pPr>
            <w:r w:rsidRPr="007036CE">
              <w:t>«X» – недетализированный КБК;</w:t>
            </w:r>
          </w:p>
          <w:p w14:paraId="60CDC3B6" w14:textId="77777777" w:rsidR="001E1107" w:rsidRPr="007036CE" w:rsidRDefault="001E1107" w:rsidP="001E1107">
            <w:pPr>
              <w:pStyle w:val="GOSTTableListMark1"/>
              <w:numPr>
                <w:ilvl w:val="0"/>
                <w:numId w:val="2"/>
              </w:numPr>
            </w:pPr>
            <w:r w:rsidRPr="007036CE">
              <w:lastRenderedPageBreak/>
              <w:t>«Y» – итоговая строка раздела документа</w:t>
            </w:r>
          </w:p>
        </w:tc>
      </w:tr>
      <w:tr w:rsidR="001E1107" w:rsidRPr="007036CE" w14:paraId="7B48E552" w14:textId="77777777" w:rsidTr="00A03896">
        <w:tc>
          <w:tcPr>
            <w:tcW w:w="1100" w:type="pct"/>
          </w:tcPr>
          <w:p w14:paraId="5506651F" w14:textId="77777777" w:rsidR="001E1107" w:rsidRPr="007036CE" w:rsidRDefault="001E1107" w:rsidP="001E1107">
            <w:pPr>
              <w:pStyle w:val="GOSTTablenorm"/>
              <w:rPr>
                <w:szCs w:val="22"/>
              </w:rPr>
            </w:pPr>
            <w:r w:rsidRPr="007036CE">
              <w:rPr>
                <w:szCs w:val="22"/>
              </w:rPr>
              <w:lastRenderedPageBreak/>
              <w:t>КБК</w:t>
            </w:r>
          </w:p>
        </w:tc>
        <w:tc>
          <w:tcPr>
            <w:tcW w:w="734" w:type="pct"/>
          </w:tcPr>
          <w:p w14:paraId="71624AEC" w14:textId="77777777" w:rsidR="001E1107" w:rsidRPr="007036CE" w:rsidRDefault="001E1107" w:rsidP="001E1107">
            <w:pPr>
              <w:pStyle w:val="GOSTTablenorm"/>
            </w:pPr>
            <w:ins w:id="1440" w:author="Сатлер Марина Викторовна" w:date="2024-02-08T10:13:00Z">
              <w:r w:rsidRPr="007036CE">
                <w:rPr>
                  <w:b/>
                  <w:szCs w:val="24"/>
                  <w:lang w:val="en-US"/>
                </w:rPr>
                <w:t>SECTION_2</w:t>
              </w:r>
              <w:r w:rsidRPr="007036CE">
                <w:rPr>
                  <w:b/>
                  <w:szCs w:val="24"/>
                </w:rPr>
                <w:t>:</w:t>
              </w:r>
            </w:ins>
            <w:r w:rsidRPr="007036CE">
              <w:rPr>
                <w:szCs w:val="24"/>
                <w:lang w:val="en-US"/>
              </w:rPr>
              <w:t>KBK</w:t>
            </w:r>
          </w:p>
        </w:tc>
        <w:tc>
          <w:tcPr>
            <w:tcW w:w="519" w:type="pct"/>
          </w:tcPr>
          <w:p w14:paraId="62E138D1" w14:textId="77777777" w:rsidR="001E1107" w:rsidRPr="007036CE" w:rsidRDefault="001E1107" w:rsidP="001E1107">
            <w:pPr>
              <w:pStyle w:val="GOSTTablenorm"/>
            </w:pPr>
            <w:r w:rsidRPr="007036CE">
              <w:rPr>
                <w:szCs w:val="22"/>
              </w:rPr>
              <w:t>Строка</w:t>
            </w:r>
          </w:p>
        </w:tc>
        <w:tc>
          <w:tcPr>
            <w:tcW w:w="300" w:type="pct"/>
          </w:tcPr>
          <w:p w14:paraId="754D9824" w14:textId="77777777" w:rsidR="001E1107" w:rsidRPr="007036CE" w:rsidRDefault="001E1107" w:rsidP="001E1107">
            <w:pPr>
              <w:pStyle w:val="GOSTTablenorm"/>
            </w:pPr>
            <w:r w:rsidRPr="007036CE">
              <w:rPr>
                <w:szCs w:val="22"/>
              </w:rPr>
              <w:t>Да</w:t>
            </w:r>
          </w:p>
        </w:tc>
        <w:tc>
          <w:tcPr>
            <w:tcW w:w="308" w:type="pct"/>
          </w:tcPr>
          <w:p w14:paraId="3CD2A4B3" w14:textId="77777777" w:rsidR="001E1107" w:rsidRPr="007036CE" w:rsidRDefault="001E1107" w:rsidP="001E1107">
            <w:pPr>
              <w:pStyle w:val="GOSTTablenorm"/>
            </w:pPr>
            <w:r w:rsidRPr="007036CE">
              <w:rPr>
                <w:szCs w:val="22"/>
              </w:rPr>
              <w:t>=20</w:t>
            </w:r>
          </w:p>
        </w:tc>
        <w:tc>
          <w:tcPr>
            <w:tcW w:w="2039" w:type="pct"/>
          </w:tcPr>
          <w:p w14:paraId="7805382C" w14:textId="77777777" w:rsidR="001E1107" w:rsidRPr="007036CE" w:rsidRDefault="001E1107" w:rsidP="001E1107">
            <w:pPr>
              <w:pStyle w:val="GOSTTablenorm"/>
            </w:pPr>
            <w:r w:rsidRPr="007036CE">
              <w:t>Указывается код по бюджетной классификации для отражения операции на ЛС ГАИФ</w:t>
            </w:r>
          </w:p>
        </w:tc>
      </w:tr>
      <w:tr w:rsidR="001E1107" w:rsidRPr="007036CE" w14:paraId="11118DA9" w14:textId="77777777" w:rsidTr="00A03896">
        <w:tc>
          <w:tcPr>
            <w:tcW w:w="1100" w:type="pct"/>
          </w:tcPr>
          <w:p w14:paraId="36926603" w14:textId="77777777" w:rsidR="001E1107" w:rsidRPr="007036CE" w:rsidRDefault="001E1107" w:rsidP="001E1107">
            <w:pPr>
              <w:pStyle w:val="GOSTTablenorm"/>
              <w:rPr>
                <w:szCs w:val="22"/>
              </w:rPr>
            </w:pPr>
            <w:r w:rsidRPr="007036CE">
              <w:rPr>
                <w:szCs w:val="22"/>
              </w:rPr>
              <w:t>Тип КБК</w:t>
            </w:r>
          </w:p>
        </w:tc>
        <w:tc>
          <w:tcPr>
            <w:tcW w:w="734" w:type="pct"/>
          </w:tcPr>
          <w:p w14:paraId="2960583C" w14:textId="77777777" w:rsidR="001E1107" w:rsidRPr="007036CE" w:rsidRDefault="001E1107" w:rsidP="001E1107">
            <w:pPr>
              <w:pStyle w:val="GOSTTablenorm"/>
              <w:rPr>
                <w:szCs w:val="24"/>
                <w:lang w:val="en-US"/>
              </w:rPr>
            </w:pPr>
            <w:ins w:id="1441" w:author="Сатлер Марина Викторовна" w:date="2024-02-08T10:13:00Z">
              <w:r w:rsidRPr="007036CE">
                <w:rPr>
                  <w:b/>
                  <w:szCs w:val="24"/>
                  <w:lang w:val="en-US"/>
                </w:rPr>
                <w:t>SECTION_2</w:t>
              </w:r>
              <w:r w:rsidRPr="007036CE">
                <w:rPr>
                  <w:b/>
                  <w:szCs w:val="24"/>
                </w:rPr>
                <w:t>:</w:t>
              </w:r>
            </w:ins>
            <w:r w:rsidRPr="007036CE">
              <w:rPr>
                <w:szCs w:val="24"/>
              </w:rPr>
              <w:t>TYPEKBK</w:t>
            </w:r>
          </w:p>
        </w:tc>
        <w:tc>
          <w:tcPr>
            <w:tcW w:w="519" w:type="pct"/>
          </w:tcPr>
          <w:p w14:paraId="7025B2C9" w14:textId="77777777" w:rsidR="001E1107" w:rsidRPr="007036CE" w:rsidRDefault="001E1107" w:rsidP="001E1107">
            <w:pPr>
              <w:pStyle w:val="GOSTTablenorm"/>
            </w:pPr>
            <w:r w:rsidRPr="007036CE">
              <w:rPr>
                <w:szCs w:val="22"/>
              </w:rPr>
              <w:t>Строка</w:t>
            </w:r>
          </w:p>
        </w:tc>
        <w:tc>
          <w:tcPr>
            <w:tcW w:w="300" w:type="pct"/>
          </w:tcPr>
          <w:p w14:paraId="7148C3AD" w14:textId="77777777" w:rsidR="001E1107" w:rsidRPr="007036CE" w:rsidRDefault="001E1107" w:rsidP="001E1107">
            <w:pPr>
              <w:pStyle w:val="GOSTTablenorm"/>
            </w:pPr>
            <w:r w:rsidRPr="007036CE">
              <w:rPr>
                <w:szCs w:val="22"/>
              </w:rPr>
              <w:t>Да</w:t>
            </w:r>
          </w:p>
        </w:tc>
        <w:tc>
          <w:tcPr>
            <w:tcW w:w="308" w:type="pct"/>
          </w:tcPr>
          <w:p w14:paraId="0F87AB07" w14:textId="77777777" w:rsidR="001E1107" w:rsidRPr="007036CE" w:rsidRDefault="001E1107" w:rsidP="001E1107">
            <w:pPr>
              <w:pStyle w:val="GOSTTablenorm"/>
            </w:pPr>
            <w:r w:rsidRPr="007036CE">
              <w:rPr>
                <w:szCs w:val="22"/>
              </w:rPr>
              <w:t>=2</w:t>
            </w:r>
          </w:p>
        </w:tc>
        <w:tc>
          <w:tcPr>
            <w:tcW w:w="2039" w:type="pct"/>
          </w:tcPr>
          <w:p w14:paraId="62B8E3AA" w14:textId="77777777" w:rsidR="001E1107" w:rsidRPr="007036CE" w:rsidRDefault="001E1107" w:rsidP="001E1107">
            <w:pPr>
              <w:pStyle w:val="GOSTTablenorm"/>
            </w:pPr>
            <w:r w:rsidRPr="007036CE">
              <w:t>Указывается тип кода по бюджетной классификации.</w:t>
            </w:r>
          </w:p>
          <w:p w14:paraId="6A02CC78" w14:textId="77777777" w:rsidR="001E1107" w:rsidRPr="007036CE" w:rsidRDefault="001E1107" w:rsidP="001E1107">
            <w:pPr>
              <w:pStyle w:val="GOSTTablenorm"/>
            </w:pPr>
            <w:r w:rsidRPr="007036CE">
              <w:t>Возможные значения:</w:t>
            </w:r>
          </w:p>
          <w:p w14:paraId="086AFE06" w14:textId="77777777" w:rsidR="001E1107" w:rsidRPr="007036CE" w:rsidRDefault="001E1107" w:rsidP="001E1107">
            <w:pPr>
              <w:pStyle w:val="GOSTTableListMark1"/>
              <w:numPr>
                <w:ilvl w:val="0"/>
                <w:numId w:val="2"/>
              </w:numPr>
            </w:pPr>
            <w:r w:rsidRPr="007036CE">
              <w:t xml:space="preserve">«31» </w:t>
            </w:r>
            <w:r w:rsidR="004060F4" w:rsidRPr="007036CE">
              <w:t>–</w:t>
            </w:r>
            <w:r w:rsidRPr="007036CE">
              <w:t xml:space="preserve"> Внутренние источники;</w:t>
            </w:r>
          </w:p>
          <w:p w14:paraId="0B9FEB46" w14:textId="77777777" w:rsidR="001E1107" w:rsidRPr="007036CE" w:rsidRDefault="001E1107" w:rsidP="001E1107">
            <w:pPr>
              <w:pStyle w:val="GOSTTableListMark1"/>
              <w:numPr>
                <w:ilvl w:val="0"/>
                <w:numId w:val="2"/>
              </w:numPr>
            </w:pPr>
            <w:r w:rsidRPr="007036CE">
              <w:t xml:space="preserve">«32» </w:t>
            </w:r>
            <w:r w:rsidR="004060F4" w:rsidRPr="007036CE">
              <w:t>–</w:t>
            </w:r>
            <w:r w:rsidRPr="007036CE">
              <w:t xml:space="preserve"> Внешние источники»</w:t>
            </w:r>
          </w:p>
        </w:tc>
      </w:tr>
      <w:tr w:rsidR="001E1107" w:rsidRPr="007036CE" w14:paraId="6A39B9A2" w14:textId="77777777" w:rsidTr="00A03896">
        <w:tc>
          <w:tcPr>
            <w:tcW w:w="1100" w:type="pct"/>
          </w:tcPr>
          <w:p w14:paraId="69744CD5" w14:textId="77777777" w:rsidR="001E1107" w:rsidRPr="007036CE" w:rsidRDefault="001E1107" w:rsidP="001E1107">
            <w:pPr>
              <w:pStyle w:val="GOSTTablenorm"/>
              <w:rPr>
                <w:szCs w:val="22"/>
              </w:rPr>
            </w:pPr>
            <w:r w:rsidRPr="007036CE">
              <w:rPr>
                <w:szCs w:val="22"/>
              </w:rPr>
              <w:t>Номер лицевого счета</w:t>
            </w:r>
          </w:p>
        </w:tc>
        <w:tc>
          <w:tcPr>
            <w:tcW w:w="734" w:type="pct"/>
          </w:tcPr>
          <w:p w14:paraId="2DB46950" w14:textId="77777777" w:rsidR="001E1107" w:rsidRPr="007036CE" w:rsidRDefault="001E1107" w:rsidP="001E1107">
            <w:pPr>
              <w:pStyle w:val="GOSTTablenorm"/>
              <w:rPr>
                <w:szCs w:val="24"/>
              </w:rPr>
            </w:pPr>
            <w:ins w:id="1442" w:author="Сатлер Марина Викторовна" w:date="2024-02-08T10:13:00Z">
              <w:r w:rsidRPr="007036CE">
                <w:rPr>
                  <w:b/>
                  <w:szCs w:val="24"/>
                  <w:lang w:val="en-US"/>
                </w:rPr>
                <w:t>SECTION_2</w:t>
              </w:r>
              <w:r w:rsidRPr="007036CE">
                <w:rPr>
                  <w:b/>
                  <w:szCs w:val="24"/>
                </w:rPr>
                <w:t>:</w:t>
              </w:r>
            </w:ins>
            <w:r w:rsidRPr="007036CE">
              <w:rPr>
                <w:szCs w:val="24"/>
                <w:lang w:val="en-US"/>
              </w:rPr>
              <w:t>PA</w:t>
            </w:r>
          </w:p>
        </w:tc>
        <w:tc>
          <w:tcPr>
            <w:tcW w:w="519" w:type="pct"/>
          </w:tcPr>
          <w:p w14:paraId="7D38E50C" w14:textId="77777777" w:rsidR="001E1107" w:rsidRPr="007036CE" w:rsidRDefault="001E1107" w:rsidP="001E1107">
            <w:pPr>
              <w:pStyle w:val="GOSTTablenorm"/>
            </w:pPr>
            <w:r w:rsidRPr="007036CE">
              <w:rPr>
                <w:szCs w:val="22"/>
              </w:rPr>
              <w:t>Строка</w:t>
            </w:r>
          </w:p>
        </w:tc>
        <w:tc>
          <w:tcPr>
            <w:tcW w:w="300" w:type="pct"/>
          </w:tcPr>
          <w:p w14:paraId="0AB7E60A" w14:textId="77777777" w:rsidR="001E1107" w:rsidRPr="007036CE" w:rsidRDefault="001E1107" w:rsidP="001E1107">
            <w:pPr>
              <w:pStyle w:val="GOSTTablenorm"/>
            </w:pPr>
            <w:r w:rsidRPr="007036CE">
              <w:rPr>
                <w:szCs w:val="22"/>
              </w:rPr>
              <w:t>Да</w:t>
            </w:r>
          </w:p>
        </w:tc>
        <w:tc>
          <w:tcPr>
            <w:tcW w:w="308" w:type="pct"/>
          </w:tcPr>
          <w:p w14:paraId="4C00B7AB" w14:textId="77777777" w:rsidR="001E1107" w:rsidRPr="007036CE" w:rsidRDefault="001E1107" w:rsidP="001E1107">
            <w:pPr>
              <w:pStyle w:val="GOSTTablenorm"/>
            </w:pPr>
            <w:r w:rsidRPr="007036CE">
              <w:rPr>
                <w:szCs w:val="22"/>
              </w:rPr>
              <w:t>=11</w:t>
            </w:r>
          </w:p>
        </w:tc>
        <w:tc>
          <w:tcPr>
            <w:tcW w:w="2039" w:type="pct"/>
          </w:tcPr>
          <w:p w14:paraId="5292F123" w14:textId="77777777" w:rsidR="001E1107" w:rsidRPr="007036CE" w:rsidRDefault="001E1107" w:rsidP="001E1107">
            <w:pPr>
              <w:pStyle w:val="GOSTTablenorm"/>
            </w:pPr>
            <w:r w:rsidRPr="007036CE">
              <w:rPr>
                <w:szCs w:val="22"/>
              </w:rPr>
              <w:t>Указывается номер лицевого счета ГАИФ</w:t>
            </w:r>
          </w:p>
        </w:tc>
      </w:tr>
      <w:tr w:rsidR="001E1107" w:rsidRPr="007036CE" w14:paraId="6C2F03A8" w14:textId="77777777" w:rsidTr="00A03896">
        <w:tc>
          <w:tcPr>
            <w:tcW w:w="1100" w:type="pct"/>
          </w:tcPr>
          <w:p w14:paraId="43936799" w14:textId="77777777" w:rsidR="001E1107" w:rsidRPr="007036CE" w:rsidRDefault="001E1107" w:rsidP="001E1107">
            <w:pPr>
              <w:pStyle w:val="GOSTTablenorm"/>
              <w:rPr>
                <w:szCs w:val="22"/>
              </w:rPr>
            </w:pPr>
            <w:r w:rsidRPr="007036CE">
              <w:rPr>
                <w:szCs w:val="22"/>
              </w:rPr>
              <w:t>Контур</w:t>
            </w:r>
          </w:p>
        </w:tc>
        <w:tc>
          <w:tcPr>
            <w:tcW w:w="734" w:type="pct"/>
          </w:tcPr>
          <w:p w14:paraId="08FA3A11" w14:textId="77777777" w:rsidR="001E1107" w:rsidRPr="007036CE" w:rsidRDefault="001E1107" w:rsidP="001E1107">
            <w:pPr>
              <w:pStyle w:val="GOSTTablenorm"/>
              <w:rPr>
                <w:szCs w:val="24"/>
                <w:lang w:val="en-US"/>
              </w:rPr>
            </w:pPr>
            <w:ins w:id="1443" w:author="Сатлер Марина Викторовна" w:date="2024-02-08T10:13:00Z">
              <w:r w:rsidRPr="007036CE">
                <w:rPr>
                  <w:b/>
                  <w:szCs w:val="24"/>
                  <w:lang w:val="en-US"/>
                </w:rPr>
                <w:t>SECTION_2</w:t>
              </w:r>
              <w:r w:rsidRPr="007036CE">
                <w:rPr>
                  <w:b/>
                  <w:szCs w:val="24"/>
                </w:rPr>
                <w:t>:</w:t>
              </w:r>
            </w:ins>
            <w:r w:rsidRPr="007036CE">
              <w:rPr>
                <w:szCs w:val="22"/>
                <w:lang w:val="en-US"/>
              </w:rPr>
              <w:t>CONTUR</w:t>
            </w:r>
          </w:p>
        </w:tc>
        <w:tc>
          <w:tcPr>
            <w:tcW w:w="519" w:type="pct"/>
          </w:tcPr>
          <w:p w14:paraId="02925DB8" w14:textId="77777777" w:rsidR="001E1107" w:rsidRPr="007036CE" w:rsidRDefault="001E1107" w:rsidP="001E1107">
            <w:pPr>
              <w:pStyle w:val="GOSTTablenorm"/>
            </w:pPr>
            <w:ins w:id="1444" w:author="Сатлер Марина Викторовна" w:date="2024-02-28T19:12:00Z">
              <w:r w:rsidRPr="007036CE">
                <w:rPr>
                  <w:szCs w:val="22"/>
                </w:rPr>
                <w:t>Строка</w:t>
              </w:r>
            </w:ins>
          </w:p>
        </w:tc>
        <w:tc>
          <w:tcPr>
            <w:tcW w:w="300" w:type="pct"/>
          </w:tcPr>
          <w:p w14:paraId="44221085" w14:textId="77777777" w:rsidR="001E1107" w:rsidRPr="007036CE" w:rsidRDefault="001E1107" w:rsidP="001E1107">
            <w:pPr>
              <w:pStyle w:val="GOSTTablenorm"/>
            </w:pPr>
            <w:r w:rsidRPr="007036CE">
              <w:rPr>
                <w:szCs w:val="22"/>
              </w:rPr>
              <w:t>Да</w:t>
            </w:r>
          </w:p>
        </w:tc>
        <w:tc>
          <w:tcPr>
            <w:tcW w:w="308" w:type="pct"/>
          </w:tcPr>
          <w:p w14:paraId="69E08C64" w14:textId="77777777" w:rsidR="001E1107" w:rsidRPr="007036CE" w:rsidRDefault="001E1107" w:rsidP="001E1107">
            <w:pPr>
              <w:pStyle w:val="GOSTTablenorm"/>
            </w:pPr>
            <w:r w:rsidRPr="007036CE">
              <w:rPr>
                <w:szCs w:val="22"/>
              </w:rPr>
              <w:t>=1</w:t>
            </w:r>
          </w:p>
        </w:tc>
        <w:tc>
          <w:tcPr>
            <w:tcW w:w="2039" w:type="pct"/>
          </w:tcPr>
          <w:p w14:paraId="6676D382" w14:textId="77777777" w:rsidR="001E1107" w:rsidRPr="007036CE" w:rsidRDefault="001E1107" w:rsidP="001E1107">
            <w:pPr>
              <w:pStyle w:val="GOSTTablenorm"/>
              <w:rPr>
                <w:szCs w:val="22"/>
              </w:rPr>
            </w:pPr>
            <w:r w:rsidRPr="007036CE">
              <w:rPr>
                <w:szCs w:val="22"/>
              </w:rPr>
              <w:t>Указывается код контура, в котором проводится операция.</w:t>
            </w:r>
          </w:p>
          <w:p w14:paraId="779D13BD" w14:textId="77777777" w:rsidR="001E1107" w:rsidRPr="007036CE" w:rsidRDefault="001E1107" w:rsidP="001E1107">
            <w:pPr>
              <w:pStyle w:val="GOSTTablenorm"/>
              <w:rPr>
                <w:szCs w:val="22"/>
              </w:rPr>
            </w:pPr>
            <w:r w:rsidRPr="007036CE">
              <w:rPr>
                <w:szCs w:val="22"/>
              </w:rPr>
              <w:t>Возможные значения:</w:t>
            </w:r>
          </w:p>
          <w:p w14:paraId="600B40FB" w14:textId="77777777" w:rsidR="001E1107" w:rsidRPr="007036CE" w:rsidRDefault="001E1107" w:rsidP="001E1107">
            <w:pPr>
              <w:pStyle w:val="GOSTTableListMark1"/>
              <w:numPr>
                <w:ilvl w:val="0"/>
                <w:numId w:val="2"/>
              </w:numPr>
            </w:pPr>
            <w:r w:rsidRPr="007036CE">
              <w:t>«</w:t>
            </w:r>
            <w:ins w:id="1445" w:author="Сатлер Марина Викторовна" w:date="2024-02-28T18:36:00Z">
              <w:r w:rsidRPr="007036CE">
                <w:rPr>
                  <w:lang w:val="en-US"/>
                </w:rPr>
                <w:t>O</w:t>
              </w:r>
            </w:ins>
            <w:r w:rsidRPr="007036CE">
              <w:t xml:space="preserve">» </w:t>
            </w:r>
            <w:r w:rsidRPr="007036CE">
              <w:rPr>
                <w:lang w:val="en-US"/>
              </w:rPr>
              <w:t xml:space="preserve">– </w:t>
            </w:r>
            <w:r w:rsidRPr="007036CE">
              <w:t>открытый;</w:t>
            </w:r>
          </w:p>
          <w:p w14:paraId="2AC8B8D3" w14:textId="77777777" w:rsidR="001E1107" w:rsidRPr="007036CE" w:rsidRDefault="001E1107" w:rsidP="001E1107">
            <w:pPr>
              <w:pStyle w:val="GOSTTableListMark1"/>
              <w:numPr>
                <w:ilvl w:val="0"/>
                <w:numId w:val="2"/>
              </w:numPr>
            </w:pPr>
            <w:r w:rsidRPr="007036CE">
              <w:t>«</w:t>
            </w:r>
            <w:r w:rsidRPr="007036CE">
              <w:rPr>
                <w:lang w:val="en-US"/>
              </w:rPr>
              <w:t>S</w:t>
            </w:r>
            <w:r w:rsidRPr="007036CE">
              <w:t>»</w:t>
            </w:r>
            <w:r w:rsidRPr="007036CE">
              <w:rPr>
                <w:lang w:val="en-US"/>
              </w:rPr>
              <w:t xml:space="preserve"> – </w:t>
            </w:r>
            <w:r w:rsidRPr="007036CE">
              <w:t>защищенный;</w:t>
            </w:r>
          </w:p>
          <w:p w14:paraId="71672FBF" w14:textId="77777777" w:rsidR="001E1107" w:rsidRPr="007036CE" w:rsidRDefault="001E1107" w:rsidP="001E1107">
            <w:pPr>
              <w:pStyle w:val="GOSTTableListMark1"/>
              <w:numPr>
                <w:ilvl w:val="0"/>
                <w:numId w:val="2"/>
              </w:numPr>
            </w:pPr>
            <w:r w:rsidRPr="007036CE">
              <w:t>«1» – открытый;</w:t>
            </w:r>
          </w:p>
          <w:p w14:paraId="1E9F9BF7" w14:textId="77777777" w:rsidR="001E1107" w:rsidRPr="007036CE" w:rsidRDefault="001E1107" w:rsidP="001E1107">
            <w:pPr>
              <w:pStyle w:val="GOSTTableListMark1"/>
              <w:numPr>
                <w:ilvl w:val="0"/>
                <w:numId w:val="2"/>
              </w:numPr>
            </w:pPr>
            <w:r w:rsidRPr="007036CE">
              <w:t xml:space="preserve">«2» </w:t>
            </w:r>
            <w:r w:rsidR="004060F4" w:rsidRPr="007036CE">
              <w:t>–</w:t>
            </w:r>
            <w:r w:rsidRPr="007036CE">
              <w:t xml:space="preserve"> защищенный</w:t>
            </w:r>
          </w:p>
        </w:tc>
      </w:tr>
      <w:tr w:rsidR="001E1107" w:rsidRPr="007036CE" w14:paraId="7BF0DEA0" w14:textId="77777777" w:rsidTr="00A03896">
        <w:tc>
          <w:tcPr>
            <w:tcW w:w="1100" w:type="pct"/>
          </w:tcPr>
          <w:p w14:paraId="62AC3552" w14:textId="77777777" w:rsidR="001E1107" w:rsidRPr="007036CE" w:rsidRDefault="001E1107" w:rsidP="001E1107">
            <w:pPr>
              <w:pStyle w:val="GOSTTablenorm"/>
              <w:rPr>
                <w:szCs w:val="22"/>
              </w:rPr>
            </w:pPr>
            <w:r w:rsidRPr="007036CE">
              <w:rPr>
                <w:szCs w:val="22"/>
              </w:rPr>
              <w:t xml:space="preserve">Сумма БА на текущий </w:t>
            </w:r>
            <w:ins w:id="1446" w:author="Сатлер Марина Викторовна" w:date="2024-02-13T12:33:00Z">
              <w:r w:rsidRPr="007036CE">
                <w:rPr>
                  <w:szCs w:val="22"/>
                </w:rPr>
                <w:t>год</w:t>
              </w:r>
            </w:ins>
          </w:p>
        </w:tc>
        <w:tc>
          <w:tcPr>
            <w:tcW w:w="734" w:type="pct"/>
          </w:tcPr>
          <w:p w14:paraId="03867D35" w14:textId="77777777" w:rsidR="001E1107" w:rsidRPr="007036CE" w:rsidRDefault="001E1107" w:rsidP="001E1107">
            <w:pPr>
              <w:pStyle w:val="GOSTTablenorm"/>
              <w:rPr>
                <w:szCs w:val="22"/>
                <w:lang w:val="en-US"/>
              </w:rPr>
            </w:pPr>
            <w:ins w:id="1447" w:author="Сатлер Марина Викторовна" w:date="2024-02-08T10:13:00Z">
              <w:r w:rsidRPr="007036CE">
                <w:rPr>
                  <w:b/>
                  <w:szCs w:val="24"/>
                  <w:lang w:val="en-US"/>
                </w:rPr>
                <w:t>SECTION_2</w:t>
              </w:r>
              <w:r w:rsidRPr="007036CE">
                <w:rPr>
                  <w:b/>
                  <w:szCs w:val="24"/>
                </w:rPr>
                <w:t>:</w:t>
              </w:r>
            </w:ins>
            <w:r w:rsidRPr="007036CE">
              <w:rPr>
                <w:szCs w:val="22"/>
              </w:rPr>
              <w:t>SUM_1</w:t>
            </w:r>
          </w:p>
        </w:tc>
        <w:tc>
          <w:tcPr>
            <w:tcW w:w="519" w:type="pct"/>
          </w:tcPr>
          <w:p w14:paraId="597E1BBD" w14:textId="77777777" w:rsidR="001E1107" w:rsidRPr="007036CE" w:rsidRDefault="001E1107" w:rsidP="001E1107">
            <w:pPr>
              <w:pStyle w:val="GOSTTablenorm"/>
            </w:pPr>
            <w:r w:rsidRPr="007036CE">
              <w:rPr>
                <w:szCs w:val="22"/>
              </w:rPr>
              <w:t>Сумма</w:t>
            </w:r>
          </w:p>
        </w:tc>
        <w:tc>
          <w:tcPr>
            <w:tcW w:w="300" w:type="pct"/>
          </w:tcPr>
          <w:p w14:paraId="55FB186C" w14:textId="77777777" w:rsidR="001E1107" w:rsidRPr="007036CE" w:rsidRDefault="001E1107" w:rsidP="001E1107">
            <w:pPr>
              <w:pStyle w:val="GOSTTablenorm"/>
            </w:pPr>
            <w:r w:rsidRPr="007036CE">
              <w:rPr>
                <w:szCs w:val="22"/>
              </w:rPr>
              <w:t>Да</w:t>
            </w:r>
          </w:p>
        </w:tc>
        <w:tc>
          <w:tcPr>
            <w:tcW w:w="308" w:type="pct"/>
          </w:tcPr>
          <w:p w14:paraId="1CE4BD41" w14:textId="77777777" w:rsidR="001E1107" w:rsidRPr="007036CE" w:rsidRDefault="001E1107" w:rsidP="001E1107">
            <w:pPr>
              <w:pStyle w:val="GOSTTablenorm"/>
            </w:pPr>
          </w:p>
        </w:tc>
        <w:tc>
          <w:tcPr>
            <w:tcW w:w="2039" w:type="pct"/>
          </w:tcPr>
          <w:p w14:paraId="0E3D2E2C" w14:textId="77777777" w:rsidR="001E1107" w:rsidRPr="007036CE" w:rsidDel="0011276D" w:rsidRDefault="001E1107" w:rsidP="0011276D">
            <w:pPr>
              <w:pStyle w:val="GOSTTablenorm"/>
              <w:rPr>
                <w:del w:id="1448" w:author="Сатлер Марина Викторовна" w:date="2024-07-05T16:35:00Z"/>
              </w:rPr>
            </w:pPr>
            <w:r w:rsidRPr="007036CE">
              <w:t>Указывается сумма на текущий финансовый год</w:t>
            </w:r>
            <w:del w:id="1449" w:author="Сатлер Марина Викторовна" w:date="2024-07-05T16:35:00Z">
              <w:r w:rsidRPr="007036CE" w:rsidDel="0011276D">
                <w:delText xml:space="preserve"> при доведении на текущий бюджетный цикл.</w:delText>
              </w:r>
            </w:del>
          </w:p>
          <w:p w14:paraId="5C21135E" w14:textId="77777777" w:rsidR="001E1107" w:rsidRPr="007036CE" w:rsidRDefault="001E1107" w:rsidP="0011276D">
            <w:pPr>
              <w:pStyle w:val="GOSTTablenorm"/>
            </w:pPr>
            <w:del w:id="1450" w:author="Сатлер Марина Викторовна" w:date="2024-07-05T16:35:00Z">
              <w:r w:rsidRPr="007036CE" w:rsidDel="0011276D">
                <w:delText>Указывается значение «0.00» при доведении на новый бюджетный цикл</w:delText>
              </w:r>
            </w:del>
          </w:p>
        </w:tc>
      </w:tr>
      <w:tr w:rsidR="001E1107" w:rsidRPr="007036CE" w14:paraId="2BE000EB" w14:textId="77777777" w:rsidTr="00A03896">
        <w:tc>
          <w:tcPr>
            <w:tcW w:w="1100" w:type="pct"/>
          </w:tcPr>
          <w:p w14:paraId="6299AC64" w14:textId="77777777" w:rsidR="001E1107" w:rsidRPr="007036CE" w:rsidRDefault="001E1107" w:rsidP="001E1107">
            <w:pPr>
              <w:pStyle w:val="GOSTTablenorm"/>
              <w:rPr>
                <w:szCs w:val="22"/>
              </w:rPr>
            </w:pPr>
            <w:ins w:id="1451" w:author="Сатлер Марина Викторовна" w:date="2024-02-13T12:34:00Z">
              <w:r w:rsidRPr="007036CE">
                <w:t>Сумма на первый год планового периода</w:t>
              </w:r>
            </w:ins>
          </w:p>
        </w:tc>
        <w:tc>
          <w:tcPr>
            <w:tcW w:w="734" w:type="pct"/>
          </w:tcPr>
          <w:p w14:paraId="3C77535E" w14:textId="77777777" w:rsidR="001E1107" w:rsidRPr="007036CE" w:rsidRDefault="001E1107" w:rsidP="001E1107">
            <w:pPr>
              <w:pStyle w:val="GOSTTablenorm"/>
              <w:rPr>
                <w:szCs w:val="22"/>
              </w:rPr>
            </w:pPr>
            <w:ins w:id="1452" w:author="Сатлер Марина Викторовна" w:date="2024-02-08T10:13:00Z">
              <w:r w:rsidRPr="007036CE">
                <w:rPr>
                  <w:b/>
                  <w:szCs w:val="24"/>
                  <w:lang w:val="en-US"/>
                </w:rPr>
                <w:t>SECTION_2</w:t>
              </w:r>
              <w:r w:rsidRPr="007036CE">
                <w:rPr>
                  <w:b/>
                  <w:szCs w:val="24"/>
                </w:rPr>
                <w:t>:</w:t>
              </w:r>
            </w:ins>
            <w:r w:rsidRPr="007036CE">
              <w:rPr>
                <w:szCs w:val="22"/>
              </w:rPr>
              <w:t>SUM_2</w:t>
            </w:r>
          </w:p>
        </w:tc>
        <w:tc>
          <w:tcPr>
            <w:tcW w:w="519" w:type="pct"/>
          </w:tcPr>
          <w:p w14:paraId="48C60B39" w14:textId="77777777" w:rsidR="001E1107" w:rsidRPr="007036CE" w:rsidRDefault="001E1107" w:rsidP="001E1107">
            <w:pPr>
              <w:pStyle w:val="GOSTTablenorm"/>
            </w:pPr>
            <w:r w:rsidRPr="007036CE">
              <w:rPr>
                <w:szCs w:val="22"/>
              </w:rPr>
              <w:t>Сумма</w:t>
            </w:r>
          </w:p>
        </w:tc>
        <w:tc>
          <w:tcPr>
            <w:tcW w:w="300" w:type="pct"/>
          </w:tcPr>
          <w:p w14:paraId="70A96DE2" w14:textId="77777777" w:rsidR="001E1107" w:rsidRPr="007036CE" w:rsidRDefault="001E1107" w:rsidP="001E1107">
            <w:pPr>
              <w:pStyle w:val="GOSTTablenorm"/>
            </w:pPr>
            <w:r w:rsidRPr="007036CE">
              <w:rPr>
                <w:szCs w:val="22"/>
              </w:rPr>
              <w:t>Да</w:t>
            </w:r>
          </w:p>
        </w:tc>
        <w:tc>
          <w:tcPr>
            <w:tcW w:w="308" w:type="pct"/>
          </w:tcPr>
          <w:p w14:paraId="2EE971B0" w14:textId="77777777" w:rsidR="001E1107" w:rsidRPr="007036CE" w:rsidRDefault="001E1107" w:rsidP="001E1107">
            <w:pPr>
              <w:pStyle w:val="GOSTTablenorm"/>
            </w:pPr>
          </w:p>
        </w:tc>
        <w:tc>
          <w:tcPr>
            <w:tcW w:w="2039" w:type="pct"/>
          </w:tcPr>
          <w:p w14:paraId="4CBB26B5" w14:textId="77777777" w:rsidR="001E1107" w:rsidRPr="007036CE" w:rsidDel="0011276D" w:rsidRDefault="001E1107" w:rsidP="0011276D">
            <w:pPr>
              <w:pStyle w:val="GOSTTablenorm"/>
              <w:rPr>
                <w:del w:id="1453" w:author="Сатлер Марина Викторовна" w:date="2024-07-05T16:35:00Z"/>
              </w:rPr>
            </w:pPr>
            <w:r w:rsidRPr="007036CE">
              <w:t>Указывается сумма на 1-й плановый год</w:t>
            </w:r>
            <w:del w:id="1454" w:author="Сатлер Марина Викторовна" w:date="2024-07-05T16:35:00Z">
              <w:r w:rsidRPr="007036CE" w:rsidDel="0011276D">
                <w:delText xml:space="preserve"> при доведении на текущий бюджетный цикл.</w:delText>
              </w:r>
            </w:del>
          </w:p>
          <w:p w14:paraId="42C8C951" w14:textId="77777777" w:rsidR="001E1107" w:rsidRPr="007036CE" w:rsidRDefault="001E1107" w:rsidP="0011276D">
            <w:pPr>
              <w:pStyle w:val="GOSTTablenorm"/>
            </w:pPr>
            <w:del w:id="1455" w:author="Сатлер Марина Викторовна" w:date="2024-07-05T16:35:00Z">
              <w:r w:rsidRPr="007036CE" w:rsidDel="0011276D">
                <w:delText>Указывается сумма на текущий финансовый год при доведении на новый бюджетный цикл</w:delText>
              </w:r>
            </w:del>
          </w:p>
        </w:tc>
      </w:tr>
      <w:tr w:rsidR="001E1107" w:rsidRPr="007036CE" w14:paraId="64331791" w14:textId="77777777" w:rsidTr="00A03896">
        <w:tc>
          <w:tcPr>
            <w:tcW w:w="1100" w:type="pct"/>
          </w:tcPr>
          <w:p w14:paraId="4B8FFEB4" w14:textId="77777777" w:rsidR="001E1107" w:rsidRPr="007036CE" w:rsidRDefault="001E1107" w:rsidP="001E1107">
            <w:pPr>
              <w:pStyle w:val="GOSTTablenorm"/>
              <w:rPr>
                <w:szCs w:val="22"/>
              </w:rPr>
            </w:pPr>
            <w:ins w:id="1456" w:author="Сатлер Марина Викторовна" w:date="2024-02-13T12:34:00Z">
              <w:r w:rsidRPr="007036CE">
                <w:t>Сумма на второй год планового периода</w:t>
              </w:r>
            </w:ins>
          </w:p>
        </w:tc>
        <w:tc>
          <w:tcPr>
            <w:tcW w:w="734" w:type="pct"/>
          </w:tcPr>
          <w:p w14:paraId="6E2B163B" w14:textId="77777777" w:rsidR="001E1107" w:rsidRPr="007036CE" w:rsidRDefault="001E1107" w:rsidP="001E1107">
            <w:pPr>
              <w:pStyle w:val="GOSTTablenorm"/>
              <w:rPr>
                <w:szCs w:val="22"/>
              </w:rPr>
            </w:pPr>
            <w:ins w:id="1457" w:author="Сатлер Марина Викторовна" w:date="2024-02-08T10:13:00Z">
              <w:r w:rsidRPr="007036CE">
                <w:rPr>
                  <w:b/>
                  <w:szCs w:val="24"/>
                  <w:lang w:val="en-US"/>
                </w:rPr>
                <w:t>SECTION_2</w:t>
              </w:r>
              <w:r w:rsidRPr="007036CE">
                <w:rPr>
                  <w:b/>
                  <w:szCs w:val="24"/>
                </w:rPr>
                <w:t>:</w:t>
              </w:r>
            </w:ins>
            <w:r w:rsidRPr="007036CE">
              <w:rPr>
                <w:szCs w:val="22"/>
              </w:rPr>
              <w:t>SUM_3</w:t>
            </w:r>
          </w:p>
        </w:tc>
        <w:tc>
          <w:tcPr>
            <w:tcW w:w="519" w:type="pct"/>
          </w:tcPr>
          <w:p w14:paraId="0600C348" w14:textId="77777777" w:rsidR="001E1107" w:rsidRPr="007036CE" w:rsidRDefault="001E1107" w:rsidP="001E1107">
            <w:pPr>
              <w:pStyle w:val="GOSTTablenorm"/>
            </w:pPr>
            <w:r w:rsidRPr="007036CE">
              <w:rPr>
                <w:szCs w:val="22"/>
              </w:rPr>
              <w:t>Сумма</w:t>
            </w:r>
          </w:p>
        </w:tc>
        <w:tc>
          <w:tcPr>
            <w:tcW w:w="300" w:type="pct"/>
          </w:tcPr>
          <w:p w14:paraId="66505FB8" w14:textId="77777777" w:rsidR="001E1107" w:rsidRPr="007036CE" w:rsidRDefault="001E1107" w:rsidP="001E1107">
            <w:pPr>
              <w:pStyle w:val="GOSTTablenorm"/>
            </w:pPr>
            <w:r w:rsidRPr="007036CE">
              <w:rPr>
                <w:szCs w:val="22"/>
              </w:rPr>
              <w:t>Да</w:t>
            </w:r>
          </w:p>
        </w:tc>
        <w:tc>
          <w:tcPr>
            <w:tcW w:w="308" w:type="pct"/>
          </w:tcPr>
          <w:p w14:paraId="34750962" w14:textId="77777777" w:rsidR="001E1107" w:rsidRPr="007036CE" w:rsidRDefault="001E1107" w:rsidP="001E1107">
            <w:pPr>
              <w:pStyle w:val="GOSTTablenorm"/>
            </w:pPr>
          </w:p>
        </w:tc>
        <w:tc>
          <w:tcPr>
            <w:tcW w:w="2039" w:type="pct"/>
          </w:tcPr>
          <w:p w14:paraId="08F5D1E4" w14:textId="77777777" w:rsidR="001E1107" w:rsidRPr="007036CE" w:rsidDel="0011276D" w:rsidRDefault="001E1107" w:rsidP="0011276D">
            <w:pPr>
              <w:pStyle w:val="GOSTTablenorm"/>
              <w:rPr>
                <w:del w:id="1458" w:author="Сатлер Марина Викторовна" w:date="2024-07-05T16:35:00Z"/>
              </w:rPr>
            </w:pPr>
            <w:r w:rsidRPr="007036CE">
              <w:t>Указывается сумма на 2-й плановый год</w:t>
            </w:r>
            <w:del w:id="1459" w:author="Сатлер Марина Викторовна" w:date="2024-07-05T16:35:00Z">
              <w:r w:rsidRPr="007036CE" w:rsidDel="0011276D">
                <w:delText xml:space="preserve"> при доведении на текущий бюджетный цикл.</w:delText>
              </w:r>
            </w:del>
          </w:p>
          <w:p w14:paraId="5981D0C6" w14:textId="77777777" w:rsidR="001E1107" w:rsidRPr="007036CE" w:rsidRDefault="001E1107" w:rsidP="0011276D">
            <w:pPr>
              <w:pStyle w:val="GOSTTablenorm"/>
            </w:pPr>
            <w:del w:id="1460" w:author="Сатлер Марина Викторовна" w:date="2024-07-05T16:35:00Z">
              <w:r w:rsidRPr="007036CE" w:rsidDel="0011276D">
                <w:lastRenderedPageBreak/>
                <w:delText>Указывается сумма на 1-й плановый год при доведении на новый бюджетный цикл</w:delText>
              </w:r>
            </w:del>
          </w:p>
        </w:tc>
      </w:tr>
      <w:tr w:rsidR="001E1107" w:rsidRPr="007036CE" w:rsidDel="0011276D" w14:paraId="41BC3878" w14:textId="77777777" w:rsidTr="00A03896">
        <w:trPr>
          <w:del w:id="1461" w:author="Сатлер Марина Викторовна" w:date="2024-07-05T16:35:00Z"/>
        </w:trPr>
        <w:tc>
          <w:tcPr>
            <w:tcW w:w="1100" w:type="pct"/>
          </w:tcPr>
          <w:p w14:paraId="171BF523" w14:textId="77777777" w:rsidR="001E1107" w:rsidRPr="007036CE" w:rsidDel="0011276D" w:rsidRDefault="001E1107" w:rsidP="001E1107">
            <w:pPr>
              <w:pStyle w:val="GOSTTablenorm"/>
              <w:rPr>
                <w:del w:id="1462" w:author="Сатлер Марина Викторовна" w:date="2024-07-05T16:35:00Z"/>
                <w:szCs w:val="22"/>
              </w:rPr>
            </w:pPr>
            <w:bookmarkStart w:id="1463" w:name="_Toc173151419"/>
            <w:bookmarkStart w:id="1464" w:name="_Toc173746014"/>
            <w:bookmarkStart w:id="1465" w:name="_Toc175760626"/>
            <w:bookmarkStart w:id="1466" w:name="_Toc189429643"/>
            <w:bookmarkStart w:id="1467" w:name="_Toc222927353"/>
            <w:bookmarkStart w:id="1468" w:name="_Toc222927744"/>
            <w:bookmarkEnd w:id="1463"/>
            <w:bookmarkEnd w:id="1464"/>
            <w:bookmarkEnd w:id="1465"/>
            <w:bookmarkEnd w:id="1466"/>
            <w:bookmarkEnd w:id="1467"/>
            <w:bookmarkEnd w:id="1468"/>
          </w:p>
        </w:tc>
        <w:tc>
          <w:tcPr>
            <w:tcW w:w="734" w:type="pct"/>
          </w:tcPr>
          <w:p w14:paraId="269802ED" w14:textId="77777777" w:rsidR="001E1107" w:rsidRPr="007036CE" w:rsidDel="0011276D" w:rsidRDefault="001E1107" w:rsidP="001E1107">
            <w:pPr>
              <w:pStyle w:val="GOSTTablenorm"/>
              <w:rPr>
                <w:del w:id="1469" w:author="Сатлер Марина Викторовна" w:date="2024-07-05T16:35:00Z"/>
                <w:szCs w:val="22"/>
              </w:rPr>
            </w:pPr>
            <w:del w:id="1470" w:author="Сатлер Марина Викторовна" w:date="2024-07-05T16:35:00Z">
              <w:r w:rsidRPr="007036CE" w:rsidDel="0011276D">
                <w:rPr>
                  <w:szCs w:val="22"/>
                </w:rPr>
                <w:delText>SUM_4</w:delText>
              </w:r>
              <w:bookmarkStart w:id="1471" w:name="_Toc173151420"/>
              <w:bookmarkStart w:id="1472" w:name="_Toc173746015"/>
              <w:bookmarkStart w:id="1473" w:name="_Toc175760627"/>
              <w:bookmarkStart w:id="1474" w:name="_Toc189429644"/>
              <w:bookmarkStart w:id="1475" w:name="_Toc222927354"/>
              <w:bookmarkStart w:id="1476" w:name="_Toc222927745"/>
              <w:bookmarkEnd w:id="1471"/>
              <w:bookmarkEnd w:id="1472"/>
              <w:bookmarkEnd w:id="1473"/>
              <w:bookmarkEnd w:id="1474"/>
              <w:bookmarkEnd w:id="1475"/>
              <w:bookmarkEnd w:id="1476"/>
            </w:del>
          </w:p>
        </w:tc>
        <w:tc>
          <w:tcPr>
            <w:tcW w:w="519" w:type="pct"/>
          </w:tcPr>
          <w:p w14:paraId="30B51551" w14:textId="77777777" w:rsidR="001E1107" w:rsidRPr="007036CE" w:rsidDel="0011276D" w:rsidRDefault="001E1107" w:rsidP="001E1107">
            <w:pPr>
              <w:pStyle w:val="GOSTTablenorm"/>
              <w:rPr>
                <w:del w:id="1477" w:author="Сатлер Марина Викторовна" w:date="2024-07-05T16:35:00Z"/>
              </w:rPr>
            </w:pPr>
            <w:del w:id="1478" w:author="Сатлер Марина Викторовна" w:date="2024-07-05T16:35:00Z">
              <w:r w:rsidRPr="007036CE" w:rsidDel="0011276D">
                <w:rPr>
                  <w:szCs w:val="22"/>
                </w:rPr>
                <w:delText>Сумма</w:delText>
              </w:r>
              <w:bookmarkStart w:id="1479" w:name="_Toc173151421"/>
              <w:bookmarkStart w:id="1480" w:name="_Toc173746016"/>
              <w:bookmarkStart w:id="1481" w:name="_Toc175760628"/>
              <w:bookmarkStart w:id="1482" w:name="_Toc189429645"/>
              <w:bookmarkStart w:id="1483" w:name="_Toc222927355"/>
              <w:bookmarkStart w:id="1484" w:name="_Toc222927746"/>
              <w:bookmarkEnd w:id="1479"/>
              <w:bookmarkEnd w:id="1480"/>
              <w:bookmarkEnd w:id="1481"/>
              <w:bookmarkEnd w:id="1482"/>
              <w:bookmarkEnd w:id="1483"/>
              <w:bookmarkEnd w:id="1484"/>
            </w:del>
          </w:p>
        </w:tc>
        <w:tc>
          <w:tcPr>
            <w:tcW w:w="300" w:type="pct"/>
          </w:tcPr>
          <w:p w14:paraId="2DFF8863" w14:textId="77777777" w:rsidR="001E1107" w:rsidRPr="007036CE" w:rsidDel="0011276D" w:rsidRDefault="001E1107" w:rsidP="001E1107">
            <w:pPr>
              <w:pStyle w:val="GOSTTablenorm"/>
              <w:rPr>
                <w:del w:id="1485" w:author="Сатлер Марина Викторовна" w:date="2024-07-05T16:35:00Z"/>
              </w:rPr>
            </w:pPr>
            <w:del w:id="1486" w:author="Сатлер Марина Викторовна" w:date="2024-07-05T16:35:00Z">
              <w:r w:rsidRPr="007036CE" w:rsidDel="0011276D">
                <w:rPr>
                  <w:szCs w:val="22"/>
                </w:rPr>
                <w:delText>Да</w:delText>
              </w:r>
              <w:bookmarkStart w:id="1487" w:name="_Toc173151422"/>
              <w:bookmarkStart w:id="1488" w:name="_Toc173746017"/>
              <w:bookmarkStart w:id="1489" w:name="_Toc175760629"/>
              <w:bookmarkStart w:id="1490" w:name="_Toc189429646"/>
              <w:bookmarkStart w:id="1491" w:name="_Toc222927356"/>
              <w:bookmarkStart w:id="1492" w:name="_Toc222927747"/>
              <w:bookmarkEnd w:id="1487"/>
              <w:bookmarkEnd w:id="1488"/>
              <w:bookmarkEnd w:id="1489"/>
              <w:bookmarkEnd w:id="1490"/>
              <w:bookmarkEnd w:id="1491"/>
              <w:bookmarkEnd w:id="1492"/>
            </w:del>
          </w:p>
        </w:tc>
        <w:tc>
          <w:tcPr>
            <w:tcW w:w="308" w:type="pct"/>
          </w:tcPr>
          <w:p w14:paraId="3F200E23" w14:textId="77777777" w:rsidR="001E1107" w:rsidRPr="007036CE" w:rsidDel="0011276D" w:rsidRDefault="001E1107" w:rsidP="001E1107">
            <w:pPr>
              <w:pStyle w:val="GOSTTablenorm"/>
              <w:rPr>
                <w:del w:id="1493" w:author="Сатлер Марина Викторовна" w:date="2024-07-05T16:35:00Z"/>
              </w:rPr>
            </w:pPr>
            <w:bookmarkStart w:id="1494" w:name="_Toc173151423"/>
            <w:bookmarkStart w:id="1495" w:name="_Toc173746018"/>
            <w:bookmarkStart w:id="1496" w:name="_Toc175760630"/>
            <w:bookmarkStart w:id="1497" w:name="_Toc189429647"/>
            <w:bookmarkStart w:id="1498" w:name="_Toc222927357"/>
            <w:bookmarkStart w:id="1499" w:name="_Toc222927748"/>
            <w:bookmarkEnd w:id="1494"/>
            <w:bookmarkEnd w:id="1495"/>
            <w:bookmarkEnd w:id="1496"/>
            <w:bookmarkEnd w:id="1497"/>
            <w:bookmarkEnd w:id="1498"/>
            <w:bookmarkEnd w:id="1499"/>
          </w:p>
        </w:tc>
        <w:tc>
          <w:tcPr>
            <w:tcW w:w="2039" w:type="pct"/>
          </w:tcPr>
          <w:p w14:paraId="4BCB3C31" w14:textId="77777777" w:rsidR="001E1107" w:rsidRPr="007036CE" w:rsidDel="0011276D" w:rsidRDefault="001E1107" w:rsidP="001E1107">
            <w:pPr>
              <w:pStyle w:val="GOSTTablenorm"/>
              <w:rPr>
                <w:del w:id="1500" w:author="Сатлер Марина Викторовна" w:date="2024-07-05T16:35:00Z"/>
              </w:rPr>
            </w:pPr>
            <w:del w:id="1501" w:author="Сатлер Марина Викторовна" w:date="2024-07-05T16:35:00Z">
              <w:r w:rsidRPr="007036CE" w:rsidDel="0011276D">
                <w:delText>Указывается значение «0.00» при доведении на текущий бюджетный цикл.</w:delText>
              </w:r>
              <w:bookmarkStart w:id="1502" w:name="_Toc173151424"/>
              <w:bookmarkStart w:id="1503" w:name="_Toc173746019"/>
              <w:bookmarkStart w:id="1504" w:name="_Toc175760631"/>
              <w:bookmarkStart w:id="1505" w:name="_Toc189429648"/>
              <w:bookmarkStart w:id="1506" w:name="_Toc222927358"/>
              <w:bookmarkStart w:id="1507" w:name="_Toc222927749"/>
              <w:bookmarkEnd w:id="1502"/>
              <w:bookmarkEnd w:id="1503"/>
              <w:bookmarkEnd w:id="1504"/>
              <w:bookmarkEnd w:id="1505"/>
              <w:bookmarkEnd w:id="1506"/>
              <w:bookmarkEnd w:id="1507"/>
            </w:del>
          </w:p>
          <w:p w14:paraId="4ED0F7B8" w14:textId="77777777" w:rsidR="001E1107" w:rsidRPr="007036CE" w:rsidDel="0011276D" w:rsidRDefault="001E1107" w:rsidP="001E1107">
            <w:pPr>
              <w:pStyle w:val="GOSTTablenorm"/>
              <w:rPr>
                <w:del w:id="1508" w:author="Сатлер Марина Викторовна" w:date="2024-07-05T16:35:00Z"/>
              </w:rPr>
            </w:pPr>
            <w:del w:id="1509" w:author="Сатлер Марина Викторовна" w:date="2024-07-05T16:35:00Z">
              <w:r w:rsidRPr="007036CE" w:rsidDel="0011276D">
                <w:delText>Указывается сумма на 2-й плановый год при доведении на новый бюджетный цикл</w:delText>
              </w:r>
              <w:bookmarkStart w:id="1510" w:name="_Toc173151425"/>
              <w:bookmarkStart w:id="1511" w:name="_Toc173746020"/>
              <w:bookmarkStart w:id="1512" w:name="_Toc175760632"/>
              <w:bookmarkStart w:id="1513" w:name="_Toc189429649"/>
              <w:bookmarkStart w:id="1514" w:name="_Toc222927359"/>
              <w:bookmarkStart w:id="1515" w:name="_Toc222927750"/>
              <w:bookmarkEnd w:id="1510"/>
              <w:bookmarkEnd w:id="1511"/>
              <w:bookmarkEnd w:id="1512"/>
              <w:bookmarkEnd w:id="1513"/>
              <w:bookmarkEnd w:id="1514"/>
              <w:bookmarkEnd w:id="1515"/>
            </w:del>
          </w:p>
        </w:tc>
        <w:bookmarkStart w:id="1516" w:name="_Toc173151426"/>
        <w:bookmarkStart w:id="1517" w:name="_Toc173746021"/>
        <w:bookmarkStart w:id="1518" w:name="_Toc175760633"/>
        <w:bookmarkStart w:id="1519" w:name="_Toc189429650"/>
        <w:bookmarkStart w:id="1520" w:name="_Toc222927360"/>
        <w:bookmarkStart w:id="1521" w:name="_Toc222927751"/>
        <w:bookmarkEnd w:id="1516"/>
        <w:bookmarkEnd w:id="1517"/>
        <w:bookmarkEnd w:id="1518"/>
        <w:bookmarkEnd w:id="1519"/>
        <w:bookmarkEnd w:id="1520"/>
        <w:bookmarkEnd w:id="1521"/>
      </w:tr>
    </w:tbl>
    <w:p w14:paraId="6CCF1946" w14:textId="77777777" w:rsidR="00382029" w:rsidRPr="007036CE" w:rsidRDefault="00382029" w:rsidP="00DE0449">
      <w:pPr>
        <w:pStyle w:val="51"/>
      </w:pPr>
      <w:bookmarkStart w:id="1522" w:name="_Toc222927752"/>
      <w:commentRangeStart w:id="1523"/>
      <w:r w:rsidRPr="007036CE">
        <w:t xml:space="preserve">Пример </w:t>
      </w:r>
      <w:commentRangeEnd w:id="1523"/>
      <w:r w:rsidR="00BE0B08" w:rsidRPr="007036CE">
        <w:rPr>
          <w:rStyle w:val="afff4"/>
          <w:sz w:val="24"/>
          <w:szCs w:val="26"/>
        </w:rPr>
        <w:commentReference w:id="1523"/>
      </w:r>
      <w:r w:rsidRPr="007036CE">
        <w:t>запроса по документу «Сводная бюджетная роспись» (ф.0501050) DBD_BudgInvent</w:t>
      </w:r>
      <w:bookmarkEnd w:id="1522"/>
    </w:p>
    <w:p w14:paraId="60098FC8" w14:textId="77777777" w:rsidR="00587C80" w:rsidRPr="007036CE" w:rsidRDefault="00587C80" w:rsidP="00587C80">
      <w:pPr>
        <w:pStyle w:val="GOSTScript"/>
      </w:pPr>
      <w:r w:rsidRPr="007036CE">
        <w:t>{</w:t>
      </w:r>
    </w:p>
    <w:p w14:paraId="69DDE783" w14:textId="77777777" w:rsidR="00587C80" w:rsidRPr="007036CE" w:rsidRDefault="00587C80" w:rsidP="00587C80">
      <w:pPr>
        <w:pStyle w:val="GOSTScript"/>
      </w:pPr>
      <w:r w:rsidRPr="007036CE">
        <w:tab/>
        <w:t>"header": {</w:t>
      </w:r>
    </w:p>
    <w:p w14:paraId="01077019" w14:textId="77777777" w:rsidR="00587C80" w:rsidRPr="007036CE" w:rsidRDefault="00587C80" w:rsidP="00587C80">
      <w:pPr>
        <w:pStyle w:val="GOSTScript"/>
      </w:pPr>
      <w:r w:rsidRPr="007036CE">
        <w:tab/>
      </w:r>
      <w:r w:rsidRPr="007036CE">
        <w:tab/>
        <w:t>"Source": "</w:t>
      </w:r>
      <w:del w:id="1524" w:author="Сатлер Марина Викторовна" w:date="2024-09-25T17:26:00Z">
        <w:r w:rsidRPr="007036CE" w:rsidDel="00106EBC">
          <w:delText>EXP05</w:delText>
        </w:r>
      </w:del>
      <w:ins w:id="1525" w:author="Сатлер Марина Викторовна" w:date="2024-09-25T17:26:00Z">
        <w:r w:rsidR="00106EBC" w:rsidRPr="007036CE">
          <w:t>EXP01</w:t>
        </w:r>
      </w:ins>
      <w:r w:rsidRPr="007036CE">
        <w:t>",</w:t>
      </w:r>
    </w:p>
    <w:p w14:paraId="15642AF4" w14:textId="77777777" w:rsidR="00587C80" w:rsidRPr="007036CE" w:rsidRDefault="00587C80" w:rsidP="00587C80">
      <w:pPr>
        <w:pStyle w:val="GOSTScript"/>
      </w:pPr>
      <w:r w:rsidRPr="007036CE">
        <w:tab/>
      </w:r>
      <w:r w:rsidRPr="007036CE">
        <w:tab/>
        <w:t>"ReqDateTime": "2024-02-05 10:37:22",</w:t>
      </w:r>
    </w:p>
    <w:p w14:paraId="3ED08B23" w14:textId="77777777" w:rsidR="00587C80" w:rsidRPr="007036CE" w:rsidRDefault="00587C80" w:rsidP="00587C80">
      <w:pPr>
        <w:pStyle w:val="GOSTScript"/>
      </w:pPr>
      <w:r w:rsidRPr="007036CE">
        <w:tab/>
      </w:r>
      <w:r w:rsidRPr="007036CE">
        <w:tab/>
        <w:t>"Version": "1.0",</w:t>
      </w:r>
    </w:p>
    <w:p w14:paraId="6176A168" w14:textId="77777777" w:rsidR="00587C80" w:rsidRPr="007036CE" w:rsidRDefault="00587C80" w:rsidP="00587C80">
      <w:pPr>
        <w:pStyle w:val="GOSTScript"/>
      </w:pPr>
      <w:r w:rsidRPr="007036CE">
        <w:tab/>
      </w:r>
      <w:r w:rsidRPr="007036CE">
        <w:tab/>
        <w:t>"Params": [</w:t>
      </w:r>
    </w:p>
    <w:p w14:paraId="1F1AF34B" w14:textId="77777777" w:rsidR="00587C80" w:rsidRPr="007036CE" w:rsidRDefault="00587C80" w:rsidP="00587C80">
      <w:pPr>
        <w:pStyle w:val="GOSTScript"/>
      </w:pPr>
      <w:r w:rsidRPr="007036CE">
        <w:tab/>
      </w:r>
      <w:r w:rsidRPr="007036CE">
        <w:tab/>
      </w:r>
      <w:r w:rsidRPr="007036CE">
        <w:tab/>
        <w:t>{</w:t>
      </w:r>
    </w:p>
    <w:p w14:paraId="67F435EC" w14:textId="77777777" w:rsidR="00587C80" w:rsidRPr="007036CE" w:rsidRDefault="00587C80" w:rsidP="00587C80">
      <w:pPr>
        <w:pStyle w:val="GOSTScript"/>
      </w:pPr>
      <w:r w:rsidRPr="007036CE">
        <w:tab/>
      </w:r>
      <w:r w:rsidRPr="007036CE">
        <w:tab/>
      </w:r>
      <w:r w:rsidRPr="007036CE">
        <w:tab/>
      </w:r>
      <w:r w:rsidRPr="007036CE">
        <w:tab/>
        <w:t>"param": "example",</w:t>
      </w:r>
    </w:p>
    <w:p w14:paraId="1EC588FC" w14:textId="77777777" w:rsidR="00587C80" w:rsidRPr="007036CE" w:rsidRDefault="00587C80" w:rsidP="00587C80">
      <w:pPr>
        <w:pStyle w:val="GOSTScript"/>
      </w:pPr>
      <w:r w:rsidRPr="007036CE">
        <w:tab/>
      </w:r>
      <w:r w:rsidRPr="007036CE">
        <w:tab/>
      </w:r>
      <w:r w:rsidRPr="007036CE">
        <w:tab/>
      </w:r>
      <w:r w:rsidRPr="007036CE">
        <w:tab/>
        <w:t>"value": "01"</w:t>
      </w:r>
    </w:p>
    <w:p w14:paraId="1B24F4C1" w14:textId="77777777" w:rsidR="00587C80" w:rsidRPr="007036CE" w:rsidRDefault="00587C80" w:rsidP="00587C80">
      <w:pPr>
        <w:pStyle w:val="GOSTScript"/>
      </w:pPr>
      <w:r w:rsidRPr="007036CE">
        <w:tab/>
      </w:r>
      <w:r w:rsidRPr="007036CE">
        <w:tab/>
      </w:r>
      <w:r w:rsidRPr="007036CE">
        <w:tab/>
        <w:t>}</w:t>
      </w:r>
    </w:p>
    <w:p w14:paraId="73CE5558" w14:textId="77777777" w:rsidR="00587C80" w:rsidRPr="007036CE" w:rsidRDefault="00587C80" w:rsidP="00587C80">
      <w:pPr>
        <w:pStyle w:val="GOSTScript"/>
      </w:pPr>
      <w:r w:rsidRPr="007036CE">
        <w:tab/>
      </w:r>
      <w:r w:rsidRPr="007036CE">
        <w:tab/>
        <w:t>],</w:t>
      </w:r>
    </w:p>
    <w:p w14:paraId="4DAD0AE0" w14:textId="77777777" w:rsidR="00587C80" w:rsidRPr="007036CE" w:rsidRDefault="00587C80" w:rsidP="00587C80">
      <w:pPr>
        <w:pStyle w:val="GOSTScript"/>
      </w:pPr>
      <w:r w:rsidRPr="007036CE">
        <w:tab/>
      </w:r>
      <w:r w:rsidRPr="007036CE">
        <w:tab/>
        <w:t>"ReqGuid": "b0d4ce5d-2757-4688-948c-vv72qba94f86",</w:t>
      </w:r>
    </w:p>
    <w:p w14:paraId="02872199" w14:textId="77777777" w:rsidR="00587C80" w:rsidRPr="007036CE" w:rsidRDefault="00587C80" w:rsidP="00587C80">
      <w:pPr>
        <w:pStyle w:val="GOSTScript"/>
      </w:pPr>
      <w:r w:rsidRPr="007036CE">
        <w:tab/>
      </w:r>
      <w:r w:rsidRPr="007036CE">
        <w:tab/>
        <w:t>"DocGuid": "0bd90a7c-e339-34ff-ac39-73029ff81370",</w:t>
      </w:r>
    </w:p>
    <w:p w14:paraId="1520A57B" w14:textId="77777777" w:rsidR="00587C80" w:rsidRPr="007036CE" w:rsidRDefault="00587C80" w:rsidP="00587C80">
      <w:pPr>
        <w:pStyle w:val="GOSTScript"/>
      </w:pPr>
      <w:r w:rsidRPr="007036CE">
        <w:tab/>
      </w:r>
      <w:r w:rsidRPr="007036CE">
        <w:tab/>
        <w:t>"RequestType": "ACCOUNTING",</w:t>
      </w:r>
    </w:p>
    <w:p w14:paraId="20790A53" w14:textId="77777777" w:rsidR="00587C80" w:rsidRPr="007036CE" w:rsidRDefault="00587C80" w:rsidP="00587C80">
      <w:pPr>
        <w:pStyle w:val="GOSTScript"/>
      </w:pPr>
      <w:r w:rsidRPr="007036CE">
        <w:tab/>
      </w:r>
      <w:r w:rsidRPr="007036CE">
        <w:tab/>
        <w:t>"TypeDoc": "DBD_BudgInvent",</w:t>
      </w:r>
    </w:p>
    <w:p w14:paraId="5E8DC3D4" w14:textId="77777777" w:rsidR="00587C80" w:rsidRPr="007036CE" w:rsidRDefault="00587C80" w:rsidP="00587C80">
      <w:pPr>
        <w:pStyle w:val="GOSTScript"/>
      </w:pPr>
      <w:r w:rsidRPr="007036CE">
        <w:tab/>
      </w:r>
      <w:r w:rsidRPr="007036CE">
        <w:tab/>
        <w:t>"Stage": "auth",</w:t>
      </w:r>
    </w:p>
    <w:p w14:paraId="7F9E8643" w14:textId="77777777" w:rsidR="00587C80" w:rsidRPr="007036CE" w:rsidRDefault="00587C80" w:rsidP="00587C80">
      <w:pPr>
        <w:pStyle w:val="GOSTScript"/>
      </w:pPr>
      <w:r w:rsidRPr="007036CE">
        <w:tab/>
      </w:r>
      <w:r w:rsidRPr="007036CE">
        <w:tab/>
        <w:t>"BalLevContrl": 0,</w:t>
      </w:r>
    </w:p>
    <w:p w14:paraId="7F91A7E8" w14:textId="77777777" w:rsidR="00587C80" w:rsidRPr="007036CE" w:rsidRDefault="00587C80" w:rsidP="00587C80">
      <w:pPr>
        <w:pStyle w:val="GOSTScript"/>
      </w:pPr>
      <w:r w:rsidRPr="007036CE">
        <w:tab/>
      </w:r>
      <w:r w:rsidRPr="007036CE">
        <w:tab/>
        <w:t>"Subject": "</w:t>
      </w:r>
      <w:r w:rsidR="0040715D" w:rsidRPr="007036CE">
        <w:t>9500</w:t>
      </w:r>
      <w:r w:rsidRPr="007036CE">
        <w:t>",</w:t>
      </w:r>
    </w:p>
    <w:p w14:paraId="11E35AF5" w14:textId="77777777" w:rsidR="00587C80" w:rsidRPr="007036CE" w:rsidRDefault="00587C80" w:rsidP="00587C80">
      <w:pPr>
        <w:pStyle w:val="GOSTScript"/>
      </w:pPr>
      <w:r w:rsidRPr="007036CE">
        <w:tab/>
      </w:r>
      <w:r w:rsidRPr="007036CE">
        <w:tab/>
        <w:t>"SettlementDate": "2024-02-05"</w:t>
      </w:r>
    </w:p>
    <w:p w14:paraId="5A251D3A" w14:textId="77777777" w:rsidR="00587C80" w:rsidRPr="007036CE" w:rsidRDefault="00587C80" w:rsidP="00587C80">
      <w:pPr>
        <w:pStyle w:val="GOSTScript"/>
      </w:pPr>
      <w:r w:rsidRPr="007036CE">
        <w:tab/>
        <w:t>},</w:t>
      </w:r>
    </w:p>
    <w:p w14:paraId="5CDF2B10" w14:textId="77777777" w:rsidR="00587C80" w:rsidRPr="007036CE" w:rsidRDefault="00587C80" w:rsidP="00587C80">
      <w:pPr>
        <w:pStyle w:val="GOSTScript"/>
      </w:pPr>
      <w:r w:rsidRPr="007036CE">
        <w:tab/>
        <w:t>"document": {</w:t>
      </w:r>
    </w:p>
    <w:p w14:paraId="7883DB5A" w14:textId="77777777" w:rsidR="00587C80" w:rsidRPr="007036CE" w:rsidRDefault="00587C80" w:rsidP="00587C80">
      <w:pPr>
        <w:pStyle w:val="GOSTScript"/>
      </w:pPr>
      <w:r w:rsidRPr="007036CE">
        <w:lastRenderedPageBreak/>
        <w:tab/>
      </w:r>
      <w:r w:rsidRPr="007036CE">
        <w:tab/>
        <w:t>"NUM_DOC": "24</w:t>
      </w:r>
      <w:r w:rsidR="00BE0B08" w:rsidRPr="007036CE">
        <w:t>-</w:t>
      </w:r>
      <w:r w:rsidRPr="007036CE">
        <w:t>0130",</w:t>
      </w:r>
    </w:p>
    <w:p w14:paraId="75830407" w14:textId="77777777" w:rsidR="00587C80" w:rsidRPr="007036CE" w:rsidRDefault="00587C80" w:rsidP="00587C80">
      <w:pPr>
        <w:pStyle w:val="GOSTScript"/>
      </w:pPr>
      <w:r w:rsidRPr="007036CE">
        <w:tab/>
      </w:r>
      <w:r w:rsidRPr="007036CE">
        <w:tab/>
        <w:t>"DATE_DOC": "2024-02-05",</w:t>
      </w:r>
    </w:p>
    <w:p w14:paraId="3E3E75F5" w14:textId="77777777" w:rsidR="00587C80" w:rsidRPr="007036CE" w:rsidRDefault="00587C80" w:rsidP="00587C80">
      <w:pPr>
        <w:pStyle w:val="GOSTScript"/>
      </w:pPr>
      <w:r w:rsidRPr="007036CE">
        <w:tab/>
      </w:r>
      <w:r w:rsidRPr="007036CE">
        <w:tab/>
        <w:t>"DOC_TYPE": "</w:t>
      </w:r>
      <w:r w:rsidRPr="007036CE">
        <w:rPr>
          <w:lang w:val="ru-RU"/>
        </w:rPr>
        <w:t>БРБ</w:t>
      </w:r>
      <w:r w:rsidRPr="007036CE">
        <w:t>",</w:t>
      </w:r>
    </w:p>
    <w:p w14:paraId="7D4003C1" w14:textId="77777777" w:rsidR="00587C80" w:rsidRPr="007036CE" w:rsidRDefault="00587C80" w:rsidP="00587C80">
      <w:pPr>
        <w:pStyle w:val="GOSTScript"/>
      </w:pPr>
      <w:r w:rsidRPr="007036CE">
        <w:tab/>
      </w:r>
      <w:r w:rsidRPr="007036CE">
        <w:tab/>
        <w:t>"ACCESSLEVEL": 0,</w:t>
      </w:r>
    </w:p>
    <w:p w14:paraId="1BDCF575" w14:textId="77777777" w:rsidR="00587C80" w:rsidRPr="007036CE" w:rsidRDefault="00587C80" w:rsidP="00587C80">
      <w:pPr>
        <w:pStyle w:val="GOSTScript"/>
      </w:pPr>
      <w:r w:rsidRPr="007036CE">
        <w:tab/>
      </w:r>
      <w:r w:rsidRPr="007036CE">
        <w:tab/>
        <w:t>"BUDGET_CODE": "99010001",</w:t>
      </w:r>
    </w:p>
    <w:p w14:paraId="06C1442D" w14:textId="77777777" w:rsidR="006E3EA2" w:rsidRPr="007036CE" w:rsidRDefault="00587C80" w:rsidP="006E3EA2">
      <w:pPr>
        <w:pStyle w:val="GOSTScript"/>
        <w:rPr>
          <w:ins w:id="1526" w:author="Сатлер Марина Викторовна" w:date="2024-07-08T12:53:00Z"/>
        </w:rPr>
      </w:pPr>
      <w:r w:rsidRPr="007036CE">
        <w:tab/>
      </w:r>
      <w:r w:rsidRPr="007036CE">
        <w:tab/>
        <w:t>"EVENT_DATE": "2024-02-05",</w:t>
      </w:r>
    </w:p>
    <w:p w14:paraId="3F612E71" w14:textId="77777777" w:rsidR="006E3EA2" w:rsidRPr="007036CE" w:rsidRDefault="006E3EA2" w:rsidP="006E3EA2">
      <w:pPr>
        <w:pStyle w:val="GOSTScript"/>
      </w:pPr>
      <w:ins w:id="1527" w:author="Сатлер Марина Викторовна" w:date="2024-07-08T12:53:00Z">
        <w:r w:rsidRPr="007036CE">
          <w:tab/>
        </w:r>
        <w:r w:rsidRPr="007036CE">
          <w:tab/>
          <w:t>"NBC": "1",</w:t>
        </w:r>
      </w:ins>
    </w:p>
    <w:p w14:paraId="0E3F7274" w14:textId="77777777" w:rsidR="00587C80" w:rsidRPr="007036CE" w:rsidRDefault="00587C80" w:rsidP="00587C80">
      <w:pPr>
        <w:pStyle w:val="GOSTScript"/>
      </w:pPr>
      <w:r w:rsidRPr="007036CE">
        <w:tab/>
      </w:r>
      <w:r w:rsidRPr="007036CE">
        <w:tab/>
        <w:t>"SECTION_1": [</w:t>
      </w:r>
    </w:p>
    <w:p w14:paraId="331697F8" w14:textId="77777777" w:rsidR="00587C80" w:rsidRPr="007036CE" w:rsidRDefault="00587C80" w:rsidP="00587C80">
      <w:pPr>
        <w:pStyle w:val="GOSTScript"/>
      </w:pPr>
      <w:r w:rsidRPr="007036CE">
        <w:tab/>
      </w:r>
      <w:r w:rsidRPr="007036CE">
        <w:tab/>
      </w:r>
      <w:r w:rsidRPr="007036CE">
        <w:tab/>
        <w:t>{</w:t>
      </w:r>
    </w:p>
    <w:p w14:paraId="04D0D80B" w14:textId="77777777" w:rsidR="00587C80" w:rsidRPr="007036CE" w:rsidRDefault="00587C80" w:rsidP="00587C80">
      <w:pPr>
        <w:pStyle w:val="GOSTScript"/>
      </w:pPr>
      <w:r w:rsidRPr="007036CE">
        <w:tab/>
      </w:r>
      <w:r w:rsidRPr="007036CE">
        <w:tab/>
      </w:r>
      <w:r w:rsidRPr="007036CE">
        <w:tab/>
      </w:r>
      <w:r w:rsidRPr="007036CE">
        <w:tab/>
        <w:t>"</w:t>
      </w:r>
      <w:ins w:id="1528" w:author="Сатлер Марина Викторовна" w:date="2024-06-11T14:11:00Z">
        <w:r w:rsidR="00CF7F5E" w:rsidRPr="007036CE">
          <w:rPr>
            <w:szCs w:val="24"/>
          </w:rPr>
          <w:t>id</w:t>
        </w:r>
      </w:ins>
      <w:del w:id="1529" w:author="Сатлер Марина Викторовна" w:date="2024-06-11T14:11:00Z">
        <w:r w:rsidRPr="007036CE" w:rsidDel="00CF7F5E">
          <w:delText>ID</w:delText>
        </w:r>
      </w:del>
      <w:r w:rsidRPr="007036CE">
        <w:t>": 1,</w:t>
      </w:r>
    </w:p>
    <w:p w14:paraId="5AFCD465" w14:textId="77777777" w:rsidR="00587C80" w:rsidRPr="007036CE" w:rsidRDefault="00587C80" w:rsidP="00587C80">
      <w:pPr>
        <w:pStyle w:val="GOSTScript"/>
      </w:pPr>
      <w:r w:rsidRPr="007036CE">
        <w:tab/>
      </w:r>
      <w:r w:rsidRPr="007036CE">
        <w:tab/>
      </w:r>
      <w:r w:rsidRPr="007036CE">
        <w:tab/>
      </w:r>
      <w:r w:rsidRPr="007036CE">
        <w:tab/>
        <w:t>"NUMBROW": "1",</w:t>
      </w:r>
    </w:p>
    <w:p w14:paraId="306CFB96" w14:textId="77777777" w:rsidR="00587C80" w:rsidRPr="007036CE" w:rsidRDefault="00587C80" w:rsidP="00587C80">
      <w:pPr>
        <w:pStyle w:val="GOSTScript"/>
      </w:pPr>
      <w:r w:rsidRPr="007036CE">
        <w:tab/>
      </w:r>
      <w:r w:rsidRPr="007036CE">
        <w:tab/>
      </w:r>
      <w:r w:rsidRPr="007036CE">
        <w:tab/>
      </w:r>
      <w:r w:rsidRPr="007036CE">
        <w:tab/>
        <w:t>"SIGNKBK": "</w:t>
      </w:r>
      <w:r w:rsidR="00A57163" w:rsidRPr="007036CE">
        <w:t>N</w:t>
      </w:r>
      <w:r w:rsidRPr="007036CE">
        <w:t>",</w:t>
      </w:r>
    </w:p>
    <w:p w14:paraId="5FFC7B9D" w14:textId="77777777" w:rsidR="00587C80" w:rsidRPr="007036CE" w:rsidRDefault="00587C80" w:rsidP="00587C80">
      <w:pPr>
        <w:pStyle w:val="GOSTScript"/>
      </w:pPr>
      <w:r w:rsidRPr="007036CE">
        <w:tab/>
      </w:r>
      <w:r w:rsidRPr="007036CE">
        <w:tab/>
      </w:r>
      <w:r w:rsidRPr="007036CE">
        <w:tab/>
      </w:r>
      <w:r w:rsidRPr="007036CE">
        <w:tab/>
        <w:t>"KBK": "</w:t>
      </w:r>
      <w:r w:rsidR="002D70FB" w:rsidRPr="007036CE">
        <w:t>18201060011500100200</w:t>
      </w:r>
      <w:r w:rsidRPr="007036CE">
        <w:t>",</w:t>
      </w:r>
    </w:p>
    <w:p w14:paraId="741F12DE" w14:textId="77777777" w:rsidR="00587C80" w:rsidRPr="007036CE" w:rsidRDefault="00587C80" w:rsidP="00587C80">
      <w:pPr>
        <w:pStyle w:val="GOSTScript"/>
      </w:pPr>
      <w:r w:rsidRPr="007036CE">
        <w:tab/>
      </w:r>
      <w:r w:rsidRPr="007036CE">
        <w:tab/>
      </w:r>
      <w:r w:rsidRPr="007036CE">
        <w:tab/>
      </w:r>
      <w:r w:rsidRPr="007036CE">
        <w:tab/>
        <w:t>"TYPEKBK": "11",</w:t>
      </w:r>
    </w:p>
    <w:p w14:paraId="6723D0DF" w14:textId="77777777" w:rsidR="00587C80" w:rsidRPr="007036CE" w:rsidRDefault="00587C80" w:rsidP="00587C80">
      <w:pPr>
        <w:pStyle w:val="GOSTScript"/>
      </w:pPr>
      <w:r w:rsidRPr="007036CE">
        <w:tab/>
      </w:r>
      <w:r w:rsidRPr="007036CE">
        <w:tab/>
      </w:r>
      <w:r w:rsidRPr="007036CE">
        <w:tab/>
      </w:r>
      <w:r w:rsidRPr="007036CE">
        <w:tab/>
        <w:t>"NULLKBK": "</w:t>
      </w:r>
      <w:r w:rsidR="002D70FB" w:rsidRPr="007036CE">
        <w:t>18201060011500100200</w:t>
      </w:r>
      <w:r w:rsidRPr="007036CE">
        <w:t>",</w:t>
      </w:r>
    </w:p>
    <w:p w14:paraId="6410EF86" w14:textId="77777777" w:rsidR="00587C80" w:rsidRPr="007036CE" w:rsidRDefault="00587C80" w:rsidP="00587C80">
      <w:pPr>
        <w:pStyle w:val="GOSTScript"/>
      </w:pPr>
      <w:r w:rsidRPr="007036CE">
        <w:tab/>
      </w:r>
      <w:r w:rsidRPr="007036CE">
        <w:tab/>
      </w:r>
      <w:r w:rsidRPr="007036CE">
        <w:tab/>
      </w:r>
      <w:r w:rsidRPr="007036CE">
        <w:tab/>
        <w:t>"PA": "</w:t>
      </w:r>
      <w:r w:rsidR="002D70FB" w:rsidRPr="007036CE">
        <w:t>01951001820</w:t>
      </w:r>
      <w:r w:rsidRPr="007036CE">
        <w:t>",</w:t>
      </w:r>
    </w:p>
    <w:p w14:paraId="78C1D2D3" w14:textId="77777777" w:rsidR="00587C80" w:rsidRPr="007036CE" w:rsidRDefault="00587C80" w:rsidP="00587C80">
      <w:pPr>
        <w:pStyle w:val="GOSTScript"/>
      </w:pPr>
      <w:r w:rsidRPr="007036CE">
        <w:tab/>
      </w:r>
      <w:r w:rsidRPr="007036CE">
        <w:tab/>
      </w:r>
      <w:r w:rsidRPr="007036CE">
        <w:tab/>
      </w:r>
      <w:r w:rsidRPr="007036CE">
        <w:tab/>
        <w:t xml:space="preserve">"CONTUR": </w:t>
      </w:r>
      <w:ins w:id="1530" w:author="Сатлер Марина Викторовна" w:date="2024-02-28T19:12:00Z">
        <w:r w:rsidR="007560C3" w:rsidRPr="007036CE">
          <w:t>"</w:t>
        </w:r>
      </w:ins>
      <w:r w:rsidRPr="007036CE">
        <w:t>1</w:t>
      </w:r>
      <w:ins w:id="1531" w:author="Сатлер Марина Викторовна" w:date="2024-02-28T19:12:00Z">
        <w:r w:rsidR="007560C3" w:rsidRPr="007036CE">
          <w:t>"</w:t>
        </w:r>
      </w:ins>
      <w:r w:rsidRPr="007036CE">
        <w:t>,</w:t>
      </w:r>
    </w:p>
    <w:p w14:paraId="3EC1DF1D" w14:textId="77777777" w:rsidR="00587C80" w:rsidRPr="007036CE" w:rsidRDefault="00587C80" w:rsidP="00587C80">
      <w:pPr>
        <w:pStyle w:val="GOSTScript"/>
      </w:pPr>
      <w:r w:rsidRPr="007036CE">
        <w:tab/>
      </w:r>
      <w:r w:rsidRPr="007036CE">
        <w:tab/>
      </w:r>
      <w:r w:rsidRPr="007036CE">
        <w:tab/>
      </w:r>
      <w:r w:rsidRPr="007036CE">
        <w:tab/>
        <w:t xml:space="preserve">"SUM_1": </w:t>
      </w:r>
      <w:del w:id="1532" w:author="Сатлер Марина Викторовна" w:date="2024-07-08T12:53:00Z">
        <w:r w:rsidRPr="007036CE" w:rsidDel="006E3EA2">
          <w:delText>5000</w:delText>
        </w:r>
      </w:del>
      <w:r w:rsidRPr="007036CE">
        <w:t>0.00,</w:t>
      </w:r>
    </w:p>
    <w:p w14:paraId="2E993C1E" w14:textId="77777777" w:rsidR="00587C80" w:rsidRPr="007036CE" w:rsidRDefault="008428CF" w:rsidP="00587C80">
      <w:pPr>
        <w:pStyle w:val="GOSTScript"/>
      </w:pPr>
      <w:r w:rsidRPr="007036CE">
        <w:tab/>
      </w:r>
      <w:r w:rsidRPr="007036CE">
        <w:tab/>
      </w:r>
      <w:r w:rsidRPr="007036CE">
        <w:tab/>
      </w:r>
      <w:r w:rsidRPr="007036CE">
        <w:tab/>
        <w:t>"SUM</w:t>
      </w:r>
      <w:r w:rsidR="00587C80" w:rsidRPr="007036CE">
        <w:t>_2": 50000.00,</w:t>
      </w:r>
    </w:p>
    <w:p w14:paraId="47A429E8" w14:textId="77777777" w:rsidR="00587C80" w:rsidRPr="007036CE" w:rsidDel="006E3EA2" w:rsidRDefault="00587C80" w:rsidP="006E3EA2">
      <w:pPr>
        <w:pStyle w:val="GOSTScript"/>
        <w:rPr>
          <w:del w:id="1533" w:author="Сатлер Марина Викторовна" w:date="2024-07-08T12:53:00Z"/>
        </w:rPr>
      </w:pPr>
      <w:r w:rsidRPr="007036CE">
        <w:tab/>
      </w:r>
      <w:r w:rsidRPr="007036CE">
        <w:tab/>
      </w:r>
      <w:r w:rsidRPr="007036CE">
        <w:tab/>
      </w:r>
      <w:r w:rsidRPr="007036CE">
        <w:tab/>
        <w:t>"SUM_3": 50000.00</w:t>
      </w:r>
      <w:del w:id="1534" w:author="Сатлер Марина Викторовна" w:date="2024-07-08T12:53:00Z">
        <w:r w:rsidRPr="007036CE" w:rsidDel="006E3EA2">
          <w:delText>,</w:delText>
        </w:r>
      </w:del>
    </w:p>
    <w:p w14:paraId="7FE88F68" w14:textId="77777777" w:rsidR="00587C80" w:rsidRPr="007036CE" w:rsidRDefault="00587C80" w:rsidP="006E3EA2">
      <w:pPr>
        <w:pStyle w:val="GOSTScript"/>
      </w:pPr>
      <w:del w:id="1535" w:author="Сатлер Марина Викторовна" w:date="2024-07-08T12:53:00Z">
        <w:r w:rsidRPr="007036CE" w:rsidDel="006E3EA2">
          <w:tab/>
        </w:r>
        <w:r w:rsidRPr="007036CE" w:rsidDel="006E3EA2">
          <w:tab/>
        </w:r>
        <w:r w:rsidRPr="007036CE" w:rsidDel="006E3EA2">
          <w:tab/>
        </w:r>
        <w:r w:rsidRPr="007036CE" w:rsidDel="006E3EA2">
          <w:tab/>
          <w:delText>"SUM_4": 0.00</w:delText>
        </w:r>
      </w:del>
    </w:p>
    <w:p w14:paraId="17D278BA" w14:textId="77777777" w:rsidR="00587C80" w:rsidRPr="007036CE" w:rsidRDefault="00587C80" w:rsidP="00587C80">
      <w:pPr>
        <w:pStyle w:val="GOSTScript"/>
      </w:pPr>
      <w:r w:rsidRPr="007036CE">
        <w:tab/>
      </w:r>
      <w:r w:rsidRPr="007036CE">
        <w:tab/>
      </w:r>
      <w:r w:rsidRPr="007036CE">
        <w:tab/>
        <w:t>},</w:t>
      </w:r>
    </w:p>
    <w:p w14:paraId="006E3970" w14:textId="77777777" w:rsidR="00587C80" w:rsidRPr="007036CE" w:rsidRDefault="00587C80" w:rsidP="00587C80">
      <w:pPr>
        <w:pStyle w:val="GOSTScript"/>
      </w:pPr>
      <w:r w:rsidRPr="007036CE">
        <w:tab/>
      </w:r>
      <w:r w:rsidRPr="007036CE">
        <w:tab/>
      </w:r>
      <w:r w:rsidRPr="007036CE">
        <w:tab/>
        <w:t>{</w:t>
      </w:r>
    </w:p>
    <w:p w14:paraId="1F9E2434" w14:textId="77777777" w:rsidR="00587C80" w:rsidRPr="007036CE" w:rsidRDefault="00587C80" w:rsidP="00587C80">
      <w:pPr>
        <w:pStyle w:val="GOSTScript"/>
      </w:pPr>
      <w:r w:rsidRPr="007036CE">
        <w:tab/>
      </w:r>
      <w:r w:rsidRPr="007036CE">
        <w:tab/>
      </w:r>
      <w:r w:rsidRPr="007036CE">
        <w:tab/>
      </w:r>
      <w:r w:rsidRPr="007036CE">
        <w:tab/>
        <w:t>"</w:t>
      </w:r>
      <w:ins w:id="1536" w:author="Сатлер Марина Викторовна" w:date="2024-06-11T14:11:00Z">
        <w:r w:rsidR="00CF7F5E" w:rsidRPr="007036CE">
          <w:rPr>
            <w:szCs w:val="24"/>
          </w:rPr>
          <w:t>id</w:t>
        </w:r>
      </w:ins>
      <w:del w:id="1537" w:author="Сатлер Марина Викторовна" w:date="2024-06-11T14:11:00Z">
        <w:r w:rsidRPr="007036CE" w:rsidDel="00CF7F5E">
          <w:delText>ID</w:delText>
        </w:r>
      </w:del>
      <w:r w:rsidRPr="007036CE">
        <w:t>": 2,</w:t>
      </w:r>
    </w:p>
    <w:p w14:paraId="10DFA04F" w14:textId="77777777" w:rsidR="00587C80" w:rsidRPr="007036CE" w:rsidRDefault="00587C80" w:rsidP="00587C80">
      <w:pPr>
        <w:pStyle w:val="GOSTScript"/>
      </w:pPr>
      <w:r w:rsidRPr="007036CE">
        <w:tab/>
      </w:r>
      <w:r w:rsidRPr="007036CE">
        <w:tab/>
      </w:r>
      <w:r w:rsidRPr="007036CE">
        <w:tab/>
      </w:r>
      <w:r w:rsidRPr="007036CE">
        <w:tab/>
        <w:t>"NUMBROW": "2",</w:t>
      </w:r>
    </w:p>
    <w:p w14:paraId="6E15A544" w14:textId="77777777" w:rsidR="00587C80" w:rsidRPr="007036CE" w:rsidRDefault="00587C80" w:rsidP="00587C80">
      <w:pPr>
        <w:pStyle w:val="GOSTScript"/>
      </w:pPr>
      <w:r w:rsidRPr="007036CE">
        <w:tab/>
      </w:r>
      <w:r w:rsidRPr="007036CE">
        <w:tab/>
      </w:r>
      <w:r w:rsidRPr="007036CE">
        <w:tab/>
      </w:r>
      <w:r w:rsidRPr="007036CE">
        <w:tab/>
        <w:t>"SIGNKBK": "</w:t>
      </w:r>
      <w:r w:rsidR="00A57163" w:rsidRPr="007036CE">
        <w:t>N</w:t>
      </w:r>
      <w:r w:rsidRPr="007036CE">
        <w:t>",</w:t>
      </w:r>
    </w:p>
    <w:p w14:paraId="4F720A7D" w14:textId="77777777" w:rsidR="00587C80" w:rsidRPr="007036CE" w:rsidRDefault="00587C80" w:rsidP="00587C80">
      <w:pPr>
        <w:pStyle w:val="GOSTScript"/>
      </w:pPr>
      <w:r w:rsidRPr="007036CE">
        <w:tab/>
      </w:r>
      <w:r w:rsidRPr="007036CE">
        <w:tab/>
      </w:r>
      <w:r w:rsidRPr="007036CE">
        <w:tab/>
      </w:r>
      <w:r w:rsidRPr="007036CE">
        <w:tab/>
        <w:t>"KBK": "</w:t>
      </w:r>
      <w:r w:rsidR="002D70FB" w:rsidRPr="007036CE">
        <w:t>18201</w:t>
      </w:r>
      <w:r w:rsidR="0088626F" w:rsidRPr="007036CE">
        <w:t>1</w:t>
      </w:r>
      <w:r w:rsidR="002D70FB" w:rsidRPr="007036CE">
        <w:t>60011500100200</w:t>
      </w:r>
      <w:r w:rsidRPr="007036CE">
        <w:t>",</w:t>
      </w:r>
    </w:p>
    <w:p w14:paraId="65094B7A" w14:textId="77777777" w:rsidR="00587C80" w:rsidRPr="007036CE" w:rsidRDefault="00587C80" w:rsidP="00587C80">
      <w:pPr>
        <w:pStyle w:val="GOSTScript"/>
      </w:pPr>
      <w:r w:rsidRPr="007036CE">
        <w:tab/>
      </w:r>
      <w:r w:rsidRPr="007036CE">
        <w:tab/>
      </w:r>
      <w:r w:rsidRPr="007036CE">
        <w:tab/>
      </w:r>
      <w:r w:rsidRPr="007036CE">
        <w:tab/>
        <w:t>"TYPEKBK": "11",</w:t>
      </w:r>
    </w:p>
    <w:p w14:paraId="30A18101" w14:textId="77777777" w:rsidR="00587C80" w:rsidRPr="007036CE" w:rsidRDefault="00587C80" w:rsidP="00587C80">
      <w:pPr>
        <w:pStyle w:val="GOSTScript"/>
      </w:pPr>
      <w:r w:rsidRPr="007036CE">
        <w:tab/>
      </w:r>
      <w:r w:rsidRPr="007036CE">
        <w:tab/>
      </w:r>
      <w:r w:rsidRPr="007036CE">
        <w:tab/>
      </w:r>
      <w:r w:rsidRPr="007036CE">
        <w:tab/>
        <w:t>"NULLKBK": "</w:t>
      </w:r>
      <w:r w:rsidR="002D70FB" w:rsidRPr="007036CE">
        <w:t>18201</w:t>
      </w:r>
      <w:r w:rsidR="0088626F" w:rsidRPr="007036CE">
        <w:t>1</w:t>
      </w:r>
      <w:r w:rsidR="002D70FB" w:rsidRPr="007036CE">
        <w:t>60011500100200</w:t>
      </w:r>
      <w:r w:rsidRPr="007036CE">
        <w:t>",</w:t>
      </w:r>
    </w:p>
    <w:p w14:paraId="3EDEDC9A" w14:textId="77777777" w:rsidR="00587C80" w:rsidRPr="007036CE" w:rsidRDefault="00587C80" w:rsidP="00587C80">
      <w:pPr>
        <w:pStyle w:val="GOSTScript"/>
      </w:pPr>
      <w:r w:rsidRPr="007036CE">
        <w:tab/>
      </w:r>
      <w:r w:rsidRPr="007036CE">
        <w:tab/>
      </w:r>
      <w:r w:rsidRPr="007036CE">
        <w:tab/>
      </w:r>
      <w:r w:rsidRPr="007036CE">
        <w:tab/>
        <w:t>"PA": "</w:t>
      </w:r>
      <w:r w:rsidR="002D70FB" w:rsidRPr="007036CE">
        <w:t>01951001820</w:t>
      </w:r>
      <w:r w:rsidRPr="007036CE">
        <w:t>",</w:t>
      </w:r>
    </w:p>
    <w:p w14:paraId="06C1E69A" w14:textId="77777777" w:rsidR="00587C80" w:rsidRPr="007036CE" w:rsidRDefault="00587C80" w:rsidP="00587C80">
      <w:pPr>
        <w:pStyle w:val="GOSTScript"/>
      </w:pPr>
      <w:r w:rsidRPr="007036CE">
        <w:tab/>
      </w:r>
      <w:r w:rsidRPr="007036CE">
        <w:tab/>
      </w:r>
      <w:r w:rsidRPr="007036CE">
        <w:tab/>
      </w:r>
      <w:r w:rsidRPr="007036CE">
        <w:tab/>
        <w:t xml:space="preserve">"CONTUR": </w:t>
      </w:r>
      <w:ins w:id="1538" w:author="Сатлер Марина Викторовна" w:date="2024-02-28T19:12:00Z">
        <w:r w:rsidR="007560C3" w:rsidRPr="007036CE">
          <w:t>"</w:t>
        </w:r>
      </w:ins>
      <w:r w:rsidRPr="007036CE">
        <w:t>1</w:t>
      </w:r>
      <w:ins w:id="1539" w:author="Сатлер Марина Викторовна" w:date="2024-02-28T19:12:00Z">
        <w:r w:rsidR="007560C3" w:rsidRPr="007036CE">
          <w:t>"</w:t>
        </w:r>
      </w:ins>
      <w:r w:rsidRPr="007036CE">
        <w:t>,</w:t>
      </w:r>
    </w:p>
    <w:p w14:paraId="57B84F93" w14:textId="77777777" w:rsidR="00587C80" w:rsidRPr="007036CE" w:rsidRDefault="00587C80" w:rsidP="00587C80">
      <w:pPr>
        <w:pStyle w:val="GOSTScript"/>
      </w:pPr>
      <w:r w:rsidRPr="007036CE">
        <w:tab/>
      </w:r>
      <w:r w:rsidRPr="007036CE">
        <w:tab/>
      </w:r>
      <w:r w:rsidRPr="007036CE">
        <w:tab/>
      </w:r>
      <w:r w:rsidRPr="007036CE">
        <w:tab/>
        <w:t xml:space="preserve">"SUM_1": </w:t>
      </w:r>
      <w:del w:id="1540" w:author="Сатлер Марина Викторовна" w:date="2024-07-08T12:53:00Z">
        <w:r w:rsidRPr="007036CE" w:rsidDel="006E3EA2">
          <w:delText>10000</w:delText>
        </w:r>
      </w:del>
      <w:r w:rsidRPr="007036CE">
        <w:t>0.00,</w:t>
      </w:r>
    </w:p>
    <w:p w14:paraId="54D1ABFE" w14:textId="77777777" w:rsidR="00587C80" w:rsidRPr="007036CE" w:rsidRDefault="00587C80" w:rsidP="00587C80">
      <w:pPr>
        <w:pStyle w:val="GOSTScript"/>
      </w:pPr>
      <w:r w:rsidRPr="007036CE">
        <w:tab/>
      </w:r>
      <w:r w:rsidRPr="007036CE">
        <w:tab/>
      </w:r>
      <w:r w:rsidRPr="007036CE">
        <w:tab/>
      </w:r>
      <w:r w:rsidRPr="007036CE">
        <w:tab/>
        <w:t>"SUM_2": 200.00,</w:t>
      </w:r>
    </w:p>
    <w:p w14:paraId="0AC01734" w14:textId="77777777" w:rsidR="00587C80" w:rsidRPr="007036CE" w:rsidDel="006E3EA2" w:rsidRDefault="00587C80" w:rsidP="006E3EA2">
      <w:pPr>
        <w:pStyle w:val="GOSTScript"/>
        <w:rPr>
          <w:del w:id="1541" w:author="Сатлер Марина Викторовна" w:date="2024-07-08T12:53:00Z"/>
        </w:rPr>
      </w:pPr>
      <w:r w:rsidRPr="007036CE">
        <w:tab/>
      </w:r>
      <w:r w:rsidRPr="007036CE">
        <w:tab/>
      </w:r>
      <w:r w:rsidRPr="007036CE">
        <w:tab/>
      </w:r>
      <w:r w:rsidRPr="007036CE">
        <w:tab/>
        <w:t xml:space="preserve">"SUM_3": </w:t>
      </w:r>
      <w:r w:rsidR="0088626F" w:rsidRPr="007036CE">
        <w:rPr>
          <w:lang w:val="ru-RU"/>
        </w:rPr>
        <w:t>9</w:t>
      </w:r>
      <w:r w:rsidRPr="007036CE">
        <w:t>0000.00</w:t>
      </w:r>
      <w:del w:id="1542" w:author="Сатлер Марина Викторовна" w:date="2024-07-08T12:53:00Z">
        <w:r w:rsidRPr="007036CE" w:rsidDel="006E3EA2">
          <w:delText>,</w:delText>
        </w:r>
      </w:del>
    </w:p>
    <w:p w14:paraId="0646D6E6" w14:textId="77777777" w:rsidR="00587C80" w:rsidRPr="007036CE" w:rsidRDefault="00587C80" w:rsidP="006E3EA2">
      <w:pPr>
        <w:pStyle w:val="GOSTScript"/>
      </w:pPr>
      <w:del w:id="1543" w:author="Сатлер Марина Викторовна" w:date="2024-07-08T12:53:00Z">
        <w:r w:rsidRPr="007036CE" w:rsidDel="006E3EA2">
          <w:tab/>
        </w:r>
        <w:r w:rsidRPr="007036CE" w:rsidDel="006E3EA2">
          <w:tab/>
        </w:r>
        <w:r w:rsidRPr="007036CE" w:rsidDel="006E3EA2">
          <w:tab/>
        </w:r>
        <w:r w:rsidRPr="007036CE" w:rsidDel="006E3EA2">
          <w:tab/>
          <w:delText>"SUM_4": 0.00</w:delText>
        </w:r>
      </w:del>
    </w:p>
    <w:p w14:paraId="66AEE116" w14:textId="77777777" w:rsidR="00587C80" w:rsidRPr="007036CE" w:rsidRDefault="00587C80" w:rsidP="00587C80">
      <w:pPr>
        <w:pStyle w:val="GOSTScript"/>
        <w:rPr>
          <w:lang w:val="ru-RU"/>
        </w:rPr>
      </w:pPr>
      <w:r w:rsidRPr="007036CE">
        <w:tab/>
      </w:r>
      <w:r w:rsidRPr="007036CE">
        <w:tab/>
      </w:r>
      <w:r w:rsidRPr="007036CE">
        <w:tab/>
      </w:r>
      <w:r w:rsidRPr="007036CE">
        <w:rPr>
          <w:lang w:val="ru-RU"/>
        </w:rPr>
        <w:t>}</w:t>
      </w:r>
    </w:p>
    <w:p w14:paraId="5DFDF749" w14:textId="77777777" w:rsidR="00587C80" w:rsidRPr="007036CE" w:rsidRDefault="00587C80" w:rsidP="00587C80">
      <w:pPr>
        <w:pStyle w:val="GOSTScript"/>
        <w:rPr>
          <w:lang w:val="ru-RU"/>
        </w:rPr>
      </w:pPr>
      <w:r w:rsidRPr="007036CE">
        <w:rPr>
          <w:lang w:val="ru-RU"/>
        </w:rPr>
        <w:tab/>
      </w:r>
      <w:r w:rsidRPr="007036CE">
        <w:rPr>
          <w:lang w:val="ru-RU"/>
        </w:rPr>
        <w:tab/>
        <w:t>]</w:t>
      </w:r>
    </w:p>
    <w:p w14:paraId="730493BE" w14:textId="77777777" w:rsidR="00587C80" w:rsidRPr="007036CE" w:rsidRDefault="00587C80" w:rsidP="00587C80">
      <w:pPr>
        <w:pStyle w:val="GOSTScript"/>
        <w:rPr>
          <w:lang w:val="ru-RU"/>
        </w:rPr>
      </w:pPr>
      <w:r w:rsidRPr="007036CE">
        <w:rPr>
          <w:lang w:val="ru-RU"/>
        </w:rPr>
        <w:lastRenderedPageBreak/>
        <w:tab/>
        <w:t>}</w:t>
      </w:r>
    </w:p>
    <w:p w14:paraId="11A4D344" w14:textId="77777777" w:rsidR="002B0C15" w:rsidRPr="007036CE" w:rsidRDefault="00587C80" w:rsidP="008C7791">
      <w:pPr>
        <w:pStyle w:val="GOSTScript"/>
        <w:rPr>
          <w:lang w:val="ru-RU"/>
        </w:rPr>
      </w:pPr>
      <w:r w:rsidRPr="007036CE">
        <w:rPr>
          <w:lang w:val="ru-RU"/>
        </w:rPr>
        <w:t>}</w:t>
      </w:r>
    </w:p>
    <w:p w14:paraId="7B499943" w14:textId="77777777" w:rsidR="00DE55F1" w:rsidRPr="007036CE" w:rsidRDefault="00DE55F1" w:rsidP="00DE0449">
      <w:pPr>
        <w:pStyle w:val="41"/>
      </w:pPr>
      <w:bookmarkStart w:id="1544" w:name="_Ref158392615"/>
      <w:bookmarkStart w:id="1545" w:name="_Toc222927753"/>
      <w:r w:rsidRPr="007036CE">
        <w:t>«Лимиты бюджетных обязательств» (ф.0501052) DBD_LimitsBudgetObligat</w:t>
      </w:r>
      <w:bookmarkEnd w:id="1544"/>
      <w:bookmarkEnd w:id="1545"/>
    </w:p>
    <w:p w14:paraId="51899D12" w14:textId="77777777" w:rsidR="00DE55F1" w:rsidRPr="007036CE" w:rsidRDefault="00DE55F1" w:rsidP="00DE0449">
      <w:pPr>
        <w:pStyle w:val="51"/>
      </w:pPr>
      <w:bookmarkStart w:id="1546" w:name="_Toc222927754"/>
      <w:r w:rsidRPr="007036CE">
        <w:t>Перечень параметров тела запроса (Document) по документу «Лимиты бюджетных обязательств» (ф.0501052) DBD_LimitsBudgetObligat</w:t>
      </w:r>
      <w:bookmarkEnd w:id="1546"/>
    </w:p>
    <w:p w14:paraId="275B8D96" w14:textId="4BC65027" w:rsidR="00DE55F1" w:rsidRPr="007036CE" w:rsidRDefault="009B61E2" w:rsidP="007E547B">
      <w:pPr>
        <w:pStyle w:val="GOSTNameTable"/>
        <w:numPr>
          <w:ilvl w:val="0"/>
          <w:numId w:val="1"/>
        </w:numPr>
        <w:ind w:left="0"/>
      </w:pPr>
      <w:r w:rsidRPr="007036CE">
        <w:rPr>
          <w:noProof/>
        </w:rPr>
        <w:fldChar w:fldCharType="begin"/>
      </w:r>
      <w:r w:rsidRPr="007036CE">
        <w:rPr>
          <w:noProof/>
        </w:rPr>
        <w:instrText xml:space="preserve"> SEQ Таблица \* ARABIC </w:instrText>
      </w:r>
      <w:r w:rsidRPr="007036CE">
        <w:rPr>
          <w:noProof/>
        </w:rPr>
        <w:fldChar w:fldCharType="separate"/>
      </w:r>
      <w:bookmarkStart w:id="1547" w:name="_Toc222927995"/>
      <w:r w:rsidR="00BD74E1">
        <w:rPr>
          <w:noProof/>
        </w:rPr>
        <w:t>22</w:t>
      </w:r>
      <w:r w:rsidRPr="007036CE">
        <w:rPr>
          <w:noProof/>
        </w:rPr>
        <w:fldChar w:fldCharType="end"/>
      </w:r>
      <w:r w:rsidR="00DE55F1" w:rsidRPr="007036CE">
        <w:t xml:space="preserve"> </w:t>
      </w:r>
      <w:r w:rsidR="004060F4" w:rsidRPr="007036CE">
        <w:t>–</w:t>
      </w:r>
      <w:r w:rsidR="00DE55F1" w:rsidRPr="007036CE">
        <w:t xml:space="preserve"> Параметры тела (Document) запроса на подбор / сторнирование / переформирование записей учета по документу «Лимиты бюджетных обязательств» (ф.0501052) DBD_LimitsBudgetObligat</w:t>
      </w:r>
      <w:bookmarkEnd w:id="1547"/>
    </w:p>
    <w:tbl>
      <w:tblPr>
        <w:tblStyle w:val="GOSTTable"/>
        <w:tblW w:w="5000" w:type="pct"/>
        <w:tblLayout w:type="fixed"/>
        <w:tblLook w:val="07E0" w:firstRow="1" w:lastRow="1" w:firstColumn="1" w:lastColumn="1" w:noHBand="1" w:noVBand="1"/>
      </w:tblPr>
      <w:tblGrid>
        <w:gridCol w:w="3466"/>
        <w:gridCol w:w="2314"/>
        <w:gridCol w:w="1636"/>
        <w:gridCol w:w="946"/>
        <w:gridCol w:w="971"/>
        <w:gridCol w:w="6427"/>
      </w:tblGrid>
      <w:tr w:rsidR="00DE55F1" w:rsidRPr="007036CE" w14:paraId="194EF4BB" w14:textId="77777777" w:rsidTr="00A03896">
        <w:trPr>
          <w:cnfStyle w:val="100000000000" w:firstRow="1" w:lastRow="0" w:firstColumn="0" w:lastColumn="0" w:oddVBand="0" w:evenVBand="0" w:oddHBand="0" w:evenHBand="0" w:firstRowFirstColumn="0" w:firstRowLastColumn="0" w:lastRowFirstColumn="0" w:lastRowLastColumn="0"/>
          <w:trHeight w:val="1002"/>
        </w:trPr>
        <w:tc>
          <w:tcPr>
            <w:tcW w:w="1100" w:type="pct"/>
            <w:hideMark/>
          </w:tcPr>
          <w:p w14:paraId="7E53895B" w14:textId="77777777" w:rsidR="00DE55F1" w:rsidRPr="007036CE" w:rsidRDefault="00DE55F1" w:rsidP="00DE55F1">
            <w:pPr>
              <w:pStyle w:val="GOSTTableHead"/>
              <w:rPr>
                <w:szCs w:val="22"/>
              </w:rPr>
            </w:pPr>
            <w:r w:rsidRPr="007036CE">
              <w:rPr>
                <w:szCs w:val="22"/>
              </w:rPr>
              <w:t>Наименование параметра</w:t>
            </w:r>
          </w:p>
        </w:tc>
        <w:tc>
          <w:tcPr>
            <w:tcW w:w="734" w:type="pct"/>
            <w:hideMark/>
          </w:tcPr>
          <w:p w14:paraId="65C96E67" w14:textId="77777777" w:rsidR="00DE55F1" w:rsidRPr="007036CE" w:rsidRDefault="00DE55F1" w:rsidP="00DE55F1">
            <w:pPr>
              <w:pStyle w:val="GOSTTableHead"/>
              <w:rPr>
                <w:szCs w:val="22"/>
              </w:rPr>
            </w:pPr>
            <w:r w:rsidRPr="007036CE">
              <w:rPr>
                <w:szCs w:val="22"/>
              </w:rPr>
              <w:t>Название тэга</w:t>
            </w:r>
          </w:p>
        </w:tc>
        <w:tc>
          <w:tcPr>
            <w:tcW w:w="519" w:type="pct"/>
            <w:hideMark/>
          </w:tcPr>
          <w:p w14:paraId="7B9D597B" w14:textId="77777777" w:rsidR="00DE55F1" w:rsidRPr="007036CE" w:rsidRDefault="00DE55F1" w:rsidP="00DE55F1">
            <w:pPr>
              <w:pStyle w:val="GOSTTableHead"/>
              <w:rPr>
                <w:szCs w:val="22"/>
              </w:rPr>
            </w:pPr>
            <w:r w:rsidRPr="007036CE">
              <w:rPr>
                <w:szCs w:val="22"/>
              </w:rPr>
              <w:t>Тип данных</w:t>
            </w:r>
          </w:p>
        </w:tc>
        <w:tc>
          <w:tcPr>
            <w:tcW w:w="300" w:type="pct"/>
          </w:tcPr>
          <w:p w14:paraId="5E7EAB62" w14:textId="77777777" w:rsidR="00DE55F1" w:rsidRPr="007036CE" w:rsidRDefault="00DE55F1" w:rsidP="00DE55F1">
            <w:pPr>
              <w:pStyle w:val="GOSTTableHead"/>
              <w:rPr>
                <w:szCs w:val="22"/>
              </w:rPr>
            </w:pPr>
            <w:r w:rsidRPr="007036CE">
              <w:rPr>
                <w:szCs w:val="22"/>
              </w:rPr>
              <w:t>Обязательность</w:t>
            </w:r>
          </w:p>
        </w:tc>
        <w:tc>
          <w:tcPr>
            <w:tcW w:w="308" w:type="pct"/>
            <w:hideMark/>
          </w:tcPr>
          <w:p w14:paraId="3C81B76D" w14:textId="77777777" w:rsidR="00DE55F1" w:rsidRPr="007036CE" w:rsidRDefault="00DE55F1" w:rsidP="00DE55F1">
            <w:pPr>
              <w:pStyle w:val="GOSTTableHead"/>
              <w:rPr>
                <w:szCs w:val="22"/>
              </w:rPr>
            </w:pPr>
            <w:r w:rsidRPr="007036CE">
              <w:rPr>
                <w:szCs w:val="22"/>
              </w:rPr>
              <w:t>Размерность</w:t>
            </w:r>
          </w:p>
        </w:tc>
        <w:tc>
          <w:tcPr>
            <w:tcW w:w="2039" w:type="pct"/>
          </w:tcPr>
          <w:p w14:paraId="5766AEDB" w14:textId="77777777" w:rsidR="00DE55F1" w:rsidRPr="007036CE" w:rsidRDefault="00DE55F1" w:rsidP="00DE55F1">
            <w:pPr>
              <w:pStyle w:val="GOSTTableHead"/>
              <w:rPr>
                <w:szCs w:val="22"/>
              </w:rPr>
            </w:pPr>
            <w:r w:rsidRPr="007036CE">
              <w:rPr>
                <w:szCs w:val="22"/>
              </w:rPr>
              <w:t>Описание</w:t>
            </w:r>
          </w:p>
        </w:tc>
      </w:tr>
      <w:tr w:rsidR="00DE55F1" w:rsidRPr="007036CE" w14:paraId="73C36AEE" w14:textId="77777777" w:rsidTr="00A03896">
        <w:tc>
          <w:tcPr>
            <w:tcW w:w="1100" w:type="pct"/>
          </w:tcPr>
          <w:p w14:paraId="050F765D" w14:textId="77777777" w:rsidR="00DE55F1" w:rsidRPr="007036CE" w:rsidRDefault="00DE55F1" w:rsidP="00DE55F1">
            <w:pPr>
              <w:pStyle w:val="GOSTTablenorm"/>
            </w:pPr>
            <w:r w:rsidRPr="007036CE">
              <w:rPr>
                <w:szCs w:val="22"/>
              </w:rPr>
              <w:t>Номер документа</w:t>
            </w:r>
          </w:p>
        </w:tc>
        <w:tc>
          <w:tcPr>
            <w:tcW w:w="734" w:type="pct"/>
          </w:tcPr>
          <w:p w14:paraId="3D3C8BC0" w14:textId="77777777" w:rsidR="00DE55F1" w:rsidRPr="007036CE" w:rsidRDefault="00DE55F1" w:rsidP="00DE55F1">
            <w:pPr>
              <w:pStyle w:val="GOSTTablenorm"/>
            </w:pPr>
            <w:r w:rsidRPr="007036CE">
              <w:rPr>
                <w:szCs w:val="22"/>
                <w:lang w:val="en-US"/>
              </w:rPr>
              <w:t>NUM_DOC</w:t>
            </w:r>
          </w:p>
        </w:tc>
        <w:tc>
          <w:tcPr>
            <w:tcW w:w="519" w:type="pct"/>
          </w:tcPr>
          <w:p w14:paraId="56CA26E8" w14:textId="77777777" w:rsidR="00DE55F1" w:rsidRPr="007036CE" w:rsidRDefault="00DE55F1" w:rsidP="00DE55F1">
            <w:pPr>
              <w:pStyle w:val="GOSTTablenorm"/>
            </w:pPr>
            <w:r w:rsidRPr="007036CE">
              <w:rPr>
                <w:szCs w:val="22"/>
              </w:rPr>
              <w:t>Строка</w:t>
            </w:r>
          </w:p>
        </w:tc>
        <w:tc>
          <w:tcPr>
            <w:tcW w:w="300" w:type="pct"/>
          </w:tcPr>
          <w:p w14:paraId="24436A2D" w14:textId="77777777" w:rsidR="00DE55F1" w:rsidRPr="007036CE" w:rsidRDefault="00DE55F1" w:rsidP="00DE55F1">
            <w:pPr>
              <w:pStyle w:val="GOSTTablenorm"/>
            </w:pPr>
            <w:r w:rsidRPr="007036CE">
              <w:rPr>
                <w:szCs w:val="22"/>
              </w:rPr>
              <w:t>Да</w:t>
            </w:r>
          </w:p>
        </w:tc>
        <w:tc>
          <w:tcPr>
            <w:tcW w:w="308" w:type="pct"/>
          </w:tcPr>
          <w:p w14:paraId="494CF64C" w14:textId="77777777" w:rsidR="00DE55F1" w:rsidRPr="007036CE" w:rsidRDefault="00DE55F1" w:rsidP="00DE55F1">
            <w:pPr>
              <w:pStyle w:val="GOSTTablenorm"/>
            </w:pPr>
            <w:r w:rsidRPr="007036CE">
              <w:rPr>
                <w:szCs w:val="22"/>
                <w:lang w:val="en-US"/>
              </w:rPr>
              <w:t>&lt;=25</w:t>
            </w:r>
          </w:p>
        </w:tc>
        <w:tc>
          <w:tcPr>
            <w:tcW w:w="2039" w:type="pct"/>
          </w:tcPr>
          <w:p w14:paraId="2891930F" w14:textId="77777777" w:rsidR="00DE55F1" w:rsidRPr="007036CE" w:rsidRDefault="00DE55F1" w:rsidP="00DE55F1">
            <w:pPr>
              <w:pStyle w:val="GOSTTablenorm"/>
            </w:pPr>
            <w:r w:rsidRPr="007036CE">
              <w:rPr>
                <w:szCs w:val="22"/>
              </w:rPr>
              <w:t>Указывается номер документа</w:t>
            </w:r>
          </w:p>
        </w:tc>
      </w:tr>
      <w:tr w:rsidR="00DE55F1" w:rsidRPr="007036CE" w14:paraId="6489090A" w14:textId="77777777" w:rsidTr="00A03896">
        <w:tc>
          <w:tcPr>
            <w:tcW w:w="1100" w:type="pct"/>
          </w:tcPr>
          <w:p w14:paraId="2AEA2D6A" w14:textId="77777777" w:rsidR="00DE55F1" w:rsidRPr="007036CE" w:rsidRDefault="00DE55F1" w:rsidP="00DE55F1">
            <w:pPr>
              <w:pStyle w:val="GOSTTablenorm"/>
              <w:rPr>
                <w:szCs w:val="22"/>
              </w:rPr>
            </w:pPr>
            <w:r w:rsidRPr="007036CE">
              <w:rPr>
                <w:szCs w:val="22"/>
              </w:rPr>
              <w:t>Дата документа</w:t>
            </w:r>
          </w:p>
        </w:tc>
        <w:tc>
          <w:tcPr>
            <w:tcW w:w="734" w:type="pct"/>
          </w:tcPr>
          <w:p w14:paraId="74DD0635" w14:textId="77777777" w:rsidR="00DE55F1" w:rsidRPr="007036CE" w:rsidRDefault="00DE55F1" w:rsidP="00DE55F1">
            <w:pPr>
              <w:pStyle w:val="GOSTTablenorm"/>
              <w:rPr>
                <w:szCs w:val="22"/>
                <w:lang w:val="en-US"/>
              </w:rPr>
            </w:pPr>
            <w:r w:rsidRPr="007036CE">
              <w:rPr>
                <w:szCs w:val="22"/>
                <w:lang w:val="en-US"/>
              </w:rPr>
              <w:t>DATE_DOC</w:t>
            </w:r>
          </w:p>
        </w:tc>
        <w:tc>
          <w:tcPr>
            <w:tcW w:w="519" w:type="pct"/>
          </w:tcPr>
          <w:p w14:paraId="5E442320" w14:textId="77777777" w:rsidR="00DE55F1" w:rsidRPr="007036CE" w:rsidRDefault="00DE55F1" w:rsidP="00DE55F1">
            <w:pPr>
              <w:pStyle w:val="GOSTTablenorm"/>
            </w:pPr>
            <w:r w:rsidRPr="007036CE">
              <w:rPr>
                <w:szCs w:val="22"/>
              </w:rPr>
              <w:t>Дата</w:t>
            </w:r>
          </w:p>
        </w:tc>
        <w:tc>
          <w:tcPr>
            <w:tcW w:w="300" w:type="pct"/>
          </w:tcPr>
          <w:p w14:paraId="770476D6" w14:textId="77777777" w:rsidR="00DE55F1" w:rsidRPr="007036CE" w:rsidRDefault="00DE55F1" w:rsidP="00DE55F1">
            <w:pPr>
              <w:pStyle w:val="GOSTTablenorm"/>
            </w:pPr>
            <w:r w:rsidRPr="007036CE">
              <w:rPr>
                <w:szCs w:val="22"/>
              </w:rPr>
              <w:t>Да</w:t>
            </w:r>
          </w:p>
        </w:tc>
        <w:tc>
          <w:tcPr>
            <w:tcW w:w="308" w:type="pct"/>
          </w:tcPr>
          <w:p w14:paraId="014FE562" w14:textId="77777777" w:rsidR="00DE55F1" w:rsidRPr="007036CE" w:rsidRDefault="00DE55F1" w:rsidP="00DE55F1">
            <w:pPr>
              <w:pStyle w:val="GOSTTablenorm"/>
            </w:pPr>
          </w:p>
        </w:tc>
        <w:tc>
          <w:tcPr>
            <w:tcW w:w="2039" w:type="pct"/>
          </w:tcPr>
          <w:p w14:paraId="711F9AF8" w14:textId="77777777" w:rsidR="00DE55F1" w:rsidRPr="007036CE" w:rsidRDefault="00DE55F1" w:rsidP="007C5BB8">
            <w:pPr>
              <w:pStyle w:val="GOSTTablenorm"/>
            </w:pPr>
            <w:r w:rsidRPr="007036CE">
              <w:rPr>
                <w:szCs w:val="22"/>
              </w:rPr>
              <w:t>Указывается дата документа в формате YYYY-MM-DD</w:t>
            </w:r>
          </w:p>
        </w:tc>
      </w:tr>
      <w:tr w:rsidR="00DE55F1" w:rsidRPr="007036CE" w14:paraId="28FC0273" w14:textId="77777777" w:rsidTr="00A03896">
        <w:tc>
          <w:tcPr>
            <w:tcW w:w="1100" w:type="pct"/>
          </w:tcPr>
          <w:p w14:paraId="782CAE0E" w14:textId="77777777" w:rsidR="00DE55F1" w:rsidRPr="007036CE" w:rsidRDefault="00DE55F1" w:rsidP="00DE55F1">
            <w:pPr>
              <w:pStyle w:val="GOSTTablenorm"/>
              <w:rPr>
                <w:szCs w:val="22"/>
              </w:rPr>
            </w:pPr>
            <w:r w:rsidRPr="007036CE">
              <w:t>Вид документа</w:t>
            </w:r>
          </w:p>
        </w:tc>
        <w:tc>
          <w:tcPr>
            <w:tcW w:w="734" w:type="pct"/>
          </w:tcPr>
          <w:p w14:paraId="651E3EBA" w14:textId="77777777" w:rsidR="00DE55F1" w:rsidRPr="007036CE" w:rsidRDefault="00DE55F1" w:rsidP="00DE55F1">
            <w:pPr>
              <w:pStyle w:val="GOSTTablenorm"/>
              <w:rPr>
                <w:szCs w:val="22"/>
                <w:lang w:val="en-US"/>
              </w:rPr>
            </w:pPr>
            <w:r w:rsidRPr="007036CE">
              <w:rPr>
                <w:szCs w:val="22"/>
                <w:lang w:val="en-US"/>
              </w:rPr>
              <w:t>DOC_TYPE</w:t>
            </w:r>
          </w:p>
        </w:tc>
        <w:tc>
          <w:tcPr>
            <w:tcW w:w="519" w:type="pct"/>
          </w:tcPr>
          <w:p w14:paraId="54595849" w14:textId="77777777" w:rsidR="00DE55F1" w:rsidRPr="007036CE" w:rsidRDefault="00DE55F1" w:rsidP="00DE55F1">
            <w:pPr>
              <w:pStyle w:val="GOSTTablenorm"/>
            </w:pPr>
            <w:r w:rsidRPr="007036CE">
              <w:t>Строка</w:t>
            </w:r>
          </w:p>
        </w:tc>
        <w:tc>
          <w:tcPr>
            <w:tcW w:w="300" w:type="pct"/>
          </w:tcPr>
          <w:p w14:paraId="029CC5E2" w14:textId="77777777" w:rsidR="00DE55F1" w:rsidRPr="007036CE" w:rsidRDefault="00DE55F1" w:rsidP="00DE55F1">
            <w:pPr>
              <w:pStyle w:val="GOSTTablenorm"/>
            </w:pPr>
            <w:r w:rsidRPr="007036CE">
              <w:t>Да</w:t>
            </w:r>
          </w:p>
        </w:tc>
        <w:tc>
          <w:tcPr>
            <w:tcW w:w="308" w:type="pct"/>
          </w:tcPr>
          <w:p w14:paraId="53602F04" w14:textId="77777777" w:rsidR="00DE55F1" w:rsidRPr="007036CE" w:rsidRDefault="00DE55F1" w:rsidP="00DE55F1">
            <w:pPr>
              <w:pStyle w:val="GOSTTablenorm"/>
            </w:pPr>
            <w:r w:rsidRPr="007036CE">
              <w:t>=3</w:t>
            </w:r>
          </w:p>
        </w:tc>
        <w:tc>
          <w:tcPr>
            <w:tcW w:w="2039" w:type="pct"/>
          </w:tcPr>
          <w:p w14:paraId="2BF883F9" w14:textId="77777777" w:rsidR="00DE55F1" w:rsidRPr="007036CE" w:rsidRDefault="00DE55F1" w:rsidP="00DE55F1">
            <w:pPr>
              <w:pStyle w:val="GOSTTablenorm"/>
            </w:pPr>
            <w:r w:rsidRPr="007036CE">
              <w:t>Указывается код вида документа.</w:t>
            </w:r>
          </w:p>
          <w:p w14:paraId="77EBB7ED" w14:textId="77777777" w:rsidR="00DE55F1" w:rsidRPr="007036CE" w:rsidRDefault="00DE55F1" w:rsidP="00DE55F1">
            <w:pPr>
              <w:pStyle w:val="GOSTTablenorm"/>
            </w:pPr>
            <w:r w:rsidRPr="007036CE">
              <w:t>Заполняется значением «БРЛ»</w:t>
            </w:r>
          </w:p>
        </w:tc>
      </w:tr>
      <w:tr w:rsidR="00DE55F1" w:rsidRPr="007036CE" w14:paraId="12557F28" w14:textId="77777777" w:rsidTr="00A03896">
        <w:tc>
          <w:tcPr>
            <w:tcW w:w="1100" w:type="pct"/>
          </w:tcPr>
          <w:p w14:paraId="66F6B949" w14:textId="77777777" w:rsidR="00DE55F1" w:rsidRPr="007036CE" w:rsidRDefault="00DE55F1" w:rsidP="00DE55F1">
            <w:pPr>
              <w:pStyle w:val="GOSTTablenorm"/>
            </w:pPr>
            <w:r w:rsidRPr="007036CE">
              <w:rPr>
                <w:szCs w:val="22"/>
              </w:rPr>
              <w:t>Уровень конфиденциальности</w:t>
            </w:r>
          </w:p>
        </w:tc>
        <w:tc>
          <w:tcPr>
            <w:tcW w:w="734" w:type="pct"/>
          </w:tcPr>
          <w:p w14:paraId="222F189D" w14:textId="77777777" w:rsidR="00DE55F1" w:rsidRPr="007036CE" w:rsidRDefault="00DE55F1" w:rsidP="00DE55F1">
            <w:pPr>
              <w:pStyle w:val="GOSTTablenorm"/>
              <w:rPr>
                <w:szCs w:val="22"/>
                <w:lang w:val="en-US"/>
              </w:rPr>
            </w:pPr>
            <w:r w:rsidRPr="007036CE">
              <w:rPr>
                <w:szCs w:val="22"/>
                <w:lang w:val="en-US"/>
              </w:rPr>
              <w:t>ACCESSLEVEL</w:t>
            </w:r>
          </w:p>
        </w:tc>
        <w:tc>
          <w:tcPr>
            <w:tcW w:w="519" w:type="pct"/>
          </w:tcPr>
          <w:p w14:paraId="03CFF284" w14:textId="77777777" w:rsidR="00DE55F1" w:rsidRPr="007036CE" w:rsidRDefault="00DE55F1" w:rsidP="00DE55F1">
            <w:pPr>
              <w:pStyle w:val="GOSTTablenorm"/>
            </w:pPr>
            <w:r w:rsidRPr="007036CE">
              <w:rPr>
                <w:szCs w:val="22"/>
              </w:rPr>
              <w:t>Число</w:t>
            </w:r>
          </w:p>
        </w:tc>
        <w:tc>
          <w:tcPr>
            <w:tcW w:w="300" w:type="pct"/>
          </w:tcPr>
          <w:p w14:paraId="5B975D43" w14:textId="77777777" w:rsidR="00DE55F1" w:rsidRPr="007036CE" w:rsidRDefault="00DE55F1" w:rsidP="00DE55F1">
            <w:pPr>
              <w:pStyle w:val="GOSTTablenorm"/>
            </w:pPr>
            <w:r w:rsidRPr="007036CE">
              <w:rPr>
                <w:szCs w:val="22"/>
              </w:rPr>
              <w:t>Да</w:t>
            </w:r>
          </w:p>
        </w:tc>
        <w:tc>
          <w:tcPr>
            <w:tcW w:w="308" w:type="pct"/>
          </w:tcPr>
          <w:p w14:paraId="58E1ACBA" w14:textId="77777777" w:rsidR="00DE55F1" w:rsidRPr="007036CE" w:rsidRDefault="00DE55F1" w:rsidP="00DE55F1">
            <w:pPr>
              <w:pStyle w:val="GOSTTablenorm"/>
            </w:pPr>
            <w:r w:rsidRPr="007036CE">
              <w:t>=1</w:t>
            </w:r>
          </w:p>
        </w:tc>
        <w:tc>
          <w:tcPr>
            <w:tcW w:w="2039" w:type="pct"/>
          </w:tcPr>
          <w:p w14:paraId="64AC5028" w14:textId="77777777" w:rsidR="00DE55F1" w:rsidRPr="007036CE" w:rsidRDefault="00DE55F1" w:rsidP="00DE55F1">
            <w:pPr>
              <w:pStyle w:val="GOSTTablenorm"/>
            </w:pPr>
            <w:r w:rsidRPr="007036CE">
              <w:t>Указывается уровень конфиденциальности документа.</w:t>
            </w:r>
          </w:p>
          <w:p w14:paraId="418C00A6" w14:textId="77777777" w:rsidR="00DE55F1" w:rsidRPr="007036CE" w:rsidRDefault="00DE55F1" w:rsidP="00DE55F1">
            <w:pPr>
              <w:pStyle w:val="GOSTTablenorm"/>
            </w:pPr>
            <w:r w:rsidRPr="007036CE">
              <w:t>Возможные значения:</w:t>
            </w:r>
          </w:p>
          <w:p w14:paraId="3301AC48" w14:textId="77777777" w:rsidR="00DE55F1" w:rsidRPr="007036CE" w:rsidRDefault="00DE55F1" w:rsidP="007E547B">
            <w:pPr>
              <w:pStyle w:val="GOSTTableListMark1"/>
              <w:numPr>
                <w:ilvl w:val="0"/>
                <w:numId w:val="2"/>
              </w:numPr>
            </w:pPr>
            <w:r w:rsidRPr="007036CE">
              <w:t xml:space="preserve">«0» </w:t>
            </w:r>
            <w:r w:rsidR="004060F4" w:rsidRPr="007036CE">
              <w:t>–</w:t>
            </w:r>
            <w:r w:rsidRPr="007036CE">
              <w:t xml:space="preserve"> Несекретно;</w:t>
            </w:r>
          </w:p>
          <w:p w14:paraId="623B2709" w14:textId="77777777" w:rsidR="00DE55F1" w:rsidRPr="007036CE" w:rsidRDefault="00DE55F1" w:rsidP="007E547B">
            <w:pPr>
              <w:pStyle w:val="GOSTTableListMark1"/>
              <w:numPr>
                <w:ilvl w:val="0"/>
                <w:numId w:val="2"/>
              </w:numPr>
            </w:pPr>
            <w:r w:rsidRPr="007036CE">
              <w:t xml:space="preserve">«1» </w:t>
            </w:r>
            <w:r w:rsidR="004060F4" w:rsidRPr="007036CE">
              <w:t>–</w:t>
            </w:r>
            <w:r w:rsidRPr="007036CE">
              <w:t xml:space="preserve"> Для служебного пользования</w:t>
            </w:r>
          </w:p>
        </w:tc>
      </w:tr>
      <w:tr w:rsidR="00DE55F1" w:rsidRPr="007036CE" w14:paraId="09D0D5A0" w14:textId="77777777" w:rsidTr="00A03896">
        <w:tc>
          <w:tcPr>
            <w:tcW w:w="1100" w:type="pct"/>
          </w:tcPr>
          <w:p w14:paraId="74FBD0CF" w14:textId="77777777" w:rsidR="00DE55F1" w:rsidRPr="007036CE" w:rsidRDefault="00DE55F1" w:rsidP="00DE55F1">
            <w:pPr>
              <w:pStyle w:val="GOSTTablenorm"/>
              <w:rPr>
                <w:szCs w:val="22"/>
              </w:rPr>
            </w:pPr>
            <w:r w:rsidRPr="007036CE">
              <w:rPr>
                <w:szCs w:val="22"/>
              </w:rPr>
              <w:t>Код бюджета</w:t>
            </w:r>
          </w:p>
        </w:tc>
        <w:tc>
          <w:tcPr>
            <w:tcW w:w="734" w:type="pct"/>
          </w:tcPr>
          <w:p w14:paraId="7B8686A3" w14:textId="77777777" w:rsidR="00DE55F1" w:rsidRPr="007036CE" w:rsidRDefault="00DE55F1" w:rsidP="00DE55F1">
            <w:pPr>
              <w:pStyle w:val="GOSTTablenorm"/>
              <w:rPr>
                <w:szCs w:val="22"/>
                <w:lang w:val="en-US"/>
              </w:rPr>
            </w:pPr>
            <w:r w:rsidRPr="007036CE">
              <w:rPr>
                <w:szCs w:val="24"/>
              </w:rPr>
              <w:t>BUDGET_CODE</w:t>
            </w:r>
          </w:p>
        </w:tc>
        <w:tc>
          <w:tcPr>
            <w:tcW w:w="519" w:type="pct"/>
          </w:tcPr>
          <w:p w14:paraId="72E81BB7" w14:textId="77777777" w:rsidR="00DE55F1" w:rsidRPr="007036CE" w:rsidRDefault="00DE55F1" w:rsidP="00DE55F1">
            <w:pPr>
              <w:pStyle w:val="GOSTTablenorm"/>
            </w:pPr>
            <w:r w:rsidRPr="007036CE">
              <w:rPr>
                <w:szCs w:val="22"/>
              </w:rPr>
              <w:t>Строка</w:t>
            </w:r>
          </w:p>
        </w:tc>
        <w:tc>
          <w:tcPr>
            <w:tcW w:w="300" w:type="pct"/>
          </w:tcPr>
          <w:p w14:paraId="4D7C291A" w14:textId="77777777" w:rsidR="00DE55F1" w:rsidRPr="007036CE" w:rsidRDefault="00DE55F1" w:rsidP="00DE55F1">
            <w:pPr>
              <w:pStyle w:val="GOSTTablenorm"/>
            </w:pPr>
            <w:r w:rsidRPr="007036CE">
              <w:rPr>
                <w:szCs w:val="22"/>
              </w:rPr>
              <w:t>Да</w:t>
            </w:r>
          </w:p>
        </w:tc>
        <w:tc>
          <w:tcPr>
            <w:tcW w:w="308" w:type="pct"/>
          </w:tcPr>
          <w:p w14:paraId="2F419A65" w14:textId="77777777" w:rsidR="00DE55F1" w:rsidRPr="007036CE" w:rsidRDefault="00DE55F1" w:rsidP="00DE55F1">
            <w:pPr>
              <w:pStyle w:val="GOSTTablenorm"/>
            </w:pPr>
            <w:r w:rsidRPr="007036CE">
              <w:rPr>
                <w:szCs w:val="22"/>
              </w:rPr>
              <w:t>=8</w:t>
            </w:r>
          </w:p>
        </w:tc>
        <w:tc>
          <w:tcPr>
            <w:tcW w:w="2039" w:type="pct"/>
          </w:tcPr>
          <w:p w14:paraId="02CCE744" w14:textId="77777777" w:rsidR="00DE55F1" w:rsidRPr="007036CE" w:rsidRDefault="00DE55F1" w:rsidP="00DE55F1">
            <w:pPr>
              <w:pStyle w:val="GOSTTablenorm"/>
            </w:pPr>
            <w:r w:rsidRPr="007036CE">
              <w:t>Указывается код бюджета в соответствии со справочником «Бюджеты»</w:t>
            </w:r>
          </w:p>
        </w:tc>
      </w:tr>
      <w:tr w:rsidR="00DE55F1" w:rsidRPr="007036CE" w14:paraId="0D07DC4E" w14:textId="77777777" w:rsidTr="00A03896">
        <w:tc>
          <w:tcPr>
            <w:tcW w:w="1100" w:type="pct"/>
          </w:tcPr>
          <w:p w14:paraId="2BA01E44" w14:textId="77777777" w:rsidR="00DE55F1" w:rsidRPr="007036CE" w:rsidRDefault="00DE55F1" w:rsidP="00DE55F1">
            <w:pPr>
              <w:pStyle w:val="GOSTTablenorm"/>
              <w:rPr>
                <w:szCs w:val="22"/>
              </w:rPr>
            </w:pPr>
            <w:r w:rsidRPr="007036CE">
              <w:rPr>
                <w:szCs w:val="22"/>
              </w:rPr>
              <w:t>Дата ввода в действие</w:t>
            </w:r>
          </w:p>
        </w:tc>
        <w:tc>
          <w:tcPr>
            <w:tcW w:w="734" w:type="pct"/>
          </w:tcPr>
          <w:p w14:paraId="38B5D795" w14:textId="77777777" w:rsidR="00DE55F1" w:rsidRPr="007036CE" w:rsidRDefault="00DE55F1" w:rsidP="00DE55F1">
            <w:pPr>
              <w:pStyle w:val="GOSTTablenorm"/>
              <w:rPr>
                <w:szCs w:val="24"/>
              </w:rPr>
            </w:pPr>
            <w:r w:rsidRPr="007036CE">
              <w:rPr>
                <w:szCs w:val="24"/>
              </w:rPr>
              <w:t>EVENT_DATE</w:t>
            </w:r>
          </w:p>
        </w:tc>
        <w:tc>
          <w:tcPr>
            <w:tcW w:w="519" w:type="pct"/>
          </w:tcPr>
          <w:p w14:paraId="331C4543" w14:textId="77777777" w:rsidR="00DE55F1" w:rsidRPr="007036CE" w:rsidRDefault="00DE55F1" w:rsidP="00DE55F1">
            <w:pPr>
              <w:pStyle w:val="GOSTTablenorm"/>
            </w:pPr>
            <w:r w:rsidRPr="007036CE">
              <w:rPr>
                <w:szCs w:val="22"/>
              </w:rPr>
              <w:t>Дата</w:t>
            </w:r>
          </w:p>
        </w:tc>
        <w:tc>
          <w:tcPr>
            <w:tcW w:w="300" w:type="pct"/>
          </w:tcPr>
          <w:p w14:paraId="5E99DA21" w14:textId="77777777" w:rsidR="00DE55F1" w:rsidRPr="007036CE" w:rsidRDefault="00DE55F1" w:rsidP="00DE55F1">
            <w:pPr>
              <w:pStyle w:val="GOSTTablenorm"/>
            </w:pPr>
            <w:r w:rsidRPr="007036CE">
              <w:rPr>
                <w:szCs w:val="22"/>
              </w:rPr>
              <w:t>Да</w:t>
            </w:r>
          </w:p>
        </w:tc>
        <w:tc>
          <w:tcPr>
            <w:tcW w:w="308" w:type="pct"/>
          </w:tcPr>
          <w:p w14:paraId="4F520612" w14:textId="77777777" w:rsidR="00DE55F1" w:rsidRPr="007036CE" w:rsidRDefault="00DE55F1" w:rsidP="00DE55F1">
            <w:pPr>
              <w:pStyle w:val="GOSTTablenorm"/>
            </w:pPr>
          </w:p>
        </w:tc>
        <w:tc>
          <w:tcPr>
            <w:tcW w:w="2039" w:type="pct"/>
          </w:tcPr>
          <w:p w14:paraId="18BFB177" w14:textId="1FECC061" w:rsidR="00DE55F1" w:rsidRPr="007036CE" w:rsidRDefault="00DE55F1" w:rsidP="00E374EC">
            <w:pPr>
              <w:pStyle w:val="GOSTTablenorm"/>
            </w:pPr>
            <w:r w:rsidRPr="007036CE">
              <w:rPr>
                <w:szCs w:val="22"/>
              </w:rPr>
              <w:t xml:space="preserve">Указывается дата </w:t>
            </w:r>
            <w:del w:id="1548" w:author="EXP-320404" w:date="2025-09-15T18:47:00Z">
              <w:r w:rsidRPr="007036CE" w:rsidDel="00E374EC">
                <w:rPr>
                  <w:szCs w:val="22"/>
                </w:rPr>
                <w:delText xml:space="preserve">документа </w:delText>
              </w:r>
            </w:del>
            <w:ins w:id="1549" w:author="EXP-320404" w:date="2025-09-15T18:47:00Z">
              <w:r w:rsidR="00E374EC" w:rsidRPr="007036CE">
                <w:rPr>
                  <w:szCs w:val="22"/>
                </w:rPr>
                <w:t xml:space="preserve">ввода в действие </w:t>
              </w:r>
            </w:ins>
            <w:r w:rsidRPr="007036CE">
              <w:rPr>
                <w:szCs w:val="22"/>
              </w:rPr>
              <w:t>в формате YYYY-MM-DD</w:t>
            </w:r>
          </w:p>
        </w:tc>
      </w:tr>
      <w:tr w:rsidR="0011276D" w:rsidRPr="007036CE" w14:paraId="743A313F" w14:textId="77777777" w:rsidTr="00A03896">
        <w:trPr>
          <w:ins w:id="1550" w:author="Сатлер Марина Викторовна" w:date="2024-07-05T16:36:00Z"/>
        </w:trPr>
        <w:tc>
          <w:tcPr>
            <w:tcW w:w="1100" w:type="pct"/>
          </w:tcPr>
          <w:p w14:paraId="019B470D" w14:textId="77777777" w:rsidR="0011276D" w:rsidRPr="007036CE" w:rsidRDefault="0011276D" w:rsidP="0011276D">
            <w:pPr>
              <w:pStyle w:val="GOSTTablenorm"/>
              <w:rPr>
                <w:ins w:id="1551" w:author="Сатлер Марина Викторовна" w:date="2024-07-05T16:36:00Z"/>
                <w:szCs w:val="22"/>
              </w:rPr>
            </w:pPr>
            <w:ins w:id="1552" w:author="Сатлер Марина Викторовна" w:date="2024-07-05T16:36:00Z">
              <w:r w:rsidRPr="007036CE">
                <w:t>Признак «Новый бюджетный цикл»</w:t>
              </w:r>
            </w:ins>
          </w:p>
        </w:tc>
        <w:tc>
          <w:tcPr>
            <w:tcW w:w="734" w:type="pct"/>
          </w:tcPr>
          <w:p w14:paraId="3D015F5E" w14:textId="77777777" w:rsidR="0011276D" w:rsidRPr="007036CE" w:rsidRDefault="0011276D" w:rsidP="0011276D">
            <w:pPr>
              <w:pStyle w:val="GOSTTablenorm"/>
              <w:rPr>
                <w:ins w:id="1553" w:author="Сатлер Марина Викторовна" w:date="2024-07-05T16:36:00Z"/>
                <w:szCs w:val="24"/>
              </w:rPr>
            </w:pPr>
            <w:ins w:id="1554" w:author="Сатлер Марина Викторовна" w:date="2024-07-05T16:36:00Z">
              <w:r w:rsidRPr="007036CE">
                <w:rPr>
                  <w:lang w:val="en-US"/>
                </w:rPr>
                <w:t>NBC</w:t>
              </w:r>
            </w:ins>
          </w:p>
        </w:tc>
        <w:tc>
          <w:tcPr>
            <w:tcW w:w="519" w:type="pct"/>
          </w:tcPr>
          <w:p w14:paraId="78B461FA" w14:textId="77777777" w:rsidR="0011276D" w:rsidRPr="007036CE" w:rsidRDefault="0011276D" w:rsidP="0011276D">
            <w:pPr>
              <w:pStyle w:val="GOSTTablenorm"/>
              <w:rPr>
                <w:ins w:id="1555" w:author="Сатлер Марина Викторовна" w:date="2024-07-05T16:36:00Z"/>
                <w:szCs w:val="22"/>
              </w:rPr>
            </w:pPr>
            <w:ins w:id="1556" w:author="Сатлер Марина Викторовна" w:date="2024-07-05T16:36:00Z">
              <w:r w:rsidRPr="007036CE">
                <w:t>Строка</w:t>
              </w:r>
            </w:ins>
          </w:p>
        </w:tc>
        <w:tc>
          <w:tcPr>
            <w:tcW w:w="300" w:type="pct"/>
          </w:tcPr>
          <w:p w14:paraId="3B1FAE67" w14:textId="77777777" w:rsidR="0011276D" w:rsidRPr="007036CE" w:rsidRDefault="0011276D" w:rsidP="0011276D">
            <w:pPr>
              <w:pStyle w:val="GOSTTablenorm"/>
              <w:rPr>
                <w:ins w:id="1557" w:author="Сатлер Марина Викторовна" w:date="2024-07-05T16:36:00Z"/>
                <w:szCs w:val="22"/>
              </w:rPr>
            </w:pPr>
            <w:ins w:id="1558" w:author="Сатлер Марина Викторовна" w:date="2024-07-05T16:36:00Z">
              <w:r w:rsidRPr="007036CE">
                <w:t>Да</w:t>
              </w:r>
            </w:ins>
          </w:p>
        </w:tc>
        <w:tc>
          <w:tcPr>
            <w:tcW w:w="308" w:type="pct"/>
          </w:tcPr>
          <w:p w14:paraId="4972858D" w14:textId="77777777" w:rsidR="0011276D" w:rsidRPr="007036CE" w:rsidRDefault="0011276D" w:rsidP="0011276D">
            <w:pPr>
              <w:pStyle w:val="GOSTTablenorm"/>
              <w:rPr>
                <w:ins w:id="1559" w:author="Сатлер Марина Викторовна" w:date="2024-07-05T16:36:00Z"/>
              </w:rPr>
            </w:pPr>
            <w:ins w:id="1560" w:author="Сатлер Марина Викторовна" w:date="2024-07-05T16:36:00Z">
              <w:r w:rsidRPr="007036CE">
                <w:t>=1</w:t>
              </w:r>
            </w:ins>
          </w:p>
        </w:tc>
        <w:tc>
          <w:tcPr>
            <w:tcW w:w="2039" w:type="pct"/>
          </w:tcPr>
          <w:p w14:paraId="497A4DC9" w14:textId="77777777" w:rsidR="0011276D" w:rsidRPr="007036CE" w:rsidRDefault="0011276D" w:rsidP="0011276D">
            <w:pPr>
              <w:pStyle w:val="GOSTTablenorm"/>
              <w:rPr>
                <w:ins w:id="1561" w:author="Сатлер Марина Викторовна" w:date="2024-07-05T16:36:00Z"/>
              </w:rPr>
            </w:pPr>
            <w:ins w:id="1562" w:author="Сатлер Марина Викторовна" w:date="2024-07-05T16:36:00Z">
              <w:r w:rsidRPr="007036CE">
                <w:t>Указывается признак доведения бюджетных данных на новый бюджетный цикл.</w:t>
              </w:r>
            </w:ins>
          </w:p>
          <w:p w14:paraId="7406F082" w14:textId="77777777" w:rsidR="0011276D" w:rsidRPr="007036CE" w:rsidRDefault="0011276D" w:rsidP="0011276D">
            <w:pPr>
              <w:pStyle w:val="GOSTTablenorm"/>
              <w:rPr>
                <w:ins w:id="1563" w:author="Сатлер Марина Викторовна" w:date="2024-07-05T16:36:00Z"/>
              </w:rPr>
            </w:pPr>
            <w:ins w:id="1564" w:author="Сатлер Марина Викторовна" w:date="2024-07-05T16:36:00Z">
              <w:r w:rsidRPr="007036CE">
                <w:lastRenderedPageBreak/>
                <w:t>Возможные значения:</w:t>
              </w:r>
            </w:ins>
          </w:p>
          <w:p w14:paraId="494598EC" w14:textId="77777777" w:rsidR="0011276D" w:rsidRPr="007036CE" w:rsidRDefault="0011276D" w:rsidP="0011276D">
            <w:pPr>
              <w:pStyle w:val="GOSTTableListMark1"/>
              <w:rPr>
                <w:ins w:id="1565" w:author="Сатлер Марина Викторовна" w:date="2024-07-05T16:36:00Z"/>
                <w:szCs w:val="22"/>
              </w:rPr>
            </w:pPr>
            <w:ins w:id="1566" w:author="Сатлер Марина Викторовна" w:date="2024-07-05T16:36:00Z">
              <w:r w:rsidRPr="007036CE">
                <w:rPr>
                  <w:szCs w:val="22"/>
                </w:rPr>
                <w:t>«0</w:t>
              </w:r>
              <w:r w:rsidRPr="007036CE">
                <w:t xml:space="preserve">» </w:t>
              </w:r>
            </w:ins>
            <w:r w:rsidR="004060F4" w:rsidRPr="007036CE">
              <w:t>–</w:t>
            </w:r>
            <w:ins w:id="1567" w:author="Сатлер Марина Викторовна" w:date="2024-07-05T16:36:00Z">
              <w:r w:rsidRPr="007036CE">
                <w:t xml:space="preserve"> доведение на текущий бюджетный цикл;</w:t>
              </w:r>
            </w:ins>
          </w:p>
          <w:p w14:paraId="0E086C94" w14:textId="77777777" w:rsidR="0011276D" w:rsidRPr="007036CE" w:rsidRDefault="0011276D" w:rsidP="0011276D">
            <w:pPr>
              <w:pStyle w:val="GOSTTableListMark1"/>
              <w:rPr>
                <w:ins w:id="1568" w:author="Сатлер Марина Викторовна" w:date="2024-07-05T16:36:00Z"/>
                <w:szCs w:val="22"/>
              </w:rPr>
            </w:pPr>
            <w:ins w:id="1569" w:author="Сатлер Марина Викторовна" w:date="2024-07-05T16:36:00Z">
              <w:r w:rsidRPr="007036CE">
                <w:rPr>
                  <w:szCs w:val="22"/>
                </w:rPr>
                <w:t xml:space="preserve">«1» </w:t>
              </w:r>
            </w:ins>
            <w:r w:rsidR="004060F4" w:rsidRPr="007036CE">
              <w:t>–</w:t>
            </w:r>
            <w:ins w:id="1570" w:author="Сатлер Марина Викторовна" w:date="2024-07-05T16:36:00Z">
              <w:r w:rsidRPr="007036CE">
                <w:rPr>
                  <w:szCs w:val="22"/>
                </w:rPr>
                <w:t xml:space="preserve"> доведение на новый бюджетный цикл</w:t>
              </w:r>
            </w:ins>
          </w:p>
        </w:tc>
      </w:tr>
      <w:tr w:rsidR="0011276D" w:rsidRPr="007036CE" w14:paraId="771B2A3C" w14:textId="77777777" w:rsidTr="00A03896">
        <w:tc>
          <w:tcPr>
            <w:tcW w:w="1100" w:type="pct"/>
          </w:tcPr>
          <w:p w14:paraId="778022AA" w14:textId="77777777" w:rsidR="0011276D" w:rsidRPr="007036CE" w:rsidRDefault="0011276D" w:rsidP="0011276D">
            <w:pPr>
              <w:pStyle w:val="GOSTTablenorm"/>
              <w:rPr>
                <w:b/>
                <w:szCs w:val="22"/>
              </w:rPr>
            </w:pPr>
            <w:r w:rsidRPr="007036CE">
              <w:rPr>
                <w:b/>
                <w:szCs w:val="22"/>
              </w:rPr>
              <w:lastRenderedPageBreak/>
              <w:t>Строки документа по разделу «ЛБО»</w:t>
            </w:r>
          </w:p>
        </w:tc>
        <w:tc>
          <w:tcPr>
            <w:tcW w:w="734" w:type="pct"/>
          </w:tcPr>
          <w:p w14:paraId="09BEB970" w14:textId="77777777" w:rsidR="0011276D" w:rsidRPr="007036CE" w:rsidRDefault="0011276D" w:rsidP="0011276D">
            <w:pPr>
              <w:pStyle w:val="GOSTTablenorm"/>
              <w:rPr>
                <w:b/>
                <w:szCs w:val="24"/>
              </w:rPr>
            </w:pPr>
            <w:r w:rsidRPr="007036CE">
              <w:rPr>
                <w:b/>
                <w:szCs w:val="24"/>
                <w:lang w:val="en-US"/>
              </w:rPr>
              <w:t>SECTION_1</w:t>
            </w:r>
          </w:p>
        </w:tc>
        <w:tc>
          <w:tcPr>
            <w:tcW w:w="519" w:type="pct"/>
          </w:tcPr>
          <w:p w14:paraId="74DCC3E4" w14:textId="77777777" w:rsidR="0011276D" w:rsidRPr="007036CE" w:rsidRDefault="0011276D" w:rsidP="0011276D">
            <w:pPr>
              <w:pStyle w:val="GOSTTablenorm"/>
            </w:pPr>
            <w:r w:rsidRPr="007036CE">
              <w:rPr>
                <w:szCs w:val="22"/>
              </w:rPr>
              <w:t>Массив</w:t>
            </w:r>
          </w:p>
        </w:tc>
        <w:tc>
          <w:tcPr>
            <w:tcW w:w="300" w:type="pct"/>
          </w:tcPr>
          <w:p w14:paraId="54540999" w14:textId="77777777" w:rsidR="0011276D" w:rsidRPr="007036CE" w:rsidRDefault="0011276D" w:rsidP="0011276D">
            <w:pPr>
              <w:pStyle w:val="GOSTTablenorm"/>
            </w:pPr>
            <w:r w:rsidRPr="007036CE">
              <w:rPr>
                <w:szCs w:val="22"/>
              </w:rPr>
              <w:t>Да</w:t>
            </w:r>
          </w:p>
        </w:tc>
        <w:tc>
          <w:tcPr>
            <w:tcW w:w="308" w:type="pct"/>
          </w:tcPr>
          <w:p w14:paraId="37011184" w14:textId="77777777" w:rsidR="0011276D" w:rsidRPr="007036CE" w:rsidRDefault="0011276D" w:rsidP="0011276D">
            <w:pPr>
              <w:pStyle w:val="GOSTTablenorm"/>
            </w:pPr>
            <w:r w:rsidRPr="007036CE">
              <w:rPr>
                <w:szCs w:val="22"/>
              </w:rPr>
              <w:t>-</w:t>
            </w:r>
          </w:p>
        </w:tc>
        <w:tc>
          <w:tcPr>
            <w:tcW w:w="2039" w:type="pct"/>
          </w:tcPr>
          <w:p w14:paraId="3F09D41D" w14:textId="77777777" w:rsidR="0011276D" w:rsidRPr="007036CE" w:rsidRDefault="0011276D" w:rsidP="0011276D">
            <w:pPr>
              <w:pStyle w:val="GOSTTablenorm"/>
            </w:pPr>
            <w:r w:rsidRPr="007036CE">
              <w:rPr>
                <w:szCs w:val="22"/>
              </w:rPr>
              <w:t>-</w:t>
            </w:r>
          </w:p>
        </w:tc>
      </w:tr>
      <w:tr w:rsidR="0011276D" w:rsidRPr="007036CE" w14:paraId="1507D5BE" w14:textId="77777777" w:rsidTr="00A03896">
        <w:tc>
          <w:tcPr>
            <w:tcW w:w="1100" w:type="pct"/>
          </w:tcPr>
          <w:p w14:paraId="6830277F" w14:textId="77777777" w:rsidR="0011276D" w:rsidRPr="007036CE" w:rsidRDefault="0011276D" w:rsidP="0011276D">
            <w:pPr>
              <w:pStyle w:val="GOSTTablenorm"/>
              <w:rPr>
                <w:szCs w:val="22"/>
              </w:rPr>
            </w:pPr>
            <w:r w:rsidRPr="007036CE">
              <w:rPr>
                <w:szCs w:val="22"/>
              </w:rPr>
              <w:t>Идентификатор строки</w:t>
            </w:r>
          </w:p>
        </w:tc>
        <w:tc>
          <w:tcPr>
            <w:tcW w:w="734" w:type="pct"/>
          </w:tcPr>
          <w:p w14:paraId="1A681BF7" w14:textId="77777777" w:rsidR="0011276D" w:rsidRPr="007036CE" w:rsidRDefault="0011276D" w:rsidP="0011276D">
            <w:pPr>
              <w:pStyle w:val="GOSTTablenorm"/>
              <w:rPr>
                <w:szCs w:val="24"/>
                <w:lang w:val="en-US"/>
              </w:rPr>
            </w:pPr>
            <w:ins w:id="1571" w:author="Сатлер Марина Викторовна" w:date="2024-02-08T16:06:00Z">
              <w:r w:rsidRPr="007036CE">
                <w:rPr>
                  <w:b/>
                  <w:szCs w:val="24"/>
                  <w:lang w:val="en-US"/>
                </w:rPr>
                <w:t>SECTION_1</w:t>
              </w:r>
              <w:r w:rsidRPr="007036CE">
                <w:rPr>
                  <w:b/>
                  <w:szCs w:val="24"/>
                </w:rPr>
                <w:t>:</w:t>
              </w:r>
            </w:ins>
            <w:ins w:id="1572" w:author="Сатлер Марина Викторовна" w:date="2024-06-11T14:11:00Z">
              <w:r w:rsidRPr="007036CE">
                <w:rPr>
                  <w:szCs w:val="24"/>
                  <w:lang w:val="en-US"/>
                </w:rPr>
                <w:t>id</w:t>
              </w:r>
            </w:ins>
            <w:del w:id="1573" w:author="Сатлер Марина Викторовна" w:date="2024-06-11T14:11:00Z">
              <w:r w:rsidRPr="007036CE" w:rsidDel="00CF7F5E">
                <w:rPr>
                  <w:szCs w:val="24"/>
                  <w:lang w:val="en-US"/>
                </w:rPr>
                <w:delText>ID</w:delText>
              </w:r>
            </w:del>
          </w:p>
        </w:tc>
        <w:tc>
          <w:tcPr>
            <w:tcW w:w="519" w:type="pct"/>
          </w:tcPr>
          <w:p w14:paraId="27058AA1" w14:textId="77777777" w:rsidR="0011276D" w:rsidRPr="007036CE" w:rsidRDefault="0011276D" w:rsidP="0011276D">
            <w:pPr>
              <w:pStyle w:val="GOSTTablenorm"/>
            </w:pPr>
            <w:r w:rsidRPr="007036CE">
              <w:rPr>
                <w:szCs w:val="22"/>
              </w:rPr>
              <w:t>Число</w:t>
            </w:r>
          </w:p>
        </w:tc>
        <w:tc>
          <w:tcPr>
            <w:tcW w:w="300" w:type="pct"/>
          </w:tcPr>
          <w:p w14:paraId="1AA4094C" w14:textId="77777777" w:rsidR="0011276D" w:rsidRPr="007036CE" w:rsidRDefault="0011276D" w:rsidP="0011276D">
            <w:pPr>
              <w:pStyle w:val="GOSTTablenorm"/>
            </w:pPr>
            <w:r w:rsidRPr="007036CE">
              <w:rPr>
                <w:szCs w:val="22"/>
              </w:rPr>
              <w:t>Да</w:t>
            </w:r>
          </w:p>
        </w:tc>
        <w:tc>
          <w:tcPr>
            <w:tcW w:w="308" w:type="pct"/>
          </w:tcPr>
          <w:p w14:paraId="2205750A" w14:textId="77777777" w:rsidR="0011276D" w:rsidRPr="007036CE" w:rsidRDefault="0011276D" w:rsidP="0011276D">
            <w:pPr>
              <w:pStyle w:val="GOSTTablenorm"/>
            </w:pPr>
            <w:r w:rsidRPr="007036CE">
              <w:rPr>
                <w:szCs w:val="22"/>
              </w:rPr>
              <w:t>&lt;=20</w:t>
            </w:r>
          </w:p>
        </w:tc>
        <w:tc>
          <w:tcPr>
            <w:tcW w:w="2039" w:type="pct"/>
          </w:tcPr>
          <w:p w14:paraId="4667BE99" w14:textId="77777777" w:rsidR="0011276D" w:rsidRPr="007036CE" w:rsidRDefault="0011276D" w:rsidP="0011276D">
            <w:pPr>
              <w:pStyle w:val="GOSTTablenorm"/>
            </w:pPr>
            <w:r w:rsidRPr="007036CE">
              <w:rPr>
                <w:szCs w:val="22"/>
              </w:rPr>
              <w:t>Указывается технический идентификатор строки</w:t>
            </w:r>
          </w:p>
        </w:tc>
      </w:tr>
      <w:tr w:rsidR="0011276D" w:rsidRPr="007036CE" w14:paraId="09C455BC" w14:textId="77777777" w:rsidTr="00A03896">
        <w:tc>
          <w:tcPr>
            <w:tcW w:w="1100" w:type="pct"/>
          </w:tcPr>
          <w:p w14:paraId="689F8B8D" w14:textId="77777777" w:rsidR="0011276D" w:rsidRPr="007036CE" w:rsidRDefault="0011276D" w:rsidP="0011276D">
            <w:pPr>
              <w:pStyle w:val="GOSTTablenorm"/>
              <w:rPr>
                <w:szCs w:val="22"/>
              </w:rPr>
            </w:pPr>
            <w:r w:rsidRPr="007036CE">
              <w:t>Номер строки</w:t>
            </w:r>
          </w:p>
        </w:tc>
        <w:tc>
          <w:tcPr>
            <w:tcW w:w="734" w:type="pct"/>
          </w:tcPr>
          <w:p w14:paraId="4BB97C89" w14:textId="77777777" w:rsidR="0011276D" w:rsidRPr="007036CE" w:rsidRDefault="0011276D" w:rsidP="0011276D">
            <w:pPr>
              <w:pStyle w:val="GOSTTablenorm"/>
              <w:rPr>
                <w:szCs w:val="24"/>
                <w:lang w:val="en-US"/>
              </w:rPr>
            </w:pPr>
            <w:ins w:id="1574" w:author="Сатлер Марина Викторовна" w:date="2024-02-08T16:06:00Z">
              <w:r w:rsidRPr="007036CE">
                <w:rPr>
                  <w:b/>
                  <w:szCs w:val="24"/>
                  <w:lang w:val="en-US"/>
                </w:rPr>
                <w:t>SECTION_1</w:t>
              </w:r>
              <w:r w:rsidRPr="007036CE">
                <w:rPr>
                  <w:b/>
                  <w:szCs w:val="24"/>
                </w:rPr>
                <w:t>:</w:t>
              </w:r>
            </w:ins>
            <w:r w:rsidRPr="007036CE">
              <w:rPr>
                <w:szCs w:val="24"/>
                <w:lang w:val="en-US"/>
              </w:rPr>
              <w:t>NUMBROW</w:t>
            </w:r>
          </w:p>
        </w:tc>
        <w:tc>
          <w:tcPr>
            <w:tcW w:w="519" w:type="pct"/>
          </w:tcPr>
          <w:p w14:paraId="25EB6538" w14:textId="77777777" w:rsidR="0011276D" w:rsidRPr="007036CE" w:rsidRDefault="0011276D" w:rsidP="0011276D">
            <w:pPr>
              <w:pStyle w:val="GOSTTablenorm"/>
            </w:pPr>
            <w:r w:rsidRPr="007036CE">
              <w:rPr>
                <w:szCs w:val="22"/>
              </w:rPr>
              <w:t>Строка</w:t>
            </w:r>
          </w:p>
        </w:tc>
        <w:tc>
          <w:tcPr>
            <w:tcW w:w="300" w:type="pct"/>
          </w:tcPr>
          <w:p w14:paraId="5296D9D4" w14:textId="77777777" w:rsidR="0011276D" w:rsidRPr="007036CE" w:rsidRDefault="0011276D" w:rsidP="0011276D">
            <w:pPr>
              <w:pStyle w:val="GOSTTablenorm"/>
            </w:pPr>
            <w:r w:rsidRPr="007036CE">
              <w:rPr>
                <w:szCs w:val="22"/>
              </w:rPr>
              <w:t>Да</w:t>
            </w:r>
          </w:p>
        </w:tc>
        <w:tc>
          <w:tcPr>
            <w:tcW w:w="308" w:type="pct"/>
          </w:tcPr>
          <w:p w14:paraId="002F749C" w14:textId="77777777" w:rsidR="0011276D" w:rsidRPr="007036CE" w:rsidRDefault="0011276D" w:rsidP="0011276D">
            <w:pPr>
              <w:pStyle w:val="GOSTTablenorm"/>
            </w:pPr>
            <w:r w:rsidRPr="007036CE">
              <w:rPr>
                <w:szCs w:val="22"/>
                <w:lang w:val="en-US"/>
              </w:rPr>
              <w:t>&lt;=20</w:t>
            </w:r>
          </w:p>
        </w:tc>
        <w:tc>
          <w:tcPr>
            <w:tcW w:w="2039" w:type="pct"/>
          </w:tcPr>
          <w:p w14:paraId="379928F0" w14:textId="77777777" w:rsidR="0011276D" w:rsidRPr="007036CE" w:rsidRDefault="0011276D" w:rsidP="0011276D">
            <w:pPr>
              <w:pStyle w:val="GOSTTablenorm"/>
            </w:pPr>
            <w:r w:rsidRPr="007036CE">
              <w:rPr>
                <w:szCs w:val="22"/>
              </w:rPr>
              <w:t>Указывается порядковый номер строки по разделу «ЛБО»</w:t>
            </w:r>
          </w:p>
        </w:tc>
      </w:tr>
      <w:tr w:rsidR="0011276D" w:rsidRPr="007036CE" w14:paraId="57328D95" w14:textId="77777777" w:rsidTr="00A03896">
        <w:tc>
          <w:tcPr>
            <w:tcW w:w="1100" w:type="pct"/>
          </w:tcPr>
          <w:p w14:paraId="4C19C74A" w14:textId="77777777" w:rsidR="0011276D" w:rsidRPr="007036CE" w:rsidRDefault="0011276D" w:rsidP="0011276D">
            <w:pPr>
              <w:pStyle w:val="GOSTTablenorm"/>
            </w:pPr>
            <w:r w:rsidRPr="007036CE">
              <w:rPr>
                <w:szCs w:val="22"/>
              </w:rPr>
              <w:t>Признак детальной строки</w:t>
            </w:r>
          </w:p>
        </w:tc>
        <w:tc>
          <w:tcPr>
            <w:tcW w:w="734" w:type="pct"/>
          </w:tcPr>
          <w:p w14:paraId="13FF525A" w14:textId="77777777" w:rsidR="0011276D" w:rsidRPr="007036CE" w:rsidRDefault="0011276D" w:rsidP="0011276D">
            <w:pPr>
              <w:pStyle w:val="GOSTTablenorm"/>
              <w:rPr>
                <w:szCs w:val="24"/>
                <w:lang w:val="en-US"/>
              </w:rPr>
            </w:pPr>
            <w:ins w:id="1575" w:author="Сатлер Марина Викторовна" w:date="2024-02-08T16:06:00Z">
              <w:r w:rsidRPr="007036CE">
                <w:rPr>
                  <w:b/>
                  <w:szCs w:val="24"/>
                  <w:lang w:val="en-US"/>
                </w:rPr>
                <w:t>SECTION_1</w:t>
              </w:r>
              <w:r w:rsidRPr="007036CE">
                <w:rPr>
                  <w:b/>
                  <w:szCs w:val="24"/>
                </w:rPr>
                <w:t>:</w:t>
              </w:r>
            </w:ins>
            <w:r w:rsidRPr="007036CE">
              <w:t>SIGNKBK</w:t>
            </w:r>
          </w:p>
        </w:tc>
        <w:tc>
          <w:tcPr>
            <w:tcW w:w="519" w:type="pct"/>
          </w:tcPr>
          <w:p w14:paraId="450712D3" w14:textId="77777777" w:rsidR="0011276D" w:rsidRPr="007036CE" w:rsidRDefault="0011276D" w:rsidP="0011276D">
            <w:pPr>
              <w:pStyle w:val="GOSTTablenorm"/>
            </w:pPr>
            <w:r w:rsidRPr="007036CE">
              <w:rPr>
                <w:szCs w:val="22"/>
              </w:rPr>
              <w:t>Строка</w:t>
            </w:r>
          </w:p>
        </w:tc>
        <w:tc>
          <w:tcPr>
            <w:tcW w:w="300" w:type="pct"/>
          </w:tcPr>
          <w:p w14:paraId="3B69F11C" w14:textId="77777777" w:rsidR="0011276D" w:rsidRPr="007036CE" w:rsidRDefault="0011276D" w:rsidP="0011276D">
            <w:pPr>
              <w:pStyle w:val="GOSTTablenorm"/>
            </w:pPr>
            <w:r w:rsidRPr="007036CE">
              <w:rPr>
                <w:szCs w:val="22"/>
              </w:rPr>
              <w:t>Да</w:t>
            </w:r>
          </w:p>
        </w:tc>
        <w:tc>
          <w:tcPr>
            <w:tcW w:w="308" w:type="pct"/>
          </w:tcPr>
          <w:p w14:paraId="6A538B72" w14:textId="77777777" w:rsidR="0011276D" w:rsidRPr="007036CE" w:rsidRDefault="0011276D" w:rsidP="0011276D">
            <w:pPr>
              <w:pStyle w:val="GOSTTablenorm"/>
            </w:pPr>
            <w:r w:rsidRPr="007036CE">
              <w:rPr>
                <w:szCs w:val="22"/>
              </w:rPr>
              <w:t>=1</w:t>
            </w:r>
          </w:p>
        </w:tc>
        <w:tc>
          <w:tcPr>
            <w:tcW w:w="2039" w:type="pct"/>
          </w:tcPr>
          <w:p w14:paraId="2219912C" w14:textId="77777777" w:rsidR="0011276D" w:rsidRPr="007036CE" w:rsidRDefault="0011276D" w:rsidP="0011276D">
            <w:pPr>
              <w:pStyle w:val="GOSTTablenorm"/>
              <w:rPr>
                <w:szCs w:val="22"/>
              </w:rPr>
            </w:pPr>
            <w:r w:rsidRPr="007036CE">
              <w:rPr>
                <w:szCs w:val="22"/>
              </w:rPr>
              <w:t>Указывается признак детальной строки.</w:t>
            </w:r>
          </w:p>
          <w:p w14:paraId="49E30905" w14:textId="77777777" w:rsidR="0011276D" w:rsidRPr="007036CE" w:rsidRDefault="0011276D" w:rsidP="0011276D">
            <w:pPr>
              <w:pStyle w:val="GOSTTablenorm"/>
              <w:rPr>
                <w:szCs w:val="22"/>
              </w:rPr>
            </w:pPr>
            <w:r w:rsidRPr="007036CE">
              <w:rPr>
                <w:szCs w:val="22"/>
              </w:rPr>
              <w:t>Возможные значения:</w:t>
            </w:r>
          </w:p>
          <w:p w14:paraId="25DDDBF6" w14:textId="77777777" w:rsidR="0011276D" w:rsidRPr="007036CE" w:rsidRDefault="0011276D" w:rsidP="0011276D">
            <w:pPr>
              <w:pStyle w:val="GOSTTableListMark1"/>
              <w:numPr>
                <w:ilvl w:val="0"/>
                <w:numId w:val="2"/>
              </w:numPr>
            </w:pPr>
            <w:r w:rsidRPr="007036CE">
              <w:t>«N» – детализированный КБК;</w:t>
            </w:r>
          </w:p>
          <w:p w14:paraId="4B4C295C" w14:textId="77777777" w:rsidR="0011276D" w:rsidRPr="007036CE" w:rsidRDefault="0011276D" w:rsidP="0011276D">
            <w:pPr>
              <w:pStyle w:val="GOSTTableListMark1"/>
              <w:numPr>
                <w:ilvl w:val="0"/>
                <w:numId w:val="2"/>
              </w:numPr>
            </w:pPr>
            <w:r w:rsidRPr="007036CE">
              <w:t>«X» – недетализированный КБК;</w:t>
            </w:r>
          </w:p>
          <w:p w14:paraId="43DB82B7" w14:textId="77777777" w:rsidR="0011276D" w:rsidRPr="007036CE" w:rsidRDefault="0011276D" w:rsidP="0011276D">
            <w:pPr>
              <w:pStyle w:val="GOSTTableListMark1"/>
              <w:numPr>
                <w:ilvl w:val="0"/>
                <w:numId w:val="2"/>
              </w:numPr>
            </w:pPr>
            <w:r w:rsidRPr="007036CE">
              <w:t>«Y» – итоговая строка раздела документа</w:t>
            </w:r>
          </w:p>
        </w:tc>
      </w:tr>
      <w:tr w:rsidR="0011276D" w:rsidRPr="007036CE" w14:paraId="47849186" w14:textId="77777777" w:rsidTr="00A03896">
        <w:tc>
          <w:tcPr>
            <w:tcW w:w="1100" w:type="pct"/>
          </w:tcPr>
          <w:p w14:paraId="496E6492" w14:textId="77777777" w:rsidR="0011276D" w:rsidRPr="007036CE" w:rsidRDefault="0011276D" w:rsidP="0011276D">
            <w:pPr>
              <w:pStyle w:val="GOSTTablenorm"/>
              <w:rPr>
                <w:szCs w:val="22"/>
              </w:rPr>
            </w:pPr>
            <w:r w:rsidRPr="007036CE">
              <w:rPr>
                <w:szCs w:val="22"/>
              </w:rPr>
              <w:t>КБК</w:t>
            </w:r>
          </w:p>
        </w:tc>
        <w:tc>
          <w:tcPr>
            <w:tcW w:w="734" w:type="pct"/>
          </w:tcPr>
          <w:p w14:paraId="2B150DE8" w14:textId="77777777" w:rsidR="0011276D" w:rsidRPr="007036CE" w:rsidRDefault="0011276D" w:rsidP="0011276D">
            <w:pPr>
              <w:pStyle w:val="GOSTTablenorm"/>
            </w:pPr>
            <w:ins w:id="1576" w:author="Сатлер Марина Викторовна" w:date="2024-02-08T16:06:00Z">
              <w:r w:rsidRPr="007036CE">
                <w:rPr>
                  <w:b/>
                  <w:szCs w:val="24"/>
                  <w:lang w:val="en-US"/>
                </w:rPr>
                <w:t>SECTION_1</w:t>
              </w:r>
              <w:r w:rsidRPr="007036CE">
                <w:rPr>
                  <w:b/>
                  <w:szCs w:val="24"/>
                </w:rPr>
                <w:t>:</w:t>
              </w:r>
            </w:ins>
            <w:r w:rsidRPr="007036CE">
              <w:rPr>
                <w:szCs w:val="24"/>
                <w:lang w:val="en-US"/>
              </w:rPr>
              <w:t>KBK</w:t>
            </w:r>
          </w:p>
        </w:tc>
        <w:tc>
          <w:tcPr>
            <w:tcW w:w="519" w:type="pct"/>
          </w:tcPr>
          <w:p w14:paraId="61C34117" w14:textId="77777777" w:rsidR="0011276D" w:rsidRPr="007036CE" w:rsidRDefault="0011276D" w:rsidP="0011276D">
            <w:pPr>
              <w:pStyle w:val="GOSTTablenorm"/>
            </w:pPr>
            <w:r w:rsidRPr="007036CE">
              <w:rPr>
                <w:szCs w:val="22"/>
              </w:rPr>
              <w:t>Строка</w:t>
            </w:r>
          </w:p>
        </w:tc>
        <w:tc>
          <w:tcPr>
            <w:tcW w:w="300" w:type="pct"/>
          </w:tcPr>
          <w:p w14:paraId="1AA4F7F5" w14:textId="77777777" w:rsidR="0011276D" w:rsidRPr="007036CE" w:rsidRDefault="0011276D" w:rsidP="0011276D">
            <w:pPr>
              <w:pStyle w:val="GOSTTablenorm"/>
            </w:pPr>
            <w:r w:rsidRPr="007036CE">
              <w:rPr>
                <w:szCs w:val="22"/>
              </w:rPr>
              <w:t>Да</w:t>
            </w:r>
          </w:p>
        </w:tc>
        <w:tc>
          <w:tcPr>
            <w:tcW w:w="308" w:type="pct"/>
          </w:tcPr>
          <w:p w14:paraId="45C93B5C" w14:textId="77777777" w:rsidR="0011276D" w:rsidRPr="007036CE" w:rsidRDefault="0011276D" w:rsidP="0011276D">
            <w:pPr>
              <w:pStyle w:val="GOSTTablenorm"/>
            </w:pPr>
            <w:r w:rsidRPr="007036CE">
              <w:rPr>
                <w:szCs w:val="22"/>
              </w:rPr>
              <w:t>=20</w:t>
            </w:r>
          </w:p>
        </w:tc>
        <w:tc>
          <w:tcPr>
            <w:tcW w:w="2039" w:type="pct"/>
          </w:tcPr>
          <w:p w14:paraId="53F70B97" w14:textId="77777777" w:rsidR="0011276D" w:rsidRPr="007036CE" w:rsidRDefault="0011276D" w:rsidP="0011276D">
            <w:pPr>
              <w:pStyle w:val="GOSTTablenorm"/>
            </w:pPr>
            <w:r w:rsidRPr="007036CE">
              <w:t>Указывается код по бюджетной классификации для отражения операции на ЛС ГРБС</w:t>
            </w:r>
          </w:p>
        </w:tc>
      </w:tr>
      <w:tr w:rsidR="0011276D" w:rsidRPr="007036CE" w14:paraId="529D4148" w14:textId="77777777" w:rsidTr="00A03896">
        <w:tc>
          <w:tcPr>
            <w:tcW w:w="1100" w:type="pct"/>
          </w:tcPr>
          <w:p w14:paraId="43CF8A36" w14:textId="77777777" w:rsidR="0011276D" w:rsidRPr="007036CE" w:rsidRDefault="0011276D" w:rsidP="0011276D">
            <w:pPr>
              <w:pStyle w:val="GOSTTablenorm"/>
              <w:rPr>
                <w:szCs w:val="22"/>
              </w:rPr>
            </w:pPr>
            <w:r w:rsidRPr="007036CE">
              <w:rPr>
                <w:szCs w:val="22"/>
              </w:rPr>
              <w:t>Тип КБК</w:t>
            </w:r>
          </w:p>
        </w:tc>
        <w:tc>
          <w:tcPr>
            <w:tcW w:w="734" w:type="pct"/>
          </w:tcPr>
          <w:p w14:paraId="0BF60CDE" w14:textId="77777777" w:rsidR="0011276D" w:rsidRPr="007036CE" w:rsidRDefault="0011276D" w:rsidP="0011276D">
            <w:pPr>
              <w:pStyle w:val="GOSTTablenorm"/>
              <w:rPr>
                <w:szCs w:val="24"/>
                <w:lang w:val="en-US"/>
              </w:rPr>
            </w:pPr>
            <w:ins w:id="1577" w:author="Сатлер Марина Викторовна" w:date="2024-02-08T16:06:00Z">
              <w:r w:rsidRPr="007036CE">
                <w:rPr>
                  <w:b/>
                  <w:szCs w:val="24"/>
                  <w:lang w:val="en-US"/>
                </w:rPr>
                <w:t>SECTION_1</w:t>
              </w:r>
              <w:r w:rsidRPr="007036CE">
                <w:rPr>
                  <w:b/>
                  <w:szCs w:val="24"/>
                </w:rPr>
                <w:t>:</w:t>
              </w:r>
            </w:ins>
            <w:r w:rsidRPr="007036CE">
              <w:rPr>
                <w:szCs w:val="24"/>
              </w:rPr>
              <w:t>TYPEKBK</w:t>
            </w:r>
          </w:p>
        </w:tc>
        <w:tc>
          <w:tcPr>
            <w:tcW w:w="519" w:type="pct"/>
          </w:tcPr>
          <w:p w14:paraId="79584C8E" w14:textId="77777777" w:rsidR="0011276D" w:rsidRPr="007036CE" w:rsidRDefault="0011276D" w:rsidP="0011276D">
            <w:pPr>
              <w:pStyle w:val="GOSTTablenorm"/>
            </w:pPr>
            <w:r w:rsidRPr="007036CE">
              <w:rPr>
                <w:szCs w:val="22"/>
              </w:rPr>
              <w:t>Строка</w:t>
            </w:r>
          </w:p>
        </w:tc>
        <w:tc>
          <w:tcPr>
            <w:tcW w:w="300" w:type="pct"/>
          </w:tcPr>
          <w:p w14:paraId="4B7DCE5C" w14:textId="77777777" w:rsidR="0011276D" w:rsidRPr="007036CE" w:rsidRDefault="0011276D" w:rsidP="0011276D">
            <w:pPr>
              <w:pStyle w:val="GOSTTablenorm"/>
            </w:pPr>
            <w:r w:rsidRPr="007036CE">
              <w:rPr>
                <w:szCs w:val="22"/>
              </w:rPr>
              <w:t>Да</w:t>
            </w:r>
          </w:p>
        </w:tc>
        <w:tc>
          <w:tcPr>
            <w:tcW w:w="308" w:type="pct"/>
          </w:tcPr>
          <w:p w14:paraId="3462731E" w14:textId="77777777" w:rsidR="0011276D" w:rsidRPr="007036CE" w:rsidRDefault="0011276D" w:rsidP="0011276D">
            <w:pPr>
              <w:pStyle w:val="GOSTTablenorm"/>
            </w:pPr>
            <w:r w:rsidRPr="007036CE">
              <w:rPr>
                <w:szCs w:val="22"/>
              </w:rPr>
              <w:t>=2</w:t>
            </w:r>
          </w:p>
        </w:tc>
        <w:tc>
          <w:tcPr>
            <w:tcW w:w="2039" w:type="pct"/>
          </w:tcPr>
          <w:p w14:paraId="3FE71B9E" w14:textId="77777777" w:rsidR="0011276D" w:rsidRPr="007036CE" w:rsidRDefault="0011276D" w:rsidP="0011276D">
            <w:pPr>
              <w:pStyle w:val="GOSTTablenorm"/>
            </w:pPr>
            <w:r w:rsidRPr="007036CE">
              <w:t>Указывается тип кода по бюджетной классификации.</w:t>
            </w:r>
          </w:p>
          <w:p w14:paraId="201B4E72" w14:textId="77777777" w:rsidR="0011276D" w:rsidRPr="007036CE" w:rsidRDefault="0011276D" w:rsidP="0011276D">
            <w:pPr>
              <w:pStyle w:val="GOSTTablenorm"/>
            </w:pPr>
            <w:r w:rsidRPr="007036CE">
              <w:t xml:space="preserve">Заполняется значением «11» </w:t>
            </w:r>
            <w:r w:rsidR="004060F4" w:rsidRPr="007036CE">
              <w:t>–</w:t>
            </w:r>
            <w:r w:rsidRPr="007036CE">
              <w:t xml:space="preserve"> Лимитируемые расходы</w:t>
            </w:r>
          </w:p>
        </w:tc>
      </w:tr>
      <w:tr w:rsidR="0011276D" w:rsidRPr="007036CE" w14:paraId="2BC36E18" w14:textId="77777777" w:rsidTr="00A03896">
        <w:tc>
          <w:tcPr>
            <w:tcW w:w="1100" w:type="pct"/>
          </w:tcPr>
          <w:p w14:paraId="75DE4723" w14:textId="77777777" w:rsidR="0011276D" w:rsidRPr="007036CE" w:rsidRDefault="0011276D" w:rsidP="0011276D">
            <w:pPr>
              <w:pStyle w:val="GOSTTablenorm"/>
              <w:rPr>
                <w:szCs w:val="22"/>
              </w:rPr>
            </w:pPr>
            <w:r w:rsidRPr="007036CE">
              <w:rPr>
                <w:szCs w:val="22"/>
              </w:rPr>
              <w:t>Укрупненный КБК</w:t>
            </w:r>
          </w:p>
        </w:tc>
        <w:tc>
          <w:tcPr>
            <w:tcW w:w="734" w:type="pct"/>
          </w:tcPr>
          <w:p w14:paraId="6B5BFDB4" w14:textId="77777777" w:rsidR="0011276D" w:rsidRPr="007036CE" w:rsidRDefault="0011276D" w:rsidP="0011276D">
            <w:pPr>
              <w:pStyle w:val="GOSTTablenorm"/>
              <w:rPr>
                <w:szCs w:val="24"/>
              </w:rPr>
            </w:pPr>
            <w:ins w:id="1578" w:author="Сатлер Марина Викторовна" w:date="2024-02-08T16:06:00Z">
              <w:r w:rsidRPr="007036CE">
                <w:rPr>
                  <w:b/>
                  <w:szCs w:val="24"/>
                  <w:lang w:val="en-US"/>
                </w:rPr>
                <w:t>SECTION_1</w:t>
              </w:r>
              <w:r w:rsidRPr="007036CE">
                <w:rPr>
                  <w:b/>
                  <w:szCs w:val="24"/>
                </w:rPr>
                <w:t>:</w:t>
              </w:r>
            </w:ins>
            <w:r w:rsidRPr="007036CE">
              <w:rPr>
                <w:szCs w:val="24"/>
              </w:rPr>
              <w:t>NULLKBK</w:t>
            </w:r>
          </w:p>
        </w:tc>
        <w:tc>
          <w:tcPr>
            <w:tcW w:w="519" w:type="pct"/>
          </w:tcPr>
          <w:p w14:paraId="4320C320" w14:textId="77777777" w:rsidR="0011276D" w:rsidRPr="007036CE" w:rsidRDefault="0011276D" w:rsidP="0011276D">
            <w:pPr>
              <w:pStyle w:val="GOSTTablenorm"/>
            </w:pPr>
            <w:r w:rsidRPr="007036CE">
              <w:rPr>
                <w:szCs w:val="22"/>
              </w:rPr>
              <w:t>Строка</w:t>
            </w:r>
          </w:p>
        </w:tc>
        <w:tc>
          <w:tcPr>
            <w:tcW w:w="300" w:type="pct"/>
          </w:tcPr>
          <w:p w14:paraId="5AEA6948" w14:textId="77777777" w:rsidR="0011276D" w:rsidRPr="007036CE" w:rsidRDefault="0011276D" w:rsidP="0011276D">
            <w:pPr>
              <w:pStyle w:val="GOSTTablenorm"/>
            </w:pPr>
            <w:r w:rsidRPr="007036CE">
              <w:rPr>
                <w:szCs w:val="22"/>
              </w:rPr>
              <w:t>Да</w:t>
            </w:r>
          </w:p>
        </w:tc>
        <w:tc>
          <w:tcPr>
            <w:tcW w:w="308" w:type="pct"/>
          </w:tcPr>
          <w:p w14:paraId="6DD5D402" w14:textId="77777777" w:rsidR="0011276D" w:rsidRPr="007036CE" w:rsidRDefault="0011276D" w:rsidP="0011276D">
            <w:pPr>
              <w:pStyle w:val="GOSTTablenorm"/>
            </w:pPr>
            <w:r w:rsidRPr="007036CE">
              <w:rPr>
                <w:szCs w:val="22"/>
              </w:rPr>
              <w:t>=20</w:t>
            </w:r>
          </w:p>
        </w:tc>
        <w:tc>
          <w:tcPr>
            <w:tcW w:w="2039" w:type="pct"/>
          </w:tcPr>
          <w:p w14:paraId="3F333D4C" w14:textId="77777777" w:rsidR="0011276D" w:rsidRPr="007036CE" w:rsidRDefault="0011276D" w:rsidP="0011276D">
            <w:pPr>
              <w:pStyle w:val="GOSTTablenorm"/>
            </w:pPr>
            <w:r w:rsidRPr="007036CE">
              <w:rPr>
                <w:szCs w:val="22"/>
              </w:rPr>
              <w:t>Указывается укрупненный код по бюджетной классификации</w:t>
            </w:r>
          </w:p>
        </w:tc>
      </w:tr>
      <w:tr w:rsidR="0011276D" w:rsidRPr="007036CE" w14:paraId="389D41C2" w14:textId="77777777" w:rsidTr="00A03896">
        <w:tc>
          <w:tcPr>
            <w:tcW w:w="1100" w:type="pct"/>
          </w:tcPr>
          <w:p w14:paraId="03634E43" w14:textId="77777777" w:rsidR="0011276D" w:rsidRPr="007036CE" w:rsidRDefault="0011276D" w:rsidP="0011276D">
            <w:pPr>
              <w:pStyle w:val="GOSTTablenorm"/>
              <w:rPr>
                <w:szCs w:val="22"/>
              </w:rPr>
            </w:pPr>
            <w:r w:rsidRPr="007036CE">
              <w:rPr>
                <w:szCs w:val="22"/>
              </w:rPr>
              <w:t>Номер лицевого счета</w:t>
            </w:r>
          </w:p>
        </w:tc>
        <w:tc>
          <w:tcPr>
            <w:tcW w:w="734" w:type="pct"/>
          </w:tcPr>
          <w:p w14:paraId="13BE1504" w14:textId="77777777" w:rsidR="0011276D" w:rsidRPr="007036CE" w:rsidRDefault="0011276D" w:rsidP="0011276D">
            <w:pPr>
              <w:pStyle w:val="GOSTTablenorm"/>
              <w:rPr>
                <w:szCs w:val="24"/>
              </w:rPr>
            </w:pPr>
            <w:ins w:id="1579" w:author="Сатлер Марина Викторовна" w:date="2024-02-08T16:06:00Z">
              <w:r w:rsidRPr="007036CE">
                <w:rPr>
                  <w:b/>
                  <w:szCs w:val="24"/>
                  <w:lang w:val="en-US"/>
                </w:rPr>
                <w:t>SECTION_1</w:t>
              </w:r>
              <w:r w:rsidRPr="007036CE">
                <w:rPr>
                  <w:b/>
                  <w:szCs w:val="24"/>
                </w:rPr>
                <w:t>:</w:t>
              </w:r>
            </w:ins>
            <w:r w:rsidRPr="007036CE">
              <w:rPr>
                <w:szCs w:val="24"/>
                <w:lang w:val="en-US"/>
              </w:rPr>
              <w:t>PA</w:t>
            </w:r>
          </w:p>
        </w:tc>
        <w:tc>
          <w:tcPr>
            <w:tcW w:w="519" w:type="pct"/>
          </w:tcPr>
          <w:p w14:paraId="7E390886" w14:textId="77777777" w:rsidR="0011276D" w:rsidRPr="007036CE" w:rsidRDefault="0011276D" w:rsidP="0011276D">
            <w:pPr>
              <w:pStyle w:val="GOSTTablenorm"/>
            </w:pPr>
            <w:r w:rsidRPr="007036CE">
              <w:rPr>
                <w:szCs w:val="22"/>
              </w:rPr>
              <w:t>Строка</w:t>
            </w:r>
          </w:p>
        </w:tc>
        <w:tc>
          <w:tcPr>
            <w:tcW w:w="300" w:type="pct"/>
          </w:tcPr>
          <w:p w14:paraId="6D090738" w14:textId="77777777" w:rsidR="0011276D" w:rsidRPr="007036CE" w:rsidRDefault="0011276D" w:rsidP="0011276D">
            <w:pPr>
              <w:pStyle w:val="GOSTTablenorm"/>
            </w:pPr>
            <w:r w:rsidRPr="007036CE">
              <w:rPr>
                <w:szCs w:val="22"/>
              </w:rPr>
              <w:t>Да</w:t>
            </w:r>
          </w:p>
        </w:tc>
        <w:tc>
          <w:tcPr>
            <w:tcW w:w="308" w:type="pct"/>
          </w:tcPr>
          <w:p w14:paraId="0E66EA01" w14:textId="77777777" w:rsidR="0011276D" w:rsidRPr="007036CE" w:rsidRDefault="0011276D" w:rsidP="0011276D">
            <w:pPr>
              <w:pStyle w:val="GOSTTablenorm"/>
            </w:pPr>
            <w:r w:rsidRPr="007036CE">
              <w:rPr>
                <w:szCs w:val="22"/>
              </w:rPr>
              <w:t>=11</w:t>
            </w:r>
          </w:p>
        </w:tc>
        <w:tc>
          <w:tcPr>
            <w:tcW w:w="2039" w:type="pct"/>
          </w:tcPr>
          <w:p w14:paraId="1D2BE92E" w14:textId="77777777" w:rsidR="0011276D" w:rsidRPr="007036CE" w:rsidRDefault="0011276D" w:rsidP="0011276D">
            <w:pPr>
              <w:pStyle w:val="GOSTTablenorm"/>
            </w:pPr>
            <w:r w:rsidRPr="007036CE">
              <w:rPr>
                <w:szCs w:val="22"/>
              </w:rPr>
              <w:t>Указывается номер лицевого счета ГРБС</w:t>
            </w:r>
          </w:p>
        </w:tc>
      </w:tr>
      <w:tr w:rsidR="0011276D" w:rsidRPr="007036CE" w14:paraId="7369A581" w14:textId="77777777" w:rsidTr="00A03896">
        <w:tc>
          <w:tcPr>
            <w:tcW w:w="1100" w:type="pct"/>
          </w:tcPr>
          <w:p w14:paraId="03F08439" w14:textId="77777777" w:rsidR="0011276D" w:rsidRPr="007036CE" w:rsidRDefault="0011276D" w:rsidP="0011276D">
            <w:pPr>
              <w:pStyle w:val="GOSTTablenorm"/>
              <w:rPr>
                <w:szCs w:val="22"/>
              </w:rPr>
            </w:pPr>
            <w:r w:rsidRPr="007036CE">
              <w:rPr>
                <w:szCs w:val="22"/>
              </w:rPr>
              <w:t>Контур</w:t>
            </w:r>
          </w:p>
        </w:tc>
        <w:tc>
          <w:tcPr>
            <w:tcW w:w="734" w:type="pct"/>
          </w:tcPr>
          <w:p w14:paraId="3D0D42E4" w14:textId="77777777" w:rsidR="0011276D" w:rsidRPr="007036CE" w:rsidRDefault="0011276D" w:rsidP="0011276D">
            <w:pPr>
              <w:pStyle w:val="GOSTTablenorm"/>
              <w:rPr>
                <w:szCs w:val="24"/>
                <w:lang w:val="en-US"/>
              </w:rPr>
            </w:pPr>
            <w:ins w:id="1580" w:author="Сатлер Марина Викторовна" w:date="2024-02-08T16:06:00Z">
              <w:r w:rsidRPr="007036CE">
                <w:rPr>
                  <w:b/>
                  <w:szCs w:val="24"/>
                  <w:lang w:val="en-US"/>
                </w:rPr>
                <w:t>SECTION_1</w:t>
              </w:r>
              <w:r w:rsidRPr="007036CE">
                <w:rPr>
                  <w:b/>
                  <w:szCs w:val="24"/>
                </w:rPr>
                <w:t>:</w:t>
              </w:r>
            </w:ins>
            <w:r w:rsidRPr="007036CE">
              <w:rPr>
                <w:szCs w:val="22"/>
                <w:lang w:val="en-US"/>
              </w:rPr>
              <w:t>CONTUR</w:t>
            </w:r>
          </w:p>
        </w:tc>
        <w:tc>
          <w:tcPr>
            <w:tcW w:w="519" w:type="pct"/>
          </w:tcPr>
          <w:p w14:paraId="40CC09E8" w14:textId="77777777" w:rsidR="0011276D" w:rsidRPr="007036CE" w:rsidRDefault="0011276D" w:rsidP="0011276D">
            <w:pPr>
              <w:pStyle w:val="GOSTTablenorm"/>
            </w:pPr>
            <w:ins w:id="1581" w:author="Сатлер Марина Викторовна" w:date="2024-02-28T19:11:00Z">
              <w:r w:rsidRPr="007036CE">
                <w:rPr>
                  <w:szCs w:val="22"/>
                </w:rPr>
                <w:t>Строка</w:t>
              </w:r>
            </w:ins>
          </w:p>
        </w:tc>
        <w:tc>
          <w:tcPr>
            <w:tcW w:w="300" w:type="pct"/>
          </w:tcPr>
          <w:p w14:paraId="6EA4E464" w14:textId="77777777" w:rsidR="0011276D" w:rsidRPr="007036CE" w:rsidRDefault="0011276D" w:rsidP="0011276D">
            <w:pPr>
              <w:pStyle w:val="GOSTTablenorm"/>
            </w:pPr>
            <w:r w:rsidRPr="007036CE">
              <w:rPr>
                <w:szCs w:val="22"/>
              </w:rPr>
              <w:t>Да</w:t>
            </w:r>
          </w:p>
        </w:tc>
        <w:tc>
          <w:tcPr>
            <w:tcW w:w="308" w:type="pct"/>
          </w:tcPr>
          <w:p w14:paraId="46DACBBC" w14:textId="77777777" w:rsidR="0011276D" w:rsidRPr="007036CE" w:rsidRDefault="0011276D" w:rsidP="0011276D">
            <w:pPr>
              <w:pStyle w:val="GOSTTablenorm"/>
            </w:pPr>
            <w:r w:rsidRPr="007036CE">
              <w:rPr>
                <w:szCs w:val="22"/>
              </w:rPr>
              <w:t>=1</w:t>
            </w:r>
          </w:p>
        </w:tc>
        <w:tc>
          <w:tcPr>
            <w:tcW w:w="2039" w:type="pct"/>
          </w:tcPr>
          <w:p w14:paraId="52C6CB6E" w14:textId="77777777" w:rsidR="0011276D" w:rsidRPr="007036CE" w:rsidRDefault="0011276D" w:rsidP="0011276D">
            <w:pPr>
              <w:pStyle w:val="GOSTTablenorm"/>
              <w:rPr>
                <w:szCs w:val="22"/>
              </w:rPr>
            </w:pPr>
            <w:r w:rsidRPr="007036CE">
              <w:rPr>
                <w:szCs w:val="22"/>
              </w:rPr>
              <w:t>Указывается код контура, в котором проводится операция.</w:t>
            </w:r>
          </w:p>
          <w:p w14:paraId="2F771686" w14:textId="77777777" w:rsidR="0011276D" w:rsidRPr="007036CE" w:rsidRDefault="0011276D" w:rsidP="0011276D">
            <w:pPr>
              <w:pStyle w:val="GOSTTablenorm"/>
              <w:rPr>
                <w:szCs w:val="22"/>
              </w:rPr>
            </w:pPr>
            <w:r w:rsidRPr="007036CE">
              <w:rPr>
                <w:szCs w:val="22"/>
              </w:rPr>
              <w:t>Возможные значения:</w:t>
            </w:r>
          </w:p>
          <w:p w14:paraId="06A7EB2C" w14:textId="77777777" w:rsidR="0011276D" w:rsidRPr="007036CE" w:rsidRDefault="0011276D" w:rsidP="0011276D">
            <w:pPr>
              <w:pStyle w:val="GOSTTableListMark1"/>
              <w:numPr>
                <w:ilvl w:val="0"/>
                <w:numId w:val="2"/>
              </w:numPr>
            </w:pPr>
            <w:r w:rsidRPr="007036CE">
              <w:t>«</w:t>
            </w:r>
            <w:ins w:id="1582" w:author="Сатлер Марина Викторовна" w:date="2024-02-28T18:36:00Z">
              <w:r w:rsidRPr="007036CE">
                <w:rPr>
                  <w:lang w:val="en-US"/>
                </w:rPr>
                <w:t>O</w:t>
              </w:r>
            </w:ins>
            <w:r w:rsidRPr="007036CE">
              <w:t xml:space="preserve">» </w:t>
            </w:r>
            <w:r w:rsidRPr="007036CE">
              <w:rPr>
                <w:lang w:val="en-US"/>
              </w:rPr>
              <w:t xml:space="preserve">– </w:t>
            </w:r>
            <w:r w:rsidRPr="007036CE">
              <w:t>открытый;</w:t>
            </w:r>
          </w:p>
          <w:p w14:paraId="72F5BE50" w14:textId="77777777" w:rsidR="0011276D" w:rsidRPr="007036CE" w:rsidRDefault="0011276D" w:rsidP="0011276D">
            <w:pPr>
              <w:pStyle w:val="GOSTTableListMark1"/>
              <w:numPr>
                <w:ilvl w:val="0"/>
                <w:numId w:val="2"/>
              </w:numPr>
            </w:pPr>
            <w:r w:rsidRPr="007036CE">
              <w:lastRenderedPageBreak/>
              <w:t>«</w:t>
            </w:r>
            <w:r w:rsidRPr="007036CE">
              <w:rPr>
                <w:lang w:val="en-US"/>
              </w:rPr>
              <w:t>S</w:t>
            </w:r>
            <w:r w:rsidRPr="007036CE">
              <w:t>»</w:t>
            </w:r>
            <w:r w:rsidRPr="007036CE">
              <w:rPr>
                <w:lang w:val="en-US"/>
              </w:rPr>
              <w:t xml:space="preserve"> – </w:t>
            </w:r>
            <w:r w:rsidRPr="007036CE">
              <w:t>защищенный;</w:t>
            </w:r>
          </w:p>
          <w:p w14:paraId="58930044" w14:textId="77777777" w:rsidR="0011276D" w:rsidRPr="007036CE" w:rsidRDefault="0011276D" w:rsidP="0011276D">
            <w:pPr>
              <w:pStyle w:val="GOSTTableListMark1"/>
              <w:numPr>
                <w:ilvl w:val="0"/>
                <w:numId w:val="2"/>
              </w:numPr>
            </w:pPr>
            <w:r w:rsidRPr="007036CE">
              <w:t>«1» – открытый;</w:t>
            </w:r>
          </w:p>
          <w:p w14:paraId="1A7E1EA0" w14:textId="77777777" w:rsidR="0011276D" w:rsidRPr="007036CE" w:rsidRDefault="0011276D" w:rsidP="0011276D">
            <w:pPr>
              <w:pStyle w:val="GOSTTableListMark1"/>
              <w:numPr>
                <w:ilvl w:val="0"/>
                <w:numId w:val="2"/>
              </w:numPr>
            </w:pPr>
            <w:r w:rsidRPr="007036CE">
              <w:t>«2» – защищенный</w:t>
            </w:r>
          </w:p>
        </w:tc>
      </w:tr>
      <w:tr w:rsidR="0011276D" w:rsidRPr="007036CE" w14:paraId="4853D21C" w14:textId="77777777" w:rsidTr="00A03896">
        <w:tc>
          <w:tcPr>
            <w:tcW w:w="1100" w:type="pct"/>
          </w:tcPr>
          <w:p w14:paraId="36FF4DB6" w14:textId="77777777" w:rsidR="0011276D" w:rsidRPr="007036CE" w:rsidRDefault="0011276D" w:rsidP="0011276D">
            <w:pPr>
              <w:pStyle w:val="GOSTTablenorm"/>
              <w:rPr>
                <w:szCs w:val="22"/>
              </w:rPr>
            </w:pPr>
            <w:ins w:id="1583" w:author="Сатлер Марина Викторовна" w:date="2024-02-13T12:42:00Z">
              <w:r w:rsidRPr="007036CE">
                <w:lastRenderedPageBreak/>
                <w:t>Сумма на текущий год</w:t>
              </w:r>
            </w:ins>
          </w:p>
        </w:tc>
        <w:tc>
          <w:tcPr>
            <w:tcW w:w="734" w:type="pct"/>
          </w:tcPr>
          <w:p w14:paraId="7B54FEBA" w14:textId="77777777" w:rsidR="0011276D" w:rsidRPr="007036CE" w:rsidRDefault="0011276D" w:rsidP="0011276D">
            <w:pPr>
              <w:pStyle w:val="GOSTTablenorm"/>
              <w:rPr>
                <w:szCs w:val="22"/>
                <w:lang w:val="en-US"/>
              </w:rPr>
            </w:pPr>
            <w:ins w:id="1584" w:author="Сатлер Марина Викторовна" w:date="2024-02-08T16:06:00Z">
              <w:r w:rsidRPr="007036CE">
                <w:rPr>
                  <w:b/>
                  <w:szCs w:val="24"/>
                  <w:lang w:val="en-US"/>
                </w:rPr>
                <w:t>SECTION_1</w:t>
              </w:r>
              <w:r w:rsidRPr="007036CE">
                <w:rPr>
                  <w:b/>
                  <w:szCs w:val="24"/>
                </w:rPr>
                <w:t>:</w:t>
              </w:r>
            </w:ins>
            <w:r w:rsidRPr="007036CE">
              <w:rPr>
                <w:szCs w:val="22"/>
              </w:rPr>
              <w:t>SUM_1</w:t>
            </w:r>
          </w:p>
        </w:tc>
        <w:tc>
          <w:tcPr>
            <w:tcW w:w="519" w:type="pct"/>
          </w:tcPr>
          <w:p w14:paraId="06BD2DF2" w14:textId="77777777" w:rsidR="0011276D" w:rsidRPr="007036CE" w:rsidRDefault="0011276D" w:rsidP="0011276D">
            <w:pPr>
              <w:pStyle w:val="GOSTTablenorm"/>
            </w:pPr>
            <w:r w:rsidRPr="007036CE">
              <w:rPr>
                <w:szCs w:val="22"/>
              </w:rPr>
              <w:t>Сумма</w:t>
            </w:r>
          </w:p>
        </w:tc>
        <w:tc>
          <w:tcPr>
            <w:tcW w:w="300" w:type="pct"/>
          </w:tcPr>
          <w:p w14:paraId="22984082" w14:textId="77777777" w:rsidR="0011276D" w:rsidRPr="007036CE" w:rsidRDefault="0011276D" w:rsidP="0011276D">
            <w:pPr>
              <w:pStyle w:val="GOSTTablenorm"/>
            </w:pPr>
            <w:r w:rsidRPr="007036CE">
              <w:rPr>
                <w:szCs w:val="22"/>
              </w:rPr>
              <w:t>Да</w:t>
            </w:r>
          </w:p>
        </w:tc>
        <w:tc>
          <w:tcPr>
            <w:tcW w:w="308" w:type="pct"/>
          </w:tcPr>
          <w:p w14:paraId="45EF796B" w14:textId="77777777" w:rsidR="0011276D" w:rsidRPr="007036CE" w:rsidRDefault="0011276D" w:rsidP="0011276D">
            <w:pPr>
              <w:pStyle w:val="GOSTTablenorm"/>
            </w:pPr>
          </w:p>
        </w:tc>
        <w:tc>
          <w:tcPr>
            <w:tcW w:w="2039" w:type="pct"/>
          </w:tcPr>
          <w:p w14:paraId="0F11CE92" w14:textId="77777777" w:rsidR="0011276D" w:rsidRPr="007036CE" w:rsidDel="0011276D" w:rsidRDefault="0011276D" w:rsidP="0011276D">
            <w:pPr>
              <w:pStyle w:val="GOSTTablenorm"/>
              <w:rPr>
                <w:del w:id="1585" w:author="Сатлер Марина Викторовна" w:date="2024-07-05T16:36:00Z"/>
              </w:rPr>
            </w:pPr>
            <w:r w:rsidRPr="007036CE">
              <w:t>Указывается сумма на текущий финансовый год</w:t>
            </w:r>
            <w:del w:id="1586" w:author="Сатлер Марина Викторовна" w:date="2024-07-05T16:36:00Z">
              <w:r w:rsidRPr="007036CE" w:rsidDel="0011276D">
                <w:delText xml:space="preserve"> при доведении на текущий бюджетный цикл</w:delText>
              </w:r>
            </w:del>
          </w:p>
          <w:p w14:paraId="392E8291" w14:textId="77777777" w:rsidR="0011276D" w:rsidRPr="007036CE" w:rsidRDefault="0011276D" w:rsidP="0011276D">
            <w:pPr>
              <w:pStyle w:val="GOSTTablenorm"/>
            </w:pPr>
            <w:del w:id="1587" w:author="Сатлер Марина Викторовна" w:date="2024-07-05T16:36:00Z">
              <w:r w:rsidRPr="007036CE" w:rsidDel="0011276D">
                <w:delText>Указывается значение «0.00» при доведении на новый бюджетный цикл</w:delText>
              </w:r>
            </w:del>
          </w:p>
        </w:tc>
      </w:tr>
      <w:tr w:rsidR="0011276D" w:rsidRPr="007036CE" w14:paraId="7A4E1BBC" w14:textId="77777777" w:rsidTr="00A03896">
        <w:tc>
          <w:tcPr>
            <w:tcW w:w="1100" w:type="pct"/>
          </w:tcPr>
          <w:p w14:paraId="52B0696B" w14:textId="77777777" w:rsidR="0011276D" w:rsidRPr="007036CE" w:rsidRDefault="0011276D" w:rsidP="0011276D">
            <w:pPr>
              <w:pStyle w:val="GOSTTablenorm"/>
              <w:rPr>
                <w:szCs w:val="22"/>
              </w:rPr>
            </w:pPr>
            <w:ins w:id="1588" w:author="Сатлер Марина Викторовна" w:date="2024-02-13T12:42:00Z">
              <w:r w:rsidRPr="007036CE">
                <w:t>Сумма на первый год планового периода</w:t>
              </w:r>
            </w:ins>
          </w:p>
        </w:tc>
        <w:tc>
          <w:tcPr>
            <w:tcW w:w="734" w:type="pct"/>
          </w:tcPr>
          <w:p w14:paraId="54C90144" w14:textId="77777777" w:rsidR="0011276D" w:rsidRPr="007036CE" w:rsidRDefault="0011276D" w:rsidP="0011276D">
            <w:pPr>
              <w:pStyle w:val="GOSTTablenorm"/>
              <w:rPr>
                <w:szCs w:val="22"/>
              </w:rPr>
            </w:pPr>
            <w:ins w:id="1589" w:author="Сатлер Марина Викторовна" w:date="2024-02-08T16:06:00Z">
              <w:r w:rsidRPr="007036CE">
                <w:rPr>
                  <w:b/>
                  <w:szCs w:val="24"/>
                  <w:lang w:val="en-US"/>
                </w:rPr>
                <w:t>SECTION_1</w:t>
              </w:r>
              <w:r w:rsidRPr="007036CE">
                <w:rPr>
                  <w:b/>
                  <w:szCs w:val="24"/>
                </w:rPr>
                <w:t>:</w:t>
              </w:r>
            </w:ins>
            <w:r w:rsidRPr="007036CE">
              <w:rPr>
                <w:szCs w:val="22"/>
              </w:rPr>
              <w:t>SUM_2</w:t>
            </w:r>
          </w:p>
        </w:tc>
        <w:tc>
          <w:tcPr>
            <w:tcW w:w="519" w:type="pct"/>
          </w:tcPr>
          <w:p w14:paraId="3E426DE9" w14:textId="77777777" w:rsidR="0011276D" w:rsidRPr="007036CE" w:rsidRDefault="0011276D" w:rsidP="0011276D">
            <w:pPr>
              <w:pStyle w:val="GOSTTablenorm"/>
            </w:pPr>
            <w:r w:rsidRPr="007036CE">
              <w:rPr>
                <w:szCs w:val="22"/>
              </w:rPr>
              <w:t>Сумма</w:t>
            </w:r>
          </w:p>
        </w:tc>
        <w:tc>
          <w:tcPr>
            <w:tcW w:w="300" w:type="pct"/>
          </w:tcPr>
          <w:p w14:paraId="157F662E" w14:textId="77777777" w:rsidR="0011276D" w:rsidRPr="007036CE" w:rsidRDefault="0011276D" w:rsidP="0011276D">
            <w:pPr>
              <w:pStyle w:val="GOSTTablenorm"/>
            </w:pPr>
            <w:r w:rsidRPr="007036CE">
              <w:rPr>
                <w:szCs w:val="22"/>
              </w:rPr>
              <w:t>Да</w:t>
            </w:r>
          </w:p>
        </w:tc>
        <w:tc>
          <w:tcPr>
            <w:tcW w:w="308" w:type="pct"/>
          </w:tcPr>
          <w:p w14:paraId="537FA0B7" w14:textId="77777777" w:rsidR="0011276D" w:rsidRPr="007036CE" w:rsidRDefault="0011276D" w:rsidP="0011276D">
            <w:pPr>
              <w:pStyle w:val="GOSTTablenorm"/>
            </w:pPr>
          </w:p>
        </w:tc>
        <w:tc>
          <w:tcPr>
            <w:tcW w:w="2039" w:type="pct"/>
          </w:tcPr>
          <w:p w14:paraId="62457A8C" w14:textId="77777777" w:rsidR="0011276D" w:rsidRPr="007036CE" w:rsidDel="0011276D" w:rsidRDefault="0011276D" w:rsidP="0011276D">
            <w:pPr>
              <w:pStyle w:val="GOSTTablenorm"/>
              <w:rPr>
                <w:del w:id="1590" w:author="Сатлер Марина Викторовна" w:date="2024-07-05T16:36:00Z"/>
              </w:rPr>
            </w:pPr>
            <w:r w:rsidRPr="007036CE">
              <w:t>Указывается сумма на 1-й плановый год</w:t>
            </w:r>
            <w:del w:id="1591" w:author="Сатлер Марина Викторовна" w:date="2024-07-05T16:36:00Z">
              <w:r w:rsidRPr="007036CE" w:rsidDel="0011276D">
                <w:delText xml:space="preserve"> при доведении на текущий бюджетный цикл.</w:delText>
              </w:r>
            </w:del>
          </w:p>
          <w:p w14:paraId="1E7B468C" w14:textId="77777777" w:rsidR="0011276D" w:rsidRPr="007036CE" w:rsidRDefault="0011276D" w:rsidP="0011276D">
            <w:pPr>
              <w:pStyle w:val="GOSTTablenorm"/>
            </w:pPr>
            <w:del w:id="1592" w:author="Сатлер Марина Викторовна" w:date="2024-07-05T16:36:00Z">
              <w:r w:rsidRPr="007036CE" w:rsidDel="0011276D">
                <w:delText>Указывается сумма на текущий финансовый год при доведении на новый бюджетный цикл</w:delText>
              </w:r>
            </w:del>
          </w:p>
        </w:tc>
      </w:tr>
      <w:tr w:rsidR="0011276D" w:rsidRPr="007036CE" w14:paraId="383B7870" w14:textId="77777777" w:rsidTr="00A03896">
        <w:tc>
          <w:tcPr>
            <w:tcW w:w="1100" w:type="pct"/>
          </w:tcPr>
          <w:p w14:paraId="218AE1F3" w14:textId="77777777" w:rsidR="0011276D" w:rsidRPr="007036CE" w:rsidRDefault="0011276D" w:rsidP="0011276D">
            <w:pPr>
              <w:pStyle w:val="GOSTTablenorm"/>
              <w:rPr>
                <w:szCs w:val="22"/>
              </w:rPr>
            </w:pPr>
            <w:ins w:id="1593" w:author="Сатлер Марина Викторовна" w:date="2024-02-13T12:42:00Z">
              <w:r w:rsidRPr="007036CE">
                <w:t>Сумма на второй год планового периода</w:t>
              </w:r>
            </w:ins>
          </w:p>
        </w:tc>
        <w:tc>
          <w:tcPr>
            <w:tcW w:w="734" w:type="pct"/>
          </w:tcPr>
          <w:p w14:paraId="680AFB6B" w14:textId="77777777" w:rsidR="0011276D" w:rsidRPr="007036CE" w:rsidRDefault="0011276D" w:rsidP="0011276D">
            <w:pPr>
              <w:pStyle w:val="GOSTTablenorm"/>
              <w:rPr>
                <w:szCs w:val="22"/>
              </w:rPr>
            </w:pPr>
            <w:ins w:id="1594" w:author="Сатлер Марина Викторовна" w:date="2024-02-08T16:06:00Z">
              <w:r w:rsidRPr="007036CE">
                <w:rPr>
                  <w:b/>
                  <w:szCs w:val="24"/>
                  <w:lang w:val="en-US"/>
                </w:rPr>
                <w:t>SECTION_1</w:t>
              </w:r>
              <w:r w:rsidRPr="007036CE">
                <w:rPr>
                  <w:b/>
                  <w:szCs w:val="24"/>
                </w:rPr>
                <w:t>:</w:t>
              </w:r>
            </w:ins>
            <w:r w:rsidRPr="007036CE">
              <w:rPr>
                <w:szCs w:val="22"/>
              </w:rPr>
              <w:t>SUM_3</w:t>
            </w:r>
          </w:p>
        </w:tc>
        <w:tc>
          <w:tcPr>
            <w:tcW w:w="519" w:type="pct"/>
          </w:tcPr>
          <w:p w14:paraId="085C3767" w14:textId="77777777" w:rsidR="0011276D" w:rsidRPr="007036CE" w:rsidRDefault="0011276D" w:rsidP="0011276D">
            <w:pPr>
              <w:pStyle w:val="GOSTTablenorm"/>
            </w:pPr>
            <w:r w:rsidRPr="007036CE">
              <w:rPr>
                <w:szCs w:val="22"/>
              </w:rPr>
              <w:t>Сумма</w:t>
            </w:r>
          </w:p>
        </w:tc>
        <w:tc>
          <w:tcPr>
            <w:tcW w:w="300" w:type="pct"/>
          </w:tcPr>
          <w:p w14:paraId="54C623BD" w14:textId="77777777" w:rsidR="0011276D" w:rsidRPr="007036CE" w:rsidRDefault="0011276D" w:rsidP="0011276D">
            <w:pPr>
              <w:pStyle w:val="GOSTTablenorm"/>
            </w:pPr>
            <w:r w:rsidRPr="007036CE">
              <w:rPr>
                <w:szCs w:val="22"/>
              </w:rPr>
              <w:t>Да</w:t>
            </w:r>
          </w:p>
        </w:tc>
        <w:tc>
          <w:tcPr>
            <w:tcW w:w="308" w:type="pct"/>
          </w:tcPr>
          <w:p w14:paraId="5055E1C6" w14:textId="77777777" w:rsidR="0011276D" w:rsidRPr="007036CE" w:rsidRDefault="0011276D" w:rsidP="0011276D">
            <w:pPr>
              <w:pStyle w:val="GOSTTablenorm"/>
            </w:pPr>
          </w:p>
        </w:tc>
        <w:tc>
          <w:tcPr>
            <w:tcW w:w="2039" w:type="pct"/>
          </w:tcPr>
          <w:p w14:paraId="09C35A26" w14:textId="77777777" w:rsidR="0011276D" w:rsidRPr="007036CE" w:rsidDel="0011276D" w:rsidRDefault="0011276D" w:rsidP="0011276D">
            <w:pPr>
              <w:pStyle w:val="GOSTTablenorm"/>
              <w:rPr>
                <w:del w:id="1595" w:author="Сатлер Марина Викторовна" w:date="2024-07-05T16:36:00Z"/>
              </w:rPr>
            </w:pPr>
            <w:r w:rsidRPr="007036CE">
              <w:t>Указывается сумма на 2-й плановый год</w:t>
            </w:r>
            <w:del w:id="1596" w:author="Сатлер Марина Викторовна" w:date="2024-07-05T16:36:00Z">
              <w:r w:rsidRPr="007036CE" w:rsidDel="0011276D">
                <w:delText xml:space="preserve"> при доведении на текущий бюджетный цикл.</w:delText>
              </w:r>
            </w:del>
          </w:p>
          <w:p w14:paraId="266628E4" w14:textId="77777777" w:rsidR="0011276D" w:rsidRPr="007036CE" w:rsidRDefault="0011276D" w:rsidP="0011276D">
            <w:pPr>
              <w:pStyle w:val="GOSTTablenorm"/>
            </w:pPr>
            <w:del w:id="1597" w:author="Сатлер Марина Викторовна" w:date="2024-07-05T16:36:00Z">
              <w:r w:rsidRPr="007036CE" w:rsidDel="0011276D">
                <w:delText>Указывается сумма на 1-й плановый год при доведении на новый бюджетный цикл</w:delText>
              </w:r>
            </w:del>
          </w:p>
        </w:tc>
      </w:tr>
      <w:tr w:rsidR="0011276D" w:rsidRPr="007036CE" w:rsidDel="0011276D" w14:paraId="737B8F88" w14:textId="77777777" w:rsidTr="00A03896">
        <w:trPr>
          <w:del w:id="1598" w:author="Сатлер Марина Викторовна" w:date="2024-07-05T16:36:00Z"/>
        </w:trPr>
        <w:tc>
          <w:tcPr>
            <w:tcW w:w="1100" w:type="pct"/>
          </w:tcPr>
          <w:p w14:paraId="5C8830B6" w14:textId="77777777" w:rsidR="0011276D" w:rsidRPr="007036CE" w:rsidDel="0011276D" w:rsidRDefault="0011276D" w:rsidP="0011276D">
            <w:pPr>
              <w:pStyle w:val="GOSTTablenorm"/>
              <w:rPr>
                <w:del w:id="1599" w:author="Сатлер Марина Викторовна" w:date="2024-07-05T16:36:00Z"/>
                <w:szCs w:val="22"/>
              </w:rPr>
            </w:pPr>
            <w:bookmarkStart w:id="1600" w:name="_Toc173151430"/>
            <w:bookmarkStart w:id="1601" w:name="_Toc173746025"/>
            <w:bookmarkStart w:id="1602" w:name="_Toc175760637"/>
            <w:bookmarkStart w:id="1603" w:name="_Toc189429654"/>
            <w:bookmarkStart w:id="1604" w:name="_Toc222927364"/>
            <w:bookmarkStart w:id="1605" w:name="_Toc222927755"/>
            <w:bookmarkEnd w:id="1600"/>
            <w:bookmarkEnd w:id="1601"/>
            <w:bookmarkEnd w:id="1602"/>
            <w:bookmarkEnd w:id="1603"/>
            <w:bookmarkEnd w:id="1604"/>
            <w:bookmarkEnd w:id="1605"/>
          </w:p>
        </w:tc>
        <w:tc>
          <w:tcPr>
            <w:tcW w:w="734" w:type="pct"/>
          </w:tcPr>
          <w:p w14:paraId="6FC18FA7" w14:textId="77777777" w:rsidR="0011276D" w:rsidRPr="007036CE" w:rsidDel="0011276D" w:rsidRDefault="0011276D" w:rsidP="0011276D">
            <w:pPr>
              <w:pStyle w:val="GOSTTablenorm"/>
              <w:rPr>
                <w:del w:id="1606" w:author="Сатлер Марина Викторовна" w:date="2024-07-05T16:36:00Z"/>
                <w:szCs w:val="22"/>
              </w:rPr>
            </w:pPr>
            <w:del w:id="1607" w:author="Сатлер Марина Викторовна" w:date="2024-07-05T16:36:00Z">
              <w:r w:rsidRPr="007036CE" w:rsidDel="0011276D">
                <w:rPr>
                  <w:szCs w:val="22"/>
                </w:rPr>
                <w:delText>SUM_4</w:delText>
              </w:r>
              <w:bookmarkStart w:id="1608" w:name="_Toc173151431"/>
              <w:bookmarkStart w:id="1609" w:name="_Toc173746026"/>
              <w:bookmarkStart w:id="1610" w:name="_Toc175760638"/>
              <w:bookmarkStart w:id="1611" w:name="_Toc189429655"/>
              <w:bookmarkStart w:id="1612" w:name="_Toc222927365"/>
              <w:bookmarkStart w:id="1613" w:name="_Toc222927756"/>
              <w:bookmarkEnd w:id="1608"/>
              <w:bookmarkEnd w:id="1609"/>
              <w:bookmarkEnd w:id="1610"/>
              <w:bookmarkEnd w:id="1611"/>
              <w:bookmarkEnd w:id="1612"/>
              <w:bookmarkEnd w:id="1613"/>
            </w:del>
          </w:p>
        </w:tc>
        <w:tc>
          <w:tcPr>
            <w:tcW w:w="519" w:type="pct"/>
          </w:tcPr>
          <w:p w14:paraId="6FB0FC31" w14:textId="77777777" w:rsidR="0011276D" w:rsidRPr="007036CE" w:rsidDel="0011276D" w:rsidRDefault="0011276D" w:rsidP="0011276D">
            <w:pPr>
              <w:pStyle w:val="GOSTTablenorm"/>
              <w:rPr>
                <w:del w:id="1614" w:author="Сатлер Марина Викторовна" w:date="2024-07-05T16:36:00Z"/>
              </w:rPr>
            </w:pPr>
            <w:del w:id="1615" w:author="Сатлер Марина Викторовна" w:date="2024-07-05T16:36:00Z">
              <w:r w:rsidRPr="007036CE" w:rsidDel="0011276D">
                <w:rPr>
                  <w:szCs w:val="22"/>
                </w:rPr>
                <w:delText>Сумма</w:delText>
              </w:r>
              <w:bookmarkStart w:id="1616" w:name="_Toc173151432"/>
              <w:bookmarkStart w:id="1617" w:name="_Toc173746027"/>
              <w:bookmarkStart w:id="1618" w:name="_Toc175760639"/>
              <w:bookmarkStart w:id="1619" w:name="_Toc189429656"/>
              <w:bookmarkStart w:id="1620" w:name="_Toc222927366"/>
              <w:bookmarkStart w:id="1621" w:name="_Toc222927757"/>
              <w:bookmarkEnd w:id="1616"/>
              <w:bookmarkEnd w:id="1617"/>
              <w:bookmarkEnd w:id="1618"/>
              <w:bookmarkEnd w:id="1619"/>
              <w:bookmarkEnd w:id="1620"/>
              <w:bookmarkEnd w:id="1621"/>
            </w:del>
          </w:p>
        </w:tc>
        <w:tc>
          <w:tcPr>
            <w:tcW w:w="300" w:type="pct"/>
          </w:tcPr>
          <w:p w14:paraId="73C7CDD2" w14:textId="77777777" w:rsidR="0011276D" w:rsidRPr="007036CE" w:rsidDel="0011276D" w:rsidRDefault="0011276D" w:rsidP="0011276D">
            <w:pPr>
              <w:pStyle w:val="GOSTTablenorm"/>
              <w:rPr>
                <w:del w:id="1622" w:author="Сатлер Марина Викторовна" w:date="2024-07-05T16:36:00Z"/>
              </w:rPr>
            </w:pPr>
            <w:del w:id="1623" w:author="Сатлер Марина Викторовна" w:date="2024-07-05T16:36:00Z">
              <w:r w:rsidRPr="007036CE" w:rsidDel="0011276D">
                <w:rPr>
                  <w:szCs w:val="22"/>
                </w:rPr>
                <w:delText>Да</w:delText>
              </w:r>
              <w:bookmarkStart w:id="1624" w:name="_Toc173151433"/>
              <w:bookmarkStart w:id="1625" w:name="_Toc173746028"/>
              <w:bookmarkStart w:id="1626" w:name="_Toc175760640"/>
              <w:bookmarkStart w:id="1627" w:name="_Toc189429657"/>
              <w:bookmarkStart w:id="1628" w:name="_Toc222927367"/>
              <w:bookmarkStart w:id="1629" w:name="_Toc222927758"/>
              <w:bookmarkEnd w:id="1624"/>
              <w:bookmarkEnd w:id="1625"/>
              <w:bookmarkEnd w:id="1626"/>
              <w:bookmarkEnd w:id="1627"/>
              <w:bookmarkEnd w:id="1628"/>
              <w:bookmarkEnd w:id="1629"/>
            </w:del>
          </w:p>
        </w:tc>
        <w:tc>
          <w:tcPr>
            <w:tcW w:w="308" w:type="pct"/>
          </w:tcPr>
          <w:p w14:paraId="532FF264" w14:textId="77777777" w:rsidR="0011276D" w:rsidRPr="007036CE" w:rsidDel="0011276D" w:rsidRDefault="0011276D" w:rsidP="0011276D">
            <w:pPr>
              <w:pStyle w:val="GOSTTablenorm"/>
              <w:rPr>
                <w:del w:id="1630" w:author="Сатлер Марина Викторовна" w:date="2024-07-05T16:36:00Z"/>
              </w:rPr>
            </w:pPr>
            <w:bookmarkStart w:id="1631" w:name="_Toc173151434"/>
            <w:bookmarkStart w:id="1632" w:name="_Toc173746029"/>
            <w:bookmarkStart w:id="1633" w:name="_Toc175760641"/>
            <w:bookmarkStart w:id="1634" w:name="_Toc189429658"/>
            <w:bookmarkStart w:id="1635" w:name="_Toc222927368"/>
            <w:bookmarkStart w:id="1636" w:name="_Toc222927759"/>
            <w:bookmarkEnd w:id="1631"/>
            <w:bookmarkEnd w:id="1632"/>
            <w:bookmarkEnd w:id="1633"/>
            <w:bookmarkEnd w:id="1634"/>
            <w:bookmarkEnd w:id="1635"/>
            <w:bookmarkEnd w:id="1636"/>
          </w:p>
        </w:tc>
        <w:tc>
          <w:tcPr>
            <w:tcW w:w="2039" w:type="pct"/>
          </w:tcPr>
          <w:p w14:paraId="7172BEF7" w14:textId="77777777" w:rsidR="0011276D" w:rsidRPr="007036CE" w:rsidDel="0011276D" w:rsidRDefault="0011276D" w:rsidP="0011276D">
            <w:pPr>
              <w:pStyle w:val="GOSTTablenorm"/>
              <w:rPr>
                <w:del w:id="1637" w:author="Сатлер Марина Викторовна" w:date="2024-07-05T16:36:00Z"/>
              </w:rPr>
            </w:pPr>
            <w:del w:id="1638" w:author="Сатлер Марина Викторовна" w:date="2024-07-05T16:36:00Z">
              <w:r w:rsidRPr="007036CE" w:rsidDel="0011276D">
                <w:delText>Указывается значение «0.00» при доведении на текущий бюджетный цикл.</w:delText>
              </w:r>
              <w:bookmarkStart w:id="1639" w:name="_Toc173151435"/>
              <w:bookmarkStart w:id="1640" w:name="_Toc173746030"/>
              <w:bookmarkStart w:id="1641" w:name="_Toc175760642"/>
              <w:bookmarkStart w:id="1642" w:name="_Toc189429659"/>
              <w:bookmarkStart w:id="1643" w:name="_Toc222927369"/>
              <w:bookmarkStart w:id="1644" w:name="_Toc222927760"/>
              <w:bookmarkEnd w:id="1639"/>
              <w:bookmarkEnd w:id="1640"/>
              <w:bookmarkEnd w:id="1641"/>
              <w:bookmarkEnd w:id="1642"/>
              <w:bookmarkEnd w:id="1643"/>
              <w:bookmarkEnd w:id="1644"/>
            </w:del>
          </w:p>
          <w:p w14:paraId="5A15055C" w14:textId="77777777" w:rsidR="0011276D" w:rsidRPr="007036CE" w:rsidDel="0011276D" w:rsidRDefault="0011276D" w:rsidP="0011276D">
            <w:pPr>
              <w:pStyle w:val="GOSTTablenorm"/>
              <w:rPr>
                <w:del w:id="1645" w:author="Сатлер Марина Викторовна" w:date="2024-07-05T16:36:00Z"/>
              </w:rPr>
            </w:pPr>
            <w:del w:id="1646" w:author="Сатлер Марина Викторовна" w:date="2024-07-05T16:36:00Z">
              <w:r w:rsidRPr="007036CE" w:rsidDel="0011276D">
                <w:delText>Указывается сумма на 2-й плановый год при доведении на новый бюджетный цикл</w:delText>
              </w:r>
              <w:bookmarkStart w:id="1647" w:name="_Toc173151436"/>
              <w:bookmarkStart w:id="1648" w:name="_Toc173746031"/>
              <w:bookmarkStart w:id="1649" w:name="_Toc175760643"/>
              <w:bookmarkStart w:id="1650" w:name="_Toc189429660"/>
              <w:bookmarkStart w:id="1651" w:name="_Toc222927370"/>
              <w:bookmarkStart w:id="1652" w:name="_Toc222927761"/>
              <w:bookmarkEnd w:id="1647"/>
              <w:bookmarkEnd w:id="1648"/>
              <w:bookmarkEnd w:id="1649"/>
              <w:bookmarkEnd w:id="1650"/>
              <w:bookmarkEnd w:id="1651"/>
              <w:bookmarkEnd w:id="1652"/>
            </w:del>
          </w:p>
        </w:tc>
        <w:bookmarkStart w:id="1653" w:name="_Toc173151437"/>
        <w:bookmarkStart w:id="1654" w:name="_Toc173746032"/>
        <w:bookmarkStart w:id="1655" w:name="_Toc175760644"/>
        <w:bookmarkStart w:id="1656" w:name="_Toc189429661"/>
        <w:bookmarkStart w:id="1657" w:name="_Toc222927371"/>
        <w:bookmarkStart w:id="1658" w:name="_Toc222927762"/>
        <w:bookmarkEnd w:id="1653"/>
        <w:bookmarkEnd w:id="1654"/>
        <w:bookmarkEnd w:id="1655"/>
        <w:bookmarkEnd w:id="1656"/>
        <w:bookmarkEnd w:id="1657"/>
        <w:bookmarkEnd w:id="1658"/>
      </w:tr>
    </w:tbl>
    <w:p w14:paraId="663E50EF" w14:textId="77777777" w:rsidR="00DE55F1" w:rsidRPr="007036CE" w:rsidRDefault="000C38F2" w:rsidP="00DE0449">
      <w:pPr>
        <w:pStyle w:val="51"/>
      </w:pPr>
      <w:bookmarkStart w:id="1659" w:name="_Toc222927763"/>
      <w:commentRangeStart w:id="1660"/>
      <w:r w:rsidRPr="007036CE">
        <w:t xml:space="preserve">Пример </w:t>
      </w:r>
      <w:commentRangeEnd w:id="1660"/>
      <w:r w:rsidR="002443AD" w:rsidRPr="007036CE">
        <w:rPr>
          <w:rStyle w:val="afff4"/>
          <w:sz w:val="24"/>
          <w:szCs w:val="26"/>
        </w:rPr>
        <w:commentReference w:id="1660"/>
      </w:r>
      <w:r w:rsidRPr="007036CE">
        <w:t>запроса по документу</w:t>
      </w:r>
      <w:r w:rsidR="007C5BB8" w:rsidRPr="007036CE">
        <w:t xml:space="preserve"> «Лимиты бюджетных обязательств» (ф.0501052) DBD_LimitsBudgetObligat</w:t>
      </w:r>
      <w:bookmarkEnd w:id="1659"/>
    </w:p>
    <w:p w14:paraId="7FB3DCD4" w14:textId="77777777" w:rsidR="009F4DC4" w:rsidRPr="007036CE" w:rsidRDefault="009F4DC4" w:rsidP="009F4DC4">
      <w:pPr>
        <w:pStyle w:val="GOSTScript"/>
      </w:pPr>
      <w:r w:rsidRPr="007036CE">
        <w:t>{</w:t>
      </w:r>
    </w:p>
    <w:p w14:paraId="322BA275" w14:textId="77777777" w:rsidR="009F4DC4" w:rsidRPr="007036CE" w:rsidRDefault="009F4DC4" w:rsidP="009F4DC4">
      <w:pPr>
        <w:pStyle w:val="GOSTScript"/>
      </w:pPr>
      <w:r w:rsidRPr="007036CE">
        <w:tab/>
        <w:t>"header": {</w:t>
      </w:r>
    </w:p>
    <w:p w14:paraId="4F043CA4" w14:textId="77777777" w:rsidR="009F4DC4" w:rsidRPr="007036CE" w:rsidRDefault="009F4DC4" w:rsidP="009F4DC4">
      <w:pPr>
        <w:pStyle w:val="GOSTScript"/>
      </w:pPr>
      <w:r w:rsidRPr="007036CE">
        <w:tab/>
      </w:r>
      <w:r w:rsidRPr="007036CE">
        <w:tab/>
        <w:t>"Source": "</w:t>
      </w:r>
      <w:del w:id="1661" w:author="Сатлер Марина Викторовна" w:date="2024-09-25T17:26:00Z">
        <w:r w:rsidRPr="007036CE" w:rsidDel="00106EBC">
          <w:delText>EXP05</w:delText>
        </w:r>
      </w:del>
      <w:ins w:id="1662" w:author="Сатлер Марина Викторовна" w:date="2024-09-25T17:26:00Z">
        <w:r w:rsidR="00106EBC" w:rsidRPr="007036CE">
          <w:t>EXP01</w:t>
        </w:r>
      </w:ins>
      <w:r w:rsidRPr="007036CE">
        <w:t>",</w:t>
      </w:r>
    </w:p>
    <w:p w14:paraId="70974D1F" w14:textId="77777777" w:rsidR="009F4DC4" w:rsidRPr="007036CE" w:rsidRDefault="009F4DC4" w:rsidP="009F4DC4">
      <w:pPr>
        <w:pStyle w:val="GOSTScript"/>
      </w:pPr>
      <w:r w:rsidRPr="007036CE">
        <w:tab/>
      </w:r>
      <w:r w:rsidRPr="007036CE">
        <w:tab/>
        <w:t>"ReqDateTime": "2024-02-05 10:37:22",</w:t>
      </w:r>
    </w:p>
    <w:p w14:paraId="77768D87" w14:textId="77777777" w:rsidR="009F4DC4" w:rsidRPr="007036CE" w:rsidRDefault="009F4DC4" w:rsidP="009F4DC4">
      <w:pPr>
        <w:pStyle w:val="GOSTScript"/>
      </w:pPr>
      <w:r w:rsidRPr="007036CE">
        <w:tab/>
      </w:r>
      <w:r w:rsidRPr="007036CE">
        <w:tab/>
        <w:t>"Version": "1.0",</w:t>
      </w:r>
    </w:p>
    <w:p w14:paraId="1A206A35" w14:textId="77777777" w:rsidR="009F4DC4" w:rsidRPr="007036CE" w:rsidRDefault="009F4DC4" w:rsidP="009F4DC4">
      <w:pPr>
        <w:pStyle w:val="GOSTScript"/>
      </w:pPr>
      <w:r w:rsidRPr="007036CE">
        <w:lastRenderedPageBreak/>
        <w:tab/>
      </w:r>
      <w:r w:rsidRPr="007036CE">
        <w:tab/>
        <w:t>"Params": [</w:t>
      </w:r>
    </w:p>
    <w:p w14:paraId="689737F6" w14:textId="77777777" w:rsidR="009F4DC4" w:rsidRPr="007036CE" w:rsidRDefault="009F4DC4" w:rsidP="009F4DC4">
      <w:pPr>
        <w:pStyle w:val="GOSTScript"/>
      </w:pPr>
      <w:r w:rsidRPr="007036CE">
        <w:tab/>
      </w:r>
      <w:r w:rsidRPr="007036CE">
        <w:tab/>
      </w:r>
      <w:r w:rsidRPr="007036CE">
        <w:tab/>
        <w:t>{</w:t>
      </w:r>
    </w:p>
    <w:p w14:paraId="0C4AC7DD" w14:textId="77777777" w:rsidR="009F4DC4" w:rsidRPr="007036CE" w:rsidRDefault="009F4DC4" w:rsidP="009F4DC4">
      <w:pPr>
        <w:pStyle w:val="GOSTScript"/>
      </w:pPr>
      <w:r w:rsidRPr="007036CE">
        <w:tab/>
      </w:r>
      <w:r w:rsidRPr="007036CE">
        <w:tab/>
      </w:r>
      <w:r w:rsidRPr="007036CE">
        <w:tab/>
      </w:r>
      <w:r w:rsidRPr="007036CE">
        <w:tab/>
        <w:t>"param": "example",</w:t>
      </w:r>
    </w:p>
    <w:p w14:paraId="2BE2278D" w14:textId="77777777" w:rsidR="009F4DC4" w:rsidRPr="007036CE" w:rsidRDefault="009F4DC4" w:rsidP="009F4DC4">
      <w:pPr>
        <w:pStyle w:val="GOSTScript"/>
      </w:pPr>
      <w:r w:rsidRPr="007036CE">
        <w:tab/>
      </w:r>
      <w:r w:rsidRPr="007036CE">
        <w:tab/>
      </w:r>
      <w:r w:rsidRPr="007036CE">
        <w:tab/>
      </w:r>
      <w:r w:rsidRPr="007036CE">
        <w:tab/>
        <w:t>"value": "01"</w:t>
      </w:r>
    </w:p>
    <w:p w14:paraId="1E1423E4" w14:textId="77777777" w:rsidR="009F4DC4" w:rsidRPr="007036CE" w:rsidRDefault="009F4DC4" w:rsidP="009F4DC4">
      <w:pPr>
        <w:pStyle w:val="GOSTScript"/>
      </w:pPr>
      <w:r w:rsidRPr="007036CE">
        <w:tab/>
      </w:r>
      <w:r w:rsidRPr="007036CE">
        <w:tab/>
      </w:r>
      <w:r w:rsidRPr="007036CE">
        <w:tab/>
        <w:t>}</w:t>
      </w:r>
    </w:p>
    <w:p w14:paraId="05B1A93D" w14:textId="77777777" w:rsidR="009F4DC4" w:rsidRPr="007036CE" w:rsidRDefault="009F4DC4" w:rsidP="009F4DC4">
      <w:pPr>
        <w:pStyle w:val="GOSTScript"/>
      </w:pPr>
      <w:r w:rsidRPr="007036CE">
        <w:tab/>
      </w:r>
      <w:r w:rsidRPr="007036CE">
        <w:tab/>
        <w:t>],</w:t>
      </w:r>
    </w:p>
    <w:p w14:paraId="0BB6409C" w14:textId="77777777" w:rsidR="009F4DC4" w:rsidRPr="007036CE" w:rsidRDefault="009F4DC4" w:rsidP="009F4DC4">
      <w:pPr>
        <w:pStyle w:val="GOSTScript"/>
      </w:pPr>
      <w:r w:rsidRPr="007036CE">
        <w:tab/>
      </w:r>
      <w:r w:rsidRPr="007036CE">
        <w:tab/>
        <w:t>"ReqGuid": "b0d4ce5d-2757-4688-948c-vv72qba94f86",</w:t>
      </w:r>
    </w:p>
    <w:p w14:paraId="69D96408" w14:textId="77777777" w:rsidR="009F4DC4" w:rsidRPr="007036CE" w:rsidRDefault="009F4DC4" w:rsidP="009F4DC4">
      <w:pPr>
        <w:pStyle w:val="GOSTScript"/>
      </w:pPr>
      <w:r w:rsidRPr="007036CE">
        <w:tab/>
      </w:r>
      <w:r w:rsidRPr="007036CE">
        <w:tab/>
        <w:t>"DocGuid": "0bd90a7c-e339-34ff-ac39-73029ff81370",</w:t>
      </w:r>
    </w:p>
    <w:p w14:paraId="53DF6C0F" w14:textId="77777777" w:rsidR="009F4DC4" w:rsidRPr="007036CE" w:rsidRDefault="009F4DC4" w:rsidP="009F4DC4">
      <w:pPr>
        <w:pStyle w:val="GOSTScript"/>
      </w:pPr>
      <w:r w:rsidRPr="007036CE">
        <w:tab/>
      </w:r>
      <w:r w:rsidRPr="007036CE">
        <w:tab/>
        <w:t>"RequestType": "ACCOUNTING",</w:t>
      </w:r>
    </w:p>
    <w:p w14:paraId="3D415D88" w14:textId="77777777" w:rsidR="009F4DC4" w:rsidRPr="007036CE" w:rsidRDefault="009F4DC4" w:rsidP="009F4DC4">
      <w:pPr>
        <w:pStyle w:val="GOSTScript"/>
      </w:pPr>
      <w:r w:rsidRPr="007036CE">
        <w:tab/>
      </w:r>
      <w:r w:rsidRPr="007036CE">
        <w:tab/>
        <w:t>"TypeDoc": "DBD_LimitsBudgetObligat",</w:t>
      </w:r>
    </w:p>
    <w:p w14:paraId="0FADFB55" w14:textId="77777777" w:rsidR="009F4DC4" w:rsidRPr="007036CE" w:rsidRDefault="009F4DC4" w:rsidP="009F4DC4">
      <w:pPr>
        <w:pStyle w:val="GOSTScript"/>
      </w:pPr>
      <w:r w:rsidRPr="007036CE">
        <w:tab/>
      </w:r>
      <w:r w:rsidRPr="007036CE">
        <w:tab/>
        <w:t>"Stage": "auth",</w:t>
      </w:r>
    </w:p>
    <w:p w14:paraId="208FA5F3" w14:textId="77777777" w:rsidR="009F4DC4" w:rsidRPr="007036CE" w:rsidRDefault="009F4DC4" w:rsidP="009F4DC4">
      <w:pPr>
        <w:pStyle w:val="GOSTScript"/>
      </w:pPr>
      <w:r w:rsidRPr="007036CE">
        <w:tab/>
      </w:r>
      <w:r w:rsidRPr="007036CE">
        <w:tab/>
        <w:t>"BalLevContrl": 0,</w:t>
      </w:r>
    </w:p>
    <w:p w14:paraId="41DE2C5A" w14:textId="77777777" w:rsidR="009F4DC4" w:rsidRPr="007036CE" w:rsidRDefault="009F4DC4" w:rsidP="009F4DC4">
      <w:pPr>
        <w:pStyle w:val="GOSTScript"/>
      </w:pPr>
      <w:r w:rsidRPr="007036CE">
        <w:tab/>
      </w:r>
      <w:r w:rsidRPr="007036CE">
        <w:tab/>
        <w:t>"Subject": "</w:t>
      </w:r>
      <w:r w:rsidR="0040715D" w:rsidRPr="007036CE">
        <w:t>9500</w:t>
      </w:r>
      <w:r w:rsidRPr="007036CE">
        <w:t>",</w:t>
      </w:r>
    </w:p>
    <w:p w14:paraId="035840B5" w14:textId="77777777" w:rsidR="009F4DC4" w:rsidRPr="007036CE" w:rsidRDefault="009F4DC4" w:rsidP="009F4DC4">
      <w:pPr>
        <w:pStyle w:val="GOSTScript"/>
      </w:pPr>
      <w:r w:rsidRPr="007036CE">
        <w:tab/>
      </w:r>
      <w:r w:rsidRPr="007036CE">
        <w:tab/>
        <w:t>"SettlementDate": "2024-02-05"</w:t>
      </w:r>
    </w:p>
    <w:p w14:paraId="6BB70238" w14:textId="77777777" w:rsidR="009F4DC4" w:rsidRPr="007036CE" w:rsidRDefault="009F4DC4" w:rsidP="009F4DC4">
      <w:pPr>
        <w:pStyle w:val="GOSTScript"/>
      </w:pPr>
      <w:r w:rsidRPr="007036CE">
        <w:tab/>
        <w:t>},</w:t>
      </w:r>
    </w:p>
    <w:p w14:paraId="66DD0D76" w14:textId="77777777" w:rsidR="009F4DC4" w:rsidRPr="007036CE" w:rsidRDefault="009F4DC4" w:rsidP="009F4DC4">
      <w:pPr>
        <w:pStyle w:val="GOSTScript"/>
      </w:pPr>
      <w:r w:rsidRPr="007036CE">
        <w:tab/>
        <w:t>"document": {</w:t>
      </w:r>
    </w:p>
    <w:p w14:paraId="495A5018" w14:textId="77777777" w:rsidR="009F4DC4" w:rsidRPr="007036CE" w:rsidRDefault="009F4DC4" w:rsidP="009F4DC4">
      <w:pPr>
        <w:pStyle w:val="GOSTScript"/>
      </w:pPr>
      <w:r w:rsidRPr="007036CE">
        <w:tab/>
      </w:r>
      <w:r w:rsidRPr="007036CE">
        <w:tab/>
        <w:t>"NUM_DOC": "001-0129",</w:t>
      </w:r>
    </w:p>
    <w:p w14:paraId="28BF7599" w14:textId="77777777" w:rsidR="009F4DC4" w:rsidRPr="007036CE" w:rsidRDefault="009F4DC4" w:rsidP="009F4DC4">
      <w:pPr>
        <w:pStyle w:val="GOSTScript"/>
      </w:pPr>
      <w:r w:rsidRPr="007036CE">
        <w:tab/>
      </w:r>
      <w:r w:rsidRPr="007036CE">
        <w:tab/>
        <w:t>"DATE_DOC": "2024-02-05",</w:t>
      </w:r>
    </w:p>
    <w:p w14:paraId="540F2FFE" w14:textId="77777777" w:rsidR="009F4DC4" w:rsidRPr="007036CE" w:rsidRDefault="009F4DC4" w:rsidP="009F4DC4">
      <w:pPr>
        <w:pStyle w:val="GOSTScript"/>
      </w:pPr>
      <w:r w:rsidRPr="007036CE">
        <w:tab/>
      </w:r>
      <w:r w:rsidRPr="007036CE">
        <w:tab/>
        <w:t>"DOC_TYPE": "</w:t>
      </w:r>
      <w:r w:rsidRPr="007036CE">
        <w:rPr>
          <w:lang w:val="ru-RU"/>
        </w:rPr>
        <w:t>БРЛ</w:t>
      </w:r>
      <w:r w:rsidRPr="007036CE">
        <w:t>",</w:t>
      </w:r>
    </w:p>
    <w:p w14:paraId="65B11311" w14:textId="77777777" w:rsidR="009F4DC4" w:rsidRPr="007036CE" w:rsidRDefault="009F4DC4" w:rsidP="009F4DC4">
      <w:pPr>
        <w:pStyle w:val="GOSTScript"/>
      </w:pPr>
      <w:r w:rsidRPr="007036CE">
        <w:tab/>
      </w:r>
      <w:r w:rsidRPr="007036CE">
        <w:tab/>
        <w:t>"ACCESSLEVEL": 0,</w:t>
      </w:r>
    </w:p>
    <w:p w14:paraId="55354D50" w14:textId="77777777" w:rsidR="009F4DC4" w:rsidRPr="007036CE" w:rsidRDefault="009F4DC4" w:rsidP="009F4DC4">
      <w:pPr>
        <w:pStyle w:val="GOSTScript"/>
      </w:pPr>
      <w:r w:rsidRPr="007036CE">
        <w:tab/>
      </w:r>
      <w:r w:rsidRPr="007036CE">
        <w:tab/>
        <w:t>"BUDGET_CODE": "99010001",</w:t>
      </w:r>
    </w:p>
    <w:p w14:paraId="78E3E39B" w14:textId="77777777" w:rsidR="009F4DC4" w:rsidRPr="007036CE" w:rsidRDefault="009F4DC4" w:rsidP="009F4DC4">
      <w:pPr>
        <w:pStyle w:val="GOSTScript"/>
        <w:rPr>
          <w:ins w:id="1663" w:author="Сатлер Марина Викторовна" w:date="2024-07-08T12:56:00Z"/>
        </w:rPr>
      </w:pPr>
      <w:r w:rsidRPr="007036CE">
        <w:tab/>
      </w:r>
      <w:r w:rsidRPr="007036CE">
        <w:tab/>
        <w:t>"EVENT_DATE": "2024-02-05",</w:t>
      </w:r>
    </w:p>
    <w:p w14:paraId="599FA093" w14:textId="77777777" w:rsidR="0093280F" w:rsidRPr="007036CE" w:rsidRDefault="0093280F" w:rsidP="009F4DC4">
      <w:pPr>
        <w:pStyle w:val="GOSTScript"/>
      </w:pPr>
      <w:ins w:id="1664" w:author="Сатлер Марина Викторовна" w:date="2024-07-08T12:56:00Z">
        <w:r w:rsidRPr="007036CE">
          <w:tab/>
        </w:r>
        <w:r w:rsidRPr="007036CE">
          <w:tab/>
          <w:t>"NBC": "0",</w:t>
        </w:r>
      </w:ins>
    </w:p>
    <w:p w14:paraId="5BE01D90" w14:textId="77777777" w:rsidR="009F4DC4" w:rsidRPr="007036CE" w:rsidRDefault="009F4DC4" w:rsidP="009F4DC4">
      <w:pPr>
        <w:pStyle w:val="GOSTScript"/>
      </w:pPr>
      <w:r w:rsidRPr="007036CE">
        <w:tab/>
      </w:r>
      <w:r w:rsidRPr="007036CE">
        <w:tab/>
        <w:t>"SECTION_1": [</w:t>
      </w:r>
    </w:p>
    <w:p w14:paraId="3FDB084F" w14:textId="77777777" w:rsidR="009F4DC4" w:rsidRPr="007036CE" w:rsidRDefault="009F4DC4" w:rsidP="009F4DC4">
      <w:pPr>
        <w:pStyle w:val="GOSTScript"/>
      </w:pPr>
      <w:r w:rsidRPr="007036CE">
        <w:tab/>
      </w:r>
      <w:r w:rsidRPr="007036CE">
        <w:tab/>
      </w:r>
      <w:r w:rsidRPr="007036CE">
        <w:tab/>
        <w:t>{</w:t>
      </w:r>
    </w:p>
    <w:p w14:paraId="50DAA739" w14:textId="77777777" w:rsidR="009F4DC4" w:rsidRPr="007036CE" w:rsidRDefault="009F4DC4" w:rsidP="009F4DC4">
      <w:pPr>
        <w:pStyle w:val="GOSTScript"/>
      </w:pPr>
      <w:r w:rsidRPr="007036CE">
        <w:tab/>
      </w:r>
      <w:r w:rsidRPr="007036CE">
        <w:tab/>
      </w:r>
      <w:r w:rsidRPr="007036CE">
        <w:tab/>
      </w:r>
      <w:r w:rsidRPr="007036CE">
        <w:tab/>
        <w:t>"</w:t>
      </w:r>
      <w:ins w:id="1665" w:author="Сатлер Марина Викторовна" w:date="2024-06-11T14:12:00Z">
        <w:r w:rsidR="00CF7F5E" w:rsidRPr="007036CE">
          <w:rPr>
            <w:szCs w:val="24"/>
          </w:rPr>
          <w:t>id</w:t>
        </w:r>
      </w:ins>
      <w:del w:id="1666" w:author="Сатлер Марина Викторовна" w:date="2024-06-11T14:12:00Z">
        <w:r w:rsidRPr="007036CE" w:rsidDel="00CF7F5E">
          <w:delText>ID</w:delText>
        </w:r>
      </w:del>
      <w:r w:rsidRPr="007036CE">
        <w:t>": 1,</w:t>
      </w:r>
    </w:p>
    <w:p w14:paraId="6F4E1E74" w14:textId="77777777" w:rsidR="009F4DC4" w:rsidRPr="007036CE" w:rsidRDefault="009F4DC4" w:rsidP="009F4DC4">
      <w:pPr>
        <w:pStyle w:val="GOSTScript"/>
      </w:pPr>
      <w:r w:rsidRPr="007036CE">
        <w:tab/>
      </w:r>
      <w:r w:rsidRPr="007036CE">
        <w:tab/>
      </w:r>
      <w:r w:rsidRPr="007036CE">
        <w:tab/>
      </w:r>
      <w:r w:rsidRPr="007036CE">
        <w:tab/>
        <w:t>"NUMBROW": "1",</w:t>
      </w:r>
    </w:p>
    <w:p w14:paraId="22F345CC" w14:textId="77777777" w:rsidR="009F4DC4" w:rsidRPr="007036CE" w:rsidRDefault="009F4DC4" w:rsidP="009F4DC4">
      <w:pPr>
        <w:pStyle w:val="GOSTScript"/>
      </w:pPr>
      <w:r w:rsidRPr="007036CE">
        <w:tab/>
      </w:r>
      <w:r w:rsidRPr="007036CE">
        <w:tab/>
      </w:r>
      <w:r w:rsidRPr="007036CE">
        <w:tab/>
      </w:r>
      <w:r w:rsidRPr="007036CE">
        <w:tab/>
        <w:t>"SIGNKBK": "N",</w:t>
      </w:r>
    </w:p>
    <w:p w14:paraId="69C96E1C" w14:textId="77777777" w:rsidR="009F4DC4" w:rsidRPr="007036CE" w:rsidRDefault="009F4DC4" w:rsidP="009F4DC4">
      <w:pPr>
        <w:pStyle w:val="GOSTScript"/>
      </w:pPr>
      <w:r w:rsidRPr="007036CE">
        <w:tab/>
      </w:r>
      <w:r w:rsidRPr="007036CE">
        <w:tab/>
      </w:r>
      <w:r w:rsidRPr="007036CE">
        <w:tab/>
      </w:r>
      <w:r w:rsidRPr="007036CE">
        <w:tab/>
        <w:t>"KBK": "10304122430294009414",</w:t>
      </w:r>
    </w:p>
    <w:p w14:paraId="6F92218E" w14:textId="77777777" w:rsidR="009F4DC4" w:rsidRPr="007036CE" w:rsidRDefault="009F4DC4" w:rsidP="009F4DC4">
      <w:pPr>
        <w:pStyle w:val="GOSTScript"/>
      </w:pPr>
      <w:r w:rsidRPr="007036CE">
        <w:tab/>
      </w:r>
      <w:r w:rsidRPr="007036CE">
        <w:tab/>
      </w:r>
      <w:r w:rsidRPr="007036CE">
        <w:tab/>
      </w:r>
      <w:r w:rsidRPr="007036CE">
        <w:tab/>
        <w:t>"TYPEKBK": "11",</w:t>
      </w:r>
    </w:p>
    <w:p w14:paraId="541E2851" w14:textId="77777777" w:rsidR="009F4DC4" w:rsidRPr="007036CE" w:rsidRDefault="009F4DC4" w:rsidP="009F4DC4">
      <w:pPr>
        <w:pStyle w:val="GOSTScript"/>
      </w:pPr>
      <w:r w:rsidRPr="007036CE">
        <w:tab/>
      </w:r>
      <w:r w:rsidRPr="007036CE">
        <w:tab/>
      </w:r>
      <w:r w:rsidRPr="007036CE">
        <w:tab/>
      </w:r>
      <w:r w:rsidRPr="007036CE">
        <w:tab/>
        <w:t>"NULLKBK": "10304122430290000414",</w:t>
      </w:r>
    </w:p>
    <w:p w14:paraId="23FD7C47" w14:textId="77777777" w:rsidR="009F4DC4" w:rsidRPr="007036CE" w:rsidRDefault="009F4DC4" w:rsidP="009F4DC4">
      <w:pPr>
        <w:pStyle w:val="GOSTScript"/>
      </w:pPr>
      <w:r w:rsidRPr="007036CE">
        <w:tab/>
      </w:r>
      <w:r w:rsidRPr="007036CE">
        <w:tab/>
      </w:r>
      <w:r w:rsidRPr="007036CE">
        <w:tab/>
      </w:r>
      <w:r w:rsidRPr="007036CE">
        <w:tab/>
        <w:t>"PA": "01951001031",</w:t>
      </w:r>
    </w:p>
    <w:p w14:paraId="4E9562E5" w14:textId="77777777" w:rsidR="009F4DC4" w:rsidRPr="007036CE" w:rsidRDefault="009F4DC4" w:rsidP="009F4DC4">
      <w:pPr>
        <w:pStyle w:val="GOSTScript"/>
      </w:pPr>
      <w:r w:rsidRPr="007036CE">
        <w:tab/>
      </w:r>
      <w:r w:rsidRPr="007036CE">
        <w:tab/>
      </w:r>
      <w:r w:rsidRPr="007036CE">
        <w:tab/>
      </w:r>
      <w:r w:rsidRPr="007036CE">
        <w:tab/>
        <w:t xml:space="preserve">"CONTUR": </w:t>
      </w:r>
      <w:ins w:id="1667" w:author="Сатлер Марина Викторовна" w:date="2024-02-28T19:11:00Z">
        <w:r w:rsidR="007560C3" w:rsidRPr="007036CE">
          <w:t>"</w:t>
        </w:r>
      </w:ins>
      <w:r w:rsidRPr="007036CE">
        <w:t>1</w:t>
      </w:r>
      <w:ins w:id="1668" w:author="Сатлер Марина Викторовна" w:date="2024-02-28T19:11:00Z">
        <w:r w:rsidR="007560C3" w:rsidRPr="007036CE">
          <w:t>"</w:t>
        </w:r>
      </w:ins>
      <w:r w:rsidRPr="007036CE">
        <w:t>,</w:t>
      </w:r>
    </w:p>
    <w:p w14:paraId="53FFC062" w14:textId="77777777" w:rsidR="009F4DC4" w:rsidRPr="007036CE" w:rsidRDefault="009F4DC4" w:rsidP="009F4DC4">
      <w:pPr>
        <w:pStyle w:val="GOSTScript"/>
      </w:pPr>
      <w:r w:rsidRPr="007036CE">
        <w:tab/>
      </w:r>
      <w:r w:rsidRPr="007036CE">
        <w:tab/>
      </w:r>
      <w:r w:rsidRPr="007036CE">
        <w:tab/>
      </w:r>
      <w:r w:rsidRPr="007036CE">
        <w:tab/>
        <w:t>"SUM_1": 50000.00,</w:t>
      </w:r>
    </w:p>
    <w:p w14:paraId="15845D99" w14:textId="77777777" w:rsidR="009F4DC4" w:rsidRPr="007036CE" w:rsidRDefault="009F4DC4" w:rsidP="009F4DC4">
      <w:pPr>
        <w:pStyle w:val="GOSTScript"/>
      </w:pPr>
      <w:r w:rsidRPr="007036CE">
        <w:tab/>
      </w:r>
      <w:r w:rsidRPr="007036CE">
        <w:tab/>
      </w:r>
      <w:r w:rsidRPr="007036CE">
        <w:tab/>
      </w:r>
      <w:r w:rsidRPr="007036CE">
        <w:tab/>
        <w:t>"SUM_2": 50000.00,</w:t>
      </w:r>
    </w:p>
    <w:p w14:paraId="120782F0" w14:textId="77777777" w:rsidR="009F4DC4" w:rsidRPr="007036CE" w:rsidDel="0093280F" w:rsidRDefault="009F4DC4" w:rsidP="0093280F">
      <w:pPr>
        <w:pStyle w:val="GOSTScript"/>
        <w:rPr>
          <w:del w:id="1669" w:author="Сатлер Марина Викторовна" w:date="2024-07-08T12:56:00Z"/>
        </w:rPr>
      </w:pPr>
      <w:r w:rsidRPr="007036CE">
        <w:tab/>
      </w:r>
      <w:r w:rsidRPr="007036CE">
        <w:tab/>
      </w:r>
      <w:r w:rsidRPr="007036CE">
        <w:tab/>
      </w:r>
      <w:r w:rsidRPr="007036CE">
        <w:tab/>
        <w:t xml:space="preserve">"SUM_3": </w:t>
      </w:r>
      <w:del w:id="1670" w:author="Сатлер Марина Викторовна" w:date="2024-07-08T12:56:00Z">
        <w:r w:rsidRPr="007036CE" w:rsidDel="0093280F">
          <w:delText>5000</w:delText>
        </w:r>
      </w:del>
      <w:r w:rsidRPr="007036CE">
        <w:t>0.00,</w:t>
      </w:r>
    </w:p>
    <w:p w14:paraId="4536E82F" w14:textId="77777777" w:rsidR="009F4DC4" w:rsidRPr="007036CE" w:rsidRDefault="009F4DC4" w:rsidP="0093280F">
      <w:pPr>
        <w:pStyle w:val="GOSTScript"/>
      </w:pPr>
      <w:del w:id="1671" w:author="Сатлер Марина Викторовна" w:date="2024-07-08T12:56:00Z">
        <w:r w:rsidRPr="007036CE" w:rsidDel="0093280F">
          <w:tab/>
        </w:r>
        <w:r w:rsidRPr="007036CE" w:rsidDel="0093280F">
          <w:tab/>
        </w:r>
        <w:r w:rsidRPr="007036CE" w:rsidDel="0093280F">
          <w:tab/>
        </w:r>
        <w:r w:rsidRPr="007036CE" w:rsidDel="0093280F">
          <w:tab/>
          <w:delText>"SUM_4": 0.00</w:delText>
        </w:r>
      </w:del>
    </w:p>
    <w:p w14:paraId="66763959" w14:textId="77777777" w:rsidR="009F4DC4" w:rsidRPr="007036CE" w:rsidRDefault="009F4DC4" w:rsidP="009F4DC4">
      <w:pPr>
        <w:pStyle w:val="GOSTScript"/>
      </w:pPr>
      <w:r w:rsidRPr="007036CE">
        <w:lastRenderedPageBreak/>
        <w:tab/>
      </w:r>
      <w:r w:rsidRPr="007036CE">
        <w:tab/>
      </w:r>
      <w:r w:rsidRPr="007036CE">
        <w:tab/>
        <w:t>},</w:t>
      </w:r>
    </w:p>
    <w:p w14:paraId="60830936" w14:textId="77777777" w:rsidR="009F4DC4" w:rsidRPr="007036CE" w:rsidRDefault="009F4DC4" w:rsidP="009F4DC4">
      <w:pPr>
        <w:pStyle w:val="GOSTScript"/>
      </w:pPr>
      <w:r w:rsidRPr="007036CE">
        <w:tab/>
      </w:r>
      <w:r w:rsidRPr="007036CE">
        <w:tab/>
      </w:r>
      <w:r w:rsidRPr="007036CE">
        <w:tab/>
        <w:t>{</w:t>
      </w:r>
    </w:p>
    <w:p w14:paraId="1E053C74" w14:textId="77777777" w:rsidR="009F4DC4" w:rsidRPr="007036CE" w:rsidRDefault="009F4DC4" w:rsidP="009F4DC4">
      <w:pPr>
        <w:pStyle w:val="GOSTScript"/>
      </w:pPr>
      <w:r w:rsidRPr="007036CE">
        <w:tab/>
      </w:r>
      <w:r w:rsidRPr="007036CE">
        <w:tab/>
      </w:r>
      <w:r w:rsidRPr="007036CE">
        <w:tab/>
      </w:r>
      <w:r w:rsidRPr="007036CE">
        <w:tab/>
        <w:t>"</w:t>
      </w:r>
      <w:ins w:id="1672" w:author="Сатлер Марина Викторовна" w:date="2024-06-11T14:12:00Z">
        <w:r w:rsidR="00CF7F5E" w:rsidRPr="007036CE">
          <w:rPr>
            <w:szCs w:val="24"/>
          </w:rPr>
          <w:t>id</w:t>
        </w:r>
      </w:ins>
      <w:del w:id="1673" w:author="Сатлер Марина Викторовна" w:date="2024-06-11T14:12:00Z">
        <w:r w:rsidRPr="007036CE" w:rsidDel="00CF7F5E">
          <w:delText>ID</w:delText>
        </w:r>
      </w:del>
      <w:r w:rsidRPr="007036CE">
        <w:t>": 2,</w:t>
      </w:r>
    </w:p>
    <w:p w14:paraId="49ECEDD4" w14:textId="77777777" w:rsidR="009F4DC4" w:rsidRPr="007036CE" w:rsidRDefault="009F4DC4" w:rsidP="009F4DC4">
      <w:pPr>
        <w:pStyle w:val="GOSTScript"/>
      </w:pPr>
      <w:r w:rsidRPr="007036CE">
        <w:tab/>
      </w:r>
      <w:r w:rsidRPr="007036CE">
        <w:tab/>
      </w:r>
      <w:r w:rsidRPr="007036CE">
        <w:tab/>
      </w:r>
      <w:r w:rsidRPr="007036CE">
        <w:tab/>
        <w:t>"NUMBROW": "2",</w:t>
      </w:r>
    </w:p>
    <w:p w14:paraId="216CC6FE" w14:textId="77777777" w:rsidR="009F4DC4" w:rsidRPr="007036CE" w:rsidRDefault="009F4DC4" w:rsidP="009F4DC4">
      <w:pPr>
        <w:pStyle w:val="GOSTScript"/>
      </w:pPr>
      <w:r w:rsidRPr="007036CE">
        <w:tab/>
      </w:r>
      <w:r w:rsidRPr="007036CE">
        <w:tab/>
      </w:r>
      <w:r w:rsidRPr="007036CE">
        <w:tab/>
      </w:r>
      <w:r w:rsidRPr="007036CE">
        <w:tab/>
        <w:t>"SIGNKBK": "N",</w:t>
      </w:r>
    </w:p>
    <w:p w14:paraId="651AC41B" w14:textId="77777777" w:rsidR="009F4DC4" w:rsidRPr="007036CE" w:rsidRDefault="009F4DC4" w:rsidP="009F4DC4">
      <w:pPr>
        <w:pStyle w:val="GOSTScript"/>
      </w:pPr>
      <w:r w:rsidRPr="007036CE">
        <w:tab/>
      </w:r>
      <w:r w:rsidRPr="007036CE">
        <w:tab/>
      </w:r>
      <w:r w:rsidRPr="007036CE">
        <w:tab/>
      </w:r>
      <w:r w:rsidRPr="007036CE">
        <w:tab/>
        <w:t>"KBK": "</w:t>
      </w:r>
      <w:r w:rsidR="00F85800" w:rsidRPr="007036CE">
        <w:t>10305032430294009414</w:t>
      </w:r>
      <w:r w:rsidRPr="007036CE">
        <w:t>",</w:t>
      </w:r>
    </w:p>
    <w:p w14:paraId="4EE224BD" w14:textId="77777777" w:rsidR="009F4DC4" w:rsidRPr="007036CE" w:rsidRDefault="009F4DC4" w:rsidP="009F4DC4">
      <w:pPr>
        <w:pStyle w:val="GOSTScript"/>
      </w:pPr>
      <w:r w:rsidRPr="007036CE">
        <w:tab/>
      </w:r>
      <w:r w:rsidRPr="007036CE">
        <w:tab/>
      </w:r>
      <w:r w:rsidRPr="007036CE">
        <w:tab/>
      </w:r>
      <w:r w:rsidRPr="007036CE">
        <w:tab/>
        <w:t>"TYPEKBK": "11",</w:t>
      </w:r>
    </w:p>
    <w:p w14:paraId="54A833D6" w14:textId="77777777" w:rsidR="009F4DC4" w:rsidRPr="007036CE" w:rsidRDefault="009F4DC4" w:rsidP="009F4DC4">
      <w:pPr>
        <w:pStyle w:val="GOSTScript"/>
      </w:pPr>
      <w:r w:rsidRPr="007036CE">
        <w:tab/>
      </w:r>
      <w:r w:rsidRPr="007036CE">
        <w:tab/>
      </w:r>
      <w:r w:rsidRPr="007036CE">
        <w:tab/>
      </w:r>
      <w:r w:rsidRPr="007036CE">
        <w:tab/>
        <w:t>"NULLKBK": "</w:t>
      </w:r>
      <w:r w:rsidR="00F85800" w:rsidRPr="007036CE">
        <w:t>10305032430290000414</w:t>
      </w:r>
      <w:r w:rsidRPr="007036CE">
        <w:t>",</w:t>
      </w:r>
    </w:p>
    <w:p w14:paraId="53D97607" w14:textId="77777777" w:rsidR="009F4DC4" w:rsidRPr="007036CE" w:rsidRDefault="009F4DC4" w:rsidP="009F4DC4">
      <w:pPr>
        <w:pStyle w:val="GOSTScript"/>
      </w:pPr>
      <w:r w:rsidRPr="007036CE">
        <w:tab/>
      </w:r>
      <w:r w:rsidRPr="007036CE">
        <w:tab/>
      </w:r>
      <w:r w:rsidRPr="007036CE">
        <w:tab/>
      </w:r>
      <w:r w:rsidRPr="007036CE">
        <w:tab/>
        <w:t>"PA": "01951001031",</w:t>
      </w:r>
    </w:p>
    <w:p w14:paraId="5891C9DA" w14:textId="77777777" w:rsidR="009F4DC4" w:rsidRPr="007036CE" w:rsidRDefault="009F4DC4" w:rsidP="009F4DC4">
      <w:pPr>
        <w:pStyle w:val="GOSTScript"/>
      </w:pPr>
      <w:r w:rsidRPr="007036CE">
        <w:tab/>
      </w:r>
      <w:r w:rsidRPr="007036CE">
        <w:tab/>
      </w:r>
      <w:r w:rsidRPr="007036CE">
        <w:tab/>
      </w:r>
      <w:r w:rsidRPr="007036CE">
        <w:tab/>
        <w:t xml:space="preserve">"CONTUR": </w:t>
      </w:r>
      <w:ins w:id="1674" w:author="Сатлер Марина Викторовна" w:date="2024-02-28T19:11:00Z">
        <w:r w:rsidR="007560C3" w:rsidRPr="007036CE">
          <w:t>"</w:t>
        </w:r>
      </w:ins>
      <w:r w:rsidRPr="007036CE">
        <w:t>1</w:t>
      </w:r>
      <w:ins w:id="1675" w:author="Сатлер Марина Викторовна" w:date="2024-02-28T19:11:00Z">
        <w:r w:rsidR="007560C3" w:rsidRPr="007036CE">
          <w:t>"</w:t>
        </w:r>
      </w:ins>
      <w:r w:rsidRPr="007036CE">
        <w:t>,</w:t>
      </w:r>
    </w:p>
    <w:p w14:paraId="6BF98BD5" w14:textId="77777777" w:rsidR="009F4DC4" w:rsidRPr="007036CE" w:rsidRDefault="009F4DC4" w:rsidP="009F4DC4">
      <w:pPr>
        <w:pStyle w:val="GOSTScript"/>
      </w:pPr>
      <w:r w:rsidRPr="007036CE">
        <w:tab/>
      </w:r>
      <w:r w:rsidRPr="007036CE">
        <w:tab/>
      </w:r>
      <w:r w:rsidRPr="007036CE">
        <w:tab/>
      </w:r>
      <w:r w:rsidRPr="007036CE">
        <w:tab/>
        <w:t>"SUM_1": 10000.00,</w:t>
      </w:r>
    </w:p>
    <w:p w14:paraId="5F7649D6" w14:textId="77777777" w:rsidR="009F4DC4" w:rsidRPr="007036CE" w:rsidRDefault="009F4DC4" w:rsidP="009F4DC4">
      <w:pPr>
        <w:pStyle w:val="GOSTScript"/>
      </w:pPr>
      <w:r w:rsidRPr="007036CE">
        <w:tab/>
      </w:r>
      <w:r w:rsidRPr="007036CE">
        <w:tab/>
      </w:r>
      <w:r w:rsidRPr="007036CE">
        <w:tab/>
      </w:r>
      <w:r w:rsidRPr="007036CE">
        <w:tab/>
        <w:t>"SUM_2": 200.00,</w:t>
      </w:r>
    </w:p>
    <w:p w14:paraId="57FB8077" w14:textId="77777777" w:rsidR="009F4DC4" w:rsidRPr="007036CE" w:rsidDel="0093280F" w:rsidRDefault="009F4DC4" w:rsidP="0093280F">
      <w:pPr>
        <w:pStyle w:val="GOSTScript"/>
        <w:rPr>
          <w:del w:id="1676" w:author="Сатлер Марина Викторовна" w:date="2024-07-08T12:56:00Z"/>
        </w:rPr>
      </w:pPr>
      <w:r w:rsidRPr="007036CE">
        <w:tab/>
      </w:r>
      <w:r w:rsidRPr="007036CE">
        <w:tab/>
      </w:r>
      <w:r w:rsidRPr="007036CE">
        <w:tab/>
      </w:r>
      <w:r w:rsidRPr="007036CE">
        <w:tab/>
        <w:t>"SUM_3": 0.00,</w:t>
      </w:r>
    </w:p>
    <w:p w14:paraId="667C3A62" w14:textId="77777777" w:rsidR="009F4DC4" w:rsidRPr="007036CE" w:rsidRDefault="009F4DC4" w:rsidP="0093280F">
      <w:pPr>
        <w:pStyle w:val="GOSTScript"/>
      </w:pPr>
      <w:del w:id="1677" w:author="Сатлер Марина Викторовна" w:date="2024-07-08T12:56:00Z">
        <w:r w:rsidRPr="007036CE" w:rsidDel="0093280F">
          <w:tab/>
        </w:r>
        <w:r w:rsidRPr="007036CE" w:rsidDel="0093280F">
          <w:tab/>
        </w:r>
        <w:r w:rsidRPr="007036CE" w:rsidDel="0093280F">
          <w:tab/>
        </w:r>
        <w:r w:rsidRPr="007036CE" w:rsidDel="0093280F">
          <w:tab/>
          <w:delText>"SUM_4": 0.00</w:delText>
        </w:r>
      </w:del>
    </w:p>
    <w:p w14:paraId="46D8A3AF" w14:textId="77777777" w:rsidR="009F4DC4" w:rsidRPr="007036CE" w:rsidRDefault="009F4DC4" w:rsidP="005F6467">
      <w:pPr>
        <w:pStyle w:val="GOSTScript"/>
        <w:rPr>
          <w:lang w:val="ru-RU"/>
        </w:rPr>
      </w:pPr>
      <w:r w:rsidRPr="007036CE">
        <w:tab/>
      </w:r>
      <w:r w:rsidRPr="007036CE">
        <w:tab/>
      </w:r>
      <w:r w:rsidRPr="007036CE">
        <w:tab/>
        <w:t>}</w:t>
      </w:r>
    </w:p>
    <w:p w14:paraId="000C4180" w14:textId="77777777" w:rsidR="009F4DC4" w:rsidRPr="007036CE" w:rsidRDefault="009F4DC4" w:rsidP="009F4DC4">
      <w:pPr>
        <w:pStyle w:val="GOSTScript"/>
        <w:rPr>
          <w:lang w:val="ru-RU"/>
        </w:rPr>
      </w:pPr>
      <w:r w:rsidRPr="007036CE">
        <w:rPr>
          <w:lang w:val="ru-RU"/>
        </w:rPr>
        <w:tab/>
      </w:r>
      <w:r w:rsidRPr="007036CE">
        <w:rPr>
          <w:lang w:val="ru-RU"/>
        </w:rPr>
        <w:tab/>
        <w:t>]</w:t>
      </w:r>
    </w:p>
    <w:p w14:paraId="71398591" w14:textId="77777777" w:rsidR="009F4DC4" w:rsidRPr="007036CE" w:rsidRDefault="009F4DC4" w:rsidP="009F4DC4">
      <w:pPr>
        <w:pStyle w:val="GOSTScript"/>
        <w:rPr>
          <w:lang w:val="ru-RU"/>
        </w:rPr>
      </w:pPr>
      <w:r w:rsidRPr="007036CE">
        <w:rPr>
          <w:lang w:val="ru-RU"/>
        </w:rPr>
        <w:tab/>
        <w:t>}</w:t>
      </w:r>
    </w:p>
    <w:p w14:paraId="46C6031D" w14:textId="77777777" w:rsidR="000C38F2" w:rsidRPr="007036CE" w:rsidRDefault="009F4DC4" w:rsidP="009F4DC4">
      <w:pPr>
        <w:pStyle w:val="GOSTScript"/>
        <w:rPr>
          <w:lang w:val="ru-RU"/>
        </w:rPr>
      </w:pPr>
      <w:r w:rsidRPr="007036CE">
        <w:rPr>
          <w:lang w:val="ru-RU"/>
        </w:rPr>
        <w:t>}</w:t>
      </w:r>
    </w:p>
    <w:p w14:paraId="35724554" w14:textId="77777777" w:rsidR="00DE55F1" w:rsidRPr="007036CE" w:rsidRDefault="00DE55F1" w:rsidP="00DE0449">
      <w:pPr>
        <w:pStyle w:val="41"/>
      </w:pPr>
      <w:bookmarkStart w:id="1678" w:name="_Ref158392622"/>
      <w:bookmarkStart w:id="1679" w:name="_Toc222927764"/>
      <w:r w:rsidRPr="007036CE">
        <w:lastRenderedPageBreak/>
        <w:t>«Бюджетные ассигнования на исполнение публичных нормативных обязательств и лимиты бюджетных обязательств по расходам, финансовое обеспечение которых осуществляется при выполнении условий, на финансовый год и на плановый период» (ф.0501054) DBD_BudgAlloc_PNO_LBO</w:t>
      </w:r>
      <w:bookmarkEnd w:id="1678"/>
      <w:bookmarkEnd w:id="1679"/>
    </w:p>
    <w:p w14:paraId="7BDA8087" w14:textId="77777777" w:rsidR="00DE55F1" w:rsidRPr="007036CE" w:rsidRDefault="00DE55F1" w:rsidP="00DE0449">
      <w:pPr>
        <w:pStyle w:val="51"/>
      </w:pPr>
      <w:bookmarkStart w:id="1680" w:name="_Toc222927765"/>
      <w:r w:rsidRPr="007036CE">
        <w:t>Перечень параметров тела запроса (Document) по документу «Бюджетные ассигнования на исполнение публичных нормативных обязательств и лимиты бюджетных обязательств по расходам, финансовое обеспечение которых осуществляется при выполнении условий, на финансовый год и на плановый период» (ф.0501054) DBD_BudgAlloc_PNO_LBO</w:t>
      </w:r>
      <w:bookmarkEnd w:id="1680"/>
    </w:p>
    <w:p w14:paraId="0881B328" w14:textId="586E9CE2" w:rsidR="00DE55F1" w:rsidRPr="007036CE" w:rsidRDefault="009B61E2" w:rsidP="007E547B">
      <w:pPr>
        <w:pStyle w:val="GOSTNameTable"/>
        <w:numPr>
          <w:ilvl w:val="0"/>
          <w:numId w:val="1"/>
        </w:numPr>
        <w:ind w:left="0"/>
      </w:pPr>
      <w:r w:rsidRPr="007036CE">
        <w:rPr>
          <w:noProof/>
        </w:rPr>
        <w:fldChar w:fldCharType="begin"/>
      </w:r>
      <w:r w:rsidRPr="007036CE">
        <w:rPr>
          <w:noProof/>
        </w:rPr>
        <w:instrText xml:space="preserve"> SEQ Таблица \* ARABIC </w:instrText>
      </w:r>
      <w:r w:rsidRPr="007036CE">
        <w:rPr>
          <w:noProof/>
        </w:rPr>
        <w:fldChar w:fldCharType="separate"/>
      </w:r>
      <w:bookmarkStart w:id="1681" w:name="_Toc222927996"/>
      <w:r w:rsidR="00BD74E1">
        <w:rPr>
          <w:noProof/>
        </w:rPr>
        <w:t>23</w:t>
      </w:r>
      <w:r w:rsidRPr="007036CE">
        <w:rPr>
          <w:noProof/>
        </w:rPr>
        <w:fldChar w:fldCharType="end"/>
      </w:r>
      <w:r w:rsidR="00DE55F1" w:rsidRPr="007036CE">
        <w:t xml:space="preserve"> </w:t>
      </w:r>
      <w:r w:rsidR="004060F4" w:rsidRPr="007036CE">
        <w:t>–</w:t>
      </w:r>
      <w:r w:rsidR="00DE55F1" w:rsidRPr="007036CE">
        <w:t xml:space="preserve"> Параметры тела (Document) запроса на подбор / сторнирование / переформирование записей учета по документу «Бюджетные ассигнования на исполнение публичных нормативных обязательств и лимиты бюджетных обязательств по расходам, финансовое обеспечение которых осуществляется при выполнении условий, на финансовый год и на плановый период» (ф.0501054) DBD_BudgAlloc_PNO_LBO</w:t>
      </w:r>
      <w:bookmarkEnd w:id="1681"/>
    </w:p>
    <w:tbl>
      <w:tblPr>
        <w:tblStyle w:val="GOSTTable"/>
        <w:tblW w:w="5000" w:type="pct"/>
        <w:tblLayout w:type="fixed"/>
        <w:tblLook w:val="07E0" w:firstRow="1" w:lastRow="1" w:firstColumn="1" w:lastColumn="1" w:noHBand="1" w:noVBand="1"/>
      </w:tblPr>
      <w:tblGrid>
        <w:gridCol w:w="3466"/>
        <w:gridCol w:w="2314"/>
        <w:gridCol w:w="1636"/>
        <w:gridCol w:w="946"/>
        <w:gridCol w:w="971"/>
        <w:gridCol w:w="6427"/>
      </w:tblGrid>
      <w:tr w:rsidR="00DE55F1" w:rsidRPr="007036CE" w14:paraId="299955A5" w14:textId="77777777" w:rsidTr="00A03896">
        <w:trPr>
          <w:cnfStyle w:val="100000000000" w:firstRow="1" w:lastRow="0" w:firstColumn="0" w:lastColumn="0" w:oddVBand="0" w:evenVBand="0" w:oddHBand="0" w:evenHBand="0" w:firstRowFirstColumn="0" w:firstRowLastColumn="0" w:lastRowFirstColumn="0" w:lastRowLastColumn="0"/>
          <w:trHeight w:val="1002"/>
        </w:trPr>
        <w:tc>
          <w:tcPr>
            <w:tcW w:w="1100" w:type="pct"/>
            <w:hideMark/>
          </w:tcPr>
          <w:p w14:paraId="72C2BF99" w14:textId="77777777" w:rsidR="00DE55F1" w:rsidRPr="007036CE" w:rsidRDefault="00DE55F1" w:rsidP="00DE55F1">
            <w:pPr>
              <w:pStyle w:val="GOSTTableHead"/>
              <w:rPr>
                <w:szCs w:val="22"/>
              </w:rPr>
            </w:pPr>
            <w:r w:rsidRPr="007036CE">
              <w:rPr>
                <w:szCs w:val="22"/>
              </w:rPr>
              <w:t>Наименование параметра</w:t>
            </w:r>
          </w:p>
        </w:tc>
        <w:tc>
          <w:tcPr>
            <w:tcW w:w="734" w:type="pct"/>
            <w:hideMark/>
          </w:tcPr>
          <w:p w14:paraId="343D4805" w14:textId="77777777" w:rsidR="00DE55F1" w:rsidRPr="007036CE" w:rsidRDefault="00DE55F1" w:rsidP="00DE55F1">
            <w:pPr>
              <w:pStyle w:val="GOSTTableHead"/>
              <w:rPr>
                <w:szCs w:val="22"/>
              </w:rPr>
            </w:pPr>
            <w:r w:rsidRPr="007036CE">
              <w:rPr>
                <w:szCs w:val="22"/>
              </w:rPr>
              <w:t>Название тэга</w:t>
            </w:r>
          </w:p>
        </w:tc>
        <w:tc>
          <w:tcPr>
            <w:tcW w:w="519" w:type="pct"/>
            <w:hideMark/>
          </w:tcPr>
          <w:p w14:paraId="2E00AFF9" w14:textId="77777777" w:rsidR="00DE55F1" w:rsidRPr="007036CE" w:rsidRDefault="00DE55F1" w:rsidP="00DE55F1">
            <w:pPr>
              <w:pStyle w:val="GOSTTableHead"/>
              <w:rPr>
                <w:szCs w:val="22"/>
              </w:rPr>
            </w:pPr>
            <w:r w:rsidRPr="007036CE">
              <w:rPr>
                <w:szCs w:val="22"/>
              </w:rPr>
              <w:t>Тип данных</w:t>
            </w:r>
          </w:p>
        </w:tc>
        <w:tc>
          <w:tcPr>
            <w:tcW w:w="300" w:type="pct"/>
          </w:tcPr>
          <w:p w14:paraId="6B6BBA39" w14:textId="77777777" w:rsidR="00DE55F1" w:rsidRPr="007036CE" w:rsidRDefault="00DE55F1" w:rsidP="00DE55F1">
            <w:pPr>
              <w:pStyle w:val="GOSTTableHead"/>
              <w:rPr>
                <w:szCs w:val="22"/>
              </w:rPr>
            </w:pPr>
            <w:r w:rsidRPr="007036CE">
              <w:rPr>
                <w:szCs w:val="22"/>
              </w:rPr>
              <w:t>Обязательность</w:t>
            </w:r>
          </w:p>
        </w:tc>
        <w:tc>
          <w:tcPr>
            <w:tcW w:w="308" w:type="pct"/>
            <w:hideMark/>
          </w:tcPr>
          <w:p w14:paraId="1ED40396" w14:textId="77777777" w:rsidR="00DE55F1" w:rsidRPr="007036CE" w:rsidRDefault="00DE55F1" w:rsidP="00DE55F1">
            <w:pPr>
              <w:pStyle w:val="GOSTTableHead"/>
              <w:rPr>
                <w:szCs w:val="22"/>
              </w:rPr>
            </w:pPr>
            <w:r w:rsidRPr="007036CE">
              <w:rPr>
                <w:szCs w:val="22"/>
              </w:rPr>
              <w:t>Размерность</w:t>
            </w:r>
          </w:p>
        </w:tc>
        <w:tc>
          <w:tcPr>
            <w:tcW w:w="2039" w:type="pct"/>
          </w:tcPr>
          <w:p w14:paraId="469A541A" w14:textId="77777777" w:rsidR="00DE55F1" w:rsidRPr="007036CE" w:rsidRDefault="00DE55F1" w:rsidP="00DE55F1">
            <w:pPr>
              <w:pStyle w:val="GOSTTableHead"/>
              <w:rPr>
                <w:szCs w:val="22"/>
              </w:rPr>
            </w:pPr>
            <w:r w:rsidRPr="007036CE">
              <w:rPr>
                <w:szCs w:val="22"/>
              </w:rPr>
              <w:t>Описание</w:t>
            </w:r>
          </w:p>
        </w:tc>
      </w:tr>
      <w:tr w:rsidR="00DE55F1" w:rsidRPr="007036CE" w14:paraId="249819F2" w14:textId="77777777" w:rsidTr="00A03896">
        <w:tc>
          <w:tcPr>
            <w:tcW w:w="1100" w:type="pct"/>
          </w:tcPr>
          <w:p w14:paraId="7A775981" w14:textId="77777777" w:rsidR="00DE55F1" w:rsidRPr="007036CE" w:rsidRDefault="00DE55F1" w:rsidP="00DE55F1">
            <w:pPr>
              <w:pStyle w:val="GOSTTablenorm"/>
            </w:pPr>
            <w:r w:rsidRPr="007036CE">
              <w:rPr>
                <w:szCs w:val="22"/>
              </w:rPr>
              <w:t>Номер документа</w:t>
            </w:r>
          </w:p>
        </w:tc>
        <w:tc>
          <w:tcPr>
            <w:tcW w:w="734" w:type="pct"/>
          </w:tcPr>
          <w:p w14:paraId="4FB19D67" w14:textId="77777777" w:rsidR="00DE55F1" w:rsidRPr="007036CE" w:rsidRDefault="00DE55F1" w:rsidP="00DE55F1">
            <w:pPr>
              <w:pStyle w:val="GOSTTablenorm"/>
            </w:pPr>
            <w:r w:rsidRPr="007036CE">
              <w:rPr>
                <w:szCs w:val="22"/>
                <w:lang w:val="en-US"/>
              </w:rPr>
              <w:t>NUM_DOC</w:t>
            </w:r>
          </w:p>
        </w:tc>
        <w:tc>
          <w:tcPr>
            <w:tcW w:w="519" w:type="pct"/>
          </w:tcPr>
          <w:p w14:paraId="6BF055DA" w14:textId="77777777" w:rsidR="00DE55F1" w:rsidRPr="007036CE" w:rsidRDefault="00DE55F1" w:rsidP="00DE55F1">
            <w:pPr>
              <w:pStyle w:val="GOSTTablenorm"/>
            </w:pPr>
            <w:r w:rsidRPr="007036CE">
              <w:rPr>
                <w:szCs w:val="22"/>
              </w:rPr>
              <w:t>Строка</w:t>
            </w:r>
          </w:p>
        </w:tc>
        <w:tc>
          <w:tcPr>
            <w:tcW w:w="300" w:type="pct"/>
          </w:tcPr>
          <w:p w14:paraId="7E1A7970" w14:textId="77777777" w:rsidR="00DE55F1" w:rsidRPr="007036CE" w:rsidRDefault="00DE55F1" w:rsidP="00DE55F1">
            <w:pPr>
              <w:pStyle w:val="GOSTTablenorm"/>
            </w:pPr>
            <w:r w:rsidRPr="007036CE">
              <w:rPr>
                <w:szCs w:val="22"/>
              </w:rPr>
              <w:t>Да</w:t>
            </w:r>
          </w:p>
        </w:tc>
        <w:tc>
          <w:tcPr>
            <w:tcW w:w="308" w:type="pct"/>
          </w:tcPr>
          <w:p w14:paraId="58B1B798" w14:textId="77777777" w:rsidR="00DE55F1" w:rsidRPr="007036CE" w:rsidRDefault="00DE55F1" w:rsidP="00DE55F1">
            <w:pPr>
              <w:pStyle w:val="GOSTTablenorm"/>
            </w:pPr>
            <w:r w:rsidRPr="007036CE">
              <w:rPr>
                <w:szCs w:val="22"/>
                <w:lang w:val="en-US"/>
              </w:rPr>
              <w:t>&lt;=25</w:t>
            </w:r>
          </w:p>
        </w:tc>
        <w:tc>
          <w:tcPr>
            <w:tcW w:w="2039" w:type="pct"/>
          </w:tcPr>
          <w:p w14:paraId="34DD3070" w14:textId="77777777" w:rsidR="00DE55F1" w:rsidRPr="007036CE" w:rsidRDefault="00DE55F1" w:rsidP="00DE55F1">
            <w:pPr>
              <w:pStyle w:val="GOSTTablenorm"/>
            </w:pPr>
            <w:r w:rsidRPr="007036CE">
              <w:rPr>
                <w:szCs w:val="22"/>
              </w:rPr>
              <w:t>Указывается номер документа</w:t>
            </w:r>
          </w:p>
        </w:tc>
      </w:tr>
      <w:tr w:rsidR="00DE55F1" w:rsidRPr="007036CE" w14:paraId="35034AD0" w14:textId="77777777" w:rsidTr="00A03896">
        <w:tc>
          <w:tcPr>
            <w:tcW w:w="1100" w:type="pct"/>
          </w:tcPr>
          <w:p w14:paraId="7A2829E9" w14:textId="77777777" w:rsidR="00DE55F1" w:rsidRPr="007036CE" w:rsidRDefault="00DE55F1" w:rsidP="00DE55F1">
            <w:pPr>
              <w:pStyle w:val="GOSTTablenorm"/>
              <w:rPr>
                <w:szCs w:val="22"/>
              </w:rPr>
            </w:pPr>
            <w:r w:rsidRPr="007036CE">
              <w:rPr>
                <w:szCs w:val="22"/>
              </w:rPr>
              <w:t>Дата документа</w:t>
            </w:r>
          </w:p>
        </w:tc>
        <w:tc>
          <w:tcPr>
            <w:tcW w:w="734" w:type="pct"/>
          </w:tcPr>
          <w:p w14:paraId="71DCB70B" w14:textId="77777777" w:rsidR="00DE55F1" w:rsidRPr="007036CE" w:rsidRDefault="00DE55F1" w:rsidP="00DE55F1">
            <w:pPr>
              <w:pStyle w:val="GOSTTablenorm"/>
              <w:rPr>
                <w:szCs w:val="22"/>
                <w:lang w:val="en-US"/>
              </w:rPr>
            </w:pPr>
            <w:r w:rsidRPr="007036CE">
              <w:rPr>
                <w:szCs w:val="22"/>
                <w:lang w:val="en-US"/>
              </w:rPr>
              <w:t>DATE_DOC</w:t>
            </w:r>
          </w:p>
        </w:tc>
        <w:tc>
          <w:tcPr>
            <w:tcW w:w="519" w:type="pct"/>
          </w:tcPr>
          <w:p w14:paraId="3B671450" w14:textId="77777777" w:rsidR="00DE55F1" w:rsidRPr="007036CE" w:rsidRDefault="00DE55F1" w:rsidP="00DE55F1">
            <w:pPr>
              <w:pStyle w:val="GOSTTablenorm"/>
            </w:pPr>
            <w:r w:rsidRPr="007036CE">
              <w:rPr>
                <w:szCs w:val="22"/>
              </w:rPr>
              <w:t>Дата</w:t>
            </w:r>
          </w:p>
        </w:tc>
        <w:tc>
          <w:tcPr>
            <w:tcW w:w="300" w:type="pct"/>
          </w:tcPr>
          <w:p w14:paraId="7C830984" w14:textId="77777777" w:rsidR="00DE55F1" w:rsidRPr="007036CE" w:rsidRDefault="00DE55F1" w:rsidP="00DE55F1">
            <w:pPr>
              <w:pStyle w:val="GOSTTablenorm"/>
            </w:pPr>
            <w:r w:rsidRPr="007036CE">
              <w:rPr>
                <w:szCs w:val="22"/>
              </w:rPr>
              <w:t>Да</w:t>
            </w:r>
          </w:p>
        </w:tc>
        <w:tc>
          <w:tcPr>
            <w:tcW w:w="308" w:type="pct"/>
          </w:tcPr>
          <w:p w14:paraId="4A10FF98" w14:textId="77777777" w:rsidR="00DE55F1" w:rsidRPr="007036CE" w:rsidRDefault="00DE55F1" w:rsidP="00DE55F1">
            <w:pPr>
              <w:pStyle w:val="GOSTTablenorm"/>
            </w:pPr>
          </w:p>
        </w:tc>
        <w:tc>
          <w:tcPr>
            <w:tcW w:w="2039" w:type="pct"/>
          </w:tcPr>
          <w:p w14:paraId="092A40C4" w14:textId="77777777" w:rsidR="00DE55F1" w:rsidRPr="007036CE" w:rsidRDefault="00DE55F1" w:rsidP="00371FF2">
            <w:pPr>
              <w:pStyle w:val="GOSTTablenorm"/>
            </w:pPr>
            <w:r w:rsidRPr="007036CE">
              <w:rPr>
                <w:szCs w:val="22"/>
              </w:rPr>
              <w:t>Указывается дата документа в формате YYYY-MM-DD</w:t>
            </w:r>
          </w:p>
        </w:tc>
      </w:tr>
      <w:tr w:rsidR="00DE55F1" w:rsidRPr="007036CE" w14:paraId="6F536BC8" w14:textId="77777777" w:rsidTr="00A03896">
        <w:tc>
          <w:tcPr>
            <w:tcW w:w="1100" w:type="pct"/>
          </w:tcPr>
          <w:p w14:paraId="5A59DC76" w14:textId="77777777" w:rsidR="00DE55F1" w:rsidRPr="007036CE" w:rsidRDefault="00DE55F1" w:rsidP="00DE55F1">
            <w:pPr>
              <w:pStyle w:val="GOSTTablenorm"/>
              <w:rPr>
                <w:szCs w:val="22"/>
              </w:rPr>
            </w:pPr>
            <w:r w:rsidRPr="007036CE">
              <w:t>Вид документа</w:t>
            </w:r>
          </w:p>
        </w:tc>
        <w:tc>
          <w:tcPr>
            <w:tcW w:w="734" w:type="pct"/>
          </w:tcPr>
          <w:p w14:paraId="446B7EF9" w14:textId="77777777" w:rsidR="00DE55F1" w:rsidRPr="007036CE" w:rsidRDefault="00DE55F1" w:rsidP="00DE55F1">
            <w:pPr>
              <w:pStyle w:val="GOSTTablenorm"/>
              <w:rPr>
                <w:szCs w:val="22"/>
                <w:lang w:val="en-US"/>
              </w:rPr>
            </w:pPr>
            <w:r w:rsidRPr="007036CE">
              <w:rPr>
                <w:szCs w:val="22"/>
                <w:lang w:val="en-US"/>
              </w:rPr>
              <w:t>DOC_TYPE</w:t>
            </w:r>
          </w:p>
        </w:tc>
        <w:tc>
          <w:tcPr>
            <w:tcW w:w="519" w:type="pct"/>
          </w:tcPr>
          <w:p w14:paraId="6AF2E3B5" w14:textId="77777777" w:rsidR="00DE55F1" w:rsidRPr="007036CE" w:rsidRDefault="00DE55F1" w:rsidP="00DE55F1">
            <w:pPr>
              <w:pStyle w:val="GOSTTablenorm"/>
            </w:pPr>
            <w:r w:rsidRPr="007036CE">
              <w:t>Строка</w:t>
            </w:r>
          </w:p>
        </w:tc>
        <w:tc>
          <w:tcPr>
            <w:tcW w:w="300" w:type="pct"/>
          </w:tcPr>
          <w:p w14:paraId="03167B03" w14:textId="77777777" w:rsidR="00DE55F1" w:rsidRPr="007036CE" w:rsidRDefault="00DE55F1" w:rsidP="00DE55F1">
            <w:pPr>
              <w:pStyle w:val="GOSTTablenorm"/>
            </w:pPr>
            <w:r w:rsidRPr="007036CE">
              <w:t>Да</w:t>
            </w:r>
          </w:p>
        </w:tc>
        <w:tc>
          <w:tcPr>
            <w:tcW w:w="308" w:type="pct"/>
          </w:tcPr>
          <w:p w14:paraId="1079D711" w14:textId="77777777" w:rsidR="00DE55F1" w:rsidRPr="007036CE" w:rsidRDefault="00DE55F1" w:rsidP="00DE55F1">
            <w:pPr>
              <w:pStyle w:val="GOSTTablenorm"/>
            </w:pPr>
            <w:r w:rsidRPr="007036CE">
              <w:t>=3</w:t>
            </w:r>
          </w:p>
        </w:tc>
        <w:tc>
          <w:tcPr>
            <w:tcW w:w="2039" w:type="pct"/>
          </w:tcPr>
          <w:p w14:paraId="2D3C6AC4" w14:textId="77777777" w:rsidR="00DE55F1" w:rsidRPr="007036CE" w:rsidRDefault="00DE55F1" w:rsidP="00DE55F1">
            <w:pPr>
              <w:pStyle w:val="GOSTTablenorm"/>
            </w:pPr>
            <w:r w:rsidRPr="007036CE">
              <w:t>Указывается код вида документа.</w:t>
            </w:r>
          </w:p>
          <w:p w14:paraId="01D8A58B" w14:textId="77777777" w:rsidR="00DE55F1" w:rsidRPr="007036CE" w:rsidRDefault="00DE55F1" w:rsidP="00DE55F1">
            <w:pPr>
              <w:pStyle w:val="GOSTTablenorm"/>
            </w:pPr>
            <w:r w:rsidRPr="007036CE">
              <w:t>Заполняется значением «БАП»</w:t>
            </w:r>
          </w:p>
        </w:tc>
      </w:tr>
      <w:tr w:rsidR="00DE55F1" w:rsidRPr="007036CE" w14:paraId="3DCC75B0" w14:textId="77777777" w:rsidTr="00A03896">
        <w:tc>
          <w:tcPr>
            <w:tcW w:w="1100" w:type="pct"/>
          </w:tcPr>
          <w:p w14:paraId="6E5AD0E4" w14:textId="77777777" w:rsidR="00DE55F1" w:rsidRPr="007036CE" w:rsidRDefault="00DE55F1" w:rsidP="00DE55F1">
            <w:pPr>
              <w:pStyle w:val="GOSTTablenorm"/>
            </w:pPr>
            <w:r w:rsidRPr="007036CE">
              <w:rPr>
                <w:szCs w:val="22"/>
              </w:rPr>
              <w:t>Уровень конфиденциальности</w:t>
            </w:r>
          </w:p>
        </w:tc>
        <w:tc>
          <w:tcPr>
            <w:tcW w:w="734" w:type="pct"/>
          </w:tcPr>
          <w:p w14:paraId="2D0CA7B3" w14:textId="77777777" w:rsidR="00DE55F1" w:rsidRPr="007036CE" w:rsidRDefault="00DE55F1" w:rsidP="00DE55F1">
            <w:pPr>
              <w:pStyle w:val="GOSTTablenorm"/>
              <w:rPr>
                <w:szCs w:val="22"/>
                <w:lang w:val="en-US"/>
              </w:rPr>
            </w:pPr>
            <w:r w:rsidRPr="007036CE">
              <w:rPr>
                <w:szCs w:val="22"/>
                <w:lang w:val="en-US"/>
              </w:rPr>
              <w:t>ACCESSLEVEL</w:t>
            </w:r>
          </w:p>
        </w:tc>
        <w:tc>
          <w:tcPr>
            <w:tcW w:w="519" w:type="pct"/>
          </w:tcPr>
          <w:p w14:paraId="598A5505" w14:textId="77777777" w:rsidR="00DE55F1" w:rsidRPr="007036CE" w:rsidRDefault="00DE55F1" w:rsidP="00DE55F1">
            <w:pPr>
              <w:pStyle w:val="GOSTTablenorm"/>
            </w:pPr>
            <w:r w:rsidRPr="007036CE">
              <w:rPr>
                <w:szCs w:val="22"/>
              </w:rPr>
              <w:t>Число</w:t>
            </w:r>
          </w:p>
        </w:tc>
        <w:tc>
          <w:tcPr>
            <w:tcW w:w="300" w:type="pct"/>
          </w:tcPr>
          <w:p w14:paraId="2AEC763C" w14:textId="77777777" w:rsidR="00DE55F1" w:rsidRPr="007036CE" w:rsidRDefault="00DE55F1" w:rsidP="00DE55F1">
            <w:pPr>
              <w:pStyle w:val="GOSTTablenorm"/>
            </w:pPr>
            <w:r w:rsidRPr="007036CE">
              <w:rPr>
                <w:szCs w:val="22"/>
              </w:rPr>
              <w:t>Да</w:t>
            </w:r>
          </w:p>
        </w:tc>
        <w:tc>
          <w:tcPr>
            <w:tcW w:w="308" w:type="pct"/>
          </w:tcPr>
          <w:p w14:paraId="4C80B855" w14:textId="77777777" w:rsidR="00DE55F1" w:rsidRPr="007036CE" w:rsidRDefault="00DE55F1" w:rsidP="00DE55F1">
            <w:pPr>
              <w:pStyle w:val="GOSTTablenorm"/>
            </w:pPr>
            <w:r w:rsidRPr="007036CE">
              <w:t>=1</w:t>
            </w:r>
          </w:p>
        </w:tc>
        <w:tc>
          <w:tcPr>
            <w:tcW w:w="2039" w:type="pct"/>
          </w:tcPr>
          <w:p w14:paraId="012C7B3C" w14:textId="77777777" w:rsidR="00DE55F1" w:rsidRPr="007036CE" w:rsidRDefault="00DE55F1" w:rsidP="00DE55F1">
            <w:pPr>
              <w:pStyle w:val="GOSTTablenorm"/>
            </w:pPr>
            <w:r w:rsidRPr="007036CE">
              <w:t>Указывается уровень конфиденциальности документа.</w:t>
            </w:r>
          </w:p>
          <w:p w14:paraId="228064EC" w14:textId="77777777" w:rsidR="00DE55F1" w:rsidRPr="007036CE" w:rsidRDefault="00DE55F1" w:rsidP="00DE55F1">
            <w:pPr>
              <w:pStyle w:val="GOSTTablenorm"/>
            </w:pPr>
            <w:r w:rsidRPr="007036CE">
              <w:t>Возможные значения:</w:t>
            </w:r>
          </w:p>
          <w:p w14:paraId="32AC6716" w14:textId="77777777" w:rsidR="00DE55F1" w:rsidRPr="007036CE" w:rsidRDefault="00DE55F1" w:rsidP="007E547B">
            <w:pPr>
              <w:pStyle w:val="GOSTTableListMark1"/>
              <w:numPr>
                <w:ilvl w:val="0"/>
                <w:numId w:val="2"/>
              </w:numPr>
            </w:pPr>
            <w:r w:rsidRPr="007036CE">
              <w:t xml:space="preserve">«0» </w:t>
            </w:r>
            <w:r w:rsidR="004060F4" w:rsidRPr="007036CE">
              <w:t>–</w:t>
            </w:r>
            <w:r w:rsidRPr="007036CE">
              <w:t xml:space="preserve"> Несекретно;</w:t>
            </w:r>
          </w:p>
          <w:p w14:paraId="1AFB828F" w14:textId="77777777" w:rsidR="00DE55F1" w:rsidRPr="007036CE" w:rsidRDefault="00DE55F1" w:rsidP="007E547B">
            <w:pPr>
              <w:pStyle w:val="GOSTTableListMark1"/>
              <w:numPr>
                <w:ilvl w:val="0"/>
                <w:numId w:val="2"/>
              </w:numPr>
            </w:pPr>
            <w:r w:rsidRPr="007036CE">
              <w:t xml:space="preserve">«1» </w:t>
            </w:r>
            <w:r w:rsidR="004060F4" w:rsidRPr="007036CE">
              <w:t>–</w:t>
            </w:r>
            <w:r w:rsidRPr="007036CE">
              <w:t xml:space="preserve"> Для служебного пользования</w:t>
            </w:r>
          </w:p>
        </w:tc>
      </w:tr>
      <w:tr w:rsidR="00DE55F1" w:rsidRPr="007036CE" w14:paraId="2D236700" w14:textId="77777777" w:rsidTr="00A03896">
        <w:tc>
          <w:tcPr>
            <w:tcW w:w="1100" w:type="pct"/>
          </w:tcPr>
          <w:p w14:paraId="67CBB8F0" w14:textId="77777777" w:rsidR="00DE55F1" w:rsidRPr="007036CE" w:rsidRDefault="00DE55F1" w:rsidP="00DE55F1">
            <w:pPr>
              <w:pStyle w:val="GOSTTablenorm"/>
              <w:rPr>
                <w:szCs w:val="22"/>
              </w:rPr>
            </w:pPr>
            <w:r w:rsidRPr="007036CE">
              <w:rPr>
                <w:szCs w:val="22"/>
              </w:rPr>
              <w:t>Код бюджета</w:t>
            </w:r>
          </w:p>
        </w:tc>
        <w:tc>
          <w:tcPr>
            <w:tcW w:w="734" w:type="pct"/>
          </w:tcPr>
          <w:p w14:paraId="0D82C92D" w14:textId="77777777" w:rsidR="00DE55F1" w:rsidRPr="007036CE" w:rsidRDefault="00DE55F1" w:rsidP="00DE55F1">
            <w:pPr>
              <w:pStyle w:val="GOSTTablenorm"/>
              <w:rPr>
                <w:szCs w:val="22"/>
                <w:lang w:val="en-US"/>
              </w:rPr>
            </w:pPr>
            <w:r w:rsidRPr="007036CE">
              <w:rPr>
                <w:szCs w:val="24"/>
              </w:rPr>
              <w:t>BUDGET_CODE</w:t>
            </w:r>
          </w:p>
        </w:tc>
        <w:tc>
          <w:tcPr>
            <w:tcW w:w="519" w:type="pct"/>
          </w:tcPr>
          <w:p w14:paraId="6D6C6BBB" w14:textId="77777777" w:rsidR="00DE55F1" w:rsidRPr="007036CE" w:rsidRDefault="00DE55F1" w:rsidP="00DE55F1">
            <w:pPr>
              <w:pStyle w:val="GOSTTablenorm"/>
            </w:pPr>
            <w:r w:rsidRPr="007036CE">
              <w:rPr>
                <w:szCs w:val="22"/>
              </w:rPr>
              <w:t>Строка</w:t>
            </w:r>
          </w:p>
        </w:tc>
        <w:tc>
          <w:tcPr>
            <w:tcW w:w="300" w:type="pct"/>
          </w:tcPr>
          <w:p w14:paraId="736DE176" w14:textId="77777777" w:rsidR="00DE55F1" w:rsidRPr="007036CE" w:rsidRDefault="00DE55F1" w:rsidP="00DE55F1">
            <w:pPr>
              <w:pStyle w:val="GOSTTablenorm"/>
            </w:pPr>
            <w:r w:rsidRPr="007036CE">
              <w:rPr>
                <w:szCs w:val="22"/>
              </w:rPr>
              <w:t>Да</w:t>
            </w:r>
          </w:p>
        </w:tc>
        <w:tc>
          <w:tcPr>
            <w:tcW w:w="308" w:type="pct"/>
          </w:tcPr>
          <w:p w14:paraId="596F67DF" w14:textId="77777777" w:rsidR="00DE55F1" w:rsidRPr="007036CE" w:rsidRDefault="00DE55F1" w:rsidP="00DE55F1">
            <w:pPr>
              <w:pStyle w:val="GOSTTablenorm"/>
            </w:pPr>
            <w:r w:rsidRPr="007036CE">
              <w:rPr>
                <w:szCs w:val="22"/>
              </w:rPr>
              <w:t>=8</w:t>
            </w:r>
          </w:p>
        </w:tc>
        <w:tc>
          <w:tcPr>
            <w:tcW w:w="2039" w:type="pct"/>
          </w:tcPr>
          <w:p w14:paraId="21F0C788" w14:textId="77777777" w:rsidR="00DE55F1" w:rsidRPr="007036CE" w:rsidRDefault="00DE55F1" w:rsidP="00DE55F1">
            <w:pPr>
              <w:pStyle w:val="GOSTTablenorm"/>
            </w:pPr>
            <w:r w:rsidRPr="007036CE">
              <w:t>Указывается код бюджета в соответствии со справочником «Бюджеты»</w:t>
            </w:r>
          </w:p>
        </w:tc>
      </w:tr>
      <w:tr w:rsidR="00DE55F1" w:rsidRPr="007036CE" w14:paraId="763EF4A3" w14:textId="77777777" w:rsidTr="00A03896">
        <w:tc>
          <w:tcPr>
            <w:tcW w:w="1100" w:type="pct"/>
          </w:tcPr>
          <w:p w14:paraId="4233467D" w14:textId="77777777" w:rsidR="00DE55F1" w:rsidRPr="007036CE" w:rsidRDefault="00DE55F1" w:rsidP="00DE55F1">
            <w:pPr>
              <w:pStyle w:val="GOSTTablenorm"/>
              <w:rPr>
                <w:szCs w:val="22"/>
              </w:rPr>
            </w:pPr>
            <w:r w:rsidRPr="007036CE">
              <w:rPr>
                <w:szCs w:val="22"/>
              </w:rPr>
              <w:t>Дата ввода в действие</w:t>
            </w:r>
          </w:p>
        </w:tc>
        <w:tc>
          <w:tcPr>
            <w:tcW w:w="734" w:type="pct"/>
          </w:tcPr>
          <w:p w14:paraId="4423FAEF" w14:textId="77777777" w:rsidR="00DE55F1" w:rsidRPr="007036CE" w:rsidRDefault="00DE55F1" w:rsidP="00DE55F1">
            <w:pPr>
              <w:pStyle w:val="GOSTTablenorm"/>
              <w:rPr>
                <w:szCs w:val="24"/>
              </w:rPr>
            </w:pPr>
            <w:r w:rsidRPr="007036CE">
              <w:rPr>
                <w:szCs w:val="24"/>
              </w:rPr>
              <w:t>EVENT_DATE</w:t>
            </w:r>
          </w:p>
        </w:tc>
        <w:tc>
          <w:tcPr>
            <w:tcW w:w="519" w:type="pct"/>
          </w:tcPr>
          <w:p w14:paraId="335E6E47" w14:textId="77777777" w:rsidR="00DE55F1" w:rsidRPr="007036CE" w:rsidRDefault="00DE55F1" w:rsidP="00DE55F1">
            <w:pPr>
              <w:pStyle w:val="GOSTTablenorm"/>
            </w:pPr>
            <w:r w:rsidRPr="007036CE">
              <w:rPr>
                <w:szCs w:val="22"/>
              </w:rPr>
              <w:t>Дата</w:t>
            </w:r>
          </w:p>
        </w:tc>
        <w:tc>
          <w:tcPr>
            <w:tcW w:w="300" w:type="pct"/>
          </w:tcPr>
          <w:p w14:paraId="48B97043" w14:textId="77777777" w:rsidR="00DE55F1" w:rsidRPr="007036CE" w:rsidRDefault="00DE55F1" w:rsidP="00DE55F1">
            <w:pPr>
              <w:pStyle w:val="GOSTTablenorm"/>
            </w:pPr>
            <w:r w:rsidRPr="007036CE">
              <w:rPr>
                <w:szCs w:val="22"/>
              </w:rPr>
              <w:t>Да</w:t>
            </w:r>
          </w:p>
        </w:tc>
        <w:tc>
          <w:tcPr>
            <w:tcW w:w="308" w:type="pct"/>
          </w:tcPr>
          <w:p w14:paraId="0D148559" w14:textId="77777777" w:rsidR="00DE55F1" w:rsidRPr="007036CE" w:rsidRDefault="00DE55F1" w:rsidP="00DE55F1">
            <w:pPr>
              <w:pStyle w:val="GOSTTablenorm"/>
            </w:pPr>
          </w:p>
        </w:tc>
        <w:tc>
          <w:tcPr>
            <w:tcW w:w="2039" w:type="pct"/>
          </w:tcPr>
          <w:p w14:paraId="674C53FD" w14:textId="4E352015" w:rsidR="00DE55F1" w:rsidRPr="007036CE" w:rsidRDefault="00DE55F1" w:rsidP="00E374EC">
            <w:pPr>
              <w:pStyle w:val="GOSTTablenorm"/>
            </w:pPr>
            <w:r w:rsidRPr="007036CE">
              <w:rPr>
                <w:szCs w:val="22"/>
              </w:rPr>
              <w:t xml:space="preserve">Указывается дата </w:t>
            </w:r>
            <w:del w:id="1682" w:author="EXP-320404" w:date="2025-09-15T18:47:00Z">
              <w:r w:rsidRPr="007036CE" w:rsidDel="00E374EC">
                <w:rPr>
                  <w:szCs w:val="22"/>
                </w:rPr>
                <w:delText xml:space="preserve">документа </w:delText>
              </w:r>
            </w:del>
            <w:ins w:id="1683" w:author="EXP-320404" w:date="2025-09-15T18:47:00Z">
              <w:r w:rsidR="00E374EC" w:rsidRPr="007036CE">
                <w:rPr>
                  <w:szCs w:val="22"/>
                </w:rPr>
                <w:t xml:space="preserve">ввода в действие </w:t>
              </w:r>
            </w:ins>
            <w:r w:rsidRPr="007036CE">
              <w:rPr>
                <w:szCs w:val="22"/>
              </w:rPr>
              <w:t>в формате YYYY-MM-DD</w:t>
            </w:r>
          </w:p>
        </w:tc>
      </w:tr>
      <w:tr w:rsidR="0011276D" w:rsidRPr="007036CE" w14:paraId="6D809E44" w14:textId="77777777" w:rsidTr="00A03896">
        <w:trPr>
          <w:ins w:id="1684" w:author="Сатлер Марина Викторовна" w:date="2024-07-05T16:37:00Z"/>
        </w:trPr>
        <w:tc>
          <w:tcPr>
            <w:tcW w:w="1100" w:type="pct"/>
          </w:tcPr>
          <w:p w14:paraId="683C0859" w14:textId="77777777" w:rsidR="0011276D" w:rsidRPr="007036CE" w:rsidRDefault="0011276D" w:rsidP="0011276D">
            <w:pPr>
              <w:pStyle w:val="GOSTTablenorm"/>
              <w:rPr>
                <w:ins w:id="1685" w:author="Сатлер Марина Викторовна" w:date="2024-07-05T16:37:00Z"/>
                <w:szCs w:val="22"/>
              </w:rPr>
            </w:pPr>
            <w:ins w:id="1686" w:author="Сатлер Марина Викторовна" w:date="2024-07-05T16:37:00Z">
              <w:r w:rsidRPr="007036CE">
                <w:lastRenderedPageBreak/>
                <w:t>Признак «Новый бюджетный цикл»</w:t>
              </w:r>
            </w:ins>
          </w:p>
        </w:tc>
        <w:tc>
          <w:tcPr>
            <w:tcW w:w="734" w:type="pct"/>
          </w:tcPr>
          <w:p w14:paraId="62193757" w14:textId="77777777" w:rsidR="0011276D" w:rsidRPr="007036CE" w:rsidRDefault="0011276D" w:rsidP="0011276D">
            <w:pPr>
              <w:pStyle w:val="GOSTTablenorm"/>
              <w:rPr>
                <w:ins w:id="1687" w:author="Сатлер Марина Викторовна" w:date="2024-07-05T16:37:00Z"/>
                <w:szCs w:val="24"/>
              </w:rPr>
            </w:pPr>
            <w:ins w:id="1688" w:author="Сатлер Марина Викторовна" w:date="2024-07-05T16:37:00Z">
              <w:r w:rsidRPr="007036CE">
                <w:rPr>
                  <w:lang w:val="en-US"/>
                </w:rPr>
                <w:t>NBC</w:t>
              </w:r>
            </w:ins>
          </w:p>
        </w:tc>
        <w:tc>
          <w:tcPr>
            <w:tcW w:w="519" w:type="pct"/>
          </w:tcPr>
          <w:p w14:paraId="7C6CEBDA" w14:textId="77777777" w:rsidR="0011276D" w:rsidRPr="007036CE" w:rsidRDefault="0011276D" w:rsidP="0011276D">
            <w:pPr>
              <w:pStyle w:val="GOSTTablenorm"/>
              <w:rPr>
                <w:ins w:id="1689" w:author="Сатлер Марина Викторовна" w:date="2024-07-05T16:37:00Z"/>
                <w:szCs w:val="22"/>
              </w:rPr>
            </w:pPr>
            <w:ins w:id="1690" w:author="Сатлер Марина Викторовна" w:date="2024-07-05T16:37:00Z">
              <w:r w:rsidRPr="007036CE">
                <w:t>Строка</w:t>
              </w:r>
            </w:ins>
          </w:p>
        </w:tc>
        <w:tc>
          <w:tcPr>
            <w:tcW w:w="300" w:type="pct"/>
          </w:tcPr>
          <w:p w14:paraId="79A115EF" w14:textId="77777777" w:rsidR="0011276D" w:rsidRPr="007036CE" w:rsidRDefault="0011276D" w:rsidP="0011276D">
            <w:pPr>
              <w:pStyle w:val="GOSTTablenorm"/>
              <w:rPr>
                <w:ins w:id="1691" w:author="Сатлер Марина Викторовна" w:date="2024-07-05T16:37:00Z"/>
                <w:szCs w:val="22"/>
              </w:rPr>
            </w:pPr>
            <w:ins w:id="1692" w:author="Сатлер Марина Викторовна" w:date="2024-07-05T16:37:00Z">
              <w:r w:rsidRPr="007036CE">
                <w:t>Да</w:t>
              </w:r>
            </w:ins>
          </w:p>
        </w:tc>
        <w:tc>
          <w:tcPr>
            <w:tcW w:w="308" w:type="pct"/>
          </w:tcPr>
          <w:p w14:paraId="33D368E3" w14:textId="77777777" w:rsidR="0011276D" w:rsidRPr="007036CE" w:rsidRDefault="0011276D" w:rsidP="0011276D">
            <w:pPr>
              <w:pStyle w:val="GOSTTablenorm"/>
              <w:rPr>
                <w:ins w:id="1693" w:author="Сатлер Марина Викторовна" w:date="2024-07-05T16:37:00Z"/>
              </w:rPr>
            </w:pPr>
            <w:ins w:id="1694" w:author="Сатлер Марина Викторовна" w:date="2024-07-05T16:37:00Z">
              <w:r w:rsidRPr="007036CE">
                <w:t>=1</w:t>
              </w:r>
            </w:ins>
          </w:p>
        </w:tc>
        <w:tc>
          <w:tcPr>
            <w:tcW w:w="2039" w:type="pct"/>
          </w:tcPr>
          <w:p w14:paraId="506B9811" w14:textId="77777777" w:rsidR="0011276D" w:rsidRPr="007036CE" w:rsidRDefault="0011276D" w:rsidP="0011276D">
            <w:pPr>
              <w:pStyle w:val="GOSTTablenorm"/>
              <w:rPr>
                <w:ins w:id="1695" w:author="Сатлер Марина Викторовна" w:date="2024-07-05T16:37:00Z"/>
              </w:rPr>
            </w:pPr>
            <w:ins w:id="1696" w:author="Сатлер Марина Викторовна" w:date="2024-07-05T16:37:00Z">
              <w:r w:rsidRPr="007036CE">
                <w:t>Указывается признак доведения бюджетных данных на новый бюджетный цикл.</w:t>
              </w:r>
            </w:ins>
          </w:p>
          <w:p w14:paraId="4AB5A894" w14:textId="77777777" w:rsidR="0011276D" w:rsidRPr="007036CE" w:rsidRDefault="0011276D" w:rsidP="0011276D">
            <w:pPr>
              <w:pStyle w:val="GOSTTablenorm"/>
              <w:rPr>
                <w:ins w:id="1697" w:author="Сатлер Марина Викторовна" w:date="2024-07-05T16:37:00Z"/>
              </w:rPr>
            </w:pPr>
            <w:ins w:id="1698" w:author="Сатлер Марина Викторовна" w:date="2024-07-05T16:37:00Z">
              <w:r w:rsidRPr="007036CE">
                <w:t>Возможные значения:</w:t>
              </w:r>
            </w:ins>
          </w:p>
          <w:p w14:paraId="36111EE4" w14:textId="77777777" w:rsidR="0011276D" w:rsidRPr="007036CE" w:rsidRDefault="0011276D" w:rsidP="0011276D">
            <w:pPr>
              <w:pStyle w:val="GOSTTableListMark1"/>
              <w:rPr>
                <w:ins w:id="1699" w:author="Сатлер Марина Викторовна" w:date="2024-07-05T16:37:00Z"/>
                <w:szCs w:val="22"/>
              </w:rPr>
            </w:pPr>
            <w:ins w:id="1700" w:author="Сатлер Марина Викторовна" w:date="2024-07-05T16:37:00Z">
              <w:r w:rsidRPr="007036CE">
                <w:rPr>
                  <w:szCs w:val="22"/>
                </w:rPr>
                <w:t>«0</w:t>
              </w:r>
              <w:r w:rsidRPr="007036CE">
                <w:t xml:space="preserve">» </w:t>
              </w:r>
            </w:ins>
            <w:r w:rsidR="004060F4" w:rsidRPr="007036CE">
              <w:t>–</w:t>
            </w:r>
            <w:ins w:id="1701" w:author="Сатлер Марина Викторовна" w:date="2024-07-05T16:37:00Z">
              <w:r w:rsidRPr="007036CE">
                <w:t xml:space="preserve"> доведение на текущий бюджетный цикл;</w:t>
              </w:r>
            </w:ins>
          </w:p>
          <w:p w14:paraId="49DAE499" w14:textId="77777777" w:rsidR="0011276D" w:rsidRPr="007036CE" w:rsidRDefault="0011276D" w:rsidP="0011276D">
            <w:pPr>
              <w:pStyle w:val="GOSTTableListMark1"/>
              <w:rPr>
                <w:ins w:id="1702" w:author="Сатлер Марина Викторовна" w:date="2024-07-05T16:37:00Z"/>
                <w:szCs w:val="22"/>
              </w:rPr>
            </w:pPr>
            <w:ins w:id="1703" w:author="Сатлер Марина Викторовна" w:date="2024-07-05T16:37:00Z">
              <w:r w:rsidRPr="007036CE">
                <w:rPr>
                  <w:szCs w:val="22"/>
                </w:rPr>
                <w:t xml:space="preserve">«1» </w:t>
              </w:r>
            </w:ins>
            <w:r w:rsidR="004060F4" w:rsidRPr="007036CE">
              <w:t>–</w:t>
            </w:r>
            <w:ins w:id="1704" w:author="Сатлер Марина Викторовна" w:date="2024-07-05T16:37:00Z">
              <w:r w:rsidRPr="007036CE">
                <w:rPr>
                  <w:szCs w:val="22"/>
                </w:rPr>
                <w:t xml:space="preserve"> доведение на новый бюджетный цикл</w:t>
              </w:r>
            </w:ins>
          </w:p>
        </w:tc>
      </w:tr>
      <w:tr w:rsidR="0011276D" w:rsidRPr="007036CE" w14:paraId="3267C3B7" w14:textId="77777777" w:rsidTr="00A03896">
        <w:tc>
          <w:tcPr>
            <w:tcW w:w="1100" w:type="pct"/>
          </w:tcPr>
          <w:p w14:paraId="7A448AFD" w14:textId="77777777" w:rsidR="0011276D" w:rsidRPr="007036CE" w:rsidRDefault="0011276D" w:rsidP="0011276D">
            <w:pPr>
              <w:pStyle w:val="GOSTTablenorm"/>
              <w:rPr>
                <w:b/>
                <w:szCs w:val="22"/>
              </w:rPr>
            </w:pPr>
            <w:r w:rsidRPr="007036CE">
              <w:rPr>
                <w:b/>
                <w:szCs w:val="22"/>
              </w:rPr>
              <w:t>Строки документа по разделу «БА по ПНО»</w:t>
            </w:r>
          </w:p>
        </w:tc>
        <w:tc>
          <w:tcPr>
            <w:tcW w:w="734" w:type="pct"/>
          </w:tcPr>
          <w:p w14:paraId="32950884" w14:textId="77777777" w:rsidR="0011276D" w:rsidRPr="007036CE" w:rsidRDefault="0011276D" w:rsidP="0011276D">
            <w:pPr>
              <w:pStyle w:val="GOSTTablenorm"/>
              <w:rPr>
                <w:b/>
                <w:szCs w:val="24"/>
              </w:rPr>
            </w:pPr>
            <w:r w:rsidRPr="007036CE">
              <w:rPr>
                <w:b/>
                <w:szCs w:val="24"/>
                <w:lang w:val="en-US"/>
              </w:rPr>
              <w:t>SECTION_1</w:t>
            </w:r>
          </w:p>
        </w:tc>
        <w:tc>
          <w:tcPr>
            <w:tcW w:w="519" w:type="pct"/>
          </w:tcPr>
          <w:p w14:paraId="1A748C7E" w14:textId="77777777" w:rsidR="0011276D" w:rsidRPr="007036CE" w:rsidRDefault="0011276D" w:rsidP="0011276D">
            <w:pPr>
              <w:pStyle w:val="GOSTTablenorm"/>
            </w:pPr>
            <w:r w:rsidRPr="007036CE">
              <w:rPr>
                <w:szCs w:val="22"/>
              </w:rPr>
              <w:t>Массив</w:t>
            </w:r>
          </w:p>
        </w:tc>
        <w:tc>
          <w:tcPr>
            <w:tcW w:w="300" w:type="pct"/>
          </w:tcPr>
          <w:p w14:paraId="043E7DC4" w14:textId="77777777" w:rsidR="0011276D" w:rsidRPr="007036CE" w:rsidRDefault="0011276D" w:rsidP="0011276D">
            <w:pPr>
              <w:pStyle w:val="GOSTTablenorm"/>
            </w:pPr>
            <w:r w:rsidRPr="007036CE">
              <w:rPr>
                <w:szCs w:val="22"/>
              </w:rPr>
              <w:t>Да</w:t>
            </w:r>
          </w:p>
        </w:tc>
        <w:tc>
          <w:tcPr>
            <w:tcW w:w="308" w:type="pct"/>
          </w:tcPr>
          <w:p w14:paraId="6C6B8052" w14:textId="77777777" w:rsidR="0011276D" w:rsidRPr="007036CE" w:rsidRDefault="0011276D" w:rsidP="0011276D">
            <w:pPr>
              <w:pStyle w:val="GOSTTablenorm"/>
            </w:pPr>
            <w:r w:rsidRPr="007036CE">
              <w:rPr>
                <w:szCs w:val="22"/>
              </w:rPr>
              <w:t>-</w:t>
            </w:r>
          </w:p>
        </w:tc>
        <w:tc>
          <w:tcPr>
            <w:tcW w:w="2039" w:type="pct"/>
          </w:tcPr>
          <w:p w14:paraId="7326CBDD" w14:textId="77777777" w:rsidR="0011276D" w:rsidRPr="007036CE" w:rsidRDefault="0011276D" w:rsidP="0011276D">
            <w:pPr>
              <w:pStyle w:val="GOSTTablenorm"/>
            </w:pPr>
            <w:r w:rsidRPr="007036CE">
              <w:rPr>
                <w:szCs w:val="22"/>
              </w:rPr>
              <w:t>-</w:t>
            </w:r>
          </w:p>
        </w:tc>
      </w:tr>
      <w:tr w:rsidR="0011276D" w:rsidRPr="007036CE" w14:paraId="6B534E44" w14:textId="77777777" w:rsidTr="00A03896">
        <w:tc>
          <w:tcPr>
            <w:tcW w:w="1100" w:type="pct"/>
          </w:tcPr>
          <w:p w14:paraId="51CC02A5" w14:textId="77777777" w:rsidR="0011276D" w:rsidRPr="007036CE" w:rsidRDefault="0011276D" w:rsidP="0011276D">
            <w:pPr>
              <w:pStyle w:val="GOSTTablenorm"/>
              <w:rPr>
                <w:szCs w:val="22"/>
              </w:rPr>
            </w:pPr>
            <w:r w:rsidRPr="007036CE">
              <w:rPr>
                <w:szCs w:val="22"/>
              </w:rPr>
              <w:t>Идентификатор строки</w:t>
            </w:r>
          </w:p>
        </w:tc>
        <w:tc>
          <w:tcPr>
            <w:tcW w:w="734" w:type="pct"/>
          </w:tcPr>
          <w:p w14:paraId="1A8E5281" w14:textId="77777777" w:rsidR="0011276D" w:rsidRPr="007036CE" w:rsidRDefault="0011276D" w:rsidP="0011276D">
            <w:pPr>
              <w:pStyle w:val="GOSTTablenorm"/>
              <w:rPr>
                <w:szCs w:val="24"/>
                <w:lang w:val="en-US"/>
              </w:rPr>
            </w:pPr>
            <w:ins w:id="1705" w:author="Сатлер Марина Викторовна" w:date="2024-02-08T17:47:00Z">
              <w:r w:rsidRPr="007036CE">
                <w:rPr>
                  <w:b/>
                  <w:szCs w:val="24"/>
                  <w:lang w:val="en-US"/>
                </w:rPr>
                <w:t>SECTION_1</w:t>
              </w:r>
            </w:ins>
            <w:ins w:id="1706" w:author="Сатлер Марина Викторовна" w:date="2024-02-08T17:48:00Z">
              <w:r w:rsidRPr="007036CE">
                <w:rPr>
                  <w:b/>
                  <w:szCs w:val="24"/>
                </w:rPr>
                <w:t>:</w:t>
              </w:r>
            </w:ins>
            <w:del w:id="1707" w:author="Сатлер Марина Викторовна" w:date="2024-06-11T14:12:00Z">
              <w:r w:rsidRPr="007036CE" w:rsidDel="00CF7F5E">
                <w:rPr>
                  <w:szCs w:val="24"/>
                  <w:lang w:val="en-US"/>
                </w:rPr>
                <w:delText>ID</w:delText>
              </w:r>
            </w:del>
            <w:ins w:id="1708" w:author="Сатлер Марина Викторовна" w:date="2024-06-11T14:12:00Z">
              <w:r w:rsidRPr="007036CE">
                <w:rPr>
                  <w:szCs w:val="24"/>
                  <w:lang w:val="en-US"/>
                </w:rPr>
                <w:t>id</w:t>
              </w:r>
            </w:ins>
          </w:p>
        </w:tc>
        <w:tc>
          <w:tcPr>
            <w:tcW w:w="519" w:type="pct"/>
          </w:tcPr>
          <w:p w14:paraId="60FFDB2E" w14:textId="77777777" w:rsidR="0011276D" w:rsidRPr="007036CE" w:rsidRDefault="0011276D" w:rsidP="0011276D">
            <w:pPr>
              <w:pStyle w:val="GOSTTablenorm"/>
            </w:pPr>
            <w:r w:rsidRPr="007036CE">
              <w:rPr>
                <w:szCs w:val="22"/>
              </w:rPr>
              <w:t>Число</w:t>
            </w:r>
          </w:p>
        </w:tc>
        <w:tc>
          <w:tcPr>
            <w:tcW w:w="300" w:type="pct"/>
          </w:tcPr>
          <w:p w14:paraId="52885604" w14:textId="77777777" w:rsidR="0011276D" w:rsidRPr="007036CE" w:rsidRDefault="0011276D" w:rsidP="0011276D">
            <w:pPr>
              <w:pStyle w:val="GOSTTablenorm"/>
            </w:pPr>
            <w:r w:rsidRPr="007036CE">
              <w:rPr>
                <w:szCs w:val="22"/>
              </w:rPr>
              <w:t>Да</w:t>
            </w:r>
          </w:p>
        </w:tc>
        <w:tc>
          <w:tcPr>
            <w:tcW w:w="308" w:type="pct"/>
          </w:tcPr>
          <w:p w14:paraId="5358BD48" w14:textId="77777777" w:rsidR="0011276D" w:rsidRPr="007036CE" w:rsidRDefault="0011276D" w:rsidP="0011276D">
            <w:pPr>
              <w:pStyle w:val="GOSTTablenorm"/>
            </w:pPr>
            <w:r w:rsidRPr="007036CE">
              <w:rPr>
                <w:szCs w:val="22"/>
              </w:rPr>
              <w:t>&lt;=20</w:t>
            </w:r>
          </w:p>
        </w:tc>
        <w:tc>
          <w:tcPr>
            <w:tcW w:w="2039" w:type="pct"/>
          </w:tcPr>
          <w:p w14:paraId="0E62473B" w14:textId="77777777" w:rsidR="0011276D" w:rsidRPr="007036CE" w:rsidRDefault="0011276D" w:rsidP="0011276D">
            <w:pPr>
              <w:pStyle w:val="GOSTTablenorm"/>
            </w:pPr>
            <w:r w:rsidRPr="007036CE">
              <w:rPr>
                <w:szCs w:val="22"/>
              </w:rPr>
              <w:t>Указывается технический идентификатор строки</w:t>
            </w:r>
          </w:p>
        </w:tc>
      </w:tr>
      <w:tr w:rsidR="0011276D" w:rsidRPr="007036CE" w14:paraId="1FB7E584" w14:textId="77777777" w:rsidTr="00A03896">
        <w:tc>
          <w:tcPr>
            <w:tcW w:w="1100" w:type="pct"/>
          </w:tcPr>
          <w:p w14:paraId="75EE6A81" w14:textId="77777777" w:rsidR="0011276D" w:rsidRPr="007036CE" w:rsidRDefault="0011276D" w:rsidP="0011276D">
            <w:pPr>
              <w:pStyle w:val="GOSTTablenorm"/>
              <w:rPr>
                <w:szCs w:val="22"/>
              </w:rPr>
            </w:pPr>
            <w:r w:rsidRPr="007036CE">
              <w:t>Номер строки</w:t>
            </w:r>
          </w:p>
        </w:tc>
        <w:tc>
          <w:tcPr>
            <w:tcW w:w="734" w:type="pct"/>
          </w:tcPr>
          <w:p w14:paraId="5678D4F7" w14:textId="77777777" w:rsidR="0011276D" w:rsidRPr="007036CE" w:rsidRDefault="0011276D" w:rsidP="0011276D">
            <w:pPr>
              <w:pStyle w:val="GOSTTablenorm"/>
              <w:rPr>
                <w:szCs w:val="24"/>
                <w:lang w:val="en-US"/>
              </w:rPr>
            </w:pPr>
            <w:ins w:id="1709" w:author="Сатлер Марина Викторовна" w:date="2024-02-08T17:48:00Z">
              <w:r w:rsidRPr="007036CE">
                <w:rPr>
                  <w:b/>
                  <w:szCs w:val="24"/>
                  <w:lang w:val="en-US"/>
                </w:rPr>
                <w:t>SECTION_1</w:t>
              </w:r>
              <w:r w:rsidRPr="007036CE">
                <w:rPr>
                  <w:b/>
                  <w:szCs w:val="24"/>
                </w:rPr>
                <w:t>:</w:t>
              </w:r>
            </w:ins>
            <w:r w:rsidRPr="007036CE">
              <w:rPr>
                <w:szCs w:val="24"/>
                <w:lang w:val="en-US"/>
              </w:rPr>
              <w:t>NUMBROW</w:t>
            </w:r>
          </w:p>
        </w:tc>
        <w:tc>
          <w:tcPr>
            <w:tcW w:w="519" w:type="pct"/>
          </w:tcPr>
          <w:p w14:paraId="748EFC8A" w14:textId="77777777" w:rsidR="0011276D" w:rsidRPr="007036CE" w:rsidRDefault="0011276D" w:rsidP="0011276D">
            <w:pPr>
              <w:pStyle w:val="GOSTTablenorm"/>
            </w:pPr>
            <w:r w:rsidRPr="007036CE">
              <w:rPr>
                <w:szCs w:val="22"/>
              </w:rPr>
              <w:t>Строка</w:t>
            </w:r>
          </w:p>
        </w:tc>
        <w:tc>
          <w:tcPr>
            <w:tcW w:w="300" w:type="pct"/>
          </w:tcPr>
          <w:p w14:paraId="2C7B4128" w14:textId="77777777" w:rsidR="0011276D" w:rsidRPr="007036CE" w:rsidRDefault="0011276D" w:rsidP="0011276D">
            <w:pPr>
              <w:pStyle w:val="GOSTTablenorm"/>
            </w:pPr>
            <w:r w:rsidRPr="007036CE">
              <w:rPr>
                <w:szCs w:val="22"/>
              </w:rPr>
              <w:t>Да</w:t>
            </w:r>
          </w:p>
        </w:tc>
        <w:tc>
          <w:tcPr>
            <w:tcW w:w="308" w:type="pct"/>
          </w:tcPr>
          <w:p w14:paraId="0F7F5B4C" w14:textId="77777777" w:rsidR="0011276D" w:rsidRPr="007036CE" w:rsidRDefault="0011276D" w:rsidP="0011276D">
            <w:pPr>
              <w:pStyle w:val="GOSTTablenorm"/>
            </w:pPr>
            <w:r w:rsidRPr="007036CE">
              <w:rPr>
                <w:szCs w:val="22"/>
                <w:lang w:val="en-US"/>
              </w:rPr>
              <w:t>&lt;=20</w:t>
            </w:r>
          </w:p>
        </w:tc>
        <w:tc>
          <w:tcPr>
            <w:tcW w:w="2039" w:type="pct"/>
          </w:tcPr>
          <w:p w14:paraId="23DE3C31" w14:textId="77777777" w:rsidR="0011276D" w:rsidRPr="007036CE" w:rsidRDefault="0011276D" w:rsidP="0011276D">
            <w:pPr>
              <w:pStyle w:val="GOSTTablenorm"/>
            </w:pPr>
            <w:r w:rsidRPr="007036CE">
              <w:rPr>
                <w:szCs w:val="22"/>
              </w:rPr>
              <w:t>Указывается порядковый номер строки по разделу «БА по ПНО»</w:t>
            </w:r>
          </w:p>
        </w:tc>
      </w:tr>
      <w:tr w:rsidR="0011276D" w:rsidRPr="007036CE" w14:paraId="2C523FF0" w14:textId="77777777" w:rsidTr="00A03896">
        <w:tc>
          <w:tcPr>
            <w:tcW w:w="1100" w:type="pct"/>
          </w:tcPr>
          <w:p w14:paraId="6CECB7E4" w14:textId="77777777" w:rsidR="0011276D" w:rsidRPr="007036CE" w:rsidRDefault="0011276D" w:rsidP="0011276D">
            <w:pPr>
              <w:pStyle w:val="GOSTTablenorm"/>
            </w:pPr>
            <w:r w:rsidRPr="007036CE">
              <w:rPr>
                <w:szCs w:val="22"/>
              </w:rPr>
              <w:t>Признак детальной строки</w:t>
            </w:r>
          </w:p>
        </w:tc>
        <w:tc>
          <w:tcPr>
            <w:tcW w:w="734" w:type="pct"/>
          </w:tcPr>
          <w:p w14:paraId="505795D8" w14:textId="77777777" w:rsidR="0011276D" w:rsidRPr="007036CE" w:rsidRDefault="0011276D" w:rsidP="0011276D">
            <w:pPr>
              <w:pStyle w:val="GOSTTablenorm"/>
              <w:rPr>
                <w:szCs w:val="24"/>
                <w:lang w:val="en-US"/>
              </w:rPr>
            </w:pPr>
            <w:ins w:id="1710" w:author="Сатлер Марина Викторовна" w:date="2024-02-08T17:48:00Z">
              <w:r w:rsidRPr="007036CE">
                <w:rPr>
                  <w:b/>
                  <w:szCs w:val="24"/>
                  <w:lang w:val="en-US"/>
                </w:rPr>
                <w:t>SECTION_1</w:t>
              </w:r>
              <w:r w:rsidRPr="007036CE">
                <w:rPr>
                  <w:b/>
                  <w:szCs w:val="24"/>
                </w:rPr>
                <w:t>:</w:t>
              </w:r>
            </w:ins>
            <w:r w:rsidRPr="007036CE">
              <w:t>SIGNKBK</w:t>
            </w:r>
          </w:p>
        </w:tc>
        <w:tc>
          <w:tcPr>
            <w:tcW w:w="519" w:type="pct"/>
          </w:tcPr>
          <w:p w14:paraId="4B1C6E96" w14:textId="77777777" w:rsidR="0011276D" w:rsidRPr="007036CE" w:rsidRDefault="0011276D" w:rsidP="0011276D">
            <w:pPr>
              <w:pStyle w:val="GOSTTablenorm"/>
            </w:pPr>
            <w:r w:rsidRPr="007036CE">
              <w:rPr>
                <w:szCs w:val="22"/>
              </w:rPr>
              <w:t>Строка</w:t>
            </w:r>
          </w:p>
        </w:tc>
        <w:tc>
          <w:tcPr>
            <w:tcW w:w="300" w:type="pct"/>
          </w:tcPr>
          <w:p w14:paraId="1CCB58A5" w14:textId="77777777" w:rsidR="0011276D" w:rsidRPr="007036CE" w:rsidRDefault="0011276D" w:rsidP="0011276D">
            <w:pPr>
              <w:pStyle w:val="GOSTTablenorm"/>
            </w:pPr>
            <w:r w:rsidRPr="007036CE">
              <w:rPr>
                <w:szCs w:val="22"/>
              </w:rPr>
              <w:t>Да</w:t>
            </w:r>
          </w:p>
        </w:tc>
        <w:tc>
          <w:tcPr>
            <w:tcW w:w="308" w:type="pct"/>
          </w:tcPr>
          <w:p w14:paraId="401477DA" w14:textId="77777777" w:rsidR="0011276D" w:rsidRPr="007036CE" w:rsidRDefault="0011276D" w:rsidP="0011276D">
            <w:pPr>
              <w:pStyle w:val="GOSTTablenorm"/>
            </w:pPr>
            <w:r w:rsidRPr="007036CE">
              <w:rPr>
                <w:szCs w:val="22"/>
              </w:rPr>
              <w:t>=1</w:t>
            </w:r>
          </w:p>
        </w:tc>
        <w:tc>
          <w:tcPr>
            <w:tcW w:w="2039" w:type="pct"/>
          </w:tcPr>
          <w:p w14:paraId="6C46ABBA" w14:textId="77777777" w:rsidR="0011276D" w:rsidRPr="007036CE" w:rsidRDefault="0011276D" w:rsidP="0011276D">
            <w:pPr>
              <w:pStyle w:val="GOSTTablenorm"/>
              <w:rPr>
                <w:szCs w:val="22"/>
              </w:rPr>
            </w:pPr>
            <w:r w:rsidRPr="007036CE">
              <w:rPr>
                <w:szCs w:val="22"/>
              </w:rPr>
              <w:t>Указывается признак детальной строки.</w:t>
            </w:r>
          </w:p>
          <w:p w14:paraId="6E36EDFC" w14:textId="77777777" w:rsidR="0011276D" w:rsidRPr="007036CE" w:rsidRDefault="0011276D" w:rsidP="0011276D">
            <w:pPr>
              <w:pStyle w:val="GOSTTablenorm"/>
              <w:rPr>
                <w:szCs w:val="22"/>
              </w:rPr>
            </w:pPr>
            <w:r w:rsidRPr="007036CE">
              <w:rPr>
                <w:szCs w:val="22"/>
              </w:rPr>
              <w:t>Возможные значения:</w:t>
            </w:r>
          </w:p>
          <w:p w14:paraId="4C54E0A5" w14:textId="77777777" w:rsidR="0011276D" w:rsidRPr="007036CE" w:rsidRDefault="0011276D" w:rsidP="0011276D">
            <w:pPr>
              <w:pStyle w:val="GOSTTableListMark1"/>
              <w:numPr>
                <w:ilvl w:val="0"/>
                <w:numId w:val="2"/>
              </w:numPr>
            </w:pPr>
            <w:r w:rsidRPr="007036CE">
              <w:t>«N» – детализированный КБК;</w:t>
            </w:r>
          </w:p>
          <w:p w14:paraId="6F3AFCC5" w14:textId="77777777" w:rsidR="0011276D" w:rsidRPr="007036CE" w:rsidRDefault="0011276D" w:rsidP="0011276D">
            <w:pPr>
              <w:pStyle w:val="GOSTTableListMark1"/>
              <w:numPr>
                <w:ilvl w:val="0"/>
                <w:numId w:val="2"/>
              </w:numPr>
            </w:pPr>
            <w:r w:rsidRPr="007036CE">
              <w:t>«X» – недетализированный КБК;</w:t>
            </w:r>
          </w:p>
          <w:p w14:paraId="450001CF" w14:textId="77777777" w:rsidR="0011276D" w:rsidRPr="007036CE" w:rsidRDefault="0011276D" w:rsidP="0011276D">
            <w:pPr>
              <w:pStyle w:val="GOSTTableListMark1"/>
              <w:numPr>
                <w:ilvl w:val="0"/>
                <w:numId w:val="2"/>
              </w:numPr>
            </w:pPr>
            <w:r w:rsidRPr="007036CE">
              <w:t>«Y» – итоговая строка раздела документа</w:t>
            </w:r>
          </w:p>
        </w:tc>
      </w:tr>
      <w:tr w:rsidR="0011276D" w:rsidRPr="007036CE" w14:paraId="3B65503A" w14:textId="77777777" w:rsidTr="00A03896">
        <w:tc>
          <w:tcPr>
            <w:tcW w:w="1100" w:type="pct"/>
          </w:tcPr>
          <w:p w14:paraId="6A6B9694" w14:textId="77777777" w:rsidR="0011276D" w:rsidRPr="007036CE" w:rsidRDefault="0011276D" w:rsidP="0011276D">
            <w:pPr>
              <w:pStyle w:val="GOSTTablenorm"/>
              <w:rPr>
                <w:szCs w:val="22"/>
              </w:rPr>
            </w:pPr>
            <w:r w:rsidRPr="007036CE">
              <w:rPr>
                <w:szCs w:val="22"/>
              </w:rPr>
              <w:t>КБК</w:t>
            </w:r>
          </w:p>
        </w:tc>
        <w:tc>
          <w:tcPr>
            <w:tcW w:w="734" w:type="pct"/>
          </w:tcPr>
          <w:p w14:paraId="3C7C950A" w14:textId="77777777" w:rsidR="0011276D" w:rsidRPr="007036CE" w:rsidRDefault="0011276D" w:rsidP="0011276D">
            <w:pPr>
              <w:pStyle w:val="GOSTTablenorm"/>
            </w:pPr>
            <w:ins w:id="1711" w:author="Сатлер Марина Викторовна" w:date="2024-02-08T17:48:00Z">
              <w:r w:rsidRPr="007036CE">
                <w:rPr>
                  <w:b/>
                  <w:szCs w:val="24"/>
                  <w:lang w:val="en-US"/>
                </w:rPr>
                <w:t>SECTION_1</w:t>
              </w:r>
              <w:r w:rsidRPr="007036CE">
                <w:rPr>
                  <w:b/>
                  <w:szCs w:val="24"/>
                </w:rPr>
                <w:t>:</w:t>
              </w:r>
            </w:ins>
            <w:r w:rsidRPr="007036CE">
              <w:rPr>
                <w:szCs w:val="24"/>
                <w:lang w:val="en-US"/>
              </w:rPr>
              <w:t>KBK</w:t>
            </w:r>
          </w:p>
        </w:tc>
        <w:tc>
          <w:tcPr>
            <w:tcW w:w="519" w:type="pct"/>
          </w:tcPr>
          <w:p w14:paraId="126E8258" w14:textId="77777777" w:rsidR="0011276D" w:rsidRPr="007036CE" w:rsidRDefault="0011276D" w:rsidP="0011276D">
            <w:pPr>
              <w:pStyle w:val="GOSTTablenorm"/>
            </w:pPr>
            <w:r w:rsidRPr="007036CE">
              <w:rPr>
                <w:szCs w:val="22"/>
              </w:rPr>
              <w:t>Строка</w:t>
            </w:r>
          </w:p>
        </w:tc>
        <w:tc>
          <w:tcPr>
            <w:tcW w:w="300" w:type="pct"/>
          </w:tcPr>
          <w:p w14:paraId="348B180D" w14:textId="77777777" w:rsidR="0011276D" w:rsidRPr="007036CE" w:rsidRDefault="0011276D" w:rsidP="0011276D">
            <w:pPr>
              <w:pStyle w:val="GOSTTablenorm"/>
            </w:pPr>
            <w:r w:rsidRPr="007036CE">
              <w:rPr>
                <w:szCs w:val="22"/>
              </w:rPr>
              <w:t>Да</w:t>
            </w:r>
          </w:p>
        </w:tc>
        <w:tc>
          <w:tcPr>
            <w:tcW w:w="308" w:type="pct"/>
          </w:tcPr>
          <w:p w14:paraId="57267965" w14:textId="77777777" w:rsidR="0011276D" w:rsidRPr="007036CE" w:rsidRDefault="0011276D" w:rsidP="0011276D">
            <w:pPr>
              <w:pStyle w:val="GOSTTablenorm"/>
            </w:pPr>
            <w:r w:rsidRPr="007036CE">
              <w:rPr>
                <w:szCs w:val="22"/>
              </w:rPr>
              <w:t>=20</w:t>
            </w:r>
          </w:p>
        </w:tc>
        <w:tc>
          <w:tcPr>
            <w:tcW w:w="2039" w:type="pct"/>
          </w:tcPr>
          <w:p w14:paraId="7A0C0D40" w14:textId="77777777" w:rsidR="0011276D" w:rsidRPr="007036CE" w:rsidRDefault="0011276D" w:rsidP="0011276D">
            <w:pPr>
              <w:pStyle w:val="GOSTTablenorm"/>
            </w:pPr>
            <w:r w:rsidRPr="007036CE">
              <w:t>Указывается код по бюджетной классификации для отражения операции на ЛС ГРБС</w:t>
            </w:r>
          </w:p>
        </w:tc>
      </w:tr>
      <w:tr w:rsidR="0011276D" w:rsidRPr="007036CE" w14:paraId="6E27F5DF" w14:textId="77777777" w:rsidTr="00A03896">
        <w:tc>
          <w:tcPr>
            <w:tcW w:w="1100" w:type="pct"/>
          </w:tcPr>
          <w:p w14:paraId="38C3A434" w14:textId="77777777" w:rsidR="0011276D" w:rsidRPr="007036CE" w:rsidRDefault="0011276D" w:rsidP="0011276D">
            <w:pPr>
              <w:pStyle w:val="GOSTTablenorm"/>
              <w:rPr>
                <w:szCs w:val="22"/>
              </w:rPr>
            </w:pPr>
            <w:r w:rsidRPr="007036CE">
              <w:rPr>
                <w:szCs w:val="22"/>
              </w:rPr>
              <w:t>Тип КБК</w:t>
            </w:r>
          </w:p>
        </w:tc>
        <w:tc>
          <w:tcPr>
            <w:tcW w:w="734" w:type="pct"/>
          </w:tcPr>
          <w:p w14:paraId="447F1E48" w14:textId="77777777" w:rsidR="0011276D" w:rsidRPr="007036CE" w:rsidRDefault="0011276D" w:rsidP="0011276D">
            <w:pPr>
              <w:pStyle w:val="GOSTTablenorm"/>
              <w:rPr>
                <w:szCs w:val="24"/>
                <w:lang w:val="en-US"/>
              </w:rPr>
            </w:pPr>
            <w:ins w:id="1712" w:author="Сатлер Марина Викторовна" w:date="2024-02-08T17:48:00Z">
              <w:r w:rsidRPr="007036CE">
                <w:rPr>
                  <w:b/>
                  <w:szCs w:val="24"/>
                  <w:lang w:val="en-US"/>
                </w:rPr>
                <w:t>SECTION_1</w:t>
              </w:r>
              <w:r w:rsidRPr="007036CE">
                <w:rPr>
                  <w:b/>
                  <w:szCs w:val="24"/>
                </w:rPr>
                <w:t>:</w:t>
              </w:r>
            </w:ins>
            <w:r w:rsidRPr="007036CE">
              <w:rPr>
                <w:szCs w:val="24"/>
              </w:rPr>
              <w:t>TYPEKBK</w:t>
            </w:r>
          </w:p>
        </w:tc>
        <w:tc>
          <w:tcPr>
            <w:tcW w:w="519" w:type="pct"/>
          </w:tcPr>
          <w:p w14:paraId="5BB97D42" w14:textId="77777777" w:rsidR="0011276D" w:rsidRPr="007036CE" w:rsidRDefault="0011276D" w:rsidP="0011276D">
            <w:pPr>
              <w:pStyle w:val="GOSTTablenorm"/>
            </w:pPr>
            <w:r w:rsidRPr="007036CE">
              <w:rPr>
                <w:szCs w:val="22"/>
              </w:rPr>
              <w:t>Строка</w:t>
            </w:r>
          </w:p>
        </w:tc>
        <w:tc>
          <w:tcPr>
            <w:tcW w:w="300" w:type="pct"/>
          </w:tcPr>
          <w:p w14:paraId="7607234A" w14:textId="77777777" w:rsidR="0011276D" w:rsidRPr="007036CE" w:rsidRDefault="0011276D" w:rsidP="0011276D">
            <w:pPr>
              <w:pStyle w:val="GOSTTablenorm"/>
            </w:pPr>
            <w:r w:rsidRPr="007036CE">
              <w:rPr>
                <w:szCs w:val="22"/>
              </w:rPr>
              <w:t>Да</w:t>
            </w:r>
          </w:p>
        </w:tc>
        <w:tc>
          <w:tcPr>
            <w:tcW w:w="308" w:type="pct"/>
          </w:tcPr>
          <w:p w14:paraId="0AE1D7AE" w14:textId="77777777" w:rsidR="0011276D" w:rsidRPr="007036CE" w:rsidRDefault="0011276D" w:rsidP="0011276D">
            <w:pPr>
              <w:pStyle w:val="GOSTTablenorm"/>
            </w:pPr>
            <w:r w:rsidRPr="007036CE">
              <w:rPr>
                <w:szCs w:val="22"/>
              </w:rPr>
              <w:t>=2</w:t>
            </w:r>
          </w:p>
        </w:tc>
        <w:tc>
          <w:tcPr>
            <w:tcW w:w="2039" w:type="pct"/>
          </w:tcPr>
          <w:p w14:paraId="151BE330" w14:textId="77777777" w:rsidR="0011276D" w:rsidRPr="007036CE" w:rsidRDefault="0011276D" w:rsidP="0011276D">
            <w:pPr>
              <w:pStyle w:val="GOSTTablenorm"/>
            </w:pPr>
            <w:r w:rsidRPr="007036CE">
              <w:t>Указывается тип кода по бюджетной классификации.</w:t>
            </w:r>
          </w:p>
          <w:p w14:paraId="69E76C05" w14:textId="77777777" w:rsidR="0011276D" w:rsidRPr="007036CE" w:rsidRDefault="0011276D" w:rsidP="0011276D">
            <w:pPr>
              <w:pStyle w:val="GOSTTablenorm"/>
            </w:pPr>
            <w:r w:rsidRPr="007036CE">
              <w:t xml:space="preserve">Заполняется значением «12» </w:t>
            </w:r>
            <w:r w:rsidR="004060F4" w:rsidRPr="007036CE">
              <w:t>–</w:t>
            </w:r>
            <w:r w:rsidRPr="007036CE">
              <w:t xml:space="preserve"> Нелимитруемые расходы</w:t>
            </w:r>
          </w:p>
        </w:tc>
      </w:tr>
      <w:tr w:rsidR="0011276D" w:rsidRPr="007036CE" w14:paraId="7E780C9F" w14:textId="77777777" w:rsidTr="00A03896">
        <w:tc>
          <w:tcPr>
            <w:tcW w:w="1100" w:type="pct"/>
          </w:tcPr>
          <w:p w14:paraId="0E106819" w14:textId="77777777" w:rsidR="0011276D" w:rsidRPr="007036CE" w:rsidRDefault="0011276D" w:rsidP="0011276D">
            <w:pPr>
              <w:pStyle w:val="GOSTTablenorm"/>
              <w:rPr>
                <w:szCs w:val="22"/>
              </w:rPr>
            </w:pPr>
            <w:r w:rsidRPr="007036CE">
              <w:rPr>
                <w:szCs w:val="22"/>
              </w:rPr>
              <w:t>Номер лицевого счета</w:t>
            </w:r>
          </w:p>
        </w:tc>
        <w:tc>
          <w:tcPr>
            <w:tcW w:w="734" w:type="pct"/>
          </w:tcPr>
          <w:p w14:paraId="267632C4" w14:textId="77777777" w:rsidR="0011276D" w:rsidRPr="007036CE" w:rsidRDefault="0011276D" w:rsidP="0011276D">
            <w:pPr>
              <w:pStyle w:val="GOSTTablenorm"/>
              <w:rPr>
                <w:szCs w:val="24"/>
              </w:rPr>
            </w:pPr>
            <w:ins w:id="1713" w:author="Сатлер Марина Викторовна" w:date="2024-02-08T17:48:00Z">
              <w:r w:rsidRPr="007036CE">
                <w:rPr>
                  <w:b/>
                  <w:szCs w:val="24"/>
                  <w:lang w:val="en-US"/>
                </w:rPr>
                <w:t>SECTION_1</w:t>
              </w:r>
              <w:r w:rsidRPr="007036CE">
                <w:rPr>
                  <w:b/>
                  <w:szCs w:val="24"/>
                </w:rPr>
                <w:t>:</w:t>
              </w:r>
            </w:ins>
            <w:r w:rsidRPr="007036CE">
              <w:rPr>
                <w:szCs w:val="24"/>
                <w:lang w:val="en-US"/>
              </w:rPr>
              <w:t>PA</w:t>
            </w:r>
          </w:p>
        </w:tc>
        <w:tc>
          <w:tcPr>
            <w:tcW w:w="519" w:type="pct"/>
          </w:tcPr>
          <w:p w14:paraId="1F865F13" w14:textId="77777777" w:rsidR="0011276D" w:rsidRPr="007036CE" w:rsidRDefault="0011276D" w:rsidP="0011276D">
            <w:pPr>
              <w:pStyle w:val="GOSTTablenorm"/>
            </w:pPr>
            <w:r w:rsidRPr="007036CE">
              <w:rPr>
                <w:szCs w:val="22"/>
              </w:rPr>
              <w:t>Строка</w:t>
            </w:r>
          </w:p>
        </w:tc>
        <w:tc>
          <w:tcPr>
            <w:tcW w:w="300" w:type="pct"/>
          </w:tcPr>
          <w:p w14:paraId="00FA1587" w14:textId="77777777" w:rsidR="0011276D" w:rsidRPr="007036CE" w:rsidRDefault="0011276D" w:rsidP="0011276D">
            <w:pPr>
              <w:pStyle w:val="GOSTTablenorm"/>
            </w:pPr>
            <w:r w:rsidRPr="007036CE">
              <w:rPr>
                <w:szCs w:val="22"/>
              </w:rPr>
              <w:t>Да</w:t>
            </w:r>
          </w:p>
        </w:tc>
        <w:tc>
          <w:tcPr>
            <w:tcW w:w="308" w:type="pct"/>
          </w:tcPr>
          <w:p w14:paraId="1518834F" w14:textId="77777777" w:rsidR="0011276D" w:rsidRPr="007036CE" w:rsidRDefault="0011276D" w:rsidP="0011276D">
            <w:pPr>
              <w:pStyle w:val="GOSTTablenorm"/>
            </w:pPr>
            <w:r w:rsidRPr="007036CE">
              <w:rPr>
                <w:szCs w:val="22"/>
              </w:rPr>
              <w:t>=11</w:t>
            </w:r>
          </w:p>
        </w:tc>
        <w:tc>
          <w:tcPr>
            <w:tcW w:w="2039" w:type="pct"/>
          </w:tcPr>
          <w:p w14:paraId="68722811" w14:textId="77777777" w:rsidR="0011276D" w:rsidRPr="007036CE" w:rsidRDefault="0011276D" w:rsidP="0011276D">
            <w:pPr>
              <w:pStyle w:val="GOSTTablenorm"/>
            </w:pPr>
            <w:r w:rsidRPr="007036CE">
              <w:rPr>
                <w:szCs w:val="22"/>
              </w:rPr>
              <w:t>Указывается номер лицевого счета ГРБС</w:t>
            </w:r>
          </w:p>
        </w:tc>
      </w:tr>
      <w:tr w:rsidR="0011276D" w:rsidRPr="007036CE" w14:paraId="20FC5CC3" w14:textId="77777777" w:rsidTr="00A03896">
        <w:tc>
          <w:tcPr>
            <w:tcW w:w="1100" w:type="pct"/>
          </w:tcPr>
          <w:p w14:paraId="5E891C42" w14:textId="77777777" w:rsidR="0011276D" w:rsidRPr="007036CE" w:rsidRDefault="0011276D" w:rsidP="0011276D">
            <w:pPr>
              <w:pStyle w:val="GOSTTablenorm"/>
              <w:rPr>
                <w:szCs w:val="22"/>
              </w:rPr>
            </w:pPr>
            <w:r w:rsidRPr="007036CE">
              <w:rPr>
                <w:szCs w:val="22"/>
              </w:rPr>
              <w:t>Контур</w:t>
            </w:r>
          </w:p>
        </w:tc>
        <w:tc>
          <w:tcPr>
            <w:tcW w:w="734" w:type="pct"/>
          </w:tcPr>
          <w:p w14:paraId="4D0DEA6A" w14:textId="77777777" w:rsidR="0011276D" w:rsidRPr="007036CE" w:rsidRDefault="0011276D" w:rsidP="0011276D">
            <w:pPr>
              <w:pStyle w:val="GOSTTablenorm"/>
              <w:rPr>
                <w:szCs w:val="24"/>
                <w:lang w:val="en-US"/>
              </w:rPr>
            </w:pPr>
            <w:ins w:id="1714" w:author="Сатлер Марина Викторовна" w:date="2024-02-08T17:48:00Z">
              <w:r w:rsidRPr="007036CE">
                <w:rPr>
                  <w:b/>
                  <w:szCs w:val="24"/>
                  <w:lang w:val="en-US"/>
                </w:rPr>
                <w:t>SECTION_1</w:t>
              </w:r>
              <w:r w:rsidRPr="007036CE">
                <w:rPr>
                  <w:b/>
                  <w:szCs w:val="24"/>
                </w:rPr>
                <w:t>:</w:t>
              </w:r>
            </w:ins>
            <w:r w:rsidRPr="007036CE">
              <w:rPr>
                <w:szCs w:val="22"/>
                <w:lang w:val="en-US"/>
              </w:rPr>
              <w:t>CONTUR</w:t>
            </w:r>
          </w:p>
        </w:tc>
        <w:tc>
          <w:tcPr>
            <w:tcW w:w="519" w:type="pct"/>
          </w:tcPr>
          <w:p w14:paraId="29E6C791" w14:textId="77777777" w:rsidR="0011276D" w:rsidRPr="007036CE" w:rsidRDefault="0011276D" w:rsidP="0011276D">
            <w:pPr>
              <w:pStyle w:val="GOSTTablenorm"/>
            </w:pPr>
            <w:ins w:id="1715" w:author="Сатлер Марина Викторовна" w:date="2024-02-28T19:11:00Z">
              <w:r w:rsidRPr="007036CE">
                <w:rPr>
                  <w:szCs w:val="22"/>
                </w:rPr>
                <w:t>Строка</w:t>
              </w:r>
            </w:ins>
          </w:p>
        </w:tc>
        <w:tc>
          <w:tcPr>
            <w:tcW w:w="300" w:type="pct"/>
          </w:tcPr>
          <w:p w14:paraId="1582BE1A" w14:textId="77777777" w:rsidR="0011276D" w:rsidRPr="007036CE" w:rsidRDefault="0011276D" w:rsidP="0011276D">
            <w:pPr>
              <w:pStyle w:val="GOSTTablenorm"/>
            </w:pPr>
            <w:r w:rsidRPr="007036CE">
              <w:rPr>
                <w:szCs w:val="22"/>
              </w:rPr>
              <w:t>Да</w:t>
            </w:r>
          </w:p>
        </w:tc>
        <w:tc>
          <w:tcPr>
            <w:tcW w:w="308" w:type="pct"/>
          </w:tcPr>
          <w:p w14:paraId="53C3964E" w14:textId="77777777" w:rsidR="0011276D" w:rsidRPr="007036CE" w:rsidRDefault="0011276D" w:rsidP="0011276D">
            <w:pPr>
              <w:pStyle w:val="GOSTTablenorm"/>
            </w:pPr>
            <w:r w:rsidRPr="007036CE">
              <w:rPr>
                <w:szCs w:val="22"/>
              </w:rPr>
              <w:t>=1</w:t>
            </w:r>
          </w:p>
        </w:tc>
        <w:tc>
          <w:tcPr>
            <w:tcW w:w="2039" w:type="pct"/>
          </w:tcPr>
          <w:p w14:paraId="116A0448" w14:textId="77777777" w:rsidR="0011276D" w:rsidRPr="007036CE" w:rsidRDefault="0011276D" w:rsidP="0011276D">
            <w:pPr>
              <w:pStyle w:val="GOSTTablenorm"/>
              <w:rPr>
                <w:szCs w:val="22"/>
              </w:rPr>
            </w:pPr>
            <w:r w:rsidRPr="007036CE">
              <w:rPr>
                <w:szCs w:val="22"/>
              </w:rPr>
              <w:t>Указывается код контура, в котором проводится операция.</w:t>
            </w:r>
          </w:p>
          <w:p w14:paraId="2B32FEBF" w14:textId="77777777" w:rsidR="0011276D" w:rsidRPr="007036CE" w:rsidRDefault="0011276D" w:rsidP="0011276D">
            <w:pPr>
              <w:pStyle w:val="GOSTTablenorm"/>
              <w:rPr>
                <w:szCs w:val="22"/>
              </w:rPr>
            </w:pPr>
            <w:r w:rsidRPr="007036CE">
              <w:rPr>
                <w:szCs w:val="22"/>
              </w:rPr>
              <w:t>Возможные значения:</w:t>
            </w:r>
          </w:p>
          <w:p w14:paraId="5E63AEE4" w14:textId="77777777" w:rsidR="0011276D" w:rsidRPr="007036CE" w:rsidRDefault="0011276D" w:rsidP="0011276D">
            <w:pPr>
              <w:pStyle w:val="GOSTTableListMark1"/>
              <w:numPr>
                <w:ilvl w:val="0"/>
                <w:numId w:val="2"/>
              </w:numPr>
            </w:pPr>
            <w:r w:rsidRPr="007036CE">
              <w:t>«</w:t>
            </w:r>
            <w:ins w:id="1716" w:author="Сатлер Марина Викторовна" w:date="2024-02-28T18:36:00Z">
              <w:r w:rsidRPr="007036CE">
                <w:rPr>
                  <w:lang w:val="en-US"/>
                </w:rPr>
                <w:t>O</w:t>
              </w:r>
            </w:ins>
            <w:r w:rsidRPr="007036CE">
              <w:t xml:space="preserve">» </w:t>
            </w:r>
            <w:r w:rsidRPr="007036CE">
              <w:rPr>
                <w:lang w:val="en-US"/>
              </w:rPr>
              <w:t xml:space="preserve">– </w:t>
            </w:r>
            <w:r w:rsidRPr="007036CE">
              <w:t>открытый;</w:t>
            </w:r>
          </w:p>
          <w:p w14:paraId="313941F0" w14:textId="77777777" w:rsidR="0011276D" w:rsidRPr="007036CE" w:rsidRDefault="0011276D" w:rsidP="0011276D">
            <w:pPr>
              <w:pStyle w:val="GOSTTableListMark1"/>
              <w:numPr>
                <w:ilvl w:val="0"/>
                <w:numId w:val="2"/>
              </w:numPr>
            </w:pPr>
            <w:r w:rsidRPr="007036CE">
              <w:t>«</w:t>
            </w:r>
            <w:r w:rsidRPr="007036CE">
              <w:rPr>
                <w:lang w:val="en-US"/>
              </w:rPr>
              <w:t>S</w:t>
            </w:r>
            <w:r w:rsidRPr="007036CE">
              <w:t>»</w:t>
            </w:r>
            <w:r w:rsidRPr="007036CE">
              <w:rPr>
                <w:lang w:val="en-US"/>
              </w:rPr>
              <w:t xml:space="preserve"> – </w:t>
            </w:r>
            <w:r w:rsidRPr="007036CE">
              <w:t>защищенный;</w:t>
            </w:r>
          </w:p>
          <w:p w14:paraId="7CA3573F" w14:textId="77777777" w:rsidR="0011276D" w:rsidRPr="007036CE" w:rsidRDefault="0011276D" w:rsidP="0011276D">
            <w:pPr>
              <w:pStyle w:val="GOSTTableListMark1"/>
              <w:numPr>
                <w:ilvl w:val="0"/>
                <w:numId w:val="2"/>
              </w:numPr>
            </w:pPr>
            <w:r w:rsidRPr="007036CE">
              <w:lastRenderedPageBreak/>
              <w:t>«1» – открытый;</w:t>
            </w:r>
          </w:p>
          <w:p w14:paraId="2156FB88" w14:textId="77777777" w:rsidR="0011276D" w:rsidRPr="007036CE" w:rsidRDefault="0011276D" w:rsidP="0011276D">
            <w:pPr>
              <w:pStyle w:val="GOSTTableListMark1"/>
              <w:numPr>
                <w:ilvl w:val="0"/>
                <w:numId w:val="2"/>
              </w:numPr>
            </w:pPr>
            <w:r w:rsidRPr="007036CE">
              <w:t>«2» – защищенный</w:t>
            </w:r>
          </w:p>
        </w:tc>
      </w:tr>
      <w:tr w:rsidR="0011276D" w:rsidRPr="007036CE" w14:paraId="62E8BF6A" w14:textId="77777777" w:rsidTr="00A03896">
        <w:tc>
          <w:tcPr>
            <w:tcW w:w="1100" w:type="pct"/>
          </w:tcPr>
          <w:p w14:paraId="0C7F5BD7" w14:textId="77777777" w:rsidR="0011276D" w:rsidRPr="007036CE" w:rsidRDefault="0011276D" w:rsidP="0011276D">
            <w:pPr>
              <w:pStyle w:val="GOSTTablenorm"/>
              <w:rPr>
                <w:szCs w:val="22"/>
              </w:rPr>
            </w:pPr>
            <w:ins w:id="1717" w:author="Сатлер Марина Викторовна" w:date="2024-02-13T12:52:00Z">
              <w:r w:rsidRPr="007036CE">
                <w:lastRenderedPageBreak/>
                <w:t>Сумма на текущий год</w:t>
              </w:r>
            </w:ins>
          </w:p>
        </w:tc>
        <w:tc>
          <w:tcPr>
            <w:tcW w:w="734" w:type="pct"/>
          </w:tcPr>
          <w:p w14:paraId="0CF30706" w14:textId="77777777" w:rsidR="0011276D" w:rsidRPr="007036CE" w:rsidRDefault="0011276D" w:rsidP="0011276D">
            <w:pPr>
              <w:pStyle w:val="GOSTTablenorm"/>
              <w:rPr>
                <w:szCs w:val="22"/>
                <w:lang w:val="en-US"/>
              </w:rPr>
            </w:pPr>
            <w:ins w:id="1718" w:author="Сатлер Марина Викторовна" w:date="2024-02-08T17:48:00Z">
              <w:r w:rsidRPr="007036CE">
                <w:rPr>
                  <w:b/>
                  <w:szCs w:val="24"/>
                  <w:lang w:val="en-US"/>
                </w:rPr>
                <w:t>SECTION_1</w:t>
              </w:r>
              <w:r w:rsidRPr="007036CE">
                <w:rPr>
                  <w:b/>
                  <w:szCs w:val="24"/>
                </w:rPr>
                <w:t>:</w:t>
              </w:r>
            </w:ins>
            <w:r w:rsidRPr="007036CE">
              <w:rPr>
                <w:szCs w:val="22"/>
              </w:rPr>
              <w:t>SUM_1</w:t>
            </w:r>
          </w:p>
        </w:tc>
        <w:tc>
          <w:tcPr>
            <w:tcW w:w="519" w:type="pct"/>
          </w:tcPr>
          <w:p w14:paraId="62612255" w14:textId="77777777" w:rsidR="0011276D" w:rsidRPr="007036CE" w:rsidRDefault="0011276D" w:rsidP="0011276D">
            <w:pPr>
              <w:pStyle w:val="GOSTTablenorm"/>
            </w:pPr>
            <w:r w:rsidRPr="007036CE">
              <w:rPr>
                <w:szCs w:val="22"/>
              </w:rPr>
              <w:t>Сумма</w:t>
            </w:r>
          </w:p>
        </w:tc>
        <w:tc>
          <w:tcPr>
            <w:tcW w:w="300" w:type="pct"/>
          </w:tcPr>
          <w:p w14:paraId="436EF6B6" w14:textId="77777777" w:rsidR="0011276D" w:rsidRPr="007036CE" w:rsidRDefault="0011276D" w:rsidP="0011276D">
            <w:pPr>
              <w:pStyle w:val="GOSTTablenorm"/>
            </w:pPr>
            <w:r w:rsidRPr="007036CE">
              <w:rPr>
                <w:szCs w:val="22"/>
              </w:rPr>
              <w:t>Да</w:t>
            </w:r>
          </w:p>
        </w:tc>
        <w:tc>
          <w:tcPr>
            <w:tcW w:w="308" w:type="pct"/>
          </w:tcPr>
          <w:p w14:paraId="12FB8A2C" w14:textId="77777777" w:rsidR="0011276D" w:rsidRPr="007036CE" w:rsidRDefault="0011276D" w:rsidP="0011276D">
            <w:pPr>
              <w:pStyle w:val="GOSTTablenorm"/>
            </w:pPr>
          </w:p>
        </w:tc>
        <w:tc>
          <w:tcPr>
            <w:tcW w:w="2039" w:type="pct"/>
          </w:tcPr>
          <w:p w14:paraId="56F07C98" w14:textId="77777777" w:rsidR="0011276D" w:rsidRPr="007036CE" w:rsidRDefault="0011276D" w:rsidP="0011276D">
            <w:pPr>
              <w:pStyle w:val="GOSTTablenorm"/>
            </w:pPr>
            <w:r w:rsidRPr="007036CE">
              <w:t>Указывается сумма на текущий финансовый год</w:t>
            </w:r>
            <w:del w:id="1719" w:author="Сатлер Марина Викторовна" w:date="2024-07-05T16:40:00Z">
              <w:r w:rsidRPr="007036CE" w:rsidDel="0011276D">
                <w:delText xml:space="preserve"> при доведении на текущий бюджетный цикл</w:delText>
              </w:r>
            </w:del>
          </w:p>
        </w:tc>
      </w:tr>
      <w:tr w:rsidR="0011276D" w:rsidRPr="007036CE" w14:paraId="08EE7ECD" w14:textId="77777777" w:rsidTr="00A03896">
        <w:tc>
          <w:tcPr>
            <w:tcW w:w="1100" w:type="pct"/>
          </w:tcPr>
          <w:p w14:paraId="16042A70" w14:textId="77777777" w:rsidR="0011276D" w:rsidRPr="007036CE" w:rsidRDefault="0011276D" w:rsidP="0011276D">
            <w:pPr>
              <w:pStyle w:val="GOSTTablenorm"/>
              <w:rPr>
                <w:szCs w:val="22"/>
              </w:rPr>
            </w:pPr>
            <w:ins w:id="1720" w:author="Сатлер Марина Викторовна" w:date="2024-02-13T12:52:00Z">
              <w:r w:rsidRPr="007036CE">
                <w:t>Сумма на первый год планового периода</w:t>
              </w:r>
            </w:ins>
          </w:p>
        </w:tc>
        <w:tc>
          <w:tcPr>
            <w:tcW w:w="734" w:type="pct"/>
          </w:tcPr>
          <w:p w14:paraId="38DCD7DD" w14:textId="77777777" w:rsidR="0011276D" w:rsidRPr="007036CE" w:rsidRDefault="0011276D" w:rsidP="0011276D">
            <w:pPr>
              <w:pStyle w:val="GOSTTablenorm"/>
              <w:rPr>
                <w:szCs w:val="22"/>
              </w:rPr>
            </w:pPr>
            <w:ins w:id="1721" w:author="Сатлер Марина Викторовна" w:date="2024-02-08T17:48:00Z">
              <w:r w:rsidRPr="007036CE">
                <w:rPr>
                  <w:b/>
                  <w:szCs w:val="24"/>
                  <w:lang w:val="en-US"/>
                </w:rPr>
                <w:t>SECTION_1</w:t>
              </w:r>
              <w:r w:rsidRPr="007036CE">
                <w:rPr>
                  <w:b/>
                  <w:szCs w:val="24"/>
                </w:rPr>
                <w:t>:</w:t>
              </w:r>
            </w:ins>
            <w:r w:rsidRPr="007036CE">
              <w:rPr>
                <w:szCs w:val="22"/>
              </w:rPr>
              <w:t>SUM_2</w:t>
            </w:r>
          </w:p>
        </w:tc>
        <w:tc>
          <w:tcPr>
            <w:tcW w:w="519" w:type="pct"/>
          </w:tcPr>
          <w:p w14:paraId="0B521693" w14:textId="77777777" w:rsidR="0011276D" w:rsidRPr="007036CE" w:rsidRDefault="0011276D" w:rsidP="0011276D">
            <w:pPr>
              <w:pStyle w:val="GOSTTablenorm"/>
            </w:pPr>
            <w:r w:rsidRPr="007036CE">
              <w:rPr>
                <w:szCs w:val="22"/>
              </w:rPr>
              <w:t>Сумма</w:t>
            </w:r>
          </w:p>
        </w:tc>
        <w:tc>
          <w:tcPr>
            <w:tcW w:w="300" w:type="pct"/>
          </w:tcPr>
          <w:p w14:paraId="6738BE59" w14:textId="77777777" w:rsidR="0011276D" w:rsidRPr="007036CE" w:rsidRDefault="0011276D" w:rsidP="0011276D">
            <w:pPr>
              <w:pStyle w:val="GOSTTablenorm"/>
            </w:pPr>
            <w:r w:rsidRPr="007036CE">
              <w:rPr>
                <w:szCs w:val="22"/>
              </w:rPr>
              <w:t>Да</w:t>
            </w:r>
          </w:p>
        </w:tc>
        <w:tc>
          <w:tcPr>
            <w:tcW w:w="308" w:type="pct"/>
          </w:tcPr>
          <w:p w14:paraId="06EB37F9" w14:textId="77777777" w:rsidR="0011276D" w:rsidRPr="007036CE" w:rsidRDefault="0011276D" w:rsidP="0011276D">
            <w:pPr>
              <w:pStyle w:val="GOSTTablenorm"/>
            </w:pPr>
          </w:p>
        </w:tc>
        <w:tc>
          <w:tcPr>
            <w:tcW w:w="2039" w:type="pct"/>
          </w:tcPr>
          <w:p w14:paraId="08CF048E" w14:textId="77777777" w:rsidR="0011276D" w:rsidRPr="007036CE" w:rsidRDefault="0011276D" w:rsidP="0011276D">
            <w:pPr>
              <w:pStyle w:val="GOSTTablenorm"/>
            </w:pPr>
            <w:r w:rsidRPr="007036CE">
              <w:t>Указывается сумма на 1-й плановый год</w:t>
            </w:r>
            <w:del w:id="1722" w:author="Сатлер Марина Викторовна" w:date="2024-07-05T16:40:00Z">
              <w:r w:rsidRPr="007036CE" w:rsidDel="0011276D">
                <w:delText xml:space="preserve"> при доведении на текущий бюджетный цикл</w:delText>
              </w:r>
            </w:del>
          </w:p>
        </w:tc>
      </w:tr>
      <w:tr w:rsidR="0011276D" w:rsidRPr="007036CE" w14:paraId="54A11392" w14:textId="77777777" w:rsidTr="00A03896">
        <w:tc>
          <w:tcPr>
            <w:tcW w:w="1100" w:type="pct"/>
          </w:tcPr>
          <w:p w14:paraId="40832F54" w14:textId="77777777" w:rsidR="0011276D" w:rsidRPr="007036CE" w:rsidRDefault="0011276D" w:rsidP="0011276D">
            <w:pPr>
              <w:pStyle w:val="GOSTTablenorm"/>
              <w:rPr>
                <w:szCs w:val="22"/>
              </w:rPr>
            </w:pPr>
            <w:ins w:id="1723" w:author="Сатлер Марина Викторовна" w:date="2024-02-13T12:52:00Z">
              <w:r w:rsidRPr="007036CE">
                <w:t>Сумма на второй год планового периода</w:t>
              </w:r>
            </w:ins>
          </w:p>
        </w:tc>
        <w:tc>
          <w:tcPr>
            <w:tcW w:w="734" w:type="pct"/>
          </w:tcPr>
          <w:p w14:paraId="03BB6D7B" w14:textId="77777777" w:rsidR="0011276D" w:rsidRPr="007036CE" w:rsidRDefault="0011276D" w:rsidP="0011276D">
            <w:pPr>
              <w:pStyle w:val="GOSTTablenorm"/>
              <w:rPr>
                <w:szCs w:val="22"/>
              </w:rPr>
            </w:pPr>
            <w:ins w:id="1724" w:author="Сатлер Марина Викторовна" w:date="2024-02-08T17:48:00Z">
              <w:r w:rsidRPr="007036CE">
                <w:rPr>
                  <w:b/>
                  <w:szCs w:val="24"/>
                  <w:lang w:val="en-US"/>
                </w:rPr>
                <w:t>SECTION_1</w:t>
              </w:r>
              <w:r w:rsidRPr="007036CE">
                <w:rPr>
                  <w:b/>
                  <w:szCs w:val="24"/>
                </w:rPr>
                <w:t>:</w:t>
              </w:r>
            </w:ins>
            <w:r w:rsidRPr="007036CE">
              <w:rPr>
                <w:szCs w:val="22"/>
              </w:rPr>
              <w:t>SUM_3</w:t>
            </w:r>
          </w:p>
        </w:tc>
        <w:tc>
          <w:tcPr>
            <w:tcW w:w="519" w:type="pct"/>
          </w:tcPr>
          <w:p w14:paraId="4863B17E" w14:textId="77777777" w:rsidR="0011276D" w:rsidRPr="007036CE" w:rsidRDefault="0011276D" w:rsidP="0011276D">
            <w:pPr>
              <w:pStyle w:val="GOSTTablenorm"/>
            </w:pPr>
            <w:r w:rsidRPr="007036CE">
              <w:rPr>
                <w:szCs w:val="22"/>
              </w:rPr>
              <w:t>Сумма</w:t>
            </w:r>
          </w:p>
        </w:tc>
        <w:tc>
          <w:tcPr>
            <w:tcW w:w="300" w:type="pct"/>
          </w:tcPr>
          <w:p w14:paraId="339D1640" w14:textId="77777777" w:rsidR="0011276D" w:rsidRPr="007036CE" w:rsidRDefault="0011276D" w:rsidP="0011276D">
            <w:pPr>
              <w:pStyle w:val="GOSTTablenorm"/>
            </w:pPr>
            <w:r w:rsidRPr="007036CE">
              <w:rPr>
                <w:szCs w:val="22"/>
              </w:rPr>
              <w:t>Да</w:t>
            </w:r>
          </w:p>
        </w:tc>
        <w:tc>
          <w:tcPr>
            <w:tcW w:w="308" w:type="pct"/>
          </w:tcPr>
          <w:p w14:paraId="2C6B692C" w14:textId="77777777" w:rsidR="0011276D" w:rsidRPr="007036CE" w:rsidRDefault="0011276D" w:rsidP="0011276D">
            <w:pPr>
              <w:pStyle w:val="GOSTTablenorm"/>
            </w:pPr>
          </w:p>
        </w:tc>
        <w:tc>
          <w:tcPr>
            <w:tcW w:w="2039" w:type="pct"/>
          </w:tcPr>
          <w:p w14:paraId="2FAE813F" w14:textId="77777777" w:rsidR="0011276D" w:rsidRPr="007036CE" w:rsidRDefault="0011276D" w:rsidP="0011276D">
            <w:pPr>
              <w:pStyle w:val="GOSTTablenorm"/>
            </w:pPr>
            <w:r w:rsidRPr="007036CE">
              <w:t>Указывается сумма на 2-й плановый год</w:t>
            </w:r>
            <w:del w:id="1725" w:author="Сатлер Марина Викторовна" w:date="2024-07-05T16:40:00Z">
              <w:r w:rsidRPr="007036CE" w:rsidDel="0011276D">
                <w:delText xml:space="preserve"> при доведении на текущий бюджетный цикл</w:delText>
              </w:r>
            </w:del>
          </w:p>
        </w:tc>
      </w:tr>
      <w:tr w:rsidR="0011276D" w:rsidRPr="007036CE" w:rsidDel="0011276D" w14:paraId="4DF22159" w14:textId="77777777" w:rsidTr="00A03896">
        <w:trPr>
          <w:del w:id="1726" w:author="Сатлер Марина Викторовна" w:date="2024-07-05T16:40:00Z"/>
        </w:trPr>
        <w:tc>
          <w:tcPr>
            <w:tcW w:w="1100" w:type="pct"/>
          </w:tcPr>
          <w:p w14:paraId="42789F08" w14:textId="77777777" w:rsidR="0011276D" w:rsidRPr="007036CE" w:rsidDel="0011276D" w:rsidRDefault="0011276D" w:rsidP="0011276D">
            <w:pPr>
              <w:pStyle w:val="GOSTTablenorm"/>
              <w:rPr>
                <w:del w:id="1727" w:author="Сатлер Марина Викторовна" w:date="2024-07-05T16:40:00Z"/>
                <w:szCs w:val="22"/>
              </w:rPr>
            </w:pPr>
            <w:bookmarkStart w:id="1728" w:name="_Toc173151441"/>
            <w:bookmarkStart w:id="1729" w:name="_Toc173746036"/>
            <w:bookmarkStart w:id="1730" w:name="_Toc175760648"/>
            <w:bookmarkStart w:id="1731" w:name="_Toc189429665"/>
            <w:bookmarkStart w:id="1732" w:name="_Toc222927375"/>
            <w:bookmarkStart w:id="1733" w:name="_Toc222927766"/>
            <w:bookmarkEnd w:id="1728"/>
            <w:bookmarkEnd w:id="1729"/>
            <w:bookmarkEnd w:id="1730"/>
            <w:bookmarkEnd w:id="1731"/>
            <w:bookmarkEnd w:id="1732"/>
            <w:bookmarkEnd w:id="1733"/>
          </w:p>
        </w:tc>
        <w:tc>
          <w:tcPr>
            <w:tcW w:w="734" w:type="pct"/>
          </w:tcPr>
          <w:p w14:paraId="2879CB54" w14:textId="77777777" w:rsidR="0011276D" w:rsidRPr="007036CE" w:rsidDel="0011276D" w:rsidRDefault="0011276D" w:rsidP="0011276D">
            <w:pPr>
              <w:pStyle w:val="GOSTTablenorm"/>
              <w:rPr>
                <w:del w:id="1734" w:author="Сатлер Марина Викторовна" w:date="2024-07-05T16:40:00Z"/>
                <w:szCs w:val="22"/>
              </w:rPr>
            </w:pPr>
            <w:del w:id="1735" w:author="Сатлер Марина Викторовна" w:date="2024-07-05T16:40:00Z">
              <w:r w:rsidRPr="007036CE" w:rsidDel="0011276D">
                <w:rPr>
                  <w:szCs w:val="22"/>
                </w:rPr>
                <w:delText>SUM_4</w:delText>
              </w:r>
              <w:bookmarkStart w:id="1736" w:name="_Toc173151442"/>
              <w:bookmarkStart w:id="1737" w:name="_Toc173746037"/>
              <w:bookmarkStart w:id="1738" w:name="_Toc175760649"/>
              <w:bookmarkStart w:id="1739" w:name="_Toc189429666"/>
              <w:bookmarkStart w:id="1740" w:name="_Toc222927376"/>
              <w:bookmarkStart w:id="1741" w:name="_Toc222927767"/>
              <w:bookmarkEnd w:id="1736"/>
              <w:bookmarkEnd w:id="1737"/>
              <w:bookmarkEnd w:id="1738"/>
              <w:bookmarkEnd w:id="1739"/>
              <w:bookmarkEnd w:id="1740"/>
              <w:bookmarkEnd w:id="1741"/>
            </w:del>
          </w:p>
        </w:tc>
        <w:tc>
          <w:tcPr>
            <w:tcW w:w="519" w:type="pct"/>
          </w:tcPr>
          <w:p w14:paraId="637A0BB0" w14:textId="77777777" w:rsidR="0011276D" w:rsidRPr="007036CE" w:rsidDel="0011276D" w:rsidRDefault="0011276D" w:rsidP="0011276D">
            <w:pPr>
              <w:pStyle w:val="GOSTTablenorm"/>
              <w:rPr>
                <w:del w:id="1742" w:author="Сатлер Марина Викторовна" w:date="2024-07-05T16:40:00Z"/>
              </w:rPr>
            </w:pPr>
            <w:del w:id="1743" w:author="Сатлер Марина Викторовна" w:date="2024-07-05T16:40:00Z">
              <w:r w:rsidRPr="007036CE" w:rsidDel="0011276D">
                <w:rPr>
                  <w:szCs w:val="22"/>
                </w:rPr>
                <w:delText>Сумма</w:delText>
              </w:r>
              <w:bookmarkStart w:id="1744" w:name="_Toc173151443"/>
              <w:bookmarkStart w:id="1745" w:name="_Toc173746038"/>
              <w:bookmarkStart w:id="1746" w:name="_Toc175760650"/>
              <w:bookmarkStart w:id="1747" w:name="_Toc189429667"/>
              <w:bookmarkStart w:id="1748" w:name="_Toc222927377"/>
              <w:bookmarkStart w:id="1749" w:name="_Toc222927768"/>
              <w:bookmarkEnd w:id="1744"/>
              <w:bookmarkEnd w:id="1745"/>
              <w:bookmarkEnd w:id="1746"/>
              <w:bookmarkEnd w:id="1747"/>
              <w:bookmarkEnd w:id="1748"/>
              <w:bookmarkEnd w:id="1749"/>
            </w:del>
          </w:p>
        </w:tc>
        <w:tc>
          <w:tcPr>
            <w:tcW w:w="300" w:type="pct"/>
          </w:tcPr>
          <w:p w14:paraId="5C1F454A" w14:textId="77777777" w:rsidR="0011276D" w:rsidRPr="007036CE" w:rsidDel="0011276D" w:rsidRDefault="0011276D" w:rsidP="0011276D">
            <w:pPr>
              <w:pStyle w:val="GOSTTablenorm"/>
              <w:rPr>
                <w:del w:id="1750" w:author="Сатлер Марина Викторовна" w:date="2024-07-05T16:40:00Z"/>
              </w:rPr>
            </w:pPr>
            <w:del w:id="1751" w:author="Сатлер Марина Викторовна" w:date="2024-07-05T16:40:00Z">
              <w:r w:rsidRPr="007036CE" w:rsidDel="0011276D">
                <w:rPr>
                  <w:szCs w:val="22"/>
                </w:rPr>
                <w:delText>Да</w:delText>
              </w:r>
              <w:bookmarkStart w:id="1752" w:name="_Toc173151444"/>
              <w:bookmarkStart w:id="1753" w:name="_Toc173746039"/>
              <w:bookmarkStart w:id="1754" w:name="_Toc175760651"/>
              <w:bookmarkStart w:id="1755" w:name="_Toc189429668"/>
              <w:bookmarkStart w:id="1756" w:name="_Toc222927378"/>
              <w:bookmarkStart w:id="1757" w:name="_Toc222927769"/>
              <w:bookmarkEnd w:id="1752"/>
              <w:bookmarkEnd w:id="1753"/>
              <w:bookmarkEnd w:id="1754"/>
              <w:bookmarkEnd w:id="1755"/>
              <w:bookmarkEnd w:id="1756"/>
              <w:bookmarkEnd w:id="1757"/>
            </w:del>
          </w:p>
        </w:tc>
        <w:tc>
          <w:tcPr>
            <w:tcW w:w="308" w:type="pct"/>
          </w:tcPr>
          <w:p w14:paraId="36B2065E" w14:textId="77777777" w:rsidR="0011276D" w:rsidRPr="007036CE" w:rsidDel="0011276D" w:rsidRDefault="0011276D" w:rsidP="0011276D">
            <w:pPr>
              <w:pStyle w:val="GOSTTablenorm"/>
              <w:rPr>
                <w:del w:id="1758" w:author="Сатлер Марина Викторовна" w:date="2024-07-05T16:40:00Z"/>
              </w:rPr>
            </w:pPr>
            <w:bookmarkStart w:id="1759" w:name="_Toc173151445"/>
            <w:bookmarkStart w:id="1760" w:name="_Toc173746040"/>
            <w:bookmarkStart w:id="1761" w:name="_Toc175760652"/>
            <w:bookmarkStart w:id="1762" w:name="_Toc189429669"/>
            <w:bookmarkStart w:id="1763" w:name="_Toc222927379"/>
            <w:bookmarkStart w:id="1764" w:name="_Toc222927770"/>
            <w:bookmarkEnd w:id="1759"/>
            <w:bookmarkEnd w:id="1760"/>
            <w:bookmarkEnd w:id="1761"/>
            <w:bookmarkEnd w:id="1762"/>
            <w:bookmarkEnd w:id="1763"/>
            <w:bookmarkEnd w:id="1764"/>
          </w:p>
        </w:tc>
        <w:tc>
          <w:tcPr>
            <w:tcW w:w="2039" w:type="pct"/>
          </w:tcPr>
          <w:p w14:paraId="66AB1FDC" w14:textId="77777777" w:rsidR="0011276D" w:rsidRPr="007036CE" w:rsidDel="0011276D" w:rsidRDefault="0011276D" w:rsidP="0011276D">
            <w:pPr>
              <w:pStyle w:val="GOSTTablenorm"/>
              <w:rPr>
                <w:del w:id="1765" w:author="Сатлер Марина Викторовна" w:date="2024-07-05T16:40:00Z"/>
              </w:rPr>
            </w:pPr>
            <w:del w:id="1766" w:author="Сатлер Марина Викторовна" w:date="2024-07-05T16:40:00Z">
              <w:r w:rsidRPr="007036CE" w:rsidDel="0011276D">
                <w:delText>Указывается значение «0.00»</w:delText>
              </w:r>
              <w:bookmarkStart w:id="1767" w:name="_Toc173151446"/>
              <w:bookmarkStart w:id="1768" w:name="_Toc173746041"/>
              <w:bookmarkStart w:id="1769" w:name="_Toc175760653"/>
              <w:bookmarkStart w:id="1770" w:name="_Toc189429670"/>
              <w:bookmarkStart w:id="1771" w:name="_Toc222927380"/>
              <w:bookmarkStart w:id="1772" w:name="_Toc222927771"/>
              <w:bookmarkEnd w:id="1767"/>
              <w:bookmarkEnd w:id="1768"/>
              <w:bookmarkEnd w:id="1769"/>
              <w:bookmarkEnd w:id="1770"/>
              <w:bookmarkEnd w:id="1771"/>
              <w:bookmarkEnd w:id="1772"/>
            </w:del>
          </w:p>
        </w:tc>
        <w:bookmarkStart w:id="1773" w:name="_Toc173151447"/>
        <w:bookmarkStart w:id="1774" w:name="_Toc173746042"/>
        <w:bookmarkStart w:id="1775" w:name="_Toc175760654"/>
        <w:bookmarkStart w:id="1776" w:name="_Toc189429671"/>
        <w:bookmarkStart w:id="1777" w:name="_Toc222927381"/>
        <w:bookmarkStart w:id="1778" w:name="_Toc222927772"/>
        <w:bookmarkEnd w:id="1773"/>
        <w:bookmarkEnd w:id="1774"/>
        <w:bookmarkEnd w:id="1775"/>
        <w:bookmarkEnd w:id="1776"/>
        <w:bookmarkEnd w:id="1777"/>
        <w:bookmarkEnd w:id="1778"/>
      </w:tr>
    </w:tbl>
    <w:p w14:paraId="5CF638C9" w14:textId="77777777" w:rsidR="00DE55F1" w:rsidRPr="007036CE" w:rsidRDefault="00371FF2" w:rsidP="00DE0449">
      <w:pPr>
        <w:pStyle w:val="51"/>
      </w:pPr>
      <w:bookmarkStart w:id="1779" w:name="_Toc222927773"/>
      <w:commentRangeStart w:id="1780"/>
      <w:r w:rsidRPr="007036CE">
        <w:t xml:space="preserve">Пример </w:t>
      </w:r>
      <w:commentRangeEnd w:id="1780"/>
      <w:r w:rsidRPr="007036CE">
        <w:rPr>
          <w:rStyle w:val="afff4"/>
          <w:sz w:val="24"/>
          <w:szCs w:val="26"/>
        </w:rPr>
        <w:commentReference w:id="1780"/>
      </w:r>
      <w:r w:rsidRPr="007036CE">
        <w:t>запроса по документу «Бюджетные ассигнования на исполнение публичных нормативных обязательств и лимиты бюджетных обязательств по расходам, финансовое обеспечение которых осуществляется при выполнении условий, на финансовый год и на плановый период» (ф.0501054) DBD_BudgAlloc_PNO_LBO</w:t>
      </w:r>
      <w:bookmarkEnd w:id="1779"/>
    </w:p>
    <w:p w14:paraId="6CED4E9C" w14:textId="77777777" w:rsidR="008249D5" w:rsidRPr="007036CE" w:rsidRDefault="008249D5" w:rsidP="008249D5">
      <w:pPr>
        <w:pStyle w:val="GOSTScript"/>
      </w:pPr>
      <w:r w:rsidRPr="007036CE">
        <w:t>{</w:t>
      </w:r>
    </w:p>
    <w:p w14:paraId="66ED9D79" w14:textId="77777777" w:rsidR="008249D5" w:rsidRPr="007036CE" w:rsidRDefault="008249D5" w:rsidP="008249D5">
      <w:pPr>
        <w:pStyle w:val="GOSTScript"/>
      </w:pPr>
      <w:r w:rsidRPr="007036CE">
        <w:tab/>
        <w:t>"header": {</w:t>
      </w:r>
    </w:p>
    <w:p w14:paraId="44BF0CE3" w14:textId="77777777" w:rsidR="008249D5" w:rsidRPr="007036CE" w:rsidRDefault="008249D5" w:rsidP="008249D5">
      <w:pPr>
        <w:pStyle w:val="GOSTScript"/>
      </w:pPr>
      <w:r w:rsidRPr="007036CE">
        <w:tab/>
      </w:r>
      <w:r w:rsidRPr="007036CE">
        <w:tab/>
        <w:t>"Source": "</w:t>
      </w:r>
      <w:del w:id="1781" w:author="Сатлер Марина Викторовна" w:date="2024-09-25T17:31:00Z">
        <w:r w:rsidRPr="007036CE" w:rsidDel="00106EBC">
          <w:delText>EXP05</w:delText>
        </w:r>
      </w:del>
      <w:ins w:id="1782" w:author="Сатлер Марина Викторовна" w:date="2024-09-25T17:31:00Z">
        <w:r w:rsidR="00106EBC" w:rsidRPr="007036CE">
          <w:t>EXP01</w:t>
        </w:r>
      </w:ins>
      <w:r w:rsidRPr="007036CE">
        <w:t>",</w:t>
      </w:r>
    </w:p>
    <w:p w14:paraId="705E49D0" w14:textId="77777777" w:rsidR="008249D5" w:rsidRPr="007036CE" w:rsidRDefault="008249D5" w:rsidP="008249D5">
      <w:pPr>
        <w:pStyle w:val="GOSTScript"/>
      </w:pPr>
      <w:r w:rsidRPr="007036CE">
        <w:tab/>
      </w:r>
      <w:r w:rsidRPr="007036CE">
        <w:tab/>
        <w:t>"ReqDateTime": "2024-02-05 10:37:22",</w:t>
      </w:r>
    </w:p>
    <w:p w14:paraId="6C42993C" w14:textId="77777777" w:rsidR="008249D5" w:rsidRPr="007036CE" w:rsidRDefault="008249D5" w:rsidP="008249D5">
      <w:pPr>
        <w:pStyle w:val="GOSTScript"/>
      </w:pPr>
      <w:r w:rsidRPr="007036CE">
        <w:tab/>
      </w:r>
      <w:r w:rsidRPr="007036CE">
        <w:tab/>
        <w:t>"Version": "1.0",</w:t>
      </w:r>
    </w:p>
    <w:p w14:paraId="51FD898F" w14:textId="77777777" w:rsidR="008249D5" w:rsidRPr="007036CE" w:rsidRDefault="008249D5" w:rsidP="008249D5">
      <w:pPr>
        <w:pStyle w:val="GOSTScript"/>
      </w:pPr>
      <w:r w:rsidRPr="007036CE">
        <w:tab/>
      </w:r>
      <w:r w:rsidRPr="007036CE">
        <w:tab/>
        <w:t>"Params": [</w:t>
      </w:r>
    </w:p>
    <w:p w14:paraId="0693090C" w14:textId="77777777" w:rsidR="008249D5" w:rsidRPr="007036CE" w:rsidRDefault="008249D5" w:rsidP="008249D5">
      <w:pPr>
        <w:pStyle w:val="GOSTScript"/>
      </w:pPr>
      <w:r w:rsidRPr="007036CE">
        <w:tab/>
      </w:r>
      <w:r w:rsidRPr="007036CE">
        <w:tab/>
      </w:r>
      <w:r w:rsidRPr="007036CE">
        <w:tab/>
        <w:t>{</w:t>
      </w:r>
    </w:p>
    <w:p w14:paraId="51CEB985" w14:textId="77777777" w:rsidR="008249D5" w:rsidRPr="007036CE" w:rsidRDefault="008249D5" w:rsidP="008249D5">
      <w:pPr>
        <w:pStyle w:val="GOSTScript"/>
      </w:pPr>
      <w:r w:rsidRPr="007036CE">
        <w:tab/>
      </w:r>
      <w:r w:rsidRPr="007036CE">
        <w:tab/>
      </w:r>
      <w:r w:rsidRPr="007036CE">
        <w:tab/>
      </w:r>
      <w:r w:rsidRPr="007036CE">
        <w:tab/>
        <w:t>"param": "example",</w:t>
      </w:r>
    </w:p>
    <w:p w14:paraId="02B00AF2" w14:textId="77777777" w:rsidR="008249D5" w:rsidRPr="007036CE" w:rsidRDefault="008249D5" w:rsidP="008249D5">
      <w:pPr>
        <w:pStyle w:val="GOSTScript"/>
      </w:pPr>
      <w:r w:rsidRPr="007036CE">
        <w:tab/>
      </w:r>
      <w:r w:rsidRPr="007036CE">
        <w:tab/>
      </w:r>
      <w:r w:rsidRPr="007036CE">
        <w:tab/>
      </w:r>
      <w:r w:rsidRPr="007036CE">
        <w:tab/>
        <w:t>"value": "01"</w:t>
      </w:r>
    </w:p>
    <w:p w14:paraId="36A0A168" w14:textId="77777777" w:rsidR="008249D5" w:rsidRPr="007036CE" w:rsidRDefault="008249D5" w:rsidP="008249D5">
      <w:pPr>
        <w:pStyle w:val="GOSTScript"/>
      </w:pPr>
      <w:r w:rsidRPr="007036CE">
        <w:tab/>
      </w:r>
      <w:r w:rsidRPr="007036CE">
        <w:tab/>
      </w:r>
      <w:r w:rsidRPr="007036CE">
        <w:tab/>
        <w:t>}</w:t>
      </w:r>
    </w:p>
    <w:p w14:paraId="4B5CF52A" w14:textId="77777777" w:rsidR="008249D5" w:rsidRPr="007036CE" w:rsidRDefault="008249D5" w:rsidP="008249D5">
      <w:pPr>
        <w:pStyle w:val="GOSTScript"/>
      </w:pPr>
      <w:r w:rsidRPr="007036CE">
        <w:tab/>
      </w:r>
      <w:r w:rsidRPr="007036CE">
        <w:tab/>
        <w:t>],</w:t>
      </w:r>
    </w:p>
    <w:p w14:paraId="483629B1" w14:textId="77777777" w:rsidR="008249D5" w:rsidRPr="007036CE" w:rsidRDefault="008249D5" w:rsidP="008249D5">
      <w:pPr>
        <w:pStyle w:val="GOSTScript"/>
      </w:pPr>
      <w:r w:rsidRPr="007036CE">
        <w:tab/>
      </w:r>
      <w:r w:rsidRPr="007036CE">
        <w:tab/>
        <w:t>"ReqGuid": "b0d4ce5d-2757-4688-948c-vv72qba94f86",</w:t>
      </w:r>
    </w:p>
    <w:p w14:paraId="60EA588B" w14:textId="77777777" w:rsidR="008249D5" w:rsidRPr="007036CE" w:rsidRDefault="008249D5" w:rsidP="008249D5">
      <w:pPr>
        <w:pStyle w:val="GOSTScript"/>
      </w:pPr>
      <w:r w:rsidRPr="007036CE">
        <w:tab/>
      </w:r>
      <w:r w:rsidRPr="007036CE">
        <w:tab/>
        <w:t>"DocGuid": "0bd90a7c-e339-34ff-ac39-73029ff81370",</w:t>
      </w:r>
    </w:p>
    <w:p w14:paraId="1953C642" w14:textId="77777777" w:rsidR="008249D5" w:rsidRPr="007036CE" w:rsidRDefault="008249D5" w:rsidP="008249D5">
      <w:pPr>
        <w:pStyle w:val="GOSTScript"/>
      </w:pPr>
      <w:r w:rsidRPr="007036CE">
        <w:tab/>
      </w:r>
      <w:r w:rsidRPr="007036CE">
        <w:tab/>
        <w:t>"RequestType": "ACCOUNTING",</w:t>
      </w:r>
    </w:p>
    <w:p w14:paraId="3DE98BD2" w14:textId="77777777" w:rsidR="008249D5" w:rsidRPr="007036CE" w:rsidRDefault="008249D5" w:rsidP="008249D5">
      <w:pPr>
        <w:pStyle w:val="GOSTScript"/>
      </w:pPr>
      <w:r w:rsidRPr="007036CE">
        <w:lastRenderedPageBreak/>
        <w:tab/>
      </w:r>
      <w:r w:rsidRPr="007036CE">
        <w:tab/>
        <w:t>"TypeDoc": "DBD_BudgAlloc_PNO_LBO",</w:t>
      </w:r>
    </w:p>
    <w:p w14:paraId="43A5D9D2" w14:textId="77777777" w:rsidR="008249D5" w:rsidRPr="007036CE" w:rsidRDefault="008249D5" w:rsidP="008249D5">
      <w:pPr>
        <w:pStyle w:val="GOSTScript"/>
      </w:pPr>
      <w:r w:rsidRPr="007036CE">
        <w:tab/>
      </w:r>
      <w:r w:rsidRPr="007036CE">
        <w:tab/>
        <w:t>"Stage": "auth",</w:t>
      </w:r>
    </w:p>
    <w:p w14:paraId="4CA221A8" w14:textId="77777777" w:rsidR="008249D5" w:rsidRPr="007036CE" w:rsidRDefault="008249D5" w:rsidP="008249D5">
      <w:pPr>
        <w:pStyle w:val="GOSTScript"/>
      </w:pPr>
      <w:r w:rsidRPr="007036CE">
        <w:tab/>
      </w:r>
      <w:r w:rsidRPr="007036CE">
        <w:tab/>
        <w:t>"BalLevContrl": 0,</w:t>
      </w:r>
    </w:p>
    <w:p w14:paraId="02F2181B" w14:textId="77777777" w:rsidR="008249D5" w:rsidRPr="007036CE" w:rsidRDefault="008249D5" w:rsidP="008249D5">
      <w:pPr>
        <w:pStyle w:val="GOSTScript"/>
      </w:pPr>
      <w:r w:rsidRPr="007036CE">
        <w:tab/>
      </w:r>
      <w:r w:rsidRPr="007036CE">
        <w:tab/>
        <w:t>"Subject": "</w:t>
      </w:r>
      <w:r w:rsidR="0040715D" w:rsidRPr="007036CE">
        <w:t>9500</w:t>
      </w:r>
      <w:r w:rsidRPr="007036CE">
        <w:t>",</w:t>
      </w:r>
    </w:p>
    <w:p w14:paraId="1C9370C5" w14:textId="77777777" w:rsidR="008249D5" w:rsidRPr="007036CE" w:rsidRDefault="008249D5" w:rsidP="008249D5">
      <w:pPr>
        <w:pStyle w:val="GOSTScript"/>
      </w:pPr>
      <w:r w:rsidRPr="007036CE">
        <w:tab/>
      </w:r>
      <w:r w:rsidRPr="007036CE">
        <w:tab/>
        <w:t>"SettlementDate": "2024-02-05"</w:t>
      </w:r>
    </w:p>
    <w:p w14:paraId="5F59E872" w14:textId="77777777" w:rsidR="008249D5" w:rsidRPr="007036CE" w:rsidRDefault="008249D5" w:rsidP="008249D5">
      <w:pPr>
        <w:pStyle w:val="GOSTScript"/>
      </w:pPr>
      <w:r w:rsidRPr="007036CE">
        <w:tab/>
        <w:t>},</w:t>
      </w:r>
    </w:p>
    <w:p w14:paraId="173734B5" w14:textId="77777777" w:rsidR="008249D5" w:rsidRPr="007036CE" w:rsidRDefault="008249D5" w:rsidP="008249D5">
      <w:pPr>
        <w:pStyle w:val="GOSTScript"/>
      </w:pPr>
      <w:r w:rsidRPr="007036CE">
        <w:tab/>
        <w:t>"document": {</w:t>
      </w:r>
    </w:p>
    <w:p w14:paraId="3BEDCEAF" w14:textId="77777777" w:rsidR="008249D5" w:rsidRPr="007036CE" w:rsidRDefault="008249D5" w:rsidP="008249D5">
      <w:pPr>
        <w:pStyle w:val="GOSTScript"/>
      </w:pPr>
      <w:r w:rsidRPr="007036CE">
        <w:tab/>
      </w:r>
      <w:r w:rsidRPr="007036CE">
        <w:tab/>
        <w:t>"NUM_DOC": "001-0129",</w:t>
      </w:r>
    </w:p>
    <w:p w14:paraId="2D1EDBA1" w14:textId="77777777" w:rsidR="008249D5" w:rsidRPr="007036CE" w:rsidRDefault="008249D5" w:rsidP="008249D5">
      <w:pPr>
        <w:pStyle w:val="GOSTScript"/>
      </w:pPr>
      <w:r w:rsidRPr="007036CE">
        <w:tab/>
      </w:r>
      <w:r w:rsidRPr="007036CE">
        <w:tab/>
        <w:t>"DATE_DOC": "2024-02-05",</w:t>
      </w:r>
    </w:p>
    <w:p w14:paraId="13DC70FB" w14:textId="77777777" w:rsidR="008249D5" w:rsidRPr="007036CE" w:rsidRDefault="008249D5" w:rsidP="008249D5">
      <w:pPr>
        <w:pStyle w:val="GOSTScript"/>
      </w:pPr>
      <w:r w:rsidRPr="007036CE">
        <w:tab/>
      </w:r>
      <w:r w:rsidRPr="007036CE">
        <w:tab/>
        <w:t>"DOC_TYPE": "БАП",</w:t>
      </w:r>
    </w:p>
    <w:p w14:paraId="0AE6F739" w14:textId="77777777" w:rsidR="008249D5" w:rsidRPr="007036CE" w:rsidRDefault="008249D5" w:rsidP="008249D5">
      <w:pPr>
        <w:pStyle w:val="GOSTScript"/>
      </w:pPr>
      <w:r w:rsidRPr="007036CE">
        <w:tab/>
      </w:r>
      <w:r w:rsidRPr="007036CE">
        <w:tab/>
        <w:t>"ACCESSLEVEL": 0,</w:t>
      </w:r>
    </w:p>
    <w:p w14:paraId="59A6F55C" w14:textId="77777777" w:rsidR="008249D5" w:rsidRPr="007036CE" w:rsidRDefault="008249D5" w:rsidP="008249D5">
      <w:pPr>
        <w:pStyle w:val="GOSTScript"/>
      </w:pPr>
      <w:r w:rsidRPr="007036CE">
        <w:tab/>
      </w:r>
      <w:r w:rsidRPr="007036CE">
        <w:tab/>
        <w:t>"BUDGET_CODE": "99010001",</w:t>
      </w:r>
    </w:p>
    <w:p w14:paraId="751FB857" w14:textId="77777777" w:rsidR="008249D5" w:rsidRPr="007036CE" w:rsidRDefault="008249D5" w:rsidP="008249D5">
      <w:pPr>
        <w:pStyle w:val="GOSTScript"/>
        <w:rPr>
          <w:ins w:id="1783" w:author="Сатлер Марина Викторовна" w:date="2024-07-08T12:58:00Z"/>
        </w:rPr>
      </w:pPr>
      <w:r w:rsidRPr="007036CE">
        <w:tab/>
      </w:r>
      <w:r w:rsidRPr="007036CE">
        <w:tab/>
        <w:t>"EVENT_DATE": "2024-02-05",</w:t>
      </w:r>
    </w:p>
    <w:p w14:paraId="5CEFCD5A" w14:textId="77777777" w:rsidR="008C229A" w:rsidRPr="007036CE" w:rsidRDefault="008C229A" w:rsidP="008249D5">
      <w:pPr>
        <w:pStyle w:val="GOSTScript"/>
      </w:pPr>
      <w:ins w:id="1784" w:author="Сатлер Марина Викторовна" w:date="2024-07-08T12:58:00Z">
        <w:r w:rsidRPr="007036CE">
          <w:tab/>
        </w:r>
        <w:r w:rsidRPr="007036CE">
          <w:tab/>
          <w:t>"NBC": "1",</w:t>
        </w:r>
      </w:ins>
    </w:p>
    <w:p w14:paraId="76A5D753" w14:textId="77777777" w:rsidR="008249D5" w:rsidRPr="007036CE" w:rsidRDefault="008249D5" w:rsidP="008249D5">
      <w:pPr>
        <w:pStyle w:val="GOSTScript"/>
      </w:pPr>
      <w:r w:rsidRPr="007036CE">
        <w:tab/>
      </w:r>
      <w:r w:rsidRPr="007036CE">
        <w:tab/>
        <w:t>"SECTION_1": [</w:t>
      </w:r>
    </w:p>
    <w:p w14:paraId="53427EFE" w14:textId="77777777" w:rsidR="008249D5" w:rsidRPr="007036CE" w:rsidRDefault="008249D5" w:rsidP="008249D5">
      <w:pPr>
        <w:pStyle w:val="GOSTScript"/>
      </w:pPr>
      <w:r w:rsidRPr="007036CE">
        <w:tab/>
      </w:r>
      <w:r w:rsidRPr="007036CE">
        <w:tab/>
      </w:r>
      <w:r w:rsidRPr="007036CE">
        <w:tab/>
        <w:t>{</w:t>
      </w:r>
    </w:p>
    <w:p w14:paraId="390EA938" w14:textId="77777777" w:rsidR="008249D5" w:rsidRPr="007036CE" w:rsidRDefault="008249D5" w:rsidP="008249D5">
      <w:pPr>
        <w:pStyle w:val="GOSTScript"/>
      </w:pPr>
      <w:r w:rsidRPr="007036CE">
        <w:tab/>
      </w:r>
      <w:r w:rsidRPr="007036CE">
        <w:tab/>
      </w:r>
      <w:r w:rsidRPr="007036CE">
        <w:tab/>
      </w:r>
      <w:r w:rsidRPr="007036CE">
        <w:tab/>
        <w:t>"</w:t>
      </w:r>
      <w:ins w:id="1785" w:author="Сатлер Марина Викторовна" w:date="2024-06-11T14:12:00Z">
        <w:r w:rsidR="00CF7F5E" w:rsidRPr="007036CE">
          <w:rPr>
            <w:szCs w:val="24"/>
          </w:rPr>
          <w:t>id</w:t>
        </w:r>
      </w:ins>
      <w:del w:id="1786" w:author="Сатлер Марина Викторовна" w:date="2024-06-11T14:12:00Z">
        <w:r w:rsidRPr="007036CE" w:rsidDel="00CF7F5E">
          <w:delText>ID</w:delText>
        </w:r>
      </w:del>
      <w:r w:rsidRPr="007036CE">
        <w:t>": 1,</w:t>
      </w:r>
    </w:p>
    <w:p w14:paraId="027EA61C" w14:textId="77777777" w:rsidR="008249D5" w:rsidRPr="007036CE" w:rsidRDefault="008249D5" w:rsidP="008249D5">
      <w:pPr>
        <w:pStyle w:val="GOSTScript"/>
      </w:pPr>
      <w:r w:rsidRPr="007036CE">
        <w:tab/>
      </w:r>
      <w:r w:rsidRPr="007036CE">
        <w:tab/>
      </w:r>
      <w:r w:rsidRPr="007036CE">
        <w:tab/>
      </w:r>
      <w:r w:rsidRPr="007036CE">
        <w:tab/>
        <w:t>"NUMBROW": "1",</w:t>
      </w:r>
    </w:p>
    <w:p w14:paraId="4FB72EB4" w14:textId="77777777" w:rsidR="008249D5" w:rsidRPr="007036CE" w:rsidRDefault="008249D5" w:rsidP="008249D5">
      <w:pPr>
        <w:pStyle w:val="GOSTScript"/>
      </w:pPr>
      <w:r w:rsidRPr="007036CE">
        <w:tab/>
      </w:r>
      <w:r w:rsidRPr="007036CE">
        <w:tab/>
      </w:r>
      <w:r w:rsidRPr="007036CE">
        <w:tab/>
      </w:r>
      <w:r w:rsidRPr="007036CE">
        <w:tab/>
        <w:t>"SIGNKBK": "N",</w:t>
      </w:r>
    </w:p>
    <w:p w14:paraId="41878184" w14:textId="77777777" w:rsidR="008249D5" w:rsidRPr="007036CE" w:rsidRDefault="008249D5" w:rsidP="008249D5">
      <w:pPr>
        <w:pStyle w:val="GOSTScript"/>
      </w:pPr>
      <w:r w:rsidRPr="007036CE">
        <w:tab/>
      </w:r>
      <w:r w:rsidRPr="007036CE">
        <w:tab/>
      </w:r>
      <w:r w:rsidRPr="007036CE">
        <w:tab/>
      </w:r>
      <w:r w:rsidRPr="007036CE">
        <w:tab/>
        <w:t>"KBK": "</w:t>
      </w:r>
      <w:r w:rsidR="005F6467" w:rsidRPr="007036CE">
        <w:t>18710017100030010300</w:t>
      </w:r>
      <w:r w:rsidRPr="007036CE">
        <w:t>",</w:t>
      </w:r>
    </w:p>
    <w:p w14:paraId="0680726F" w14:textId="77777777" w:rsidR="008249D5" w:rsidRPr="007036CE" w:rsidRDefault="008249D5" w:rsidP="008249D5">
      <w:pPr>
        <w:pStyle w:val="GOSTScript"/>
      </w:pPr>
      <w:r w:rsidRPr="007036CE">
        <w:tab/>
      </w:r>
      <w:r w:rsidRPr="007036CE">
        <w:tab/>
      </w:r>
      <w:r w:rsidRPr="007036CE">
        <w:tab/>
      </w:r>
      <w:r w:rsidRPr="007036CE">
        <w:tab/>
        <w:t>"TYPEKBK": "12",</w:t>
      </w:r>
    </w:p>
    <w:p w14:paraId="08B2B8C3" w14:textId="77777777" w:rsidR="008249D5" w:rsidRPr="007036CE" w:rsidRDefault="008249D5" w:rsidP="008249D5">
      <w:pPr>
        <w:pStyle w:val="GOSTScript"/>
      </w:pPr>
      <w:r w:rsidRPr="007036CE">
        <w:tab/>
      </w:r>
      <w:r w:rsidRPr="007036CE">
        <w:tab/>
      </w:r>
      <w:r w:rsidRPr="007036CE">
        <w:tab/>
      </w:r>
      <w:r w:rsidRPr="007036CE">
        <w:tab/>
        <w:t>"PA": "01951001820",</w:t>
      </w:r>
    </w:p>
    <w:p w14:paraId="4B66B94D" w14:textId="77777777" w:rsidR="008249D5" w:rsidRPr="007036CE" w:rsidRDefault="008249D5" w:rsidP="008249D5">
      <w:pPr>
        <w:pStyle w:val="GOSTScript"/>
      </w:pPr>
      <w:r w:rsidRPr="007036CE">
        <w:tab/>
      </w:r>
      <w:r w:rsidRPr="007036CE">
        <w:tab/>
      </w:r>
      <w:r w:rsidRPr="007036CE">
        <w:tab/>
      </w:r>
      <w:r w:rsidRPr="007036CE">
        <w:tab/>
        <w:t xml:space="preserve">"CONTUR": </w:t>
      </w:r>
      <w:ins w:id="1787" w:author="Сатлер Марина Викторовна" w:date="2024-02-28T19:11:00Z">
        <w:r w:rsidR="007560C3" w:rsidRPr="007036CE">
          <w:t>"</w:t>
        </w:r>
      </w:ins>
      <w:r w:rsidRPr="007036CE">
        <w:t>1</w:t>
      </w:r>
      <w:ins w:id="1788" w:author="Сатлер Марина Викторовна" w:date="2024-02-28T19:11:00Z">
        <w:r w:rsidR="007560C3" w:rsidRPr="007036CE">
          <w:t>"</w:t>
        </w:r>
      </w:ins>
      <w:r w:rsidRPr="007036CE">
        <w:t>,</w:t>
      </w:r>
    </w:p>
    <w:p w14:paraId="3EDF9C1C" w14:textId="77777777" w:rsidR="008249D5" w:rsidRPr="007036CE" w:rsidRDefault="008249D5" w:rsidP="008249D5">
      <w:pPr>
        <w:pStyle w:val="GOSTScript"/>
      </w:pPr>
      <w:r w:rsidRPr="007036CE">
        <w:tab/>
      </w:r>
      <w:r w:rsidRPr="007036CE">
        <w:tab/>
      </w:r>
      <w:r w:rsidRPr="007036CE">
        <w:tab/>
      </w:r>
      <w:r w:rsidRPr="007036CE">
        <w:tab/>
        <w:t xml:space="preserve">"SUM_1": </w:t>
      </w:r>
      <w:del w:id="1789" w:author="Сатлер Марина Викторовна" w:date="2024-07-08T12:58:00Z">
        <w:r w:rsidRPr="007036CE" w:rsidDel="008C229A">
          <w:delText>5000</w:delText>
        </w:r>
      </w:del>
      <w:r w:rsidRPr="007036CE">
        <w:t>0.00,</w:t>
      </w:r>
    </w:p>
    <w:p w14:paraId="2374AF8C" w14:textId="77777777" w:rsidR="008249D5" w:rsidRPr="007036CE" w:rsidRDefault="008249D5" w:rsidP="008249D5">
      <w:pPr>
        <w:pStyle w:val="GOSTScript"/>
      </w:pPr>
      <w:r w:rsidRPr="007036CE">
        <w:tab/>
      </w:r>
      <w:r w:rsidRPr="007036CE">
        <w:tab/>
      </w:r>
      <w:r w:rsidRPr="007036CE">
        <w:tab/>
      </w:r>
      <w:r w:rsidRPr="007036CE">
        <w:tab/>
        <w:t>"SUM_2": 50000.00,</w:t>
      </w:r>
    </w:p>
    <w:p w14:paraId="4E7F4B60" w14:textId="77777777" w:rsidR="008249D5" w:rsidRPr="007036CE" w:rsidDel="008C229A" w:rsidRDefault="008249D5" w:rsidP="008C229A">
      <w:pPr>
        <w:pStyle w:val="GOSTScript"/>
        <w:rPr>
          <w:del w:id="1790" w:author="Сатлер Марина Викторовна" w:date="2024-07-08T12:58:00Z"/>
        </w:rPr>
      </w:pPr>
      <w:r w:rsidRPr="007036CE">
        <w:tab/>
      </w:r>
      <w:r w:rsidRPr="007036CE">
        <w:tab/>
      </w:r>
      <w:r w:rsidRPr="007036CE">
        <w:tab/>
      </w:r>
      <w:r w:rsidRPr="007036CE">
        <w:tab/>
        <w:t>"SUM_3": 50000.00</w:t>
      </w:r>
      <w:del w:id="1791" w:author="Сатлер Марина Викторовна" w:date="2024-07-08T12:58:00Z">
        <w:r w:rsidRPr="007036CE" w:rsidDel="008C229A">
          <w:delText>,</w:delText>
        </w:r>
      </w:del>
    </w:p>
    <w:p w14:paraId="047B8097" w14:textId="77777777" w:rsidR="008249D5" w:rsidRPr="007036CE" w:rsidRDefault="008249D5" w:rsidP="008C229A">
      <w:pPr>
        <w:pStyle w:val="GOSTScript"/>
      </w:pPr>
      <w:del w:id="1792" w:author="Сатлер Марина Викторовна" w:date="2024-07-08T12:58:00Z">
        <w:r w:rsidRPr="007036CE" w:rsidDel="008C229A">
          <w:tab/>
        </w:r>
        <w:r w:rsidRPr="007036CE" w:rsidDel="008C229A">
          <w:tab/>
        </w:r>
        <w:r w:rsidRPr="007036CE" w:rsidDel="008C229A">
          <w:tab/>
        </w:r>
        <w:r w:rsidRPr="007036CE" w:rsidDel="008C229A">
          <w:tab/>
          <w:delText>"SUM_4": 0.00</w:delText>
        </w:r>
      </w:del>
    </w:p>
    <w:p w14:paraId="1100C4C0" w14:textId="77777777" w:rsidR="008249D5" w:rsidRPr="007036CE" w:rsidRDefault="008249D5" w:rsidP="008249D5">
      <w:pPr>
        <w:pStyle w:val="GOSTScript"/>
      </w:pPr>
      <w:r w:rsidRPr="007036CE">
        <w:tab/>
      </w:r>
      <w:r w:rsidRPr="007036CE">
        <w:tab/>
      </w:r>
      <w:r w:rsidRPr="007036CE">
        <w:tab/>
        <w:t>},</w:t>
      </w:r>
    </w:p>
    <w:p w14:paraId="6588AD73" w14:textId="77777777" w:rsidR="008249D5" w:rsidRPr="007036CE" w:rsidRDefault="008249D5" w:rsidP="008249D5">
      <w:pPr>
        <w:pStyle w:val="GOSTScript"/>
      </w:pPr>
      <w:r w:rsidRPr="007036CE">
        <w:tab/>
      </w:r>
      <w:r w:rsidRPr="007036CE">
        <w:tab/>
      </w:r>
      <w:r w:rsidRPr="007036CE">
        <w:tab/>
        <w:t>{</w:t>
      </w:r>
    </w:p>
    <w:p w14:paraId="4772FB5B" w14:textId="77777777" w:rsidR="008249D5" w:rsidRPr="007036CE" w:rsidRDefault="008249D5" w:rsidP="008249D5">
      <w:pPr>
        <w:pStyle w:val="GOSTScript"/>
      </w:pPr>
      <w:r w:rsidRPr="007036CE">
        <w:tab/>
      </w:r>
      <w:r w:rsidRPr="007036CE">
        <w:tab/>
      </w:r>
      <w:r w:rsidRPr="007036CE">
        <w:tab/>
      </w:r>
      <w:r w:rsidRPr="007036CE">
        <w:tab/>
        <w:t>"</w:t>
      </w:r>
      <w:ins w:id="1793" w:author="Сатлер Марина Викторовна" w:date="2024-06-11T14:13:00Z">
        <w:r w:rsidR="00CF7F5E" w:rsidRPr="007036CE">
          <w:rPr>
            <w:szCs w:val="24"/>
          </w:rPr>
          <w:t>id</w:t>
        </w:r>
      </w:ins>
      <w:del w:id="1794" w:author="Сатлер Марина Викторовна" w:date="2024-06-11T14:13:00Z">
        <w:r w:rsidRPr="007036CE" w:rsidDel="00CF7F5E">
          <w:delText>ID</w:delText>
        </w:r>
      </w:del>
      <w:r w:rsidRPr="007036CE">
        <w:t>": 2,</w:t>
      </w:r>
    </w:p>
    <w:p w14:paraId="21219F16" w14:textId="77777777" w:rsidR="008249D5" w:rsidRPr="007036CE" w:rsidRDefault="008249D5" w:rsidP="008249D5">
      <w:pPr>
        <w:pStyle w:val="GOSTScript"/>
      </w:pPr>
      <w:r w:rsidRPr="007036CE">
        <w:tab/>
      </w:r>
      <w:r w:rsidRPr="007036CE">
        <w:tab/>
      </w:r>
      <w:r w:rsidRPr="007036CE">
        <w:tab/>
      </w:r>
      <w:r w:rsidRPr="007036CE">
        <w:tab/>
        <w:t>"NUMBROW": "2",</w:t>
      </w:r>
    </w:p>
    <w:p w14:paraId="21E0DE58" w14:textId="77777777" w:rsidR="008249D5" w:rsidRPr="007036CE" w:rsidRDefault="008249D5" w:rsidP="008249D5">
      <w:pPr>
        <w:pStyle w:val="GOSTScript"/>
      </w:pPr>
      <w:r w:rsidRPr="007036CE">
        <w:tab/>
      </w:r>
      <w:r w:rsidRPr="007036CE">
        <w:tab/>
      </w:r>
      <w:r w:rsidRPr="007036CE">
        <w:tab/>
      </w:r>
      <w:r w:rsidRPr="007036CE">
        <w:tab/>
        <w:t>"SIGNKBK": "N",</w:t>
      </w:r>
    </w:p>
    <w:p w14:paraId="4ABE9728" w14:textId="77777777" w:rsidR="008249D5" w:rsidRPr="007036CE" w:rsidRDefault="008249D5" w:rsidP="008249D5">
      <w:pPr>
        <w:pStyle w:val="GOSTScript"/>
      </w:pPr>
      <w:r w:rsidRPr="007036CE">
        <w:tab/>
      </w:r>
      <w:r w:rsidRPr="007036CE">
        <w:tab/>
      </w:r>
      <w:r w:rsidRPr="007036CE">
        <w:tab/>
      </w:r>
      <w:r w:rsidRPr="007036CE">
        <w:tab/>
        <w:t>"KBK": "</w:t>
      </w:r>
      <w:r w:rsidR="004F28E3" w:rsidRPr="007036CE">
        <w:t>18732017100030010300</w:t>
      </w:r>
      <w:r w:rsidRPr="007036CE">
        <w:t>",</w:t>
      </w:r>
    </w:p>
    <w:p w14:paraId="0CB9B46C" w14:textId="77777777" w:rsidR="008249D5" w:rsidRPr="007036CE" w:rsidRDefault="008249D5" w:rsidP="008249D5">
      <w:pPr>
        <w:pStyle w:val="GOSTScript"/>
      </w:pPr>
      <w:r w:rsidRPr="007036CE">
        <w:tab/>
      </w:r>
      <w:r w:rsidRPr="007036CE">
        <w:tab/>
      </w:r>
      <w:r w:rsidRPr="007036CE">
        <w:tab/>
      </w:r>
      <w:r w:rsidRPr="007036CE">
        <w:tab/>
        <w:t>"TYPEKBK": "12",</w:t>
      </w:r>
    </w:p>
    <w:p w14:paraId="4B4B535F" w14:textId="77777777" w:rsidR="008249D5" w:rsidRPr="007036CE" w:rsidRDefault="008249D5" w:rsidP="008249D5">
      <w:pPr>
        <w:pStyle w:val="GOSTScript"/>
      </w:pPr>
      <w:r w:rsidRPr="007036CE">
        <w:tab/>
      </w:r>
      <w:r w:rsidRPr="007036CE">
        <w:tab/>
      </w:r>
      <w:r w:rsidRPr="007036CE">
        <w:tab/>
      </w:r>
      <w:r w:rsidRPr="007036CE">
        <w:tab/>
        <w:t>"PA": "01951001820",</w:t>
      </w:r>
    </w:p>
    <w:p w14:paraId="23CA4FEF" w14:textId="77777777" w:rsidR="008249D5" w:rsidRPr="007036CE" w:rsidRDefault="008249D5" w:rsidP="008249D5">
      <w:pPr>
        <w:pStyle w:val="GOSTScript"/>
      </w:pPr>
      <w:r w:rsidRPr="007036CE">
        <w:tab/>
      </w:r>
      <w:r w:rsidRPr="007036CE">
        <w:tab/>
      </w:r>
      <w:r w:rsidRPr="007036CE">
        <w:tab/>
      </w:r>
      <w:r w:rsidRPr="007036CE">
        <w:tab/>
        <w:t xml:space="preserve">"CONTUR": </w:t>
      </w:r>
      <w:ins w:id="1795" w:author="Сатлер Марина Викторовна" w:date="2024-02-28T19:11:00Z">
        <w:r w:rsidR="007560C3" w:rsidRPr="007036CE">
          <w:t>"</w:t>
        </w:r>
      </w:ins>
      <w:r w:rsidRPr="007036CE">
        <w:t>1</w:t>
      </w:r>
      <w:ins w:id="1796" w:author="Сатлер Марина Викторовна" w:date="2024-02-28T19:11:00Z">
        <w:r w:rsidR="007560C3" w:rsidRPr="007036CE">
          <w:t>"</w:t>
        </w:r>
      </w:ins>
      <w:r w:rsidRPr="007036CE">
        <w:t>,</w:t>
      </w:r>
    </w:p>
    <w:p w14:paraId="2369574C" w14:textId="77777777" w:rsidR="008249D5" w:rsidRPr="007036CE" w:rsidRDefault="008249D5" w:rsidP="008249D5">
      <w:pPr>
        <w:pStyle w:val="GOSTScript"/>
      </w:pPr>
      <w:r w:rsidRPr="007036CE">
        <w:tab/>
      </w:r>
      <w:r w:rsidRPr="007036CE">
        <w:tab/>
      </w:r>
      <w:r w:rsidRPr="007036CE">
        <w:tab/>
      </w:r>
      <w:r w:rsidRPr="007036CE">
        <w:tab/>
        <w:t xml:space="preserve">"SUM_1": </w:t>
      </w:r>
      <w:del w:id="1797" w:author="Сатлер Марина Викторовна" w:date="2024-07-08T12:58:00Z">
        <w:r w:rsidRPr="007036CE" w:rsidDel="008C229A">
          <w:delText>1000</w:delText>
        </w:r>
      </w:del>
      <w:r w:rsidRPr="007036CE">
        <w:t>0.00,</w:t>
      </w:r>
    </w:p>
    <w:p w14:paraId="1B46BF6D" w14:textId="77777777" w:rsidR="008249D5" w:rsidRPr="007036CE" w:rsidRDefault="008249D5" w:rsidP="008249D5">
      <w:pPr>
        <w:pStyle w:val="GOSTScript"/>
      </w:pPr>
      <w:r w:rsidRPr="007036CE">
        <w:lastRenderedPageBreak/>
        <w:tab/>
      </w:r>
      <w:r w:rsidRPr="007036CE">
        <w:tab/>
      </w:r>
      <w:r w:rsidRPr="007036CE">
        <w:tab/>
      </w:r>
      <w:r w:rsidRPr="007036CE">
        <w:tab/>
        <w:t>"SUM_2": 200.00,</w:t>
      </w:r>
    </w:p>
    <w:p w14:paraId="042A70A6" w14:textId="77777777" w:rsidR="008249D5" w:rsidRPr="007036CE" w:rsidDel="008C229A" w:rsidRDefault="008249D5" w:rsidP="008C229A">
      <w:pPr>
        <w:pStyle w:val="GOSTScript"/>
        <w:rPr>
          <w:del w:id="1798" w:author="Сатлер Марина Викторовна" w:date="2024-07-08T12:58:00Z"/>
        </w:rPr>
      </w:pPr>
      <w:r w:rsidRPr="007036CE">
        <w:tab/>
      </w:r>
      <w:r w:rsidRPr="007036CE">
        <w:tab/>
      </w:r>
      <w:r w:rsidRPr="007036CE">
        <w:tab/>
      </w:r>
      <w:r w:rsidRPr="007036CE">
        <w:tab/>
        <w:t xml:space="preserve">"SUM_3": </w:t>
      </w:r>
      <w:ins w:id="1799" w:author="Сатлер Марина Викторовна" w:date="2024-07-08T12:58:00Z">
        <w:r w:rsidR="008C229A" w:rsidRPr="007036CE">
          <w:rPr>
            <w:lang w:val="ru-RU"/>
          </w:rPr>
          <w:t>1000</w:t>
        </w:r>
      </w:ins>
      <w:r w:rsidRPr="007036CE">
        <w:t>0.00</w:t>
      </w:r>
      <w:del w:id="1800" w:author="Сатлер Марина Викторовна" w:date="2024-07-08T12:58:00Z">
        <w:r w:rsidRPr="007036CE" w:rsidDel="008C229A">
          <w:delText>,</w:delText>
        </w:r>
      </w:del>
    </w:p>
    <w:p w14:paraId="6B303EAF" w14:textId="77777777" w:rsidR="008249D5" w:rsidRPr="007036CE" w:rsidRDefault="008249D5" w:rsidP="008C229A">
      <w:pPr>
        <w:pStyle w:val="GOSTScript"/>
      </w:pPr>
      <w:del w:id="1801" w:author="Сатлер Марина Викторовна" w:date="2024-07-08T12:58:00Z">
        <w:r w:rsidRPr="007036CE" w:rsidDel="008C229A">
          <w:tab/>
        </w:r>
        <w:r w:rsidRPr="007036CE" w:rsidDel="008C229A">
          <w:tab/>
        </w:r>
        <w:r w:rsidRPr="007036CE" w:rsidDel="008C229A">
          <w:tab/>
        </w:r>
        <w:r w:rsidRPr="007036CE" w:rsidDel="008C229A">
          <w:tab/>
          <w:delText>"SUM_4": 0.00</w:delText>
        </w:r>
      </w:del>
    </w:p>
    <w:p w14:paraId="34E1AA20" w14:textId="77777777" w:rsidR="008249D5" w:rsidRPr="007036CE" w:rsidRDefault="008249D5" w:rsidP="005F6467">
      <w:pPr>
        <w:pStyle w:val="GOSTScript"/>
      </w:pPr>
      <w:r w:rsidRPr="007036CE">
        <w:tab/>
      </w:r>
      <w:r w:rsidRPr="007036CE">
        <w:tab/>
      </w:r>
      <w:r w:rsidRPr="007036CE">
        <w:tab/>
        <w:t>}</w:t>
      </w:r>
    </w:p>
    <w:p w14:paraId="50484C7D" w14:textId="77777777" w:rsidR="008249D5" w:rsidRPr="007036CE" w:rsidRDefault="008249D5" w:rsidP="008249D5">
      <w:pPr>
        <w:pStyle w:val="GOSTScript"/>
      </w:pPr>
      <w:r w:rsidRPr="007036CE">
        <w:tab/>
      </w:r>
      <w:r w:rsidRPr="007036CE">
        <w:tab/>
        <w:t>]</w:t>
      </w:r>
    </w:p>
    <w:p w14:paraId="00AB4077" w14:textId="77777777" w:rsidR="008249D5" w:rsidRPr="007036CE" w:rsidRDefault="008249D5" w:rsidP="008249D5">
      <w:pPr>
        <w:pStyle w:val="GOSTScript"/>
      </w:pPr>
      <w:r w:rsidRPr="007036CE">
        <w:tab/>
        <w:t>}</w:t>
      </w:r>
    </w:p>
    <w:p w14:paraId="44D4BBAB" w14:textId="77777777" w:rsidR="00371FF2" w:rsidRPr="007036CE" w:rsidRDefault="008249D5" w:rsidP="00E63F76">
      <w:pPr>
        <w:pStyle w:val="GOSTScript"/>
      </w:pPr>
      <w:r w:rsidRPr="007036CE">
        <w:t>}</w:t>
      </w:r>
    </w:p>
    <w:p w14:paraId="30306FEE" w14:textId="77777777" w:rsidR="00DE55F1" w:rsidRPr="007036CE" w:rsidRDefault="00DE55F1" w:rsidP="00DE0449">
      <w:pPr>
        <w:pStyle w:val="41"/>
      </w:pPr>
      <w:bookmarkStart w:id="1802" w:name="_Ref158392635"/>
      <w:bookmarkStart w:id="1803" w:name="_Toc222927774"/>
      <w:r w:rsidRPr="007036CE">
        <w:t>«Предельные объемы оплаты денежных обязательств» (ф.0501079) DBD_LimMonetaryOblig</w:t>
      </w:r>
      <w:bookmarkEnd w:id="1802"/>
      <w:bookmarkEnd w:id="1803"/>
    </w:p>
    <w:p w14:paraId="4D42D67A" w14:textId="77777777" w:rsidR="00DE55F1" w:rsidRPr="007036CE" w:rsidRDefault="00DE55F1" w:rsidP="00DE0449">
      <w:pPr>
        <w:pStyle w:val="51"/>
      </w:pPr>
      <w:bookmarkStart w:id="1804" w:name="_Toc222927775"/>
      <w:r w:rsidRPr="007036CE">
        <w:t>Перечень параметров тела запроса (Document) по документу «Предельные объемы оплаты денежных обязательств» (ф.0501079) DBD_LimMonetaryOblig</w:t>
      </w:r>
      <w:bookmarkEnd w:id="1804"/>
    </w:p>
    <w:p w14:paraId="182AD812" w14:textId="44C1EC76" w:rsidR="00DE55F1" w:rsidRPr="007036CE" w:rsidRDefault="009B61E2" w:rsidP="007E547B">
      <w:pPr>
        <w:pStyle w:val="GOSTNameTable"/>
        <w:numPr>
          <w:ilvl w:val="0"/>
          <w:numId w:val="1"/>
        </w:numPr>
        <w:ind w:left="0"/>
      </w:pPr>
      <w:r w:rsidRPr="007036CE">
        <w:rPr>
          <w:noProof/>
        </w:rPr>
        <w:fldChar w:fldCharType="begin"/>
      </w:r>
      <w:r w:rsidRPr="007036CE">
        <w:rPr>
          <w:noProof/>
        </w:rPr>
        <w:instrText xml:space="preserve"> SEQ Таблица \* ARABIC </w:instrText>
      </w:r>
      <w:r w:rsidRPr="007036CE">
        <w:rPr>
          <w:noProof/>
        </w:rPr>
        <w:fldChar w:fldCharType="separate"/>
      </w:r>
      <w:bookmarkStart w:id="1805" w:name="_Toc222927997"/>
      <w:r w:rsidR="00BD74E1">
        <w:rPr>
          <w:noProof/>
        </w:rPr>
        <w:t>24</w:t>
      </w:r>
      <w:r w:rsidRPr="007036CE">
        <w:rPr>
          <w:noProof/>
        </w:rPr>
        <w:fldChar w:fldCharType="end"/>
      </w:r>
      <w:r w:rsidR="00DE55F1" w:rsidRPr="007036CE">
        <w:t xml:space="preserve"> </w:t>
      </w:r>
      <w:r w:rsidR="004060F4" w:rsidRPr="007036CE">
        <w:t>–</w:t>
      </w:r>
      <w:r w:rsidR="00DE55F1" w:rsidRPr="007036CE">
        <w:t xml:space="preserve"> Параметры тела (Document) запроса на подбор / сторнирование / переформирование записей учета по документу «Предельные объемы оплаты денежных обязательств» (ф.0501079) DBD_LimMonetaryOblig</w:t>
      </w:r>
      <w:bookmarkEnd w:id="1805"/>
    </w:p>
    <w:tbl>
      <w:tblPr>
        <w:tblStyle w:val="GOSTTable"/>
        <w:tblW w:w="5000" w:type="pct"/>
        <w:tblLayout w:type="fixed"/>
        <w:tblLook w:val="07E0" w:firstRow="1" w:lastRow="1" w:firstColumn="1" w:lastColumn="1" w:noHBand="1" w:noVBand="1"/>
      </w:tblPr>
      <w:tblGrid>
        <w:gridCol w:w="3466"/>
        <w:gridCol w:w="2314"/>
        <w:gridCol w:w="1636"/>
        <w:gridCol w:w="946"/>
        <w:gridCol w:w="971"/>
        <w:gridCol w:w="6427"/>
      </w:tblGrid>
      <w:tr w:rsidR="00DE55F1" w:rsidRPr="007036CE" w14:paraId="0B844427" w14:textId="77777777" w:rsidTr="00A03896">
        <w:trPr>
          <w:cnfStyle w:val="100000000000" w:firstRow="1" w:lastRow="0" w:firstColumn="0" w:lastColumn="0" w:oddVBand="0" w:evenVBand="0" w:oddHBand="0" w:evenHBand="0" w:firstRowFirstColumn="0" w:firstRowLastColumn="0" w:lastRowFirstColumn="0" w:lastRowLastColumn="0"/>
          <w:trHeight w:val="1002"/>
        </w:trPr>
        <w:tc>
          <w:tcPr>
            <w:tcW w:w="1100" w:type="pct"/>
            <w:hideMark/>
          </w:tcPr>
          <w:p w14:paraId="3EAFE489" w14:textId="77777777" w:rsidR="00DE55F1" w:rsidRPr="007036CE" w:rsidRDefault="00DE55F1" w:rsidP="00DE55F1">
            <w:pPr>
              <w:pStyle w:val="GOSTTableHead"/>
              <w:rPr>
                <w:szCs w:val="22"/>
              </w:rPr>
            </w:pPr>
            <w:r w:rsidRPr="007036CE">
              <w:rPr>
                <w:szCs w:val="22"/>
              </w:rPr>
              <w:t>Наименование параметра</w:t>
            </w:r>
          </w:p>
        </w:tc>
        <w:tc>
          <w:tcPr>
            <w:tcW w:w="734" w:type="pct"/>
            <w:hideMark/>
          </w:tcPr>
          <w:p w14:paraId="7CDF25DF" w14:textId="77777777" w:rsidR="00DE55F1" w:rsidRPr="007036CE" w:rsidRDefault="00DE55F1" w:rsidP="00DE55F1">
            <w:pPr>
              <w:pStyle w:val="GOSTTableHead"/>
              <w:rPr>
                <w:szCs w:val="22"/>
              </w:rPr>
            </w:pPr>
            <w:r w:rsidRPr="007036CE">
              <w:rPr>
                <w:szCs w:val="22"/>
              </w:rPr>
              <w:t>Название тэга</w:t>
            </w:r>
          </w:p>
        </w:tc>
        <w:tc>
          <w:tcPr>
            <w:tcW w:w="519" w:type="pct"/>
            <w:hideMark/>
          </w:tcPr>
          <w:p w14:paraId="17BCCE81" w14:textId="77777777" w:rsidR="00DE55F1" w:rsidRPr="007036CE" w:rsidRDefault="00DE55F1" w:rsidP="00DE55F1">
            <w:pPr>
              <w:pStyle w:val="GOSTTableHead"/>
              <w:rPr>
                <w:szCs w:val="22"/>
              </w:rPr>
            </w:pPr>
            <w:r w:rsidRPr="007036CE">
              <w:rPr>
                <w:szCs w:val="22"/>
              </w:rPr>
              <w:t>Тип данных</w:t>
            </w:r>
          </w:p>
        </w:tc>
        <w:tc>
          <w:tcPr>
            <w:tcW w:w="300" w:type="pct"/>
          </w:tcPr>
          <w:p w14:paraId="414AF352" w14:textId="77777777" w:rsidR="00DE55F1" w:rsidRPr="007036CE" w:rsidRDefault="00DE55F1" w:rsidP="00DE55F1">
            <w:pPr>
              <w:pStyle w:val="GOSTTableHead"/>
              <w:rPr>
                <w:szCs w:val="22"/>
              </w:rPr>
            </w:pPr>
            <w:r w:rsidRPr="007036CE">
              <w:rPr>
                <w:szCs w:val="22"/>
              </w:rPr>
              <w:t>Обязательность</w:t>
            </w:r>
          </w:p>
        </w:tc>
        <w:tc>
          <w:tcPr>
            <w:tcW w:w="308" w:type="pct"/>
            <w:hideMark/>
          </w:tcPr>
          <w:p w14:paraId="73655D10" w14:textId="77777777" w:rsidR="00DE55F1" w:rsidRPr="007036CE" w:rsidRDefault="00DE55F1" w:rsidP="00DE55F1">
            <w:pPr>
              <w:pStyle w:val="GOSTTableHead"/>
              <w:rPr>
                <w:szCs w:val="22"/>
              </w:rPr>
            </w:pPr>
            <w:r w:rsidRPr="007036CE">
              <w:rPr>
                <w:szCs w:val="22"/>
              </w:rPr>
              <w:t>Размерность</w:t>
            </w:r>
          </w:p>
        </w:tc>
        <w:tc>
          <w:tcPr>
            <w:tcW w:w="2039" w:type="pct"/>
          </w:tcPr>
          <w:p w14:paraId="12B02B92" w14:textId="77777777" w:rsidR="00DE55F1" w:rsidRPr="007036CE" w:rsidRDefault="00DE55F1" w:rsidP="00DE55F1">
            <w:pPr>
              <w:pStyle w:val="GOSTTableHead"/>
              <w:rPr>
                <w:szCs w:val="22"/>
              </w:rPr>
            </w:pPr>
            <w:r w:rsidRPr="007036CE">
              <w:rPr>
                <w:szCs w:val="22"/>
              </w:rPr>
              <w:t>Описание</w:t>
            </w:r>
          </w:p>
        </w:tc>
      </w:tr>
      <w:tr w:rsidR="00DE55F1" w:rsidRPr="007036CE" w14:paraId="05801478" w14:textId="77777777" w:rsidTr="00A03896">
        <w:tc>
          <w:tcPr>
            <w:tcW w:w="1100" w:type="pct"/>
          </w:tcPr>
          <w:p w14:paraId="6C3743EA" w14:textId="77777777" w:rsidR="00DE55F1" w:rsidRPr="007036CE" w:rsidRDefault="00DE55F1" w:rsidP="00DE55F1">
            <w:pPr>
              <w:pStyle w:val="GOSTTablenorm"/>
            </w:pPr>
            <w:r w:rsidRPr="007036CE">
              <w:rPr>
                <w:szCs w:val="22"/>
              </w:rPr>
              <w:t>Номер документа</w:t>
            </w:r>
          </w:p>
        </w:tc>
        <w:tc>
          <w:tcPr>
            <w:tcW w:w="734" w:type="pct"/>
          </w:tcPr>
          <w:p w14:paraId="1F35473E" w14:textId="77777777" w:rsidR="00DE55F1" w:rsidRPr="007036CE" w:rsidRDefault="00DE55F1" w:rsidP="00DE55F1">
            <w:pPr>
              <w:pStyle w:val="GOSTTablenorm"/>
            </w:pPr>
            <w:r w:rsidRPr="007036CE">
              <w:rPr>
                <w:szCs w:val="22"/>
                <w:lang w:val="en-US"/>
              </w:rPr>
              <w:t>NUM_DOC</w:t>
            </w:r>
          </w:p>
        </w:tc>
        <w:tc>
          <w:tcPr>
            <w:tcW w:w="519" w:type="pct"/>
          </w:tcPr>
          <w:p w14:paraId="59FAEA44" w14:textId="77777777" w:rsidR="00DE55F1" w:rsidRPr="007036CE" w:rsidRDefault="00DE55F1" w:rsidP="00DE55F1">
            <w:pPr>
              <w:pStyle w:val="GOSTTablenorm"/>
            </w:pPr>
            <w:r w:rsidRPr="007036CE">
              <w:rPr>
                <w:szCs w:val="22"/>
              </w:rPr>
              <w:t>Строка</w:t>
            </w:r>
          </w:p>
        </w:tc>
        <w:tc>
          <w:tcPr>
            <w:tcW w:w="300" w:type="pct"/>
          </w:tcPr>
          <w:p w14:paraId="09FA1D41" w14:textId="77777777" w:rsidR="00DE55F1" w:rsidRPr="007036CE" w:rsidRDefault="00DE55F1" w:rsidP="00DE55F1">
            <w:pPr>
              <w:pStyle w:val="GOSTTablenorm"/>
            </w:pPr>
            <w:r w:rsidRPr="007036CE">
              <w:rPr>
                <w:szCs w:val="22"/>
              </w:rPr>
              <w:t>Да</w:t>
            </w:r>
          </w:p>
        </w:tc>
        <w:tc>
          <w:tcPr>
            <w:tcW w:w="308" w:type="pct"/>
          </w:tcPr>
          <w:p w14:paraId="5B410554" w14:textId="77777777" w:rsidR="00DE55F1" w:rsidRPr="007036CE" w:rsidRDefault="00DE55F1" w:rsidP="00DE55F1">
            <w:pPr>
              <w:pStyle w:val="GOSTTablenorm"/>
            </w:pPr>
            <w:r w:rsidRPr="007036CE">
              <w:rPr>
                <w:szCs w:val="22"/>
                <w:lang w:val="en-US"/>
              </w:rPr>
              <w:t>&lt;=25</w:t>
            </w:r>
          </w:p>
        </w:tc>
        <w:tc>
          <w:tcPr>
            <w:tcW w:w="2039" w:type="pct"/>
          </w:tcPr>
          <w:p w14:paraId="687642A0" w14:textId="77777777" w:rsidR="00DE55F1" w:rsidRPr="007036CE" w:rsidRDefault="00DE55F1" w:rsidP="00DE55F1">
            <w:pPr>
              <w:ind w:firstLine="30"/>
              <w:rPr>
                <w:sz w:val="22"/>
                <w:szCs w:val="22"/>
              </w:rPr>
            </w:pPr>
            <w:r w:rsidRPr="007036CE">
              <w:rPr>
                <w:sz w:val="22"/>
                <w:szCs w:val="22"/>
              </w:rPr>
              <w:t>Указывается номер документа.</w:t>
            </w:r>
          </w:p>
          <w:p w14:paraId="1BE6EF89" w14:textId="77777777" w:rsidR="00DE55F1" w:rsidRPr="007036CE" w:rsidRDefault="00150D4B" w:rsidP="00DE55F1">
            <w:pPr>
              <w:pStyle w:val="GOSTTablenorm"/>
            </w:pPr>
            <w:r w:rsidRPr="007036CE">
              <w:rPr>
                <w:szCs w:val="22"/>
              </w:rPr>
              <w:t>Заполняется значением «б/н»</w:t>
            </w:r>
          </w:p>
        </w:tc>
      </w:tr>
      <w:tr w:rsidR="00DE55F1" w:rsidRPr="007036CE" w14:paraId="5E6BDA31" w14:textId="77777777" w:rsidTr="00A03896">
        <w:tc>
          <w:tcPr>
            <w:tcW w:w="1100" w:type="pct"/>
          </w:tcPr>
          <w:p w14:paraId="1D9DEDD4" w14:textId="77777777" w:rsidR="00DE55F1" w:rsidRPr="007036CE" w:rsidRDefault="00DE55F1" w:rsidP="00DE55F1">
            <w:pPr>
              <w:pStyle w:val="GOSTTablenorm"/>
              <w:rPr>
                <w:szCs w:val="22"/>
              </w:rPr>
            </w:pPr>
            <w:r w:rsidRPr="007036CE">
              <w:rPr>
                <w:szCs w:val="22"/>
              </w:rPr>
              <w:t>Дата документа</w:t>
            </w:r>
          </w:p>
        </w:tc>
        <w:tc>
          <w:tcPr>
            <w:tcW w:w="734" w:type="pct"/>
          </w:tcPr>
          <w:p w14:paraId="4EB99443" w14:textId="77777777" w:rsidR="00DE55F1" w:rsidRPr="007036CE" w:rsidRDefault="00DE55F1" w:rsidP="00DE55F1">
            <w:pPr>
              <w:pStyle w:val="GOSTTablenorm"/>
              <w:rPr>
                <w:szCs w:val="22"/>
                <w:lang w:val="en-US"/>
              </w:rPr>
            </w:pPr>
            <w:r w:rsidRPr="007036CE">
              <w:rPr>
                <w:szCs w:val="22"/>
                <w:lang w:val="en-US"/>
              </w:rPr>
              <w:t>DATE_DOC</w:t>
            </w:r>
          </w:p>
        </w:tc>
        <w:tc>
          <w:tcPr>
            <w:tcW w:w="519" w:type="pct"/>
          </w:tcPr>
          <w:p w14:paraId="4079BBA9" w14:textId="77777777" w:rsidR="00DE55F1" w:rsidRPr="007036CE" w:rsidRDefault="00DE55F1" w:rsidP="00DE55F1">
            <w:pPr>
              <w:pStyle w:val="GOSTTablenorm"/>
            </w:pPr>
            <w:r w:rsidRPr="007036CE">
              <w:rPr>
                <w:szCs w:val="22"/>
              </w:rPr>
              <w:t>Дата</w:t>
            </w:r>
          </w:p>
        </w:tc>
        <w:tc>
          <w:tcPr>
            <w:tcW w:w="300" w:type="pct"/>
          </w:tcPr>
          <w:p w14:paraId="19211CC3" w14:textId="77777777" w:rsidR="00DE55F1" w:rsidRPr="007036CE" w:rsidRDefault="00DE55F1" w:rsidP="00DE55F1">
            <w:pPr>
              <w:pStyle w:val="GOSTTablenorm"/>
            </w:pPr>
            <w:r w:rsidRPr="007036CE">
              <w:rPr>
                <w:szCs w:val="22"/>
              </w:rPr>
              <w:t>Да</w:t>
            </w:r>
          </w:p>
        </w:tc>
        <w:tc>
          <w:tcPr>
            <w:tcW w:w="308" w:type="pct"/>
          </w:tcPr>
          <w:p w14:paraId="26591A91" w14:textId="77777777" w:rsidR="00DE55F1" w:rsidRPr="007036CE" w:rsidRDefault="00DE55F1" w:rsidP="00DE55F1">
            <w:pPr>
              <w:pStyle w:val="GOSTTablenorm"/>
            </w:pPr>
          </w:p>
        </w:tc>
        <w:tc>
          <w:tcPr>
            <w:tcW w:w="2039" w:type="pct"/>
          </w:tcPr>
          <w:p w14:paraId="435CE938" w14:textId="77777777" w:rsidR="00DE55F1" w:rsidRPr="007036CE" w:rsidRDefault="00DE55F1" w:rsidP="00DE55F1">
            <w:pPr>
              <w:pStyle w:val="GOSTTablenorm"/>
            </w:pPr>
            <w:r w:rsidRPr="007036CE">
              <w:rPr>
                <w:szCs w:val="22"/>
              </w:rPr>
              <w:t>Указывается дата</w:t>
            </w:r>
            <w:r w:rsidR="00150D4B" w:rsidRPr="007036CE">
              <w:rPr>
                <w:szCs w:val="22"/>
              </w:rPr>
              <w:t xml:space="preserve"> документа в формате YYYY-MM-DD</w:t>
            </w:r>
          </w:p>
        </w:tc>
      </w:tr>
      <w:tr w:rsidR="00DE55F1" w:rsidRPr="007036CE" w14:paraId="1862751E" w14:textId="77777777" w:rsidTr="00A03896">
        <w:tc>
          <w:tcPr>
            <w:tcW w:w="1100" w:type="pct"/>
          </w:tcPr>
          <w:p w14:paraId="6A9E6343" w14:textId="77777777" w:rsidR="00DE55F1" w:rsidRPr="007036CE" w:rsidRDefault="00DE55F1" w:rsidP="00DE55F1">
            <w:pPr>
              <w:pStyle w:val="GOSTTablenorm"/>
              <w:rPr>
                <w:szCs w:val="22"/>
              </w:rPr>
            </w:pPr>
            <w:r w:rsidRPr="007036CE">
              <w:t>Вид документа</w:t>
            </w:r>
          </w:p>
        </w:tc>
        <w:tc>
          <w:tcPr>
            <w:tcW w:w="734" w:type="pct"/>
          </w:tcPr>
          <w:p w14:paraId="5952FCE5" w14:textId="77777777" w:rsidR="00DE55F1" w:rsidRPr="007036CE" w:rsidRDefault="00DE55F1" w:rsidP="00DE55F1">
            <w:pPr>
              <w:pStyle w:val="GOSTTablenorm"/>
              <w:rPr>
                <w:szCs w:val="22"/>
                <w:lang w:val="en-US"/>
              </w:rPr>
            </w:pPr>
            <w:r w:rsidRPr="007036CE">
              <w:rPr>
                <w:szCs w:val="22"/>
                <w:lang w:val="en-US"/>
              </w:rPr>
              <w:t>DOC_TYPE</w:t>
            </w:r>
          </w:p>
        </w:tc>
        <w:tc>
          <w:tcPr>
            <w:tcW w:w="519" w:type="pct"/>
          </w:tcPr>
          <w:p w14:paraId="5FBCCB2F" w14:textId="77777777" w:rsidR="00DE55F1" w:rsidRPr="007036CE" w:rsidRDefault="00DE55F1" w:rsidP="00DE55F1">
            <w:pPr>
              <w:pStyle w:val="GOSTTablenorm"/>
            </w:pPr>
            <w:r w:rsidRPr="007036CE">
              <w:t>Строка</w:t>
            </w:r>
          </w:p>
        </w:tc>
        <w:tc>
          <w:tcPr>
            <w:tcW w:w="300" w:type="pct"/>
          </w:tcPr>
          <w:p w14:paraId="68CBBCCA" w14:textId="77777777" w:rsidR="00DE55F1" w:rsidRPr="007036CE" w:rsidRDefault="00DE55F1" w:rsidP="00DE55F1">
            <w:pPr>
              <w:pStyle w:val="GOSTTablenorm"/>
            </w:pPr>
            <w:r w:rsidRPr="007036CE">
              <w:t>Да</w:t>
            </w:r>
          </w:p>
        </w:tc>
        <w:tc>
          <w:tcPr>
            <w:tcW w:w="308" w:type="pct"/>
          </w:tcPr>
          <w:p w14:paraId="6B166EBE" w14:textId="77777777" w:rsidR="00DE55F1" w:rsidRPr="007036CE" w:rsidRDefault="00DE55F1" w:rsidP="00DE55F1">
            <w:pPr>
              <w:pStyle w:val="GOSTTablenorm"/>
            </w:pPr>
            <w:r w:rsidRPr="007036CE">
              <w:t>=3</w:t>
            </w:r>
          </w:p>
        </w:tc>
        <w:tc>
          <w:tcPr>
            <w:tcW w:w="2039" w:type="pct"/>
          </w:tcPr>
          <w:p w14:paraId="56A3554D" w14:textId="77777777" w:rsidR="00DE55F1" w:rsidRPr="007036CE" w:rsidRDefault="00DE55F1" w:rsidP="00DE55F1">
            <w:pPr>
              <w:pStyle w:val="GOSTTablenorm"/>
            </w:pPr>
            <w:r w:rsidRPr="007036CE">
              <w:t>Указывается код вида документа.</w:t>
            </w:r>
          </w:p>
          <w:p w14:paraId="530C4290" w14:textId="77777777" w:rsidR="00DE55F1" w:rsidRPr="007036CE" w:rsidRDefault="00DE55F1" w:rsidP="00DE55F1">
            <w:pPr>
              <w:pStyle w:val="GOSTTablenorm"/>
            </w:pPr>
            <w:r w:rsidRPr="007036CE">
              <w:t>Заполняется значением «БПФ»</w:t>
            </w:r>
          </w:p>
        </w:tc>
      </w:tr>
      <w:tr w:rsidR="00DE55F1" w:rsidRPr="007036CE" w14:paraId="7BB82DE4" w14:textId="77777777" w:rsidTr="00A03896">
        <w:tc>
          <w:tcPr>
            <w:tcW w:w="1100" w:type="pct"/>
          </w:tcPr>
          <w:p w14:paraId="1433BB78" w14:textId="77777777" w:rsidR="00DE55F1" w:rsidRPr="007036CE" w:rsidRDefault="00DE55F1" w:rsidP="00DE55F1">
            <w:pPr>
              <w:pStyle w:val="GOSTTablenorm"/>
            </w:pPr>
            <w:r w:rsidRPr="007036CE">
              <w:rPr>
                <w:szCs w:val="22"/>
              </w:rPr>
              <w:t>Уровень конфиденциальности</w:t>
            </w:r>
          </w:p>
        </w:tc>
        <w:tc>
          <w:tcPr>
            <w:tcW w:w="734" w:type="pct"/>
          </w:tcPr>
          <w:p w14:paraId="1FABAD95" w14:textId="77777777" w:rsidR="00DE55F1" w:rsidRPr="007036CE" w:rsidRDefault="00DE55F1" w:rsidP="00DE55F1">
            <w:pPr>
              <w:pStyle w:val="GOSTTablenorm"/>
              <w:rPr>
                <w:szCs w:val="22"/>
                <w:lang w:val="en-US"/>
              </w:rPr>
            </w:pPr>
            <w:r w:rsidRPr="007036CE">
              <w:rPr>
                <w:szCs w:val="22"/>
                <w:lang w:val="en-US"/>
              </w:rPr>
              <w:t>ACCESSLEVEL</w:t>
            </w:r>
          </w:p>
        </w:tc>
        <w:tc>
          <w:tcPr>
            <w:tcW w:w="519" w:type="pct"/>
          </w:tcPr>
          <w:p w14:paraId="182EEF71" w14:textId="77777777" w:rsidR="00DE55F1" w:rsidRPr="007036CE" w:rsidRDefault="00DE55F1" w:rsidP="00DE55F1">
            <w:pPr>
              <w:pStyle w:val="GOSTTablenorm"/>
            </w:pPr>
            <w:r w:rsidRPr="007036CE">
              <w:rPr>
                <w:szCs w:val="22"/>
              </w:rPr>
              <w:t>Число</w:t>
            </w:r>
          </w:p>
        </w:tc>
        <w:tc>
          <w:tcPr>
            <w:tcW w:w="300" w:type="pct"/>
          </w:tcPr>
          <w:p w14:paraId="5BA4925F" w14:textId="77777777" w:rsidR="00DE55F1" w:rsidRPr="007036CE" w:rsidRDefault="00DE55F1" w:rsidP="00DE55F1">
            <w:pPr>
              <w:pStyle w:val="GOSTTablenorm"/>
            </w:pPr>
            <w:r w:rsidRPr="007036CE">
              <w:rPr>
                <w:szCs w:val="22"/>
              </w:rPr>
              <w:t>Да</w:t>
            </w:r>
          </w:p>
        </w:tc>
        <w:tc>
          <w:tcPr>
            <w:tcW w:w="308" w:type="pct"/>
          </w:tcPr>
          <w:p w14:paraId="53903BEC" w14:textId="77777777" w:rsidR="00DE55F1" w:rsidRPr="007036CE" w:rsidRDefault="00DE55F1" w:rsidP="00DE55F1">
            <w:pPr>
              <w:pStyle w:val="GOSTTablenorm"/>
            </w:pPr>
            <w:r w:rsidRPr="007036CE">
              <w:t>=1</w:t>
            </w:r>
          </w:p>
        </w:tc>
        <w:tc>
          <w:tcPr>
            <w:tcW w:w="2039" w:type="pct"/>
          </w:tcPr>
          <w:p w14:paraId="5F57BEC6" w14:textId="77777777" w:rsidR="00DE55F1" w:rsidRPr="007036CE" w:rsidRDefault="00DE55F1" w:rsidP="00DE55F1">
            <w:pPr>
              <w:pStyle w:val="GOSTTablenorm"/>
            </w:pPr>
            <w:r w:rsidRPr="007036CE">
              <w:t>Указывается уровень конфиденциальности документа.</w:t>
            </w:r>
          </w:p>
          <w:p w14:paraId="443E9D4D" w14:textId="77777777" w:rsidR="00DE55F1" w:rsidRPr="007036CE" w:rsidRDefault="00DE55F1" w:rsidP="00DE55F1">
            <w:pPr>
              <w:pStyle w:val="GOSTTablenorm"/>
            </w:pPr>
            <w:r w:rsidRPr="007036CE">
              <w:t>Возможные значения:</w:t>
            </w:r>
          </w:p>
          <w:p w14:paraId="312577FA" w14:textId="77777777" w:rsidR="00DE55F1" w:rsidRPr="007036CE" w:rsidRDefault="00DE55F1" w:rsidP="007E547B">
            <w:pPr>
              <w:pStyle w:val="GOSTTableListMark1"/>
              <w:numPr>
                <w:ilvl w:val="0"/>
                <w:numId w:val="2"/>
              </w:numPr>
            </w:pPr>
            <w:r w:rsidRPr="007036CE">
              <w:t xml:space="preserve">«0» </w:t>
            </w:r>
            <w:r w:rsidR="004060F4" w:rsidRPr="007036CE">
              <w:t>–</w:t>
            </w:r>
            <w:r w:rsidRPr="007036CE">
              <w:t xml:space="preserve"> Несекретно; </w:t>
            </w:r>
          </w:p>
          <w:p w14:paraId="057885F8" w14:textId="77777777" w:rsidR="00DE55F1" w:rsidRPr="007036CE" w:rsidRDefault="00DE55F1" w:rsidP="007E547B">
            <w:pPr>
              <w:pStyle w:val="GOSTTableListMark1"/>
              <w:numPr>
                <w:ilvl w:val="0"/>
                <w:numId w:val="2"/>
              </w:numPr>
            </w:pPr>
            <w:r w:rsidRPr="007036CE">
              <w:t>«1</w:t>
            </w:r>
            <w:r w:rsidR="00150D4B" w:rsidRPr="007036CE">
              <w:t xml:space="preserve">» </w:t>
            </w:r>
            <w:r w:rsidR="004060F4" w:rsidRPr="007036CE">
              <w:t>–</w:t>
            </w:r>
            <w:r w:rsidR="00150D4B" w:rsidRPr="007036CE">
              <w:t xml:space="preserve"> Для служебного пользования</w:t>
            </w:r>
          </w:p>
        </w:tc>
      </w:tr>
      <w:tr w:rsidR="00DE55F1" w:rsidRPr="007036CE" w14:paraId="26443BFC" w14:textId="77777777" w:rsidTr="00A03896">
        <w:tc>
          <w:tcPr>
            <w:tcW w:w="1100" w:type="pct"/>
          </w:tcPr>
          <w:p w14:paraId="63C589DF" w14:textId="77777777" w:rsidR="00DE55F1" w:rsidRPr="007036CE" w:rsidRDefault="00DE55F1" w:rsidP="00DE55F1">
            <w:pPr>
              <w:pStyle w:val="GOSTTablenorm"/>
              <w:rPr>
                <w:szCs w:val="22"/>
              </w:rPr>
            </w:pPr>
            <w:r w:rsidRPr="007036CE">
              <w:rPr>
                <w:szCs w:val="22"/>
              </w:rPr>
              <w:t>Код бюджета</w:t>
            </w:r>
          </w:p>
        </w:tc>
        <w:tc>
          <w:tcPr>
            <w:tcW w:w="734" w:type="pct"/>
          </w:tcPr>
          <w:p w14:paraId="2C472E91" w14:textId="77777777" w:rsidR="00DE55F1" w:rsidRPr="007036CE" w:rsidRDefault="00DE55F1" w:rsidP="00DE55F1">
            <w:pPr>
              <w:pStyle w:val="GOSTTablenorm"/>
              <w:rPr>
                <w:szCs w:val="22"/>
                <w:lang w:val="en-US"/>
              </w:rPr>
            </w:pPr>
            <w:r w:rsidRPr="007036CE">
              <w:rPr>
                <w:szCs w:val="24"/>
              </w:rPr>
              <w:t>BUDGET_CODE</w:t>
            </w:r>
          </w:p>
        </w:tc>
        <w:tc>
          <w:tcPr>
            <w:tcW w:w="519" w:type="pct"/>
          </w:tcPr>
          <w:p w14:paraId="41D2427F" w14:textId="77777777" w:rsidR="00DE55F1" w:rsidRPr="007036CE" w:rsidRDefault="00DE55F1" w:rsidP="00DE55F1">
            <w:pPr>
              <w:pStyle w:val="GOSTTablenorm"/>
            </w:pPr>
            <w:r w:rsidRPr="007036CE">
              <w:rPr>
                <w:szCs w:val="22"/>
              </w:rPr>
              <w:t>Строка</w:t>
            </w:r>
          </w:p>
        </w:tc>
        <w:tc>
          <w:tcPr>
            <w:tcW w:w="300" w:type="pct"/>
          </w:tcPr>
          <w:p w14:paraId="3A4DE977" w14:textId="77777777" w:rsidR="00DE55F1" w:rsidRPr="007036CE" w:rsidRDefault="00DE55F1" w:rsidP="00DE55F1">
            <w:pPr>
              <w:pStyle w:val="GOSTTablenorm"/>
            </w:pPr>
            <w:r w:rsidRPr="007036CE">
              <w:rPr>
                <w:szCs w:val="22"/>
              </w:rPr>
              <w:t>Да</w:t>
            </w:r>
          </w:p>
        </w:tc>
        <w:tc>
          <w:tcPr>
            <w:tcW w:w="308" w:type="pct"/>
          </w:tcPr>
          <w:p w14:paraId="5A024036" w14:textId="77777777" w:rsidR="00DE55F1" w:rsidRPr="007036CE" w:rsidRDefault="00DE55F1" w:rsidP="00DE55F1">
            <w:pPr>
              <w:pStyle w:val="GOSTTablenorm"/>
            </w:pPr>
            <w:r w:rsidRPr="007036CE">
              <w:rPr>
                <w:szCs w:val="22"/>
              </w:rPr>
              <w:t>=8</w:t>
            </w:r>
          </w:p>
        </w:tc>
        <w:tc>
          <w:tcPr>
            <w:tcW w:w="2039" w:type="pct"/>
          </w:tcPr>
          <w:p w14:paraId="23664A7C" w14:textId="77777777" w:rsidR="00DE55F1" w:rsidRPr="007036CE" w:rsidRDefault="00DE55F1" w:rsidP="00DE55F1">
            <w:pPr>
              <w:pStyle w:val="GOSTTablenorm"/>
            </w:pPr>
            <w:r w:rsidRPr="007036CE">
              <w:t>Указывается код бюджета в соответствии со справочником «Бюджеты»</w:t>
            </w:r>
          </w:p>
        </w:tc>
      </w:tr>
      <w:tr w:rsidR="00DE55F1" w:rsidRPr="007036CE" w14:paraId="1437B7B0" w14:textId="77777777" w:rsidTr="00A03896">
        <w:tc>
          <w:tcPr>
            <w:tcW w:w="1100" w:type="pct"/>
          </w:tcPr>
          <w:p w14:paraId="22BDEA39" w14:textId="77777777" w:rsidR="00DE55F1" w:rsidRPr="007036CE" w:rsidRDefault="00DE55F1" w:rsidP="00DE55F1">
            <w:pPr>
              <w:pStyle w:val="GOSTTablenorm"/>
              <w:rPr>
                <w:szCs w:val="22"/>
              </w:rPr>
            </w:pPr>
            <w:r w:rsidRPr="007036CE">
              <w:rPr>
                <w:szCs w:val="22"/>
              </w:rPr>
              <w:lastRenderedPageBreak/>
              <w:t>Дата ввода в действие</w:t>
            </w:r>
          </w:p>
        </w:tc>
        <w:tc>
          <w:tcPr>
            <w:tcW w:w="734" w:type="pct"/>
          </w:tcPr>
          <w:p w14:paraId="6ACF3E9B" w14:textId="77777777" w:rsidR="00DE55F1" w:rsidRPr="007036CE" w:rsidRDefault="00DE55F1" w:rsidP="00DE55F1">
            <w:pPr>
              <w:pStyle w:val="GOSTTablenorm"/>
              <w:rPr>
                <w:szCs w:val="24"/>
              </w:rPr>
            </w:pPr>
            <w:r w:rsidRPr="007036CE">
              <w:rPr>
                <w:szCs w:val="24"/>
              </w:rPr>
              <w:t>EVENT_DATE</w:t>
            </w:r>
          </w:p>
        </w:tc>
        <w:tc>
          <w:tcPr>
            <w:tcW w:w="519" w:type="pct"/>
          </w:tcPr>
          <w:p w14:paraId="2BA1BF77" w14:textId="77777777" w:rsidR="00DE55F1" w:rsidRPr="007036CE" w:rsidRDefault="00DE55F1" w:rsidP="00DE55F1">
            <w:pPr>
              <w:pStyle w:val="GOSTTablenorm"/>
            </w:pPr>
            <w:r w:rsidRPr="007036CE">
              <w:rPr>
                <w:szCs w:val="22"/>
              </w:rPr>
              <w:t>Дата</w:t>
            </w:r>
          </w:p>
        </w:tc>
        <w:tc>
          <w:tcPr>
            <w:tcW w:w="300" w:type="pct"/>
          </w:tcPr>
          <w:p w14:paraId="773AF525" w14:textId="77777777" w:rsidR="00DE55F1" w:rsidRPr="007036CE" w:rsidRDefault="00DE55F1" w:rsidP="00DE55F1">
            <w:pPr>
              <w:pStyle w:val="GOSTTablenorm"/>
            </w:pPr>
            <w:r w:rsidRPr="007036CE">
              <w:rPr>
                <w:szCs w:val="22"/>
              </w:rPr>
              <w:t>Да</w:t>
            </w:r>
          </w:p>
        </w:tc>
        <w:tc>
          <w:tcPr>
            <w:tcW w:w="308" w:type="pct"/>
          </w:tcPr>
          <w:p w14:paraId="2BDB8022" w14:textId="77777777" w:rsidR="00DE55F1" w:rsidRPr="007036CE" w:rsidRDefault="00DE55F1" w:rsidP="00DE55F1">
            <w:pPr>
              <w:pStyle w:val="GOSTTablenorm"/>
            </w:pPr>
          </w:p>
        </w:tc>
        <w:tc>
          <w:tcPr>
            <w:tcW w:w="2039" w:type="pct"/>
          </w:tcPr>
          <w:p w14:paraId="1ECF5D37" w14:textId="065F1F31" w:rsidR="00DE55F1" w:rsidRPr="007036CE" w:rsidRDefault="00DE55F1" w:rsidP="00136E99">
            <w:pPr>
              <w:pStyle w:val="GOSTTablenorm"/>
            </w:pPr>
            <w:r w:rsidRPr="007036CE">
              <w:rPr>
                <w:szCs w:val="22"/>
              </w:rPr>
              <w:t>Указывается дата</w:t>
            </w:r>
            <w:r w:rsidR="00150D4B" w:rsidRPr="007036CE">
              <w:rPr>
                <w:szCs w:val="22"/>
              </w:rPr>
              <w:t xml:space="preserve"> </w:t>
            </w:r>
            <w:del w:id="1806" w:author="EXP-320404" w:date="2025-09-15T18:47:00Z">
              <w:r w:rsidR="00150D4B" w:rsidRPr="007036CE" w:rsidDel="00136E99">
                <w:rPr>
                  <w:szCs w:val="22"/>
                </w:rPr>
                <w:delText xml:space="preserve">документа </w:delText>
              </w:r>
            </w:del>
            <w:ins w:id="1807" w:author="EXP-320404" w:date="2025-09-15T18:47:00Z">
              <w:r w:rsidR="00136E99" w:rsidRPr="007036CE">
                <w:rPr>
                  <w:szCs w:val="22"/>
                </w:rPr>
                <w:t xml:space="preserve">ввода в действие </w:t>
              </w:r>
            </w:ins>
            <w:r w:rsidR="00150D4B" w:rsidRPr="007036CE">
              <w:rPr>
                <w:szCs w:val="22"/>
              </w:rPr>
              <w:t>в формате YYYY-MM-DD</w:t>
            </w:r>
          </w:p>
        </w:tc>
      </w:tr>
      <w:tr w:rsidR="0011276D" w:rsidRPr="007036CE" w14:paraId="52ED1CD1" w14:textId="77777777" w:rsidTr="00A03896">
        <w:trPr>
          <w:ins w:id="1808" w:author="Сатлер Марина Викторовна" w:date="2024-07-05T16:41:00Z"/>
        </w:trPr>
        <w:tc>
          <w:tcPr>
            <w:tcW w:w="1100" w:type="pct"/>
          </w:tcPr>
          <w:p w14:paraId="388E90F6" w14:textId="77777777" w:rsidR="0011276D" w:rsidRPr="007036CE" w:rsidRDefault="0011276D" w:rsidP="0011276D">
            <w:pPr>
              <w:pStyle w:val="GOSTTablenorm"/>
              <w:rPr>
                <w:ins w:id="1809" w:author="Сатлер Марина Викторовна" w:date="2024-07-05T16:41:00Z"/>
                <w:szCs w:val="22"/>
              </w:rPr>
            </w:pPr>
            <w:ins w:id="1810" w:author="Сатлер Марина Викторовна" w:date="2024-07-05T16:42:00Z">
              <w:r w:rsidRPr="007036CE">
                <w:t>Признак «Новый бюджетный цикл»</w:t>
              </w:r>
            </w:ins>
          </w:p>
        </w:tc>
        <w:tc>
          <w:tcPr>
            <w:tcW w:w="734" w:type="pct"/>
          </w:tcPr>
          <w:p w14:paraId="505C05C8" w14:textId="77777777" w:rsidR="0011276D" w:rsidRPr="007036CE" w:rsidRDefault="0011276D" w:rsidP="0011276D">
            <w:pPr>
              <w:pStyle w:val="GOSTTablenorm"/>
              <w:rPr>
                <w:ins w:id="1811" w:author="Сатлер Марина Викторовна" w:date="2024-07-05T16:41:00Z"/>
                <w:szCs w:val="24"/>
              </w:rPr>
            </w:pPr>
            <w:ins w:id="1812" w:author="Сатлер Марина Викторовна" w:date="2024-07-05T16:42:00Z">
              <w:r w:rsidRPr="007036CE">
                <w:rPr>
                  <w:lang w:val="en-US"/>
                </w:rPr>
                <w:t>NBC</w:t>
              </w:r>
            </w:ins>
          </w:p>
        </w:tc>
        <w:tc>
          <w:tcPr>
            <w:tcW w:w="519" w:type="pct"/>
          </w:tcPr>
          <w:p w14:paraId="7556B061" w14:textId="77777777" w:rsidR="0011276D" w:rsidRPr="007036CE" w:rsidRDefault="0011276D" w:rsidP="0011276D">
            <w:pPr>
              <w:pStyle w:val="GOSTTablenorm"/>
              <w:rPr>
                <w:ins w:id="1813" w:author="Сатлер Марина Викторовна" w:date="2024-07-05T16:41:00Z"/>
                <w:szCs w:val="22"/>
              </w:rPr>
            </w:pPr>
            <w:ins w:id="1814" w:author="Сатлер Марина Викторовна" w:date="2024-07-05T16:42:00Z">
              <w:r w:rsidRPr="007036CE">
                <w:t>Строка</w:t>
              </w:r>
            </w:ins>
          </w:p>
        </w:tc>
        <w:tc>
          <w:tcPr>
            <w:tcW w:w="300" w:type="pct"/>
          </w:tcPr>
          <w:p w14:paraId="19B97A91" w14:textId="77777777" w:rsidR="0011276D" w:rsidRPr="007036CE" w:rsidRDefault="0011276D" w:rsidP="0011276D">
            <w:pPr>
              <w:pStyle w:val="GOSTTablenorm"/>
              <w:rPr>
                <w:ins w:id="1815" w:author="Сатлер Марина Викторовна" w:date="2024-07-05T16:41:00Z"/>
                <w:szCs w:val="22"/>
              </w:rPr>
            </w:pPr>
            <w:ins w:id="1816" w:author="Сатлер Марина Викторовна" w:date="2024-07-05T16:42:00Z">
              <w:r w:rsidRPr="007036CE">
                <w:t>Да</w:t>
              </w:r>
            </w:ins>
          </w:p>
        </w:tc>
        <w:tc>
          <w:tcPr>
            <w:tcW w:w="308" w:type="pct"/>
          </w:tcPr>
          <w:p w14:paraId="7B9FD3EE" w14:textId="77777777" w:rsidR="0011276D" w:rsidRPr="007036CE" w:rsidRDefault="0011276D" w:rsidP="0011276D">
            <w:pPr>
              <w:pStyle w:val="GOSTTablenorm"/>
              <w:rPr>
                <w:ins w:id="1817" w:author="Сатлер Марина Викторовна" w:date="2024-07-05T16:41:00Z"/>
              </w:rPr>
            </w:pPr>
            <w:ins w:id="1818" w:author="Сатлер Марина Викторовна" w:date="2024-07-05T16:42:00Z">
              <w:r w:rsidRPr="007036CE">
                <w:t>=1</w:t>
              </w:r>
            </w:ins>
          </w:p>
        </w:tc>
        <w:tc>
          <w:tcPr>
            <w:tcW w:w="2039" w:type="pct"/>
          </w:tcPr>
          <w:p w14:paraId="3D9247B3" w14:textId="77777777" w:rsidR="0011276D" w:rsidRPr="007036CE" w:rsidRDefault="0011276D" w:rsidP="0011276D">
            <w:pPr>
              <w:pStyle w:val="GOSTTablenorm"/>
              <w:rPr>
                <w:ins w:id="1819" w:author="Сатлер Марина Викторовна" w:date="2024-07-05T16:42:00Z"/>
              </w:rPr>
            </w:pPr>
            <w:ins w:id="1820" w:author="Сатлер Марина Викторовна" w:date="2024-07-05T16:42:00Z">
              <w:r w:rsidRPr="007036CE">
                <w:t>Указывается признак доведения бюджетных данных на новый бюджетный цикл.</w:t>
              </w:r>
            </w:ins>
          </w:p>
          <w:p w14:paraId="2FD569C8" w14:textId="77777777" w:rsidR="0011276D" w:rsidRPr="007036CE" w:rsidRDefault="0011276D" w:rsidP="0011276D">
            <w:pPr>
              <w:pStyle w:val="GOSTTablenorm"/>
              <w:rPr>
                <w:ins w:id="1821" w:author="Сатлер Марина Викторовна" w:date="2024-07-05T16:42:00Z"/>
              </w:rPr>
            </w:pPr>
            <w:ins w:id="1822" w:author="Сатлер Марина Викторовна" w:date="2024-07-05T16:42:00Z">
              <w:r w:rsidRPr="007036CE">
                <w:t>Возможные значения:</w:t>
              </w:r>
            </w:ins>
          </w:p>
          <w:p w14:paraId="2947E9A3" w14:textId="77777777" w:rsidR="0011276D" w:rsidRPr="007036CE" w:rsidRDefault="0011276D" w:rsidP="0011276D">
            <w:pPr>
              <w:pStyle w:val="GOSTTableListMark1"/>
              <w:rPr>
                <w:ins w:id="1823" w:author="Сатлер Марина Викторовна" w:date="2024-07-05T16:42:00Z"/>
                <w:szCs w:val="22"/>
              </w:rPr>
            </w:pPr>
            <w:ins w:id="1824" w:author="Сатлер Марина Викторовна" w:date="2024-07-05T16:42:00Z">
              <w:r w:rsidRPr="007036CE">
                <w:rPr>
                  <w:szCs w:val="22"/>
                </w:rPr>
                <w:t>«0</w:t>
              </w:r>
              <w:r w:rsidRPr="007036CE">
                <w:t xml:space="preserve">» </w:t>
              </w:r>
            </w:ins>
            <w:r w:rsidR="004060F4" w:rsidRPr="007036CE">
              <w:t>–</w:t>
            </w:r>
            <w:ins w:id="1825" w:author="Сатлер Марина Викторовна" w:date="2024-07-05T16:42:00Z">
              <w:r w:rsidRPr="007036CE">
                <w:t xml:space="preserve"> доведение на текущий бюджетный цикл;</w:t>
              </w:r>
            </w:ins>
          </w:p>
          <w:p w14:paraId="46DACCBC" w14:textId="77777777" w:rsidR="0011276D" w:rsidRPr="007036CE" w:rsidRDefault="0011276D" w:rsidP="0011276D">
            <w:pPr>
              <w:pStyle w:val="GOSTTableListMark1"/>
              <w:rPr>
                <w:ins w:id="1826" w:author="Сатлер Марина Викторовна" w:date="2024-07-05T16:41:00Z"/>
                <w:szCs w:val="22"/>
              </w:rPr>
            </w:pPr>
            <w:ins w:id="1827" w:author="Сатлер Марина Викторовна" w:date="2024-07-05T16:42:00Z">
              <w:r w:rsidRPr="007036CE">
                <w:rPr>
                  <w:szCs w:val="22"/>
                </w:rPr>
                <w:t xml:space="preserve">«1» </w:t>
              </w:r>
            </w:ins>
            <w:r w:rsidR="004060F4" w:rsidRPr="007036CE">
              <w:t>–</w:t>
            </w:r>
            <w:ins w:id="1828" w:author="Сатлер Марина Викторовна" w:date="2024-07-05T16:42:00Z">
              <w:r w:rsidRPr="007036CE">
                <w:rPr>
                  <w:szCs w:val="22"/>
                </w:rPr>
                <w:t xml:space="preserve"> доведение на новый бюджетный цикл</w:t>
              </w:r>
            </w:ins>
          </w:p>
        </w:tc>
      </w:tr>
      <w:tr w:rsidR="0011276D" w:rsidRPr="007036CE" w14:paraId="3D55807A" w14:textId="77777777" w:rsidTr="00A03896">
        <w:tc>
          <w:tcPr>
            <w:tcW w:w="1100" w:type="pct"/>
          </w:tcPr>
          <w:p w14:paraId="6D775391" w14:textId="77777777" w:rsidR="0011276D" w:rsidRPr="007036CE" w:rsidRDefault="0011276D" w:rsidP="0011276D">
            <w:pPr>
              <w:pStyle w:val="GOSTTablenorm"/>
              <w:rPr>
                <w:b/>
                <w:szCs w:val="22"/>
              </w:rPr>
            </w:pPr>
            <w:r w:rsidRPr="007036CE">
              <w:rPr>
                <w:b/>
                <w:szCs w:val="22"/>
              </w:rPr>
              <w:t>Строки документа по разделу «ПОФР»</w:t>
            </w:r>
          </w:p>
        </w:tc>
        <w:tc>
          <w:tcPr>
            <w:tcW w:w="734" w:type="pct"/>
          </w:tcPr>
          <w:p w14:paraId="15CDD31F" w14:textId="77777777" w:rsidR="0011276D" w:rsidRPr="007036CE" w:rsidRDefault="0011276D" w:rsidP="0011276D">
            <w:pPr>
              <w:pStyle w:val="GOSTTablenorm"/>
              <w:rPr>
                <w:b/>
                <w:szCs w:val="24"/>
              </w:rPr>
            </w:pPr>
            <w:r w:rsidRPr="007036CE">
              <w:rPr>
                <w:b/>
                <w:szCs w:val="24"/>
                <w:lang w:val="en-US"/>
              </w:rPr>
              <w:t>SECTION_1</w:t>
            </w:r>
          </w:p>
        </w:tc>
        <w:tc>
          <w:tcPr>
            <w:tcW w:w="519" w:type="pct"/>
          </w:tcPr>
          <w:p w14:paraId="1429000A" w14:textId="77777777" w:rsidR="0011276D" w:rsidRPr="007036CE" w:rsidRDefault="0011276D" w:rsidP="0011276D">
            <w:pPr>
              <w:pStyle w:val="GOSTTablenorm"/>
            </w:pPr>
            <w:r w:rsidRPr="007036CE">
              <w:rPr>
                <w:szCs w:val="22"/>
              </w:rPr>
              <w:t>Массив</w:t>
            </w:r>
          </w:p>
        </w:tc>
        <w:tc>
          <w:tcPr>
            <w:tcW w:w="300" w:type="pct"/>
          </w:tcPr>
          <w:p w14:paraId="03F346D2" w14:textId="77777777" w:rsidR="0011276D" w:rsidRPr="007036CE" w:rsidRDefault="0011276D" w:rsidP="0011276D">
            <w:pPr>
              <w:pStyle w:val="GOSTTablenorm"/>
            </w:pPr>
            <w:r w:rsidRPr="007036CE">
              <w:rPr>
                <w:szCs w:val="22"/>
              </w:rPr>
              <w:t>Да</w:t>
            </w:r>
          </w:p>
        </w:tc>
        <w:tc>
          <w:tcPr>
            <w:tcW w:w="308" w:type="pct"/>
          </w:tcPr>
          <w:p w14:paraId="26F088D5" w14:textId="77777777" w:rsidR="0011276D" w:rsidRPr="007036CE" w:rsidRDefault="0011276D" w:rsidP="0011276D">
            <w:pPr>
              <w:pStyle w:val="GOSTTablenorm"/>
            </w:pPr>
            <w:r w:rsidRPr="007036CE">
              <w:rPr>
                <w:szCs w:val="22"/>
              </w:rPr>
              <w:t>-</w:t>
            </w:r>
          </w:p>
        </w:tc>
        <w:tc>
          <w:tcPr>
            <w:tcW w:w="2039" w:type="pct"/>
          </w:tcPr>
          <w:p w14:paraId="74BE231A" w14:textId="77777777" w:rsidR="0011276D" w:rsidRPr="007036CE" w:rsidRDefault="0011276D" w:rsidP="0011276D">
            <w:pPr>
              <w:pStyle w:val="GOSTTablenorm"/>
            </w:pPr>
            <w:r w:rsidRPr="007036CE">
              <w:rPr>
                <w:szCs w:val="22"/>
              </w:rPr>
              <w:t>-</w:t>
            </w:r>
          </w:p>
        </w:tc>
      </w:tr>
      <w:tr w:rsidR="0011276D" w:rsidRPr="007036CE" w14:paraId="725C0616" w14:textId="77777777" w:rsidTr="00A03896">
        <w:tc>
          <w:tcPr>
            <w:tcW w:w="1100" w:type="pct"/>
          </w:tcPr>
          <w:p w14:paraId="142E8EAE" w14:textId="77777777" w:rsidR="0011276D" w:rsidRPr="007036CE" w:rsidRDefault="0011276D" w:rsidP="0011276D">
            <w:pPr>
              <w:pStyle w:val="GOSTTablenorm"/>
              <w:rPr>
                <w:szCs w:val="22"/>
              </w:rPr>
            </w:pPr>
            <w:r w:rsidRPr="007036CE">
              <w:rPr>
                <w:szCs w:val="22"/>
              </w:rPr>
              <w:t>Идентификатор строки</w:t>
            </w:r>
          </w:p>
        </w:tc>
        <w:tc>
          <w:tcPr>
            <w:tcW w:w="734" w:type="pct"/>
          </w:tcPr>
          <w:p w14:paraId="59247231" w14:textId="77777777" w:rsidR="0011276D" w:rsidRPr="007036CE" w:rsidRDefault="0011276D" w:rsidP="0011276D">
            <w:pPr>
              <w:pStyle w:val="GOSTTablenorm"/>
              <w:rPr>
                <w:szCs w:val="24"/>
                <w:lang w:val="en-US"/>
              </w:rPr>
            </w:pPr>
            <w:ins w:id="1829" w:author="Сатлер Марина Викторовна" w:date="2024-02-09T10:30:00Z">
              <w:r w:rsidRPr="007036CE">
                <w:rPr>
                  <w:b/>
                  <w:szCs w:val="24"/>
                  <w:lang w:val="en-US"/>
                </w:rPr>
                <w:t>SECTION_1</w:t>
              </w:r>
              <w:r w:rsidRPr="007036CE">
                <w:rPr>
                  <w:b/>
                  <w:szCs w:val="24"/>
                </w:rPr>
                <w:t>:</w:t>
              </w:r>
            </w:ins>
            <w:ins w:id="1830" w:author="Сатлер Марина Викторовна" w:date="2024-06-11T14:13:00Z">
              <w:r w:rsidRPr="007036CE">
                <w:rPr>
                  <w:szCs w:val="24"/>
                  <w:lang w:val="en-US"/>
                </w:rPr>
                <w:t>id</w:t>
              </w:r>
            </w:ins>
            <w:del w:id="1831" w:author="Сатлер Марина Викторовна" w:date="2024-06-11T14:13:00Z">
              <w:r w:rsidRPr="007036CE" w:rsidDel="00CF7F5E">
                <w:rPr>
                  <w:szCs w:val="24"/>
                  <w:lang w:val="en-US"/>
                </w:rPr>
                <w:delText>ID</w:delText>
              </w:r>
            </w:del>
          </w:p>
        </w:tc>
        <w:tc>
          <w:tcPr>
            <w:tcW w:w="519" w:type="pct"/>
          </w:tcPr>
          <w:p w14:paraId="663D987E" w14:textId="77777777" w:rsidR="0011276D" w:rsidRPr="007036CE" w:rsidRDefault="0011276D" w:rsidP="0011276D">
            <w:pPr>
              <w:pStyle w:val="GOSTTablenorm"/>
            </w:pPr>
            <w:r w:rsidRPr="007036CE">
              <w:rPr>
                <w:szCs w:val="22"/>
              </w:rPr>
              <w:t>Число</w:t>
            </w:r>
          </w:p>
        </w:tc>
        <w:tc>
          <w:tcPr>
            <w:tcW w:w="300" w:type="pct"/>
          </w:tcPr>
          <w:p w14:paraId="640FF9AE" w14:textId="77777777" w:rsidR="0011276D" w:rsidRPr="007036CE" w:rsidRDefault="0011276D" w:rsidP="0011276D">
            <w:pPr>
              <w:pStyle w:val="GOSTTablenorm"/>
            </w:pPr>
            <w:r w:rsidRPr="007036CE">
              <w:rPr>
                <w:szCs w:val="22"/>
              </w:rPr>
              <w:t>Да</w:t>
            </w:r>
          </w:p>
        </w:tc>
        <w:tc>
          <w:tcPr>
            <w:tcW w:w="308" w:type="pct"/>
          </w:tcPr>
          <w:p w14:paraId="53EA753B" w14:textId="77777777" w:rsidR="0011276D" w:rsidRPr="007036CE" w:rsidRDefault="0011276D" w:rsidP="0011276D">
            <w:pPr>
              <w:pStyle w:val="GOSTTablenorm"/>
            </w:pPr>
            <w:r w:rsidRPr="007036CE">
              <w:rPr>
                <w:szCs w:val="22"/>
              </w:rPr>
              <w:t>&lt;=20</w:t>
            </w:r>
          </w:p>
        </w:tc>
        <w:tc>
          <w:tcPr>
            <w:tcW w:w="2039" w:type="pct"/>
          </w:tcPr>
          <w:p w14:paraId="64A03D49" w14:textId="77777777" w:rsidR="0011276D" w:rsidRPr="007036CE" w:rsidRDefault="0011276D" w:rsidP="0011276D">
            <w:pPr>
              <w:pStyle w:val="GOSTTablenorm"/>
            </w:pPr>
            <w:r w:rsidRPr="007036CE">
              <w:rPr>
                <w:szCs w:val="22"/>
              </w:rPr>
              <w:t>Указывается технический идентификатор строки</w:t>
            </w:r>
          </w:p>
        </w:tc>
      </w:tr>
      <w:tr w:rsidR="0011276D" w:rsidRPr="007036CE" w14:paraId="52E366BA" w14:textId="77777777" w:rsidTr="00A03896">
        <w:tc>
          <w:tcPr>
            <w:tcW w:w="1100" w:type="pct"/>
          </w:tcPr>
          <w:p w14:paraId="4F6281C3" w14:textId="77777777" w:rsidR="0011276D" w:rsidRPr="007036CE" w:rsidRDefault="0011276D" w:rsidP="0011276D">
            <w:pPr>
              <w:pStyle w:val="GOSTTablenorm"/>
              <w:rPr>
                <w:szCs w:val="22"/>
              </w:rPr>
            </w:pPr>
            <w:r w:rsidRPr="007036CE">
              <w:t>Номер строки</w:t>
            </w:r>
          </w:p>
        </w:tc>
        <w:tc>
          <w:tcPr>
            <w:tcW w:w="734" w:type="pct"/>
          </w:tcPr>
          <w:p w14:paraId="1118F4C7" w14:textId="77777777" w:rsidR="0011276D" w:rsidRPr="007036CE" w:rsidRDefault="0011276D" w:rsidP="0011276D">
            <w:pPr>
              <w:pStyle w:val="GOSTTablenorm"/>
              <w:rPr>
                <w:szCs w:val="24"/>
                <w:lang w:val="en-US"/>
              </w:rPr>
            </w:pPr>
            <w:ins w:id="1832" w:author="Сатлер Марина Викторовна" w:date="2024-02-09T10:30:00Z">
              <w:r w:rsidRPr="007036CE">
                <w:rPr>
                  <w:b/>
                  <w:szCs w:val="24"/>
                  <w:lang w:val="en-US"/>
                </w:rPr>
                <w:t>SECTION_1</w:t>
              </w:r>
              <w:r w:rsidRPr="007036CE">
                <w:rPr>
                  <w:b/>
                  <w:szCs w:val="24"/>
                </w:rPr>
                <w:t>:</w:t>
              </w:r>
            </w:ins>
            <w:r w:rsidRPr="007036CE">
              <w:rPr>
                <w:szCs w:val="24"/>
                <w:lang w:val="en-US"/>
              </w:rPr>
              <w:t>NUMBROW</w:t>
            </w:r>
          </w:p>
        </w:tc>
        <w:tc>
          <w:tcPr>
            <w:tcW w:w="519" w:type="pct"/>
          </w:tcPr>
          <w:p w14:paraId="05732F18" w14:textId="77777777" w:rsidR="0011276D" w:rsidRPr="007036CE" w:rsidRDefault="0011276D" w:rsidP="0011276D">
            <w:pPr>
              <w:pStyle w:val="GOSTTablenorm"/>
            </w:pPr>
            <w:r w:rsidRPr="007036CE">
              <w:rPr>
                <w:szCs w:val="22"/>
              </w:rPr>
              <w:t>Строка</w:t>
            </w:r>
          </w:p>
        </w:tc>
        <w:tc>
          <w:tcPr>
            <w:tcW w:w="300" w:type="pct"/>
          </w:tcPr>
          <w:p w14:paraId="2EE2530F" w14:textId="77777777" w:rsidR="0011276D" w:rsidRPr="007036CE" w:rsidRDefault="0011276D" w:rsidP="0011276D">
            <w:pPr>
              <w:pStyle w:val="GOSTTablenorm"/>
            </w:pPr>
            <w:r w:rsidRPr="007036CE">
              <w:rPr>
                <w:szCs w:val="22"/>
              </w:rPr>
              <w:t>Да</w:t>
            </w:r>
          </w:p>
        </w:tc>
        <w:tc>
          <w:tcPr>
            <w:tcW w:w="308" w:type="pct"/>
          </w:tcPr>
          <w:p w14:paraId="3B9927CA" w14:textId="77777777" w:rsidR="0011276D" w:rsidRPr="007036CE" w:rsidRDefault="0011276D" w:rsidP="0011276D">
            <w:pPr>
              <w:pStyle w:val="GOSTTablenorm"/>
            </w:pPr>
            <w:r w:rsidRPr="007036CE">
              <w:rPr>
                <w:szCs w:val="22"/>
                <w:lang w:val="en-US"/>
              </w:rPr>
              <w:t>&lt;=20</w:t>
            </w:r>
          </w:p>
        </w:tc>
        <w:tc>
          <w:tcPr>
            <w:tcW w:w="2039" w:type="pct"/>
          </w:tcPr>
          <w:p w14:paraId="7D9832D7" w14:textId="77777777" w:rsidR="0011276D" w:rsidRPr="007036CE" w:rsidRDefault="0011276D" w:rsidP="0011276D">
            <w:pPr>
              <w:pStyle w:val="GOSTTablenorm"/>
            </w:pPr>
            <w:r w:rsidRPr="007036CE">
              <w:rPr>
                <w:szCs w:val="22"/>
              </w:rPr>
              <w:t>Указывается порядковый номер строки по разделу «ПОФР»</w:t>
            </w:r>
          </w:p>
        </w:tc>
      </w:tr>
      <w:tr w:rsidR="0011276D" w:rsidRPr="007036CE" w14:paraId="0A99BC49" w14:textId="77777777" w:rsidTr="00A03896">
        <w:tc>
          <w:tcPr>
            <w:tcW w:w="1100" w:type="pct"/>
          </w:tcPr>
          <w:p w14:paraId="78E8DAE3" w14:textId="77777777" w:rsidR="0011276D" w:rsidRPr="007036CE" w:rsidRDefault="0011276D" w:rsidP="0011276D">
            <w:pPr>
              <w:pStyle w:val="GOSTTablenorm"/>
            </w:pPr>
            <w:r w:rsidRPr="007036CE">
              <w:rPr>
                <w:szCs w:val="22"/>
              </w:rPr>
              <w:t>Признак детальной строки</w:t>
            </w:r>
          </w:p>
        </w:tc>
        <w:tc>
          <w:tcPr>
            <w:tcW w:w="734" w:type="pct"/>
          </w:tcPr>
          <w:p w14:paraId="18223732" w14:textId="77777777" w:rsidR="0011276D" w:rsidRPr="007036CE" w:rsidRDefault="0011276D" w:rsidP="0011276D">
            <w:pPr>
              <w:pStyle w:val="GOSTTablenorm"/>
              <w:rPr>
                <w:szCs w:val="24"/>
                <w:lang w:val="en-US"/>
              </w:rPr>
            </w:pPr>
            <w:ins w:id="1833" w:author="Сатлер Марина Викторовна" w:date="2024-02-09T10:30:00Z">
              <w:r w:rsidRPr="007036CE">
                <w:rPr>
                  <w:b/>
                  <w:szCs w:val="24"/>
                  <w:lang w:val="en-US"/>
                </w:rPr>
                <w:t>SECTION_1</w:t>
              </w:r>
              <w:r w:rsidRPr="007036CE">
                <w:rPr>
                  <w:b/>
                  <w:szCs w:val="24"/>
                </w:rPr>
                <w:t>:</w:t>
              </w:r>
            </w:ins>
            <w:r w:rsidRPr="007036CE">
              <w:t>SIGNKBK</w:t>
            </w:r>
          </w:p>
        </w:tc>
        <w:tc>
          <w:tcPr>
            <w:tcW w:w="519" w:type="pct"/>
          </w:tcPr>
          <w:p w14:paraId="73AC2F09" w14:textId="77777777" w:rsidR="0011276D" w:rsidRPr="007036CE" w:rsidRDefault="0011276D" w:rsidP="0011276D">
            <w:pPr>
              <w:pStyle w:val="GOSTTablenorm"/>
            </w:pPr>
            <w:r w:rsidRPr="007036CE">
              <w:rPr>
                <w:szCs w:val="22"/>
              </w:rPr>
              <w:t>Строка</w:t>
            </w:r>
          </w:p>
        </w:tc>
        <w:tc>
          <w:tcPr>
            <w:tcW w:w="300" w:type="pct"/>
          </w:tcPr>
          <w:p w14:paraId="2F955D1D" w14:textId="77777777" w:rsidR="0011276D" w:rsidRPr="007036CE" w:rsidRDefault="0011276D" w:rsidP="0011276D">
            <w:pPr>
              <w:pStyle w:val="GOSTTablenorm"/>
            </w:pPr>
            <w:r w:rsidRPr="007036CE">
              <w:rPr>
                <w:szCs w:val="22"/>
              </w:rPr>
              <w:t>Да</w:t>
            </w:r>
          </w:p>
        </w:tc>
        <w:tc>
          <w:tcPr>
            <w:tcW w:w="308" w:type="pct"/>
          </w:tcPr>
          <w:p w14:paraId="1021EA4B" w14:textId="77777777" w:rsidR="0011276D" w:rsidRPr="007036CE" w:rsidRDefault="0011276D" w:rsidP="0011276D">
            <w:pPr>
              <w:pStyle w:val="GOSTTablenorm"/>
            </w:pPr>
            <w:r w:rsidRPr="007036CE">
              <w:rPr>
                <w:szCs w:val="22"/>
              </w:rPr>
              <w:t>=1</w:t>
            </w:r>
          </w:p>
        </w:tc>
        <w:tc>
          <w:tcPr>
            <w:tcW w:w="2039" w:type="pct"/>
          </w:tcPr>
          <w:p w14:paraId="0026010A" w14:textId="77777777" w:rsidR="0011276D" w:rsidRPr="007036CE" w:rsidRDefault="0011276D" w:rsidP="0011276D">
            <w:pPr>
              <w:pStyle w:val="GOSTTablenorm"/>
              <w:rPr>
                <w:szCs w:val="22"/>
              </w:rPr>
            </w:pPr>
            <w:r w:rsidRPr="007036CE">
              <w:rPr>
                <w:szCs w:val="22"/>
              </w:rPr>
              <w:t>Указывается признак детальной строки.</w:t>
            </w:r>
          </w:p>
          <w:p w14:paraId="4D027C2D" w14:textId="77777777" w:rsidR="0011276D" w:rsidRPr="007036CE" w:rsidRDefault="0011276D" w:rsidP="0011276D">
            <w:pPr>
              <w:pStyle w:val="GOSTTablenorm"/>
              <w:rPr>
                <w:szCs w:val="22"/>
              </w:rPr>
            </w:pPr>
            <w:r w:rsidRPr="007036CE">
              <w:rPr>
                <w:szCs w:val="22"/>
              </w:rPr>
              <w:t>Возможные значения:</w:t>
            </w:r>
          </w:p>
          <w:p w14:paraId="7362B63E" w14:textId="77777777" w:rsidR="0011276D" w:rsidRPr="007036CE" w:rsidRDefault="0011276D" w:rsidP="0011276D">
            <w:pPr>
              <w:pStyle w:val="GOSTTableListMark1"/>
              <w:numPr>
                <w:ilvl w:val="0"/>
                <w:numId w:val="2"/>
              </w:numPr>
            </w:pPr>
            <w:r w:rsidRPr="007036CE">
              <w:t>«N» – детализированный КБК;</w:t>
            </w:r>
          </w:p>
          <w:p w14:paraId="2CF66654" w14:textId="77777777" w:rsidR="0011276D" w:rsidRPr="007036CE" w:rsidRDefault="0011276D" w:rsidP="0011276D">
            <w:pPr>
              <w:pStyle w:val="GOSTTableListMark1"/>
              <w:numPr>
                <w:ilvl w:val="0"/>
                <w:numId w:val="2"/>
              </w:numPr>
            </w:pPr>
            <w:r w:rsidRPr="007036CE">
              <w:t>«X» – недетализированный КБК;</w:t>
            </w:r>
          </w:p>
          <w:p w14:paraId="03C07D76" w14:textId="77777777" w:rsidR="0011276D" w:rsidRPr="007036CE" w:rsidRDefault="0011276D" w:rsidP="0011276D">
            <w:pPr>
              <w:pStyle w:val="GOSTTableListMark1"/>
              <w:numPr>
                <w:ilvl w:val="0"/>
                <w:numId w:val="2"/>
              </w:numPr>
            </w:pPr>
            <w:r w:rsidRPr="007036CE">
              <w:t>«Y» – итоговая строка раздела документа</w:t>
            </w:r>
          </w:p>
        </w:tc>
      </w:tr>
      <w:tr w:rsidR="0011276D" w:rsidRPr="007036CE" w14:paraId="02FF3E16" w14:textId="77777777" w:rsidTr="00A03896">
        <w:tc>
          <w:tcPr>
            <w:tcW w:w="1100" w:type="pct"/>
          </w:tcPr>
          <w:p w14:paraId="46D8FAA3" w14:textId="77777777" w:rsidR="0011276D" w:rsidRPr="007036CE" w:rsidRDefault="0011276D" w:rsidP="0011276D">
            <w:pPr>
              <w:pStyle w:val="GOSTTablenorm"/>
              <w:rPr>
                <w:szCs w:val="22"/>
              </w:rPr>
            </w:pPr>
            <w:r w:rsidRPr="007036CE">
              <w:rPr>
                <w:szCs w:val="22"/>
              </w:rPr>
              <w:t>КБК</w:t>
            </w:r>
          </w:p>
        </w:tc>
        <w:tc>
          <w:tcPr>
            <w:tcW w:w="734" w:type="pct"/>
          </w:tcPr>
          <w:p w14:paraId="0D1408F3" w14:textId="77777777" w:rsidR="0011276D" w:rsidRPr="007036CE" w:rsidRDefault="0011276D" w:rsidP="0011276D">
            <w:pPr>
              <w:pStyle w:val="GOSTTablenorm"/>
            </w:pPr>
            <w:ins w:id="1834" w:author="Сатлер Марина Викторовна" w:date="2024-02-09T10:30:00Z">
              <w:r w:rsidRPr="007036CE">
                <w:rPr>
                  <w:b/>
                  <w:szCs w:val="24"/>
                  <w:lang w:val="en-US"/>
                </w:rPr>
                <w:t>SECTION_1</w:t>
              </w:r>
              <w:r w:rsidRPr="007036CE">
                <w:rPr>
                  <w:b/>
                  <w:szCs w:val="24"/>
                </w:rPr>
                <w:t>:</w:t>
              </w:r>
            </w:ins>
            <w:r w:rsidRPr="007036CE">
              <w:rPr>
                <w:szCs w:val="24"/>
                <w:lang w:val="en-US"/>
              </w:rPr>
              <w:t>KBK</w:t>
            </w:r>
          </w:p>
        </w:tc>
        <w:tc>
          <w:tcPr>
            <w:tcW w:w="519" w:type="pct"/>
          </w:tcPr>
          <w:p w14:paraId="54A7FB90" w14:textId="77777777" w:rsidR="0011276D" w:rsidRPr="007036CE" w:rsidRDefault="0011276D" w:rsidP="0011276D">
            <w:pPr>
              <w:pStyle w:val="GOSTTablenorm"/>
            </w:pPr>
            <w:r w:rsidRPr="007036CE">
              <w:rPr>
                <w:szCs w:val="22"/>
              </w:rPr>
              <w:t>Строка</w:t>
            </w:r>
          </w:p>
        </w:tc>
        <w:tc>
          <w:tcPr>
            <w:tcW w:w="300" w:type="pct"/>
          </w:tcPr>
          <w:p w14:paraId="4B6AA060" w14:textId="77777777" w:rsidR="0011276D" w:rsidRPr="007036CE" w:rsidRDefault="0011276D" w:rsidP="0011276D">
            <w:pPr>
              <w:pStyle w:val="GOSTTablenorm"/>
            </w:pPr>
            <w:r w:rsidRPr="007036CE">
              <w:rPr>
                <w:szCs w:val="22"/>
              </w:rPr>
              <w:t>Да</w:t>
            </w:r>
          </w:p>
        </w:tc>
        <w:tc>
          <w:tcPr>
            <w:tcW w:w="308" w:type="pct"/>
          </w:tcPr>
          <w:p w14:paraId="54974D47" w14:textId="77777777" w:rsidR="0011276D" w:rsidRPr="007036CE" w:rsidRDefault="0011276D" w:rsidP="0011276D">
            <w:pPr>
              <w:pStyle w:val="GOSTTablenorm"/>
            </w:pPr>
            <w:r w:rsidRPr="007036CE">
              <w:rPr>
                <w:szCs w:val="22"/>
              </w:rPr>
              <w:t>=20</w:t>
            </w:r>
          </w:p>
        </w:tc>
        <w:tc>
          <w:tcPr>
            <w:tcW w:w="2039" w:type="pct"/>
          </w:tcPr>
          <w:p w14:paraId="4B7C84CB" w14:textId="77777777" w:rsidR="0011276D" w:rsidRPr="007036CE" w:rsidRDefault="0011276D" w:rsidP="0011276D">
            <w:pPr>
              <w:pStyle w:val="GOSTTablenorm"/>
            </w:pPr>
            <w:r w:rsidRPr="007036CE">
              <w:t>Указывается код по бюджетной классификации для отражения операции на ЛС ГРБС</w:t>
            </w:r>
          </w:p>
        </w:tc>
      </w:tr>
      <w:tr w:rsidR="0011276D" w:rsidRPr="007036CE" w14:paraId="3733FE62" w14:textId="77777777" w:rsidTr="00A03896">
        <w:tc>
          <w:tcPr>
            <w:tcW w:w="1100" w:type="pct"/>
          </w:tcPr>
          <w:p w14:paraId="14FD7968" w14:textId="77777777" w:rsidR="0011276D" w:rsidRPr="007036CE" w:rsidRDefault="0011276D" w:rsidP="0011276D">
            <w:pPr>
              <w:pStyle w:val="GOSTTablenorm"/>
              <w:rPr>
                <w:szCs w:val="22"/>
              </w:rPr>
            </w:pPr>
            <w:r w:rsidRPr="007036CE">
              <w:rPr>
                <w:szCs w:val="22"/>
              </w:rPr>
              <w:t>Номер лицевого счета</w:t>
            </w:r>
          </w:p>
        </w:tc>
        <w:tc>
          <w:tcPr>
            <w:tcW w:w="734" w:type="pct"/>
          </w:tcPr>
          <w:p w14:paraId="5B275317" w14:textId="77777777" w:rsidR="0011276D" w:rsidRPr="007036CE" w:rsidRDefault="0011276D" w:rsidP="0011276D">
            <w:pPr>
              <w:pStyle w:val="GOSTTablenorm"/>
              <w:rPr>
                <w:szCs w:val="24"/>
                <w:lang w:val="en-US"/>
              </w:rPr>
            </w:pPr>
            <w:ins w:id="1835" w:author="Сатлер Марина Викторовна" w:date="2024-02-09T10:30:00Z">
              <w:r w:rsidRPr="007036CE">
                <w:rPr>
                  <w:b/>
                  <w:szCs w:val="24"/>
                  <w:lang w:val="en-US"/>
                </w:rPr>
                <w:t>SECTION_1</w:t>
              </w:r>
              <w:r w:rsidRPr="007036CE">
                <w:rPr>
                  <w:b/>
                  <w:szCs w:val="24"/>
                </w:rPr>
                <w:t>:</w:t>
              </w:r>
            </w:ins>
            <w:r w:rsidRPr="007036CE">
              <w:rPr>
                <w:szCs w:val="24"/>
                <w:lang w:val="en-US"/>
              </w:rPr>
              <w:t>PA</w:t>
            </w:r>
          </w:p>
        </w:tc>
        <w:tc>
          <w:tcPr>
            <w:tcW w:w="519" w:type="pct"/>
          </w:tcPr>
          <w:p w14:paraId="0EAB6EB4" w14:textId="77777777" w:rsidR="0011276D" w:rsidRPr="007036CE" w:rsidRDefault="0011276D" w:rsidP="0011276D">
            <w:pPr>
              <w:pStyle w:val="GOSTTablenorm"/>
            </w:pPr>
            <w:r w:rsidRPr="007036CE">
              <w:rPr>
                <w:szCs w:val="22"/>
              </w:rPr>
              <w:t>Строка</w:t>
            </w:r>
          </w:p>
        </w:tc>
        <w:tc>
          <w:tcPr>
            <w:tcW w:w="300" w:type="pct"/>
          </w:tcPr>
          <w:p w14:paraId="61C29E98" w14:textId="77777777" w:rsidR="0011276D" w:rsidRPr="007036CE" w:rsidRDefault="0011276D" w:rsidP="0011276D">
            <w:pPr>
              <w:pStyle w:val="GOSTTablenorm"/>
            </w:pPr>
            <w:r w:rsidRPr="007036CE">
              <w:rPr>
                <w:szCs w:val="22"/>
              </w:rPr>
              <w:t>Да</w:t>
            </w:r>
          </w:p>
        </w:tc>
        <w:tc>
          <w:tcPr>
            <w:tcW w:w="308" w:type="pct"/>
          </w:tcPr>
          <w:p w14:paraId="024B17B2" w14:textId="77777777" w:rsidR="0011276D" w:rsidRPr="007036CE" w:rsidRDefault="0011276D" w:rsidP="0011276D">
            <w:pPr>
              <w:pStyle w:val="GOSTTablenorm"/>
            </w:pPr>
            <w:r w:rsidRPr="007036CE">
              <w:rPr>
                <w:szCs w:val="22"/>
              </w:rPr>
              <w:t>=11</w:t>
            </w:r>
          </w:p>
        </w:tc>
        <w:tc>
          <w:tcPr>
            <w:tcW w:w="2039" w:type="pct"/>
          </w:tcPr>
          <w:p w14:paraId="15D8BF6A" w14:textId="77777777" w:rsidR="0011276D" w:rsidRPr="007036CE" w:rsidRDefault="0011276D" w:rsidP="0011276D">
            <w:pPr>
              <w:pStyle w:val="GOSTTablenorm"/>
            </w:pPr>
            <w:r w:rsidRPr="007036CE">
              <w:rPr>
                <w:szCs w:val="22"/>
              </w:rPr>
              <w:t>Указывается номер лицевого счета ГРБС</w:t>
            </w:r>
          </w:p>
        </w:tc>
      </w:tr>
      <w:tr w:rsidR="0011276D" w:rsidRPr="007036CE" w14:paraId="640CA30C" w14:textId="77777777" w:rsidTr="00A03896">
        <w:tc>
          <w:tcPr>
            <w:tcW w:w="1100" w:type="pct"/>
          </w:tcPr>
          <w:p w14:paraId="60B2BAE9" w14:textId="77777777" w:rsidR="0011276D" w:rsidRPr="007036CE" w:rsidRDefault="0011276D" w:rsidP="0011276D">
            <w:pPr>
              <w:pStyle w:val="GOSTTablenorm"/>
            </w:pPr>
            <w:r w:rsidRPr="007036CE">
              <w:rPr>
                <w:szCs w:val="22"/>
              </w:rPr>
              <w:t>Контур</w:t>
            </w:r>
          </w:p>
        </w:tc>
        <w:tc>
          <w:tcPr>
            <w:tcW w:w="734" w:type="pct"/>
          </w:tcPr>
          <w:p w14:paraId="43B95728" w14:textId="77777777" w:rsidR="0011276D" w:rsidRPr="007036CE" w:rsidRDefault="0011276D" w:rsidP="0011276D">
            <w:pPr>
              <w:pStyle w:val="GOSTTablenorm"/>
              <w:rPr>
                <w:szCs w:val="24"/>
                <w:lang w:val="en-US"/>
              </w:rPr>
            </w:pPr>
            <w:ins w:id="1836" w:author="Сатлер Марина Викторовна" w:date="2024-02-09T10:30:00Z">
              <w:r w:rsidRPr="007036CE">
                <w:rPr>
                  <w:b/>
                  <w:szCs w:val="24"/>
                  <w:lang w:val="en-US"/>
                </w:rPr>
                <w:t>SECTION_1</w:t>
              </w:r>
              <w:r w:rsidRPr="007036CE">
                <w:rPr>
                  <w:b/>
                  <w:szCs w:val="24"/>
                </w:rPr>
                <w:t>:</w:t>
              </w:r>
            </w:ins>
            <w:r w:rsidRPr="007036CE">
              <w:rPr>
                <w:szCs w:val="22"/>
                <w:lang w:val="en-US"/>
              </w:rPr>
              <w:t>CONTUR</w:t>
            </w:r>
          </w:p>
        </w:tc>
        <w:tc>
          <w:tcPr>
            <w:tcW w:w="519" w:type="pct"/>
          </w:tcPr>
          <w:p w14:paraId="3851838E" w14:textId="77777777" w:rsidR="0011276D" w:rsidRPr="007036CE" w:rsidRDefault="0011276D" w:rsidP="0011276D">
            <w:pPr>
              <w:pStyle w:val="GOSTTablenorm"/>
            </w:pPr>
            <w:ins w:id="1837" w:author="Сатлер Марина Викторовна" w:date="2024-02-28T19:11:00Z">
              <w:r w:rsidRPr="007036CE">
                <w:rPr>
                  <w:szCs w:val="22"/>
                </w:rPr>
                <w:t>Строка</w:t>
              </w:r>
            </w:ins>
          </w:p>
        </w:tc>
        <w:tc>
          <w:tcPr>
            <w:tcW w:w="300" w:type="pct"/>
          </w:tcPr>
          <w:p w14:paraId="2A30B940" w14:textId="77777777" w:rsidR="0011276D" w:rsidRPr="007036CE" w:rsidRDefault="0011276D" w:rsidP="0011276D">
            <w:pPr>
              <w:pStyle w:val="GOSTTablenorm"/>
            </w:pPr>
            <w:r w:rsidRPr="007036CE">
              <w:rPr>
                <w:szCs w:val="22"/>
              </w:rPr>
              <w:t>Да</w:t>
            </w:r>
          </w:p>
        </w:tc>
        <w:tc>
          <w:tcPr>
            <w:tcW w:w="308" w:type="pct"/>
          </w:tcPr>
          <w:p w14:paraId="2A3F9DD9" w14:textId="77777777" w:rsidR="0011276D" w:rsidRPr="007036CE" w:rsidRDefault="0011276D" w:rsidP="0011276D">
            <w:pPr>
              <w:pStyle w:val="GOSTTablenorm"/>
            </w:pPr>
            <w:r w:rsidRPr="007036CE">
              <w:rPr>
                <w:szCs w:val="22"/>
              </w:rPr>
              <w:t>=1</w:t>
            </w:r>
          </w:p>
        </w:tc>
        <w:tc>
          <w:tcPr>
            <w:tcW w:w="2039" w:type="pct"/>
          </w:tcPr>
          <w:p w14:paraId="65976040" w14:textId="77777777" w:rsidR="0011276D" w:rsidRPr="007036CE" w:rsidRDefault="0011276D" w:rsidP="0011276D">
            <w:pPr>
              <w:pStyle w:val="GOSTTablenorm"/>
              <w:rPr>
                <w:szCs w:val="22"/>
              </w:rPr>
            </w:pPr>
            <w:r w:rsidRPr="007036CE">
              <w:rPr>
                <w:szCs w:val="22"/>
              </w:rPr>
              <w:t>Указывается код контура, в котором проводится операция.</w:t>
            </w:r>
          </w:p>
          <w:p w14:paraId="7B546FF5" w14:textId="77777777" w:rsidR="0011276D" w:rsidRPr="007036CE" w:rsidRDefault="0011276D" w:rsidP="0011276D">
            <w:pPr>
              <w:pStyle w:val="GOSTTablenorm"/>
              <w:rPr>
                <w:szCs w:val="22"/>
              </w:rPr>
            </w:pPr>
            <w:r w:rsidRPr="007036CE">
              <w:rPr>
                <w:szCs w:val="22"/>
              </w:rPr>
              <w:t>Возможные значения:</w:t>
            </w:r>
          </w:p>
          <w:p w14:paraId="7157FBBE" w14:textId="77777777" w:rsidR="0011276D" w:rsidRPr="007036CE" w:rsidRDefault="0011276D" w:rsidP="0011276D">
            <w:pPr>
              <w:pStyle w:val="GOSTTableListMark1"/>
              <w:numPr>
                <w:ilvl w:val="0"/>
                <w:numId w:val="2"/>
              </w:numPr>
            </w:pPr>
            <w:r w:rsidRPr="007036CE">
              <w:t>«</w:t>
            </w:r>
            <w:ins w:id="1838" w:author="Сатлер Марина Викторовна" w:date="2024-02-28T18:36:00Z">
              <w:r w:rsidRPr="007036CE">
                <w:rPr>
                  <w:lang w:val="en-US"/>
                </w:rPr>
                <w:t>O</w:t>
              </w:r>
            </w:ins>
            <w:r w:rsidRPr="007036CE">
              <w:t xml:space="preserve">» </w:t>
            </w:r>
            <w:r w:rsidRPr="007036CE">
              <w:rPr>
                <w:lang w:val="en-US"/>
              </w:rPr>
              <w:t xml:space="preserve">– </w:t>
            </w:r>
            <w:r w:rsidRPr="007036CE">
              <w:t>открытый;</w:t>
            </w:r>
          </w:p>
          <w:p w14:paraId="57619E09" w14:textId="77777777" w:rsidR="0011276D" w:rsidRPr="007036CE" w:rsidRDefault="0011276D" w:rsidP="0011276D">
            <w:pPr>
              <w:pStyle w:val="GOSTTableListMark1"/>
              <w:numPr>
                <w:ilvl w:val="0"/>
                <w:numId w:val="2"/>
              </w:numPr>
            </w:pPr>
            <w:r w:rsidRPr="007036CE">
              <w:t>«</w:t>
            </w:r>
            <w:r w:rsidRPr="007036CE">
              <w:rPr>
                <w:lang w:val="en-US"/>
              </w:rPr>
              <w:t>S</w:t>
            </w:r>
            <w:r w:rsidRPr="007036CE">
              <w:t>»</w:t>
            </w:r>
            <w:r w:rsidRPr="007036CE">
              <w:rPr>
                <w:lang w:val="en-US"/>
              </w:rPr>
              <w:t xml:space="preserve"> – </w:t>
            </w:r>
            <w:r w:rsidRPr="007036CE">
              <w:t>защищенный;</w:t>
            </w:r>
          </w:p>
          <w:p w14:paraId="56F89C68" w14:textId="77777777" w:rsidR="0011276D" w:rsidRPr="007036CE" w:rsidRDefault="0011276D" w:rsidP="0011276D">
            <w:pPr>
              <w:pStyle w:val="GOSTTableListMark1"/>
              <w:numPr>
                <w:ilvl w:val="0"/>
                <w:numId w:val="2"/>
              </w:numPr>
            </w:pPr>
            <w:r w:rsidRPr="007036CE">
              <w:lastRenderedPageBreak/>
              <w:t>«1» – открытый;</w:t>
            </w:r>
          </w:p>
          <w:p w14:paraId="1A951328" w14:textId="77777777" w:rsidR="0011276D" w:rsidRPr="007036CE" w:rsidRDefault="0011276D" w:rsidP="0011276D">
            <w:pPr>
              <w:pStyle w:val="GOSTTableListMark1"/>
              <w:numPr>
                <w:ilvl w:val="0"/>
                <w:numId w:val="2"/>
              </w:numPr>
            </w:pPr>
            <w:r w:rsidRPr="007036CE">
              <w:t>«2» – защищенный</w:t>
            </w:r>
          </w:p>
        </w:tc>
      </w:tr>
      <w:tr w:rsidR="0011276D" w:rsidRPr="007036CE" w14:paraId="0F64DC45" w14:textId="77777777" w:rsidTr="00A03896">
        <w:tc>
          <w:tcPr>
            <w:tcW w:w="1100" w:type="pct"/>
          </w:tcPr>
          <w:p w14:paraId="53D7E211" w14:textId="77777777" w:rsidR="0011276D" w:rsidRPr="007036CE" w:rsidRDefault="0011276D" w:rsidP="0011276D">
            <w:pPr>
              <w:pStyle w:val="GOSTTablenorm"/>
              <w:rPr>
                <w:szCs w:val="22"/>
              </w:rPr>
            </w:pPr>
            <w:r w:rsidRPr="007036CE">
              <w:rPr>
                <w:szCs w:val="22"/>
              </w:rPr>
              <w:lastRenderedPageBreak/>
              <w:t>Период действия ПОФР</w:t>
            </w:r>
          </w:p>
        </w:tc>
        <w:tc>
          <w:tcPr>
            <w:tcW w:w="734" w:type="pct"/>
          </w:tcPr>
          <w:p w14:paraId="1C0896CC" w14:textId="77777777" w:rsidR="0011276D" w:rsidRPr="007036CE" w:rsidRDefault="0011276D" w:rsidP="0011276D">
            <w:pPr>
              <w:pStyle w:val="GOSTTablenorm"/>
              <w:rPr>
                <w:szCs w:val="22"/>
                <w:lang w:val="en-US"/>
              </w:rPr>
            </w:pPr>
            <w:ins w:id="1839" w:author="Сатлер Марина Викторовна" w:date="2024-02-09T10:30:00Z">
              <w:r w:rsidRPr="007036CE">
                <w:rPr>
                  <w:b/>
                  <w:szCs w:val="24"/>
                  <w:lang w:val="en-US"/>
                </w:rPr>
                <w:t>SECTION_1</w:t>
              </w:r>
              <w:r w:rsidRPr="007036CE">
                <w:rPr>
                  <w:b/>
                  <w:szCs w:val="24"/>
                </w:rPr>
                <w:t>:</w:t>
              </w:r>
            </w:ins>
            <w:r w:rsidRPr="007036CE">
              <w:rPr>
                <w:szCs w:val="24"/>
                <w:lang w:val="en-US"/>
              </w:rPr>
              <w:t>POFRCODE</w:t>
            </w:r>
          </w:p>
        </w:tc>
        <w:tc>
          <w:tcPr>
            <w:tcW w:w="519" w:type="pct"/>
          </w:tcPr>
          <w:p w14:paraId="108DC3D0" w14:textId="77777777" w:rsidR="0011276D" w:rsidRPr="007036CE" w:rsidRDefault="0011276D" w:rsidP="0011276D">
            <w:pPr>
              <w:pStyle w:val="GOSTTablenorm"/>
            </w:pPr>
            <w:r w:rsidRPr="007036CE">
              <w:rPr>
                <w:szCs w:val="22"/>
              </w:rPr>
              <w:t>Строка</w:t>
            </w:r>
          </w:p>
        </w:tc>
        <w:tc>
          <w:tcPr>
            <w:tcW w:w="300" w:type="pct"/>
          </w:tcPr>
          <w:p w14:paraId="299DC2C7" w14:textId="77777777" w:rsidR="0011276D" w:rsidRPr="007036CE" w:rsidRDefault="0011276D" w:rsidP="0011276D">
            <w:pPr>
              <w:pStyle w:val="GOSTTablenorm"/>
            </w:pPr>
            <w:r w:rsidRPr="007036CE">
              <w:rPr>
                <w:szCs w:val="22"/>
              </w:rPr>
              <w:t>Да</w:t>
            </w:r>
          </w:p>
        </w:tc>
        <w:tc>
          <w:tcPr>
            <w:tcW w:w="308" w:type="pct"/>
          </w:tcPr>
          <w:p w14:paraId="24461952" w14:textId="77777777" w:rsidR="0011276D" w:rsidRPr="007036CE" w:rsidRDefault="0011276D" w:rsidP="0011276D">
            <w:pPr>
              <w:pStyle w:val="GOSTTablenorm"/>
            </w:pPr>
            <w:r w:rsidRPr="007036CE">
              <w:t>&lt;=3</w:t>
            </w:r>
          </w:p>
        </w:tc>
        <w:tc>
          <w:tcPr>
            <w:tcW w:w="2039" w:type="pct"/>
          </w:tcPr>
          <w:p w14:paraId="30462E24" w14:textId="77777777" w:rsidR="0011276D" w:rsidRPr="007036CE" w:rsidRDefault="0011276D" w:rsidP="0011276D">
            <w:pPr>
              <w:pStyle w:val="GOSTTablenorm"/>
            </w:pPr>
            <w:r w:rsidRPr="007036CE">
              <w:rPr>
                <w:szCs w:val="22"/>
              </w:rPr>
              <w:t>Указывается период действия ПОФР</w:t>
            </w:r>
          </w:p>
        </w:tc>
      </w:tr>
      <w:tr w:rsidR="0011276D" w:rsidRPr="007036CE" w14:paraId="167EC0BC" w14:textId="77777777" w:rsidTr="00A03896">
        <w:tc>
          <w:tcPr>
            <w:tcW w:w="1100" w:type="pct"/>
          </w:tcPr>
          <w:p w14:paraId="2B62F798" w14:textId="77777777" w:rsidR="0011276D" w:rsidRPr="007036CE" w:rsidRDefault="0011276D" w:rsidP="0011276D">
            <w:pPr>
              <w:pStyle w:val="GOSTTablenorm"/>
              <w:rPr>
                <w:szCs w:val="22"/>
              </w:rPr>
            </w:pPr>
            <w:ins w:id="1840" w:author="Сатлер Марина Викторовна" w:date="2024-02-13T14:30:00Z">
              <w:r w:rsidRPr="007036CE">
                <w:t>Сумма на текущий год</w:t>
              </w:r>
            </w:ins>
          </w:p>
        </w:tc>
        <w:tc>
          <w:tcPr>
            <w:tcW w:w="734" w:type="pct"/>
          </w:tcPr>
          <w:p w14:paraId="0EC1425C" w14:textId="77777777" w:rsidR="0011276D" w:rsidRPr="007036CE" w:rsidRDefault="0011276D" w:rsidP="0011276D">
            <w:pPr>
              <w:pStyle w:val="GOSTTablenorm"/>
              <w:rPr>
                <w:szCs w:val="24"/>
                <w:lang w:val="en-US"/>
              </w:rPr>
            </w:pPr>
            <w:ins w:id="1841" w:author="Сатлер Марина Викторовна" w:date="2024-02-09T10:30:00Z">
              <w:r w:rsidRPr="007036CE">
                <w:rPr>
                  <w:b/>
                  <w:szCs w:val="24"/>
                  <w:lang w:val="en-US"/>
                </w:rPr>
                <w:t>SECTION_1</w:t>
              </w:r>
              <w:r w:rsidRPr="007036CE">
                <w:rPr>
                  <w:b/>
                  <w:szCs w:val="24"/>
                </w:rPr>
                <w:t>:</w:t>
              </w:r>
            </w:ins>
            <w:r w:rsidRPr="007036CE">
              <w:rPr>
                <w:szCs w:val="22"/>
              </w:rPr>
              <w:t>SUM_1</w:t>
            </w:r>
          </w:p>
        </w:tc>
        <w:tc>
          <w:tcPr>
            <w:tcW w:w="519" w:type="pct"/>
          </w:tcPr>
          <w:p w14:paraId="271B897B" w14:textId="77777777" w:rsidR="0011276D" w:rsidRPr="007036CE" w:rsidRDefault="0011276D" w:rsidP="0011276D">
            <w:pPr>
              <w:pStyle w:val="GOSTTablenorm"/>
            </w:pPr>
            <w:r w:rsidRPr="007036CE">
              <w:rPr>
                <w:szCs w:val="22"/>
              </w:rPr>
              <w:t>Сумма</w:t>
            </w:r>
          </w:p>
        </w:tc>
        <w:tc>
          <w:tcPr>
            <w:tcW w:w="300" w:type="pct"/>
          </w:tcPr>
          <w:p w14:paraId="66760727" w14:textId="77777777" w:rsidR="0011276D" w:rsidRPr="007036CE" w:rsidRDefault="0011276D" w:rsidP="0011276D">
            <w:pPr>
              <w:pStyle w:val="GOSTTablenorm"/>
            </w:pPr>
            <w:r w:rsidRPr="007036CE">
              <w:rPr>
                <w:szCs w:val="22"/>
              </w:rPr>
              <w:t>Да</w:t>
            </w:r>
          </w:p>
        </w:tc>
        <w:tc>
          <w:tcPr>
            <w:tcW w:w="308" w:type="pct"/>
          </w:tcPr>
          <w:p w14:paraId="58FD4A58" w14:textId="77777777" w:rsidR="0011276D" w:rsidRPr="007036CE" w:rsidRDefault="0011276D" w:rsidP="0011276D">
            <w:pPr>
              <w:pStyle w:val="GOSTTablenorm"/>
            </w:pPr>
          </w:p>
        </w:tc>
        <w:tc>
          <w:tcPr>
            <w:tcW w:w="2039" w:type="pct"/>
          </w:tcPr>
          <w:p w14:paraId="0819F062" w14:textId="77777777" w:rsidR="0011276D" w:rsidRPr="007036CE" w:rsidDel="00AD62B4" w:rsidRDefault="0011276D" w:rsidP="00AD62B4">
            <w:pPr>
              <w:pStyle w:val="GOSTTablenorm"/>
              <w:rPr>
                <w:del w:id="1842" w:author="Сатлер Марина Викторовна" w:date="2024-07-08T16:13:00Z"/>
              </w:rPr>
            </w:pPr>
            <w:r w:rsidRPr="007036CE">
              <w:t>Указывается сумма на текущий финансовый год</w:t>
            </w:r>
            <w:del w:id="1843" w:author="Сатлер Марина Викторовна" w:date="2024-07-08T16:13:00Z">
              <w:r w:rsidRPr="007036CE" w:rsidDel="00AD62B4">
                <w:delText xml:space="preserve"> при доведении на текущий бюджетный цикл.</w:delText>
              </w:r>
            </w:del>
          </w:p>
          <w:p w14:paraId="66278DFB" w14:textId="77777777" w:rsidR="0011276D" w:rsidRPr="007036CE" w:rsidRDefault="0011276D" w:rsidP="00AD62B4">
            <w:pPr>
              <w:pStyle w:val="GOSTTablenorm"/>
            </w:pPr>
            <w:del w:id="1844" w:author="Сатлер Марина Викторовна" w:date="2024-07-08T16:13:00Z">
              <w:r w:rsidRPr="007036CE" w:rsidDel="00AD62B4">
                <w:delText>Указывается значение «0.00» при доведении на новый бюджетный цикл</w:delText>
              </w:r>
            </w:del>
          </w:p>
        </w:tc>
      </w:tr>
      <w:tr w:rsidR="00692374" w:rsidRPr="007036CE" w14:paraId="02DAEDAF" w14:textId="77777777" w:rsidTr="00A03896">
        <w:tc>
          <w:tcPr>
            <w:tcW w:w="1100" w:type="pct"/>
          </w:tcPr>
          <w:p w14:paraId="17B4AB04" w14:textId="77777777" w:rsidR="00692374" w:rsidRPr="007036CE" w:rsidRDefault="00692374" w:rsidP="00692374">
            <w:pPr>
              <w:pStyle w:val="GOSTTablenorm"/>
            </w:pPr>
            <w:ins w:id="1845" w:author="Куклина Ю.В." w:date="2024-07-09T10:53:00Z">
              <w:r w:rsidRPr="007036CE">
                <w:t>Сумма на текущий год 5%</w:t>
              </w:r>
            </w:ins>
          </w:p>
        </w:tc>
        <w:tc>
          <w:tcPr>
            <w:tcW w:w="734" w:type="pct"/>
          </w:tcPr>
          <w:p w14:paraId="09116D35" w14:textId="77777777" w:rsidR="00692374" w:rsidRPr="007036CE" w:rsidRDefault="00692374" w:rsidP="00692374">
            <w:pPr>
              <w:pStyle w:val="GOSTTablenorm"/>
              <w:rPr>
                <w:b/>
                <w:szCs w:val="24"/>
              </w:rPr>
            </w:pPr>
            <w:ins w:id="1846" w:author="Куклина Ю.В." w:date="2024-07-09T10:53:00Z">
              <w:r w:rsidRPr="007036CE">
                <w:rPr>
                  <w:b/>
                  <w:szCs w:val="24"/>
                  <w:lang w:val="en-US"/>
                </w:rPr>
                <w:t>SECTION_1</w:t>
              </w:r>
              <w:r w:rsidRPr="007036CE">
                <w:rPr>
                  <w:b/>
                  <w:szCs w:val="24"/>
                </w:rPr>
                <w:t>:</w:t>
              </w:r>
              <w:r w:rsidRPr="007036CE">
                <w:rPr>
                  <w:szCs w:val="22"/>
                </w:rPr>
                <w:t>SUM</w:t>
              </w:r>
            </w:ins>
            <w:ins w:id="1847" w:author="Куклина Ю.В." w:date="2024-07-09T10:54:00Z">
              <w:r w:rsidRPr="007036CE">
                <w:rPr>
                  <w:szCs w:val="22"/>
                </w:rPr>
                <w:t>5</w:t>
              </w:r>
            </w:ins>
            <w:ins w:id="1848" w:author="Куклина Ю.В." w:date="2024-07-09T10:53:00Z">
              <w:r w:rsidRPr="007036CE">
                <w:rPr>
                  <w:szCs w:val="22"/>
                </w:rPr>
                <w:t>_1</w:t>
              </w:r>
            </w:ins>
          </w:p>
        </w:tc>
        <w:tc>
          <w:tcPr>
            <w:tcW w:w="519" w:type="pct"/>
          </w:tcPr>
          <w:p w14:paraId="7C9738EE" w14:textId="77777777" w:rsidR="00692374" w:rsidRPr="007036CE" w:rsidRDefault="00692374" w:rsidP="00692374">
            <w:pPr>
              <w:pStyle w:val="GOSTTablenorm"/>
              <w:rPr>
                <w:szCs w:val="22"/>
              </w:rPr>
            </w:pPr>
            <w:ins w:id="1849" w:author="Куклина Ю.В." w:date="2024-07-09T10:54:00Z">
              <w:r w:rsidRPr="007036CE">
                <w:rPr>
                  <w:szCs w:val="22"/>
                </w:rPr>
                <w:t>Сумма</w:t>
              </w:r>
            </w:ins>
          </w:p>
        </w:tc>
        <w:tc>
          <w:tcPr>
            <w:tcW w:w="300" w:type="pct"/>
          </w:tcPr>
          <w:p w14:paraId="507008E2" w14:textId="77777777" w:rsidR="00692374" w:rsidRPr="007036CE" w:rsidRDefault="00692374" w:rsidP="00692374">
            <w:pPr>
              <w:pStyle w:val="GOSTTablenorm"/>
              <w:rPr>
                <w:szCs w:val="22"/>
              </w:rPr>
            </w:pPr>
            <w:ins w:id="1850" w:author="Куклина Ю.В." w:date="2024-07-09T10:54:00Z">
              <w:r w:rsidRPr="007036CE">
                <w:rPr>
                  <w:szCs w:val="22"/>
                </w:rPr>
                <w:t>Да</w:t>
              </w:r>
            </w:ins>
          </w:p>
        </w:tc>
        <w:tc>
          <w:tcPr>
            <w:tcW w:w="308" w:type="pct"/>
          </w:tcPr>
          <w:p w14:paraId="75119AD8" w14:textId="77777777" w:rsidR="00692374" w:rsidRPr="007036CE" w:rsidRDefault="00692374" w:rsidP="00692374">
            <w:pPr>
              <w:pStyle w:val="GOSTTablenorm"/>
            </w:pPr>
          </w:p>
        </w:tc>
        <w:tc>
          <w:tcPr>
            <w:tcW w:w="2039" w:type="pct"/>
          </w:tcPr>
          <w:p w14:paraId="3F6E3B04" w14:textId="77777777" w:rsidR="00692374" w:rsidRPr="007036CE" w:rsidRDefault="00692374" w:rsidP="00692374">
            <w:pPr>
              <w:pStyle w:val="GOSTTablenorm"/>
            </w:pPr>
            <w:ins w:id="1851" w:author="Куклина Ю.В." w:date="2024-07-09T10:54:00Z">
              <w:r w:rsidRPr="007036CE">
                <w:t>Указывается сумма на текущий финансовый год с учетом 5%</w:t>
              </w:r>
            </w:ins>
          </w:p>
        </w:tc>
      </w:tr>
      <w:tr w:rsidR="00692374" w:rsidRPr="007036CE" w:rsidDel="0011276D" w14:paraId="56ADB64A" w14:textId="77777777" w:rsidTr="00A03896">
        <w:trPr>
          <w:del w:id="1852" w:author="Сатлер Марина Викторовна" w:date="2024-07-05T16:42:00Z"/>
        </w:trPr>
        <w:tc>
          <w:tcPr>
            <w:tcW w:w="1100" w:type="pct"/>
          </w:tcPr>
          <w:p w14:paraId="23DD1543" w14:textId="77777777" w:rsidR="00692374" w:rsidRPr="007036CE" w:rsidDel="0011276D" w:rsidRDefault="00692374" w:rsidP="00692374">
            <w:pPr>
              <w:pStyle w:val="GOSTTablenorm"/>
              <w:rPr>
                <w:del w:id="1853" w:author="Сатлер Марина Викторовна" w:date="2024-07-05T16:42:00Z"/>
                <w:szCs w:val="22"/>
              </w:rPr>
            </w:pPr>
            <w:bookmarkStart w:id="1854" w:name="_Toc173151451"/>
            <w:bookmarkStart w:id="1855" w:name="_Toc173746046"/>
            <w:bookmarkStart w:id="1856" w:name="_Toc175760658"/>
            <w:bookmarkStart w:id="1857" w:name="_Toc189429675"/>
            <w:bookmarkStart w:id="1858" w:name="_Toc222927385"/>
            <w:bookmarkStart w:id="1859" w:name="_Toc222927776"/>
            <w:bookmarkEnd w:id="1854"/>
            <w:bookmarkEnd w:id="1855"/>
            <w:bookmarkEnd w:id="1856"/>
            <w:bookmarkEnd w:id="1857"/>
            <w:bookmarkEnd w:id="1858"/>
            <w:bookmarkEnd w:id="1859"/>
          </w:p>
        </w:tc>
        <w:tc>
          <w:tcPr>
            <w:tcW w:w="734" w:type="pct"/>
          </w:tcPr>
          <w:p w14:paraId="73857824" w14:textId="77777777" w:rsidR="00692374" w:rsidRPr="007036CE" w:rsidDel="0011276D" w:rsidRDefault="00692374" w:rsidP="00692374">
            <w:pPr>
              <w:pStyle w:val="GOSTTablenorm"/>
              <w:rPr>
                <w:del w:id="1860" w:author="Сатлер Марина Викторовна" w:date="2024-07-05T16:42:00Z"/>
                <w:szCs w:val="22"/>
              </w:rPr>
            </w:pPr>
            <w:del w:id="1861" w:author="Сатлер Марина Викторовна" w:date="2024-07-05T16:42:00Z">
              <w:r w:rsidRPr="007036CE" w:rsidDel="0011276D">
                <w:rPr>
                  <w:szCs w:val="22"/>
                </w:rPr>
                <w:delText>SUM_2</w:delText>
              </w:r>
              <w:bookmarkStart w:id="1862" w:name="_Toc173151452"/>
              <w:bookmarkStart w:id="1863" w:name="_Toc173746047"/>
              <w:bookmarkStart w:id="1864" w:name="_Toc175760659"/>
              <w:bookmarkStart w:id="1865" w:name="_Toc189429676"/>
              <w:bookmarkStart w:id="1866" w:name="_Toc222927386"/>
              <w:bookmarkStart w:id="1867" w:name="_Toc222927777"/>
              <w:bookmarkEnd w:id="1862"/>
              <w:bookmarkEnd w:id="1863"/>
              <w:bookmarkEnd w:id="1864"/>
              <w:bookmarkEnd w:id="1865"/>
              <w:bookmarkEnd w:id="1866"/>
              <w:bookmarkEnd w:id="1867"/>
            </w:del>
          </w:p>
        </w:tc>
        <w:tc>
          <w:tcPr>
            <w:tcW w:w="519" w:type="pct"/>
          </w:tcPr>
          <w:p w14:paraId="625EF4E3" w14:textId="77777777" w:rsidR="00692374" w:rsidRPr="007036CE" w:rsidDel="0011276D" w:rsidRDefault="00692374" w:rsidP="00692374">
            <w:pPr>
              <w:pStyle w:val="GOSTTablenorm"/>
              <w:rPr>
                <w:del w:id="1868" w:author="Сатлер Марина Викторовна" w:date="2024-07-05T16:42:00Z"/>
              </w:rPr>
            </w:pPr>
            <w:del w:id="1869" w:author="Сатлер Марина Викторовна" w:date="2024-07-05T16:42:00Z">
              <w:r w:rsidRPr="007036CE" w:rsidDel="0011276D">
                <w:rPr>
                  <w:szCs w:val="22"/>
                </w:rPr>
                <w:delText>Сумма</w:delText>
              </w:r>
              <w:bookmarkStart w:id="1870" w:name="_Toc173151453"/>
              <w:bookmarkStart w:id="1871" w:name="_Toc173746048"/>
              <w:bookmarkStart w:id="1872" w:name="_Toc175760660"/>
              <w:bookmarkStart w:id="1873" w:name="_Toc189429677"/>
              <w:bookmarkStart w:id="1874" w:name="_Toc222927387"/>
              <w:bookmarkStart w:id="1875" w:name="_Toc222927778"/>
              <w:bookmarkEnd w:id="1870"/>
              <w:bookmarkEnd w:id="1871"/>
              <w:bookmarkEnd w:id="1872"/>
              <w:bookmarkEnd w:id="1873"/>
              <w:bookmarkEnd w:id="1874"/>
              <w:bookmarkEnd w:id="1875"/>
            </w:del>
          </w:p>
        </w:tc>
        <w:tc>
          <w:tcPr>
            <w:tcW w:w="300" w:type="pct"/>
          </w:tcPr>
          <w:p w14:paraId="6FE59363" w14:textId="77777777" w:rsidR="00692374" w:rsidRPr="007036CE" w:rsidDel="0011276D" w:rsidRDefault="00692374" w:rsidP="00692374">
            <w:pPr>
              <w:pStyle w:val="GOSTTablenorm"/>
              <w:rPr>
                <w:del w:id="1876" w:author="Сатлер Марина Викторовна" w:date="2024-07-05T16:42:00Z"/>
              </w:rPr>
            </w:pPr>
            <w:del w:id="1877" w:author="Сатлер Марина Викторовна" w:date="2024-07-05T16:42:00Z">
              <w:r w:rsidRPr="007036CE" w:rsidDel="0011276D">
                <w:rPr>
                  <w:szCs w:val="22"/>
                </w:rPr>
                <w:delText>Да</w:delText>
              </w:r>
              <w:bookmarkStart w:id="1878" w:name="_Toc173151454"/>
              <w:bookmarkStart w:id="1879" w:name="_Toc173746049"/>
              <w:bookmarkStart w:id="1880" w:name="_Toc175760661"/>
              <w:bookmarkStart w:id="1881" w:name="_Toc189429678"/>
              <w:bookmarkStart w:id="1882" w:name="_Toc222927388"/>
              <w:bookmarkStart w:id="1883" w:name="_Toc222927779"/>
              <w:bookmarkEnd w:id="1878"/>
              <w:bookmarkEnd w:id="1879"/>
              <w:bookmarkEnd w:id="1880"/>
              <w:bookmarkEnd w:id="1881"/>
              <w:bookmarkEnd w:id="1882"/>
              <w:bookmarkEnd w:id="1883"/>
            </w:del>
          </w:p>
        </w:tc>
        <w:tc>
          <w:tcPr>
            <w:tcW w:w="308" w:type="pct"/>
          </w:tcPr>
          <w:p w14:paraId="55541E85" w14:textId="77777777" w:rsidR="00692374" w:rsidRPr="007036CE" w:rsidDel="0011276D" w:rsidRDefault="00692374" w:rsidP="00692374">
            <w:pPr>
              <w:pStyle w:val="GOSTTablenorm"/>
              <w:rPr>
                <w:del w:id="1884" w:author="Сатлер Марина Викторовна" w:date="2024-07-05T16:42:00Z"/>
              </w:rPr>
            </w:pPr>
            <w:bookmarkStart w:id="1885" w:name="_Toc173151455"/>
            <w:bookmarkStart w:id="1886" w:name="_Toc173746050"/>
            <w:bookmarkStart w:id="1887" w:name="_Toc175760662"/>
            <w:bookmarkStart w:id="1888" w:name="_Toc189429679"/>
            <w:bookmarkStart w:id="1889" w:name="_Toc222927389"/>
            <w:bookmarkStart w:id="1890" w:name="_Toc222927780"/>
            <w:bookmarkEnd w:id="1885"/>
            <w:bookmarkEnd w:id="1886"/>
            <w:bookmarkEnd w:id="1887"/>
            <w:bookmarkEnd w:id="1888"/>
            <w:bookmarkEnd w:id="1889"/>
            <w:bookmarkEnd w:id="1890"/>
          </w:p>
        </w:tc>
        <w:tc>
          <w:tcPr>
            <w:tcW w:w="2039" w:type="pct"/>
          </w:tcPr>
          <w:p w14:paraId="1723C157" w14:textId="77777777" w:rsidR="00692374" w:rsidRPr="007036CE" w:rsidDel="0011276D" w:rsidRDefault="00692374" w:rsidP="00692374">
            <w:pPr>
              <w:pStyle w:val="GOSTTablenorm"/>
              <w:rPr>
                <w:del w:id="1891" w:author="Сатлер Марина Викторовна" w:date="2024-07-05T16:42:00Z"/>
              </w:rPr>
            </w:pPr>
            <w:del w:id="1892" w:author="Сатлер Марина Викторовна" w:date="2024-07-05T16:42:00Z">
              <w:r w:rsidRPr="007036CE" w:rsidDel="0011276D">
                <w:delText>Указывается значение «0.00» при доведении на текущий бюджетный цикл.</w:delText>
              </w:r>
              <w:bookmarkStart w:id="1893" w:name="_Toc173151456"/>
              <w:bookmarkStart w:id="1894" w:name="_Toc173746051"/>
              <w:bookmarkStart w:id="1895" w:name="_Toc175760663"/>
              <w:bookmarkStart w:id="1896" w:name="_Toc189429680"/>
              <w:bookmarkStart w:id="1897" w:name="_Toc222927390"/>
              <w:bookmarkStart w:id="1898" w:name="_Toc222927781"/>
              <w:bookmarkEnd w:id="1893"/>
              <w:bookmarkEnd w:id="1894"/>
              <w:bookmarkEnd w:id="1895"/>
              <w:bookmarkEnd w:id="1896"/>
              <w:bookmarkEnd w:id="1897"/>
              <w:bookmarkEnd w:id="1898"/>
            </w:del>
          </w:p>
          <w:p w14:paraId="51BCE518" w14:textId="77777777" w:rsidR="00692374" w:rsidRPr="007036CE" w:rsidDel="0011276D" w:rsidRDefault="00692374" w:rsidP="00692374">
            <w:pPr>
              <w:pStyle w:val="GOSTTablenorm"/>
              <w:rPr>
                <w:del w:id="1899" w:author="Сатлер Марина Викторовна" w:date="2024-07-05T16:42:00Z"/>
              </w:rPr>
            </w:pPr>
            <w:del w:id="1900" w:author="Сатлер Марина Викторовна" w:date="2024-07-05T16:42:00Z">
              <w:r w:rsidRPr="007036CE" w:rsidDel="0011276D">
                <w:delText>Указывается сумма на текущий финансовый год при доведении на новый бюджетный цикл</w:delText>
              </w:r>
              <w:bookmarkStart w:id="1901" w:name="_Toc173151457"/>
              <w:bookmarkStart w:id="1902" w:name="_Toc173746052"/>
              <w:bookmarkStart w:id="1903" w:name="_Toc175760664"/>
              <w:bookmarkStart w:id="1904" w:name="_Toc189429681"/>
              <w:bookmarkStart w:id="1905" w:name="_Toc222927391"/>
              <w:bookmarkStart w:id="1906" w:name="_Toc222927782"/>
              <w:bookmarkEnd w:id="1901"/>
              <w:bookmarkEnd w:id="1902"/>
              <w:bookmarkEnd w:id="1903"/>
              <w:bookmarkEnd w:id="1904"/>
              <w:bookmarkEnd w:id="1905"/>
              <w:bookmarkEnd w:id="1906"/>
            </w:del>
          </w:p>
        </w:tc>
        <w:bookmarkStart w:id="1907" w:name="_Toc173151458"/>
        <w:bookmarkStart w:id="1908" w:name="_Toc173746053"/>
        <w:bookmarkStart w:id="1909" w:name="_Toc175760665"/>
        <w:bookmarkStart w:id="1910" w:name="_Toc189429682"/>
        <w:bookmarkStart w:id="1911" w:name="_Toc222927392"/>
        <w:bookmarkStart w:id="1912" w:name="_Toc222927783"/>
        <w:bookmarkEnd w:id="1907"/>
        <w:bookmarkEnd w:id="1908"/>
        <w:bookmarkEnd w:id="1909"/>
        <w:bookmarkEnd w:id="1910"/>
        <w:bookmarkEnd w:id="1911"/>
        <w:bookmarkEnd w:id="1912"/>
      </w:tr>
    </w:tbl>
    <w:p w14:paraId="6137164A" w14:textId="77777777" w:rsidR="00DE55F1" w:rsidRPr="007036CE" w:rsidRDefault="00150D4B" w:rsidP="00DE0449">
      <w:pPr>
        <w:pStyle w:val="51"/>
      </w:pPr>
      <w:bookmarkStart w:id="1913" w:name="_Toc222927784"/>
      <w:commentRangeStart w:id="1914"/>
      <w:r w:rsidRPr="007036CE">
        <w:t xml:space="preserve">Пример </w:t>
      </w:r>
      <w:commentRangeEnd w:id="1914"/>
      <w:r w:rsidRPr="007036CE">
        <w:rPr>
          <w:rStyle w:val="afff4"/>
          <w:sz w:val="24"/>
          <w:szCs w:val="26"/>
        </w:rPr>
        <w:commentReference w:id="1914"/>
      </w:r>
      <w:r w:rsidRPr="007036CE">
        <w:t>запроса по документу «Предельные объемы оплаты денежных обязательств» (ф.0501079) DBD_LimMonetaryOblig</w:t>
      </w:r>
      <w:bookmarkEnd w:id="1913"/>
    </w:p>
    <w:p w14:paraId="195EF3D2" w14:textId="77777777" w:rsidR="00E250A1" w:rsidRPr="007036CE" w:rsidRDefault="00E250A1" w:rsidP="00E250A1">
      <w:pPr>
        <w:pStyle w:val="GOSTScript"/>
      </w:pPr>
      <w:r w:rsidRPr="007036CE">
        <w:t>{</w:t>
      </w:r>
    </w:p>
    <w:p w14:paraId="6ABC7815" w14:textId="77777777" w:rsidR="00E250A1" w:rsidRPr="007036CE" w:rsidRDefault="00E250A1" w:rsidP="00E250A1">
      <w:pPr>
        <w:pStyle w:val="GOSTScript"/>
      </w:pPr>
      <w:r w:rsidRPr="007036CE">
        <w:tab/>
        <w:t>"header": {</w:t>
      </w:r>
    </w:p>
    <w:p w14:paraId="5B57B1B1" w14:textId="77777777" w:rsidR="00E250A1" w:rsidRPr="007036CE" w:rsidRDefault="00E250A1" w:rsidP="00E250A1">
      <w:pPr>
        <w:pStyle w:val="GOSTScript"/>
      </w:pPr>
      <w:r w:rsidRPr="007036CE">
        <w:tab/>
      </w:r>
      <w:r w:rsidRPr="007036CE">
        <w:tab/>
        <w:t>"Source": "</w:t>
      </w:r>
      <w:del w:id="1915" w:author="Сатлер Марина Викторовна" w:date="2024-09-25T17:31:00Z">
        <w:r w:rsidRPr="007036CE" w:rsidDel="00106EBC">
          <w:delText>EXP05</w:delText>
        </w:r>
      </w:del>
      <w:ins w:id="1916" w:author="Сатлер Марина Викторовна" w:date="2024-09-25T17:31:00Z">
        <w:r w:rsidR="00106EBC" w:rsidRPr="007036CE">
          <w:t>EXP01</w:t>
        </w:r>
      </w:ins>
      <w:r w:rsidRPr="007036CE">
        <w:t>",</w:t>
      </w:r>
    </w:p>
    <w:p w14:paraId="4E48BB00" w14:textId="77777777" w:rsidR="00E250A1" w:rsidRPr="007036CE" w:rsidRDefault="00E250A1" w:rsidP="00E250A1">
      <w:pPr>
        <w:pStyle w:val="GOSTScript"/>
      </w:pPr>
      <w:r w:rsidRPr="007036CE">
        <w:tab/>
      </w:r>
      <w:r w:rsidRPr="007036CE">
        <w:tab/>
        <w:t>"ReqDateTime": "2024-02-05 10:37:22",</w:t>
      </w:r>
    </w:p>
    <w:p w14:paraId="573AD7D3" w14:textId="77777777" w:rsidR="00E250A1" w:rsidRPr="007036CE" w:rsidRDefault="00E250A1" w:rsidP="00E250A1">
      <w:pPr>
        <w:pStyle w:val="GOSTScript"/>
      </w:pPr>
      <w:r w:rsidRPr="007036CE">
        <w:tab/>
      </w:r>
      <w:r w:rsidRPr="007036CE">
        <w:tab/>
        <w:t>"Version": "1.0",</w:t>
      </w:r>
    </w:p>
    <w:p w14:paraId="077697EA" w14:textId="77777777" w:rsidR="00E250A1" w:rsidRPr="007036CE" w:rsidRDefault="00E250A1" w:rsidP="00E250A1">
      <w:pPr>
        <w:pStyle w:val="GOSTScript"/>
      </w:pPr>
      <w:r w:rsidRPr="007036CE">
        <w:tab/>
      </w:r>
      <w:r w:rsidRPr="007036CE">
        <w:tab/>
        <w:t>"Params": [</w:t>
      </w:r>
    </w:p>
    <w:p w14:paraId="6BAEB2D0" w14:textId="77777777" w:rsidR="00E250A1" w:rsidRPr="007036CE" w:rsidRDefault="00E250A1" w:rsidP="00E250A1">
      <w:pPr>
        <w:pStyle w:val="GOSTScript"/>
      </w:pPr>
      <w:r w:rsidRPr="007036CE">
        <w:tab/>
      </w:r>
      <w:r w:rsidRPr="007036CE">
        <w:tab/>
      </w:r>
      <w:r w:rsidRPr="007036CE">
        <w:tab/>
        <w:t>{</w:t>
      </w:r>
    </w:p>
    <w:p w14:paraId="280EC85B" w14:textId="77777777" w:rsidR="00E250A1" w:rsidRPr="007036CE" w:rsidRDefault="00E250A1" w:rsidP="00E250A1">
      <w:pPr>
        <w:pStyle w:val="GOSTScript"/>
      </w:pPr>
      <w:r w:rsidRPr="007036CE">
        <w:tab/>
      </w:r>
      <w:r w:rsidRPr="007036CE">
        <w:tab/>
      </w:r>
      <w:r w:rsidRPr="007036CE">
        <w:tab/>
      </w:r>
      <w:r w:rsidRPr="007036CE">
        <w:tab/>
        <w:t>"param": "example",</w:t>
      </w:r>
    </w:p>
    <w:p w14:paraId="5A290906" w14:textId="77777777" w:rsidR="00E250A1" w:rsidRPr="007036CE" w:rsidRDefault="00E250A1" w:rsidP="00E250A1">
      <w:pPr>
        <w:pStyle w:val="GOSTScript"/>
      </w:pPr>
      <w:r w:rsidRPr="007036CE">
        <w:tab/>
      </w:r>
      <w:r w:rsidRPr="007036CE">
        <w:tab/>
      </w:r>
      <w:r w:rsidRPr="007036CE">
        <w:tab/>
      </w:r>
      <w:r w:rsidRPr="007036CE">
        <w:tab/>
        <w:t>"value": "01"</w:t>
      </w:r>
    </w:p>
    <w:p w14:paraId="734C0D55" w14:textId="77777777" w:rsidR="00E250A1" w:rsidRPr="007036CE" w:rsidRDefault="00E250A1" w:rsidP="00E250A1">
      <w:pPr>
        <w:pStyle w:val="GOSTScript"/>
      </w:pPr>
      <w:r w:rsidRPr="007036CE">
        <w:tab/>
      </w:r>
      <w:r w:rsidRPr="007036CE">
        <w:tab/>
      </w:r>
      <w:r w:rsidRPr="007036CE">
        <w:tab/>
        <w:t>}</w:t>
      </w:r>
    </w:p>
    <w:p w14:paraId="47A87422" w14:textId="77777777" w:rsidR="00E250A1" w:rsidRPr="007036CE" w:rsidRDefault="00E250A1" w:rsidP="00E250A1">
      <w:pPr>
        <w:pStyle w:val="GOSTScript"/>
      </w:pPr>
      <w:r w:rsidRPr="007036CE">
        <w:tab/>
      </w:r>
      <w:r w:rsidRPr="007036CE">
        <w:tab/>
        <w:t>],</w:t>
      </w:r>
    </w:p>
    <w:p w14:paraId="247C18BD" w14:textId="77777777" w:rsidR="00E250A1" w:rsidRPr="007036CE" w:rsidRDefault="00E250A1" w:rsidP="00E250A1">
      <w:pPr>
        <w:pStyle w:val="GOSTScript"/>
      </w:pPr>
      <w:r w:rsidRPr="007036CE">
        <w:tab/>
      </w:r>
      <w:r w:rsidRPr="007036CE">
        <w:tab/>
        <w:t>"ReqGuid": "b0d4ce5d-2757-4688-948c-vv72qba94f86",</w:t>
      </w:r>
    </w:p>
    <w:p w14:paraId="47CDE313" w14:textId="77777777" w:rsidR="00E250A1" w:rsidRPr="007036CE" w:rsidRDefault="00E250A1" w:rsidP="00E250A1">
      <w:pPr>
        <w:pStyle w:val="GOSTScript"/>
      </w:pPr>
      <w:r w:rsidRPr="007036CE">
        <w:lastRenderedPageBreak/>
        <w:tab/>
      </w:r>
      <w:r w:rsidRPr="007036CE">
        <w:tab/>
        <w:t>"DocGuid": "0bd90a7c-e339-34ff-ac39-73029ff81370",</w:t>
      </w:r>
    </w:p>
    <w:p w14:paraId="408D36A1" w14:textId="77777777" w:rsidR="00E250A1" w:rsidRPr="007036CE" w:rsidRDefault="00E250A1" w:rsidP="00E250A1">
      <w:pPr>
        <w:pStyle w:val="GOSTScript"/>
      </w:pPr>
      <w:r w:rsidRPr="007036CE">
        <w:tab/>
      </w:r>
      <w:r w:rsidRPr="007036CE">
        <w:tab/>
        <w:t>"RequestType": "ACCOUNTING",</w:t>
      </w:r>
    </w:p>
    <w:p w14:paraId="04759975" w14:textId="77777777" w:rsidR="00E250A1" w:rsidRPr="007036CE" w:rsidRDefault="00E250A1" w:rsidP="00E250A1">
      <w:pPr>
        <w:pStyle w:val="GOSTScript"/>
      </w:pPr>
      <w:r w:rsidRPr="007036CE">
        <w:tab/>
      </w:r>
      <w:r w:rsidRPr="007036CE">
        <w:tab/>
        <w:t>"TypeDoc": "DBD_LimMonetaryOblig",</w:t>
      </w:r>
    </w:p>
    <w:p w14:paraId="2E8CBE40" w14:textId="77777777" w:rsidR="00E250A1" w:rsidRPr="007036CE" w:rsidRDefault="00E250A1" w:rsidP="00E250A1">
      <w:pPr>
        <w:pStyle w:val="GOSTScript"/>
      </w:pPr>
      <w:r w:rsidRPr="007036CE">
        <w:tab/>
      </w:r>
      <w:r w:rsidRPr="007036CE">
        <w:tab/>
        <w:t>"Stage": "auth",</w:t>
      </w:r>
    </w:p>
    <w:p w14:paraId="686B5F2F" w14:textId="77777777" w:rsidR="00E250A1" w:rsidRPr="007036CE" w:rsidRDefault="00E250A1" w:rsidP="00E250A1">
      <w:pPr>
        <w:pStyle w:val="GOSTScript"/>
      </w:pPr>
      <w:r w:rsidRPr="007036CE">
        <w:tab/>
      </w:r>
      <w:r w:rsidRPr="007036CE">
        <w:tab/>
        <w:t>"BalLevContrl": 0,</w:t>
      </w:r>
    </w:p>
    <w:p w14:paraId="7A2F8847" w14:textId="77777777" w:rsidR="00E250A1" w:rsidRPr="007036CE" w:rsidRDefault="00E250A1" w:rsidP="00E250A1">
      <w:pPr>
        <w:pStyle w:val="GOSTScript"/>
      </w:pPr>
      <w:r w:rsidRPr="007036CE">
        <w:tab/>
      </w:r>
      <w:r w:rsidRPr="007036CE">
        <w:tab/>
        <w:t>"Subject": "</w:t>
      </w:r>
      <w:r w:rsidR="0040715D" w:rsidRPr="007036CE">
        <w:t>9500</w:t>
      </w:r>
      <w:r w:rsidRPr="007036CE">
        <w:t>",</w:t>
      </w:r>
    </w:p>
    <w:p w14:paraId="0C8C15D0" w14:textId="77777777" w:rsidR="00E250A1" w:rsidRPr="007036CE" w:rsidRDefault="00E250A1" w:rsidP="00E250A1">
      <w:pPr>
        <w:pStyle w:val="GOSTScript"/>
      </w:pPr>
      <w:r w:rsidRPr="007036CE">
        <w:tab/>
      </w:r>
      <w:r w:rsidRPr="007036CE">
        <w:tab/>
        <w:t>"SettlementDate": "2024-02-05"</w:t>
      </w:r>
    </w:p>
    <w:p w14:paraId="752D9684" w14:textId="77777777" w:rsidR="00E250A1" w:rsidRPr="007036CE" w:rsidRDefault="00E250A1" w:rsidP="00E250A1">
      <w:pPr>
        <w:pStyle w:val="GOSTScript"/>
      </w:pPr>
      <w:r w:rsidRPr="007036CE">
        <w:tab/>
        <w:t>},</w:t>
      </w:r>
    </w:p>
    <w:p w14:paraId="70F42A81" w14:textId="77777777" w:rsidR="00E250A1" w:rsidRPr="007036CE" w:rsidRDefault="00E250A1" w:rsidP="00E250A1">
      <w:pPr>
        <w:pStyle w:val="GOSTScript"/>
      </w:pPr>
      <w:r w:rsidRPr="007036CE">
        <w:tab/>
        <w:t>"document": {</w:t>
      </w:r>
    </w:p>
    <w:p w14:paraId="620F8E13" w14:textId="77777777" w:rsidR="00E250A1" w:rsidRPr="007036CE" w:rsidRDefault="00E250A1" w:rsidP="00E250A1">
      <w:pPr>
        <w:pStyle w:val="GOSTScript"/>
      </w:pPr>
      <w:r w:rsidRPr="007036CE">
        <w:tab/>
      </w:r>
      <w:r w:rsidRPr="007036CE">
        <w:tab/>
        <w:t>"NUM_DOC": "б/н",</w:t>
      </w:r>
    </w:p>
    <w:p w14:paraId="09CA4872" w14:textId="77777777" w:rsidR="00E250A1" w:rsidRPr="007036CE" w:rsidRDefault="00E250A1" w:rsidP="00E250A1">
      <w:pPr>
        <w:pStyle w:val="GOSTScript"/>
      </w:pPr>
      <w:r w:rsidRPr="007036CE">
        <w:tab/>
      </w:r>
      <w:r w:rsidRPr="007036CE">
        <w:tab/>
        <w:t>"DATE_DOC": "2024-02-05",</w:t>
      </w:r>
    </w:p>
    <w:p w14:paraId="3049F337" w14:textId="77777777" w:rsidR="00E250A1" w:rsidRPr="007036CE" w:rsidRDefault="00E250A1" w:rsidP="00E250A1">
      <w:pPr>
        <w:pStyle w:val="GOSTScript"/>
      </w:pPr>
      <w:r w:rsidRPr="007036CE">
        <w:tab/>
      </w:r>
      <w:r w:rsidRPr="007036CE">
        <w:tab/>
        <w:t>"DOC_TYPE": "БПФ",</w:t>
      </w:r>
    </w:p>
    <w:p w14:paraId="2004487E" w14:textId="77777777" w:rsidR="00E250A1" w:rsidRPr="007036CE" w:rsidRDefault="00E250A1" w:rsidP="00E250A1">
      <w:pPr>
        <w:pStyle w:val="GOSTScript"/>
      </w:pPr>
      <w:r w:rsidRPr="007036CE">
        <w:tab/>
      </w:r>
      <w:r w:rsidRPr="007036CE">
        <w:tab/>
        <w:t>"ACCESSLEVEL": 0,</w:t>
      </w:r>
    </w:p>
    <w:p w14:paraId="5F5DD680" w14:textId="77777777" w:rsidR="00E250A1" w:rsidRPr="007036CE" w:rsidRDefault="00E250A1" w:rsidP="00E250A1">
      <w:pPr>
        <w:pStyle w:val="GOSTScript"/>
      </w:pPr>
      <w:r w:rsidRPr="007036CE">
        <w:tab/>
      </w:r>
      <w:r w:rsidRPr="007036CE">
        <w:tab/>
        <w:t>"BUDGET_CODE": "99010001",</w:t>
      </w:r>
    </w:p>
    <w:p w14:paraId="2DFAC657" w14:textId="77777777" w:rsidR="00E250A1" w:rsidRPr="007036CE" w:rsidRDefault="00E250A1" w:rsidP="00E250A1">
      <w:pPr>
        <w:pStyle w:val="GOSTScript"/>
        <w:rPr>
          <w:ins w:id="1917" w:author="Сатлер Марина Викторовна" w:date="2024-07-08T14:21:00Z"/>
        </w:rPr>
      </w:pPr>
      <w:r w:rsidRPr="007036CE">
        <w:tab/>
      </w:r>
      <w:r w:rsidRPr="007036CE">
        <w:tab/>
        <w:t>"EVENT_DATE": "2024-02-05",</w:t>
      </w:r>
    </w:p>
    <w:p w14:paraId="0897C948" w14:textId="77777777" w:rsidR="001049F9" w:rsidRPr="007036CE" w:rsidRDefault="001049F9" w:rsidP="00E250A1">
      <w:pPr>
        <w:pStyle w:val="GOSTScript"/>
      </w:pPr>
      <w:ins w:id="1918" w:author="Сатлер Марина Викторовна" w:date="2024-07-08T14:21:00Z">
        <w:r w:rsidRPr="007036CE">
          <w:tab/>
        </w:r>
        <w:r w:rsidRPr="007036CE">
          <w:tab/>
          <w:t>"NBC": "0",</w:t>
        </w:r>
      </w:ins>
    </w:p>
    <w:p w14:paraId="4211822F" w14:textId="77777777" w:rsidR="00E250A1" w:rsidRPr="007036CE" w:rsidRDefault="00E250A1" w:rsidP="00E250A1">
      <w:pPr>
        <w:pStyle w:val="GOSTScript"/>
      </w:pPr>
      <w:r w:rsidRPr="007036CE">
        <w:tab/>
      </w:r>
      <w:r w:rsidRPr="007036CE">
        <w:tab/>
        <w:t>"SECTION_1": [</w:t>
      </w:r>
    </w:p>
    <w:p w14:paraId="34BC134D" w14:textId="77777777" w:rsidR="00E250A1" w:rsidRPr="007036CE" w:rsidRDefault="00E250A1" w:rsidP="00E250A1">
      <w:pPr>
        <w:pStyle w:val="GOSTScript"/>
      </w:pPr>
      <w:r w:rsidRPr="007036CE">
        <w:tab/>
      </w:r>
      <w:r w:rsidRPr="007036CE">
        <w:tab/>
      </w:r>
      <w:r w:rsidRPr="007036CE">
        <w:tab/>
        <w:t>{</w:t>
      </w:r>
    </w:p>
    <w:p w14:paraId="2E3D3CBA" w14:textId="77777777" w:rsidR="00E250A1" w:rsidRPr="007036CE" w:rsidRDefault="00E250A1" w:rsidP="00E250A1">
      <w:pPr>
        <w:pStyle w:val="GOSTScript"/>
      </w:pPr>
      <w:r w:rsidRPr="007036CE">
        <w:tab/>
      </w:r>
      <w:r w:rsidRPr="007036CE">
        <w:tab/>
      </w:r>
      <w:r w:rsidRPr="007036CE">
        <w:tab/>
      </w:r>
      <w:r w:rsidRPr="007036CE">
        <w:tab/>
        <w:t>"</w:t>
      </w:r>
      <w:ins w:id="1919" w:author="Сатлер Марина Викторовна" w:date="2024-06-11T14:13:00Z">
        <w:r w:rsidR="00CF7F5E" w:rsidRPr="007036CE">
          <w:rPr>
            <w:szCs w:val="24"/>
          </w:rPr>
          <w:t>id</w:t>
        </w:r>
      </w:ins>
      <w:del w:id="1920" w:author="Сатлер Марина Викторовна" w:date="2024-06-11T14:13:00Z">
        <w:r w:rsidRPr="007036CE" w:rsidDel="00CF7F5E">
          <w:delText>ID</w:delText>
        </w:r>
      </w:del>
      <w:r w:rsidRPr="007036CE">
        <w:t>": 1,</w:t>
      </w:r>
    </w:p>
    <w:p w14:paraId="7E4F778B" w14:textId="77777777" w:rsidR="00E250A1" w:rsidRPr="007036CE" w:rsidRDefault="00E250A1" w:rsidP="00E250A1">
      <w:pPr>
        <w:pStyle w:val="GOSTScript"/>
      </w:pPr>
      <w:r w:rsidRPr="007036CE">
        <w:tab/>
      </w:r>
      <w:r w:rsidRPr="007036CE">
        <w:tab/>
      </w:r>
      <w:r w:rsidRPr="007036CE">
        <w:tab/>
      </w:r>
      <w:r w:rsidRPr="007036CE">
        <w:tab/>
        <w:t>"NUMBROW": "1",</w:t>
      </w:r>
    </w:p>
    <w:p w14:paraId="49AA16BE" w14:textId="77777777" w:rsidR="00E250A1" w:rsidRPr="007036CE" w:rsidRDefault="00E250A1" w:rsidP="00E250A1">
      <w:pPr>
        <w:pStyle w:val="GOSTScript"/>
      </w:pPr>
      <w:r w:rsidRPr="007036CE">
        <w:tab/>
      </w:r>
      <w:r w:rsidRPr="007036CE">
        <w:tab/>
      </w:r>
      <w:r w:rsidRPr="007036CE">
        <w:tab/>
      </w:r>
      <w:r w:rsidRPr="007036CE">
        <w:tab/>
        <w:t>"SIGNKBK": "N",</w:t>
      </w:r>
    </w:p>
    <w:p w14:paraId="1D374B9F" w14:textId="77777777" w:rsidR="00E250A1" w:rsidRPr="007036CE" w:rsidRDefault="00E250A1" w:rsidP="00E250A1">
      <w:pPr>
        <w:pStyle w:val="GOSTScript"/>
      </w:pPr>
      <w:r w:rsidRPr="007036CE">
        <w:tab/>
      </w:r>
      <w:r w:rsidRPr="007036CE">
        <w:tab/>
      </w:r>
      <w:r w:rsidRPr="007036CE">
        <w:tab/>
      </w:r>
      <w:r w:rsidRPr="007036CE">
        <w:tab/>
        <w:t>"KBK": "</w:t>
      </w:r>
      <w:r w:rsidR="00191F20" w:rsidRPr="007036CE">
        <w:t>10300000000000000000</w:t>
      </w:r>
      <w:r w:rsidRPr="007036CE">
        <w:t>",</w:t>
      </w:r>
    </w:p>
    <w:p w14:paraId="6D5CC902" w14:textId="77777777" w:rsidR="00E250A1" w:rsidRPr="007036CE" w:rsidRDefault="00E250A1" w:rsidP="00E250A1">
      <w:pPr>
        <w:pStyle w:val="GOSTScript"/>
      </w:pPr>
      <w:r w:rsidRPr="007036CE">
        <w:tab/>
      </w:r>
      <w:r w:rsidRPr="007036CE">
        <w:tab/>
      </w:r>
      <w:r w:rsidRPr="007036CE">
        <w:tab/>
      </w:r>
      <w:r w:rsidRPr="007036CE">
        <w:tab/>
        <w:t>"PA": "01951001031",</w:t>
      </w:r>
    </w:p>
    <w:p w14:paraId="1B983F0D" w14:textId="77777777" w:rsidR="00E250A1" w:rsidRPr="007036CE" w:rsidRDefault="00E250A1" w:rsidP="00E250A1">
      <w:pPr>
        <w:pStyle w:val="GOSTScript"/>
      </w:pPr>
      <w:r w:rsidRPr="007036CE">
        <w:tab/>
      </w:r>
      <w:r w:rsidRPr="007036CE">
        <w:tab/>
      </w:r>
      <w:r w:rsidRPr="007036CE">
        <w:tab/>
      </w:r>
      <w:r w:rsidRPr="007036CE">
        <w:tab/>
        <w:t xml:space="preserve">"CONTUR": </w:t>
      </w:r>
      <w:ins w:id="1921" w:author="Сатлер Марина Викторовна" w:date="2024-02-28T19:11:00Z">
        <w:r w:rsidR="007560C3" w:rsidRPr="007036CE">
          <w:t>"</w:t>
        </w:r>
      </w:ins>
      <w:r w:rsidRPr="007036CE">
        <w:t>1</w:t>
      </w:r>
      <w:ins w:id="1922" w:author="Сатлер Марина Викторовна" w:date="2024-02-28T19:11:00Z">
        <w:r w:rsidR="007560C3" w:rsidRPr="007036CE">
          <w:t>"</w:t>
        </w:r>
      </w:ins>
      <w:r w:rsidRPr="007036CE">
        <w:t>,</w:t>
      </w:r>
    </w:p>
    <w:p w14:paraId="3AB789CC" w14:textId="77777777" w:rsidR="00E250A1" w:rsidRPr="007036CE" w:rsidRDefault="00E250A1" w:rsidP="00E250A1">
      <w:pPr>
        <w:pStyle w:val="GOSTScript"/>
      </w:pPr>
      <w:r w:rsidRPr="007036CE">
        <w:tab/>
      </w:r>
      <w:r w:rsidRPr="007036CE">
        <w:tab/>
      </w:r>
      <w:r w:rsidRPr="007036CE">
        <w:tab/>
      </w:r>
      <w:r w:rsidRPr="007036CE">
        <w:tab/>
        <w:t>"POFRCODE": "К01",</w:t>
      </w:r>
    </w:p>
    <w:p w14:paraId="2E2E3A2A" w14:textId="77777777" w:rsidR="00A63C08" w:rsidRPr="007036CE" w:rsidRDefault="00E250A1" w:rsidP="00AD62B4">
      <w:pPr>
        <w:pStyle w:val="GOSTScript"/>
        <w:rPr>
          <w:ins w:id="1923" w:author="Сатлер Марина Викторовна" w:date="2024-07-09T14:38:00Z"/>
        </w:rPr>
      </w:pPr>
      <w:r w:rsidRPr="007036CE">
        <w:tab/>
      </w:r>
      <w:r w:rsidRPr="007036CE">
        <w:tab/>
      </w:r>
      <w:r w:rsidRPr="007036CE">
        <w:tab/>
      </w:r>
      <w:r w:rsidRPr="007036CE">
        <w:tab/>
        <w:t>"SUM_1": 50000.00</w:t>
      </w:r>
      <w:ins w:id="1924" w:author="Сатлер Марина Викторовна" w:date="2024-07-09T14:38:00Z">
        <w:r w:rsidR="00A63C08" w:rsidRPr="007036CE">
          <w:t>,</w:t>
        </w:r>
      </w:ins>
    </w:p>
    <w:p w14:paraId="3E7A3C0B" w14:textId="77777777" w:rsidR="00E250A1" w:rsidRPr="007036CE" w:rsidDel="00AD62B4" w:rsidRDefault="00A63C08" w:rsidP="00AD62B4">
      <w:pPr>
        <w:pStyle w:val="GOSTScript"/>
        <w:rPr>
          <w:del w:id="1925" w:author="Сатлер Марина Викторовна" w:date="2024-07-08T16:21:00Z"/>
        </w:rPr>
      </w:pPr>
      <w:ins w:id="1926" w:author="Сатлер Марина Викторовна" w:date="2024-07-09T14:38:00Z">
        <w:r w:rsidRPr="007036CE">
          <w:tab/>
        </w:r>
        <w:r w:rsidRPr="007036CE">
          <w:tab/>
        </w:r>
        <w:r w:rsidRPr="007036CE">
          <w:tab/>
        </w:r>
        <w:r w:rsidRPr="007036CE">
          <w:tab/>
          <w:t xml:space="preserve">"SUM5_1": </w:t>
        </w:r>
      </w:ins>
      <w:ins w:id="1927" w:author="Сатлер Марина Викторовна" w:date="2024-07-09T14:39:00Z">
        <w:r w:rsidRPr="007036CE">
          <w:t>1</w:t>
        </w:r>
      </w:ins>
      <w:ins w:id="1928" w:author="Сатлер Марина Викторовна" w:date="2024-07-09T14:38:00Z">
        <w:r w:rsidRPr="007036CE">
          <w:t>00.00</w:t>
        </w:r>
      </w:ins>
      <w:del w:id="1929" w:author="Сатлер Марина Викторовна" w:date="2024-07-08T14:21:00Z">
        <w:r w:rsidR="00E250A1" w:rsidRPr="007036CE" w:rsidDel="001049F9">
          <w:delText>,</w:delText>
        </w:r>
      </w:del>
    </w:p>
    <w:p w14:paraId="725E4337" w14:textId="77777777" w:rsidR="00E250A1" w:rsidRPr="007036CE" w:rsidRDefault="00E250A1" w:rsidP="00AD62B4">
      <w:pPr>
        <w:pStyle w:val="GOSTScript"/>
      </w:pPr>
      <w:del w:id="1930" w:author="Сатлер Марина Викторовна" w:date="2024-07-08T16:21:00Z">
        <w:r w:rsidRPr="007036CE" w:rsidDel="00AD62B4">
          <w:tab/>
        </w:r>
        <w:r w:rsidRPr="007036CE" w:rsidDel="00AD62B4">
          <w:tab/>
        </w:r>
        <w:r w:rsidRPr="007036CE" w:rsidDel="00AD62B4">
          <w:tab/>
        </w:r>
        <w:r w:rsidRPr="007036CE" w:rsidDel="00AD62B4">
          <w:tab/>
          <w:delText>"SUM_2": 0.00</w:delText>
        </w:r>
      </w:del>
    </w:p>
    <w:p w14:paraId="2545914A" w14:textId="77777777" w:rsidR="00E250A1" w:rsidRPr="007036CE" w:rsidRDefault="00E250A1" w:rsidP="00E250A1">
      <w:pPr>
        <w:pStyle w:val="GOSTScript"/>
      </w:pPr>
      <w:r w:rsidRPr="007036CE">
        <w:tab/>
      </w:r>
      <w:r w:rsidRPr="007036CE">
        <w:tab/>
      </w:r>
      <w:r w:rsidRPr="007036CE">
        <w:tab/>
        <w:t>},</w:t>
      </w:r>
    </w:p>
    <w:p w14:paraId="78E3848B" w14:textId="77777777" w:rsidR="00E250A1" w:rsidRPr="007036CE" w:rsidRDefault="00E250A1" w:rsidP="00E250A1">
      <w:pPr>
        <w:pStyle w:val="GOSTScript"/>
      </w:pPr>
      <w:r w:rsidRPr="007036CE">
        <w:tab/>
      </w:r>
      <w:r w:rsidRPr="007036CE">
        <w:tab/>
      </w:r>
      <w:r w:rsidRPr="007036CE">
        <w:tab/>
        <w:t>{</w:t>
      </w:r>
    </w:p>
    <w:p w14:paraId="4B60BF55" w14:textId="77777777" w:rsidR="00E250A1" w:rsidRPr="007036CE" w:rsidRDefault="00E250A1" w:rsidP="00E250A1">
      <w:pPr>
        <w:pStyle w:val="GOSTScript"/>
      </w:pPr>
      <w:r w:rsidRPr="007036CE">
        <w:tab/>
      </w:r>
      <w:r w:rsidRPr="007036CE">
        <w:tab/>
      </w:r>
      <w:r w:rsidRPr="007036CE">
        <w:tab/>
      </w:r>
      <w:r w:rsidRPr="007036CE">
        <w:tab/>
        <w:t>"</w:t>
      </w:r>
      <w:ins w:id="1931" w:author="Сатлер Марина Викторовна" w:date="2024-06-11T14:13:00Z">
        <w:r w:rsidR="00CF7F5E" w:rsidRPr="007036CE">
          <w:rPr>
            <w:szCs w:val="24"/>
          </w:rPr>
          <w:t>id</w:t>
        </w:r>
      </w:ins>
      <w:del w:id="1932" w:author="Сатлер Марина Викторовна" w:date="2024-06-11T14:13:00Z">
        <w:r w:rsidRPr="007036CE" w:rsidDel="00CF7F5E">
          <w:delText>ID</w:delText>
        </w:r>
      </w:del>
      <w:r w:rsidRPr="007036CE">
        <w:t>": 2,</w:t>
      </w:r>
    </w:p>
    <w:p w14:paraId="5998FD03" w14:textId="77777777" w:rsidR="00E250A1" w:rsidRPr="007036CE" w:rsidRDefault="00E250A1" w:rsidP="00E250A1">
      <w:pPr>
        <w:pStyle w:val="GOSTScript"/>
      </w:pPr>
      <w:r w:rsidRPr="007036CE">
        <w:tab/>
      </w:r>
      <w:r w:rsidRPr="007036CE">
        <w:tab/>
      </w:r>
      <w:r w:rsidRPr="007036CE">
        <w:tab/>
      </w:r>
      <w:r w:rsidRPr="007036CE">
        <w:tab/>
        <w:t>"NUMBROW": "2",</w:t>
      </w:r>
    </w:p>
    <w:p w14:paraId="5D2F53D3" w14:textId="77777777" w:rsidR="00E250A1" w:rsidRPr="007036CE" w:rsidRDefault="00E250A1" w:rsidP="00E250A1">
      <w:pPr>
        <w:pStyle w:val="GOSTScript"/>
      </w:pPr>
      <w:r w:rsidRPr="007036CE">
        <w:tab/>
      </w:r>
      <w:r w:rsidRPr="007036CE">
        <w:tab/>
      </w:r>
      <w:r w:rsidRPr="007036CE">
        <w:tab/>
      </w:r>
      <w:r w:rsidRPr="007036CE">
        <w:tab/>
        <w:t>"SIGNKBK": "N",</w:t>
      </w:r>
    </w:p>
    <w:p w14:paraId="7BAFA987" w14:textId="77777777" w:rsidR="00E250A1" w:rsidRPr="007036CE" w:rsidRDefault="00E250A1" w:rsidP="00E250A1">
      <w:pPr>
        <w:pStyle w:val="GOSTScript"/>
      </w:pPr>
      <w:r w:rsidRPr="007036CE">
        <w:tab/>
      </w:r>
      <w:r w:rsidRPr="007036CE">
        <w:tab/>
      </w:r>
      <w:r w:rsidRPr="007036CE">
        <w:tab/>
      </w:r>
      <w:r w:rsidRPr="007036CE">
        <w:tab/>
        <w:t>"KBK": "</w:t>
      </w:r>
      <w:r w:rsidR="00191F20" w:rsidRPr="007036CE">
        <w:t>17700000000000000000</w:t>
      </w:r>
      <w:r w:rsidRPr="007036CE">
        <w:t>",</w:t>
      </w:r>
    </w:p>
    <w:p w14:paraId="1D07A51E" w14:textId="77777777" w:rsidR="00E250A1" w:rsidRPr="007036CE" w:rsidRDefault="00E250A1" w:rsidP="00E250A1">
      <w:pPr>
        <w:pStyle w:val="GOSTScript"/>
      </w:pPr>
      <w:r w:rsidRPr="007036CE">
        <w:tab/>
      </w:r>
      <w:r w:rsidRPr="007036CE">
        <w:tab/>
      </w:r>
      <w:r w:rsidRPr="007036CE">
        <w:tab/>
      </w:r>
      <w:r w:rsidRPr="007036CE">
        <w:tab/>
        <w:t>"PA": "01951001031",</w:t>
      </w:r>
    </w:p>
    <w:p w14:paraId="49563A27" w14:textId="77777777" w:rsidR="00E250A1" w:rsidRPr="007036CE" w:rsidRDefault="00E250A1" w:rsidP="00E250A1">
      <w:pPr>
        <w:pStyle w:val="GOSTScript"/>
      </w:pPr>
      <w:r w:rsidRPr="007036CE">
        <w:tab/>
      </w:r>
      <w:r w:rsidRPr="007036CE">
        <w:tab/>
      </w:r>
      <w:r w:rsidRPr="007036CE">
        <w:tab/>
      </w:r>
      <w:r w:rsidRPr="007036CE">
        <w:tab/>
        <w:t xml:space="preserve">"CONTUR": </w:t>
      </w:r>
      <w:ins w:id="1933" w:author="Сатлер Марина Викторовна" w:date="2024-02-28T19:11:00Z">
        <w:r w:rsidR="007560C3" w:rsidRPr="007036CE">
          <w:t>"</w:t>
        </w:r>
      </w:ins>
      <w:r w:rsidRPr="007036CE">
        <w:t>1</w:t>
      </w:r>
      <w:ins w:id="1934" w:author="Сатлер Марина Викторовна" w:date="2024-02-28T19:11:00Z">
        <w:r w:rsidR="007560C3" w:rsidRPr="007036CE">
          <w:t>"</w:t>
        </w:r>
      </w:ins>
      <w:r w:rsidRPr="007036CE">
        <w:t>,</w:t>
      </w:r>
    </w:p>
    <w:p w14:paraId="0C01C43C" w14:textId="77777777" w:rsidR="00E250A1" w:rsidRPr="007036CE" w:rsidRDefault="00E250A1" w:rsidP="00E250A1">
      <w:pPr>
        <w:pStyle w:val="GOSTScript"/>
      </w:pPr>
      <w:r w:rsidRPr="007036CE">
        <w:tab/>
      </w:r>
      <w:r w:rsidRPr="007036CE">
        <w:tab/>
      </w:r>
      <w:r w:rsidRPr="007036CE">
        <w:tab/>
      </w:r>
      <w:r w:rsidRPr="007036CE">
        <w:tab/>
        <w:t>"POFRCODE": "К01",</w:t>
      </w:r>
    </w:p>
    <w:p w14:paraId="3AD1F203" w14:textId="77777777" w:rsidR="00A63C08" w:rsidRPr="007036CE" w:rsidRDefault="00E250A1" w:rsidP="00A63C08">
      <w:pPr>
        <w:pStyle w:val="GOSTScript"/>
        <w:rPr>
          <w:ins w:id="1935" w:author="Сатлер Марина Викторовна" w:date="2024-07-09T14:39:00Z"/>
          <w:lang w:val="ru-RU"/>
        </w:rPr>
      </w:pPr>
      <w:r w:rsidRPr="007036CE">
        <w:lastRenderedPageBreak/>
        <w:tab/>
      </w:r>
      <w:r w:rsidRPr="007036CE">
        <w:tab/>
      </w:r>
      <w:r w:rsidRPr="007036CE">
        <w:tab/>
      </w:r>
      <w:r w:rsidRPr="007036CE">
        <w:tab/>
        <w:t xml:space="preserve">"SUM_1": </w:t>
      </w:r>
      <w:r w:rsidR="00191F20" w:rsidRPr="007036CE">
        <w:t>18</w:t>
      </w:r>
      <w:r w:rsidRPr="007036CE">
        <w:t>50000.00</w:t>
      </w:r>
      <w:ins w:id="1936" w:author="Сатлер Марина Викторовна" w:date="2024-07-09T14:39:00Z">
        <w:r w:rsidR="00A63C08" w:rsidRPr="007036CE">
          <w:rPr>
            <w:lang w:val="ru-RU"/>
          </w:rPr>
          <w:t>,</w:t>
        </w:r>
      </w:ins>
    </w:p>
    <w:p w14:paraId="233E2A1E" w14:textId="77777777" w:rsidR="00E250A1" w:rsidRPr="007036CE" w:rsidDel="001049F9" w:rsidRDefault="00A63C08" w:rsidP="00A63C08">
      <w:pPr>
        <w:pStyle w:val="GOSTScript"/>
        <w:rPr>
          <w:del w:id="1937" w:author="Сатлер Марина Викторовна" w:date="2024-07-08T14:21:00Z"/>
        </w:rPr>
      </w:pPr>
      <w:ins w:id="1938" w:author="Сатлер Марина Викторовна" w:date="2024-07-09T14:39:00Z">
        <w:r w:rsidRPr="007036CE">
          <w:tab/>
        </w:r>
        <w:r w:rsidRPr="007036CE">
          <w:tab/>
        </w:r>
        <w:r w:rsidRPr="007036CE">
          <w:tab/>
        </w:r>
        <w:r w:rsidRPr="007036CE">
          <w:tab/>
          <w:t xml:space="preserve">"SUM5_1": </w:t>
        </w:r>
        <w:r w:rsidRPr="007036CE">
          <w:rPr>
            <w:lang w:val="ru-RU"/>
          </w:rPr>
          <w:t>925</w:t>
        </w:r>
        <w:r w:rsidRPr="007036CE">
          <w:t>00.00</w:t>
        </w:r>
      </w:ins>
      <w:del w:id="1939" w:author="Сатлер Марина Викторовна" w:date="2024-07-08T14:21:00Z">
        <w:r w:rsidR="00E250A1" w:rsidRPr="007036CE" w:rsidDel="001049F9">
          <w:delText>,</w:delText>
        </w:r>
      </w:del>
    </w:p>
    <w:p w14:paraId="22E29040" w14:textId="77777777" w:rsidR="00E250A1" w:rsidRPr="007036CE" w:rsidRDefault="00E250A1" w:rsidP="001049F9">
      <w:pPr>
        <w:pStyle w:val="GOSTScript"/>
      </w:pPr>
      <w:del w:id="1940" w:author="Сатлер Марина Викторовна" w:date="2024-07-08T14:21:00Z">
        <w:r w:rsidRPr="007036CE" w:rsidDel="001049F9">
          <w:tab/>
        </w:r>
        <w:r w:rsidRPr="007036CE" w:rsidDel="001049F9">
          <w:tab/>
        </w:r>
        <w:r w:rsidRPr="007036CE" w:rsidDel="001049F9">
          <w:tab/>
        </w:r>
        <w:r w:rsidRPr="007036CE" w:rsidDel="001049F9">
          <w:tab/>
          <w:delText>"SUM_2": 0.00</w:delText>
        </w:r>
      </w:del>
    </w:p>
    <w:p w14:paraId="68C4A86F" w14:textId="77777777" w:rsidR="00E250A1" w:rsidRPr="007036CE" w:rsidRDefault="00E250A1" w:rsidP="005F6467">
      <w:pPr>
        <w:pStyle w:val="GOSTScript"/>
      </w:pPr>
      <w:r w:rsidRPr="007036CE">
        <w:tab/>
      </w:r>
      <w:r w:rsidRPr="007036CE">
        <w:tab/>
      </w:r>
      <w:r w:rsidRPr="007036CE">
        <w:tab/>
        <w:t>}</w:t>
      </w:r>
    </w:p>
    <w:p w14:paraId="5B7EAB93" w14:textId="77777777" w:rsidR="00E250A1" w:rsidRPr="007036CE" w:rsidRDefault="00E250A1" w:rsidP="00E250A1">
      <w:pPr>
        <w:pStyle w:val="GOSTScript"/>
      </w:pPr>
      <w:r w:rsidRPr="007036CE">
        <w:tab/>
      </w:r>
      <w:r w:rsidRPr="007036CE">
        <w:tab/>
        <w:t>]</w:t>
      </w:r>
    </w:p>
    <w:p w14:paraId="25890CE8" w14:textId="77777777" w:rsidR="00E250A1" w:rsidRPr="007036CE" w:rsidRDefault="00E250A1" w:rsidP="00E250A1">
      <w:pPr>
        <w:pStyle w:val="GOSTScript"/>
      </w:pPr>
      <w:r w:rsidRPr="007036CE">
        <w:tab/>
        <w:t>}</w:t>
      </w:r>
    </w:p>
    <w:p w14:paraId="15C0E658" w14:textId="77777777" w:rsidR="00150D4B" w:rsidRPr="007036CE" w:rsidRDefault="00E250A1" w:rsidP="00E250A1">
      <w:pPr>
        <w:pStyle w:val="GOSTScript"/>
      </w:pPr>
      <w:r w:rsidRPr="007036CE">
        <w:t>}</w:t>
      </w:r>
    </w:p>
    <w:p w14:paraId="24516B14" w14:textId="77777777" w:rsidR="006702F5" w:rsidRPr="007036CE" w:rsidRDefault="006702F5" w:rsidP="00DE0449">
      <w:pPr>
        <w:pStyle w:val="41"/>
      </w:pPr>
      <w:bookmarkStart w:id="1941" w:name="_Ref158392643"/>
      <w:bookmarkStart w:id="1942" w:name="_Toc222927785"/>
      <w:r w:rsidRPr="007036CE">
        <w:t>«Решение об отмене предельных объемов оплаты денежных обязательств» (ф.0501094) DBD_DecCancelPOFR</w:t>
      </w:r>
      <w:bookmarkEnd w:id="1941"/>
      <w:bookmarkEnd w:id="1942"/>
    </w:p>
    <w:p w14:paraId="62859F14" w14:textId="77777777" w:rsidR="006702F5" w:rsidRPr="007036CE" w:rsidRDefault="006702F5" w:rsidP="00DE0449">
      <w:pPr>
        <w:pStyle w:val="51"/>
      </w:pPr>
      <w:bookmarkStart w:id="1943" w:name="_Toc222927786"/>
      <w:r w:rsidRPr="007036CE">
        <w:t>Перечень параметров тела запроса (Document) по документу «Решение об отмене предельных объемов оплаты денежных обязательств» (ф.0501094) DBD_DecCancelPOFR</w:t>
      </w:r>
      <w:bookmarkEnd w:id="1943"/>
    </w:p>
    <w:p w14:paraId="3B34A0AD" w14:textId="73BD3A49" w:rsidR="006702F5" w:rsidRPr="007036CE" w:rsidRDefault="009B61E2" w:rsidP="006702F5">
      <w:pPr>
        <w:pStyle w:val="GOSTNameTable"/>
      </w:pPr>
      <w:r w:rsidRPr="007036CE">
        <w:rPr>
          <w:noProof/>
        </w:rPr>
        <w:fldChar w:fldCharType="begin"/>
      </w:r>
      <w:r w:rsidRPr="007036CE">
        <w:rPr>
          <w:noProof/>
        </w:rPr>
        <w:instrText xml:space="preserve"> SEQ Таблица \* ARABIC </w:instrText>
      </w:r>
      <w:r w:rsidRPr="007036CE">
        <w:rPr>
          <w:noProof/>
        </w:rPr>
        <w:fldChar w:fldCharType="separate"/>
      </w:r>
      <w:bookmarkStart w:id="1944" w:name="_Toc222927998"/>
      <w:r w:rsidR="00BD74E1">
        <w:rPr>
          <w:noProof/>
        </w:rPr>
        <w:t>25</w:t>
      </w:r>
      <w:r w:rsidRPr="007036CE">
        <w:rPr>
          <w:noProof/>
        </w:rPr>
        <w:fldChar w:fldCharType="end"/>
      </w:r>
      <w:r w:rsidR="006702F5" w:rsidRPr="007036CE">
        <w:t xml:space="preserve"> </w:t>
      </w:r>
      <w:r w:rsidR="004060F4" w:rsidRPr="007036CE">
        <w:t>–</w:t>
      </w:r>
      <w:r w:rsidR="006702F5" w:rsidRPr="007036CE">
        <w:t xml:space="preserve"> Параметры тела (Document) запроса на подбор / сторнирование / переформирование записей учета по документу «Решение об отмене предельных объемов оплаты денежных обязательств» (ф.0501094) DBD_DecCancelPOFR</w:t>
      </w:r>
      <w:bookmarkEnd w:id="1944"/>
    </w:p>
    <w:tbl>
      <w:tblPr>
        <w:tblStyle w:val="GOSTTable"/>
        <w:tblW w:w="5000" w:type="pct"/>
        <w:tblLayout w:type="fixed"/>
        <w:tblLook w:val="07E0" w:firstRow="1" w:lastRow="1" w:firstColumn="1" w:lastColumn="1" w:noHBand="1" w:noVBand="1"/>
      </w:tblPr>
      <w:tblGrid>
        <w:gridCol w:w="3466"/>
        <w:gridCol w:w="2314"/>
        <w:gridCol w:w="1636"/>
        <w:gridCol w:w="946"/>
        <w:gridCol w:w="971"/>
        <w:gridCol w:w="6427"/>
      </w:tblGrid>
      <w:tr w:rsidR="006702F5" w:rsidRPr="007036CE" w14:paraId="453783DF" w14:textId="77777777" w:rsidTr="00A03896">
        <w:trPr>
          <w:cnfStyle w:val="100000000000" w:firstRow="1" w:lastRow="0" w:firstColumn="0" w:lastColumn="0" w:oddVBand="0" w:evenVBand="0" w:oddHBand="0" w:evenHBand="0" w:firstRowFirstColumn="0" w:firstRowLastColumn="0" w:lastRowFirstColumn="0" w:lastRowLastColumn="0"/>
          <w:trHeight w:val="1002"/>
        </w:trPr>
        <w:tc>
          <w:tcPr>
            <w:tcW w:w="1100" w:type="pct"/>
            <w:hideMark/>
          </w:tcPr>
          <w:p w14:paraId="6D04E197" w14:textId="77777777" w:rsidR="006702F5" w:rsidRPr="007036CE" w:rsidRDefault="006702F5" w:rsidP="00A53258">
            <w:pPr>
              <w:pStyle w:val="GOSTTableHead"/>
              <w:rPr>
                <w:szCs w:val="22"/>
              </w:rPr>
            </w:pPr>
            <w:r w:rsidRPr="007036CE">
              <w:rPr>
                <w:szCs w:val="22"/>
              </w:rPr>
              <w:t>Наименование параметра</w:t>
            </w:r>
          </w:p>
        </w:tc>
        <w:tc>
          <w:tcPr>
            <w:tcW w:w="734" w:type="pct"/>
            <w:hideMark/>
          </w:tcPr>
          <w:p w14:paraId="6F4F4867" w14:textId="77777777" w:rsidR="006702F5" w:rsidRPr="007036CE" w:rsidRDefault="006702F5" w:rsidP="00A53258">
            <w:pPr>
              <w:pStyle w:val="GOSTTableHead"/>
              <w:rPr>
                <w:szCs w:val="22"/>
              </w:rPr>
            </w:pPr>
            <w:r w:rsidRPr="007036CE">
              <w:rPr>
                <w:szCs w:val="22"/>
              </w:rPr>
              <w:t>Название тэга</w:t>
            </w:r>
          </w:p>
        </w:tc>
        <w:tc>
          <w:tcPr>
            <w:tcW w:w="519" w:type="pct"/>
            <w:hideMark/>
          </w:tcPr>
          <w:p w14:paraId="4F997CA5" w14:textId="77777777" w:rsidR="006702F5" w:rsidRPr="007036CE" w:rsidRDefault="006702F5" w:rsidP="00A53258">
            <w:pPr>
              <w:pStyle w:val="GOSTTableHead"/>
              <w:rPr>
                <w:szCs w:val="22"/>
              </w:rPr>
            </w:pPr>
            <w:r w:rsidRPr="007036CE">
              <w:rPr>
                <w:szCs w:val="22"/>
              </w:rPr>
              <w:t>Тип данных</w:t>
            </w:r>
          </w:p>
        </w:tc>
        <w:tc>
          <w:tcPr>
            <w:tcW w:w="300" w:type="pct"/>
          </w:tcPr>
          <w:p w14:paraId="4E4FAF11" w14:textId="77777777" w:rsidR="006702F5" w:rsidRPr="007036CE" w:rsidRDefault="006702F5" w:rsidP="00A53258">
            <w:pPr>
              <w:pStyle w:val="GOSTTableHead"/>
              <w:rPr>
                <w:szCs w:val="22"/>
              </w:rPr>
            </w:pPr>
            <w:r w:rsidRPr="007036CE">
              <w:rPr>
                <w:szCs w:val="22"/>
              </w:rPr>
              <w:t>Обязательность</w:t>
            </w:r>
          </w:p>
        </w:tc>
        <w:tc>
          <w:tcPr>
            <w:tcW w:w="308" w:type="pct"/>
            <w:hideMark/>
          </w:tcPr>
          <w:p w14:paraId="61FBF2F2" w14:textId="77777777" w:rsidR="006702F5" w:rsidRPr="007036CE" w:rsidRDefault="006702F5" w:rsidP="00A53258">
            <w:pPr>
              <w:pStyle w:val="GOSTTableHead"/>
              <w:rPr>
                <w:szCs w:val="22"/>
              </w:rPr>
            </w:pPr>
            <w:r w:rsidRPr="007036CE">
              <w:rPr>
                <w:szCs w:val="22"/>
              </w:rPr>
              <w:t>Размерность</w:t>
            </w:r>
          </w:p>
        </w:tc>
        <w:tc>
          <w:tcPr>
            <w:tcW w:w="2039" w:type="pct"/>
          </w:tcPr>
          <w:p w14:paraId="19A40A9A" w14:textId="77777777" w:rsidR="006702F5" w:rsidRPr="007036CE" w:rsidRDefault="006702F5" w:rsidP="00A53258">
            <w:pPr>
              <w:pStyle w:val="GOSTTableHead"/>
              <w:rPr>
                <w:szCs w:val="22"/>
              </w:rPr>
            </w:pPr>
            <w:r w:rsidRPr="007036CE">
              <w:rPr>
                <w:szCs w:val="22"/>
              </w:rPr>
              <w:t>Описание</w:t>
            </w:r>
          </w:p>
        </w:tc>
      </w:tr>
      <w:tr w:rsidR="006D2686" w:rsidRPr="007036CE" w14:paraId="20E13633" w14:textId="77777777" w:rsidTr="00A03896">
        <w:tc>
          <w:tcPr>
            <w:tcW w:w="1100" w:type="pct"/>
          </w:tcPr>
          <w:p w14:paraId="7DCAD840" w14:textId="77777777" w:rsidR="006D2686" w:rsidRPr="007036CE" w:rsidRDefault="006D2686" w:rsidP="006D2686">
            <w:pPr>
              <w:pStyle w:val="GOSTTablenorm"/>
            </w:pPr>
            <w:r w:rsidRPr="007036CE">
              <w:rPr>
                <w:szCs w:val="22"/>
              </w:rPr>
              <w:t>Номер документа</w:t>
            </w:r>
          </w:p>
        </w:tc>
        <w:tc>
          <w:tcPr>
            <w:tcW w:w="734" w:type="pct"/>
          </w:tcPr>
          <w:p w14:paraId="69D71213" w14:textId="77777777" w:rsidR="006D2686" w:rsidRPr="007036CE" w:rsidRDefault="006D2686" w:rsidP="006D2686">
            <w:pPr>
              <w:pStyle w:val="GOSTTablenorm"/>
            </w:pPr>
            <w:r w:rsidRPr="007036CE">
              <w:rPr>
                <w:szCs w:val="22"/>
                <w:lang w:val="en-US"/>
              </w:rPr>
              <w:t>NUM_DOC</w:t>
            </w:r>
          </w:p>
        </w:tc>
        <w:tc>
          <w:tcPr>
            <w:tcW w:w="519" w:type="pct"/>
          </w:tcPr>
          <w:p w14:paraId="7ADD426F" w14:textId="77777777" w:rsidR="006D2686" w:rsidRPr="007036CE" w:rsidRDefault="006D2686" w:rsidP="006D2686">
            <w:pPr>
              <w:pStyle w:val="GOSTTablenorm"/>
            </w:pPr>
            <w:r w:rsidRPr="007036CE">
              <w:rPr>
                <w:szCs w:val="22"/>
              </w:rPr>
              <w:t>Строка</w:t>
            </w:r>
          </w:p>
        </w:tc>
        <w:tc>
          <w:tcPr>
            <w:tcW w:w="300" w:type="pct"/>
          </w:tcPr>
          <w:p w14:paraId="154A8CDF" w14:textId="77777777" w:rsidR="006D2686" w:rsidRPr="007036CE" w:rsidRDefault="006D2686" w:rsidP="006D2686">
            <w:pPr>
              <w:pStyle w:val="GOSTTablenorm"/>
            </w:pPr>
            <w:r w:rsidRPr="007036CE">
              <w:rPr>
                <w:szCs w:val="22"/>
              </w:rPr>
              <w:t>Да</w:t>
            </w:r>
          </w:p>
        </w:tc>
        <w:tc>
          <w:tcPr>
            <w:tcW w:w="308" w:type="pct"/>
          </w:tcPr>
          <w:p w14:paraId="680AF3E4" w14:textId="77777777" w:rsidR="006D2686" w:rsidRPr="007036CE" w:rsidRDefault="006D2686" w:rsidP="006D2686">
            <w:pPr>
              <w:pStyle w:val="GOSTTablenorm"/>
            </w:pPr>
            <w:r w:rsidRPr="007036CE">
              <w:rPr>
                <w:szCs w:val="22"/>
                <w:lang w:val="en-US"/>
              </w:rPr>
              <w:t>&lt;=25</w:t>
            </w:r>
          </w:p>
        </w:tc>
        <w:tc>
          <w:tcPr>
            <w:tcW w:w="2039" w:type="pct"/>
          </w:tcPr>
          <w:p w14:paraId="073B6A77" w14:textId="77777777" w:rsidR="006D2686" w:rsidRPr="007036CE" w:rsidRDefault="006D2686" w:rsidP="006D2686">
            <w:pPr>
              <w:ind w:firstLine="30"/>
              <w:rPr>
                <w:sz w:val="22"/>
                <w:szCs w:val="22"/>
              </w:rPr>
            </w:pPr>
            <w:r w:rsidRPr="007036CE">
              <w:rPr>
                <w:sz w:val="22"/>
                <w:szCs w:val="22"/>
              </w:rPr>
              <w:t>Указывается номер документа.</w:t>
            </w:r>
          </w:p>
          <w:p w14:paraId="0D701BA5" w14:textId="77777777" w:rsidR="006D2686" w:rsidRPr="007036CE" w:rsidRDefault="006D2686" w:rsidP="006D2686">
            <w:pPr>
              <w:pStyle w:val="GOSTTablenorm"/>
            </w:pPr>
            <w:r w:rsidRPr="007036CE">
              <w:rPr>
                <w:szCs w:val="22"/>
              </w:rPr>
              <w:t>Заполняется значением «б/н».</w:t>
            </w:r>
          </w:p>
        </w:tc>
      </w:tr>
      <w:tr w:rsidR="006D2686" w:rsidRPr="007036CE" w14:paraId="1DBBC54E" w14:textId="77777777" w:rsidTr="00A03896">
        <w:tc>
          <w:tcPr>
            <w:tcW w:w="1100" w:type="pct"/>
          </w:tcPr>
          <w:p w14:paraId="7AE91146" w14:textId="77777777" w:rsidR="006D2686" w:rsidRPr="007036CE" w:rsidRDefault="006D2686" w:rsidP="006D2686">
            <w:pPr>
              <w:pStyle w:val="GOSTTablenorm"/>
              <w:rPr>
                <w:szCs w:val="22"/>
              </w:rPr>
            </w:pPr>
            <w:r w:rsidRPr="007036CE">
              <w:rPr>
                <w:szCs w:val="22"/>
              </w:rPr>
              <w:t>Дата документа</w:t>
            </w:r>
          </w:p>
        </w:tc>
        <w:tc>
          <w:tcPr>
            <w:tcW w:w="734" w:type="pct"/>
          </w:tcPr>
          <w:p w14:paraId="5A48A6F6" w14:textId="77777777" w:rsidR="006D2686" w:rsidRPr="007036CE" w:rsidRDefault="006D2686" w:rsidP="006D2686">
            <w:pPr>
              <w:pStyle w:val="GOSTTablenorm"/>
              <w:rPr>
                <w:szCs w:val="22"/>
                <w:lang w:val="en-US"/>
              </w:rPr>
            </w:pPr>
            <w:r w:rsidRPr="007036CE">
              <w:rPr>
                <w:szCs w:val="22"/>
                <w:lang w:val="en-US"/>
              </w:rPr>
              <w:t>DATE_DOC</w:t>
            </w:r>
          </w:p>
        </w:tc>
        <w:tc>
          <w:tcPr>
            <w:tcW w:w="519" w:type="pct"/>
          </w:tcPr>
          <w:p w14:paraId="303A0103" w14:textId="77777777" w:rsidR="006D2686" w:rsidRPr="007036CE" w:rsidRDefault="006D2686" w:rsidP="006D2686">
            <w:pPr>
              <w:pStyle w:val="GOSTTablenorm"/>
            </w:pPr>
            <w:r w:rsidRPr="007036CE">
              <w:rPr>
                <w:szCs w:val="22"/>
              </w:rPr>
              <w:t>Дата</w:t>
            </w:r>
          </w:p>
        </w:tc>
        <w:tc>
          <w:tcPr>
            <w:tcW w:w="300" w:type="pct"/>
          </w:tcPr>
          <w:p w14:paraId="3C459B2B" w14:textId="77777777" w:rsidR="006D2686" w:rsidRPr="007036CE" w:rsidRDefault="006D2686" w:rsidP="006D2686">
            <w:pPr>
              <w:pStyle w:val="GOSTTablenorm"/>
            </w:pPr>
            <w:r w:rsidRPr="007036CE">
              <w:rPr>
                <w:szCs w:val="22"/>
              </w:rPr>
              <w:t>Да</w:t>
            </w:r>
          </w:p>
        </w:tc>
        <w:tc>
          <w:tcPr>
            <w:tcW w:w="308" w:type="pct"/>
          </w:tcPr>
          <w:p w14:paraId="555E9A9C" w14:textId="77777777" w:rsidR="006D2686" w:rsidRPr="007036CE" w:rsidRDefault="006D2686" w:rsidP="006D2686">
            <w:pPr>
              <w:pStyle w:val="GOSTTablenorm"/>
            </w:pPr>
            <w:r w:rsidRPr="007036CE">
              <w:rPr>
                <w:szCs w:val="22"/>
              </w:rPr>
              <w:t>-</w:t>
            </w:r>
          </w:p>
        </w:tc>
        <w:tc>
          <w:tcPr>
            <w:tcW w:w="2039" w:type="pct"/>
          </w:tcPr>
          <w:p w14:paraId="295E3248" w14:textId="77777777" w:rsidR="006D2686" w:rsidRPr="007036CE" w:rsidRDefault="006D2686" w:rsidP="006D2686">
            <w:pPr>
              <w:pStyle w:val="GOSTTablenorm"/>
            </w:pPr>
            <w:r w:rsidRPr="007036CE">
              <w:rPr>
                <w:szCs w:val="22"/>
              </w:rPr>
              <w:t>Указывается дата документа в формате YYYY-MM-DD.</w:t>
            </w:r>
          </w:p>
        </w:tc>
      </w:tr>
      <w:tr w:rsidR="006D2686" w:rsidRPr="007036CE" w14:paraId="0B855940" w14:textId="77777777" w:rsidTr="00A03896">
        <w:tc>
          <w:tcPr>
            <w:tcW w:w="1100" w:type="pct"/>
          </w:tcPr>
          <w:p w14:paraId="478D104F" w14:textId="77777777" w:rsidR="006D2686" w:rsidRPr="007036CE" w:rsidRDefault="006D2686" w:rsidP="006D2686">
            <w:pPr>
              <w:pStyle w:val="GOSTTablenorm"/>
              <w:rPr>
                <w:szCs w:val="22"/>
              </w:rPr>
            </w:pPr>
            <w:r w:rsidRPr="007036CE">
              <w:t>Вид документа</w:t>
            </w:r>
          </w:p>
        </w:tc>
        <w:tc>
          <w:tcPr>
            <w:tcW w:w="734" w:type="pct"/>
          </w:tcPr>
          <w:p w14:paraId="09B791C6" w14:textId="77777777" w:rsidR="006D2686" w:rsidRPr="007036CE" w:rsidRDefault="006D2686" w:rsidP="006D2686">
            <w:pPr>
              <w:pStyle w:val="GOSTTablenorm"/>
              <w:rPr>
                <w:szCs w:val="22"/>
                <w:lang w:val="en-US"/>
              </w:rPr>
            </w:pPr>
            <w:r w:rsidRPr="007036CE">
              <w:rPr>
                <w:szCs w:val="22"/>
                <w:lang w:val="en-US"/>
              </w:rPr>
              <w:t>DOC_TYPE</w:t>
            </w:r>
          </w:p>
        </w:tc>
        <w:tc>
          <w:tcPr>
            <w:tcW w:w="519" w:type="pct"/>
          </w:tcPr>
          <w:p w14:paraId="6260220F" w14:textId="77777777" w:rsidR="006D2686" w:rsidRPr="007036CE" w:rsidRDefault="006D2686" w:rsidP="006D2686">
            <w:pPr>
              <w:pStyle w:val="GOSTTablenorm"/>
            </w:pPr>
            <w:r w:rsidRPr="007036CE">
              <w:t>Строка</w:t>
            </w:r>
          </w:p>
        </w:tc>
        <w:tc>
          <w:tcPr>
            <w:tcW w:w="300" w:type="pct"/>
          </w:tcPr>
          <w:p w14:paraId="1D077E15" w14:textId="77777777" w:rsidR="006D2686" w:rsidRPr="007036CE" w:rsidRDefault="006D2686" w:rsidP="006D2686">
            <w:pPr>
              <w:pStyle w:val="GOSTTablenorm"/>
            </w:pPr>
            <w:r w:rsidRPr="007036CE">
              <w:t>Да</w:t>
            </w:r>
          </w:p>
        </w:tc>
        <w:tc>
          <w:tcPr>
            <w:tcW w:w="308" w:type="pct"/>
          </w:tcPr>
          <w:p w14:paraId="437C9CEF" w14:textId="77777777" w:rsidR="006D2686" w:rsidRPr="007036CE" w:rsidRDefault="006D2686" w:rsidP="006D2686">
            <w:pPr>
              <w:pStyle w:val="GOSTTablenorm"/>
            </w:pPr>
            <w:r w:rsidRPr="007036CE">
              <w:t>=3</w:t>
            </w:r>
          </w:p>
        </w:tc>
        <w:tc>
          <w:tcPr>
            <w:tcW w:w="2039" w:type="pct"/>
          </w:tcPr>
          <w:p w14:paraId="1E9D443C" w14:textId="77777777" w:rsidR="006D2686" w:rsidRPr="007036CE" w:rsidRDefault="006D2686" w:rsidP="006D2686">
            <w:pPr>
              <w:pStyle w:val="GOSTTablenorm"/>
            </w:pPr>
            <w:r w:rsidRPr="007036CE">
              <w:t>Указывается код вида документа.</w:t>
            </w:r>
          </w:p>
          <w:p w14:paraId="124F693F" w14:textId="77777777" w:rsidR="006D2686" w:rsidRPr="007036CE" w:rsidRDefault="006D2686" w:rsidP="006D2686">
            <w:pPr>
              <w:pStyle w:val="GOSTTablenorm"/>
            </w:pPr>
            <w:r w:rsidRPr="007036CE">
              <w:t>Заполняется значением «</w:t>
            </w:r>
            <w:r w:rsidRPr="007036CE">
              <w:rPr>
                <w:rFonts w:eastAsia="Times"/>
              </w:rPr>
              <w:t>БОФ</w:t>
            </w:r>
            <w:r w:rsidRPr="007036CE">
              <w:t>»</w:t>
            </w:r>
          </w:p>
        </w:tc>
      </w:tr>
      <w:tr w:rsidR="006D2686" w:rsidRPr="007036CE" w14:paraId="1BAF5E49" w14:textId="77777777" w:rsidTr="00A03896">
        <w:tc>
          <w:tcPr>
            <w:tcW w:w="1100" w:type="pct"/>
          </w:tcPr>
          <w:p w14:paraId="15BDAB0B" w14:textId="77777777" w:rsidR="006D2686" w:rsidRPr="007036CE" w:rsidRDefault="006D2686" w:rsidP="006D2686">
            <w:pPr>
              <w:pStyle w:val="GOSTTablenorm"/>
            </w:pPr>
            <w:r w:rsidRPr="007036CE">
              <w:rPr>
                <w:szCs w:val="22"/>
              </w:rPr>
              <w:t>Уровень конфиденциальности</w:t>
            </w:r>
          </w:p>
        </w:tc>
        <w:tc>
          <w:tcPr>
            <w:tcW w:w="734" w:type="pct"/>
          </w:tcPr>
          <w:p w14:paraId="285780B7" w14:textId="77777777" w:rsidR="006D2686" w:rsidRPr="007036CE" w:rsidRDefault="006D2686" w:rsidP="006D2686">
            <w:pPr>
              <w:pStyle w:val="GOSTTablenorm"/>
              <w:rPr>
                <w:szCs w:val="22"/>
                <w:lang w:val="en-US"/>
              </w:rPr>
            </w:pPr>
            <w:r w:rsidRPr="007036CE">
              <w:rPr>
                <w:szCs w:val="22"/>
                <w:lang w:val="en-US"/>
              </w:rPr>
              <w:t>ACCESSLEVEL</w:t>
            </w:r>
          </w:p>
        </w:tc>
        <w:tc>
          <w:tcPr>
            <w:tcW w:w="519" w:type="pct"/>
          </w:tcPr>
          <w:p w14:paraId="3FF1BD67" w14:textId="77777777" w:rsidR="006D2686" w:rsidRPr="007036CE" w:rsidRDefault="006D2686" w:rsidP="006D2686">
            <w:pPr>
              <w:pStyle w:val="GOSTTablenorm"/>
            </w:pPr>
            <w:r w:rsidRPr="007036CE">
              <w:rPr>
                <w:szCs w:val="22"/>
              </w:rPr>
              <w:t>Число</w:t>
            </w:r>
          </w:p>
        </w:tc>
        <w:tc>
          <w:tcPr>
            <w:tcW w:w="300" w:type="pct"/>
          </w:tcPr>
          <w:p w14:paraId="37FBF8DA" w14:textId="77777777" w:rsidR="006D2686" w:rsidRPr="007036CE" w:rsidRDefault="006D2686" w:rsidP="006D2686">
            <w:pPr>
              <w:pStyle w:val="GOSTTablenorm"/>
            </w:pPr>
            <w:r w:rsidRPr="007036CE">
              <w:rPr>
                <w:szCs w:val="22"/>
              </w:rPr>
              <w:t>Да</w:t>
            </w:r>
          </w:p>
        </w:tc>
        <w:tc>
          <w:tcPr>
            <w:tcW w:w="308" w:type="pct"/>
          </w:tcPr>
          <w:p w14:paraId="58869444" w14:textId="77777777" w:rsidR="006D2686" w:rsidRPr="007036CE" w:rsidRDefault="006D2686" w:rsidP="006D2686">
            <w:pPr>
              <w:pStyle w:val="GOSTTablenorm"/>
            </w:pPr>
            <w:r w:rsidRPr="007036CE">
              <w:t>=1</w:t>
            </w:r>
          </w:p>
        </w:tc>
        <w:tc>
          <w:tcPr>
            <w:tcW w:w="2039" w:type="pct"/>
          </w:tcPr>
          <w:p w14:paraId="3DF2E313" w14:textId="77777777" w:rsidR="006D2686" w:rsidRPr="007036CE" w:rsidRDefault="006D2686" w:rsidP="006D2686">
            <w:pPr>
              <w:pStyle w:val="GOSTTablenorm"/>
            </w:pPr>
            <w:r w:rsidRPr="007036CE">
              <w:t>Указывается уровень конфиденциальности документа.</w:t>
            </w:r>
          </w:p>
          <w:p w14:paraId="29FE18BC" w14:textId="77777777" w:rsidR="006D2686" w:rsidRPr="007036CE" w:rsidRDefault="006D2686" w:rsidP="006D2686">
            <w:pPr>
              <w:pStyle w:val="GOSTTablenorm"/>
            </w:pPr>
            <w:r w:rsidRPr="007036CE">
              <w:t>Возможные значения:</w:t>
            </w:r>
          </w:p>
          <w:p w14:paraId="1407AD0E" w14:textId="77777777" w:rsidR="006D2686" w:rsidRPr="007036CE" w:rsidRDefault="006D2686" w:rsidP="006D2686">
            <w:pPr>
              <w:pStyle w:val="GOSTTableListMark1"/>
              <w:numPr>
                <w:ilvl w:val="0"/>
                <w:numId w:val="2"/>
              </w:numPr>
              <w:ind w:left="368"/>
            </w:pPr>
            <w:r w:rsidRPr="007036CE">
              <w:t xml:space="preserve">«0» </w:t>
            </w:r>
            <w:r w:rsidR="004060F4" w:rsidRPr="007036CE">
              <w:t>–</w:t>
            </w:r>
            <w:r w:rsidRPr="007036CE">
              <w:t xml:space="preserve"> Несекретно;</w:t>
            </w:r>
          </w:p>
          <w:p w14:paraId="0586B3E0" w14:textId="77777777" w:rsidR="006D2686" w:rsidRPr="007036CE" w:rsidRDefault="006D2686" w:rsidP="006D2686">
            <w:pPr>
              <w:pStyle w:val="GOSTTableListMark1"/>
              <w:numPr>
                <w:ilvl w:val="0"/>
                <w:numId w:val="2"/>
              </w:numPr>
              <w:ind w:left="368"/>
            </w:pPr>
            <w:r w:rsidRPr="007036CE">
              <w:t xml:space="preserve">«1» </w:t>
            </w:r>
            <w:r w:rsidR="004060F4" w:rsidRPr="007036CE">
              <w:t>–</w:t>
            </w:r>
            <w:r w:rsidRPr="007036CE">
              <w:t xml:space="preserve"> Для служебного пользования. </w:t>
            </w:r>
          </w:p>
        </w:tc>
      </w:tr>
      <w:tr w:rsidR="006D2686" w:rsidRPr="007036CE" w14:paraId="2FC9D760" w14:textId="77777777" w:rsidTr="00A03896">
        <w:tc>
          <w:tcPr>
            <w:tcW w:w="1100" w:type="pct"/>
          </w:tcPr>
          <w:p w14:paraId="31C0DC0E" w14:textId="77777777" w:rsidR="006D2686" w:rsidRPr="007036CE" w:rsidRDefault="006D2686" w:rsidP="006D2686">
            <w:pPr>
              <w:pStyle w:val="GOSTTablenorm"/>
              <w:rPr>
                <w:szCs w:val="22"/>
              </w:rPr>
            </w:pPr>
            <w:r w:rsidRPr="007036CE">
              <w:rPr>
                <w:szCs w:val="22"/>
              </w:rPr>
              <w:t>Строки документа по разделу «Отмена ПОФР»</w:t>
            </w:r>
          </w:p>
        </w:tc>
        <w:tc>
          <w:tcPr>
            <w:tcW w:w="734" w:type="pct"/>
          </w:tcPr>
          <w:p w14:paraId="4EC6CE24" w14:textId="77777777" w:rsidR="006D2686" w:rsidRPr="007036CE" w:rsidRDefault="006D2686" w:rsidP="006D2686">
            <w:pPr>
              <w:pStyle w:val="GOSTTablenorm"/>
              <w:rPr>
                <w:szCs w:val="22"/>
                <w:lang w:val="en-US"/>
              </w:rPr>
            </w:pPr>
            <w:r w:rsidRPr="007036CE">
              <w:rPr>
                <w:szCs w:val="24"/>
                <w:lang w:val="en-US"/>
              </w:rPr>
              <w:t>SECTION_1</w:t>
            </w:r>
          </w:p>
        </w:tc>
        <w:tc>
          <w:tcPr>
            <w:tcW w:w="519" w:type="pct"/>
          </w:tcPr>
          <w:p w14:paraId="3BDF18BD" w14:textId="77777777" w:rsidR="006D2686" w:rsidRPr="007036CE" w:rsidRDefault="006D2686" w:rsidP="006D2686">
            <w:pPr>
              <w:pStyle w:val="GOSTTablenorm"/>
              <w:rPr>
                <w:szCs w:val="22"/>
              </w:rPr>
            </w:pPr>
            <w:r w:rsidRPr="007036CE">
              <w:rPr>
                <w:szCs w:val="22"/>
              </w:rPr>
              <w:t>Массив</w:t>
            </w:r>
          </w:p>
        </w:tc>
        <w:tc>
          <w:tcPr>
            <w:tcW w:w="300" w:type="pct"/>
          </w:tcPr>
          <w:p w14:paraId="78C4E672" w14:textId="77777777" w:rsidR="006D2686" w:rsidRPr="007036CE" w:rsidRDefault="006D2686" w:rsidP="006D2686">
            <w:pPr>
              <w:pStyle w:val="GOSTTablenorm"/>
              <w:rPr>
                <w:szCs w:val="22"/>
              </w:rPr>
            </w:pPr>
            <w:r w:rsidRPr="007036CE">
              <w:rPr>
                <w:szCs w:val="22"/>
              </w:rPr>
              <w:t>Нет</w:t>
            </w:r>
          </w:p>
        </w:tc>
        <w:tc>
          <w:tcPr>
            <w:tcW w:w="308" w:type="pct"/>
          </w:tcPr>
          <w:p w14:paraId="34C990CF" w14:textId="77777777" w:rsidR="006D2686" w:rsidRPr="007036CE" w:rsidRDefault="006D2686" w:rsidP="006D2686">
            <w:pPr>
              <w:pStyle w:val="GOSTTablenorm"/>
            </w:pPr>
            <w:r w:rsidRPr="007036CE">
              <w:rPr>
                <w:szCs w:val="22"/>
              </w:rPr>
              <w:t>-</w:t>
            </w:r>
          </w:p>
        </w:tc>
        <w:tc>
          <w:tcPr>
            <w:tcW w:w="2039" w:type="pct"/>
          </w:tcPr>
          <w:p w14:paraId="33C53688" w14:textId="77777777" w:rsidR="006D2686" w:rsidRPr="007036CE" w:rsidRDefault="006D2686" w:rsidP="006D2686">
            <w:pPr>
              <w:pStyle w:val="GOSTTablenorm"/>
            </w:pPr>
            <w:r w:rsidRPr="007036CE">
              <w:rPr>
                <w:szCs w:val="22"/>
              </w:rPr>
              <w:t>-</w:t>
            </w:r>
          </w:p>
        </w:tc>
      </w:tr>
      <w:tr w:rsidR="006D2686" w:rsidRPr="007036CE" w14:paraId="74CDDDC5" w14:textId="77777777" w:rsidTr="00A03896">
        <w:tc>
          <w:tcPr>
            <w:tcW w:w="1100" w:type="pct"/>
          </w:tcPr>
          <w:p w14:paraId="6D583ACA" w14:textId="77777777" w:rsidR="006D2686" w:rsidRPr="007036CE" w:rsidRDefault="006D2686" w:rsidP="006D2686">
            <w:pPr>
              <w:pStyle w:val="GOSTTablenorm"/>
              <w:rPr>
                <w:szCs w:val="22"/>
              </w:rPr>
            </w:pPr>
            <w:r w:rsidRPr="007036CE">
              <w:rPr>
                <w:szCs w:val="22"/>
              </w:rPr>
              <w:lastRenderedPageBreak/>
              <w:t>Идентификатор строки</w:t>
            </w:r>
          </w:p>
        </w:tc>
        <w:tc>
          <w:tcPr>
            <w:tcW w:w="734" w:type="pct"/>
          </w:tcPr>
          <w:p w14:paraId="6CD44B12" w14:textId="77777777" w:rsidR="006D2686" w:rsidRPr="007036CE" w:rsidRDefault="006D2686" w:rsidP="006D2686">
            <w:pPr>
              <w:pStyle w:val="GOSTTablenorm"/>
              <w:rPr>
                <w:szCs w:val="24"/>
                <w:lang w:val="en-US"/>
              </w:rPr>
            </w:pPr>
            <w:r w:rsidRPr="007036CE">
              <w:rPr>
                <w:szCs w:val="24"/>
                <w:lang w:val="en-US"/>
              </w:rPr>
              <w:t>ID</w:t>
            </w:r>
          </w:p>
        </w:tc>
        <w:tc>
          <w:tcPr>
            <w:tcW w:w="519" w:type="pct"/>
          </w:tcPr>
          <w:p w14:paraId="2750DCC3" w14:textId="77777777" w:rsidR="006D2686" w:rsidRPr="007036CE" w:rsidRDefault="006D2686" w:rsidP="006D2686">
            <w:pPr>
              <w:pStyle w:val="GOSTTablenorm"/>
              <w:rPr>
                <w:szCs w:val="22"/>
              </w:rPr>
            </w:pPr>
            <w:r w:rsidRPr="007036CE">
              <w:rPr>
                <w:szCs w:val="22"/>
              </w:rPr>
              <w:t>Число</w:t>
            </w:r>
          </w:p>
        </w:tc>
        <w:tc>
          <w:tcPr>
            <w:tcW w:w="300" w:type="pct"/>
          </w:tcPr>
          <w:p w14:paraId="6431FBFB" w14:textId="77777777" w:rsidR="006D2686" w:rsidRPr="007036CE" w:rsidRDefault="006D2686" w:rsidP="006D2686">
            <w:pPr>
              <w:pStyle w:val="GOSTTablenorm"/>
              <w:rPr>
                <w:szCs w:val="22"/>
              </w:rPr>
            </w:pPr>
            <w:r w:rsidRPr="007036CE">
              <w:rPr>
                <w:szCs w:val="22"/>
              </w:rPr>
              <w:t>Да</w:t>
            </w:r>
          </w:p>
        </w:tc>
        <w:tc>
          <w:tcPr>
            <w:tcW w:w="308" w:type="pct"/>
          </w:tcPr>
          <w:p w14:paraId="6C9CAF89" w14:textId="77777777" w:rsidR="006D2686" w:rsidRPr="007036CE" w:rsidRDefault="006D2686" w:rsidP="006D2686">
            <w:pPr>
              <w:pStyle w:val="GOSTTablenorm"/>
            </w:pPr>
            <w:r w:rsidRPr="007036CE">
              <w:rPr>
                <w:szCs w:val="22"/>
              </w:rPr>
              <w:t>&lt;=20</w:t>
            </w:r>
          </w:p>
        </w:tc>
        <w:tc>
          <w:tcPr>
            <w:tcW w:w="2039" w:type="pct"/>
          </w:tcPr>
          <w:p w14:paraId="5207156D" w14:textId="77777777" w:rsidR="006D2686" w:rsidRPr="007036CE" w:rsidRDefault="006D2686" w:rsidP="006D2686">
            <w:pPr>
              <w:pStyle w:val="GOSTTablenorm"/>
            </w:pPr>
            <w:r w:rsidRPr="007036CE">
              <w:rPr>
                <w:szCs w:val="22"/>
              </w:rPr>
              <w:t>Указывается технический идентификатор строки</w:t>
            </w:r>
          </w:p>
        </w:tc>
      </w:tr>
      <w:tr w:rsidR="006D2686" w:rsidRPr="007036CE" w14:paraId="02E12307" w14:textId="77777777" w:rsidTr="00A03896">
        <w:tc>
          <w:tcPr>
            <w:tcW w:w="1100" w:type="pct"/>
          </w:tcPr>
          <w:p w14:paraId="18C1D358" w14:textId="77777777" w:rsidR="006D2686" w:rsidRPr="007036CE" w:rsidRDefault="006D2686" w:rsidP="006D2686">
            <w:pPr>
              <w:pStyle w:val="GOSTTablenorm"/>
              <w:rPr>
                <w:szCs w:val="22"/>
              </w:rPr>
            </w:pPr>
            <w:r w:rsidRPr="007036CE">
              <w:t>Наименование операции</w:t>
            </w:r>
          </w:p>
        </w:tc>
        <w:tc>
          <w:tcPr>
            <w:tcW w:w="734" w:type="pct"/>
          </w:tcPr>
          <w:p w14:paraId="5ED58559" w14:textId="77777777" w:rsidR="006D2686" w:rsidRPr="007036CE" w:rsidRDefault="006D2686" w:rsidP="006D2686">
            <w:pPr>
              <w:pStyle w:val="GOSTTablenorm"/>
              <w:rPr>
                <w:szCs w:val="24"/>
                <w:lang w:val="en-US"/>
              </w:rPr>
            </w:pPr>
            <w:r w:rsidRPr="007036CE">
              <w:t>NAME_O</w:t>
            </w:r>
          </w:p>
        </w:tc>
        <w:tc>
          <w:tcPr>
            <w:tcW w:w="519" w:type="pct"/>
          </w:tcPr>
          <w:p w14:paraId="406991E1" w14:textId="77777777" w:rsidR="006D2686" w:rsidRPr="007036CE" w:rsidRDefault="006D2686" w:rsidP="006D2686">
            <w:pPr>
              <w:pStyle w:val="GOSTTablenorm"/>
              <w:rPr>
                <w:szCs w:val="22"/>
              </w:rPr>
            </w:pPr>
            <w:r w:rsidRPr="007036CE">
              <w:t>Строка</w:t>
            </w:r>
          </w:p>
        </w:tc>
        <w:tc>
          <w:tcPr>
            <w:tcW w:w="300" w:type="pct"/>
          </w:tcPr>
          <w:p w14:paraId="2D0E49D1" w14:textId="77777777" w:rsidR="006D2686" w:rsidRPr="007036CE" w:rsidRDefault="006D2686" w:rsidP="006D2686">
            <w:pPr>
              <w:pStyle w:val="GOSTTablenorm"/>
              <w:rPr>
                <w:szCs w:val="22"/>
              </w:rPr>
            </w:pPr>
            <w:r w:rsidRPr="007036CE">
              <w:t>Да</w:t>
            </w:r>
          </w:p>
        </w:tc>
        <w:tc>
          <w:tcPr>
            <w:tcW w:w="308" w:type="pct"/>
          </w:tcPr>
          <w:p w14:paraId="1832B20B" w14:textId="77777777" w:rsidR="006D2686" w:rsidRPr="007036CE" w:rsidRDefault="006D2686" w:rsidP="006D2686">
            <w:pPr>
              <w:pStyle w:val="GOSTTablenorm"/>
            </w:pPr>
            <w:r w:rsidRPr="007036CE">
              <w:t>&lt;=2000</w:t>
            </w:r>
          </w:p>
        </w:tc>
        <w:tc>
          <w:tcPr>
            <w:tcW w:w="2039" w:type="pct"/>
          </w:tcPr>
          <w:p w14:paraId="6BE4FEAD" w14:textId="77777777" w:rsidR="006D2686" w:rsidRPr="007036CE" w:rsidRDefault="006D2686" w:rsidP="006D2686">
            <w:pPr>
              <w:pStyle w:val="GOSTTablenorm"/>
            </w:pPr>
            <w:r w:rsidRPr="007036CE">
              <w:t>Указывается основание для проведения операции (произвольный текст)</w:t>
            </w:r>
            <w:r w:rsidR="004060F4" w:rsidRPr="007036CE">
              <w:t>.</w:t>
            </w:r>
          </w:p>
          <w:p w14:paraId="4B0B12E8" w14:textId="77777777" w:rsidR="006D2686" w:rsidRPr="007036CE" w:rsidRDefault="006D2686" w:rsidP="006D2686">
            <w:pPr>
              <w:pStyle w:val="GOSTTablenorm"/>
            </w:pPr>
            <w:r w:rsidRPr="007036CE">
              <w:t>Заполняется значением «Аннулирование ПОФР на основании решения Министра финансов РФ»</w:t>
            </w:r>
          </w:p>
        </w:tc>
      </w:tr>
      <w:tr w:rsidR="006D2686" w:rsidRPr="007036CE" w14:paraId="778F343D" w14:textId="77777777" w:rsidTr="00A03896">
        <w:tc>
          <w:tcPr>
            <w:tcW w:w="1100" w:type="pct"/>
          </w:tcPr>
          <w:p w14:paraId="120987BB" w14:textId="77777777" w:rsidR="006D2686" w:rsidRPr="007036CE" w:rsidRDefault="006D2686" w:rsidP="006D2686">
            <w:pPr>
              <w:pStyle w:val="GOSTTablenorm"/>
            </w:pPr>
            <w:r w:rsidRPr="007036CE">
              <w:rPr>
                <w:szCs w:val="22"/>
              </w:rPr>
              <w:t>Дата ввода в действие</w:t>
            </w:r>
          </w:p>
        </w:tc>
        <w:tc>
          <w:tcPr>
            <w:tcW w:w="734" w:type="pct"/>
          </w:tcPr>
          <w:p w14:paraId="12A8CFA7" w14:textId="77777777" w:rsidR="006D2686" w:rsidRPr="007036CE" w:rsidRDefault="006D2686" w:rsidP="006D2686">
            <w:pPr>
              <w:pStyle w:val="GOSTTablenorm"/>
            </w:pPr>
            <w:r w:rsidRPr="007036CE">
              <w:rPr>
                <w:szCs w:val="24"/>
              </w:rPr>
              <w:t>EVENT_DATE</w:t>
            </w:r>
          </w:p>
        </w:tc>
        <w:tc>
          <w:tcPr>
            <w:tcW w:w="519" w:type="pct"/>
          </w:tcPr>
          <w:p w14:paraId="7133056B" w14:textId="77777777" w:rsidR="006D2686" w:rsidRPr="007036CE" w:rsidRDefault="006D2686" w:rsidP="006D2686">
            <w:pPr>
              <w:pStyle w:val="GOSTTablenorm"/>
              <w:rPr>
                <w:szCs w:val="22"/>
              </w:rPr>
            </w:pPr>
            <w:r w:rsidRPr="007036CE">
              <w:rPr>
                <w:szCs w:val="22"/>
              </w:rPr>
              <w:t>Дата</w:t>
            </w:r>
          </w:p>
        </w:tc>
        <w:tc>
          <w:tcPr>
            <w:tcW w:w="300" w:type="pct"/>
          </w:tcPr>
          <w:p w14:paraId="4D63CC36" w14:textId="77777777" w:rsidR="006D2686" w:rsidRPr="007036CE" w:rsidRDefault="006D2686" w:rsidP="006D2686">
            <w:pPr>
              <w:pStyle w:val="GOSTTablenorm"/>
              <w:rPr>
                <w:szCs w:val="22"/>
              </w:rPr>
            </w:pPr>
            <w:r w:rsidRPr="007036CE">
              <w:rPr>
                <w:szCs w:val="22"/>
              </w:rPr>
              <w:t>Да</w:t>
            </w:r>
          </w:p>
        </w:tc>
        <w:tc>
          <w:tcPr>
            <w:tcW w:w="308" w:type="pct"/>
          </w:tcPr>
          <w:p w14:paraId="089E14A7" w14:textId="77777777" w:rsidR="006D2686" w:rsidRPr="007036CE" w:rsidRDefault="006D2686" w:rsidP="006D2686">
            <w:pPr>
              <w:pStyle w:val="GOSTTablenorm"/>
            </w:pPr>
            <w:r w:rsidRPr="007036CE">
              <w:rPr>
                <w:szCs w:val="22"/>
              </w:rPr>
              <w:t>-</w:t>
            </w:r>
          </w:p>
        </w:tc>
        <w:tc>
          <w:tcPr>
            <w:tcW w:w="2039" w:type="pct"/>
          </w:tcPr>
          <w:p w14:paraId="338B06C3" w14:textId="4B21BEE8" w:rsidR="006D2686" w:rsidRPr="007036CE" w:rsidRDefault="006D2686" w:rsidP="00136E99">
            <w:pPr>
              <w:pStyle w:val="GOSTTablenorm"/>
            </w:pPr>
            <w:r w:rsidRPr="007036CE">
              <w:rPr>
                <w:szCs w:val="22"/>
              </w:rPr>
              <w:t xml:space="preserve">Указывается дата </w:t>
            </w:r>
            <w:del w:id="1945" w:author="EXP-320404" w:date="2025-09-15T18:48:00Z">
              <w:r w:rsidRPr="007036CE" w:rsidDel="00136E99">
                <w:rPr>
                  <w:szCs w:val="22"/>
                </w:rPr>
                <w:delText xml:space="preserve">документа </w:delText>
              </w:r>
            </w:del>
            <w:ins w:id="1946" w:author="EXP-320404" w:date="2025-09-15T18:48:00Z">
              <w:r w:rsidR="00136E99" w:rsidRPr="007036CE">
                <w:rPr>
                  <w:szCs w:val="22"/>
                </w:rPr>
                <w:t xml:space="preserve">ввода в действие </w:t>
              </w:r>
            </w:ins>
            <w:r w:rsidRPr="007036CE">
              <w:rPr>
                <w:szCs w:val="22"/>
              </w:rPr>
              <w:t>в формате YYYY-MM-DD.</w:t>
            </w:r>
          </w:p>
        </w:tc>
      </w:tr>
      <w:tr w:rsidR="006D2686" w:rsidRPr="007036CE" w14:paraId="3FF91F49" w14:textId="77777777" w:rsidTr="00A03896">
        <w:tc>
          <w:tcPr>
            <w:tcW w:w="1100" w:type="pct"/>
          </w:tcPr>
          <w:p w14:paraId="4BD3FA5A" w14:textId="77777777" w:rsidR="006D2686" w:rsidRPr="007036CE" w:rsidRDefault="006D2686" w:rsidP="006D2686">
            <w:pPr>
              <w:pStyle w:val="GOSTTablenorm"/>
              <w:rPr>
                <w:szCs w:val="22"/>
              </w:rPr>
            </w:pPr>
            <w:r w:rsidRPr="007036CE">
              <w:rPr>
                <w:szCs w:val="22"/>
              </w:rPr>
              <w:t>Код бюджета</w:t>
            </w:r>
          </w:p>
        </w:tc>
        <w:tc>
          <w:tcPr>
            <w:tcW w:w="734" w:type="pct"/>
          </w:tcPr>
          <w:p w14:paraId="1E3821A5" w14:textId="77777777" w:rsidR="006D2686" w:rsidRPr="007036CE" w:rsidRDefault="006D2686" w:rsidP="006D2686">
            <w:pPr>
              <w:pStyle w:val="GOSTTablenorm"/>
              <w:rPr>
                <w:szCs w:val="24"/>
              </w:rPr>
            </w:pPr>
            <w:r w:rsidRPr="007036CE">
              <w:rPr>
                <w:szCs w:val="24"/>
              </w:rPr>
              <w:t>BUDGET_CODE</w:t>
            </w:r>
          </w:p>
        </w:tc>
        <w:tc>
          <w:tcPr>
            <w:tcW w:w="519" w:type="pct"/>
          </w:tcPr>
          <w:p w14:paraId="6A6F6D56" w14:textId="77777777" w:rsidR="006D2686" w:rsidRPr="007036CE" w:rsidRDefault="006D2686" w:rsidP="006D2686">
            <w:pPr>
              <w:pStyle w:val="GOSTTablenorm"/>
              <w:rPr>
                <w:szCs w:val="22"/>
              </w:rPr>
            </w:pPr>
            <w:r w:rsidRPr="007036CE">
              <w:rPr>
                <w:szCs w:val="22"/>
              </w:rPr>
              <w:t>Строка</w:t>
            </w:r>
          </w:p>
        </w:tc>
        <w:tc>
          <w:tcPr>
            <w:tcW w:w="300" w:type="pct"/>
          </w:tcPr>
          <w:p w14:paraId="4FC27780" w14:textId="77777777" w:rsidR="006D2686" w:rsidRPr="007036CE" w:rsidRDefault="006D2686" w:rsidP="006D2686">
            <w:pPr>
              <w:pStyle w:val="GOSTTablenorm"/>
              <w:rPr>
                <w:szCs w:val="22"/>
              </w:rPr>
            </w:pPr>
            <w:r w:rsidRPr="007036CE">
              <w:rPr>
                <w:szCs w:val="22"/>
              </w:rPr>
              <w:t>Да</w:t>
            </w:r>
          </w:p>
        </w:tc>
        <w:tc>
          <w:tcPr>
            <w:tcW w:w="308" w:type="pct"/>
          </w:tcPr>
          <w:p w14:paraId="726F3B9E" w14:textId="77777777" w:rsidR="006D2686" w:rsidRPr="007036CE" w:rsidRDefault="006D2686" w:rsidP="006D2686">
            <w:pPr>
              <w:pStyle w:val="GOSTTablenorm"/>
            </w:pPr>
            <w:r w:rsidRPr="007036CE">
              <w:rPr>
                <w:szCs w:val="22"/>
              </w:rPr>
              <w:t>=8</w:t>
            </w:r>
          </w:p>
        </w:tc>
        <w:tc>
          <w:tcPr>
            <w:tcW w:w="2039" w:type="pct"/>
          </w:tcPr>
          <w:p w14:paraId="304F1F99" w14:textId="77777777" w:rsidR="006D2686" w:rsidRPr="007036CE" w:rsidRDefault="006D2686" w:rsidP="006D2686">
            <w:pPr>
              <w:pStyle w:val="GOSTTablenorm"/>
            </w:pPr>
            <w:r w:rsidRPr="007036CE">
              <w:t>Указывается значение аналитического признака «Бюджет» для отражения записи аналитического учета.</w:t>
            </w:r>
          </w:p>
          <w:p w14:paraId="667C0C84" w14:textId="77777777" w:rsidR="006D2686" w:rsidRPr="007036CE" w:rsidRDefault="006D2686" w:rsidP="006D2686">
            <w:pPr>
              <w:pStyle w:val="GOSTTablenorm"/>
            </w:pPr>
            <w:r w:rsidRPr="007036CE">
              <w:t>Допускается заполнение прочерком</w:t>
            </w:r>
          </w:p>
        </w:tc>
      </w:tr>
      <w:tr w:rsidR="006D2686" w:rsidRPr="007036CE" w14:paraId="1A8DE8B9" w14:textId="77777777" w:rsidTr="00A03896">
        <w:tc>
          <w:tcPr>
            <w:tcW w:w="1100" w:type="pct"/>
          </w:tcPr>
          <w:p w14:paraId="53320C9C" w14:textId="77777777" w:rsidR="006D2686" w:rsidRPr="007036CE" w:rsidRDefault="006D2686" w:rsidP="006D2686">
            <w:pPr>
              <w:pStyle w:val="GOSTTablenorm"/>
              <w:rPr>
                <w:szCs w:val="22"/>
              </w:rPr>
            </w:pPr>
            <w:r w:rsidRPr="007036CE">
              <w:rPr>
                <w:szCs w:val="22"/>
              </w:rPr>
              <w:t>КБК</w:t>
            </w:r>
          </w:p>
        </w:tc>
        <w:tc>
          <w:tcPr>
            <w:tcW w:w="734" w:type="pct"/>
          </w:tcPr>
          <w:p w14:paraId="421A9563" w14:textId="77777777" w:rsidR="006D2686" w:rsidRPr="007036CE" w:rsidRDefault="006D2686" w:rsidP="006D2686">
            <w:pPr>
              <w:pStyle w:val="GOSTTablenorm"/>
              <w:rPr>
                <w:szCs w:val="24"/>
              </w:rPr>
            </w:pPr>
            <w:r w:rsidRPr="007036CE">
              <w:rPr>
                <w:szCs w:val="24"/>
                <w:lang w:val="en-US"/>
              </w:rPr>
              <w:t>BUDGETCLASS</w:t>
            </w:r>
          </w:p>
        </w:tc>
        <w:tc>
          <w:tcPr>
            <w:tcW w:w="519" w:type="pct"/>
          </w:tcPr>
          <w:p w14:paraId="10E1D334" w14:textId="77777777" w:rsidR="006D2686" w:rsidRPr="007036CE" w:rsidRDefault="006D2686" w:rsidP="006D2686">
            <w:pPr>
              <w:pStyle w:val="GOSTTablenorm"/>
              <w:rPr>
                <w:szCs w:val="22"/>
              </w:rPr>
            </w:pPr>
            <w:r w:rsidRPr="007036CE">
              <w:t>Строка</w:t>
            </w:r>
          </w:p>
        </w:tc>
        <w:tc>
          <w:tcPr>
            <w:tcW w:w="300" w:type="pct"/>
          </w:tcPr>
          <w:p w14:paraId="42703C5F" w14:textId="77777777" w:rsidR="006D2686" w:rsidRPr="007036CE" w:rsidRDefault="006D2686" w:rsidP="006D2686">
            <w:pPr>
              <w:pStyle w:val="GOSTTablenorm"/>
              <w:rPr>
                <w:szCs w:val="22"/>
              </w:rPr>
            </w:pPr>
            <w:r w:rsidRPr="007036CE">
              <w:t>Да</w:t>
            </w:r>
          </w:p>
        </w:tc>
        <w:tc>
          <w:tcPr>
            <w:tcW w:w="308" w:type="pct"/>
          </w:tcPr>
          <w:p w14:paraId="66C8D11D" w14:textId="77777777" w:rsidR="006D2686" w:rsidRPr="007036CE" w:rsidRDefault="006D2686" w:rsidP="006D2686">
            <w:pPr>
              <w:pStyle w:val="GOSTTablenorm"/>
              <w:rPr>
                <w:szCs w:val="22"/>
              </w:rPr>
            </w:pPr>
            <w:r w:rsidRPr="007036CE">
              <w:t>&lt;=20</w:t>
            </w:r>
          </w:p>
        </w:tc>
        <w:tc>
          <w:tcPr>
            <w:tcW w:w="2039" w:type="pct"/>
          </w:tcPr>
          <w:p w14:paraId="410B461D" w14:textId="77777777" w:rsidR="006D2686" w:rsidRPr="007036CE" w:rsidRDefault="006D2686" w:rsidP="006D2686">
            <w:pPr>
              <w:pStyle w:val="GOSTTablenorm"/>
            </w:pPr>
            <w:r w:rsidRPr="007036CE">
              <w:t>Указывается значение аналитического признака «КБК» (Код по бюджетной классификации) для отражения записи учета.</w:t>
            </w:r>
          </w:p>
          <w:p w14:paraId="688D94AF" w14:textId="77777777" w:rsidR="006D2686" w:rsidRPr="007036CE" w:rsidRDefault="006D2686" w:rsidP="006D2686">
            <w:pPr>
              <w:pStyle w:val="GOSTTablenorm"/>
            </w:pPr>
            <w:r w:rsidRPr="007036CE">
              <w:t>Допускается заполнение прочерком</w:t>
            </w:r>
          </w:p>
        </w:tc>
      </w:tr>
      <w:tr w:rsidR="006D2686" w:rsidRPr="007036CE" w14:paraId="72F47346" w14:textId="77777777" w:rsidTr="00A03896">
        <w:tc>
          <w:tcPr>
            <w:tcW w:w="1100" w:type="pct"/>
          </w:tcPr>
          <w:p w14:paraId="5125D14E" w14:textId="77777777" w:rsidR="006D2686" w:rsidRPr="007036CE" w:rsidRDefault="006D2686" w:rsidP="006D2686">
            <w:pPr>
              <w:pStyle w:val="GOSTTablenorm"/>
              <w:rPr>
                <w:szCs w:val="22"/>
              </w:rPr>
            </w:pPr>
            <w:r w:rsidRPr="007036CE">
              <w:rPr>
                <w:szCs w:val="22"/>
              </w:rPr>
              <w:t>Тип КБК</w:t>
            </w:r>
          </w:p>
        </w:tc>
        <w:tc>
          <w:tcPr>
            <w:tcW w:w="734" w:type="pct"/>
          </w:tcPr>
          <w:p w14:paraId="32DB7DD8" w14:textId="77777777" w:rsidR="006D2686" w:rsidRPr="007036CE" w:rsidRDefault="006D2686" w:rsidP="006D2686">
            <w:pPr>
              <w:pStyle w:val="GOSTTablenorm"/>
              <w:rPr>
                <w:szCs w:val="24"/>
                <w:lang w:val="en-US"/>
              </w:rPr>
            </w:pPr>
            <w:r w:rsidRPr="007036CE">
              <w:rPr>
                <w:szCs w:val="24"/>
              </w:rPr>
              <w:t>TYPEKBK</w:t>
            </w:r>
          </w:p>
        </w:tc>
        <w:tc>
          <w:tcPr>
            <w:tcW w:w="519" w:type="pct"/>
          </w:tcPr>
          <w:p w14:paraId="29779F83" w14:textId="77777777" w:rsidR="006D2686" w:rsidRPr="007036CE" w:rsidRDefault="006D2686" w:rsidP="006D2686">
            <w:pPr>
              <w:pStyle w:val="GOSTTablenorm"/>
              <w:rPr>
                <w:szCs w:val="22"/>
              </w:rPr>
            </w:pPr>
            <w:r w:rsidRPr="007036CE">
              <w:rPr>
                <w:szCs w:val="22"/>
              </w:rPr>
              <w:t>Строка</w:t>
            </w:r>
          </w:p>
        </w:tc>
        <w:tc>
          <w:tcPr>
            <w:tcW w:w="300" w:type="pct"/>
          </w:tcPr>
          <w:p w14:paraId="6D2F2879" w14:textId="77777777" w:rsidR="006D2686" w:rsidRPr="007036CE" w:rsidRDefault="006D2686" w:rsidP="006D2686">
            <w:pPr>
              <w:pStyle w:val="GOSTTablenorm"/>
              <w:rPr>
                <w:szCs w:val="22"/>
              </w:rPr>
            </w:pPr>
            <w:r w:rsidRPr="007036CE">
              <w:rPr>
                <w:szCs w:val="22"/>
              </w:rPr>
              <w:t>Да</w:t>
            </w:r>
          </w:p>
        </w:tc>
        <w:tc>
          <w:tcPr>
            <w:tcW w:w="308" w:type="pct"/>
          </w:tcPr>
          <w:p w14:paraId="45309986" w14:textId="77777777" w:rsidR="006D2686" w:rsidRPr="007036CE" w:rsidRDefault="006D2686" w:rsidP="006D2686">
            <w:pPr>
              <w:pStyle w:val="GOSTTablenorm"/>
              <w:rPr>
                <w:szCs w:val="22"/>
              </w:rPr>
            </w:pPr>
            <w:r w:rsidRPr="007036CE">
              <w:rPr>
                <w:szCs w:val="22"/>
              </w:rPr>
              <w:t>=2</w:t>
            </w:r>
          </w:p>
        </w:tc>
        <w:tc>
          <w:tcPr>
            <w:tcW w:w="2039" w:type="pct"/>
          </w:tcPr>
          <w:p w14:paraId="747E9559" w14:textId="77777777" w:rsidR="006D2686" w:rsidRPr="007036CE" w:rsidRDefault="006D2686" w:rsidP="006D2686">
            <w:pPr>
              <w:pStyle w:val="GOSTTablenorm"/>
            </w:pPr>
            <w:r w:rsidRPr="007036CE">
              <w:t>Указывается тип кода по бюджетной классификации.</w:t>
            </w:r>
          </w:p>
          <w:p w14:paraId="37347836" w14:textId="77777777" w:rsidR="006D2686" w:rsidRPr="007036CE" w:rsidRDefault="006D2686" w:rsidP="006D2686">
            <w:pPr>
              <w:pStyle w:val="GOSTTablenorm"/>
            </w:pPr>
            <w:r w:rsidRPr="007036CE">
              <w:t xml:space="preserve">Заполняется значением «00» </w:t>
            </w:r>
            <w:r w:rsidR="004060F4" w:rsidRPr="007036CE">
              <w:t>–</w:t>
            </w:r>
            <w:r w:rsidRPr="007036CE">
              <w:t xml:space="preserve"> Иные КБК</w:t>
            </w:r>
          </w:p>
        </w:tc>
      </w:tr>
      <w:tr w:rsidR="006D2686" w:rsidRPr="007036CE" w14:paraId="370B3DAE" w14:textId="77777777" w:rsidTr="00A03896">
        <w:tc>
          <w:tcPr>
            <w:tcW w:w="1100" w:type="pct"/>
          </w:tcPr>
          <w:p w14:paraId="26F74575" w14:textId="77777777" w:rsidR="006D2686" w:rsidRPr="007036CE" w:rsidRDefault="006D2686" w:rsidP="006D2686">
            <w:pPr>
              <w:pStyle w:val="GOSTTablenorm"/>
              <w:rPr>
                <w:szCs w:val="22"/>
              </w:rPr>
            </w:pPr>
            <w:r w:rsidRPr="007036CE">
              <w:t>Вид деятельности</w:t>
            </w:r>
          </w:p>
        </w:tc>
        <w:tc>
          <w:tcPr>
            <w:tcW w:w="734" w:type="pct"/>
          </w:tcPr>
          <w:p w14:paraId="77306B3F" w14:textId="77777777" w:rsidR="006D2686" w:rsidRPr="007036CE" w:rsidRDefault="006D2686" w:rsidP="006D2686">
            <w:pPr>
              <w:pStyle w:val="GOSTTablenorm"/>
              <w:rPr>
                <w:szCs w:val="24"/>
              </w:rPr>
            </w:pPr>
            <w:r w:rsidRPr="007036CE">
              <w:t>KINDOFACTIVITY</w:t>
            </w:r>
          </w:p>
        </w:tc>
        <w:tc>
          <w:tcPr>
            <w:tcW w:w="519" w:type="pct"/>
          </w:tcPr>
          <w:p w14:paraId="178F569C" w14:textId="77777777" w:rsidR="006D2686" w:rsidRPr="007036CE" w:rsidRDefault="006D2686" w:rsidP="006D2686">
            <w:pPr>
              <w:pStyle w:val="GOSTTablenorm"/>
              <w:rPr>
                <w:szCs w:val="22"/>
              </w:rPr>
            </w:pPr>
            <w:r w:rsidRPr="007036CE">
              <w:t>Строка</w:t>
            </w:r>
          </w:p>
        </w:tc>
        <w:tc>
          <w:tcPr>
            <w:tcW w:w="300" w:type="pct"/>
          </w:tcPr>
          <w:p w14:paraId="70FA68EC" w14:textId="77777777" w:rsidR="006D2686" w:rsidRPr="007036CE" w:rsidRDefault="006D2686" w:rsidP="006D2686">
            <w:pPr>
              <w:pStyle w:val="GOSTTablenorm"/>
              <w:rPr>
                <w:szCs w:val="22"/>
              </w:rPr>
            </w:pPr>
            <w:r w:rsidRPr="007036CE">
              <w:t>Да</w:t>
            </w:r>
          </w:p>
        </w:tc>
        <w:tc>
          <w:tcPr>
            <w:tcW w:w="308" w:type="pct"/>
          </w:tcPr>
          <w:p w14:paraId="51982629" w14:textId="77777777" w:rsidR="006D2686" w:rsidRPr="007036CE" w:rsidRDefault="006D2686" w:rsidP="006D2686">
            <w:pPr>
              <w:pStyle w:val="GOSTTablenorm"/>
              <w:rPr>
                <w:szCs w:val="22"/>
              </w:rPr>
            </w:pPr>
            <w:r w:rsidRPr="007036CE">
              <w:rPr>
                <w:lang w:val="en-US"/>
              </w:rPr>
              <w:t>&lt;=2</w:t>
            </w:r>
          </w:p>
        </w:tc>
        <w:tc>
          <w:tcPr>
            <w:tcW w:w="2039" w:type="pct"/>
          </w:tcPr>
          <w:p w14:paraId="54FCD99F" w14:textId="77777777" w:rsidR="006D2686" w:rsidRPr="007036CE" w:rsidRDefault="006D2686" w:rsidP="006D2686">
            <w:pPr>
              <w:pStyle w:val="GOSTTablenorm"/>
            </w:pPr>
            <w:r w:rsidRPr="007036CE">
              <w:t>Указывается значение аналитического признака «Вид деятельности» для отражения записи аналитического учета.</w:t>
            </w:r>
          </w:p>
          <w:p w14:paraId="033583BB" w14:textId="77777777" w:rsidR="006D2686" w:rsidRPr="007036CE" w:rsidRDefault="006D2686" w:rsidP="006D2686">
            <w:pPr>
              <w:pStyle w:val="GOSTTablenorm"/>
            </w:pPr>
            <w:r w:rsidRPr="007036CE">
              <w:t>Допускается заполнение прочерком</w:t>
            </w:r>
          </w:p>
        </w:tc>
      </w:tr>
      <w:tr w:rsidR="006D2686" w:rsidRPr="007036CE" w14:paraId="00F25E77" w14:textId="77777777" w:rsidTr="00A03896">
        <w:tc>
          <w:tcPr>
            <w:tcW w:w="1100" w:type="pct"/>
          </w:tcPr>
          <w:p w14:paraId="4549FE26" w14:textId="77777777" w:rsidR="006D2686" w:rsidRPr="007036CE" w:rsidRDefault="006D2686" w:rsidP="006D2686">
            <w:pPr>
              <w:pStyle w:val="GOSTTablenorm"/>
            </w:pPr>
            <w:r w:rsidRPr="007036CE">
              <w:t>Показатель лицевого счета</w:t>
            </w:r>
          </w:p>
        </w:tc>
        <w:tc>
          <w:tcPr>
            <w:tcW w:w="734" w:type="pct"/>
          </w:tcPr>
          <w:p w14:paraId="42A7E2A7" w14:textId="77777777" w:rsidR="006D2686" w:rsidRPr="007036CE" w:rsidRDefault="006D2686" w:rsidP="006D2686">
            <w:pPr>
              <w:pStyle w:val="GOSTTablenorm"/>
            </w:pPr>
            <w:r w:rsidRPr="007036CE">
              <w:t>PERSACCINDICATOR</w:t>
            </w:r>
          </w:p>
        </w:tc>
        <w:tc>
          <w:tcPr>
            <w:tcW w:w="519" w:type="pct"/>
          </w:tcPr>
          <w:p w14:paraId="3DAEFB42" w14:textId="77777777" w:rsidR="006D2686" w:rsidRPr="007036CE" w:rsidRDefault="006D2686" w:rsidP="006D2686">
            <w:pPr>
              <w:pStyle w:val="GOSTTablenorm"/>
              <w:rPr>
                <w:szCs w:val="22"/>
              </w:rPr>
            </w:pPr>
            <w:r w:rsidRPr="007036CE">
              <w:t>Строка</w:t>
            </w:r>
          </w:p>
        </w:tc>
        <w:tc>
          <w:tcPr>
            <w:tcW w:w="300" w:type="pct"/>
          </w:tcPr>
          <w:p w14:paraId="7CE9DD9A" w14:textId="77777777" w:rsidR="006D2686" w:rsidRPr="007036CE" w:rsidRDefault="006D2686" w:rsidP="006D2686">
            <w:pPr>
              <w:pStyle w:val="GOSTTablenorm"/>
              <w:rPr>
                <w:szCs w:val="22"/>
              </w:rPr>
            </w:pPr>
            <w:r w:rsidRPr="007036CE">
              <w:t>Да</w:t>
            </w:r>
          </w:p>
        </w:tc>
        <w:tc>
          <w:tcPr>
            <w:tcW w:w="308" w:type="pct"/>
          </w:tcPr>
          <w:p w14:paraId="32E759DA" w14:textId="77777777" w:rsidR="006D2686" w:rsidRPr="007036CE" w:rsidRDefault="006D2686" w:rsidP="006D2686">
            <w:pPr>
              <w:pStyle w:val="GOSTTablenorm"/>
              <w:rPr>
                <w:szCs w:val="22"/>
              </w:rPr>
            </w:pPr>
            <w:r w:rsidRPr="007036CE">
              <w:rPr>
                <w:lang w:val="en-US"/>
              </w:rPr>
              <w:t>&lt;=25</w:t>
            </w:r>
          </w:p>
        </w:tc>
        <w:tc>
          <w:tcPr>
            <w:tcW w:w="2039" w:type="pct"/>
          </w:tcPr>
          <w:p w14:paraId="706ED23D" w14:textId="77777777" w:rsidR="006D2686" w:rsidRPr="007036CE" w:rsidRDefault="006D2686" w:rsidP="006D2686">
            <w:pPr>
              <w:pStyle w:val="GOSTTablenorm"/>
            </w:pPr>
            <w:r w:rsidRPr="007036CE">
              <w:t xml:space="preserve">Указывается счет аналитического учета (показатель лицевого счета) в соответствии со справочником «План счетов» в </w:t>
            </w:r>
            <w:r w:rsidRPr="007036CE">
              <w:rPr>
                <w:lang w:val="en-US"/>
              </w:rPr>
              <w:t>SVAP</w:t>
            </w:r>
            <w:r w:rsidRPr="007036CE">
              <w:t xml:space="preserve"> для отражения записи учета.</w:t>
            </w:r>
          </w:p>
          <w:p w14:paraId="66846A64" w14:textId="77777777" w:rsidR="006D2686" w:rsidRPr="007036CE" w:rsidRDefault="006D2686" w:rsidP="006D2686">
            <w:pPr>
              <w:pStyle w:val="GOSTTablenorm"/>
            </w:pPr>
            <w:r w:rsidRPr="007036CE">
              <w:t>Допускается заполнение прочерком</w:t>
            </w:r>
          </w:p>
        </w:tc>
      </w:tr>
      <w:tr w:rsidR="006D2686" w:rsidRPr="007036CE" w14:paraId="37CA0964" w14:textId="77777777" w:rsidTr="00A03896">
        <w:tc>
          <w:tcPr>
            <w:tcW w:w="1100" w:type="pct"/>
          </w:tcPr>
          <w:p w14:paraId="6D1EB06D" w14:textId="77777777" w:rsidR="006D2686" w:rsidRPr="007036CE" w:rsidRDefault="006D2686" w:rsidP="006D2686">
            <w:pPr>
              <w:pStyle w:val="GOSTTablenorm"/>
            </w:pPr>
            <w:r w:rsidRPr="007036CE">
              <w:t>ТОФК</w:t>
            </w:r>
          </w:p>
        </w:tc>
        <w:tc>
          <w:tcPr>
            <w:tcW w:w="734" w:type="pct"/>
          </w:tcPr>
          <w:p w14:paraId="4D634474" w14:textId="77777777" w:rsidR="006D2686" w:rsidRPr="007036CE" w:rsidRDefault="006D2686" w:rsidP="006D2686">
            <w:pPr>
              <w:pStyle w:val="GOSTTablenorm"/>
            </w:pPr>
            <w:r w:rsidRPr="007036CE">
              <w:rPr>
                <w:lang w:val="en-US"/>
              </w:rPr>
              <w:t>OFK</w:t>
            </w:r>
          </w:p>
        </w:tc>
        <w:tc>
          <w:tcPr>
            <w:tcW w:w="519" w:type="pct"/>
          </w:tcPr>
          <w:p w14:paraId="7445E915" w14:textId="77777777" w:rsidR="006D2686" w:rsidRPr="007036CE" w:rsidRDefault="006D2686" w:rsidP="006D2686">
            <w:pPr>
              <w:pStyle w:val="GOSTTablenorm"/>
              <w:rPr>
                <w:szCs w:val="22"/>
              </w:rPr>
            </w:pPr>
            <w:r w:rsidRPr="007036CE">
              <w:t>Строка</w:t>
            </w:r>
          </w:p>
        </w:tc>
        <w:tc>
          <w:tcPr>
            <w:tcW w:w="300" w:type="pct"/>
          </w:tcPr>
          <w:p w14:paraId="390BCDC1" w14:textId="77777777" w:rsidR="006D2686" w:rsidRPr="007036CE" w:rsidRDefault="006D2686" w:rsidP="006D2686">
            <w:pPr>
              <w:pStyle w:val="GOSTTablenorm"/>
              <w:rPr>
                <w:szCs w:val="22"/>
              </w:rPr>
            </w:pPr>
            <w:r w:rsidRPr="007036CE">
              <w:t>Да</w:t>
            </w:r>
          </w:p>
        </w:tc>
        <w:tc>
          <w:tcPr>
            <w:tcW w:w="308" w:type="pct"/>
          </w:tcPr>
          <w:p w14:paraId="14E13A29" w14:textId="77777777" w:rsidR="006D2686" w:rsidRPr="007036CE" w:rsidRDefault="006D2686" w:rsidP="006D2686">
            <w:pPr>
              <w:pStyle w:val="GOSTTablenorm"/>
              <w:rPr>
                <w:szCs w:val="22"/>
              </w:rPr>
            </w:pPr>
            <w:r w:rsidRPr="007036CE">
              <w:rPr>
                <w:lang w:val="en-US"/>
              </w:rPr>
              <w:t>&lt;=4</w:t>
            </w:r>
          </w:p>
        </w:tc>
        <w:tc>
          <w:tcPr>
            <w:tcW w:w="2039" w:type="pct"/>
          </w:tcPr>
          <w:p w14:paraId="1F80F097" w14:textId="77777777" w:rsidR="006D2686" w:rsidRPr="007036CE" w:rsidRDefault="006D2686" w:rsidP="006D2686">
            <w:pPr>
              <w:ind w:firstLine="30"/>
              <w:rPr>
                <w:sz w:val="22"/>
                <w:szCs w:val="22"/>
              </w:rPr>
            </w:pPr>
            <w:r w:rsidRPr="007036CE">
              <w:rPr>
                <w:sz w:val="22"/>
                <w:szCs w:val="22"/>
              </w:rPr>
              <w:t>Указывается код ТОФК согласно справочнику «ТОФК» для отражения записи учета.</w:t>
            </w:r>
          </w:p>
          <w:p w14:paraId="309AA573" w14:textId="77777777" w:rsidR="006D2686" w:rsidRPr="007036CE" w:rsidRDefault="006D2686" w:rsidP="006D2686">
            <w:pPr>
              <w:pStyle w:val="GOSTTablenorm"/>
            </w:pPr>
            <w:r w:rsidRPr="007036CE">
              <w:rPr>
                <w:szCs w:val="22"/>
              </w:rPr>
              <w:lastRenderedPageBreak/>
              <w:t>Допускается заполнение прочерком</w:t>
            </w:r>
          </w:p>
        </w:tc>
      </w:tr>
      <w:tr w:rsidR="006D2686" w:rsidRPr="007036CE" w14:paraId="6E0F340D" w14:textId="77777777" w:rsidTr="00A03896">
        <w:tc>
          <w:tcPr>
            <w:tcW w:w="1100" w:type="pct"/>
          </w:tcPr>
          <w:p w14:paraId="5CD70849" w14:textId="77777777" w:rsidR="006D2686" w:rsidRPr="007036CE" w:rsidRDefault="006D2686" w:rsidP="006D2686">
            <w:pPr>
              <w:pStyle w:val="GOSTTablenorm"/>
            </w:pPr>
            <w:r w:rsidRPr="007036CE">
              <w:lastRenderedPageBreak/>
              <w:t>Контур</w:t>
            </w:r>
          </w:p>
        </w:tc>
        <w:tc>
          <w:tcPr>
            <w:tcW w:w="734" w:type="pct"/>
          </w:tcPr>
          <w:p w14:paraId="4065B2E2" w14:textId="77777777" w:rsidR="006D2686" w:rsidRPr="007036CE" w:rsidRDefault="006D2686" w:rsidP="006D2686">
            <w:pPr>
              <w:pStyle w:val="GOSTTablenorm"/>
              <w:rPr>
                <w:lang w:val="en-US"/>
              </w:rPr>
            </w:pPr>
            <w:r w:rsidRPr="007036CE">
              <w:t>CONTOUR</w:t>
            </w:r>
          </w:p>
        </w:tc>
        <w:tc>
          <w:tcPr>
            <w:tcW w:w="519" w:type="pct"/>
          </w:tcPr>
          <w:p w14:paraId="188C6431" w14:textId="77777777" w:rsidR="006D2686" w:rsidRPr="007036CE" w:rsidRDefault="006D2686" w:rsidP="006D2686">
            <w:pPr>
              <w:pStyle w:val="GOSTTablenorm"/>
            </w:pPr>
            <w:r w:rsidRPr="007036CE">
              <w:t>Строка</w:t>
            </w:r>
          </w:p>
        </w:tc>
        <w:tc>
          <w:tcPr>
            <w:tcW w:w="300" w:type="pct"/>
          </w:tcPr>
          <w:p w14:paraId="5CEC6857" w14:textId="77777777" w:rsidR="006D2686" w:rsidRPr="007036CE" w:rsidRDefault="006D2686" w:rsidP="006D2686">
            <w:pPr>
              <w:pStyle w:val="GOSTTablenorm"/>
            </w:pPr>
            <w:r w:rsidRPr="007036CE">
              <w:t>Да</w:t>
            </w:r>
          </w:p>
        </w:tc>
        <w:tc>
          <w:tcPr>
            <w:tcW w:w="308" w:type="pct"/>
          </w:tcPr>
          <w:p w14:paraId="746BC8D0" w14:textId="77777777" w:rsidR="006D2686" w:rsidRPr="007036CE" w:rsidRDefault="006D2686" w:rsidP="006D2686">
            <w:pPr>
              <w:pStyle w:val="GOSTTablenorm"/>
              <w:rPr>
                <w:lang w:val="en-US"/>
              </w:rPr>
            </w:pPr>
            <w:r w:rsidRPr="007036CE">
              <w:rPr>
                <w:lang w:val="en-US"/>
              </w:rPr>
              <w:t>=1</w:t>
            </w:r>
          </w:p>
        </w:tc>
        <w:tc>
          <w:tcPr>
            <w:tcW w:w="2039" w:type="pct"/>
          </w:tcPr>
          <w:p w14:paraId="6603D363" w14:textId="77777777" w:rsidR="006D2686" w:rsidRPr="007036CE" w:rsidRDefault="006D2686" w:rsidP="006D2686">
            <w:pPr>
              <w:pStyle w:val="GOSTTablenorm"/>
            </w:pPr>
            <w:r w:rsidRPr="007036CE">
              <w:t>Указывается значение аналитического признака «Контур» для отражения записи учета.</w:t>
            </w:r>
          </w:p>
          <w:p w14:paraId="3BD178AC" w14:textId="77777777" w:rsidR="006D2686" w:rsidRPr="007036CE" w:rsidRDefault="006D2686" w:rsidP="006D2686">
            <w:pPr>
              <w:ind w:firstLine="30"/>
              <w:rPr>
                <w:sz w:val="22"/>
                <w:szCs w:val="22"/>
              </w:rPr>
            </w:pPr>
            <w:r w:rsidRPr="007036CE">
              <w:t>Допускается заполнение прочерком</w:t>
            </w:r>
          </w:p>
        </w:tc>
      </w:tr>
      <w:tr w:rsidR="006D2686" w:rsidRPr="007036CE" w14:paraId="30B01E81" w14:textId="77777777" w:rsidTr="00A03896">
        <w:tc>
          <w:tcPr>
            <w:tcW w:w="1100" w:type="pct"/>
          </w:tcPr>
          <w:p w14:paraId="584CC132" w14:textId="77777777" w:rsidR="006D2686" w:rsidRPr="007036CE" w:rsidRDefault="006D2686" w:rsidP="006D2686">
            <w:pPr>
              <w:pStyle w:val="GOSTTablenorm"/>
            </w:pPr>
            <w:r w:rsidRPr="007036CE">
              <w:t>Номер лицевого счета</w:t>
            </w:r>
          </w:p>
        </w:tc>
        <w:tc>
          <w:tcPr>
            <w:tcW w:w="734" w:type="pct"/>
          </w:tcPr>
          <w:p w14:paraId="139C795A" w14:textId="77777777" w:rsidR="006D2686" w:rsidRPr="007036CE" w:rsidRDefault="006D2686" w:rsidP="006D2686">
            <w:pPr>
              <w:pStyle w:val="GOSTTablenorm"/>
            </w:pPr>
            <w:r w:rsidRPr="007036CE">
              <w:rPr>
                <w:lang w:val="en-US"/>
              </w:rPr>
              <w:t>PERSACC</w:t>
            </w:r>
          </w:p>
        </w:tc>
        <w:tc>
          <w:tcPr>
            <w:tcW w:w="519" w:type="pct"/>
          </w:tcPr>
          <w:p w14:paraId="74E83188" w14:textId="77777777" w:rsidR="006D2686" w:rsidRPr="007036CE" w:rsidRDefault="006D2686" w:rsidP="006D2686">
            <w:pPr>
              <w:pStyle w:val="GOSTTablenorm"/>
            </w:pPr>
            <w:r w:rsidRPr="007036CE">
              <w:t>Строка</w:t>
            </w:r>
          </w:p>
        </w:tc>
        <w:tc>
          <w:tcPr>
            <w:tcW w:w="300" w:type="pct"/>
          </w:tcPr>
          <w:p w14:paraId="0AC12552" w14:textId="77777777" w:rsidR="006D2686" w:rsidRPr="007036CE" w:rsidRDefault="006D2686" w:rsidP="006D2686">
            <w:pPr>
              <w:pStyle w:val="GOSTTablenorm"/>
            </w:pPr>
            <w:r w:rsidRPr="007036CE">
              <w:t>Да</w:t>
            </w:r>
          </w:p>
        </w:tc>
        <w:tc>
          <w:tcPr>
            <w:tcW w:w="308" w:type="pct"/>
          </w:tcPr>
          <w:p w14:paraId="2EC17875" w14:textId="77777777" w:rsidR="006D2686" w:rsidRPr="007036CE" w:rsidRDefault="006D2686" w:rsidP="006D2686">
            <w:pPr>
              <w:pStyle w:val="GOSTTablenorm"/>
              <w:rPr>
                <w:lang w:val="en-US"/>
              </w:rPr>
            </w:pPr>
            <w:r w:rsidRPr="007036CE">
              <w:rPr>
                <w:lang w:val="en-US"/>
              </w:rPr>
              <w:t>&lt;=</w:t>
            </w:r>
            <w:r w:rsidRPr="007036CE">
              <w:t>20</w:t>
            </w:r>
          </w:p>
        </w:tc>
        <w:tc>
          <w:tcPr>
            <w:tcW w:w="2039" w:type="pct"/>
          </w:tcPr>
          <w:p w14:paraId="4F36E6C9" w14:textId="77777777" w:rsidR="006D2686" w:rsidRPr="007036CE" w:rsidRDefault="006D2686" w:rsidP="006D2686">
            <w:pPr>
              <w:pStyle w:val="GOSTTablenorm"/>
              <w:rPr>
                <w:bCs/>
              </w:rPr>
            </w:pPr>
            <w:r w:rsidRPr="007036CE">
              <w:rPr>
                <w:bCs/>
              </w:rPr>
              <w:t>Указывается значение аналитического признака «ЛС» (Лицевой счет) для отражения записи учета.</w:t>
            </w:r>
          </w:p>
          <w:p w14:paraId="08409566" w14:textId="77777777" w:rsidR="006D2686" w:rsidRPr="007036CE" w:rsidRDefault="006D2686" w:rsidP="006D2686">
            <w:pPr>
              <w:ind w:firstLine="30"/>
              <w:rPr>
                <w:sz w:val="22"/>
                <w:szCs w:val="22"/>
              </w:rPr>
            </w:pPr>
            <w:r w:rsidRPr="007036CE">
              <w:rPr>
                <w:bCs/>
              </w:rPr>
              <w:t>Допускается заполнение прочерком</w:t>
            </w:r>
          </w:p>
        </w:tc>
      </w:tr>
      <w:tr w:rsidR="006D2686" w:rsidRPr="007036CE" w14:paraId="2F844825" w14:textId="77777777" w:rsidTr="00A03896">
        <w:tc>
          <w:tcPr>
            <w:tcW w:w="1100" w:type="pct"/>
          </w:tcPr>
          <w:p w14:paraId="6F8F1A65" w14:textId="77777777" w:rsidR="006D2686" w:rsidRPr="007036CE" w:rsidRDefault="006D2686" w:rsidP="006D2686">
            <w:pPr>
              <w:pStyle w:val="GOSTTablenorm"/>
            </w:pPr>
            <w:r w:rsidRPr="007036CE">
              <w:t>Подведомственное учреждение</w:t>
            </w:r>
          </w:p>
        </w:tc>
        <w:tc>
          <w:tcPr>
            <w:tcW w:w="734" w:type="pct"/>
          </w:tcPr>
          <w:p w14:paraId="5FF4853B" w14:textId="77777777" w:rsidR="006D2686" w:rsidRPr="007036CE" w:rsidRDefault="006D2686" w:rsidP="006D2686">
            <w:pPr>
              <w:pStyle w:val="GOSTTablenorm"/>
              <w:rPr>
                <w:lang w:val="en-US"/>
              </w:rPr>
            </w:pPr>
            <w:r w:rsidRPr="007036CE">
              <w:t>SUBORDINATEORG</w:t>
            </w:r>
          </w:p>
        </w:tc>
        <w:tc>
          <w:tcPr>
            <w:tcW w:w="519" w:type="pct"/>
          </w:tcPr>
          <w:p w14:paraId="42A8220B" w14:textId="77777777" w:rsidR="006D2686" w:rsidRPr="007036CE" w:rsidRDefault="006D2686" w:rsidP="006D2686">
            <w:pPr>
              <w:pStyle w:val="GOSTTablenorm"/>
            </w:pPr>
            <w:r w:rsidRPr="007036CE">
              <w:t>Строка</w:t>
            </w:r>
          </w:p>
        </w:tc>
        <w:tc>
          <w:tcPr>
            <w:tcW w:w="300" w:type="pct"/>
          </w:tcPr>
          <w:p w14:paraId="472ED244" w14:textId="77777777" w:rsidR="006D2686" w:rsidRPr="007036CE" w:rsidRDefault="006D2686" w:rsidP="006D2686">
            <w:pPr>
              <w:pStyle w:val="GOSTTablenorm"/>
            </w:pPr>
            <w:r w:rsidRPr="007036CE">
              <w:t>Да</w:t>
            </w:r>
          </w:p>
        </w:tc>
        <w:tc>
          <w:tcPr>
            <w:tcW w:w="308" w:type="pct"/>
          </w:tcPr>
          <w:p w14:paraId="6A456579" w14:textId="77777777" w:rsidR="006D2686" w:rsidRPr="007036CE" w:rsidRDefault="006D2686" w:rsidP="006D2686">
            <w:pPr>
              <w:pStyle w:val="GOSTTablenorm"/>
              <w:rPr>
                <w:lang w:val="en-US"/>
              </w:rPr>
            </w:pPr>
            <w:r w:rsidRPr="007036CE">
              <w:rPr>
                <w:lang w:val="en-US"/>
              </w:rPr>
              <w:t>&lt;=8</w:t>
            </w:r>
          </w:p>
        </w:tc>
        <w:tc>
          <w:tcPr>
            <w:tcW w:w="2039" w:type="pct"/>
          </w:tcPr>
          <w:p w14:paraId="0352CCF2" w14:textId="77777777" w:rsidR="006D2686" w:rsidRPr="007036CE" w:rsidRDefault="006D2686" w:rsidP="006D2686">
            <w:pPr>
              <w:pStyle w:val="GOSTTablenorm"/>
              <w:rPr>
                <w:bCs/>
              </w:rPr>
            </w:pPr>
            <w:r w:rsidRPr="007036CE">
              <w:rPr>
                <w:bCs/>
              </w:rPr>
              <w:t>Указывается значение аналитического признака «УБП» (Подведомственное учреждение, участник бюджетного процесса) для отражения записи учета.</w:t>
            </w:r>
          </w:p>
          <w:p w14:paraId="1A8D084E" w14:textId="77777777" w:rsidR="006D2686" w:rsidRPr="007036CE" w:rsidRDefault="006D2686" w:rsidP="006D2686">
            <w:pPr>
              <w:ind w:firstLine="30"/>
              <w:rPr>
                <w:sz w:val="22"/>
                <w:szCs w:val="22"/>
              </w:rPr>
            </w:pPr>
            <w:r w:rsidRPr="007036CE">
              <w:rPr>
                <w:bCs/>
              </w:rPr>
              <w:t>Допускается заполнение прочерком</w:t>
            </w:r>
          </w:p>
        </w:tc>
      </w:tr>
      <w:tr w:rsidR="006D2686" w:rsidRPr="007036CE" w14:paraId="52496D23" w14:textId="77777777" w:rsidTr="00A03896">
        <w:tc>
          <w:tcPr>
            <w:tcW w:w="1100" w:type="pct"/>
          </w:tcPr>
          <w:p w14:paraId="00D07994" w14:textId="77777777" w:rsidR="006D2686" w:rsidRPr="007036CE" w:rsidRDefault="006D2686" w:rsidP="006D2686">
            <w:pPr>
              <w:pStyle w:val="GOSTTablenorm"/>
            </w:pPr>
            <w:r w:rsidRPr="007036CE">
              <w:t>Код цели / субсидии</w:t>
            </w:r>
          </w:p>
        </w:tc>
        <w:tc>
          <w:tcPr>
            <w:tcW w:w="734" w:type="pct"/>
          </w:tcPr>
          <w:p w14:paraId="58D4D6D7" w14:textId="77777777" w:rsidR="006D2686" w:rsidRPr="007036CE" w:rsidRDefault="006D2686" w:rsidP="006D2686">
            <w:pPr>
              <w:pStyle w:val="GOSTTablenorm"/>
            </w:pPr>
            <w:r w:rsidRPr="007036CE">
              <w:rPr>
                <w:szCs w:val="24"/>
              </w:rPr>
              <w:t>CODECS</w:t>
            </w:r>
          </w:p>
        </w:tc>
        <w:tc>
          <w:tcPr>
            <w:tcW w:w="519" w:type="pct"/>
          </w:tcPr>
          <w:p w14:paraId="7842D929" w14:textId="77777777" w:rsidR="006D2686" w:rsidRPr="007036CE" w:rsidRDefault="006D2686" w:rsidP="006D2686">
            <w:pPr>
              <w:pStyle w:val="GOSTTablenorm"/>
            </w:pPr>
            <w:r w:rsidRPr="007036CE">
              <w:t>Строка</w:t>
            </w:r>
          </w:p>
        </w:tc>
        <w:tc>
          <w:tcPr>
            <w:tcW w:w="300" w:type="pct"/>
          </w:tcPr>
          <w:p w14:paraId="3791E425" w14:textId="77777777" w:rsidR="006D2686" w:rsidRPr="007036CE" w:rsidRDefault="006D2686" w:rsidP="006D2686">
            <w:pPr>
              <w:pStyle w:val="GOSTTablenorm"/>
            </w:pPr>
            <w:r w:rsidRPr="007036CE">
              <w:t>Да</w:t>
            </w:r>
          </w:p>
        </w:tc>
        <w:tc>
          <w:tcPr>
            <w:tcW w:w="308" w:type="pct"/>
          </w:tcPr>
          <w:p w14:paraId="72EA28CB" w14:textId="77777777" w:rsidR="006D2686" w:rsidRPr="007036CE" w:rsidRDefault="006D2686" w:rsidP="006D2686">
            <w:pPr>
              <w:pStyle w:val="GOSTTablenorm"/>
              <w:rPr>
                <w:lang w:val="en-US"/>
              </w:rPr>
            </w:pPr>
            <w:r w:rsidRPr="007036CE">
              <w:rPr>
                <w:lang w:val="en-US"/>
              </w:rPr>
              <w:t>&lt;=20</w:t>
            </w:r>
          </w:p>
        </w:tc>
        <w:tc>
          <w:tcPr>
            <w:tcW w:w="2039" w:type="pct"/>
          </w:tcPr>
          <w:p w14:paraId="1C2BED48" w14:textId="77777777" w:rsidR="006D2686" w:rsidRPr="007036CE" w:rsidRDefault="006D2686" w:rsidP="006D2686">
            <w:pPr>
              <w:pStyle w:val="GOSTTablenorm"/>
              <w:rPr>
                <w:bCs/>
              </w:rPr>
            </w:pPr>
            <w:r w:rsidRPr="007036CE">
              <w:rPr>
                <w:bCs/>
              </w:rPr>
              <w:t>Указывается значение аналитического признака «Код цели» (Код цели, аналитический код) для отражения записи учета.</w:t>
            </w:r>
          </w:p>
          <w:p w14:paraId="5C3AAE9C" w14:textId="77777777" w:rsidR="006D2686" w:rsidRPr="007036CE" w:rsidRDefault="006D2686" w:rsidP="006D2686">
            <w:pPr>
              <w:ind w:firstLine="30"/>
              <w:rPr>
                <w:sz w:val="22"/>
                <w:szCs w:val="22"/>
              </w:rPr>
            </w:pPr>
            <w:r w:rsidRPr="007036CE">
              <w:rPr>
                <w:bCs/>
              </w:rPr>
              <w:t>Допускается заполнение прочерком</w:t>
            </w:r>
          </w:p>
        </w:tc>
      </w:tr>
      <w:tr w:rsidR="006D2686" w:rsidRPr="007036CE" w14:paraId="575FA9E8" w14:textId="77777777" w:rsidTr="00A03896">
        <w:tc>
          <w:tcPr>
            <w:tcW w:w="1100" w:type="pct"/>
          </w:tcPr>
          <w:p w14:paraId="65ECC914" w14:textId="77777777" w:rsidR="006D2686" w:rsidRPr="007036CE" w:rsidRDefault="006D2686" w:rsidP="006D2686">
            <w:pPr>
              <w:pStyle w:val="GOSTTablenorm"/>
            </w:pPr>
            <w:r w:rsidRPr="007036CE">
              <w:t>Бюджетное обязательство</w:t>
            </w:r>
          </w:p>
        </w:tc>
        <w:tc>
          <w:tcPr>
            <w:tcW w:w="734" w:type="pct"/>
          </w:tcPr>
          <w:p w14:paraId="47EAFDA6" w14:textId="77777777" w:rsidR="006D2686" w:rsidRPr="007036CE" w:rsidRDefault="006D2686" w:rsidP="006D2686">
            <w:pPr>
              <w:pStyle w:val="GOSTTablenorm"/>
              <w:rPr>
                <w:szCs w:val="24"/>
              </w:rPr>
            </w:pPr>
            <w:r w:rsidRPr="007036CE">
              <w:t>BUDGETCOMMITMENT</w:t>
            </w:r>
          </w:p>
        </w:tc>
        <w:tc>
          <w:tcPr>
            <w:tcW w:w="519" w:type="pct"/>
          </w:tcPr>
          <w:p w14:paraId="1D11AD09" w14:textId="77777777" w:rsidR="006D2686" w:rsidRPr="007036CE" w:rsidRDefault="006D2686" w:rsidP="006D2686">
            <w:pPr>
              <w:pStyle w:val="GOSTTablenorm"/>
            </w:pPr>
            <w:r w:rsidRPr="007036CE">
              <w:t>Строка</w:t>
            </w:r>
          </w:p>
        </w:tc>
        <w:tc>
          <w:tcPr>
            <w:tcW w:w="300" w:type="pct"/>
          </w:tcPr>
          <w:p w14:paraId="4A28030B" w14:textId="77777777" w:rsidR="006D2686" w:rsidRPr="007036CE" w:rsidRDefault="006D2686" w:rsidP="006D2686">
            <w:pPr>
              <w:pStyle w:val="GOSTTablenorm"/>
            </w:pPr>
            <w:r w:rsidRPr="007036CE">
              <w:t>Да</w:t>
            </w:r>
          </w:p>
        </w:tc>
        <w:tc>
          <w:tcPr>
            <w:tcW w:w="308" w:type="pct"/>
          </w:tcPr>
          <w:p w14:paraId="7C098F7D" w14:textId="77777777" w:rsidR="006D2686" w:rsidRPr="007036CE" w:rsidRDefault="006D2686" w:rsidP="006D2686">
            <w:pPr>
              <w:pStyle w:val="GOSTTablenorm"/>
              <w:rPr>
                <w:lang w:val="en-US"/>
              </w:rPr>
            </w:pPr>
            <w:r w:rsidRPr="007036CE">
              <w:rPr>
                <w:lang w:val="en-US"/>
              </w:rPr>
              <w:t>&lt;=19</w:t>
            </w:r>
          </w:p>
        </w:tc>
        <w:tc>
          <w:tcPr>
            <w:tcW w:w="2039" w:type="pct"/>
          </w:tcPr>
          <w:p w14:paraId="15D2AE17" w14:textId="77777777" w:rsidR="006D2686" w:rsidRPr="007036CE" w:rsidRDefault="006D2686" w:rsidP="006D2686">
            <w:pPr>
              <w:pStyle w:val="GOSTTablenorm"/>
              <w:rPr>
                <w:bCs/>
              </w:rPr>
            </w:pPr>
            <w:r w:rsidRPr="007036CE">
              <w:rPr>
                <w:bCs/>
              </w:rPr>
              <w:t>Указывается значение аналитического признака «БО» (Бюджетное обязательство) для отражения записи учета.</w:t>
            </w:r>
          </w:p>
          <w:p w14:paraId="4E6D6F9D" w14:textId="77777777" w:rsidR="006D2686" w:rsidRPr="007036CE" w:rsidRDefault="006D2686" w:rsidP="006D2686">
            <w:pPr>
              <w:ind w:firstLine="30"/>
              <w:rPr>
                <w:sz w:val="22"/>
                <w:szCs w:val="22"/>
              </w:rPr>
            </w:pPr>
            <w:r w:rsidRPr="007036CE">
              <w:rPr>
                <w:bCs/>
              </w:rPr>
              <w:t>Допускается заполнение прочерком</w:t>
            </w:r>
          </w:p>
        </w:tc>
      </w:tr>
      <w:tr w:rsidR="006D2686" w:rsidRPr="007036CE" w14:paraId="0FE2EB15" w14:textId="77777777" w:rsidTr="00A03896">
        <w:tc>
          <w:tcPr>
            <w:tcW w:w="1100" w:type="pct"/>
          </w:tcPr>
          <w:p w14:paraId="0C061B40" w14:textId="77777777" w:rsidR="006D2686" w:rsidRPr="007036CE" w:rsidRDefault="006D2686" w:rsidP="006D2686">
            <w:pPr>
              <w:pStyle w:val="GOSTTablenorm"/>
            </w:pPr>
            <w:r w:rsidRPr="007036CE">
              <w:t>ОКТМО</w:t>
            </w:r>
          </w:p>
        </w:tc>
        <w:tc>
          <w:tcPr>
            <w:tcW w:w="734" w:type="pct"/>
          </w:tcPr>
          <w:p w14:paraId="6150244A" w14:textId="77777777" w:rsidR="006D2686" w:rsidRPr="007036CE" w:rsidRDefault="006D2686" w:rsidP="006D2686">
            <w:pPr>
              <w:pStyle w:val="GOSTTablenorm"/>
            </w:pPr>
            <w:r w:rsidRPr="007036CE">
              <w:t>ORTERCLASS</w:t>
            </w:r>
          </w:p>
        </w:tc>
        <w:tc>
          <w:tcPr>
            <w:tcW w:w="519" w:type="pct"/>
          </w:tcPr>
          <w:p w14:paraId="5A8D1402" w14:textId="77777777" w:rsidR="006D2686" w:rsidRPr="007036CE" w:rsidRDefault="006D2686" w:rsidP="006D2686">
            <w:pPr>
              <w:pStyle w:val="GOSTTablenorm"/>
            </w:pPr>
            <w:r w:rsidRPr="007036CE">
              <w:t>Строка</w:t>
            </w:r>
          </w:p>
        </w:tc>
        <w:tc>
          <w:tcPr>
            <w:tcW w:w="300" w:type="pct"/>
          </w:tcPr>
          <w:p w14:paraId="7145647E" w14:textId="77777777" w:rsidR="006D2686" w:rsidRPr="007036CE" w:rsidRDefault="006D2686" w:rsidP="006D2686">
            <w:pPr>
              <w:pStyle w:val="GOSTTablenorm"/>
            </w:pPr>
            <w:r w:rsidRPr="007036CE">
              <w:t>Да</w:t>
            </w:r>
          </w:p>
        </w:tc>
        <w:tc>
          <w:tcPr>
            <w:tcW w:w="308" w:type="pct"/>
          </w:tcPr>
          <w:p w14:paraId="0E2D38D4" w14:textId="77777777" w:rsidR="006D2686" w:rsidRPr="007036CE" w:rsidRDefault="006D2686" w:rsidP="006D2686">
            <w:pPr>
              <w:pStyle w:val="GOSTTablenorm"/>
              <w:rPr>
                <w:lang w:val="en-US"/>
              </w:rPr>
            </w:pPr>
            <w:r w:rsidRPr="007036CE">
              <w:rPr>
                <w:lang w:val="en-US"/>
              </w:rPr>
              <w:t>&lt;=11</w:t>
            </w:r>
          </w:p>
        </w:tc>
        <w:tc>
          <w:tcPr>
            <w:tcW w:w="2039" w:type="pct"/>
          </w:tcPr>
          <w:p w14:paraId="77E9C4A6" w14:textId="77777777" w:rsidR="006D2686" w:rsidRPr="007036CE" w:rsidRDefault="006D2686" w:rsidP="006D2686">
            <w:pPr>
              <w:pStyle w:val="GOSTTablenorm"/>
            </w:pPr>
            <w:r w:rsidRPr="007036CE">
              <w:t>Указывается значение аналитического признака «ОКТМО» для отражения записи учета.</w:t>
            </w:r>
          </w:p>
          <w:p w14:paraId="5E2A17E1" w14:textId="77777777" w:rsidR="006D2686" w:rsidRPr="007036CE" w:rsidRDefault="006D2686" w:rsidP="006D2686">
            <w:pPr>
              <w:pStyle w:val="GOSTTablenorm"/>
              <w:rPr>
                <w:bCs/>
              </w:rPr>
            </w:pPr>
            <w:r w:rsidRPr="007036CE">
              <w:t>Допускается заполнение прочерком</w:t>
            </w:r>
          </w:p>
        </w:tc>
      </w:tr>
      <w:tr w:rsidR="006D2686" w:rsidRPr="007036CE" w14:paraId="2793596B" w14:textId="77777777" w:rsidTr="00A03896">
        <w:tc>
          <w:tcPr>
            <w:tcW w:w="1100" w:type="pct"/>
          </w:tcPr>
          <w:p w14:paraId="0F613E07" w14:textId="77777777" w:rsidR="006D2686" w:rsidRPr="007036CE" w:rsidRDefault="006D2686" w:rsidP="006D2686">
            <w:pPr>
              <w:pStyle w:val="GOSTTablenorm"/>
            </w:pPr>
            <w:r w:rsidRPr="007036CE">
              <w:t>Признак заключительных оборотов</w:t>
            </w:r>
          </w:p>
        </w:tc>
        <w:tc>
          <w:tcPr>
            <w:tcW w:w="734" w:type="pct"/>
          </w:tcPr>
          <w:p w14:paraId="20954B44" w14:textId="77777777" w:rsidR="006D2686" w:rsidRPr="007036CE" w:rsidRDefault="006D2686" w:rsidP="006D2686">
            <w:pPr>
              <w:pStyle w:val="GOSTTablenorm"/>
            </w:pPr>
            <w:r w:rsidRPr="007036CE">
              <w:t>CLOSETURNOVERS</w:t>
            </w:r>
          </w:p>
        </w:tc>
        <w:tc>
          <w:tcPr>
            <w:tcW w:w="519" w:type="pct"/>
          </w:tcPr>
          <w:p w14:paraId="1A753670" w14:textId="77777777" w:rsidR="006D2686" w:rsidRPr="007036CE" w:rsidRDefault="006D2686" w:rsidP="006D2686">
            <w:pPr>
              <w:pStyle w:val="GOSTTablenorm"/>
            </w:pPr>
            <w:r w:rsidRPr="007036CE">
              <w:t>Строка</w:t>
            </w:r>
          </w:p>
        </w:tc>
        <w:tc>
          <w:tcPr>
            <w:tcW w:w="300" w:type="pct"/>
          </w:tcPr>
          <w:p w14:paraId="1DB62C26" w14:textId="77777777" w:rsidR="006D2686" w:rsidRPr="007036CE" w:rsidRDefault="006D2686" w:rsidP="006D2686">
            <w:pPr>
              <w:pStyle w:val="GOSTTablenorm"/>
            </w:pPr>
            <w:r w:rsidRPr="007036CE">
              <w:t>Да</w:t>
            </w:r>
          </w:p>
        </w:tc>
        <w:tc>
          <w:tcPr>
            <w:tcW w:w="308" w:type="pct"/>
          </w:tcPr>
          <w:p w14:paraId="70C86FE4" w14:textId="77777777" w:rsidR="006D2686" w:rsidRPr="007036CE" w:rsidRDefault="006D2686" w:rsidP="006D2686">
            <w:pPr>
              <w:pStyle w:val="GOSTTablenorm"/>
              <w:rPr>
                <w:lang w:val="en-US"/>
              </w:rPr>
            </w:pPr>
            <w:r w:rsidRPr="007036CE">
              <w:rPr>
                <w:lang w:val="en-US"/>
              </w:rPr>
              <w:t>&lt;=9</w:t>
            </w:r>
          </w:p>
        </w:tc>
        <w:tc>
          <w:tcPr>
            <w:tcW w:w="2039" w:type="pct"/>
          </w:tcPr>
          <w:p w14:paraId="54795F9C" w14:textId="77777777" w:rsidR="006D2686" w:rsidRPr="007036CE" w:rsidRDefault="006D2686" w:rsidP="006D2686">
            <w:pPr>
              <w:pStyle w:val="GOSTTablenorm"/>
            </w:pPr>
            <w:r w:rsidRPr="007036CE">
              <w:t>Указывается значение аналитического признака «ЗО» (Признак заключительных оборотов) для отражения записи учета.</w:t>
            </w:r>
          </w:p>
          <w:p w14:paraId="4F55BF29" w14:textId="77777777" w:rsidR="006D2686" w:rsidRPr="007036CE" w:rsidRDefault="006D2686" w:rsidP="006D2686">
            <w:pPr>
              <w:pStyle w:val="GOSTTablenorm"/>
              <w:rPr>
                <w:bCs/>
              </w:rPr>
            </w:pPr>
            <w:r w:rsidRPr="007036CE">
              <w:t>Допускается заполнение прочерком</w:t>
            </w:r>
          </w:p>
        </w:tc>
      </w:tr>
      <w:tr w:rsidR="006D2686" w:rsidRPr="007036CE" w14:paraId="60E7268B" w14:textId="77777777" w:rsidTr="00A03896">
        <w:tc>
          <w:tcPr>
            <w:tcW w:w="1100" w:type="pct"/>
          </w:tcPr>
          <w:p w14:paraId="5ADA2953" w14:textId="77777777" w:rsidR="006D2686" w:rsidRPr="007036CE" w:rsidRDefault="006D2686" w:rsidP="006D2686">
            <w:pPr>
              <w:pStyle w:val="GOSTTablenorm"/>
            </w:pPr>
            <w:r w:rsidRPr="007036CE">
              <w:t>ОКС / КМИ</w:t>
            </w:r>
          </w:p>
        </w:tc>
        <w:tc>
          <w:tcPr>
            <w:tcW w:w="734" w:type="pct"/>
          </w:tcPr>
          <w:p w14:paraId="7E702B9E" w14:textId="77777777" w:rsidR="006D2686" w:rsidRPr="007036CE" w:rsidRDefault="006D2686" w:rsidP="006D2686">
            <w:pPr>
              <w:pStyle w:val="GOSTTablenorm"/>
            </w:pPr>
            <w:r w:rsidRPr="007036CE">
              <w:t>FEDADRINVPROGR</w:t>
            </w:r>
          </w:p>
        </w:tc>
        <w:tc>
          <w:tcPr>
            <w:tcW w:w="519" w:type="pct"/>
          </w:tcPr>
          <w:p w14:paraId="30463DC4" w14:textId="77777777" w:rsidR="006D2686" w:rsidRPr="007036CE" w:rsidRDefault="006D2686" w:rsidP="006D2686">
            <w:pPr>
              <w:pStyle w:val="GOSTTablenorm"/>
            </w:pPr>
            <w:r w:rsidRPr="007036CE">
              <w:t>Строка</w:t>
            </w:r>
          </w:p>
        </w:tc>
        <w:tc>
          <w:tcPr>
            <w:tcW w:w="300" w:type="pct"/>
          </w:tcPr>
          <w:p w14:paraId="11BC5B4D" w14:textId="77777777" w:rsidR="006D2686" w:rsidRPr="007036CE" w:rsidRDefault="006D2686" w:rsidP="006D2686">
            <w:pPr>
              <w:pStyle w:val="GOSTTablenorm"/>
            </w:pPr>
            <w:r w:rsidRPr="007036CE">
              <w:t>Нет</w:t>
            </w:r>
          </w:p>
        </w:tc>
        <w:tc>
          <w:tcPr>
            <w:tcW w:w="308" w:type="pct"/>
          </w:tcPr>
          <w:p w14:paraId="02075D50" w14:textId="77777777" w:rsidR="006D2686" w:rsidRPr="007036CE" w:rsidRDefault="006D2686" w:rsidP="006D2686">
            <w:pPr>
              <w:pStyle w:val="GOSTTablenorm"/>
              <w:rPr>
                <w:lang w:val="en-US"/>
              </w:rPr>
            </w:pPr>
            <w:r w:rsidRPr="007036CE">
              <w:rPr>
                <w:lang w:val="en-US"/>
              </w:rPr>
              <w:t>&lt;=24</w:t>
            </w:r>
          </w:p>
        </w:tc>
        <w:tc>
          <w:tcPr>
            <w:tcW w:w="2039" w:type="pct"/>
          </w:tcPr>
          <w:p w14:paraId="6F936C59" w14:textId="77777777" w:rsidR="006D2686" w:rsidRPr="007036CE" w:rsidRDefault="006D2686" w:rsidP="006D2686">
            <w:pPr>
              <w:pStyle w:val="GOSTTablenorm"/>
            </w:pPr>
            <w:r w:rsidRPr="007036CE">
              <w:t>Указывается значение аналитического признака «ОКС» (Код объ</w:t>
            </w:r>
            <w:r w:rsidRPr="007036CE">
              <w:lastRenderedPageBreak/>
              <w:t>екта капитального строительства/ капитальных вложений) для отражения по дебету записи учета.</w:t>
            </w:r>
          </w:p>
          <w:p w14:paraId="05B08B92" w14:textId="77777777" w:rsidR="006D2686" w:rsidRPr="007036CE" w:rsidRDefault="006D2686" w:rsidP="006D2686">
            <w:pPr>
              <w:pStyle w:val="GOSTTablenorm"/>
              <w:rPr>
                <w:bCs/>
              </w:rPr>
            </w:pPr>
            <w:r w:rsidRPr="007036CE">
              <w:t>Допускается заполнение прочерком</w:t>
            </w:r>
          </w:p>
        </w:tc>
      </w:tr>
      <w:tr w:rsidR="006D2686" w:rsidRPr="007036CE" w14:paraId="48E56B17" w14:textId="77777777" w:rsidTr="00A03896">
        <w:tc>
          <w:tcPr>
            <w:tcW w:w="1100" w:type="pct"/>
          </w:tcPr>
          <w:p w14:paraId="1EBE9FC7" w14:textId="77777777" w:rsidR="006D2686" w:rsidRPr="007036CE" w:rsidRDefault="006D2686" w:rsidP="006D2686">
            <w:pPr>
              <w:pStyle w:val="GOSTTablenorm"/>
            </w:pPr>
            <w:r w:rsidRPr="007036CE">
              <w:lastRenderedPageBreak/>
              <w:t>Финансовый орган</w:t>
            </w:r>
          </w:p>
        </w:tc>
        <w:tc>
          <w:tcPr>
            <w:tcW w:w="734" w:type="pct"/>
          </w:tcPr>
          <w:p w14:paraId="120463BF" w14:textId="77777777" w:rsidR="006D2686" w:rsidRPr="007036CE" w:rsidRDefault="006D2686" w:rsidP="006D2686">
            <w:pPr>
              <w:pStyle w:val="GOSTTablenorm"/>
            </w:pPr>
            <w:r w:rsidRPr="007036CE">
              <w:t>FINORGAN</w:t>
            </w:r>
          </w:p>
        </w:tc>
        <w:tc>
          <w:tcPr>
            <w:tcW w:w="519" w:type="pct"/>
          </w:tcPr>
          <w:p w14:paraId="4D7350AE" w14:textId="77777777" w:rsidR="006D2686" w:rsidRPr="007036CE" w:rsidRDefault="006D2686" w:rsidP="006D2686">
            <w:pPr>
              <w:pStyle w:val="GOSTTablenorm"/>
            </w:pPr>
            <w:r w:rsidRPr="007036CE">
              <w:t>Строка</w:t>
            </w:r>
          </w:p>
        </w:tc>
        <w:tc>
          <w:tcPr>
            <w:tcW w:w="300" w:type="pct"/>
          </w:tcPr>
          <w:p w14:paraId="5BEB0930" w14:textId="77777777" w:rsidR="006D2686" w:rsidRPr="007036CE" w:rsidRDefault="006D2686" w:rsidP="006D2686">
            <w:pPr>
              <w:pStyle w:val="GOSTTablenorm"/>
            </w:pPr>
            <w:r w:rsidRPr="007036CE">
              <w:t>Нет</w:t>
            </w:r>
          </w:p>
        </w:tc>
        <w:tc>
          <w:tcPr>
            <w:tcW w:w="308" w:type="pct"/>
          </w:tcPr>
          <w:p w14:paraId="62CC5871" w14:textId="77777777" w:rsidR="006D2686" w:rsidRPr="007036CE" w:rsidRDefault="006D2686" w:rsidP="006D2686">
            <w:pPr>
              <w:pStyle w:val="GOSTTablenorm"/>
              <w:rPr>
                <w:lang w:val="en-US"/>
              </w:rPr>
            </w:pPr>
            <w:r w:rsidRPr="007036CE">
              <w:rPr>
                <w:lang w:val="en-US"/>
              </w:rPr>
              <w:t>&lt;=25</w:t>
            </w:r>
          </w:p>
        </w:tc>
        <w:tc>
          <w:tcPr>
            <w:tcW w:w="2039" w:type="pct"/>
          </w:tcPr>
          <w:p w14:paraId="5469D75E" w14:textId="77777777" w:rsidR="006D2686" w:rsidRPr="007036CE" w:rsidRDefault="006D2686" w:rsidP="006D2686">
            <w:pPr>
              <w:pStyle w:val="GOSTTablenorm"/>
            </w:pPr>
            <w:r w:rsidRPr="007036CE">
              <w:t>Указывается значение аналитического признака «ФО» (Финансовый орган) для отражения записи учета.</w:t>
            </w:r>
          </w:p>
          <w:p w14:paraId="7B7815B3" w14:textId="77777777" w:rsidR="006D2686" w:rsidRPr="007036CE" w:rsidRDefault="006D2686" w:rsidP="006D2686">
            <w:pPr>
              <w:pStyle w:val="GOSTTablenorm"/>
              <w:rPr>
                <w:bCs/>
              </w:rPr>
            </w:pPr>
            <w:r w:rsidRPr="007036CE">
              <w:t>Допускается заполнение прочерком</w:t>
            </w:r>
          </w:p>
        </w:tc>
      </w:tr>
      <w:tr w:rsidR="006D2686" w:rsidRPr="007036CE" w14:paraId="464CF66F" w14:textId="77777777" w:rsidTr="00A03896">
        <w:tc>
          <w:tcPr>
            <w:tcW w:w="1100" w:type="pct"/>
          </w:tcPr>
          <w:p w14:paraId="244A1CF6" w14:textId="77777777" w:rsidR="006D2686" w:rsidRPr="007036CE" w:rsidRDefault="006D2686" w:rsidP="006D2686">
            <w:pPr>
              <w:pStyle w:val="GOSTTablenorm"/>
            </w:pPr>
            <w:r w:rsidRPr="007036CE">
              <w:t>Сумма по дебету</w:t>
            </w:r>
          </w:p>
        </w:tc>
        <w:tc>
          <w:tcPr>
            <w:tcW w:w="734" w:type="pct"/>
          </w:tcPr>
          <w:p w14:paraId="4A45C768" w14:textId="77777777" w:rsidR="006D2686" w:rsidRPr="007036CE" w:rsidRDefault="006D2686" w:rsidP="006D2686">
            <w:pPr>
              <w:pStyle w:val="GOSTTablenorm"/>
            </w:pPr>
            <w:r w:rsidRPr="007036CE">
              <w:rPr>
                <w:szCs w:val="22"/>
                <w:lang w:val="en-US"/>
              </w:rPr>
              <w:t>TURNOVERDT</w:t>
            </w:r>
          </w:p>
        </w:tc>
        <w:tc>
          <w:tcPr>
            <w:tcW w:w="519" w:type="pct"/>
          </w:tcPr>
          <w:p w14:paraId="71FFC9E7" w14:textId="77777777" w:rsidR="006D2686" w:rsidRPr="007036CE" w:rsidRDefault="006D2686" w:rsidP="006D2686">
            <w:pPr>
              <w:pStyle w:val="GOSTTablenorm"/>
            </w:pPr>
            <w:r w:rsidRPr="007036CE">
              <w:t>Сумма</w:t>
            </w:r>
          </w:p>
        </w:tc>
        <w:tc>
          <w:tcPr>
            <w:tcW w:w="300" w:type="pct"/>
          </w:tcPr>
          <w:p w14:paraId="7CF19D0C" w14:textId="77777777" w:rsidR="006D2686" w:rsidRPr="007036CE" w:rsidRDefault="006D2686" w:rsidP="006D2686">
            <w:pPr>
              <w:pStyle w:val="GOSTTablenorm"/>
            </w:pPr>
            <w:r w:rsidRPr="007036CE">
              <w:t>Да</w:t>
            </w:r>
          </w:p>
        </w:tc>
        <w:tc>
          <w:tcPr>
            <w:tcW w:w="308" w:type="pct"/>
          </w:tcPr>
          <w:p w14:paraId="5C22D88F" w14:textId="77777777" w:rsidR="006D2686" w:rsidRPr="007036CE" w:rsidRDefault="006D2686" w:rsidP="006D2686">
            <w:pPr>
              <w:pStyle w:val="GOSTTablenorm"/>
              <w:rPr>
                <w:lang w:val="en-US"/>
              </w:rPr>
            </w:pPr>
          </w:p>
        </w:tc>
        <w:tc>
          <w:tcPr>
            <w:tcW w:w="2039" w:type="pct"/>
          </w:tcPr>
          <w:p w14:paraId="3FDAC1E3" w14:textId="77777777" w:rsidR="006D2686" w:rsidRPr="007036CE" w:rsidRDefault="006D2686" w:rsidP="006D2686">
            <w:pPr>
              <w:pStyle w:val="GOSTTablenorm"/>
            </w:pPr>
            <w:r w:rsidRPr="007036CE">
              <w:t>Указывается сумма оборота по дебету</w:t>
            </w:r>
          </w:p>
        </w:tc>
      </w:tr>
      <w:tr w:rsidR="006D2686" w:rsidRPr="007036CE" w14:paraId="75D2F4CD" w14:textId="77777777" w:rsidTr="00A03896">
        <w:tc>
          <w:tcPr>
            <w:tcW w:w="1100" w:type="pct"/>
          </w:tcPr>
          <w:p w14:paraId="1196D96B" w14:textId="77777777" w:rsidR="006D2686" w:rsidRPr="007036CE" w:rsidRDefault="006D2686" w:rsidP="006D2686">
            <w:pPr>
              <w:pStyle w:val="GOSTTablenorm"/>
            </w:pPr>
            <w:r w:rsidRPr="007036CE">
              <w:t>Сумма по кредиту</w:t>
            </w:r>
          </w:p>
        </w:tc>
        <w:tc>
          <w:tcPr>
            <w:tcW w:w="734" w:type="pct"/>
          </w:tcPr>
          <w:p w14:paraId="631F9039" w14:textId="77777777" w:rsidR="006D2686" w:rsidRPr="007036CE" w:rsidRDefault="006D2686" w:rsidP="006D2686">
            <w:pPr>
              <w:pStyle w:val="GOSTTablenorm"/>
              <w:rPr>
                <w:szCs w:val="22"/>
                <w:lang w:val="en-US"/>
              </w:rPr>
            </w:pPr>
            <w:r w:rsidRPr="007036CE">
              <w:rPr>
                <w:szCs w:val="22"/>
                <w:lang w:val="en-US"/>
              </w:rPr>
              <w:t>TURNOVERKT</w:t>
            </w:r>
          </w:p>
        </w:tc>
        <w:tc>
          <w:tcPr>
            <w:tcW w:w="519" w:type="pct"/>
          </w:tcPr>
          <w:p w14:paraId="4CECB6F1" w14:textId="77777777" w:rsidR="006D2686" w:rsidRPr="007036CE" w:rsidRDefault="006D2686" w:rsidP="006D2686">
            <w:pPr>
              <w:pStyle w:val="GOSTTablenorm"/>
            </w:pPr>
            <w:r w:rsidRPr="007036CE">
              <w:t>Сумма</w:t>
            </w:r>
          </w:p>
        </w:tc>
        <w:tc>
          <w:tcPr>
            <w:tcW w:w="300" w:type="pct"/>
          </w:tcPr>
          <w:p w14:paraId="30332C65" w14:textId="77777777" w:rsidR="006D2686" w:rsidRPr="007036CE" w:rsidRDefault="006D2686" w:rsidP="006D2686">
            <w:pPr>
              <w:pStyle w:val="GOSTTablenorm"/>
            </w:pPr>
            <w:r w:rsidRPr="007036CE">
              <w:t>Да</w:t>
            </w:r>
          </w:p>
        </w:tc>
        <w:tc>
          <w:tcPr>
            <w:tcW w:w="308" w:type="pct"/>
          </w:tcPr>
          <w:p w14:paraId="363AE74C" w14:textId="77777777" w:rsidR="006D2686" w:rsidRPr="007036CE" w:rsidRDefault="006D2686" w:rsidP="006D2686">
            <w:pPr>
              <w:pStyle w:val="GOSTTablenorm"/>
              <w:rPr>
                <w:lang w:val="en-US"/>
              </w:rPr>
            </w:pPr>
          </w:p>
        </w:tc>
        <w:tc>
          <w:tcPr>
            <w:tcW w:w="2039" w:type="pct"/>
          </w:tcPr>
          <w:p w14:paraId="0CC828D4" w14:textId="77777777" w:rsidR="006D2686" w:rsidRPr="007036CE" w:rsidRDefault="006D2686" w:rsidP="006D2686">
            <w:pPr>
              <w:pStyle w:val="GOSTTablenorm"/>
            </w:pPr>
            <w:r w:rsidRPr="007036CE">
              <w:t>Указывается сумма оборота по кредиту</w:t>
            </w:r>
          </w:p>
        </w:tc>
      </w:tr>
    </w:tbl>
    <w:p w14:paraId="3906479F" w14:textId="77777777" w:rsidR="006702F5" w:rsidRPr="007036CE" w:rsidRDefault="006702F5" w:rsidP="00A315E0">
      <w:pPr>
        <w:pStyle w:val="GOSTNormal"/>
      </w:pPr>
    </w:p>
    <w:p w14:paraId="40F66F03" w14:textId="77777777" w:rsidR="006702F5" w:rsidRPr="007036CE" w:rsidRDefault="002A03A4" w:rsidP="00DE0449">
      <w:pPr>
        <w:pStyle w:val="51"/>
      </w:pPr>
      <w:bookmarkStart w:id="1947" w:name="_Toc222927787"/>
      <w:r w:rsidRPr="007036CE">
        <w:t>Пример запроса по документу «Решение об отмене предельных объемов оплаты денежных обязательств» (ф.0501094) DBD_DecCancelPOFR</w:t>
      </w:r>
      <w:bookmarkEnd w:id="1947"/>
    </w:p>
    <w:p w14:paraId="490D8E2C" w14:textId="77777777" w:rsidR="002A03A4" w:rsidRPr="007036CE" w:rsidRDefault="002A03A4" w:rsidP="00E63F76">
      <w:pPr>
        <w:pStyle w:val="GOSTScript"/>
        <w:rPr>
          <w:lang w:val="ru-RU"/>
        </w:rPr>
      </w:pPr>
    </w:p>
    <w:p w14:paraId="2813FDC9" w14:textId="77777777" w:rsidR="00690D83" w:rsidRPr="007036CE" w:rsidRDefault="00690D83" w:rsidP="00DE0449">
      <w:pPr>
        <w:pStyle w:val="41"/>
      </w:pPr>
      <w:bookmarkStart w:id="1948" w:name="_Ref158392652"/>
      <w:bookmarkStart w:id="1949" w:name="_Toc222927788"/>
      <w:r w:rsidRPr="007036CE">
        <w:lastRenderedPageBreak/>
        <w:t>«Справка об изменении сводной бюджетной росписи федерального бюджета и лимитов бюджетных обязательств на финансовый год и на плановый период» (ф.0501051) DBD_SumBudListLBO</w:t>
      </w:r>
      <w:bookmarkEnd w:id="1948"/>
      <w:bookmarkEnd w:id="1949"/>
    </w:p>
    <w:p w14:paraId="21FBCCA8" w14:textId="77777777" w:rsidR="00690D83" w:rsidRPr="007036CE" w:rsidRDefault="00690D83" w:rsidP="00DE0449">
      <w:pPr>
        <w:pStyle w:val="51"/>
      </w:pPr>
      <w:bookmarkStart w:id="1950" w:name="_Toc222927789"/>
      <w:r w:rsidRPr="007036CE">
        <w:t>Перечень параметров тела запроса (Document) по документу «Справка об изменении сводной бюджетной росписи федерального бюджета и лимитов бюджетных обязательств на финансовый год и на плановый период» (ф.0501051) DBD_SumBudListLBO</w:t>
      </w:r>
      <w:bookmarkEnd w:id="1950"/>
    </w:p>
    <w:p w14:paraId="53E70B31" w14:textId="2E91A79A" w:rsidR="00690D83" w:rsidRPr="007036CE" w:rsidRDefault="009B61E2" w:rsidP="00690D83">
      <w:pPr>
        <w:pStyle w:val="GOSTNameTable"/>
      </w:pPr>
      <w:r w:rsidRPr="007036CE">
        <w:rPr>
          <w:noProof/>
        </w:rPr>
        <w:fldChar w:fldCharType="begin"/>
      </w:r>
      <w:r w:rsidRPr="007036CE">
        <w:rPr>
          <w:noProof/>
        </w:rPr>
        <w:instrText xml:space="preserve"> SEQ Таблица \* ARABIC </w:instrText>
      </w:r>
      <w:r w:rsidRPr="007036CE">
        <w:rPr>
          <w:noProof/>
        </w:rPr>
        <w:fldChar w:fldCharType="separate"/>
      </w:r>
      <w:bookmarkStart w:id="1951" w:name="_Toc222927999"/>
      <w:r w:rsidR="00BD74E1">
        <w:rPr>
          <w:noProof/>
        </w:rPr>
        <w:t>26</w:t>
      </w:r>
      <w:r w:rsidRPr="007036CE">
        <w:rPr>
          <w:noProof/>
        </w:rPr>
        <w:fldChar w:fldCharType="end"/>
      </w:r>
      <w:r w:rsidR="00690D83" w:rsidRPr="007036CE">
        <w:t xml:space="preserve"> </w:t>
      </w:r>
      <w:r w:rsidR="004060F4" w:rsidRPr="007036CE">
        <w:t>–</w:t>
      </w:r>
      <w:r w:rsidR="00690D83" w:rsidRPr="007036CE">
        <w:t xml:space="preserve"> Параметры тела (Document) запроса на подбор / сторнирование / переформирование записей учета по документу «Справка об изменении сводной бюджетной росписи федерального бюджета и лимитов бюджетных обязательств на финансовый год и на плановый период» (ф.0501051) DBD_SumBudListLBO</w:t>
      </w:r>
      <w:bookmarkEnd w:id="1951"/>
    </w:p>
    <w:tbl>
      <w:tblPr>
        <w:tblStyle w:val="GOSTTable"/>
        <w:tblW w:w="5000" w:type="pct"/>
        <w:tblLayout w:type="fixed"/>
        <w:tblLook w:val="07E0" w:firstRow="1" w:lastRow="1" w:firstColumn="1" w:lastColumn="1" w:noHBand="1" w:noVBand="1"/>
      </w:tblPr>
      <w:tblGrid>
        <w:gridCol w:w="3466"/>
        <w:gridCol w:w="2314"/>
        <w:gridCol w:w="1636"/>
        <w:gridCol w:w="946"/>
        <w:gridCol w:w="971"/>
        <w:gridCol w:w="6427"/>
      </w:tblGrid>
      <w:tr w:rsidR="00690D83" w:rsidRPr="007036CE" w14:paraId="0ECF6700" w14:textId="77777777" w:rsidTr="00A03896">
        <w:trPr>
          <w:cnfStyle w:val="100000000000" w:firstRow="1" w:lastRow="0" w:firstColumn="0" w:lastColumn="0" w:oddVBand="0" w:evenVBand="0" w:oddHBand="0" w:evenHBand="0" w:firstRowFirstColumn="0" w:firstRowLastColumn="0" w:lastRowFirstColumn="0" w:lastRowLastColumn="0"/>
          <w:trHeight w:val="1002"/>
        </w:trPr>
        <w:tc>
          <w:tcPr>
            <w:tcW w:w="1100" w:type="pct"/>
            <w:hideMark/>
          </w:tcPr>
          <w:p w14:paraId="61A53F8C" w14:textId="77777777" w:rsidR="00690D83" w:rsidRPr="007036CE" w:rsidRDefault="00690D83" w:rsidP="00690D83">
            <w:pPr>
              <w:pStyle w:val="GOSTTableHead"/>
              <w:rPr>
                <w:szCs w:val="22"/>
              </w:rPr>
            </w:pPr>
            <w:r w:rsidRPr="007036CE">
              <w:rPr>
                <w:szCs w:val="22"/>
              </w:rPr>
              <w:t>Наименование параметра</w:t>
            </w:r>
          </w:p>
        </w:tc>
        <w:tc>
          <w:tcPr>
            <w:tcW w:w="734" w:type="pct"/>
            <w:hideMark/>
          </w:tcPr>
          <w:p w14:paraId="1B83DB84" w14:textId="77777777" w:rsidR="00690D83" w:rsidRPr="007036CE" w:rsidRDefault="00690D83" w:rsidP="00690D83">
            <w:pPr>
              <w:pStyle w:val="GOSTTableHead"/>
              <w:rPr>
                <w:szCs w:val="22"/>
              </w:rPr>
            </w:pPr>
            <w:r w:rsidRPr="007036CE">
              <w:rPr>
                <w:szCs w:val="22"/>
              </w:rPr>
              <w:t>Название тэга</w:t>
            </w:r>
          </w:p>
        </w:tc>
        <w:tc>
          <w:tcPr>
            <w:tcW w:w="519" w:type="pct"/>
            <w:hideMark/>
          </w:tcPr>
          <w:p w14:paraId="2C8921E2" w14:textId="77777777" w:rsidR="00690D83" w:rsidRPr="007036CE" w:rsidRDefault="00690D83" w:rsidP="00690D83">
            <w:pPr>
              <w:pStyle w:val="GOSTTableHead"/>
              <w:rPr>
                <w:szCs w:val="22"/>
              </w:rPr>
            </w:pPr>
            <w:r w:rsidRPr="007036CE">
              <w:rPr>
                <w:szCs w:val="22"/>
              </w:rPr>
              <w:t>Тип данных</w:t>
            </w:r>
          </w:p>
        </w:tc>
        <w:tc>
          <w:tcPr>
            <w:tcW w:w="300" w:type="pct"/>
          </w:tcPr>
          <w:p w14:paraId="23E5A728" w14:textId="77777777" w:rsidR="00690D83" w:rsidRPr="007036CE" w:rsidRDefault="00690D83" w:rsidP="00690D83">
            <w:pPr>
              <w:pStyle w:val="GOSTTableHead"/>
              <w:rPr>
                <w:szCs w:val="22"/>
              </w:rPr>
            </w:pPr>
            <w:r w:rsidRPr="007036CE">
              <w:rPr>
                <w:szCs w:val="22"/>
              </w:rPr>
              <w:t>Обязательность</w:t>
            </w:r>
          </w:p>
        </w:tc>
        <w:tc>
          <w:tcPr>
            <w:tcW w:w="308" w:type="pct"/>
            <w:hideMark/>
          </w:tcPr>
          <w:p w14:paraId="3C4A6B05" w14:textId="77777777" w:rsidR="00690D83" w:rsidRPr="007036CE" w:rsidRDefault="00690D83" w:rsidP="00690D83">
            <w:pPr>
              <w:pStyle w:val="GOSTTableHead"/>
              <w:rPr>
                <w:szCs w:val="22"/>
              </w:rPr>
            </w:pPr>
            <w:r w:rsidRPr="007036CE">
              <w:rPr>
                <w:szCs w:val="22"/>
              </w:rPr>
              <w:t>Размерность</w:t>
            </w:r>
          </w:p>
        </w:tc>
        <w:tc>
          <w:tcPr>
            <w:tcW w:w="2039" w:type="pct"/>
          </w:tcPr>
          <w:p w14:paraId="0DF86F38" w14:textId="77777777" w:rsidR="00690D83" w:rsidRPr="007036CE" w:rsidRDefault="00690D83" w:rsidP="00690D83">
            <w:pPr>
              <w:pStyle w:val="GOSTTableHead"/>
              <w:rPr>
                <w:szCs w:val="22"/>
              </w:rPr>
            </w:pPr>
            <w:r w:rsidRPr="007036CE">
              <w:rPr>
                <w:szCs w:val="22"/>
              </w:rPr>
              <w:t>Описание</w:t>
            </w:r>
          </w:p>
        </w:tc>
      </w:tr>
      <w:tr w:rsidR="00690D83" w:rsidRPr="007036CE" w14:paraId="2D179BC2" w14:textId="77777777" w:rsidTr="00A03896">
        <w:tc>
          <w:tcPr>
            <w:tcW w:w="1100" w:type="pct"/>
          </w:tcPr>
          <w:p w14:paraId="45AF328E" w14:textId="77777777" w:rsidR="00690D83" w:rsidRPr="007036CE" w:rsidRDefault="00690D83" w:rsidP="00690D83">
            <w:pPr>
              <w:pStyle w:val="GOSTTablenorm"/>
            </w:pPr>
            <w:r w:rsidRPr="007036CE">
              <w:rPr>
                <w:szCs w:val="22"/>
              </w:rPr>
              <w:t>Номер документа</w:t>
            </w:r>
          </w:p>
        </w:tc>
        <w:tc>
          <w:tcPr>
            <w:tcW w:w="734" w:type="pct"/>
          </w:tcPr>
          <w:p w14:paraId="6D335D55" w14:textId="77777777" w:rsidR="00690D83" w:rsidRPr="007036CE" w:rsidRDefault="00690D83" w:rsidP="00690D83">
            <w:pPr>
              <w:pStyle w:val="GOSTTablenorm"/>
            </w:pPr>
            <w:r w:rsidRPr="007036CE">
              <w:rPr>
                <w:szCs w:val="22"/>
                <w:lang w:val="en-US"/>
              </w:rPr>
              <w:t>NUM_DOC</w:t>
            </w:r>
          </w:p>
        </w:tc>
        <w:tc>
          <w:tcPr>
            <w:tcW w:w="519" w:type="pct"/>
          </w:tcPr>
          <w:p w14:paraId="6690675C" w14:textId="77777777" w:rsidR="00690D83" w:rsidRPr="007036CE" w:rsidRDefault="00690D83" w:rsidP="00690D83">
            <w:pPr>
              <w:pStyle w:val="GOSTTablenorm"/>
            </w:pPr>
            <w:r w:rsidRPr="007036CE">
              <w:rPr>
                <w:szCs w:val="22"/>
              </w:rPr>
              <w:t>Строка</w:t>
            </w:r>
          </w:p>
        </w:tc>
        <w:tc>
          <w:tcPr>
            <w:tcW w:w="300" w:type="pct"/>
          </w:tcPr>
          <w:p w14:paraId="4CDA1A66" w14:textId="77777777" w:rsidR="00690D83" w:rsidRPr="007036CE" w:rsidRDefault="00690D83" w:rsidP="00690D83">
            <w:pPr>
              <w:pStyle w:val="GOSTTablenorm"/>
            </w:pPr>
            <w:r w:rsidRPr="007036CE">
              <w:rPr>
                <w:szCs w:val="22"/>
              </w:rPr>
              <w:t>Да</w:t>
            </w:r>
          </w:p>
        </w:tc>
        <w:tc>
          <w:tcPr>
            <w:tcW w:w="308" w:type="pct"/>
          </w:tcPr>
          <w:p w14:paraId="66339D0F" w14:textId="77777777" w:rsidR="00690D83" w:rsidRPr="007036CE" w:rsidRDefault="00690D83" w:rsidP="00690D83">
            <w:pPr>
              <w:pStyle w:val="GOSTTablenorm"/>
            </w:pPr>
            <w:r w:rsidRPr="007036CE">
              <w:rPr>
                <w:szCs w:val="22"/>
                <w:lang w:val="en-US"/>
              </w:rPr>
              <w:t>&lt;=25</w:t>
            </w:r>
          </w:p>
        </w:tc>
        <w:tc>
          <w:tcPr>
            <w:tcW w:w="2039" w:type="pct"/>
          </w:tcPr>
          <w:p w14:paraId="651D38C4" w14:textId="77777777" w:rsidR="00690D83" w:rsidRPr="007036CE" w:rsidRDefault="00690D83" w:rsidP="00690D83">
            <w:pPr>
              <w:pStyle w:val="GOSTTablenorm"/>
            </w:pPr>
            <w:r w:rsidRPr="007036CE">
              <w:rPr>
                <w:szCs w:val="22"/>
              </w:rPr>
              <w:t>Указывается номер документа</w:t>
            </w:r>
          </w:p>
        </w:tc>
      </w:tr>
      <w:tr w:rsidR="00690D83" w:rsidRPr="007036CE" w14:paraId="08E31051" w14:textId="77777777" w:rsidTr="00A03896">
        <w:tc>
          <w:tcPr>
            <w:tcW w:w="1100" w:type="pct"/>
          </w:tcPr>
          <w:p w14:paraId="7DBF322C" w14:textId="77777777" w:rsidR="00690D83" w:rsidRPr="007036CE" w:rsidRDefault="00690D83" w:rsidP="00690D83">
            <w:pPr>
              <w:pStyle w:val="GOSTTablenorm"/>
              <w:rPr>
                <w:szCs w:val="22"/>
              </w:rPr>
            </w:pPr>
            <w:r w:rsidRPr="007036CE">
              <w:rPr>
                <w:szCs w:val="22"/>
              </w:rPr>
              <w:t>Дата документа</w:t>
            </w:r>
          </w:p>
        </w:tc>
        <w:tc>
          <w:tcPr>
            <w:tcW w:w="734" w:type="pct"/>
          </w:tcPr>
          <w:p w14:paraId="2AF4B3E1" w14:textId="77777777" w:rsidR="00690D83" w:rsidRPr="007036CE" w:rsidRDefault="00690D83" w:rsidP="00690D83">
            <w:pPr>
              <w:pStyle w:val="GOSTTablenorm"/>
              <w:rPr>
                <w:szCs w:val="22"/>
                <w:lang w:val="en-US"/>
              </w:rPr>
            </w:pPr>
            <w:r w:rsidRPr="007036CE">
              <w:rPr>
                <w:szCs w:val="22"/>
                <w:lang w:val="en-US"/>
              </w:rPr>
              <w:t>DATE_DOC</w:t>
            </w:r>
          </w:p>
        </w:tc>
        <w:tc>
          <w:tcPr>
            <w:tcW w:w="519" w:type="pct"/>
          </w:tcPr>
          <w:p w14:paraId="08A575D0" w14:textId="77777777" w:rsidR="00690D83" w:rsidRPr="007036CE" w:rsidRDefault="00690D83" w:rsidP="00690D83">
            <w:pPr>
              <w:pStyle w:val="GOSTTablenorm"/>
            </w:pPr>
            <w:r w:rsidRPr="007036CE">
              <w:rPr>
                <w:szCs w:val="22"/>
              </w:rPr>
              <w:t>Дата</w:t>
            </w:r>
          </w:p>
        </w:tc>
        <w:tc>
          <w:tcPr>
            <w:tcW w:w="300" w:type="pct"/>
          </w:tcPr>
          <w:p w14:paraId="4EA57372" w14:textId="77777777" w:rsidR="00690D83" w:rsidRPr="007036CE" w:rsidRDefault="00690D83" w:rsidP="00690D83">
            <w:pPr>
              <w:pStyle w:val="GOSTTablenorm"/>
            </w:pPr>
            <w:r w:rsidRPr="007036CE">
              <w:rPr>
                <w:szCs w:val="22"/>
              </w:rPr>
              <w:t>Да</w:t>
            </w:r>
          </w:p>
        </w:tc>
        <w:tc>
          <w:tcPr>
            <w:tcW w:w="308" w:type="pct"/>
          </w:tcPr>
          <w:p w14:paraId="3C4AAFCF" w14:textId="77777777" w:rsidR="00690D83" w:rsidRPr="007036CE" w:rsidRDefault="00690D83" w:rsidP="00690D83">
            <w:pPr>
              <w:pStyle w:val="GOSTTablenorm"/>
            </w:pPr>
          </w:p>
        </w:tc>
        <w:tc>
          <w:tcPr>
            <w:tcW w:w="2039" w:type="pct"/>
          </w:tcPr>
          <w:p w14:paraId="18477869" w14:textId="77777777" w:rsidR="00690D83" w:rsidRPr="007036CE" w:rsidRDefault="00690D83" w:rsidP="00C862E2">
            <w:pPr>
              <w:pStyle w:val="GOSTTablenorm"/>
            </w:pPr>
            <w:r w:rsidRPr="007036CE">
              <w:rPr>
                <w:szCs w:val="22"/>
              </w:rPr>
              <w:t>Указывается дата документа в формате YYYY-MM-DD</w:t>
            </w:r>
          </w:p>
        </w:tc>
      </w:tr>
      <w:tr w:rsidR="00690D83" w:rsidRPr="007036CE" w14:paraId="049FD7F9" w14:textId="77777777" w:rsidTr="00A03896">
        <w:tc>
          <w:tcPr>
            <w:tcW w:w="1100" w:type="pct"/>
          </w:tcPr>
          <w:p w14:paraId="09F5A16F" w14:textId="77777777" w:rsidR="00690D83" w:rsidRPr="007036CE" w:rsidRDefault="00690D83" w:rsidP="00690D83">
            <w:pPr>
              <w:pStyle w:val="GOSTTablenorm"/>
              <w:rPr>
                <w:szCs w:val="22"/>
              </w:rPr>
            </w:pPr>
            <w:r w:rsidRPr="007036CE">
              <w:t>Вид документа</w:t>
            </w:r>
          </w:p>
        </w:tc>
        <w:tc>
          <w:tcPr>
            <w:tcW w:w="734" w:type="pct"/>
          </w:tcPr>
          <w:p w14:paraId="2F3EE708" w14:textId="77777777" w:rsidR="00690D83" w:rsidRPr="007036CE" w:rsidRDefault="00690D83" w:rsidP="00690D83">
            <w:pPr>
              <w:pStyle w:val="GOSTTablenorm"/>
              <w:rPr>
                <w:szCs w:val="22"/>
                <w:lang w:val="en-US"/>
              </w:rPr>
            </w:pPr>
            <w:r w:rsidRPr="007036CE">
              <w:rPr>
                <w:szCs w:val="22"/>
                <w:lang w:val="en-US"/>
              </w:rPr>
              <w:t>DOC_TYPE</w:t>
            </w:r>
          </w:p>
        </w:tc>
        <w:tc>
          <w:tcPr>
            <w:tcW w:w="519" w:type="pct"/>
          </w:tcPr>
          <w:p w14:paraId="1B31F13B" w14:textId="77777777" w:rsidR="00690D83" w:rsidRPr="007036CE" w:rsidRDefault="00690D83" w:rsidP="00690D83">
            <w:pPr>
              <w:pStyle w:val="GOSTTablenorm"/>
            </w:pPr>
            <w:r w:rsidRPr="007036CE">
              <w:t>Строка</w:t>
            </w:r>
          </w:p>
        </w:tc>
        <w:tc>
          <w:tcPr>
            <w:tcW w:w="300" w:type="pct"/>
          </w:tcPr>
          <w:p w14:paraId="6600174F" w14:textId="77777777" w:rsidR="00690D83" w:rsidRPr="007036CE" w:rsidRDefault="00690D83" w:rsidP="00690D83">
            <w:pPr>
              <w:pStyle w:val="GOSTTablenorm"/>
            </w:pPr>
            <w:r w:rsidRPr="007036CE">
              <w:t>Да</w:t>
            </w:r>
          </w:p>
        </w:tc>
        <w:tc>
          <w:tcPr>
            <w:tcW w:w="308" w:type="pct"/>
          </w:tcPr>
          <w:p w14:paraId="2C8B185A" w14:textId="77777777" w:rsidR="00690D83" w:rsidRPr="007036CE" w:rsidRDefault="00690D83" w:rsidP="00690D83">
            <w:pPr>
              <w:pStyle w:val="GOSTTablenorm"/>
            </w:pPr>
            <w:r w:rsidRPr="007036CE">
              <w:t>=3</w:t>
            </w:r>
          </w:p>
        </w:tc>
        <w:tc>
          <w:tcPr>
            <w:tcW w:w="2039" w:type="pct"/>
          </w:tcPr>
          <w:p w14:paraId="6F3208B0" w14:textId="77777777" w:rsidR="00690D83" w:rsidRPr="007036CE" w:rsidRDefault="00690D83" w:rsidP="00690D83">
            <w:pPr>
              <w:pStyle w:val="GOSTTablenorm"/>
            </w:pPr>
            <w:r w:rsidRPr="007036CE">
              <w:t>Указывается код вида документа.</w:t>
            </w:r>
          </w:p>
          <w:p w14:paraId="6D843987" w14:textId="77777777" w:rsidR="00690D83" w:rsidRPr="007036CE" w:rsidRDefault="00690D83" w:rsidP="00690D83">
            <w:pPr>
              <w:pStyle w:val="GOSTTablenorm"/>
            </w:pPr>
            <w:r w:rsidRPr="007036CE">
              <w:t>Заполняется значением «БРИ»</w:t>
            </w:r>
          </w:p>
        </w:tc>
      </w:tr>
      <w:tr w:rsidR="00690D83" w:rsidRPr="007036CE" w14:paraId="6FB3E651" w14:textId="77777777" w:rsidTr="00A03896">
        <w:tc>
          <w:tcPr>
            <w:tcW w:w="1100" w:type="pct"/>
          </w:tcPr>
          <w:p w14:paraId="032D1C8A" w14:textId="77777777" w:rsidR="00690D83" w:rsidRPr="007036CE" w:rsidRDefault="00690D83" w:rsidP="00690D83">
            <w:pPr>
              <w:pStyle w:val="GOSTTablenorm"/>
            </w:pPr>
            <w:r w:rsidRPr="007036CE">
              <w:rPr>
                <w:szCs w:val="22"/>
              </w:rPr>
              <w:t>Уровень конфиденциальности</w:t>
            </w:r>
          </w:p>
        </w:tc>
        <w:tc>
          <w:tcPr>
            <w:tcW w:w="734" w:type="pct"/>
          </w:tcPr>
          <w:p w14:paraId="74AC8CA2" w14:textId="77777777" w:rsidR="00690D83" w:rsidRPr="007036CE" w:rsidRDefault="00690D83" w:rsidP="00690D83">
            <w:pPr>
              <w:pStyle w:val="GOSTTablenorm"/>
              <w:rPr>
                <w:szCs w:val="22"/>
                <w:lang w:val="en-US"/>
              </w:rPr>
            </w:pPr>
            <w:r w:rsidRPr="007036CE">
              <w:rPr>
                <w:szCs w:val="22"/>
                <w:lang w:val="en-US"/>
              </w:rPr>
              <w:t>ACCESSLEVEL</w:t>
            </w:r>
          </w:p>
        </w:tc>
        <w:tc>
          <w:tcPr>
            <w:tcW w:w="519" w:type="pct"/>
          </w:tcPr>
          <w:p w14:paraId="1A9C0D08" w14:textId="77777777" w:rsidR="00690D83" w:rsidRPr="007036CE" w:rsidRDefault="00690D83" w:rsidP="00690D83">
            <w:pPr>
              <w:pStyle w:val="GOSTTablenorm"/>
            </w:pPr>
            <w:r w:rsidRPr="007036CE">
              <w:rPr>
                <w:szCs w:val="22"/>
              </w:rPr>
              <w:t>Число</w:t>
            </w:r>
          </w:p>
        </w:tc>
        <w:tc>
          <w:tcPr>
            <w:tcW w:w="300" w:type="pct"/>
          </w:tcPr>
          <w:p w14:paraId="6FAC9EC8" w14:textId="77777777" w:rsidR="00690D83" w:rsidRPr="007036CE" w:rsidRDefault="00690D83" w:rsidP="00690D83">
            <w:pPr>
              <w:pStyle w:val="GOSTTablenorm"/>
            </w:pPr>
            <w:r w:rsidRPr="007036CE">
              <w:rPr>
                <w:szCs w:val="22"/>
              </w:rPr>
              <w:t>Да</w:t>
            </w:r>
          </w:p>
        </w:tc>
        <w:tc>
          <w:tcPr>
            <w:tcW w:w="308" w:type="pct"/>
          </w:tcPr>
          <w:p w14:paraId="4C54454F" w14:textId="77777777" w:rsidR="00690D83" w:rsidRPr="007036CE" w:rsidRDefault="00690D83" w:rsidP="00690D83">
            <w:pPr>
              <w:pStyle w:val="GOSTTablenorm"/>
            </w:pPr>
            <w:r w:rsidRPr="007036CE">
              <w:t>=1</w:t>
            </w:r>
          </w:p>
        </w:tc>
        <w:tc>
          <w:tcPr>
            <w:tcW w:w="2039" w:type="pct"/>
          </w:tcPr>
          <w:p w14:paraId="57F3BBD8" w14:textId="77777777" w:rsidR="00690D83" w:rsidRPr="007036CE" w:rsidRDefault="00690D83" w:rsidP="00690D83">
            <w:pPr>
              <w:pStyle w:val="GOSTTablenorm"/>
            </w:pPr>
            <w:r w:rsidRPr="007036CE">
              <w:t>Указывается уровень конфиденциальности документа.</w:t>
            </w:r>
          </w:p>
          <w:p w14:paraId="3C7A26A2" w14:textId="77777777" w:rsidR="00690D83" w:rsidRPr="007036CE" w:rsidRDefault="00690D83" w:rsidP="00690D83">
            <w:pPr>
              <w:pStyle w:val="GOSTTablenorm"/>
            </w:pPr>
            <w:r w:rsidRPr="007036CE">
              <w:t>Возможные значения:</w:t>
            </w:r>
          </w:p>
          <w:p w14:paraId="3528F489" w14:textId="77777777" w:rsidR="00434C6E" w:rsidRPr="007036CE" w:rsidRDefault="00690D83" w:rsidP="007E547B">
            <w:pPr>
              <w:pStyle w:val="GOSTTableListMark1"/>
              <w:numPr>
                <w:ilvl w:val="0"/>
                <w:numId w:val="2"/>
              </w:numPr>
            </w:pPr>
            <w:r w:rsidRPr="007036CE">
              <w:t xml:space="preserve">«0» </w:t>
            </w:r>
            <w:r w:rsidR="004060F4" w:rsidRPr="007036CE">
              <w:t>–</w:t>
            </w:r>
            <w:r w:rsidRPr="007036CE">
              <w:t xml:space="preserve"> Несекретно;</w:t>
            </w:r>
          </w:p>
          <w:p w14:paraId="7F3A03E2" w14:textId="77777777" w:rsidR="00690D83" w:rsidRPr="007036CE" w:rsidRDefault="00690D83" w:rsidP="007E547B">
            <w:pPr>
              <w:pStyle w:val="GOSTTableListMark1"/>
              <w:numPr>
                <w:ilvl w:val="0"/>
                <w:numId w:val="2"/>
              </w:numPr>
            </w:pPr>
            <w:r w:rsidRPr="007036CE">
              <w:t xml:space="preserve">«1» </w:t>
            </w:r>
            <w:r w:rsidR="004060F4" w:rsidRPr="007036CE">
              <w:t>–</w:t>
            </w:r>
            <w:r w:rsidRPr="007036CE">
              <w:t xml:space="preserve"> Для служебного пользования</w:t>
            </w:r>
          </w:p>
        </w:tc>
      </w:tr>
      <w:tr w:rsidR="00690D83" w:rsidRPr="007036CE" w14:paraId="50A24952" w14:textId="77777777" w:rsidTr="00A03896">
        <w:tc>
          <w:tcPr>
            <w:tcW w:w="1100" w:type="pct"/>
          </w:tcPr>
          <w:p w14:paraId="63979CF2" w14:textId="77777777" w:rsidR="00690D83" w:rsidRPr="007036CE" w:rsidRDefault="00690D83" w:rsidP="00690D83">
            <w:pPr>
              <w:pStyle w:val="GOSTTablenorm"/>
              <w:rPr>
                <w:szCs w:val="22"/>
              </w:rPr>
            </w:pPr>
            <w:r w:rsidRPr="007036CE">
              <w:rPr>
                <w:szCs w:val="22"/>
              </w:rPr>
              <w:t>Код бюджета</w:t>
            </w:r>
          </w:p>
        </w:tc>
        <w:tc>
          <w:tcPr>
            <w:tcW w:w="734" w:type="pct"/>
          </w:tcPr>
          <w:p w14:paraId="4A6CE2EE" w14:textId="77777777" w:rsidR="00690D83" w:rsidRPr="007036CE" w:rsidRDefault="00690D83" w:rsidP="00690D83">
            <w:pPr>
              <w:pStyle w:val="GOSTTablenorm"/>
              <w:rPr>
                <w:szCs w:val="22"/>
                <w:lang w:val="en-US"/>
              </w:rPr>
            </w:pPr>
            <w:r w:rsidRPr="007036CE">
              <w:rPr>
                <w:szCs w:val="24"/>
              </w:rPr>
              <w:t>BUDGET_CODE</w:t>
            </w:r>
          </w:p>
        </w:tc>
        <w:tc>
          <w:tcPr>
            <w:tcW w:w="519" w:type="pct"/>
          </w:tcPr>
          <w:p w14:paraId="4E4A9755" w14:textId="77777777" w:rsidR="00690D83" w:rsidRPr="007036CE" w:rsidRDefault="00690D83" w:rsidP="00690D83">
            <w:pPr>
              <w:pStyle w:val="GOSTTablenorm"/>
            </w:pPr>
            <w:r w:rsidRPr="007036CE">
              <w:rPr>
                <w:szCs w:val="22"/>
              </w:rPr>
              <w:t>Строка</w:t>
            </w:r>
          </w:p>
        </w:tc>
        <w:tc>
          <w:tcPr>
            <w:tcW w:w="300" w:type="pct"/>
          </w:tcPr>
          <w:p w14:paraId="1E9C6DAD" w14:textId="77777777" w:rsidR="00690D83" w:rsidRPr="007036CE" w:rsidRDefault="00690D83" w:rsidP="00690D83">
            <w:pPr>
              <w:pStyle w:val="GOSTTablenorm"/>
            </w:pPr>
            <w:r w:rsidRPr="007036CE">
              <w:rPr>
                <w:szCs w:val="22"/>
              </w:rPr>
              <w:t>Да</w:t>
            </w:r>
          </w:p>
        </w:tc>
        <w:tc>
          <w:tcPr>
            <w:tcW w:w="308" w:type="pct"/>
          </w:tcPr>
          <w:p w14:paraId="7228387F" w14:textId="77777777" w:rsidR="00690D83" w:rsidRPr="007036CE" w:rsidRDefault="00690D83" w:rsidP="00690D83">
            <w:pPr>
              <w:pStyle w:val="GOSTTablenorm"/>
            </w:pPr>
            <w:r w:rsidRPr="007036CE">
              <w:rPr>
                <w:szCs w:val="22"/>
              </w:rPr>
              <w:t>=8</w:t>
            </w:r>
          </w:p>
        </w:tc>
        <w:tc>
          <w:tcPr>
            <w:tcW w:w="2039" w:type="pct"/>
          </w:tcPr>
          <w:p w14:paraId="0C0C5840" w14:textId="77777777" w:rsidR="00690D83" w:rsidRPr="007036CE" w:rsidRDefault="00690D83" w:rsidP="00690D83">
            <w:pPr>
              <w:pStyle w:val="GOSTTablenorm"/>
            </w:pPr>
            <w:r w:rsidRPr="007036CE">
              <w:t>Указывается код бюджета в соответствии со справочником «Бюджеты»</w:t>
            </w:r>
          </w:p>
        </w:tc>
      </w:tr>
      <w:tr w:rsidR="00690D83" w:rsidRPr="007036CE" w14:paraId="04DB5545" w14:textId="77777777" w:rsidTr="00A03896">
        <w:tc>
          <w:tcPr>
            <w:tcW w:w="1100" w:type="pct"/>
          </w:tcPr>
          <w:p w14:paraId="7CE39FDC" w14:textId="77777777" w:rsidR="00690D83" w:rsidRPr="007036CE" w:rsidRDefault="00690D83" w:rsidP="00690D83">
            <w:pPr>
              <w:pStyle w:val="GOSTTablenorm"/>
              <w:rPr>
                <w:szCs w:val="22"/>
              </w:rPr>
            </w:pPr>
            <w:r w:rsidRPr="007036CE">
              <w:rPr>
                <w:szCs w:val="22"/>
              </w:rPr>
              <w:t>Дата ввода в действие</w:t>
            </w:r>
          </w:p>
        </w:tc>
        <w:tc>
          <w:tcPr>
            <w:tcW w:w="734" w:type="pct"/>
          </w:tcPr>
          <w:p w14:paraId="4378A94B" w14:textId="77777777" w:rsidR="00690D83" w:rsidRPr="007036CE" w:rsidRDefault="00690D83" w:rsidP="00690D83">
            <w:pPr>
              <w:pStyle w:val="GOSTTablenorm"/>
              <w:rPr>
                <w:szCs w:val="24"/>
              </w:rPr>
            </w:pPr>
            <w:r w:rsidRPr="007036CE">
              <w:rPr>
                <w:szCs w:val="24"/>
              </w:rPr>
              <w:t>EVENT_DATE</w:t>
            </w:r>
          </w:p>
        </w:tc>
        <w:tc>
          <w:tcPr>
            <w:tcW w:w="519" w:type="pct"/>
          </w:tcPr>
          <w:p w14:paraId="07036B28" w14:textId="77777777" w:rsidR="00690D83" w:rsidRPr="007036CE" w:rsidRDefault="00690D83" w:rsidP="00690D83">
            <w:pPr>
              <w:pStyle w:val="GOSTTablenorm"/>
            </w:pPr>
            <w:r w:rsidRPr="007036CE">
              <w:rPr>
                <w:szCs w:val="22"/>
              </w:rPr>
              <w:t>Дата</w:t>
            </w:r>
          </w:p>
        </w:tc>
        <w:tc>
          <w:tcPr>
            <w:tcW w:w="300" w:type="pct"/>
          </w:tcPr>
          <w:p w14:paraId="293286E5" w14:textId="77777777" w:rsidR="00690D83" w:rsidRPr="007036CE" w:rsidRDefault="00690D83" w:rsidP="00690D83">
            <w:pPr>
              <w:pStyle w:val="GOSTTablenorm"/>
            </w:pPr>
            <w:r w:rsidRPr="007036CE">
              <w:rPr>
                <w:szCs w:val="22"/>
              </w:rPr>
              <w:t>Да</w:t>
            </w:r>
          </w:p>
        </w:tc>
        <w:tc>
          <w:tcPr>
            <w:tcW w:w="308" w:type="pct"/>
          </w:tcPr>
          <w:p w14:paraId="126DBCDC" w14:textId="77777777" w:rsidR="00690D83" w:rsidRPr="007036CE" w:rsidRDefault="00690D83" w:rsidP="00690D83">
            <w:pPr>
              <w:pStyle w:val="GOSTTablenorm"/>
            </w:pPr>
            <w:r w:rsidRPr="007036CE">
              <w:rPr>
                <w:szCs w:val="22"/>
              </w:rPr>
              <w:t>-</w:t>
            </w:r>
          </w:p>
        </w:tc>
        <w:tc>
          <w:tcPr>
            <w:tcW w:w="2039" w:type="pct"/>
          </w:tcPr>
          <w:p w14:paraId="16F30A35" w14:textId="0A33164C" w:rsidR="00690D83" w:rsidRPr="007036CE" w:rsidRDefault="00690D83" w:rsidP="00136E99">
            <w:pPr>
              <w:pStyle w:val="GOSTTablenorm"/>
            </w:pPr>
            <w:r w:rsidRPr="007036CE">
              <w:rPr>
                <w:szCs w:val="22"/>
              </w:rPr>
              <w:t xml:space="preserve">Указывается дата </w:t>
            </w:r>
            <w:del w:id="1952" w:author="EXP-320404" w:date="2025-09-15T18:48:00Z">
              <w:r w:rsidRPr="007036CE" w:rsidDel="00136E99">
                <w:rPr>
                  <w:szCs w:val="22"/>
                </w:rPr>
                <w:delText xml:space="preserve">документа </w:delText>
              </w:r>
            </w:del>
            <w:ins w:id="1953" w:author="EXP-320404" w:date="2025-09-15T18:48:00Z">
              <w:r w:rsidR="00136E99" w:rsidRPr="007036CE">
                <w:rPr>
                  <w:szCs w:val="22"/>
                </w:rPr>
                <w:t xml:space="preserve">ввода в действие </w:t>
              </w:r>
            </w:ins>
            <w:r w:rsidRPr="007036CE">
              <w:rPr>
                <w:szCs w:val="22"/>
              </w:rPr>
              <w:t>в формате YYYY-MM-DD</w:t>
            </w:r>
          </w:p>
        </w:tc>
      </w:tr>
      <w:tr w:rsidR="0011276D" w:rsidRPr="007036CE" w14:paraId="2AB7EEBA" w14:textId="77777777" w:rsidTr="00A03896">
        <w:trPr>
          <w:ins w:id="1954" w:author="Сатлер Марина Викторовна" w:date="2024-07-05T16:44:00Z"/>
        </w:trPr>
        <w:tc>
          <w:tcPr>
            <w:tcW w:w="1100" w:type="pct"/>
          </w:tcPr>
          <w:p w14:paraId="6D62EC84" w14:textId="77777777" w:rsidR="0011276D" w:rsidRPr="007036CE" w:rsidRDefault="0011276D" w:rsidP="0011276D">
            <w:pPr>
              <w:pStyle w:val="GOSTTablenorm"/>
              <w:rPr>
                <w:ins w:id="1955" w:author="Сатлер Марина Викторовна" w:date="2024-07-05T16:44:00Z"/>
                <w:szCs w:val="22"/>
              </w:rPr>
            </w:pPr>
            <w:ins w:id="1956" w:author="Сатлер Марина Викторовна" w:date="2024-07-05T16:44:00Z">
              <w:r w:rsidRPr="007036CE">
                <w:t>Признак «Новый бюджетный цикл»</w:t>
              </w:r>
            </w:ins>
          </w:p>
        </w:tc>
        <w:tc>
          <w:tcPr>
            <w:tcW w:w="734" w:type="pct"/>
          </w:tcPr>
          <w:p w14:paraId="0718637E" w14:textId="77777777" w:rsidR="0011276D" w:rsidRPr="007036CE" w:rsidRDefault="0011276D" w:rsidP="0011276D">
            <w:pPr>
              <w:pStyle w:val="GOSTTablenorm"/>
              <w:rPr>
                <w:ins w:id="1957" w:author="Сатлер Марина Викторовна" w:date="2024-07-05T16:44:00Z"/>
                <w:szCs w:val="24"/>
              </w:rPr>
            </w:pPr>
            <w:ins w:id="1958" w:author="Сатлер Марина Викторовна" w:date="2024-07-05T16:44:00Z">
              <w:r w:rsidRPr="007036CE">
                <w:rPr>
                  <w:lang w:val="en-US"/>
                </w:rPr>
                <w:t>NBC</w:t>
              </w:r>
            </w:ins>
          </w:p>
        </w:tc>
        <w:tc>
          <w:tcPr>
            <w:tcW w:w="519" w:type="pct"/>
          </w:tcPr>
          <w:p w14:paraId="4DAD7CAA" w14:textId="77777777" w:rsidR="0011276D" w:rsidRPr="007036CE" w:rsidRDefault="0011276D" w:rsidP="0011276D">
            <w:pPr>
              <w:pStyle w:val="GOSTTablenorm"/>
              <w:rPr>
                <w:ins w:id="1959" w:author="Сатлер Марина Викторовна" w:date="2024-07-05T16:44:00Z"/>
                <w:szCs w:val="22"/>
              </w:rPr>
            </w:pPr>
            <w:ins w:id="1960" w:author="Сатлер Марина Викторовна" w:date="2024-07-05T16:44:00Z">
              <w:r w:rsidRPr="007036CE">
                <w:t>Строка</w:t>
              </w:r>
            </w:ins>
          </w:p>
        </w:tc>
        <w:tc>
          <w:tcPr>
            <w:tcW w:w="300" w:type="pct"/>
          </w:tcPr>
          <w:p w14:paraId="13945FD3" w14:textId="77777777" w:rsidR="0011276D" w:rsidRPr="007036CE" w:rsidRDefault="0011276D" w:rsidP="0011276D">
            <w:pPr>
              <w:pStyle w:val="GOSTTablenorm"/>
              <w:rPr>
                <w:ins w:id="1961" w:author="Сатлер Марина Викторовна" w:date="2024-07-05T16:44:00Z"/>
                <w:szCs w:val="22"/>
              </w:rPr>
            </w:pPr>
            <w:ins w:id="1962" w:author="Сатлер Марина Викторовна" w:date="2024-07-05T16:44:00Z">
              <w:r w:rsidRPr="007036CE">
                <w:t>Да</w:t>
              </w:r>
            </w:ins>
          </w:p>
        </w:tc>
        <w:tc>
          <w:tcPr>
            <w:tcW w:w="308" w:type="pct"/>
          </w:tcPr>
          <w:p w14:paraId="3E2CE1DE" w14:textId="77777777" w:rsidR="0011276D" w:rsidRPr="007036CE" w:rsidRDefault="0011276D" w:rsidP="0011276D">
            <w:pPr>
              <w:pStyle w:val="GOSTTablenorm"/>
              <w:rPr>
                <w:ins w:id="1963" w:author="Сатлер Марина Викторовна" w:date="2024-07-05T16:44:00Z"/>
                <w:szCs w:val="22"/>
              </w:rPr>
            </w:pPr>
            <w:ins w:id="1964" w:author="Сатлер Марина Викторовна" w:date="2024-07-05T16:44:00Z">
              <w:r w:rsidRPr="007036CE">
                <w:t>=1</w:t>
              </w:r>
            </w:ins>
          </w:p>
        </w:tc>
        <w:tc>
          <w:tcPr>
            <w:tcW w:w="2039" w:type="pct"/>
          </w:tcPr>
          <w:p w14:paraId="5AE1CEAC" w14:textId="77777777" w:rsidR="0011276D" w:rsidRPr="007036CE" w:rsidRDefault="0011276D" w:rsidP="0011276D">
            <w:pPr>
              <w:pStyle w:val="GOSTTablenorm"/>
              <w:rPr>
                <w:ins w:id="1965" w:author="Сатлер Марина Викторовна" w:date="2024-07-05T16:44:00Z"/>
              </w:rPr>
            </w:pPr>
            <w:ins w:id="1966" w:author="Сатлер Марина Викторовна" w:date="2024-07-05T16:44:00Z">
              <w:r w:rsidRPr="007036CE">
                <w:t>Указывается признак доведения бюджетных данных на новый бюджетный цикл.</w:t>
              </w:r>
            </w:ins>
          </w:p>
          <w:p w14:paraId="23C29233" w14:textId="77777777" w:rsidR="0011276D" w:rsidRPr="007036CE" w:rsidRDefault="0011276D" w:rsidP="0011276D">
            <w:pPr>
              <w:pStyle w:val="GOSTTablenorm"/>
              <w:rPr>
                <w:ins w:id="1967" w:author="Сатлер Марина Викторовна" w:date="2024-07-05T16:44:00Z"/>
              </w:rPr>
            </w:pPr>
            <w:ins w:id="1968" w:author="Сатлер Марина Викторовна" w:date="2024-07-05T16:44:00Z">
              <w:r w:rsidRPr="007036CE">
                <w:lastRenderedPageBreak/>
                <w:t>Возможные значения:</w:t>
              </w:r>
            </w:ins>
          </w:p>
          <w:p w14:paraId="7A6F6FB6" w14:textId="77777777" w:rsidR="0011276D" w:rsidRPr="007036CE" w:rsidRDefault="0011276D" w:rsidP="0011276D">
            <w:pPr>
              <w:pStyle w:val="GOSTTableListMark1"/>
              <w:rPr>
                <w:ins w:id="1969" w:author="Сатлер Марина Викторовна" w:date="2024-07-05T16:44:00Z"/>
                <w:szCs w:val="22"/>
              </w:rPr>
            </w:pPr>
            <w:ins w:id="1970" w:author="Сатлер Марина Викторовна" w:date="2024-07-05T16:44:00Z">
              <w:r w:rsidRPr="007036CE">
                <w:rPr>
                  <w:szCs w:val="22"/>
                </w:rPr>
                <w:t>«0</w:t>
              </w:r>
              <w:r w:rsidRPr="007036CE">
                <w:t xml:space="preserve">» </w:t>
              </w:r>
            </w:ins>
            <w:r w:rsidR="004060F4" w:rsidRPr="007036CE">
              <w:t>–</w:t>
            </w:r>
            <w:ins w:id="1971" w:author="Сатлер Марина Викторовна" w:date="2024-07-05T16:44:00Z">
              <w:r w:rsidRPr="007036CE">
                <w:t xml:space="preserve"> доведение на текущий бюджетный цикл;</w:t>
              </w:r>
            </w:ins>
          </w:p>
          <w:p w14:paraId="201D9A5F" w14:textId="77777777" w:rsidR="0011276D" w:rsidRPr="007036CE" w:rsidRDefault="0011276D" w:rsidP="0011276D">
            <w:pPr>
              <w:pStyle w:val="GOSTTableListMark1"/>
              <w:rPr>
                <w:ins w:id="1972" w:author="Сатлер Марина Викторовна" w:date="2024-07-05T16:44:00Z"/>
                <w:szCs w:val="22"/>
              </w:rPr>
            </w:pPr>
            <w:ins w:id="1973" w:author="Сатлер Марина Викторовна" w:date="2024-07-05T16:44:00Z">
              <w:r w:rsidRPr="007036CE">
                <w:rPr>
                  <w:szCs w:val="22"/>
                </w:rPr>
                <w:t xml:space="preserve">«1» </w:t>
              </w:r>
            </w:ins>
            <w:r w:rsidR="004060F4" w:rsidRPr="007036CE">
              <w:t>–</w:t>
            </w:r>
            <w:ins w:id="1974" w:author="Сатлер Марина Викторовна" w:date="2024-07-05T16:44:00Z">
              <w:r w:rsidRPr="007036CE">
                <w:rPr>
                  <w:szCs w:val="22"/>
                </w:rPr>
                <w:t xml:space="preserve"> доведение на новый бюджетный цикл</w:t>
              </w:r>
            </w:ins>
          </w:p>
        </w:tc>
      </w:tr>
      <w:tr w:rsidR="0011276D" w:rsidRPr="007036CE" w14:paraId="7C4C7674" w14:textId="77777777" w:rsidTr="00A03896">
        <w:tc>
          <w:tcPr>
            <w:tcW w:w="1100" w:type="pct"/>
          </w:tcPr>
          <w:p w14:paraId="6D4E2298" w14:textId="77777777" w:rsidR="0011276D" w:rsidRPr="007036CE" w:rsidRDefault="0011276D" w:rsidP="0011276D">
            <w:pPr>
              <w:pStyle w:val="GOSTTablenorm"/>
              <w:rPr>
                <w:b/>
                <w:szCs w:val="22"/>
              </w:rPr>
            </w:pPr>
            <w:r w:rsidRPr="007036CE">
              <w:rPr>
                <w:b/>
                <w:szCs w:val="22"/>
              </w:rPr>
              <w:lastRenderedPageBreak/>
              <w:t>Строки документа по разделу «БА по расходам»</w:t>
            </w:r>
          </w:p>
        </w:tc>
        <w:tc>
          <w:tcPr>
            <w:tcW w:w="734" w:type="pct"/>
          </w:tcPr>
          <w:p w14:paraId="699216EE" w14:textId="77777777" w:rsidR="0011276D" w:rsidRPr="007036CE" w:rsidRDefault="0011276D" w:rsidP="0011276D">
            <w:pPr>
              <w:pStyle w:val="GOSTTablenorm"/>
              <w:rPr>
                <w:b/>
                <w:szCs w:val="24"/>
              </w:rPr>
            </w:pPr>
            <w:r w:rsidRPr="007036CE">
              <w:rPr>
                <w:b/>
                <w:szCs w:val="24"/>
                <w:lang w:val="en-US"/>
              </w:rPr>
              <w:t>SECTION_1</w:t>
            </w:r>
          </w:p>
        </w:tc>
        <w:tc>
          <w:tcPr>
            <w:tcW w:w="519" w:type="pct"/>
          </w:tcPr>
          <w:p w14:paraId="24869017" w14:textId="77777777" w:rsidR="0011276D" w:rsidRPr="007036CE" w:rsidRDefault="0011276D" w:rsidP="0011276D">
            <w:pPr>
              <w:pStyle w:val="GOSTTablenorm"/>
            </w:pPr>
            <w:r w:rsidRPr="007036CE">
              <w:rPr>
                <w:szCs w:val="22"/>
              </w:rPr>
              <w:t>Массив</w:t>
            </w:r>
          </w:p>
        </w:tc>
        <w:tc>
          <w:tcPr>
            <w:tcW w:w="300" w:type="pct"/>
          </w:tcPr>
          <w:p w14:paraId="59527DD9" w14:textId="77777777" w:rsidR="0011276D" w:rsidRPr="007036CE" w:rsidRDefault="0011276D" w:rsidP="0011276D">
            <w:pPr>
              <w:pStyle w:val="GOSTTablenorm"/>
            </w:pPr>
            <w:r w:rsidRPr="007036CE">
              <w:rPr>
                <w:szCs w:val="22"/>
              </w:rPr>
              <w:t>Нет</w:t>
            </w:r>
          </w:p>
        </w:tc>
        <w:tc>
          <w:tcPr>
            <w:tcW w:w="308" w:type="pct"/>
          </w:tcPr>
          <w:p w14:paraId="4CB2D036" w14:textId="77777777" w:rsidR="0011276D" w:rsidRPr="007036CE" w:rsidRDefault="0011276D" w:rsidP="0011276D">
            <w:pPr>
              <w:pStyle w:val="GOSTTablenorm"/>
            </w:pPr>
            <w:r w:rsidRPr="007036CE">
              <w:rPr>
                <w:szCs w:val="22"/>
              </w:rPr>
              <w:t>-</w:t>
            </w:r>
          </w:p>
        </w:tc>
        <w:tc>
          <w:tcPr>
            <w:tcW w:w="2039" w:type="pct"/>
          </w:tcPr>
          <w:p w14:paraId="02EA946B" w14:textId="77777777" w:rsidR="0011276D" w:rsidRPr="007036CE" w:rsidRDefault="0011276D" w:rsidP="0011276D">
            <w:pPr>
              <w:pStyle w:val="GOSTTablenorm"/>
            </w:pPr>
            <w:r w:rsidRPr="007036CE">
              <w:rPr>
                <w:szCs w:val="22"/>
              </w:rPr>
              <w:t>-</w:t>
            </w:r>
          </w:p>
        </w:tc>
      </w:tr>
      <w:tr w:rsidR="0011276D" w:rsidRPr="007036CE" w14:paraId="117446A9" w14:textId="77777777" w:rsidTr="00A03896">
        <w:tc>
          <w:tcPr>
            <w:tcW w:w="1100" w:type="pct"/>
          </w:tcPr>
          <w:p w14:paraId="1C693914" w14:textId="77777777" w:rsidR="0011276D" w:rsidRPr="007036CE" w:rsidRDefault="0011276D" w:rsidP="0011276D">
            <w:pPr>
              <w:pStyle w:val="GOSTTablenorm"/>
              <w:rPr>
                <w:szCs w:val="22"/>
              </w:rPr>
            </w:pPr>
            <w:ins w:id="1975" w:author="Сатлер Марина Викторовна" w:date="2024-02-13T14:36:00Z">
              <w:r w:rsidRPr="007036CE">
                <w:t>Раздел</w:t>
              </w:r>
            </w:ins>
          </w:p>
        </w:tc>
        <w:tc>
          <w:tcPr>
            <w:tcW w:w="734" w:type="pct"/>
          </w:tcPr>
          <w:p w14:paraId="0BBF8544" w14:textId="77777777" w:rsidR="0011276D" w:rsidRPr="007036CE" w:rsidRDefault="0011276D" w:rsidP="0011276D">
            <w:pPr>
              <w:pStyle w:val="GOSTTablenorm"/>
              <w:rPr>
                <w:b/>
                <w:szCs w:val="24"/>
                <w:lang w:val="en-US"/>
              </w:rPr>
            </w:pPr>
            <w:ins w:id="1976" w:author="Сатлер Марина Викторовна" w:date="2024-02-13T14:36:00Z">
              <w:r w:rsidRPr="007036CE">
                <w:rPr>
                  <w:b/>
                  <w:szCs w:val="24"/>
                  <w:lang w:val="en-US"/>
                </w:rPr>
                <w:t>SECTION_1</w:t>
              </w:r>
              <w:r w:rsidRPr="007036CE">
                <w:rPr>
                  <w:b/>
                  <w:szCs w:val="24"/>
                </w:rPr>
                <w:t>:</w:t>
              </w:r>
              <w:r w:rsidRPr="007036CE">
                <w:t>SECTION_TYPE</w:t>
              </w:r>
            </w:ins>
          </w:p>
        </w:tc>
        <w:tc>
          <w:tcPr>
            <w:tcW w:w="519" w:type="pct"/>
          </w:tcPr>
          <w:p w14:paraId="4D6842BE" w14:textId="77777777" w:rsidR="0011276D" w:rsidRPr="007036CE" w:rsidRDefault="0011276D" w:rsidP="0011276D">
            <w:pPr>
              <w:pStyle w:val="GOSTTablenorm"/>
              <w:rPr>
                <w:szCs w:val="22"/>
              </w:rPr>
            </w:pPr>
            <w:ins w:id="1977" w:author="Сатлер Марина Викторовна" w:date="2024-02-13T14:36:00Z">
              <w:r w:rsidRPr="007036CE">
                <w:t>Строка</w:t>
              </w:r>
            </w:ins>
          </w:p>
        </w:tc>
        <w:tc>
          <w:tcPr>
            <w:tcW w:w="300" w:type="pct"/>
          </w:tcPr>
          <w:p w14:paraId="33D53FFA" w14:textId="77777777" w:rsidR="0011276D" w:rsidRPr="007036CE" w:rsidRDefault="0011276D" w:rsidP="0011276D">
            <w:pPr>
              <w:pStyle w:val="GOSTTablenorm"/>
              <w:rPr>
                <w:szCs w:val="22"/>
              </w:rPr>
            </w:pPr>
            <w:ins w:id="1978" w:author="Сатлер Марина Викторовна" w:date="2024-02-13T14:36:00Z">
              <w:r w:rsidRPr="007036CE">
                <w:t>Да</w:t>
              </w:r>
            </w:ins>
          </w:p>
        </w:tc>
        <w:tc>
          <w:tcPr>
            <w:tcW w:w="308" w:type="pct"/>
          </w:tcPr>
          <w:p w14:paraId="17042234" w14:textId="77777777" w:rsidR="0011276D" w:rsidRPr="007036CE" w:rsidRDefault="0011276D" w:rsidP="0011276D">
            <w:pPr>
              <w:pStyle w:val="GOSTTablenorm"/>
              <w:rPr>
                <w:szCs w:val="22"/>
              </w:rPr>
            </w:pPr>
            <w:ins w:id="1979" w:author="Сатлер Марина Викторовна" w:date="2024-02-13T14:36:00Z">
              <w:r w:rsidRPr="007036CE">
                <w:t>=1</w:t>
              </w:r>
            </w:ins>
          </w:p>
        </w:tc>
        <w:tc>
          <w:tcPr>
            <w:tcW w:w="2039" w:type="pct"/>
          </w:tcPr>
          <w:p w14:paraId="14A0EA34" w14:textId="77777777" w:rsidR="0011276D" w:rsidRPr="007036CE" w:rsidRDefault="0011276D" w:rsidP="0011276D">
            <w:pPr>
              <w:pStyle w:val="GOSTTablenorm"/>
              <w:rPr>
                <w:ins w:id="1980" w:author="Сатлер Марина Викторовна" w:date="2024-02-13T14:36:00Z"/>
              </w:rPr>
            </w:pPr>
            <w:ins w:id="1981" w:author="Сатлер Марина Викторовна" w:date="2024-02-13T14:36:00Z">
              <w:r w:rsidRPr="007036CE">
                <w:t>Указывается тип раздела.</w:t>
              </w:r>
            </w:ins>
          </w:p>
          <w:p w14:paraId="7C45810A" w14:textId="77777777" w:rsidR="0011276D" w:rsidRPr="007036CE" w:rsidRDefault="0011276D" w:rsidP="0011276D">
            <w:pPr>
              <w:pStyle w:val="GOSTTablenorm"/>
              <w:rPr>
                <w:szCs w:val="22"/>
              </w:rPr>
            </w:pPr>
            <w:ins w:id="1982" w:author="Сатлер Марина Викторовна" w:date="2024-02-13T14:37:00Z">
              <w:r w:rsidRPr="007036CE">
                <w:rPr>
                  <w:szCs w:val="22"/>
                </w:rPr>
                <w:t xml:space="preserve">Заполняется значением «1» </w:t>
              </w:r>
            </w:ins>
            <w:r w:rsidR="004060F4" w:rsidRPr="007036CE">
              <w:t>–</w:t>
            </w:r>
            <w:ins w:id="1983" w:author="Сатлер Марина Викторовна" w:date="2024-02-13T14:37:00Z">
              <w:r w:rsidRPr="007036CE">
                <w:rPr>
                  <w:szCs w:val="22"/>
                </w:rPr>
                <w:t xml:space="preserve"> Бюджетные ассигнования</w:t>
              </w:r>
            </w:ins>
          </w:p>
        </w:tc>
      </w:tr>
      <w:tr w:rsidR="0011276D" w:rsidRPr="007036CE" w14:paraId="1316A3E1" w14:textId="77777777" w:rsidTr="00A03896">
        <w:tc>
          <w:tcPr>
            <w:tcW w:w="1100" w:type="pct"/>
          </w:tcPr>
          <w:p w14:paraId="34C775C5" w14:textId="77777777" w:rsidR="0011276D" w:rsidRPr="007036CE" w:rsidRDefault="0011276D" w:rsidP="0011276D">
            <w:pPr>
              <w:pStyle w:val="GOSTTablenorm"/>
              <w:rPr>
                <w:szCs w:val="22"/>
              </w:rPr>
            </w:pPr>
            <w:r w:rsidRPr="007036CE">
              <w:rPr>
                <w:szCs w:val="22"/>
              </w:rPr>
              <w:t>Идентификатор строки</w:t>
            </w:r>
          </w:p>
        </w:tc>
        <w:tc>
          <w:tcPr>
            <w:tcW w:w="734" w:type="pct"/>
          </w:tcPr>
          <w:p w14:paraId="62FDDF21" w14:textId="77777777" w:rsidR="0011276D" w:rsidRPr="007036CE" w:rsidRDefault="0011276D" w:rsidP="0011276D">
            <w:pPr>
              <w:pStyle w:val="GOSTTablenorm"/>
              <w:rPr>
                <w:szCs w:val="24"/>
                <w:lang w:val="en-US"/>
              </w:rPr>
            </w:pPr>
            <w:ins w:id="1984" w:author="Сатлер Марина Викторовна" w:date="2024-02-09T11:03:00Z">
              <w:r w:rsidRPr="007036CE">
                <w:rPr>
                  <w:b/>
                  <w:szCs w:val="24"/>
                  <w:lang w:val="en-US"/>
                </w:rPr>
                <w:t>SECTION_1</w:t>
              </w:r>
              <w:r w:rsidRPr="007036CE">
                <w:rPr>
                  <w:b/>
                  <w:szCs w:val="24"/>
                </w:rPr>
                <w:t>:</w:t>
              </w:r>
            </w:ins>
            <w:ins w:id="1985" w:author="Сатлер Марина Викторовна" w:date="2024-06-11T14:14:00Z">
              <w:r w:rsidRPr="007036CE">
                <w:rPr>
                  <w:szCs w:val="24"/>
                  <w:lang w:val="en-US"/>
                </w:rPr>
                <w:t>id</w:t>
              </w:r>
            </w:ins>
            <w:del w:id="1986" w:author="Сатлер Марина Викторовна" w:date="2024-06-11T14:14:00Z">
              <w:r w:rsidRPr="007036CE" w:rsidDel="00CF7F5E">
                <w:rPr>
                  <w:szCs w:val="24"/>
                  <w:lang w:val="en-US"/>
                </w:rPr>
                <w:delText>ID</w:delText>
              </w:r>
            </w:del>
          </w:p>
        </w:tc>
        <w:tc>
          <w:tcPr>
            <w:tcW w:w="519" w:type="pct"/>
          </w:tcPr>
          <w:p w14:paraId="4065E9A7" w14:textId="77777777" w:rsidR="0011276D" w:rsidRPr="007036CE" w:rsidRDefault="0011276D" w:rsidP="0011276D">
            <w:pPr>
              <w:pStyle w:val="GOSTTablenorm"/>
            </w:pPr>
            <w:r w:rsidRPr="007036CE">
              <w:rPr>
                <w:szCs w:val="22"/>
              </w:rPr>
              <w:t>Число</w:t>
            </w:r>
          </w:p>
        </w:tc>
        <w:tc>
          <w:tcPr>
            <w:tcW w:w="300" w:type="pct"/>
          </w:tcPr>
          <w:p w14:paraId="20C17E64" w14:textId="77777777" w:rsidR="0011276D" w:rsidRPr="007036CE" w:rsidRDefault="0011276D" w:rsidP="0011276D">
            <w:pPr>
              <w:pStyle w:val="GOSTTablenorm"/>
            </w:pPr>
            <w:r w:rsidRPr="007036CE">
              <w:rPr>
                <w:szCs w:val="22"/>
              </w:rPr>
              <w:t>Да</w:t>
            </w:r>
          </w:p>
        </w:tc>
        <w:tc>
          <w:tcPr>
            <w:tcW w:w="308" w:type="pct"/>
          </w:tcPr>
          <w:p w14:paraId="3A1A8A2F" w14:textId="77777777" w:rsidR="0011276D" w:rsidRPr="007036CE" w:rsidRDefault="0011276D" w:rsidP="0011276D">
            <w:pPr>
              <w:pStyle w:val="GOSTTablenorm"/>
            </w:pPr>
            <w:r w:rsidRPr="007036CE">
              <w:rPr>
                <w:szCs w:val="22"/>
              </w:rPr>
              <w:t>&lt;=20</w:t>
            </w:r>
          </w:p>
        </w:tc>
        <w:tc>
          <w:tcPr>
            <w:tcW w:w="2039" w:type="pct"/>
          </w:tcPr>
          <w:p w14:paraId="27340E55" w14:textId="77777777" w:rsidR="0011276D" w:rsidRPr="007036CE" w:rsidRDefault="0011276D" w:rsidP="0011276D">
            <w:pPr>
              <w:pStyle w:val="GOSTTablenorm"/>
            </w:pPr>
            <w:r w:rsidRPr="007036CE">
              <w:rPr>
                <w:szCs w:val="22"/>
              </w:rPr>
              <w:t>Указывается технический идентификатор строки</w:t>
            </w:r>
          </w:p>
        </w:tc>
      </w:tr>
      <w:tr w:rsidR="0011276D" w:rsidRPr="007036CE" w14:paraId="24DF6BA6" w14:textId="77777777" w:rsidTr="00A03896">
        <w:tc>
          <w:tcPr>
            <w:tcW w:w="1100" w:type="pct"/>
          </w:tcPr>
          <w:p w14:paraId="6699AFC6" w14:textId="77777777" w:rsidR="0011276D" w:rsidRPr="007036CE" w:rsidRDefault="0011276D" w:rsidP="0011276D">
            <w:pPr>
              <w:pStyle w:val="GOSTTablenorm"/>
              <w:rPr>
                <w:szCs w:val="22"/>
              </w:rPr>
            </w:pPr>
            <w:r w:rsidRPr="007036CE">
              <w:t>Номер строки</w:t>
            </w:r>
          </w:p>
        </w:tc>
        <w:tc>
          <w:tcPr>
            <w:tcW w:w="734" w:type="pct"/>
          </w:tcPr>
          <w:p w14:paraId="30F9323F" w14:textId="77777777" w:rsidR="0011276D" w:rsidRPr="007036CE" w:rsidRDefault="0011276D" w:rsidP="0011276D">
            <w:pPr>
              <w:pStyle w:val="GOSTTablenorm"/>
              <w:rPr>
                <w:szCs w:val="24"/>
                <w:lang w:val="en-US"/>
              </w:rPr>
            </w:pPr>
            <w:ins w:id="1987" w:author="Сатлер Марина Викторовна" w:date="2024-02-09T11:03:00Z">
              <w:r w:rsidRPr="007036CE">
                <w:rPr>
                  <w:b/>
                  <w:szCs w:val="24"/>
                  <w:lang w:val="en-US"/>
                </w:rPr>
                <w:t>SECTION_1</w:t>
              </w:r>
              <w:r w:rsidRPr="007036CE">
                <w:rPr>
                  <w:b/>
                  <w:szCs w:val="24"/>
                </w:rPr>
                <w:t>:</w:t>
              </w:r>
            </w:ins>
            <w:r w:rsidRPr="007036CE">
              <w:rPr>
                <w:szCs w:val="24"/>
                <w:lang w:val="en-US"/>
              </w:rPr>
              <w:t>NUMBROW</w:t>
            </w:r>
          </w:p>
        </w:tc>
        <w:tc>
          <w:tcPr>
            <w:tcW w:w="519" w:type="pct"/>
          </w:tcPr>
          <w:p w14:paraId="63096344" w14:textId="77777777" w:rsidR="0011276D" w:rsidRPr="007036CE" w:rsidRDefault="0011276D" w:rsidP="0011276D">
            <w:pPr>
              <w:pStyle w:val="GOSTTablenorm"/>
            </w:pPr>
            <w:r w:rsidRPr="007036CE">
              <w:rPr>
                <w:szCs w:val="22"/>
              </w:rPr>
              <w:t>Строка</w:t>
            </w:r>
          </w:p>
        </w:tc>
        <w:tc>
          <w:tcPr>
            <w:tcW w:w="300" w:type="pct"/>
          </w:tcPr>
          <w:p w14:paraId="7A32135F" w14:textId="77777777" w:rsidR="0011276D" w:rsidRPr="007036CE" w:rsidRDefault="0011276D" w:rsidP="0011276D">
            <w:pPr>
              <w:pStyle w:val="GOSTTablenorm"/>
            </w:pPr>
            <w:r w:rsidRPr="007036CE">
              <w:rPr>
                <w:szCs w:val="22"/>
              </w:rPr>
              <w:t>Да</w:t>
            </w:r>
          </w:p>
        </w:tc>
        <w:tc>
          <w:tcPr>
            <w:tcW w:w="308" w:type="pct"/>
          </w:tcPr>
          <w:p w14:paraId="6E1E2463" w14:textId="77777777" w:rsidR="0011276D" w:rsidRPr="007036CE" w:rsidRDefault="0011276D" w:rsidP="0011276D">
            <w:pPr>
              <w:pStyle w:val="GOSTTablenorm"/>
            </w:pPr>
            <w:r w:rsidRPr="007036CE">
              <w:rPr>
                <w:szCs w:val="22"/>
                <w:lang w:val="en-US"/>
              </w:rPr>
              <w:t>&lt;=20</w:t>
            </w:r>
          </w:p>
        </w:tc>
        <w:tc>
          <w:tcPr>
            <w:tcW w:w="2039" w:type="pct"/>
          </w:tcPr>
          <w:p w14:paraId="1566D3FE" w14:textId="77777777" w:rsidR="0011276D" w:rsidRPr="007036CE" w:rsidRDefault="0011276D" w:rsidP="0011276D">
            <w:pPr>
              <w:pStyle w:val="GOSTTablenorm"/>
            </w:pPr>
            <w:r w:rsidRPr="007036CE">
              <w:rPr>
                <w:szCs w:val="22"/>
              </w:rPr>
              <w:t>Указывается порядковый номер строки по разделу «БА по расходам»</w:t>
            </w:r>
          </w:p>
        </w:tc>
      </w:tr>
      <w:tr w:rsidR="0011276D" w:rsidRPr="007036CE" w14:paraId="742EBAF2" w14:textId="77777777" w:rsidTr="00A03896">
        <w:tc>
          <w:tcPr>
            <w:tcW w:w="1100" w:type="pct"/>
          </w:tcPr>
          <w:p w14:paraId="2A3197DF" w14:textId="77777777" w:rsidR="0011276D" w:rsidRPr="007036CE" w:rsidRDefault="0011276D" w:rsidP="0011276D">
            <w:pPr>
              <w:pStyle w:val="GOSTTablenorm"/>
            </w:pPr>
            <w:r w:rsidRPr="007036CE">
              <w:rPr>
                <w:szCs w:val="22"/>
              </w:rPr>
              <w:t>Признак детальной строки</w:t>
            </w:r>
          </w:p>
        </w:tc>
        <w:tc>
          <w:tcPr>
            <w:tcW w:w="734" w:type="pct"/>
          </w:tcPr>
          <w:p w14:paraId="4B9C1450" w14:textId="77777777" w:rsidR="0011276D" w:rsidRPr="007036CE" w:rsidRDefault="0011276D" w:rsidP="0011276D">
            <w:pPr>
              <w:pStyle w:val="GOSTTablenorm"/>
              <w:rPr>
                <w:szCs w:val="24"/>
                <w:lang w:val="en-US"/>
              </w:rPr>
            </w:pPr>
            <w:ins w:id="1988" w:author="Сатлер Марина Викторовна" w:date="2024-02-09T11:03:00Z">
              <w:r w:rsidRPr="007036CE">
                <w:rPr>
                  <w:b/>
                  <w:szCs w:val="24"/>
                  <w:lang w:val="en-US"/>
                </w:rPr>
                <w:t>SECTION_1</w:t>
              </w:r>
              <w:r w:rsidRPr="007036CE">
                <w:rPr>
                  <w:b/>
                  <w:szCs w:val="24"/>
                </w:rPr>
                <w:t>:</w:t>
              </w:r>
            </w:ins>
            <w:r w:rsidRPr="007036CE">
              <w:t>SIGNKBK</w:t>
            </w:r>
          </w:p>
        </w:tc>
        <w:tc>
          <w:tcPr>
            <w:tcW w:w="519" w:type="pct"/>
          </w:tcPr>
          <w:p w14:paraId="3DC413C9" w14:textId="77777777" w:rsidR="0011276D" w:rsidRPr="007036CE" w:rsidRDefault="0011276D" w:rsidP="0011276D">
            <w:pPr>
              <w:pStyle w:val="GOSTTablenorm"/>
            </w:pPr>
            <w:r w:rsidRPr="007036CE">
              <w:rPr>
                <w:szCs w:val="22"/>
              </w:rPr>
              <w:t>Строка</w:t>
            </w:r>
          </w:p>
        </w:tc>
        <w:tc>
          <w:tcPr>
            <w:tcW w:w="300" w:type="pct"/>
          </w:tcPr>
          <w:p w14:paraId="2637CDE1" w14:textId="77777777" w:rsidR="0011276D" w:rsidRPr="007036CE" w:rsidRDefault="0011276D" w:rsidP="0011276D">
            <w:pPr>
              <w:pStyle w:val="GOSTTablenorm"/>
            </w:pPr>
            <w:r w:rsidRPr="007036CE">
              <w:rPr>
                <w:szCs w:val="22"/>
              </w:rPr>
              <w:t>Да</w:t>
            </w:r>
          </w:p>
        </w:tc>
        <w:tc>
          <w:tcPr>
            <w:tcW w:w="308" w:type="pct"/>
          </w:tcPr>
          <w:p w14:paraId="45E1EBA2" w14:textId="77777777" w:rsidR="0011276D" w:rsidRPr="007036CE" w:rsidRDefault="0011276D" w:rsidP="0011276D">
            <w:pPr>
              <w:pStyle w:val="GOSTTablenorm"/>
            </w:pPr>
            <w:r w:rsidRPr="007036CE">
              <w:rPr>
                <w:szCs w:val="22"/>
              </w:rPr>
              <w:t>=1</w:t>
            </w:r>
          </w:p>
        </w:tc>
        <w:tc>
          <w:tcPr>
            <w:tcW w:w="2039" w:type="pct"/>
          </w:tcPr>
          <w:p w14:paraId="071976DA" w14:textId="77777777" w:rsidR="0011276D" w:rsidRPr="007036CE" w:rsidRDefault="0011276D" w:rsidP="0011276D">
            <w:pPr>
              <w:pStyle w:val="GOSTTablenorm"/>
              <w:rPr>
                <w:szCs w:val="22"/>
              </w:rPr>
            </w:pPr>
            <w:r w:rsidRPr="007036CE">
              <w:rPr>
                <w:szCs w:val="22"/>
              </w:rPr>
              <w:t>Указывается признак детальной строки.</w:t>
            </w:r>
          </w:p>
          <w:p w14:paraId="76F14A3B" w14:textId="77777777" w:rsidR="0011276D" w:rsidRPr="007036CE" w:rsidRDefault="0011276D" w:rsidP="0011276D">
            <w:pPr>
              <w:pStyle w:val="GOSTTablenorm"/>
              <w:rPr>
                <w:szCs w:val="22"/>
              </w:rPr>
            </w:pPr>
            <w:r w:rsidRPr="007036CE">
              <w:rPr>
                <w:szCs w:val="22"/>
              </w:rPr>
              <w:t>Возможные значения:</w:t>
            </w:r>
          </w:p>
          <w:p w14:paraId="21B9ACC0" w14:textId="77777777" w:rsidR="0011276D" w:rsidRPr="007036CE" w:rsidRDefault="0011276D" w:rsidP="0011276D">
            <w:pPr>
              <w:pStyle w:val="GOSTTableListMark1"/>
              <w:numPr>
                <w:ilvl w:val="0"/>
                <w:numId w:val="2"/>
              </w:numPr>
            </w:pPr>
            <w:r w:rsidRPr="007036CE">
              <w:t>«N» – детализированный КБК;</w:t>
            </w:r>
          </w:p>
          <w:p w14:paraId="6B250A34" w14:textId="77777777" w:rsidR="0011276D" w:rsidRPr="007036CE" w:rsidRDefault="0011276D" w:rsidP="0011276D">
            <w:pPr>
              <w:pStyle w:val="GOSTTableListMark1"/>
              <w:numPr>
                <w:ilvl w:val="0"/>
                <w:numId w:val="2"/>
              </w:numPr>
            </w:pPr>
            <w:r w:rsidRPr="007036CE">
              <w:t>«X» – недетализированный КБК;</w:t>
            </w:r>
          </w:p>
          <w:p w14:paraId="07055F89" w14:textId="77777777" w:rsidR="0011276D" w:rsidRPr="007036CE" w:rsidRDefault="0011276D" w:rsidP="0011276D">
            <w:pPr>
              <w:pStyle w:val="GOSTTableListMark1"/>
              <w:numPr>
                <w:ilvl w:val="0"/>
                <w:numId w:val="2"/>
              </w:numPr>
            </w:pPr>
            <w:r w:rsidRPr="007036CE">
              <w:t>«Y» – итоговая строка раздела документа</w:t>
            </w:r>
          </w:p>
        </w:tc>
      </w:tr>
      <w:tr w:rsidR="0011276D" w:rsidRPr="007036CE" w14:paraId="2F1606C6" w14:textId="77777777" w:rsidTr="00A03896">
        <w:tc>
          <w:tcPr>
            <w:tcW w:w="1100" w:type="pct"/>
          </w:tcPr>
          <w:p w14:paraId="3FC6CE40" w14:textId="77777777" w:rsidR="0011276D" w:rsidRPr="007036CE" w:rsidRDefault="0011276D" w:rsidP="0011276D">
            <w:pPr>
              <w:pStyle w:val="GOSTTablenorm"/>
              <w:rPr>
                <w:szCs w:val="22"/>
              </w:rPr>
            </w:pPr>
            <w:r w:rsidRPr="007036CE">
              <w:rPr>
                <w:szCs w:val="22"/>
              </w:rPr>
              <w:t>КБК</w:t>
            </w:r>
          </w:p>
        </w:tc>
        <w:tc>
          <w:tcPr>
            <w:tcW w:w="734" w:type="pct"/>
          </w:tcPr>
          <w:p w14:paraId="48E33C4D" w14:textId="77777777" w:rsidR="0011276D" w:rsidRPr="007036CE" w:rsidRDefault="0011276D" w:rsidP="0011276D">
            <w:pPr>
              <w:pStyle w:val="GOSTTablenorm"/>
            </w:pPr>
            <w:ins w:id="1989" w:author="Сатлер Марина Викторовна" w:date="2024-02-09T11:03:00Z">
              <w:r w:rsidRPr="007036CE">
                <w:rPr>
                  <w:b/>
                  <w:szCs w:val="24"/>
                  <w:lang w:val="en-US"/>
                </w:rPr>
                <w:t>SECTION_1</w:t>
              </w:r>
              <w:r w:rsidRPr="007036CE">
                <w:rPr>
                  <w:b/>
                  <w:szCs w:val="24"/>
                </w:rPr>
                <w:t>:</w:t>
              </w:r>
            </w:ins>
            <w:r w:rsidRPr="007036CE">
              <w:rPr>
                <w:szCs w:val="24"/>
                <w:lang w:val="en-US"/>
              </w:rPr>
              <w:t>KBK</w:t>
            </w:r>
          </w:p>
        </w:tc>
        <w:tc>
          <w:tcPr>
            <w:tcW w:w="519" w:type="pct"/>
          </w:tcPr>
          <w:p w14:paraId="508D21A6" w14:textId="77777777" w:rsidR="0011276D" w:rsidRPr="007036CE" w:rsidRDefault="0011276D" w:rsidP="0011276D">
            <w:pPr>
              <w:pStyle w:val="GOSTTablenorm"/>
            </w:pPr>
            <w:r w:rsidRPr="007036CE">
              <w:rPr>
                <w:szCs w:val="22"/>
              </w:rPr>
              <w:t>Строка</w:t>
            </w:r>
          </w:p>
        </w:tc>
        <w:tc>
          <w:tcPr>
            <w:tcW w:w="300" w:type="pct"/>
          </w:tcPr>
          <w:p w14:paraId="5150C8AD" w14:textId="77777777" w:rsidR="0011276D" w:rsidRPr="007036CE" w:rsidRDefault="0011276D" w:rsidP="0011276D">
            <w:pPr>
              <w:pStyle w:val="GOSTTablenorm"/>
            </w:pPr>
            <w:r w:rsidRPr="007036CE">
              <w:rPr>
                <w:szCs w:val="22"/>
              </w:rPr>
              <w:t>Да</w:t>
            </w:r>
          </w:p>
        </w:tc>
        <w:tc>
          <w:tcPr>
            <w:tcW w:w="308" w:type="pct"/>
          </w:tcPr>
          <w:p w14:paraId="232F79DA" w14:textId="77777777" w:rsidR="0011276D" w:rsidRPr="007036CE" w:rsidRDefault="0011276D" w:rsidP="0011276D">
            <w:pPr>
              <w:pStyle w:val="GOSTTablenorm"/>
            </w:pPr>
            <w:r w:rsidRPr="007036CE">
              <w:rPr>
                <w:szCs w:val="22"/>
              </w:rPr>
              <w:t>=20</w:t>
            </w:r>
          </w:p>
        </w:tc>
        <w:tc>
          <w:tcPr>
            <w:tcW w:w="2039" w:type="pct"/>
          </w:tcPr>
          <w:p w14:paraId="6F627456" w14:textId="77777777" w:rsidR="0011276D" w:rsidRPr="007036CE" w:rsidRDefault="0011276D" w:rsidP="0011276D">
            <w:pPr>
              <w:pStyle w:val="GOSTTablenorm"/>
            </w:pPr>
            <w:r w:rsidRPr="007036CE">
              <w:t>Указывается код по бюджетной классификации для отражения операции на ЛС ГРБС</w:t>
            </w:r>
          </w:p>
        </w:tc>
      </w:tr>
      <w:tr w:rsidR="0011276D" w:rsidRPr="007036CE" w14:paraId="35FC1CED" w14:textId="77777777" w:rsidTr="00A03896">
        <w:tc>
          <w:tcPr>
            <w:tcW w:w="1100" w:type="pct"/>
          </w:tcPr>
          <w:p w14:paraId="7B0E9365" w14:textId="77777777" w:rsidR="0011276D" w:rsidRPr="007036CE" w:rsidRDefault="0011276D" w:rsidP="0011276D">
            <w:pPr>
              <w:pStyle w:val="GOSTTablenorm"/>
              <w:rPr>
                <w:szCs w:val="22"/>
              </w:rPr>
            </w:pPr>
            <w:r w:rsidRPr="007036CE">
              <w:rPr>
                <w:szCs w:val="22"/>
              </w:rPr>
              <w:t>Тип КБК</w:t>
            </w:r>
          </w:p>
        </w:tc>
        <w:tc>
          <w:tcPr>
            <w:tcW w:w="734" w:type="pct"/>
          </w:tcPr>
          <w:p w14:paraId="7939961B" w14:textId="77777777" w:rsidR="0011276D" w:rsidRPr="007036CE" w:rsidRDefault="0011276D" w:rsidP="0011276D">
            <w:pPr>
              <w:pStyle w:val="GOSTTablenorm"/>
              <w:rPr>
                <w:szCs w:val="24"/>
                <w:lang w:val="en-US"/>
              </w:rPr>
            </w:pPr>
            <w:ins w:id="1990" w:author="Сатлер Марина Викторовна" w:date="2024-02-09T11:03:00Z">
              <w:r w:rsidRPr="007036CE">
                <w:rPr>
                  <w:b/>
                  <w:szCs w:val="24"/>
                  <w:lang w:val="en-US"/>
                </w:rPr>
                <w:t>SECTION_1</w:t>
              </w:r>
              <w:r w:rsidRPr="007036CE">
                <w:rPr>
                  <w:b/>
                  <w:szCs w:val="24"/>
                </w:rPr>
                <w:t>:</w:t>
              </w:r>
            </w:ins>
            <w:r w:rsidRPr="007036CE">
              <w:rPr>
                <w:szCs w:val="24"/>
              </w:rPr>
              <w:t>TYPEKBK</w:t>
            </w:r>
          </w:p>
        </w:tc>
        <w:tc>
          <w:tcPr>
            <w:tcW w:w="519" w:type="pct"/>
          </w:tcPr>
          <w:p w14:paraId="314072EF" w14:textId="77777777" w:rsidR="0011276D" w:rsidRPr="007036CE" w:rsidRDefault="0011276D" w:rsidP="0011276D">
            <w:pPr>
              <w:pStyle w:val="GOSTTablenorm"/>
            </w:pPr>
            <w:r w:rsidRPr="007036CE">
              <w:rPr>
                <w:szCs w:val="22"/>
              </w:rPr>
              <w:t>Строка</w:t>
            </w:r>
          </w:p>
        </w:tc>
        <w:tc>
          <w:tcPr>
            <w:tcW w:w="300" w:type="pct"/>
          </w:tcPr>
          <w:p w14:paraId="10860EAC" w14:textId="77777777" w:rsidR="0011276D" w:rsidRPr="007036CE" w:rsidRDefault="0011276D" w:rsidP="0011276D">
            <w:pPr>
              <w:pStyle w:val="GOSTTablenorm"/>
            </w:pPr>
            <w:r w:rsidRPr="007036CE">
              <w:rPr>
                <w:szCs w:val="22"/>
              </w:rPr>
              <w:t>Да</w:t>
            </w:r>
          </w:p>
        </w:tc>
        <w:tc>
          <w:tcPr>
            <w:tcW w:w="308" w:type="pct"/>
          </w:tcPr>
          <w:p w14:paraId="01ED99C8" w14:textId="77777777" w:rsidR="0011276D" w:rsidRPr="007036CE" w:rsidRDefault="0011276D" w:rsidP="0011276D">
            <w:pPr>
              <w:pStyle w:val="GOSTTablenorm"/>
            </w:pPr>
            <w:r w:rsidRPr="007036CE">
              <w:rPr>
                <w:szCs w:val="22"/>
              </w:rPr>
              <w:t>=2</w:t>
            </w:r>
          </w:p>
        </w:tc>
        <w:tc>
          <w:tcPr>
            <w:tcW w:w="2039" w:type="pct"/>
          </w:tcPr>
          <w:p w14:paraId="1331311A" w14:textId="77777777" w:rsidR="0011276D" w:rsidRPr="007036CE" w:rsidRDefault="0011276D" w:rsidP="0011276D">
            <w:pPr>
              <w:ind w:firstLine="30"/>
              <w:rPr>
                <w:sz w:val="22"/>
                <w:szCs w:val="22"/>
              </w:rPr>
            </w:pPr>
            <w:r w:rsidRPr="007036CE">
              <w:rPr>
                <w:sz w:val="22"/>
                <w:szCs w:val="22"/>
              </w:rPr>
              <w:t>Указывается тип кода по бюджетной классификации.</w:t>
            </w:r>
          </w:p>
          <w:p w14:paraId="613562B3" w14:textId="77777777" w:rsidR="0011276D" w:rsidRPr="007036CE" w:rsidRDefault="0011276D" w:rsidP="0011276D">
            <w:pPr>
              <w:ind w:firstLine="30"/>
              <w:rPr>
                <w:sz w:val="22"/>
                <w:szCs w:val="22"/>
              </w:rPr>
            </w:pPr>
            <w:r w:rsidRPr="007036CE">
              <w:rPr>
                <w:sz w:val="22"/>
                <w:szCs w:val="22"/>
              </w:rPr>
              <w:t>Возможные значения:</w:t>
            </w:r>
          </w:p>
          <w:p w14:paraId="58185CF8" w14:textId="77777777" w:rsidR="0011276D" w:rsidRPr="007036CE" w:rsidRDefault="0011276D" w:rsidP="0011276D">
            <w:pPr>
              <w:pStyle w:val="GOSTTableListMark1"/>
              <w:numPr>
                <w:ilvl w:val="0"/>
                <w:numId w:val="2"/>
              </w:numPr>
            </w:pPr>
            <w:r w:rsidRPr="007036CE">
              <w:t xml:space="preserve">«11» </w:t>
            </w:r>
            <w:r w:rsidR="004060F4" w:rsidRPr="007036CE">
              <w:t>–</w:t>
            </w:r>
            <w:r w:rsidRPr="007036CE">
              <w:t xml:space="preserve"> Лимитируемые расходы;</w:t>
            </w:r>
          </w:p>
          <w:p w14:paraId="39B37E2B" w14:textId="77777777" w:rsidR="0011276D" w:rsidRPr="007036CE" w:rsidRDefault="0011276D" w:rsidP="0011276D">
            <w:pPr>
              <w:pStyle w:val="GOSTTableListMark1"/>
              <w:numPr>
                <w:ilvl w:val="0"/>
                <w:numId w:val="2"/>
              </w:numPr>
            </w:pPr>
            <w:r w:rsidRPr="007036CE">
              <w:t xml:space="preserve">«12» </w:t>
            </w:r>
            <w:r w:rsidR="004060F4" w:rsidRPr="007036CE">
              <w:t>–</w:t>
            </w:r>
            <w:r w:rsidRPr="007036CE">
              <w:t xml:space="preserve"> Нелимитруемые расходы</w:t>
            </w:r>
          </w:p>
        </w:tc>
      </w:tr>
      <w:tr w:rsidR="0011276D" w:rsidRPr="007036CE" w14:paraId="0E5F5F53" w14:textId="77777777" w:rsidTr="00A03896">
        <w:tc>
          <w:tcPr>
            <w:tcW w:w="1100" w:type="pct"/>
          </w:tcPr>
          <w:p w14:paraId="23EE79C1" w14:textId="77777777" w:rsidR="0011276D" w:rsidRPr="007036CE" w:rsidRDefault="0011276D" w:rsidP="0011276D">
            <w:pPr>
              <w:pStyle w:val="GOSTTablenorm"/>
              <w:rPr>
                <w:szCs w:val="22"/>
              </w:rPr>
            </w:pPr>
            <w:r w:rsidRPr="007036CE">
              <w:rPr>
                <w:szCs w:val="22"/>
              </w:rPr>
              <w:t>Укрупненный КБК</w:t>
            </w:r>
          </w:p>
        </w:tc>
        <w:tc>
          <w:tcPr>
            <w:tcW w:w="734" w:type="pct"/>
          </w:tcPr>
          <w:p w14:paraId="0EC1A9CC" w14:textId="77777777" w:rsidR="0011276D" w:rsidRPr="007036CE" w:rsidRDefault="0011276D" w:rsidP="0011276D">
            <w:pPr>
              <w:pStyle w:val="GOSTTablenorm"/>
              <w:rPr>
                <w:szCs w:val="24"/>
              </w:rPr>
            </w:pPr>
            <w:ins w:id="1991" w:author="Сатлер Марина Викторовна" w:date="2024-02-09T11:03:00Z">
              <w:r w:rsidRPr="007036CE">
                <w:rPr>
                  <w:b/>
                  <w:szCs w:val="24"/>
                  <w:lang w:val="en-US"/>
                </w:rPr>
                <w:t>SECTION_1</w:t>
              </w:r>
              <w:r w:rsidRPr="007036CE">
                <w:rPr>
                  <w:b/>
                  <w:szCs w:val="24"/>
                </w:rPr>
                <w:t>:</w:t>
              </w:r>
            </w:ins>
            <w:r w:rsidRPr="007036CE">
              <w:rPr>
                <w:szCs w:val="24"/>
              </w:rPr>
              <w:t>NULLKBK</w:t>
            </w:r>
          </w:p>
        </w:tc>
        <w:tc>
          <w:tcPr>
            <w:tcW w:w="519" w:type="pct"/>
          </w:tcPr>
          <w:p w14:paraId="369BB1EE" w14:textId="77777777" w:rsidR="0011276D" w:rsidRPr="007036CE" w:rsidRDefault="0011276D" w:rsidP="0011276D">
            <w:pPr>
              <w:pStyle w:val="GOSTTablenorm"/>
            </w:pPr>
            <w:r w:rsidRPr="007036CE">
              <w:rPr>
                <w:szCs w:val="22"/>
              </w:rPr>
              <w:t>Строка</w:t>
            </w:r>
          </w:p>
        </w:tc>
        <w:tc>
          <w:tcPr>
            <w:tcW w:w="300" w:type="pct"/>
          </w:tcPr>
          <w:p w14:paraId="0E05C17E" w14:textId="77777777" w:rsidR="0011276D" w:rsidRPr="007036CE" w:rsidRDefault="0011276D" w:rsidP="0011276D">
            <w:pPr>
              <w:pStyle w:val="GOSTTablenorm"/>
            </w:pPr>
            <w:r w:rsidRPr="007036CE">
              <w:rPr>
                <w:szCs w:val="22"/>
              </w:rPr>
              <w:t>Да</w:t>
            </w:r>
          </w:p>
        </w:tc>
        <w:tc>
          <w:tcPr>
            <w:tcW w:w="308" w:type="pct"/>
          </w:tcPr>
          <w:p w14:paraId="0DDCC3F0" w14:textId="77777777" w:rsidR="0011276D" w:rsidRPr="007036CE" w:rsidRDefault="0011276D" w:rsidP="0011276D">
            <w:pPr>
              <w:pStyle w:val="GOSTTablenorm"/>
            </w:pPr>
            <w:r w:rsidRPr="007036CE">
              <w:rPr>
                <w:szCs w:val="22"/>
              </w:rPr>
              <w:t>=20</w:t>
            </w:r>
          </w:p>
        </w:tc>
        <w:tc>
          <w:tcPr>
            <w:tcW w:w="2039" w:type="pct"/>
          </w:tcPr>
          <w:p w14:paraId="69557466" w14:textId="77777777" w:rsidR="0011276D" w:rsidRPr="007036CE" w:rsidRDefault="0011276D" w:rsidP="0011276D">
            <w:pPr>
              <w:pStyle w:val="GOSTTablenorm"/>
            </w:pPr>
            <w:r w:rsidRPr="007036CE">
              <w:rPr>
                <w:szCs w:val="22"/>
              </w:rPr>
              <w:t>Указывается укрупненный код по бюджетной классификации.</w:t>
            </w:r>
          </w:p>
        </w:tc>
      </w:tr>
      <w:tr w:rsidR="0011276D" w:rsidRPr="007036CE" w14:paraId="07458947" w14:textId="77777777" w:rsidTr="00A03896">
        <w:tc>
          <w:tcPr>
            <w:tcW w:w="1100" w:type="pct"/>
          </w:tcPr>
          <w:p w14:paraId="7BD8A6B3" w14:textId="77777777" w:rsidR="0011276D" w:rsidRPr="007036CE" w:rsidRDefault="0011276D" w:rsidP="0011276D">
            <w:pPr>
              <w:pStyle w:val="GOSTTablenorm"/>
              <w:rPr>
                <w:szCs w:val="22"/>
              </w:rPr>
            </w:pPr>
            <w:r w:rsidRPr="007036CE">
              <w:rPr>
                <w:szCs w:val="22"/>
              </w:rPr>
              <w:lastRenderedPageBreak/>
              <w:t>Номер лицевого счета</w:t>
            </w:r>
          </w:p>
        </w:tc>
        <w:tc>
          <w:tcPr>
            <w:tcW w:w="734" w:type="pct"/>
          </w:tcPr>
          <w:p w14:paraId="41802008" w14:textId="77777777" w:rsidR="0011276D" w:rsidRPr="007036CE" w:rsidRDefault="0011276D" w:rsidP="0011276D">
            <w:pPr>
              <w:pStyle w:val="GOSTTablenorm"/>
              <w:rPr>
                <w:szCs w:val="24"/>
              </w:rPr>
            </w:pPr>
            <w:ins w:id="1992" w:author="Сатлер Марина Викторовна" w:date="2024-02-09T11:03:00Z">
              <w:r w:rsidRPr="007036CE">
                <w:rPr>
                  <w:b/>
                  <w:szCs w:val="24"/>
                  <w:lang w:val="en-US"/>
                </w:rPr>
                <w:t>SECTION_1</w:t>
              </w:r>
              <w:r w:rsidRPr="007036CE">
                <w:rPr>
                  <w:b/>
                  <w:szCs w:val="24"/>
                </w:rPr>
                <w:t>:</w:t>
              </w:r>
            </w:ins>
            <w:r w:rsidRPr="007036CE">
              <w:rPr>
                <w:szCs w:val="24"/>
                <w:lang w:val="en-US"/>
              </w:rPr>
              <w:t>PA</w:t>
            </w:r>
          </w:p>
        </w:tc>
        <w:tc>
          <w:tcPr>
            <w:tcW w:w="519" w:type="pct"/>
          </w:tcPr>
          <w:p w14:paraId="6B59A83F" w14:textId="77777777" w:rsidR="0011276D" w:rsidRPr="007036CE" w:rsidRDefault="0011276D" w:rsidP="0011276D">
            <w:pPr>
              <w:pStyle w:val="GOSTTablenorm"/>
            </w:pPr>
            <w:r w:rsidRPr="007036CE">
              <w:rPr>
                <w:szCs w:val="22"/>
              </w:rPr>
              <w:t>Строка</w:t>
            </w:r>
          </w:p>
        </w:tc>
        <w:tc>
          <w:tcPr>
            <w:tcW w:w="300" w:type="pct"/>
          </w:tcPr>
          <w:p w14:paraId="699874D1" w14:textId="77777777" w:rsidR="0011276D" w:rsidRPr="007036CE" w:rsidRDefault="0011276D" w:rsidP="0011276D">
            <w:pPr>
              <w:pStyle w:val="GOSTTablenorm"/>
            </w:pPr>
            <w:r w:rsidRPr="007036CE">
              <w:rPr>
                <w:szCs w:val="22"/>
              </w:rPr>
              <w:t>Да</w:t>
            </w:r>
          </w:p>
        </w:tc>
        <w:tc>
          <w:tcPr>
            <w:tcW w:w="308" w:type="pct"/>
          </w:tcPr>
          <w:p w14:paraId="18C6608D" w14:textId="77777777" w:rsidR="0011276D" w:rsidRPr="007036CE" w:rsidRDefault="0011276D" w:rsidP="0011276D">
            <w:pPr>
              <w:pStyle w:val="GOSTTablenorm"/>
            </w:pPr>
            <w:r w:rsidRPr="007036CE">
              <w:rPr>
                <w:szCs w:val="22"/>
              </w:rPr>
              <w:t>=11</w:t>
            </w:r>
          </w:p>
        </w:tc>
        <w:tc>
          <w:tcPr>
            <w:tcW w:w="2039" w:type="pct"/>
          </w:tcPr>
          <w:p w14:paraId="0D72C6E9" w14:textId="77777777" w:rsidR="0011276D" w:rsidRPr="007036CE" w:rsidRDefault="0011276D" w:rsidP="0011276D">
            <w:pPr>
              <w:pStyle w:val="GOSTTablenorm"/>
            </w:pPr>
            <w:r w:rsidRPr="007036CE">
              <w:rPr>
                <w:szCs w:val="22"/>
              </w:rPr>
              <w:t>Указывается номер лицевого счета ГРБС</w:t>
            </w:r>
          </w:p>
        </w:tc>
      </w:tr>
      <w:tr w:rsidR="0011276D" w:rsidRPr="007036CE" w14:paraId="5D2D3A9A" w14:textId="77777777" w:rsidTr="00A03896">
        <w:tc>
          <w:tcPr>
            <w:tcW w:w="1100" w:type="pct"/>
          </w:tcPr>
          <w:p w14:paraId="11B017DA" w14:textId="77777777" w:rsidR="0011276D" w:rsidRPr="007036CE" w:rsidRDefault="0011276D" w:rsidP="0011276D">
            <w:pPr>
              <w:pStyle w:val="GOSTTablenorm"/>
              <w:rPr>
                <w:szCs w:val="22"/>
              </w:rPr>
            </w:pPr>
            <w:r w:rsidRPr="007036CE">
              <w:rPr>
                <w:szCs w:val="22"/>
              </w:rPr>
              <w:t>Контур</w:t>
            </w:r>
          </w:p>
        </w:tc>
        <w:tc>
          <w:tcPr>
            <w:tcW w:w="734" w:type="pct"/>
          </w:tcPr>
          <w:p w14:paraId="2B8FBC5F" w14:textId="77777777" w:rsidR="0011276D" w:rsidRPr="007036CE" w:rsidRDefault="0011276D" w:rsidP="0011276D">
            <w:pPr>
              <w:pStyle w:val="GOSTTablenorm"/>
              <w:rPr>
                <w:szCs w:val="24"/>
                <w:lang w:val="en-US"/>
              </w:rPr>
            </w:pPr>
            <w:ins w:id="1993" w:author="Сатлер Марина Викторовна" w:date="2024-02-09T11:03:00Z">
              <w:r w:rsidRPr="007036CE">
                <w:rPr>
                  <w:b/>
                  <w:szCs w:val="24"/>
                  <w:lang w:val="en-US"/>
                </w:rPr>
                <w:t>SECTION_1</w:t>
              </w:r>
              <w:r w:rsidRPr="007036CE">
                <w:rPr>
                  <w:b/>
                  <w:szCs w:val="24"/>
                </w:rPr>
                <w:t>:</w:t>
              </w:r>
            </w:ins>
            <w:r w:rsidRPr="007036CE">
              <w:rPr>
                <w:szCs w:val="22"/>
                <w:lang w:val="en-US"/>
              </w:rPr>
              <w:t>CONTUR</w:t>
            </w:r>
          </w:p>
        </w:tc>
        <w:tc>
          <w:tcPr>
            <w:tcW w:w="519" w:type="pct"/>
          </w:tcPr>
          <w:p w14:paraId="443A4880" w14:textId="77777777" w:rsidR="0011276D" w:rsidRPr="007036CE" w:rsidRDefault="0011276D" w:rsidP="0011276D">
            <w:pPr>
              <w:pStyle w:val="GOSTTablenorm"/>
            </w:pPr>
            <w:ins w:id="1994" w:author="Сатлер Марина Викторовна" w:date="2024-02-28T19:11:00Z">
              <w:r w:rsidRPr="007036CE">
                <w:rPr>
                  <w:szCs w:val="22"/>
                </w:rPr>
                <w:t>Строка</w:t>
              </w:r>
            </w:ins>
          </w:p>
        </w:tc>
        <w:tc>
          <w:tcPr>
            <w:tcW w:w="300" w:type="pct"/>
          </w:tcPr>
          <w:p w14:paraId="0AFC34FD" w14:textId="77777777" w:rsidR="0011276D" w:rsidRPr="007036CE" w:rsidRDefault="0011276D" w:rsidP="0011276D">
            <w:pPr>
              <w:pStyle w:val="GOSTTablenorm"/>
            </w:pPr>
            <w:r w:rsidRPr="007036CE">
              <w:rPr>
                <w:szCs w:val="22"/>
              </w:rPr>
              <w:t>Да</w:t>
            </w:r>
          </w:p>
        </w:tc>
        <w:tc>
          <w:tcPr>
            <w:tcW w:w="308" w:type="pct"/>
          </w:tcPr>
          <w:p w14:paraId="08898343" w14:textId="77777777" w:rsidR="0011276D" w:rsidRPr="007036CE" w:rsidRDefault="0011276D" w:rsidP="0011276D">
            <w:pPr>
              <w:pStyle w:val="GOSTTablenorm"/>
            </w:pPr>
            <w:r w:rsidRPr="007036CE">
              <w:rPr>
                <w:szCs w:val="22"/>
              </w:rPr>
              <w:t>=1</w:t>
            </w:r>
          </w:p>
        </w:tc>
        <w:tc>
          <w:tcPr>
            <w:tcW w:w="2039" w:type="pct"/>
          </w:tcPr>
          <w:p w14:paraId="1E7D6168" w14:textId="77777777" w:rsidR="0011276D" w:rsidRPr="007036CE" w:rsidRDefault="0011276D" w:rsidP="0011276D">
            <w:pPr>
              <w:pStyle w:val="GOSTTablenorm"/>
              <w:rPr>
                <w:szCs w:val="22"/>
              </w:rPr>
            </w:pPr>
            <w:r w:rsidRPr="007036CE">
              <w:rPr>
                <w:szCs w:val="22"/>
              </w:rPr>
              <w:t>Указывается код контура, в котором проводится операция.</w:t>
            </w:r>
          </w:p>
          <w:p w14:paraId="4B0E91DF" w14:textId="77777777" w:rsidR="0011276D" w:rsidRPr="007036CE" w:rsidRDefault="0011276D" w:rsidP="0011276D">
            <w:pPr>
              <w:pStyle w:val="GOSTTablenorm"/>
              <w:rPr>
                <w:szCs w:val="22"/>
              </w:rPr>
            </w:pPr>
            <w:r w:rsidRPr="007036CE">
              <w:rPr>
                <w:szCs w:val="22"/>
              </w:rPr>
              <w:t>Возможные значения:</w:t>
            </w:r>
          </w:p>
          <w:p w14:paraId="08FEEF9B" w14:textId="77777777" w:rsidR="0011276D" w:rsidRPr="007036CE" w:rsidRDefault="0011276D" w:rsidP="0011276D">
            <w:pPr>
              <w:pStyle w:val="GOSTTableListMark1"/>
              <w:numPr>
                <w:ilvl w:val="0"/>
                <w:numId w:val="2"/>
              </w:numPr>
            </w:pPr>
            <w:r w:rsidRPr="007036CE">
              <w:t>«</w:t>
            </w:r>
            <w:ins w:id="1995" w:author="Сатлер Марина Викторовна" w:date="2024-02-28T18:36:00Z">
              <w:r w:rsidRPr="007036CE">
                <w:rPr>
                  <w:lang w:val="en-US"/>
                </w:rPr>
                <w:t>O</w:t>
              </w:r>
            </w:ins>
            <w:r w:rsidRPr="007036CE">
              <w:t xml:space="preserve">» </w:t>
            </w:r>
            <w:r w:rsidRPr="007036CE">
              <w:rPr>
                <w:lang w:val="en-US"/>
              </w:rPr>
              <w:t xml:space="preserve">– </w:t>
            </w:r>
            <w:r w:rsidRPr="007036CE">
              <w:t>открытый;</w:t>
            </w:r>
          </w:p>
          <w:p w14:paraId="373ACDBF" w14:textId="77777777" w:rsidR="0011276D" w:rsidRPr="007036CE" w:rsidRDefault="0011276D" w:rsidP="0011276D">
            <w:pPr>
              <w:pStyle w:val="GOSTTableListMark1"/>
              <w:numPr>
                <w:ilvl w:val="0"/>
                <w:numId w:val="2"/>
              </w:numPr>
            </w:pPr>
            <w:r w:rsidRPr="007036CE">
              <w:t>«</w:t>
            </w:r>
            <w:r w:rsidRPr="007036CE">
              <w:rPr>
                <w:lang w:val="en-US"/>
              </w:rPr>
              <w:t>S</w:t>
            </w:r>
            <w:r w:rsidRPr="007036CE">
              <w:t>»</w:t>
            </w:r>
            <w:r w:rsidRPr="007036CE">
              <w:rPr>
                <w:lang w:val="en-US"/>
              </w:rPr>
              <w:t xml:space="preserve"> – </w:t>
            </w:r>
            <w:r w:rsidRPr="007036CE">
              <w:t>защищенный;</w:t>
            </w:r>
          </w:p>
          <w:p w14:paraId="65F3FA51" w14:textId="77777777" w:rsidR="0011276D" w:rsidRPr="007036CE" w:rsidRDefault="0011276D" w:rsidP="0011276D">
            <w:pPr>
              <w:pStyle w:val="GOSTTableListMark1"/>
              <w:numPr>
                <w:ilvl w:val="0"/>
                <w:numId w:val="2"/>
              </w:numPr>
            </w:pPr>
            <w:r w:rsidRPr="007036CE">
              <w:t>«1» – открытый;</w:t>
            </w:r>
          </w:p>
          <w:p w14:paraId="5BD6DEC6" w14:textId="77777777" w:rsidR="0011276D" w:rsidRPr="007036CE" w:rsidRDefault="0011276D" w:rsidP="0011276D">
            <w:pPr>
              <w:pStyle w:val="GOSTTableListMark1"/>
            </w:pPr>
            <w:r w:rsidRPr="007036CE">
              <w:t>«2» – защищенный</w:t>
            </w:r>
          </w:p>
        </w:tc>
      </w:tr>
      <w:tr w:rsidR="0011276D" w:rsidRPr="007036CE" w14:paraId="0EB83F4B" w14:textId="77777777" w:rsidTr="00A03896">
        <w:tc>
          <w:tcPr>
            <w:tcW w:w="1100" w:type="pct"/>
          </w:tcPr>
          <w:p w14:paraId="2B2E1CA2" w14:textId="77777777" w:rsidR="0011276D" w:rsidRPr="007036CE" w:rsidRDefault="0011276D" w:rsidP="0011276D">
            <w:pPr>
              <w:pStyle w:val="GOSTTablenorm"/>
              <w:rPr>
                <w:szCs w:val="22"/>
              </w:rPr>
            </w:pPr>
            <w:ins w:id="1996" w:author="Сатлер Марина Викторовна" w:date="2024-02-13T14:37:00Z">
              <w:r w:rsidRPr="007036CE">
                <w:t>Сумма на текущий год</w:t>
              </w:r>
            </w:ins>
          </w:p>
        </w:tc>
        <w:tc>
          <w:tcPr>
            <w:tcW w:w="734" w:type="pct"/>
          </w:tcPr>
          <w:p w14:paraId="230D41E7" w14:textId="77777777" w:rsidR="0011276D" w:rsidRPr="007036CE" w:rsidRDefault="0011276D" w:rsidP="0011276D">
            <w:pPr>
              <w:pStyle w:val="GOSTTablenorm"/>
              <w:rPr>
                <w:szCs w:val="22"/>
                <w:lang w:val="en-US"/>
              </w:rPr>
            </w:pPr>
            <w:ins w:id="1997" w:author="Сатлер Марина Викторовна" w:date="2024-02-09T11:03:00Z">
              <w:r w:rsidRPr="007036CE">
                <w:rPr>
                  <w:b/>
                  <w:szCs w:val="24"/>
                  <w:lang w:val="en-US"/>
                </w:rPr>
                <w:t>SECTION_1</w:t>
              </w:r>
              <w:r w:rsidRPr="007036CE">
                <w:rPr>
                  <w:b/>
                  <w:szCs w:val="24"/>
                </w:rPr>
                <w:t>:</w:t>
              </w:r>
            </w:ins>
            <w:r w:rsidRPr="007036CE">
              <w:rPr>
                <w:szCs w:val="22"/>
              </w:rPr>
              <w:t>SUM_1</w:t>
            </w:r>
          </w:p>
        </w:tc>
        <w:tc>
          <w:tcPr>
            <w:tcW w:w="519" w:type="pct"/>
          </w:tcPr>
          <w:p w14:paraId="4EA60698" w14:textId="77777777" w:rsidR="0011276D" w:rsidRPr="007036CE" w:rsidRDefault="0011276D" w:rsidP="0011276D">
            <w:pPr>
              <w:pStyle w:val="GOSTTablenorm"/>
            </w:pPr>
            <w:r w:rsidRPr="007036CE">
              <w:rPr>
                <w:szCs w:val="22"/>
              </w:rPr>
              <w:t>Сумма</w:t>
            </w:r>
          </w:p>
        </w:tc>
        <w:tc>
          <w:tcPr>
            <w:tcW w:w="300" w:type="pct"/>
          </w:tcPr>
          <w:p w14:paraId="5257E097" w14:textId="77777777" w:rsidR="0011276D" w:rsidRPr="007036CE" w:rsidRDefault="0011276D" w:rsidP="0011276D">
            <w:pPr>
              <w:pStyle w:val="GOSTTablenorm"/>
            </w:pPr>
            <w:r w:rsidRPr="007036CE">
              <w:rPr>
                <w:szCs w:val="22"/>
              </w:rPr>
              <w:t>Да</w:t>
            </w:r>
          </w:p>
        </w:tc>
        <w:tc>
          <w:tcPr>
            <w:tcW w:w="308" w:type="pct"/>
          </w:tcPr>
          <w:p w14:paraId="104FE5DD" w14:textId="77777777" w:rsidR="0011276D" w:rsidRPr="007036CE" w:rsidRDefault="0011276D" w:rsidP="0011276D">
            <w:pPr>
              <w:pStyle w:val="GOSTTablenorm"/>
            </w:pPr>
          </w:p>
        </w:tc>
        <w:tc>
          <w:tcPr>
            <w:tcW w:w="2039" w:type="pct"/>
          </w:tcPr>
          <w:p w14:paraId="6431FD11" w14:textId="77777777" w:rsidR="0011276D" w:rsidRPr="007036CE" w:rsidDel="0011276D" w:rsidRDefault="0011276D" w:rsidP="0011276D">
            <w:pPr>
              <w:pStyle w:val="GOSTTablenorm"/>
              <w:rPr>
                <w:del w:id="1998" w:author="Сатлер Марина Викторовна" w:date="2024-07-05T16:44:00Z"/>
              </w:rPr>
            </w:pPr>
            <w:r w:rsidRPr="007036CE">
              <w:t>Указывается сумма на текущий финансовый год</w:t>
            </w:r>
            <w:del w:id="1999" w:author="Сатлер Марина Викторовна" w:date="2024-07-05T16:44:00Z">
              <w:r w:rsidRPr="007036CE" w:rsidDel="0011276D">
                <w:delText xml:space="preserve"> при доведении на текущий бюджетный цикл.</w:delText>
              </w:r>
            </w:del>
          </w:p>
          <w:p w14:paraId="6CC64E57" w14:textId="77777777" w:rsidR="0011276D" w:rsidRPr="007036CE" w:rsidRDefault="0011276D" w:rsidP="0011276D">
            <w:pPr>
              <w:pStyle w:val="GOSTTablenorm"/>
            </w:pPr>
            <w:del w:id="2000" w:author="Сатлер Марина Викторовна" w:date="2024-07-05T16:44:00Z">
              <w:r w:rsidRPr="007036CE" w:rsidDel="0011276D">
                <w:delText>Указывается значение «0.00» при доведении на новый бюджетный цикл</w:delText>
              </w:r>
            </w:del>
          </w:p>
        </w:tc>
      </w:tr>
      <w:tr w:rsidR="0011276D" w:rsidRPr="007036CE" w14:paraId="1E5EC647" w14:textId="77777777" w:rsidTr="00A03896">
        <w:tc>
          <w:tcPr>
            <w:tcW w:w="1100" w:type="pct"/>
          </w:tcPr>
          <w:p w14:paraId="4D60D213" w14:textId="77777777" w:rsidR="0011276D" w:rsidRPr="007036CE" w:rsidRDefault="0011276D" w:rsidP="0011276D">
            <w:pPr>
              <w:pStyle w:val="GOSTTablenorm"/>
              <w:rPr>
                <w:szCs w:val="22"/>
              </w:rPr>
            </w:pPr>
            <w:ins w:id="2001" w:author="Сатлер Марина Викторовна" w:date="2024-02-13T14:37:00Z">
              <w:r w:rsidRPr="007036CE">
                <w:t>Сумма на первый год планового периода</w:t>
              </w:r>
            </w:ins>
          </w:p>
        </w:tc>
        <w:tc>
          <w:tcPr>
            <w:tcW w:w="734" w:type="pct"/>
          </w:tcPr>
          <w:p w14:paraId="1667F4BA" w14:textId="77777777" w:rsidR="0011276D" w:rsidRPr="007036CE" w:rsidRDefault="0011276D" w:rsidP="0011276D">
            <w:pPr>
              <w:pStyle w:val="GOSTTablenorm"/>
              <w:rPr>
                <w:szCs w:val="22"/>
              </w:rPr>
            </w:pPr>
            <w:ins w:id="2002" w:author="Сатлер Марина Викторовна" w:date="2024-02-09T11:03:00Z">
              <w:r w:rsidRPr="007036CE">
                <w:rPr>
                  <w:b/>
                  <w:szCs w:val="24"/>
                  <w:lang w:val="en-US"/>
                </w:rPr>
                <w:t>SECTION_1</w:t>
              </w:r>
              <w:r w:rsidRPr="007036CE">
                <w:rPr>
                  <w:b/>
                  <w:szCs w:val="24"/>
                </w:rPr>
                <w:t>:</w:t>
              </w:r>
            </w:ins>
            <w:r w:rsidRPr="007036CE">
              <w:rPr>
                <w:szCs w:val="22"/>
              </w:rPr>
              <w:t>SUM_2</w:t>
            </w:r>
          </w:p>
        </w:tc>
        <w:tc>
          <w:tcPr>
            <w:tcW w:w="519" w:type="pct"/>
          </w:tcPr>
          <w:p w14:paraId="2D244489" w14:textId="77777777" w:rsidR="0011276D" w:rsidRPr="007036CE" w:rsidRDefault="0011276D" w:rsidP="0011276D">
            <w:pPr>
              <w:pStyle w:val="GOSTTablenorm"/>
            </w:pPr>
            <w:r w:rsidRPr="007036CE">
              <w:rPr>
                <w:szCs w:val="22"/>
              </w:rPr>
              <w:t>Сумма</w:t>
            </w:r>
          </w:p>
        </w:tc>
        <w:tc>
          <w:tcPr>
            <w:tcW w:w="300" w:type="pct"/>
          </w:tcPr>
          <w:p w14:paraId="636601C0" w14:textId="77777777" w:rsidR="0011276D" w:rsidRPr="007036CE" w:rsidRDefault="0011276D" w:rsidP="0011276D">
            <w:pPr>
              <w:pStyle w:val="GOSTTablenorm"/>
            </w:pPr>
            <w:r w:rsidRPr="007036CE">
              <w:rPr>
                <w:szCs w:val="22"/>
              </w:rPr>
              <w:t>Да</w:t>
            </w:r>
          </w:p>
        </w:tc>
        <w:tc>
          <w:tcPr>
            <w:tcW w:w="308" w:type="pct"/>
          </w:tcPr>
          <w:p w14:paraId="5B5E159D" w14:textId="77777777" w:rsidR="0011276D" w:rsidRPr="007036CE" w:rsidRDefault="0011276D" w:rsidP="0011276D">
            <w:pPr>
              <w:pStyle w:val="GOSTTablenorm"/>
            </w:pPr>
          </w:p>
        </w:tc>
        <w:tc>
          <w:tcPr>
            <w:tcW w:w="2039" w:type="pct"/>
          </w:tcPr>
          <w:p w14:paraId="43701355" w14:textId="77777777" w:rsidR="0011276D" w:rsidRPr="007036CE" w:rsidDel="0011276D" w:rsidRDefault="0011276D" w:rsidP="0011276D">
            <w:pPr>
              <w:pStyle w:val="GOSTTablenorm"/>
              <w:rPr>
                <w:del w:id="2003" w:author="Сатлер Марина Викторовна" w:date="2024-07-05T16:44:00Z"/>
              </w:rPr>
            </w:pPr>
            <w:r w:rsidRPr="007036CE">
              <w:t>Указывается сумма на 1-й плановый год</w:t>
            </w:r>
            <w:del w:id="2004" w:author="Сатлер Марина Викторовна" w:date="2024-07-05T16:44:00Z">
              <w:r w:rsidRPr="007036CE" w:rsidDel="0011276D">
                <w:delText xml:space="preserve"> при доведении на текущий бюджетный цикл.</w:delText>
              </w:r>
            </w:del>
          </w:p>
          <w:p w14:paraId="3DA281EA" w14:textId="77777777" w:rsidR="0011276D" w:rsidRPr="007036CE" w:rsidRDefault="0011276D" w:rsidP="0011276D">
            <w:pPr>
              <w:pStyle w:val="GOSTTablenorm"/>
            </w:pPr>
            <w:del w:id="2005" w:author="Сатлер Марина Викторовна" w:date="2024-07-05T16:44:00Z">
              <w:r w:rsidRPr="007036CE" w:rsidDel="0011276D">
                <w:delText>Указывается сумма на текущий финансовый год при доведении на новый бюджетный цикл</w:delText>
              </w:r>
            </w:del>
          </w:p>
        </w:tc>
      </w:tr>
      <w:tr w:rsidR="0011276D" w:rsidRPr="007036CE" w14:paraId="48B88983" w14:textId="77777777" w:rsidTr="00A03896">
        <w:tc>
          <w:tcPr>
            <w:tcW w:w="1100" w:type="pct"/>
          </w:tcPr>
          <w:p w14:paraId="34E94439" w14:textId="77777777" w:rsidR="0011276D" w:rsidRPr="007036CE" w:rsidRDefault="0011276D" w:rsidP="0011276D">
            <w:pPr>
              <w:pStyle w:val="GOSTTablenorm"/>
              <w:rPr>
                <w:szCs w:val="22"/>
              </w:rPr>
            </w:pPr>
            <w:ins w:id="2006" w:author="Сатлер Марина Викторовна" w:date="2024-02-13T14:37:00Z">
              <w:r w:rsidRPr="007036CE">
                <w:t>Сумма на второй год планового периода</w:t>
              </w:r>
            </w:ins>
          </w:p>
        </w:tc>
        <w:tc>
          <w:tcPr>
            <w:tcW w:w="734" w:type="pct"/>
          </w:tcPr>
          <w:p w14:paraId="73EAFB8C" w14:textId="77777777" w:rsidR="0011276D" w:rsidRPr="007036CE" w:rsidRDefault="0011276D" w:rsidP="0011276D">
            <w:pPr>
              <w:pStyle w:val="GOSTTablenorm"/>
              <w:rPr>
                <w:szCs w:val="22"/>
              </w:rPr>
            </w:pPr>
            <w:ins w:id="2007" w:author="Сатлер Марина Викторовна" w:date="2024-02-09T11:03:00Z">
              <w:r w:rsidRPr="007036CE">
                <w:rPr>
                  <w:b/>
                  <w:szCs w:val="24"/>
                  <w:lang w:val="en-US"/>
                </w:rPr>
                <w:t>SECTION_1</w:t>
              </w:r>
              <w:r w:rsidRPr="007036CE">
                <w:rPr>
                  <w:b/>
                  <w:szCs w:val="24"/>
                </w:rPr>
                <w:t>:</w:t>
              </w:r>
            </w:ins>
            <w:r w:rsidRPr="007036CE">
              <w:rPr>
                <w:szCs w:val="22"/>
              </w:rPr>
              <w:t>SUM_3</w:t>
            </w:r>
          </w:p>
        </w:tc>
        <w:tc>
          <w:tcPr>
            <w:tcW w:w="519" w:type="pct"/>
          </w:tcPr>
          <w:p w14:paraId="18C11695" w14:textId="77777777" w:rsidR="0011276D" w:rsidRPr="007036CE" w:rsidRDefault="0011276D" w:rsidP="0011276D">
            <w:pPr>
              <w:pStyle w:val="GOSTTablenorm"/>
            </w:pPr>
            <w:r w:rsidRPr="007036CE">
              <w:rPr>
                <w:szCs w:val="22"/>
              </w:rPr>
              <w:t>Сумма</w:t>
            </w:r>
          </w:p>
        </w:tc>
        <w:tc>
          <w:tcPr>
            <w:tcW w:w="300" w:type="pct"/>
          </w:tcPr>
          <w:p w14:paraId="428C1B2F" w14:textId="77777777" w:rsidR="0011276D" w:rsidRPr="007036CE" w:rsidRDefault="0011276D" w:rsidP="0011276D">
            <w:pPr>
              <w:pStyle w:val="GOSTTablenorm"/>
            </w:pPr>
            <w:r w:rsidRPr="007036CE">
              <w:rPr>
                <w:szCs w:val="22"/>
              </w:rPr>
              <w:t>Да</w:t>
            </w:r>
          </w:p>
        </w:tc>
        <w:tc>
          <w:tcPr>
            <w:tcW w:w="308" w:type="pct"/>
          </w:tcPr>
          <w:p w14:paraId="13FBB7BD" w14:textId="77777777" w:rsidR="0011276D" w:rsidRPr="007036CE" w:rsidRDefault="0011276D" w:rsidP="0011276D">
            <w:pPr>
              <w:pStyle w:val="GOSTTablenorm"/>
            </w:pPr>
          </w:p>
        </w:tc>
        <w:tc>
          <w:tcPr>
            <w:tcW w:w="2039" w:type="pct"/>
          </w:tcPr>
          <w:p w14:paraId="3AC48316" w14:textId="77777777" w:rsidR="0011276D" w:rsidRPr="007036CE" w:rsidDel="0011276D" w:rsidRDefault="0011276D" w:rsidP="0011276D">
            <w:pPr>
              <w:pStyle w:val="GOSTTablenorm"/>
              <w:rPr>
                <w:del w:id="2008" w:author="Сатлер Марина Викторовна" w:date="2024-07-05T16:44:00Z"/>
              </w:rPr>
            </w:pPr>
            <w:r w:rsidRPr="007036CE">
              <w:t>Указывается сумма на 2-й плановый год</w:t>
            </w:r>
            <w:del w:id="2009" w:author="Сатлер Марина Викторовна" w:date="2024-07-05T16:44:00Z">
              <w:r w:rsidRPr="007036CE" w:rsidDel="0011276D">
                <w:delText xml:space="preserve"> при доведении на текущий бюджетный цикл.</w:delText>
              </w:r>
            </w:del>
          </w:p>
          <w:p w14:paraId="1FE5AA07" w14:textId="77777777" w:rsidR="0011276D" w:rsidRPr="007036CE" w:rsidRDefault="0011276D" w:rsidP="0011276D">
            <w:pPr>
              <w:pStyle w:val="GOSTTablenorm"/>
            </w:pPr>
            <w:del w:id="2010" w:author="Сатлер Марина Викторовна" w:date="2024-07-05T16:44:00Z">
              <w:r w:rsidRPr="007036CE" w:rsidDel="0011276D">
                <w:delText>Указывается сумма на 1-й плановый год при доведении на новый бюджетный цикл</w:delText>
              </w:r>
            </w:del>
          </w:p>
        </w:tc>
      </w:tr>
      <w:tr w:rsidR="0011276D" w:rsidRPr="007036CE" w:rsidDel="0011276D" w14:paraId="2ACF855A" w14:textId="77777777" w:rsidTr="00A03896">
        <w:trPr>
          <w:del w:id="2011" w:author="Сатлер Марина Викторовна" w:date="2024-07-05T16:45:00Z"/>
        </w:trPr>
        <w:tc>
          <w:tcPr>
            <w:tcW w:w="1100" w:type="pct"/>
          </w:tcPr>
          <w:p w14:paraId="6A803E8E" w14:textId="77777777" w:rsidR="0011276D" w:rsidRPr="007036CE" w:rsidDel="0011276D" w:rsidRDefault="0011276D" w:rsidP="0011276D">
            <w:pPr>
              <w:pStyle w:val="GOSTTablenorm"/>
              <w:rPr>
                <w:del w:id="2012" w:author="Сатлер Марина Викторовна" w:date="2024-07-05T16:45:00Z"/>
                <w:szCs w:val="22"/>
              </w:rPr>
            </w:pPr>
          </w:p>
        </w:tc>
        <w:tc>
          <w:tcPr>
            <w:tcW w:w="734" w:type="pct"/>
          </w:tcPr>
          <w:p w14:paraId="54ECB0DD" w14:textId="77777777" w:rsidR="0011276D" w:rsidRPr="007036CE" w:rsidDel="0011276D" w:rsidRDefault="0011276D" w:rsidP="0011276D">
            <w:pPr>
              <w:pStyle w:val="GOSTTablenorm"/>
              <w:rPr>
                <w:del w:id="2013" w:author="Сатлер Марина Викторовна" w:date="2024-07-05T16:45:00Z"/>
                <w:szCs w:val="22"/>
              </w:rPr>
            </w:pPr>
            <w:del w:id="2014" w:author="Сатлер Марина Викторовна" w:date="2024-07-05T16:45:00Z">
              <w:r w:rsidRPr="007036CE" w:rsidDel="0011276D">
                <w:rPr>
                  <w:szCs w:val="22"/>
                </w:rPr>
                <w:delText>SUM_4</w:delText>
              </w:r>
            </w:del>
          </w:p>
        </w:tc>
        <w:tc>
          <w:tcPr>
            <w:tcW w:w="519" w:type="pct"/>
          </w:tcPr>
          <w:p w14:paraId="174A01FA" w14:textId="77777777" w:rsidR="0011276D" w:rsidRPr="007036CE" w:rsidDel="0011276D" w:rsidRDefault="0011276D" w:rsidP="0011276D">
            <w:pPr>
              <w:pStyle w:val="GOSTTablenorm"/>
              <w:rPr>
                <w:del w:id="2015" w:author="Сатлер Марина Викторовна" w:date="2024-07-05T16:45:00Z"/>
              </w:rPr>
            </w:pPr>
            <w:del w:id="2016" w:author="Сатлер Марина Викторовна" w:date="2024-07-05T16:45:00Z">
              <w:r w:rsidRPr="007036CE" w:rsidDel="0011276D">
                <w:rPr>
                  <w:szCs w:val="22"/>
                </w:rPr>
                <w:delText>Сумма</w:delText>
              </w:r>
            </w:del>
          </w:p>
        </w:tc>
        <w:tc>
          <w:tcPr>
            <w:tcW w:w="300" w:type="pct"/>
          </w:tcPr>
          <w:p w14:paraId="0D3A98AF" w14:textId="77777777" w:rsidR="0011276D" w:rsidRPr="007036CE" w:rsidDel="0011276D" w:rsidRDefault="0011276D" w:rsidP="0011276D">
            <w:pPr>
              <w:pStyle w:val="GOSTTablenorm"/>
              <w:rPr>
                <w:del w:id="2017" w:author="Сатлер Марина Викторовна" w:date="2024-07-05T16:45:00Z"/>
              </w:rPr>
            </w:pPr>
            <w:del w:id="2018" w:author="Сатлер Марина Викторовна" w:date="2024-07-05T16:45:00Z">
              <w:r w:rsidRPr="007036CE" w:rsidDel="0011276D">
                <w:rPr>
                  <w:szCs w:val="22"/>
                </w:rPr>
                <w:delText>Да</w:delText>
              </w:r>
            </w:del>
          </w:p>
        </w:tc>
        <w:tc>
          <w:tcPr>
            <w:tcW w:w="308" w:type="pct"/>
          </w:tcPr>
          <w:p w14:paraId="1C002248" w14:textId="77777777" w:rsidR="0011276D" w:rsidRPr="007036CE" w:rsidDel="0011276D" w:rsidRDefault="0011276D" w:rsidP="0011276D">
            <w:pPr>
              <w:pStyle w:val="GOSTTablenorm"/>
              <w:rPr>
                <w:del w:id="2019" w:author="Сатлер Марина Викторовна" w:date="2024-07-05T16:45:00Z"/>
              </w:rPr>
            </w:pPr>
          </w:p>
        </w:tc>
        <w:tc>
          <w:tcPr>
            <w:tcW w:w="2039" w:type="pct"/>
          </w:tcPr>
          <w:p w14:paraId="4C2FDA2E" w14:textId="77777777" w:rsidR="0011276D" w:rsidRPr="007036CE" w:rsidDel="0011276D" w:rsidRDefault="0011276D" w:rsidP="0011276D">
            <w:pPr>
              <w:pStyle w:val="GOSTTablenorm"/>
              <w:rPr>
                <w:del w:id="2020" w:author="Сатлер Марина Викторовна" w:date="2024-07-05T16:45:00Z"/>
              </w:rPr>
            </w:pPr>
            <w:del w:id="2021" w:author="Сатлер Марина Викторовна" w:date="2024-07-05T16:45:00Z">
              <w:r w:rsidRPr="007036CE" w:rsidDel="0011276D">
                <w:delText>Указывается значение «0.00» при доведении на текущий бюджетный цикл.</w:delText>
              </w:r>
            </w:del>
          </w:p>
          <w:p w14:paraId="62D1EF20" w14:textId="77777777" w:rsidR="0011276D" w:rsidRPr="007036CE" w:rsidDel="0011276D" w:rsidRDefault="0011276D" w:rsidP="0011276D">
            <w:pPr>
              <w:pStyle w:val="GOSTTablenorm"/>
              <w:rPr>
                <w:del w:id="2022" w:author="Сатлер Марина Викторовна" w:date="2024-07-05T16:45:00Z"/>
              </w:rPr>
            </w:pPr>
            <w:del w:id="2023" w:author="Сатлер Марина Викторовна" w:date="2024-07-05T16:45:00Z">
              <w:r w:rsidRPr="007036CE" w:rsidDel="0011276D">
                <w:delText>Указывается сумма на 2-й плановый год при доведении на новый бюджетный цикл</w:delText>
              </w:r>
            </w:del>
          </w:p>
        </w:tc>
      </w:tr>
      <w:tr w:rsidR="0011276D" w:rsidRPr="007036CE" w14:paraId="22CDAE2F" w14:textId="77777777" w:rsidTr="00A03896">
        <w:tc>
          <w:tcPr>
            <w:tcW w:w="1100" w:type="pct"/>
          </w:tcPr>
          <w:p w14:paraId="763BA8A8" w14:textId="77777777" w:rsidR="0011276D" w:rsidRPr="007036CE" w:rsidRDefault="0011276D" w:rsidP="0011276D">
            <w:pPr>
              <w:pStyle w:val="GOSTTablenorm"/>
              <w:rPr>
                <w:b/>
                <w:szCs w:val="22"/>
              </w:rPr>
            </w:pPr>
            <w:r w:rsidRPr="007036CE">
              <w:rPr>
                <w:b/>
                <w:szCs w:val="22"/>
              </w:rPr>
              <w:t>Строки документа по разделу «ЛБО»</w:t>
            </w:r>
          </w:p>
        </w:tc>
        <w:tc>
          <w:tcPr>
            <w:tcW w:w="734" w:type="pct"/>
          </w:tcPr>
          <w:p w14:paraId="69C22280" w14:textId="77777777" w:rsidR="0011276D" w:rsidRPr="007036CE" w:rsidRDefault="0011276D" w:rsidP="0011276D">
            <w:pPr>
              <w:pStyle w:val="GOSTTablenorm"/>
              <w:rPr>
                <w:b/>
                <w:szCs w:val="22"/>
              </w:rPr>
            </w:pPr>
            <w:r w:rsidRPr="007036CE">
              <w:rPr>
                <w:b/>
                <w:szCs w:val="24"/>
                <w:lang w:val="en-US"/>
              </w:rPr>
              <w:t>SECTION_2</w:t>
            </w:r>
          </w:p>
        </w:tc>
        <w:tc>
          <w:tcPr>
            <w:tcW w:w="519" w:type="pct"/>
          </w:tcPr>
          <w:p w14:paraId="57B270E0" w14:textId="77777777" w:rsidR="0011276D" w:rsidRPr="007036CE" w:rsidRDefault="0011276D" w:rsidP="0011276D">
            <w:pPr>
              <w:pStyle w:val="GOSTTablenorm"/>
            </w:pPr>
            <w:r w:rsidRPr="007036CE">
              <w:rPr>
                <w:szCs w:val="22"/>
              </w:rPr>
              <w:t>Массив</w:t>
            </w:r>
          </w:p>
        </w:tc>
        <w:tc>
          <w:tcPr>
            <w:tcW w:w="300" w:type="pct"/>
          </w:tcPr>
          <w:p w14:paraId="73A11C2F" w14:textId="77777777" w:rsidR="0011276D" w:rsidRPr="007036CE" w:rsidRDefault="0011276D" w:rsidP="0011276D">
            <w:pPr>
              <w:pStyle w:val="GOSTTablenorm"/>
            </w:pPr>
            <w:r w:rsidRPr="007036CE">
              <w:rPr>
                <w:szCs w:val="22"/>
              </w:rPr>
              <w:t>Нет</w:t>
            </w:r>
          </w:p>
        </w:tc>
        <w:tc>
          <w:tcPr>
            <w:tcW w:w="308" w:type="pct"/>
          </w:tcPr>
          <w:p w14:paraId="06C33CFA" w14:textId="77777777" w:rsidR="0011276D" w:rsidRPr="007036CE" w:rsidRDefault="0011276D" w:rsidP="0011276D">
            <w:pPr>
              <w:pStyle w:val="GOSTTablenorm"/>
            </w:pPr>
            <w:r w:rsidRPr="007036CE">
              <w:rPr>
                <w:szCs w:val="22"/>
              </w:rPr>
              <w:t>-</w:t>
            </w:r>
          </w:p>
        </w:tc>
        <w:tc>
          <w:tcPr>
            <w:tcW w:w="2039" w:type="pct"/>
          </w:tcPr>
          <w:p w14:paraId="0B06E6B7" w14:textId="77777777" w:rsidR="0011276D" w:rsidRPr="007036CE" w:rsidRDefault="0011276D" w:rsidP="0011276D">
            <w:pPr>
              <w:pStyle w:val="GOSTTablenorm"/>
            </w:pPr>
            <w:r w:rsidRPr="007036CE">
              <w:rPr>
                <w:szCs w:val="22"/>
              </w:rPr>
              <w:t>-</w:t>
            </w:r>
          </w:p>
        </w:tc>
      </w:tr>
      <w:tr w:rsidR="0011276D" w:rsidRPr="007036CE" w14:paraId="4A6F94E6" w14:textId="77777777" w:rsidTr="00A03896">
        <w:tc>
          <w:tcPr>
            <w:tcW w:w="1100" w:type="pct"/>
          </w:tcPr>
          <w:p w14:paraId="47A0014A" w14:textId="77777777" w:rsidR="0011276D" w:rsidRPr="007036CE" w:rsidRDefault="0011276D" w:rsidP="0011276D">
            <w:pPr>
              <w:pStyle w:val="GOSTTablenorm"/>
            </w:pPr>
            <w:ins w:id="2024" w:author="Сатлер Марина Викторовна" w:date="2024-02-13T14:38:00Z">
              <w:r w:rsidRPr="007036CE">
                <w:lastRenderedPageBreak/>
                <w:t>Раздел</w:t>
              </w:r>
            </w:ins>
          </w:p>
        </w:tc>
        <w:tc>
          <w:tcPr>
            <w:tcW w:w="734" w:type="pct"/>
          </w:tcPr>
          <w:p w14:paraId="605E40E8" w14:textId="77777777" w:rsidR="0011276D" w:rsidRPr="007036CE" w:rsidRDefault="0011276D" w:rsidP="0011276D">
            <w:pPr>
              <w:pStyle w:val="GOSTTablenorm"/>
              <w:rPr>
                <w:b/>
                <w:szCs w:val="24"/>
                <w:lang w:val="en-US"/>
              </w:rPr>
            </w:pPr>
            <w:ins w:id="2025" w:author="Сатлер Марина Викторовна" w:date="2024-02-13T14:38:00Z">
              <w:r w:rsidRPr="007036CE">
                <w:rPr>
                  <w:b/>
                  <w:szCs w:val="24"/>
                  <w:lang w:val="en-US"/>
                </w:rPr>
                <w:t>SECTION_2</w:t>
              </w:r>
              <w:r w:rsidRPr="007036CE">
                <w:rPr>
                  <w:b/>
                  <w:szCs w:val="24"/>
                </w:rPr>
                <w:t>:</w:t>
              </w:r>
              <w:r w:rsidRPr="007036CE">
                <w:t>SECTION_TYPE</w:t>
              </w:r>
            </w:ins>
          </w:p>
        </w:tc>
        <w:tc>
          <w:tcPr>
            <w:tcW w:w="519" w:type="pct"/>
          </w:tcPr>
          <w:p w14:paraId="1AECF9FF" w14:textId="77777777" w:rsidR="0011276D" w:rsidRPr="007036CE" w:rsidRDefault="0011276D" w:rsidP="0011276D">
            <w:pPr>
              <w:pStyle w:val="GOSTTablenorm"/>
            </w:pPr>
            <w:ins w:id="2026" w:author="Сатлер Марина Викторовна" w:date="2024-02-13T14:38:00Z">
              <w:r w:rsidRPr="007036CE">
                <w:t>Строка</w:t>
              </w:r>
            </w:ins>
          </w:p>
        </w:tc>
        <w:tc>
          <w:tcPr>
            <w:tcW w:w="300" w:type="pct"/>
          </w:tcPr>
          <w:p w14:paraId="103F6CD4" w14:textId="77777777" w:rsidR="0011276D" w:rsidRPr="007036CE" w:rsidRDefault="0011276D" w:rsidP="0011276D">
            <w:pPr>
              <w:pStyle w:val="GOSTTablenorm"/>
            </w:pPr>
            <w:ins w:id="2027" w:author="Сатлер Марина Викторовна" w:date="2024-02-13T14:38:00Z">
              <w:r w:rsidRPr="007036CE">
                <w:t>Да</w:t>
              </w:r>
            </w:ins>
          </w:p>
        </w:tc>
        <w:tc>
          <w:tcPr>
            <w:tcW w:w="308" w:type="pct"/>
          </w:tcPr>
          <w:p w14:paraId="6C3EB58A" w14:textId="77777777" w:rsidR="0011276D" w:rsidRPr="007036CE" w:rsidRDefault="0011276D" w:rsidP="0011276D">
            <w:pPr>
              <w:pStyle w:val="GOSTTablenorm"/>
            </w:pPr>
            <w:ins w:id="2028" w:author="Сатлер Марина Викторовна" w:date="2024-02-13T14:38:00Z">
              <w:r w:rsidRPr="007036CE">
                <w:t>=1</w:t>
              </w:r>
            </w:ins>
          </w:p>
        </w:tc>
        <w:tc>
          <w:tcPr>
            <w:tcW w:w="2039" w:type="pct"/>
          </w:tcPr>
          <w:p w14:paraId="3CC755A3" w14:textId="77777777" w:rsidR="0011276D" w:rsidRPr="007036CE" w:rsidRDefault="0011276D" w:rsidP="0011276D">
            <w:pPr>
              <w:pStyle w:val="GOSTTablenorm"/>
              <w:rPr>
                <w:ins w:id="2029" w:author="Сатлер Марина Викторовна" w:date="2024-02-13T14:38:00Z"/>
              </w:rPr>
            </w:pPr>
            <w:ins w:id="2030" w:author="Сатлер Марина Викторовна" w:date="2024-02-13T14:38:00Z">
              <w:r w:rsidRPr="007036CE">
                <w:t>Указывается тип раздела.</w:t>
              </w:r>
            </w:ins>
          </w:p>
          <w:p w14:paraId="462D1446" w14:textId="77777777" w:rsidR="0011276D" w:rsidRPr="007036CE" w:rsidRDefault="0011276D" w:rsidP="0011276D">
            <w:pPr>
              <w:pStyle w:val="GOSTTablenorm"/>
            </w:pPr>
            <w:ins w:id="2031" w:author="Сатлер Марина Викторовна" w:date="2024-02-13T14:38:00Z">
              <w:r w:rsidRPr="007036CE">
                <w:rPr>
                  <w:szCs w:val="22"/>
                </w:rPr>
                <w:t xml:space="preserve">Заполняется значением «2» </w:t>
              </w:r>
            </w:ins>
            <w:r w:rsidR="004060F4" w:rsidRPr="007036CE">
              <w:t>–</w:t>
            </w:r>
            <w:ins w:id="2032" w:author="Сатлер Марина Викторовна" w:date="2024-02-13T14:38:00Z">
              <w:r w:rsidRPr="007036CE">
                <w:rPr>
                  <w:szCs w:val="22"/>
                </w:rPr>
                <w:t xml:space="preserve"> Лимиты бюджетных обязательств</w:t>
              </w:r>
            </w:ins>
          </w:p>
        </w:tc>
      </w:tr>
      <w:tr w:rsidR="0011276D" w:rsidRPr="007036CE" w14:paraId="294DCA9B" w14:textId="77777777" w:rsidTr="00A03896">
        <w:tc>
          <w:tcPr>
            <w:tcW w:w="1100" w:type="pct"/>
          </w:tcPr>
          <w:p w14:paraId="35B022BB" w14:textId="77777777" w:rsidR="0011276D" w:rsidRPr="007036CE" w:rsidRDefault="0011276D" w:rsidP="0011276D">
            <w:pPr>
              <w:pStyle w:val="GOSTTablenorm"/>
              <w:rPr>
                <w:szCs w:val="22"/>
              </w:rPr>
            </w:pPr>
            <w:r w:rsidRPr="007036CE">
              <w:rPr>
                <w:szCs w:val="22"/>
              </w:rPr>
              <w:t>Идентификатор строки</w:t>
            </w:r>
          </w:p>
        </w:tc>
        <w:tc>
          <w:tcPr>
            <w:tcW w:w="734" w:type="pct"/>
          </w:tcPr>
          <w:p w14:paraId="41313E58" w14:textId="77777777" w:rsidR="0011276D" w:rsidRPr="007036CE" w:rsidRDefault="0011276D" w:rsidP="0011276D">
            <w:pPr>
              <w:pStyle w:val="GOSTTablenorm"/>
              <w:rPr>
                <w:szCs w:val="24"/>
                <w:lang w:val="en-US"/>
              </w:rPr>
            </w:pPr>
            <w:ins w:id="2033" w:author="Сатлер Марина Викторовна" w:date="2024-02-09T11:04:00Z">
              <w:r w:rsidRPr="007036CE">
                <w:rPr>
                  <w:b/>
                  <w:szCs w:val="24"/>
                  <w:lang w:val="en-US"/>
                </w:rPr>
                <w:t>SECTION_2</w:t>
              </w:r>
              <w:r w:rsidRPr="007036CE">
                <w:rPr>
                  <w:b/>
                  <w:szCs w:val="24"/>
                </w:rPr>
                <w:t>:</w:t>
              </w:r>
            </w:ins>
            <w:del w:id="2034" w:author="Сатлер Марина Викторовна" w:date="2024-06-11T14:14:00Z">
              <w:r w:rsidRPr="007036CE" w:rsidDel="00CF7F5E">
                <w:rPr>
                  <w:szCs w:val="24"/>
                  <w:lang w:val="en-US"/>
                </w:rPr>
                <w:delText>ID</w:delText>
              </w:r>
            </w:del>
            <w:ins w:id="2035" w:author="Сатлер Марина Викторовна" w:date="2024-06-11T14:14:00Z">
              <w:r w:rsidRPr="007036CE">
                <w:rPr>
                  <w:szCs w:val="24"/>
                  <w:lang w:val="en-US"/>
                </w:rPr>
                <w:t>id</w:t>
              </w:r>
            </w:ins>
          </w:p>
        </w:tc>
        <w:tc>
          <w:tcPr>
            <w:tcW w:w="519" w:type="pct"/>
          </w:tcPr>
          <w:p w14:paraId="19318AB7" w14:textId="77777777" w:rsidR="0011276D" w:rsidRPr="007036CE" w:rsidRDefault="0011276D" w:rsidP="0011276D">
            <w:pPr>
              <w:pStyle w:val="GOSTTablenorm"/>
            </w:pPr>
            <w:r w:rsidRPr="007036CE">
              <w:rPr>
                <w:szCs w:val="22"/>
              </w:rPr>
              <w:t>Число</w:t>
            </w:r>
          </w:p>
        </w:tc>
        <w:tc>
          <w:tcPr>
            <w:tcW w:w="300" w:type="pct"/>
          </w:tcPr>
          <w:p w14:paraId="1CA352AB" w14:textId="77777777" w:rsidR="0011276D" w:rsidRPr="007036CE" w:rsidRDefault="0011276D" w:rsidP="0011276D">
            <w:pPr>
              <w:pStyle w:val="GOSTTablenorm"/>
            </w:pPr>
            <w:r w:rsidRPr="007036CE">
              <w:rPr>
                <w:szCs w:val="22"/>
              </w:rPr>
              <w:t>Да</w:t>
            </w:r>
          </w:p>
        </w:tc>
        <w:tc>
          <w:tcPr>
            <w:tcW w:w="308" w:type="pct"/>
          </w:tcPr>
          <w:p w14:paraId="40A728D6" w14:textId="77777777" w:rsidR="0011276D" w:rsidRPr="007036CE" w:rsidRDefault="0011276D" w:rsidP="0011276D">
            <w:pPr>
              <w:pStyle w:val="GOSTTablenorm"/>
            </w:pPr>
            <w:r w:rsidRPr="007036CE">
              <w:rPr>
                <w:szCs w:val="22"/>
              </w:rPr>
              <w:t>&lt;=20</w:t>
            </w:r>
          </w:p>
        </w:tc>
        <w:tc>
          <w:tcPr>
            <w:tcW w:w="2039" w:type="pct"/>
          </w:tcPr>
          <w:p w14:paraId="67D674DA" w14:textId="77777777" w:rsidR="0011276D" w:rsidRPr="007036CE" w:rsidRDefault="0011276D" w:rsidP="0011276D">
            <w:pPr>
              <w:pStyle w:val="GOSTTablenorm"/>
            </w:pPr>
            <w:r w:rsidRPr="007036CE">
              <w:rPr>
                <w:szCs w:val="22"/>
              </w:rPr>
              <w:t>Указывается технический идентификатор строки</w:t>
            </w:r>
          </w:p>
        </w:tc>
      </w:tr>
      <w:tr w:rsidR="0011276D" w:rsidRPr="007036CE" w14:paraId="05676FB3" w14:textId="77777777" w:rsidTr="00A03896">
        <w:tc>
          <w:tcPr>
            <w:tcW w:w="1100" w:type="pct"/>
          </w:tcPr>
          <w:p w14:paraId="28625601" w14:textId="77777777" w:rsidR="0011276D" w:rsidRPr="007036CE" w:rsidRDefault="0011276D" w:rsidP="0011276D">
            <w:pPr>
              <w:pStyle w:val="GOSTTablenorm"/>
              <w:rPr>
                <w:szCs w:val="22"/>
              </w:rPr>
            </w:pPr>
            <w:r w:rsidRPr="007036CE">
              <w:t>Номер строки</w:t>
            </w:r>
          </w:p>
        </w:tc>
        <w:tc>
          <w:tcPr>
            <w:tcW w:w="734" w:type="pct"/>
          </w:tcPr>
          <w:p w14:paraId="5F8A38F5" w14:textId="77777777" w:rsidR="0011276D" w:rsidRPr="007036CE" w:rsidRDefault="0011276D" w:rsidP="0011276D">
            <w:pPr>
              <w:pStyle w:val="GOSTTablenorm"/>
              <w:rPr>
                <w:szCs w:val="24"/>
                <w:lang w:val="en-US"/>
              </w:rPr>
            </w:pPr>
            <w:ins w:id="2036" w:author="Сатлер Марина Викторовна" w:date="2024-02-09T11:04:00Z">
              <w:r w:rsidRPr="007036CE">
                <w:rPr>
                  <w:b/>
                  <w:szCs w:val="24"/>
                  <w:lang w:val="en-US"/>
                </w:rPr>
                <w:t>SECTION_2</w:t>
              </w:r>
              <w:r w:rsidRPr="007036CE">
                <w:rPr>
                  <w:b/>
                  <w:szCs w:val="24"/>
                </w:rPr>
                <w:t>:</w:t>
              </w:r>
            </w:ins>
            <w:r w:rsidRPr="007036CE">
              <w:rPr>
                <w:szCs w:val="24"/>
                <w:lang w:val="en-US"/>
              </w:rPr>
              <w:t>NUMBROW</w:t>
            </w:r>
          </w:p>
        </w:tc>
        <w:tc>
          <w:tcPr>
            <w:tcW w:w="519" w:type="pct"/>
          </w:tcPr>
          <w:p w14:paraId="54B7EB9D" w14:textId="77777777" w:rsidR="0011276D" w:rsidRPr="007036CE" w:rsidRDefault="0011276D" w:rsidP="0011276D">
            <w:pPr>
              <w:pStyle w:val="GOSTTablenorm"/>
            </w:pPr>
            <w:r w:rsidRPr="007036CE">
              <w:rPr>
                <w:szCs w:val="22"/>
              </w:rPr>
              <w:t>Строка</w:t>
            </w:r>
          </w:p>
        </w:tc>
        <w:tc>
          <w:tcPr>
            <w:tcW w:w="300" w:type="pct"/>
          </w:tcPr>
          <w:p w14:paraId="2ED6D35B" w14:textId="77777777" w:rsidR="0011276D" w:rsidRPr="007036CE" w:rsidRDefault="0011276D" w:rsidP="0011276D">
            <w:pPr>
              <w:pStyle w:val="GOSTTablenorm"/>
            </w:pPr>
            <w:r w:rsidRPr="007036CE">
              <w:rPr>
                <w:szCs w:val="22"/>
              </w:rPr>
              <w:t>Да</w:t>
            </w:r>
          </w:p>
        </w:tc>
        <w:tc>
          <w:tcPr>
            <w:tcW w:w="308" w:type="pct"/>
          </w:tcPr>
          <w:p w14:paraId="0277246D" w14:textId="77777777" w:rsidR="0011276D" w:rsidRPr="007036CE" w:rsidRDefault="0011276D" w:rsidP="0011276D">
            <w:pPr>
              <w:pStyle w:val="GOSTTablenorm"/>
            </w:pPr>
            <w:r w:rsidRPr="007036CE">
              <w:rPr>
                <w:szCs w:val="22"/>
                <w:lang w:val="en-US"/>
              </w:rPr>
              <w:t>&lt;=20</w:t>
            </w:r>
          </w:p>
        </w:tc>
        <w:tc>
          <w:tcPr>
            <w:tcW w:w="2039" w:type="pct"/>
          </w:tcPr>
          <w:p w14:paraId="2FBD1F53" w14:textId="77777777" w:rsidR="0011276D" w:rsidRPr="007036CE" w:rsidRDefault="0011276D" w:rsidP="0011276D">
            <w:pPr>
              <w:pStyle w:val="GOSTTablenorm"/>
            </w:pPr>
            <w:r w:rsidRPr="007036CE">
              <w:rPr>
                <w:szCs w:val="22"/>
              </w:rPr>
              <w:t>Указывается порядковый номер строки по разделу «ЛБО»</w:t>
            </w:r>
          </w:p>
        </w:tc>
      </w:tr>
      <w:tr w:rsidR="0011276D" w:rsidRPr="007036CE" w14:paraId="47A32099" w14:textId="77777777" w:rsidTr="00A03896">
        <w:tc>
          <w:tcPr>
            <w:tcW w:w="1100" w:type="pct"/>
          </w:tcPr>
          <w:p w14:paraId="6C34E783" w14:textId="77777777" w:rsidR="0011276D" w:rsidRPr="007036CE" w:rsidRDefault="0011276D" w:rsidP="0011276D">
            <w:pPr>
              <w:pStyle w:val="GOSTTablenorm"/>
            </w:pPr>
            <w:r w:rsidRPr="007036CE">
              <w:rPr>
                <w:szCs w:val="22"/>
              </w:rPr>
              <w:t>Признак детальной строки</w:t>
            </w:r>
          </w:p>
        </w:tc>
        <w:tc>
          <w:tcPr>
            <w:tcW w:w="734" w:type="pct"/>
          </w:tcPr>
          <w:p w14:paraId="44A2835A" w14:textId="77777777" w:rsidR="0011276D" w:rsidRPr="007036CE" w:rsidRDefault="0011276D" w:rsidP="0011276D">
            <w:pPr>
              <w:pStyle w:val="GOSTTablenorm"/>
              <w:rPr>
                <w:szCs w:val="24"/>
                <w:lang w:val="en-US"/>
              </w:rPr>
            </w:pPr>
            <w:ins w:id="2037" w:author="Сатлер Марина Викторовна" w:date="2024-02-09T11:04:00Z">
              <w:r w:rsidRPr="007036CE">
                <w:rPr>
                  <w:b/>
                  <w:szCs w:val="24"/>
                  <w:lang w:val="en-US"/>
                </w:rPr>
                <w:t>SECTION_2</w:t>
              </w:r>
              <w:r w:rsidRPr="007036CE">
                <w:rPr>
                  <w:b/>
                  <w:szCs w:val="24"/>
                </w:rPr>
                <w:t>:</w:t>
              </w:r>
            </w:ins>
            <w:r w:rsidRPr="007036CE">
              <w:t>SIGNKBK</w:t>
            </w:r>
          </w:p>
        </w:tc>
        <w:tc>
          <w:tcPr>
            <w:tcW w:w="519" w:type="pct"/>
          </w:tcPr>
          <w:p w14:paraId="2995E9CA" w14:textId="77777777" w:rsidR="0011276D" w:rsidRPr="007036CE" w:rsidRDefault="0011276D" w:rsidP="0011276D">
            <w:pPr>
              <w:pStyle w:val="GOSTTablenorm"/>
            </w:pPr>
            <w:r w:rsidRPr="007036CE">
              <w:rPr>
                <w:szCs w:val="22"/>
              </w:rPr>
              <w:t>Строка</w:t>
            </w:r>
          </w:p>
        </w:tc>
        <w:tc>
          <w:tcPr>
            <w:tcW w:w="300" w:type="pct"/>
          </w:tcPr>
          <w:p w14:paraId="7736B8E8" w14:textId="77777777" w:rsidR="0011276D" w:rsidRPr="007036CE" w:rsidRDefault="0011276D" w:rsidP="0011276D">
            <w:pPr>
              <w:pStyle w:val="GOSTTablenorm"/>
            </w:pPr>
            <w:r w:rsidRPr="007036CE">
              <w:rPr>
                <w:szCs w:val="22"/>
              </w:rPr>
              <w:t>Да</w:t>
            </w:r>
          </w:p>
        </w:tc>
        <w:tc>
          <w:tcPr>
            <w:tcW w:w="308" w:type="pct"/>
          </w:tcPr>
          <w:p w14:paraId="096083E9" w14:textId="77777777" w:rsidR="0011276D" w:rsidRPr="007036CE" w:rsidRDefault="0011276D" w:rsidP="0011276D">
            <w:pPr>
              <w:pStyle w:val="GOSTTablenorm"/>
            </w:pPr>
            <w:r w:rsidRPr="007036CE">
              <w:rPr>
                <w:szCs w:val="22"/>
              </w:rPr>
              <w:t>=1</w:t>
            </w:r>
          </w:p>
        </w:tc>
        <w:tc>
          <w:tcPr>
            <w:tcW w:w="2039" w:type="pct"/>
          </w:tcPr>
          <w:p w14:paraId="56B13D36" w14:textId="77777777" w:rsidR="0011276D" w:rsidRPr="007036CE" w:rsidRDefault="0011276D" w:rsidP="0011276D">
            <w:pPr>
              <w:pStyle w:val="GOSTTablenorm"/>
              <w:rPr>
                <w:szCs w:val="22"/>
              </w:rPr>
            </w:pPr>
            <w:r w:rsidRPr="007036CE">
              <w:rPr>
                <w:szCs w:val="22"/>
              </w:rPr>
              <w:t>Указывается признак детальной строки.</w:t>
            </w:r>
          </w:p>
          <w:p w14:paraId="688629F7" w14:textId="77777777" w:rsidR="0011276D" w:rsidRPr="007036CE" w:rsidRDefault="0011276D" w:rsidP="0011276D">
            <w:pPr>
              <w:pStyle w:val="GOSTTablenorm"/>
              <w:rPr>
                <w:szCs w:val="22"/>
              </w:rPr>
            </w:pPr>
            <w:r w:rsidRPr="007036CE">
              <w:rPr>
                <w:szCs w:val="22"/>
              </w:rPr>
              <w:t>Возможные значения:</w:t>
            </w:r>
          </w:p>
          <w:p w14:paraId="7E04D167" w14:textId="77777777" w:rsidR="0011276D" w:rsidRPr="007036CE" w:rsidRDefault="0011276D" w:rsidP="0011276D">
            <w:pPr>
              <w:pStyle w:val="GOSTTableListMark1"/>
              <w:numPr>
                <w:ilvl w:val="0"/>
                <w:numId w:val="2"/>
              </w:numPr>
            </w:pPr>
            <w:r w:rsidRPr="007036CE">
              <w:t>«N» – детализированный КБК;</w:t>
            </w:r>
          </w:p>
          <w:p w14:paraId="19E2531B" w14:textId="77777777" w:rsidR="0011276D" w:rsidRPr="007036CE" w:rsidRDefault="0011276D" w:rsidP="0011276D">
            <w:pPr>
              <w:pStyle w:val="GOSTTableListMark1"/>
              <w:numPr>
                <w:ilvl w:val="0"/>
                <w:numId w:val="2"/>
              </w:numPr>
            </w:pPr>
            <w:r w:rsidRPr="007036CE">
              <w:t>«X» – недетализированный КБК;</w:t>
            </w:r>
          </w:p>
          <w:p w14:paraId="1A9B01DC" w14:textId="77777777" w:rsidR="0011276D" w:rsidRPr="007036CE" w:rsidRDefault="0011276D" w:rsidP="0011276D">
            <w:pPr>
              <w:pStyle w:val="GOSTTableListMark1"/>
              <w:numPr>
                <w:ilvl w:val="0"/>
                <w:numId w:val="2"/>
              </w:numPr>
            </w:pPr>
            <w:r w:rsidRPr="007036CE">
              <w:t>«Y» – итоговая строка раздела документа</w:t>
            </w:r>
          </w:p>
        </w:tc>
      </w:tr>
      <w:tr w:rsidR="0011276D" w:rsidRPr="007036CE" w14:paraId="243B59B8" w14:textId="77777777" w:rsidTr="00A03896">
        <w:tc>
          <w:tcPr>
            <w:tcW w:w="1100" w:type="pct"/>
          </w:tcPr>
          <w:p w14:paraId="582678F4" w14:textId="77777777" w:rsidR="0011276D" w:rsidRPr="007036CE" w:rsidRDefault="0011276D" w:rsidP="0011276D">
            <w:pPr>
              <w:pStyle w:val="GOSTTablenorm"/>
              <w:rPr>
                <w:szCs w:val="22"/>
              </w:rPr>
            </w:pPr>
            <w:r w:rsidRPr="007036CE">
              <w:rPr>
                <w:szCs w:val="22"/>
              </w:rPr>
              <w:t>КБК</w:t>
            </w:r>
          </w:p>
        </w:tc>
        <w:tc>
          <w:tcPr>
            <w:tcW w:w="734" w:type="pct"/>
          </w:tcPr>
          <w:p w14:paraId="56FB0DA5" w14:textId="77777777" w:rsidR="0011276D" w:rsidRPr="007036CE" w:rsidRDefault="0011276D" w:rsidP="0011276D">
            <w:pPr>
              <w:pStyle w:val="GOSTTablenorm"/>
            </w:pPr>
            <w:ins w:id="2038" w:author="Сатлер Марина Викторовна" w:date="2024-02-09T11:04:00Z">
              <w:r w:rsidRPr="007036CE">
                <w:rPr>
                  <w:b/>
                  <w:szCs w:val="24"/>
                  <w:lang w:val="en-US"/>
                </w:rPr>
                <w:t>SECTION_2</w:t>
              </w:r>
              <w:r w:rsidRPr="007036CE">
                <w:rPr>
                  <w:b/>
                  <w:szCs w:val="24"/>
                </w:rPr>
                <w:t>:</w:t>
              </w:r>
            </w:ins>
            <w:r w:rsidRPr="007036CE">
              <w:rPr>
                <w:szCs w:val="24"/>
                <w:lang w:val="en-US"/>
              </w:rPr>
              <w:t>KBK</w:t>
            </w:r>
          </w:p>
        </w:tc>
        <w:tc>
          <w:tcPr>
            <w:tcW w:w="519" w:type="pct"/>
          </w:tcPr>
          <w:p w14:paraId="78474715" w14:textId="77777777" w:rsidR="0011276D" w:rsidRPr="007036CE" w:rsidRDefault="0011276D" w:rsidP="0011276D">
            <w:pPr>
              <w:pStyle w:val="GOSTTablenorm"/>
            </w:pPr>
            <w:r w:rsidRPr="007036CE">
              <w:rPr>
                <w:szCs w:val="22"/>
              </w:rPr>
              <w:t>Строка</w:t>
            </w:r>
          </w:p>
        </w:tc>
        <w:tc>
          <w:tcPr>
            <w:tcW w:w="300" w:type="pct"/>
          </w:tcPr>
          <w:p w14:paraId="617EF028" w14:textId="77777777" w:rsidR="0011276D" w:rsidRPr="007036CE" w:rsidRDefault="0011276D" w:rsidP="0011276D">
            <w:pPr>
              <w:pStyle w:val="GOSTTablenorm"/>
            </w:pPr>
            <w:r w:rsidRPr="007036CE">
              <w:rPr>
                <w:szCs w:val="22"/>
              </w:rPr>
              <w:t>Да</w:t>
            </w:r>
          </w:p>
        </w:tc>
        <w:tc>
          <w:tcPr>
            <w:tcW w:w="308" w:type="pct"/>
          </w:tcPr>
          <w:p w14:paraId="5DD00E5D" w14:textId="77777777" w:rsidR="0011276D" w:rsidRPr="007036CE" w:rsidRDefault="0011276D" w:rsidP="0011276D">
            <w:pPr>
              <w:pStyle w:val="GOSTTablenorm"/>
            </w:pPr>
            <w:r w:rsidRPr="007036CE">
              <w:rPr>
                <w:szCs w:val="22"/>
              </w:rPr>
              <w:t>=20</w:t>
            </w:r>
          </w:p>
        </w:tc>
        <w:tc>
          <w:tcPr>
            <w:tcW w:w="2039" w:type="pct"/>
          </w:tcPr>
          <w:p w14:paraId="11C3EBD7" w14:textId="77777777" w:rsidR="0011276D" w:rsidRPr="007036CE" w:rsidRDefault="0011276D" w:rsidP="0011276D">
            <w:pPr>
              <w:pStyle w:val="GOSTTablenorm"/>
            </w:pPr>
            <w:r w:rsidRPr="007036CE">
              <w:rPr>
                <w:szCs w:val="22"/>
              </w:rPr>
              <w:t>Указывается код по бюджетной классификации для отражения операции на ЛС ГРБС</w:t>
            </w:r>
          </w:p>
        </w:tc>
      </w:tr>
      <w:tr w:rsidR="0011276D" w:rsidRPr="007036CE" w14:paraId="73A90791" w14:textId="77777777" w:rsidTr="00A03896">
        <w:tc>
          <w:tcPr>
            <w:tcW w:w="1100" w:type="pct"/>
          </w:tcPr>
          <w:p w14:paraId="13EDADAE" w14:textId="77777777" w:rsidR="0011276D" w:rsidRPr="007036CE" w:rsidRDefault="0011276D" w:rsidP="0011276D">
            <w:pPr>
              <w:pStyle w:val="GOSTTablenorm"/>
              <w:rPr>
                <w:szCs w:val="22"/>
              </w:rPr>
            </w:pPr>
            <w:r w:rsidRPr="007036CE">
              <w:rPr>
                <w:szCs w:val="22"/>
              </w:rPr>
              <w:t>Тип КБК</w:t>
            </w:r>
          </w:p>
        </w:tc>
        <w:tc>
          <w:tcPr>
            <w:tcW w:w="734" w:type="pct"/>
          </w:tcPr>
          <w:p w14:paraId="202CAAC7" w14:textId="77777777" w:rsidR="0011276D" w:rsidRPr="007036CE" w:rsidRDefault="0011276D" w:rsidP="0011276D">
            <w:pPr>
              <w:pStyle w:val="GOSTTablenorm"/>
              <w:rPr>
                <w:szCs w:val="24"/>
                <w:lang w:val="en-US"/>
              </w:rPr>
            </w:pPr>
            <w:ins w:id="2039" w:author="Сатлер Марина Викторовна" w:date="2024-02-09T11:04:00Z">
              <w:r w:rsidRPr="007036CE">
                <w:rPr>
                  <w:b/>
                  <w:szCs w:val="24"/>
                  <w:lang w:val="en-US"/>
                </w:rPr>
                <w:t>SECTION_2</w:t>
              </w:r>
              <w:r w:rsidRPr="007036CE">
                <w:rPr>
                  <w:b/>
                  <w:szCs w:val="24"/>
                </w:rPr>
                <w:t>:</w:t>
              </w:r>
            </w:ins>
            <w:r w:rsidRPr="007036CE">
              <w:rPr>
                <w:szCs w:val="24"/>
              </w:rPr>
              <w:t>TYPEKBK</w:t>
            </w:r>
          </w:p>
        </w:tc>
        <w:tc>
          <w:tcPr>
            <w:tcW w:w="519" w:type="pct"/>
          </w:tcPr>
          <w:p w14:paraId="6CA06177" w14:textId="77777777" w:rsidR="0011276D" w:rsidRPr="007036CE" w:rsidRDefault="0011276D" w:rsidP="0011276D">
            <w:pPr>
              <w:pStyle w:val="GOSTTablenorm"/>
            </w:pPr>
            <w:r w:rsidRPr="007036CE">
              <w:rPr>
                <w:szCs w:val="22"/>
              </w:rPr>
              <w:t>Строка</w:t>
            </w:r>
          </w:p>
        </w:tc>
        <w:tc>
          <w:tcPr>
            <w:tcW w:w="300" w:type="pct"/>
          </w:tcPr>
          <w:p w14:paraId="5FC815E1" w14:textId="77777777" w:rsidR="0011276D" w:rsidRPr="007036CE" w:rsidRDefault="0011276D" w:rsidP="0011276D">
            <w:pPr>
              <w:pStyle w:val="GOSTTablenorm"/>
            </w:pPr>
            <w:r w:rsidRPr="007036CE">
              <w:rPr>
                <w:szCs w:val="22"/>
              </w:rPr>
              <w:t>Да</w:t>
            </w:r>
          </w:p>
        </w:tc>
        <w:tc>
          <w:tcPr>
            <w:tcW w:w="308" w:type="pct"/>
          </w:tcPr>
          <w:p w14:paraId="19FC3820" w14:textId="77777777" w:rsidR="0011276D" w:rsidRPr="007036CE" w:rsidRDefault="0011276D" w:rsidP="0011276D">
            <w:pPr>
              <w:pStyle w:val="GOSTTablenorm"/>
            </w:pPr>
            <w:r w:rsidRPr="007036CE">
              <w:rPr>
                <w:szCs w:val="22"/>
              </w:rPr>
              <w:t>=2</w:t>
            </w:r>
          </w:p>
        </w:tc>
        <w:tc>
          <w:tcPr>
            <w:tcW w:w="2039" w:type="pct"/>
          </w:tcPr>
          <w:p w14:paraId="7C01DFDD" w14:textId="77777777" w:rsidR="0011276D" w:rsidRPr="007036CE" w:rsidRDefault="0011276D" w:rsidP="0011276D">
            <w:pPr>
              <w:pStyle w:val="GOSTTablenorm"/>
              <w:rPr>
                <w:szCs w:val="22"/>
              </w:rPr>
            </w:pPr>
            <w:r w:rsidRPr="007036CE">
              <w:rPr>
                <w:szCs w:val="22"/>
              </w:rPr>
              <w:t>Указывается тип кода по бюджетной классификации.</w:t>
            </w:r>
          </w:p>
          <w:p w14:paraId="6EF622FC" w14:textId="77777777" w:rsidR="0011276D" w:rsidRPr="007036CE" w:rsidRDefault="0011276D" w:rsidP="0011276D">
            <w:pPr>
              <w:pStyle w:val="GOSTTablenorm"/>
            </w:pPr>
            <w:r w:rsidRPr="007036CE">
              <w:rPr>
                <w:szCs w:val="22"/>
              </w:rPr>
              <w:t xml:space="preserve">Заполняется значением «11» </w:t>
            </w:r>
            <w:r w:rsidR="004060F4" w:rsidRPr="007036CE">
              <w:t>–</w:t>
            </w:r>
            <w:r w:rsidRPr="007036CE">
              <w:rPr>
                <w:szCs w:val="22"/>
              </w:rPr>
              <w:t xml:space="preserve"> Лимитируемые расходы</w:t>
            </w:r>
          </w:p>
        </w:tc>
      </w:tr>
      <w:tr w:rsidR="0011276D" w:rsidRPr="007036CE" w14:paraId="26F75034" w14:textId="77777777" w:rsidTr="00A03896">
        <w:tc>
          <w:tcPr>
            <w:tcW w:w="1100" w:type="pct"/>
          </w:tcPr>
          <w:p w14:paraId="369446C7" w14:textId="77777777" w:rsidR="0011276D" w:rsidRPr="007036CE" w:rsidRDefault="0011276D" w:rsidP="0011276D">
            <w:pPr>
              <w:pStyle w:val="GOSTTablenorm"/>
              <w:rPr>
                <w:szCs w:val="22"/>
              </w:rPr>
            </w:pPr>
            <w:r w:rsidRPr="007036CE">
              <w:rPr>
                <w:szCs w:val="22"/>
              </w:rPr>
              <w:t>Код цели</w:t>
            </w:r>
          </w:p>
        </w:tc>
        <w:tc>
          <w:tcPr>
            <w:tcW w:w="734" w:type="pct"/>
          </w:tcPr>
          <w:p w14:paraId="716C18EE" w14:textId="77777777" w:rsidR="0011276D" w:rsidRPr="007036CE" w:rsidRDefault="0011276D" w:rsidP="0011276D">
            <w:pPr>
              <w:pStyle w:val="GOSTTablenorm"/>
              <w:rPr>
                <w:szCs w:val="24"/>
              </w:rPr>
            </w:pPr>
            <w:ins w:id="2040" w:author="Сатлер Марина Викторовна" w:date="2024-02-09T11:04:00Z">
              <w:r w:rsidRPr="007036CE">
                <w:rPr>
                  <w:b/>
                  <w:szCs w:val="24"/>
                  <w:lang w:val="en-US"/>
                </w:rPr>
                <w:t>SECTION_2</w:t>
              </w:r>
              <w:r w:rsidRPr="007036CE">
                <w:rPr>
                  <w:b/>
                  <w:szCs w:val="24"/>
                </w:rPr>
                <w:t>:</w:t>
              </w:r>
            </w:ins>
            <w:r w:rsidRPr="007036CE">
              <w:rPr>
                <w:szCs w:val="24"/>
              </w:rPr>
              <w:t>TARGETCODE</w:t>
            </w:r>
          </w:p>
        </w:tc>
        <w:tc>
          <w:tcPr>
            <w:tcW w:w="519" w:type="pct"/>
          </w:tcPr>
          <w:p w14:paraId="5B055E17" w14:textId="77777777" w:rsidR="0011276D" w:rsidRPr="007036CE" w:rsidRDefault="0011276D" w:rsidP="0011276D">
            <w:pPr>
              <w:pStyle w:val="GOSTTablenorm"/>
            </w:pPr>
            <w:r w:rsidRPr="007036CE">
              <w:rPr>
                <w:szCs w:val="22"/>
              </w:rPr>
              <w:t>Строка</w:t>
            </w:r>
          </w:p>
        </w:tc>
        <w:tc>
          <w:tcPr>
            <w:tcW w:w="300" w:type="pct"/>
          </w:tcPr>
          <w:p w14:paraId="77F78D77" w14:textId="77777777" w:rsidR="0011276D" w:rsidRPr="007036CE" w:rsidRDefault="0011276D" w:rsidP="0011276D">
            <w:pPr>
              <w:pStyle w:val="GOSTTablenorm"/>
            </w:pPr>
            <w:r w:rsidRPr="007036CE">
              <w:rPr>
                <w:szCs w:val="22"/>
              </w:rPr>
              <w:t>Нет</w:t>
            </w:r>
          </w:p>
        </w:tc>
        <w:tc>
          <w:tcPr>
            <w:tcW w:w="308" w:type="pct"/>
          </w:tcPr>
          <w:p w14:paraId="6EFB0AC2" w14:textId="77777777" w:rsidR="0011276D" w:rsidRPr="007036CE" w:rsidRDefault="0011276D" w:rsidP="0011276D">
            <w:pPr>
              <w:pStyle w:val="GOSTTablenorm"/>
            </w:pPr>
            <w:r w:rsidRPr="007036CE">
              <w:rPr>
                <w:szCs w:val="22"/>
                <w:lang w:val="en-US"/>
              </w:rPr>
              <w:t>&lt;=25</w:t>
            </w:r>
          </w:p>
        </w:tc>
        <w:tc>
          <w:tcPr>
            <w:tcW w:w="2039" w:type="pct"/>
          </w:tcPr>
          <w:p w14:paraId="2FD8B07C" w14:textId="77777777" w:rsidR="0011276D" w:rsidRPr="007036CE" w:rsidRDefault="0011276D" w:rsidP="0011276D">
            <w:pPr>
              <w:pStyle w:val="GOSTTablenorm"/>
            </w:pPr>
            <w:r w:rsidRPr="007036CE">
              <w:rPr>
                <w:bCs/>
                <w:szCs w:val="22"/>
              </w:rPr>
              <w:t>Указывается код цели (аналитический код) для отражения операции на ЛС ГРБС (при наличии)</w:t>
            </w:r>
          </w:p>
        </w:tc>
      </w:tr>
      <w:tr w:rsidR="0011276D" w:rsidRPr="007036CE" w14:paraId="3DA65557" w14:textId="77777777" w:rsidTr="00A03896">
        <w:tc>
          <w:tcPr>
            <w:tcW w:w="1100" w:type="pct"/>
          </w:tcPr>
          <w:p w14:paraId="78CC957B" w14:textId="77777777" w:rsidR="0011276D" w:rsidRPr="007036CE" w:rsidRDefault="0011276D" w:rsidP="0011276D">
            <w:pPr>
              <w:pStyle w:val="GOSTTablenorm"/>
              <w:rPr>
                <w:szCs w:val="22"/>
              </w:rPr>
            </w:pPr>
            <w:r w:rsidRPr="007036CE">
              <w:rPr>
                <w:szCs w:val="22"/>
              </w:rPr>
              <w:t>Укрупненный КБК</w:t>
            </w:r>
          </w:p>
        </w:tc>
        <w:tc>
          <w:tcPr>
            <w:tcW w:w="734" w:type="pct"/>
          </w:tcPr>
          <w:p w14:paraId="5B8F9188" w14:textId="77777777" w:rsidR="0011276D" w:rsidRPr="007036CE" w:rsidRDefault="0011276D" w:rsidP="0011276D">
            <w:pPr>
              <w:pStyle w:val="GOSTTablenorm"/>
              <w:rPr>
                <w:szCs w:val="24"/>
              </w:rPr>
            </w:pPr>
            <w:ins w:id="2041" w:author="Сатлер Марина Викторовна" w:date="2024-02-09T11:04:00Z">
              <w:r w:rsidRPr="007036CE">
                <w:rPr>
                  <w:b/>
                  <w:szCs w:val="24"/>
                  <w:lang w:val="en-US"/>
                </w:rPr>
                <w:t>SECTION_2</w:t>
              </w:r>
              <w:r w:rsidRPr="007036CE">
                <w:rPr>
                  <w:b/>
                  <w:szCs w:val="24"/>
                </w:rPr>
                <w:t>:</w:t>
              </w:r>
            </w:ins>
            <w:r w:rsidRPr="007036CE">
              <w:rPr>
                <w:szCs w:val="24"/>
              </w:rPr>
              <w:t>NULLKBK</w:t>
            </w:r>
          </w:p>
        </w:tc>
        <w:tc>
          <w:tcPr>
            <w:tcW w:w="519" w:type="pct"/>
          </w:tcPr>
          <w:p w14:paraId="2DCF065E" w14:textId="77777777" w:rsidR="0011276D" w:rsidRPr="007036CE" w:rsidRDefault="0011276D" w:rsidP="0011276D">
            <w:pPr>
              <w:pStyle w:val="GOSTTablenorm"/>
            </w:pPr>
            <w:r w:rsidRPr="007036CE">
              <w:rPr>
                <w:szCs w:val="22"/>
              </w:rPr>
              <w:t>Строка</w:t>
            </w:r>
          </w:p>
        </w:tc>
        <w:tc>
          <w:tcPr>
            <w:tcW w:w="300" w:type="pct"/>
          </w:tcPr>
          <w:p w14:paraId="7A341691" w14:textId="77777777" w:rsidR="0011276D" w:rsidRPr="007036CE" w:rsidRDefault="0011276D" w:rsidP="0011276D">
            <w:pPr>
              <w:pStyle w:val="GOSTTablenorm"/>
            </w:pPr>
            <w:r w:rsidRPr="007036CE">
              <w:rPr>
                <w:szCs w:val="22"/>
              </w:rPr>
              <w:t>Да</w:t>
            </w:r>
          </w:p>
        </w:tc>
        <w:tc>
          <w:tcPr>
            <w:tcW w:w="308" w:type="pct"/>
          </w:tcPr>
          <w:p w14:paraId="3B52B163" w14:textId="77777777" w:rsidR="0011276D" w:rsidRPr="007036CE" w:rsidRDefault="0011276D" w:rsidP="0011276D">
            <w:pPr>
              <w:pStyle w:val="GOSTTablenorm"/>
            </w:pPr>
            <w:r w:rsidRPr="007036CE">
              <w:rPr>
                <w:szCs w:val="22"/>
              </w:rPr>
              <w:t>=20</w:t>
            </w:r>
          </w:p>
        </w:tc>
        <w:tc>
          <w:tcPr>
            <w:tcW w:w="2039" w:type="pct"/>
          </w:tcPr>
          <w:p w14:paraId="6E6BEE6A" w14:textId="77777777" w:rsidR="0011276D" w:rsidRPr="007036CE" w:rsidRDefault="0011276D" w:rsidP="0011276D">
            <w:pPr>
              <w:pStyle w:val="GOSTTablenorm"/>
            </w:pPr>
            <w:r w:rsidRPr="007036CE">
              <w:rPr>
                <w:szCs w:val="22"/>
              </w:rPr>
              <w:t>Указывается укрупненный код по бюджетной классификации</w:t>
            </w:r>
          </w:p>
        </w:tc>
      </w:tr>
      <w:tr w:rsidR="0011276D" w:rsidRPr="007036CE" w14:paraId="035DB942" w14:textId="77777777" w:rsidTr="00A03896">
        <w:tc>
          <w:tcPr>
            <w:tcW w:w="1100" w:type="pct"/>
          </w:tcPr>
          <w:p w14:paraId="3124B5C3" w14:textId="77777777" w:rsidR="0011276D" w:rsidRPr="007036CE" w:rsidRDefault="0011276D" w:rsidP="0011276D">
            <w:pPr>
              <w:pStyle w:val="GOSTTablenorm"/>
              <w:rPr>
                <w:szCs w:val="22"/>
              </w:rPr>
            </w:pPr>
            <w:r w:rsidRPr="007036CE">
              <w:rPr>
                <w:szCs w:val="22"/>
              </w:rPr>
              <w:t>Номер лицевого счета</w:t>
            </w:r>
          </w:p>
        </w:tc>
        <w:tc>
          <w:tcPr>
            <w:tcW w:w="734" w:type="pct"/>
          </w:tcPr>
          <w:p w14:paraId="685DB46E" w14:textId="77777777" w:rsidR="0011276D" w:rsidRPr="007036CE" w:rsidRDefault="0011276D" w:rsidP="0011276D">
            <w:pPr>
              <w:pStyle w:val="GOSTTablenorm"/>
              <w:rPr>
                <w:szCs w:val="24"/>
              </w:rPr>
            </w:pPr>
            <w:ins w:id="2042" w:author="Сатлер Марина Викторовна" w:date="2024-02-09T11:04:00Z">
              <w:r w:rsidRPr="007036CE">
                <w:rPr>
                  <w:b/>
                  <w:szCs w:val="24"/>
                  <w:lang w:val="en-US"/>
                </w:rPr>
                <w:t>SECTION_2</w:t>
              </w:r>
              <w:r w:rsidRPr="007036CE">
                <w:rPr>
                  <w:b/>
                  <w:szCs w:val="24"/>
                </w:rPr>
                <w:t>:</w:t>
              </w:r>
            </w:ins>
            <w:r w:rsidRPr="007036CE">
              <w:rPr>
                <w:szCs w:val="24"/>
                <w:lang w:val="en-US"/>
              </w:rPr>
              <w:t>PA</w:t>
            </w:r>
          </w:p>
        </w:tc>
        <w:tc>
          <w:tcPr>
            <w:tcW w:w="519" w:type="pct"/>
          </w:tcPr>
          <w:p w14:paraId="6DDFE1CF" w14:textId="77777777" w:rsidR="0011276D" w:rsidRPr="007036CE" w:rsidRDefault="0011276D" w:rsidP="0011276D">
            <w:pPr>
              <w:pStyle w:val="GOSTTablenorm"/>
            </w:pPr>
            <w:r w:rsidRPr="007036CE">
              <w:rPr>
                <w:szCs w:val="22"/>
              </w:rPr>
              <w:t>Строка</w:t>
            </w:r>
          </w:p>
        </w:tc>
        <w:tc>
          <w:tcPr>
            <w:tcW w:w="300" w:type="pct"/>
          </w:tcPr>
          <w:p w14:paraId="40E6BA16" w14:textId="77777777" w:rsidR="0011276D" w:rsidRPr="007036CE" w:rsidRDefault="0011276D" w:rsidP="0011276D">
            <w:pPr>
              <w:pStyle w:val="GOSTTablenorm"/>
            </w:pPr>
            <w:r w:rsidRPr="007036CE">
              <w:rPr>
                <w:szCs w:val="22"/>
              </w:rPr>
              <w:t>Да</w:t>
            </w:r>
          </w:p>
        </w:tc>
        <w:tc>
          <w:tcPr>
            <w:tcW w:w="308" w:type="pct"/>
          </w:tcPr>
          <w:p w14:paraId="6E7DA971" w14:textId="77777777" w:rsidR="0011276D" w:rsidRPr="007036CE" w:rsidRDefault="0011276D" w:rsidP="0011276D">
            <w:pPr>
              <w:pStyle w:val="GOSTTablenorm"/>
            </w:pPr>
            <w:r w:rsidRPr="007036CE">
              <w:rPr>
                <w:szCs w:val="22"/>
              </w:rPr>
              <w:t>=11</w:t>
            </w:r>
          </w:p>
        </w:tc>
        <w:tc>
          <w:tcPr>
            <w:tcW w:w="2039" w:type="pct"/>
          </w:tcPr>
          <w:p w14:paraId="65DA50E1" w14:textId="77777777" w:rsidR="0011276D" w:rsidRPr="007036CE" w:rsidRDefault="0011276D" w:rsidP="0011276D">
            <w:pPr>
              <w:pStyle w:val="GOSTTablenorm"/>
            </w:pPr>
            <w:r w:rsidRPr="007036CE">
              <w:rPr>
                <w:szCs w:val="22"/>
              </w:rPr>
              <w:t>Указывается номер лицевого счета ГРБС</w:t>
            </w:r>
          </w:p>
        </w:tc>
      </w:tr>
      <w:tr w:rsidR="0011276D" w:rsidRPr="007036CE" w14:paraId="7AB8EF9C" w14:textId="77777777" w:rsidTr="00A03896">
        <w:tc>
          <w:tcPr>
            <w:tcW w:w="1100" w:type="pct"/>
          </w:tcPr>
          <w:p w14:paraId="3D98D392" w14:textId="77777777" w:rsidR="0011276D" w:rsidRPr="007036CE" w:rsidRDefault="0011276D" w:rsidP="0011276D">
            <w:pPr>
              <w:pStyle w:val="GOSTTablenorm"/>
              <w:rPr>
                <w:szCs w:val="22"/>
              </w:rPr>
            </w:pPr>
            <w:r w:rsidRPr="007036CE">
              <w:rPr>
                <w:szCs w:val="22"/>
              </w:rPr>
              <w:t>Контур</w:t>
            </w:r>
          </w:p>
        </w:tc>
        <w:tc>
          <w:tcPr>
            <w:tcW w:w="734" w:type="pct"/>
          </w:tcPr>
          <w:p w14:paraId="2AF96387" w14:textId="77777777" w:rsidR="0011276D" w:rsidRPr="007036CE" w:rsidRDefault="0011276D" w:rsidP="0011276D">
            <w:pPr>
              <w:pStyle w:val="GOSTTablenorm"/>
              <w:rPr>
                <w:szCs w:val="24"/>
                <w:lang w:val="en-US"/>
              </w:rPr>
            </w:pPr>
            <w:ins w:id="2043" w:author="Сатлер Марина Викторовна" w:date="2024-02-09T11:04:00Z">
              <w:r w:rsidRPr="007036CE">
                <w:rPr>
                  <w:b/>
                  <w:szCs w:val="24"/>
                  <w:lang w:val="en-US"/>
                </w:rPr>
                <w:t>SECTION_2</w:t>
              </w:r>
              <w:r w:rsidRPr="007036CE">
                <w:rPr>
                  <w:b/>
                  <w:szCs w:val="24"/>
                </w:rPr>
                <w:t>:</w:t>
              </w:r>
            </w:ins>
            <w:r w:rsidRPr="007036CE">
              <w:rPr>
                <w:szCs w:val="22"/>
                <w:lang w:val="en-US"/>
              </w:rPr>
              <w:t>CONTUR</w:t>
            </w:r>
          </w:p>
        </w:tc>
        <w:tc>
          <w:tcPr>
            <w:tcW w:w="519" w:type="pct"/>
          </w:tcPr>
          <w:p w14:paraId="3C6C0391" w14:textId="77777777" w:rsidR="0011276D" w:rsidRPr="007036CE" w:rsidRDefault="0011276D" w:rsidP="0011276D">
            <w:pPr>
              <w:pStyle w:val="GOSTTablenorm"/>
            </w:pPr>
            <w:ins w:id="2044" w:author="Сатлер Марина Викторовна" w:date="2024-02-28T19:10:00Z">
              <w:r w:rsidRPr="007036CE">
                <w:rPr>
                  <w:szCs w:val="22"/>
                </w:rPr>
                <w:t>Строка</w:t>
              </w:r>
            </w:ins>
          </w:p>
        </w:tc>
        <w:tc>
          <w:tcPr>
            <w:tcW w:w="300" w:type="pct"/>
          </w:tcPr>
          <w:p w14:paraId="16D19D22" w14:textId="77777777" w:rsidR="0011276D" w:rsidRPr="007036CE" w:rsidRDefault="0011276D" w:rsidP="0011276D">
            <w:pPr>
              <w:pStyle w:val="GOSTTablenorm"/>
            </w:pPr>
            <w:r w:rsidRPr="007036CE">
              <w:rPr>
                <w:szCs w:val="22"/>
              </w:rPr>
              <w:t>Да</w:t>
            </w:r>
          </w:p>
        </w:tc>
        <w:tc>
          <w:tcPr>
            <w:tcW w:w="308" w:type="pct"/>
          </w:tcPr>
          <w:p w14:paraId="0285D176" w14:textId="77777777" w:rsidR="0011276D" w:rsidRPr="007036CE" w:rsidRDefault="0011276D" w:rsidP="0011276D">
            <w:pPr>
              <w:pStyle w:val="GOSTTablenorm"/>
            </w:pPr>
            <w:r w:rsidRPr="007036CE">
              <w:rPr>
                <w:szCs w:val="22"/>
              </w:rPr>
              <w:t>=1</w:t>
            </w:r>
          </w:p>
        </w:tc>
        <w:tc>
          <w:tcPr>
            <w:tcW w:w="2039" w:type="pct"/>
          </w:tcPr>
          <w:p w14:paraId="62C14081" w14:textId="77777777" w:rsidR="0011276D" w:rsidRPr="007036CE" w:rsidRDefault="0011276D" w:rsidP="0011276D">
            <w:pPr>
              <w:pStyle w:val="GOSTTablenorm"/>
              <w:rPr>
                <w:szCs w:val="22"/>
              </w:rPr>
            </w:pPr>
            <w:r w:rsidRPr="007036CE">
              <w:rPr>
                <w:szCs w:val="22"/>
              </w:rPr>
              <w:t>Указывается код контура, в котором проводится операция.</w:t>
            </w:r>
          </w:p>
          <w:p w14:paraId="2AD48E40" w14:textId="77777777" w:rsidR="0011276D" w:rsidRPr="007036CE" w:rsidRDefault="0011276D" w:rsidP="0011276D">
            <w:pPr>
              <w:pStyle w:val="GOSTTablenorm"/>
              <w:rPr>
                <w:szCs w:val="22"/>
              </w:rPr>
            </w:pPr>
            <w:r w:rsidRPr="007036CE">
              <w:rPr>
                <w:szCs w:val="22"/>
              </w:rPr>
              <w:t>Возможные значения:</w:t>
            </w:r>
          </w:p>
          <w:p w14:paraId="3762019F" w14:textId="77777777" w:rsidR="0011276D" w:rsidRPr="007036CE" w:rsidRDefault="0011276D" w:rsidP="0011276D">
            <w:pPr>
              <w:pStyle w:val="GOSTTableListMark1"/>
              <w:numPr>
                <w:ilvl w:val="0"/>
                <w:numId w:val="2"/>
              </w:numPr>
            </w:pPr>
            <w:r w:rsidRPr="007036CE">
              <w:t>«</w:t>
            </w:r>
            <w:ins w:id="2045" w:author="Сатлер Марина Викторовна" w:date="2024-02-28T18:37:00Z">
              <w:r w:rsidRPr="007036CE">
                <w:rPr>
                  <w:lang w:val="en-US"/>
                </w:rPr>
                <w:t>O</w:t>
              </w:r>
            </w:ins>
            <w:r w:rsidRPr="007036CE">
              <w:t xml:space="preserve">» </w:t>
            </w:r>
            <w:r w:rsidRPr="007036CE">
              <w:rPr>
                <w:lang w:val="en-US"/>
              </w:rPr>
              <w:t xml:space="preserve">– </w:t>
            </w:r>
            <w:r w:rsidRPr="007036CE">
              <w:t>открытый;</w:t>
            </w:r>
          </w:p>
          <w:p w14:paraId="45E4F878" w14:textId="77777777" w:rsidR="0011276D" w:rsidRPr="007036CE" w:rsidRDefault="0011276D" w:rsidP="0011276D">
            <w:pPr>
              <w:pStyle w:val="GOSTTableListMark1"/>
              <w:numPr>
                <w:ilvl w:val="0"/>
                <w:numId w:val="2"/>
              </w:numPr>
            </w:pPr>
            <w:r w:rsidRPr="007036CE">
              <w:t>«</w:t>
            </w:r>
            <w:r w:rsidRPr="007036CE">
              <w:rPr>
                <w:lang w:val="en-US"/>
              </w:rPr>
              <w:t>S</w:t>
            </w:r>
            <w:r w:rsidRPr="007036CE">
              <w:t>»</w:t>
            </w:r>
            <w:r w:rsidRPr="007036CE">
              <w:rPr>
                <w:lang w:val="en-US"/>
              </w:rPr>
              <w:t xml:space="preserve"> – </w:t>
            </w:r>
            <w:r w:rsidRPr="007036CE">
              <w:t>защищенный;</w:t>
            </w:r>
          </w:p>
          <w:p w14:paraId="7C1CE6E9" w14:textId="77777777" w:rsidR="0011276D" w:rsidRPr="007036CE" w:rsidRDefault="0011276D" w:rsidP="0011276D">
            <w:pPr>
              <w:pStyle w:val="GOSTTableListMark1"/>
              <w:numPr>
                <w:ilvl w:val="0"/>
                <w:numId w:val="2"/>
              </w:numPr>
            </w:pPr>
            <w:r w:rsidRPr="007036CE">
              <w:lastRenderedPageBreak/>
              <w:t>«1» – открытый;</w:t>
            </w:r>
          </w:p>
          <w:p w14:paraId="7BD3783E" w14:textId="77777777" w:rsidR="0011276D" w:rsidRPr="007036CE" w:rsidRDefault="0011276D" w:rsidP="0011276D">
            <w:pPr>
              <w:pStyle w:val="GOSTTableListMark1"/>
              <w:numPr>
                <w:ilvl w:val="0"/>
                <w:numId w:val="2"/>
              </w:numPr>
            </w:pPr>
            <w:r w:rsidRPr="007036CE">
              <w:t>«2» – защищенный.</w:t>
            </w:r>
          </w:p>
        </w:tc>
      </w:tr>
      <w:tr w:rsidR="0011276D" w:rsidRPr="007036CE" w14:paraId="18D71DB5" w14:textId="77777777" w:rsidTr="00A03896">
        <w:tc>
          <w:tcPr>
            <w:tcW w:w="1100" w:type="pct"/>
          </w:tcPr>
          <w:p w14:paraId="23CD3513" w14:textId="77777777" w:rsidR="0011276D" w:rsidRPr="007036CE" w:rsidRDefault="0011276D" w:rsidP="0011276D">
            <w:pPr>
              <w:pStyle w:val="GOSTTablenorm"/>
              <w:rPr>
                <w:szCs w:val="22"/>
              </w:rPr>
            </w:pPr>
            <w:ins w:id="2046" w:author="Сатлер Марина Викторовна" w:date="2024-02-13T14:39:00Z">
              <w:r w:rsidRPr="007036CE">
                <w:lastRenderedPageBreak/>
                <w:t>Сумма на текущий год</w:t>
              </w:r>
            </w:ins>
          </w:p>
        </w:tc>
        <w:tc>
          <w:tcPr>
            <w:tcW w:w="734" w:type="pct"/>
          </w:tcPr>
          <w:p w14:paraId="1279E80E" w14:textId="77777777" w:rsidR="0011276D" w:rsidRPr="007036CE" w:rsidRDefault="0011276D" w:rsidP="0011276D">
            <w:pPr>
              <w:pStyle w:val="GOSTTablenorm"/>
              <w:rPr>
                <w:szCs w:val="22"/>
                <w:lang w:val="en-US"/>
              </w:rPr>
            </w:pPr>
            <w:ins w:id="2047" w:author="Сатлер Марина Викторовна" w:date="2024-02-09T11:04:00Z">
              <w:r w:rsidRPr="007036CE">
                <w:rPr>
                  <w:b/>
                  <w:szCs w:val="24"/>
                  <w:lang w:val="en-US"/>
                </w:rPr>
                <w:t>SECTION_2</w:t>
              </w:r>
              <w:r w:rsidRPr="007036CE">
                <w:rPr>
                  <w:b/>
                  <w:szCs w:val="24"/>
                </w:rPr>
                <w:t>:</w:t>
              </w:r>
            </w:ins>
            <w:r w:rsidRPr="007036CE">
              <w:rPr>
                <w:szCs w:val="22"/>
              </w:rPr>
              <w:t>SUM_1</w:t>
            </w:r>
          </w:p>
        </w:tc>
        <w:tc>
          <w:tcPr>
            <w:tcW w:w="519" w:type="pct"/>
          </w:tcPr>
          <w:p w14:paraId="69C825DE" w14:textId="77777777" w:rsidR="0011276D" w:rsidRPr="007036CE" w:rsidRDefault="0011276D" w:rsidP="0011276D">
            <w:pPr>
              <w:pStyle w:val="GOSTTablenorm"/>
            </w:pPr>
            <w:r w:rsidRPr="007036CE">
              <w:rPr>
                <w:szCs w:val="22"/>
              </w:rPr>
              <w:t>Сумма</w:t>
            </w:r>
          </w:p>
        </w:tc>
        <w:tc>
          <w:tcPr>
            <w:tcW w:w="300" w:type="pct"/>
          </w:tcPr>
          <w:p w14:paraId="3E61AC1C" w14:textId="77777777" w:rsidR="0011276D" w:rsidRPr="007036CE" w:rsidRDefault="0011276D" w:rsidP="0011276D">
            <w:pPr>
              <w:pStyle w:val="GOSTTablenorm"/>
            </w:pPr>
            <w:r w:rsidRPr="007036CE">
              <w:rPr>
                <w:szCs w:val="22"/>
              </w:rPr>
              <w:t>Да</w:t>
            </w:r>
          </w:p>
        </w:tc>
        <w:tc>
          <w:tcPr>
            <w:tcW w:w="308" w:type="pct"/>
          </w:tcPr>
          <w:p w14:paraId="44148EAE" w14:textId="77777777" w:rsidR="0011276D" w:rsidRPr="007036CE" w:rsidRDefault="0011276D" w:rsidP="0011276D">
            <w:pPr>
              <w:pStyle w:val="GOSTTablenorm"/>
            </w:pPr>
          </w:p>
        </w:tc>
        <w:tc>
          <w:tcPr>
            <w:tcW w:w="2039" w:type="pct"/>
          </w:tcPr>
          <w:p w14:paraId="63B28140" w14:textId="77777777" w:rsidR="0011276D" w:rsidRPr="007036CE" w:rsidDel="00DC5693" w:rsidRDefault="0011276D" w:rsidP="00DC5693">
            <w:pPr>
              <w:pStyle w:val="GOSTTablenorm"/>
              <w:rPr>
                <w:del w:id="2048" w:author="Сатлер Марина Викторовна" w:date="2024-07-05T16:45:00Z"/>
              </w:rPr>
            </w:pPr>
            <w:r w:rsidRPr="007036CE">
              <w:t>Указывается сумма на текущий финансовый год</w:t>
            </w:r>
            <w:del w:id="2049" w:author="Сатлер Марина Викторовна" w:date="2024-07-05T16:45:00Z">
              <w:r w:rsidRPr="007036CE" w:rsidDel="00DC5693">
                <w:delText xml:space="preserve"> при доведении на текущий бюджетный цикл.</w:delText>
              </w:r>
            </w:del>
          </w:p>
          <w:p w14:paraId="52155E7F" w14:textId="77777777" w:rsidR="0011276D" w:rsidRPr="007036CE" w:rsidRDefault="0011276D" w:rsidP="00DC5693">
            <w:pPr>
              <w:pStyle w:val="GOSTTablenorm"/>
            </w:pPr>
            <w:del w:id="2050" w:author="Сатлер Марина Викторовна" w:date="2024-07-05T16:45:00Z">
              <w:r w:rsidRPr="007036CE" w:rsidDel="00DC5693">
                <w:delText>Указывается значение «0.00» при доведении на новый бюджетный цикл</w:delText>
              </w:r>
            </w:del>
          </w:p>
        </w:tc>
      </w:tr>
      <w:tr w:rsidR="0011276D" w:rsidRPr="007036CE" w14:paraId="21280A06" w14:textId="77777777" w:rsidTr="00A03896">
        <w:tc>
          <w:tcPr>
            <w:tcW w:w="1100" w:type="pct"/>
          </w:tcPr>
          <w:p w14:paraId="0F9B6DFE" w14:textId="77777777" w:rsidR="0011276D" w:rsidRPr="007036CE" w:rsidRDefault="0011276D" w:rsidP="0011276D">
            <w:pPr>
              <w:pStyle w:val="GOSTTablenorm"/>
              <w:rPr>
                <w:szCs w:val="22"/>
              </w:rPr>
            </w:pPr>
            <w:ins w:id="2051" w:author="Сатлер Марина Викторовна" w:date="2024-02-13T14:39:00Z">
              <w:r w:rsidRPr="007036CE">
                <w:t>Сумма на первый год планового периода</w:t>
              </w:r>
            </w:ins>
          </w:p>
        </w:tc>
        <w:tc>
          <w:tcPr>
            <w:tcW w:w="734" w:type="pct"/>
          </w:tcPr>
          <w:p w14:paraId="58D75674" w14:textId="77777777" w:rsidR="0011276D" w:rsidRPr="007036CE" w:rsidRDefault="0011276D" w:rsidP="0011276D">
            <w:pPr>
              <w:pStyle w:val="GOSTTablenorm"/>
              <w:rPr>
                <w:szCs w:val="22"/>
              </w:rPr>
            </w:pPr>
            <w:ins w:id="2052" w:author="Сатлер Марина Викторовна" w:date="2024-02-09T11:04:00Z">
              <w:r w:rsidRPr="007036CE">
                <w:rPr>
                  <w:b/>
                  <w:szCs w:val="24"/>
                  <w:lang w:val="en-US"/>
                </w:rPr>
                <w:t>SECTION_2</w:t>
              </w:r>
              <w:r w:rsidRPr="007036CE">
                <w:rPr>
                  <w:b/>
                  <w:szCs w:val="24"/>
                </w:rPr>
                <w:t>:</w:t>
              </w:r>
            </w:ins>
            <w:r w:rsidRPr="007036CE">
              <w:rPr>
                <w:szCs w:val="22"/>
              </w:rPr>
              <w:t>SUM_2</w:t>
            </w:r>
          </w:p>
        </w:tc>
        <w:tc>
          <w:tcPr>
            <w:tcW w:w="519" w:type="pct"/>
          </w:tcPr>
          <w:p w14:paraId="581C8E49" w14:textId="77777777" w:rsidR="0011276D" w:rsidRPr="007036CE" w:rsidRDefault="0011276D" w:rsidP="0011276D">
            <w:pPr>
              <w:pStyle w:val="GOSTTablenorm"/>
            </w:pPr>
            <w:r w:rsidRPr="007036CE">
              <w:rPr>
                <w:szCs w:val="22"/>
              </w:rPr>
              <w:t>Сумма</w:t>
            </w:r>
          </w:p>
        </w:tc>
        <w:tc>
          <w:tcPr>
            <w:tcW w:w="300" w:type="pct"/>
          </w:tcPr>
          <w:p w14:paraId="5A8B60CF" w14:textId="77777777" w:rsidR="0011276D" w:rsidRPr="007036CE" w:rsidRDefault="0011276D" w:rsidP="0011276D">
            <w:pPr>
              <w:pStyle w:val="GOSTTablenorm"/>
            </w:pPr>
            <w:r w:rsidRPr="007036CE">
              <w:rPr>
                <w:szCs w:val="22"/>
              </w:rPr>
              <w:t>Да</w:t>
            </w:r>
          </w:p>
        </w:tc>
        <w:tc>
          <w:tcPr>
            <w:tcW w:w="308" w:type="pct"/>
          </w:tcPr>
          <w:p w14:paraId="300DBA52" w14:textId="77777777" w:rsidR="0011276D" w:rsidRPr="007036CE" w:rsidRDefault="0011276D" w:rsidP="0011276D">
            <w:pPr>
              <w:pStyle w:val="GOSTTablenorm"/>
            </w:pPr>
          </w:p>
        </w:tc>
        <w:tc>
          <w:tcPr>
            <w:tcW w:w="2039" w:type="pct"/>
          </w:tcPr>
          <w:p w14:paraId="19B19C74" w14:textId="77777777" w:rsidR="0011276D" w:rsidRPr="007036CE" w:rsidDel="00DC5693" w:rsidRDefault="0011276D" w:rsidP="00DC5693">
            <w:pPr>
              <w:pStyle w:val="GOSTTablenorm"/>
              <w:rPr>
                <w:del w:id="2053" w:author="Сатлер Марина Викторовна" w:date="2024-07-05T16:45:00Z"/>
              </w:rPr>
            </w:pPr>
            <w:r w:rsidRPr="007036CE">
              <w:t>Указывается сумма на 1-й плановый год</w:t>
            </w:r>
            <w:del w:id="2054" w:author="Сатлер Марина Викторовна" w:date="2024-07-05T16:45:00Z">
              <w:r w:rsidRPr="007036CE" w:rsidDel="00DC5693">
                <w:delText xml:space="preserve"> при доведении на текущий бюджетный цикл.</w:delText>
              </w:r>
            </w:del>
          </w:p>
          <w:p w14:paraId="4DCBDE9D" w14:textId="77777777" w:rsidR="0011276D" w:rsidRPr="007036CE" w:rsidRDefault="0011276D" w:rsidP="00DC5693">
            <w:pPr>
              <w:pStyle w:val="GOSTTablenorm"/>
            </w:pPr>
            <w:del w:id="2055" w:author="Сатлер Марина Викторовна" w:date="2024-07-05T16:45:00Z">
              <w:r w:rsidRPr="007036CE" w:rsidDel="00DC5693">
                <w:delText>Указывается сумма на текущий финансовый год при доведении на новый бюджетный цикл</w:delText>
              </w:r>
            </w:del>
          </w:p>
        </w:tc>
      </w:tr>
      <w:tr w:rsidR="0011276D" w:rsidRPr="007036CE" w14:paraId="146E1B04" w14:textId="77777777" w:rsidTr="00A03896">
        <w:tc>
          <w:tcPr>
            <w:tcW w:w="1100" w:type="pct"/>
          </w:tcPr>
          <w:p w14:paraId="18154B9E" w14:textId="77777777" w:rsidR="0011276D" w:rsidRPr="007036CE" w:rsidRDefault="0011276D" w:rsidP="0011276D">
            <w:pPr>
              <w:pStyle w:val="GOSTTablenorm"/>
              <w:rPr>
                <w:szCs w:val="22"/>
              </w:rPr>
            </w:pPr>
            <w:ins w:id="2056" w:author="Сатлер Марина Викторовна" w:date="2024-02-13T14:39:00Z">
              <w:r w:rsidRPr="007036CE">
                <w:t>Сумма на второй год планового периода</w:t>
              </w:r>
            </w:ins>
          </w:p>
        </w:tc>
        <w:tc>
          <w:tcPr>
            <w:tcW w:w="734" w:type="pct"/>
          </w:tcPr>
          <w:p w14:paraId="0402B229" w14:textId="77777777" w:rsidR="0011276D" w:rsidRPr="007036CE" w:rsidRDefault="0011276D" w:rsidP="0011276D">
            <w:pPr>
              <w:pStyle w:val="GOSTTablenorm"/>
              <w:rPr>
                <w:szCs w:val="22"/>
              </w:rPr>
            </w:pPr>
            <w:ins w:id="2057" w:author="Сатлер Марина Викторовна" w:date="2024-02-09T11:04:00Z">
              <w:r w:rsidRPr="007036CE">
                <w:rPr>
                  <w:b/>
                  <w:szCs w:val="24"/>
                  <w:lang w:val="en-US"/>
                </w:rPr>
                <w:t>SECTION_2</w:t>
              </w:r>
              <w:r w:rsidRPr="007036CE">
                <w:rPr>
                  <w:b/>
                  <w:szCs w:val="24"/>
                </w:rPr>
                <w:t>:</w:t>
              </w:r>
            </w:ins>
            <w:r w:rsidRPr="007036CE">
              <w:rPr>
                <w:szCs w:val="22"/>
              </w:rPr>
              <w:t>SUM_3</w:t>
            </w:r>
          </w:p>
        </w:tc>
        <w:tc>
          <w:tcPr>
            <w:tcW w:w="519" w:type="pct"/>
          </w:tcPr>
          <w:p w14:paraId="7679867D" w14:textId="77777777" w:rsidR="0011276D" w:rsidRPr="007036CE" w:rsidRDefault="0011276D" w:rsidP="0011276D">
            <w:pPr>
              <w:pStyle w:val="GOSTTablenorm"/>
            </w:pPr>
            <w:r w:rsidRPr="007036CE">
              <w:rPr>
                <w:szCs w:val="22"/>
              </w:rPr>
              <w:t>Сумма</w:t>
            </w:r>
          </w:p>
        </w:tc>
        <w:tc>
          <w:tcPr>
            <w:tcW w:w="300" w:type="pct"/>
          </w:tcPr>
          <w:p w14:paraId="2F296112" w14:textId="77777777" w:rsidR="0011276D" w:rsidRPr="007036CE" w:rsidRDefault="0011276D" w:rsidP="0011276D">
            <w:pPr>
              <w:pStyle w:val="GOSTTablenorm"/>
            </w:pPr>
            <w:r w:rsidRPr="007036CE">
              <w:rPr>
                <w:szCs w:val="22"/>
              </w:rPr>
              <w:t>Да</w:t>
            </w:r>
          </w:p>
        </w:tc>
        <w:tc>
          <w:tcPr>
            <w:tcW w:w="308" w:type="pct"/>
          </w:tcPr>
          <w:p w14:paraId="617DCC86" w14:textId="77777777" w:rsidR="0011276D" w:rsidRPr="007036CE" w:rsidRDefault="0011276D" w:rsidP="0011276D">
            <w:pPr>
              <w:pStyle w:val="GOSTTablenorm"/>
            </w:pPr>
          </w:p>
        </w:tc>
        <w:tc>
          <w:tcPr>
            <w:tcW w:w="2039" w:type="pct"/>
          </w:tcPr>
          <w:p w14:paraId="321C1A7B" w14:textId="77777777" w:rsidR="0011276D" w:rsidRPr="007036CE" w:rsidDel="00DC5693" w:rsidRDefault="0011276D" w:rsidP="00DC5693">
            <w:pPr>
              <w:pStyle w:val="GOSTTablenorm"/>
              <w:rPr>
                <w:del w:id="2058" w:author="Сатлер Марина Викторовна" w:date="2024-07-05T16:45:00Z"/>
              </w:rPr>
            </w:pPr>
            <w:r w:rsidRPr="007036CE">
              <w:t>Указывается сумма на 2-й плановый год</w:t>
            </w:r>
            <w:del w:id="2059" w:author="Сатлер Марина Викторовна" w:date="2024-07-05T16:45:00Z">
              <w:r w:rsidRPr="007036CE" w:rsidDel="00DC5693">
                <w:delText xml:space="preserve"> при доведении на текущий бюджетный цикл.</w:delText>
              </w:r>
            </w:del>
          </w:p>
          <w:p w14:paraId="7B30A670" w14:textId="77777777" w:rsidR="0011276D" w:rsidRPr="007036CE" w:rsidRDefault="0011276D" w:rsidP="00DC5693">
            <w:pPr>
              <w:pStyle w:val="GOSTTablenorm"/>
            </w:pPr>
            <w:del w:id="2060" w:author="Сатлер Марина Викторовна" w:date="2024-07-05T16:45:00Z">
              <w:r w:rsidRPr="007036CE" w:rsidDel="00DC5693">
                <w:delText>Указывается сумма на 1-й плановый год при доведении на новый бюджетный цикл</w:delText>
              </w:r>
            </w:del>
          </w:p>
        </w:tc>
      </w:tr>
      <w:tr w:rsidR="0011276D" w:rsidRPr="007036CE" w:rsidDel="00DC5693" w14:paraId="0DF0428C" w14:textId="77777777" w:rsidTr="00A03896">
        <w:trPr>
          <w:del w:id="2061" w:author="Сатлер Марина Викторовна" w:date="2024-07-05T16:45:00Z"/>
        </w:trPr>
        <w:tc>
          <w:tcPr>
            <w:tcW w:w="1100" w:type="pct"/>
          </w:tcPr>
          <w:p w14:paraId="5F0F1389" w14:textId="77777777" w:rsidR="0011276D" w:rsidRPr="007036CE" w:rsidDel="00DC5693" w:rsidRDefault="0011276D" w:rsidP="0011276D">
            <w:pPr>
              <w:pStyle w:val="GOSTTablenorm"/>
              <w:rPr>
                <w:del w:id="2062" w:author="Сатлер Марина Викторовна" w:date="2024-07-05T16:45:00Z"/>
                <w:szCs w:val="22"/>
              </w:rPr>
            </w:pPr>
          </w:p>
        </w:tc>
        <w:tc>
          <w:tcPr>
            <w:tcW w:w="734" w:type="pct"/>
          </w:tcPr>
          <w:p w14:paraId="606D599E" w14:textId="77777777" w:rsidR="0011276D" w:rsidRPr="007036CE" w:rsidDel="00DC5693" w:rsidRDefault="0011276D" w:rsidP="0011276D">
            <w:pPr>
              <w:pStyle w:val="GOSTTablenorm"/>
              <w:rPr>
                <w:del w:id="2063" w:author="Сатлер Марина Викторовна" w:date="2024-07-05T16:45:00Z"/>
                <w:szCs w:val="22"/>
              </w:rPr>
            </w:pPr>
            <w:del w:id="2064" w:author="Сатлер Марина Викторовна" w:date="2024-07-05T16:45:00Z">
              <w:r w:rsidRPr="007036CE" w:rsidDel="00DC5693">
                <w:rPr>
                  <w:szCs w:val="22"/>
                </w:rPr>
                <w:delText>SUM_4</w:delText>
              </w:r>
            </w:del>
          </w:p>
        </w:tc>
        <w:tc>
          <w:tcPr>
            <w:tcW w:w="519" w:type="pct"/>
          </w:tcPr>
          <w:p w14:paraId="5E13DCFC" w14:textId="77777777" w:rsidR="0011276D" w:rsidRPr="007036CE" w:rsidDel="00DC5693" w:rsidRDefault="0011276D" w:rsidP="0011276D">
            <w:pPr>
              <w:pStyle w:val="GOSTTablenorm"/>
              <w:rPr>
                <w:del w:id="2065" w:author="Сатлер Марина Викторовна" w:date="2024-07-05T16:45:00Z"/>
              </w:rPr>
            </w:pPr>
            <w:del w:id="2066" w:author="Сатлер Марина Викторовна" w:date="2024-07-05T16:45:00Z">
              <w:r w:rsidRPr="007036CE" w:rsidDel="00DC5693">
                <w:rPr>
                  <w:szCs w:val="22"/>
                </w:rPr>
                <w:delText>Сумма</w:delText>
              </w:r>
            </w:del>
          </w:p>
        </w:tc>
        <w:tc>
          <w:tcPr>
            <w:tcW w:w="300" w:type="pct"/>
          </w:tcPr>
          <w:p w14:paraId="3B11A08A" w14:textId="77777777" w:rsidR="0011276D" w:rsidRPr="007036CE" w:rsidDel="00DC5693" w:rsidRDefault="0011276D" w:rsidP="0011276D">
            <w:pPr>
              <w:pStyle w:val="GOSTTablenorm"/>
              <w:rPr>
                <w:del w:id="2067" w:author="Сатлер Марина Викторовна" w:date="2024-07-05T16:45:00Z"/>
              </w:rPr>
            </w:pPr>
            <w:del w:id="2068" w:author="Сатлер Марина Викторовна" w:date="2024-07-05T16:45:00Z">
              <w:r w:rsidRPr="007036CE" w:rsidDel="00DC5693">
                <w:rPr>
                  <w:szCs w:val="22"/>
                </w:rPr>
                <w:delText>Да</w:delText>
              </w:r>
            </w:del>
          </w:p>
        </w:tc>
        <w:tc>
          <w:tcPr>
            <w:tcW w:w="308" w:type="pct"/>
          </w:tcPr>
          <w:p w14:paraId="2E48A4AD" w14:textId="77777777" w:rsidR="0011276D" w:rsidRPr="007036CE" w:rsidDel="00DC5693" w:rsidRDefault="0011276D" w:rsidP="0011276D">
            <w:pPr>
              <w:pStyle w:val="GOSTTablenorm"/>
              <w:rPr>
                <w:del w:id="2069" w:author="Сатлер Марина Викторовна" w:date="2024-07-05T16:45:00Z"/>
              </w:rPr>
            </w:pPr>
          </w:p>
        </w:tc>
        <w:tc>
          <w:tcPr>
            <w:tcW w:w="2039" w:type="pct"/>
          </w:tcPr>
          <w:p w14:paraId="33E252D2" w14:textId="77777777" w:rsidR="0011276D" w:rsidRPr="007036CE" w:rsidDel="00DC5693" w:rsidRDefault="0011276D" w:rsidP="0011276D">
            <w:pPr>
              <w:pStyle w:val="GOSTTablenorm"/>
              <w:rPr>
                <w:del w:id="2070" w:author="Сатлер Марина Викторовна" w:date="2024-07-05T16:45:00Z"/>
              </w:rPr>
            </w:pPr>
            <w:del w:id="2071" w:author="Сатлер Марина Викторовна" w:date="2024-07-05T16:45:00Z">
              <w:r w:rsidRPr="007036CE" w:rsidDel="00DC5693">
                <w:delText>Указывается значение «0.00» при доведении на текущй бюджетный цикл.</w:delText>
              </w:r>
            </w:del>
          </w:p>
          <w:p w14:paraId="0C901131" w14:textId="77777777" w:rsidR="0011276D" w:rsidRPr="007036CE" w:rsidDel="00DC5693" w:rsidRDefault="0011276D" w:rsidP="0011276D">
            <w:pPr>
              <w:pStyle w:val="GOSTTablenorm"/>
              <w:rPr>
                <w:del w:id="2072" w:author="Сатлер Марина Викторовна" w:date="2024-07-05T16:45:00Z"/>
              </w:rPr>
            </w:pPr>
            <w:del w:id="2073" w:author="Сатлер Марина Викторовна" w:date="2024-07-05T16:45:00Z">
              <w:r w:rsidRPr="007036CE" w:rsidDel="00DC5693">
                <w:delText>Указывается сумма на 2-й плановый год при доведении на новый бюджетный цикл</w:delText>
              </w:r>
            </w:del>
          </w:p>
        </w:tc>
      </w:tr>
      <w:tr w:rsidR="0011276D" w:rsidRPr="007036CE" w14:paraId="4DE63EB2" w14:textId="77777777" w:rsidTr="00A03896">
        <w:tc>
          <w:tcPr>
            <w:tcW w:w="1100" w:type="pct"/>
          </w:tcPr>
          <w:p w14:paraId="55359BBF" w14:textId="77777777" w:rsidR="0011276D" w:rsidRPr="007036CE" w:rsidRDefault="0011276D" w:rsidP="0011276D">
            <w:pPr>
              <w:pStyle w:val="GOSTTablenorm"/>
              <w:rPr>
                <w:b/>
                <w:szCs w:val="22"/>
              </w:rPr>
            </w:pPr>
            <w:r w:rsidRPr="007036CE">
              <w:rPr>
                <w:b/>
                <w:szCs w:val="22"/>
              </w:rPr>
              <w:t>Строки документа по разделу «БА по источникам»</w:t>
            </w:r>
          </w:p>
        </w:tc>
        <w:tc>
          <w:tcPr>
            <w:tcW w:w="734" w:type="pct"/>
          </w:tcPr>
          <w:p w14:paraId="04A4D2A5" w14:textId="77777777" w:rsidR="0011276D" w:rsidRPr="007036CE" w:rsidRDefault="0011276D" w:rsidP="0011276D">
            <w:pPr>
              <w:pStyle w:val="GOSTTablenorm"/>
              <w:rPr>
                <w:b/>
                <w:szCs w:val="22"/>
              </w:rPr>
            </w:pPr>
            <w:r w:rsidRPr="007036CE">
              <w:rPr>
                <w:b/>
                <w:szCs w:val="24"/>
                <w:lang w:val="en-US"/>
              </w:rPr>
              <w:t>SECTION_3</w:t>
            </w:r>
          </w:p>
        </w:tc>
        <w:tc>
          <w:tcPr>
            <w:tcW w:w="519" w:type="pct"/>
          </w:tcPr>
          <w:p w14:paraId="4231B8C4" w14:textId="77777777" w:rsidR="0011276D" w:rsidRPr="007036CE" w:rsidRDefault="0011276D" w:rsidP="0011276D">
            <w:pPr>
              <w:pStyle w:val="GOSTTablenorm"/>
            </w:pPr>
            <w:r w:rsidRPr="007036CE">
              <w:rPr>
                <w:szCs w:val="22"/>
              </w:rPr>
              <w:t>Массив</w:t>
            </w:r>
          </w:p>
        </w:tc>
        <w:tc>
          <w:tcPr>
            <w:tcW w:w="300" w:type="pct"/>
          </w:tcPr>
          <w:p w14:paraId="088A1338" w14:textId="77777777" w:rsidR="0011276D" w:rsidRPr="007036CE" w:rsidRDefault="0011276D" w:rsidP="0011276D">
            <w:pPr>
              <w:pStyle w:val="GOSTTablenorm"/>
            </w:pPr>
            <w:r w:rsidRPr="007036CE">
              <w:rPr>
                <w:szCs w:val="22"/>
              </w:rPr>
              <w:t>Нет</w:t>
            </w:r>
          </w:p>
        </w:tc>
        <w:tc>
          <w:tcPr>
            <w:tcW w:w="308" w:type="pct"/>
          </w:tcPr>
          <w:p w14:paraId="341000EB" w14:textId="77777777" w:rsidR="0011276D" w:rsidRPr="007036CE" w:rsidRDefault="0011276D" w:rsidP="0011276D">
            <w:pPr>
              <w:pStyle w:val="GOSTTablenorm"/>
            </w:pPr>
            <w:r w:rsidRPr="007036CE">
              <w:rPr>
                <w:szCs w:val="22"/>
              </w:rPr>
              <w:t>-</w:t>
            </w:r>
          </w:p>
        </w:tc>
        <w:tc>
          <w:tcPr>
            <w:tcW w:w="2039" w:type="pct"/>
          </w:tcPr>
          <w:p w14:paraId="65000C56" w14:textId="77777777" w:rsidR="0011276D" w:rsidRPr="007036CE" w:rsidRDefault="0011276D" w:rsidP="0011276D">
            <w:pPr>
              <w:pStyle w:val="GOSTTablenorm"/>
            </w:pPr>
            <w:r w:rsidRPr="007036CE">
              <w:rPr>
                <w:szCs w:val="22"/>
              </w:rPr>
              <w:t>-</w:t>
            </w:r>
          </w:p>
        </w:tc>
      </w:tr>
      <w:tr w:rsidR="0011276D" w:rsidRPr="007036CE" w14:paraId="1A61E125" w14:textId="77777777" w:rsidTr="00A03896">
        <w:tc>
          <w:tcPr>
            <w:tcW w:w="1100" w:type="pct"/>
          </w:tcPr>
          <w:p w14:paraId="15000B62" w14:textId="77777777" w:rsidR="0011276D" w:rsidRPr="007036CE" w:rsidRDefault="0011276D" w:rsidP="0011276D">
            <w:pPr>
              <w:pStyle w:val="GOSTTablenorm"/>
            </w:pPr>
            <w:ins w:id="2074" w:author="Сатлер Марина Викторовна" w:date="2024-02-13T14:39:00Z">
              <w:r w:rsidRPr="007036CE">
                <w:t>Раздел</w:t>
              </w:r>
            </w:ins>
          </w:p>
        </w:tc>
        <w:tc>
          <w:tcPr>
            <w:tcW w:w="734" w:type="pct"/>
          </w:tcPr>
          <w:p w14:paraId="3DC1647A" w14:textId="77777777" w:rsidR="0011276D" w:rsidRPr="007036CE" w:rsidRDefault="0011276D" w:rsidP="0011276D">
            <w:pPr>
              <w:pStyle w:val="GOSTTablenorm"/>
              <w:rPr>
                <w:b/>
                <w:szCs w:val="24"/>
                <w:lang w:val="en-US"/>
              </w:rPr>
            </w:pPr>
            <w:ins w:id="2075" w:author="Сатлер Марина Викторовна" w:date="2024-02-13T14:40:00Z">
              <w:r w:rsidRPr="007036CE">
                <w:rPr>
                  <w:b/>
                  <w:szCs w:val="24"/>
                  <w:lang w:val="en-US"/>
                </w:rPr>
                <w:t>SECTION_3</w:t>
              </w:r>
              <w:r w:rsidRPr="007036CE">
                <w:rPr>
                  <w:b/>
                  <w:szCs w:val="24"/>
                </w:rPr>
                <w:t>:</w:t>
              </w:r>
            </w:ins>
            <w:ins w:id="2076" w:author="Сатлер Марина Викторовна" w:date="2024-02-13T14:39:00Z">
              <w:r w:rsidRPr="007036CE">
                <w:t>SECTION_TYPE</w:t>
              </w:r>
            </w:ins>
          </w:p>
        </w:tc>
        <w:tc>
          <w:tcPr>
            <w:tcW w:w="519" w:type="pct"/>
          </w:tcPr>
          <w:p w14:paraId="3F3866CD" w14:textId="77777777" w:rsidR="0011276D" w:rsidRPr="007036CE" w:rsidRDefault="0011276D" w:rsidP="0011276D">
            <w:pPr>
              <w:pStyle w:val="GOSTTablenorm"/>
            </w:pPr>
            <w:ins w:id="2077" w:author="Сатлер Марина Викторовна" w:date="2024-02-13T14:40:00Z">
              <w:r w:rsidRPr="007036CE">
                <w:t>Строка</w:t>
              </w:r>
            </w:ins>
          </w:p>
        </w:tc>
        <w:tc>
          <w:tcPr>
            <w:tcW w:w="300" w:type="pct"/>
          </w:tcPr>
          <w:p w14:paraId="71CC8F13" w14:textId="77777777" w:rsidR="0011276D" w:rsidRPr="007036CE" w:rsidRDefault="0011276D" w:rsidP="0011276D">
            <w:pPr>
              <w:pStyle w:val="GOSTTablenorm"/>
            </w:pPr>
            <w:ins w:id="2078" w:author="Сатлер Марина Викторовна" w:date="2024-02-13T14:40:00Z">
              <w:r w:rsidRPr="007036CE">
                <w:t>Да</w:t>
              </w:r>
            </w:ins>
          </w:p>
        </w:tc>
        <w:tc>
          <w:tcPr>
            <w:tcW w:w="308" w:type="pct"/>
          </w:tcPr>
          <w:p w14:paraId="4F99CC7B" w14:textId="77777777" w:rsidR="0011276D" w:rsidRPr="007036CE" w:rsidRDefault="0011276D" w:rsidP="0011276D">
            <w:pPr>
              <w:pStyle w:val="GOSTTablenorm"/>
            </w:pPr>
            <w:ins w:id="2079" w:author="Сатлер Марина Викторовна" w:date="2024-02-13T14:40:00Z">
              <w:r w:rsidRPr="007036CE">
                <w:t>=1</w:t>
              </w:r>
            </w:ins>
          </w:p>
        </w:tc>
        <w:tc>
          <w:tcPr>
            <w:tcW w:w="2039" w:type="pct"/>
          </w:tcPr>
          <w:p w14:paraId="5A4658D5" w14:textId="77777777" w:rsidR="0011276D" w:rsidRPr="007036CE" w:rsidRDefault="0011276D" w:rsidP="0011276D">
            <w:pPr>
              <w:pStyle w:val="GOSTTablenorm"/>
              <w:rPr>
                <w:ins w:id="2080" w:author="Сатлер Марина Викторовна" w:date="2024-02-13T14:40:00Z"/>
              </w:rPr>
            </w:pPr>
            <w:ins w:id="2081" w:author="Сатлер Марина Викторовна" w:date="2024-02-13T14:40:00Z">
              <w:r w:rsidRPr="007036CE">
                <w:t>Указывается тип раздела.</w:t>
              </w:r>
            </w:ins>
          </w:p>
          <w:p w14:paraId="57CACE86" w14:textId="77777777" w:rsidR="0011276D" w:rsidRPr="007036CE" w:rsidRDefault="0011276D" w:rsidP="0011276D">
            <w:pPr>
              <w:pStyle w:val="GOSTTablenorm"/>
            </w:pPr>
            <w:ins w:id="2082" w:author="Сатлер Марина Викторовна" w:date="2024-02-13T14:40:00Z">
              <w:r w:rsidRPr="007036CE">
                <w:rPr>
                  <w:szCs w:val="22"/>
                </w:rPr>
                <w:t xml:space="preserve">Заполняется значением «1» </w:t>
              </w:r>
            </w:ins>
            <w:r w:rsidR="004060F4" w:rsidRPr="007036CE">
              <w:t>–</w:t>
            </w:r>
            <w:ins w:id="2083" w:author="Сатлер Марина Викторовна" w:date="2024-02-13T14:40:00Z">
              <w:r w:rsidRPr="007036CE">
                <w:rPr>
                  <w:szCs w:val="22"/>
                </w:rPr>
                <w:t xml:space="preserve"> Бюджетные ассигнования</w:t>
              </w:r>
            </w:ins>
          </w:p>
        </w:tc>
      </w:tr>
      <w:tr w:rsidR="0011276D" w:rsidRPr="007036CE" w14:paraId="4717006C" w14:textId="77777777" w:rsidTr="00A03896">
        <w:tc>
          <w:tcPr>
            <w:tcW w:w="1100" w:type="pct"/>
          </w:tcPr>
          <w:p w14:paraId="38070296" w14:textId="77777777" w:rsidR="0011276D" w:rsidRPr="007036CE" w:rsidRDefault="0011276D" w:rsidP="0011276D">
            <w:pPr>
              <w:pStyle w:val="GOSTTablenorm"/>
              <w:rPr>
                <w:szCs w:val="22"/>
              </w:rPr>
            </w:pPr>
            <w:r w:rsidRPr="007036CE">
              <w:rPr>
                <w:szCs w:val="22"/>
              </w:rPr>
              <w:t>Идентификатор строки</w:t>
            </w:r>
          </w:p>
        </w:tc>
        <w:tc>
          <w:tcPr>
            <w:tcW w:w="734" w:type="pct"/>
          </w:tcPr>
          <w:p w14:paraId="7FFB0C88" w14:textId="77777777" w:rsidR="0011276D" w:rsidRPr="007036CE" w:rsidRDefault="0011276D" w:rsidP="0011276D">
            <w:pPr>
              <w:pStyle w:val="GOSTTablenorm"/>
              <w:rPr>
                <w:szCs w:val="24"/>
                <w:lang w:val="en-US"/>
              </w:rPr>
            </w:pPr>
            <w:ins w:id="2084" w:author="Сатлер Марина Викторовна" w:date="2024-02-09T11:04:00Z">
              <w:r w:rsidRPr="007036CE">
                <w:rPr>
                  <w:b/>
                  <w:szCs w:val="24"/>
                  <w:lang w:val="en-US"/>
                </w:rPr>
                <w:t>SECTION_3</w:t>
              </w:r>
              <w:r w:rsidRPr="007036CE">
                <w:rPr>
                  <w:b/>
                  <w:szCs w:val="24"/>
                </w:rPr>
                <w:t>:</w:t>
              </w:r>
            </w:ins>
            <w:del w:id="2085" w:author="Сатлер Марина Викторовна" w:date="2024-06-11T14:14:00Z">
              <w:r w:rsidRPr="007036CE" w:rsidDel="00CF7F5E">
                <w:rPr>
                  <w:szCs w:val="24"/>
                  <w:lang w:val="en-US"/>
                </w:rPr>
                <w:delText>ID</w:delText>
              </w:r>
            </w:del>
            <w:ins w:id="2086" w:author="Сатлер Марина Викторовна" w:date="2024-06-11T14:14:00Z">
              <w:r w:rsidRPr="007036CE">
                <w:rPr>
                  <w:szCs w:val="24"/>
                  <w:lang w:val="en-US"/>
                </w:rPr>
                <w:t>id</w:t>
              </w:r>
            </w:ins>
          </w:p>
        </w:tc>
        <w:tc>
          <w:tcPr>
            <w:tcW w:w="519" w:type="pct"/>
          </w:tcPr>
          <w:p w14:paraId="5D1CA7A7" w14:textId="77777777" w:rsidR="0011276D" w:rsidRPr="007036CE" w:rsidRDefault="0011276D" w:rsidP="0011276D">
            <w:pPr>
              <w:pStyle w:val="GOSTTablenorm"/>
            </w:pPr>
            <w:r w:rsidRPr="007036CE">
              <w:rPr>
                <w:szCs w:val="22"/>
              </w:rPr>
              <w:t>Число</w:t>
            </w:r>
          </w:p>
        </w:tc>
        <w:tc>
          <w:tcPr>
            <w:tcW w:w="300" w:type="pct"/>
          </w:tcPr>
          <w:p w14:paraId="2F58A163" w14:textId="77777777" w:rsidR="0011276D" w:rsidRPr="007036CE" w:rsidRDefault="0011276D" w:rsidP="0011276D">
            <w:pPr>
              <w:pStyle w:val="GOSTTablenorm"/>
            </w:pPr>
            <w:r w:rsidRPr="007036CE">
              <w:rPr>
                <w:szCs w:val="22"/>
              </w:rPr>
              <w:t>Да</w:t>
            </w:r>
          </w:p>
        </w:tc>
        <w:tc>
          <w:tcPr>
            <w:tcW w:w="308" w:type="pct"/>
          </w:tcPr>
          <w:p w14:paraId="76342622" w14:textId="77777777" w:rsidR="0011276D" w:rsidRPr="007036CE" w:rsidRDefault="0011276D" w:rsidP="0011276D">
            <w:pPr>
              <w:pStyle w:val="GOSTTablenorm"/>
            </w:pPr>
            <w:r w:rsidRPr="007036CE">
              <w:rPr>
                <w:szCs w:val="22"/>
              </w:rPr>
              <w:t>&lt;=20</w:t>
            </w:r>
          </w:p>
        </w:tc>
        <w:tc>
          <w:tcPr>
            <w:tcW w:w="2039" w:type="pct"/>
          </w:tcPr>
          <w:p w14:paraId="49A7D804" w14:textId="77777777" w:rsidR="0011276D" w:rsidRPr="007036CE" w:rsidRDefault="0011276D" w:rsidP="0011276D">
            <w:pPr>
              <w:pStyle w:val="GOSTTablenorm"/>
            </w:pPr>
            <w:r w:rsidRPr="007036CE">
              <w:rPr>
                <w:szCs w:val="22"/>
              </w:rPr>
              <w:t>Указывается технический идентификатор строки</w:t>
            </w:r>
          </w:p>
        </w:tc>
      </w:tr>
      <w:tr w:rsidR="0011276D" w:rsidRPr="007036CE" w14:paraId="19321BE0" w14:textId="77777777" w:rsidTr="00A03896">
        <w:tc>
          <w:tcPr>
            <w:tcW w:w="1100" w:type="pct"/>
          </w:tcPr>
          <w:p w14:paraId="58780972" w14:textId="77777777" w:rsidR="0011276D" w:rsidRPr="007036CE" w:rsidRDefault="0011276D" w:rsidP="0011276D">
            <w:pPr>
              <w:pStyle w:val="GOSTTablenorm"/>
              <w:rPr>
                <w:szCs w:val="22"/>
              </w:rPr>
            </w:pPr>
            <w:r w:rsidRPr="007036CE">
              <w:t>Номер строки</w:t>
            </w:r>
          </w:p>
        </w:tc>
        <w:tc>
          <w:tcPr>
            <w:tcW w:w="734" w:type="pct"/>
          </w:tcPr>
          <w:p w14:paraId="100F4EEE" w14:textId="77777777" w:rsidR="0011276D" w:rsidRPr="007036CE" w:rsidRDefault="0011276D" w:rsidP="0011276D">
            <w:pPr>
              <w:pStyle w:val="GOSTTablenorm"/>
              <w:rPr>
                <w:szCs w:val="24"/>
                <w:lang w:val="en-US"/>
              </w:rPr>
            </w:pPr>
            <w:ins w:id="2087" w:author="Сатлер Марина Викторовна" w:date="2024-02-09T11:05:00Z">
              <w:r w:rsidRPr="007036CE">
                <w:rPr>
                  <w:b/>
                  <w:szCs w:val="24"/>
                  <w:lang w:val="en-US"/>
                </w:rPr>
                <w:t>SECTION_3</w:t>
              </w:r>
              <w:r w:rsidRPr="007036CE">
                <w:rPr>
                  <w:b/>
                  <w:szCs w:val="24"/>
                </w:rPr>
                <w:t>:</w:t>
              </w:r>
            </w:ins>
            <w:r w:rsidRPr="007036CE">
              <w:rPr>
                <w:szCs w:val="24"/>
                <w:lang w:val="en-US"/>
              </w:rPr>
              <w:t>NUMBR</w:t>
            </w:r>
            <w:r w:rsidRPr="007036CE">
              <w:rPr>
                <w:szCs w:val="24"/>
                <w:lang w:val="en-US"/>
              </w:rPr>
              <w:lastRenderedPageBreak/>
              <w:t>OW</w:t>
            </w:r>
          </w:p>
        </w:tc>
        <w:tc>
          <w:tcPr>
            <w:tcW w:w="519" w:type="pct"/>
          </w:tcPr>
          <w:p w14:paraId="3653C53F" w14:textId="77777777" w:rsidR="0011276D" w:rsidRPr="007036CE" w:rsidRDefault="0011276D" w:rsidP="0011276D">
            <w:pPr>
              <w:pStyle w:val="GOSTTablenorm"/>
            </w:pPr>
            <w:r w:rsidRPr="007036CE">
              <w:rPr>
                <w:szCs w:val="22"/>
              </w:rPr>
              <w:lastRenderedPageBreak/>
              <w:t>Строка</w:t>
            </w:r>
          </w:p>
        </w:tc>
        <w:tc>
          <w:tcPr>
            <w:tcW w:w="300" w:type="pct"/>
          </w:tcPr>
          <w:p w14:paraId="46C2D1FC" w14:textId="77777777" w:rsidR="0011276D" w:rsidRPr="007036CE" w:rsidRDefault="0011276D" w:rsidP="0011276D">
            <w:pPr>
              <w:pStyle w:val="GOSTTablenorm"/>
            </w:pPr>
            <w:r w:rsidRPr="007036CE">
              <w:rPr>
                <w:szCs w:val="22"/>
              </w:rPr>
              <w:t>Да</w:t>
            </w:r>
          </w:p>
        </w:tc>
        <w:tc>
          <w:tcPr>
            <w:tcW w:w="308" w:type="pct"/>
          </w:tcPr>
          <w:p w14:paraId="3AFE910E" w14:textId="77777777" w:rsidR="0011276D" w:rsidRPr="007036CE" w:rsidRDefault="0011276D" w:rsidP="0011276D">
            <w:pPr>
              <w:pStyle w:val="GOSTTablenorm"/>
            </w:pPr>
            <w:r w:rsidRPr="007036CE">
              <w:rPr>
                <w:szCs w:val="22"/>
                <w:lang w:val="en-US"/>
              </w:rPr>
              <w:t>&lt;=20</w:t>
            </w:r>
          </w:p>
        </w:tc>
        <w:tc>
          <w:tcPr>
            <w:tcW w:w="2039" w:type="pct"/>
          </w:tcPr>
          <w:p w14:paraId="530F9E20" w14:textId="77777777" w:rsidR="0011276D" w:rsidRPr="007036CE" w:rsidRDefault="0011276D" w:rsidP="0011276D">
            <w:pPr>
              <w:pStyle w:val="GOSTTablenorm"/>
            </w:pPr>
            <w:r w:rsidRPr="007036CE">
              <w:rPr>
                <w:szCs w:val="22"/>
              </w:rPr>
              <w:t>Указывается порядковый номер строки по разделу «БА по источ</w:t>
            </w:r>
            <w:r w:rsidRPr="007036CE">
              <w:rPr>
                <w:szCs w:val="22"/>
              </w:rPr>
              <w:lastRenderedPageBreak/>
              <w:t>никам»</w:t>
            </w:r>
          </w:p>
        </w:tc>
      </w:tr>
      <w:tr w:rsidR="0011276D" w:rsidRPr="007036CE" w14:paraId="0E223109" w14:textId="77777777" w:rsidTr="00A03896">
        <w:tc>
          <w:tcPr>
            <w:tcW w:w="1100" w:type="pct"/>
          </w:tcPr>
          <w:p w14:paraId="32642995" w14:textId="77777777" w:rsidR="0011276D" w:rsidRPr="007036CE" w:rsidRDefault="0011276D" w:rsidP="0011276D">
            <w:pPr>
              <w:pStyle w:val="GOSTTablenorm"/>
            </w:pPr>
            <w:r w:rsidRPr="007036CE">
              <w:rPr>
                <w:szCs w:val="22"/>
              </w:rPr>
              <w:lastRenderedPageBreak/>
              <w:t>Признак детальной строки</w:t>
            </w:r>
          </w:p>
        </w:tc>
        <w:tc>
          <w:tcPr>
            <w:tcW w:w="734" w:type="pct"/>
          </w:tcPr>
          <w:p w14:paraId="479BFE5D" w14:textId="77777777" w:rsidR="0011276D" w:rsidRPr="007036CE" w:rsidRDefault="0011276D" w:rsidP="0011276D">
            <w:pPr>
              <w:pStyle w:val="GOSTTablenorm"/>
              <w:rPr>
                <w:szCs w:val="24"/>
                <w:lang w:val="en-US"/>
              </w:rPr>
            </w:pPr>
            <w:ins w:id="2088" w:author="Сатлер Марина Викторовна" w:date="2024-02-09T11:05:00Z">
              <w:r w:rsidRPr="007036CE">
                <w:rPr>
                  <w:b/>
                  <w:szCs w:val="24"/>
                  <w:lang w:val="en-US"/>
                </w:rPr>
                <w:t>SECTION_3</w:t>
              </w:r>
              <w:r w:rsidRPr="007036CE">
                <w:rPr>
                  <w:b/>
                  <w:szCs w:val="24"/>
                </w:rPr>
                <w:t>:</w:t>
              </w:r>
            </w:ins>
            <w:r w:rsidRPr="007036CE">
              <w:t>SIGNKBK</w:t>
            </w:r>
          </w:p>
        </w:tc>
        <w:tc>
          <w:tcPr>
            <w:tcW w:w="519" w:type="pct"/>
          </w:tcPr>
          <w:p w14:paraId="467A0955" w14:textId="77777777" w:rsidR="0011276D" w:rsidRPr="007036CE" w:rsidRDefault="0011276D" w:rsidP="0011276D">
            <w:pPr>
              <w:pStyle w:val="GOSTTablenorm"/>
            </w:pPr>
            <w:r w:rsidRPr="007036CE">
              <w:rPr>
                <w:szCs w:val="22"/>
              </w:rPr>
              <w:t>Строка</w:t>
            </w:r>
          </w:p>
        </w:tc>
        <w:tc>
          <w:tcPr>
            <w:tcW w:w="300" w:type="pct"/>
          </w:tcPr>
          <w:p w14:paraId="52C4C9A9" w14:textId="77777777" w:rsidR="0011276D" w:rsidRPr="007036CE" w:rsidRDefault="0011276D" w:rsidP="0011276D">
            <w:pPr>
              <w:pStyle w:val="GOSTTablenorm"/>
            </w:pPr>
            <w:r w:rsidRPr="007036CE">
              <w:rPr>
                <w:szCs w:val="22"/>
              </w:rPr>
              <w:t>Да</w:t>
            </w:r>
          </w:p>
        </w:tc>
        <w:tc>
          <w:tcPr>
            <w:tcW w:w="308" w:type="pct"/>
          </w:tcPr>
          <w:p w14:paraId="627932AE" w14:textId="77777777" w:rsidR="0011276D" w:rsidRPr="007036CE" w:rsidRDefault="0011276D" w:rsidP="0011276D">
            <w:pPr>
              <w:pStyle w:val="GOSTTablenorm"/>
            </w:pPr>
            <w:r w:rsidRPr="007036CE">
              <w:rPr>
                <w:szCs w:val="22"/>
              </w:rPr>
              <w:t>=1</w:t>
            </w:r>
          </w:p>
        </w:tc>
        <w:tc>
          <w:tcPr>
            <w:tcW w:w="2039" w:type="pct"/>
          </w:tcPr>
          <w:p w14:paraId="5E9A38B1" w14:textId="77777777" w:rsidR="0011276D" w:rsidRPr="007036CE" w:rsidRDefault="0011276D" w:rsidP="0011276D">
            <w:pPr>
              <w:pStyle w:val="GOSTTablenorm"/>
              <w:rPr>
                <w:szCs w:val="22"/>
              </w:rPr>
            </w:pPr>
            <w:r w:rsidRPr="007036CE">
              <w:rPr>
                <w:szCs w:val="22"/>
              </w:rPr>
              <w:t>Указывается признак детальной строки.</w:t>
            </w:r>
          </w:p>
          <w:p w14:paraId="5D7DC553" w14:textId="77777777" w:rsidR="0011276D" w:rsidRPr="007036CE" w:rsidRDefault="0011276D" w:rsidP="0011276D">
            <w:pPr>
              <w:pStyle w:val="GOSTTablenorm"/>
              <w:rPr>
                <w:szCs w:val="22"/>
              </w:rPr>
            </w:pPr>
            <w:r w:rsidRPr="007036CE">
              <w:rPr>
                <w:szCs w:val="22"/>
              </w:rPr>
              <w:t>Возможные значения:</w:t>
            </w:r>
          </w:p>
          <w:p w14:paraId="3D07F7FD" w14:textId="77777777" w:rsidR="0011276D" w:rsidRPr="007036CE" w:rsidRDefault="0011276D" w:rsidP="0011276D">
            <w:pPr>
              <w:pStyle w:val="GOSTTableListMark1"/>
              <w:numPr>
                <w:ilvl w:val="0"/>
                <w:numId w:val="2"/>
              </w:numPr>
            </w:pPr>
            <w:r w:rsidRPr="007036CE">
              <w:t>«N» – детализированный КБК;</w:t>
            </w:r>
          </w:p>
          <w:p w14:paraId="75C181E5" w14:textId="77777777" w:rsidR="0011276D" w:rsidRPr="007036CE" w:rsidRDefault="0011276D" w:rsidP="0011276D">
            <w:pPr>
              <w:pStyle w:val="GOSTTableListMark1"/>
              <w:numPr>
                <w:ilvl w:val="0"/>
                <w:numId w:val="2"/>
              </w:numPr>
            </w:pPr>
            <w:r w:rsidRPr="007036CE">
              <w:t>«X» – недетализированный КБК;</w:t>
            </w:r>
          </w:p>
          <w:p w14:paraId="1BA117FE" w14:textId="77777777" w:rsidR="0011276D" w:rsidRPr="007036CE" w:rsidRDefault="0011276D" w:rsidP="0011276D">
            <w:pPr>
              <w:pStyle w:val="GOSTTableListMark1"/>
              <w:numPr>
                <w:ilvl w:val="0"/>
                <w:numId w:val="2"/>
              </w:numPr>
            </w:pPr>
            <w:r w:rsidRPr="007036CE">
              <w:t>«Y» – итоговая строка раздела документа</w:t>
            </w:r>
          </w:p>
        </w:tc>
      </w:tr>
      <w:tr w:rsidR="0011276D" w:rsidRPr="007036CE" w14:paraId="35308423" w14:textId="77777777" w:rsidTr="00A03896">
        <w:tc>
          <w:tcPr>
            <w:tcW w:w="1100" w:type="pct"/>
          </w:tcPr>
          <w:p w14:paraId="50BFDDDE" w14:textId="77777777" w:rsidR="0011276D" w:rsidRPr="007036CE" w:rsidRDefault="0011276D" w:rsidP="0011276D">
            <w:pPr>
              <w:pStyle w:val="GOSTTablenorm"/>
              <w:rPr>
                <w:szCs w:val="22"/>
              </w:rPr>
            </w:pPr>
            <w:r w:rsidRPr="007036CE">
              <w:rPr>
                <w:szCs w:val="22"/>
              </w:rPr>
              <w:t>КБК</w:t>
            </w:r>
          </w:p>
        </w:tc>
        <w:tc>
          <w:tcPr>
            <w:tcW w:w="734" w:type="pct"/>
          </w:tcPr>
          <w:p w14:paraId="6BAF5EF1" w14:textId="77777777" w:rsidR="0011276D" w:rsidRPr="007036CE" w:rsidRDefault="0011276D" w:rsidP="0011276D">
            <w:pPr>
              <w:pStyle w:val="GOSTTablenorm"/>
            </w:pPr>
            <w:ins w:id="2089" w:author="Сатлер Марина Викторовна" w:date="2024-02-09T11:05:00Z">
              <w:r w:rsidRPr="007036CE">
                <w:rPr>
                  <w:b/>
                  <w:szCs w:val="24"/>
                  <w:lang w:val="en-US"/>
                </w:rPr>
                <w:t>SECTION_3</w:t>
              </w:r>
              <w:r w:rsidRPr="007036CE">
                <w:rPr>
                  <w:b/>
                  <w:szCs w:val="24"/>
                </w:rPr>
                <w:t>:</w:t>
              </w:r>
            </w:ins>
            <w:r w:rsidRPr="007036CE">
              <w:rPr>
                <w:szCs w:val="24"/>
                <w:lang w:val="en-US"/>
              </w:rPr>
              <w:t>KBK</w:t>
            </w:r>
          </w:p>
        </w:tc>
        <w:tc>
          <w:tcPr>
            <w:tcW w:w="519" w:type="pct"/>
          </w:tcPr>
          <w:p w14:paraId="41DA46D3" w14:textId="77777777" w:rsidR="0011276D" w:rsidRPr="007036CE" w:rsidRDefault="0011276D" w:rsidP="0011276D">
            <w:pPr>
              <w:pStyle w:val="GOSTTablenorm"/>
            </w:pPr>
            <w:r w:rsidRPr="007036CE">
              <w:rPr>
                <w:szCs w:val="22"/>
              </w:rPr>
              <w:t>Строка</w:t>
            </w:r>
          </w:p>
        </w:tc>
        <w:tc>
          <w:tcPr>
            <w:tcW w:w="300" w:type="pct"/>
          </w:tcPr>
          <w:p w14:paraId="6DDBEF7B" w14:textId="77777777" w:rsidR="0011276D" w:rsidRPr="007036CE" w:rsidRDefault="0011276D" w:rsidP="0011276D">
            <w:pPr>
              <w:pStyle w:val="GOSTTablenorm"/>
            </w:pPr>
            <w:r w:rsidRPr="007036CE">
              <w:rPr>
                <w:szCs w:val="22"/>
              </w:rPr>
              <w:t>Да</w:t>
            </w:r>
          </w:p>
        </w:tc>
        <w:tc>
          <w:tcPr>
            <w:tcW w:w="308" w:type="pct"/>
          </w:tcPr>
          <w:p w14:paraId="297F31EE" w14:textId="77777777" w:rsidR="0011276D" w:rsidRPr="007036CE" w:rsidRDefault="0011276D" w:rsidP="0011276D">
            <w:pPr>
              <w:pStyle w:val="GOSTTablenorm"/>
            </w:pPr>
            <w:r w:rsidRPr="007036CE">
              <w:rPr>
                <w:szCs w:val="22"/>
              </w:rPr>
              <w:t>=20</w:t>
            </w:r>
          </w:p>
        </w:tc>
        <w:tc>
          <w:tcPr>
            <w:tcW w:w="2039" w:type="pct"/>
          </w:tcPr>
          <w:p w14:paraId="0FAB2ED6" w14:textId="77777777" w:rsidR="0011276D" w:rsidRPr="007036CE" w:rsidRDefault="0011276D" w:rsidP="0011276D">
            <w:pPr>
              <w:pStyle w:val="GOSTTablenorm"/>
            </w:pPr>
            <w:r w:rsidRPr="007036CE">
              <w:rPr>
                <w:szCs w:val="22"/>
              </w:rPr>
              <w:t>Указывается код по бюджетной классификации для отражения операции на ЛС ГАИФ</w:t>
            </w:r>
          </w:p>
        </w:tc>
      </w:tr>
      <w:tr w:rsidR="0011276D" w:rsidRPr="007036CE" w14:paraId="2D66F95A" w14:textId="77777777" w:rsidTr="00A03896">
        <w:tc>
          <w:tcPr>
            <w:tcW w:w="1100" w:type="pct"/>
          </w:tcPr>
          <w:p w14:paraId="2149F5A1" w14:textId="77777777" w:rsidR="0011276D" w:rsidRPr="007036CE" w:rsidRDefault="0011276D" w:rsidP="0011276D">
            <w:pPr>
              <w:pStyle w:val="GOSTTablenorm"/>
              <w:rPr>
                <w:szCs w:val="22"/>
              </w:rPr>
            </w:pPr>
            <w:r w:rsidRPr="007036CE">
              <w:rPr>
                <w:szCs w:val="22"/>
              </w:rPr>
              <w:t>Тип КБК</w:t>
            </w:r>
          </w:p>
        </w:tc>
        <w:tc>
          <w:tcPr>
            <w:tcW w:w="734" w:type="pct"/>
          </w:tcPr>
          <w:p w14:paraId="2D60DCD5" w14:textId="77777777" w:rsidR="0011276D" w:rsidRPr="007036CE" w:rsidRDefault="0011276D" w:rsidP="0011276D">
            <w:pPr>
              <w:pStyle w:val="GOSTTablenorm"/>
              <w:rPr>
                <w:szCs w:val="24"/>
                <w:lang w:val="en-US"/>
              </w:rPr>
            </w:pPr>
            <w:ins w:id="2090" w:author="Сатлер Марина Викторовна" w:date="2024-02-09T11:05:00Z">
              <w:r w:rsidRPr="007036CE">
                <w:rPr>
                  <w:b/>
                  <w:szCs w:val="24"/>
                  <w:lang w:val="en-US"/>
                </w:rPr>
                <w:t>SECTION_3</w:t>
              </w:r>
              <w:r w:rsidRPr="007036CE">
                <w:rPr>
                  <w:b/>
                  <w:szCs w:val="24"/>
                </w:rPr>
                <w:t>:</w:t>
              </w:r>
            </w:ins>
            <w:r w:rsidRPr="007036CE">
              <w:rPr>
                <w:szCs w:val="24"/>
              </w:rPr>
              <w:t>TYPEKBK</w:t>
            </w:r>
          </w:p>
        </w:tc>
        <w:tc>
          <w:tcPr>
            <w:tcW w:w="519" w:type="pct"/>
          </w:tcPr>
          <w:p w14:paraId="7804ABD2" w14:textId="77777777" w:rsidR="0011276D" w:rsidRPr="007036CE" w:rsidRDefault="0011276D" w:rsidP="0011276D">
            <w:pPr>
              <w:pStyle w:val="GOSTTablenorm"/>
            </w:pPr>
            <w:r w:rsidRPr="007036CE">
              <w:rPr>
                <w:szCs w:val="22"/>
              </w:rPr>
              <w:t>Строка</w:t>
            </w:r>
          </w:p>
        </w:tc>
        <w:tc>
          <w:tcPr>
            <w:tcW w:w="300" w:type="pct"/>
          </w:tcPr>
          <w:p w14:paraId="66408C53" w14:textId="77777777" w:rsidR="0011276D" w:rsidRPr="007036CE" w:rsidRDefault="0011276D" w:rsidP="0011276D">
            <w:pPr>
              <w:pStyle w:val="GOSTTablenorm"/>
            </w:pPr>
            <w:r w:rsidRPr="007036CE">
              <w:rPr>
                <w:szCs w:val="22"/>
              </w:rPr>
              <w:t>Да</w:t>
            </w:r>
          </w:p>
        </w:tc>
        <w:tc>
          <w:tcPr>
            <w:tcW w:w="308" w:type="pct"/>
          </w:tcPr>
          <w:p w14:paraId="555441DD" w14:textId="77777777" w:rsidR="0011276D" w:rsidRPr="007036CE" w:rsidRDefault="0011276D" w:rsidP="0011276D">
            <w:pPr>
              <w:pStyle w:val="GOSTTablenorm"/>
            </w:pPr>
            <w:r w:rsidRPr="007036CE">
              <w:rPr>
                <w:szCs w:val="22"/>
              </w:rPr>
              <w:t>=2</w:t>
            </w:r>
          </w:p>
        </w:tc>
        <w:tc>
          <w:tcPr>
            <w:tcW w:w="2039" w:type="pct"/>
          </w:tcPr>
          <w:p w14:paraId="1C6FA2D7" w14:textId="77777777" w:rsidR="0011276D" w:rsidRPr="007036CE" w:rsidRDefault="0011276D" w:rsidP="0011276D">
            <w:pPr>
              <w:ind w:firstLine="30"/>
              <w:rPr>
                <w:sz w:val="22"/>
                <w:szCs w:val="22"/>
              </w:rPr>
            </w:pPr>
            <w:r w:rsidRPr="007036CE">
              <w:rPr>
                <w:sz w:val="22"/>
                <w:szCs w:val="22"/>
              </w:rPr>
              <w:t>Указывается тип кода по бюджетной классификации.</w:t>
            </w:r>
          </w:p>
          <w:p w14:paraId="01C6C6A2" w14:textId="77777777" w:rsidR="0011276D" w:rsidRPr="007036CE" w:rsidRDefault="0011276D" w:rsidP="0011276D">
            <w:pPr>
              <w:ind w:firstLine="30"/>
              <w:rPr>
                <w:sz w:val="22"/>
                <w:szCs w:val="22"/>
              </w:rPr>
            </w:pPr>
            <w:r w:rsidRPr="007036CE">
              <w:rPr>
                <w:sz w:val="22"/>
                <w:szCs w:val="22"/>
              </w:rPr>
              <w:t>Возможные значения:</w:t>
            </w:r>
          </w:p>
          <w:p w14:paraId="41BEF4FE" w14:textId="77777777" w:rsidR="0011276D" w:rsidRPr="007036CE" w:rsidRDefault="0011276D" w:rsidP="0011276D">
            <w:pPr>
              <w:pStyle w:val="GOSTTableListMark1"/>
              <w:numPr>
                <w:ilvl w:val="0"/>
                <w:numId w:val="2"/>
              </w:numPr>
              <w:tabs>
                <w:tab w:val="clear" w:pos="369"/>
                <w:tab w:val="num" w:pos="340"/>
              </w:tabs>
              <w:ind w:left="340"/>
            </w:pPr>
            <w:r w:rsidRPr="007036CE">
              <w:t xml:space="preserve">«31» </w:t>
            </w:r>
            <w:r w:rsidR="004060F4" w:rsidRPr="007036CE">
              <w:t>–</w:t>
            </w:r>
            <w:r w:rsidRPr="007036CE">
              <w:t xml:space="preserve"> Внутренние источники;</w:t>
            </w:r>
          </w:p>
          <w:p w14:paraId="55C97A55" w14:textId="77777777" w:rsidR="0011276D" w:rsidRPr="007036CE" w:rsidRDefault="0011276D" w:rsidP="0011276D">
            <w:pPr>
              <w:pStyle w:val="GOSTTableListMark1"/>
              <w:numPr>
                <w:ilvl w:val="0"/>
                <w:numId w:val="2"/>
              </w:numPr>
              <w:tabs>
                <w:tab w:val="clear" w:pos="369"/>
                <w:tab w:val="num" w:pos="340"/>
              </w:tabs>
              <w:ind w:left="340"/>
            </w:pPr>
            <w:r w:rsidRPr="007036CE">
              <w:t xml:space="preserve">«32» </w:t>
            </w:r>
            <w:r w:rsidR="004060F4" w:rsidRPr="007036CE">
              <w:t>–</w:t>
            </w:r>
            <w:r w:rsidRPr="007036CE">
              <w:t xml:space="preserve"> Внешние источники»</w:t>
            </w:r>
          </w:p>
        </w:tc>
      </w:tr>
      <w:tr w:rsidR="0011276D" w:rsidRPr="007036CE" w14:paraId="2F106B52" w14:textId="77777777" w:rsidTr="00A03896">
        <w:tc>
          <w:tcPr>
            <w:tcW w:w="1100" w:type="pct"/>
          </w:tcPr>
          <w:p w14:paraId="6278CFCE" w14:textId="77777777" w:rsidR="0011276D" w:rsidRPr="007036CE" w:rsidRDefault="0011276D" w:rsidP="0011276D">
            <w:pPr>
              <w:pStyle w:val="GOSTTablenorm"/>
              <w:rPr>
                <w:szCs w:val="22"/>
              </w:rPr>
            </w:pPr>
            <w:r w:rsidRPr="007036CE">
              <w:rPr>
                <w:szCs w:val="22"/>
              </w:rPr>
              <w:t>Номер лицевого счета</w:t>
            </w:r>
          </w:p>
        </w:tc>
        <w:tc>
          <w:tcPr>
            <w:tcW w:w="734" w:type="pct"/>
          </w:tcPr>
          <w:p w14:paraId="4FC8F112" w14:textId="77777777" w:rsidR="0011276D" w:rsidRPr="007036CE" w:rsidRDefault="0011276D" w:rsidP="0011276D">
            <w:pPr>
              <w:pStyle w:val="GOSTTablenorm"/>
              <w:rPr>
                <w:szCs w:val="24"/>
              </w:rPr>
            </w:pPr>
            <w:ins w:id="2091" w:author="Сатлер Марина Викторовна" w:date="2024-02-09T11:05:00Z">
              <w:r w:rsidRPr="007036CE">
                <w:rPr>
                  <w:b/>
                  <w:szCs w:val="24"/>
                  <w:lang w:val="en-US"/>
                </w:rPr>
                <w:t>SECTION_3</w:t>
              </w:r>
              <w:r w:rsidRPr="007036CE">
                <w:rPr>
                  <w:b/>
                  <w:szCs w:val="24"/>
                </w:rPr>
                <w:t>:</w:t>
              </w:r>
            </w:ins>
            <w:r w:rsidRPr="007036CE">
              <w:rPr>
                <w:szCs w:val="24"/>
                <w:lang w:val="en-US"/>
              </w:rPr>
              <w:t>PA</w:t>
            </w:r>
          </w:p>
        </w:tc>
        <w:tc>
          <w:tcPr>
            <w:tcW w:w="519" w:type="pct"/>
          </w:tcPr>
          <w:p w14:paraId="6AD51435" w14:textId="77777777" w:rsidR="0011276D" w:rsidRPr="007036CE" w:rsidRDefault="0011276D" w:rsidP="0011276D">
            <w:pPr>
              <w:pStyle w:val="GOSTTablenorm"/>
            </w:pPr>
            <w:r w:rsidRPr="007036CE">
              <w:rPr>
                <w:szCs w:val="22"/>
              </w:rPr>
              <w:t>Строка</w:t>
            </w:r>
          </w:p>
        </w:tc>
        <w:tc>
          <w:tcPr>
            <w:tcW w:w="300" w:type="pct"/>
          </w:tcPr>
          <w:p w14:paraId="0B7518D6" w14:textId="77777777" w:rsidR="0011276D" w:rsidRPr="007036CE" w:rsidRDefault="0011276D" w:rsidP="0011276D">
            <w:pPr>
              <w:pStyle w:val="GOSTTablenorm"/>
            </w:pPr>
            <w:r w:rsidRPr="007036CE">
              <w:rPr>
                <w:szCs w:val="22"/>
              </w:rPr>
              <w:t>Да</w:t>
            </w:r>
          </w:p>
        </w:tc>
        <w:tc>
          <w:tcPr>
            <w:tcW w:w="308" w:type="pct"/>
          </w:tcPr>
          <w:p w14:paraId="26468CA8" w14:textId="77777777" w:rsidR="0011276D" w:rsidRPr="007036CE" w:rsidRDefault="0011276D" w:rsidP="0011276D">
            <w:pPr>
              <w:pStyle w:val="GOSTTablenorm"/>
            </w:pPr>
            <w:r w:rsidRPr="007036CE">
              <w:rPr>
                <w:szCs w:val="22"/>
              </w:rPr>
              <w:t>=11</w:t>
            </w:r>
          </w:p>
        </w:tc>
        <w:tc>
          <w:tcPr>
            <w:tcW w:w="2039" w:type="pct"/>
          </w:tcPr>
          <w:p w14:paraId="7B8EC45F" w14:textId="77777777" w:rsidR="0011276D" w:rsidRPr="007036CE" w:rsidRDefault="0011276D" w:rsidP="0011276D">
            <w:pPr>
              <w:pStyle w:val="GOSTTablenorm"/>
            </w:pPr>
            <w:r w:rsidRPr="007036CE">
              <w:rPr>
                <w:szCs w:val="22"/>
              </w:rPr>
              <w:t>Указывается номер лицевого счета ГАИФ</w:t>
            </w:r>
          </w:p>
        </w:tc>
      </w:tr>
      <w:tr w:rsidR="0011276D" w:rsidRPr="007036CE" w14:paraId="515714AA" w14:textId="77777777" w:rsidTr="00A03896">
        <w:tc>
          <w:tcPr>
            <w:tcW w:w="1100" w:type="pct"/>
          </w:tcPr>
          <w:p w14:paraId="23F1F78A" w14:textId="77777777" w:rsidR="0011276D" w:rsidRPr="007036CE" w:rsidRDefault="0011276D" w:rsidP="0011276D">
            <w:pPr>
              <w:pStyle w:val="GOSTTablenorm"/>
              <w:rPr>
                <w:szCs w:val="22"/>
              </w:rPr>
            </w:pPr>
            <w:r w:rsidRPr="007036CE">
              <w:rPr>
                <w:szCs w:val="22"/>
              </w:rPr>
              <w:t>Контур</w:t>
            </w:r>
          </w:p>
        </w:tc>
        <w:tc>
          <w:tcPr>
            <w:tcW w:w="734" w:type="pct"/>
          </w:tcPr>
          <w:p w14:paraId="14B23F4E" w14:textId="77777777" w:rsidR="0011276D" w:rsidRPr="007036CE" w:rsidRDefault="0011276D" w:rsidP="0011276D">
            <w:pPr>
              <w:pStyle w:val="GOSTTablenorm"/>
              <w:rPr>
                <w:szCs w:val="24"/>
                <w:lang w:val="en-US"/>
              </w:rPr>
            </w:pPr>
            <w:ins w:id="2092" w:author="Сатлер Марина Викторовна" w:date="2024-02-09T11:05:00Z">
              <w:r w:rsidRPr="007036CE">
                <w:rPr>
                  <w:b/>
                  <w:szCs w:val="24"/>
                  <w:lang w:val="en-US"/>
                </w:rPr>
                <w:t>SECTION_3</w:t>
              </w:r>
              <w:r w:rsidRPr="007036CE">
                <w:rPr>
                  <w:b/>
                  <w:szCs w:val="24"/>
                </w:rPr>
                <w:t>:</w:t>
              </w:r>
            </w:ins>
            <w:r w:rsidRPr="007036CE">
              <w:rPr>
                <w:szCs w:val="22"/>
                <w:lang w:val="en-US"/>
              </w:rPr>
              <w:t>CONTUR</w:t>
            </w:r>
          </w:p>
        </w:tc>
        <w:tc>
          <w:tcPr>
            <w:tcW w:w="519" w:type="pct"/>
          </w:tcPr>
          <w:p w14:paraId="15334278" w14:textId="77777777" w:rsidR="0011276D" w:rsidRPr="007036CE" w:rsidRDefault="0011276D" w:rsidP="0011276D">
            <w:pPr>
              <w:pStyle w:val="GOSTTablenorm"/>
            </w:pPr>
            <w:ins w:id="2093" w:author="Сатлер Марина Викторовна" w:date="2024-02-28T19:10:00Z">
              <w:r w:rsidRPr="007036CE">
                <w:rPr>
                  <w:szCs w:val="22"/>
                </w:rPr>
                <w:t>Строка</w:t>
              </w:r>
            </w:ins>
          </w:p>
        </w:tc>
        <w:tc>
          <w:tcPr>
            <w:tcW w:w="300" w:type="pct"/>
          </w:tcPr>
          <w:p w14:paraId="6A89B2BC" w14:textId="77777777" w:rsidR="0011276D" w:rsidRPr="007036CE" w:rsidRDefault="0011276D" w:rsidP="0011276D">
            <w:pPr>
              <w:pStyle w:val="GOSTTablenorm"/>
            </w:pPr>
            <w:r w:rsidRPr="007036CE">
              <w:rPr>
                <w:szCs w:val="22"/>
              </w:rPr>
              <w:t>Да</w:t>
            </w:r>
          </w:p>
        </w:tc>
        <w:tc>
          <w:tcPr>
            <w:tcW w:w="308" w:type="pct"/>
          </w:tcPr>
          <w:p w14:paraId="3F9AB887" w14:textId="77777777" w:rsidR="0011276D" w:rsidRPr="007036CE" w:rsidRDefault="0011276D" w:rsidP="0011276D">
            <w:pPr>
              <w:pStyle w:val="GOSTTablenorm"/>
            </w:pPr>
            <w:r w:rsidRPr="007036CE">
              <w:rPr>
                <w:szCs w:val="22"/>
              </w:rPr>
              <w:t>=1</w:t>
            </w:r>
          </w:p>
        </w:tc>
        <w:tc>
          <w:tcPr>
            <w:tcW w:w="2039" w:type="pct"/>
          </w:tcPr>
          <w:p w14:paraId="2DA5F1E7" w14:textId="77777777" w:rsidR="0011276D" w:rsidRPr="007036CE" w:rsidRDefault="0011276D" w:rsidP="0011276D">
            <w:pPr>
              <w:pStyle w:val="GOSTTablenorm"/>
              <w:rPr>
                <w:szCs w:val="22"/>
              </w:rPr>
            </w:pPr>
            <w:r w:rsidRPr="007036CE">
              <w:rPr>
                <w:szCs w:val="22"/>
              </w:rPr>
              <w:t>Указывается код контура, в котором проводится операция.</w:t>
            </w:r>
          </w:p>
          <w:p w14:paraId="523E031C" w14:textId="77777777" w:rsidR="0011276D" w:rsidRPr="007036CE" w:rsidRDefault="0011276D" w:rsidP="0011276D">
            <w:pPr>
              <w:pStyle w:val="GOSTTablenorm"/>
              <w:rPr>
                <w:szCs w:val="22"/>
              </w:rPr>
            </w:pPr>
            <w:r w:rsidRPr="007036CE">
              <w:rPr>
                <w:szCs w:val="22"/>
              </w:rPr>
              <w:t>Возможные значения:</w:t>
            </w:r>
          </w:p>
          <w:p w14:paraId="300A1AFF" w14:textId="77777777" w:rsidR="0011276D" w:rsidRPr="007036CE" w:rsidRDefault="0011276D" w:rsidP="0011276D">
            <w:pPr>
              <w:pStyle w:val="GOSTTableListMark1"/>
              <w:numPr>
                <w:ilvl w:val="0"/>
                <w:numId w:val="2"/>
              </w:numPr>
            </w:pPr>
            <w:r w:rsidRPr="007036CE">
              <w:t>«</w:t>
            </w:r>
            <w:ins w:id="2094" w:author="Сатлер Марина Викторовна" w:date="2024-02-28T18:37:00Z">
              <w:r w:rsidRPr="007036CE">
                <w:rPr>
                  <w:lang w:val="en-US"/>
                </w:rPr>
                <w:t>O</w:t>
              </w:r>
            </w:ins>
            <w:r w:rsidRPr="007036CE">
              <w:t xml:space="preserve">» </w:t>
            </w:r>
            <w:r w:rsidRPr="007036CE">
              <w:rPr>
                <w:lang w:val="en-US"/>
              </w:rPr>
              <w:t xml:space="preserve">– </w:t>
            </w:r>
            <w:r w:rsidRPr="007036CE">
              <w:t>открытый;</w:t>
            </w:r>
          </w:p>
          <w:p w14:paraId="0EBA699A" w14:textId="77777777" w:rsidR="0011276D" w:rsidRPr="007036CE" w:rsidRDefault="0011276D" w:rsidP="0011276D">
            <w:pPr>
              <w:pStyle w:val="GOSTTableListMark1"/>
              <w:numPr>
                <w:ilvl w:val="0"/>
                <w:numId w:val="2"/>
              </w:numPr>
            </w:pPr>
            <w:r w:rsidRPr="007036CE">
              <w:t>«</w:t>
            </w:r>
            <w:r w:rsidRPr="007036CE">
              <w:rPr>
                <w:lang w:val="en-US"/>
              </w:rPr>
              <w:t>S</w:t>
            </w:r>
            <w:r w:rsidRPr="007036CE">
              <w:t>»</w:t>
            </w:r>
            <w:r w:rsidRPr="007036CE">
              <w:rPr>
                <w:lang w:val="en-US"/>
              </w:rPr>
              <w:t xml:space="preserve"> – </w:t>
            </w:r>
            <w:r w:rsidRPr="007036CE">
              <w:t>защищенный;</w:t>
            </w:r>
          </w:p>
          <w:p w14:paraId="2071FEEE" w14:textId="77777777" w:rsidR="0011276D" w:rsidRPr="007036CE" w:rsidRDefault="0011276D" w:rsidP="0011276D">
            <w:pPr>
              <w:pStyle w:val="GOSTTableListMark1"/>
              <w:numPr>
                <w:ilvl w:val="0"/>
                <w:numId w:val="2"/>
              </w:numPr>
            </w:pPr>
            <w:r w:rsidRPr="007036CE">
              <w:t>«1» – открытый;</w:t>
            </w:r>
          </w:p>
          <w:p w14:paraId="504DBCF6" w14:textId="77777777" w:rsidR="0011276D" w:rsidRPr="007036CE" w:rsidRDefault="0011276D" w:rsidP="0011276D">
            <w:pPr>
              <w:pStyle w:val="GOSTTableListMark1"/>
              <w:numPr>
                <w:ilvl w:val="0"/>
                <w:numId w:val="2"/>
              </w:numPr>
            </w:pPr>
            <w:r w:rsidRPr="007036CE">
              <w:t>«2» – защищенный</w:t>
            </w:r>
          </w:p>
        </w:tc>
      </w:tr>
      <w:tr w:rsidR="0011276D" w:rsidRPr="007036CE" w14:paraId="3572A7A7" w14:textId="77777777" w:rsidTr="00A03896">
        <w:tc>
          <w:tcPr>
            <w:tcW w:w="1100" w:type="pct"/>
          </w:tcPr>
          <w:p w14:paraId="14C09BCC" w14:textId="77777777" w:rsidR="0011276D" w:rsidRPr="007036CE" w:rsidRDefault="0011276D" w:rsidP="0011276D">
            <w:pPr>
              <w:pStyle w:val="GOSTTablenorm"/>
              <w:rPr>
                <w:szCs w:val="22"/>
              </w:rPr>
            </w:pPr>
            <w:ins w:id="2095" w:author="Сатлер Марина Викторовна" w:date="2024-02-13T14:41:00Z">
              <w:r w:rsidRPr="007036CE">
                <w:t>Сумма на текущий год</w:t>
              </w:r>
            </w:ins>
          </w:p>
        </w:tc>
        <w:tc>
          <w:tcPr>
            <w:tcW w:w="734" w:type="pct"/>
          </w:tcPr>
          <w:p w14:paraId="3C259303" w14:textId="77777777" w:rsidR="0011276D" w:rsidRPr="007036CE" w:rsidRDefault="0011276D" w:rsidP="0011276D">
            <w:pPr>
              <w:pStyle w:val="GOSTTablenorm"/>
              <w:rPr>
                <w:szCs w:val="22"/>
                <w:lang w:val="en-US"/>
              </w:rPr>
            </w:pPr>
            <w:ins w:id="2096" w:author="Сатлер Марина Викторовна" w:date="2024-02-09T11:05:00Z">
              <w:r w:rsidRPr="007036CE">
                <w:rPr>
                  <w:b/>
                  <w:szCs w:val="24"/>
                  <w:lang w:val="en-US"/>
                </w:rPr>
                <w:t>SECTION_3</w:t>
              </w:r>
              <w:r w:rsidRPr="007036CE">
                <w:rPr>
                  <w:b/>
                  <w:szCs w:val="24"/>
                </w:rPr>
                <w:t>:</w:t>
              </w:r>
            </w:ins>
            <w:r w:rsidRPr="007036CE">
              <w:rPr>
                <w:szCs w:val="22"/>
              </w:rPr>
              <w:t>SUM_1</w:t>
            </w:r>
          </w:p>
        </w:tc>
        <w:tc>
          <w:tcPr>
            <w:tcW w:w="519" w:type="pct"/>
          </w:tcPr>
          <w:p w14:paraId="0885B2E2" w14:textId="77777777" w:rsidR="0011276D" w:rsidRPr="007036CE" w:rsidRDefault="0011276D" w:rsidP="0011276D">
            <w:pPr>
              <w:pStyle w:val="GOSTTablenorm"/>
            </w:pPr>
            <w:r w:rsidRPr="007036CE">
              <w:rPr>
                <w:szCs w:val="22"/>
              </w:rPr>
              <w:t>Сумма</w:t>
            </w:r>
          </w:p>
        </w:tc>
        <w:tc>
          <w:tcPr>
            <w:tcW w:w="300" w:type="pct"/>
          </w:tcPr>
          <w:p w14:paraId="0C2C44F2" w14:textId="77777777" w:rsidR="0011276D" w:rsidRPr="007036CE" w:rsidRDefault="0011276D" w:rsidP="0011276D">
            <w:pPr>
              <w:pStyle w:val="GOSTTablenorm"/>
            </w:pPr>
            <w:r w:rsidRPr="007036CE">
              <w:rPr>
                <w:szCs w:val="22"/>
              </w:rPr>
              <w:t>Да</w:t>
            </w:r>
          </w:p>
        </w:tc>
        <w:tc>
          <w:tcPr>
            <w:tcW w:w="308" w:type="pct"/>
          </w:tcPr>
          <w:p w14:paraId="195DBE46" w14:textId="77777777" w:rsidR="0011276D" w:rsidRPr="007036CE" w:rsidRDefault="0011276D" w:rsidP="0011276D">
            <w:pPr>
              <w:pStyle w:val="GOSTTablenorm"/>
            </w:pPr>
          </w:p>
        </w:tc>
        <w:tc>
          <w:tcPr>
            <w:tcW w:w="2039" w:type="pct"/>
          </w:tcPr>
          <w:p w14:paraId="3C594C69" w14:textId="77777777" w:rsidR="0011276D" w:rsidRPr="007036CE" w:rsidDel="00DC5693" w:rsidRDefault="0011276D" w:rsidP="00DC5693">
            <w:pPr>
              <w:pStyle w:val="GOSTTablenorm"/>
              <w:rPr>
                <w:del w:id="2097" w:author="Сатлер Марина Викторовна" w:date="2024-07-05T16:46:00Z"/>
              </w:rPr>
            </w:pPr>
            <w:r w:rsidRPr="007036CE">
              <w:t>Указывается сумма на текущий финансовый год</w:t>
            </w:r>
            <w:del w:id="2098" w:author="Сатлер Марина Викторовна" w:date="2024-07-05T16:46:00Z">
              <w:r w:rsidRPr="007036CE" w:rsidDel="00DC5693">
                <w:delText xml:space="preserve"> при доведении на текущий бюджетный цикл.</w:delText>
              </w:r>
            </w:del>
          </w:p>
          <w:p w14:paraId="48D52ED6" w14:textId="77777777" w:rsidR="0011276D" w:rsidRPr="007036CE" w:rsidRDefault="0011276D" w:rsidP="00DC5693">
            <w:pPr>
              <w:pStyle w:val="GOSTTablenorm"/>
            </w:pPr>
            <w:del w:id="2099" w:author="Сатлер Марина Викторовна" w:date="2024-07-05T16:46:00Z">
              <w:r w:rsidRPr="007036CE" w:rsidDel="00DC5693">
                <w:delText>Указывается значение «0.00» при доведении на новый бюджетный цикл</w:delText>
              </w:r>
            </w:del>
          </w:p>
        </w:tc>
      </w:tr>
      <w:tr w:rsidR="0011276D" w:rsidRPr="007036CE" w14:paraId="1EF03AA6" w14:textId="77777777" w:rsidTr="00A03896">
        <w:tc>
          <w:tcPr>
            <w:tcW w:w="1100" w:type="pct"/>
          </w:tcPr>
          <w:p w14:paraId="0A967854" w14:textId="77777777" w:rsidR="0011276D" w:rsidRPr="007036CE" w:rsidRDefault="0011276D" w:rsidP="0011276D">
            <w:pPr>
              <w:pStyle w:val="GOSTTablenorm"/>
              <w:rPr>
                <w:szCs w:val="22"/>
              </w:rPr>
            </w:pPr>
            <w:ins w:id="2100" w:author="Сатлер Марина Викторовна" w:date="2024-02-13T14:41:00Z">
              <w:r w:rsidRPr="007036CE">
                <w:t xml:space="preserve">Сумма на первый год планового </w:t>
              </w:r>
              <w:r w:rsidRPr="007036CE">
                <w:lastRenderedPageBreak/>
                <w:t>периода</w:t>
              </w:r>
            </w:ins>
          </w:p>
        </w:tc>
        <w:tc>
          <w:tcPr>
            <w:tcW w:w="734" w:type="pct"/>
          </w:tcPr>
          <w:p w14:paraId="4992ED01" w14:textId="77777777" w:rsidR="0011276D" w:rsidRPr="007036CE" w:rsidRDefault="0011276D" w:rsidP="0011276D">
            <w:pPr>
              <w:pStyle w:val="GOSTTablenorm"/>
              <w:rPr>
                <w:szCs w:val="22"/>
              </w:rPr>
            </w:pPr>
            <w:ins w:id="2101" w:author="Сатлер Марина Викторовна" w:date="2024-02-09T11:05:00Z">
              <w:r w:rsidRPr="007036CE">
                <w:rPr>
                  <w:b/>
                  <w:szCs w:val="24"/>
                  <w:lang w:val="en-US"/>
                </w:rPr>
                <w:lastRenderedPageBreak/>
                <w:t>SECTION_3</w:t>
              </w:r>
              <w:r w:rsidRPr="007036CE">
                <w:rPr>
                  <w:b/>
                  <w:szCs w:val="24"/>
                </w:rPr>
                <w:t>:</w:t>
              </w:r>
            </w:ins>
            <w:r w:rsidRPr="007036CE">
              <w:rPr>
                <w:szCs w:val="22"/>
              </w:rPr>
              <w:t>SUM_2</w:t>
            </w:r>
          </w:p>
        </w:tc>
        <w:tc>
          <w:tcPr>
            <w:tcW w:w="519" w:type="pct"/>
          </w:tcPr>
          <w:p w14:paraId="249B2BF0" w14:textId="77777777" w:rsidR="0011276D" w:rsidRPr="007036CE" w:rsidRDefault="0011276D" w:rsidP="0011276D">
            <w:pPr>
              <w:pStyle w:val="GOSTTablenorm"/>
            </w:pPr>
            <w:r w:rsidRPr="007036CE">
              <w:rPr>
                <w:szCs w:val="22"/>
              </w:rPr>
              <w:t>Сумма</w:t>
            </w:r>
          </w:p>
        </w:tc>
        <w:tc>
          <w:tcPr>
            <w:tcW w:w="300" w:type="pct"/>
          </w:tcPr>
          <w:p w14:paraId="6FF1513A" w14:textId="77777777" w:rsidR="0011276D" w:rsidRPr="007036CE" w:rsidRDefault="0011276D" w:rsidP="0011276D">
            <w:pPr>
              <w:pStyle w:val="GOSTTablenorm"/>
            </w:pPr>
            <w:r w:rsidRPr="007036CE">
              <w:rPr>
                <w:szCs w:val="22"/>
              </w:rPr>
              <w:t>Да</w:t>
            </w:r>
          </w:p>
        </w:tc>
        <w:tc>
          <w:tcPr>
            <w:tcW w:w="308" w:type="pct"/>
          </w:tcPr>
          <w:p w14:paraId="17C6235F" w14:textId="77777777" w:rsidR="0011276D" w:rsidRPr="007036CE" w:rsidRDefault="0011276D" w:rsidP="0011276D">
            <w:pPr>
              <w:pStyle w:val="GOSTTablenorm"/>
            </w:pPr>
          </w:p>
        </w:tc>
        <w:tc>
          <w:tcPr>
            <w:tcW w:w="2039" w:type="pct"/>
          </w:tcPr>
          <w:p w14:paraId="2747AC62" w14:textId="77777777" w:rsidR="0011276D" w:rsidRPr="007036CE" w:rsidDel="00DC5693" w:rsidRDefault="0011276D" w:rsidP="00DC5693">
            <w:pPr>
              <w:pStyle w:val="GOSTTablenorm"/>
              <w:rPr>
                <w:del w:id="2102" w:author="Сатлер Марина Викторовна" w:date="2024-07-05T16:46:00Z"/>
              </w:rPr>
            </w:pPr>
            <w:r w:rsidRPr="007036CE">
              <w:t>Указывается сумма на 1-й плановый год</w:t>
            </w:r>
            <w:del w:id="2103" w:author="Сатлер Марина Викторовна" w:date="2024-07-05T16:46:00Z">
              <w:r w:rsidRPr="007036CE" w:rsidDel="00DC5693">
                <w:delText xml:space="preserve"> при доведении на теку</w:delText>
              </w:r>
              <w:r w:rsidRPr="007036CE" w:rsidDel="00DC5693">
                <w:lastRenderedPageBreak/>
                <w:delText>щий бюджетный цикл.</w:delText>
              </w:r>
            </w:del>
          </w:p>
          <w:p w14:paraId="03AD0046" w14:textId="77777777" w:rsidR="0011276D" w:rsidRPr="007036CE" w:rsidRDefault="0011276D" w:rsidP="00DC5693">
            <w:pPr>
              <w:pStyle w:val="GOSTTablenorm"/>
            </w:pPr>
            <w:del w:id="2104" w:author="Сатлер Марина Викторовна" w:date="2024-07-05T16:46:00Z">
              <w:r w:rsidRPr="007036CE" w:rsidDel="00DC5693">
                <w:delText>Указывается сумма на текущий финансовый год при доведении на новый бюджетный цикл</w:delText>
              </w:r>
            </w:del>
          </w:p>
        </w:tc>
      </w:tr>
      <w:tr w:rsidR="0011276D" w:rsidRPr="007036CE" w14:paraId="043FD728" w14:textId="77777777" w:rsidTr="00A03896">
        <w:tc>
          <w:tcPr>
            <w:tcW w:w="1100" w:type="pct"/>
          </w:tcPr>
          <w:p w14:paraId="0106B525" w14:textId="77777777" w:rsidR="0011276D" w:rsidRPr="007036CE" w:rsidRDefault="0011276D" w:rsidP="0011276D">
            <w:pPr>
              <w:pStyle w:val="GOSTTablenorm"/>
              <w:rPr>
                <w:szCs w:val="22"/>
              </w:rPr>
            </w:pPr>
            <w:ins w:id="2105" w:author="Сатлер Марина Викторовна" w:date="2024-02-13T14:41:00Z">
              <w:r w:rsidRPr="007036CE">
                <w:lastRenderedPageBreak/>
                <w:t>Сумма на второй год планового периода</w:t>
              </w:r>
            </w:ins>
          </w:p>
        </w:tc>
        <w:tc>
          <w:tcPr>
            <w:tcW w:w="734" w:type="pct"/>
          </w:tcPr>
          <w:p w14:paraId="796000D0" w14:textId="77777777" w:rsidR="0011276D" w:rsidRPr="007036CE" w:rsidRDefault="0011276D" w:rsidP="0011276D">
            <w:pPr>
              <w:pStyle w:val="GOSTTablenorm"/>
              <w:rPr>
                <w:szCs w:val="22"/>
              </w:rPr>
            </w:pPr>
            <w:ins w:id="2106" w:author="Сатлер Марина Викторовна" w:date="2024-02-09T11:05:00Z">
              <w:r w:rsidRPr="007036CE">
                <w:rPr>
                  <w:b/>
                  <w:szCs w:val="24"/>
                  <w:lang w:val="en-US"/>
                </w:rPr>
                <w:t>SECTION_3</w:t>
              </w:r>
              <w:r w:rsidRPr="007036CE">
                <w:rPr>
                  <w:b/>
                  <w:szCs w:val="24"/>
                </w:rPr>
                <w:t>:</w:t>
              </w:r>
            </w:ins>
            <w:r w:rsidRPr="007036CE">
              <w:rPr>
                <w:szCs w:val="22"/>
              </w:rPr>
              <w:t>SUM_3</w:t>
            </w:r>
          </w:p>
        </w:tc>
        <w:tc>
          <w:tcPr>
            <w:tcW w:w="519" w:type="pct"/>
          </w:tcPr>
          <w:p w14:paraId="730C2A7D" w14:textId="77777777" w:rsidR="0011276D" w:rsidRPr="007036CE" w:rsidRDefault="0011276D" w:rsidP="0011276D">
            <w:pPr>
              <w:pStyle w:val="GOSTTablenorm"/>
            </w:pPr>
            <w:r w:rsidRPr="007036CE">
              <w:rPr>
                <w:szCs w:val="22"/>
              </w:rPr>
              <w:t>Сумма</w:t>
            </w:r>
          </w:p>
        </w:tc>
        <w:tc>
          <w:tcPr>
            <w:tcW w:w="300" w:type="pct"/>
          </w:tcPr>
          <w:p w14:paraId="34C6FD9D" w14:textId="77777777" w:rsidR="0011276D" w:rsidRPr="007036CE" w:rsidRDefault="0011276D" w:rsidP="0011276D">
            <w:pPr>
              <w:pStyle w:val="GOSTTablenorm"/>
            </w:pPr>
            <w:r w:rsidRPr="007036CE">
              <w:rPr>
                <w:szCs w:val="22"/>
              </w:rPr>
              <w:t>Да</w:t>
            </w:r>
          </w:p>
        </w:tc>
        <w:tc>
          <w:tcPr>
            <w:tcW w:w="308" w:type="pct"/>
          </w:tcPr>
          <w:p w14:paraId="50FC41C8" w14:textId="77777777" w:rsidR="0011276D" w:rsidRPr="007036CE" w:rsidRDefault="0011276D" w:rsidP="0011276D">
            <w:pPr>
              <w:pStyle w:val="GOSTTablenorm"/>
            </w:pPr>
          </w:p>
        </w:tc>
        <w:tc>
          <w:tcPr>
            <w:tcW w:w="2039" w:type="pct"/>
          </w:tcPr>
          <w:p w14:paraId="78747603" w14:textId="77777777" w:rsidR="0011276D" w:rsidRPr="007036CE" w:rsidDel="00DC5693" w:rsidRDefault="0011276D" w:rsidP="00DC5693">
            <w:pPr>
              <w:pStyle w:val="GOSTTablenorm"/>
              <w:rPr>
                <w:del w:id="2107" w:author="Сатлер Марина Викторовна" w:date="2024-07-05T16:46:00Z"/>
              </w:rPr>
            </w:pPr>
            <w:r w:rsidRPr="007036CE">
              <w:t>Указывается сумма на 2-й плановый год</w:t>
            </w:r>
            <w:del w:id="2108" w:author="Сатлер Марина Викторовна" w:date="2024-07-05T16:46:00Z">
              <w:r w:rsidRPr="007036CE" w:rsidDel="00DC5693">
                <w:delText xml:space="preserve"> при доведении на текущий бюджетный цикл.</w:delText>
              </w:r>
            </w:del>
          </w:p>
          <w:p w14:paraId="26E0418F" w14:textId="77777777" w:rsidR="0011276D" w:rsidRPr="007036CE" w:rsidRDefault="0011276D" w:rsidP="00DC5693">
            <w:pPr>
              <w:pStyle w:val="GOSTTablenorm"/>
            </w:pPr>
            <w:del w:id="2109" w:author="Сатлер Марина Викторовна" w:date="2024-07-05T16:46:00Z">
              <w:r w:rsidRPr="007036CE" w:rsidDel="00DC5693">
                <w:delText>Указывается сумма на 1-й плановый год при доведении на новый бюджетный цикл</w:delText>
              </w:r>
            </w:del>
          </w:p>
        </w:tc>
      </w:tr>
      <w:tr w:rsidR="0011276D" w:rsidRPr="007036CE" w:rsidDel="00DC5693" w14:paraId="3172B842" w14:textId="77777777" w:rsidTr="00A03896">
        <w:trPr>
          <w:del w:id="2110" w:author="Сатлер Марина Викторовна" w:date="2024-07-05T16:46:00Z"/>
        </w:trPr>
        <w:tc>
          <w:tcPr>
            <w:tcW w:w="1100" w:type="pct"/>
          </w:tcPr>
          <w:p w14:paraId="202DC298" w14:textId="77777777" w:rsidR="0011276D" w:rsidRPr="007036CE" w:rsidDel="00DC5693" w:rsidRDefault="0011276D" w:rsidP="0011276D">
            <w:pPr>
              <w:pStyle w:val="GOSTTablenorm"/>
              <w:rPr>
                <w:del w:id="2111" w:author="Сатлер Марина Викторовна" w:date="2024-07-05T16:46:00Z"/>
                <w:szCs w:val="22"/>
              </w:rPr>
            </w:pPr>
            <w:bookmarkStart w:id="2112" w:name="_Toc173151465"/>
            <w:bookmarkStart w:id="2113" w:name="_Toc173746060"/>
            <w:bookmarkStart w:id="2114" w:name="_Toc175760672"/>
            <w:bookmarkStart w:id="2115" w:name="_Toc189429689"/>
            <w:bookmarkStart w:id="2116" w:name="_Toc222927399"/>
            <w:bookmarkStart w:id="2117" w:name="_Toc222927790"/>
            <w:bookmarkEnd w:id="2112"/>
            <w:bookmarkEnd w:id="2113"/>
            <w:bookmarkEnd w:id="2114"/>
            <w:bookmarkEnd w:id="2115"/>
            <w:bookmarkEnd w:id="2116"/>
            <w:bookmarkEnd w:id="2117"/>
          </w:p>
        </w:tc>
        <w:tc>
          <w:tcPr>
            <w:tcW w:w="734" w:type="pct"/>
          </w:tcPr>
          <w:p w14:paraId="168F0961" w14:textId="77777777" w:rsidR="0011276D" w:rsidRPr="007036CE" w:rsidDel="00DC5693" w:rsidRDefault="0011276D" w:rsidP="0011276D">
            <w:pPr>
              <w:pStyle w:val="GOSTTablenorm"/>
              <w:rPr>
                <w:del w:id="2118" w:author="Сатлер Марина Викторовна" w:date="2024-07-05T16:46:00Z"/>
                <w:szCs w:val="22"/>
              </w:rPr>
            </w:pPr>
            <w:del w:id="2119" w:author="Сатлер Марина Викторовна" w:date="2024-07-05T16:46:00Z">
              <w:r w:rsidRPr="007036CE" w:rsidDel="00DC5693">
                <w:rPr>
                  <w:szCs w:val="22"/>
                </w:rPr>
                <w:delText>SUM_4</w:delText>
              </w:r>
              <w:bookmarkStart w:id="2120" w:name="_Toc173151466"/>
              <w:bookmarkStart w:id="2121" w:name="_Toc173746061"/>
              <w:bookmarkStart w:id="2122" w:name="_Toc175760673"/>
              <w:bookmarkStart w:id="2123" w:name="_Toc189429690"/>
              <w:bookmarkStart w:id="2124" w:name="_Toc222927400"/>
              <w:bookmarkStart w:id="2125" w:name="_Toc222927791"/>
              <w:bookmarkEnd w:id="2120"/>
              <w:bookmarkEnd w:id="2121"/>
              <w:bookmarkEnd w:id="2122"/>
              <w:bookmarkEnd w:id="2123"/>
              <w:bookmarkEnd w:id="2124"/>
              <w:bookmarkEnd w:id="2125"/>
            </w:del>
          </w:p>
        </w:tc>
        <w:tc>
          <w:tcPr>
            <w:tcW w:w="519" w:type="pct"/>
          </w:tcPr>
          <w:p w14:paraId="08677EA5" w14:textId="77777777" w:rsidR="0011276D" w:rsidRPr="007036CE" w:rsidDel="00DC5693" w:rsidRDefault="0011276D" w:rsidP="0011276D">
            <w:pPr>
              <w:pStyle w:val="GOSTTablenorm"/>
              <w:rPr>
                <w:del w:id="2126" w:author="Сатлер Марина Викторовна" w:date="2024-07-05T16:46:00Z"/>
              </w:rPr>
            </w:pPr>
            <w:del w:id="2127" w:author="Сатлер Марина Викторовна" w:date="2024-07-05T16:46:00Z">
              <w:r w:rsidRPr="007036CE" w:rsidDel="00DC5693">
                <w:rPr>
                  <w:szCs w:val="22"/>
                </w:rPr>
                <w:delText>Сумма</w:delText>
              </w:r>
              <w:bookmarkStart w:id="2128" w:name="_Toc173151467"/>
              <w:bookmarkStart w:id="2129" w:name="_Toc173746062"/>
              <w:bookmarkStart w:id="2130" w:name="_Toc175760674"/>
              <w:bookmarkStart w:id="2131" w:name="_Toc189429691"/>
              <w:bookmarkStart w:id="2132" w:name="_Toc222927401"/>
              <w:bookmarkStart w:id="2133" w:name="_Toc222927792"/>
              <w:bookmarkEnd w:id="2128"/>
              <w:bookmarkEnd w:id="2129"/>
              <w:bookmarkEnd w:id="2130"/>
              <w:bookmarkEnd w:id="2131"/>
              <w:bookmarkEnd w:id="2132"/>
              <w:bookmarkEnd w:id="2133"/>
            </w:del>
          </w:p>
        </w:tc>
        <w:tc>
          <w:tcPr>
            <w:tcW w:w="300" w:type="pct"/>
          </w:tcPr>
          <w:p w14:paraId="05724075" w14:textId="77777777" w:rsidR="0011276D" w:rsidRPr="007036CE" w:rsidDel="00DC5693" w:rsidRDefault="0011276D" w:rsidP="0011276D">
            <w:pPr>
              <w:pStyle w:val="GOSTTablenorm"/>
              <w:rPr>
                <w:del w:id="2134" w:author="Сатлер Марина Викторовна" w:date="2024-07-05T16:46:00Z"/>
              </w:rPr>
            </w:pPr>
            <w:del w:id="2135" w:author="Сатлер Марина Викторовна" w:date="2024-07-05T16:46:00Z">
              <w:r w:rsidRPr="007036CE" w:rsidDel="00DC5693">
                <w:rPr>
                  <w:szCs w:val="22"/>
                </w:rPr>
                <w:delText>Да</w:delText>
              </w:r>
              <w:bookmarkStart w:id="2136" w:name="_Toc173151468"/>
              <w:bookmarkStart w:id="2137" w:name="_Toc173746063"/>
              <w:bookmarkStart w:id="2138" w:name="_Toc175760675"/>
              <w:bookmarkStart w:id="2139" w:name="_Toc189429692"/>
              <w:bookmarkStart w:id="2140" w:name="_Toc222927402"/>
              <w:bookmarkStart w:id="2141" w:name="_Toc222927793"/>
              <w:bookmarkEnd w:id="2136"/>
              <w:bookmarkEnd w:id="2137"/>
              <w:bookmarkEnd w:id="2138"/>
              <w:bookmarkEnd w:id="2139"/>
              <w:bookmarkEnd w:id="2140"/>
              <w:bookmarkEnd w:id="2141"/>
            </w:del>
          </w:p>
        </w:tc>
        <w:tc>
          <w:tcPr>
            <w:tcW w:w="308" w:type="pct"/>
          </w:tcPr>
          <w:p w14:paraId="0B1F8B0B" w14:textId="77777777" w:rsidR="0011276D" w:rsidRPr="007036CE" w:rsidDel="00DC5693" w:rsidRDefault="0011276D" w:rsidP="0011276D">
            <w:pPr>
              <w:pStyle w:val="GOSTTablenorm"/>
              <w:rPr>
                <w:del w:id="2142" w:author="Сатлер Марина Викторовна" w:date="2024-07-05T16:46:00Z"/>
              </w:rPr>
            </w:pPr>
            <w:bookmarkStart w:id="2143" w:name="_Toc173151469"/>
            <w:bookmarkStart w:id="2144" w:name="_Toc173746064"/>
            <w:bookmarkStart w:id="2145" w:name="_Toc175760676"/>
            <w:bookmarkStart w:id="2146" w:name="_Toc189429693"/>
            <w:bookmarkStart w:id="2147" w:name="_Toc222927403"/>
            <w:bookmarkStart w:id="2148" w:name="_Toc222927794"/>
            <w:bookmarkEnd w:id="2143"/>
            <w:bookmarkEnd w:id="2144"/>
            <w:bookmarkEnd w:id="2145"/>
            <w:bookmarkEnd w:id="2146"/>
            <w:bookmarkEnd w:id="2147"/>
            <w:bookmarkEnd w:id="2148"/>
          </w:p>
        </w:tc>
        <w:tc>
          <w:tcPr>
            <w:tcW w:w="2039" w:type="pct"/>
          </w:tcPr>
          <w:p w14:paraId="5425E3DC" w14:textId="77777777" w:rsidR="0011276D" w:rsidRPr="007036CE" w:rsidDel="00DC5693" w:rsidRDefault="0011276D" w:rsidP="0011276D">
            <w:pPr>
              <w:pStyle w:val="GOSTTablenorm"/>
              <w:rPr>
                <w:del w:id="2149" w:author="Сатлер Марина Викторовна" w:date="2024-07-05T16:46:00Z"/>
              </w:rPr>
            </w:pPr>
            <w:del w:id="2150" w:author="Сатлер Марина Викторовна" w:date="2024-07-05T16:46:00Z">
              <w:r w:rsidRPr="007036CE" w:rsidDel="00DC5693">
                <w:delText>Указывается значение «0.00» при доведении на текущий бюджетный цикл.</w:delText>
              </w:r>
              <w:bookmarkStart w:id="2151" w:name="_Toc173151470"/>
              <w:bookmarkStart w:id="2152" w:name="_Toc173746065"/>
              <w:bookmarkStart w:id="2153" w:name="_Toc175760677"/>
              <w:bookmarkStart w:id="2154" w:name="_Toc189429694"/>
              <w:bookmarkStart w:id="2155" w:name="_Toc222927404"/>
              <w:bookmarkStart w:id="2156" w:name="_Toc222927795"/>
              <w:bookmarkEnd w:id="2151"/>
              <w:bookmarkEnd w:id="2152"/>
              <w:bookmarkEnd w:id="2153"/>
              <w:bookmarkEnd w:id="2154"/>
              <w:bookmarkEnd w:id="2155"/>
              <w:bookmarkEnd w:id="2156"/>
            </w:del>
          </w:p>
          <w:p w14:paraId="4CA357F9" w14:textId="77777777" w:rsidR="0011276D" w:rsidRPr="007036CE" w:rsidDel="00DC5693" w:rsidRDefault="0011276D" w:rsidP="0011276D">
            <w:pPr>
              <w:pStyle w:val="GOSTTablenorm"/>
              <w:rPr>
                <w:del w:id="2157" w:author="Сатлер Марина Викторовна" w:date="2024-07-05T16:46:00Z"/>
              </w:rPr>
            </w:pPr>
            <w:del w:id="2158" w:author="Сатлер Марина Викторовна" w:date="2024-07-05T16:46:00Z">
              <w:r w:rsidRPr="007036CE" w:rsidDel="00DC5693">
                <w:delText>Указывается сумма на 2-й плановый год при доведении на новый бюджетный цикл</w:delText>
              </w:r>
              <w:bookmarkStart w:id="2159" w:name="_Toc173151471"/>
              <w:bookmarkStart w:id="2160" w:name="_Toc173746066"/>
              <w:bookmarkStart w:id="2161" w:name="_Toc175760678"/>
              <w:bookmarkStart w:id="2162" w:name="_Toc189429695"/>
              <w:bookmarkStart w:id="2163" w:name="_Toc222927405"/>
              <w:bookmarkStart w:id="2164" w:name="_Toc222927796"/>
              <w:bookmarkEnd w:id="2159"/>
              <w:bookmarkEnd w:id="2160"/>
              <w:bookmarkEnd w:id="2161"/>
              <w:bookmarkEnd w:id="2162"/>
              <w:bookmarkEnd w:id="2163"/>
              <w:bookmarkEnd w:id="2164"/>
            </w:del>
          </w:p>
        </w:tc>
        <w:bookmarkStart w:id="2165" w:name="_Toc173151472"/>
        <w:bookmarkStart w:id="2166" w:name="_Toc173746067"/>
        <w:bookmarkStart w:id="2167" w:name="_Toc175760679"/>
        <w:bookmarkStart w:id="2168" w:name="_Toc189429696"/>
        <w:bookmarkStart w:id="2169" w:name="_Toc222927406"/>
        <w:bookmarkStart w:id="2170" w:name="_Toc222927797"/>
        <w:bookmarkEnd w:id="2165"/>
        <w:bookmarkEnd w:id="2166"/>
        <w:bookmarkEnd w:id="2167"/>
        <w:bookmarkEnd w:id="2168"/>
        <w:bookmarkEnd w:id="2169"/>
        <w:bookmarkEnd w:id="2170"/>
      </w:tr>
    </w:tbl>
    <w:p w14:paraId="19139CC9" w14:textId="77777777" w:rsidR="00DE55F1" w:rsidRPr="007036CE" w:rsidRDefault="00FA7ACD" w:rsidP="00DE0449">
      <w:pPr>
        <w:pStyle w:val="51"/>
      </w:pPr>
      <w:bookmarkStart w:id="2171" w:name="_Toc222927798"/>
      <w:commentRangeStart w:id="2172"/>
      <w:r w:rsidRPr="007036CE">
        <w:t xml:space="preserve">Пример </w:t>
      </w:r>
      <w:commentRangeEnd w:id="2172"/>
      <w:r w:rsidRPr="007036CE">
        <w:rPr>
          <w:rStyle w:val="afff4"/>
          <w:sz w:val="24"/>
          <w:szCs w:val="26"/>
        </w:rPr>
        <w:commentReference w:id="2172"/>
      </w:r>
      <w:r w:rsidRPr="007036CE">
        <w:t>запроса по документу «Справка об изменении сводной бюджетной росписи федерального бюджета и лимитов бюджетных обязательств на финансовый год и на плановый период» (ф.0501051) DBD_SumBudListLBO</w:t>
      </w:r>
      <w:bookmarkEnd w:id="2171"/>
    </w:p>
    <w:p w14:paraId="20729893" w14:textId="77777777" w:rsidR="00AE32BE" w:rsidRPr="007036CE" w:rsidRDefault="00AE32BE" w:rsidP="00AE32BE">
      <w:pPr>
        <w:pStyle w:val="GOSTScript"/>
      </w:pPr>
      <w:r w:rsidRPr="007036CE">
        <w:t>{</w:t>
      </w:r>
    </w:p>
    <w:p w14:paraId="6753F2CD" w14:textId="77777777" w:rsidR="00AE32BE" w:rsidRPr="007036CE" w:rsidRDefault="00AE32BE" w:rsidP="00AE32BE">
      <w:pPr>
        <w:pStyle w:val="GOSTScript"/>
      </w:pPr>
      <w:r w:rsidRPr="007036CE">
        <w:tab/>
        <w:t>"header": {</w:t>
      </w:r>
    </w:p>
    <w:p w14:paraId="1A96938B" w14:textId="77777777" w:rsidR="00AE32BE" w:rsidRPr="007036CE" w:rsidRDefault="00AE32BE" w:rsidP="00AE32BE">
      <w:pPr>
        <w:pStyle w:val="GOSTScript"/>
      </w:pPr>
      <w:r w:rsidRPr="007036CE">
        <w:tab/>
      </w:r>
      <w:r w:rsidRPr="007036CE">
        <w:tab/>
        <w:t>"Source": "</w:t>
      </w:r>
      <w:del w:id="2173" w:author="Сатлер Марина Викторовна" w:date="2024-09-25T17:32:00Z">
        <w:r w:rsidRPr="007036CE" w:rsidDel="00106EBC">
          <w:delText>EXP05</w:delText>
        </w:r>
      </w:del>
      <w:ins w:id="2174" w:author="Сатлер Марина Викторовна" w:date="2024-09-25T17:32:00Z">
        <w:r w:rsidR="00106EBC" w:rsidRPr="007036CE">
          <w:t>EXP01</w:t>
        </w:r>
      </w:ins>
      <w:r w:rsidRPr="007036CE">
        <w:t>",</w:t>
      </w:r>
    </w:p>
    <w:p w14:paraId="1DA6F2A5" w14:textId="77777777" w:rsidR="00AE32BE" w:rsidRPr="007036CE" w:rsidRDefault="00AE32BE" w:rsidP="00AE32BE">
      <w:pPr>
        <w:pStyle w:val="GOSTScript"/>
      </w:pPr>
      <w:r w:rsidRPr="007036CE">
        <w:tab/>
      </w:r>
      <w:r w:rsidRPr="007036CE">
        <w:tab/>
        <w:t>"ReqDateTime": "2024-02-05 10:37:22",</w:t>
      </w:r>
    </w:p>
    <w:p w14:paraId="28B771CB" w14:textId="77777777" w:rsidR="00AE32BE" w:rsidRPr="007036CE" w:rsidRDefault="00AE32BE" w:rsidP="00AE32BE">
      <w:pPr>
        <w:pStyle w:val="GOSTScript"/>
      </w:pPr>
      <w:r w:rsidRPr="007036CE">
        <w:tab/>
      </w:r>
      <w:r w:rsidRPr="007036CE">
        <w:tab/>
        <w:t>"Version": "1.0",</w:t>
      </w:r>
    </w:p>
    <w:p w14:paraId="20954806" w14:textId="77777777" w:rsidR="00AE32BE" w:rsidRPr="007036CE" w:rsidRDefault="00AE32BE" w:rsidP="00AE32BE">
      <w:pPr>
        <w:pStyle w:val="GOSTScript"/>
      </w:pPr>
      <w:r w:rsidRPr="007036CE">
        <w:tab/>
      </w:r>
      <w:r w:rsidRPr="007036CE">
        <w:tab/>
        <w:t>"Params": [</w:t>
      </w:r>
    </w:p>
    <w:p w14:paraId="19F8C867" w14:textId="77777777" w:rsidR="00AE32BE" w:rsidRPr="007036CE" w:rsidRDefault="00AE32BE" w:rsidP="00AE32BE">
      <w:pPr>
        <w:pStyle w:val="GOSTScript"/>
      </w:pPr>
      <w:r w:rsidRPr="007036CE">
        <w:tab/>
      </w:r>
      <w:r w:rsidRPr="007036CE">
        <w:tab/>
      </w:r>
      <w:r w:rsidRPr="007036CE">
        <w:tab/>
        <w:t>{</w:t>
      </w:r>
    </w:p>
    <w:p w14:paraId="782CD010" w14:textId="77777777" w:rsidR="00AE32BE" w:rsidRPr="007036CE" w:rsidRDefault="00AE32BE" w:rsidP="00AE32BE">
      <w:pPr>
        <w:pStyle w:val="GOSTScript"/>
      </w:pPr>
      <w:r w:rsidRPr="007036CE">
        <w:tab/>
      </w:r>
      <w:r w:rsidRPr="007036CE">
        <w:tab/>
      </w:r>
      <w:r w:rsidRPr="007036CE">
        <w:tab/>
      </w:r>
      <w:r w:rsidRPr="007036CE">
        <w:tab/>
        <w:t>"param": "example",</w:t>
      </w:r>
    </w:p>
    <w:p w14:paraId="6A36DBF0" w14:textId="77777777" w:rsidR="00AE32BE" w:rsidRPr="007036CE" w:rsidRDefault="00AE32BE" w:rsidP="00AE32BE">
      <w:pPr>
        <w:pStyle w:val="GOSTScript"/>
      </w:pPr>
      <w:r w:rsidRPr="007036CE">
        <w:tab/>
      </w:r>
      <w:r w:rsidRPr="007036CE">
        <w:tab/>
      </w:r>
      <w:r w:rsidRPr="007036CE">
        <w:tab/>
      </w:r>
      <w:r w:rsidRPr="007036CE">
        <w:tab/>
        <w:t>"value": "01"</w:t>
      </w:r>
    </w:p>
    <w:p w14:paraId="55A07634" w14:textId="77777777" w:rsidR="00AE32BE" w:rsidRPr="007036CE" w:rsidRDefault="00AE32BE" w:rsidP="00AE32BE">
      <w:pPr>
        <w:pStyle w:val="GOSTScript"/>
      </w:pPr>
      <w:r w:rsidRPr="007036CE">
        <w:tab/>
      </w:r>
      <w:r w:rsidRPr="007036CE">
        <w:tab/>
      </w:r>
      <w:r w:rsidRPr="007036CE">
        <w:tab/>
        <w:t>}</w:t>
      </w:r>
    </w:p>
    <w:p w14:paraId="07E397F0" w14:textId="77777777" w:rsidR="00AE32BE" w:rsidRPr="007036CE" w:rsidRDefault="00AE32BE" w:rsidP="00AE32BE">
      <w:pPr>
        <w:pStyle w:val="GOSTScript"/>
      </w:pPr>
      <w:r w:rsidRPr="007036CE">
        <w:tab/>
      </w:r>
      <w:r w:rsidRPr="007036CE">
        <w:tab/>
        <w:t>],</w:t>
      </w:r>
    </w:p>
    <w:p w14:paraId="41488D02" w14:textId="77777777" w:rsidR="00AE32BE" w:rsidRPr="007036CE" w:rsidRDefault="00AE32BE" w:rsidP="00AE32BE">
      <w:pPr>
        <w:pStyle w:val="GOSTScript"/>
      </w:pPr>
      <w:r w:rsidRPr="007036CE">
        <w:tab/>
      </w:r>
      <w:r w:rsidRPr="007036CE">
        <w:tab/>
        <w:t>"ReqGuid": "b0d4ce5d-2757-4688-948c-vv72qba94f86",</w:t>
      </w:r>
    </w:p>
    <w:p w14:paraId="17564FC2" w14:textId="77777777" w:rsidR="00AE32BE" w:rsidRPr="007036CE" w:rsidRDefault="00AE32BE" w:rsidP="00AE32BE">
      <w:pPr>
        <w:pStyle w:val="GOSTScript"/>
      </w:pPr>
      <w:r w:rsidRPr="007036CE">
        <w:tab/>
      </w:r>
      <w:r w:rsidRPr="007036CE">
        <w:tab/>
        <w:t>"DocGuid": "0bd90a7c-e339-34ff-ac39-73029ff81370",</w:t>
      </w:r>
    </w:p>
    <w:p w14:paraId="653E8AA2" w14:textId="77777777" w:rsidR="00AE32BE" w:rsidRPr="007036CE" w:rsidRDefault="00AE32BE" w:rsidP="00AE32BE">
      <w:pPr>
        <w:pStyle w:val="GOSTScript"/>
      </w:pPr>
      <w:r w:rsidRPr="007036CE">
        <w:tab/>
      </w:r>
      <w:r w:rsidRPr="007036CE">
        <w:tab/>
        <w:t>"RequestType": "ACCOUNTING",</w:t>
      </w:r>
    </w:p>
    <w:p w14:paraId="2B595BCB" w14:textId="77777777" w:rsidR="00AE32BE" w:rsidRPr="007036CE" w:rsidRDefault="00AE32BE" w:rsidP="00AE32BE">
      <w:pPr>
        <w:pStyle w:val="GOSTScript"/>
      </w:pPr>
      <w:r w:rsidRPr="007036CE">
        <w:lastRenderedPageBreak/>
        <w:tab/>
      </w:r>
      <w:r w:rsidRPr="007036CE">
        <w:tab/>
        <w:t>"TypeDoc": "DBD_SumBudListLBO",</w:t>
      </w:r>
    </w:p>
    <w:p w14:paraId="1E2346A7" w14:textId="77777777" w:rsidR="00AE32BE" w:rsidRPr="007036CE" w:rsidRDefault="00AE32BE" w:rsidP="00AE32BE">
      <w:pPr>
        <w:pStyle w:val="GOSTScript"/>
      </w:pPr>
      <w:r w:rsidRPr="007036CE">
        <w:tab/>
      </w:r>
      <w:r w:rsidRPr="007036CE">
        <w:tab/>
        <w:t>"Stage": "auth",</w:t>
      </w:r>
    </w:p>
    <w:p w14:paraId="4A5A2838" w14:textId="77777777" w:rsidR="00AE32BE" w:rsidRPr="007036CE" w:rsidRDefault="00AE32BE" w:rsidP="00AE32BE">
      <w:pPr>
        <w:pStyle w:val="GOSTScript"/>
      </w:pPr>
      <w:r w:rsidRPr="007036CE">
        <w:tab/>
      </w:r>
      <w:r w:rsidRPr="007036CE">
        <w:tab/>
        <w:t>"BalLevContrl": 0,</w:t>
      </w:r>
    </w:p>
    <w:p w14:paraId="7FC5C4FB" w14:textId="77777777" w:rsidR="00AE32BE" w:rsidRPr="007036CE" w:rsidRDefault="00AE32BE" w:rsidP="00AE32BE">
      <w:pPr>
        <w:pStyle w:val="GOSTScript"/>
      </w:pPr>
      <w:r w:rsidRPr="007036CE">
        <w:tab/>
      </w:r>
      <w:r w:rsidRPr="007036CE">
        <w:tab/>
        <w:t>"Subject": "</w:t>
      </w:r>
      <w:r w:rsidR="0040715D" w:rsidRPr="007036CE">
        <w:t>9500</w:t>
      </w:r>
      <w:r w:rsidRPr="007036CE">
        <w:t>",</w:t>
      </w:r>
    </w:p>
    <w:p w14:paraId="6122CCD0" w14:textId="77777777" w:rsidR="00AE32BE" w:rsidRPr="007036CE" w:rsidRDefault="00AE32BE" w:rsidP="00AE32BE">
      <w:pPr>
        <w:pStyle w:val="GOSTScript"/>
      </w:pPr>
      <w:r w:rsidRPr="007036CE">
        <w:tab/>
      </w:r>
      <w:r w:rsidRPr="007036CE">
        <w:tab/>
        <w:t>"SettlementDate": "2024-02-05"</w:t>
      </w:r>
    </w:p>
    <w:p w14:paraId="0F183CAE" w14:textId="77777777" w:rsidR="00AE32BE" w:rsidRPr="007036CE" w:rsidRDefault="00AE32BE" w:rsidP="00AE32BE">
      <w:pPr>
        <w:pStyle w:val="GOSTScript"/>
      </w:pPr>
      <w:r w:rsidRPr="007036CE">
        <w:tab/>
        <w:t>},</w:t>
      </w:r>
    </w:p>
    <w:p w14:paraId="2FDC8F04" w14:textId="77777777" w:rsidR="00AE32BE" w:rsidRPr="007036CE" w:rsidRDefault="00AE32BE" w:rsidP="00AE32BE">
      <w:pPr>
        <w:pStyle w:val="GOSTScript"/>
      </w:pPr>
      <w:r w:rsidRPr="007036CE">
        <w:tab/>
        <w:t>"document": {</w:t>
      </w:r>
    </w:p>
    <w:p w14:paraId="3B6761F2" w14:textId="77777777" w:rsidR="00AE32BE" w:rsidRPr="007036CE" w:rsidRDefault="00AE32BE" w:rsidP="00AE32BE">
      <w:pPr>
        <w:pStyle w:val="GOSTScript"/>
      </w:pPr>
      <w:r w:rsidRPr="007036CE">
        <w:tab/>
      </w:r>
      <w:r w:rsidRPr="007036CE">
        <w:tab/>
        <w:t>"NUM_DOC": "1-03-000/1151",</w:t>
      </w:r>
    </w:p>
    <w:p w14:paraId="0825646C" w14:textId="77777777" w:rsidR="00AE32BE" w:rsidRPr="007036CE" w:rsidRDefault="00AE32BE" w:rsidP="00AE32BE">
      <w:pPr>
        <w:pStyle w:val="GOSTScript"/>
      </w:pPr>
      <w:r w:rsidRPr="007036CE">
        <w:tab/>
      </w:r>
      <w:r w:rsidRPr="007036CE">
        <w:tab/>
        <w:t>"DATE_DOC": "2024-02-05",</w:t>
      </w:r>
    </w:p>
    <w:p w14:paraId="1D8A3F1B" w14:textId="77777777" w:rsidR="00AE32BE" w:rsidRPr="007036CE" w:rsidRDefault="00AE32BE" w:rsidP="00AE32BE">
      <w:pPr>
        <w:pStyle w:val="GOSTScript"/>
      </w:pPr>
      <w:r w:rsidRPr="007036CE">
        <w:tab/>
      </w:r>
      <w:r w:rsidRPr="007036CE">
        <w:tab/>
        <w:t>"DOC_TYPE": "</w:t>
      </w:r>
      <w:r w:rsidRPr="007036CE">
        <w:rPr>
          <w:lang w:val="ru-RU"/>
        </w:rPr>
        <w:t>БРИ</w:t>
      </w:r>
      <w:r w:rsidRPr="007036CE">
        <w:t>",</w:t>
      </w:r>
    </w:p>
    <w:p w14:paraId="5BA3A74E" w14:textId="77777777" w:rsidR="00AE32BE" w:rsidRPr="007036CE" w:rsidRDefault="00AE32BE" w:rsidP="00AE32BE">
      <w:pPr>
        <w:pStyle w:val="GOSTScript"/>
      </w:pPr>
      <w:r w:rsidRPr="007036CE">
        <w:tab/>
      </w:r>
      <w:r w:rsidRPr="007036CE">
        <w:tab/>
        <w:t>"ACCESSLEVEL": 0,</w:t>
      </w:r>
    </w:p>
    <w:p w14:paraId="30563387" w14:textId="77777777" w:rsidR="00AE32BE" w:rsidRPr="007036CE" w:rsidRDefault="00AE32BE" w:rsidP="00AE32BE">
      <w:pPr>
        <w:pStyle w:val="GOSTScript"/>
      </w:pPr>
      <w:r w:rsidRPr="007036CE">
        <w:tab/>
      </w:r>
      <w:r w:rsidRPr="007036CE">
        <w:tab/>
        <w:t>"BUDGET_CODE": "99010001",</w:t>
      </w:r>
    </w:p>
    <w:p w14:paraId="760393DD" w14:textId="77777777" w:rsidR="00AE32BE" w:rsidRPr="007036CE" w:rsidRDefault="00AE32BE" w:rsidP="00AE32BE">
      <w:pPr>
        <w:pStyle w:val="GOSTScript"/>
        <w:rPr>
          <w:ins w:id="2175" w:author="Сатлер Марина Викторовна" w:date="2024-07-08T14:51:00Z"/>
        </w:rPr>
      </w:pPr>
      <w:r w:rsidRPr="007036CE">
        <w:tab/>
      </w:r>
      <w:r w:rsidRPr="007036CE">
        <w:tab/>
        <w:t>"EVENT_DATE": "2024-02-05",</w:t>
      </w:r>
    </w:p>
    <w:p w14:paraId="024C6C9E" w14:textId="77777777" w:rsidR="002451BC" w:rsidRPr="007036CE" w:rsidRDefault="002451BC" w:rsidP="00AE32BE">
      <w:pPr>
        <w:pStyle w:val="GOSTScript"/>
      </w:pPr>
      <w:ins w:id="2176" w:author="Сатлер Марина Викторовна" w:date="2024-07-08T14:51:00Z">
        <w:r w:rsidRPr="007036CE">
          <w:tab/>
        </w:r>
        <w:r w:rsidRPr="007036CE">
          <w:tab/>
          <w:t>"NBC": "1",</w:t>
        </w:r>
      </w:ins>
    </w:p>
    <w:p w14:paraId="48EF8918" w14:textId="77777777" w:rsidR="00AE32BE" w:rsidRPr="007036CE" w:rsidRDefault="00AE32BE" w:rsidP="00AE32BE">
      <w:pPr>
        <w:pStyle w:val="GOSTScript"/>
      </w:pPr>
      <w:r w:rsidRPr="007036CE">
        <w:tab/>
      </w:r>
      <w:r w:rsidRPr="007036CE">
        <w:tab/>
        <w:t>"SECTION_1": [</w:t>
      </w:r>
    </w:p>
    <w:p w14:paraId="286B3131" w14:textId="77777777" w:rsidR="00AE32BE" w:rsidRPr="007036CE" w:rsidRDefault="00AE32BE" w:rsidP="00AE32BE">
      <w:pPr>
        <w:pStyle w:val="GOSTScript"/>
      </w:pPr>
      <w:r w:rsidRPr="007036CE">
        <w:tab/>
      </w:r>
      <w:r w:rsidRPr="007036CE">
        <w:tab/>
      </w:r>
      <w:r w:rsidRPr="007036CE">
        <w:tab/>
        <w:t>{</w:t>
      </w:r>
    </w:p>
    <w:p w14:paraId="334AFC9E" w14:textId="77777777" w:rsidR="00695129" w:rsidRPr="007036CE" w:rsidRDefault="00695129" w:rsidP="00AE32BE">
      <w:pPr>
        <w:pStyle w:val="GOSTScript"/>
      </w:pPr>
      <w:r w:rsidRPr="007036CE">
        <w:tab/>
      </w:r>
      <w:r w:rsidRPr="007036CE">
        <w:tab/>
      </w:r>
      <w:r w:rsidRPr="007036CE">
        <w:tab/>
      </w:r>
      <w:r w:rsidRPr="007036CE">
        <w:tab/>
        <w:t>"SECTION_TYPE": "1",</w:t>
      </w:r>
    </w:p>
    <w:p w14:paraId="5ECA0EBD" w14:textId="77777777" w:rsidR="00AE32BE" w:rsidRPr="007036CE" w:rsidRDefault="00AE32BE" w:rsidP="00AE32BE">
      <w:pPr>
        <w:pStyle w:val="GOSTScript"/>
      </w:pPr>
      <w:r w:rsidRPr="007036CE">
        <w:tab/>
      </w:r>
      <w:r w:rsidRPr="007036CE">
        <w:tab/>
      </w:r>
      <w:r w:rsidRPr="007036CE">
        <w:tab/>
      </w:r>
      <w:r w:rsidRPr="007036CE">
        <w:tab/>
        <w:t>"</w:t>
      </w:r>
      <w:ins w:id="2177" w:author="Сатлер Марина Викторовна" w:date="2024-06-11T14:15:00Z">
        <w:r w:rsidR="00CF7F5E" w:rsidRPr="007036CE">
          <w:rPr>
            <w:szCs w:val="24"/>
          </w:rPr>
          <w:t>id</w:t>
        </w:r>
      </w:ins>
      <w:del w:id="2178" w:author="Сатлер Марина Викторовна" w:date="2024-06-11T14:15:00Z">
        <w:r w:rsidRPr="007036CE" w:rsidDel="00CF7F5E">
          <w:delText>ID</w:delText>
        </w:r>
      </w:del>
      <w:r w:rsidRPr="007036CE">
        <w:t>": 1,</w:t>
      </w:r>
    </w:p>
    <w:p w14:paraId="08A46498" w14:textId="77777777" w:rsidR="00AE32BE" w:rsidRPr="007036CE" w:rsidRDefault="00AE32BE" w:rsidP="00AE32BE">
      <w:pPr>
        <w:pStyle w:val="GOSTScript"/>
      </w:pPr>
      <w:r w:rsidRPr="007036CE">
        <w:tab/>
      </w:r>
      <w:r w:rsidRPr="007036CE">
        <w:tab/>
      </w:r>
      <w:r w:rsidRPr="007036CE">
        <w:tab/>
      </w:r>
      <w:r w:rsidRPr="007036CE">
        <w:tab/>
        <w:t>"NUMBROW": "1",</w:t>
      </w:r>
    </w:p>
    <w:p w14:paraId="25B3DF55" w14:textId="77777777" w:rsidR="00AE32BE" w:rsidRPr="007036CE" w:rsidRDefault="00AE32BE" w:rsidP="00AE32BE">
      <w:pPr>
        <w:pStyle w:val="GOSTScript"/>
      </w:pPr>
      <w:r w:rsidRPr="007036CE">
        <w:tab/>
      </w:r>
      <w:r w:rsidRPr="007036CE">
        <w:tab/>
      </w:r>
      <w:r w:rsidRPr="007036CE">
        <w:tab/>
      </w:r>
      <w:r w:rsidRPr="007036CE">
        <w:tab/>
        <w:t>"SIGNKBK": "N",</w:t>
      </w:r>
    </w:p>
    <w:p w14:paraId="008B77A1" w14:textId="77777777" w:rsidR="00AE32BE" w:rsidRPr="007036CE" w:rsidRDefault="00AE32BE" w:rsidP="00AE32BE">
      <w:pPr>
        <w:pStyle w:val="GOSTScript"/>
      </w:pPr>
      <w:r w:rsidRPr="007036CE">
        <w:tab/>
      </w:r>
      <w:r w:rsidRPr="007036CE">
        <w:tab/>
      </w:r>
      <w:r w:rsidRPr="007036CE">
        <w:tab/>
      </w:r>
      <w:r w:rsidRPr="007036CE">
        <w:tab/>
        <w:t>"KBK": "18201060011500100200",</w:t>
      </w:r>
    </w:p>
    <w:p w14:paraId="0179145D" w14:textId="77777777" w:rsidR="00AE32BE" w:rsidRPr="007036CE" w:rsidRDefault="00AE32BE" w:rsidP="00AE32BE">
      <w:pPr>
        <w:pStyle w:val="GOSTScript"/>
      </w:pPr>
      <w:r w:rsidRPr="007036CE">
        <w:tab/>
      </w:r>
      <w:r w:rsidRPr="007036CE">
        <w:tab/>
      </w:r>
      <w:r w:rsidRPr="007036CE">
        <w:tab/>
      </w:r>
      <w:r w:rsidRPr="007036CE">
        <w:tab/>
        <w:t>"TYPEKBK": "11",</w:t>
      </w:r>
    </w:p>
    <w:p w14:paraId="1D0EE218" w14:textId="77777777" w:rsidR="00AE32BE" w:rsidRPr="007036CE" w:rsidRDefault="00AE32BE" w:rsidP="00AE32BE">
      <w:pPr>
        <w:pStyle w:val="GOSTScript"/>
      </w:pPr>
      <w:r w:rsidRPr="007036CE">
        <w:tab/>
      </w:r>
      <w:r w:rsidRPr="007036CE">
        <w:tab/>
      </w:r>
      <w:r w:rsidRPr="007036CE">
        <w:tab/>
      </w:r>
      <w:r w:rsidRPr="007036CE">
        <w:tab/>
        <w:t>"NULLKBK": "18201060011500100200",</w:t>
      </w:r>
    </w:p>
    <w:p w14:paraId="5F047B6F" w14:textId="77777777" w:rsidR="00AE32BE" w:rsidRPr="007036CE" w:rsidRDefault="00AE32BE" w:rsidP="00AE32BE">
      <w:pPr>
        <w:pStyle w:val="GOSTScript"/>
      </w:pPr>
      <w:r w:rsidRPr="007036CE">
        <w:tab/>
      </w:r>
      <w:r w:rsidRPr="007036CE">
        <w:tab/>
      </w:r>
      <w:r w:rsidRPr="007036CE">
        <w:tab/>
      </w:r>
      <w:r w:rsidRPr="007036CE">
        <w:tab/>
        <w:t>"PA": "01951001820",</w:t>
      </w:r>
    </w:p>
    <w:p w14:paraId="4A00322B" w14:textId="77777777" w:rsidR="00AE32BE" w:rsidRPr="007036CE" w:rsidRDefault="00AE32BE" w:rsidP="00AE32BE">
      <w:pPr>
        <w:pStyle w:val="GOSTScript"/>
      </w:pPr>
      <w:r w:rsidRPr="007036CE">
        <w:tab/>
      </w:r>
      <w:r w:rsidRPr="007036CE">
        <w:tab/>
      </w:r>
      <w:r w:rsidRPr="007036CE">
        <w:tab/>
      </w:r>
      <w:r w:rsidRPr="007036CE">
        <w:tab/>
        <w:t xml:space="preserve">"CONTUR": </w:t>
      </w:r>
      <w:ins w:id="2179" w:author="Сатлер Марина Викторовна" w:date="2024-02-28T19:10:00Z">
        <w:r w:rsidR="007560C3" w:rsidRPr="007036CE">
          <w:t>"</w:t>
        </w:r>
      </w:ins>
      <w:r w:rsidRPr="007036CE">
        <w:t>1</w:t>
      </w:r>
      <w:ins w:id="2180" w:author="Сатлер Марина Викторовна" w:date="2024-02-28T19:10:00Z">
        <w:r w:rsidR="007560C3" w:rsidRPr="007036CE">
          <w:t>"</w:t>
        </w:r>
      </w:ins>
      <w:r w:rsidRPr="007036CE">
        <w:t>,</w:t>
      </w:r>
    </w:p>
    <w:p w14:paraId="04917FE1" w14:textId="77777777" w:rsidR="00AE32BE" w:rsidRPr="007036CE" w:rsidRDefault="00AE32BE" w:rsidP="00AE32BE">
      <w:pPr>
        <w:pStyle w:val="GOSTScript"/>
      </w:pPr>
      <w:r w:rsidRPr="007036CE">
        <w:tab/>
      </w:r>
      <w:r w:rsidRPr="007036CE">
        <w:tab/>
      </w:r>
      <w:r w:rsidRPr="007036CE">
        <w:tab/>
      </w:r>
      <w:r w:rsidRPr="007036CE">
        <w:tab/>
        <w:t xml:space="preserve">"SUM_1": </w:t>
      </w:r>
      <w:del w:id="2181" w:author="Сатлер Марина Викторовна" w:date="2024-07-08T14:51:00Z">
        <w:r w:rsidRPr="007036CE" w:rsidDel="002451BC">
          <w:delText>5000</w:delText>
        </w:r>
      </w:del>
      <w:r w:rsidRPr="007036CE">
        <w:t>0.00,</w:t>
      </w:r>
    </w:p>
    <w:p w14:paraId="5CE38F90" w14:textId="77777777" w:rsidR="00AE32BE" w:rsidRPr="007036CE" w:rsidRDefault="00AE32BE" w:rsidP="00AE32BE">
      <w:pPr>
        <w:pStyle w:val="GOSTScript"/>
      </w:pPr>
      <w:r w:rsidRPr="007036CE">
        <w:tab/>
      </w:r>
      <w:r w:rsidRPr="007036CE">
        <w:tab/>
      </w:r>
      <w:r w:rsidRPr="007036CE">
        <w:tab/>
      </w:r>
      <w:r w:rsidRPr="007036CE">
        <w:tab/>
        <w:t>"SUM_2": 50000.00,</w:t>
      </w:r>
    </w:p>
    <w:p w14:paraId="21076354" w14:textId="77777777" w:rsidR="00AE32BE" w:rsidRPr="007036CE" w:rsidDel="002451BC" w:rsidRDefault="00AE32BE" w:rsidP="002451BC">
      <w:pPr>
        <w:pStyle w:val="GOSTScript"/>
        <w:rPr>
          <w:del w:id="2182" w:author="Сатлер Марина Викторовна" w:date="2024-07-08T14:51:00Z"/>
        </w:rPr>
      </w:pPr>
      <w:r w:rsidRPr="007036CE">
        <w:tab/>
      </w:r>
      <w:r w:rsidRPr="007036CE">
        <w:tab/>
      </w:r>
      <w:r w:rsidRPr="007036CE">
        <w:tab/>
      </w:r>
      <w:r w:rsidRPr="007036CE">
        <w:tab/>
        <w:t>"SUM_3": 50000.00</w:t>
      </w:r>
      <w:del w:id="2183" w:author="Сатлер Марина Викторовна" w:date="2024-07-08T14:51:00Z">
        <w:r w:rsidRPr="007036CE" w:rsidDel="002451BC">
          <w:delText>,</w:delText>
        </w:r>
      </w:del>
    </w:p>
    <w:p w14:paraId="337A4317" w14:textId="77777777" w:rsidR="00AE32BE" w:rsidRPr="007036CE" w:rsidRDefault="00AE32BE" w:rsidP="002451BC">
      <w:pPr>
        <w:pStyle w:val="GOSTScript"/>
      </w:pPr>
      <w:del w:id="2184" w:author="Сатлер Марина Викторовна" w:date="2024-07-08T14:51:00Z">
        <w:r w:rsidRPr="007036CE" w:rsidDel="002451BC">
          <w:tab/>
        </w:r>
        <w:r w:rsidRPr="007036CE" w:rsidDel="002451BC">
          <w:tab/>
        </w:r>
        <w:r w:rsidRPr="007036CE" w:rsidDel="002451BC">
          <w:tab/>
        </w:r>
        <w:r w:rsidRPr="007036CE" w:rsidDel="002451BC">
          <w:tab/>
          <w:delText>"SUM_4": 0.00</w:delText>
        </w:r>
      </w:del>
    </w:p>
    <w:p w14:paraId="746C9E52" w14:textId="77777777" w:rsidR="00AE32BE" w:rsidRPr="007036CE" w:rsidRDefault="00AE32BE" w:rsidP="00AE32BE">
      <w:pPr>
        <w:pStyle w:val="GOSTScript"/>
      </w:pPr>
      <w:r w:rsidRPr="007036CE">
        <w:tab/>
      </w:r>
      <w:r w:rsidRPr="007036CE">
        <w:tab/>
      </w:r>
      <w:r w:rsidRPr="007036CE">
        <w:tab/>
        <w:t>},</w:t>
      </w:r>
    </w:p>
    <w:p w14:paraId="0602AF3F" w14:textId="77777777" w:rsidR="00AE32BE" w:rsidRPr="007036CE" w:rsidRDefault="00AE32BE" w:rsidP="00AE32BE">
      <w:pPr>
        <w:pStyle w:val="GOSTScript"/>
      </w:pPr>
      <w:r w:rsidRPr="007036CE">
        <w:tab/>
      </w:r>
      <w:r w:rsidRPr="007036CE">
        <w:tab/>
      </w:r>
      <w:r w:rsidRPr="007036CE">
        <w:tab/>
        <w:t>{</w:t>
      </w:r>
    </w:p>
    <w:p w14:paraId="3009B651" w14:textId="77777777" w:rsidR="00695129" w:rsidRPr="007036CE" w:rsidRDefault="00695129" w:rsidP="00AE32BE">
      <w:pPr>
        <w:pStyle w:val="GOSTScript"/>
      </w:pPr>
      <w:r w:rsidRPr="007036CE">
        <w:tab/>
      </w:r>
      <w:r w:rsidRPr="007036CE">
        <w:tab/>
      </w:r>
      <w:r w:rsidRPr="007036CE">
        <w:tab/>
      </w:r>
      <w:r w:rsidRPr="007036CE">
        <w:tab/>
        <w:t>"SECTION_TYPE": "1",</w:t>
      </w:r>
    </w:p>
    <w:p w14:paraId="7FA3FE44" w14:textId="77777777" w:rsidR="00AE32BE" w:rsidRPr="007036CE" w:rsidRDefault="00AE32BE" w:rsidP="00AE32BE">
      <w:pPr>
        <w:pStyle w:val="GOSTScript"/>
      </w:pPr>
      <w:r w:rsidRPr="007036CE">
        <w:tab/>
      </w:r>
      <w:r w:rsidRPr="007036CE">
        <w:tab/>
      </w:r>
      <w:r w:rsidRPr="007036CE">
        <w:tab/>
      </w:r>
      <w:r w:rsidRPr="007036CE">
        <w:tab/>
        <w:t>"</w:t>
      </w:r>
      <w:ins w:id="2185" w:author="Сатлер Марина Викторовна" w:date="2024-06-11T14:15:00Z">
        <w:r w:rsidR="00CF7F5E" w:rsidRPr="007036CE">
          <w:rPr>
            <w:szCs w:val="24"/>
          </w:rPr>
          <w:t>id</w:t>
        </w:r>
      </w:ins>
      <w:del w:id="2186" w:author="Сатлер Марина Викторовна" w:date="2024-06-11T14:15:00Z">
        <w:r w:rsidRPr="007036CE" w:rsidDel="00CF7F5E">
          <w:delText>ID</w:delText>
        </w:r>
      </w:del>
      <w:r w:rsidRPr="007036CE">
        <w:t>": 2,</w:t>
      </w:r>
    </w:p>
    <w:p w14:paraId="515E636C" w14:textId="77777777" w:rsidR="00AE32BE" w:rsidRPr="007036CE" w:rsidRDefault="00AE32BE" w:rsidP="00AE32BE">
      <w:pPr>
        <w:pStyle w:val="GOSTScript"/>
      </w:pPr>
      <w:r w:rsidRPr="007036CE">
        <w:tab/>
      </w:r>
      <w:r w:rsidRPr="007036CE">
        <w:tab/>
      </w:r>
      <w:r w:rsidRPr="007036CE">
        <w:tab/>
      </w:r>
      <w:r w:rsidRPr="007036CE">
        <w:tab/>
        <w:t>"NUMBROW": "2",</w:t>
      </w:r>
    </w:p>
    <w:p w14:paraId="2D1915A7" w14:textId="77777777" w:rsidR="00AE32BE" w:rsidRPr="007036CE" w:rsidRDefault="00AE32BE" w:rsidP="00AE32BE">
      <w:pPr>
        <w:pStyle w:val="GOSTScript"/>
      </w:pPr>
      <w:r w:rsidRPr="007036CE">
        <w:tab/>
      </w:r>
      <w:r w:rsidRPr="007036CE">
        <w:tab/>
      </w:r>
      <w:r w:rsidRPr="007036CE">
        <w:tab/>
      </w:r>
      <w:r w:rsidRPr="007036CE">
        <w:tab/>
        <w:t>"SIGNKBK": "N",</w:t>
      </w:r>
    </w:p>
    <w:p w14:paraId="36608554" w14:textId="77777777" w:rsidR="00AE32BE" w:rsidRPr="007036CE" w:rsidRDefault="00AE32BE" w:rsidP="00AE32BE">
      <w:pPr>
        <w:pStyle w:val="GOSTScript"/>
      </w:pPr>
      <w:r w:rsidRPr="007036CE">
        <w:tab/>
      </w:r>
      <w:r w:rsidRPr="007036CE">
        <w:tab/>
      </w:r>
      <w:r w:rsidRPr="007036CE">
        <w:tab/>
      </w:r>
      <w:r w:rsidRPr="007036CE">
        <w:tab/>
        <w:t>"KBK": "18201</w:t>
      </w:r>
      <w:r w:rsidR="00F85800" w:rsidRPr="007036CE">
        <w:t>2</w:t>
      </w:r>
      <w:r w:rsidRPr="007036CE">
        <w:t>60011500100200",</w:t>
      </w:r>
    </w:p>
    <w:p w14:paraId="2FE7C34E" w14:textId="77777777" w:rsidR="00AE32BE" w:rsidRPr="007036CE" w:rsidRDefault="00AE32BE" w:rsidP="00AE32BE">
      <w:pPr>
        <w:pStyle w:val="GOSTScript"/>
      </w:pPr>
      <w:r w:rsidRPr="007036CE">
        <w:tab/>
      </w:r>
      <w:r w:rsidRPr="007036CE">
        <w:tab/>
      </w:r>
      <w:r w:rsidRPr="007036CE">
        <w:tab/>
      </w:r>
      <w:r w:rsidRPr="007036CE">
        <w:tab/>
        <w:t>"TYPEKBK": "11",</w:t>
      </w:r>
    </w:p>
    <w:p w14:paraId="693C4E5E" w14:textId="77777777" w:rsidR="00AE32BE" w:rsidRPr="007036CE" w:rsidRDefault="00AE32BE" w:rsidP="00AE32BE">
      <w:pPr>
        <w:pStyle w:val="GOSTScript"/>
      </w:pPr>
      <w:r w:rsidRPr="007036CE">
        <w:lastRenderedPageBreak/>
        <w:tab/>
      </w:r>
      <w:r w:rsidRPr="007036CE">
        <w:tab/>
      </w:r>
      <w:r w:rsidRPr="007036CE">
        <w:tab/>
      </w:r>
      <w:r w:rsidRPr="007036CE">
        <w:tab/>
        <w:t>"NULLKBK": "18201</w:t>
      </w:r>
      <w:r w:rsidR="00F85800" w:rsidRPr="007036CE">
        <w:t>2</w:t>
      </w:r>
      <w:r w:rsidRPr="007036CE">
        <w:t>60011500100200",</w:t>
      </w:r>
    </w:p>
    <w:p w14:paraId="49974D7B" w14:textId="77777777" w:rsidR="00AE32BE" w:rsidRPr="007036CE" w:rsidRDefault="00AE32BE" w:rsidP="00AE32BE">
      <w:pPr>
        <w:pStyle w:val="GOSTScript"/>
      </w:pPr>
      <w:r w:rsidRPr="007036CE">
        <w:tab/>
      </w:r>
      <w:r w:rsidRPr="007036CE">
        <w:tab/>
      </w:r>
      <w:r w:rsidRPr="007036CE">
        <w:tab/>
      </w:r>
      <w:r w:rsidRPr="007036CE">
        <w:tab/>
        <w:t>"PA": "01951001820",</w:t>
      </w:r>
    </w:p>
    <w:p w14:paraId="4C843FA6" w14:textId="77777777" w:rsidR="00AE32BE" w:rsidRPr="007036CE" w:rsidRDefault="00AE32BE" w:rsidP="00AE32BE">
      <w:pPr>
        <w:pStyle w:val="GOSTScript"/>
      </w:pPr>
      <w:r w:rsidRPr="007036CE">
        <w:tab/>
      </w:r>
      <w:r w:rsidRPr="007036CE">
        <w:tab/>
      </w:r>
      <w:r w:rsidRPr="007036CE">
        <w:tab/>
      </w:r>
      <w:r w:rsidRPr="007036CE">
        <w:tab/>
        <w:t xml:space="preserve">"CONTUR": </w:t>
      </w:r>
      <w:ins w:id="2187" w:author="Сатлер Марина Викторовна" w:date="2024-02-28T19:10:00Z">
        <w:r w:rsidR="007560C3" w:rsidRPr="007036CE">
          <w:t>"</w:t>
        </w:r>
      </w:ins>
      <w:r w:rsidRPr="007036CE">
        <w:t>1</w:t>
      </w:r>
      <w:ins w:id="2188" w:author="Сатлер Марина Викторовна" w:date="2024-02-28T19:10:00Z">
        <w:r w:rsidR="007560C3" w:rsidRPr="007036CE">
          <w:t>"</w:t>
        </w:r>
      </w:ins>
      <w:r w:rsidRPr="007036CE">
        <w:t>,</w:t>
      </w:r>
    </w:p>
    <w:p w14:paraId="088AA697" w14:textId="77777777" w:rsidR="00AE32BE" w:rsidRPr="007036CE" w:rsidRDefault="00AE32BE" w:rsidP="00AE32BE">
      <w:pPr>
        <w:pStyle w:val="GOSTScript"/>
      </w:pPr>
      <w:r w:rsidRPr="007036CE">
        <w:tab/>
      </w:r>
      <w:r w:rsidRPr="007036CE">
        <w:tab/>
      </w:r>
      <w:r w:rsidRPr="007036CE">
        <w:tab/>
      </w:r>
      <w:r w:rsidRPr="007036CE">
        <w:tab/>
        <w:t xml:space="preserve">"SUM_1": </w:t>
      </w:r>
      <w:del w:id="2189" w:author="Сатлер Марина Викторовна" w:date="2024-07-08T14:51:00Z">
        <w:r w:rsidRPr="007036CE" w:rsidDel="002451BC">
          <w:delText>1000</w:delText>
        </w:r>
      </w:del>
      <w:r w:rsidRPr="007036CE">
        <w:t>0.00,</w:t>
      </w:r>
    </w:p>
    <w:p w14:paraId="4A2595D1" w14:textId="77777777" w:rsidR="00AE32BE" w:rsidRPr="007036CE" w:rsidRDefault="00AE32BE" w:rsidP="00AE32BE">
      <w:pPr>
        <w:pStyle w:val="GOSTScript"/>
      </w:pPr>
      <w:r w:rsidRPr="007036CE">
        <w:tab/>
      </w:r>
      <w:r w:rsidRPr="007036CE">
        <w:tab/>
      </w:r>
      <w:r w:rsidRPr="007036CE">
        <w:tab/>
      </w:r>
      <w:r w:rsidRPr="007036CE">
        <w:tab/>
        <w:t>"SUM_2": 2000.00,</w:t>
      </w:r>
    </w:p>
    <w:p w14:paraId="1EF15E27" w14:textId="77777777" w:rsidR="00AE32BE" w:rsidRPr="007036CE" w:rsidDel="002451BC" w:rsidRDefault="00AE32BE" w:rsidP="002451BC">
      <w:pPr>
        <w:pStyle w:val="GOSTScript"/>
        <w:rPr>
          <w:del w:id="2190" w:author="Сатлер Марина Викторовна" w:date="2024-07-08T14:51:00Z"/>
        </w:rPr>
      </w:pPr>
      <w:r w:rsidRPr="007036CE">
        <w:tab/>
      </w:r>
      <w:r w:rsidRPr="007036CE">
        <w:tab/>
      </w:r>
      <w:r w:rsidRPr="007036CE">
        <w:tab/>
      </w:r>
      <w:r w:rsidRPr="007036CE">
        <w:tab/>
        <w:t>"SUM_3": 100.00</w:t>
      </w:r>
      <w:del w:id="2191" w:author="Сатлер Марина Викторовна" w:date="2024-07-08T14:51:00Z">
        <w:r w:rsidRPr="007036CE" w:rsidDel="002451BC">
          <w:delText>,</w:delText>
        </w:r>
      </w:del>
    </w:p>
    <w:p w14:paraId="2CB5AEDF" w14:textId="77777777" w:rsidR="00AE32BE" w:rsidRPr="007036CE" w:rsidRDefault="00AE32BE" w:rsidP="002451BC">
      <w:pPr>
        <w:pStyle w:val="GOSTScript"/>
      </w:pPr>
      <w:del w:id="2192" w:author="Сатлер Марина Викторовна" w:date="2024-07-08T14:51:00Z">
        <w:r w:rsidRPr="007036CE" w:rsidDel="002451BC">
          <w:tab/>
        </w:r>
        <w:r w:rsidRPr="007036CE" w:rsidDel="002451BC">
          <w:tab/>
        </w:r>
        <w:r w:rsidRPr="007036CE" w:rsidDel="002451BC">
          <w:tab/>
        </w:r>
        <w:r w:rsidRPr="007036CE" w:rsidDel="002451BC">
          <w:tab/>
          <w:delText>"SUM_4": 0.00</w:delText>
        </w:r>
      </w:del>
    </w:p>
    <w:p w14:paraId="51027D66" w14:textId="77777777" w:rsidR="00AE32BE" w:rsidRPr="007036CE" w:rsidRDefault="00AE32BE" w:rsidP="005F6467">
      <w:pPr>
        <w:pStyle w:val="GOSTScript"/>
      </w:pPr>
      <w:r w:rsidRPr="007036CE">
        <w:tab/>
      </w:r>
      <w:r w:rsidRPr="007036CE">
        <w:tab/>
      </w:r>
      <w:r w:rsidRPr="007036CE">
        <w:tab/>
        <w:t>}</w:t>
      </w:r>
    </w:p>
    <w:p w14:paraId="67918A78" w14:textId="77777777" w:rsidR="00AE32BE" w:rsidRPr="007036CE" w:rsidRDefault="00AE32BE" w:rsidP="00AE32BE">
      <w:pPr>
        <w:pStyle w:val="GOSTScript"/>
      </w:pPr>
      <w:r w:rsidRPr="007036CE">
        <w:tab/>
      </w:r>
      <w:r w:rsidRPr="007036CE">
        <w:tab/>
        <w:t>],</w:t>
      </w:r>
    </w:p>
    <w:p w14:paraId="557A0452" w14:textId="77777777" w:rsidR="00AE32BE" w:rsidRPr="007036CE" w:rsidRDefault="00AE32BE" w:rsidP="00AE32BE">
      <w:pPr>
        <w:pStyle w:val="GOSTScript"/>
      </w:pPr>
      <w:r w:rsidRPr="007036CE">
        <w:tab/>
      </w:r>
      <w:r w:rsidRPr="007036CE">
        <w:tab/>
        <w:t>"SECTION_2": [</w:t>
      </w:r>
    </w:p>
    <w:p w14:paraId="450498C1" w14:textId="77777777" w:rsidR="00AE32BE" w:rsidRPr="007036CE" w:rsidRDefault="00AE32BE" w:rsidP="00AE32BE">
      <w:pPr>
        <w:pStyle w:val="GOSTScript"/>
      </w:pPr>
      <w:r w:rsidRPr="007036CE">
        <w:tab/>
      </w:r>
      <w:r w:rsidRPr="007036CE">
        <w:tab/>
      </w:r>
      <w:r w:rsidRPr="007036CE">
        <w:tab/>
        <w:t>{</w:t>
      </w:r>
    </w:p>
    <w:p w14:paraId="5C64EB38" w14:textId="77777777" w:rsidR="00695129" w:rsidRPr="007036CE" w:rsidRDefault="00695129" w:rsidP="00695129">
      <w:pPr>
        <w:pStyle w:val="GOSTScript"/>
      </w:pPr>
      <w:r w:rsidRPr="007036CE">
        <w:tab/>
      </w:r>
      <w:r w:rsidRPr="007036CE">
        <w:tab/>
      </w:r>
      <w:r w:rsidRPr="007036CE">
        <w:tab/>
      </w:r>
      <w:r w:rsidRPr="007036CE">
        <w:tab/>
        <w:t>"SECTION_TYPE": "2",</w:t>
      </w:r>
    </w:p>
    <w:p w14:paraId="26A0ABA5" w14:textId="77777777" w:rsidR="00AE32BE" w:rsidRPr="007036CE" w:rsidRDefault="00AE32BE" w:rsidP="00AE32BE">
      <w:pPr>
        <w:pStyle w:val="GOSTScript"/>
      </w:pPr>
      <w:r w:rsidRPr="007036CE">
        <w:tab/>
      </w:r>
      <w:r w:rsidRPr="007036CE">
        <w:tab/>
      </w:r>
      <w:r w:rsidRPr="007036CE">
        <w:tab/>
      </w:r>
      <w:r w:rsidRPr="007036CE">
        <w:tab/>
        <w:t>"</w:t>
      </w:r>
      <w:ins w:id="2193" w:author="Сатлер Марина Викторовна" w:date="2024-06-11T14:15:00Z">
        <w:r w:rsidR="00CF7F5E" w:rsidRPr="007036CE">
          <w:rPr>
            <w:szCs w:val="24"/>
          </w:rPr>
          <w:t>id</w:t>
        </w:r>
      </w:ins>
      <w:del w:id="2194" w:author="Сатлер Марина Викторовна" w:date="2024-06-11T14:15:00Z">
        <w:r w:rsidRPr="007036CE" w:rsidDel="00CF7F5E">
          <w:delText>ID</w:delText>
        </w:r>
      </w:del>
      <w:r w:rsidRPr="007036CE">
        <w:t>": 1,</w:t>
      </w:r>
    </w:p>
    <w:p w14:paraId="7CE5ACC8" w14:textId="77777777" w:rsidR="00AE32BE" w:rsidRPr="007036CE" w:rsidRDefault="00AE32BE" w:rsidP="00AE32BE">
      <w:pPr>
        <w:pStyle w:val="GOSTScript"/>
      </w:pPr>
      <w:r w:rsidRPr="007036CE">
        <w:tab/>
      </w:r>
      <w:r w:rsidRPr="007036CE">
        <w:tab/>
      </w:r>
      <w:r w:rsidRPr="007036CE">
        <w:tab/>
      </w:r>
      <w:r w:rsidRPr="007036CE">
        <w:tab/>
        <w:t>"NUMBROW": "1",</w:t>
      </w:r>
    </w:p>
    <w:p w14:paraId="12227EAD" w14:textId="77777777" w:rsidR="00AE32BE" w:rsidRPr="007036CE" w:rsidRDefault="00AE32BE" w:rsidP="00AE32BE">
      <w:pPr>
        <w:pStyle w:val="GOSTScript"/>
      </w:pPr>
      <w:r w:rsidRPr="007036CE">
        <w:tab/>
      </w:r>
      <w:r w:rsidRPr="007036CE">
        <w:tab/>
      </w:r>
      <w:r w:rsidRPr="007036CE">
        <w:tab/>
      </w:r>
      <w:r w:rsidRPr="007036CE">
        <w:tab/>
        <w:t>"SIGNKBK": "N",</w:t>
      </w:r>
    </w:p>
    <w:p w14:paraId="50627CCD" w14:textId="77777777" w:rsidR="00AE32BE" w:rsidRPr="007036CE" w:rsidRDefault="00AE32BE" w:rsidP="00AE32BE">
      <w:pPr>
        <w:pStyle w:val="GOSTScript"/>
      </w:pPr>
      <w:r w:rsidRPr="007036CE">
        <w:tab/>
      </w:r>
      <w:r w:rsidRPr="007036CE">
        <w:tab/>
      </w:r>
      <w:r w:rsidRPr="007036CE">
        <w:tab/>
      </w:r>
      <w:r w:rsidRPr="007036CE">
        <w:tab/>
        <w:t>"KBK": "18201060011500100244",</w:t>
      </w:r>
    </w:p>
    <w:p w14:paraId="6D5AA906" w14:textId="77777777" w:rsidR="00AE32BE" w:rsidRPr="007036CE" w:rsidRDefault="00AE32BE" w:rsidP="00AE32BE">
      <w:pPr>
        <w:pStyle w:val="GOSTScript"/>
      </w:pPr>
      <w:r w:rsidRPr="007036CE">
        <w:tab/>
      </w:r>
      <w:r w:rsidRPr="007036CE">
        <w:tab/>
      </w:r>
      <w:r w:rsidRPr="007036CE">
        <w:tab/>
      </w:r>
      <w:r w:rsidRPr="007036CE">
        <w:tab/>
        <w:t>"TYPEKBK": "11",</w:t>
      </w:r>
    </w:p>
    <w:p w14:paraId="4A13423E" w14:textId="77777777" w:rsidR="00AE32BE" w:rsidRPr="007036CE" w:rsidRDefault="00AE32BE" w:rsidP="00AE32BE">
      <w:pPr>
        <w:pStyle w:val="GOSTScript"/>
      </w:pPr>
      <w:r w:rsidRPr="007036CE">
        <w:tab/>
      </w:r>
      <w:r w:rsidRPr="007036CE">
        <w:tab/>
      </w:r>
      <w:r w:rsidRPr="007036CE">
        <w:tab/>
      </w:r>
      <w:r w:rsidRPr="007036CE">
        <w:tab/>
        <w:t>"TARGETCODE": "999",</w:t>
      </w:r>
    </w:p>
    <w:p w14:paraId="5FE11020" w14:textId="77777777" w:rsidR="00AE32BE" w:rsidRPr="007036CE" w:rsidRDefault="00AE32BE" w:rsidP="00AE32BE">
      <w:pPr>
        <w:pStyle w:val="GOSTScript"/>
      </w:pPr>
      <w:r w:rsidRPr="007036CE">
        <w:tab/>
      </w:r>
      <w:r w:rsidRPr="007036CE">
        <w:tab/>
      </w:r>
      <w:r w:rsidRPr="007036CE">
        <w:tab/>
      </w:r>
      <w:r w:rsidRPr="007036CE">
        <w:tab/>
        <w:t>"NULLKBK": "18201060011500100200",</w:t>
      </w:r>
    </w:p>
    <w:p w14:paraId="58348007" w14:textId="77777777" w:rsidR="00AE32BE" w:rsidRPr="007036CE" w:rsidRDefault="00AE32BE" w:rsidP="00AE32BE">
      <w:pPr>
        <w:pStyle w:val="GOSTScript"/>
      </w:pPr>
      <w:r w:rsidRPr="007036CE">
        <w:tab/>
      </w:r>
      <w:r w:rsidRPr="007036CE">
        <w:tab/>
      </w:r>
      <w:r w:rsidRPr="007036CE">
        <w:tab/>
      </w:r>
      <w:r w:rsidRPr="007036CE">
        <w:tab/>
        <w:t>"PA": "01951001820",</w:t>
      </w:r>
    </w:p>
    <w:p w14:paraId="712075AA" w14:textId="77777777" w:rsidR="00AE32BE" w:rsidRPr="007036CE" w:rsidRDefault="00AE32BE" w:rsidP="00AE32BE">
      <w:pPr>
        <w:pStyle w:val="GOSTScript"/>
      </w:pPr>
      <w:r w:rsidRPr="007036CE">
        <w:tab/>
      </w:r>
      <w:r w:rsidRPr="007036CE">
        <w:tab/>
      </w:r>
      <w:r w:rsidRPr="007036CE">
        <w:tab/>
      </w:r>
      <w:r w:rsidRPr="007036CE">
        <w:tab/>
        <w:t xml:space="preserve">"CONTUR": </w:t>
      </w:r>
      <w:ins w:id="2195" w:author="Сатлер Марина Викторовна" w:date="2024-02-28T19:10:00Z">
        <w:r w:rsidR="007560C3" w:rsidRPr="007036CE">
          <w:t>"</w:t>
        </w:r>
      </w:ins>
      <w:r w:rsidRPr="007036CE">
        <w:t>1</w:t>
      </w:r>
      <w:ins w:id="2196" w:author="Сатлер Марина Викторовна" w:date="2024-02-28T19:10:00Z">
        <w:r w:rsidR="007560C3" w:rsidRPr="007036CE">
          <w:t>"</w:t>
        </w:r>
      </w:ins>
      <w:r w:rsidRPr="007036CE">
        <w:t>,</w:t>
      </w:r>
    </w:p>
    <w:p w14:paraId="054EF4E5" w14:textId="77777777" w:rsidR="00AE32BE" w:rsidRPr="007036CE" w:rsidRDefault="00AE32BE" w:rsidP="00AE32BE">
      <w:pPr>
        <w:pStyle w:val="GOSTScript"/>
      </w:pPr>
      <w:r w:rsidRPr="007036CE">
        <w:tab/>
      </w:r>
      <w:r w:rsidRPr="007036CE">
        <w:tab/>
      </w:r>
      <w:r w:rsidRPr="007036CE">
        <w:tab/>
      </w:r>
      <w:r w:rsidRPr="007036CE">
        <w:tab/>
        <w:t xml:space="preserve">"SUM_1": </w:t>
      </w:r>
      <w:del w:id="2197" w:author="Сатлер Марина Викторовна" w:date="2024-07-08T14:51:00Z">
        <w:r w:rsidRPr="007036CE" w:rsidDel="002451BC">
          <w:delText>3000</w:delText>
        </w:r>
      </w:del>
      <w:r w:rsidRPr="007036CE">
        <w:t>0.00,</w:t>
      </w:r>
    </w:p>
    <w:p w14:paraId="4115ABAA" w14:textId="77777777" w:rsidR="00AE32BE" w:rsidRPr="007036CE" w:rsidRDefault="00AE32BE" w:rsidP="00AE32BE">
      <w:pPr>
        <w:pStyle w:val="GOSTScript"/>
      </w:pPr>
      <w:r w:rsidRPr="007036CE">
        <w:tab/>
      </w:r>
      <w:r w:rsidRPr="007036CE">
        <w:tab/>
      </w:r>
      <w:r w:rsidRPr="007036CE">
        <w:tab/>
      </w:r>
      <w:r w:rsidRPr="007036CE">
        <w:tab/>
        <w:t>"SUM_2": 10000.00,</w:t>
      </w:r>
    </w:p>
    <w:p w14:paraId="7767749E" w14:textId="77777777" w:rsidR="00AE32BE" w:rsidRPr="007036CE" w:rsidDel="002451BC" w:rsidRDefault="00AE32BE" w:rsidP="002451BC">
      <w:pPr>
        <w:pStyle w:val="GOSTScript"/>
        <w:rPr>
          <w:del w:id="2198" w:author="Сатлер Марина Викторовна" w:date="2024-07-08T14:51:00Z"/>
        </w:rPr>
      </w:pPr>
      <w:r w:rsidRPr="007036CE">
        <w:tab/>
      </w:r>
      <w:r w:rsidRPr="007036CE">
        <w:tab/>
      </w:r>
      <w:r w:rsidRPr="007036CE">
        <w:tab/>
      </w:r>
      <w:r w:rsidRPr="007036CE">
        <w:tab/>
        <w:t>"SUM_3": 85000.00</w:t>
      </w:r>
      <w:del w:id="2199" w:author="Сатлер Марина Викторовна" w:date="2024-07-08T14:51:00Z">
        <w:r w:rsidRPr="007036CE" w:rsidDel="002451BC">
          <w:delText>,</w:delText>
        </w:r>
      </w:del>
    </w:p>
    <w:p w14:paraId="56F1C5C3" w14:textId="77777777" w:rsidR="00AE32BE" w:rsidRPr="007036CE" w:rsidRDefault="00AE32BE" w:rsidP="002451BC">
      <w:pPr>
        <w:pStyle w:val="GOSTScript"/>
      </w:pPr>
      <w:del w:id="2200" w:author="Сатлер Марина Викторовна" w:date="2024-07-08T14:51:00Z">
        <w:r w:rsidRPr="007036CE" w:rsidDel="002451BC">
          <w:tab/>
        </w:r>
        <w:r w:rsidRPr="007036CE" w:rsidDel="002451BC">
          <w:tab/>
        </w:r>
        <w:r w:rsidRPr="007036CE" w:rsidDel="002451BC">
          <w:tab/>
        </w:r>
        <w:r w:rsidRPr="007036CE" w:rsidDel="002451BC">
          <w:tab/>
          <w:delText>"SUM_4": 0.00</w:delText>
        </w:r>
      </w:del>
    </w:p>
    <w:p w14:paraId="143CA721" w14:textId="77777777" w:rsidR="00AE32BE" w:rsidRPr="007036CE" w:rsidRDefault="00AE32BE" w:rsidP="00AE32BE">
      <w:pPr>
        <w:pStyle w:val="GOSTScript"/>
      </w:pPr>
      <w:r w:rsidRPr="007036CE">
        <w:tab/>
      </w:r>
      <w:r w:rsidRPr="007036CE">
        <w:tab/>
      </w:r>
      <w:r w:rsidRPr="007036CE">
        <w:tab/>
        <w:t>},</w:t>
      </w:r>
    </w:p>
    <w:p w14:paraId="75E455EE" w14:textId="77777777" w:rsidR="00AE32BE" w:rsidRPr="007036CE" w:rsidRDefault="00AE32BE" w:rsidP="00AE32BE">
      <w:pPr>
        <w:pStyle w:val="GOSTScript"/>
      </w:pPr>
      <w:r w:rsidRPr="007036CE">
        <w:tab/>
      </w:r>
      <w:r w:rsidRPr="007036CE">
        <w:tab/>
      </w:r>
      <w:r w:rsidRPr="007036CE">
        <w:tab/>
        <w:t>{</w:t>
      </w:r>
    </w:p>
    <w:p w14:paraId="53C18D76" w14:textId="77777777" w:rsidR="00695129" w:rsidRPr="007036CE" w:rsidRDefault="00695129" w:rsidP="00AE32BE">
      <w:pPr>
        <w:pStyle w:val="GOSTScript"/>
      </w:pPr>
      <w:r w:rsidRPr="007036CE">
        <w:tab/>
      </w:r>
      <w:r w:rsidRPr="007036CE">
        <w:tab/>
      </w:r>
      <w:r w:rsidRPr="007036CE">
        <w:tab/>
      </w:r>
      <w:r w:rsidRPr="007036CE">
        <w:tab/>
        <w:t>"SECTION_TYPE": "2",</w:t>
      </w:r>
    </w:p>
    <w:p w14:paraId="435CC767" w14:textId="77777777" w:rsidR="00AE32BE" w:rsidRPr="007036CE" w:rsidRDefault="00AE32BE" w:rsidP="00AE32BE">
      <w:pPr>
        <w:pStyle w:val="GOSTScript"/>
      </w:pPr>
      <w:r w:rsidRPr="007036CE">
        <w:tab/>
      </w:r>
      <w:r w:rsidRPr="007036CE">
        <w:tab/>
      </w:r>
      <w:r w:rsidRPr="007036CE">
        <w:tab/>
      </w:r>
      <w:r w:rsidRPr="007036CE">
        <w:tab/>
        <w:t>"</w:t>
      </w:r>
      <w:ins w:id="2201" w:author="Сатлер Марина Викторовна" w:date="2024-06-11T14:16:00Z">
        <w:r w:rsidR="00CF7F5E" w:rsidRPr="007036CE">
          <w:rPr>
            <w:szCs w:val="24"/>
          </w:rPr>
          <w:t>id</w:t>
        </w:r>
      </w:ins>
      <w:del w:id="2202" w:author="Сатлер Марина Викторовна" w:date="2024-06-11T14:16:00Z">
        <w:r w:rsidRPr="007036CE" w:rsidDel="00CF7F5E">
          <w:delText>ID</w:delText>
        </w:r>
      </w:del>
      <w:r w:rsidRPr="007036CE">
        <w:t>": 2,</w:t>
      </w:r>
    </w:p>
    <w:p w14:paraId="595A8499" w14:textId="77777777" w:rsidR="00AE32BE" w:rsidRPr="007036CE" w:rsidRDefault="00AE32BE" w:rsidP="00AE32BE">
      <w:pPr>
        <w:pStyle w:val="GOSTScript"/>
      </w:pPr>
      <w:r w:rsidRPr="007036CE">
        <w:tab/>
      </w:r>
      <w:r w:rsidRPr="007036CE">
        <w:tab/>
      </w:r>
      <w:r w:rsidRPr="007036CE">
        <w:tab/>
      </w:r>
      <w:r w:rsidRPr="007036CE">
        <w:tab/>
        <w:t>"NUMBROW": "2",</w:t>
      </w:r>
    </w:p>
    <w:p w14:paraId="009DB4AF" w14:textId="77777777" w:rsidR="00AE32BE" w:rsidRPr="007036CE" w:rsidRDefault="00AE32BE" w:rsidP="00AE32BE">
      <w:pPr>
        <w:pStyle w:val="GOSTScript"/>
      </w:pPr>
      <w:r w:rsidRPr="007036CE">
        <w:tab/>
      </w:r>
      <w:r w:rsidRPr="007036CE">
        <w:tab/>
      </w:r>
      <w:r w:rsidRPr="007036CE">
        <w:tab/>
      </w:r>
      <w:r w:rsidRPr="007036CE">
        <w:tab/>
        <w:t>"SIGNKBK": "N",</w:t>
      </w:r>
    </w:p>
    <w:p w14:paraId="3D293B8C" w14:textId="77777777" w:rsidR="00AE32BE" w:rsidRPr="007036CE" w:rsidRDefault="00AE32BE" w:rsidP="00AE32BE">
      <w:pPr>
        <w:pStyle w:val="GOSTScript"/>
      </w:pPr>
      <w:r w:rsidRPr="007036CE">
        <w:tab/>
      </w:r>
      <w:r w:rsidRPr="007036CE">
        <w:tab/>
      </w:r>
      <w:r w:rsidRPr="007036CE">
        <w:tab/>
      </w:r>
      <w:r w:rsidRPr="007036CE">
        <w:tab/>
        <w:t>"KBK": "</w:t>
      </w:r>
      <w:r w:rsidR="0078296B" w:rsidRPr="007036CE">
        <w:t>18202260011500100244</w:t>
      </w:r>
      <w:r w:rsidRPr="007036CE">
        <w:t>",</w:t>
      </w:r>
    </w:p>
    <w:p w14:paraId="71DE3682" w14:textId="77777777" w:rsidR="00AE32BE" w:rsidRPr="007036CE" w:rsidRDefault="00AE32BE" w:rsidP="00AE32BE">
      <w:pPr>
        <w:pStyle w:val="GOSTScript"/>
      </w:pPr>
      <w:r w:rsidRPr="007036CE">
        <w:tab/>
      </w:r>
      <w:r w:rsidRPr="007036CE">
        <w:tab/>
      </w:r>
      <w:r w:rsidRPr="007036CE">
        <w:tab/>
      </w:r>
      <w:r w:rsidRPr="007036CE">
        <w:tab/>
        <w:t>"TYPEKBK": "11",</w:t>
      </w:r>
    </w:p>
    <w:p w14:paraId="74DE1DEC" w14:textId="77777777" w:rsidR="00AE32BE" w:rsidRPr="007036CE" w:rsidRDefault="00AE32BE" w:rsidP="00AE32BE">
      <w:pPr>
        <w:pStyle w:val="GOSTScript"/>
      </w:pPr>
      <w:r w:rsidRPr="007036CE">
        <w:tab/>
      </w:r>
      <w:r w:rsidRPr="007036CE">
        <w:tab/>
      </w:r>
      <w:r w:rsidRPr="007036CE">
        <w:tab/>
      </w:r>
      <w:r w:rsidRPr="007036CE">
        <w:tab/>
        <w:t>"TARGETCODE": "999",</w:t>
      </w:r>
    </w:p>
    <w:p w14:paraId="082EDAF4" w14:textId="77777777" w:rsidR="00AE32BE" w:rsidRPr="007036CE" w:rsidRDefault="00AE32BE" w:rsidP="00AE32BE">
      <w:pPr>
        <w:pStyle w:val="GOSTScript"/>
      </w:pPr>
      <w:r w:rsidRPr="007036CE">
        <w:tab/>
      </w:r>
      <w:r w:rsidRPr="007036CE">
        <w:tab/>
      </w:r>
      <w:r w:rsidRPr="007036CE">
        <w:tab/>
      </w:r>
      <w:r w:rsidRPr="007036CE">
        <w:tab/>
        <w:t>"NULLKBK": "</w:t>
      </w:r>
      <w:r w:rsidR="0078296B" w:rsidRPr="007036CE">
        <w:t>18202260011500100200</w:t>
      </w:r>
      <w:r w:rsidRPr="007036CE">
        <w:t>",</w:t>
      </w:r>
    </w:p>
    <w:p w14:paraId="08926BA1" w14:textId="77777777" w:rsidR="00AE32BE" w:rsidRPr="007036CE" w:rsidRDefault="00AE32BE" w:rsidP="00AE32BE">
      <w:pPr>
        <w:pStyle w:val="GOSTScript"/>
      </w:pPr>
      <w:r w:rsidRPr="007036CE">
        <w:tab/>
      </w:r>
      <w:r w:rsidRPr="007036CE">
        <w:tab/>
      </w:r>
      <w:r w:rsidRPr="007036CE">
        <w:tab/>
      </w:r>
      <w:r w:rsidRPr="007036CE">
        <w:tab/>
        <w:t>"PA": "01951001820",</w:t>
      </w:r>
    </w:p>
    <w:p w14:paraId="7437C0AC" w14:textId="77777777" w:rsidR="00AE32BE" w:rsidRPr="007036CE" w:rsidRDefault="00AE32BE" w:rsidP="00AE32BE">
      <w:pPr>
        <w:pStyle w:val="GOSTScript"/>
      </w:pPr>
      <w:r w:rsidRPr="007036CE">
        <w:tab/>
      </w:r>
      <w:r w:rsidRPr="007036CE">
        <w:tab/>
      </w:r>
      <w:r w:rsidRPr="007036CE">
        <w:tab/>
      </w:r>
      <w:r w:rsidRPr="007036CE">
        <w:tab/>
        <w:t xml:space="preserve">"CONTUR": </w:t>
      </w:r>
      <w:ins w:id="2203" w:author="Сатлер Марина Викторовна" w:date="2024-02-28T19:10:00Z">
        <w:r w:rsidR="007560C3" w:rsidRPr="007036CE">
          <w:t>"</w:t>
        </w:r>
      </w:ins>
      <w:r w:rsidRPr="007036CE">
        <w:t>1</w:t>
      </w:r>
      <w:ins w:id="2204" w:author="Сатлер Марина Викторовна" w:date="2024-02-28T19:10:00Z">
        <w:r w:rsidR="007560C3" w:rsidRPr="007036CE">
          <w:t>"</w:t>
        </w:r>
      </w:ins>
      <w:r w:rsidRPr="007036CE">
        <w:t>,</w:t>
      </w:r>
    </w:p>
    <w:p w14:paraId="19E787BD" w14:textId="77777777" w:rsidR="00AE32BE" w:rsidRPr="007036CE" w:rsidRDefault="00AE32BE" w:rsidP="00AE32BE">
      <w:pPr>
        <w:pStyle w:val="GOSTScript"/>
      </w:pPr>
      <w:r w:rsidRPr="007036CE">
        <w:lastRenderedPageBreak/>
        <w:tab/>
      </w:r>
      <w:r w:rsidRPr="007036CE">
        <w:tab/>
      </w:r>
      <w:r w:rsidRPr="007036CE">
        <w:tab/>
      </w:r>
      <w:r w:rsidRPr="007036CE">
        <w:tab/>
        <w:t xml:space="preserve">"SUM_1": </w:t>
      </w:r>
      <w:del w:id="2205" w:author="Сатлер Марина Викторовна" w:date="2024-07-08T14:51:00Z">
        <w:r w:rsidRPr="007036CE" w:rsidDel="002451BC">
          <w:delText>100</w:delText>
        </w:r>
      </w:del>
      <w:r w:rsidRPr="007036CE">
        <w:t>0.00,</w:t>
      </w:r>
    </w:p>
    <w:p w14:paraId="624F1DDF" w14:textId="77777777" w:rsidR="00AE32BE" w:rsidRPr="007036CE" w:rsidRDefault="00AE32BE" w:rsidP="00AE32BE">
      <w:pPr>
        <w:pStyle w:val="GOSTScript"/>
      </w:pPr>
      <w:r w:rsidRPr="007036CE">
        <w:tab/>
      </w:r>
      <w:r w:rsidRPr="007036CE">
        <w:tab/>
      </w:r>
      <w:r w:rsidRPr="007036CE">
        <w:tab/>
      </w:r>
      <w:r w:rsidRPr="007036CE">
        <w:tab/>
        <w:t>"SUM_2": 1000.00,</w:t>
      </w:r>
    </w:p>
    <w:p w14:paraId="1039E768" w14:textId="77777777" w:rsidR="00AE32BE" w:rsidRPr="007036CE" w:rsidDel="002451BC" w:rsidRDefault="00AE32BE" w:rsidP="002451BC">
      <w:pPr>
        <w:pStyle w:val="GOSTScript"/>
        <w:rPr>
          <w:del w:id="2206" w:author="Сатлер Марина Викторовна" w:date="2024-07-08T14:51:00Z"/>
        </w:rPr>
      </w:pPr>
      <w:r w:rsidRPr="007036CE">
        <w:tab/>
      </w:r>
      <w:r w:rsidRPr="007036CE">
        <w:tab/>
      </w:r>
      <w:r w:rsidRPr="007036CE">
        <w:tab/>
      </w:r>
      <w:r w:rsidRPr="007036CE">
        <w:tab/>
        <w:t>"SUM_3": 500.00</w:t>
      </w:r>
      <w:del w:id="2207" w:author="Сатлер Марина Викторовна" w:date="2024-07-08T14:51:00Z">
        <w:r w:rsidRPr="007036CE" w:rsidDel="002451BC">
          <w:delText>,</w:delText>
        </w:r>
      </w:del>
    </w:p>
    <w:p w14:paraId="186F29C5" w14:textId="77777777" w:rsidR="00AE32BE" w:rsidRPr="007036CE" w:rsidRDefault="00AE32BE" w:rsidP="002451BC">
      <w:pPr>
        <w:pStyle w:val="GOSTScript"/>
      </w:pPr>
      <w:del w:id="2208" w:author="Сатлер Марина Викторовна" w:date="2024-07-08T14:51:00Z">
        <w:r w:rsidRPr="007036CE" w:rsidDel="002451BC">
          <w:tab/>
        </w:r>
        <w:r w:rsidRPr="007036CE" w:rsidDel="002451BC">
          <w:tab/>
        </w:r>
        <w:r w:rsidRPr="007036CE" w:rsidDel="002451BC">
          <w:tab/>
        </w:r>
        <w:r w:rsidRPr="007036CE" w:rsidDel="002451BC">
          <w:tab/>
          <w:delText>"SUM_4": 0.00</w:delText>
        </w:r>
      </w:del>
    </w:p>
    <w:p w14:paraId="7BA22BC0" w14:textId="77777777" w:rsidR="00AE32BE" w:rsidRPr="007036CE" w:rsidRDefault="00AE32BE" w:rsidP="005F6467">
      <w:pPr>
        <w:pStyle w:val="GOSTScript"/>
      </w:pPr>
      <w:r w:rsidRPr="007036CE">
        <w:tab/>
      </w:r>
      <w:r w:rsidRPr="007036CE">
        <w:tab/>
      </w:r>
      <w:r w:rsidRPr="007036CE">
        <w:tab/>
        <w:t>}</w:t>
      </w:r>
    </w:p>
    <w:p w14:paraId="17756601" w14:textId="77777777" w:rsidR="00AE32BE" w:rsidRPr="007036CE" w:rsidRDefault="00AE32BE" w:rsidP="00AE32BE">
      <w:pPr>
        <w:pStyle w:val="GOSTScript"/>
      </w:pPr>
      <w:r w:rsidRPr="007036CE">
        <w:tab/>
      </w:r>
      <w:r w:rsidRPr="007036CE">
        <w:tab/>
        <w:t>]</w:t>
      </w:r>
    </w:p>
    <w:p w14:paraId="0DD6F495" w14:textId="77777777" w:rsidR="00AE32BE" w:rsidRPr="007036CE" w:rsidRDefault="00AE32BE" w:rsidP="00AE32BE">
      <w:pPr>
        <w:pStyle w:val="GOSTScript"/>
        <w:rPr>
          <w:lang w:val="ru-RU"/>
        </w:rPr>
      </w:pPr>
      <w:r w:rsidRPr="007036CE">
        <w:tab/>
      </w:r>
      <w:r w:rsidRPr="007036CE">
        <w:rPr>
          <w:lang w:val="ru-RU"/>
        </w:rPr>
        <w:t>}</w:t>
      </w:r>
    </w:p>
    <w:p w14:paraId="0A719ECC" w14:textId="77777777" w:rsidR="00FA7ACD" w:rsidRPr="007036CE" w:rsidRDefault="00AE32BE" w:rsidP="00E63F76">
      <w:pPr>
        <w:pStyle w:val="GOSTScript"/>
      </w:pPr>
      <w:r w:rsidRPr="007036CE">
        <w:rPr>
          <w:lang w:val="ru-RU"/>
        </w:rPr>
        <w:t>}</w:t>
      </w:r>
    </w:p>
    <w:p w14:paraId="43E5A118" w14:textId="77777777" w:rsidR="005B1D09" w:rsidRPr="007036CE" w:rsidRDefault="005B1D09" w:rsidP="00DE0449">
      <w:pPr>
        <w:pStyle w:val="41"/>
      </w:pPr>
      <w:bookmarkStart w:id="2209" w:name="_Ref158392660"/>
      <w:bookmarkStart w:id="2210" w:name="_Toc222927799"/>
      <w:r w:rsidRPr="007036CE">
        <w:t>«Решение об изменении сводной бюджетной росписи федерального бюджета и лимитов бюджетных обязательств на финансовый год и на плановый период» (ф.0501066) DBD_DecChange</w:t>
      </w:r>
      <w:bookmarkEnd w:id="2209"/>
      <w:bookmarkEnd w:id="2210"/>
    </w:p>
    <w:p w14:paraId="5B61FD45" w14:textId="77777777" w:rsidR="005B1D09" w:rsidRPr="007036CE" w:rsidRDefault="005B1D09" w:rsidP="00DE0449">
      <w:pPr>
        <w:pStyle w:val="51"/>
      </w:pPr>
      <w:bookmarkStart w:id="2211" w:name="_Toc222927800"/>
      <w:r w:rsidRPr="007036CE">
        <w:t>Перечень параметров тела запроса (Document) по документу «Решение об изменении сводной бюджетной росписи федерального бюджета и лимитов бюджетных обязательств на финансовый год и на плановый период» (ф.0501066) DBD_DecChange</w:t>
      </w:r>
      <w:bookmarkEnd w:id="2211"/>
    </w:p>
    <w:p w14:paraId="593E1AF4" w14:textId="1574FB8C" w:rsidR="005B1D09" w:rsidRPr="007036CE" w:rsidRDefault="009B61E2" w:rsidP="005B1D09">
      <w:pPr>
        <w:pStyle w:val="GOSTNameTable"/>
      </w:pPr>
      <w:r w:rsidRPr="007036CE">
        <w:rPr>
          <w:noProof/>
        </w:rPr>
        <w:fldChar w:fldCharType="begin"/>
      </w:r>
      <w:r w:rsidRPr="007036CE">
        <w:rPr>
          <w:noProof/>
        </w:rPr>
        <w:instrText xml:space="preserve"> SEQ Таблица \* ARABIC </w:instrText>
      </w:r>
      <w:r w:rsidRPr="007036CE">
        <w:rPr>
          <w:noProof/>
        </w:rPr>
        <w:fldChar w:fldCharType="separate"/>
      </w:r>
      <w:bookmarkStart w:id="2212" w:name="_Toc222928000"/>
      <w:r w:rsidR="00BD74E1">
        <w:rPr>
          <w:noProof/>
        </w:rPr>
        <w:t>27</w:t>
      </w:r>
      <w:r w:rsidRPr="007036CE">
        <w:rPr>
          <w:noProof/>
        </w:rPr>
        <w:fldChar w:fldCharType="end"/>
      </w:r>
      <w:r w:rsidR="005B1D09" w:rsidRPr="007036CE">
        <w:t xml:space="preserve"> </w:t>
      </w:r>
      <w:r w:rsidR="004060F4" w:rsidRPr="007036CE">
        <w:t>–</w:t>
      </w:r>
      <w:r w:rsidR="005B1D09" w:rsidRPr="007036CE">
        <w:t xml:space="preserve"> Параметры тела (Document) запроса на подбор / сторнирование / переформирование записей учета по документу «Решение об изменении сводной бюджетной росписи федерального бюджета и лимитов бюджетных обязательств на финансовый год и на плановый период» (ф.0501066) DBD_DecChange</w:t>
      </w:r>
      <w:bookmarkEnd w:id="2212"/>
    </w:p>
    <w:tbl>
      <w:tblPr>
        <w:tblStyle w:val="GOSTTable"/>
        <w:tblW w:w="5000" w:type="pct"/>
        <w:tblLayout w:type="fixed"/>
        <w:tblLook w:val="07E0" w:firstRow="1" w:lastRow="1" w:firstColumn="1" w:lastColumn="1" w:noHBand="1" w:noVBand="1"/>
      </w:tblPr>
      <w:tblGrid>
        <w:gridCol w:w="3466"/>
        <w:gridCol w:w="2314"/>
        <w:gridCol w:w="1636"/>
        <w:gridCol w:w="946"/>
        <w:gridCol w:w="971"/>
        <w:gridCol w:w="6427"/>
      </w:tblGrid>
      <w:tr w:rsidR="005B1D09" w:rsidRPr="007036CE" w14:paraId="0E9A2694" w14:textId="77777777" w:rsidTr="00A03896">
        <w:trPr>
          <w:cnfStyle w:val="100000000000" w:firstRow="1" w:lastRow="0" w:firstColumn="0" w:lastColumn="0" w:oddVBand="0" w:evenVBand="0" w:oddHBand="0" w:evenHBand="0" w:firstRowFirstColumn="0" w:firstRowLastColumn="0" w:lastRowFirstColumn="0" w:lastRowLastColumn="0"/>
          <w:trHeight w:val="1002"/>
        </w:trPr>
        <w:tc>
          <w:tcPr>
            <w:tcW w:w="1100" w:type="pct"/>
            <w:hideMark/>
          </w:tcPr>
          <w:p w14:paraId="3E9CE925" w14:textId="77777777" w:rsidR="005B1D09" w:rsidRPr="007036CE" w:rsidRDefault="005B1D09" w:rsidP="004000F7">
            <w:pPr>
              <w:pStyle w:val="GOSTTableHead"/>
              <w:rPr>
                <w:szCs w:val="22"/>
              </w:rPr>
            </w:pPr>
            <w:r w:rsidRPr="007036CE">
              <w:rPr>
                <w:szCs w:val="22"/>
              </w:rPr>
              <w:t>Наименование параметра</w:t>
            </w:r>
          </w:p>
        </w:tc>
        <w:tc>
          <w:tcPr>
            <w:tcW w:w="734" w:type="pct"/>
            <w:hideMark/>
          </w:tcPr>
          <w:p w14:paraId="24A8F680" w14:textId="77777777" w:rsidR="005B1D09" w:rsidRPr="007036CE" w:rsidRDefault="005B1D09" w:rsidP="004000F7">
            <w:pPr>
              <w:pStyle w:val="GOSTTableHead"/>
              <w:rPr>
                <w:szCs w:val="22"/>
              </w:rPr>
            </w:pPr>
            <w:r w:rsidRPr="007036CE">
              <w:rPr>
                <w:szCs w:val="22"/>
              </w:rPr>
              <w:t>Название тэга</w:t>
            </w:r>
          </w:p>
        </w:tc>
        <w:tc>
          <w:tcPr>
            <w:tcW w:w="519" w:type="pct"/>
            <w:hideMark/>
          </w:tcPr>
          <w:p w14:paraId="01055FF9" w14:textId="77777777" w:rsidR="005B1D09" w:rsidRPr="007036CE" w:rsidRDefault="005B1D09" w:rsidP="004000F7">
            <w:pPr>
              <w:pStyle w:val="GOSTTableHead"/>
              <w:rPr>
                <w:szCs w:val="22"/>
              </w:rPr>
            </w:pPr>
            <w:r w:rsidRPr="007036CE">
              <w:rPr>
                <w:szCs w:val="22"/>
              </w:rPr>
              <w:t>Тип данных</w:t>
            </w:r>
          </w:p>
        </w:tc>
        <w:tc>
          <w:tcPr>
            <w:tcW w:w="300" w:type="pct"/>
          </w:tcPr>
          <w:p w14:paraId="463F9445" w14:textId="77777777" w:rsidR="005B1D09" w:rsidRPr="007036CE" w:rsidRDefault="005B1D09" w:rsidP="004000F7">
            <w:pPr>
              <w:pStyle w:val="GOSTTableHead"/>
              <w:rPr>
                <w:szCs w:val="22"/>
              </w:rPr>
            </w:pPr>
            <w:r w:rsidRPr="007036CE">
              <w:rPr>
                <w:szCs w:val="22"/>
              </w:rPr>
              <w:t>Обязательность</w:t>
            </w:r>
          </w:p>
        </w:tc>
        <w:tc>
          <w:tcPr>
            <w:tcW w:w="308" w:type="pct"/>
            <w:hideMark/>
          </w:tcPr>
          <w:p w14:paraId="1027F97B" w14:textId="77777777" w:rsidR="005B1D09" w:rsidRPr="007036CE" w:rsidRDefault="005B1D09" w:rsidP="004000F7">
            <w:pPr>
              <w:pStyle w:val="GOSTTableHead"/>
              <w:rPr>
                <w:szCs w:val="22"/>
              </w:rPr>
            </w:pPr>
            <w:r w:rsidRPr="007036CE">
              <w:rPr>
                <w:szCs w:val="22"/>
              </w:rPr>
              <w:t>Размерность</w:t>
            </w:r>
          </w:p>
        </w:tc>
        <w:tc>
          <w:tcPr>
            <w:tcW w:w="2039" w:type="pct"/>
          </w:tcPr>
          <w:p w14:paraId="689A9D87" w14:textId="77777777" w:rsidR="005B1D09" w:rsidRPr="007036CE" w:rsidRDefault="005B1D09" w:rsidP="004000F7">
            <w:pPr>
              <w:pStyle w:val="GOSTTableHead"/>
              <w:rPr>
                <w:szCs w:val="22"/>
              </w:rPr>
            </w:pPr>
            <w:r w:rsidRPr="007036CE">
              <w:rPr>
                <w:szCs w:val="22"/>
              </w:rPr>
              <w:t>Описание</w:t>
            </w:r>
          </w:p>
        </w:tc>
      </w:tr>
      <w:tr w:rsidR="005B1D09" w:rsidRPr="007036CE" w14:paraId="41ED79C4" w14:textId="77777777" w:rsidTr="00A03896">
        <w:tc>
          <w:tcPr>
            <w:tcW w:w="1100" w:type="pct"/>
          </w:tcPr>
          <w:p w14:paraId="4AC6A9C5" w14:textId="77777777" w:rsidR="005B1D09" w:rsidRPr="007036CE" w:rsidRDefault="005B1D09" w:rsidP="005B1D09">
            <w:pPr>
              <w:pStyle w:val="GOSTTablenorm"/>
            </w:pPr>
            <w:r w:rsidRPr="007036CE">
              <w:rPr>
                <w:szCs w:val="22"/>
              </w:rPr>
              <w:t>Номер документа</w:t>
            </w:r>
          </w:p>
        </w:tc>
        <w:tc>
          <w:tcPr>
            <w:tcW w:w="734" w:type="pct"/>
          </w:tcPr>
          <w:p w14:paraId="426BD8A3" w14:textId="77777777" w:rsidR="005B1D09" w:rsidRPr="007036CE" w:rsidRDefault="005B1D09" w:rsidP="005B1D09">
            <w:pPr>
              <w:pStyle w:val="GOSTTablenorm"/>
            </w:pPr>
            <w:r w:rsidRPr="007036CE">
              <w:rPr>
                <w:szCs w:val="22"/>
                <w:lang w:val="en-US"/>
              </w:rPr>
              <w:t>NUM_DOC</w:t>
            </w:r>
          </w:p>
        </w:tc>
        <w:tc>
          <w:tcPr>
            <w:tcW w:w="519" w:type="pct"/>
          </w:tcPr>
          <w:p w14:paraId="3E62B889" w14:textId="77777777" w:rsidR="005B1D09" w:rsidRPr="007036CE" w:rsidRDefault="005B1D09" w:rsidP="005B1D09">
            <w:pPr>
              <w:pStyle w:val="GOSTTablenorm"/>
            </w:pPr>
            <w:r w:rsidRPr="007036CE">
              <w:rPr>
                <w:szCs w:val="22"/>
              </w:rPr>
              <w:t>Строка</w:t>
            </w:r>
          </w:p>
        </w:tc>
        <w:tc>
          <w:tcPr>
            <w:tcW w:w="300" w:type="pct"/>
          </w:tcPr>
          <w:p w14:paraId="6C4E3902" w14:textId="77777777" w:rsidR="005B1D09" w:rsidRPr="007036CE" w:rsidRDefault="005B1D09" w:rsidP="005B1D09">
            <w:pPr>
              <w:pStyle w:val="GOSTTablenorm"/>
            </w:pPr>
            <w:r w:rsidRPr="007036CE">
              <w:rPr>
                <w:szCs w:val="22"/>
              </w:rPr>
              <w:t>Да</w:t>
            </w:r>
          </w:p>
        </w:tc>
        <w:tc>
          <w:tcPr>
            <w:tcW w:w="308" w:type="pct"/>
          </w:tcPr>
          <w:p w14:paraId="0FEDE862" w14:textId="77777777" w:rsidR="005B1D09" w:rsidRPr="007036CE" w:rsidRDefault="005B1D09" w:rsidP="005B1D09">
            <w:pPr>
              <w:pStyle w:val="GOSTTablenorm"/>
            </w:pPr>
            <w:r w:rsidRPr="007036CE">
              <w:rPr>
                <w:szCs w:val="22"/>
                <w:lang w:val="en-US"/>
              </w:rPr>
              <w:t>&lt;=25</w:t>
            </w:r>
          </w:p>
        </w:tc>
        <w:tc>
          <w:tcPr>
            <w:tcW w:w="2039" w:type="pct"/>
          </w:tcPr>
          <w:p w14:paraId="34F8A562" w14:textId="77777777" w:rsidR="005B1D09" w:rsidRPr="007036CE" w:rsidRDefault="005B1D09" w:rsidP="005B1D09">
            <w:pPr>
              <w:pStyle w:val="GOSTTablenorm"/>
            </w:pPr>
            <w:r w:rsidRPr="007036CE">
              <w:rPr>
                <w:szCs w:val="22"/>
              </w:rPr>
              <w:t>Указывается номер документа</w:t>
            </w:r>
          </w:p>
        </w:tc>
      </w:tr>
      <w:tr w:rsidR="005B1D09" w:rsidRPr="007036CE" w14:paraId="3927035E" w14:textId="77777777" w:rsidTr="00A03896">
        <w:tc>
          <w:tcPr>
            <w:tcW w:w="1100" w:type="pct"/>
          </w:tcPr>
          <w:p w14:paraId="4E6533E3" w14:textId="77777777" w:rsidR="005B1D09" w:rsidRPr="007036CE" w:rsidRDefault="005B1D09" w:rsidP="005B1D09">
            <w:pPr>
              <w:pStyle w:val="GOSTTablenorm"/>
              <w:rPr>
                <w:szCs w:val="22"/>
              </w:rPr>
            </w:pPr>
            <w:r w:rsidRPr="007036CE">
              <w:rPr>
                <w:szCs w:val="22"/>
              </w:rPr>
              <w:t>Дата документа</w:t>
            </w:r>
          </w:p>
        </w:tc>
        <w:tc>
          <w:tcPr>
            <w:tcW w:w="734" w:type="pct"/>
          </w:tcPr>
          <w:p w14:paraId="1B846395" w14:textId="77777777" w:rsidR="005B1D09" w:rsidRPr="007036CE" w:rsidRDefault="005B1D09" w:rsidP="005B1D09">
            <w:pPr>
              <w:pStyle w:val="GOSTTablenorm"/>
              <w:rPr>
                <w:szCs w:val="22"/>
                <w:lang w:val="en-US"/>
              </w:rPr>
            </w:pPr>
            <w:r w:rsidRPr="007036CE">
              <w:rPr>
                <w:szCs w:val="22"/>
                <w:lang w:val="en-US"/>
              </w:rPr>
              <w:t>DATE_DOC</w:t>
            </w:r>
          </w:p>
        </w:tc>
        <w:tc>
          <w:tcPr>
            <w:tcW w:w="519" w:type="pct"/>
          </w:tcPr>
          <w:p w14:paraId="40ED15FC" w14:textId="77777777" w:rsidR="005B1D09" w:rsidRPr="007036CE" w:rsidRDefault="005B1D09" w:rsidP="005B1D09">
            <w:pPr>
              <w:pStyle w:val="GOSTTablenorm"/>
            </w:pPr>
            <w:r w:rsidRPr="007036CE">
              <w:rPr>
                <w:szCs w:val="22"/>
              </w:rPr>
              <w:t>Дата</w:t>
            </w:r>
          </w:p>
        </w:tc>
        <w:tc>
          <w:tcPr>
            <w:tcW w:w="300" w:type="pct"/>
          </w:tcPr>
          <w:p w14:paraId="627129A1" w14:textId="77777777" w:rsidR="005B1D09" w:rsidRPr="007036CE" w:rsidRDefault="005B1D09" w:rsidP="005B1D09">
            <w:pPr>
              <w:pStyle w:val="GOSTTablenorm"/>
            </w:pPr>
            <w:r w:rsidRPr="007036CE">
              <w:rPr>
                <w:szCs w:val="22"/>
              </w:rPr>
              <w:t>Да</w:t>
            </w:r>
          </w:p>
        </w:tc>
        <w:tc>
          <w:tcPr>
            <w:tcW w:w="308" w:type="pct"/>
          </w:tcPr>
          <w:p w14:paraId="2A56F176" w14:textId="77777777" w:rsidR="005B1D09" w:rsidRPr="007036CE" w:rsidRDefault="005B1D09" w:rsidP="005B1D09">
            <w:pPr>
              <w:pStyle w:val="GOSTTablenorm"/>
            </w:pPr>
          </w:p>
        </w:tc>
        <w:tc>
          <w:tcPr>
            <w:tcW w:w="2039" w:type="pct"/>
          </w:tcPr>
          <w:p w14:paraId="647A0BE4" w14:textId="77777777" w:rsidR="005B1D09" w:rsidRPr="007036CE" w:rsidRDefault="005B1D09" w:rsidP="005B1D09">
            <w:pPr>
              <w:pStyle w:val="GOSTTablenorm"/>
            </w:pPr>
            <w:r w:rsidRPr="007036CE">
              <w:rPr>
                <w:szCs w:val="22"/>
              </w:rPr>
              <w:t>Указывается дата</w:t>
            </w:r>
            <w:r w:rsidR="00127C76" w:rsidRPr="007036CE">
              <w:rPr>
                <w:szCs w:val="22"/>
              </w:rPr>
              <w:t xml:space="preserve"> документа в формате YYYY-MM-DD</w:t>
            </w:r>
          </w:p>
        </w:tc>
      </w:tr>
      <w:tr w:rsidR="005B1D09" w:rsidRPr="007036CE" w14:paraId="67F813FA" w14:textId="77777777" w:rsidTr="00A03896">
        <w:tc>
          <w:tcPr>
            <w:tcW w:w="1100" w:type="pct"/>
          </w:tcPr>
          <w:p w14:paraId="28B90950" w14:textId="77777777" w:rsidR="005B1D09" w:rsidRPr="007036CE" w:rsidRDefault="005B1D09" w:rsidP="005B1D09">
            <w:pPr>
              <w:pStyle w:val="GOSTTablenorm"/>
              <w:rPr>
                <w:szCs w:val="22"/>
              </w:rPr>
            </w:pPr>
            <w:r w:rsidRPr="007036CE">
              <w:t>Вид документа</w:t>
            </w:r>
          </w:p>
        </w:tc>
        <w:tc>
          <w:tcPr>
            <w:tcW w:w="734" w:type="pct"/>
          </w:tcPr>
          <w:p w14:paraId="5DA70592" w14:textId="77777777" w:rsidR="005B1D09" w:rsidRPr="007036CE" w:rsidRDefault="005B1D09" w:rsidP="005B1D09">
            <w:pPr>
              <w:pStyle w:val="GOSTTablenorm"/>
              <w:rPr>
                <w:szCs w:val="22"/>
                <w:lang w:val="en-US"/>
              </w:rPr>
            </w:pPr>
            <w:r w:rsidRPr="007036CE">
              <w:rPr>
                <w:szCs w:val="22"/>
                <w:lang w:val="en-US"/>
              </w:rPr>
              <w:t>DOC_TYPE</w:t>
            </w:r>
          </w:p>
        </w:tc>
        <w:tc>
          <w:tcPr>
            <w:tcW w:w="519" w:type="pct"/>
          </w:tcPr>
          <w:p w14:paraId="6B8DA520" w14:textId="77777777" w:rsidR="005B1D09" w:rsidRPr="007036CE" w:rsidRDefault="005B1D09" w:rsidP="005B1D09">
            <w:pPr>
              <w:pStyle w:val="GOSTTablenorm"/>
            </w:pPr>
            <w:r w:rsidRPr="007036CE">
              <w:t>Строка</w:t>
            </w:r>
          </w:p>
        </w:tc>
        <w:tc>
          <w:tcPr>
            <w:tcW w:w="300" w:type="pct"/>
          </w:tcPr>
          <w:p w14:paraId="3404BCD4" w14:textId="77777777" w:rsidR="005B1D09" w:rsidRPr="007036CE" w:rsidRDefault="005B1D09" w:rsidP="005B1D09">
            <w:pPr>
              <w:pStyle w:val="GOSTTablenorm"/>
            </w:pPr>
            <w:r w:rsidRPr="007036CE">
              <w:t>Да</w:t>
            </w:r>
          </w:p>
        </w:tc>
        <w:tc>
          <w:tcPr>
            <w:tcW w:w="308" w:type="pct"/>
          </w:tcPr>
          <w:p w14:paraId="34CCE2C3" w14:textId="77777777" w:rsidR="005B1D09" w:rsidRPr="007036CE" w:rsidRDefault="005B1D09" w:rsidP="005B1D09">
            <w:pPr>
              <w:pStyle w:val="GOSTTablenorm"/>
            </w:pPr>
            <w:r w:rsidRPr="007036CE">
              <w:t>=3</w:t>
            </w:r>
          </w:p>
        </w:tc>
        <w:tc>
          <w:tcPr>
            <w:tcW w:w="2039" w:type="pct"/>
          </w:tcPr>
          <w:p w14:paraId="33243333" w14:textId="77777777" w:rsidR="005B1D09" w:rsidRPr="007036CE" w:rsidRDefault="005B1D09" w:rsidP="005B1D09">
            <w:pPr>
              <w:pStyle w:val="GOSTTablenorm"/>
            </w:pPr>
            <w:r w:rsidRPr="007036CE">
              <w:t>Указывается код вида документа.</w:t>
            </w:r>
          </w:p>
          <w:p w14:paraId="0ECCF5A2" w14:textId="77777777" w:rsidR="005B1D09" w:rsidRPr="007036CE" w:rsidRDefault="005B1D09" w:rsidP="005B1D09">
            <w:pPr>
              <w:pStyle w:val="GOSTTablenorm"/>
            </w:pPr>
            <w:r w:rsidRPr="007036CE">
              <w:t>Заполняется значением «БРШ»</w:t>
            </w:r>
          </w:p>
        </w:tc>
      </w:tr>
      <w:tr w:rsidR="005B1D09" w:rsidRPr="007036CE" w14:paraId="3D8BCC35" w14:textId="77777777" w:rsidTr="00A03896">
        <w:tc>
          <w:tcPr>
            <w:tcW w:w="1100" w:type="pct"/>
          </w:tcPr>
          <w:p w14:paraId="33234CA4" w14:textId="77777777" w:rsidR="005B1D09" w:rsidRPr="007036CE" w:rsidRDefault="005B1D09" w:rsidP="005B1D09">
            <w:pPr>
              <w:pStyle w:val="GOSTTablenorm"/>
            </w:pPr>
            <w:r w:rsidRPr="007036CE">
              <w:rPr>
                <w:szCs w:val="22"/>
              </w:rPr>
              <w:t>Уровень конфиденциальности</w:t>
            </w:r>
          </w:p>
        </w:tc>
        <w:tc>
          <w:tcPr>
            <w:tcW w:w="734" w:type="pct"/>
          </w:tcPr>
          <w:p w14:paraId="6C3FFBDA" w14:textId="77777777" w:rsidR="005B1D09" w:rsidRPr="007036CE" w:rsidRDefault="005B1D09" w:rsidP="005B1D09">
            <w:pPr>
              <w:pStyle w:val="GOSTTablenorm"/>
              <w:rPr>
                <w:szCs w:val="22"/>
                <w:lang w:val="en-US"/>
              </w:rPr>
            </w:pPr>
            <w:r w:rsidRPr="007036CE">
              <w:rPr>
                <w:szCs w:val="22"/>
                <w:lang w:val="en-US"/>
              </w:rPr>
              <w:t>ACCESSLEVEL</w:t>
            </w:r>
          </w:p>
        </w:tc>
        <w:tc>
          <w:tcPr>
            <w:tcW w:w="519" w:type="pct"/>
          </w:tcPr>
          <w:p w14:paraId="6DADD6F3" w14:textId="77777777" w:rsidR="005B1D09" w:rsidRPr="007036CE" w:rsidRDefault="005B1D09" w:rsidP="005B1D09">
            <w:pPr>
              <w:pStyle w:val="GOSTTablenorm"/>
            </w:pPr>
            <w:r w:rsidRPr="007036CE">
              <w:rPr>
                <w:szCs w:val="22"/>
              </w:rPr>
              <w:t>Число</w:t>
            </w:r>
          </w:p>
        </w:tc>
        <w:tc>
          <w:tcPr>
            <w:tcW w:w="300" w:type="pct"/>
          </w:tcPr>
          <w:p w14:paraId="411C12C0" w14:textId="77777777" w:rsidR="005B1D09" w:rsidRPr="007036CE" w:rsidRDefault="005B1D09" w:rsidP="005B1D09">
            <w:pPr>
              <w:pStyle w:val="GOSTTablenorm"/>
            </w:pPr>
            <w:r w:rsidRPr="007036CE">
              <w:rPr>
                <w:szCs w:val="22"/>
              </w:rPr>
              <w:t>Да</w:t>
            </w:r>
          </w:p>
        </w:tc>
        <w:tc>
          <w:tcPr>
            <w:tcW w:w="308" w:type="pct"/>
          </w:tcPr>
          <w:p w14:paraId="6D082DEF" w14:textId="77777777" w:rsidR="005B1D09" w:rsidRPr="007036CE" w:rsidRDefault="005B1D09" w:rsidP="005B1D09">
            <w:pPr>
              <w:pStyle w:val="GOSTTablenorm"/>
            </w:pPr>
            <w:r w:rsidRPr="007036CE">
              <w:t>=1</w:t>
            </w:r>
          </w:p>
        </w:tc>
        <w:tc>
          <w:tcPr>
            <w:tcW w:w="2039" w:type="pct"/>
          </w:tcPr>
          <w:p w14:paraId="6DD71006" w14:textId="77777777" w:rsidR="005B1D09" w:rsidRPr="007036CE" w:rsidRDefault="005B1D09" w:rsidP="005B1D09">
            <w:pPr>
              <w:pStyle w:val="GOSTTablenorm"/>
            </w:pPr>
            <w:r w:rsidRPr="007036CE">
              <w:t>Указывается уровень конфиденциальности документа.</w:t>
            </w:r>
          </w:p>
          <w:p w14:paraId="6E8EAD17" w14:textId="77777777" w:rsidR="005B1D09" w:rsidRPr="007036CE" w:rsidRDefault="005B1D09" w:rsidP="005B1D09">
            <w:pPr>
              <w:pStyle w:val="GOSTTablenorm"/>
            </w:pPr>
            <w:r w:rsidRPr="007036CE">
              <w:t>Возможные значения:</w:t>
            </w:r>
          </w:p>
          <w:p w14:paraId="72932F62" w14:textId="77777777" w:rsidR="005B1D09" w:rsidRPr="007036CE" w:rsidRDefault="005B1D09" w:rsidP="007E547B">
            <w:pPr>
              <w:pStyle w:val="GOSTTableListMark1"/>
              <w:numPr>
                <w:ilvl w:val="0"/>
                <w:numId w:val="2"/>
              </w:numPr>
            </w:pPr>
            <w:r w:rsidRPr="007036CE">
              <w:t xml:space="preserve">«0» </w:t>
            </w:r>
            <w:r w:rsidR="004060F4" w:rsidRPr="007036CE">
              <w:t>–</w:t>
            </w:r>
            <w:r w:rsidRPr="007036CE">
              <w:t xml:space="preserve"> Несекретно;</w:t>
            </w:r>
          </w:p>
          <w:p w14:paraId="138DAF53" w14:textId="77777777" w:rsidR="005B1D09" w:rsidRPr="007036CE" w:rsidRDefault="005B1D09" w:rsidP="007E547B">
            <w:pPr>
              <w:pStyle w:val="GOSTTableListMark1"/>
              <w:numPr>
                <w:ilvl w:val="0"/>
                <w:numId w:val="2"/>
              </w:numPr>
            </w:pPr>
            <w:r w:rsidRPr="007036CE">
              <w:t>«1</w:t>
            </w:r>
            <w:r w:rsidR="00127C76" w:rsidRPr="007036CE">
              <w:t xml:space="preserve">» </w:t>
            </w:r>
            <w:r w:rsidR="004060F4" w:rsidRPr="007036CE">
              <w:t>–</w:t>
            </w:r>
            <w:r w:rsidR="00127C76" w:rsidRPr="007036CE">
              <w:t xml:space="preserve"> Для служебного пользования</w:t>
            </w:r>
          </w:p>
        </w:tc>
      </w:tr>
      <w:tr w:rsidR="005B1D09" w:rsidRPr="007036CE" w14:paraId="7D2ACB5B" w14:textId="77777777" w:rsidTr="00A03896">
        <w:tc>
          <w:tcPr>
            <w:tcW w:w="1100" w:type="pct"/>
          </w:tcPr>
          <w:p w14:paraId="3725EAEA" w14:textId="77777777" w:rsidR="005B1D09" w:rsidRPr="007036CE" w:rsidRDefault="005B1D09" w:rsidP="005B1D09">
            <w:pPr>
              <w:pStyle w:val="GOSTTablenorm"/>
              <w:rPr>
                <w:szCs w:val="22"/>
              </w:rPr>
            </w:pPr>
            <w:r w:rsidRPr="007036CE">
              <w:rPr>
                <w:szCs w:val="22"/>
              </w:rPr>
              <w:lastRenderedPageBreak/>
              <w:t>Код бюджета</w:t>
            </w:r>
          </w:p>
        </w:tc>
        <w:tc>
          <w:tcPr>
            <w:tcW w:w="734" w:type="pct"/>
          </w:tcPr>
          <w:p w14:paraId="44B1EECC" w14:textId="77777777" w:rsidR="005B1D09" w:rsidRPr="007036CE" w:rsidRDefault="005B1D09" w:rsidP="005B1D09">
            <w:pPr>
              <w:pStyle w:val="GOSTTablenorm"/>
              <w:rPr>
                <w:szCs w:val="22"/>
                <w:lang w:val="en-US"/>
              </w:rPr>
            </w:pPr>
            <w:r w:rsidRPr="007036CE">
              <w:rPr>
                <w:szCs w:val="24"/>
              </w:rPr>
              <w:t>BUDGET_CODE</w:t>
            </w:r>
          </w:p>
        </w:tc>
        <w:tc>
          <w:tcPr>
            <w:tcW w:w="519" w:type="pct"/>
          </w:tcPr>
          <w:p w14:paraId="7922CF23" w14:textId="77777777" w:rsidR="005B1D09" w:rsidRPr="007036CE" w:rsidRDefault="005B1D09" w:rsidP="005B1D09">
            <w:pPr>
              <w:pStyle w:val="GOSTTablenorm"/>
            </w:pPr>
            <w:r w:rsidRPr="007036CE">
              <w:rPr>
                <w:szCs w:val="22"/>
              </w:rPr>
              <w:t>Строка</w:t>
            </w:r>
          </w:p>
        </w:tc>
        <w:tc>
          <w:tcPr>
            <w:tcW w:w="300" w:type="pct"/>
          </w:tcPr>
          <w:p w14:paraId="47717969" w14:textId="77777777" w:rsidR="005B1D09" w:rsidRPr="007036CE" w:rsidRDefault="005B1D09" w:rsidP="005B1D09">
            <w:pPr>
              <w:pStyle w:val="GOSTTablenorm"/>
            </w:pPr>
            <w:r w:rsidRPr="007036CE">
              <w:rPr>
                <w:szCs w:val="22"/>
              </w:rPr>
              <w:t>Да</w:t>
            </w:r>
          </w:p>
        </w:tc>
        <w:tc>
          <w:tcPr>
            <w:tcW w:w="308" w:type="pct"/>
          </w:tcPr>
          <w:p w14:paraId="674B892F" w14:textId="77777777" w:rsidR="005B1D09" w:rsidRPr="007036CE" w:rsidRDefault="005B1D09" w:rsidP="005B1D09">
            <w:pPr>
              <w:pStyle w:val="GOSTTablenorm"/>
            </w:pPr>
            <w:r w:rsidRPr="007036CE">
              <w:rPr>
                <w:szCs w:val="22"/>
              </w:rPr>
              <w:t>=8</w:t>
            </w:r>
          </w:p>
        </w:tc>
        <w:tc>
          <w:tcPr>
            <w:tcW w:w="2039" w:type="pct"/>
          </w:tcPr>
          <w:p w14:paraId="57DABA52" w14:textId="77777777" w:rsidR="005B1D09" w:rsidRPr="007036CE" w:rsidRDefault="005B1D09" w:rsidP="005B1D09">
            <w:pPr>
              <w:pStyle w:val="GOSTTablenorm"/>
            </w:pPr>
            <w:r w:rsidRPr="007036CE">
              <w:t>Указывается код бюджета в соответствии со справочником «Бюджеты»</w:t>
            </w:r>
          </w:p>
        </w:tc>
      </w:tr>
      <w:tr w:rsidR="005B1D09" w:rsidRPr="007036CE" w14:paraId="74607DAE" w14:textId="77777777" w:rsidTr="00A03896">
        <w:tc>
          <w:tcPr>
            <w:tcW w:w="1100" w:type="pct"/>
          </w:tcPr>
          <w:p w14:paraId="6DC84DA7" w14:textId="77777777" w:rsidR="005B1D09" w:rsidRPr="007036CE" w:rsidRDefault="005B1D09" w:rsidP="005B1D09">
            <w:pPr>
              <w:pStyle w:val="GOSTTablenorm"/>
              <w:rPr>
                <w:szCs w:val="22"/>
              </w:rPr>
            </w:pPr>
            <w:r w:rsidRPr="007036CE">
              <w:rPr>
                <w:szCs w:val="22"/>
              </w:rPr>
              <w:t>Дата ввода в действие</w:t>
            </w:r>
          </w:p>
        </w:tc>
        <w:tc>
          <w:tcPr>
            <w:tcW w:w="734" w:type="pct"/>
          </w:tcPr>
          <w:p w14:paraId="3857F994" w14:textId="77777777" w:rsidR="005B1D09" w:rsidRPr="007036CE" w:rsidRDefault="005B1D09" w:rsidP="005B1D09">
            <w:pPr>
              <w:pStyle w:val="GOSTTablenorm"/>
              <w:rPr>
                <w:szCs w:val="24"/>
              </w:rPr>
            </w:pPr>
            <w:r w:rsidRPr="007036CE">
              <w:rPr>
                <w:szCs w:val="24"/>
              </w:rPr>
              <w:t>EVENT_DATE</w:t>
            </w:r>
          </w:p>
        </w:tc>
        <w:tc>
          <w:tcPr>
            <w:tcW w:w="519" w:type="pct"/>
          </w:tcPr>
          <w:p w14:paraId="220E6AA0" w14:textId="77777777" w:rsidR="005B1D09" w:rsidRPr="007036CE" w:rsidRDefault="005B1D09" w:rsidP="005B1D09">
            <w:pPr>
              <w:pStyle w:val="GOSTTablenorm"/>
            </w:pPr>
            <w:r w:rsidRPr="007036CE">
              <w:rPr>
                <w:szCs w:val="22"/>
              </w:rPr>
              <w:t>Дата</w:t>
            </w:r>
          </w:p>
        </w:tc>
        <w:tc>
          <w:tcPr>
            <w:tcW w:w="300" w:type="pct"/>
          </w:tcPr>
          <w:p w14:paraId="1E1D3705" w14:textId="77777777" w:rsidR="005B1D09" w:rsidRPr="007036CE" w:rsidRDefault="005B1D09" w:rsidP="005B1D09">
            <w:pPr>
              <w:pStyle w:val="GOSTTablenorm"/>
            </w:pPr>
            <w:r w:rsidRPr="007036CE">
              <w:rPr>
                <w:szCs w:val="22"/>
              </w:rPr>
              <w:t>Да</w:t>
            </w:r>
          </w:p>
        </w:tc>
        <w:tc>
          <w:tcPr>
            <w:tcW w:w="308" w:type="pct"/>
          </w:tcPr>
          <w:p w14:paraId="61D48BD0" w14:textId="77777777" w:rsidR="005B1D09" w:rsidRPr="007036CE" w:rsidRDefault="005B1D09" w:rsidP="005B1D09">
            <w:pPr>
              <w:pStyle w:val="GOSTTablenorm"/>
            </w:pPr>
          </w:p>
        </w:tc>
        <w:tc>
          <w:tcPr>
            <w:tcW w:w="2039" w:type="pct"/>
          </w:tcPr>
          <w:p w14:paraId="320491F7" w14:textId="7DE42539" w:rsidR="005B1D09" w:rsidRPr="007036CE" w:rsidRDefault="005B1D09" w:rsidP="00136E99">
            <w:pPr>
              <w:pStyle w:val="GOSTTablenorm"/>
            </w:pPr>
            <w:r w:rsidRPr="007036CE">
              <w:rPr>
                <w:szCs w:val="22"/>
              </w:rPr>
              <w:t>Указывается дата</w:t>
            </w:r>
            <w:r w:rsidR="00127C76" w:rsidRPr="007036CE">
              <w:rPr>
                <w:szCs w:val="22"/>
              </w:rPr>
              <w:t xml:space="preserve"> </w:t>
            </w:r>
            <w:del w:id="2213" w:author="EXP-320404" w:date="2025-09-15T18:48:00Z">
              <w:r w:rsidR="00127C76" w:rsidRPr="007036CE" w:rsidDel="00136E99">
                <w:rPr>
                  <w:szCs w:val="22"/>
                </w:rPr>
                <w:delText xml:space="preserve">документа </w:delText>
              </w:r>
            </w:del>
            <w:ins w:id="2214" w:author="EXP-320404" w:date="2025-09-15T18:48:00Z">
              <w:r w:rsidR="00136E99" w:rsidRPr="007036CE">
                <w:rPr>
                  <w:szCs w:val="22"/>
                </w:rPr>
                <w:t xml:space="preserve">ввода в действие </w:t>
              </w:r>
            </w:ins>
            <w:r w:rsidR="00127C76" w:rsidRPr="007036CE">
              <w:rPr>
                <w:szCs w:val="22"/>
              </w:rPr>
              <w:t>в формате YYYY-MM-DD</w:t>
            </w:r>
          </w:p>
        </w:tc>
      </w:tr>
      <w:tr w:rsidR="00DC5693" w:rsidRPr="007036CE" w14:paraId="3AB19521" w14:textId="77777777" w:rsidTr="00A03896">
        <w:trPr>
          <w:ins w:id="2215" w:author="Сатлер Марина Викторовна" w:date="2024-07-05T16:46:00Z"/>
        </w:trPr>
        <w:tc>
          <w:tcPr>
            <w:tcW w:w="1100" w:type="pct"/>
          </w:tcPr>
          <w:p w14:paraId="34C26AF5" w14:textId="77777777" w:rsidR="00DC5693" w:rsidRPr="007036CE" w:rsidRDefault="00DC5693" w:rsidP="00DC5693">
            <w:pPr>
              <w:pStyle w:val="GOSTTablenorm"/>
              <w:rPr>
                <w:ins w:id="2216" w:author="Сатлер Марина Викторовна" w:date="2024-07-05T16:46:00Z"/>
                <w:szCs w:val="22"/>
              </w:rPr>
            </w:pPr>
            <w:ins w:id="2217" w:author="Сатлер Марина Викторовна" w:date="2024-07-05T16:46:00Z">
              <w:r w:rsidRPr="007036CE">
                <w:t>Признак «Новый бюджетный цикл»</w:t>
              </w:r>
            </w:ins>
          </w:p>
        </w:tc>
        <w:tc>
          <w:tcPr>
            <w:tcW w:w="734" w:type="pct"/>
          </w:tcPr>
          <w:p w14:paraId="218DFE77" w14:textId="77777777" w:rsidR="00DC5693" w:rsidRPr="007036CE" w:rsidRDefault="00DC5693" w:rsidP="00DC5693">
            <w:pPr>
              <w:pStyle w:val="GOSTTablenorm"/>
              <w:rPr>
                <w:ins w:id="2218" w:author="Сатлер Марина Викторовна" w:date="2024-07-05T16:46:00Z"/>
                <w:szCs w:val="24"/>
              </w:rPr>
            </w:pPr>
            <w:ins w:id="2219" w:author="Сатлер Марина Викторовна" w:date="2024-07-05T16:46:00Z">
              <w:r w:rsidRPr="007036CE">
                <w:rPr>
                  <w:lang w:val="en-US"/>
                </w:rPr>
                <w:t>NBC</w:t>
              </w:r>
            </w:ins>
          </w:p>
        </w:tc>
        <w:tc>
          <w:tcPr>
            <w:tcW w:w="519" w:type="pct"/>
          </w:tcPr>
          <w:p w14:paraId="5F67DD51" w14:textId="77777777" w:rsidR="00DC5693" w:rsidRPr="007036CE" w:rsidRDefault="00DC5693" w:rsidP="00DC5693">
            <w:pPr>
              <w:pStyle w:val="GOSTTablenorm"/>
              <w:rPr>
                <w:ins w:id="2220" w:author="Сатлер Марина Викторовна" w:date="2024-07-05T16:46:00Z"/>
                <w:szCs w:val="22"/>
              </w:rPr>
            </w:pPr>
            <w:ins w:id="2221" w:author="Сатлер Марина Викторовна" w:date="2024-07-05T16:46:00Z">
              <w:r w:rsidRPr="007036CE">
                <w:t>Строка</w:t>
              </w:r>
            </w:ins>
          </w:p>
        </w:tc>
        <w:tc>
          <w:tcPr>
            <w:tcW w:w="300" w:type="pct"/>
          </w:tcPr>
          <w:p w14:paraId="2EA24E35" w14:textId="77777777" w:rsidR="00DC5693" w:rsidRPr="007036CE" w:rsidRDefault="00DC5693" w:rsidP="00DC5693">
            <w:pPr>
              <w:pStyle w:val="GOSTTablenorm"/>
              <w:rPr>
                <w:ins w:id="2222" w:author="Сатлер Марина Викторовна" w:date="2024-07-05T16:46:00Z"/>
                <w:szCs w:val="22"/>
              </w:rPr>
            </w:pPr>
            <w:ins w:id="2223" w:author="Сатлер Марина Викторовна" w:date="2024-07-05T16:46:00Z">
              <w:r w:rsidRPr="007036CE">
                <w:t>Да</w:t>
              </w:r>
            </w:ins>
          </w:p>
        </w:tc>
        <w:tc>
          <w:tcPr>
            <w:tcW w:w="308" w:type="pct"/>
          </w:tcPr>
          <w:p w14:paraId="239F22AB" w14:textId="77777777" w:rsidR="00DC5693" w:rsidRPr="007036CE" w:rsidRDefault="00DC5693" w:rsidP="00DC5693">
            <w:pPr>
              <w:pStyle w:val="GOSTTablenorm"/>
              <w:rPr>
                <w:ins w:id="2224" w:author="Сатлер Марина Викторовна" w:date="2024-07-05T16:46:00Z"/>
              </w:rPr>
            </w:pPr>
            <w:ins w:id="2225" w:author="Сатлер Марина Викторовна" w:date="2024-07-05T16:46:00Z">
              <w:r w:rsidRPr="007036CE">
                <w:t>=1</w:t>
              </w:r>
            </w:ins>
          </w:p>
        </w:tc>
        <w:tc>
          <w:tcPr>
            <w:tcW w:w="2039" w:type="pct"/>
          </w:tcPr>
          <w:p w14:paraId="2B01C4AD" w14:textId="77777777" w:rsidR="00DC5693" w:rsidRPr="007036CE" w:rsidRDefault="00DC5693" w:rsidP="00DC5693">
            <w:pPr>
              <w:pStyle w:val="GOSTTablenorm"/>
              <w:rPr>
                <w:ins w:id="2226" w:author="Сатлер Марина Викторовна" w:date="2024-07-05T16:46:00Z"/>
              </w:rPr>
            </w:pPr>
            <w:ins w:id="2227" w:author="Сатлер Марина Викторовна" w:date="2024-07-05T16:46:00Z">
              <w:r w:rsidRPr="007036CE">
                <w:t>Указывается признак доведения бюджетных данных на новый бюджетный цикл.</w:t>
              </w:r>
            </w:ins>
          </w:p>
          <w:p w14:paraId="7DE2F06B" w14:textId="77777777" w:rsidR="00DC5693" w:rsidRPr="007036CE" w:rsidRDefault="00DC5693" w:rsidP="00DC5693">
            <w:pPr>
              <w:pStyle w:val="GOSTTablenorm"/>
              <w:rPr>
                <w:ins w:id="2228" w:author="Сатлер Марина Викторовна" w:date="2024-07-05T16:46:00Z"/>
              </w:rPr>
            </w:pPr>
            <w:ins w:id="2229" w:author="Сатлер Марина Викторовна" w:date="2024-07-05T16:46:00Z">
              <w:r w:rsidRPr="007036CE">
                <w:t>Возможные значения:</w:t>
              </w:r>
            </w:ins>
          </w:p>
          <w:p w14:paraId="062E3555" w14:textId="77777777" w:rsidR="00DC5693" w:rsidRPr="007036CE" w:rsidRDefault="00DC5693" w:rsidP="00DC5693">
            <w:pPr>
              <w:pStyle w:val="GOSTTableListMark1"/>
              <w:rPr>
                <w:ins w:id="2230" w:author="Сатлер Марина Викторовна" w:date="2024-07-05T16:46:00Z"/>
                <w:szCs w:val="22"/>
              </w:rPr>
            </w:pPr>
            <w:ins w:id="2231" w:author="Сатлер Марина Викторовна" w:date="2024-07-05T16:46:00Z">
              <w:r w:rsidRPr="007036CE">
                <w:rPr>
                  <w:szCs w:val="22"/>
                </w:rPr>
                <w:t>«0</w:t>
              </w:r>
              <w:r w:rsidRPr="007036CE">
                <w:t xml:space="preserve">» </w:t>
              </w:r>
            </w:ins>
            <w:r w:rsidR="004060F4" w:rsidRPr="007036CE">
              <w:t>–</w:t>
            </w:r>
            <w:ins w:id="2232" w:author="Сатлер Марина Викторовна" w:date="2024-07-05T16:46:00Z">
              <w:r w:rsidRPr="007036CE">
                <w:t xml:space="preserve"> доведение на текущий бюджетный цикл;</w:t>
              </w:r>
            </w:ins>
          </w:p>
          <w:p w14:paraId="35C0A61E" w14:textId="77777777" w:rsidR="00DC5693" w:rsidRPr="007036CE" w:rsidRDefault="00DC5693" w:rsidP="00DC5693">
            <w:pPr>
              <w:pStyle w:val="GOSTTableListMark1"/>
              <w:rPr>
                <w:ins w:id="2233" w:author="Сатлер Марина Викторовна" w:date="2024-07-05T16:46:00Z"/>
                <w:szCs w:val="22"/>
              </w:rPr>
            </w:pPr>
            <w:ins w:id="2234" w:author="Сатлер Марина Викторовна" w:date="2024-07-05T16:46:00Z">
              <w:r w:rsidRPr="007036CE">
                <w:rPr>
                  <w:szCs w:val="22"/>
                </w:rPr>
                <w:t xml:space="preserve">«1» </w:t>
              </w:r>
            </w:ins>
            <w:r w:rsidR="004060F4" w:rsidRPr="007036CE">
              <w:t>–</w:t>
            </w:r>
            <w:ins w:id="2235" w:author="Сатлер Марина Викторовна" w:date="2024-07-05T16:46:00Z">
              <w:r w:rsidRPr="007036CE">
                <w:rPr>
                  <w:szCs w:val="22"/>
                </w:rPr>
                <w:t xml:space="preserve"> доведение на новый бюджетный цикл</w:t>
              </w:r>
            </w:ins>
          </w:p>
        </w:tc>
      </w:tr>
      <w:tr w:rsidR="00DC5693" w:rsidRPr="007036CE" w14:paraId="3C5FC12F" w14:textId="77777777" w:rsidTr="00A03896">
        <w:tc>
          <w:tcPr>
            <w:tcW w:w="1100" w:type="pct"/>
          </w:tcPr>
          <w:p w14:paraId="49B2F0B9" w14:textId="77777777" w:rsidR="00DC5693" w:rsidRPr="007036CE" w:rsidRDefault="00DC5693" w:rsidP="00DC5693">
            <w:pPr>
              <w:pStyle w:val="GOSTTablenorm"/>
              <w:rPr>
                <w:b/>
                <w:szCs w:val="22"/>
              </w:rPr>
            </w:pPr>
            <w:r w:rsidRPr="007036CE">
              <w:rPr>
                <w:b/>
                <w:szCs w:val="22"/>
              </w:rPr>
              <w:t>Строки документа по разделу «БА по расходам»</w:t>
            </w:r>
          </w:p>
        </w:tc>
        <w:tc>
          <w:tcPr>
            <w:tcW w:w="734" w:type="pct"/>
          </w:tcPr>
          <w:p w14:paraId="70C9CBF6" w14:textId="77777777" w:rsidR="00DC5693" w:rsidRPr="007036CE" w:rsidRDefault="00DC5693" w:rsidP="00DC5693">
            <w:pPr>
              <w:pStyle w:val="GOSTTablenorm"/>
              <w:rPr>
                <w:b/>
                <w:szCs w:val="24"/>
              </w:rPr>
            </w:pPr>
            <w:r w:rsidRPr="007036CE">
              <w:rPr>
                <w:b/>
                <w:szCs w:val="24"/>
                <w:lang w:val="en-US"/>
              </w:rPr>
              <w:t>SECTION_1</w:t>
            </w:r>
          </w:p>
        </w:tc>
        <w:tc>
          <w:tcPr>
            <w:tcW w:w="519" w:type="pct"/>
          </w:tcPr>
          <w:p w14:paraId="08A285A5" w14:textId="77777777" w:rsidR="00DC5693" w:rsidRPr="007036CE" w:rsidRDefault="00DC5693" w:rsidP="00DC5693">
            <w:pPr>
              <w:pStyle w:val="GOSTTablenorm"/>
            </w:pPr>
            <w:r w:rsidRPr="007036CE">
              <w:rPr>
                <w:szCs w:val="22"/>
              </w:rPr>
              <w:t>Массив</w:t>
            </w:r>
          </w:p>
        </w:tc>
        <w:tc>
          <w:tcPr>
            <w:tcW w:w="300" w:type="pct"/>
          </w:tcPr>
          <w:p w14:paraId="5DEDC65C" w14:textId="77777777" w:rsidR="00DC5693" w:rsidRPr="007036CE" w:rsidRDefault="00DC5693" w:rsidP="00DC5693">
            <w:pPr>
              <w:pStyle w:val="GOSTTablenorm"/>
            </w:pPr>
            <w:r w:rsidRPr="007036CE">
              <w:rPr>
                <w:szCs w:val="22"/>
              </w:rPr>
              <w:t>Нет</w:t>
            </w:r>
          </w:p>
        </w:tc>
        <w:tc>
          <w:tcPr>
            <w:tcW w:w="308" w:type="pct"/>
          </w:tcPr>
          <w:p w14:paraId="05DF92D7" w14:textId="77777777" w:rsidR="00DC5693" w:rsidRPr="007036CE" w:rsidRDefault="00DC5693" w:rsidP="00DC5693">
            <w:pPr>
              <w:pStyle w:val="GOSTTablenorm"/>
            </w:pPr>
            <w:r w:rsidRPr="007036CE">
              <w:rPr>
                <w:szCs w:val="22"/>
              </w:rPr>
              <w:t>-</w:t>
            </w:r>
          </w:p>
        </w:tc>
        <w:tc>
          <w:tcPr>
            <w:tcW w:w="2039" w:type="pct"/>
          </w:tcPr>
          <w:p w14:paraId="6D10E64B" w14:textId="77777777" w:rsidR="00DC5693" w:rsidRPr="007036CE" w:rsidRDefault="00DC5693" w:rsidP="00DC5693">
            <w:pPr>
              <w:pStyle w:val="GOSTTablenorm"/>
            </w:pPr>
            <w:r w:rsidRPr="007036CE">
              <w:rPr>
                <w:szCs w:val="22"/>
              </w:rPr>
              <w:t>-</w:t>
            </w:r>
          </w:p>
        </w:tc>
      </w:tr>
      <w:tr w:rsidR="00DC5693" w:rsidRPr="007036CE" w14:paraId="74F6F6A9" w14:textId="77777777" w:rsidTr="00A03896">
        <w:tc>
          <w:tcPr>
            <w:tcW w:w="1100" w:type="pct"/>
          </w:tcPr>
          <w:p w14:paraId="4082FE51" w14:textId="77777777" w:rsidR="00DC5693" w:rsidRPr="007036CE" w:rsidRDefault="00DC5693" w:rsidP="00DC5693">
            <w:pPr>
              <w:pStyle w:val="GOSTTablenorm"/>
            </w:pPr>
            <w:ins w:id="2236" w:author="Сатлер Марина Викторовна" w:date="2024-02-13T14:51:00Z">
              <w:r w:rsidRPr="007036CE">
                <w:t>Раздел</w:t>
              </w:r>
            </w:ins>
          </w:p>
        </w:tc>
        <w:tc>
          <w:tcPr>
            <w:tcW w:w="734" w:type="pct"/>
          </w:tcPr>
          <w:p w14:paraId="7C6345E2" w14:textId="77777777" w:rsidR="00DC5693" w:rsidRPr="007036CE" w:rsidRDefault="00DC5693" w:rsidP="00DC5693">
            <w:pPr>
              <w:pStyle w:val="GOSTTablenorm"/>
              <w:rPr>
                <w:b/>
                <w:szCs w:val="24"/>
                <w:lang w:val="en-US"/>
              </w:rPr>
            </w:pPr>
            <w:ins w:id="2237" w:author="Сатлер Марина Викторовна" w:date="2024-02-13T14:52:00Z">
              <w:r w:rsidRPr="007036CE">
                <w:rPr>
                  <w:b/>
                  <w:szCs w:val="24"/>
                  <w:lang w:val="en-US"/>
                </w:rPr>
                <w:t>SECTION_1</w:t>
              </w:r>
              <w:r w:rsidRPr="007036CE">
                <w:rPr>
                  <w:b/>
                  <w:szCs w:val="24"/>
                </w:rPr>
                <w:t>:</w:t>
              </w:r>
            </w:ins>
            <w:ins w:id="2238" w:author="Сатлер Марина Викторовна" w:date="2024-02-13T14:51:00Z">
              <w:r w:rsidRPr="007036CE">
                <w:t>SECTION_TYPE</w:t>
              </w:r>
            </w:ins>
          </w:p>
        </w:tc>
        <w:tc>
          <w:tcPr>
            <w:tcW w:w="519" w:type="pct"/>
          </w:tcPr>
          <w:p w14:paraId="077CF4DA" w14:textId="77777777" w:rsidR="00DC5693" w:rsidRPr="007036CE" w:rsidRDefault="00DC5693" w:rsidP="00DC5693">
            <w:pPr>
              <w:pStyle w:val="GOSTTablenorm"/>
              <w:rPr>
                <w:szCs w:val="22"/>
              </w:rPr>
            </w:pPr>
            <w:ins w:id="2239" w:author="Сатлер Марина Викторовна" w:date="2024-02-13T14:51:00Z">
              <w:r w:rsidRPr="007036CE">
                <w:rPr>
                  <w:szCs w:val="22"/>
                </w:rPr>
                <w:t>Строка</w:t>
              </w:r>
            </w:ins>
          </w:p>
        </w:tc>
        <w:tc>
          <w:tcPr>
            <w:tcW w:w="300" w:type="pct"/>
          </w:tcPr>
          <w:p w14:paraId="5FCA0B83" w14:textId="77777777" w:rsidR="00DC5693" w:rsidRPr="007036CE" w:rsidRDefault="00DC5693" w:rsidP="00DC5693">
            <w:pPr>
              <w:pStyle w:val="GOSTTablenorm"/>
              <w:rPr>
                <w:szCs w:val="22"/>
              </w:rPr>
            </w:pPr>
            <w:ins w:id="2240" w:author="Сатлер Марина Викторовна" w:date="2024-02-13T14:51:00Z">
              <w:r w:rsidRPr="007036CE">
                <w:rPr>
                  <w:szCs w:val="22"/>
                </w:rPr>
                <w:t>Да</w:t>
              </w:r>
            </w:ins>
          </w:p>
        </w:tc>
        <w:tc>
          <w:tcPr>
            <w:tcW w:w="308" w:type="pct"/>
          </w:tcPr>
          <w:p w14:paraId="652882E5" w14:textId="77777777" w:rsidR="00DC5693" w:rsidRPr="007036CE" w:rsidRDefault="00DC5693" w:rsidP="00DC5693">
            <w:pPr>
              <w:pStyle w:val="GOSTTablenorm"/>
              <w:rPr>
                <w:szCs w:val="22"/>
                <w:lang w:val="en-US"/>
              </w:rPr>
            </w:pPr>
            <w:ins w:id="2241" w:author="Сатлер Марина Викторовна" w:date="2024-02-13T14:51:00Z">
              <w:r w:rsidRPr="007036CE">
                <w:rPr>
                  <w:szCs w:val="22"/>
                  <w:lang w:val="en-US"/>
                </w:rPr>
                <w:t>=</w:t>
              </w:r>
              <w:r w:rsidRPr="007036CE">
                <w:rPr>
                  <w:szCs w:val="22"/>
                </w:rPr>
                <w:t>1</w:t>
              </w:r>
            </w:ins>
          </w:p>
        </w:tc>
        <w:tc>
          <w:tcPr>
            <w:tcW w:w="2039" w:type="pct"/>
          </w:tcPr>
          <w:p w14:paraId="5E327104" w14:textId="77777777" w:rsidR="00DC5693" w:rsidRPr="007036CE" w:rsidRDefault="00DC5693" w:rsidP="003E5612">
            <w:pPr>
              <w:pStyle w:val="GOSTTablenorm"/>
              <w:rPr>
                <w:ins w:id="2242" w:author="Сатлер Марина Викторовна" w:date="2024-02-13T14:51:00Z"/>
              </w:rPr>
            </w:pPr>
            <w:ins w:id="2243" w:author="Сатлер Марина Викторовна" w:date="2024-02-13T14:51:00Z">
              <w:r w:rsidRPr="007036CE">
                <w:t>Указывается тип раздела.</w:t>
              </w:r>
            </w:ins>
          </w:p>
          <w:p w14:paraId="5026A0E3" w14:textId="77777777" w:rsidR="00DC5693" w:rsidRPr="007036CE" w:rsidRDefault="00DC5693" w:rsidP="003E5612">
            <w:pPr>
              <w:pStyle w:val="GOSTTablenorm"/>
            </w:pPr>
            <w:ins w:id="2244" w:author="Сатлер Марина Викторовна" w:date="2024-02-13T14:51:00Z">
              <w:r w:rsidRPr="007036CE">
                <w:t xml:space="preserve">Заполняется значением «1» </w:t>
              </w:r>
            </w:ins>
            <w:r w:rsidR="004060F4" w:rsidRPr="007036CE">
              <w:t>–</w:t>
            </w:r>
            <w:ins w:id="2245" w:author="Сатлер Марина Викторовна" w:date="2024-02-13T14:51:00Z">
              <w:r w:rsidRPr="007036CE">
                <w:t xml:space="preserve"> Бюджетные ассигнования</w:t>
              </w:r>
            </w:ins>
          </w:p>
        </w:tc>
      </w:tr>
      <w:tr w:rsidR="00DC5693" w:rsidRPr="007036CE" w14:paraId="676E35A5" w14:textId="77777777" w:rsidTr="00A03896">
        <w:tc>
          <w:tcPr>
            <w:tcW w:w="1100" w:type="pct"/>
          </w:tcPr>
          <w:p w14:paraId="41619533" w14:textId="77777777" w:rsidR="00DC5693" w:rsidRPr="007036CE" w:rsidRDefault="00DC5693" w:rsidP="00DC5693">
            <w:pPr>
              <w:pStyle w:val="GOSTTablenorm"/>
              <w:rPr>
                <w:szCs w:val="22"/>
              </w:rPr>
            </w:pPr>
            <w:r w:rsidRPr="007036CE">
              <w:rPr>
                <w:szCs w:val="22"/>
              </w:rPr>
              <w:t>Идентификатор строки</w:t>
            </w:r>
          </w:p>
        </w:tc>
        <w:tc>
          <w:tcPr>
            <w:tcW w:w="734" w:type="pct"/>
          </w:tcPr>
          <w:p w14:paraId="57A59D44" w14:textId="77777777" w:rsidR="00DC5693" w:rsidRPr="007036CE" w:rsidRDefault="00DC5693" w:rsidP="00DC5693">
            <w:pPr>
              <w:pStyle w:val="GOSTTablenorm"/>
              <w:rPr>
                <w:szCs w:val="24"/>
                <w:lang w:val="en-US"/>
              </w:rPr>
            </w:pPr>
            <w:ins w:id="2246" w:author="Сатлер Марина Викторовна" w:date="2024-02-09T12:41:00Z">
              <w:r w:rsidRPr="007036CE">
                <w:rPr>
                  <w:b/>
                  <w:szCs w:val="24"/>
                  <w:lang w:val="en-US"/>
                </w:rPr>
                <w:t>SECTION_1</w:t>
              </w:r>
              <w:r w:rsidRPr="007036CE">
                <w:rPr>
                  <w:b/>
                  <w:szCs w:val="24"/>
                </w:rPr>
                <w:t>:</w:t>
              </w:r>
            </w:ins>
            <w:del w:id="2247" w:author="Сатлер Марина Викторовна" w:date="2024-06-11T14:16:00Z">
              <w:r w:rsidRPr="007036CE" w:rsidDel="00CF7F5E">
                <w:rPr>
                  <w:szCs w:val="24"/>
                  <w:lang w:val="en-US"/>
                </w:rPr>
                <w:delText>ID</w:delText>
              </w:r>
            </w:del>
            <w:ins w:id="2248" w:author="Сатлер Марина Викторовна" w:date="2024-06-11T14:16:00Z">
              <w:r w:rsidRPr="007036CE">
                <w:rPr>
                  <w:szCs w:val="24"/>
                  <w:lang w:val="en-US"/>
                </w:rPr>
                <w:t>id</w:t>
              </w:r>
            </w:ins>
          </w:p>
        </w:tc>
        <w:tc>
          <w:tcPr>
            <w:tcW w:w="519" w:type="pct"/>
          </w:tcPr>
          <w:p w14:paraId="078F2E72" w14:textId="77777777" w:rsidR="00DC5693" w:rsidRPr="007036CE" w:rsidRDefault="00DC5693" w:rsidP="00DC5693">
            <w:pPr>
              <w:pStyle w:val="GOSTTablenorm"/>
            </w:pPr>
            <w:r w:rsidRPr="007036CE">
              <w:rPr>
                <w:szCs w:val="22"/>
              </w:rPr>
              <w:t>Число</w:t>
            </w:r>
          </w:p>
        </w:tc>
        <w:tc>
          <w:tcPr>
            <w:tcW w:w="300" w:type="pct"/>
          </w:tcPr>
          <w:p w14:paraId="1AF57EBE" w14:textId="77777777" w:rsidR="00DC5693" w:rsidRPr="007036CE" w:rsidRDefault="00DC5693" w:rsidP="00DC5693">
            <w:pPr>
              <w:pStyle w:val="GOSTTablenorm"/>
            </w:pPr>
            <w:r w:rsidRPr="007036CE">
              <w:rPr>
                <w:szCs w:val="22"/>
              </w:rPr>
              <w:t>Да</w:t>
            </w:r>
          </w:p>
        </w:tc>
        <w:tc>
          <w:tcPr>
            <w:tcW w:w="308" w:type="pct"/>
          </w:tcPr>
          <w:p w14:paraId="570C02C2" w14:textId="77777777" w:rsidR="00DC5693" w:rsidRPr="007036CE" w:rsidRDefault="00DC5693" w:rsidP="00DC5693">
            <w:pPr>
              <w:pStyle w:val="GOSTTablenorm"/>
            </w:pPr>
            <w:r w:rsidRPr="007036CE">
              <w:rPr>
                <w:szCs w:val="22"/>
              </w:rPr>
              <w:t>&lt;=20</w:t>
            </w:r>
          </w:p>
        </w:tc>
        <w:tc>
          <w:tcPr>
            <w:tcW w:w="2039" w:type="pct"/>
          </w:tcPr>
          <w:p w14:paraId="02D2AE1D" w14:textId="77777777" w:rsidR="00DC5693" w:rsidRPr="007036CE" w:rsidRDefault="00DC5693" w:rsidP="00DC5693">
            <w:pPr>
              <w:pStyle w:val="GOSTTablenorm"/>
            </w:pPr>
            <w:r w:rsidRPr="007036CE">
              <w:rPr>
                <w:szCs w:val="22"/>
              </w:rPr>
              <w:t>Указывается технический идентификатор строки</w:t>
            </w:r>
          </w:p>
        </w:tc>
      </w:tr>
      <w:tr w:rsidR="00DC5693" w:rsidRPr="007036CE" w14:paraId="38AB9662" w14:textId="77777777" w:rsidTr="00A03896">
        <w:tc>
          <w:tcPr>
            <w:tcW w:w="1100" w:type="pct"/>
          </w:tcPr>
          <w:p w14:paraId="0A0CF41B" w14:textId="77777777" w:rsidR="00DC5693" w:rsidRPr="007036CE" w:rsidRDefault="00DC5693" w:rsidP="00DC5693">
            <w:pPr>
              <w:pStyle w:val="GOSTTablenorm"/>
              <w:rPr>
                <w:szCs w:val="22"/>
              </w:rPr>
            </w:pPr>
            <w:r w:rsidRPr="007036CE">
              <w:t>Номер строки</w:t>
            </w:r>
          </w:p>
        </w:tc>
        <w:tc>
          <w:tcPr>
            <w:tcW w:w="734" w:type="pct"/>
          </w:tcPr>
          <w:p w14:paraId="2DFD6F46" w14:textId="77777777" w:rsidR="00DC5693" w:rsidRPr="007036CE" w:rsidRDefault="00DC5693" w:rsidP="00DC5693">
            <w:pPr>
              <w:pStyle w:val="GOSTTablenorm"/>
              <w:rPr>
                <w:szCs w:val="24"/>
                <w:lang w:val="en-US"/>
              </w:rPr>
            </w:pPr>
            <w:ins w:id="2249" w:author="Сатлер Марина Викторовна" w:date="2024-02-09T12:41:00Z">
              <w:r w:rsidRPr="007036CE">
                <w:rPr>
                  <w:b/>
                  <w:szCs w:val="24"/>
                  <w:lang w:val="en-US"/>
                </w:rPr>
                <w:t>SECTION_1</w:t>
              </w:r>
              <w:r w:rsidRPr="007036CE">
                <w:rPr>
                  <w:b/>
                  <w:szCs w:val="24"/>
                </w:rPr>
                <w:t>:</w:t>
              </w:r>
            </w:ins>
            <w:r w:rsidRPr="007036CE">
              <w:rPr>
                <w:szCs w:val="24"/>
                <w:lang w:val="en-US"/>
              </w:rPr>
              <w:t>NUMBROW</w:t>
            </w:r>
          </w:p>
        </w:tc>
        <w:tc>
          <w:tcPr>
            <w:tcW w:w="519" w:type="pct"/>
          </w:tcPr>
          <w:p w14:paraId="6EA2A47F" w14:textId="77777777" w:rsidR="00DC5693" w:rsidRPr="007036CE" w:rsidRDefault="00DC5693" w:rsidP="00DC5693">
            <w:pPr>
              <w:pStyle w:val="GOSTTablenorm"/>
            </w:pPr>
            <w:r w:rsidRPr="007036CE">
              <w:rPr>
                <w:szCs w:val="22"/>
              </w:rPr>
              <w:t>Строка</w:t>
            </w:r>
          </w:p>
        </w:tc>
        <w:tc>
          <w:tcPr>
            <w:tcW w:w="300" w:type="pct"/>
          </w:tcPr>
          <w:p w14:paraId="708D94B2" w14:textId="77777777" w:rsidR="00DC5693" w:rsidRPr="007036CE" w:rsidRDefault="00DC5693" w:rsidP="00DC5693">
            <w:pPr>
              <w:pStyle w:val="GOSTTablenorm"/>
            </w:pPr>
            <w:r w:rsidRPr="007036CE">
              <w:rPr>
                <w:szCs w:val="22"/>
              </w:rPr>
              <w:t>Да</w:t>
            </w:r>
          </w:p>
        </w:tc>
        <w:tc>
          <w:tcPr>
            <w:tcW w:w="308" w:type="pct"/>
          </w:tcPr>
          <w:p w14:paraId="028E548C" w14:textId="77777777" w:rsidR="00DC5693" w:rsidRPr="007036CE" w:rsidRDefault="00DC5693" w:rsidP="00DC5693">
            <w:pPr>
              <w:pStyle w:val="GOSTTablenorm"/>
            </w:pPr>
            <w:r w:rsidRPr="007036CE">
              <w:rPr>
                <w:szCs w:val="22"/>
                <w:lang w:val="en-US"/>
              </w:rPr>
              <w:t>&lt;=20</w:t>
            </w:r>
          </w:p>
        </w:tc>
        <w:tc>
          <w:tcPr>
            <w:tcW w:w="2039" w:type="pct"/>
          </w:tcPr>
          <w:p w14:paraId="294E3748" w14:textId="77777777" w:rsidR="00DC5693" w:rsidRPr="007036CE" w:rsidRDefault="00DC5693" w:rsidP="00DC5693">
            <w:pPr>
              <w:pStyle w:val="GOSTTablenorm"/>
            </w:pPr>
            <w:r w:rsidRPr="007036CE">
              <w:rPr>
                <w:szCs w:val="22"/>
              </w:rPr>
              <w:t>Указывается порядковый номер строки по разделу «БА по расходам»</w:t>
            </w:r>
          </w:p>
        </w:tc>
      </w:tr>
      <w:tr w:rsidR="00DC5693" w:rsidRPr="007036CE" w14:paraId="257F409C" w14:textId="77777777" w:rsidTr="00A03896">
        <w:tc>
          <w:tcPr>
            <w:tcW w:w="1100" w:type="pct"/>
          </w:tcPr>
          <w:p w14:paraId="29B4F430" w14:textId="77777777" w:rsidR="00DC5693" w:rsidRPr="007036CE" w:rsidRDefault="00DC5693" w:rsidP="00DC5693">
            <w:pPr>
              <w:pStyle w:val="GOSTTablenorm"/>
            </w:pPr>
            <w:r w:rsidRPr="007036CE">
              <w:rPr>
                <w:szCs w:val="22"/>
              </w:rPr>
              <w:t>Признак детальной строки</w:t>
            </w:r>
          </w:p>
        </w:tc>
        <w:tc>
          <w:tcPr>
            <w:tcW w:w="734" w:type="pct"/>
          </w:tcPr>
          <w:p w14:paraId="1E088CF6" w14:textId="77777777" w:rsidR="00DC5693" w:rsidRPr="007036CE" w:rsidRDefault="00DC5693" w:rsidP="00DC5693">
            <w:pPr>
              <w:pStyle w:val="GOSTTablenorm"/>
              <w:rPr>
                <w:szCs w:val="24"/>
                <w:lang w:val="en-US"/>
              </w:rPr>
            </w:pPr>
            <w:ins w:id="2250" w:author="Сатлер Марина Викторовна" w:date="2024-02-09T12:41:00Z">
              <w:r w:rsidRPr="007036CE">
                <w:rPr>
                  <w:b/>
                  <w:szCs w:val="24"/>
                  <w:lang w:val="en-US"/>
                </w:rPr>
                <w:t>SECTION_1</w:t>
              </w:r>
              <w:r w:rsidRPr="007036CE">
                <w:rPr>
                  <w:b/>
                  <w:szCs w:val="24"/>
                </w:rPr>
                <w:t>:</w:t>
              </w:r>
            </w:ins>
            <w:r w:rsidRPr="007036CE">
              <w:t>SIGNKBK</w:t>
            </w:r>
          </w:p>
        </w:tc>
        <w:tc>
          <w:tcPr>
            <w:tcW w:w="519" w:type="pct"/>
          </w:tcPr>
          <w:p w14:paraId="491483B2" w14:textId="77777777" w:rsidR="00DC5693" w:rsidRPr="007036CE" w:rsidRDefault="00DC5693" w:rsidP="00DC5693">
            <w:pPr>
              <w:pStyle w:val="GOSTTablenorm"/>
            </w:pPr>
            <w:r w:rsidRPr="007036CE">
              <w:rPr>
                <w:szCs w:val="22"/>
              </w:rPr>
              <w:t>Строка</w:t>
            </w:r>
          </w:p>
        </w:tc>
        <w:tc>
          <w:tcPr>
            <w:tcW w:w="300" w:type="pct"/>
          </w:tcPr>
          <w:p w14:paraId="330D24B3" w14:textId="77777777" w:rsidR="00DC5693" w:rsidRPr="007036CE" w:rsidRDefault="00DC5693" w:rsidP="00DC5693">
            <w:pPr>
              <w:pStyle w:val="GOSTTablenorm"/>
            </w:pPr>
            <w:r w:rsidRPr="007036CE">
              <w:rPr>
                <w:szCs w:val="22"/>
              </w:rPr>
              <w:t>Да</w:t>
            </w:r>
          </w:p>
        </w:tc>
        <w:tc>
          <w:tcPr>
            <w:tcW w:w="308" w:type="pct"/>
          </w:tcPr>
          <w:p w14:paraId="1A45A31F" w14:textId="77777777" w:rsidR="00DC5693" w:rsidRPr="007036CE" w:rsidRDefault="00DC5693" w:rsidP="00DC5693">
            <w:pPr>
              <w:pStyle w:val="GOSTTablenorm"/>
            </w:pPr>
            <w:r w:rsidRPr="007036CE">
              <w:rPr>
                <w:szCs w:val="22"/>
              </w:rPr>
              <w:t>=1</w:t>
            </w:r>
          </w:p>
        </w:tc>
        <w:tc>
          <w:tcPr>
            <w:tcW w:w="2039" w:type="pct"/>
          </w:tcPr>
          <w:p w14:paraId="7C8FA9A9" w14:textId="77777777" w:rsidR="00DC5693" w:rsidRPr="007036CE" w:rsidRDefault="00DC5693" w:rsidP="00DC5693">
            <w:pPr>
              <w:pStyle w:val="GOSTTablenorm"/>
              <w:rPr>
                <w:szCs w:val="22"/>
              </w:rPr>
            </w:pPr>
            <w:r w:rsidRPr="007036CE">
              <w:rPr>
                <w:szCs w:val="22"/>
              </w:rPr>
              <w:t>Указывается признак детальной строки.</w:t>
            </w:r>
          </w:p>
          <w:p w14:paraId="2E6CAA96" w14:textId="77777777" w:rsidR="00DC5693" w:rsidRPr="007036CE" w:rsidRDefault="00DC5693" w:rsidP="00DC5693">
            <w:pPr>
              <w:pStyle w:val="GOSTTablenorm"/>
              <w:rPr>
                <w:szCs w:val="22"/>
              </w:rPr>
            </w:pPr>
            <w:r w:rsidRPr="007036CE">
              <w:rPr>
                <w:szCs w:val="22"/>
              </w:rPr>
              <w:t>Возможные значения:</w:t>
            </w:r>
          </w:p>
          <w:p w14:paraId="19D90F71" w14:textId="77777777" w:rsidR="00DC5693" w:rsidRPr="007036CE" w:rsidRDefault="00DC5693" w:rsidP="00DC5693">
            <w:pPr>
              <w:pStyle w:val="GOSTTableListMark1"/>
              <w:numPr>
                <w:ilvl w:val="0"/>
                <w:numId w:val="2"/>
              </w:numPr>
            </w:pPr>
            <w:r w:rsidRPr="007036CE">
              <w:t>«N» – детализированный КБК;</w:t>
            </w:r>
          </w:p>
          <w:p w14:paraId="37321873" w14:textId="77777777" w:rsidR="00DC5693" w:rsidRPr="007036CE" w:rsidRDefault="00DC5693" w:rsidP="00DC5693">
            <w:pPr>
              <w:pStyle w:val="GOSTTableListMark1"/>
              <w:numPr>
                <w:ilvl w:val="0"/>
                <w:numId w:val="2"/>
              </w:numPr>
            </w:pPr>
            <w:r w:rsidRPr="007036CE">
              <w:t>«X» – недетализированный КБК;</w:t>
            </w:r>
          </w:p>
          <w:p w14:paraId="17E0C8AD" w14:textId="77777777" w:rsidR="00DC5693" w:rsidRPr="007036CE" w:rsidRDefault="00DC5693" w:rsidP="00DC5693">
            <w:pPr>
              <w:pStyle w:val="GOSTTableListMark1"/>
              <w:numPr>
                <w:ilvl w:val="0"/>
                <w:numId w:val="2"/>
              </w:numPr>
            </w:pPr>
            <w:r w:rsidRPr="007036CE">
              <w:t>«Y» – итоговая строка раздела документа</w:t>
            </w:r>
          </w:p>
        </w:tc>
      </w:tr>
      <w:tr w:rsidR="00DC5693" w:rsidRPr="007036CE" w14:paraId="79307656" w14:textId="77777777" w:rsidTr="00A03896">
        <w:tc>
          <w:tcPr>
            <w:tcW w:w="1100" w:type="pct"/>
          </w:tcPr>
          <w:p w14:paraId="1DDE5726" w14:textId="77777777" w:rsidR="00DC5693" w:rsidRPr="007036CE" w:rsidRDefault="00DC5693" w:rsidP="00DC5693">
            <w:pPr>
              <w:pStyle w:val="GOSTTablenorm"/>
              <w:rPr>
                <w:szCs w:val="22"/>
              </w:rPr>
            </w:pPr>
            <w:r w:rsidRPr="007036CE">
              <w:rPr>
                <w:szCs w:val="22"/>
              </w:rPr>
              <w:t>КБК</w:t>
            </w:r>
          </w:p>
        </w:tc>
        <w:tc>
          <w:tcPr>
            <w:tcW w:w="734" w:type="pct"/>
          </w:tcPr>
          <w:p w14:paraId="75C2024D" w14:textId="77777777" w:rsidR="00DC5693" w:rsidRPr="007036CE" w:rsidRDefault="00DC5693" w:rsidP="00DC5693">
            <w:pPr>
              <w:pStyle w:val="GOSTTablenorm"/>
            </w:pPr>
            <w:ins w:id="2251" w:author="Сатлер Марина Викторовна" w:date="2024-02-09T12:41:00Z">
              <w:r w:rsidRPr="007036CE">
                <w:rPr>
                  <w:b/>
                  <w:szCs w:val="24"/>
                  <w:lang w:val="en-US"/>
                </w:rPr>
                <w:t>SECTION_1</w:t>
              </w:r>
              <w:r w:rsidRPr="007036CE">
                <w:rPr>
                  <w:b/>
                  <w:szCs w:val="24"/>
                </w:rPr>
                <w:t>:</w:t>
              </w:r>
            </w:ins>
            <w:r w:rsidRPr="007036CE">
              <w:rPr>
                <w:szCs w:val="24"/>
                <w:lang w:val="en-US"/>
              </w:rPr>
              <w:t>KBK</w:t>
            </w:r>
          </w:p>
        </w:tc>
        <w:tc>
          <w:tcPr>
            <w:tcW w:w="519" w:type="pct"/>
          </w:tcPr>
          <w:p w14:paraId="2EDF3856" w14:textId="77777777" w:rsidR="00DC5693" w:rsidRPr="007036CE" w:rsidRDefault="00DC5693" w:rsidP="00DC5693">
            <w:pPr>
              <w:pStyle w:val="GOSTTablenorm"/>
            </w:pPr>
            <w:r w:rsidRPr="007036CE">
              <w:rPr>
                <w:szCs w:val="22"/>
              </w:rPr>
              <w:t>Строка</w:t>
            </w:r>
          </w:p>
        </w:tc>
        <w:tc>
          <w:tcPr>
            <w:tcW w:w="300" w:type="pct"/>
          </w:tcPr>
          <w:p w14:paraId="44811887" w14:textId="77777777" w:rsidR="00DC5693" w:rsidRPr="007036CE" w:rsidRDefault="00DC5693" w:rsidP="00DC5693">
            <w:pPr>
              <w:pStyle w:val="GOSTTablenorm"/>
            </w:pPr>
            <w:r w:rsidRPr="007036CE">
              <w:rPr>
                <w:szCs w:val="22"/>
              </w:rPr>
              <w:t>Да</w:t>
            </w:r>
          </w:p>
        </w:tc>
        <w:tc>
          <w:tcPr>
            <w:tcW w:w="308" w:type="pct"/>
          </w:tcPr>
          <w:p w14:paraId="2796D25B" w14:textId="77777777" w:rsidR="00DC5693" w:rsidRPr="007036CE" w:rsidRDefault="00DC5693" w:rsidP="00DC5693">
            <w:pPr>
              <w:pStyle w:val="GOSTTablenorm"/>
            </w:pPr>
            <w:r w:rsidRPr="007036CE">
              <w:rPr>
                <w:szCs w:val="22"/>
              </w:rPr>
              <w:t>=20</w:t>
            </w:r>
          </w:p>
        </w:tc>
        <w:tc>
          <w:tcPr>
            <w:tcW w:w="2039" w:type="pct"/>
          </w:tcPr>
          <w:p w14:paraId="6010A255" w14:textId="77777777" w:rsidR="00DC5693" w:rsidRPr="007036CE" w:rsidRDefault="00DC5693" w:rsidP="00DC5693">
            <w:pPr>
              <w:pStyle w:val="GOSTTablenorm"/>
            </w:pPr>
            <w:r w:rsidRPr="007036CE">
              <w:t>Указывается код по бюджетной классификации для отражения операции на ЛС ГРБС</w:t>
            </w:r>
          </w:p>
        </w:tc>
      </w:tr>
      <w:tr w:rsidR="00DC5693" w:rsidRPr="007036CE" w14:paraId="16282791" w14:textId="77777777" w:rsidTr="00A03896">
        <w:tc>
          <w:tcPr>
            <w:tcW w:w="1100" w:type="pct"/>
          </w:tcPr>
          <w:p w14:paraId="5338AAD1" w14:textId="77777777" w:rsidR="00DC5693" w:rsidRPr="007036CE" w:rsidRDefault="00DC5693" w:rsidP="00DC5693">
            <w:pPr>
              <w:pStyle w:val="GOSTTablenorm"/>
              <w:rPr>
                <w:szCs w:val="22"/>
              </w:rPr>
            </w:pPr>
            <w:r w:rsidRPr="007036CE">
              <w:rPr>
                <w:szCs w:val="22"/>
              </w:rPr>
              <w:t>Тип КБК</w:t>
            </w:r>
          </w:p>
        </w:tc>
        <w:tc>
          <w:tcPr>
            <w:tcW w:w="734" w:type="pct"/>
          </w:tcPr>
          <w:p w14:paraId="3FFDEB38" w14:textId="77777777" w:rsidR="00DC5693" w:rsidRPr="007036CE" w:rsidRDefault="00DC5693" w:rsidP="00DC5693">
            <w:pPr>
              <w:pStyle w:val="GOSTTablenorm"/>
              <w:rPr>
                <w:szCs w:val="24"/>
                <w:lang w:val="en-US"/>
              </w:rPr>
            </w:pPr>
            <w:ins w:id="2252" w:author="Сатлер Марина Викторовна" w:date="2024-02-09T12:41:00Z">
              <w:r w:rsidRPr="007036CE">
                <w:rPr>
                  <w:b/>
                  <w:szCs w:val="24"/>
                  <w:lang w:val="en-US"/>
                </w:rPr>
                <w:t>SECTION_1</w:t>
              </w:r>
              <w:r w:rsidRPr="007036CE">
                <w:rPr>
                  <w:b/>
                  <w:szCs w:val="24"/>
                </w:rPr>
                <w:t>:</w:t>
              </w:r>
            </w:ins>
            <w:r w:rsidRPr="007036CE">
              <w:rPr>
                <w:szCs w:val="24"/>
              </w:rPr>
              <w:t>TYPEKB</w:t>
            </w:r>
            <w:r w:rsidRPr="007036CE">
              <w:rPr>
                <w:szCs w:val="24"/>
              </w:rPr>
              <w:lastRenderedPageBreak/>
              <w:t>K</w:t>
            </w:r>
          </w:p>
        </w:tc>
        <w:tc>
          <w:tcPr>
            <w:tcW w:w="519" w:type="pct"/>
          </w:tcPr>
          <w:p w14:paraId="0B358E47" w14:textId="77777777" w:rsidR="00DC5693" w:rsidRPr="007036CE" w:rsidRDefault="00DC5693" w:rsidP="00DC5693">
            <w:pPr>
              <w:pStyle w:val="GOSTTablenorm"/>
            </w:pPr>
            <w:r w:rsidRPr="007036CE">
              <w:rPr>
                <w:szCs w:val="22"/>
              </w:rPr>
              <w:lastRenderedPageBreak/>
              <w:t>Строка</w:t>
            </w:r>
          </w:p>
        </w:tc>
        <w:tc>
          <w:tcPr>
            <w:tcW w:w="300" w:type="pct"/>
          </w:tcPr>
          <w:p w14:paraId="209FDF7C" w14:textId="77777777" w:rsidR="00DC5693" w:rsidRPr="007036CE" w:rsidRDefault="00DC5693" w:rsidP="00DC5693">
            <w:pPr>
              <w:pStyle w:val="GOSTTablenorm"/>
            </w:pPr>
            <w:r w:rsidRPr="007036CE">
              <w:rPr>
                <w:szCs w:val="22"/>
              </w:rPr>
              <w:t>Да</w:t>
            </w:r>
          </w:p>
        </w:tc>
        <w:tc>
          <w:tcPr>
            <w:tcW w:w="308" w:type="pct"/>
          </w:tcPr>
          <w:p w14:paraId="304D5989" w14:textId="77777777" w:rsidR="00DC5693" w:rsidRPr="007036CE" w:rsidRDefault="00DC5693" w:rsidP="00DC5693">
            <w:pPr>
              <w:pStyle w:val="GOSTTablenorm"/>
            </w:pPr>
            <w:r w:rsidRPr="007036CE">
              <w:rPr>
                <w:szCs w:val="22"/>
              </w:rPr>
              <w:t>=2</w:t>
            </w:r>
          </w:p>
        </w:tc>
        <w:tc>
          <w:tcPr>
            <w:tcW w:w="2039" w:type="pct"/>
          </w:tcPr>
          <w:p w14:paraId="2270AD2B" w14:textId="77777777" w:rsidR="00DC5693" w:rsidRPr="007036CE" w:rsidRDefault="00DC5693" w:rsidP="00DC5693">
            <w:pPr>
              <w:ind w:firstLine="30"/>
              <w:rPr>
                <w:sz w:val="22"/>
                <w:szCs w:val="22"/>
              </w:rPr>
            </w:pPr>
            <w:r w:rsidRPr="007036CE">
              <w:rPr>
                <w:sz w:val="22"/>
                <w:szCs w:val="22"/>
              </w:rPr>
              <w:t>Указывается тип кода по бюджетной классификации.</w:t>
            </w:r>
          </w:p>
          <w:p w14:paraId="57B020A3" w14:textId="77777777" w:rsidR="00DC5693" w:rsidRPr="007036CE" w:rsidRDefault="00DC5693" w:rsidP="00DC5693">
            <w:pPr>
              <w:ind w:firstLine="30"/>
              <w:rPr>
                <w:sz w:val="22"/>
                <w:szCs w:val="22"/>
              </w:rPr>
            </w:pPr>
            <w:r w:rsidRPr="007036CE">
              <w:rPr>
                <w:sz w:val="22"/>
                <w:szCs w:val="22"/>
              </w:rPr>
              <w:lastRenderedPageBreak/>
              <w:t>Возможные значения:</w:t>
            </w:r>
          </w:p>
          <w:p w14:paraId="1AE0FB23" w14:textId="77777777" w:rsidR="00DC5693" w:rsidRPr="007036CE" w:rsidRDefault="00DC5693" w:rsidP="00DC5693">
            <w:pPr>
              <w:pStyle w:val="GOSTTableListMark1"/>
              <w:numPr>
                <w:ilvl w:val="0"/>
                <w:numId w:val="2"/>
              </w:numPr>
            </w:pPr>
            <w:r w:rsidRPr="007036CE">
              <w:t xml:space="preserve">«11» </w:t>
            </w:r>
            <w:r w:rsidR="004060F4" w:rsidRPr="007036CE">
              <w:t>–</w:t>
            </w:r>
            <w:r w:rsidRPr="007036CE">
              <w:t xml:space="preserve"> Лимитируемые расходы;</w:t>
            </w:r>
          </w:p>
          <w:p w14:paraId="440F3319" w14:textId="77777777" w:rsidR="00DC5693" w:rsidRPr="007036CE" w:rsidRDefault="00DC5693" w:rsidP="00DC5693">
            <w:pPr>
              <w:pStyle w:val="GOSTTableListMark1"/>
              <w:numPr>
                <w:ilvl w:val="0"/>
                <w:numId w:val="2"/>
              </w:numPr>
            </w:pPr>
            <w:r w:rsidRPr="007036CE">
              <w:t xml:space="preserve">«12» </w:t>
            </w:r>
            <w:r w:rsidR="004060F4" w:rsidRPr="007036CE">
              <w:t>–</w:t>
            </w:r>
            <w:r w:rsidRPr="007036CE">
              <w:t xml:space="preserve"> Нелимитруемые расходы</w:t>
            </w:r>
          </w:p>
        </w:tc>
      </w:tr>
      <w:tr w:rsidR="00DC5693" w:rsidRPr="007036CE" w14:paraId="375385EC" w14:textId="77777777" w:rsidTr="00A03896">
        <w:tc>
          <w:tcPr>
            <w:tcW w:w="1100" w:type="pct"/>
          </w:tcPr>
          <w:p w14:paraId="1D82A538" w14:textId="77777777" w:rsidR="00DC5693" w:rsidRPr="007036CE" w:rsidRDefault="00DC5693" w:rsidP="00DC5693">
            <w:pPr>
              <w:pStyle w:val="GOSTTablenorm"/>
              <w:rPr>
                <w:szCs w:val="22"/>
              </w:rPr>
            </w:pPr>
            <w:r w:rsidRPr="007036CE">
              <w:rPr>
                <w:szCs w:val="22"/>
              </w:rPr>
              <w:lastRenderedPageBreak/>
              <w:t>Укрупненный КБК</w:t>
            </w:r>
          </w:p>
        </w:tc>
        <w:tc>
          <w:tcPr>
            <w:tcW w:w="734" w:type="pct"/>
          </w:tcPr>
          <w:p w14:paraId="38090A05" w14:textId="77777777" w:rsidR="00DC5693" w:rsidRPr="007036CE" w:rsidRDefault="00DC5693" w:rsidP="00DC5693">
            <w:pPr>
              <w:pStyle w:val="GOSTTablenorm"/>
              <w:rPr>
                <w:szCs w:val="24"/>
              </w:rPr>
            </w:pPr>
            <w:ins w:id="2253" w:author="Сатлер Марина Викторовна" w:date="2024-02-09T12:41:00Z">
              <w:r w:rsidRPr="007036CE">
                <w:rPr>
                  <w:b/>
                  <w:szCs w:val="24"/>
                  <w:lang w:val="en-US"/>
                </w:rPr>
                <w:t>SECTION_1</w:t>
              </w:r>
              <w:r w:rsidRPr="007036CE">
                <w:rPr>
                  <w:b/>
                  <w:szCs w:val="24"/>
                </w:rPr>
                <w:t>:</w:t>
              </w:r>
            </w:ins>
            <w:r w:rsidRPr="007036CE">
              <w:rPr>
                <w:szCs w:val="24"/>
              </w:rPr>
              <w:t>NULLKBK</w:t>
            </w:r>
          </w:p>
        </w:tc>
        <w:tc>
          <w:tcPr>
            <w:tcW w:w="519" w:type="pct"/>
          </w:tcPr>
          <w:p w14:paraId="4DD22FE4" w14:textId="77777777" w:rsidR="00DC5693" w:rsidRPr="007036CE" w:rsidRDefault="00DC5693" w:rsidP="00DC5693">
            <w:pPr>
              <w:pStyle w:val="GOSTTablenorm"/>
            </w:pPr>
            <w:r w:rsidRPr="007036CE">
              <w:rPr>
                <w:szCs w:val="22"/>
              </w:rPr>
              <w:t>Строка</w:t>
            </w:r>
          </w:p>
        </w:tc>
        <w:tc>
          <w:tcPr>
            <w:tcW w:w="300" w:type="pct"/>
          </w:tcPr>
          <w:p w14:paraId="13842203" w14:textId="77777777" w:rsidR="00DC5693" w:rsidRPr="007036CE" w:rsidRDefault="00DC5693" w:rsidP="00DC5693">
            <w:pPr>
              <w:pStyle w:val="GOSTTablenorm"/>
            </w:pPr>
            <w:r w:rsidRPr="007036CE">
              <w:rPr>
                <w:szCs w:val="22"/>
              </w:rPr>
              <w:t>Да</w:t>
            </w:r>
          </w:p>
        </w:tc>
        <w:tc>
          <w:tcPr>
            <w:tcW w:w="308" w:type="pct"/>
          </w:tcPr>
          <w:p w14:paraId="4F197AF2" w14:textId="77777777" w:rsidR="00DC5693" w:rsidRPr="007036CE" w:rsidRDefault="00DC5693" w:rsidP="00DC5693">
            <w:pPr>
              <w:pStyle w:val="GOSTTablenorm"/>
            </w:pPr>
            <w:r w:rsidRPr="007036CE">
              <w:rPr>
                <w:szCs w:val="22"/>
              </w:rPr>
              <w:t>=20</w:t>
            </w:r>
          </w:p>
        </w:tc>
        <w:tc>
          <w:tcPr>
            <w:tcW w:w="2039" w:type="pct"/>
          </w:tcPr>
          <w:p w14:paraId="1F8E760D" w14:textId="77777777" w:rsidR="00DC5693" w:rsidRPr="007036CE" w:rsidRDefault="00DC5693" w:rsidP="00DC5693">
            <w:pPr>
              <w:pStyle w:val="GOSTTablenorm"/>
            </w:pPr>
            <w:r w:rsidRPr="007036CE">
              <w:rPr>
                <w:szCs w:val="22"/>
              </w:rPr>
              <w:t>Указывается укрупненный код по бюджетной классификации</w:t>
            </w:r>
          </w:p>
        </w:tc>
      </w:tr>
      <w:tr w:rsidR="00DC5693" w:rsidRPr="007036CE" w14:paraId="2FCA9C06" w14:textId="77777777" w:rsidTr="00A03896">
        <w:tc>
          <w:tcPr>
            <w:tcW w:w="1100" w:type="pct"/>
          </w:tcPr>
          <w:p w14:paraId="1A45873A" w14:textId="77777777" w:rsidR="00DC5693" w:rsidRPr="007036CE" w:rsidRDefault="00DC5693" w:rsidP="00DC5693">
            <w:pPr>
              <w:pStyle w:val="GOSTTablenorm"/>
              <w:rPr>
                <w:szCs w:val="22"/>
              </w:rPr>
            </w:pPr>
            <w:r w:rsidRPr="007036CE">
              <w:rPr>
                <w:szCs w:val="22"/>
              </w:rPr>
              <w:t>Номер лицевого счета</w:t>
            </w:r>
          </w:p>
        </w:tc>
        <w:tc>
          <w:tcPr>
            <w:tcW w:w="734" w:type="pct"/>
          </w:tcPr>
          <w:p w14:paraId="78618366" w14:textId="77777777" w:rsidR="00DC5693" w:rsidRPr="007036CE" w:rsidRDefault="00DC5693" w:rsidP="00DC5693">
            <w:pPr>
              <w:pStyle w:val="GOSTTablenorm"/>
              <w:rPr>
                <w:szCs w:val="24"/>
              </w:rPr>
            </w:pPr>
            <w:ins w:id="2254" w:author="Сатлер Марина Викторовна" w:date="2024-02-09T12:41:00Z">
              <w:r w:rsidRPr="007036CE">
                <w:rPr>
                  <w:b/>
                  <w:szCs w:val="24"/>
                  <w:lang w:val="en-US"/>
                </w:rPr>
                <w:t>SECTION_1</w:t>
              </w:r>
              <w:r w:rsidRPr="007036CE">
                <w:rPr>
                  <w:b/>
                  <w:szCs w:val="24"/>
                </w:rPr>
                <w:t>:</w:t>
              </w:r>
            </w:ins>
            <w:r w:rsidRPr="007036CE">
              <w:rPr>
                <w:szCs w:val="24"/>
                <w:lang w:val="en-US"/>
              </w:rPr>
              <w:t>PA</w:t>
            </w:r>
          </w:p>
        </w:tc>
        <w:tc>
          <w:tcPr>
            <w:tcW w:w="519" w:type="pct"/>
          </w:tcPr>
          <w:p w14:paraId="4FFADD42" w14:textId="77777777" w:rsidR="00DC5693" w:rsidRPr="007036CE" w:rsidRDefault="00DC5693" w:rsidP="00DC5693">
            <w:pPr>
              <w:pStyle w:val="GOSTTablenorm"/>
            </w:pPr>
            <w:r w:rsidRPr="007036CE">
              <w:rPr>
                <w:szCs w:val="22"/>
              </w:rPr>
              <w:t>Строка</w:t>
            </w:r>
          </w:p>
        </w:tc>
        <w:tc>
          <w:tcPr>
            <w:tcW w:w="300" w:type="pct"/>
          </w:tcPr>
          <w:p w14:paraId="66071AE5" w14:textId="77777777" w:rsidR="00DC5693" w:rsidRPr="007036CE" w:rsidRDefault="00DC5693" w:rsidP="00DC5693">
            <w:pPr>
              <w:pStyle w:val="GOSTTablenorm"/>
            </w:pPr>
            <w:r w:rsidRPr="007036CE">
              <w:rPr>
                <w:szCs w:val="22"/>
              </w:rPr>
              <w:t>Да</w:t>
            </w:r>
          </w:p>
        </w:tc>
        <w:tc>
          <w:tcPr>
            <w:tcW w:w="308" w:type="pct"/>
          </w:tcPr>
          <w:p w14:paraId="399FAEF0" w14:textId="77777777" w:rsidR="00DC5693" w:rsidRPr="007036CE" w:rsidRDefault="00DC5693" w:rsidP="00DC5693">
            <w:pPr>
              <w:pStyle w:val="GOSTTablenorm"/>
            </w:pPr>
            <w:r w:rsidRPr="007036CE">
              <w:rPr>
                <w:szCs w:val="22"/>
              </w:rPr>
              <w:t>=11</w:t>
            </w:r>
          </w:p>
        </w:tc>
        <w:tc>
          <w:tcPr>
            <w:tcW w:w="2039" w:type="pct"/>
          </w:tcPr>
          <w:p w14:paraId="3E070EAB" w14:textId="77777777" w:rsidR="00DC5693" w:rsidRPr="007036CE" w:rsidRDefault="00DC5693" w:rsidP="00DC5693">
            <w:pPr>
              <w:pStyle w:val="GOSTTablenorm"/>
            </w:pPr>
            <w:r w:rsidRPr="007036CE">
              <w:rPr>
                <w:szCs w:val="22"/>
              </w:rPr>
              <w:t>Указывается номер лицевого счета ГРБС</w:t>
            </w:r>
          </w:p>
        </w:tc>
      </w:tr>
      <w:tr w:rsidR="00DC5693" w:rsidRPr="007036CE" w14:paraId="008E79F4" w14:textId="77777777" w:rsidTr="00A03896">
        <w:tc>
          <w:tcPr>
            <w:tcW w:w="1100" w:type="pct"/>
          </w:tcPr>
          <w:p w14:paraId="0AD06D39" w14:textId="77777777" w:rsidR="00DC5693" w:rsidRPr="007036CE" w:rsidRDefault="00DC5693" w:rsidP="00DC5693">
            <w:pPr>
              <w:pStyle w:val="GOSTTablenorm"/>
              <w:rPr>
                <w:szCs w:val="22"/>
              </w:rPr>
            </w:pPr>
            <w:r w:rsidRPr="007036CE">
              <w:rPr>
                <w:szCs w:val="22"/>
              </w:rPr>
              <w:t>Контур</w:t>
            </w:r>
          </w:p>
        </w:tc>
        <w:tc>
          <w:tcPr>
            <w:tcW w:w="734" w:type="pct"/>
          </w:tcPr>
          <w:p w14:paraId="78FACB6A" w14:textId="77777777" w:rsidR="00DC5693" w:rsidRPr="007036CE" w:rsidRDefault="00DC5693" w:rsidP="00DC5693">
            <w:pPr>
              <w:pStyle w:val="GOSTTablenorm"/>
              <w:rPr>
                <w:szCs w:val="24"/>
                <w:lang w:val="en-US"/>
              </w:rPr>
            </w:pPr>
            <w:ins w:id="2255" w:author="Сатлер Марина Викторовна" w:date="2024-02-09T12:49:00Z">
              <w:r w:rsidRPr="007036CE">
                <w:rPr>
                  <w:b/>
                  <w:szCs w:val="24"/>
                  <w:lang w:val="en-US"/>
                </w:rPr>
                <w:t>SECTION_1</w:t>
              </w:r>
              <w:r w:rsidRPr="007036CE">
                <w:rPr>
                  <w:b/>
                  <w:szCs w:val="24"/>
                </w:rPr>
                <w:t>:</w:t>
              </w:r>
            </w:ins>
            <w:r w:rsidRPr="007036CE">
              <w:rPr>
                <w:szCs w:val="22"/>
                <w:lang w:val="en-US"/>
              </w:rPr>
              <w:t>CONTUR</w:t>
            </w:r>
          </w:p>
        </w:tc>
        <w:tc>
          <w:tcPr>
            <w:tcW w:w="519" w:type="pct"/>
          </w:tcPr>
          <w:p w14:paraId="485AAC0D" w14:textId="77777777" w:rsidR="00DC5693" w:rsidRPr="007036CE" w:rsidRDefault="00DC5693" w:rsidP="00DC5693">
            <w:pPr>
              <w:pStyle w:val="GOSTTablenorm"/>
            </w:pPr>
            <w:ins w:id="2256" w:author="Сатлер Марина Викторовна" w:date="2024-02-28T19:10:00Z">
              <w:r w:rsidRPr="007036CE">
                <w:rPr>
                  <w:szCs w:val="22"/>
                </w:rPr>
                <w:t>Строка</w:t>
              </w:r>
            </w:ins>
          </w:p>
        </w:tc>
        <w:tc>
          <w:tcPr>
            <w:tcW w:w="300" w:type="pct"/>
          </w:tcPr>
          <w:p w14:paraId="59874304" w14:textId="77777777" w:rsidR="00DC5693" w:rsidRPr="007036CE" w:rsidRDefault="00DC5693" w:rsidP="00DC5693">
            <w:pPr>
              <w:pStyle w:val="GOSTTablenorm"/>
            </w:pPr>
            <w:r w:rsidRPr="007036CE">
              <w:rPr>
                <w:szCs w:val="22"/>
              </w:rPr>
              <w:t>Да</w:t>
            </w:r>
          </w:p>
        </w:tc>
        <w:tc>
          <w:tcPr>
            <w:tcW w:w="308" w:type="pct"/>
          </w:tcPr>
          <w:p w14:paraId="3522D78E" w14:textId="77777777" w:rsidR="00DC5693" w:rsidRPr="007036CE" w:rsidRDefault="00DC5693" w:rsidP="00DC5693">
            <w:pPr>
              <w:pStyle w:val="GOSTTablenorm"/>
            </w:pPr>
            <w:r w:rsidRPr="007036CE">
              <w:rPr>
                <w:szCs w:val="22"/>
              </w:rPr>
              <w:t>=1</w:t>
            </w:r>
          </w:p>
        </w:tc>
        <w:tc>
          <w:tcPr>
            <w:tcW w:w="2039" w:type="pct"/>
          </w:tcPr>
          <w:p w14:paraId="14B43A08" w14:textId="77777777" w:rsidR="00DC5693" w:rsidRPr="007036CE" w:rsidRDefault="00DC5693" w:rsidP="00DC5693">
            <w:pPr>
              <w:pStyle w:val="GOSTTablenorm"/>
              <w:rPr>
                <w:szCs w:val="22"/>
              </w:rPr>
            </w:pPr>
            <w:r w:rsidRPr="007036CE">
              <w:rPr>
                <w:szCs w:val="22"/>
              </w:rPr>
              <w:t>Указывается код контура, в котором проводится операция.</w:t>
            </w:r>
          </w:p>
          <w:p w14:paraId="6122F768" w14:textId="77777777" w:rsidR="00DC5693" w:rsidRPr="007036CE" w:rsidRDefault="00DC5693" w:rsidP="00DC5693">
            <w:pPr>
              <w:pStyle w:val="GOSTTablenorm"/>
              <w:rPr>
                <w:szCs w:val="22"/>
              </w:rPr>
            </w:pPr>
            <w:r w:rsidRPr="007036CE">
              <w:rPr>
                <w:szCs w:val="22"/>
              </w:rPr>
              <w:t>Возможные значения:</w:t>
            </w:r>
          </w:p>
          <w:p w14:paraId="157A3AF5" w14:textId="77777777" w:rsidR="00DC5693" w:rsidRPr="007036CE" w:rsidRDefault="00DC5693" w:rsidP="00DC5693">
            <w:pPr>
              <w:pStyle w:val="GOSTTableListMark1"/>
              <w:numPr>
                <w:ilvl w:val="0"/>
                <w:numId w:val="2"/>
              </w:numPr>
            </w:pPr>
            <w:r w:rsidRPr="007036CE">
              <w:t>«</w:t>
            </w:r>
            <w:ins w:id="2257" w:author="Сатлер Марина Викторовна" w:date="2024-02-28T18:37:00Z">
              <w:r w:rsidRPr="007036CE">
                <w:rPr>
                  <w:lang w:val="en-US"/>
                </w:rPr>
                <w:t>O</w:t>
              </w:r>
            </w:ins>
            <w:r w:rsidRPr="007036CE">
              <w:t xml:space="preserve">» </w:t>
            </w:r>
            <w:r w:rsidRPr="007036CE">
              <w:rPr>
                <w:lang w:val="en-US"/>
              </w:rPr>
              <w:t xml:space="preserve">– </w:t>
            </w:r>
            <w:r w:rsidRPr="007036CE">
              <w:t>открытый;</w:t>
            </w:r>
          </w:p>
          <w:p w14:paraId="0D348B3E" w14:textId="77777777" w:rsidR="00DC5693" w:rsidRPr="007036CE" w:rsidRDefault="00DC5693" w:rsidP="00DC5693">
            <w:pPr>
              <w:pStyle w:val="GOSTTableListMark1"/>
              <w:numPr>
                <w:ilvl w:val="0"/>
                <w:numId w:val="2"/>
              </w:numPr>
            </w:pPr>
            <w:r w:rsidRPr="007036CE">
              <w:t>«</w:t>
            </w:r>
            <w:r w:rsidRPr="007036CE">
              <w:rPr>
                <w:lang w:val="en-US"/>
              </w:rPr>
              <w:t>S</w:t>
            </w:r>
            <w:r w:rsidRPr="007036CE">
              <w:t>»</w:t>
            </w:r>
            <w:r w:rsidRPr="007036CE">
              <w:rPr>
                <w:lang w:val="en-US"/>
              </w:rPr>
              <w:t xml:space="preserve"> – </w:t>
            </w:r>
            <w:r w:rsidRPr="007036CE">
              <w:t>защищенный;</w:t>
            </w:r>
          </w:p>
          <w:p w14:paraId="33CE92E1" w14:textId="77777777" w:rsidR="00DC5693" w:rsidRPr="007036CE" w:rsidRDefault="00DC5693" w:rsidP="00DC5693">
            <w:pPr>
              <w:pStyle w:val="GOSTTableListMark1"/>
              <w:numPr>
                <w:ilvl w:val="0"/>
                <w:numId w:val="2"/>
              </w:numPr>
            </w:pPr>
            <w:r w:rsidRPr="007036CE">
              <w:t>«1» – открытый;</w:t>
            </w:r>
          </w:p>
          <w:p w14:paraId="16E594E9" w14:textId="77777777" w:rsidR="00DC5693" w:rsidRPr="007036CE" w:rsidRDefault="00DC5693" w:rsidP="00DC5693">
            <w:pPr>
              <w:pStyle w:val="GOSTTableListMark1"/>
              <w:numPr>
                <w:ilvl w:val="0"/>
                <w:numId w:val="2"/>
              </w:numPr>
            </w:pPr>
            <w:r w:rsidRPr="007036CE">
              <w:t>«2» – защищенный</w:t>
            </w:r>
          </w:p>
        </w:tc>
      </w:tr>
      <w:tr w:rsidR="00DC5693" w:rsidRPr="007036CE" w14:paraId="20B376FD" w14:textId="77777777" w:rsidTr="00A03896">
        <w:tc>
          <w:tcPr>
            <w:tcW w:w="1100" w:type="pct"/>
          </w:tcPr>
          <w:p w14:paraId="74E927CE" w14:textId="77777777" w:rsidR="00DC5693" w:rsidRPr="007036CE" w:rsidRDefault="00DC5693" w:rsidP="00DC5693">
            <w:pPr>
              <w:pStyle w:val="GOSTTablenorm"/>
              <w:rPr>
                <w:szCs w:val="22"/>
              </w:rPr>
            </w:pPr>
            <w:ins w:id="2258" w:author="Сатлер Марина Викторовна" w:date="2024-02-13T14:52:00Z">
              <w:r w:rsidRPr="007036CE">
                <w:t>Сумма на текущий год</w:t>
              </w:r>
            </w:ins>
          </w:p>
        </w:tc>
        <w:tc>
          <w:tcPr>
            <w:tcW w:w="734" w:type="pct"/>
          </w:tcPr>
          <w:p w14:paraId="2FA90372" w14:textId="77777777" w:rsidR="00DC5693" w:rsidRPr="007036CE" w:rsidRDefault="00DC5693" w:rsidP="00DC5693">
            <w:pPr>
              <w:pStyle w:val="GOSTTablenorm"/>
              <w:rPr>
                <w:szCs w:val="22"/>
                <w:lang w:val="en-US"/>
              </w:rPr>
            </w:pPr>
            <w:ins w:id="2259" w:author="Сатлер Марина Викторовна" w:date="2024-02-09T12:41:00Z">
              <w:r w:rsidRPr="007036CE">
                <w:rPr>
                  <w:b/>
                  <w:szCs w:val="24"/>
                  <w:lang w:val="en-US"/>
                </w:rPr>
                <w:t>SECTION_1</w:t>
              </w:r>
              <w:r w:rsidRPr="007036CE">
                <w:rPr>
                  <w:b/>
                  <w:szCs w:val="24"/>
                </w:rPr>
                <w:t>:</w:t>
              </w:r>
            </w:ins>
            <w:r w:rsidRPr="007036CE">
              <w:rPr>
                <w:szCs w:val="22"/>
              </w:rPr>
              <w:t>SUM_1</w:t>
            </w:r>
          </w:p>
        </w:tc>
        <w:tc>
          <w:tcPr>
            <w:tcW w:w="519" w:type="pct"/>
          </w:tcPr>
          <w:p w14:paraId="01F60A4E" w14:textId="77777777" w:rsidR="00DC5693" w:rsidRPr="007036CE" w:rsidRDefault="00DC5693" w:rsidP="00DC5693">
            <w:pPr>
              <w:pStyle w:val="GOSTTablenorm"/>
            </w:pPr>
            <w:r w:rsidRPr="007036CE">
              <w:rPr>
                <w:szCs w:val="22"/>
              </w:rPr>
              <w:t>Сумма</w:t>
            </w:r>
          </w:p>
        </w:tc>
        <w:tc>
          <w:tcPr>
            <w:tcW w:w="300" w:type="pct"/>
          </w:tcPr>
          <w:p w14:paraId="56F5F64D" w14:textId="77777777" w:rsidR="00DC5693" w:rsidRPr="007036CE" w:rsidRDefault="00DC5693" w:rsidP="00DC5693">
            <w:pPr>
              <w:pStyle w:val="GOSTTablenorm"/>
            </w:pPr>
            <w:r w:rsidRPr="007036CE">
              <w:rPr>
                <w:szCs w:val="22"/>
              </w:rPr>
              <w:t>Да</w:t>
            </w:r>
          </w:p>
        </w:tc>
        <w:tc>
          <w:tcPr>
            <w:tcW w:w="308" w:type="pct"/>
          </w:tcPr>
          <w:p w14:paraId="34F6C902" w14:textId="77777777" w:rsidR="00DC5693" w:rsidRPr="007036CE" w:rsidRDefault="00DC5693" w:rsidP="00DC5693">
            <w:pPr>
              <w:pStyle w:val="GOSTTablenorm"/>
            </w:pPr>
          </w:p>
        </w:tc>
        <w:tc>
          <w:tcPr>
            <w:tcW w:w="2039" w:type="pct"/>
          </w:tcPr>
          <w:p w14:paraId="7A8A24D2" w14:textId="77777777" w:rsidR="00DC5693" w:rsidRPr="007036CE" w:rsidRDefault="00DC5693" w:rsidP="00DC5693">
            <w:pPr>
              <w:pStyle w:val="GOSTTablenorm"/>
            </w:pPr>
            <w:r w:rsidRPr="007036CE">
              <w:rPr>
                <w:szCs w:val="22"/>
              </w:rPr>
              <w:t>Указывается сумма на текущий финансовый год</w:t>
            </w:r>
            <w:del w:id="2260" w:author="Сатлер Марина Викторовна" w:date="2024-07-05T16:46:00Z">
              <w:r w:rsidRPr="007036CE" w:rsidDel="00DC5693">
                <w:rPr>
                  <w:szCs w:val="22"/>
                </w:rPr>
                <w:delText xml:space="preserve"> при доведении на текущий бюджетный цикл.</w:delText>
              </w:r>
            </w:del>
          </w:p>
        </w:tc>
      </w:tr>
      <w:tr w:rsidR="00DC5693" w:rsidRPr="007036CE" w14:paraId="3772B8D0" w14:textId="77777777" w:rsidTr="00A03896">
        <w:tc>
          <w:tcPr>
            <w:tcW w:w="1100" w:type="pct"/>
          </w:tcPr>
          <w:p w14:paraId="1FE89490" w14:textId="77777777" w:rsidR="00DC5693" w:rsidRPr="007036CE" w:rsidRDefault="00DC5693" w:rsidP="00DC5693">
            <w:pPr>
              <w:pStyle w:val="GOSTTablenorm"/>
              <w:rPr>
                <w:szCs w:val="22"/>
              </w:rPr>
            </w:pPr>
            <w:ins w:id="2261" w:author="Сатлер Марина Викторовна" w:date="2024-02-13T14:52:00Z">
              <w:r w:rsidRPr="007036CE">
                <w:t>Сумма на первый год планового периода</w:t>
              </w:r>
            </w:ins>
          </w:p>
        </w:tc>
        <w:tc>
          <w:tcPr>
            <w:tcW w:w="734" w:type="pct"/>
          </w:tcPr>
          <w:p w14:paraId="38982B2F" w14:textId="77777777" w:rsidR="00DC5693" w:rsidRPr="007036CE" w:rsidRDefault="00DC5693" w:rsidP="00DC5693">
            <w:pPr>
              <w:pStyle w:val="GOSTTablenorm"/>
              <w:rPr>
                <w:szCs w:val="22"/>
              </w:rPr>
            </w:pPr>
            <w:ins w:id="2262" w:author="Сатлер Марина Викторовна" w:date="2024-02-09T12:41:00Z">
              <w:r w:rsidRPr="007036CE">
                <w:rPr>
                  <w:b/>
                  <w:szCs w:val="24"/>
                  <w:lang w:val="en-US"/>
                </w:rPr>
                <w:t>SECTION_1</w:t>
              </w:r>
              <w:r w:rsidRPr="007036CE">
                <w:rPr>
                  <w:b/>
                  <w:szCs w:val="24"/>
                </w:rPr>
                <w:t>:</w:t>
              </w:r>
            </w:ins>
            <w:r w:rsidRPr="007036CE">
              <w:rPr>
                <w:szCs w:val="22"/>
              </w:rPr>
              <w:t>SUM_2</w:t>
            </w:r>
          </w:p>
        </w:tc>
        <w:tc>
          <w:tcPr>
            <w:tcW w:w="519" w:type="pct"/>
          </w:tcPr>
          <w:p w14:paraId="40BD7FDE" w14:textId="77777777" w:rsidR="00DC5693" w:rsidRPr="007036CE" w:rsidRDefault="00DC5693" w:rsidP="00DC5693">
            <w:pPr>
              <w:pStyle w:val="GOSTTablenorm"/>
            </w:pPr>
            <w:r w:rsidRPr="007036CE">
              <w:rPr>
                <w:szCs w:val="22"/>
              </w:rPr>
              <w:t>Сумма</w:t>
            </w:r>
          </w:p>
        </w:tc>
        <w:tc>
          <w:tcPr>
            <w:tcW w:w="300" w:type="pct"/>
          </w:tcPr>
          <w:p w14:paraId="40DF40AA" w14:textId="77777777" w:rsidR="00DC5693" w:rsidRPr="007036CE" w:rsidRDefault="00DC5693" w:rsidP="00DC5693">
            <w:pPr>
              <w:pStyle w:val="GOSTTablenorm"/>
            </w:pPr>
            <w:r w:rsidRPr="007036CE">
              <w:rPr>
                <w:szCs w:val="22"/>
              </w:rPr>
              <w:t>Да</w:t>
            </w:r>
          </w:p>
        </w:tc>
        <w:tc>
          <w:tcPr>
            <w:tcW w:w="308" w:type="pct"/>
          </w:tcPr>
          <w:p w14:paraId="4FC08B81" w14:textId="77777777" w:rsidR="00DC5693" w:rsidRPr="007036CE" w:rsidRDefault="00DC5693" w:rsidP="00DC5693">
            <w:pPr>
              <w:pStyle w:val="GOSTTablenorm"/>
            </w:pPr>
          </w:p>
        </w:tc>
        <w:tc>
          <w:tcPr>
            <w:tcW w:w="2039" w:type="pct"/>
          </w:tcPr>
          <w:p w14:paraId="28B4B439" w14:textId="77777777" w:rsidR="00DC5693" w:rsidRPr="007036CE" w:rsidRDefault="00DC5693" w:rsidP="00DC5693">
            <w:pPr>
              <w:pStyle w:val="GOSTTablenorm"/>
            </w:pPr>
            <w:r w:rsidRPr="007036CE">
              <w:rPr>
                <w:szCs w:val="22"/>
              </w:rPr>
              <w:t>Указывается сумма на 1-й плановый год</w:t>
            </w:r>
            <w:del w:id="2263" w:author="Сатлер Марина Викторовна" w:date="2024-07-05T16:46:00Z">
              <w:r w:rsidRPr="007036CE" w:rsidDel="00DC5693">
                <w:rPr>
                  <w:szCs w:val="22"/>
                </w:rPr>
                <w:delText xml:space="preserve"> при доведении на текущий бюджетный цикл</w:delText>
              </w:r>
            </w:del>
          </w:p>
        </w:tc>
      </w:tr>
      <w:tr w:rsidR="00DC5693" w:rsidRPr="007036CE" w14:paraId="7161FB1C" w14:textId="77777777" w:rsidTr="00A03896">
        <w:tc>
          <w:tcPr>
            <w:tcW w:w="1100" w:type="pct"/>
          </w:tcPr>
          <w:p w14:paraId="4728CFB1" w14:textId="77777777" w:rsidR="00DC5693" w:rsidRPr="007036CE" w:rsidRDefault="00DC5693" w:rsidP="00DC5693">
            <w:pPr>
              <w:pStyle w:val="GOSTTablenorm"/>
              <w:rPr>
                <w:szCs w:val="22"/>
              </w:rPr>
            </w:pPr>
            <w:ins w:id="2264" w:author="Сатлер Марина Викторовна" w:date="2024-02-13T14:52:00Z">
              <w:r w:rsidRPr="007036CE">
                <w:t>Сумма на второй год планового периода</w:t>
              </w:r>
            </w:ins>
          </w:p>
        </w:tc>
        <w:tc>
          <w:tcPr>
            <w:tcW w:w="734" w:type="pct"/>
          </w:tcPr>
          <w:p w14:paraId="03B481C3" w14:textId="77777777" w:rsidR="00DC5693" w:rsidRPr="007036CE" w:rsidRDefault="00DC5693" w:rsidP="00DC5693">
            <w:pPr>
              <w:pStyle w:val="GOSTTablenorm"/>
              <w:rPr>
                <w:szCs w:val="22"/>
              </w:rPr>
            </w:pPr>
            <w:ins w:id="2265" w:author="Сатлер Марина Викторовна" w:date="2024-02-09T12:41:00Z">
              <w:r w:rsidRPr="007036CE">
                <w:rPr>
                  <w:b/>
                  <w:szCs w:val="24"/>
                  <w:lang w:val="en-US"/>
                </w:rPr>
                <w:t>SECTION_1</w:t>
              </w:r>
              <w:r w:rsidRPr="007036CE">
                <w:rPr>
                  <w:b/>
                  <w:szCs w:val="24"/>
                </w:rPr>
                <w:t>:</w:t>
              </w:r>
            </w:ins>
            <w:r w:rsidRPr="007036CE">
              <w:rPr>
                <w:szCs w:val="22"/>
              </w:rPr>
              <w:t>SUM_3</w:t>
            </w:r>
          </w:p>
        </w:tc>
        <w:tc>
          <w:tcPr>
            <w:tcW w:w="519" w:type="pct"/>
          </w:tcPr>
          <w:p w14:paraId="3EE2BBC1" w14:textId="77777777" w:rsidR="00DC5693" w:rsidRPr="007036CE" w:rsidRDefault="00DC5693" w:rsidP="00DC5693">
            <w:pPr>
              <w:pStyle w:val="GOSTTablenorm"/>
            </w:pPr>
            <w:r w:rsidRPr="007036CE">
              <w:rPr>
                <w:szCs w:val="22"/>
              </w:rPr>
              <w:t>Сумма</w:t>
            </w:r>
          </w:p>
        </w:tc>
        <w:tc>
          <w:tcPr>
            <w:tcW w:w="300" w:type="pct"/>
          </w:tcPr>
          <w:p w14:paraId="1B49B182" w14:textId="77777777" w:rsidR="00DC5693" w:rsidRPr="007036CE" w:rsidRDefault="00DC5693" w:rsidP="00DC5693">
            <w:pPr>
              <w:pStyle w:val="GOSTTablenorm"/>
            </w:pPr>
            <w:r w:rsidRPr="007036CE">
              <w:rPr>
                <w:szCs w:val="22"/>
              </w:rPr>
              <w:t>Да</w:t>
            </w:r>
          </w:p>
        </w:tc>
        <w:tc>
          <w:tcPr>
            <w:tcW w:w="308" w:type="pct"/>
          </w:tcPr>
          <w:p w14:paraId="752B8C42" w14:textId="77777777" w:rsidR="00DC5693" w:rsidRPr="007036CE" w:rsidRDefault="00DC5693" w:rsidP="00DC5693">
            <w:pPr>
              <w:pStyle w:val="GOSTTablenorm"/>
            </w:pPr>
          </w:p>
        </w:tc>
        <w:tc>
          <w:tcPr>
            <w:tcW w:w="2039" w:type="pct"/>
          </w:tcPr>
          <w:p w14:paraId="22B0BD7C" w14:textId="77777777" w:rsidR="00DC5693" w:rsidRPr="007036CE" w:rsidRDefault="00DC5693" w:rsidP="00DC5693">
            <w:pPr>
              <w:pStyle w:val="GOSTTablenorm"/>
            </w:pPr>
            <w:r w:rsidRPr="007036CE">
              <w:rPr>
                <w:szCs w:val="22"/>
              </w:rPr>
              <w:t>Указывается сумма на 2-й плановый год</w:t>
            </w:r>
            <w:del w:id="2266" w:author="Сатлер Марина Викторовна" w:date="2024-07-05T16:46:00Z">
              <w:r w:rsidRPr="007036CE" w:rsidDel="00DC5693">
                <w:rPr>
                  <w:szCs w:val="22"/>
                </w:rPr>
                <w:delText xml:space="preserve"> при доведении на текущий бюджетный цикл</w:delText>
              </w:r>
            </w:del>
          </w:p>
        </w:tc>
      </w:tr>
      <w:tr w:rsidR="00DC5693" w:rsidRPr="007036CE" w:rsidDel="00DC5693" w14:paraId="3224535F" w14:textId="77777777" w:rsidTr="00A03896">
        <w:trPr>
          <w:del w:id="2267" w:author="Сатлер Марина Викторовна" w:date="2024-07-05T16:47:00Z"/>
        </w:trPr>
        <w:tc>
          <w:tcPr>
            <w:tcW w:w="1100" w:type="pct"/>
          </w:tcPr>
          <w:p w14:paraId="56EB62CC" w14:textId="77777777" w:rsidR="00DC5693" w:rsidRPr="007036CE" w:rsidDel="00DC5693" w:rsidRDefault="00DC5693" w:rsidP="00DC5693">
            <w:pPr>
              <w:pStyle w:val="GOSTTablenorm"/>
              <w:rPr>
                <w:del w:id="2268" w:author="Сатлер Марина Викторовна" w:date="2024-07-05T16:47:00Z"/>
                <w:szCs w:val="22"/>
              </w:rPr>
            </w:pPr>
          </w:p>
        </w:tc>
        <w:tc>
          <w:tcPr>
            <w:tcW w:w="734" w:type="pct"/>
          </w:tcPr>
          <w:p w14:paraId="1F3A0F3E" w14:textId="77777777" w:rsidR="00DC5693" w:rsidRPr="007036CE" w:rsidDel="00DC5693" w:rsidRDefault="00DC5693" w:rsidP="00DC5693">
            <w:pPr>
              <w:pStyle w:val="GOSTTablenorm"/>
              <w:rPr>
                <w:del w:id="2269" w:author="Сатлер Марина Викторовна" w:date="2024-07-05T16:47:00Z"/>
                <w:szCs w:val="22"/>
              </w:rPr>
            </w:pPr>
            <w:del w:id="2270" w:author="Сатлер Марина Викторовна" w:date="2024-07-05T16:47:00Z">
              <w:r w:rsidRPr="007036CE" w:rsidDel="00DC5693">
                <w:rPr>
                  <w:szCs w:val="22"/>
                </w:rPr>
                <w:delText>SUM_4</w:delText>
              </w:r>
            </w:del>
          </w:p>
        </w:tc>
        <w:tc>
          <w:tcPr>
            <w:tcW w:w="519" w:type="pct"/>
          </w:tcPr>
          <w:p w14:paraId="11677CEA" w14:textId="77777777" w:rsidR="00DC5693" w:rsidRPr="007036CE" w:rsidDel="00DC5693" w:rsidRDefault="00DC5693" w:rsidP="00DC5693">
            <w:pPr>
              <w:pStyle w:val="GOSTTablenorm"/>
              <w:rPr>
                <w:del w:id="2271" w:author="Сатлер Марина Викторовна" w:date="2024-07-05T16:47:00Z"/>
              </w:rPr>
            </w:pPr>
            <w:del w:id="2272" w:author="Сатлер Марина Викторовна" w:date="2024-07-05T16:47:00Z">
              <w:r w:rsidRPr="007036CE" w:rsidDel="00DC5693">
                <w:rPr>
                  <w:szCs w:val="22"/>
                </w:rPr>
                <w:delText>Сумма</w:delText>
              </w:r>
            </w:del>
          </w:p>
        </w:tc>
        <w:tc>
          <w:tcPr>
            <w:tcW w:w="300" w:type="pct"/>
          </w:tcPr>
          <w:p w14:paraId="4A2FEA1C" w14:textId="77777777" w:rsidR="00DC5693" w:rsidRPr="007036CE" w:rsidDel="00DC5693" w:rsidRDefault="00DC5693" w:rsidP="00DC5693">
            <w:pPr>
              <w:pStyle w:val="GOSTTablenorm"/>
              <w:rPr>
                <w:del w:id="2273" w:author="Сатлер Марина Викторовна" w:date="2024-07-05T16:47:00Z"/>
              </w:rPr>
            </w:pPr>
            <w:del w:id="2274" w:author="Сатлер Марина Викторовна" w:date="2024-07-05T16:47:00Z">
              <w:r w:rsidRPr="007036CE" w:rsidDel="00DC5693">
                <w:rPr>
                  <w:szCs w:val="22"/>
                </w:rPr>
                <w:delText>Да</w:delText>
              </w:r>
            </w:del>
          </w:p>
        </w:tc>
        <w:tc>
          <w:tcPr>
            <w:tcW w:w="308" w:type="pct"/>
          </w:tcPr>
          <w:p w14:paraId="2B350A7E" w14:textId="77777777" w:rsidR="00DC5693" w:rsidRPr="007036CE" w:rsidDel="00DC5693" w:rsidRDefault="00DC5693" w:rsidP="00DC5693">
            <w:pPr>
              <w:pStyle w:val="GOSTTablenorm"/>
              <w:rPr>
                <w:del w:id="2275" w:author="Сатлер Марина Викторовна" w:date="2024-07-05T16:47:00Z"/>
              </w:rPr>
            </w:pPr>
          </w:p>
        </w:tc>
        <w:tc>
          <w:tcPr>
            <w:tcW w:w="2039" w:type="pct"/>
          </w:tcPr>
          <w:p w14:paraId="2CE040D7" w14:textId="77777777" w:rsidR="00DC5693" w:rsidRPr="007036CE" w:rsidDel="00DC5693" w:rsidRDefault="00DC5693" w:rsidP="00DC5693">
            <w:pPr>
              <w:pStyle w:val="GOSTTablenorm"/>
              <w:rPr>
                <w:del w:id="2276" w:author="Сатлер Марина Викторовна" w:date="2024-07-05T16:47:00Z"/>
              </w:rPr>
            </w:pPr>
            <w:del w:id="2277" w:author="Сатлер Марина Викторовна" w:date="2024-07-05T16:47:00Z">
              <w:r w:rsidRPr="007036CE" w:rsidDel="00DC5693">
                <w:rPr>
                  <w:szCs w:val="22"/>
                </w:rPr>
                <w:delText>Указывается значение «0.00»</w:delText>
              </w:r>
            </w:del>
          </w:p>
        </w:tc>
      </w:tr>
      <w:tr w:rsidR="00DC5693" w:rsidRPr="007036CE" w14:paraId="795E69CB" w14:textId="77777777" w:rsidTr="00A03896">
        <w:tc>
          <w:tcPr>
            <w:tcW w:w="1100" w:type="pct"/>
          </w:tcPr>
          <w:p w14:paraId="369F2021" w14:textId="77777777" w:rsidR="00DC5693" w:rsidRPr="007036CE" w:rsidRDefault="00DC5693" w:rsidP="00DC5693">
            <w:pPr>
              <w:pStyle w:val="GOSTTablenorm"/>
              <w:rPr>
                <w:b/>
                <w:szCs w:val="22"/>
              </w:rPr>
            </w:pPr>
            <w:r w:rsidRPr="007036CE">
              <w:rPr>
                <w:b/>
                <w:szCs w:val="22"/>
              </w:rPr>
              <w:t>Строки документа по разделу «ЛБО»</w:t>
            </w:r>
          </w:p>
        </w:tc>
        <w:tc>
          <w:tcPr>
            <w:tcW w:w="734" w:type="pct"/>
          </w:tcPr>
          <w:p w14:paraId="11A069CF" w14:textId="77777777" w:rsidR="00DC5693" w:rsidRPr="007036CE" w:rsidRDefault="00DC5693" w:rsidP="00DC5693">
            <w:pPr>
              <w:pStyle w:val="GOSTTablenorm"/>
              <w:rPr>
                <w:b/>
                <w:szCs w:val="22"/>
              </w:rPr>
            </w:pPr>
            <w:r w:rsidRPr="007036CE">
              <w:rPr>
                <w:b/>
                <w:szCs w:val="24"/>
                <w:lang w:val="en-US"/>
              </w:rPr>
              <w:t>SECTION_2</w:t>
            </w:r>
          </w:p>
        </w:tc>
        <w:tc>
          <w:tcPr>
            <w:tcW w:w="519" w:type="pct"/>
          </w:tcPr>
          <w:p w14:paraId="5207D92E" w14:textId="77777777" w:rsidR="00DC5693" w:rsidRPr="007036CE" w:rsidRDefault="00DC5693" w:rsidP="00DC5693">
            <w:pPr>
              <w:pStyle w:val="GOSTTablenorm"/>
            </w:pPr>
            <w:r w:rsidRPr="007036CE">
              <w:rPr>
                <w:szCs w:val="22"/>
              </w:rPr>
              <w:t>Массив</w:t>
            </w:r>
          </w:p>
        </w:tc>
        <w:tc>
          <w:tcPr>
            <w:tcW w:w="300" w:type="pct"/>
          </w:tcPr>
          <w:p w14:paraId="12238F48" w14:textId="77777777" w:rsidR="00DC5693" w:rsidRPr="007036CE" w:rsidRDefault="00DC5693" w:rsidP="00DC5693">
            <w:pPr>
              <w:pStyle w:val="GOSTTablenorm"/>
            </w:pPr>
            <w:r w:rsidRPr="007036CE">
              <w:rPr>
                <w:szCs w:val="22"/>
              </w:rPr>
              <w:t>Нет</w:t>
            </w:r>
          </w:p>
        </w:tc>
        <w:tc>
          <w:tcPr>
            <w:tcW w:w="308" w:type="pct"/>
          </w:tcPr>
          <w:p w14:paraId="793C8143" w14:textId="77777777" w:rsidR="00DC5693" w:rsidRPr="007036CE" w:rsidRDefault="00DC5693" w:rsidP="00DC5693">
            <w:pPr>
              <w:pStyle w:val="GOSTTablenorm"/>
            </w:pPr>
            <w:r w:rsidRPr="007036CE">
              <w:rPr>
                <w:szCs w:val="22"/>
              </w:rPr>
              <w:t>-</w:t>
            </w:r>
          </w:p>
        </w:tc>
        <w:tc>
          <w:tcPr>
            <w:tcW w:w="2039" w:type="pct"/>
          </w:tcPr>
          <w:p w14:paraId="2137EBD1" w14:textId="77777777" w:rsidR="00DC5693" w:rsidRPr="007036CE" w:rsidRDefault="00DC5693" w:rsidP="00DC5693">
            <w:pPr>
              <w:pStyle w:val="GOSTTablenorm"/>
            </w:pPr>
            <w:r w:rsidRPr="007036CE">
              <w:rPr>
                <w:szCs w:val="22"/>
              </w:rPr>
              <w:t>-</w:t>
            </w:r>
          </w:p>
        </w:tc>
      </w:tr>
      <w:tr w:rsidR="00DC5693" w:rsidRPr="007036CE" w14:paraId="1B844329" w14:textId="77777777" w:rsidTr="00A03896">
        <w:tc>
          <w:tcPr>
            <w:tcW w:w="1100" w:type="pct"/>
          </w:tcPr>
          <w:p w14:paraId="360D8BC7" w14:textId="77777777" w:rsidR="00DC5693" w:rsidRPr="007036CE" w:rsidRDefault="00DC5693" w:rsidP="00DC5693">
            <w:pPr>
              <w:pStyle w:val="GOSTTablenorm"/>
            </w:pPr>
            <w:ins w:id="2278" w:author="Сатлер Марина Викторовна" w:date="2024-02-13T14:53:00Z">
              <w:r w:rsidRPr="007036CE">
                <w:t>Раздел</w:t>
              </w:r>
            </w:ins>
          </w:p>
        </w:tc>
        <w:tc>
          <w:tcPr>
            <w:tcW w:w="734" w:type="pct"/>
          </w:tcPr>
          <w:p w14:paraId="40B83506" w14:textId="77777777" w:rsidR="00DC5693" w:rsidRPr="007036CE" w:rsidRDefault="00DC5693" w:rsidP="00DC5693">
            <w:pPr>
              <w:pStyle w:val="GOSTTablenorm"/>
              <w:rPr>
                <w:b/>
                <w:szCs w:val="24"/>
                <w:lang w:val="en-US"/>
              </w:rPr>
            </w:pPr>
            <w:ins w:id="2279" w:author="Сатлер Марина Викторовна" w:date="2024-02-13T14:53:00Z">
              <w:r w:rsidRPr="007036CE">
                <w:rPr>
                  <w:b/>
                  <w:szCs w:val="24"/>
                  <w:lang w:val="en-US"/>
                </w:rPr>
                <w:t>SECTION_2</w:t>
              </w:r>
              <w:r w:rsidRPr="007036CE">
                <w:rPr>
                  <w:b/>
                  <w:szCs w:val="24"/>
                </w:rPr>
                <w:t>:</w:t>
              </w:r>
              <w:r w:rsidRPr="007036CE">
                <w:t>SECTION_TYPE</w:t>
              </w:r>
            </w:ins>
          </w:p>
        </w:tc>
        <w:tc>
          <w:tcPr>
            <w:tcW w:w="519" w:type="pct"/>
          </w:tcPr>
          <w:p w14:paraId="75D6F7F3" w14:textId="77777777" w:rsidR="00DC5693" w:rsidRPr="007036CE" w:rsidRDefault="00DC5693" w:rsidP="00DC5693">
            <w:pPr>
              <w:pStyle w:val="GOSTTablenorm"/>
              <w:rPr>
                <w:szCs w:val="22"/>
              </w:rPr>
            </w:pPr>
            <w:ins w:id="2280" w:author="Сатлер Марина Викторовна" w:date="2024-02-13T14:53:00Z">
              <w:r w:rsidRPr="007036CE">
                <w:rPr>
                  <w:szCs w:val="22"/>
                </w:rPr>
                <w:t>Строка</w:t>
              </w:r>
            </w:ins>
          </w:p>
        </w:tc>
        <w:tc>
          <w:tcPr>
            <w:tcW w:w="300" w:type="pct"/>
          </w:tcPr>
          <w:p w14:paraId="52F31E23" w14:textId="77777777" w:rsidR="00DC5693" w:rsidRPr="007036CE" w:rsidRDefault="00DC5693" w:rsidP="00DC5693">
            <w:pPr>
              <w:pStyle w:val="GOSTTablenorm"/>
              <w:rPr>
                <w:szCs w:val="22"/>
              </w:rPr>
            </w:pPr>
            <w:ins w:id="2281" w:author="Сатлер Марина Викторовна" w:date="2024-02-13T14:53:00Z">
              <w:r w:rsidRPr="007036CE">
                <w:rPr>
                  <w:szCs w:val="22"/>
                </w:rPr>
                <w:t>Да</w:t>
              </w:r>
            </w:ins>
          </w:p>
        </w:tc>
        <w:tc>
          <w:tcPr>
            <w:tcW w:w="308" w:type="pct"/>
          </w:tcPr>
          <w:p w14:paraId="53D7FE1A" w14:textId="77777777" w:rsidR="00DC5693" w:rsidRPr="007036CE" w:rsidRDefault="00DC5693" w:rsidP="00DC5693">
            <w:pPr>
              <w:pStyle w:val="GOSTTablenorm"/>
              <w:rPr>
                <w:szCs w:val="22"/>
                <w:lang w:val="en-US"/>
              </w:rPr>
            </w:pPr>
            <w:ins w:id="2282" w:author="Сатлер Марина Викторовна" w:date="2024-02-13T14:53:00Z">
              <w:r w:rsidRPr="007036CE">
                <w:rPr>
                  <w:szCs w:val="22"/>
                  <w:lang w:val="en-US"/>
                </w:rPr>
                <w:t>=</w:t>
              </w:r>
              <w:r w:rsidRPr="007036CE">
                <w:rPr>
                  <w:szCs w:val="22"/>
                </w:rPr>
                <w:t>1</w:t>
              </w:r>
            </w:ins>
          </w:p>
        </w:tc>
        <w:tc>
          <w:tcPr>
            <w:tcW w:w="2039" w:type="pct"/>
          </w:tcPr>
          <w:p w14:paraId="203C2009" w14:textId="77777777" w:rsidR="00DC5693" w:rsidRPr="007036CE" w:rsidRDefault="00DC5693" w:rsidP="00CA5BAD">
            <w:pPr>
              <w:pStyle w:val="GOSTTablenorm"/>
              <w:rPr>
                <w:ins w:id="2283" w:author="Сатлер Марина Викторовна" w:date="2024-02-13T14:53:00Z"/>
              </w:rPr>
            </w:pPr>
            <w:ins w:id="2284" w:author="Сатлер Марина Викторовна" w:date="2024-02-13T14:53:00Z">
              <w:r w:rsidRPr="007036CE">
                <w:t>Указывается тип раздела.</w:t>
              </w:r>
            </w:ins>
          </w:p>
          <w:p w14:paraId="3DA5C506" w14:textId="77777777" w:rsidR="00DC5693" w:rsidRPr="007036CE" w:rsidRDefault="00DC5693" w:rsidP="00CA5BAD">
            <w:pPr>
              <w:pStyle w:val="GOSTTablenorm"/>
            </w:pPr>
            <w:ins w:id="2285" w:author="Сатлер Марина Викторовна" w:date="2024-02-13T14:53:00Z">
              <w:r w:rsidRPr="007036CE">
                <w:t xml:space="preserve">Заполняется значением «2» </w:t>
              </w:r>
            </w:ins>
            <w:r w:rsidR="004060F4" w:rsidRPr="007036CE">
              <w:t>–</w:t>
            </w:r>
            <w:ins w:id="2286" w:author="Сатлер Марина Викторовна" w:date="2024-02-13T14:53:00Z">
              <w:r w:rsidRPr="007036CE">
                <w:t xml:space="preserve"> Лимиты бюджетных обязательств</w:t>
              </w:r>
            </w:ins>
          </w:p>
        </w:tc>
      </w:tr>
      <w:tr w:rsidR="00DC5693" w:rsidRPr="007036CE" w14:paraId="0543B740" w14:textId="77777777" w:rsidTr="00A03896">
        <w:tc>
          <w:tcPr>
            <w:tcW w:w="1100" w:type="pct"/>
          </w:tcPr>
          <w:p w14:paraId="3C11366A" w14:textId="77777777" w:rsidR="00DC5693" w:rsidRPr="007036CE" w:rsidRDefault="00DC5693" w:rsidP="00DC5693">
            <w:pPr>
              <w:pStyle w:val="GOSTTablenorm"/>
              <w:rPr>
                <w:szCs w:val="22"/>
              </w:rPr>
            </w:pPr>
            <w:r w:rsidRPr="007036CE">
              <w:rPr>
                <w:szCs w:val="22"/>
              </w:rPr>
              <w:lastRenderedPageBreak/>
              <w:t>Идентификатор строки</w:t>
            </w:r>
          </w:p>
        </w:tc>
        <w:tc>
          <w:tcPr>
            <w:tcW w:w="734" w:type="pct"/>
          </w:tcPr>
          <w:p w14:paraId="7B615506" w14:textId="77777777" w:rsidR="00DC5693" w:rsidRPr="007036CE" w:rsidRDefault="00DC5693" w:rsidP="00DC5693">
            <w:pPr>
              <w:pStyle w:val="GOSTTablenorm"/>
              <w:rPr>
                <w:szCs w:val="24"/>
                <w:lang w:val="en-US"/>
              </w:rPr>
            </w:pPr>
            <w:ins w:id="2287" w:author="Сатлер Марина Викторовна" w:date="2024-02-09T12:41:00Z">
              <w:r w:rsidRPr="007036CE">
                <w:rPr>
                  <w:b/>
                  <w:szCs w:val="24"/>
                  <w:lang w:val="en-US"/>
                </w:rPr>
                <w:t>SECTION_2</w:t>
              </w:r>
              <w:r w:rsidRPr="007036CE">
                <w:rPr>
                  <w:b/>
                  <w:szCs w:val="24"/>
                </w:rPr>
                <w:t>:</w:t>
              </w:r>
            </w:ins>
            <w:del w:id="2288" w:author="Сатлер Марина Викторовна" w:date="2024-06-11T14:16:00Z">
              <w:r w:rsidRPr="007036CE" w:rsidDel="00CF7F5E">
                <w:rPr>
                  <w:szCs w:val="24"/>
                  <w:lang w:val="en-US"/>
                </w:rPr>
                <w:delText>ID</w:delText>
              </w:r>
            </w:del>
            <w:ins w:id="2289" w:author="Сатлер Марина Викторовна" w:date="2024-06-11T14:16:00Z">
              <w:r w:rsidRPr="007036CE">
                <w:rPr>
                  <w:szCs w:val="24"/>
                  <w:lang w:val="en-US"/>
                </w:rPr>
                <w:t>id</w:t>
              </w:r>
            </w:ins>
          </w:p>
        </w:tc>
        <w:tc>
          <w:tcPr>
            <w:tcW w:w="519" w:type="pct"/>
          </w:tcPr>
          <w:p w14:paraId="6007C32F" w14:textId="77777777" w:rsidR="00DC5693" w:rsidRPr="007036CE" w:rsidRDefault="00DC5693" w:rsidP="00DC5693">
            <w:pPr>
              <w:pStyle w:val="GOSTTablenorm"/>
            </w:pPr>
            <w:r w:rsidRPr="007036CE">
              <w:rPr>
                <w:szCs w:val="22"/>
              </w:rPr>
              <w:t>Число</w:t>
            </w:r>
          </w:p>
        </w:tc>
        <w:tc>
          <w:tcPr>
            <w:tcW w:w="300" w:type="pct"/>
          </w:tcPr>
          <w:p w14:paraId="24D7D398" w14:textId="77777777" w:rsidR="00DC5693" w:rsidRPr="007036CE" w:rsidRDefault="00DC5693" w:rsidP="00DC5693">
            <w:pPr>
              <w:pStyle w:val="GOSTTablenorm"/>
            </w:pPr>
            <w:r w:rsidRPr="007036CE">
              <w:rPr>
                <w:szCs w:val="22"/>
              </w:rPr>
              <w:t>Да</w:t>
            </w:r>
          </w:p>
        </w:tc>
        <w:tc>
          <w:tcPr>
            <w:tcW w:w="308" w:type="pct"/>
          </w:tcPr>
          <w:p w14:paraId="06DD28D1" w14:textId="77777777" w:rsidR="00DC5693" w:rsidRPr="007036CE" w:rsidRDefault="00DC5693" w:rsidP="00DC5693">
            <w:pPr>
              <w:pStyle w:val="GOSTTablenorm"/>
            </w:pPr>
            <w:r w:rsidRPr="007036CE">
              <w:rPr>
                <w:szCs w:val="22"/>
              </w:rPr>
              <w:t>&lt;=20</w:t>
            </w:r>
          </w:p>
        </w:tc>
        <w:tc>
          <w:tcPr>
            <w:tcW w:w="2039" w:type="pct"/>
          </w:tcPr>
          <w:p w14:paraId="6D738F0C" w14:textId="77777777" w:rsidR="00DC5693" w:rsidRPr="007036CE" w:rsidRDefault="00DC5693" w:rsidP="00DC5693">
            <w:pPr>
              <w:pStyle w:val="GOSTTablenorm"/>
            </w:pPr>
            <w:r w:rsidRPr="007036CE">
              <w:rPr>
                <w:szCs w:val="22"/>
              </w:rPr>
              <w:t>Указывается технический идентификатор строки</w:t>
            </w:r>
          </w:p>
        </w:tc>
      </w:tr>
      <w:tr w:rsidR="00DC5693" w:rsidRPr="007036CE" w14:paraId="7CD059C0" w14:textId="77777777" w:rsidTr="00A03896">
        <w:tc>
          <w:tcPr>
            <w:tcW w:w="1100" w:type="pct"/>
          </w:tcPr>
          <w:p w14:paraId="11D9B758" w14:textId="77777777" w:rsidR="00DC5693" w:rsidRPr="007036CE" w:rsidRDefault="00DC5693" w:rsidP="00DC5693">
            <w:pPr>
              <w:pStyle w:val="GOSTTablenorm"/>
              <w:rPr>
                <w:szCs w:val="22"/>
              </w:rPr>
            </w:pPr>
            <w:r w:rsidRPr="007036CE">
              <w:t>Номер строки</w:t>
            </w:r>
          </w:p>
        </w:tc>
        <w:tc>
          <w:tcPr>
            <w:tcW w:w="734" w:type="pct"/>
          </w:tcPr>
          <w:p w14:paraId="685B5B12" w14:textId="77777777" w:rsidR="00DC5693" w:rsidRPr="007036CE" w:rsidRDefault="00DC5693" w:rsidP="00DC5693">
            <w:pPr>
              <w:pStyle w:val="GOSTTablenorm"/>
              <w:rPr>
                <w:szCs w:val="24"/>
                <w:lang w:val="en-US"/>
              </w:rPr>
            </w:pPr>
            <w:ins w:id="2290" w:author="Сатлер Марина Викторовна" w:date="2024-02-09T12:41:00Z">
              <w:r w:rsidRPr="007036CE">
                <w:rPr>
                  <w:b/>
                  <w:szCs w:val="24"/>
                  <w:lang w:val="en-US"/>
                </w:rPr>
                <w:t>SECTION_2</w:t>
              </w:r>
              <w:r w:rsidRPr="007036CE">
                <w:rPr>
                  <w:b/>
                  <w:szCs w:val="24"/>
                </w:rPr>
                <w:t>:</w:t>
              </w:r>
            </w:ins>
            <w:r w:rsidRPr="007036CE">
              <w:rPr>
                <w:szCs w:val="24"/>
                <w:lang w:val="en-US"/>
              </w:rPr>
              <w:t>NUMBROW</w:t>
            </w:r>
          </w:p>
        </w:tc>
        <w:tc>
          <w:tcPr>
            <w:tcW w:w="519" w:type="pct"/>
          </w:tcPr>
          <w:p w14:paraId="13C1B2E9" w14:textId="77777777" w:rsidR="00DC5693" w:rsidRPr="007036CE" w:rsidRDefault="00DC5693" w:rsidP="00DC5693">
            <w:pPr>
              <w:pStyle w:val="GOSTTablenorm"/>
            </w:pPr>
            <w:r w:rsidRPr="007036CE">
              <w:rPr>
                <w:szCs w:val="22"/>
              </w:rPr>
              <w:t>Строка</w:t>
            </w:r>
          </w:p>
        </w:tc>
        <w:tc>
          <w:tcPr>
            <w:tcW w:w="300" w:type="pct"/>
          </w:tcPr>
          <w:p w14:paraId="08F9414E" w14:textId="77777777" w:rsidR="00DC5693" w:rsidRPr="007036CE" w:rsidRDefault="00DC5693" w:rsidP="00DC5693">
            <w:pPr>
              <w:pStyle w:val="GOSTTablenorm"/>
            </w:pPr>
            <w:r w:rsidRPr="007036CE">
              <w:rPr>
                <w:szCs w:val="22"/>
              </w:rPr>
              <w:t>Да</w:t>
            </w:r>
          </w:p>
        </w:tc>
        <w:tc>
          <w:tcPr>
            <w:tcW w:w="308" w:type="pct"/>
          </w:tcPr>
          <w:p w14:paraId="5D4B0AB3" w14:textId="77777777" w:rsidR="00DC5693" w:rsidRPr="007036CE" w:rsidRDefault="00DC5693" w:rsidP="00DC5693">
            <w:pPr>
              <w:pStyle w:val="GOSTTablenorm"/>
            </w:pPr>
            <w:r w:rsidRPr="007036CE">
              <w:rPr>
                <w:szCs w:val="22"/>
                <w:lang w:val="en-US"/>
              </w:rPr>
              <w:t>&lt;=20</w:t>
            </w:r>
          </w:p>
        </w:tc>
        <w:tc>
          <w:tcPr>
            <w:tcW w:w="2039" w:type="pct"/>
          </w:tcPr>
          <w:p w14:paraId="22E66C2A" w14:textId="77777777" w:rsidR="00DC5693" w:rsidRPr="007036CE" w:rsidRDefault="00DC5693" w:rsidP="00DC5693">
            <w:pPr>
              <w:pStyle w:val="GOSTTablenorm"/>
            </w:pPr>
            <w:r w:rsidRPr="007036CE">
              <w:rPr>
                <w:szCs w:val="22"/>
              </w:rPr>
              <w:t>Указывается порядковый номер строки по разделу «ЛБО»</w:t>
            </w:r>
          </w:p>
        </w:tc>
      </w:tr>
      <w:tr w:rsidR="00DC5693" w:rsidRPr="007036CE" w14:paraId="3D3B125A" w14:textId="77777777" w:rsidTr="00A03896">
        <w:tc>
          <w:tcPr>
            <w:tcW w:w="1100" w:type="pct"/>
          </w:tcPr>
          <w:p w14:paraId="60101A6D" w14:textId="77777777" w:rsidR="00DC5693" w:rsidRPr="007036CE" w:rsidRDefault="00DC5693" w:rsidP="00DC5693">
            <w:pPr>
              <w:pStyle w:val="GOSTTablenorm"/>
            </w:pPr>
            <w:r w:rsidRPr="007036CE">
              <w:rPr>
                <w:szCs w:val="22"/>
              </w:rPr>
              <w:t>Признак детальной строки</w:t>
            </w:r>
          </w:p>
        </w:tc>
        <w:tc>
          <w:tcPr>
            <w:tcW w:w="734" w:type="pct"/>
          </w:tcPr>
          <w:p w14:paraId="64D2B537" w14:textId="77777777" w:rsidR="00DC5693" w:rsidRPr="007036CE" w:rsidRDefault="00DC5693" w:rsidP="00DC5693">
            <w:pPr>
              <w:pStyle w:val="GOSTTablenorm"/>
              <w:rPr>
                <w:szCs w:val="24"/>
                <w:lang w:val="en-US"/>
              </w:rPr>
            </w:pPr>
            <w:ins w:id="2291" w:author="Сатлер Марина Викторовна" w:date="2024-02-09T12:41:00Z">
              <w:r w:rsidRPr="007036CE">
                <w:rPr>
                  <w:b/>
                  <w:szCs w:val="24"/>
                  <w:lang w:val="en-US"/>
                </w:rPr>
                <w:t>SECTION_2</w:t>
              </w:r>
              <w:r w:rsidRPr="007036CE">
                <w:rPr>
                  <w:b/>
                  <w:szCs w:val="24"/>
                </w:rPr>
                <w:t>:</w:t>
              </w:r>
            </w:ins>
            <w:r w:rsidRPr="007036CE">
              <w:t>SIGNKBK</w:t>
            </w:r>
          </w:p>
        </w:tc>
        <w:tc>
          <w:tcPr>
            <w:tcW w:w="519" w:type="pct"/>
          </w:tcPr>
          <w:p w14:paraId="027EF539" w14:textId="77777777" w:rsidR="00DC5693" w:rsidRPr="007036CE" w:rsidRDefault="00DC5693" w:rsidP="00DC5693">
            <w:pPr>
              <w:pStyle w:val="GOSTTablenorm"/>
            </w:pPr>
            <w:r w:rsidRPr="007036CE">
              <w:rPr>
                <w:szCs w:val="22"/>
              </w:rPr>
              <w:t>Строка</w:t>
            </w:r>
          </w:p>
        </w:tc>
        <w:tc>
          <w:tcPr>
            <w:tcW w:w="300" w:type="pct"/>
          </w:tcPr>
          <w:p w14:paraId="5B9230F2" w14:textId="77777777" w:rsidR="00DC5693" w:rsidRPr="007036CE" w:rsidRDefault="00DC5693" w:rsidP="00DC5693">
            <w:pPr>
              <w:pStyle w:val="GOSTTablenorm"/>
            </w:pPr>
            <w:r w:rsidRPr="007036CE">
              <w:rPr>
                <w:szCs w:val="22"/>
              </w:rPr>
              <w:t>Да</w:t>
            </w:r>
          </w:p>
        </w:tc>
        <w:tc>
          <w:tcPr>
            <w:tcW w:w="308" w:type="pct"/>
          </w:tcPr>
          <w:p w14:paraId="126C9853" w14:textId="77777777" w:rsidR="00DC5693" w:rsidRPr="007036CE" w:rsidRDefault="00DC5693" w:rsidP="00DC5693">
            <w:pPr>
              <w:pStyle w:val="GOSTTablenorm"/>
            </w:pPr>
            <w:r w:rsidRPr="007036CE">
              <w:rPr>
                <w:szCs w:val="22"/>
              </w:rPr>
              <w:t>=1</w:t>
            </w:r>
          </w:p>
        </w:tc>
        <w:tc>
          <w:tcPr>
            <w:tcW w:w="2039" w:type="pct"/>
          </w:tcPr>
          <w:p w14:paraId="6B1C5B8D" w14:textId="77777777" w:rsidR="00DC5693" w:rsidRPr="007036CE" w:rsidRDefault="00DC5693" w:rsidP="00DC5693">
            <w:pPr>
              <w:pStyle w:val="GOSTTablenorm"/>
              <w:rPr>
                <w:szCs w:val="22"/>
              </w:rPr>
            </w:pPr>
            <w:r w:rsidRPr="007036CE">
              <w:rPr>
                <w:szCs w:val="22"/>
              </w:rPr>
              <w:t>Указывается признак детальной строки.</w:t>
            </w:r>
          </w:p>
          <w:p w14:paraId="39F1214A" w14:textId="77777777" w:rsidR="00DC5693" w:rsidRPr="007036CE" w:rsidRDefault="00DC5693" w:rsidP="00DC5693">
            <w:pPr>
              <w:pStyle w:val="GOSTTablenorm"/>
              <w:rPr>
                <w:szCs w:val="22"/>
              </w:rPr>
            </w:pPr>
            <w:r w:rsidRPr="007036CE">
              <w:rPr>
                <w:szCs w:val="22"/>
              </w:rPr>
              <w:t>Возможные значения:</w:t>
            </w:r>
          </w:p>
          <w:p w14:paraId="7296F177" w14:textId="77777777" w:rsidR="00DC5693" w:rsidRPr="007036CE" w:rsidRDefault="00DC5693" w:rsidP="00DC5693">
            <w:pPr>
              <w:pStyle w:val="GOSTTableListMark1"/>
              <w:numPr>
                <w:ilvl w:val="0"/>
                <w:numId w:val="2"/>
              </w:numPr>
            </w:pPr>
            <w:r w:rsidRPr="007036CE">
              <w:t>«N» – детализированный КБК;</w:t>
            </w:r>
          </w:p>
          <w:p w14:paraId="23BA5D6A" w14:textId="77777777" w:rsidR="00DC5693" w:rsidRPr="007036CE" w:rsidRDefault="00DC5693" w:rsidP="00DC5693">
            <w:pPr>
              <w:pStyle w:val="GOSTTableListMark1"/>
              <w:numPr>
                <w:ilvl w:val="0"/>
                <w:numId w:val="2"/>
              </w:numPr>
            </w:pPr>
            <w:r w:rsidRPr="007036CE">
              <w:t>«X» – недетализированный КБК;</w:t>
            </w:r>
          </w:p>
          <w:p w14:paraId="3F9E76A9" w14:textId="77777777" w:rsidR="00DC5693" w:rsidRPr="007036CE" w:rsidRDefault="00DC5693" w:rsidP="00DC5693">
            <w:pPr>
              <w:pStyle w:val="GOSTTableListMark1"/>
              <w:numPr>
                <w:ilvl w:val="0"/>
                <w:numId w:val="2"/>
              </w:numPr>
            </w:pPr>
            <w:r w:rsidRPr="007036CE">
              <w:t>«Y» – итоговая строка раздела документа</w:t>
            </w:r>
          </w:p>
        </w:tc>
      </w:tr>
      <w:tr w:rsidR="00DC5693" w:rsidRPr="007036CE" w14:paraId="1EA662FD" w14:textId="77777777" w:rsidTr="00A03896">
        <w:tc>
          <w:tcPr>
            <w:tcW w:w="1100" w:type="pct"/>
          </w:tcPr>
          <w:p w14:paraId="1E3BE22F" w14:textId="77777777" w:rsidR="00DC5693" w:rsidRPr="007036CE" w:rsidRDefault="00DC5693" w:rsidP="00DC5693">
            <w:pPr>
              <w:pStyle w:val="GOSTTablenorm"/>
              <w:rPr>
                <w:szCs w:val="22"/>
              </w:rPr>
            </w:pPr>
            <w:r w:rsidRPr="007036CE">
              <w:rPr>
                <w:szCs w:val="22"/>
              </w:rPr>
              <w:t>КБК</w:t>
            </w:r>
          </w:p>
        </w:tc>
        <w:tc>
          <w:tcPr>
            <w:tcW w:w="734" w:type="pct"/>
          </w:tcPr>
          <w:p w14:paraId="7A60F698" w14:textId="77777777" w:rsidR="00DC5693" w:rsidRPr="007036CE" w:rsidRDefault="00DC5693" w:rsidP="00DC5693">
            <w:pPr>
              <w:pStyle w:val="GOSTTablenorm"/>
            </w:pPr>
            <w:ins w:id="2292" w:author="Сатлер Марина Викторовна" w:date="2024-02-09T12:41:00Z">
              <w:r w:rsidRPr="007036CE">
                <w:rPr>
                  <w:b/>
                  <w:szCs w:val="24"/>
                  <w:lang w:val="en-US"/>
                </w:rPr>
                <w:t>SECTION_2</w:t>
              </w:r>
              <w:r w:rsidRPr="007036CE">
                <w:rPr>
                  <w:b/>
                  <w:szCs w:val="24"/>
                </w:rPr>
                <w:t>:</w:t>
              </w:r>
            </w:ins>
            <w:r w:rsidRPr="007036CE">
              <w:rPr>
                <w:szCs w:val="24"/>
                <w:lang w:val="en-US"/>
              </w:rPr>
              <w:t>KBK</w:t>
            </w:r>
          </w:p>
        </w:tc>
        <w:tc>
          <w:tcPr>
            <w:tcW w:w="519" w:type="pct"/>
          </w:tcPr>
          <w:p w14:paraId="74E11708" w14:textId="77777777" w:rsidR="00DC5693" w:rsidRPr="007036CE" w:rsidRDefault="00DC5693" w:rsidP="00DC5693">
            <w:pPr>
              <w:pStyle w:val="GOSTTablenorm"/>
            </w:pPr>
            <w:r w:rsidRPr="007036CE">
              <w:rPr>
                <w:szCs w:val="22"/>
              </w:rPr>
              <w:t>Строка</w:t>
            </w:r>
          </w:p>
        </w:tc>
        <w:tc>
          <w:tcPr>
            <w:tcW w:w="300" w:type="pct"/>
          </w:tcPr>
          <w:p w14:paraId="7A3D8ACF" w14:textId="77777777" w:rsidR="00DC5693" w:rsidRPr="007036CE" w:rsidRDefault="00DC5693" w:rsidP="00DC5693">
            <w:pPr>
              <w:pStyle w:val="GOSTTablenorm"/>
            </w:pPr>
            <w:r w:rsidRPr="007036CE">
              <w:rPr>
                <w:szCs w:val="22"/>
              </w:rPr>
              <w:t>Да</w:t>
            </w:r>
          </w:p>
        </w:tc>
        <w:tc>
          <w:tcPr>
            <w:tcW w:w="308" w:type="pct"/>
          </w:tcPr>
          <w:p w14:paraId="26031F9C" w14:textId="77777777" w:rsidR="00DC5693" w:rsidRPr="007036CE" w:rsidRDefault="00DC5693" w:rsidP="00DC5693">
            <w:pPr>
              <w:pStyle w:val="GOSTTablenorm"/>
            </w:pPr>
            <w:r w:rsidRPr="007036CE">
              <w:rPr>
                <w:szCs w:val="22"/>
              </w:rPr>
              <w:t>=20</w:t>
            </w:r>
          </w:p>
        </w:tc>
        <w:tc>
          <w:tcPr>
            <w:tcW w:w="2039" w:type="pct"/>
          </w:tcPr>
          <w:p w14:paraId="60E0799D" w14:textId="77777777" w:rsidR="00DC5693" w:rsidRPr="007036CE" w:rsidRDefault="00DC5693" w:rsidP="00DC5693">
            <w:pPr>
              <w:pStyle w:val="GOSTTablenorm"/>
            </w:pPr>
            <w:r w:rsidRPr="007036CE">
              <w:rPr>
                <w:szCs w:val="22"/>
              </w:rPr>
              <w:t>Указывается код по бюджетной классификации для отражения операции на ЛС ГРБС</w:t>
            </w:r>
          </w:p>
        </w:tc>
      </w:tr>
      <w:tr w:rsidR="00DC5693" w:rsidRPr="007036CE" w14:paraId="36157D53" w14:textId="77777777" w:rsidTr="00A03896">
        <w:tc>
          <w:tcPr>
            <w:tcW w:w="1100" w:type="pct"/>
          </w:tcPr>
          <w:p w14:paraId="70304D6A" w14:textId="77777777" w:rsidR="00DC5693" w:rsidRPr="007036CE" w:rsidRDefault="00DC5693" w:rsidP="00DC5693">
            <w:pPr>
              <w:pStyle w:val="GOSTTablenorm"/>
              <w:rPr>
                <w:szCs w:val="22"/>
              </w:rPr>
            </w:pPr>
            <w:r w:rsidRPr="007036CE">
              <w:rPr>
                <w:szCs w:val="22"/>
              </w:rPr>
              <w:t>Тип КБК</w:t>
            </w:r>
          </w:p>
        </w:tc>
        <w:tc>
          <w:tcPr>
            <w:tcW w:w="734" w:type="pct"/>
          </w:tcPr>
          <w:p w14:paraId="0816BC9E" w14:textId="77777777" w:rsidR="00DC5693" w:rsidRPr="007036CE" w:rsidRDefault="00DC5693" w:rsidP="00DC5693">
            <w:pPr>
              <w:pStyle w:val="GOSTTablenorm"/>
              <w:rPr>
                <w:szCs w:val="24"/>
                <w:lang w:val="en-US"/>
              </w:rPr>
            </w:pPr>
            <w:ins w:id="2293" w:author="Сатлер Марина Викторовна" w:date="2024-02-09T12:41:00Z">
              <w:r w:rsidRPr="007036CE">
                <w:rPr>
                  <w:b/>
                  <w:szCs w:val="24"/>
                  <w:lang w:val="en-US"/>
                </w:rPr>
                <w:t>SECTION_2</w:t>
              </w:r>
              <w:r w:rsidRPr="007036CE">
                <w:rPr>
                  <w:b/>
                  <w:szCs w:val="24"/>
                </w:rPr>
                <w:t>:</w:t>
              </w:r>
            </w:ins>
            <w:r w:rsidRPr="007036CE">
              <w:rPr>
                <w:szCs w:val="24"/>
              </w:rPr>
              <w:t>TYPEKBK</w:t>
            </w:r>
          </w:p>
        </w:tc>
        <w:tc>
          <w:tcPr>
            <w:tcW w:w="519" w:type="pct"/>
          </w:tcPr>
          <w:p w14:paraId="6B4EBC75" w14:textId="77777777" w:rsidR="00DC5693" w:rsidRPr="007036CE" w:rsidRDefault="00DC5693" w:rsidP="00DC5693">
            <w:pPr>
              <w:pStyle w:val="GOSTTablenorm"/>
            </w:pPr>
            <w:r w:rsidRPr="007036CE">
              <w:rPr>
                <w:szCs w:val="22"/>
              </w:rPr>
              <w:t>Строка</w:t>
            </w:r>
          </w:p>
        </w:tc>
        <w:tc>
          <w:tcPr>
            <w:tcW w:w="300" w:type="pct"/>
          </w:tcPr>
          <w:p w14:paraId="46A0C426" w14:textId="77777777" w:rsidR="00DC5693" w:rsidRPr="007036CE" w:rsidRDefault="00DC5693" w:rsidP="00DC5693">
            <w:pPr>
              <w:pStyle w:val="GOSTTablenorm"/>
            </w:pPr>
            <w:r w:rsidRPr="007036CE">
              <w:rPr>
                <w:szCs w:val="22"/>
              </w:rPr>
              <w:t>Да</w:t>
            </w:r>
          </w:p>
        </w:tc>
        <w:tc>
          <w:tcPr>
            <w:tcW w:w="308" w:type="pct"/>
          </w:tcPr>
          <w:p w14:paraId="2091B229" w14:textId="77777777" w:rsidR="00DC5693" w:rsidRPr="007036CE" w:rsidRDefault="00DC5693" w:rsidP="00DC5693">
            <w:pPr>
              <w:pStyle w:val="GOSTTablenorm"/>
            </w:pPr>
            <w:r w:rsidRPr="007036CE">
              <w:rPr>
                <w:szCs w:val="22"/>
              </w:rPr>
              <w:t>=2</w:t>
            </w:r>
          </w:p>
        </w:tc>
        <w:tc>
          <w:tcPr>
            <w:tcW w:w="2039" w:type="pct"/>
          </w:tcPr>
          <w:p w14:paraId="106C85E5" w14:textId="77777777" w:rsidR="00DC5693" w:rsidRPr="007036CE" w:rsidRDefault="00DC5693" w:rsidP="00DC5693">
            <w:pPr>
              <w:pStyle w:val="GOSTTablenorm"/>
              <w:rPr>
                <w:szCs w:val="22"/>
              </w:rPr>
            </w:pPr>
            <w:r w:rsidRPr="007036CE">
              <w:rPr>
                <w:szCs w:val="22"/>
              </w:rPr>
              <w:t>Указывается тип кода по бюджетной классификации.</w:t>
            </w:r>
          </w:p>
          <w:p w14:paraId="2E59621B" w14:textId="77777777" w:rsidR="00DC5693" w:rsidRPr="007036CE" w:rsidRDefault="00DC5693" w:rsidP="00DC5693">
            <w:pPr>
              <w:pStyle w:val="GOSTTablenorm"/>
            </w:pPr>
            <w:r w:rsidRPr="007036CE">
              <w:rPr>
                <w:szCs w:val="22"/>
              </w:rPr>
              <w:t xml:space="preserve">Заполняется значением «11» </w:t>
            </w:r>
            <w:r w:rsidR="004060F4" w:rsidRPr="007036CE">
              <w:t>–</w:t>
            </w:r>
            <w:r w:rsidRPr="007036CE">
              <w:rPr>
                <w:szCs w:val="22"/>
              </w:rPr>
              <w:t xml:space="preserve"> Лимитируемые расходы</w:t>
            </w:r>
          </w:p>
        </w:tc>
      </w:tr>
      <w:tr w:rsidR="00DC5693" w:rsidRPr="007036CE" w14:paraId="4B767E04" w14:textId="77777777" w:rsidTr="00A03896">
        <w:tc>
          <w:tcPr>
            <w:tcW w:w="1100" w:type="pct"/>
          </w:tcPr>
          <w:p w14:paraId="7175B8FC" w14:textId="77777777" w:rsidR="00DC5693" w:rsidRPr="007036CE" w:rsidRDefault="00DC5693" w:rsidP="00DC5693">
            <w:pPr>
              <w:pStyle w:val="GOSTTablenorm"/>
              <w:rPr>
                <w:szCs w:val="22"/>
              </w:rPr>
            </w:pPr>
            <w:r w:rsidRPr="007036CE">
              <w:rPr>
                <w:szCs w:val="22"/>
              </w:rPr>
              <w:t>Код цели</w:t>
            </w:r>
          </w:p>
        </w:tc>
        <w:tc>
          <w:tcPr>
            <w:tcW w:w="734" w:type="pct"/>
          </w:tcPr>
          <w:p w14:paraId="4C468199" w14:textId="77777777" w:rsidR="00DC5693" w:rsidRPr="007036CE" w:rsidRDefault="00DC5693" w:rsidP="00DC5693">
            <w:pPr>
              <w:pStyle w:val="GOSTTablenorm"/>
              <w:rPr>
                <w:szCs w:val="24"/>
              </w:rPr>
            </w:pPr>
            <w:ins w:id="2294" w:author="Сатлер Марина Викторовна" w:date="2024-02-09T12:41:00Z">
              <w:r w:rsidRPr="007036CE">
                <w:rPr>
                  <w:b/>
                  <w:szCs w:val="24"/>
                  <w:lang w:val="en-US"/>
                </w:rPr>
                <w:t>SECTION_2</w:t>
              </w:r>
              <w:r w:rsidRPr="007036CE">
                <w:rPr>
                  <w:b/>
                  <w:szCs w:val="24"/>
                </w:rPr>
                <w:t>:</w:t>
              </w:r>
            </w:ins>
            <w:r w:rsidRPr="007036CE">
              <w:rPr>
                <w:szCs w:val="24"/>
              </w:rPr>
              <w:t>TARGETCODE</w:t>
            </w:r>
          </w:p>
        </w:tc>
        <w:tc>
          <w:tcPr>
            <w:tcW w:w="519" w:type="pct"/>
          </w:tcPr>
          <w:p w14:paraId="47E6B3B5" w14:textId="77777777" w:rsidR="00DC5693" w:rsidRPr="007036CE" w:rsidRDefault="00DC5693" w:rsidP="00DC5693">
            <w:pPr>
              <w:pStyle w:val="GOSTTablenorm"/>
            </w:pPr>
            <w:r w:rsidRPr="007036CE">
              <w:rPr>
                <w:szCs w:val="22"/>
              </w:rPr>
              <w:t>Строка</w:t>
            </w:r>
          </w:p>
        </w:tc>
        <w:tc>
          <w:tcPr>
            <w:tcW w:w="300" w:type="pct"/>
          </w:tcPr>
          <w:p w14:paraId="7888FA85" w14:textId="77777777" w:rsidR="00DC5693" w:rsidRPr="007036CE" w:rsidRDefault="00DC5693" w:rsidP="00DC5693">
            <w:pPr>
              <w:pStyle w:val="GOSTTablenorm"/>
            </w:pPr>
            <w:r w:rsidRPr="007036CE">
              <w:rPr>
                <w:szCs w:val="22"/>
              </w:rPr>
              <w:t>Нет</w:t>
            </w:r>
          </w:p>
        </w:tc>
        <w:tc>
          <w:tcPr>
            <w:tcW w:w="308" w:type="pct"/>
          </w:tcPr>
          <w:p w14:paraId="39FFC35E" w14:textId="77777777" w:rsidR="00DC5693" w:rsidRPr="007036CE" w:rsidRDefault="00DC5693" w:rsidP="00DC5693">
            <w:pPr>
              <w:pStyle w:val="GOSTTablenorm"/>
            </w:pPr>
            <w:r w:rsidRPr="007036CE">
              <w:rPr>
                <w:szCs w:val="22"/>
                <w:lang w:val="en-US"/>
              </w:rPr>
              <w:t>&lt;=25</w:t>
            </w:r>
          </w:p>
        </w:tc>
        <w:tc>
          <w:tcPr>
            <w:tcW w:w="2039" w:type="pct"/>
          </w:tcPr>
          <w:p w14:paraId="23F6BB27" w14:textId="77777777" w:rsidR="00DC5693" w:rsidRPr="007036CE" w:rsidRDefault="00DC5693" w:rsidP="00DC5693">
            <w:pPr>
              <w:pStyle w:val="GOSTTablenorm"/>
            </w:pPr>
            <w:r w:rsidRPr="007036CE">
              <w:rPr>
                <w:bCs/>
                <w:szCs w:val="22"/>
              </w:rPr>
              <w:t>Указывается код цели (аналитический код) для отражения операции на ЛС ГРБС (при наличии)</w:t>
            </w:r>
          </w:p>
        </w:tc>
      </w:tr>
      <w:tr w:rsidR="00DC5693" w:rsidRPr="007036CE" w14:paraId="0BC28D7C" w14:textId="77777777" w:rsidTr="00A03896">
        <w:tc>
          <w:tcPr>
            <w:tcW w:w="1100" w:type="pct"/>
          </w:tcPr>
          <w:p w14:paraId="1BCD37CC" w14:textId="77777777" w:rsidR="00DC5693" w:rsidRPr="007036CE" w:rsidRDefault="00DC5693" w:rsidP="00DC5693">
            <w:pPr>
              <w:pStyle w:val="GOSTTablenorm"/>
              <w:rPr>
                <w:szCs w:val="22"/>
              </w:rPr>
            </w:pPr>
            <w:r w:rsidRPr="007036CE">
              <w:rPr>
                <w:szCs w:val="22"/>
              </w:rPr>
              <w:t>Укрупненный КБК</w:t>
            </w:r>
          </w:p>
        </w:tc>
        <w:tc>
          <w:tcPr>
            <w:tcW w:w="734" w:type="pct"/>
          </w:tcPr>
          <w:p w14:paraId="2AE24682" w14:textId="77777777" w:rsidR="00DC5693" w:rsidRPr="007036CE" w:rsidRDefault="00DC5693" w:rsidP="00DC5693">
            <w:pPr>
              <w:pStyle w:val="GOSTTablenorm"/>
              <w:rPr>
                <w:szCs w:val="24"/>
              </w:rPr>
            </w:pPr>
            <w:ins w:id="2295" w:author="Сатлер Марина Викторовна" w:date="2024-02-09T12:42:00Z">
              <w:r w:rsidRPr="007036CE">
                <w:rPr>
                  <w:b/>
                  <w:szCs w:val="24"/>
                  <w:lang w:val="en-US"/>
                </w:rPr>
                <w:t>SECTION_2</w:t>
              </w:r>
              <w:r w:rsidRPr="007036CE">
                <w:rPr>
                  <w:b/>
                  <w:szCs w:val="24"/>
                </w:rPr>
                <w:t>:</w:t>
              </w:r>
            </w:ins>
            <w:r w:rsidRPr="007036CE">
              <w:rPr>
                <w:szCs w:val="24"/>
              </w:rPr>
              <w:t>NULLKBK</w:t>
            </w:r>
          </w:p>
        </w:tc>
        <w:tc>
          <w:tcPr>
            <w:tcW w:w="519" w:type="pct"/>
          </w:tcPr>
          <w:p w14:paraId="45B7A1F2" w14:textId="77777777" w:rsidR="00DC5693" w:rsidRPr="007036CE" w:rsidRDefault="00DC5693" w:rsidP="00DC5693">
            <w:pPr>
              <w:pStyle w:val="GOSTTablenorm"/>
            </w:pPr>
            <w:r w:rsidRPr="007036CE">
              <w:rPr>
                <w:szCs w:val="22"/>
              </w:rPr>
              <w:t>Строка</w:t>
            </w:r>
          </w:p>
        </w:tc>
        <w:tc>
          <w:tcPr>
            <w:tcW w:w="300" w:type="pct"/>
          </w:tcPr>
          <w:p w14:paraId="30CCAE03" w14:textId="77777777" w:rsidR="00DC5693" w:rsidRPr="007036CE" w:rsidRDefault="00DC5693" w:rsidP="00DC5693">
            <w:pPr>
              <w:pStyle w:val="GOSTTablenorm"/>
            </w:pPr>
            <w:r w:rsidRPr="007036CE">
              <w:rPr>
                <w:szCs w:val="22"/>
              </w:rPr>
              <w:t>Да</w:t>
            </w:r>
          </w:p>
        </w:tc>
        <w:tc>
          <w:tcPr>
            <w:tcW w:w="308" w:type="pct"/>
          </w:tcPr>
          <w:p w14:paraId="373C6E8D" w14:textId="77777777" w:rsidR="00DC5693" w:rsidRPr="007036CE" w:rsidRDefault="00DC5693" w:rsidP="00DC5693">
            <w:pPr>
              <w:pStyle w:val="GOSTTablenorm"/>
            </w:pPr>
            <w:r w:rsidRPr="007036CE">
              <w:rPr>
                <w:szCs w:val="22"/>
              </w:rPr>
              <w:t>=20</w:t>
            </w:r>
          </w:p>
        </w:tc>
        <w:tc>
          <w:tcPr>
            <w:tcW w:w="2039" w:type="pct"/>
          </w:tcPr>
          <w:p w14:paraId="2469D950" w14:textId="77777777" w:rsidR="00DC5693" w:rsidRPr="007036CE" w:rsidRDefault="00DC5693" w:rsidP="00DC5693">
            <w:pPr>
              <w:pStyle w:val="GOSTTablenorm"/>
            </w:pPr>
            <w:r w:rsidRPr="007036CE">
              <w:rPr>
                <w:szCs w:val="22"/>
              </w:rPr>
              <w:t>Указывается укрупненный код по бюджетной классификации</w:t>
            </w:r>
          </w:p>
        </w:tc>
      </w:tr>
      <w:tr w:rsidR="00DC5693" w:rsidRPr="007036CE" w14:paraId="39DEBB77" w14:textId="77777777" w:rsidTr="00A03896">
        <w:tc>
          <w:tcPr>
            <w:tcW w:w="1100" w:type="pct"/>
          </w:tcPr>
          <w:p w14:paraId="41BA8319" w14:textId="77777777" w:rsidR="00DC5693" w:rsidRPr="007036CE" w:rsidRDefault="00DC5693" w:rsidP="00DC5693">
            <w:pPr>
              <w:pStyle w:val="GOSTTablenorm"/>
              <w:rPr>
                <w:szCs w:val="22"/>
              </w:rPr>
            </w:pPr>
            <w:r w:rsidRPr="007036CE">
              <w:rPr>
                <w:szCs w:val="22"/>
              </w:rPr>
              <w:t>Номер лицевого счета</w:t>
            </w:r>
          </w:p>
        </w:tc>
        <w:tc>
          <w:tcPr>
            <w:tcW w:w="734" w:type="pct"/>
          </w:tcPr>
          <w:p w14:paraId="2B4420A3" w14:textId="77777777" w:rsidR="00DC5693" w:rsidRPr="007036CE" w:rsidRDefault="00DC5693" w:rsidP="00DC5693">
            <w:pPr>
              <w:pStyle w:val="GOSTTablenorm"/>
              <w:rPr>
                <w:szCs w:val="24"/>
              </w:rPr>
            </w:pPr>
            <w:ins w:id="2296" w:author="Сатлер Марина Викторовна" w:date="2024-02-09T12:42:00Z">
              <w:r w:rsidRPr="007036CE">
                <w:rPr>
                  <w:b/>
                  <w:szCs w:val="24"/>
                  <w:lang w:val="en-US"/>
                </w:rPr>
                <w:t>SECTION_2</w:t>
              </w:r>
              <w:r w:rsidRPr="007036CE">
                <w:rPr>
                  <w:b/>
                  <w:szCs w:val="24"/>
                </w:rPr>
                <w:t>:</w:t>
              </w:r>
            </w:ins>
            <w:r w:rsidRPr="007036CE">
              <w:rPr>
                <w:szCs w:val="24"/>
                <w:lang w:val="en-US"/>
              </w:rPr>
              <w:t>PA</w:t>
            </w:r>
          </w:p>
        </w:tc>
        <w:tc>
          <w:tcPr>
            <w:tcW w:w="519" w:type="pct"/>
          </w:tcPr>
          <w:p w14:paraId="6FA4DCC9" w14:textId="77777777" w:rsidR="00DC5693" w:rsidRPr="007036CE" w:rsidRDefault="00DC5693" w:rsidP="00DC5693">
            <w:pPr>
              <w:pStyle w:val="GOSTTablenorm"/>
            </w:pPr>
            <w:r w:rsidRPr="007036CE">
              <w:rPr>
                <w:szCs w:val="22"/>
              </w:rPr>
              <w:t>Строка</w:t>
            </w:r>
          </w:p>
        </w:tc>
        <w:tc>
          <w:tcPr>
            <w:tcW w:w="300" w:type="pct"/>
          </w:tcPr>
          <w:p w14:paraId="22B7077A" w14:textId="77777777" w:rsidR="00DC5693" w:rsidRPr="007036CE" w:rsidRDefault="00DC5693" w:rsidP="00DC5693">
            <w:pPr>
              <w:pStyle w:val="GOSTTablenorm"/>
            </w:pPr>
            <w:r w:rsidRPr="007036CE">
              <w:rPr>
                <w:szCs w:val="22"/>
              </w:rPr>
              <w:t>Да</w:t>
            </w:r>
          </w:p>
        </w:tc>
        <w:tc>
          <w:tcPr>
            <w:tcW w:w="308" w:type="pct"/>
          </w:tcPr>
          <w:p w14:paraId="62A6A1EB" w14:textId="77777777" w:rsidR="00DC5693" w:rsidRPr="007036CE" w:rsidRDefault="00DC5693" w:rsidP="00DC5693">
            <w:pPr>
              <w:pStyle w:val="GOSTTablenorm"/>
            </w:pPr>
            <w:r w:rsidRPr="007036CE">
              <w:rPr>
                <w:szCs w:val="22"/>
              </w:rPr>
              <w:t>=11</w:t>
            </w:r>
          </w:p>
        </w:tc>
        <w:tc>
          <w:tcPr>
            <w:tcW w:w="2039" w:type="pct"/>
          </w:tcPr>
          <w:p w14:paraId="2D9EA2F7" w14:textId="77777777" w:rsidR="00DC5693" w:rsidRPr="007036CE" w:rsidRDefault="00DC5693" w:rsidP="00DC5693">
            <w:pPr>
              <w:pStyle w:val="GOSTTablenorm"/>
            </w:pPr>
            <w:r w:rsidRPr="007036CE">
              <w:rPr>
                <w:szCs w:val="22"/>
              </w:rPr>
              <w:t>Указывается номер лицевого счета ГРБС</w:t>
            </w:r>
          </w:p>
        </w:tc>
      </w:tr>
      <w:tr w:rsidR="00DC5693" w:rsidRPr="007036CE" w14:paraId="2C206EB5" w14:textId="77777777" w:rsidTr="00A03896">
        <w:tc>
          <w:tcPr>
            <w:tcW w:w="1100" w:type="pct"/>
          </w:tcPr>
          <w:p w14:paraId="30CAA6FD" w14:textId="77777777" w:rsidR="00DC5693" w:rsidRPr="007036CE" w:rsidRDefault="00DC5693" w:rsidP="00DC5693">
            <w:pPr>
              <w:pStyle w:val="GOSTTablenorm"/>
              <w:rPr>
                <w:szCs w:val="22"/>
              </w:rPr>
            </w:pPr>
            <w:r w:rsidRPr="007036CE">
              <w:rPr>
                <w:szCs w:val="22"/>
              </w:rPr>
              <w:t>Контур</w:t>
            </w:r>
          </w:p>
        </w:tc>
        <w:tc>
          <w:tcPr>
            <w:tcW w:w="734" w:type="pct"/>
          </w:tcPr>
          <w:p w14:paraId="6974FAD2" w14:textId="77777777" w:rsidR="00DC5693" w:rsidRPr="007036CE" w:rsidRDefault="00DC5693" w:rsidP="00DC5693">
            <w:pPr>
              <w:pStyle w:val="GOSTTablenorm"/>
              <w:rPr>
                <w:szCs w:val="24"/>
                <w:lang w:val="en-US"/>
              </w:rPr>
            </w:pPr>
            <w:ins w:id="2297" w:author="Сатлер Марина Викторовна" w:date="2024-02-09T12:42:00Z">
              <w:r w:rsidRPr="007036CE">
                <w:rPr>
                  <w:b/>
                  <w:szCs w:val="24"/>
                  <w:lang w:val="en-US"/>
                </w:rPr>
                <w:t>SECTION_2</w:t>
              </w:r>
              <w:r w:rsidRPr="007036CE">
                <w:rPr>
                  <w:b/>
                  <w:szCs w:val="24"/>
                </w:rPr>
                <w:t>:</w:t>
              </w:r>
            </w:ins>
            <w:r w:rsidRPr="007036CE">
              <w:rPr>
                <w:szCs w:val="22"/>
                <w:lang w:val="en-US"/>
              </w:rPr>
              <w:t>CONTUR</w:t>
            </w:r>
          </w:p>
        </w:tc>
        <w:tc>
          <w:tcPr>
            <w:tcW w:w="519" w:type="pct"/>
          </w:tcPr>
          <w:p w14:paraId="47C72BFF" w14:textId="77777777" w:rsidR="00DC5693" w:rsidRPr="007036CE" w:rsidRDefault="00DC5693" w:rsidP="00DC5693">
            <w:pPr>
              <w:pStyle w:val="GOSTTablenorm"/>
            </w:pPr>
            <w:ins w:id="2298" w:author="Сатлер Марина Викторовна" w:date="2024-02-28T19:10:00Z">
              <w:r w:rsidRPr="007036CE">
                <w:rPr>
                  <w:szCs w:val="22"/>
                </w:rPr>
                <w:t>Строка</w:t>
              </w:r>
            </w:ins>
          </w:p>
        </w:tc>
        <w:tc>
          <w:tcPr>
            <w:tcW w:w="300" w:type="pct"/>
          </w:tcPr>
          <w:p w14:paraId="3EEFAA15" w14:textId="77777777" w:rsidR="00DC5693" w:rsidRPr="007036CE" w:rsidRDefault="00DC5693" w:rsidP="00DC5693">
            <w:pPr>
              <w:pStyle w:val="GOSTTablenorm"/>
            </w:pPr>
            <w:r w:rsidRPr="007036CE">
              <w:rPr>
                <w:szCs w:val="22"/>
              </w:rPr>
              <w:t>Да</w:t>
            </w:r>
          </w:p>
        </w:tc>
        <w:tc>
          <w:tcPr>
            <w:tcW w:w="308" w:type="pct"/>
          </w:tcPr>
          <w:p w14:paraId="0B5CB64F" w14:textId="77777777" w:rsidR="00DC5693" w:rsidRPr="007036CE" w:rsidRDefault="00DC5693" w:rsidP="00DC5693">
            <w:pPr>
              <w:pStyle w:val="GOSTTablenorm"/>
            </w:pPr>
            <w:r w:rsidRPr="007036CE">
              <w:rPr>
                <w:szCs w:val="22"/>
              </w:rPr>
              <w:t>=1</w:t>
            </w:r>
          </w:p>
        </w:tc>
        <w:tc>
          <w:tcPr>
            <w:tcW w:w="2039" w:type="pct"/>
          </w:tcPr>
          <w:p w14:paraId="7ECA9D88" w14:textId="77777777" w:rsidR="00DC5693" w:rsidRPr="007036CE" w:rsidRDefault="00DC5693" w:rsidP="00DC5693">
            <w:pPr>
              <w:pStyle w:val="GOSTTablenorm"/>
              <w:rPr>
                <w:szCs w:val="22"/>
              </w:rPr>
            </w:pPr>
            <w:r w:rsidRPr="007036CE">
              <w:rPr>
                <w:szCs w:val="22"/>
              </w:rPr>
              <w:t>Указывается код контура, в котором проводится операция.</w:t>
            </w:r>
          </w:p>
          <w:p w14:paraId="3E0A6A62" w14:textId="77777777" w:rsidR="00DC5693" w:rsidRPr="007036CE" w:rsidRDefault="00DC5693" w:rsidP="00DC5693">
            <w:pPr>
              <w:pStyle w:val="GOSTTablenorm"/>
              <w:rPr>
                <w:szCs w:val="22"/>
              </w:rPr>
            </w:pPr>
            <w:r w:rsidRPr="007036CE">
              <w:rPr>
                <w:szCs w:val="22"/>
              </w:rPr>
              <w:t>Возможные значения:</w:t>
            </w:r>
          </w:p>
          <w:p w14:paraId="30A014BC" w14:textId="77777777" w:rsidR="00DC5693" w:rsidRPr="007036CE" w:rsidRDefault="00DC5693" w:rsidP="00DC5693">
            <w:pPr>
              <w:pStyle w:val="GOSTTableListMark1"/>
              <w:numPr>
                <w:ilvl w:val="0"/>
                <w:numId w:val="2"/>
              </w:numPr>
            </w:pPr>
            <w:r w:rsidRPr="007036CE">
              <w:t>«</w:t>
            </w:r>
            <w:ins w:id="2299" w:author="Сатлер Марина Викторовна" w:date="2024-02-28T18:37:00Z">
              <w:r w:rsidRPr="007036CE">
                <w:rPr>
                  <w:lang w:val="en-US"/>
                </w:rPr>
                <w:t>O</w:t>
              </w:r>
            </w:ins>
            <w:r w:rsidRPr="007036CE">
              <w:t xml:space="preserve">» </w:t>
            </w:r>
            <w:r w:rsidRPr="007036CE">
              <w:rPr>
                <w:lang w:val="en-US"/>
              </w:rPr>
              <w:t xml:space="preserve">– </w:t>
            </w:r>
            <w:r w:rsidRPr="007036CE">
              <w:t>открытый;</w:t>
            </w:r>
          </w:p>
          <w:p w14:paraId="08482FB1" w14:textId="77777777" w:rsidR="00DC5693" w:rsidRPr="007036CE" w:rsidRDefault="00DC5693" w:rsidP="00DC5693">
            <w:pPr>
              <w:pStyle w:val="GOSTTableListMark1"/>
              <w:numPr>
                <w:ilvl w:val="0"/>
                <w:numId w:val="2"/>
              </w:numPr>
            </w:pPr>
            <w:r w:rsidRPr="007036CE">
              <w:t>«</w:t>
            </w:r>
            <w:r w:rsidRPr="007036CE">
              <w:rPr>
                <w:lang w:val="en-US"/>
              </w:rPr>
              <w:t>S</w:t>
            </w:r>
            <w:r w:rsidRPr="007036CE">
              <w:t>»</w:t>
            </w:r>
            <w:r w:rsidRPr="007036CE">
              <w:rPr>
                <w:lang w:val="en-US"/>
              </w:rPr>
              <w:t xml:space="preserve"> – </w:t>
            </w:r>
            <w:r w:rsidRPr="007036CE">
              <w:t>защищенный;</w:t>
            </w:r>
          </w:p>
          <w:p w14:paraId="545A400A" w14:textId="77777777" w:rsidR="00DC5693" w:rsidRPr="007036CE" w:rsidRDefault="00DC5693" w:rsidP="00DC5693">
            <w:pPr>
              <w:pStyle w:val="GOSTTableListMark1"/>
              <w:numPr>
                <w:ilvl w:val="0"/>
                <w:numId w:val="2"/>
              </w:numPr>
            </w:pPr>
            <w:r w:rsidRPr="007036CE">
              <w:t>«1» – открытый;</w:t>
            </w:r>
          </w:p>
          <w:p w14:paraId="255795F4" w14:textId="77777777" w:rsidR="00DC5693" w:rsidRPr="007036CE" w:rsidRDefault="00DC5693" w:rsidP="00DC5693">
            <w:pPr>
              <w:pStyle w:val="GOSTTableListMark1"/>
              <w:numPr>
                <w:ilvl w:val="0"/>
                <w:numId w:val="2"/>
              </w:numPr>
            </w:pPr>
            <w:r w:rsidRPr="007036CE">
              <w:t>«2» – защищенный</w:t>
            </w:r>
          </w:p>
        </w:tc>
      </w:tr>
      <w:tr w:rsidR="00DC5693" w:rsidRPr="007036CE" w14:paraId="63441F78" w14:textId="77777777" w:rsidTr="00A03896">
        <w:tc>
          <w:tcPr>
            <w:tcW w:w="1100" w:type="pct"/>
          </w:tcPr>
          <w:p w14:paraId="7343F104" w14:textId="77777777" w:rsidR="00DC5693" w:rsidRPr="007036CE" w:rsidRDefault="00DC5693" w:rsidP="00DC5693">
            <w:pPr>
              <w:pStyle w:val="GOSTTablenorm"/>
              <w:rPr>
                <w:szCs w:val="22"/>
              </w:rPr>
            </w:pPr>
            <w:ins w:id="2300" w:author="Сатлер Марина Викторовна" w:date="2024-02-13T14:54:00Z">
              <w:r w:rsidRPr="007036CE">
                <w:lastRenderedPageBreak/>
                <w:t>Сумма на текущий год</w:t>
              </w:r>
            </w:ins>
          </w:p>
        </w:tc>
        <w:tc>
          <w:tcPr>
            <w:tcW w:w="734" w:type="pct"/>
          </w:tcPr>
          <w:p w14:paraId="10820970" w14:textId="77777777" w:rsidR="00DC5693" w:rsidRPr="007036CE" w:rsidRDefault="00DC5693" w:rsidP="00DC5693">
            <w:pPr>
              <w:pStyle w:val="GOSTTablenorm"/>
              <w:rPr>
                <w:szCs w:val="22"/>
                <w:lang w:val="en-US"/>
              </w:rPr>
            </w:pPr>
            <w:ins w:id="2301" w:author="Сатлер Марина Викторовна" w:date="2024-02-09T12:42:00Z">
              <w:r w:rsidRPr="007036CE">
                <w:rPr>
                  <w:b/>
                  <w:szCs w:val="24"/>
                  <w:lang w:val="en-US"/>
                </w:rPr>
                <w:t>SECTION_2</w:t>
              </w:r>
              <w:r w:rsidRPr="007036CE">
                <w:rPr>
                  <w:b/>
                  <w:szCs w:val="24"/>
                </w:rPr>
                <w:t>:</w:t>
              </w:r>
            </w:ins>
            <w:r w:rsidRPr="007036CE">
              <w:rPr>
                <w:szCs w:val="22"/>
              </w:rPr>
              <w:t>SUM_1</w:t>
            </w:r>
          </w:p>
        </w:tc>
        <w:tc>
          <w:tcPr>
            <w:tcW w:w="519" w:type="pct"/>
          </w:tcPr>
          <w:p w14:paraId="67B0BF37" w14:textId="77777777" w:rsidR="00DC5693" w:rsidRPr="007036CE" w:rsidRDefault="00DC5693" w:rsidP="00DC5693">
            <w:pPr>
              <w:pStyle w:val="GOSTTablenorm"/>
            </w:pPr>
            <w:r w:rsidRPr="007036CE">
              <w:rPr>
                <w:szCs w:val="22"/>
              </w:rPr>
              <w:t>Сумма</w:t>
            </w:r>
          </w:p>
        </w:tc>
        <w:tc>
          <w:tcPr>
            <w:tcW w:w="300" w:type="pct"/>
          </w:tcPr>
          <w:p w14:paraId="02A47D4C" w14:textId="77777777" w:rsidR="00DC5693" w:rsidRPr="007036CE" w:rsidRDefault="00DC5693" w:rsidP="00DC5693">
            <w:pPr>
              <w:pStyle w:val="GOSTTablenorm"/>
            </w:pPr>
            <w:r w:rsidRPr="007036CE">
              <w:rPr>
                <w:szCs w:val="22"/>
              </w:rPr>
              <w:t>Да</w:t>
            </w:r>
          </w:p>
        </w:tc>
        <w:tc>
          <w:tcPr>
            <w:tcW w:w="308" w:type="pct"/>
          </w:tcPr>
          <w:p w14:paraId="7B6777B1" w14:textId="77777777" w:rsidR="00DC5693" w:rsidRPr="007036CE" w:rsidRDefault="00DC5693" w:rsidP="00DC5693">
            <w:pPr>
              <w:pStyle w:val="GOSTTablenorm"/>
            </w:pPr>
          </w:p>
        </w:tc>
        <w:tc>
          <w:tcPr>
            <w:tcW w:w="2039" w:type="pct"/>
          </w:tcPr>
          <w:p w14:paraId="4B67AC27" w14:textId="77777777" w:rsidR="00DC5693" w:rsidRPr="007036CE" w:rsidRDefault="00DC5693" w:rsidP="00DC5693">
            <w:pPr>
              <w:pStyle w:val="GOSTTablenorm"/>
            </w:pPr>
            <w:r w:rsidRPr="007036CE">
              <w:rPr>
                <w:szCs w:val="22"/>
              </w:rPr>
              <w:t>Указывается сумма на текущий финансовый год</w:t>
            </w:r>
            <w:del w:id="2302" w:author="Сатлер Марина Викторовна" w:date="2024-07-05T16:47:00Z">
              <w:r w:rsidRPr="007036CE" w:rsidDel="00DC5693">
                <w:rPr>
                  <w:szCs w:val="22"/>
                </w:rPr>
                <w:delText xml:space="preserve"> при доведении на текущий бюджетный цикл</w:delText>
              </w:r>
            </w:del>
          </w:p>
        </w:tc>
      </w:tr>
      <w:tr w:rsidR="00DC5693" w:rsidRPr="007036CE" w14:paraId="79D9867C" w14:textId="77777777" w:rsidTr="00A03896">
        <w:tc>
          <w:tcPr>
            <w:tcW w:w="1100" w:type="pct"/>
          </w:tcPr>
          <w:p w14:paraId="47782D7D" w14:textId="77777777" w:rsidR="00DC5693" w:rsidRPr="007036CE" w:rsidRDefault="00DC5693" w:rsidP="00DC5693">
            <w:pPr>
              <w:pStyle w:val="GOSTTablenorm"/>
              <w:rPr>
                <w:szCs w:val="22"/>
              </w:rPr>
            </w:pPr>
            <w:ins w:id="2303" w:author="Сатлер Марина Викторовна" w:date="2024-02-13T14:54:00Z">
              <w:r w:rsidRPr="007036CE">
                <w:t>Сумма на первый год планового периода</w:t>
              </w:r>
            </w:ins>
          </w:p>
        </w:tc>
        <w:tc>
          <w:tcPr>
            <w:tcW w:w="734" w:type="pct"/>
          </w:tcPr>
          <w:p w14:paraId="6875E7A7" w14:textId="77777777" w:rsidR="00DC5693" w:rsidRPr="007036CE" w:rsidRDefault="00DC5693" w:rsidP="00DC5693">
            <w:pPr>
              <w:pStyle w:val="GOSTTablenorm"/>
              <w:rPr>
                <w:szCs w:val="22"/>
              </w:rPr>
            </w:pPr>
            <w:ins w:id="2304" w:author="Сатлер Марина Викторовна" w:date="2024-02-09T12:42:00Z">
              <w:r w:rsidRPr="007036CE">
                <w:rPr>
                  <w:b/>
                  <w:szCs w:val="24"/>
                  <w:lang w:val="en-US"/>
                </w:rPr>
                <w:t>SECTION_2</w:t>
              </w:r>
              <w:r w:rsidRPr="007036CE">
                <w:rPr>
                  <w:b/>
                  <w:szCs w:val="24"/>
                </w:rPr>
                <w:t>:</w:t>
              </w:r>
            </w:ins>
            <w:r w:rsidRPr="007036CE">
              <w:rPr>
                <w:szCs w:val="22"/>
              </w:rPr>
              <w:t>SUM_2</w:t>
            </w:r>
          </w:p>
        </w:tc>
        <w:tc>
          <w:tcPr>
            <w:tcW w:w="519" w:type="pct"/>
          </w:tcPr>
          <w:p w14:paraId="0E44EA4E" w14:textId="77777777" w:rsidR="00DC5693" w:rsidRPr="007036CE" w:rsidRDefault="00DC5693" w:rsidP="00DC5693">
            <w:pPr>
              <w:pStyle w:val="GOSTTablenorm"/>
            </w:pPr>
            <w:r w:rsidRPr="007036CE">
              <w:rPr>
                <w:szCs w:val="22"/>
              </w:rPr>
              <w:t>Сумма</w:t>
            </w:r>
          </w:p>
        </w:tc>
        <w:tc>
          <w:tcPr>
            <w:tcW w:w="300" w:type="pct"/>
          </w:tcPr>
          <w:p w14:paraId="04DD76C0" w14:textId="77777777" w:rsidR="00DC5693" w:rsidRPr="007036CE" w:rsidRDefault="00DC5693" w:rsidP="00DC5693">
            <w:pPr>
              <w:pStyle w:val="GOSTTablenorm"/>
            </w:pPr>
            <w:r w:rsidRPr="007036CE">
              <w:rPr>
                <w:szCs w:val="22"/>
              </w:rPr>
              <w:t>Да</w:t>
            </w:r>
          </w:p>
        </w:tc>
        <w:tc>
          <w:tcPr>
            <w:tcW w:w="308" w:type="pct"/>
          </w:tcPr>
          <w:p w14:paraId="3F215102" w14:textId="77777777" w:rsidR="00DC5693" w:rsidRPr="007036CE" w:rsidRDefault="00DC5693" w:rsidP="00DC5693">
            <w:pPr>
              <w:pStyle w:val="GOSTTablenorm"/>
            </w:pPr>
          </w:p>
        </w:tc>
        <w:tc>
          <w:tcPr>
            <w:tcW w:w="2039" w:type="pct"/>
          </w:tcPr>
          <w:p w14:paraId="7C2D8879" w14:textId="77777777" w:rsidR="00DC5693" w:rsidRPr="007036CE" w:rsidRDefault="00DC5693" w:rsidP="00DC5693">
            <w:pPr>
              <w:pStyle w:val="GOSTTablenorm"/>
            </w:pPr>
            <w:r w:rsidRPr="007036CE">
              <w:rPr>
                <w:szCs w:val="22"/>
              </w:rPr>
              <w:t>Указывается сумма на 1-й плановый год</w:t>
            </w:r>
            <w:del w:id="2305" w:author="Сатлер Марина Викторовна" w:date="2024-07-05T16:47:00Z">
              <w:r w:rsidRPr="007036CE" w:rsidDel="00DC5693">
                <w:rPr>
                  <w:szCs w:val="22"/>
                </w:rPr>
                <w:delText xml:space="preserve"> при доведении на текущий бюджетный цикл</w:delText>
              </w:r>
            </w:del>
          </w:p>
        </w:tc>
      </w:tr>
      <w:tr w:rsidR="00DC5693" w:rsidRPr="007036CE" w14:paraId="007AEAC2" w14:textId="77777777" w:rsidTr="00A03896">
        <w:tc>
          <w:tcPr>
            <w:tcW w:w="1100" w:type="pct"/>
          </w:tcPr>
          <w:p w14:paraId="29093F0E" w14:textId="77777777" w:rsidR="00DC5693" w:rsidRPr="007036CE" w:rsidRDefault="00DC5693" w:rsidP="00DC5693">
            <w:pPr>
              <w:pStyle w:val="GOSTTablenorm"/>
              <w:rPr>
                <w:szCs w:val="22"/>
              </w:rPr>
            </w:pPr>
            <w:ins w:id="2306" w:author="Сатлер Марина Викторовна" w:date="2024-02-13T14:54:00Z">
              <w:r w:rsidRPr="007036CE">
                <w:t>Сумма на второй год планового периода</w:t>
              </w:r>
            </w:ins>
          </w:p>
        </w:tc>
        <w:tc>
          <w:tcPr>
            <w:tcW w:w="734" w:type="pct"/>
          </w:tcPr>
          <w:p w14:paraId="62C4C73D" w14:textId="77777777" w:rsidR="00DC5693" w:rsidRPr="007036CE" w:rsidRDefault="00DC5693" w:rsidP="00DC5693">
            <w:pPr>
              <w:pStyle w:val="GOSTTablenorm"/>
              <w:rPr>
                <w:szCs w:val="22"/>
              </w:rPr>
            </w:pPr>
            <w:ins w:id="2307" w:author="Сатлер Марина Викторовна" w:date="2024-02-09T12:42:00Z">
              <w:r w:rsidRPr="007036CE">
                <w:rPr>
                  <w:b/>
                  <w:szCs w:val="24"/>
                  <w:lang w:val="en-US"/>
                </w:rPr>
                <w:t>SECTION_2</w:t>
              </w:r>
              <w:r w:rsidRPr="007036CE">
                <w:rPr>
                  <w:b/>
                  <w:szCs w:val="24"/>
                </w:rPr>
                <w:t>:</w:t>
              </w:r>
            </w:ins>
            <w:r w:rsidRPr="007036CE">
              <w:rPr>
                <w:szCs w:val="22"/>
              </w:rPr>
              <w:t>SUM_3</w:t>
            </w:r>
          </w:p>
        </w:tc>
        <w:tc>
          <w:tcPr>
            <w:tcW w:w="519" w:type="pct"/>
          </w:tcPr>
          <w:p w14:paraId="321C501E" w14:textId="77777777" w:rsidR="00DC5693" w:rsidRPr="007036CE" w:rsidRDefault="00DC5693" w:rsidP="00DC5693">
            <w:pPr>
              <w:pStyle w:val="GOSTTablenorm"/>
            </w:pPr>
            <w:r w:rsidRPr="007036CE">
              <w:rPr>
                <w:szCs w:val="22"/>
              </w:rPr>
              <w:t>Сумма</w:t>
            </w:r>
          </w:p>
        </w:tc>
        <w:tc>
          <w:tcPr>
            <w:tcW w:w="300" w:type="pct"/>
          </w:tcPr>
          <w:p w14:paraId="033A6A64" w14:textId="77777777" w:rsidR="00DC5693" w:rsidRPr="007036CE" w:rsidRDefault="00DC5693" w:rsidP="00DC5693">
            <w:pPr>
              <w:pStyle w:val="GOSTTablenorm"/>
            </w:pPr>
            <w:r w:rsidRPr="007036CE">
              <w:rPr>
                <w:szCs w:val="22"/>
              </w:rPr>
              <w:t>Да</w:t>
            </w:r>
          </w:p>
        </w:tc>
        <w:tc>
          <w:tcPr>
            <w:tcW w:w="308" w:type="pct"/>
          </w:tcPr>
          <w:p w14:paraId="7310297C" w14:textId="77777777" w:rsidR="00DC5693" w:rsidRPr="007036CE" w:rsidRDefault="00DC5693" w:rsidP="00DC5693">
            <w:pPr>
              <w:pStyle w:val="GOSTTablenorm"/>
            </w:pPr>
          </w:p>
        </w:tc>
        <w:tc>
          <w:tcPr>
            <w:tcW w:w="2039" w:type="pct"/>
          </w:tcPr>
          <w:p w14:paraId="4E146BDD" w14:textId="77777777" w:rsidR="00DC5693" w:rsidRPr="007036CE" w:rsidRDefault="00DC5693" w:rsidP="00DC5693">
            <w:pPr>
              <w:pStyle w:val="GOSTTablenorm"/>
            </w:pPr>
            <w:r w:rsidRPr="007036CE">
              <w:rPr>
                <w:szCs w:val="22"/>
              </w:rPr>
              <w:t>Указывается сумма на 2-й плановый год</w:t>
            </w:r>
            <w:del w:id="2308" w:author="Сатлер Марина Викторовна" w:date="2024-07-05T16:47:00Z">
              <w:r w:rsidRPr="007036CE" w:rsidDel="00DC5693">
                <w:rPr>
                  <w:szCs w:val="22"/>
                </w:rPr>
                <w:delText xml:space="preserve"> при доведении на текущий бюджетный цикл</w:delText>
              </w:r>
            </w:del>
          </w:p>
        </w:tc>
      </w:tr>
      <w:tr w:rsidR="00DC5693" w:rsidRPr="007036CE" w:rsidDel="00DC5693" w14:paraId="22A882CD" w14:textId="77777777" w:rsidTr="00A03896">
        <w:trPr>
          <w:del w:id="2309" w:author="Сатлер Марина Викторовна" w:date="2024-07-05T16:47:00Z"/>
        </w:trPr>
        <w:tc>
          <w:tcPr>
            <w:tcW w:w="1100" w:type="pct"/>
          </w:tcPr>
          <w:p w14:paraId="068CD66B" w14:textId="77777777" w:rsidR="00DC5693" w:rsidRPr="007036CE" w:rsidDel="00DC5693" w:rsidRDefault="00DC5693" w:rsidP="00DC5693">
            <w:pPr>
              <w:pStyle w:val="GOSTTablenorm"/>
              <w:rPr>
                <w:del w:id="2310" w:author="Сатлер Марина Викторовна" w:date="2024-07-05T16:47:00Z"/>
                <w:szCs w:val="22"/>
              </w:rPr>
            </w:pPr>
          </w:p>
        </w:tc>
        <w:tc>
          <w:tcPr>
            <w:tcW w:w="734" w:type="pct"/>
          </w:tcPr>
          <w:p w14:paraId="640A745A" w14:textId="77777777" w:rsidR="00DC5693" w:rsidRPr="007036CE" w:rsidDel="00DC5693" w:rsidRDefault="00DC5693" w:rsidP="00DC5693">
            <w:pPr>
              <w:pStyle w:val="GOSTTablenorm"/>
              <w:rPr>
                <w:del w:id="2311" w:author="Сатлер Марина Викторовна" w:date="2024-07-05T16:47:00Z"/>
                <w:szCs w:val="22"/>
              </w:rPr>
            </w:pPr>
            <w:del w:id="2312" w:author="Сатлер Марина Викторовна" w:date="2024-07-05T16:47:00Z">
              <w:r w:rsidRPr="007036CE" w:rsidDel="00DC5693">
                <w:rPr>
                  <w:szCs w:val="22"/>
                </w:rPr>
                <w:delText>SUM_4</w:delText>
              </w:r>
            </w:del>
          </w:p>
        </w:tc>
        <w:tc>
          <w:tcPr>
            <w:tcW w:w="519" w:type="pct"/>
          </w:tcPr>
          <w:p w14:paraId="001E8FDA" w14:textId="77777777" w:rsidR="00DC5693" w:rsidRPr="007036CE" w:rsidDel="00DC5693" w:rsidRDefault="00DC5693" w:rsidP="00DC5693">
            <w:pPr>
              <w:pStyle w:val="GOSTTablenorm"/>
              <w:rPr>
                <w:del w:id="2313" w:author="Сатлер Марина Викторовна" w:date="2024-07-05T16:47:00Z"/>
              </w:rPr>
            </w:pPr>
            <w:del w:id="2314" w:author="Сатлер Марина Викторовна" w:date="2024-07-05T16:47:00Z">
              <w:r w:rsidRPr="007036CE" w:rsidDel="00DC5693">
                <w:rPr>
                  <w:szCs w:val="22"/>
                </w:rPr>
                <w:delText>Сумма</w:delText>
              </w:r>
            </w:del>
          </w:p>
        </w:tc>
        <w:tc>
          <w:tcPr>
            <w:tcW w:w="300" w:type="pct"/>
          </w:tcPr>
          <w:p w14:paraId="2F8148AE" w14:textId="77777777" w:rsidR="00DC5693" w:rsidRPr="007036CE" w:rsidDel="00DC5693" w:rsidRDefault="00DC5693" w:rsidP="00DC5693">
            <w:pPr>
              <w:pStyle w:val="GOSTTablenorm"/>
              <w:rPr>
                <w:del w:id="2315" w:author="Сатлер Марина Викторовна" w:date="2024-07-05T16:47:00Z"/>
              </w:rPr>
            </w:pPr>
            <w:del w:id="2316" w:author="Сатлер Марина Викторовна" w:date="2024-07-05T16:47:00Z">
              <w:r w:rsidRPr="007036CE" w:rsidDel="00DC5693">
                <w:rPr>
                  <w:szCs w:val="22"/>
                </w:rPr>
                <w:delText>Да</w:delText>
              </w:r>
            </w:del>
          </w:p>
        </w:tc>
        <w:tc>
          <w:tcPr>
            <w:tcW w:w="308" w:type="pct"/>
          </w:tcPr>
          <w:p w14:paraId="0DCE14AE" w14:textId="77777777" w:rsidR="00DC5693" w:rsidRPr="007036CE" w:rsidDel="00DC5693" w:rsidRDefault="00DC5693" w:rsidP="00DC5693">
            <w:pPr>
              <w:pStyle w:val="GOSTTablenorm"/>
              <w:rPr>
                <w:del w:id="2317" w:author="Сатлер Марина Викторовна" w:date="2024-07-05T16:47:00Z"/>
              </w:rPr>
            </w:pPr>
          </w:p>
        </w:tc>
        <w:tc>
          <w:tcPr>
            <w:tcW w:w="2039" w:type="pct"/>
          </w:tcPr>
          <w:p w14:paraId="35FC146E" w14:textId="77777777" w:rsidR="00DC5693" w:rsidRPr="007036CE" w:rsidDel="00DC5693" w:rsidRDefault="00DC5693" w:rsidP="00DC5693">
            <w:pPr>
              <w:pStyle w:val="GOSTTablenorm"/>
              <w:rPr>
                <w:del w:id="2318" w:author="Сатлер Марина Викторовна" w:date="2024-07-05T16:47:00Z"/>
              </w:rPr>
            </w:pPr>
            <w:del w:id="2319" w:author="Сатлер Марина Викторовна" w:date="2024-07-05T16:47:00Z">
              <w:r w:rsidRPr="007036CE" w:rsidDel="00DC5693">
                <w:rPr>
                  <w:szCs w:val="22"/>
                </w:rPr>
                <w:delText>Указывается значение «0.00»</w:delText>
              </w:r>
            </w:del>
          </w:p>
        </w:tc>
      </w:tr>
      <w:tr w:rsidR="00DC5693" w:rsidRPr="007036CE" w14:paraId="70EEAED4" w14:textId="77777777" w:rsidTr="00A03896">
        <w:tc>
          <w:tcPr>
            <w:tcW w:w="1100" w:type="pct"/>
          </w:tcPr>
          <w:p w14:paraId="35AEA6D9" w14:textId="77777777" w:rsidR="00DC5693" w:rsidRPr="007036CE" w:rsidRDefault="00DC5693" w:rsidP="00DC5693">
            <w:pPr>
              <w:pStyle w:val="GOSTTablenorm"/>
              <w:rPr>
                <w:b/>
                <w:szCs w:val="22"/>
              </w:rPr>
            </w:pPr>
            <w:r w:rsidRPr="007036CE">
              <w:rPr>
                <w:b/>
                <w:szCs w:val="22"/>
              </w:rPr>
              <w:t>Строки документа по разделу «БА по источникам»</w:t>
            </w:r>
          </w:p>
        </w:tc>
        <w:tc>
          <w:tcPr>
            <w:tcW w:w="734" w:type="pct"/>
          </w:tcPr>
          <w:p w14:paraId="0843AB67" w14:textId="77777777" w:rsidR="00DC5693" w:rsidRPr="007036CE" w:rsidRDefault="00DC5693" w:rsidP="00DC5693">
            <w:pPr>
              <w:pStyle w:val="GOSTTablenorm"/>
              <w:rPr>
                <w:b/>
                <w:szCs w:val="22"/>
              </w:rPr>
            </w:pPr>
            <w:r w:rsidRPr="007036CE">
              <w:rPr>
                <w:b/>
                <w:szCs w:val="24"/>
                <w:lang w:val="en-US"/>
              </w:rPr>
              <w:t>SECTION_3</w:t>
            </w:r>
          </w:p>
        </w:tc>
        <w:tc>
          <w:tcPr>
            <w:tcW w:w="519" w:type="pct"/>
          </w:tcPr>
          <w:p w14:paraId="2713365B" w14:textId="77777777" w:rsidR="00DC5693" w:rsidRPr="007036CE" w:rsidRDefault="00DC5693" w:rsidP="00DC5693">
            <w:pPr>
              <w:pStyle w:val="GOSTTablenorm"/>
            </w:pPr>
            <w:r w:rsidRPr="007036CE">
              <w:rPr>
                <w:szCs w:val="22"/>
              </w:rPr>
              <w:t>Массив</w:t>
            </w:r>
          </w:p>
        </w:tc>
        <w:tc>
          <w:tcPr>
            <w:tcW w:w="300" w:type="pct"/>
          </w:tcPr>
          <w:p w14:paraId="271913C8" w14:textId="77777777" w:rsidR="00DC5693" w:rsidRPr="007036CE" w:rsidRDefault="00DC5693" w:rsidP="00DC5693">
            <w:pPr>
              <w:pStyle w:val="GOSTTablenorm"/>
            </w:pPr>
            <w:r w:rsidRPr="007036CE">
              <w:rPr>
                <w:szCs w:val="22"/>
              </w:rPr>
              <w:t>Нет</w:t>
            </w:r>
          </w:p>
        </w:tc>
        <w:tc>
          <w:tcPr>
            <w:tcW w:w="308" w:type="pct"/>
          </w:tcPr>
          <w:p w14:paraId="0818A784" w14:textId="77777777" w:rsidR="00DC5693" w:rsidRPr="007036CE" w:rsidRDefault="00DC5693" w:rsidP="00DC5693">
            <w:pPr>
              <w:pStyle w:val="GOSTTablenorm"/>
            </w:pPr>
            <w:r w:rsidRPr="007036CE">
              <w:rPr>
                <w:szCs w:val="22"/>
              </w:rPr>
              <w:t>-</w:t>
            </w:r>
          </w:p>
        </w:tc>
        <w:tc>
          <w:tcPr>
            <w:tcW w:w="2039" w:type="pct"/>
          </w:tcPr>
          <w:p w14:paraId="34DF2DD9" w14:textId="77777777" w:rsidR="00DC5693" w:rsidRPr="007036CE" w:rsidRDefault="00DC5693" w:rsidP="00DC5693">
            <w:pPr>
              <w:pStyle w:val="GOSTTablenorm"/>
            </w:pPr>
            <w:r w:rsidRPr="007036CE">
              <w:rPr>
                <w:szCs w:val="22"/>
              </w:rPr>
              <w:t>-</w:t>
            </w:r>
          </w:p>
        </w:tc>
      </w:tr>
      <w:tr w:rsidR="00DC5693" w:rsidRPr="007036CE" w14:paraId="566BCBA7" w14:textId="77777777" w:rsidTr="00A03896">
        <w:tc>
          <w:tcPr>
            <w:tcW w:w="1100" w:type="pct"/>
          </w:tcPr>
          <w:p w14:paraId="0FB5E26C" w14:textId="77777777" w:rsidR="00DC5693" w:rsidRPr="007036CE" w:rsidRDefault="00DC5693" w:rsidP="00DC5693">
            <w:pPr>
              <w:pStyle w:val="GOSTTablenorm"/>
            </w:pPr>
            <w:ins w:id="2320" w:author="Сатлер Марина Викторовна" w:date="2024-02-13T14:54:00Z">
              <w:r w:rsidRPr="007036CE">
                <w:t>Раздел</w:t>
              </w:r>
            </w:ins>
          </w:p>
        </w:tc>
        <w:tc>
          <w:tcPr>
            <w:tcW w:w="734" w:type="pct"/>
          </w:tcPr>
          <w:p w14:paraId="4FBBEFD2" w14:textId="77777777" w:rsidR="00DC5693" w:rsidRPr="007036CE" w:rsidRDefault="00DC5693" w:rsidP="00DC5693">
            <w:pPr>
              <w:pStyle w:val="GOSTTablenorm"/>
              <w:rPr>
                <w:b/>
                <w:szCs w:val="24"/>
                <w:lang w:val="en-US"/>
              </w:rPr>
            </w:pPr>
            <w:ins w:id="2321" w:author="Сатлер Марина Викторовна" w:date="2024-02-13T14:54:00Z">
              <w:r w:rsidRPr="007036CE">
                <w:rPr>
                  <w:b/>
                  <w:szCs w:val="24"/>
                  <w:lang w:val="en-US"/>
                </w:rPr>
                <w:t>SECTION_3</w:t>
              </w:r>
              <w:r w:rsidRPr="007036CE">
                <w:rPr>
                  <w:b/>
                  <w:szCs w:val="24"/>
                </w:rPr>
                <w:t>:</w:t>
              </w:r>
              <w:r w:rsidRPr="007036CE">
                <w:t>SECTION_TYPE</w:t>
              </w:r>
            </w:ins>
          </w:p>
        </w:tc>
        <w:tc>
          <w:tcPr>
            <w:tcW w:w="519" w:type="pct"/>
          </w:tcPr>
          <w:p w14:paraId="77EC3A08" w14:textId="77777777" w:rsidR="00DC5693" w:rsidRPr="007036CE" w:rsidRDefault="00DC5693" w:rsidP="00DC5693">
            <w:pPr>
              <w:pStyle w:val="GOSTTablenorm"/>
              <w:rPr>
                <w:szCs w:val="22"/>
              </w:rPr>
            </w:pPr>
            <w:ins w:id="2322" w:author="Сатлер Марина Викторовна" w:date="2024-02-13T14:54:00Z">
              <w:r w:rsidRPr="007036CE">
                <w:rPr>
                  <w:szCs w:val="22"/>
                </w:rPr>
                <w:t>Строка</w:t>
              </w:r>
            </w:ins>
          </w:p>
        </w:tc>
        <w:tc>
          <w:tcPr>
            <w:tcW w:w="300" w:type="pct"/>
          </w:tcPr>
          <w:p w14:paraId="3C7B3094" w14:textId="77777777" w:rsidR="00DC5693" w:rsidRPr="007036CE" w:rsidRDefault="00DC5693" w:rsidP="00DC5693">
            <w:pPr>
              <w:pStyle w:val="GOSTTablenorm"/>
              <w:rPr>
                <w:szCs w:val="22"/>
              </w:rPr>
            </w:pPr>
            <w:ins w:id="2323" w:author="Сатлер Марина Викторовна" w:date="2024-02-13T14:54:00Z">
              <w:r w:rsidRPr="007036CE">
                <w:rPr>
                  <w:szCs w:val="22"/>
                </w:rPr>
                <w:t>Да</w:t>
              </w:r>
            </w:ins>
          </w:p>
        </w:tc>
        <w:tc>
          <w:tcPr>
            <w:tcW w:w="308" w:type="pct"/>
          </w:tcPr>
          <w:p w14:paraId="5D03785A" w14:textId="77777777" w:rsidR="00DC5693" w:rsidRPr="007036CE" w:rsidRDefault="00DC5693" w:rsidP="00DC5693">
            <w:pPr>
              <w:pStyle w:val="GOSTTablenorm"/>
              <w:rPr>
                <w:szCs w:val="22"/>
                <w:lang w:val="en-US"/>
              </w:rPr>
            </w:pPr>
            <w:ins w:id="2324" w:author="Сатлер Марина Викторовна" w:date="2024-02-13T14:54:00Z">
              <w:r w:rsidRPr="007036CE">
                <w:rPr>
                  <w:szCs w:val="22"/>
                  <w:lang w:val="en-US"/>
                </w:rPr>
                <w:t>=</w:t>
              </w:r>
              <w:r w:rsidRPr="007036CE">
                <w:rPr>
                  <w:szCs w:val="22"/>
                </w:rPr>
                <w:t>1</w:t>
              </w:r>
            </w:ins>
          </w:p>
        </w:tc>
        <w:tc>
          <w:tcPr>
            <w:tcW w:w="2039" w:type="pct"/>
          </w:tcPr>
          <w:p w14:paraId="692D05AF" w14:textId="77777777" w:rsidR="00DC5693" w:rsidRPr="007036CE" w:rsidRDefault="00DC5693" w:rsidP="00CA5BAD">
            <w:pPr>
              <w:pStyle w:val="GOSTTablenorm"/>
              <w:rPr>
                <w:ins w:id="2325" w:author="Сатлер Марина Викторовна" w:date="2024-02-13T14:54:00Z"/>
              </w:rPr>
            </w:pPr>
            <w:ins w:id="2326" w:author="Сатлер Марина Викторовна" w:date="2024-02-13T14:54:00Z">
              <w:r w:rsidRPr="007036CE">
                <w:t>Указывается тип раздела.</w:t>
              </w:r>
            </w:ins>
          </w:p>
          <w:p w14:paraId="7F40077A" w14:textId="77777777" w:rsidR="00DC5693" w:rsidRPr="007036CE" w:rsidRDefault="00DC5693" w:rsidP="00CA5BAD">
            <w:pPr>
              <w:pStyle w:val="GOSTTablenorm"/>
            </w:pPr>
            <w:ins w:id="2327" w:author="Сатлер Марина Викторовна" w:date="2024-02-13T14:54:00Z">
              <w:r w:rsidRPr="007036CE">
                <w:t xml:space="preserve">Заполняется значением «1» </w:t>
              </w:r>
            </w:ins>
            <w:r w:rsidR="004060F4" w:rsidRPr="007036CE">
              <w:t>–</w:t>
            </w:r>
            <w:ins w:id="2328" w:author="Сатлер Марина Викторовна" w:date="2024-02-13T14:54:00Z">
              <w:r w:rsidRPr="007036CE">
                <w:t xml:space="preserve"> Бюджетные ассигнования</w:t>
              </w:r>
            </w:ins>
          </w:p>
        </w:tc>
      </w:tr>
      <w:tr w:rsidR="00DC5693" w:rsidRPr="007036CE" w14:paraId="1BFF0436" w14:textId="77777777" w:rsidTr="00A03896">
        <w:tc>
          <w:tcPr>
            <w:tcW w:w="1100" w:type="pct"/>
          </w:tcPr>
          <w:p w14:paraId="0070BB16" w14:textId="77777777" w:rsidR="00DC5693" w:rsidRPr="007036CE" w:rsidRDefault="00DC5693" w:rsidP="00DC5693">
            <w:pPr>
              <w:pStyle w:val="GOSTTablenorm"/>
              <w:rPr>
                <w:szCs w:val="22"/>
              </w:rPr>
            </w:pPr>
            <w:r w:rsidRPr="007036CE">
              <w:rPr>
                <w:szCs w:val="22"/>
              </w:rPr>
              <w:t>Идентификатор строки</w:t>
            </w:r>
          </w:p>
        </w:tc>
        <w:tc>
          <w:tcPr>
            <w:tcW w:w="734" w:type="pct"/>
          </w:tcPr>
          <w:p w14:paraId="7FC5E04E" w14:textId="77777777" w:rsidR="00DC5693" w:rsidRPr="007036CE" w:rsidRDefault="00DC5693" w:rsidP="00DC5693">
            <w:pPr>
              <w:pStyle w:val="GOSTTablenorm"/>
              <w:rPr>
                <w:szCs w:val="24"/>
                <w:lang w:val="en-US"/>
              </w:rPr>
            </w:pPr>
            <w:ins w:id="2329" w:author="Сатлер Марина Викторовна" w:date="2024-02-09T12:42:00Z">
              <w:r w:rsidRPr="007036CE">
                <w:rPr>
                  <w:b/>
                  <w:szCs w:val="24"/>
                  <w:lang w:val="en-US"/>
                </w:rPr>
                <w:t>SECTION_3</w:t>
              </w:r>
              <w:r w:rsidRPr="007036CE">
                <w:rPr>
                  <w:b/>
                  <w:szCs w:val="24"/>
                </w:rPr>
                <w:t>:</w:t>
              </w:r>
            </w:ins>
            <w:ins w:id="2330" w:author="Сатлер Марина Викторовна" w:date="2024-06-11T14:16:00Z">
              <w:r w:rsidRPr="007036CE">
                <w:rPr>
                  <w:szCs w:val="24"/>
                  <w:lang w:val="en-US"/>
                </w:rPr>
                <w:t>id</w:t>
              </w:r>
            </w:ins>
            <w:del w:id="2331" w:author="Сатлер Марина Викторовна" w:date="2024-06-11T14:16:00Z">
              <w:r w:rsidRPr="007036CE" w:rsidDel="00CF7F5E">
                <w:rPr>
                  <w:szCs w:val="24"/>
                  <w:lang w:val="en-US"/>
                </w:rPr>
                <w:delText>ID</w:delText>
              </w:r>
            </w:del>
          </w:p>
        </w:tc>
        <w:tc>
          <w:tcPr>
            <w:tcW w:w="519" w:type="pct"/>
          </w:tcPr>
          <w:p w14:paraId="653AFBB5" w14:textId="77777777" w:rsidR="00DC5693" w:rsidRPr="007036CE" w:rsidRDefault="00DC5693" w:rsidP="00DC5693">
            <w:pPr>
              <w:pStyle w:val="GOSTTablenorm"/>
            </w:pPr>
            <w:r w:rsidRPr="007036CE">
              <w:rPr>
                <w:szCs w:val="22"/>
              </w:rPr>
              <w:t>Число</w:t>
            </w:r>
          </w:p>
        </w:tc>
        <w:tc>
          <w:tcPr>
            <w:tcW w:w="300" w:type="pct"/>
          </w:tcPr>
          <w:p w14:paraId="22D73F60" w14:textId="77777777" w:rsidR="00DC5693" w:rsidRPr="007036CE" w:rsidRDefault="00DC5693" w:rsidP="00DC5693">
            <w:pPr>
              <w:pStyle w:val="GOSTTablenorm"/>
            </w:pPr>
            <w:r w:rsidRPr="007036CE">
              <w:rPr>
                <w:szCs w:val="22"/>
              </w:rPr>
              <w:t>Да</w:t>
            </w:r>
          </w:p>
        </w:tc>
        <w:tc>
          <w:tcPr>
            <w:tcW w:w="308" w:type="pct"/>
          </w:tcPr>
          <w:p w14:paraId="36A6F994" w14:textId="77777777" w:rsidR="00DC5693" w:rsidRPr="007036CE" w:rsidRDefault="00DC5693" w:rsidP="00DC5693">
            <w:pPr>
              <w:pStyle w:val="GOSTTablenorm"/>
            </w:pPr>
            <w:r w:rsidRPr="007036CE">
              <w:rPr>
                <w:szCs w:val="22"/>
              </w:rPr>
              <w:t>&lt;=20</w:t>
            </w:r>
          </w:p>
        </w:tc>
        <w:tc>
          <w:tcPr>
            <w:tcW w:w="2039" w:type="pct"/>
          </w:tcPr>
          <w:p w14:paraId="3EC162FB" w14:textId="77777777" w:rsidR="00DC5693" w:rsidRPr="007036CE" w:rsidRDefault="00DC5693" w:rsidP="00DC5693">
            <w:pPr>
              <w:pStyle w:val="GOSTTablenorm"/>
            </w:pPr>
            <w:r w:rsidRPr="007036CE">
              <w:rPr>
                <w:szCs w:val="22"/>
              </w:rPr>
              <w:t>Указывается технический идентификатор строки</w:t>
            </w:r>
          </w:p>
        </w:tc>
      </w:tr>
      <w:tr w:rsidR="00DC5693" w:rsidRPr="007036CE" w14:paraId="31A4EB0C" w14:textId="77777777" w:rsidTr="00A03896">
        <w:tc>
          <w:tcPr>
            <w:tcW w:w="1100" w:type="pct"/>
          </w:tcPr>
          <w:p w14:paraId="21515AF8" w14:textId="77777777" w:rsidR="00DC5693" w:rsidRPr="007036CE" w:rsidRDefault="00DC5693" w:rsidP="00DC5693">
            <w:pPr>
              <w:pStyle w:val="GOSTTablenorm"/>
              <w:rPr>
                <w:szCs w:val="22"/>
              </w:rPr>
            </w:pPr>
            <w:r w:rsidRPr="007036CE">
              <w:t>Номер строки</w:t>
            </w:r>
          </w:p>
        </w:tc>
        <w:tc>
          <w:tcPr>
            <w:tcW w:w="734" w:type="pct"/>
          </w:tcPr>
          <w:p w14:paraId="491B9D48" w14:textId="77777777" w:rsidR="00DC5693" w:rsidRPr="007036CE" w:rsidRDefault="00DC5693" w:rsidP="00DC5693">
            <w:pPr>
              <w:pStyle w:val="GOSTTablenorm"/>
              <w:rPr>
                <w:szCs w:val="24"/>
                <w:lang w:val="en-US"/>
              </w:rPr>
            </w:pPr>
            <w:ins w:id="2332" w:author="Сатлер Марина Викторовна" w:date="2024-02-09T12:42:00Z">
              <w:r w:rsidRPr="007036CE">
                <w:rPr>
                  <w:b/>
                  <w:szCs w:val="24"/>
                  <w:lang w:val="en-US"/>
                </w:rPr>
                <w:t>SECTION_3</w:t>
              </w:r>
              <w:r w:rsidRPr="007036CE">
                <w:rPr>
                  <w:b/>
                  <w:szCs w:val="24"/>
                </w:rPr>
                <w:t>:</w:t>
              </w:r>
            </w:ins>
            <w:r w:rsidRPr="007036CE">
              <w:rPr>
                <w:szCs w:val="24"/>
                <w:lang w:val="en-US"/>
              </w:rPr>
              <w:t>NUMBROW</w:t>
            </w:r>
          </w:p>
        </w:tc>
        <w:tc>
          <w:tcPr>
            <w:tcW w:w="519" w:type="pct"/>
          </w:tcPr>
          <w:p w14:paraId="436DAE0B" w14:textId="77777777" w:rsidR="00DC5693" w:rsidRPr="007036CE" w:rsidRDefault="00DC5693" w:rsidP="00DC5693">
            <w:pPr>
              <w:pStyle w:val="GOSTTablenorm"/>
            </w:pPr>
            <w:r w:rsidRPr="007036CE">
              <w:rPr>
                <w:szCs w:val="22"/>
              </w:rPr>
              <w:t>Строка</w:t>
            </w:r>
          </w:p>
        </w:tc>
        <w:tc>
          <w:tcPr>
            <w:tcW w:w="300" w:type="pct"/>
          </w:tcPr>
          <w:p w14:paraId="61BAC27F" w14:textId="77777777" w:rsidR="00DC5693" w:rsidRPr="007036CE" w:rsidRDefault="00DC5693" w:rsidP="00DC5693">
            <w:pPr>
              <w:pStyle w:val="GOSTTablenorm"/>
            </w:pPr>
            <w:r w:rsidRPr="007036CE">
              <w:rPr>
                <w:szCs w:val="22"/>
              </w:rPr>
              <w:t>Да</w:t>
            </w:r>
          </w:p>
        </w:tc>
        <w:tc>
          <w:tcPr>
            <w:tcW w:w="308" w:type="pct"/>
          </w:tcPr>
          <w:p w14:paraId="54C46E8F" w14:textId="77777777" w:rsidR="00DC5693" w:rsidRPr="007036CE" w:rsidRDefault="00DC5693" w:rsidP="00DC5693">
            <w:pPr>
              <w:pStyle w:val="GOSTTablenorm"/>
            </w:pPr>
            <w:r w:rsidRPr="007036CE">
              <w:rPr>
                <w:szCs w:val="22"/>
                <w:lang w:val="en-US"/>
              </w:rPr>
              <w:t>&lt;=20</w:t>
            </w:r>
          </w:p>
        </w:tc>
        <w:tc>
          <w:tcPr>
            <w:tcW w:w="2039" w:type="pct"/>
          </w:tcPr>
          <w:p w14:paraId="0ED2376C" w14:textId="77777777" w:rsidR="00DC5693" w:rsidRPr="007036CE" w:rsidRDefault="00DC5693" w:rsidP="00DC5693">
            <w:pPr>
              <w:pStyle w:val="GOSTTablenorm"/>
            </w:pPr>
            <w:r w:rsidRPr="007036CE">
              <w:rPr>
                <w:szCs w:val="22"/>
              </w:rPr>
              <w:t>Указывается порядковый номер строки по разделу «БА по источникам»</w:t>
            </w:r>
          </w:p>
        </w:tc>
      </w:tr>
      <w:tr w:rsidR="00DC5693" w:rsidRPr="007036CE" w14:paraId="47C97505" w14:textId="77777777" w:rsidTr="00A03896">
        <w:tc>
          <w:tcPr>
            <w:tcW w:w="1100" w:type="pct"/>
          </w:tcPr>
          <w:p w14:paraId="1EDA09C5" w14:textId="77777777" w:rsidR="00DC5693" w:rsidRPr="007036CE" w:rsidRDefault="00DC5693" w:rsidP="00DC5693">
            <w:pPr>
              <w:pStyle w:val="GOSTTablenorm"/>
            </w:pPr>
            <w:r w:rsidRPr="007036CE">
              <w:rPr>
                <w:szCs w:val="22"/>
              </w:rPr>
              <w:t>Признак детальной строки</w:t>
            </w:r>
          </w:p>
        </w:tc>
        <w:tc>
          <w:tcPr>
            <w:tcW w:w="734" w:type="pct"/>
          </w:tcPr>
          <w:p w14:paraId="2DB59F50" w14:textId="77777777" w:rsidR="00DC5693" w:rsidRPr="007036CE" w:rsidRDefault="00DC5693" w:rsidP="00DC5693">
            <w:pPr>
              <w:pStyle w:val="GOSTTablenorm"/>
              <w:rPr>
                <w:szCs w:val="24"/>
                <w:lang w:val="en-US"/>
              </w:rPr>
            </w:pPr>
            <w:ins w:id="2333" w:author="Сатлер Марина Викторовна" w:date="2024-02-09T12:42:00Z">
              <w:r w:rsidRPr="007036CE">
                <w:rPr>
                  <w:b/>
                  <w:szCs w:val="24"/>
                  <w:lang w:val="en-US"/>
                </w:rPr>
                <w:t>SECTION_3</w:t>
              </w:r>
              <w:r w:rsidRPr="007036CE">
                <w:rPr>
                  <w:b/>
                  <w:szCs w:val="24"/>
                </w:rPr>
                <w:t>:</w:t>
              </w:r>
            </w:ins>
            <w:r w:rsidRPr="007036CE">
              <w:t>SIGNKBK</w:t>
            </w:r>
          </w:p>
        </w:tc>
        <w:tc>
          <w:tcPr>
            <w:tcW w:w="519" w:type="pct"/>
          </w:tcPr>
          <w:p w14:paraId="2BAD8440" w14:textId="77777777" w:rsidR="00DC5693" w:rsidRPr="007036CE" w:rsidRDefault="00DC5693" w:rsidP="00DC5693">
            <w:pPr>
              <w:pStyle w:val="GOSTTablenorm"/>
            </w:pPr>
            <w:r w:rsidRPr="007036CE">
              <w:rPr>
                <w:szCs w:val="22"/>
              </w:rPr>
              <w:t>Строка</w:t>
            </w:r>
          </w:p>
        </w:tc>
        <w:tc>
          <w:tcPr>
            <w:tcW w:w="300" w:type="pct"/>
          </w:tcPr>
          <w:p w14:paraId="3AB749F7" w14:textId="77777777" w:rsidR="00DC5693" w:rsidRPr="007036CE" w:rsidRDefault="00DC5693" w:rsidP="00DC5693">
            <w:pPr>
              <w:pStyle w:val="GOSTTablenorm"/>
            </w:pPr>
            <w:r w:rsidRPr="007036CE">
              <w:rPr>
                <w:szCs w:val="22"/>
              </w:rPr>
              <w:t>Да</w:t>
            </w:r>
          </w:p>
        </w:tc>
        <w:tc>
          <w:tcPr>
            <w:tcW w:w="308" w:type="pct"/>
          </w:tcPr>
          <w:p w14:paraId="249D63D8" w14:textId="77777777" w:rsidR="00DC5693" w:rsidRPr="007036CE" w:rsidRDefault="00DC5693" w:rsidP="00DC5693">
            <w:pPr>
              <w:pStyle w:val="GOSTTablenorm"/>
            </w:pPr>
            <w:r w:rsidRPr="007036CE">
              <w:rPr>
                <w:szCs w:val="22"/>
              </w:rPr>
              <w:t>=1</w:t>
            </w:r>
          </w:p>
        </w:tc>
        <w:tc>
          <w:tcPr>
            <w:tcW w:w="2039" w:type="pct"/>
          </w:tcPr>
          <w:p w14:paraId="450C2A83" w14:textId="77777777" w:rsidR="00DC5693" w:rsidRPr="007036CE" w:rsidRDefault="00DC5693" w:rsidP="00DC5693">
            <w:pPr>
              <w:pStyle w:val="GOSTTablenorm"/>
              <w:rPr>
                <w:szCs w:val="22"/>
              </w:rPr>
            </w:pPr>
            <w:r w:rsidRPr="007036CE">
              <w:rPr>
                <w:szCs w:val="22"/>
              </w:rPr>
              <w:t>Указывается признак детальной строки.</w:t>
            </w:r>
          </w:p>
          <w:p w14:paraId="7EC7C3A5" w14:textId="77777777" w:rsidR="00DC5693" w:rsidRPr="007036CE" w:rsidRDefault="00DC5693" w:rsidP="00DC5693">
            <w:pPr>
              <w:pStyle w:val="GOSTTablenorm"/>
              <w:rPr>
                <w:szCs w:val="22"/>
              </w:rPr>
            </w:pPr>
            <w:r w:rsidRPr="007036CE">
              <w:rPr>
                <w:szCs w:val="22"/>
              </w:rPr>
              <w:t>Возможные значения:</w:t>
            </w:r>
          </w:p>
          <w:p w14:paraId="50A98BE6" w14:textId="77777777" w:rsidR="00DC5693" w:rsidRPr="007036CE" w:rsidRDefault="00DC5693" w:rsidP="00DC5693">
            <w:pPr>
              <w:pStyle w:val="GOSTTableListMark1"/>
              <w:numPr>
                <w:ilvl w:val="0"/>
                <w:numId w:val="2"/>
              </w:numPr>
            </w:pPr>
            <w:r w:rsidRPr="007036CE">
              <w:t>«N» – детализированный КБК;</w:t>
            </w:r>
          </w:p>
          <w:p w14:paraId="1368D33E" w14:textId="77777777" w:rsidR="00DC5693" w:rsidRPr="007036CE" w:rsidRDefault="00DC5693" w:rsidP="00DC5693">
            <w:pPr>
              <w:pStyle w:val="GOSTTableListMark1"/>
              <w:numPr>
                <w:ilvl w:val="0"/>
                <w:numId w:val="2"/>
              </w:numPr>
            </w:pPr>
            <w:r w:rsidRPr="007036CE">
              <w:t>«X» – недетализированный КБК;</w:t>
            </w:r>
          </w:p>
          <w:p w14:paraId="377CBF73" w14:textId="77777777" w:rsidR="00DC5693" w:rsidRPr="007036CE" w:rsidRDefault="00DC5693" w:rsidP="00DC5693">
            <w:pPr>
              <w:pStyle w:val="GOSTTableListMark1"/>
              <w:numPr>
                <w:ilvl w:val="0"/>
                <w:numId w:val="2"/>
              </w:numPr>
            </w:pPr>
            <w:r w:rsidRPr="007036CE">
              <w:t>«Y» – итоговая строка раздела документа</w:t>
            </w:r>
          </w:p>
        </w:tc>
      </w:tr>
      <w:tr w:rsidR="00DC5693" w:rsidRPr="007036CE" w14:paraId="73BF680E" w14:textId="77777777" w:rsidTr="00A03896">
        <w:tc>
          <w:tcPr>
            <w:tcW w:w="1100" w:type="pct"/>
          </w:tcPr>
          <w:p w14:paraId="169B1D48" w14:textId="77777777" w:rsidR="00DC5693" w:rsidRPr="007036CE" w:rsidRDefault="00DC5693" w:rsidP="00DC5693">
            <w:pPr>
              <w:pStyle w:val="GOSTTablenorm"/>
              <w:rPr>
                <w:szCs w:val="22"/>
              </w:rPr>
            </w:pPr>
            <w:r w:rsidRPr="007036CE">
              <w:rPr>
                <w:szCs w:val="22"/>
              </w:rPr>
              <w:t>КБК</w:t>
            </w:r>
          </w:p>
        </w:tc>
        <w:tc>
          <w:tcPr>
            <w:tcW w:w="734" w:type="pct"/>
          </w:tcPr>
          <w:p w14:paraId="57BF0C2D" w14:textId="77777777" w:rsidR="00DC5693" w:rsidRPr="007036CE" w:rsidRDefault="00DC5693" w:rsidP="00DC5693">
            <w:pPr>
              <w:pStyle w:val="GOSTTablenorm"/>
            </w:pPr>
            <w:ins w:id="2334" w:author="Сатлер Марина Викторовна" w:date="2024-02-09T12:42:00Z">
              <w:r w:rsidRPr="007036CE">
                <w:rPr>
                  <w:b/>
                  <w:szCs w:val="24"/>
                  <w:lang w:val="en-US"/>
                </w:rPr>
                <w:t>SECTION_3</w:t>
              </w:r>
              <w:r w:rsidRPr="007036CE">
                <w:rPr>
                  <w:b/>
                  <w:szCs w:val="24"/>
                </w:rPr>
                <w:t>:</w:t>
              </w:r>
            </w:ins>
            <w:r w:rsidRPr="007036CE">
              <w:rPr>
                <w:szCs w:val="24"/>
                <w:lang w:val="en-US"/>
              </w:rPr>
              <w:t>KBK</w:t>
            </w:r>
          </w:p>
        </w:tc>
        <w:tc>
          <w:tcPr>
            <w:tcW w:w="519" w:type="pct"/>
          </w:tcPr>
          <w:p w14:paraId="5742FCF4" w14:textId="77777777" w:rsidR="00DC5693" w:rsidRPr="007036CE" w:rsidRDefault="00DC5693" w:rsidP="00DC5693">
            <w:pPr>
              <w:pStyle w:val="GOSTTablenorm"/>
            </w:pPr>
            <w:r w:rsidRPr="007036CE">
              <w:rPr>
                <w:szCs w:val="22"/>
              </w:rPr>
              <w:t>Строка</w:t>
            </w:r>
          </w:p>
        </w:tc>
        <w:tc>
          <w:tcPr>
            <w:tcW w:w="300" w:type="pct"/>
          </w:tcPr>
          <w:p w14:paraId="3FEEF7FB" w14:textId="77777777" w:rsidR="00DC5693" w:rsidRPr="007036CE" w:rsidRDefault="00DC5693" w:rsidP="00DC5693">
            <w:pPr>
              <w:pStyle w:val="GOSTTablenorm"/>
            </w:pPr>
            <w:r w:rsidRPr="007036CE">
              <w:rPr>
                <w:szCs w:val="22"/>
              </w:rPr>
              <w:t>Да</w:t>
            </w:r>
          </w:p>
        </w:tc>
        <w:tc>
          <w:tcPr>
            <w:tcW w:w="308" w:type="pct"/>
          </w:tcPr>
          <w:p w14:paraId="4DAC1BC5" w14:textId="77777777" w:rsidR="00DC5693" w:rsidRPr="007036CE" w:rsidRDefault="00DC5693" w:rsidP="00DC5693">
            <w:pPr>
              <w:pStyle w:val="GOSTTablenorm"/>
            </w:pPr>
            <w:r w:rsidRPr="007036CE">
              <w:rPr>
                <w:szCs w:val="22"/>
              </w:rPr>
              <w:t>=20</w:t>
            </w:r>
          </w:p>
        </w:tc>
        <w:tc>
          <w:tcPr>
            <w:tcW w:w="2039" w:type="pct"/>
          </w:tcPr>
          <w:p w14:paraId="5EB22842" w14:textId="77777777" w:rsidR="00DC5693" w:rsidRPr="007036CE" w:rsidRDefault="00DC5693" w:rsidP="00DC5693">
            <w:pPr>
              <w:pStyle w:val="GOSTTablenorm"/>
            </w:pPr>
            <w:r w:rsidRPr="007036CE">
              <w:rPr>
                <w:szCs w:val="22"/>
              </w:rPr>
              <w:t>Указывается код по бюджетной классификации для отражения операции на ЛС ГАИФ</w:t>
            </w:r>
          </w:p>
        </w:tc>
      </w:tr>
      <w:tr w:rsidR="00DC5693" w:rsidRPr="007036CE" w14:paraId="49A49A79" w14:textId="77777777" w:rsidTr="00A03896">
        <w:tc>
          <w:tcPr>
            <w:tcW w:w="1100" w:type="pct"/>
          </w:tcPr>
          <w:p w14:paraId="1107D980" w14:textId="77777777" w:rsidR="00DC5693" w:rsidRPr="007036CE" w:rsidRDefault="00DC5693" w:rsidP="00DC5693">
            <w:pPr>
              <w:pStyle w:val="GOSTTablenorm"/>
              <w:rPr>
                <w:szCs w:val="22"/>
              </w:rPr>
            </w:pPr>
            <w:r w:rsidRPr="007036CE">
              <w:rPr>
                <w:szCs w:val="22"/>
              </w:rPr>
              <w:t>Тип КБК</w:t>
            </w:r>
          </w:p>
        </w:tc>
        <w:tc>
          <w:tcPr>
            <w:tcW w:w="734" w:type="pct"/>
          </w:tcPr>
          <w:p w14:paraId="752FB314" w14:textId="77777777" w:rsidR="00DC5693" w:rsidRPr="007036CE" w:rsidRDefault="00DC5693" w:rsidP="00DC5693">
            <w:pPr>
              <w:pStyle w:val="GOSTTablenorm"/>
              <w:rPr>
                <w:szCs w:val="24"/>
                <w:lang w:val="en-US"/>
              </w:rPr>
            </w:pPr>
            <w:ins w:id="2335" w:author="Сатлер Марина Викторовна" w:date="2024-02-09T12:42:00Z">
              <w:r w:rsidRPr="007036CE">
                <w:rPr>
                  <w:b/>
                  <w:szCs w:val="24"/>
                  <w:lang w:val="en-US"/>
                </w:rPr>
                <w:t>SECTION_3</w:t>
              </w:r>
              <w:r w:rsidRPr="007036CE">
                <w:rPr>
                  <w:b/>
                  <w:szCs w:val="24"/>
                </w:rPr>
                <w:t>:</w:t>
              </w:r>
            </w:ins>
            <w:r w:rsidRPr="007036CE">
              <w:rPr>
                <w:szCs w:val="24"/>
              </w:rPr>
              <w:t>TYPEKBK</w:t>
            </w:r>
          </w:p>
        </w:tc>
        <w:tc>
          <w:tcPr>
            <w:tcW w:w="519" w:type="pct"/>
          </w:tcPr>
          <w:p w14:paraId="41F5ED38" w14:textId="77777777" w:rsidR="00DC5693" w:rsidRPr="007036CE" w:rsidRDefault="00DC5693" w:rsidP="00DC5693">
            <w:pPr>
              <w:pStyle w:val="GOSTTablenorm"/>
            </w:pPr>
            <w:r w:rsidRPr="007036CE">
              <w:rPr>
                <w:szCs w:val="22"/>
              </w:rPr>
              <w:t>Строка</w:t>
            </w:r>
          </w:p>
        </w:tc>
        <w:tc>
          <w:tcPr>
            <w:tcW w:w="300" w:type="pct"/>
          </w:tcPr>
          <w:p w14:paraId="129A4700" w14:textId="77777777" w:rsidR="00DC5693" w:rsidRPr="007036CE" w:rsidRDefault="00DC5693" w:rsidP="00DC5693">
            <w:pPr>
              <w:pStyle w:val="GOSTTablenorm"/>
            </w:pPr>
            <w:r w:rsidRPr="007036CE">
              <w:rPr>
                <w:szCs w:val="22"/>
              </w:rPr>
              <w:t>Да</w:t>
            </w:r>
          </w:p>
        </w:tc>
        <w:tc>
          <w:tcPr>
            <w:tcW w:w="308" w:type="pct"/>
          </w:tcPr>
          <w:p w14:paraId="43A293AE" w14:textId="77777777" w:rsidR="00DC5693" w:rsidRPr="007036CE" w:rsidRDefault="00DC5693" w:rsidP="00DC5693">
            <w:pPr>
              <w:pStyle w:val="GOSTTablenorm"/>
            </w:pPr>
            <w:r w:rsidRPr="007036CE">
              <w:rPr>
                <w:szCs w:val="22"/>
              </w:rPr>
              <w:t>=2</w:t>
            </w:r>
          </w:p>
        </w:tc>
        <w:tc>
          <w:tcPr>
            <w:tcW w:w="2039" w:type="pct"/>
          </w:tcPr>
          <w:p w14:paraId="4F085B64" w14:textId="77777777" w:rsidR="00DC5693" w:rsidRPr="007036CE" w:rsidRDefault="00DC5693" w:rsidP="00DC5693">
            <w:pPr>
              <w:ind w:firstLine="30"/>
              <w:rPr>
                <w:sz w:val="22"/>
                <w:szCs w:val="22"/>
              </w:rPr>
            </w:pPr>
            <w:r w:rsidRPr="007036CE">
              <w:rPr>
                <w:sz w:val="22"/>
                <w:szCs w:val="22"/>
              </w:rPr>
              <w:t>Указывается тип кода по бюджетной классификации.</w:t>
            </w:r>
          </w:p>
          <w:p w14:paraId="0EA6FBB9" w14:textId="77777777" w:rsidR="00DC5693" w:rsidRPr="007036CE" w:rsidRDefault="00DC5693" w:rsidP="00DC5693">
            <w:pPr>
              <w:ind w:firstLine="30"/>
              <w:rPr>
                <w:sz w:val="22"/>
                <w:szCs w:val="22"/>
              </w:rPr>
            </w:pPr>
            <w:r w:rsidRPr="007036CE">
              <w:rPr>
                <w:sz w:val="22"/>
                <w:szCs w:val="22"/>
              </w:rPr>
              <w:t>Возможные значения:</w:t>
            </w:r>
          </w:p>
          <w:p w14:paraId="3713AD5E" w14:textId="77777777" w:rsidR="00DC5693" w:rsidRPr="007036CE" w:rsidRDefault="00DC5693" w:rsidP="00DC5693">
            <w:pPr>
              <w:pStyle w:val="GOSTTableListMark1"/>
              <w:numPr>
                <w:ilvl w:val="0"/>
                <w:numId w:val="2"/>
              </w:numPr>
              <w:tabs>
                <w:tab w:val="clear" w:pos="369"/>
                <w:tab w:val="num" w:pos="340"/>
              </w:tabs>
              <w:ind w:left="340"/>
            </w:pPr>
            <w:r w:rsidRPr="007036CE">
              <w:lastRenderedPageBreak/>
              <w:t xml:space="preserve">«31» </w:t>
            </w:r>
            <w:r w:rsidR="004060F4" w:rsidRPr="007036CE">
              <w:t>–</w:t>
            </w:r>
            <w:r w:rsidRPr="007036CE">
              <w:t xml:space="preserve"> Внутренние источники;</w:t>
            </w:r>
          </w:p>
          <w:p w14:paraId="08EEBBBB" w14:textId="77777777" w:rsidR="00DC5693" w:rsidRPr="007036CE" w:rsidRDefault="00DC5693" w:rsidP="00DC5693">
            <w:pPr>
              <w:pStyle w:val="GOSTTableListMark1"/>
              <w:numPr>
                <w:ilvl w:val="0"/>
                <w:numId w:val="2"/>
              </w:numPr>
              <w:tabs>
                <w:tab w:val="clear" w:pos="369"/>
                <w:tab w:val="num" w:pos="340"/>
              </w:tabs>
              <w:ind w:left="340"/>
            </w:pPr>
            <w:r w:rsidRPr="007036CE">
              <w:t xml:space="preserve">«32» </w:t>
            </w:r>
            <w:r w:rsidR="004060F4" w:rsidRPr="007036CE">
              <w:t>–</w:t>
            </w:r>
            <w:r w:rsidRPr="007036CE">
              <w:t xml:space="preserve"> Внешние источники»</w:t>
            </w:r>
          </w:p>
        </w:tc>
      </w:tr>
      <w:tr w:rsidR="00DC5693" w:rsidRPr="007036CE" w14:paraId="3086C166" w14:textId="77777777" w:rsidTr="00A03896">
        <w:tc>
          <w:tcPr>
            <w:tcW w:w="1100" w:type="pct"/>
          </w:tcPr>
          <w:p w14:paraId="4AC6EDDF" w14:textId="77777777" w:rsidR="00DC5693" w:rsidRPr="007036CE" w:rsidRDefault="00DC5693" w:rsidP="00DC5693">
            <w:pPr>
              <w:pStyle w:val="GOSTTablenorm"/>
              <w:rPr>
                <w:szCs w:val="22"/>
              </w:rPr>
            </w:pPr>
            <w:r w:rsidRPr="007036CE">
              <w:rPr>
                <w:szCs w:val="22"/>
              </w:rPr>
              <w:lastRenderedPageBreak/>
              <w:t>Номер лицевого счета</w:t>
            </w:r>
          </w:p>
        </w:tc>
        <w:tc>
          <w:tcPr>
            <w:tcW w:w="734" w:type="pct"/>
          </w:tcPr>
          <w:p w14:paraId="4CA05CA7" w14:textId="77777777" w:rsidR="00DC5693" w:rsidRPr="007036CE" w:rsidRDefault="00DC5693" w:rsidP="00DC5693">
            <w:pPr>
              <w:pStyle w:val="GOSTTablenorm"/>
              <w:rPr>
                <w:szCs w:val="24"/>
              </w:rPr>
            </w:pPr>
            <w:ins w:id="2336" w:author="Сатлер Марина Викторовна" w:date="2024-02-09T12:42:00Z">
              <w:r w:rsidRPr="007036CE">
                <w:rPr>
                  <w:b/>
                  <w:szCs w:val="24"/>
                  <w:lang w:val="en-US"/>
                </w:rPr>
                <w:t>SECTION_3</w:t>
              </w:r>
              <w:r w:rsidRPr="007036CE">
                <w:rPr>
                  <w:b/>
                  <w:szCs w:val="24"/>
                </w:rPr>
                <w:t>:</w:t>
              </w:r>
            </w:ins>
            <w:r w:rsidRPr="007036CE">
              <w:rPr>
                <w:szCs w:val="24"/>
                <w:lang w:val="en-US"/>
              </w:rPr>
              <w:t>PA</w:t>
            </w:r>
          </w:p>
        </w:tc>
        <w:tc>
          <w:tcPr>
            <w:tcW w:w="519" w:type="pct"/>
          </w:tcPr>
          <w:p w14:paraId="3F0F47F0" w14:textId="77777777" w:rsidR="00DC5693" w:rsidRPr="007036CE" w:rsidRDefault="00DC5693" w:rsidP="00DC5693">
            <w:pPr>
              <w:pStyle w:val="GOSTTablenorm"/>
            </w:pPr>
            <w:r w:rsidRPr="007036CE">
              <w:rPr>
                <w:szCs w:val="22"/>
              </w:rPr>
              <w:t>Строка</w:t>
            </w:r>
          </w:p>
        </w:tc>
        <w:tc>
          <w:tcPr>
            <w:tcW w:w="300" w:type="pct"/>
          </w:tcPr>
          <w:p w14:paraId="484790C9" w14:textId="77777777" w:rsidR="00DC5693" w:rsidRPr="007036CE" w:rsidRDefault="00DC5693" w:rsidP="00DC5693">
            <w:pPr>
              <w:pStyle w:val="GOSTTablenorm"/>
            </w:pPr>
            <w:r w:rsidRPr="007036CE">
              <w:rPr>
                <w:szCs w:val="22"/>
              </w:rPr>
              <w:t>Да</w:t>
            </w:r>
          </w:p>
        </w:tc>
        <w:tc>
          <w:tcPr>
            <w:tcW w:w="308" w:type="pct"/>
          </w:tcPr>
          <w:p w14:paraId="7C8A5D9C" w14:textId="77777777" w:rsidR="00DC5693" w:rsidRPr="007036CE" w:rsidRDefault="00DC5693" w:rsidP="00DC5693">
            <w:pPr>
              <w:pStyle w:val="GOSTTablenorm"/>
            </w:pPr>
            <w:r w:rsidRPr="007036CE">
              <w:rPr>
                <w:szCs w:val="22"/>
              </w:rPr>
              <w:t>=11</w:t>
            </w:r>
          </w:p>
        </w:tc>
        <w:tc>
          <w:tcPr>
            <w:tcW w:w="2039" w:type="pct"/>
          </w:tcPr>
          <w:p w14:paraId="63362DC5" w14:textId="77777777" w:rsidR="00DC5693" w:rsidRPr="007036CE" w:rsidRDefault="00DC5693" w:rsidP="00DC5693">
            <w:pPr>
              <w:pStyle w:val="GOSTTablenorm"/>
            </w:pPr>
            <w:r w:rsidRPr="007036CE">
              <w:rPr>
                <w:szCs w:val="22"/>
              </w:rPr>
              <w:t>Указывается номер лицевого счета ГАИФ</w:t>
            </w:r>
          </w:p>
        </w:tc>
      </w:tr>
      <w:tr w:rsidR="00DC5693" w:rsidRPr="007036CE" w14:paraId="1A8182CC" w14:textId="77777777" w:rsidTr="00A03896">
        <w:tc>
          <w:tcPr>
            <w:tcW w:w="1100" w:type="pct"/>
          </w:tcPr>
          <w:p w14:paraId="3CB62FEF" w14:textId="77777777" w:rsidR="00DC5693" w:rsidRPr="007036CE" w:rsidRDefault="00DC5693" w:rsidP="00DC5693">
            <w:pPr>
              <w:pStyle w:val="GOSTTablenorm"/>
              <w:rPr>
                <w:szCs w:val="22"/>
              </w:rPr>
            </w:pPr>
            <w:r w:rsidRPr="007036CE">
              <w:rPr>
                <w:szCs w:val="22"/>
              </w:rPr>
              <w:t>Контур</w:t>
            </w:r>
          </w:p>
        </w:tc>
        <w:tc>
          <w:tcPr>
            <w:tcW w:w="734" w:type="pct"/>
          </w:tcPr>
          <w:p w14:paraId="3459C169" w14:textId="77777777" w:rsidR="00DC5693" w:rsidRPr="007036CE" w:rsidRDefault="00DC5693" w:rsidP="00DC5693">
            <w:pPr>
              <w:pStyle w:val="GOSTTablenorm"/>
              <w:rPr>
                <w:szCs w:val="24"/>
                <w:lang w:val="en-US"/>
              </w:rPr>
            </w:pPr>
            <w:ins w:id="2337" w:author="Сатлер Марина Викторовна" w:date="2024-02-09T12:42:00Z">
              <w:r w:rsidRPr="007036CE">
                <w:rPr>
                  <w:b/>
                  <w:szCs w:val="24"/>
                  <w:lang w:val="en-US"/>
                </w:rPr>
                <w:t>SECTION_3</w:t>
              </w:r>
              <w:r w:rsidRPr="007036CE">
                <w:rPr>
                  <w:b/>
                  <w:szCs w:val="24"/>
                </w:rPr>
                <w:t>:</w:t>
              </w:r>
            </w:ins>
            <w:r w:rsidRPr="007036CE">
              <w:rPr>
                <w:szCs w:val="22"/>
                <w:lang w:val="en-US"/>
              </w:rPr>
              <w:t>CONTUR</w:t>
            </w:r>
          </w:p>
        </w:tc>
        <w:tc>
          <w:tcPr>
            <w:tcW w:w="519" w:type="pct"/>
          </w:tcPr>
          <w:p w14:paraId="725DADF6" w14:textId="77777777" w:rsidR="00DC5693" w:rsidRPr="007036CE" w:rsidRDefault="00DC5693" w:rsidP="00DC5693">
            <w:pPr>
              <w:pStyle w:val="GOSTTablenorm"/>
            </w:pPr>
            <w:ins w:id="2338" w:author="Сатлер Марина Викторовна" w:date="2024-02-28T19:10:00Z">
              <w:r w:rsidRPr="007036CE">
                <w:rPr>
                  <w:szCs w:val="22"/>
                </w:rPr>
                <w:t>Строка</w:t>
              </w:r>
            </w:ins>
          </w:p>
        </w:tc>
        <w:tc>
          <w:tcPr>
            <w:tcW w:w="300" w:type="pct"/>
          </w:tcPr>
          <w:p w14:paraId="0EE7A7E3" w14:textId="77777777" w:rsidR="00DC5693" w:rsidRPr="007036CE" w:rsidRDefault="00DC5693" w:rsidP="00DC5693">
            <w:pPr>
              <w:pStyle w:val="GOSTTablenorm"/>
            </w:pPr>
            <w:r w:rsidRPr="007036CE">
              <w:rPr>
                <w:szCs w:val="22"/>
              </w:rPr>
              <w:t>Да</w:t>
            </w:r>
          </w:p>
        </w:tc>
        <w:tc>
          <w:tcPr>
            <w:tcW w:w="308" w:type="pct"/>
          </w:tcPr>
          <w:p w14:paraId="68206A22" w14:textId="77777777" w:rsidR="00DC5693" w:rsidRPr="007036CE" w:rsidRDefault="00DC5693" w:rsidP="00DC5693">
            <w:pPr>
              <w:pStyle w:val="GOSTTablenorm"/>
            </w:pPr>
            <w:r w:rsidRPr="007036CE">
              <w:rPr>
                <w:szCs w:val="22"/>
              </w:rPr>
              <w:t>=1</w:t>
            </w:r>
          </w:p>
        </w:tc>
        <w:tc>
          <w:tcPr>
            <w:tcW w:w="2039" w:type="pct"/>
          </w:tcPr>
          <w:p w14:paraId="3E947CCF" w14:textId="77777777" w:rsidR="00DC5693" w:rsidRPr="007036CE" w:rsidRDefault="00DC5693" w:rsidP="00DC5693">
            <w:pPr>
              <w:pStyle w:val="GOSTTablenorm"/>
              <w:rPr>
                <w:szCs w:val="22"/>
              </w:rPr>
            </w:pPr>
            <w:r w:rsidRPr="007036CE">
              <w:rPr>
                <w:szCs w:val="22"/>
              </w:rPr>
              <w:t>Указывается код контура, в котором проводится операция.</w:t>
            </w:r>
          </w:p>
          <w:p w14:paraId="6184DE99" w14:textId="77777777" w:rsidR="00DC5693" w:rsidRPr="007036CE" w:rsidRDefault="00DC5693" w:rsidP="00DC5693">
            <w:pPr>
              <w:pStyle w:val="GOSTTablenorm"/>
              <w:rPr>
                <w:szCs w:val="22"/>
              </w:rPr>
            </w:pPr>
            <w:r w:rsidRPr="007036CE">
              <w:rPr>
                <w:szCs w:val="22"/>
              </w:rPr>
              <w:t>Возможные значения:</w:t>
            </w:r>
          </w:p>
          <w:p w14:paraId="415C85C6" w14:textId="77777777" w:rsidR="00DC5693" w:rsidRPr="007036CE" w:rsidRDefault="00DC5693" w:rsidP="00DC5693">
            <w:pPr>
              <w:pStyle w:val="GOSTTableListMark1"/>
              <w:numPr>
                <w:ilvl w:val="0"/>
                <w:numId w:val="2"/>
              </w:numPr>
            </w:pPr>
            <w:r w:rsidRPr="007036CE">
              <w:t>«</w:t>
            </w:r>
            <w:ins w:id="2339" w:author="Сатлер Марина Викторовна" w:date="2024-02-28T18:37:00Z">
              <w:r w:rsidRPr="007036CE">
                <w:rPr>
                  <w:lang w:val="en-US"/>
                </w:rPr>
                <w:t>O</w:t>
              </w:r>
            </w:ins>
            <w:r w:rsidRPr="007036CE">
              <w:t xml:space="preserve">» </w:t>
            </w:r>
            <w:r w:rsidRPr="007036CE">
              <w:rPr>
                <w:lang w:val="en-US"/>
              </w:rPr>
              <w:t xml:space="preserve">– </w:t>
            </w:r>
            <w:r w:rsidRPr="007036CE">
              <w:t>открытый;</w:t>
            </w:r>
          </w:p>
          <w:p w14:paraId="1584CFE1" w14:textId="77777777" w:rsidR="00DC5693" w:rsidRPr="007036CE" w:rsidRDefault="00DC5693" w:rsidP="00DC5693">
            <w:pPr>
              <w:pStyle w:val="GOSTTableListMark1"/>
              <w:numPr>
                <w:ilvl w:val="0"/>
                <w:numId w:val="2"/>
              </w:numPr>
            </w:pPr>
            <w:r w:rsidRPr="007036CE">
              <w:t>«</w:t>
            </w:r>
            <w:r w:rsidRPr="007036CE">
              <w:rPr>
                <w:lang w:val="en-US"/>
              </w:rPr>
              <w:t>S</w:t>
            </w:r>
            <w:r w:rsidRPr="007036CE">
              <w:t>»</w:t>
            </w:r>
            <w:r w:rsidRPr="007036CE">
              <w:rPr>
                <w:lang w:val="en-US"/>
              </w:rPr>
              <w:t xml:space="preserve"> – </w:t>
            </w:r>
            <w:r w:rsidRPr="007036CE">
              <w:t>защищенный;</w:t>
            </w:r>
          </w:p>
          <w:p w14:paraId="2327A123" w14:textId="77777777" w:rsidR="00DC5693" w:rsidRPr="007036CE" w:rsidRDefault="00DC5693" w:rsidP="00DC5693">
            <w:pPr>
              <w:pStyle w:val="GOSTTableListMark1"/>
              <w:numPr>
                <w:ilvl w:val="0"/>
                <w:numId w:val="2"/>
              </w:numPr>
            </w:pPr>
            <w:r w:rsidRPr="007036CE">
              <w:t>«1» – открытый;</w:t>
            </w:r>
          </w:p>
          <w:p w14:paraId="425D909C" w14:textId="77777777" w:rsidR="00DC5693" w:rsidRPr="007036CE" w:rsidRDefault="00DC5693" w:rsidP="00DC5693">
            <w:pPr>
              <w:pStyle w:val="GOSTTableListMark1"/>
              <w:numPr>
                <w:ilvl w:val="0"/>
                <w:numId w:val="2"/>
              </w:numPr>
            </w:pPr>
            <w:r w:rsidRPr="007036CE">
              <w:t>«2» – защищенный</w:t>
            </w:r>
          </w:p>
        </w:tc>
      </w:tr>
      <w:tr w:rsidR="00DC5693" w:rsidRPr="007036CE" w14:paraId="16C212D0" w14:textId="77777777" w:rsidTr="00A03896">
        <w:tc>
          <w:tcPr>
            <w:tcW w:w="1100" w:type="pct"/>
          </w:tcPr>
          <w:p w14:paraId="75838294" w14:textId="77777777" w:rsidR="00DC5693" w:rsidRPr="007036CE" w:rsidRDefault="00DC5693" w:rsidP="00DC5693">
            <w:pPr>
              <w:pStyle w:val="GOSTTablenorm"/>
              <w:rPr>
                <w:szCs w:val="22"/>
              </w:rPr>
            </w:pPr>
            <w:ins w:id="2340" w:author="Сатлер Марина Викторовна" w:date="2024-02-13T14:55:00Z">
              <w:r w:rsidRPr="007036CE">
                <w:t>Сумма на текущий год</w:t>
              </w:r>
            </w:ins>
          </w:p>
        </w:tc>
        <w:tc>
          <w:tcPr>
            <w:tcW w:w="734" w:type="pct"/>
          </w:tcPr>
          <w:p w14:paraId="513569FE" w14:textId="77777777" w:rsidR="00DC5693" w:rsidRPr="007036CE" w:rsidRDefault="00DC5693" w:rsidP="00DC5693">
            <w:pPr>
              <w:pStyle w:val="GOSTTablenorm"/>
              <w:rPr>
                <w:szCs w:val="22"/>
                <w:lang w:val="en-US"/>
              </w:rPr>
            </w:pPr>
            <w:ins w:id="2341" w:author="Сатлер Марина Викторовна" w:date="2024-02-09T12:42:00Z">
              <w:r w:rsidRPr="007036CE">
                <w:rPr>
                  <w:b/>
                  <w:szCs w:val="24"/>
                  <w:lang w:val="en-US"/>
                </w:rPr>
                <w:t>SECTION_3</w:t>
              </w:r>
              <w:r w:rsidRPr="007036CE">
                <w:rPr>
                  <w:b/>
                  <w:szCs w:val="24"/>
                </w:rPr>
                <w:t>:</w:t>
              </w:r>
            </w:ins>
            <w:r w:rsidRPr="007036CE">
              <w:rPr>
                <w:szCs w:val="22"/>
              </w:rPr>
              <w:t>SUM_1</w:t>
            </w:r>
          </w:p>
        </w:tc>
        <w:tc>
          <w:tcPr>
            <w:tcW w:w="519" w:type="pct"/>
          </w:tcPr>
          <w:p w14:paraId="0930036D" w14:textId="77777777" w:rsidR="00DC5693" w:rsidRPr="007036CE" w:rsidRDefault="00DC5693" w:rsidP="00DC5693">
            <w:pPr>
              <w:pStyle w:val="GOSTTablenorm"/>
            </w:pPr>
            <w:r w:rsidRPr="007036CE">
              <w:rPr>
                <w:szCs w:val="22"/>
              </w:rPr>
              <w:t>Сумма</w:t>
            </w:r>
          </w:p>
        </w:tc>
        <w:tc>
          <w:tcPr>
            <w:tcW w:w="300" w:type="pct"/>
          </w:tcPr>
          <w:p w14:paraId="12003163" w14:textId="77777777" w:rsidR="00DC5693" w:rsidRPr="007036CE" w:rsidRDefault="00DC5693" w:rsidP="00DC5693">
            <w:pPr>
              <w:pStyle w:val="GOSTTablenorm"/>
            </w:pPr>
            <w:r w:rsidRPr="007036CE">
              <w:rPr>
                <w:szCs w:val="22"/>
              </w:rPr>
              <w:t>Да</w:t>
            </w:r>
          </w:p>
        </w:tc>
        <w:tc>
          <w:tcPr>
            <w:tcW w:w="308" w:type="pct"/>
          </w:tcPr>
          <w:p w14:paraId="2C734CB4" w14:textId="77777777" w:rsidR="00DC5693" w:rsidRPr="007036CE" w:rsidRDefault="00DC5693" w:rsidP="00DC5693">
            <w:pPr>
              <w:pStyle w:val="GOSTTablenorm"/>
            </w:pPr>
          </w:p>
        </w:tc>
        <w:tc>
          <w:tcPr>
            <w:tcW w:w="2039" w:type="pct"/>
          </w:tcPr>
          <w:p w14:paraId="5E524F89" w14:textId="77777777" w:rsidR="00DC5693" w:rsidRPr="007036CE" w:rsidRDefault="00DC5693" w:rsidP="00DC5693">
            <w:pPr>
              <w:pStyle w:val="GOSTTablenorm"/>
            </w:pPr>
            <w:r w:rsidRPr="007036CE">
              <w:t>Указывается сумма на текущий финансовый год</w:t>
            </w:r>
            <w:del w:id="2342" w:author="Сатлер Марина Викторовна" w:date="2024-07-05T16:47:00Z">
              <w:r w:rsidRPr="007036CE" w:rsidDel="00DC5693">
                <w:delText xml:space="preserve"> при доведении на текущий бюджетный цикл</w:delText>
              </w:r>
            </w:del>
          </w:p>
        </w:tc>
      </w:tr>
      <w:tr w:rsidR="00DC5693" w:rsidRPr="007036CE" w14:paraId="5CBFCC0C" w14:textId="77777777" w:rsidTr="00A03896">
        <w:tc>
          <w:tcPr>
            <w:tcW w:w="1100" w:type="pct"/>
          </w:tcPr>
          <w:p w14:paraId="2E587973" w14:textId="77777777" w:rsidR="00DC5693" w:rsidRPr="007036CE" w:rsidRDefault="00DC5693" w:rsidP="00DC5693">
            <w:pPr>
              <w:pStyle w:val="GOSTTablenorm"/>
              <w:rPr>
                <w:szCs w:val="22"/>
              </w:rPr>
            </w:pPr>
            <w:ins w:id="2343" w:author="Сатлер Марина Викторовна" w:date="2024-02-13T14:55:00Z">
              <w:r w:rsidRPr="007036CE">
                <w:t>Сумма на первый год планового периода</w:t>
              </w:r>
            </w:ins>
          </w:p>
        </w:tc>
        <w:tc>
          <w:tcPr>
            <w:tcW w:w="734" w:type="pct"/>
          </w:tcPr>
          <w:p w14:paraId="1337F9FC" w14:textId="77777777" w:rsidR="00DC5693" w:rsidRPr="007036CE" w:rsidRDefault="00DC5693" w:rsidP="00DC5693">
            <w:pPr>
              <w:pStyle w:val="GOSTTablenorm"/>
              <w:rPr>
                <w:szCs w:val="22"/>
              </w:rPr>
            </w:pPr>
            <w:ins w:id="2344" w:author="Сатлер Марина Викторовна" w:date="2024-02-09T12:42:00Z">
              <w:r w:rsidRPr="007036CE">
                <w:rPr>
                  <w:b/>
                  <w:szCs w:val="24"/>
                  <w:lang w:val="en-US"/>
                </w:rPr>
                <w:t>SECTION_3</w:t>
              </w:r>
              <w:r w:rsidRPr="007036CE">
                <w:rPr>
                  <w:b/>
                  <w:szCs w:val="24"/>
                </w:rPr>
                <w:t>:</w:t>
              </w:r>
            </w:ins>
            <w:r w:rsidRPr="007036CE">
              <w:rPr>
                <w:szCs w:val="22"/>
              </w:rPr>
              <w:t>SUM_2</w:t>
            </w:r>
          </w:p>
        </w:tc>
        <w:tc>
          <w:tcPr>
            <w:tcW w:w="519" w:type="pct"/>
          </w:tcPr>
          <w:p w14:paraId="657DFDC7" w14:textId="77777777" w:rsidR="00DC5693" w:rsidRPr="007036CE" w:rsidRDefault="00DC5693" w:rsidP="00DC5693">
            <w:pPr>
              <w:pStyle w:val="GOSTTablenorm"/>
            </w:pPr>
            <w:r w:rsidRPr="007036CE">
              <w:rPr>
                <w:szCs w:val="22"/>
              </w:rPr>
              <w:t>Сумма</w:t>
            </w:r>
          </w:p>
        </w:tc>
        <w:tc>
          <w:tcPr>
            <w:tcW w:w="300" w:type="pct"/>
          </w:tcPr>
          <w:p w14:paraId="2D7DB534" w14:textId="77777777" w:rsidR="00DC5693" w:rsidRPr="007036CE" w:rsidRDefault="00DC5693" w:rsidP="00DC5693">
            <w:pPr>
              <w:pStyle w:val="GOSTTablenorm"/>
            </w:pPr>
            <w:r w:rsidRPr="007036CE">
              <w:rPr>
                <w:szCs w:val="22"/>
              </w:rPr>
              <w:t>Да</w:t>
            </w:r>
          </w:p>
        </w:tc>
        <w:tc>
          <w:tcPr>
            <w:tcW w:w="308" w:type="pct"/>
          </w:tcPr>
          <w:p w14:paraId="4A9D53AC" w14:textId="77777777" w:rsidR="00DC5693" w:rsidRPr="007036CE" w:rsidRDefault="00DC5693" w:rsidP="00DC5693">
            <w:pPr>
              <w:pStyle w:val="GOSTTablenorm"/>
            </w:pPr>
          </w:p>
        </w:tc>
        <w:tc>
          <w:tcPr>
            <w:tcW w:w="2039" w:type="pct"/>
          </w:tcPr>
          <w:p w14:paraId="109FC7C7" w14:textId="77777777" w:rsidR="00DC5693" w:rsidRPr="007036CE" w:rsidRDefault="00DC5693" w:rsidP="00DC5693">
            <w:pPr>
              <w:pStyle w:val="GOSTTablenorm"/>
            </w:pPr>
            <w:r w:rsidRPr="007036CE">
              <w:t>Указывается сумма на 1-й плановый год</w:t>
            </w:r>
            <w:del w:id="2345" w:author="Сатлер Марина Викторовна" w:date="2024-07-05T16:47:00Z">
              <w:r w:rsidRPr="007036CE" w:rsidDel="00DC5693">
                <w:delText xml:space="preserve"> при доведении на текущий бюджетный цикл</w:delText>
              </w:r>
            </w:del>
          </w:p>
        </w:tc>
      </w:tr>
      <w:tr w:rsidR="00DC5693" w:rsidRPr="007036CE" w14:paraId="1DBD8A6A" w14:textId="77777777" w:rsidTr="00A03896">
        <w:tc>
          <w:tcPr>
            <w:tcW w:w="1100" w:type="pct"/>
          </w:tcPr>
          <w:p w14:paraId="4503CF63" w14:textId="77777777" w:rsidR="00DC5693" w:rsidRPr="007036CE" w:rsidRDefault="00DC5693" w:rsidP="00DC5693">
            <w:pPr>
              <w:pStyle w:val="GOSTTablenorm"/>
              <w:rPr>
                <w:szCs w:val="22"/>
              </w:rPr>
            </w:pPr>
            <w:ins w:id="2346" w:author="Сатлер Марина Викторовна" w:date="2024-02-13T14:55:00Z">
              <w:r w:rsidRPr="007036CE">
                <w:t>Сумма на второй год планового периода</w:t>
              </w:r>
            </w:ins>
          </w:p>
        </w:tc>
        <w:tc>
          <w:tcPr>
            <w:tcW w:w="734" w:type="pct"/>
          </w:tcPr>
          <w:p w14:paraId="3E37D970" w14:textId="77777777" w:rsidR="00DC5693" w:rsidRPr="007036CE" w:rsidRDefault="00DC5693" w:rsidP="00DC5693">
            <w:pPr>
              <w:pStyle w:val="GOSTTablenorm"/>
              <w:rPr>
                <w:szCs w:val="22"/>
              </w:rPr>
            </w:pPr>
            <w:ins w:id="2347" w:author="Сатлер Марина Викторовна" w:date="2024-02-09T12:42:00Z">
              <w:r w:rsidRPr="007036CE">
                <w:rPr>
                  <w:b/>
                  <w:szCs w:val="24"/>
                  <w:lang w:val="en-US"/>
                </w:rPr>
                <w:t>SECTION_3</w:t>
              </w:r>
              <w:r w:rsidRPr="007036CE">
                <w:rPr>
                  <w:b/>
                  <w:szCs w:val="24"/>
                </w:rPr>
                <w:t>:</w:t>
              </w:r>
            </w:ins>
            <w:r w:rsidRPr="007036CE">
              <w:rPr>
                <w:szCs w:val="22"/>
              </w:rPr>
              <w:t>SUM_3</w:t>
            </w:r>
          </w:p>
        </w:tc>
        <w:tc>
          <w:tcPr>
            <w:tcW w:w="519" w:type="pct"/>
          </w:tcPr>
          <w:p w14:paraId="7F9D7AAC" w14:textId="77777777" w:rsidR="00DC5693" w:rsidRPr="007036CE" w:rsidRDefault="00DC5693" w:rsidP="00DC5693">
            <w:pPr>
              <w:pStyle w:val="GOSTTablenorm"/>
            </w:pPr>
            <w:r w:rsidRPr="007036CE">
              <w:rPr>
                <w:szCs w:val="22"/>
              </w:rPr>
              <w:t>Сумма</w:t>
            </w:r>
          </w:p>
        </w:tc>
        <w:tc>
          <w:tcPr>
            <w:tcW w:w="300" w:type="pct"/>
          </w:tcPr>
          <w:p w14:paraId="57780248" w14:textId="77777777" w:rsidR="00DC5693" w:rsidRPr="007036CE" w:rsidRDefault="00DC5693" w:rsidP="00DC5693">
            <w:pPr>
              <w:pStyle w:val="GOSTTablenorm"/>
            </w:pPr>
            <w:r w:rsidRPr="007036CE">
              <w:rPr>
                <w:szCs w:val="22"/>
              </w:rPr>
              <w:t>Да</w:t>
            </w:r>
          </w:p>
        </w:tc>
        <w:tc>
          <w:tcPr>
            <w:tcW w:w="308" w:type="pct"/>
          </w:tcPr>
          <w:p w14:paraId="31FC7047" w14:textId="77777777" w:rsidR="00DC5693" w:rsidRPr="007036CE" w:rsidRDefault="00DC5693" w:rsidP="00DC5693">
            <w:pPr>
              <w:pStyle w:val="GOSTTablenorm"/>
            </w:pPr>
          </w:p>
        </w:tc>
        <w:tc>
          <w:tcPr>
            <w:tcW w:w="2039" w:type="pct"/>
          </w:tcPr>
          <w:p w14:paraId="3C6C31C1" w14:textId="77777777" w:rsidR="00DC5693" w:rsidRPr="007036CE" w:rsidRDefault="00DC5693" w:rsidP="00DC5693">
            <w:pPr>
              <w:pStyle w:val="GOSTTablenorm"/>
            </w:pPr>
            <w:r w:rsidRPr="007036CE">
              <w:t>Указывается сумма на 2-й плановый</w:t>
            </w:r>
            <w:ins w:id="2348" w:author="Сатлер Марина Викторовна" w:date="2024-07-08T16:12:00Z">
              <w:r w:rsidR="00AD62B4" w:rsidRPr="007036CE">
                <w:t xml:space="preserve"> год</w:t>
              </w:r>
            </w:ins>
            <w:del w:id="2349" w:author="Сатлер Марина Викторовна" w:date="2024-07-05T16:47:00Z">
              <w:r w:rsidRPr="007036CE" w:rsidDel="00DC5693">
                <w:delText xml:space="preserve"> год при доведении на текущий бюджетный цикл</w:delText>
              </w:r>
            </w:del>
          </w:p>
        </w:tc>
      </w:tr>
      <w:tr w:rsidR="00DC5693" w:rsidRPr="007036CE" w:rsidDel="00DC5693" w14:paraId="7279E655" w14:textId="77777777" w:rsidTr="00A03896">
        <w:trPr>
          <w:del w:id="2350" w:author="Сатлер Марина Викторовна" w:date="2024-07-05T16:47:00Z"/>
        </w:trPr>
        <w:tc>
          <w:tcPr>
            <w:tcW w:w="1100" w:type="pct"/>
          </w:tcPr>
          <w:p w14:paraId="0B73BB0F" w14:textId="77777777" w:rsidR="00DC5693" w:rsidRPr="007036CE" w:rsidDel="00DC5693" w:rsidRDefault="00DC5693" w:rsidP="00DC5693">
            <w:pPr>
              <w:pStyle w:val="GOSTTablenorm"/>
              <w:rPr>
                <w:del w:id="2351" w:author="Сатлер Марина Викторовна" w:date="2024-07-05T16:47:00Z"/>
                <w:szCs w:val="22"/>
              </w:rPr>
            </w:pPr>
            <w:bookmarkStart w:id="2352" w:name="_Toc173151476"/>
            <w:bookmarkStart w:id="2353" w:name="_Toc173746071"/>
            <w:bookmarkStart w:id="2354" w:name="_Toc175760683"/>
            <w:bookmarkStart w:id="2355" w:name="_Toc189429700"/>
            <w:bookmarkStart w:id="2356" w:name="_Toc222927410"/>
            <w:bookmarkStart w:id="2357" w:name="_Toc222927801"/>
            <w:bookmarkEnd w:id="2352"/>
            <w:bookmarkEnd w:id="2353"/>
            <w:bookmarkEnd w:id="2354"/>
            <w:bookmarkEnd w:id="2355"/>
            <w:bookmarkEnd w:id="2356"/>
            <w:bookmarkEnd w:id="2357"/>
          </w:p>
        </w:tc>
        <w:tc>
          <w:tcPr>
            <w:tcW w:w="734" w:type="pct"/>
          </w:tcPr>
          <w:p w14:paraId="71DBEAEA" w14:textId="77777777" w:rsidR="00DC5693" w:rsidRPr="007036CE" w:rsidDel="00DC5693" w:rsidRDefault="00DC5693" w:rsidP="00DC5693">
            <w:pPr>
              <w:pStyle w:val="GOSTTablenorm"/>
              <w:rPr>
                <w:del w:id="2358" w:author="Сатлер Марина Викторовна" w:date="2024-07-05T16:47:00Z"/>
                <w:szCs w:val="22"/>
              </w:rPr>
            </w:pPr>
            <w:del w:id="2359" w:author="Сатлер Марина Викторовна" w:date="2024-07-05T16:47:00Z">
              <w:r w:rsidRPr="007036CE" w:rsidDel="00DC5693">
                <w:rPr>
                  <w:szCs w:val="22"/>
                </w:rPr>
                <w:delText>SUM_4</w:delText>
              </w:r>
              <w:bookmarkStart w:id="2360" w:name="_Toc173151477"/>
              <w:bookmarkStart w:id="2361" w:name="_Toc173746072"/>
              <w:bookmarkStart w:id="2362" w:name="_Toc175760684"/>
              <w:bookmarkStart w:id="2363" w:name="_Toc189429701"/>
              <w:bookmarkStart w:id="2364" w:name="_Toc222927411"/>
              <w:bookmarkStart w:id="2365" w:name="_Toc222927802"/>
              <w:bookmarkEnd w:id="2360"/>
              <w:bookmarkEnd w:id="2361"/>
              <w:bookmarkEnd w:id="2362"/>
              <w:bookmarkEnd w:id="2363"/>
              <w:bookmarkEnd w:id="2364"/>
              <w:bookmarkEnd w:id="2365"/>
            </w:del>
          </w:p>
        </w:tc>
        <w:tc>
          <w:tcPr>
            <w:tcW w:w="519" w:type="pct"/>
          </w:tcPr>
          <w:p w14:paraId="1CD00341" w14:textId="77777777" w:rsidR="00DC5693" w:rsidRPr="007036CE" w:rsidDel="00DC5693" w:rsidRDefault="00DC5693" w:rsidP="00DC5693">
            <w:pPr>
              <w:pStyle w:val="GOSTTablenorm"/>
              <w:rPr>
                <w:del w:id="2366" w:author="Сатлер Марина Викторовна" w:date="2024-07-05T16:47:00Z"/>
              </w:rPr>
            </w:pPr>
            <w:del w:id="2367" w:author="Сатлер Марина Викторовна" w:date="2024-07-05T16:47:00Z">
              <w:r w:rsidRPr="007036CE" w:rsidDel="00DC5693">
                <w:rPr>
                  <w:szCs w:val="22"/>
                </w:rPr>
                <w:delText>Сумма</w:delText>
              </w:r>
              <w:bookmarkStart w:id="2368" w:name="_Toc173151478"/>
              <w:bookmarkStart w:id="2369" w:name="_Toc173746073"/>
              <w:bookmarkStart w:id="2370" w:name="_Toc175760685"/>
              <w:bookmarkStart w:id="2371" w:name="_Toc189429702"/>
              <w:bookmarkStart w:id="2372" w:name="_Toc222927412"/>
              <w:bookmarkStart w:id="2373" w:name="_Toc222927803"/>
              <w:bookmarkEnd w:id="2368"/>
              <w:bookmarkEnd w:id="2369"/>
              <w:bookmarkEnd w:id="2370"/>
              <w:bookmarkEnd w:id="2371"/>
              <w:bookmarkEnd w:id="2372"/>
              <w:bookmarkEnd w:id="2373"/>
            </w:del>
          </w:p>
        </w:tc>
        <w:tc>
          <w:tcPr>
            <w:tcW w:w="300" w:type="pct"/>
          </w:tcPr>
          <w:p w14:paraId="73198BFC" w14:textId="77777777" w:rsidR="00DC5693" w:rsidRPr="007036CE" w:rsidDel="00DC5693" w:rsidRDefault="00DC5693" w:rsidP="00DC5693">
            <w:pPr>
              <w:pStyle w:val="GOSTTablenorm"/>
              <w:rPr>
                <w:del w:id="2374" w:author="Сатлер Марина Викторовна" w:date="2024-07-05T16:47:00Z"/>
              </w:rPr>
            </w:pPr>
            <w:del w:id="2375" w:author="Сатлер Марина Викторовна" w:date="2024-07-05T16:47:00Z">
              <w:r w:rsidRPr="007036CE" w:rsidDel="00DC5693">
                <w:rPr>
                  <w:szCs w:val="22"/>
                </w:rPr>
                <w:delText>Да</w:delText>
              </w:r>
              <w:bookmarkStart w:id="2376" w:name="_Toc173151479"/>
              <w:bookmarkStart w:id="2377" w:name="_Toc173746074"/>
              <w:bookmarkStart w:id="2378" w:name="_Toc175760686"/>
              <w:bookmarkStart w:id="2379" w:name="_Toc189429703"/>
              <w:bookmarkStart w:id="2380" w:name="_Toc222927413"/>
              <w:bookmarkStart w:id="2381" w:name="_Toc222927804"/>
              <w:bookmarkEnd w:id="2376"/>
              <w:bookmarkEnd w:id="2377"/>
              <w:bookmarkEnd w:id="2378"/>
              <w:bookmarkEnd w:id="2379"/>
              <w:bookmarkEnd w:id="2380"/>
              <w:bookmarkEnd w:id="2381"/>
            </w:del>
          </w:p>
        </w:tc>
        <w:tc>
          <w:tcPr>
            <w:tcW w:w="308" w:type="pct"/>
          </w:tcPr>
          <w:p w14:paraId="361C254E" w14:textId="77777777" w:rsidR="00DC5693" w:rsidRPr="007036CE" w:rsidDel="00DC5693" w:rsidRDefault="00DC5693" w:rsidP="00DC5693">
            <w:pPr>
              <w:pStyle w:val="GOSTTablenorm"/>
              <w:rPr>
                <w:del w:id="2382" w:author="Сатлер Марина Викторовна" w:date="2024-07-05T16:47:00Z"/>
              </w:rPr>
            </w:pPr>
            <w:bookmarkStart w:id="2383" w:name="_Toc173151480"/>
            <w:bookmarkStart w:id="2384" w:name="_Toc173746075"/>
            <w:bookmarkStart w:id="2385" w:name="_Toc175760687"/>
            <w:bookmarkStart w:id="2386" w:name="_Toc189429704"/>
            <w:bookmarkStart w:id="2387" w:name="_Toc222927414"/>
            <w:bookmarkStart w:id="2388" w:name="_Toc222927805"/>
            <w:bookmarkEnd w:id="2383"/>
            <w:bookmarkEnd w:id="2384"/>
            <w:bookmarkEnd w:id="2385"/>
            <w:bookmarkEnd w:id="2386"/>
            <w:bookmarkEnd w:id="2387"/>
            <w:bookmarkEnd w:id="2388"/>
          </w:p>
        </w:tc>
        <w:tc>
          <w:tcPr>
            <w:tcW w:w="2039" w:type="pct"/>
          </w:tcPr>
          <w:p w14:paraId="70CFE465" w14:textId="77777777" w:rsidR="00DC5693" w:rsidRPr="007036CE" w:rsidDel="00DC5693" w:rsidRDefault="00DC5693" w:rsidP="00DC5693">
            <w:pPr>
              <w:pStyle w:val="GOSTTablenorm"/>
              <w:rPr>
                <w:del w:id="2389" w:author="Сатлер Марина Викторовна" w:date="2024-07-05T16:47:00Z"/>
              </w:rPr>
            </w:pPr>
            <w:del w:id="2390" w:author="Сатлер Марина Викторовна" w:date="2024-07-05T16:47:00Z">
              <w:r w:rsidRPr="007036CE" w:rsidDel="00DC5693">
                <w:delText>Указывается значение «0.00»</w:delText>
              </w:r>
              <w:bookmarkStart w:id="2391" w:name="_Toc173151481"/>
              <w:bookmarkStart w:id="2392" w:name="_Toc173746076"/>
              <w:bookmarkStart w:id="2393" w:name="_Toc175760688"/>
              <w:bookmarkStart w:id="2394" w:name="_Toc189429705"/>
              <w:bookmarkStart w:id="2395" w:name="_Toc222927415"/>
              <w:bookmarkStart w:id="2396" w:name="_Toc222927806"/>
              <w:bookmarkEnd w:id="2391"/>
              <w:bookmarkEnd w:id="2392"/>
              <w:bookmarkEnd w:id="2393"/>
              <w:bookmarkEnd w:id="2394"/>
              <w:bookmarkEnd w:id="2395"/>
              <w:bookmarkEnd w:id="2396"/>
            </w:del>
          </w:p>
        </w:tc>
        <w:bookmarkStart w:id="2397" w:name="_Toc173151482"/>
        <w:bookmarkStart w:id="2398" w:name="_Toc173746077"/>
        <w:bookmarkStart w:id="2399" w:name="_Toc175760689"/>
        <w:bookmarkStart w:id="2400" w:name="_Toc189429706"/>
        <w:bookmarkStart w:id="2401" w:name="_Toc222927416"/>
        <w:bookmarkStart w:id="2402" w:name="_Toc222927807"/>
        <w:bookmarkEnd w:id="2397"/>
        <w:bookmarkEnd w:id="2398"/>
        <w:bookmarkEnd w:id="2399"/>
        <w:bookmarkEnd w:id="2400"/>
        <w:bookmarkEnd w:id="2401"/>
        <w:bookmarkEnd w:id="2402"/>
      </w:tr>
    </w:tbl>
    <w:p w14:paraId="49863D98" w14:textId="77777777" w:rsidR="00690D83" w:rsidRPr="007036CE" w:rsidRDefault="00127C76" w:rsidP="00DE0449">
      <w:pPr>
        <w:pStyle w:val="51"/>
      </w:pPr>
      <w:bookmarkStart w:id="2403" w:name="_Toc222927808"/>
      <w:commentRangeStart w:id="2404"/>
      <w:r w:rsidRPr="007036CE">
        <w:t xml:space="preserve">Пример </w:t>
      </w:r>
      <w:commentRangeEnd w:id="2404"/>
      <w:r w:rsidRPr="007036CE">
        <w:rPr>
          <w:rStyle w:val="afff4"/>
          <w:sz w:val="24"/>
          <w:szCs w:val="26"/>
        </w:rPr>
        <w:commentReference w:id="2404"/>
      </w:r>
      <w:r w:rsidRPr="007036CE">
        <w:t>запроса по документу «Решение об изменении сводной бюджетной росписи федерального бюджета и лимитов бюджетных обязательств на финансовый год и на плановый период» (ф.0501066) DBD_DecChange</w:t>
      </w:r>
      <w:bookmarkEnd w:id="2403"/>
    </w:p>
    <w:p w14:paraId="3DF5CDA8" w14:textId="77777777" w:rsidR="000E4930" w:rsidRPr="007036CE" w:rsidRDefault="000E4930" w:rsidP="000E4930">
      <w:pPr>
        <w:pStyle w:val="GOSTScript"/>
      </w:pPr>
      <w:r w:rsidRPr="007036CE">
        <w:t>{</w:t>
      </w:r>
    </w:p>
    <w:p w14:paraId="19DF6CEB" w14:textId="77777777" w:rsidR="000E4930" w:rsidRPr="007036CE" w:rsidRDefault="000E4930" w:rsidP="000E4930">
      <w:pPr>
        <w:pStyle w:val="GOSTScript"/>
      </w:pPr>
      <w:r w:rsidRPr="007036CE">
        <w:tab/>
        <w:t>"header": {</w:t>
      </w:r>
    </w:p>
    <w:p w14:paraId="2B622068" w14:textId="77777777" w:rsidR="000E4930" w:rsidRPr="007036CE" w:rsidRDefault="000E4930" w:rsidP="000E4930">
      <w:pPr>
        <w:pStyle w:val="GOSTScript"/>
      </w:pPr>
      <w:r w:rsidRPr="007036CE">
        <w:tab/>
      </w:r>
      <w:r w:rsidRPr="007036CE">
        <w:tab/>
        <w:t>"Source": "</w:t>
      </w:r>
      <w:del w:id="2405" w:author="Сатлер Марина Викторовна" w:date="2024-09-25T17:32:00Z">
        <w:r w:rsidRPr="007036CE" w:rsidDel="00106EBC">
          <w:delText>EXP05</w:delText>
        </w:r>
      </w:del>
      <w:ins w:id="2406" w:author="Сатлер Марина Викторовна" w:date="2024-09-25T17:32:00Z">
        <w:r w:rsidR="00106EBC" w:rsidRPr="007036CE">
          <w:t>EXP01</w:t>
        </w:r>
      </w:ins>
      <w:r w:rsidRPr="007036CE">
        <w:t>",</w:t>
      </w:r>
    </w:p>
    <w:p w14:paraId="6E81EFA0" w14:textId="77777777" w:rsidR="000E4930" w:rsidRPr="007036CE" w:rsidRDefault="000E4930" w:rsidP="000E4930">
      <w:pPr>
        <w:pStyle w:val="GOSTScript"/>
      </w:pPr>
      <w:r w:rsidRPr="007036CE">
        <w:tab/>
      </w:r>
      <w:r w:rsidRPr="007036CE">
        <w:tab/>
        <w:t>"ReqDateTime": "2024-02-05 10:37:22",</w:t>
      </w:r>
    </w:p>
    <w:p w14:paraId="09D2AFA9" w14:textId="77777777" w:rsidR="000E4930" w:rsidRPr="007036CE" w:rsidRDefault="000E4930" w:rsidP="000E4930">
      <w:pPr>
        <w:pStyle w:val="GOSTScript"/>
      </w:pPr>
      <w:r w:rsidRPr="007036CE">
        <w:tab/>
      </w:r>
      <w:r w:rsidRPr="007036CE">
        <w:tab/>
        <w:t>"Version": "1.0",</w:t>
      </w:r>
    </w:p>
    <w:p w14:paraId="72A99479" w14:textId="77777777" w:rsidR="000E4930" w:rsidRPr="007036CE" w:rsidRDefault="000E4930" w:rsidP="000E4930">
      <w:pPr>
        <w:pStyle w:val="GOSTScript"/>
      </w:pPr>
      <w:r w:rsidRPr="007036CE">
        <w:tab/>
      </w:r>
      <w:r w:rsidRPr="007036CE">
        <w:tab/>
        <w:t>"Params": [</w:t>
      </w:r>
    </w:p>
    <w:p w14:paraId="6EB1DAFE" w14:textId="77777777" w:rsidR="000E4930" w:rsidRPr="007036CE" w:rsidRDefault="000E4930" w:rsidP="000E4930">
      <w:pPr>
        <w:pStyle w:val="GOSTScript"/>
      </w:pPr>
      <w:r w:rsidRPr="007036CE">
        <w:lastRenderedPageBreak/>
        <w:tab/>
      </w:r>
      <w:r w:rsidRPr="007036CE">
        <w:tab/>
      </w:r>
      <w:r w:rsidRPr="007036CE">
        <w:tab/>
        <w:t>{</w:t>
      </w:r>
    </w:p>
    <w:p w14:paraId="382B37FD" w14:textId="77777777" w:rsidR="000E4930" w:rsidRPr="007036CE" w:rsidRDefault="000E4930" w:rsidP="000E4930">
      <w:pPr>
        <w:pStyle w:val="GOSTScript"/>
      </w:pPr>
      <w:r w:rsidRPr="007036CE">
        <w:tab/>
      </w:r>
      <w:r w:rsidRPr="007036CE">
        <w:tab/>
      </w:r>
      <w:r w:rsidRPr="007036CE">
        <w:tab/>
      </w:r>
      <w:r w:rsidRPr="007036CE">
        <w:tab/>
        <w:t>"param": "example",</w:t>
      </w:r>
    </w:p>
    <w:p w14:paraId="6D0FA62C" w14:textId="77777777" w:rsidR="000E4930" w:rsidRPr="007036CE" w:rsidRDefault="000E4930" w:rsidP="000E4930">
      <w:pPr>
        <w:pStyle w:val="GOSTScript"/>
      </w:pPr>
      <w:r w:rsidRPr="007036CE">
        <w:tab/>
      </w:r>
      <w:r w:rsidRPr="007036CE">
        <w:tab/>
      </w:r>
      <w:r w:rsidRPr="007036CE">
        <w:tab/>
      </w:r>
      <w:r w:rsidRPr="007036CE">
        <w:tab/>
        <w:t>"value": "01"</w:t>
      </w:r>
    </w:p>
    <w:p w14:paraId="0C66C7D8" w14:textId="77777777" w:rsidR="000E4930" w:rsidRPr="007036CE" w:rsidRDefault="000E4930" w:rsidP="000E4930">
      <w:pPr>
        <w:pStyle w:val="GOSTScript"/>
      </w:pPr>
      <w:r w:rsidRPr="007036CE">
        <w:tab/>
      </w:r>
      <w:r w:rsidRPr="007036CE">
        <w:tab/>
      </w:r>
      <w:r w:rsidRPr="007036CE">
        <w:tab/>
        <w:t>}</w:t>
      </w:r>
    </w:p>
    <w:p w14:paraId="5E0D65A2" w14:textId="77777777" w:rsidR="000E4930" w:rsidRPr="007036CE" w:rsidRDefault="000E4930" w:rsidP="000E4930">
      <w:pPr>
        <w:pStyle w:val="GOSTScript"/>
      </w:pPr>
      <w:r w:rsidRPr="007036CE">
        <w:tab/>
      </w:r>
      <w:r w:rsidRPr="007036CE">
        <w:tab/>
        <w:t>],</w:t>
      </w:r>
    </w:p>
    <w:p w14:paraId="4300F296" w14:textId="77777777" w:rsidR="000E4930" w:rsidRPr="007036CE" w:rsidRDefault="000E4930" w:rsidP="000E4930">
      <w:pPr>
        <w:pStyle w:val="GOSTScript"/>
      </w:pPr>
      <w:r w:rsidRPr="007036CE">
        <w:tab/>
      </w:r>
      <w:r w:rsidRPr="007036CE">
        <w:tab/>
        <w:t>"ReqGuid": "b0d4ce5d-2757-4688-948c-vv72qba94f86",</w:t>
      </w:r>
    </w:p>
    <w:p w14:paraId="16672C34" w14:textId="77777777" w:rsidR="000E4930" w:rsidRPr="007036CE" w:rsidRDefault="000E4930" w:rsidP="000E4930">
      <w:pPr>
        <w:pStyle w:val="GOSTScript"/>
      </w:pPr>
      <w:r w:rsidRPr="007036CE">
        <w:tab/>
      </w:r>
      <w:r w:rsidRPr="007036CE">
        <w:tab/>
        <w:t>"DocGuid": "0bd90a7c-e339-34ff-ac39-73029ff81370",</w:t>
      </w:r>
    </w:p>
    <w:p w14:paraId="0F1773DA" w14:textId="77777777" w:rsidR="000E4930" w:rsidRPr="007036CE" w:rsidRDefault="000E4930" w:rsidP="000E4930">
      <w:pPr>
        <w:pStyle w:val="GOSTScript"/>
      </w:pPr>
      <w:r w:rsidRPr="007036CE">
        <w:tab/>
      </w:r>
      <w:r w:rsidRPr="007036CE">
        <w:tab/>
        <w:t>"RequestType": "ACCOUNTING",</w:t>
      </w:r>
    </w:p>
    <w:p w14:paraId="11C42513" w14:textId="77777777" w:rsidR="000E4930" w:rsidRPr="007036CE" w:rsidRDefault="000E4930" w:rsidP="000E4930">
      <w:pPr>
        <w:pStyle w:val="GOSTScript"/>
      </w:pPr>
      <w:r w:rsidRPr="007036CE">
        <w:tab/>
      </w:r>
      <w:r w:rsidRPr="007036CE">
        <w:tab/>
        <w:t>"TypeDoc": "DBD_DecChange",</w:t>
      </w:r>
    </w:p>
    <w:p w14:paraId="2CCF0A31" w14:textId="77777777" w:rsidR="000E4930" w:rsidRPr="007036CE" w:rsidRDefault="000E4930" w:rsidP="000E4930">
      <w:pPr>
        <w:pStyle w:val="GOSTScript"/>
      </w:pPr>
      <w:r w:rsidRPr="007036CE">
        <w:tab/>
      </w:r>
      <w:r w:rsidRPr="007036CE">
        <w:tab/>
        <w:t>"Stage": "auth",</w:t>
      </w:r>
    </w:p>
    <w:p w14:paraId="1DC6CDCC" w14:textId="77777777" w:rsidR="000E4930" w:rsidRPr="007036CE" w:rsidRDefault="000E4930" w:rsidP="000E4930">
      <w:pPr>
        <w:pStyle w:val="GOSTScript"/>
      </w:pPr>
      <w:r w:rsidRPr="007036CE">
        <w:tab/>
      </w:r>
      <w:r w:rsidRPr="007036CE">
        <w:tab/>
        <w:t>"BalLevContrl": 0,</w:t>
      </w:r>
    </w:p>
    <w:p w14:paraId="6ED1D656" w14:textId="77777777" w:rsidR="000E4930" w:rsidRPr="007036CE" w:rsidRDefault="000E4930" w:rsidP="000E4930">
      <w:pPr>
        <w:pStyle w:val="GOSTScript"/>
      </w:pPr>
      <w:r w:rsidRPr="007036CE">
        <w:tab/>
      </w:r>
      <w:r w:rsidRPr="007036CE">
        <w:tab/>
        <w:t>"Subject": "</w:t>
      </w:r>
      <w:r w:rsidR="0078296B" w:rsidRPr="007036CE">
        <w:t>95</w:t>
      </w:r>
      <w:r w:rsidRPr="007036CE">
        <w:t>00",</w:t>
      </w:r>
    </w:p>
    <w:p w14:paraId="0318892C" w14:textId="77777777" w:rsidR="000E4930" w:rsidRPr="007036CE" w:rsidRDefault="000E4930" w:rsidP="000E4930">
      <w:pPr>
        <w:pStyle w:val="GOSTScript"/>
      </w:pPr>
      <w:r w:rsidRPr="007036CE">
        <w:tab/>
      </w:r>
      <w:r w:rsidRPr="007036CE">
        <w:tab/>
        <w:t>"SettlementDate": "2024-02-05"</w:t>
      </w:r>
    </w:p>
    <w:p w14:paraId="5F530E10" w14:textId="77777777" w:rsidR="000E4930" w:rsidRPr="007036CE" w:rsidRDefault="000E4930" w:rsidP="000E4930">
      <w:pPr>
        <w:pStyle w:val="GOSTScript"/>
      </w:pPr>
      <w:r w:rsidRPr="007036CE">
        <w:tab/>
        <w:t>},</w:t>
      </w:r>
    </w:p>
    <w:p w14:paraId="104F54AF" w14:textId="77777777" w:rsidR="000E4930" w:rsidRPr="007036CE" w:rsidRDefault="000E4930" w:rsidP="000E4930">
      <w:pPr>
        <w:pStyle w:val="GOSTScript"/>
      </w:pPr>
      <w:r w:rsidRPr="007036CE">
        <w:tab/>
        <w:t>"document": {</w:t>
      </w:r>
    </w:p>
    <w:p w14:paraId="4E707206" w14:textId="77777777" w:rsidR="000E4930" w:rsidRPr="007036CE" w:rsidRDefault="000E4930" w:rsidP="000E4930">
      <w:pPr>
        <w:pStyle w:val="GOSTScript"/>
      </w:pPr>
      <w:r w:rsidRPr="007036CE">
        <w:tab/>
      </w:r>
      <w:r w:rsidRPr="007036CE">
        <w:tab/>
        <w:t>"NUM_DOC": "1-03/10",</w:t>
      </w:r>
    </w:p>
    <w:p w14:paraId="4AD32FB7" w14:textId="77777777" w:rsidR="000E4930" w:rsidRPr="007036CE" w:rsidRDefault="000E4930" w:rsidP="000E4930">
      <w:pPr>
        <w:pStyle w:val="GOSTScript"/>
      </w:pPr>
      <w:r w:rsidRPr="007036CE">
        <w:tab/>
      </w:r>
      <w:r w:rsidRPr="007036CE">
        <w:tab/>
        <w:t>"DATE_DOC": "2024-02-05",</w:t>
      </w:r>
    </w:p>
    <w:p w14:paraId="22DA49A9" w14:textId="77777777" w:rsidR="000E4930" w:rsidRPr="007036CE" w:rsidRDefault="000E4930" w:rsidP="000E4930">
      <w:pPr>
        <w:pStyle w:val="GOSTScript"/>
      </w:pPr>
      <w:r w:rsidRPr="007036CE">
        <w:tab/>
      </w:r>
      <w:r w:rsidRPr="007036CE">
        <w:tab/>
        <w:t>"DOC_TYPE": "БРШ",</w:t>
      </w:r>
    </w:p>
    <w:p w14:paraId="2B48AB7E" w14:textId="77777777" w:rsidR="000E4930" w:rsidRPr="007036CE" w:rsidRDefault="000E4930" w:rsidP="000E4930">
      <w:pPr>
        <w:pStyle w:val="GOSTScript"/>
      </w:pPr>
      <w:r w:rsidRPr="007036CE">
        <w:tab/>
      </w:r>
      <w:r w:rsidRPr="007036CE">
        <w:tab/>
        <w:t>"ACCESSLEVEL": 0,</w:t>
      </w:r>
    </w:p>
    <w:p w14:paraId="1DE7C51C" w14:textId="77777777" w:rsidR="000E4930" w:rsidRPr="007036CE" w:rsidRDefault="000E4930" w:rsidP="000E4930">
      <w:pPr>
        <w:pStyle w:val="GOSTScript"/>
      </w:pPr>
      <w:r w:rsidRPr="007036CE">
        <w:tab/>
      </w:r>
      <w:r w:rsidRPr="007036CE">
        <w:tab/>
        <w:t>"BUDGET_CODE": "99010001",</w:t>
      </w:r>
    </w:p>
    <w:p w14:paraId="5F818FD2" w14:textId="77777777" w:rsidR="000E4930" w:rsidRPr="007036CE" w:rsidRDefault="000E4930" w:rsidP="000E4930">
      <w:pPr>
        <w:pStyle w:val="GOSTScript"/>
        <w:rPr>
          <w:ins w:id="2407" w:author="Сатлер Марина Викторовна" w:date="2024-07-08T14:53:00Z"/>
        </w:rPr>
      </w:pPr>
      <w:r w:rsidRPr="007036CE">
        <w:tab/>
      </w:r>
      <w:r w:rsidRPr="007036CE">
        <w:tab/>
        <w:t>"EVENT_DATE": "2024-02-05",</w:t>
      </w:r>
    </w:p>
    <w:p w14:paraId="08776487" w14:textId="77777777" w:rsidR="003E5612" w:rsidRPr="007036CE" w:rsidRDefault="003E5612" w:rsidP="000E4930">
      <w:pPr>
        <w:pStyle w:val="GOSTScript"/>
      </w:pPr>
      <w:ins w:id="2408" w:author="Сатлер Марина Викторовна" w:date="2024-07-08T14:53:00Z">
        <w:r w:rsidRPr="007036CE">
          <w:tab/>
        </w:r>
        <w:r w:rsidRPr="007036CE">
          <w:tab/>
          <w:t>"NBC": "0",</w:t>
        </w:r>
      </w:ins>
    </w:p>
    <w:p w14:paraId="67583E78" w14:textId="77777777" w:rsidR="000E4930" w:rsidRPr="007036CE" w:rsidRDefault="000E4930" w:rsidP="000E4930">
      <w:pPr>
        <w:pStyle w:val="GOSTScript"/>
      </w:pPr>
      <w:r w:rsidRPr="007036CE">
        <w:tab/>
      </w:r>
      <w:r w:rsidRPr="007036CE">
        <w:tab/>
        <w:t>"SECTION_1": [</w:t>
      </w:r>
    </w:p>
    <w:p w14:paraId="3F6180F9" w14:textId="77777777" w:rsidR="000E4930" w:rsidRPr="007036CE" w:rsidRDefault="000E4930" w:rsidP="000E4930">
      <w:pPr>
        <w:pStyle w:val="GOSTScript"/>
      </w:pPr>
      <w:r w:rsidRPr="007036CE">
        <w:tab/>
      </w:r>
      <w:r w:rsidRPr="007036CE">
        <w:tab/>
      </w:r>
      <w:r w:rsidRPr="007036CE">
        <w:tab/>
        <w:t>{</w:t>
      </w:r>
    </w:p>
    <w:p w14:paraId="1A9DA235" w14:textId="77777777" w:rsidR="00A30AF6" w:rsidRPr="007036CE" w:rsidRDefault="00A30AF6" w:rsidP="000E4930">
      <w:pPr>
        <w:pStyle w:val="GOSTScript"/>
      </w:pPr>
      <w:r w:rsidRPr="007036CE">
        <w:tab/>
      </w:r>
      <w:r w:rsidRPr="007036CE">
        <w:tab/>
      </w:r>
      <w:r w:rsidRPr="007036CE">
        <w:tab/>
      </w:r>
      <w:r w:rsidRPr="007036CE">
        <w:tab/>
        <w:t>"SECTION_TYPE": "1",</w:t>
      </w:r>
    </w:p>
    <w:p w14:paraId="2C648540" w14:textId="77777777" w:rsidR="000E4930" w:rsidRPr="007036CE" w:rsidRDefault="000E4930" w:rsidP="000E4930">
      <w:pPr>
        <w:pStyle w:val="GOSTScript"/>
      </w:pPr>
      <w:r w:rsidRPr="007036CE">
        <w:tab/>
      </w:r>
      <w:r w:rsidRPr="007036CE">
        <w:tab/>
      </w:r>
      <w:r w:rsidRPr="007036CE">
        <w:tab/>
      </w:r>
      <w:r w:rsidRPr="007036CE">
        <w:tab/>
        <w:t>"</w:t>
      </w:r>
      <w:ins w:id="2409" w:author="Сатлер Марина Викторовна" w:date="2024-06-11T14:16:00Z">
        <w:r w:rsidR="00CF7F5E" w:rsidRPr="007036CE">
          <w:rPr>
            <w:szCs w:val="24"/>
          </w:rPr>
          <w:t>id</w:t>
        </w:r>
      </w:ins>
      <w:del w:id="2410" w:author="Сатлер Марина Викторовна" w:date="2024-06-11T14:16:00Z">
        <w:r w:rsidRPr="007036CE" w:rsidDel="00CF7F5E">
          <w:delText>ID</w:delText>
        </w:r>
      </w:del>
      <w:r w:rsidRPr="007036CE">
        <w:t>": 1,</w:t>
      </w:r>
    </w:p>
    <w:p w14:paraId="2758B25B" w14:textId="77777777" w:rsidR="000E4930" w:rsidRPr="007036CE" w:rsidRDefault="000E4930" w:rsidP="000E4930">
      <w:pPr>
        <w:pStyle w:val="GOSTScript"/>
      </w:pPr>
      <w:r w:rsidRPr="007036CE">
        <w:tab/>
      </w:r>
      <w:r w:rsidRPr="007036CE">
        <w:tab/>
      </w:r>
      <w:r w:rsidRPr="007036CE">
        <w:tab/>
      </w:r>
      <w:r w:rsidRPr="007036CE">
        <w:tab/>
        <w:t>"NUMBROW": "1",</w:t>
      </w:r>
    </w:p>
    <w:p w14:paraId="10BF1930" w14:textId="77777777" w:rsidR="000E4930" w:rsidRPr="007036CE" w:rsidRDefault="000E4930" w:rsidP="000E4930">
      <w:pPr>
        <w:pStyle w:val="GOSTScript"/>
      </w:pPr>
      <w:r w:rsidRPr="007036CE">
        <w:tab/>
      </w:r>
      <w:r w:rsidRPr="007036CE">
        <w:tab/>
      </w:r>
      <w:r w:rsidRPr="007036CE">
        <w:tab/>
      </w:r>
      <w:r w:rsidRPr="007036CE">
        <w:tab/>
        <w:t>"SIGNKBK": "N",</w:t>
      </w:r>
    </w:p>
    <w:p w14:paraId="0E360EE6" w14:textId="77777777" w:rsidR="000E4930" w:rsidRPr="007036CE" w:rsidRDefault="000E4930" w:rsidP="000E4930">
      <w:pPr>
        <w:pStyle w:val="GOSTScript"/>
      </w:pPr>
      <w:r w:rsidRPr="007036CE">
        <w:tab/>
      </w:r>
      <w:r w:rsidRPr="007036CE">
        <w:tab/>
      </w:r>
      <w:r w:rsidRPr="007036CE">
        <w:tab/>
      </w:r>
      <w:r w:rsidRPr="007036CE">
        <w:tab/>
        <w:t>"KBK": "18201060011500100200",</w:t>
      </w:r>
    </w:p>
    <w:p w14:paraId="4AE63378" w14:textId="77777777" w:rsidR="000E4930" w:rsidRPr="007036CE" w:rsidRDefault="000E4930" w:rsidP="000E4930">
      <w:pPr>
        <w:pStyle w:val="GOSTScript"/>
      </w:pPr>
      <w:r w:rsidRPr="007036CE">
        <w:tab/>
      </w:r>
      <w:r w:rsidRPr="007036CE">
        <w:tab/>
      </w:r>
      <w:r w:rsidRPr="007036CE">
        <w:tab/>
      </w:r>
      <w:r w:rsidRPr="007036CE">
        <w:tab/>
        <w:t>"TYPEKBK": "11",</w:t>
      </w:r>
    </w:p>
    <w:p w14:paraId="7C5158FC" w14:textId="77777777" w:rsidR="000E4930" w:rsidRPr="007036CE" w:rsidRDefault="000E4930" w:rsidP="000E4930">
      <w:pPr>
        <w:pStyle w:val="GOSTScript"/>
      </w:pPr>
      <w:r w:rsidRPr="007036CE">
        <w:tab/>
      </w:r>
      <w:r w:rsidRPr="007036CE">
        <w:tab/>
      </w:r>
      <w:r w:rsidRPr="007036CE">
        <w:tab/>
      </w:r>
      <w:r w:rsidRPr="007036CE">
        <w:tab/>
        <w:t>"NULLKBK": "18201060011500100200",</w:t>
      </w:r>
    </w:p>
    <w:p w14:paraId="57CFA5F2" w14:textId="77777777" w:rsidR="000E4930" w:rsidRPr="007036CE" w:rsidRDefault="000E4930" w:rsidP="000E4930">
      <w:pPr>
        <w:pStyle w:val="GOSTScript"/>
      </w:pPr>
      <w:r w:rsidRPr="007036CE">
        <w:tab/>
      </w:r>
      <w:r w:rsidRPr="007036CE">
        <w:tab/>
      </w:r>
      <w:r w:rsidRPr="007036CE">
        <w:tab/>
      </w:r>
      <w:r w:rsidRPr="007036CE">
        <w:tab/>
        <w:t>"PA": "01951001820",</w:t>
      </w:r>
    </w:p>
    <w:p w14:paraId="541E0C0E" w14:textId="77777777" w:rsidR="000E4930" w:rsidRPr="007036CE" w:rsidRDefault="000E4930" w:rsidP="000E4930">
      <w:pPr>
        <w:pStyle w:val="GOSTScript"/>
      </w:pPr>
      <w:r w:rsidRPr="007036CE">
        <w:tab/>
      </w:r>
      <w:r w:rsidRPr="007036CE">
        <w:tab/>
      </w:r>
      <w:r w:rsidRPr="007036CE">
        <w:tab/>
      </w:r>
      <w:r w:rsidRPr="007036CE">
        <w:tab/>
        <w:t xml:space="preserve">"CONTUR": </w:t>
      </w:r>
      <w:ins w:id="2411" w:author="Сатлер Марина Викторовна" w:date="2024-02-28T19:09:00Z">
        <w:r w:rsidR="007560C3" w:rsidRPr="007036CE">
          <w:t>"</w:t>
        </w:r>
      </w:ins>
      <w:r w:rsidRPr="007036CE">
        <w:t>1</w:t>
      </w:r>
      <w:ins w:id="2412" w:author="Сатлер Марина Викторовна" w:date="2024-02-28T19:10:00Z">
        <w:r w:rsidR="007560C3" w:rsidRPr="007036CE">
          <w:t>"</w:t>
        </w:r>
      </w:ins>
      <w:r w:rsidRPr="007036CE">
        <w:t>,</w:t>
      </w:r>
    </w:p>
    <w:p w14:paraId="1FC15871" w14:textId="77777777" w:rsidR="000E4930" w:rsidRPr="007036CE" w:rsidRDefault="000E4930" w:rsidP="000E4930">
      <w:pPr>
        <w:pStyle w:val="GOSTScript"/>
      </w:pPr>
      <w:r w:rsidRPr="007036CE">
        <w:tab/>
      </w:r>
      <w:r w:rsidRPr="007036CE">
        <w:tab/>
      </w:r>
      <w:r w:rsidRPr="007036CE">
        <w:tab/>
      </w:r>
      <w:r w:rsidRPr="007036CE">
        <w:tab/>
        <w:t>"SUM_1": 50000.00,</w:t>
      </w:r>
    </w:p>
    <w:p w14:paraId="576ABB58" w14:textId="77777777" w:rsidR="000E4930" w:rsidRPr="007036CE" w:rsidRDefault="000E4930" w:rsidP="000E4930">
      <w:pPr>
        <w:pStyle w:val="GOSTScript"/>
      </w:pPr>
      <w:r w:rsidRPr="007036CE">
        <w:tab/>
      </w:r>
      <w:r w:rsidRPr="007036CE">
        <w:tab/>
      </w:r>
      <w:r w:rsidRPr="007036CE">
        <w:tab/>
      </w:r>
      <w:r w:rsidRPr="007036CE">
        <w:tab/>
        <w:t>"SUM_2": 50000.00,</w:t>
      </w:r>
    </w:p>
    <w:p w14:paraId="34A20612" w14:textId="77777777" w:rsidR="000E4930" w:rsidRPr="007036CE" w:rsidDel="003E5612" w:rsidRDefault="000E4930" w:rsidP="003E5612">
      <w:pPr>
        <w:pStyle w:val="GOSTScript"/>
        <w:rPr>
          <w:del w:id="2413" w:author="Сатлер Марина Викторовна" w:date="2024-07-08T14:53:00Z"/>
        </w:rPr>
      </w:pPr>
      <w:r w:rsidRPr="007036CE">
        <w:tab/>
      </w:r>
      <w:r w:rsidRPr="007036CE">
        <w:tab/>
      </w:r>
      <w:r w:rsidRPr="007036CE">
        <w:tab/>
      </w:r>
      <w:r w:rsidRPr="007036CE">
        <w:tab/>
        <w:t xml:space="preserve">"SUM_3": </w:t>
      </w:r>
      <w:del w:id="2414" w:author="Сатлер Марина Викторовна" w:date="2024-07-08T14:53:00Z">
        <w:r w:rsidRPr="007036CE" w:rsidDel="003E5612">
          <w:delText>5000</w:delText>
        </w:r>
      </w:del>
      <w:r w:rsidRPr="007036CE">
        <w:t>0.00</w:t>
      </w:r>
      <w:del w:id="2415" w:author="Сатлер Марина Викторовна" w:date="2024-07-08T14:53:00Z">
        <w:r w:rsidRPr="007036CE" w:rsidDel="003E5612">
          <w:delText>,</w:delText>
        </w:r>
      </w:del>
    </w:p>
    <w:p w14:paraId="46CFB7FB" w14:textId="77777777" w:rsidR="000E4930" w:rsidRPr="007036CE" w:rsidRDefault="000E4930" w:rsidP="003E5612">
      <w:pPr>
        <w:pStyle w:val="GOSTScript"/>
      </w:pPr>
      <w:del w:id="2416" w:author="Сатлер Марина Викторовна" w:date="2024-07-08T14:53:00Z">
        <w:r w:rsidRPr="007036CE" w:rsidDel="003E5612">
          <w:tab/>
        </w:r>
        <w:r w:rsidRPr="007036CE" w:rsidDel="003E5612">
          <w:tab/>
        </w:r>
        <w:r w:rsidRPr="007036CE" w:rsidDel="003E5612">
          <w:tab/>
        </w:r>
        <w:r w:rsidRPr="007036CE" w:rsidDel="003E5612">
          <w:tab/>
          <w:delText>"SUM_4": 0.00</w:delText>
        </w:r>
      </w:del>
    </w:p>
    <w:p w14:paraId="29D1F10D" w14:textId="77777777" w:rsidR="000E4930" w:rsidRPr="007036CE" w:rsidRDefault="000E4930" w:rsidP="000E4930">
      <w:pPr>
        <w:pStyle w:val="GOSTScript"/>
      </w:pPr>
      <w:r w:rsidRPr="007036CE">
        <w:lastRenderedPageBreak/>
        <w:tab/>
      </w:r>
      <w:r w:rsidRPr="007036CE">
        <w:tab/>
      </w:r>
      <w:r w:rsidRPr="007036CE">
        <w:tab/>
        <w:t>},</w:t>
      </w:r>
    </w:p>
    <w:p w14:paraId="76194388" w14:textId="77777777" w:rsidR="000E4930" w:rsidRPr="007036CE" w:rsidRDefault="000E4930" w:rsidP="000E4930">
      <w:pPr>
        <w:pStyle w:val="GOSTScript"/>
      </w:pPr>
      <w:r w:rsidRPr="007036CE">
        <w:tab/>
      </w:r>
      <w:r w:rsidRPr="007036CE">
        <w:tab/>
      </w:r>
      <w:r w:rsidRPr="007036CE">
        <w:tab/>
        <w:t>{</w:t>
      </w:r>
    </w:p>
    <w:p w14:paraId="4240A102" w14:textId="77777777" w:rsidR="00A30AF6" w:rsidRPr="007036CE" w:rsidRDefault="00A30AF6" w:rsidP="000E4930">
      <w:pPr>
        <w:pStyle w:val="GOSTScript"/>
      </w:pPr>
      <w:r w:rsidRPr="007036CE">
        <w:tab/>
      </w:r>
      <w:r w:rsidRPr="007036CE">
        <w:tab/>
      </w:r>
      <w:r w:rsidRPr="007036CE">
        <w:tab/>
      </w:r>
      <w:r w:rsidRPr="007036CE">
        <w:tab/>
        <w:t>"SECTION_TYPE": "1"</w:t>
      </w:r>
      <w:ins w:id="2417" w:author="Сатлер Марина Викторовна" w:date="2024-07-08T14:54:00Z">
        <w:r w:rsidR="003E5612" w:rsidRPr="007036CE">
          <w:t>,</w:t>
        </w:r>
      </w:ins>
    </w:p>
    <w:p w14:paraId="446D9315" w14:textId="77777777" w:rsidR="000E4930" w:rsidRPr="007036CE" w:rsidRDefault="000E4930" w:rsidP="000E4930">
      <w:pPr>
        <w:pStyle w:val="GOSTScript"/>
      </w:pPr>
      <w:r w:rsidRPr="007036CE">
        <w:tab/>
      </w:r>
      <w:r w:rsidRPr="007036CE">
        <w:tab/>
      </w:r>
      <w:r w:rsidRPr="007036CE">
        <w:tab/>
      </w:r>
      <w:r w:rsidRPr="007036CE">
        <w:tab/>
        <w:t>"</w:t>
      </w:r>
      <w:ins w:id="2418" w:author="Сатлер Марина Викторовна" w:date="2024-06-11T14:16:00Z">
        <w:r w:rsidR="00CF7F5E" w:rsidRPr="007036CE">
          <w:rPr>
            <w:szCs w:val="24"/>
          </w:rPr>
          <w:t>id</w:t>
        </w:r>
      </w:ins>
      <w:del w:id="2419" w:author="Сатлер Марина Викторовна" w:date="2024-06-11T14:16:00Z">
        <w:r w:rsidRPr="007036CE" w:rsidDel="00CF7F5E">
          <w:delText>ID</w:delText>
        </w:r>
      </w:del>
      <w:r w:rsidRPr="007036CE">
        <w:t>": 2,</w:t>
      </w:r>
    </w:p>
    <w:p w14:paraId="3AB05FCD" w14:textId="77777777" w:rsidR="000E4930" w:rsidRPr="007036CE" w:rsidRDefault="000E4930" w:rsidP="000E4930">
      <w:pPr>
        <w:pStyle w:val="GOSTScript"/>
      </w:pPr>
      <w:r w:rsidRPr="007036CE">
        <w:tab/>
      </w:r>
      <w:r w:rsidRPr="007036CE">
        <w:tab/>
      </w:r>
      <w:r w:rsidRPr="007036CE">
        <w:tab/>
      </w:r>
      <w:r w:rsidRPr="007036CE">
        <w:tab/>
        <w:t>"NUMBROW": "2",</w:t>
      </w:r>
    </w:p>
    <w:p w14:paraId="1B5806C7" w14:textId="77777777" w:rsidR="000E4930" w:rsidRPr="007036CE" w:rsidRDefault="000E4930" w:rsidP="000E4930">
      <w:pPr>
        <w:pStyle w:val="GOSTScript"/>
      </w:pPr>
      <w:r w:rsidRPr="007036CE">
        <w:tab/>
      </w:r>
      <w:r w:rsidRPr="007036CE">
        <w:tab/>
      </w:r>
      <w:r w:rsidRPr="007036CE">
        <w:tab/>
      </w:r>
      <w:r w:rsidRPr="007036CE">
        <w:tab/>
        <w:t>"SIGNKBK": "N",</w:t>
      </w:r>
    </w:p>
    <w:p w14:paraId="1B08C8D3" w14:textId="77777777" w:rsidR="000E4930" w:rsidRPr="007036CE" w:rsidRDefault="000E4930" w:rsidP="000E4930">
      <w:pPr>
        <w:pStyle w:val="GOSTScript"/>
      </w:pPr>
      <w:r w:rsidRPr="007036CE">
        <w:tab/>
      </w:r>
      <w:r w:rsidRPr="007036CE">
        <w:tab/>
      </w:r>
      <w:r w:rsidRPr="007036CE">
        <w:tab/>
      </w:r>
      <w:r w:rsidRPr="007036CE">
        <w:tab/>
        <w:t>"KBK": "</w:t>
      </w:r>
      <w:r w:rsidR="0078296B" w:rsidRPr="007036CE">
        <w:t>18201130011500100200</w:t>
      </w:r>
      <w:r w:rsidRPr="007036CE">
        <w:t>",</w:t>
      </w:r>
    </w:p>
    <w:p w14:paraId="3B0D19E6" w14:textId="77777777" w:rsidR="000E4930" w:rsidRPr="007036CE" w:rsidRDefault="000E4930" w:rsidP="000E4930">
      <w:pPr>
        <w:pStyle w:val="GOSTScript"/>
      </w:pPr>
      <w:r w:rsidRPr="007036CE">
        <w:tab/>
      </w:r>
      <w:r w:rsidRPr="007036CE">
        <w:tab/>
      </w:r>
      <w:r w:rsidRPr="007036CE">
        <w:tab/>
      </w:r>
      <w:r w:rsidRPr="007036CE">
        <w:tab/>
        <w:t>"TYPEKBK": "11",</w:t>
      </w:r>
    </w:p>
    <w:p w14:paraId="00A75ED5" w14:textId="77777777" w:rsidR="000E4930" w:rsidRPr="007036CE" w:rsidRDefault="000E4930" w:rsidP="000E4930">
      <w:pPr>
        <w:pStyle w:val="GOSTScript"/>
      </w:pPr>
      <w:r w:rsidRPr="007036CE">
        <w:tab/>
      </w:r>
      <w:r w:rsidRPr="007036CE">
        <w:tab/>
      </w:r>
      <w:r w:rsidRPr="007036CE">
        <w:tab/>
      </w:r>
      <w:r w:rsidRPr="007036CE">
        <w:tab/>
        <w:t>"NULLKBK": "</w:t>
      </w:r>
      <w:r w:rsidR="0078296B" w:rsidRPr="007036CE">
        <w:t>18201130011500100200</w:t>
      </w:r>
      <w:r w:rsidRPr="007036CE">
        <w:t>",</w:t>
      </w:r>
    </w:p>
    <w:p w14:paraId="2FEDAF6D" w14:textId="77777777" w:rsidR="000E4930" w:rsidRPr="007036CE" w:rsidRDefault="000E4930" w:rsidP="000E4930">
      <w:pPr>
        <w:pStyle w:val="GOSTScript"/>
      </w:pPr>
      <w:r w:rsidRPr="007036CE">
        <w:tab/>
      </w:r>
      <w:r w:rsidRPr="007036CE">
        <w:tab/>
      </w:r>
      <w:r w:rsidRPr="007036CE">
        <w:tab/>
      </w:r>
      <w:r w:rsidRPr="007036CE">
        <w:tab/>
        <w:t>"PA": "01951001820",</w:t>
      </w:r>
    </w:p>
    <w:p w14:paraId="4C6FBC38" w14:textId="77777777" w:rsidR="000E4930" w:rsidRPr="007036CE" w:rsidRDefault="000E4930" w:rsidP="000E4930">
      <w:pPr>
        <w:pStyle w:val="GOSTScript"/>
      </w:pPr>
      <w:r w:rsidRPr="007036CE">
        <w:tab/>
      </w:r>
      <w:r w:rsidRPr="007036CE">
        <w:tab/>
      </w:r>
      <w:r w:rsidRPr="007036CE">
        <w:tab/>
      </w:r>
      <w:r w:rsidRPr="007036CE">
        <w:tab/>
        <w:t xml:space="preserve">"CONTUR": </w:t>
      </w:r>
      <w:ins w:id="2420" w:author="Сатлер Марина Викторовна" w:date="2024-02-28T19:09:00Z">
        <w:r w:rsidR="007560C3" w:rsidRPr="007036CE">
          <w:t>"</w:t>
        </w:r>
      </w:ins>
      <w:r w:rsidRPr="007036CE">
        <w:t>1</w:t>
      </w:r>
      <w:ins w:id="2421" w:author="Сатлер Марина Викторовна" w:date="2024-02-28T19:09:00Z">
        <w:r w:rsidR="007560C3" w:rsidRPr="007036CE">
          <w:t>"</w:t>
        </w:r>
      </w:ins>
      <w:r w:rsidRPr="007036CE">
        <w:t>,</w:t>
      </w:r>
    </w:p>
    <w:p w14:paraId="75948A98" w14:textId="77777777" w:rsidR="000E4930" w:rsidRPr="007036CE" w:rsidRDefault="000E4930" w:rsidP="000E4930">
      <w:pPr>
        <w:pStyle w:val="GOSTScript"/>
      </w:pPr>
      <w:r w:rsidRPr="007036CE">
        <w:tab/>
      </w:r>
      <w:r w:rsidRPr="007036CE">
        <w:tab/>
      </w:r>
      <w:r w:rsidRPr="007036CE">
        <w:tab/>
      </w:r>
      <w:r w:rsidRPr="007036CE">
        <w:tab/>
        <w:t>"SUM_1": 10000.00,</w:t>
      </w:r>
    </w:p>
    <w:p w14:paraId="5E95CE12" w14:textId="77777777" w:rsidR="000E4930" w:rsidRPr="007036CE" w:rsidRDefault="000E4930" w:rsidP="000E4930">
      <w:pPr>
        <w:pStyle w:val="GOSTScript"/>
      </w:pPr>
      <w:r w:rsidRPr="007036CE">
        <w:tab/>
      </w:r>
      <w:r w:rsidRPr="007036CE">
        <w:tab/>
      </w:r>
      <w:r w:rsidRPr="007036CE">
        <w:tab/>
      </w:r>
      <w:r w:rsidRPr="007036CE">
        <w:tab/>
        <w:t>"SUM_2": 2000.00,</w:t>
      </w:r>
    </w:p>
    <w:p w14:paraId="340F7543" w14:textId="77777777" w:rsidR="000E4930" w:rsidRPr="007036CE" w:rsidDel="003E5612" w:rsidRDefault="000E4930" w:rsidP="003E5612">
      <w:pPr>
        <w:pStyle w:val="GOSTScript"/>
        <w:rPr>
          <w:del w:id="2422" w:author="Сатлер Марина Викторовна" w:date="2024-07-08T14:53:00Z"/>
        </w:rPr>
      </w:pPr>
      <w:r w:rsidRPr="007036CE">
        <w:tab/>
      </w:r>
      <w:r w:rsidRPr="007036CE">
        <w:tab/>
      </w:r>
      <w:r w:rsidRPr="007036CE">
        <w:tab/>
      </w:r>
      <w:r w:rsidRPr="007036CE">
        <w:tab/>
        <w:t xml:space="preserve">"SUM_3": </w:t>
      </w:r>
      <w:del w:id="2423" w:author="Сатлер Марина Викторовна" w:date="2024-07-08T14:53:00Z">
        <w:r w:rsidRPr="007036CE" w:rsidDel="003E5612">
          <w:delText>10</w:delText>
        </w:r>
      </w:del>
      <w:r w:rsidRPr="007036CE">
        <w:t>0.00</w:t>
      </w:r>
      <w:del w:id="2424" w:author="Сатлер Марина Викторовна" w:date="2024-07-08T14:53:00Z">
        <w:r w:rsidRPr="007036CE" w:rsidDel="003E5612">
          <w:delText>,</w:delText>
        </w:r>
      </w:del>
    </w:p>
    <w:p w14:paraId="50125452" w14:textId="77777777" w:rsidR="000E4930" w:rsidRPr="007036CE" w:rsidRDefault="000E4930" w:rsidP="003E5612">
      <w:pPr>
        <w:pStyle w:val="GOSTScript"/>
      </w:pPr>
      <w:del w:id="2425" w:author="Сатлер Марина Викторовна" w:date="2024-07-08T14:53:00Z">
        <w:r w:rsidRPr="007036CE" w:rsidDel="003E5612">
          <w:tab/>
        </w:r>
        <w:r w:rsidRPr="007036CE" w:rsidDel="003E5612">
          <w:tab/>
        </w:r>
        <w:r w:rsidRPr="007036CE" w:rsidDel="003E5612">
          <w:tab/>
        </w:r>
        <w:r w:rsidRPr="007036CE" w:rsidDel="003E5612">
          <w:tab/>
          <w:delText>"SUM_4": 0.00</w:delText>
        </w:r>
      </w:del>
    </w:p>
    <w:p w14:paraId="6A39A47B" w14:textId="77777777" w:rsidR="000E4930" w:rsidRPr="007036CE" w:rsidRDefault="000E4930" w:rsidP="005F6467">
      <w:pPr>
        <w:pStyle w:val="GOSTScript"/>
      </w:pPr>
      <w:r w:rsidRPr="007036CE">
        <w:tab/>
      </w:r>
      <w:r w:rsidRPr="007036CE">
        <w:tab/>
      </w:r>
      <w:r w:rsidRPr="007036CE">
        <w:tab/>
        <w:t>}</w:t>
      </w:r>
    </w:p>
    <w:p w14:paraId="4067E298" w14:textId="77777777" w:rsidR="000E4930" w:rsidRPr="007036CE" w:rsidRDefault="000E4930" w:rsidP="000E4930">
      <w:pPr>
        <w:pStyle w:val="GOSTScript"/>
      </w:pPr>
      <w:r w:rsidRPr="007036CE">
        <w:tab/>
      </w:r>
      <w:r w:rsidRPr="007036CE">
        <w:tab/>
        <w:t>],</w:t>
      </w:r>
    </w:p>
    <w:p w14:paraId="6C6CA7E0" w14:textId="77777777" w:rsidR="000E4930" w:rsidRPr="007036CE" w:rsidRDefault="000E4930" w:rsidP="000E4930">
      <w:pPr>
        <w:pStyle w:val="GOSTScript"/>
      </w:pPr>
      <w:r w:rsidRPr="007036CE">
        <w:tab/>
      </w:r>
      <w:r w:rsidRPr="007036CE">
        <w:tab/>
        <w:t>"SECTION_2": [</w:t>
      </w:r>
    </w:p>
    <w:p w14:paraId="1F71213B" w14:textId="77777777" w:rsidR="000E4930" w:rsidRPr="007036CE" w:rsidRDefault="000E4930" w:rsidP="000E4930">
      <w:pPr>
        <w:pStyle w:val="GOSTScript"/>
      </w:pPr>
      <w:r w:rsidRPr="007036CE">
        <w:tab/>
      </w:r>
      <w:r w:rsidRPr="007036CE">
        <w:tab/>
      </w:r>
      <w:r w:rsidRPr="007036CE">
        <w:tab/>
        <w:t>{</w:t>
      </w:r>
    </w:p>
    <w:p w14:paraId="52149ACA" w14:textId="77777777" w:rsidR="00A30AF6" w:rsidRPr="007036CE" w:rsidRDefault="00A30AF6" w:rsidP="000E4930">
      <w:pPr>
        <w:pStyle w:val="GOSTScript"/>
      </w:pPr>
      <w:r w:rsidRPr="007036CE">
        <w:tab/>
      </w:r>
      <w:r w:rsidRPr="007036CE">
        <w:tab/>
      </w:r>
      <w:r w:rsidRPr="007036CE">
        <w:tab/>
      </w:r>
      <w:r w:rsidRPr="007036CE">
        <w:tab/>
        <w:t>"SECTION_TYPE": "2"</w:t>
      </w:r>
      <w:ins w:id="2426" w:author="Сатлер Марина Викторовна" w:date="2024-07-08T14:54:00Z">
        <w:r w:rsidR="003E5612" w:rsidRPr="007036CE">
          <w:t>,</w:t>
        </w:r>
      </w:ins>
    </w:p>
    <w:p w14:paraId="7B8326B9" w14:textId="77777777" w:rsidR="000E4930" w:rsidRPr="007036CE" w:rsidRDefault="000E4930" w:rsidP="000E4930">
      <w:pPr>
        <w:pStyle w:val="GOSTScript"/>
      </w:pPr>
      <w:r w:rsidRPr="007036CE">
        <w:tab/>
      </w:r>
      <w:r w:rsidRPr="007036CE">
        <w:tab/>
      </w:r>
      <w:r w:rsidRPr="007036CE">
        <w:tab/>
      </w:r>
      <w:r w:rsidRPr="007036CE">
        <w:tab/>
        <w:t>"</w:t>
      </w:r>
      <w:ins w:id="2427" w:author="Сатлер Марина Викторовна" w:date="2024-06-11T14:16:00Z">
        <w:r w:rsidR="00CF7F5E" w:rsidRPr="007036CE">
          <w:rPr>
            <w:szCs w:val="24"/>
          </w:rPr>
          <w:t>id</w:t>
        </w:r>
      </w:ins>
      <w:del w:id="2428" w:author="Сатлер Марина Викторовна" w:date="2024-06-11T14:16:00Z">
        <w:r w:rsidRPr="007036CE" w:rsidDel="00CF7F5E">
          <w:delText>ID</w:delText>
        </w:r>
      </w:del>
      <w:r w:rsidRPr="007036CE">
        <w:t>": 1,</w:t>
      </w:r>
    </w:p>
    <w:p w14:paraId="71718442" w14:textId="77777777" w:rsidR="000E4930" w:rsidRPr="007036CE" w:rsidRDefault="000E4930" w:rsidP="000E4930">
      <w:pPr>
        <w:pStyle w:val="GOSTScript"/>
      </w:pPr>
      <w:r w:rsidRPr="007036CE">
        <w:tab/>
      </w:r>
      <w:r w:rsidRPr="007036CE">
        <w:tab/>
      </w:r>
      <w:r w:rsidRPr="007036CE">
        <w:tab/>
      </w:r>
      <w:r w:rsidRPr="007036CE">
        <w:tab/>
        <w:t>"NUMBROW": "1",</w:t>
      </w:r>
    </w:p>
    <w:p w14:paraId="2AEBDE53" w14:textId="77777777" w:rsidR="000E4930" w:rsidRPr="007036CE" w:rsidRDefault="000E4930" w:rsidP="000E4930">
      <w:pPr>
        <w:pStyle w:val="GOSTScript"/>
      </w:pPr>
      <w:r w:rsidRPr="007036CE">
        <w:tab/>
      </w:r>
      <w:r w:rsidRPr="007036CE">
        <w:tab/>
      </w:r>
      <w:r w:rsidRPr="007036CE">
        <w:tab/>
      </w:r>
      <w:r w:rsidRPr="007036CE">
        <w:tab/>
        <w:t>"SIGNKBK": "N",</w:t>
      </w:r>
    </w:p>
    <w:p w14:paraId="35BCE3DB" w14:textId="77777777" w:rsidR="000E4930" w:rsidRPr="007036CE" w:rsidRDefault="000E4930" w:rsidP="000E4930">
      <w:pPr>
        <w:pStyle w:val="GOSTScript"/>
      </w:pPr>
      <w:r w:rsidRPr="007036CE">
        <w:tab/>
      </w:r>
      <w:r w:rsidRPr="007036CE">
        <w:tab/>
      </w:r>
      <w:r w:rsidRPr="007036CE">
        <w:tab/>
      </w:r>
      <w:r w:rsidRPr="007036CE">
        <w:tab/>
        <w:t>"KBK": "18201060011500100244",</w:t>
      </w:r>
    </w:p>
    <w:p w14:paraId="2A7E09E6" w14:textId="77777777" w:rsidR="000E4930" w:rsidRPr="007036CE" w:rsidRDefault="000E4930" w:rsidP="000E4930">
      <w:pPr>
        <w:pStyle w:val="GOSTScript"/>
      </w:pPr>
      <w:r w:rsidRPr="007036CE">
        <w:tab/>
      </w:r>
      <w:r w:rsidRPr="007036CE">
        <w:tab/>
      </w:r>
      <w:r w:rsidRPr="007036CE">
        <w:tab/>
      </w:r>
      <w:r w:rsidRPr="007036CE">
        <w:tab/>
        <w:t>"TYPEKBK": "11",</w:t>
      </w:r>
    </w:p>
    <w:p w14:paraId="404E7F04" w14:textId="77777777" w:rsidR="000E4930" w:rsidRPr="007036CE" w:rsidRDefault="000E4930" w:rsidP="000E4930">
      <w:pPr>
        <w:pStyle w:val="GOSTScript"/>
      </w:pPr>
      <w:r w:rsidRPr="007036CE">
        <w:tab/>
      </w:r>
      <w:r w:rsidRPr="007036CE">
        <w:tab/>
      </w:r>
      <w:r w:rsidRPr="007036CE">
        <w:tab/>
      </w:r>
      <w:r w:rsidRPr="007036CE">
        <w:tab/>
        <w:t>"TARGETCODE": "999",</w:t>
      </w:r>
    </w:p>
    <w:p w14:paraId="1E6B9AB7" w14:textId="77777777" w:rsidR="000E4930" w:rsidRPr="007036CE" w:rsidRDefault="000E4930" w:rsidP="000E4930">
      <w:pPr>
        <w:pStyle w:val="GOSTScript"/>
      </w:pPr>
      <w:r w:rsidRPr="007036CE">
        <w:tab/>
      </w:r>
      <w:r w:rsidRPr="007036CE">
        <w:tab/>
      </w:r>
      <w:r w:rsidRPr="007036CE">
        <w:tab/>
      </w:r>
      <w:r w:rsidRPr="007036CE">
        <w:tab/>
        <w:t>"NULLKBK": "18201060011500100200",</w:t>
      </w:r>
    </w:p>
    <w:p w14:paraId="211B254A" w14:textId="77777777" w:rsidR="000E4930" w:rsidRPr="007036CE" w:rsidRDefault="000E4930" w:rsidP="000E4930">
      <w:pPr>
        <w:pStyle w:val="GOSTScript"/>
      </w:pPr>
      <w:r w:rsidRPr="007036CE">
        <w:tab/>
      </w:r>
      <w:r w:rsidRPr="007036CE">
        <w:tab/>
      </w:r>
      <w:r w:rsidRPr="007036CE">
        <w:tab/>
      </w:r>
      <w:r w:rsidRPr="007036CE">
        <w:tab/>
        <w:t>"PA": "01951001820",</w:t>
      </w:r>
    </w:p>
    <w:p w14:paraId="29725450" w14:textId="77777777" w:rsidR="000E4930" w:rsidRPr="007036CE" w:rsidRDefault="000E4930" w:rsidP="000E4930">
      <w:pPr>
        <w:pStyle w:val="GOSTScript"/>
      </w:pPr>
      <w:r w:rsidRPr="007036CE">
        <w:tab/>
      </w:r>
      <w:r w:rsidRPr="007036CE">
        <w:tab/>
      </w:r>
      <w:r w:rsidRPr="007036CE">
        <w:tab/>
      </w:r>
      <w:r w:rsidRPr="007036CE">
        <w:tab/>
        <w:t xml:space="preserve">"CONTUR": </w:t>
      </w:r>
      <w:ins w:id="2429" w:author="Сатлер Марина Викторовна" w:date="2024-02-28T19:09:00Z">
        <w:r w:rsidR="007560C3" w:rsidRPr="007036CE">
          <w:t>"</w:t>
        </w:r>
      </w:ins>
      <w:r w:rsidRPr="007036CE">
        <w:t>1</w:t>
      </w:r>
      <w:ins w:id="2430" w:author="Сатлер Марина Викторовна" w:date="2024-02-28T19:09:00Z">
        <w:r w:rsidR="007560C3" w:rsidRPr="007036CE">
          <w:t>"</w:t>
        </w:r>
      </w:ins>
      <w:r w:rsidRPr="007036CE">
        <w:t>,</w:t>
      </w:r>
    </w:p>
    <w:p w14:paraId="22193F08" w14:textId="77777777" w:rsidR="000E4930" w:rsidRPr="007036CE" w:rsidRDefault="000E4930" w:rsidP="000E4930">
      <w:pPr>
        <w:pStyle w:val="GOSTScript"/>
      </w:pPr>
      <w:r w:rsidRPr="007036CE">
        <w:tab/>
      </w:r>
      <w:r w:rsidRPr="007036CE">
        <w:tab/>
      </w:r>
      <w:r w:rsidRPr="007036CE">
        <w:tab/>
      </w:r>
      <w:r w:rsidRPr="007036CE">
        <w:tab/>
        <w:t>"SUM_1": 30000.00,</w:t>
      </w:r>
    </w:p>
    <w:p w14:paraId="3D93D1B3" w14:textId="77777777" w:rsidR="000E4930" w:rsidRPr="007036CE" w:rsidRDefault="000E4930" w:rsidP="000E4930">
      <w:pPr>
        <w:pStyle w:val="GOSTScript"/>
      </w:pPr>
      <w:r w:rsidRPr="007036CE">
        <w:tab/>
      </w:r>
      <w:r w:rsidRPr="007036CE">
        <w:tab/>
      </w:r>
      <w:r w:rsidRPr="007036CE">
        <w:tab/>
      </w:r>
      <w:r w:rsidRPr="007036CE">
        <w:tab/>
        <w:t>"SUM_2": 10000.00,</w:t>
      </w:r>
    </w:p>
    <w:p w14:paraId="6AE097EA" w14:textId="77777777" w:rsidR="000E4930" w:rsidRPr="007036CE" w:rsidDel="003E5612" w:rsidRDefault="000E4930" w:rsidP="003E5612">
      <w:pPr>
        <w:pStyle w:val="GOSTScript"/>
        <w:rPr>
          <w:del w:id="2431" w:author="Сатлер Марина Викторовна" w:date="2024-07-08T14:53:00Z"/>
        </w:rPr>
      </w:pPr>
      <w:r w:rsidRPr="007036CE">
        <w:tab/>
      </w:r>
      <w:r w:rsidRPr="007036CE">
        <w:tab/>
      </w:r>
      <w:r w:rsidRPr="007036CE">
        <w:tab/>
      </w:r>
      <w:r w:rsidRPr="007036CE">
        <w:tab/>
        <w:t xml:space="preserve">"SUM_3": </w:t>
      </w:r>
      <w:del w:id="2432" w:author="Сатлер Марина Викторовна" w:date="2024-07-08T14:53:00Z">
        <w:r w:rsidRPr="007036CE" w:rsidDel="003E5612">
          <w:delText>8500</w:delText>
        </w:r>
      </w:del>
      <w:r w:rsidRPr="007036CE">
        <w:t>0.00</w:t>
      </w:r>
      <w:del w:id="2433" w:author="Сатлер Марина Викторовна" w:date="2024-07-08T14:53:00Z">
        <w:r w:rsidRPr="007036CE" w:rsidDel="003E5612">
          <w:delText>,</w:delText>
        </w:r>
      </w:del>
    </w:p>
    <w:p w14:paraId="4530EEAF" w14:textId="77777777" w:rsidR="000E4930" w:rsidRPr="007036CE" w:rsidRDefault="000E4930" w:rsidP="003E5612">
      <w:pPr>
        <w:pStyle w:val="GOSTScript"/>
      </w:pPr>
      <w:del w:id="2434" w:author="Сатлер Марина Викторовна" w:date="2024-07-08T14:53:00Z">
        <w:r w:rsidRPr="007036CE" w:rsidDel="003E5612">
          <w:tab/>
        </w:r>
        <w:r w:rsidRPr="007036CE" w:rsidDel="003E5612">
          <w:tab/>
        </w:r>
        <w:r w:rsidRPr="007036CE" w:rsidDel="003E5612">
          <w:tab/>
        </w:r>
        <w:r w:rsidRPr="007036CE" w:rsidDel="003E5612">
          <w:tab/>
          <w:delText>"SUM_4": 0.00</w:delText>
        </w:r>
      </w:del>
    </w:p>
    <w:p w14:paraId="01418107" w14:textId="77777777" w:rsidR="000E4930" w:rsidRPr="007036CE" w:rsidRDefault="000E4930" w:rsidP="000E4930">
      <w:pPr>
        <w:pStyle w:val="GOSTScript"/>
      </w:pPr>
      <w:r w:rsidRPr="007036CE">
        <w:tab/>
      </w:r>
      <w:r w:rsidRPr="007036CE">
        <w:tab/>
      </w:r>
      <w:r w:rsidRPr="007036CE">
        <w:tab/>
        <w:t>},</w:t>
      </w:r>
    </w:p>
    <w:p w14:paraId="48FF87AA" w14:textId="77777777" w:rsidR="000E4930" w:rsidRPr="007036CE" w:rsidRDefault="000E4930" w:rsidP="000E4930">
      <w:pPr>
        <w:pStyle w:val="GOSTScript"/>
      </w:pPr>
      <w:r w:rsidRPr="007036CE">
        <w:tab/>
      </w:r>
      <w:r w:rsidRPr="007036CE">
        <w:tab/>
      </w:r>
      <w:r w:rsidRPr="007036CE">
        <w:tab/>
        <w:t>{</w:t>
      </w:r>
    </w:p>
    <w:p w14:paraId="0E045F5A" w14:textId="77777777" w:rsidR="00A30AF6" w:rsidRPr="007036CE" w:rsidRDefault="00A30AF6" w:rsidP="000E4930">
      <w:pPr>
        <w:pStyle w:val="GOSTScript"/>
      </w:pPr>
      <w:r w:rsidRPr="007036CE">
        <w:tab/>
      </w:r>
      <w:r w:rsidRPr="007036CE">
        <w:tab/>
      </w:r>
      <w:r w:rsidRPr="007036CE">
        <w:tab/>
      </w:r>
      <w:r w:rsidRPr="007036CE">
        <w:tab/>
        <w:t>"SECTION_TYPE": "2"</w:t>
      </w:r>
      <w:ins w:id="2435" w:author="Сатлер Марина Викторовна" w:date="2024-07-08T14:54:00Z">
        <w:r w:rsidR="003E5612" w:rsidRPr="007036CE">
          <w:t>,</w:t>
        </w:r>
      </w:ins>
    </w:p>
    <w:p w14:paraId="58CAAF6C" w14:textId="77777777" w:rsidR="000E4930" w:rsidRPr="007036CE" w:rsidRDefault="000E4930" w:rsidP="000E4930">
      <w:pPr>
        <w:pStyle w:val="GOSTScript"/>
      </w:pPr>
      <w:r w:rsidRPr="007036CE">
        <w:tab/>
      </w:r>
      <w:r w:rsidRPr="007036CE">
        <w:tab/>
      </w:r>
      <w:r w:rsidRPr="007036CE">
        <w:tab/>
      </w:r>
      <w:r w:rsidRPr="007036CE">
        <w:tab/>
        <w:t>"</w:t>
      </w:r>
      <w:ins w:id="2436" w:author="Сатлер Марина Викторовна" w:date="2024-06-11T14:16:00Z">
        <w:r w:rsidR="00CF7F5E" w:rsidRPr="007036CE">
          <w:rPr>
            <w:szCs w:val="24"/>
          </w:rPr>
          <w:t>id</w:t>
        </w:r>
      </w:ins>
      <w:del w:id="2437" w:author="Сатлер Марина Викторовна" w:date="2024-06-11T14:16:00Z">
        <w:r w:rsidRPr="007036CE" w:rsidDel="00CF7F5E">
          <w:delText>ID</w:delText>
        </w:r>
      </w:del>
      <w:r w:rsidRPr="007036CE">
        <w:t>": 2,</w:t>
      </w:r>
    </w:p>
    <w:p w14:paraId="72B8B71F" w14:textId="77777777" w:rsidR="000E4930" w:rsidRPr="007036CE" w:rsidRDefault="000E4930" w:rsidP="000E4930">
      <w:pPr>
        <w:pStyle w:val="GOSTScript"/>
      </w:pPr>
      <w:r w:rsidRPr="007036CE">
        <w:lastRenderedPageBreak/>
        <w:tab/>
      </w:r>
      <w:r w:rsidRPr="007036CE">
        <w:tab/>
      </w:r>
      <w:r w:rsidRPr="007036CE">
        <w:tab/>
      </w:r>
      <w:r w:rsidRPr="007036CE">
        <w:tab/>
        <w:t>"NUMBROW": "2",</w:t>
      </w:r>
    </w:p>
    <w:p w14:paraId="335607E3" w14:textId="77777777" w:rsidR="000E4930" w:rsidRPr="007036CE" w:rsidRDefault="000E4930" w:rsidP="000E4930">
      <w:pPr>
        <w:pStyle w:val="GOSTScript"/>
      </w:pPr>
      <w:r w:rsidRPr="007036CE">
        <w:tab/>
      </w:r>
      <w:r w:rsidRPr="007036CE">
        <w:tab/>
      </w:r>
      <w:r w:rsidRPr="007036CE">
        <w:tab/>
      </w:r>
      <w:r w:rsidRPr="007036CE">
        <w:tab/>
        <w:t>"SIGNKBK": "N",</w:t>
      </w:r>
    </w:p>
    <w:p w14:paraId="06797166" w14:textId="77777777" w:rsidR="000E4930" w:rsidRPr="007036CE" w:rsidRDefault="000E4930" w:rsidP="000E4930">
      <w:pPr>
        <w:pStyle w:val="GOSTScript"/>
      </w:pPr>
      <w:r w:rsidRPr="007036CE">
        <w:tab/>
      </w:r>
      <w:r w:rsidRPr="007036CE">
        <w:tab/>
      </w:r>
      <w:r w:rsidRPr="007036CE">
        <w:tab/>
      </w:r>
      <w:r w:rsidRPr="007036CE">
        <w:tab/>
        <w:t>"KBK": "</w:t>
      </w:r>
      <w:r w:rsidR="0078296B" w:rsidRPr="007036CE">
        <w:t>18202060011500100244</w:t>
      </w:r>
      <w:r w:rsidRPr="007036CE">
        <w:t>",</w:t>
      </w:r>
    </w:p>
    <w:p w14:paraId="7C00190A" w14:textId="77777777" w:rsidR="000E4930" w:rsidRPr="007036CE" w:rsidRDefault="000E4930" w:rsidP="000E4930">
      <w:pPr>
        <w:pStyle w:val="GOSTScript"/>
      </w:pPr>
      <w:r w:rsidRPr="007036CE">
        <w:tab/>
      </w:r>
      <w:r w:rsidRPr="007036CE">
        <w:tab/>
      </w:r>
      <w:r w:rsidRPr="007036CE">
        <w:tab/>
      </w:r>
      <w:r w:rsidRPr="007036CE">
        <w:tab/>
        <w:t>"TYPEKBK": "11",</w:t>
      </w:r>
    </w:p>
    <w:p w14:paraId="2ACD7D4F" w14:textId="77777777" w:rsidR="000E4930" w:rsidRPr="007036CE" w:rsidRDefault="000E4930" w:rsidP="000E4930">
      <w:pPr>
        <w:pStyle w:val="GOSTScript"/>
      </w:pPr>
      <w:r w:rsidRPr="007036CE">
        <w:tab/>
      </w:r>
      <w:r w:rsidRPr="007036CE">
        <w:tab/>
      </w:r>
      <w:r w:rsidRPr="007036CE">
        <w:tab/>
      </w:r>
      <w:r w:rsidRPr="007036CE">
        <w:tab/>
        <w:t>"TARGETCODE": "999",</w:t>
      </w:r>
    </w:p>
    <w:p w14:paraId="284D1019" w14:textId="77777777" w:rsidR="000E4930" w:rsidRPr="007036CE" w:rsidRDefault="000E4930" w:rsidP="000E4930">
      <w:pPr>
        <w:pStyle w:val="GOSTScript"/>
      </w:pPr>
      <w:r w:rsidRPr="007036CE">
        <w:tab/>
      </w:r>
      <w:r w:rsidRPr="007036CE">
        <w:tab/>
      </w:r>
      <w:r w:rsidRPr="007036CE">
        <w:tab/>
      </w:r>
      <w:r w:rsidRPr="007036CE">
        <w:tab/>
        <w:t>"NULLKBK": "</w:t>
      </w:r>
      <w:r w:rsidR="0078296B" w:rsidRPr="007036CE">
        <w:t>18202060011500100200</w:t>
      </w:r>
      <w:r w:rsidRPr="007036CE">
        <w:t>",</w:t>
      </w:r>
    </w:p>
    <w:p w14:paraId="2F6F651A" w14:textId="77777777" w:rsidR="000E4930" w:rsidRPr="007036CE" w:rsidRDefault="000E4930" w:rsidP="000E4930">
      <w:pPr>
        <w:pStyle w:val="GOSTScript"/>
      </w:pPr>
      <w:r w:rsidRPr="007036CE">
        <w:tab/>
      </w:r>
      <w:r w:rsidRPr="007036CE">
        <w:tab/>
      </w:r>
      <w:r w:rsidRPr="007036CE">
        <w:tab/>
      </w:r>
      <w:r w:rsidRPr="007036CE">
        <w:tab/>
        <w:t>"PA": "01951001820",</w:t>
      </w:r>
    </w:p>
    <w:p w14:paraId="5F865E00" w14:textId="77777777" w:rsidR="000E4930" w:rsidRPr="007036CE" w:rsidRDefault="000E4930" w:rsidP="000E4930">
      <w:pPr>
        <w:pStyle w:val="GOSTScript"/>
      </w:pPr>
      <w:r w:rsidRPr="007036CE">
        <w:tab/>
      </w:r>
      <w:r w:rsidRPr="007036CE">
        <w:tab/>
      </w:r>
      <w:r w:rsidRPr="007036CE">
        <w:tab/>
      </w:r>
      <w:r w:rsidRPr="007036CE">
        <w:tab/>
        <w:t xml:space="preserve">"CONTUR": </w:t>
      </w:r>
      <w:ins w:id="2438" w:author="Сатлер Марина Викторовна" w:date="2024-02-28T19:09:00Z">
        <w:r w:rsidR="007560C3" w:rsidRPr="007036CE">
          <w:t>"</w:t>
        </w:r>
      </w:ins>
      <w:r w:rsidRPr="007036CE">
        <w:t>1</w:t>
      </w:r>
      <w:ins w:id="2439" w:author="Сатлер Марина Викторовна" w:date="2024-02-28T19:09:00Z">
        <w:r w:rsidR="007560C3" w:rsidRPr="007036CE">
          <w:t>"</w:t>
        </w:r>
      </w:ins>
      <w:r w:rsidRPr="007036CE">
        <w:t>,</w:t>
      </w:r>
    </w:p>
    <w:p w14:paraId="40D111BF" w14:textId="77777777" w:rsidR="000E4930" w:rsidRPr="007036CE" w:rsidRDefault="000E4930" w:rsidP="000E4930">
      <w:pPr>
        <w:pStyle w:val="GOSTScript"/>
      </w:pPr>
      <w:r w:rsidRPr="007036CE">
        <w:tab/>
      </w:r>
      <w:r w:rsidRPr="007036CE">
        <w:tab/>
      </w:r>
      <w:r w:rsidRPr="007036CE">
        <w:tab/>
      </w:r>
      <w:r w:rsidRPr="007036CE">
        <w:tab/>
        <w:t>"SUM_1": 1000.00,</w:t>
      </w:r>
    </w:p>
    <w:p w14:paraId="2FA2ADDF" w14:textId="77777777" w:rsidR="000E4930" w:rsidRPr="007036CE" w:rsidRDefault="000E4930" w:rsidP="000E4930">
      <w:pPr>
        <w:pStyle w:val="GOSTScript"/>
      </w:pPr>
      <w:r w:rsidRPr="007036CE">
        <w:tab/>
      </w:r>
      <w:r w:rsidRPr="007036CE">
        <w:tab/>
      </w:r>
      <w:r w:rsidRPr="007036CE">
        <w:tab/>
      </w:r>
      <w:r w:rsidRPr="007036CE">
        <w:tab/>
        <w:t>"SUM_2": 1000.00,</w:t>
      </w:r>
    </w:p>
    <w:p w14:paraId="0EF5038E" w14:textId="77777777" w:rsidR="000E4930" w:rsidRPr="007036CE" w:rsidDel="003E5612" w:rsidRDefault="000E4930" w:rsidP="003E5612">
      <w:pPr>
        <w:pStyle w:val="GOSTScript"/>
        <w:rPr>
          <w:del w:id="2440" w:author="Сатлер Марина Викторовна" w:date="2024-07-08T14:53:00Z"/>
        </w:rPr>
      </w:pPr>
      <w:r w:rsidRPr="007036CE">
        <w:tab/>
      </w:r>
      <w:r w:rsidRPr="007036CE">
        <w:tab/>
      </w:r>
      <w:r w:rsidRPr="007036CE">
        <w:tab/>
      </w:r>
      <w:r w:rsidRPr="007036CE">
        <w:tab/>
        <w:t xml:space="preserve">"SUM_3": </w:t>
      </w:r>
      <w:del w:id="2441" w:author="Сатлер Марина Викторовна" w:date="2024-07-08T14:53:00Z">
        <w:r w:rsidRPr="007036CE" w:rsidDel="003E5612">
          <w:delText>50</w:delText>
        </w:r>
      </w:del>
      <w:r w:rsidRPr="007036CE">
        <w:t>0.00</w:t>
      </w:r>
      <w:del w:id="2442" w:author="Сатлер Марина Викторовна" w:date="2024-07-08T14:53:00Z">
        <w:r w:rsidRPr="007036CE" w:rsidDel="003E5612">
          <w:delText>,</w:delText>
        </w:r>
      </w:del>
    </w:p>
    <w:p w14:paraId="68961342" w14:textId="77777777" w:rsidR="000E4930" w:rsidRPr="007036CE" w:rsidRDefault="000E4930" w:rsidP="003E5612">
      <w:pPr>
        <w:pStyle w:val="GOSTScript"/>
      </w:pPr>
      <w:del w:id="2443" w:author="Сатлер Марина Викторовна" w:date="2024-07-08T14:53:00Z">
        <w:r w:rsidRPr="007036CE" w:rsidDel="003E5612">
          <w:tab/>
        </w:r>
        <w:r w:rsidRPr="007036CE" w:rsidDel="003E5612">
          <w:tab/>
        </w:r>
        <w:r w:rsidRPr="007036CE" w:rsidDel="003E5612">
          <w:tab/>
        </w:r>
        <w:r w:rsidRPr="007036CE" w:rsidDel="003E5612">
          <w:tab/>
          <w:delText>"SUM_4": 0.00</w:delText>
        </w:r>
      </w:del>
    </w:p>
    <w:p w14:paraId="606DBF6A" w14:textId="77777777" w:rsidR="000E4930" w:rsidRPr="007036CE" w:rsidRDefault="000E4930" w:rsidP="005F6467">
      <w:pPr>
        <w:pStyle w:val="GOSTScript"/>
      </w:pPr>
      <w:r w:rsidRPr="007036CE">
        <w:tab/>
      </w:r>
      <w:r w:rsidRPr="007036CE">
        <w:tab/>
      </w:r>
      <w:r w:rsidRPr="007036CE">
        <w:tab/>
        <w:t>}</w:t>
      </w:r>
    </w:p>
    <w:p w14:paraId="6D5529AF" w14:textId="77777777" w:rsidR="000E4930" w:rsidRPr="007036CE" w:rsidRDefault="000E4930" w:rsidP="000E4930">
      <w:pPr>
        <w:pStyle w:val="GOSTScript"/>
      </w:pPr>
      <w:r w:rsidRPr="007036CE">
        <w:tab/>
      </w:r>
      <w:r w:rsidRPr="007036CE">
        <w:tab/>
        <w:t>]</w:t>
      </w:r>
    </w:p>
    <w:p w14:paraId="772D1927" w14:textId="77777777" w:rsidR="000E4930" w:rsidRPr="007036CE" w:rsidRDefault="000E4930" w:rsidP="000E4930">
      <w:pPr>
        <w:pStyle w:val="GOSTScript"/>
      </w:pPr>
      <w:r w:rsidRPr="007036CE">
        <w:tab/>
        <w:t>}</w:t>
      </w:r>
    </w:p>
    <w:p w14:paraId="182AF3AB" w14:textId="77777777" w:rsidR="00127C76" w:rsidRPr="007036CE" w:rsidRDefault="000E4930" w:rsidP="00E63F76">
      <w:pPr>
        <w:pStyle w:val="GOSTScript"/>
      </w:pPr>
      <w:r w:rsidRPr="007036CE">
        <w:t>}</w:t>
      </w:r>
    </w:p>
    <w:p w14:paraId="42D29C65" w14:textId="77777777" w:rsidR="00E856B3" w:rsidRPr="007036CE" w:rsidRDefault="00E856B3" w:rsidP="00DE0449">
      <w:pPr>
        <w:pStyle w:val="41"/>
      </w:pPr>
      <w:bookmarkStart w:id="2444" w:name="_Ref158392670"/>
      <w:bookmarkStart w:id="2445" w:name="_Toc222927809"/>
      <w:r w:rsidRPr="007036CE">
        <w:lastRenderedPageBreak/>
        <w:t>«Справка об изменении сводной бюджетной росписи федерального бюджета и лимитов бюджетных обязательств на финансовый год и на плановый период по предложению главного распорядителя средств федерального бюджета (главного администратора источников финансирования дефицита федерального бюджета)» (ф.0501055) DBD_SumBudList_GRBS_GAIF</w:t>
      </w:r>
      <w:bookmarkEnd w:id="2444"/>
      <w:bookmarkEnd w:id="2445"/>
    </w:p>
    <w:p w14:paraId="24C6AE27" w14:textId="77777777" w:rsidR="00E856B3" w:rsidRPr="007036CE" w:rsidRDefault="00E856B3" w:rsidP="00DE0449">
      <w:pPr>
        <w:pStyle w:val="51"/>
      </w:pPr>
      <w:bookmarkStart w:id="2446" w:name="_Toc222927810"/>
      <w:r w:rsidRPr="007036CE">
        <w:t>Перечень параметров тела запроса (Document) по документу «Справка об изменении сводной бюджетной росписи федерального бюджета и лимитов бюджетных обязательств на финансовый год и на плановый период по предложению главного распорядителя средств федерального бюджета (главного администратора источников финансирования дефицита федерального бюджета)» (ф.0501055) DBD_SumBudList_GRBS_GAIF</w:t>
      </w:r>
      <w:bookmarkEnd w:id="2446"/>
    </w:p>
    <w:p w14:paraId="7513D160" w14:textId="26AD11F4" w:rsidR="00E856B3" w:rsidRPr="007036CE" w:rsidRDefault="009B61E2" w:rsidP="00E856B3">
      <w:pPr>
        <w:pStyle w:val="GOSTNameTable"/>
      </w:pPr>
      <w:r w:rsidRPr="007036CE">
        <w:rPr>
          <w:noProof/>
        </w:rPr>
        <w:fldChar w:fldCharType="begin"/>
      </w:r>
      <w:r w:rsidRPr="007036CE">
        <w:rPr>
          <w:noProof/>
        </w:rPr>
        <w:instrText xml:space="preserve"> SEQ Таблица \* ARABIC </w:instrText>
      </w:r>
      <w:r w:rsidRPr="007036CE">
        <w:rPr>
          <w:noProof/>
        </w:rPr>
        <w:fldChar w:fldCharType="separate"/>
      </w:r>
      <w:bookmarkStart w:id="2447" w:name="_Toc222928001"/>
      <w:r w:rsidR="00BD74E1">
        <w:rPr>
          <w:noProof/>
        </w:rPr>
        <w:t>28</w:t>
      </w:r>
      <w:r w:rsidRPr="007036CE">
        <w:rPr>
          <w:noProof/>
        </w:rPr>
        <w:fldChar w:fldCharType="end"/>
      </w:r>
      <w:r w:rsidR="00E856B3" w:rsidRPr="007036CE">
        <w:t xml:space="preserve"> </w:t>
      </w:r>
      <w:r w:rsidR="004060F4" w:rsidRPr="007036CE">
        <w:t>–</w:t>
      </w:r>
      <w:r w:rsidR="00E856B3" w:rsidRPr="007036CE">
        <w:t xml:space="preserve"> Параметры тела (Document) запроса на подбор / сторнирование / переформирование записей учета по документу «Справка об изменении сводной бюджетной росписи федерального бюджета и лимитов бюджетных обязательств на финансовый год и на плановый период по предложению главного распорядителя средств федерального бюджета (главного администратора источников финансирования дефицита федерального бюджета)» (ф.0501055) DBD_SumBudList_GRBS_GAIF</w:t>
      </w:r>
      <w:bookmarkEnd w:id="2447"/>
    </w:p>
    <w:tbl>
      <w:tblPr>
        <w:tblStyle w:val="GOSTTable"/>
        <w:tblW w:w="5000" w:type="pct"/>
        <w:tblLayout w:type="fixed"/>
        <w:tblLook w:val="07E0" w:firstRow="1" w:lastRow="1" w:firstColumn="1" w:lastColumn="1" w:noHBand="1" w:noVBand="1"/>
      </w:tblPr>
      <w:tblGrid>
        <w:gridCol w:w="3466"/>
        <w:gridCol w:w="2314"/>
        <w:gridCol w:w="1636"/>
        <w:gridCol w:w="946"/>
        <w:gridCol w:w="971"/>
        <w:gridCol w:w="6427"/>
      </w:tblGrid>
      <w:tr w:rsidR="00E856B3" w:rsidRPr="007036CE" w14:paraId="7EE55302" w14:textId="77777777" w:rsidTr="00974EB0">
        <w:trPr>
          <w:cnfStyle w:val="100000000000" w:firstRow="1" w:lastRow="0" w:firstColumn="0" w:lastColumn="0" w:oddVBand="0" w:evenVBand="0" w:oddHBand="0" w:evenHBand="0" w:firstRowFirstColumn="0" w:firstRowLastColumn="0" w:lastRowFirstColumn="0" w:lastRowLastColumn="0"/>
          <w:trHeight w:val="1002"/>
        </w:trPr>
        <w:tc>
          <w:tcPr>
            <w:tcW w:w="1100" w:type="pct"/>
            <w:hideMark/>
          </w:tcPr>
          <w:p w14:paraId="14544D75" w14:textId="77777777" w:rsidR="00E856B3" w:rsidRPr="007036CE" w:rsidRDefault="00E856B3" w:rsidP="00A53258">
            <w:pPr>
              <w:pStyle w:val="GOSTTableHead"/>
              <w:rPr>
                <w:szCs w:val="22"/>
              </w:rPr>
            </w:pPr>
            <w:r w:rsidRPr="007036CE">
              <w:rPr>
                <w:szCs w:val="22"/>
              </w:rPr>
              <w:t>Наименование параметра</w:t>
            </w:r>
          </w:p>
        </w:tc>
        <w:tc>
          <w:tcPr>
            <w:tcW w:w="734" w:type="pct"/>
            <w:hideMark/>
          </w:tcPr>
          <w:p w14:paraId="012C4578" w14:textId="77777777" w:rsidR="00E856B3" w:rsidRPr="007036CE" w:rsidRDefault="00E856B3" w:rsidP="00A53258">
            <w:pPr>
              <w:pStyle w:val="GOSTTableHead"/>
              <w:rPr>
                <w:szCs w:val="22"/>
              </w:rPr>
            </w:pPr>
            <w:r w:rsidRPr="007036CE">
              <w:rPr>
                <w:szCs w:val="22"/>
              </w:rPr>
              <w:t>Название тэга</w:t>
            </w:r>
          </w:p>
        </w:tc>
        <w:tc>
          <w:tcPr>
            <w:tcW w:w="519" w:type="pct"/>
            <w:hideMark/>
          </w:tcPr>
          <w:p w14:paraId="1A71B668" w14:textId="77777777" w:rsidR="00E856B3" w:rsidRPr="007036CE" w:rsidRDefault="00E856B3" w:rsidP="00A53258">
            <w:pPr>
              <w:pStyle w:val="GOSTTableHead"/>
              <w:rPr>
                <w:szCs w:val="22"/>
              </w:rPr>
            </w:pPr>
            <w:r w:rsidRPr="007036CE">
              <w:rPr>
                <w:szCs w:val="22"/>
              </w:rPr>
              <w:t>Тип данных</w:t>
            </w:r>
          </w:p>
        </w:tc>
        <w:tc>
          <w:tcPr>
            <w:tcW w:w="300" w:type="pct"/>
          </w:tcPr>
          <w:p w14:paraId="176F74E6" w14:textId="77777777" w:rsidR="00E856B3" w:rsidRPr="007036CE" w:rsidRDefault="00E856B3" w:rsidP="00A53258">
            <w:pPr>
              <w:pStyle w:val="GOSTTableHead"/>
              <w:rPr>
                <w:szCs w:val="22"/>
              </w:rPr>
            </w:pPr>
            <w:r w:rsidRPr="007036CE">
              <w:rPr>
                <w:szCs w:val="22"/>
              </w:rPr>
              <w:t>Обязательность</w:t>
            </w:r>
          </w:p>
        </w:tc>
        <w:tc>
          <w:tcPr>
            <w:tcW w:w="308" w:type="pct"/>
            <w:hideMark/>
          </w:tcPr>
          <w:p w14:paraId="29E4549D" w14:textId="77777777" w:rsidR="00E856B3" w:rsidRPr="007036CE" w:rsidRDefault="00E856B3" w:rsidP="00A53258">
            <w:pPr>
              <w:pStyle w:val="GOSTTableHead"/>
              <w:rPr>
                <w:szCs w:val="22"/>
              </w:rPr>
            </w:pPr>
            <w:r w:rsidRPr="007036CE">
              <w:rPr>
                <w:szCs w:val="22"/>
              </w:rPr>
              <w:t>Размерность</w:t>
            </w:r>
          </w:p>
        </w:tc>
        <w:tc>
          <w:tcPr>
            <w:tcW w:w="2039" w:type="pct"/>
          </w:tcPr>
          <w:p w14:paraId="378EDDF2" w14:textId="77777777" w:rsidR="00E856B3" w:rsidRPr="007036CE" w:rsidRDefault="00E856B3" w:rsidP="00A53258">
            <w:pPr>
              <w:pStyle w:val="GOSTTableHead"/>
              <w:rPr>
                <w:szCs w:val="22"/>
              </w:rPr>
            </w:pPr>
            <w:r w:rsidRPr="007036CE">
              <w:rPr>
                <w:szCs w:val="22"/>
              </w:rPr>
              <w:t>Описание</w:t>
            </w:r>
          </w:p>
        </w:tc>
      </w:tr>
      <w:tr w:rsidR="00E856B3" w:rsidRPr="007036CE" w14:paraId="16CA4CED" w14:textId="77777777" w:rsidTr="00974EB0">
        <w:tc>
          <w:tcPr>
            <w:tcW w:w="1100" w:type="pct"/>
          </w:tcPr>
          <w:p w14:paraId="3EAE5DD3" w14:textId="77777777" w:rsidR="00E856B3" w:rsidRPr="007036CE" w:rsidRDefault="00E856B3" w:rsidP="00E856B3">
            <w:pPr>
              <w:pStyle w:val="GOSTTablenorm"/>
            </w:pPr>
            <w:r w:rsidRPr="007036CE">
              <w:rPr>
                <w:szCs w:val="22"/>
              </w:rPr>
              <w:t>Номер документа</w:t>
            </w:r>
          </w:p>
        </w:tc>
        <w:tc>
          <w:tcPr>
            <w:tcW w:w="734" w:type="pct"/>
          </w:tcPr>
          <w:p w14:paraId="42524949" w14:textId="77777777" w:rsidR="00E856B3" w:rsidRPr="007036CE" w:rsidRDefault="00E856B3" w:rsidP="00E856B3">
            <w:pPr>
              <w:pStyle w:val="GOSTTablenorm"/>
            </w:pPr>
            <w:r w:rsidRPr="007036CE">
              <w:rPr>
                <w:szCs w:val="22"/>
                <w:lang w:val="en-US"/>
              </w:rPr>
              <w:t>NUM_DOC</w:t>
            </w:r>
          </w:p>
        </w:tc>
        <w:tc>
          <w:tcPr>
            <w:tcW w:w="519" w:type="pct"/>
          </w:tcPr>
          <w:p w14:paraId="69D242FE" w14:textId="77777777" w:rsidR="00E856B3" w:rsidRPr="007036CE" w:rsidRDefault="00E856B3" w:rsidP="00E856B3">
            <w:pPr>
              <w:pStyle w:val="GOSTTablenorm"/>
            </w:pPr>
            <w:r w:rsidRPr="007036CE">
              <w:rPr>
                <w:szCs w:val="22"/>
              </w:rPr>
              <w:t>Строка</w:t>
            </w:r>
          </w:p>
        </w:tc>
        <w:tc>
          <w:tcPr>
            <w:tcW w:w="300" w:type="pct"/>
          </w:tcPr>
          <w:p w14:paraId="4261036F" w14:textId="77777777" w:rsidR="00E856B3" w:rsidRPr="007036CE" w:rsidRDefault="00E856B3" w:rsidP="00E856B3">
            <w:pPr>
              <w:pStyle w:val="GOSTTablenorm"/>
            </w:pPr>
            <w:r w:rsidRPr="007036CE">
              <w:rPr>
                <w:szCs w:val="22"/>
              </w:rPr>
              <w:t>Да</w:t>
            </w:r>
          </w:p>
        </w:tc>
        <w:tc>
          <w:tcPr>
            <w:tcW w:w="308" w:type="pct"/>
          </w:tcPr>
          <w:p w14:paraId="1ECD8827" w14:textId="77777777" w:rsidR="00E856B3" w:rsidRPr="007036CE" w:rsidRDefault="00E856B3" w:rsidP="00E856B3">
            <w:pPr>
              <w:pStyle w:val="GOSTTablenorm"/>
            </w:pPr>
            <w:r w:rsidRPr="007036CE">
              <w:rPr>
                <w:szCs w:val="22"/>
                <w:lang w:val="en-US"/>
              </w:rPr>
              <w:t>&lt;=25</w:t>
            </w:r>
          </w:p>
        </w:tc>
        <w:tc>
          <w:tcPr>
            <w:tcW w:w="2039" w:type="pct"/>
          </w:tcPr>
          <w:p w14:paraId="4DECF6F1" w14:textId="77777777" w:rsidR="00E856B3" w:rsidRPr="007036CE" w:rsidRDefault="00E856B3" w:rsidP="00E856B3">
            <w:pPr>
              <w:pStyle w:val="GOSTTablenorm"/>
            </w:pPr>
            <w:r w:rsidRPr="007036CE">
              <w:rPr>
                <w:szCs w:val="22"/>
              </w:rPr>
              <w:t>Указывается номер документа</w:t>
            </w:r>
          </w:p>
        </w:tc>
      </w:tr>
      <w:tr w:rsidR="00E856B3" w:rsidRPr="007036CE" w14:paraId="198769F4" w14:textId="77777777" w:rsidTr="00974EB0">
        <w:tc>
          <w:tcPr>
            <w:tcW w:w="1100" w:type="pct"/>
          </w:tcPr>
          <w:p w14:paraId="69F5DD9D" w14:textId="77777777" w:rsidR="00E856B3" w:rsidRPr="007036CE" w:rsidRDefault="00E856B3" w:rsidP="00E856B3">
            <w:pPr>
              <w:pStyle w:val="GOSTTablenorm"/>
              <w:rPr>
                <w:szCs w:val="22"/>
              </w:rPr>
            </w:pPr>
            <w:r w:rsidRPr="007036CE">
              <w:rPr>
                <w:szCs w:val="22"/>
              </w:rPr>
              <w:t>Дата документа</w:t>
            </w:r>
          </w:p>
        </w:tc>
        <w:tc>
          <w:tcPr>
            <w:tcW w:w="734" w:type="pct"/>
          </w:tcPr>
          <w:p w14:paraId="1843AEBF" w14:textId="77777777" w:rsidR="00E856B3" w:rsidRPr="007036CE" w:rsidRDefault="00E856B3" w:rsidP="00E856B3">
            <w:pPr>
              <w:pStyle w:val="GOSTTablenorm"/>
              <w:rPr>
                <w:szCs w:val="22"/>
                <w:lang w:val="en-US"/>
              </w:rPr>
            </w:pPr>
            <w:r w:rsidRPr="007036CE">
              <w:rPr>
                <w:szCs w:val="22"/>
                <w:lang w:val="en-US"/>
              </w:rPr>
              <w:t>DATE_DOC</w:t>
            </w:r>
          </w:p>
        </w:tc>
        <w:tc>
          <w:tcPr>
            <w:tcW w:w="519" w:type="pct"/>
          </w:tcPr>
          <w:p w14:paraId="77939FA3" w14:textId="77777777" w:rsidR="00E856B3" w:rsidRPr="007036CE" w:rsidRDefault="00E856B3" w:rsidP="00E856B3">
            <w:pPr>
              <w:pStyle w:val="GOSTTablenorm"/>
            </w:pPr>
            <w:r w:rsidRPr="007036CE">
              <w:rPr>
                <w:szCs w:val="22"/>
              </w:rPr>
              <w:t>Дата</w:t>
            </w:r>
          </w:p>
        </w:tc>
        <w:tc>
          <w:tcPr>
            <w:tcW w:w="300" w:type="pct"/>
          </w:tcPr>
          <w:p w14:paraId="756030A4" w14:textId="77777777" w:rsidR="00E856B3" w:rsidRPr="007036CE" w:rsidRDefault="00E856B3" w:rsidP="00E856B3">
            <w:pPr>
              <w:pStyle w:val="GOSTTablenorm"/>
            </w:pPr>
            <w:r w:rsidRPr="007036CE">
              <w:rPr>
                <w:szCs w:val="22"/>
              </w:rPr>
              <w:t>Да</w:t>
            </w:r>
          </w:p>
        </w:tc>
        <w:tc>
          <w:tcPr>
            <w:tcW w:w="308" w:type="pct"/>
          </w:tcPr>
          <w:p w14:paraId="0636EA4F" w14:textId="77777777" w:rsidR="00E856B3" w:rsidRPr="007036CE" w:rsidRDefault="00E856B3" w:rsidP="00E856B3">
            <w:pPr>
              <w:pStyle w:val="GOSTTablenorm"/>
            </w:pPr>
          </w:p>
        </w:tc>
        <w:tc>
          <w:tcPr>
            <w:tcW w:w="2039" w:type="pct"/>
          </w:tcPr>
          <w:p w14:paraId="03C78D61" w14:textId="77777777" w:rsidR="00E856B3" w:rsidRPr="007036CE" w:rsidRDefault="00E856B3" w:rsidP="00E856B3">
            <w:pPr>
              <w:pStyle w:val="GOSTTablenorm"/>
            </w:pPr>
            <w:r w:rsidRPr="007036CE">
              <w:rPr>
                <w:szCs w:val="22"/>
              </w:rPr>
              <w:t>Указывается дата</w:t>
            </w:r>
            <w:r w:rsidR="0038022C" w:rsidRPr="007036CE">
              <w:rPr>
                <w:szCs w:val="22"/>
              </w:rPr>
              <w:t xml:space="preserve"> документа в формате YYYY-MM-DD</w:t>
            </w:r>
          </w:p>
        </w:tc>
      </w:tr>
      <w:tr w:rsidR="00E856B3" w:rsidRPr="007036CE" w14:paraId="6C344641" w14:textId="77777777" w:rsidTr="00974EB0">
        <w:tc>
          <w:tcPr>
            <w:tcW w:w="1100" w:type="pct"/>
          </w:tcPr>
          <w:p w14:paraId="7AF87374" w14:textId="77777777" w:rsidR="00E856B3" w:rsidRPr="007036CE" w:rsidRDefault="00E856B3" w:rsidP="00E856B3">
            <w:pPr>
              <w:pStyle w:val="GOSTTablenorm"/>
              <w:rPr>
                <w:szCs w:val="22"/>
              </w:rPr>
            </w:pPr>
            <w:r w:rsidRPr="007036CE">
              <w:t>Вид документа</w:t>
            </w:r>
          </w:p>
        </w:tc>
        <w:tc>
          <w:tcPr>
            <w:tcW w:w="734" w:type="pct"/>
          </w:tcPr>
          <w:p w14:paraId="287223BA" w14:textId="77777777" w:rsidR="00E856B3" w:rsidRPr="007036CE" w:rsidRDefault="00E856B3" w:rsidP="00E856B3">
            <w:pPr>
              <w:pStyle w:val="GOSTTablenorm"/>
              <w:rPr>
                <w:szCs w:val="22"/>
                <w:lang w:val="en-US"/>
              </w:rPr>
            </w:pPr>
            <w:r w:rsidRPr="007036CE">
              <w:rPr>
                <w:szCs w:val="22"/>
                <w:lang w:val="en-US"/>
              </w:rPr>
              <w:t>DOC_TYPE</w:t>
            </w:r>
          </w:p>
        </w:tc>
        <w:tc>
          <w:tcPr>
            <w:tcW w:w="519" w:type="pct"/>
          </w:tcPr>
          <w:p w14:paraId="3DD15057" w14:textId="77777777" w:rsidR="00E856B3" w:rsidRPr="007036CE" w:rsidRDefault="00E856B3" w:rsidP="00E856B3">
            <w:pPr>
              <w:pStyle w:val="GOSTTablenorm"/>
            </w:pPr>
            <w:r w:rsidRPr="007036CE">
              <w:t>Строка</w:t>
            </w:r>
          </w:p>
        </w:tc>
        <w:tc>
          <w:tcPr>
            <w:tcW w:w="300" w:type="pct"/>
          </w:tcPr>
          <w:p w14:paraId="2203F52C" w14:textId="77777777" w:rsidR="00E856B3" w:rsidRPr="007036CE" w:rsidRDefault="00E856B3" w:rsidP="00E856B3">
            <w:pPr>
              <w:pStyle w:val="GOSTTablenorm"/>
            </w:pPr>
            <w:r w:rsidRPr="007036CE">
              <w:t>Да</w:t>
            </w:r>
          </w:p>
        </w:tc>
        <w:tc>
          <w:tcPr>
            <w:tcW w:w="308" w:type="pct"/>
          </w:tcPr>
          <w:p w14:paraId="0CE14B1D" w14:textId="77777777" w:rsidR="00E856B3" w:rsidRPr="007036CE" w:rsidRDefault="00E856B3" w:rsidP="00E856B3">
            <w:pPr>
              <w:pStyle w:val="GOSTTablenorm"/>
            </w:pPr>
            <w:r w:rsidRPr="007036CE">
              <w:t>=3</w:t>
            </w:r>
          </w:p>
        </w:tc>
        <w:tc>
          <w:tcPr>
            <w:tcW w:w="2039" w:type="pct"/>
          </w:tcPr>
          <w:p w14:paraId="3A0B5EDE" w14:textId="77777777" w:rsidR="00E856B3" w:rsidRPr="007036CE" w:rsidRDefault="00E856B3" w:rsidP="00E856B3">
            <w:pPr>
              <w:pStyle w:val="GOSTTablenorm"/>
            </w:pPr>
            <w:r w:rsidRPr="007036CE">
              <w:t>Указывается код вида документа.</w:t>
            </w:r>
          </w:p>
          <w:p w14:paraId="6143417D" w14:textId="77777777" w:rsidR="00E856B3" w:rsidRPr="007036CE" w:rsidRDefault="00E856B3" w:rsidP="00E856B3">
            <w:pPr>
              <w:pStyle w:val="GOSTTablenorm"/>
            </w:pPr>
            <w:r w:rsidRPr="007036CE">
              <w:t>Заполняется значением «БРГ»</w:t>
            </w:r>
          </w:p>
        </w:tc>
      </w:tr>
      <w:tr w:rsidR="00E856B3" w:rsidRPr="007036CE" w14:paraId="5AA96186" w14:textId="77777777" w:rsidTr="00974EB0">
        <w:tc>
          <w:tcPr>
            <w:tcW w:w="1100" w:type="pct"/>
          </w:tcPr>
          <w:p w14:paraId="2C781065" w14:textId="77777777" w:rsidR="00E856B3" w:rsidRPr="007036CE" w:rsidRDefault="00E856B3" w:rsidP="00E856B3">
            <w:pPr>
              <w:pStyle w:val="GOSTTablenorm"/>
            </w:pPr>
            <w:r w:rsidRPr="007036CE">
              <w:rPr>
                <w:szCs w:val="22"/>
              </w:rPr>
              <w:t>Уровень конфиденциальности</w:t>
            </w:r>
          </w:p>
        </w:tc>
        <w:tc>
          <w:tcPr>
            <w:tcW w:w="734" w:type="pct"/>
          </w:tcPr>
          <w:p w14:paraId="1519B202" w14:textId="77777777" w:rsidR="00E856B3" w:rsidRPr="007036CE" w:rsidRDefault="00E856B3" w:rsidP="00E856B3">
            <w:pPr>
              <w:pStyle w:val="GOSTTablenorm"/>
              <w:rPr>
                <w:szCs w:val="22"/>
                <w:lang w:val="en-US"/>
              </w:rPr>
            </w:pPr>
            <w:r w:rsidRPr="007036CE">
              <w:rPr>
                <w:szCs w:val="22"/>
                <w:lang w:val="en-US"/>
              </w:rPr>
              <w:t>ACCESSLEVEL</w:t>
            </w:r>
          </w:p>
        </w:tc>
        <w:tc>
          <w:tcPr>
            <w:tcW w:w="519" w:type="pct"/>
          </w:tcPr>
          <w:p w14:paraId="15CEBCDD" w14:textId="77777777" w:rsidR="00E856B3" w:rsidRPr="007036CE" w:rsidRDefault="00E856B3" w:rsidP="00E856B3">
            <w:pPr>
              <w:pStyle w:val="GOSTTablenorm"/>
            </w:pPr>
            <w:r w:rsidRPr="007036CE">
              <w:rPr>
                <w:szCs w:val="22"/>
              </w:rPr>
              <w:t>Число</w:t>
            </w:r>
          </w:p>
        </w:tc>
        <w:tc>
          <w:tcPr>
            <w:tcW w:w="300" w:type="pct"/>
          </w:tcPr>
          <w:p w14:paraId="37301E5C" w14:textId="77777777" w:rsidR="00E856B3" w:rsidRPr="007036CE" w:rsidRDefault="00E856B3" w:rsidP="00E856B3">
            <w:pPr>
              <w:pStyle w:val="GOSTTablenorm"/>
            </w:pPr>
            <w:r w:rsidRPr="007036CE">
              <w:rPr>
                <w:szCs w:val="22"/>
              </w:rPr>
              <w:t>Да</w:t>
            </w:r>
          </w:p>
        </w:tc>
        <w:tc>
          <w:tcPr>
            <w:tcW w:w="308" w:type="pct"/>
          </w:tcPr>
          <w:p w14:paraId="4C09927A" w14:textId="77777777" w:rsidR="00E856B3" w:rsidRPr="007036CE" w:rsidRDefault="00E856B3" w:rsidP="00E856B3">
            <w:pPr>
              <w:pStyle w:val="GOSTTablenorm"/>
            </w:pPr>
            <w:r w:rsidRPr="007036CE">
              <w:t>=1</w:t>
            </w:r>
          </w:p>
        </w:tc>
        <w:tc>
          <w:tcPr>
            <w:tcW w:w="2039" w:type="pct"/>
          </w:tcPr>
          <w:p w14:paraId="2645311B" w14:textId="77777777" w:rsidR="00E856B3" w:rsidRPr="007036CE" w:rsidRDefault="00E856B3" w:rsidP="00E856B3">
            <w:pPr>
              <w:pStyle w:val="GOSTTablenorm"/>
            </w:pPr>
            <w:r w:rsidRPr="007036CE">
              <w:t>Указывается уровень конфиденциальности документа.</w:t>
            </w:r>
          </w:p>
          <w:p w14:paraId="4779AA08" w14:textId="77777777" w:rsidR="00E856B3" w:rsidRPr="007036CE" w:rsidRDefault="00E856B3" w:rsidP="00E856B3">
            <w:pPr>
              <w:pStyle w:val="GOSTTablenorm"/>
            </w:pPr>
            <w:r w:rsidRPr="007036CE">
              <w:t>Возможные значения:</w:t>
            </w:r>
          </w:p>
          <w:p w14:paraId="217CCADA" w14:textId="77777777" w:rsidR="00E856B3" w:rsidRPr="007036CE" w:rsidRDefault="00E856B3" w:rsidP="007E547B">
            <w:pPr>
              <w:pStyle w:val="GOSTTableListMark1"/>
              <w:numPr>
                <w:ilvl w:val="0"/>
                <w:numId w:val="2"/>
              </w:numPr>
            </w:pPr>
            <w:r w:rsidRPr="007036CE">
              <w:t xml:space="preserve">«0» </w:t>
            </w:r>
            <w:r w:rsidR="004060F4" w:rsidRPr="007036CE">
              <w:t>–</w:t>
            </w:r>
            <w:r w:rsidRPr="007036CE">
              <w:t xml:space="preserve"> Несекретно;</w:t>
            </w:r>
          </w:p>
          <w:p w14:paraId="4B7ECDC8" w14:textId="77777777" w:rsidR="00E856B3" w:rsidRPr="007036CE" w:rsidRDefault="00E856B3" w:rsidP="007E547B">
            <w:pPr>
              <w:pStyle w:val="GOSTTableListMark1"/>
              <w:numPr>
                <w:ilvl w:val="0"/>
                <w:numId w:val="2"/>
              </w:numPr>
            </w:pPr>
            <w:r w:rsidRPr="007036CE">
              <w:t>«1</w:t>
            </w:r>
            <w:r w:rsidR="0038022C" w:rsidRPr="007036CE">
              <w:t xml:space="preserve">» </w:t>
            </w:r>
            <w:r w:rsidR="004060F4" w:rsidRPr="007036CE">
              <w:t>–</w:t>
            </w:r>
            <w:r w:rsidR="0038022C" w:rsidRPr="007036CE">
              <w:t xml:space="preserve"> Для служебного пользования</w:t>
            </w:r>
          </w:p>
        </w:tc>
      </w:tr>
      <w:tr w:rsidR="00E856B3" w:rsidRPr="007036CE" w14:paraId="593E875D" w14:textId="77777777" w:rsidTr="00974EB0">
        <w:tc>
          <w:tcPr>
            <w:tcW w:w="1100" w:type="pct"/>
          </w:tcPr>
          <w:p w14:paraId="2F0F32CA" w14:textId="77777777" w:rsidR="00E856B3" w:rsidRPr="007036CE" w:rsidRDefault="00E856B3" w:rsidP="00E856B3">
            <w:pPr>
              <w:pStyle w:val="GOSTTablenorm"/>
              <w:rPr>
                <w:szCs w:val="22"/>
              </w:rPr>
            </w:pPr>
            <w:r w:rsidRPr="007036CE">
              <w:rPr>
                <w:szCs w:val="22"/>
              </w:rPr>
              <w:t>Код бюджета</w:t>
            </w:r>
          </w:p>
        </w:tc>
        <w:tc>
          <w:tcPr>
            <w:tcW w:w="734" w:type="pct"/>
          </w:tcPr>
          <w:p w14:paraId="751C3271" w14:textId="77777777" w:rsidR="00E856B3" w:rsidRPr="007036CE" w:rsidRDefault="00E856B3" w:rsidP="00E856B3">
            <w:pPr>
              <w:pStyle w:val="GOSTTablenorm"/>
              <w:rPr>
                <w:szCs w:val="22"/>
                <w:lang w:val="en-US"/>
              </w:rPr>
            </w:pPr>
            <w:r w:rsidRPr="007036CE">
              <w:rPr>
                <w:szCs w:val="24"/>
              </w:rPr>
              <w:t>BUDGET_CODE</w:t>
            </w:r>
          </w:p>
        </w:tc>
        <w:tc>
          <w:tcPr>
            <w:tcW w:w="519" w:type="pct"/>
          </w:tcPr>
          <w:p w14:paraId="55C808B1" w14:textId="77777777" w:rsidR="00E856B3" w:rsidRPr="007036CE" w:rsidRDefault="00E856B3" w:rsidP="00E856B3">
            <w:pPr>
              <w:pStyle w:val="GOSTTablenorm"/>
            </w:pPr>
            <w:r w:rsidRPr="007036CE">
              <w:rPr>
                <w:szCs w:val="22"/>
              </w:rPr>
              <w:t>Строка</w:t>
            </w:r>
          </w:p>
        </w:tc>
        <w:tc>
          <w:tcPr>
            <w:tcW w:w="300" w:type="pct"/>
          </w:tcPr>
          <w:p w14:paraId="76026103" w14:textId="77777777" w:rsidR="00E856B3" w:rsidRPr="007036CE" w:rsidRDefault="00E856B3" w:rsidP="00E856B3">
            <w:pPr>
              <w:pStyle w:val="GOSTTablenorm"/>
            </w:pPr>
            <w:r w:rsidRPr="007036CE">
              <w:rPr>
                <w:szCs w:val="22"/>
              </w:rPr>
              <w:t>Да</w:t>
            </w:r>
          </w:p>
        </w:tc>
        <w:tc>
          <w:tcPr>
            <w:tcW w:w="308" w:type="pct"/>
          </w:tcPr>
          <w:p w14:paraId="5450B3D0" w14:textId="77777777" w:rsidR="00E856B3" w:rsidRPr="007036CE" w:rsidRDefault="00E856B3" w:rsidP="00E856B3">
            <w:pPr>
              <w:pStyle w:val="GOSTTablenorm"/>
            </w:pPr>
            <w:r w:rsidRPr="007036CE">
              <w:rPr>
                <w:szCs w:val="22"/>
              </w:rPr>
              <w:t>=8</w:t>
            </w:r>
          </w:p>
        </w:tc>
        <w:tc>
          <w:tcPr>
            <w:tcW w:w="2039" w:type="pct"/>
          </w:tcPr>
          <w:p w14:paraId="370F18FE" w14:textId="77777777" w:rsidR="00E856B3" w:rsidRPr="007036CE" w:rsidRDefault="00E856B3" w:rsidP="00E856B3">
            <w:pPr>
              <w:pStyle w:val="GOSTTablenorm"/>
            </w:pPr>
            <w:r w:rsidRPr="007036CE">
              <w:t>Указывается код бюджета в соответствии со справочником «Бюджеты»</w:t>
            </w:r>
          </w:p>
        </w:tc>
      </w:tr>
      <w:tr w:rsidR="00E856B3" w:rsidRPr="007036CE" w14:paraId="06C1271D" w14:textId="77777777" w:rsidTr="00974EB0">
        <w:tc>
          <w:tcPr>
            <w:tcW w:w="1100" w:type="pct"/>
          </w:tcPr>
          <w:p w14:paraId="4EDBD260" w14:textId="77777777" w:rsidR="00E856B3" w:rsidRPr="007036CE" w:rsidRDefault="00E856B3" w:rsidP="00E856B3">
            <w:pPr>
              <w:pStyle w:val="GOSTTablenorm"/>
              <w:rPr>
                <w:szCs w:val="22"/>
              </w:rPr>
            </w:pPr>
            <w:r w:rsidRPr="007036CE">
              <w:rPr>
                <w:szCs w:val="22"/>
              </w:rPr>
              <w:t>Дата ввода в действие</w:t>
            </w:r>
          </w:p>
        </w:tc>
        <w:tc>
          <w:tcPr>
            <w:tcW w:w="734" w:type="pct"/>
          </w:tcPr>
          <w:p w14:paraId="622293AD" w14:textId="77777777" w:rsidR="00E856B3" w:rsidRPr="007036CE" w:rsidRDefault="00E856B3" w:rsidP="00E856B3">
            <w:pPr>
              <w:pStyle w:val="GOSTTablenorm"/>
              <w:rPr>
                <w:szCs w:val="24"/>
              </w:rPr>
            </w:pPr>
            <w:r w:rsidRPr="007036CE">
              <w:rPr>
                <w:szCs w:val="24"/>
              </w:rPr>
              <w:t>EVENT_DATE</w:t>
            </w:r>
          </w:p>
        </w:tc>
        <w:tc>
          <w:tcPr>
            <w:tcW w:w="519" w:type="pct"/>
          </w:tcPr>
          <w:p w14:paraId="638835C7" w14:textId="77777777" w:rsidR="00E856B3" w:rsidRPr="007036CE" w:rsidRDefault="00E856B3" w:rsidP="00E856B3">
            <w:pPr>
              <w:pStyle w:val="GOSTTablenorm"/>
            </w:pPr>
            <w:r w:rsidRPr="007036CE">
              <w:rPr>
                <w:szCs w:val="22"/>
              </w:rPr>
              <w:t>Дата</w:t>
            </w:r>
          </w:p>
        </w:tc>
        <w:tc>
          <w:tcPr>
            <w:tcW w:w="300" w:type="pct"/>
          </w:tcPr>
          <w:p w14:paraId="7B83FCA4" w14:textId="77777777" w:rsidR="00E856B3" w:rsidRPr="007036CE" w:rsidRDefault="00E856B3" w:rsidP="00E856B3">
            <w:pPr>
              <w:pStyle w:val="GOSTTablenorm"/>
            </w:pPr>
            <w:r w:rsidRPr="007036CE">
              <w:rPr>
                <w:szCs w:val="22"/>
              </w:rPr>
              <w:t>Да</w:t>
            </w:r>
          </w:p>
        </w:tc>
        <w:tc>
          <w:tcPr>
            <w:tcW w:w="308" w:type="pct"/>
          </w:tcPr>
          <w:p w14:paraId="11800842" w14:textId="77777777" w:rsidR="00E856B3" w:rsidRPr="007036CE" w:rsidRDefault="00E856B3" w:rsidP="00E856B3">
            <w:pPr>
              <w:pStyle w:val="GOSTTablenorm"/>
            </w:pPr>
          </w:p>
        </w:tc>
        <w:tc>
          <w:tcPr>
            <w:tcW w:w="2039" w:type="pct"/>
          </w:tcPr>
          <w:p w14:paraId="77C97602" w14:textId="77777777" w:rsidR="00E856B3" w:rsidRPr="007036CE" w:rsidRDefault="00E856B3" w:rsidP="00E856B3">
            <w:pPr>
              <w:pStyle w:val="GOSTTablenorm"/>
            </w:pPr>
            <w:r w:rsidRPr="007036CE">
              <w:rPr>
                <w:szCs w:val="22"/>
              </w:rPr>
              <w:t xml:space="preserve">Указывается </w:t>
            </w:r>
            <w:ins w:id="2448" w:author="SUP-1675702" w:date="2025-06-30T11:15:00Z">
              <w:r w:rsidR="007C359C" w:rsidRPr="007036CE">
                <w:rPr>
                  <w:szCs w:val="22"/>
                </w:rPr>
                <w:t xml:space="preserve">значение поля «Дата отражения операции в учете» </w:t>
              </w:r>
              <w:r w:rsidR="007C359C" w:rsidRPr="007036CE">
                <w:rPr>
                  <w:szCs w:val="22"/>
                </w:rPr>
                <w:lastRenderedPageBreak/>
                <w:t>(SettlementDate)</w:t>
              </w:r>
            </w:ins>
            <w:del w:id="2449" w:author="SUP-1675702" w:date="2025-06-30T11:15:00Z">
              <w:r w:rsidRPr="007036CE" w:rsidDel="007C359C">
                <w:rPr>
                  <w:szCs w:val="22"/>
                </w:rPr>
                <w:delText>дата</w:delText>
              </w:r>
              <w:r w:rsidR="0038022C" w:rsidRPr="007036CE" w:rsidDel="007C359C">
                <w:rPr>
                  <w:szCs w:val="22"/>
                </w:rPr>
                <w:delText xml:space="preserve"> документа</w:delText>
              </w:r>
            </w:del>
            <w:r w:rsidR="0038022C" w:rsidRPr="007036CE">
              <w:rPr>
                <w:szCs w:val="22"/>
              </w:rPr>
              <w:t xml:space="preserve"> в формате YYYY-MM-DD</w:t>
            </w:r>
          </w:p>
        </w:tc>
      </w:tr>
      <w:tr w:rsidR="003C1C1E" w:rsidRPr="007036CE" w14:paraId="2835020E" w14:textId="77777777" w:rsidTr="00974EB0">
        <w:tc>
          <w:tcPr>
            <w:tcW w:w="1100" w:type="pct"/>
          </w:tcPr>
          <w:p w14:paraId="3B0624BB" w14:textId="77777777" w:rsidR="003C1C1E" w:rsidRPr="007036CE" w:rsidRDefault="003C1C1E" w:rsidP="003C1C1E">
            <w:pPr>
              <w:pStyle w:val="GOSTTablenorm"/>
              <w:rPr>
                <w:szCs w:val="22"/>
              </w:rPr>
            </w:pPr>
            <w:r w:rsidRPr="007036CE">
              <w:rPr>
                <w:szCs w:val="22"/>
              </w:rPr>
              <w:lastRenderedPageBreak/>
              <w:t>Код вида изменения</w:t>
            </w:r>
          </w:p>
        </w:tc>
        <w:tc>
          <w:tcPr>
            <w:tcW w:w="734" w:type="pct"/>
          </w:tcPr>
          <w:p w14:paraId="75BBDF50" w14:textId="77777777" w:rsidR="003C1C1E" w:rsidRPr="007036CE" w:rsidRDefault="003C1C1E" w:rsidP="003C1C1E">
            <w:pPr>
              <w:pStyle w:val="GOSTTablenorm"/>
              <w:rPr>
                <w:szCs w:val="24"/>
              </w:rPr>
            </w:pPr>
            <w:r w:rsidRPr="007036CE">
              <w:rPr>
                <w:szCs w:val="24"/>
              </w:rPr>
              <w:t>CHANGE_CODE</w:t>
            </w:r>
          </w:p>
        </w:tc>
        <w:tc>
          <w:tcPr>
            <w:tcW w:w="519" w:type="pct"/>
          </w:tcPr>
          <w:p w14:paraId="437307E8" w14:textId="77777777" w:rsidR="003C1C1E" w:rsidRPr="007036CE" w:rsidRDefault="003C1C1E" w:rsidP="003C1C1E">
            <w:pPr>
              <w:pStyle w:val="GOSTTablenorm"/>
              <w:rPr>
                <w:szCs w:val="22"/>
              </w:rPr>
            </w:pPr>
            <w:r w:rsidRPr="007036CE">
              <w:rPr>
                <w:szCs w:val="22"/>
              </w:rPr>
              <w:t>Строка</w:t>
            </w:r>
          </w:p>
        </w:tc>
        <w:tc>
          <w:tcPr>
            <w:tcW w:w="300" w:type="pct"/>
          </w:tcPr>
          <w:p w14:paraId="2F033543" w14:textId="77777777" w:rsidR="003C1C1E" w:rsidRPr="007036CE" w:rsidRDefault="003C1C1E" w:rsidP="003C1C1E">
            <w:pPr>
              <w:pStyle w:val="GOSTTablenorm"/>
              <w:rPr>
                <w:szCs w:val="22"/>
              </w:rPr>
            </w:pPr>
            <w:r w:rsidRPr="007036CE">
              <w:rPr>
                <w:szCs w:val="22"/>
              </w:rPr>
              <w:t>Да</w:t>
            </w:r>
          </w:p>
        </w:tc>
        <w:tc>
          <w:tcPr>
            <w:tcW w:w="308" w:type="pct"/>
          </w:tcPr>
          <w:p w14:paraId="291F06FC" w14:textId="77777777" w:rsidR="003C1C1E" w:rsidRPr="007036CE" w:rsidRDefault="003C1C1E" w:rsidP="003C1C1E">
            <w:pPr>
              <w:pStyle w:val="GOSTTablenorm"/>
            </w:pPr>
            <w:r w:rsidRPr="007036CE">
              <w:rPr>
                <w:szCs w:val="22"/>
              </w:rPr>
              <w:t>=3</w:t>
            </w:r>
          </w:p>
        </w:tc>
        <w:tc>
          <w:tcPr>
            <w:tcW w:w="2039" w:type="pct"/>
          </w:tcPr>
          <w:p w14:paraId="265BBB81" w14:textId="77777777" w:rsidR="003C1C1E" w:rsidRPr="007036CE" w:rsidRDefault="003C1C1E" w:rsidP="003C1C1E">
            <w:pPr>
              <w:pStyle w:val="GOSTTablenorm"/>
              <w:rPr>
                <w:szCs w:val="22"/>
              </w:rPr>
            </w:pPr>
            <w:r w:rsidRPr="007036CE">
              <w:rPr>
                <w:szCs w:val="22"/>
              </w:rPr>
              <w:t>Указывается код вида изменений</w:t>
            </w:r>
          </w:p>
        </w:tc>
      </w:tr>
      <w:tr w:rsidR="00DC5693" w:rsidRPr="007036CE" w14:paraId="137B0A67" w14:textId="77777777" w:rsidTr="00974EB0">
        <w:trPr>
          <w:ins w:id="2450" w:author="Сатлер Марина Викторовна" w:date="2024-07-05T16:48:00Z"/>
        </w:trPr>
        <w:tc>
          <w:tcPr>
            <w:tcW w:w="1100" w:type="pct"/>
          </w:tcPr>
          <w:p w14:paraId="149CA3C9" w14:textId="77777777" w:rsidR="00DC5693" w:rsidRPr="007036CE" w:rsidRDefault="00DC5693" w:rsidP="00DC5693">
            <w:pPr>
              <w:pStyle w:val="GOSTTablenorm"/>
              <w:rPr>
                <w:ins w:id="2451" w:author="Сатлер Марина Викторовна" w:date="2024-07-05T16:48:00Z"/>
                <w:szCs w:val="22"/>
              </w:rPr>
            </w:pPr>
            <w:ins w:id="2452" w:author="Сатлер Марина Викторовна" w:date="2024-07-05T16:48:00Z">
              <w:r w:rsidRPr="007036CE">
                <w:t>Признак «Новый бюджетный цикл»</w:t>
              </w:r>
            </w:ins>
          </w:p>
        </w:tc>
        <w:tc>
          <w:tcPr>
            <w:tcW w:w="734" w:type="pct"/>
          </w:tcPr>
          <w:p w14:paraId="5844218C" w14:textId="77777777" w:rsidR="00DC5693" w:rsidRPr="007036CE" w:rsidRDefault="00DC5693" w:rsidP="00DC5693">
            <w:pPr>
              <w:pStyle w:val="GOSTTablenorm"/>
              <w:rPr>
                <w:ins w:id="2453" w:author="Сатлер Марина Викторовна" w:date="2024-07-05T16:48:00Z"/>
                <w:szCs w:val="24"/>
              </w:rPr>
            </w:pPr>
            <w:ins w:id="2454" w:author="Сатлер Марина Викторовна" w:date="2024-07-05T16:48:00Z">
              <w:r w:rsidRPr="007036CE">
                <w:rPr>
                  <w:lang w:val="en-US"/>
                </w:rPr>
                <w:t>NBC</w:t>
              </w:r>
            </w:ins>
          </w:p>
        </w:tc>
        <w:tc>
          <w:tcPr>
            <w:tcW w:w="519" w:type="pct"/>
          </w:tcPr>
          <w:p w14:paraId="48C7D54B" w14:textId="77777777" w:rsidR="00DC5693" w:rsidRPr="007036CE" w:rsidRDefault="00DC5693" w:rsidP="00DC5693">
            <w:pPr>
              <w:pStyle w:val="GOSTTablenorm"/>
              <w:rPr>
                <w:ins w:id="2455" w:author="Сатлер Марина Викторовна" w:date="2024-07-05T16:48:00Z"/>
                <w:szCs w:val="22"/>
              </w:rPr>
            </w:pPr>
            <w:ins w:id="2456" w:author="Сатлер Марина Викторовна" w:date="2024-07-05T16:48:00Z">
              <w:r w:rsidRPr="007036CE">
                <w:t>Строка</w:t>
              </w:r>
            </w:ins>
          </w:p>
        </w:tc>
        <w:tc>
          <w:tcPr>
            <w:tcW w:w="300" w:type="pct"/>
          </w:tcPr>
          <w:p w14:paraId="354E8B7E" w14:textId="77777777" w:rsidR="00DC5693" w:rsidRPr="007036CE" w:rsidRDefault="00DC5693" w:rsidP="00DC5693">
            <w:pPr>
              <w:pStyle w:val="GOSTTablenorm"/>
              <w:rPr>
                <w:ins w:id="2457" w:author="Сатлер Марина Викторовна" w:date="2024-07-05T16:48:00Z"/>
                <w:szCs w:val="22"/>
              </w:rPr>
            </w:pPr>
            <w:ins w:id="2458" w:author="Сатлер Марина Викторовна" w:date="2024-07-05T16:48:00Z">
              <w:r w:rsidRPr="007036CE">
                <w:t>Да</w:t>
              </w:r>
            </w:ins>
          </w:p>
        </w:tc>
        <w:tc>
          <w:tcPr>
            <w:tcW w:w="308" w:type="pct"/>
          </w:tcPr>
          <w:p w14:paraId="214A342C" w14:textId="77777777" w:rsidR="00DC5693" w:rsidRPr="007036CE" w:rsidRDefault="00DC5693" w:rsidP="00DC5693">
            <w:pPr>
              <w:pStyle w:val="GOSTTablenorm"/>
              <w:rPr>
                <w:ins w:id="2459" w:author="Сатлер Марина Викторовна" w:date="2024-07-05T16:48:00Z"/>
                <w:szCs w:val="22"/>
              </w:rPr>
            </w:pPr>
            <w:ins w:id="2460" w:author="Сатлер Марина Викторовна" w:date="2024-07-05T16:48:00Z">
              <w:r w:rsidRPr="007036CE">
                <w:t>=1</w:t>
              </w:r>
            </w:ins>
          </w:p>
        </w:tc>
        <w:tc>
          <w:tcPr>
            <w:tcW w:w="2039" w:type="pct"/>
          </w:tcPr>
          <w:p w14:paraId="36C035D4" w14:textId="77777777" w:rsidR="00DC5693" w:rsidRPr="007036CE" w:rsidRDefault="00DC5693" w:rsidP="00DC5693">
            <w:pPr>
              <w:pStyle w:val="GOSTTablenorm"/>
              <w:rPr>
                <w:ins w:id="2461" w:author="Сатлер Марина Викторовна" w:date="2024-07-05T16:48:00Z"/>
              </w:rPr>
            </w:pPr>
            <w:ins w:id="2462" w:author="Сатлер Марина Викторовна" w:date="2024-07-05T16:48:00Z">
              <w:r w:rsidRPr="007036CE">
                <w:t>Указывается признак доведения бюджетных данных на новый бюджетный цикл.</w:t>
              </w:r>
            </w:ins>
          </w:p>
          <w:p w14:paraId="06DDE88D" w14:textId="77777777" w:rsidR="00DC5693" w:rsidRPr="007036CE" w:rsidRDefault="00DC5693" w:rsidP="00DC5693">
            <w:pPr>
              <w:pStyle w:val="GOSTTablenorm"/>
              <w:rPr>
                <w:ins w:id="2463" w:author="Сатлер Марина Викторовна" w:date="2024-07-05T16:48:00Z"/>
              </w:rPr>
            </w:pPr>
            <w:ins w:id="2464" w:author="Сатлер Марина Викторовна" w:date="2024-07-05T16:48:00Z">
              <w:r w:rsidRPr="007036CE">
                <w:t>Возможные значения:</w:t>
              </w:r>
            </w:ins>
          </w:p>
          <w:p w14:paraId="0A2F173B" w14:textId="77777777" w:rsidR="00DC5693" w:rsidRPr="007036CE" w:rsidRDefault="00DC5693" w:rsidP="00B12B9D">
            <w:pPr>
              <w:pStyle w:val="GOSTTableListMark1"/>
              <w:rPr>
                <w:ins w:id="2465" w:author="Сатлер Марина Викторовна" w:date="2024-07-05T16:48:00Z"/>
                <w:szCs w:val="22"/>
              </w:rPr>
            </w:pPr>
            <w:ins w:id="2466" w:author="Сатлер Марина Викторовна" w:date="2024-07-05T16:48:00Z">
              <w:r w:rsidRPr="007036CE">
                <w:rPr>
                  <w:szCs w:val="22"/>
                </w:rPr>
                <w:t>«0</w:t>
              </w:r>
              <w:r w:rsidRPr="007036CE">
                <w:t xml:space="preserve">» </w:t>
              </w:r>
            </w:ins>
            <w:r w:rsidR="004060F4" w:rsidRPr="007036CE">
              <w:t>–</w:t>
            </w:r>
            <w:ins w:id="2467" w:author="Сатлер Марина Викторовна" w:date="2024-07-05T16:48:00Z">
              <w:r w:rsidRPr="007036CE">
                <w:t xml:space="preserve"> доведение на текущий бюджетный цикл;</w:t>
              </w:r>
            </w:ins>
          </w:p>
          <w:p w14:paraId="4B9AFA24" w14:textId="77777777" w:rsidR="00DC5693" w:rsidRPr="007036CE" w:rsidRDefault="00DC5693" w:rsidP="00B12B9D">
            <w:pPr>
              <w:pStyle w:val="GOSTTableListMark1"/>
              <w:rPr>
                <w:ins w:id="2468" w:author="Сатлер Марина Викторовна" w:date="2024-07-05T16:48:00Z"/>
                <w:szCs w:val="22"/>
              </w:rPr>
            </w:pPr>
            <w:ins w:id="2469" w:author="Сатлер Марина Викторовна" w:date="2024-07-05T16:48:00Z">
              <w:r w:rsidRPr="007036CE">
                <w:rPr>
                  <w:szCs w:val="22"/>
                </w:rPr>
                <w:t xml:space="preserve">«1» </w:t>
              </w:r>
            </w:ins>
            <w:r w:rsidR="004060F4" w:rsidRPr="007036CE">
              <w:t>–</w:t>
            </w:r>
            <w:ins w:id="2470" w:author="Сатлер Марина Викторовна" w:date="2024-07-05T16:48:00Z">
              <w:r w:rsidRPr="007036CE">
                <w:rPr>
                  <w:szCs w:val="22"/>
                </w:rPr>
                <w:t xml:space="preserve"> доведение на новый бюджетный цикл</w:t>
              </w:r>
            </w:ins>
          </w:p>
        </w:tc>
      </w:tr>
      <w:tr w:rsidR="00DC5693" w:rsidRPr="007036CE" w14:paraId="10AF001D" w14:textId="77777777" w:rsidTr="00974EB0">
        <w:tc>
          <w:tcPr>
            <w:tcW w:w="1100" w:type="pct"/>
          </w:tcPr>
          <w:p w14:paraId="724AC44B" w14:textId="77777777" w:rsidR="00DC5693" w:rsidRPr="007036CE" w:rsidRDefault="00DC5693" w:rsidP="00DC5693">
            <w:pPr>
              <w:pStyle w:val="GOSTTablenorm"/>
              <w:rPr>
                <w:b/>
                <w:szCs w:val="22"/>
              </w:rPr>
            </w:pPr>
            <w:r w:rsidRPr="007036CE">
              <w:rPr>
                <w:b/>
                <w:szCs w:val="22"/>
              </w:rPr>
              <w:t>Строки документа по разделу «БА по расходам»</w:t>
            </w:r>
          </w:p>
        </w:tc>
        <w:tc>
          <w:tcPr>
            <w:tcW w:w="734" w:type="pct"/>
          </w:tcPr>
          <w:p w14:paraId="395957E6" w14:textId="77777777" w:rsidR="00DC5693" w:rsidRPr="007036CE" w:rsidRDefault="00DC5693" w:rsidP="00DC5693">
            <w:pPr>
              <w:pStyle w:val="GOSTTablenorm"/>
              <w:rPr>
                <w:b/>
                <w:szCs w:val="24"/>
              </w:rPr>
            </w:pPr>
            <w:r w:rsidRPr="007036CE">
              <w:rPr>
                <w:b/>
                <w:szCs w:val="24"/>
                <w:lang w:val="en-US"/>
              </w:rPr>
              <w:t>SECTION_1</w:t>
            </w:r>
          </w:p>
        </w:tc>
        <w:tc>
          <w:tcPr>
            <w:tcW w:w="519" w:type="pct"/>
          </w:tcPr>
          <w:p w14:paraId="338DE6B3" w14:textId="77777777" w:rsidR="00DC5693" w:rsidRPr="007036CE" w:rsidRDefault="00DC5693" w:rsidP="00DC5693">
            <w:pPr>
              <w:pStyle w:val="GOSTTablenorm"/>
            </w:pPr>
            <w:r w:rsidRPr="007036CE">
              <w:rPr>
                <w:szCs w:val="22"/>
              </w:rPr>
              <w:t>Массив</w:t>
            </w:r>
          </w:p>
        </w:tc>
        <w:tc>
          <w:tcPr>
            <w:tcW w:w="300" w:type="pct"/>
          </w:tcPr>
          <w:p w14:paraId="65D83A31" w14:textId="77777777" w:rsidR="00DC5693" w:rsidRPr="007036CE" w:rsidRDefault="00DC5693" w:rsidP="00DC5693">
            <w:pPr>
              <w:pStyle w:val="GOSTTablenorm"/>
            </w:pPr>
            <w:r w:rsidRPr="007036CE">
              <w:rPr>
                <w:szCs w:val="22"/>
              </w:rPr>
              <w:t>Нет</w:t>
            </w:r>
          </w:p>
        </w:tc>
        <w:tc>
          <w:tcPr>
            <w:tcW w:w="308" w:type="pct"/>
          </w:tcPr>
          <w:p w14:paraId="333D497C" w14:textId="77777777" w:rsidR="00DC5693" w:rsidRPr="007036CE" w:rsidRDefault="00DC5693" w:rsidP="00DC5693">
            <w:pPr>
              <w:pStyle w:val="GOSTTablenorm"/>
            </w:pPr>
            <w:r w:rsidRPr="007036CE">
              <w:rPr>
                <w:szCs w:val="22"/>
              </w:rPr>
              <w:t>-</w:t>
            </w:r>
          </w:p>
        </w:tc>
        <w:tc>
          <w:tcPr>
            <w:tcW w:w="2039" w:type="pct"/>
          </w:tcPr>
          <w:p w14:paraId="5138F229" w14:textId="77777777" w:rsidR="00DC5693" w:rsidRPr="007036CE" w:rsidRDefault="00DC5693" w:rsidP="00DC5693">
            <w:pPr>
              <w:pStyle w:val="GOSTTablenorm"/>
            </w:pPr>
            <w:r w:rsidRPr="007036CE">
              <w:rPr>
                <w:szCs w:val="22"/>
              </w:rPr>
              <w:t>-</w:t>
            </w:r>
          </w:p>
        </w:tc>
      </w:tr>
      <w:tr w:rsidR="00DC5693" w:rsidRPr="007036CE" w14:paraId="624A23C8" w14:textId="77777777" w:rsidTr="00974EB0">
        <w:tc>
          <w:tcPr>
            <w:tcW w:w="1100" w:type="pct"/>
          </w:tcPr>
          <w:p w14:paraId="24A41D9F" w14:textId="77777777" w:rsidR="00DC5693" w:rsidRPr="007036CE" w:rsidRDefault="00DC5693" w:rsidP="00DC5693">
            <w:pPr>
              <w:pStyle w:val="GOSTTablenorm"/>
            </w:pPr>
            <w:ins w:id="2471" w:author="Сатлер Марина Викторовна" w:date="2024-02-13T15:06:00Z">
              <w:r w:rsidRPr="007036CE">
                <w:t>Раздел</w:t>
              </w:r>
            </w:ins>
          </w:p>
        </w:tc>
        <w:tc>
          <w:tcPr>
            <w:tcW w:w="734" w:type="pct"/>
          </w:tcPr>
          <w:p w14:paraId="4711225F" w14:textId="77777777" w:rsidR="00DC5693" w:rsidRPr="007036CE" w:rsidRDefault="00DC5693" w:rsidP="00DC5693">
            <w:pPr>
              <w:pStyle w:val="GOSTTablenorm"/>
              <w:rPr>
                <w:b/>
                <w:szCs w:val="24"/>
                <w:lang w:val="en-US"/>
              </w:rPr>
            </w:pPr>
            <w:ins w:id="2472" w:author="Сатлер Марина Викторовна" w:date="2024-02-13T15:06:00Z">
              <w:r w:rsidRPr="007036CE">
                <w:rPr>
                  <w:b/>
                  <w:szCs w:val="24"/>
                  <w:lang w:val="en-US"/>
                </w:rPr>
                <w:t>SECTION_1</w:t>
              </w:r>
              <w:r w:rsidRPr="007036CE">
                <w:rPr>
                  <w:b/>
                  <w:szCs w:val="24"/>
                </w:rPr>
                <w:t>:</w:t>
              </w:r>
              <w:r w:rsidRPr="007036CE">
                <w:t>SECTION_TYPE</w:t>
              </w:r>
            </w:ins>
          </w:p>
        </w:tc>
        <w:tc>
          <w:tcPr>
            <w:tcW w:w="519" w:type="pct"/>
          </w:tcPr>
          <w:p w14:paraId="77606688" w14:textId="77777777" w:rsidR="00DC5693" w:rsidRPr="007036CE" w:rsidRDefault="00DC5693" w:rsidP="00DC5693">
            <w:pPr>
              <w:pStyle w:val="GOSTTablenorm"/>
              <w:rPr>
                <w:szCs w:val="22"/>
              </w:rPr>
            </w:pPr>
            <w:ins w:id="2473" w:author="Сатлер Марина Викторовна" w:date="2024-02-13T15:06:00Z">
              <w:r w:rsidRPr="007036CE">
                <w:rPr>
                  <w:szCs w:val="22"/>
                </w:rPr>
                <w:t>Строка</w:t>
              </w:r>
            </w:ins>
          </w:p>
        </w:tc>
        <w:tc>
          <w:tcPr>
            <w:tcW w:w="300" w:type="pct"/>
          </w:tcPr>
          <w:p w14:paraId="484A6F4F" w14:textId="77777777" w:rsidR="00DC5693" w:rsidRPr="007036CE" w:rsidRDefault="00DC5693" w:rsidP="00DC5693">
            <w:pPr>
              <w:pStyle w:val="GOSTTablenorm"/>
              <w:rPr>
                <w:szCs w:val="22"/>
              </w:rPr>
            </w:pPr>
            <w:ins w:id="2474" w:author="Сатлер Марина Викторовна" w:date="2024-02-13T15:06:00Z">
              <w:r w:rsidRPr="007036CE">
                <w:rPr>
                  <w:szCs w:val="22"/>
                </w:rPr>
                <w:t>Да</w:t>
              </w:r>
            </w:ins>
          </w:p>
        </w:tc>
        <w:tc>
          <w:tcPr>
            <w:tcW w:w="308" w:type="pct"/>
          </w:tcPr>
          <w:p w14:paraId="6A9D05EF" w14:textId="77777777" w:rsidR="00DC5693" w:rsidRPr="007036CE" w:rsidRDefault="00DC5693" w:rsidP="00DC5693">
            <w:pPr>
              <w:pStyle w:val="GOSTTablenorm"/>
              <w:rPr>
                <w:szCs w:val="22"/>
                <w:lang w:val="en-US"/>
              </w:rPr>
            </w:pPr>
            <w:ins w:id="2475" w:author="Сатлер Марина Викторовна" w:date="2024-02-13T15:06:00Z">
              <w:r w:rsidRPr="007036CE">
                <w:rPr>
                  <w:szCs w:val="22"/>
                  <w:lang w:val="en-US"/>
                </w:rPr>
                <w:t>=</w:t>
              </w:r>
              <w:r w:rsidRPr="007036CE">
                <w:rPr>
                  <w:szCs w:val="22"/>
                </w:rPr>
                <w:t>1</w:t>
              </w:r>
            </w:ins>
          </w:p>
        </w:tc>
        <w:tc>
          <w:tcPr>
            <w:tcW w:w="2039" w:type="pct"/>
          </w:tcPr>
          <w:p w14:paraId="24F992AB" w14:textId="77777777" w:rsidR="00DC5693" w:rsidRPr="007036CE" w:rsidRDefault="00DC5693" w:rsidP="00B12B9D">
            <w:pPr>
              <w:pStyle w:val="GOSTTablenorm"/>
              <w:rPr>
                <w:ins w:id="2476" w:author="Сатлер Марина Викторовна" w:date="2024-02-13T15:06:00Z"/>
              </w:rPr>
            </w:pPr>
            <w:ins w:id="2477" w:author="Сатлер Марина Викторовна" w:date="2024-02-13T15:06:00Z">
              <w:r w:rsidRPr="007036CE">
                <w:t>Указывается тип раздела.</w:t>
              </w:r>
            </w:ins>
          </w:p>
          <w:p w14:paraId="157C72BB" w14:textId="77777777" w:rsidR="00DC5693" w:rsidRPr="007036CE" w:rsidRDefault="00DC5693" w:rsidP="00B12B9D">
            <w:pPr>
              <w:pStyle w:val="GOSTTablenorm"/>
            </w:pPr>
            <w:ins w:id="2478" w:author="Сатлер Марина Викторовна" w:date="2024-02-13T15:06:00Z">
              <w:r w:rsidRPr="007036CE">
                <w:t xml:space="preserve">Заполняется значением «1» </w:t>
              </w:r>
            </w:ins>
            <w:r w:rsidR="004060F4" w:rsidRPr="007036CE">
              <w:t>–</w:t>
            </w:r>
            <w:ins w:id="2479" w:author="Сатлер Марина Викторовна" w:date="2024-02-13T15:06:00Z">
              <w:r w:rsidRPr="007036CE">
                <w:t xml:space="preserve"> Бюджетные ассигнования</w:t>
              </w:r>
            </w:ins>
          </w:p>
        </w:tc>
      </w:tr>
      <w:tr w:rsidR="00DC5693" w:rsidRPr="007036CE" w14:paraId="47C0DCC9" w14:textId="77777777" w:rsidTr="00974EB0">
        <w:tc>
          <w:tcPr>
            <w:tcW w:w="1100" w:type="pct"/>
          </w:tcPr>
          <w:p w14:paraId="514BA42B" w14:textId="77777777" w:rsidR="00DC5693" w:rsidRPr="007036CE" w:rsidRDefault="00DC5693" w:rsidP="00DC5693">
            <w:pPr>
              <w:pStyle w:val="GOSTTablenorm"/>
            </w:pPr>
            <w:r w:rsidRPr="007036CE">
              <w:rPr>
                <w:szCs w:val="22"/>
              </w:rPr>
              <w:t>Идентификатор строки</w:t>
            </w:r>
          </w:p>
        </w:tc>
        <w:tc>
          <w:tcPr>
            <w:tcW w:w="734" w:type="pct"/>
          </w:tcPr>
          <w:p w14:paraId="5DE5F0C4" w14:textId="77777777" w:rsidR="00DC5693" w:rsidRPr="007036CE" w:rsidRDefault="00DC5693" w:rsidP="00DC5693">
            <w:pPr>
              <w:pStyle w:val="GOSTTablenorm"/>
              <w:rPr>
                <w:szCs w:val="24"/>
                <w:lang w:val="en-US"/>
              </w:rPr>
            </w:pPr>
            <w:ins w:id="2480" w:author="Сатлер Марина Викторовна" w:date="2024-02-09T14:42:00Z">
              <w:r w:rsidRPr="007036CE">
                <w:rPr>
                  <w:b/>
                  <w:szCs w:val="24"/>
                  <w:lang w:val="en-US"/>
                </w:rPr>
                <w:t>SECTION_1</w:t>
              </w:r>
              <w:r w:rsidRPr="007036CE">
                <w:rPr>
                  <w:b/>
                  <w:szCs w:val="24"/>
                </w:rPr>
                <w:t>:</w:t>
              </w:r>
            </w:ins>
            <w:ins w:id="2481" w:author="Сатлер Марина Викторовна" w:date="2024-06-11T14:17:00Z">
              <w:r w:rsidRPr="007036CE">
                <w:rPr>
                  <w:szCs w:val="24"/>
                  <w:lang w:val="en-US"/>
                </w:rPr>
                <w:t>id</w:t>
              </w:r>
            </w:ins>
            <w:del w:id="2482" w:author="Сатлер Марина Викторовна" w:date="2024-06-11T14:17:00Z">
              <w:r w:rsidRPr="007036CE" w:rsidDel="00CF7F5E">
                <w:rPr>
                  <w:szCs w:val="24"/>
                  <w:lang w:val="en-US"/>
                </w:rPr>
                <w:delText>ID</w:delText>
              </w:r>
            </w:del>
          </w:p>
        </w:tc>
        <w:tc>
          <w:tcPr>
            <w:tcW w:w="519" w:type="pct"/>
          </w:tcPr>
          <w:p w14:paraId="595285AA" w14:textId="77777777" w:rsidR="00DC5693" w:rsidRPr="007036CE" w:rsidRDefault="00DC5693" w:rsidP="00DC5693">
            <w:pPr>
              <w:pStyle w:val="GOSTTablenorm"/>
            </w:pPr>
            <w:r w:rsidRPr="007036CE">
              <w:rPr>
                <w:szCs w:val="22"/>
              </w:rPr>
              <w:t>Число</w:t>
            </w:r>
          </w:p>
        </w:tc>
        <w:tc>
          <w:tcPr>
            <w:tcW w:w="300" w:type="pct"/>
          </w:tcPr>
          <w:p w14:paraId="4DDEAB44" w14:textId="77777777" w:rsidR="00DC5693" w:rsidRPr="007036CE" w:rsidRDefault="00DC5693" w:rsidP="00DC5693">
            <w:pPr>
              <w:pStyle w:val="GOSTTablenorm"/>
            </w:pPr>
            <w:r w:rsidRPr="007036CE">
              <w:rPr>
                <w:szCs w:val="22"/>
              </w:rPr>
              <w:t>Да</w:t>
            </w:r>
          </w:p>
        </w:tc>
        <w:tc>
          <w:tcPr>
            <w:tcW w:w="308" w:type="pct"/>
          </w:tcPr>
          <w:p w14:paraId="725D27BE" w14:textId="77777777" w:rsidR="00DC5693" w:rsidRPr="007036CE" w:rsidRDefault="00DC5693" w:rsidP="00DC5693">
            <w:pPr>
              <w:pStyle w:val="GOSTTablenorm"/>
            </w:pPr>
            <w:r w:rsidRPr="007036CE">
              <w:rPr>
                <w:szCs w:val="22"/>
              </w:rPr>
              <w:t>&lt;=20</w:t>
            </w:r>
          </w:p>
        </w:tc>
        <w:tc>
          <w:tcPr>
            <w:tcW w:w="2039" w:type="pct"/>
          </w:tcPr>
          <w:p w14:paraId="7ACA8E45" w14:textId="77777777" w:rsidR="00DC5693" w:rsidRPr="007036CE" w:rsidRDefault="00DC5693" w:rsidP="00DC5693">
            <w:pPr>
              <w:pStyle w:val="GOSTTablenorm"/>
            </w:pPr>
            <w:r w:rsidRPr="007036CE">
              <w:rPr>
                <w:szCs w:val="22"/>
              </w:rPr>
              <w:t>Указывается технический идентификатор строки</w:t>
            </w:r>
          </w:p>
        </w:tc>
      </w:tr>
      <w:tr w:rsidR="00DC5693" w:rsidRPr="007036CE" w14:paraId="6F181423" w14:textId="77777777" w:rsidTr="00974EB0">
        <w:tc>
          <w:tcPr>
            <w:tcW w:w="1100" w:type="pct"/>
          </w:tcPr>
          <w:p w14:paraId="4CE2DE44" w14:textId="77777777" w:rsidR="00DC5693" w:rsidRPr="007036CE" w:rsidRDefault="00DC5693" w:rsidP="00DC5693">
            <w:pPr>
              <w:pStyle w:val="GOSTTablenorm"/>
              <w:rPr>
                <w:szCs w:val="22"/>
              </w:rPr>
            </w:pPr>
            <w:r w:rsidRPr="007036CE">
              <w:t>Номер строки</w:t>
            </w:r>
          </w:p>
        </w:tc>
        <w:tc>
          <w:tcPr>
            <w:tcW w:w="734" w:type="pct"/>
          </w:tcPr>
          <w:p w14:paraId="3675A8FA" w14:textId="77777777" w:rsidR="00DC5693" w:rsidRPr="007036CE" w:rsidRDefault="00DC5693" w:rsidP="00DC5693">
            <w:pPr>
              <w:pStyle w:val="GOSTTablenorm"/>
              <w:rPr>
                <w:szCs w:val="24"/>
                <w:lang w:val="en-US"/>
              </w:rPr>
            </w:pPr>
            <w:ins w:id="2483" w:author="Сатлер Марина Викторовна" w:date="2024-02-09T14:42:00Z">
              <w:r w:rsidRPr="007036CE">
                <w:rPr>
                  <w:b/>
                  <w:szCs w:val="24"/>
                  <w:lang w:val="en-US"/>
                </w:rPr>
                <w:t>SECTION_1</w:t>
              </w:r>
              <w:r w:rsidRPr="007036CE">
                <w:rPr>
                  <w:b/>
                  <w:szCs w:val="24"/>
                </w:rPr>
                <w:t>:</w:t>
              </w:r>
            </w:ins>
            <w:r w:rsidRPr="007036CE">
              <w:rPr>
                <w:szCs w:val="24"/>
                <w:lang w:val="en-US"/>
              </w:rPr>
              <w:t>NUMBROW</w:t>
            </w:r>
          </w:p>
        </w:tc>
        <w:tc>
          <w:tcPr>
            <w:tcW w:w="519" w:type="pct"/>
          </w:tcPr>
          <w:p w14:paraId="5AE0433B" w14:textId="77777777" w:rsidR="00DC5693" w:rsidRPr="007036CE" w:rsidRDefault="00DC5693" w:rsidP="00DC5693">
            <w:pPr>
              <w:pStyle w:val="GOSTTablenorm"/>
            </w:pPr>
            <w:r w:rsidRPr="007036CE">
              <w:rPr>
                <w:szCs w:val="22"/>
              </w:rPr>
              <w:t>Строка</w:t>
            </w:r>
          </w:p>
        </w:tc>
        <w:tc>
          <w:tcPr>
            <w:tcW w:w="300" w:type="pct"/>
          </w:tcPr>
          <w:p w14:paraId="6880020D" w14:textId="77777777" w:rsidR="00DC5693" w:rsidRPr="007036CE" w:rsidRDefault="00DC5693" w:rsidP="00DC5693">
            <w:pPr>
              <w:pStyle w:val="GOSTTablenorm"/>
            </w:pPr>
            <w:r w:rsidRPr="007036CE">
              <w:rPr>
                <w:szCs w:val="22"/>
              </w:rPr>
              <w:t>Да</w:t>
            </w:r>
          </w:p>
        </w:tc>
        <w:tc>
          <w:tcPr>
            <w:tcW w:w="308" w:type="pct"/>
          </w:tcPr>
          <w:p w14:paraId="11DBA1D7" w14:textId="77777777" w:rsidR="00DC5693" w:rsidRPr="007036CE" w:rsidRDefault="00DC5693" w:rsidP="00DC5693">
            <w:pPr>
              <w:pStyle w:val="GOSTTablenorm"/>
            </w:pPr>
            <w:r w:rsidRPr="007036CE">
              <w:rPr>
                <w:szCs w:val="22"/>
                <w:lang w:val="en-US"/>
              </w:rPr>
              <w:t>&lt;=20</w:t>
            </w:r>
          </w:p>
        </w:tc>
        <w:tc>
          <w:tcPr>
            <w:tcW w:w="2039" w:type="pct"/>
          </w:tcPr>
          <w:p w14:paraId="31DC64E9" w14:textId="77777777" w:rsidR="00DC5693" w:rsidRPr="007036CE" w:rsidRDefault="00DC5693" w:rsidP="00DC5693">
            <w:pPr>
              <w:pStyle w:val="GOSTTablenorm"/>
            </w:pPr>
            <w:r w:rsidRPr="007036CE">
              <w:rPr>
                <w:szCs w:val="22"/>
              </w:rPr>
              <w:t>Указывается порядковый номер строки по разделу «БА по расходам»</w:t>
            </w:r>
          </w:p>
        </w:tc>
      </w:tr>
      <w:tr w:rsidR="00DC5693" w:rsidRPr="007036CE" w14:paraId="288B4EC3" w14:textId="77777777" w:rsidTr="00974EB0">
        <w:tc>
          <w:tcPr>
            <w:tcW w:w="1100" w:type="pct"/>
          </w:tcPr>
          <w:p w14:paraId="09C96639" w14:textId="77777777" w:rsidR="00DC5693" w:rsidRPr="007036CE" w:rsidRDefault="00DC5693" w:rsidP="00DC5693">
            <w:pPr>
              <w:pStyle w:val="GOSTTablenorm"/>
            </w:pPr>
            <w:r w:rsidRPr="007036CE">
              <w:rPr>
                <w:szCs w:val="22"/>
              </w:rPr>
              <w:t>Признак детальной строки</w:t>
            </w:r>
          </w:p>
        </w:tc>
        <w:tc>
          <w:tcPr>
            <w:tcW w:w="734" w:type="pct"/>
          </w:tcPr>
          <w:p w14:paraId="0E635494" w14:textId="77777777" w:rsidR="00DC5693" w:rsidRPr="007036CE" w:rsidRDefault="00DC5693" w:rsidP="00DC5693">
            <w:pPr>
              <w:pStyle w:val="GOSTTablenorm"/>
              <w:rPr>
                <w:szCs w:val="24"/>
                <w:lang w:val="en-US"/>
              </w:rPr>
            </w:pPr>
            <w:ins w:id="2484" w:author="Сатлер Марина Викторовна" w:date="2024-02-09T14:42:00Z">
              <w:r w:rsidRPr="007036CE">
                <w:rPr>
                  <w:b/>
                  <w:szCs w:val="24"/>
                  <w:lang w:val="en-US"/>
                </w:rPr>
                <w:t>SECTION_1</w:t>
              </w:r>
              <w:r w:rsidRPr="007036CE">
                <w:rPr>
                  <w:b/>
                  <w:szCs w:val="24"/>
                </w:rPr>
                <w:t>:</w:t>
              </w:r>
            </w:ins>
            <w:r w:rsidRPr="007036CE">
              <w:t>SIGNKBK</w:t>
            </w:r>
          </w:p>
        </w:tc>
        <w:tc>
          <w:tcPr>
            <w:tcW w:w="519" w:type="pct"/>
          </w:tcPr>
          <w:p w14:paraId="13B06A44" w14:textId="77777777" w:rsidR="00DC5693" w:rsidRPr="007036CE" w:rsidRDefault="00DC5693" w:rsidP="00DC5693">
            <w:pPr>
              <w:pStyle w:val="GOSTTablenorm"/>
            </w:pPr>
            <w:r w:rsidRPr="007036CE">
              <w:rPr>
                <w:szCs w:val="22"/>
              </w:rPr>
              <w:t>Строка</w:t>
            </w:r>
          </w:p>
        </w:tc>
        <w:tc>
          <w:tcPr>
            <w:tcW w:w="300" w:type="pct"/>
          </w:tcPr>
          <w:p w14:paraId="71E96487" w14:textId="77777777" w:rsidR="00DC5693" w:rsidRPr="007036CE" w:rsidRDefault="00DC5693" w:rsidP="00DC5693">
            <w:pPr>
              <w:pStyle w:val="GOSTTablenorm"/>
            </w:pPr>
            <w:r w:rsidRPr="007036CE">
              <w:rPr>
                <w:szCs w:val="22"/>
              </w:rPr>
              <w:t>Да</w:t>
            </w:r>
          </w:p>
        </w:tc>
        <w:tc>
          <w:tcPr>
            <w:tcW w:w="308" w:type="pct"/>
          </w:tcPr>
          <w:p w14:paraId="21C2873B" w14:textId="77777777" w:rsidR="00DC5693" w:rsidRPr="007036CE" w:rsidRDefault="00DC5693" w:rsidP="00DC5693">
            <w:pPr>
              <w:pStyle w:val="GOSTTablenorm"/>
            </w:pPr>
            <w:r w:rsidRPr="007036CE">
              <w:rPr>
                <w:szCs w:val="22"/>
              </w:rPr>
              <w:t>=1</w:t>
            </w:r>
          </w:p>
        </w:tc>
        <w:tc>
          <w:tcPr>
            <w:tcW w:w="2039" w:type="pct"/>
          </w:tcPr>
          <w:p w14:paraId="3ECAA366" w14:textId="77777777" w:rsidR="00DC5693" w:rsidRPr="007036CE" w:rsidRDefault="00DC5693" w:rsidP="00DC5693">
            <w:pPr>
              <w:pStyle w:val="GOSTTablenorm"/>
              <w:rPr>
                <w:szCs w:val="22"/>
              </w:rPr>
            </w:pPr>
            <w:r w:rsidRPr="007036CE">
              <w:rPr>
                <w:szCs w:val="22"/>
              </w:rPr>
              <w:t>Указывается признак детальной строки.</w:t>
            </w:r>
          </w:p>
          <w:p w14:paraId="7EEB4609" w14:textId="77777777" w:rsidR="00DC5693" w:rsidRPr="007036CE" w:rsidRDefault="00DC5693" w:rsidP="00DC5693">
            <w:pPr>
              <w:pStyle w:val="GOSTTablenorm"/>
              <w:rPr>
                <w:szCs w:val="22"/>
              </w:rPr>
            </w:pPr>
            <w:r w:rsidRPr="007036CE">
              <w:rPr>
                <w:szCs w:val="22"/>
              </w:rPr>
              <w:t>Возможные значения:</w:t>
            </w:r>
          </w:p>
          <w:p w14:paraId="22EABA23" w14:textId="77777777" w:rsidR="00DC5693" w:rsidRPr="007036CE" w:rsidRDefault="00DC5693" w:rsidP="00DC5693">
            <w:pPr>
              <w:pStyle w:val="GOSTTableListMark1"/>
              <w:numPr>
                <w:ilvl w:val="0"/>
                <w:numId w:val="2"/>
              </w:numPr>
            </w:pPr>
            <w:r w:rsidRPr="007036CE">
              <w:t>«N» – детализированный КБК;</w:t>
            </w:r>
          </w:p>
          <w:p w14:paraId="21F395BA" w14:textId="77777777" w:rsidR="00DC5693" w:rsidRPr="007036CE" w:rsidRDefault="00DC5693" w:rsidP="00DC5693">
            <w:pPr>
              <w:pStyle w:val="GOSTTableListMark1"/>
              <w:numPr>
                <w:ilvl w:val="0"/>
                <w:numId w:val="2"/>
              </w:numPr>
            </w:pPr>
            <w:r w:rsidRPr="007036CE">
              <w:t>«X» – недетализированный КБК;</w:t>
            </w:r>
          </w:p>
          <w:p w14:paraId="18C3BF37" w14:textId="77777777" w:rsidR="00DC5693" w:rsidRPr="007036CE" w:rsidRDefault="00DC5693" w:rsidP="00DC5693">
            <w:pPr>
              <w:pStyle w:val="GOSTTableListMark1"/>
              <w:numPr>
                <w:ilvl w:val="0"/>
                <w:numId w:val="2"/>
              </w:numPr>
            </w:pPr>
            <w:r w:rsidRPr="007036CE">
              <w:t>«Y» – итоговая строка раздела документа</w:t>
            </w:r>
          </w:p>
        </w:tc>
      </w:tr>
      <w:tr w:rsidR="00DC5693" w:rsidRPr="007036CE" w14:paraId="5B46DFD9" w14:textId="77777777" w:rsidTr="00974EB0">
        <w:tc>
          <w:tcPr>
            <w:tcW w:w="1100" w:type="pct"/>
          </w:tcPr>
          <w:p w14:paraId="03596802" w14:textId="77777777" w:rsidR="00DC5693" w:rsidRPr="007036CE" w:rsidRDefault="00DC5693" w:rsidP="00DC5693">
            <w:pPr>
              <w:pStyle w:val="GOSTTablenorm"/>
              <w:rPr>
                <w:szCs w:val="22"/>
              </w:rPr>
            </w:pPr>
            <w:r w:rsidRPr="007036CE">
              <w:rPr>
                <w:szCs w:val="22"/>
              </w:rPr>
              <w:t>КБК</w:t>
            </w:r>
          </w:p>
        </w:tc>
        <w:tc>
          <w:tcPr>
            <w:tcW w:w="734" w:type="pct"/>
          </w:tcPr>
          <w:p w14:paraId="17F7CE0D" w14:textId="77777777" w:rsidR="00DC5693" w:rsidRPr="007036CE" w:rsidRDefault="00DC5693" w:rsidP="00DC5693">
            <w:pPr>
              <w:pStyle w:val="GOSTTablenorm"/>
            </w:pPr>
            <w:ins w:id="2485" w:author="Сатлер Марина Викторовна" w:date="2024-02-09T14:42:00Z">
              <w:r w:rsidRPr="007036CE">
                <w:rPr>
                  <w:b/>
                  <w:szCs w:val="24"/>
                  <w:lang w:val="en-US"/>
                </w:rPr>
                <w:t>SECTION_1</w:t>
              </w:r>
              <w:r w:rsidRPr="007036CE">
                <w:rPr>
                  <w:b/>
                  <w:szCs w:val="24"/>
                </w:rPr>
                <w:t>:</w:t>
              </w:r>
            </w:ins>
            <w:r w:rsidRPr="007036CE">
              <w:rPr>
                <w:szCs w:val="24"/>
                <w:lang w:val="en-US"/>
              </w:rPr>
              <w:t>KBK</w:t>
            </w:r>
          </w:p>
        </w:tc>
        <w:tc>
          <w:tcPr>
            <w:tcW w:w="519" w:type="pct"/>
          </w:tcPr>
          <w:p w14:paraId="18A87A7A" w14:textId="77777777" w:rsidR="00DC5693" w:rsidRPr="007036CE" w:rsidRDefault="00DC5693" w:rsidP="00DC5693">
            <w:pPr>
              <w:pStyle w:val="GOSTTablenorm"/>
            </w:pPr>
            <w:r w:rsidRPr="007036CE">
              <w:rPr>
                <w:szCs w:val="22"/>
              </w:rPr>
              <w:t>Строка</w:t>
            </w:r>
          </w:p>
        </w:tc>
        <w:tc>
          <w:tcPr>
            <w:tcW w:w="300" w:type="pct"/>
          </w:tcPr>
          <w:p w14:paraId="126F652D" w14:textId="77777777" w:rsidR="00DC5693" w:rsidRPr="007036CE" w:rsidRDefault="00DC5693" w:rsidP="00DC5693">
            <w:pPr>
              <w:pStyle w:val="GOSTTablenorm"/>
            </w:pPr>
            <w:r w:rsidRPr="007036CE">
              <w:rPr>
                <w:szCs w:val="22"/>
              </w:rPr>
              <w:t>Да</w:t>
            </w:r>
          </w:p>
        </w:tc>
        <w:tc>
          <w:tcPr>
            <w:tcW w:w="308" w:type="pct"/>
          </w:tcPr>
          <w:p w14:paraId="5689346E" w14:textId="77777777" w:rsidR="00DC5693" w:rsidRPr="007036CE" w:rsidRDefault="00DC5693" w:rsidP="00DC5693">
            <w:pPr>
              <w:pStyle w:val="GOSTTablenorm"/>
            </w:pPr>
            <w:r w:rsidRPr="007036CE">
              <w:rPr>
                <w:szCs w:val="22"/>
              </w:rPr>
              <w:t>=20</w:t>
            </w:r>
          </w:p>
        </w:tc>
        <w:tc>
          <w:tcPr>
            <w:tcW w:w="2039" w:type="pct"/>
          </w:tcPr>
          <w:p w14:paraId="68AD4BEE" w14:textId="77777777" w:rsidR="00DC5693" w:rsidRPr="007036CE" w:rsidRDefault="00DC5693" w:rsidP="00DC5693">
            <w:pPr>
              <w:pStyle w:val="GOSTTablenorm"/>
            </w:pPr>
            <w:r w:rsidRPr="007036CE">
              <w:rPr>
                <w:szCs w:val="22"/>
              </w:rPr>
              <w:t>Указывается код по бюджетной классификации для отражения операции на ЛС ГРБС</w:t>
            </w:r>
          </w:p>
        </w:tc>
      </w:tr>
      <w:tr w:rsidR="00DC5693" w:rsidRPr="007036CE" w14:paraId="502EF3C2" w14:textId="77777777" w:rsidTr="00974EB0">
        <w:tc>
          <w:tcPr>
            <w:tcW w:w="1100" w:type="pct"/>
          </w:tcPr>
          <w:p w14:paraId="4906615F" w14:textId="77777777" w:rsidR="00DC5693" w:rsidRPr="007036CE" w:rsidRDefault="00DC5693" w:rsidP="00DC5693">
            <w:pPr>
              <w:pStyle w:val="GOSTTablenorm"/>
              <w:rPr>
                <w:szCs w:val="22"/>
              </w:rPr>
            </w:pPr>
            <w:r w:rsidRPr="007036CE">
              <w:rPr>
                <w:szCs w:val="22"/>
              </w:rPr>
              <w:t>Тип КБК</w:t>
            </w:r>
          </w:p>
        </w:tc>
        <w:tc>
          <w:tcPr>
            <w:tcW w:w="734" w:type="pct"/>
          </w:tcPr>
          <w:p w14:paraId="14D255AD" w14:textId="77777777" w:rsidR="00DC5693" w:rsidRPr="007036CE" w:rsidRDefault="00DC5693" w:rsidP="00DC5693">
            <w:pPr>
              <w:pStyle w:val="GOSTTablenorm"/>
              <w:rPr>
                <w:szCs w:val="24"/>
                <w:lang w:val="en-US"/>
              </w:rPr>
            </w:pPr>
            <w:ins w:id="2486" w:author="Сатлер Марина Викторовна" w:date="2024-02-09T14:42:00Z">
              <w:r w:rsidRPr="007036CE">
                <w:rPr>
                  <w:b/>
                  <w:szCs w:val="24"/>
                  <w:lang w:val="en-US"/>
                </w:rPr>
                <w:t>SECTION_1</w:t>
              </w:r>
              <w:r w:rsidRPr="007036CE">
                <w:rPr>
                  <w:b/>
                  <w:szCs w:val="24"/>
                </w:rPr>
                <w:t>:</w:t>
              </w:r>
            </w:ins>
            <w:r w:rsidRPr="007036CE">
              <w:rPr>
                <w:szCs w:val="24"/>
              </w:rPr>
              <w:t>TYPEKBK</w:t>
            </w:r>
          </w:p>
        </w:tc>
        <w:tc>
          <w:tcPr>
            <w:tcW w:w="519" w:type="pct"/>
          </w:tcPr>
          <w:p w14:paraId="642D915B" w14:textId="77777777" w:rsidR="00DC5693" w:rsidRPr="007036CE" w:rsidRDefault="00DC5693" w:rsidP="00DC5693">
            <w:pPr>
              <w:pStyle w:val="GOSTTablenorm"/>
            </w:pPr>
            <w:r w:rsidRPr="007036CE">
              <w:rPr>
                <w:szCs w:val="22"/>
              </w:rPr>
              <w:t>Строка</w:t>
            </w:r>
          </w:p>
        </w:tc>
        <w:tc>
          <w:tcPr>
            <w:tcW w:w="300" w:type="pct"/>
          </w:tcPr>
          <w:p w14:paraId="432E4326" w14:textId="77777777" w:rsidR="00DC5693" w:rsidRPr="007036CE" w:rsidRDefault="00DC5693" w:rsidP="00DC5693">
            <w:pPr>
              <w:pStyle w:val="GOSTTablenorm"/>
            </w:pPr>
            <w:r w:rsidRPr="007036CE">
              <w:rPr>
                <w:szCs w:val="22"/>
              </w:rPr>
              <w:t>Да</w:t>
            </w:r>
          </w:p>
        </w:tc>
        <w:tc>
          <w:tcPr>
            <w:tcW w:w="308" w:type="pct"/>
          </w:tcPr>
          <w:p w14:paraId="60D2E2A4" w14:textId="77777777" w:rsidR="00DC5693" w:rsidRPr="007036CE" w:rsidRDefault="00DC5693" w:rsidP="00DC5693">
            <w:pPr>
              <w:pStyle w:val="GOSTTablenorm"/>
            </w:pPr>
            <w:r w:rsidRPr="007036CE">
              <w:rPr>
                <w:szCs w:val="22"/>
              </w:rPr>
              <w:t>=2</w:t>
            </w:r>
          </w:p>
        </w:tc>
        <w:tc>
          <w:tcPr>
            <w:tcW w:w="2039" w:type="pct"/>
          </w:tcPr>
          <w:p w14:paraId="154DA59E" w14:textId="77777777" w:rsidR="00DC5693" w:rsidRPr="007036CE" w:rsidRDefault="00DC5693" w:rsidP="00DC5693">
            <w:pPr>
              <w:ind w:firstLine="30"/>
              <w:rPr>
                <w:sz w:val="22"/>
                <w:szCs w:val="22"/>
              </w:rPr>
            </w:pPr>
            <w:r w:rsidRPr="007036CE">
              <w:rPr>
                <w:sz w:val="22"/>
                <w:szCs w:val="22"/>
              </w:rPr>
              <w:t>Указывается тип кода по бюджетной классификации.</w:t>
            </w:r>
          </w:p>
          <w:p w14:paraId="5ED7516C" w14:textId="77777777" w:rsidR="00DC5693" w:rsidRPr="007036CE" w:rsidRDefault="00DC5693" w:rsidP="00DC5693">
            <w:pPr>
              <w:ind w:firstLine="30"/>
              <w:rPr>
                <w:sz w:val="22"/>
                <w:szCs w:val="22"/>
              </w:rPr>
            </w:pPr>
            <w:r w:rsidRPr="007036CE">
              <w:rPr>
                <w:sz w:val="22"/>
                <w:szCs w:val="22"/>
              </w:rPr>
              <w:t>Возможные значения:</w:t>
            </w:r>
          </w:p>
          <w:p w14:paraId="055B90D4" w14:textId="77777777" w:rsidR="00DC5693" w:rsidRPr="007036CE" w:rsidRDefault="00DC5693" w:rsidP="00DC5693">
            <w:pPr>
              <w:pStyle w:val="GOSTTableListMark1"/>
              <w:numPr>
                <w:ilvl w:val="0"/>
                <w:numId w:val="2"/>
              </w:numPr>
            </w:pPr>
            <w:r w:rsidRPr="007036CE">
              <w:lastRenderedPageBreak/>
              <w:t xml:space="preserve">«11» </w:t>
            </w:r>
            <w:r w:rsidR="004060F4" w:rsidRPr="007036CE">
              <w:t>–</w:t>
            </w:r>
            <w:r w:rsidRPr="007036CE">
              <w:t xml:space="preserve"> Лимитируемые расходы;</w:t>
            </w:r>
          </w:p>
          <w:p w14:paraId="24CFBA68" w14:textId="77777777" w:rsidR="00DC5693" w:rsidRPr="007036CE" w:rsidRDefault="00DC5693" w:rsidP="00DC5693">
            <w:pPr>
              <w:pStyle w:val="GOSTTableListMark1"/>
              <w:numPr>
                <w:ilvl w:val="0"/>
                <w:numId w:val="2"/>
              </w:numPr>
            </w:pPr>
            <w:r w:rsidRPr="007036CE">
              <w:t xml:space="preserve">«12» </w:t>
            </w:r>
            <w:r w:rsidR="004060F4" w:rsidRPr="007036CE">
              <w:t>–</w:t>
            </w:r>
            <w:r w:rsidRPr="007036CE">
              <w:t xml:space="preserve"> Нелимитруемые расходы</w:t>
            </w:r>
          </w:p>
        </w:tc>
      </w:tr>
      <w:tr w:rsidR="00DC5693" w:rsidRPr="007036CE" w14:paraId="777769AC" w14:textId="77777777" w:rsidTr="00974EB0">
        <w:tc>
          <w:tcPr>
            <w:tcW w:w="1100" w:type="pct"/>
          </w:tcPr>
          <w:p w14:paraId="344A3A5C" w14:textId="77777777" w:rsidR="00DC5693" w:rsidRPr="007036CE" w:rsidRDefault="00DC5693" w:rsidP="00DC5693">
            <w:pPr>
              <w:pStyle w:val="GOSTTablenorm"/>
              <w:rPr>
                <w:szCs w:val="22"/>
              </w:rPr>
            </w:pPr>
            <w:r w:rsidRPr="007036CE">
              <w:rPr>
                <w:szCs w:val="22"/>
              </w:rPr>
              <w:lastRenderedPageBreak/>
              <w:t>Укрупненный КБК</w:t>
            </w:r>
          </w:p>
        </w:tc>
        <w:tc>
          <w:tcPr>
            <w:tcW w:w="734" w:type="pct"/>
          </w:tcPr>
          <w:p w14:paraId="1EADAFF1" w14:textId="77777777" w:rsidR="00DC5693" w:rsidRPr="007036CE" w:rsidRDefault="00DC5693" w:rsidP="00DC5693">
            <w:pPr>
              <w:pStyle w:val="GOSTTablenorm"/>
              <w:rPr>
                <w:szCs w:val="24"/>
              </w:rPr>
            </w:pPr>
            <w:ins w:id="2487" w:author="Сатлер Марина Викторовна" w:date="2024-02-09T14:42:00Z">
              <w:r w:rsidRPr="007036CE">
                <w:rPr>
                  <w:b/>
                  <w:szCs w:val="24"/>
                  <w:lang w:val="en-US"/>
                </w:rPr>
                <w:t>SECTION_1</w:t>
              </w:r>
              <w:r w:rsidRPr="007036CE">
                <w:rPr>
                  <w:b/>
                  <w:szCs w:val="24"/>
                </w:rPr>
                <w:t>:</w:t>
              </w:r>
            </w:ins>
            <w:r w:rsidRPr="007036CE">
              <w:rPr>
                <w:szCs w:val="24"/>
              </w:rPr>
              <w:t>NULLKBK</w:t>
            </w:r>
          </w:p>
        </w:tc>
        <w:tc>
          <w:tcPr>
            <w:tcW w:w="519" w:type="pct"/>
          </w:tcPr>
          <w:p w14:paraId="08438633" w14:textId="77777777" w:rsidR="00DC5693" w:rsidRPr="007036CE" w:rsidRDefault="00DC5693" w:rsidP="00DC5693">
            <w:pPr>
              <w:pStyle w:val="GOSTTablenorm"/>
            </w:pPr>
            <w:r w:rsidRPr="007036CE">
              <w:rPr>
                <w:szCs w:val="22"/>
              </w:rPr>
              <w:t>Строка</w:t>
            </w:r>
          </w:p>
        </w:tc>
        <w:tc>
          <w:tcPr>
            <w:tcW w:w="300" w:type="pct"/>
          </w:tcPr>
          <w:p w14:paraId="217FF73F" w14:textId="77777777" w:rsidR="00DC5693" w:rsidRPr="007036CE" w:rsidRDefault="00DC5693" w:rsidP="00DC5693">
            <w:pPr>
              <w:pStyle w:val="GOSTTablenorm"/>
            </w:pPr>
            <w:r w:rsidRPr="007036CE">
              <w:rPr>
                <w:szCs w:val="22"/>
              </w:rPr>
              <w:t>Да</w:t>
            </w:r>
          </w:p>
        </w:tc>
        <w:tc>
          <w:tcPr>
            <w:tcW w:w="308" w:type="pct"/>
          </w:tcPr>
          <w:p w14:paraId="453CDF83" w14:textId="77777777" w:rsidR="00DC5693" w:rsidRPr="007036CE" w:rsidRDefault="00DC5693" w:rsidP="00DC5693">
            <w:pPr>
              <w:pStyle w:val="GOSTTablenorm"/>
            </w:pPr>
            <w:r w:rsidRPr="007036CE">
              <w:rPr>
                <w:szCs w:val="22"/>
              </w:rPr>
              <w:t>=20</w:t>
            </w:r>
          </w:p>
        </w:tc>
        <w:tc>
          <w:tcPr>
            <w:tcW w:w="2039" w:type="pct"/>
          </w:tcPr>
          <w:p w14:paraId="4B578433" w14:textId="77777777" w:rsidR="00DC5693" w:rsidRPr="007036CE" w:rsidRDefault="00DC5693" w:rsidP="00DC5693">
            <w:pPr>
              <w:pStyle w:val="GOSTTablenorm"/>
            </w:pPr>
            <w:r w:rsidRPr="007036CE">
              <w:rPr>
                <w:szCs w:val="22"/>
              </w:rPr>
              <w:t>Указывается укрупненный код по бюджетной классификации.</w:t>
            </w:r>
          </w:p>
        </w:tc>
      </w:tr>
      <w:tr w:rsidR="00DC5693" w:rsidRPr="007036CE" w14:paraId="4DB9BBDA" w14:textId="77777777" w:rsidTr="00974EB0">
        <w:tc>
          <w:tcPr>
            <w:tcW w:w="1100" w:type="pct"/>
          </w:tcPr>
          <w:p w14:paraId="3B1DE0D3" w14:textId="77777777" w:rsidR="00DC5693" w:rsidRPr="007036CE" w:rsidRDefault="00DC5693" w:rsidP="00DC5693">
            <w:pPr>
              <w:pStyle w:val="GOSTTablenorm"/>
              <w:rPr>
                <w:szCs w:val="22"/>
              </w:rPr>
            </w:pPr>
            <w:r w:rsidRPr="007036CE">
              <w:rPr>
                <w:szCs w:val="22"/>
              </w:rPr>
              <w:t>Номер лицевого счета</w:t>
            </w:r>
          </w:p>
        </w:tc>
        <w:tc>
          <w:tcPr>
            <w:tcW w:w="734" w:type="pct"/>
          </w:tcPr>
          <w:p w14:paraId="0446C384" w14:textId="77777777" w:rsidR="00DC5693" w:rsidRPr="007036CE" w:rsidRDefault="00DC5693" w:rsidP="00DC5693">
            <w:pPr>
              <w:pStyle w:val="GOSTTablenorm"/>
              <w:rPr>
                <w:szCs w:val="24"/>
              </w:rPr>
            </w:pPr>
            <w:ins w:id="2488" w:author="Сатлер Марина Викторовна" w:date="2024-02-09T14:42:00Z">
              <w:r w:rsidRPr="007036CE">
                <w:rPr>
                  <w:b/>
                  <w:szCs w:val="24"/>
                  <w:lang w:val="en-US"/>
                </w:rPr>
                <w:t>SECTION_1</w:t>
              </w:r>
              <w:r w:rsidRPr="007036CE">
                <w:rPr>
                  <w:b/>
                  <w:szCs w:val="24"/>
                </w:rPr>
                <w:t>:</w:t>
              </w:r>
            </w:ins>
            <w:r w:rsidRPr="007036CE">
              <w:rPr>
                <w:szCs w:val="24"/>
                <w:lang w:val="en-US"/>
              </w:rPr>
              <w:t>PA</w:t>
            </w:r>
          </w:p>
        </w:tc>
        <w:tc>
          <w:tcPr>
            <w:tcW w:w="519" w:type="pct"/>
          </w:tcPr>
          <w:p w14:paraId="29C74FA8" w14:textId="77777777" w:rsidR="00DC5693" w:rsidRPr="007036CE" w:rsidRDefault="00DC5693" w:rsidP="00DC5693">
            <w:pPr>
              <w:pStyle w:val="GOSTTablenorm"/>
            </w:pPr>
            <w:r w:rsidRPr="007036CE">
              <w:rPr>
                <w:szCs w:val="22"/>
              </w:rPr>
              <w:t>Строка</w:t>
            </w:r>
          </w:p>
        </w:tc>
        <w:tc>
          <w:tcPr>
            <w:tcW w:w="300" w:type="pct"/>
          </w:tcPr>
          <w:p w14:paraId="5E47BC6B" w14:textId="77777777" w:rsidR="00DC5693" w:rsidRPr="007036CE" w:rsidRDefault="00DC5693" w:rsidP="00DC5693">
            <w:pPr>
              <w:pStyle w:val="GOSTTablenorm"/>
            </w:pPr>
            <w:r w:rsidRPr="007036CE">
              <w:rPr>
                <w:szCs w:val="22"/>
              </w:rPr>
              <w:t>Да</w:t>
            </w:r>
          </w:p>
        </w:tc>
        <w:tc>
          <w:tcPr>
            <w:tcW w:w="308" w:type="pct"/>
          </w:tcPr>
          <w:p w14:paraId="01142D4A" w14:textId="77777777" w:rsidR="00DC5693" w:rsidRPr="007036CE" w:rsidRDefault="00DC5693" w:rsidP="00DC5693">
            <w:pPr>
              <w:pStyle w:val="GOSTTablenorm"/>
            </w:pPr>
            <w:r w:rsidRPr="007036CE">
              <w:rPr>
                <w:szCs w:val="22"/>
              </w:rPr>
              <w:t>=11</w:t>
            </w:r>
          </w:p>
        </w:tc>
        <w:tc>
          <w:tcPr>
            <w:tcW w:w="2039" w:type="pct"/>
          </w:tcPr>
          <w:p w14:paraId="7E1A303E" w14:textId="77777777" w:rsidR="00DC5693" w:rsidRPr="007036CE" w:rsidRDefault="00DC5693" w:rsidP="00DC5693">
            <w:pPr>
              <w:pStyle w:val="GOSTTablenorm"/>
            </w:pPr>
            <w:r w:rsidRPr="007036CE">
              <w:rPr>
                <w:szCs w:val="22"/>
              </w:rPr>
              <w:t>Указывается номер лицевого счета ГРБС</w:t>
            </w:r>
          </w:p>
        </w:tc>
      </w:tr>
      <w:tr w:rsidR="00DC5693" w:rsidRPr="007036CE" w14:paraId="661B3531" w14:textId="77777777" w:rsidTr="00974EB0">
        <w:tc>
          <w:tcPr>
            <w:tcW w:w="1100" w:type="pct"/>
          </w:tcPr>
          <w:p w14:paraId="69686CD7" w14:textId="77777777" w:rsidR="00DC5693" w:rsidRPr="007036CE" w:rsidRDefault="00DC5693" w:rsidP="00DC5693">
            <w:pPr>
              <w:pStyle w:val="GOSTTablenorm"/>
              <w:rPr>
                <w:szCs w:val="22"/>
              </w:rPr>
            </w:pPr>
            <w:r w:rsidRPr="007036CE">
              <w:rPr>
                <w:szCs w:val="22"/>
              </w:rPr>
              <w:t>Контур</w:t>
            </w:r>
          </w:p>
        </w:tc>
        <w:tc>
          <w:tcPr>
            <w:tcW w:w="734" w:type="pct"/>
          </w:tcPr>
          <w:p w14:paraId="66245B5B" w14:textId="77777777" w:rsidR="00DC5693" w:rsidRPr="007036CE" w:rsidRDefault="00DC5693" w:rsidP="00DC5693">
            <w:pPr>
              <w:pStyle w:val="GOSTTablenorm"/>
              <w:rPr>
                <w:szCs w:val="24"/>
                <w:lang w:val="en-US"/>
              </w:rPr>
            </w:pPr>
            <w:ins w:id="2489" w:author="Сатлер Марина Викторовна" w:date="2024-02-09T14:42:00Z">
              <w:r w:rsidRPr="007036CE">
                <w:rPr>
                  <w:b/>
                  <w:szCs w:val="24"/>
                  <w:lang w:val="en-US"/>
                </w:rPr>
                <w:t>SECTION_1</w:t>
              </w:r>
              <w:r w:rsidRPr="007036CE">
                <w:rPr>
                  <w:b/>
                  <w:szCs w:val="24"/>
                </w:rPr>
                <w:t>:</w:t>
              </w:r>
            </w:ins>
            <w:r w:rsidRPr="007036CE">
              <w:rPr>
                <w:szCs w:val="22"/>
                <w:lang w:val="en-US"/>
              </w:rPr>
              <w:t>CONTUR</w:t>
            </w:r>
          </w:p>
        </w:tc>
        <w:tc>
          <w:tcPr>
            <w:tcW w:w="519" w:type="pct"/>
          </w:tcPr>
          <w:p w14:paraId="1BD19770" w14:textId="77777777" w:rsidR="00DC5693" w:rsidRPr="007036CE" w:rsidRDefault="00DC5693" w:rsidP="00DC5693">
            <w:pPr>
              <w:pStyle w:val="GOSTTablenorm"/>
            </w:pPr>
            <w:ins w:id="2490" w:author="Сатлер Марина Викторовна" w:date="2024-02-28T19:09:00Z">
              <w:r w:rsidRPr="007036CE">
                <w:rPr>
                  <w:szCs w:val="22"/>
                </w:rPr>
                <w:t>Строка</w:t>
              </w:r>
            </w:ins>
          </w:p>
        </w:tc>
        <w:tc>
          <w:tcPr>
            <w:tcW w:w="300" w:type="pct"/>
          </w:tcPr>
          <w:p w14:paraId="52AB744F" w14:textId="77777777" w:rsidR="00DC5693" w:rsidRPr="007036CE" w:rsidRDefault="00DC5693" w:rsidP="00DC5693">
            <w:pPr>
              <w:pStyle w:val="GOSTTablenorm"/>
            </w:pPr>
            <w:r w:rsidRPr="007036CE">
              <w:rPr>
                <w:szCs w:val="22"/>
              </w:rPr>
              <w:t>Да</w:t>
            </w:r>
          </w:p>
        </w:tc>
        <w:tc>
          <w:tcPr>
            <w:tcW w:w="308" w:type="pct"/>
          </w:tcPr>
          <w:p w14:paraId="1699E5A0" w14:textId="77777777" w:rsidR="00DC5693" w:rsidRPr="007036CE" w:rsidRDefault="00DC5693" w:rsidP="00DC5693">
            <w:pPr>
              <w:pStyle w:val="GOSTTablenorm"/>
            </w:pPr>
            <w:r w:rsidRPr="007036CE">
              <w:rPr>
                <w:szCs w:val="22"/>
              </w:rPr>
              <w:t>=1</w:t>
            </w:r>
          </w:p>
        </w:tc>
        <w:tc>
          <w:tcPr>
            <w:tcW w:w="2039" w:type="pct"/>
          </w:tcPr>
          <w:p w14:paraId="290AE652" w14:textId="77777777" w:rsidR="00DC5693" w:rsidRPr="007036CE" w:rsidRDefault="00DC5693" w:rsidP="00DC5693">
            <w:pPr>
              <w:pStyle w:val="GOSTTablenorm"/>
              <w:rPr>
                <w:szCs w:val="22"/>
              </w:rPr>
            </w:pPr>
            <w:r w:rsidRPr="007036CE">
              <w:rPr>
                <w:szCs w:val="22"/>
              </w:rPr>
              <w:t>Указывается код контура, в котором проводится операция.</w:t>
            </w:r>
          </w:p>
          <w:p w14:paraId="22329E4C" w14:textId="77777777" w:rsidR="00DC5693" w:rsidRPr="007036CE" w:rsidRDefault="00DC5693" w:rsidP="00DC5693">
            <w:pPr>
              <w:pStyle w:val="GOSTTablenorm"/>
              <w:rPr>
                <w:szCs w:val="22"/>
              </w:rPr>
            </w:pPr>
            <w:r w:rsidRPr="007036CE">
              <w:rPr>
                <w:szCs w:val="22"/>
              </w:rPr>
              <w:t>Возможные значения:</w:t>
            </w:r>
          </w:p>
          <w:p w14:paraId="0AEFA088" w14:textId="77777777" w:rsidR="00DC5693" w:rsidRPr="007036CE" w:rsidRDefault="00DC5693" w:rsidP="00DC5693">
            <w:pPr>
              <w:pStyle w:val="GOSTTableListMark1"/>
              <w:numPr>
                <w:ilvl w:val="0"/>
                <w:numId w:val="2"/>
              </w:numPr>
            </w:pPr>
            <w:r w:rsidRPr="007036CE">
              <w:t>«</w:t>
            </w:r>
            <w:ins w:id="2491" w:author="Сатлер Марина Викторовна" w:date="2024-02-28T18:37:00Z">
              <w:r w:rsidRPr="007036CE">
                <w:rPr>
                  <w:lang w:val="en-US"/>
                </w:rPr>
                <w:t>O</w:t>
              </w:r>
            </w:ins>
            <w:r w:rsidRPr="007036CE">
              <w:t xml:space="preserve">» </w:t>
            </w:r>
            <w:r w:rsidRPr="007036CE">
              <w:rPr>
                <w:lang w:val="en-US"/>
              </w:rPr>
              <w:t xml:space="preserve">– </w:t>
            </w:r>
            <w:r w:rsidRPr="007036CE">
              <w:t>открытый;</w:t>
            </w:r>
          </w:p>
          <w:p w14:paraId="25EE297F" w14:textId="77777777" w:rsidR="00DC5693" w:rsidRPr="007036CE" w:rsidRDefault="00DC5693" w:rsidP="00DC5693">
            <w:pPr>
              <w:pStyle w:val="GOSTTableListMark1"/>
              <w:numPr>
                <w:ilvl w:val="0"/>
                <w:numId w:val="2"/>
              </w:numPr>
            </w:pPr>
            <w:r w:rsidRPr="007036CE">
              <w:t>«</w:t>
            </w:r>
            <w:r w:rsidRPr="007036CE">
              <w:rPr>
                <w:lang w:val="en-US"/>
              </w:rPr>
              <w:t>S</w:t>
            </w:r>
            <w:r w:rsidRPr="007036CE">
              <w:t>»</w:t>
            </w:r>
            <w:r w:rsidRPr="007036CE">
              <w:rPr>
                <w:lang w:val="en-US"/>
              </w:rPr>
              <w:t xml:space="preserve"> – </w:t>
            </w:r>
            <w:r w:rsidRPr="007036CE">
              <w:t>защищенный;</w:t>
            </w:r>
          </w:p>
          <w:p w14:paraId="3CBAA76E" w14:textId="77777777" w:rsidR="00DC5693" w:rsidRPr="007036CE" w:rsidRDefault="00DC5693" w:rsidP="00DC5693">
            <w:pPr>
              <w:pStyle w:val="GOSTTableListMark1"/>
              <w:numPr>
                <w:ilvl w:val="0"/>
                <w:numId w:val="2"/>
              </w:numPr>
            </w:pPr>
            <w:r w:rsidRPr="007036CE">
              <w:t>«1» – открытый;</w:t>
            </w:r>
          </w:p>
          <w:p w14:paraId="5FB60CF0" w14:textId="77777777" w:rsidR="00DC5693" w:rsidRPr="007036CE" w:rsidRDefault="00DC5693" w:rsidP="00DC5693">
            <w:pPr>
              <w:pStyle w:val="GOSTTableListMark1"/>
              <w:numPr>
                <w:ilvl w:val="0"/>
                <w:numId w:val="2"/>
              </w:numPr>
            </w:pPr>
            <w:r w:rsidRPr="007036CE">
              <w:t>«2» – защищенный</w:t>
            </w:r>
          </w:p>
        </w:tc>
      </w:tr>
      <w:tr w:rsidR="00DC5693" w:rsidRPr="007036CE" w14:paraId="353CA899" w14:textId="77777777" w:rsidTr="00974EB0">
        <w:tc>
          <w:tcPr>
            <w:tcW w:w="1100" w:type="pct"/>
          </w:tcPr>
          <w:p w14:paraId="3CD4891E" w14:textId="77777777" w:rsidR="00DC5693" w:rsidRPr="007036CE" w:rsidRDefault="00DC5693" w:rsidP="00DC5693">
            <w:pPr>
              <w:pStyle w:val="GOSTTablenorm"/>
              <w:rPr>
                <w:szCs w:val="22"/>
              </w:rPr>
            </w:pPr>
            <w:ins w:id="2492" w:author="Сатлер Марина Викторовна" w:date="2024-02-13T15:07:00Z">
              <w:r w:rsidRPr="007036CE">
                <w:t>Сумма на текущий год</w:t>
              </w:r>
            </w:ins>
          </w:p>
        </w:tc>
        <w:tc>
          <w:tcPr>
            <w:tcW w:w="734" w:type="pct"/>
          </w:tcPr>
          <w:p w14:paraId="409D2874" w14:textId="77777777" w:rsidR="00DC5693" w:rsidRPr="007036CE" w:rsidRDefault="00DC5693" w:rsidP="00DC5693">
            <w:pPr>
              <w:pStyle w:val="GOSTTablenorm"/>
              <w:rPr>
                <w:szCs w:val="22"/>
                <w:lang w:val="en-US"/>
              </w:rPr>
            </w:pPr>
            <w:ins w:id="2493" w:author="Сатлер Марина Викторовна" w:date="2024-02-09T14:42:00Z">
              <w:r w:rsidRPr="007036CE">
                <w:rPr>
                  <w:b/>
                  <w:szCs w:val="24"/>
                  <w:lang w:val="en-US"/>
                </w:rPr>
                <w:t>SECTION_1</w:t>
              </w:r>
              <w:r w:rsidRPr="007036CE">
                <w:rPr>
                  <w:b/>
                  <w:szCs w:val="24"/>
                </w:rPr>
                <w:t>:</w:t>
              </w:r>
            </w:ins>
            <w:r w:rsidRPr="007036CE">
              <w:rPr>
                <w:szCs w:val="22"/>
              </w:rPr>
              <w:t>SUM_1</w:t>
            </w:r>
          </w:p>
        </w:tc>
        <w:tc>
          <w:tcPr>
            <w:tcW w:w="519" w:type="pct"/>
          </w:tcPr>
          <w:p w14:paraId="6825BAD6" w14:textId="77777777" w:rsidR="00DC5693" w:rsidRPr="007036CE" w:rsidRDefault="00DC5693" w:rsidP="00DC5693">
            <w:pPr>
              <w:pStyle w:val="GOSTTablenorm"/>
            </w:pPr>
            <w:r w:rsidRPr="007036CE">
              <w:rPr>
                <w:szCs w:val="22"/>
              </w:rPr>
              <w:t>Сумма</w:t>
            </w:r>
          </w:p>
        </w:tc>
        <w:tc>
          <w:tcPr>
            <w:tcW w:w="300" w:type="pct"/>
          </w:tcPr>
          <w:p w14:paraId="0A7D95A3" w14:textId="77777777" w:rsidR="00DC5693" w:rsidRPr="007036CE" w:rsidRDefault="00DC5693" w:rsidP="00DC5693">
            <w:pPr>
              <w:pStyle w:val="GOSTTablenorm"/>
            </w:pPr>
            <w:r w:rsidRPr="007036CE">
              <w:rPr>
                <w:szCs w:val="22"/>
              </w:rPr>
              <w:t>Да</w:t>
            </w:r>
          </w:p>
        </w:tc>
        <w:tc>
          <w:tcPr>
            <w:tcW w:w="308" w:type="pct"/>
          </w:tcPr>
          <w:p w14:paraId="0EE2454A" w14:textId="77777777" w:rsidR="00DC5693" w:rsidRPr="007036CE" w:rsidRDefault="00DC5693" w:rsidP="00DC5693">
            <w:pPr>
              <w:pStyle w:val="GOSTTablenorm"/>
            </w:pPr>
          </w:p>
        </w:tc>
        <w:tc>
          <w:tcPr>
            <w:tcW w:w="2039" w:type="pct"/>
          </w:tcPr>
          <w:p w14:paraId="1988EEC5" w14:textId="77777777" w:rsidR="00DC5693" w:rsidRPr="007036CE" w:rsidRDefault="00DC5693" w:rsidP="00DC5693">
            <w:pPr>
              <w:pStyle w:val="GOSTTablenorm"/>
            </w:pPr>
            <w:r w:rsidRPr="007036CE">
              <w:rPr>
                <w:szCs w:val="22"/>
              </w:rPr>
              <w:t>Указывается сумма на текущий финансовый год</w:t>
            </w:r>
            <w:del w:id="2494" w:author="Сатлер Марина Викторовна" w:date="2024-07-05T16:48:00Z">
              <w:r w:rsidRPr="007036CE" w:rsidDel="00DC5693">
                <w:rPr>
                  <w:szCs w:val="22"/>
                </w:rPr>
                <w:delText xml:space="preserve"> при доведении на текущий бюджетный цикл</w:delText>
              </w:r>
            </w:del>
          </w:p>
        </w:tc>
      </w:tr>
      <w:tr w:rsidR="00DC5693" w:rsidRPr="007036CE" w14:paraId="66588212" w14:textId="77777777" w:rsidTr="00974EB0">
        <w:tc>
          <w:tcPr>
            <w:tcW w:w="1100" w:type="pct"/>
          </w:tcPr>
          <w:p w14:paraId="731CD5CA" w14:textId="77777777" w:rsidR="00DC5693" w:rsidRPr="007036CE" w:rsidRDefault="00DC5693" w:rsidP="00DC5693">
            <w:pPr>
              <w:pStyle w:val="GOSTTablenorm"/>
              <w:rPr>
                <w:szCs w:val="22"/>
              </w:rPr>
            </w:pPr>
            <w:ins w:id="2495" w:author="Сатлер Марина Викторовна" w:date="2024-02-13T15:07:00Z">
              <w:r w:rsidRPr="007036CE">
                <w:t>Сумма на первый год планового периода</w:t>
              </w:r>
            </w:ins>
          </w:p>
        </w:tc>
        <w:tc>
          <w:tcPr>
            <w:tcW w:w="734" w:type="pct"/>
          </w:tcPr>
          <w:p w14:paraId="344288EA" w14:textId="77777777" w:rsidR="00DC5693" w:rsidRPr="007036CE" w:rsidRDefault="00DC5693" w:rsidP="00DC5693">
            <w:pPr>
              <w:pStyle w:val="GOSTTablenorm"/>
              <w:rPr>
                <w:szCs w:val="22"/>
              </w:rPr>
            </w:pPr>
            <w:ins w:id="2496" w:author="Сатлер Марина Викторовна" w:date="2024-02-09T14:42:00Z">
              <w:r w:rsidRPr="007036CE">
                <w:rPr>
                  <w:b/>
                  <w:szCs w:val="24"/>
                  <w:lang w:val="en-US"/>
                </w:rPr>
                <w:t>SECTION_1</w:t>
              </w:r>
              <w:r w:rsidRPr="007036CE">
                <w:rPr>
                  <w:b/>
                  <w:szCs w:val="24"/>
                </w:rPr>
                <w:t>:</w:t>
              </w:r>
            </w:ins>
            <w:r w:rsidRPr="007036CE">
              <w:rPr>
                <w:szCs w:val="22"/>
              </w:rPr>
              <w:t>SUM_2</w:t>
            </w:r>
          </w:p>
        </w:tc>
        <w:tc>
          <w:tcPr>
            <w:tcW w:w="519" w:type="pct"/>
          </w:tcPr>
          <w:p w14:paraId="778B4D73" w14:textId="77777777" w:rsidR="00DC5693" w:rsidRPr="007036CE" w:rsidRDefault="00DC5693" w:rsidP="00DC5693">
            <w:pPr>
              <w:pStyle w:val="GOSTTablenorm"/>
            </w:pPr>
            <w:r w:rsidRPr="007036CE">
              <w:rPr>
                <w:szCs w:val="22"/>
              </w:rPr>
              <w:t>Сумма</w:t>
            </w:r>
          </w:p>
        </w:tc>
        <w:tc>
          <w:tcPr>
            <w:tcW w:w="300" w:type="pct"/>
          </w:tcPr>
          <w:p w14:paraId="362729D1" w14:textId="77777777" w:rsidR="00DC5693" w:rsidRPr="007036CE" w:rsidRDefault="00DC5693" w:rsidP="00DC5693">
            <w:pPr>
              <w:pStyle w:val="GOSTTablenorm"/>
            </w:pPr>
            <w:r w:rsidRPr="007036CE">
              <w:rPr>
                <w:szCs w:val="22"/>
              </w:rPr>
              <w:t>Да</w:t>
            </w:r>
          </w:p>
        </w:tc>
        <w:tc>
          <w:tcPr>
            <w:tcW w:w="308" w:type="pct"/>
          </w:tcPr>
          <w:p w14:paraId="177C0647" w14:textId="77777777" w:rsidR="00DC5693" w:rsidRPr="007036CE" w:rsidRDefault="00DC5693" w:rsidP="00DC5693">
            <w:pPr>
              <w:pStyle w:val="GOSTTablenorm"/>
            </w:pPr>
          </w:p>
        </w:tc>
        <w:tc>
          <w:tcPr>
            <w:tcW w:w="2039" w:type="pct"/>
          </w:tcPr>
          <w:p w14:paraId="0C0992FC" w14:textId="77777777" w:rsidR="00DC5693" w:rsidRPr="007036CE" w:rsidRDefault="00DC5693" w:rsidP="00DC5693">
            <w:pPr>
              <w:pStyle w:val="GOSTTablenorm"/>
            </w:pPr>
            <w:r w:rsidRPr="007036CE">
              <w:rPr>
                <w:szCs w:val="22"/>
              </w:rPr>
              <w:t>Указывается сумма на 1-й плановый год</w:t>
            </w:r>
            <w:del w:id="2497" w:author="Сатлер Марина Викторовна" w:date="2024-07-05T16:48:00Z">
              <w:r w:rsidRPr="007036CE" w:rsidDel="00DC5693">
                <w:rPr>
                  <w:szCs w:val="22"/>
                </w:rPr>
                <w:delText xml:space="preserve"> при доведении на текущий бюджетный цикл</w:delText>
              </w:r>
            </w:del>
          </w:p>
        </w:tc>
      </w:tr>
      <w:tr w:rsidR="00DC5693" w:rsidRPr="007036CE" w14:paraId="2CCC3965" w14:textId="77777777" w:rsidTr="00974EB0">
        <w:tc>
          <w:tcPr>
            <w:tcW w:w="1100" w:type="pct"/>
          </w:tcPr>
          <w:p w14:paraId="6C82D30A" w14:textId="77777777" w:rsidR="00DC5693" w:rsidRPr="007036CE" w:rsidRDefault="00DC5693" w:rsidP="00DC5693">
            <w:pPr>
              <w:pStyle w:val="GOSTTablenorm"/>
              <w:rPr>
                <w:szCs w:val="22"/>
              </w:rPr>
            </w:pPr>
            <w:ins w:id="2498" w:author="Сатлер Марина Викторовна" w:date="2024-02-13T15:07:00Z">
              <w:r w:rsidRPr="007036CE">
                <w:t>Сумма на второй год планового периода</w:t>
              </w:r>
            </w:ins>
          </w:p>
        </w:tc>
        <w:tc>
          <w:tcPr>
            <w:tcW w:w="734" w:type="pct"/>
          </w:tcPr>
          <w:p w14:paraId="71E7130D" w14:textId="77777777" w:rsidR="00DC5693" w:rsidRPr="007036CE" w:rsidRDefault="00DC5693" w:rsidP="00DC5693">
            <w:pPr>
              <w:pStyle w:val="GOSTTablenorm"/>
              <w:rPr>
                <w:szCs w:val="22"/>
              </w:rPr>
            </w:pPr>
            <w:ins w:id="2499" w:author="Сатлер Марина Викторовна" w:date="2024-02-09T14:42:00Z">
              <w:r w:rsidRPr="007036CE">
                <w:rPr>
                  <w:b/>
                  <w:szCs w:val="24"/>
                  <w:lang w:val="en-US"/>
                </w:rPr>
                <w:t>SECTION_1</w:t>
              </w:r>
              <w:r w:rsidRPr="007036CE">
                <w:rPr>
                  <w:b/>
                  <w:szCs w:val="24"/>
                </w:rPr>
                <w:t>:</w:t>
              </w:r>
            </w:ins>
            <w:r w:rsidRPr="007036CE">
              <w:rPr>
                <w:szCs w:val="22"/>
              </w:rPr>
              <w:t>SUM_3</w:t>
            </w:r>
          </w:p>
        </w:tc>
        <w:tc>
          <w:tcPr>
            <w:tcW w:w="519" w:type="pct"/>
          </w:tcPr>
          <w:p w14:paraId="48D2D3A1" w14:textId="77777777" w:rsidR="00DC5693" w:rsidRPr="007036CE" w:rsidRDefault="00DC5693" w:rsidP="00DC5693">
            <w:pPr>
              <w:pStyle w:val="GOSTTablenorm"/>
            </w:pPr>
            <w:r w:rsidRPr="007036CE">
              <w:rPr>
                <w:szCs w:val="22"/>
              </w:rPr>
              <w:t>Сумма</w:t>
            </w:r>
          </w:p>
        </w:tc>
        <w:tc>
          <w:tcPr>
            <w:tcW w:w="300" w:type="pct"/>
          </w:tcPr>
          <w:p w14:paraId="5B0DB5B5" w14:textId="77777777" w:rsidR="00DC5693" w:rsidRPr="007036CE" w:rsidRDefault="00DC5693" w:rsidP="00DC5693">
            <w:pPr>
              <w:pStyle w:val="GOSTTablenorm"/>
            </w:pPr>
            <w:r w:rsidRPr="007036CE">
              <w:rPr>
                <w:szCs w:val="22"/>
              </w:rPr>
              <w:t>Да</w:t>
            </w:r>
          </w:p>
        </w:tc>
        <w:tc>
          <w:tcPr>
            <w:tcW w:w="308" w:type="pct"/>
          </w:tcPr>
          <w:p w14:paraId="3800C203" w14:textId="77777777" w:rsidR="00DC5693" w:rsidRPr="007036CE" w:rsidRDefault="00DC5693" w:rsidP="00DC5693">
            <w:pPr>
              <w:pStyle w:val="GOSTTablenorm"/>
            </w:pPr>
          </w:p>
        </w:tc>
        <w:tc>
          <w:tcPr>
            <w:tcW w:w="2039" w:type="pct"/>
          </w:tcPr>
          <w:p w14:paraId="101FBE17" w14:textId="77777777" w:rsidR="00DC5693" w:rsidRPr="007036CE" w:rsidRDefault="00DC5693" w:rsidP="00DC5693">
            <w:pPr>
              <w:pStyle w:val="GOSTTablenorm"/>
            </w:pPr>
            <w:r w:rsidRPr="007036CE">
              <w:rPr>
                <w:szCs w:val="22"/>
              </w:rPr>
              <w:t>Указывается сумма на 2-й плановый год</w:t>
            </w:r>
            <w:del w:id="2500" w:author="Сатлер Марина Викторовна" w:date="2024-07-05T16:48:00Z">
              <w:r w:rsidRPr="007036CE" w:rsidDel="00DC5693">
                <w:rPr>
                  <w:szCs w:val="22"/>
                </w:rPr>
                <w:delText xml:space="preserve"> при доведении на текущий бюджетный цикл</w:delText>
              </w:r>
            </w:del>
          </w:p>
        </w:tc>
      </w:tr>
      <w:tr w:rsidR="00DC5693" w:rsidRPr="007036CE" w:rsidDel="00DC5693" w14:paraId="21CBC3F6" w14:textId="77777777" w:rsidTr="00974EB0">
        <w:trPr>
          <w:del w:id="2501" w:author="Сатлер Марина Викторовна" w:date="2024-07-05T16:48:00Z"/>
        </w:trPr>
        <w:tc>
          <w:tcPr>
            <w:tcW w:w="1100" w:type="pct"/>
          </w:tcPr>
          <w:p w14:paraId="31C2A4A5" w14:textId="77777777" w:rsidR="00DC5693" w:rsidRPr="007036CE" w:rsidDel="00DC5693" w:rsidRDefault="00DC5693" w:rsidP="00DC5693">
            <w:pPr>
              <w:pStyle w:val="GOSTTablenorm"/>
              <w:rPr>
                <w:del w:id="2502" w:author="Сатлер Марина Викторовна" w:date="2024-07-05T16:48:00Z"/>
                <w:szCs w:val="22"/>
              </w:rPr>
            </w:pPr>
          </w:p>
        </w:tc>
        <w:tc>
          <w:tcPr>
            <w:tcW w:w="734" w:type="pct"/>
          </w:tcPr>
          <w:p w14:paraId="13331653" w14:textId="77777777" w:rsidR="00DC5693" w:rsidRPr="007036CE" w:rsidDel="00DC5693" w:rsidRDefault="00DC5693" w:rsidP="00DC5693">
            <w:pPr>
              <w:pStyle w:val="GOSTTablenorm"/>
              <w:rPr>
                <w:del w:id="2503" w:author="Сатлер Марина Викторовна" w:date="2024-07-05T16:48:00Z"/>
                <w:szCs w:val="22"/>
              </w:rPr>
            </w:pPr>
            <w:del w:id="2504" w:author="Сатлер Марина Викторовна" w:date="2024-07-05T16:48:00Z">
              <w:r w:rsidRPr="007036CE" w:rsidDel="00DC5693">
                <w:rPr>
                  <w:szCs w:val="22"/>
                </w:rPr>
                <w:delText>SUM_4</w:delText>
              </w:r>
            </w:del>
          </w:p>
        </w:tc>
        <w:tc>
          <w:tcPr>
            <w:tcW w:w="519" w:type="pct"/>
          </w:tcPr>
          <w:p w14:paraId="29EC3376" w14:textId="77777777" w:rsidR="00DC5693" w:rsidRPr="007036CE" w:rsidDel="00DC5693" w:rsidRDefault="00DC5693" w:rsidP="00DC5693">
            <w:pPr>
              <w:pStyle w:val="GOSTTablenorm"/>
              <w:rPr>
                <w:del w:id="2505" w:author="Сатлер Марина Викторовна" w:date="2024-07-05T16:48:00Z"/>
              </w:rPr>
            </w:pPr>
            <w:del w:id="2506" w:author="Сатлер Марина Викторовна" w:date="2024-07-05T16:48:00Z">
              <w:r w:rsidRPr="007036CE" w:rsidDel="00DC5693">
                <w:rPr>
                  <w:szCs w:val="22"/>
                </w:rPr>
                <w:delText>Сумма</w:delText>
              </w:r>
            </w:del>
          </w:p>
        </w:tc>
        <w:tc>
          <w:tcPr>
            <w:tcW w:w="300" w:type="pct"/>
          </w:tcPr>
          <w:p w14:paraId="657F1061" w14:textId="77777777" w:rsidR="00DC5693" w:rsidRPr="007036CE" w:rsidDel="00DC5693" w:rsidRDefault="00DC5693" w:rsidP="00DC5693">
            <w:pPr>
              <w:pStyle w:val="GOSTTablenorm"/>
              <w:rPr>
                <w:del w:id="2507" w:author="Сатлер Марина Викторовна" w:date="2024-07-05T16:48:00Z"/>
              </w:rPr>
            </w:pPr>
            <w:del w:id="2508" w:author="Сатлер Марина Викторовна" w:date="2024-07-05T16:48:00Z">
              <w:r w:rsidRPr="007036CE" w:rsidDel="00DC5693">
                <w:rPr>
                  <w:szCs w:val="22"/>
                </w:rPr>
                <w:delText>Да</w:delText>
              </w:r>
            </w:del>
          </w:p>
        </w:tc>
        <w:tc>
          <w:tcPr>
            <w:tcW w:w="308" w:type="pct"/>
          </w:tcPr>
          <w:p w14:paraId="56A44343" w14:textId="77777777" w:rsidR="00DC5693" w:rsidRPr="007036CE" w:rsidDel="00DC5693" w:rsidRDefault="00DC5693" w:rsidP="00DC5693">
            <w:pPr>
              <w:pStyle w:val="GOSTTablenorm"/>
              <w:rPr>
                <w:del w:id="2509" w:author="Сатлер Марина Викторовна" w:date="2024-07-05T16:48:00Z"/>
              </w:rPr>
            </w:pPr>
          </w:p>
        </w:tc>
        <w:tc>
          <w:tcPr>
            <w:tcW w:w="2039" w:type="pct"/>
          </w:tcPr>
          <w:p w14:paraId="76B53C00" w14:textId="77777777" w:rsidR="00DC5693" w:rsidRPr="007036CE" w:rsidDel="00DC5693" w:rsidRDefault="00DC5693" w:rsidP="00DC5693">
            <w:pPr>
              <w:pStyle w:val="GOSTTablenorm"/>
              <w:rPr>
                <w:del w:id="2510" w:author="Сатлер Марина Викторовна" w:date="2024-07-05T16:48:00Z"/>
              </w:rPr>
            </w:pPr>
            <w:del w:id="2511" w:author="Сатлер Марина Викторовна" w:date="2024-07-05T16:48:00Z">
              <w:r w:rsidRPr="007036CE" w:rsidDel="00DC5693">
                <w:rPr>
                  <w:szCs w:val="22"/>
                </w:rPr>
                <w:delText>Указывается значение «0.00»</w:delText>
              </w:r>
            </w:del>
          </w:p>
        </w:tc>
      </w:tr>
      <w:tr w:rsidR="00DC5693" w:rsidRPr="007036CE" w14:paraId="08914012" w14:textId="77777777" w:rsidTr="00974EB0">
        <w:tc>
          <w:tcPr>
            <w:tcW w:w="1100" w:type="pct"/>
          </w:tcPr>
          <w:p w14:paraId="212986DE" w14:textId="77777777" w:rsidR="00DC5693" w:rsidRPr="007036CE" w:rsidRDefault="00DC5693" w:rsidP="00DC5693">
            <w:pPr>
              <w:pStyle w:val="GOSTTablenorm"/>
              <w:rPr>
                <w:b/>
                <w:szCs w:val="22"/>
              </w:rPr>
            </w:pPr>
            <w:r w:rsidRPr="007036CE">
              <w:rPr>
                <w:b/>
                <w:szCs w:val="22"/>
              </w:rPr>
              <w:t>Строки документа по разделу «ЛБО»</w:t>
            </w:r>
          </w:p>
        </w:tc>
        <w:tc>
          <w:tcPr>
            <w:tcW w:w="734" w:type="pct"/>
          </w:tcPr>
          <w:p w14:paraId="5127A599" w14:textId="77777777" w:rsidR="00DC5693" w:rsidRPr="007036CE" w:rsidRDefault="00DC5693" w:rsidP="00DC5693">
            <w:pPr>
              <w:pStyle w:val="GOSTTablenorm"/>
              <w:rPr>
                <w:b/>
                <w:szCs w:val="22"/>
              </w:rPr>
            </w:pPr>
            <w:r w:rsidRPr="007036CE">
              <w:rPr>
                <w:b/>
                <w:szCs w:val="24"/>
                <w:lang w:val="en-US"/>
              </w:rPr>
              <w:t>SECTION_2</w:t>
            </w:r>
          </w:p>
        </w:tc>
        <w:tc>
          <w:tcPr>
            <w:tcW w:w="519" w:type="pct"/>
          </w:tcPr>
          <w:p w14:paraId="7908CC33" w14:textId="77777777" w:rsidR="00DC5693" w:rsidRPr="007036CE" w:rsidRDefault="00DC5693" w:rsidP="00DC5693">
            <w:pPr>
              <w:pStyle w:val="GOSTTablenorm"/>
            </w:pPr>
            <w:r w:rsidRPr="007036CE">
              <w:rPr>
                <w:szCs w:val="22"/>
              </w:rPr>
              <w:t>Массив</w:t>
            </w:r>
          </w:p>
        </w:tc>
        <w:tc>
          <w:tcPr>
            <w:tcW w:w="300" w:type="pct"/>
          </w:tcPr>
          <w:p w14:paraId="618EB6C3" w14:textId="77777777" w:rsidR="00DC5693" w:rsidRPr="007036CE" w:rsidRDefault="00DC5693" w:rsidP="00DC5693">
            <w:pPr>
              <w:pStyle w:val="GOSTTablenorm"/>
            </w:pPr>
            <w:r w:rsidRPr="007036CE">
              <w:rPr>
                <w:szCs w:val="22"/>
              </w:rPr>
              <w:t>Нет</w:t>
            </w:r>
          </w:p>
        </w:tc>
        <w:tc>
          <w:tcPr>
            <w:tcW w:w="308" w:type="pct"/>
          </w:tcPr>
          <w:p w14:paraId="3B0648F5" w14:textId="77777777" w:rsidR="00DC5693" w:rsidRPr="007036CE" w:rsidRDefault="00DC5693" w:rsidP="00DC5693">
            <w:pPr>
              <w:pStyle w:val="GOSTTablenorm"/>
            </w:pPr>
            <w:r w:rsidRPr="007036CE">
              <w:rPr>
                <w:szCs w:val="22"/>
              </w:rPr>
              <w:t>-</w:t>
            </w:r>
          </w:p>
        </w:tc>
        <w:tc>
          <w:tcPr>
            <w:tcW w:w="2039" w:type="pct"/>
          </w:tcPr>
          <w:p w14:paraId="7B29AAFA" w14:textId="77777777" w:rsidR="00DC5693" w:rsidRPr="007036CE" w:rsidRDefault="00DC5693" w:rsidP="00DC5693">
            <w:pPr>
              <w:pStyle w:val="GOSTTablenorm"/>
            </w:pPr>
            <w:r w:rsidRPr="007036CE">
              <w:rPr>
                <w:szCs w:val="22"/>
              </w:rPr>
              <w:t>-</w:t>
            </w:r>
          </w:p>
        </w:tc>
      </w:tr>
      <w:tr w:rsidR="00DC5693" w:rsidRPr="007036CE" w14:paraId="2A5F967D" w14:textId="77777777" w:rsidTr="00974EB0">
        <w:tc>
          <w:tcPr>
            <w:tcW w:w="1100" w:type="pct"/>
          </w:tcPr>
          <w:p w14:paraId="4753A0C5" w14:textId="77777777" w:rsidR="00DC5693" w:rsidRPr="007036CE" w:rsidRDefault="00DC5693" w:rsidP="00DC5693">
            <w:pPr>
              <w:pStyle w:val="GOSTTablenorm"/>
            </w:pPr>
            <w:ins w:id="2512" w:author="Сатлер Марина Викторовна" w:date="2024-02-13T15:08:00Z">
              <w:r w:rsidRPr="007036CE">
                <w:t>Раздел</w:t>
              </w:r>
            </w:ins>
          </w:p>
        </w:tc>
        <w:tc>
          <w:tcPr>
            <w:tcW w:w="734" w:type="pct"/>
          </w:tcPr>
          <w:p w14:paraId="6E4B822D" w14:textId="77777777" w:rsidR="00DC5693" w:rsidRPr="007036CE" w:rsidRDefault="00DC5693" w:rsidP="00DC5693">
            <w:pPr>
              <w:pStyle w:val="GOSTTablenorm"/>
              <w:rPr>
                <w:b/>
                <w:szCs w:val="24"/>
                <w:lang w:val="en-US"/>
              </w:rPr>
            </w:pPr>
            <w:ins w:id="2513" w:author="Сатлер Марина Викторовна" w:date="2024-02-13T15:08:00Z">
              <w:r w:rsidRPr="007036CE">
                <w:rPr>
                  <w:b/>
                  <w:szCs w:val="24"/>
                  <w:lang w:val="en-US"/>
                </w:rPr>
                <w:t>SECTION_2</w:t>
              </w:r>
              <w:r w:rsidRPr="007036CE">
                <w:rPr>
                  <w:b/>
                  <w:szCs w:val="24"/>
                </w:rPr>
                <w:t>:</w:t>
              </w:r>
              <w:r w:rsidRPr="007036CE">
                <w:t>SECTION_TYPE</w:t>
              </w:r>
            </w:ins>
          </w:p>
        </w:tc>
        <w:tc>
          <w:tcPr>
            <w:tcW w:w="519" w:type="pct"/>
          </w:tcPr>
          <w:p w14:paraId="61CDE5AB" w14:textId="77777777" w:rsidR="00DC5693" w:rsidRPr="007036CE" w:rsidRDefault="00DC5693" w:rsidP="00DC5693">
            <w:pPr>
              <w:pStyle w:val="GOSTTablenorm"/>
              <w:rPr>
                <w:szCs w:val="22"/>
              </w:rPr>
            </w:pPr>
            <w:ins w:id="2514" w:author="Сатлер Марина Викторовна" w:date="2024-02-13T15:08:00Z">
              <w:r w:rsidRPr="007036CE">
                <w:rPr>
                  <w:szCs w:val="22"/>
                </w:rPr>
                <w:t>Строка</w:t>
              </w:r>
            </w:ins>
          </w:p>
        </w:tc>
        <w:tc>
          <w:tcPr>
            <w:tcW w:w="300" w:type="pct"/>
          </w:tcPr>
          <w:p w14:paraId="32F0AB90" w14:textId="77777777" w:rsidR="00DC5693" w:rsidRPr="007036CE" w:rsidRDefault="00DC5693" w:rsidP="00DC5693">
            <w:pPr>
              <w:pStyle w:val="GOSTTablenorm"/>
              <w:rPr>
                <w:szCs w:val="22"/>
              </w:rPr>
            </w:pPr>
            <w:ins w:id="2515" w:author="Сатлер Марина Викторовна" w:date="2024-02-13T15:08:00Z">
              <w:r w:rsidRPr="007036CE">
                <w:rPr>
                  <w:szCs w:val="22"/>
                </w:rPr>
                <w:t>Да</w:t>
              </w:r>
            </w:ins>
          </w:p>
        </w:tc>
        <w:tc>
          <w:tcPr>
            <w:tcW w:w="308" w:type="pct"/>
          </w:tcPr>
          <w:p w14:paraId="55F27001" w14:textId="77777777" w:rsidR="00DC5693" w:rsidRPr="007036CE" w:rsidRDefault="00DC5693" w:rsidP="00DC5693">
            <w:pPr>
              <w:pStyle w:val="GOSTTablenorm"/>
              <w:rPr>
                <w:szCs w:val="22"/>
                <w:lang w:val="en-US"/>
              </w:rPr>
            </w:pPr>
            <w:ins w:id="2516" w:author="Сатлер Марина Викторовна" w:date="2024-02-13T15:08:00Z">
              <w:r w:rsidRPr="007036CE">
                <w:rPr>
                  <w:szCs w:val="22"/>
                  <w:lang w:val="en-US"/>
                </w:rPr>
                <w:t>=</w:t>
              </w:r>
              <w:r w:rsidRPr="007036CE">
                <w:rPr>
                  <w:szCs w:val="22"/>
                </w:rPr>
                <w:t>1</w:t>
              </w:r>
            </w:ins>
          </w:p>
        </w:tc>
        <w:tc>
          <w:tcPr>
            <w:tcW w:w="2039" w:type="pct"/>
          </w:tcPr>
          <w:p w14:paraId="50BFB526" w14:textId="77777777" w:rsidR="00DC5693" w:rsidRPr="007036CE" w:rsidRDefault="00DC5693" w:rsidP="00DC5693">
            <w:pPr>
              <w:ind w:firstLine="30"/>
              <w:rPr>
                <w:ins w:id="2517" w:author="Сатлер Марина Викторовна" w:date="2024-02-13T15:08:00Z"/>
                <w:sz w:val="22"/>
                <w:szCs w:val="22"/>
              </w:rPr>
            </w:pPr>
            <w:ins w:id="2518" w:author="Сатлер Марина Викторовна" w:date="2024-02-13T15:08:00Z">
              <w:r w:rsidRPr="007036CE">
                <w:rPr>
                  <w:sz w:val="22"/>
                  <w:szCs w:val="22"/>
                </w:rPr>
                <w:t>Указывается тип раздела.</w:t>
              </w:r>
            </w:ins>
          </w:p>
          <w:p w14:paraId="65954406" w14:textId="77777777" w:rsidR="00DC5693" w:rsidRPr="007036CE" w:rsidRDefault="00DC5693" w:rsidP="00B12B9D">
            <w:pPr>
              <w:pStyle w:val="GOSTTablenorm"/>
            </w:pPr>
            <w:ins w:id="2519" w:author="Сатлер Марина Викторовна" w:date="2024-02-13T15:08:00Z">
              <w:r w:rsidRPr="007036CE">
                <w:t xml:space="preserve">Заполняется значением «2» </w:t>
              </w:r>
            </w:ins>
            <w:r w:rsidR="004060F4" w:rsidRPr="007036CE">
              <w:t>–</w:t>
            </w:r>
            <w:ins w:id="2520" w:author="Сатлер Марина Викторовна" w:date="2024-02-13T15:08:00Z">
              <w:r w:rsidRPr="007036CE">
                <w:t xml:space="preserve"> Лимиты бюджетных обязательств</w:t>
              </w:r>
            </w:ins>
          </w:p>
        </w:tc>
      </w:tr>
      <w:tr w:rsidR="00DC5693" w:rsidRPr="007036CE" w14:paraId="783CF571" w14:textId="77777777" w:rsidTr="00974EB0">
        <w:tc>
          <w:tcPr>
            <w:tcW w:w="1100" w:type="pct"/>
          </w:tcPr>
          <w:p w14:paraId="301CFA00" w14:textId="77777777" w:rsidR="00DC5693" w:rsidRPr="007036CE" w:rsidRDefault="00DC5693" w:rsidP="00DC5693">
            <w:pPr>
              <w:pStyle w:val="GOSTTablenorm"/>
              <w:rPr>
                <w:szCs w:val="22"/>
              </w:rPr>
            </w:pPr>
            <w:r w:rsidRPr="007036CE">
              <w:rPr>
                <w:szCs w:val="22"/>
              </w:rPr>
              <w:t>Идентификатор строки</w:t>
            </w:r>
          </w:p>
        </w:tc>
        <w:tc>
          <w:tcPr>
            <w:tcW w:w="734" w:type="pct"/>
          </w:tcPr>
          <w:p w14:paraId="62AF9B81" w14:textId="77777777" w:rsidR="00DC5693" w:rsidRPr="007036CE" w:rsidRDefault="00DC5693" w:rsidP="00DC5693">
            <w:pPr>
              <w:pStyle w:val="GOSTTablenorm"/>
              <w:rPr>
                <w:szCs w:val="24"/>
                <w:lang w:val="en-US"/>
              </w:rPr>
            </w:pPr>
            <w:ins w:id="2521" w:author="Сатлер Марина Викторовна" w:date="2024-02-09T14:42:00Z">
              <w:r w:rsidRPr="007036CE">
                <w:rPr>
                  <w:b/>
                  <w:szCs w:val="24"/>
                  <w:lang w:val="en-US"/>
                </w:rPr>
                <w:t>SECTION_2</w:t>
              </w:r>
              <w:r w:rsidRPr="007036CE">
                <w:rPr>
                  <w:b/>
                  <w:szCs w:val="24"/>
                </w:rPr>
                <w:t>:</w:t>
              </w:r>
            </w:ins>
            <w:ins w:id="2522" w:author="Сатлер Марина Викторовна" w:date="2024-06-11T14:17:00Z">
              <w:r w:rsidRPr="007036CE">
                <w:rPr>
                  <w:szCs w:val="24"/>
                  <w:lang w:val="en-US"/>
                </w:rPr>
                <w:t>id</w:t>
              </w:r>
            </w:ins>
            <w:del w:id="2523" w:author="Сатлер Марина Викторовна" w:date="2024-06-11T14:17:00Z">
              <w:r w:rsidRPr="007036CE" w:rsidDel="00CF7F5E">
                <w:rPr>
                  <w:szCs w:val="24"/>
                  <w:lang w:val="en-US"/>
                </w:rPr>
                <w:delText>ID</w:delText>
              </w:r>
            </w:del>
          </w:p>
        </w:tc>
        <w:tc>
          <w:tcPr>
            <w:tcW w:w="519" w:type="pct"/>
          </w:tcPr>
          <w:p w14:paraId="05ED84F9" w14:textId="77777777" w:rsidR="00DC5693" w:rsidRPr="007036CE" w:rsidRDefault="00DC5693" w:rsidP="00DC5693">
            <w:pPr>
              <w:pStyle w:val="GOSTTablenorm"/>
            </w:pPr>
            <w:r w:rsidRPr="007036CE">
              <w:rPr>
                <w:szCs w:val="22"/>
              </w:rPr>
              <w:t>Число</w:t>
            </w:r>
          </w:p>
        </w:tc>
        <w:tc>
          <w:tcPr>
            <w:tcW w:w="300" w:type="pct"/>
          </w:tcPr>
          <w:p w14:paraId="04130786" w14:textId="77777777" w:rsidR="00DC5693" w:rsidRPr="007036CE" w:rsidRDefault="00DC5693" w:rsidP="00DC5693">
            <w:pPr>
              <w:pStyle w:val="GOSTTablenorm"/>
            </w:pPr>
            <w:r w:rsidRPr="007036CE">
              <w:rPr>
                <w:szCs w:val="22"/>
              </w:rPr>
              <w:t>Да</w:t>
            </w:r>
          </w:p>
        </w:tc>
        <w:tc>
          <w:tcPr>
            <w:tcW w:w="308" w:type="pct"/>
          </w:tcPr>
          <w:p w14:paraId="69144298" w14:textId="77777777" w:rsidR="00DC5693" w:rsidRPr="007036CE" w:rsidRDefault="00DC5693" w:rsidP="00DC5693">
            <w:pPr>
              <w:pStyle w:val="GOSTTablenorm"/>
            </w:pPr>
            <w:r w:rsidRPr="007036CE">
              <w:rPr>
                <w:szCs w:val="22"/>
              </w:rPr>
              <w:t>&lt;=20</w:t>
            </w:r>
          </w:p>
        </w:tc>
        <w:tc>
          <w:tcPr>
            <w:tcW w:w="2039" w:type="pct"/>
          </w:tcPr>
          <w:p w14:paraId="494BB3C9" w14:textId="77777777" w:rsidR="00DC5693" w:rsidRPr="007036CE" w:rsidRDefault="00DC5693" w:rsidP="00DC5693">
            <w:pPr>
              <w:pStyle w:val="GOSTTablenorm"/>
            </w:pPr>
            <w:r w:rsidRPr="007036CE">
              <w:rPr>
                <w:szCs w:val="22"/>
              </w:rPr>
              <w:t>Указывается технический идентификатор строки</w:t>
            </w:r>
          </w:p>
        </w:tc>
      </w:tr>
      <w:tr w:rsidR="00DC5693" w:rsidRPr="007036CE" w14:paraId="3AC96D20" w14:textId="77777777" w:rsidTr="00974EB0">
        <w:tc>
          <w:tcPr>
            <w:tcW w:w="1100" w:type="pct"/>
          </w:tcPr>
          <w:p w14:paraId="55A0DE92" w14:textId="77777777" w:rsidR="00DC5693" w:rsidRPr="007036CE" w:rsidRDefault="00DC5693" w:rsidP="00DC5693">
            <w:pPr>
              <w:pStyle w:val="GOSTTablenorm"/>
              <w:rPr>
                <w:szCs w:val="22"/>
              </w:rPr>
            </w:pPr>
            <w:r w:rsidRPr="007036CE">
              <w:lastRenderedPageBreak/>
              <w:t>Номер строки</w:t>
            </w:r>
          </w:p>
        </w:tc>
        <w:tc>
          <w:tcPr>
            <w:tcW w:w="734" w:type="pct"/>
          </w:tcPr>
          <w:p w14:paraId="17875DE2" w14:textId="77777777" w:rsidR="00DC5693" w:rsidRPr="007036CE" w:rsidRDefault="00DC5693" w:rsidP="00DC5693">
            <w:pPr>
              <w:pStyle w:val="GOSTTablenorm"/>
              <w:rPr>
                <w:szCs w:val="24"/>
                <w:lang w:val="en-US"/>
              </w:rPr>
            </w:pPr>
            <w:ins w:id="2524" w:author="Сатлер Марина Викторовна" w:date="2024-02-09T14:42:00Z">
              <w:r w:rsidRPr="007036CE">
                <w:rPr>
                  <w:b/>
                  <w:szCs w:val="24"/>
                  <w:lang w:val="en-US"/>
                </w:rPr>
                <w:t>SECTION_2</w:t>
              </w:r>
              <w:r w:rsidRPr="007036CE">
                <w:rPr>
                  <w:b/>
                  <w:szCs w:val="24"/>
                </w:rPr>
                <w:t>:</w:t>
              </w:r>
            </w:ins>
            <w:r w:rsidRPr="007036CE">
              <w:rPr>
                <w:szCs w:val="24"/>
                <w:lang w:val="en-US"/>
              </w:rPr>
              <w:t>NUMBROW</w:t>
            </w:r>
          </w:p>
        </w:tc>
        <w:tc>
          <w:tcPr>
            <w:tcW w:w="519" w:type="pct"/>
          </w:tcPr>
          <w:p w14:paraId="3F296E95" w14:textId="77777777" w:rsidR="00DC5693" w:rsidRPr="007036CE" w:rsidRDefault="00DC5693" w:rsidP="00DC5693">
            <w:pPr>
              <w:pStyle w:val="GOSTTablenorm"/>
            </w:pPr>
            <w:r w:rsidRPr="007036CE">
              <w:rPr>
                <w:szCs w:val="22"/>
              </w:rPr>
              <w:t>Строка</w:t>
            </w:r>
          </w:p>
        </w:tc>
        <w:tc>
          <w:tcPr>
            <w:tcW w:w="300" w:type="pct"/>
          </w:tcPr>
          <w:p w14:paraId="33842EE9" w14:textId="77777777" w:rsidR="00DC5693" w:rsidRPr="007036CE" w:rsidRDefault="00DC5693" w:rsidP="00DC5693">
            <w:pPr>
              <w:pStyle w:val="GOSTTablenorm"/>
            </w:pPr>
            <w:r w:rsidRPr="007036CE">
              <w:rPr>
                <w:szCs w:val="22"/>
              </w:rPr>
              <w:t>Да</w:t>
            </w:r>
          </w:p>
        </w:tc>
        <w:tc>
          <w:tcPr>
            <w:tcW w:w="308" w:type="pct"/>
          </w:tcPr>
          <w:p w14:paraId="71085FE2" w14:textId="77777777" w:rsidR="00DC5693" w:rsidRPr="007036CE" w:rsidRDefault="00DC5693" w:rsidP="00DC5693">
            <w:pPr>
              <w:pStyle w:val="GOSTTablenorm"/>
            </w:pPr>
            <w:r w:rsidRPr="007036CE">
              <w:rPr>
                <w:szCs w:val="22"/>
                <w:lang w:val="en-US"/>
              </w:rPr>
              <w:t>&lt;=20</w:t>
            </w:r>
          </w:p>
        </w:tc>
        <w:tc>
          <w:tcPr>
            <w:tcW w:w="2039" w:type="pct"/>
          </w:tcPr>
          <w:p w14:paraId="695346A1" w14:textId="77777777" w:rsidR="00DC5693" w:rsidRPr="007036CE" w:rsidRDefault="00DC5693" w:rsidP="00DC5693">
            <w:pPr>
              <w:pStyle w:val="GOSTTablenorm"/>
            </w:pPr>
            <w:r w:rsidRPr="007036CE">
              <w:rPr>
                <w:szCs w:val="22"/>
              </w:rPr>
              <w:t>Указывается порядковый номер строки по разделу «ЛБО»</w:t>
            </w:r>
          </w:p>
        </w:tc>
      </w:tr>
      <w:tr w:rsidR="00DC5693" w:rsidRPr="007036CE" w14:paraId="149C37CD" w14:textId="77777777" w:rsidTr="00974EB0">
        <w:tc>
          <w:tcPr>
            <w:tcW w:w="1100" w:type="pct"/>
          </w:tcPr>
          <w:p w14:paraId="5C6C27E9" w14:textId="77777777" w:rsidR="00DC5693" w:rsidRPr="007036CE" w:rsidRDefault="00DC5693" w:rsidP="00DC5693">
            <w:pPr>
              <w:pStyle w:val="GOSTTablenorm"/>
            </w:pPr>
            <w:r w:rsidRPr="007036CE">
              <w:rPr>
                <w:szCs w:val="22"/>
              </w:rPr>
              <w:t>Признак детальной строки</w:t>
            </w:r>
          </w:p>
        </w:tc>
        <w:tc>
          <w:tcPr>
            <w:tcW w:w="734" w:type="pct"/>
          </w:tcPr>
          <w:p w14:paraId="3C43F3D4" w14:textId="77777777" w:rsidR="00DC5693" w:rsidRPr="007036CE" w:rsidRDefault="00DC5693" w:rsidP="00DC5693">
            <w:pPr>
              <w:pStyle w:val="GOSTTablenorm"/>
              <w:rPr>
                <w:szCs w:val="24"/>
                <w:lang w:val="en-US"/>
              </w:rPr>
            </w:pPr>
            <w:ins w:id="2525" w:author="Сатлер Марина Викторовна" w:date="2024-02-09T14:42:00Z">
              <w:r w:rsidRPr="007036CE">
                <w:rPr>
                  <w:b/>
                  <w:szCs w:val="24"/>
                  <w:lang w:val="en-US"/>
                </w:rPr>
                <w:t>SECTION_2</w:t>
              </w:r>
              <w:r w:rsidRPr="007036CE">
                <w:rPr>
                  <w:b/>
                  <w:szCs w:val="24"/>
                </w:rPr>
                <w:t>:</w:t>
              </w:r>
            </w:ins>
            <w:r w:rsidRPr="007036CE">
              <w:t>SIGNKBK</w:t>
            </w:r>
          </w:p>
        </w:tc>
        <w:tc>
          <w:tcPr>
            <w:tcW w:w="519" w:type="pct"/>
          </w:tcPr>
          <w:p w14:paraId="15EDF239" w14:textId="77777777" w:rsidR="00DC5693" w:rsidRPr="007036CE" w:rsidRDefault="00DC5693" w:rsidP="00DC5693">
            <w:pPr>
              <w:pStyle w:val="GOSTTablenorm"/>
            </w:pPr>
            <w:r w:rsidRPr="007036CE">
              <w:rPr>
                <w:szCs w:val="22"/>
              </w:rPr>
              <w:t>Строка</w:t>
            </w:r>
          </w:p>
        </w:tc>
        <w:tc>
          <w:tcPr>
            <w:tcW w:w="300" w:type="pct"/>
          </w:tcPr>
          <w:p w14:paraId="64721EE4" w14:textId="77777777" w:rsidR="00DC5693" w:rsidRPr="007036CE" w:rsidRDefault="00DC5693" w:rsidP="00DC5693">
            <w:pPr>
              <w:pStyle w:val="GOSTTablenorm"/>
            </w:pPr>
            <w:r w:rsidRPr="007036CE">
              <w:rPr>
                <w:szCs w:val="22"/>
              </w:rPr>
              <w:t>Да</w:t>
            </w:r>
          </w:p>
        </w:tc>
        <w:tc>
          <w:tcPr>
            <w:tcW w:w="308" w:type="pct"/>
          </w:tcPr>
          <w:p w14:paraId="0917F4C9" w14:textId="77777777" w:rsidR="00DC5693" w:rsidRPr="007036CE" w:rsidRDefault="00DC5693" w:rsidP="00DC5693">
            <w:pPr>
              <w:pStyle w:val="GOSTTablenorm"/>
            </w:pPr>
            <w:r w:rsidRPr="007036CE">
              <w:rPr>
                <w:szCs w:val="22"/>
              </w:rPr>
              <w:t>=1</w:t>
            </w:r>
          </w:p>
        </w:tc>
        <w:tc>
          <w:tcPr>
            <w:tcW w:w="2039" w:type="pct"/>
          </w:tcPr>
          <w:p w14:paraId="77168255" w14:textId="77777777" w:rsidR="00DC5693" w:rsidRPr="007036CE" w:rsidRDefault="00DC5693" w:rsidP="00DC5693">
            <w:pPr>
              <w:pStyle w:val="GOSTTablenorm"/>
              <w:rPr>
                <w:szCs w:val="22"/>
              </w:rPr>
            </w:pPr>
            <w:r w:rsidRPr="007036CE">
              <w:rPr>
                <w:szCs w:val="22"/>
              </w:rPr>
              <w:t>Указывается признак детальной строки.</w:t>
            </w:r>
          </w:p>
          <w:p w14:paraId="3592E360" w14:textId="77777777" w:rsidR="00DC5693" w:rsidRPr="007036CE" w:rsidRDefault="00DC5693" w:rsidP="00DC5693">
            <w:pPr>
              <w:pStyle w:val="GOSTTablenorm"/>
              <w:rPr>
                <w:szCs w:val="22"/>
              </w:rPr>
            </w:pPr>
            <w:r w:rsidRPr="007036CE">
              <w:rPr>
                <w:szCs w:val="22"/>
              </w:rPr>
              <w:t>Возможные значения:</w:t>
            </w:r>
          </w:p>
          <w:p w14:paraId="5F29B450" w14:textId="77777777" w:rsidR="00DC5693" w:rsidRPr="007036CE" w:rsidRDefault="00DC5693" w:rsidP="00DC5693">
            <w:pPr>
              <w:pStyle w:val="GOSTTableListMark1"/>
              <w:numPr>
                <w:ilvl w:val="0"/>
                <w:numId w:val="2"/>
              </w:numPr>
            </w:pPr>
            <w:r w:rsidRPr="007036CE">
              <w:t>«N» – детализированный КБК;</w:t>
            </w:r>
          </w:p>
          <w:p w14:paraId="5DF7441E" w14:textId="77777777" w:rsidR="00DC5693" w:rsidRPr="007036CE" w:rsidRDefault="00DC5693" w:rsidP="00DC5693">
            <w:pPr>
              <w:pStyle w:val="GOSTTableListMark1"/>
              <w:numPr>
                <w:ilvl w:val="0"/>
                <w:numId w:val="2"/>
              </w:numPr>
            </w:pPr>
            <w:r w:rsidRPr="007036CE">
              <w:t>«X» – недетализированный КБК;</w:t>
            </w:r>
          </w:p>
          <w:p w14:paraId="71FD11AE" w14:textId="77777777" w:rsidR="00DC5693" w:rsidRPr="007036CE" w:rsidRDefault="00DC5693" w:rsidP="00DC5693">
            <w:pPr>
              <w:pStyle w:val="GOSTTableListMark1"/>
              <w:numPr>
                <w:ilvl w:val="0"/>
                <w:numId w:val="2"/>
              </w:numPr>
            </w:pPr>
            <w:r w:rsidRPr="007036CE">
              <w:t>«Y» – итоговая строка раздела документа</w:t>
            </w:r>
          </w:p>
        </w:tc>
      </w:tr>
      <w:tr w:rsidR="00DC5693" w:rsidRPr="007036CE" w14:paraId="3CE3CE26" w14:textId="77777777" w:rsidTr="00974EB0">
        <w:tc>
          <w:tcPr>
            <w:tcW w:w="1100" w:type="pct"/>
          </w:tcPr>
          <w:p w14:paraId="4815630D" w14:textId="77777777" w:rsidR="00DC5693" w:rsidRPr="007036CE" w:rsidRDefault="00DC5693" w:rsidP="00DC5693">
            <w:pPr>
              <w:pStyle w:val="GOSTTablenorm"/>
              <w:rPr>
                <w:szCs w:val="22"/>
              </w:rPr>
            </w:pPr>
            <w:r w:rsidRPr="007036CE">
              <w:rPr>
                <w:szCs w:val="22"/>
              </w:rPr>
              <w:t>КБК</w:t>
            </w:r>
          </w:p>
        </w:tc>
        <w:tc>
          <w:tcPr>
            <w:tcW w:w="734" w:type="pct"/>
          </w:tcPr>
          <w:p w14:paraId="7785D0AC" w14:textId="77777777" w:rsidR="00DC5693" w:rsidRPr="007036CE" w:rsidRDefault="00DC5693" w:rsidP="00DC5693">
            <w:pPr>
              <w:pStyle w:val="GOSTTablenorm"/>
            </w:pPr>
            <w:ins w:id="2526" w:author="Сатлер Марина Викторовна" w:date="2024-02-09T14:42:00Z">
              <w:r w:rsidRPr="007036CE">
                <w:rPr>
                  <w:b/>
                  <w:szCs w:val="24"/>
                  <w:lang w:val="en-US"/>
                </w:rPr>
                <w:t>SECTION_2</w:t>
              </w:r>
              <w:r w:rsidRPr="007036CE">
                <w:rPr>
                  <w:b/>
                  <w:szCs w:val="24"/>
                </w:rPr>
                <w:t>:</w:t>
              </w:r>
            </w:ins>
            <w:r w:rsidRPr="007036CE">
              <w:rPr>
                <w:szCs w:val="24"/>
                <w:lang w:val="en-US"/>
              </w:rPr>
              <w:t>KBK</w:t>
            </w:r>
          </w:p>
        </w:tc>
        <w:tc>
          <w:tcPr>
            <w:tcW w:w="519" w:type="pct"/>
          </w:tcPr>
          <w:p w14:paraId="63A3465A" w14:textId="77777777" w:rsidR="00DC5693" w:rsidRPr="007036CE" w:rsidRDefault="00DC5693" w:rsidP="00DC5693">
            <w:pPr>
              <w:pStyle w:val="GOSTTablenorm"/>
            </w:pPr>
            <w:r w:rsidRPr="007036CE">
              <w:rPr>
                <w:szCs w:val="22"/>
              </w:rPr>
              <w:t>Строка</w:t>
            </w:r>
          </w:p>
        </w:tc>
        <w:tc>
          <w:tcPr>
            <w:tcW w:w="300" w:type="pct"/>
          </w:tcPr>
          <w:p w14:paraId="09CECBE2" w14:textId="77777777" w:rsidR="00DC5693" w:rsidRPr="007036CE" w:rsidRDefault="00DC5693" w:rsidP="00DC5693">
            <w:pPr>
              <w:pStyle w:val="GOSTTablenorm"/>
            </w:pPr>
            <w:r w:rsidRPr="007036CE">
              <w:rPr>
                <w:szCs w:val="22"/>
              </w:rPr>
              <w:t>Да</w:t>
            </w:r>
          </w:p>
        </w:tc>
        <w:tc>
          <w:tcPr>
            <w:tcW w:w="308" w:type="pct"/>
          </w:tcPr>
          <w:p w14:paraId="5D7040C4" w14:textId="77777777" w:rsidR="00DC5693" w:rsidRPr="007036CE" w:rsidRDefault="00DC5693" w:rsidP="00DC5693">
            <w:pPr>
              <w:pStyle w:val="GOSTTablenorm"/>
            </w:pPr>
            <w:r w:rsidRPr="007036CE">
              <w:rPr>
                <w:szCs w:val="22"/>
              </w:rPr>
              <w:t>=20</w:t>
            </w:r>
          </w:p>
        </w:tc>
        <w:tc>
          <w:tcPr>
            <w:tcW w:w="2039" w:type="pct"/>
          </w:tcPr>
          <w:p w14:paraId="36718ABA" w14:textId="77777777" w:rsidR="00DC5693" w:rsidRPr="007036CE" w:rsidRDefault="00DC5693" w:rsidP="00DC5693">
            <w:pPr>
              <w:pStyle w:val="GOSTTablenorm"/>
            </w:pPr>
            <w:r w:rsidRPr="007036CE">
              <w:rPr>
                <w:szCs w:val="22"/>
              </w:rPr>
              <w:t>Указывается код по бюджетной классификации для отражения операции на ЛС ГРБС</w:t>
            </w:r>
          </w:p>
        </w:tc>
      </w:tr>
      <w:tr w:rsidR="00DC5693" w:rsidRPr="007036CE" w14:paraId="20BE773F" w14:textId="77777777" w:rsidTr="00974EB0">
        <w:tc>
          <w:tcPr>
            <w:tcW w:w="1100" w:type="pct"/>
          </w:tcPr>
          <w:p w14:paraId="0A6853B6" w14:textId="77777777" w:rsidR="00DC5693" w:rsidRPr="007036CE" w:rsidRDefault="00DC5693" w:rsidP="00DC5693">
            <w:pPr>
              <w:pStyle w:val="GOSTTablenorm"/>
              <w:rPr>
                <w:szCs w:val="22"/>
              </w:rPr>
            </w:pPr>
            <w:r w:rsidRPr="007036CE">
              <w:rPr>
                <w:szCs w:val="22"/>
              </w:rPr>
              <w:t>Тип КБК</w:t>
            </w:r>
          </w:p>
        </w:tc>
        <w:tc>
          <w:tcPr>
            <w:tcW w:w="734" w:type="pct"/>
          </w:tcPr>
          <w:p w14:paraId="5F6020AB" w14:textId="77777777" w:rsidR="00DC5693" w:rsidRPr="007036CE" w:rsidRDefault="00DC5693" w:rsidP="00DC5693">
            <w:pPr>
              <w:pStyle w:val="GOSTTablenorm"/>
              <w:rPr>
                <w:szCs w:val="24"/>
                <w:lang w:val="en-US"/>
              </w:rPr>
            </w:pPr>
            <w:ins w:id="2527" w:author="Сатлер Марина Викторовна" w:date="2024-02-09T14:42:00Z">
              <w:r w:rsidRPr="007036CE">
                <w:rPr>
                  <w:b/>
                  <w:szCs w:val="24"/>
                  <w:lang w:val="en-US"/>
                </w:rPr>
                <w:t>SECTION_2</w:t>
              </w:r>
              <w:r w:rsidRPr="007036CE">
                <w:rPr>
                  <w:b/>
                  <w:szCs w:val="24"/>
                </w:rPr>
                <w:t>:</w:t>
              </w:r>
            </w:ins>
            <w:r w:rsidRPr="007036CE">
              <w:rPr>
                <w:szCs w:val="24"/>
              </w:rPr>
              <w:t>TYPEKBK</w:t>
            </w:r>
          </w:p>
        </w:tc>
        <w:tc>
          <w:tcPr>
            <w:tcW w:w="519" w:type="pct"/>
          </w:tcPr>
          <w:p w14:paraId="05D218C4" w14:textId="77777777" w:rsidR="00DC5693" w:rsidRPr="007036CE" w:rsidRDefault="00DC5693" w:rsidP="00DC5693">
            <w:pPr>
              <w:pStyle w:val="GOSTTablenorm"/>
            </w:pPr>
            <w:r w:rsidRPr="007036CE">
              <w:rPr>
                <w:szCs w:val="22"/>
              </w:rPr>
              <w:t>Строка</w:t>
            </w:r>
          </w:p>
        </w:tc>
        <w:tc>
          <w:tcPr>
            <w:tcW w:w="300" w:type="pct"/>
          </w:tcPr>
          <w:p w14:paraId="680CC61B" w14:textId="77777777" w:rsidR="00DC5693" w:rsidRPr="007036CE" w:rsidRDefault="00DC5693" w:rsidP="00DC5693">
            <w:pPr>
              <w:pStyle w:val="GOSTTablenorm"/>
            </w:pPr>
            <w:r w:rsidRPr="007036CE">
              <w:rPr>
                <w:szCs w:val="22"/>
              </w:rPr>
              <w:t>Да</w:t>
            </w:r>
          </w:p>
        </w:tc>
        <w:tc>
          <w:tcPr>
            <w:tcW w:w="308" w:type="pct"/>
          </w:tcPr>
          <w:p w14:paraId="4D18EEC5" w14:textId="77777777" w:rsidR="00DC5693" w:rsidRPr="007036CE" w:rsidRDefault="00DC5693" w:rsidP="00DC5693">
            <w:pPr>
              <w:pStyle w:val="GOSTTablenorm"/>
            </w:pPr>
            <w:r w:rsidRPr="007036CE">
              <w:rPr>
                <w:szCs w:val="22"/>
              </w:rPr>
              <w:t>=2</w:t>
            </w:r>
          </w:p>
        </w:tc>
        <w:tc>
          <w:tcPr>
            <w:tcW w:w="2039" w:type="pct"/>
          </w:tcPr>
          <w:p w14:paraId="508CEA29" w14:textId="77777777" w:rsidR="00DC5693" w:rsidRPr="007036CE" w:rsidRDefault="00DC5693" w:rsidP="00B12B9D">
            <w:pPr>
              <w:pStyle w:val="GOSTTablenorm"/>
            </w:pPr>
            <w:r w:rsidRPr="007036CE">
              <w:t>Указывается тип кода по бюджетной классификации.</w:t>
            </w:r>
          </w:p>
          <w:p w14:paraId="490004A1" w14:textId="77777777" w:rsidR="00DC5693" w:rsidRPr="007036CE" w:rsidRDefault="00DC5693" w:rsidP="00B12B9D">
            <w:pPr>
              <w:pStyle w:val="GOSTTablenorm"/>
            </w:pPr>
            <w:r w:rsidRPr="007036CE">
              <w:t xml:space="preserve">Заполняется значением «11» </w:t>
            </w:r>
            <w:r w:rsidR="004060F4" w:rsidRPr="007036CE">
              <w:t>–</w:t>
            </w:r>
            <w:r w:rsidRPr="007036CE">
              <w:t xml:space="preserve"> Лимитируемые расходы</w:t>
            </w:r>
          </w:p>
        </w:tc>
      </w:tr>
      <w:tr w:rsidR="00DC5693" w:rsidRPr="007036CE" w14:paraId="4FE48825" w14:textId="77777777" w:rsidTr="00974EB0">
        <w:tc>
          <w:tcPr>
            <w:tcW w:w="1100" w:type="pct"/>
          </w:tcPr>
          <w:p w14:paraId="45F16ECC" w14:textId="77777777" w:rsidR="00DC5693" w:rsidRPr="007036CE" w:rsidRDefault="00DC5693" w:rsidP="00DC5693">
            <w:pPr>
              <w:pStyle w:val="GOSTTablenorm"/>
              <w:rPr>
                <w:szCs w:val="22"/>
              </w:rPr>
            </w:pPr>
            <w:r w:rsidRPr="007036CE">
              <w:rPr>
                <w:szCs w:val="22"/>
              </w:rPr>
              <w:t>Код цели</w:t>
            </w:r>
          </w:p>
        </w:tc>
        <w:tc>
          <w:tcPr>
            <w:tcW w:w="734" w:type="pct"/>
          </w:tcPr>
          <w:p w14:paraId="5A3469D1" w14:textId="77777777" w:rsidR="00DC5693" w:rsidRPr="007036CE" w:rsidRDefault="00DC5693" w:rsidP="00DC5693">
            <w:pPr>
              <w:pStyle w:val="GOSTTablenorm"/>
              <w:rPr>
                <w:szCs w:val="24"/>
              </w:rPr>
            </w:pPr>
            <w:ins w:id="2528" w:author="Сатлер Марина Викторовна" w:date="2024-02-09T14:42:00Z">
              <w:r w:rsidRPr="007036CE">
                <w:rPr>
                  <w:b/>
                  <w:szCs w:val="24"/>
                  <w:lang w:val="en-US"/>
                </w:rPr>
                <w:t>SECTION_2</w:t>
              </w:r>
              <w:r w:rsidRPr="007036CE">
                <w:rPr>
                  <w:b/>
                  <w:szCs w:val="24"/>
                </w:rPr>
                <w:t>:</w:t>
              </w:r>
            </w:ins>
            <w:r w:rsidRPr="007036CE">
              <w:rPr>
                <w:szCs w:val="24"/>
              </w:rPr>
              <w:t>TARGETCODE</w:t>
            </w:r>
          </w:p>
        </w:tc>
        <w:tc>
          <w:tcPr>
            <w:tcW w:w="519" w:type="pct"/>
          </w:tcPr>
          <w:p w14:paraId="27CC4B5F" w14:textId="77777777" w:rsidR="00DC5693" w:rsidRPr="007036CE" w:rsidRDefault="00DC5693" w:rsidP="00DC5693">
            <w:pPr>
              <w:pStyle w:val="GOSTTablenorm"/>
            </w:pPr>
            <w:r w:rsidRPr="007036CE">
              <w:rPr>
                <w:szCs w:val="22"/>
              </w:rPr>
              <w:t>Строка</w:t>
            </w:r>
          </w:p>
        </w:tc>
        <w:tc>
          <w:tcPr>
            <w:tcW w:w="300" w:type="pct"/>
          </w:tcPr>
          <w:p w14:paraId="63744A2F" w14:textId="77777777" w:rsidR="00DC5693" w:rsidRPr="007036CE" w:rsidRDefault="00DC5693" w:rsidP="00DC5693">
            <w:pPr>
              <w:pStyle w:val="GOSTTablenorm"/>
            </w:pPr>
            <w:r w:rsidRPr="007036CE">
              <w:rPr>
                <w:szCs w:val="22"/>
              </w:rPr>
              <w:t>Нет</w:t>
            </w:r>
          </w:p>
        </w:tc>
        <w:tc>
          <w:tcPr>
            <w:tcW w:w="308" w:type="pct"/>
          </w:tcPr>
          <w:p w14:paraId="7F4EE2A2" w14:textId="77777777" w:rsidR="00DC5693" w:rsidRPr="007036CE" w:rsidRDefault="00DC5693" w:rsidP="00DC5693">
            <w:pPr>
              <w:pStyle w:val="GOSTTablenorm"/>
            </w:pPr>
            <w:r w:rsidRPr="007036CE">
              <w:rPr>
                <w:szCs w:val="22"/>
                <w:lang w:val="en-US"/>
              </w:rPr>
              <w:t>&lt;=25</w:t>
            </w:r>
          </w:p>
        </w:tc>
        <w:tc>
          <w:tcPr>
            <w:tcW w:w="2039" w:type="pct"/>
          </w:tcPr>
          <w:p w14:paraId="105960D5" w14:textId="77777777" w:rsidR="00DC5693" w:rsidRPr="007036CE" w:rsidRDefault="00DC5693" w:rsidP="00DC5693">
            <w:pPr>
              <w:pStyle w:val="GOSTTablenorm"/>
            </w:pPr>
            <w:r w:rsidRPr="007036CE">
              <w:rPr>
                <w:bCs/>
                <w:szCs w:val="22"/>
              </w:rPr>
              <w:t>Указывается код цели (аналитический код) для отражения операции на ЛС ГРБС (при наличии)</w:t>
            </w:r>
          </w:p>
        </w:tc>
      </w:tr>
      <w:tr w:rsidR="00DC5693" w:rsidRPr="007036CE" w14:paraId="46EBECD6" w14:textId="77777777" w:rsidTr="00974EB0">
        <w:tc>
          <w:tcPr>
            <w:tcW w:w="1100" w:type="pct"/>
          </w:tcPr>
          <w:p w14:paraId="0D47D933" w14:textId="77777777" w:rsidR="00DC5693" w:rsidRPr="007036CE" w:rsidRDefault="00DC5693" w:rsidP="00DC5693">
            <w:pPr>
              <w:pStyle w:val="GOSTTablenorm"/>
              <w:rPr>
                <w:szCs w:val="22"/>
              </w:rPr>
            </w:pPr>
            <w:r w:rsidRPr="007036CE">
              <w:rPr>
                <w:szCs w:val="22"/>
              </w:rPr>
              <w:t>Укрупненный КБК</w:t>
            </w:r>
          </w:p>
        </w:tc>
        <w:tc>
          <w:tcPr>
            <w:tcW w:w="734" w:type="pct"/>
          </w:tcPr>
          <w:p w14:paraId="18642045" w14:textId="77777777" w:rsidR="00DC5693" w:rsidRPr="007036CE" w:rsidRDefault="00DC5693" w:rsidP="00DC5693">
            <w:pPr>
              <w:pStyle w:val="GOSTTablenorm"/>
              <w:rPr>
                <w:szCs w:val="24"/>
              </w:rPr>
            </w:pPr>
            <w:ins w:id="2529" w:author="Сатлер Марина Викторовна" w:date="2024-02-09T14:42:00Z">
              <w:r w:rsidRPr="007036CE">
                <w:rPr>
                  <w:b/>
                  <w:szCs w:val="24"/>
                  <w:lang w:val="en-US"/>
                </w:rPr>
                <w:t>SECTION_2</w:t>
              </w:r>
              <w:r w:rsidRPr="007036CE">
                <w:rPr>
                  <w:b/>
                  <w:szCs w:val="24"/>
                </w:rPr>
                <w:t>:</w:t>
              </w:r>
            </w:ins>
            <w:r w:rsidRPr="007036CE">
              <w:rPr>
                <w:szCs w:val="24"/>
              </w:rPr>
              <w:t>NULLKBK</w:t>
            </w:r>
          </w:p>
        </w:tc>
        <w:tc>
          <w:tcPr>
            <w:tcW w:w="519" w:type="pct"/>
          </w:tcPr>
          <w:p w14:paraId="5436A705" w14:textId="77777777" w:rsidR="00DC5693" w:rsidRPr="007036CE" w:rsidRDefault="00DC5693" w:rsidP="00DC5693">
            <w:pPr>
              <w:pStyle w:val="GOSTTablenorm"/>
            </w:pPr>
            <w:r w:rsidRPr="007036CE">
              <w:rPr>
                <w:szCs w:val="22"/>
              </w:rPr>
              <w:t>Строка</w:t>
            </w:r>
          </w:p>
        </w:tc>
        <w:tc>
          <w:tcPr>
            <w:tcW w:w="300" w:type="pct"/>
          </w:tcPr>
          <w:p w14:paraId="4FB24E3F" w14:textId="77777777" w:rsidR="00DC5693" w:rsidRPr="007036CE" w:rsidRDefault="00DC5693" w:rsidP="00DC5693">
            <w:pPr>
              <w:pStyle w:val="GOSTTablenorm"/>
            </w:pPr>
            <w:r w:rsidRPr="007036CE">
              <w:rPr>
                <w:szCs w:val="22"/>
              </w:rPr>
              <w:t>Да</w:t>
            </w:r>
          </w:p>
        </w:tc>
        <w:tc>
          <w:tcPr>
            <w:tcW w:w="308" w:type="pct"/>
          </w:tcPr>
          <w:p w14:paraId="0670A227" w14:textId="77777777" w:rsidR="00DC5693" w:rsidRPr="007036CE" w:rsidRDefault="00DC5693" w:rsidP="00DC5693">
            <w:pPr>
              <w:pStyle w:val="GOSTTablenorm"/>
            </w:pPr>
            <w:r w:rsidRPr="007036CE">
              <w:rPr>
                <w:szCs w:val="22"/>
              </w:rPr>
              <w:t>=20</w:t>
            </w:r>
          </w:p>
        </w:tc>
        <w:tc>
          <w:tcPr>
            <w:tcW w:w="2039" w:type="pct"/>
          </w:tcPr>
          <w:p w14:paraId="2A096EC9" w14:textId="77777777" w:rsidR="00DC5693" w:rsidRPr="007036CE" w:rsidRDefault="00DC5693" w:rsidP="00DC5693">
            <w:pPr>
              <w:pStyle w:val="GOSTTablenorm"/>
            </w:pPr>
            <w:r w:rsidRPr="007036CE">
              <w:rPr>
                <w:szCs w:val="22"/>
              </w:rPr>
              <w:t>Указывается укрупненный код по бюджетной классификации.</w:t>
            </w:r>
          </w:p>
        </w:tc>
      </w:tr>
      <w:tr w:rsidR="00DC5693" w:rsidRPr="007036CE" w14:paraId="39596C88" w14:textId="77777777" w:rsidTr="00974EB0">
        <w:tc>
          <w:tcPr>
            <w:tcW w:w="1100" w:type="pct"/>
          </w:tcPr>
          <w:p w14:paraId="63E9A315" w14:textId="77777777" w:rsidR="00DC5693" w:rsidRPr="007036CE" w:rsidRDefault="00DC5693" w:rsidP="00DC5693">
            <w:pPr>
              <w:pStyle w:val="GOSTTablenorm"/>
              <w:rPr>
                <w:szCs w:val="22"/>
              </w:rPr>
            </w:pPr>
            <w:r w:rsidRPr="007036CE">
              <w:rPr>
                <w:szCs w:val="22"/>
              </w:rPr>
              <w:t>Номер лицевого счета</w:t>
            </w:r>
          </w:p>
        </w:tc>
        <w:tc>
          <w:tcPr>
            <w:tcW w:w="734" w:type="pct"/>
          </w:tcPr>
          <w:p w14:paraId="15225890" w14:textId="77777777" w:rsidR="00DC5693" w:rsidRPr="007036CE" w:rsidRDefault="00DC5693" w:rsidP="00DC5693">
            <w:pPr>
              <w:pStyle w:val="GOSTTablenorm"/>
              <w:rPr>
                <w:szCs w:val="24"/>
              </w:rPr>
            </w:pPr>
            <w:ins w:id="2530" w:author="Сатлер Марина Викторовна" w:date="2024-02-09T14:42:00Z">
              <w:r w:rsidRPr="007036CE">
                <w:rPr>
                  <w:b/>
                  <w:szCs w:val="24"/>
                  <w:lang w:val="en-US"/>
                </w:rPr>
                <w:t>SECTION_2</w:t>
              </w:r>
              <w:r w:rsidRPr="007036CE">
                <w:rPr>
                  <w:b/>
                  <w:szCs w:val="24"/>
                </w:rPr>
                <w:t>:</w:t>
              </w:r>
            </w:ins>
            <w:r w:rsidRPr="007036CE">
              <w:rPr>
                <w:szCs w:val="24"/>
                <w:lang w:val="en-US"/>
              </w:rPr>
              <w:t>PA</w:t>
            </w:r>
          </w:p>
        </w:tc>
        <w:tc>
          <w:tcPr>
            <w:tcW w:w="519" w:type="pct"/>
          </w:tcPr>
          <w:p w14:paraId="61AC506C" w14:textId="77777777" w:rsidR="00DC5693" w:rsidRPr="007036CE" w:rsidRDefault="00DC5693" w:rsidP="00DC5693">
            <w:pPr>
              <w:pStyle w:val="GOSTTablenorm"/>
            </w:pPr>
            <w:r w:rsidRPr="007036CE">
              <w:rPr>
                <w:szCs w:val="22"/>
              </w:rPr>
              <w:t>Строка</w:t>
            </w:r>
          </w:p>
        </w:tc>
        <w:tc>
          <w:tcPr>
            <w:tcW w:w="300" w:type="pct"/>
          </w:tcPr>
          <w:p w14:paraId="2A961D59" w14:textId="77777777" w:rsidR="00DC5693" w:rsidRPr="007036CE" w:rsidRDefault="00DC5693" w:rsidP="00DC5693">
            <w:pPr>
              <w:pStyle w:val="GOSTTablenorm"/>
            </w:pPr>
            <w:r w:rsidRPr="007036CE">
              <w:rPr>
                <w:szCs w:val="22"/>
              </w:rPr>
              <w:t>Да</w:t>
            </w:r>
          </w:p>
        </w:tc>
        <w:tc>
          <w:tcPr>
            <w:tcW w:w="308" w:type="pct"/>
          </w:tcPr>
          <w:p w14:paraId="5BF09834" w14:textId="77777777" w:rsidR="00DC5693" w:rsidRPr="007036CE" w:rsidRDefault="00DC5693" w:rsidP="00DC5693">
            <w:pPr>
              <w:pStyle w:val="GOSTTablenorm"/>
            </w:pPr>
            <w:r w:rsidRPr="007036CE">
              <w:rPr>
                <w:szCs w:val="22"/>
              </w:rPr>
              <w:t>=11</w:t>
            </w:r>
          </w:p>
        </w:tc>
        <w:tc>
          <w:tcPr>
            <w:tcW w:w="2039" w:type="pct"/>
          </w:tcPr>
          <w:p w14:paraId="380BD78F" w14:textId="77777777" w:rsidR="00DC5693" w:rsidRPr="007036CE" w:rsidRDefault="00DC5693" w:rsidP="00DC5693">
            <w:pPr>
              <w:pStyle w:val="GOSTTablenorm"/>
            </w:pPr>
            <w:r w:rsidRPr="007036CE">
              <w:rPr>
                <w:szCs w:val="22"/>
              </w:rPr>
              <w:t>Указывается номер лицевого счета ГРБС</w:t>
            </w:r>
          </w:p>
        </w:tc>
      </w:tr>
      <w:tr w:rsidR="00DC5693" w:rsidRPr="007036CE" w14:paraId="2FE37560" w14:textId="77777777" w:rsidTr="00974EB0">
        <w:tc>
          <w:tcPr>
            <w:tcW w:w="1100" w:type="pct"/>
          </w:tcPr>
          <w:p w14:paraId="36A5603E" w14:textId="77777777" w:rsidR="00DC5693" w:rsidRPr="007036CE" w:rsidRDefault="00DC5693" w:rsidP="00DC5693">
            <w:pPr>
              <w:pStyle w:val="GOSTTablenorm"/>
              <w:rPr>
                <w:szCs w:val="22"/>
              </w:rPr>
            </w:pPr>
            <w:r w:rsidRPr="007036CE">
              <w:rPr>
                <w:szCs w:val="22"/>
              </w:rPr>
              <w:t>Контур</w:t>
            </w:r>
          </w:p>
        </w:tc>
        <w:tc>
          <w:tcPr>
            <w:tcW w:w="734" w:type="pct"/>
          </w:tcPr>
          <w:p w14:paraId="016A0544" w14:textId="77777777" w:rsidR="00DC5693" w:rsidRPr="007036CE" w:rsidRDefault="00DC5693" w:rsidP="00DC5693">
            <w:pPr>
              <w:pStyle w:val="GOSTTablenorm"/>
              <w:rPr>
                <w:szCs w:val="24"/>
                <w:lang w:val="en-US"/>
              </w:rPr>
            </w:pPr>
            <w:ins w:id="2531" w:author="Сатлер Марина Викторовна" w:date="2024-02-09T14:42:00Z">
              <w:r w:rsidRPr="007036CE">
                <w:rPr>
                  <w:b/>
                  <w:szCs w:val="24"/>
                  <w:lang w:val="en-US"/>
                </w:rPr>
                <w:t>SECTION_2</w:t>
              </w:r>
              <w:r w:rsidRPr="007036CE">
                <w:rPr>
                  <w:b/>
                  <w:szCs w:val="24"/>
                </w:rPr>
                <w:t>:</w:t>
              </w:r>
            </w:ins>
            <w:r w:rsidRPr="007036CE">
              <w:rPr>
                <w:szCs w:val="22"/>
                <w:lang w:val="en-US"/>
              </w:rPr>
              <w:t>CONTUR</w:t>
            </w:r>
          </w:p>
        </w:tc>
        <w:tc>
          <w:tcPr>
            <w:tcW w:w="519" w:type="pct"/>
          </w:tcPr>
          <w:p w14:paraId="5B58B3E7" w14:textId="77777777" w:rsidR="00DC5693" w:rsidRPr="007036CE" w:rsidRDefault="00DC5693" w:rsidP="00DC5693">
            <w:pPr>
              <w:pStyle w:val="GOSTTablenorm"/>
            </w:pPr>
            <w:ins w:id="2532" w:author="Сатлер Марина Викторовна" w:date="2024-02-28T19:09:00Z">
              <w:r w:rsidRPr="007036CE">
                <w:rPr>
                  <w:szCs w:val="22"/>
                </w:rPr>
                <w:t>Строка</w:t>
              </w:r>
            </w:ins>
          </w:p>
        </w:tc>
        <w:tc>
          <w:tcPr>
            <w:tcW w:w="300" w:type="pct"/>
          </w:tcPr>
          <w:p w14:paraId="74FA9994" w14:textId="77777777" w:rsidR="00DC5693" w:rsidRPr="007036CE" w:rsidRDefault="00DC5693" w:rsidP="00DC5693">
            <w:pPr>
              <w:pStyle w:val="GOSTTablenorm"/>
            </w:pPr>
            <w:r w:rsidRPr="007036CE">
              <w:rPr>
                <w:szCs w:val="22"/>
              </w:rPr>
              <w:t>Да</w:t>
            </w:r>
          </w:p>
        </w:tc>
        <w:tc>
          <w:tcPr>
            <w:tcW w:w="308" w:type="pct"/>
          </w:tcPr>
          <w:p w14:paraId="4CE2C750" w14:textId="77777777" w:rsidR="00DC5693" w:rsidRPr="007036CE" w:rsidRDefault="00DC5693" w:rsidP="00DC5693">
            <w:pPr>
              <w:pStyle w:val="GOSTTablenorm"/>
            </w:pPr>
            <w:r w:rsidRPr="007036CE">
              <w:rPr>
                <w:szCs w:val="22"/>
              </w:rPr>
              <w:t>=1</w:t>
            </w:r>
          </w:p>
        </w:tc>
        <w:tc>
          <w:tcPr>
            <w:tcW w:w="2039" w:type="pct"/>
          </w:tcPr>
          <w:p w14:paraId="33052E57" w14:textId="77777777" w:rsidR="00DC5693" w:rsidRPr="007036CE" w:rsidRDefault="00DC5693" w:rsidP="00DC5693">
            <w:pPr>
              <w:pStyle w:val="GOSTTablenorm"/>
              <w:rPr>
                <w:szCs w:val="22"/>
              </w:rPr>
            </w:pPr>
            <w:r w:rsidRPr="007036CE">
              <w:rPr>
                <w:szCs w:val="22"/>
              </w:rPr>
              <w:t>Указывается код контура, в котором проводится операция.</w:t>
            </w:r>
          </w:p>
          <w:p w14:paraId="68CF971F" w14:textId="77777777" w:rsidR="00DC5693" w:rsidRPr="007036CE" w:rsidRDefault="00DC5693" w:rsidP="00DC5693">
            <w:pPr>
              <w:pStyle w:val="GOSTTablenorm"/>
              <w:rPr>
                <w:szCs w:val="22"/>
              </w:rPr>
            </w:pPr>
            <w:r w:rsidRPr="007036CE">
              <w:rPr>
                <w:szCs w:val="22"/>
              </w:rPr>
              <w:t>Возможные значения:</w:t>
            </w:r>
          </w:p>
          <w:p w14:paraId="7EE56017" w14:textId="77777777" w:rsidR="00DC5693" w:rsidRPr="007036CE" w:rsidRDefault="00DC5693" w:rsidP="00DC5693">
            <w:pPr>
              <w:pStyle w:val="GOSTTableListMark1"/>
              <w:numPr>
                <w:ilvl w:val="0"/>
                <w:numId w:val="2"/>
              </w:numPr>
            </w:pPr>
            <w:r w:rsidRPr="007036CE">
              <w:t>«</w:t>
            </w:r>
            <w:ins w:id="2533" w:author="Сатлер Марина Викторовна" w:date="2024-02-28T18:37:00Z">
              <w:r w:rsidRPr="007036CE">
                <w:rPr>
                  <w:lang w:val="en-US"/>
                </w:rPr>
                <w:t>O</w:t>
              </w:r>
            </w:ins>
            <w:r w:rsidRPr="007036CE">
              <w:t xml:space="preserve">» </w:t>
            </w:r>
            <w:r w:rsidRPr="007036CE">
              <w:rPr>
                <w:lang w:val="en-US"/>
              </w:rPr>
              <w:t xml:space="preserve">– </w:t>
            </w:r>
            <w:r w:rsidRPr="007036CE">
              <w:t>открытый;</w:t>
            </w:r>
          </w:p>
          <w:p w14:paraId="40A45EC5" w14:textId="77777777" w:rsidR="00DC5693" w:rsidRPr="007036CE" w:rsidRDefault="00DC5693" w:rsidP="00DC5693">
            <w:pPr>
              <w:pStyle w:val="GOSTTableListMark1"/>
              <w:numPr>
                <w:ilvl w:val="0"/>
                <w:numId w:val="2"/>
              </w:numPr>
            </w:pPr>
            <w:r w:rsidRPr="007036CE">
              <w:t>«</w:t>
            </w:r>
            <w:r w:rsidRPr="007036CE">
              <w:rPr>
                <w:lang w:val="en-US"/>
              </w:rPr>
              <w:t>S</w:t>
            </w:r>
            <w:r w:rsidRPr="007036CE">
              <w:t>»</w:t>
            </w:r>
            <w:r w:rsidRPr="007036CE">
              <w:rPr>
                <w:lang w:val="en-US"/>
              </w:rPr>
              <w:t xml:space="preserve"> – </w:t>
            </w:r>
            <w:r w:rsidRPr="007036CE">
              <w:t>защищенный;</w:t>
            </w:r>
          </w:p>
          <w:p w14:paraId="7CD494B0" w14:textId="77777777" w:rsidR="00DC5693" w:rsidRPr="007036CE" w:rsidRDefault="00DC5693" w:rsidP="00DC5693">
            <w:pPr>
              <w:pStyle w:val="GOSTTableListMark1"/>
              <w:numPr>
                <w:ilvl w:val="0"/>
                <w:numId w:val="2"/>
              </w:numPr>
            </w:pPr>
            <w:r w:rsidRPr="007036CE">
              <w:t>«1» – открытый;</w:t>
            </w:r>
          </w:p>
          <w:p w14:paraId="02591E13" w14:textId="77777777" w:rsidR="00DC5693" w:rsidRPr="007036CE" w:rsidRDefault="00DC5693" w:rsidP="00DC5693">
            <w:pPr>
              <w:pStyle w:val="GOSTTableListMark1"/>
              <w:numPr>
                <w:ilvl w:val="0"/>
                <w:numId w:val="2"/>
              </w:numPr>
            </w:pPr>
            <w:r w:rsidRPr="007036CE">
              <w:t>«2» – защищенный</w:t>
            </w:r>
          </w:p>
        </w:tc>
      </w:tr>
      <w:tr w:rsidR="00DC5693" w:rsidRPr="007036CE" w14:paraId="3E79BF91" w14:textId="77777777" w:rsidTr="00974EB0">
        <w:tc>
          <w:tcPr>
            <w:tcW w:w="1100" w:type="pct"/>
          </w:tcPr>
          <w:p w14:paraId="441ABFBD" w14:textId="77777777" w:rsidR="00DC5693" w:rsidRPr="007036CE" w:rsidRDefault="00DC5693" w:rsidP="00DC5693">
            <w:pPr>
              <w:pStyle w:val="GOSTTablenorm"/>
              <w:rPr>
                <w:szCs w:val="22"/>
              </w:rPr>
            </w:pPr>
            <w:ins w:id="2534" w:author="Сатлер Марина Викторовна" w:date="2024-02-13T15:09:00Z">
              <w:r w:rsidRPr="007036CE">
                <w:t>Сумма на текущий год</w:t>
              </w:r>
            </w:ins>
          </w:p>
        </w:tc>
        <w:tc>
          <w:tcPr>
            <w:tcW w:w="734" w:type="pct"/>
          </w:tcPr>
          <w:p w14:paraId="513A9AAA" w14:textId="77777777" w:rsidR="00DC5693" w:rsidRPr="007036CE" w:rsidRDefault="00DC5693" w:rsidP="00DC5693">
            <w:pPr>
              <w:pStyle w:val="GOSTTablenorm"/>
              <w:rPr>
                <w:szCs w:val="22"/>
                <w:lang w:val="en-US"/>
              </w:rPr>
            </w:pPr>
            <w:ins w:id="2535" w:author="Сатлер Марина Викторовна" w:date="2024-02-09T14:43:00Z">
              <w:r w:rsidRPr="007036CE">
                <w:rPr>
                  <w:b/>
                  <w:szCs w:val="24"/>
                  <w:lang w:val="en-US"/>
                </w:rPr>
                <w:t>SECTION_2</w:t>
              </w:r>
              <w:r w:rsidRPr="007036CE">
                <w:rPr>
                  <w:b/>
                  <w:szCs w:val="24"/>
                </w:rPr>
                <w:t>:</w:t>
              </w:r>
            </w:ins>
            <w:r w:rsidRPr="007036CE">
              <w:rPr>
                <w:szCs w:val="22"/>
              </w:rPr>
              <w:t>SUM_1</w:t>
            </w:r>
          </w:p>
        </w:tc>
        <w:tc>
          <w:tcPr>
            <w:tcW w:w="519" w:type="pct"/>
          </w:tcPr>
          <w:p w14:paraId="504C3FE7" w14:textId="77777777" w:rsidR="00DC5693" w:rsidRPr="007036CE" w:rsidRDefault="00DC5693" w:rsidP="00DC5693">
            <w:pPr>
              <w:pStyle w:val="GOSTTablenorm"/>
            </w:pPr>
            <w:r w:rsidRPr="007036CE">
              <w:rPr>
                <w:szCs w:val="22"/>
              </w:rPr>
              <w:t>Сумма</w:t>
            </w:r>
          </w:p>
        </w:tc>
        <w:tc>
          <w:tcPr>
            <w:tcW w:w="300" w:type="pct"/>
          </w:tcPr>
          <w:p w14:paraId="183C5A16" w14:textId="77777777" w:rsidR="00DC5693" w:rsidRPr="007036CE" w:rsidRDefault="00DC5693" w:rsidP="00DC5693">
            <w:pPr>
              <w:pStyle w:val="GOSTTablenorm"/>
            </w:pPr>
            <w:r w:rsidRPr="007036CE">
              <w:rPr>
                <w:szCs w:val="22"/>
              </w:rPr>
              <w:t>Да</w:t>
            </w:r>
          </w:p>
        </w:tc>
        <w:tc>
          <w:tcPr>
            <w:tcW w:w="308" w:type="pct"/>
          </w:tcPr>
          <w:p w14:paraId="5E58B750" w14:textId="77777777" w:rsidR="00DC5693" w:rsidRPr="007036CE" w:rsidRDefault="00DC5693" w:rsidP="00DC5693">
            <w:pPr>
              <w:pStyle w:val="GOSTTablenorm"/>
            </w:pPr>
          </w:p>
        </w:tc>
        <w:tc>
          <w:tcPr>
            <w:tcW w:w="2039" w:type="pct"/>
          </w:tcPr>
          <w:p w14:paraId="0C7D502F" w14:textId="77777777" w:rsidR="00DC5693" w:rsidRPr="007036CE" w:rsidRDefault="00DC5693" w:rsidP="00DC5693">
            <w:pPr>
              <w:pStyle w:val="GOSTTablenorm"/>
            </w:pPr>
            <w:r w:rsidRPr="007036CE">
              <w:rPr>
                <w:szCs w:val="22"/>
              </w:rPr>
              <w:t>Указывается сумма на текущий финансовый год</w:t>
            </w:r>
            <w:del w:id="2536" w:author="Сатлер Марина Викторовна" w:date="2024-07-05T16:48:00Z">
              <w:r w:rsidRPr="007036CE" w:rsidDel="00DC5693">
                <w:rPr>
                  <w:szCs w:val="22"/>
                </w:rPr>
                <w:delText xml:space="preserve"> при доведении на текущий бюджетный цикл</w:delText>
              </w:r>
            </w:del>
          </w:p>
        </w:tc>
      </w:tr>
      <w:tr w:rsidR="00DC5693" w:rsidRPr="007036CE" w14:paraId="3632F33E" w14:textId="77777777" w:rsidTr="00974EB0">
        <w:tc>
          <w:tcPr>
            <w:tcW w:w="1100" w:type="pct"/>
          </w:tcPr>
          <w:p w14:paraId="5FB6E2C2" w14:textId="77777777" w:rsidR="00DC5693" w:rsidRPr="007036CE" w:rsidRDefault="00DC5693" w:rsidP="00DC5693">
            <w:pPr>
              <w:pStyle w:val="GOSTTablenorm"/>
              <w:rPr>
                <w:szCs w:val="22"/>
              </w:rPr>
            </w:pPr>
            <w:ins w:id="2537" w:author="Сатлер Марина Викторовна" w:date="2024-02-13T15:09:00Z">
              <w:r w:rsidRPr="007036CE">
                <w:lastRenderedPageBreak/>
                <w:t>Сумма на первый год планового периода</w:t>
              </w:r>
            </w:ins>
          </w:p>
        </w:tc>
        <w:tc>
          <w:tcPr>
            <w:tcW w:w="734" w:type="pct"/>
          </w:tcPr>
          <w:p w14:paraId="06261874" w14:textId="77777777" w:rsidR="00DC5693" w:rsidRPr="007036CE" w:rsidRDefault="00DC5693" w:rsidP="00DC5693">
            <w:pPr>
              <w:pStyle w:val="GOSTTablenorm"/>
              <w:rPr>
                <w:szCs w:val="22"/>
              </w:rPr>
            </w:pPr>
            <w:ins w:id="2538" w:author="Сатлер Марина Викторовна" w:date="2024-02-09T14:43:00Z">
              <w:r w:rsidRPr="007036CE">
                <w:rPr>
                  <w:b/>
                  <w:szCs w:val="24"/>
                  <w:lang w:val="en-US"/>
                </w:rPr>
                <w:t>SECTION_2</w:t>
              </w:r>
              <w:r w:rsidRPr="007036CE">
                <w:rPr>
                  <w:b/>
                  <w:szCs w:val="24"/>
                </w:rPr>
                <w:t>:</w:t>
              </w:r>
            </w:ins>
            <w:r w:rsidRPr="007036CE">
              <w:rPr>
                <w:szCs w:val="22"/>
              </w:rPr>
              <w:t>SUM_2</w:t>
            </w:r>
          </w:p>
        </w:tc>
        <w:tc>
          <w:tcPr>
            <w:tcW w:w="519" w:type="pct"/>
          </w:tcPr>
          <w:p w14:paraId="7E84C3CC" w14:textId="77777777" w:rsidR="00DC5693" w:rsidRPr="007036CE" w:rsidRDefault="00DC5693" w:rsidP="00DC5693">
            <w:pPr>
              <w:pStyle w:val="GOSTTablenorm"/>
            </w:pPr>
            <w:r w:rsidRPr="007036CE">
              <w:rPr>
                <w:szCs w:val="22"/>
              </w:rPr>
              <w:t>Сумма</w:t>
            </w:r>
          </w:p>
        </w:tc>
        <w:tc>
          <w:tcPr>
            <w:tcW w:w="300" w:type="pct"/>
          </w:tcPr>
          <w:p w14:paraId="46586903" w14:textId="77777777" w:rsidR="00DC5693" w:rsidRPr="007036CE" w:rsidRDefault="00DC5693" w:rsidP="00DC5693">
            <w:pPr>
              <w:pStyle w:val="GOSTTablenorm"/>
            </w:pPr>
            <w:r w:rsidRPr="007036CE">
              <w:rPr>
                <w:szCs w:val="22"/>
              </w:rPr>
              <w:t>Да</w:t>
            </w:r>
          </w:p>
        </w:tc>
        <w:tc>
          <w:tcPr>
            <w:tcW w:w="308" w:type="pct"/>
          </w:tcPr>
          <w:p w14:paraId="48C17454" w14:textId="77777777" w:rsidR="00DC5693" w:rsidRPr="007036CE" w:rsidRDefault="00DC5693" w:rsidP="00DC5693">
            <w:pPr>
              <w:pStyle w:val="GOSTTablenorm"/>
            </w:pPr>
          </w:p>
        </w:tc>
        <w:tc>
          <w:tcPr>
            <w:tcW w:w="2039" w:type="pct"/>
          </w:tcPr>
          <w:p w14:paraId="409884FF" w14:textId="77777777" w:rsidR="00DC5693" w:rsidRPr="007036CE" w:rsidRDefault="00DC5693" w:rsidP="00DC5693">
            <w:pPr>
              <w:pStyle w:val="GOSTTablenorm"/>
            </w:pPr>
            <w:r w:rsidRPr="007036CE">
              <w:rPr>
                <w:szCs w:val="22"/>
              </w:rPr>
              <w:t>Указывается сумма на 1-й плановый год</w:t>
            </w:r>
            <w:del w:id="2539" w:author="Сатлер Марина Викторовна" w:date="2024-07-05T16:48:00Z">
              <w:r w:rsidRPr="007036CE" w:rsidDel="00DC5693">
                <w:rPr>
                  <w:szCs w:val="22"/>
                </w:rPr>
                <w:delText xml:space="preserve"> при доведении на текущий бюджетный цикл</w:delText>
              </w:r>
            </w:del>
          </w:p>
        </w:tc>
      </w:tr>
      <w:tr w:rsidR="00DC5693" w:rsidRPr="007036CE" w14:paraId="616BD52C" w14:textId="77777777" w:rsidTr="00974EB0">
        <w:tc>
          <w:tcPr>
            <w:tcW w:w="1100" w:type="pct"/>
          </w:tcPr>
          <w:p w14:paraId="5BAA6BBC" w14:textId="77777777" w:rsidR="00DC5693" w:rsidRPr="007036CE" w:rsidRDefault="00DC5693" w:rsidP="00DC5693">
            <w:pPr>
              <w:pStyle w:val="GOSTTablenorm"/>
              <w:rPr>
                <w:szCs w:val="22"/>
              </w:rPr>
            </w:pPr>
            <w:ins w:id="2540" w:author="Сатлер Марина Викторовна" w:date="2024-02-13T15:09:00Z">
              <w:r w:rsidRPr="007036CE">
                <w:t>Сумма на второй год планового периода</w:t>
              </w:r>
            </w:ins>
          </w:p>
        </w:tc>
        <w:tc>
          <w:tcPr>
            <w:tcW w:w="734" w:type="pct"/>
          </w:tcPr>
          <w:p w14:paraId="33F3FFD0" w14:textId="77777777" w:rsidR="00DC5693" w:rsidRPr="007036CE" w:rsidRDefault="00DC5693" w:rsidP="00DC5693">
            <w:pPr>
              <w:pStyle w:val="GOSTTablenorm"/>
              <w:rPr>
                <w:szCs w:val="22"/>
              </w:rPr>
            </w:pPr>
            <w:ins w:id="2541" w:author="Сатлер Марина Викторовна" w:date="2024-02-09T14:43:00Z">
              <w:r w:rsidRPr="007036CE">
                <w:rPr>
                  <w:b/>
                  <w:szCs w:val="24"/>
                  <w:lang w:val="en-US"/>
                </w:rPr>
                <w:t>SECTION_2</w:t>
              </w:r>
              <w:r w:rsidRPr="007036CE">
                <w:rPr>
                  <w:b/>
                  <w:szCs w:val="24"/>
                </w:rPr>
                <w:t>:</w:t>
              </w:r>
            </w:ins>
            <w:r w:rsidRPr="007036CE">
              <w:rPr>
                <w:szCs w:val="22"/>
              </w:rPr>
              <w:t>SUM_3</w:t>
            </w:r>
          </w:p>
        </w:tc>
        <w:tc>
          <w:tcPr>
            <w:tcW w:w="519" w:type="pct"/>
          </w:tcPr>
          <w:p w14:paraId="32A99359" w14:textId="77777777" w:rsidR="00DC5693" w:rsidRPr="007036CE" w:rsidRDefault="00DC5693" w:rsidP="00DC5693">
            <w:pPr>
              <w:pStyle w:val="GOSTTablenorm"/>
            </w:pPr>
            <w:r w:rsidRPr="007036CE">
              <w:rPr>
                <w:szCs w:val="22"/>
              </w:rPr>
              <w:t>Сумма</w:t>
            </w:r>
          </w:p>
        </w:tc>
        <w:tc>
          <w:tcPr>
            <w:tcW w:w="300" w:type="pct"/>
          </w:tcPr>
          <w:p w14:paraId="2E868D6F" w14:textId="77777777" w:rsidR="00DC5693" w:rsidRPr="007036CE" w:rsidRDefault="00DC5693" w:rsidP="00DC5693">
            <w:pPr>
              <w:pStyle w:val="GOSTTablenorm"/>
            </w:pPr>
            <w:r w:rsidRPr="007036CE">
              <w:rPr>
                <w:szCs w:val="22"/>
              </w:rPr>
              <w:t>Да</w:t>
            </w:r>
          </w:p>
        </w:tc>
        <w:tc>
          <w:tcPr>
            <w:tcW w:w="308" w:type="pct"/>
          </w:tcPr>
          <w:p w14:paraId="7AEC9577" w14:textId="77777777" w:rsidR="00DC5693" w:rsidRPr="007036CE" w:rsidRDefault="00DC5693" w:rsidP="00DC5693">
            <w:pPr>
              <w:pStyle w:val="GOSTTablenorm"/>
            </w:pPr>
          </w:p>
        </w:tc>
        <w:tc>
          <w:tcPr>
            <w:tcW w:w="2039" w:type="pct"/>
          </w:tcPr>
          <w:p w14:paraId="612EF4A2" w14:textId="77777777" w:rsidR="00DC5693" w:rsidRPr="007036CE" w:rsidRDefault="00DC5693" w:rsidP="00DC5693">
            <w:pPr>
              <w:pStyle w:val="GOSTTablenorm"/>
            </w:pPr>
            <w:r w:rsidRPr="007036CE">
              <w:rPr>
                <w:szCs w:val="22"/>
              </w:rPr>
              <w:t>Указывается сумма на 2-й плановый год</w:t>
            </w:r>
            <w:del w:id="2542" w:author="Сатлер Марина Викторовна" w:date="2024-07-05T16:48:00Z">
              <w:r w:rsidRPr="007036CE" w:rsidDel="00DC5693">
                <w:rPr>
                  <w:szCs w:val="22"/>
                </w:rPr>
                <w:delText xml:space="preserve"> при доведении на текущий бюджетный цикл</w:delText>
              </w:r>
            </w:del>
          </w:p>
        </w:tc>
      </w:tr>
      <w:tr w:rsidR="00DC5693" w:rsidRPr="007036CE" w:rsidDel="00DC5693" w14:paraId="450E7908" w14:textId="77777777" w:rsidTr="00974EB0">
        <w:trPr>
          <w:del w:id="2543" w:author="Сатлер Марина Викторовна" w:date="2024-07-05T16:48:00Z"/>
        </w:trPr>
        <w:tc>
          <w:tcPr>
            <w:tcW w:w="1100" w:type="pct"/>
          </w:tcPr>
          <w:p w14:paraId="00DDEF86" w14:textId="77777777" w:rsidR="00DC5693" w:rsidRPr="007036CE" w:rsidDel="00DC5693" w:rsidRDefault="00DC5693" w:rsidP="00DC5693">
            <w:pPr>
              <w:pStyle w:val="GOSTTablenorm"/>
              <w:rPr>
                <w:del w:id="2544" w:author="Сатлер Марина Викторовна" w:date="2024-07-05T16:48:00Z"/>
                <w:szCs w:val="22"/>
              </w:rPr>
            </w:pPr>
          </w:p>
        </w:tc>
        <w:tc>
          <w:tcPr>
            <w:tcW w:w="734" w:type="pct"/>
          </w:tcPr>
          <w:p w14:paraId="5D3AA8CA" w14:textId="77777777" w:rsidR="00DC5693" w:rsidRPr="007036CE" w:rsidDel="00DC5693" w:rsidRDefault="00DC5693" w:rsidP="00DC5693">
            <w:pPr>
              <w:pStyle w:val="GOSTTablenorm"/>
              <w:rPr>
                <w:del w:id="2545" w:author="Сатлер Марина Викторовна" w:date="2024-07-05T16:48:00Z"/>
                <w:szCs w:val="22"/>
              </w:rPr>
            </w:pPr>
            <w:del w:id="2546" w:author="Сатлер Марина Викторовна" w:date="2024-07-05T16:48:00Z">
              <w:r w:rsidRPr="007036CE" w:rsidDel="00DC5693">
                <w:rPr>
                  <w:szCs w:val="22"/>
                </w:rPr>
                <w:delText>SUM_4</w:delText>
              </w:r>
            </w:del>
          </w:p>
        </w:tc>
        <w:tc>
          <w:tcPr>
            <w:tcW w:w="519" w:type="pct"/>
          </w:tcPr>
          <w:p w14:paraId="2E6A47AB" w14:textId="77777777" w:rsidR="00DC5693" w:rsidRPr="007036CE" w:rsidDel="00DC5693" w:rsidRDefault="00DC5693" w:rsidP="00DC5693">
            <w:pPr>
              <w:pStyle w:val="GOSTTablenorm"/>
              <w:rPr>
                <w:del w:id="2547" w:author="Сатлер Марина Викторовна" w:date="2024-07-05T16:48:00Z"/>
              </w:rPr>
            </w:pPr>
            <w:del w:id="2548" w:author="Сатлер Марина Викторовна" w:date="2024-07-05T16:48:00Z">
              <w:r w:rsidRPr="007036CE" w:rsidDel="00DC5693">
                <w:rPr>
                  <w:szCs w:val="22"/>
                </w:rPr>
                <w:delText>Сумма</w:delText>
              </w:r>
            </w:del>
          </w:p>
        </w:tc>
        <w:tc>
          <w:tcPr>
            <w:tcW w:w="300" w:type="pct"/>
          </w:tcPr>
          <w:p w14:paraId="3E4C3AD8" w14:textId="77777777" w:rsidR="00DC5693" w:rsidRPr="007036CE" w:rsidDel="00DC5693" w:rsidRDefault="00DC5693" w:rsidP="00DC5693">
            <w:pPr>
              <w:pStyle w:val="GOSTTablenorm"/>
              <w:rPr>
                <w:del w:id="2549" w:author="Сатлер Марина Викторовна" w:date="2024-07-05T16:48:00Z"/>
              </w:rPr>
            </w:pPr>
            <w:del w:id="2550" w:author="Сатлер Марина Викторовна" w:date="2024-07-05T16:48:00Z">
              <w:r w:rsidRPr="007036CE" w:rsidDel="00DC5693">
                <w:rPr>
                  <w:szCs w:val="22"/>
                </w:rPr>
                <w:delText>Да</w:delText>
              </w:r>
            </w:del>
          </w:p>
        </w:tc>
        <w:tc>
          <w:tcPr>
            <w:tcW w:w="308" w:type="pct"/>
          </w:tcPr>
          <w:p w14:paraId="0D7A5480" w14:textId="77777777" w:rsidR="00DC5693" w:rsidRPr="007036CE" w:rsidDel="00DC5693" w:rsidRDefault="00DC5693" w:rsidP="00DC5693">
            <w:pPr>
              <w:pStyle w:val="GOSTTablenorm"/>
              <w:rPr>
                <w:del w:id="2551" w:author="Сатлер Марина Викторовна" w:date="2024-07-05T16:48:00Z"/>
              </w:rPr>
            </w:pPr>
          </w:p>
        </w:tc>
        <w:tc>
          <w:tcPr>
            <w:tcW w:w="2039" w:type="pct"/>
          </w:tcPr>
          <w:p w14:paraId="290878C9" w14:textId="77777777" w:rsidR="00DC5693" w:rsidRPr="007036CE" w:rsidDel="00DC5693" w:rsidRDefault="00DC5693" w:rsidP="00DC5693">
            <w:pPr>
              <w:pStyle w:val="GOSTTablenorm"/>
              <w:rPr>
                <w:del w:id="2552" w:author="Сатлер Марина Викторовна" w:date="2024-07-05T16:48:00Z"/>
              </w:rPr>
            </w:pPr>
            <w:del w:id="2553" w:author="Сатлер Марина Викторовна" w:date="2024-07-05T16:48:00Z">
              <w:r w:rsidRPr="007036CE" w:rsidDel="00DC5693">
                <w:rPr>
                  <w:szCs w:val="22"/>
                </w:rPr>
                <w:delText>Указывается значение «0.00»</w:delText>
              </w:r>
            </w:del>
          </w:p>
        </w:tc>
      </w:tr>
      <w:tr w:rsidR="00DC5693" w:rsidRPr="007036CE" w14:paraId="6F5D25E7" w14:textId="77777777" w:rsidTr="00974EB0">
        <w:tc>
          <w:tcPr>
            <w:tcW w:w="1100" w:type="pct"/>
          </w:tcPr>
          <w:p w14:paraId="574602B8" w14:textId="77777777" w:rsidR="00DC5693" w:rsidRPr="007036CE" w:rsidRDefault="00DC5693" w:rsidP="00DC5693">
            <w:pPr>
              <w:pStyle w:val="GOSTTablenorm"/>
              <w:rPr>
                <w:b/>
                <w:szCs w:val="22"/>
              </w:rPr>
            </w:pPr>
            <w:r w:rsidRPr="007036CE">
              <w:rPr>
                <w:b/>
                <w:szCs w:val="22"/>
              </w:rPr>
              <w:t>Строки документа по разделу «БА по источникам»</w:t>
            </w:r>
          </w:p>
        </w:tc>
        <w:tc>
          <w:tcPr>
            <w:tcW w:w="734" w:type="pct"/>
          </w:tcPr>
          <w:p w14:paraId="33E32C61" w14:textId="77777777" w:rsidR="00DC5693" w:rsidRPr="007036CE" w:rsidRDefault="00DC5693" w:rsidP="00DC5693">
            <w:pPr>
              <w:pStyle w:val="GOSTTablenorm"/>
              <w:rPr>
                <w:b/>
                <w:szCs w:val="22"/>
              </w:rPr>
            </w:pPr>
            <w:r w:rsidRPr="007036CE">
              <w:rPr>
                <w:b/>
                <w:szCs w:val="24"/>
                <w:lang w:val="en-US"/>
              </w:rPr>
              <w:t>SECTION_</w:t>
            </w:r>
            <w:r w:rsidRPr="007036CE">
              <w:rPr>
                <w:b/>
                <w:szCs w:val="24"/>
              </w:rPr>
              <w:t>3</w:t>
            </w:r>
          </w:p>
        </w:tc>
        <w:tc>
          <w:tcPr>
            <w:tcW w:w="519" w:type="pct"/>
          </w:tcPr>
          <w:p w14:paraId="2D2A4F6B" w14:textId="77777777" w:rsidR="00DC5693" w:rsidRPr="007036CE" w:rsidRDefault="00DC5693" w:rsidP="00DC5693">
            <w:pPr>
              <w:pStyle w:val="GOSTTablenorm"/>
            </w:pPr>
            <w:r w:rsidRPr="007036CE">
              <w:rPr>
                <w:szCs w:val="22"/>
              </w:rPr>
              <w:t>Массив</w:t>
            </w:r>
          </w:p>
        </w:tc>
        <w:tc>
          <w:tcPr>
            <w:tcW w:w="300" w:type="pct"/>
          </w:tcPr>
          <w:p w14:paraId="4B358EF7" w14:textId="77777777" w:rsidR="00DC5693" w:rsidRPr="007036CE" w:rsidRDefault="00DC5693" w:rsidP="00DC5693">
            <w:pPr>
              <w:pStyle w:val="GOSTTablenorm"/>
            </w:pPr>
            <w:r w:rsidRPr="007036CE">
              <w:rPr>
                <w:szCs w:val="22"/>
              </w:rPr>
              <w:t>Нет</w:t>
            </w:r>
          </w:p>
        </w:tc>
        <w:tc>
          <w:tcPr>
            <w:tcW w:w="308" w:type="pct"/>
          </w:tcPr>
          <w:p w14:paraId="60BA846D" w14:textId="77777777" w:rsidR="00DC5693" w:rsidRPr="007036CE" w:rsidRDefault="00DC5693" w:rsidP="00DC5693">
            <w:pPr>
              <w:pStyle w:val="GOSTTablenorm"/>
            </w:pPr>
            <w:r w:rsidRPr="007036CE">
              <w:rPr>
                <w:szCs w:val="22"/>
              </w:rPr>
              <w:t>-</w:t>
            </w:r>
          </w:p>
        </w:tc>
        <w:tc>
          <w:tcPr>
            <w:tcW w:w="2039" w:type="pct"/>
          </w:tcPr>
          <w:p w14:paraId="6E773C9C" w14:textId="77777777" w:rsidR="00DC5693" w:rsidRPr="007036CE" w:rsidRDefault="00DC5693" w:rsidP="00DC5693">
            <w:pPr>
              <w:pStyle w:val="GOSTTablenorm"/>
            </w:pPr>
            <w:r w:rsidRPr="007036CE">
              <w:rPr>
                <w:szCs w:val="22"/>
              </w:rPr>
              <w:t>-</w:t>
            </w:r>
          </w:p>
        </w:tc>
      </w:tr>
      <w:tr w:rsidR="00DC5693" w:rsidRPr="007036CE" w14:paraId="0A21EC62" w14:textId="77777777" w:rsidTr="00974EB0">
        <w:tc>
          <w:tcPr>
            <w:tcW w:w="1100" w:type="pct"/>
          </w:tcPr>
          <w:p w14:paraId="63840B39" w14:textId="77777777" w:rsidR="00DC5693" w:rsidRPr="007036CE" w:rsidRDefault="00DC5693" w:rsidP="00DC5693">
            <w:pPr>
              <w:pStyle w:val="GOSTTablenorm"/>
            </w:pPr>
            <w:ins w:id="2554" w:author="Сатлер Марина Викторовна" w:date="2024-02-13T15:09:00Z">
              <w:r w:rsidRPr="007036CE">
                <w:t>Раздел</w:t>
              </w:r>
            </w:ins>
          </w:p>
        </w:tc>
        <w:tc>
          <w:tcPr>
            <w:tcW w:w="734" w:type="pct"/>
          </w:tcPr>
          <w:p w14:paraId="5BAF70BB" w14:textId="77777777" w:rsidR="00DC5693" w:rsidRPr="007036CE" w:rsidRDefault="00DC5693" w:rsidP="00DC5693">
            <w:pPr>
              <w:pStyle w:val="GOSTTablenorm"/>
              <w:rPr>
                <w:b/>
                <w:szCs w:val="24"/>
                <w:lang w:val="en-US"/>
              </w:rPr>
            </w:pPr>
            <w:ins w:id="2555" w:author="Сатлер Марина Викторовна" w:date="2024-02-13T15:09:00Z">
              <w:r w:rsidRPr="007036CE">
                <w:rPr>
                  <w:b/>
                  <w:szCs w:val="24"/>
                  <w:lang w:val="en-US"/>
                </w:rPr>
                <w:t>SECTION_</w:t>
              </w:r>
              <w:r w:rsidRPr="007036CE">
                <w:rPr>
                  <w:b/>
                  <w:szCs w:val="24"/>
                </w:rPr>
                <w:t>3:</w:t>
              </w:r>
              <w:r w:rsidRPr="007036CE">
                <w:t>SECTION_TYPE</w:t>
              </w:r>
            </w:ins>
          </w:p>
        </w:tc>
        <w:tc>
          <w:tcPr>
            <w:tcW w:w="519" w:type="pct"/>
          </w:tcPr>
          <w:p w14:paraId="7484ACC4" w14:textId="77777777" w:rsidR="00DC5693" w:rsidRPr="007036CE" w:rsidRDefault="00DC5693" w:rsidP="00DC5693">
            <w:pPr>
              <w:pStyle w:val="GOSTTablenorm"/>
              <w:rPr>
                <w:szCs w:val="22"/>
              </w:rPr>
            </w:pPr>
            <w:ins w:id="2556" w:author="Сатлер Марина Викторовна" w:date="2024-02-13T15:09:00Z">
              <w:r w:rsidRPr="007036CE">
                <w:rPr>
                  <w:szCs w:val="22"/>
                </w:rPr>
                <w:t>Строка</w:t>
              </w:r>
            </w:ins>
          </w:p>
        </w:tc>
        <w:tc>
          <w:tcPr>
            <w:tcW w:w="300" w:type="pct"/>
          </w:tcPr>
          <w:p w14:paraId="20E4DE8E" w14:textId="77777777" w:rsidR="00DC5693" w:rsidRPr="007036CE" w:rsidRDefault="00DC5693" w:rsidP="00DC5693">
            <w:pPr>
              <w:pStyle w:val="GOSTTablenorm"/>
              <w:rPr>
                <w:szCs w:val="22"/>
              </w:rPr>
            </w:pPr>
            <w:ins w:id="2557" w:author="Сатлер Марина Викторовна" w:date="2024-02-13T15:09:00Z">
              <w:r w:rsidRPr="007036CE">
                <w:rPr>
                  <w:szCs w:val="22"/>
                </w:rPr>
                <w:t>Да</w:t>
              </w:r>
            </w:ins>
          </w:p>
        </w:tc>
        <w:tc>
          <w:tcPr>
            <w:tcW w:w="308" w:type="pct"/>
          </w:tcPr>
          <w:p w14:paraId="073AB11A" w14:textId="77777777" w:rsidR="00DC5693" w:rsidRPr="007036CE" w:rsidRDefault="00DC5693" w:rsidP="00DC5693">
            <w:pPr>
              <w:pStyle w:val="GOSTTablenorm"/>
              <w:rPr>
                <w:szCs w:val="22"/>
                <w:lang w:val="en-US"/>
              </w:rPr>
            </w:pPr>
            <w:ins w:id="2558" w:author="Сатлер Марина Викторовна" w:date="2024-02-13T15:09:00Z">
              <w:r w:rsidRPr="007036CE">
                <w:rPr>
                  <w:szCs w:val="22"/>
                  <w:lang w:val="en-US"/>
                </w:rPr>
                <w:t>=</w:t>
              </w:r>
              <w:r w:rsidRPr="007036CE">
                <w:rPr>
                  <w:szCs w:val="22"/>
                </w:rPr>
                <w:t>1</w:t>
              </w:r>
            </w:ins>
          </w:p>
        </w:tc>
        <w:tc>
          <w:tcPr>
            <w:tcW w:w="2039" w:type="pct"/>
          </w:tcPr>
          <w:p w14:paraId="71A8D8CE" w14:textId="77777777" w:rsidR="00DC5693" w:rsidRPr="007036CE" w:rsidRDefault="00DC5693" w:rsidP="00B12B9D">
            <w:pPr>
              <w:pStyle w:val="GOSTTablenorm"/>
              <w:rPr>
                <w:ins w:id="2559" w:author="Сатлер Марина Викторовна" w:date="2024-02-13T15:09:00Z"/>
              </w:rPr>
            </w:pPr>
            <w:ins w:id="2560" w:author="Сатлер Марина Викторовна" w:date="2024-02-13T15:09:00Z">
              <w:r w:rsidRPr="007036CE">
                <w:t>Указывается тип раздела.</w:t>
              </w:r>
            </w:ins>
          </w:p>
          <w:p w14:paraId="75925709" w14:textId="77777777" w:rsidR="00DC5693" w:rsidRPr="007036CE" w:rsidRDefault="00DC5693" w:rsidP="00B12B9D">
            <w:pPr>
              <w:pStyle w:val="GOSTTablenorm"/>
            </w:pPr>
            <w:ins w:id="2561" w:author="Сатлер Марина Викторовна" w:date="2024-02-13T15:09:00Z">
              <w:r w:rsidRPr="007036CE">
                <w:t xml:space="preserve">Заполняется значением «1» </w:t>
              </w:r>
            </w:ins>
            <w:r w:rsidR="004060F4" w:rsidRPr="007036CE">
              <w:t>–</w:t>
            </w:r>
            <w:ins w:id="2562" w:author="Сатлер Марина Викторовна" w:date="2024-02-13T15:09:00Z">
              <w:r w:rsidRPr="007036CE">
                <w:t xml:space="preserve"> Бюджетные ассигнования</w:t>
              </w:r>
            </w:ins>
          </w:p>
        </w:tc>
      </w:tr>
      <w:tr w:rsidR="00DC5693" w:rsidRPr="007036CE" w14:paraId="17225ECB" w14:textId="77777777" w:rsidTr="00974EB0">
        <w:tc>
          <w:tcPr>
            <w:tcW w:w="1100" w:type="pct"/>
          </w:tcPr>
          <w:p w14:paraId="527625AC" w14:textId="77777777" w:rsidR="00DC5693" w:rsidRPr="007036CE" w:rsidRDefault="00DC5693" w:rsidP="00DC5693">
            <w:pPr>
              <w:pStyle w:val="GOSTTablenorm"/>
              <w:rPr>
                <w:szCs w:val="22"/>
              </w:rPr>
            </w:pPr>
            <w:r w:rsidRPr="007036CE">
              <w:rPr>
                <w:szCs w:val="22"/>
              </w:rPr>
              <w:t>Идентификатор строки</w:t>
            </w:r>
          </w:p>
        </w:tc>
        <w:tc>
          <w:tcPr>
            <w:tcW w:w="734" w:type="pct"/>
          </w:tcPr>
          <w:p w14:paraId="1990088F" w14:textId="77777777" w:rsidR="00DC5693" w:rsidRPr="007036CE" w:rsidRDefault="00DC5693" w:rsidP="00DC5693">
            <w:pPr>
              <w:pStyle w:val="GOSTTablenorm"/>
              <w:rPr>
                <w:szCs w:val="24"/>
                <w:lang w:val="en-US"/>
              </w:rPr>
            </w:pPr>
            <w:ins w:id="2563" w:author="Сатлер Марина Викторовна" w:date="2024-02-09T14:43:00Z">
              <w:r w:rsidRPr="007036CE">
                <w:rPr>
                  <w:b/>
                  <w:szCs w:val="24"/>
                  <w:lang w:val="en-US"/>
                </w:rPr>
                <w:t>SECTION_</w:t>
              </w:r>
              <w:r w:rsidRPr="007036CE">
                <w:rPr>
                  <w:b/>
                  <w:szCs w:val="24"/>
                </w:rPr>
                <w:t>3:</w:t>
              </w:r>
            </w:ins>
            <w:ins w:id="2564" w:author="Сатлер Марина Викторовна" w:date="2024-06-11T14:17:00Z">
              <w:r w:rsidRPr="007036CE">
                <w:rPr>
                  <w:szCs w:val="24"/>
                  <w:lang w:val="en-US"/>
                </w:rPr>
                <w:t>id</w:t>
              </w:r>
            </w:ins>
            <w:del w:id="2565" w:author="Сатлер Марина Викторовна" w:date="2024-06-11T14:17:00Z">
              <w:r w:rsidRPr="007036CE" w:rsidDel="00CF7F5E">
                <w:rPr>
                  <w:szCs w:val="24"/>
                  <w:lang w:val="en-US"/>
                </w:rPr>
                <w:delText>ID</w:delText>
              </w:r>
            </w:del>
          </w:p>
        </w:tc>
        <w:tc>
          <w:tcPr>
            <w:tcW w:w="519" w:type="pct"/>
          </w:tcPr>
          <w:p w14:paraId="45A51DF5" w14:textId="77777777" w:rsidR="00DC5693" w:rsidRPr="007036CE" w:rsidRDefault="00DC5693" w:rsidP="00DC5693">
            <w:pPr>
              <w:pStyle w:val="GOSTTablenorm"/>
            </w:pPr>
            <w:r w:rsidRPr="007036CE">
              <w:rPr>
                <w:szCs w:val="22"/>
              </w:rPr>
              <w:t>Число</w:t>
            </w:r>
          </w:p>
        </w:tc>
        <w:tc>
          <w:tcPr>
            <w:tcW w:w="300" w:type="pct"/>
          </w:tcPr>
          <w:p w14:paraId="6A7B08D5" w14:textId="77777777" w:rsidR="00DC5693" w:rsidRPr="007036CE" w:rsidRDefault="00DC5693" w:rsidP="00DC5693">
            <w:pPr>
              <w:pStyle w:val="GOSTTablenorm"/>
            </w:pPr>
            <w:r w:rsidRPr="007036CE">
              <w:rPr>
                <w:szCs w:val="22"/>
              </w:rPr>
              <w:t>Да</w:t>
            </w:r>
          </w:p>
        </w:tc>
        <w:tc>
          <w:tcPr>
            <w:tcW w:w="308" w:type="pct"/>
          </w:tcPr>
          <w:p w14:paraId="0D0EC280" w14:textId="77777777" w:rsidR="00DC5693" w:rsidRPr="007036CE" w:rsidRDefault="00DC5693" w:rsidP="00DC5693">
            <w:pPr>
              <w:pStyle w:val="GOSTTablenorm"/>
            </w:pPr>
            <w:r w:rsidRPr="007036CE">
              <w:rPr>
                <w:szCs w:val="22"/>
              </w:rPr>
              <w:t>&lt;=20</w:t>
            </w:r>
          </w:p>
        </w:tc>
        <w:tc>
          <w:tcPr>
            <w:tcW w:w="2039" w:type="pct"/>
          </w:tcPr>
          <w:p w14:paraId="0A486A4A" w14:textId="77777777" w:rsidR="00DC5693" w:rsidRPr="007036CE" w:rsidRDefault="00DC5693" w:rsidP="00DC5693">
            <w:pPr>
              <w:pStyle w:val="GOSTTablenorm"/>
            </w:pPr>
            <w:r w:rsidRPr="007036CE">
              <w:rPr>
                <w:szCs w:val="22"/>
              </w:rPr>
              <w:t>Указывается технический идентификатор строки</w:t>
            </w:r>
          </w:p>
        </w:tc>
      </w:tr>
      <w:tr w:rsidR="00DC5693" w:rsidRPr="007036CE" w14:paraId="621A3C38" w14:textId="77777777" w:rsidTr="00974EB0">
        <w:tc>
          <w:tcPr>
            <w:tcW w:w="1100" w:type="pct"/>
          </w:tcPr>
          <w:p w14:paraId="1C9B5748" w14:textId="77777777" w:rsidR="00DC5693" w:rsidRPr="007036CE" w:rsidRDefault="00DC5693" w:rsidP="00DC5693">
            <w:pPr>
              <w:pStyle w:val="GOSTTablenorm"/>
              <w:rPr>
                <w:szCs w:val="22"/>
              </w:rPr>
            </w:pPr>
            <w:r w:rsidRPr="007036CE">
              <w:t>Номер строки</w:t>
            </w:r>
          </w:p>
        </w:tc>
        <w:tc>
          <w:tcPr>
            <w:tcW w:w="734" w:type="pct"/>
          </w:tcPr>
          <w:p w14:paraId="0E702E37" w14:textId="77777777" w:rsidR="00DC5693" w:rsidRPr="007036CE" w:rsidRDefault="00DC5693" w:rsidP="00DC5693">
            <w:pPr>
              <w:pStyle w:val="GOSTTablenorm"/>
              <w:rPr>
                <w:szCs w:val="24"/>
                <w:lang w:val="en-US"/>
              </w:rPr>
            </w:pPr>
            <w:ins w:id="2566" w:author="Сатлер Марина Викторовна" w:date="2024-02-09T14:43:00Z">
              <w:r w:rsidRPr="007036CE">
                <w:rPr>
                  <w:b/>
                  <w:szCs w:val="24"/>
                  <w:lang w:val="en-US"/>
                </w:rPr>
                <w:t>SECTION_</w:t>
              </w:r>
              <w:r w:rsidRPr="007036CE">
                <w:rPr>
                  <w:b/>
                  <w:szCs w:val="24"/>
                </w:rPr>
                <w:t>3:</w:t>
              </w:r>
            </w:ins>
            <w:r w:rsidRPr="007036CE">
              <w:rPr>
                <w:szCs w:val="24"/>
                <w:lang w:val="en-US"/>
              </w:rPr>
              <w:t>NUMBROW</w:t>
            </w:r>
          </w:p>
        </w:tc>
        <w:tc>
          <w:tcPr>
            <w:tcW w:w="519" w:type="pct"/>
          </w:tcPr>
          <w:p w14:paraId="00A9AB48" w14:textId="77777777" w:rsidR="00DC5693" w:rsidRPr="007036CE" w:rsidRDefault="00DC5693" w:rsidP="00DC5693">
            <w:pPr>
              <w:pStyle w:val="GOSTTablenorm"/>
            </w:pPr>
            <w:r w:rsidRPr="007036CE">
              <w:rPr>
                <w:szCs w:val="22"/>
              </w:rPr>
              <w:t>Строка</w:t>
            </w:r>
          </w:p>
        </w:tc>
        <w:tc>
          <w:tcPr>
            <w:tcW w:w="300" w:type="pct"/>
          </w:tcPr>
          <w:p w14:paraId="081C9E95" w14:textId="77777777" w:rsidR="00DC5693" w:rsidRPr="007036CE" w:rsidRDefault="00DC5693" w:rsidP="00DC5693">
            <w:pPr>
              <w:pStyle w:val="GOSTTablenorm"/>
            </w:pPr>
            <w:r w:rsidRPr="007036CE">
              <w:rPr>
                <w:szCs w:val="22"/>
              </w:rPr>
              <w:t>Да</w:t>
            </w:r>
          </w:p>
        </w:tc>
        <w:tc>
          <w:tcPr>
            <w:tcW w:w="308" w:type="pct"/>
          </w:tcPr>
          <w:p w14:paraId="4CFC8129" w14:textId="77777777" w:rsidR="00DC5693" w:rsidRPr="007036CE" w:rsidRDefault="00DC5693" w:rsidP="00DC5693">
            <w:pPr>
              <w:pStyle w:val="GOSTTablenorm"/>
            </w:pPr>
            <w:r w:rsidRPr="007036CE">
              <w:rPr>
                <w:szCs w:val="22"/>
                <w:lang w:val="en-US"/>
              </w:rPr>
              <w:t>&lt;=20</w:t>
            </w:r>
          </w:p>
        </w:tc>
        <w:tc>
          <w:tcPr>
            <w:tcW w:w="2039" w:type="pct"/>
          </w:tcPr>
          <w:p w14:paraId="0DF3EEBB" w14:textId="77777777" w:rsidR="00DC5693" w:rsidRPr="007036CE" w:rsidRDefault="00DC5693" w:rsidP="00DC5693">
            <w:pPr>
              <w:pStyle w:val="GOSTTablenorm"/>
            </w:pPr>
            <w:r w:rsidRPr="007036CE">
              <w:rPr>
                <w:szCs w:val="22"/>
              </w:rPr>
              <w:t>Указывается порядковый номер строки по разделу «БА по источникам»</w:t>
            </w:r>
          </w:p>
        </w:tc>
      </w:tr>
      <w:tr w:rsidR="00DC5693" w:rsidRPr="007036CE" w14:paraId="50D3F9C7" w14:textId="77777777" w:rsidTr="00974EB0">
        <w:tc>
          <w:tcPr>
            <w:tcW w:w="1100" w:type="pct"/>
          </w:tcPr>
          <w:p w14:paraId="23852AB4" w14:textId="77777777" w:rsidR="00DC5693" w:rsidRPr="007036CE" w:rsidRDefault="00DC5693" w:rsidP="00DC5693">
            <w:pPr>
              <w:pStyle w:val="GOSTTablenorm"/>
            </w:pPr>
            <w:r w:rsidRPr="007036CE">
              <w:rPr>
                <w:szCs w:val="22"/>
              </w:rPr>
              <w:t>Признак детальной строки</w:t>
            </w:r>
          </w:p>
        </w:tc>
        <w:tc>
          <w:tcPr>
            <w:tcW w:w="734" w:type="pct"/>
          </w:tcPr>
          <w:p w14:paraId="46C4069E" w14:textId="77777777" w:rsidR="00DC5693" w:rsidRPr="007036CE" w:rsidRDefault="00DC5693" w:rsidP="00DC5693">
            <w:pPr>
              <w:pStyle w:val="GOSTTablenorm"/>
              <w:rPr>
                <w:szCs w:val="24"/>
                <w:lang w:val="en-US"/>
              </w:rPr>
            </w:pPr>
            <w:ins w:id="2567" w:author="Сатлер Марина Викторовна" w:date="2024-02-09T14:43:00Z">
              <w:r w:rsidRPr="007036CE">
                <w:rPr>
                  <w:b/>
                  <w:szCs w:val="24"/>
                  <w:lang w:val="en-US"/>
                </w:rPr>
                <w:t>SECTION_</w:t>
              </w:r>
              <w:r w:rsidRPr="007036CE">
                <w:rPr>
                  <w:b/>
                  <w:szCs w:val="24"/>
                </w:rPr>
                <w:t>3:</w:t>
              </w:r>
            </w:ins>
            <w:r w:rsidRPr="007036CE">
              <w:t>SIGNKBK</w:t>
            </w:r>
          </w:p>
        </w:tc>
        <w:tc>
          <w:tcPr>
            <w:tcW w:w="519" w:type="pct"/>
          </w:tcPr>
          <w:p w14:paraId="693EC352" w14:textId="77777777" w:rsidR="00DC5693" w:rsidRPr="007036CE" w:rsidRDefault="00DC5693" w:rsidP="00DC5693">
            <w:pPr>
              <w:pStyle w:val="GOSTTablenorm"/>
            </w:pPr>
            <w:r w:rsidRPr="007036CE">
              <w:rPr>
                <w:szCs w:val="22"/>
              </w:rPr>
              <w:t>Строка</w:t>
            </w:r>
          </w:p>
        </w:tc>
        <w:tc>
          <w:tcPr>
            <w:tcW w:w="300" w:type="pct"/>
          </w:tcPr>
          <w:p w14:paraId="27D81E85" w14:textId="77777777" w:rsidR="00DC5693" w:rsidRPr="007036CE" w:rsidRDefault="00DC5693" w:rsidP="00DC5693">
            <w:pPr>
              <w:pStyle w:val="GOSTTablenorm"/>
            </w:pPr>
            <w:r w:rsidRPr="007036CE">
              <w:rPr>
                <w:szCs w:val="22"/>
              </w:rPr>
              <w:t>Да</w:t>
            </w:r>
          </w:p>
        </w:tc>
        <w:tc>
          <w:tcPr>
            <w:tcW w:w="308" w:type="pct"/>
          </w:tcPr>
          <w:p w14:paraId="2917A637" w14:textId="77777777" w:rsidR="00DC5693" w:rsidRPr="007036CE" w:rsidRDefault="00DC5693" w:rsidP="00DC5693">
            <w:pPr>
              <w:pStyle w:val="GOSTTablenorm"/>
            </w:pPr>
            <w:r w:rsidRPr="007036CE">
              <w:rPr>
                <w:szCs w:val="22"/>
              </w:rPr>
              <w:t>=1</w:t>
            </w:r>
          </w:p>
        </w:tc>
        <w:tc>
          <w:tcPr>
            <w:tcW w:w="2039" w:type="pct"/>
          </w:tcPr>
          <w:p w14:paraId="0B5053EA" w14:textId="77777777" w:rsidR="00DC5693" w:rsidRPr="007036CE" w:rsidRDefault="00DC5693" w:rsidP="00DC5693">
            <w:pPr>
              <w:pStyle w:val="GOSTTablenorm"/>
              <w:rPr>
                <w:szCs w:val="22"/>
              </w:rPr>
            </w:pPr>
            <w:r w:rsidRPr="007036CE">
              <w:rPr>
                <w:szCs w:val="22"/>
              </w:rPr>
              <w:t>Указывается признак детальной строки.</w:t>
            </w:r>
          </w:p>
          <w:p w14:paraId="23AFF9DF" w14:textId="77777777" w:rsidR="00DC5693" w:rsidRPr="007036CE" w:rsidRDefault="00DC5693" w:rsidP="00DC5693">
            <w:pPr>
              <w:pStyle w:val="GOSTTablenorm"/>
              <w:rPr>
                <w:szCs w:val="22"/>
              </w:rPr>
            </w:pPr>
            <w:r w:rsidRPr="007036CE">
              <w:rPr>
                <w:szCs w:val="22"/>
              </w:rPr>
              <w:t>Возможные значения:</w:t>
            </w:r>
          </w:p>
          <w:p w14:paraId="3111ACE4" w14:textId="77777777" w:rsidR="00DC5693" w:rsidRPr="007036CE" w:rsidRDefault="00DC5693" w:rsidP="00DC5693">
            <w:pPr>
              <w:pStyle w:val="GOSTTableListMark1"/>
              <w:numPr>
                <w:ilvl w:val="0"/>
                <w:numId w:val="2"/>
              </w:numPr>
            </w:pPr>
            <w:r w:rsidRPr="007036CE">
              <w:t>«N» – детализированный КБК;</w:t>
            </w:r>
          </w:p>
          <w:p w14:paraId="0E22683E" w14:textId="77777777" w:rsidR="00DC5693" w:rsidRPr="007036CE" w:rsidRDefault="00DC5693" w:rsidP="00DC5693">
            <w:pPr>
              <w:pStyle w:val="GOSTTableListMark1"/>
              <w:numPr>
                <w:ilvl w:val="0"/>
                <w:numId w:val="2"/>
              </w:numPr>
            </w:pPr>
            <w:r w:rsidRPr="007036CE">
              <w:t>«X» – недетализированный КБК;</w:t>
            </w:r>
          </w:p>
          <w:p w14:paraId="5905DBF4" w14:textId="77777777" w:rsidR="00DC5693" w:rsidRPr="007036CE" w:rsidRDefault="00DC5693" w:rsidP="00DC5693">
            <w:pPr>
              <w:pStyle w:val="GOSTTableListMark1"/>
              <w:numPr>
                <w:ilvl w:val="0"/>
                <w:numId w:val="2"/>
              </w:numPr>
            </w:pPr>
            <w:r w:rsidRPr="007036CE">
              <w:t>«Y» – итоговая строка раздела документа</w:t>
            </w:r>
          </w:p>
        </w:tc>
      </w:tr>
      <w:tr w:rsidR="00DC5693" w:rsidRPr="007036CE" w14:paraId="08B3046E" w14:textId="77777777" w:rsidTr="00974EB0">
        <w:tc>
          <w:tcPr>
            <w:tcW w:w="1100" w:type="pct"/>
          </w:tcPr>
          <w:p w14:paraId="6F2234D6" w14:textId="77777777" w:rsidR="00DC5693" w:rsidRPr="007036CE" w:rsidRDefault="00DC5693" w:rsidP="00DC5693">
            <w:pPr>
              <w:pStyle w:val="GOSTTablenorm"/>
              <w:rPr>
                <w:szCs w:val="22"/>
              </w:rPr>
            </w:pPr>
            <w:r w:rsidRPr="007036CE">
              <w:rPr>
                <w:szCs w:val="22"/>
              </w:rPr>
              <w:t>КБК</w:t>
            </w:r>
          </w:p>
        </w:tc>
        <w:tc>
          <w:tcPr>
            <w:tcW w:w="734" w:type="pct"/>
          </w:tcPr>
          <w:p w14:paraId="0E51E504" w14:textId="77777777" w:rsidR="00DC5693" w:rsidRPr="007036CE" w:rsidRDefault="00DC5693" w:rsidP="00DC5693">
            <w:pPr>
              <w:pStyle w:val="GOSTTablenorm"/>
            </w:pPr>
            <w:ins w:id="2568" w:author="Сатлер Марина Викторовна" w:date="2024-02-09T14:43:00Z">
              <w:r w:rsidRPr="007036CE">
                <w:rPr>
                  <w:b/>
                  <w:szCs w:val="24"/>
                  <w:lang w:val="en-US"/>
                </w:rPr>
                <w:t>SECTION_</w:t>
              </w:r>
              <w:r w:rsidRPr="007036CE">
                <w:rPr>
                  <w:b/>
                  <w:szCs w:val="24"/>
                </w:rPr>
                <w:t>3:</w:t>
              </w:r>
            </w:ins>
            <w:r w:rsidRPr="007036CE">
              <w:rPr>
                <w:szCs w:val="24"/>
                <w:lang w:val="en-US"/>
              </w:rPr>
              <w:t>KBK</w:t>
            </w:r>
          </w:p>
        </w:tc>
        <w:tc>
          <w:tcPr>
            <w:tcW w:w="519" w:type="pct"/>
          </w:tcPr>
          <w:p w14:paraId="76CB73E3" w14:textId="77777777" w:rsidR="00DC5693" w:rsidRPr="007036CE" w:rsidRDefault="00DC5693" w:rsidP="00DC5693">
            <w:pPr>
              <w:pStyle w:val="GOSTTablenorm"/>
            </w:pPr>
            <w:r w:rsidRPr="007036CE">
              <w:rPr>
                <w:szCs w:val="22"/>
              </w:rPr>
              <w:t>Строка</w:t>
            </w:r>
          </w:p>
        </w:tc>
        <w:tc>
          <w:tcPr>
            <w:tcW w:w="300" w:type="pct"/>
          </w:tcPr>
          <w:p w14:paraId="7629B676" w14:textId="77777777" w:rsidR="00DC5693" w:rsidRPr="007036CE" w:rsidRDefault="00DC5693" w:rsidP="00DC5693">
            <w:pPr>
              <w:pStyle w:val="GOSTTablenorm"/>
            </w:pPr>
            <w:r w:rsidRPr="007036CE">
              <w:rPr>
                <w:szCs w:val="22"/>
              </w:rPr>
              <w:t>Да</w:t>
            </w:r>
          </w:p>
        </w:tc>
        <w:tc>
          <w:tcPr>
            <w:tcW w:w="308" w:type="pct"/>
          </w:tcPr>
          <w:p w14:paraId="3949B565" w14:textId="77777777" w:rsidR="00DC5693" w:rsidRPr="007036CE" w:rsidRDefault="00DC5693" w:rsidP="00DC5693">
            <w:pPr>
              <w:pStyle w:val="GOSTTablenorm"/>
            </w:pPr>
            <w:r w:rsidRPr="007036CE">
              <w:rPr>
                <w:szCs w:val="22"/>
              </w:rPr>
              <w:t>=20</w:t>
            </w:r>
          </w:p>
        </w:tc>
        <w:tc>
          <w:tcPr>
            <w:tcW w:w="2039" w:type="pct"/>
          </w:tcPr>
          <w:p w14:paraId="5BC0A627" w14:textId="77777777" w:rsidR="00DC5693" w:rsidRPr="007036CE" w:rsidRDefault="00DC5693" w:rsidP="00DC5693">
            <w:pPr>
              <w:pStyle w:val="GOSTTablenorm"/>
            </w:pPr>
            <w:r w:rsidRPr="007036CE">
              <w:rPr>
                <w:szCs w:val="22"/>
              </w:rPr>
              <w:t>Указывается код по бюджетной классификации для отражения операции на ЛС ГАИФ</w:t>
            </w:r>
          </w:p>
        </w:tc>
      </w:tr>
      <w:tr w:rsidR="00DC5693" w:rsidRPr="007036CE" w14:paraId="55B96C42" w14:textId="77777777" w:rsidTr="00974EB0">
        <w:tc>
          <w:tcPr>
            <w:tcW w:w="1100" w:type="pct"/>
          </w:tcPr>
          <w:p w14:paraId="56BDB6C4" w14:textId="77777777" w:rsidR="00DC5693" w:rsidRPr="007036CE" w:rsidRDefault="00DC5693" w:rsidP="00DC5693">
            <w:pPr>
              <w:pStyle w:val="GOSTTablenorm"/>
              <w:rPr>
                <w:szCs w:val="22"/>
              </w:rPr>
            </w:pPr>
            <w:r w:rsidRPr="007036CE">
              <w:rPr>
                <w:szCs w:val="22"/>
              </w:rPr>
              <w:t>Тип КБК</w:t>
            </w:r>
          </w:p>
        </w:tc>
        <w:tc>
          <w:tcPr>
            <w:tcW w:w="734" w:type="pct"/>
          </w:tcPr>
          <w:p w14:paraId="47196FFE" w14:textId="77777777" w:rsidR="00DC5693" w:rsidRPr="007036CE" w:rsidRDefault="00DC5693" w:rsidP="00DC5693">
            <w:pPr>
              <w:pStyle w:val="GOSTTablenorm"/>
              <w:rPr>
                <w:szCs w:val="24"/>
                <w:lang w:val="en-US"/>
              </w:rPr>
            </w:pPr>
            <w:ins w:id="2569" w:author="Сатлер Марина Викторовна" w:date="2024-02-09T14:43:00Z">
              <w:r w:rsidRPr="007036CE">
                <w:rPr>
                  <w:b/>
                  <w:szCs w:val="24"/>
                  <w:lang w:val="en-US"/>
                </w:rPr>
                <w:t>SECTION_</w:t>
              </w:r>
              <w:r w:rsidRPr="007036CE">
                <w:rPr>
                  <w:b/>
                  <w:szCs w:val="24"/>
                </w:rPr>
                <w:t>3:</w:t>
              </w:r>
            </w:ins>
            <w:r w:rsidRPr="007036CE">
              <w:rPr>
                <w:szCs w:val="24"/>
              </w:rPr>
              <w:t>TYPEKBK</w:t>
            </w:r>
          </w:p>
        </w:tc>
        <w:tc>
          <w:tcPr>
            <w:tcW w:w="519" w:type="pct"/>
          </w:tcPr>
          <w:p w14:paraId="35EA479A" w14:textId="77777777" w:rsidR="00DC5693" w:rsidRPr="007036CE" w:rsidRDefault="00DC5693" w:rsidP="00DC5693">
            <w:pPr>
              <w:pStyle w:val="GOSTTablenorm"/>
            </w:pPr>
            <w:r w:rsidRPr="007036CE">
              <w:rPr>
                <w:szCs w:val="22"/>
              </w:rPr>
              <w:t>Строка</w:t>
            </w:r>
          </w:p>
        </w:tc>
        <w:tc>
          <w:tcPr>
            <w:tcW w:w="300" w:type="pct"/>
          </w:tcPr>
          <w:p w14:paraId="77C9C119" w14:textId="77777777" w:rsidR="00DC5693" w:rsidRPr="007036CE" w:rsidRDefault="00DC5693" w:rsidP="00DC5693">
            <w:pPr>
              <w:pStyle w:val="GOSTTablenorm"/>
            </w:pPr>
            <w:r w:rsidRPr="007036CE">
              <w:rPr>
                <w:szCs w:val="22"/>
              </w:rPr>
              <w:t>Да</w:t>
            </w:r>
          </w:p>
        </w:tc>
        <w:tc>
          <w:tcPr>
            <w:tcW w:w="308" w:type="pct"/>
          </w:tcPr>
          <w:p w14:paraId="1201DA57" w14:textId="77777777" w:rsidR="00DC5693" w:rsidRPr="007036CE" w:rsidRDefault="00DC5693" w:rsidP="00DC5693">
            <w:pPr>
              <w:pStyle w:val="GOSTTablenorm"/>
            </w:pPr>
            <w:r w:rsidRPr="007036CE">
              <w:rPr>
                <w:szCs w:val="22"/>
              </w:rPr>
              <w:t>=2</w:t>
            </w:r>
          </w:p>
        </w:tc>
        <w:tc>
          <w:tcPr>
            <w:tcW w:w="2039" w:type="pct"/>
          </w:tcPr>
          <w:p w14:paraId="6C21F1A0" w14:textId="77777777" w:rsidR="00DC5693" w:rsidRPr="007036CE" w:rsidRDefault="00DC5693" w:rsidP="00DC5693">
            <w:pPr>
              <w:ind w:firstLine="30"/>
              <w:rPr>
                <w:sz w:val="22"/>
                <w:szCs w:val="22"/>
              </w:rPr>
            </w:pPr>
            <w:r w:rsidRPr="007036CE">
              <w:rPr>
                <w:sz w:val="22"/>
                <w:szCs w:val="22"/>
              </w:rPr>
              <w:t>Указывается тип кода по бюджетной классификации.</w:t>
            </w:r>
          </w:p>
          <w:p w14:paraId="6D3F85E7" w14:textId="77777777" w:rsidR="00DC5693" w:rsidRPr="007036CE" w:rsidRDefault="00DC5693" w:rsidP="00DC5693">
            <w:pPr>
              <w:ind w:firstLine="30"/>
              <w:rPr>
                <w:sz w:val="22"/>
                <w:szCs w:val="22"/>
              </w:rPr>
            </w:pPr>
            <w:r w:rsidRPr="007036CE">
              <w:rPr>
                <w:sz w:val="22"/>
                <w:szCs w:val="22"/>
              </w:rPr>
              <w:t>Возможные значения:</w:t>
            </w:r>
          </w:p>
          <w:p w14:paraId="3900D5A5" w14:textId="77777777" w:rsidR="00DC5693" w:rsidRPr="007036CE" w:rsidRDefault="00DC5693" w:rsidP="00DC5693">
            <w:pPr>
              <w:pStyle w:val="GOSTTableListMark1"/>
              <w:numPr>
                <w:ilvl w:val="0"/>
                <w:numId w:val="2"/>
              </w:numPr>
              <w:tabs>
                <w:tab w:val="clear" w:pos="369"/>
                <w:tab w:val="num" w:pos="340"/>
              </w:tabs>
              <w:ind w:left="340"/>
            </w:pPr>
            <w:r w:rsidRPr="007036CE">
              <w:t xml:space="preserve">«31» </w:t>
            </w:r>
            <w:r w:rsidR="004060F4" w:rsidRPr="007036CE">
              <w:t>–</w:t>
            </w:r>
            <w:r w:rsidRPr="007036CE">
              <w:t xml:space="preserve"> Внутренние источники;</w:t>
            </w:r>
          </w:p>
          <w:p w14:paraId="7010F5FA" w14:textId="77777777" w:rsidR="00DC5693" w:rsidRPr="007036CE" w:rsidRDefault="00DC5693" w:rsidP="00DC5693">
            <w:pPr>
              <w:pStyle w:val="GOSTTableListMark1"/>
              <w:numPr>
                <w:ilvl w:val="0"/>
                <w:numId w:val="2"/>
              </w:numPr>
              <w:tabs>
                <w:tab w:val="clear" w:pos="369"/>
                <w:tab w:val="num" w:pos="340"/>
              </w:tabs>
              <w:ind w:left="340"/>
            </w:pPr>
            <w:r w:rsidRPr="007036CE">
              <w:t xml:space="preserve">«32» </w:t>
            </w:r>
            <w:r w:rsidR="004060F4" w:rsidRPr="007036CE">
              <w:t>–</w:t>
            </w:r>
            <w:r w:rsidRPr="007036CE">
              <w:t xml:space="preserve"> Внешние источники»</w:t>
            </w:r>
          </w:p>
        </w:tc>
      </w:tr>
      <w:tr w:rsidR="00DC5693" w:rsidRPr="007036CE" w14:paraId="04BD5349" w14:textId="77777777" w:rsidTr="00974EB0">
        <w:tc>
          <w:tcPr>
            <w:tcW w:w="1100" w:type="pct"/>
          </w:tcPr>
          <w:p w14:paraId="457B044E" w14:textId="77777777" w:rsidR="00DC5693" w:rsidRPr="007036CE" w:rsidRDefault="00DC5693" w:rsidP="00DC5693">
            <w:pPr>
              <w:pStyle w:val="GOSTTablenorm"/>
              <w:rPr>
                <w:szCs w:val="22"/>
              </w:rPr>
            </w:pPr>
            <w:r w:rsidRPr="007036CE">
              <w:rPr>
                <w:szCs w:val="22"/>
              </w:rPr>
              <w:lastRenderedPageBreak/>
              <w:t>Номер лицевого счета</w:t>
            </w:r>
          </w:p>
        </w:tc>
        <w:tc>
          <w:tcPr>
            <w:tcW w:w="734" w:type="pct"/>
          </w:tcPr>
          <w:p w14:paraId="1B61067F" w14:textId="77777777" w:rsidR="00DC5693" w:rsidRPr="007036CE" w:rsidRDefault="00DC5693" w:rsidP="00DC5693">
            <w:pPr>
              <w:pStyle w:val="GOSTTablenorm"/>
              <w:rPr>
                <w:szCs w:val="24"/>
              </w:rPr>
            </w:pPr>
            <w:ins w:id="2570" w:author="Сатлер Марина Викторовна" w:date="2024-02-09T14:43:00Z">
              <w:r w:rsidRPr="007036CE">
                <w:rPr>
                  <w:b/>
                  <w:szCs w:val="24"/>
                  <w:lang w:val="en-US"/>
                </w:rPr>
                <w:t>SECTION_</w:t>
              </w:r>
              <w:r w:rsidRPr="007036CE">
                <w:rPr>
                  <w:b/>
                  <w:szCs w:val="24"/>
                </w:rPr>
                <w:t>3:</w:t>
              </w:r>
            </w:ins>
            <w:r w:rsidRPr="007036CE">
              <w:rPr>
                <w:szCs w:val="24"/>
                <w:lang w:val="en-US"/>
              </w:rPr>
              <w:t>PA</w:t>
            </w:r>
          </w:p>
        </w:tc>
        <w:tc>
          <w:tcPr>
            <w:tcW w:w="519" w:type="pct"/>
          </w:tcPr>
          <w:p w14:paraId="7442E7A9" w14:textId="77777777" w:rsidR="00DC5693" w:rsidRPr="007036CE" w:rsidRDefault="00DC5693" w:rsidP="00DC5693">
            <w:pPr>
              <w:pStyle w:val="GOSTTablenorm"/>
            </w:pPr>
            <w:r w:rsidRPr="007036CE">
              <w:rPr>
                <w:szCs w:val="22"/>
              </w:rPr>
              <w:t>Строка</w:t>
            </w:r>
          </w:p>
        </w:tc>
        <w:tc>
          <w:tcPr>
            <w:tcW w:w="300" w:type="pct"/>
          </w:tcPr>
          <w:p w14:paraId="45BE4112" w14:textId="77777777" w:rsidR="00DC5693" w:rsidRPr="007036CE" w:rsidRDefault="00DC5693" w:rsidP="00DC5693">
            <w:pPr>
              <w:pStyle w:val="GOSTTablenorm"/>
            </w:pPr>
            <w:r w:rsidRPr="007036CE">
              <w:rPr>
                <w:szCs w:val="22"/>
              </w:rPr>
              <w:t>Да</w:t>
            </w:r>
          </w:p>
        </w:tc>
        <w:tc>
          <w:tcPr>
            <w:tcW w:w="308" w:type="pct"/>
          </w:tcPr>
          <w:p w14:paraId="2ED320FD" w14:textId="77777777" w:rsidR="00DC5693" w:rsidRPr="007036CE" w:rsidRDefault="00DC5693" w:rsidP="00DC5693">
            <w:pPr>
              <w:pStyle w:val="GOSTTablenorm"/>
            </w:pPr>
            <w:r w:rsidRPr="007036CE">
              <w:rPr>
                <w:szCs w:val="22"/>
              </w:rPr>
              <w:t>=11</w:t>
            </w:r>
          </w:p>
        </w:tc>
        <w:tc>
          <w:tcPr>
            <w:tcW w:w="2039" w:type="pct"/>
          </w:tcPr>
          <w:p w14:paraId="74A54E64" w14:textId="77777777" w:rsidR="00DC5693" w:rsidRPr="007036CE" w:rsidRDefault="00DC5693" w:rsidP="00DC5693">
            <w:pPr>
              <w:pStyle w:val="GOSTTablenorm"/>
            </w:pPr>
            <w:r w:rsidRPr="007036CE">
              <w:rPr>
                <w:szCs w:val="22"/>
              </w:rPr>
              <w:t>Указывается номер лицевого счета ГАИФ</w:t>
            </w:r>
          </w:p>
        </w:tc>
      </w:tr>
      <w:tr w:rsidR="00DC5693" w:rsidRPr="007036CE" w14:paraId="77627D1D" w14:textId="77777777" w:rsidTr="00974EB0">
        <w:tc>
          <w:tcPr>
            <w:tcW w:w="1100" w:type="pct"/>
          </w:tcPr>
          <w:p w14:paraId="6E30BBDB" w14:textId="77777777" w:rsidR="00DC5693" w:rsidRPr="007036CE" w:rsidRDefault="00DC5693" w:rsidP="00DC5693">
            <w:pPr>
              <w:pStyle w:val="GOSTTablenorm"/>
              <w:rPr>
                <w:szCs w:val="22"/>
              </w:rPr>
            </w:pPr>
            <w:r w:rsidRPr="007036CE">
              <w:rPr>
                <w:szCs w:val="22"/>
              </w:rPr>
              <w:t>Контур</w:t>
            </w:r>
          </w:p>
        </w:tc>
        <w:tc>
          <w:tcPr>
            <w:tcW w:w="734" w:type="pct"/>
          </w:tcPr>
          <w:p w14:paraId="5EA3C46E" w14:textId="77777777" w:rsidR="00DC5693" w:rsidRPr="007036CE" w:rsidRDefault="00DC5693" w:rsidP="00DC5693">
            <w:pPr>
              <w:pStyle w:val="GOSTTablenorm"/>
              <w:rPr>
                <w:szCs w:val="24"/>
                <w:lang w:val="en-US"/>
              </w:rPr>
            </w:pPr>
            <w:ins w:id="2571" w:author="Сатлер Марина Викторовна" w:date="2024-02-09T14:43:00Z">
              <w:r w:rsidRPr="007036CE">
                <w:rPr>
                  <w:b/>
                  <w:szCs w:val="24"/>
                  <w:lang w:val="en-US"/>
                </w:rPr>
                <w:t>SECTION_</w:t>
              </w:r>
              <w:r w:rsidRPr="007036CE">
                <w:rPr>
                  <w:b/>
                  <w:szCs w:val="24"/>
                </w:rPr>
                <w:t>3:</w:t>
              </w:r>
            </w:ins>
            <w:r w:rsidRPr="007036CE">
              <w:rPr>
                <w:szCs w:val="22"/>
                <w:lang w:val="en-US"/>
              </w:rPr>
              <w:t>CONTUR</w:t>
            </w:r>
          </w:p>
        </w:tc>
        <w:tc>
          <w:tcPr>
            <w:tcW w:w="519" w:type="pct"/>
          </w:tcPr>
          <w:p w14:paraId="4BB3A42D" w14:textId="77777777" w:rsidR="00DC5693" w:rsidRPr="007036CE" w:rsidRDefault="00DC5693" w:rsidP="00DC5693">
            <w:pPr>
              <w:pStyle w:val="GOSTTablenorm"/>
            </w:pPr>
            <w:ins w:id="2572" w:author="Сатлер Марина Викторовна" w:date="2024-02-28T19:09:00Z">
              <w:r w:rsidRPr="007036CE">
                <w:rPr>
                  <w:szCs w:val="22"/>
                </w:rPr>
                <w:t>Строка</w:t>
              </w:r>
            </w:ins>
          </w:p>
        </w:tc>
        <w:tc>
          <w:tcPr>
            <w:tcW w:w="300" w:type="pct"/>
          </w:tcPr>
          <w:p w14:paraId="45AE219F" w14:textId="77777777" w:rsidR="00DC5693" w:rsidRPr="007036CE" w:rsidRDefault="00DC5693" w:rsidP="00DC5693">
            <w:pPr>
              <w:pStyle w:val="GOSTTablenorm"/>
            </w:pPr>
            <w:r w:rsidRPr="007036CE">
              <w:rPr>
                <w:szCs w:val="22"/>
              </w:rPr>
              <w:t>Да</w:t>
            </w:r>
          </w:p>
        </w:tc>
        <w:tc>
          <w:tcPr>
            <w:tcW w:w="308" w:type="pct"/>
          </w:tcPr>
          <w:p w14:paraId="444CB158" w14:textId="77777777" w:rsidR="00DC5693" w:rsidRPr="007036CE" w:rsidRDefault="00DC5693" w:rsidP="00DC5693">
            <w:pPr>
              <w:pStyle w:val="GOSTTablenorm"/>
            </w:pPr>
            <w:r w:rsidRPr="007036CE">
              <w:rPr>
                <w:szCs w:val="22"/>
              </w:rPr>
              <w:t>=1</w:t>
            </w:r>
          </w:p>
        </w:tc>
        <w:tc>
          <w:tcPr>
            <w:tcW w:w="2039" w:type="pct"/>
          </w:tcPr>
          <w:p w14:paraId="4D3C5BFA" w14:textId="77777777" w:rsidR="00DC5693" w:rsidRPr="007036CE" w:rsidRDefault="00DC5693" w:rsidP="00DC5693">
            <w:pPr>
              <w:pStyle w:val="GOSTTablenorm"/>
              <w:rPr>
                <w:szCs w:val="22"/>
              </w:rPr>
            </w:pPr>
            <w:r w:rsidRPr="007036CE">
              <w:rPr>
                <w:szCs w:val="22"/>
              </w:rPr>
              <w:t>Указывается код контура, в котором проводится операция.</w:t>
            </w:r>
          </w:p>
          <w:p w14:paraId="1FA16BF3" w14:textId="77777777" w:rsidR="00DC5693" w:rsidRPr="007036CE" w:rsidRDefault="00DC5693" w:rsidP="00DC5693">
            <w:pPr>
              <w:pStyle w:val="GOSTTablenorm"/>
              <w:rPr>
                <w:szCs w:val="22"/>
              </w:rPr>
            </w:pPr>
            <w:r w:rsidRPr="007036CE">
              <w:rPr>
                <w:szCs w:val="22"/>
              </w:rPr>
              <w:t>Возможные значения:</w:t>
            </w:r>
          </w:p>
          <w:p w14:paraId="0EB712DC" w14:textId="77777777" w:rsidR="00DC5693" w:rsidRPr="007036CE" w:rsidRDefault="00DC5693" w:rsidP="00DC5693">
            <w:pPr>
              <w:pStyle w:val="GOSTTableListMark1"/>
              <w:numPr>
                <w:ilvl w:val="0"/>
                <w:numId w:val="2"/>
              </w:numPr>
            </w:pPr>
            <w:r w:rsidRPr="007036CE">
              <w:t>«</w:t>
            </w:r>
            <w:ins w:id="2573" w:author="Сатлер Марина Викторовна" w:date="2024-02-28T18:37:00Z">
              <w:r w:rsidRPr="007036CE">
                <w:rPr>
                  <w:lang w:val="en-US"/>
                </w:rPr>
                <w:t>O</w:t>
              </w:r>
            </w:ins>
            <w:r w:rsidRPr="007036CE">
              <w:t xml:space="preserve">» </w:t>
            </w:r>
            <w:r w:rsidRPr="007036CE">
              <w:rPr>
                <w:lang w:val="en-US"/>
              </w:rPr>
              <w:t xml:space="preserve">– </w:t>
            </w:r>
            <w:r w:rsidRPr="007036CE">
              <w:t>открытый;</w:t>
            </w:r>
          </w:p>
          <w:p w14:paraId="205B43A3" w14:textId="77777777" w:rsidR="00DC5693" w:rsidRPr="007036CE" w:rsidRDefault="00DC5693" w:rsidP="00DC5693">
            <w:pPr>
              <w:pStyle w:val="GOSTTableListMark1"/>
              <w:numPr>
                <w:ilvl w:val="0"/>
                <w:numId w:val="2"/>
              </w:numPr>
            </w:pPr>
            <w:r w:rsidRPr="007036CE">
              <w:t>«</w:t>
            </w:r>
            <w:r w:rsidRPr="007036CE">
              <w:rPr>
                <w:lang w:val="en-US"/>
              </w:rPr>
              <w:t>S</w:t>
            </w:r>
            <w:r w:rsidRPr="007036CE">
              <w:t>»</w:t>
            </w:r>
            <w:r w:rsidRPr="007036CE">
              <w:rPr>
                <w:lang w:val="en-US"/>
              </w:rPr>
              <w:t xml:space="preserve"> – </w:t>
            </w:r>
            <w:r w:rsidRPr="007036CE">
              <w:t>защищенный;</w:t>
            </w:r>
          </w:p>
          <w:p w14:paraId="683E8327" w14:textId="77777777" w:rsidR="00DC5693" w:rsidRPr="007036CE" w:rsidRDefault="00DC5693" w:rsidP="00DC5693">
            <w:pPr>
              <w:pStyle w:val="GOSTTableListMark1"/>
              <w:numPr>
                <w:ilvl w:val="0"/>
                <w:numId w:val="2"/>
              </w:numPr>
            </w:pPr>
            <w:r w:rsidRPr="007036CE">
              <w:t>«1» – открытый;</w:t>
            </w:r>
          </w:p>
          <w:p w14:paraId="413A5F30" w14:textId="77777777" w:rsidR="00DC5693" w:rsidRPr="007036CE" w:rsidRDefault="00DC5693" w:rsidP="00DC5693">
            <w:pPr>
              <w:pStyle w:val="GOSTTableListMark1"/>
              <w:numPr>
                <w:ilvl w:val="0"/>
                <w:numId w:val="2"/>
              </w:numPr>
            </w:pPr>
            <w:r w:rsidRPr="007036CE">
              <w:t>«2» – защищенный</w:t>
            </w:r>
          </w:p>
        </w:tc>
      </w:tr>
      <w:tr w:rsidR="00DC5693" w:rsidRPr="007036CE" w14:paraId="34CE55BF" w14:textId="77777777" w:rsidTr="00974EB0">
        <w:tc>
          <w:tcPr>
            <w:tcW w:w="1100" w:type="pct"/>
          </w:tcPr>
          <w:p w14:paraId="1866C915" w14:textId="77777777" w:rsidR="00DC5693" w:rsidRPr="007036CE" w:rsidRDefault="00DC5693" w:rsidP="00DC5693">
            <w:pPr>
              <w:pStyle w:val="GOSTTablenorm"/>
              <w:rPr>
                <w:szCs w:val="22"/>
              </w:rPr>
            </w:pPr>
            <w:ins w:id="2574" w:author="Сатлер Марина Викторовна" w:date="2024-02-13T15:10:00Z">
              <w:r w:rsidRPr="007036CE">
                <w:t>Сумма на текущий год</w:t>
              </w:r>
            </w:ins>
          </w:p>
        </w:tc>
        <w:tc>
          <w:tcPr>
            <w:tcW w:w="734" w:type="pct"/>
          </w:tcPr>
          <w:p w14:paraId="3A3CF4BC" w14:textId="77777777" w:rsidR="00DC5693" w:rsidRPr="007036CE" w:rsidRDefault="00DC5693" w:rsidP="00DC5693">
            <w:pPr>
              <w:pStyle w:val="GOSTTablenorm"/>
              <w:rPr>
                <w:szCs w:val="22"/>
                <w:lang w:val="en-US"/>
              </w:rPr>
            </w:pPr>
            <w:ins w:id="2575" w:author="Сатлер Марина Викторовна" w:date="2024-02-09T14:43:00Z">
              <w:r w:rsidRPr="007036CE">
                <w:rPr>
                  <w:b/>
                  <w:szCs w:val="24"/>
                  <w:lang w:val="en-US"/>
                </w:rPr>
                <w:t>SECTION_</w:t>
              </w:r>
              <w:r w:rsidRPr="007036CE">
                <w:rPr>
                  <w:b/>
                  <w:szCs w:val="24"/>
                </w:rPr>
                <w:t>3:</w:t>
              </w:r>
            </w:ins>
            <w:r w:rsidRPr="007036CE">
              <w:rPr>
                <w:szCs w:val="22"/>
              </w:rPr>
              <w:t>SUM_1</w:t>
            </w:r>
          </w:p>
        </w:tc>
        <w:tc>
          <w:tcPr>
            <w:tcW w:w="519" w:type="pct"/>
          </w:tcPr>
          <w:p w14:paraId="4F859C6C" w14:textId="77777777" w:rsidR="00DC5693" w:rsidRPr="007036CE" w:rsidRDefault="00DC5693" w:rsidP="00DC5693">
            <w:pPr>
              <w:pStyle w:val="GOSTTablenorm"/>
            </w:pPr>
            <w:r w:rsidRPr="007036CE">
              <w:rPr>
                <w:szCs w:val="22"/>
              </w:rPr>
              <w:t>Сумма</w:t>
            </w:r>
          </w:p>
        </w:tc>
        <w:tc>
          <w:tcPr>
            <w:tcW w:w="300" w:type="pct"/>
          </w:tcPr>
          <w:p w14:paraId="53CECA0D" w14:textId="77777777" w:rsidR="00DC5693" w:rsidRPr="007036CE" w:rsidRDefault="00DC5693" w:rsidP="00DC5693">
            <w:pPr>
              <w:pStyle w:val="GOSTTablenorm"/>
            </w:pPr>
            <w:r w:rsidRPr="007036CE">
              <w:rPr>
                <w:szCs w:val="22"/>
              </w:rPr>
              <w:t>Да</w:t>
            </w:r>
          </w:p>
        </w:tc>
        <w:tc>
          <w:tcPr>
            <w:tcW w:w="308" w:type="pct"/>
          </w:tcPr>
          <w:p w14:paraId="3F2A475D" w14:textId="77777777" w:rsidR="00DC5693" w:rsidRPr="007036CE" w:rsidRDefault="00DC5693" w:rsidP="00DC5693">
            <w:pPr>
              <w:pStyle w:val="GOSTTablenorm"/>
            </w:pPr>
          </w:p>
        </w:tc>
        <w:tc>
          <w:tcPr>
            <w:tcW w:w="2039" w:type="pct"/>
          </w:tcPr>
          <w:p w14:paraId="5400912D" w14:textId="77777777" w:rsidR="00DC5693" w:rsidRPr="007036CE" w:rsidRDefault="00DC5693" w:rsidP="00DC5693">
            <w:pPr>
              <w:pStyle w:val="GOSTTablenorm"/>
            </w:pPr>
            <w:r w:rsidRPr="007036CE">
              <w:rPr>
                <w:szCs w:val="22"/>
              </w:rPr>
              <w:t>Указывается сумма на текущий финансовый год</w:t>
            </w:r>
            <w:del w:id="2576" w:author="Сатлер Марина Викторовна" w:date="2024-07-05T16:48:00Z">
              <w:r w:rsidRPr="007036CE" w:rsidDel="00DC5693">
                <w:rPr>
                  <w:szCs w:val="22"/>
                </w:rPr>
                <w:delText xml:space="preserve"> при доведении на текущий бюджетный цикл</w:delText>
              </w:r>
            </w:del>
          </w:p>
        </w:tc>
      </w:tr>
      <w:tr w:rsidR="00DC5693" w:rsidRPr="007036CE" w14:paraId="6ABDF27F" w14:textId="77777777" w:rsidTr="00974EB0">
        <w:tc>
          <w:tcPr>
            <w:tcW w:w="1100" w:type="pct"/>
          </w:tcPr>
          <w:p w14:paraId="6ABC5787" w14:textId="77777777" w:rsidR="00DC5693" w:rsidRPr="007036CE" w:rsidRDefault="00DC5693" w:rsidP="00DC5693">
            <w:pPr>
              <w:pStyle w:val="GOSTTablenorm"/>
              <w:rPr>
                <w:szCs w:val="22"/>
              </w:rPr>
            </w:pPr>
            <w:ins w:id="2577" w:author="Сатлер Марина Викторовна" w:date="2024-02-13T15:10:00Z">
              <w:r w:rsidRPr="007036CE">
                <w:t>Сумма на первый год планового периода</w:t>
              </w:r>
            </w:ins>
          </w:p>
        </w:tc>
        <w:tc>
          <w:tcPr>
            <w:tcW w:w="734" w:type="pct"/>
          </w:tcPr>
          <w:p w14:paraId="5676B966" w14:textId="77777777" w:rsidR="00DC5693" w:rsidRPr="007036CE" w:rsidRDefault="00DC5693" w:rsidP="00DC5693">
            <w:pPr>
              <w:pStyle w:val="GOSTTablenorm"/>
              <w:rPr>
                <w:szCs w:val="22"/>
              </w:rPr>
            </w:pPr>
            <w:ins w:id="2578" w:author="Сатлер Марина Викторовна" w:date="2024-02-09T14:43:00Z">
              <w:r w:rsidRPr="007036CE">
                <w:rPr>
                  <w:b/>
                  <w:szCs w:val="24"/>
                  <w:lang w:val="en-US"/>
                </w:rPr>
                <w:t>SECTION_</w:t>
              </w:r>
              <w:r w:rsidRPr="007036CE">
                <w:rPr>
                  <w:b/>
                  <w:szCs w:val="24"/>
                </w:rPr>
                <w:t>3:</w:t>
              </w:r>
            </w:ins>
            <w:r w:rsidRPr="007036CE">
              <w:rPr>
                <w:szCs w:val="22"/>
              </w:rPr>
              <w:t>SUM_2</w:t>
            </w:r>
          </w:p>
        </w:tc>
        <w:tc>
          <w:tcPr>
            <w:tcW w:w="519" w:type="pct"/>
          </w:tcPr>
          <w:p w14:paraId="23B3525A" w14:textId="77777777" w:rsidR="00DC5693" w:rsidRPr="007036CE" w:rsidRDefault="00DC5693" w:rsidP="00DC5693">
            <w:pPr>
              <w:pStyle w:val="GOSTTablenorm"/>
            </w:pPr>
            <w:r w:rsidRPr="007036CE">
              <w:rPr>
                <w:szCs w:val="22"/>
              </w:rPr>
              <w:t>Сумма</w:t>
            </w:r>
          </w:p>
        </w:tc>
        <w:tc>
          <w:tcPr>
            <w:tcW w:w="300" w:type="pct"/>
          </w:tcPr>
          <w:p w14:paraId="316B076F" w14:textId="77777777" w:rsidR="00DC5693" w:rsidRPr="007036CE" w:rsidRDefault="00DC5693" w:rsidP="00DC5693">
            <w:pPr>
              <w:pStyle w:val="GOSTTablenorm"/>
            </w:pPr>
            <w:r w:rsidRPr="007036CE">
              <w:rPr>
                <w:szCs w:val="22"/>
              </w:rPr>
              <w:t>Да</w:t>
            </w:r>
          </w:p>
        </w:tc>
        <w:tc>
          <w:tcPr>
            <w:tcW w:w="308" w:type="pct"/>
          </w:tcPr>
          <w:p w14:paraId="720904C3" w14:textId="77777777" w:rsidR="00DC5693" w:rsidRPr="007036CE" w:rsidRDefault="00DC5693" w:rsidP="00DC5693">
            <w:pPr>
              <w:pStyle w:val="GOSTTablenorm"/>
            </w:pPr>
          </w:p>
        </w:tc>
        <w:tc>
          <w:tcPr>
            <w:tcW w:w="2039" w:type="pct"/>
          </w:tcPr>
          <w:p w14:paraId="5F08AC11" w14:textId="77777777" w:rsidR="00DC5693" w:rsidRPr="007036CE" w:rsidRDefault="00DC5693" w:rsidP="00DC5693">
            <w:pPr>
              <w:pStyle w:val="GOSTTablenorm"/>
            </w:pPr>
            <w:r w:rsidRPr="007036CE">
              <w:rPr>
                <w:szCs w:val="22"/>
              </w:rPr>
              <w:t>Указывается сумма на 1-й плановый год</w:t>
            </w:r>
            <w:del w:id="2579" w:author="Сатлер Марина Викторовна" w:date="2024-07-05T16:48:00Z">
              <w:r w:rsidRPr="007036CE" w:rsidDel="00DC5693">
                <w:rPr>
                  <w:szCs w:val="22"/>
                </w:rPr>
                <w:delText xml:space="preserve"> при доведении на текущий бюджетный цикл</w:delText>
              </w:r>
            </w:del>
          </w:p>
        </w:tc>
      </w:tr>
      <w:tr w:rsidR="00DC5693" w:rsidRPr="007036CE" w14:paraId="5BBB9CAD" w14:textId="77777777" w:rsidTr="00974EB0">
        <w:tc>
          <w:tcPr>
            <w:tcW w:w="1100" w:type="pct"/>
          </w:tcPr>
          <w:p w14:paraId="140CE8AD" w14:textId="77777777" w:rsidR="00DC5693" w:rsidRPr="007036CE" w:rsidRDefault="00DC5693" w:rsidP="00DC5693">
            <w:pPr>
              <w:pStyle w:val="GOSTTablenorm"/>
              <w:rPr>
                <w:szCs w:val="22"/>
              </w:rPr>
            </w:pPr>
            <w:ins w:id="2580" w:author="Сатлер Марина Викторовна" w:date="2024-02-13T15:10:00Z">
              <w:r w:rsidRPr="007036CE">
                <w:t>Сумма на второй год планового периода</w:t>
              </w:r>
            </w:ins>
          </w:p>
        </w:tc>
        <w:tc>
          <w:tcPr>
            <w:tcW w:w="734" w:type="pct"/>
          </w:tcPr>
          <w:p w14:paraId="4E46F5F6" w14:textId="77777777" w:rsidR="00DC5693" w:rsidRPr="007036CE" w:rsidRDefault="00DC5693" w:rsidP="00DC5693">
            <w:pPr>
              <w:pStyle w:val="GOSTTablenorm"/>
              <w:rPr>
                <w:szCs w:val="22"/>
              </w:rPr>
            </w:pPr>
            <w:ins w:id="2581" w:author="Сатлер Марина Викторовна" w:date="2024-02-09T14:43:00Z">
              <w:r w:rsidRPr="007036CE">
                <w:rPr>
                  <w:b/>
                  <w:szCs w:val="24"/>
                  <w:lang w:val="en-US"/>
                </w:rPr>
                <w:t>SECTION_</w:t>
              </w:r>
              <w:r w:rsidRPr="007036CE">
                <w:rPr>
                  <w:b/>
                  <w:szCs w:val="24"/>
                </w:rPr>
                <w:t>3:</w:t>
              </w:r>
            </w:ins>
            <w:r w:rsidRPr="007036CE">
              <w:rPr>
                <w:szCs w:val="22"/>
              </w:rPr>
              <w:t>SUM_3</w:t>
            </w:r>
          </w:p>
        </w:tc>
        <w:tc>
          <w:tcPr>
            <w:tcW w:w="519" w:type="pct"/>
          </w:tcPr>
          <w:p w14:paraId="1356B24A" w14:textId="77777777" w:rsidR="00DC5693" w:rsidRPr="007036CE" w:rsidRDefault="00DC5693" w:rsidP="00DC5693">
            <w:pPr>
              <w:pStyle w:val="GOSTTablenorm"/>
            </w:pPr>
            <w:r w:rsidRPr="007036CE">
              <w:rPr>
                <w:szCs w:val="22"/>
              </w:rPr>
              <w:t>Сумма</w:t>
            </w:r>
          </w:p>
        </w:tc>
        <w:tc>
          <w:tcPr>
            <w:tcW w:w="300" w:type="pct"/>
          </w:tcPr>
          <w:p w14:paraId="00028526" w14:textId="77777777" w:rsidR="00DC5693" w:rsidRPr="007036CE" w:rsidRDefault="00DC5693" w:rsidP="00DC5693">
            <w:pPr>
              <w:pStyle w:val="GOSTTablenorm"/>
            </w:pPr>
            <w:r w:rsidRPr="007036CE">
              <w:rPr>
                <w:szCs w:val="22"/>
              </w:rPr>
              <w:t>Да</w:t>
            </w:r>
          </w:p>
        </w:tc>
        <w:tc>
          <w:tcPr>
            <w:tcW w:w="308" w:type="pct"/>
          </w:tcPr>
          <w:p w14:paraId="7BBAA21F" w14:textId="77777777" w:rsidR="00DC5693" w:rsidRPr="007036CE" w:rsidRDefault="00DC5693" w:rsidP="00DC5693">
            <w:pPr>
              <w:pStyle w:val="GOSTTablenorm"/>
            </w:pPr>
          </w:p>
        </w:tc>
        <w:tc>
          <w:tcPr>
            <w:tcW w:w="2039" w:type="pct"/>
          </w:tcPr>
          <w:p w14:paraId="41EA7C9E" w14:textId="77777777" w:rsidR="00DC5693" w:rsidRPr="007036CE" w:rsidRDefault="00DC5693" w:rsidP="00DC5693">
            <w:pPr>
              <w:pStyle w:val="GOSTTablenorm"/>
            </w:pPr>
            <w:r w:rsidRPr="007036CE">
              <w:rPr>
                <w:szCs w:val="22"/>
              </w:rPr>
              <w:t>Указывается сумма на 2-й плановый год</w:t>
            </w:r>
            <w:del w:id="2582" w:author="Сатлер Марина Викторовна" w:date="2024-07-05T16:48:00Z">
              <w:r w:rsidRPr="007036CE" w:rsidDel="00DC5693">
                <w:rPr>
                  <w:szCs w:val="22"/>
                </w:rPr>
                <w:delText xml:space="preserve"> при доведении на текущий бюджетный цикл</w:delText>
              </w:r>
            </w:del>
          </w:p>
        </w:tc>
      </w:tr>
      <w:tr w:rsidR="00DC5693" w:rsidRPr="007036CE" w:rsidDel="00DC5693" w14:paraId="1B6F88E4" w14:textId="77777777" w:rsidTr="00974EB0">
        <w:trPr>
          <w:del w:id="2583" w:author="Сатлер Марина Викторовна" w:date="2024-07-05T16:48:00Z"/>
        </w:trPr>
        <w:tc>
          <w:tcPr>
            <w:tcW w:w="1100" w:type="pct"/>
          </w:tcPr>
          <w:p w14:paraId="47768C89" w14:textId="77777777" w:rsidR="00DC5693" w:rsidRPr="007036CE" w:rsidDel="00DC5693" w:rsidRDefault="00DC5693" w:rsidP="00DC5693">
            <w:pPr>
              <w:pStyle w:val="GOSTTablenorm"/>
              <w:rPr>
                <w:del w:id="2584" w:author="Сатлер Марина Викторовна" w:date="2024-07-05T16:48:00Z"/>
                <w:szCs w:val="22"/>
              </w:rPr>
            </w:pPr>
          </w:p>
        </w:tc>
        <w:tc>
          <w:tcPr>
            <w:tcW w:w="734" w:type="pct"/>
          </w:tcPr>
          <w:p w14:paraId="29FA4EFE" w14:textId="77777777" w:rsidR="00DC5693" w:rsidRPr="007036CE" w:rsidDel="00DC5693" w:rsidRDefault="00DC5693" w:rsidP="00DC5693">
            <w:pPr>
              <w:pStyle w:val="GOSTTablenorm"/>
              <w:rPr>
                <w:del w:id="2585" w:author="Сатлер Марина Викторовна" w:date="2024-07-05T16:48:00Z"/>
                <w:szCs w:val="22"/>
              </w:rPr>
            </w:pPr>
            <w:del w:id="2586" w:author="Сатлер Марина Викторовна" w:date="2024-07-05T16:48:00Z">
              <w:r w:rsidRPr="007036CE" w:rsidDel="00DC5693">
                <w:rPr>
                  <w:szCs w:val="22"/>
                </w:rPr>
                <w:delText>SUM_4</w:delText>
              </w:r>
            </w:del>
          </w:p>
        </w:tc>
        <w:tc>
          <w:tcPr>
            <w:tcW w:w="519" w:type="pct"/>
          </w:tcPr>
          <w:p w14:paraId="02B53D58" w14:textId="77777777" w:rsidR="00DC5693" w:rsidRPr="007036CE" w:rsidDel="00DC5693" w:rsidRDefault="00DC5693" w:rsidP="00DC5693">
            <w:pPr>
              <w:pStyle w:val="GOSTTablenorm"/>
              <w:rPr>
                <w:del w:id="2587" w:author="Сатлер Марина Викторовна" w:date="2024-07-05T16:48:00Z"/>
              </w:rPr>
            </w:pPr>
            <w:del w:id="2588" w:author="Сатлер Марина Викторовна" w:date="2024-07-05T16:48:00Z">
              <w:r w:rsidRPr="007036CE" w:rsidDel="00DC5693">
                <w:rPr>
                  <w:szCs w:val="22"/>
                </w:rPr>
                <w:delText>Сумма</w:delText>
              </w:r>
            </w:del>
          </w:p>
        </w:tc>
        <w:tc>
          <w:tcPr>
            <w:tcW w:w="300" w:type="pct"/>
          </w:tcPr>
          <w:p w14:paraId="7DFF0EFD" w14:textId="77777777" w:rsidR="00DC5693" w:rsidRPr="007036CE" w:rsidDel="00DC5693" w:rsidRDefault="00DC5693" w:rsidP="00DC5693">
            <w:pPr>
              <w:pStyle w:val="GOSTTablenorm"/>
              <w:rPr>
                <w:del w:id="2589" w:author="Сатлер Марина Викторовна" w:date="2024-07-05T16:48:00Z"/>
              </w:rPr>
            </w:pPr>
            <w:del w:id="2590" w:author="Сатлер Марина Викторовна" w:date="2024-07-05T16:48:00Z">
              <w:r w:rsidRPr="007036CE" w:rsidDel="00DC5693">
                <w:rPr>
                  <w:szCs w:val="22"/>
                </w:rPr>
                <w:delText>Да</w:delText>
              </w:r>
            </w:del>
          </w:p>
        </w:tc>
        <w:tc>
          <w:tcPr>
            <w:tcW w:w="308" w:type="pct"/>
          </w:tcPr>
          <w:p w14:paraId="3CEEFEB1" w14:textId="77777777" w:rsidR="00DC5693" w:rsidRPr="007036CE" w:rsidDel="00DC5693" w:rsidRDefault="00DC5693" w:rsidP="00DC5693">
            <w:pPr>
              <w:pStyle w:val="GOSTTablenorm"/>
              <w:rPr>
                <w:del w:id="2591" w:author="Сатлер Марина Викторовна" w:date="2024-07-05T16:48:00Z"/>
              </w:rPr>
            </w:pPr>
          </w:p>
        </w:tc>
        <w:tc>
          <w:tcPr>
            <w:tcW w:w="2039" w:type="pct"/>
          </w:tcPr>
          <w:p w14:paraId="37ADA3BE" w14:textId="77777777" w:rsidR="00DC5693" w:rsidRPr="007036CE" w:rsidDel="00DC5693" w:rsidRDefault="00DC5693" w:rsidP="00DC5693">
            <w:pPr>
              <w:pStyle w:val="GOSTTablenorm"/>
              <w:rPr>
                <w:del w:id="2592" w:author="Сатлер Марина Викторовна" w:date="2024-07-05T16:48:00Z"/>
              </w:rPr>
            </w:pPr>
            <w:del w:id="2593" w:author="Сатлер Марина Викторовна" w:date="2024-07-05T16:48:00Z">
              <w:r w:rsidRPr="007036CE" w:rsidDel="00DC5693">
                <w:rPr>
                  <w:szCs w:val="22"/>
                </w:rPr>
                <w:delText>Указывается значение «0.00»</w:delText>
              </w:r>
            </w:del>
          </w:p>
        </w:tc>
      </w:tr>
      <w:tr w:rsidR="00DC5693" w:rsidRPr="007036CE" w14:paraId="0958C769" w14:textId="77777777" w:rsidTr="00974EB0">
        <w:tc>
          <w:tcPr>
            <w:tcW w:w="1100" w:type="pct"/>
          </w:tcPr>
          <w:p w14:paraId="20E356A4" w14:textId="77777777" w:rsidR="00DC5693" w:rsidRPr="007036CE" w:rsidRDefault="00DC5693" w:rsidP="00DC5693">
            <w:pPr>
              <w:pStyle w:val="GOSTTablenorm"/>
              <w:rPr>
                <w:b/>
                <w:szCs w:val="22"/>
              </w:rPr>
            </w:pPr>
            <w:r w:rsidRPr="007036CE">
              <w:rPr>
                <w:b/>
                <w:szCs w:val="22"/>
              </w:rPr>
              <w:t>Строки документа по разделу «ЛБО по ОКС»</w:t>
            </w:r>
          </w:p>
        </w:tc>
        <w:tc>
          <w:tcPr>
            <w:tcW w:w="734" w:type="pct"/>
          </w:tcPr>
          <w:p w14:paraId="4C7F93D0" w14:textId="77777777" w:rsidR="00DC5693" w:rsidRPr="007036CE" w:rsidRDefault="00DC5693" w:rsidP="00DC5693">
            <w:pPr>
              <w:pStyle w:val="GOSTTablenorm"/>
              <w:rPr>
                <w:b/>
                <w:szCs w:val="22"/>
              </w:rPr>
            </w:pPr>
            <w:r w:rsidRPr="007036CE">
              <w:rPr>
                <w:b/>
                <w:szCs w:val="24"/>
                <w:lang w:val="en-US"/>
              </w:rPr>
              <w:t>SECTION_</w:t>
            </w:r>
            <w:r w:rsidRPr="007036CE">
              <w:rPr>
                <w:b/>
                <w:szCs w:val="24"/>
              </w:rPr>
              <w:t>4</w:t>
            </w:r>
          </w:p>
        </w:tc>
        <w:tc>
          <w:tcPr>
            <w:tcW w:w="519" w:type="pct"/>
          </w:tcPr>
          <w:p w14:paraId="55568248" w14:textId="77777777" w:rsidR="00DC5693" w:rsidRPr="007036CE" w:rsidRDefault="00DC5693" w:rsidP="00DC5693">
            <w:pPr>
              <w:pStyle w:val="GOSTTablenorm"/>
            </w:pPr>
            <w:r w:rsidRPr="007036CE">
              <w:rPr>
                <w:szCs w:val="22"/>
              </w:rPr>
              <w:t>Массив</w:t>
            </w:r>
          </w:p>
        </w:tc>
        <w:tc>
          <w:tcPr>
            <w:tcW w:w="300" w:type="pct"/>
          </w:tcPr>
          <w:p w14:paraId="72D0D753" w14:textId="77777777" w:rsidR="00DC5693" w:rsidRPr="007036CE" w:rsidRDefault="00DC5693" w:rsidP="00DC5693">
            <w:pPr>
              <w:pStyle w:val="GOSTTablenorm"/>
            </w:pPr>
            <w:r w:rsidRPr="007036CE">
              <w:rPr>
                <w:szCs w:val="22"/>
              </w:rPr>
              <w:t>Нет</w:t>
            </w:r>
          </w:p>
        </w:tc>
        <w:tc>
          <w:tcPr>
            <w:tcW w:w="308" w:type="pct"/>
          </w:tcPr>
          <w:p w14:paraId="50E17CD1" w14:textId="77777777" w:rsidR="00DC5693" w:rsidRPr="007036CE" w:rsidRDefault="00DC5693" w:rsidP="00DC5693">
            <w:pPr>
              <w:pStyle w:val="GOSTTablenorm"/>
            </w:pPr>
            <w:r w:rsidRPr="007036CE">
              <w:rPr>
                <w:szCs w:val="22"/>
              </w:rPr>
              <w:t>-</w:t>
            </w:r>
          </w:p>
        </w:tc>
        <w:tc>
          <w:tcPr>
            <w:tcW w:w="2039" w:type="pct"/>
          </w:tcPr>
          <w:p w14:paraId="757E4CE4" w14:textId="77777777" w:rsidR="00DC5693" w:rsidRPr="007036CE" w:rsidRDefault="00DC5693" w:rsidP="00DC5693">
            <w:pPr>
              <w:pStyle w:val="GOSTTablenorm"/>
            </w:pPr>
            <w:r w:rsidRPr="007036CE">
              <w:rPr>
                <w:szCs w:val="22"/>
              </w:rPr>
              <w:t>-</w:t>
            </w:r>
          </w:p>
        </w:tc>
      </w:tr>
      <w:tr w:rsidR="00DC5693" w:rsidRPr="007036CE" w14:paraId="5A6CED2F" w14:textId="77777777" w:rsidTr="00974EB0">
        <w:tc>
          <w:tcPr>
            <w:tcW w:w="1100" w:type="pct"/>
          </w:tcPr>
          <w:p w14:paraId="2DE6AEEF" w14:textId="77777777" w:rsidR="00DC5693" w:rsidRPr="007036CE" w:rsidRDefault="00DC5693" w:rsidP="00DC5693">
            <w:pPr>
              <w:pStyle w:val="GOSTTablenorm"/>
            </w:pPr>
            <w:ins w:id="2594" w:author="Сатлер Марина Викторовна" w:date="2024-02-13T15:11:00Z">
              <w:r w:rsidRPr="007036CE">
                <w:t>Раздел</w:t>
              </w:r>
            </w:ins>
          </w:p>
        </w:tc>
        <w:tc>
          <w:tcPr>
            <w:tcW w:w="734" w:type="pct"/>
          </w:tcPr>
          <w:p w14:paraId="05D1CB9D" w14:textId="77777777" w:rsidR="00DC5693" w:rsidRPr="007036CE" w:rsidRDefault="00DC5693" w:rsidP="00DC5693">
            <w:pPr>
              <w:pStyle w:val="GOSTTablenorm"/>
              <w:rPr>
                <w:b/>
                <w:szCs w:val="24"/>
                <w:lang w:val="en-US"/>
              </w:rPr>
            </w:pPr>
            <w:ins w:id="2595" w:author="Сатлер Марина Викторовна" w:date="2024-02-13T15:11:00Z">
              <w:r w:rsidRPr="007036CE">
                <w:rPr>
                  <w:b/>
                  <w:szCs w:val="24"/>
                  <w:lang w:val="en-US"/>
                </w:rPr>
                <w:t>SECTION_</w:t>
              </w:r>
              <w:r w:rsidRPr="007036CE">
                <w:rPr>
                  <w:b/>
                  <w:szCs w:val="24"/>
                </w:rPr>
                <w:t>4:</w:t>
              </w:r>
              <w:r w:rsidRPr="007036CE">
                <w:t>SECTION_TYPE</w:t>
              </w:r>
            </w:ins>
          </w:p>
        </w:tc>
        <w:tc>
          <w:tcPr>
            <w:tcW w:w="519" w:type="pct"/>
          </w:tcPr>
          <w:p w14:paraId="5C7CEFC5" w14:textId="77777777" w:rsidR="00DC5693" w:rsidRPr="007036CE" w:rsidRDefault="00DC5693" w:rsidP="00DC5693">
            <w:pPr>
              <w:pStyle w:val="GOSTTablenorm"/>
              <w:rPr>
                <w:szCs w:val="22"/>
              </w:rPr>
            </w:pPr>
            <w:ins w:id="2596" w:author="Сатлер Марина Викторовна" w:date="2024-02-13T15:11:00Z">
              <w:r w:rsidRPr="007036CE">
                <w:rPr>
                  <w:szCs w:val="22"/>
                </w:rPr>
                <w:t>Строка</w:t>
              </w:r>
            </w:ins>
          </w:p>
        </w:tc>
        <w:tc>
          <w:tcPr>
            <w:tcW w:w="300" w:type="pct"/>
          </w:tcPr>
          <w:p w14:paraId="40073913" w14:textId="77777777" w:rsidR="00DC5693" w:rsidRPr="007036CE" w:rsidRDefault="00DC5693" w:rsidP="00DC5693">
            <w:pPr>
              <w:pStyle w:val="GOSTTablenorm"/>
              <w:rPr>
                <w:szCs w:val="22"/>
              </w:rPr>
            </w:pPr>
            <w:ins w:id="2597" w:author="Сатлер Марина Викторовна" w:date="2024-02-13T15:11:00Z">
              <w:r w:rsidRPr="007036CE">
                <w:rPr>
                  <w:szCs w:val="22"/>
                </w:rPr>
                <w:t>Да</w:t>
              </w:r>
            </w:ins>
          </w:p>
        </w:tc>
        <w:tc>
          <w:tcPr>
            <w:tcW w:w="308" w:type="pct"/>
          </w:tcPr>
          <w:p w14:paraId="702565F1" w14:textId="77777777" w:rsidR="00DC5693" w:rsidRPr="007036CE" w:rsidRDefault="00DC5693" w:rsidP="00DC5693">
            <w:pPr>
              <w:pStyle w:val="GOSTTablenorm"/>
              <w:rPr>
                <w:szCs w:val="22"/>
                <w:lang w:val="en-US"/>
              </w:rPr>
            </w:pPr>
            <w:ins w:id="2598" w:author="Сатлер Марина Викторовна" w:date="2024-02-13T15:11:00Z">
              <w:r w:rsidRPr="007036CE">
                <w:rPr>
                  <w:szCs w:val="22"/>
                  <w:lang w:val="en-US"/>
                </w:rPr>
                <w:t>=</w:t>
              </w:r>
              <w:r w:rsidRPr="007036CE">
                <w:rPr>
                  <w:szCs w:val="22"/>
                </w:rPr>
                <w:t>1</w:t>
              </w:r>
            </w:ins>
          </w:p>
        </w:tc>
        <w:tc>
          <w:tcPr>
            <w:tcW w:w="2039" w:type="pct"/>
          </w:tcPr>
          <w:p w14:paraId="65C4B8CC" w14:textId="77777777" w:rsidR="00DC5693" w:rsidRPr="007036CE" w:rsidRDefault="00DC5693" w:rsidP="00DC5693">
            <w:pPr>
              <w:pStyle w:val="GOSTTablenorm"/>
              <w:rPr>
                <w:ins w:id="2599" w:author="Сатлер Марина Викторовна" w:date="2024-02-13T15:11:00Z"/>
                <w:szCs w:val="22"/>
              </w:rPr>
            </w:pPr>
            <w:ins w:id="2600" w:author="Сатлер Марина Викторовна" w:date="2024-02-13T15:11:00Z">
              <w:r w:rsidRPr="007036CE">
                <w:rPr>
                  <w:szCs w:val="22"/>
                </w:rPr>
                <w:t>Указывается тип раздела.</w:t>
              </w:r>
            </w:ins>
          </w:p>
          <w:p w14:paraId="46F259D4" w14:textId="77777777" w:rsidR="00DC5693" w:rsidRPr="007036CE" w:rsidRDefault="00DC5693" w:rsidP="00DC5693">
            <w:pPr>
              <w:pStyle w:val="GOSTTablenorm"/>
              <w:rPr>
                <w:szCs w:val="22"/>
              </w:rPr>
            </w:pPr>
            <w:ins w:id="2601" w:author="Сатлер Марина Викторовна" w:date="2024-02-13T15:11:00Z">
              <w:r w:rsidRPr="007036CE">
                <w:rPr>
                  <w:szCs w:val="22"/>
                </w:rPr>
                <w:t xml:space="preserve">Заполняется значением «2» </w:t>
              </w:r>
            </w:ins>
            <w:r w:rsidR="004060F4" w:rsidRPr="007036CE">
              <w:t>–</w:t>
            </w:r>
            <w:ins w:id="2602" w:author="Сатлер Марина Викторовна" w:date="2024-02-13T15:11:00Z">
              <w:r w:rsidRPr="007036CE">
                <w:rPr>
                  <w:szCs w:val="22"/>
                </w:rPr>
                <w:t xml:space="preserve"> Лимиты бюджетных обязательств</w:t>
              </w:r>
            </w:ins>
          </w:p>
        </w:tc>
      </w:tr>
      <w:tr w:rsidR="00DC5693" w:rsidRPr="007036CE" w14:paraId="4C308516" w14:textId="77777777" w:rsidTr="00974EB0">
        <w:tc>
          <w:tcPr>
            <w:tcW w:w="1100" w:type="pct"/>
          </w:tcPr>
          <w:p w14:paraId="1FD415BE" w14:textId="77777777" w:rsidR="00DC5693" w:rsidRPr="007036CE" w:rsidRDefault="00DC5693" w:rsidP="00DC5693">
            <w:pPr>
              <w:pStyle w:val="GOSTTablenorm"/>
              <w:rPr>
                <w:szCs w:val="22"/>
              </w:rPr>
            </w:pPr>
            <w:r w:rsidRPr="007036CE">
              <w:rPr>
                <w:szCs w:val="22"/>
              </w:rPr>
              <w:t>Идентификатор строки</w:t>
            </w:r>
          </w:p>
        </w:tc>
        <w:tc>
          <w:tcPr>
            <w:tcW w:w="734" w:type="pct"/>
          </w:tcPr>
          <w:p w14:paraId="2652E28E" w14:textId="77777777" w:rsidR="00DC5693" w:rsidRPr="007036CE" w:rsidRDefault="00DC5693" w:rsidP="00DC5693">
            <w:pPr>
              <w:pStyle w:val="GOSTTablenorm"/>
              <w:rPr>
                <w:szCs w:val="24"/>
                <w:lang w:val="en-US"/>
              </w:rPr>
            </w:pPr>
            <w:ins w:id="2603" w:author="Сатлер Марина Викторовна" w:date="2024-02-09T14:43:00Z">
              <w:r w:rsidRPr="007036CE">
                <w:rPr>
                  <w:b/>
                  <w:szCs w:val="24"/>
                  <w:lang w:val="en-US"/>
                </w:rPr>
                <w:t>SECTION_</w:t>
              </w:r>
              <w:r w:rsidRPr="007036CE">
                <w:rPr>
                  <w:b/>
                  <w:szCs w:val="24"/>
                </w:rPr>
                <w:t>4:</w:t>
              </w:r>
            </w:ins>
            <w:ins w:id="2604" w:author="Сатлер Марина Викторовна" w:date="2024-06-11T14:17:00Z">
              <w:r w:rsidRPr="007036CE">
                <w:rPr>
                  <w:szCs w:val="24"/>
                  <w:lang w:val="en-US"/>
                </w:rPr>
                <w:t>id</w:t>
              </w:r>
            </w:ins>
            <w:del w:id="2605" w:author="Сатлер Марина Викторовна" w:date="2024-06-11T14:17:00Z">
              <w:r w:rsidRPr="007036CE" w:rsidDel="00CF7F5E">
                <w:rPr>
                  <w:szCs w:val="24"/>
                  <w:lang w:val="en-US"/>
                </w:rPr>
                <w:delText>ID</w:delText>
              </w:r>
            </w:del>
          </w:p>
        </w:tc>
        <w:tc>
          <w:tcPr>
            <w:tcW w:w="519" w:type="pct"/>
          </w:tcPr>
          <w:p w14:paraId="54CA34D5" w14:textId="77777777" w:rsidR="00DC5693" w:rsidRPr="007036CE" w:rsidRDefault="00DC5693" w:rsidP="00DC5693">
            <w:pPr>
              <w:pStyle w:val="GOSTTablenorm"/>
            </w:pPr>
            <w:r w:rsidRPr="007036CE">
              <w:rPr>
                <w:szCs w:val="22"/>
              </w:rPr>
              <w:t>Число</w:t>
            </w:r>
          </w:p>
        </w:tc>
        <w:tc>
          <w:tcPr>
            <w:tcW w:w="300" w:type="pct"/>
          </w:tcPr>
          <w:p w14:paraId="6C59A1A6" w14:textId="77777777" w:rsidR="00DC5693" w:rsidRPr="007036CE" w:rsidRDefault="00DC5693" w:rsidP="00DC5693">
            <w:pPr>
              <w:pStyle w:val="GOSTTablenorm"/>
            </w:pPr>
            <w:r w:rsidRPr="007036CE">
              <w:rPr>
                <w:szCs w:val="22"/>
              </w:rPr>
              <w:t>Да</w:t>
            </w:r>
          </w:p>
        </w:tc>
        <w:tc>
          <w:tcPr>
            <w:tcW w:w="308" w:type="pct"/>
          </w:tcPr>
          <w:p w14:paraId="459B4814" w14:textId="77777777" w:rsidR="00DC5693" w:rsidRPr="007036CE" w:rsidRDefault="00DC5693" w:rsidP="00DC5693">
            <w:pPr>
              <w:pStyle w:val="GOSTTablenorm"/>
            </w:pPr>
            <w:r w:rsidRPr="007036CE">
              <w:rPr>
                <w:szCs w:val="22"/>
              </w:rPr>
              <w:t>&lt;=20</w:t>
            </w:r>
          </w:p>
        </w:tc>
        <w:tc>
          <w:tcPr>
            <w:tcW w:w="2039" w:type="pct"/>
          </w:tcPr>
          <w:p w14:paraId="7128FAF5" w14:textId="77777777" w:rsidR="00DC5693" w:rsidRPr="007036CE" w:rsidRDefault="00DC5693" w:rsidP="00DC5693">
            <w:pPr>
              <w:pStyle w:val="GOSTTablenorm"/>
            </w:pPr>
            <w:r w:rsidRPr="007036CE">
              <w:rPr>
                <w:szCs w:val="22"/>
              </w:rPr>
              <w:t>Указывается технический идентификатор строки</w:t>
            </w:r>
          </w:p>
        </w:tc>
      </w:tr>
      <w:tr w:rsidR="00DC5693" w:rsidRPr="007036CE" w14:paraId="18A651B9" w14:textId="77777777" w:rsidTr="00974EB0">
        <w:tc>
          <w:tcPr>
            <w:tcW w:w="1100" w:type="pct"/>
          </w:tcPr>
          <w:p w14:paraId="7C6E6F09" w14:textId="77777777" w:rsidR="00DC5693" w:rsidRPr="007036CE" w:rsidRDefault="00DC5693" w:rsidP="00DC5693">
            <w:pPr>
              <w:pStyle w:val="GOSTTablenorm"/>
              <w:rPr>
                <w:szCs w:val="22"/>
              </w:rPr>
            </w:pPr>
            <w:r w:rsidRPr="007036CE">
              <w:t>Номер строки</w:t>
            </w:r>
          </w:p>
        </w:tc>
        <w:tc>
          <w:tcPr>
            <w:tcW w:w="734" w:type="pct"/>
          </w:tcPr>
          <w:p w14:paraId="33A6A880" w14:textId="77777777" w:rsidR="00DC5693" w:rsidRPr="007036CE" w:rsidRDefault="00DC5693" w:rsidP="00DC5693">
            <w:pPr>
              <w:pStyle w:val="GOSTTablenorm"/>
              <w:rPr>
                <w:szCs w:val="24"/>
                <w:lang w:val="en-US"/>
              </w:rPr>
            </w:pPr>
            <w:ins w:id="2606" w:author="Сатлер Марина Викторовна" w:date="2024-02-09T14:43:00Z">
              <w:r w:rsidRPr="007036CE">
                <w:rPr>
                  <w:b/>
                  <w:szCs w:val="24"/>
                  <w:lang w:val="en-US"/>
                </w:rPr>
                <w:t>SECTION_</w:t>
              </w:r>
              <w:r w:rsidRPr="007036CE">
                <w:rPr>
                  <w:b/>
                  <w:szCs w:val="24"/>
                </w:rPr>
                <w:t>4:</w:t>
              </w:r>
            </w:ins>
            <w:r w:rsidRPr="007036CE">
              <w:rPr>
                <w:szCs w:val="24"/>
                <w:lang w:val="en-US"/>
              </w:rPr>
              <w:t>NUMBROW</w:t>
            </w:r>
          </w:p>
        </w:tc>
        <w:tc>
          <w:tcPr>
            <w:tcW w:w="519" w:type="pct"/>
          </w:tcPr>
          <w:p w14:paraId="1B9B16A3" w14:textId="77777777" w:rsidR="00DC5693" w:rsidRPr="007036CE" w:rsidRDefault="00DC5693" w:rsidP="00DC5693">
            <w:pPr>
              <w:pStyle w:val="GOSTTablenorm"/>
            </w:pPr>
            <w:r w:rsidRPr="007036CE">
              <w:rPr>
                <w:szCs w:val="22"/>
              </w:rPr>
              <w:t>Строка</w:t>
            </w:r>
          </w:p>
        </w:tc>
        <w:tc>
          <w:tcPr>
            <w:tcW w:w="300" w:type="pct"/>
          </w:tcPr>
          <w:p w14:paraId="27C0206A" w14:textId="77777777" w:rsidR="00DC5693" w:rsidRPr="007036CE" w:rsidRDefault="00DC5693" w:rsidP="00DC5693">
            <w:pPr>
              <w:pStyle w:val="GOSTTablenorm"/>
            </w:pPr>
            <w:r w:rsidRPr="007036CE">
              <w:rPr>
                <w:szCs w:val="22"/>
              </w:rPr>
              <w:t>Да</w:t>
            </w:r>
          </w:p>
        </w:tc>
        <w:tc>
          <w:tcPr>
            <w:tcW w:w="308" w:type="pct"/>
          </w:tcPr>
          <w:p w14:paraId="10A85B00" w14:textId="77777777" w:rsidR="00DC5693" w:rsidRPr="007036CE" w:rsidRDefault="00DC5693" w:rsidP="00DC5693">
            <w:pPr>
              <w:pStyle w:val="GOSTTablenorm"/>
            </w:pPr>
            <w:r w:rsidRPr="007036CE">
              <w:rPr>
                <w:szCs w:val="22"/>
                <w:lang w:val="en-US"/>
              </w:rPr>
              <w:t>&lt;=20</w:t>
            </w:r>
          </w:p>
        </w:tc>
        <w:tc>
          <w:tcPr>
            <w:tcW w:w="2039" w:type="pct"/>
          </w:tcPr>
          <w:p w14:paraId="25B7D655" w14:textId="77777777" w:rsidR="00DC5693" w:rsidRPr="007036CE" w:rsidRDefault="00DC5693" w:rsidP="00DC5693">
            <w:pPr>
              <w:pStyle w:val="GOSTTablenorm"/>
            </w:pPr>
            <w:r w:rsidRPr="007036CE">
              <w:rPr>
                <w:szCs w:val="22"/>
              </w:rPr>
              <w:t>Указывается порядковый номер строки по разделу «ЛБО по ОКС»</w:t>
            </w:r>
          </w:p>
        </w:tc>
      </w:tr>
      <w:tr w:rsidR="00DC5693" w:rsidRPr="007036CE" w14:paraId="37D48541" w14:textId="77777777" w:rsidTr="00974EB0">
        <w:tc>
          <w:tcPr>
            <w:tcW w:w="1100" w:type="pct"/>
          </w:tcPr>
          <w:p w14:paraId="3F99EDB0" w14:textId="77777777" w:rsidR="00DC5693" w:rsidRPr="007036CE" w:rsidRDefault="00DC5693" w:rsidP="00DC5693">
            <w:pPr>
              <w:pStyle w:val="GOSTTablenorm"/>
            </w:pPr>
            <w:r w:rsidRPr="007036CE">
              <w:rPr>
                <w:szCs w:val="22"/>
              </w:rPr>
              <w:t>Признак детальной строки</w:t>
            </w:r>
          </w:p>
        </w:tc>
        <w:tc>
          <w:tcPr>
            <w:tcW w:w="734" w:type="pct"/>
          </w:tcPr>
          <w:p w14:paraId="0F405DB8" w14:textId="77777777" w:rsidR="00DC5693" w:rsidRPr="007036CE" w:rsidRDefault="00DC5693" w:rsidP="00DC5693">
            <w:pPr>
              <w:pStyle w:val="GOSTTablenorm"/>
              <w:rPr>
                <w:szCs w:val="24"/>
                <w:lang w:val="en-US"/>
              </w:rPr>
            </w:pPr>
            <w:ins w:id="2607" w:author="Сатлер Марина Викторовна" w:date="2024-02-09T14:43:00Z">
              <w:r w:rsidRPr="007036CE">
                <w:rPr>
                  <w:b/>
                  <w:szCs w:val="24"/>
                  <w:lang w:val="en-US"/>
                </w:rPr>
                <w:t>SECTION_</w:t>
              </w:r>
              <w:r w:rsidRPr="007036CE">
                <w:rPr>
                  <w:b/>
                  <w:szCs w:val="24"/>
                </w:rPr>
                <w:t>4:</w:t>
              </w:r>
            </w:ins>
            <w:r w:rsidRPr="007036CE">
              <w:t>SIGNKBK</w:t>
            </w:r>
          </w:p>
        </w:tc>
        <w:tc>
          <w:tcPr>
            <w:tcW w:w="519" w:type="pct"/>
          </w:tcPr>
          <w:p w14:paraId="33581B16" w14:textId="77777777" w:rsidR="00DC5693" w:rsidRPr="007036CE" w:rsidRDefault="00DC5693" w:rsidP="00DC5693">
            <w:pPr>
              <w:pStyle w:val="GOSTTablenorm"/>
            </w:pPr>
            <w:r w:rsidRPr="007036CE">
              <w:rPr>
                <w:szCs w:val="22"/>
              </w:rPr>
              <w:t>Строка</w:t>
            </w:r>
          </w:p>
        </w:tc>
        <w:tc>
          <w:tcPr>
            <w:tcW w:w="300" w:type="pct"/>
          </w:tcPr>
          <w:p w14:paraId="5613DA28" w14:textId="77777777" w:rsidR="00DC5693" w:rsidRPr="007036CE" w:rsidRDefault="00DC5693" w:rsidP="00DC5693">
            <w:pPr>
              <w:pStyle w:val="GOSTTablenorm"/>
            </w:pPr>
            <w:r w:rsidRPr="007036CE">
              <w:rPr>
                <w:szCs w:val="22"/>
              </w:rPr>
              <w:t>Да</w:t>
            </w:r>
          </w:p>
        </w:tc>
        <w:tc>
          <w:tcPr>
            <w:tcW w:w="308" w:type="pct"/>
          </w:tcPr>
          <w:p w14:paraId="52A50F17" w14:textId="77777777" w:rsidR="00DC5693" w:rsidRPr="007036CE" w:rsidRDefault="00DC5693" w:rsidP="00DC5693">
            <w:pPr>
              <w:pStyle w:val="GOSTTablenorm"/>
            </w:pPr>
            <w:r w:rsidRPr="007036CE">
              <w:rPr>
                <w:szCs w:val="22"/>
              </w:rPr>
              <w:t>=1</w:t>
            </w:r>
          </w:p>
        </w:tc>
        <w:tc>
          <w:tcPr>
            <w:tcW w:w="2039" w:type="pct"/>
          </w:tcPr>
          <w:p w14:paraId="2140C80A" w14:textId="77777777" w:rsidR="00DC5693" w:rsidRPr="007036CE" w:rsidRDefault="00DC5693" w:rsidP="00DC5693">
            <w:pPr>
              <w:pStyle w:val="GOSTTablenorm"/>
              <w:rPr>
                <w:szCs w:val="22"/>
              </w:rPr>
            </w:pPr>
            <w:r w:rsidRPr="007036CE">
              <w:rPr>
                <w:szCs w:val="22"/>
              </w:rPr>
              <w:t>Указывается признак детальной строки.</w:t>
            </w:r>
          </w:p>
          <w:p w14:paraId="4D46E393" w14:textId="77777777" w:rsidR="00DC5693" w:rsidRPr="007036CE" w:rsidRDefault="00DC5693" w:rsidP="00DC5693">
            <w:pPr>
              <w:pStyle w:val="GOSTTablenorm"/>
              <w:rPr>
                <w:szCs w:val="22"/>
              </w:rPr>
            </w:pPr>
            <w:r w:rsidRPr="007036CE">
              <w:rPr>
                <w:szCs w:val="22"/>
              </w:rPr>
              <w:t>Возможные значения:</w:t>
            </w:r>
          </w:p>
          <w:p w14:paraId="3395643B" w14:textId="77777777" w:rsidR="00DC5693" w:rsidRPr="007036CE" w:rsidRDefault="00DC5693" w:rsidP="00DC5693">
            <w:pPr>
              <w:pStyle w:val="GOSTTableListMark1"/>
              <w:numPr>
                <w:ilvl w:val="0"/>
                <w:numId w:val="2"/>
              </w:numPr>
            </w:pPr>
            <w:r w:rsidRPr="007036CE">
              <w:lastRenderedPageBreak/>
              <w:t>«N» – детализированный КБК;</w:t>
            </w:r>
          </w:p>
          <w:p w14:paraId="0532FF82" w14:textId="77777777" w:rsidR="00DC5693" w:rsidRPr="007036CE" w:rsidRDefault="00DC5693" w:rsidP="00DC5693">
            <w:pPr>
              <w:pStyle w:val="GOSTTableListMark1"/>
              <w:numPr>
                <w:ilvl w:val="0"/>
                <w:numId w:val="2"/>
              </w:numPr>
            </w:pPr>
            <w:r w:rsidRPr="007036CE">
              <w:t>«X» – недетализированный КБК;</w:t>
            </w:r>
          </w:p>
          <w:p w14:paraId="1080CA10" w14:textId="77777777" w:rsidR="00DC5693" w:rsidRPr="007036CE" w:rsidRDefault="00DC5693" w:rsidP="00DC5693">
            <w:pPr>
              <w:pStyle w:val="GOSTTableListMark1"/>
              <w:numPr>
                <w:ilvl w:val="0"/>
                <w:numId w:val="2"/>
              </w:numPr>
            </w:pPr>
            <w:r w:rsidRPr="007036CE">
              <w:t>«Y» – итоговая строка раздела документа</w:t>
            </w:r>
          </w:p>
        </w:tc>
      </w:tr>
      <w:tr w:rsidR="00DC5693" w:rsidRPr="007036CE" w14:paraId="0BD0A5FE" w14:textId="77777777" w:rsidTr="00974EB0">
        <w:tc>
          <w:tcPr>
            <w:tcW w:w="1100" w:type="pct"/>
          </w:tcPr>
          <w:p w14:paraId="6F08E65A" w14:textId="77777777" w:rsidR="00DC5693" w:rsidRPr="007036CE" w:rsidRDefault="00DC5693" w:rsidP="00DC5693">
            <w:pPr>
              <w:pStyle w:val="GOSTTablenorm"/>
              <w:rPr>
                <w:szCs w:val="22"/>
              </w:rPr>
            </w:pPr>
            <w:r w:rsidRPr="007036CE">
              <w:rPr>
                <w:szCs w:val="22"/>
              </w:rPr>
              <w:lastRenderedPageBreak/>
              <w:t>КБК</w:t>
            </w:r>
          </w:p>
        </w:tc>
        <w:tc>
          <w:tcPr>
            <w:tcW w:w="734" w:type="pct"/>
          </w:tcPr>
          <w:p w14:paraId="4379FF6F" w14:textId="77777777" w:rsidR="00DC5693" w:rsidRPr="007036CE" w:rsidRDefault="00DC5693" w:rsidP="00DC5693">
            <w:pPr>
              <w:pStyle w:val="GOSTTablenorm"/>
            </w:pPr>
            <w:ins w:id="2608" w:author="Сатлер Марина Викторовна" w:date="2024-02-09T14:43:00Z">
              <w:r w:rsidRPr="007036CE">
                <w:rPr>
                  <w:b/>
                  <w:szCs w:val="24"/>
                  <w:lang w:val="en-US"/>
                </w:rPr>
                <w:t>SECTION_</w:t>
              </w:r>
              <w:r w:rsidRPr="007036CE">
                <w:rPr>
                  <w:b/>
                  <w:szCs w:val="24"/>
                </w:rPr>
                <w:t>4:</w:t>
              </w:r>
            </w:ins>
            <w:r w:rsidRPr="007036CE">
              <w:rPr>
                <w:szCs w:val="24"/>
                <w:lang w:val="en-US"/>
              </w:rPr>
              <w:t>KBK</w:t>
            </w:r>
          </w:p>
        </w:tc>
        <w:tc>
          <w:tcPr>
            <w:tcW w:w="519" w:type="pct"/>
          </w:tcPr>
          <w:p w14:paraId="3A491F2A" w14:textId="77777777" w:rsidR="00DC5693" w:rsidRPr="007036CE" w:rsidRDefault="00DC5693" w:rsidP="00DC5693">
            <w:pPr>
              <w:pStyle w:val="GOSTTablenorm"/>
            </w:pPr>
            <w:r w:rsidRPr="007036CE">
              <w:rPr>
                <w:szCs w:val="22"/>
              </w:rPr>
              <w:t>Строка</w:t>
            </w:r>
          </w:p>
        </w:tc>
        <w:tc>
          <w:tcPr>
            <w:tcW w:w="300" w:type="pct"/>
          </w:tcPr>
          <w:p w14:paraId="223D5FEF" w14:textId="77777777" w:rsidR="00DC5693" w:rsidRPr="007036CE" w:rsidRDefault="00DC5693" w:rsidP="00DC5693">
            <w:pPr>
              <w:pStyle w:val="GOSTTablenorm"/>
            </w:pPr>
            <w:r w:rsidRPr="007036CE">
              <w:rPr>
                <w:szCs w:val="22"/>
              </w:rPr>
              <w:t>Да</w:t>
            </w:r>
          </w:p>
        </w:tc>
        <w:tc>
          <w:tcPr>
            <w:tcW w:w="308" w:type="pct"/>
          </w:tcPr>
          <w:p w14:paraId="279606DA" w14:textId="77777777" w:rsidR="00DC5693" w:rsidRPr="007036CE" w:rsidRDefault="00DC5693" w:rsidP="00DC5693">
            <w:pPr>
              <w:pStyle w:val="GOSTTablenorm"/>
            </w:pPr>
            <w:r w:rsidRPr="007036CE">
              <w:rPr>
                <w:szCs w:val="22"/>
              </w:rPr>
              <w:t>=20</w:t>
            </w:r>
          </w:p>
        </w:tc>
        <w:tc>
          <w:tcPr>
            <w:tcW w:w="2039" w:type="pct"/>
          </w:tcPr>
          <w:p w14:paraId="4191A76C" w14:textId="77777777" w:rsidR="00DC5693" w:rsidRPr="007036CE" w:rsidRDefault="00DC5693" w:rsidP="00DC5693">
            <w:pPr>
              <w:pStyle w:val="GOSTTablenorm"/>
            </w:pPr>
            <w:r w:rsidRPr="007036CE">
              <w:rPr>
                <w:szCs w:val="22"/>
              </w:rPr>
              <w:t>Указывается код по бюджетной классификации для отражения операции на ЛС ГРБС</w:t>
            </w:r>
          </w:p>
        </w:tc>
      </w:tr>
      <w:tr w:rsidR="00DC5693" w:rsidRPr="007036CE" w14:paraId="16D6C89A" w14:textId="77777777" w:rsidTr="00974EB0">
        <w:tc>
          <w:tcPr>
            <w:tcW w:w="1100" w:type="pct"/>
          </w:tcPr>
          <w:p w14:paraId="5E7CA6E3" w14:textId="77777777" w:rsidR="00DC5693" w:rsidRPr="007036CE" w:rsidRDefault="00DC5693" w:rsidP="00DC5693">
            <w:pPr>
              <w:pStyle w:val="GOSTTablenorm"/>
              <w:rPr>
                <w:szCs w:val="22"/>
              </w:rPr>
            </w:pPr>
            <w:r w:rsidRPr="007036CE">
              <w:rPr>
                <w:szCs w:val="22"/>
              </w:rPr>
              <w:t>Тип КБК</w:t>
            </w:r>
          </w:p>
        </w:tc>
        <w:tc>
          <w:tcPr>
            <w:tcW w:w="734" w:type="pct"/>
          </w:tcPr>
          <w:p w14:paraId="6F1B3358" w14:textId="77777777" w:rsidR="00DC5693" w:rsidRPr="007036CE" w:rsidRDefault="00DC5693" w:rsidP="00DC5693">
            <w:pPr>
              <w:pStyle w:val="GOSTTablenorm"/>
              <w:rPr>
                <w:szCs w:val="24"/>
                <w:lang w:val="en-US"/>
              </w:rPr>
            </w:pPr>
            <w:ins w:id="2609" w:author="Сатлер Марина Викторовна" w:date="2024-02-09T14:43:00Z">
              <w:r w:rsidRPr="007036CE">
                <w:rPr>
                  <w:b/>
                  <w:szCs w:val="24"/>
                  <w:lang w:val="en-US"/>
                </w:rPr>
                <w:t>SECTION_</w:t>
              </w:r>
              <w:r w:rsidRPr="007036CE">
                <w:rPr>
                  <w:b/>
                  <w:szCs w:val="24"/>
                </w:rPr>
                <w:t>4:</w:t>
              </w:r>
            </w:ins>
            <w:r w:rsidRPr="007036CE">
              <w:rPr>
                <w:szCs w:val="24"/>
              </w:rPr>
              <w:t>TYPEKBK</w:t>
            </w:r>
          </w:p>
        </w:tc>
        <w:tc>
          <w:tcPr>
            <w:tcW w:w="519" w:type="pct"/>
          </w:tcPr>
          <w:p w14:paraId="018DB1DB" w14:textId="77777777" w:rsidR="00DC5693" w:rsidRPr="007036CE" w:rsidRDefault="00DC5693" w:rsidP="00DC5693">
            <w:pPr>
              <w:pStyle w:val="GOSTTablenorm"/>
            </w:pPr>
            <w:r w:rsidRPr="007036CE">
              <w:rPr>
                <w:szCs w:val="22"/>
              </w:rPr>
              <w:t>Строка</w:t>
            </w:r>
          </w:p>
        </w:tc>
        <w:tc>
          <w:tcPr>
            <w:tcW w:w="300" w:type="pct"/>
          </w:tcPr>
          <w:p w14:paraId="33ECCDD7" w14:textId="77777777" w:rsidR="00DC5693" w:rsidRPr="007036CE" w:rsidRDefault="00DC5693" w:rsidP="00DC5693">
            <w:pPr>
              <w:pStyle w:val="GOSTTablenorm"/>
            </w:pPr>
            <w:r w:rsidRPr="007036CE">
              <w:rPr>
                <w:szCs w:val="22"/>
              </w:rPr>
              <w:t>Да</w:t>
            </w:r>
          </w:p>
        </w:tc>
        <w:tc>
          <w:tcPr>
            <w:tcW w:w="308" w:type="pct"/>
          </w:tcPr>
          <w:p w14:paraId="1EA17C30" w14:textId="77777777" w:rsidR="00DC5693" w:rsidRPr="007036CE" w:rsidRDefault="00DC5693" w:rsidP="00DC5693">
            <w:pPr>
              <w:pStyle w:val="GOSTTablenorm"/>
            </w:pPr>
            <w:r w:rsidRPr="007036CE">
              <w:rPr>
                <w:szCs w:val="22"/>
              </w:rPr>
              <w:t>=2</w:t>
            </w:r>
          </w:p>
        </w:tc>
        <w:tc>
          <w:tcPr>
            <w:tcW w:w="2039" w:type="pct"/>
          </w:tcPr>
          <w:p w14:paraId="3425FC91" w14:textId="77777777" w:rsidR="00DC5693" w:rsidRPr="007036CE" w:rsidRDefault="00DC5693" w:rsidP="00DC5693">
            <w:pPr>
              <w:pStyle w:val="GOSTTablenorm"/>
              <w:rPr>
                <w:szCs w:val="22"/>
              </w:rPr>
            </w:pPr>
            <w:r w:rsidRPr="007036CE">
              <w:rPr>
                <w:szCs w:val="22"/>
              </w:rPr>
              <w:t>Указывается тип кода по бюджетной классификации.</w:t>
            </w:r>
          </w:p>
          <w:p w14:paraId="30570E92" w14:textId="48EF46F4" w:rsidR="00DC5693" w:rsidRPr="007036CE" w:rsidRDefault="00DC5693" w:rsidP="00DC5693">
            <w:pPr>
              <w:pStyle w:val="GOSTTablenorm"/>
            </w:pPr>
            <w:r w:rsidRPr="007036CE">
              <w:rPr>
                <w:szCs w:val="22"/>
              </w:rPr>
              <w:t xml:space="preserve">Заполняется значением «11» </w:t>
            </w:r>
            <w:r w:rsidR="00FB1651" w:rsidRPr="007036CE">
              <w:t>–</w:t>
            </w:r>
            <w:r w:rsidRPr="007036CE">
              <w:rPr>
                <w:szCs w:val="22"/>
              </w:rPr>
              <w:t>Лимитируемые расходы</w:t>
            </w:r>
          </w:p>
        </w:tc>
      </w:tr>
      <w:tr w:rsidR="00DC5693" w:rsidRPr="007036CE" w14:paraId="0F66314C" w14:textId="77777777" w:rsidTr="00974EB0">
        <w:tc>
          <w:tcPr>
            <w:tcW w:w="1100" w:type="pct"/>
          </w:tcPr>
          <w:p w14:paraId="48DA77B3" w14:textId="77777777" w:rsidR="00DC5693" w:rsidRPr="007036CE" w:rsidRDefault="00DC5693" w:rsidP="00DC5693">
            <w:pPr>
              <w:pStyle w:val="GOSTTablenorm"/>
              <w:rPr>
                <w:szCs w:val="22"/>
              </w:rPr>
            </w:pPr>
            <w:r w:rsidRPr="007036CE">
              <w:rPr>
                <w:szCs w:val="22"/>
              </w:rPr>
              <w:t>Код цели</w:t>
            </w:r>
          </w:p>
        </w:tc>
        <w:tc>
          <w:tcPr>
            <w:tcW w:w="734" w:type="pct"/>
          </w:tcPr>
          <w:p w14:paraId="002EF59F" w14:textId="77777777" w:rsidR="00DC5693" w:rsidRPr="007036CE" w:rsidRDefault="00DC5693" w:rsidP="00DC5693">
            <w:pPr>
              <w:pStyle w:val="GOSTTablenorm"/>
              <w:rPr>
                <w:szCs w:val="24"/>
              </w:rPr>
            </w:pPr>
            <w:ins w:id="2610" w:author="Сатлер Марина Викторовна" w:date="2024-02-09T14:44:00Z">
              <w:r w:rsidRPr="007036CE">
                <w:rPr>
                  <w:b/>
                  <w:szCs w:val="24"/>
                  <w:lang w:val="en-US"/>
                </w:rPr>
                <w:t>SECTION_</w:t>
              </w:r>
              <w:r w:rsidRPr="007036CE">
                <w:rPr>
                  <w:b/>
                  <w:szCs w:val="24"/>
                </w:rPr>
                <w:t>4:</w:t>
              </w:r>
            </w:ins>
            <w:r w:rsidRPr="007036CE">
              <w:rPr>
                <w:szCs w:val="24"/>
              </w:rPr>
              <w:t>TARGETCODE</w:t>
            </w:r>
          </w:p>
        </w:tc>
        <w:tc>
          <w:tcPr>
            <w:tcW w:w="519" w:type="pct"/>
          </w:tcPr>
          <w:p w14:paraId="249179A1" w14:textId="77777777" w:rsidR="00DC5693" w:rsidRPr="007036CE" w:rsidRDefault="00DC5693" w:rsidP="00DC5693">
            <w:pPr>
              <w:pStyle w:val="GOSTTablenorm"/>
            </w:pPr>
            <w:r w:rsidRPr="007036CE">
              <w:rPr>
                <w:szCs w:val="22"/>
              </w:rPr>
              <w:t>Строка</w:t>
            </w:r>
          </w:p>
        </w:tc>
        <w:tc>
          <w:tcPr>
            <w:tcW w:w="300" w:type="pct"/>
          </w:tcPr>
          <w:p w14:paraId="7BF3D70C" w14:textId="77777777" w:rsidR="00DC5693" w:rsidRPr="007036CE" w:rsidRDefault="00DC5693" w:rsidP="00DC5693">
            <w:pPr>
              <w:pStyle w:val="GOSTTablenorm"/>
            </w:pPr>
            <w:r w:rsidRPr="007036CE">
              <w:rPr>
                <w:szCs w:val="22"/>
              </w:rPr>
              <w:t>Нет</w:t>
            </w:r>
          </w:p>
        </w:tc>
        <w:tc>
          <w:tcPr>
            <w:tcW w:w="308" w:type="pct"/>
          </w:tcPr>
          <w:p w14:paraId="548DF379" w14:textId="77777777" w:rsidR="00DC5693" w:rsidRPr="007036CE" w:rsidRDefault="00DC5693" w:rsidP="00DC5693">
            <w:pPr>
              <w:pStyle w:val="GOSTTablenorm"/>
            </w:pPr>
            <w:r w:rsidRPr="007036CE">
              <w:rPr>
                <w:szCs w:val="22"/>
                <w:lang w:val="en-US"/>
              </w:rPr>
              <w:t>&lt;=25</w:t>
            </w:r>
          </w:p>
        </w:tc>
        <w:tc>
          <w:tcPr>
            <w:tcW w:w="2039" w:type="pct"/>
          </w:tcPr>
          <w:p w14:paraId="64C25C92" w14:textId="77777777" w:rsidR="00DC5693" w:rsidRPr="007036CE" w:rsidRDefault="00DC5693" w:rsidP="00DC5693">
            <w:pPr>
              <w:pStyle w:val="GOSTTablenorm"/>
            </w:pPr>
            <w:r w:rsidRPr="007036CE">
              <w:rPr>
                <w:bCs/>
                <w:szCs w:val="22"/>
              </w:rPr>
              <w:t>Указывается код цели (аналитический код) для отражения операции на ЛС ГРБС (при наличии)</w:t>
            </w:r>
          </w:p>
        </w:tc>
      </w:tr>
      <w:tr w:rsidR="00DC5693" w:rsidRPr="007036CE" w14:paraId="5E53B12D" w14:textId="77777777" w:rsidTr="00974EB0">
        <w:tc>
          <w:tcPr>
            <w:tcW w:w="1100" w:type="pct"/>
          </w:tcPr>
          <w:p w14:paraId="5E7DE56F" w14:textId="77777777" w:rsidR="00DC5693" w:rsidRPr="007036CE" w:rsidRDefault="00DC5693" w:rsidP="00DC5693">
            <w:pPr>
              <w:pStyle w:val="GOSTTablenorm"/>
              <w:rPr>
                <w:szCs w:val="22"/>
              </w:rPr>
            </w:pPr>
            <w:r w:rsidRPr="007036CE">
              <w:rPr>
                <w:szCs w:val="22"/>
              </w:rPr>
              <w:t>Код ОКС</w:t>
            </w:r>
          </w:p>
        </w:tc>
        <w:tc>
          <w:tcPr>
            <w:tcW w:w="734" w:type="pct"/>
          </w:tcPr>
          <w:p w14:paraId="1ED7AF57" w14:textId="77777777" w:rsidR="00DC5693" w:rsidRPr="007036CE" w:rsidRDefault="00DC5693" w:rsidP="00DC5693">
            <w:pPr>
              <w:pStyle w:val="GOSTTablenorm"/>
              <w:rPr>
                <w:szCs w:val="24"/>
              </w:rPr>
            </w:pPr>
            <w:ins w:id="2611" w:author="Сатлер Марина Викторовна" w:date="2024-02-09T14:44:00Z">
              <w:r w:rsidRPr="007036CE">
                <w:rPr>
                  <w:b/>
                  <w:szCs w:val="24"/>
                  <w:lang w:val="en-US"/>
                </w:rPr>
                <w:t>SECTION_</w:t>
              </w:r>
              <w:r w:rsidRPr="007036CE">
                <w:rPr>
                  <w:b/>
                  <w:szCs w:val="24"/>
                </w:rPr>
                <w:t>4:</w:t>
              </w:r>
            </w:ins>
            <w:r w:rsidRPr="007036CE">
              <w:rPr>
                <w:szCs w:val="24"/>
                <w:lang w:val="en-US"/>
              </w:rPr>
              <w:t>OKSCODE</w:t>
            </w:r>
          </w:p>
        </w:tc>
        <w:tc>
          <w:tcPr>
            <w:tcW w:w="519" w:type="pct"/>
          </w:tcPr>
          <w:p w14:paraId="536E522E" w14:textId="77777777" w:rsidR="00DC5693" w:rsidRPr="007036CE" w:rsidRDefault="00DC5693" w:rsidP="00DC5693">
            <w:pPr>
              <w:pStyle w:val="GOSTTablenorm"/>
            </w:pPr>
            <w:r w:rsidRPr="007036CE">
              <w:rPr>
                <w:szCs w:val="22"/>
              </w:rPr>
              <w:t>Строка</w:t>
            </w:r>
          </w:p>
        </w:tc>
        <w:tc>
          <w:tcPr>
            <w:tcW w:w="300" w:type="pct"/>
          </w:tcPr>
          <w:p w14:paraId="4A5383AE" w14:textId="77777777" w:rsidR="00DC5693" w:rsidRPr="007036CE" w:rsidRDefault="00DC5693" w:rsidP="00DC5693">
            <w:pPr>
              <w:pStyle w:val="GOSTTablenorm"/>
            </w:pPr>
            <w:r w:rsidRPr="007036CE">
              <w:rPr>
                <w:szCs w:val="22"/>
              </w:rPr>
              <w:t>Да</w:t>
            </w:r>
          </w:p>
        </w:tc>
        <w:tc>
          <w:tcPr>
            <w:tcW w:w="308" w:type="pct"/>
          </w:tcPr>
          <w:p w14:paraId="00EF834E" w14:textId="77777777" w:rsidR="00DC5693" w:rsidRPr="007036CE" w:rsidRDefault="00DC5693" w:rsidP="00DC5693">
            <w:pPr>
              <w:pStyle w:val="GOSTTablenorm"/>
            </w:pPr>
            <w:r w:rsidRPr="007036CE">
              <w:rPr>
                <w:szCs w:val="22"/>
                <w:lang w:val="en-US"/>
              </w:rPr>
              <w:t>&lt;=</w:t>
            </w:r>
            <w:r w:rsidRPr="007036CE">
              <w:rPr>
                <w:szCs w:val="22"/>
              </w:rPr>
              <w:t>25</w:t>
            </w:r>
          </w:p>
        </w:tc>
        <w:tc>
          <w:tcPr>
            <w:tcW w:w="2039" w:type="pct"/>
          </w:tcPr>
          <w:p w14:paraId="7F8CF9AF" w14:textId="77777777" w:rsidR="00DC5693" w:rsidRPr="007036CE" w:rsidRDefault="00DC5693" w:rsidP="00DC5693">
            <w:pPr>
              <w:pStyle w:val="GOSTTablenorm"/>
            </w:pPr>
            <w:r w:rsidRPr="007036CE">
              <w:rPr>
                <w:szCs w:val="22"/>
              </w:rPr>
              <w:t>Указывается код объекта капитального строительства (недвижимого имущества) для отражения операций бюджетных средств на ЛС ГРБС</w:t>
            </w:r>
          </w:p>
        </w:tc>
      </w:tr>
      <w:tr w:rsidR="00DC5693" w:rsidRPr="007036CE" w14:paraId="13C2E237" w14:textId="77777777" w:rsidTr="00974EB0">
        <w:tc>
          <w:tcPr>
            <w:tcW w:w="1100" w:type="pct"/>
          </w:tcPr>
          <w:p w14:paraId="4BC0E171" w14:textId="77777777" w:rsidR="00DC5693" w:rsidRPr="007036CE" w:rsidRDefault="00DC5693" w:rsidP="00DC5693">
            <w:pPr>
              <w:pStyle w:val="GOSTTablenorm"/>
              <w:rPr>
                <w:szCs w:val="22"/>
              </w:rPr>
            </w:pPr>
            <w:r w:rsidRPr="007036CE">
              <w:rPr>
                <w:szCs w:val="22"/>
              </w:rPr>
              <w:t>Укрупненный КБК</w:t>
            </w:r>
          </w:p>
        </w:tc>
        <w:tc>
          <w:tcPr>
            <w:tcW w:w="734" w:type="pct"/>
          </w:tcPr>
          <w:p w14:paraId="41957A93" w14:textId="77777777" w:rsidR="00DC5693" w:rsidRPr="007036CE" w:rsidRDefault="00DC5693" w:rsidP="00DC5693">
            <w:pPr>
              <w:pStyle w:val="GOSTTablenorm"/>
              <w:rPr>
                <w:szCs w:val="24"/>
                <w:lang w:val="en-US"/>
              </w:rPr>
            </w:pPr>
            <w:ins w:id="2612" w:author="Сатлер Марина Викторовна" w:date="2024-02-09T14:44:00Z">
              <w:r w:rsidRPr="007036CE">
                <w:rPr>
                  <w:b/>
                  <w:szCs w:val="24"/>
                  <w:lang w:val="en-US"/>
                </w:rPr>
                <w:t>SECTION_</w:t>
              </w:r>
              <w:r w:rsidRPr="007036CE">
                <w:rPr>
                  <w:b/>
                  <w:szCs w:val="24"/>
                </w:rPr>
                <w:t>4:</w:t>
              </w:r>
            </w:ins>
            <w:r w:rsidRPr="007036CE">
              <w:rPr>
                <w:szCs w:val="24"/>
              </w:rPr>
              <w:t>NULLKBK</w:t>
            </w:r>
          </w:p>
        </w:tc>
        <w:tc>
          <w:tcPr>
            <w:tcW w:w="519" w:type="pct"/>
          </w:tcPr>
          <w:p w14:paraId="1E8C4108" w14:textId="77777777" w:rsidR="00DC5693" w:rsidRPr="007036CE" w:rsidRDefault="00DC5693" w:rsidP="00DC5693">
            <w:pPr>
              <w:pStyle w:val="GOSTTablenorm"/>
            </w:pPr>
            <w:r w:rsidRPr="007036CE">
              <w:rPr>
                <w:szCs w:val="22"/>
              </w:rPr>
              <w:t>Строка</w:t>
            </w:r>
          </w:p>
        </w:tc>
        <w:tc>
          <w:tcPr>
            <w:tcW w:w="300" w:type="pct"/>
          </w:tcPr>
          <w:p w14:paraId="05A78B67" w14:textId="77777777" w:rsidR="00DC5693" w:rsidRPr="007036CE" w:rsidRDefault="00DC5693" w:rsidP="00DC5693">
            <w:pPr>
              <w:pStyle w:val="GOSTTablenorm"/>
            </w:pPr>
            <w:r w:rsidRPr="007036CE">
              <w:rPr>
                <w:szCs w:val="22"/>
              </w:rPr>
              <w:t>Да</w:t>
            </w:r>
          </w:p>
        </w:tc>
        <w:tc>
          <w:tcPr>
            <w:tcW w:w="308" w:type="pct"/>
          </w:tcPr>
          <w:p w14:paraId="079BAA70" w14:textId="77777777" w:rsidR="00DC5693" w:rsidRPr="007036CE" w:rsidRDefault="00DC5693" w:rsidP="00DC5693">
            <w:pPr>
              <w:pStyle w:val="GOSTTablenorm"/>
            </w:pPr>
            <w:r w:rsidRPr="007036CE">
              <w:rPr>
                <w:szCs w:val="22"/>
              </w:rPr>
              <w:t>=20</w:t>
            </w:r>
          </w:p>
        </w:tc>
        <w:tc>
          <w:tcPr>
            <w:tcW w:w="2039" w:type="pct"/>
          </w:tcPr>
          <w:p w14:paraId="79E6511E" w14:textId="77777777" w:rsidR="00DC5693" w:rsidRPr="007036CE" w:rsidRDefault="00DC5693" w:rsidP="00DC5693">
            <w:pPr>
              <w:pStyle w:val="GOSTTablenorm"/>
            </w:pPr>
            <w:r w:rsidRPr="007036CE">
              <w:rPr>
                <w:szCs w:val="22"/>
              </w:rPr>
              <w:t>Указывается укрупненный код по бюджетной классификации</w:t>
            </w:r>
          </w:p>
        </w:tc>
      </w:tr>
      <w:tr w:rsidR="00DC5693" w:rsidRPr="007036CE" w14:paraId="1DC927D9" w14:textId="77777777" w:rsidTr="00974EB0">
        <w:tc>
          <w:tcPr>
            <w:tcW w:w="1100" w:type="pct"/>
          </w:tcPr>
          <w:p w14:paraId="366D0444" w14:textId="77777777" w:rsidR="00DC5693" w:rsidRPr="007036CE" w:rsidRDefault="00DC5693" w:rsidP="00DC5693">
            <w:pPr>
              <w:pStyle w:val="GOSTTablenorm"/>
              <w:rPr>
                <w:szCs w:val="22"/>
              </w:rPr>
            </w:pPr>
            <w:r w:rsidRPr="007036CE">
              <w:rPr>
                <w:szCs w:val="22"/>
              </w:rPr>
              <w:t>Номер лицевого счета</w:t>
            </w:r>
          </w:p>
        </w:tc>
        <w:tc>
          <w:tcPr>
            <w:tcW w:w="734" w:type="pct"/>
          </w:tcPr>
          <w:p w14:paraId="0F496598" w14:textId="77777777" w:rsidR="00DC5693" w:rsidRPr="007036CE" w:rsidRDefault="00DC5693" w:rsidP="00DC5693">
            <w:pPr>
              <w:pStyle w:val="GOSTTablenorm"/>
              <w:rPr>
                <w:szCs w:val="24"/>
              </w:rPr>
            </w:pPr>
            <w:ins w:id="2613" w:author="Сатлер Марина Викторовна" w:date="2024-02-09T14:44:00Z">
              <w:r w:rsidRPr="007036CE">
                <w:rPr>
                  <w:b/>
                  <w:szCs w:val="24"/>
                  <w:lang w:val="en-US"/>
                </w:rPr>
                <w:t>SECTION_</w:t>
              </w:r>
              <w:r w:rsidRPr="007036CE">
                <w:rPr>
                  <w:b/>
                  <w:szCs w:val="24"/>
                </w:rPr>
                <w:t>4:</w:t>
              </w:r>
            </w:ins>
            <w:r w:rsidRPr="007036CE">
              <w:rPr>
                <w:szCs w:val="24"/>
                <w:lang w:val="en-US"/>
              </w:rPr>
              <w:t>PA</w:t>
            </w:r>
          </w:p>
        </w:tc>
        <w:tc>
          <w:tcPr>
            <w:tcW w:w="519" w:type="pct"/>
          </w:tcPr>
          <w:p w14:paraId="0DCB373D" w14:textId="77777777" w:rsidR="00DC5693" w:rsidRPr="007036CE" w:rsidRDefault="00DC5693" w:rsidP="00DC5693">
            <w:pPr>
              <w:pStyle w:val="GOSTTablenorm"/>
            </w:pPr>
            <w:r w:rsidRPr="007036CE">
              <w:rPr>
                <w:szCs w:val="22"/>
              </w:rPr>
              <w:t>Строка</w:t>
            </w:r>
          </w:p>
        </w:tc>
        <w:tc>
          <w:tcPr>
            <w:tcW w:w="300" w:type="pct"/>
          </w:tcPr>
          <w:p w14:paraId="4812C96B" w14:textId="77777777" w:rsidR="00DC5693" w:rsidRPr="007036CE" w:rsidRDefault="00DC5693" w:rsidP="00DC5693">
            <w:pPr>
              <w:pStyle w:val="GOSTTablenorm"/>
            </w:pPr>
            <w:r w:rsidRPr="007036CE">
              <w:rPr>
                <w:szCs w:val="22"/>
              </w:rPr>
              <w:t>Да</w:t>
            </w:r>
          </w:p>
        </w:tc>
        <w:tc>
          <w:tcPr>
            <w:tcW w:w="308" w:type="pct"/>
          </w:tcPr>
          <w:p w14:paraId="13C5F8CC" w14:textId="77777777" w:rsidR="00DC5693" w:rsidRPr="007036CE" w:rsidRDefault="00DC5693" w:rsidP="00DC5693">
            <w:pPr>
              <w:pStyle w:val="GOSTTablenorm"/>
            </w:pPr>
            <w:r w:rsidRPr="007036CE">
              <w:rPr>
                <w:szCs w:val="22"/>
              </w:rPr>
              <w:t>=11</w:t>
            </w:r>
          </w:p>
        </w:tc>
        <w:tc>
          <w:tcPr>
            <w:tcW w:w="2039" w:type="pct"/>
          </w:tcPr>
          <w:p w14:paraId="2CE6654E" w14:textId="77777777" w:rsidR="00DC5693" w:rsidRPr="007036CE" w:rsidRDefault="00DC5693" w:rsidP="00DC5693">
            <w:pPr>
              <w:pStyle w:val="GOSTTablenorm"/>
            </w:pPr>
            <w:r w:rsidRPr="007036CE">
              <w:rPr>
                <w:szCs w:val="22"/>
              </w:rPr>
              <w:t>Указывается номер лицевого счета ГРБС</w:t>
            </w:r>
          </w:p>
        </w:tc>
      </w:tr>
      <w:tr w:rsidR="00DC5693" w:rsidRPr="007036CE" w14:paraId="0E520E67" w14:textId="77777777" w:rsidTr="00974EB0">
        <w:tc>
          <w:tcPr>
            <w:tcW w:w="1100" w:type="pct"/>
          </w:tcPr>
          <w:p w14:paraId="490A6063" w14:textId="77777777" w:rsidR="00DC5693" w:rsidRPr="007036CE" w:rsidRDefault="00DC5693" w:rsidP="00DC5693">
            <w:pPr>
              <w:pStyle w:val="GOSTTablenorm"/>
              <w:rPr>
                <w:szCs w:val="22"/>
              </w:rPr>
            </w:pPr>
            <w:r w:rsidRPr="007036CE">
              <w:rPr>
                <w:szCs w:val="22"/>
              </w:rPr>
              <w:t>Контур</w:t>
            </w:r>
          </w:p>
        </w:tc>
        <w:tc>
          <w:tcPr>
            <w:tcW w:w="734" w:type="pct"/>
          </w:tcPr>
          <w:p w14:paraId="2E20846B" w14:textId="77777777" w:rsidR="00DC5693" w:rsidRPr="007036CE" w:rsidRDefault="00DC5693" w:rsidP="00DC5693">
            <w:pPr>
              <w:pStyle w:val="GOSTTablenorm"/>
              <w:rPr>
                <w:szCs w:val="24"/>
                <w:lang w:val="en-US"/>
              </w:rPr>
            </w:pPr>
            <w:ins w:id="2614" w:author="Сатлер Марина Викторовна" w:date="2024-02-09T14:44:00Z">
              <w:r w:rsidRPr="007036CE">
                <w:rPr>
                  <w:b/>
                  <w:szCs w:val="24"/>
                  <w:lang w:val="en-US"/>
                </w:rPr>
                <w:t>SECTION_</w:t>
              </w:r>
              <w:r w:rsidRPr="007036CE">
                <w:rPr>
                  <w:b/>
                  <w:szCs w:val="24"/>
                </w:rPr>
                <w:t>4:</w:t>
              </w:r>
            </w:ins>
            <w:r w:rsidRPr="007036CE">
              <w:rPr>
                <w:szCs w:val="22"/>
                <w:lang w:val="en-US"/>
              </w:rPr>
              <w:t>CONTUR</w:t>
            </w:r>
          </w:p>
        </w:tc>
        <w:tc>
          <w:tcPr>
            <w:tcW w:w="519" w:type="pct"/>
          </w:tcPr>
          <w:p w14:paraId="3084B72B" w14:textId="77777777" w:rsidR="00DC5693" w:rsidRPr="007036CE" w:rsidRDefault="00DC5693" w:rsidP="00DC5693">
            <w:pPr>
              <w:pStyle w:val="GOSTTablenorm"/>
            </w:pPr>
            <w:ins w:id="2615" w:author="Сатлер Марина Викторовна" w:date="2024-02-28T19:09:00Z">
              <w:r w:rsidRPr="007036CE">
                <w:rPr>
                  <w:szCs w:val="22"/>
                </w:rPr>
                <w:t>Строка</w:t>
              </w:r>
            </w:ins>
          </w:p>
        </w:tc>
        <w:tc>
          <w:tcPr>
            <w:tcW w:w="300" w:type="pct"/>
          </w:tcPr>
          <w:p w14:paraId="6E73AC3C" w14:textId="77777777" w:rsidR="00DC5693" w:rsidRPr="007036CE" w:rsidRDefault="00DC5693" w:rsidP="00DC5693">
            <w:pPr>
              <w:pStyle w:val="GOSTTablenorm"/>
            </w:pPr>
            <w:r w:rsidRPr="007036CE">
              <w:rPr>
                <w:szCs w:val="22"/>
              </w:rPr>
              <w:t>Да</w:t>
            </w:r>
          </w:p>
        </w:tc>
        <w:tc>
          <w:tcPr>
            <w:tcW w:w="308" w:type="pct"/>
          </w:tcPr>
          <w:p w14:paraId="66A35BCD" w14:textId="77777777" w:rsidR="00DC5693" w:rsidRPr="007036CE" w:rsidRDefault="00DC5693" w:rsidP="00DC5693">
            <w:pPr>
              <w:pStyle w:val="GOSTTablenorm"/>
            </w:pPr>
            <w:r w:rsidRPr="007036CE">
              <w:rPr>
                <w:szCs w:val="22"/>
              </w:rPr>
              <w:t>=1</w:t>
            </w:r>
          </w:p>
        </w:tc>
        <w:tc>
          <w:tcPr>
            <w:tcW w:w="2039" w:type="pct"/>
          </w:tcPr>
          <w:p w14:paraId="2405B7CB" w14:textId="77777777" w:rsidR="00DC5693" w:rsidRPr="007036CE" w:rsidRDefault="00DC5693" w:rsidP="00DC5693">
            <w:pPr>
              <w:pStyle w:val="GOSTTablenorm"/>
              <w:rPr>
                <w:szCs w:val="22"/>
              </w:rPr>
            </w:pPr>
            <w:r w:rsidRPr="007036CE">
              <w:rPr>
                <w:szCs w:val="22"/>
              </w:rPr>
              <w:t>Указывается код контура, в котором проводится операция.</w:t>
            </w:r>
          </w:p>
          <w:p w14:paraId="0A68A4F1" w14:textId="77777777" w:rsidR="00DC5693" w:rsidRPr="007036CE" w:rsidRDefault="00DC5693" w:rsidP="00DC5693">
            <w:pPr>
              <w:pStyle w:val="GOSTTablenorm"/>
              <w:rPr>
                <w:szCs w:val="22"/>
              </w:rPr>
            </w:pPr>
            <w:r w:rsidRPr="007036CE">
              <w:rPr>
                <w:szCs w:val="22"/>
              </w:rPr>
              <w:t>Возможные значения:</w:t>
            </w:r>
          </w:p>
          <w:p w14:paraId="6B8C5BE2" w14:textId="77777777" w:rsidR="00DC5693" w:rsidRPr="007036CE" w:rsidRDefault="00DC5693" w:rsidP="00DC5693">
            <w:pPr>
              <w:pStyle w:val="GOSTTableListMark1"/>
              <w:numPr>
                <w:ilvl w:val="0"/>
                <w:numId w:val="2"/>
              </w:numPr>
            </w:pPr>
            <w:r w:rsidRPr="007036CE">
              <w:t>«</w:t>
            </w:r>
            <w:ins w:id="2616" w:author="Сатлер Марина Викторовна" w:date="2024-02-28T18:37:00Z">
              <w:r w:rsidRPr="007036CE">
                <w:rPr>
                  <w:lang w:val="en-US"/>
                </w:rPr>
                <w:t>O</w:t>
              </w:r>
            </w:ins>
            <w:r w:rsidRPr="007036CE">
              <w:t xml:space="preserve">» </w:t>
            </w:r>
            <w:r w:rsidRPr="007036CE">
              <w:rPr>
                <w:lang w:val="en-US"/>
              </w:rPr>
              <w:t xml:space="preserve">– </w:t>
            </w:r>
            <w:r w:rsidRPr="007036CE">
              <w:t>открытый;</w:t>
            </w:r>
          </w:p>
          <w:p w14:paraId="02ADDEFF" w14:textId="77777777" w:rsidR="00DC5693" w:rsidRPr="007036CE" w:rsidRDefault="00DC5693" w:rsidP="00DC5693">
            <w:pPr>
              <w:pStyle w:val="GOSTTableListMark1"/>
              <w:numPr>
                <w:ilvl w:val="0"/>
                <w:numId w:val="2"/>
              </w:numPr>
            </w:pPr>
            <w:r w:rsidRPr="007036CE">
              <w:t>«</w:t>
            </w:r>
            <w:r w:rsidRPr="007036CE">
              <w:rPr>
                <w:lang w:val="en-US"/>
              </w:rPr>
              <w:t>S</w:t>
            </w:r>
            <w:r w:rsidRPr="007036CE">
              <w:t>»</w:t>
            </w:r>
            <w:r w:rsidRPr="007036CE">
              <w:rPr>
                <w:lang w:val="en-US"/>
              </w:rPr>
              <w:t xml:space="preserve"> – </w:t>
            </w:r>
            <w:r w:rsidRPr="007036CE">
              <w:t>защищенный;</w:t>
            </w:r>
          </w:p>
          <w:p w14:paraId="635093B5" w14:textId="77777777" w:rsidR="00DC5693" w:rsidRPr="007036CE" w:rsidRDefault="00DC5693" w:rsidP="00DC5693">
            <w:pPr>
              <w:pStyle w:val="GOSTTableListMark1"/>
              <w:numPr>
                <w:ilvl w:val="0"/>
                <w:numId w:val="2"/>
              </w:numPr>
            </w:pPr>
            <w:r w:rsidRPr="007036CE">
              <w:t>«1» – открытый;</w:t>
            </w:r>
          </w:p>
          <w:p w14:paraId="253F7401" w14:textId="77DBE706" w:rsidR="00DC5693" w:rsidRPr="007036CE" w:rsidRDefault="00DC5693" w:rsidP="00DC5693">
            <w:pPr>
              <w:pStyle w:val="GOSTTableListMark1"/>
              <w:numPr>
                <w:ilvl w:val="0"/>
                <w:numId w:val="2"/>
              </w:numPr>
            </w:pPr>
            <w:r w:rsidRPr="007036CE">
              <w:t xml:space="preserve">«2» </w:t>
            </w:r>
            <w:r w:rsidR="00FB1651" w:rsidRPr="007036CE">
              <w:t>–</w:t>
            </w:r>
            <w:r w:rsidRPr="007036CE">
              <w:t xml:space="preserve"> защищенный</w:t>
            </w:r>
          </w:p>
        </w:tc>
      </w:tr>
      <w:tr w:rsidR="00DC5693" w:rsidRPr="007036CE" w14:paraId="08494FCA" w14:textId="77777777" w:rsidTr="00974EB0">
        <w:tc>
          <w:tcPr>
            <w:tcW w:w="1100" w:type="pct"/>
          </w:tcPr>
          <w:p w14:paraId="7CFF3631" w14:textId="77777777" w:rsidR="00DC5693" w:rsidRPr="007036CE" w:rsidRDefault="00DC5693" w:rsidP="00DC5693">
            <w:pPr>
              <w:pStyle w:val="GOSTTablenorm"/>
              <w:rPr>
                <w:szCs w:val="22"/>
              </w:rPr>
            </w:pPr>
            <w:ins w:id="2617" w:author="Сатлер Марина Викторовна" w:date="2024-02-13T15:11:00Z">
              <w:r w:rsidRPr="007036CE">
                <w:t>Сумма на текущий год</w:t>
              </w:r>
            </w:ins>
          </w:p>
        </w:tc>
        <w:tc>
          <w:tcPr>
            <w:tcW w:w="734" w:type="pct"/>
          </w:tcPr>
          <w:p w14:paraId="65CEFF84" w14:textId="77777777" w:rsidR="00DC5693" w:rsidRPr="007036CE" w:rsidRDefault="00DC5693" w:rsidP="00DC5693">
            <w:pPr>
              <w:pStyle w:val="GOSTTablenorm"/>
              <w:rPr>
                <w:szCs w:val="22"/>
                <w:lang w:val="en-US"/>
              </w:rPr>
            </w:pPr>
            <w:ins w:id="2618" w:author="Сатлер Марина Викторовна" w:date="2024-02-09T14:44:00Z">
              <w:r w:rsidRPr="007036CE">
                <w:rPr>
                  <w:b/>
                  <w:szCs w:val="24"/>
                  <w:lang w:val="en-US"/>
                </w:rPr>
                <w:t>SECTION_</w:t>
              </w:r>
              <w:r w:rsidRPr="007036CE">
                <w:rPr>
                  <w:b/>
                  <w:szCs w:val="24"/>
                </w:rPr>
                <w:t>4:</w:t>
              </w:r>
            </w:ins>
            <w:r w:rsidRPr="007036CE">
              <w:rPr>
                <w:szCs w:val="22"/>
              </w:rPr>
              <w:t>SUM_1</w:t>
            </w:r>
          </w:p>
        </w:tc>
        <w:tc>
          <w:tcPr>
            <w:tcW w:w="519" w:type="pct"/>
          </w:tcPr>
          <w:p w14:paraId="512D65C3" w14:textId="77777777" w:rsidR="00DC5693" w:rsidRPr="007036CE" w:rsidRDefault="00DC5693" w:rsidP="00DC5693">
            <w:pPr>
              <w:pStyle w:val="GOSTTablenorm"/>
            </w:pPr>
            <w:r w:rsidRPr="007036CE">
              <w:rPr>
                <w:szCs w:val="22"/>
              </w:rPr>
              <w:t>Сумма</w:t>
            </w:r>
          </w:p>
        </w:tc>
        <w:tc>
          <w:tcPr>
            <w:tcW w:w="300" w:type="pct"/>
          </w:tcPr>
          <w:p w14:paraId="55A5B883" w14:textId="77777777" w:rsidR="00DC5693" w:rsidRPr="007036CE" w:rsidRDefault="00DC5693" w:rsidP="00DC5693">
            <w:pPr>
              <w:pStyle w:val="GOSTTablenorm"/>
            </w:pPr>
            <w:r w:rsidRPr="007036CE">
              <w:rPr>
                <w:szCs w:val="22"/>
              </w:rPr>
              <w:t>Да</w:t>
            </w:r>
          </w:p>
        </w:tc>
        <w:tc>
          <w:tcPr>
            <w:tcW w:w="308" w:type="pct"/>
          </w:tcPr>
          <w:p w14:paraId="51A46F27" w14:textId="77777777" w:rsidR="00DC5693" w:rsidRPr="007036CE" w:rsidRDefault="00DC5693" w:rsidP="00DC5693">
            <w:pPr>
              <w:pStyle w:val="GOSTTablenorm"/>
            </w:pPr>
          </w:p>
        </w:tc>
        <w:tc>
          <w:tcPr>
            <w:tcW w:w="2039" w:type="pct"/>
          </w:tcPr>
          <w:p w14:paraId="2C4904C9" w14:textId="77777777" w:rsidR="00DC5693" w:rsidRPr="007036CE" w:rsidRDefault="00DC5693" w:rsidP="00DC5693">
            <w:pPr>
              <w:pStyle w:val="GOSTTablenorm"/>
            </w:pPr>
            <w:r w:rsidRPr="007036CE">
              <w:rPr>
                <w:szCs w:val="22"/>
              </w:rPr>
              <w:t>Указывается сумма на текущий финансовый год</w:t>
            </w:r>
            <w:del w:id="2619" w:author="Сатлер Марина Викторовна" w:date="2024-07-05T16:48:00Z">
              <w:r w:rsidRPr="007036CE" w:rsidDel="00DC5693">
                <w:rPr>
                  <w:szCs w:val="22"/>
                </w:rPr>
                <w:delText xml:space="preserve"> при доведении на текущий бюджетный цикл</w:delText>
              </w:r>
            </w:del>
          </w:p>
        </w:tc>
      </w:tr>
      <w:tr w:rsidR="00DC5693" w:rsidRPr="007036CE" w14:paraId="20B910DD" w14:textId="77777777" w:rsidTr="00974EB0">
        <w:tc>
          <w:tcPr>
            <w:tcW w:w="1100" w:type="pct"/>
          </w:tcPr>
          <w:p w14:paraId="7F86B7C5" w14:textId="77777777" w:rsidR="00DC5693" w:rsidRPr="007036CE" w:rsidRDefault="00DC5693" w:rsidP="00DC5693">
            <w:pPr>
              <w:pStyle w:val="GOSTTablenorm"/>
              <w:rPr>
                <w:szCs w:val="22"/>
              </w:rPr>
            </w:pPr>
            <w:ins w:id="2620" w:author="Сатлер Марина Викторовна" w:date="2024-02-13T15:11:00Z">
              <w:r w:rsidRPr="007036CE">
                <w:lastRenderedPageBreak/>
                <w:t>Сумма на первый год планового периода</w:t>
              </w:r>
            </w:ins>
          </w:p>
        </w:tc>
        <w:tc>
          <w:tcPr>
            <w:tcW w:w="734" w:type="pct"/>
          </w:tcPr>
          <w:p w14:paraId="6E44F407" w14:textId="77777777" w:rsidR="00DC5693" w:rsidRPr="007036CE" w:rsidRDefault="00DC5693" w:rsidP="00DC5693">
            <w:pPr>
              <w:pStyle w:val="GOSTTablenorm"/>
              <w:rPr>
                <w:szCs w:val="22"/>
              </w:rPr>
            </w:pPr>
            <w:ins w:id="2621" w:author="Сатлер Марина Викторовна" w:date="2024-02-09T14:44:00Z">
              <w:r w:rsidRPr="007036CE">
                <w:rPr>
                  <w:b/>
                  <w:szCs w:val="24"/>
                  <w:lang w:val="en-US"/>
                </w:rPr>
                <w:t>SECTION_</w:t>
              </w:r>
              <w:r w:rsidRPr="007036CE">
                <w:rPr>
                  <w:b/>
                  <w:szCs w:val="24"/>
                </w:rPr>
                <w:t>4:</w:t>
              </w:r>
            </w:ins>
            <w:r w:rsidRPr="007036CE">
              <w:rPr>
                <w:szCs w:val="22"/>
              </w:rPr>
              <w:t>SUM_2</w:t>
            </w:r>
          </w:p>
        </w:tc>
        <w:tc>
          <w:tcPr>
            <w:tcW w:w="519" w:type="pct"/>
          </w:tcPr>
          <w:p w14:paraId="6652AD4C" w14:textId="77777777" w:rsidR="00DC5693" w:rsidRPr="007036CE" w:rsidRDefault="00DC5693" w:rsidP="00DC5693">
            <w:pPr>
              <w:pStyle w:val="GOSTTablenorm"/>
            </w:pPr>
            <w:r w:rsidRPr="007036CE">
              <w:rPr>
                <w:szCs w:val="22"/>
              </w:rPr>
              <w:t>Сумма</w:t>
            </w:r>
          </w:p>
        </w:tc>
        <w:tc>
          <w:tcPr>
            <w:tcW w:w="300" w:type="pct"/>
          </w:tcPr>
          <w:p w14:paraId="0CCF2716" w14:textId="77777777" w:rsidR="00DC5693" w:rsidRPr="007036CE" w:rsidRDefault="00DC5693" w:rsidP="00DC5693">
            <w:pPr>
              <w:pStyle w:val="GOSTTablenorm"/>
            </w:pPr>
            <w:r w:rsidRPr="007036CE">
              <w:rPr>
                <w:szCs w:val="22"/>
              </w:rPr>
              <w:t>Да</w:t>
            </w:r>
          </w:p>
        </w:tc>
        <w:tc>
          <w:tcPr>
            <w:tcW w:w="308" w:type="pct"/>
          </w:tcPr>
          <w:p w14:paraId="021B2EBE" w14:textId="77777777" w:rsidR="00DC5693" w:rsidRPr="007036CE" w:rsidRDefault="00DC5693" w:rsidP="00DC5693">
            <w:pPr>
              <w:pStyle w:val="GOSTTablenorm"/>
            </w:pPr>
          </w:p>
        </w:tc>
        <w:tc>
          <w:tcPr>
            <w:tcW w:w="2039" w:type="pct"/>
          </w:tcPr>
          <w:p w14:paraId="67DCE7E4" w14:textId="77777777" w:rsidR="00DC5693" w:rsidRPr="007036CE" w:rsidRDefault="00DC5693" w:rsidP="00DC5693">
            <w:pPr>
              <w:pStyle w:val="GOSTTablenorm"/>
            </w:pPr>
            <w:r w:rsidRPr="007036CE">
              <w:rPr>
                <w:szCs w:val="22"/>
              </w:rPr>
              <w:t>Указывается сумма на 1-й плановый год</w:t>
            </w:r>
            <w:del w:id="2622" w:author="Сатлер Марина Викторовна" w:date="2024-07-05T16:49:00Z">
              <w:r w:rsidRPr="007036CE" w:rsidDel="00DC5693">
                <w:rPr>
                  <w:szCs w:val="22"/>
                </w:rPr>
                <w:delText xml:space="preserve"> при доведении на текущий бюджетный цикл</w:delText>
              </w:r>
            </w:del>
          </w:p>
        </w:tc>
      </w:tr>
      <w:tr w:rsidR="00DC5693" w:rsidRPr="007036CE" w14:paraId="34C4D2E2" w14:textId="77777777" w:rsidTr="00974EB0">
        <w:tc>
          <w:tcPr>
            <w:tcW w:w="1100" w:type="pct"/>
          </w:tcPr>
          <w:p w14:paraId="76C8C280" w14:textId="77777777" w:rsidR="00DC5693" w:rsidRPr="007036CE" w:rsidRDefault="00DC5693" w:rsidP="00DC5693">
            <w:pPr>
              <w:pStyle w:val="GOSTTablenorm"/>
              <w:rPr>
                <w:szCs w:val="22"/>
              </w:rPr>
            </w:pPr>
            <w:ins w:id="2623" w:author="Сатлер Марина Викторовна" w:date="2024-02-13T15:11:00Z">
              <w:r w:rsidRPr="007036CE">
                <w:t>Сумма на второй год планового периода</w:t>
              </w:r>
            </w:ins>
          </w:p>
        </w:tc>
        <w:tc>
          <w:tcPr>
            <w:tcW w:w="734" w:type="pct"/>
          </w:tcPr>
          <w:p w14:paraId="0EDAAF00" w14:textId="77777777" w:rsidR="00DC5693" w:rsidRPr="007036CE" w:rsidRDefault="00DC5693" w:rsidP="00DC5693">
            <w:pPr>
              <w:pStyle w:val="GOSTTablenorm"/>
              <w:rPr>
                <w:szCs w:val="22"/>
              </w:rPr>
            </w:pPr>
            <w:ins w:id="2624" w:author="Сатлер Марина Викторовна" w:date="2024-02-09T14:44:00Z">
              <w:r w:rsidRPr="007036CE">
                <w:rPr>
                  <w:b/>
                  <w:szCs w:val="24"/>
                  <w:lang w:val="en-US"/>
                </w:rPr>
                <w:t>SECTION_</w:t>
              </w:r>
              <w:r w:rsidRPr="007036CE">
                <w:rPr>
                  <w:b/>
                  <w:szCs w:val="24"/>
                </w:rPr>
                <w:t>4:</w:t>
              </w:r>
            </w:ins>
            <w:r w:rsidRPr="007036CE">
              <w:rPr>
                <w:szCs w:val="22"/>
              </w:rPr>
              <w:t>SUM_3</w:t>
            </w:r>
          </w:p>
        </w:tc>
        <w:tc>
          <w:tcPr>
            <w:tcW w:w="519" w:type="pct"/>
          </w:tcPr>
          <w:p w14:paraId="76784845" w14:textId="77777777" w:rsidR="00DC5693" w:rsidRPr="007036CE" w:rsidRDefault="00DC5693" w:rsidP="00DC5693">
            <w:pPr>
              <w:pStyle w:val="GOSTTablenorm"/>
            </w:pPr>
            <w:r w:rsidRPr="007036CE">
              <w:rPr>
                <w:szCs w:val="22"/>
              </w:rPr>
              <w:t>Сумма</w:t>
            </w:r>
          </w:p>
        </w:tc>
        <w:tc>
          <w:tcPr>
            <w:tcW w:w="300" w:type="pct"/>
          </w:tcPr>
          <w:p w14:paraId="7F7984E3" w14:textId="77777777" w:rsidR="00DC5693" w:rsidRPr="007036CE" w:rsidRDefault="00DC5693" w:rsidP="00DC5693">
            <w:pPr>
              <w:pStyle w:val="GOSTTablenorm"/>
            </w:pPr>
            <w:r w:rsidRPr="007036CE">
              <w:rPr>
                <w:szCs w:val="22"/>
              </w:rPr>
              <w:t>Да</w:t>
            </w:r>
          </w:p>
        </w:tc>
        <w:tc>
          <w:tcPr>
            <w:tcW w:w="308" w:type="pct"/>
          </w:tcPr>
          <w:p w14:paraId="73EBE230" w14:textId="77777777" w:rsidR="00DC5693" w:rsidRPr="007036CE" w:rsidRDefault="00DC5693" w:rsidP="00DC5693">
            <w:pPr>
              <w:pStyle w:val="GOSTTablenorm"/>
            </w:pPr>
          </w:p>
        </w:tc>
        <w:tc>
          <w:tcPr>
            <w:tcW w:w="2039" w:type="pct"/>
          </w:tcPr>
          <w:p w14:paraId="3B5130AB" w14:textId="77777777" w:rsidR="00DC5693" w:rsidRPr="007036CE" w:rsidRDefault="00DC5693" w:rsidP="00DC5693">
            <w:pPr>
              <w:pStyle w:val="GOSTTablenorm"/>
            </w:pPr>
            <w:r w:rsidRPr="007036CE">
              <w:rPr>
                <w:szCs w:val="22"/>
              </w:rPr>
              <w:t>Указывается сумма на 2-й плановый год</w:t>
            </w:r>
            <w:del w:id="2625" w:author="Сатлер Марина Викторовна" w:date="2024-07-05T16:49:00Z">
              <w:r w:rsidRPr="007036CE" w:rsidDel="00DC5693">
                <w:rPr>
                  <w:szCs w:val="22"/>
                </w:rPr>
                <w:delText xml:space="preserve"> при доведении на текущий бюджетный цикл</w:delText>
              </w:r>
            </w:del>
          </w:p>
        </w:tc>
      </w:tr>
      <w:tr w:rsidR="00DC5693" w:rsidRPr="007036CE" w:rsidDel="00DC5693" w14:paraId="0B0F13A4" w14:textId="77777777" w:rsidTr="00974EB0">
        <w:trPr>
          <w:del w:id="2626" w:author="Сатлер Марина Викторовна" w:date="2024-07-05T16:49:00Z"/>
        </w:trPr>
        <w:tc>
          <w:tcPr>
            <w:tcW w:w="1100" w:type="pct"/>
          </w:tcPr>
          <w:p w14:paraId="7DDAFBDE" w14:textId="77777777" w:rsidR="00DC5693" w:rsidRPr="007036CE" w:rsidDel="00DC5693" w:rsidRDefault="00DC5693" w:rsidP="00DC5693">
            <w:pPr>
              <w:pStyle w:val="GOSTTablenorm"/>
              <w:rPr>
                <w:del w:id="2627" w:author="Сатлер Марина Викторовна" w:date="2024-07-05T16:49:00Z"/>
                <w:szCs w:val="22"/>
              </w:rPr>
            </w:pPr>
            <w:bookmarkStart w:id="2628" w:name="_Toc173151486"/>
            <w:bookmarkStart w:id="2629" w:name="_Toc173746081"/>
            <w:bookmarkStart w:id="2630" w:name="_Toc175760693"/>
            <w:bookmarkStart w:id="2631" w:name="_Toc189429710"/>
            <w:bookmarkStart w:id="2632" w:name="_Toc222927420"/>
            <w:bookmarkStart w:id="2633" w:name="_Toc222927811"/>
            <w:bookmarkEnd w:id="2628"/>
            <w:bookmarkEnd w:id="2629"/>
            <w:bookmarkEnd w:id="2630"/>
            <w:bookmarkEnd w:id="2631"/>
            <w:bookmarkEnd w:id="2632"/>
            <w:bookmarkEnd w:id="2633"/>
          </w:p>
        </w:tc>
        <w:tc>
          <w:tcPr>
            <w:tcW w:w="734" w:type="pct"/>
          </w:tcPr>
          <w:p w14:paraId="54FD76B2" w14:textId="77777777" w:rsidR="00DC5693" w:rsidRPr="007036CE" w:rsidDel="00DC5693" w:rsidRDefault="00DC5693" w:rsidP="00DC5693">
            <w:pPr>
              <w:pStyle w:val="GOSTTablenorm"/>
              <w:rPr>
                <w:del w:id="2634" w:author="Сатлер Марина Викторовна" w:date="2024-07-05T16:49:00Z"/>
                <w:szCs w:val="22"/>
              </w:rPr>
            </w:pPr>
            <w:del w:id="2635" w:author="Сатлер Марина Викторовна" w:date="2024-07-05T16:49:00Z">
              <w:r w:rsidRPr="007036CE" w:rsidDel="00DC5693">
                <w:rPr>
                  <w:szCs w:val="22"/>
                </w:rPr>
                <w:delText>SUM_4</w:delText>
              </w:r>
              <w:bookmarkStart w:id="2636" w:name="_Toc173151487"/>
              <w:bookmarkStart w:id="2637" w:name="_Toc173746082"/>
              <w:bookmarkStart w:id="2638" w:name="_Toc175760694"/>
              <w:bookmarkStart w:id="2639" w:name="_Toc189429711"/>
              <w:bookmarkStart w:id="2640" w:name="_Toc222927421"/>
              <w:bookmarkStart w:id="2641" w:name="_Toc222927812"/>
              <w:bookmarkEnd w:id="2636"/>
              <w:bookmarkEnd w:id="2637"/>
              <w:bookmarkEnd w:id="2638"/>
              <w:bookmarkEnd w:id="2639"/>
              <w:bookmarkEnd w:id="2640"/>
              <w:bookmarkEnd w:id="2641"/>
            </w:del>
          </w:p>
        </w:tc>
        <w:tc>
          <w:tcPr>
            <w:tcW w:w="519" w:type="pct"/>
          </w:tcPr>
          <w:p w14:paraId="1ABF7F08" w14:textId="77777777" w:rsidR="00DC5693" w:rsidRPr="007036CE" w:rsidDel="00DC5693" w:rsidRDefault="00DC5693" w:rsidP="00DC5693">
            <w:pPr>
              <w:pStyle w:val="GOSTTablenorm"/>
              <w:rPr>
                <w:del w:id="2642" w:author="Сатлер Марина Викторовна" w:date="2024-07-05T16:49:00Z"/>
              </w:rPr>
            </w:pPr>
            <w:del w:id="2643" w:author="Сатлер Марина Викторовна" w:date="2024-07-05T16:49:00Z">
              <w:r w:rsidRPr="007036CE" w:rsidDel="00DC5693">
                <w:rPr>
                  <w:szCs w:val="22"/>
                </w:rPr>
                <w:delText>Сумма</w:delText>
              </w:r>
              <w:bookmarkStart w:id="2644" w:name="_Toc173151488"/>
              <w:bookmarkStart w:id="2645" w:name="_Toc173746083"/>
              <w:bookmarkStart w:id="2646" w:name="_Toc175760695"/>
              <w:bookmarkStart w:id="2647" w:name="_Toc189429712"/>
              <w:bookmarkStart w:id="2648" w:name="_Toc222927422"/>
              <w:bookmarkStart w:id="2649" w:name="_Toc222927813"/>
              <w:bookmarkEnd w:id="2644"/>
              <w:bookmarkEnd w:id="2645"/>
              <w:bookmarkEnd w:id="2646"/>
              <w:bookmarkEnd w:id="2647"/>
              <w:bookmarkEnd w:id="2648"/>
              <w:bookmarkEnd w:id="2649"/>
            </w:del>
          </w:p>
        </w:tc>
        <w:tc>
          <w:tcPr>
            <w:tcW w:w="300" w:type="pct"/>
          </w:tcPr>
          <w:p w14:paraId="3F790CC1" w14:textId="77777777" w:rsidR="00DC5693" w:rsidRPr="007036CE" w:rsidDel="00DC5693" w:rsidRDefault="00DC5693" w:rsidP="00DC5693">
            <w:pPr>
              <w:pStyle w:val="GOSTTablenorm"/>
              <w:rPr>
                <w:del w:id="2650" w:author="Сатлер Марина Викторовна" w:date="2024-07-05T16:49:00Z"/>
              </w:rPr>
            </w:pPr>
            <w:del w:id="2651" w:author="Сатлер Марина Викторовна" w:date="2024-07-05T16:49:00Z">
              <w:r w:rsidRPr="007036CE" w:rsidDel="00DC5693">
                <w:rPr>
                  <w:szCs w:val="22"/>
                </w:rPr>
                <w:delText>Да</w:delText>
              </w:r>
              <w:bookmarkStart w:id="2652" w:name="_Toc173151489"/>
              <w:bookmarkStart w:id="2653" w:name="_Toc173746084"/>
              <w:bookmarkStart w:id="2654" w:name="_Toc175760696"/>
              <w:bookmarkStart w:id="2655" w:name="_Toc189429713"/>
              <w:bookmarkStart w:id="2656" w:name="_Toc222927423"/>
              <w:bookmarkStart w:id="2657" w:name="_Toc222927814"/>
              <w:bookmarkEnd w:id="2652"/>
              <w:bookmarkEnd w:id="2653"/>
              <w:bookmarkEnd w:id="2654"/>
              <w:bookmarkEnd w:id="2655"/>
              <w:bookmarkEnd w:id="2656"/>
              <w:bookmarkEnd w:id="2657"/>
            </w:del>
          </w:p>
        </w:tc>
        <w:tc>
          <w:tcPr>
            <w:tcW w:w="308" w:type="pct"/>
          </w:tcPr>
          <w:p w14:paraId="21EB2075" w14:textId="77777777" w:rsidR="00DC5693" w:rsidRPr="007036CE" w:rsidDel="00DC5693" w:rsidRDefault="00DC5693" w:rsidP="00DC5693">
            <w:pPr>
              <w:pStyle w:val="GOSTTablenorm"/>
              <w:rPr>
                <w:del w:id="2658" w:author="Сатлер Марина Викторовна" w:date="2024-07-05T16:49:00Z"/>
              </w:rPr>
            </w:pPr>
            <w:bookmarkStart w:id="2659" w:name="_Toc173151490"/>
            <w:bookmarkStart w:id="2660" w:name="_Toc173746085"/>
            <w:bookmarkStart w:id="2661" w:name="_Toc175760697"/>
            <w:bookmarkStart w:id="2662" w:name="_Toc189429714"/>
            <w:bookmarkStart w:id="2663" w:name="_Toc222927424"/>
            <w:bookmarkStart w:id="2664" w:name="_Toc222927815"/>
            <w:bookmarkEnd w:id="2659"/>
            <w:bookmarkEnd w:id="2660"/>
            <w:bookmarkEnd w:id="2661"/>
            <w:bookmarkEnd w:id="2662"/>
            <w:bookmarkEnd w:id="2663"/>
            <w:bookmarkEnd w:id="2664"/>
          </w:p>
        </w:tc>
        <w:tc>
          <w:tcPr>
            <w:tcW w:w="2039" w:type="pct"/>
          </w:tcPr>
          <w:p w14:paraId="5448E1E6" w14:textId="77777777" w:rsidR="00DC5693" w:rsidRPr="007036CE" w:rsidDel="00DC5693" w:rsidRDefault="00DC5693" w:rsidP="00DC5693">
            <w:pPr>
              <w:pStyle w:val="GOSTTablenorm"/>
              <w:rPr>
                <w:del w:id="2665" w:author="Сатлер Марина Викторовна" w:date="2024-07-05T16:49:00Z"/>
              </w:rPr>
            </w:pPr>
            <w:del w:id="2666" w:author="Сатлер Марина Викторовна" w:date="2024-07-05T16:49:00Z">
              <w:r w:rsidRPr="007036CE" w:rsidDel="00DC5693">
                <w:rPr>
                  <w:szCs w:val="22"/>
                </w:rPr>
                <w:delText>Указывается значение «0.00»</w:delText>
              </w:r>
              <w:bookmarkStart w:id="2667" w:name="_Toc173151491"/>
              <w:bookmarkStart w:id="2668" w:name="_Toc173746086"/>
              <w:bookmarkStart w:id="2669" w:name="_Toc175760698"/>
              <w:bookmarkStart w:id="2670" w:name="_Toc189429715"/>
              <w:bookmarkStart w:id="2671" w:name="_Toc222927425"/>
              <w:bookmarkStart w:id="2672" w:name="_Toc222927816"/>
              <w:bookmarkEnd w:id="2667"/>
              <w:bookmarkEnd w:id="2668"/>
              <w:bookmarkEnd w:id="2669"/>
              <w:bookmarkEnd w:id="2670"/>
              <w:bookmarkEnd w:id="2671"/>
              <w:bookmarkEnd w:id="2672"/>
            </w:del>
          </w:p>
        </w:tc>
        <w:bookmarkStart w:id="2673" w:name="_Toc173151492"/>
        <w:bookmarkStart w:id="2674" w:name="_Toc173746087"/>
        <w:bookmarkStart w:id="2675" w:name="_Toc175760699"/>
        <w:bookmarkStart w:id="2676" w:name="_Toc189429716"/>
        <w:bookmarkStart w:id="2677" w:name="_Toc222927426"/>
        <w:bookmarkStart w:id="2678" w:name="_Toc222927817"/>
        <w:bookmarkEnd w:id="2673"/>
        <w:bookmarkEnd w:id="2674"/>
        <w:bookmarkEnd w:id="2675"/>
        <w:bookmarkEnd w:id="2676"/>
        <w:bookmarkEnd w:id="2677"/>
        <w:bookmarkEnd w:id="2678"/>
      </w:tr>
    </w:tbl>
    <w:p w14:paraId="5C71414F" w14:textId="77777777" w:rsidR="005B1D09" w:rsidRPr="007036CE" w:rsidRDefault="0038022C" w:rsidP="00DE0449">
      <w:pPr>
        <w:pStyle w:val="51"/>
      </w:pPr>
      <w:bookmarkStart w:id="2679" w:name="_Toc222927818"/>
      <w:commentRangeStart w:id="2680"/>
      <w:r w:rsidRPr="007036CE">
        <w:t xml:space="preserve">Пример </w:t>
      </w:r>
      <w:commentRangeEnd w:id="2680"/>
      <w:r w:rsidRPr="007036CE">
        <w:rPr>
          <w:rStyle w:val="afff4"/>
          <w:sz w:val="24"/>
          <w:szCs w:val="26"/>
        </w:rPr>
        <w:commentReference w:id="2680"/>
      </w:r>
      <w:r w:rsidRPr="007036CE">
        <w:t>запроса по документу «Справка об изменении сводной бюджетной росписи федерального бюджета и лимитов бюджетных обязательств на финансовый год и на плановый период по предложению главного распорядителя средств федерального бюджета (главного администратора источников финансирования дефицита федерального бюджета)» (ф.0501055)</w:t>
      </w:r>
      <w:r w:rsidR="00132CC1" w:rsidRPr="007036CE">
        <w:t xml:space="preserve"> DBD_SumBudList_GRBS_GAIF</w:t>
      </w:r>
      <w:bookmarkEnd w:id="2679"/>
    </w:p>
    <w:p w14:paraId="7FE35F84" w14:textId="77777777" w:rsidR="00132CC1" w:rsidRPr="007036CE" w:rsidRDefault="00132CC1" w:rsidP="00132CC1">
      <w:pPr>
        <w:pStyle w:val="GOSTScript"/>
      </w:pPr>
      <w:r w:rsidRPr="007036CE">
        <w:t>{</w:t>
      </w:r>
    </w:p>
    <w:p w14:paraId="50D459C4" w14:textId="77777777" w:rsidR="00132CC1" w:rsidRPr="007036CE" w:rsidRDefault="00132CC1" w:rsidP="00132CC1">
      <w:pPr>
        <w:pStyle w:val="GOSTScript"/>
      </w:pPr>
      <w:r w:rsidRPr="007036CE">
        <w:tab/>
        <w:t>"header": {</w:t>
      </w:r>
    </w:p>
    <w:p w14:paraId="7D849622" w14:textId="77777777" w:rsidR="00132CC1" w:rsidRPr="007036CE" w:rsidRDefault="00132CC1" w:rsidP="00132CC1">
      <w:pPr>
        <w:pStyle w:val="GOSTScript"/>
      </w:pPr>
      <w:r w:rsidRPr="007036CE">
        <w:tab/>
      </w:r>
      <w:r w:rsidRPr="007036CE">
        <w:tab/>
        <w:t>"Source": "</w:t>
      </w:r>
      <w:del w:id="2681" w:author="Сатлер Марина Викторовна" w:date="2024-09-25T17:32:00Z">
        <w:r w:rsidRPr="007036CE" w:rsidDel="00106EBC">
          <w:delText>EXP05</w:delText>
        </w:r>
      </w:del>
      <w:ins w:id="2682" w:author="Сатлер Марина Викторовна" w:date="2024-09-25T17:32:00Z">
        <w:r w:rsidR="00106EBC" w:rsidRPr="007036CE">
          <w:t>EXP01</w:t>
        </w:r>
      </w:ins>
      <w:r w:rsidRPr="007036CE">
        <w:t>",</w:t>
      </w:r>
    </w:p>
    <w:p w14:paraId="62807FB3" w14:textId="77777777" w:rsidR="00132CC1" w:rsidRPr="007036CE" w:rsidRDefault="00132CC1" w:rsidP="00132CC1">
      <w:pPr>
        <w:pStyle w:val="GOSTScript"/>
      </w:pPr>
      <w:r w:rsidRPr="007036CE">
        <w:tab/>
      </w:r>
      <w:r w:rsidRPr="007036CE">
        <w:tab/>
        <w:t>"ReqDateTime": "2024-02-05 10:37:22",</w:t>
      </w:r>
    </w:p>
    <w:p w14:paraId="76AFDED9" w14:textId="77777777" w:rsidR="00132CC1" w:rsidRPr="007036CE" w:rsidRDefault="00132CC1" w:rsidP="00132CC1">
      <w:pPr>
        <w:pStyle w:val="GOSTScript"/>
      </w:pPr>
      <w:r w:rsidRPr="007036CE">
        <w:tab/>
      </w:r>
      <w:r w:rsidRPr="007036CE">
        <w:tab/>
        <w:t>"Version": "1.0",</w:t>
      </w:r>
    </w:p>
    <w:p w14:paraId="54052F74" w14:textId="77777777" w:rsidR="00132CC1" w:rsidRPr="007036CE" w:rsidRDefault="00132CC1" w:rsidP="00132CC1">
      <w:pPr>
        <w:pStyle w:val="GOSTScript"/>
      </w:pPr>
      <w:r w:rsidRPr="007036CE">
        <w:tab/>
      </w:r>
      <w:r w:rsidRPr="007036CE">
        <w:tab/>
        <w:t>"Params": [</w:t>
      </w:r>
    </w:p>
    <w:p w14:paraId="65FA6276" w14:textId="77777777" w:rsidR="00132CC1" w:rsidRPr="007036CE" w:rsidRDefault="00132CC1" w:rsidP="00132CC1">
      <w:pPr>
        <w:pStyle w:val="GOSTScript"/>
      </w:pPr>
      <w:r w:rsidRPr="007036CE">
        <w:tab/>
      </w:r>
      <w:r w:rsidRPr="007036CE">
        <w:tab/>
      </w:r>
      <w:r w:rsidRPr="007036CE">
        <w:tab/>
        <w:t>{</w:t>
      </w:r>
    </w:p>
    <w:p w14:paraId="51A0233B" w14:textId="77777777" w:rsidR="00132CC1" w:rsidRPr="007036CE" w:rsidRDefault="00132CC1" w:rsidP="00132CC1">
      <w:pPr>
        <w:pStyle w:val="GOSTScript"/>
      </w:pPr>
      <w:r w:rsidRPr="007036CE">
        <w:tab/>
      </w:r>
      <w:r w:rsidRPr="007036CE">
        <w:tab/>
      </w:r>
      <w:r w:rsidRPr="007036CE">
        <w:tab/>
      </w:r>
      <w:r w:rsidRPr="007036CE">
        <w:tab/>
        <w:t>"param": "example",</w:t>
      </w:r>
    </w:p>
    <w:p w14:paraId="07746A86" w14:textId="77777777" w:rsidR="00132CC1" w:rsidRPr="007036CE" w:rsidRDefault="00132CC1" w:rsidP="00132CC1">
      <w:pPr>
        <w:pStyle w:val="GOSTScript"/>
      </w:pPr>
      <w:r w:rsidRPr="007036CE">
        <w:tab/>
      </w:r>
      <w:r w:rsidRPr="007036CE">
        <w:tab/>
      </w:r>
      <w:r w:rsidRPr="007036CE">
        <w:tab/>
      </w:r>
      <w:r w:rsidRPr="007036CE">
        <w:tab/>
        <w:t>"value": "01"</w:t>
      </w:r>
    </w:p>
    <w:p w14:paraId="18275339" w14:textId="77777777" w:rsidR="00132CC1" w:rsidRPr="007036CE" w:rsidRDefault="00132CC1" w:rsidP="00132CC1">
      <w:pPr>
        <w:pStyle w:val="GOSTScript"/>
      </w:pPr>
      <w:r w:rsidRPr="007036CE">
        <w:tab/>
      </w:r>
      <w:r w:rsidRPr="007036CE">
        <w:tab/>
      </w:r>
      <w:r w:rsidRPr="007036CE">
        <w:tab/>
        <w:t>}</w:t>
      </w:r>
    </w:p>
    <w:p w14:paraId="37B0828E" w14:textId="77777777" w:rsidR="00132CC1" w:rsidRPr="007036CE" w:rsidRDefault="00132CC1" w:rsidP="00132CC1">
      <w:pPr>
        <w:pStyle w:val="GOSTScript"/>
      </w:pPr>
      <w:r w:rsidRPr="007036CE">
        <w:tab/>
      </w:r>
      <w:r w:rsidRPr="007036CE">
        <w:tab/>
        <w:t>],</w:t>
      </w:r>
    </w:p>
    <w:p w14:paraId="098D5B0E" w14:textId="77777777" w:rsidR="00132CC1" w:rsidRPr="007036CE" w:rsidRDefault="00132CC1" w:rsidP="00132CC1">
      <w:pPr>
        <w:pStyle w:val="GOSTScript"/>
      </w:pPr>
      <w:r w:rsidRPr="007036CE">
        <w:tab/>
      </w:r>
      <w:r w:rsidRPr="007036CE">
        <w:tab/>
        <w:t>"ReqGuid": "b0d4ce5d-2757-4688-948c-vv72qba94f86",</w:t>
      </w:r>
    </w:p>
    <w:p w14:paraId="0EEAD6EB" w14:textId="77777777" w:rsidR="00132CC1" w:rsidRPr="007036CE" w:rsidRDefault="00132CC1" w:rsidP="00132CC1">
      <w:pPr>
        <w:pStyle w:val="GOSTScript"/>
      </w:pPr>
      <w:r w:rsidRPr="007036CE">
        <w:tab/>
      </w:r>
      <w:r w:rsidRPr="007036CE">
        <w:tab/>
        <w:t>"DocGuid": "0bd90a7c-e339-34ff-ac39-73029ff81370",</w:t>
      </w:r>
    </w:p>
    <w:p w14:paraId="6243BD00" w14:textId="77777777" w:rsidR="00132CC1" w:rsidRPr="007036CE" w:rsidRDefault="00132CC1" w:rsidP="00132CC1">
      <w:pPr>
        <w:pStyle w:val="GOSTScript"/>
      </w:pPr>
      <w:r w:rsidRPr="007036CE">
        <w:tab/>
      </w:r>
      <w:r w:rsidRPr="007036CE">
        <w:tab/>
        <w:t>"RequestType": "ACCOUNTING",</w:t>
      </w:r>
    </w:p>
    <w:p w14:paraId="5BB69BB7" w14:textId="77777777" w:rsidR="00132CC1" w:rsidRPr="007036CE" w:rsidRDefault="00132CC1" w:rsidP="00132CC1">
      <w:pPr>
        <w:pStyle w:val="GOSTScript"/>
      </w:pPr>
      <w:r w:rsidRPr="007036CE">
        <w:tab/>
      </w:r>
      <w:r w:rsidRPr="007036CE">
        <w:tab/>
        <w:t>"TypeDoc": "DBD_SumBudList_GRBS_GAIF",</w:t>
      </w:r>
    </w:p>
    <w:p w14:paraId="078098D8" w14:textId="77777777" w:rsidR="00132CC1" w:rsidRPr="007036CE" w:rsidRDefault="00132CC1" w:rsidP="00132CC1">
      <w:pPr>
        <w:pStyle w:val="GOSTScript"/>
      </w:pPr>
      <w:r w:rsidRPr="007036CE">
        <w:tab/>
      </w:r>
      <w:r w:rsidRPr="007036CE">
        <w:tab/>
        <w:t>"Stage": "auth",</w:t>
      </w:r>
    </w:p>
    <w:p w14:paraId="6B745661" w14:textId="77777777" w:rsidR="00132CC1" w:rsidRPr="007036CE" w:rsidRDefault="00132CC1" w:rsidP="00132CC1">
      <w:pPr>
        <w:pStyle w:val="GOSTScript"/>
      </w:pPr>
      <w:r w:rsidRPr="007036CE">
        <w:tab/>
      </w:r>
      <w:r w:rsidRPr="007036CE">
        <w:tab/>
        <w:t>"BalLevContrl": 0,</w:t>
      </w:r>
    </w:p>
    <w:p w14:paraId="6922C51E" w14:textId="77777777" w:rsidR="00132CC1" w:rsidRPr="007036CE" w:rsidRDefault="00132CC1" w:rsidP="00132CC1">
      <w:pPr>
        <w:pStyle w:val="GOSTScript"/>
      </w:pPr>
      <w:r w:rsidRPr="007036CE">
        <w:tab/>
      </w:r>
      <w:r w:rsidRPr="007036CE">
        <w:tab/>
        <w:t>"Subject": "</w:t>
      </w:r>
      <w:r w:rsidR="0040715D" w:rsidRPr="007036CE">
        <w:t>9500</w:t>
      </w:r>
      <w:r w:rsidRPr="007036CE">
        <w:t>",</w:t>
      </w:r>
    </w:p>
    <w:p w14:paraId="75F0EFBB" w14:textId="77777777" w:rsidR="00132CC1" w:rsidRPr="007036CE" w:rsidRDefault="00132CC1" w:rsidP="00132CC1">
      <w:pPr>
        <w:pStyle w:val="GOSTScript"/>
      </w:pPr>
      <w:r w:rsidRPr="007036CE">
        <w:lastRenderedPageBreak/>
        <w:tab/>
      </w:r>
      <w:r w:rsidRPr="007036CE">
        <w:tab/>
        <w:t>"SettlementDate": "2024-02-05"</w:t>
      </w:r>
    </w:p>
    <w:p w14:paraId="3729BEFD" w14:textId="77777777" w:rsidR="00132CC1" w:rsidRPr="007036CE" w:rsidRDefault="00132CC1" w:rsidP="00132CC1">
      <w:pPr>
        <w:pStyle w:val="GOSTScript"/>
      </w:pPr>
      <w:r w:rsidRPr="007036CE">
        <w:tab/>
        <w:t>},</w:t>
      </w:r>
    </w:p>
    <w:p w14:paraId="5790B2AC" w14:textId="77777777" w:rsidR="00132CC1" w:rsidRPr="007036CE" w:rsidRDefault="00132CC1" w:rsidP="00132CC1">
      <w:pPr>
        <w:pStyle w:val="GOSTScript"/>
      </w:pPr>
      <w:r w:rsidRPr="007036CE">
        <w:tab/>
        <w:t>"document": {</w:t>
      </w:r>
    </w:p>
    <w:p w14:paraId="65234441" w14:textId="77777777" w:rsidR="00132CC1" w:rsidRPr="007036CE" w:rsidRDefault="00132CC1" w:rsidP="00132CC1">
      <w:pPr>
        <w:pStyle w:val="GOSTScript"/>
      </w:pPr>
      <w:r w:rsidRPr="007036CE">
        <w:tab/>
      </w:r>
      <w:r w:rsidRPr="007036CE">
        <w:tab/>
        <w:t>"NUM_DOC": "1-03/10",</w:t>
      </w:r>
    </w:p>
    <w:p w14:paraId="14FE4E4D" w14:textId="77777777" w:rsidR="00132CC1" w:rsidRPr="007036CE" w:rsidRDefault="00132CC1" w:rsidP="00132CC1">
      <w:pPr>
        <w:pStyle w:val="GOSTScript"/>
      </w:pPr>
      <w:r w:rsidRPr="007036CE">
        <w:tab/>
      </w:r>
      <w:r w:rsidRPr="007036CE">
        <w:tab/>
        <w:t>"DATE_DOC": "2024-02-05",</w:t>
      </w:r>
    </w:p>
    <w:p w14:paraId="7B0EADE5" w14:textId="77777777" w:rsidR="00132CC1" w:rsidRPr="007036CE" w:rsidRDefault="00132CC1" w:rsidP="00132CC1">
      <w:pPr>
        <w:pStyle w:val="GOSTScript"/>
      </w:pPr>
      <w:r w:rsidRPr="007036CE">
        <w:tab/>
      </w:r>
      <w:r w:rsidRPr="007036CE">
        <w:tab/>
        <w:t>"DOC_TYPE": "БРГ",</w:t>
      </w:r>
    </w:p>
    <w:p w14:paraId="7D3226CB" w14:textId="77777777" w:rsidR="00132CC1" w:rsidRPr="007036CE" w:rsidRDefault="00132CC1" w:rsidP="00132CC1">
      <w:pPr>
        <w:pStyle w:val="GOSTScript"/>
      </w:pPr>
      <w:r w:rsidRPr="007036CE">
        <w:tab/>
      </w:r>
      <w:r w:rsidRPr="007036CE">
        <w:tab/>
        <w:t>"ACCESSLEVEL": 0,</w:t>
      </w:r>
    </w:p>
    <w:p w14:paraId="08073CA6" w14:textId="77777777" w:rsidR="00132CC1" w:rsidRPr="007036CE" w:rsidRDefault="00132CC1" w:rsidP="00132CC1">
      <w:pPr>
        <w:pStyle w:val="GOSTScript"/>
      </w:pPr>
      <w:r w:rsidRPr="007036CE">
        <w:tab/>
      </w:r>
      <w:r w:rsidRPr="007036CE">
        <w:tab/>
        <w:t>"BUDGET_CODE": "99010001",</w:t>
      </w:r>
    </w:p>
    <w:p w14:paraId="18AE6C5F" w14:textId="77777777" w:rsidR="00132CC1" w:rsidRPr="007036CE" w:rsidRDefault="00132CC1" w:rsidP="00132CC1">
      <w:pPr>
        <w:pStyle w:val="GOSTScript"/>
        <w:rPr>
          <w:ins w:id="2683" w:author="Сатлер Марина Викторовна" w:date="2024-07-02T10:59:00Z"/>
        </w:rPr>
      </w:pPr>
      <w:r w:rsidRPr="007036CE">
        <w:tab/>
      </w:r>
      <w:r w:rsidRPr="007036CE">
        <w:tab/>
        <w:t>"EVENT_DATE": "2024-02-05",</w:t>
      </w:r>
    </w:p>
    <w:p w14:paraId="76803799" w14:textId="77777777" w:rsidR="003B39A4" w:rsidRPr="007036CE" w:rsidRDefault="003B39A4" w:rsidP="00132CC1">
      <w:pPr>
        <w:pStyle w:val="GOSTScript"/>
      </w:pPr>
      <w:ins w:id="2684" w:author="Сатлер Марина Викторовна" w:date="2024-07-02T10:59:00Z">
        <w:r w:rsidRPr="007036CE">
          <w:tab/>
        </w:r>
        <w:r w:rsidRPr="007036CE">
          <w:tab/>
          <w:t>"CHANGE_CODE": "666",</w:t>
        </w:r>
      </w:ins>
    </w:p>
    <w:p w14:paraId="2FE1E68A" w14:textId="77777777" w:rsidR="00B12B9D" w:rsidRPr="007036CE" w:rsidRDefault="00B12B9D" w:rsidP="00132CC1">
      <w:pPr>
        <w:pStyle w:val="GOSTScript"/>
        <w:rPr>
          <w:ins w:id="2685" w:author="Сатлер Марина Викторовна" w:date="2024-07-08T15:11:00Z"/>
        </w:rPr>
      </w:pPr>
      <w:ins w:id="2686" w:author="Сатлер Марина Викторовна" w:date="2024-07-08T15:11:00Z">
        <w:r w:rsidRPr="007036CE">
          <w:tab/>
        </w:r>
        <w:r w:rsidRPr="007036CE">
          <w:tab/>
          <w:t>"NBC": "0",</w:t>
        </w:r>
      </w:ins>
    </w:p>
    <w:p w14:paraId="0855FCA6" w14:textId="77777777" w:rsidR="00132CC1" w:rsidRPr="007036CE" w:rsidRDefault="00132CC1" w:rsidP="00132CC1">
      <w:pPr>
        <w:pStyle w:val="GOSTScript"/>
      </w:pPr>
      <w:r w:rsidRPr="007036CE">
        <w:tab/>
      </w:r>
      <w:r w:rsidRPr="007036CE">
        <w:tab/>
        <w:t>"SECTION_1": [</w:t>
      </w:r>
    </w:p>
    <w:p w14:paraId="65CA2ED7" w14:textId="77777777" w:rsidR="00132CC1" w:rsidRPr="007036CE" w:rsidRDefault="00132CC1" w:rsidP="00132CC1">
      <w:pPr>
        <w:pStyle w:val="GOSTScript"/>
      </w:pPr>
      <w:r w:rsidRPr="007036CE">
        <w:tab/>
      </w:r>
      <w:r w:rsidRPr="007036CE">
        <w:tab/>
      </w:r>
      <w:r w:rsidRPr="007036CE">
        <w:tab/>
        <w:t>{</w:t>
      </w:r>
    </w:p>
    <w:p w14:paraId="1873D356" w14:textId="77777777" w:rsidR="004D7823" w:rsidRPr="007036CE" w:rsidRDefault="004D7823" w:rsidP="00132CC1">
      <w:pPr>
        <w:pStyle w:val="GOSTScript"/>
      </w:pPr>
      <w:r w:rsidRPr="007036CE">
        <w:tab/>
      </w:r>
      <w:r w:rsidRPr="007036CE">
        <w:tab/>
      </w:r>
      <w:r w:rsidRPr="007036CE">
        <w:tab/>
      </w:r>
      <w:r w:rsidRPr="007036CE">
        <w:tab/>
        <w:t>"SECTION_TYPE": "1",</w:t>
      </w:r>
    </w:p>
    <w:p w14:paraId="2E7F4CEE" w14:textId="77777777" w:rsidR="00132CC1" w:rsidRPr="007036CE" w:rsidRDefault="00132CC1" w:rsidP="00132CC1">
      <w:pPr>
        <w:pStyle w:val="GOSTScript"/>
      </w:pPr>
      <w:r w:rsidRPr="007036CE">
        <w:tab/>
      </w:r>
      <w:r w:rsidRPr="007036CE">
        <w:tab/>
      </w:r>
      <w:r w:rsidRPr="007036CE">
        <w:tab/>
      </w:r>
      <w:r w:rsidRPr="007036CE">
        <w:tab/>
        <w:t>"</w:t>
      </w:r>
      <w:ins w:id="2687" w:author="Сатлер Марина Викторовна" w:date="2024-06-11T14:17:00Z">
        <w:r w:rsidR="00CF7F5E" w:rsidRPr="007036CE">
          <w:rPr>
            <w:szCs w:val="24"/>
          </w:rPr>
          <w:t>id</w:t>
        </w:r>
      </w:ins>
      <w:del w:id="2688" w:author="Сатлер Марина Викторовна" w:date="2024-06-11T14:17:00Z">
        <w:r w:rsidRPr="007036CE" w:rsidDel="00CF7F5E">
          <w:delText>ID</w:delText>
        </w:r>
      </w:del>
      <w:r w:rsidRPr="007036CE">
        <w:t>": 1,</w:t>
      </w:r>
    </w:p>
    <w:p w14:paraId="64B71343" w14:textId="77777777" w:rsidR="00132CC1" w:rsidRPr="007036CE" w:rsidRDefault="00132CC1" w:rsidP="00132CC1">
      <w:pPr>
        <w:pStyle w:val="GOSTScript"/>
      </w:pPr>
      <w:r w:rsidRPr="007036CE">
        <w:tab/>
      </w:r>
      <w:r w:rsidRPr="007036CE">
        <w:tab/>
      </w:r>
      <w:r w:rsidRPr="007036CE">
        <w:tab/>
      </w:r>
      <w:r w:rsidRPr="007036CE">
        <w:tab/>
        <w:t>"NUMBROW": "1",</w:t>
      </w:r>
    </w:p>
    <w:p w14:paraId="5E6AD225" w14:textId="77777777" w:rsidR="00132CC1" w:rsidRPr="007036CE" w:rsidRDefault="00132CC1" w:rsidP="00132CC1">
      <w:pPr>
        <w:pStyle w:val="GOSTScript"/>
      </w:pPr>
      <w:r w:rsidRPr="007036CE">
        <w:tab/>
      </w:r>
      <w:r w:rsidRPr="007036CE">
        <w:tab/>
      </w:r>
      <w:r w:rsidRPr="007036CE">
        <w:tab/>
      </w:r>
      <w:r w:rsidRPr="007036CE">
        <w:tab/>
        <w:t>"SIGNKBK": "N",</w:t>
      </w:r>
    </w:p>
    <w:p w14:paraId="430CC95B" w14:textId="77777777" w:rsidR="00132CC1" w:rsidRPr="007036CE" w:rsidRDefault="00132CC1" w:rsidP="00132CC1">
      <w:pPr>
        <w:pStyle w:val="GOSTScript"/>
      </w:pPr>
      <w:r w:rsidRPr="007036CE">
        <w:tab/>
      </w:r>
      <w:r w:rsidRPr="007036CE">
        <w:tab/>
      </w:r>
      <w:r w:rsidRPr="007036CE">
        <w:tab/>
      </w:r>
      <w:r w:rsidRPr="007036CE">
        <w:tab/>
        <w:t>"KBK": "18201060011500100200",</w:t>
      </w:r>
    </w:p>
    <w:p w14:paraId="5C9581D2" w14:textId="77777777" w:rsidR="00132CC1" w:rsidRPr="007036CE" w:rsidRDefault="00132CC1" w:rsidP="00132CC1">
      <w:pPr>
        <w:pStyle w:val="GOSTScript"/>
      </w:pPr>
      <w:r w:rsidRPr="007036CE">
        <w:tab/>
      </w:r>
      <w:r w:rsidRPr="007036CE">
        <w:tab/>
      </w:r>
      <w:r w:rsidRPr="007036CE">
        <w:tab/>
      </w:r>
      <w:r w:rsidRPr="007036CE">
        <w:tab/>
        <w:t>"TYPEKBK": "11",</w:t>
      </w:r>
    </w:p>
    <w:p w14:paraId="6EA2465A" w14:textId="77777777" w:rsidR="00132CC1" w:rsidRPr="007036CE" w:rsidRDefault="00132CC1" w:rsidP="00132CC1">
      <w:pPr>
        <w:pStyle w:val="GOSTScript"/>
      </w:pPr>
      <w:r w:rsidRPr="007036CE">
        <w:tab/>
      </w:r>
      <w:r w:rsidRPr="007036CE">
        <w:tab/>
      </w:r>
      <w:r w:rsidRPr="007036CE">
        <w:tab/>
      </w:r>
      <w:r w:rsidRPr="007036CE">
        <w:tab/>
        <w:t>"NULLKBK": "18201060011500100200",</w:t>
      </w:r>
    </w:p>
    <w:p w14:paraId="6271EE91" w14:textId="77777777" w:rsidR="00132CC1" w:rsidRPr="007036CE" w:rsidRDefault="00132CC1" w:rsidP="00132CC1">
      <w:pPr>
        <w:pStyle w:val="GOSTScript"/>
      </w:pPr>
      <w:r w:rsidRPr="007036CE">
        <w:tab/>
      </w:r>
      <w:r w:rsidRPr="007036CE">
        <w:tab/>
      </w:r>
      <w:r w:rsidRPr="007036CE">
        <w:tab/>
      </w:r>
      <w:r w:rsidRPr="007036CE">
        <w:tab/>
        <w:t>"PA": "01951001820",</w:t>
      </w:r>
    </w:p>
    <w:p w14:paraId="47DA24E4" w14:textId="77777777" w:rsidR="00132CC1" w:rsidRPr="007036CE" w:rsidRDefault="00132CC1" w:rsidP="00132CC1">
      <w:pPr>
        <w:pStyle w:val="GOSTScript"/>
      </w:pPr>
      <w:r w:rsidRPr="007036CE">
        <w:tab/>
      </w:r>
      <w:r w:rsidRPr="007036CE">
        <w:tab/>
      </w:r>
      <w:r w:rsidRPr="007036CE">
        <w:tab/>
      </w:r>
      <w:r w:rsidRPr="007036CE">
        <w:tab/>
        <w:t xml:space="preserve">"CONTUR": </w:t>
      </w:r>
      <w:ins w:id="2689" w:author="Сатлер Марина Викторовна" w:date="2024-02-28T19:09:00Z">
        <w:r w:rsidR="007560C3" w:rsidRPr="007036CE">
          <w:t>"</w:t>
        </w:r>
      </w:ins>
      <w:r w:rsidRPr="007036CE">
        <w:t>1</w:t>
      </w:r>
      <w:ins w:id="2690" w:author="Сатлер Марина Викторовна" w:date="2024-02-28T19:08:00Z">
        <w:r w:rsidR="007560C3" w:rsidRPr="007036CE">
          <w:t>"</w:t>
        </w:r>
      </w:ins>
      <w:r w:rsidRPr="007036CE">
        <w:t>,</w:t>
      </w:r>
    </w:p>
    <w:p w14:paraId="16C60E1B" w14:textId="77777777" w:rsidR="00132CC1" w:rsidRPr="007036CE" w:rsidRDefault="00132CC1" w:rsidP="00132CC1">
      <w:pPr>
        <w:pStyle w:val="GOSTScript"/>
      </w:pPr>
      <w:r w:rsidRPr="007036CE">
        <w:tab/>
      </w:r>
      <w:r w:rsidRPr="007036CE">
        <w:tab/>
      </w:r>
      <w:r w:rsidRPr="007036CE">
        <w:tab/>
      </w:r>
      <w:r w:rsidRPr="007036CE">
        <w:tab/>
        <w:t>"SUM_1": 50000.00,</w:t>
      </w:r>
    </w:p>
    <w:p w14:paraId="4717DC07" w14:textId="77777777" w:rsidR="00132CC1" w:rsidRPr="007036CE" w:rsidRDefault="00132CC1" w:rsidP="00132CC1">
      <w:pPr>
        <w:pStyle w:val="GOSTScript"/>
      </w:pPr>
      <w:r w:rsidRPr="007036CE">
        <w:tab/>
      </w:r>
      <w:r w:rsidRPr="007036CE">
        <w:tab/>
      </w:r>
      <w:r w:rsidRPr="007036CE">
        <w:tab/>
      </w:r>
      <w:r w:rsidRPr="007036CE">
        <w:tab/>
        <w:t>"SUM_2": 50000.00,</w:t>
      </w:r>
    </w:p>
    <w:p w14:paraId="7960D78D" w14:textId="77777777" w:rsidR="00132CC1" w:rsidRPr="007036CE" w:rsidDel="00B12B9D" w:rsidRDefault="00132CC1" w:rsidP="00B12B9D">
      <w:pPr>
        <w:pStyle w:val="GOSTScript"/>
        <w:rPr>
          <w:del w:id="2691" w:author="Сатлер Марина Викторовна" w:date="2024-07-08T15:11:00Z"/>
        </w:rPr>
      </w:pPr>
      <w:r w:rsidRPr="007036CE">
        <w:tab/>
      </w:r>
      <w:r w:rsidRPr="007036CE">
        <w:tab/>
      </w:r>
      <w:r w:rsidRPr="007036CE">
        <w:tab/>
      </w:r>
      <w:r w:rsidRPr="007036CE">
        <w:tab/>
        <w:t xml:space="preserve">"SUM_3": </w:t>
      </w:r>
      <w:del w:id="2692" w:author="Сатлер Марина Викторовна" w:date="2024-07-08T15:11:00Z">
        <w:r w:rsidRPr="007036CE" w:rsidDel="00B12B9D">
          <w:delText>5000</w:delText>
        </w:r>
      </w:del>
      <w:r w:rsidRPr="007036CE">
        <w:t>0.00</w:t>
      </w:r>
      <w:del w:id="2693" w:author="Сатлер Марина Викторовна" w:date="2024-07-08T15:11:00Z">
        <w:r w:rsidRPr="007036CE" w:rsidDel="00B12B9D">
          <w:delText>,</w:delText>
        </w:r>
      </w:del>
    </w:p>
    <w:p w14:paraId="133A225A" w14:textId="77777777" w:rsidR="00132CC1" w:rsidRPr="007036CE" w:rsidRDefault="00132CC1" w:rsidP="00B12B9D">
      <w:pPr>
        <w:pStyle w:val="GOSTScript"/>
      </w:pPr>
      <w:del w:id="2694" w:author="Сатлер Марина Викторовна" w:date="2024-07-08T15:11:00Z">
        <w:r w:rsidRPr="007036CE" w:rsidDel="00B12B9D">
          <w:tab/>
        </w:r>
        <w:r w:rsidRPr="007036CE" w:rsidDel="00B12B9D">
          <w:tab/>
        </w:r>
        <w:r w:rsidRPr="007036CE" w:rsidDel="00B12B9D">
          <w:tab/>
        </w:r>
        <w:r w:rsidRPr="007036CE" w:rsidDel="00B12B9D">
          <w:tab/>
          <w:delText>"SUM_4": 0.00</w:delText>
        </w:r>
      </w:del>
    </w:p>
    <w:p w14:paraId="3844A05A" w14:textId="77777777" w:rsidR="00132CC1" w:rsidRPr="007036CE" w:rsidRDefault="00132CC1" w:rsidP="00132CC1">
      <w:pPr>
        <w:pStyle w:val="GOSTScript"/>
      </w:pPr>
      <w:r w:rsidRPr="007036CE">
        <w:tab/>
      </w:r>
      <w:r w:rsidRPr="007036CE">
        <w:tab/>
      </w:r>
      <w:r w:rsidRPr="007036CE">
        <w:tab/>
        <w:t>},</w:t>
      </w:r>
    </w:p>
    <w:p w14:paraId="3BC86560" w14:textId="77777777" w:rsidR="00132CC1" w:rsidRPr="007036CE" w:rsidRDefault="00132CC1" w:rsidP="00132CC1">
      <w:pPr>
        <w:pStyle w:val="GOSTScript"/>
      </w:pPr>
      <w:r w:rsidRPr="007036CE">
        <w:tab/>
      </w:r>
      <w:r w:rsidRPr="007036CE">
        <w:tab/>
      </w:r>
      <w:r w:rsidRPr="007036CE">
        <w:tab/>
        <w:t>{</w:t>
      </w:r>
    </w:p>
    <w:p w14:paraId="11E5F50F" w14:textId="77777777" w:rsidR="004D7823" w:rsidRPr="007036CE" w:rsidRDefault="004D7823" w:rsidP="00132CC1">
      <w:pPr>
        <w:pStyle w:val="GOSTScript"/>
      </w:pPr>
      <w:r w:rsidRPr="007036CE">
        <w:tab/>
      </w:r>
      <w:r w:rsidRPr="007036CE">
        <w:tab/>
      </w:r>
      <w:r w:rsidRPr="007036CE">
        <w:tab/>
      </w:r>
      <w:r w:rsidRPr="007036CE">
        <w:tab/>
        <w:t>"SECTION_TYPE": "1",</w:t>
      </w:r>
    </w:p>
    <w:p w14:paraId="3DF70A7B" w14:textId="77777777" w:rsidR="00132CC1" w:rsidRPr="007036CE" w:rsidRDefault="00132CC1" w:rsidP="00132CC1">
      <w:pPr>
        <w:pStyle w:val="GOSTScript"/>
      </w:pPr>
      <w:r w:rsidRPr="007036CE">
        <w:tab/>
      </w:r>
      <w:r w:rsidRPr="007036CE">
        <w:tab/>
      </w:r>
      <w:r w:rsidRPr="007036CE">
        <w:tab/>
      </w:r>
      <w:r w:rsidRPr="007036CE">
        <w:tab/>
        <w:t>"</w:t>
      </w:r>
      <w:ins w:id="2695" w:author="Сатлер Марина Викторовна" w:date="2024-06-11T14:17:00Z">
        <w:r w:rsidR="00CF7F5E" w:rsidRPr="007036CE">
          <w:rPr>
            <w:szCs w:val="24"/>
          </w:rPr>
          <w:t>id</w:t>
        </w:r>
      </w:ins>
      <w:del w:id="2696" w:author="Сатлер Марина Викторовна" w:date="2024-06-11T14:17:00Z">
        <w:r w:rsidRPr="007036CE" w:rsidDel="00CF7F5E">
          <w:delText>ID</w:delText>
        </w:r>
      </w:del>
      <w:r w:rsidRPr="007036CE">
        <w:t>": 2,</w:t>
      </w:r>
    </w:p>
    <w:p w14:paraId="4959D5D8" w14:textId="77777777" w:rsidR="00132CC1" w:rsidRPr="007036CE" w:rsidRDefault="00132CC1" w:rsidP="00132CC1">
      <w:pPr>
        <w:pStyle w:val="GOSTScript"/>
      </w:pPr>
      <w:r w:rsidRPr="007036CE">
        <w:tab/>
      </w:r>
      <w:r w:rsidRPr="007036CE">
        <w:tab/>
      </w:r>
      <w:r w:rsidRPr="007036CE">
        <w:tab/>
      </w:r>
      <w:r w:rsidRPr="007036CE">
        <w:tab/>
        <w:t>"NUMBROW": "2",</w:t>
      </w:r>
    </w:p>
    <w:p w14:paraId="166D8C0C" w14:textId="77777777" w:rsidR="00132CC1" w:rsidRPr="007036CE" w:rsidRDefault="00132CC1" w:rsidP="00132CC1">
      <w:pPr>
        <w:pStyle w:val="GOSTScript"/>
      </w:pPr>
      <w:r w:rsidRPr="007036CE">
        <w:tab/>
      </w:r>
      <w:r w:rsidRPr="007036CE">
        <w:tab/>
      </w:r>
      <w:r w:rsidRPr="007036CE">
        <w:tab/>
      </w:r>
      <w:r w:rsidRPr="007036CE">
        <w:tab/>
        <w:t>"SIGNKBK": "N",</w:t>
      </w:r>
    </w:p>
    <w:p w14:paraId="03A27444" w14:textId="77777777" w:rsidR="00132CC1" w:rsidRPr="007036CE" w:rsidRDefault="00132CC1" w:rsidP="00132CC1">
      <w:pPr>
        <w:pStyle w:val="GOSTScript"/>
      </w:pPr>
      <w:r w:rsidRPr="007036CE">
        <w:tab/>
      </w:r>
      <w:r w:rsidRPr="007036CE">
        <w:tab/>
      </w:r>
      <w:r w:rsidRPr="007036CE">
        <w:tab/>
      </w:r>
      <w:r w:rsidRPr="007036CE">
        <w:tab/>
        <w:t>"KBK": "</w:t>
      </w:r>
      <w:r w:rsidR="0078296B" w:rsidRPr="007036CE">
        <w:t>18201160011500100200</w:t>
      </w:r>
      <w:r w:rsidRPr="007036CE">
        <w:t>",</w:t>
      </w:r>
    </w:p>
    <w:p w14:paraId="0A530842" w14:textId="77777777" w:rsidR="00132CC1" w:rsidRPr="007036CE" w:rsidRDefault="00132CC1" w:rsidP="00132CC1">
      <w:pPr>
        <w:pStyle w:val="GOSTScript"/>
      </w:pPr>
      <w:r w:rsidRPr="007036CE">
        <w:tab/>
      </w:r>
      <w:r w:rsidRPr="007036CE">
        <w:tab/>
      </w:r>
      <w:r w:rsidRPr="007036CE">
        <w:tab/>
      </w:r>
      <w:r w:rsidRPr="007036CE">
        <w:tab/>
        <w:t>"TYPEKBK": "11",</w:t>
      </w:r>
    </w:p>
    <w:p w14:paraId="2E707E41" w14:textId="77777777" w:rsidR="00132CC1" w:rsidRPr="007036CE" w:rsidRDefault="00132CC1" w:rsidP="00132CC1">
      <w:pPr>
        <w:pStyle w:val="GOSTScript"/>
      </w:pPr>
      <w:r w:rsidRPr="007036CE">
        <w:tab/>
      </w:r>
      <w:r w:rsidRPr="007036CE">
        <w:tab/>
      </w:r>
      <w:r w:rsidRPr="007036CE">
        <w:tab/>
      </w:r>
      <w:r w:rsidRPr="007036CE">
        <w:tab/>
        <w:t>"NULLKBK": "</w:t>
      </w:r>
      <w:r w:rsidR="0078296B" w:rsidRPr="007036CE">
        <w:t>18201160011500100200</w:t>
      </w:r>
      <w:r w:rsidRPr="007036CE">
        <w:t>",</w:t>
      </w:r>
    </w:p>
    <w:p w14:paraId="2CA858E2" w14:textId="77777777" w:rsidR="00132CC1" w:rsidRPr="007036CE" w:rsidRDefault="00132CC1" w:rsidP="00132CC1">
      <w:pPr>
        <w:pStyle w:val="GOSTScript"/>
      </w:pPr>
      <w:r w:rsidRPr="007036CE">
        <w:tab/>
      </w:r>
      <w:r w:rsidRPr="007036CE">
        <w:tab/>
      </w:r>
      <w:r w:rsidRPr="007036CE">
        <w:tab/>
      </w:r>
      <w:r w:rsidRPr="007036CE">
        <w:tab/>
        <w:t>"PA": "01951001820",</w:t>
      </w:r>
    </w:p>
    <w:p w14:paraId="5166A4B3" w14:textId="77777777" w:rsidR="00132CC1" w:rsidRPr="007036CE" w:rsidRDefault="00132CC1" w:rsidP="00132CC1">
      <w:pPr>
        <w:pStyle w:val="GOSTScript"/>
      </w:pPr>
      <w:r w:rsidRPr="007036CE">
        <w:tab/>
      </w:r>
      <w:r w:rsidRPr="007036CE">
        <w:tab/>
      </w:r>
      <w:r w:rsidRPr="007036CE">
        <w:tab/>
      </w:r>
      <w:r w:rsidRPr="007036CE">
        <w:tab/>
        <w:t xml:space="preserve">"CONTUR": </w:t>
      </w:r>
      <w:ins w:id="2697" w:author="Сатлер Марина Викторовна" w:date="2024-02-28T19:08:00Z">
        <w:r w:rsidR="007560C3" w:rsidRPr="007036CE">
          <w:t>"</w:t>
        </w:r>
      </w:ins>
      <w:r w:rsidRPr="007036CE">
        <w:t>1</w:t>
      </w:r>
      <w:ins w:id="2698" w:author="Сатлер Марина Викторовна" w:date="2024-02-28T19:08:00Z">
        <w:r w:rsidR="007560C3" w:rsidRPr="007036CE">
          <w:t>"</w:t>
        </w:r>
      </w:ins>
      <w:r w:rsidRPr="007036CE">
        <w:t>,</w:t>
      </w:r>
    </w:p>
    <w:p w14:paraId="69C9559F" w14:textId="77777777" w:rsidR="00132CC1" w:rsidRPr="007036CE" w:rsidRDefault="00132CC1" w:rsidP="00132CC1">
      <w:pPr>
        <w:pStyle w:val="GOSTScript"/>
      </w:pPr>
      <w:r w:rsidRPr="007036CE">
        <w:lastRenderedPageBreak/>
        <w:tab/>
      </w:r>
      <w:r w:rsidRPr="007036CE">
        <w:tab/>
      </w:r>
      <w:r w:rsidRPr="007036CE">
        <w:tab/>
      </w:r>
      <w:r w:rsidRPr="007036CE">
        <w:tab/>
        <w:t>"SUM_1": 10000.00,</w:t>
      </w:r>
    </w:p>
    <w:p w14:paraId="6BE6927F" w14:textId="77777777" w:rsidR="00132CC1" w:rsidRPr="007036CE" w:rsidRDefault="00132CC1" w:rsidP="00132CC1">
      <w:pPr>
        <w:pStyle w:val="GOSTScript"/>
      </w:pPr>
      <w:r w:rsidRPr="007036CE">
        <w:tab/>
      </w:r>
      <w:r w:rsidRPr="007036CE">
        <w:tab/>
      </w:r>
      <w:r w:rsidRPr="007036CE">
        <w:tab/>
      </w:r>
      <w:r w:rsidRPr="007036CE">
        <w:tab/>
        <w:t>"SUM_2": 2000.00,</w:t>
      </w:r>
    </w:p>
    <w:p w14:paraId="078EF4E5" w14:textId="77777777" w:rsidR="00132CC1" w:rsidRPr="007036CE" w:rsidDel="00B12B9D" w:rsidRDefault="00132CC1" w:rsidP="00B12B9D">
      <w:pPr>
        <w:pStyle w:val="GOSTScript"/>
        <w:rPr>
          <w:del w:id="2699" w:author="Сатлер Марина Викторовна" w:date="2024-07-08T15:11:00Z"/>
        </w:rPr>
      </w:pPr>
      <w:r w:rsidRPr="007036CE">
        <w:tab/>
      </w:r>
      <w:r w:rsidRPr="007036CE">
        <w:tab/>
      </w:r>
      <w:r w:rsidRPr="007036CE">
        <w:tab/>
      </w:r>
      <w:r w:rsidRPr="007036CE">
        <w:tab/>
        <w:t xml:space="preserve">"SUM_3": </w:t>
      </w:r>
      <w:del w:id="2700" w:author="Сатлер Марина Викторовна" w:date="2024-07-08T15:11:00Z">
        <w:r w:rsidRPr="007036CE" w:rsidDel="00B12B9D">
          <w:delText>10</w:delText>
        </w:r>
      </w:del>
      <w:r w:rsidRPr="007036CE">
        <w:t>0.00</w:t>
      </w:r>
      <w:del w:id="2701" w:author="Сатлер Марина Викторовна" w:date="2024-07-08T15:11:00Z">
        <w:r w:rsidRPr="007036CE" w:rsidDel="00B12B9D">
          <w:delText>,</w:delText>
        </w:r>
      </w:del>
    </w:p>
    <w:p w14:paraId="1255B841" w14:textId="77777777" w:rsidR="00132CC1" w:rsidRPr="007036CE" w:rsidRDefault="00132CC1" w:rsidP="00B12B9D">
      <w:pPr>
        <w:pStyle w:val="GOSTScript"/>
      </w:pPr>
      <w:del w:id="2702" w:author="Сатлер Марина Викторовна" w:date="2024-07-08T15:11:00Z">
        <w:r w:rsidRPr="007036CE" w:rsidDel="00B12B9D">
          <w:tab/>
        </w:r>
        <w:r w:rsidRPr="007036CE" w:rsidDel="00B12B9D">
          <w:tab/>
        </w:r>
        <w:r w:rsidRPr="007036CE" w:rsidDel="00B12B9D">
          <w:tab/>
        </w:r>
        <w:r w:rsidRPr="007036CE" w:rsidDel="00B12B9D">
          <w:tab/>
          <w:delText>"SUM_4": 0.00</w:delText>
        </w:r>
      </w:del>
    </w:p>
    <w:p w14:paraId="7D8A5EE4" w14:textId="77777777" w:rsidR="00132CC1" w:rsidRPr="007036CE" w:rsidRDefault="00132CC1" w:rsidP="005F6467">
      <w:pPr>
        <w:pStyle w:val="GOSTScript"/>
      </w:pPr>
      <w:r w:rsidRPr="007036CE">
        <w:tab/>
      </w:r>
      <w:r w:rsidRPr="007036CE">
        <w:tab/>
      </w:r>
      <w:r w:rsidRPr="007036CE">
        <w:tab/>
        <w:t>}</w:t>
      </w:r>
    </w:p>
    <w:p w14:paraId="40674365" w14:textId="77777777" w:rsidR="00132CC1" w:rsidRPr="007036CE" w:rsidRDefault="00132CC1" w:rsidP="00132CC1">
      <w:pPr>
        <w:pStyle w:val="GOSTScript"/>
      </w:pPr>
      <w:r w:rsidRPr="007036CE">
        <w:tab/>
      </w:r>
      <w:r w:rsidRPr="007036CE">
        <w:tab/>
        <w:t>],</w:t>
      </w:r>
    </w:p>
    <w:p w14:paraId="54914930" w14:textId="77777777" w:rsidR="00132CC1" w:rsidRPr="007036CE" w:rsidRDefault="00132CC1" w:rsidP="00132CC1">
      <w:pPr>
        <w:pStyle w:val="GOSTScript"/>
      </w:pPr>
      <w:r w:rsidRPr="007036CE">
        <w:tab/>
      </w:r>
      <w:r w:rsidRPr="007036CE">
        <w:tab/>
        <w:t>"SECTION_2": [</w:t>
      </w:r>
    </w:p>
    <w:p w14:paraId="64B1ABEC" w14:textId="77777777" w:rsidR="00132CC1" w:rsidRPr="007036CE" w:rsidRDefault="00132CC1" w:rsidP="00132CC1">
      <w:pPr>
        <w:pStyle w:val="GOSTScript"/>
      </w:pPr>
      <w:r w:rsidRPr="007036CE">
        <w:tab/>
      </w:r>
      <w:r w:rsidRPr="007036CE">
        <w:tab/>
      </w:r>
      <w:r w:rsidRPr="007036CE">
        <w:tab/>
        <w:t>{</w:t>
      </w:r>
    </w:p>
    <w:p w14:paraId="0F1D75BF" w14:textId="77777777" w:rsidR="004D7823" w:rsidRPr="007036CE" w:rsidRDefault="004D7823" w:rsidP="00132CC1">
      <w:pPr>
        <w:pStyle w:val="GOSTScript"/>
      </w:pPr>
      <w:r w:rsidRPr="007036CE">
        <w:tab/>
      </w:r>
      <w:r w:rsidRPr="007036CE">
        <w:tab/>
      </w:r>
      <w:r w:rsidRPr="007036CE">
        <w:tab/>
      </w:r>
      <w:r w:rsidRPr="007036CE">
        <w:tab/>
        <w:t>"SECTION_TYPE": "2",</w:t>
      </w:r>
    </w:p>
    <w:p w14:paraId="783AE146" w14:textId="77777777" w:rsidR="00132CC1" w:rsidRPr="007036CE" w:rsidRDefault="00132CC1" w:rsidP="00132CC1">
      <w:pPr>
        <w:pStyle w:val="GOSTScript"/>
      </w:pPr>
      <w:r w:rsidRPr="007036CE">
        <w:tab/>
      </w:r>
      <w:r w:rsidRPr="007036CE">
        <w:tab/>
      </w:r>
      <w:r w:rsidRPr="007036CE">
        <w:tab/>
      </w:r>
      <w:r w:rsidRPr="007036CE">
        <w:tab/>
        <w:t>"</w:t>
      </w:r>
      <w:ins w:id="2703" w:author="Сатлер Марина Викторовна" w:date="2024-06-11T14:17:00Z">
        <w:r w:rsidR="00CF7F5E" w:rsidRPr="007036CE">
          <w:rPr>
            <w:szCs w:val="24"/>
          </w:rPr>
          <w:t>id</w:t>
        </w:r>
      </w:ins>
      <w:del w:id="2704" w:author="Сатлер Марина Викторовна" w:date="2024-06-11T14:17:00Z">
        <w:r w:rsidRPr="007036CE" w:rsidDel="00CF7F5E">
          <w:delText>ID</w:delText>
        </w:r>
      </w:del>
      <w:r w:rsidRPr="007036CE">
        <w:t>": 1,</w:t>
      </w:r>
    </w:p>
    <w:p w14:paraId="05E11FD0" w14:textId="77777777" w:rsidR="00132CC1" w:rsidRPr="007036CE" w:rsidRDefault="00132CC1" w:rsidP="00132CC1">
      <w:pPr>
        <w:pStyle w:val="GOSTScript"/>
      </w:pPr>
      <w:r w:rsidRPr="007036CE">
        <w:tab/>
      </w:r>
      <w:r w:rsidRPr="007036CE">
        <w:tab/>
      </w:r>
      <w:r w:rsidRPr="007036CE">
        <w:tab/>
      </w:r>
      <w:r w:rsidRPr="007036CE">
        <w:tab/>
        <w:t>"NUMBROW": "1",</w:t>
      </w:r>
    </w:p>
    <w:p w14:paraId="288E18E6" w14:textId="77777777" w:rsidR="00132CC1" w:rsidRPr="007036CE" w:rsidRDefault="00132CC1" w:rsidP="00132CC1">
      <w:pPr>
        <w:pStyle w:val="GOSTScript"/>
      </w:pPr>
      <w:r w:rsidRPr="007036CE">
        <w:tab/>
      </w:r>
      <w:r w:rsidRPr="007036CE">
        <w:tab/>
      </w:r>
      <w:r w:rsidRPr="007036CE">
        <w:tab/>
      </w:r>
      <w:r w:rsidRPr="007036CE">
        <w:tab/>
        <w:t>"SIGNKBK": "N",</w:t>
      </w:r>
    </w:p>
    <w:p w14:paraId="6E5DFB14" w14:textId="77777777" w:rsidR="00132CC1" w:rsidRPr="007036CE" w:rsidRDefault="00132CC1" w:rsidP="00132CC1">
      <w:pPr>
        <w:pStyle w:val="GOSTScript"/>
      </w:pPr>
      <w:r w:rsidRPr="007036CE">
        <w:tab/>
      </w:r>
      <w:r w:rsidRPr="007036CE">
        <w:tab/>
      </w:r>
      <w:r w:rsidRPr="007036CE">
        <w:tab/>
      </w:r>
      <w:r w:rsidRPr="007036CE">
        <w:tab/>
        <w:t>"KBK": "18201060011500100244",</w:t>
      </w:r>
    </w:p>
    <w:p w14:paraId="26763211" w14:textId="77777777" w:rsidR="00132CC1" w:rsidRPr="007036CE" w:rsidRDefault="00132CC1" w:rsidP="00132CC1">
      <w:pPr>
        <w:pStyle w:val="GOSTScript"/>
      </w:pPr>
      <w:r w:rsidRPr="007036CE">
        <w:tab/>
      </w:r>
      <w:r w:rsidRPr="007036CE">
        <w:tab/>
      </w:r>
      <w:r w:rsidRPr="007036CE">
        <w:tab/>
      </w:r>
      <w:r w:rsidRPr="007036CE">
        <w:tab/>
        <w:t>"TYPEKBK": "11",</w:t>
      </w:r>
    </w:p>
    <w:p w14:paraId="1F6B7D23" w14:textId="77777777" w:rsidR="00132CC1" w:rsidRPr="007036CE" w:rsidRDefault="00132CC1" w:rsidP="00132CC1">
      <w:pPr>
        <w:pStyle w:val="GOSTScript"/>
      </w:pPr>
      <w:r w:rsidRPr="007036CE">
        <w:tab/>
      </w:r>
      <w:r w:rsidRPr="007036CE">
        <w:tab/>
      </w:r>
      <w:r w:rsidRPr="007036CE">
        <w:tab/>
      </w:r>
      <w:r w:rsidRPr="007036CE">
        <w:tab/>
        <w:t>"TARGETCODE": "999",</w:t>
      </w:r>
    </w:p>
    <w:p w14:paraId="79AC5BB6" w14:textId="77777777" w:rsidR="00132CC1" w:rsidRPr="007036CE" w:rsidRDefault="00132CC1" w:rsidP="00132CC1">
      <w:pPr>
        <w:pStyle w:val="GOSTScript"/>
      </w:pPr>
      <w:r w:rsidRPr="007036CE">
        <w:tab/>
      </w:r>
      <w:r w:rsidRPr="007036CE">
        <w:tab/>
      </w:r>
      <w:r w:rsidRPr="007036CE">
        <w:tab/>
      </w:r>
      <w:r w:rsidRPr="007036CE">
        <w:tab/>
        <w:t>"NULLKBK": "18201060011500100200",</w:t>
      </w:r>
    </w:p>
    <w:p w14:paraId="64475791" w14:textId="77777777" w:rsidR="00132CC1" w:rsidRPr="007036CE" w:rsidRDefault="00132CC1" w:rsidP="00132CC1">
      <w:pPr>
        <w:pStyle w:val="GOSTScript"/>
      </w:pPr>
      <w:r w:rsidRPr="007036CE">
        <w:tab/>
      </w:r>
      <w:r w:rsidRPr="007036CE">
        <w:tab/>
      </w:r>
      <w:r w:rsidRPr="007036CE">
        <w:tab/>
      </w:r>
      <w:r w:rsidRPr="007036CE">
        <w:tab/>
        <w:t>"PA": "01951001820",</w:t>
      </w:r>
    </w:p>
    <w:p w14:paraId="1FF738A9" w14:textId="77777777" w:rsidR="00132CC1" w:rsidRPr="007036CE" w:rsidRDefault="00132CC1" w:rsidP="00132CC1">
      <w:pPr>
        <w:pStyle w:val="GOSTScript"/>
      </w:pPr>
      <w:r w:rsidRPr="007036CE">
        <w:tab/>
      </w:r>
      <w:r w:rsidRPr="007036CE">
        <w:tab/>
      </w:r>
      <w:r w:rsidRPr="007036CE">
        <w:tab/>
      </w:r>
      <w:r w:rsidRPr="007036CE">
        <w:tab/>
        <w:t xml:space="preserve">"CONTUR": </w:t>
      </w:r>
      <w:ins w:id="2705" w:author="Сатлер Марина Викторовна" w:date="2024-02-28T19:08:00Z">
        <w:r w:rsidR="007560C3" w:rsidRPr="007036CE">
          <w:t>"</w:t>
        </w:r>
      </w:ins>
      <w:r w:rsidRPr="007036CE">
        <w:t>1</w:t>
      </w:r>
      <w:ins w:id="2706" w:author="Сатлер Марина Викторовна" w:date="2024-02-28T19:08:00Z">
        <w:r w:rsidR="007560C3" w:rsidRPr="007036CE">
          <w:t>"</w:t>
        </w:r>
      </w:ins>
      <w:r w:rsidRPr="007036CE">
        <w:t>,</w:t>
      </w:r>
    </w:p>
    <w:p w14:paraId="6A455CD8" w14:textId="77777777" w:rsidR="00132CC1" w:rsidRPr="007036CE" w:rsidRDefault="00132CC1" w:rsidP="00132CC1">
      <w:pPr>
        <w:pStyle w:val="GOSTScript"/>
      </w:pPr>
      <w:r w:rsidRPr="007036CE">
        <w:tab/>
      </w:r>
      <w:r w:rsidRPr="007036CE">
        <w:tab/>
      </w:r>
      <w:r w:rsidRPr="007036CE">
        <w:tab/>
      </w:r>
      <w:r w:rsidRPr="007036CE">
        <w:tab/>
        <w:t>"SUM_1": 30000.00,</w:t>
      </w:r>
    </w:p>
    <w:p w14:paraId="0207C62E" w14:textId="77777777" w:rsidR="00132CC1" w:rsidRPr="007036CE" w:rsidRDefault="00132CC1" w:rsidP="00132CC1">
      <w:pPr>
        <w:pStyle w:val="GOSTScript"/>
      </w:pPr>
      <w:r w:rsidRPr="007036CE">
        <w:tab/>
      </w:r>
      <w:r w:rsidRPr="007036CE">
        <w:tab/>
      </w:r>
      <w:r w:rsidRPr="007036CE">
        <w:tab/>
      </w:r>
      <w:r w:rsidRPr="007036CE">
        <w:tab/>
        <w:t>"SUM_2": 10000.00,</w:t>
      </w:r>
    </w:p>
    <w:p w14:paraId="7F4A81EA" w14:textId="77777777" w:rsidR="00132CC1" w:rsidRPr="007036CE" w:rsidDel="00B12B9D" w:rsidRDefault="00132CC1" w:rsidP="00B12B9D">
      <w:pPr>
        <w:pStyle w:val="GOSTScript"/>
        <w:rPr>
          <w:del w:id="2707" w:author="Сатлер Марина Викторовна" w:date="2024-07-08T15:11:00Z"/>
        </w:rPr>
      </w:pPr>
      <w:r w:rsidRPr="007036CE">
        <w:tab/>
      </w:r>
      <w:r w:rsidRPr="007036CE">
        <w:tab/>
      </w:r>
      <w:r w:rsidRPr="007036CE">
        <w:tab/>
      </w:r>
      <w:r w:rsidRPr="007036CE">
        <w:tab/>
        <w:t xml:space="preserve">"SUM_3": </w:t>
      </w:r>
      <w:del w:id="2708" w:author="Сатлер Марина Викторовна" w:date="2024-07-08T15:11:00Z">
        <w:r w:rsidRPr="007036CE" w:rsidDel="00B12B9D">
          <w:delText>8500</w:delText>
        </w:r>
      </w:del>
      <w:r w:rsidRPr="007036CE">
        <w:t>0.00</w:t>
      </w:r>
      <w:del w:id="2709" w:author="Сатлер Марина Викторовна" w:date="2024-07-08T15:11:00Z">
        <w:r w:rsidRPr="007036CE" w:rsidDel="00B12B9D">
          <w:delText>,</w:delText>
        </w:r>
      </w:del>
    </w:p>
    <w:p w14:paraId="6866D87B" w14:textId="77777777" w:rsidR="00132CC1" w:rsidRPr="007036CE" w:rsidRDefault="00132CC1" w:rsidP="00B12B9D">
      <w:pPr>
        <w:pStyle w:val="GOSTScript"/>
      </w:pPr>
      <w:del w:id="2710" w:author="Сатлер Марина Викторовна" w:date="2024-07-08T15:11:00Z">
        <w:r w:rsidRPr="007036CE" w:rsidDel="00B12B9D">
          <w:tab/>
        </w:r>
        <w:r w:rsidRPr="007036CE" w:rsidDel="00B12B9D">
          <w:tab/>
        </w:r>
        <w:r w:rsidRPr="007036CE" w:rsidDel="00B12B9D">
          <w:tab/>
        </w:r>
        <w:r w:rsidRPr="007036CE" w:rsidDel="00B12B9D">
          <w:tab/>
          <w:delText>"SUM_4": 0.00</w:delText>
        </w:r>
      </w:del>
    </w:p>
    <w:p w14:paraId="4C8BDBCC" w14:textId="77777777" w:rsidR="00132CC1" w:rsidRPr="007036CE" w:rsidRDefault="00132CC1" w:rsidP="00132CC1">
      <w:pPr>
        <w:pStyle w:val="GOSTScript"/>
      </w:pPr>
      <w:r w:rsidRPr="007036CE">
        <w:tab/>
      </w:r>
      <w:r w:rsidRPr="007036CE">
        <w:tab/>
      </w:r>
      <w:r w:rsidRPr="007036CE">
        <w:tab/>
        <w:t>},</w:t>
      </w:r>
    </w:p>
    <w:p w14:paraId="2C7BF747" w14:textId="77777777" w:rsidR="00132CC1" w:rsidRPr="007036CE" w:rsidRDefault="00132CC1" w:rsidP="00132CC1">
      <w:pPr>
        <w:pStyle w:val="GOSTScript"/>
      </w:pPr>
      <w:r w:rsidRPr="007036CE">
        <w:tab/>
      </w:r>
      <w:r w:rsidRPr="007036CE">
        <w:tab/>
      </w:r>
      <w:r w:rsidRPr="007036CE">
        <w:tab/>
        <w:t>{</w:t>
      </w:r>
    </w:p>
    <w:p w14:paraId="2ACA344A" w14:textId="77777777" w:rsidR="004D7823" w:rsidRPr="007036CE" w:rsidRDefault="004D7823" w:rsidP="00132CC1">
      <w:pPr>
        <w:pStyle w:val="GOSTScript"/>
      </w:pPr>
      <w:r w:rsidRPr="007036CE">
        <w:tab/>
      </w:r>
      <w:r w:rsidRPr="007036CE">
        <w:tab/>
      </w:r>
      <w:r w:rsidRPr="007036CE">
        <w:tab/>
      </w:r>
      <w:r w:rsidRPr="007036CE">
        <w:tab/>
        <w:t>"SECTION_TYPE": "2",</w:t>
      </w:r>
    </w:p>
    <w:p w14:paraId="2A44B807" w14:textId="77777777" w:rsidR="00132CC1" w:rsidRPr="007036CE" w:rsidRDefault="00132CC1" w:rsidP="00132CC1">
      <w:pPr>
        <w:pStyle w:val="GOSTScript"/>
      </w:pPr>
      <w:r w:rsidRPr="007036CE">
        <w:tab/>
      </w:r>
      <w:r w:rsidRPr="007036CE">
        <w:tab/>
      </w:r>
      <w:r w:rsidRPr="007036CE">
        <w:tab/>
      </w:r>
      <w:r w:rsidRPr="007036CE">
        <w:tab/>
        <w:t>"</w:t>
      </w:r>
      <w:ins w:id="2711" w:author="Сатлер Марина Викторовна" w:date="2024-06-11T14:17:00Z">
        <w:r w:rsidR="00CF7F5E" w:rsidRPr="007036CE">
          <w:rPr>
            <w:szCs w:val="24"/>
          </w:rPr>
          <w:t>id</w:t>
        </w:r>
      </w:ins>
      <w:del w:id="2712" w:author="Сатлер Марина Викторовна" w:date="2024-06-11T14:17:00Z">
        <w:r w:rsidRPr="007036CE" w:rsidDel="00CF7F5E">
          <w:delText>ID</w:delText>
        </w:r>
      </w:del>
      <w:r w:rsidRPr="007036CE">
        <w:t>": 2,</w:t>
      </w:r>
    </w:p>
    <w:p w14:paraId="2954A06A" w14:textId="77777777" w:rsidR="00132CC1" w:rsidRPr="007036CE" w:rsidRDefault="00132CC1" w:rsidP="00132CC1">
      <w:pPr>
        <w:pStyle w:val="GOSTScript"/>
      </w:pPr>
      <w:r w:rsidRPr="007036CE">
        <w:tab/>
      </w:r>
      <w:r w:rsidRPr="007036CE">
        <w:tab/>
      </w:r>
      <w:r w:rsidRPr="007036CE">
        <w:tab/>
      </w:r>
      <w:r w:rsidRPr="007036CE">
        <w:tab/>
        <w:t>"NUMBROW": "2",</w:t>
      </w:r>
    </w:p>
    <w:p w14:paraId="2E9ABB01" w14:textId="77777777" w:rsidR="00132CC1" w:rsidRPr="007036CE" w:rsidRDefault="00132CC1" w:rsidP="00132CC1">
      <w:pPr>
        <w:pStyle w:val="GOSTScript"/>
      </w:pPr>
      <w:r w:rsidRPr="007036CE">
        <w:tab/>
      </w:r>
      <w:r w:rsidRPr="007036CE">
        <w:tab/>
      </w:r>
      <w:r w:rsidRPr="007036CE">
        <w:tab/>
      </w:r>
      <w:r w:rsidRPr="007036CE">
        <w:tab/>
        <w:t>"SIGNKBK": "N",</w:t>
      </w:r>
    </w:p>
    <w:p w14:paraId="0104ED8F" w14:textId="77777777" w:rsidR="00132CC1" w:rsidRPr="007036CE" w:rsidRDefault="00132CC1" w:rsidP="00132CC1">
      <w:pPr>
        <w:pStyle w:val="GOSTScript"/>
      </w:pPr>
      <w:r w:rsidRPr="007036CE">
        <w:tab/>
      </w:r>
      <w:r w:rsidRPr="007036CE">
        <w:tab/>
      </w:r>
      <w:r w:rsidRPr="007036CE">
        <w:tab/>
      </w:r>
      <w:r w:rsidRPr="007036CE">
        <w:tab/>
        <w:t>"KBK": "</w:t>
      </w:r>
      <w:r w:rsidR="0078296B" w:rsidRPr="007036CE">
        <w:t>18203660011500100244</w:t>
      </w:r>
      <w:r w:rsidRPr="007036CE">
        <w:t>",</w:t>
      </w:r>
    </w:p>
    <w:p w14:paraId="351A3269" w14:textId="77777777" w:rsidR="00132CC1" w:rsidRPr="007036CE" w:rsidRDefault="00132CC1" w:rsidP="00132CC1">
      <w:pPr>
        <w:pStyle w:val="GOSTScript"/>
      </w:pPr>
      <w:r w:rsidRPr="007036CE">
        <w:tab/>
      </w:r>
      <w:r w:rsidRPr="007036CE">
        <w:tab/>
      </w:r>
      <w:r w:rsidRPr="007036CE">
        <w:tab/>
      </w:r>
      <w:r w:rsidRPr="007036CE">
        <w:tab/>
        <w:t>"TYPEKBK": "11",</w:t>
      </w:r>
    </w:p>
    <w:p w14:paraId="490CA71C" w14:textId="77777777" w:rsidR="00132CC1" w:rsidRPr="007036CE" w:rsidRDefault="00132CC1" w:rsidP="00132CC1">
      <w:pPr>
        <w:pStyle w:val="GOSTScript"/>
      </w:pPr>
      <w:r w:rsidRPr="007036CE">
        <w:tab/>
      </w:r>
      <w:r w:rsidRPr="007036CE">
        <w:tab/>
      </w:r>
      <w:r w:rsidRPr="007036CE">
        <w:tab/>
      </w:r>
      <w:r w:rsidRPr="007036CE">
        <w:tab/>
        <w:t>"TARGETCODE": "999",</w:t>
      </w:r>
    </w:p>
    <w:p w14:paraId="0573AEA9" w14:textId="77777777" w:rsidR="00132CC1" w:rsidRPr="007036CE" w:rsidRDefault="00132CC1" w:rsidP="00132CC1">
      <w:pPr>
        <w:pStyle w:val="GOSTScript"/>
      </w:pPr>
      <w:r w:rsidRPr="007036CE">
        <w:tab/>
      </w:r>
      <w:r w:rsidRPr="007036CE">
        <w:tab/>
      </w:r>
      <w:r w:rsidRPr="007036CE">
        <w:tab/>
      </w:r>
      <w:r w:rsidRPr="007036CE">
        <w:tab/>
        <w:t>"NULLKBK": "</w:t>
      </w:r>
      <w:r w:rsidR="0078296B" w:rsidRPr="007036CE">
        <w:t>18203660011500100200</w:t>
      </w:r>
      <w:r w:rsidRPr="007036CE">
        <w:t>",</w:t>
      </w:r>
    </w:p>
    <w:p w14:paraId="42003E25" w14:textId="77777777" w:rsidR="00132CC1" w:rsidRPr="007036CE" w:rsidRDefault="00132CC1" w:rsidP="00132CC1">
      <w:pPr>
        <w:pStyle w:val="GOSTScript"/>
      </w:pPr>
      <w:r w:rsidRPr="007036CE">
        <w:tab/>
      </w:r>
      <w:r w:rsidRPr="007036CE">
        <w:tab/>
      </w:r>
      <w:r w:rsidRPr="007036CE">
        <w:tab/>
      </w:r>
      <w:r w:rsidRPr="007036CE">
        <w:tab/>
        <w:t>"PA": "01951001820",</w:t>
      </w:r>
    </w:p>
    <w:p w14:paraId="1E5CE67D" w14:textId="77777777" w:rsidR="00132CC1" w:rsidRPr="007036CE" w:rsidRDefault="00132CC1" w:rsidP="00132CC1">
      <w:pPr>
        <w:pStyle w:val="GOSTScript"/>
      </w:pPr>
      <w:r w:rsidRPr="007036CE">
        <w:tab/>
      </w:r>
      <w:r w:rsidRPr="007036CE">
        <w:tab/>
      </w:r>
      <w:r w:rsidRPr="007036CE">
        <w:tab/>
      </w:r>
      <w:r w:rsidRPr="007036CE">
        <w:tab/>
        <w:t xml:space="preserve">"CONTUR": </w:t>
      </w:r>
      <w:ins w:id="2713" w:author="Сатлер Марина Викторовна" w:date="2024-02-28T19:08:00Z">
        <w:r w:rsidR="007560C3" w:rsidRPr="007036CE">
          <w:t>"</w:t>
        </w:r>
      </w:ins>
      <w:r w:rsidRPr="007036CE">
        <w:t>1</w:t>
      </w:r>
      <w:ins w:id="2714" w:author="Сатлер Марина Викторовна" w:date="2024-02-28T19:08:00Z">
        <w:r w:rsidR="007560C3" w:rsidRPr="007036CE">
          <w:t>"</w:t>
        </w:r>
      </w:ins>
      <w:r w:rsidRPr="007036CE">
        <w:t>,</w:t>
      </w:r>
    </w:p>
    <w:p w14:paraId="6D03031A" w14:textId="77777777" w:rsidR="00132CC1" w:rsidRPr="007036CE" w:rsidRDefault="00132CC1" w:rsidP="00132CC1">
      <w:pPr>
        <w:pStyle w:val="GOSTScript"/>
      </w:pPr>
      <w:r w:rsidRPr="007036CE">
        <w:tab/>
      </w:r>
      <w:r w:rsidRPr="007036CE">
        <w:tab/>
      </w:r>
      <w:r w:rsidRPr="007036CE">
        <w:tab/>
      </w:r>
      <w:r w:rsidRPr="007036CE">
        <w:tab/>
        <w:t>"SUM_1": 1000.00,</w:t>
      </w:r>
    </w:p>
    <w:p w14:paraId="279AF768" w14:textId="77777777" w:rsidR="00132CC1" w:rsidRPr="007036CE" w:rsidRDefault="00132CC1" w:rsidP="00132CC1">
      <w:pPr>
        <w:pStyle w:val="GOSTScript"/>
      </w:pPr>
      <w:r w:rsidRPr="007036CE">
        <w:tab/>
      </w:r>
      <w:r w:rsidRPr="007036CE">
        <w:tab/>
      </w:r>
      <w:r w:rsidRPr="007036CE">
        <w:tab/>
      </w:r>
      <w:r w:rsidRPr="007036CE">
        <w:tab/>
        <w:t>"SUM_2": 1000.00,</w:t>
      </w:r>
    </w:p>
    <w:p w14:paraId="7F12071A" w14:textId="77777777" w:rsidR="00132CC1" w:rsidRPr="007036CE" w:rsidDel="00B12B9D" w:rsidRDefault="00132CC1" w:rsidP="00B12B9D">
      <w:pPr>
        <w:pStyle w:val="GOSTScript"/>
        <w:rPr>
          <w:del w:id="2715" w:author="Сатлер Марина Викторовна" w:date="2024-07-08T15:11:00Z"/>
        </w:rPr>
      </w:pPr>
      <w:r w:rsidRPr="007036CE">
        <w:tab/>
      </w:r>
      <w:r w:rsidRPr="007036CE">
        <w:tab/>
      </w:r>
      <w:r w:rsidRPr="007036CE">
        <w:tab/>
      </w:r>
      <w:r w:rsidRPr="007036CE">
        <w:tab/>
        <w:t xml:space="preserve">"SUM_3": </w:t>
      </w:r>
      <w:del w:id="2716" w:author="Сатлер Марина Викторовна" w:date="2024-07-08T15:11:00Z">
        <w:r w:rsidRPr="007036CE" w:rsidDel="00B12B9D">
          <w:delText>50</w:delText>
        </w:r>
      </w:del>
      <w:r w:rsidRPr="007036CE">
        <w:t>0.00</w:t>
      </w:r>
      <w:del w:id="2717" w:author="Сатлер Марина Викторовна" w:date="2024-07-08T15:11:00Z">
        <w:r w:rsidRPr="007036CE" w:rsidDel="00B12B9D">
          <w:delText>,</w:delText>
        </w:r>
      </w:del>
    </w:p>
    <w:p w14:paraId="71A764BB" w14:textId="77777777" w:rsidR="00132CC1" w:rsidRPr="007036CE" w:rsidRDefault="00132CC1" w:rsidP="00B12B9D">
      <w:pPr>
        <w:pStyle w:val="GOSTScript"/>
      </w:pPr>
      <w:del w:id="2718" w:author="Сатлер Марина Викторовна" w:date="2024-07-08T15:11:00Z">
        <w:r w:rsidRPr="007036CE" w:rsidDel="00B12B9D">
          <w:lastRenderedPageBreak/>
          <w:tab/>
        </w:r>
        <w:r w:rsidRPr="007036CE" w:rsidDel="00B12B9D">
          <w:tab/>
        </w:r>
        <w:r w:rsidRPr="007036CE" w:rsidDel="00B12B9D">
          <w:tab/>
        </w:r>
        <w:r w:rsidRPr="007036CE" w:rsidDel="00B12B9D">
          <w:tab/>
          <w:delText>"SUM_4": 0.00</w:delText>
        </w:r>
      </w:del>
    </w:p>
    <w:p w14:paraId="3DD0568A" w14:textId="77777777" w:rsidR="00132CC1" w:rsidRPr="007036CE" w:rsidRDefault="00132CC1" w:rsidP="005F6467">
      <w:pPr>
        <w:pStyle w:val="GOSTScript"/>
      </w:pPr>
      <w:r w:rsidRPr="007036CE">
        <w:tab/>
      </w:r>
      <w:r w:rsidRPr="007036CE">
        <w:tab/>
      </w:r>
      <w:r w:rsidRPr="007036CE">
        <w:tab/>
        <w:t>}</w:t>
      </w:r>
    </w:p>
    <w:p w14:paraId="7C94C8AA" w14:textId="77777777" w:rsidR="00132CC1" w:rsidRPr="007036CE" w:rsidRDefault="00132CC1" w:rsidP="00132CC1">
      <w:pPr>
        <w:pStyle w:val="GOSTScript"/>
      </w:pPr>
      <w:r w:rsidRPr="007036CE">
        <w:tab/>
      </w:r>
      <w:r w:rsidRPr="007036CE">
        <w:tab/>
        <w:t>],</w:t>
      </w:r>
    </w:p>
    <w:p w14:paraId="72E32E78" w14:textId="77777777" w:rsidR="00132CC1" w:rsidRPr="007036CE" w:rsidRDefault="00132CC1" w:rsidP="00132CC1">
      <w:pPr>
        <w:pStyle w:val="GOSTScript"/>
      </w:pPr>
      <w:r w:rsidRPr="007036CE">
        <w:tab/>
      </w:r>
      <w:r w:rsidRPr="007036CE">
        <w:tab/>
        <w:t>"SECTION_4": [</w:t>
      </w:r>
    </w:p>
    <w:p w14:paraId="107AB698" w14:textId="77777777" w:rsidR="00132CC1" w:rsidRPr="007036CE" w:rsidRDefault="00132CC1" w:rsidP="00132CC1">
      <w:pPr>
        <w:pStyle w:val="GOSTScript"/>
      </w:pPr>
      <w:r w:rsidRPr="007036CE">
        <w:tab/>
      </w:r>
      <w:r w:rsidRPr="007036CE">
        <w:tab/>
      </w:r>
      <w:r w:rsidRPr="007036CE">
        <w:tab/>
        <w:t>{</w:t>
      </w:r>
    </w:p>
    <w:p w14:paraId="4EBBA894" w14:textId="77777777" w:rsidR="004D7823" w:rsidRPr="007036CE" w:rsidRDefault="004D7823" w:rsidP="00132CC1">
      <w:pPr>
        <w:pStyle w:val="GOSTScript"/>
      </w:pPr>
      <w:r w:rsidRPr="007036CE">
        <w:tab/>
      </w:r>
      <w:r w:rsidRPr="007036CE">
        <w:tab/>
      </w:r>
      <w:r w:rsidRPr="007036CE">
        <w:tab/>
      </w:r>
      <w:r w:rsidRPr="007036CE">
        <w:tab/>
        <w:t>"SECTION_TYPE": "2",</w:t>
      </w:r>
    </w:p>
    <w:p w14:paraId="103F1AEC" w14:textId="77777777" w:rsidR="00132CC1" w:rsidRPr="007036CE" w:rsidRDefault="00132CC1" w:rsidP="00132CC1">
      <w:pPr>
        <w:pStyle w:val="GOSTScript"/>
      </w:pPr>
      <w:r w:rsidRPr="007036CE">
        <w:tab/>
      </w:r>
      <w:r w:rsidRPr="007036CE">
        <w:tab/>
      </w:r>
      <w:r w:rsidRPr="007036CE">
        <w:tab/>
      </w:r>
      <w:r w:rsidRPr="007036CE">
        <w:tab/>
        <w:t>"</w:t>
      </w:r>
      <w:ins w:id="2719" w:author="Сатлер Марина Викторовна" w:date="2024-06-11T14:18:00Z">
        <w:r w:rsidR="00CF7F5E" w:rsidRPr="007036CE">
          <w:rPr>
            <w:szCs w:val="24"/>
          </w:rPr>
          <w:t>id</w:t>
        </w:r>
      </w:ins>
      <w:del w:id="2720" w:author="Сатлер Марина Викторовна" w:date="2024-06-11T14:18:00Z">
        <w:r w:rsidRPr="007036CE" w:rsidDel="00CF7F5E">
          <w:delText>ID</w:delText>
        </w:r>
      </w:del>
      <w:r w:rsidRPr="007036CE">
        <w:t>": 1,</w:t>
      </w:r>
    </w:p>
    <w:p w14:paraId="5FF88B73" w14:textId="77777777" w:rsidR="00132CC1" w:rsidRPr="007036CE" w:rsidRDefault="00132CC1" w:rsidP="00132CC1">
      <w:pPr>
        <w:pStyle w:val="GOSTScript"/>
      </w:pPr>
      <w:r w:rsidRPr="007036CE">
        <w:tab/>
      </w:r>
      <w:r w:rsidRPr="007036CE">
        <w:tab/>
      </w:r>
      <w:r w:rsidRPr="007036CE">
        <w:tab/>
      </w:r>
      <w:r w:rsidRPr="007036CE">
        <w:tab/>
        <w:t>"NUMBROW": "1",</w:t>
      </w:r>
    </w:p>
    <w:p w14:paraId="5D0AB210" w14:textId="77777777" w:rsidR="00132CC1" w:rsidRPr="007036CE" w:rsidRDefault="00132CC1" w:rsidP="00132CC1">
      <w:pPr>
        <w:pStyle w:val="GOSTScript"/>
      </w:pPr>
      <w:r w:rsidRPr="007036CE">
        <w:tab/>
      </w:r>
      <w:r w:rsidRPr="007036CE">
        <w:tab/>
      </w:r>
      <w:r w:rsidRPr="007036CE">
        <w:tab/>
      </w:r>
      <w:r w:rsidRPr="007036CE">
        <w:tab/>
        <w:t>"SIGNKBK": "</w:t>
      </w:r>
      <w:r w:rsidR="005F6467" w:rsidRPr="007036CE">
        <w:t>N</w:t>
      </w:r>
      <w:r w:rsidRPr="007036CE">
        <w:t>",</w:t>
      </w:r>
    </w:p>
    <w:p w14:paraId="7E5DF03E" w14:textId="77777777" w:rsidR="00132CC1" w:rsidRPr="007036CE" w:rsidRDefault="00132CC1" w:rsidP="00132CC1">
      <w:pPr>
        <w:pStyle w:val="GOSTScript"/>
      </w:pPr>
      <w:r w:rsidRPr="007036CE">
        <w:tab/>
      </w:r>
      <w:r w:rsidRPr="007036CE">
        <w:tab/>
      </w:r>
      <w:r w:rsidRPr="007036CE">
        <w:tab/>
      </w:r>
      <w:r w:rsidRPr="007036CE">
        <w:tab/>
        <w:t>"KBK": "18201060011500100244",</w:t>
      </w:r>
    </w:p>
    <w:p w14:paraId="74D671F5" w14:textId="77777777" w:rsidR="00132CC1" w:rsidRPr="007036CE" w:rsidRDefault="00132CC1" w:rsidP="00132CC1">
      <w:pPr>
        <w:pStyle w:val="GOSTScript"/>
      </w:pPr>
      <w:r w:rsidRPr="007036CE">
        <w:tab/>
      </w:r>
      <w:r w:rsidRPr="007036CE">
        <w:tab/>
      </w:r>
      <w:r w:rsidRPr="007036CE">
        <w:tab/>
      </w:r>
      <w:r w:rsidRPr="007036CE">
        <w:tab/>
        <w:t>"TYPEKBK": "11",</w:t>
      </w:r>
    </w:p>
    <w:p w14:paraId="61DEB285" w14:textId="23A67241" w:rsidR="00132CC1" w:rsidRPr="007036CE" w:rsidRDefault="00132CC1" w:rsidP="00132CC1">
      <w:pPr>
        <w:pStyle w:val="GOSTScript"/>
      </w:pPr>
      <w:r w:rsidRPr="007036CE">
        <w:tab/>
      </w:r>
      <w:r w:rsidRPr="007036CE">
        <w:tab/>
      </w:r>
      <w:r w:rsidRPr="007036CE">
        <w:tab/>
      </w:r>
      <w:r w:rsidRPr="007036CE">
        <w:tab/>
        <w:t>"OKSCODE": "</w:t>
      </w:r>
      <w:ins w:id="2721" w:author="Сатлер Марина Викторовна" w:date="2025-12-03T17:40:00Z">
        <w:r w:rsidR="00A01FA8" w:rsidRPr="007036CE">
          <w:t>0000</w:t>
        </w:r>
      </w:ins>
      <w:r w:rsidRPr="007036CE">
        <w:t>00000202100609",</w:t>
      </w:r>
    </w:p>
    <w:p w14:paraId="37739586" w14:textId="77777777" w:rsidR="00132CC1" w:rsidRPr="007036CE" w:rsidRDefault="00132CC1" w:rsidP="00132CC1">
      <w:pPr>
        <w:pStyle w:val="GOSTScript"/>
      </w:pPr>
      <w:r w:rsidRPr="007036CE">
        <w:tab/>
      </w:r>
      <w:r w:rsidRPr="007036CE">
        <w:tab/>
      </w:r>
      <w:r w:rsidRPr="007036CE">
        <w:tab/>
      </w:r>
      <w:r w:rsidRPr="007036CE">
        <w:tab/>
        <w:t>"NULLKBK": "18201060011500100200",</w:t>
      </w:r>
    </w:p>
    <w:p w14:paraId="683BFD29" w14:textId="77777777" w:rsidR="00132CC1" w:rsidRPr="007036CE" w:rsidRDefault="00132CC1" w:rsidP="00132CC1">
      <w:pPr>
        <w:pStyle w:val="GOSTScript"/>
      </w:pPr>
      <w:r w:rsidRPr="007036CE">
        <w:tab/>
      </w:r>
      <w:r w:rsidRPr="007036CE">
        <w:tab/>
      </w:r>
      <w:r w:rsidRPr="007036CE">
        <w:tab/>
      </w:r>
      <w:r w:rsidRPr="007036CE">
        <w:tab/>
        <w:t>"PA": "01951001820",</w:t>
      </w:r>
    </w:p>
    <w:p w14:paraId="606BF2AC" w14:textId="77777777" w:rsidR="00132CC1" w:rsidRPr="007036CE" w:rsidRDefault="00132CC1" w:rsidP="00132CC1">
      <w:pPr>
        <w:pStyle w:val="GOSTScript"/>
      </w:pPr>
      <w:r w:rsidRPr="007036CE">
        <w:tab/>
      </w:r>
      <w:r w:rsidRPr="007036CE">
        <w:tab/>
      </w:r>
      <w:r w:rsidRPr="007036CE">
        <w:tab/>
      </w:r>
      <w:r w:rsidRPr="007036CE">
        <w:tab/>
        <w:t xml:space="preserve">"CONTUR": </w:t>
      </w:r>
      <w:ins w:id="2722" w:author="Сатлер Марина Викторовна" w:date="2024-02-28T19:08:00Z">
        <w:r w:rsidR="007560C3" w:rsidRPr="007036CE">
          <w:t>"</w:t>
        </w:r>
      </w:ins>
      <w:r w:rsidRPr="007036CE">
        <w:t>1</w:t>
      </w:r>
      <w:ins w:id="2723" w:author="Сатлер Марина Викторовна" w:date="2024-02-28T19:08:00Z">
        <w:r w:rsidR="007560C3" w:rsidRPr="007036CE">
          <w:t>"</w:t>
        </w:r>
      </w:ins>
      <w:r w:rsidRPr="007036CE">
        <w:t>,</w:t>
      </w:r>
    </w:p>
    <w:p w14:paraId="28499617" w14:textId="77777777" w:rsidR="00132CC1" w:rsidRPr="007036CE" w:rsidRDefault="00132CC1" w:rsidP="00132CC1">
      <w:pPr>
        <w:pStyle w:val="GOSTScript"/>
      </w:pPr>
      <w:r w:rsidRPr="007036CE">
        <w:tab/>
      </w:r>
      <w:r w:rsidRPr="007036CE">
        <w:tab/>
      </w:r>
      <w:r w:rsidRPr="007036CE">
        <w:tab/>
      </w:r>
      <w:r w:rsidRPr="007036CE">
        <w:tab/>
        <w:t xml:space="preserve">"SUM_1": </w:t>
      </w:r>
      <w:ins w:id="2724" w:author="Сатлер Марина Викторовна" w:date="2024-07-08T15:16:00Z">
        <w:r w:rsidR="00B12B9D" w:rsidRPr="007036CE">
          <w:t>50</w:t>
        </w:r>
      </w:ins>
      <w:r w:rsidRPr="007036CE">
        <w:t>0.00,</w:t>
      </w:r>
    </w:p>
    <w:p w14:paraId="2A0FAF86" w14:textId="77777777" w:rsidR="00132CC1" w:rsidRPr="007036CE" w:rsidRDefault="00132CC1" w:rsidP="00132CC1">
      <w:pPr>
        <w:pStyle w:val="GOSTScript"/>
      </w:pPr>
      <w:r w:rsidRPr="007036CE">
        <w:tab/>
      </w:r>
      <w:r w:rsidRPr="007036CE">
        <w:tab/>
      </w:r>
      <w:r w:rsidRPr="007036CE">
        <w:tab/>
      </w:r>
      <w:r w:rsidRPr="007036CE">
        <w:tab/>
        <w:t>"SUM_2": 7000.00,</w:t>
      </w:r>
    </w:p>
    <w:p w14:paraId="36CD5FE0" w14:textId="77777777" w:rsidR="00132CC1" w:rsidRPr="007036CE" w:rsidDel="00B12B9D" w:rsidRDefault="00132CC1" w:rsidP="00B12B9D">
      <w:pPr>
        <w:pStyle w:val="GOSTScript"/>
        <w:rPr>
          <w:del w:id="2725" w:author="Сатлер Марина Викторовна" w:date="2024-07-08T15:11:00Z"/>
        </w:rPr>
      </w:pPr>
      <w:r w:rsidRPr="007036CE">
        <w:tab/>
      </w:r>
      <w:r w:rsidRPr="007036CE">
        <w:tab/>
      </w:r>
      <w:r w:rsidRPr="007036CE">
        <w:tab/>
      </w:r>
      <w:r w:rsidRPr="007036CE">
        <w:tab/>
        <w:t xml:space="preserve">"SUM_3": </w:t>
      </w:r>
      <w:del w:id="2726" w:author="Сатлер Марина Викторовна" w:date="2024-07-08T15:11:00Z">
        <w:r w:rsidRPr="007036CE" w:rsidDel="00B12B9D">
          <w:delText>9900</w:delText>
        </w:r>
      </w:del>
      <w:r w:rsidRPr="007036CE">
        <w:t>0.00</w:t>
      </w:r>
      <w:del w:id="2727" w:author="Сатлер Марина Викторовна" w:date="2024-07-08T15:11:00Z">
        <w:r w:rsidRPr="007036CE" w:rsidDel="00B12B9D">
          <w:delText>,</w:delText>
        </w:r>
      </w:del>
    </w:p>
    <w:p w14:paraId="7FE3F70D" w14:textId="77777777" w:rsidR="00132CC1" w:rsidRPr="007036CE" w:rsidRDefault="00132CC1" w:rsidP="00B12B9D">
      <w:pPr>
        <w:pStyle w:val="GOSTScript"/>
      </w:pPr>
      <w:del w:id="2728" w:author="Сатлер Марина Викторовна" w:date="2024-07-08T15:11:00Z">
        <w:r w:rsidRPr="007036CE" w:rsidDel="00B12B9D">
          <w:tab/>
        </w:r>
        <w:r w:rsidRPr="007036CE" w:rsidDel="00B12B9D">
          <w:tab/>
        </w:r>
        <w:r w:rsidRPr="007036CE" w:rsidDel="00B12B9D">
          <w:tab/>
        </w:r>
        <w:r w:rsidRPr="007036CE" w:rsidDel="00B12B9D">
          <w:tab/>
          <w:delText>"SUM_4": 0.00</w:delText>
        </w:r>
      </w:del>
    </w:p>
    <w:p w14:paraId="6789B664" w14:textId="77777777" w:rsidR="00132CC1" w:rsidRPr="007036CE" w:rsidRDefault="00132CC1" w:rsidP="00132CC1">
      <w:pPr>
        <w:pStyle w:val="GOSTScript"/>
      </w:pPr>
      <w:r w:rsidRPr="007036CE">
        <w:tab/>
      </w:r>
      <w:r w:rsidRPr="007036CE">
        <w:tab/>
      </w:r>
      <w:r w:rsidRPr="007036CE">
        <w:tab/>
        <w:t>},</w:t>
      </w:r>
    </w:p>
    <w:p w14:paraId="29270028" w14:textId="77777777" w:rsidR="00132CC1" w:rsidRPr="007036CE" w:rsidRDefault="00132CC1" w:rsidP="00132CC1">
      <w:pPr>
        <w:pStyle w:val="GOSTScript"/>
      </w:pPr>
      <w:r w:rsidRPr="007036CE">
        <w:tab/>
      </w:r>
      <w:r w:rsidRPr="007036CE">
        <w:tab/>
      </w:r>
      <w:r w:rsidRPr="007036CE">
        <w:tab/>
        <w:t>{</w:t>
      </w:r>
    </w:p>
    <w:p w14:paraId="583DD29A" w14:textId="77777777" w:rsidR="004D7823" w:rsidRPr="007036CE" w:rsidRDefault="004D7823" w:rsidP="00132CC1">
      <w:pPr>
        <w:pStyle w:val="GOSTScript"/>
      </w:pPr>
      <w:r w:rsidRPr="007036CE">
        <w:tab/>
      </w:r>
      <w:r w:rsidRPr="007036CE">
        <w:tab/>
      </w:r>
      <w:r w:rsidRPr="007036CE">
        <w:tab/>
      </w:r>
      <w:r w:rsidRPr="007036CE">
        <w:tab/>
        <w:t>"SECTION_TYPE": "2",</w:t>
      </w:r>
    </w:p>
    <w:p w14:paraId="56C53024" w14:textId="77777777" w:rsidR="00132CC1" w:rsidRPr="007036CE" w:rsidRDefault="00132CC1" w:rsidP="00132CC1">
      <w:pPr>
        <w:pStyle w:val="GOSTScript"/>
      </w:pPr>
      <w:r w:rsidRPr="007036CE">
        <w:tab/>
      </w:r>
      <w:r w:rsidRPr="007036CE">
        <w:tab/>
      </w:r>
      <w:r w:rsidRPr="007036CE">
        <w:tab/>
      </w:r>
      <w:r w:rsidRPr="007036CE">
        <w:tab/>
        <w:t>"</w:t>
      </w:r>
      <w:ins w:id="2729" w:author="Сатлер Марина Викторовна" w:date="2024-06-11T14:18:00Z">
        <w:r w:rsidR="00CF7F5E" w:rsidRPr="007036CE">
          <w:rPr>
            <w:szCs w:val="24"/>
          </w:rPr>
          <w:t>id</w:t>
        </w:r>
      </w:ins>
      <w:del w:id="2730" w:author="Сатлер Марина Викторовна" w:date="2024-06-11T14:18:00Z">
        <w:r w:rsidRPr="007036CE" w:rsidDel="00CF7F5E">
          <w:delText>ID</w:delText>
        </w:r>
      </w:del>
      <w:r w:rsidRPr="007036CE">
        <w:t>": 2,</w:t>
      </w:r>
    </w:p>
    <w:p w14:paraId="65D4B8E1" w14:textId="77777777" w:rsidR="00132CC1" w:rsidRPr="007036CE" w:rsidRDefault="00132CC1" w:rsidP="00132CC1">
      <w:pPr>
        <w:pStyle w:val="GOSTScript"/>
      </w:pPr>
      <w:r w:rsidRPr="007036CE">
        <w:tab/>
      </w:r>
      <w:r w:rsidRPr="007036CE">
        <w:tab/>
      </w:r>
      <w:r w:rsidRPr="007036CE">
        <w:tab/>
      </w:r>
      <w:r w:rsidRPr="007036CE">
        <w:tab/>
        <w:t>"NUMBROW": "2",</w:t>
      </w:r>
    </w:p>
    <w:p w14:paraId="2CC58DD8" w14:textId="77777777" w:rsidR="00132CC1" w:rsidRPr="007036CE" w:rsidRDefault="00132CC1" w:rsidP="00132CC1">
      <w:pPr>
        <w:pStyle w:val="GOSTScript"/>
      </w:pPr>
      <w:r w:rsidRPr="007036CE">
        <w:tab/>
      </w:r>
      <w:r w:rsidRPr="007036CE">
        <w:tab/>
      </w:r>
      <w:r w:rsidRPr="007036CE">
        <w:tab/>
      </w:r>
      <w:r w:rsidRPr="007036CE">
        <w:tab/>
        <w:t>"SIGNKBK": "</w:t>
      </w:r>
      <w:r w:rsidR="005F6467" w:rsidRPr="007036CE">
        <w:t>N</w:t>
      </w:r>
      <w:r w:rsidRPr="007036CE">
        <w:t>",</w:t>
      </w:r>
    </w:p>
    <w:p w14:paraId="31DF65D8" w14:textId="77777777" w:rsidR="00132CC1" w:rsidRPr="007036CE" w:rsidRDefault="00132CC1" w:rsidP="00132CC1">
      <w:pPr>
        <w:pStyle w:val="GOSTScript"/>
      </w:pPr>
      <w:r w:rsidRPr="007036CE">
        <w:tab/>
      </w:r>
      <w:r w:rsidRPr="007036CE">
        <w:tab/>
      </w:r>
      <w:r w:rsidRPr="007036CE">
        <w:tab/>
      </w:r>
      <w:r w:rsidRPr="007036CE">
        <w:tab/>
        <w:t>"KBK": "</w:t>
      </w:r>
      <w:r w:rsidR="0078296B" w:rsidRPr="007036CE">
        <w:t>18241060011500100244</w:t>
      </w:r>
      <w:r w:rsidRPr="007036CE">
        <w:t>",</w:t>
      </w:r>
    </w:p>
    <w:p w14:paraId="6252E928" w14:textId="77777777" w:rsidR="00132CC1" w:rsidRPr="007036CE" w:rsidRDefault="00132CC1" w:rsidP="00132CC1">
      <w:pPr>
        <w:pStyle w:val="GOSTScript"/>
      </w:pPr>
      <w:r w:rsidRPr="007036CE">
        <w:tab/>
      </w:r>
      <w:r w:rsidRPr="007036CE">
        <w:tab/>
      </w:r>
      <w:r w:rsidRPr="007036CE">
        <w:tab/>
      </w:r>
      <w:r w:rsidRPr="007036CE">
        <w:tab/>
        <w:t>"TYPEKBK": "11",</w:t>
      </w:r>
    </w:p>
    <w:p w14:paraId="21C78DA2" w14:textId="4379E3DB" w:rsidR="00132CC1" w:rsidRPr="007036CE" w:rsidRDefault="00132CC1" w:rsidP="00132CC1">
      <w:pPr>
        <w:pStyle w:val="GOSTScript"/>
      </w:pPr>
      <w:r w:rsidRPr="007036CE">
        <w:tab/>
      </w:r>
      <w:r w:rsidRPr="007036CE">
        <w:tab/>
      </w:r>
      <w:r w:rsidRPr="007036CE">
        <w:tab/>
      </w:r>
      <w:r w:rsidRPr="007036CE">
        <w:tab/>
        <w:t>"OKSCODE": "</w:t>
      </w:r>
      <w:ins w:id="2731" w:author="Сатлер Марина Викторовна" w:date="2025-12-03T17:40:00Z">
        <w:r w:rsidR="00A01FA8" w:rsidRPr="007036CE">
          <w:t>0000</w:t>
        </w:r>
      </w:ins>
      <w:r w:rsidRPr="007036CE">
        <w:t>00000202100609",</w:t>
      </w:r>
    </w:p>
    <w:p w14:paraId="7F913B1E" w14:textId="77777777" w:rsidR="00132CC1" w:rsidRPr="007036CE" w:rsidRDefault="00132CC1" w:rsidP="00132CC1">
      <w:pPr>
        <w:pStyle w:val="GOSTScript"/>
      </w:pPr>
      <w:r w:rsidRPr="007036CE">
        <w:tab/>
      </w:r>
      <w:r w:rsidRPr="007036CE">
        <w:tab/>
      </w:r>
      <w:r w:rsidRPr="007036CE">
        <w:tab/>
      </w:r>
      <w:r w:rsidRPr="007036CE">
        <w:tab/>
        <w:t>"NULLKBK": "</w:t>
      </w:r>
      <w:r w:rsidR="0078296B" w:rsidRPr="007036CE">
        <w:t>18241060011500100200</w:t>
      </w:r>
      <w:r w:rsidRPr="007036CE">
        <w:t>",</w:t>
      </w:r>
    </w:p>
    <w:p w14:paraId="0195E1BE" w14:textId="77777777" w:rsidR="00132CC1" w:rsidRPr="007036CE" w:rsidRDefault="00132CC1" w:rsidP="00132CC1">
      <w:pPr>
        <w:pStyle w:val="GOSTScript"/>
      </w:pPr>
      <w:r w:rsidRPr="007036CE">
        <w:tab/>
      </w:r>
      <w:r w:rsidRPr="007036CE">
        <w:tab/>
      </w:r>
      <w:r w:rsidRPr="007036CE">
        <w:tab/>
      </w:r>
      <w:r w:rsidRPr="007036CE">
        <w:tab/>
        <w:t>"PA": "01951001820",</w:t>
      </w:r>
    </w:p>
    <w:p w14:paraId="6E01E29A" w14:textId="77777777" w:rsidR="00132CC1" w:rsidRPr="007036CE" w:rsidRDefault="00132CC1" w:rsidP="00132CC1">
      <w:pPr>
        <w:pStyle w:val="GOSTScript"/>
      </w:pPr>
      <w:r w:rsidRPr="007036CE">
        <w:tab/>
      </w:r>
      <w:r w:rsidRPr="007036CE">
        <w:tab/>
      </w:r>
      <w:r w:rsidRPr="007036CE">
        <w:tab/>
      </w:r>
      <w:r w:rsidRPr="007036CE">
        <w:tab/>
        <w:t xml:space="preserve">"CONTUR": </w:t>
      </w:r>
      <w:ins w:id="2732" w:author="Сатлер Марина Викторовна" w:date="2024-02-28T19:08:00Z">
        <w:r w:rsidR="007560C3" w:rsidRPr="007036CE">
          <w:t>"</w:t>
        </w:r>
      </w:ins>
      <w:r w:rsidRPr="007036CE">
        <w:t>1</w:t>
      </w:r>
      <w:ins w:id="2733" w:author="Сатлер Марина Викторовна" w:date="2024-02-28T19:08:00Z">
        <w:r w:rsidR="007560C3" w:rsidRPr="007036CE">
          <w:t>"</w:t>
        </w:r>
      </w:ins>
      <w:r w:rsidRPr="007036CE">
        <w:t>,</w:t>
      </w:r>
    </w:p>
    <w:p w14:paraId="595F3112" w14:textId="77777777" w:rsidR="00132CC1" w:rsidRPr="007036CE" w:rsidRDefault="00132CC1" w:rsidP="00132CC1">
      <w:pPr>
        <w:pStyle w:val="GOSTScript"/>
      </w:pPr>
      <w:r w:rsidRPr="007036CE">
        <w:tab/>
      </w:r>
      <w:r w:rsidRPr="007036CE">
        <w:tab/>
      </w:r>
      <w:r w:rsidRPr="007036CE">
        <w:tab/>
      </w:r>
      <w:r w:rsidRPr="007036CE">
        <w:tab/>
        <w:t>"SUM_1": 23405.00,</w:t>
      </w:r>
    </w:p>
    <w:p w14:paraId="33EA5FF9" w14:textId="77777777" w:rsidR="00132CC1" w:rsidRPr="007036CE" w:rsidRDefault="00132CC1" w:rsidP="00132CC1">
      <w:pPr>
        <w:pStyle w:val="GOSTScript"/>
      </w:pPr>
      <w:r w:rsidRPr="007036CE">
        <w:tab/>
      </w:r>
      <w:r w:rsidRPr="007036CE">
        <w:tab/>
      </w:r>
      <w:r w:rsidRPr="007036CE">
        <w:tab/>
      </w:r>
      <w:r w:rsidRPr="007036CE">
        <w:tab/>
        <w:t>"SUM_2": 1000.00,</w:t>
      </w:r>
    </w:p>
    <w:p w14:paraId="4170A488" w14:textId="77777777" w:rsidR="00132CC1" w:rsidRPr="007036CE" w:rsidDel="00B12B9D" w:rsidRDefault="00132CC1" w:rsidP="00B12B9D">
      <w:pPr>
        <w:pStyle w:val="GOSTScript"/>
        <w:rPr>
          <w:del w:id="2734" w:author="Сатлер Марина Викторовна" w:date="2024-07-08T15:11:00Z"/>
        </w:rPr>
      </w:pPr>
      <w:r w:rsidRPr="007036CE">
        <w:tab/>
      </w:r>
      <w:r w:rsidRPr="007036CE">
        <w:tab/>
      </w:r>
      <w:r w:rsidRPr="007036CE">
        <w:tab/>
      </w:r>
      <w:r w:rsidRPr="007036CE">
        <w:tab/>
        <w:t xml:space="preserve">"SUM_3": </w:t>
      </w:r>
      <w:del w:id="2735" w:author="Сатлер Марина Викторовна" w:date="2024-07-08T15:12:00Z">
        <w:r w:rsidRPr="007036CE" w:rsidDel="00B12B9D">
          <w:delText>3550</w:delText>
        </w:r>
      </w:del>
      <w:r w:rsidRPr="007036CE">
        <w:t>0.00</w:t>
      </w:r>
      <w:del w:id="2736" w:author="Сатлер Марина Викторовна" w:date="2024-07-08T15:11:00Z">
        <w:r w:rsidRPr="007036CE" w:rsidDel="00B12B9D">
          <w:delText>,</w:delText>
        </w:r>
      </w:del>
    </w:p>
    <w:p w14:paraId="1964BD6A" w14:textId="77777777" w:rsidR="00132CC1" w:rsidRPr="007036CE" w:rsidRDefault="00132CC1" w:rsidP="00B12B9D">
      <w:pPr>
        <w:pStyle w:val="GOSTScript"/>
      </w:pPr>
      <w:del w:id="2737" w:author="Сатлер Марина Викторовна" w:date="2024-07-08T15:11:00Z">
        <w:r w:rsidRPr="007036CE" w:rsidDel="00B12B9D">
          <w:tab/>
        </w:r>
        <w:r w:rsidRPr="007036CE" w:rsidDel="00B12B9D">
          <w:tab/>
        </w:r>
        <w:r w:rsidRPr="007036CE" w:rsidDel="00B12B9D">
          <w:tab/>
        </w:r>
        <w:r w:rsidRPr="007036CE" w:rsidDel="00B12B9D">
          <w:tab/>
          <w:delText>"SUM_4": 0.00</w:delText>
        </w:r>
      </w:del>
    </w:p>
    <w:p w14:paraId="48C35457" w14:textId="77777777" w:rsidR="00132CC1" w:rsidRPr="007036CE" w:rsidRDefault="00132CC1" w:rsidP="005F6467">
      <w:pPr>
        <w:pStyle w:val="GOSTScript"/>
      </w:pPr>
      <w:r w:rsidRPr="007036CE">
        <w:tab/>
      </w:r>
      <w:r w:rsidRPr="007036CE">
        <w:tab/>
      </w:r>
      <w:r w:rsidRPr="007036CE">
        <w:tab/>
        <w:t>}</w:t>
      </w:r>
    </w:p>
    <w:p w14:paraId="0887565D" w14:textId="77777777" w:rsidR="00132CC1" w:rsidRPr="007036CE" w:rsidRDefault="00132CC1" w:rsidP="00132CC1">
      <w:pPr>
        <w:pStyle w:val="GOSTScript"/>
      </w:pPr>
      <w:r w:rsidRPr="007036CE">
        <w:tab/>
      </w:r>
      <w:r w:rsidRPr="007036CE">
        <w:tab/>
        <w:t>]</w:t>
      </w:r>
    </w:p>
    <w:p w14:paraId="4B08EF92" w14:textId="77777777" w:rsidR="00132CC1" w:rsidRPr="007036CE" w:rsidRDefault="00132CC1" w:rsidP="00132CC1">
      <w:pPr>
        <w:pStyle w:val="GOSTScript"/>
      </w:pPr>
      <w:r w:rsidRPr="007036CE">
        <w:lastRenderedPageBreak/>
        <w:tab/>
        <w:t>}</w:t>
      </w:r>
    </w:p>
    <w:p w14:paraId="30DBA050" w14:textId="77777777" w:rsidR="0038022C" w:rsidRPr="007036CE" w:rsidRDefault="00132CC1" w:rsidP="00E63F76">
      <w:pPr>
        <w:pStyle w:val="GOSTScript"/>
      </w:pPr>
      <w:r w:rsidRPr="007036CE">
        <w:t>}</w:t>
      </w:r>
    </w:p>
    <w:p w14:paraId="74A1E298" w14:textId="77777777" w:rsidR="00A53258" w:rsidRPr="007036CE" w:rsidRDefault="00A53258" w:rsidP="00DE0449">
      <w:pPr>
        <w:pStyle w:val="41"/>
      </w:pPr>
      <w:bookmarkStart w:id="2738" w:name="_Ref158392678"/>
      <w:bookmarkStart w:id="2739" w:name="_Toc222927819"/>
      <w:r w:rsidRPr="007036CE">
        <w:t>«Предложения по внесению изменений в распределение бюджетных ассигнований на финансовый год и на плановый период» (ф.0501065) DBD_PropAmenBA</w:t>
      </w:r>
      <w:bookmarkEnd w:id="2738"/>
      <w:bookmarkEnd w:id="2739"/>
    </w:p>
    <w:p w14:paraId="017ED0A4" w14:textId="77777777" w:rsidR="00A53258" w:rsidRPr="007036CE" w:rsidRDefault="00A53258" w:rsidP="00DE0449">
      <w:pPr>
        <w:pStyle w:val="51"/>
      </w:pPr>
      <w:bookmarkStart w:id="2740" w:name="_Toc222927820"/>
      <w:r w:rsidRPr="007036CE">
        <w:t>Перечень параметров тела запроса (Document) по документу «Предложения по внесению изменений в распределение бюджетных ассигнований на финансовый год и на плановый период» (ф.0501065) DBD_PropAmenBA</w:t>
      </w:r>
      <w:bookmarkEnd w:id="2740"/>
    </w:p>
    <w:p w14:paraId="7916DAF2" w14:textId="7DDD4A7F" w:rsidR="00A53258" w:rsidRPr="007036CE" w:rsidRDefault="009B61E2" w:rsidP="00A53258">
      <w:pPr>
        <w:pStyle w:val="GOSTNameTable"/>
      </w:pPr>
      <w:r w:rsidRPr="007036CE">
        <w:rPr>
          <w:noProof/>
        </w:rPr>
        <w:fldChar w:fldCharType="begin"/>
      </w:r>
      <w:r w:rsidRPr="007036CE">
        <w:rPr>
          <w:noProof/>
        </w:rPr>
        <w:instrText xml:space="preserve"> SEQ Таблица \* ARABIC </w:instrText>
      </w:r>
      <w:r w:rsidRPr="007036CE">
        <w:rPr>
          <w:noProof/>
        </w:rPr>
        <w:fldChar w:fldCharType="separate"/>
      </w:r>
      <w:bookmarkStart w:id="2741" w:name="_Toc222928002"/>
      <w:r w:rsidR="00BD74E1">
        <w:rPr>
          <w:noProof/>
        </w:rPr>
        <w:t>29</w:t>
      </w:r>
      <w:r w:rsidRPr="007036CE">
        <w:rPr>
          <w:noProof/>
        </w:rPr>
        <w:fldChar w:fldCharType="end"/>
      </w:r>
      <w:r w:rsidR="00A53258" w:rsidRPr="007036CE">
        <w:t xml:space="preserve"> </w:t>
      </w:r>
      <w:r w:rsidR="00CC2920" w:rsidRPr="007036CE">
        <w:t>–</w:t>
      </w:r>
      <w:r w:rsidR="00A53258" w:rsidRPr="007036CE">
        <w:t xml:space="preserve"> Параметры тела (Document) запроса на подбор / сторнирование / переформирование записей учета по документу «Предложения по внесению изменений в распределение бюджетных ассигнований на финансовый год и на плановый период» (ф.0501065) DBD_PropAmenBA</w:t>
      </w:r>
      <w:bookmarkEnd w:id="2741"/>
    </w:p>
    <w:tbl>
      <w:tblPr>
        <w:tblStyle w:val="GOSTTable"/>
        <w:tblW w:w="5000" w:type="pct"/>
        <w:tblLayout w:type="fixed"/>
        <w:tblLook w:val="07E0" w:firstRow="1" w:lastRow="1" w:firstColumn="1" w:lastColumn="1" w:noHBand="1" w:noVBand="1"/>
      </w:tblPr>
      <w:tblGrid>
        <w:gridCol w:w="3466"/>
        <w:gridCol w:w="2314"/>
        <w:gridCol w:w="1636"/>
        <w:gridCol w:w="946"/>
        <w:gridCol w:w="971"/>
        <w:gridCol w:w="6427"/>
      </w:tblGrid>
      <w:tr w:rsidR="00A53258" w:rsidRPr="007036CE" w14:paraId="6D815A84" w14:textId="77777777" w:rsidTr="00974EB0">
        <w:trPr>
          <w:cnfStyle w:val="100000000000" w:firstRow="1" w:lastRow="0" w:firstColumn="0" w:lastColumn="0" w:oddVBand="0" w:evenVBand="0" w:oddHBand="0" w:evenHBand="0" w:firstRowFirstColumn="0" w:firstRowLastColumn="0" w:lastRowFirstColumn="0" w:lastRowLastColumn="0"/>
          <w:trHeight w:val="1002"/>
        </w:trPr>
        <w:tc>
          <w:tcPr>
            <w:tcW w:w="1100" w:type="pct"/>
            <w:hideMark/>
          </w:tcPr>
          <w:p w14:paraId="7CDA7F08" w14:textId="77777777" w:rsidR="00A53258" w:rsidRPr="007036CE" w:rsidRDefault="00A53258" w:rsidP="00A53258">
            <w:pPr>
              <w:pStyle w:val="GOSTTableHead"/>
              <w:rPr>
                <w:szCs w:val="22"/>
              </w:rPr>
            </w:pPr>
            <w:r w:rsidRPr="007036CE">
              <w:rPr>
                <w:szCs w:val="22"/>
              </w:rPr>
              <w:t>Наименование параметра</w:t>
            </w:r>
          </w:p>
        </w:tc>
        <w:tc>
          <w:tcPr>
            <w:tcW w:w="734" w:type="pct"/>
            <w:hideMark/>
          </w:tcPr>
          <w:p w14:paraId="65484AB8" w14:textId="77777777" w:rsidR="00A53258" w:rsidRPr="007036CE" w:rsidRDefault="00A53258" w:rsidP="00A53258">
            <w:pPr>
              <w:pStyle w:val="GOSTTableHead"/>
              <w:rPr>
                <w:szCs w:val="22"/>
              </w:rPr>
            </w:pPr>
            <w:r w:rsidRPr="007036CE">
              <w:rPr>
                <w:szCs w:val="22"/>
              </w:rPr>
              <w:t>Название тэга</w:t>
            </w:r>
          </w:p>
        </w:tc>
        <w:tc>
          <w:tcPr>
            <w:tcW w:w="519" w:type="pct"/>
            <w:hideMark/>
          </w:tcPr>
          <w:p w14:paraId="21675594" w14:textId="77777777" w:rsidR="00A53258" w:rsidRPr="007036CE" w:rsidRDefault="00A53258" w:rsidP="00A53258">
            <w:pPr>
              <w:pStyle w:val="GOSTTableHead"/>
              <w:rPr>
                <w:szCs w:val="22"/>
              </w:rPr>
            </w:pPr>
            <w:r w:rsidRPr="007036CE">
              <w:rPr>
                <w:szCs w:val="22"/>
              </w:rPr>
              <w:t>Тип данных</w:t>
            </w:r>
          </w:p>
        </w:tc>
        <w:tc>
          <w:tcPr>
            <w:tcW w:w="300" w:type="pct"/>
          </w:tcPr>
          <w:p w14:paraId="144AD55A" w14:textId="77777777" w:rsidR="00A53258" w:rsidRPr="007036CE" w:rsidRDefault="00A53258" w:rsidP="00A53258">
            <w:pPr>
              <w:pStyle w:val="GOSTTableHead"/>
              <w:rPr>
                <w:szCs w:val="22"/>
              </w:rPr>
            </w:pPr>
            <w:r w:rsidRPr="007036CE">
              <w:rPr>
                <w:szCs w:val="22"/>
              </w:rPr>
              <w:t>Обязательность</w:t>
            </w:r>
          </w:p>
        </w:tc>
        <w:tc>
          <w:tcPr>
            <w:tcW w:w="308" w:type="pct"/>
            <w:hideMark/>
          </w:tcPr>
          <w:p w14:paraId="15E79538" w14:textId="77777777" w:rsidR="00A53258" w:rsidRPr="007036CE" w:rsidRDefault="00A53258" w:rsidP="00A53258">
            <w:pPr>
              <w:pStyle w:val="GOSTTableHead"/>
              <w:rPr>
                <w:szCs w:val="22"/>
              </w:rPr>
            </w:pPr>
            <w:r w:rsidRPr="007036CE">
              <w:rPr>
                <w:szCs w:val="22"/>
              </w:rPr>
              <w:t>Размерность</w:t>
            </w:r>
          </w:p>
        </w:tc>
        <w:tc>
          <w:tcPr>
            <w:tcW w:w="2039" w:type="pct"/>
          </w:tcPr>
          <w:p w14:paraId="70544FAC" w14:textId="77777777" w:rsidR="00A53258" w:rsidRPr="007036CE" w:rsidRDefault="00A53258" w:rsidP="00A53258">
            <w:pPr>
              <w:pStyle w:val="GOSTTableHead"/>
              <w:rPr>
                <w:szCs w:val="22"/>
              </w:rPr>
            </w:pPr>
            <w:r w:rsidRPr="007036CE">
              <w:rPr>
                <w:szCs w:val="22"/>
              </w:rPr>
              <w:t>Описание</w:t>
            </w:r>
          </w:p>
        </w:tc>
      </w:tr>
      <w:tr w:rsidR="00A53258" w:rsidRPr="007036CE" w14:paraId="22B71C4D" w14:textId="77777777" w:rsidTr="00974EB0">
        <w:tc>
          <w:tcPr>
            <w:tcW w:w="1100" w:type="pct"/>
          </w:tcPr>
          <w:p w14:paraId="167A5C7D" w14:textId="77777777" w:rsidR="00A53258" w:rsidRPr="007036CE" w:rsidRDefault="00A53258" w:rsidP="00A53258">
            <w:pPr>
              <w:pStyle w:val="GOSTTablenorm"/>
            </w:pPr>
            <w:r w:rsidRPr="007036CE">
              <w:rPr>
                <w:szCs w:val="22"/>
              </w:rPr>
              <w:t>Номер документа</w:t>
            </w:r>
          </w:p>
        </w:tc>
        <w:tc>
          <w:tcPr>
            <w:tcW w:w="734" w:type="pct"/>
          </w:tcPr>
          <w:p w14:paraId="6F3AD57D" w14:textId="77777777" w:rsidR="00A53258" w:rsidRPr="007036CE" w:rsidRDefault="00A53258" w:rsidP="00A53258">
            <w:pPr>
              <w:pStyle w:val="GOSTTablenorm"/>
            </w:pPr>
            <w:r w:rsidRPr="007036CE">
              <w:rPr>
                <w:szCs w:val="22"/>
                <w:lang w:val="en-US"/>
              </w:rPr>
              <w:t>NUM_DOC</w:t>
            </w:r>
          </w:p>
        </w:tc>
        <w:tc>
          <w:tcPr>
            <w:tcW w:w="519" w:type="pct"/>
          </w:tcPr>
          <w:p w14:paraId="3F1D1173" w14:textId="77777777" w:rsidR="00A53258" w:rsidRPr="007036CE" w:rsidRDefault="00A53258" w:rsidP="00A53258">
            <w:pPr>
              <w:pStyle w:val="GOSTTablenorm"/>
            </w:pPr>
            <w:r w:rsidRPr="007036CE">
              <w:rPr>
                <w:szCs w:val="22"/>
              </w:rPr>
              <w:t>Строка</w:t>
            </w:r>
          </w:p>
        </w:tc>
        <w:tc>
          <w:tcPr>
            <w:tcW w:w="300" w:type="pct"/>
          </w:tcPr>
          <w:p w14:paraId="59333820" w14:textId="77777777" w:rsidR="00A53258" w:rsidRPr="007036CE" w:rsidRDefault="00A53258" w:rsidP="00A53258">
            <w:pPr>
              <w:pStyle w:val="GOSTTablenorm"/>
            </w:pPr>
            <w:r w:rsidRPr="007036CE">
              <w:rPr>
                <w:szCs w:val="22"/>
              </w:rPr>
              <w:t>Да</w:t>
            </w:r>
          </w:p>
        </w:tc>
        <w:tc>
          <w:tcPr>
            <w:tcW w:w="308" w:type="pct"/>
          </w:tcPr>
          <w:p w14:paraId="1CFD0B2E" w14:textId="77777777" w:rsidR="00A53258" w:rsidRPr="007036CE" w:rsidRDefault="00A53258" w:rsidP="00A53258">
            <w:pPr>
              <w:pStyle w:val="GOSTTablenorm"/>
            </w:pPr>
            <w:r w:rsidRPr="007036CE">
              <w:rPr>
                <w:szCs w:val="22"/>
                <w:lang w:val="en-US"/>
              </w:rPr>
              <w:t>&lt;=25</w:t>
            </w:r>
          </w:p>
        </w:tc>
        <w:tc>
          <w:tcPr>
            <w:tcW w:w="2039" w:type="pct"/>
          </w:tcPr>
          <w:p w14:paraId="32A2983D" w14:textId="77777777" w:rsidR="00A53258" w:rsidRPr="007036CE" w:rsidRDefault="00A53258" w:rsidP="00A53258">
            <w:pPr>
              <w:pStyle w:val="GOSTTablenorm"/>
            </w:pPr>
            <w:r w:rsidRPr="007036CE">
              <w:rPr>
                <w:szCs w:val="22"/>
              </w:rPr>
              <w:t>Указывается номер документа</w:t>
            </w:r>
          </w:p>
        </w:tc>
      </w:tr>
      <w:tr w:rsidR="00A53258" w:rsidRPr="007036CE" w14:paraId="2AA0EAC8" w14:textId="77777777" w:rsidTr="00974EB0">
        <w:tc>
          <w:tcPr>
            <w:tcW w:w="1100" w:type="pct"/>
          </w:tcPr>
          <w:p w14:paraId="65C57C07" w14:textId="77777777" w:rsidR="00A53258" w:rsidRPr="007036CE" w:rsidRDefault="00A53258" w:rsidP="00A53258">
            <w:pPr>
              <w:pStyle w:val="GOSTTablenorm"/>
              <w:rPr>
                <w:szCs w:val="22"/>
              </w:rPr>
            </w:pPr>
            <w:r w:rsidRPr="007036CE">
              <w:rPr>
                <w:szCs w:val="22"/>
              </w:rPr>
              <w:t>Дата документа</w:t>
            </w:r>
          </w:p>
        </w:tc>
        <w:tc>
          <w:tcPr>
            <w:tcW w:w="734" w:type="pct"/>
          </w:tcPr>
          <w:p w14:paraId="64341260" w14:textId="77777777" w:rsidR="00A53258" w:rsidRPr="007036CE" w:rsidRDefault="00A53258" w:rsidP="00A53258">
            <w:pPr>
              <w:pStyle w:val="GOSTTablenorm"/>
              <w:rPr>
                <w:szCs w:val="22"/>
                <w:lang w:val="en-US"/>
              </w:rPr>
            </w:pPr>
            <w:r w:rsidRPr="007036CE">
              <w:rPr>
                <w:szCs w:val="22"/>
                <w:lang w:val="en-US"/>
              </w:rPr>
              <w:t>DATE_DOC</w:t>
            </w:r>
          </w:p>
        </w:tc>
        <w:tc>
          <w:tcPr>
            <w:tcW w:w="519" w:type="pct"/>
          </w:tcPr>
          <w:p w14:paraId="3CB1D40D" w14:textId="77777777" w:rsidR="00A53258" w:rsidRPr="007036CE" w:rsidRDefault="00A53258" w:rsidP="00A53258">
            <w:pPr>
              <w:pStyle w:val="GOSTTablenorm"/>
            </w:pPr>
            <w:r w:rsidRPr="007036CE">
              <w:rPr>
                <w:szCs w:val="22"/>
              </w:rPr>
              <w:t>Дата</w:t>
            </w:r>
          </w:p>
        </w:tc>
        <w:tc>
          <w:tcPr>
            <w:tcW w:w="300" w:type="pct"/>
          </w:tcPr>
          <w:p w14:paraId="0D20D523" w14:textId="77777777" w:rsidR="00A53258" w:rsidRPr="007036CE" w:rsidRDefault="00A53258" w:rsidP="00A53258">
            <w:pPr>
              <w:pStyle w:val="GOSTTablenorm"/>
            </w:pPr>
            <w:r w:rsidRPr="007036CE">
              <w:rPr>
                <w:szCs w:val="22"/>
              </w:rPr>
              <w:t>Да</w:t>
            </w:r>
          </w:p>
        </w:tc>
        <w:tc>
          <w:tcPr>
            <w:tcW w:w="308" w:type="pct"/>
          </w:tcPr>
          <w:p w14:paraId="3F9D4E19" w14:textId="77777777" w:rsidR="00A53258" w:rsidRPr="007036CE" w:rsidRDefault="00A53258" w:rsidP="00A53258">
            <w:pPr>
              <w:pStyle w:val="GOSTTablenorm"/>
            </w:pPr>
          </w:p>
        </w:tc>
        <w:tc>
          <w:tcPr>
            <w:tcW w:w="2039" w:type="pct"/>
          </w:tcPr>
          <w:p w14:paraId="10C9D945" w14:textId="77777777" w:rsidR="00A53258" w:rsidRPr="007036CE" w:rsidRDefault="00A53258" w:rsidP="00A53258">
            <w:pPr>
              <w:pStyle w:val="GOSTTablenorm"/>
            </w:pPr>
            <w:r w:rsidRPr="007036CE">
              <w:rPr>
                <w:szCs w:val="22"/>
              </w:rPr>
              <w:t>Указывается дата</w:t>
            </w:r>
            <w:r w:rsidR="00616B9D" w:rsidRPr="007036CE">
              <w:rPr>
                <w:szCs w:val="22"/>
              </w:rPr>
              <w:t xml:space="preserve"> документа в формате YYYY-MM-DD</w:t>
            </w:r>
          </w:p>
        </w:tc>
      </w:tr>
      <w:tr w:rsidR="00A53258" w:rsidRPr="007036CE" w14:paraId="14FC8B6D" w14:textId="77777777" w:rsidTr="00974EB0">
        <w:tc>
          <w:tcPr>
            <w:tcW w:w="1100" w:type="pct"/>
          </w:tcPr>
          <w:p w14:paraId="7A5BD5C4" w14:textId="77777777" w:rsidR="00A53258" w:rsidRPr="007036CE" w:rsidRDefault="00A53258" w:rsidP="00A53258">
            <w:pPr>
              <w:pStyle w:val="GOSTTablenorm"/>
              <w:rPr>
                <w:szCs w:val="22"/>
              </w:rPr>
            </w:pPr>
            <w:r w:rsidRPr="007036CE">
              <w:t>Вид документа</w:t>
            </w:r>
          </w:p>
        </w:tc>
        <w:tc>
          <w:tcPr>
            <w:tcW w:w="734" w:type="pct"/>
          </w:tcPr>
          <w:p w14:paraId="3024BB9C" w14:textId="77777777" w:rsidR="00A53258" w:rsidRPr="007036CE" w:rsidRDefault="00A53258" w:rsidP="00A53258">
            <w:pPr>
              <w:pStyle w:val="GOSTTablenorm"/>
              <w:rPr>
                <w:szCs w:val="22"/>
                <w:lang w:val="en-US"/>
              </w:rPr>
            </w:pPr>
            <w:r w:rsidRPr="007036CE">
              <w:rPr>
                <w:szCs w:val="22"/>
                <w:lang w:val="en-US"/>
              </w:rPr>
              <w:t>DOC_TYPE</w:t>
            </w:r>
          </w:p>
        </w:tc>
        <w:tc>
          <w:tcPr>
            <w:tcW w:w="519" w:type="pct"/>
          </w:tcPr>
          <w:p w14:paraId="0C3E2FCF" w14:textId="77777777" w:rsidR="00A53258" w:rsidRPr="007036CE" w:rsidRDefault="00A53258" w:rsidP="00A53258">
            <w:pPr>
              <w:pStyle w:val="GOSTTablenorm"/>
            </w:pPr>
            <w:r w:rsidRPr="007036CE">
              <w:t>Строка</w:t>
            </w:r>
          </w:p>
        </w:tc>
        <w:tc>
          <w:tcPr>
            <w:tcW w:w="300" w:type="pct"/>
          </w:tcPr>
          <w:p w14:paraId="48BCCD66" w14:textId="77777777" w:rsidR="00A53258" w:rsidRPr="007036CE" w:rsidRDefault="00A53258" w:rsidP="00A53258">
            <w:pPr>
              <w:pStyle w:val="GOSTTablenorm"/>
            </w:pPr>
            <w:r w:rsidRPr="007036CE">
              <w:t>Да</w:t>
            </w:r>
          </w:p>
        </w:tc>
        <w:tc>
          <w:tcPr>
            <w:tcW w:w="308" w:type="pct"/>
          </w:tcPr>
          <w:p w14:paraId="0E209A8C" w14:textId="77777777" w:rsidR="00A53258" w:rsidRPr="007036CE" w:rsidRDefault="00A53258" w:rsidP="00A53258">
            <w:pPr>
              <w:pStyle w:val="GOSTTablenorm"/>
            </w:pPr>
            <w:r w:rsidRPr="007036CE">
              <w:t>=3</w:t>
            </w:r>
          </w:p>
        </w:tc>
        <w:tc>
          <w:tcPr>
            <w:tcW w:w="2039" w:type="pct"/>
          </w:tcPr>
          <w:p w14:paraId="13D5B432" w14:textId="77777777" w:rsidR="00A53258" w:rsidRPr="007036CE" w:rsidRDefault="00A53258" w:rsidP="00A53258">
            <w:pPr>
              <w:pStyle w:val="GOSTTablenorm"/>
            </w:pPr>
            <w:r w:rsidRPr="007036CE">
              <w:t>Указывается код вида документа.</w:t>
            </w:r>
          </w:p>
          <w:p w14:paraId="086E92A5" w14:textId="77777777" w:rsidR="00A53258" w:rsidRPr="007036CE" w:rsidRDefault="00A53258" w:rsidP="00A53258">
            <w:pPr>
              <w:pStyle w:val="GOSTTablenorm"/>
            </w:pPr>
            <w:r w:rsidRPr="007036CE">
              <w:t>Заполняется значением «БПИ»</w:t>
            </w:r>
          </w:p>
        </w:tc>
      </w:tr>
      <w:tr w:rsidR="00A53258" w:rsidRPr="007036CE" w14:paraId="6B4182E1" w14:textId="77777777" w:rsidTr="00974EB0">
        <w:tc>
          <w:tcPr>
            <w:tcW w:w="1100" w:type="pct"/>
          </w:tcPr>
          <w:p w14:paraId="377D9304" w14:textId="77777777" w:rsidR="00A53258" w:rsidRPr="007036CE" w:rsidRDefault="00A53258" w:rsidP="00A53258">
            <w:pPr>
              <w:pStyle w:val="GOSTTablenorm"/>
            </w:pPr>
            <w:r w:rsidRPr="007036CE">
              <w:rPr>
                <w:szCs w:val="22"/>
              </w:rPr>
              <w:t>Уровень конфиденциальности</w:t>
            </w:r>
          </w:p>
        </w:tc>
        <w:tc>
          <w:tcPr>
            <w:tcW w:w="734" w:type="pct"/>
          </w:tcPr>
          <w:p w14:paraId="677DBFB1" w14:textId="77777777" w:rsidR="00A53258" w:rsidRPr="007036CE" w:rsidRDefault="00A53258" w:rsidP="00A53258">
            <w:pPr>
              <w:pStyle w:val="GOSTTablenorm"/>
              <w:rPr>
                <w:szCs w:val="22"/>
                <w:lang w:val="en-US"/>
              </w:rPr>
            </w:pPr>
            <w:r w:rsidRPr="007036CE">
              <w:rPr>
                <w:szCs w:val="22"/>
                <w:lang w:val="en-US"/>
              </w:rPr>
              <w:t>ACCESSLEVEL</w:t>
            </w:r>
          </w:p>
        </w:tc>
        <w:tc>
          <w:tcPr>
            <w:tcW w:w="519" w:type="pct"/>
          </w:tcPr>
          <w:p w14:paraId="5E2FCED4" w14:textId="77777777" w:rsidR="00A53258" w:rsidRPr="007036CE" w:rsidRDefault="00A53258" w:rsidP="00A53258">
            <w:pPr>
              <w:pStyle w:val="GOSTTablenorm"/>
            </w:pPr>
            <w:r w:rsidRPr="007036CE">
              <w:rPr>
                <w:szCs w:val="22"/>
              </w:rPr>
              <w:t>Число</w:t>
            </w:r>
          </w:p>
        </w:tc>
        <w:tc>
          <w:tcPr>
            <w:tcW w:w="300" w:type="pct"/>
          </w:tcPr>
          <w:p w14:paraId="6B1E7993" w14:textId="77777777" w:rsidR="00A53258" w:rsidRPr="007036CE" w:rsidRDefault="00A53258" w:rsidP="00A53258">
            <w:pPr>
              <w:pStyle w:val="GOSTTablenorm"/>
            </w:pPr>
            <w:r w:rsidRPr="007036CE">
              <w:rPr>
                <w:szCs w:val="22"/>
              </w:rPr>
              <w:t>Да</w:t>
            </w:r>
          </w:p>
        </w:tc>
        <w:tc>
          <w:tcPr>
            <w:tcW w:w="308" w:type="pct"/>
          </w:tcPr>
          <w:p w14:paraId="0B2ADF16" w14:textId="77777777" w:rsidR="00A53258" w:rsidRPr="007036CE" w:rsidRDefault="00A53258" w:rsidP="00A53258">
            <w:pPr>
              <w:pStyle w:val="GOSTTablenorm"/>
            </w:pPr>
            <w:r w:rsidRPr="007036CE">
              <w:t>=1</w:t>
            </w:r>
          </w:p>
        </w:tc>
        <w:tc>
          <w:tcPr>
            <w:tcW w:w="2039" w:type="pct"/>
          </w:tcPr>
          <w:p w14:paraId="06BD0B03" w14:textId="77777777" w:rsidR="00A53258" w:rsidRPr="007036CE" w:rsidRDefault="00A53258" w:rsidP="00A53258">
            <w:pPr>
              <w:pStyle w:val="GOSTTablenorm"/>
            </w:pPr>
            <w:r w:rsidRPr="007036CE">
              <w:t>Указывается уровень конфиденциальности документа.</w:t>
            </w:r>
          </w:p>
          <w:p w14:paraId="1D5C3886" w14:textId="77777777" w:rsidR="00A53258" w:rsidRPr="007036CE" w:rsidRDefault="00A53258" w:rsidP="00A53258">
            <w:pPr>
              <w:pStyle w:val="GOSTTablenorm"/>
            </w:pPr>
            <w:r w:rsidRPr="007036CE">
              <w:t>Возможные значения:</w:t>
            </w:r>
          </w:p>
          <w:p w14:paraId="75F13CA0" w14:textId="4B29893F" w:rsidR="00A53258" w:rsidRPr="007036CE" w:rsidRDefault="00A53258" w:rsidP="007E547B">
            <w:pPr>
              <w:pStyle w:val="GOSTTableListMark1"/>
              <w:numPr>
                <w:ilvl w:val="0"/>
                <w:numId w:val="2"/>
              </w:numPr>
            </w:pPr>
            <w:r w:rsidRPr="007036CE">
              <w:t xml:space="preserve">«0» </w:t>
            </w:r>
            <w:r w:rsidR="00FB1651" w:rsidRPr="007036CE">
              <w:t>–</w:t>
            </w:r>
            <w:r w:rsidRPr="007036CE">
              <w:t xml:space="preserve"> Несекретно;</w:t>
            </w:r>
          </w:p>
          <w:p w14:paraId="42AFBF0F" w14:textId="28F3223B" w:rsidR="00A53258" w:rsidRPr="007036CE" w:rsidRDefault="00A53258" w:rsidP="007E547B">
            <w:pPr>
              <w:pStyle w:val="GOSTTableListMark1"/>
              <w:numPr>
                <w:ilvl w:val="0"/>
                <w:numId w:val="2"/>
              </w:numPr>
            </w:pPr>
            <w:r w:rsidRPr="007036CE">
              <w:t>«1</w:t>
            </w:r>
            <w:r w:rsidR="00616B9D" w:rsidRPr="007036CE">
              <w:t xml:space="preserve">» </w:t>
            </w:r>
            <w:r w:rsidR="00FB1651" w:rsidRPr="007036CE">
              <w:t>–</w:t>
            </w:r>
            <w:r w:rsidR="00616B9D" w:rsidRPr="007036CE">
              <w:t xml:space="preserve"> Для служебного пользования</w:t>
            </w:r>
          </w:p>
        </w:tc>
      </w:tr>
      <w:tr w:rsidR="00A53258" w:rsidRPr="007036CE" w14:paraId="3F72CD01" w14:textId="77777777" w:rsidTr="00974EB0">
        <w:tc>
          <w:tcPr>
            <w:tcW w:w="1100" w:type="pct"/>
          </w:tcPr>
          <w:p w14:paraId="4B46E92C" w14:textId="77777777" w:rsidR="00A53258" w:rsidRPr="007036CE" w:rsidRDefault="00A53258" w:rsidP="00A53258">
            <w:pPr>
              <w:pStyle w:val="GOSTTablenorm"/>
              <w:rPr>
                <w:szCs w:val="22"/>
              </w:rPr>
            </w:pPr>
            <w:r w:rsidRPr="007036CE">
              <w:rPr>
                <w:szCs w:val="22"/>
              </w:rPr>
              <w:t>Код бюджета</w:t>
            </w:r>
          </w:p>
        </w:tc>
        <w:tc>
          <w:tcPr>
            <w:tcW w:w="734" w:type="pct"/>
          </w:tcPr>
          <w:p w14:paraId="7A6C2B80" w14:textId="77777777" w:rsidR="00A53258" w:rsidRPr="007036CE" w:rsidRDefault="00A53258" w:rsidP="00A53258">
            <w:pPr>
              <w:pStyle w:val="GOSTTablenorm"/>
              <w:rPr>
                <w:szCs w:val="22"/>
                <w:lang w:val="en-US"/>
              </w:rPr>
            </w:pPr>
            <w:r w:rsidRPr="007036CE">
              <w:rPr>
                <w:szCs w:val="24"/>
              </w:rPr>
              <w:t>BUDGET_CODE</w:t>
            </w:r>
          </w:p>
        </w:tc>
        <w:tc>
          <w:tcPr>
            <w:tcW w:w="519" w:type="pct"/>
          </w:tcPr>
          <w:p w14:paraId="22CDCAA2" w14:textId="77777777" w:rsidR="00A53258" w:rsidRPr="007036CE" w:rsidRDefault="00A53258" w:rsidP="00A53258">
            <w:pPr>
              <w:pStyle w:val="GOSTTablenorm"/>
            </w:pPr>
            <w:r w:rsidRPr="007036CE">
              <w:rPr>
                <w:szCs w:val="22"/>
              </w:rPr>
              <w:t>Строка</w:t>
            </w:r>
          </w:p>
        </w:tc>
        <w:tc>
          <w:tcPr>
            <w:tcW w:w="300" w:type="pct"/>
          </w:tcPr>
          <w:p w14:paraId="4BE36984" w14:textId="77777777" w:rsidR="00A53258" w:rsidRPr="007036CE" w:rsidRDefault="00A53258" w:rsidP="00A53258">
            <w:pPr>
              <w:pStyle w:val="GOSTTablenorm"/>
            </w:pPr>
            <w:r w:rsidRPr="007036CE">
              <w:rPr>
                <w:szCs w:val="22"/>
              </w:rPr>
              <w:t>Да</w:t>
            </w:r>
          </w:p>
        </w:tc>
        <w:tc>
          <w:tcPr>
            <w:tcW w:w="308" w:type="pct"/>
          </w:tcPr>
          <w:p w14:paraId="6E53BD6C" w14:textId="77777777" w:rsidR="00A53258" w:rsidRPr="007036CE" w:rsidRDefault="00A53258" w:rsidP="00A53258">
            <w:pPr>
              <w:pStyle w:val="GOSTTablenorm"/>
            </w:pPr>
            <w:r w:rsidRPr="007036CE">
              <w:rPr>
                <w:szCs w:val="22"/>
              </w:rPr>
              <w:t>=8</w:t>
            </w:r>
          </w:p>
        </w:tc>
        <w:tc>
          <w:tcPr>
            <w:tcW w:w="2039" w:type="pct"/>
          </w:tcPr>
          <w:p w14:paraId="1D96DB96" w14:textId="77777777" w:rsidR="00A53258" w:rsidRPr="007036CE" w:rsidRDefault="00A53258" w:rsidP="00A53258">
            <w:pPr>
              <w:pStyle w:val="GOSTTablenorm"/>
            </w:pPr>
            <w:r w:rsidRPr="007036CE">
              <w:t>Указывается код бюджета в соответствии со справочником «Бюджеты»</w:t>
            </w:r>
          </w:p>
        </w:tc>
      </w:tr>
      <w:tr w:rsidR="00A53258" w:rsidRPr="007036CE" w14:paraId="69C4C34B" w14:textId="77777777" w:rsidTr="00974EB0">
        <w:tc>
          <w:tcPr>
            <w:tcW w:w="1100" w:type="pct"/>
          </w:tcPr>
          <w:p w14:paraId="322F6C17" w14:textId="77777777" w:rsidR="00A53258" w:rsidRPr="007036CE" w:rsidRDefault="00A53258" w:rsidP="00A53258">
            <w:pPr>
              <w:pStyle w:val="GOSTTablenorm"/>
              <w:rPr>
                <w:szCs w:val="22"/>
              </w:rPr>
            </w:pPr>
            <w:r w:rsidRPr="007036CE">
              <w:rPr>
                <w:szCs w:val="22"/>
              </w:rPr>
              <w:t>Дата ввода в действие</w:t>
            </w:r>
          </w:p>
        </w:tc>
        <w:tc>
          <w:tcPr>
            <w:tcW w:w="734" w:type="pct"/>
          </w:tcPr>
          <w:p w14:paraId="60528831" w14:textId="77777777" w:rsidR="00A53258" w:rsidRPr="007036CE" w:rsidRDefault="00A53258" w:rsidP="00A53258">
            <w:pPr>
              <w:pStyle w:val="GOSTTablenorm"/>
              <w:rPr>
                <w:szCs w:val="24"/>
              </w:rPr>
            </w:pPr>
            <w:r w:rsidRPr="007036CE">
              <w:rPr>
                <w:szCs w:val="24"/>
              </w:rPr>
              <w:t>EVENT_DATE</w:t>
            </w:r>
          </w:p>
        </w:tc>
        <w:tc>
          <w:tcPr>
            <w:tcW w:w="519" w:type="pct"/>
          </w:tcPr>
          <w:p w14:paraId="593FB7D6" w14:textId="77777777" w:rsidR="00A53258" w:rsidRPr="007036CE" w:rsidRDefault="00A53258" w:rsidP="00A53258">
            <w:pPr>
              <w:pStyle w:val="GOSTTablenorm"/>
            </w:pPr>
            <w:r w:rsidRPr="007036CE">
              <w:rPr>
                <w:szCs w:val="22"/>
              </w:rPr>
              <w:t>Дата</w:t>
            </w:r>
          </w:p>
        </w:tc>
        <w:tc>
          <w:tcPr>
            <w:tcW w:w="300" w:type="pct"/>
          </w:tcPr>
          <w:p w14:paraId="7C7C6621" w14:textId="77777777" w:rsidR="00A53258" w:rsidRPr="007036CE" w:rsidRDefault="00A53258" w:rsidP="00A53258">
            <w:pPr>
              <w:pStyle w:val="GOSTTablenorm"/>
            </w:pPr>
            <w:r w:rsidRPr="007036CE">
              <w:rPr>
                <w:szCs w:val="22"/>
              </w:rPr>
              <w:t>Да</w:t>
            </w:r>
          </w:p>
        </w:tc>
        <w:tc>
          <w:tcPr>
            <w:tcW w:w="308" w:type="pct"/>
          </w:tcPr>
          <w:p w14:paraId="4B66F494" w14:textId="77777777" w:rsidR="00A53258" w:rsidRPr="007036CE" w:rsidRDefault="00A53258" w:rsidP="00A53258">
            <w:pPr>
              <w:pStyle w:val="GOSTTablenorm"/>
            </w:pPr>
          </w:p>
        </w:tc>
        <w:tc>
          <w:tcPr>
            <w:tcW w:w="2039" w:type="pct"/>
          </w:tcPr>
          <w:p w14:paraId="47C19D85" w14:textId="77777777" w:rsidR="00A53258" w:rsidRPr="007036CE" w:rsidRDefault="00A53258" w:rsidP="007C359C">
            <w:pPr>
              <w:pStyle w:val="GOSTTablenorm"/>
            </w:pPr>
            <w:r w:rsidRPr="007036CE">
              <w:rPr>
                <w:szCs w:val="22"/>
              </w:rPr>
              <w:t xml:space="preserve">Указывается </w:t>
            </w:r>
            <w:del w:id="2742" w:author="SUP-1675702" w:date="2025-06-30T11:10:00Z">
              <w:r w:rsidRPr="007036CE" w:rsidDel="007C359C">
                <w:rPr>
                  <w:szCs w:val="22"/>
                </w:rPr>
                <w:delText>дата документа</w:delText>
              </w:r>
            </w:del>
            <w:ins w:id="2743" w:author="SUP-1675702" w:date="2025-06-30T11:10:00Z">
              <w:r w:rsidR="007C359C" w:rsidRPr="007036CE">
                <w:rPr>
                  <w:szCs w:val="22"/>
                </w:rPr>
                <w:t xml:space="preserve">значение поля </w:t>
              </w:r>
            </w:ins>
            <w:ins w:id="2744" w:author="SUP-1675702" w:date="2025-06-30T11:14:00Z">
              <w:r w:rsidR="007C359C" w:rsidRPr="007036CE">
                <w:rPr>
                  <w:szCs w:val="22"/>
                </w:rPr>
                <w:t>«Дата отражения операции в учете» (SettlementDate)</w:t>
              </w:r>
            </w:ins>
            <w:r w:rsidRPr="007036CE">
              <w:rPr>
                <w:szCs w:val="22"/>
              </w:rPr>
              <w:t xml:space="preserve"> в формате </w:t>
            </w:r>
            <w:r w:rsidR="00616B9D" w:rsidRPr="007036CE">
              <w:rPr>
                <w:szCs w:val="22"/>
              </w:rPr>
              <w:t>YYYY-MM-DD</w:t>
            </w:r>
          </w:p>
        </w:tc>
      </w:tr>
      <w:tr w:rsidR="00A53258" w:rsidRPr="007036CE" w14:paraId="014CB6EB" w14:textId="77777777" w:rsidTr="00974EB0">
        <w:tc>
          <w:tcPr>
            <w:tcW w:w="1100" w:type="pct"/>
          </w:tcPr>
          <w:p w14:paraId="3C84F521" w14:textId="77777777" w:rsidR="00A53258" w:rsidRPr="007036CE" w:rsidRDefault="00A53258" w:rsidP="00A53258">
            <w:pPr>
              <w:pStyle w:val="GOSTTablenorm"/>
              <w:rPr>
                <w:szCs w:val="22"/>
              </w:rPr>
            </w:pPr>
            <w:r w:rsidRPr="007036CE">
              <w:rPr>
                <w:szCs w:val="22"/>
              </w:rPr>
              <w:lastRenderedPageBreak/>
              <w:t>Код вида изменения</w:t>
            </w:r>
          </w:p>
        </w:tc>
        <w:tc>
          <w:tcPr>
            <w:tcW w:w="734" w:type="pct"/>
          </w:tcPr>
          <w:p w14:paraId="53BCC782" w14:textId="77777777" w:rsidR="00A53258" w:rsidRPr="007036CE" w:rsidRDefault="00A53258" w:rsidP="00A53258">
            <w:pPr>
              <w:pStyle w:val="GOSTTablenorm"/>
              <w:rPr>
                <w:szCs w:val="24"/>
              </w:rPr>
            </w:pPr>
            <w:r w:rsidRPr="007036CE">
              <w:rPr>
                <w:szCs w:val="24"/>
              </w:rPr>
              <w:t>CHANGE_CODE</w:t>
            </w:r>
          </w:p>
        </w:tc>
        <w:tc>
          <w:tcPr>
            <w:tcW w:w="519" w:type="pct"/>
          </w:tcPr>
          <w:p w14:paraId="0C3E9BE0" w14:textId="77777777" w:rsidR="00A53258" w:rsidRPr="007036CE" w:rsidRDefault="00A53258" w:rsidP="00A53258">
            <w:pPr>
              <w:pStyle w:val="GOSTTablenorm"/>
            </w:pPr>
            <w:r w:rsidRPr="007036CE">
              <w:rPr>
                <w:szCs w:val="22"/>
              </w:rPr>
              <w:t>Строка</w:t>
            </w:r>
          </w:p>
        </w:tc>
        <w:tc>
          <w:tcPr>
            <w:tcW w:w="300" w:type="pct"/>
          </w:tcPr>
          <w:p w14:paraId="58EE8517" w14:textId="77777777" w:rsidR="00A53258" w:rsidRPr="007036CE" w:rsidRDefault="00A53258" w:rsidP="00A53258">
            <w:pPr>
              <w:pStyle w:val="GOSTTablenorm"/>
            </w:pPr>
            <w:r w:rsidRPr="007036CE">
              <w:rPr>
                <w:szCs w:val="22"/>
              </w:rPr>
              <w:t>Да</w:t>
            </w:r>
          </w:p>
        </w:tc>
        <w:tc>
          <w:tcPr>
            <w:tcW w:w="308" w:type="pct"/>
          </w:tcPr>
          <w:p w14:paraId="51749D58" w14:textId="77777777" w:rsidR="00A53258" w:rsidRPr="007036CE" w:rsidRDefault="00A53258" w:rsidP="00A53258">
            <w:pPr>
              <w:pStyle w:val="GOSTTablenorm"/>
            </w:pPr>
            <w:r w:rsidRPr="007036CE">
              <w:rPr>
                <w:szCs w:val="22"/>
              </w:rPr>
              <w:t>=3</w:t>
            </w:r>
          </w:p>
        </w:tc>
        <w:tc>
          <w:tcPr>
            <w:tcW w:w="2039" w:type="pct"/>
          </w:tcPr>
          <w:p w14:paraId="01C51895" w14:textId="77777777" w:rsidR="00A53258" w:rsidRPr="007036CE" w:rsidRDefault="00A53258" w:rsidP="00A53258">
            <w:pPr>
              <w:pStyle w:val="GOSTTablenorm"/>
            </w:pPr>
            <w:r w:rsidRPr="007036CE">
              <w:rPr>
                <w:szCs w:val="22"/>
              </w:rPr>
              <w:t>Указывается код вида изменений</w:t>
            </w:r>
          </w:p>
        </w:tc>
      </w:tr>
      <w:tr w:rsidR="00DC5693" w:rsidRPr="007036CE" w14:paraId="2B41D689" w14:textId="77777777" w:rsidTr="00974EB0">
        <w:trPr>
          <w:ins w:id="2745" w:author="Сатлер Марина Викторовна" w:date="2024-07-05T16:49:00Z"/>
        </w:trPr>
        <w:tc>
          <w:tcPr>
            <w:tcW w:w="1100" w:type="pct"/>
          </w:tcPr>
          <w:p w14:paraId="7711FDFB" w14:textId="77777777" w:rsidR="00DC5693" w:rsidRPr="007036CE" w:rsidRDefault="00DC5693" w:rsidP="00DC5693">
            <w:pPr>
              <w:pStyle w:val="GOSTTablenorm"/>
              <w:rPr>
                <w:ins w:id="2746" w:author="Сатлер Марина Викторовна" w:date="2024-07-05T16:49:00Z"/>
                <w:szCs w:val="22"/>
              </w:rPr>
            </w:pPr>
            <w:ins w:id="2747" w:author="Сатлер Марина Викторовна" w:date="2024-07-05T16:49:00Z">
              <w:r w:rsidRPr="007036CE">
                <w:t>Признак «Новый бюджетный цикл»</w:t>
              </w:r>
            </w:ins>
          </w:p>
        </w:tc>
        <w:tc>
          <w:tcPr>
            <w:tcW w:w="734" w:type="pct"/>
          </w:tcPr>
          <w:p w14:paraId="08498842" w14:textId="77777777" w:rsidR="00DC5693" w:rsidRPr="007036CE" w:rsidRDefault="00DC5693" w:rsidP="00DC5693">
            <w:pPr>
              <w:pStyle w:val="GOSTTablenorm"/>
              <w:rPr>
                <w:ins w:id="2748" w:author="Сатлер Марина Викторовна" w:date="2024-07-05T16:49:00Z"/>
                <w:szCs w:val="24"/>
              </w:rPr>
            </w:pPr>
            <w:ins w:id="2749" w:author="Сатлер Марина Викторовна" w:date="2024-07-05T16:49:00Z">
              <w:r w:rsidRPr="007036CE">
                <w:rPr>
                  <w:lang w:val="en-US"/>
                </w:rPr>
                <w:t>NBC</w:t>
              </w:r>
            </w:ins>
          </w:p>
        </w:tc>
        <w:tc>
          <w:tcPr>
            <w:tcW w:w="519" w:type="pct"/>
          </w:tcPr>
          <w:p w14:paraId="07FCF903" w14:textId="77777777" w:rsidR="00DC5693" w:rsidRPr="007036CE" w:rsidRDefault="00DC5693" w:rsidP="00DC5693">
            <w:pPr>
              <w:pStyle w:val="GOSTTablenorm"/>
              <w:rPr>
                <w:ins w:id="2750" w:author="Сатлер Марина Викторовна" w:date="2024-07-05T16:49:00Z"/>
                <w:szCs w:val="22"/>
              </w:rPr>
            </w:pPr>
            <w:ins w:id="2751" w:author="Сатлер Марина Викторовна" w:date="2024-07-05T16:49:00Z">
              <w:r w:rsidRPr="007036CE">
                <w:t>Строка</w:t>
              </w:r>
            </w:ins>
          </w:p>
        </w:tc>
        <w:tc>
          <w:tcPr>
            <w:tcW w:w="300" w:type="pct"/>
          </w:tcPr>
          <w:p w14:paraId="0EE9A1F0" w14:textId="77777777" w:rsidR="00DC5693" w:rsidRPr="007036CE" w:rsidRDefault="00DC5693" w:rsidP="00DC5693">
            <w:pPr>
              <w:pStyle w:val="GOSTTablenorm"/>
              <w:rPr>
                <w:ins w:id="2752" w:author="Сатлер Марина Викторовна" w:date="2024-07-05T16:49:00Z"/>
                <w:szCs w:val="22"/>
              </w:rPr>
            </w:pPr>
            <w:ins w:id="2753" w:author="Сатлер Марина Викторовна" w:date="2024-07-05T16:49:00Z">
              <w:r w:rsidRPr="007036CE">
                <w:t>Да</w:t>
              </w:r>
            </w:ins>
          </w:p>
        </w:tc>
        <w:tc>
          <w:tcPr>
            <w:tcW w:w="308" w:type="pct"/>
          </w:tcPr>
          <w:p w14:paraId="33F6305B" w14:textId="77777777" w:rsidR="00DC5693" w:rsidRPr="007036CE" w:rsidRDefault="00DC5693" w:rsidP="00DC5693">
            <w:pPr>
              <w:pStyle w:val="GOSTTablenorm"/>
              <w:rPr>
                <w:ins w:id="2754" w:author="Сатлер Марина Викторовна" w:date="2024-07-05T16:49:00Z"/>
                <w:szCs w:val="22"/>
              </w:rPr>
            </w:pPr>
            <w:ins w:id="2755" w:author="Сатлер Марина Викторовна" w:date="2024-07-05T16:49:00Z">
              <w:r w:rsidRPr="007036CE">
                <w:t>=1</w:t>
              </w:r>
            </w:ins>
          </w:p>
        </w:tc>
        <w:tc>
          <w:tcPr>
            <w:tcW w:w="2039" w:type="pct"/>
          </w:tcPr>
          <w:p w14:paraId="06A9E76F" w14:textId="77777777" w:rsidR="00DC5693" w:rsidRPr="007036CE" w:rsidRDefault="00DC5693" w:rsidP="00DC5693">
            <w:pPr>
              <w:pStyle w:val="GOSTTablenorm"/>
              <w:rPr>
                <w:ins w:id="2756" w:author="Сатлер Марина Викторовна" w:date="2024-07-05T16:49:00Z"/>
              </w:rPr>
            </w:pPr>
            <w:ins w:id="2757" w:author="Сатлер Марина Викторовна" w:date="2024-07-05T16:49:00Z">
              <w:r w:rsidRPr="007036CE">
                <w:t>Указывается признак доведения бюджетных данных на новый бюджетный цикл.</w:t>
              </w:r>
            </w:ins>
          </w:p>
          <w:p w14:paraId="3F202EAB" w14:textId="77777777" w:rsidR="00DC5693" w:rsidRPr="007036CE" w:rsidRDefault="00DC5693" w:rsidP="00DC5693">
            <w:pPr>
              <w:pStyle w:val="GOSTTablenorm"/>
              <w:rPr>
                <w:ins w:id="2758" w:author="Сатлер Марина Викторовна" w:date="2024-07-05T16:49:00Z"/>
              </w:rPr>
            </w:pPr>
            <w:ins w:id="2759" w:author="Сатлер Марина Викторовна" w:date="2024-07-05T16:49:00Z">
              <w:r w:rsidRPr="007036CE">
                <w:t>Возможные значения:</w:t>
              </w:r>
            </w:ins>
          </w:p>
          <w:p w14:paraId="50AB2971" w14:textId="2DBA3F90" w:rsidR="00DC5693" w:rsidRPr="007036CE" w:rsidRDefault="00DC5693" w:rsidP="00342CB0">
            <w:pPr>
              <w:pStyle w:val="GOSTTableListMark1"/>
              <w:rPr>
                <w:ins w:id="2760" w:author="Сатлер Марина Викторовна" w:date="2024-07-05T16:49:00Z"/>
                <w:szCs w:val="22"/>
              </w:rPr>
            </w:pPr>
            <w:ins w:id="2761" w:author="Сатлер Марина Викторовна" w:date="2024-07-05T16:49:00Z">
              <w:r w:rsidRPr="007036CE">
                <w:rPr>
                  <w:szCs w:val="22"/>
                </w:rPr>
                <w:t>«0</w:t>
              </w:r>
              <w:r w:rsidRPr="007036CE">
                <w:t xml:space="preserve">» </w:t>
              </w:r>
            </w:ins>
            <w:r w:rsidR="00FB1651" w:rsidRPr="007036CE">
              <w:t>–</w:t>
            </w:r>
            <w:ins w:id="2762" w:author="Сатлер Марина Викторовна" w:date="2024-07-05T16:49:00Z">
              <w:r w:rsidRPr="007036CE">
                <w:t xml:space="preserve"> доведение на текущий бюджетный цикл;</w:t>
              </w:r>
            </w:ins>
          </w:p>
          <w:p w14:paraId="5161AD4A" w14:textId="78B8D897" w:rsidR="00DC5693" w:rsidRPr="007036CE" w:rsidRDefault="00DC5693" w:rsidP="00342CB0">
            <w:pPr>
              <w:pStyle w:val="GOSTTableListMark1"/>
              <w:rPr>
                <w:ins w:id="2763" w:author="Сатлер Марина Викторовна" w:date="2024-07-05T16:49:00Z"/>
                <w:szCs w:val="22"/>
              </w:rPr>
            </w:pPr>
            <w:ins w:id="2764" w:author="Сатлер Марина Викторовна" w:date="2024-07-05T16:49:00Z">
              <w:r w:rsidRPr="007036CE">
                <w:rPr>
                  <w:szCs w:val="22"/>
                </w:rPr>
                <w:t xml:space="preserve">«1» </w:t>
              </w:r>
            </w:ins>
            <w:r w:rsidR="00FB1651" w:rsidRPr="007036CE">
              <w:t>–</w:t>
            </w:r>
            <w:ins w:id="2765" w:author="Сатлер Марина Викторовна" w:date="2024-07-05T16:49:00Z">
              <w:r w:rsidRPr="007036CE">
                <w:rPr>
                  <w:szCs w:val="22"/>
                </w:rPr>
                <w:t xml:space="preserve"> доведение на новый бюджетный цикл</w:t>
              </w:r>
            </w:ins>
          </w:p>
        </w:tc>
      </w:tr>
      <w:tr w:rsidR="00DC5693" w:rsidRPr="007036CE" w14:paraId="548E526E" w14:textId="77777777" w:rsidTr="00974EB0">
        <w:tc>
          <w:tcPr>
            <w:tcW w:w="1100" w:type="pct"/>
          </w:tcPr>
          <w:p w14:paraId="17D019C4" w14:textId="77777777" w:rsidR="00DC5693" w:rsidRPr="007036CE" w:rsidRDefault="00DC5693" w:rsidP="00DC5693">
            <w:pPr>
              <w:pStyle w:val="GOSTTablenorm"/>
              <w:rPr>
                <w:b/>
                <w:szCs w:val="22"/>
              </w:rPr>
            </w:pPr>
            <w:r w:rsidRPr="007036CE">
              <w:rPr>
                <w:b/>
                <w:szCs w:val="22"/>
              </w:rPr>
              <w:t>Строки документа по разделу «БА по ПНО»</w:t>
            </w:r>
          </w:p>
        </w:tc>
        <w:tc>
          <w:tcPr>
            <w:tcW w:w="734" w:type="pct"/>
          </w:tcPr>
          <w:p w14:paraId="25793F6F" w14:textId="77777777" w:rsidR="00DC5693" w:rsidRPr="007036CE" w:rsidRDefault="00DC5693" w:rsidP="00DC5693">
            <w:pPr>
              <w:pStyle w:val="GOSTTablenorm"/>
              <w:rPr>
                <w:b/>
                <w:szCs w:val="24"/>
              </w:rPr>
            </w:pPr>
            <w:r w:rsidRPr="007036CE">
              <w:rPr>
                <w:b/>
                <w:szCs w:val="24"/>
                <w:lang w:val="en-US"/>
              </w:rPr>
              <w:t>SECTION_</w:t>
            </w:r>
            <w:r w:rsidRPr="007036CE">
              <w:rPr>
                <w:b/>
                <w:szCs w:val="24"/>
              </w:rPr>
              <w:t>2</w:t>
            </w:r>
          </w:p>
        </w:tc>
        <w:tc>
          <w:tcPr>
            <w:tcW w:w="519" w:type="pct"/>
          </w:tcPr>
          <w:p w14:paraId="378346E3" w14:textId="77777777" w:rsidR="00DC5693" w:rsidRPr="007036CE" w:rsidRDefault="00DC5693" w:rsidP="00DC5693">
            <w:pPr>
              <w:pStyle w:val="GOSTTablenorm"/>
            </w:pPr>
            <w:r w:rsidRPr="007036CE">
              <w:rPr>
                <w:szCs w:val="22"/>
              </w:rPr>
              <w:t>Массив</w:t>
            </w:r>
          </w:p>
        </w:tc>
        <w:tc>
          <w:tcPr>
            <w:tcW w:w="300" w:type="pct"/>
          </w:tcPr>
          <w:p w14:paraId="424349D5" w14:textId="77777777" w:rsidR="00DC5693" w:rsidRPr="007036CE" w:rsidRDefault="00DC5693" w:rsidP="00DC5693">
            <w:pPr>
              <w:pStyle w:val="GOSTTablenorm"/>
            </w:pPr>
            <w:r w:rsidRPr="007036CE">
              <w:rPr>
                <w:szCs w:val="22"/>
              </w:rPr>
              <w:t>Нет</w:t>
            </w:r>
          </w:p>
        </w:tc>
        <w:tc>
          <w:tcPr>
            <w:tcW w:w="308" w:type="pct"/>
          </w:tcPr>
          <w:p w14:paraId="2A744247" w14:textId="77777777" w:rsidR="00DC5693" w:rsidRPr="007036CE" w:rsidRDefault="00DC5693" w:rsidP="00DC5693">
            <w:pPr>
              <w:pStyle w:val="GOSTTablenorm"/>
            </w:pPr>
            <w:r w:rsidRPr="007036CE">
              <w:rPr>
                <w:szCs w:val="22"/>
              </w:rPr>
              <w:t>-</w:t>
            </w:r>
          </w:p>
        </w:tc>
        <w:tc>
          <w:tcPr>
            <w:tcW w:w="2039" w:type="pct"/>
          </w:tcPr>
          <w:p w14:paraId="491F65B9" w14:textId="77777777" w:rsidR="00DC5693" w:rsidRPr="007036CE" w:rsidRDefault="00DC5693" w:rsidP="00DC5693">
            <w:pPr>
              <w:pStyle w:val="GOSTTablenorm"/>
            </w:pPr>
            <w:r w:rsidRPr="007036CE">
              <w:rPr>
                <w:szCs w:val="22"/>
              </w:rPr>
              <w:t>-</w:t>
            </w:r>
          </w:p>
        </w:tc>
      </w:tr>
      <w:tr w:rsidR="00DC5693" w:rsidRPr="007036CE" w14:paraId="55CD236E" w14:textId="77777777" w:rsidTr="00974EB0">
        <w:tc>
          <w:tcPr>
            <w:tcW w:w="1100" w:type="pct"/>
          </w:tcPr>
          <w:p w14:paraId="72FD3933" w14:textId="77777777" w:rsidR="00DC5693" w:rsidRPr="007036CE" w:rsidRDefault="00DC5693" w:rsidP="00DC5693">
            <w:pPr>
              <w:pStyle w:val="GOSTTablenorm"/>
              <w:rPr>
                <w:szCs w:val="22"/>
              </w:rPr>
            </w:pPr>
            <w:ins w:id="2766" w:author="Сатлер Марина Викторовна" w:date="2024-02-13T15:18:00Z">
              <w:r w:rsidRPr="007036CE">
                <w:t>Раздел</w:t>
              </w:r>
            </w:ins>
          </w:p>
        </w:tc>
        <w:tc>
          <w:tcPr>
            <w:tcW w:w="734" w:type="pct"/>
          </w:tcPr>
          <w:p w14:paraId="7788414D" w14:textId="77777777" w:rsidR="00DC5693" w:rsidRPr="007036CE" w:rsidRDefault="00DC5693" w:rsidP="00DC5693">
            <w:pPr>
              <w:pStyle w:val="GOSTTablenorm"/>
              <w:rPr>
                <w:b/>
                <w:szCs w:val="24"/>
                <w:lang w:val="en-US"/>
              </w:rPr>
            </w:pPr>
            <w:ins w:id="2767" w:author="Сатлер Марина Викторовна" w:date="2024-02-13T15:19:00Z">
              <w:r w:rsidRPr="007036CE">
                <w:rPr>
                  <w:b/>
                  <w:szCs w:val="24"/>
                  <w:lang w:val="en-US"/>
                </w:rPr>
                <w:t>SECTION_</w:t>
              </w:r>
              <w:r w:rsidRPr="007036CE">
                <w:rPr>
                  <w:b/>
                  <w:szCs w:val="24"/>
                </w:rPr>
                <w:t>2:</w:t>
              </w:r>
            </w:ins>
            <w:ins w:id="2768" w:author="Сатлер Марина Викторовна" w:date="2024-02-13T15:18:00Z">
              <w:r w:rsidRPr="007036CE">
                <w:t>SECTION_TYPE</w:t>
              </w:r>
            </w:ins>
          </w:p>
        </w:tc>
        <w:tc>
          <w:tcPr>
            <w:tcW w:w="519" w:type="pct"/>
          </w:tcPr>
          <w:p w14:paraId="413E16D7" w14:textId="77777777" w:rsidR="00DC5693" w:rsidRPr="007036CE" w:rsidRDefault="00DC5693" w:rsidP="00DC5693">
            <w:pPr>
              <w:pStyle w:val="GOSTTablenorm"/>
              <w:rPr>
                <w:szCs w:val="22"/>
              </w:rPr>
            </w:pPr>
            <w:ins w:id="2769" w:author="Сатлер Марина Викторовна" w:date="2024-02-13T15:18:00Z">
              <w:r w:rsidRPr="007036CE">
                <w:rPr>
                  <w:szCs w:val="22"/>
                </w:rPr>
                <w:t>Строка</w:t>
              </w:r>
            </w:ins>
          </w:p>
        </w:tc>
        <w:tc>
          <w:tcPr>
            <w:tcW w:w="300" w:type="pct"/>
          </w:tcPr>
          <w:p w14:paraId="05FF174B" w14:textId="77777777" w:rsidR="00DC5693" w:rsidRPr="007036CE" w:rsidRDefault="00DC5693" w:rsidP="00DC5693">
            <w:pPr>
              <w:pStyle w:val="GOSTTablenorm"/>
              <w:rPr>
                <w:szCs w:val="22"/>
              </w:rPr>
            </w:pPr>
            <w:ins w:id="2770" w:author="Сатлер Марина Викторовна" w:date="2024-02-13T15:18:00Z">
              <w:r w:rsidRPr="007036CE">
                <w:rPr>
                  <w:szCs w:val="22"/>
                </w:rPr>
                <w:t>Да</w:t>
              </w:r>
            </w:ins>
          </w:p>
        </w:tc>
        <w:tc>
          <w:tcPr>
            <w:tcW w:w="308" w:type="pct"/>
          </w:tcPr>
          <w:p w14:paraId="262D3BEA" w14:textId="77777777" w:rsidR="00DC5693" w:rsidRPr="007036CE" w:rsidRDefault="00DC5693" w:rsidP="00DC5693">
            <w:pPr>
              <w:pStyle w:val="GOSTTablenorm"/>
              <w:rPr>
                <w:szCs w:val="22"/>
              </w:rPr>
            </w:pPr>
            <w:ins w:id="2771" w:author="Сатлер Марина Викторовна" w:date="2024-02-13T15:18:00Z">
              <w:r w:rsidRPr="007036CE">
                <w:rPr>
                  <w:szCs w:val="22"/>
                  <w:lang w:val="en-US"/>
                </w:rPr>
                <w:t>=</w:t>
              </w:r>
              <w:r w:rsidRPr="007036CE">
                <w:rPr>
                  <w:szCs w:val="22"/>
                </w:rPr>
                <w:t>1</w:t>
              </w:r>
            </w:ins>
          </w:p>
        </w:tc>
        <w:tc>
          <w:tcPr>
            <w:tcW w:w="2039" w:type="pct"/>
          </w:tcPr>
          <w:p w14:paraId="3060452B" w14:textId="77777777" w:rsidR="00DC5693" w:rsidRPr="007036CE" w:rsidRDefault="00DC5693" w:rsidP="00DC5693">
            <w:pPr>
              <w:ind w:firstLine="30"/>
              <w:rPr>
                <w:ins w:id="2772" w:author="Сатлер Марина Викторовна" w:date="2024-02-13T15:18:00Z"/>
                <w:sz w:val="22"/>
                <w:szCs w:val="22"/>
              </w:rPr>
            </w:pPr>
            <w:ins w:id="2773" w:author="Сатлер Марина Викторовна" w:date="2024-02-13T15:18:00Z">
              <w:r w:rsidRPr="007036CE">
                <w:rPr>
                  <w:sz w:val="22"/>
                  <w:szCs w:val="22"/>
                </w:rPr>
                <w:t>Указывается тип раздела.</w:t>
              </w:r>
            </w:ins>
          </w:p>
          <w:p w14:paraId="784A4F32" w14:textId="29A58471" w:rsidR="00DC5693" w:rsidRPr="007036CE" w:rsidRDefault="00DC5693" w:rsidP="00DC5693">
            <w:pPr>
              <w:pStyle w:val="GOSTTablenorm"/>
              <w:rPr>
                <w:szCs w:val="22"/>
              </w:rPr>
            </w:pPr>
            <w:ins w:id="2774" w:author="Сатлер Марина Викторовна" w:date="2024-02-13T15:18:00Z">
              <w:r w:rsidRPr="007036CE">
                <w:rPr>
                  <w:szCs w:val="22"/>
                </w:rPr>
                <w:t xml:space="preserve">Заполняется значением «1» </w:t>
              </w:r>
            </w:ins>
            <w:r w:rsidR="00FB1651" w:rsidRPr="007036CE">
              <w:t>–</w:t>
            </w:r>
            <w:ins w:id="2775" w:author="Сатлер Марина Викторовна" w:date="2024-02-13T15:18:00Z">
              <w:r w:rsidRPr="007036CE">
                <w:rPr>
                  <w:szCs w:val="22"/>
                </w:rPr>
                <w:t xml:space="preserve"> Бюджетные ассигнования</w:t>
              </w:r>
            </w:ins>
          </w:p>
        </w:tc>
      </w:tr>
      <w:tr w:rsidR="00DC5693" w:rsidRPr="007036CE" w14:paraId="413F2C5B" w14:textId="77777777" w:rsidTr="00974EB0">
        <w:tc>
          <w:tcPr>
            <w:tcW w:w="1100" w:type="pct"/>
          </w:tcPr>
          <w:p w14:paraId="39D50CF3" w14:textId="77777777" w:rsidR="00DC5693" w:rsidRPr="007036CE" w:rsidRDefault="00DC5693" w:rsidP="00DC5693">
            <w:pPr>
              <w:pStyle w:val="GOSTTablenorm"/>
              <w:rPr>
                <w:szCs w:val="22"/>
              </w:rPr>
            </w:pPr>
            <w:r w:rsidRPr="007036CE">
              <w:rPr>
                <w:szCs w:val="22"/>
              </w:rPr>
              <w:t>Идентификатор строки</w:t>
            </w:r>
          </w:p>
        </w:tc>
        <w:tc>
          <w:tcPr>
            <w:tcW w:w="734" w:type="pct"/>
          </w:tcPr>
          <w:p w14:paraId="3D5EA5E3" w14:textId="77777777" w:rsidR="00DC5693" w:rsidRPr="007036CE" w:rsidRDefault="00DC5693" w:rsidP="00DC5693">
            <w:pPr>
              <w:pStyle w:val="GOSTTablenorm"/>
              <w:rPr>
                <w:szCs w:val="24"/>
                <w:lang w:val="en-US"/>
              </w:rPr>
            </w:pPr>
            <w:ins w:id="2776" w:author="Сатлер Марина Викторовна" w:date="2024-02-09T15:32:00Z">
              <w:r w:rsidRPr="007036CE">
                <w:rPr>
                  <w:b/>
                  <w:szCs w:val="24"/>
                  <w:lang w:val="en-US"/>
                </w:rPr>
                <w:t>SECTION_</w:t>
              </w:r>
              <w:r w:rsidRPr="007036CE">
                <w:rPr>
                  <w:b/>
                  <w:szCs w:val="24"/>
                </w:rPr>
                <w:t>2:</w:t>
              </w:r>
            </w:ins>
            <w:ins w:id="2777" w:author="Сатлер Марина Викторовна" w:date="2024-06-11T14:18:00Z">
              <w:r w:rsidRPr="007036CE">
                <w:rPr>
                  <w:szCs w:val="24"/>
                  <w:lang w:val="en-US"/>
                </w:rPr>
                <w:t>id</w:t>
              </w:r>
            </w:ins>
            <w:del w:id="2778" w:author="Сатлер Марина Викторовна" w:date="2024-06-11T14:18:00Z">
              <w:r w:rsidRPr="007036CE" w:rsidDel="00240EDB">
                <w:rPr>
                  <w:szCs w:val="24"/>
                  <w:lang w:val="en-US"/>
                </w:rPr>
                <w:delText>ID</w:delText>
              </w:r>
            </w:del>
          </w:p>
        </w:tc>
        <w:tc>
          <w:tcPr>
            <w:tcW w:w="519" w:type="pct"/>
          </w:tcPr>
          <w:p w14:paraId="730EC69C" w14:textId="77777777" w:rsidR="00DC5693" w:rsidRPr="007036CE" w:rsidRDefault="00DC5693" w:rsidP="00DC5693">
            <w:pPr>
              <w:pStyle w:val="GOSTTablenorm"/>
            </w:pPr>
            <w:r w:rsidRPr="007036CE">
              <w:rPr>
                <w:szCs w:val="22"/>
              </w:rPr>
              <w:t>Число</w:t>
            </w:r>
          </w:p>
        </w:tc>
        <w:tc>
          <w:tcPr>
            <w:tcW w:w="300" w:type="pct"/>
          </w:tcPr>
          <w:p w14:paraId="18E64403" w14:textId="77777777" w:rsidR="00DC5693" w:rsidRPr="007036CE" w:rsidRDefault="00DC5693" w:rsidP="00DC5693">
            <w:pPr>
              <w:pStyle w:val="GOSTTablenorm"/>
            </w:pPr>
            <w:r w:rsidRPr="007036CE">
              <w:rPr>
                <w:szCs w:val="22"/>
              </w:rPr>
              <w:t>Да</w:t>
            </w:r>
          </w:p>
        </w:tc>
        <w:tc>
          <w:tcPr>
            <w:tcW w:w="308" w:type="pct"/>
          </w:tcPr>
          <w:p w14:paraId="54CBEBF3" w14:textId="77777777" w:rsidR="00DC5693" w:rsidRPr="007036CE" w:rsidRDefault="00DC5693" w:rsidP="00DC5693">
            <w:pPr>
              <w:pStyle w:val="GOSTTablenorm"/>
            </w:pPr>
            <w:r w:rsidRPr="007036CE">
              <w:rPr>
                <w:szCs w:val="22"/>
              </w:rPr>
              <w:t>&lt;=20</w:t>
            </w:r>
          </w:p>
        </w:tc>
        <w:tc>
          <w:tcPr>
            <w:tcW w:w="2039" w:type="pct"/>
          </w:tcPr>
          <w:p w14:paraId="2E27A058" w14:textId="77777777" w:rsidR="00DC5693" w:rsidRPr="007036CE" w:rsidRDefault="00DC5693" w:rsidP="00DC5693">
            <w:pPr>
              <w:pStyle w:val="GOSTTablenorm"/>
            </w:pPr>
            <w:r w:rsidRPr="007036CE">
              <w:rPr>
                <w:szCs w:val="22"/>
              </w:rPr>
              <w:t>Указывается технический идентификатор строки</w:t>
            </w:r>
          </w:p>
        </w:tc>
      </w:tr>
      <w:tr w:rsidR="00DC5693" w:rsidRPr="007036CE" w14:paraId="389A73C6" w14:textId="77777777" w:rsidTr="00974EB0">
        <w:tc>
          <w:tcPr>
            <w:tcW w:w="1100" w:type="pct"/>
          </w:tcPr>
          <w:p w14:paraId="2F95777A" w14:textId="77777777" w:rsidR="00DC5693" w:rsidRPr="007036CE" w:rsidRDefault="00DC5693" w:rsidP="00DC5693">
            <w:pPr>
              <w:pStyle w:val="GOSTTablenorm"/>
              <w:rPr>
                <w:szCs w:val="22"/>
              </w:rPr>
            </w:pPr>
            <w:r w:rsidRPr="007036CE">
              <w:t>Номер строки</w:t>
            </w:r>
          </w:p>
        </w:tc>
        <w:tc>
          <w:tcPr>
            <w:tcW w:w="734" w:type="pct"/>
          </w:tcPr>
          <w:p w14:paraId="141543B0" w14:textId="77777777" w:rsidR="00DC5693" w:rsidRPr="007036CE" w:rsidRDefault="00DC5693" w:rsidP="00DC5693">
            <w:pPr>
              <w:pStyle w:val="GOSTTablenorm"/>
              <w:rPr>
                <w:szCs w:val="24"/>
                <w:lang w:val="en-US"/>
              </w:rPr>
            </w:pPr>
            <w:ins w:id="2779" w:author="Сатлер Марина Викторовна" w:date="2024-02-09T15:32:00Z">
              <w:r w:rsidRPr="007036CE">
                <w:rPr>
                  <w:b/>
                  <w:szCs w:val="24"/>
                  <w:lang w:val="en-US"/>
                </w:rPr>
                <w:t>SECTION_</w:t>
              </w:r>
              <w:r w:rsidRPr="007036CE">
                <w:rPr>
                  <w:b/>
                  <w:szCs w:val="24"/>
                </w:rPr>
                <w:t>2:</w:t>
              </w:r>
            </w:ins>
            <w:r w:rsidRPr="007036CE">
              <w:rPr>
                <w:szCs w:val="24"/>
                <w:lang w:val="en-US"/>
              </w:rPr>
              <w:t>NUMBROW</w:t>
            </w:r>
          </w:p>
        </w:tc>
        <w:tc>
          <w:tcPr>
            <w:tcW w:w="519" w:type="pct"/>
          </w:tcPr>
          <w:p w14:paraId="0ED26B8A" w14:textId="77777777" w:rsidR="00DC5693" w:rsidRPr="007036CE" w:rsidRDefault="00DC5693" w:rsidP="00DC5693">
            <w:pPr>
              <w:pStyle w:val="GOSTTablenorm"/>
            </w:pPr>
            <w:r w:rsidRPr="007036CE">
              <w:rPr>
                <w:szCs w:val="22"/>
              </w:rPr>
              <w:t>Строка</w:t>
            </w:r>
          </w:p>
        </w:tc>
        <w:tc>
          <w:tcPr>
            <w:tcW w:w="300" w:type="pct"/>
          </w:tcPr>
          <w:p w14:paraId="3974543E" w14:textId="77777777" w:rsidR="00DC5693" w:rsidRPr="007036CE" w:rsidRDefault="00DC5693" w:rsidP="00DC5693">
            <w:pPr>
              <w:pStyle w:val="GOSTTablenorm"/>
            </w:pPr>
            <w:r w:rsidRPr="007036CE">
              <w:rPr>
                <w:szCs w:val="22"/>
              </w:rPr>
              <w:t>Да</w:t>
            </w:r>
          </w:p>
        </w:tc>
        <w:tc>
          <w:tcPr>
            <w:tcW w:w="308" w:type="pct"/>
          </w:tcPr>
          <w:p w14:paraId="3ED09076" w14:textId="77777777" w:rsidR="00DC5693" w:rsidRPr="007036CE" w:rsidRDefault="00DC5693" w:rsidP="00DC5693">
            <w:pPr>
              <w:pStyle w:val="GOSTTablenorm"/>
            </w:pPr>
            <w:r w:rsidRPr="007036CE">
              <w:rPr>
                <w:szCs w:val="22"/>
                <w:lang w:val="en-US"/>
              </w:rPr>
              <w:t>&lt;=20</w:t>
            </w:r>
          </w:p>
        </w:tc>
        <w:tc>
          <w:tcPr>
            <w:tcW w:w="2039" w:type="pct"/>
          </w:tcPr>
          <w:p w14:paraId="6242D2B6" w14:textId="77777777" w:rsidR="00DC5693" w:rsidRPr="007036CE" w:rsidRDefault="00DC5693" w:rsidP="00DC5693">
            <w:pPr>
              <w:pStyle w:val="GOSTTablenorm"/>
            </w:pPr>
            <w:r w:rsidRPr="007036CE">
              <w:rPr>
                <w:szCs w:val="22"/>
              </w:rPr>
              <w:t>Указывается порядковый номер строки по разделу «БА по ПНО»</w:t>
            </w:r>
          </w:p>
        </w:tc>
      </w:tr>
      <w:tr w:rsidR="00DC5693" w:rsidRPr="007036CE" w14:paraId="5011AF9A" w14:textId="77777777" w:rsidTr="00974EB0">
        <w:tc>
          <w:tcPr>
            <w:tcW w:w="1100" w:type="pct"/>
          </w:tcPr>
          <w:p w14:paraId="18583CBD" w14:textId="77777777" w:rsidR="00DC5693" w:rsidRPr="007036CE" w:rsidRDefault="00DC5693" w:rsidP="00DC5693">
            <w:pPr>
              <w:pStyle w:val="GOSTTablenorm"/>
            </w:pPr>
            <w:r w:rsidRPr="007036CE">
              <w:rPr>
                <w:szCs w:val="22"/>
              </w:rPr>
              <w:t>Признак детальной строки</w:t>
            </w:r>
          </w:p>
        </w:tc>
        <w:tc>
          <w:tcPr>
            <w:tcW w:w="734" w:type="pct"/>
          </w:tcPr>
          <w:p w14:paraId="0C1ECEEB" w14:textId="77777777" w:rsidR="00DC5693" w:rsidRPr="007036CE" w:rsidRDefault="00DC5693" w:rsidP="00DC5693">
            <w:pPr>
              <w:pStyle w:val="GOSTTablenorm"/>
              <w:rPr>
                <w:szCs w:val="24"/>
                <w:lang w:val="en-US"/>
              </w:rPr>
            </w:pPr>
            <w:ins w:id="2780" w:author="Сатлер Марина Викторовна" w:date="2024-02-09T15:32:00Z">
              <w:r w:rsidRPr="007036CE">
                <w:rPr>
                  <w:b/>
                  <w:szCs w:val="24"/>
                  <w:lang w:val="en-US"/>
                </w:rPr>
                <w:t>SECTION_</w:t>
              </w:r>
              <w:r w:rsidRPr="007036CE">
                <w:rPr>
                  <w:b/>
                  <w:szCs w:val="24"/>
                </w:rPr>
                <w:t>2:</w:t>
              </w:r>
            </w:ins>
            <w:r w:rsidRPr="007036CE">
              <w:t>SIGNKBK</w:t>
            </w:r>
          </w:p>
        </w:tc>
        <w:tc>
          <w:tcPr>
            <w:tcW w:w="519" w:type="pct"/>
          </w:tcPr>
          <w:p w14:paraId="14F4BFF3" w14:textId="77777777" w:rsidR="00DC5693" w:rsidRPr="007036CE" w:rsidRDefault="00DC5693" w:rsidP="00DC5693">
            <w:pPr>
              <w:pStyle w:val="GOSTTablenorm"/>
            </w:pPr>
            <w:r w:rsidRPr="007036CE">
              <w:rPr>
                <w:szCs w:val="22"/>
              </w:rPr>
              <w:t>Строка</w:t>
            </w:r>
          </w:p>
        </w:tc>
        <w:tc>
          <w:tcPr>
            <w:tcW w:w="300" w:type="pct"/>
          </w:tcPr>
          <w:p w14:paraId="0C74980F" w14:textId="77777777" w:rsidR="00DC5693" w:rsidRPr="007036CE" w:rsidRDefault="00DC5693" w:rsidP="00DC5693">
            <w:pPr>
              <w:pStyle w:val="GOSTTablenorm"/>
            </w:pPr>
            <w:r w:rsidRPr="007036CE">
              <w:rPr>
                <w:szCs w:val="22"/>
              </w:rPr>
              <w:t>Да</w:t>
            </w:r>
          </w:p>
        </w:tc>
        <w:tc>
          <w:tcPr>
            <w:tcW w:w="308" w:type="pct"/>
          </w:tcPr>
          <w:p w14:paraId="6FFA3590" w14:textId="77777777" w:rsidR="00DC5693" w:rsidRPr="007036CE" w:rsidRDefault="00DC5693" w:rsidP="00DC5693">
            <w:pPr>
              <w:pStyle w:val="GOSTTablenorm"/>
            </w:pPr>
            <w:r w:rsidRPr="007036CE">
              <w:rPr>
                <w:szCs w:val="22"/>
              </w:rPr>
              <w:t>=1</w:t>
            </w:r>
          </w:p>
        </w:tc>
        <w:tc>
          <w:tcPr>
            <w:tcW w:w="2039" w:type="pct"/>
          </w:tcPr>
          <w:p w14:paraId="6CE5C567" w14:textId="77777777" w:rsidR="00DC5693" w:rsidRPr="007036CE" w:rsidRDefault="00DC5693" w:rsidP="00DC5693">
            <w:pPr>
              <w:pStyle w:val="GOSTTablenorm"/>
              <w:rPr>
                <w:szCs w:val="22"/>
              </w:rPr>
            </w:pPr>
            <w:r w:rsidRPr="007036CE">
              <w:rPr>
                <w:szCs w:val="22"/>
              </w:rPr>
              <w:t>Указывается признак детальной строки.</w:t>
            </w:r>
          </w:p>
          <w:p w14:paraId="45D2F66E" w14:textId="77777777" w:rsidR="00DC5693" w:rsidRPr="007036CE" w:rsidRDefault="00DC5693" w:rsidP="00DC5693">
            <w:pPr>
              <w:pStyle w:val="GOSTTablenorm"/>
              <w:rPr>
                <w:szCs w:val="22"/>
              </w:rPr>
            </w:pPr>
            <w:r w:rsidRPr="007036CE">
              <w:rPr>
                <w:szCs w:val="22"/>
              </w:rPr>
              <w:t>Возможные значения:</w:t>
            </w:r>
          </w:p>
          <w:p w14:paraId="4944B719" w14:textId="77777777" w:rsidR="00DC5693" w:rsidRPr="007036CE" w:rsidRDefault="00DC5693" w:rsidP="00DC5693">
            <w:pPr>
              <w:pStyle w:val="GOSTTableListMark1"/>
              <w:numPr>
                <w:ilvl w:val="0"/>
                <w:numId w:val="2"/>
              </w:numPr>
            </w:pPr>
            <w:r w:rsidRPr="007036CE">
              <w:t>«N» – детализированный КБК;</w:t>
            </w:r>
          </w:p>
          <w:p w14:paraId="6C310B74" w14:textId="77777777" w:rsidR="00DC5693" w:rsidRPr="007036CE" w:rsidRDefault="00DC5693" w:rsidP="00DC5693">
            <w:pPr>
              <w:pStyle w:val="GOSTTableListMark1"/>
              <w:numPr>
                <w:ilvl w:val="0"/>
                <w:numId w:val="2"/>
              </w:numPr>
            </w:pPr>
            <w:r w:rsidRPr="007036CE">
              <w:t>«X» – недетализированный КБК;</w:t>
            </w:r>
          </w:p>
          <w:p w14:paraId="30914505" w14:textId="77777777" w:rsidR="00DC5693" w:rsidRPr="007036CE" w:rsidRDefault="00DC5693" w:rsidP="00DC5693">
            <w:pPr>
              <w:pStyle w:val="GOSTTableListMark1"/>
              <w:numPr>
                <w:ilvl w:val="0"/>
                <w:numId w:val="2"/>
              </w:numPr>
            </w:pPr>
            <w:r w:rsidRPr="007036CE">
              <w:t>«Y» – итоговая строка раздела документа</w:t>
            </w:r>
          </w:p>
        </w:tc>
      </w:tr>
      <w:tr w:rsidR="00DC5693" w:rsidRPr="007036CE" w14:paraId="75179A1C" w14:textId="77777777" w:rsidTr="00974EB0">
        <w:tc>
          <w:tcPr>
            <w:tcW w:w="1100" w:type="pct"/>
          </w:tcPr>
          <w:p w14:paraId="518A782B" w14:textId="77777777" w:rsidR="00DC5693" w:rsidRPr="007036CE" w:rsidRDefault="00DC5693" w:rsidP="00DC5693">
            <w:pPr>
              <w:pStyle w:val="GOSTTablenorm"/>
              <w:rPr>
                <w:szCs w:val="22"/>
              </w:rPr>
            </w:pPr>
            <w:r w:rsidRPr="007036CE">
              <w:rPr>
                <w:szCs w:val="22"/>
              </w:rPr>
              <w:t>КБК</w:t>
            </w:r>
          </w:p>
        </w:tc>
        <w:tc>
          <w:tcPr>
            <w:tcW w:w="734" w:type="pct"/>
          </w:tcPr>
          <w:p w14:paraId="4830DF90" w14:textId="77777777" w:rsidR="00DC5693" w:rsidRPr="007036CE" w:rsidRDefault="00DC5693" w:rsidP="00DC5693">
            <w:pPr>
              <w:pStyle w:val="GOSTTablenorm"/>
            </w:pPr>
            <w:ins w:id="2781" w:author="Сатлер Марина Викторовна" w:date="2024-02-09T15:32:00Z">
              <w:r w:rsidRPr="007036CE">
                <w:rPr>
                  <w:b/>
                  <w:szCs w:val="24"/>
                  <w:lang w:val="en-US"/>
                </w:rPr>
                <w:t>SECTION_</w:t>
              </w:r>
              <w:r w:rsidRPr="007036CE">
                <w:rPr>
                  <w:b/>
                  <w:szCs w:val="24"/>
                </w:rPr>
                <w:t>2:</w:t>
              </w:r>
            </w:ins>
            <w:r w:rsidRPr="007036CE">
              <w:rPr>
                <w:szCs w:val="24"/>
                <w:lang w:val="en-US"/>
              </w:rPr>
              <w:t>KBK</w:t>
            </w:r>
          </w:p>
        </w:tc>
        <w:tc>
          <w:tcPr>
            <w:tcW w:w="519" w:type="pct"/>
          </w:tcPr>
          <w:p w14:paraId="15FD7E44" w14:textId="77777777" w:rsidR="00DC5693" w:rsidRPr="007036CE" w:rsidRDefault="00DC5693" w:rsidP="00DC5693">
            <w:pPr>
              <w:pStyle w:val="GOSTTablenorm"/>
            </w:pPr>
            <w:r w:rsidRPr="007036CE">
              <w:rPr>
                <w:szCs w:val="22"/>
              </w:rPr>
              <w:t>Строка</w:t>
            </w:r>
          </w:p>
        </w:tc>
        <w:tc>
          <w:tcPr>
            <w:tcW w:w="300" w:type="pct"/>
          </w:tcPr>
          <w:p w14:paraId="38E1C035" w14:textId="77777777" w:rsidR="00DC5693" w:rsidRPr="007036CE" w:rsidRDefault="00DC5693" w:rsidP="00DC5693">
            <w:pPr>
              <w:pStyle w:val="GOSTTablenorm"/>
            </w:pPr>
            <w:r w:rsidRPr="007036CE">
              <w:rPr>
                <w:szCs w:val="22"/>
              </w:rPr>
              <w:t>Да</w:t>
            </w:r>
          </w:p>
        </w:tc>
        <w:tc>
          <w:tcPr>
            <w:tcW w:w="308" w:type="pct"/>
          </w:tcPr>
          <w:p w14:paraId="4797925C" w14:textId="77777777" w:rsidR="00DC5693" w:rsidRPr="007036CE" w:rsidRDefault="00DC5693" w:rsidP="00DC5693">
            <w:pPr>
              <w:pStyle w:val="GOSTTablenorm"/>
            </w:pPr>
            <w:r w:rsidRPr="007036CE">
              <w:rPr>
                <w:szCs w:val="22"/>
              </w:rPr>
              <w:t>=20</w:t>
            </w:r>
          </w:p>
        </w:tc>
        <w:tc>
          <w:tcPr>
            <w:tcW w:w="2039" w:type="pct"/>
          </w:tcPr>
          <w:p w14:paraId="1CD6BCD9" w14:textId="77777777" w:rsidR="00DC5693" w:rsidRPr="007036CE" w:rsidRDefault="00DC5693" w:rsidP="00DC5693">
            <w:pPr>
              <w:pStyle w:val="GOSTTablenorm"/>
            </w:pPr>
            <w:r w:rsidRPr="007036CE">
              <w:rPr>
                <w:szCs w:val="22"/>
              </w:rPr>
              <w:t>Указывается код по бюджетной классификации для отражения операции на ЛС ГРБС</w:t>
            </w:r>
          </w:p>
        </w:tc>
      </w:tr>
      <w:tr w:rsidR="00DC5693" w:rsidRPr="007036CE" w14:paraId="29E8E9A3" w14:textId="77777777" w:rsidTr="00974EB0">
        <w:tc>
          <w:tcPr>
            <w:tcW w:w="1100" w:type="pct"/>
          </w:tcPr>
          <w:p w14:paraId="258016BD" w14:textId="77777777" w:rsidR="00DC5693" w:rsidRPr="007036CE" w:rsidRDefault="00DC5693" w:rsidP="00DC5693">
            <w:pPr>
              <w:pStyle w:val="GOSTTablenorm"/>
              <w:rPr>
                <w:szCs w:val="22"/>
              </w:rPr>
            </w:pPr>
            <w:r w:rsidRPr="007036CE">
              <w:rPr>
                <w:szCs w:val="22"/>
              </w:rPr>
              <w:t>Тип КБК</w:t>
            </w:r>
          </w:p>
        </w:tc>
        <w:tc>
          <w:tcPr>
            <w:tcW w:w="734" w:type="pct"/>
          </w:tcPr>
          <w:p w14:paraId="3DF52029" w14:textId="77777777" w:rsidR="00DC5693" w:rsidRPr="007036CE" w:rsidRDefault="00DC5693" w:rsidP="00DC5693">
            <w:pPr>
              <w:pStyle w:val="GOSTTablenorm"/>
              <w:rPr>
                <w:szCs w:val="24"/>
                <w:lang w:val="en-US"/>
              </w:rPr>
            </w:pPr>
            <w:ins w:id="2782" w:author="Сатлер Марина Викторовна" w:date="2024-02-09T15:32:00Z">
              <w:r w:rsidRPr="007036CE">
                <w:rPr>
                  <w:b/>
                  <w:szCs w:val="24"/>
                  <w:lang w:val="en-US"/>
                </w:rPr>
                <w:t>SECTION_</w:t>
              </w:r>
              <w:r w:rsidRPr="007036CE">
                <w:rPr>
                  <w:b/>
                  <w:szCs w:val="24"/>
                </w:rPr>
                <w:t>2:</w:t>
              </w:r>
            </w:ins>
            <w:r w:rsidRPr="007036CE">
              <w:rPr>
                <w:szCs w:val="24"/>
              </w:rPr>
              <w:t>TYPEKBK</w:t>
            </w:r>
          </w:p>
        </w:tc>
        <w:tc>
          <w:tcPr>
            <w:tcW w:w="519" w:type="pct"/>
          </w:tcPr>
          <w:p w14:paraId="7FDF9404" w14:textId="77777777" w:rsidR="00DC5693" w:rsidRPr="007036CE" w:rsidRDefault="00DC5693" w:rsidP="00DC5693">
            <w:pPr>
              <w:pStyle w:val="GOSTTablenorm"/>
            </w:pPr>
            <w:r w:rsidRPr="007036CE">
              <w:rPr>
                <w:szCs w:val="22"/>
              </w:rPr>
              <w:t>Строка</w:t>
            </w:r>
          </w:p>
        </w:tc>
        <w:tc>
          <w:tcPr>
            <w:tcW w:w="300" w:type="pct"/>
          </w:tcPr>
          <w:p w14:paraId="3F3E5676" w14:textId="77777777" w:rsidR="00DC5693" w:rsidRPr="007036CE" w:rsidRDefault="00DC5693" w:rsidP="00DC5693">
            <w:pPr>
              <w:pStyle w:val="GOSTTablenorm"/>
            </w:pPr>
            <w:r w:rsidRPr="007036CE">
              <w:rPr>
                <w:szCs w:val="22"/>
              </w:rPr>
              <w:t>Да</w:t>
            </w:r>
          </w:p>
        </w:tc>
        <w:tc>
          <w:tcPr>
            <w:tcW w:w="308" w:type="pct"/>
          </w:tcPr>
          <w:p w14:paraId="5587D431" w14:textId="77777777" w:rsidR="00DC5693" w:rsidRPr="007036CE" w:rsidRDefault="00DC5693" w:rsidP="00DC5693">
            <w:pPr>
              <w:pStyle w:val="GOSTTablenorm"/>
            </w:pPr>
            <w:r w:rsidRPr="007036CE">
              <w:rPr>
                <w:szCs w:val="22"/>
              </w:rPr>
              <w:t>=2</w:t>
            </w:r>
          </w:p>
        </w:tc>
        <w:tc>
          <w:tcPr>
            <w:tcW w:w="2039" w:type="pct"/>
          </w:tcPr>
          <w:p w14:paraId="56E44825" w14:textId="77777777" w:rsidR="00DC5693" w:rsidRPr="007036CE" w:rsidRDefault="00DC5693" w:rsidP="00DC5693">
            <w:pPr>
              <w:ind w:firstLine="30"/>
              <w:rPr>
                <w:szCs w:val="22"/>
              </w:rPr>
            </w:pPr>
            <w:r w:rsidRPr="007036CE">
              <w:rPr>
                <w:szCs w:val="22"/>
              </w:rPr>
              <w:t>Указывается тип кода по бюджетной классификации.</w:t>
            </w:r>
          </w:p>
          <w:p w14:paraId="0EB0A64F" w14:textId="3FC08388" w:rsidR="00DC5693" w:rsidRPr="007036CE" w:rsidRDefault="00DC5693" w:rsidP="00DC5693">
            <w:pPr>
              <w:pStyle w:val="GOSTTablenorm"/>
            </w:pPr>
            <w:r w:rsidRPr="007036CE">
              <w:rPr>
                <w:szCs w:val="22"/>
              </w:rPr>
              <w:t xml:space="preserve">Заполняется значением «12» </w:t>
            </w:r>
            <w:r w:rsidR="00FB1651" w:rsidRPr="007036CE">
              <w:t>–</w:t>
            </w:r>
            <w:r w:rsidRPr="007036CE">
              <w:rPr>
                <w:szCs w:val="22"/>
              </w:rPr>
              <w:t xml:space="preserve"> Нелимитруемые расходы</w:t>
            </w:r>
          </w:p>
        </w:tc>
      </w:tr>
      <w:tr w:rsidR="00DC5693" w:rsidRPr="007036CE" w14:paraId="41842F2E" w14:textId="77777777" w:rsidTr="00974EB0">
        <w:tc>
          <w:tcPr>
            <w:tcW w:w="1100" w:type="pct"/>
          </w:tcPr>
          <w:p w14:paraId="6757C9E2" w14:textId="77777777" w:rsidR="00DC5693" w:rsidRPr="007036CE" w:rsidRDefault="00DC5693" w:rsidP="00DC5693">
            <w:pPr>
              <w:pStyle w:val="GOSTTablenorm"/>
              <w:rPr>
                <w:szCs w:val="22"/>
              </w:rPr>
            </w:pPr>
            <w:r w:rsidRPr="007036CE">
              <w:rPr>
                <w:szCs w:val="22"/>
              </w:rPr>
              <w:t>Укрупненный КБК</w:t>
            </w:r>
          </w:p>
        </w:tc>
        <w:tc>
          <w:tcPr>
            <w:tcW w:w="734" w:type="pct"/>
          </w:tcPr>
          <w:p w14:paraId="2DE8E1BB" w14:textId="77777777" w:rsidR="00DC5693" w:rsidRPr="007036CE" w:rsidRDefault="00DC5693" w:rsidP="00DC5693">
            <w:pPr>
              <w:pStyle w:val="GOSTTablenorm"/>
              <w:rPr>
                <w:szCs w:val="24"/>
              </w:rPr>
            </w:pPr>
            <w:ins w:id="2783" w:author="Сатлер Марина Викторовна" w:date="2024-02-09T15:32:00Z">
              <w:r w:rsidRPr="007036CE">
                <w:rPr>
                  <w:b/>
                  <w:szCs w:val="24"/>
                  <w:lang w:val="en-US"/>
                </w:rPr>
                <w:t>SECTION_</w:t>
              </w:r>
              <w:r w:rsidRPr="007036CE">
                <w:rPr>
                  <w:b/>
                  <w:szCs w:val="24"/>
                </w:rPr>
                <w:t>2:</w:t>
              </w:r>
            </w:ins>
            <w:r w:rsidRPr="007036CE">
              <w:rPr>
                <w:szCs w:val="24"/>
              </w:rPr>
              <w:t>NULLK</w:t>
            </w:r>
            <w:r w:rsidRPr="007036CE">
              <w:rPr>
                <w:szCs w:val="24"/>
              </w:rPr>
              <w:lastRenderedPageBreak/>
              <w:t>BK</w:t>
            </w:r>
          </w:p>
        </w:tc>
        <w:tc>
          <w:tcPr>
            <w:tcW w:w="519" w:type="pct"/>
          </w:tcPr>
          <w:p w14:paraId="5A289BB9" w14:textId="77777777" w:rsidR="00DC5693" w:rsidRPr="007036CE" w:rsidRDefault="00DC5693" w:rsidP="00DC5693">
            <w:pPr>
              <w:pStyle w:val="GOSTTablenorm"/>
            </w:pPr>
            <w:r w:rsidRPr="007036CE">
              <w:rPr>
                <w:szCs w:val="22"/>
              </w:rPr>
              <w:lastRenderedPageBreak/>
              <w:t>Строка</w:t>
            </w:r>
          </w:p>
        </w:tc>
        <w:tc>
          <w:tcPr>
            <w:tcW w:w="300" w:type="pct"/>
          </w:tcPr>
          <w:p w14:paraId="62EAEB69" w14:textId="77777777" w:rsidR="00DC5693" w:rsidRPr="007036CE" w:rsidRDefault="00DC5693" w:rsidP="00DC5693">
            <w:pPr>
              <w:pStyle w:val="GOSTTablenorm"/>
            </w:pPr>
            <w:r w:rsidRPr="007036CE">
              <w:rPr>
                <w:szCs w:val="22"/>
              </w:rPr>
              <w:t>Да</w:t>
            </w:r>
          </w:p>
        </w:tc>
        <w:tc>
          <w:tcPr>
            <w:tcW w:w="308" w:type="pct"/>
          </w:tcPr>
          <w:p w14:paraId="695607DD" w14:textId="77777777" w:rsidR="00DC5693" w:rsidRPr="007036CE" w:rsidRDefault="00DC5693" w:rsidP="00DC5693">
            <w:pPr>
              <w:pStyle w:val="GOSTTablenorm"/>
            </w:pPr>
            <w:r w:rsidRPr="007036CE">
              <w:rPr>
                <w:szCs w:val="22"/>
              </w:rPr>
              <w:t>=20</w:t>
            </w:r>
          </w:p>
        </w:tc>
        <w:tc>
          <w:tcPr>
            <w:tcW w:w="2039" w:type="pct"/>
          </w:tcPr>
          <w:p w14:paraId="247898A1" w14:textId="77777777" w:rsidR="00DC5693" w:rsidRPr="007036CE" w:rsidRDefault="00DC5693" w:rsidP="00DC5693">
            <w:pPr>
              <w:pStyle w:val="GOSTTablenorm"/>
            </w:pPr>
            <w:r w:rsidRPr="007036CE">
              <w:rPr>
                <w:szCs w:val="22"/>
              </w:rPr>
              <w:t>Указывается укрупненный код по бюджетной классификации</w:t>
            </w:r>
          </w:p>
        </w:tc>
      </w:tr>
      <w:tr w:rsidR="00DC5693" w:rsidRPr="007036CE" w14:paraId="59567BEE" w14:textId="77777777" w:rsidTr="00974EB0">
        <w:tc>
          <w:tcPr>
            <w:tcW w:w="1100" w:type="pct"/>
          </w:tcPr>
          <w:p w14:paraId="0712D79F" w14:textId="77777777" w:rsidR="00DC5693" w:rsidRPr="007036CE" w:rsidRDefault="00DC5693" w:rsidP="00DC5693">
            <w:pPr>
              <w:pStyle w:val="GOSTTablenorm"/>
              <w:rPr>
                <w:szCs w:val="22"/>
              </w:rPr>
            </w:pPr>
            <w:r w:rsidRPr="007036CE">
              <w:rPr>
                <w:szCs w:val="22"/>
              </w:rPr>
              <w:t>Номер лицевого счета</w:t>
            </w:r>
          </w:p>
        </w:tc>
        <w:tc>
          <w:tcPr>
            <w:tcW w:w="734" w:type="pct"/>
          </w:tcPr>
          <w:p w14:paraId="78E6B56A" w14:textId="77777777" w:rsidR="00DC5693" w:rsidRPr="007036CE" w:rsidRDefault="00DC5693" w:rsidP="00DC5693">
            <w:pPr>
              <w:pStyle w:val="GOSTTablenorm"/>
              <w:rPr>
                <w:szCs w:val="24"/>
              </w:rPr>
            </w:pPr>
            <w:ins w:id="2784" w:author="Сатлер Марина Викторовна" w:date="2024-02-09T15:32:00Z">
              <w:r w:rsidRPr="007036CE">
                <w:rPr>
                  <w:b/>
                  <w:szCs w:val="24"/>
                  <w:lang w:val="en-US"/>
                </w:rPr>
                <w:t>SECTION_</w:t>
              </w:r>
              <w:r w:rsidRPr="007036CE">
                <w:rPr>
                  <w:b/>
                  <w:szCs w:val="24"/>
                </w:rPr>
                <w:t>2:</w:t>
              </w:r>
            </w:ins>
            <w:r w:rsidRPr="007036CE">
              <w:rPr>
                <w:szCs w:val="24"/>
                <w:lang w:val="en-US"/>
              </w:rPr>
              <w:t>PA</w:t>
            </w:r>
          </w:p>
        </w:tc>
        <w:tc>
          <w:tcPr>
            <w:tcW w:w="519" w:type="pct"/>
          </w:tcPr>
          <w:p w14:paraId="45CAAEB9" w14:textId="77777777" w:rsidR="00DC5693" w:rsidRPr="007036CE" w:rsidRDefault="00DC5693" w:rsidP="00DC5693">
            <w:pPr>
              <w:pStyle w:val="GOSTTablenorm"/>
            </w:pPr>
            <w:r w:rsidRPr="007036CE">
              <w:rPr>
                <w:szCs w:val="22"/>
              </w:rPr>
              <w:t>Строка</w:t>
            </w:r>
          </w:p>
        </w:tc>
        <w:tc>
          <w:tcPr>
            <w:tcW w:w="300" w:type="pct"/>
          </w:tcPr>
          <w:p w14:paraId="0B9DDBEE" w14:textId="77777777" w:rsidR="00DC5693" w:rsidRPr="007036CE" w:rsidRDefault="00DC5693" w:rsidP="00DC5693">
            <w:pPr>
              <w:pStyle w:val="GOSTTablenorm"/>
            </w:pPr>
            <w:r w:rsidRPr="007036CE">
              <w:rPr>
                <w:szCs w:val="22"/>
              </w:rPr>
              <w:t>Да</w:t>
            </w:r>
          </w:p>
        </w:tc>
        <w:tc>
          <w:tcPr>
            <w:tcW w:w="308" w:type="pct"/>
          </w:tcPr>
          <w:p w14:paraId="420B0271" w14:textId="77777777" w:rsidR="00DC5693" w:rsidRPr="007036CE" w:rsidRDefault="00DC5693" w:rsidP="00DC5693">
            <w:pPr>
              <w:pStyle w:val="GOSTTablenorm"/>
            </w:pPr>
            <w:r w:rsidRPr="007036CE">
              <w:rPr>
                <w:szCs w:val="22"/>
              </w:rPr>
              <w:t>=11</w:t>
            </w:r>
          </w:p>
        </w:tc>
        <w:tc>
          <w:tcPr>
            <w:tcW w:w="2039" w:type="pct"/>
          </w:tcPr>
          <w:p w14:paraId="3B697FBE" w14:textId="77777777" w:rsidR="00DC5693" w:rsidRPr="007036CE" w:rsidRDefault="00DC5693" w:rsidP="00DC5693">
            <w:pPr>
              <w:pStyle w:val="GOSTTablenorm"/>
            </w:pPr>
            <w:r w:rsidRPr="007036CE">
              <w:rPr>
                <w:szCs w:val="22"/>
              </w:rPr>
              <w:t>Указывается номер лицевого счета ГРБС</w:t>
            </w:r>
          </w:p>
        </w:tc>
      </w:tr>
      <w:tr w:rsidR="00DC5693" w:rsidRPr="007036CE" w14:paraId="22D1ABC7" w14:textId="77777777" w:rsidTr="00974EB0">
        <w:tc>
          <w:tcPr>
            <w:tcW w:w="1100" w:type="pct"/>
          </w:tcPr>
          <w:p w14:paraId="65DD467B" w14:textId="77777777" w:rsidR="00DC5693" w:rsidRPr="007036CE" w:rsidRDefault="00DC5693" w:rsidP="00DC5693">
            <w:pPr>
              <w:pStyle w:val="GOSTTablenorm"/>
              <w:rPr>
                <w:szCs w:val="22"/>
              </w:rPr>
            </w:pPr>
            <w:r w:rsidRPr="007036CE">
              <w:rPr>
                <w:szCs w:val="22"/>
              </w:rPr>
              <w:t>Контур</w:t>
            </w:r>
          </w:p>
        </w:tc>
        <w:tc>
          <w:tcPr>
            <w:tcW w:w="734" w:type="pct"/>
          </w:tcPr>
          <w:p w14:paraId="74E5C189" w14:textId="77777777" w:rsidR="00DC5693" w:rsidRPr="007036CE" w:rsidRDefault="00DC5693" w:rsidP="00DC5693">
            <w:pPr>
              <w:pStyle w:val="GOSTTablenorm"/>
              <w:rPr>
                <w:szCs w:val="24"/>
                <w:lang w:val="en-US"/>
              </w:rPr>
            </w:pPr>
            <w:ins w:id="2785" w:author="Сатлер Марина Викторовна" w:date="2024-02-09T15:32:00Z">
              <w:r w:rsidRPr="007036CE">
                <w:rPr>
                  <w:b/>
                  <w:szCs w:val="24"/>
                  <w:lang w:val="en-US"/>
                </w:rPr>
                <w:t>SECTION_</w:t>
              </w:r>
              <w:r w:rsidRPr="007036CE">
                <w:rPr>
                  <w:b/>
                  <w:szCs w:val="24"/>
                </w:rPr>
                <w:t>2:</w:t>
              </w:r>
            </w:ins>
            <w:r w:rsidRPr="007036CE">
              <w:rPr>
                <w:szCs w:val="22"/>
                <w:lang w:val="en-US"/>
              </w:rPr>
              <w:t>CONTUR</w:t>
            </w:r>
          </w:p>
        </w:tc>
        <w:tc>
          <w:tcPr>
            <w:tcW w:w="519" w:type="pct"/>
          </w:tcPr>
          <w:p w14:paraId="2D3E9158" w14:textId="77777777" w:rsidR="00DC5693" w:rsidRPr="007036CE" w:rsidRDefault="00DC5693" w:rsidP="00DC5693">
            <w:pPr>
              <w:pStyle w:val="GOSTTablenorm"/>
            </w:pPr>
            <w:ins w:id="2786" w:author="Сатлер Марина Викторовна" w:date="2024-02-28T19:08:00Z">
              <w:r w:rsidRPr="007036CE">
                <w:rPr>
                  <w:szCs w:val="22"/>
                </w:rPr>
                <w:t>Строка</w:t>
              </w:r>
            </w:ins>
          </w:p>
        </w:tc>
        <w:tc>
          <w:tcPr>
            <w:tcW w:w="300" w:type="pct"/>
          </w:tcPr>
          <w:p w14:paraId="545A9816" w14:textId="77777777" w:rsidR="00DC5693" w:rsidRPr="007036CE" w:rsidRDefault="00DC5693" w:rsidP="00DC5693">
            <w:pPr>
              <w:pStyle w:val="GOSTTablenorm"/>
            </w:pPr>
            <w:r w:rsidRPr="007036CE">
              <w:rPr>
                <w:szCs w:val="22"/>
              </w:rPr>
              <w:t>Да</w:t>
            </w:r>
          </w:p>
        </w:tc>
        <w:tc>
          <w:tcPr>
            <w:tcW w:w="308" w:type="pct"/>
          </w:tcPr>
          <w:p w14:paraId="328969E5" w14:textId="77777777" w:rsidR="00DC5693" w:rsidRPr="007036CE" w:rsidRDefault="00DC5693" w:rsidP="00DC5693">
            <w:pPr>
              <w:pStyle w:val="GOSTTablenorm"/>
            </w:pPr>
            <w:r w:rsidRPr="007036CE">
              <w:rPr>
                <w:szCs w:val="22"/>
              </w:rPr>
              <w:t>=1</w:t>
            </w:r>
          </w:p>
        </w:tc>
        <w:tc>
          <w:tcPr>
            <w:tcW w:w="2039" w:type="pct"/>
          </w:tcPr>
          <w:p w14:paraId="5CB0513A" w14:textId="77777777" w:rsidR="00DC5693" w:rsidRPr="007036CE" w:rsidRDefault="00DC5693" w:rsidP="00DC5693">
            <w:pPr>
              <w:pStyle w:val="GOSTTablenorm"/>
              <w:rPr>
                <w:szCs w:val="22"/>
              </w:rPr>
            </w:pPr>
            <w:r w:rsidRPr="007036CE">
              <w:rPr>
                <w:szCs w:val="22"/>
              </w:rPr>
              <w:t>Указывается код контура, в котором проводится операция.</w:t>
            </w:r>
          </w:p>
          <w:p w14:paraId="73291282" w14:textId="77777777" w:rsidR="00DC5693" w:rsidRPr="007036CE" w:rsidRDefault="00DC5693" w:rsidP="00DC5693">
            <w:pPr>
              <w:pStyle w:val="GOSTTablenorm"/>
              <w:rPr>
                <w:szCs w:val="22"/>
              </w:rPr>
            </w:pPr>
            <w:r w:rsidRPr="007036CE">
              <w:rPr>
                <w:szCs w:val="22"/>
              </w:rPr>
              <w:t>Возможные значения:</w:t>
            </w:r>
          </w:p>
          <w:p w14:paraId="09B7E969" w14:textId="77777777" w:rsidR="00DC5693" w:rsidRPr="007036CE" w:rsidRDefault="00DC5693" w:rsidP="00DC5693">
            <w:pPr>
              <w:pStyle w:val="GOSTTableListMark1"/>
              <w:numPr>
                <w:ilvl w:val="0"/>
                <w:numId w:val="2"/>
              </w:numPr>
            </w:pPr>
            <w:r w:rsidRPr="007036CE">
              <w:t>«</w:t>
            </w:r>
            <w:ins w:id="2787" w:author="Сатлер Марина Викторовна" w:date="2024-02-28T18:37:00Z">
              <w:r w:rsidRPr="007036CE">
                <w:rPr>
                  <w:lang w:val="en-US"/>
                </w:rPr>
                <w:t>O</w:t>
              </w:r>
            </w:ins>
            <w:r w:rsidRPr="007036CE">
              <w:t xml:space="preserve">» </w:t>
            </w:r>
            <w:r w:rsidRPr="007036CE">
              <w:rPr>
                <w:lang w:val="en-US"/>
              </w:rPr>
              <w:t xml:space="preserve">– </w:t>
            </w:r>
            <w:r w:rsidRPr="007036CE">
              <w:t>открытый;</w:t>
            </w:r>
          </w:p>
          <w:p w14:paraId="6F820F13" w14:textId="77777777" w:rsidR="00DC5693" w:rsidRPr="007036CE" w:rsidRDefault="00DC5693" w:rsidP="00DC5693">
            <w:pPr>
              <w:pStyle w:val="GOSTTableListMark1"/>
              <w:numPr>
                <w:ilvl w:val="0"/>
                <w:numId w:val="2"/>
              </w:numPr>
            </w:pPr>
            <w:r w:rsidRPr="007036CE">
              <w:t>«</w:t>
            </w:r>
            <w:r w:rsidRPr="007036CE">
              <w:rPr>
                <w:lang w:val="en-US"/>
              </w:rPr>
              <w:t>S</w:t>
            </w:r>
            <w:r w:rsidRPr="007036CE">
              <w:t>»</w:t>
            </w:r>
            <w:r w:rsidRPr="007036CE">
              <w:rPr>
                <w:lang w:val="en-US"/>
              </w:rPr>
              <w:t xml:space="preserve"> – </w:t>
            </w:r>
            <w:r w:rsidRPr="007036CE">
              <w:t>защищенный;</w:t>
            </w:r>
          </w:p>
          <w:p w14:paraId="6B893300" w14:textId="77777777" w:rsidR="00DC5693" w:rsidRPr="007036CE" w:rsidRDefault="00DC5693" w:rsidP="00DC5693">
            <w:pPr>
              <w:pStyle w:val="GOSTTableListMark1"/>
              <w:numPr>
                <w:ilvl w:val="0"/>
                <w:numId w:val="2"/>
              </w:numPr>
            </w:pPr>
            <w:r w:rsidRPr="007036CE">
              <w:t>«1» – открытый;</w:t>
            </w:r>
          </w:p>
          <w:p w14:paraId="097684CF" w14:textId="77777777" w:rsidR="00DC5693" w:rsidRPr="007036CE" w:rsidRDefault="00DC5693" w:rsidP="00DC5693">
            <w:pPr>
              <w:pStyle w:val="GOSTTableListMark1"/>
              <w:numPr>
                <w:ilvl w:val="0"/>
                <w:numId w:val="2"/>
              </w:numPr>
            </w:pPr>
            <w:r w:rsidRPr="007036CE">
              <w:t>«2» – защищенный</w:t>
            </w:r>
          </w:p>
        </w:tc>
      </w:tr>
      <w:tr w:rsidR="00DC5693" w:rsidRPr="007036CE" w14:paraId="70309F98" w14:textId="77777777" w:rsidTr="00974EB0">
        <w:tc>
          <w:tcPr>
            <w:tcW w:w="1100" w:type="pct"/>
          </w:tcPr>
          <w:p w14:paraId="60B7BC12" w14:textId="77777777" w:rsidR="00DC5693" w:rsidRPr="007036CE" w:rsidRDefault="00DC5693" w:rsidP="00DC5693">
            <w:pPr>
              <w:pStyle w:val="GOSTTablenorm"/>
              <w:rPr>
                <w:szCs w:val="22"/>
              </w:rPr>
            </w:pPr>
            <w:ins w:id="2788" w:author="Сатлер Марина Викторовна" w:date="2024-02-13T15:19:00Z">
              <w:r w:rsidRPr="007036CE">
                <w:t>Сумма на текущий год</w:t>
              </w:r>
            </w:ins>
          </w:p>
        </w:tc>
        <w:tc>
          <w:tcPr>
            <w:tcW w:w="734" w:type="pct"/>
          </w:tcPr>
          <w:p w14:paraId="03B6E306" w14:textId="77777777" w:rsidR="00DC5693" w:rsidRPr="007036CE" w:rsidRDefault="00DC5693" w:rsidP="00DC5693">
            <w:pPr>
              <w:pStyle w:val="GOSTTablenorm"/>
              <w:rPr>
                <w:szCs w:val="22"/>
                <w:lang w:val="en-US"/>
              </w:rPr>
            </w:pPr>
            <w:ins w:id="2789" w:author="Сатлер Марина Викторовна" w:date="2024-02-09T15:32:00Z">
              <w:r w:rsidRPr="007036CE">
                <w:rPr>
                  <w:b/>
                  <w:szCs w:val="24"/>
                  <w:lang w:val="en-US"/>
                </w:rPr>
                <w:t>SECTION_</w:t>
              </w:r>
              <w:r w:rsidRPr="007036CE">
                <w:rPr>
                  <w:b/>
                  <w:szCs w:val="24"/>
                </w:rPr>
                <w:t>2:</w:t>
              </w:r>
            </w:ins>
            <w:r w:rsidRPr="007036CE">
              <w:rPr>
                <w:szCs w:val="22"/>
              </w:rPr>
              <w:t>SUM_1</w:t>
            </w:r>
          </w:p>
        </w:tc>
        <w:tc>
          <w:tcPr>
            <w:tcW w:w="519" w:type="pct"/>
          </w:tcPr>
          <w:p w14:paraId="1A30008C" w14:textId="77777777" w:rsidR="00DC5693" w:rsidRPr="007036CE" w:rsidRDefault="00DC5693" w:rsidP="00DC5693">
            <w:pPr>
              <w:pStyle w:val="GOSTTablenorm"/>
            </w:pPr>
            <w:r w:rsidRPr="007036CE">
              <w:rPr>
                <w:szCs w:val="22"/>
              </w:rPr>
              <w:t>Сумма</w:t>
            </w:r>
          </w:p>
        </w:tc>
        <w:tc>
          <w:tcPr>
            <w:tcW w:w="300" w:type="pct"/>
          </w:tcPr>
          <w:p w14:paraId="3E91CA82" w14:textId="77777777" w:rsidR="00DC5693" w:rsidRPr="007036CE" w:rsidRDefault="00DC5693" w:rsidP="00DC5693">
            <w:pPr>
              <w:pStyle w:val="GOSTTablenorm"/>
            </w:pPr>
            <w:r w:rsidRPr="007036CE">
              <w:rPr>
                <w:szCs w:val="22"/>
              </w:rPr>
              <w:t>Да</w:t>
            </w:r>
          </w:p>
        </w:tc>
        <w:tc>
          <w:tcPr>
            <w:tcW w:w="308" w:type="pct"/>
          </w:tcPr>
          <w:p w14:paraId="7A12BA49" w14:textId="77777777" w:rsidR="00DC5693" w:rsidRPr="007036CE" w:rsidRDefault="00DC5693" w:rsidP="00DC5693">
            <w:pPr>
              <w:pStyle w:val="GOSTTablenorm"/>
            </w:pPr>
          </w:p>
        </w:tc>
        <w:tc>
          <w:tcPr>
            <w:tcW w:w="2039" w:type="pct"/>
          </w:tcPr>
          <w:p w14:paraId="3B81734A" w14:textId="77777777" w:rsidR="00DC5693" w:rsidRPr="007036CE" w:rsidRDefault="00DC5693" w:rsidP="00DC5693">
            <w:pPr>
              <w:pStyle w:val="GOSTTablenorm"/>
            </w:pPr>
            <w:r w:rsidRPr="007036CE">
              <w:rPr>
                <w:szCs w:val="22"/>
              </w:rPr>
              <w:t>Указывается сумма на текущий финансовый год</w:t>
            </w:r>
            <w:del w:id="2790" w:author="Сатлер Марина Викторовна" w:date="2024-07-05T16:49:00Z">
              <w:r w:rsidRPr="007036CE" w:rsidDel="00DC5693">
                <w:rPr>
                  <w:szCs w:val="22"/>
                </w:rPr>
                <w:delText xml:space="preserve"> при доведении на текущий бюджетный цикл</w:delText>
              </w:r>
            </w:del>
          </w:p>
        </w:tc>
      </w:tr>
      <w:tr w:rsidR="00DC5693" w:rsidRPr="007036CE" w14:paraId="392A5CDF" w14:textId="77777777" w:rsidTr="00974EB0">
        <w:tc>
          <w:tcPr>
            <w:tcW w:w="1100" w:type="pct"/>
          </w:tcPr>
          <w:p w14:paraId="14676F86" w14:textId="77777777" w:rsidR="00DC5693" w:rsidRPr="007036CE" w:rsidRDefault="00DC5693" w:rsidP="00DC5693">
            <w:pPr>
              <w:pStyle w:val="GOSTTablenorm"/>
              <w:rPr>
                <w:szCs w:val="22"/>
              </w:rPr>
            </w:pPr>
            <w:ins w:id="2791" w:author="Сатлер Марина Викторовна" w:date="2024-02-13T15:19:00Z">
              <w:r w:rsidRPr="007036CE">
                <w:t>Сумма на первый год планового периода</w:t>
              </w:r>
            </w:ins>
          </w:p>
        </w:tc>
        <w:tc>
          <w:tcPr>
            <w:tcW w:w="734" w:type="pct"/>
          </w:tcPr>
          <w:p w14:paraId="5F2E3155" w14:textId="77777777" w:rsidR="00DC5693" w:rsidRPr="007036CE" w:rsidRDefault="00DC5693" w:rsidP="00DC5693">
            <w:pPr>
              <w:pStyle w:val="GOSTTablenorm"/>
              <w:rPr>
                <w:szCs w:val="22"/>
              </w:rPr>
            </w:pPr>
            <w:ins w:id="2792" w:author="Сатлер Марина Викторовна" w:date="2024-02-09T15:32:00Z">
              <w:r w:rsidRPr="007036CE">
                <w:rPr>
                  <w:b/>
                  <w:szCs w:val="24"/>
                  <w:lang w:val="en-US"/>
                </w:rPr>
                <w:t>SECTION_</w:t>
              </w:r>
              <w:r w:rsidRPr="007036CE">
                <w:rPr>
                  <w:b/>
                  <w:szCs w:val="24"/>
                </w:rPr>
                <w:t>2:</w:t>
              </w:r>
            </w:ins>
            <w:r w:rsidRPr="007036CE">
              <w:rPr>
                <w:szCs w:val="22"/>
              </w:rPr>
              <w:t>SUM_2</w:t>
            </w:r>
          </w:p>
        </w:tc>
        <w:tc>
          <w:tcPr>
            <w:tcW w:w="519" w:type="pct"/>
          </w:tcPr>
          <w:p w14:paraId="0A2778ED" w14:textId="77777777" w:rsidR="00DC5693" w:rsidRPr="007036CE" w:rsidRDefault="00DC5693" w:rsidP="00DC5693">
            <w:pPr>
              <w:pStyle w:val="GOSTTablenorm"/>
            </w:pPr>
            <w:r w:rsidRPr="007036CE">
              <w:rPr>
                <w:szCs w:val="22"/>
              </w:rPr>
              <w:t>Сумма</w:t>
            </w:r>
          </w:p>
        </w:tc>
        <w:tc>
          <w:tcPr>
            <w:tcW w:w="300" w:type="pct"/>
          </w:tcPr>
          <w:p w14:paraId="2756D6EB" w14:textId="77777777" w:rsidR="00DC5693" w:rsidRPr="007036CE" w:rsidRDefault="00DC5693" w:rsidP="00DC5693">
            <w:pPr>
              <w:pStyle w:val="GOSTTablenorm"/>
            </w:pPr>
            <w:r w:rsidRPr="007036CE">
              <w:rPr>
                <w:szCs w:val="22"/>
              </w:rPr>
              <w:t>Да</w:t>
            </w:r>
          </w:p>
        </w:tc>
        <w:tc>
          <w:tcPr>
            <w:tcW w:w="308" w:type="pct"/>
          </w:tcPr>
          <w:p w14:paraId="497FBF66" w14:textId="77777777" w:rsidR="00DC5693" w:rsidRPr="007036CE" w:rsidRDefault="00DC5693" w:rsidP="00DC5693">
            <w:pPr>
              <w:pStyle w:val="GOSTTablenorm"/>
            </w:pPr>
          </w:p>
        </w:tc>
        <w:tc>
          <w:tcPr>
            <w:tcW w:w="2039" w:type="pct"/>
          </w:tcPr>
          <w:p w14:paraId="44DE9794" w14:textId="77777777" w:rsidR="00DC5693" w:rsidRPr="007036CE" w:rsidDel="00DC5693" w:rsidRDefault="00DC5693" w:rsidP="00DC5693">
            <w:pPr>
              <w:ind w:firstLine="30"/>
              <w:rPr>
                <w:del w:id="2793" w:author="Сатлер Марина Викторовна" w:date="2024-07-05T16:49:00Z"/>
                <w:sz w:val="22"/>
                <w:szCs w:val="22"/>
              </w:rPr>
            </w:pPr>
            <w:r w:rsidRPr="007036CE">
              <w:rPr>
                <w:sz w:val="22"/>
                <w:szCs w:val="22"/>
              </w:rPr>
              <w:t>Указывается сумма на 1-й плановый год</w:t>
            </w:r>
            <w:del w:id="2794" w:author="Сатлер Марина Викторовна" w:date="2024-07-05T16:49:00Z">
              <w:r w:rsidRPr="007036CE" w:rsidDel="00DC5693">
                <w:rPr>
                  <w:sz w:val="22"/>
                  <w:szCs w:val="22"/>
                </w:rPr>
                <w:delText xml:space="preserve"> при доведении на текущий бюджетный цикл.</w:delText>
              </w:r>
            </w:del>
          </w:p>
          <w:p w14:paraId="2A69D558" w14:textId="77777777" w:rsidR="00DC5693" w:rsidRPr="007036CE" w:rsidRDefault="00DC5693" w:rsidP="00DC5693">
            <w:pPr>
              <w:ind w:firstLine="30"/>
            </w:pPr>
            <w:del w:id="2795" w:author="Сатлер Марина Викторовна" w:date="2024-07-05T16:49:00Z">
              <w:r w:rsidRPr="007036CE" w:rsidDel="00DC5693">
                <w:rPr>
                  <w:szCs w:val="22"/>
                </w:rPr>
                <w:delText>Указывается сумма на текущий финансовый год при доведении на новый бюджетный цикл</w:delText>
              </w:r>
            </w:del>
          </w:p>
        </w:tc>
      </w:tr>
      <w:tr w:rsidR="00DC5693" w:rsidRPr="007036CE" w14:paraId="2E9AF26A" w14:textId="77777777" w:rsidTr="00974EB0">
        <w:tc>
          <w:tcPr>
            <w:tcW w:w="1100" w:type="pct"/>
          </w:tcPr>
          <w:p w14:paraId="2939B0ED" w14:textId="77777777" w:rsidR="00DC5693" w:rsidRPr="007036CE" w:rsidRDefault="00DC5693" w:rsidP="00DC5693">
            <w:pPr>
              <w:pStyle w:val="GOSTTablenorm"/>
              <w:rPr>
                <w:szCs w:val="22"/>
              </w:rPr>
            </w:pPr>
            <w:ins w:id="2796" w:author="Сатлер Марина Викторовна" w:date="2024-02-13T15:19:00Z">
              <w:r w:rsidRPr="007036CE">
                <w:t>Сумма на второй год планового периода</w:t>
              </w:r>
            </w:ins>
          </w:p>
        </w:tc>
        <w:tc>
          <w:tcPr>
            <w:tcW w:w="734" w:type="pct"/>
          </w:tcPr>
          <w:p w14:paraId="25454CBD" w14:textId="77777777" w:rsidR="00DC5693" w:rsidRPr="007036CE" w:rsidRDefault="00DC5693" w:rsidP="00DC5693">
            <w:pPr>
              <w:pStyle w:val="GOSTTablenorm"/>
              <w:rPr>
                <w:szCs w:val="22"/>
              </w:rPr>
            </w:pPr>
            <w:ins w:id="2797" w:author="Сатлер Марина Викторовна" w:date="2024-02-09T15:32:00Z">
              <w:r w:rsidRPr="007036CE">
                <w:rPr>
                  <w:b/>
                  <w:szCs w:val="24"/>
                  <w:lang w:val="en-US"/>
                </w:rPr>
                <w:t>SECTION_</w:t>
              </w:r>
              <w:r w:rsidRPr="007036CE">
                <w:rPr>
                  <w:b/>
                  <w:szCs w:val="24"/>
                </w:rPr>
                <w:t>2:</w:t>
              </w:r>
            </w:ins>
            <w:r w:rsidRPr="007036CE">
              <w:rPr>
                <w:szCs w:val="22"/>
              </w:rPr>
              <w:t>SUM_3</w:t>
            </w:r>
          </w:p>
        </w:tc>
        <w:tc>
          <w:tcPr>
            <w:tcW w:w="519" w:type="pct"/>
          </w:tcPr>
          <w:p w14:paraId="6E9DC3ED" w14:textId="77777777" w:rsidR="00DC5693" w:rsidRPr="007036CE" w:rsidRDefault="00DC5693" w:rsidP="00DC5693">
            <w:pPr>
              <w:pStyle w:val="GOSTTablenorm"/>
            </w:pPr>
            <w:r w:rsidRPr="007036CE">
              <w:rPr>
                <w:szCs w:val="22"/>
              </w:rPr>
              <w:t>Сумма</w:t>
            </w:r>
          </w:p>
        </w:tc>
        <w:tc>
          <w:tcPr>
            <w:tcW w:w="300" w:type="pct"/>
          </w:tcPr>
          <w:p w14:paraId="35725010" w14:textId="77777777" w:rsidR="00DC5693" w:rsidRPr="007036CE" w:rsidRDefault="00DC5693" w:rsidP="00DC5693">
            <w:pPr>
              <w:pStyle w:val="GOSTTablenorm"/>
            </w:pPr>
            <w:r w:rsidRPr="007036CE">
              <w:rPr>
                <w:szCs w:val="22"/>
              </w:rPr>
              <w:t>Да</w:t>
            </w:r>
          </w:p>
        </w:tc>
        <w:tc>
          <w:tcPr>
            <w:tcW w:w="308" w:type="pct"/>
          </w:tcPr>
          <w:p w14:paraId="7D763E1D" w14:textId="77777777" w:rsidR="00DC5693" w:rsidRPr="007036CE" w:rsidRDefault="00DC5693" w:rsidP="00DC5693">
            <w:pPr>
              <w:pStyle w:val="GOSTTablenorm"/>
            </w:pPr>
          </w:p>
        </w:tc>
        <w:tc>
          <w:tcPr>
            <w:tcW w:w="2039" w:type="pct"/>
          </w:tcPr>
          <w:p w14:paraId="3C39E99A" w14:textId="77777777" w:rsidR="00DC5693" w:rsidRPr="007036CE" w:rsidDel="00DC5693" w:rsidRDefault="00DC5693" w:rsidP="00DC5693">
            <w:pPr>
              <w:ind w:firstLine="30"/>
              <w:rPr>
                <w:del w:id="2798" w:author="Сатлер Марина Викторовна" w:date="2024-07-05T16:49:00Z"/>
                <w:sz w:val="22"/>
                <w:szCs w:val="22"/>
              </w:rPr>
            </w:pPr>
            <w:r w:rsidRPr="007036CE">
              <w:rPr>
                <w:sz w:val="22"/>
                <w:szCs w:val="22"/>
              </w:rPr>
              <w:t>Указывается сумма на 2-й плановый год</w:t>
            </w:r>
            <w:del w:id="2799" w:author="Сатлер Марина Викторовна" w:date="2024-07-05T16:49:00Z">
              <w:r w:rsidRPr="007036CE" w:rsidDel="00DC5693">
                <w:rPr>
                  <w:sz w:val="22"/>
                  <w:szCs w:val="22"/>
                </w:rPr>
                <w:delText xml:space="preserve"> при доведении на текущий бюджетный цикл.</w:delText>
              </w:r>
            </w:del>
          </w:p>
          <w:p w14:paraId="14C39795" w14:textId="77777777" w:rsidR="00DC5693" w:rsidRPr="007036CE" w:rsidRDefault="00DC5693" w:rsidP="00DC5693">
            <w:pPr>
              <w:ind w:firstLine="30"/>
            </w:pPr>
            <w:del w:id="2800" w:author="Сатлер Марина Викторовна" w:date="2024-07-05T16:49:00Z">
              <w:r w:rsidRPr="007036CE" w:rsidDel="00DC5693">
                <w:rPr>
                  <w:szCs w:val="22"/>
                </w:rPr>
                <w:delText>Указывается сумма на 1-й плановый год при доведении на новый бюджетный цикл</w:delText>
              </w:r>
            </w:del>
          </w:p>
        </w:tc>
      </w:tr>
      <w:tr w:rsidR="00DC5693" w:rsidRPr="007036CE" w:rsidDel="00DC5693" w14:paraId="7A709830" w14:textId="77777777" w:rsidTr="00974EB0">
        <w:trPr>
          <w:del w:id="2801" w:author="Сатлер Марина Викторовна" w:date="2024-07-05T16:49:00Z"/>
        </w:trPr>
        <w:tc>
          <w:tcPr>
            <w:tcW w:w="1100" w:type="pct"/>
          </w:tcPr>
          <w:p w14:paraId="0952AAB2" w14:textId="77777777" w:rsidR="00DC5693" w:rsidRPr="007036CE" w:rsidDel="00DC5693" w:rsidRDefault="00DC5693" w:rsidP="00DC5693">
            <w:pPr>
              <w:pStyle w:val="GOSTTablenorm"/>
              <w:rPr>
                <w:del w:id="2802" w:author="Сатлер Марина Викторовна" w:date="2024-07-05T16:49:00Z"/>
                <w:szCs w:val="22"/>
              </w:rPr>
            </w:pPr>
          </w:p>
        </w:tc>
        <w:tc>
          <w:tcPr>
            <w:tcW w:w="734" w:type="pct"/>
          </w:tcPr>
          <w:p w14:paraId="436B2E81" w14:textId="77777777" w:rsidR="00DC5693" w:rsidRPr="007036CE" w:rsidDel="00DC5693" w:rsidRDefault="00DC5693" w:rsidP="00DC5693">
            <w:pPr>
              <w:pStyle w:val="GOSTTablenorm"/>
              <w:rPr>
                <w:del w:id="2803" w:author="Сатлер Марина Викторовна" w:date="2024-07-05T16:49:00Z"/>
                <w:szCs w:val="22"/>
              </w:rPr>
            </w:pPr>
            <w:del w:id="2804" w:author="Сатлер Марина Викторовна" w:date="2024-07-05T16:49:00Z">
              <w:r w:rsidRPr="007036CE" w:rsidDel="00DC5693">
                <w:rPr>
                  <w:szCs w:val="22"/>
                </w:rPr>
                <w:delText>SUM_4</w:delText>
              </w:r>
            </w:del>
          </w:p>
        </w:tc>
        <w:tc>
          <w:tcPr>
            <w:tcW w:w="519" w:type="pct"/>
          </w:tcPr>
          <w:p w14:paraId="01E3DB6A" w14:textId="77777777" w:rsidR="00DC5693" w:rsidRPr="007036CE" w:rsidDel="00DC5693" w:rsidRDefault="00DC5693" w:rsidP="00DC5693">
            <w:pPr>
              <w:pStyle w:val="GOSTTablenorm"/>
              <w:rPr>
                <w:del w:id="2805" w:author="Сатлер Марина Викторовна" w:date="2024-07-05T16:49:00Z"/>
              </w:rPr>
            </w:pPr>
            <w:del w:id="2806" w:author="Сатлер Марина Викторовна" w:date="2024-07-05T16:49:00Z">
              <w:r w:rsidRPr="007036CE" w:rsidDel="00DC5693">
                <w:rPr>
                  <w:szCs w:val="22"/>
                </w:rPr>
                <w:delText>Сумма</w:delText>
              </w:r>
            </w:del>
          </w:p>
        </w:tc>
        <w:tc>
          <w:tcPr>
            <w:tcW w:w="300" w:type="pct"/>
          </w:tcPr>
          <w:p w14:paraId="1D652F1A" w14:textId="77777777" w:rsidR="00DC5693" w:rsidRPr="007036CE" w:rsidDel="00DC5693" w:rsidRDefault="00DC5693" w:rsidP="00DC5693">
            <w:pPr>
              <w:pStyle w:val="GOSTTablenorm"/>
              <w:rPr>
                <w:del w:id="2807" w:author="Сатлер Марина Викторовна" w:date="2024-07-05T16:49:00Z"/>
              </w:rPr>
            </w:pPr>
            <w:del w:id="2808" w:author="Сатлер Марина Викторовна" w:date="2024-07-05T16:49:00Z">
              <w:r w:rsidRPr="007036CE" w:rsidDel="00DC5693">
                <w:rPr>
                  <w:szCs w:val="22"/>
                </w:rPr>
                <w:delText>Да</w:delText>
              </w:r>
            </w:del>
          </w:p>
        </w:tc>
        <w:tc>
          <w:tcPr>
            <w:tcW w:w="308" w:type="pct"/>
          </w:tcPr>
          <w:p w14:paraId="4DCCB7C3" w14:textId="77777777" w:rsidR="00DC5693" w:rsidRPr="007036CE" w:rsidDel="00DC5693" w:rsidRDefault="00DC5693" w:rsidP="00DC5693">
            <w:pPr>
              <w:pStyle w:val="GOSTTablenorm"/>
              <w:rPr>
                <w:del w:id="2809" w:author="Сатлер Марина Викторовна" w:date="2024-07-05T16:49:00Z"/>
              </w:rPr>
            </w:pPr>
          </w:p>
        </w:tc>
        <w:tc>
          <w:tcPr>
            <w:tcW w:w="2039" w:type="pct"/>
          </w:tcPr>
          <w:p w14:paraId="41B290FA" w14:textId="77777777" w:rsidR="00DC5693" w:rsidRPr="007036CE" w:rsidDel="00DC5693" w:rsidRDefault="00DC5693" w:rsidP="00DC5693">
            <w:pPr>
              <w:pStyle w:val="GOSTTablenorm"/>
              <w:rPr>
                <w:del w:id="2810" w:author="Сатлер Марина Викторовна" w:date="2024-07-05T16:49:00Z"/>
              </w:rPr>
            </w:pPr>
            <w:del w:id="2811" w:author="Сатлер Марина Викторовна" w:date="2024-07-05T16:49:00Z">
              <w:r w:rsidRPr="007036CE" w:rsidDel="00DC5693">
                <w:rPr>
                  <w:szCs w:val="22"/>
                </w:rPr>
                <w:delText>Указывается значение «0.00»</w:delText>
              </w:r>
            </w:del>
          </w:p>
        </w:tc>
      </w:tr>
      <w:tr w:rsidR="00DC5693" w:rsidRPr="007036CE" w14:paraId="32BC70DE" w14:textId="77777777" w:rsidTr="00974EB0">
        <w:tc>
          <w:tcPr>
            <w:tcW w:w="1100" w:type="pct"/>
          </w:tcPr>
          <w:p w14:paraId="4C8B73AE" w14:textId="77777777" w:rsidR="00DC5693" w:rsidRPr="007036CE" w:rsidRDefault="00DC5693" w:rsidP="00DC5693">
            <w:pPr>
              <w:pStyle w:val="GOSTTablenorm"/>
              <w:rPr>
                <w:b/>
                <w:szCs w:val="22"/>
              </w:rPr>
            </w:pPr>
            <w:r w:rsidRPr="007036CE">
              <w:rPr>
                <w:b/>
                <w:szCs w:val="22"/>
              </w:rPr>
              <w:t>Строки документа по разделу «ЛБО»</w:t>
            </w:r>
          </w:p>
        </w:tc>
        <w:tc>
          <w:tcPr>
            <w:tcW w:w="734" w:type="pct"/>
          </w:tcPr>
          <w:p w14:paraId="1CE1B8FF" w14:textId="77777777" w:rsidR="00DC5693" w:rsidRPr="007036CE" w:rsidRDefault="00DC5693" w:rsidP="00DC5693">
            <w:pPr>
              <w:pStyle w:val="GOSTTablenorm"/>
              <w:rPr>
                <w:b/>
                <w:szCs w:val="22"/>
              </w:rPr>
            </w:pPr>
            <w:r w:rsidRPr="007036CE">
              <w:rPr>
                <w:b/>
                <w:szCs w:val="24"/>
                <w:lang w:val="en-US"/>
              </w:rPr>
              <w:t>SECTION_</w:t>
            </w:r>
            <w:r w:rsidRPr="007036CE">
              <w:rPr>
                <w:b/>
                <w:szCs w:val="24"/>
              </w:rPr>
              <w:t>3</w:t>
            </w:r>
          </w:p>
        </w:tc>
        <w:tc>
          <w:tcPr>
            <w:tcW w:w="519" w:type="pct"/>
          </w:tcPr>
          <w:p w14:paraId="1A82DFDD" w14:textId="77777777" w:rsidR="00DC5693" w:rsidRPr="007036CE" w:rsidRDefault="00DC5693" w:rsidP="00DC5693">
            <w:pPr>
              <w:pStyle w:val="GOSTTablenorm"/>
            </w:pPr>
            <w:r w:rsidRPr="007036CE">
              <w:rPr>
                <w:szCs w:val="22"/>
              </w:rPr>
              <w:t>Массив</w:t>
            </w:r>
          </w:p>
        </w:tc>
        <w:tc>
          <w:tcPr>
            <w:tcW w:w="300" w:type="pct"/>
          </w:tcPr>
          <w:p w14:paraId="29D2D0DE" w14:textId="77777777" w:rsidR="00DC5693" w:rsidRPr="007036CE" w:rsidRDefault="00DC5693" w:rsidP="00DC5693">
            <w:pPr>
              <w:pStyle w:val="GOSTTablenorm"/>
            </w:pPr>
            <w:r w:rsidRPr="007036CE">
              <w:rPr>
                <w:szCs w:val="22"/>
              </w:rPr>
              <w:t>Нет</w:t>
            </w:r>
          </w:p>
        </w:tc>
        <w:tc>
          <w:tcPr>
            <w:tcW w:w="308" w:type="pct"/>
          </w:tcPr>
          <w:p w14:paraId="17A3953D" w14:textId="77777777" w:rsidR="00DC5693" w:rsidRPr="007036CE" w:rsidRDefault="00DC5693" w:rsidP="00DC5693">
            <w:pPr>
              <w:pStyle w:val="GOSTTablenorm"/>
            </w:pPr>
            <w:r w:rsidRPr="007036CE">
              <w:rPr>
                <w:szCs w:val="22"/>
              </w:rPr>
              <w:t>-</w:t>
            </w:r>
          </w:p>
        </w:tc>
        <w:tc>
          <w:tcPr>
            <w:tcW w:w="2039" w:type="pct"/>
          </w:tcPr>
          <w:p w14:paraId="79A10EA9" w14:textId="77777777" w:rsidR="00DC5693" w:rsidRPr="007036CE" w:rsidRDefault="00DC5693" w:rsidP="00DC5693">
            <w:pPr>
              <w:pStyle w:val="GOSTTablenorm"/>
            </w:pPr>
            <w:r w:rsidRPr="007036CE">
              <w:rPr>
                <w:szCs w:val="22"/>
              </w:rPr>
              <w:t>-</w:t>
            </w:r>
          </w:p>
        </w:tc>
      </w:tr>
      <w:tr w:rsidR="00DC5693" w:rsidRPr="007036CE" w14:paraId="3E34EE85" w14:textId="77777777" w:rsidTr="00974EB0">
        <w:tc>
          <w:tcPr>
            <w:tcW w:w="1100" w:type="pct"/>
          </w:tcPr>
          <w:p w14:paraId="0242B7B7" w14:textId="77777777" w:rsidR="00DC5693" w:rsidRPr="007036CE" w:rsidRDefault="00DC5693" w:rsidP="00DC5693">
            <w:pPr>
              <w:pStyle w:val="GOSTTablenorm"/>
            </w:pPr>
            <w:ins w:id="2812" w:author="Сатлер Марина Викторовна" w:date="2024-02-13T15:20:00Z">
              <w:r w:rsidRPr="007036CE">
                <w:t>Раздел</w:t>
              </w:r>
            </w:ins>
          </w:p>
        </w:tc>
        <w:tc>
          <w:tcPr>
            <w:tcW w:w="734" w:type="pct"/>
          </w:tcPr>
          <w:p w14:paraId="548E8A65" w14:textId="77777777" w:rsidR="00DC5693" w:rsidRPr="007036CE" w:rsidRDefault="00DC5693" w:rsidP="00DC5693">
            <w:pPr>
              <w:pStyle w:val="GOSTTablenorm"/>
              <w:rPr>
                <w:b/>
                <w:szCs w:val="24"/>
                <w:lang w:val="en-US"/>
              </w:rPr>
            </w:pPr>
            <w:ins w:id="2813" w:author="Сатлер Марина Викторовна" w:date="2024-02-13T15:20:00Z">
              <w:r w:rsidRPr="007036CE">
                <w:rPr>
                  <w:b/>
                  <w:szCs w:val="24"/>
                  <w:lang w:val="en-US"/>
                </w:rPr>
                <w:t>SECTION_</w:t>
              </w:r>
              <w:r w:rsidRPr="007036CE">
                <w:rPr>
                  <w:b/>
                  <w:szCs w:val="24"/>
                </w:rPr>
                <w:t>3:</w:t>
              </w:r>
              <w:r w:rsidRPr="007036CE">
                <w:t>SECTION_TYPE</w:t>
              </w:r>
            </w:ins>
          </w:p>
        </w:tc>
        <w:tc>
          <w:tcPr>
            <w:tcW w:w="519" w:type="pct"/>
          </w:tcPr>
          <w:p w14:paraId="7B603741" w14:textId="77777777" w:rsidR="00DC5693" w:rsidRPr="007036CE" w:rsidRDefault="00DC5693" w:rsidP="00DC5693">
            <w:pPr>
              <w:pStyle w:val="GOSTTablenorm"/>
              <w:rPr>
                <w:szCs w:val="22"/>
              </w:rPr>
            </w:pPr>
            <w:ins w:id="2814" w:author="Сатлер Марина Викторовна" w:date="2024-02-13T15:20:00Z">
              <w:r w:rsidRPr="007036CE">
                <w:rPr>
                  <w:szCs w:val="22"/>
                </w:rPr>
                <w:t>Строка</w:t>
              </w:r>
            </w:ins>
          </w:p>
        </w:tc>
        <w:tc>
          <w:tcPr>
            <w:tcW w:w="300" w:type="pct"/>
          </w:tcPr>
          <w:p w14:paraId="3534C568" w14:textId="77777777" w:rsidR="00DC5693" w:rsidRPr="007036CE" w:rsidRDefault="00DC5693" w:rsidP="00DC5693">
            <w:pPr>
              <w:pStyle w:val="GOSTTablenorm"/>
              <w:rPr>
                <w:szCs w:val="22"/>
              </w:rPr>
            </w:pPr>
            <w:ins w:id="2815" w:author="Сатлер Марина Викторовна" w:date="2024-02-13T15:20:00Z">
              <w:r w:rsidRPr="007036CE">
                <w:rPr>
                  <w:szCs w:val="22"/>
                </w:rPr>
                <w:t>Да</w:t>
              </w:r>
            </w:ins>
          </w:p>
        </w:tc>
        <w:tc>
          <w:tcPr>
            <w:tcW w:w="308" w:type="pct"/>
          </w:tcPr>
          <w:p w14:paraId="4485E5F2" w14:textId="77777777" w:rsidR="00DC5693" w:rsidRPr="007036CE" w:rsidRDefault="00DC5693" w:rsidP="00DC5693">
            <w:pPr>
              <w:pStyle w:val="GOSTTablenorm"/>
              <w:rPr>
                <w:szCs w:val="22"/>
                <w:lang w:val="en-US"/>
              </w:rPr>
            </w:pPr>
            <w:ins w:id="2816" w:author="Сатлер Марина Викторовна" w:date="2024-02-13T15:20:00Z">
              <w:r w:rsidRPr="007036CE">
                <w:rPr>
                  <w:szCs w:val="22"/>
                  <w:lang w:val="en-US"/>
                </w:rPr>
                <w:t>=</w:t>
              </w:r>
              <w:r w:rsidRPr="007036CE">
                <w:rPr>
                  <w:szCs w:val="22"/>
                </w:rPr>
                <w:t>1</w:t>
              </w:r>
            </w:ins>
          </w:p>
        </w:tc>
        <w:tc>
          <w:tcPr>
            <w:tcW w:w="2039" w:type="pct"/>
          </w:tcPr>
          <w:p w14:paraId="5FD35379" w14:textId="77777777" w:rsidR="00DC5693" w:rsidRPr="007036CE" w:rsidRDefault="00DC5693" w:rsidP="00DC5693">
            <w:pPr>
              <w:ind w:firstLine="30"/>
              <w:rPr>
                <w:ins w:id="2817" w:author="Сатлер Марина Викторовна" w:date="2024-02-13T15:20:00Z"/>
                <w:sz w:val="22"/>
                <w:szCs w:val="22"/>
              </w:rPr>
            </w:pPr>
            <w:ins w:id="2818" w:author="Сатлер Марина Викторовна" w:date="2024-02-13T15:20:00Z">
              <w:r w:rsidRPr="007036CE">
                <w:rPr>
                  <w:sz w:val="22"/>
                  <w:szCs w:val="22"/>
                </w:rPr>
                <w:t>Указывается тип раздела.</w:t>
              </w:r>
            </w:ins>
          </w:p>
          <w:p w14:paraId="49362BA3" w14:textId="74E45411" w:rsidR="00DC5693" w:rsidRPr="007036CE" w:rsidRDefault="00DC5693" w:rsidP="00DC5693">
            <w:pPr>
              <w:ind w:firstLine="30"/>
              <w:rPr>
                <w:sz w:val="22"/>
                <w:szCs w:val="22"/>
              </w:rPr>
            </w:pPr>
            <w:ins w:id="2819" w:author="Сатлер Марина Викторовна" w:date="2024-02-13T15:20:00Z">
              <w:r w:rsidRPr="007036CE">
                <w:rPr>
                  <w:sz w:val="22"/>
                  <w:szCs w:val="22"/>
                </w:rPr>
                <w:t xml:space="preserve">Заполняется значением «2» </w:t>
              </w:r>
            </w:ins>
            <w:r w:rsidR="00FB1651" w:rsidRPr="007036CE">
              <w:t>–</w:t>
            </w:r>
            <w:ins w:id="2820" w:author="Сатлер Марина Викторовна" w:date="2024-02-13T15:20:00Z">
              <w:r w:rsidRPr="007036CE">
                <w:rPr>
                  <w:sz w:val="22"/>
                  <w:szCs w:val="22"/>
                </w:rPr>
                <w:t xml:space="preserve"> Лимиты бюджетных обязательств</w:t>
              </w:r>
            </w:ins>
          </w:p>
        </w:tc>
      </w:tr>
      <w:tr w:rsidR="00DC5693" w:rsidRPr="007036CE" w14:paraId="2E30B2DE" w14:textId="77777777" w:rsidTr="00974EB0">
        <w:tc>
          <w:tcPr>
            <w:tcW w:w="1100" w:type="pct"/>
          </w:tcPr>
          <w:p w14:paraId="0FAF4A26" w14:textId="77777777" w:rsidR="00DC5693" w:rsidRPr="007036CE" w:rsidRDefault="00DC5693" w:rsidP="00DC5693">
            <w:pPr>
              <w:pStyle w:val="GOSTTablenorm"/>
              <w:rPr>
                <w:szCs w:val="22"/>
              </w:rPr>
            </w:pPr>
            <w:r w:rsidRPr="007036CE">
              <w:rPr>
                <w:szCs w:val="22"/>
              </w:rPr>
              <w:lastRenderedPageBreak/>
              <w:t>Идентификатор строки</w:t>
            </w:r>
          </w:p>
        </w:tc>
        <w:tc>
          <w:tcPr>
            <w:tcW w:w="734" w:type="pct"/>
          </w:tcPr>
          <w:p w14:paraId="52BC4183" w14:textId="77777777" w:rsidR="00DC5693" w:rsidRPr="007036CE" w:rsidRDefault="00DC5693" w:rsidP="00DC5693">
            <w:pPr>
              <w:pStyle w:val="GOSTTablenorm"/>
              <w:rPr>
                <w:szCs w:val="24"/>
                <w:lang w:val="en-US"/>
              </w:rPr>
            </w:pPr>
            <w:ins w:id="2821" w:author="Сатлер Марина Викторовна" w:date="2024-02-09T15:39:00Z">
              <w:r w:rsidRPr="007036CE">
                <w:rPr>
                  <w:b/>
                  <w:szCs w:val="24"/>
                  <w:lang w:val="en-US"/>
                </w:rPr>
                <w:t>SECTION_</w:t>
              </w:r>
              <w:r w:rsidRPr="007036CE">
                <w:rPr>
                  <w:b/>
                  <w:szCs w:val="24"/>
                </w:rPr>
                <w:t>3:</w:t>
              </w:r>
            </w:ins>
            <w:ins w:id="2822" w:author="Сатлер Марина Викторовна" w:date="2024-06-11T14:18:00Z">
              <w:r w:rsidRPr="007036CE">
                <w:rPr>
                  <w:szCs w:val="24"/>
                  <w:lang w:val="en-US"/>
                </w:rPr>
                <w:t>id</w:t>
              </w:r>
            </w:ins>
            <w:del w:id="2823" w:author="Сатлер Марина Викторовна" w:date="2024-06-11T14:18:00Z">
              <w:r w:rsidRPr="007036CE" w:rsidDel="00240EDB">
                <w:rPr>
                  <w:szCs w:val="24"/>
                  <w:lang w:val="en-US"/>
                </w:rPr>
                <w:delText>ID</w:delText>
              </w:r>
            </w:del>
          </w:p>
        </w:tc>
        <w:tc>
          <w:tcPr>
            <w:tcW w:w="519" w:type="pct"/>
          </w:tcPr>
          <w:p w14:paraId="1B2A10CA" w14:textId="77777777" w:rsidR="00DC5693" w:rsidRPr="007036CE" w:rsidRDefault="00DC5693" w:rsidP="00DC5693">
            <w:pPr>
              <w:pStyle w:val="GOSTTablenorm"/>
            </w:pPr>
            <w:r w:rsidRPr="007036CE">
              <w:rPr>
                <w:szCs w:val="22"/>
              </w:rPr>
              <w:t>Число</w:t>
            </w:r>
          </w:p>
        </w:tc>
        <w:tc>
          <w:tcPr>
            <w:tcW w:w="300" w:type="pct"/>
          </w:tcPr>
          <w:p w14:paraId="37D2D2D3" w14:textId="77777777" w:rsidR="00DC5693" w:rsidRPr="007036CE" w:rsidRDefault="00DC5693" w:rsidP="00DC5693">
            <w:pPr>
              <w:pStyle w:val="GOSTTablenorm"/>
            </w:pPr>
            <w:r w:rsidRPr="007036CE">
              <w:rPr>
                <w:szCs w:val="22"/>
              </w:rPr>
              <w:t>Да</w:t>
            </w:r>
          </w:p>
        </w:tc>
        <w:tc>
          <w:tcPr>
            <w:tcW w:w="308" w:type="pct"/>
          </w:tcPr>
          <w:p w14:paraId="2DEEC065" w14:textId="77777777" w:rsidR="00DC5693" w:rsidRPr="007036CE" w:rsidRDefault="00DC5693" w:rsidP="00DC5693">
            <w:pPr>
              <w:pStyle w:val="GOSTTablenorm"/>
            </w:pPr>
            <w:r w:rsidRPr="007036CE">
              <w:rPr>
                <w:szCs w:val="22"/>
              </w:rPr>
              <w:t>&lt;=20</w:t>
            </w:r>
          </w:p>
        </w:tc>
        <w:tc>
          <w:tcPr>
            <w:tcW w:w="2039" w:type="pct"/>
          </w:tcPr>
          <w:p w14:paraId="3B57B111" w14:textId="77777777" w:rsidR="00DC5693" w:rsidRPr="007036CE" w:rsidRDefault="00DC5693" w:rsidP="00DC5693">
            <w:pPr>
              <w:pStyle w:val="GOSTTablenorm"/>
            </w:pPr>
            <w:r w:rsidRPr="007036CE">
              <w:rPr>
                <w:szCs w:val="22"/>
              </w:rPr>
              <w:t>Указывается технический идентификатор строки</w:t>
            </w:r>
          </w:p>
        </w:tc>
      </w:tr>
      <w:tr w:rsidR="00DC5693" w:rsidRPr="007036CE" w14:paraId="295428C8" w14:textId="77777777" w:rsidTr="00974EB0">
        <w:tc>
          <w:tcPr>
            <w:tcW w:w="1100" w:type="pct"/>
          </w:tcPr>
          <w:p w14:paraId="1D4AB263" w14:textId="77777777" w:rsidR="00DC5693" w:rsidRPr="007036CE" w:rsidRDefault="00DC5693" w:rsidP="00DC5693">
            <w:pPr>
              <w:pStyle w:val="GOSTTablenorm"/>
              <w:rPr>
                <w:szCs w:val="22"/>
              </w:rPr>
            </w:pPr>
            <w:r w:rsidRPr="007036CE">
              <w:t>Номер строки</w:t>
            </w:r>
          </w:p>
        </w:tc>
        <w:tc>
          <w:tcPr>
            <w:tcW w:w="734" w:type="pct"/>
          </w:tcPr>
          <w:p w14:paraId="55AA3B3B" w14:textId="77777777" w:rsidR="00DC5693" w:rsidRPr="007036CE" w:rsidRDefault="00DC5693" w:rsidP="00DC5693">
            <w:pPr>
              <w:pStyle w:val="GOSTTablenorm"/>
              <w:rPr>
                <w:szCs w:val="24"/>
                <w:lang w:val="en-US"/>
              </w:rPr>
            </w:pPr>
            <w:ins w:id="2824" w:author="Сатлер Марина Викторовна" w:date="2024-02-09T15:39:00Z">
              <w:r w:rsidRPr="007036CE">
                <w:rPr>
                  <w:b/>
                  <w:szCs w:val="24"/>
                  <w:lang w:val="en-US"/>
                </w:rPr>
                <w:t>SECTION_</w:t>
              </w:r>
              <w:r w:rsidRPr="007036CE">
                <w:rPr>
                  <w:b/>
                  <w:szCs w:val="24"/>
                </w:rPr>
                <w:t>3:</w:t>
              </w:r>
            </w:ins>
            <w:r w:rsidRPr="007036CE">
              <w:rPr>
                <w:szCs w:val="24"/>
                <w:lang w:val="en-US"/>
              </w:rPr>
              <w:t>NUMBROW</w:t>
            </w:r>
          </w:p>
        </w:tc>
        <w:tc>
          <w:tcPr>
            <w:tcW w:w="519" w:type="pct"/>
          </w:tcPr>
          <w:p w14:paraId="7EAF3A45" w14:textId="77777777" w:rsidR="00DC5693" w:rsidRPr="007036CE" w:rsidRDefault="00DC5693" w:rsidP="00DC5693">
            <w:pPr>
              <w:pStyle w:val="GOSTTablenorm"/>
            </w:pPr>
            <w:r w:rsidRPr="007036CE">
              <w:rPr>
                <w:szCs w:val="22"/>
              </w:rPr>
              <w:t>Строка</w:t>
            </w:r>
          </w:p>
        </w:tc>
        <w:tc>
          <w:tcPr>
            <w:tcW w:w="300" w:type="pct"/>
          </w:tcPr>
          <w:p w14:paraId="235B623A" w14:textId="77777777" w:rsidR="00DC5693" w:rsidRPr="007036CE" w:rsidRDefault="00DC5693" w:rsidP="00DC5693">
            <w:pPr>
              <w:pStyle w:val="GOSTTablenorm"/>
            </w:pPr>
            <w:r w:rsidRPr="007036CE">
              <w:rPr>
                <w:szCs w:val="22"/>
              </w:rPr>
              <w:t>Да</w:t>
            </w:r>
          </w:p>
        </w:tc>
        <w:tc>
          <w:tcPr>
            <w:tcW w:w="308" w:type="pct"/>
          </w:tcPr>
          <w:p w14:paraId="03D419F9" w14:textId="77777777" w:rsidR="00DC5693" w:rsidRPr="007036CE" w:rsidRDefault="00DC5693" w:rsidP="00DC5693">
            <w:pPr>
              <w:pStyle w:val="GOSTTablenorm"/>
            </w:pPr>
            <w:r w:rsidRPr="007036CE">
              <w:rPr>
                <w:szCs w:val="22"/>
                <w:lang w:val="en-US"/>
              </w:rPr>
              <w:t>&lt;=20</w:t>
            </w:r>
          </w:p>
        </w:tc>
        <w:tc>
          <w:tcPr>
            <w:tcW w:w="2039" w:type="pct"/>
          </w:tcPr>
          <w:p w14:paraId="7AF52332" w14:textId="77777777" w:rsidR="00DC5693" w:rsidRPr="007036CE" w:rsidRDefault="00DC5693" w:rsidP="00DC5693">
            <w:pPr>
              <w:pStyle w:val="GOSTTablenorm"/>
            </w:pPr>
            <w:r w:rsidRPr="007036CE">
              <w:rPr>
                <w:szCs w:val="22"/>
              </w:rPr>
              <w:t>Указывается порядковый номер строки по разделу «ЛБО»</w:t>
            </w:r>
          </w:p>
        </w:tc>
      </w:tr>
      <w:tr w:rsidR="00DC5693" w:rsidRPr="007036CE" w14:paraId="3A6E9FA4" w14:textId="77777777" w:rsidTr="00974EB0">
        <w:tc>
          <w:tcPr>
            <w:tcW w:w="1100" w:type="pct"/>
          </w:tcPr>
          <w:p w14:paraId="1CAD3EA0" w14:textId="77777777" w:rsidR="00DC5693" w:rsidRPr="007036CE" w:rsidRDefault="00DC5693" w:rsidP="00DC5693">
            <w:pPr>
              <w:pStyle w:val="GOSTTablenorm"/>
            </w:pPr>
            <w:r w:rsidRPr="007036CE">
              <w:rPr>
                <w:szCs w:val="22"/>
              </w:rPr>
              <w:t>Признак детальной строки</w:t>
            </w:r>
          </w:p>
        </w:tc>
        <w:tc>
          <w:tcPr>
            <w:tcW w:w="734" w:type="pct"/>
          </w:tcPr>
          <w:p w14:paraId="3D483BEB" w14:textId="77777777" w:rsidR="00DC5693" w:rsidRPr="007036CE" w:rsidRDefault="00DC5693" w:rsidP="00DC5693">
            <w:pPr>
              <w:pStyle w:val="GOSTTablenorm"/>
              <w:rPr>
                <w:szCs w:val="24"/>
                <w:lang w:val="en-US"/>
              </w:rPr>
            </w:pPr>
            <w:ins w:id="2825" w:author="Сатлер Марина Викторовна" w:date="2024-02-09T15:39:00Z">
              <w:r w:rsidRPr="007036CE">
                <w:rPr>
                  <w:b/>
                  <w:szCs w:val="24"/>
                  <w:lang w:val="en-US"/>
                </w:rPr>
                <w:t>SECTION_</w:t>
              </w:r>
              <w:r w:rsidRPr="007036CE">
                <w:rPr>
                  <w:b/>
                  <w:szCs w:val="24"/>
                </w:rPr>
                <w:t>3:</w:t>
              </w:r>
            </w:ins>
            <w:r w:rsidRPr="007036CE">
              <w:t>SIGNKBK</w:t>
            </w:r>
          </w:p>
        </w:tc>
        <w:tc>
          <w:tcPr>
            <w:tcW w:w="519" w:type="pct"/>
          </w:tcPr>
          <w:p w14:paraId="172F7E44" w14:textId="77777777" w:rsidR="00DC5693" w:rsidRPr="007036CE" w:rsidRDefault="00DC5693" w:rsidP="00DC5693">
            <w:pPr>
              <w:pStyle w:val="GOSTTablenorm"/>
            </w:pPr>
            <w:r w:rsidRPr="007036CE">
              <w:rPr>
                <w:szCs w:val="22"/>
              </w:rPr>
              <w:t>Строка</w:t>
            </w:r>
          </w:p>
        </w:tc>
        <w:tc>
          <w:tcPr>
            <w:tcW w:w="300" w:type="pct"/>
          </w:tcPr>
          <w:p w14:paraId="140BACA8" w14:textId="77777777" w:rsidR="00DC5693" w:rsidRPr="007036CE" w:rsidRDefault="00DC5693" w:rsidP="00DC5693">
            <w:pPr>
              <w:pStyle w:val="GOSTTablenorm"/>
            </w:pPr>
            <w:r w:rsidRPr="007036CE">
              <w:rPr>
                <w:szCs w:val="22"/>
              </w:rPr>
              <w:t>Да</w:t>
            </w:r>
          </w:p>
        </w:tc>
        <w:tc>
          <w:tcPr>
            <w:tcW w:w="308" w:type="pct"/>
          </w:tcPr>
          <w:p w14:paraId="1EEB541E" w14:textId="77777777" w:rsidR="00DC5693" w:rsidRPr="007036CE" w:rsidRDefault="00DC5693" w:rsidP="00DC5693">
            <w:pPr>
              <w:pStyle w:val="GOSTTablenorm"/>
            </w:pPr>
            <w:r w:rsidRPr="007036CE">
              <w:rPr>
                <w:szCs w:val="22"/>
              </w:rPr>
              <w:t>=1</w:t>
            </w:r>
          </w:p>
        </w:tc>
        <w:tc>
          <w:tcPr>
            <w:tcW w:w="2039" w:type="pct"/>
          </w:tcPr>
          <w:p w14:paraId="4506C762" w14:textId="77777777" w:rsidR="00DC5693" w:rsidRPr="007036CE" w:rsidRDefault="00DC5693" w:rsidP="00DC5693">
            <w:pPr>
              <w:pStyle w:val="GOSTTablenorm"/>
              <w:rPr>
                <w:szCs w:val="22"/>
              </w:rPr>
            </w:pPr>
            <w:r w:rsidRPr="007036CE">
              <w:rPr>
                <w:szCs w:val="22"/>
              </w:rPr>
              <w:t>Указывается признак детальной строки.</w:t>
            </w:r>
          </w:p>
          <w:p w14:paraId="301BD531" w14:textId="77777777" w:rsidR="00DC5693" w:rsidRPr="007036CE" w:rsidRDefault="00DC5693" w:rsidP="00DC5693">
            <w:pPr>
              <w:pStyle w:val="GOSTTablenorm"/>
              <w:rPr>
                <w:szCs w:val="22"/>
              </w:rPr>
            </w:pPr>
            <w:r w:rsidRPr="007036CE">
              <w:rPr>
                <w:szCs w:val="22"/>
              </w:rPr>
              <w:t>Возможные значения:</w:t>
            </w:r>
          </w:p>
          <w:p w14:paraId="36CE836E" w14:textId="77777777" w:rsidR="00DC5693" w:rsidRPr="007036CE" w:rsidRDefault="00DC5693" w:rsidP="00DC5693">
            <w:pPr>
              <w:pStyle w:val="GOSTTableListMark1"/>
              <w:numPr>
                <w:ilvl w:val="0"/>
                <w:numId w:val="2"/>
              </w:numPr>
            </w:pPr>
            <w:r w:rsidRPr="007036CE">
              <w:t>«N» – детализированный КБК;</w:t>
            </w:r>
          </w:p>
          <w:p w14:paraId="2B94E981" w14:textId="77777777" w:rsidR="00DC5693" w:rsidRPr="007036CE" w:rsidRDefault="00DC5693" w:rsidP="00DC5693">
            <w:pPr>
              <w:pStyle w:val="GOSTTableListMark1"/>
              <w:numPr>
                <w:ilvl w:val="0"/>
                <w:numId w:val="2"/>
              </w:numPr>
            </w:pPr>
            <w:r w:rsidRPr="007036CE">
              <w:t>«X» – недетализированный КБК;</w:t>
            </w:r>
          </w:p>
          <w:p w14:paraId="0ACECBD7" w14:textId="77777777" w:rsidR="00DC5693" w:rsidRPr="007036CE" w:rsidRDefault="00DC5693" w:rsidP="00DC5693">
            <w:pPr>
              <w:pStyle w:val="GOSTTableListMark1"/>
              <w:numPr>
                <w:ilvl w:val="0"/>
                <w:numId w:val="2"/>
              </w:numPr>
            </w:pPr>
            <w:r w:rsidRPr="007036CE">
              <w:t>«Y» – итоговая строка раздела документа</w:t>
            </w:r>
          </w:p>
        </w:tc>
      </w:tr>
      <w:tr w:rsidR="00DC5693" w:rsidRPr="007036CE" w14:paraId="243787DC" w14:textId="77777777" w:rsidTr="00974EB0">
        <w:tc>
          <w:tcPr>
            <w:tcW w:w="1100" w:type="pct"/>
          </w:tcPr>
          <w:p w14:paraId="40EF3AAF" w14:textId="77777777" w:rsidR="00DC5693" w:rsidRPr="007036CE" w:rsidRDefault="00DC5693" w:rsidP="00DC5693">
            <w:pPr>
              <w:pStyle w:val="GOSTTablenorm"/>
              <w:rPr>
                <w:szCs w:val="22"/>
              </w:rPr>
            </w:pPr>
            <w:r w:rsidRPr="007036CE">
              <w:rPr>
                <w:szCs w:val="22"/>
              </w:rPr>
              <w:t>КБК</w:t>
            </w:r>
          </w:p>
        </w:tc>
        <w:tc>
          <w:tcPr>
            <w:tcW w:w="734" w:type="pct"/>
          </w:tcPr>
          <w:p w14:paraId="34AB18D4" w14:textId="77777777" w:rsidR="00DC5693" w:rsidRPr="007036CE" w:rsidRDefault="00DC5693" w:rsidP="00DC5693">
            <w:pPr>
              <w:pStyle w:val="GOSTTablenorm"/>
            </w:pPr>
            <w:ins w:id="2826" w:author="Сатлер Марина Викторовна" w:date="2024-02-09T15:39:00Z">
              <w:r w:rsidRPr="007036CE">
                <w:rPr>
                  <w:b/>
                  <w:szCs w:val="24"/>
                  <w:lang w:val="en-US"/>
                </w:rPr>
                <w:t>SECTION_</w:t>
              </w:r>
              <w:r w:rsidRPr="007036CE">
                <w:rPr>
                  <w:b/>
                  <w:szCs w:val="24"/>
                </w:rPr>
                <w:t>3:</w:t>
              </w:r>
            </w:ins>
            <w:r w:rsidRPr="007036CE">
              <w:rPr>
                <w:szCs w:val="24"/>
                <w:lang w:val="en-US"/>
              </w:rPr>
              <w:t>KBK</w:t>
            </w:r>
          </w:p>
        </w:tc>
        <w:tc>
          <w:tcPr>
            <w:tcW w:w="519" w:type="pct"/>
          </w:tcPr>
          <w:p w14:paraId="22E43AE9" w14:textId="77777777" w:rsidR="00DC5693" w:rsidRPr="007036CE" w:rsidRDefault="00DC5693" w:rsidP="00DC5693">
            <w:pPr>
              <w:pStyle w:val="GOSTTablenorm"/>
            </w:pPr>
            <w:r w:rsidRPr="007036CE">
              <w:rPr>
                <w:szCs w:val="22"/>
              </w:rPr>
              <w:t>Строка</w:t>
            </w:r>
          </w:p>
        </w:tc>
        <w:tc>
          <w:tcPr>
            <w:tcW w:w="300" w:type="pct"/>
          </w:tcPr>
          <w:p w14:paraId="28B4B179" w14:textId="77777777" w:rsidR="00DC5693" w:rsidRPr="007036CE" w:rsidRDefault="00DC5693" w:rsidP="00DC5693">
            <w:pPr>
              <w:pStyle w:val="GOSTTablenorm"/>
            </w:pPr>
            <w:r w:rsidRPr="007036CE">
              <w:rPr>
                <w:szCs w:val="22"/>
              </w:rPr>
              <w:t>Да</w:t>
            </w:r>
          </w:p>
        </w:tc>
        <w:tc>
          <w:tcPr>
            <w:tcW w:w="308" w:type="pct"/>
          </w:tcPr>
          <w:p w14:paraId="3709249B" w14:textId="77777777" w:rsidR="00DC5693" w:rsidRPr="007036CE" w:rsidRDefault="00DC5693" w:rsidP="00DC5693">
            <w:pPr>
              <w:pStyle w:val="GOSTTablenorm"/>
            </w:pPr>
            <w:r w:rsidRPr="007036CE">
              <w:rPr>
                <w:szCs w:val="22"/>
              </w:rPr>
              <w:t>=20</w:t>
            </w:r>
          </w:p>
        </w:tc>
        <w:tc>
          <w:tcPr>
            <w:tcW w:w="2039" w:type="pct"/>
          </w:tcPr>
          <w:p w14:paraId="74CE2A3E" w14:textId="77777777" w:rsidR="00DC5693" w:rsidRPr="007036CE" w:rsidRDefault="00DC5693" w:rsidP="00DC5693">
            <w:pPr>
              <w:pStyle w:val="GOSTTablenorm"/>
            </w:pPr>
            <w:r w:rsidRPr="007036CE">
              <w:rPr>
                <w:szCs w:val="22"/>
              </w:rPr>
              <w:t>Указывается код по бюджетной классификации для отражения операции на ЛС ГРБС</w:t>
            </w:r>
          </w:p>
        </w:tc>
      </w:tr>
      <w:tr w:rsidR="00DC5693" w:rsidRPr="007036CE" w14:paraId="630AEDD8" w14:textId="77777777" w:rsidTr="00974EB0">
        <w:tc>
          <w:tcPr>
            <w:tcW w:w="1100" w:type="pct"/>
          </w:tcPr>
          <w:p w14:paraId="0163B5CD" w14:textId="77777777" w:rsidR="00DC5693" w:rsidRPr="007036CE" w:rsidRDefault="00DC5693" w:rsidP="00DC5693">
            <w:pPr>
              <w:pStyle w:val="GOSTTablenorm"/>
              <w:rPr>
                <w:szCs w:val="22"/>
              </w:rPr>
            </w:pPr>
            <w:r w:rsidRPr="007036CE">
              <w:rPr>
                <w:szCs w:val="22"/>
              </w:rPr>
              <w:t>Тип КБК</w:t>
            </w:r>
          </w:p>
        </w:tc>
        <w:tc>
          <w:tcPr>
            <w:tcW w:w="734" w:type="pct"/>
          </w:tcPr>
          <w:p w14:paraId="694239C2" w14:textId="77777777" w:rsidR="00DC5693" w:rsidRPr="007036CE" w:rsidRDefault="00DC5693" w:rsidP="00DC5693">
            <w:pPr>
              <w:pStyle w:val="GOSTTablenorm"/>
              <w:rPr>
                <w:szCs w:val="24"/>
                <w:lang w:val="en-US"/>
              </w:rPr>
            </w:pPr>
            <w:ins w:id="2827" w:author="Сатлер Марина Викторовна" w:date="2024-02-09T15:40:00Z">
              <w:r w:rsidRPr="007036CE">
                <w:rPr>
                  <w:b/>
                  <w:szCs w:val="24"/>
                  <w:lang w:val="en-US"/>
                </w:rPr>
                <w:t>SECTION_</w:t>
              </w:r>
              <w:r w:rsidRPr="007036CE">
                <w:rPr>
                  <w:b/>
                  <w:szCs w:val="24"/>
                </w:rPr>
                <w:t>3:</w:t>
              </w:r>
            </w:ins>
            <w:r w:rsidRPr="007036CE">
              <w:rPr>
                <w:szCs w:val="24"/>
              </w:rPr>
              <w:t>TYPEKBK</w:t>
            </w:r>
          </w:p>
        </w:tc>
        <w:tc>
          <w:tcPr>
            <w:tcW w:w="519" w:type="pct"/>
          </w:tcPr>
          <w:p w14:paraId="2CAEC1D6" w14:textId="77777777" w:rsidR="00DC5693" w:rsidRPr="007036CE" w:rsidRDefault="00DC5693" w:rsidP="00DC5693">
            <w:pPr>
              <w:pStyle w:val="GOSTTablenorm"/>
            </w:pPr>
            <w:r w:rsidRPr="007036CE">
              <w:rPr>
                <w:szCs w:val="22"/>
              </w:rPr>
              <w:t>Строка</w:t>
            </w:r>
          </w:p>
        </w:tc>
        <w:tc>
          <w:tcPr>
            <w:tcW w:w="300" w:type="pct"/>
          </w:tcPr>
          <w:p w14:paraId="474F056F" w14:textId="77777777" w:rsidR="00DC5693" w:rsidRPr="007036CE" w:rsidRDefault="00DC5693" w:rsidP="00DC5693">
            <w:pPr>
              <w:pStyle w:val="GOSTTablenorm"/>
            </w:pPr>
            <w:r w:rsidRPr="007036CE">
              <w:rPr>
                <w:szCs w:val="22"/>
              </w:rPr>
              <w:t>Да</w:t>
            </w:r>
          </w:p>
        </w:tc>
        <w:tc>
          <w:tcPr>
            <w:tcW w:w="308" w:type="pct"/>
          </w:tcPr>
          <w:p w14:paraId="3D90533C" w14:textId="77777777" w:rsidR="00DC5693" w:rsidRPr="007036CE" w:rsidRDefault="00DC5693" w:rsidP="00DC5693">
            <w:pPr>
              <w:pStyle w:val="GOSTTablenorm"/>
            </w:pPr>
            <w:r w:rsidRPr="007036CE">
              <w:rPr>
                <w:szCs w:val="22"/>
              </w:rPr>
              <w:t>=2</w:t>
            </w:r>
          </w:p>
        </w:tc>
        <w:tc>
          <w:tcPr>
            <w:tcW w:w="2039" w:type="pct"/>
          </w:tcPr>
          <w:p w14:paraId="64D5EB74" w14:textId="77777777" w:rsidR="00DC5693" w:rsidRPr="007036CE" w:rsidRDefault="00DC5693" w:rsidP="00DC5693">
            <w:pPr>
              <w:pStyle w:val="GOSTTablenorm"/>
              <w:rPr>
                <w:szCs w:val="22"/>
              </w:rPr>
            </w:pPr>
            <w:r w:rsidRPr="007036CE">
              <w:rPr>
                <w:szCs w:val="22"/>
              </w:rPr>
              <w:t>Указывается тип кода по бюджетной классификации.</w:t>
            </w:r>
          </w:p>
          <w:p w14:paraId="7DB6A5FE" w14:textId="41778625" w:rsidR="00DC5693" w:rsidRPr="007036CE" w:rsidRDefault="00DC5693" w:rsidP="00DC5693">
            <w:pPr>
              <w:pStyle w:val="GOSTTablenorm"/>
            </w:pPr>
            <w:r w:rsidRPr="007036CE">
              <w:rPr>
                <w:szCs w:val="22"/>
              </w:rPr>
              <w:t xml:space="preserve">Заполняется значением «11» </w:t>
            </w:r>
            <w:r w:rsidR="00FB1651" w:rsidRPr="007036CE">
              <w:t>–</w:t>
            </w:r>
            <w:r w:rsidRPr="007036CE">
              <w:rPr>
                <w:szCs w:val="22"/>
              </w:rPr>
              <w:t xml:space="preserve"> Лимитируемые расходы</w:t>
            </w:r>
          </w:p>
        </w:tc>
      </w:tr>
      <w:tr w:rsidR="00DC5693" w:rsidRPr="007036CE" w14:paraId="4F55C437" w14:textId="77777777" w:rsidTr="00974EB0">
        <w:tc>
          <w:tcPr>
            <w:tcW w:w="1100" w:type="pct"/>
          </w:tcPr>
          <w:p w14:paraId="355358F4" w14:textId="77777777" w:rsidR="00DC5693" w:rsidRPr="007036CE" w:rsidRDefault="00DC5693" w:rsidP="00DC5693">
            <w:pPr>
              <w:pStyle w:val="GOSTTablenorm"/>
              <w:rPr>
                <w:szCs w:val="22"/>
              </w:rPr>
            </w:pPr>
            <w:r w:rsidRPr="007036CE">
              <w:rPr>
                <w:szCs w:val="22"/>
              </w:rPr>
              <w:t>Код цели</w:t>
            </w:r>
          </w:p>
        </w:tc>
        <w:tc>
          <w:tcPr>
            <w:tcW w:w="734" w:type="pct"/>
          </w:tcPr>
          <w:p w14:paraId="5988482E" w14:textId="77777777" w:rsidR="00DC5693" w:rsidRPr="007036CE" w:rsidRDefault="00DC5693" w:rsidP="00DC5693">
            <w:pPr>
              <w:pStyle w:val="GOSTTablenorm"/>
              <w:rPr>
                <w:szCs w:val="24"/>
              </w:rPr>
            </w:pPr>
            <w:ins w:id="2828" w:author="Сатлер Марина Викторовна" w:date="2024-02-09T15:40:00Z">
              <w:r w:rsidRPr="007036CE">
                <w:rPr>
                  <w:b/>
                  <w:szCs w:val="24"/>
                  <w:lang w:val="en-US"/>
                </w:rPr>
                <w:t>SECTION_</w:t>
              </w:r>
              <w:r w:rsidRPr="007036CE">
                <w:rPr>
                  <w:b/>
                  <w:szCs w:val="24"/>
                </w:rPr>
                <w:t>3:</w:t>
              </w:r>
            </w:ins>
            <w:r w:rsidRPr="007036CE">
              <w:rPr>
                <w:szCs w:val="24"/>
              </w:rPr>
              <w:t>TARGETCODE</w:t>
            </w:r>
          </w:p>
        </w:tc>
        <w:tc>
          <w:tcPr>
            <w:tcW w:w="519" w:type="pct"/>
          </w:tcPr>
          <w:p w14:paraId="5C45E7BF" w14:textId="77777777" w:rsidR="00DC5693" w:rsidRPr="007036CE" w:rsidRDefault="00DC5693" w:rsidP="00DC5693">
            <w:pPr>
              <w:pStyle w:val="GOSTTablenorm"/>
            </w:pPr>
            <w:r w:rsidRPr="007036CE">
              <w:rPr>
                <w:szCs w:val="22"/>
              </w:rPr>
              <w:t>Строка</w:t>
            </w:r>
          </w:p>
        </w:tc>
        <w:tc>
          <w:tcPr>
            <w:tcW w:w="300" w:type="pct"/>
          </w:tcPr>
          <w:p w14:paraId="00D87ED4" w14:textId="77777777" w:rsidR="00DC5693" w:rsidRPr="007036CE" w:rsidRDefault="00DC5693" w:rsidP="00DC5693">
            <w:pPr>
              <w:pStyle w:val="GOSTTablenorm"/>
            </w:pPr>
            <w:r w:rsidRPr="007036CE">
              <w:rPr>
                <w:szCs w:val="22"/>
              </w:rPr>
              <w:t>Нет</w:t>
            </w:r>
          </w:p>
        </w:tc>
        <w:tc>
          <w:tcPr>
            <w:tcW w:w="308" w:type="pct"/>
          </w:tcPr>
          <w:p w14:paraId="0C8648D6" w14:textId="77777777" w:rsidR="00DC5693" w:rsidRPr="007036CE" w:rsidRDefault="00DC5693" w:rsidP="00DC5693">
            <w:pPr>
              <w:pStyle w:val="GOSTTablenorm"/>
            </w:pPr>
            <w:r w:rsidRPr="007036CE">
              <w:rPr>
                <w:szCs w:val="22"/>
                <w:lang w:val="en-US"/>
              </w:rPr>
              <w:t>&lt;=25</w:t>
            </w:r>
          </w:p>
        </w:tc>
        <w:tc>
          <w:tcPr>
            <w:tcW w:w="2039" w:type="pct"/>
          </w:tcPr>
          <w:p w14:paraId="16A4E79A" w14:textId="77777777" w:rsidR="00DC5693" w:rsidRPr="007036CE" w:rsidRDefault="00DC5693" w:rsidP="00DC5693">
            <w:pPr>
              <w:pStyle w:val="GOSTTablenorm"/>
            </w:pPr>
            <w:r w:rsidRPr="007036CE">
              <w:rPr>
                <w:bCs/>
                <w:szCs w:val="22"/>
              </w:rPr>
              <w:t>Указывается код цели (аналитический код) для отражения операции на ЛС ГРБС (при наличии)</w:t>
            </w:r>
          </w:p>
        </w:tc>
      </w:tr>
      <w:tr w:rsidR="00DC5693" w:rsidRPr="007036CE" w14:paraId="122B4041" w14:textId="77777777" w:rsidTr="00974EB0">
        <w:tc>
          <w:tcPr>
            <w:tcW w:w="1100" w:type="pct"/>
          </w:tcPr>
          <w:p w14:paraId="28555C31" w14:textId="77777777" w:rsidR="00DC5693" w:rsidRPr="007036CE" w:rsidRDefault="00DC5693" w:rsidP="00DC5693">
            <w:pPr>
              <w:pStyle w:val="GOSTTablenorm"/>
              <w:rPr>
                <w:szCs w:val="22"/>
              </w:rPr>
            </w:pPr>
            <w:r w:rsidRPr="007036CE">
              <w:rPr>
                <w:szCs w:val="22"/>
              </w:rPr>
              <w:t>Укрупненный КБК</w:t>
            </w:r>
          </w:p>
        </w:tc>
        <w:tc>
          <w:tcPr>
            <w:tcW w:w="734" w:type="pct"/>
          </w:tcPr>
          <w:p w14:paraId="6DBE9CAA" w14:textId="77777777" w:rsidR="00DC5693" w:rsidRPr="007036CE" w:rsidRDefault="00DC5693" w:rsidP="00DC5693">
            <w:pPr>
              <w:pStyle w:val="GOSTTablenorm"/>
              <w:rPr>
                <w:szCs w:val="24"/>
              </w:rPr>
            </w:pPr>
            <w:ins w:id="2829" w:author="Сатлер Марина Викторовна" w:date="2024-02-09T15:40:00Z">
              <w:r w:rsidRPr="007036CE">
                <w:rPr>
                  <w:b/>
                  <w:szCs w:val="24"/>
                  <w:lang w:val="en-US"/>
                </w:rPr>
                <w:t>SECTION_</w:t>
              </w:r>
              <w:r w:rsidRPr="007036CE">
                <w:rPr>
                  <w:b/>
                  <w:szCs w:val="24"/>
                </w:rPr>
                <w:t>3:</w:t>
              </w:r>
            </w:ins>
            <w:r w:rsidRPr="007036CE">
              <w:rPr>
                <w:szCs w:val="24"/>
              </w:rPr>
              <w:t>NULLKBK</w:t>
            </w:r>
          </w:p>
        </w:tc>
        <w:tc>
          <w:tcPr>
            <w:tcW w:w="519" w:type="pct"/>
          </w:tcPr>
          <w:p w14:paraId="448D0FEE" w14:textId="77777777" w:rsidR="00DC5693" w:rsidRPr="007036CE" w:rsidRDefault="00DC5693" w:rsidP="00DC5693">
            <w:pPr>
              <w:pStyle w:val="GOSTTablenorm"/>
            </w:pPr>
            <w:r w:rsidRPr="007036CE">
              <w:rPr>
                <w:szCs w:val="22"/>
              </w:rPr>
              <w:t>Строка</w:t>
            </w:r>
          </w:p>
        </w:tc>
        <w:tc>
          <w:tcPr>
            <w:tcW w:w="300" w:type="pct"/>
          </w:tcPr>
          <w:p w14:paraId="72A90622" w14:textId="77777777" w:rsidR="00DC5693" w:rsidRPr="007036CE" w:rsidRDefault="00DC5693" w:rsidP="00DC5693">
            <w:pPr>
              <w:pStyle w:val="GOSTTablenorm"/>
            </w:pPr>
            <w:r w:rsidRPr="007036CE">
              <w:rPr>
                <w:szCs w:val="22"/>
              </w:rPr>
              <w:t>Да</w:t>
            </w:r>
          </w:p>
        </w:tc>
        <w:tc>
          <w:tcPr>
            <w:tcW w:w="308" w:type="pct"/>
          </w:tcPr>
          <w:p w14:paraId="595D3D09" w14:textId="77777777" w:rsidR="00DC5693" w:rsidRPr="007036CE" w:rsidRDefault="00DC5693" w:rsidP="00DC5693">
            <w:pPr>
              <w:pStyle w:val="GOSTTablenorm"/>
            </w:pPr>
            <w:r w:rsidRPr="007036CE">
              <w:rPr>
                <w:szCs w:val="22"/>
              </w:rPr>
              <w:t>=20</w:t>
            </w:r>
          </w:p>
        </w:tc>
        <w:tc>
          <w:tcPr>
            <w:tcW w:w="2039" w:type="pct"/>
          </w:tcPr>
          <w:p w14:paraId="68FB77AE" w14:textId="77777777" w:rsidR="00DC5693" w:rsidRPr="007036CE" w:rsidRDefault="00DC5693" w:rsidP="00DC5693">
            <w:pPr>
              <w:pStyle w:val="GOSTTablenorm"/>
            </w:pPr>
            <w:r w:rsidRPr="007036CE">
              <w:rPr>
                <w:szCs w:val="22"/>
              </w:rPr>
              <w:t>Указывается укрупненный код по бюджетной классификации</w:t>
            </w:r>
          </w:p>
        </w:tc>
      </w:tr>
      <w:tr w:rsidR="00DC5693" w:rsidRPr="007036CE" w14:paraId="79208781" w14:textId="77777777" w:rsidTr="00974EB0">
        <w:tc>
          <w:tcPr>
            <w:tcW w:w="1100" w:type="pct"/>
          </w:tcPr>
          <w:p w14:paraId="204CC2A0" w14:textId="77777777" w:rsidR="00DC5693" w:rsidRPr="007036CE" w:rsidRDefault="00DC5693" w:rsidP="00DC5693">
            <w:pPr>
              <w:pStyle w:val="GOSTTablenorm"/>
              <w:rPr>
                <w:szCs w:val="22"/>
              </w:rPr>
            </w:pPr>
            <w:r w:rsidRPr="007036CE">
              <w:rPr>
                <w:szCs w:val="22"/>
              </w:rPr>
              <w:t>Номер лицевого счета</w:t>
            </w:r>
          </w:p>
        </w:tc>
        <w:tc>
          <w:tcPr>
            <w:tcW w:w="734" w:type="pct"/>
          </w:tcPr>
          <w:p w14:paraId="3BD332C4" w14:textId="77777777" w:rsidR="00DC5693" w:rsidRPr="007036CE" w:rsidRDefault="00DC5693" w:rsidP="00DC5693">
            <w:pPr>
              <w:pStyle w:val="GOSTTablenorm"/>
              <w:rPr>
                <w:szCs w:val="24"/>
              </w:rPr>
            </w:pPr>
            <w:ins w:id="2830" w:author="Сатлер Марина Викторовна" w:date="2024-02-09T15:40:00Z">
              <w:r w:rsidRPr="007036CE">
                <w:rPr>
                  <w:b/>
                  <w:szCs w:val="24"/>
                  <w:lang w:val="en-US"/>
                </w:rPr>
                <w:t>SECTION_</w:t>
              </w:r>
              <w:r w:rsidRPr="007036CE">
                <w:rPr>
                  <w:b/>
                  <w:szCs w:val="24"/>
                </w:rPr>
                <w:t>3:</w:t>
              </w:r>
            </w:ins>
            <w:r w:rsidRPr="007036CE">
              <w:rPr>
                <w:szCs w:val="24"/>
                <w:lang w:val="en-US"/>
              </w:rPr>
              <w:t>PA</w:t>
            </w:r>
          </w:p>
        </w:tc>
        <w:tc>
          <w:tcPr>
            <w:tcW w:w="519" w:type="pct"/>
          </w:tcPr>
          <w:p w14:paraId="304F5D59" w14:textId="77777777" w:rsidR="00DC5693" w:rsidRPr="007036CE" w:rsidRDefault="00DC5693" w:rsidP="00DC5693">
            <w:pPr>
              <w:pStyle w:val="GOSTTablenorm"/>
            </w:pPr>
            <w:r w:rsidRPr="007036CE">
              <w:rPr>
                <w:szCs w:val="22"/>
              </w:rPr>
              <w:t>Строка</w:t>
            </w:r>
          </w:p>
        </w:tc>
        <w:tc>
          <w:tcPr>
            <w:tcW w:w="300" w:type="pct"/>
          </w:tcPr>
          <w:p w14:paraId="6FBCF87E" w14:textId="77777777" w:rsidR="00DC5693" w:rsidRPr="007036CE" w:rsidRDefault="00DC5693" w:rsidP="00DC5693">
            <w:pPr>
              <w:pStyle w:val="GOSTTablenorm"/>
            </w:pPr>
            <w:r w:rsidRPr="007036CE">
              <w:rPr>
                <w:szCs w:val="22"/>
              </w:rPr>
              <w:t>Да</w:t>
            </w:r>
          </w:p>
        </w:tc>
        <w:tc>
          <w:tcPr>
            <w:tcW w:w="308" w:type="pct"/>
          </w:tcPr>
          <w:p w14:paraId="3F95FFD2" w14:textId="77777777" w:rsidR="00DC5693" w:rsidRPr="007036CE" w:rsidRDefault="00DC5693" w:rsidP="00DC5693">
            <w:pPr>
              <w:pStyle w:val="GOSTTablenorm"/>
            </w:pPr>
            <w:r w:rsidRPr="007036CE">
              <w:rPr>
                <w:szCs w:val="22"/>
              </w:rPr>
              <w:t>=11</w:t>
            </w:r>
          </w:p>
        </w:tc>
        <w:tc>
          <w:tcPr>
            <w:tcW w:w="2039" w:type="pct"/>
          </w:tcPr>
          <w:p w14:paraId="7883F37A" w14:textId="77777777" w:rsidR="00DC5693" w:rsidRPr="007036CE" w:rsidRDefault="00DC5693" w:rsidP="00DC5693">
            <w:pPr>
              <w:pStyle w:val="GOSTTablenorm"/>
            </w:pPr>
            <w:r w:rsidRPr="007036CE">
              <w:rPr>
                <w:szCs w:val="22"/>
              </w:rPr>
              <w:t>Указывается номер лицевого счета ГРБС</w:t>
            </w:r>
          </w:p>
        </w:tc>
      </w:tr>
      <w:tr w:rsidR="00DC5693" w:rsidRPr="007036CE" w14:paraId="15113971" w14:textId="77777777" w:rsidTr="00974EB0">
        <w:tc>
          <w:tcPr>
            <w:tcW w:w="1100" w:type="pct"/>
          </w:tcPr>
          <w:p w14:paraId="6FFB4730" w14:textId="77777777" w:rsidR="00DC5693" w:rsidRPr="007036CE" w:rsidRDefault="00DC5693" w:rsidP="00DC5693">
            <w:pPr>
              <w:pStyle w:val="GOSTTablenorm"/>
              <w:rPr>
                <w:szCs w:val="22"/>
              </w:rPr>
            </w:pPr>
            <w:r w:rsidRPr="007036CE">
              <w:rPr>
                <w:szCs w:val="22"/>
              </w:rPr>
              <w:t>Контур</w:t>
            </w:r>
          </w:p>
        </w:tc>
        <w:tc>
          <w:tcPr>
            <w:tcW w:w="734" w:type="pct"/>
          </w:tcPr>
          <w:p w14:paraId="15E6E8DD" w14:textId="77777777" w:rsidR="00DC5693" w:rsidRPr="007036CE" w:rsidRDefault="00DC5693" w:rsidP="00DC5693">
            <w:pPr>
              <w:pStyle w:val="GOSTTablenorm"/>
              <w:rPr>
                <w:szCs w:val="24"/>
                <w:lang w:val="en-US"/>
              </w:rPr>
            </w:pPr>
            <w:ins w:id="2831" w:author="Сатлер Марина Викторовна" w:date="2024-02-09T15:40:00Z">
              <w:r w:rsidRPr="007036CE">
                <w:rPr>
                  <w:b/>
                  <w:szCs w:val="24"/>
                  <w:lang w:val="en-US"/>
                </w:rPr>
                <w:t>SECTION_</w:t>
              </w:r>
              <w:r w:rsidRPr="007036CE">
                <w:rPr>
                  <w:b/>
                  <w:szCs w:val="24"/>
                </w:rPr>
                <w:t>3:</w:t>
              </w:r>
            </w:ins>
            <w:r w:rsidRPr="007036CE">
              <w:rPr>
                <w:szCs w:val="22"/>
                <w:lang w:val="en-US"/>
              </w:rPr>
              <w:t>CONTUR</w:t>
            </w:r>
          </w:p>
        </w:tc>
        <w:tc>
          <w:tcPr>
            <w:tcW w:w="519" w:type="pct"/>
          </w:tcPr>
          <w:p w14:paraId="56801377" w14:textId="77777777" w:rsidR="00DC5693" w:rsidRPr="007036CE" w:rsidRDefault="00DC5693" w:rsidP="00DC5693">
            <w:pPr>
              <w:pStyle w:val="GOSTTablenorm"/>
            </w:pPr>
            <w:ins w:id="2832" w:author="Сатлер Марина Викторовна" w:date="2024-02-28T19:08:00Z">
              <w:r w:rsidRPr="007036CE">
                <w:rPr>
                  <w:szCs w:val="22"/>
                </w:rPr>
                <w:t>Строка</w:t>
              </w:r>
            </w:ins>
          </w:p>
        </w:tc>
        <w:tc>
          <w:tcPr>
            <w:tcW w:w="300" w:type="pct"/>
          </w:tcPr>
          <w:p w14:paraId="0A77AA61" w14:textId="77777777" w:rsidR="00DC5693" w:rsidRPr="007036CE" w:rsidRDefault="00DC5693" w:rsidP="00DC5693">
            <w:pPr>
              <w:pStyle w:val="GOSTTablenorm"/>
            </w:pPr>
            <w:r w:rsidRPr="007036CE">
              <w:rPr>
                <w:szCs w:val="22"/>
              </w:rPr>
              <w:t>Да</w:t>
            </w:r>
          </w:p>
        </w:tc>
        <w:tc>
          <w:tcPr>
            <w:tcW w:w="308" w:type="pct"/>
          </w:tcPr>
          <w:p w14:paraId="2BCFFF2A" w14:textId="77777777" w:rsidR="00DC5693" w:rsidRPr="007036CE" w:rsidRDefault="00DC5693" w:rsidP="00DC5693">
            <w:pPr>
              <w:pStyle w:val="GOSTTablenorm"/>
            </w:pPr>
            <w:r w:rsidRPr="007036CE">
              <w:rPr>
                <w:szCs w:val="22"/>
              </w:rPr>
              <w:t>=1</w:t>
            </w:r>
          </w:p>
        </w:tc>
        <w:tc>
          <w:tcPr>
            <w:tcW w:w="2039" w:type="pct"/>
          </w:tcPr>
          <w:p w14:paraId="657CC360" w14:textId="77777777" w:rsidR="00DC5693" w:rsidRPr="007036CE" w:rsidRDefault="00DC5693" w:rsidP="00DC5693">
            <w:pPr>
              <w:pStyle w:val="GOSTTablenorm"/>
              <w:rPr>
                <w:szCs w:val="22"/>
              </w:rPr>
            </w:pPr>
            <w:r w:rsidRPr="007036CE">
              <w:rPr>
                <w:szCs w:val="22"/>
              </w:rPr>
              <w:t>Указывается код контура, в котором проводится операция.</w:t>
            </w:r>
          </w:p>
          <w:p w14:paraId="7E6020E6" w14:textId="77777777" w:rsidR="00DC5693" w:rsidRPr="007036CE" w:rsidRDefault="00DC5693" w:rsidP="00DC5693">
            <w:pPr>
              <w:pStyle w:val="GOSTTablenorm"/>
              <w:rPr>
                <w:szCs w:val="22"/>
              </w:rPr>
            </w:pPr>
            <w:r w:rsidRPr="007036CE">
              <w:rPr>
                <w:szCs w:val="22"/>
              </w:rPr>
              <w:t>Возможные значения:</w:t>
            </w:r>
          </w:p>
          <w:p w14:paraId="48DB0E64" w14:textId="77777777" w:rsidR="00DC5693" w:rsidRPr="007036CE" w:rsidRDefault="00DC5693" w:rsidP="00DC5693">
            <w:pPr>
              <w:pStyle w:val="GOSTTableListMark1"/>
              <w:numPr>
                <w:ilvl w:val="0"/>
                <w:numId w:val="2"/>
              </w:numPr>
            </w:pPr>
            <w:r w:rsidRPr="007036CE">
              <w:t>«</w:t>
            </w:r>
            <w:ins w:id="2833" w:author="Сатлер Марина Викторовна" w:date="2024-02-28T18:37:00Z">
              <w:r w:rsidRPr="007036CE">
                <w:rPr>
                  <w:lang w:val="en-US"/>
                </w:rPr>
                <w:t>O</w:t>
              </w:r>
            </w:ins>
            <w:r w:rsidRPr="007036CE">
              <w:t xml:space="preserve">» </w:t>
            </w:r>
            <w:r w:rsidRPr="007036CE">
              <w:rPr>
                <w:lang w:val="en-US"/>
              </w:rPr>
              <w:t xml:space="preserve">– </w:t>
            </w:r>
            <w:r w:rsidRPr="007036CE">
              <w:t>открытый;</w:t>
            </w:r>
          </w:p>
          <w:p w14:paraId="16C3EF78" w14:textId="77777777" w:rsidR="00DC5693" w:rsidRPr="007036CE" w:rsidRDefault="00DC5693" w:rsidP="00DC5693">
            <w:pPr>
              <w:pStyle w:val="GOSTTableListMark1"/>
              <w:numPr>
                <w:ilvl w:val="0"/>
                <w:numId w:val="2"/>
              </w:numPr>
            </w:pPr>
            <w:r w:rsidRPr="007036CE">
              <w:t>«</w:t>
            </w:r>
            <w:r w:rsidRPr="007036CE">
              <w:rPr>
                <w:lang w:val="en-US"/>
              </w:rPr>
              <w:t>S</w:t>
            </w:r>
            <w:r w:rsidRPr="007036CE">
              <w:t>»</w:t>
            </w:r>
            <w:r w:rsidRPr="007036CE">
              <w:rPr>
                <w:lang w:val="en-US"/>
              </w:rPr>
              <w:t xml:space="preserve"> – </w:t>
            </w:r>
            <w:r w:rsidRPr="007036CE">
              <w:t>защищенный;</w:t>
            </w:r>
          </w:p>
          <w:p w14:paraId="75C6799A" w14:textId="77777777" w:rsidR="00DC5693" w:rsidRPr="007036CE" w:rsidRDefault="00DC5693" w:rsidP="00DC5693">
            <w:pPr>
              <w:pStyle w:val="GOSTTableListMark1"/>
              <w:numPr>
                <w:ilvl w:val="0"/>
                <w:numId w:val="2"/>
              </w:numPr>
            </w:pPr>
            <w:r w:rsidRPr="007036CE">
              <w:t>«1» – открытый;</w:t>
            </w:r>
          </w:p>
          <w:p w14:paraId="5A33ECD3" w14:textId="77777777" w:rsidR="00DC5693" w:rsidRPr="007036CE" w:rsidRDefault="00DC5693" w:rsidP="00DC5693">
            <w:pPr>
              <w:pStyle w:val="GOSTTableListMark1"/>
              <w:numPr>
                <w:ilvl w:val="0"/>
                <w:numId w:val="2"/>
              </w:numPr>
            </w:pPr>
            <w:r w:rsidRPr="007036CE">
              <w:t>«2» – защищенный</w:t>
            </w:r>
          </w:p>
        </w:tc>
      </w:tr>
      <w:tr w:rsidR="00DC5693" w:rsidRPr="007036CE" w14:paraId="2A96F2AB" w14:textId="77777777" w:rsidTr="00974EB0">
        <w:tc>
          <w:tcPr>
            <w:tcW w:w="1100" w:type="pct"/>
          </w:tcPr>
          <w:p w14:paraId="50D54EE9" w14:textId="77777777" w:rsidR="00DC5693" w:rsidRPr="007036CE" w:rsidRDefault="00DC5693" w:rsidP="00DC5693">
            <w:pPr>
              <w:pStyle w:val="GOSTTablenorm"/>
              <w:rPr>
                <w:szCs w:val="22"/>
              </w:rPr>
            </w:pPr>
            <w:ins w:id="2834" w:author="Сатлер Марина Викторовна" w:date="2024-02-13T15:20:00Z">
              <w:r w:rsidRPr="007036CE">
                <w:lastRenderedPageBreak/>
                <w:t>Сумма на текущий год</w:t>
              </w:r>
            </w:ins>
          </w:p>
        </w:tc>
        <w:tc>
          <w:tcPr>
            <w:tcW w:w="734" w:type="pct"/>
          </w:tcPr>
          <w:p w14:paraId="22411697" w14:textId="77777777" w:rsidR="00DC5693" w:rsidRPr="007036CE" w:rsidRDefault="00DC5693" w:rsidP="00DC5693">
            <w:pPr>
              <w:pStyle w:val="GOSTTablenorm"/>
              <w:rPr>
                <w:szCs w:val="22"/>
                <w:lang w:val="en-US"/>
              </w:rPr>
            </w:pPr>
            <w:ins w:id="2835" w:author="Сатлер Марина Викторовна" w:date="2024-02-09T15:40:00Z">
              <w:r w:rsidRPr="007036CE">
                <w:rPr>
                  <w:b/>
                  <w:szCs w:val="24"/>
                  <w:lang w:val="en-US"/>
                </w:rPr>
                <w:t>SECTION_</w:t>
              </w:r>
              <w:r w:rsidRPr="007036CE">
                <w:rPr>
                  <w:b/>
                  <w:szCs w:val="24"/>
                </w:rPr>
                <w:t>3:</w:t>
              </w:r>
            </w:ins>
            <w:r w:rsidRPr="007036CE">
              <w:rPr>
                <w:szCs w:val="22"/>
              </w:rPr>
              <w:t>SUM_1</w:t>
            </w:r>
          </w:p>
        </w:tc>
        <w:tc>
          <w:tcPr>
            <w:tcW w:w="519" w:type="pct"/>
          </w:tcPr>
          <w:p w14:paraId="360C5F72" w14:textId="77777777" w:rsidR="00DC5693" w:rsidRPr="007036CE" w:rsidRDefault="00DC5693" w:rsidP="00DC5693">
            <w:pPr>
              <w:pStyle w:val="GOSTTablenorm"/>
            </w:pPr>
            <w:r w:rsidRPr="007036CE">
              <w:rPr>
                <w:szCs w:val="22"/>
              </w:rPr>
              <w:t>Сумма</w:t>
            </w:r>
          </w:p>
        </w:tc>
        <w:tc>
          <w:tcPr>
            <w:tcW w:w="300" w:type="pct"/>
          </w:tcPr>
          <w:p w14:paraId="13B661EC" w14:textId="77777777" w:rsidR="00DC5693" w:rsidRPr="007036CE" w:rsidRDefault="00DC5693" w:rsidP="00DC5693">
            <w:pPr>
              <w:pStyle w:val="GOSTTablenorm"/>
            </w:pPr>
            <w:r w:rsidRPr="007036CE">
              <w:rPr>
                <w:szCs w:val="22"/>
              </w:rPr>
              <w:t>Да</w:t>
            </w:r>
          </w:p>
        </w:tc>
        <w:tc>
          <w:tcPr>
            <w:tcW w:w="308" w:type="pct"/>
          </w:tcPr>
          <w:p w14:paraId="56D7557A" w14:textId="77777777" w:rsidR="00DC5693" w:rsidRPr="007036CE" w:rsidRDefault="00DC5693" w:rsidP="00DC5693">
            <w:pPr>
              <w:pStyle w:val="GOSTTablenorm"/>
            </w:pPr>
          </w:p>
        </w:tc>
        <w:tc>
          <w:tcPr>
            <w:tcW w:w="2039" w:type="pct"/>
          </w:tcPr>
          <w:p w14:paraId="1DF712BF" w14:textId="77777777" w:rsidR="00DC5693" w:rsidRPr="007036CE" w:rsidRDefault="00DC5693" w:rsidP="00DC5693">
            <w:pPr>
              <w:pStyle w:val="GOSTTablenorm"/>
            </w:pPr>
            <w:r w:rsidRPr="007036CE">
              <w:rPr>
                <w:szCs w:val="22"/>
              </w:rPr>
              <w:t>Указывается сумма на текущий финансовый год</w:t>
            </w:r>
            <w:del w:id="2836" w:author="Сатлер Марина Викторовна" w:date="2024-07-05T16:49:00Z">
              <w:r w:rsidRPr="007036CE" w:rsidDel="00DC5693">
                <w:rPr>
                  <w:szCs w:val="22"/>
                </w:rPr>
                <w:delText xml:space="preserve"> при доведении на текущий бюджетный цикл</w:delText>
              </w:r>
            </w:del>
          </w:p>
        </w:tc>
      </w:tr>
      <w:tr w:rsidR="00DC5693" w:rsidRPr="007036CE" w14:paraId="0CCA0F29" w14:textId="77777777" w:rsidTr="00974EB0">
        <w:tc>
          <w:tcPr>
            <w:tcW w:w="1100" w:type="pct"/>
          </w:tcPr>
          <w:p w14:paraId="7BE85652" w14:textId="77777777" w:rsidR="00DC5693" w:rsidRPr="007036CE" w:rsidRDefault="00DC5693" w:rsidP="00DC5693">
            <w:pPr>
              <w:pStyle w:val="GOSTTablenorm"/>
              <w:rPr>
                <w:szCs w:val="22"/>
              </w:rPr>
            </w:pPr>
            <w:ins w:id="2837" w:author="Сатлер Марина Викторовна" w:date="2024-02-13T15:20:00Z">
              <w:r w:rsidRPr="007036CE">
                <w:t>Сумма на первый год планового периода</w:t>
              </w:r>
            </w:ins>
          </w:p>
        </w:tc>
        <w:tc>
          <w:tcPr>
            <w:tcW w:w="734" w:type="pct"/>
          </w:tcPr>
          <w:p w14:paraId="1B447D94" w14:textId="77777777" w:rsidR="00DC5693" w:rsidRPr="007036CE" w:rsidRDefault="00DC5693" w:rsidP="00DC5693">
            <w:pPr>
              <w:pStyle w:val="GOSTTablenorm"/>
              <w:rPr>
                <w:szCs w:val="22"/>
              </w:rPr>
            </w:pPr>
            <w:ins w:id="2838" w:author="Сатлер Марина Викторовна" w:date="2024-02-09T15:41:00Z">
              <w:r w:rsidRPr="007036CE">
                <w:rPr>
                  <w:b/>
                  <w:szCs w:val="24"/>
                  <w:lang w:val="en-US"/>
                </w:rPr>
                <w:t>SECTION_</w:t>
              </w:r>
              <w:r w:rsidRPr="007036CE">
                <w:rPr>
                  <w:b/>
                  <w:szCs w:val="24"/>
                </w:rPr>
                <w:t>3:</w:t>
              </w:r>
            </w:ins>
            <w:r w:rsidRPr="007036CE">
              <w:rPr>
                <w:szCs w:val="22"/>
              </w:rPr>
              <w:t>SUM_2</w:t>
            </w:r>
          </w:p>
        </w:tc>
        <w:tc>
          <w:tcPr>
            <w:tcW w:w="519" w:type="pct"/>
          </w:tcPr>
          <w:p w14:paraId="2D925EEC" w14:textId="77777777" w:rsidR="00DC5693" w:rsidRPr="007036CE" w:rsidRDefault="00DC5693" w:rsidP="00DC5693">
            <w:pPr>
              <w:pStyle w:val="GOSTTablenorm"/>
            </w:pPr>
            <w:r w:rsidRPr="007036CE">
              <w:rPr>
                <w:szCs w:val="22"/>
              </w:rPr>
              <w:t>Сумма</w:t>
            </w:r>
          </w:p>
        </w:tc>
        <w:tc>
          <w:tcPr>
            <w:tcW w:w="300" w:type="pct"/>
          </w:tcPr>
          <w:p w14:paraId="63505A80" w14:textId="77777777" w:rsidR="00DC5693" w:rsidRPr="007036CE" w:rsidRDefault="00DC5693" w:rsidP="00DC5693">
            <w:pPr>
              <w:pStyle w:val="GOSTTablenorm"/>
            </w:pPr>
            <w:r w:rsidRPr="007036CE">
              <w:rPr>
                <w:szCs w:val="22"/>
              </w:rPr>
              <w:t>Да</w:t>
            </w:r>
          </w:p>
        </w:tc>
        <w:tc>
          <w:tcPr>
            <w:tcW w:w="308" w:type="pct"/>
          </w:tcPr>
          <w:p w14:paraId="1CACC761" w14:textId="77777777" w:rsidR="00DC5693" w:rsidRPr="007036CE" w:rsidRDefault="00DC5693" w:rsidP="00DC5693">
            <w:pPr>
              <w:pStyle w:val="GOSTTablenorm"/>
            </w:pPr>
          </w:p>
        </w:tc>
        <w:tc>
          <w:tcPr>
            <w:tcW w:w="2039" w:type="pct"/>
          </w:tcPr>
          <w:p w14:paraId="2B6996C7" w14:textId="77777777" w:rsidR="00DC5693" w:rsidRPr="007036CE" w:rsidRDefault="00DC5693" w:rsidP="00DC5693">
            <w:pPr>
              <w:pStyle w:val="GOSTTablenorm"/>
            </w:pPr>
            <w:r w:rsidRPr="007036CE">
              <w:rPr>
                <w:szCs w:val="22"/>
              </w:rPr>
              <w:t>Указывается сумма на 1-й плановый год</w:t>
            </w:r>
            <w:del w:id="2839" w:author="Сатлер Марина Викторовна" w:date="2024-07-05T16:49:00Z">
              <w:r w:rsidRPr="007036CE" w:rsidDel="00DC5693">
                <w:rPr>
                  <w:szCs w:val="22"/>
                </w:rPr>
                <w:delText xml:space="preserve"> при доведении на текущий бюджетный цикл</w:delText>
              </w:r>
            </w:del>
          </w:p>
        </w:tc>
      </w:tr>
      <w:tr w:rsidR="00DC5693" w:rsidRPr="007036CE" w14:paraId="3E7AF3E1" w14:textId="77777777" w:rsidTr="00974EB0">
        <w:tc>
          <w:tcPr>
            <w:tcW w:w="1100" w:type="pct"/>
          </w:tcPr>
          <w:p w14:paraId="3EB45A95" w14:textId="77777777" w:rsidR="00DC5693" w:rsidRPr="007036CE" w:rsidRDefault="00DC5693" w:rsidP="00DC5693">
            <w:pPr>
              <w:pStyle w:val="GOSTTablenorm"/>
              <w:rPr>
                <w:szCs w:val="22"/>
              </w:rPr>
            </w:pPr>
            <w:ins w:id="2840" w:author="Сатлер Марина Викторовна" w:date="2024-02-13T15:20:00Z">
              <w:r w:rsidRPr="007036CE">
                <w:t>Сумма на второй год планового периода</w:t>
              </w:r>
            </w:ins>
          </w:p>
        </w:tc>
        <w:tc>
          <w:tcPr>
            <w:tcW w:w="734" w:type="pct"/>
          </w:tcPr>
          <w:p w14:paraId="2803D2EF" w14:textId="77777777" w:rsidR="00DC5693" w:rsidRPr="007036CE" w:rsidRDefault="00DC5693" w:rsidP="00DC5693">
            <w:pPr>
              <w:pStyle w:val="GOSTTablenorm"/>
              <w:rPr>
                <w:szCs w:val="22"/>
              </w:rPr>
            </w:pPr>
            <w:ins w:id="2841" w:author="Сатлер Марина Викторовна" w:date="2024-02-09T15:41:00Z">
              <w:r w:rsidRPr="007036CE">
                <w:rPr>
                  <w:b/>
                  <w:szCs w:val="24"/>
                  <w:lang w:val="en-US"/>
                </w:rPr>
                <w:t>SECTION_</w:t>
              </w:r>
              <w:r w:rsidRPr="007036CE">
                <w:rPr>
                  <w:b/>
                  <w:szCs w:val="24"/>
                </w:rPr>
                <w:t>3:</w:t>
              </w:r>
            </w:ins>
            <w:r w:rsidRPr="007036CE">
              <w:rPr>
                <w:szCs w:val="22"/>
              </w:rPr>
              <w:t>SUM_3</w:t>
            </w:r>
          </w:p>
        </w:tc>
        <w:tc>
          <w:tcPr>
            <w:tcW w:w="519" w:type="pct"/>
          </w:tcPr>
          <w:p w14:paraId="35BFD545" w14:textId="77777777" w:rsidR="00DC5693" w:rsidRPr="007036CE" w:rsidRDefault="00DC5693" w:rsidP="00DC5693">
            <w:pPr>
              <w:pStyle w:val="GOSTTablenorm"/>
            </w:pPr>
            <w:r w:rsidRPr="007036CE">
              <w:rPr>
                <w:szCs w:val="22"/>
              </w:rPr>
              <w:t>Сумма</w:t>
            </w:r>
          </w:p>
        </w:tc>
        <w:tc>
          <w:tcPr>
            <w:tcW w:w="300" w:type="pct"/>
          </w:tcPr>
          <w:p w14:paraId="1B65859F" w14:textId="77777777" w:rsidR="00DC5693" w:rsidRPr="007036CE" w:rsidRDefault="00DC5693" w:rsidP="00DC5693">
            <w:pPr>
              <w:pStyle w:val="GOSTTablenorm"/>
            </w:pPr>
            <w:r w:rsidRPr="007036CE">
              <w:rPr>
                <w:szCs w:val="22"/>
              </w:rPr>
              <w:t>Да</w:t>
            </w:r>
          </w:p>
        </w:tc>
        <w:tc>
          <w:tcPr>
            <w:tcW w:w="308" w:type="pct"/>
          </w:tcPr>
          <w:p w14:paraId="20C3D82A" w14:textId="77777777" w:rsidR="00DC5693" w:rsidRPr="007036CE" w:rsidRDefault="00DC5693" w:rsidP="00DC5693">
            <w:pPr>
              <w:pStyle w:val="GOSTTablenorm"/>
            </w:pPr>
          </w:p>
        </w:tc>
        <w:tc>
          <w:tcPr>
            <w:tcW w:w="2039" w:type="pct"/>
          </w:tcPr>
          <w:p w14:paraId="14488DF7" w14:textId="77777777" w:rsidR="00DC5693" w:rsidRPr="007036CE" w:rsidRDefault="00DC5693" w:rsidP="00DC5693">
            <w:pPr>
              <w:pStyle w:val="GOSTTablenorm"/>
            </w:pPr>
            <w:r w:rsidRPr="007036CE">
              <w:rPr>
                <w:szCs w:val="22"/>
              </w:rPr>
              <w:t>Указывается сумма на 2-й плановый год</w:t>
            </w:r>
            <w:del w:id="2842" w:author="Сатлер Марина Викторовна" w:date="2024-07-05T16:49:00Z">
              <w:r w:rsidRPr="007036CE" w:rsidDel="00DC5693">
                <w:rPr>
                  <w:szCs w:val="22"/>
                </w:rPr>
                <w:delText xml:space="preserve"> при доведении на текущий бюджетный цикл</w:delText>
              </w:r>
            </w:del>
          </w:p>
        </w:tc>
      </w:tr>
      <w:tr w:rsidR="00DC5693" w:rsidRPr="007036CE" w:rsidDel="00DC5693" w14:paraId="5FA935DB" w14:textId="77777777" w:rsidTr="00974EB0">
        <w:trPr>
          <w:del w:id="2843" w:author="Сатлер Марина Викторовна" w:date="2024-07-05T16:49:00Z"/>
        </w:trPr>
        <w:tc>
          <w:tcPr>
            <w:tcW w:w="1100" w:type="pct"/>
          </w:tcPr>
          <w:p w14:paraId="0DEACC98" w14:textId="77777777" w:rsidR="00DC5693" w:rsidRPr="007036CE" w:rsidDel="00DC5693" w:rsidRDefault="00DC5693" w:rsidP="00DC5693">
            <w:pPr>
              <w:pStyle w:val="GOSTTablenorm"/>
              <w:rPr>
                <w:del w:id="2844" w:author="Сатлер Марина Викторовна" w:date="2024-07-05T16:49:00Z"/>
                <w:szCs w:val="22"/>
              </w:rPr>
            </w:pPr>
          </w:p>
        </w:tc>
        <w:tc>
          <w:tcPr>
            <w:tcW w:w="734" w:type="pct"/>
          </w:tcPr>
          <w:p w14:paraId="03B78C22" w14:textId="77777777" w:rsidR="00DC5693" w:rsidRPr="007036CE" w:rsidDel="00DC5693" w:rsidRDefault="00DC5693" w:rsidP="00DC5693">
            <w:pPr>
              <w:pStyle w:val="GOSTTablenorm"/>
              <w:rPr>
                <w:del w:id="2845" w:author="Сатлер Марина Викторовна" w:date="2024-07-05T16:49:00Z"/>
                <w:szCs w:val="22"/>
              </w:rPr>
            </w:pPr>
            <w:del w:id="2846" w:author="Сатлер Марина Викторовна" w:date="2024-07-05T16:49:00Z">
              <w:r w:rsidRPr="007036CE" w:rsidDel="00DC5693">
                <w:rPr>
                  <w:szCs w:val="22"/>
                </w:rPr>
                <w:delText>SUM_4</w:delText>
              </w:r>
            </w:del>
          </w:p>
        </w:tc>
        <w:tc>
          <w:tcPr>
            <w:tcW w:w="519" w:type="pct"/>
          </w:tcPr>
          <w:p w14:paraId="3387AE92" w14:textId="77777777" w:rsidR="00DC5693" w:rsidRPr="007036CE" w:rsidDel="00DC5693" w:rsidRDefault="00DC5693" w:rsidP="00DC5693">
            <w:pPr>
              <w:pStyle w:val="GOSTTablenorm"/>
              <w:rPr>
                <w:del w:id="2847" w:author="Сатлер Марина Викторовна" w:date="2024-07-05T16:49:00Z"/>
              </w:rPr>
            </w:pPr>
            <w:del w:id="2848" w:author="Сатлер Марина Викторовна" w:date="2024-07-05T16:49:00Z">
              <w:r w:rsidRPr="007036CE" w:rsidDel="00DC5693">
                <w:rPr>
                  <w:szCs w:val="22"/>
                </w:rPr>
                <w:delText>Сумма</w:delText>
              </w:r>
            </w:del>
          </w:p>
        </w:tc>
        <w:tc>
          <w:tcPr>
            <w:tcW w:w="300" w:type="pct"/>
          </w:tcPr>
          <w:p w14:paraId="7740F60C" w14:textId="77777777" w:rsidR="00DC5693" w:rsidRPr="007036CE" w:rsidDel="00DC5693" w:rsidRDefault="00DC5693" w:rsidP="00DC5693">
            <w:pPr>
              <w:pStyle w:val="GOSTTablenorm"/>
              <w:rPr>
                <w:del w:id="2849" w:author="Сатлер Марина Викторовна" w:date="2024-07-05T16:49:00Z"/>
              </w:rPr>
            </w:pPr>
            <w:del w:id="2850" w:author="Сатлер Марина Викторовна" w:date="2024-07-05T16:49:00Z">
              <w:r w:rsidRPr="007036CE" w:rsidDel="00DC5693">
                <w:rPr>
                  <w:szCs w:val="22"/>
                </w:rPr>
                <w:delText>Да</w:delText>
              </w:r>
            </w:del>
          </w:p>
        </w:tc>
        <w:tc>
          <w:tcPr>
            <w:tcW w:w="308" w:type="pct"/>
          </w:tcPr>
          <w:p w14:paraId="122C107D" w14:textId="77777777" w:rsidR="00DC5693" w:rsidRPr="007036CE" w:rsidDel="00DC5693" w:rsidRDefault="00DC5693" w:rsidP="00DC5693">
            <w:pPr>
              <w:pStyle w:val="GOSTTablenorm"/>
              <w:rPr>
                <w:del w:id="2851" w:author="Сатлер Марина Викторовна" w:date="2024-07-05T16:49:00Z"/>
              </w:rPr>
            </w:pPr>
          </w:p>
        </w:tc>
        <w:tc>
          <w:tcPr>
            <w:tcW w:w="2039" w:type="pct"/>
          </w:tcPr>
          <w:p w14:paraId="3F815511" w14:textId="77777777" w:rsidR="00DC5693" w:rsidRPr="007036CE" w:rsidDel="00DC5693" w:rsidRDefault="00DC5693" w:rsidP="00DC5693">
            <w:pPr>
              <w:pStyle w:val="GOSTTablenorm"/>
              <w:rPr>
                <w:del w:id="2852" w:author="Сатлер Марина Викторовна" w:date="2024-07-05T16:49:00Z"/>
              </w:rPr>
            </w:pPr>
            <w:del w:id="2853" w:author="Сатлер Марина Викторовна" w:date="2024-07-05T16:49:00Z">
              <w:r w:rsidRPr="007036CE" w:rsidDel="00DC5693">
                <w:rPr>
                  <w:szCs w:val="22"/>
                </w:rPr>
                <w:delText>Указывается значение «0.00»</w:delText>
              </w:r>
            </w:del>
          </w:p>
        </w:tc>
      </w:tr>
      <w:tr w:rsidR="00DC5693" w:rsidRPr="007036CE" w14:paraId="70B78D57" w14:textId="77777777" w:rsidTr="00974EB0">
        <w:tc>
          <w:tcPr>
            <w:tcW w:w="1100" w:type="pct"/>
          </w:tcPr>
          <w:p w14:paraId="7983F3BD" w14:textId="77777777" w:rsidR="00DC5693" w:rsidRPr="007036CE" w:rsidRDefault="00DC5693" w:rsidP="00DC5693">
            <w:pPr>
              <w:pStyle w:val="GOSTTablenorm"/>
              <w:rPr>
                <w:b/>
                <w:szCs w:val="22"/>
              </w:rPr>
            </w:pPr>
            <w:r w:rsidRPr="007036CE">
              <w:rPr>
                <w:b/>
                <w:szCs w:val="22"/>
              </w:rPr>
              <w:t>Строки документа по разделу «БА по источникам»</w:t>
            </w:r>
          </w:p>
        </w:tc>
        <w:tc>
          <w:tcPr>
            <w:tcW w:w="734" w:type="pct"/>
          </w:tcPr>
          <w:p w14:paraId="562A8A0D" w14:textId="77777777" w:rsidR="00DC5693" w:rsidRPr="007036CE" w:rsidRDefault="00DC5693" w:rsidP="00DC5693">
            <w:pPr>
              <w:pStyle w:val="GOSTTablenorm"/>
              <w:rPr>
                <w:b/>
                <w:szCs w:val="22"/>
              </w:rPr>
            </w:pPr>
            <w:r w:rsidRPr="007036CE">
              <w:rPr>
                <w:b/>
                <w:szCs w:val="24"/>
                <w:lang w:val="en-US"/>
              </w:rPr>
              <w:t>SECTION_4</w:t>
            </w:r>
          </w:p>
        </w:tc>
        <w:tc>
          <w:tcPr>
            <w:tcW w:w="519" w:type="pct"/>
          </w:tcPr>
          <w:p w14:paraId="38FF003F" w14:textId="77777777" w:rsidR="00DC5693" w:rsidRPr="007036CE" w:rsidRDefault="00DC5693" w:rsidP="00DC5693">
            <w:pPr>
              <w:pStyle w:val="GOSTTablenorm"/>
            </w:pPr>
            <w:r w:rsidRPr="007036CE">
              <w:rPr>
                <w:szCs w:val="22"/>
              </w:rPr>
              <w:t>Массив</w:t>
            </w:r>
          </w:p>
        </w:tc>
        <w:tc>
          <w:tcPr>
            <w:tcW w:w="300" w:type="pct"/>
          </w:tcPr>
          <w:p w14:paraId="29B93D77" w14:textId="77777777" w:rsidR="00DC5693" w:rsidRPr="007036CE" w:rsidRDefault="00DC5693" w:rsidP="00DC5693">
            <w:pPr>
              <w:pStyle w:val="GOSTTablenorm"/>
            </w:pPr>
            <w:r w:rsidRPr="007036CE">
              <w:rPr>
                <w:szCs w:val="22"/>
              </w:rPr>
              <w:t>Нет</w:t>
            </w:r>
          </w:p>
        </w:tc>
        <w:tc>
          <w:tcPr>
            <w:tcW w:w="308" w:type="pct"/>
          </w:tcPr>
          <w:p w14:paraId="4277CA22" w14:textId="77777777" w:rsidR="00DC5693" w:rsidRPr="007036CE" w:rsidRDefault="00DC5693" w:rsidP="00DC5693">
            <w:pPr>
              <w:pStyle w:val="GOSTTablenorm"/>
            </w:pPr>
            <w:r w:rsidRPr="007036CE">
              <w:rPr>
                <w:szCs w:val="22"/>
              </w:rPr>
              <w:t>-</w:t>
            </w:r>
          </w:p>
        </w:tc>
        <w:tc>
          <w:tcPr>
            <w:tcW w:w="2039" w:type="pct"/>
          </w:tcPr>
          <w:p w14:paraId="08925445" w14:textId="77777777" w:rsidR="00DC5693" w:rsidRPr="007036CE" w:rsidRDefault="00DC5693" w:rsidP="00DC5693">
            <w:pPr>
              <w:pStyle w:val="GOSTTablenorm"/>
            </w:pPr>
            <w:r w:rsidRPr="007036CE">
              <w:rPr>
                <w:szCs w:val="22"/>
              </w:rPr>
              <w:t>-</w:t>
            </w:r>
          </w:p>
        </w:tc>
      </w:tr>
      <w:tr w:rsidR="00DC5693" w:rsidRPr="007036CE" w14:paraId="056ED58A" w14:textId="77777777" w:rsidTr="00974EB0">
        <w:tc>
          <w:tcPr>
            <w:tcW w:w="1100" w:type="pct"/>
          </w:tcPr>
          <w:p w14:paraId="4CB63E3D" w14:textId="77777777" w:rsidR="00DC5693" w:rsidRPr="007036CE" w:rsidRDefault="00DC5693" w:rsidP="00DC5693">
            <w:pPr>
              <w:pStyle w:val="GOSTTablenorm"/>
            </w:pPr>
            <w:ins w:id="2854" w:author="Сатлер Марина Викторовна" w:date="2024-02-13T15:21:00Z">
              <w:r w:rsidRPr="007036CE">
                <w:t>Раздел</w:t>
              </w:r>
            </w:ins>
          </w:p>
        </w:tc>
        <w:tc>
          <w:tcPr>
            <w:tcW w:w="734" w:type="pct"/>
          </w:tcPr>
          <w:p w14:paraId="067E78EA" w14:textId="77777777" w:rsidR="00DC5693" w:rsidRPr="007036CE" w:rsidRDefault="00DC5693" w:rsidP="00DC5693">
            <w:pPr>
              <w:pStyle w:val="GOSTTablenorm"/>
              <w:rPr>
                <w:b/>
                <w:szCs w:val="24"/>
                <w:lang w:val="en-US"/>
              </w:rPr>
            </w:pPr>
            <w:ins w:id="2855" w:author="Сатлер Марина Викторовна" w:date="2024-02-13T15:21:00Z">
              <w:r w:rsidRPr="007036CE">
                <w:rPr>
                  <w:b/>
                  <w:szCs w:val="24"/>
                  <w:lang w:val="en-US"/>
                </w:rPr>
                <w:t>SECTION_4</w:t>
              </w:r>
              <w:r w:rsidRPr="007036CE">
                <w:rPr>
                  <w:b/>
                  <w:szCs w:val="24"/>
                </w:rPr>
                <w:t>:</w:t>
              </w:r>
              <w:r w:rsidRPr="007036CE">
                <w:t>SECTION_TYPE</w:t>
              </w:r>
            </w:ins>
          </w:p>
        </w:tc>
        <w:tc>
          <w:tcPr>
            <w:tcW w:w="519" w:type="pct"/>
          </w:tcPr>
          <w:p w14:paraId="3CF158D0" w14:textId="77777777" w:rsidR="00DC5693" w:rsidRPr="007036CE" w:rsidRDefault="00DC5693" w:rsidP="00DC5693">
            <w:pPr>
              <w:pStyle w:val="GOSTTablenorm"/>
              <w:rPr>
                <w:szCs w:val="22"/>
              </w:rPr>
            </w:pPr>
            <w:ins w:id="2856" w:author="Сатлер Марина Викторовна" w:date="2024-02-13T15:21:00Z">
              <w:r w:rsidRPr="007036CE">
                <w:rPr>
                  <w:szCs w:val="22"/>
                </w:rPr>
                <w:t>Строка</w:t>
              </w:r>
            </w:ins>
          </w:p>
        </w:tc>
        <w:tc>
          <w:tcPr>
            <w:tcW w:w="300" w:type="pct"/>
          </w:tcPr>
          <w:p w14:paraId="11E8F90F" w14:textId="77777777" w:rsidR="00DC5693" w:rsidRPr="007036CE" w:rsidRDefault="00DC5693" w:rsidP="00DC5693">
            <w:pPr>
              <w:pStyle w:val="GOSTTablenorm"/>
              <w:rPr>
                <w:szCs w:val="22"/>
              </w:rPr>
            </w:pPr>
            <w:ins w:id="2857" w:author="Сатлер Марина Викторовна" w:date="2024-02-13T15:21:00Z">
              <w:r w:rsidRPr="007036CE">
                <w:rPr>
                  <w:szCs w:val="22"/>
                </w:rPr>
                <w:t>Да</w:t>
              </w:r>
            </w:ins>
          </w:p>
        </w:tc>
        <w:tc>
          <w:tcPr>
            <w:tcW w:w="308" w:type="pct"/>
          </w:tcPr>
          <w:p w14:paraId="31A77198" w14:textId="77777777" w:rsidR="00DC5693" w:rsidRPr="007036CE" w:rsidRDefault="00DC5693" w:rsidP="00DC5693">
            <w:pPr>
              <w:pStyle w:val="GOSTTablenorm"/>
              <w:rPr>
                <w:szCs w:val="22"/>
                <w:lang w:val="en-US"/>
              </w:rPr>
            </w:pPr>
            <w:ins w:id="2858" w:author="Сатлер Марина Викторовна" w:date="2024-02-13T15:21:00Z">
              <w:r w:rsidRPr="007036CE">
                <w:rPr>
                  <w:szCs w:val="22"/>
                  <w:lang w:val="en-US"/>
                </w:rPr>
                <w:t>=</w:t>
              </w:r>
              <w:r w:rsidRPr="007036CE">
                <w:rPr>
                  <w:szCs w:val="22"/>
                </w:rPr>
                <w:t>1</w:t>
              </w:r>
            </w:ins>
          </w:p>
        </w:tc>
        <w:tc>
          <w:tcPr>
            <w:tcW w:w="2039" w:type="pct"/>
          </w:tcPr>
          <w:p w14:paraId="7FBD9015" w14:textId="77777777" w:rsidR="00DC5693" w:rsidRPr="007036CE" w:rsidRDefault="00DC5693" w:rsidP="00DC5693">
            <w:pPr>
              <w:pStyle w:val="GOSTTablenorm"/>
              <w:rPr>
                <w:ins w:id="2859" w:author="Сатлер Марина Викторовна" w:date="2024-02-13T15:21:00Z"/>
                <w:szCs w:val="22"/>
              </w:rPr>
            </w:pPr>
            <w:ins w:id="2860" w:author="Сатлер Марина Викторовна" w:date="2024-02-13T15:21:00Z">
              <w:r w:rsidRPr="007036CE">
                <w:rPr>
                  <w:szCs w:val="22"/>
                </w:rPr>
                <w:t>Указывается тип раздела.</w:t>
              </w:r>
            </w:ins>
          </w:p>
          <w:p w14:paraId="264D7ADA" w14:textId="48FDD4AD" w:rsidR="00DC5693" w:rsidRPr="007036CE" w:rsidRDefault="00DC5693" w:rsidP="00FB1651">
            <w:pPr>
              <w:pStyle w:val="GOSTTablenorm"/>
              <w:rPr>
                <w:szCs w:val="22"/>
              </w:rPr>
            </w:pPr>
            <w:ins w:id="2861" w:author="Сатлер Марина Викторовна" w:date="2024-02-13T15:21:00Z">
              <w:r w:rsidRPr="007036CE">
                <w:rPr>
                  <w:szCs w:val="22"/>
                </w:rPr>
                <w:t xml:space="preserve">Заполняется значением «1» </w:t>
              </w:r>
            </w:ins>
            <w:r w:rsidR="00FB1651" w:rsidRPr="007036CE">
              <w:t>–</w:t>
            </w:r>
            <w:ins w:id="2862" w:author="Сатлер Марина Викторовна" w:date="2024-02-13T15:21:00Z">
              <w:r w:rsidRPr="007036CE">
                <w:rPr>
                  <w:szCs w:val="22"/>
                </w:rPr>
                <w:t xml:space="preserve"> Бюджетные ассигнования</w:t>
              </w:r>
            </w:ins>
          </w:p>
        </w:tc>
      </w:tr>
      <w:tr w:rsidR="00DC5693" w:rsidRPr="007036CE" w14:paraId="06F07F94" w14:textId="77777777" w:rsidTr="00974EB0">
        <w:tc>
          <w:tcPr>
            <w:tcW w:w="1100" w:type="pct"/>
          </w:tcPr>
          <w:p w14:paraId="0802C888" w14:textId="77777777" w:rsidR="00DC5693" w:rsidRPr="007036CE" w:rsidRDefault="00DC5693" w:rsidP="00DC5693">
            <w:pPr>
              <w:pStyle w:val="GOSTTablenorm"/>
              <w:rPr>
                <w:szCs w:val="22"/>
              </w:rPr>
            </w:pPr>
            <w:r w:rsidRPr="007036CE">
              <w:rPr>
                <w:szCs w:val="22"/>
              </w:rPr>
              <w:t>Идентификатор строки</w:t>
            </w:r>
          </w:p>
        </w:tc>
        <w:tc>
          <w:tcPr>
            <w:tcW w:w="734" w:type="pct"/>
          </w:tcPr>
          <w:p w14:paraId="6DD3C220" w14:textId="77777777" w:rsidR="00DC5693" w:rsidRPr="007036CE" w:rsidRDefault="00DC5693" w:rsidP="00DC5693">
            <w:pPr>
              <w:pStyle w:val="GOSTTablenorm"/>
              <w:rPr>
                <w:szCs w:val="24"/>
                <w:lang w:val="en-US"/>
              </w:rPr>
            </w:pPr>
            <w:ins w:id="2863" w:author="Сатлер Марина Викторовна" w:date="2024-02-09T15:41:00Z">
              <w:r w:rsidRPr="007036CE">
                <w:rPr>
                  <w:b/>
                  <w:szCs w:val="24"/>
                  <w:lang w:val="en-US"/>
                </w:rPr>
                <w:t>SECTION_4</w:t>
              </w:r>
              <w:r w:rsidRPr="007036CE">
                <w:rPr>
                  <w:b/>
                  <w:szCs w:val="24"/>
                </w:rPr>
                <w:t>:</w:t>
              </w:r>
            </w:ins>
            <w:ins w:id="2864" w:author="Сатлер Марина Викторовна" w:date="2024-06-11T14:18:00Z">
              <w:r w:rsidRPr="007036CE">
                <w:rPr>
                  <w:szCs w:val="24"/>
                  <w:lang w:val="en-US"/>
                </w:rPr>
                <w:t>id</w:t>
              </w:r>
            </w:ins>
            <w:del w:id="2865" w:author="Сатлер Марина Викторовна" w:date="2024-06-11T14:18:00Z">
              <w:r w:rsidRPr="007036CE" w:rsidDel="00240EDB">
                <w:rPr>
                  <w:szCs w:val="24"/>
                  <w:lang w:val="en-US"/>
                </w:rPr>
                <w:delText>ID</w:delText>
              </w:r>
            </w:del>
          </w:p>
        </w:tc>
        <w:tc>
          <w:tcPr>
            <w:tcW w:w="519" w:type="pct"/>
          </w:tcPr>
          <w:p w14:paraId="6FCB32B8" w14:textId="77777777" w:rsidR="00DC5693" w:rsidRPr="007036CE" w:rsidRDefault="00DC5693" w:rsidP="00DC5693">
            <w:pPr>
              <w:pStyle w:val="GOSTTablenorm"/>
            </w:pPr>
            <w:r w:rsidRPr="007036CE">
              <w:rPr>
                <w:szCs w:val="22"/>
              </w:rPr>
              <w:t>Число</w:t>
            </w:r>
          </w:p>
        </w:tc>
        <w:tc>
          <w:tcPr>
            <w:tcW w:w="300" w:type="pct"/>
          </w:tcPr>
          <w:p w14:paraId="6165A8AA" w14:textId="77777777" w:rsidR="00DC5693" w:rsidRPr="007036CE" w:rsidRDefault="00DC5693" w:rsidP="00DC5693">
            <w:pPr>
              <w:pStyle w:val="GOSTTablenorm"/>
            </w:pPr>
            <w:r w:rsidRPr="007036CE">
              <w:rPr>
                <w:szCs w:val="22"/>
              </w:rPr>
              <w:t>Да</w:t>
            </w:r>
          </w:p>
        </w:tc>
        <w:tc>
          <w:tcPr>
            <w:tcW w:w="308" w:type="pct"/>
          </w:tcPr>
          <w:p w14:paraId="14046A49" w14:textId="77777777" w:rsidR="00DC5693" w:rsidRPr="007036CE" w:rsidRDefault="00DC5693" w:rsidP="00DC5693">
            <w:pPr>
              <w:pStyle w:val="GOSTTablenorm"/>
            </w:pPr>
            <w:r w:rsidRPr="007036CE">
              <w:rPr>
                <w:szCs w:val="22"/>
              </w:rPr>
              <w:t>&lt;=20</w:t>
            </w:r>
          </w:p>
        </w:tc>
        <w:tc>
          <w:tcPr>
            <w:tcW w:w="2039" w:type="pct"/>
          </w:tcPr>
          <w:p w14:paraId="086E34E9" w14:textId="77777777" w:rsidR="00DC5693" w:rsidRPr="007036CE" w:rsidRDefault="00DC5693" w:rsidP="00DC5693">
            <w:pPr>
              <w:pStyle w:val="GOSTTablenorm"/>
            </w:pPr>
            <w:r w:rsidRPr="007036CE">
              <w:rPr>
                <w:szCs w:val="22"/>
              </w:rPr>
              <w:t>Указывается технический идентификатор строки</w:t>
            </w:r>
          </w:p>
        </w:tc>
      </w:tr>
      <w:tr w:rsidR="00DC5693" w:rsidRPr="007036CE" w14:paraId="323D7391" w14:textId="77777777" w:rsidTr="00974EB0">
        <w:tc>
          <w:tcPr>
            <w:tcW w:w="1100" w:type="pct"/>
          </w:tcPr>
          <w:p w14:paraId="535AF554" w14:textId="77777777" w:rsidR="00DC5693" w:rsidRPr="007036CE" w:rsidRDefault="00DC5693" w:rsidP="00DC5693">
            <w:pPr>
              <w:pStyle w:val="GOSTTablenorm"/>
              <w:rPr>
                <w:szCs w:val="22"/>
              </w:rPr>
            </w:pPr>
            <w:r w:rsidRPr="007036CE">
              <w:t>Номер строки</w:t>
            </w:r>
          </w:p>
        </w:tc>
        <w:tc>
          <w:tcPr>
            <w:tcW w:w="734" w:type="pct"/>
          </w:tcPr>
          <w:p w14:paraId="638289EE" w14:textId="77777777" w:rsidR="00DC5693" w:rsidRPr="007036CE" w:rsidRDefault="00DC5693" w:rsidP="00DC5693">
            <w:pPr>
              <w:pStyle w:val="GOSTTablenorm"/>
              <w:rPr>
                <w:szCs w:val="24"/>
                <w:lang w:val="en-US"/>
              </w:rPr>
            </w:pPr>
            <w:ins w:id="2866" w:author="Сатлер Марина Викторовна" w:date="2024-02-09T15:41:00Z">
              <w:r w:rsidRPr="007036CE">
                <w:rPr>
                  <w:b/>
                  <w:szCs w:val="24"/>
                  <w:lang w:val="en-US"/>
                </w:rPr>
                <w:t>SECTION_4</w:t>
              </w:r>
              <w:r w:rsidRPr="007036CE">
                <w:rPr>
                  <w:b/>
                  <w:szCs w:val="24"/>
                </w:rPr>
                <w:t>:</w:t>
              </w:r>
            </w:ins>
            <w:r w:rsidRPr="007036CE">
              <w:rPr>
                <w:szCs w:val="24"/>
                <w:lang w:val="en-US"/>
              </w:rPr>
              <w:t>NUMBROW</w:t>
            </w:r>
          </w:p>
        </w:tc>
        <w:tc>
          <w:tcPr>
            <w:tcW w:w="519" w:type="pct"/>
          </w:tcPr>
          <w:p w14:paraId="21F25750" w14:textId="77777777" w:rsidR="00DC5693" w:rsidRPr="007036CE" w:rsidRDefault="00DC5693" w:rsidP="00DC5693">
            <w:pPr>
              <w:pStyle w:val="GOSTTablenorm"/>
            </w:pPr>
            <w:r w:rsidRPr="007036CE">
              <w:rPr>
                <w:szCs w:val="22"/>
              </w:rPr>
              <w:t>Строка</w:t>
            </w:r>
          </w:p>
        </w:tc>
        <w:tc>
          <w:tcPr>
            <w:tcW w:w="300" w:type="pct"/>
          </w:tcPr>
          <w:p w14:paraId="690C6875" w14:textId="77777777" w:rsidR="00DC5693" w:rsidRPr="007036CE" w:rsidRDefault="00DC5693" w:rsidP="00DC5693">
            <w:pPr>
              <w:pStyle w:val="GOSTTablenorm"/>
            </w:pPr>
            <w:r w:rsidRPr="007036CE">
              <w:rPr>
                <w:szCs w:val="22"/>
              </w:rPr>
              <w:t>Да</w:t>
            </w:r>
          </w:p>
        </w:tc>
        <w:tc>
          <w:tcPr>
            <w:tcW w:w="308" w:type="pct"/>
          </w:tcPr>
          <w:p w14:paraId="1C104CE3" w14:textId="77777777" w:rsidR="00DC5693" w:rsidRPr="007036CE" w:rsidRDefault="00DC5693" w:rsidP="00DC5693">
            <w:pPr>
              <w:pStyle w:val="GOSTTablenorm"/>
            </w:pPr>
            <w:r w:rsidRPr="007036CE">
              <w:rPr>
                <w:szCs w:val="22"/>
                <w:lang w:val="en-US"/>
              </w:rPr>
              <w:t>&lt;=20</w:t>
            </w:r>
          </w:p>
        </w:tc>
        <w:tc>
          <w:tcPr>
            <w:tcW w:w="2039" w:type="pct"/>
          </w:tcPr>
          <w:p w14:paraId="38626806" w14:textId="77777777" w:rsidR="00DC5693" w:rsidRPr="007036CE" w:rsidRDefault="00DC5693" w:rsidP="00DC5693">
            <w:pPr>
              <w:pStyle w:val="GOSTTablenorm"/>
            </w:pPr>
            <w:r w:rsidRPr="007036CE">
              <w:rPr>
                <w:szCs w:val="22"/>
              </w:rPr>
              <w:t>Указывается порядковый номер строки по разделу «БА по источникам»</w:t>
            </w:r>
          </w:p>
        </w:tc>
      </w:tr>
      <w:tr w:rsidR="00DC5693" w:rsidRPr="007036CE" w14:paraId="0775E3BE" w14:textId="77777777" w:rsidTr="00974EB0">
        <w:tc>
          <w:tcPr>
            <w:tcW w:w="1100" w:type="pct"/>
          </w:tcPr>
          <w:p w14:paraId="7A873CCA" w14:textId="77777777" w:rsidR="00DC5693" w:rsidRPr="007036CE" w:rsidRDefault="00DC5693" w:rsidP="00DC5693">
            <w:pPr>
              <w:pStyle w:val="GOSTTablenorm"/>
            </w:pPr>
            <w:r w:rsidRPr="007036CE">
              <w:rPr>
                <w:szCs w:val="22"/>
              </w:rPr>
              <w:t>Признак детальной строки</w:t>
            </w:r>
          </w:p>
        </w:tc>
        <w:tc>
          <w:tcPr>
            <w:tcW w:w="734" w:type="pct"/>
          </w:tcPr>
          <w:p w14:paraId="31341DA6" w14:textId="77777777" w:rsidR="00DC5693" w:rsidRPr="007036CE" w:rsidRDefault="00DC5693" w:rsidP="00DC5693">
            <w:pPr>
              <w:pStyle w:val="GOSTTablenorm"/>
              <w:rPr>
                <w:szCs w:val="24"/>
                <w:lang w:val="en-US"/>
              </w:rPr>
            </w:pPr>
            <w:ins w:id="2867" w:author="Сатлер Марина Викторовна" w:date="2024-02-09T15:41:00Z">
              <w:r w:rsidRPr="007036CE">
                <w:rPr>
                  <w:b/>
                  <w:szCs w:val="24"/>
                  <w:lang w:val="en-US"/>
                </w:rPr>
                <w:t>SECTION_4</w:t>
              </w:r>
              <w:r w:rsidRPr="007036CE">
                <w:rPr>
                  <w:b/>
                  <w:szCs w:val="24"/>
                </w:rPr>
                <w:t>:</w:t>
              </w:r>
            </w:ins>
            <w:r w:rsidRPr="007036CE">
              <w:t>SIGNKBK</w:t>
            </w:r>
          </w:p>
        </w:tc>
        <w:tc>
          <w:tcPr>
            <w:tcW w:w="519" w:type="pct"/>
          </w:tcPr>
          <w:p w14:paraId="37624458" w14:textId="77777777" w:rsidR="00DC5693" w:rsidRPr="007036CE" w:rsidRDefault="00DC5693" w:rsidP="00DC5693">
            <w:pPr>
              <w:pStyle w:val="GOSTTablenorm"/>
            </w:pPr>
            <w:r w:rsidRPr="007036CE">
              <w:rPr>
                <w:szCs w:val="22"/>
              </w:rPr>
              <w:t>Строка</w:t>
            </w:r>
          </w:p>
        </w:tc>
        <w:tc>
          <w:tcPr>
            <w:tcW w:w="300" w:type="pct"/>
          </w:tcPr>
          <w:p w14:paraId="4FE4B20B" w14:textId="77777777" w:rsidR="00DC5693" w:rsidRPr="007036CE" w:rsidRDefault="00DC5693" w:rsidP="00DC5693">
            <w:pPr>
              <w:pStyle w:val="GOSTTablenorm"/>
            </w:pPr>
            <w:r w:rsidRPr="007036CE">
              <w:rPr>
                <w:szCs w:val="22"/>
              </w:rPr>
              <w:t>Да</w:t>
            </w:r>
          </w:p>
        </w:tc>
        <w:tc>
          <w:tcPr>
            <w:tcW w:w="308" w:type="pct"/>
          </w:tcPr>
          <w:p w14:paraId="138F342E" w14:textId="77777777" w:rsidR="00DC5693" w:rsidRPr="007036CE" w:rsidRDefault="00DC5693" w:rsidP="00DC5693">
            <w:pPr>
              <w:pStyle w:val="GOSTTablenorm"/>
            </w:pPr>
            <w:r w:rsidRPr="007036CE">
              <w:rPr>
                <w:szCs w:val="22"/>
              </w:rPr>
              <w:t>=1</w:t>
            </w:r>
          </w:p>
        </w:tc>
        <w:tc>
          <w:tcPr>
            <w:tcW w:w="2039" w:type="pct"/>
          </w:tcPr>
          <w:p w14:paraId="77D17690" w14:textId="77777777" w:rsidR="00DC5693" w:rsidRPr="007036CE" w:rsidRDefault="00DC5693" w:rsidP="00DC5693">
            <w:pPr>
              <w:pStyle w:val="GOSTTablenorm"/>
              <w:rPr>
                <w:szCs w:val="22"/>
              </w:rPr>
            </w:pPr>
            <w:r w:rsidRPr="007036CE">
              <w:rPr>
                <w:szCs w:val="22"/>
              </w:rPr>
              <w:t>Указывается признак детальной строки.</w:t>
            </w:r>
          </w:p>
          <w:p w14:paraId="39BE78CF" w14:textId="77777777" w:rsidR="00DC5693" w:rsidRPr="007036CE" w:rsidRDefault="00DC5693" w:rsidP="00DC5693">
            <w:pPr>
              <w:pStyle w:val="GOSTTablenorm"/>
              <w:rPr>
                <w:szCs w:val="22"/>
              </w:rPr>
            </w:pPr>
            <w:r w:rsidRPr="007036CE">
              <w:rPr>
                <w:szCs w:val="22"/>
              </w:rPr>
              <w:t>Возможные значения:</w:t>
            </w:r>
          </w:p>
          <w:p w14:paraId="5B2D78D6" w14:textId="77777777" w:rsidR="00DC5693" w:rsidRPr="007036CE" w:rsidRDefault="00DC5693" w:rsidP="00DC5693">
            <w:pPr>
              <w:pStyle w:val="GOSTTableListMark1"/>
              <w:numPr>
                <w:ilvl w:val="0"/>
                <w:numId w:val="2"/>
              </w:numPr>
            </w:pPr>
            <w:r w:rsidRPr="007036CE">
              <w:t>«N» – детализированный КБК;</w:t>
            </w:r>
          </w:p>
          <w:p w14:paraId="7A818933" w14:textId="77777777" w:rsidR="00DC5693" w:rsidRPr="007036CE" w:rsidRDefault="00DC5693" w:rsidP="00DC5693">
            <w:pPr>
              <w:pStyle w:val="GOSTTableListMark1"/>
              <w:numPr>
                <w:ilvl w:val="0"/>
                <w:numId w:val="2"/>
              </w:numPr>
            </w:pPr>
            <w:r w:rsidRPr="007036CE">
              <w:t>«X» – недетализированный КБК;</w:t>
            </w:r>
          </w:p>
          <w:p w14:paraId="5679531A" w14:textId="77777777" w:rsidR="00DC5693" w:rsidRPr="007036CE" w:rsidRDefault="00DC5693" w:rsidP="00DC5693">
            <w:pPr>
              <w:pStyle w:val="GOSTTableListMark1"/>
              <w:numPr>
                <w:ilvl w:val="0"/>
                <w:numId w:val="2"/>
              </w:numPr>
            </w:pPr>
            <w:r w:rsidRPr="007036CE">
              <w:t>«Y» – итоговая строка раздела документа</w:t>
            </w:r>
          </w:p>
        </w:tc>
      </w:tr>
      <w:tr w:rsidR="00DC5693" w:rsidRPr="007036CE" w14:paraId="3617A102" w14:textId="77777777" w:rsidTr="00974EB0">
        <w:tc>
          <w:tcPr>
            <w:tcW w:w="1100" w:type="pct"/>
          </w:tcPr>
          <w:p w14:paraId="50AE9496" w14:textId="77777777" w:rsidR="00DC5693" w:rsidRPr="007036CE" w:rsidRDefault="00DC5693" w:rsidP="00DC5693">
            <w:pPr>
              <w:pStyle w:val="GOSTTablenorm"/>
              <w:rPr>
                <w:szCs w:val="22"/>
              </w:rPr>
            </w:pPr>
            <w:r w:rsidRPr="007036CE">
              <w:rPr>
                <w:szCs w:val="22"/>
              </w:rPr>
              <w:t>КБК</w:t>
            </w:r>
          </w:p>
        </w:tc>
        <w:tc>
          <w:tcPr>
            <w:tcW w:w="734" w:type="pct"/>
          </w:tcPr>
          <w:p w14:paraId="548730E8" w14:textId="77777777" w:rsidR="00DC5693" w:rsidRPr="007036CE" w:rsidRDefault="00DC5693" w:rsidP="00DC5693">
            <w:pPr>
              <w:pStyle w:val="GOSTTablenorm"/>
            </w:pPr>
            <w:ins w:id="2868" w:author="Сатлер Марина Викторовна" w:date="2024-02-09T15:41:00Z">
              <w:r w:rsidRPr="007036CE">
                <w:rPr>
                  <w:b/>
                  <w:szCs w:val="24"/>
                  <w:lang w:val="en-US"/>
                </w:rPr>
                <w:t>SECTION_4</w:t>
              </w:r>
              <w:r w:rsidRPr="007036CE">
                <w:rPr>
                  <w:b/>
                  <w:szCs w:val="24"/>
                </w:rPr>
                <w:t>:</w:t>
              </w:r>
            </w:ins>
            <w:r w:rsidRPr="007036CE">
              <w:rPr>
                <w:szCs w:val="24"/>
                <w:lang w:val="en-US"/>
              </w:rPr>
              <w:t>KBK</w:t>
            </w:r>
          </w:p>
        </w:tc>
        <w:tc>
          <w:tcPr>
            <w:tcW w:w="519" w:type="pct"/>
          </w:tcPr>
          <w:p w14:paraId="616C1C21" w14:textId="77777777" w:rsidR="00DC5693" w:rsidRPr="007036CE" w:rsidRDefault="00DC5693" w:rsidP="00DC5693">
            <w:pPr>
              <w:pStyle w:val="GOSTTablenorm"/>
            </w:pPr>
            <w:r w:rsidRPr="007036CE">
              <w:rPr>
                <w:szCs w:val="22"/>
              </w:rPr>
              <w:t>Строка</w:t>
            </w:r>
          </w:p>
        </w:tc>
        <w:tc>
          <w:tcPr>
            <w:tcW w:w="300" w:type="pct"/>
          </w:tcPr>
          <w:p w14:paraId="0B8014C1" w14:textId="77777777" w:rsidR="00DC5693" w:rsidRPr="007036CE" w:rsidRDefault="00DC5693" w:rsidP="00DC5693">
            <w:pPr>
              <w:pStyle w:val="GOSTTablenorm"/>
            </w:pPr>
            <w:r w:rsidRPr="007036CE">
              <w:rPr>
                <w:szCs w:val="22"/>
              </w:rPr>
              <w:t>Да</w:t>
            </w:r>
          </w:p>
        </w:tc>
        <w:tc>
          <w:tcPr>
            <w:tcW w:w="308" w:type="pct"/>
          </w:tcPr>
          <w:p w14:paraId="4BA8DFC4" w14:textId="77777777" w:rsidR="00DC5693" w:rsidRPr="007036CE" w:rsidRDefault="00DC5693" w:rsidP="00DC5693">
            <w:pPr>
              <w:pStyle w:val="GOSTTablenorm"/>
            </w:pPr>
            <w:r w:rsidRPr="007036CE">
              <w:rPr>
                <w:szCs w:val="22"/>
              </w:rPr>
              <w:t>=20</w:t>
            </w:r>
          </w:p>
        </w:tc>
        <w:tc>
          <w:tcPr>
            <w:tcW w:w="2039" w:type="pct"/>
          </w:tcPr>
          <w:p w14:paraId="289D5020" w14:textId="77777777" w:rsidR="00DC5693" w:rsidRPr="007036CE" w:rsidRDefault="00DC5693" w:rsidP="00DC5693">
            <w:pPr>
              <w:pStyle w:val="GOSTTablenorm"/>
            </w:pPr>
            <w:r w:rsidRPr="007036CE">
              <w:rPr>
                <w:szCs w:val="22"/>
              </w:rPr>
              <w:t>Указывается код по бюджетной классификации для отражения операции на ЛС ГАИФ</w:t>
            </w:r>
          </w:p>
        </w:tc>
      </w:tr>
      <w:tr w:rsidR="00DC5693" w:rsidRPr="007036CE" w14:paraId="0A978347" w14:textId="77777777" w:rsidTr="00974EB0">
        <w:tc>
          <w:tcPr>
            <w:tcW w:w="1100" w:type="pct"/>
          </w:tcPr>
          <w:p w14:paraId="4388AB35" w14:textId="77777777" w:rsidR="00DC5693" w:rsidRPr="007036CE" w:rsidRDefault="00DC5693" w:rsidP="00DC5693">
            <w:pPr>
              <w:pStyle w:val="GOSTTablenorm"/>
              <w:rPr>
                <w:szCs w:val="22"/>
              </w:rPr>
            </w:pPr>
            <w:r w:rsidRPr="007036CE">
              <w:rPr>
                <w:szCs w:val="22"/>
              </w:rPr>
              <w:t>Тип КБК</w:t>
            </w:r>
          </w:p>
        </w:tc>
        <w:tc>
          <w:tcPr>
            <w:tcW w:w="734" w:type="pct"/>
          </w:tcPr>
          <w:p w14:paraId="6D1CF627" w14:textId="77777777" w:rsidR="00DC5693" w:rsidRPr="007036CE" w:rsidRDefault="00DC5693" w:rsidP="00DC5693">
            <w:pPr>
              <w:pStyle w:val="GOSTTablenorm"/>
              <w:rPr>
                <w:szCs w:val="24"/>
                <w:lang w:val="en-US"/>
              </w:rPr>
            </w:pPr>
            <w:ins w:id="2869" w:author="Сатлер Марина Викторовна" w:date="2024-02-09T15:42:00Z">
              <w:r w:rsidRPr="007036CE">
                <w:rPr>
                  <w:b/>
                  <w:szCs w:val="24"/>
                  <w:lang w:val="en-US"/>
                </w:rPr>
                <w:t>SECTION_4</w:t>
              </w:r>
              <w:r w:rsidRPr="007036CE">
                <w:rPr>
                  <w:b/>
                  <w:szCs w:val="24"/>
                </w:rPr>
                <w:t>:</w:t>
              </w:r>
            </w:ins>
            <w:r w:rsidRPr="007036CE">
              <w:rPr>
                <w:szCs w:val="24"/>
              </w:rPr>
              <w:t>TYPEKBK</w:t>
            </w:r>
          </w:p>
        </w:tc>
        <w:tc>
          <w:tcPr>
            <w:tcW w:w="519" w:type="pct"/>
          </w:tcPr>
          <w:p w14:paraId="0B1C3793" w14:textId="77777777" w:rsidR="00DC5693" w:rsidRPr="007036CE" w:rsidRDefault="00DC5693" w:rsidP="00DC5693">
            <w:pPr>
              <w:pStyle w:val="GOSTTablenorm"/>
            </w:pPr>
            <w:r w:rsidRPr="007036CE">
              <w:rPr>
                <w:szCs w:val="22"/>
              </w:rPr>
              <w:t>Строка</w:t>
            </w:r>
          </w:p>
        </w:tc>
        <w:tc>
          <w:tcPr>
            <w:tcW w:w="300" w:type="pct"/>
          </w:tcPr>
          <w:p w14:paraId="548CAA30" w14:textId="77777777" w:rsidR="00DC5693" w:rsidRPr="007036CE" w:rsidRDefault="00DC5693" w:rsidP="00DC5693">
            <w:pPr>
              <w:pStyle w:val="GOSTTablenorm"/>
            </w:pPr>
            <w:r w:rsidRPr="007036CE">
              <w:rPr>
                <w:szCs w:val="22"/>
              </w:rPr>
              <w:t>Да</w:t>
            </w:r>
          </w:p>
        </w:tc>
        <w:tc>
          <w:tcPr>
            <w:tcW w:w="308" w:type="pct"/>
          </w:tcPr>
          <w:p w14:paraId="3369DE96" w14:textId="77777777" w:rsidR="00DC5693" w:rsidRPr="007036CE" w:rsidRDefault="00DC5693" w:rsidP="00DC5693">
            <w:pPr>
              <w:pStyle w:val="GOSTTablenorm"/>
            </w:pPr>
            <w:r w:rsidRPr="007036CE">
              <w:rPr>
                <w:szCs w:val="22"/>
              </w:rPr>
              <w:t>=2</w:t>
            </w:r>
          </w:p>
        </w:tc>
        <w:tc>
          <w:tcPr>
            <w:tcW w:w="2039" w:type="pct"/>
          </w:tcPr>
          <w:p w14:paraId="7F8CF096" w14:textId="77777777" w:rsidR="00DC5693" w:rsidRPr="007036CE" w:rsidRDefault="00DC5693" w:rsidP="00DC5693">
            <w:pPr>
              <w:ind w:firstLine="30"/>
              <w:rPr>
                <w:sz w:val="22"/>
                <w:szCs w:val="22"/>
              </w:rPr>
            </w:pPr>
            <w:r w:rsidRPr="007036CE">
              <w:rPr>
                <w:sz w:val="22"/>
                <w:szCs w:val="22"/>
              </w:rPr>
              <w:t>Указывается тип кода по бюджетной классификации.</w:t>
            </w:r>
          </w:p>
          <w:p w14:paraId="5CF6B15D" w14:textId="77777777" w:rsidR="00DC5693" w:rsidRPr="007036CE" w:rsidRDefault="00DC5693" w:rsidP="00DC5693">
            <w:pPr>
              <w:ind w:firstLine="30"/>
              <w:rPr>
                <w:sz w:val="22"/>
                <w:szCs w:val="22"/>
              </w:rPr>
            </w:pPr>
            <w:r w:rsidRPr="007036CE">
              <w:rPr>
                <w:sz w:val="22"/>
                <w:szCs w:val="22"/>
              </w:rPr>
              <w:t>Возможные значения:</w:t>
            </w:r>
          </w:p>
          <w:p w14:paraId="7EFF14D3" w14:textId="195CA007" w:rsidR="00DC5693" w:rsidRPr="007036CE" w:rsidRDefault="00DC5693" w:rsidP="00DC5693">
            <w:pPr>
              <w:pStyle w:val="GOSTTableListMark1"/>
              <w:numPr>
                <w:ilvl w:val="0"/>
                <w:numId w:val="2"/>
              </w:numPr>
              <w:tabs>
                <w:tab w:val="clear" w:pos="369"/>
                <w:tab w:val="num" w:pos="340"/>
              </w:tabs>
              <w:ind w:left="340"/>
            </w:pPr>
            <w:r w:rsidRPr="007036CE">
              <w:lastRenderedPageBreak/>
              <w:t xml:space="preserve">«31» </w:t>
            </w:r>
            <w:r w:rsidR="00FB1651" w:rsidRPr="007036CE">
              <w:t>–</w:t>
            </w:r>
            <w:r w:rsidRPr="007036CE">
              <w:t xml:space="preserve"> Внутренние источники;</w:t>
            </w:r>
          </w:p>
          <w:p w14:paraId="1ACECCE7" w14:textId="27209D93" w:rsidR="00DC5693" w:rsidRPr="007036CE" w:rsidRDefault="00DC5693" w:rsidP="00DC5693">
            <w:pPr>
              <w:pStyle w:val="GOSTTableListMark1"/>
              <w:numPr>
                <w:ilvl w:val="0"/>
                <w:numId w:val="2"/>
              </w:numPr>
              <w:tabs>
                <w:tab w:val="clear" w:pos="369"/>
                <w:tab w:val="num" w:pos="340"/>
              </w:tabs>
              <w:ind w:left="340"/>
            </w:pPr>
            <w:r w:rsidRPr="007036CE">
              <w:t xml:space="preserve">«32» </w:t>
            </w:r>
            <w:r w:rsidR="00FB1651" w:rsidRPr="007036CE">
              <w:t>–</w:t>
            </w:r>
            <w:r w:rsidRPr="007036CE">
              <w:t xml:space="preserve"> Внешние источники»</w:t>
            </w:r>
          </w:p>
        </w:tc>
      </w:tr>
      <w:tr w:rsidR="00DC5693" w:rsidRPr="007036CE" w14:paraId="7A92DEE6" w14:textId="77777777" w:rsidTr="00974EB0">
        <w:tc>
          <w:tcPr>
            <w:tcW w:w="1100" w:type="pct"/>
          </w:tcPr>
          <w:p w14:paraId="7193E799" w14:textId="77777777" w:rsidR="00DC5693" w:rsidRPr="007036CE" w:rsidRDefault="00DC5693" w:rsidP="00DC5693">
            <w:pPr>
              <w:pStyle w:val="GOSTTablenorm"/>
              <w:rPr>
                <w:szCs w:val="22"/>
              </w:rPr>
            </w:pPr>
            <w:r w:rsidRPr="007036CE">
              <w:rPr>
                <w:szCs w:val="22"/>
              </w:rPr>
              <w:lastRenderedPageBreak/>
              <w:t>Номер лицевого счета</w:t>
            </w:r>
          </w:p>
        </w:tc>
        <w:tc>
          <w:tcPr>
            <w:tcW w:w="734" w:type="pct"/>
          </w:tcPr>
          <w:p w14:paraId="5228CA3F" w14:textId="77777777" w:rsidR="00DC5693" w:rsidRPr="007036CE" w:rsidRDefault="00DC5693" w:rsidP="00DC5693">
            <w:pPr>
              <w:pStyle w:val="GOSTTablenorm"/>
              <w:rPr>
                <w:szCs w:val="24"/>
              </w:rPr>
            </w:pPr>
            <w:ins w:id="2870" w:author="Сатлер Марина Викторовна" w:date="2024-02-09T15:42:00Z">
              <w:r w:rsidRPr="007036CE">
                <w:rPr>
                  <w:b/>
                  <w:szCs w:val="24"/>
                  <w:lang w:val="en-US"/>
                </w:rPr>
                <w:t>SECTION_4</w:t>
              </w:r>
              <w:r w:rsidRPr="007036CE">
                <w:rPr>
                  <w:b/>
                  <w:szCs w:val="24"/>
                </w:rPr>
                <w:t>:</w:t>
              </w:r>
            </w:ins>
            <w:r w:rsidRPr="007036CE">
              <w:rPr>
                <w:szCs w:val="24"/>
                <w:lang w:val="en-US"/>
              </w:rPr>
              <w:t>PA</w:t>
            </w:r>
          </w:p>
        </w:tc>
        <w:tc>
          <w:tcPr>
            <w:tcW w:w="519" w:type="pct"/>
          </w:tcPr>
          <w:p w14:paraId="01E3C1DC" w14:textId="77777777" w:rsidR="00DC5693" w:rsidRPr="007036CE" w:rsidRDefault="00DC5693" w:rsidP="00DC5693">
            <w:pPr>
              <w:pStyle w:val="GOSTTablenorm"/>
            </w:pPr>
            <w:r w:rsidRPr="007036CE">
              <w:rPr>
                <w:szCs w:val="22"/>
              </w:rPr>
              <w:t>Строка</w:t>
            </w:r>
          </w:p>
        </w:tc>
        <w:tc>
          <w:tcPr>
            <w:tcW w:w="300" w:type="pct"/>
          </w:tcPr>
          <w:p w14:paraId="1990C8C6" w14:textId="77777777" w:rsidR="00DC5693" w:rsidRPr="007036CE" w:rsidRDefault="00DC5693" w:rsidP="00DC5693">
            <w:pPr>
              <w:pStyle w:val="GOSTTablenorm"/>
            </w:pPr>
            <w:r w:rsidRPr="007036CE">
              <w:rPr>
                <w:szCs w:val="22"/>
              </w:rPr>
              <w:t>Да</w:t>
            </w:r>
          </w:p>
        </w:tc>
        <w:tc>
          <w:tcPr>
            <w:tcW w:w="308" w:type="pct"/>
          </w:tcPr>
          <w:p w14:paraId="62732215" w14:textId="77777777" w:rsidR="00DC5693" w:rsidRPr="007036CE" w:rsidRDefault="00DC5693" w:rsidP="00DC5693">
            <w:pPr>
              <w:pStyle w:val="GOSTTablenorm"/>
            </w:pPr>
            <w:r w:rsidRPr="007036CE">
              <w:rPr>
                <w:szCs w:val="22"/>
              </w:rPr>
              <w:t>=11</w:t>
            </w:r>
          </w:p>
        </w:tc>
        <w:tc>
          <w:tcPr>
            <w:tcW w:w="2039" w:type="pct"/>
          </w:tcPr>
          <w:p w14:paraId="75EF5B6A" w14:textId="77777777" w:rsidR="00DC5693" w:rsidRPr="007036CE" w:rsidRDefault="00DC5693" w:rsidP="00DC5693">
            <w:pPr>
              <w:pStyle w:val="GOSTTablenorm"/>
            </w:pPr>
            <w:r w:rsidRPr="007036CE">
              <w:rPr>
                <w:szCs w:val="22"/>
              </w:rPr>
              <w:t>Указывается номер лицевого счета ГАИФ</w:t>
            </w:r>
          </w:p>
        </w:tc>
      </w:tr>
      <w:tr w:rsidR="00DC5693" w:rsidRPr="007036CE" w14:paraId="0FBCF8B8" w14:textId="77777777" w:rsidTr="00974EB0">
        <w:tc>
          <w:tcPr>
            <w:tcW w:w="1100" w:type="pct"/>
          </w:tcPr>
          <w:p w14:paraId="6F7E253F" w14:textId="77777777" w:rsidR="00DC5693" w:rsidRPr="007036CE" w:rsidRDefault="00DC5693" w:rsidP="00DC5693">
            <w:pPr>
              <w:pStyle w:val="GOSTTablenorm"/>
              <w:rPr>
                <w:szCs w:val="22"/>
              </w:rPr>
            </w:pPr>
            <w:r w:rsidRPr="007036CE">
              <w:rPr>
                <w:szCs w:val="22"/>
              </w:rPr>
              <w:t>Контур</w:t>
            </w:r>
          </w:p>
        </w:tc>
        <w:tc>
          <w:tcPr>
            <w:tcW w:w="734" w:type="pct"/>
          </w:tcPr>
          <w:p w14:paraId="5567E04A" w14:textId="77777777" w:rsidR="00DC5693" w:rsidRPr="007036CE" w:rsidRDefault="00DC5693" w:rsidP="00DC5693">
            <w:pPr>
              <w:pStyle w:val="GOSTTablenorm"/>
              <w:rPr>
                <w:szCs w:val="24"/>
                <w:lang w:val="en-US"/>
              </w:rPr>
            </w:pPr>
            <w:ins w:id="2871" w:author="Сатлер Марина Викторовна" w:date="2024-02-09T15:42:00Z">
              <w:r w:rsidRPr="007036CE">
                <w:rPr>
                  <w:b/>
                  <w:szCs w:val="24"/>
                  <w:lang w:val="en-US"/>
                </w:rPr>
                <w:t>SECTION_4</w:t>
              </w:r>
              <w:r w:rsidRPr="007036CE">
                <w:rPr>
                  <w:b/>
                  <w:szCs w:val="24"/>
                </w:rPr>
                <w:t>:</w:t>
              </w:r>
            </w:ins>
            <w:r w:rsidRPr="007036CE">
              <w:rPr>
                <w:szCs w:val="22"/>
                <w:lang w:val="en-US"/>
              </w:rPr>
              <w:t>CONTUR</w:t>
            </w:r>
          </w:p>
        </w:tc>
        <w:tc>
          <w:tcPr>
            <w:tcW w:w="519" w:type="pct"/>
          </w:tcPr>
          <w:p w14:paraId="0D146136" w14:textId="77777777" w:rsidR="00DC5693" w:rsidRPr="007036CE" w:rsidRDefault="00DC5693" w:rsidP="00DC5693">
            <w:pPr>
              <w:pStyle w:val="GOSTTablenorm"/>
            </w:pPr>
            <w:ins w:id="2872" w:author="Сатлер Марина Викторовна" w:date="2024-02-28T19:08:00Z">
              <w:r w:rsidRPr="007036CE">
                <w:rPr>
                  <w:szCs w:val="22"/>
                </w:rPr>
                <w:t>Строка</w:t>
              </w:r>
            </w:ins>
          </w:p>
        </w:tc>
        <w:tc>
          <w:tcPr>
            <w:tcW w:w="300" w:type="pct"/>
          </w:tcPr>
          <w:p w14:paraId="61E1FE6D" w14:textId="77777777" w:rsidR="00DC5693" w:rsidRPr="007036CE" w:rsidRDefault="00DC5693" w:rsidP="00DC5693">
            <w:pPr>
              <w:pStyle w:val="GOSTTablenorm"/>
            </w:pPr>
            <w:r w:rsidRPr="007036CE">
              <w:rPr>
                <w:szCs w:val="22"/>
              </w:rPr>
              <w:t>Да</w:t>
            </w:r>
          </w:p>
        </w:tc>
        <w:tc>
          <w:tcPr>
            <w:tcW w:w="308" w:type="pct"/>
          </w:tcPr>
          <w:p w14:paraId="35EA8313" w14:textId="77777777" w:rsidR="00DC5693" w:rsidRPr="007036CE" w:rsidRDefault="00DC5693" w:rsidP="00DC5693">
            <w:pPr>
              <w:pStyle w:val="GOSTTablenorm"/>
            </w:pPr>
            <w:r w:rsidRPr="007036CE">
              <w:rPr>
                <w:szCs w:val="22"/>
              </w:rPr>
              <w:t>=1</w:t>
            </w:r>
          </w:p>
        </w:tc>
        <w:tc>
          <w:tcPr>
            <w:tcW w:w="2039" w:type="pct"/>
          </w:tcPr>
          <w:p w14:paraId="00B343D4" w14:textId="77777777" w:rsidR="00DC5693" w:rsidRPr="007036CE" w:rsidRDefault="00DC5693" w:rsidP="00DC5693">
            <w:pPr>
              <w:pStyle w:val="GOSTTablenorm"/>
              <w:rPr>
                <w:szCs w:val="22"/>
              </w:rPr>
            </w:pPr>
            <w:r w:rsidRPr="007036CE">
              <w:rPr>
                <w:szCs w:val="22"/>
              </w:rPr>
              <w:t>Указывается код контура, в котором проводится операция.</w:t>
            </w:r>
          </w:p>
          <w:p w14:paraId="783DB9E9" w14:textId="77777777" w:rsidR="00DC5693" w:rsidRPr="007036CE" w:rsidRDefault="00DC5693" w:rsidP="00DC5693">
            <w:pPr>
              <w:pStyle w:val="GOSTTablenorm"/>
              <w:rPr>
                <w:szCs w:val="22"/>
              </w:rPr>
            </w:pPr>
            <w:r w:rsidRPr="007036CE">
              <w:rPr>
                <w:szCs w:val="22"/>
              </w:rPr>
              <w:t>Возможные значения:</w:t>
            </w:r>
          </w:p>
          <w:p w14:paraId="73120BB1" w14:textId="77777777" w:rsidR="00DC5693" w:rsidRPr="007036CE" w:rsidRDefault="00DC5693" w:rsidP="00DC5693">
            <w:pPr>
              <w:pStyle w:val="GOSTTableListMark1"/>
              <w:numPr>
                <w:ilvl w:val="0"/>
                <w:numId w:val="2"/>
              </w:numPr>
            </w:pPr>
            <w:r w:rsidRPr="007036CE">
              <w:t>«</w:t>
            </w:r>
            <w:ins w:id="2873" w:author="Сатлер Марина Викторовна" w:date="2024-02-28T18:38:00Z">
              <w:r w:rsidRPr="007036CE">
                <w:rPr>
                  <w:lang w:val="en-US"/>
                </w:rPr>
                <w:t>O</w:t>
              </w:r>
            </w:ins>
            <w:r w:rsidRPr="007036CE">
              <w:t xml:space="preserve">» </w:t>
            </w:r>
            <w:r w:rsidRPr="007036CE">
              <w:rPr>
                <w:lang w:val="en-US"/>
              </w:rPr>
              <w:t xml:space="preserve">– </w:t>
            </w:r>
            <w:r w:rsidRPr="007036CE">
              <w:t>открытый;</w:t>
            </w:r>
          </w:p>
          <w:p w14:paraId="165767D6" w14:textId="77777777" w:rsidR="00DC5693" w:rsidRPr="007036CE" w:rsidRDefault="00DC5693" w:rsidP="00DC5693">
            <w:pPr>
              <w:pStyle w:val="GOSTTableListMark1"/>
              <w:numPr>
                <w:ilvl w:val="0"/>
                <w:numId w:val="2"/>
              </w:numPr>
            </w:pPr>
            <w:r w:rsidRPr="007036CE">
              <w:t>«</w:t>
            </w:r>
            <w:r w:rsidRPr="007036CE">
              <w:rPr>
                <w:lang w:val="en-US"/>
              </w:rPr>
              <w:t>S</w:t>
            </w:r>
            <w:r w:rsidRPr="007036CE">
              <w:t>»</w:t>
            </w:r>
            <w:r w:rsidRPr="007036CE">
              <w:rPr>
                <w:lang w:val="en-US"/>
              </w:rPr>
              <w:t xml:space="preserve"> – </w:t>
            </w:r>
            <w:r w:rsidRPr="007036CE">
              <w:t>защищенный;</w:t>
            </w:r>
          </w:p>
          <w:p w14:paraId="32372AD3" w14:textId="77777777" w:rsidR="00DC5693" w:rsidRPr="007036CE" w:rsidRDefault="00DC5693" w:rsidP="00DC5693">
            <w:pPr>
              <w:pStyle w:val="GOSTTableListMark1"/>
              <w:numPr>
                <w:ilvl w:val="0"/>
                <w:numId w:val="2"/>
              </w:numPr>
            </w:pPr>
            <w:r w:rsidRPr="007036CE">
              <w:t>«1» – открытый;</w:t>
            </w:r>
          </w:p>
          <w:p w14:paraId="0972AF55" w14:textId="77777777" w:rsidR="00DC5693" w:rsidRPr="007036CE" w:rsidRDefault="00DC5693" w:rsidP="00DC5693">
            <w:pPr>
              <w:pStyle w:val="GOSTTableListMark1"/>
              <w:numPr>
                <w:ilvl w:val="0"/>
                <w:numId w:val="2"/>
              </w:numPr>
            </w:pPr>
            <w:r w:rsidRPr="007036CE">
              <w:t>«2» – защищенный</w:t>
            </w:r>
          </w:p>
        </w:tc>
      </w:tr>
      <w:tr w:rsidR="00DC5693" w:rsidRPr="007036CE" w14:paraId="19BDF609" w14:textId="77777777" w:rsidTr="00974EB0">
        <w:tc>
          <w:tcPr>
            <w:tcW w:w="1100" w:type="pct"/>
          </w:tcPr>
          <w:p w14:paraId="5F9E5E18" w14:textId="77777777" w:rsidR="00DC5693" w:rsidRPr="007036CE" w:rsidRDefault="00DC5693" w:rsidP="00DC5693">
            <w:pPr>
              <w:pStyle w:val="GOSTTablenorm"/>
              <w:rPr>
                <w:szCs w:val="22"/>
              </w:rPr>
            </w:pPr>
            <w:ins w:id="2874" w:author="Сатлер Марина Викторовна" w:date="2024-02-13T15:22:00Z">
              <w:r w:rsidRPr="007036CE">
                <w:t>Сумма на текущий год</w:t>
              </w:r>
            </w:ins>
          </w:p>
        </w:tc>
        <w:tc>
          <w:tcPr>
            <w:tcW w:w="734" w:type="pct"/>
          </w:tcPr>
          <w:p w14:paraId="598CA1D9" w14:textId="77777777" w:rsidR="00DC5693" w:rsidRPr="007036CE" w:rsidRDefault="00DC5693" w:rsidP="00DC5693">
            <w:pPr>
              <w:pStyle w:val="GOSTTablenorm"/>
              <w:rPr>
                <w:szCs w:val="22"/>
                <w:lang w:val="en-US"/>
              </w:rPr>
            </w:pPr>
            <w:ins w:id="2875" w:author="Сатлер Марина Викторовна" w:date="2024-02-09T15:42:00Z">
              <w:r w:rsidRPr="007036CE">
                <w:rPr>
                  <w:b/>
                  <w:szCs w:val="24"/>
                  <w:lang w:val="en-US"/>
                </w:rPr>
                <w:t>SECTION_4</w:t>
              </w:r>
              <w:r w:rsidRPr="007036CE">
                <w:rPr>
                  <w:b/>
                  <w:szCs w:val="24"/>
                </w:rPr>
                <w:t>:</w:t>
              </w:r>
            </w:ins>
            <w:r w:rsidRPr="007036CE">
              <w:rPr>
                <w:szCs w:val="22"/>
              </w:rPr>
              <w:t>SUM_1</w:t>
            </w:r>
          </w:p>
        </w:tc>
        <w:tc>
          <w:tcPr>
            <w:tcW w:w="519" w:type="pct"/>
          </w:tcPr>
          <w:p w14:paraId="0329E797" w14:textId="77777777" w:rsidR="00DC5693" w:rsidRPr="007036CE" w:rsidRDefault="00DC5693" w:rsidP="00DC5693">
            <w:pPr>
              <w:pStyle w:val="GOSTTablenorm"/>
            </w:pPr>
            <w:r w:rsidRPr="007036CE">
              <w:rPr>
                <w:szCs w:val="22"/>
              </w:rPr>
              <w:t>Сумма</w:t>
            </w:r>
          </w:p>
        </w:tc>
        <w:tc>
          <w:tcPr>
            <w:tcW w:w="300" w:type="pct"/>
          </w:tcPr>
          <w:p w14:paraId="79A63297" w14:textId="77777777" w:rsidR="00DC5693" w:rsidRPr="007036CE" w:rsidRDefault="00DC5693" w:rsidP="00DC5693">
            <w:pPr>
              <w:pStyle w:val="GOSTTablenorm"/>
            </w:pPr>
            <w:r w:rsidRPr="007036CE">
              <w:rPr>
                <w:szCs w:val="22"/>
              </w:rPr>
              <w:t>Да</w:t>
            </w:r>
          </w:p>
        </w:tc>
        <w:tc>
          <w:tcPr>
            <w:tcW w:w="308" w:type="pct"/>
          </w:tcPr>
          <w:p w14:paraId="77EFC789" w14:textId="77777777" w:rsidR="00DC5693" w:rsidRPr="007036CE" w:rsidRDefault="00DC5693" w:rsidP="00DC5693">
            <w:pPr>
              <w:pStyle w:val="GOSTTablenorm"/>
            </w:pPr>
          </w:p>
        </w:tc>
        <w:tc>
          <w:tcPr>
            <w:tcW w:w="2039" w:type="pct"/>
          </w:tcPr>
          <w:p w14:paraId="44C6CD47" w14:textId="77777777" w:rsidR="00DC5693" w:rsidRPr="007036CE" w:rsidRDefault="00DC5693" w:rsidP="00DC5693">
            <w:pPr>
              <w:pStyle w:val="GOSTTablenorm"/>
            </w:pPr>
            <w:r w:rsidRPr="007036CE">
              <w:rPr>
                <w:szCs w:val="22"/>
              </w:rPr>
              <w:t>Указывается сумма на текущий финансовый год</w:t>
            </w:r>
            <w:del w:id="2876" w:author="Сатлер Марина Викторовна" w:date="2024-07-05T16:50:00Z">
              <w:r w:rsidRPr="007036CE" w:rsidDel="00DC5693">
                <w:rPr>
                  <w:szCs w:val="22"/>
                </w:rPr>
                <w:delText xml:space="preserve"> при доведении на текущий бюджетный цикл</w:delText>
              </w:r>
            </w:del>
          </w:p>
        </w:tc>
      </w:tr>
      <w:tr w:rsidR="00DC5693" w:rsidRPr="007036CE" w14:paraId="0023FF50" w14:textId="77777777" w:rsidTr="00974EB0">
        <w:tc>
          <w:tcPr>
            <w:tcW w:w="1100" w:type="pct"/>
          </w:tcPr>
          <w:p w14:paraId="2794778F" w14:textId="77777777" w:rsidR="00DC5693" w:rsidRPr="007036CE" w:rsidRDefault="00DC5693" w:rsidP="00DC5693">
            <w:pPr>
              <w:pStyle w:val="GOSTTablenorm"/>
              <w:rPr>
                <w:szCs w:val="22"/>
              </w:rPr>
            </w:pPr>
            <w:ins w:id="2877" w:author="Сатлер Марина Викторовна" w:date="2024-02-13T15:22:00Z">
              <w:r w:rsidRPr="007036CE">
                <w:t>Сумма на первый год планового периода</w:t>
              </w:r>
            </w:ins>
          </w:p>
        </w:tc>
        <w:tc>
          <w:tcPr>
            <w:tcW w:w="734" w:type="pct"/>
          </w:tcPr>
          <w:p w14:paraId="05BB7CF3" w14:textId="77777777" w:rsidR="00DC5693" w:rsidRPr="007036CE" w:rsidRDefault="00DC5693" w:rsidP="00DC5693">
            <w:pPr>
              <w:pStyle w:val="GOSTTablenorm"/>
              <w:rPr>
                <w:szCs w:val="22"/>
              </w:rPr>
            </w:pPr>
            <w:ins w:id="2878" w:author="Сатлер Марина Викторовна" w:date="2024-02-09T15:42:00Z">
              <w:r w:rsidRPr="007036CE">
                <w:rPr>
                  <w:b/>
                  <w:szCs w:val="24"/>
                  <w:lang w:val="en-US"/>
                </w:rPr>
                <w:t>SECTION_4</w:t>
              </w:r>
              <w:r w:rsidRPr="007036CE">
                <w:rPr>
                  <w:b/>
                  <w:szCs w:val="24"/>
                </w:rPr>
                <w:t>:</w:t>
              </w:r>
            </w:ins>
            <w:r w:rsidRPr="007036CE">
              <w:rPr>
                <w:szCs w:val="22"/>
              </w:rPr>
              <w:t>SUM_2</w:t>
            </w:r>
          </w:p>
        </w:tc>
        <w:tc>
          <w:tcPr>
            <w:tcW w:w="519" w:type="pct"/>
          </w:tcPr>
          <w:p w14:paraId="04B51B25" w14:textId="77777777" w:rsidR="00DC5693" w:rsidRPr="007036CE" w:rsidRDefault="00DC5693" w:rsidP="00DC5693">
            <w:pPr>
              <w:pStyle w:val="GOSTTablenorm"/>
            </w:pPr>
            <w:r w:rsidRPr="007036CE">
              <w:rPr>
                <w:szCs w:val="22"/>
              </w:rPr>
              <w:t>Сумма</w:t>
            </w:r>
          </w:p>
        </w:tc>
        <w:tc>
          <w:tcPr>
            <w:tcW w:w="300" w:type="pct"/>
          </w:tcPr>
          <w:p w14:paraId="32DF1C01" w14:textId="77777777" w:rsidR="00DC5693" w:rsidRPr="007036CE" w:rsidRDefault="00DC5693" w:rsidP="00DC5693">
            <w:pPr>
              <w:pStyle w:val="GOSTTablenorm"/>
            </w:pPr>
            <w:r w:rsidRPr="007036CE">
              <w:rPr>
                <w:szCs w:val="22"/>
              </w:rPr>
              <w:t>Да</w:t>
            </w:r>
          </w:p>
        </w:tc>
        <w:tc>
          <w:tcPr>
            <w:tcW w:w="308" w:type="pct"/>
          </w:tcPr>
          <w:p w14:paraId="344229BB" w14:textId="77777777" w:rsidR="00DC5693" w:rsidRPr="007036CE" w:rsidRDefault="00DC5693" w:rsidP="00DC5693">
            <w:pPr>
              <w:pStyle w:val="GOSTTablenorm"/>
            </w:pPr>
          </w:p>
        </w:tc>
        <w:tc>
          <w:tcPr>
            <w:tcW w:w="2039" w:type="pct"/>
          </w:tcPr>
          <w:p w14:paraId="6947BCD4" w14:textId="77777777" w:rsidR="00DC5693" w:rsidRPr="007036CE" w:rsidRDefault="00DC5693" w:rsidP="00DC5693">
            <w:pPr>
              <w:pStyle w:val="GOSTTablenorm"/>
            </w:pPr>
            <w:r w:rsidRPr="007036CE">
              <w:rPr>
                <w:szCs w:val="22"/>
              </w:rPr>
              <w:t>Указывается сумма на 1-й плановый год</w:t>
            </w:r>
            <w:del w:id="2879" w:author="Сатлер Марина Викторовна" w:date="2024-07-05T16:50:00Z">
              <w:r w:rsidRPr="007036CE" w:rsidDel="00DC5693">
                <w:rPr>
                  <w:szCs w:val="22"/>
                </w:rPr>
                <w:delText xml:space="preserve"> при доведении на текущий бюджетный цикл</w:delText>
              </w:r>
            </w:del>
          </w:p>
        </w:tc>
      </w:tr>
      <w:tr w:rsidR="00DC5693" w:rsidRPr="007036CE" w14:paraId="1A3E961F" w14:textId="77777777" w:rsidTr="00974EB0">
        <w:tc>
          <w:tcPr>
            <w:tcW w:w="1100" w:type="pct"/>
          </w:tcPr>
          <w:p w14:paraId="000661EE" w14:textId="77777777" w:rsidR="00DC5693" w:rsidRPr="007036CE" w:rsidRDefault="00DC5693" w:rsidP="00DC5693">
            <w:pPr>
              <w:pStyle w:val="GOSTTablenorm"/>
              <w:rPr>
                <w:szCs w:val="22"/>
              </w:rPr>
            </w:pPr>
            <w:ins w:id="2880" w:author="Сатлер Марина Викторовна" w:date="2024-02-13T15:22:00Z">
              <w:r w:rsidRPr="007036CE">
                <w:t>Сумма на второй год планового периода</w:t>
              </w:r>
            </w:ins>
          </w:p>
        </w:tc>
        <w:tc>
          <w:tcPr>
            <w:tcW w:w="734" w:type="pct"/>
          </w:tcPr>
          <w:p w14:paraId="0FE78DFB" w14:textId="77777777" w:rsidR="00DC5693" w:rsidRPr="007036CE" w:rsidRDefault="00DC5693" w:rsidP="00DC5693">
            <w:pPr>
              <w:pStyle w:val="GOSTTablenorm"/>
              <w:rPr>
                <w:szCs w:val="22"/>
              </w:rPr>
            </w:pPr>
            <w:ins w:id="2881" w:author="Сатлер Марина Викторовна" w:date="2024-02-09T15:42:00Z">
              <w:r w:rsidRPr="007036CE">
                <w:rPr>
                  <w:b/>
                  <w:szCs w:val="24"/>
                  <w:lang w:val="en-US"/>
                </w:rPr>
                <w:t>SECTION_4</w:t>
              </w:r>
              <w:r w:rsidRPr="007036CE">
                <w:rPr>
                  <w:b/>
                  <w:szCs w:val="24"/>
                </w:rPr>
                <w:t>:</w:t>
              </w:r>
            </w:ins>
            <w:r w:rsidRPr="007036CE">
              <w:rPr>
                <w:szCs w:val="22"/>
              </w:rPr>
              <w:t>SUM_3</w:t>
            </w:r>
          </w:p>
        </w:tc>
        <w:tc>
          <w:tcPr>
            <w:tcW w:w="519" w:type="pct"/>
          </w:tcPr>
          <w:p w14:paraId="413E7F9B" w14:textId="77777777" w:rsidR="00DC5693" w:rsidRPr="007036CE" w:rsidRDefault="00DC5693" w:rsidP="00DC5693">
            <w:pPr>
              <w:pStyle w:val="GOSTTablenorm"/>
            </w:pPr>
            <w:r w:rsidRPr="007036CE">
              <w:rPr>
                <w:szCs w:val="22"/>
              </w:rPr>
              <w:t>Сумма</w:t>
            </w:r>
          </w:p>
        </w:tc>
        <w:tc>
          <w:tcPr>
            <w:tcW w:w="300" w:type="pct"/>
          </w:tcPr>
          <w:p w14:paraId="15B241F5" w14:textId="77777777" w:rsidR="00DC5693" w:rsidRPr="007036CE" w:rsidRDefault="00DC5693" w:rsidP="00DC5693">
            <w:pPr>
              <w:pStyle w:val="GOSTTablenorm"/>
            </w:pPr>
            <w:r w:rsidRPr="007036CE">
              <w:rPr>
                <w:szCs w:val="22"/>
              </w:rPr>
              <w:t>Да</w:t>
            </w:r>
          </w:p>
        </w:tc>
        <w:tc>
          <w:tcPr>
            <w:tcW w:w="308" w:type="pct"/>
          </w:tcPr>
          <w:p w14:paraId="729923CD" w14:textId="77777777" w:rsidR="00DC5693" w:rsidRPr="007036CE" w:rsidRDefault="00DC5693" w:rsidP="00DC5693">
            <w:pPr>
              <w:pStyle w:val="GOSTTablenorm"/>
            </w:pPr>
          </w:p>
        </w:tc>
        <w:tc>
          <w:tcPr>
            <w:tcW w:w="2039" w:type="pct"/>
          </w:tcPr>
          <w:p w14:paraId="77FF5A78" w14:textId="77777777" w:rsidR="00DC5693" w:rsidRPr="007036CE" w:rsidRDefault="00DC5693" w:rsidP="00DC5693">
            <w:pPr>
              <w:pStyle w:val="GOSTTablenorm"/>
            </w:pPr>
            <w:r w:rsidRPr="007036CE">
              <w:rPr>
                <w:szCs w:val="22"/>
              </w:rPr>
              <w:t>Указывается сумма на 2-й плановый год</w:t>
            </w:r>
            <w:del w:id="2882" w:author="Сатлер Марина Викторовна" w:date="2024-07-05T16:50:00Z">
              <w:r w:rsidRPr="007036CE" w:rsidDel="00DC5693">
                <w:rPr>
                  <w:szCs w:val="22"/>
                </w:rPr>
                <w:delText xml:space="preserve"> при доведении на текущий бюджетный цикл</w:delText>
              </w:r>
            </w:del>
          </w:p>
        </w:tc>
      </w:tr>
      <w:tr w:rsidR="00DC5693" w:rsidRPr="007036CE" w:rsidDel="00DC5693" w14:paraId="2840321D" w14:textId="77777777" w:rsidTr="00974EB0">
        <w:trPr>
          <w:del w:id="2883" w:author="Сатлер Марина Викторовна" w:date="2024-07-05T16:50:00Z"/>
        </w:trPr>
        <w:tc>
          <w:tcPr>
            <w:tcW w:w="1100" w:type="pct"/>
          </w:tcPr>
          <w:p w14:paraId="6E11E5B8" w14:textId="77777777" w:rsidR="00DC5693" w:rsidRPr="007036CE" w:rsidDel="00DC5693" w:rsidRDefault="00DC5693" w:rsidP="00DC5693">
            <w:pPr>
              <w:pStyle w:val="GOSTTablenorm"/>
              <w:rPr>
                <w:del w:id="2884" w:author="Сатлер Марина Викторовна" w:date="2024-07-05T16:50:00Z"/>
                <w:szCs w:val="22"/>
              </w:rPr>
            </w:pPr>
          </w:p>
        </w:tc>
        <w:tc>
          <w:tcPr>
            <w:tcW w:w="734" w:type="pct"/>
          </w:tcPr>
          <w:p w14:paraId="3FA6C878" w14:textId="77777777" w:rsidR="00DC5693" w:rsidRPr="007036CE" w:rsidDel="00DC5693" w:rsidRDefault="00DC5693" w:rsidP="00DC5693">
            <w:pPr>
              <w:pStyle w:val="GOSTTablenorm"/>
              <w:rPr>
                <w:del w:id="2885" w:author="Сатлер Марина Викторовна" w:date="2024-07-05T16:50:00Z"/>
                <w:szCs w:val="22"/>
              </w:rPr>
            </w:pPr>
            <w:del w:id="2886" w:author="Сатлер Марина Викторовна" w:date="2024-07-05T16:50:00Z">
              <w:r w:rsidRPr="007036CE" w:rsidDel="00DC5693">
                <w:rPr>
                  <w:szCs w:val="22"/>
                </w:rPr>
                <w:delText>SUM_4</w:delText>
              </w:r>
            </w:del>
          </w:p>
        </w:tc>
        <w:tc>
          <w:tcPr>
            <w:tcW w:w="519" w:type="pct"/>
          </w:tcPr>
          <w:p w14:paraId="7C656A8C" w14:textId="77777777" w:rsidR="00DC5693" w:rsidRPr="007036CE" w:rsidDel="00DC5693" w:rsidRDefault="00DC5693" w:rsidP="00DC5693">
            <w:pPr>
              <w:pStyle w:val="GOSTTablenorm"/>
              <w:rPr>
                <w:del w:id="2887" w:author="Сатлер Марина Викторовна" w:date="2024-07-05T16:50:00Z"/>
              </w:rPr>
            </w:pPr>
            <w:del w:id="2888" w:author="Сатлер Марина Викторовна" w:date="2024-07-05T16:50:00Z">
              <w:r w:rsidRPr="007036CE" w:rsidDel="00DC5693">
                <w:rPr>
                  <w:szCs w:val="22"/>
                </w:rPr>
                <w:delText>Сумма</w:delText>
              </w:r>
            </w:del>
          </w:p>
        </w:tc>
        <w:tc>
          <w:tcPr>
            <w:tcW w:w="300" w:type="pct"/>
          </w:tcPr>
          <w:p w14:paraId="59B57D96" w14:textId="77777777" w:rsidR="00DC5693" w:rsidRPr="007036CE" w:rsidDel="00DC5693" w:rsidRDefault="00DC5693" w:rsidP="00DC5693">
            <w:pPr>
              <w:pStyle w:val="GOSTTablenorm"/>
              <w:rPr>
                <w:del w:id="2889" w:author="Сатлер Марина Викторовна" w:date="2024-07-05T16:50:00Z"/>
              </w:rPr>
            </w:pPr>
            <w:del w:id="2890" w:author="Сатлер Марина Викторовна" w:date="2024-07-05T16:50:00Z">
              <w:r w:rsidRPr="007036CE" w:rsidDel="00DC5693">
                <w:rPr>
                  <w:szCs w:val="22"/>
                </w:rPr>
                <w:delText>Да</w:delText>
              </w:r>
            </w:del>
          </w:p>
        </w:tc>
        <w:tc>
          <w:tcPr>
            <w:tcW w:w="308" w:type="pct"/>
          </w:tcPr>
          <w:p w14:paraId="229FBFBB" w14:textId="77777777" w:rsidR="00DC5693" w:rsidRPr="007036CE" w:rsidDel="00DC5693" w:rsidRDefault="00DC5693" w:rsidP="00DC5693">
            <w:pPr>
              <w:pStyle w:val="GOSTTablenorm"/>
              <w:rPr>
                <w:del w:id="2891" w:author="Сатлер Марина Викторовна" w:date="2024-07-05T16:50:00Z"/>
              </w:rPr>
            </w:pPr>
          </w:p>
        </w:tc>
        <w:tc>
          <w:tcPr>
            <w:tcW w:w="2039" w:type="pct"/>
          </w:tcPr>
          <w:p w14:paraId="658B3369" w14:textId="77777777" w:rsidR="00DC5693" w:rsidRPr="007036CE" w:rsidDel="00DC5693" w:rsidRDefault="00DC5693" w:rsidP="00DC5693">
            <w:pPr>
              <w:pStyle w:val="GOSTTablenorm"/>
              <w:rPr>
                <w:del w:id="2892" w:author="Сатлер Марина Викторовна" w:date="2024-07-05T16:50:00Z"/>
              </w:rPr>
            </w:pPr>
            <w:del w:id="2893" w:author="Сатлер Марина Викторовна" w:date="2024-07-05T16:50:00Z">
              <w:r w:rsidRPr="007036CE" w:rsidDel="00DC5693">
                <w:rPr>
                  <w:szCs w:val="22"/>
                </w:rPr>
                <w:delText>Указывается значение «0.00»</w:delText>
              </w:r>
            </w:del>
          </w:p>
        </w:tc>
      </w:tr>
      <w:tr w:rsidR="00DC5693" w:rsidRPr="007036CE" w14:paraId="7968CE64" w14:textId="77777777" w:rsidTr="00974EB0">
        <w:tc>
          <w:tcPr>
            <w:tcW w:w="1100" w:type="pct"/>
          </w:tcPr>
          <w:p w14:paraId="41CF5CC0" w14:textId="77777777" w:rsidR="00DC5693" w:rsidRPr="007036CE" w:rsidRDefault="00DC5693" w:rsidP="00DC5693">
            <w:pPr>
              <w:pStyle w:val="GOSTTablenorm"/>
              <w:rPr>
                <w:b/>
                <w:szCs w:val="22"/>
              </w:rPr>
            </w:pPr>
            <w:r w:rsidRPr="007036CE">
              <w:rPr>
                <w:b/>
                <w:szCs w:val="22"/>
              </w:rPr>
              <w:t>Строки документа по разделу «ЛБО по ОКС»</w:t>
            </w:r>
          </w:p>
        </w:tc>
        <w:tc>
          <w:tcPr>
            <w:tcW w:w="734" w:type="pct"/>
          </w:tcPr>
          <w:p w14:paraId="4B25FFE6" w14:textId="77777777" w:rsidR="00DC5693" w:rsidRPr="007036CE" w:rsidRDefault="00DC5693" w:rsidP="00DC5693">
            <w:pPr>
              <w:pStyle w:val="GOSTTablenorm"/>
              <w:rPr>
                <w:b/>
                <w:szCs w:val="22"/>
              </w:rPr>
            </w:pPr>
            <w:r w:rsidRPr="007036CE">
              <w:rPr>
                <w:b/>
                <w:szCs w:val="24"/>
                <w:lang w:val="en-US"/>
              </w:rPr>
              <w:t>SECTION_5</w:t>
            </w:r>
          </w:p>
        </w:tc>
        <w:tc>
          <w:tcPr>
            <w:tcW w:w="519" w:type="pct"/>
          </w:tcPr>
          <w:p w14:paraId="0BD705B5" w14:textId="77777777" w:rsidR="00DC5693" w:rsidRPr="007036CE" w:rsidRDefault="00DC5693" w:rsidP="00DC5693">
            <w:pPr>
              <w:pStyle w:val="GOSTTablenorm"/>
            </w:pPr>
            <w:r w:rsidRPr="007036CE">
              <w:rPr>
                <w:szCs w:val="22"/>
              </w:rPr>
              <w:t>Массив</w:t>
            </w:r>
          </w:p>
        </w:tc>
        <w:tc>
          <w:tcPr>
            <w:tcW w:w="300" w:type="pct"/>
          </w:tcPr>
          <w:p w14:paraId="53029A7D" w14:textId="77777777" w:rsidR="00DC5693" w:rsidRPr="007036CE" w:rsidRDefault="00DC5693" w:rsidP="00DC5693">
            <w:pPr>
              <w:pStyle w:val="GOSTTablenorm"/>
            </w:pPr>
            <w:r w:rsidRPr="007036CE">
              <w:rPr>
                <w:szCs w:val="22"/>
              </w:rPr>
              <w:t>Нет</w:t>
            </w:r>
          </w:p>
        </w:tc>
        <w:tc>
          <w:tcPr>
            <w:tcW w:w="308" w:type="pct"/>
          </w:tcPr>
          <w:p w14:paraId="25ED8DEB" w14:textId="77777777" w:rsidR="00DC5693" w:rsidRPr="007036CE" w:rsidRDefault="00DC5693" w:rsidP="00DC5693">
            <w:pPr>
              <w:pStyle w:val="GOSTTablenorm"/>
            </w:pPr>
            <w:r w:rsidRPr="007036CE">
              <w:rPr>
                <w:szCs w:val="22"/>
              </w:rPr>
              <w:t>-</w:t>
            </w:r>
          </w:p>
        </w:tc>
        <w:tc>
          <w:tcPr>
            <w:tcW w:w="2039" w:type="pct"/>
          </w:tcPr>
          <w:p w14:paraId="256A486A" w14:textId="77777777" w:rsidR="00DC5693" w:rsidRPr="007036CE" w:rsidRDefault="00DC5693" w:rsidP="00DC5693">
            <w:pPr>
              <w:pStyle w:val="GOSTTablenorm"/>
            </w:pPr>
            <w:r w:rsidRPr="007036CE">
              <w:rPr>
                <w:szCs w:val="22"/>
              </w:rPr>
              <w:t>-</w:t>
            </w:r>
          </w:p>
        </w:tc>
      </w:tr>
      <w:tr w:rsidR="00DC5693" w:rsidRPr="007036CE" w14:paraId="0C6035CB" w14:textId="77777777" w:rsidTr="00974EB0">
        <w:tc>
          <w:tcPr>
            <w:tcW w:w="1100" w:type="pct"/>
          </w:tcPr>
          <w:p w14:paraId="44C2C1E5" w14:textId="77777777" w:rsidR="00DC5693" w:rsidRPr="007036CE" w:rsidRDefault="00DC5693" w:rsidP="00DC5693">
            <w:pPr>
              <w:pStyle w:val="GOSTTablenorm"/>
            </w:pPr>
            <w:ins w:id="2894" w:author="Сатлер Марина Викторовна" w:date="2024-02-13T15:22:00Z">
              <w:r w:rsidRPr="007036CE">
                <w:t>Раздел</w:t>
              </w:r>
            </w:ins>
          </w:p>
        </w:tc>
        <w:tc>
          <w:tcPr>
            <w:tcW w:w="734" w:type="pct"/>
          </w:tcPr>
          <w:p w14:paraId="7E9559DC" w14:textId="77777777" w:rsidR="00DC5693" w:rsidRPr="007036CE" w:rsidRDefault="00DC5693" w:rsidP="00DC5693">
            <w:pPr>
              <w:pStyle w:val="GOSTTablenorm"/>
              <w:rPr>
                <w:b/>
                <w:szCs w:val="24"/>
                <w:lang w:val="en-US"/>
              </w:rPr>
            </w:pPr>
            <w:ins w:id="2895" w:author="Сатлер Марина Викторовна" w:date="2024-02-13T15:22:00Z">
              <w:r w:rsidRPr="007036CE">
                <w:rPr>
                  <w:b/>
                  <w:szCs w:val="24"/>
                  <w:lang w:val="en-US"/>
                </w:rPr>
                <w:t>SECTION_5</w:t>
              </w:r>
              <w:r w:rsidRPr="007036CE">
                <w:rPr>
                  <w:b/>
                  <w:szCs w:val="24"/>
                </w:rPr>
                <w:t>:</w:t>
              </w:r>
              <w:r w:rsidRPr="007036CE">
                <w:t>SECTION_TYPE</w:t>
              </w:r>
            </w:ins>
          </w:p>
        </w:tc>
        <w:tc>
          <w:tcPr>
            <w:tcW w:w="519" w:type="pct"/>
          </w:tcPr>
          <w:p w14:paraId="42A54DCC" w14:textId="77777777" w:rsidR="00DC5693" w:rsidRPr="007036CE" w:rsidRDefault="00DC5693" w:rsidP="00DC5693">
            <w:pPr>
              <w:pStyle w:val="GOSTTablenorm"/>
              <w:rPr>
                <w:szCs w:val="22"/>
              </w:rPr>
            </w:pPr>
            <w:ins w:id="2896" w:author="Сатлер Марина Викторовна" w:date="2024-02-13T15:22:00Z">
              <w:r w:rsidRPr="007036CE">
                <w:rPr>
                  <w:szCs w:val="22"/>
                </w:rPr>
                <w:t>Строка</w:t>
              </w:r>
            </w:ins>
          </w:p>
        </w:tc>
        <w:tc>
          <w:tcPr>
            <w:tcW w:w="300" w:type="pct"/>
          </w:tcPr>
          <w:p w14:paraId="5AA67522" w14:textId="77777777" w:rsidR="00DC5693" w:rsidRPr="007036CE" w:rsidRDefault="00DC5693" w:rsidP="00DC5693">
            <w:pPr>
              <w:pStyle w:val="GOSTTablenorm"/>
              <w:rPr>
                <w:szCs w:val="22"/>
              </w:rPr>
            </w:pPr>
            <w:ins w:id="2897" w:author="Сатлер Марина Викторовна" w:date="2024-02-13T15:22:00Z">
              <w:r w:rsidRPr="007036CE">
                <w:rPr>
                  <w:szCs w:val="22"/>
                </w:rPr>
                <w:t>Да</w:t>
              </w:r>
            </w:ins>
          </w:p>
        </w:tc>
        <w:tc>
          <w:tcPr>
            <w:tcW w:w="308" w:type="pct"/>
          </w:tcPr>
          <w:p w14:paraId="3EE87404" w14:textId="77777777" w:rsidR="00DC5693" w:rsidRPr="007036CE" w:rsidRDefault="00DC5693" w:rsidP="00DC5693">
            <w:pPr>
              <w:pStyle w:val="GOSTTablenorm"/>
              <w:rPr>
                <w:szCs w:val="22"/>
                <w:lang w:val="en-US"/>
              </w:rPr>
            </w:pPr>
            <w:ins w:id="2898" w:author="Сатлер Марина Викторовна" w:date="2024-02-13T15:22:00Z">
              <w:r w:rsidRPr="007036CE">
                <w:rPr>
                  <w:szCs w:val="22"/>
                  <w:lang w:val="en-US"/>
                </w:rPr>
                <w:t>=</w:t>
              </w:r>
              <w:r w:rsidRPr="007036CE">
                <w:rPr>
                  <w:szCs w:val="22"/>
                </w:rPr>
                <w:t>1</w:t>
              </w:r>
            </w:ins>
          </w:p>
        </w:tc>
        <w:tc>
          <w:tcPr>
            <w:tcW w:w="2039" w:type="pct"/>
          </w:tcPr>
          <w:p w14:paraId="76B78F0C" w14:textId="77777777" w:rsidR="00DC5693" w:rsidRPr="007036CE" w:rsidRDefault="00DC5693" w:rsidP="00DC5693">
            <w:pPr>
              <w:pStyle w:val="GOSTTablenorm"/>
              <w:rPr>
                <w:ins w:id="2899" w:author="Сатлер Марина Викторовна" w:date="2024-02-13T15:22:00Z"/>
                <w:szCs w:val="22"/>
              </w:rPr>
            </w:pPr>
            <w:ins w:id="2900" w:author="Сатлер Марина Викторовна" w:date="2024-02-13T15:22:00Z">
              <w:r w:rsidRPr="007036CE">
                <w:rPr>
                  <w:szCs w:val="22"/>
                </w:rPr>
                <w:t>Указывается тип раздела.</w:t>
              </w:r>
            </w:ins>
          </w:p>
          <w:p w14:paraId="7AF7B824" w14:textId="107BC2ED" w:rsidR="00DC5693" w:rsidRPr="007036CE" w:rsidRDefault="00DC5693" w:rsidP="00DC5693">
            <w:pPr>
              <w:pStyle w:val="GOSTTablenorm"/>
              <w:rPr>
                <w:szCs w:val="22"/>
              </w:rPr>
            </w:pPr>
            <w:ins w:id="2901" w:author="Сатлер Марина Викторовна" w:date="2024-02-13T15:22:00Z">
              <w:r w:rsidRPr="007036CE">
                <w:rPr>
                  <w:szCs w:val="22"/>
                </w:rPr>
                <w:t xml:space="preserve">Заполняется значением «2» </w:t>
              </w:r>
            </w:ins>
            <w:r w:rsidR="00FB1651" w:rsidRPr="007036CE">
              <w:t>–</w:t>
            </w:r>
            <w:ins w:id="2902" w:author="Сатлер Марина Викторовна" w:date="2024-02-13T15:22:00Z">
              <w:r w:rsidRPr="007036CE">
                <w:rPr>
                  <w:szCs w:val="22"/>
                </w:rPr>
                <w:t xml:space="preserve"> Лимиты бюджетных обязательств</w:t>
              </w:r>
            </w:ins>
          </w:p>
        </w:tc>
      </w:tr>
      <w:tr w:rsidR="00DC5693" w:rsidRPr="007036CE" w14:paraId="65B68006" w14:textId="77777777" w:rsidTr="00974EB0">
        <w:tc>
          <w:tcPr>
            <w:tcW w:w="1100" w:type="pct"/>
          </w:tcPr>
          <w:p w14:paraId="61FC51D5" w14:textId="77777777" w:rsidR="00DC5693" w:rsidRPr="007036CE" w:rsidRDefault="00DC5693" w:rsidP="00DC5693">
            <w:pPr>
              <w:pStyle w:val="GOSTTablenorm"/>
              <w:rPr>
                <w:szCs w:val="22"/>
              </w:rPr>
            </w:pPr>
            <w:r w:rsidRPr="007036CE">
              <w:rPr>
                <w:szCs w:val="22"/>
              </w:rPr>
              <w:t>Идентификатор строки</w:t>
            </w:r>
          </w:p>
        </w:tc>
        <w:tc>
          <w:tcPr>
            <w:tcW w:w="734" w:type="pct"/>
          </w:tcPr>
          <w:p w14:paraId="27DC5536" w14:textId="77777777" w:rsidR="00DC5693" w:rsidRPr="007036CE" w:rsidRDefault="00DC5693" w:rsidP="00DC5693">
            <w:pPr>
              <w:pStyle w:val="GOSTTablenorm"/>
              <w:rPr>
                <w:szCs w:val="24"/>
                <w:lang w:val="en-US"/>
              </w:rPr>
            </w:pPr>
            <w:ins w:id="2903" w:author="Сатлер Марина Викторовна" w:date="2024-02-09T15:43:00Z">
              <w:r w:rsidRPr="007036CE">
                <w:rPr>
                  <w:b/>
                  <w:szCs w:val="24"/>
                  <w:lang w:val="en-US"/>
                </w:rPr>
                <w:t>SECTION_5</w:t>
              </w:r>
              <w:r w:rsidRPr="007036CE">
                <w:rPr>
                  <w:b/>
                  <w:szCs w:val="24"/>
                </w:rPr>
                <w:t>:</w:t>
              </w:r>
            </w:ins>
            <w:ins w:id="2904" w:author="Сатлер Марина Викторовна" w:date="2024-06-11T14:18:00Z">
              <w:r w:rsidRPr="007036CE">
                <w:rPr>
                  <w:szCs w:val="24"/>
                  <w:lang w:val="en-US"/>
                </w:rPr>
                <w:t>id</w:t>
              </w:r>
            </w:ins>
            <w:del w:id="2905" w:author="Сатлер Марина Викторовна" w:date="2024-06-11T14:18:00Z">
              <w:r w:rsidRPr="007036CE" w:rsidDel="00240EDB">
                <w:rPr>
                  <w:szCs w:val="24"/>
                  <w:lang w:val="en-US"/>
                </w:rPr>
                <w:delText>ID</w:delText>
              </w:r>
            </w:del>
          </w:p>
        </w:tc>
        <w:tc>
          <w:tcPr>
            <w:tcW w:w="519" w:type="pct"/>
          </w:tcPr>
          <w:p w14:paraId="4ABDC39F" w14:textId="77777777" w:rsidR="00DC5693" w:rsidRPr="007036CE" w:rsidRDefault="00DC5693" w:rsidP="00DC5693">
            <w:pPr>
              <w:pStyle w:val="GOSTTablenorm"/>
            </w:pPr>
            <w:r w:rsidRPr="007036CE">
              <w:rPr>
                <w:szCs w:val="22"/>
              </w:rPr>
              <w:t>Число</w:t>
            </w:r>
          </w:p>
        </w:tc>
        <w:tc>
          <w:tcPr>
            <w:tcW w:w="300" w:type="pct"/>
          </w:tcPr>
          <w:p w14:paraId="6D067DC8" w14:textId="77777777" w:rsidR="00DC5693" w:rsidRPr="007036CE" w:rsidRDefault="00DC5693" w:rsidP="00DC5693">
            <w:pPr>
              <w:pStyle w:val="GOSTTablenorm"/>
            </w:pPr>
            <w:r w:rsidRPr="007036CE">
              <w:rPr>
                <w:szCs w:val="22"/>
              </w:rPr>
              <w:t>Да</w:t>
            </w:r>
          </w:p>
        </w:tc>
        <w:tc>
          <w:tcPr>
            <w:tcW w:w="308" w:type="pct"/>
          </w:tcPr>
          <w:p w14:paraId="2D144563" w14:textId="77777777" w:rsidR="00DC5693" w:rsidRPr="007036CE" w:rsidRDefault="00DC5693" w:rsidP="00DC5693">
            <w:pPr>
              <w:pStyle w:val="GOSTTablenorm"/>
            </w:pPr>
            <w:r w:rsidRPr="007036CE">
              <w:rPr>
                <w:szCs w:val="22"/>
              </w:rPr>
              <w:t>&lt;=20</w:t>
            </w:r>
          </w:p>
        </w:tc>
        <w:tc>
          <w:tcPr>
            <w:tcW w:w="2039" w:type="pct"/>
          </w:tcPr>
          <w:p w14:paraId="7DB6B7CF" w14:textId="77777777" w:rsidR="00DC5693" w:rsidRPr="007036CE" w:rsidRDefault="00DC5693" w:rsidP="00DC5693">
            <w:pPr>
              <w:pStyle w:val="GOSTTablenorm"/>
            </w:pPr>
            <w:r w:rsidRPr="007036CE">
              <w:rPr>
                <w:szCs w:val="22"/>
              </w:rPr>
              <w:t>Указывается технический идентификатор строки</w:t>
            </w:r>
          </w:p>
        </w:tc>
      </w:tr>
      <w:tr w:rsidR="00DC5693" w:rsidRPr="007036CE" w14:paraId="34E39E8D" w14:textId="77777777" w:rsidTr="00974EB0">
        <w:tc>
          <w:tcPr>
            <w:tcW w:w="1100" w:type="pct"/>
          </w:tcPr>
          <w:p w14:paraId="255A61E3" w14:textId="77777777" w:rsidR="00DC5693" w:rsidRPr="007036CE" w:rsidRDefault="00DC5693" w:rsidP="00DC5693">
            <w:pPr>
              <w:pStyle w:val="GOSTTablenorm"/>
              <w:rPr>
                <w:szCs w:val="22"/>
              </w:rPr>
            </w:pPr>
            <w:r w:rsidRPr="007036CE">
              <w:t>Номер строки</w:t>
            </w:r>
          </w:p>
        </w:tc>
        <w:tc>
          <w:tcPr>
            <w:tcW w:w="734" w:type="pct"/>
          </w:tcPr>
          <w:p w14:paraId="176A1709" w14:textId="77777777" w:rsidR="00DC5693" w:rsidRPr="007036CE" w:rsidRDefault="00DC5693" w:rsidP="00DC5693">
            <w:pPr>
              <w:pStyle w:val="GOSTTablenorm"/>
              <w:rPr>
                <w:szCs w:val="24"/>
                <w:lang w:val="en-US"/>
              </w:rPr>
            </w:pPr>
            <w:ins w:id="2906" w:author="Сатлер Марина Викторовна" w:date="2024-02-09T15:43:00Z">
              <w:r w:rsidRPr="007036CE">
                <w:rPr>
                  <w:b/>
                  <w:szCs w:val="24"/>
                  <w:lang w:val="en-US"/>
                </w:rPr>
                <w:t>SECTION_5</w:t>
              </w:r>
              <w:r w:rsidRPr="007036CE">
                <w:rPr>
                  <w:b/>
                  <w:szCs w:val="24"/>
                </w:rPr>
                <w:t>:</w:t>
              </w:r>
            </w:ins>
            <w:r w:rsidRPr="007036CE">
              <w:rPr>
                <w:szCs w:val="24"/>
                <w:lang w:val="en-US"/>
              </w:rPr>
              <w:t>NUMBROW</w:t>
            </w:r>
          </w:p>
        </w:tc>
        <w:tc>
          <w:tcPr>
            <w:tcW w:w="519" w:type="pct"/>
          </w:tcPr>
          <w:p w14:paraId="5C027861" w14:textId="77777777" w:rsidR="00DC5693" w:rsidRPr="007036CE" w:rsidRDefault="00DC5693" w:rsidP="00DC5693">
            <w:pPr>
              <w:pStyle w:val="GOSTTablenorm"/>
            </w:pPr>
            <w:r w:rsidRPr="007036CE">
              <w:rPr>
                <w:szCs w:val="22"/>
              </w:rPr>
              <w:t>Строка</w:t>
            </w:r>
          </w:p>
        </w:tc>
        <w:tc>
          <w:tcPr>
            <w:tcW w:w="300" w:type="pct"/>
          </w:tcPr>
          <w:p w14:paraId="65D0FF59" w14:textId="77777777" w:rsidR="00DC5693" w:rsidRPr="007036CE" w:rsidRDefault="00DC5693" w:rsidP="00DC5693">
            <w:pPr>
              <w:pStyle w:val="GOSTTablenorm"/>
            </w:pPr>
            <w:r w:rsidRPr="007036CE">
              <w:rPr>
                <w:szCs w:val="22"/>
              </w:rPr>
              <w:t>Да</w:t>
            </w:r>
          </w:p>
        </w:tc>
        <w:tc>
          <w:tcPr>
            <w:tcW w:w="308" w:type="pct"/>
          </w:tcPr>
          <w:p w14:paraId="1DE0D891" w14:textId="77777777" w:rsidR="00DC5693" w:rsidRPr="007036CE" w:rsidRDefault="00DC5693" w:rsidP="00DC5693">
            <w:pPr>
              <w:pStyle w:val="GOSTTablenorm"/>
            </w:pPr>
            <w:r w:rsidRPr="007036CE">
              <w:rPr>
                <w:szCs w:val="22"/>
                <w:lang w:val="en-US"/>
              </w:rPr>
              <w:t>&lt;=20</w:t>
            </w:r>
          </w:p>
        </w:tc>
        <w:tc>
          <w:tcPr>
            <w:tcW w:w="2039" w:type="pct"/>
          </w:tcPr>
          <w:p w14:paraId="55E10758" w14:textId="77777777" w:rsidR="00DC5693" w:rsidRPr="007036CE" w:rsidRDefault="00DC5693" w:rsidP="00DC5693">
            <w:pPr>
              <w:pStyle w:val="GOSTTablenorm"/>
            </w:pPr>
            <w:r w:rsidRPr="007036CE">
              <w:rPr>
                <w:szCs w:val="22"/>
              </w:rPr>
              <w:t>Указывается порядковый номер строки по разделу «ЛБО по ОКС»</w:t>
            </w:r>
          </w:p>
        </w:tc>
      </w:tr>
      <w:tr w:rsidR="00DC5693" w:rsidRPr="007036CE" w14:paraId="06529EAE" w14:textId="77777777" w:rsidTr="00974EB0">
        <w:tc>
          <w:tcPr>
            <w:tcW w:w="1100" w:type="pct"/>
          </w:tcPr>
          <w:p w14:paraId="1B464A10" w14:textId="77777777" w:rsidR="00DC5693" w:rsidRPr="007036CE" w:rsidRDefault="00DC5693" w:rsidP="00DC5693">
            <w:pPr>
              <w:pStyle w:val="GOSTTablenorm"/>
            </w:pPr>
            <w:r w:rsidRPr="007036CE">
              <w:rPr>
                <w:szCs w:val="22"/>
              </w:rPr>
              <w:lastRenderedPageBreak/>
              <w:t>Признак детальной строки</w:t>
            </w:r>
          </w:p>
        </w:tc>
        <w:tc>
          <w:tcPr>
            <w:tcW w:w="734" w:type="pct"/>
          </w:tcPr>
          <w:p w14:paraId="7293FC2F" w14:textId="77777777" w:rsidR="00DC5693" w:rsidRPr="007036CE" w:rsidRDefault="00DC5693" w:rsidP="00DC5693">
            <w:pPr>
              <w:pStyle w:val="GOSTTablenorm"/>
              <w:rPr>
                <w:szCs w:val="24"/>
                <w:lang w:val="en-US"/>
              </w:rPr>
            </w:pPr>
            <w:ins w:id="2907" w:author="Сатлер Марина Викторовна" w:date="2024-02-09T15:46:00Z">
              <w:r w:rsidRPr="007036CE">
                <w:rPr>
                  <w:b/>
                  <w:szCs w:val="24"/>
                  <w:lang w:val="en-US"/>
                </w:rPr>
                <w:t>SECTION_5</w:t>
              </w:r>
              <w:r w:rsidRPr="007036CE">
                <w:rPr>
                  <w:b/>
                  <w:szCs w:val="24"/>
                </w:rPr>
                <w:t>:</w:t>
              </w:r>
            </w:ins>
            <w:r w:rsidRPr="007036CE">
              <w:t>SIGNKBK</w:t>
            </w:r>
          </w:p>
        </w:tc>
        <w:tc>
          <w:tcPr>
            <w:tcW w:w="519" w:type="pct"/>
          </w:tcPr>
          <w:p w14:paraId="323E9601" w14:textId="77777777" w:rsidR="00DC5693" w:rsidRPr="007036CE" w:rsidRDefault="00DC5693" w:rsidP="00DC5693">
            <w:pPr>
              <w:pStyle w:val="GOSTTablenorm"/>
            </w:pPr>
            <w:r w:rsidRPr="007036CE">
              <w:rPr>
                <w:szCs w:val="22"/>
              </w:rPr>
              <w:t>Строка</w:t>
            </w:r>
          </w:p>
        </w:tc>
        <w:tc>
          <w:tcPr>
            <w:tcW w:w="300" w:type="pct"/>
          </w:tcPr>
          <w:p w14:paraId="260D72D1" w14:textId="77777777" w:rsidR="00DC5693" w:rsidRPr="007036CE" w:rsidRDefault="00DC5693" w:rsidP="00DC5693">
            <w:pPr>
              <w:pStyle w:val="GOSTTablenorm"/>
            </w:pPr>
            <w:r w:rsidRPr="007036CE">
              <w:rPr>
                <w:szCs w:val="22"/>
              </w:rPr>
              <w:t>Да</w:t>
            </w:r>
          </w:p>
        </w:tc>
        <w:tc>
          <w:tcPr>
            <w:tcW w:w="308" w:type="pct"/>
          </w:tcPr>
          <w:p w14:paraId="6CFA7638" w14:textId="77777777" w:rsidR="00DC5693" w:rsidRPr="007036CE" w:rsidRDefault="00DC5693" w:rsidP="00DC5693">
            <w:pPr>
              <w:pStyle w:val="GOSTTablenorm"/>
            </w:pPr>
            <w:r w:rsidRPr="007036CE">
              <w:rPr>
                <w:szCs w:val="22"/>
              </w:rPr>
              <w:t>=1</w:t>
            </w:r>
          </w:p>
        </w:tc>
        <w:tc>
          <w:tcPr>
            <w:tcW w:w="2039" w:type="pct"/>
          </w:tcPr>
          <w:p w14:paraId="5F962852" w14:textId="77777777" w:rsidR="00DC5693" w:rsidRPr="007036CE" w:rsidRDefault="00DC5693" w:rsidP="00DC5693">
            <w:pPr>
              <w:pStyle w:val="GOSTTablenorm"/>
              <w:rPr>
                <w:szCs w:val="22"/>
              </w:rPr>
            </w:pPr>
            <w:r w:rsidRPr="007036CE">
              <w:rPr>
                <w:szCs w:val="22"/>
              </w:rPr>
              <w:t>Указывается признак детальной строки.</w:t>
            </w:r>
          </w:p>
          <w:p w14:paraId="1E95B3DF" w14:textId="77777777" w:rsidR="00DC5693" w:rsidRPr="007036CE" w:rsidRDefault="00DC5693" w:rsidP="00DC5693">
            <w:pPr>
              <w:pStyle w:val="GOSTTablenorm"/>
              <w:rPr>
                <w:szCs w:val="22"/>
              </w:rPr>
            </w:pPr>
            <w:r w:rsidRPr="007036CE">
              <w:rPr>
                <w:szCs w:val="22"/>
              </w:rPr>
              <w:t>Возможные значения:</w:t>
            </w:r>
          </w:p>
          <w:p w14:paraId="702242EF" w14:textId="77777777" w:rsidR="00DC5693" w:rsidRPr="007036CE" w:rsidRDefault="00DC5693" w:rsidP="00DC5693">
            <w:pPr>
              <w:pStyle w:val="GOSTTableListMark1"/>
              <w:numPr>
                <w:ilvl w:val="0"/>
                <w:numId w:val="2"/>
              </w:numPr>
            </w:pPr>
            <w:r w:rsidRPr="007036CE">
              <w:t>«N» – детализированный КБК;</w:t>
            </w:r>
          </w:p>
          <w:p w14:paraId="6D6EAB41" w14:textId="77777777" w:rsidR="00DC5693" w:rsidRPr="007036CE" w:rsidRDefault="00DC5693" w:rsidP="00DC5693">
            <w:pPr>
              <w:pStyle w:val="GOSTTableListMark1"/>
              <w:numPr>
                <w:ilvl w:val="0"/>
                <w:numId w:val="2"/>
              </w:numPr>
            </w:pPr>
            <w:r w:rsidRPr="007036CE">
              <w:t>«X» – недетализированный КБК;</w:t>
            </w:r>
          </w:p>
          <w:p w14:paraId="49ACD420" w14:textId="77777777" w:rsidR="00DC5693" w:rsidRPr="007036CE" w:rsidRDefault="00DC5693" w:rsidP="00DC5693">
            <w:pPr>
              <w:pStyle w:val="GOSTTableListMark1"/>
              <w:numPr>
                <w:ilvl w:val="0"/>
                <w:numId w:val="2"/>
              </w:numPr>
            </w:pPr>
            <w:r w:rsidRPr="007036CE">
              <w:t>«Y» – итоговая строка раздела документа</w:t>
            </w:r>
          </w:p>
        </w:tc>
      </w:tr>
      <w:tr w:rsidR="00DC5693" w:rsidRPr="007036CE" w14:paraId="60F8F221" w14:textId="77777777" w:rsidTr="00974EB0">
        <w:tc>
          <w:tcPr>
            <w:tcW w:w="1100" w:type="pct"/>
          </w:tcPr>
          <w:p w14:paraId="2A9E1E87" w14:textId="77777777" w:rsidR="00DC5693" w:rsidRPr="007036CE" w:rsidRDefault="00DC5693" w:rsidP="00DC5693">
            <w:pPr>
              <w:pStyle w:val="GOSTTablenorm"/>
              <w:rPr>
                <w:szCs w:val="22"/>
              </w:rPr>
            </w:pPr>
            <w:r w:rsidRPr="007036CE">
              <w:rPr>
                <w:szCs w:val="22"/>
              </w:rPr>
              <w:t>КБК</w:t>
            </w:r>
          </w:p>
        </w:tc>
        <w:tc>
          <w:tcPr>
            <w:tcW w:w="734" w:type="pct"/>
          </w:tcPr>
          <w:p w14:paraId="0F05E60E" w14:textId="77777777" w:rsidR="00DC5693" w:rsidRPr="007036CE" w:rsidRDefault="00DC5693" w:rsidP="00DC5693">
            <w:pPr>
              <w:pStyle w:val="GOSTTablenorm"/>
            </w:pPr>
            <w:ins w:id="2908" w:author="Сатлер Марина Викторовна" w:date="2024-02-09T15:46:00Z">
              <w:r w:rsidRPr="007036CE">
                <w:rPr>
                  <w:b/>
                  <w:szCs w:val="24"/>
                  <w:lang w:val="en-US"/>
                </w:rPr>
                <w:t>SECTION_5</w:t>
              </w:r>
              <w:r w:rsidRPr="007036CE">
                <w:rPr>
                  <w:b/>
                  <w:szCs w:val="24"/>
                </w:rPr>
                <w:t>:</w:t>
              </w:r>
            </w:ins>
            <w:r w:rsidRPr="007036CE">
              <w:rPr>
                <w:szCs w:val="24"/>
                <w:lang w:val="en-US"/>
              </w:rPr>
              <w:t>KBK</w:t>
            </w:r>
          </w:p>
        </w:tc>
        <w:tc>
          <w:tcPr>
            <w:tcW w:w="519" w:type="pct"/>
          </w:tcPr>
          <w:p w14:paraId="705765B9" w14:textId="77777777" w:rsidR="00DC5693" w:rsidRPr="007036CE" w:rsidRDefault="00DC5693" w:rsidP="00DC5693">
            <w:pPr>
              <w:pStyle w:val="GOSTTablenorm"/>
            </w:pPr>
            <w:r w:rsidRPr="007036CE">
              <w:rPr>
                <w:szCs w:val="22"/>
              </w:rPr>
              <w:t>Строка</w:t>
            </w:r>
          </w:p>
        </w:tc>
        <w:tc>
          <w:tcPr>
            <w:tcW w:w="300" w:type="pct"/>
          </w:tcPr>
          <w:p w14:paraId="63E664B7" w14:textId="77777777" w:rsidR="00DC5693" w:rsidRPr="007036CE" w:rsidRDefault="00DC5693" w:rsidP="00DC5693">
            <w:pPr>
              <w:pStyle w:val="GOSTTablenorm"/>
            </w:pPr>
            <w:r w:rsidRPr="007036CE">
              <w:rPr>
                <w:szCs w:val="22"/>
              </w:rPr>
              <w:t>Да</w:t>
            </w:r>
          </w:p>
        </w:tc>
        <w:tc>
          <w:tcPr>
            <w:tcW w:w="308" w:type="pct"/>
          </w:tcPr>
          <w:p w14:paraId="18B299B9" w14:textId="77777777" w:rsidR="00DC5693" w:rsidRPr="007036CE" w:rsidRDefault="00DC5693" w:rsidP="00DC5693">
            <w:pPr>
              <w:pStyle w:val="GOSTTablenorm"/>
            </w:pPr>
            <w:r w:rsidRPr="007036CE">
              <w:rPr>
                <w:szCs w:val="22"/>
              </w:rPr>
              <w:t>=20</w:t>
            </w:r>
          </w:p>
        </w:tc>
        <w:tc>
          <w:tcPr>
            <w:tcW w:w="2039" w:type="pct"/>
          </w:tcPr>
          <w:p w14:paraId="16C00E80" w14:textId="77777777" w:rsidR="00DC5693" w:rsidRPr="007036CE" w:rsidRDefault="00DC5693" w:rsidP="00DC5693">
            <w:pPr>
              <w:pStyle w:val="GOSTTablenorm"/>
            </w:pPr>
            <w:r w:rsidRPr="007036CE">
              <w:rPr>
                <w:szCs w:val="22"/>
              </w:rPr>
              <w:t>Указывается код по бюджетной классификации для отражения операции на ЛС ГРБС</w:t>
            </w:r>
          </w:p>
        </w:tc>
      </w:tr>
      <w:tr w:rsidR="00DC5693" w:rsidRPr="007036CE" w14:paraId="0B78845F" w14:textId="77777777" w:rsidTr="00974EB0">
        <w:tc>
          <w:tcPr>
            <w:tcW w:w="1100" w:type="pct"/>
          </w:tcPr>
          <w:p w14:paraId="496DCD94" w14:textId="77777777" w:rsidR="00DC5693" w:rsidRPr="007036CE" w:rsidRDefault="00DC5693" w:rsidP="00DC5693">
            <w:pPr>
              <w:pStyle w:val="GOSTTablenorm"/>
              <w:rPr>
                <w:szCs w:val="22"/>
              </w:rPr>
            </w:pPr>
            <w:r w:rsidRPr="007036CE">
              <w:rPr>
                <w:szCs w:val="22"/>
              </w:rPr>
              <w:t>Тип КБК</w:t>
            </w:r>
          </w:p>
        </w:tc>
        <w:tc>
          <w:tcPr>
            <w:tcW w:w="734" w:type="pct"/>
          </w:tcPr>
          <w:p w14:paraId="14748EB2" w14:textId="77777777" w:rsidR="00DC5693" w:rsidRPr="007036CE" w:rsidRDefault="00DC5693" w:rsidP="00DC5693">
            <w:pPr>
              <w:pStyle w:val="GOSTTablenorm"/>
              <w:rPr>
                <w:szCs w:val="24"/>
                <w:lang w:val="en-US"/>
              </w:rPr>
            </w:pPr>
            <w:ins w:id="2909" w:author="Сатлер Марина Викторовна" w:date="2024-02-09T15:46:00Z">
              <w:r w:rsidRPr="007036CE">
                <w:rPr>
                  <w:b/>
                  <w:szCs w:val="24"/>
                  <w:lang w:val="en-US"/>
                </w:rPr>
                <w:t>SECTION_5</w:t>
              </w:r>
              <w:r w:rsidRPr="007036CE">
                <w:rPr>
                  <w:b/>
                  <w:szCs w:val="24"/>
                </w:rPr>
                <w:t>:</w:t>
              </w:r>
            </w:ins>
            <w:r w:rsidRPr="007036CE">
              <w:rPr>
                <w:szCs w:val="24"/>
              </w:rPr>
              <w:t>TYPEKBK</w:t>
            </w:r>
          </w:p>
        </w:tc>
        <w:tc>
          <w:tcPr>
            <w:tcW w:w="519" w:type="pct"/>
          </w:tcPr>
          <w:p w14:paraId="5692F3AB" w14:textId="77777777" w:rsidR="00DC5693" w:rsidRPr="007036CE" w:rsidRDefault="00DC5693" w:rsidP="00DC5693">
            <w:pPr>
              <w:pStyle w:val="GOSTTablenorm"/>
            </w:pPr>
            <w:r w:rsidRPr="007036CE">
              <w:rPr>
                <w:szCs w:val="22"/>
              </w:rPr>
              <w:t>Строка</w:t>
            </w:r>
          </w:p>
        </w:tc>
        <w:tc>
          <w:tcPr>
            <w:tcW w:w="300" w:type="pct"/>
          </w:tcPr>
          <w:p w14:paraId="5E9AB904" w14:textId="77777777" w:rsidR="00DC5693" w:rsidRPr="007036CE" w:rsidRDefault="00DC5693" w:rsidP="00DC5693">
            <w:pPr>
              <w:pStyle w:val="GOSTTablenorm"/>
            </w:pPr>
            <w:r w:rsidRPr="007036CE">
              <w:rPr>
                <w:szCs w:val="22"/>
              </w:rPr>
              <w:t>Да</w:t>
            </w:r>
          </w:p>
        </w:tc>
        <w:tc>
          <w:tcPr>
            <w:tcW w:w="308" w:type="pct"/>
          </w:tcPr>
          <w:p w14:paraId="70B8BCBF" w14:textId="77777777" w:rsidR="00DC5693" w:rsidRPr="007036CE" w:rsidRDefault="00DC5693" w:rsidP="00DC5693">
            <w:pPr>
              <w:pStyle w:val="GOSTTablenorm"/>
            </w:pPr>
            <w:r w:rsidRPr="007036CE">
              <w:rPr>
                <w:szCs w:val="22"/>
              </w:rPr>
              <w:t>=2</w:t>
            </w:r>
          </w:p>
        </w:tc>
        <w:tc>
          <w:tcPr>
            <w:tcW w:w="2039" w:type="pct"/>
          </w:tcPr>
          <w:p w14:paraId="7A2DD39C" w14:textId="77777777" w:rsidR="00DC5693" w:rsidRPr="007036CE" w:rsidRDefault="00DC5693" w:rsidP="00DC5693">
            <w:pPr>
              <w:pStyle w:val="GOSTTablenorm"/>
              <w:rPr>
                <w:szCs w:val="22"/>
              </w:rPr>
            </w:pPr>
            <w:r w:rsidRPr="007036CE">
              <w:rPr>
                <w:szCs w:val="22"/>
              </w:rPr>
              <w:t>Указывается тип кода по бюджетной классификации.</w:t>
            </w:r>
          </w:p>
          <w:p w14:paraId="4B1BFAFC" w14:textId="3410453A" w:rsidR="00DC5693" w:rsidRPr="007036CE" w:rsidRDefault="00DC5693" w:rsidP="00DC5693">
            <w:pPr>
              <w:pStyle w:val="GOSTTablenorm"/>
            </w:pPr>
            <w:r w:rsidRPr="007036CE">
              <w:rPr>
                <w:szCs w:val="22"/>
              </w:rPr>
              <w:t xml:space="preserve">Заполняется значением «11» </w:t>
            </w:r>
            <w:r w:rsidR="00FB1651" w:rsidRPr="007036CE">
              <w:t>–</w:t>
            </w:r>
            <w:r w:rsidRPr="007036CE">
              <w:rPr>
                <w:szCs w:val="22"/>
              </w:rPr>
              <w:t xml:space="preserve"> Лимитируемые расходы</w:t>
            </w:r>
          </w:p>
        </w:tc>
      </w:tr>
      <w:tr w:rsidR="00DC5693" w:rsidRPr="007036CE" w14:paraId="1AD60013" w14:textId="77777777" w:rsidTr="00974EB0">
        <w:tc>
          <w:tcPr>
            <w:tcW w:w="1100" w:type="pct"/>
          </w:tcPr>
          <w:p w14:paraId="297AD66D" w14:textId="77777777" w:rsidR="00DC5693" w:rsidRPr="007036CE" w:rsidRDefault="00DC5693" w:rsidP="00DC5693">
            <w:pPr>
              <w:pStyle w:val="GOSTTablenorm"/>
              <w:rPr>
                <w:szCs w:val="22"/>
              </w:rPr>
            </w:pPr>
            <w:r w:rsidRPr="007036CE">
              <w:rPr>
                <w:szCs w:val="22"/>
              </w:rPr>
              <w:t>Код цели</w:t>
            </w:r>
          </w:p>
        </w:tc>
        <w:tc>
          <w:tcPr>
            <w:tcW w:w="734" w:type="pct"/>
          </w:tcPr>
          <w:p w14:paraId="6880E9FD" w14:textId="77777777" w:rsidR="00DC5693" w:rsidRPr="007036CE" w:rsidRDefault="00DC5693" w:rsidP="00DC5693">
            <w:pPr>
              <w:pStyle w:val="GOSTTablenorm"/>
              <w:rPr>
                <w:szCs w:val="24"/>
              </w:rPr>
            </w:pPr>
            <w:ins w:id="2910" w:author="Сатлер Марина Викторовна" w:date="2024-02-09T15:46:00Z">
              <w:r w:rsidRPr="007036CE">
                <w:rPr>
                  <w:b/>
                  <w:szCs w:val="24"/>
                  <w:lang w:val="en-US"/>
                </w:rPr>
                <w:t>SECTION_5</w:t>
              </w:r>
              <w:r w:rsidRPr="007036CE">
                <w:rPr>
                  <w:b/>
                  <w:szCs w:val="24"/>
                </w:rPr>
                <w:t>:</w:t>
              </w:r>
            </w:ins>
            <w:r w:rsidRPr="007036CE">
              <w:rPr>
                <w:szCs w:val="24"/>
              </w:rPr>
              <w:t>TARGETCODE</w:t>
            </w:r>
          </w:p>
        </w:tc>
        <w:tc>
          <w:tcPr>
            <w:tcW w:w="519" w:type="pct"/>
          </w:tcPr>
          <w:p w14:paraId="349D794F" w14:textId="77777777" w:rsidR="00DC5693" w:rsidRPr="007036CE" w:rsidRDefault="00DC5693" w:rsidP="00DC5693">
            <w:pPr>
              <w:pStyle w:val="GOSTTablenorm"/>
            </w:pPr>
            <w:r w:rsidRPr="007036CE">
              <w:rPr>
                <w:szCs w:val="22"/>
              </w:rPr>
              <w:t>Строка</w:t>
            </w:r>
          </w:p>
        </w:tc>
        <w:tc>
          <w:tcPr>
            <w:tcW w:w="300" w:type="pct"/>
          </w:tcPr>
          <w:p w14:paraId="1843A2D8" w14:textId="77777777" w:rsidR="00DC5693" w:rsidRPr="007036CE" w:rsidRDefault="00DC5693" w:rsidP="00DC5693">
            <w:pPr>
              <w:pStyle w:val="GOSTTablenorm"/>
            </w:pPr>
            <w:r w:rsidRPr="007036CE">
              <w:rPr>
                <w:szCs w:val="22"/>
              </w:rPr>
              <w:t>Нет</w:t>
            </w:r>
          </w:p>
        </w:tc>
        <w:tc>
          <w:tcPr>
            <w:tcW w:w="308" w:type="pct"/>
          </w:tcPr>
          <w:p w14:paraId="75CAF575" w14:textId="77777777" w:rsidR="00DC5693" w:rsidRPr="007036CE" w:rsidRDefault="00DC5693" w:rsidP="00DC5693">
            <w:pPr>
              <w:pStyle w:val="GOSTTablenorm"/>
            </w:pPr>
            <w:r w:rsidRPr="007036CE">
              <w:rPr>
                <w:szCs w:val="22"/>
                <w:lang w:val="en-US"/>
              </w:rPr>
              <w:t>&lt;=25</w:t>
            </w:r>
          </w:p>
        </w:tc>
        <w:tc>
          <w:tcPr>
            <w:tcW w:w="2039" w:type="pct"/>
          </w:tcPr>
          <w:p w14:paraId="0637842A" w14:textId="77777777" w:rsidR="00DC5693" w:rsidRPr="007036CE" w:rsidRDefault="00DC5693" w:rsidP="00DC5693">
            <w:pPr>
              <w:pStyle w:val="GOSTTablenorm"/>
            </w:pPr>
            <w:r w:rsidRPr="007036CE">
              <w:rPr>
                <w:bCs/>
                <w:szCs w:val="22"/>
              </w:rPr>
              <w:t>Указывается код цели (аналитический код) для отражения операции на ЛС ГРБС (при наличии)</w:t>
            </w:r>
          </w:p>
        </w:tc>
      </w:tr>
      <w:tr w:rsidR="00DC5693" w:rsidRPr="007036CE" w14:paraId="3E4B5724" w14:textId="77777777" w:rsidTr="00974EB0">
        <w:tc>
          <w:tcPr>
            <w:tcW w:w="1100" w:type="pct"/>
          </w:tcPr>
          <w:p w14:paraId="1ECD90F3" w14:textId="77777777" w:rsidR="00DC5693" w:rsidRPr="007036CE" w:rsidRDefault="00DC5693" w:rsidP="00DC5693">
            <w:pPr>
              <w:pStyle w:val="GOSTTablenorm"/>
              <w:rPr>
                <w:szCs w:val="22"/>
              </w:rPr>
            </w:pPr>
            <w:r w:rsidRPr="007036CE">
              <w:rPr>
                <w:szCs w:val="22"/>
              </w:rPr>
              <w:t>Код ОКС</w:t>
            </w:r>
          </w:p>
        </w:tc>
        <w:tc>
          <w:tcPr>
            <w:tcW w:w="734" w:type="pct"/>
          </w:tcPr>
          <w:p w14:paraId="4F3E8F05" w14:textId="77777777" w:rsidR="00DC5693" w:rsidRPr="007036CE" w:rsidRDefault="00DC5693" w:rsidP="00DC5693">
            <w:pPr>
              <w:pStyle w:val="GOSTTablenorm"/>
              <w:rPr>
                <w:szCs w:val="24"/>
              </w:rPr>
            </w:pPr>
            <w:ins w:id="2911" w:author="Сатлер Марина Викторовна" w:date="2024-02-09T15:46:00Z">
              <w:r w:rsidRPr="007036CE">
                <w:rPr>
                  <w:b/>
                  <w:szCs w:val="24"/>
                  <w:lang w:val="en-US"/>
                </w:rPr>
                <w:t>SECTION_5</w:t>
              </w:r>
              <w:r w:rsidRPr="007036CE">
                <w:rPr>
                  <w:b/>
                  <w:szCs w:val="24"/>
                </w:rPr>
                <w:t>:</w:t>
              </w:r>
            </w:ins>
            <w:r w:rsidRPr="007036CE">
              <w:rPr>
                <w:szCs w:val="24"/>
                <w:lang w:val="en-US"/>
              </w:rPr>
              <w:t>OKSCODE</w:t>
            </w:r>
          </w:p>
        </w:tc>
        <w:tc>
          <w:tcPr>
            <w:tcW w:w="519" w:type="pct"/>
          </w:tcPr>
          <w:p w14:paraId="2E019D5E" w14:textId="77777777" w:rsidR="00DC5693" w:rsidRPr="007036CE" w:rsidRDefault="00DC5693" w:rsidP="00DC5693">
            <w:pPr>
              <w:pStyle w:val="GOSTTablenorm"/>
            </w:pPr>
            <w:r w:rsidRPr="007036CE">
              <w:rPr>
                <w:szCs w:val="22"/>
              </w:rPr>
              <w:t>Строка</w:t>
            </w:r>
          </w:p>
        </w:tc>
        <w:tc>
          <w:tcPr>
            <w:tcW w:w="300" w:type="pct"/>
          </w:tcPr>
          <w:p w14:paraId="0EFEDDDE" w14:textId="77777777" w:rsidR="00DC5693" w:rsidRPr="007036CE" w:rsidRDefault="00DC5693" w:rsidP="00DC5693">
            <w:pPr>
              <w:pStyle w:val="GOSTTablenorm"/>
            </w:pPr>
            <w:r w:rsidRPr="007036CE">
              <w:rPr>
                <w:szCs w:val="22"/>
              </w:rPr>
              <w:t>Да</w:t>
            </w:r>
          </w:p>
        </w:tc>
        <w:tc>
          <w:tcPr>
            <w:tcW w:w="308" w:type="pct"/>
          </w:tcPr>
          <w:p w14:paraId="62924265" w14:textId="77777777" w:rsidR="00DC5693" w:rsidRPr="007036CE" w:rsidRDefault="00DC5693" w:rsidP="00DC5693">
            <w:pPr>
              <w:pStyle w:val="GOSTTablenorm"/>
            </w:pPr>
            <w:r w:rsidRPr="007036CE">
              <w:rPr>
                <w:szCs w:val="22"/>
                <w:lang w:val="en-US"/>
              </w:rPr>
              <w:t>&lt;=</w:t>
            </w:r>
            <w:r w:rsidRPr="007036CE">
              <w:rPr>
                <w:szCs w:val="22"/>
              </w:rPr>
              <w:t>25</w:t>
            </w:r>
          </w:p>
        </w:tc>
        <w:tc>
          <w:tcPr>
            <w:tcW w:w="2039" w:type="pct"/>
          </w:tcPr>
          <w:p w14:paraId="200A181A" w14:textId="77777777" w:rsidR="00DC5693" w:rsidRPr="007036CE" w:rsidRDefault="00DC5693" w:rsidP="00DC5693">
            <w:pPr>
              <w:pStyle w:val="GOSTTablenorm"/>
            </w:pPr>
            <w:r w:rsidRPr="007036CE">
              <w:rPr>
                <w:szCs w:val="22"/>
              </w:rPr>
              <w:t>Указывается код объекта капитального строительства (недвижимого имущества) для отражения операций бюджетных средств на ЛС ГРБС</w:t>
            </w:r>
          </w:p>
        </w:tc>
      </w:tr>
      <w:tr w:rsidR="00DC5693" w:rsidRPr="007036CE" w14:paraId="4C2BB562" w14:textId="77777777" w:rsidTr="00974EB0">
        <w:tc>
          <w:tcPr>
            <w:tcW w:w="1100" w:type="pct"/>
          </w:tcPr>
          <w:p w14:paraId="6B5AD4AB" w14:textId="77777777" w:rsidR="00DC5693" w:rsidRPr="007036CE" w:rsidRDefault="00DC5693" w:rsidP="00DC5693">
            <w:pPr>
              <w:pStyle w:val="GOSTTablenorm"/>
              <w:rPr>
                <w:szCs w:val="22"/>
              </w:rPr>
            </w:pPr>
            <w:r w:rsidRPr="007036CE">
              <w:rPr>
                <w:szCs w:val="22"/>
              </w:rPr>
              <w:t>Укрупненный КБК</w:t>
            </w:r>
          </w:p>
        </w:tc>
        <w:tc>
          <w:tcPr>
            <w:tcW w:w="734" w:type="pct"/>
          </w:tcPr>
          <w:p w14:paraId="169DA719" w14:textId="77777777" w:rsidR="00DC5693" w:rsidRPr="007036CE" w:rsidRDefault="00DC5693" w:rsidP="00DC5693">
            <w:pPr>
              <w:pStyle w:val="GOSTTablenorm"/>
              <w:rPr>
                <w:szCs w:val="24"/>
                <w:lang w:val="en-US"/>
              </w:rPr>
            </w:pPr>
            <w:ins w:id="2912" w:author="Сатлер Марина Викторовна" w:date="2024-02-09T15:46:00Z">
              <w:r w:rsidRPr="007036CE">
                <w:rPr>
                  <w:b/>
                  <w:szCs w:val="24"/>
                  <w:lang w:val="en-US"/>
                </w:rPr>
                <w:t>SECTION_5</w:t>
              </w:r>
              <w:r w:rsidRPr="007036CE">
                <w:rPr>
                  <w:b/>
                  <w:szCs w:val="24"/>
                </w:rPr>
                <w:t>:</w:t>
              </w:r>
            </w:ins>
            <w:r w:rsidRPr="007036CE">
              <w:rPr>
                <w:szCs w:val="24"/>
              </w:rPr>
              <w:t>NULLKBK</w:t>
            </w:r>
          </w:p>
        </w:tc>
        <w:tc>
          <w:tcPr>
            <w:tcW w:w="519" w:type="pct"/>
          </w:tcPr>
          <w:p w14:paraId="3920310A" w14:textId="77777777" w:rsidR="00DC5693" w:rsidRPr="007036CE" w:rsidRDefault="00DC5693" w:rsidP="00DC5693">
            <w:pPr>
              <w:pStyle w:val="GOSTTablenorm"/>
            </w:pPr>
            <w:r w:rsidRPr="007036CE">
              <w:rPr>
                <w:szCs w:val="22"/>
              </w:rPr>
              <w:t>Строка</w:t>
            </w:r>
          </w:p>
        </w:tc>
        <w:tc>
          <w:tcPr>
            <w:tcW w:w="300" w:type="pct"/>
          </w:tcPr>
          <w:p w14:paraId="23062700" w14:textId="77777777" w:rsidR="00DC5693" w:rsidRPr="007036CE" w:rsidRDefault="00DC5693" w:rsidP="00DC5693">
            <w:pPr>
              <w:pStyle w:val="GOSTTablenorm"/>
            </w:pPr>
            <w:r w:rsidRPr="007036CE">
              <w:rPr>
                <w:szCs w:val="22"/>
              </w:rPr>
              <w:t>Да</w:t>
            </w:r>
          </w:p>
        </w:tc>
        <w:tc>
          <w:tcPr>
            <w:tcW w:w="308" w:type="pct"/>
          </w:tcPr>
          <w:p w14:paraId="3E12E0B9" w14:textId="77777777" w:rsidR="00DC5693" w:rsidRPr="007036CE" w:rsidRDefault="00DC5693" w:rsidP="00DC5693">
            <w:pPr>
              <w:pStyle w:val="GOSTTablenorm"/>
            </w:pPr>
            <w:r w:rsidRPr="007036CE">
              <w:rPr>
                <w:szCs w:val="22"/>
              </w:rPr>
              <w:t>=20</w:t>
            </w:r>
          </w:p>
        </w:tc>
        <w:tc>
          <w:tcPr>
            <w:tcW w:w="2039" w:type="pct"/>
          </w:tcPr>
          <w:p w14:paraId="7543FC1C" w14:textId="77777777" w:rsidR="00DC5693" w:rsidRPr="007036CE" w:rsidRDefault="00DC5693" w:rsidP="00DC5693">
            <w:pPr>
              <w:pStyle w:val="GOSTTablenorm"/>
            </w:pPr>
            <w:r w:rsidRPr="007036CE">
              <w:rPr>
                <w:szCs w:val="22"/>
              </w:rPr>
              <w:t>Указывается укрупненный код по бюджетной классификации</w:t>
            </w:r>
          </w:p>
        </w:tc>
      </w:tr>
      <w:tr w:rsidR="00DC5693" w:rsidRPr="007036CE" w14:paraId="75021CA9" w14:textId="77777777" w:rsidTr="00974EB0">
        <w:tc>
          <w:tcPr>
            <w:tcW w:w="1100" w:type="pct"/>
          </w:tcPr>
          <w:p w14:paraId="43DA4A24" w14:textId="77777777" w:rsidR="00DC5693" w:rsidRPr="007036CE" w:rsidRDefault="00DC5693" w:rsidP="00DC5693">
            <w:pPr>
              <w:pStyle w:val="GOSTTablenorm"/>
              <w:rPr>
                <w:szCs w:val="22"/>
              </w:rPr>
            </w:pPr>
            <w:r w:rsidRPr="007036CE">
              <w:rPr>
                <w:szCs w:val="22"/>
              </w:rPr>
              <w:t>Номер лицевого счета</w:t>
            </w:r>
          </w:p>
        </w:tc>
        <w:tc>
          <w:tcPr>
            <w:tcW w:w="734" w:type="pct"/>
          </w:tcPr>
          <w:p w14:paraId="285B233E" w14:textId="77777777" w:rsidR="00DC5693" w:rsidRPr="007036CE" w:rsidRDefault="00DC5693" w:rsidP="00DC5693">
            <w:pPr>
              <w:pStyle w:val="GOSTTablenorm"/>
              <w:rPr>
                <w:szCs w:val="24"/>
              </w:rPr>
            </w:pPr>
            <w:ins w:id="2913" w:author="Сатлер Марина Викторовна" w:date="2024-02-09T15:46:00Z">
              <w:r w:rsidRPr="007036CE">
                <w:rPr>
                  <w:b/>
                  <w:szCs w:val="24"/>
                  <w:lang w:val="en-US"/>
                </w:rPr>
                <w:t>SECTION_5</w:t>
              </w:r>
              <w:r w:rsidRPr="007036CE">
                <w:rPr>
                  <w:b/>
                  <w:szCs w:val="24"/>
                </w:rPr>
                <w:t>:</w:t>
              </w:r>
            </w:ins>
            <w:r w:rsidRPr="007036CE">
              <w:rPr>
                <w:szCs w:val="24"/>
                <w:lang w:val="en-US"/>
              </w:rPr>
              <w:t>PA</w:t>
            </w:r>
          </w:p>
        </w:tc>
        <w:tc>
          <w:tcPr>
            <w:tcW w:w="519" w:type="pct"/>
          </w:tcPr>
          <w:p w14:paraId="4B63C509" w14:textId="77777777" w:rsidR="00DC5693" w:rsidRPr="007036CE" w:rsidRDefault="00DC5693" w:rsidP="00DC5693">
            <w:pPr>
              <w:pStyle w:val="GOSTTablenorm"/>
            </w:pPr>
            <w:r w:rsidRPr="007036CE">
              <w:rPr>
                <w:szCs w:val="22"/>
              </w:rPr>
              <w:t>Строка</w:t>
            </w:r>
          </w:p>
        </w:tc>
        <w:tc>
          <w:tcPr>
            <w:tcW w:w="300" w:type="pct"/>
          </w:tcPr>
          <w:p w14:paraId="4D8AB6FF" w14:textId="77777777" w:rsidR="00DC5693" w:rsidRPr="007036CE" w:rsidRDefault="00DC5693" w:rsidP="00DC5693">
            <w:pPr>
              <w:pStyle w:val="GOSTTablenorm"/>
            </w:pPr>
            <w:r w:rsidRPr="007036CE">
              <w:rPr>
                <w:szCs w:val="22"/>
              </w:rPr>
              <w:t>Да</w:t>
            </w:r>
          </w:p>
        </w:tc>
        <w:tc>
          <w:tcPr>
            <w:tcW w:w="308" w:type="pct"/>
          </w:tcPr>
          <w:p w14:paraId="5D9B2E79" w14:textId="77777777" w:rsidR="00DC5693" w:rsidRPr="007036CE" w:rsidRDefault="00DC5693" w:rsidP="00DC5693">
            <w:pPr>
              <w:pStyle w:val="GOSTTablenorm"/>
            </w:pPr>
            <w:r w:rsidRPr="007036CE">
              <w:rPr>
                <w:szCs w:val="22"/>
              </w:rPr>
              <w:t>=11</w:t>
            </w:r>
          </w:p>
        </w:tc>
        <w:tc>
          <w:tcPr>
            <w:tcW w:w="2039" w:type="pct"/>
          </w:tcPr>
          <w:p w14:paraId="2552CFFE" w14:textId="77777777" w:rsidR="00DC5693" w:rsidRPr="007036CE" w:rsidRDefault="00DC5693" w:rsidP="00DC5693">
            <w:pPr>
              <w:pStyle w:val="GOSTTablenorm"/>
            </w:pPr>
            <w:r w:rsidRPr="007036CE">
              <w:rPr>
                <w:szCs w:val="22"/>
              </w:rPr>
              <w:t>Указывается номер лицевого счета ГРБС</w:t>
            </w:r>
          </w:p>
        </w:tc>
      </w:tr>
      <w:tr w:rsidR="00DC5693" w:rsidRPr="007036CE" w14:paraId="2B19C590" w14:textId="77777777" w:rsidTr="00974EB0">
        <w:tc>
          <w:tcPr>
            <w:tcW w:w="1100" w:type="pct"/>
          </w:tcPr>
          <w:p w14:paraId="6D1273FB" w14:textId="77777777" w:rsidR="00DC5693" w:rsidRPr="007036CE" w:rsidRDefault="00DC5693" w:rsidP="00DC5693">
            <w:pPr>
              <w:pStyle w:val="GOSTTablenorm"/>
              <w:rPr>
                <w:szCs w:val="22"/>
              </w:rPr>
            </w:pPr>
            <w:r w:rsidRPr="007036CE">
              <w:rPr>
                <w:szCs w:val="22"/>
              </w:rPr>
              <w:t>Контур</w:t>
            </w:r>
          </w:p>
        </w:tc>
        <w:tc>
          <w:tcPr>
            <w:tcW w:w="734" w:type="pct"/>
          </w:tcPr>
          <w:p w14:paraId="77F8564C" w14:textId="77777777" w:rsidR="00DC5693" w:rsidRPr="007036CE" w:rsidRDefault="00DC5693" w:rsidP="00DC5693">
            <w:pPr>
              <w:pStyle w:val="GOSTTablenorm"/>
              <w:rPr>
                <w:szCs w:val="24"/>
                <w:lang w:val="en-US"/>
              </w:rPr>
            </w:pPr>
            <w:ins w:id="2914" w:author="Сатлер Марина Викторовна" w:date="2024-02-09T15:46:00Z">
              <w:r w:rsidRPr="007036CE">
                <w:rPr>
                  <w:b/>
                  <w:szCs w:val="24"/>
                  <w:lang w:val="en-US"/>
                </w:rPr>
                <w:t>SECTION_5</w:t>
              </w:r>
              <w:r w:rsidRPr="007036CE">
                <w:rPr>
                  <w:b/>
                  <w:szCs w:val="24"/>
                </w:rPr>
                <w:t>:</w:t>
              </w:r>
            </w:ins>
            <w:r w:rsidRPr="007036CE">
              <w:rPr>
                <w:szCs w:val="22"/>
                <w:lang w:val="en-US"/>
              </w:rPr>
              <w:t>CONTUR</w:t>
            </w:r>
          </w:p>
        </w:tc>
        <w:tc>
          <w:tcPr>
            <w:tcW w:w="519" w:type="pct"/>
          </w:tcPr>
          <w:p w14:paraId="0D139407" w14:textId="77777777" w:rsidR="00DC5693" w:rsidRPr="007036CE" w:rsidRDefault="00DC5693" w:rsidP="00DC5693">
            <w:pPr>
              <w:pStyle w:val="GOSTTablenorm"/>
            </w:pPr>
            <w:ins w:id="2915" w:author="Сатлер Марина Викторовна" w:date="2024-02-28T19:08:00Z">
              <w:r w:rsidRPr="007036CE">
                <w:rPr>
                  <w:szCs w:val="22"/>
                </w:rPr>
                <w:t>Строка</w:t>
              </w:r>
            </w:ins>
          </w:p>
        </w:tc>
        <w:tc>
          <w:tcPr>
            <w:tcW w:w="300" w:type="pct"/>
          </w:tcPr>
          <w:p w14:paraId="4322921B" w14:textId="77777777" w:rsidR="00DC5693" w:rsidRPr="007036CE" w:rsidRDefault="00DC5693" w:rsidP="00DC5693">
            <w:pPr>
              <w:pStyle w:val="GOSTTablenorm"/>
            </w:pPr>
            <w:r w:rsidRPr="007036CE">
              <w:rPr>
                <w:szCs w:val="22"/>
              </w:rPr>
              <w:t>Да</w:t>
            </w:r>
          </w:p>
        </w:tc>
        <w:tc>
          <w:tcPr>
            <w:tcW w:w="308" w:type="pct"/>
          </w:tcPr>
          <w:p w14:paraId="204BED2D" w14:textId="77777777" w:rsidR="00DC5693" w:rsidRPr="007036CE" w:rsidRDefault="00DC5693" w:rsidP="00DC5693">
            <w:pPr>
              <w:pStyle w:val="GOSTTablenorm"/>
            </w:pPr>
            <w:r w:rsidRPr="007036CE">
              <w:rPr>
                <w:szCs w:val="22"/>
              </w:rPr>
              <w:t>=1</w:t>
            </w:r>
          </w:p>
        </w:tc>
        <w:tc>
          <w:tcPr>
            <w:tcW w:w="2039" w:type="pct"/>
          </w:tcPr>
          <w:p w14:paraId="1BD6A93F" w14:textId="77777777" w:rsidR="00DC5693" w:rsidRPr="007036CE" w:rsidRDefault="00DC5693" w:rsidP="00DC5693">
            <w:pPr>
              <w:pStyle w:val="GOSTTablenorm"/>
              <w:rPr>
                <w:szCs w:val="22"/>
              </w:rPr>
            </w:pPr>
            <w:r w:rsidRPr="007036CE">
              <w:rPr>
                <w:szCs w:val="22"/>
              </w:rPr>
              <w:t>Указывается код контура, в котором проводится операция.</w:t>
            </w:r>
          </w:p>
          <w:p w14:paraId="15279DD2" w14:textId="77777777" w:rsidR="00DC5693" w:rsidRPr="007036CE" w:rsidRDefault="00DC5693" w:rsidP="00DC5693">
            <w:pPr>
              <w:pStyle w:val="GOSTTablenorm"/>
              <w:rPr>
                <w:szCs w:val="22"/>
              </w:rPr>
            </w:pPr>
            <w:r w:rsidRPr="007036CE">
              <w:rPr>
                <w:szCs w:val="22"/>
              </w:rPr>
              <w:t>Возможные значения:</w:t>
            </w:r>
          </w:p>
          <w:p w14:paraId="2BDE4327" w14:textId="77777777" w:rsidR="00DC5693" w:rsidRPr="007036CE" w:rsidRDefault="00DC5693" w:rsidP="00DC5693">
            <w:pPr>
              <w:pStyle w:val="GOSTTableListMark1"/>
              <w:numPr>
                <w:ilvl w:val="0"/>
                <w:numId w:val="2"/>
              </w:numPr>
            </w:pPr>
            <w:r w:rsidRPr="007036CE">
              <w:t>«</w:t>
            </w:r>
            <w:ins w:id="2916" w:author="Сатлер Марина Викторовна" w:date="2024-02-28T18:38:00Z">
              <w:r w:rsidRPr="007036CE">
                <w:rPr>
                  <w:lang w:val="en-US"/>
                </w:rPr>
                <w:t>O</w:t>
              </w:r>
            </w:ins>
            <w:r w:rsidRPr="007036CE">
              <w:t xml:space="preserve">» </w:t>
            </w:r>
            <w:r w:rsidRPr="007036CE">
              <w:rPr>
                <w:lang w:val="en-US"/>
              </w:rPr>
              <w:t xml:space="preserve">– </w:t>
            </w:r>
            <w:r w:rsidRPr="007036CE">
              <w:t>открытый;</w:t>
            </w:r>
          </w:p>
          <w:p w14:paraId="08C2FC0C" w14:textId="77777777" w:rsidR="00DC5693" w:rsidRPr="007036CE" w:rsidRDefault="00DC5693" w:rsidP="00DC5693">
            <w:pPr>
              <w:pStyle w:val="GOSTTableListMark1"/>
              <w:numPr>
                <w:ilvl w:val="0"/>
                <w:numId w:val="2"/>
              </w:numPr>
            </w:pPr>
            <w:r w:rsidRPr="007036CE">
              <w:t>«</w:t>
            </w:r>
            <w:r w:rsidRPr="007036CE">
              <w:rPr>
                <w:lang w:val="en-US"/>
              </w:rPr>
              <w:t>S</w:t>
            </w:r>
            <w:r w:rsidRPr="007036CE">
              <w:t>»</w:t>
            </w:r>
            <w:r w:rsidRPr="007036CE">
              <w:rPr>
                <w:lang w:val="en-US"/>
              </w:rPr>
              <w:t xml:space="preserve"> – </w:t>
            </w:r>
            <w:r w:rsidRPr="007036CE">
              <w:t>защищенный;</w:t>
            </w:r>
          </w:p>
          <w:p w14:paraId="3B4C19C6" w14:textId="77777777" w:rsidR="00DC5693" w:rsidRPr="007036CE" w:rsidRDefault="00DC5693" w:rsidP="00DC5693">
            <w:pPr>
              <w:pStyle w:val="GOSTTableListMark1"/>
              <w:numPr>
                <w:ilvl w:val="0"/>
                <w:numId w:val="2"/>
              </w:numPr>
            </w:pPr>
            <w:r w:rsidRPr="007036CE">
              <w:t>«1» – открытый;</w:t>
            </w:r>
          </w:p>
          <w:p w14:paraId="71858A5B" w14:textId="77777777" w:rsidR="00DC5693" w:rsidRPr="007036CE" w:rsidRDefault="00DC5693" w:rsidP="00DC5693">
            <w:pPr>
              <w:pStyle w:val="GOSTTableListMark1"/>
              <w:numPr>
                <w:ilvl w:val="0"/>
                <w:numId w:val="2"/>
              </w:numPr>
            </w:pPr>
            <w:r w:rsidRPr="007036CE">
              <w:t>«2» – защищенный</w:t>
            </w:r>
          </w:p>
        </w:tc>
      </w:tr>
      <w:tr w:rsidR="00DC5693" w:rsidRPr="007036CE" w14:paraId="5AC07CE6" w14:textId="77777777" w:rsidTr="00974EB0">
        <w:tc>
          <w:tcPr>
            <w:tcW w:w="1100" w:type="pct"/>
          </w:tcPr>
          <w:p w14:paraId="16BCEC92" w14:textId="77777777" w:rsidR="00DC5693" w:rsidRPr="007036CE" w:rsidRDefault="00DC5693" w:rsidP="00DC5693">
            <w:pPr>
              <w:pStyle w:val="GOSTTablenorm"/>
              <w:rPr>
                <w:szCs w:val="22"/>
              </w:rPr>
            </w:pPr>
            <w:ins w:id="2917" w:author="Сатлер Марина Викторовна" w:date="2024-02-13T15:23:00Z">
              <w:r w:rsidRPr="007036CE">
                <w:t>Сумма на текущий год</w:t>
              </w:r>
            </w:ins>
          </w:p>
        </w:tc>
        <w:tc>
          <w:tcPr>
            <w:tcW w:w="734" w:type="pct"/>
          </w:tcPr>
          <w:p w14:paraId="68CC6CE9" w14:textId="77777777" w:rsidR="00DC5693" w:rsidRPr="007036CE" w:rsidRDefault="00DC5693" w:rsidP="00DC5693">
            <w:pPr>
              <w:pStyle w:val="GOSTTablenorm"/>
              <w:rPr>
                <w:szCs w:val="22"/>
                <w:lang w:val="en-US"/>
              </w:rPr>
            </w:pPr>
            <w:ins w:id="2918" w:author="Сатлер Марина Викторовна" w:date="2024-02-09T15:46:00Z">
              <w:r w:rsidRPr="007036CE">
                <w:rPr>
                  <w:b/>
                  <w:szCs w:val="24"/>
                  <w:lang w:val="en-US"/>
                </w:rPr>
                <w:t>SECTION_5</w:t>
              </w:r>
              <w:r w:rsidRPr="007036CE">
                <w:rPr>
                  <w:b/>
                  <w:szCs w:val="24"/>
                </w:rPr>
                <w:t>:</w:t>
              </w:r>
            </w:ins>
            <w:r w:rsidRPr="007036CE">
              <w:rPr>
                <w:szCs w:val="22"/>
              </w:rPr>
              <w:t>SUM_1</w:t>
            </w:r>
          </w:p>
        </w:tc>
        <w:tc>
          <w:tcPr>
            <w:tcW w:w="519" w:type="pct"/>
          </w:tcPr>
          <w:p w14:paraId="057B189D" w14:textId="77777777" w:rsidR="00DC5693" w:rsidRPr="007036CE" w:rsidRDefault="00DC5693" w:rsidP="00DC5693">
            <w:pPr>
              <w:pStyle w:val="GOSTTablenorm"/>
            </w:pPr>
            <w:r w:rsidRPr="007036CE">
              <w:rPr>
                <w:szCs w:val="22"/>
              </w:rPr>
              <w:t>Сумма</w:t>
            </w:r>
          </w:p>
        </w:tc>
        <w:tc>
          <w:tcPr>
            <w:tcW w:w="300" w:type="pct"/>
          </w:tcPr>
          <w:p w14:paraId="5E6BFD13" w14:textId="77777777" w:rsidR="00DC5693" w:rsidRPr="007036CE" w:rsidRDefault="00DC5693" w:rsidP="00DC5693">
            <w:pPr>
              <w:pStyle w:val="GOSTTablenorm"/>
            </w:pPr>
            <w:r w:rsidRPr="007036CE">
              <w:rPr>
                <w:szCs w:val="22"/>
              </w:rPr>
              <w:t>Да</w:t>
            </w:r>
          </w:p>
        </w:tc>
        <w:tc>
          <w:tcPr>
            <w:tcW w:w="308" w:type="pct"/>
          </w:tcPr>
          <w:p w14:paraId="6FD8AB06" w14:textId="77777777" w:rsidR="00DC5693" w:rsidRPr="007036CE" w:rsidRDefault="00DC5693" w:rsidP="00DC5693">
            <w:pPr>
              <w:pStyle w:val="GOSTTablenorm"/>
            </w:pPr>
          </w:p>
        </w:tc>
        <w:tc>
          <w:tcPr>
            <w:tcW w:w="2039" w:type="pct"/>
          </w:tcPr>
          <w:p w14:paraId="6625FF50" w14:textId="77777777" w:rsidR="00DC5693" w:rsidRPr="007036CE" w:rsidRDefault="00DC5693" w:rsidP="00DC5693">
            <w:pPr>
              <w:pStyle w:val="GOSTTablenorm"/>
            </w:pPr>
            <w:r w:rsidRPr="007036CE">
              <w:rPr>
                <w:szCs w:val="22"/>
              </w:rPr>
              <w:t>Указывается сумма на текущий финансовый год</w:t>
            </w:r>
            <w:del w:id="2919" w:author="Сатлер Марина Викторовна" w:date="2024-07-05T16:50:00Z">
              <w:r w:rsidRPr="007036CE" w:rsidDel="00DC5693">
                <w:rPr>
                  <w:szCs w:val="22"/>
                </w:rPr>
                <w:delText xml:space="preserve"> при доведении </w:delText>
              </w:r>
              <w:r w:rsidRPr="007036CE" w:rsidDel="00DC5693">
                <w:rPr>
                  <w:szCs w:val="22"/>
                </w:rPr>
                <w:lastRenderedPageBreak/>
                <w:delText>на текущий бюджетный цикл</w:delText>
              </w:r>
            </w:del>
          </w:p>
        </w:tc>
      </w:tr>
      <w:tr w:rsidR="00DC5693" w:rsidRPr="007036CE" w14:paraId="5E4B7B47" w14:textId="77777777" w:rsidTr="00974EB0">
        <w:tc>
          <w:tcPr>
            <w:tcW w:w="1100" w:type="pct"/>
          </w:tcPr>
          <w:p w14:paraId="25845F6B" w14:textId="77777777" w:rsidR="00DC5693" w:rsidRPr="007036CE" w:rsidRDefault="00DC5693" w:rsidP="00DC5693">
            <w:pPr>
              <w:pStyle w:val="GOSTTablenorm"/>
              <w:rPr>
                <w:szCs w:val="22"/>
              </w:rPr>
            </w:pPr>
            <w:ins w:id="2920" w:author="Сатлер Марина Викторовна" w:date="2024-02-13T15:23:00Z">
              <w:r w:rsidRPr="007036CE">
                <w:lastRenderedPageBreak/>
                <w:t>Сумма на первый год планового периода</w:t>
              </w:r>
            </w:ins>
          </w:p>
        </w:tc>
        <w:tc>
          <w:tcPr>
            <w:tcW w:w="734" w:type="pct"/>
          </w:tcPr>
          <w:p w14:paraId="624D59DF" w14:textId="77777777" w:rsidR="00DC5693" w:rsidRPr="007036CE" w:rsidRDefault="00DC5693" w:rsidP="00DC5693">
            <w:pPr>
              <w:pStyle w:val="GOSTTablenorm"/>
              <w:rPr>
                <w:szCs w:val="22"/>
              </w:rPr>
            </w:pPr>
            <w:ins w:id="2921" w:author="Сатлер Марина Викторовна" w:date="2024-02-09T15:47:00Z">
              <w:r w:rsidRPr="007036CE">
                <w:rPr>
                  <w:b/>
                  <w:szCs w:val="24"/>
                  <w:lang w:val="en-US"/>
                </w:rPr>
                <w:t>SECTION_5</w:t>
              </w:r>
              <w:r w:rsidRPr="007036CE">
                <w:rPr>
                  <w:b/>
                  <w:szCs w:val="24"/>
                </w:rPr>
                <w:t>:</w:t>
              </w:r>
            </w:ins>
            <w:r w:rsidRPr="007036CE">
              <w:rPr>
                <w:szCs w:val="22"/>
              </w:rPr>
              <w:t>SUM_2</w:t>
            </w:r>
          </w:p>
        </w:tc>
        <w:tc>
          <w:tcPr>
            <w:tcW w:w="519" w:type="pct"/>
          </w:tcPr>
          <w:p w14:paraId="4C7D9D39" w14:textId="77777777" w:rsidR="00DC5693" w:rsidRPr="007036CE" w:rsidRDefault="00DC5693" w:rsidP="00DC5693">
            <w:pPr>
              <w:pStyle w:val="GOSTTablenorm"/>
            </w:pPr>
            <w:r w:rsidRPr="007036CE">
              <w:rPr>
                <w:szCs w:val="22"/>
              </w:rPr>
              <w:t>Сумма</w:t>
            </w:r>
          </w:p>
        </w:tc>
        <w:tc>
          <w:tcPr>
            <w:tcW w:w="300" w:type="pct"/>
          </w:tcPr>
          <w:p w14:paraId="0A056C0D" w14:textId="77777777" w:rsidR="00DC5693" w:rsidRPr="007036CE" w:rsidRDefault="00DC5693" w:rsidP="00DC5693">
            <w:pPr>
              <w:pStyle w:val="GOSTTablenorm"/>
            </w:pPr>
            <w:r w:rsidRPr="007036CE">
              <w:rPr>
                <w:szCs w:val="22"/>
              </w:rPr>
              <w:t>Да</w:t>
            </w:r>
          </w:p>
        </w:tc>
        <w:tc>
          <w:tcPr>
            <w:tcW w:w="308" w:type="pct"/>
          </w:tcPr>
          <w:p w14:paraId="0D0EE81F" w14:textId="77777777" w:rsidR="00DC5693" w:rsidRPr="007036CE" w:rsidRDefault="00DC5693" w:rsidP="00DC5693">
            <w:pPr>
              <w:pStyle w:val="GOSTTablenorm"/>
            </w:pPr>
          </w:p>
        </w:tc>
        <w:tc>
          <w:tcPr>
            <w:tcW w:w="2039" w:type="pct"/>
          </w:tcPr>
          <w:p w14:paraId="0FEBA5FC" w14:textId="77777777" w:rsidR="00DC5693" w:rsidRPr="007036CE" w:rsidRDefault="00DC5693" w:rsidP="00DC5693">
            <w:pPr>
              <w:pStyle w:val="GOSTTablenorm"/>
            </w:pPr>
            <w:r w:rsidRPr="007036CE">
              <w:rPr>
                <w:szCs w:val="22"/>
              </w:rPr>
              <w:t>Указывается сумма на 1-й плановый год</w:t>
            </w:r>
            <w:del w:id="2922" w:author="Сатлер Марина Викторовна" w:date="2024-07-05T16:50:00Z">
              <w:r w:rsidRPr="007036CE" w:rsidDel="00DC5693">
                <w:rPr>
                  <w:szCs w:val="22"/>
                </w:rPr>
                <w:delText xml:space="preserve"> при доведении на текущий бюджетный цикл</w:delText>
              </w:r>
            </w:del>
          </w:p>
        </w:tc>
      </w:tr>
      <w:tr w:rsidR="00DC5693" w:rsidRPr="007036CE" w14:paraId="2088E33B" w14:textId="77777777" w:rsidTr="00974EB0">
        <w:tc>
          <w:tcPr>
            <w:tcW w:w="1100" w:type="pct"/>
          </w:tcPr>
          <w:p w14:paraId="10C53E9E" w14:textId="77777777" w:rsidR="00DC5693" w:rsidRPr="007036CE" w:rsidRDefault="00DC5693" w:rsidP="00DC5693">
            <w:pPr>
              <w:pStyle w:val="GOSTTablenorm"/>
              <w:rPr>
                <w:szCs w:val="22"/>
              </w:rPr>
            </w:pPr>
            <w:ins w:id="2923" w:author="Сатлер Марина Викторовна" w:date="2024-02-13T15:23:00Z">
              <w:r w:rsidRPr="007036CE">
                <w:t>Сумма на второй год планового периода</w:t>
              </w:r>
            </w:ins>
          </w:p>
        </w:tc>
        <w:tc>
          <w:tcPr>
            <w:tcW w:w="734" w:type="pct"/>
          </w:tcPr>
          <w:p w14:paraId="79FFF57B" w14:textId="77777777" w:rsidR="00DC5693" w:rsidRPr="007036CE" w:rsidRDefault="00DC5693" w:rsidP="00DC5693">
            <w:pPr>
              <w:pStyle w:val="GOSTTablenorm"/>
              <w:rPr>
                <w:szCs w:val="22"/>
              </w:rPr>
            </w:pPr>
            <w:ins w:id="2924" w:author="Сатлер Марина Викторовна" w:date="2024-02-09T15:47:00Z">
              <w:r w:rsidRPr="007036CE">
                <w:rPr>
                  <w:b/>
                  <w:szCs w:val="24"/>
                  <w:lang w:val="en-US"/>
                </w:rPr>
                <w:t>SECTION_5</w:t>
              </w:r>
              <w:r w:rsidRPr="007036CE">
                <w:rPr>
                  <w:b/>
                  <w:szCs w:val="24"/>
                </w:rPr>
                <w:t>:</w:t>
              </w:r>
            </w:ins>
            <w:r w:rsidRPr="007036CE">
              <w:rPr>
                <w:szCs w:val="22"/>
              </w:rPr>
              <w:t>SUM_3</w:t>
            </w:r>
          </w:p>
        </w:tc>
        <w:tc>
          <w:tcPr>
            <w:tcW w:w="519" w:type="pct"/>
          </w:tcPr>
          <w:p w14:paraId="6B7977D3" w14:textId="77777777" w:rsidR="00DC5693" w:rsidRPr="007036CE" w:rsidRDefault="00DC5693" w:rsidP="00DC5693">
            <w:pPr>
              <w:pStyle w:val="GOSTTablenorm"/>
            </w:pPr>
            <w:r w:rsidRPr="007036CE">
              <w:rPr>
                <w:szCs w:val="22"/>
              </w:rPr>
              <w:t>Сумма</w:t>
            </w:r>
          </w:p>
        </w:tc>
        <w:tc>
          <w:tcPr>
            <w:tcW w:w="300" w:type="pct"/>
          </w:tcPr>
          <w:p w14:paraId="2DF6DB81" w14:textId="77777777" w:rsidR="00DC5693" w:rsidRPr="007036CE" w:rsidRDefault="00DC5693" w:rsidP="00DC5693">
            <w:pPr>
              <w:pStyle w:val="GOSTTablenorm"/>
            </w:pPr>
            <w:r w:rsidRPr="007036CE">
              <w:rPr>
                <w:szCs w:val="22"/>
              </w:rPr>
              <w:t>Да</w:t>
            </w:r>
          </w:p>
        </w:tc>
        <w:tc>
          <w:tcPr>
            <w:tcW w:w="308" w:type="pct"/>
          </w:tcPr>
          <w:p w14:paraId="724FB575" w14:textId="77777777" w:rsidR="00DC5693" w:rsidRPr="007036CE" w:rsidRDefault="00DC5693" w:rsidP="00DC5693">
            <w:pPr>
              <w:pStyle w:val="GOSTTablenorm"/>
            </w:pPr>
          </w:p>
        </w:tc>
        <w:tc>
          <w:tcPr>
            <w:tcW w:w="2039" w:type="pct"/>
          </w:tcPr>
          <w:p w14:paraId="76F14249" w14:textId="77777777" w:rsidR="00DC5693" w:rsidRPr="007036CE" w:rsidRDefault="00DC5693" w:rsidP="00DC5693">
            <w:pPr>
              <w:pStyle w:val="GOSTTablenorm"/>
            </w:pPr>
            <w:r w:rsidRPr="007036CE">
              <w:rPr>
                <w:szCs w:val="22"/>
              </w:rPr>
              <w:t>Указывается сумма на 2-й плановый год</w:t>
            </w:r>
            <w:del w:id="2925" w:author="Сатлер Марина Викторовна" w:date="2024-07-05T16:50:00Z">
              <w:r w:rsidRPr="007036CE" w:rsidDel="00DC5693">
                <w:rPr>
                  <w:szCs w:val="22"/>
                </w:rPr>
                <w:delText xml:space="preserve"> при доведении на текущий бюджетный цикл</w:delText>
              </w:r>
            </w:del>
          </w:p>
        </w:tc>
      </w:tr>
      <w:tr w:rsidR="00DC5693" w:rsidRPr="007036CE" w:rsidDel="00DC5693" w14:paraId="6C0FB96C" w14:textId="77777777" w:rsidTr="00974EB0">
        <w:trPr>
          <w:del w:id="2926" w:author="Сатлер Марина Викторовна" w:date="2024-07-05T16:50:00Z"/>
        </w:trPr>
        <w:tc>
          <w:tcPr>
            <w:tcW w:w="1100" w:type="pct"/>
          </w:tcPr>
          <w:p w14:paraId="3E8219E3" w14:textId="77777777" w:rsidR="00DC5693" w:rsidRPr="007036CE" w:rsidDel="00DC5693" w:rsidRDefault="00DC5693" w:rsidP="00DC5693">
            <w:pPr>
              <w:pStyle w:val="GOSTTablenorm"/>
              <w:rPr>
                <w:del w:id="2927" w:author="Сатлер Марина Викторовна" w:date="2024-07-05T16:50:00Z"/>
                <w:szCs w:val="22"/>
              </w:rPr>
            </w:pPr>
            <w:bookmarkStart w:id="2928" w:name="_Toc173151496"/>
            <w:bookmarkStart w:id="2929" w:name="_Toc173746091"/>
            <w:bookmarkStart w:id="2930" w:name="_Toc175760703"/>
            <w:bookmarkStart w:id="2931" w:name="_Toc189429720"/>
            <w:bookmarkStart w:id="2932" w:name="_Toc222927430"/>
            <w:bookmarkStart w:id="2933" w:name="_Toc222927821"/>
            <w:bookmarkEnd w:id="2928"/>
            <w:bookmarkEnd w:id="2929"/>
            <w:bookmarkEnd w:id="2930"/>
            <w:bookmarkEnd w:id="2931"/>
            <w:bookmarkEnd w:id="2932"/>
            <w:bookmarkEnd w:id="2933"/>
          </w:p>
        </w:tc>
        <w:tc>
          <w:tcPr>
            <w:tcW w:w="734" w:type="pct"/>
          </w:tcPr>
          <w:p w14:paraId="2027EFEF" w14:textId="77777777" w:rsidR="00DC5693" w:rsidRPr="007036CE" w:rsidDel="00DC5693" w:rsidRDefault="00DC5693" w:rsidP="00DC5693">
            <w:pPr>
              <w:pStyle w:val="GOSTTablenorm"/>
              <w:rPr>
                <w:del w:id="2934" w:author="Сатлер Марина Викторовна" w:date="2024-07-05T16:50:00Z"/>
                <w:szCs w:val="22"/>
              </w:rPr>
            </w:pPr>
            <w:del w:id="2935" w:author="Сатлер Марина Викторовна" w:date="2024-07-05T16:50:00Z">
              <w:r w:rsidRPr="007036CE" w:rsidDel="00DC5693">
                <w:rPr>
                  <w:szCs w:val="22"/>
                </w:rPr>
                <w:delText>SUM_4</w:delText>
              </w:r>
              <w:bookmarkStart w:id="2936" w:name="_Toc173151497"/>
              <w:bookmarkStart w:id="2937" w:name="_Toc173746092"/>
              <w:bookmarkStart w:id="2938" w:name="_Toc175760704"/>
              <w:bookmarkStart w:id="2939" w:name="_Toc189429721"/>
              <w:bookmarkStart w:id="2940" w:name="_Toc222927431"/>
              <w:bookmarkStart w:id="2941" w:name="_Toc222927822"/>
              <w:bookmarkEnd w:id="2936"/>
              <w:bookmarkEnd w:id="2937"/>
              <w:bookmarkEnd w:id="2938"/>
              <w:bookmarkEnd w:id="2939"/>
              <w:bookmarkEnd w:id="2940"/>
              <w:bookmarkEnd w:id="2941"/>
            </w:del>
          </w:p>
        </w:tc>
        <w:tc>
          <w:tcPr>
            <w:tcW w:w="519" w:type="pct"/>
          </w:tcPr>
          <w:p w14:paraId="372C6ED4" w14:textId="77777777" w:rsidR="00DC5693" w:rsidRPr="007036CE" w:rsidDel="00DC5693" w:rsidRDefault="00DC5693" w:rsidP="00DC5693">
            <w:pPr>
              <w:pStyle w:val="GOSTTablenorm"/>
              <w:rPr>
                <w:del w:id="2942" w:author="Сатлер Марина Викторовна" w:date="2024-07-05T16:50:00Z"/>
              </w:rPr>
            </w:pPr>
            <w:del w:id="2943" w:author="Сатлер Марина Викторовна" w:date="2024-07-05T16:50:00Z">
              <w:r w:rsidRPr="007036CE" w:rsidDel="00DC5693">
                <w:rPr>
                  <w:szCs w:val="22"/>
                </w:rPr>
                <w:delText>Сумма</w:delText>
              </w:r>
              <w:bookmarkStart w:id="2944" w:name="_Toc173151498"/>
              <w:bookmarkStart w:id="2945" w:name="_Toc173746093"/>
              <w:bookmarkStart w:id="2946" w:name="_Toc175760705"/>
              <w:bookmarkStart w:id="2947" w:name="_Toc189429722"/>
              <w:bookmarkStart w:id="2948" w:name="_Toc222927432"/>
              <w:bookmarkStart w:id="2949" w:name="_Toc222927823"/>
              <w:bookmarkEnd w:id="2944"/>
              <w:bookmarkEnd w:id="2945"/>
              <w:bookmarkEnd w:id="2946"/>
              <w:bookmarkEnd w:id="2947"/>
              <w:bookmarkEnd w:id="2948"/>
              <w:bookmarkEnd w:id="2949"/>
            </w:del>
          </w:p>
        </w:tc>
        <w:tc>
          <w:tcPr>
            <w:tcW w:w="300" w:type="pct"/>
          </w:tcPr>
          <w:p w14:paraId="3EA48E09" w14:textId="77777777" w:rsidR="00DC5693" w:rsidRPr="007036CE" w:rsidDel="00DC5693" w:rsidRDefault="00DC5693" w:rsidP="00DC5693">
            <w:pPr>
              <w:pStyle w:val="GOSTTablenorm"/>
              <w:rPr>
                <w:del w:id="2950" w:author="Сатлер Марина Викторовна" w:date="2024-07-05T16:50:00Z"/>
              </w:rPr>
            </w:pPr>
            <w:del w:id="2951" w:author="Сатлер Марина Викторовна" w:date="2024-07-05T16:50:00Z">
              <w:r w:rsidRPr="007036CE" w:rsidDel="00DC5693">
                <w:rPr>
                  <w:szCs w:val="22"/>
                </w:rPr>
                <w:delText>Да</w:delText>
              </w:r>
              <w:bookmarkStart w:id="2952" w:name="_Toc173151499"/>
              <w:bookmarkStart w:id="2953" w:name="_Toc173746094"/>
              <w:bookmarkStart w:id="2954" w:name="_Toc175760706"/>
              <w:bookmarkStart w:id="2955" w:name="_Toc189429723"/>
              <w:bookmarkStart w:id="2956" w:name="_Toc222927433"/>
              <w:bookmarkStart w:id="2957" w:name="_Toc222927824"/>
              <w:bookmarkEnd w:id="2952"/>
              <w:bookmarkEnd w:id="2953"/>
              <w:bookmarkEnd w:id="2954"/>
              <w:bookmarkEnd w:id="2955"/>
              <w:bookmarkEnd w:id="2956"/>
              <w:bookmarkEnd w:id="2957"/>
            </w:del>
          </w:p>
        </w:tc>
        <w:tc>
          <w:tcPr>
            <w:tcW w:w="308" w:type="pct"/>
          </w:tcPr>
          <w:p w14:paraId="49E9D300" w14:textId="77777777" w:rsidR="00DC5693" w:rsidRPr="007036CE" w:rsidDel="00DC5693" w:rsidRDefault="00DC5693" w:rsidP="00DC5693">
            <w:pPr>
              <w:pStyle w:val="GOSTTablenorm"/>
              <w:rPr>
                <w:del w:id="2958" w:author="Сатлер Марина Викторовна" w:date="2024-07-05T16:50:00Z"/>
              </w:rPr>
            </w:pPr>
            <w:bookmarkStart w:id="2959" w:name="_Toc173151500"/>
            <w:bookmarkStart w:id="2960" w:name="_Toc173746095"/>
            <w:bookmarkStart w:id="2961" w:name="_Toc175760707"/>
            <w:bookmarkStart w:id="2962" w:name="_Toc189429724"/>
            <w:bookmarkStart w:id="2963" w:name="_Toc222927434"/>
            <w:bookmarkStart w:id="2964" w:name="_Toc222927825"/>
            <w:bookmarkEnd w:id="2959"/>
            <w:bookmarkEnd w:id="2960"/>
            <w:bookmarkEnd w:id="2961"/>
            <w:bookmarkEnd w:id="2962"/>
            <w:bookmarkEnd w:id="2963"/>
            <w:bookmarkEnd w:id="2964"/>
          </w:p>
        </w:tc>
        <w:tc>
          <w:tcPr>
            <w:tcW w:w="2039" w:type="pct"/>
          </w:tcPr>
          <w:p w14:paraId="2A5077C6" w14:textId="77777777" w:rsidR="00DC5693" w:rsidRPr="007036CE" w:rsidDel="00DC5693" w:rsidRDefault="00DC5693" w:rsidP="00DC5693">
            <w:pPr>
              <w:pStyle w:val="GOSTTablenorm"/>
              <w:rPr>
                <w:del w:id="2965" w:author="Сатлер Марина Викторовна" w:date="2024-07-05T16:50:00Z"/>
              </w:rPr>
            </w:pPr>
            <w:del w:id="2966" w:author="Сатлер Марина Викторовна" w:date="2024-07-05T16:50:00Z">
              <w:r w:rsidRPr="007036CE" w:rsidDel="00DC5693">
                <w:rPr>
                  <w:szCs w:val="22"/>
                </w:rPr>
                <w:delText>Указывается значение «0.00»</w:delText>
              </w:r>
              <w:bookmarkStart w:id="2967" w:name="_Toc173151501"/>
              <w:bookmarkStart w:id="2968" w:name="_Toc173746096"/>
              <w:bookmarkStart w:id="2969" w:name="_Toc175760708"/>
              <w:bookmarkStart w:id="2970" w:name="_Toc189429725"/>
              <w:bookmarkStart w:id="2971" w:name="_Toc222927435"/>
              <w:bookmarkStart w:id="2972" w:name="_Toc222927826"/>
              <w:bookmarkEnd w:id="2967"/>
              <w:bookmarkEnd w:id="2968"/>
              <w:bookmarkEnd w:id="2969"/>
              <w:bookmarkEnd w:id="2970"/>
              <w:bookmarkEnd w:id="2971"/>
              <w:bookmarkEnd w:id="2972"/>
            </w:del>
          </w:p>
        </w:tc>
        <w:bookmarkStart w:id="2973" w:name="_Toc173151502"/>
        <w:bookmarkStart w:id="2974" w:name="_Toc173746097"/>
        <w:bookmarkStart w:id="2975" w:name="_Toc175760709"/>
        <w:bookmarkStart w:id="2976" w:name="_Toc189429726"/>
        <w:bookmarkStart w:id="2977" w:name="_Toc222927436"/>
        <w:bookmarkStart w:id="2978" w:name="_Toc222927827"/>
        <w:bookmarkEnd w:id="2973"/>
        <w:bookmarkEnd w:id="2974"/>
        <w:bookmarkEnd w:id="2975"/>
        <w:bookmarkEnd w:id="2976"/>
        <w:bookmarkEnd w:id="2977"/>
        <w:bookmarkEnd w:id="2978"/>
      </w:tr>
    </w:tbl>
    <w:p w14:paraId="324963EA" w14:textId="77777777" w:rsidR="00A53258" w:rsidRPr="007036CE" w:rsidRDefault="00616B9D" w:rsidP="00DE0449">
      <w:pPr>
        <w:pStyle w:val="51"/>
      </w:pPr>
      <w:bookmarkStart w:id="2979" w:name="_Toc222927828"/>
      <w:commentRangeStart w:id="2980"/>
      <w:r w:rsidRPr="007036CE">
        <w:t xml:space="preserve">Пример </w:t>
      </w:r>
      <w:commentRangeEnd w:id="2980"/>
      <w:r w:rsidRPr="007036CE">
        <w:rPr>
          <w:rStyle w:val="afff4"/>
          <w:sz w:val="24"/>
          <w:szCs w:val="26"/>
        </w:rPr>
        <w:commentReference w:id="2980"/>
      </w:r>
      <w:r w:rsidRPr="007036CE">
        <w:t>запроса по документу «Предложения по внесению изменений в распределение бюджетных ассигнований на финансовый год и на плановый период» (ф.0501065) DBD_PropAmenBA</w:t>
      </w:r>
      <w:bookmarkEnd w:id="2979"/>
    </w:p>
    <w:p w14:paraId="448ACF44" w14:textId="77777777" w:rsidR="00835668" w:rsidRPr="007036CE" w:rsidRDefault="00835668" w:rsidP="00835668">
      <w:pPr>
        <w:pStyle w:val="GOSTScript"/>
      </w:pPr>
      <w:r w:rsidRPr="007036CE">
        <w:t>{</w:t>
      </w:r>
    </w:p>
    <w:p w14:paraId="1C3E3394" w14:textId="77777777" w:rsidR="00835668" w:rsidRPr="007036CE" w:rsidRDefault="00835668" w:rsidP="00835668">
      <w:pPr>
        <w:pStyle w:val="GOSTScript"/>
      </w:pPr>
      <w:r w:rsidRPr="007036CE">
        <w:tab/>
        <w:t>"header": {</w:t>
      </w:r>
    </w:p>
    <w:p w14:paraId="194D805F" w14:textId="77777777" w:rsidR="00835668" w:rsidRPr="007036CE" w:rsidRDefault="00835668" w:rsidP="00835668">
      <w:pPr>
        <w:pStyle w:val="GOSTScript"/>
      </w:pPr>
      <w:r w:rsidRPr="007036CE">
        <w:tab/>
      </w:r>
      <w:r w:rsidRPr="007036CE">
        <w:tab/>
        <w:t>"Source": "</w:t>
      </w:r>
      <w:del w:id="2981" w:author="Сатлер Марина Викторовна" w:date="2024-09-25T17:35:00Z">
        <w:r w:rsidRPr="007036CE" w:rsidDel="00106EBC">
          <w:delText>EXP05</w:delText>
        </w:r>
      </w:del>
      <w:ins w:id="2982" w:author="Сатлер Марина Викторовна" w:date="2024-09-25T17:35:00Z">
        <w:r w:rsidR="00106EBC" w:rsidRPr="007036CE">
          <w:t>EXP01</w:t>
        </w:r>
      </w:ins>
      <w:r w:rsidRPr="007036CE">
        <w:t>",</w:t>
      </w:r>
    </w:p>
    <w:p w14:paraId="4D427A8D" w14:textId="77777777" w:rsidR="00835668" w:rsidRPr="007036CE" w:rsidRDefault="00835668" w:rsidP="00835668">
      <w:pPr>
        <w:pStyle w:val="GOSTScript"/>
      </w:pPr>
      <w:r w:rsidRPr="007036CE">
        <w:tab/>
      </w:r>
      <w:r w:rsidRPr="007036CE">
        <w:tab/>
        <w:t>"ReqDateTime": "2024-02-05 10:37:22",</w:t>
      </w:r>
    </w:p>
    <w:p w14:paraId="0A645C5A" w14:textId="77777777" w:rsidR="00835668" w:rsidRPr="007036CE" w:rsidRDefault="00835668" w:rsidP="00835668">
      <w:pPr>
        <w:pStyle w:val="GOSTScript"/>
      </w:pPr>
      <w:r w:rsidRPr="007036CE">
        <w:tab/>
      </w:r>
      <w:r w:rsidRPr="007036CE">
        <w:tab/>
        <w:t>"Version": "1.0",</w:t>
      </w:r>
    </w:p>
    <w:p w14:paraId="4737961A" w14:textId="77777777" w:rsidR="00835668" w:rsidRPr="007036CE" w:rsidRDefault="00835668" w:rsidP="00835668">
      <w:pPr>
        <w:pStyle w:val="GOSTScript"/>
      </w:pPr>
      <w:r w:rsidRPr="007036CE">
        <w:tab/>
      </w:r>
      <w:r w:rsidRPr="007036CE">
        <w:tab/>
        <w:t>"Params": [</w:t>
      </w:r>
    </w:p>
    <w:p w14:paraId="3A864022" w14:textId="77777777" w:rsidR="00835668" w:rsidRPr="007036CE" w:rsidRDefault="00835668" w:rsidP="00835668">
      <w:pPr>
        <w:pStyle w:val="GOSTScript"/>
      </w:pPr>
      <w:r w:rsidRPr="007036CE">
        <w:tab/>
      </w:r>
      <w:r w:rsidRPr="007036CE">
        <w:tab/>
      </w:r>
      <w:r w:rsidRPr="007036CE">
        <w:tab/>
        <w:t>{</w:t>
      </w:r>
    </w:p>
    <w:p w14:paraId="4B572647" w14:textId="77777777" w:rsidR="00835668" w:rsidRPr="007036CE" w:rsidRDefault="00835668" w:rsidP="00835668">
      <w:pPr>
        <w:pStyle w:val="GOSTScript"/>
      </w:pPr>
      <w:r w:rsidRPr="007036CE">
        <w:tab/>
      </w:r>
      <w:r w:rsidRPr="007036CE">
        <w:tab/>
      </w:r>
      <w:r w:rsidRPr="007036CE">
        <w:tab/>
      </w:r>
      <w:r w:rsidRPr="007036CE">
        <w:tab/>
        <w:t>"param": "example",</w:t>
      </w:r>
    </w:p>
    <w:p w14:paraId="69644809" w14:textId="77777777" w:rsidR="00835668" w:rsidRPr="007036CE" w:rsidRDefault="00835668" w:rsidP="00835668">
      <w:pPr>
        <w:pStyle w:val="GOSTScript"/>
      </w:pPr>
      <w:r w:rsidRPr="007036CE">
        <w:tab/>
      </w:r>
      <w:r w:rsidRPr="007036CE">
        <w:tab/>
      </w:r>
      <w:r w:rsidRPr="007036CE">
        <w:tab/>
      </w:r>
      <w:r w:rsidRPr="007036CE">
        <w:tab/>
        <w:t>"value": "01"</w:t>
      </w:r>
    </w:p>
    <w:p w14:paraId="472C5DBB" w14:textId="77777777" w:rsidR="00835668" w:rsidRPr="007036CE" w:rsidRDefault="00835668" w:rsidP="00835668">
      <w:pPr>
        <w:pStyle w:val="GOSTScript"/>
      </w:pPr>
      <w:r w:rsidRPr="007036CE">
        <w:tab/>
      </w:r>
      <w:r w:rsidRPr="007036CE">
        <w:tab/>
      </w:r>
      <w:r w:rsidRPr="007036CE">
        <w:tab/>
        <w:t>}</w:t>
      </w:r>
    </w:p>
    <w:p w14:paraId="0C14AE52" w14:textId="77777777" w:rsidR="00835668" w:rsidRPr="007036CE" w:rsidRDefault="00835668" w:rsidP="00835668">
      <w:pPr>
        <w:pStyle w:val="GOSTScript"/>
      </w:pPr>
      <w:r w:rsidRPr="007036CE">
        <w:tab/>
      </w:r>
      <w:r w:rsidRPr="007036CE">
        <w:tab/>
        <w:t>],</w:t>
      </w:r>
    </w:p>
    <w:p w14:paraId="10703C09" w14:textId="77777777" w:rsidR="00835668" w:rsidRPr="007036CE" w:rsidRDefault="00835668" w:rsidP="00835668">
      <w:pPr>
        <w:pStyle w:val="GOSTScript"/>
      </w:pPr>
      <w:r w:rsidRPr="007036CE">
        <w:tab/>
      </w:r>
      <w:r w:rsidRPr="007036CE">
        <w:tab/>
        <w:t>"ReqGuid": "b0d4ce5d-2757-4688-948c-vv72qba94f86",</w:t>
      </w:r>
    </w:p>
    <w:p w14:paraId="3CBBDA3F" w14:textId="77777777" w:rsidR="00835668" w:rsidRPr="007036CE" w:rsidRDefault="00835668" w:rsidP="00835668">
      <w:pPr>
        <w:pStyle w:val="GOSTScript"/>
      </w:pPr>
      <w:r w:rsidRPr="007036CE">
        <w:tab/>
      </w:r>
      <w:r w:rsidRPr="007036CE">
        <w:tab/>
        <w:t>"DocGuid": "0bd90a7c-e339-34ff-ac39-73029ff81370",</w:t>
      </w:r>
    </w:p>
    <w:p w14:paraId="0DB0667A" w14:textId="77777777" w:rsidR="00835668" w:rsidRPr="007036CE" w:rsidRDefault="00835668" w:rsidP="00835668">
      <w:pPr>
        <w:pStyle w:val="GOSTScript"/>
      </w:pPr>
      <w:r w:rsidRPr="007036CE">
        <w:tab/>
      </w:r>
      <w:r w:rsidRPr="007036CE">
        <w:tab/>
        <w:t>"RequestType": "ACCOUNTING",</w:t>
      </w:r>
    </w:p>
    <w:p w14:paraId="435803A7" w14:textId="77777777" w:rsidR="00835668" w:rsidRPr="007036CE" w:rsidRDefault="00835668" w:rsidP="00835668">
      <w:pPr>
        <w:pStyle w:val="GOSTScript"/>
      </w:pPr>
      <w:r w:rsidRPr="007036CE">
        <w:tab/>
      </w:r>
      <w:r w:rsidRPr="007036CE">
        <w:tab/>
        <w:t>"TypeDoc": "DBD_PropAmenBA",</w:t>
      </w:r>
    </w:p>
    <w:p w14:paraId="2290F363" w14:textId="77777777" w:rsidR="00835668" w:rsidRPr="007036CE" w:rsidRDefault="00835668" w:rsidP="00835668">
      <w:pPr>
        <w:pStyle w:val="GOSTScript"/>
      </w:pPr>
      <w:r w:rsidRPr="007036CE">
        <w:tab/>
      </w:r>
      <w:r w:rsidRPr="007036CE">
        <w:tab/>
        <w:t>"Stage": "auth",</w:t>
      </w:r>
    </w:p>
    <w:p w14:paraId="2DD5EF03" w14:textId="77777777" w:rsidR="00835668" w:rsidRPr="007036CE" w:rsidRDefault="00835668" w:rsidP="00835668">
      <w:pPr>
        <w:pStyle w:val="GOSTScript"/>
      </w:pPr>
      <w:r w:rsidRPr="007036CE">
        <w:tab/>
      </w:r>
      <w:r w:rsidRPr="007036CE">
        <w:tab/>
        <w:t>"BalLevContrl": 0,</w:t>
      </w:r>
    </w:p>
    <w:p w14:paraId="033F1BF6" w14:textId="77777777" w:rsidR="00835668" w:rsidRPr="007036CE" w:rsidRDefault="00835668" w:rsidP="00835668">
      <w:pPr>
        <w:pStyle w:val="GOSTScript"/>
      </w:pPr>
      <w:r w:rsidRPr="007036CE">
        <w:tab/>
      </w:r>
      <w:r w:rsidRPr="007036CE">
        <w:tab/>
        <w:t>"Subject": "</w:t>
      </w:r>
      <w:r w:rsidR="0040715D" w:rsidRPr="007036CE">
        <w:t>9500</w:t>
      </w:r>
      <w:r w:rsidRPr="007036CE">
        <w:t>",</w:t>
      </w:r>
    </w:p>
    <w:p w14:paraId="272065FD" w14:textId="77777777" w:rsidR="00835668" w:rsidRPr="007036CE" w:rsidRDefault="00835668" w:rsidP="00835668">
      <w:pPr>
        <w:pStyle w:val="GOSTScript"/>
      </w:pPr>
      <w:r w:rsidRPr="007036CE">
        <w:tab/>
      </w:r>
      <w:r w:rsidRPr="007036CE">
        <w:tab/>
        <w:t>"SettlementDate": "2024-02-05"</w:t>
      </w:r>
    </w:p>
    <w:p w14:paraId="20F5688A" w14:textId="77777777" w:rsidR="00835668" w:rsidRPr="007036CE" w:rsidRDefault="00835668" w:rsidP="00835668">
      <w:pPr>
        <w:pStyle w:val="GOSTScript"/>
      </w:pPr>
      <w:r w:rsidRPr="007036CE">
        <w:lastRenderedPageBreak/>
        <w:tab/>
        <w:t>},</w:t>
      </w:r>
    </w:p>
    <w:p w14:paraId="01B84782" w14:textId="77777777" w:rsidR="00835668" w:rsidRPr="007036CE" w:rsidRDefault="00835668" w:rsidP="00835668">
      <w:pPr>
        <w:pStyle w:val="GOSTScript"/>
      </w:pPr>
      <w:r w:rsidRPr="007036CE">
        <w:tab/>
        <w:t>"document": {</w:t>
      </w:r>
    </w:p>
    <w:p w14:paraId="159C03BF" w14:textId="77777777" w:rsidR="00835668" w:rsidRPr="007036CE" w:rsidRDefault="00835668" w:rsidP="00835668">
      <w:pPr>
        <w:pStyle w:val="GOSTScript"/>
      </w:pPr>
      <w:r w:rsidRPr="007036CE">
        <w:tab/>
      </w:r>
      <w:r w:rsidRPr="007036CE">
        <w:tab/>
        <w:t>"NUM_DOC": "003/41",</w:t>
      </w:r>
    </w:p>
    <w:p w14:paraId="1D486EBD" w14:textId="77777777" w:rsidR="00835668" w:rsidRPr="007036CE" w:rsidRDefault="00835668" w:rsidP="00835668">
      <w:pPr>
        <w:pStyle w:val="GOSTScript"/>
      </w:pPr>
      <w:r w:rsidRPr="007036CE">
        <w:tab/>
      </w:r>
      <w:r w:rsidRPr="007036CE">
        <w:tab/>
        <w:t>"DATE_DOC": "2024-02-05",</w:t>
      </w:r>
    </w:p>
    <w:p w14:paraId="7ECD038D" w14:textId="77777777" w:rsidR="00835668" w:rsidRPr="007036CE" w:rsidRDefault="00835668" w:rsidP="00835668">
      <w:pPr>
        <w:pStyle w:val="GOSTScript"/>
      </w:pPr>
      <w:r w:rsidRPr="007036CE">
        <w:tab/>
      </w:r>
      <w:r w:rsidRPr="007036CE">
        <w:tab/>
        <w:t>"DOC_TYPE": "</w:t>
      </w:r>
      <w:r w:rsidRPr="007036CE">
        <w:rPr>
          <w:lang w:val="ru-RU"/>
        </w:rPr>
        <w:t>БПИ</w:t>
      </w:r>
      <w:r w:rsidRPr="007036CE">
        <w:t>",</w:t>
      </w:r>
    </w:p>
    <w:p w14:paraId="1A0E2F96" w14:textId="77777777" w:rsidR="00835668" w:rsidRPr="007036CE" w:rsidRDefault="00835668" w:rsidP="00835668">
      <w:pPr>
        <w:pStyle w:val="GOSTScript"/>
      </w:pPr>
      <w:r w:rsidRPr="007036CE">
        <w:tab/>
      </w:r>
      <w:r w:rsidRPr="007036CE">
        <w:tab/>
        <w:t>"ACCESSLEVEL": 0,</w:t>
      </w:r>
    </w:p>
    <w:p w14:paraId="2D444E9B" w14:textId="77777777" w:rsidR="00835668" w:rsidRPr="007036CE" w:rsidRDefault="00835668" w:rsidP="00835668">
      <w:pPr>
        <w:pStyle w:val="GOSTScript"/>
      </w:pPr>
      <w:r w:rsidRPr="007036CE">
        <w:tab/>
      </w:r>
      <w:r w:rsidRPr="007036CE">
        <w:tab/>
        <w:t>"BUDGET_CODE": "99010001",</w:t>
      </w:r>
    </w:p>
    <w:p w14:paraId="3088643B" w14:textId="77777777" w:rsidR="00835668" w:rsidRPr="007036CE" w:rsidRDefault="00835668" w:rsidP="00835668">
      <w:pPr>
        <w:pStyle w:val="GOSTScript"/>
        <w:rPr>
          <w:ins w:id="2983" w:author="Сатлер Марина Викторовна" w:date="2024-07-02T11:02:00Z"/>
        </w:rPr>
      </w:pPr>
      <w:r w:rsidRPr="007036CE">
        <w:tab/>
      </w:r>
      <w:r w:rsidRPr="007036CE">
        <w:tab/>
        <w:t>"EVENT_DATE": "2024-02-05",</w:t>
      </w:r>
    </w:p>
    <w:p w14:paraId="7B79EFB1" w14:textId="77777777" w:rsidR="007F4D69" w:rsidRPr="007036CE" w:rsidRDefault="007F4D69" w:rsidP="00835668">
      <w:pPr>
        <w:pStyle w:val="GOSTScript"/>
        <w:rPr>
          <w:ins w:id="2984" w:author="Сатлер Марина Викторовна" w:date="2024-07-08T15:18:00Z"/>
        </w:rPr>
      </w:pPr>
      <w:ins w:id="2985" w:author="Сатлер Марина Викторовна" w:date="2024-07-02T11:02:00Z">
        <w:r w:rsidRPr="007036CE">
          <w:tab/>
        </w:r>
        <w:r w:rsidRPr="007036CE">
          <w:tab/>
          <w:t>"</w:t>
        </w:r>
        <w:r w:rsidRPr="007036CE">
          <w:rPr>
            <w:szCs w:val="24"/>
          </w:rPr>
          <w:t>CHANGE_CODE</w:t>
        </w:r>
        <w:r w:rsidRPr="007036CE">
          <w:t>": "244",</w:t>
        </w:r>
      </w:ins>
    </w:p>
    <w:p w14:paraId="0FED455A" w14:textId="77777777" w:rsidR="00342CB0" w:rsidRPr="007036CE" w:rsidRDefault="00342CB0" w:rsidP="00835668">
      <w:pPr>
        <w:pStyle w:val="GOSTScript"/>
      </w:pPr>
      <w:ins w:id="2986" w:author="Сатлер Марина Викторовна" w:date="2024-07-08T15:18:00Z">
        <w:r w:rsidRPr="007036CE">
          <w:tab/>
        </w:r>
        <w:r w:rsidRPr="007036CE">
          <w:tab/>
          <w:t>"NBC": "1",</w:t>
        </w:r>
      </w:ins>
    </w:p>
    <w:p w14:paraId="1C8A3E7A" w14:textId="77777777" w:rsidR="00835668" w:rsidRPr="007036CE" w:rsidRDefault="00835668" w:rsidP="00835668">
      <w:pPr>
        <w:pStyle w:val="GOSTScript"/>
      </w:pPr>
      <w:r w:rsidRPr="007036CE">
        <w:tab/>
      </w:r>
      <w:r w:rsidRPr="007036CE">
        <w:tab/>
        <w:t>"SECTION_2": [</w:t>
      </w:r>
    </w:p>
    <w:p w14:paraId="7E8B8B4F" w14:textId="77777777" w:rsidR="00835668" w:rsidRPr="007036CE" w:rsidRDefault="00835668" w:rsidP="00835668">
      <w:pPr>
        <w:pStyle w:val="GOSTScript"/>
      </w:pPr>
      <w:r w:rsidRPr="007036CE">
        <w:tab/>
      </w:r>
      <w:r w:rsidRPr="007036CE">
        <w:tab/>
      </w:r>
      <w:r w:rsidRPr="007036CE">
        <w:tab/>
        <w:t>{</w:t>
      </w:r>
    </w:p>
    <w:p w14:paraId="4A6C505B" w14:textId="77777777" w:rsidR="00B11FC5" w:rsidRPr="007036CE" w:rsidRDefault="00B11FC5" w:rsidP="00835668">
      <w:pPr>
        <w:pStyle w:val="GOSTScript"/>
      </w:pPr>
      <w:r w:rsidRPr="007036CE">
        <w:tab/>
      </w:r>
      <w:r w:rsidRPr="007036CE">
        <w:tab/>
      </w:r>
      <w:r w:rsidRPr="007036CE">
        <w:tab/>
      </w:r>
      <w:r w:rsidRPr="007036CE">
        <w:tab/>
        <w:t>"SECTION_TYPE": "1",</w:t>
      </w:r>
    </w:p>
    <w:p w14:paraId="38539A3C" w14:textId="77777777" w:rsidR="00835668" w:rsidRPr="007036CE" w:rsidRDefault="00835668" w:rsidP="00835668">
      <w:pPr>
        <w:pStyle w:val="GOSTScript"/>
      </w:pPr>
      <w:r w:rsidRPr="007036CE">
        <w:tab/>
      </w:r>
      <w:r w:rsidRPr="007036CE">
        <w:tab/>
      </w:r>
      <w:r w:rsidRPr="007036CE">
        <w:tab/>
      </w:r>
      <w:r w:rsidRPr="007036CE">
        <w:tab/>
        <w:t>"</w:t>
      </w:r>
      <w:ins w:id="2987" w:author="Сатлер Марина Викторовна" w:date="2024-06-11T14:18:00Z">
        <w:r w:rsidR="00240EDB" w:rsidRPr="007036CE">
          <w:rPr>
            <w:szCs w:val="24"/>
          </w:rPr>
          <w:t>id</w:t>
        </w:r>
      </w:ins>
      <w:del w:id="2988" w:author="Сатлер Марина Викторовна" w:date="2024-06-11T14:18:00Z">
        <w:r w:rsidRPr="007036CE" w:rsidDel="00240EDB">
          <w:delText>ID</w:delText>
        </w:r>
      </w:del>
      <w:r w:rsidRPr="007036CE">
        <w:t>": 1,</w:t>
      </w:r>
    </w:p>
    <w:p w14:paraId="7A50CE34" w14:textId="77777777" w:rsidR="00835668" w:rsidRPr="007036CE" w:rsidRDefault="00835668" w:rsidP="00835668">
      <w:pPr>
        <w:pStyle w:val="GOSTScript"/>
      </w:pPr>
      <w:r w:rsidRPr="007036CE">
        <w:tab/>
      </w:r>
      <w:r w:rsidRPr="007036CE">
        <w:tab/>
      </w:r>
      <w:r w:rsidRPr="007036CE">
        <w:tab/>
      </w:r>
      <w:r w:rsidRPr="007036CE">
        <w:tab/>
        <w:t>"NUMBROW": "1",</w:t>
      </w:r>
    </w:p>
    <w:p w14:paraId="09039C00" w14:textId="77777777" w:rsidR="00835668" w:rsidRPr="007036CE" w:rsidRDefault="00835668" w:rsidP="00835668">
      <w:pPr>
        <w:pStyle w:val="GOSTScript"/>
      </w:pPr>
      <w:r w:rsidRPr="007036CE">
        <w:tab/>
      </w:r>
      <w:r w:rsidRPr="007036CE">
        <w:tab/>
      </w:r>
      <w:r w:rsidRPr="007036CE">
        <w:tab/>
      </w:r>
      <w:r w:rsidRPr="007036CE">
        <w:tab/>
        <w:t>"SIGNKBK": "N",</w:t>
      </w:r>
    </w:p>
    <w:p w14:paraId="6A847042" w14:textId="77777777" w:rsidR="00835668" w:rsidRPr="007036CE" w:rsidRDefault="00835668" w:rsidP="00835668">
      <w:pPr>
        <w:pStyle w:val="GOSTScript"/>
      </w:pPr>
      <w:r w:rsidRPr="007036CE">
        <w:tab/>
      </w:r>
      <w:r w:rsidRPr="007036CE">
        <w:tab/>
      </w:r>
      <w:r w:rsidRPr="007036CE">
        <w:tab/>
      </w:r>
      <w:r w:rsidRPr="007036CE">
        <w:tab/>
        <w:t>"KBK": "</w:t>
      </w:r>
      <w:r w:rsidR="00D12F16" w:rsidRPr="007036CE">
        <w:t>18710017100030010312</w:t>
      </w:r>
      <w:r w:rsidRPr="007036CE">
        <w:t>",</w:t>
      </w:r>
    </w:p>
    <w:p w14:paraId="75D38005" w14:textId="77777777" w:rsidR="00835668" w:rsidRPr="007036CE" w:rsidRDefault="00835668" w:rsidP="00835668">
      <w:pPr>
        <w:pStyle w:val="GOSTScript"/>
      </w:pPr>
      <w:r w:rsidRPr="007036CE">
        <w:tab/>
      </w:r>
      <w:r w:rsidRPr="007036CE">
        <w:tab/>
      </w:r>
      <w:r w:rsidRPr="007036CE">
        <w:tab/>
      </w:r>
      <w:r w:rsidRPr="007036CE">
        <w:tab/>
        <w:t>"TYPEKBK": "12",</w:t>
      </w:r>
    </w:p>
    <w:p w14:paraId="4DE33D2C" w14:textId="77777777" w:rsidR="00835668" w:rsidRPr="007036CE" w:rsidRDefault="00835668" w:rsidP="00835668">
      <w:pPr>
        <w:pStyle w:val="GOSTScript"/>
      </w:pPr>
      <w:r w:rsidRPr="007036CE">
        <w:tab/>
      </w:r>
      <w:r w:rsidRPr="007036CE">
        <w:tab/>
      </w:r>
      <w:r w:rsidRPr="007036CE">
        <w:tab/>
      </w:r>
      <w:r w:rsidRPr="007036CE">
        <w:tab/>
        <w:t>"NULLKBK": "</w:t>
      </w:r>
      <w:r w:rsidR="00D12F16" w:rsidRPr="007036CE">
        <w:t>18710017100030010300</w:t>
      </w:r>
      <w:r w:rsidRPr="007036CE">
        <w:t>",</w:t>
      </w:r>
    </w:p>
    <w:p w14:paraId="21AE967B" w14:textId="77777777" w:rsidR="00835668" w:rsidRPr="007036CE" w:rsidRDefault="00835668" w:rsidP="00835668">
      <w:pPr>
        <w:pStyle w:val="GOSTScript"/>
      </w:pPr>
      <w:r w:rsidRPr="007036CE">
        <w:tab/>
      </w:r>
      <w:r w:rsidRPr="007036CE">
        <w:tab/>
      </w:r>
      <w:r w:rsidRPr="007036CE">
        <w:tab/>
      </w:r>
      <w:r w:rsidRPr="007036CE">
        <w:tab/>
        <w:t>"PA": "01951001820",</w:t>
      </w:r>
    </w:p>
    <w:p w14:paraId="41CFA9D3" w14:textId="77777777" w:rsidR="00835668" w:rsidRPr="007036CE" w:rsidRDefault="00835668" w:rsidP="00835668">
      <w:pPr>
        <w:pStyle w:val="GOSTScript"/>
      </w:pPr>
      <w:r w:rsidRPr="007036CE">
        <w:tab/>
      </w:r>
      <w:r w:rsidRPr="007036CE">
        <w:tab/>
      </w:r>
      <w:r w:rsidRPr="007036CE">
        <w:tab/>
      </w:r>
      <w:r w:rsidRPr="007036CE">
        <w:tab/>
        <w:t xml:space="preserve">"CONTUR": </w:t>
      </w:r>
      <w:ins w:id="2989" w:author="Сатлер Марина Викторовна" w:date="2024-02-28T19:07:00Z">
        <w:r w:rsidR="007560C3" w:rsidRPr="007036CE">
          <w:t>"</w:t>
        </w:r>
      </w:ins>
      <w:r w:rsidRPr="007036CE">
        <w:t>1</w:t>
      </w:r>
      <w:ins w:id="2990" w:author="Сатлер Марина Викторовна" w:date="2024-02-28T19:07:00Z">
        <w:r w:rsidR="007560C3" w:rsidRPr="007036CE">
          <w:t>"</w:t>
        </w:r>
      </w:ins>
      <w:r w:rsidRPr="007036CE">
        <w:t>,</w:t>
      </w:r>
    </w:p>
    <w:p w14:paraId="56B2E5E2" w14:textId="77777777" w:rsidR="00835668" w:rsidRPr="007036CE" w:rsidRDefault="00835668" w:rsidP="00835668">
      <w:pPr>
        <w:pStyle w:val="GOSTScript"/>
      </w:pPr>
      <w:r w:rsidRPr="007036CE">
        <w:tab/>
      </w:r>
      <w:r w:rsidRPr="007036CE">
        <w:tab/>
      </w:r>
      <w:r w:rsidRPr="007036CE">
        <w:tab/>
      </w:r>
      <w:r w:rsidRPr="007036CE">
        <w:tab/>
        <w:t xml:space="preserve">"SUM_1": </w:t>
      </w:r>
      <w:del w:id="2991" w:author="Сатлер Марина Викторовна" w:date="2024-07-08T15:18:00Z">
        <w:r w:rsidRPr="007036CE" w:rsidDel="00342CB0">
          <w:delText>5000</w:delText>
        </w:r>
      </w:del>
      <w:r w:rsidRPr="007036CE">
        <w:t>0.00,</w:t>
      </w:r>
    </w:p>
    <w:p w14:paraId="2829EDF6" w14:textId="77777777" w:rsidR="00835668" w:rsidRPr="007036CE" w:rsidRDefault="00835668" w:rsidP="00835668">
      <w:pPr>
        <w:pStyle w:val="GOSTScript"/>
      </w:pPr>
      <w:r w:rsidRPr="007036CE">
        <w:tab/>
      </w:r>
      <w:r w:rsidRPr="007036CE">
        <w:tab/>
      </w:r>
      <w:r w:rsidRPr="007036CE">
        <w:tab/>
      </w:r>
      <w:r w:rsidRPr="007036CE">
        <w:tab/>
        <w:t>"SUM_2": 50000.00,</w:t>
      </w:r>
    </w:p>
    <w:p w14:paraId="6B9ACE8E" w14:textId="77777777" w:rsidR="00835668" w:rsidRPr="007036CE" w:rsidDel="00342CB0" w:rsidRDefault="00835668" w:rsidP="00342CB0">
      <w:pPr>
        <w:pStyle w:val="GOSTScript"/>
        <w:rPr>
          <w:del w:id="2992" w:author="Сатлер Марина Викторовна" w:date="2024-07-08T15:18:00Z"/>
        </w:rPr>
      </w:pPr>
      <w:r w:rsidRPr="007036CE">
        <w:tab/>
      </w:r>
      <w:r w:rsidRPr="007036CE">
        <w:tab/>
      </w:r>
      <w:r w:rsidRPr="007036CE">
        <w:tab/>
      </w:r>
      <w:r w:rsidRPr="007036CE">
        <w:tab/>
        <w:t>"SUM_3": 50000.00</w:t>
      </w:r>
      <w:del w:id="2993" w:author="Сатлер Марина Викторовна" w:date="2024-07-08T15:18:00Z">
        <w:r w:rsidRPr="007036CE" w:rsidDel="00342CB0">
          <w:delText>,</w:delText>
        </w:r>
      </w:del>
    </w:p>
    <w:p w14:paraId="2CF315C6" w14:textId="77777777" w:rsidR="00835668" w:rsidRPr="007036CE" w:rsidRDefault="00835668" w:rsidP="00342CB0">
      <w:pPr>
        <w:pStyle w:val="GOSTScript"/>
      </w:pPr>
      <w:del w:id="2994" w:author="Сатлер Марина Викторовна" w:date="2024-07-08T15:18:00Z">
        <w:r w:rsidRPr="007036CE" w:rsidDel="00342CB0">
          <w:tab/>
        </w:r>
        <w:r w:rsidRPr="007036CE" w:rsidDel="00342CB0">
          <w:tab/>
        </w:r>
        <w:r w:rsidRPr="007036CE" w:rsidDel="00342CB0">
          <w:tab/>
        </w:r>
        <w:r w:rsidRPr="007036CE" w:rsidDel="00342CB0">
          <w:tab/>
          <w:delText>"SUM_4": 0.00</w:delText>
        </w:r>
      </w:del>
    </w:p>
    <w:p w14:paraId="04970DE5" w14:textId="77777777" w:rsidR="00835668" w:rsidRPr="007036CE" w:rsidRDefault="00835668" w:rsidP="00835668">
      <w:pPr>
        <w:pStyle w:val="GOSTScript"/>
      </w:pPr>
      <w:r w:rsidRPr="007036CE">
        <w:tab/>
      </w:r>
      <w:r w:rsidRPr="007036CE">
        <w:tab/>
      </w:r>
      <w:r w:rsidRPr="007036CE">
        <w:tab/>
        <w:t>},</w:t>
      </w:r>
    </w:p>
    <w:p w14:paraId="31FCD02D" w14:textId="77777777" w:rsidR="00835668" w:rsidRPr="007036CE" w:rsidRDefault="00835668" w:rsidP="00835668">
      <w:pPr>
        <w:pStyle w:val="GOSTScript"/>
      </w:pPr>
      <w:r w:rsidRPr="007036CE">
        <w:tab/>
      </w:r>
      <w:r w:rsidRPr="007036CE">
        <w:tab/>
      </w:r>
      <w:r w:rsidRPr="007036CE">
        <w:tab/>
        <w:t>{</w:t>
      </w:r>
    </w:p>
    <w:p w14:paraId="4ACB1AD9" w14:textId="77777777" w:rsidR="00B11FC5" w:rsidRPr="007036CE" w:rsidRDefault="00B11FC5" w:rsidP="00835668">
      <w:pPr>
        <w:pStyle w:val="GOSTScript"/>
      </w:pPr>
      <w:r w:rsidRPr="007036CE">
        <w:tab/>
      </w:r>
      <w:r w:rsidRPr="007036CE">
        <w:tab/>
      </w:r>
      <w:r w:rsidRPr="007036CE">
        <w:tab/>
      </w:r>
      <w:r w:rsidRPr="007036CE">
        <w:tab/>
        <w:t>"SECTION_TYPE": "1",</w:t>
      </w:r>
    </w:p>
    <w:p w14:paraId="6CD1E220" w14:textId="77777777" w:rsidR="00835668" w:rsidRPr="007036CE" w:rsidRDefault="00835668" w:rsidP="00835668">
      <w:pPr>
        <w:pStyle w:val="GOSTScript"/>
      </w:pPr>
      <w:r w:rsidRPr="007036CE">
        <w:tab/>
      </w:r>
      <w:r w:rsidRPr="007036CE">
        <w:tab/>
      </w:r>
      <w:r w:rsidRPr="007036CE">
        <w:tab/>
      </w:r>
      <w:r w:rsidRPr="007036CE">
        <w:tab/>
        <w:t>"</w:t>
      </w:r>
      <w:ins w:id="2995" w:author="Сатлер Марина Викторовна" w:date="2024-06-11T14:18:00Z">
        <w:r w:rsidR="00240EDB" w:rsidRPr="007036CE">
          <w:rPr>
            <w:szCs w:val="24"/>
          </w:rPr>
          <w:t>id</w:t>
        </w:r>
      </w:ins>
      <w:del w:id="2996" w:author="Сатлер Марина Викторовна" w:date="2024-06-11T14:18:00Z">
        <w:r w:rsidRPr="007036CE" w:rsidDel="00240EDB">
          <w:delText>ID</w:delText>
        </w:r>
      </w:del>
      <w:r w:rsidRPr="007036CE">
        <w:t>": 2,</w:t>
      </w:r>
    </w:p>
    <w:p w14:paraId="4ADCEA06" w14:textId="77777777" w:rsidR="00835668" w:rsidRPr="007036CE" w:rsidRDefault="00835668" w:rsidP="00835668">
      <w:pPr>
        <w:pStyle w:val="GOSTScript"/>
      </w:pPr>
      <w:r w:rsidRPr="007036CE">
        <w:tab/>
      </w:r>
      <w:r w:rsidRPr="007036CE">
        <w:tab/>
      </w:r>
      <w:r w:rsidRPr="007036CE">
        <w:tab/>
      </w:r>
      <w:r w:rsidRPr="007036CE">
        <w:tab/>
        <w:t>"NUMBROW": "2",</w:t>
      </w:r>
    </w:p>
    <w:p w14:paraId="180AC086" w14:textId="77777777" w:rsidR="00835668" w:rsidRPr="007036CE" w:rsidRDefault="00835668" w:rsidP="00835668">
      <w:pPr>
        <w:pStyle w:val="GOSTScript"/>
      </w:pPr>
      <w:r w:rsidRPr="007036CE">
        <w:tab/>
      </w:r>
      <w:r w:rsidRPr="007036CE">
        <w:tab/>
      </w:r>
      <w:r w:rsidRPr="007036CE">
        <w:tab/>
      </w:r>
      <w:r w:rsidRPr="007036CE">
        <w:tab/>
        <w:t>"SIGNKBK": "N",</w:t>
      </w:r>
    </w:p>
    <w:p w14:paraId="6F888E12" w14:textId="77777777" w:rsidR="00835668" w:rsidRPr="007036CE" w:rsidRDefault="00835668" w:rsidP="00835668">
      <w:pPr>
        <w:pStyle w:val="GOSTScript"/>
      </w:pPr>
      <w:r w:rsidRPr="007036CE">
        <w:tab/>
      </w:r>
      <w:r w:rsidRPr="007036CE">
        <w:tab/>
      </w:r>
      <w:r w:rsidRPr="007036CE">
        <w:tab/>
      </w:r>
      <w:r w:rsidRPr="007036CE">
        <w:tab/>
        <w:t>"KBK": "</w:t>
      </w:r>
      <w:r w:rsidR="0078296B" w:rsidRPr="007036CE">
        <w:t>18722017100030010312</w:t>
      </w:r>
      <w:r w:rsidRPr="007036CE">
        <w:t>",</w:t>
      </w:r>
    </w:p>
    <w:p w14:paraId="64BF4DFC" w14:textId="77777777" w:rsidR="00835668" w:rsidRPr="007036CE" w:rsidRDefault="00835668" w:rsidP="00835668">
      <w:pPr>
        <w:pStyle w:val="GOSTScript"/>
      </w:pPr>
      <w:r w:rsidRPr="007036CE">
        <w:tab/>
      </w:r>
      <w:r w:rsidRPr="007036CE">
        <w:tab/>
      </w:r>
      <w:r w:rsidRPr="007036CE">
        <w:tab/>
      </w:r>
      <w:r w:rsidRPr="007036CE">
        <w:tab/>
        <w:t>"TYPEKBK": "12",</w:t>
      </w:r>
    </w:p>
    <w:p w14:paraId="1A1FA9B8" w14:textId="77777777" w:rsidR="00835668" w:rsidRPr="007036CE" w:rsidRDefault="00835668" w:rsidP="00835668">
      <w:pPr>
        <w:pStyle w:val="GOSTScript"/>
      </w:pPr>
      <w:r w:rsidRPr="007036CE">
        <w:tab/>
      </w:r>
      <w:r w:rsidRPr="007036CE">
        <w:tab/>
      </w:r>
      <w:r w:rsidRPr="007036CE">
        <w:tab/>
      </w:r>
      <w:r w:rsidRPr="007036CE">
        <w:tab/>
        <w:t>"NULLKBK": "</w:t>
      </w:r>
      <w:r w:rsidR="0078296B" w:rsidRPr="007036CE">
        <w:t>18722017100030010300</w:t>
      </w:r>
      <w:r w:rsidRPr="007036CE">
        <w:t>",</w:t>
      </w:r>
    </w:p>
    <w:p w14:paraId="4BBEC445" w14:textId="77777777" w:rsidR="00835668" w:rsidRPr="007036CE" w:rsidRDefault="00835668" w:rsidP="00835668">
      <w:pPr>
        <w:pStyle w:val="GOSTScript"/>
      </w:pPr>
      <w:r w:rsidRPr="007036CE">
        <w:tab/>
      </w:r>
      <w:r w:rsidRPr="007036CE">
        <w:tab/>
      </w:r>
      <w:r w:rsidRPr="007036CE">
        <w:tab/>
      </w:r>
      <w:r w:rsidRPr="007036CE">
        <w:tab/>
        <w:t>"PA": "01951001820",</w:t>
      </w:r>
    </w:p>
    <w:p w14:paraId="707C6F65" w14:textId="77777777" w:rsidR="00835668" w:rsidRPr="007036CE" w:rsidRDefault="00835668" w:rsidP="00835668">
      <w:pPr>
        <w:pStyle w:val="GOSTScript"/>
      </w:pPr>
      <w:r w:rsidRPr="007036CE">
        <w:tab/>
      </w:r>
      <w:r w:rsidRPr="007036CE">
        <w:tab/>
      </w:r>
      <w:r w:rsidRPr="007036CE">
        <w:tab/>
      </w:r>
      <w:r w:rsidRPr="007036CE">
        <w:tab/>
        <w:t xml:space="preserve">"CONTUR": </w:t>
      </w:r>
      <w:ins w:id="2997" w:author="Сатлер Марина Викторовна" w:date="2024-02-28T19:07:00Z">
        <w:r w:rsidR="007560C3" w:rsidRPr="007036CE">
          <w:t>"</w:t>
        </w:r>
      </w:ins>
      <w:r w:rsidRPr="007036CE">
        <w:t>1</w:t>
      </w:r>
      <w:ins w:id="2998" w:author="Сатлер Марина Викторовна" w:date="2024-02-28T19:07:00Z">
        <w:r w:rsidR="007560C3" w:rsidRPr="007036CE">
          <w:t>"</w:t>
        </w:r>
      </w:ins>
      <w:r w:rsidRPr="007036CE">
        <w:t>,</w:t>
      </w:r>
    </w:p>
    <w:p w14:paraId="70CA57D8" w14:textId="77777777" w:rsidR="00835668" w:rsidRPr="007036CE" w:rsidRDefault="00835668" w:rsidP="00835668">
      <w:pPr>
        <w:pStyle w:val="GOSTScript"/>
      </w:pPr>
      <w:r w:rsidRPr="007036CE">
        <w:tab/>
      </w:r>
      <w:r w:rsidRPr="007036CE">
        <w:tab/>
      </w:r>
      <w:r w:rsidRPr="007036CE">
        <w:tab/>
      </w:r>
      <w:r w:rsidRPr="007036CE">
        <w:tab/>
        <w:t xml:space="preserve">"SUM_1": </w:t>
      </w:r>
      <w:del w:id="2999" w:author="Сатлер Марина Викторовна" w:date="2024-07-08T15:18:00Z">
        <w:r w:rsidRPr="007036CE" w:rsidDel="00342CB0">
          <w:delText>1000</w:delText>
        </w:r>
      </w:del>
      <w:r w:rsidRPr="007036CE">
        <w:t>0.00,</w:t>
      </w:r>
    </w:p>
    <w:p w14:paraId="1D98F7E0" w14:textId="77777777" w:rsidR="00835668" w:rsidRPr="007036CE" w:rsidRDefault="00835668" w:rsidP="00835668">
      <w:pPr>
        <w:pStyle w:val="GOSTScript"/>
      </w:pPr>
      <w:r w:rsidRPr="007036CE">
        <w:lastRenderedPageBreak/>
        <w:tab/>
      </w:r>
      <w:r w:rsidRPr="007036CE">
        <w:tab/>
      </w:r>
      <w:r w:rsidRPr="007036CE">
        <w:tab/>
      </w:r>
      <w:r w:rsidRPr="007036CE">
        <w:tab/>
        <w:t>"SUM_2": 2000.00,</w:t>
      </w:r>
    </w:p>
    <w:p w14:paraId="106A1057" w14:textId="77777777" w:rsidR="00835668" w:rsidRPr="007036CE" w:rsidDel="00342CB0" w:rsidRDefault="00835668" w:rsidP="00342CB0">
      <w:pPr>
        <w:pStyle w:val="GOSTScript"/>
        <w:rPr>
          <w:del w:id="3000" w:author="Сатлер Марина Викторовна" w:date="2024-07-08T15:18:00Z"/>
        </w:rPr>
      </w:pPr>
      <w:r w:rsidRPr="007036CE">
        <w:tab/>
      </w:r>
      <w:r w:rsidRPr="007036CE">
        <w:tab/>
      </w:r>
      <w:r w:rsidRPr="007036CE">
        <w:tab/>
      </w:r>
      <w:r w:rsidRPr="007036CE">
        <w:tab/>
        <w:t>"SUM_3": 100.00</w:t>
      </w:r>
      <w:del w:id="3001" w:author="Сатлер Марина Викторовна" w:date="2024-07-08T15:18:00Z">
        <w:r w:rsidRPr="007036CE" w:rsidDel="00342CB0">
          <w:delText>,</w:delText>
        </w:r>
      </w:del>
    </w:p>
    <w:p w14:paraId="5001836A" w14:textId="77777777" w:rsidR="00835668" w:rsidRPr="007036CE" w:rsidRDefault="00835668" w:rsidP="00342CB0">
      <w:pPr>
        <w:pStyle w:val="GOSTScript"/>
      </w:pPr>
      <w:del w:id="3002" w:author="Сатлер Марина Викторовна" w:date="2024-07-08T15:18:00Z">
        <w:r w:rsidRPr="007036CE" w:rsidDel="00342CB0">
          <w:tab/>
        </w:r>
        <w:r w:rsidRPr="007036CE" w:rsidDel="00342CB0">
          <w:tab/>
        </w:r>
        <w:r w:rsidRPr="007036CE" w:rsidDel="00342CB0">
          <w:tab/>
        </w:r>
        <w:r w:rsidRPr="007036CE" w:rsidDel="00342CB0">
          <w:tab/>
          <w:delText>"SUM_4": 0.00</w:delText>
        </w:r>
      </w:del>
    </w:p>
    <w:p w14:paraId="651B60FB" w14:textId="77777777" w:rsidR="00835668" w:rsidRPr="007036CE" w:rsidRDefault="00835668" w:rsidP="005F6467">
      <w:pPr>
        <w:pStyle w:val="GOSTScript"/>
      </w:pPr>
      <w:r w:rsidRPr="007036CE">
        <w:tab/>
      </w:r>
      <w:r w:rsidRPr="007036CE">
        <w:tab/>
      </w:r>
      <w:r w:rsidRPr="007036CE">
        <w:tab/>
        <w:t>}</w:t>
      </w:r>
    </w:p>
    <w:p w14:paraId="66647777" w14:textId="77777777" w:rsidR="00835668" w:rsidRPr="007036CE" w:rsidRDefault="00835668" w:rsidP="00835668">
      <w:pPr>
        <w:pStyle w:val="GOSTScript"/>
      </w:pPr>
      <w:r w:rsidRPr="007036CE">
        <w:tab/>
      </w:r>
      <w:r w:rsidRPr="007036CE">
        <w:tab/>
        <w:t>],</w:t>
      </w:r>
    </w:p>
    <w:p w14:paraId="3747FADB" w14:textId="77777777" w:rsidR="00835668" w:rsidRPr="007036CE" w:rsidRDefault="00835668" w:rsidP="00835668">
      <w:pPr>
        <w:pStyle w:val="GOSTScript"/>
      </w:pPr>
      <w:r w:rsidRPr="007036CE">
        <w:tab/>
      </w:r>
      <w:r w:rsidRPr="007036CE">
        <w:tab/>
        <w:t>"SECTION_3": [</w:t>
      </w:r>
    </w:p>
    <w:p w14:paraId="5F6F693E" w14:textId="77777777" w:rsidR="00835668" w:rsidRPr="007036CE" w:rsidRDefault="00835668" w:rsidP="00835668">
      <w:pPr>
        <w:pStyle w:val="GOSTScript"/>
      </w:pPr>
      <w:r w:rsidRPr="007036CE">
        <w:tab/>
      </w:r>
      <w:r w:rsidRPr="007036CE">
        <w:tab/>
      </w:r>
      <w:r w:rsidRPr="007036CE">
        <w:tab/>
        <w:t>{</w:t>
      </w:r>
    </w:p>
    <w:p w14:paraId="50254684" w14:textId="77777777" w:rsidR="00B11FC5" w:rsidRPr="007036CE" w:rsidRDefault="00B11FC5" w:rsidP="00835668">
      <w:pPr>
        <w:pStyle w:val="GOSTScript"/>
      </w:pPr>
      <w:r w:rsidRPr="007036CE">
        <w:tab/>
      </w:r>
      <w:r w:rsidRPr="007036CE">
        <w:tab/>
      </w:r>
      <w:r w:rsidRPr="007036CE">
        <w:tab/>
      </w:r>
      <w:r w:rsidRPr="007036CE">
        <w:tab/>
        <w:t>"SECTION_TYPE": "2",</w:t>
      </w:r>
    </w:p>
    <w:p w14:paraId="410F0B5F" w14:textId="77777777" w:rsidR="00835668" w:rsidRPr="007036CE" w:rsidRDefault="00835668" w:rsidP="00835668">
      <w:pPr>
        <w:pStyle w:val="GOSTScript"/>
      </w:pPr>
      <w:r w:rsidRPr="007036CE">
        <w:tab/>
      </w:r>
      <w:r w:rsidRPr="007036CE">
        <w:tab/>
      </w:r>
      <w:r w:rsidRPr="007036CE">
        <w:tab/>
      </w:r>
      <w:r w:rsidRPr="007036CE">
        <w:tab/>
        <w:t>"</w:t>
      </w:r>
      <w:ins w:id="3003" w:author="Сатлер Марина Викторовна" w:date="2024-06-11T14:19:00Z">
        <w:r w:rsidR="00240EDB" w:rsidRPr="007036CE">
          <w:rPr>
            <w:szCs w:val="24"/>
          </w:rPr>
          <w:t>id</w:t>
        </w:r>
      </w:ins>
      <w:del w:id="3004" w:author="Сатлер Марина Викторовна" w:date="2024-06-11T14:19:00Z">
        <w:r w:rsidRPr="007036CE" w:rsidDel="00240EDB">
          <w:delText>ID</w:delText>
        </w:r>
      </w:del>
      <w:r w:rsidRPr="007036CE">
        <w:t>": 1,</w:t>
      </w:r>
    </w:p>
    <w:p w14:paraId="7934180C" w14:textId="77777777" w:rsidR="00835668" w:rsidRPr="007036CE" w:rsidRDefault="00835668" w:rsidP="00835668">
      <w:pPr>
        <w:pStyle w:val="GOSTScript"/>
      </w:pPr>
      <w:r w:rsidRPr="007036CE">
        <w:tab/>
      </w:r>
      <w:r w:rsidRPr="007036CE">
        <w:tab/>
      </w:r>
      <w:r w:rsidRPr="007036CE">
        <w:tab/>
      </w:r>
      <w:r w:rsidRPr="007036CE">
        <w:tab/>
        <w:t>"NUMBROW": "1",</w:t>
      </w:r>
    </w:p>
    <w:p w14:paraId="5E8B6AB6" w14:textId="77777777" w:rsidR="00835668" w:rsidRPr="007036CE" w:rsidRDefault="00835668" w:rsidP="00835668">
      <w:pPr>
        <w:pStyle w:val="GOSTScript"/>
      </w:pPr>
      <w:r w:rsidRPr="007036CE">
        <w:tab/>
      </w:r>
      <w:r w:rsidRPr="007036CE">
        <w:tab/>
      </w:r>
      <w:r w:rsidRPr="007036CE">
        <w:tab/>
      </w:r>
      <w:r w:rsidRPr="007036CE">
        <w:tab/>
        <w:t>"SIGNKBK": "N",</w:t>
      </w:r>
    </w:p>
    <w:p w14:paraId="2589A6C1" w14:textId="77777777" w:rsidR="00835668" w:rsidRPr="007036CE" w:rsidRDefault="00835668" w:rsidP="00835668">
      <w:pPr>
        <w:pStyle w:val="GOSTScript"/>
      </w:pPr>
      <w:r w:rsidRPr="007036CE">
        <w:tab/>
      </w:r>
      <w:r w:rsidRPr="007036CE">
        <w:tab/>
      </w:r>
      <w:r w:rsidRPr="007036CE">
        <w:tab/>
      </w:r>
      <w:r w:rsidRPr="007036CE">
        <w:tab/>
        <w:t>"KBK": "18201060011500100244",</w:t>
      </w:r>
    </w:p>
    <w:p w14:paraId="2CCEFD66" w14:textId="77777777" w:rsidR="00835668" w:rsidRPr="007036CE" w:rsidRDefault="00835668" w:rsidP="00835668">
      <w:pPr>
        <w:pStyle w:val="GOSTScript"/>
      </w:pPr>
      <w:r w:rsidRPr="007036CE">
        <w:tab/>
      </w:r>
      <w:r w:rsidRPr="007036CE">
        <w:tab/>
      </w:r>
      <w:r w:rsidRPr="007036CE">
        <w:tab/>
      </w:r>
      <w:r w:rsidRPr="007036CE">
        <w:tab/>
        <w:t>"TYPEKBK": "11",</w:t>
      </w:r>
    </w:p>
    <w:p w14:paraId="1BDC103E" w14:textId="77777777" w:rsidR="00835668" w:rsidRPr="007036CE" w:rsidRDefault="00835668" w:rsidP="00835668">
      <w:pPr>
        <w:pStyle w:val="GOSTScript"/>
      </w:pPr>
      <w:r w:rsidRPr="007036CE">
        <w:tab/>
      </w:r>
      <w:r w:rsidRPr="007036CE">
        <w:tab/>
      </w:r>
      <w:r w:rsidRPr="007036CE">
        <w:tab/>
      </w:r>
      <w:r w:rsidRPr="007036CE">
        <w:tab/>
        <w:t>"TARGETCODE": "999",</w:t>
      </w:r>
    </w:p>
    <w:p w14:paraId="6467DA5C" w14:textId="77777777" w:rsidR="00835668" w:rsidRPr="007036CE" w:rsidRDefault="00835668" w:rsidP="00835668">
      <w:pPr>
        <w:pStyle w:val="GOSTScript"/>
      </w:pPr>
      <w:r w:rsidRPr="007036CE">
        <w:tab/>
      </w:r>
      <w:r w:rsidRPr="007036CE">
        <w:tab/>
      </w:r>
      <w:r w:rsidRPr="007036CE">
        <w:tab/>
      </w:r>
      <w:r w:rsidRPr="007036CE">
        <w:tab/>
        <w:t>"NULLKBK": "18201060011500100200",</w:t>
      </w:r>
    </w:p>
    <w:p w14:paraId="7F30F254" w14:textId="77777777" w:rsidR="00835668" w:rsidRPr="007036CE" w:rsidRDefault="00835668" w:rsidP="00835668">
      <w:pPr>
        <w:pStyle w:val="GOSTScript"/>
      </w:pPr>
      <w:r w:rsidRPr="007036CE">
        <w:tab/>
      </w:r>
      <w:r w:rsidRPr="007036CE">
        <w:tab/>
      </w:r>
      <w:r w:rsidRPr="007036CE">
        <w:tab/>
      </w:r>
      <w:r w:rsidRPr="007036CE">
        <w:tab/>
        <w:t>"PA": "01951001820",</w:t>
      </w:r>
    </w:p>
    <w:p w14:paraId="13CD8AD6" w14:textId="77777777" w:rsidR="00835668" w:rsidRPr="007036CE" w:rsidRDefault="00835668" w:rsidP="00835668">
      <w:pPr>
        <w:pStyle w:val="GOSTScript"/>
      </w:pPr>
      <w:r w:rsidRPr="007036CE">
        <w:tab/>
      </w:r>
      <w:r w:rsidRPr="007036CE">
        <w:tab/>
      </w:r>
      <w:r w:rsidRPr="007036CE">
        <w:tab/>
      </w:r>
      <w:r w:rsidRPr="007036CE">
        <w:tab/>
        <w:t xml:space="preserve">"CONTUR": </w:t>
      </w:r>
      <w:ins w:id="3005" w:author="Сатлер Марина Викторовна" w:date="2024-02-28T19:07:00Z">
        <w:r w:rsidR="007560C3" w:rsidRPr="007036CE">
          <w:t>"</w:t>
        </w:r>
      </w:ins>
      <w:r w:rsidRPr="007036CE">
        <w:t>1</w:t>
      </w:r>
      <w:ins w:id="3006" w:author="Сатлер Марина Викторовна" w:date="2024-02-28T19:07:00Z">
        <w:r w:rsidR="007560C3" w:rsidRPr="007036CE">
          <w:t>"</w:t>
        </w:r>
      </w:ins>
      <w:r w:rsidRPr="007036CE">
        <w:t>,</w:t>
      </w:r>
    </w:p>
    <w:p w14:paraId="4F53F335" w14:textId="77777777" w:rsidR="00835668" w:rsidRPr="007036CE" w:rsidRDefault="00835668" w:rsidP="00835668">
      <w:pPr>
        <w:pStyle w:val="GOSTScript"/>
      </w:pPr>
      <w:r w:rsidRPr="007036CE">
        <w:tab/>
      </w:r>
      <w:r w:rsidRPr="007036CE">
        <w:tab/>
      </w:r>
      <w:r w:rsidRPr="007036CE">
        <w:tab/>
      </w:r>
      <w:r w:rsidRPr="007036CE">
        <w:tab/>
        <w:t xml:space="preserve">"SUM_1": </w:t>
      </w:r>
      <w:del w:id="3007" w:author="Сатлер Марина Викторовна" w:date="2024-07-08T15:18:00Z">
        <w:r w:rsidRPr="007036CE" w:rsidDel="00342CB0">
          <w:delText>300</w:delText>
        </w:r>
      </w:del>
      <w:r w:rsidRPr="007036CE">
        <w:t>0</w:t>
      </w:r>
      <w:del w:id="3008" w:author="Сатлер Марина Викторовна" w:date="2024-07-08T15:19:00Z">
        <w:r w:rsidRPr="007036CE" w:rsidDel="00342CB0">
          <w:delText>0</w:delText>
        </w:r>
      </w:del>
      <w:r w:rsidRPr="007036CE">
        <w:t>.00,</w:t>
      </w:r>
    </w:p>
    <w:p w14:paraId="62A60C52" w14:textId="77777777" w:rsidR="00835668" w:rsidRPr="007036CE" w:rsidRDefault="00835668" w:rsidP="00835668">
      <w:pPr>
        <w:pStyle w:val="GOSTScript"/>
      </w:pPr>
      <w:r w:rsidRPr="007036CE">
        <w:tab/>
      </w:r>
      <w:r w:rsidRPr="007036CE">
        <w:tab/>
      </w:r>
      <w:r w:rsidRPr="007036CE">
        <w:tab/>
      </w:r>
      <w:r w:rsidRPr="007036CE">
        <w:tab/>
        <w:t>"SUM_2": 10000.00,</w:t>
      </w:r>
    </w:p>
    <w:p w14:paraId="17339E5A" w14:textId="77777777" w:rsidR="00835668" w:rsidRPr="007036CE" w:rsidDel="00342CB0" w:rsidRDefault="00835668" w:rsidP="00342CB0">
      <w:pPr>
        <w:pStyle w:val="GOSTScript"/>
        <w:rPr>
          <w:del w:id="3009" w:author="Сатлер Марина Викторовна" w:date="2024-07-08T15:18:00Z"/>
        </w:rPr>
      </w:pPr>
      <w:r w:rsidRPr="007036CE">
        <w:tab/>
      </w:r>
      <w:r w:rsidRPr="007036CE">
        <w:tab/>
      </w:r>
      <w:r w:rsidRPr="007036CE">
        <w:tab/>
      </w:r>
      <w:r w:rsidRPr="007036CE">
        <w:tab/>
        <w:t>"SUM_3": 85000.00</w:t>
      </w:r>
      <w:del w:id="3010" w:author="Сатлер Марина Викторовна" w:date="2024-07-08T15:18:00Z">
        <w:r w:rsidRPr="007036CE" w:rsidDel="00342CB0">
          <w:delText>,</w:delText>
        </w:r>
      </w:del>
    </w:p>
    <w:p w14:paraId="324EA023" w14:textId="77777777" w:rsidR="00835668" w:rsidRPr="007036CE" w:rsidRDefault="00835668" w:rsidP="00342CB0">
      <w:pPr>
        <w:pStyle w:val="GOSTScript"/>
      </w:pPr>
      <w:del w:id="3011" w:author="Сатлер Марина Викторовна" w:date="2024-07-08T15:18:00Z">
        <w:r w:rsidRPr="007036CE" w:rsidDel="00342CB0">
          <w:tab/>
        </w:r>
        <w:r w:rsidRPr="007036CE" w:rsidDel="00342CB0">
          <w:tab/>
        </w:r>
        <w:r w:rsidRPr="007036CE" w:rsidDel="00342CB0">
          <w:tab/>
        </w:r>
        <w:r w:rsidRPr="007036CE" w:rsidDel="00342CB0">
          <w:tab/>
          <w:delText>"SUM_4": 0.00</w:delText>
        </w:r>
      </w:del>
    </w:p>
    <w:p w14:paraId="0D623676" w14:textId="77777777" w:rsidR="00835668" w:rsidRPr="007036CE" w:rsidRDefault="00835668" w:rsidP="00835668">
      <w:pPr>
        <w:pStyle w:val="GOSTScript"/>
      </w:pPr>
      <w:r w:rsidRPr="007036CE">
        <w:tab/>
      </w:r>
      <w:r w:rsidRPr="007036CE">
        <w:tab/>
      </w:r>
      <w:r w:rsidRPr="007036CE">
        <w:tab/>
        <w:t>},</w:t>
      </w:r>
    </w:p>
    <w:p w14:paraId="0BCFF4E2" w14:textId="77777777" w:rsidR="00835668" w:rsidRPr="007036CE" w:rsidRDefault="00835668" w:rsidP="00835668">
      <w:pPr>
        <w:pStyle w:val="GOSTScript"/>
      </w:pPr>
      <w:r w:rsidRPr="007036CE">
        <w:tab/>
      </w:r>
      <w:r w:rsidRPr="007036CE">
        <w:tab/>
      </w:r>
      <w:r w:rsidRPr="007036CE">
        <w:tab/>
        <w:t>{</w:t>
      </w:r>
    </w:p>
    <w:p w14:paraId="43F2356D" w14:textId="77777777" w:rsidR="00B11FC5" w:rsidRPr="007036CE" w:rsidRDefault="00B11FC5" w:rsidP="00835668">
      <w:pPr>
        <w:pStyle w:val="GOSTScript"/>
      </w:pPr>
      <w:r w:rsidRPr="007036CE">
        <w:tab/>
      </w:r>
      <w:r w:rsidRPr="007036CE">
        <w:tab/>
      </w:r>
      <w:r w:rsidRPr="007036CE">
        <w:tab/>
      </w:r>
      <w:r w:rsidRPr="007036CE">
        <w:tab/>
        <w:t>"SECTION_TYPE": "2"</w:t>
      </w:r>
      <w:ins w:id="3012" w:author="Сатлер Марина Викторовна" w:date="2024-07-08T15:19:00Z">
        <w:r w:rsidR="00342CB0" w:rsidRPr="007036CE">
          <w:t>,</w:t>
        </w:r>
      </w:ins>
    </w:p>
    <w:p w14:paraId="3DF880B2" w14:textId="77777777" w:rsidR="00835668" w:rsidRPr="007036CE" w:rsidRDefault="00835668" w:rsidP="00835668">
      <w:pPr>
        <w:pStyle w:val="GOSTScript"/>
      </w:pPr>
      <w:r w:rsidRPr="007036CE">
        <w:tab/>
      </w:r>
      <w:r w:rsidRPr="007036CE">
        <w:tab/>
      </w:r>
      <w:r w:rsidRPr="007036CE">
        <w:tab/>
      </w:r>
      <w:r w:rsidRPr="007036CE">
        <w:tab/>
        <w:t>"</w:t>
      </w:r>
      <w:ins w:id="3013" w:author="Сатлер Марина Викторовна" w:date="2024-06-11T14:19:00Z">
        <w:r w:rsidR="00240EDB" w:rsidRPr="007036CE">
          <w:rPr>
            <w:szCs w:val="24"/>
          </w:rPr>
          <w:t>id</w:t>
        </w:r>
      </w:ins>
      <w:del w:id="3014" w:author="Сатлер Марина Викторовна" w:date="2024-06-11T14:19:00Z">
        <w:r w:rsidRPr="007036CE" w:rsidDel="00240EDB">
          <w:delText>ID</w:delText>
        </w:r>
      </w:del>
      <w:r w:rsidRPr="007036CE">
        <w:t>": 2,</w:t>
      </w:r>
    </w:p>
    <w:p w14:paraId="016E0E4D" w14:textId="77777777" w:rsidR="00835668" w:rsidRPr="007036CE" w:rsidRDefault="00835668" w:rsidP="00835668">
      <w:pPr>
        <w:pStyle w:val="GOSTScript"/>
      </w:pPr>
      <w:r w:rsidRPr="007036CE">
        <w:tab/>
      </w:r>
      <w:r w:rsidRPr="007036CE">
        <w:tab/>
      </w:r>
      <w:r w:rsidRPr="007036CE">
        <w:tab/>
      </w:r>
      <w:r w:rsidRPr="007036CE">
        <w:tab/>
        <w:t>"NUMBROW": "2",</w:t>
      </w:r>
    </w:p>
    <w:p w14:paraId="76274715" w14:textId="77777777" w:rsidR="00835668" w:rsidRPr="007036CE" w:rsidRDefault="00835668" w:rsidP="00835668">
      <w:pPr>
        <w:pStyle w:val="GOSTScript"/>
      </w:pPr>
      <w:r w:rsidRPr="007036CE">
        <w:tab/>
      </w:r>
      <w:r w:rsidRPr="007036CE">
        <w:tab/>
      </w:r>
      <w:r w:rsidRPr="007036CE">
        <w:tab/>
      </w:r>
      <w:r w:rsidRPr="007036CE">
        <w:tab/>
        <w:t>"SIGNKBK": "N",</w:t>
      </w:r>
    </w:p>
    <w:p w14:paraId="5BDEE9CA" w14:textId="77777777" w:rsidR="00835668" w:rsidRPr="007036CE" w:rsidRDefault="00835668" w:rsidP="00835668">
      <w:pPr>
        <w:pStyle w:val="GOSTScript"/>
      </w:pPr>
      <w:r w:rsidRPr="007036CE">
        <w:tab/>
      </w:r>
      <w:r w:rsidRPr="007036CE">
        <w:tab/>
      </w:r>
      <w:r w:rsidRPr="007036CE">
        <w:tab/>
      </w:r>
      <w:r w:rsidRPr="007036CE">
        <w:tab/>
        <w:t>"KBK": "</w:t>
      </w:r>
      <w:r w:rsidR="0078296B" w:rsidRPr="007036CE">
        <w:t>18201460011500100244</w:t>
      </w:r>
      <w:r w:rsidRPr="007036CE">
        <w:t>",</w:t>
      </w:r>
    </w:p>
    <w:p w14:paraId="11BBC4D3" w14:textId="77777777" w:rsidR="00835668" w:rsidRPr="007036CE" w:rsidRDefault="00835668" w:rsidP="00835668">
      <w:pPr>
        <w:pStyle w:val="GOSTScript"/>
      </w:pPr>
      <w:r w:rsidRPr="007036CE">
        <w:tab/>
      </w:r>
      <w:r w:rsidRPr="007036CE">
        <w:tab/>
      </w:r>
      <w:r w:rsidRPr="007036CE">
        <w:tab/>
      </w:r>
      <w:r w:rsidRPr="007036CE">
        <w:tab/>
        <w:t>"TYPEKBK": "11",</w:t>
      </w:r>
    </w:p>
    <w:p w14:paraId="6B7A8F58" w14:textId="77777777" w:rsidR="00835668" w:rsidRPr="007036CE" w:rsidRDefault="00835668" w:rsidP="00835668">
      <w:pPr>
        <w:pStyle w:val="GOSTScript"/>
      </w:pPr>
      <w:r w:rsidRPr="007036CE">
        <w:tab/>
      </w:r>
      <w:r w:rsidRPr="007036CE">
        <w:tab/>
      </w:r>
      <w:r w:rsidRPr="007036CE">
        <w:tab/>
      </w:r>
      <w:r w:rsidRPr="007036CE">
        <w:tab/>
        <w:t>"TARGETCODE": "999",</w:t>
      </w:r>
    </w:p>
    <w:p w14:paraId="57DA01C0" w14:textId="77777777" w:rsidR="00835668" w:rsidRPr="007036CE" w:rsidRDefault="00835668" w:rsidP="00835668">
      <w:pPr>
        <w:pStyle w:val="GOSTScript"/>
      </w:pPr>
      <w:r w:rsidRPr="007036CE">
        <w:tab/>
      </w:r>
      <w:r w:rsidRPr="007036CE">
        <w:tab/>
      </w:r>
      <w:r w:rsidRPr="007036CE">
        <w:tab/>
      </w:r>
      <w:r w:rsidRPr="007036CE">
        <w:tab/>
        <w:t>"NULLKBK": "</w:t>
      </w:r>
      <w:r w:rsidR="0078296B" w:rsidRPr="007036CE">
        <w:t>18201460011500100200</w:t>
      </w:r>
      <w:r w:rsidRPr="007036CE">
        <w:t>",</w:t>
      </w:r>
    </w:p>
    <w:p w14:paraId="61821A69" w14:textId="77777777" w:rsidR="00835668" w:rsidRPr="007036CE" w:rsidRDefault="00835668" w:rsidP="00835668">
      <w:pPr>
        <w:pStyle w:val="GOSTScript"/>
      </w:pPr>
      <w:r w:rsidRPr="007036CE">
        <w:tab/>
      </w:r>
      <w:r w:rsidRPr="007036CE">
        <w:tab/>
      </w:r>
      <w:r w:rsidRPr="007036CE">
        <w:tab/>
      </w:r>
      <w:r w:rsidRPr="007036CE">
        <w:tab/>
        <w:t>"PA": "01951001820",</w:t>
      </w:r>
    </w:p>
    <w:p w14:paraId="573C0B0E" w14:textId="77777777" w:rsidR="00835668" w:rsidRPr="007036CE" w:rsidRDefault="00835668" w:rsidP="00835668">
      <w:pPr>
        <w:pStyle w:val="GOSTScript"/>
      </w:pPr>
      <w:r w:rsidRPr="007036CE">
        <w:tab/>
      </w:r>
      <w:r w:rsidRPr="007036CE">
        <w:tab/>
      </w:r>
      <w:r w:rsidRPr="007036CE">
        <w:tab/>
      </w:r>
      <w:r w:rsidRPr="007036CE">
        <w:tab/>
        <w:t xml:space="preserve">"CONTUR": </w:t>
      </w:r>
      <w:ins w:id="3015" w:author="Сатлер Марина Викторовна" w:date="2024-02-28T19:07:00Z">
        <w:r w:rsidR="007560C3" w:rsidRPr="007036CE">
          <w:t>"</w:t>
        </w:r>
      </w:ins>
      <w:r w:rsidRPr="007036CE">
        <w:t>1</w:t>
      </w:r>
      <w:ins w:id="3016" w:author="Сатлер Марина Викторовна" w:date="2024-02-28T19:07:00Z">
        <w:r w:rsidR="007560C3" w:rsidRPr="007036CE">
          <w:t>"</w:t>
        </w:r>
      </w:ins>
      <w:r w:rsidRPr="007036CE">
        <w:t>,</w:t>
      </w:r>
    </w:p>
    <w:p w14:paraId="3580FAEB" w14:textId="77777777" w:rsidR="00835668" w:rsidRPr="007036CE" w:rsidRDefault="00835668" w:rsidP="00835668">
      <w:pPr>
        <w:pStyle w:val="GOSTScript"/>
      </w:pPr>
      <w:r w:rsidRPr="007036CE">
        <w:tab/>
      </w:r>
      <w:r w:rsidRPr="007036CE">
        <w:tab/>
      </w:r>
      <w:r w:rsidRPr="007036CE">
        <w:tab/>
      </w:r>
      <w:r w:rsidRPr="007036CE">
        <w:tab/>
        <w:t xml:space="preserve">"SUM_1": </w:t>
      </w:r>
      <w:del w:id="3017" w:author="Сатлер Марина Викторовна" w:date="2024-07-08T15:18:00Z">
        <w:r w:rsidRPr="007036CE" w:rsidDel="00342CB0">
          <w:delText>100</w:delText>
        </w:r>
      </w:del>
      <w:r w:rsidRPr="007036CE">
        <w:t>0.00,</w:t>
      </w:r>
    </w:p>
    <w:p w14:paraId="3026D340" w14:textId="77777777" w:rsidR="00835668" w:rsidRPr="007036CE" w:rsidRDefault="00835668" w:rsidP="00835668">
      <w:pPr>
        <w:pStyle w:val="GOSTScript"/>
      </w:pPr>
      <w:r w:rsidRPr="007036CE">
        <w:tab/>
      </w:r>
      <w:r w:rsidRPr="007036CE">
        <w:tab/>
      </w:r>
      <w:r w:rsidRPr="007036CE">
        <w:tab/>
      </w:r>
      <w:r w:rsidRPr="007036CE">
        <w:tab/>
        <w:t>"SUM_2": 1000.00,</w:t>
      </w:r>
    </w:p>
    <w:p w14:paraId="5C831BD6" w14:textId="77777777" w:rsidR="00835668" w:rsidRPr="007036CE" w:rsidDel="00342CB0" w:rsidRDefault="00835668" w:rsidP="00342CB0">
      <w:pPr>
        <w:pStyle w:val="GOSTScript"/>
        <w:rPr>
          <w:del w:id="3018" w:author="Сатлер Марина Викторовна" w:date="2024-07-08T15:18:00Z"/>
        </w:rPr>
      </w:pPr>
      <w:r w:rsidRPr="007036CE">
        <w:tab/>
      </w:r>
      <w:r w:rsidRPr="007036CE">
        <w:tab/>
      </w:r>
      <w:r w:rsidRPr="007036CE">
        <w:tab/>
      </w:r>
      <w:r w:rsidRPr="007036CE">
        <w:tab/>
        <w:t>"SUM_3": 500.00</w:t>
      </w:r>
      <w:del w:id="3019" w:author="Сатлер Марина Викторовна" w:date="2024-07-08T15:18:00Z">
        <w:r w:rsidRPr="007036CE" w:rsidDel="00342CB0">
          <w:delText>,</w:delText>
        </w:r>
      </w:del>
    </w:p>
    <w:p w14:paraId="2CCFB590" w14:textId="77777777" w:rsidR="00835668" w:rsidRPr="007036CE" w:rsidRDefault="00835668" w:rsidP="00342CB0">
      <w:pPr>
        <w:pStyle w:val="GOSTScript"/>
      </w:pPr>
      <w:del w:id="3020" w:author="Сатлер Марина Викторовна" w:date="2024-07-08T15:18:00Z">
        <w:r w:rsidRPr="007036CE" w:rsidDel="00342CB0">
          <w:tab/>
        </w:r>
        <w:r w:rsidRPr="007036CE" w:rsidDel="00342CB0">
          <w:tab/>
        </w:r>
        <w:r w:rsidRPr="007036CE" w:rsidDel="00342CB0">
          <w:tab/>
        </w:r>
        <w:r w:rsidRPr="007036CE" w:rsidDel="00342CB0">
          <w:tab/>
          <w:delText>"SUM_4": 0.00</w:delText>
        </w:r>
      </w:del>
    </w:p>
    <w:p w14:paraId="37752077" w14:textId="77777777" w:rsidR="00835668" w:rsidRPr="007036CE" w:rsidRDefault="00835668" w:rsidP="005F6467">
      <w:pPr>
        <w:pStyle w:val="GOSTScript"/>
      </w:pPr>
      <w:r w:rsidRPr="007036CE">
        <w:lastRenderedPageBreak/>
        <w:tab/>
      </w:r>
      <w:r w:rsidRPr="007036CE">
        <w:tab/>
      </w:r>
      <w:r w:rsidRPr="007036CE">
        <w:tab/>
        <w:t>}</w:t>
      </w:r>
    </w:p>
    <w:p w14:paraId="236B5631" w14:textId="77777777" w:rsidR="00835668" w:rsidRPr="007036CE" w:rsidRDefault="00835668" w:rsidP="00835668">
      <w:pPr>
        <w:pStyle w:val="GOSTScript"/>
      </w:pPr>
      <w:r w:rsidRPr="007036CE">
        <w:tab/>
      </w:r>
      <w:r w:rsidRPr="007036CE">
        <w:tab/>
        <w:t>],</w:t>
      </w:r>
    </w:p>
    <w:p w14:paraId="67D64AEC" w14:textId="77777777" w:rsidR="00835668" w:rsidRPr="007036CE" w:rsidRDefault="00835668" w:rsidP="00835668">
      <w:pPr>
        <w:pStyle w:val="GOSTScript"/>
      </w:pPr>
      <w:r w:rsidRPr="007036CE">
        <w:tab/>
      </w:r>
      <w:r w:rsidRPr="007036CE">
        <w:tab/>
        <w:t>"SECTION_5": [</w:t>
      </w:r>
    </w:p>
    <w:p w14:paraId="2305379F" w14:textId="77777777" w:rsidR="00835668" w:rsidRPr="007036CE" w:rsidRDefault="00835668" w:rsidP="00835668">
      <w:pPr>
        <w:pStyle w:val="GOSTScript"/>
      </w:pPr>
      <w:r w:rsidRPr="007036CE">
        <w:tab/>
      </w:r>
      <w:r w:rsidRPr="007036CE">
        <w:tab/>
      </w:r>
      <w:r w:rsidRPr="007036CE">
        <w:tab/>
        <w:t>{</w:t>
      </w:r>
    </w:p>
    <w:p w14:paraId="1A339A38" w14:textId="77777777" w:rsidR="00B11FC5" w:rsidRPr="007036CE" w:rsidRDefault="00B11FC5" w:rsidP="00835668">
      <w:pPr>
        <w:pStyle w:val="GOSTScript"/>
      </w:pPr>
      <w:r w:rsidRPr="007036CE">
        <w:tab/>
      </w:r>
      <w:r w:rsidRPr="007036CE">
        <w:tab/>
      </w:r>
      <w:r w:rsidRPr="007036CE">
        <w:tab/>
      </w:r>
      <w:r w:rsidRPr="007036CE">
        <w:tab/>
        <w:t>"SECTION_TYPE": "2"</w:t>
      </w:r>
      <w:ins w:id="3021" w:author="Сатлер Марина Викторовна" w:date="2024-07-08T15:19:00Z">
        <w:r w:rsidR="00342CB0" w:rsidRPr="007036CE">
          <w:t>,</w:t>
        </w:r>
      </w:ins>
    </w:p>
    <w:p w14:paraId="48B00673" w14:textId="77777777" w:rsidR="00835668" w:rsidRPr="007036CE" w:rsidRDefault="00835668" w:rsidP="00835668">
      <w:pPr>
        <w:pStyle w:val="GOSTScript"/>
      </w:pPr>
      <w:r w:rsidRPr="007036CE">
        <w:tab/>
      </w:r>
      <w:r w:rsidRPr="007036CE">
        <w:tab/>
      </w:r>
      <w:r w:rsidRPr="007036CE">
        <w:tab/>
      </w:r>
      <w:r w:rsidRPr="007036CE">
        <w:tab/>
        <w:t>"</w:t>
      </w:r>
      <w:ins w:id="3022" w:author="Сатлер Марина Викторовна" w:date="2024-06-11T14:19:00Z">
        <w:r w:rsidR="00240EDB" w:rsidRPr="007036CE">
          <w:rPr>
            <w:szCs w:val="24"/>
          </w:rPr>
          <w:t>id</w:t>
        </w:r>
      </w:ins>
      <w:del w:id="3023" w:author="Сатлер Марина Викторовна" w:date="2024-06-11T14:19:00Z">
        <w:r w:rsidRPr="007036CE" w:rsidDel="00240EDB">
          <w:delText>ID</w:delText>
        </w:r>
      </w:del>
      <w:r w:rsidRPr="007036CE">
        <w:t>": 1,</w:t>
      </w:r>
    </w:p>
    <w:p w14:paraId="23F434C8" w14:textId="77777777" w:rsidR="00835668" w:rsidRPr="007036CE" w:rsidRDefault="00835668" w:rsidP="00835668">
      <w:pPr>
        <w:pStyle w:val="GOSTScript"/>
      </w:pPr>
      <w:r w:rsidRPr="007036CE">
        <w:tab/>
      </w:r>
      <w:r w:rsidRPr="007036CE">
        <w:tab/>
      </w:r>
      <w:r w:rsidRPr="007036CE">
        <w:tab/>
      </w:r>
      <w:r w:rsidRPr="007036CE">
        <w:tab/>
        <w:t>"NUMBROW": "1",</w:t>
      </w:r>
    </w:p>
    <w:p w14:paraId="6A99AFAD" w14:textId="77777777" w:rsidR="00835668" w:rsidRPr="007036CE" w:rsidRDefault="00835668" w:rsidP="00835668">
      <w:pPr>
        <w:pStyle w:val="GOSTScript"/>
      </w:pPr>
      <w:r w:rsidRPr="007036CE">
        <w:tab/>
      </w:r>
      <w:r w:rsidRPr="007036CE">
        <w:tab/>
      </w:r>
      <w:r w:rsidRPr="007036CE">
        <w:tab/>
      </w:r>
      <w:r w:rsidRPr="007036CE">
        <w:tab/>
        <w:t>"SIGNKBK": "</w:t>
      </w:r>
      <w:r w:rsidR="005F6467" w:rsidRPr="007036CE">
        <w:t>N</w:t>
      </w:r>
      <w:r w:rsidRPr="007036CE">
        <w:t>",</w:t>
      </w:r>
    </w:p>
    <w:p w14:paraId="24F56394" w14:textId="77777777" w:rsidR="00835668" w:rsidRPr="007036CE" w:rsidRDefault="00835668" w:rsidP="00835668">
      <w:pPr>
        <w:pStyle w:val="GOSTScript"/>
      </w:pPr>
      <w:r w:rsidRPr="007036CE">
        <w:tab/>
      </w:r>
      <w:r w:rsidRPr="007036CE">
        <w:tab/>
      </w:r>
      <w:r w:rsidRPr="007036CE">
        <w:tab/>
      </w:r>
      <w:r w:rsidRPr="007036CE">
        <w:tab/>
        <w:t>"KBK": "18201</w:t>
      </w:r>
      <w:r w:rsidR="00A8537A" w:rsidRPr="007036CE">
        <w:t>1</w:t>
      </w:r>
      <w:r w:rsidRPr="007036CE">
        <w:t>60011500100244",</w:t>
      </w:r>
    </w:p>
    <w:p w14:paraId="74F9F589" w14:textId="77777777" w:rsidR="00835668" w:rsidRPr="007036CE" w:rsidRDefault="00835668" w:rsidP="00835668">
      <w:pPr>
        <w:pStyle w:val="GOSTScript"/>
      </w:pPr>
      <w:r w:rsidRPr="007036CE">
        <w:tab/>
      </w:r>
      <w:r w:rsidRPr="007036CE">
        <w:tab/>
      </w:r>
      <w:r w:rsidRPr="007036CE">
        <w:tab/>
      </w:r>
      <w:r w:rsidRPr="007036CE">
        <w:tab/>
        <w:t>"TYPEKBK": "11",</w:t>
      </w:r>
    </w:p>
    <w:p w14:paraId="344D81A1" w14:textId="7F83433B" w:rsidR="00835668" w:rsidRPr="007036CE" w:rsidRDefault="00835668" w:rsidP="00835668">
      <w:pPr>
        <w:pStyle w:val="GOSTScript"/>
      </w:pPr>
      <w:r w:rsidRPr="007036CE">
        <w:tab/>
      </w:r>
      <w:r w:rsidRPr="007036CE">
        <w:tab/>
      </w:r>
      <w:r w:rsidRPr="007036CE">
        <w:tab/>
      </w:r>
      <w:r w:rsidRPr="007036CE">
        <w:tab/>
        <w:t>"OKSCODE": "</w:t>
      </w:r>
      <w:ins w:id="3024" w:author="Сатлер Марина Викторовна" w:date="2025-12-03T17:40:00Z">
        <w:r w:rsidR="001537C0" w:rsidRPr="007036CE">
          <w:t>0000</w:t>
        </w:r>
      </w:ins>
      <w:r w:rsidRPr="007036CE">
        <w:t>00000202100609",</w:t>
      </w:r>
    </w:p>
    <w:p w14:paraId="1C72D6E1" w14:textId="77777777" w:rsidR="00835668" w:rsidRPr="007036CE" w:rsidRDefault="00835668" w:rsidP="00835668">
      <w:pPr>
        <w:pStyle w:val="GOSTScript"/>
      </w:pPr>
      <w:r w:rsidRPr="007036CE">
        <w:tab/>
      </w:r>
      <w:r w:rsidRPr="007036CE">
        <w:tab/>
      </w:r>
      <w:r w:rsidRPr="007036CE">
        <w:tab/>
      </w:r>
      <w:r w:rsidRPr="007036CE">
        <w:tab/>
        <w:t>"NULLKBK": "18201</w:t>
      </w:r>
      <w:r w:rsidR="00A8537A" w:rsidRPr="007036CE">
        <w:t>1</w:t>
      </w:r>
      <w:r w:rsidRPr="007036CE">
        <w:t>60011500100200",</w:t>
      </w:r>
    </w:p>
    <w:p w14:paraId="7CAA43F6" w14:textId="77777777" w:rsidR="00835668" w:rsidRPr="007036CE" w:rsidRDefault="00835668" w:rsidP="00835668">
      <w:pPr>
        <w:pStyle w:val="GOSTScript"/>
      </w:pPr>
      <w:r w:rsidRPr="007036CE">
        <w:tab/>
      </w:r>
      <w:r w:rsidRPr="007036CE">
        <w:tab/>
      </w:r>
      <w:r w:rsidRPr="007036CE">
        <w:tab/>
      </w:r>
      <w:r w:rsidRPr="007036CE">
        <w:tab/>
        <w:t>"PA": "01951001820",</w:t>
      </w:r>
    </w:p>
    <w:p w14:paraId="2AFE267C" w14:textId="77777777" w:rsidR="00835668" w:rsidRPr="007036CE" w:rsidRDefault="00835668" w:rsidP="00835668">
      <w:pPr>
        <w:pStyle w:val="GOSTScript"/>
      </w:pPr>
      <w:r w:rsidRPr="007036CE">
        <w:tab/>
      </w:r>
      <w:r w:rsidRPr="007036CE">
        <w:tab/>
      </w:r>
      <w:r w:rsidRPr="007036CE">
        <w:tab/>
      </w:r>
      <w:r w:rsidRPr="007036CE">
        <w:tab/>
        <w:t xml:space="preserve">"CONTUR": </w:t>
      </w:r>
      <w:ins w:id="3025" w:author="Сатлер Марина Викторовна" w:date="2024-02-28T19:07:00Z">
        <w:r w:rsidR="007560C3" w:rsidRPr="007036CE">
          <w:t>"</w:t>
        </w:r>
      </w:ins>
      <w:r w:rsidRPr="007036CE">
        <w:t>1</w:t>
      </w:r>
      <w:ins w:id="3026" w:author="Сатлер Марина Викторовна" w:date="2024-02-28T19:07:00Z">
        <w:r w:rsidR="007560C3" w:rsidRPr="007036CE">
          <w:t>"</w:t>
        </w:r>
      </w:ins>
      <w:r w:rsidRPr="007036CE">
        <w:t>,</w:t>
      </w:r>
    </w:p>
    <w:p w14:paraId="73172F19" w14:textId="77777777" w:rsidR="00835668" w:rsidRPr="007036CE" w:rsidRDefault="00835668" w:rsidP="00835668">
      <w:pPr>
        <w:pStyle w:val="GOSTScript"/>
      </w:pPr>
      <w:r w:rsidRPr="007036CE">
        <w:tab/>
      </w:r>
      <w:r w:rsidRPr="007036CE">
        <w:tab/>
      </w:r>
      <w:r w:rsidRPr="007036CE">
        <w:tab/>
      </w:r>
      <w:r w:rsidRPr="007036CE">
        <w:tab/>
        <w:t>"SUM_1": 0.00,</w:t>
      </w:r>
    </w:p>
    <w:p w14:paraId="5B76B9EE" w14:textId="77777777" w:rsidR="00835668" w:rsidRPr="007036CE" w:rsidRDefault="00835668" w:rsidP="00835668">
      <w:pPr>
        <w:pStyle w:val="GOSTScript"/>
      </w:pPr>
      <w:r w:rsidRPr="007036CE">
        <w:tab/>
      </w:r>
      <w:r w:rsidRPr="007036CE">
        <w:tab/>
      </w:r>
      <w:r w:rsidRPr="007036CE">
        <w:tab/>
      </w:r>
      <w:r w:rsidRPr="007036CE">
        <w:tab/>
        <w:t>"SUM_2": 7000.00,</w:t>
      </w:r>
    </w:p>
    <w:p w14:paraId="74C7D65F" w14:textId="77777777" w:rsidR="00835668" w:rsidRPr="007036CE" w:rsidDel="00342CB0" w:rsidRDefault="00835668" w:rsidP="00342CB0">
      <w:pPr>
        <w:pStyle w:val="GOSTScript"/>
        <w:rPr>
          <w:del w:id="3027" w:author="Сатлер Марина Викторовна" w:date="2024-07-08T15:18:00Z"/>
        </w:rPr>
      </w:pPr>
      <w:r w:rsidRPr="007036CE">
        <w:tab/>
      </w:r>
      <w:r w:rsidRPr="007036CE">
        <w:tab/>
      </w:r>
      <w:r w:rsidRPr="007036CE">
        <w:tab/>
      </w:r>
      <w:r w:rsidRPr="007036CE">
        <w:tab/>
        <w:t>"SUM_3": 99000.00</w:t>
      </w:r>
      <w:del w:id="3028" w:author="Сатлер Марина Викторовна" w:date="2024-07-08T15:18:00Z">
        <w:r w:rsidRPr="007036CE" w:rsidDel="00342CB0">
          <w:delText>,</w:delText>
        </w:r>
      </w:del>
    </w:p>
    <w:p w14:paraId="3177DE78" w14:textId="77777777" w:rsidR="00835668" w:rsidRPr="007036CE" w:rsidRDefault="00835668" w:rsidP="00342CB0">
      <w:pPr>
        <w:pStyle w:val="GOSTScript"/>
      </w:pPr>
      <w:del w:id="3029" w:author="Сатлер Марина Викторовна" w:date="2024-07-08T15:18:00Z">
        <w:r w:rsidRPr="007036CE" w:rsidDel="00342CB0">
          <w:tab/>
        </w:r>
        <w:r w:rsidRPr="007036CE" w:rsidDel="00342CB0">
          <w:tab/>
        </w:r>
        <w:r w:rsidRPr="007036CE" w:rsidDel="00342CB0">
          <w:tab/>
        </w:r>
        <w:r w:rsidRPr="007036CE" w:rsidDel="00342CB0">
          <w:tab/>
          <w:delText>"SUM_4": 0.00</w:delText>
        </w:r>
      </w:del>
    </w:p>
    <w:p w14:paraId="5E9E610E" w14:textId="77777777" w:rsidR="00835668" w:rsidRPr="007036CE" w:rsidRDefault="00835668" w:rsidP="00835668">
      <w:pPr>
        <w:pStyle w:val="GOSTScript"/>
      </w:pPr>
      <w:r w:rsidRPr="007036CE">
        <w:tab/>
      </w:r>
      <w:r w:rsidRPr="007036CE">
        <w:tab/>
      </w:r>
      <w:r w:rsidRPr="007036CE">
        <w:tab/>
        <w:t>},</w:t>
      </w:r>
    </w:p>
    <w:p w14:paraId="7CFE5084" w14:textId="77777777" w:rsidR="00835668" w:rsidRPr="007036CE" w:rsidRDefault="00835668" w:rsidP="00835668">
      <w:pPr>
        <w:pStyle w:val="GOSTScript"/>
      </w:pPr>
      <w:r w:rsidRPr="007036CE">
        <w:tab/>
      </w:r>
      <w:r w:rsidRPr="007036CE">
        <w:tab/>
      </w:r>
      <w:r w:rsidRPr="007036CE">
        <w:tab/>
        <w:t>{</w:t>
      </w:r>
    </w:p>
    <w:p w14:paraId="4363D083" w14:textId="77777777" w:rsidR="00B11FC5" w:rsidRPr="007036CE" w:rsidRDefault="00B11FC5" w:rsidP="00835668">
      <w:pPr>
        <w:pStyle w:val="GOSTScript"/>
      </w:pPr>
      <w:r w:rsidRPr="007036CE">
        <w:tab/>
      </w:r>
      <w:r w:rsidRPr="007036CE">
        <w:tab/>
      </w:r>
      <w:r w:rsidRPr="007036CE">
        <w:tab/>
      </w:r>
      <w:r w:rsidRPr="007036CE">
        <w:tab/>
        <w:t>"SECTION_TYPE": "2"</w:t>
      </w:r>
      <w:ins w:id="3030" w:author="Сатлер Марина Викторовна" w:date="2024-07-08T15:19:00Z">
        <w:r w:rsidR="00342CB0" w:rsidRPr="007036CE">
          <w:t>,</w:t>
        </w:r>
      </w:ins>
    </w:p>
    <w:p w14:paraId="67431578" w14:textId="77777777" w:rsidR="00835668" w:rsidRPr="007036CE" w:rsidRDefault="00835668" w:rsidP="00835668">
      <w:pPr>
        <w:pStyle w:val="GOSTScript"/>
      </w:pPr>
      <w:r w:rsidRPr="007036CE">
        <w:tab/>
      </w:r>
      <w:r w:rsidRPr="007036CE">
        <w:tab/>
      </w:r>
      <w:r w:rsidRPr="007036CE">
        <w:tab/>
      </w:r>
      <w:r w:rsidRPr="007036CE">
        <w:tab/>
        <w:t>"</w:t>
      </w:r>
      <w:ins w:id="3031" w:author="Сатлер Марина Викторовна" w:date="2024-06-11T14:19:00Z">
        <w:r w:rsidR="00240EDB" w:rsidRPr="007036CE">
          <w:rPr>
            <w:szCs w:val="24"/>
          </w:rPr>
          <w:t>id</w:t>
        </w:r>
      </w:ins>
      <w:del w:id="3032" w:author="Сатлер Марина Викторовна" w:date="2024-06-11T14:19:00Z">
        <w:r w:rsidRPr="007036CE" w:rsidDel="00240EDB">
          <w:delText>ID</w:delText>
        </w:r>
      </w:del>
      <w:r w:rsidRPr="007036CE">
        <w:t>": 2,</w:t>
      </w:r>
    </w:p>
    <w:p w14:paraId="139B7B4E" w14:textId="77777777" w:rsidR="00835668" w:rsidRPr="007036CE" w:rsidRDefault="00835668" w:rsidP="00835668">
      <w:pPr>
        <w:pStyle w:val="GOSTScript"/>
      </w:pPr>
      <w:r w:rsidRPr="007036CE">
        <w:tab/>
      </w:r>
      <w:r w:rsidRPr="007036CE">
        <w:tab/>
      </w:r>
      <w:r w:rsidRPr="007036CE">
        <w:tab/>
      </w:r>
      <w:r w:rsidRPr="007036CE">
        <w:tab/>
        <w:t>"NUMBROW": "2",</w:t>
      </w:r>
    </w:p>
    <w:p w14:paraId="4ED62997" w14:textId="77777777" w:rsidR="00835668" w:rsidRPr="007036CE" w:rsidRDefault="00835668" w:rsidP="00835668">
      <w:pPr>
        <w:pStyle w:val="GOSTScript"/>
      </w:pPr>
      <w:r w:rsidRPr="007036CE">
        <w:tab/>
      </w:r>
      <w:r w:rsidRPr="007036CE">
        <w:tab/>
      </w:r>
      <w:r w:rsidRPr="007036CE">
        <w:tab/>
      </w:r>
      <w:r w:rsidRPr="007036CE">
        <w:tab/>
        <w:t>"SIGNKBK": "</w:t>
      </w:r>
      <w:r w:rsidR="005F6467" w:rsidRPr="007036CE">
        <w:t>N</w:t>
      </w:r>
      <w:r w:rsidRPr="007036CE">
        <w:t>",</w:t>
      </w:r>
    </w:p>
    <w:p w14:paraId="09065FEC" w14:textId="77777777" w:rsidR="00835668" w:rsidRPr="007036CE" w:rsidRDefault="00835668" w:rsidP="00835668">
      <w:pPr>
        <w:pStyle w:val="GOSTScript"/>
      </w:pPr>
      <w:r w:rsidRPr="007036CE">
        <w:tab/>
      </w:r>
      <w:r w:rsidRPr="007036CE">
        <w:tab/>
      </w:r>
      <w:r w:rsidRPr="007036CE">
        <w:tab/>
      </w:r>
      <w:r w:rsidRPr="007036CE">
        <w:tab/>
        <w:t>"KBK": "</w:t>
      </w:r>
      <w:r w:rsidR="0078296B" w:rsidRPr="007036CE">
        <w:t>18239060011500100244</w:t>
      </w:r>
      <w:r w:rsidRPr="007036CE">
        <w:t>",</w:t>
      </w:r>
    </w:p>
    <w:p w14:paraId="549AA0F2" w14:textId="77777777" w:rsidR="00835668" w:rsidRPr="007036CE" w:rsidRDefault="00835668" w:rsidP="00835668">
      <w:pPr>
        <w:pStyle w:val="GOSTScript"/>
      </w:pPr>
      <w:r w:rsidRPr="007036CE">
        <w:tab/>
      </w:r>
      <w:r w:rsidRPr="007036CE">
        <w:tab/>
      </w:r>
      <w:r w:rsidRPr="007036CE">
        <w:tab/>
      </w:r>
      <w:r w:rsidRPr="007036CE">
        <w:tab/>
        <w:t>"TYPEKBK": "11",</w:t>
      </w:r>
    </w:p>
    <w:p w14:paraId="4B1D574E" w14:textId="69B73C45" w:rsidR="00835668" w:rsidRPr="007036CE" w:rsidRDefault="00835668" w:rsidP="00835668">
      <w:pPr>
        <w:pStyle w:val="GOSTScript"/>
      </w:pPr>
      <w:r w:rsidRPr="007036CE">
        <w:tab/>
      </w:r>
      <w:r w:rsidRPr="007036CE">
        <w:tab/>
      </w:r>
      <w:r w:rsidRPr="007036CE">
        <w:tab/>
      </w:r>
      <w:r w:rsidRPr="007036CE">
        <w:tab/>
        <w:t>"OKSCODE": "</w:t>
      </w:r>
      <w:ins w:id="3033" w:author="Сатлер Марина Викторовна" w:date="2025-12-03T17:41:00Z">
        <w:r w:rsidR="001537C0" w:rsidRPr="007036CE">
          <w:t>0000</w:t>
        </w:r>
      </w:ins>
      <w:r w:rsidRPr="007036CE">
        <w:t>00000202100609",</w:t>
      </w:r>
    </w:p>
    <w:p w14:paraId="3FAB1AAF" w14:textId="77777777" w:rsidR="00835668" w:rsidRPr="007036CE" w:rsidRDefault="00835668" w:rsidP="00835668">
      <w:pPr>
        <w:pStyle w:val="GOSTScript"/>
      </w:pPr>
      <w:r w:rsidRPr="007036CE">
        <w:tab/>
      </w:r>
      <w:r w:rsidRPr="007036CE">
        <w:tab/>
      </w:r>
      <w:r w:rsidRPr="007036CE">
        <w:tab/>
      </w:r>
      <w:r w:rsidRPr="007036CE">
        <w:tab/>
        <w:t>"NULLKBK": "</w:t>
      </w:r>
      <w:r w:rsidR="0078296B" w:rsidRPr="007036CE">
        <w:t>18239060011500100200</w:t>
      </w:r>
      <w:r w:rsidRPr="007036CE">
        <w:t>",</w:t>
      </w:r>
    </w:p>
    <w:p w14:paraId="222B9321" w14:textId="77777777" w:rsidR="00835668" w:rsidRPr="007036CE" w:rsidRDefault="00835668" w:rsidP="00835668">
      <w:pPr>
        <w:pStyle w:val="GOSTScript"/>
      </w:pPr>
      <w:r w:rsidRPr="007036CE">
        <w:tab/>
      </w:r>
      <w:r w:rsidRPr="007036CE">
        <w:tab/>
      </w:r>
      <w:r w:rsidRPr="007036CE">
        <w:tab/>
      </w:r>
      <w:r w:rsidRPr="007036CE">
        <w:tab/>
        <w:t>"PA": "01951001820",</w:t>
      </w:r>
    </w:p>
    <w:p w14:paraId="7CB80D82" w14:textId="77777777" w:rsidR="00835668" w:rsidRPr="007036CE" w:rsidRDefault="00835668" w:rsidP="00835668">
      <w:pPr>
        <w:pStyle w:val="GOSTScript"/>
      </w:pPr>
      <w:r w:rsidRPr="007036CE">
        <w:tab/>
      </w:r>
      <w:r w:rsidRPr="007036CE">
        <w:tab/>
      </w:r>
      <w:r w:rsidRPr="007036CE">
        <w:tab/>
      </w:r>
      <w:r w:rsidRPr="007036CE">
        <w:tab/>
        <w:t xml:space="preserve">"CONTUR": </w:t>
      </w:r>
      <w:ins w:id="3034" w:author="Сатлер Марина Викторовна" w:date="2024-02-28T19:07:00Z">
        <w:r w:rsidR="007560C3" w:rsidRPr="007036CE">
          <w:t>"</w:t>
        </w:r>
      </w:ins>
      <w:r w:rsidRPr="007036CE">
        <w:t>1</w:t>
      </w:r>
      <w:ins w:id="3035" w:author="Сатлер Марина Викторовна" w:date="2024-02-28T19:07:00Z">
        <w:r w:rsidR="007560C3" w:rsidRPr="007036CE">
          <w:t>"</w:t>
        </w:r>
      </w:ins>
      <w:r w:rsidRPr="007036CE">
        <w:t>,</w:t>
      </w:r>
    </w:p>
    <w:p w14:paraId="3BEB4118" w14:textId="77777777" w:rsidR="00835668" w:rsidRPr="007036CE" w:rsidRDefault="00835668" w:rsidP="00835668">
      <w:pPr>
        <w:pStyle w:val="GOSTScript"/>
      </w:pPr>
      <w:r w:rsidRPr="007036CE">
        <w:tab/>
      </w:r>
      <w:r w:rsidRPr="007036CE">
        <w:tab/>
      </w:r>
      <w:r w:rsidRPr="007036CE">
        <w:tab/>
      </w:r>
      <w:r w:rsidRPr="007036CE">
        <w:tab/>
        <w:t xml:space="preserve">"SUM_1": </w:t>
      </w:r>
      <w:del w:id="3036" w:author="Сатлер Марина Викторовна" w:date="2024-07-08T15:18:00Z">
        <w:r w:rsidRPr="007036CE" w:rsidDel="00342CB0">
          <w:delText>23405</w:delText>
        </w:r>
      </w:del>
      <w:ins w:id="3037" w:author="Сатлер Марина Викторовна" w:date="2024-07-08T15:18:00Z">
        <w:r w:rsidR="00342CB0" w:rsidRPr="007036CE">
          <w:rPr>
            <w:lang w:val="ru-RU"/>
          </w:rPr>
          <w:t>0</w:t>
        </w:r>
      </w:ins>
      <w:r w:rsidRPr="007036CE">
        <w:t>.00,</w:t>
      </w:r>
    </w:p>
    <w:p w14:paraId="4B2CFBC7" w14:textId="77777777" w:rsidR="00835668" w:rsidRPr="007036CE" w:rsidRDefault="00835668" w:rsidP="00835668">
      <w:pPr>
        <w:pStyle w:val="GOSTScript"/>
      </w:pPr>
      <w:r w:rsidRPr="007036CE">
        <w:tab/>
      </w:r>
      <w:r w:rsidRPr="007036CE">
        <w:tab/>
      </w:r>
      <w:r w:rsidRPr="007036CE">
        <w:tab/>
      </w:r>
      <w:r w:rsidRPr="007036CE">
        <w:tab/>
        <w:t>"SUM_2": 1000.00,</w:t>
      </w:r>
    </w:p>
    <w:p w14:paraId="17C3D4C4" w14:textId="77777777" w:rsidR="00835668" w:rsidRPr="007036CE" w:rsidDel="00342CB0" w:rsidRDefault="00835668" w:rsidP="00342CB0">
      <w:pPr>
        <w:pStyle w:val="GOSTScript"/>
        <w:rPr>
          <w:del w:id="3038" w:author="Сатлер Марина Викторовна" w:date="2024-07-08T15:18:00Z"/>
        </w:rPr>
      </w:pPr>
      <w:r w:rsidRPr="007036CE">
        <w:tab/>
      </w:r>
      <w:r w:rsidRPr="007036CE">
        <w:tab/>
      </w:r>
      <w:r w:rsidRPr="007036CE">
        <w:tab/>
      </w:r>
      <w:r w:rsidRPr="007036CE">
        <w:tab/>
        <w:t>"SUM_3": 35500.00</w:t>
      </w:r>
      <w:del w:id="3039" w:author="Сатлер Марина Викторовна" w:date="2024-07-08T15:18:00Z">
        <w:r w:rsidRPr="007036CE" w:rsidDel="00342CB0">
          <w:delText>,</w:delText>
        </w:r>
      </w:del>
    </w:p>
    <w:p w14:paraId="4EC62404" w14:textId="77777777" w:rsidR="00835668" w:rsidRPr="007036CE" w:rsidRDefault="00835668" w:rsidP="00342CB0">
      <w:pPr>
        <w:pStyle w:val="GOSTScript"/>
      </w:pPr>
      <w:del w:id="3040" w:author="Сатлер Марина Викторовна" w:date="2024-07-08T15:18:00Z">
        <w:r w:rsidRPr="007036CE" w:rsidDel="00342CB0">
          <w:tab/>
        </w:r>
        <w:r w:rsidRPr="007036CE" w:rsidDel="00342CB0">
          <w:tab/>
        </w:r>
        <w:r w:rsidRPr="007036CE" w:rsidDel="00342CB0">
          <w:tab/>
        </w:r>
        <w:r w:rsidRPr="007036CE" w:rsidDel="00342CB0">
          <w:tab/>
          <w:delText>"SUM_4": 0.00</w:delText>
        </w:r>
      </w:del>
    </w:p>
    <w:p w14:paraId="22608BDD" w14:textId="77777777" w:rsidR="00835668" w:rsidRPr="007036CE" w:rsidRDefault="00835668" w:rsidP="005F6467">
      <w:pPr>
        <w:pStyle w:val="GOSTScript"/>
        <w:rPr>
          <w:lang w:val="ru-RU"/>
        </w:rPr>
      </w:pPr>
      <w:r w:rsidRPr="007036CE">
        <w:tab/>
      </w:r>
      <w:r w:rsidRPr="007036CE">
        <w:tab/>
      </w:r>
      <w:r w:rsidRPr="007036CE">
        <w:tab/>
        <w:t>}</w:t>
      </w:r>
    </w:p>
    <w:p w14:paraId="6CE27207" w14:textId="77777777" w:rsidR="00835668" w:rsidRPr="007036CE" w:rsidRDefault="00835668" w:rsidP="00835668">
      <w:pPr>
        <w:pStyle w:val="GOSTScript"/>
        <w:rPr>
          <w:lang w:val="ru-RU"/>
        </w:rPr>
      </w:pPr>
      <w:r w:rsidRPr="007036CE">
        <w:rPr>
          <w:lang w:val="ru-RU"/>
        </w:rPr>
        <w:tab/>
      </w:r>
      <w:r w:rsidRPr="007036CE">
        <w:rPr>
          <w:lang w:val="ru-RU"/>
        </w:rPr>
        <w:tab/>
        <w:t>]</w:t>
      </w:r>
    </w:p>
    <w:p w14:paraId="463D6117" w14:textId="77777777" w:rsidR="00835668" w:rsidRPr="007036CE" w:rsidRDefault="00835668" w:rsidP="00835668">
      <w:pPr>
        <w:pStyle w:val="GOSTScript"/>
        <w:rPr>
          <w:lang w:val="ru-RU"/>
        </w:rPr>
      </w:pPr>
      <w:r w:rsidRPr="007036CE">
        <w:rPr>
          <w:lang w:val="ru-RU"/>
        </w:rPr>
        <w:tab/>
        <w:t>}</w:t>
      </w:r>
    </w:p>
    <w:p w14:paraId="3BC29496" w14:textId="77777777" w:rsidR="00A53258" w:rsidRPr="007036CE" w:rsidRDefault="00835668" w:rsidP="00835668">
      <w:pPr>
        <w:pStyle w:val="GOSTScript"/>
        <w:rPr>
          <w:lang w:val="ru-RU"/>
        </w:rPr>
      </w:pPr>
      <w:r w:rsidRPr="007036CE">
        <w:rPr>
          <w:lang w:val="ru-RU"/>
        </w:rPr>
        <w:lastRenderedPageBreak/>
        <w:t>}</w:t>
      </w:r>
    </w:p>
    <w:p w14:paraId="32CB012E" w14:textId="77777777" w:rsidR="00C7301C" w:rsidRPr="007036CE" w:rsidRDefault="00C7301C" w:rsidP="00DE0449">
      <w:pPr>
        <w:pStyle w:val="41"/>
      </w:pPr>
      <w:bookmarkStart w:id="3041" w:name="_Ref158392685"/>
      <w:bookmarkStart w:id="3042" w:name="_Toc222927829"/>
      <w:r w:rsidRPr="007036CE">
        <w:t xml:space="preserve">«Заявка на внесение изменений в сводную бюджетную роспись </w:t>
      </w:r>
      <w:r w:rsidR="00816718" w:rsidRPr="007036CE">
        <w:t>ф</w:t>
      </w:r>
      <w:r w:rsidRPr="007036CE">
        <w:t xml:space="preserve">едерального </w:t>
      </w:r>
      <w:r w:rsidR="00816718" w:rsidRPr="007036CE">
        <w:t>б</w:t>
      </w:r>
      <w:r w:rsidRPr="007036CE">
        <w:t xml:space="preserve">юджета и </w:t>
      </w:r>
      <w:r w:rsidR="00816718" w:rsidRPr="007036CE">
        <w:t>л</w:t>
      </w:r>
      <w:r w:rsidRPr="007036CE">
        <w:t>имиты бюджетных обязательств» (ф.0501046) DBD_ApplPropAmenBA</w:t>
      </w:r>
      <w:bookmarkEnd w:id="3041"/>
      <w:bookmarkEnd w:id="3042"/>
    </w:p>
    <w:p w14:paraId="30F90E84" w14:textId="77777777" w:rsidR="00C7301C" w:rsidRPr="007036CE" w:rsidRDefault="00C7301C" w:rsidP="00DE0449">
      <w:pPr>
        <w:pStyle w:val="51"/>
      </w:pPr>
      <w:bookmarkStart w:id="3043" w:name="_Toc222927830"/>
      <w:r w:rsidRPr="007036CE">
        <w:t xml:space="preserve">Перечень параметров тела запроса (Document) по документу «Заявка на внесение изменений в сводную бюджетную роспись </w:t>
      </w:r>
      <w:r w:rsidR="00816718" w:rsidRPr="007036CE">
        <w:t>ф</w:t>
      </w:r>
      <w:r w:rsidRPr="007036CE">
        <w:t xml:space="preserve">едерального </w:t>
      </w:r>
      <w:r w:rsidR="00816718" w:rsidRPr="007036CE">
        <w:t>б</w:t>
      </w:r>
      <w:r w:rsidRPr="007036CE">
        <w:t xml:space="preserve">юджета и </w:t>
      </w:r>
      <w:r w:rsidR="00816718" w:rsidRPr="007036CE">
        <w:t>л</w:t>
      </w:r>
      <w:r w:rsidRPr="007036CE">
        <w:t>имиты бюджетных обязательств» (ф.0501046) DBD_ApplPropAmenBA</w:t>
      </w:r>
      <w:bookmarkEnd w:id="3043"/>
    </w:p>
    <w:p w14:paraId="5DAE9865" w14:textId="1E2E6A4A" w:rsidR="00C7301C" w:rsidRPr="007036CE" w:rsidRDefault="009B61E2" w:rsidP="00C7301C">
      <w:pPr>
        <w:pStyle w:val="GOSTNameTable"/>
      </w:pPr>
      <w:r w:rsidRPr="007036CE">
        <w:rPr>
          <w:noProof/>
        </w:rPr>
        <w:fldChar w:fldCharType="begin"/>
      </w:r>
      <w:r w:rsidRPr="007036CE">
        <w:rPr>
          <w:noProof/>
        </w:rPr>
        <w:instrText xml:space="preserve"> SEQ Таблица \* ARABIC </w:instrText>
      </w:r>
      <w:r w:rsidRPr="007036CE">
        <w:rPr>
          <w:noProof/>
        </w:rPr>
        <w:fldChar w:fldCharType="separate"/>
      </w:r>
      <w:bookmarkStart w:id="3044" w:name="_Toc222928003"/>
      <w:r w:rsidR="00BD74E1">
        <w:rPr>
          <w:noProof/>
        </w:rPr>
        <w:t>30</w:t>
      </w:r>
      <w:r w:rsidRPr="007036CE">
        <w:rPr>
          <w:noProof/>
        </w:rPr>
        <w:fldChar w:fldCharType="end"/>
      </w:r>
      <w:r w:rsidR="00C7301C" w:rsidRPr="007036CE">
        <w:t xml:space="preserve"> </w:t>
      </w:r>
      <w:r w:rsidR="00CC2920" w:rsidRPr="007036CE">
        <w:t>–</w:t>
      </w:r>
      <w:r w:rsidR="00C7301C" w:rsidRPr="007036CE">
        <w:t xml:space="preserve"> Параметры тела (Document) запроса на подбор / сторнирование / переформирование записей учета по документу «Заявка на внесение изменений в сводную бюджетную роспись </w:t>
      </w:r>
      <w:r w:rsidR="00816718" w:rsidRPr="007036CE">
        <w:t xml:space="preserve">федерального бюджета </w:t>
      </w:r>
      <w:r w:rsidR="00C7301C" w:rsidRPr="007036CE">
        <w:t xml:space="preserve">и </w:t>
      </w:r>
      <w:r w:rsidR="00816718" w:rsidRPr="007036CE">
        <w:t xml:space="preserve">лимиты </w:t>
      </w:r>
      <w:r w:rsidR="00C7301C" w:rsidRPr="007036CE">
        <w:t>бюджетных обязательств» (ф.0501046) DBD_ApplPropAmenBA</w:t>
      </w:r>
      <w:bookmarkEnd w:id="3044"/>
    </w:p>
    <w:tbl>
      <w:tblPr>
        <w:tblStyle w:val="GOSTTable"/>
        <w:tblW w:w="5000" w:type="pct"/>
        <w:tblLayout w:type="fixed"/>
        <w:tblLook w:val="07E0" w:firstRow="1" w:lastRow="1" w:firstColumn="1" w:lastColumn="1" w:noHBand="1" w:noVBand="1"/>
      </w:tblPr>
      <w:tblGrid>
        <w:gridCol w:w="3466"/>
        <w:gridCol w:w="2314"/>
        <w:gridCol w:w="1636"/>
        <w:gridCol w:w="946"/>
        <w:gridCol w:w="971"/>
        <w:gridCol w:w="6427"/>
      </w:tblGrid>
      <w:tr w:rsidR="00C7301C" w:rsidRPr="007036CE" w14:paraId="05212F7C" w14:textId="77777777" w:rsidTr="00974EB0">
        <w:trPr>
          <w:cnfStyle w:val="100000000000" w:firstRow="1" w:lastRow="0" w:firstColumn="0" w:lastColumn="0" w:oddVBand="0" w:evenVBand="0" w:oddHBand="0" w:evenHBand="0" w:firstRowFirstColumn="0" w:firstRowLastColumn="0" w:lastRowFirstColumn="0" w:lastRowLastColumn="0"/>
          <w:trHeight w:val="1002"/>
        </w:trPr>
        <w:tc>
          <w:tcPr>
            <w:tcW w:w="1100" w:type="pct"/>
            <w:hideMark/>
          </w:tcPr>
          <w:p w14:paraId="0E194E9C" w14:textId="77777777" w:rsidR="00C7301C" w:rsidRPr="007036CE" w:rsidRDefault="00C7301C" w:rsidP="00A53258">
            <w:pPr>
              <w:pStyle w:val="GOSTTableHead"/>
              <w:rPr>
                <w:szCs w:val="22"/>
              </w:rPr>
            </w:pPr>
            <w:r w:rsidRPr="007036CE">
              <w:rPr>
                <w:szCs w:val="22"/>
              </w:rPr>
              <w:t>Наименование параметра</w:t>
            </w:r>
          </w:p>
        </w:tc>
        <w:tc>
          <w:tcPr>
            <w:tcW w:w="734" w:type="pct"/>
            <w:hideMark/>
          </w:tcPr>
          <w:p w14:paraId="7BE96A12" w14:textId="77777777" w:rsidR="00C7301C" w:rsidRPr="007036CE" w:rsidRDefault="00C7301C" w:rsidP="00A53258">
            <w:pPr>
              <w:pStyle w:val="GOSTTableHead"/>
              <w:rPr>
                <w:szCs w:val="22"/>
              </w:rPr>
            </w:pPr>
            <w:r w:rsidRPr="007036CE">
              <w:rPr>
                <w:szCs w:val="22"/>
              </w:rPr>
              <w:t>Название тэга</w:t>
            </w:r>
          </w:p>
        </w:tc>
        <w:tc>
          <w:tcPr>
            <w:tcW w:w="519" w:type="pct"/>
            <w:hideMark/>
          </w:tcPr>
          <w:p w14:paraId="4497259B" w14:textId="77777777" w:rsidR="00C7301C" w:rsidRPr="007036CE" w:rsidRDefault="00C7301C" w:rsidP="00A53258">
            <w:pPr>
              <w:pStyle w:val="GOSTTableHead"/>
              <w:rPr>
                <w:szCs w:val="22"/>
              </w:rPr>
            </w:pPr>
            <w:r w:rsidRPr="007036CE">
              <w:rPr>
                <w:szCs w:val="22"/>
              </w:rPr>
              <w:t>Тип данных</w:t>
            </w:r>
          </w:p>
        </w:tc>
        <w:tc>
          <w:tcPr>
            <w:tcW w:w="300" w:type="pct"/>
          </w:tcPr>
          <w:p w14:paraId="758A88E4" w14:textId="77777777" w:rsidR="00C7301C" w:rsidRPr="007036CE" w:rsidRDefault="00C7301C" w:rsidP="00A53258">
            <w:pPr>
              <w:pStyle w:val="GOSTTableHead"/>
              <w:rPr>
                <w:szCs w:val="22"/>
              </w:rPr>
            </w:pPr>
            <w:r w:rsidRPr="007036CE">
              <w:rPr>
                <w:szCs w:val="22"/>
              </w:rPr>
              <w:t>Обязательность</w:t>
            </w:r>
          </w:p>
        </w:tc>
        <w:tc>
          <w:tcPr>
            <w:tcW w:w="308" w:type="pct"/>
            <w:hideMark/>
          </w:tcPr>
          <w:p w14:paraId="5EB28E02" w14:textId="77777777" w:rsidR="00C7301C" w:rsidRPr="007036CE" w:rsidRDefault="00C7301C" w:rsidP="00A53258">
            <w:pPr>
              <w:pStyle w:val="GOSTTableHead"/>
              <w:rPr>
                <w:szCs w:val="22"/>
              </w:rPr>
            </w:pPr>
            <w:r w:rsidRPr="007036CE">
              <w:rPr>
                <w:szCs w:val="22"/>
              </w:rPr>
              <w:t>Размерность</w:t>
            </w:r>
          </w:p>
        </w:tc>
        <w:tc>
          <w:tcPr>
            <w:tcW w:w="2039" w:type="pct"/>
          </w:tcPr>
          <w:p w14:paraId="02FED43F" w14:textId="77777777" w:rsidR="00C7301C" w:rsidRPr="007036CE" w:rsidRDefault="00C7301C" w:rsidP="00A53258">
            <w:pPr>
              <w:pStyle w:val="GOSTTableHead"/>
              <w:rPr>
                <w:szCs w:val="22"/>
              </w:rPr>
            </w:pPr>
            <w:r w:rsidRPr="007036CE">
              <w:rPr>
                <w:szCs w:val="22"/>
              </w:rPr>
              <w:t>Описание</w:t>
            </w:r>
          </w:p>
        </w:tc>
      </w:tr>
      <w:tr w:rsidR="00C7301C" w:rsidRPr="007036CE" w14:paraId="76877EE1" w14:textId="77777777" w:rsidTr="00974EB0">
        <w:tc>
          <w:tcPr>
            <w:tcW w:w="1100" w:type="pct"/>
          </w:tcPr>
          <w:p w14:paraId="65275D2C" w14:textId="77777777" w:rsidR="00C7301C" w:rsidRPr="007036CE" w:rsidRDefault="00C7301C" w:rsidP="00C7301C">
            <w:pPr>
              <w:pStyle w:val="GOSTTablenorm"/>
            </w:pPr>
            <w:r w:rsidRPr="007036CE">
              <w:rPr>
                <w:szCs w:val="22"/>
              </w:rPr>
              <w:t>Номер документа</w:t>
            </w:r>
          </w:p>
        </w:tc>
        <w:tc>
          <w:tcPr>
            <w:tcW w:w="734" w:type="pct"/>
          </w:tcPr>
          <w:p w14:paraId="322E4980" w14:textId="77777777" w:rsidR="00C7301C" w:rsidRPr="007036CE" w:rsidRDefault="00C7301C" w:rsidP="00C7301C">
            <w:pPr>
              <w:pStyle w:val="GOSTTablenorm"/>
            </w:pPr>
            <w:r w:rsidRPr="007036CE">
              <w:rPr>
                <w:szCs w:val="22"/>
                <w:lang w:val="en-US"/>
              </w:rPr>
              <w:t>NUM_DOC</w:t>
            </w:r>
          </w:p>
        </w:tc>
        <w:tc>
          <w:tcPr>
            <w:tcW w:w="519" w:type="pct"/>
          </w:tcPr>
          <w:p w14:paraId="34C68CF7" w14:textId="77777777" w:rsidR="00C7301C" w:rsidRPr="007036CE" w:rsidRDefault="00C7301C" w:rsidP="00C7301C">
            <w:pPr>
              <w:pStyle w:val="GOSTTablenorm"/>
            </w:pPr>
            <w:r w:rsidRPr="007036CE">
              <w:rPr>
                <w:szCs w:val="22"/>
              </w:rPr>
              <w:t>Строка</w:t>
            </w:r>
          </w:p>
        </w:tc>
        <w:tc>
          <w:tcPr>
            <w:tcW w:w="300" w:type="pct"/>
          </w:tcPr>
          <w:p w14:paraId="401AB4ED" w14:textId="77777777" w:rsidR="00C7301C" w:rsidRPr="007036CE" w:rsidRDefault="00C7301C" w:rsidP="00C7301C">
            <w:pPr>
              <w:pStyle w:val="GOSTTablenorm"/>
            </w:pPr>
            <w:r w:rsidRPr="007036CE">
              <w:rPr>
                <w:szCs w:val="22"/>
              </w:rPr>
              <w:t>Да</w:t>
            </w:r>
          </w:p>
        </w:tc>
        <w:tc>
          <w:tcPr>
            <w:tcW w:w="308" w:type="pct"/>
          </w:tcPr>
          <w:p w14:paraId="5B9BAFBA" w14:textId="77777777" w:rsidR="00C7301C" w:rsidRPr="007036CE" w:rsidRDefault="00C7301C" w:rsidP="00C7301C">
            <w:pPr>
              <w:pStyle w:val="GOSTTablenorm"/>
            </w:pPr>
            <w:r w:rsidRPr="007036CE">
              <w:rPr>
                <w:szCs w:val="22"/>
                <w:lang w:val="en-US"/>
              </w:rPr>
              <w:t>&lt;=25</w:t>
            </w:r>
          </w:p>
        </w:tc>
        <w:tc>
          <w:tcPr>
            <w:tcW w:w="2039" w:type="pct"/>
          </w:tcPr>
          <w:p w14:paraId="7EB16548" w14:textId="77777777" w:rsidR="00C7301C" w:rsidRPr="007036CE" w:rsidRDefault="00C7301C" w:rsidP="00C7301C">
            <w:pPr>
              <w:pStyle w:val="GOSTTablenorm"/>
            </w:pPr>
            <w:r w:rsidRPr="007036CE">
              <w:rPr>
                <w:szCs w:val="22"/>
              </w:rPr>
              <w:t>Указывается номер документа</w:t>
            </w:r>
          </w:p>
        </w:tc>
      </w:tr>
      <w:tr w:rsidR="00C7301C" w:rsidRPr="007036CE" w14:paraId="17314F9C" w14:textId="77777777" w:rsidTr="00974EB0">
        <w:tc>
          <w:tcPr>
            <w:tcW w:w="1100" w:type="pct"/>
          </w:tcPr>
          <w:p w14:paraId="471B642A" w14:textId="77777777" w:rsidR="00C7301C" w:rsidRPr="007036CE" w:rsidRDefault="00C7301C" w:rsidP="00C7301C">
            <w:pPr>
              <w:pStyle w:val="GOSTTablenorm"/>
              <w:rPr>
                <w:szCs w:val="22"/>
              </w:rPr>
            </w:pPr>
            <w:r w:rsidRPr="007036CE">
              <w:rPr>
                <w:szCs w:val="22"/>
              </w:rPr>
              <w:t>Дата документа</w:t>
            </w:r>
          </w:p>
        </w:tc>
        <w:tc>
          <w:tcPr>
            <w:tcW w:w="734" w:type="pct"/>
          </w:tcPr>
          <w:p w14:paraId="00DE84CA" w14:textId="77777777" w:rsidR="00C7301C" w:rsidRPr="007036CE" w:rsidRDefault="00C7301C" w:rsidP="00C7301C">
            <w:pPr>
              <w:pStyle w:val="GOSTTablenorm"/>
              <w:rPr>
                <w:szCs w:val="22"/>
                <w:lang w:val="en-US"/>
              </w:rPr>
            </w:pPr>
            <w:r w:rsidRPr="007036CE">
              <w:rPr>
                <w:szCs w:val="22"/>
                <w:lang w:val="en-US"/>
              </w:rPr>
              <w:t>DATE_DOC</w:t>
            </w:r>
          </w:p>
        </w:tc>
        <w:tc>
          <w:tcPr>
            <w:tcW w:w="519" w:type="pct"/>
          </w:tcPr>
          <w:p w14:paraId="7398F194" w14:textId="77777777" w:rsidR="00C7301C" w:rsidRPr="007036CE" w:rsidRDefault="00C7301C" w:rsidP="00C7301C">
            <w:pPr>
              <w:pStyle w:val="GOSTTablenorm"/>
            </w:pPr>
            <w:r w:rsidRPr="007036CE">
              <w:rPr>
                <w:szCs w:val="22"/>
              </w:rPr>
              <w:t>Дата</w:t>
            </w:r>
          </w:p>
        </w:tc>
        <w:tc>
          <w:tcPr>
            <w:tcW w:w="300" w:type="pct"/>
          </w:tcPr>
          <w:p w14:paraId="4D789D72" w14:textId="77777777" w:rsidR="00C7301C" w:rsidRPr="007036CE" w:rsidRDefault="00C7301C" w:rsidP="00C7301C">
            <w:pPr>
              <w:pStyle w:val="GOSTTablenorm"/>
            </w:pPr>
            <w:r w:rsidRPr="007036CE">
              <w:rPr>
                <w:szCs w:val="22"/>
              </w:rPr>
              <w:t>Да</w:t>
            </w:r>
          </w:p>
        </w:tc>
        <w:tc>
          <w:tcPr>
            <w:tcW w:w="308" w:type="pct"/>
          </w:tcPr>
          <w:p w14:paraId="273D0C56" w14:textId="77777777" w:rsidR="00C7301C" w:rsidRPr="007036CE" w:rsidRDefault="00C7301C" w:rsidP="00C7301C">
            <w:pPr>
              <w:pStyle w:val="GOSTTablenorm"/>
            </w:pPr>
          </w:p>
        </w:tc>
        <w:tc>
          <w:tcPr>
            <w:tcW w:w="2039" w:type="pct"/>
          </w:tcPr>
          <w:p w14:paraId="6C0F04A0" w14:textId="77777777" w:rsidR="00C7301C" w:rsidRPr="007036CE" w:rsidRDefault="00C7301C" w:rsidP="00CD286A">
            <w:pPr>
              <w:pStyle w:val="GOSTTablenorm"/>
            </w:pPr>
            <w:r w:rsidRPr="007036CE">
              <w:rPr>
                <w:szCs w:val="22"/>
              </w:rPr>
              <w:t>Указывается дата документа в формате YYYY-MM-DD</w:t>
            </w:r>
          </w:p>
        </w:tc>
      </w:tr>
      <w:tr w:rsidR="00C7301C" w:rsidRPr="007036CE" w14:paraId="0D4C4B7A" w14:textId="77777777" w:rsidTr="00974EB0">
        <w:tc>
          <w:tcPr>
            <w:tcW w:w="1100" w:type="pct"/>
          </w:tcPr>
          <w:p w14:paraId="59C7D349" w14:textId="77777777" w:rsidR="00C7301C" w:rsidRPr="007036CE" w:rsidRDefault="00C7301C" w:rsidP="00C7301C">
            <w:pPr>
              <w:pStyle w:val="GOSTTablenorm"/>
              <w:rPr>
                <w:szCs w:val="22"/>
              </w:rPr>
            </w:pPr>
            <w:r w:rsidRPr="007036CE">
              <w:t>Вид документа</w:t>
            </w:r>
          </w:p>
        </w:tc>
        <w:tc>
          <w:tcPr>
            <w:tcW w:w="734" w:type="pct"/>
          </w:tcPr>
          <w:p w14:paraId="62017986" w14:textId="77777777" w:rsidR="00C7301C" w:rsidRPr="007036CE" w:rsidRDefault="00C7301C" w:rsidP="00C7301C">
            <w:pPr>
              <w:pStyle w:val="GOSTTablenorm"/>
              <w:rPr>
                <w:szCs w:val="22"/>
                <w:lang w:val="en-US"/>
              </w:rPr>
            </w:pPr>
            <w:r w:rsidRPr="007036CE">
              <w:rPr>
                <w:szCs w:val="22"/>
                <w:lang w:val="en-US"/>
              </w:rPr>
              <w:t>DOC_TYPE</w:t>
            </w:r>
          </w:p>
        </w:tc>
        <w:tc>
          <w:tcPr>
            <w:tcW w:w="519" w:type="pct"/>
          </w:tcPr>
          <w:p w14:paraId="6D9FF9FF" w14:textId="77777777" w:rsidR="00C7301C" w:rsidRPr="007036CE" w:rsidRDefault="00C7301C" w:rsidP="00C7301C">
            <w:pPr>
              <w:pStyle w:val="GOSTTablenorm"/>
            </w:pPr>
            <w:r w:rsidRPr="007036CE">
              <w:t>Строка</w:t>
            </w:r>
          </w:p>
        </w:tc>
        <w:tc>
          <w:tcPr>
            <w:tcW w:w="300" w:type="pct"/>
          </w:tcPr>
          <w:p w14:paraId="2D469031" w14:textId="77777777" w:rsidR="00C7301C" w:rsidRPr="007036CE" w:rsidRDefault="00C7301C" w:rsidP="00C7301C">
            <w:pPr>
              <w:pStyle w:val="GOSTTablenorm"/>
            </w:pPr>
            <w:r w:rsidRPr="007036CE">
              <w:t>Да</w:t>
            </w:r>
          </w:p>
        </w:tc>
        <w:tc>
          <w:tcPr>
            <w:tcW w:w="308" w:type="pct"/>
          </w:tcPr>
          <w:p w14:paraId="071678A7" w14:textId="77777777" w:rsidR="00C7301C" w:rsidRPr="007036CE" w:rsidRDefault="00C7301C" w:rsidP="00C7301C">
            <w:pPr>
              <w:pStyle w:val="GOSTTablenorm"/>
            </w:pPr>
            <w:r w:rsidRPr="007036CE">
              <w:t>=3</w:t>
            </w:r>
          </w:p>
        </w:tc>
        <w:tc>
          <w:tcPr>
            <w:tcW w:w="2039" w:type="pct"/>
          </w:tcPr>
          <w:p w14:paraId="041F51C6" w14:textId="77777777" w:rsidR="00C7301C" w:rsidRPr="007036CE" w:rsidRDefault="00C7301C" w:rsidP="00C7301C">
            <w:pPr>
              <w:pStyle w:val="GOSTTablenorm"/>
            </w:pPr>
            <w:r w:rsidRPr="007036CE">
              <w:t>Указывается код вида документа.</w:t>
            </w:r>
          </w:p>
          <w:p w14:paraId="4090C7C3" w14:textId="77777777" w:rsidR="00C7301C" w:rsidRPr="007036CE" w:rsidRDefault="00C7301C" w:rsidP="00C7301C">
            <w:pPr>
              <w:pStyle w:val="GOSTTablenorm"/>
            </w:pPr>
            <w:r w:rsidRPr="007036CE">
              <w:t>Заполняется значением «БПЗ»</w:t>
            </w:r>
          </w:p>
        </w:tc>
      </w:tr>
      <w:tr w:rsidR="00C7301C" w:rsidRPr="007036CE" w14:paraId="1CE9BCE2" w14:textId="77777777" w:rsidTr="00974EB0">
        <w:tc>
          <w:tcPr>
            <w:tcW w:w="1100" w:type="pct"/>
          </w:tcPr>
          <w:p w14:paraId="42F82D4F" w14:textId="77777777" w:rsidR="00C7301C" w:rsidRPr="007036CE" w:rsidRDefault="00C7301C" w:rsidP="00C7301C">
            <w:pPr>
              <w:pStyle w:val="GOSTTablenorm"/>
            </w:pPr>
            <w:r w:rsidRPr="007036CE">
              <w:rPr>
                <w:szCs w:val="22"/>
              </w:rPr>
              <w:t>Уровень конфиденциальности</w:t>
            </w:r>
          </w:p>
        </w:tc>
        <w:tc>
          <w:tcPr>
            <w:tcW w:w="734" w:type="pct"/>
          </w:tcPr>
          <w:p w14:paraId="45EF0D0F" w14:textId="77777777" w:rsidR="00C7301C" w:rsidRPr="007036CE" w:rsidRDefault="00C7301C" w:rsidP="00C7301C">
            <w:pPr>
              <w:pStyle w:val="GOSTTablenorm"/>
              <w:rPr>
                <w:szCs w:val="22"/>
                <w:lang w:val="en-US"/>
              </w:rPr>
            </w:pPr>
            <w:r w:rsidRPr="007036CE">
              <w:rPr>
                <w:szCs w:val="22"/>
                <w:lang w:val="en-US"/>
              </w:rPr>
              <w:t>ACCESSLEVEL</w:t>
            </w:r>
          </w:p>
        </w:tc>
        <w:tc>
          <w:tcPr>
            <w:tcW w:w="519" w:type="pct"/>
          </w:tcPr>
          <w:p w14:paraId="7ED4DEB9" w14:textId="77777777" w:rsidR="00C7301C" w:rsidRPr="007036CE" w:rsidRDefault="00C7301C" w:rsidP="00C7301C">
            <w:pPr>
              <w:pStyle w:val="GOSTTablenorm"/>
            </w:pPr>
            <w:r w:rsidRPr="007036CE">
              <w:rPr>
                <w:szCs w:val="22"/>
              </w:rPr>
              <w:t>Число</w:t>
            </w:r>
          </w:p>
        </w:tc>
        <w:tc>
          <w:tcPr>
            <w:tcW w:w="300" w:type="pct"/>
          </w:tcPr>
          <w:p w14:paraId="47715D16" w14:textId="77777777" w:rsidR="00C7301C" w:rsidRPr="007036CE" w:rsidRDefault="00C7301C" w:rsidP="00C7301C">
            <w:pPr>
              <w:pStyle w:val="GOSTTablenorm"/>
            </w:pPr>
            <w:r w:rsidRPr="007036CE">
              <w:rPr>
                <w:szCs w:val="22"/>
              </w:rPr>
              <w:t>Да</w:t>
            </w:r>
          </w:p>
        </w:tc>
        <w:tc>
          <w:tcPr>
            <w:tcW w:w="308" w:type="pct"/>
          </w:tcPr>
          <w:p w14:paraId="630CF4D3" w14:textId="77777777" w:rsidR="00C7301C" w:rsidRPr="007036CE" w:rsidRDefault="00C7301C" w:rsidP="00C7301C">
            <w:pPr>
              <w:pStyle w:val="GOSTTablenorm"/>
            </w:pPr>
            <w:r w:rsidRPr="007036CE">
              <w:t>=1</w:t>
            </w:r>
          </w:p>
        </w:tc>
        <w:tc>
          <w:tcPr>
            <w:tcW w:w="2039" w:type="pct"/>
          </w:tcPr>
          <w:p w14:paraId="031928B5" w14:textId="77777777" w:rsidR="00C7301C" w:rsidRPr="007036CE" w:rsidRDefault="00C7301C" w:rsidP="00C7301C">
            <w:pPr>
              <w:pStyle w:val="GOSTTablenorm"/>
            </w:pPr>
            <w:r w:rsidRPr="007036CE">
              <w:t>Указывается уровень конфиденциальности документа.</w:t>
            </w:r>
          </w:p>
          <w:p w14:paraId="773B6A5D" w14:textId="77777777" w:rsidR="00C7301C" w:rsidRPr="007036CE" w:rsidRDefault="00C7301C" w:rsidP="00C7301C">
            <w:pPr>
              <w:pStyle w:val="GOSTTablenorm"/>
            </w:pPr>
            <w:r w:rsidRPr="007036CE">
              <w:t>Возможные значения:</w:t>
            </w:r>
          </w:p>
          <w:p w14:paraId="3D6C5DFC" w14:textId="01811EFA" w:rsidR="00C7301C" w:rsidRPr="007036CE" w:rsidRDefault="00C7301C" w:rsidP="007E547B">
            <w:pPr>
              <w:pStyle w:val="GOSTTableListMark1"/>
              <w:numPr>
                <w:ilvl w:val="0"/>
                <w:numId w:val="2"/>
              </w:numPr>
            </w:pPr>
            <w:r w:rsidRPr="007036CE">
              <w:t xml:space="preserve">«0» </w:t>
            </w:r>
            <w:r w:rsidR="00FB1651" w:rsidRPr="007036CE">
              <w:t>–</w:t>
            </w:r>
            <w:r w:rsidRPr="007036CE">
              <w:t xml:space="preserve"> Несекретно;</w:t>
            </w:r>
          </w:p>
          <w:p w14:paraId="015E6232" w14:textId="53EB7012" w:rsidR="00C7301C" w:rsidRPr="007036CE" w:rsidRDefault="00C7301C" w:rsidP="007E547B">
            <w:pPr>
              <w:pStyle w:val="GOSTTableListMark1"/>
              <w:numPr>
                <w:ilvl w:val="0"/>
                <w:numId w:val="2"/>
              </w:numPr>
            </w:pPr>
            <w:r w:rsidRPr="007036CE">
              <w:t xml:space="preserve">«1» </w:t>
            </w:r>
            <w:r w:rsidR="00FB1651" w:rsidRPr="007036CE">
              <w:t>–</w:t>
            </w:r>
            <w:r w:rsidRPr="007036CE">
              <w:t xml:space="preserve"> Для служебного пользования</w:t>
            </w:r>
          </w:p>
        </w:tc>
      </w:tr>
      <w:tr w:rsidR="00C7301C" w:rsidRPr="007036CE" w14:paraId="1E847E9C" w14:textId="77777777" w:rsidTr="00974EB0">
        <w:tc>
          <w:tcPr>
            <w:tcW w:w="1100" w:type="pct"/>
          </w:tcPr>
          <w:p w14:paraId="4DFFDDBA" w14:textId="77777777" w:rsidR="00C7301C" w:rsidRPr="007036CE" w:rsidRDefault="00C7301C" w:rsidP="00C7301C">
            <w:pPr>
              <w:pStyle w:val="GOSTTablenorm"/>
              <w:rPr>
                <w:szCs w:val="22"/>
              </w:rPr>
            </w:pPr>
            <w:r w:rsidRPr="007036CE">
              <w:rPr>
                <w:szCs w:val="22"/>
              </w:rPr>
              <w:t>Код бюджета</w:t>
            </w:r>
          </w:p>
        </w:tc>
        <w:tc>
          <w:tcPr>
            <w:tcW w:w="734" w:type="pct"/>
          </w:tcPr>
          <w:p w14:paraId="6BEA13AE" w14:textId="77777777" w:rsidR="00C7301C" w:rsidRPr="007036CE" w:rsidRDefault="00C7301C" w:rsidP="00C7301C">
            <w:pPr>
              <w:pStyle w:val="GOSTTablenorm"/>
              <w:rPr>
                <w:szCs w:val="22"/>
                <w:lang w:val="en-US"/>
              </w:rPr>
            </w:pPr>
            <w:r w:rsidRPr="007036CE">
              <w:rPr>
                <w:szCs w:val="24"/>
              </w:rPr>
              <w:t>BUDGET_CODE</w:t>
            </w:r>
          </w:p>
        </w:tc>
        <w:tc>
          <w:tcPr>
            <w:tcW w:w="519" w:type="pct"/>
          </w:tcPr>
          <w:p w14:paraId="0E01D9F9" w14:textId="77777777" w:rsidR="00C7301C" w:rsidRPr="007036CE" w:rsidRDefault="00C7301C" w:rsidP="00C7301C">
            <w:pPr>
              <w:pStyle w:val="GOSTTablenorm"/>
            </w:pPr>
            <w:r w:rsidRPr="007036CE">
              <w:rPr>
                <w:szCs w:val="22"/>
              </w:rPr>
              <w:t>Строка</w:t>
            </w:r>
          </w:p>
        </w:tc>
        <w:tc>
          <w:tcPr>
            <w:tcW w:w="300" w:type="pct"/>
          </w:tcPr>
          <w:p w14:paraId="7813DE53" w14:textId="77777777" w:rsidR="00C7301C" w:rsidRPr="007036CE" w:rsidRDefault="00C7301C" w:rsidP="00C7301C">
            <w:pPr>
              <w:pStyle w:val="GOSTTablenorm"/>
            </w:pPr>
            <w:r w:rsidRPr="007036CE">
              <w:rPr>
                <w:szCs w:val="22"/>
              </w:rPr>
              <w:t>Да</w:t>
            </w:r>
          </w:p>
        </w:tc>
        <w:tc>
          <w:tcPr>
            <w:tcW w:w="308" w:type="pct"/>
          </w:tcPr>
          <w:p w14:paraId="2D451130" w14:textId="77777777" w:rsidR="00C7301C" w:rsidRPr="007036CE" w:rsidRDefault="00C7301C" w:rsidP="00C7301C">
            <w:pPr>
              <w:pStyle w:val="GOSTTablenorm"/>
            </w:pPr>
            <w:r w:rsidRPr="007036CE">
              <w:rPr>
                <w:szCs w:val="22"/>
              </w:rPr>
              <w:t>=8</w:t>
            </w:r>
          </w:p>
        </w:tc>
        <w:tc>
          <w:tcPr>
            <w:tcW w:w="2039" w:type="pct"/>
          </w:tcPr>
          <w:p w14:paraId="4DB11BCE" w14:textId="77777777" w:rsidR="00C7301C" w:rsidRPr="007036CE" w:rsidRDefault="00C7301C" w:rsidP="00C7301C">
            <w:pPr>
              <w:pStyle w:val="GOSTTablenorm"/>
            </w:pPr>
            <w:r w:rsidRPr="007036CE">
              <w:t>Указывается код бюджета в соответствии со справочником «Бюджеты»</w:t>
            </w:r>
          </w:p>
        </w:tc>
      </w:tr>
      <w:tr w:rsidR="00C7301C" w:rsidRPr="007036CE" w14:paraId="51C4F5E7" w14:textId="77777777" w:rsidTr="00974EB0">
        <w:tc>
          <w:tcPr>
            <w:tcW w:w="1100" w:type="pct"/>
          </w:tcPr>
          <w:p w14:paraId="5BF9F92B" w14:textId="77777777" w:rsidR="00C7301C" w:rsidRPr="007036CE" w:rsidRDefault="00C7301C" w:rsidP="00C7301C">
            <w:pPr>
              <w:pStyle w:val="GOSTTablenorm"/>
              <w:rPr>
                <w:szCs w:val="22"/>
              </w:rPr>
            </w:pPr>
            <w:r w:rsidRPr="007036CE">
              <w:rPr>
                <w:szCs w:val="22"/>
              </w:rPr>
              <w:t>Дата ввода в действие</w:t>
            </w:r>
          </w:p>
        </w:tc>
        <w:tc>
          <w:tcPr>
            <w:tcW w:w="734" w:type="pct"/>
          </w:tcPr>
          <w:p w14:paraId="1FD8BFF0" w14:textId="77777777" w:rsidR="00C7301C" w:rsidRPr="007036CE" w:rsidRDefault="00C7301C" w:rsidP="00C7301C">
            <w:pPr>
              <w:pStyle w:val="GOSTTablenorm"/>
              <w:rPr>
                <w:szCs w:val="24"/>
              </w:rPr>
            </w:pPr>
            <w:r w:rsidRPr="007036CE">
              <w:rPr>
                <w:szCs w:val="24"/>
              </w:rPr>
              <w:t>EVENT_DATE</w:t>
            </w:r>
          </w:p>
        </w:tc>
        <w:tc>
          <w:tcPr>
            <w:tcW w:w="519" w:type="pct"/>
          </w:tcPr>
          <w:p w14:paraId="59482171" w14:textId="77777777" w:rsidR="00C7301C" w:rsidRPr="007036CE" w:rsidRDefault="00C7301C" w:rsidP="00C7301C">
            <w:pPr>
              <w:pStyle w:val="GOSTTablenorm"/>
            </w:pPr>
            <w:r w:rsidRPr="007036CE">
              <w:rPr>
                <w:szCs w:val="22"/>
              </w:rPr>
              <w:t>Дата</w:t>
            </w:r>
          </w:p>
        </w:tc>
        <w:tc>
          <w:tcPr>
            <w:tcW w:w="300" w:type="pct"/>
          </w:tcPr>
          <w:p w14:paraId="3F37E24A" w14:textId="77777777" w:rsidR="00C7301C" w:rsidRPr="007036CE" w:rsidRDefault="00C7301C" w:rsidP="00C7301C">
            <w:pPr>
              <w:pStyle w:val="GOSTTablenorm"/>
            </w:pPr>
            <w:r w:rsidRPr="007036CE">
              <w:rPr>
                <w:szCs w:val="22"/>
              </w:rPr>
              <w:t>Да</w:t>
            </w:r>
          </w:p>
        </w:tc>
        <w:tc>
          <w:tcPr>
            <w:tcW w:w="308" w:type="pct"/>
          </w:tcPr>
          <w:p w14:paraId="5DF0FC7C" w14:textId="77777777" w:rsidR="00C7301C" w:rsidRPr="007036CE" w:rsidRDefault="00C7301C" w:rsidP="00C7301C">
            <w:pPr>
              <w:pStyle w:val="GOSTTablenorm"/>
            </w:pPr>
          </w:p>
        </w:tc>
        <w:tc>
          <w:tcPr>
            <w:tcW w:w="2039" w:type="pct"/>
          </w:tcPr>
          <w:p w14:paraId="01130574" w14:textId="77777777" w:rsidR="00C7301C" w:rsidRPr="007036CE" w:rsidRDefault="00C7301C" w:rsidP="00CD286A">
            <w:pPr>
              <w:pStyle w:val="GOSTTablenorm"/>
            </w:pPr>
            <w:r w:rsidRPr="007036CE">
              <w:rPr>
                <w:szCs w:val="22"/>
              </w:rPr>
              <w:t xml:space="preserve">Указывается </w:t>
            </w:r>
            <w:ins w:id="3045" w:author="SUP-1675702" w:date="2025-06-30T11:17:00Z">
              <w:r w:rsidR="007C359C" w:rsidRPr="007036CE">
                <w:rPr>
                  <w:szCs w:val="22"/>
                </w:rPr>
                <w:t>значение поля «Дата отражения операции в учете» (SettlementDate)</w:t>
              </w:r>
            </w:ins>
            <w:del w:id="3046" w:author="SUP-1675702" w:date="2025-06-30T11:17:00Z">
              <w:r w:rsidRPr="007036CE" w:rsidDel="007C359C">
                <w:rPr>
                  <w:szCs w:val="22"/>
                </w:rPr>
                <w:delText>дата документа</w:delText>
              </w:r>
            </w:del>
            <w:r w:rsidRPr="007036CE">
              <w:rPr>
                <w:szCs w:val="22"/>
              </w:rPr>
              <w:t xml:space="preserve"> в формате YYYY-MM-DD</w:t>
            </w:r>
          </w:p>
        </w:tc>
      </w:tr>
      <w:tr w:rsidR="00C7301C" w:rsidRPr="007036CE" w14:paraId="0829F392" w14:textId="77777777" w:rsidTr="00974EB0">
        <w:tc>
          <w:tcPr>
            <w:tcW w:w="1100" w:type="pct"/>
          </w:tcPr>
          <w:p w14:paraId="0C1A72B1" w14:textId="77777777" w:rsidR="00C7301C" w:rsidRPr="007036CE" w:rsidRDefault="00C7301C" w:rsidP="00C7301C">
            <w:pPr>
              <w:pStyle w:val="GOSTTablenorm"/>
              <w:rPr>
                <w:szCs w:val="22"/>
              </w:rPr>
            </w:pPr>
            <w:r w:rsidRPr="007036CE">
              <w:rPr>
                <w:szCs w:val="22"/>
              </w:rPr>
              <w:t>Код вида изменения</w:t>
            </w:r>
          </w:p>
        </w:tc>
        <w:tc>
          <w:tcPr>
            <w:tcW w:w="734" w:type="pct"/>
          </w:tcPr>
          <w:p w14:paraId="6DAEB216" w14:textId="77777777" w:rsidR="00C7301C" w:rsidRPr="007036CE" w:rsidRDefault="00C7301C" w:rsidP="00C7301C">
            <w:pPr>
              <w:pStyle w:val="GOSTTablenorm"/>
              <w:rPr>
                <w:szCs w:val="24"/>
              </w:rPr>
            </w:pPr>
            <w:r w:rsidRPr="007036CE">
              <w:rPr>
                <w:szCs w:val="24"/>
              </w:rPr>
              <w:t>CHANGE_CODE</w:t>
            </w:r>
          </w:p>
        </w:tc>
        <w:tc>
          <w:tcPr>
            <w:tcW w:w="519" w:type="pct"/>
          </w:tcPr>
          <w:p w14:paraId="61F2E243" w14:textId="77777777" w:rsidR="00C7301C" w:rsidRPr="007036CE" w:rsidRDefault="00C7301C" w:rsidP="00C7301C">
            <w:pPr>
              <w:pStyle w:val="GOSTTablenorm"/>
            </w:pPr>
            <w:r w:rsidRPr="007036CE">
              <w:rPr>
                <w:szCs w:val="22"/>
              </w:rPr>
              <w:t>Строка</w:t>
            </w:r>
          </w:p>
        </w:tc>
        <w:tc>
          <w:tcPr>
            <w:tcW w:w="300" w:type="pct"/>
          </w:tcPr>
          <w:p w14:paraId="3DDF1050" w14:textId="77777777" w:rsidR="00C7301C" w:rsidRPr="007036CE" w:rsidRDefault="00C7301C" w:rsidP="00C7301C">
            <w:pPr>
              <w:pStyle w:val="GOSTTablenorm"/>
            </w:pPr>
            <w:r w:rsidRPr="007036CE">
              <w:rPr>
                <w:szCs w:val="22"/>
              </w:rPr>
              <w:t>Да</w:t>
            </w:r>
          </w:p>
        </w:tc>
        <w:tc>
          <w:tcPr>
            <w:tcW w:w="308" w:type="pct"/>
          </w:tcPr>
          <w:p w14:paraId="31819D16" w14:textId="77777777" w:rsidR="00C7301C" w:rsidRPr="007036CE" w:rsidRDefault="00C7301C" w:rsidP="00C7301C">
            <w:pPr>
              <w:pStyle w:val="GOSTTablenorm"/>
            </w:pPr>
            <w:r w:rsidRPr="007036CE">
              <w:rPr>
                <w:szCs w:val="22"/>
              </w:rPr>
              <w:t>=3</w:t>
            </w:r>
          </w:p>
        </w:tc>
        <w:tc>
          <w:tcPr>
            <w:tcW w:w="2039" w:type="pct"/>
          </w:tcPr>
          <w:p w14:paraId="54742E88" w14:textId="77777777" w:rsidR="00C7301C" w:rsidRPr="007036CE" w:rsidRDefault="00C7301C" w:rsidP="00C7301C">
            <w:pPr>
              <w:pStyle w:val="GOSTTablenorm"/>
            </w:pPr>
            <w:r w:rsidRPr="007036CE">
              <w:rPr>
                <w:szCs w:val="22"/>
              </w:rPr>
              <w:t>Указывается код вида изменений</w:t>
            </w:r>
          </w:p>
        </w:tc>
      </w:tr>
      <w:tr w:rsidR="00DC5693" w:rsidRPr="007036CE" w14:paraId="11216221" w14:textId="77777777" w:rsidTr="00974EB0">
        <w:trPr>
          <w:ins w:id="3047" w:author="Сатлер Марина Викторовна" w:date="2024-07-05T16:50:00Z"/>
        </w:trPr>
        <w:tc>
          <w:tcPr>
            <w:tcW w:w="1100" w:type="pct"/>
          </w:tcPr>
          <w:p w14:paraId="4C71EB8D" w14:textId="77777777" w:rsidR="00DC5693" w:rsidRPr="007036CE" w:rsidRDefault="00DC5693" w:rsidP="00DC5693">
            <w:pPr>
              <w:pStyle w:val="GOSTTablenorm"/>
              <w:rPr>
                <w:ins w:id="3048" w:author="Сатлер Марина Викторовна" w:date="2024-07-05T16:50:00Z"/>
                <w:szCs w:val="22"/>
              </w:rPr>
            </w:pPr>
            <w:ins w:id="3049" w:author="Сатлер Марина Викторовна" w:date="2024-07-05T16:50:00Z">
              <w:r w:rsidRPr="007036CE">
                <w:lastRenderedPageBreak/>
                <w:t>Признак «Новый бюджетный цикл»</w:t>
              </w:r>
            </w:ins>
          </w:p>
        </w:tc>
        <w:tc>
          <w:tcPr>
            <w:tcW w:w="734" w:type="pct"/>
          </w:tcPr>
          <w:p w14:paraId="49664CF3" w14:textId="77777777" w:rsidR="00DC5693" w:rsidRPr="007036CE" w:rsidRDefault="00DC5693" w:rsidP="00DC5693">
            <w:pPr>
              <w:pStyle w:val="GOSTTablenorm"/>
              <w:rPr>
                <w:ins w:id="3050" w:author="Сатлер Марина Викторовна" w:date="2024-07-05T16:50:00Z"/>
                <w:szCs w:val="24"/>
              </w:rPr>
            </w:pPr>
            <w:ins w:id="3051" w:author="Сатлер Марина Викторовна" w:date="2024-07-05T16:50:00Z">
              <w:r w:rsidRPr="007036CE">
                <w:rPr>
                  <w:lang w:val="en-US"/>
                </w:rPr>
                <w:t>NBC</w:t>
              </w:r>
            </w:ins>
          </w:p>
        </w:tc>
        <w:tc>
          <w:tcPr>
            <w:tcW w:w="519" w:type="pct"/>
          </w:tcPr>
          <w:p w14:paraId="74A2E01D" w14:textId="77777777" w:rsidR="00DC5693" w:rsidRPr="007036CE" w:rsidRDefault="00DC5693" w:rsidP="00DC5693">
            <w:pPr>
              <w:pStyle w:val="GOSTTablenorm"/>
              <w:rPr>
                <w:ins w:id="3052" w:author="Сатлер Марина Викторовна" w:date="2024-07-05T16:50:00Z"/>
                <w:szCs w:val="22"/>
              </w:rPr>
            </w:pPr>
            <w:ins w:id="3053" w:author="Сатлер Марина Викторовна" w:date="2024-07-05T16:50:00Z">
              <w:r w:rsidRPr="007036CE">
                <w:t>Строка</w:t>
              </w:r>
            </w:ins>
          </w:p>
        </w:tc>
        <w:tc>
          <w:tcPr>
            <w:tcW w:w="300" w:type="pct"/>
          </w:tcPr>
          <w:p w14:paraId="277CB092" w14:textId="77777777" w:rsidR="00DC5693" w:rsidRPr="007036CE" w:rsidRDefault="00DC5693" w:rsidP="00DC5693">
            <w:pPr>
              <w:pStyle w:val="GOSTTablenorm"/>
              <w:rPr>
                <w:ins w:id="3054" w:author="Сатлер Марина Викторовна" w:date="2024-07-05T16:50:00Z"/>
                <w:szCs w:val="22"/>
              </w:rPr>
            </w:pPr>
            <w:ins w:id="3055" w:author="Сатлер Марина Викторовна" w:date="2024-07-05T16:50:00Z">
              <w:r w:rsidRPr="007036CE">
                <w:t>Да</w:t>
              </w:r>
            </w:ins>
          </w:p>
        </w:tc>
        <w:tc>
          <w:tcPr>
            <w:tcW w:w="308" w:type="pct"/>
          </w:tcPr>
          <w:p w14:paraId="758EAA93" w14:textId="77777777" w:rsidR="00DC5693" w:rsidRPr="007036CE" w:rsidRDefault="00DC5693" w:rsidP="00DC5693">
            <w:pPr>
              <w:pStyle w:val="GOSTTablenorm"/>
              <w:rPr>
                <w:ins w:id="3056" w:author="Сатлер Марина Викторовна" w:date="2024-07-05T16:50:00Z"/>
                <w:szCs w:val="22"/>
              </w:rPr>
            </w:pPr>
            <w:ins w:id="3057" w:author="Сатлер Марина Викторовна" w:date="2024-07-05T16:50:00Z">
              <w:r w:rsidRPr="007036CE">
                <w:t>=1</w:t>
              </w:r>
            </w:ins>
          </w:p>
        </w:tc>
        <w:tc>
          <w:tcPr>
            <w:tcW w:w="2039" w:type="pct"/>
          </w:tcPr>
          <w:p w14:paraId="7D32CBED" w14:textId="77777777" w:rsidR="00DC5693" w:rsidRPr="007036CE" w:rsidRDefault="00DC5693" w:rsidP="00DC5693">
            <w:pPr>
              <w:pStyle w:val="GOSTTablenorm"/>
              <w:rPr>
                <w:ins w:id="3058" w:author="Сатлер Марина Викторовна" w:date="2024-07-05T16:50:00Z"/>
              </w:rPr>
            </w:pPr>
            <w:ins w:id="3059" w:author="Сатлер Марина Викторовна" w:date="2024-07-05T16:50:00Z">
              <w:r w:rsidRPr="007036CE">
                <w:t>Указывается признак доведения бюджетных данных на новый бюджетный цикл.</w:t>
              </w:r>
            </w:ins>
          </w:p>
          <w:p w14:paraId="20C62D20" w14:textId="77777777" w:rsidR="00DC5693" w:rsidRPr="007036CE" w:rsidRDefault="00DC5693" w:rsidP="00DC5693">
            <w:pPr>
              <w:pStyle w:val="GOSTTablenorm"/>
              <w:rPr>
                <w:ins w:id="3060" w:author="Сатлер Марина Викторовна" w:date="2024-07-05T16:50:00Z"/>
              </w:rPr>
            </w:pPr>
            <w:ins w:id="3061" w:author="Сатлер Марина Викторовна" w:date="2024-07-05T16:50:00Z">
              <w:r w:rsidRPr="007036CE">
                <w:t>Возможные значения:</w:t>
              </w:r>
            </w:ins>
          </w:p>
          <w:p w14:paraId="6DBDD8FF" w14:textId="07EE1A8E" w:rsidR="00DC5693" w:rsidRPr="007036CE" w:rsidRDefault="00DC5693" w:rsidP="00EE4D6D">
            <w:pPr>
              <w:pStyle w:val="GOSTTableListMark1"/>
              <w:rPr>
                <w:ins w:id="3062" w:author="Сатлер Марина Викторовна" w:date="2024-07-05T16:50:00Z"/>
                <w:szCs w:val="22"/>
              </w:rPr>
            </w:pPr>
            <w:ins w:id="3063" w:author="Сатлер Марина Викторовна" w:date="2024-07-05T16:50:00Z">
              <w:r w:rsidRPr="007036CE">
                <w:rPr>
                  <w:szCs w:val="22"/>
                </w:rPr>
                <w:t>«0</w:t>
              </w:r>
              <w:r w:rsidRPr="007036CE">
                <w:t xml:space="preserve">» </w:t>
              </w:r>
            </w:ins>
            <w:r w:rsidR="00FB1651" w:rsidRPr="007036CE">
              <w:t>–</w:t>
            </w:r>
            <w:ins w:id="3064" w:author="Сатлер Марина Викторовна" w:date="2024-07-05T16:50:00Z">
              <w:r w:rsidRPr="007036CE">
                <w:t xml:space="preserve"> доведение на текущий бюджетный цикл;</w:t>
              </w:r>
            </w:ins>
          </w:p>
          <w:p w14:paraId="273AAD91" w14:textId="6B9FA70B" w:rsidR="00DC5693" w:rsidRPr="007036CE" w:rsidRDefault="00DC5693" w:rsidP="00EE4D6D">
            <w:pPr>
              <w:pStyle w:val="GOSTTableListMark1"/>
              <w:rPr>
                <w:ins w:id="3065" w:author="Сатлер Марина Викторовна" w:date="2024-07-05T16:50:00Z"/>
                <w:szCs w:val="22"/>
              </w:rPr>
            </w:pPr>
            <w:ins w:id="3066" w:author="Сатлер Марина Викторовна" w:date="2024-07-05T16:50:00Z">
              <w:r w:rsidRPr="007036CE">
                <w:rPr>
                  <w:szCs w:val="22"/>
                </w:rPr>
                <w:t xml:space="preserve">«1» </w:t>
              </w:r>
            </w:ins>
            <w:r w:rsidR="00FB1651" w:rsidRPr="007036CE">
              <w:t>–</w:t>
            </w:r>
            <w:ins w:id="3067" w:author="Сатлер Марина Викторовна" w:date="2024-07-05T16:50:00Z">
              <w:r w:rsidRPr="007036CE">
                <w:rPr>
                  <w:szCs w:val="22"/>
                </w:rPr>
                <w:t xml:space="preserve"> доведение на новый бюджетный цикл</w:t>
              </w:r>
            </w:ins>
          </w:p>
        </w:tc>
      </w:tr>
      <w:tr w:rsidR="00DC5693" w:rsidRPr="007036CE" w14:paraId="6730F8A9" w14:textId="77777777" w:rsidTr="00974EB0">
        <w:tc>
          <w:tcPr>
            <w:tcW w:w="1100" w:type="pct"/>
          </w:tcPr>
          <w:p w14:paraId="48BE4648" w14:textId="77777777" w:rsidR="00DC5693" w:rsidRPr="007036CE" w:rsidRDefault="00DC5693" w:rsidP="00DC5693">
            <w:pPr>
              <w:pStyle w:val="GOSTTablenorm"/>
              <w:rPr>
                <w:b/>
                <w:szCs w:val="22"/>
              </w:rPr>
            </w:pPr>
            <w:r w:rsidRPr="007036CE">
              <w:rPr>
                <w:b/>
                <w:szCs w:val="22"/>
              </w:rPr>
              <w:t>Строки документа по разделу «БА по расходам»</w:t>
            </w:r>
          </w:p>
        </w:tc>
        <w:tc>
          <w:tcPr>
            <w:tcW w:w="734" w:type="pct"/>
          </w:tcPr>
          <w:p w14:paraId="469B1E22" w14:textId="77777777" w:rsidR="00DC5693" w:rsidRPr="007036CE" w:rsidRDefault="00DC5693" w:rsidP="00DC5693">
            <w:pPr>
              <w:pStyle w:val="GOSTTablenorm"/>
              <w:rPr>
                <w:b/>
                <w:szCs w:val="24"/>
              </w:rPr>
            </w:pPr>
            <w:r w:rsidRPr="007036CE">
              <w:rPr>
                <w:b/>
                <w:szCs w:val="24"/>
                <w:lang w:val="en-US"/>
              </w:rPr>
              <w:t>SECTION_1</w:t>
            </w:r>
          </w:p>
        </w:tc>
        <w:tc>
          <w:tcPr>
            <w:tcW w:w="519" w:type="pct"/>
          </w:tcPr>
          <w:p w14:paraId="47DFE05C" w14:textId="77777777" w:rsidR="00DC5693" w:rsidRPr="007036CE" w:rsidRDefault="00DC5693" w:rsidP="00DC5693">
            <w:pPr>
              <w:pStyle w:val="GOSTTablenorm"/>
            </w:pPr>
            <w:r w:rsidRPr="007036CE">
              <w:rPr>
                <w:szCs w:val="22"/>
              </w:rPr>
              <w:t>Массив</w:t>
            </w:r>
          </w:p>
        </w:tc>
        <w:tc>
          <w:tcPr>
            <w:tcW w:w="300" w:type="pct"/>
          </w:tcPr>
          <w:p w14:paraId="72AEF360" w14:textId="77777777" w:rsidR="00DC5693" w:rsidRPr="007036CE" w:rsidRDefault="00DC5693" w:rsidP="00DC5693">
            <w:pPr>
              <w:pStyle w:val="GOSTTablenorm"/>
            </w:pPr>
            <w:r w:rsidRPr="007036CE">
              <w:rPr>
                <w:szCs w:val="22"/>
              </w:rPr>
              <w:t>Нет</w:t>
            </w:r>
          </w:p>
        </w:tc>
        <w:tc>
          <w:tcPr>
            <w:tcW w:w="308" w:type="pct"/>
          </w:tcPr>
          <w:p w14:paraId="3CBB8E6E" w14:textId="77777777" w:rsidR="00DC5693" w:rsidRPr="007036CE" w:rsidRDefault="00DC5693" w:rsidP="00DC5693">
            <w:pPr>
              <w:pStyle w:val="GOSTTablenorm"/>
            </w:pPr>
            <w:r w:rsidRPr="007036CE">
              <w:rPr>
                <w:szCs w:val="22"/>
              </w:rPr>
              <w:t>-</w:t>
            </w:r>
          </w:p>
        </w:tc>
        <w:tc>
          <w:tcPr>
            <w:tcW w:w="2039" w:type="pct"/>
          </w:tcPr>
          <w:p w14:paraId="0253E2D0" w14:textId="77777777" w:rsidR="00DC5693" w:rsidRPr="007036CE" w:rsidRDefault="00DC5693" w:rsidP="00DC5693">
            <w:pPr>
              <w:pStyle w:val="GOSTTablenorm"/>
            </w:pPr>
            <w:r w:rsidRPr="007036CE">
              <w:rPr>
                <w:szCs w:val="22"/>
              </w:rPr>
              <w:t>-</w:t>
            </w:r>
          </w:p>
        </w:tc>
      </w:tr>
      <w:tr w:rsidR="00DC5693" w:rsidRPr="007036CE" w14:paraId="1083C64C" w14:textId="77777777" w:rsidTr="00974EB0">
        <w:tc>
          <w:tcPr>
            <w:tcW w:w="1100" w:type="pct"/>
          </w:tcPr>
          <w:p w14:paraId="5CC066F4" w14:textId="77777777" w:rsidR="00DC5693" w:rsidRPr="007036CE" w:rsidRDefault="00DC5693" w:rsidP="00DC5693">
            <w:pPr>
              <w:pStyle w:val="GOSTTablenorm"/>
              <w:rPr>
                <w:b/>
                <w:szCs w:val="22"/>
              </w:rPr>
            </w:pPr>
            <w:ins w:id="3068" w:author="Сатлер Марина Викторовна" w:date="2024-02-13T11:44:00Z">
              <w:r w:rsidRPr="007036CE">
                <w:t>Раздел</w:t>
              </w:r>
            </w:ins>
          </w:p>
        </w:tc>
        <w:tc>
          <w:tcPr>
            <w:tcW w:w="734" w:type="pct"/>
          </w:tcPr>
          <w:p w14:paraId="5C3A7D46" w14:textId="77777777" w:rsidR="00DC5693" w:rsidRPr="007036CE" w:rsidRDefault="00DC5693" w:rsidP="00DC5693">
            <w:pPr>
              <w:pStyle w:val="GOSTTablenorm"/>
              <w:rPr>
                <w:b/>
                <w:szCs w:val="24"/>
                <w:lang w:val="en-US"/>
              </w:rPr>
            </w:pPr>
            <w:ins w:id="3069" w:author="Сатлер Марина Викторовна" w:date="2024-02-13T11:48:00Z">
              <w:r w:rsidRPr="007036CE">
                <w:rPr>
                  <w:b/>
                  <w:szCs w:val="24"/>
                  <w:lang w:val="en-US"/>
                </w:rPr>
                <w:t>SECTION_1</w:t>
              </w:r>
              <w:r w:rsidRPr="007036CE">
                <w:rPr>
                  <w:b/>
                  <w:szCs w:val="24"/>
                </w:rPr>
                <w:t>:</w:t>
              </w:r>
            </w:ins>
            <w:ins w:id="3070" w:author="Сатлер Марина Викторовна" w:date="2024-02-13T11:44:00Z">
              <w:r w:rsidRPr="007036CE">
                <w:t>SECTION_TYPE</w:t>
              </w:r>
            </w:ins>
          </w:p>
        </w:tc>
        <w:tc>
          <w:tcPr>
            <w:tcW w:w="519" w:type="pct"/>
          </w:tcPr>
          <w:p w14:paraId="4AE4D014" w14:textId="77777777" w:rsidR="00DC5693" w:rsidRPr="007036CE" w:rsidRDefault="00DC5693" w:rsidP="00DC5693">
            <w:pPr>
              <w:pStyle w:val="GOSTTablenorm"/>
              <w:rPr>
                <w:szCs w:val="22"/>
              </w:rPr>
            </w:pPr>
            <w:ins w:id="3071" w:author="Сатлер Марина Викторовна" w:date="2024-02-13T11:44:00Z">
              <w:r w:rsidRPr="007036CE">
                <w:t>Строка</w:t>
              </w:r>
            </w:ins>
          </w:p>
        </w:tc>
        <w:tc>
          <w:tcPr>
            <w:tcW w:w="300" w:type="pct"/>
          </w:tcPr>
          <w:p w14:paraId="470F6D73" w14:textId="77777777" w:rsidR="00DC5693" w:rsidRPr="007036CE" w:rsidRDefault="00DC5693" w:rsidP="00DC5693">
            <w:pPr>
              <w:pStyle w:val="GOSTTablenorm"/>
              <w:rPr>
                <w:szCs w:val="22"/>
              </w:rPr>
            </w:pPr>
            <w:ins w:id="3072" w:author="Сатлер Марина Викторовна" w:date="2024-02-13T11:44:00Z">
              <w:r w:rsidRPr="007036CE">
                <w:t>Да</w:t>
              </w:r>
            </w:ins>
          </w:p>
        </w:tc>
        <w:tc>
          <w:tcPr>
            <w:tcW w:w="308" w:type="pct"/>
          </w:tcPr>
          <w:p w14:paraId="35E6BAFB" w14:textId="77777777" w:rsidR="00DC5693" w:rsidRPr="007036CE" w:rsidRDefault="00DC5693" w:rsidP="00DC5693">
            <w:pPr>
              <w:pStyle w:val="GOSTTablenorm"/>
              <w:rPr>
                <w:szCs w:val="22"/>
              </w:rPr>
            </w:pPr>
            <w:ins w:id="3073" w:author="Сатлер Марина Викторовна" w:date="2024-02-13T11:44:00Z">
              <w:r w:rsidRPr="007036CE">
                <w:t>=1</w:t>
              </w:r>
            </w:ins>
          </w:p>
        </w:tc>
        <w:tc>
          <w:tcPr>
            <w:tcW w:w="2039" w:type="pct"/>
          </w:tcPr>
          <w:p w14:paraId="6F9FFFBB" w14:textId="77777777" w:rsidR="00DC5693" w:rsidRPr="007036CE" w:rsidRDefault="00DC5693" w:rsidP="00DC5693">
            <w:pPr>
              <w:pStyle w:val="GOSTTablenorm"/>
              <w:rPr>
                <w:ins w:id="3074" w:author="Сатлер Марина Викторовна" w:date="2024-02-13T11:44:00Z"/>
                <w:szCs w:val="22"/>
              </w:rPr>
            </w:pPr>
            <w:ins w:id="3075" w:author="Сатлер Марина Викторовна" w:date="2024-02-13T11:44:00Z">
              <w:r w:rsidRPr="007036CE">
                <w:rPr>
                  <w:szCs w:val="22"/>
                </w:rPr>
                <w:t>Указывается тип раздела.</w:t>
              </w:r>
            </w:ins>
          </w:p>
          <w:p w14:paraId="68228CE3" w14:textId="0EC7BBDE" w:rsidR="00DC5693" w:rsidRPr="007036CE" w:rsidRDefault="00DC5693" w:rsidP="00DC5693">
            <w:pPr>
              <w:pStyle w:val="GOSTTablenorm"/>
              <w:rPr>
                <w:szCs w:val="22"/>
              </w:rPr>
            </w:pPr>
            <w:ins w:id="3076" w:author="Сатлер Марина Викторовна" w:date="2024-02-13T11:44:00Z">
              <w:r w:rsidRPr="007036CE">
                <w:rPr>
                  <w:szCs w:val="22"/>
                </w:rPr>
                <w:t xml:space="preserve">Заполняется значением «1» </w:t>
              </w:r>
            </w:ins>
            <w:r w:rsidR="00FB1651" w:rsidRPr="007036CE">
              <w:t>–</w:t>
            </w:r>
            <w:ins w:id="3077" w:author="Сатлер Марина Викторовна" w:date="2024-02-13T11:44:00Z">
              <w:r w:rsidRPr="007036CE">
                <w:rPr>
                  <w:szCs w:val="22"/>
                </w:rPr>
                <w:t xml:space="preserve"> Бюджетные ассигнования</w:t>
              </w:r>
            </w:ins>
          </w:p>
        </w:tc>
      </w:tr>
      <w:tr w:rsidR="00DC5693" w:rsidRPr="007036CE" w14:paraId="1AEB2CC7" w14:textId="77777777" w:rsidTr="00974EB0">
        <w:tc>
          <w:tcPr>
            <w:tcW w:w="1100" w:type="pct"/>
          </w:tcPr>
          <w:p w14:paraId="2A5AFF51" w14:textId="77777777" w:rsidR="00DC5693" w:rsidRPr="007036CE" w:rsidRDefault="00DC5693" w:rsidP="00DC5693">
            <w:pPr>
              <w:pStyle w:val="GOSTTablenorm"/>
              <w:rPr>
                <w:szCs w:val="22"/>
              </w:rPr>
            </w:pPr>
            <w:r w:rsidRPr="007036CE">
              <w:rPr>
                <w:szCs w:val="22"/>
              </w:rPr>
              <w:t>Идентификатор строки</w:t>
            </w:r>
          </w:p>
        </w:tc>
        <w:tc>
          <w:tcPr>
            <w:tcW w:w="734" w:type="pct"/>
          </w:tcPr>
          <w:p w14:paraId="000198A0" w14:textId="77777777" w:rsidR="00DC5693" w:rsidRPr="007036CE" w:rsidRDefault="00DC5693" w:rsidP="00DC5693">
            <w:pPr>
              <w:pStyle w:val="GOSTTablenorm"/>
              <w:rPr>
                <w:szCs w:val="24"/>
                <w:lang w:val="en-US"/>
              </w:rPr>
            </w:pPr>
            <w:ins w:id="3078" w:author="Сатлер Марина Викторовна" w:date="2024-02-13T11:48:00Z">
              <w:r w:rsidRPr="007036CE">
                <w:rPr>
                  <w:b/>
                  <w:szCs w:val="24"/>
                  <w:lang w:val="en-US"/>
                </w:rPr>
                <w:t>SECTION_1</w:t>
              </w:r>
              <w:r w:rsidRPr="007036CE">
                <w:rPr>
                  <w:b/>
                  <w:szCs w:val="24"/>
                </w:rPr>
                <w:t>:</w:t>
              </w:r>
            </w:ins>
            <w:ins w:id="3079" w:author="Сатлер Марина Викторовна" w:date="2024-06-11T14:19:00Z">
              <w:r w:rsidRPr="007036CE">
                <w:rPr>
                  <w:szCs w:val="24"/>
                  <w:lang w:val="en-US"/>
                </w:rPr>
                <w:t>id</w:t>
              </w:r>
            </w:ins>
            <w:del w:id="3080" w:author="Сатлер Марина Викторовна" w:date="2024-06-11T14:19:00Z">
              <w:r w:rsidRPr="007036CE" w:rsidDel="00240EDB">
                <w:rPr>
                  <w:szCs w:val="24"/>
                  <w:lang w:val="en-US"/>
                </w:rPr>
                <w:delText>ID</w:delText>
              </w:r>
            </w:del>
          </w:p>
        </w:tc>
        <w:tc>
          <w:tcPr>
            <w:tcW w:w="519" w:type="pct"/>
          </w:tcPr>
          <w:p w14:paraId="5848EF91" w14:textId="77777777" w:rsidR="00DC5693" w:rsidRPr="007036CE" w:rsidRDefault="00DC5693" w:rsidP="00DC5693">
            <w:pPr>
              <w:pStyle w:val="GOSTTablenorm"/>
            </w:pPr>
            <w:r w:rsidRPr="007036CE">
              <w:rPr>
                <w:szCs w:val="22"/>
              </w:rPr>
              <w:t>Число</w:t>
            </w:r>
          </w:p>
        </w:tc>
        <w:tc>
          <w:tcPr>
            <w:tcW w:w="300" w:type="pct"/>
          </w:tcPr>
          <w:p w14:paraId="011B656C" w14:textId="77777777" w:rsidR="00DC5693" w:rsidRPr="007036CE" w:rsidRDefault="00DC5693" w:rsidP="00DC5693">
            <w:pPr>
              <w:pStyle w:val="GOSTTablenorm"/>
            </w:pPr>
            <w:r w:rsidRPr="007036CE">
              <w:rPr>
                <w:szCs w:val="22"/>
              </w:rPr>
              <w:t>Да</w:t>
            </w:r>
          </w:p>
        </w:tc>
        <w:tc>
          <w:tcPr>
            <w:tcW w:w="308" w:type="pct"/>
          </w:tcPr>
          <w:p w14:paraId="130E961C" w14:textId="77777777" w:rsidR="00DC5693" w:rsidRPr="007036CE" w:rsidRDefault="00DC5693" w:rsidP="00DC5693">
            <w:pPr>
              <w:pStyle w:val="GOSTTablenorm"/>
            </w:pPr>
            <w:r w:rsidRPr="007036CE">
              <w:rPr>
                <w:szCs w:val="22"/>
              </w:rPr>
              <w:t>&lt;=20</w:t>
            </w:r>
          </w:p>
        </w:tc>
        <w:tc>
          <w:tcPr>
            <w:tcW w:w="2039" w:type="pct"/>
          </w:tcPr>
          <w:p w14:paraId="31A17AA7" w14:textId="77777777" w:rsidR="00DC5693" w:rsidRPr="007036CE" w:rsidRDefault="00DC5693" w:rsidP="00DC5693">
            <w:pPr>
              <w:pStyle w:val="GOSTTablenorm"/>
            </w:pPr>
            <w:r w:rsidRPr="007036CE">
              <w:rPr>
                <w:szCs w:val="22"/>
              </w:rPr>
              <w:t>Указывается технический идентификатор строки</w:t>
            </w:r>
          </w:p>
        </w:tc>
      </w:tr>
      <w:tr w:rsidR="00DC5693" w:rsidRPr="007036CE" w14:paraId="0BF2C625" w14:textId="77777777" w:rsidTr="00974EB0">
        <w:tc>
          <w:tcPr>
            <w:tcW w:w="1100" w:type="pct"/>
          </w:tcPr>
          <w:p w14:paraId="4B2190CB" w14:textId="77777777" w:rsidR="00DC5693" w:rsidRPr="007036CE" w:rsidRDefault="00DC5693" w:rsidP="00DC5693">
            <w:pPr>
              <w:pStyle w:val="GOSTTablenorm"/>
              <w:rPr>
                <w:szCs w:val="22"/>
              </w:rPr>
            </w:pPr>
            <w:r w:rsidRPr="007036CE">
              <w:t>Номер строки</w:t>
            </w:r>
          </w:p>
        </w:tc>
        <w:tc>
          <w:tcPr>
            <w:tcW w:w="734" w:type="pct"/>
          </w:tcPr>
          <w:p w14:paraId="61BC8A4F" w14:textId="77777777" w:rsidR="00DC5693" w:rsidRPr="007036CE" w:rsidRDefault="00DC5693" w:rsidP="00DC5693">
            <w:pPr>
              <w:pStyle w:val="GOSTTablenorm"/>
              <w:rPr>
                <w:szCs w:val="24"/>
                <w:lang w:val="en-US"/>
              </w:rPr>
            </w:pPr>
            <w:ins w:id="3081" w:author="Сатлер Марина Викторовна" w:date="2024-02-13T11:48:00Z">
              <w:r w:rsidRPr="007036CE">
                <w:rPr>
                  <w:b/>
                  <w:szCs w:val="24"/>
                  <w:lang w:val="en-US"/>
                </w:rPr>
                <w:t>SECTION_1</w:t>
              </w:r>
              <w:r w:rsidRPr="007036CE">
                <w:rPr>
                  <w:b/>
                  <w:szCs w:val="24"/>
                </w:rPr>
                <w:t>:</w:t>
              </w:r>
            </w:ins>
            <w:r w:rsidRPr="007036CE">
              <w:rPr>
                <w:szCs w:val="24"/>
                <w:lang w:val="en-US"/>
              </w:rPr>
              <w:t>NUMBROW</w:t>
            </w:r>
          </w:p>
        </w:tc>
        <w:tc>
          <w:tcPr>
            <w:tcW w:w="519" w:type="pct"/>
          </w:tcPr>
          <w:p w14:paraId="1912D0AB" w14:textId="77777777" w:rsidR="00DC5693" w:rsidRPr="007036CE" w:rsidRDefault="00DC5693" w:rsidP="00DC5693">
            <w:pPr>
              <w:pStyle w:val="GOSTTablenorm"/>
            </w:pPr>
            <w:r w:rsidRPr="007036CE">
              <w:rPr>
                <w:szCs w:val="22"/>
              </w:rPr>
              <w:t>Строка</w:t>
            </w:r>
          </w:p>
        </w:tc>
        <w:tc>
          <w:tcPr>
            <w:tcW w:w="300" w:type="pct"/>
          </w:tcPr>
          <w:p w14:paraId="01DBED0B" w14:textId="77777777" w:rsidR="00DC5693" w:rsidRPr="007036CE" w:rsidRDefault="00DC5693" w:rsidP="00DC5693">
            <w:pPr>
              <w:pStyle w:val="GOSTTablenorm"/>
            </w:pPr>
            <w:r w:rsidRPr="007036CE">
              <w:rPr>
                <w:szCs w:val="22"/>
              </w:rPr>
              <w:t>Да</w:t>
            </w:r>
          </w:p>
        </w:tc>
        <w:tc>
          <w:tcPr>
            <w:tcW w:w="308" w:type="pct"/>
          </w:tcPr>
          <w:p w14:paraId="6D2165F5" w14:textId="77777777" w:rsidR="00DC5693" w:rsidRPr="007036CE" w:rsidRDefault="00DC5693" w:rsidP="00DC5693">
            <w:pPr>
              <w:pStyle w:val="GOSTTablenorm"/>
            </w:pPr>
            <w:r w:rsidRPr="007036CE">
              <w:rPr>
                <w:szCs w:val="22"/>
                <w:lang w:val="en-US"/>
              </w:rPr>
              <w:t>&lt;=20</w:t>
            </w:r>
          </w:p>
        </w:tc>
        <w:tc>
          <w:tcPr>
            <w:tcW w:w="2039" w:type="pct"/>
          </w:tcPr>
          <w:p w14:paraId="3551533B" w14:textId="77777777" w:rsidR="00DC5693" w:rsidRPr="007036CE" w:rsidRDefault="00DC5693" w:rsidP="00DC5693">
            <w:pPr>
              <w:pStyle w:val="GOSTTablenorm"/>
            </w:pPr>
            <w:r w:rsidRPr="007036CE">
              <w:rPr>
                <w:szCs w:val="22"/>
              </w:rPr>
              <w:t>Указывается порядковый номер строки по разделу «БА по расходам»</w:t>
            </w:r>
          </w:p>
        </w:tc>
      </w:tr>
      <w:tr w:rsidR="00DC5693" w:rsidRPr="007036CE" w14:paraId="70C21B68" w14:textId="77777777" w:rsidTr="00974EB0">
        <w:tc>
          <w:tcPr>
            <w:tcW w:w="1100" w:type="pct"/>
          </w:tcPr>
          <w:p w14:paraId="7BA82665" w14:textId="77777777" w:rsidR="00DC5693" w:rsidRPr="007036CE" w:rsidRDefault="00DC5693" w:rsidP="00DC5693">
            <w:pPr>
              <w:pStyle w:val="GOSTTablenorm"/>
            </w:pPr>
            <w:r w:rsidRPr="007036CE">
              <w:rPr>
                <w:szCs w:val="22"/>
              </w:rPr>
              <w:t>Признак детальной строки</w:t>
            </w:r>
          </w:p>
        </w:tc>
        <w:tc>
          <w:tcPr>
            <w:tcW w:w="734" w:type="pct"/>
          </w:tcPr>
          <w:p w14:paraId="7CD5F04A" w14:textId="77777777" w:rsidR="00DC5693" w:rsidRPr="007036CE" w:rsidRDefault="00DC5693" w:rsidP="00DC5693">
            <w:pPr>
              <w:pStyle w:val="GOSTTablenorm"/>
              <w:rPr>
                <w:szCs w:val="24"/>
                <w:lang w:val="en-US"/>
              </w:rPr>
            </w:pPr>
            <w:ins w:id="3082" w:author="Сатлер Марина Викторовна" w:date="2024-02-13T11:48:00Z">
              <w:r w:rsidRPr="007036CE">
                <w:rPr>
                  <w:b/>
                  <w:szCs w:val="24"/>
                  <w:lang w:val="en-US"/>
                </w:rPr>
                <w:t>SECTION_1</w:t>
              </w:r>
              <w:r w:rsidRPr="007036CE">
                <w:rPr>
                  <w:b/>
                  <w:szCs w:val="24"/>
                </w:rPr>
                <w:t>:</w:t>
              </w:r>
            </w:ins>
            <w:r w:rsidRPr="007036CE">
              <w:t>SIGNKBK</w:t>
            </w:r>
          </w:p>
        </w:tc>
        <w:tc>
          <w:tcPr>
            <w:tcW w:w="519" w:type="pct"/>
          </w:tcPr>
          <w:p w14:paraId="367053F9" w14:textId="77777777" w:rsidR="00DC5693" w:rsidRPr="007036CE" w:rsidRDefault="00DC5693" w:rsidP="00DC5693">
            <w:pPr>
              <w:pStyle w:val="GOSTTablenorm"/>
            </w:pPr>
            <w:r w:rsidRPr="007036CE">
              <w:rPr>
                <w:szCs w:val="22"/>
              </w:rPr>
              <w:t>Строка</w:t>
            </w:r>
          </w:p>
        </w:tc>
        <w:tc>
          <w:tcPr>
            <w:tcW w:w="300" w:type="pct"/>
          </w:tcPr>
          <w:p w14:paraId="0E525280" w14:textId="77777777" w:rsidR="00DC5693" w:rsidRPr="007036CE" w:rsidRDefault="00DC5693" w:rsidP="00DC5693">
            <w:pPr>
              <w:pStyle w:val="GOSTTablenorm"/>
            </w:pPr>
            <w:r w:rsidRPr="007036CE">
              <w:rPr>
                <w:szCs w:val="22"/>
              </w:rPr>
              <w:t>Да</w:t>
            </w:r>
          </w:p>
        </w:tc>
        <w:tc>
          <w:tcPr>
            <w:tcW w:w="308" w:type="pct"/>
          </w:tcPr>
          <w:p w14:paraId="0733A037" w14:textId="77777777" w:rsidR="00DC5693" w:rsidRPr="007036CE" w:rsidRDefault="00DC5693" w:rsidP="00DC5693">
            <w:pPr>
              <w:pStyle w:val="GOSTTablenorm"/>
            </w:pPr>
            <w:r w:rsidRPr="007036CE">
              <w:rPr>
                <w:szCs w:val="22"/>
              </w:rPr>
              <w:t>=1</w:t>
            </w:r>
          </w:p>
        </w:tc>
        <w:tc>
          <w:tcPr>
            <w:tcW w:w="2039" w:type="pct"/>
          </w:tcPr>
          <w:p w14:paraId="62961BCB" w14:textId="77777777" w:rsidR="00DC5693" w:rsidRPr="007036CE" w:rsidRDefault="00DC5693" w:rsidP="00DC5693">
            <w:pPr>
              <w:pStyle w:val="GOSTTablenorm"/>
              <w:rPr>
                <w:szCs w:val="22"/>
              </w:rPr>
            </w:pPr>
            <w:r w:rsidRPr="007036CE">
              <w:rPr>
                <w:szCs w:val="22"/>
              </w:rPr>
              <w:t>Указывается признак детальной строки.</w:t>
            </w:r>
          </w:p>
          <w:p w14:paraId="33B53554" w14:textId="77777777" w:rsidR="00DC5693" w:rsidRPr="007036CE" w:rsidRDefault="00DC5693" w:rsidP="00DC5693">
            <w:pPr>
              <w:pStyle w:val="GOSTTablenorm"/>
              <w:rPr>
                <w:szCs w:val="22"/>
              </w:rPr>
            </w:pPr>
            <w:r w:rsidRPr="007036CE">
              <w:rPr>
                <w:szCs w:val="22"/>
              </w:rPr>
              <w:t>Возможные значения:</w:t>
            </w:r>
          </w:p>
          <w:p w14:paraId="49CBB7A6" w14:textId="77777777" w:rsidR="00DC5693" w:rsidRPr="007036CE" w:rsidRDefault="00DC5693" w:rsidP="00DC5693">
            <w:pPr>
              <w:pStyle w:val="GOSTTableListMark1"/>
              <w:numPr>
                <w:ilvl w:val="0"/>
                <w:numId w:val="2"/>
              </w:numPr>
            </w:pPr>
            <w:r w:rsidRPr="007036CE">
              <w:t>«N» – детализированный КБК;</w:t>
            </w:r>
          </w:p>
          <w:p w14:paraId="275136DE" w14:textId="77777777" w:rsidR="00DC5693" w:rsidRPr="007036CE" w:rsidRDefault="00DC5693" w:rsidP="00DC5693">
            <w:pPr>
              <w:pStyle w:val="GOSTTableListMark1"/>
              <w:numPr>
                <w:ilvl w:val="0"/>
                <w:numId w:val="2"/>
              </w:numPr>
            </w:pPr>
            <w:r w:rsidRPr="007036CE">
              <w:t>«X» – недетализированный КБК;</w:t>
            </w:r>
          </w:p>
          <w:p w14:paraId="71B2BB23" w14:textId="77777777" w:rsidR="00DC5693" w:rsidRPr="007036CE" w:rsidRDefault="00DC5693" w:rsidP="00DC5693">
            <w:pPr>
              <w:pStyle w:val="GOSTTableListMark1"/>
              <w:numPr>
                <w:ilvl w:val="0"/>
                <w:numId w:val="2"/>
              </w:numPr>
            </w:pPr>
            <w:r w:rsidRPr="007036CE">
              <w:t>«Y» – итоговая строка раздела документа</w:t>
            </w:r>
          </w:p>
        </w:tc>
      </w:tr>
      <w:tr w:rsidR="00DC5693" w:rsidRPr="007036CE" w14:paraId="69164B79" w14:textId="77777777" w:rsidTr="00974EB0">
        <w:tc>
          <w:tcPr>
            <w:tcW w:w="1100" w:type="pct"/>
          </w:tcPr>
          <w:p w14:paraId="61A261FC" w14:textId="77777777" w:rsidR="00DC5693" w:rsidRPr="007036CE" w:rsidRDefault="00DC5693" w:rsidP="00DC5693">
            <w:pPr>
              <w:pStyle w:val="GOSTTablenorm"/>
              <w:rPr>
                <w:szCs w:val="22"/>
              </w:rPr>
            </w:pPr>
            <w:r w:rsidRPr="007036CE">
              <w:rPr>
                <w:szCs w:val="22"/>
              </w:rPr>
              <w:t>КБК</w:t>
            </w:r>
          </w:p>
        </w:tc>
        <w:tc>
          <w:tcPr>
            <w:tcW w:w="734" w:type="pct"/>
          </w:tcPr>
          <w:p w14:paraId="2D95EE78" w14:textId="77777777" w:rsidR="00DC5693" w:rsidRPr="007036CE" w:rsidRDefault="00DC5693" w:rsidP="00DC5693">
            <w:pPr>
              <w:pStyle w:val="GOSTTablenorm"/>
            </w:pPr>
            <w:ins w:id="3083" w:author="Сатлер Марина Викторовна" w:date="2024-02-13T11:48:00Z">
              <w:r w:rsidRPr="007036CE">
                <w:rPr>
                  <w:b/>
                  <w:szCs w:val="24"/>
                  <w:lang w:val="en-US"/>
                </w:rPr>
                <w:t>SECTION_1</w:t>
              </w:r>
              <w:r w:rsidRPr="007036CE">
                <w:rPr>
                  <w:b/>
                  <w:szCs w:val="24"/>
                </w:rPr>
                <w:t>:</w:t>
              </w:r>
            </w:ins>
            <w:r w:rsidRPr="007036CE">
              <w:rPr>
                <w:szCs w:val="24"/>
                <w:lang w:val="en-US"/>
              </w:rPr>
              <w:t>KBK</w:t>
            </w:r>
          </w:p>
        </w:tc>
        <w:tc>
          <w:tcPr>
            <w:tcW w:w="519" w:type="pct"/>
          </w:tcPr>
          <w:p w14:paraId="6BEA36FA" w14:textId="77777777" w:rsidR="00DC5693" w:rsidRPr="007036CE" w:rsidRDefault="00DC5693" w:rsidP="00DC5693">
            <w:pPr>
              <w:pStyle w:val="GOSTTablenorm"/>
            </w:pPr>
            <w:r w:rsidRPr="007036CE">
              <w:rPr>
                <w:szCs w:val="22"/>
              </w:rPr>
              <w:t>Строка</w:t>
            </w:r>
          </w:p>
        </w:tc>
        <w:tc>
          <w:tcPr>
            <w:tcW w:w="300" w:type="pct"/>
          </w:tcPr>
          <w:p w14:paraId="134BF64E" w14:textId="77777777" w:rsidR="00DC5693" w:rsidRPr="007036CE" w:rsidRDefault="00DC5693" w:rsidP="00DC5693">
            <w:pPr>
              <w:pStyle w:val="GOSTTablenorm"/>
            </w:pPr>
            <w:r w:rsidRPr="007036CE">
              <w:rPr>
                <w:szCs w:val="22"/>
              </w:rPr>
              <w:t>Да</w:t>
            </w:r>
          </w:p>
        </w:tc>
        <w:tc>
          <w:tcPr>
            <w:tcW w:w="308" w:type="pct"/>
          </w:tcPr>
          <w:p w14:paraId="6434CDF3" w14:textId="77777777" w:rsidR="00DC5693" w:rsidRPr="007036CE" w:rsidRDefault="00DC5693" w:rsidP="00DC5693">
            <w:pPr>
              <w:pStyle w:val="GOSTTablenorm"/>
            </w:pPr>
            <w:r w:rsidRPr="007036CE">
              <w:rPr>
                <w:szCs w:val="22"/>
              </w:rPr>
              <w:t>=20</w:t>
            </w:r>
          </w:p>
        </w:tc>
        <w:tc>
          <w:tcPr>
            <w:tcW w:w="2039" w:type="pct"/>
          </w:tcPr>
          <w:p w14:paraId="58CDC548" w14:textId="77777777" w:rsidR="00DC5693" w:rsidRPr="007036CE" w:rsidRDefault="00DC5693" w:rsidP="00DC5693">
            <w:pPr>
              <w:pStyle w:val="GOSTTablenorm"/>
            </w:pPr>
            <w:r w:rsidRPr="007036CE">
              <w:rPr>
                <w:szCs w:val="22"/>
              </w:rPr>
              <w:t>Указывается код по бюджетной классификации для отражения операции на ЛС ГРБС</w:t>
            </w:r>
          </w:p>
        </w:tc>
      </w:tr>
      <w:tr w:rsidR="00DC5693" w:rsidRPr="007036CE" w14:paraId="3BA16245" w14:textId="77777777" w:rsidTr="00974EB0">
        <w:tc>
          <w:tcPr>
            <w:tcW w:w="1100" w:type="pct"/>
          </w:tcPr>
          <w:p w14:paraId="175A4583" w14:textId="77777777" w:rsidR="00DC5693" w:rsidRPr="007036CE" w:rsidRDefault="00DC5693" w:rsidP="00DC5693">
            <w:pPr>
              <w:pStyle w:val="GOSTTablenorm"/>
              <w:rPr>
                <w:szCs w:val="22"/>
              </w:rPr>
            </w:pPr>
            <w:r w:rsidRPr="007036CE">
              <w:rPr>
                <w:szCs w:val="22"/>
              </w:rPr>
              <w:t>Тип КБК</w:t>
            </w:r>
          </w:p>
        </w:tc>
        <w:tc>
          <w:tcPr>
            <w:tcW w:w="734" w:type="pct"/>
          </w:tcPr>
          <w:p w14:paraId="7D298349" w14:textId="77777777" w:rsidR="00DC5693" w:rsidRPr="007036CE" w:rsidRDefault="00DC5693" w:rsidP="00DC5693">
            <w:pPr>
              <w:pStyle w:val="GOSTTablenorm"/>
              <w:rPr>
                <w:szCs w:val="24"/>
                <w:lang w:val="en-US"/>
              </w:rPr>
            </w:pPr>
            <w:ins w:id="3084" w:author="Сатлер Марина Викторовна" w:date="2024-02-13T11:48:00Z">
              <w:r w:rsidRPr="007036CE">
                <w:rPr>
                  <w:b/>
                  <w:szCs w:val="24"/>
                  <w:lang w:val="en-US"/>
                </w:rPr>
                <w:t>SECTION_1</w:t>
              </w:r>
              <w:r w:rsidRPr="007036CE">
                <w:rPr>
                  <w:b/>
                  <w:szCs w:val="24"/>
                </w:rPr>
                <w:t>:</w:t>
              </w:r>
            </w:ins>
            <w:r w:rsidRPr="007036CE">
              <w:rPr>
                <w:szCs w:val="24"/>
              </w:rPr>
              <w:t>TYPEKBK</w:t>
            </w:r>
          </w:p>
        </w:tc>
        <w:tc>
          <w:tcPr>
            <w:tcW w:w="519" w:type="pct"/>
          </w:tcPr>
          <w:p w14:paraId="3C9E7969" w14:textId="77777777" w:rsidR="00DC5693" w:rsidRPr="007036CE" w:rsidRDefault="00DC5693" w:rsidP="00DC5693">
            <w:pPr>
              <w:pStyle w:val="GOSTTablenorm"/>
            </w:pPr>
            <w:r w:rsidRPr="007036CE">
              <w:rPr>
                <w:szCs w:val="22"/>
              </w:rPr>
              <w:t>Строка</w:t>
            </w:r>
          </w:p>
        </w:tc>
        <w:tc>
          <w:tcPr>
            <w:tcW w:w="300" w:type="pct"/>
          </w:tcPr>
          <w:p w14:paraId="26A48E95" w14:textId="77777777" w:rsidR="00DC5693" w:rsidRPr="007036CE" w:rsidRDefault="00DC5693" w:rsidP="00DC5693">
            <w:pPr>
              <w:pStyle w:val="GOSTTablenorm"/>
            </w:pPr>
            <w:r w:rsidRPr="007036CE">
              <w:rPr>
                <w:szCs w:val="22"/>
              </w:rPr>
              <w:t>Да</w:t>
            </w:r>
          </w:p>
        </w:tc>
        <w:tc>
          <w:tcPr>
            <w:tcW w:w="308" w:type="pct"/>
          </w:tcPr>
          <w:p w14:paraId="11FEB104" w14:textId="77777777" w:rsidR="00DC5693" w:rsidRPr="007036CE" w:rsidRDefault="00DC5693" w:rsidP="00DC5693">
            <w:pPr>
              <w:pStyle w:val="GOSTTablenorm"/>
            </w:pPr>
            <w:r w:rsidRPr="007036CE">
              <w:rPr>
                <w:szCs w:val="22"/>
              </w:rPr>
              <w:t>=2</w:t>
            </w:r>
          </w:p>
        </w:tc>
        <w:tc>
          <w:tcPr>
            <w:tcW w:w="2039" w:type="pct"/>
          </w:tcPr>
          <w:p w14:paraId="72D9937B" w14:textId="77777777" w:rsidR="00DC5693" w:rsidRPr="007036CE" w:rsidRDefault="00DC5693" w:rsidP="00DC5693">
            <w:pPr>
              <w:ind w:firstLine="30"/>
              <w:rPr>
                <w:sz w:val="22"/>
                <w:szCs w:val="22"/>
              </w:rPr>
            </w:pPr>
            <w:r w:rsidRPr="007036CE">
              <w:rPr>
                <w:sz w:val="22"/>
                <w:szCs w:val="22"/>
              </w:rPr>
              <w:t>Указывается тип кода по бюджетной классификации.</w:t>
            </w:r>
          </w:p>
          <w:p w14:paraId="1FFBDC42" w14:textId="77777777" w:rsidR="00DC5693" w:rsidRPr="007036CE" w:rsidRDefault="00DC5693" w:rsidP="00DC5693">
            <w:pPr>
              <w:ind w:firstLine="30"/>
              <w:rPr>
                <w:sz w:val="22"/>
                <w:szCs w:val="22"/>
              </w:rPr>
            </w:pPr>
            <w:r w:rsidRPr="007036CE">
              <w:rPr>
                <w:sz w:val="22"/>
                <w:szCs w:val="22"/>
              </w:rPr>
              <w:t>Возможные значения:</w:t>
            </w:r>
          </w:p>
          <w:p w14:paraId="1C3D8C26" w14:textId="642794C4" w:rsidR="00DC5693" w:rsidRPr="007036CE" w:rsidRDefault="00DC5693" w:rsidP="00DC5693">
            <w:pPr>
              <w:pStyle w:val="GOSTTableListMark1"/>
              <w:numPr>
                <w:ilvl w:val="0"/>
                <w:numId w:val="2"/>
              </w:numPr>
            </w:pPr>
            <w:r w:rsidRPr="007036CE">
              <w:t xml:space="preserve">«11» </w:t>
            </w:r>
            <w:r w:rsidR="00FB1651" w:rsidRPr="007036CE">
              <w:t>–</w:t>
            </w:r>
            <w:r w:rsidRPr="007036CE">
              <w:t xml:space="preserve"> Лимитируемые расходы;</w:t>
            </w:r>
          </w:p>
          <w:p w14:paraId="00363BD1" w14:textId="099C0DD9" w:rsidR="00DC5693" w:rsidRPr="007036CE" w:rsidRDefault="00DC5693" w:rsidP="00DC5693">
            <w:pPr>
              <w:pStyle w:val="GOSTTableListMark1"/>
              <w:numPr>
                <w:ilvl w:val="0"/>
                <w:numId w:val="2"/>
              </w:numPr>
            </w:pPr>
            <w:r w:rsidRPr="007036CE">
              <w:t xml:space="preserve">«12» </w:t>
            </w:r>
            <w:r w:rsidR="00FB1651" w:rsidRPr="007036CE">
              <w:t>–</w:t>
            </w:r>
            <w:r w:rsidRPr="007036CE">
              <w:t xml:space="preserve"> Нелимитруемые расходы</w:t>
            </w:r>
          </w:p>
        </w:tc>
      </w:tr>
      <w:tr w:rsidR="00DC5693" w:rsidRPr="007036CE" w14:paraId="2213D9FC" w14:textId="77777777" w:rsidTr="00974EB0">
        <w:tc>
          <w:tcPr>
            <w:tcW w:w="1100" w:type="pct"/>
          </w:tcPr>
          <w:p w14:paraId="3943C464" w14:textId="77777777" w:rsidR="00DC5693" w:rsidRPr="007036CE" w:rsidRDefault="00DC5693" w:rsidP="00DC5693">
            <w:pPr>
              <w:pStyle w:val="GOSTTablenorm"/>
              <w:rPr>
                <w:szCs w:val="22"/>
              </w:rPr>
            </w:pPr>
            <w:r w:rsidRPr="007036CE">
              <w:rPr>
                <w:szCs w:val="22"/>
              </w:rPr>
              <w:t>Укрупненный КБК</w:t>
            </w:r>
          </w:p>
        </w:tc>
        <w:tc>
          <w:tcPr>
            <w:tcW w:w="734" w:type="pct"/>
          </w:tcPr>
          <w:p w14:paraId="77D1F196" w14:textId="77777777" w:rsidR="00DC5693" w:rsidRPr="007036CE" w:rsidRDefault="00DC5693" w:rsidP="00DC5693">
            <w:pPr>
              <w:pStyle w:val="GOSTTablenorm"/>
              <w:rPr>
                <w:szCs w:val="24"/>
              </w:rPr>
            </w:pPr>
            <w:ins w:id="3085" w:author="Сатлер Марина Викторовна" w:date="2024-02-13T11:48:00Z">
              <w:r w:rsidRPr="007036CE">
                <w:rPr>
                  <w:b/>
                  <w:szCs w:val="24"/>
                  <w:lang w:val="en-US"/>
                </w:rPr>
                <w:t>SECTION_1</w:t>
              </w:r>
              <w:r w:rsidRPr="007036CE">
                <w:rPr>
                  <w:b/>
                  <w:szCs w:val="24"/>
                </w:rPr>
                <w:t>:</w:t>
              </w:r>
            </w:ins>
            <w:r w:rsidRPr="007036CE">
              <w:rPr>
                <w:szCs w:val="24"/>
              </w:rPr>
              <w:t>NULLK</w:t>
            </w:r>
            <w:r w:rsidRPr="007036CE">
              <w:rPr>
                <w:szCs w:val="24"/>
              </w:rPr>
              <w:lastRenderedPageBreak/>
              <w:t>BK</w:t>
            </w:r>
          </w:p>
        </w:tc>
        <w:tc>
          <w:tcPr>
            <w:tcW w:w="519" w:type="pct"/>
          </w:tcPr>
          <w:p w14:paraId="4C2E0FB6" w14:textId="77777777" w:rsidR="00DC5693" w:rsidRPr="007036CE" w:rsidRDefault="00DC5693" w:rsidP="00DC5693">
            <w:pPr>
              <w:pStyle w:val="GOSTTablenorm"/>
            </w:pPr>
            <w:r w:rsidRPr="007036CE">
              <w:rPr>
                <w:szCs w:val="22"/>
              </w:rPr>
              <w:lastRenderedPageBreak/>
              <w:t>Строка</w:t>
            </w:r>
          </w:p>
        </w:tc>
        <w:tc>
          <w:tcPr>
            <w:tcW w:w="300" w:type="pct"/>
          </w:tcPr>
          <w:p w14:paraId="1E1D9BA6" w14:textId="77777777" w:rsidR="00DC5693" w:rsidRPr="007036CE" w:rsidRDefault="00DC5693" w:rsidP="00DC5693">
            <w:pPr>
              <w:pStyle w:val="GOSTTablenorm"/>
            </w:pPr>
            <w:r w:rsidRPr="007036CE">
              <w:rPr>
                <w:szCs w:val="22"/>
              </w:rPr>
              <w:t>Да</w:t>
            </w:r>
          </w:p>
        </w:tc>
        <w:tc>
          <w:tcPr>
            <w:tcW w:w="308" w:type="pct"/>
          </w:tcPr>
          <w:p w14:paraId="70E903AC" w14:textId="77777777" w:rsidR="00DC5693" w:rsidRPr="007036CE" w:rsidRDefault="00DC5693" w:rsidP="00DC5693">
            <w:pPr>
              <w:pStyle w:val="GOSTTablenorm"/>
            </w:pPr>
            <w:r w:rsidRPr="007036CE">
              <w:rPr>
                <w:szCs w:val="22"/>
              </w:rPr>
              <w:t>=20</w:t>
            </w:r>
          </w:p>
        </w:tc>
        <w:tc>
          <w:tcPr>
            <w:tcW w:w="2039" w:type="pct"/>
          </w:tcPr>
          <w:p w14:paraId="363ECB8E" w14:textId="77777777" w:rsidR="00DC5693" w:rsidRPr="007036CE" w:rsidRDefault="00DC5693" w:rsidP="00DC5693">
            <w:pPr>
              <w:pStyle w:val="GOSTTablenorm"/>
            </w:pPr>
            <w:r w:rsidRPr="007036CE">
              <w:rPr>
                <w:szCs w:val="22"/>
              </w:rPr>
              <w:t>Указывается укрупненный код по бюджетной классификации.</w:t>
            </w:r>
          </w:p>
        </w:tc>
      </w:tr>
      <w:tr w:rsidR="00DC5693" w:rsidRPr="007036CE" w14:paraId="462271A0" w14:textId="77777777" w:rsidTr="00974EB0">
        <w:tc>
          <w:tcPr>
            <w:tcW w:w="1100" w:type="pct"/>
          </w:tcPr>
          <w:p w14:paraId="6E9E5264" w14:textId="77777777" w:rsidR="00DC5693" w:rsidRPr="007036CE" w:rsidRDefault="00DC5693" w:rsidP="00DC5693">
            <w:pPr>
              <w:pStyle w:val="GOSTTablenorm"/>
              <w:rPr>
                <w:szCs w:val="22"/>
              </w:rPr>
            </w:pPr>
            <w:r w:rsidRPr="007036CE">
              <w:rPr>
                <w:szCs w:val="22"/>
              </w:rPr>
              <w:t>Номер лицевого счета</w:t>
            </w:r>
          </w:p>
        </w:tc>
        <w:tc>
          <w:tcPr>
            <w:tcW w:w="734" w:type="pct"/>
          </w:tcPr>
          <w:p w14:paraId="4ACBA8DC" w14:textId="77777777" w:rsidR="00DC5693" w:rsidRPr="007036CE" w:rsidRDefault="00DC5693" w:rsidP="00DC5693">
            <w:pPr>
              <w:pStyle w:val="GOSTTablenorm"/>
              <w:rPr>
                <w:szCs w:val="24"/>
              </w:rPr>
            </w:pPr>
            <w:ins w:id="3086" w:author="Сатлер Марина Викторовна" w:date="2024-02-13T11:48:00Z">
              <w:r w:rsidRPr="007036CE">
                <w:rPr>
                  <w:b/>
                  <w:szCs w:val="24"/>
                  <w:lang w:val="en-US"/>
                </w:rPr>
                <w:t>SECTION_1</w:t>
              </w:r>
              <w:r w:rsidRPr="007036CE">
                <w:rPr>
                  <w:b/>
                  <w:szCs w:val="24"/>
                </w:rPr>
                <w:t>:</w:t>
              </w:r>
            </w:ins>
            <w:r w:rsidRPr="007036CE">
              <w:rPr>
                <w:szCs w:val="24"/>
                <w:lang w:val="en-US"/>
              </w:rPr>
              <w:t>PA</w:t>
            </w:r>
          </w:p>
        </w:tc>
        <w:tc>
          <w:tcPr>
            <w:tcW w:w="519" w:type="pct"/>
          </w:tcPr>
          <w:p w14:paraId="0219D45F" w14:textId="77777777" w:rsidR="00DC5693" w:rsidRPr="007036CE" w:rsidRDefault="00DC5693" w:rsidP="00DC5693">
            <w:pPr>
              <w:pStyle w:val="GOSTTablenorm"/>
            </w:pPr>
            <w:r w:rsidRPr="007036CE">
              <w:rPr>
                <w:szCs w:val="22"/>
              </w:rPr>
              <w:t>Строка</w:t>
            </w:r>
          </w:p>
        </w:tc>
        <w:tc>
          <w:tcPr>
            <w:tcW w:w="300" w:type="pct"/>
          </w:tcPr>
          <w:p w14:paraId="33F4E8D3" w14:textId="77777777" w:rsidR="00DC5693" w:rsidRPr="007036CE" w:rsidRDefault="00DC5693" w:rsidP="00DC5693">
            <w:pPr>
              <w:pStyle w:val="GOSTTablenorm"/>
            </w:pPr>
            <w:r w:rsidRPr="007036CE">
              <w:rPr>
                <w:szCs w:val="22"/>
              </w:rPr>
              <w:t>Да</w:t>
            </w:r>
          </w:p>
        </w:tc>
        <w:tc>
          <w:tcPr>
            <w:tcW w:w="308" w:type="pct"/>
          </w:tcPr>
          <w:p w14:paraId="5594B5DA" w14:textId="77777777" w:rsidR="00DC5693" w:rsidRPr="007036CE" w:rsidRDefault="00DC5693" w:rsidP="00DC5693">
            <w:pPr>
              <w:pStyle w:val="GOSTTablenorm"/>
            </w:pPr>
            <w:r w:rsidRPr="007036CE">
              <w:rPr>
                <w:szCs w:val="22"/>
              </w:rPr>
              <w:t>=11</w:t>
            </w:r>
          </w:p>
        </w:tc>
        <w:tc>
          <w:tcPr>
            <w:tcW w:w="2039" w:type="pct"/>
          </w:tcPr>
          <w:p w14:paraId="45115CD0" w14:textId="77777777" w:rsidR="00DC5693" w:rsidRPr="007036CE" w:rsidRDefault="00DC5693" w:rsidP="00DC5693">
            <w:pPr>
              <w:pStyle w:val="GOSTTablenorm"/>
            </w:pPr>
            <w:r w:rsidRPr="007036CE">
              <w:rPr>
                <w:szCs w:val="22"/>
              </w:rPr>
              <w:t>Указывается номер лицевого счета ГРБС</w:t>
            </w:r>
          </w:p>
        </w:tc>
      </w:tr>
      <w:tr w:rsidR="00DC5693" w:rsidRPr="007036CE" w14:paraId="309FED34" w14:textId="77777777" w:rsidTr="00974EB0">
        <w:tc>
          <w:tcPr>
            <w:tcW w:w="1100" w:type="pct"/>
          </w:tcPr>
          <w:p w14:paraId="326DEDB4" w14:textId="77777777" w:rsidR="00DC5693" w:rsidRPr="007036CE" w:rsidRDefault="00DC5693" w:rsidP="00DC5693">
            <w:pPr>
              <w:pStyle w:val="GOSTTablenorm"/>
              <w:rPr>
                <w:szCs w:val="22"/>
              </w:rPr>
            </w:pPr>
            <w:r w:rsidRPr="007036CE">
              <w:rPr>
                <w:szCs w:val="22"/>
              </w:rPr>
              <w:t>Контур</w:t>
            </w:r>
          </w:p>
        </w:tc>
        <w:tc>
          <w:tcPr>
            <w:tcW w:w="734" w:type="pct"/>
          </w:tcPr>
          <w:p w14:paraId="3E44DF6B" w14:textId="77777777" w:rsidR="00DC5693" w:rsidRPr="007036CE" w:rsidRDefault="00DC5693" w:rsidP="00DC5693">
            <w:pPr>
              <w:pStyle w:val="GOSTTablenorm"/>
              <w:rPr>
                <w:szCs w:val="24"/>
                <w:lang w:val="en-US"/>
              </w:rPr>
            </w:pPr>
            <w:ins w:id="3087" w:author="Сатлер Марина Викторовна" w:date="2024-02-13T11:49:00Z">
              <w:r w:rsidRPr="007036CE">
                <w:rPr>
                  <w:b/>
                  <w:szCs w:val="24"/>
                  <w:lang w:val="en-US"/>
                </w:rPr>
                <w:t>SECTION_1</w:t>
              </w:r>
              <w:r w:rsidRPr="007036CE">
                <w:rPr>
                  <w:b/>
                  <w:szCs w:val="24"/>
                </w:rPr>
                <w:t>:</w:t>
              </w:r>
            </w:ins>
            <w:r w:rsidRPr="007036CE">
              <w:rPr>
                <w:szCs w:val="22"/>
                <w:lang w:val="en-US"/>
              </w:rPr>
              <w:t>CONTUR</w:t>
            </w:r>
          </w:p>
        </w:tc>
        <w:tc>
          <w:tcPr>
            <w:tcW w:w="519" w:type="pct"/>
          </w:tcPr>
          <w:p w14:paraId="733BDB38" w14:textId="77777777" w:rsidR="00DC5693" w:rsidRPr="007036CE" w:rsidRDefault="00DC5693" w:rsidP="00DC5693">
            <w:pPr>
              <w:pStyle w:val="GOSTTablenorm"/>
            </w:pPr>
            <w:ins w:id="3088" w:author="Сатлер Марина Викторовна" w:date="2024-02-28T19:07:00Z">
              <w:r w:rsidRPr="007036CE">
                <w:rPr>
                  <w:szCs w:val="22"/>
                </w:rPr>
                <w:t>Строка</w:t>
              </w:r>
            </w:ins>
          </w:p>
        </w:tc>
        <w:tc>
          <w:tcPr>
            <w:tcW w:w="300" w:type="pct"/>
          </w:tcPr>
          <w:p w14:paraId="5A55DAE5" w14:textId="77777777" w:rsidR="00DC5693" w:rsidRPr="007036CE" w:rsidRDefault="00DC5693" w:rsidP="00DC5693">
            <w:pPr>
              <w:pStyle w:val="GOSTTablenorm"/>
            </w:pPr>
            <w:r w:rsidRPr="007036CE">
              <w:rPr>
                <w:szCs w:val="22"/>
              </w:rPr>
              <w:t>Да</w:t>
            </w:r>
          </w:p>
        </w:tc>
        <w:tc>
          <w:tcPr>
            <w:tcW w:w="308" w:type="pct"/>
          </w:tcPr>
          <w:p w14:paraId="2ABB5E3B" w14:textId="77777777" w:rsidR="00DC5693" w:rsidRPr="007036CE" w:rsidRDefault="00DC5693" w:rsidP="00DC5693">
            <w:pPr>
              <w:pStyle w:val="GOSTTablenorm"/>
            </w:pPr>
            <w:r w:rsidRPr="007036CE">
              <w:rPr>
                <w:szCs w:val="22"/>
              </w:rPr>
              <w:t>=1</w:t>
            </w:r>
          </w:p>
        </w:tc>
        <w:tc>
          <w:tcPr>
            <w:tcW w:w="2039" w:type="pct"/>
          </w:tcPr>
          <w:p w14:paraId="711ACB82" w14:textId="77777777" w:rsidR="00DC5693" w:rsidRPr="007036CE" w:rsidRDefault="00DC5693" w:rsidP="00DC5693">
            <w:pPr>
              <w:pStyle w:val="GOSTTablenorm"/>
              <w:rPr>
                <w:szCs w:val="22"/>
              </w:rPr>
            </w:pPr>
            <w:r w:rsidRPr="007036CE">
              <w:rPr>
                <w:szCs w:val="22"/>
              </w:rPr>
              <w:t>Указывается код контура, в котором проводится операция.</w:t>
            </w:r>
          </w:p>
          <w:p w14:paraId="2BFE1E68" w14:textId="77777777" w:rsidR="00DC5693" w:rsidRPr="007036CE" w:rsidRDefault="00DC5693" w:rsidP="00DC5693">
            <w:pPr>
              <w:pStyle w:val="GOSTTablenorm"/>
              <w:rPr>
                <w:szCs w:val="22"/>
              </w:rPr>
            </w:pPr>
            <w:r w:rsidRPr="007036CE">
              <w:rPr>
                <w:szCs w:val="22"/>
              </w:rPr>
              <w:t>Возможные значения:</w:t>
            </w:r>
          </w:p>
          <w:p w14:paraId="4EE15013" w14:textId="77777777" w:rsidR="00DC5693" w:rsidRPr="007036CE" w:rsidRDefault="00DC5693" w:rsidP="00DC5693">
            <w:pPr>
              <w:pStyle w:val="GOSTTableListMark1"/>
              <w:numPr>
                <w:ilvl w:val="0"/>
                <w:numId w:val="2"/>
              </w:numPr>
            </w:pPr>
            <w:r w:rsidRPr="007036CE">
              <w:t>«</w:t>
            </w:r>
            <w:ins w:id="3089" w:author="Сатлер Марина Викторовна" w:date="2024-02-28T18:38:00Z">
              <w:r w:rsidRPr="007036CE">
                <w:rPr>
                  <w:lang w:val="en-US"/>
                </w:rPr>
                <w:t>O</w:t>
              </w:r>
            </w:ins>
            <w:r w:rsidRPr="007036CE">
              <w:t xml:space="preserve">» </w:t>
            </w:r>
            <w:r w:rsidRPr="007036CE">
              <w:rPr>
                <w:lang w:val="en-US"/>
              </w:rPr>
              <w:t xml:space="preserve">– </w:t>
            </w:r>
            <w:r w:rsidRPr="007036CE">
              <w:t>открытый;</w:t>
            </w:r>
          </w:p>
          <w:p w14:paraId="34C9D001" w14:textId="77777777" w:rsidR="00DC5693" w:rsidRPr="007036CE" w:rsidRDefault="00DC5693" w:rsidP="00DC5693">
            <w:pPr>
              <w:pStyle w:val="GOSTTableListMark1"/>
              <w:numPr>
                <w:ilvl w:val="0"/>
                <w:numId w:val="2"/>
              </w:numPr>
            </w:pPr>
            <w:r w:rsidRPr="007036CE">
              <w:t>«</w:t>
            </w:r>
            <w:r w:rsidRPr="007036CE">
              <w:rPr>
                <w:lang w:val="en-US"/>
              </w:rPr>
              <w:t>S</w:t>
            </w:r>
            <w:r w:rsidRPr="007036CE">
              <w:t>»</w:t>
            </w:r>
            <w:r w:rsidRPr="007036CE">
              <w:rPr>
                <w:lang w:val="en-US"/>
              </w:rPr>
              <w:t xml:space="preserve"> – </w:t>
            </w:r>
            <w:r w:rsidRPr="007036CE">
              <w:t>защищенный;</w:t>
            </w:r>
          </w:p>
          <w:p w14:paraId="3D3D8DCE" w14:textId="77777777" w:rsidR="00DC5693" w:rsidRPr="007036CE" w:rsidRDefault="00DC5693" w:rsidP="00DC5693">
            <w:pPr>
              <w:pStyle w:val="GOSTTableListMark1"/>
              <w:numPr>
                <w:ilvl w:val="0"/>
                <w:numId w:val="2"/>
              </w:numPr>
            </w:pPr>
            <w:r w:rsidRPr="007036CE">
              <w:t>«1» – открытый;</w:t>
            </w:r>
          </w:p>
          <w:p w14:paraId="7D75F0B3" w14:textId="77777777" w:rsidR="00DC5693" w:rsidRPr="007036CE" w:rsidRDefault="00DC5693" w:rsidP="00DC5693">
            <w:pPr>
              <w:pStyle w:val="GOSTTableListMark1"/>
              <w:numPr>
                <w:ilvl w:val="0"/>
                <w:numId w:val="2"/>
              </w:numPr>
            </w:pPr>
            <w:r w:rsidRPr="007036CE">
              <w:t>«2» – защищенный</w:t>
            </w:r>
          </w:p>
        </w:tc>
      </w:tr>
      <w:tr w:rsidR="00DC5693" w:rsidRPr="007036CE" w14:paraId="0427FD56" w14:textId="77777777" w:rsidTr="00974EB0">
        <w:tc>
          <w:tcPr>
            <w:tcW w:w="1100" w:type="pct"/>
          </w:tcPr>
          <w:p w14:paraId="025BA635" w14:textId="77777777" w:rsidR="00DC5693" w:rsidRPr="007036CE" w:rsidRDefault="00DC5693" w:rsidP="00DC5693">
            <w:pPr>
              <w:pStyle w:val="GOSTTablenorm"/>
              <w:rPr>
                <w:szCs w:val="22"/>
              </w:rPr>
            </w:pPr>
            <w:ins w:id="3090" w:author="Сатлер Марина Викторовна" w:date="2024-02-13T11:46:00Z">
              <w:r w:rsidRPr="007036CE">
                <w:t>Сумма на текущий год</w:t>
              </w:r>
            </w:ins>
          </w:p>
        </w:tc>
        <w:tc>
          <w:tcPr>
            <w:tcW w:w="734" w:type="pct"/>
          </w:tcPr>
          <w:p w14:paraId="1103E938" w14:textId="77777777" w:rsidR="00DC5693" w:rsidRPr="007036CE" w:rsidRDefault="00DC5693" w:rsidP="00DC5693">
            <w:pPr>
              <w:pStyle w:val="GOSTTablenorm"/>
              <w:rPr>
                <w:szCs w:val="22"/>
                <w:lang w:val="en-US"/>
              </w:rPr>
            </w:pPr>
            <w:ins w:id="3091" w:author="Сатлер Марина Викторовна" w:date="2024-02-13T11:49:00Z">
              <w:r w:rsidRPr="007036CE">
                <w:rPr>
                  <w:b/>
                  <w:szCs w:val="24"/>
                  <w:lang w:val="en-US"/>
                </w:rPr>
                <w:t>SECTION_1</w:t>
              </w:r>
              <w:r w:rsidRPr="007036CE">
                <w:rPr>
                  <w:b/>
                  <w:szCs w:val="24"/>
                </w:rPr>
                <w:t>:</w:t>
              </w:r>
            </w:ins>
            <w:ins w:id="3092" w:author="Сатлер Марина Викторовна" w:date="2024-02-13T11:46:00Z">
              <w:r w:rsidRPr="007036CE">
                <w:t>SUM_1</w:t>
              </w:r>
            </w:ins>
          </w:p>
        </w:tc>
        <w:tc>
          <w:tcPr>
            <w:tcW w:w="519" w:type="pct"/>
          </w:tcPr>
          <w:p w14:paraId="5E16B208" w14:textId="77777777" w:rsidR="00DC5693" w:rsidRPr="007036CE" w:rsidRDefault="00DC5693" w:rsidP="00DC5693">
            <w:pPr>
              <w:pStyle w:val="GOSTTablenorm"/>
            </w:pPr>
            <w:r w:rsidRPr="007036CE">
              <w:rPr>
                <w:szCs w:val="22"/>
              </w:rPr>
              <w:t>Сумма</w:t>
            </w:r>
          </w:p>
        </w:tc>
        <w:tc>
          <w:tcPr>
            <w:tcW w:w="300" w:type="pct"/>
          </w:tcPr>
          <w:p w14:paraId="27B8BF97" w14:textId="77777777" w:rsidR="00DC5693" w:rsidRPr="007036CE" w:rsidRDefault="00DC5693" w:rsidP="00DC5693">
            <w:pPr>
              <w:pStyle w:val="GOSTTablenorm"/>
            </w:pPr>
            <w:r w:rsidRPr="007036CE">
              <w:rPr>
                <w:szCs w:val="22"/>
              </w:rPr>
              <w:t>Да</w:t>
            </w:r>
          </w:p>
        </w:tc>
        <w:tc>
          <w:tcPr>
            <w:tcW w:w="308" w:type="pct"/>
          </w:tcPr>
          <w:p w14:paraId="759ABFCC" w14:textId="77777777" w:rsidR="00DC5693" w:rsidRPr="007036CE" w:rsidRDefault="00DC5693" w:rsidP="00DC5693">
            <w:pPr>
              <w:pStyle w:val="GOSTTablenorm"/>
            </w:pPr>
            <w:r w:rsidRPr="007036CE">
              <w:t>-</w:t>
            </w:r>
          </w:p>
        </w:tc>
        <w:tc>
          <w:tcPr>
            <w:tcW w:w="2039" w:type="pct"/>
          </w:tcPr>
          <w:p w14:paraId="4CBCDAF0" w14:textId="77777777" w:rsidR="00DC5693" w:rsidRPr="007036CE" w:rsidRDefault="00DC5693" w:rsidP="00DC5693">
            <w:pPr>
              <w:pStyle w:val="GOSTTablenorm"/>
            </w:pPr>
            <w:r w:rsidRPr="007036CE">
              <w:rPr>
                <w:szCs w:val="22"/>
              </w:rPr>
              <w:t>Указывается сумма на текущий финансовый год</w:t>
            </w:r>
            <w:del w:id="3093" w:author="Сатлер Марина Викторовна" w:date="2024-07-05T16:50:00Z">
              <w:r w:rsidRPr="007036CE" w:rsidDel="00DC5693">
                <w:rPr>
                  <w:szCs w:val="22"/>
                </w:rPr>
                <w:delText xml:space="preserve"> при доведении на текущий бюджетный цикл</w:delText>
              </w:r>
            </w:del>
          </w:p>
        </w:tc>
      </w:tr>
      <w:tr w:rsidR="00DC5693" w:rsidRPr="007036CE" w14:paraId="64003FE6" w14:textId="77777777" w:rsidTr="00974EB0">
        <w:tc>
          <w:tcPr>
            <w:tcW w:w="1100" w:type="pct"/>
          </w:tcPr>
          <w:p w14:paraId="0D2E7F0C" w14:textId="77777777" w:rsidR="00DC5693" w:rsidRPr="007036CE" w:rsidRDefault="00DC5693" w:rsidP="00DC5693">
            <w:pPr>
              <w:pStyle w:val="GOSTTablenorm"/>
              <w:rPr>
                <w:szCs w:val="22"/>
              </w:rPr>
            </w:pPr>
            <w:ins w:id="3094" w:author="Сатлер Марина Викторовна" w:date="2024-02-13T11:46:00Z">
              <w:r w:rsidRPr="007036CE">
                <w:t>Сумма на первый год планового периода</w:t>
              </w:r>
            </w:ins>
          </w:p>
        </w:tc>
        <w:tc>
          <w:tcPr>
            <w:tcW w:w="734" w:type="pct"/>
          </w:tcPr>
          <w:p w14:paraId="4BCCA8AE" w14:textId="77777777" w:rsidR="00DC5693" w:rsidRPr="007036CE" w:rsidRDefault="00DC5693" w:rsidP="00DC5693">
            <w:pPr>
              <w:pStyle w:val="GOSTTablenorm"/>
              <w:rPr>
                <w:szCs w:val="22"/>
              </w:rPr>
            </w:pPr>
            <w:ins w:id="3095" w:author="Сатлер Марина Викторовна" w:date="2024-02-13T11:49:00Z">
              <w:r w:rsidRPr="007036CE">
                <w:rPr>
                  <w:b/>
                  <w:szCs w:val="24"/>
                  <w:lang w:val="en-US"/>
                </w:rPr>
                <w:t>SECTION_1</w:t>
              </w:r>
              <w:r w:rsidRPr="007036CE">
                <w:rPr>
                  <w:b/>
                  <w:szCs w:val="24"/>
                </w:rPr>
                <w:t>:</w:t>
              </w:r>
            </w:ins>
            <w:ins w:id="3096" w:author="Сатлер Марина Викторовна" w:date="2024-02-13T11:46:00Z">
              <w:r w:rsidRPr="007036CE">
                <w:t>SUM_2</w:t>
              </w:r>
            </w:ins>
          </w:p>
        </w:tc>
        <w:tc>
          <w:tcPr>
            <w:tcW w:w="519" w:type="pct"/>
          </w:tcPr>
          <w:p w14:paraId="056FF355" w14:textId="77777777" w:rsidR="00DC5693" w:rsidRPr="007036CE" w:rsidRDefault="00DC5693" w:rsidP="00DC5693">
            <w:pPr>
              <w:pStyle w:val="GOSTTablenorm"/>
            </w:pPr>
            <w:r w:rsidRPr="007036CE">
              <w:rPr>
                <w:szCs w:val="22"/>
              </w:rPr>
              <w:t>Сумма</w:t>
            </w:r>
          </w:p>
        </w:tc>
        <w:tc>
          <w:tcPr>
            <w:tcW w:w="300" w:type="pct"/>
          </w:tcPr>
          <w:p w14:paraId="32D6A85F" w14:textId="77777777" w:rsidR="00DC5693" w:rsidRPr="007036CE" w:rsidRDefault="00DC5693" w:rsidP="00DC5693">
            <w:pPr>
              <w:pStyle w:val="GOSTTablenorm"/>
            </w:pPr>
            <w:r w:rsidRPr="007036CE">
              <w:rPr>
                <w:szCs w:val="22"/>
              </w:rPr>
              <w:t>Да</w:t>
            </w:r>
          </w:p>
        </w:tc>
        <w:tc>
          <w:tcPr>
            <w:tcW w:w="308" w:type="pct"/>
          </w:tcPr>
          <w:p w14:paraId="70060998" w14:textId="77777777" w:rsidR="00DC5693" w:rsidRPr="007036CE" w:rsidRDefault="00DC5693" w:rsidP="00DC5693">
            <w:pPr>
              <w:pStyle w:val="GOSTTablenorm"/>
            </w:pPr>
            <w:r w:rsidRPr="007036CE">
              <w:t>-</w:t>
            </w:r>
          </w:p>
        </w:tc>
        <w:tc>
          <w:tcPr>
            <w:tcW w:w="2039" w:type="pct"/>
          </w:tcPr>
          <w:p w14:paraId="32AAF831" w14:textId="77777777" w:rsidR="00DC5693" w:rsidRPr="007036CE" w:rsidRDefault="00DC5693" w:rsidP="00DC5693">
            <w:pPr>
              <w:pStyle w:val="GOSTTablenorm"/>
            </w:pPr>
            <w:r w:rsidRPr="007036CE">
              <w:rPr>
                <w:szCs w:val="22"/>
              </w:rPr>
              <w:t>Указывается сумма на 1-й плановый год</w:t>
            </w:r>
            <w:del w:id="3097" w:author="Сатлер Марина Викторовна" w:date="2024-07-05T16:50:00Z">
              <w:r w:rsidRPr="007036CE" w:rsidDel="00DC5693">
                <w:rPr>
                  <w:szCs w:val="22"/>
                </w:rPr>
                <w:delText xml:space="preserve"> при доведении на текущий бюджетный цикл</w:delText>
              </w:r>
            </w:del>
          </w:p>
        </w:tc>
      </w:tr>
      <w:tr w:rsidR="00DC5693" w:rsidRPr="007036CE" w14:paraId="235DBB19" w14:textId="77777777" w:rsidTr="00974EB0">
        <w:tc>
          <w:tcPr>
            <w:tcW w:w="1100" w:type="pct"/>
          </w:tcPr>
          <w:p w14:paraId="78A03B0F" w14:textId="77777777" w:rsidR="00DC5693" w:rsidRPr="007036CE" w:rsidRDefault="00DC5693" w:rsidP="00DC5693">
            <w:pPr>
              <w:pStyle w:val="GOSTTablenorm"/>
              <w:rPr>
                <w:szCs w:val="22"/>
              </w:rPr>
            </w:pPr>
            <w:ins w:id="3098" w:author="Сатлер Марина Викторовна" w:date="2024-02-13T11:46:00Z">
              <w:r w:rsidRPr="007036CE">
                <w:t>Сумма на второй год планового периода</w:t>
              </w:r>
            </w:ins>
          </w:p>
        </w:tc>
        <w:tc>
          <w:tcPr>
            <w:tcW w:w="734" w:type="pct"/>
          </w:tcPr>
          <w:p w14:paraId="3606ACDB" w14:textId="77777777" w:rsidR="00DC5693" w:rsidRPr="007036CE" w:rsidRDefault="00DC5693" w:rsidP="00DC5693">
            <w:pPr>
              <w:pStyle w:val="GOSTTablenorm"/>
              <w:rPr>
                <w:szCs w:val="22"/>
              </w:rPr>
            </w:pPr>
            <w:ins w:id="3099" w:author="Сатлер Марина Викторовна" w:date="2024-02-13T11:49:00Z">
              <w:r w:rsidRPr="007036CE">
                <w:rPr>
                  <w:b/>
                  <w:szCs w:val="24"/>
                  <w:lang w:val="en-US"/>
                </w:rPr>
                <w:t>SECTION_1</w:t>
              </w:r>
              <w:r w:rsidRPr="007036CE">
                <w:rPr>
                  <w:b/>
                  <w:szCs w:val="24"/>
                </w:rPr>
                <w:t>:</w:t>
              </w:r>
            </w:ins>
            <w:ins w:id="3100" w:author="Сатлер Марина Викторовна" w:date="2024-02-13T11:46:00Z">
              <w:r w:rsidRPr="007036CE">
                <w:t>SUM_3</w:t>
              </w:r>
            </w:ins>
          </w:p>
        </w:tc>
        <w:tc>
          <w:tcPr>
            <w:tcW w:w="519" w:type="pct"/>
          </w:tcPr>
          <w:p w14:paraId="39221185" w14:textId="77777777" w:rsidR="00DC5693" w:rsidRPr="007036CE" w:rsidRDefault="00DC5693" w:rsidP="00DC5693">
            <w:pPr>
              <w:pStyle w:val="GOSTTablenorm"/>
            </w:pPr>
            <w:r w:rsidRPr="007036CE">
              <w:rPr>
                <w:szCs w:val="22"/>
              </w:rPr>
              <w:t>Сумма</w:t>
            </w:r>
          </w:p>
        </w:tc>
        <w:tc>
          <w:tcPr>
            <w:tcW w:w="300" w:type="pct"/>
          </w:tcPr>
          <w:p w14:paraId="6B06EB7D" w14:textId="77777777" w:rsidR="00DC5693" w:rsidRPr="007036CE" w:rsidRDefault="00DC5693" w:rsidP="00DC5693">
            <w:pPr>
              <w:pStyle w:val="GOSTTablenorm"/>
            </w:pPr>
            <w:r w:rsidRPr="007036CE">
              <w:rPr>
                <w:szCs w:val="22"/>
              </w:rPr>
              <w:t>Да</w:t>
            </w:r>
          </w:p>
        </w:tc>
        <w:tc>
          <w:tcPr>
            <w:tcW w:w="308" w:type="pct"/>
          </w:tcPr>
          <w:p w14:paraId="038501E4" w14:textId="77777777" w:rsidR="00DC5693" w:rsidRPr="007036CE" w:rsidRDefault="00DC5693" w:rsidP="00DC5693">
            <w:pPr>
              <w:pStyle w:val="GOSTTablenorm"/>
            </w:pPr>
            <w:r w:rsidRPr="007036CE">
              <w:t>-</w:t>
            </w:r>
          </w:p>
        </w:tc>
        <w:tc>
          <w:tcPr>
            <w:tcW w:w="2039" w:type="pct"/>
          </w:tcPr>
          <w:p w14:paraId="20A63576" w14:textId="77777777" w:rsidR="00DC5693" w:rsidRPr="007036CE" w:rsidRDefault="00DC5693" w:rsidP="00DC5693">
            <w:pPr>
              <w:pStyle w:val="GOSTTablenorm"/>
            </w:pPr>
            <w:r w:rsidRPr="007036CE">
              <w:rPr>
                <w:szCs w:val="22"/>
              </w:rPr>
              <w:t>Указывается сумма на 2-й плановый год</w:t>
            </w:r>
            <w:del w:id="3101" w:author="Сатлер Марина Викторовна" w:date="2024-07-05T16:50:00Z">
              <w:r w:rsidRPr="007036CE" w:rsidDel="00DC5693">
                <w:rPr>
                  <w:szCs w:val="22"/>
                </w:rPr>
                <w:delText xml:space="preserve"> при доведении на текущий бюджетный цикл</w:delText>
              </w:r>
            </w:del>
          </w:p>
        </w:tc>
      </w:tr>
      <w:tr w:rsidR="00DC5693" w:rsidRPr="007036CE" w:rsidDel="00DC5693" w14:paraId="5C6FDC3F" w14:textId="77777777" w:rsidTr="00974EB0">
        <w:trPr>
          <w:del w:id="3102" w:author="Сатлер Марина Викторовна" w:date="2024-07-05T16:50:00Z"/>
        </w:trPr>
        <w:tc>
          <w:tcPr>
            <w:tcW w:w="1100" w:type="pct"/>
          </w:tcPr>
          <w:p w14:paraId="5DDF6FA5" w14:textId="77777777" w:rsidR="00DC5693" w:rsidRPr="007036CE" w:rsidDel="00DC5693" w:rsidRDefault="00DC5693" w:rsidP="00DC5693">
            <w:pPr>
              <w:pStyle w:val="GOSTTablenorm"/>
              <w:rPr>
                <w:del w:id="3103" w:author="Сатлер Марина Викторовна" w:date="2024-07-05T16:50:00Z"/>
                <w:szCs w:val="22"/>
              </w:rPr>
            </w:pPr>
          </w:p>
        </w:tc>
        <w:tc>
          <w:tcPr>
            <w:tcW w:w="734" w:type="pct"/>
          </w:tcPr>
          <w:p w14:paraId="5FCAE44E" w14:textId="77777777" w:rsidR="00DC5693" w:rsidRPr="007036CE" w:rsidDel="00DC5693" w:rsidRDefault="00DC5693" w:rsidP="00DC5693">
            <w:pPr>
              <w:pStyle w:val="GOSTTablenorm"/>
              <w:rPr>
                <w:del w:id="3104" w:author="Сатлер Марина Викторовна" w:date="2024-07-05T16:50:00Z"/>
                <w:szCs w:val="22"/>
              </w:rPr>
            </w:pPr>
          </w:p>
        </w:tc>
        <w:tc>
          <w:tcPr>
            <w:tcW w:w="519" w:type="pct"/>
          </w:tcPr>
          <w:p w14:paraId="05A57C9A" w14:textId="77777777" w:rsidR="00DC5693" w:rsidRPr="007036CE" w:rsidDel="00DC5693" w:rsidRDefault="00DC5693" w:rsidP="00DC5693">
            <w:pPr>
              <w:pStyle w:val="GOSTTablenorm"/>
              <w:rPr>
                <w:del w:id="3105" w:author="Сатлер Марина Викторовна" w:date="2024-07-05T16:50:00Z"/>
              </w:rPr>
            </w:pPr>
            <w:del w:id="3106" w:author="Сатлер Марина Викторовна" w:date="2024-07-05T16:50:00Z">
              <w:r w:rsidRPr="007036CE" w:rsidDel="00DC5693">
                <w:rPr>
                  <w:szCs w:val="22"/>
                </w:rPr>
                <w:delText>Сумма</w:delText>
              </w:r>
            </w:del>
          </w:p>
        </w:tc>
        <w:tc>
          <w:tcPr>
            <w:tcW w:w="300" w:type="pct"/>
          </w:tcPr>
          <w:p w14:paraId="38A9C184" w14:textId="77777777" w:rsidR="00DC5693" w:rsidRPr="007036CE" w:rsidDel="00DC5693" w:rsidRDefault="00DC5693" w:rsidP="00DC5693">
            <w:pPr>
              <w:pStyle w:val="GOSTTablenorm"/>
              <w:rPr>
                <w:del w:id="3107" w:author="Сатлер Марина Викторовна" w:date="2024-07-05T16:50:00Z"/>
              </w:rPr>
            </w:pPr>
            <w:del w:id="3108" w:author="Сатлер Марина Викторовна" w:date="2024-07-05T16:50:00Z">
              <w:r w:rsidRPr="007036CE" w:rsidDel="00DC5693">
                <w:rPr>
                  <w:szCs w:val="22"/>
                </w:rPr>
                <w:delText>Да</w:delText>
              </w:r>
            </w:del>
          </w:p>
        </w:tc>
        <w:tc>
          <w:tcPr>
            <w:tcW w:w="308" w:type="pct"/>
          </w:tcPr>
          <w:p w14:paraId="6371A6D0" w14:textId="77777777" w:rsidR="00DC5693" w:rsidRPr="007036CE" w:rsidDel="00DC5693" w:rsidRDefault="00DC5693" w:rsidP="00DC5693">
            <w:pPr>
              <w:pStyle w:val="GOSTTablenorm"/>
              <w:rPr>
                <w:del w:id="3109" w:author="Сатлер Марина Викторовна" w:date="2024-07-05T16:50:00Z"/>
              </w:rPr>
            </w:pPr>
            <w:del w:id="3110" w:author="Сатлер Марина Викторовна" w:date="2024-07-05T16:50:00Z">
              <w:r w:rsidRPr="007036CE" w:rsidDel="00DC5693">
                <w:delText>-</w:delText>
              </w:r>
            </w:del>
          </w:p>
        </w:tc>
        <w:tc>
          <w:tcPr>
            <w:tcW w:w="2039" w:type="pct"/>
          </w:tcPr>
          <w:p w14:paraId="1A196CCE" w14:textId="77777777" w:rsidR="00DC5693" w:rsidRPr="007036CE" w:rsidDel="00DC5693" w:rsidRDefault="00DC5693" w:rsidP="00DC5693">
            <w:pPr>
              <w:pStyle w:val="GOSTTablenorm"/>
              <w:rPr>
                <w:del w:id="3111" w:author="Сатлер Марина Викторовна" w:date="2024-07-05T16:50:00Z"/>
              </w:rPr>
            </w:pPr>
            <w:del w:id="3112" w:author="Сатлер Марина Викторовна" w:date="2024-07-05T16:50:00Z">
              <w:r w:rsidRPr="007036CE" w:rsidDel="00DC5693">
                <w:rPr>
                  <w:szCs w:val="22"/>
                </w:rPr>
                <w:delText>Указывается значение «0.00»</w:delText>
              </w:r>
            </w:del>
          </w:p>
        </w:tc>
      </w:tr>
      <w:tr w:rsidR="00DC5693" w:rsidRPr="007036CE" w14:paraId="712A6DAA" w14:textId="77777777" w:rsidTr="00974EB0">
        <w:tc>
          <w:tcPr>
            <w:tcW w:w="1100" w:type="pct"/>
          </w:tcPr>
          <w:p w14:paraId="4A614CAE" w14:textId="77777777" w:rsidR="00DC5693" w:rsidRPr="007036CE" w:rsidRDefault="00DC5693" w:rsidP="00DC5693">
            <w:pPr>
              <w:pStyle w:val="GOSTTablenorm"/>
              <w:rPr>
                <w:b/>
                <w:szCs w:val="22"/>
              </w:rPr>
            </w:pPr>
            <w:r w:rsidRPr="007036CE">
              <w:rPr>
                <w:b/>
                <w:szCs w:val="22"/>
              </w:rPr>
              <w:t>Строки документа по разделу «ЛБО»</w:t>
            </w:r>
          </w:p>
        </w:tc>
        <w:tc>
          <w:tcPr>
            <w:tcW w:w="734" w:type="pct"/>
          </w:tcPr>
          <w:p w14:paraId="11C7895A" w14:textId="77777777" w:rsidR="00DC5693" w:rsidRPr="007036CE" w:rsidRDefault="00DC5693" w:rsidP="00DC5693">
            <w:pPr>
              <w:pStyle w:val="GOSTTablenorm"/>
              <w:rPr>
                <w:b/>
                <w:szCs w:val="22"/>
              </w:rPr>
            </w:pPr>
            <w:r w:rsidRPr="007036CE">
              <w:rPr>
                <w:b/>
                <w:szCs w:val="24"/>
                <w:lang w:val="en-US"/>
              </w:rPr>
              <w:t>SECTION_2</w:t>
            </w:r>
          </w:p>
        </w:tc>
        <w:tc>
          <w:tcPr>
            <w:tcW w:w="519" w:type="pct"/>
          </w:tcPr>
          <w:p w14:paraId="2EED08E1" w14:textId="77777777" w:rsidR="00DC5693" w:rsidRPr="007036CE" w:rsidRDefault="00DC5693" w:rsidP="00DC5693">
            <w:pPr>
              <w:pStyle w:val="GOSTTablenorm"/>
            </w:pPr>
            <w:r w:rsidRPr="007036CE">
              <w:rPr>
                <w:szCs w:val="22"/>
              </w:rPr>
              <w:t>Массив</w:t>
            </w:r>
          </w:p>
        </w:tc>
        <w:tc>
          <w:tcPr>
            <w:tcW w:w="300" w:type="pct"/>
          </w:tcPr>
          <w:p w14:paraId="567A68A4" w14:textId="77777777" w:rsidR="00DC5693" w:rsidRPr="007036CE" w:rsidRDefault="00DC5693" w:rsidP="00DC5693">
            <w:pPr>
              <w:pStyle w:val="GOSTTablenorm"/>
            </w:pPr>
            <w:r w:rsidRPr="007036CE">
              <w:rPr>
                <w:szCs w:val="22"/>
              </w:rPr>
              <w:t>Нет</w:t>
            </w:r>
          </w:p>
        </w:tc>
        <w:tc>
          <w:tcPr>
            <w:tcW w:w="308" w:type="pct"/>
          </w:tcPr>
          <w:p w14:paraId="310D51AB" w14:textId="77777777" w:rsidR="00DC5693" w:rsidRPr="007036CE" w:rsidRDefault="00DC5693" w:rsidP="00DC5693">
            <w:pPr>
              <w:pStyle w:val="GOSTTablenorm"/>
            </w:pPr>
            <w:r w:rsidRPr="007036CE">
              <w:t>-</w:t>
            </w:r>
          </w:p>
        </w:tc>
        <w:tc>
          <w:tcPr>
            <w:tcW w:w="2039" w:type="pct"/>
          </w:tcPr>
          <w:p w14:paraId="6702CAC9" w14:textId="77777777" w:rsidR="00DC5693" w:rsidRPr="007036CE" w:rsidRDefault="00DC5693" w:rsidP="00DC5693">
            <w:pPr>
              <w:pStyle w:val="GOSTTablenorm"/>
            </w:pPr>
            <w:r w:rsidRPr="007036CE">
              <w:rPr>
                <w:szCs w:val="22"/>
              </w:rPr>
              <w:t>-</w:t>
            </w:r>
          </w:p>
        </w:tc>
      </w:tr>
      <w:tr w:rsidR="00DC5693" w:rsidRPr="007036CE" w14:paraId="6EFD9831" w14:textId="77777777" w:rsidTr="00974EB0">
        <w:tc>
          <w:tcPr>
            <w:tcW w:w="1100" w:type="pct"/>
          </w:tcPr>
          <w:p w14:paraId="03BDFB23" w14:textId="77777777" w:rsidR="00DC5693" w:rsidRPr="007036CE" w:rsidRDefault="00DC5693" w:rsidP="00DC5693">
            <w:pPr>
              <w:pStyle w:val="GOSTTablenorm"/>
            </w:pPr>
            <w:ins w:id="3113" w:author="Сатлер Марина Викторовна" w:date="2024-02-13T11:47:00Z">
              <w:r w:rsidRPr="007036CE">
                <w:t>Раздел</w:t>
              </w:r>
            </w:ins>
          </w:p>
        </w:tc>
        <w:tc>
          <w:tcPr>
            <w:tcW w:w="734" w:type="pct"/>
          </w:tcPr>
          <w:p w14:paraId="2A58223E" w14:textId="77777777" w:rsidR="00DC5693" w:rsidRPr="007036CE" w:rsidRDefault="00DC5693" w:rsidP="00DC5693">
            <w:pPr>
              <w:pStyle w:val="GOSTTablenorm"/>
              <w:rPr>
                <w:b/>
                <w:szCs w:val="24"/>
                <w:lang w:val="en-US"/>
              </w:rPr>
            </w:pPr>
            <w:ins w:id="3114" w:author="Сатлер Марина Викторовна" w:date="2024-02-13T11:49:00Z">
              <w:r w:rsidRPr="007036CE">
                <w:rPr>
                  <w:b/>
                  <w:szCs w:val="24"/>
                  <w:lang w:val="en-US"/>
                </w:rPr>
                <w:t>SECTION_2</w:t>
              </w:r>
              <w:r w:rsidRPr="007036CE">
                <w:rPr>
                  <w:b/>
                  <w:szCs w:val="24"/>
                </w:rPr>
                <w:t>:</w:t>
              </w:r>
            </w:ins>
            <w:ins w:id="3115" w:author="Сатлер Марина Викторовна" w:date="2024-02-13T11:47:00Z">
              <w:r w:rsidRPr="007036CE">
                <w:t>SECTION_TYPE</w:t>
              </w:r>
            </w:ins>
          </w:p>
        </w:tc>
        <w:tc>
          <w:tcPr>
            <w:tcW w:w="519" w:type="pct"/>
          </w:tcPr>
          <w:p w14:paraId="122664AA" w14:textId="77777777" w:rsidR="00DC5693" w:rsidRPr="007036CE" w:rsidRDefault="00DC5693" w:rsidP="00DC5693">
            <w:pPr>
              <w:pStyle w:val="GOSTTablenorm"/>
            </w:pPr>
            <w:ins w:id="3116" w:author="Сатлер Марина Викторовна" w:date="2024-02-13T11:47:00Z">
              <w:r w:rsidRPr="007036CE">
                <w:t>Строка</w:t>
              </w:r>
            </w:ins>
          </w:p>
        </w:tc>
        <w:tc>
          <w:tcPr>
            <w:tcW w:w="300" w:type="pct"/>
          </w:tcPr>
          <w:p w14:paraId="65F093D0" w14:textId="77777777" w:rsidR="00DC5693" w:rsidRPr="007036CE" w:rsidRDefault="00DC5693" w:rsidP="00DC5693">
            <w:pPr>
              <w:pStyle w:val="GOSTTablenorm"/>
            </w:pPr>
            <w:ins w:id="3117" w:author="Сатлер Марина Викторовна" w:date="2024-02-13T11:47:00Z">
              <w:r w:rsidRPr="007036CE">
                <w:t>Да</w:t>
              </w:r>
            </w:ins>
          </w:p>
        </w:tc>
        <w:tc>
          <w:tcPr>
            <w:tcW w:w="308" w:type="pct"/>
          </w:tcPr>
          <w:p w14:paraId="59638C65" w14:textId="77777777" w:rsidR="00DC5693" w:rsidRPr="007036CE" w:rsidRDefault="00DC5693" w:rsidP="00DC5693">
            <w:pPr>
              <w:pStyle w:val="GOSTTablenorm"/>
            </w:pPr>
            <w:ins w:id="3118" w:author="Сатлер Марина Викторовна" w:date="2024-02-13T11:47:00Z">
              <w:r w:rsidRPr="007036CE">
                <w:t>=1</w:t>
              </w:r>
            </w:ins>
          </w:p>
        </w:tc>
        <w:tc>
          <w:tcPr>
            <w:tcW w:w="2039" w:type="pct"/>
          </w:tcPr>
          <w:p w14:paraId="5B0DE5DE" w14:textId="77777777" w:rsidR="00DC5693" w:rsidRPr="007036CE" w:rsidRDefault="00DC5693" w:rsidP="00DC5693">
            <w:pPr>
              <w:pStyle w:val="GOSTTablenorm"/>
              <w:rPr>
                <w:ins w:id="3119" w:author="Сатлер Марина Викторовна" w:date="2024-02-13T11:47:00Z"/>
              </w:rPr>
            </w:pPr>
            <w:ins w:id="3120" w:author="Сатлер Марина Викторовна" w:date="2024-02-13T11:47:00Z">
              <w:r w:rsidRPr="007036CE">
                <w:t>Указывается тип раздела.</w:t>
              </w:r>
            </w:ins>
          </w:p>
          <w:p w14:paraId="3F38540F" w14:textId="23A4E481" w:rsidR="00DC5693" w:rsidRPr="007036CE" w:rsidRDefault="00DC5693" w:rsidP="00DC5693">
            <w:pPr>
              <w:pStyle w:val="GOSTTablenorm"/>
            </w:pPr>
            <w:ins w:id="3121" w:author="Сатлер Марина Викторовна" w:date="2024-02-13T11:47:00Z">
              <w:r w:rsidRPr="007036CE">
                <w:rPr>
                  <w:szCs w:val="22"/>
                </w:rPr>
                <w:t xml:space="preserve">Заполняется значением «2» </w:t>
              </w:r>
            </w:ins>
            <w:r w:rsidR="00FB1651" w:rsidRPr="007036CE">
              <w:t>–</w:t>
            </w:r>
            <w:ins w:id="3122" w:author="Сатлер Марина Викторовна" w:date="2024-02-13T11:47:00Z">
              <w:r w:rsidRPr="007036CE">
                <w:rPr>
                  <w:szCs w:val="22"/>
                </w:rPr>
                <w:t xml:space="preserve"> Лимиты бюджетных обязательств</w:t>
              </w:r>
            </w:ins>
          </w:p>
        </w:tc>
      </w:tr>
      <w:tr w:rsidR="00DC5693" w:rsidRPr="007036CE" w14:paraId="57EA8184" w14:textId="77777777" w:rsidTr="00974EB0">
        <w:tc>
          <w:tcPr>
            <w:tcW w:w="1100" w:type="pct"/>
          </w:tcPr>
          <w:p w14:paraId="11C47A5A" w14:textId="77777777" w:rsidR="00DC5693" w:rsidRPr="007036CE" w:rsidRDefault="00DC5693" w:rsidP="00DC5693">
            <w:pPr>
              <w:pStyle w:val="GOSTTablenorm"/>
              <w:rPr>
                <w:szCs w:val="22"/>
              </w:rPr>
            </w:pPr>
            <w:r w:rsidRPr="007036CE">
              <w:rPr>
                <w:szCs w:val="22"/>
              </w:rPr>
              <w:t>Идентификатор строки</w:t>
            </w:r>
          </w:p>
        </w:tc>
        <w:tc>
          <w:tcPr>
            <w:tcW w:w="734" w:type="pct"/>
          </w:tcPr>
          <w:p w14:paraId="39968D90" w14:textId="77777777" w:rsidR="00DC5693" w:rsidRPr="007036CE" w:rsidRDefault="00DC5693" w:rsidP="00DC5693">
            <w:pPr>
              <w:pStyle w:val="GOSTTablenorm"/>
              <w:rPr>
                <w:szCs w:val="24"/>
                <w:lang w:val="en-US"/>
              </w:rPr>
            </w:pPr>
            <w:ins w:id="3123" w:author="Сатлер Марина Викторовна" w:date="2024-02-13T11:49:00Z">
              <w:r w:rsidRPr="007036CE">
                <w:rPr>
                  <w:b/>
                  <w:szCs w:val="24"/>
                  <w:lang w:val="en-US"/>
                </w:rPr>
                <w:t>SECTION_2</w:t>
              </w:r>
              <w:r w:rsidRPr="007036CE">
                <w:rPr>
                  <w:b/>
                  <w:szCs w:val="24"/>
                </w:rPr>
                <w:t>:</w:t>
              </w:r>
            </w:ins>
            <w:ins w:id="3124" w:author="Сатлер Марина Викторовна" w:date="2024-06-11T14:19:00Z">
              <w:r w:rsidRPr="007036CE">
                <w:rPr>
                  <w:szCs w:val="24"/>
                  <w:lang w:val="en-US"/>
                </w:rPr>
                <w:t>id</w:t>
              </w:r>
            </w:ins>
            <w:del w:id="3125" w:author="Сатлер Марина Викторовна" w:date="2024-06-11T14:19:00Z">
              <w:r w:rsidRPr="007036CE" w:rsidDel="00240EDB">
                <w:rPr>
                  <w:szCs w:val="24"/>
                  <w:lang w:val="en-US"/>
                </w:rPr>
                <w:delText>ID</w:delText>
              </w:r>
            </w:del>
          </w:p>
        </w:tc>
        <w:tc>
          <w:tcPr>
            <w:tcW w:w="519" w:type="pct"/>
          </w:tcPr>
          <w:p w14:paraId="5FC18FFF" w14:textId="77777777" w:rsidR="00DC5693" w:rsidRPr="007036CE" w:rsidRDefault="00DC5693" w:rsidP="00DC5693">
            <w:pPr>
              <w:pStyle w:val="GOSTTablenorm"/>
            </w:pPr>
            <w:r w:rsidRPr="007036CE">
              <w:rPr>
                <w:szCs w:val="22"/>
              </w:rPr>
              <w:t>Число</w:t>
            </w:r>
          </w:p>
        </w:tc>
        <w:tc>
          <w:tcPr>
            <w:tcW w:w="300" w:type="pct"/>
          </w:tcPr>
          <w:p w14:paraId="1FBE1CCE" w14:textId="77777777" w:rsidR="00DC5693" w:rsidRPr="007036CE" w:rsidRDefault="00DC5693" w:rsidP="00DC5693">
            <w:pPr>
              <w:pStyle w:val="GOSTTablenorm"/>
            </w:pPr>
            <w:r w:rsidRPr="007036CE">
              <w:rPr>
                <w:szCs w:val="22"/>
              </w:rPr>
              <w:t>Да</w:t>
            </w:r>
          </w:p>
        </w:tc>
        <w:tc>
          <w:tcPr>
            <w:tcW w:w="308" w:type="pct"/>
          </w:tcPr>
          <w:p w14:paraId="5B63C547" w14:textId="77777777" w:rsidR="00DC5693" w:rsidRPr="007036CE" w:rsidRDefault="00DC5693" w:rsidP="00DC5693">
            <w:pPr>
              <w:pStyle w:val="GOSTTablenorm"/>
            </w:pPr>
            <w:r w:rsidRPr="007036CE">
              <w:rPr>
                <w:szCs w:val="22"/>
              </w:rPr>
              <w:t>&lt;=20</w:t>
            </w:r>
          </w:p>
        </w:tc>
        <w:tc>
          <w:tcPr>
            <w:tcW w:w="2039" w:type="pct"/>
          </w:tcPr>
          <w:p w14:paraId="1D9428B6" w14:textId="77777777" w:rsidR="00DC5693" w:rsidRPr="007036CE" w:rsidRDefault="00DC5693" w:rsidP="00DC5693">
            <w:pPr>
              <w:pStyle w:val="GOSTTablenorm"/>
            </w:pPr>
            <w:r w:rsidRPr="007036CE">
              <w:rPr>
                <w:szCs w:val="22"/>
              </w:rPr>
              <w:t>Указывается технический идентификатор строки</w:t>
            </w:r>
          </w:p>
        </w:tc>
      </w:tr>
      <w:tr w:rsidR="00DC5693" w:rsidRPr="007036CE" w14:paraId="471DE9D2" w14:textId="77777777" w:rsidTr="00974EB0">
        <w:tc>
          <w:tcPr>
            <w:tcW w:w="1100" w:type="pct"/>
          </w:tcPr>
          <w:p w14:paraId="5A779605" w14:textId="77777777" w:rsidR="00DC5693" w:rsidRPr="007036CE" w:rsidRDefault="00DC5693" w:rsidP="00DC5693">
            <w:pPr>
              <w:pStyle w:val="GOSTTablenorm"/>
              <w:rPr>
                <w:szCs w:val="22"/>
              </w:rPr>
            </w:pPr>
            <w:r w:rsidRPr="007036CE">
              <w:t>Номер строки</w:t>
            </w:r>
          </w:p>
        </w:tc>
        <w:tc>
          <w:tcPr>
            <w:tcW w:w="734" w:type="pct"/>
          </w:tcPr>
          <w:p w14:paraId="38C31B54" w14:textId="77777777" w:rsidR="00DC5693" w:rsidRPr="007036CE" w:rsidRDefault="00DC5693" w:rsidP="00DC5693">
            <w:pPr>
              <w:pStyle w:val="GOSTTablenorm"/>
              <w:rPr>
                <w:szCs w:val="24"/>
                <w:lang w:val="en-US"/>
              </w:rPr>
            </w:pPr>
            <w:ins w:id="3126" w:author="Сатлер Марина Викторовна" w:date="2024-02-13T11:49:00Z">
              <w:r w:rsidRPr="007036CE">
                <w:rPr>
                  <w:b/>
                  <w:szCs w:val="24"/>
                  <w:lang w:val="en-US"/>
                </w:rPr>
                <w:t>SECTION_2</w:t>
              </w:r>
              <w:r w:rsidRPr="007036CE">
                <w:rPr>
                  <w:b/>
                  <w:szCs w:val="24"/>
                </w:rPr>
                <w:t>:</w:t>
              </w:r>
            </w:ins>
            <w:r w:rsidRPr="007036CE">
              <w:rPr>
                <w:szCs w:val="24"/>
                <w:lang w:val="en-US"/>
              </w:rPr>
              <w:t>NUMBROW</w:t>
            </w:r>
          </w:p>
        </w:tc>
        <w:tc>
          <w:tcPr>
            <w:tcW w:w="519" w:type="pct"/>
          </w:tcPr>
          <w:p w14:paraId="2FFC335E" w14:textId="77777777" w:rsidR="00DC5693" w:rsidRPr="007036CE" w:rsidRDefault="00DC5693" w:rsidP="00DC5693">
            <w:pPr>
              <w:pStyle w:val="GOSTTablenorm"/>
            </w:pPr>
            <w:r w:rsidRPr="007036CE">
              <w:rPr>
                <w:szCs w:val="22"/>
              </w:rPr>
              <w:t>Строка</w:t>
            </w:r>
          </w:p>
        </w:tc>
        <w:tc>
          <w:tcPr>
            <w:tcW w:w="300" w:type="pct"/>
          </w:tcPr>
          <w:p w14:paraId="794B6C6B" w14:textId="77777777" w:rsidR="00DC5693" w:rsidRPr="007036CE" w:rsidRDefault="00DC5693" w:rsidP="00DC5693">
            <w:pPr>
              <w:pStyle w:val="GOSTTablenorm"/>
            </w:pPr>
            <w:r w:rsidRPr="007036CE">
              <w:rPr>
                <w:szCs w:val="22"/>
              </w:rPr>
              <w:t>Да</w:t>
            </w:r>
          </w:p>
        </w:tc>
        <w:tc>
          <w:tcPr>
            <w:tcW w:w="308" w:type="pct"/>
          </w:tcPr>
          <w:p w14:paraId="5D8B4BD1" w14:textId="77777777" w:rsidR="00DC5693" w:rsidRPr="007036CE" w:rsidRDefault="00DC5693" w:rsidP="00DC5693">
            <w:pPr>
              <w:pStyle w:val="GOSTTablenorm"/>
            </w:pPr>
            <w:r w:rsidRPr="007036CE">
              <w:rPr>
                <w:szCs w:val="22"/>
                <w:lang w:val="en-US"/>
              </w:rPr>
              <w:t>&lt;=20</w:t>
            </w:r>
          </w:p>
        </w:tc>
        <w:tc>
          <w:tcPr>
            <w:tcW w:w="2039" w:type="pct"/>
          </w:tcPr>
          <w:p w14:paraId="43E87003" w14:textId="77777777" w:rsidR="00DC5693" w:rsidRPr="007036CE" w:rsidRDefault="00DC5693" w:rsidP="00DC5693">
            <w:pPr>
              <w:pStyle w:val="GOSTTablenorm"/>
            </w:pPr>
            <w:r w:rsidRPr="007036CE">
              <w:rPr>
                <w:szCs w:val="22"/>
              </w:rPr>
              <w:t>Указывается порядковый номер строки по разделу «ЛБО»</w:t>
            </w:r>
          </w:p>
        </w:tc>
      </w:tr>
      <w:tr w:rsidR="00DC5693" w:rsidRPr="007036CE" w14:paraId="62232A87" w14:textId="77777777" w:rsidTr="00974EB0">
        <w:tc>
          <w:tcPr>
            <w:tcW w:w="1100" w:type="pct"/>
          </w:tcPr>
          <w:p w14:paraId="61A0091C" w14:textId="77777777" w:rsidR="00DC5693" w:rsidRPr="007036CE" w:rsidRDefault="00DC5693" w:rsidP="00DC5693">
            <w:pPr>
              <w:pStyle w:val="GOSTTablenorm"/>
            </w:pPr>
            <w:r w:rsidRPr="007036CE">
              <w:rPr>
                <w:szCs w:val="22"/>
              </w:rPr>
              <w:t>Признак детальной строки</w:t>
            </w:r>
          </w:p>
        </w:tc>
        <w:tc>
          <w:tcPr>
            <w:tcW w:w="734" w:type="pct"/>
          </w:tcPr>
          <w:p w14:paraId="538A5F9F" w14:textId="77777777" w:rsidR="00DC5693" w:rsidRPr="007036CE" w:rsidRDefault="00DC5693" w:rsidP="00DC5693">
            <w:pPr>
              <w:pStyle w:val="GOSTTablenorm"/>
              <w:rPr>
                <w:szCs w:val="24"/>
                <w:lang w:val="en-US"/>
              </w:rPr>
            </w:pPr>
            <w:ins w:id="3127" w:author="Сатлер Марина Викторовна" w:date="2024-02-13T11:49:00Z">
              <w:r w:rsidRPr="007036CE">
                <w:rPr>
                  <w:b/>
                  <w:szCs w:val="24"/>
                  <w:lang w:val="en-US"/>
                </w:rPr>
                <w:t>SECTION_2</w:t>
              </w:r>
              <w:r w:rsidRPr="007036CE">
                <w:rPr>
                  <w:b/>
                  <w:szCs w:val="24"/>
                </w:rPr>
                <w:t>:</w:t>
              </w:r>
            </w:ins>
            <w:r w:rsidRPr="007036CE">
              <w:t>SIGNKB</w:t>
            </w:r>
            <w:r w:rsidRPr="007036CE">
              <w:lastRenderedPageBreak/>
              <w:t>K</w:t>
            </w:r>
          </w:p>
        </w:tc>
        <w:tc>
          <w:tcPr>
            <w:tcW w:w="519" w:type="pct"/>
          </w:tcPr>
          <w:p w14:paraId="7E83388A" w14:textId="77777777" w:rsidR="00DC5693" w:rsidRPr="007036CE" w:rsidRDefault="00DC5693" w:rsidP="00DC5693">
            <w:pPr>
              <w:pStyle w:val="GOSTTablenorm"/>
            </w:pPr>
            <w:r w:rsidRPr="007036CE">
              <w:rPr>
                <w:szCs w:val="22"/>
              </w:rPr>
              <w:lastRenderedPageBreak/>
              <w:t>Строка</w:t>
            </w:r>
          </w:p>
        </w:tc>
        <w:tc>
          <w:tcPr>
            <w:tcW w:w="300" w:type="pct"/>
          </w:tcPr>
          <w:p w14:paraId="0B1D07EA" w14:textId="77777777" w:rsidR="00DC5693" w:rsidRPr="007036CE" w:rsidRDefault="00DC5693" w:rsidP="00DC5693">
            <w:pPr>
              <w:pStyle w:val="GOSTTablenorm"/>
            </w:pPr>
            <w:r w:rsidRPr="007036CE">
              <w:rPr>
                <w:szCs w:val="22"/>
              </w:rPr>
              <w:t>Да</w:t>
            </w:r>
          </w:p>
        </w:tc>
        <w:tc>
          <w:tcPr>
            <w:tcW w:w="308" w:type="pct"/>
          </w:tcPr>
          <w:p w14:paraId="73C54032" w14:textId="77777777" w:rsidR="00DC5693" w:rsidRPr="007036CE" w:rsidRDefault="00DC5693" w:rsidP="00DC5693">
            <w:pPr>
              <w:pStyle w:val="GOSTTablenorm"/>
            </w:pPr>
            <w:r w:rsidRPr="007036CE">
              <w:rPr>
                <w:szCs w:val="22"/>
              </w:rPr>
              <w:t>=1</w:t>
            </w:r>
          </w:p>
        </w:tc>
        <w:tc>
          <w:tcPr>
            <w:tcW w:w="2039" w:type="pct"/>
          </w:tcPr>
          <w:p w14:paraId="713CB419" w14:textId="77777777" w:rsidR="00DC5693" w:rsidRPr="007036CE" w:rsidRDefault="00DC5693" w:rsidP="00DC5693">
            <w:pPr>
              <w:pStyle w:val="GOSTTablenorm"/>
              <w:rPr>
                <w:szCs w:val="22"/>
              </w:rPr>
            </w:pPr>
            <w:r w:rsidRPr="007036CE">
              <w:rPr>
                <w:szCs w:val="22"/>
              </w:rPr>
              <w:t>Указывается признак детальной строки.</w:t>
            </w:r>
          </w:p>
          <w:p w14:paraId="40D61FB0" w14:textId="77777777" w:rsidR="00DC5693" w:rsidRPr="007036CE" w:rsidRDefault="00DC5693" w:rsidP="00DC5693">
            <w:pPr>
              <w:pStyle w:val="GOSTTablenorm"/>
              <w:rPr>
                <w:szCs w:val="22"/>
              </w:rPr>
            </w:pPr>
            <w:r w:rsidRPr="007036CE">
              <w:rPr>
                <w:szCs w:val="22"/>
              </w:rPr>
              <w:lastRenderedPageBreak/>
              <w:t>Возможные значения:</w:t>
            </w:r>
          </w:p>
          <w:p w14:paraId="718A7F79" w14:textId="77777777" w:rsidR="00DC5693" w:rsidRPr="007036CE" w:rsidRDefault="00DC5693" w:rsidP="00DC5693">
            <w:pPr>
              <w:pStyle w:val="GOSTTableListMark1"/>
              <w:numPr>
                <w:ilvl w:val="0"/>
                <w:numId w:val="2"/>
              </w:numPr>
            </w:pPr>
            <w:r w:rsidRPr="007036CE">
              <w:t>«N» – детализированный КБК;</w:t>
            </w:r>
          </w:p>
          <w:p w14:paraId="69492B4F" w14:textId="77777777" w:rsidR="00DC5693" w:rsidRPr="007036CE" w:rsidRDefault="00DC5693" w:rsidP="00DC5693">
            <w:pPr>
              <w:pStyle w:val="GOSTTableListMark1"/>
              <w:numPr>
                <w:ilvl w:val="0"/>
                <w:numId w:val="2"/>
              </w:numPr>
            </w:pPr>
            <w:r w:rsidRPr="007036CE">
              <w:t>«X» – недетализированный КБК;</w:t>
            </w:r>
          </w:p>
          <w:p w14:paraId="370F5456" w14:textId="77777777" w:rsidR="00DC5693" w:rsidRPr="007036CE" w:rsidRDefault="00DC5693" w:rsidP="00DC5693">
            <w:pPr>
              <w:pStyle w:val="GOSTTableListMark1"/>
              <w:numPr>
                <w:ilvl w:val="0"/>
                <w:numId w:val="2"/>
              </w:numPr>
            </w:pPr>
            <w:r w:rsidRPr="007036CE">
              <w:t>«Y» – итоговая строка раздела документа</w:t>
            </w:r>
          </w:p>
        </w:tc>
      </w:tr>
      <w:tr w:rsidR="00DC5693" w:rsidRPr="007036CE" w14:paraId="6DFBAD46" w14:textId="77777777" w:rsidTr="00974EB0">
        <w:tc>
          <w:tcPr>
            <w:tcW w:w="1100" w:type="pct"/>
          </w:tcPr>
          <w:p w14:paraId="7A235B39" w14:textId="77777777" w:rsidR="00DC5693" w:rsidRPr="007036CE" w:rsidRDefault="00DC5693" w:rsidP="00DC5693">
            <w:pPr>
              <w:pStyle w:val="GOSTTablenorm"/>
              <w:rPr>
                <w:szCs w:val="22"/>
              </w:rPr>
            </w:pPr>
            <w:r w:rsidRPr="007036CE">
              <w:rPr>
                <w:szCs w:val="22"/>
              </w:rPr>
              <w:lastRenderedPageBreak/>
              <w:t>КБК</w:t>
            </w:r>
          </w:p>
        </w:tc>
        <w:tc>
          <w:tcPr>
            <w:tcW w:w="734" w:type="pct"/>
          </w:tcPr>
          <w:p w14:paraId="396FA646" w14:textId="77777777" w:rsidR="00DC5693" w:rsidRPr="007036CE" w:rsidRDefault="00DC5693" w:rsidP="00DC5693">
            <w:pPr>
              <w:pStyle w:val="GOSTTablenorm"/>
            </w:pPr>
            <w:ins w:id="3128" w:author="Сатлер Марина Викторовна" w:date="2024-02-13T11:49:00Z">
              <w:r w:rsidRPr="007036CE">
                <w:rPr>
                  <w:b/>
                  <w:szCs w:val="24"/>
                  <w:lang w:val="en-US"/>
                </w:rPr>
                <w:t>SECTION_2</w:t>
              </w:r>
              <w:r w:rsidRPr="007036CE">
                <w:rPr>
                  <w:b/>
                  <w:szCs w:val="24"/>
                </w:rPr>
                <w:t>:</w:t>
              </w:r>
            </w:ins>
            <w:r w:rsidRPr="007036CE">
              <w:rPr>
                <w:szCs w:val="24"/>
                <w:lang w:val="en-US"/>
              </w:rPr>
              <w:t>KBK</w:t>
            </w:r>
          </w:p>
        </w:tc>
        <w:tc>
          <w:tcPr>
            <w:tcW w:w="519" w:type="pct"/>
          </w:tcPr>
          <w:p w14:paraId="0B4A9BFB" w14:textId="77777777" w:rsidR="00DC5693" w:rsidRPr="007036CE" w:rsidRDefault="00DC5693" w:rsidP="00DC5693">
            <w:pPr>
              <w:pStyle w:val="GOSTTablenorm"/>
            </w:pPr>
            <w:r w:rsidRPr="007036CE">
              <w:rPr>
                <w:szCs w:val="22"/>
              </w:rPr>
              <w:t>Строка</w:t>
            </w:r>
          </w:p>
        </w:tc>
        <w:tc>
          <w:tcPr>
            <w:tcW w:w="300" w:type="pct"/>
          </w:tcPr>
          <w:p w14:paraId="484EA9C6" w14:textId="77777777" w:rsidR="00DC5693" w:rsidRPr="007036CE" w:rsidRDefault="00DC5693" w:rsidP="00DC5693">
            <w:pPr>
              <w:pStyle w:val="GOSTTablenorm"/>
            </w:pPr>
            <w:r w:rsidRPr="007036CE">
              <w:rPr>
                <w:szCs w:val="22"/>
              </w:rPr>
              <w:t>Да</w:t>
            </w:r>
          </w:p>
        </w:tc>
        <w:tc>
          <w:tcPr>
            <w:tcW w:w="308" w:type="pct"/>
          </w:tcPr>
          <w:p w14:paraId="0CD3F69C" w14:textId="77777777" w:rsidR="00DC5693" w:rsidRPr="007036CE" w:rsidRDefault="00DC5693" w:rsidP="00DC5693">
            <w:pPr>
              <w:pStyle w:val="GOSTTablenorm"/>
            </w:pPr>
            <w:r w:rsidRPr="007036CE">
              <w:rPr>
                <w:szCs w:val="22"/>
              </w:rPr>
              <w:t>=20</w:t>
            </w:r>
          </w:p>
        </w:tc>
        <w:tc>
          <w:tcPr>
            <w:tcW w:w="2039" w:type="pct"/>
          </w:tcPr>
          <w:p w14:paraId="3AA884CE" w14:textId="77777777" w:rsidR="00DC5693" w:rsidRPr="007036CE" w:rsidRDefault="00DC5693" w:rsidP="00DC5693">
            <w:pPr>
              <w:pStyle w:val="GOSTTablenorm"/>
            </w:pPr>
            <w:r w:rsidRPr="007036CE">
              <w:rPr>
                <w:szCs w:val="22"/>
              </w:rPr>
              <w:t>Указывается код по бюджетной классификации для отражения операции на ЛС ГРБС</w:t>
            </w:r>
          </w:p>
        </w:tc>
      </w:tr>
      <w:tr w:rsidR="00DC5693" w:rsidRPr="007036CE" w14:paraId="6FA046D2" w14:textId="77777777" w:rsidTr="00974EB0">
        <w:tc>
          <w:tcPr>
            <w:tcW w:w="1100" w:type="pct"/>
          </w:tcPr>
          <w:p w14:paraId="6B33397C" w14:textId="77777777" w:rsidR="00DC5693" w:rsidRPr="007036CE" w:rsidRDefault="00DC5693" w:rsidP="00DC5693">
            <w:pPr>
              <w:pStyle w:val="GOSTTablenorm"/>
              <w:rPr>
                <w:szCs w:val="22"/>
              </w:rPr>
            </w:pPr>
            <w:r w:rsidRPr="007036CE">
              <w:rPr>
                <w:szCs w:val="22"/>
              </w:rPr>
              <w:t>Тип КБК</w:t>
            </w:r>
          </w:p>
        </w:tc>
        <w:tc>
          <w:tcPr>
            <w:tcW w:w="734" w:type="pct"/>
          </w:tcPr>
          <w:p w14:paraId="273128FC" w14:textId="77777777" w:rsidR="00DC5693" w:rsidRPr="007036CE" w:rsidRDefault="00DC5693" w:rsidP="00DC5693">
            <w:pPr>
              <w:pStyle w:val="GOSTTablenorm"/>
              <w:rPr>
                <w:szCs w:val="24"/>
                <w:lang w:val="en-US"/>
              </w:rPr>
            </w:pPr>
            <w:ins w:id="3129" w:author="Сатлер Марина Викторовна" w:date="2024-02-13T11:50:00Z">
              <w:r w:rsidRPr="007036CE">
                <w:rPr>
                  <w:b/>
                  <w:szCs w:val="24"/>
                  <w:lang w:val="en-US"/>
                </w:rPr>
                <w:t>SECTION_2</w:t>
              </w:r>
              <w:r w:rsidRPr="007036CE">
                <w:rPr>
                  <w:b/>
                  <w:szCs w:val="24"/>
                </w:rPr>
                <w:t>:</w:t>
              </w:r>
            </w:ins>
            <w:r w:rsidRPr="007036CE">
              <w:rPr>
                <w:szCs w:val="24"/>
              </w:rPr>
              <w:t>TYPEKBK</w:t>
            </w:r>
          </w:p>
        </w:tc>
        <w:tc>
          <w:tcPr>
            <w:tcW w:w="519" w:type="pct"/>
          </w:tcPr>
          <w:p w14:paraId="23FE046B" w14:textId="77777777" w:rsidR="00DC5693" w:rsidRPr="007036CE" w:rsidRDefault="00DC5693" w:rsidP="00DC5693">
            <w:pPr>
              <w:pStyle w:val="GOSTTablenorm"/>
            </w:pPr>
            <w:r w:rsidRPr="007036CE">
              <w:rPr>
                <w:szCs w:val="22"/>
              </w:rPr>
              <w:t>Строка</w:t>
            </w:r>
          </w:p>
        </w:tc>
        <w:tc>
          <w:tcPr>
            <w:tcW w:w="300" w:type="pct"/>
          </w:tcPr>
          <w:p w14:paraId="62FC518A" w14:textId="77777777" w:rsidR="00DC5693" w:rsidRPr="007036CE" w:rsidRDefault="00DC5693" w:rsidP="00DC5693">
            <w:pPr>
              <w:pStyle w:val="GOSTTablenorm"/>
            </w:pPr>
            <w:r w:rsidRPr="007036CE">
              <w:rPr>
                <w:szCs w:val="22"/>
              </w:rPr>
              <w:t>Да</w:t>
            </w:r>
          </w:p>
        </w:tc>
        <w:tc>
          <w:tcPr>
            <w:tcW w:w="308" w:type="pct"/>
          </w:tcPr>
          <w:p w14:paraId="04D0FEB7" w14:textId="77777777" w:rsidR="00DC5693" w:rsidRPr="007036CE" w:rsidRDefault="00DC5693" w:rsidP="00DC5693">
            <w:pPr>
              <w:pStyle w:val="GOSTTablenorm"/>
            </w:pPr>
            <w:r w:rsidRPr="007036CE">
              <w:rPr>
                <w:szCs w:val="22"/>
              </w:rPr>
              <w:t>=2</w:t>
            </w:r>
          </w:p>
        </w:tc>
        <w:tc>
          <w:tcPr>
            <w:tcW w:w="2039" w:type="pct"/>
          </w:tcPr>
          <w:p w14:paraId="60C87551" w14:textId="77777777" w:rsidR="00DC5693" w:rsidRPr="007036CE" w:rsidRDefault="00DC5693" w:rsidP="00DC5693">
            <w:pPr>
              <w:pStyle w:val="GOSTTablenorm"/>
              <w:rPr>
                <w:bCs/>
                <w:szCs w:val="22"/>
              </w:rPr>
            </w:pPr>
            <w:r w:rsidRPr="007036CE">
              <w:rPr>
                <w:bCs/>
                <w:szCs w:val="22"/>
              </w:rPr>
              <w:t>Указывается тип кода по бюджетной классификации.</w:t>
            </w:r>
          </w:p>
          <w:p w14:paraId="05497F2B" w14:textId="0EEB026C" w:rsidR="00DC5693" w:rsidRPr="007036CE" w:rsidRDefault="00DC5693" w:rsidP="00DC5693">
            <w:pPr>
              <w:pStyle w:val="GOSTTablenorm"/>
            </w:pPr>
            <w:r w:rsidRPr="007036CE">
              <w:rPr>
                <w:bCs/>
                <w:szCs w:val="22"/>
              </w:rPr>
              <w:t xml:space="preserve">Заполняется значением «11» </w:t>
            </w:r>
            <w:r w:rsidR="00FB1651" w:rsidRPr="007036CE">
              <w:t>–</w:t>
            </w:r>
            <w:r w:rsidRPr="007036CE">
              <w:rPr>
                <w:bCs/>
                <w:szCs w:val="22"/>
              </w:rPr>
              <w:t xml:space="preserve"> Лимитируемые расходы</w:t>
            </w:r>
          </w:p>
        </w:tc>
      </w:tr>
      <w:tr w:rsidR="00DC5693" w:rsidRPr="007036CE" w14:paraId="58D26D0A" w14:textId="77777777" w:rsidTr="00974EB0">
        <w:tc>
          <w:tcPr>
            <w:tcW w:w="1100" w:type="pct"/>
          </w:tcPr>
          <w:p w14:paraId="72C9DAF3" w14:textId="77777777" w:rsidR="00DC5693" w:rsidRPr="007036CE" w:rsidRDefault="00DC5693" w:rsidP="00DC5693">
            <w:pPr>
              <w:pStyle w:val="GOSTTablenorm"/>
              <w:rPr>
                <w:szCs w:val="22"/>
              </w:rPr>
            </w:pPr>
            <w:r w:rsidRPr="007036CE">
              <w:rPr>
                <w:szCs w:val="22"/>
              </w:rPr>
              <w:t>Код цели</w:t>
            </w:r>
          </w:p>
        </w:tc>
        <w:tc>
          <w:tcPr>
            <w:tcW w:w="734" w:type="pct"/>
          </w:tcPr>
          <w:p w14:paraId="44E19570" w14:textId="77777777" w:rsidR="00DC5693" w:rsidRPr="007036CE" w:rsidRDefault="00DC5693" w:rsidP="00DC5693">
            <w:pPr>
              <w:pStyle w:val="GOSTTablenorm"/>
              <w:rPr>
                <w:szCs w:val="24"/>
              </w:rPr>
            </w:pPr>
            <w:ins w:id="3130" w:author="Сатлер Марина Викторовна" w:date="2024-02-13T11:50:00Z">
              <w:r w:rsidRPr="007036CE">
                <w:rPr>
                  <w:b/>
                  <w:szCs w:val="24"/>
                  <w:lang w:val="en-US"/>
                </w:rPr>
                <w:t>SECTION_2</w:t>
              </w:r>
              <w:r w:rsidRPr="007036CE">
                <w:rPr>
                  <w:b/>
                  <w:szCs w:val="24"/>
                </w:rPr>
                <w:t>:</w:t>
              </w:r>
            </w:ins>
            <w:r w:rsidRPr="007036CE">
              <w:rPr>
                <w:szCs w:val="24"/>
              </w:rPr>
              <w:t>TARGETCODE</w:t>
            </w:r>
          </w:p>
        </w:tc>
        <w:tc>
          <w:tcPr>
            <w:tcW w:w="519" w:type="pct"/>
          </w:tcPr>
          <w:p w14:paraId="1D2EB897" w14:textId="77777777" w:rsidR="00DC5693" w:rsidRPr="007036CE" w:rsidRDefault="00DC5693" w:rsidP="00DC5693">
            <w:pPr>
              <w:pStyle w:val="GOSTTablenorm"/>
            </w:pPr>
            <w:r w:rsidRPr="007036CE">
              <w:rPr>
                <w:szCs w:val="22"/>
              </w:rPr>
              <w:t>Строка</w:t>
            </w:r>
          </w:p>
        </w:tc>
        <w:tc>
          <w:tcPr>
            <w:tcW w:w="300" w:type="pct"/>
          </w:tcPr>
          <w:p w14:paraId="246C3699" w14:textId="77777777" w:rsidR="00DC5693" w:rsidRPr="007036CE" w:rsidRDefault="00DC5693" w:rsidP="00DC5693">
            <w:pPr>
              <w:pStyle w:val="GOSTTablenorm"/>
            </w:pPr>
            <w:r w:rsidRPr="007036CE">
              <w:rPr>
                <w:szCs w:val="22"/>
              </w:rPr>
              <w:t>Нет</w:t>
            </w:r>
          </w:p>
        </w:tc>
        <w:tc>
          <w:tcPr>
            <w:tcW w:w="308" w:type="pct"/>
          </w:tcPr>
          <w:p w14:paraId="667758D5" w14:textId="77777777" w:rsidR="00DC5693" w:rsidRPr="007036CE" w:rsidRDefault="00DC5693" w:rsidP="00DC5693">
            <w:pPr>
              <w:pStyle w:val="GOSTTablenorm"/>
            </w:pPr>
            <w:r w:rsidRPr="007036CE">
              <w:rPr>
                <w:szCs w:val="22"/>
                <w:lang w:val="en-US"/>
              </w:rPr>
              <w:t>&lt;=25</w:t>
            </w:r>
          </w:p>
        </w:tc>
        <w:tc>
          <w:tcPr>
            <w:tcW w:w="2039" w:type="pct"/>
          </w:tcPr>
          <w:p w14:paraId="0B97C7A3" w14:textId="77777777" w:rsidR="00DC5693" w:rsidRPr="007036CE" w:rsidRDefault="00DC5693" w:rsidP="00DC5693">
            <w:pPr>
              <w:pStyle w:val="GOSTTablenorm"/>
            </w:pPr>
            <w:r w:rsidRPr="007036CE">
              <w:rPr>
                <w:bCs/>
                <w:szCs w:val="22"/>
              </w:rPr>
              <w:t>Указывается код цели (аналитический код) для отражения операции на ЛС ГРБС (при наличии)</w:t>
            </w:r>
          </w:p>
        </w:tc>
      </w:tr>
      <w:tr w:rsidR="00DC5693" w:rsidRPr="007036CE" w14:paraId="11A16AF3" w14:textId="77777777" w:rsidTr="00974EB0">
        <w:tc>
          <w:tcPr>
            <w:tcW w:w="1100" w:type="pct"/>
          </w:tcPr>
          <w:p w14:paraId="1BADF4A6" w14:textId="77777777" w:rsidR="00DC5693" w:rsidRPr="007036CE" w:rsidRDefault="00DC5693" w:rsidP="00DC5693">
            <w:pPr>
              <w:pStyle w:val="GOSTTablenorm"/>
              <w:rPr>
                <w:szCs w:val="22"/>
              </w:rPr>
            </w:pPr>
            <w:r w:rsidRPr="007036CE">
              <w:rPr>
                <w:szCs w:val="22"/>
              </w:rPr>
              <w:t>Укрупненный КБК</w:t>
            </w:r>
          </w:p>
        </w:tc>
        <w:tc>
          <w:tcPr>
            <w:tcW w:w="734" w:type="pct"/>
          </w:tcPr>
          <w:p w14:paraId="7B8F39E0" w14:textId="77777777" w:rsidR="00DC5693" w:rsidRPr="007036CE" w:rsidRDefault="00DC5693" w:rsidP="00DC5693">
            <w:pPr>
              <w:pStyle w:val="GOSTTablenorm"/>
              <w:rPr>
                <w:szCs w:val="24"/>
              </w:rPr>
            </w:pPr>
            <w:ins w:id="3131" w:author="Сатлер Марина Викторовна" w:date="2024-02-13T11:50:00Z">
              <w:r w:rsidRPr="007036CE">
                <w:rPr>
                  <w:b/>
                  <w:szCs w:val="24"/>
                  <w:lang w:val="en-US"/>
                </w:rPr>
                <w:t>SECTION_2</w:t>
              </w:r>
              <w:r w:rsidRPr="007036CE">
                <w:rPr>
                  <w:b/>
                  <w:szCs w:val="24"/>
                </w:rPr>
                <w:t>:</w:t>
              </w:r>
            </w:ins>
            <w:r w:rsidRPr="007036CE">
              <w:rPr>
                <w:szCs w:val="24"/>
              </w:rPr>
              <w:t>NULLKBK</w:t>
            </w:r>
          </w:p>
        </w:tc>
        <w:tc>
          <w:tcPr>
            <w:tcW w:w="519" w:type="pct"/>
          </w:tcPr>
          <w:p w14:paraId="40AC41B5" w14:textId="77777777" w:rsidR="00DC5693" w:rsidRPr="007036CE" w:rsidRDefault="00DC5693" w:rsidP="00DC5693">
            <w:pPr>
              <w:pStyle w:val="GOSTTablenorm"/>
            </w:pPr>
            <w:r w:rsidRPr="007036CE">
              <w:rPr>
                <w:szCs w:val="22"/>
              </w:rPr>
              <w:t>Строка</w:t>
            </w:r>
          </w:p>
        </w:tc>
        <w:tc>
          <w:tcPr>
            <w:tcW w:w="300" w:type="pct"/>
          </w:tcPr>
          <w:p w14:paraId="2B6195FF" w14:textId="77777777" w:rsidR="00DC5693" w:rsidRPr="007036CE" w:rsidRDefault="00DC5693" w:rsidP="00DC5693">
            <w:pPr>
              <w:pStyle w:val="GOSTTablenorm"/>
            </w:pPr>
            <w:r w:rsidRPr="007036CE">
              <w:rPr>
                <w:szCs w:val="22"/>
              </w:rPr>
              <w:t>Да</w:t>
            </w:r>
          </w:p>
        </w:tc>
        <w:tc>
          <w:tcPr>
            <w:tcW w:w="308" w:type="pct"/>
          </w:tcPr>
          <w:p w14:paraId="59C417ED" w14:textId="77777777" w:rsidR="00DC5693" w:rsidRPr="007036CE" w:rsidRDefault="00DC5693" w:rsidP="00DC5693">
            <w:pPr>
              <w:pStyle w:val="GOSTTablenorm"/>
            </w:pPr>
            <w:r w:rsidRPr="007036CE">
              <w:rPr>
                <w:szCs w:val="22"/>
              </w:rPr>
              <w:t>=20</w:t>
            </w:r>
          </w:p>
        </w:tc>
        <w:tc>
          <w:tcPr>
            <w:tcW w:w="2039" w:type="pct"/>
          </w:tcPr>
          <w:p w14:paraId="52D6B317" w14:textId="77777777" w:rsidR="00DC5693" w:rsidRPr="007036CE" w:rsidRDefault="00DC5693" w:rsidP="00DC5693">
            <w:pPr>
              <w:pStyle w:val="GOSTTablenorm"/>
            </w:pPr>
            <w:r w:rsidRPr="007036CE">
              <w:rPr>
                <w:szCs w:val="22"/>
              </w:rPr>
              <w:t>Указывается укрупненный код по бюджетной классификации.</w:t>
            </w:r>
          </w:p>
        </w:tc>
      </w:tr>
      <w:tr w:rsidR="00DC5693" w:rsidRPr="007036CE" w14:paraId="2F833DDF" w14:textId="77777777" w:rsidTr="00974EB0">
        <w:tc>
          <w:tcPr>
            <w:tcW w:w="1100" w:type="pct"/>
          </w:tcPr>
          <w:p w14:paraId="7890ADD6" w14:textId="77777777" w:rsidR="00DC5693" w:rsidRPr="007036CE" w:rsidRDefault="00DC5693" w:rsidP="00DC5693">
            <w:pPr>
              <w:pStyle w:val="GOSTTablenorm"/>
              <w:rPr>
                <w:szCs w:val="22"/>
              </w:rPr>
            </w:pPr>
            <w:r w:rsidRPr="007036CE">
              <w:rPr>
                <w:szCs w:val="22"/>
              </w:rPr>
              <w:t>Номер лицевого счета</w:t>
            </w:r>
          </w:p>
        </w:tc>
        <w:tc>
          <w:tcPr>
            <w:tcW w:w="734" w:type="pct"/>
          </w:tcPr>
          <w:p w14:paraId="6169E878" w14:textId="77777777" w:rsidR="00DC5693" w:rsidRPr="007036CE" w:rsidRDefault="00DC5693" w:rsidP="00DC5693">
            <w:pPr>
              <w:pStyle w:val="GOSTTablenorm"/>
              <w:rPr>
                <w:szCs w:val="24"/>
              </w:rPr>
            </w:pPr>
            <w:ins w:id="3132" w:author="Сатлер Марина Викторовна" w:date="2024-02-13T11:50:00Z">
              <w:r w:rsidRPr="007036CE">
                <w:rPr>
                  <w:b/>
                  <w:szCs w:val="24"/>
                  <w:lang w:val="en-US"/>
                </w:rPr>
                <w:t>SECTION_2</w:t>
              </w:r>
              <w:r w:rsidRPr="007036CE">
                <w:rPr>
                  <w:b/>
                  <w:szCs w:val="24"/>
                </w:rPr>
                <w:t>:</w:t>
              </w:r>
            </w:ins>
            <w:r w:rsidRPr="007036CE">
              <w:rPr>
                <w:szCs w:val="24"/>
                <w:lang w:val="en-US"/>
              </w:rPr>
              <w:t>PA</w:t>
            </w:r>
          </w:p>
        </w:tc>
        <w:tc>
          <w:tcPr>
            <w:tcW w:w="519" w:type="pct"/>
          </w:tcPr>
          <w:p w14:paraId="37083C01" w14:textId="77777777" w:rsidR="00DC5693" w:rsidRPr="007036CE" w:rsidRDefault="00DC5693" w:rsidP="00DC5693">
            <w:pPr>
              <w:pStyle w:val="GOSTTablenorm"/>
            </w:pPr>
            <w:r w:rsidRPr="007036CE">
              <w:rPr>
                <w:szCs w:val="22"/>
              </w:rPr>
              <w:t>Строка</w:t>
            </w:r>
          </w:p>
        </w:tc>
        <w:tc>
          <w:tcPr>
            <w:tcW w:w="300" w:type="pct"/>
          </w:tcPr>
          <w:p w14:paraId="51F2C83B" w14:textId="77777777" w:rsidR="00DC5693" w:rsidRPr="007036CE" w:rsidRDefault="00DC5693" w:rsidP="00DC5693">
            <w:pPr>
              <w:pStyle w:val="GOSTTablenorm"/>
            </w:pPr>
            <w:r w:rsidRPr="007036CE">
              <w:rPr>
                <w:szCs w:val="22"/>
              </w:rPr>
              <w:t>Да</w:t>
            </w:r>
          </w:p>
        </w:tc>
        <w:tc>
          <w:tcPr>
            <w:tcW w:w="308" w:type="pct"/>
          </w:tcPr>
          <w:p w14:paraId="69F85F6A" w14:textId="77777777" w:rsidR="00DC5693" w:rsidRPr="007036CE" w:rsidRDefault="00DC5693" w:rsidP="00DC5693">
            <w:pPr>
              <w:pStyle w:val="GOSTTablenorm"/>
            </w:pPr>
            <w:r w:rsidRPr="007036CE">
              <w:rPr>
                <w:szCs w:val="22"/>
              </w:rPr>
              <w:t>=11</w:t>
            </w:r>
          </w:p>
        </w:tc>
        <w:tc>
          <w:tcPr>
            <w:tcW w:w="2039" w:type="pct"/>
          </w:tcPr>
          <w:p w14:paraId="7871597E" w14:textId="77777777" w:rsidR="00DC5693" w:rsidRPr="007036CE" w:rsidRDefault="00DC5693" w:rsidP="00DC5693">
            <w:pPr>
              <w:pStyle w:val="GOSTTablenorm"/>
            </w:pPr>
            <w:r w:rsidRPr="007036CE">
              <w:rPr>
                <w:szCs w:val="22"/>
              </w:rPr>
              <w:t>Указывается номер лицевого счета ГРБС</w:t>
            </w:r>
          </w:p>
        </w:tc>
      </w:tr>
      <w:tr w:rsidR="00DC5693" w:rsidRPr="007036CE" w14:paraId="63CA5AAD" w14:textId="77777777" w:rsidTr="00974EB0">
        <w:tc>
          <w:tcPr>
            <w:tcW w:w="1100" w:type="pct"/>
          </w:tcPr>
          <w:p w14:paraId="58E95AAB" w14:textId="77777777" w:rsidR="00DC5693" w:rsidRPr="007036CE" w:rsidRDefault="00DC5693" w:rsidP="00DC5693">
            <w:pPr>
              <w:pStyle w:val="GOSTTablenorm"/>
              <w:rPr>
                <w:szCs w:val="22"/>
              </w:rPr>
            </w:pPr>
            <w:r w:rsidRPr="007036CE">
              <w:rPr>
                <w:szCs w:val="22"/>
              </w:rPr>
              <w:t>Контур</w:t>
            </w:r>
          </w:p>
        </w:tc>
        <w:tc>
          <w:tcPr>
            <w:tcW w:w="734" w:type="pct"/>
          </w:tcPr>
          <w:p w14:paraId="0B4836FA" w14:textId="77777777" w:rsidR="00DC5693" w:rsidRPr="007036CE" w:rsidRDefault="00DC5693" w:rsidP="00DC5693">
            <w:pPr>
              <w:pStyle w:val="GOSTTablenorm"/>
              <w:rPr>
                <w:szCs w:val="24"/>
                <w:lang w:val="en-US"/>
              </w:rPr>
            </w:pPr>
            <w:ins w:id="3133" w:author="Сатлер Марина Викторовна" w:date="2024-02-13T11:50:00Z">
              <w:r w:rsidRPr="007036CE">
                <w:rPr>
                  <w:b/>
                  <w:szCs w:val="24"/>
                  <w:lang w:val="en-US"/>
                </w:rPr>
                <w:t>SECTION_2</w:t>
              </w:r>
              <w:r w:rsidRPr="007036CE">
                <w:rPr>
                  <w:b/>
                  <w:szCs w:val="24"/>
                </w:rPr>
                <w:t>:</w:t>
              </w:r>
            </w:ins>
            <w:r w:rsidRPr="007036CE">
              <w:rPr>
                <w:szCs w:val="22"/>
                <w:lang w:val="en-US"/>
              </w:rPr>
              <w:t>CONTUR</w:t>
            </w:r>
          </w:p>
        </w:tc>
        <w:tc>
          <w:tcPr>
            <w:tcW w:w="519" w:type="pct"/>
          </w:tcPr>
          <w:p w14:paraId="6C71DB07" w14:textId="77777777" w:rsidR="00DC5693" w:rsidRPr="007036CE" w:rsidRDefault="00DC5693" w:rsidP="00DC5693">
            <w:pPr>
              <w:pStyle w:val="GOSTTablenorm"/>
            </w:pPr>
            <w:ins w:id="3134" w:author="Сатлер Марина Викторовна" w:date="2024-02-28T19:07:00Z">
              <w:r w:rsidRPr="007036CE">
                <w:rPr>
                  <w:szCs w:val="22"/>
                </w:rPr>
                <w:t>Строка</w:t>
              </w:r>
            </w:ins>
          </w:p>
        </w:tc>
        <w:tc>
          <w:tcPr>
            <w:tcW w:w="300" w:type="pct"/>
          </w:tcPr>
          <w:p w14:paraId="66EC7CF3" w14:textId="77777777" w:rsidR="00DC5693" w:rsidRPr="007036CE" w:rsidRDefault="00DC5693" w:rsidP="00DC5693">
            <w:pPr>
              <w:pStyle w:val="GOSTTablenorm"/>
            </w:pPr>
            <w:r w:rsidRPr="007036CE">
              <w:rPr>
                <w:szCs w:val="22"/>
              </w:rPr>
              <w:t>Да</w:t>
            </w:r>
          </w:p>
        </w:tc>
        <w:tc>
          <w:tcPr>
            <w:tcW w:w="308" w:type="pct"/>
          </w:tcPr>
          <w:p w14:paraId="19825537" w14:textId="77777777" w:rsidR="00DC5693" w:rsidRPr="007036CE" w:rsidRDefault="00DC5693" w:rsidP="00DC5693">
            <w:pPr>
              <w:pStyle w:val="GOSTTablenorm"/>
            </w:pPr>
            <w:r w:rsidRPr="007036CE">
              <w:rPr>
                <w:szCs w:val="22"/>
              </w:rPr>
              <w:t>=1</w:t>
            </w:r>
          </w:p>
        </w:tc>
        <w:tc>
          <w:tcPr>
            <w:tcW w:w="2039" w:type="pct"/>
          </w:tcPr>
          <w:p w14:paraId="380BD7C7" w14:textId="77777777" w:rsidR="00DC5693" w:rsidRPr="007036CE" w:rsidRDefault="00DC5693" w:rsidP="00DC5693">
            <w:pPr>
              <w:pStyle w:val="GOSTTablenorm"/>
              <w:rPr>
                <w:szCs w:val="22"/>
              </w:rPr>
            </w:pPr>
            <w:r w:rsidRPr="007036CE">
              <w:rPr>
                <w:szCs w:val="22"/>
              </w:rPr>
              <w:t>Указывается код контура, в котором проводится операция.</w:t>
            </w:r>
          </w:p>
          <w:p w14:paraId="3961BAFF" w14:textId="77777777" w:rsidR="00DC5693" w:rsidRPr="007036CE" w:rsidRDefault="00DC5693" w:rsidP="00DC5693">
            <w:pPr>
              <w:pStyle w:val="GOSTTablenorm"/>
              <w:rPr>
                <w:szCs w:val="22"/>
              </w:rPr>
            </w:pPr>
            <w:r w:rsidRPr="007036CE">
              <w:rPr>
                <w:szCs w:val="22"/>
              </w:rPr>
              <w:t>Возможные значения:</w:t>
            </w:r>
          </w:p>
          <w:p w14:paraId="754F89F9" w14:textId="77777777" w:rsidR="00DC5693" w:rsidRPr="007036CE" w:rsidRDefault="00DC5693" w:rsidP="00DC5693">
            <w:pPr>
              <w:pStyle w:val="GOSTTableListMark1"/>
              <w:numPr>
                <w:ilvl w:val="0"/>
                <w:numId w:val="2"/>
              </w:numPr>
            </w:pPr>
            <w:r w:rsidRPr="007036CE">
              <w:t>«</w:t>
            </w:r>
            <w:ins w:id="3135" w:author="Сатлер Марина Викторовна" w:date="2024-02-28T18:38:00Z">
              <w:r w:rsidRPr="007036CE">
                <w:rPr>
                  <w:lang w:val="en-US"/>
                </w:rPr>
                <w:t>O</w:t>
              </w:r>
            </w:ins>
            <w:r w:rsidRPr="007036CE">
              <w:t xml:space="preserve">» </w:t>
            </w:r>
            <w:r w:rsidRPr="007036CE">
              <w:rPr>
                <w:lang w:val="en-US"/>
              </w:rPr>
              <w:t xml:space="preserve">– </w:t>
            </w:r>
            <w:r w:rsidRPr="007036CE">
              <w:t>открытый;</w:t>
            </w:r>
          </w:p>
          <w:p w14:paraId="076CFE49" w14:textId="77777777" w:rsidR="00DC5693" w:rsidRPr="007036CE" w:rsidRDefault="00DC5693" w:rsidP="00DC5693">
            <w:pPr>
              <w:pStyle w:val="GOSTTableListMark1"/>
              <w:numPr>
                <w:ilvl w:val="0"/>
                <w:numId w:val="2"/>
              </w:numPr>
            </w:pPr>
            <w:r w:rsidRPr="007036CE">
              <w:t>«</w:t>
            </w:r>
            <w:r w:rsidRPr="007036CE">
              <w:rPr>
                <w:lang w:val="en-US"/>
              </w:rPr>
              <w:t>S</w:t>
            </w:r>
            <w:r w:rsidRPr="007036CE">
              <w:t>»</w:t>
            </w:r>
            <w:r w:rsidRPr="007036CE">
              <w:rPr>
                <w:lang w:val="en-US"/>
              </w:rPr>
              <w:t xml:space="preserve"> – </w:t>
            </w:r>
            <w:r w:rsidRPr="007036CE">
              <w:t>защищенный;</w:t>
            </w:r>
          </w:p>
          <w:p w14:paraId="7B63EE7D" w14:textId="77777777" w:rsidR="00DC5693" w:rsidRPr="007036CE" w:rsidRDefault="00DC5693" w:rsidP="00DC5693">
            <w:pPr>
              <w:pStyle w:val="GOSTTableListMark1"/>
              <w:numPr>
                <w:ilvl w:val="0"/>
                <w:numId w:val="2"/>
              </w:numPr>
            </w:pPr>
            <w:r w:rsidRPr="007036CE">
              <w:t>«1» – открытый;</w:t>
            </w:r>
          </w:p>
          <w:p w14:paraId="43C1258D" w14:textId="77777777" w:rsidR="00DC5693" w:rsidRPr="007036CE" w:rsidRDefault="00DC5693" w:rsidP="00DC5693">
            <w:pPr>
              <w:pStyle w:val="GOSTTableListMark1"/>
              <w:numPr>
                <w:ilvl w:val="0"/>
                <w:numId w:val="2"/>
              </w:numPr>
            </w:pPr>
            <w:r w:rsidRPr="007036CE">
              <w:t>«2» – защищенный</w:t>
            </w:r>
          </w:p>
        </w:tc>
      </w:tr>
      <w:tr w:rsidR="00DC5693" w:rsidRPr="007036CE" w14:paraId="12AF4490" w14:textId="77777777" w:rsidTr="00974EB0">
        <w:tc>
          <w:tcPr>
            <w:tcW w:w="1100" w:type="pct"/>
          </w:tcPr>
          <w:p w14:paraId="6505917C" w14:textId="77777777" w:rsidR="00DC5693" w:rsidRPr="007036CE" w:rsidRDefault="00DC5693" w:rsidP="00DC5693">
            <w:pPr>
              <w:pStyle w:val="GOSTTablenorm"/>
              <w:rPr>
                <w:szCs w:val="22"/>
              </w:rPr>
            </w:pPr>
            <w:ins w:id="3136" w:author="Сатлер Марина Викторовна" w:date="2024-02-13T11:48:00Z">
              <w:r w:rsidRPr="007036CE">
                <w:t>Сумма на текущий год</w:t>
              </w:r>
            </w:ins>
          </w:p>
        </w:tc>
        <w:tc>
          <w:tcPr>
            <w:tcW w:w="734" w:type="pct"/>
          </w:tcPr>
          <w:p w14:paraId="21AB3ECE" w14:textId="77777777" w:rsidR="00DC5693" w:rsidRPr="007036CE" w:rsidRDefault="00DC5693" w:rsidP="00DC5693">
            <w:pPr>
              <w:pStyle w:val="GOSTTablenorm"/>
              <w:rPr>
                <w:szCs w:val="22"/>
                <w:lang w:val="en-US"/>
              </w:rPr>
            </w:pPr>
            <w:ins w:id="3137" w:author="Сатлер Марина Викторовна" w:date="2024-02-13T11:50:00Z">
              <w:r w:rsidRPr="007036CE">
                <w:rPr>
                  <w:b/>
                  <w:szCs w:val="24"/>
                  <w:lang w:val="en-US"/>
                </w:rPr>
                <w:t>SECTION_2</w:t>
              </w:r>
              <w:r w:rsidRPr="007036CE">
                <w:rPr>
                  <w:b/>
                  <w:szCs w:val="24"/>
                </w:rPr>
                <w:t>:</w:t>
              </w:r>
            </w:ins>
            <w:ins w:id="3138" w:author="Сатлер Марина Викторовна" w:date="2024-02-13T11:48:00Z">
              <w:r w:rsidRPr="007036CE">
                <w:t>SUM_1</w:t>
              </w:r>
            </w:ins>
          </w:p>
        </w:tc>
        <w:tc>
          <w:tcPr>
            <w:tcW w:w="519" w:type="pct"/>
          </w:tcPr>
          <w:p w14:paraId="419528DF" w14:textId="77777777" w:rsidR="00DC5693" w:rsidRPr="007036CE" w:rsidRDefault="00DC5693" w:rsidP="00DC5693">
            <w:pPr>
              <w:pStyle w:val="GOSTTablenorm"/>
            </w:pPr>
            <w:r w:rsidRPr="007036CE">
              <w:rPr>
                <w:szCs w:val="22"/>
              </w:rPr>
              <w:t>Сумма</w:t>
            </w:r>
          </w:p>
        </w:tc>
        <w:tc>
          <w:tcPr>
            <w:tcW w:w="300" w:type="pct"/>
          </w:tcPr>
          <w:p w14:paraId="124DCA28" w14:textId="77777777" w:rsidR="00DC5693" w:rsidRPr="007036CE" w:rsidRDefault="00DC5693" w:rsidP="00DC5693">
            <w:pPr>
              <w:pStyle w:val="GOSTTablenorm"/>
            </w:pPr>
            <w:r w:rsidRPr="007036CE">
              <w:rPr>
                <w:szCs w:val="22"/>
              </w:rPr>
              <w:t>Да</w:t>
            </w:r>
          </w:p>
        </w:tc>
        <w:tc>
          <w:tcPr>
            <w:tcW w:w="308" w:type="pct"/>
          </w:tcPr>
          <w:p w14:paraId="4D511D86" w14:textId="77777777" w:rsidR="00DC5693" w:rsidRPr="007036CE" w:rsidRDefault="00DC5693" w:rsidP="00DC5693">
            <w:pPr>
              <w:pStyle w:val="GOSTTablenorm"/>
            </w:pPr>
            <w:del w:id="3139" w:author="Сатлер Марина Викторовна" w:date="2024-02-13T11:53:00Z">
              <w:r w:rsidRPr="007036CE" w:rsidDel="00583BB6">
                <w:rPr>
                  <w:szCs w:val="22"/>
                </w:rPr>
                <w:delText>-</w:delText>
              </w:r>
            </w:del>
          </w:p>
        </w:tc>
        <w:tc>
          <w:tcPr>
            <w:tcW w:w="2039" w:type="pct"/>
          </w:tcPr>
          <w:p w14:paraId="3BE671F9" w14:textId="77777777" w:rsidR="00DC5693" w:rsidRPr="007036CE" w:rsidRDefault="00DC5693" w:rsidP="00DC5693">
            <w:pPr>
              <w:pStyle w:val="GOSTTablenorm"/>
            </w:pPr>
            <w:r w:rsidRPr="007036CE">
              <w:rPr>
                <w:szCs w:val="22"/>
              </w:rPr>
              <w:t>Указывается сумма на текущий финансовый год</w:t>
            </w:r>
            <w:del w:id="3140" w:author="Сатлер Марина Викторовна" w:date="2024-07-05T16:51:00Z">
              <w:r w:rsidRPr="007036CE" w:rsidDel="00DC5693">
                <w:rPr>
                  <w:szCs w:val="22"/>
                </w:rPr>
                <w:delText xml:space="preserve"> при доведении на текущий бюджетный цикл</w:delText>
              </w:r>
            </w:del>
          </w:p>
        </w:tc>
      </w:tr>
      <w:tr w:rsidR="00DC5693" w:rsidRPr="007036CE" w14:paraId="2FA93254" w14:textId="77777777" w:rsidTr="00974EB0">
        <w:tc>
          <w:tcPr>
            <w:tcW w:w="1100" w:type="pct"/>
          </w:tcPr>
          <w:p w14:paraId="68E5F963" w14:textId="77777777" w:rsidR="00DC5693" w:rsidRPr="007036CE" w:rsidRDefault="00DC5693" w:rsidP="00DC5693">
            <w:pPr>
              <w:pStyle w:val="GOSTTablenorm"/>
              <w:rPr>
                <w:szCs w:val="22"/>
              </w:rPr>
            </w:pPr>
            <w:ins w:id="3141" w:author="Сатлер Марина Викторовна" w:date="2024-02-13T11:48:00Z">
              <w:r w:rsidRPr="007036CE">
                <w:t>Сумма на первый год планового периода</w:t>
              </w:r>
            </w:ins>
          </w:p>
        </w:tc>
        <w:tc>
          <w:tcPr>
            <w:tcW w:w="734" w:type="pct"/>
          </w:tcPr>
          <w:p w14:paraId="599D4A31" w14:textId="77777777" w:rsidR="00DC5693" w:rsidRPr="007036CE" w:rsidRDefault="00DC5693" w:rsidP="00DC5693">
            <w:pPr>
              <w:pStyle w:val="GOSTTablenorm"/>
              <w:rPr>
                <w:szCs w:val="22"/>
              </w:rPr>
            </w:pPr>
            <w:ins w:id="3142" w:author="Сатлер Марина Викторовна" w:date="2024-02-13T11:50:00Z">
              <w:r w:rsidRPr="007036CE">
                <w:rPr>
                  <w:b/>
                  <w:szCs w:val="24"/>
                  <w:lang w:val="en-US"/>
                </w:rPr>
                <w:t>SECTION_2</w:t>
              </w:r>
              <w:r w:rsidRPr="007036CE">
                <w:rPr>
                  <w:b/>
                  <w:szCs w:val="24"/>
                </w:rPr>
                <w:t>:</w:t>
              </w:r>
            </w:ins>
            <w:ins w:id="3143" w:author="Сатлер Марина Викторовна" w:date="2024-02-13T11:48:00Z">
              <w:r w:rsidRPr="007036CE">
                <w:t>SUM_2</w:t>
              </w:r>
            </w:ins>
          </w:p>
        </w:tc>
        <w:tc>
          <w:tcPr>
            <w:tcW w:w="519" w:type="pct"/>
          </w:tcPr>
          <w:p w14:paraId="023423FA" w14:textId="77777777" w:rsidR="00DC5693" w:rsidRPr="007036CE" w:rsidRDefault="00DC5693" w:rsidP="00DC5693">
            <w:pPr>
              <w:pStyle w:val="GOSTTablenorm"/>
            </w:pPr>
            <w:r w:rsidRPr="007036CE">
              <w:rPr>
                <w:szCs w:val="22"/>
              </w:rPr>
              <w:t>Сумма</w:t>
            </w:r>
          </w:p>
        </w:tc>
        <w:tc>
          <w:tcPr>
            <w:tcW w:w="300" w:type="pct"/>
          </w:tcPr>
          <w:p w14:paraId="2554F00F" w14:textId="77777777" w:rsidR="00DC5693" w:rsidRPr="007036CE" w:rsidRDefault="00DC5693" w:rsidP="00DC5693">
            <w:pPr>
              <w:pStyle w:val="GOSTTablenorm"/>
            </w:pPr>
            <w:r w:rsidRPr="007036CE">
              <w:rPr>
                <w:szCs w:val="22"/>
              </w:rPr>
              <w:t>Да</w:t>
            </w:r>
          </w:p>
        </w:tc>
        <w:tc>
          <w:tcPr>
            <w:tcW w:w="308" w:type="pct"/>
          </w:tcPr>
          <w:p w14:paraId="468A38CE" w14:textId="77777777" w:rsidR="00DC5693" w:rsidRPr="007036CE" w:rsidRDefault="00DC5693" w:rsidP="00DC5693">
            <w:pPr>
              <w:pStyle w:val="GOSTTablenorm"/>
            </w:pPr>
            <w:del w:id="3144" w:author="Сатлер Марина Викторовна" w:date="2024-02-13T11:53:00Z">
              <w:r w:rsidRPr="007036CE" w:rsidDel="00583BB6">
                <w:rPr>
                  <w:szCs w:val="22"/>
                </w:rPr>
                <w:delText>-</w:delText>
              </w:r>
            </w:del>
          </w:p>
        </w:tc>
        <w:tc>
          <w:tcPr>
            <w:tcW w:w="2039" w:type="pct"/>
          </w:tcPr>
          <w:p w14:paraId="3FB22102" w14:textId="77777777" w:rsidR="00DC5693" w:rsidRPr="007036CE" w:rsidRDefault="00DC5693" w:rsidP="00DC5693">
            <w:pPr>
              <w:pStyle w:val="GOSTTablenorm"/>
            </w:pPr>
            <w:r w:rsidRPr="007036CE">
              <w:rPr>
                <w:szCs w:val="22"/>
              </w:rPr>
              <w:t>Указывается сумма на 1-й плановый год</w:t>
            </w:r>
            <w:del w:id="3145" w:author="Сатлер Марина Викторовна" w:date="2024-07-05T16:51:00Z">
              <w:r w:rsidRPr="007036CE" w:rsidDel="00DC5693">
                <w:rPr>
                  <w:szCs w:val="22"/>
                </w:rPr>
                <w:delText xml:space="preserve"> при доведении на текущий бюджетный цикл</w:delText>
              </w:r>
            </w:del>
          </w:p>
        </w:tc>
      </w:tr>
      <w:tr w:rsidR="00DC5693" w:rsidRPr="007036CE" w14:paraId="395A0028" w14:textId="77777777" w:rsidTr="00974EB0">
        <w:tc>
          <w:tcPr>
            <w:tcW w:w="1100" w:type="pct"/>
          </w:tcPr>
          <w:p w14:paraId="08FC89E0" w14:textId="77777777" w:rsidR="00DC5693" w:rsidRPr="007036CE" w:rsidRDefault="00DC5693" w:rsidP="00DC5693">
            <w:pPr>
              <w:pStyle w:val="GOSTTablenorm"/>
              <w:rPr>
                <w:szCs w:val="22"/>
              </w:rPr>
            </w:pPr>
            <w:ins w:id="3146" w:author="Сатлер Марина Викторовна" w:date="2024-02-13T11:48:00Z">
              <w:r w:rsidRPr="007036CE">
                <w:lastRenderedPageBreak/>
                <w:t>Сумма на второй год планового периода</w:t>
              </w:r>
            </w:ins>
          </w:p>
        </w:tc>
        <w:tc>
          <w:tcPr>
            <w:tcW w:w="734" w:type="pct"/>
          </w:tcPr>
          <w:p w14:paraId="5B42032E" w14:textId="77777777" w:rsidR="00DC5693" w:rsidRPr="007036CE" w:rsidRDefault="00DC5693" w:rsidP="00DC5693">
            <w:pPr>
              <w:pStyle w:val="GOSTTablenorm"/>
              <w:rPr>
                <w:szCs w:val="22"/>
              </w:rPr>
            </w:pPr>
            <w:ins w:id="3147" w:author="Сатлер Марина Викторовна" w:date="2024-02-13T11:50:00Z">
              <w:r w:rsidRPr="007036CE">
                <w:rPr>
                  <w:b/>
                  <w:szCs w:val="24"/>
                  <w:lang w:val="en-US"/>
                </w:rPr>
                <w:t>SECTION_2</w:t>
              </w:r>
              <w:r w:rsidRPr="007036CE">
                <w:rPr>
                  <w:b/>
                  <w:szCs w:val="24"/>
                </w:rPr>
                <w:t>:</w:t>
              </w:r>
            </w:ins>
            <w:ins w:id="3148" w:author="Сатлер Марина Викторовна" w:date="2024-02-13T11:48:00Z">
              <w:r w:rsidRPr="007036CE">
                <w:t>SUM_3</w:t>
              </w:r>
            </w:ins>
          </w:p>
        </w:tc>
        <w:tc>
          <w:tcPr>
            <w:tcW w:w="519" w:type="pct"/>
          </w:tcPr>
          <w:p w14:paraId="0E80ED61" w14:textId="77777777" w:rsidR="00DC5693" w:rsidRPr="007036CE" w:rsidRDefault="00DC5693" w:rsidP="00DC5693">
            <w:pPr>
              <w:pStyle w:val="GOSTTablenorm"/>
            </w:pPr>
            <w:r w:rsidRPr="007036CE">
              <w:rPr>
                <w:szCs w:val="22"/>
              </w:rPr>
              <w:t>Сумма</w:t>
            </w:r>
          </w:p>
        </w:tc>
        <w:tc>
          <w:tcPr>
            <w:tcW w:w="300" w:type="pct"/>
          </w:tcPr>
          <w:p w14:paraId="031F6AC6" w14:textId="77777777" w:rsidR="00DC5693" w:rsidRPr="007036CE" w:rsidRDefault="00DC5693" w:rsidP="00DC5693">
            <w:pPr>
              <w:pStyle w:val="GOSTTablenorm"/>
            </w:pPr>
            <w:r w:rsidRPr="007036CE">
              <w:rPr>
                <w:szCs w:val="22"/>
              </w:rPr>
              <w:t>Да</w:t>
            </w:r>
          </w:p>
        </w:tc>
        <w:tc>
          <w:tcPr>
            <w:tcW w:w="308" w:type="pct"/>
          </w:tcPr>
          <w:p w14:paraId="674FDACF" w14:textId="77777777" w:rsidR="00DC5693" w:rsidRPr="007036CE" w:rsidRDefault="00DC5693" w:rsidP="00DC5693">
            <w:pPr>
              <w:pStyle w:val="GOSTTablenorm"/>
            </w:pPr>
            <w:del w:id="3149" w:author="Сатлер Марина Викторовна" w:date="2024-02-13T11:53:00Z">
              <w:r w:rsidRPr="007036CE" w:rsidDel="00583BB6">
                <w:rPr>
                  <w:szCs w:val="22"/>
                </w:rPr>
                <w:delText>-</w:delText>
              </w:r>
            </w:del>
          </w:p>
        </w:tc>
        <w:tc>
          <w:tcPr>
            <w:tcW w:w="2039" w:type="pct"/>
          </w:tcPr>
          <w:p w14:paraId="7D8A2FD5" w14:textId="77777777" w:rsidR="00DC5693" w:rsidRPr="007036CE" w:rsidRDefault="00DC5693" w:rsidP="00DC5693">
            <w:pPr>
              <w:pStyle w:val="GOSTTablenorm"/>
            </w:pPr>
            <w:r w:rsidRPr="007036CE">
              <w:rPr>
                <w:szCs w:val="22"/>
              </w:rPr>
              <w:t>Указывается сумма на 2-й плановый год</w:t>
            </w:r>
            <w:del w:id="3150" w:author="Сатлер Марина Викторовна" w:date="2024-07-05T16:51:00Z">
              <w:r w:rsidRPr="007036CE" w:rsidDel="00DC5693">
                <w:rPr>
                  <w:szCs w:val="22"/>
                </w:rPr>
                <w:delText xml:space="preserve"> при доведении на текущий бюджетный цикл</w:delText>
              </w:r>
            </w:del>
          </w:p>
        </w:tc>
      </w:tr>
      <w:tr w:rsidR="00DC5693" w:rsidRPr="007036CE" w:rsidDel="00DC5693" w14:paraId="23AB3A04" w14:textId="77777777" w:rsidTr="00974EB0">
        <w:trPr>
          <w:del w:id="3151" w:author="Сатлер Марина Викторовна" w:date="2024-07-05T16:51:00Z"/>
        </w:trPr>
        <w:tc>
          <w:tcPr>
            <w:tcW w:w="1100" w:type="pct"/>
          </w:tcPr>
          <w:p w14:paraId="4CC4C916" w14:textId="77777777" w:rsidR="00DC5693" w:rsidRPr="007036CE" w:rsidDel="00DC5693" w:rsidRDefault="00DC5693" w:rsidP="00DC5693">
            <w:pPr>
              <w:pStyle w:val="GOSTTablenorm"/>
              <w:rPr>
                <w:del w:id="3152" w:author="Сатлер Марина Викторовна" w:date="2024-07-05T16:51:00Z"/>
                <w:szCs w:val="22"/>
              </w:rPr>
            </w:pPr>
          </w:p>
        </w:tc>
        <w:tc>
          <w:tcPr>
            <w:tcW w:w="734" w:type="pct"/>
          </w:tcPr>
          <w:p w14:paraId="34632091" w14:textId="77777777" w:rsidR="00DC5693" w:rsidRPr="007036CE" w:rsidDel="00DC5693" w:rsidRDefault="00DC5693" w:rsidP="00DC5693">
            <w:pPr>
              <w:pStyle w:val="GOSTTablenorm"/>
              <w:rPr>
                <w:del w:id="3153" w:author="Сатлер Марина Викторовна" w:date="2024-07-05T16:51:00Z"/>
                <w:szCs w:val="22"/>
              </w:rPr>
            </w:pPr>
          </w:p>
        </w:tc>
        <w:tc>
          <w:tcPr>
            <w:tcW w:w="519" w:type="pct"/>
          </w:tcPr>
          <w:p w14:paraId="59E530C4" w14:textId="77777777" w:rsidR="00DC5693" w:rsidRPr="007036CE" w:rsidDel="00DC5693" w:rsidRDefault="00DC5693" w:rsidP="00DC5693">
            <w:pPr>
              <w:pStyle w:val="GOSTTablenorm"/>
              <w:rPr>
                <w:del w:id="3154" w:author="Сатлер Марина Викторовна" w:date="2024-07-05T16:51:00Z"/>
              </w:rPr>
            </w:pPr>
            <w:del w:id="3155" w:author="Сатлер Марина Викторовна" w:date="2024-07-05T16:51:00Z">
              <w:r w:rsidRPr="007036CE" w:rsidDel="00DC5693">
                <w:rPr>
                  <w:szCs w:val="22"/>
                </w:rPr>
                <w:delText>Сумма</w:delText>
              </w:r>
            </w:del>
          </w:p>
        </w:tc>
        <w:tc>
          <w:tcPr>
            <w:tcW w:w="300" w:type="pct"/>
          </w:tcPr>
          <w:p w14:paraId="488CC417" w14:textId="77777777" w:rsidR="00DC5693" w:rsidRPr="007036CE" w:rsidDel="00DC5693" w:rsidRDefault="00DC5693" w:rsidP="00DC5693">
            <w:pPr>
              <w:pStyle w:val="GOSTTablenorm"/>
              <w:rPr>
                <w:del w:id="3156" w:author="Сатлер Марина Викторовна" w:date="2024-07-05T16:51:00Z"/>
              </w:rPr>
            </w:pPr>
            <w:del w:id="3157" w:author="Сатлер Марина Викторовна" w:date="2024-07-05T16:51:00Z">
              <w:r w:rsidRPr="007036CE" w:rsidDel="00DC5693">
                <w:rPr>
                  <w:szCs w:val="22"/>
                </w:rPr>
                <w:delText>Да</w:delText>
              </w:r>
            </w:del>
          </w:p>
        </w:tc>
        <w:tc>
          <w:tcPr>
            <w:tcW w:w="308" w:type="pct"/>
          </w:tcPr>
          <w:p w14:paraId="5B4B8DFB" w14:textId="77777777" w:rsidR="00DC5693" w:rsidRPr="007036CE" w:rsidDel="00DC5693" w:rsidRDefault="00DC5693" w:rsidP="00DC5693">
            <w:pPr>
              <w:pStyle w:val="GOSTTablenorm"/>
              <w:rPr>
                <w:del w:id="3158" w:author="Сатлер Марина Викторовна" w:date="2024-07-05T16:51:00Z"/>
              </w:rPr>
            </w:pPr>
            <w:del w:id="3159" w:author="Сатлер Марина Викторовна" w:date="2024-02-13T11:53:00Z">
              <w:r w:rsidRPr="007036CE" w:rsidDel="00583BB6">
                <w:rPr>
                  <w:szCs w:val="22"/>
                </w:rPr>
                <w:delText>-</w:delText>
              </w:r>
            </w:del>
          </w:p>
        </w:tc>
        <w:tc>
          <w:tcPr>
            <w:tcW w:w="2039" w:type="pct"/>
          </w:tcPr>
          <w:p w14:paraId="7C92B809" w14:textId="77777777" w:rsidR="00DC5693" w:rsidRPr="007036CE" w:rsidDel="00DC5693" w:rsidRDefault="00DC5693" w:rsidP="00DC5693">
            <w:pPr>
              <w:pStyle w:val="GOSTTablenorm"/>
              <w:rPr>
                <w:del w:id="3160" w:author="Сатлер Марина Викторовна" w:date="2024-07-05T16:51:00Z"/>
              </w:rPr>
            </w:pPr>
            <w:del w:id="3161" w:author="Сатлер Марина Викторовна" w:date="2024-07-05T16:51:00Z">
              <w:r w:rsidRPr="007036CE" w:rsidDel="00DC5693">
                <w:rPr>
                  <w:szCs w:val="22"/>
                </w:rPr>
                <w:delText>Указывается значение «0.00»</w:delText>
              </w:r>
            </w:del>
          </w:p>
        </w:tc>
      </w:tr>
      <w:tr w:rsidR="00DC5693" w:rsidRPr="007036CE" w14:paraId="20CF54B9" w14:textId="77777777" w:rsidTr="00974EB0">
        <w:tc>
          <w:tcPr>
            <w:tcW w:w="1100" w:type="pct"/>
          </w:tcPr>
          <w:p w14:paraId="7ADD71F5" w14:textId="77777777" w:rsidR="00DC5693" w:rsidRPr="007036CE" w:rsidRDefault="00DC5693" w:rsidP="00DC5693">
            <w:pPr>
              <w:pStyle w:val="GOSTTablenorm"/>
              <w:rPr>
                <w:b/>
                <w:szCs w:val="22"/>
              </w:rPr>
            </w:pPr>
            <w:r w:rsidRPr="007036CE">
              <w:rPr>
                <w:b/>
                <w:szCs w:val="22"/>
              </w:rPr>
              <w:t>Строки документа по разделу «ЛБО по ОКС»</w:t>
            </w:r>
          </w:p>
        </w:tc>
        <w:tc>
          <w:tcPr>
            <w:tcW w:w="734" w:type="pct"/>
          </w:tcPr>
          <w:p w14:paraId="1C69C149" w14:textId="77777777" w:rsidR="00DC5693" w:rsidRPr="007036CE" w:rsidRDefault="00DC5693" w:rsidP="00DC5693">
            <w:pPr>
              <w:pStyle w:val="GOSTTablenorm"/>
              <w:rPr>
                <w:b/>
                <w:szCs w:val="22"/>
              </w:rPr>
            </w:pPr>
            <w:r w:rsidRPr="007036CE">
              <w:rPr>
                <w:b/>
                <w:szCs w:val="24"/>
                <w:lang w:val="en-US"/>
              </w:rPr>
              <w:t>SECTION_3</w:t>
            </w:r>
          </w:p>
        </w:tc>
        <w:tc>
          <w:tcPr>
            <w:tcW w:w="519" w:type="pct"/>
          </w:tcPr>
          <w:p w14:paraId="2028DBF9" w14:textId="77777777" w:rsidR="00DC5693" w:rsidRPr="007036CE" w:rsidRDefault="00DC5693" w:rsidP="00DC5693">
            <w:pPr>
              <w:pStyle w:val="GOSTTablenorm"/>
            </w:pPr>
            <w:r w:rsidRPr="007036CE">
              <w:rPr>
                <w:szCs w:val="22"/>
              </w:rPr>
              <w:t>Массив</w:t>
            </w:r>
          </w:p>
        </w:tc>
        <w:tc>
          <w:tcPr>
            <w:tcW w:w="300" w:type="pct"/>
          </w:tcPr>
          <w:p w14:paraId="5A8B99C0" w14:textId="77777777" w:rsidR="00DC5693" w:rsidRPr="007036CE" w:rsidRDefault="00DC5693" w:rsidP="00DC5693">
            <w:pPr>
              <w:pStyle w:val="GOSTTablenorm"/>
            </w:pPr>
            <w:r w:rsidRPr="007036CE">
              <w:rPr>
                <w:szCs w:val="22"/>
              </w:rPr>
              <w:t>Нет</w:t>
            </w:r>
          </w:p>
        </w:tc>
        <w:tc>
          <w:tcPr>
            <w:tcW w:w="308" w:type="pct"/>
          </w:tcPr>
          <w:p w14:paraId="389640BA" w14:textId="77777777" w:rsidR="00DC5693" w:rsidRPr="007036CE" w:rsidRDefault="00DC5693" w:rsidP="00DC5693">
            <w:pPr>
              <w:pStyle w:val="GOSTTablenorm"/>
            </w:pPr>
            <w:r w:rsidRPr="007036CE">
              <w:rPr>
                <w:szCs w:val="22"/>
              </w:rPr>
              <w:t>-</w:t>
            </w:r>
          </w:p>
        </w:tc>
        <w:tc>
          <w:tcPr>
            <w:tcW w:w="2039" w:type="pct"/>
          </w:tcPr>
          <w:p w14:paraId="773E0193" w14:textId="77777777" w:rsidR="00DC5693" w:rsidRPr="007036CE" w:rsidRDefault="00DC5693" w:rsidP="00DC5693">
            <w:pPr>
              <w:pStyle w:val="GOSTTablenorm"/>
            </w:pPr>
            <w:r w:rsidRPr="007036CE">
              <w:rPr>
                <w:szCs w:val="22"/>
              </w:rPr>
              <w:t>-</w:t>
            </w:r>
          </w:p>
        </w:tc>
      </w:tr>
      <w:tr w:rsidR="00DC5693" w:rsidRPr="007036CE" w14:paraId="71010934" w14:textId="77777777" w:rsidTr="00974EB0">
        <w:tc>
          <w:tcPr>
            <w:tcW w:w="1100" w:type="pct"/>
          </w:tcPr>
          <w:p w14:paraId="4CF1FB79" w14:textId="77777777" w:rsidR="00DC5693" w:rsidRPr="007036CE" w:rsidRDefault="00DC5693" w:rsidP="00DC5693">
            <w:pPr>
              <w:pStyle w:val="GOSTTablenorm"/>
            </w:pPr>
            <w:ins w:id="3162" w:author="Сатлер Марина Викторовна" w:date="2024-02-13T11:50:00Z">
              <w:r w:rsidRPr="007036CE">
                <w:t>Раздел</w:t>
              </w:r>
            </w:ins>
          </w:p>
        </w:tc>
        <w:tc>
          <w:tcPr>
            <w:tcW w:w="734" w:type="pct"/>
          </w:tcPr>
          <w:p w14:paraId="7A49289F" w14:textId="77777777" w:rsidR="00DC5693" w:rsidRPr="007036CE" w:rsidRDefault="00DC5693" w:rsidP="00DC5693">
            <w:pPr>
              <w:pStyle w:val="GOSTTablenorm"/>
              <w:rPr>
                <w:b/>
                <w:szCs w:val="24"/>
                <w:lang w:val="en-US"/>
              </w:rPr>
            </w:pPr>
            <w:ins w:id="3163" w:author="Сатлер Марина Викторовна" w:date="2024-02-13T11:52:00Z">
              <w:r w:rsidRPr="007036CE">
                <w:rPr>
                  <w:b/>
                  <w:szCs w:val="24"/>
                  <w:lang w:val="en-US"/>
                </w:rPr>
                <w:t>SECTION_3</w:t>
              </w:r>
              <w:r w:rsidRPr="007036CE">
                <w:rPr>
                  <w:b/>
                  <w:szCs w:val="24"/>
                </w:rPr>
                <w:t>:</w:t>
              </w:r>
            </w:ins>
            <w:ins w:id="3164" w:author="Сатлер Марина Викторовна" w:date="2024-02-13T11:50:00Z">
              <w:r w:rsidRPr="007036CE">
                <w:t>SECTION_TYPE</w:t>
              </w:r>
            </w:ins>
          </w:p>
        </w:tc>
        <w:tc>
          <w:tcPr>
            <w:tcW w:w="519" w:type="pct"/>
          </w:tcPr>
          <w:p w14:paraId="63A84988" w14:textId="77777777" w:rsidR="00DC5693" w:rsidRPr="007036CE" w:rsidRDefault="00DC5693" w:rsidP="00DC5693">
            <w:pPr>
              <w:pStyle w:val="GOSTTablenorm"/>
            </w:pPr>
            <w:ins w:id="3165" w:author="Сатлер Марина Викторовна" w:date="2024-02-13T11:51:00Z">
              <w:r w:rsidRPr="007036CE">
                <w:t>Строка</w:t>
              </w:r>
            </w:ins>
          </w:p>
        </w:tc>
        <w:tc>
          <w:tcPr>
            <w:tcW w:w="300" w:type="pct"/>
          </w:tcPr>
          <w:p w14:paraId="4A19C44B" w14:textId="77777777" w:rsidR="00DC5693" w:rsidRPr="007036CE" w:rsidRDefault="00DC5693" w:rsidP="00DC5693">
            <w:pPr>
              <w:pStyle w:val="GOSTTablenorm"/>
            </w:pPr>
            <w:ins w:id="3166" w:author="Сатлер Марина Викторовна" w:date="2024-02-13T11:51:00Z">
              <w:r w:rsidRPr="007036CE">
                <w:t>Да</w:t>
              </w:r>
            </w:ins>
          </w:p>
        </w:tc>
        <w:tc>
          <w:tcPr>
            <w:tcW w:w="308" w:type="pct"/>
          </w:tcPr>
          <w:p w14:paraId="598C3B93" w14:textId="77777777" w:rsidR="00DC5693" w:rsidRPr="007036CE" w:rsidRDefault="00DC5693" w:rsidP="00DC5693">
            <w:pPr>
              <w:pStyle w:val="GOSTTablenorm"/>
            </w:pPr>
            <w:ins w:id="3167" w:author="Сатлер Марина Викторовна" w:date="2024-02-13T11:51:00Z">
              <w:r w:rsidRPr="007036CE">
                <w:t>=1</w:t>
              </w:r>
            </w:ins>
          </w:p>
        </w:tc>
        <w:tc>
          <w:tcPr>
            <w:tcW w:w="2039" w:type="pct"/>
          </w:tcPr>
          <w:p w14:paraId="73D6576F" w14:textId="77777777" w:rsidR="00DC5693" w:rsidRPr="007036CE" w:rsidRDefault="00DC5693" w:rsidP="00DC5693">
            <w:pPr>
              <w:pStyle w:val="GOSTTablenorm"/>
              <w:rPr>
                <w:ins w:id="3168" w:author="Сатлер Марина Викторовна" w:date="2024-02-13T11:51:00Z"/>
                <w:szCs w:val="22"/>
              </w:rPr>
            </w:pPr>
            <w:ins w:id="3169" w:author="Сатлер Марина Викторовна" w:date="2024-02-13T11:51:00Z">
              <w:r w:rsidRPr="007036CE">
                <w:rPr>
                  <w:szCs w:val="22"/>
                </w:rPr>
                <w:t>Указывается тип раздела.</w:t>
              </w:r>
            </w:ins>
          </w:p>
          <w:p w14:paraId="00E51FC9" w14:textId="7555CB16" w:rsidR="00DC5693" w:rsidRPr="007036CE" w:rsidRDefault="00DC5693" w:rsidP="00DC5693">
            <w:pPr>
              <w:pStyle w:val="GOSTTablenorm"/>
              <w:rPr>
                <w:szCs w:val="22"/>
              </w:rPr>
            </w:pPr>
            <w:ins w:id="3170" w:author="Сатлер Марина Викторовна" w:date="2024-02-13T11:51:00Z">
              <w:r w:rsidRPr="007036CE">
                <w:rPr>
                  <w:szCs w:val="22"/>
                </w:rPr>
                <w:t xml:space="preserve">Заполняется значением «2» </w:t>
              </w:r>
            </w:ins>
            <w:r w:rsidR="00FB1651" w:rsidRPr="007036CE">
              <w:t>–</w:t>
            </w:r>
            <w:ins w:id="3171" w:author="Сатлер Марина Викторовна" w:date="2024-02-13T11:51:00Z">
              <w:r w:rsidRPr="007036CE">
                <w:rPr>
                  <w:szCs w:val="22"/>
                </w:rPr>
                <w:t xml:space="preserve"> Лимиты бюджетных обязательств</w:t>
              </w:r>
            </w:ins>
          </w:p>
        </w:tc>
      </w:tr>
      <w:tr w:rsidR="00DC5693" w:rsidRPr="007036CE" w14:paraId="70E903EA" w14:textId="77777777" w:rsidTr="00974EB0">
        <w:tc>
          <w:tcPr>
            <w:tcW w:w="1100" w:type="pct"/>
          </w:tcPr>
          <w:p w14:paraId="4FCB1005" w14:textId="77777777" w:rsidR="00DC5693" w:rsidRPr="007036CE" w:rsidRDefault="00DC5693" w:rsidP="00DC5693">
            <w:pPr>
              <w:pStyle w:val="GOSTTablenorm"/>
              <w:rPr>
                <w:szCs w:val="22"/>
              </w:rPr>
            </w:pPr>
            <w:r w:rsidRPr="007036CE">
              <w:rPr>
                <w:szCs w:val="22"/>
              </w:rPr>
              <w:t>Идентификатор строки</w:t>
            </w:r>
          </w:p>
        </w:tc>
        <w:tc>
          <w:tcPr>
            <w:tcW w:w="734" w:type="pct"/>
          </w:tcPr>
          <w:p w14:paraId="3C32660F" w14:textId="77777777" w:rsidR="00DC5693" w:rsidRPr="007036CE" w:rsidRDefault="00DC5693" w:rsidP="00DC5693">
            <w:pPr>
              <w:pStyle w:val="GOSTTablenorm"/>
              <w:rPr>
                <w:szCs w:val="24"/>
                <w:lang w:val="en-US"/>
              </w:rPr>
            </w:pPr>
            <w:ins w:id="3172" w:author="Сатлер Марина Викторовна" w:date="2024-02-13T11:52:00Z">
              <w:r w:rsidRPr="007036CE">
                <w:rPr>
                  <w:b/>
                  <w:szCs w:val="24"/>
                  <w:lang w:val="en-US"/>
                </w:rPr>
                <w:t>SECTION_3</w:t>
              </w:r>
              <w:r w:rsidRPr="007036CE">
                <w:rPr>
                  <w:b/>
                  <w:szCs w:val="24"/>
                </w:rPr>
                <w:t>:</w:t>
              </w:r>
            </w:ins>
            <w:ins w:id="3173" w:author="Сатлер Марина Викторовна" w:date="2024-06-11T14:19:00Z">
              <w:r w:rsidRPr="007036CE">
                <w:rPr>
                  <w:szCs w:val="24"/>
                  <w:lang w:val="en-US"/>
                </w:rPr>
                <w:t>id</w:t>
              </w:r>
            </w:ins>
            <w:del w:id="3174" w:author="Сатлер Марина Викторовна" w:date="2024-06-11T14:19:00Z">
              <w:r w:rsidRPr="007036CE" w:rsidDel="00240EDB">
                <w:rPr>
                  <w:szCs w:val="24"/>
                  <w:lang w:val="en-US"/>
                </w:rPr>
                <w:delText>ID</w:delText>
              </w:r>
            </w:del>
          </w:p>
        </w:tc>
        <w:tc>
          <w:tcPr>
            <w:tcW w:w="519" w:type="pct"/>
          </w:tcPr>
          <w:p w14:paraId="748229E8" w14:textId="77777777" w:rsidR="00DC5693" w:rsidRPr="007036CE" w:rsidRDefault="00DC5693" w:rsidP="00DC5693">
            <w:pPr>
              <w:pStyle w:val="GOSTTablenorm"/>
            </w:pPr>
            <w:r w:rsidRPr="007036CE">
              <w:rPr>
                <w:szCs w:val="22"/>
              </w:rPr>
              <w:t>Число</w:t>
            </w:r>
          </w:p>
        </w:tc>
        <w:tc>
          <w:tcPr>
            <w:tcW w:w="300" w:type="pct"/>
          </w:tcPr>
          <w:p w14:paraId="408EAF07" w14:textId="77777777" w:rsidR="00DC5693" w:rsidRPr="007036CE" w:rsidRDefault="00DC5693" w:rsidP="00DC5693">
            <w:pPr>
              <w:pStyle w:val="GOSTTablenorm"/>
            </w:pPr>
            <w:r w:rsidRPr="007036CE">
              <w:rPr>
                <w:szCs w:val="22"/>
              </w:rPr>
              <w:t>Да</w:t>
            </w:r>
          </w:p>
        </w:tc>
        <w:tc>
          <w:tcPr>
            <w:tcW w:w="308" w:type="pct"/>
          </w:tcPr>
          <w:p w14:paraId="3CDD8239" w14:textId="77777777" w:rsidR="00DC5693" w:rsidRPr="007036CE" w:rsidRDefault="00DC5693" w:rsidP="00DC5693">
            <w:pPr>
              <w:pStyle w:val="GOSTTablenorm"/>
            </w:pPr>
            <w:r w:rsidRPr="007036CE">
              <w:rPr>
                <w:szCs w:val="22"/>
              </w:rPr>
              <w:t>&lt;=20</w:t>
            </w:r>
          </w:p>
        </w:tc>
        <w:tc>
          <w:tcPr>
            <w:tcW w:w="2039" w:type="pct"/>
          </w:tcPr>
          <w:p w14:paraId="18D9A704" w14:textId="77777777" w:rsidR="00DC5693" w:rsidRPr="007036CE" w:rsidRDefault="00DC5693" w:rsidP="00DC5693">
            <w:pPr>
              <w:pStyle w:val="GOSTTablenorm"/>
            </w:pPr>
            <w:r w:rsidRPr="007036CE">
              <w:rPr>
                <w:szCs w:val="22"/>
              </w:rPr>
              <w:t>Указывается технический идентификатор строки</w:t>
            </w:r>
          </w:p>
        </w:tc>
      </w:tr>
      <w:tr w:rsidR="00DC5693" w:rsidRPr="007036CE" w14:paraId="11278F71" w14:textId="77777777" w:rsidTr="00974EB0">
        <w:tc>
          <w:tcPr>
            <w:tcW w:w="1100" w:type="pct"/>
          </w:tcPr>
          <w:p w14:paraId="36482271" w14:textId="77777777" w:rsidR="00DC5693" w:rsidRPr="007036CE" w:rsidRDefault="00DC5693" w:rsidP="00DC5693">
            <w:pPr>
              <w:pStyle w:val="GOSTTablenorm"/>
              <w:rPr>
                <w:szCs w:val="22"/>
              </w:rPr>
            </w:pPr>
            <w:r w:rsidRPr="007036CE">
              <w:t>Номер строки</w:t>
            </w:r>
          </w:p>
        </w:tc>
        <w:tc>
          <w:tcPr>
            <w:tcW w:w="734" w:type="pct"/>
          </w:tcPr>
          <w:p w14:paraId="085E1B67" w14:textId="77777777" w:rsidR="00DC5693" w:rsidRPr="007036CE" w:rsidRDefault="00DC5693" w:rsidP="00DC5693">
            <w:pPr>
              <w:pStyle w:val="GOSTTablenorm"/>
              <w:rPr>
                <w:szCs w:val="24"/>
                <w:lang w:val="en-US"/>
              </w:rPr>
            </w:pPr>
            <w:ins w:id="3175" w:author="Сатлер Марина Викторовна" w:date="2024-02-13T11:52:00Z">
              <w:r w:rsidRPr="007036CE">
                <w:rPr>
                  <w:b/>
                  <w:szCs w:val="24"/>
                  <w:lang w:val="en-US"/>
                </w:rPr>
                <w:t>SECTION_3</w:t>
              </w:r>
              <w:r w:rsidRPr="007036CE">
                <w:rPr>
                  <w:b/>
                  <w:szCs w:val="24"/>
                </w:rPr>
                <w:t>:</w:t>
              </w:r>
            </w:ins>
            <w:r w:rsidRPr="007036CE">
              <w:rPr>
                <w:szCs w:val="24"/>
                <w:lang w:val="en-US"/>
              </w:rPr>
              <w:t>NUMBROW</w:t>
            </w:r>
          </w:p>
        </w:tc>
        <w:tc>
          <w:tcPr>
            <w:tcW w:w="519" w:type="pct"/>
          </w:tcPr>
          <w:p w14:paraId="1D4DE36F" w14:textId="77777777" w:rsidR="00DC5693" w:rsidRPr="007036CE" w:rsidRDefault="00DC5693" w:rsidP="00DC5693">
            <w:pPr>
              <w:pStyle w:val="GOSTTablenorm"/>
            </w:pPr>
            <w:r w:rsidRPr="007036CE">
              <w:rPr>
                <w:szCs w:val="22"/>
              </w:rPr>
              <w:t>Строка</w:t>
            </w:r>
          </w:p>
        </w:tc>
        <w:tc>
          <w:tcPr>
            <w:tcW w:w="300" w:type="pct"/>
          </w:tcPr>
          <w:p w14:paraId="501AE8D3" w14:textId="77777777" w:rsidR="00DC5693" w:rsidRPr="007036CE" w:rsidRDefault="00DC5693" w:rsidP="00DC5693">
            <w:pPr>
              <w:pStyle w:val="GOSTTablenorm"/>
            </w:pPr>
            <w:r w:rsidRPr="007036CE">
              <w:rPr>
                <w:szCs w:val="22"/>
              </w:rPr>
              <w:t>Да</w:t>
            </w:r>
          </w:p>
        </w:tc>
        <w:tc>
          <w:tcPr>
            <w:tcW w:w="308" w:type="pct"/>
          </w:tcPr>
          <w:p w14:paraId="3362B5C7" w14:textId="77777777" w:rsidR="00DC5693" w:rsidRPr="007036CE" w:rsidRDefault="00DC5693" w:rsidP="00DC5693">
            <w:pPr>
              <w:pStyle w:val="GOSTTablenorm"/>
            </w:pPr>
            <w:r w:rsidRPr="007036CE">
              <w:rPr>
                <w:szCs w:val="22"/>
                <w:lang w:val="en-US"/>
              </w:rPr>
              <w:t>&lt;=20</w:t>
            </w:r>
          </w:p>
        </w:tc>
        <w:tc>
          <w:tcPr>
            <w:tcW w:w="2039" w:type="pct"/>
          </w:tcPr>
          <w:p w14:paraId="6CE465F0" w14:textId="77777777" w:rsidR="00DC5693" w:rsidRPr="007036CE" w:rsidRDefault="00DC5693" w:rsidP="00DC5693">
            <w:pPr>
              <w:pStyle w:val="GOSTTablenorm"/>
            </w:pPr>
            <w:r w:rsidRPr="007036CE">
              <w:rPr>
                <w:szCs w:val="22"/>
              </w:rPr>
              <w:t>Указывается порядковый номер строки по разделу «ЛБО по ОКВ»</w:t>
            </w:r>
          </w:p>
        </w:tc>
      </w:tr>
      <w:tr w:rsidR="00DC5693" w:rsidRPr="007036CE" w14:paraId="60E80150" w14:textId="77777777" w:rsidTr="00974EB0">
        <w:tc>
          <w:tcPr>
            <w:tcW w:w="1100" w:type="pct"/>
          </w:tcPr>
          <w:p w14:paraId="35B6A137" w14:textId="77777777" w:rsidR="00DC5693" w:rsidRPr="007036CE" w:rsidRDefault="00DC5693" w:rsidP="00DC5693">
            <w:pPr>
              <w:pStyle w:val="GOSTTablenorm"/>
            </w:pPr>
            <w:r w:rsidRPr="007036CE">
              <w:rPr>
                <w:szCs w:val="22"/>
              </w:rPr>
              <w:t>Признак детальной строки</w:t>
            </w:r>
          </w:p>
        </w:tc>
        <w:tc>
          <w:tcPr>
            <w:tcW w:w="734" w:type="pct"/>
          </w:tcPr>
          <w:p w14:paraId="3A53998A" w14:textId="77777777" w:rsidR="00DC5693" w:rsidRPr="007036CE" w:rsidRDefault="00DC5693" w:rsidP="00DC5693">
            <w:pPr>
              <w:pStyle w:val="GOSTTablenorm"/>
              <w:rPr>
                <w:szCs w:val="24"/>
                <w:lang w:val="en-US"/>
              </w:rPr>
            </w:pPr>
            <w:ins w:id="3176" w:author="Сатлер Марина Викторовна" w:date="2024-02-13T11:52:00Z">
              <w:r w:rsidRPr="007036CE">
                <w:rPr>
                  <w:b/>
                  <w:szCs w:val="24"/>
                  <w:lang w:val="en-US"/>
                </w:rPr>
                <w:t>SECTION_3</w:t>
              </w:r>
              <w:r w:rsidRPr="007036CE">
                <w:rPr>
                  <w:b/>
                  <w:szCs w:val="24"/>
                </w:rPr>
                <w:t>:</w:t>
              </w:r>
            </w:ins>
            <w:r w:rsidRPr="007036CE">
              <w:t>SIGNKBK</w:t>
            </w:r>
          </w:p>
        </w:tc>
        <w:tc>
          <w:tcPr>
            <w:tcW w:w="519" w:type="pct"/>
          </w:tcPr>
          <w:p w14:paraId="343625D0" w14:textId="77777777" w:rsidR="00DC5693" w:rsidRPr="007036CE" w:rsidRDefault="00DC5693" w:rsidP="00DC5693">
            <w:pPr>
              <w:pStyle w:val="GOSTTablenorm"/>
            </w:pPr>
            <w:r w:rsidRPr="007036CE">
              <w:rPr>
                <w:szCs w:val="22"/>
              </w:rPr>
              <w:t>Строка</w:t>
            </w:r>
          </w:p>
        </w:tc>
        <w:tc>
          <w:tcPr>
            <w:tcW w:w="300" w:type="pct"/>
          </w:tcPr>
          <w:p w14:paraId="1C557EDF" w14:textId="77777777" w:rsidR="00DC5693" w:rsidRPr="007036CE" w:rsidRDefault="00DC5693" w:rsidP="00DC5693">
            <w:pPr>
              <w:pStyle w:val="GOSTTablenorm"/>
            </w:pPr>
            <w:r w:rsidRPr="007036CE">
              <w:rPr>
                <w:szCs w:val="22"/>
              </w:rPr>
              <w:t>Да</w:t>
            </w:r>
          </w:p>
        </w:tc>
        <w:tc>
          <w:tcPr>
            <w:tcW w:w="308" w:type="pct"/>
          </w:tcPr>
          <w:p w14:paraId="16F0F07B" w14:textId="77777777" w:rsidR="00DC5693" w:rsidRPr="007036CE" w:rsidRDefault="00DC5693" w:rsidP="00DC5693">
            <w:pPr>
              <w:pStyle w:val="GOSTTablenorm"/>
            </w:pPr>
            <w:r w:rsidRPr="007036CE">
              <w:rPr>
                <w:szCs w:val="22"/>
              </w:rPr>
              <w:t>=1</w:t>
            </w:r>
          </w:p>
        </w:tc>
        <w:tc>
          <w:tcPr>
            <w:tcW w:w="2039" w:type="pct"/>
          </w:tcPr>
          <w:p w14:paraId="34464C64" w14:textId="77777777" w:rsidR="00DC5693" w:rsidRPr="007036CE" w:rsidRDefault="00DC5693" w:rsidP="00DC5693">
            <w:pPr>
              <w:pStyle w:val="GOSTTablenorm"/>
              <w:rPr>
                <w:szCs w:val="22"/>
              </w:rPr>
            </w:pPr>
            <w:r w:rsidRPr="007036CE">
              <w:rPr>
                <w:szCs w:val="22"/>
              </w:rPr>
              <w:t>Указывается признак детальной строки.</w:t>
            </w:r>
          </w:p>
          <w:p w14:paraId="07ED6A87" w14:textId="77777777" w:rsidR="00DC5693" w:rsidRPr="007036CE" w:rsidRDefault="00DC5693" w:rsidP="00DC5693">
            <w:pPr>
              <w:pStyle w:val="GOSTTablenorm"/>
              <w:rPr>
                <w:szCs w:val="22"/>
              </w:rPr>
            </w:pPr>
            <w:r w:rsidRPr="007036CE">
              <w:rPr>
                <w:szCs w:val="22"/>
              </w:rPr>
              <w:t>Возможные значения:</w:t>
            </w:r>
          </w:p>
          <w:p w14:paraId="3A1C7A7C" w14:textId="77777777" w:rsidR="00DC5693" w:rsidRPr="007036CE" w:rsidRDefault="00DC5693" w:rsidP="00DC5693">
            <w:pPr>
              <w:pStyle w:val="GOSTTableListMark1"/>
              <w:numPr>
                <w:ilvl w:val="0"/>
                <w:numId w:val="2"/>
              </w:numPr>
            </w:pPr>
            <w:r w:rsidRPr="007036CE">
              <w:t>«N» – детализированный КБК;</w:t>
            </w:r>
          </w:p>
          <w:p w14:paraId="7193BEC9" w14:textId="77777777" w:rsidR="00DC5693" w:rsidRPr="007036CE" w:rsidRDefault="00DC5693" w:rsidP="00DC5693">
            <w:pPr>
              <w:pStyle w:val="GOSTTableListMark1"/>
              <w:numPr>
                <w:ilvl w:val="0"/>
                <w:numId w:val="2"/>
              </w:numPr>
            </w:pPr>
            <w:r w:rsidRPr="007036CE">
              <w:t>«X» – недетализированный КБК;</w:t>
            </w:r>
          </w:p>
          <w:p w14:paraId="4C0B19C2" w14:textId="77777777" w:rsidR="00DC5693" w:rsidRPr="007036CE" w:rsidRDefault="00DC5693" w:rsidP="00DC5693">
            <w:pPr>
              <w:pStyle w:val="GOSTTableListMark1"/>
              <w:numPr>
                <w:ilvl w:val="0"/>
                <w:numId w:val="2"/>
              </w:numPr>
            </w:pPr>
            <w:r w:rsidRPr="007036CE">
              <w:t>«Y» – итоговая строка раздела документа</w:t>
            </w:r>
          </w:p>
        </w:tc>
      </w:tr>
      <w:tr w:rsidR="00DC5693" w:rsidRPr="007036CE" w14:paraId="06E053AB" w14:textId="77777777" w:rsidTr="00974EB0">
        <w:tc>
          <w:tcPr>
            <w:tcW w:w="1100" w:type="pct"/>
          </w:tcPr>
          <w:p w14:paraId="3F875219" w14:textId="77777777" w:rsidR="00DC5693" w:rsidRPr="007036CE" w:rsidRDefault="00DC5693" w:rsidP="00DC5693">
            <w:pPr>
              <w:pStyle w:val="GOSTTablenorm"/>
              <w:rPr>
                <w:szCs w:val="22"/>
              </w:rPr>
            </w:pPr>
            <w:r w:rsidRPr="007036CE">
              <w:rPr>
                <w:szCs w:val="22"/>
              </w:rPr>
              <w:t>КБК</w:t>
            </w:r>
          </w:p>
        </w:tc>
        <w:tc>
          <w:tcPr>
            <w:tcW w:w="734" w:type="pct"/>
          </w:tcPr>
          <w:p w14:paraId="45656279" w14:textId="77777777" w:rsidR="00DC5693" w:rsidRPr="007036CE" w:rsidRDefault="00DC5693" w:rsidP="00DC5693">
            <w:pPr>
              <w:pStyle w:val="GOSTTablenorm"/>
            </w:pPr>
            <w:ins w:id="3177" w:author="Сатлер Марина Викторовна" w:date="2024-02-13T11:52:00Z">
              <w:r w:rsidRPr="007036CE">
                <w:rPr>
                  <w:b/>
                  <w:szCs w:val="24"/>
                  <w:lang w:val="en-US"/>
                </w:rPr>
                <w:t>SECTION_3</w:t>
              </w:r>
              <w:r w:rsidRPr="007036CE">
                <w:rPr>
                  <w:b/>
                  <w:szCs w:val="24"/>
                </w:rPr>
                <w:t>:</w:t>
              </w:r>
            </w:ins>
            <w:r w:rsidRPr="007036CE">
              <w:rPr>
                <w:szCs w:val="24"/>
                <w:lang w:val="en-US"/>
              </w:rPr>
              <w:t>KBK</w:t>
            </w:r>
          </w:p>
        </w:tc>
        <w:tc>
          <w:tcPr>
            <w:tcW w:w="519" w:type="pct"/>
          </w:tcPr>
          <w:p w14:paraId="5D7F8A2E" w14:textId="77777777" w:rsidR="00DC5693" w:rsidRPr="007036CE" w:rsidRDefault="00DC5693" w:rsidP="00DC5693">
            <w:pPr>
              <w:pStyle w:val="GOSTTablenorm"/>
            </w:pPr>
            <w:r w:rsidRPr="007036CE">
              <w:rPr>
                <w:szCs w:val="22"/>
              </w:rPr>
              <w:t>Строка</w:t>
            </w:r>
          </w:p>
        </w:tc>
        <w:tc>
          <w:tcPr>
            <w:tcW w:w="300" w:type="pct"/>
          </w:tcPr>
          <w:p w14:paraId="00E4F8D5" w14:textId="77777777" w:rsidR="00DC5693" w:rsidRPr="007036CE" w:rsidRDefault="00DC5693" w:rsidP="00DC5693">
            <w:pPr>
              <w:pStyle w:val="GOSTTablenorm"/>
            </w:pPr>
            <w:r w:rsidRPr="007036CE">
              <w:rPr>
                <w:szCs w:val="22"/>
              </w:rPr>
              <w:t>Да</w:t>
            </w:r>
          </w:p>
        </w:tc>
        <w:tc>
          <w:tcPr>
            <w:tcW w:w="308" w:type="pct"/>
          </w:tcPr>
          <w:p w14:paraId="6B2AA8FE" w14:textId="77777777" w:rsidR="00DC5693" w:rsidRPr="007036CE" w:rsidRDefault="00DC5693" w:rsidP="00DC5693">
            <w:pPr>
              <w:pStyle w:val="GOSTTablenorm"/>
            </w:pPr>
            <w:r w:rsidRPr="007036CE">
              <w:rPr>
                <w:szCs w:val="22"/>
              </w:rPr>
              <w:t>=20</w:t>
            </w:r>
          </w:p>
        </w:tc>
        <w:tc>
          <w:tcPr>
            <w:tcW w:w="2039" w:type="pct"/>
          </w:tcPr>
          <w:p w14:paraId="5EA1F928" w14:textId="77777777" w:rsidR="00DC5693" w:rsidRPr="007036CE" w:rsidRDefault="00DC5693" w:rsidP="00DC5693">
            <w:pPr>
              <w:pStyle w:val="GOSTTablenorm"/>
            </w:pPr>
            <w:r w:rsidRPr="007036CE">
              <w:rPr>
                <w:szCs w:val="22"/>
              </w:rPr>
              <w:t>Указывается код по бюджетной классификации для отражения операции на ЛС ГРБС</w:t>
            </w:r>
          </w:p>
        </w:tc>
      </w:tr>
      <w:tr w:rsidR="00DC5693" w:rsidRPr="007036CE" w14:paraId="4475AFD7" w14:textId="77777777" w:rsidTr="00974EB0">
        <w:tc>
          <w:tcPr>
            <w:tcW w:w="1100" w:type="pct"/>
          </w:tcPr>
          <w:p w14:paraId="66F67C51" w14:textId="77777777" w:rsidR="00DC5693" w:rsidRPr="007036CE" w:rsidRDefault="00DC5693" w:rsidP="00DC5693">
            <w:pPr>
              <w:pStyle w:val="GOSTTablenorm"/>
              <w:rPr>
                <w:szCs w:val="22"/>
              </w:rPr>
            </w:pPr>
            <w:r w:rsidRPr="007036CE">
              <w:rPr>
                <w:szCs w:val="22"/>
              </w:rPr>
              <w:t>Тип КБК</w:t>
            </w:r>
          </w:p>
        </w:tc>
        <w:tc>
          <w:tcPr>
            <w:tcW w:w="734" w:type="pct"/>
          </w:tcPr>
          <w:p w14:paraId="190C2E48" w14:textId="77777777" w:rsidR="00DC5693" w:rsidRPr="007036CE" w:rsidRDefault="00DC5693" w:rsidP="00DC5693">
            <w:pPr>
              <w:pStyle w:val="GOSTTablenorm"/>
              <w:rPr>
                <w:szCs w:val="24"/>
                <w:lang w:val="en-US"/>
              </w:rPr>
            </w:pPr>
            <w:ins w:id="3178" w:author="Сатлер Марина Викторовна" w:date="2024-02-13T11:52:00Z">
              <w:r w:rsidRPr="007036CE">
                <w:rPr>
                  <w:b/>
                  <w:szCs w:val="24"/>
                  <w:lang w:val="en-US"/>
                </w:rPr>
                <w:t>SECTION_3</w:t>
              </w:r>
              <w:r w:rsidRPr="007036CE">
                <w:rPr>
                  <w:b/>
                  <w:szCs w:val="24"/>
                </w:rPr>
                <w:t>:</w:t>
              </w:r>
            </w:ins>
            <w:r w:rsidRPr="007036CE">
              <w:rPr>
                <w:szCs w:val="24"/>
              </w:rPr>
              <w:t>TYPEKBK</w:t>
            </w:r>
          </w:p>
        </w:tc>
        <w:tc>
          <w:tcPr>
            <w:tcW w:w="519" w:type="pct"/>
          </w:tcPr>
          <w:p w14:paraId="0358477E" w14:textId="77777777" w:rsidR="00DC5693" w:rsidRPr="007036CE" w:rsidRDefault="00DC5693" w:rsidP="00DC5693">
            <w:pPr>
              <w:pStyle w:val="GOSTTablenorm"/>
            </w:pPr>
            <w:r w:rsidRPr="007036CE">
              <w:rPr>
                <w:szCs w:val="22"/>
              </w:rPr>
              <w:t>Строка</w:t>
            </w:r>
          </w:p>
        </w:tc>
        <w:tc>
          <w:tcPr>
            <w:tcW w:w="300" w:type="pct"/>
          </w:tcPr>
          <w:p w14:paraId="6CBB5D40" w14:textId="77777777" w:rsidR="00DC5693" w:rsidRPr="007036CE" w:rsidRDefault="00DC5693" w:rsidP="00DC5693">
            <w:pPr>
              <w:pStyle w:val="GOSTTablenorm"/>
            </w:pPr>
            <w:r w:rsidRPr="007036CE">
              <w:rPr>
                <w:szCs w:val="22"/>
              </w:rPr>
              <w:t>Да</w:t>
            </w:r>
          </w:p>
        </w:tc>
        <w:tc>
          <w:tcPr>
            <w:tcW w:w="308" w:type="pct"/>
          </w:tcPr>
          <w:p w14:paraId="6AF54E18" w14:textId="77777777" w:rsidR="00DC5693" w:rsidRPr="007036CE" w:rsidRDefault="00DC5693" w:rsidP="00DC5693">
            <w:pPr>
              <w:pStyle w:val="GOSTTablenorm"/>
            </w:pPr>
            <w:r w:rsidRPr="007036CE">
              <w:rPr>
                <w:szCs w:val="22"/>
              </w:rPr>
              <w:t>=2</w:t>
            </w:r>
          </w:p>
        </w:tc>
        <w:tc>
          <w:tcPr>
            <w:tcW w:w="2039" w:type="pct"/>
          </w:tcPr>
          <w:p w14:paraId="5FC1D3A5" w14:textId="77777777" w:rsidR="00DC5693" w:rsidRPr="007036CE" w:rsidRDefault="00DC5693" w:rsidP="00DC5693">
            <w:pPr>
              <w:pStyle w:val="GOSTTablenorm"/>
              <w:rPr>
                <w:szCs w:val="22"/>
              </w:rPr>
            </w:pPr>
            <w:r w:rsidRPr="007036CE">
              <w:rPr>
                <w:szCs w:val="22"/>
              </w:rPr>
              <w:t>Указывается тип кода по бюджетной классификации.</w:t>
            </w:r>
          </w:p>
          <w:p w14:paraId="29E1548F" w14:textId="447851E2" w:rsidR="00DC5693" w:rsidRPr="007036CE" w:rsidRDefault="00DC5693" w:rsidP="00DC5693">
            <w:pPr>
              <w:pStyle w:val="GOSTTablenorm"/>
            </w:pPr>
            <w:r w:rsidRPr="007036CE">
              <w:rPr>
                <w:szCs w:val="22"/>
              </w:rPr>
              <w:t xml:space="preserve">Заполняется значением «11» </w:t>
            </w:r>
            <w:r w:rsidR="00FB1651" w:rsidRPr="007036CE">
              <w:t>–</w:t>
            </w:r>
            <w:r w:rsidRPr="007036CE">
              <w:rPr>
                <w:szCs w:val="22"/>
              </w:rPr>
              <w:t xml:space="preserve"> Лимитируемые расходы</w:t>
            </w:r>
          </w:p>
        </w:tc>
      </w:tr>
      <w:tr w:rsidR="00DC5693" w:rsidRPr="007036CE" w14:paraId="32A646A9" w14:textId="77777777" w:rsidTr="00974EB0">
        <w:tc>
          <w:tcPr>
            <w:tcW w:w="1100" w:type="pct"/>
          </w:tcPr>
          <w:p w14:paraId="71E7A64A" w14:textId="77777777" w:rsidR="00DC5693" w:rsidRPr="007036CE" w:rsidRDefault="00DC5693" w:rsidP="00DC5693">
            <w:pPr>
              <w:pStyle w:val="GOSTTablenorm"/>
              <w:rPr>
                <w:szCs w:val="22"/>
              </w:rPr>
            </w:pPr>
            <w:r w:rsidRPr="007036CE">
              <w:rPr>
                <w:szCs w:val="22"/>
              </w:rPr>
              <w:t>Код цели</w:t>
            </w:r>
          </w:p>
        </w:tc>
        <w:tc>
          <w:tcPr>
            <w:tcW w:w="734" w:type="pct"/>
          </w:tcPr>
          <w:p w14:paraId="5EE36742" w14:textId="77777777" w:rsidR="00DC5693" w:rsidRPr="007036CE" w:rsidRDefault="00DC5693" w:rsidP="00DC5693">
            <w:pPr>
              <w:pStyle w:val="GOSTTablenorm"/>
              <w:rPr>
                <w:szCs w:val="24"/>
              </w:rPr>
            </w:pPr>
            <w:ins w:id="3179" w:author="Сатлер Марина Викторовна" w:date="2024-02-13T11:52:00Z">
              <w:r w:rsidRPr="007036CE">
                <w:rPr>
                  <w:b/>
                  <w:szCs w:val="24"/>
                  <w:lang w:val="en-US"/>
                </w:rPr>
                <w:t>SECTION_3</w:t>
              </w:r>
              <w:r w:rsidRPr="007036CE">
                <w:rPr>
                  <w:b/>
                  <w:szCs w:val="24"/>
                </w:rPr>
                <w:t>:</w:t>
              </w:r>
            </w:ins>
            <w:r w:rsidRPr="007036CE">
              <w:rPr>
                <w:szCs w:val="24"/>
              </w:rPr>
              <w:t>TARGETCODE</w:t>
            </w:r>
          </w:p>
        </w:tc>
        <w:tc>
          <w:tcPr>
            <w:tcW w:w="519" w:type="pct"/>
          </w:tcPr>
          <w:p w14:paraId="54FD2AEA" w14:textId="77777777" w:rsidR="00DC5693" w:rsidRPr="007036CE" w:rsidRDefault="00DC5693" w:rsidP="00DC5693">
            <w:pPr>
              <w:pStyle w:val="GOSTTablenorm"/>
            </w:pPr>
            <w:r w:rsidRPr="007036CE">
              <w:rPr>
                <w:szCs w:val="22"/>
              </w:rPr>
              <w:t>Строка</w:t>
            </w:r>
          </w:p>
        </w:tc>
        <w:tc>
          <w:tcPr>
            <w:tcW w:w="300" w:type="pct"/>
          </w:tcPr>
          <w:p w14:paraId="0F6427FB" w14:textId="77777777" w:rsidR="00DC5693" w:rsidRPr="007036CE" w:rsidRDefault="00DC5693" w:rsidP="00DC5693">
            <w:pPr>
              <w:pStyle w:val="GOSTTablenorm"/>
            </w:pPr>
            <w:r w:rsidRPr="007036CE">
              <w:rPr>
                <w:szCs w:val="22"/>
              </w:rPr>
              <w:t>Нет</w:t>
            </w:r>
          </w:p>
        </w:tc>
        <w:tc>
          <w:tcPr>
            <w:tcW w:w="308" w:type="pct"/>
          </w:tcPr>
          <w:p w14:paraId="105E7AEA" w14:textId="77777777" w:rsidR="00DC5693" w:rsidRPr="007036CE" w:rsidRDefault="00DC5693" w:rsidP="00DC5693">
            <w:pPr>
              <w:pStyle w:val="GOSTTablenorm"/>
            </w:pPr>
            <w:r w:rsidRPr="007036CE">
              <w:rPr>
                <w:szCs w:val="22"/>
                <w:lang w:val="en-US"/>
              </w:rPr>
              <w:t>&lt;=25</w:t>
            </w:r>
          </w:p>
        </w:tc>
        <w:tc>
          <w:tcPr>
            <w:tcW w:w="2039" w:type="pct"/>
          </w:tcPr>
          <w:p w14:paraId="139E155D" w14:textId="77777777" w:rsidR="00DC5693" w:rsidRPr="007036CE" w:rsidRDefault="00DC5693" w:rsidP="00DC5693">
            <w:pPr>
              <w:pStyle w:val="GOSTTablenorm"/>
            </w:pPr>
            <w:r w:rsidRPr="007036CE">
              <w:rPr>
                <w:bCs/>
                <w:szCs w:val="22"/>
              </w:rPr>
              <w:t>Указывается код цели (аналитический код) для отражения операции на ЛС ГРБС (при наличии)</w:t>
            </w:r>
          </w:p>
        </w:tc>
      </w:tr>
      <w:tr w:rsidR="00DC5693" w:rsidRPr="007036CE" w14:paraId="0F1A1172" w14:textId="77777777" w:rsidTr="00974EB0">
        <w:tc>
          <w:tcPr>
            <w:tcW w:w="1100" w:type="pct"/>
          </w:tcPr>
          <w:p w14:paraId="2FF18BE0" w14:textId="77777777" w:rsidR="00DC5693" w:rsidRPr="007036CE" w:rsidRDefault="00DC5693" w:rsidP="00DC5693">
            <w:pPr>
              <w:pStyle w:val="GOSTTablenorm"/>
              <w:rPr>
                <w:szCs w:val="22"/>
              </w:rPr>
            </w:pPr>
            <w:r w:rsidRPr="007036CE">
              <w:rPr>
                <w:szCs w:val="22"/>
              </w:rPr>
              <w:t>Код ОКС</w:t>
            </w:r>
          </w:p>
        </w:tc>
        <w:tc>
          <w:tcPr>
            <w:tcW w:w="734" w:type="pct"/>
          </w:tcPr>
          <w:p w14:paraId="608FD8FB" w14:textId="77777777" w:rsidR="00DC5693" w:rsidRPr="007036CE" w:rsidRDefault="00DC5693" w:rsidP="00DC5693">
            <w:pPr>
              <w:pStyle w:val="GOSTTablenorm"/>
              <w:rPr>
                <w:szCs w:val="24"/>
              </w:rPr>
            </w:pPr>
            <w:ins w:id="3180" w:author="Сатлер Марина Викторовна" w:date="2024-02-13T11:52:00Z">
              <w:r w:rsidRPr="007036CE">
                <w:rPr>
                  <w:b/>
                  <w:szCs w:val="24"/>
                  <w:lang w:val="en-US"/>
                </w:rPr>
                <w:t>SECTION_3</w:t>
              </w:r>
              <w:r w:rsidRPr="007036CE">
                <w:rPr>
                  <w:b/>
                  <w:szCs w:val="24"/>
                </w:rPr>
                <w:t>:</w:t>
              </w:r>
            </w:ins>
            <w:r w:rsidRPr="007036CE">
              <w:rPr>
                <w:szCs w:val="24"/>
                <w:lang w:val="en-US"/>
              </w:rPr>
              <w:t>OKSCODE</w:t>
            </w:r>
          </w:p>
        </w:tc>
        <w:tc>
          <w:tcPr>
            <w:tcW w:w="519" w:type="pct"/>
          </w:tcPr>
          <w:p w14:paraId="0983EF67" w14:textId="77777777" w:rsidR="00DC5693" w:rsidRPr="007036CE" w:rsidRDefault="00DC5693" w:rsidP="00DC5693">
            <w:pPr>
              <w:pStyle w:val="GOSTTablenorm"/>
            </w:pPr>
            <w:r w:rsidRPr="007036CE">
              <w:rPr>
                <w:szCs w:val="22"/>
              </w:rPr>
              <w:t>Строка</w:t>
            </w:r>
          </w:p>
        </w:tc>
        <w:tc>
          <w:tcPr>
            <w:tcW w:w="300" w:type="pct"/>
          </w:tcPr>
          <w:p w14:paraId="2583EA35" w14:textId="77777777" w:rsidR="00DC5693" w:rsidRPr="007036CE" w:rsidRDefault="00DC5693" w:rsidP="00DC5693">
            <w:pPr>
              <w:pStyle w:val="GOSTTablenorm"/>
            </w:pPr>
            <w:r w:rsidRPr="007036CE">
              <w:rPr>
                <w:szCs w:val="22"/>
              </w:rPr>
              <w:t>Да</w:t>
            </w:r>
          </w:p>
        </w:tc>
        <w:tc>
          <w:tcPr>
            <w:tcW w:w="308" w:type="pct"/>
          </w:tcPr>
          <w:p w14:paraId="50BCB80A" w14:textId="77777777" w:rsidR="00DC5693" w:rsidRPr="007036CE" w:rsidRDefault="00DC5693" w:rsidP="00DC5693">
            <w:pPr>
              <w:pStyle w:val="GOSTTablenorm"/>
            </w:pPr>
            <w:r w:rsidRPr="007036CE">
              <w:rPr>
                <w:szCs w:val="22"/>
                <w:lang w:val="en-US"/>
              </w:rPr>
              <w:t>&lt;=</w:t>
            </w:r>
            <w:r w:rsidRPr="007036CE">
              <w:rPr>
                <w:szCs w:val="22"/>
              </w:rPr>
              <w:t>25</w:t>
            </w:r>
          </w:p>
        </w:tc>
        <w:tc>
          <w:tcPr>
            <w:tcW w:w="2039" w:type="pct"/>
          </w:tcPr>
          <w:p w14:paraId="72ED27BA" w14:textId="77777777" w:rsidR="00DC5693" w:rsidRPr="007036CE" w:rsidRDefault="00DC5693" w:rsidP="00DC5693">
            <w:pPr>
              <w:pStyle w:val="GOSTTablenorm"/>
            </w:pPr>
            <w:r w:rsidRPr="007036CE">
              <w:rPr>
                <w:szCs w:val="22"/>
              </w:rPr>
              <w:t xml:space="preserve">Указывается код объекта капитального строительства (недвижимого имущества) для отражения операций бюджетных средств на </w:t>
            </w:r>
            <w:r w:rsidRPr="007036CE">
              <w:rPr>
                <w:szCs w:val="22"/>
              </w:rPr>
              <w:lastRenderedPageBreak/>
              <w:t>ЛС ГРБС</w:t>
            </w:r>
          </w:p>
        </w:tc>
      </w:tr>
      <w:tr w:rsidR="00DC5693" w:rsidRPr="007036CE" w14:paraId="5F1AF68A" w14:textId="77777777" w:rsidTr="00974EB0">
        <w:tc>
          <w:tcPr>
            <w:tcW w:w="1100" w:type="pct"/>
          </w:tcPr>
          <w:p w14:paraId="761BF417" w14:textId="77777777" w:rsidR="00DC5693" w:rsidRPr="007036CE" w:rsidRDefault="00DC5693" w:rsidP="00DC5693">
            <w:pPr>
              <w:pStyle w:val="GOSTTablenorm"/>
              <w:rPr>
                <w:szCs w:val="22"/>
              </w:rPr>
            </w:pPr>
            <w:r w:rsidRPr="007036CE">
              <w:rPr>
                <w:szCs w:val="22"/>
              </w:rPr>
              <w:lastRenderedPageBreak/>
              <w:t>Укрупненный КБК</w:t>
            </w:r>
          </w:p>
        </w:tc>
        <w:tc>
          <w:tcPr>
            <w:tcW w:w="734" w:type="pct"/>
          </w:tcPr>
          <w:p w14:paraId="2970009B" w14:textId="77777777" w:rsidR="00DC5693" w:rsidRPr="007036CE" w:rsidRDefault="00DC5693" w:rsidP="00DC5693">
            <w:pPr>
              <w:pStyle w:val="GOSTTablenorm"/>
              <w:rPr>
                <w:szCs w:val="24"/>
                <w:lang w:val="en-US"/>
              </w:rPr>
            </w:pPr>
            <w:ins w:id="3181" w:author="Сатлер Марина Викторовна" w:date="2024-02-13T11:52:00Z">
              <w:r w:rsidRPr="007036CE">
                <w:rPr>
                  <w:b/>
                  <w:szCs w:val="24"/>
                  <w:lang w:val="en-US"/>
                </w:rPr>
                <w:t>SECTION_3</w:t>
              </w:r>
              <w:r w:rsidRPr="007036CE">
                <w:rPr>
                  <w:b/>
                  <w:szCs w:val="24"/>
                </w:rPr>
                <w:t>:</w:t>
              </w:r>
            </w:ins>
            <w:r w:rsidRPr="007036CE">
              <w:rPr>
                <w:szCs w:val="24"/>
              </w:rPr>
              <w:t>NULLKBK</w:t>
            </w:r>
          </w:p>
        </w:tc>
        <w:tc>
          <w:tcPr>
            <w:tcW w:w="519" w:type="pct"/>
          </w:tcPr>
          <w:p w14:paraId="48D403AA" w14:textId="77777777" w:rsidR="00DC5693" w:rsidRPr="007036CE" w:rsidRDefault="00DC5693" w:rsidP="00DC5693">
            <w:pPr>
              <w:pStyle w:val="GOSTTablenorm"/>
            </w:pPr>
            <w:r w:rsidRPr="007036CE">
              <w:rPr>
                <w:szCs w:val="22"/>
              </w:rPr>
              <w:t>Строка</w:t>
            </w:r>
          </w:p>
        </w:tc>
        <w:tc>
          <w:tcPr>
            <w:tcW w:w="300" w:type="pct"/>
          </w:tcPr>
          <w:p w14:paraId="089D63EF" w14:textId="77777777" w:rsidR="00DC5693" w:rsidRPr="007036CE" w:rsidRDefault="00DC5693" w:rsidP="00DC5693">
            <w:pPr>
              <w:pStyle w:val="GOSTTablenorm"/>
            </w:pPr>
            <w:r w:rsidRPr="007036CE">
              <w:rPr>
                <w:szCs w:val="22"/>
              </w:rPr>
              <w:t>Да</w:t>
            </w:r>
          </w:p>
        </w:tc>
        <w:tc>
          <w:tcPr>
            <w:tcW w:w="308" w:type="pct"/>
          </w:tcPr>
          <w:p w14:paraId="190F6CC4" w14:textId="77777777" w:rsidR="00DC5693" w:rsidRPr="007036CE" w:rsidRDefault="00DC5693" w:rsidP="00DC5693">
            <w:pPr>
              <w:pStyle w:val="GOSTTablenorm"/>
            </w:pPr>
            <w:r w:rsidRPr="007036CE">
              <w:rPr>
                <w:szCs w:val="22"/>
              </w:rPr>
              <w:t>=20</w:t>
            </w:r>
          </w:p>
        </w:tc>
        <w:tc>
          <w:tcPr>
            <w:tcW w:w="2039" w:type="pct"/>
          </w:tcPr>
          <w:p w14:paraId="7FCC63BB" w14:textId="77777777" w:rsidR="00DC5693" w:rsidRPr="007036CE" w:rsidRDefault="00DC5693" w:rsidP="00DC5693">
            <w:pPr>
              <w:pStyle w:val="GOSTTablenorm"/>
            </w:pPr>
            <w:r w:rsidRPr="007036CE">
              <w:rPr>
                <w:szCs w:val="22"/>
              </w:rPr>
              <w:t>Указывается укрупненный код по бюджетной классификации.</w:t>
            </w:r>
          </w:p>
        </w:tc>
      </w:tr>
      <w:tr w:rsidR="00DC5693" w:rsidRPr="007036CE" w14:paraId="55760D33" w14:textId="77777777" w:rsidTr="00974EB0">
        <w:tc>
          <w:tcPr>
            <w:tcW w:w="1100" w:type="pct"/>
          </w:tcPr>
          <w:p w14:paraId="287104D8" w14:textId="77777777" w:rsidR="00DC5693" w:rsidRPr="007036CE" w:rsidRDefault="00DC5693" w:rsidP="00DC5693">
            <w:pPr>
              <w:pStyle w:val="GOSTTablenorm"/>
              <w:rPr>
                <w:szCs w:val="22"/>
              </w:rPr>
            </w:pPr>
            <w:r w:rsidRPr="007036CE">
              <w:rPr>
                <w:szCs w:val="22"/>
              </w:rPr>
              <w:t>Номер лицевого счета</w:t>
            </w:r>
          </w:p>
        </w:tc>
        <w:tc>
          <w:tcPr>
            <w:tcW w:w="734" w:type="pct"/>
          </w:tcPr>
          <w:p w14:paraId="12D39DDA" w14:textId="77777777" w:rsidR="00DC5693" w:rsidRPr="007036CE" w:rsidRDefault="00DC5693" w:rsidP="00DC5693">
            <w:pPr>
              <w:pStyle w:val="GOSTTablenorm"/>
              <w:rPr>
                <w:szCs w:val="24"/>
              </w:rPr>
            </w:pPr>
            <w:ins w:id="3182" w:author="Сатлер Марина Викторовна" w:date="2024-02-13T11:53:00Z">
              <w:r w:rsidRPr="007036CE">
                <w:rPr>
                  <w:b/>
                  <w:szCs w:val="24"/>
                  <w:lang w:val="en-US"/>
                </w:rPr>
                <w:t>SECTION_3</w:t>
              </w:r>
              <w:r w:rsidRPr="007036CE">
                <w:rPr>
                  <w:b/>
                  <w:szCs w:val="24"/>
                </w:rPr>
                <w:t>:</w:t>
              </w:r>
            </w:ins>
            <w:r w:rsidRPr="007036CE">
              <w:rPr>
                <w:szCs w:val="24"/>
                <w:lang w:val="en-US"/>
              </w:rPr>
              <w:t>PA</w:t>
            </w:r>
          </w:p>
        </w:tc>
        <w:tc>
          <w:tcPr>
            <w:tcW w:w="519" w:type="pct"/>
          </w:tcPr>
          <w:p w14:paraId="5B5B5D54" w14:textId="77777777" w:rsidR="00DC5693" w:rsidRPr="007036CE" w:rsidRDefault="00DC5693" w:rsidP="00DC5693">
            <w:pPr>
              <w:pStyle w:val="GOSTTablenorm"/>
            </w:pPr>
            <w:r w:rsidRPr="007036CE">
              <w:rPr>
                <w:szCs w:val="22"/>
              </w:rPr>
              <w:t>Строка</w:t>
            </w:r>
          </w:p>
        </w:tc>
        <w:tc>
          <w:tcPr>
            <w:tcW w:w="300" w:type="pct"/>
          </w:tcPr>
          <w:p w14:paraId="5B185500" w14:textId="77777777" w:rsidR="00DC5693" w:rsidRPr="007036CE" w:rsidRDefault="00DC5693" w:rsidP="00DC5693">
            <w:pPr>
              <w:pStyle w:val="GOSTTablenorm"/>
            </w:pPr>
            <w:r w:rsidRPr="007036CE">
              <w:rPr>
                <w:szCs w:val="22"/>
              </w:rPr>
              <w:t>Да</w:t>
            </w:r>
          </w:p>
        </w:tc>
        <w:tc>
          <w:tcPr>
            <w:tcW w:w="308" w:type="pct"/>
          </w:tcPr>
          <w:p w14:paraId="4F81DA02" w14:textId="77777777" w:rsidR="00DC5693" w:rsidRPr="007036CE" w:rsidRDefault="00DC5693" w:rsidP="00DC5693">
            <w:pPr>
              <w:pStyle w:val="GOSTTablenorm"/>
            </w:pPr>
            <w:r w:rsidRPr="007036CE">
              <w:rPr>
                <w:szCs w:val="22"/>
              </w:rPr>
              <w:t>=11</w:t>
            </w:r>
          </w:p>
        </w:tc>
        <w:tc>
          <w:tcPr>
            <w:tcW w:w="2039" w:type="pct"/>
          </w:tcPr>
          <w:p w14:paraId="439565FA" w14:textId="77777777" w:rsidR="00DC5693" w:rsidRPr="007036CE" w:rsidRDefault="00DC5693" w:rsidP="00DC5693">
            <w:pPr>
              <w:pStyle w:val="GOSTTablenorm"/>
            </w:pPr>
            <w:r w:rsidRPr="007036CE">
              <w:rPr>
                <w:szCs w:val="22"/>
              </w:rPr>
              <w:t>Указывается номер лицевого счета ГРБС</w:t>
            </w:r>
          </w:p>
        </w:tc>
      </w:tr>
      <w:tr w:rsidR="00DC5693" w:rsidRPr="007036CE" w14:paraId="00650CBC" w14:textId="77777777" w:rsidTr="00974EB0">
        <w:tc>
          <w:tcPr>
            <w:tcW w:w="1100" w:type="pct"/>
          </w:tcPr>
          <w:p w14:paraId="2CE52E27" w14:textId="77777777" w:rsidR="00DC5693" w:rsidRPr="007036CE" w:rsidRDefault="00DC5693" w:rsidP="00DC5693">
            <w:pPr>
              <w:pStyle w:val="GOSTTablenorm"/>
              <w:rPr>
                <w:szCs w:val="22"/>
              </w:rPr>
            </w:pPr>
            <w:r w:rsidRPr="007036CE">
              <w:rPr>
                <w:szCs w:val="22"/>
              </w:rPr>
              <w:t>Контур</w:t>
            </w:r>
          </w:p>
        </w:tc>
        <w:tc>
          <w:tcPr>
            <w:tcW w:w="734" w:type="pct"/>
          </w:tcPr>
          <w:p w14:paraId="6F2852BA" w14:textId="77777777" w:rsidR="00DC5693" w:rsidRPr="007036CE" w:rsidRDefault="00DC5693" w:rsidP="00DC5693">
            <w:pPr>
              <w:pStyle w:val="GOSTTablenorm"/>
              <w:rPr>
                <w:szCs w:val="24"/>
                <w:lang w:val="en-US"/>
              </w:rPr>
            </w:pPr>
            <w:ins w:id="3183" w:author="Сатлер Марина Викторовна" w:date="2024-02-13T11:53:00Z">
              <w:r w:rsidRPr="007036CE">
                <w:rPr>
                  <w:b/>
                  <w:szCs w:val="24"/>
                  <w:lang w:val="en-US"/>
                </w:rPr>
                <w:t>SECTION_3</w:t>
              </w:r>
              <w:r w:rsidRPr="007036CE">
                <w:rPr>
                  <w:b/>
                  <w:szCs w:val="24"/>
                </w:rPr>
                <w:t>:</w:t>
              </w:r>
            </w:ins>
            <w:r w:rsidRPr="007036CE">
              <w:rPr>
                <w:szCs w:val="22"/>
                <w:lang w:val="en-US"/>
              </w:rPr>
              <w:t>CONTUR</w:t>
            </w:r>
          </w:p>
        </w:tc>
        <w:tc>
          <w:tcPr>
            <w:tcW w:w="519" w:type="pct"/>
          </w:tcPr>
          <w:p w14:paraId="78FA8B20" w14:textId="77777777" w:rsidR="00DC5693" w:rsidRPr="007036CE" w:rsidRDefault="00DC5693" w:rsidP="00DC5693">
            <w:pPr>
              <w:pStyle w:val="GOSTTablenorm"/>
            </w:pPr>
            <w:ins w:id="3184" w:author="Сатлер Марина Викторовна" w:date="2024-02-28T19:06:00Z">
              <w:r w:rsidRPr="007036CE">
                <w:rPr>
                  <w:szCs w:val="22"/>
                </w:rPr>
                <w:t>Строка</w:t>
              </w:r>
            </w:ins>
          </w:p>
        </w:tc>
        <w:tc>
          <w:tcPr>
            <w:tcW w:w="300" w:type="pct"/>
          </w:tcPr>
          <w:p w14:paraId="3EB837A5" w14:textId="77777777" w:rsidR="00DC5693" w:rsidRPr="007036CE" w:rsidRDefault="00DC5693" w:rsidP="00DC5693">
            <w:pPr>
              <w:pStyle w:val="GOSTTablenorm"/>
            </w:pPr>
            <w:r w:rsidRPr="007036CE">
              <w:rPr>
                <w:szCs w:val="22"/>
              </w:rPr>
              <w:t>Да</w:t>
            </w:r>
          </w:p>
        </w:tc>
        <w:tc>
          <w:tcPr>
            <w:tcW w:w="308" w:type="pct"/>
          </w:tcPr>
          <w:p w14:paraId="3C3B99DF" w14:textId="77777777" w:rsidR="00DC5693" w:rsidRPr="007036CE" w:rsidRDefault="00DC5693" w:rsidP="00DC5693">
            <w:pPr>
              <w:pStyle w:val="GOSTTablenorm"/>
            </w:pPr>
            <w:r w:rsidRPr="007036CE">
              <w:rPr>
                <w:szCs w:val="22"/>
              </w:rPr>
              <w:t>=1</w:t>
            </w:r>
          </w:p>
        </w:tc>
        <w:tc>
          <w:tcPr>
            <w:tcW w:w="2039" w:type="pct"/>
          </w:tcPr>
          <w:p w14:paraId="558ACD30" w14:textId="77777777" w:rsidR="00DC5693" w:rsidRPr="007036CE" w:rsidRDefault="00DC5693" w:rsidP="00DC5693">
            <w:pPr>
              <w:pStyle w:val="GOSTTablenorm"/>
              <w:rPr>
                <w:szCs w:val="22"/>
              </w:rPr>
            </w:pPr>
            <w:r w:rsidRPr="007036CE">
              <w:rPr>
                <w:szCs w:val="22"/>
              </w:rPr>
              <w:t>Указывается код контура, в котором проводится операция.</w:t>
            </w:r>
          </w:p>
          <w:p w14:paraId="48EE87B9" w14:textId="77777777" w:rsidR="00DC5693" w:rsidRPr="007036CE" w:rsidRDefault="00DC5693" w:rsidP="00DC5693">
            <w:pPr>
              <w:pStyle w:val="GOSTTablenorm"/>
              <w:rPr>
                <w:szCs w:val="22"/>
              </w:rPr>
            </w:pPr>
            <w:r w:rsidRPr="007036CE">
              <w:rPr>
                <w:szCs w:val="22"/>
              </w:rPr>
              <w:t>Возможные значения:</w:t>
            </w:r>
          </w:p>
          <w:p w14:paraId="01D9A385" w14:textId="77777777" w:rsidR="00DC5693" w:rsidRPr="007036CE" w:rsidRDefault="00DC5693" w:rsidP="00DC5693">
            <w:pPr>
              <w:pStyle w:val="GOSTTableListMark1"/>
              <w:numPr>
                <w:ilvl w:val="0"/>
                <w:numId w:val="2"/>
              </w:numPr>
            </w:pPr>
            <w:r w:rsidRPr="007036CE">
              <w:t>«</w:t>
            </w:r>
            <w:ins w:id="3185" w:author="Сатлер Марина Викторовна" w:date="2024-02-28T18:38:00Z">
              <w:r w:rsidRPr="007036CE">
                <w:rPr>
                  <w:lang w:val="en-US"/>
                </w:rPr>
                <w:t>O</w:t>
              </w:r>
            </w:ins>
            <w:r w:rsidRPr="007036CE">
              <w:t xml:space="preserve">» </w:t>
            </w:r>
            <w:r w:rsidRPr="007036CE">
              <w:rPr>
                <w:lang w:val="en-US"/>
              </w:rPr>
              <w:t xml:space="preserve">– </w:t>
            </w:r>
            <w:r w:rsidRPr="007036CE">
              <w:t>открытый;</w:t>
            </w:r>
          </w:p>
          <w:p w14:paraId="1562DA98" w14:textId="77777777" w:rsidR="00DC5693" w:rsidRPr="007036CE" w:rsidRDefault="00DC5693" w:rsidP="00DC5693">
            <w:pPr>
              <w:pStyle w:val="GOSTTableListMark1"/>
              <w:numPr>
                <w:ilvl w:val="0"/>
                <w:numId w:val="2"/>
              </w:numPr>
            </w:pPr>
            <w:r w:rsidRPr="007036CE">
              <w:t>«</w:t>
            </w:r>
            <w:r w:rsidRPr="007036CE">
              <w:rPr>
                <w:lang w:val="en-US"/>
              </w:rPr>
              <w:t>S</w:t>
            </w:r>
            <w:r w:rsidRPr="007036CE">
              <w:t>»</w:t>
            </w:r>
            <w:r w:rsidRPr="007036CE">
              <w:rPr>
                <w:lang w:val="en-US"/>
              </w:rPr>
              <w:t xml:space="preserve"> – </w:t>
            </w:r>
            <w:r w:rsidRPr="007036CE">
              <w:t>защищенный;</w:t>
            </w:r>
          </w:p>
          <w:p w14:paraId="0C68B252" w14:textId="77777777" w:rsidR="00DC5693" w:rsidRPr="007036CE" w:rsidRDefault="00DC5693" w:rsidP="00DC5693">
            <w:pPr>
              <w:pStyle w:val="GOSTTableListMark1"/>
              <w:numPr>
                <w:ilvl w:val="0"/>
                <w:numId w:val="2"/>
              </w:numPr>
            </w:pPr>
            <w:r w:rsidRPr="007036CE">
              <w:t>«1» – открытый;</w:t>
            </w:r>
          </w:p>
          <w:p w14:paraId="278DA7A4" w14:textId="77777777" w:rsidR="00DC5693" w:rsidRPr="007036CE" w:rsidRDefault="00DC5693" w:rsidP="00DC5693">
            <w:pPr>
              <w:pStyle w:val="GOSTTableListMark1"/>
              <w:numPr>
                <w:ilvl w:val="0"/>
                <w:numId w:val="2"/>
              </w:numPr>
            </w:pPr>
            <w:r w:rsidRPr="007036CE">
              <w:t>«2» – защищенный</w:t>
            </w:r>
          </w:p>
        </w:tc>
      </w:tr>
      <w:tr w:rsidR="00DC5693" w:rsidRPr="007036CE" w14:paraId="169EC3EB" w14:textId="77777777" w:rsidTr="00974EB0">
        <w:tc>
          <w:tcPr>
            <w:tcW w:w="1100" w:type="pct"/>
          </w:tcPr>
          <w:p w14:paraId="3FA626B8" w14:textId="77777777" w:rsidR="00DC5693" w:rsidRPr="007036CE" w:rsidRDefault="00DC5693" w:rsidP="00DC5693">
            <w:pPr>
              <w:pStyle w:val="GOSTTablenorm"/>
              <w:rPr>
                <w:szCs w:val="22"/>
              </w:rPr>
            </w:pPr>
            <w:ins w:id="3186" w:author="Сатлер Марина Викторовна" w:date="2024-02-13T11:52:00Z">
              <w:r w:rsidRPr="007036CE">
                <w:t>Сумма на текущий год</w:t>
              </w:r>
            </w:ins>
          </w:p>
        </w:tc>
        <w:tc>
          <w:tcPr>
            <w:tcW w:w="734" w:type="pct"/>
          </w:tcPr>
          <w:p w14:paraId="642830F1" w14:textId="77777777" w:rsidR="00DC5693" w:rsidRPr="007036CE" w:rsidRDefault="00DC5693" w:rsidP="00DC5693">
            <w:pPr>
              <w:pStyle w:val="GOSTTablenorm"/>
              <w:rPr>
                <w:szCs w:val="22"/>
                <w:lang w:val="en-US"/>
              </w:rPr>
            </w:pPr>
            <w:ins w:id="3187" w:author="Сатлер Марина Викторовна" w:date="2024-02-13T11:53:00Z">
              <w:r w:rsidRPr="007036CE">
                <w:rPr>
                  <w:b/>
                  <w:szCs w:val="24"/>
                  <w:lang w:val="en-US"/>
                </w:rPr>
                <w:t>SECTION_3</w:t>
              </w:r>
              <w:r w:rsidRPr="007036CE">
                <w:rPr>
                  <w:b/>
                  <w:szCs w:val="24"/>
                </w:rPr>
                <w:t>:</w:t>
              </w:r>
            </w:ins>
            <w:ins w:id="3188" w:author="Сатлер Марина Викторовна" w:date="2024-02-13T11:52:00Z">
              <w:r w:rsidRPr="007036CE">
                <w:t>SUM_1</w:t>
              </w:r>
            </w:ins>
          </w:p>
        </w:tc>
        <w:tc>
          <w:tcPr>
            <w:tcW w:w="519" w:type="pct"/>
          </w:tcPr>
          <w:p w14:paraId="74EA7C71" w14:textId="77777777" w:rsidR="00DC5693" w:rsidRPr="007036CE" w:rsidRDefault="00DC5693" w:rsidP="00DC5693">
            <w:pPr>
              <w:pStyle w:val="GOSTTablenorm"/>
            </w:pPr>
            <w:r w:rsidRPr="007036CE">
              <w:rPr>
                <w:szCs w:val="22"/>
              </w:rPr>
              <w:t>Сумма</w:t>
            </w:r>
          </w:p>
        </w:tc>
        <w:tc>
          <w:tcPr>
            <w:tcW w:w="300" w:type="pct"/>
          </w:tcPr>
          <w:p w14:paraId="62B4F4A8" w14:textId="77777777" w:rsidR="00DC5693" w:rsidRPr="007036CE" w:rsidRDefault="00DC5693" w:rsidP="00DC5693">
            <w:pPr>
              <w:pStyle w:val="GOSTTablenorm"/>
            </w:pPr>
            <w:r w:rsidRPr="007036CE">
              <w:rPr>
                <w:szCs w:val="22"/>
              </w:rPr>
              <w:t>Да</w:t>
            </w:r>
          </w:p>
        </w:tc>
        <w:tc>
          <w:tcPr>
            <w:tcW w:w="308" w:type="pct"/>
          </w:tcPr>
          <w:p w14:paraId="531AC9BD" w14:textId="77777777" w:rsidR="00DC5693" w:rsidRPr="007036CE" w:rsidRDefault="00DC5693" w:rsidP="00DC5693">
            <w:pPr>
              <w:pStyle w:val="GOSTTablenorm"/>
            </w:pPr>
            <w:del w:id="3189" w:author="Сатлер Марина Викторовна" w:date="2024-02-13T11:53:00Z">
              <w:r w:rsidRPr="007036CE" w:rsidDel="00583BB6">
                <w:rPr>
                  <w:szCs w:val="22"/>
                </w:rPr>
                <w:delText>-</w:delText>
              </w:r>
            </w:del>
          </w:p>
        </w:tc>
        <w:tc>
          <w:tcPr>
            <w:tcW w:w="2039" w:type="pct"/>
          </w:tcPr>
          <w:p w14:paraId="45BA4967" w14:textId="77777777" w:rsidR="00DC5693" w:rsidRPr="007036CE" w:rsidRDefault="00DC5693" w:rsidP="00DC5693">
            <w:pPr>
              <w:pStyle w:val="GOSTTablenorm"/>
            </w:pPr>
            <w:r w:rsidRPr="007036CE">
              <w:rPr>
                <w:szCs w:val="22"/>
              </w:rPr>
              <w:t>Указывается сумма на текущий финансовый год</w:t>
            </w:r>
            <w:del w:id="3190" w:author="Сатлер Марина Викторовна" w:date="2024-07-05T16:51:00Z">
              <w:r w:rsidRPr="007036CE" w:rsidDel="00DC5693">
                <w:rPr>
                  <w:szCs w:val="22"/>
                </w:rPr>
                <w:delText xml:space="preserve"> при доведении на текущий бюджетный цикл</w:delText>
              </w:r>
            </w:del>
          </w:p>
        </w:tc>
      </w:tr>
      <w:tr w:rsidR="00DC5693" w:rsidRPr="007036CE" w14:paraId="732A3F6E" w14:textId="77777777" w:rsidTr="00974EB0">
        <w:tc>
          <w:tcPr>
            <w:tcW w:w="1100" w:type="pct"/>
          </w:tcPr>
          <w:p w14:paraId="63CEDD7E" w14:textId="77777777" w:rsidR="00DC5693" w:rsidRPr="007036CE" w:rsidRDefault="00DC5693" w:rsidP="00DC5693">
            <w:pPr>
              <w:pStyle w:val="GOSTTablenorm"/>
              <w:rPr>
                <w:szCs w:val="22"/>
              </w:rPr>
            </w:pPr>
            <w:ins w:id="3191" w:author="Сатлер Марина Викторовна" w:date="2024-02-13T11:52:00Z">
              <w:r w:rsidRPr="007036CE">
                <w:t>Сумма на первый год планового периода</w:t>
              </w:r>
            </w:ins>
          </w:p>
        </w:tc>
        <w:tc>
          <w:tcPr>
            <w:tcW w:w="734" w:type="pct"/>
          </w:tcPr>
          <w:p w14:paraId="121423C9" w14:textId="77777777" w:rsidR="00DC5693" w:rsidRPr="007036CE" w:rsidRDefault="00DC5693" w:rsidP="00DC5693">
            <w:pPr>
              <w:pStyle w:val="GOSTTablenorm"/>
              <w:rPr>
                <w:szCs w:val="22"/>
              </w:rPr>
            </w:pPr>
            <w:ins w:id="3192" w:author="Сатлер Марина Викторовна" w:date="2024-02-13T11:53:00Z">
              <w:r w:rsidRPr="007036CE">
                <w:rPr>
                  <w:b/>
                  <w:szCs w:val="24"/>
                  <w:lang w:val="en-US"/>
                </w:rPr>
                <w:t>SECTION_3</w:t>
              </w:r>
              <w:r w:rsidRPr="007036CE">
                <w:rPr>
                  <w:b/>
                  <w:szCs w:val="24"/>
                </w:rPr>
                <w:t>:</w:t>
              </w:r>
            </w:ins>
            <w:ins w:id="3193" w:author="Сатлер Марина Викторовна" w:date="2024-02-13T11:52:00Z">
              <w:r w:rsidRPr="007036CE">
                <w:t>SUM_2</w:t>
              </w:r>
            </w:ins>
          </w:p>
        </w:tc>
        <w:tc>
          <w:tcPr>
            <w:tcW w:w="519" w:type="pct"/>
          </w:tcPr>
          <w:p w14:paraId="29AD96E9" w14:textId="77777777" w:rsidR="00DC5693" w:rsidRPr="007036CE" w:rsidRDefault="00DC5693" w:rsidP="00DC5693">
            <w:pPr>
              <w:pStyle w:val="GOSTTablenorm"/>
            </w:pPr>
            <w:r w:rsidRPr="007036CE">
              <w:rPr>
                <w:szCs w:val="22"/>
              </w:rPr>
              <w:t>Сумма</w:t>
            </w:r>
          </w:p>
        </w:tc>
        <w:tc>
          <w:tcPr>
            <w:tcW w:w="300" w:type="pct"/>
          </w:tcPr>
          <w:p w14:paraId="038327AA" w14:textId="77777777" w:rsidR="00DC5693" w:rsidRPr="007036CE" w:rsidRDefault="00DC5693" w:rsidP="00DC5693">
            <w:pPr>
              <w:pStyle w:val="GOSTTablenorm"/>
            </w:pPr>
            <w:r w:rsidRPr="007036CE">
              <w:rPr>
                <w:szCs w:val="22"/>
              </w:rPr>
              <w:t>Да</w:t>
            </w:r>
          </w:p>
        </w:tc>
        <w:tc>
          <w:tcPr>
            <w:tcW w:w="308" w:type="pct"/>
          </w:tcPr>
          <w:p w14:paraId="59954F04" w14:textId="77777777" w:rsidR="00DC5693" w:rsidRPr="007036CE" w:rsidRDefault="00DC5693" w:rsidP="00DC5693">
            <w:pPr>
              <w:pStyle w:val="GOSTTablenorm"/>
            </w:pPr>
            <w:del w:id="3194" w:author="Сатлер Марина Викторовна" w:date="2024-02-13T11:53:00Z">
              <w:r w:rsidRPr="007036CE" w:rsidDel="00583BB6">
                <w:rPr>
                  <w:szCs w:val="22"/>
                </w:rPr>
                <w:delText>-</w:delText>
              </w:r>
            </w:del>
          </w:p>
        </w:tc>
        <w:tc>
          <w:tcPr>
            <w:tcW w:w="2039" w:type="pct"/>
          </w:tcPr>
          <w:p w14:paraId="50053760" w14:textId="77777777" w:rsidR="00DC5693" w:rsidRPr="007036CE" w:rsidRDefault="00DC5693" w:rsidP="00DC5693">
            <w:pPr>
              <w:pStyle w:val="GOSTTablenorm"/>
            </w:pPr>
            <w:r w:rsidRPr="007036CE">
              <w:rPr>
                <w:szCs w:val="22"/>
              </w:rPr>
              <w:t>Указывается сумма на 1-й плановый год</w:t>
            </w:r>
            <w:del w:id="3195" w:author="Сатлер Марина Викторовна" w:date="2024-07-05T16:51:00Z">
              <w:r w:rsidRPr="007036CE" w:rsidDel="00DC5693">
                <w:rPr>
                  <w:szCs w:val="22"/>
                </w:rPr>
                <w:delText xml:space="preserve"> при доведении на текущий бюджетный цикл</w:delText>
              </w:r>
            </w:del>
          </w:p>
        </w:tc>
      </w:tr>
      <w:tr w:rsidR="00DC5693" w:rsidRPr="007036CE" w14:paraId="79CD0E7A" w14:textId="77777777" w:rsidTr="00974EB0">
        <w:tc>
          <w:tcPr>
            <w:tcW w:w="1100" w:type="pct"/>
          </w:tcPr>
          <w:p w14:paraId="36D04BD5" w14:textId="77777777" w:rsidR="00DC5693" w:rsidRPr="007036CE" w:rsidRDefault="00DC5693" w:rsidP="00DC5693">
            <w:pPr>
              <w:pStyle w:val="GOSTTablenorm"/>
              <w:rPr>
                <w:szCs w:val="22"/>
              </w:rPr>
            </w:pPr>
            <w:ins w:id="3196" w:author="Сатлер Марина Викторовна" w:date="2024-02-13T11:52:00Z">
              <w:r w:rsidRPr="007036CE">
                <w:t>Сумма на второй год планового периода</w:t>
              </w:r>
            </w:ins>
          </w:p>
        </w:tc>
        <w:tc>
          <w:tcPr>
            <w:tcW w:w="734" w:type="pct"/>
          </w:tcPr>
          <w:p w14:paraId="6FFA015E" w14:textId="77777777" w:rsidR="00DC5693" w:rsidRPr="007036CE" w:rsidRDefault="00DC5693" w:rsidP="00DC5693">
            <w:pPr>
              <w:pStyle w:val="GOSTTablenorm"/>
              <w:rPr>
                <w:szCs w:val="22"/>
              </w:rPr>
            </w:pPr>
            <w:ins w:id="3197" w:author="Сатлер Марина Викторовна" w:date="2024-02-13T11:53:00Z">
              <w:r w:rsidRPr="007036CE">
                <w:rPr>
                  <w:b/>
                  <w:szCs w:val="24"/>
                  <w:lang w:val="en-US"/>
                </w:rPr>
                <w:t>SECTION_3</w:t>
              </w:r>
              <w:r w:rsidRPr="007036CE">
                <w:rPr>
                  <w:b/>
                  <w:szCs w:val="24"/>
                </w:rPr>
                <w:t>:</w:t>
              </w:r>
            </w:ins>
            <w:ins w:id="3198" w:author="Сатлер Марина Викторовна" w:date="2024-02-13T11:52:00Z">
              <w:r w:rsidRPr="007036CE">
                <w:t>SUM_3</w:t>
              </w:r>
            </w:ins>
          </w:p>
        </w:tc>
        <w:tc>
          <w:tcPr>
            <w:tcW w:w="519" w:type="pct"/>
          </w:tcPr>
          <w:p w14:paraId="65136EEE" w14:textId="77777777" w:rsidR="00DC5693" w:rsidRPr="007036CE" w:rsidRDefault="00DC5693" w:rsidP="00DC5693">
            <w:pPr>
              <w:pStyle w:val="GOSTTablenorm"/>
            </w:pPr>
            <w:r w:rsidRPr="007036CE">
              <w:rPr>
                <w:szCs w:val="22"/>
              </w:rPr>
              <w:t>Сумма</w:t>
            </w:r>
          </w:p>
        </w:tc>
        <w:tc>
          <w:tcPr>
            <w:tcW w:w="300" w:type="pct"/>
          </w:tcPr>
          <w:p w14:paraId="35937D00" w14:textId="77777777" w:rsidR="00DC5693" w:rsidRPr="007036CE" w:rsidRDefault="00DC5693" w:rsidP="00DC5693">
            <w:pPr>
              <w:pStyle w:val="GOSTTablenorm"/>
            </w:pPr>
            <w:r w:rsidRPr="007036CE">
              <w:rPr>
                <w:szCs w:val="22"/>
              </w:rPr>
              <w:t>Да</w:t>
            </w:r>
          </w:p>
        </w:tc>
        <w:tc>
          <w:tcPr>
            <w:tcW w:w="308" w:type="pct"/>
          </w:tcPr>
          <w:p w14:paraId="762F28FC" w14:textId="77777777" w:rsidR="00DC5693" w:rsidRPr="007036CE" w:rsidRDefault="00DC5693" w:rsidP="00DC5693">
            <w:pPr>
              <w:pStyle w:val="GOSTTablenorm"/>
            </w:pPr>
            <w:del w:id="3199" w:author="Сатлер Марина Викторовна" w:date="2024-02-13T11:53:00Z">
              <w:r w:rsidRPr="007036CE" w:rsidDel="00583BB6">
                <w:rPr>
                  <w:szCs w:val="22"/>
                </w:rPr>
                <w:delText>-</w:delText>
              </w:r>
            </w:del>
          </w:p>
        </w:tc>
        <w:tc>
          <w:tcPr>
            <w:tcW w:w="2039" w:type="pct"/>
          </w:tcPr>
          <w:p w14:paraId="0A445066" w14:textId="77777777" w:rsidR="00DC5693" w:rsidRPr="007036CE" w:rsidRDefault="00DC5693" w:rsidP="00DC5693">
            <w:pPr>
              <w:pStyle w:val="GOSTTablenorm"/>
            </w:pPr>
            <w:r w:rsidRPr="007036CE">
              <w:rPr>
                <w:szCs w:val="22"/>
              </w:rPr>
              <w:t>Указывается сумма на 2-й плановый год</w:t>
            </w:r>
            <w:del w:id="3200" w:author="Сатлер Марина Викторовна" w:date="2024-07-05T16:51:00Z">
              <w:r w:rsidRPr="007036CE" w:rsidDel="00DC5693">
                <w:rPr>
                  <w:szCs w:val="22"/>
                </w:rPr>
                <w:delText xml:space="preserve"> при доведении на текущий бюджетный цикл</w:delText>
              </w:r>
            </w:del>
          </w:p>
        </w:tc>
      </w:tr>
      <w:tr w:rsidR="00DC5693" w:rsidRPr="007036CE" w:rsidDel="00DC5693" w14:paraId="387E2674" w14:textId="77777777" w:rsidTr="00974EB0">
        <w:trPr>
          <w:del w:id="3201" w:author="Сатлер Марина Викторовна" w:date="2024-07-05T16:51:00Z"/>
        </w:trPr>
        <w:tc>
          <w:tcPr>
            <w:tcW w:w="1100" w:type="pct"/>
          </w:tcPr>
          <w:p w14:paraId="4AB14BB7" w14:textId="77777777" w:rsidR="00DC5693" w:rsidRPr="007036CE" w:rsidDel="00DC5693" w:rsidRDefault="00DC5693" w:rsidP="00DC5693">
            <w:pPr>
              <w:pStyle w:val="GOSTTablenorm"/>
              <w:rPr>
                <w:del w:id="3202" w:author="Сатлер Марина Викторовна" w:date="2024-07-05T16:51:00Z"/>
                <w:szCs w:val="22"/>
              </w:rPr>
            </w:pPr>
            <w:bookmarkStart w:id="3203" w:name="_Toc173151506"/>
            <w:bookmarkStart w:id="3204" w:name="_Toc173746101"/>
            <w:bookmarkStart w:id="3205" w:name="_Toc175760713"/>
            <w:bookmarkStart w:id="3206" w:name="_Toc189429730"/>
            <w:bookmarkStart w:id="3207" w:name="_Toc222927440"/>
            <w:bookmarkStart w:id="3208" w:name="_Toc222927831"/>
            <w:bookmarkEnd w:id="3203"/>
            <w:bookmarkEnd w:id="3204"/>
            <w:bookmarkEnd w:id="3205"/>
            <w:bookmarkEnd w:id="3206"/>
            <w:bookmarkEnd w:id="3207"/>
            <w:bookmarkEnd w:id="3208"/>
          </w:p>
        </w:tc>
        <w:tc>
          <w:tcPr>
            <w:tcW w:w="734" w:type="pct"/>
          </w:tcPr>
          <w:p w14:paraId="0EB28CD1" w14:textId="77777777" w:rsidR="00DC5693" w:rsidRPr="007036CE" w:rsidDel="00DC5693" w:rsidRDefault="00DC5693" w:rsidP="00DC5693">
            <w:pPr>
              <w:pStyle w:val="GOSTTablenorm"/>
              <w:rPr>
                <w:del w:id="3209" w:author="Сатлер Марина Викторовна" w:date="2024-07-05T16:51:00Z"/>
                <w:szCs w:val="22"/>
              </w:rPr>
            </w:pPr>
            <w:bookmarkStart w:id="3210" w:name="_Toc173151507"/>
            <w:bookmarkStart w:id="3211" w:name="_Toc173746102"/>
            <w:bookmarkStart w:id="3212" w:name="_Toc175760714"/>
            <w:bookmarkStart w:id="3213" w:name="_Toc189429731"/>
            <w:bookmarkStart w:id="3214" w:name="_Toc222927441"/>
            <w:bookmarkStart w:id="3215" w:name="_Toc222927832"/>
            <w:bookmarkEnd w:id="3210"/>
            <w:bookmarkEnd w:id="3211"/>
            <w:bookmarkEnd w:id="3212"/>
            <w:bookmarkEnd w:id="3213"/>
            <w:bookmarkEnd w:id="3214"/>
            <w:bookmarkEnd w:id="3215"/>
          </w:p>
        </w:tc>
        <w:tc>
          <w:tcPr>
            <w:tcW w:w="519" w:type="pct"/>
          </w:tcPr>
          <w:p w14:paraId="72D0DF87" w14:textId="77777777" w:rsidR="00DC5693" w:rsidRPr="007036CE" w:rsidDel="00DC5693" w:rsidRDefault="00DC5693" w:rsidP="00DC5693">
            <w:pPr>
              <w:pStyle w:val="GOSTTablenorm"/>
              <w:rPr>
                <w:del w:id="3216" w:author="Сатлер Марина Викторовна" w:date="2024-07-05T16:51:00Z"/>
              </w:rPr>
            </w:pPr>
            <w:del w:id="3217" w:author="Сатлер Марина Викторовна" w:date="2024-07-05T16:51:00Z">
              <w:r w:rsidRPr="007036CE" w:rsidDel="00DC5693">
                <w:rPr>
                  <w:szCs w:val="22"/>
                </w:rPr>
                <w:delText>Сумма</w:delText>
              </w:r>
              <w:bookmarkStart w:id="3218" w:name="_Toc173151508"/>
              <w:bookmarkStart w:id="3219" w:name="_Toc173746103"/>
              <w:bookmarkStart w:id="3220" w:name="_Toc175760715"/>
              <w:bookmarkStart w:id="3221" w:name="_Toc189429732"/>
              <w:bookmarkStart w:id="3222" w:name="_Toc222927442"/>
              <w:bookmarkStart w:id="3223" w:name="_Toc222927833"/>
              <w:bookmarkEnd w:id="3218"/>
              <w:bookmarkEnd w:id="3219"/>
              <w:bookmarkEnd w:id="3220"/>
              <w:bookmarkEnd w:id="3221"/>
              <w:bookmarkEnd w:id="3222"/>
              <w:bookmarkEnd w:id="3223"/>
            </w:del>
          </w:p>
        </w:tc>
        <w:tc>
          <w:tcPr>
            <w:tcW w:w="300" w:type="pct"/>
          </w:tcPr>
          <w:p w14:paraId="521C2152" w14:textId="77777777" w:rsidR="00DC5693" w:rsidRPr="007036CE" w:rsidDel="00DC5693" w:rsidRDefault="00DC5693" w:rsidP="00DC5693">
            <w:pPr>
              <w:pStyle w:val="GOSTTablenorm"/>
              <w:rPr>
                <w:del w:id="3224" w:author="Сатлер Марина Викторовна" w:date="2024-07-05T16:51:00Z"/>
              </w:rPr>
            </w:pPr>
            <w:del w:id="3225" w:author="Сатлер Марина Викторовна" w:date="2024-07-05T16:51:00Z">
              <w:r w:rsidRPr="007036CE" w:rsidDel="00DC5693">
                <w:rPr>
                  <w:szCs w:val="22"/>
                </w:rPr>
                <w:delText>Да</w:delText>
              </w:r>
              <w:bookmarkStart w:id="3226" w:name="_Toc173151509"/>
              <w:bookmarkStart w:id="3227" w:name="_Toc173746104"/>
              <w:bookmarkStart w:id="3228" w:name="_Toc175760716"/>
              <w:bookmarkStart w:id="3229" w:name="_Toc189429733"/>
              <w:bookmarkStart w:id="3230" w:name="_Toc222927443"/>
              <w:bookmarkStart w:id="3231" w:name="_Toc222927834"/>
              <w:bookmarkEnd w:id="3226"/>
              <w:bookmarkEnd w:id="3227"/>
              <w:bookmarkEnd w:id="3228"/>
              <w:bookmarkEnd w:id="3229"/>
              <w:bookmarkEnd w:id="3230"/>
              <w:bookmarkEnd w:id="3231"/>
            </w:del>
          </w:p>
        </w:tc>
        <w:tc>
          <w:tcPr>
            <w:tcW w:w="308" w:type="pct"/>
          </w:tcPr>
          <w:p w14:paraId="1C373A8E" w14:textId="77777777" w:rsidR="00DC5693" w:rsidRPr="007036CE" w:rsidDel="00DC5693" w:rsidRDefault="00DC5693" w:rsidP="00DC5693">
            <w:pPr>
              <w:pStyle w:val="GOSTTablenorm"/>
              <w:rPr>
                <w:del w:id="3232" w:author="Сатлер Марина Викторовна" w:date="2024-07-05T16:51:00Z"/>
              </w:rPr>
            </w:pPr>
            <w:del w:id="3233" w:author="Сатлер Марина Викторовна" w:date="2024-02-13T11:53:00Z">
              <w:r w:rsidRPr="007036CE" w:rsidDel="00583BB6">
                <w:rPr>
                  <w:szCs w:val="22"/>
                </w:rPr>
                <w:delText>-</w:delText>
              </w:r>
            </w:del>
            <w:bookmarkStart w:id="3234" w:name="_Toc173151510"/>
            <w:bookmarkStart w:id="3235" w:name="_Toc173746105"/>
            <w:bookmarkStart w:id="3236" w:name="_Toc175760717"/>
            <w:bookmarkStart w:id="3237" w:name="_Toc189429734"/>
            <w:bookmarkStart w:id="3238" w:name="_Toc222927444"/>
            <w:bookmarkStart w:id="3239" w:name="_Toc222927835"/>
            <w:bookmarkEnd w:id="3234"/>
            <w:bookmarkEnd w:id="3235"/>
            <w:bookmarkEnd w:id="3236"/>
            <w:bookmarkEnd w:id="3237"/>
            <w:bookmarkEnd w:id="3238"/>
            <w:bookmarkEnd w:id="3239"/>
          </w:p>
        </w:tc>
        <w:tc>
          <w:tcPr>
            <w:tcW w:w="2039" w:type="pct"/>
          </w:tcPr>
          <w:p w14:paraId="0DCE256B" w14:textId="77777777" w:rsidR="00DC5693" w:rsidRPr="007036CE" w:rsidDel="00DC5693" w:rsidRDefault="00DC5693" w:rsidP="00DC5693">
            <w:pPr>
              <w:pStyle w:val="GOSTTablenorm"/>
              <w:rPr>
                <w:del w:id="3240" w:author="Сатлер Марина Викторовна" w:date="2024-07-05T16:51:00Z"/>
              </w:rPr>
            </w:pPr>
            <w:del w:id="3241" w:author="Сатлер Марина Викторовна" w:date="2024-07-05T16:51:00Z">
              <w:r w:rsidRPr="007036CE" w:rsidDel="00DC5693">
                <w:rPr>
                  <w:szCs w:val="22"/>
                </w:rPr>
                <w:delText>Указывается значение «0.00»</w:delText>
              </w:r>
              <w:bookmarkStart w:id="3242" w:name="_Toc173151511"/>
              <w:bookmarkStart w:id="3243" w:name="_Toc173746106"/>
              <w:bookmarkStart w:id="3244" w:name="_Toc175760718"/>
              <w:bookmarkStart w:id="3245" w:name="_Toc189429735"/>
              <w:bookmarkStart w:id="3246" w:name="_Toc222927445"/>
              <w:bookmarkStart w:id="3247" w:name="_Toc222927836"/>
              <w:bookmarkEnd w:id="3242"/>
              <w:bookmarkEnd w:id="3243"/>
              <w:bookmarkEnd w:id="3244"/>
              <w:bookmarkEnd w:id="3245"/>
              <w:bookmarkEnd w:id="3246"/>
              <w:bookmarkEnd w:id="3247"/>
            </w:del>
          </w:p>
        </w:tc>
        <w:bookmarkStart w:id="3248" w:name="_Toc173151512"/>
        <w:bookmarkStart w:id="3249" w:name="_Toc173746107"/>
        <w:bookmarkStart w:id="3250" w:name="_Toc175760719"/>
        <w:bookmarkStart w:id="3251" w:name="_Toc189429736"/>
        <w:bookmarkStart w:id="3252" w:name="_Toc222927446"/>
        <w:bookmarkStart w:id="3253" w:name="_Toc222927837"/>
        <w:bookmarkEnd w:id="3248"/>
        <w:bookmarkEnd w:id="3249"/>
        <w:bookmarkEnd w:id="3250"/>
        <w:bookmarkEnd w:id="3251"/>
        <w:bookmarkEnd w:id="3252"/>
        <w:bookmarkEnd w:id="3253"/>
      </w:tr>
    </w:tbl>
    <w:p w14:paraId="5A960CE7" w14:textId="77777777" w:rsidR="00E856B3" w:rsidRPr="007036CE" w:rsidRDefault="00CD286A" w:rsidP="00DE0449">
      <w:pPr>
        <w:pStyle w:val="51"/>
      </w:pPr>
      <w:bookmarkStart w:id="3254" w:name="_Toc222927838"/>
      <w:commentRangeStart w:id="3255"/>
      <w:r w:rsidRPr="007036CE">
        <w:t xml:space="preserve">Пример </w:t>
      </w:r>
      <w:commentRangeEnd w:id="3255"/>
      <w:r w:rsidRPr="007036CE">
        <w:rPr>
          <w:rStyle w:val="afff4"/>
          <w:sz w:val="24"/>
          <w:szCs w:val="26"/>
        </w:rPr>
        <w:commentReference w:id="3255"/>
      </w:r>
      <w:r w:rsidRPr="007036CE">
        <w:t xml:space="preserve">запроса по документу «Заявка на внесение изменений в сводную бюджетную роспись </w:t>
      </w:r>
      <w:r w:rsidR="00816718" w:rsidRPr="007036CE">
        <w:t>ф</w:t>
      </w:r>
      <w:r w:rsidRPr="007036CE">
        <w:t xml:space="preserve">едерального </w:t>
      </w:r>
      <w:r w:rsidR="00816718" w:rsidRPr="007036CE">
        <w:t>б</w:t>
      </w:r>
      <w:r w:rsidRPr="007036CE">
        <w:t xml:space="preserve">юджета и </w:t>
      </w:r>
      <w:r w:rsidR="00816718" w:rsidRPr="007036CE">
        <w:t>л</w:t>
      </w:r>
      <w:r w:rsidRPr="007036CE">
        <w:t>имиты бюджетных обязательств» (ф.0501046) DBD_ApplPropAmenBA</w:t>
      </w:r>
      <w:bookmarkEnd w:id="3254"/>
    </w:p>
    <w:p w14:paraId="4979CED0" w14:textId="77777777" w:rsidR="00B26D1C" w:rsidRPr="007036CE" w:rsidRDefault="00B26D1C" w:rsidP="00B26D1C">
      <w:pPr>
        <w:pStyle w:val="GOSTScript"/>
      </w:pPr>
      <w:r w:rsidRPr="007036CE">
        <w:t>{</w:t>
      </w:r>
    </w:p>
    <w:p w14:paraId="60FFD3AF" w14:textId="77777777" w:rsidR="00B26D1C" w:rsidRPr="007036CE" w:rsidRDefault="00B26D1C" w:rsidP="00B26D1C">
      <w:pPr>
        <w:pStyle w:val="GOSTScript"/>
      </w:pPr>
      <w:r w:rsidRPr="007036CE">
        <w:tab/>
        <w:t>"header": {</w:t>
      </w:r>
    </w:p>
    <w:p w14:paraId="5168BD69" w14:textId="77777777" w:rsidR="00B26D1C" w:rsidRPr="007036CE" w:rsidRDefault="00B26D1C" w:rsidP="00B26D1C">
      <w:pPr>
        <w:pStyle w:val="GOSTScript"/>
      </w:pPr>
      <w:r w:rsidRPr="007036CE">
        <w:tab/>
      </w:r>
      <w:r w:rsidRPr="007036CE">
        <w:tab/>
        <w:t>"Source": "</w:t>
      </w:r>
      <w:del w:id="3256" w:author="Сатлер Марина Викторовна" w:date="2024-09-25T17:35:00Z">
        <w:r w:rsidRPr="007036CE" w:rsidDel="00106EBC">
          <w:delText>EXP05</w:delText>
        </w:r>
      </w:del>
      <w:ins w:id="3257" w:author="Сатлер Марина Викторовна" w:date="2024-09-25T17:35:00Z">
        <w:r w:rsidR="00106EBC" w:rsidRPr="007036CE">
          <w:t>EXP01</w:t>
        </w:r>
      </w:ins>
      <w:r w:rsidRPr="007036CE">
        <w:t>",</w:t>
      </w:r>
    </w:p>
    <w:p w14:paraId="3A374102" w14:textId="77777777" w:rsidR="00B26D1C" w:rsidRPr="007036CE" w:rsidRDefault="00B26D1C" w:rsidP="00B26D1C">
      <w:pPr>
        <w:pStyle w:val="GOSTScript"/>
      </w:pPr>
      <w:r w:rsidRPr="007036CE">
        <w:tab/>
      </w:r>
      <w:r w:rsidRPr="007036CE">
        <w:tab/>
        <w:t>"ReqDateTime": "2024-02-05 10:37:22",</w:t>
      </w:r>
    </w:p>
    <w:p w14:paraId="74C5B7B9" w14:textId="77777777" w:rsidR="00B26D1C" w:rsidRPr="007036CE" w:rsidRDefault="00B26D1C" w:rsidP="00B26D1C">
      <w:pPr>
        <w:pStyle w:val="GOSTScript"/>
      </w:pPr>
      <w:r w:rsidRPr="007036CE">
        <w:lastRenderedPageBreak/>
        <w:tab/>
      </w:r>
      <w:r w:rsidRPr="007036CE">
        <w:tab/>
        <w:t>"Version": "1.0",</w:t>
      </w:r>
    </w:p>
    <w:p w14:paraId="602637C8" w14:textId="77777777" w:rsidR="00B26D1C" w:rsidRPr="007036CE" w:rsidRDefault="00B26D1C" w:rsidP="00B26D1C">
      <w:pPr>
        <w:pStyle w:val="GOSTScript"/>
      </w:pPr>
      <w:r w:rsidRPr="007036CE">
        <w:tab/>
      </w:r>
      <w:r w:rsidRPr="007036CE">
        <w:tab/>
        <w:t>"Params": [</w:t>
      </w:r>
    </w:p>
    <w:p w14:paraId="3536CBFF" w14:textId="77777777" w:rsidR="00B26D1C" w:rsidRPr="007036CE" w:rsidRDefault="00B26D1C" w:rsidP="00B26D1C">
      <w:pPr>
        <w:pStyle w:val="GOSTScript"/>
      </w:pPr>
      <w:r w:rsidRPr="007036CE">
        <w:tab/>
      </w:r>
      <w:r w:rsidRPr="007036CE">
        <w:tab/>
      </w:r>
      <w:r w:rsidRPr="007036CE">
        <w:tab/>
        <w:t>{</w:t>
      </w:r>
    </w:p>
    <w:p w14:paraId="123CD566" w14:textId="77777777" w:rsidR="00B26D1C" w:rsidRPr="007036CE" w:rsidRDefault="00B26D1C" w:rsidP="00B26D1C">
      <w:pPr>
        <w:pStyle w:val="GOSTScript"/>
      </w:pPr>
      <w:r w:rsidRPr="007036CE">
        <w:tab/>
      </w:r>
      <w:r w:rsidRPr="007036CE">
        <w:tab/>
      </w:r>
      <w:r w:rsidRPr="007036CE">
        <w:tab/>
      </w:r>
      <w:r w:rsidRPr="007036CE">
        <w:tab/>
        <w:t>"param": "example",</w:t>
      </w:r>
    </w:p>
    <w:p w14:paraId="42D362C7" w14:textId="77777777" w:rsidR="00B26D1C" w:rsidRPr="007036CE" w:rsidRDefault="00B26D1C" w:rsidP="00B26D1C">
      <w:pPr>
        <w:pStyle w:val="GOSTScript"/>
      </w:pPr>
      <w:r w:rsidRPr="007036CE">
        <w:tab/>
      </w:r>
      <w:r w:rsidRPr="007036CE">
        <w:tab/>
      </w:r>
      <w:r w:rsidRPr="007036CE">
        <w:tab/>
      </w:r>
      <w:r w:rsidRPr="007036CE">
        <w:tab/>
        <w:t>"value": "01"</w:t>
      </w:r>
    </w:p>
    <w:p w14:paraId="42813307" w14:textId="77777777" w:rsidR="00B26D1C" w:rsidRPr="007036CE" w:rsidRDefault="00B26D1C" w:rsidP="00B26D1C">
      <w:pPr>
        <w:pStyle w:val="GOSTScript"/>
      </w:pPr>
      <w:r w:rsidRPr="007036CE">
        <w:tab/>
      </w:r>
      <w:r w:rsidRPr="007036CE">
        <w:tab/>
      </w:r>
      <w:r w:rsidRPr="007036CE">
        <w:tab/>
        <w:t>}</w:t>
      </w:r>
    </w:p>
    <w:p w14:paraId="718F5900" w14:textId="77777777" w:rsidR="00B26D1C" w:rsidRPr="007036CE" w:rsidRDefault="00B26D1C" w:rsidP="00B26D1C">
      <w:pPr>
        <w:pStyle w:val="GOSTScript"/>
      </w:pPr>
      <w:r w:rsidRPr="007036CE">
        <w:tab/>
      </w:r>
      <w:r w:rsidRPr="007036CE">
        <w:tab/>
        <w:t>],</w:t>
      </w:r>
    </w:p>
    <w:p w14:paraId="23563D74" w14:textId="77777777" w:rsidR="00B26D1C" w:rsidRPr="007036CE" w:rsidRDefault="00B26D1C" w:rsidP="00B26D1C">
      <w:pPr>
        <w:pStyle w:val="GOSTScript"/>
      </w:pPr>
      <w:r w:rsidRPr="007036CE">
        <w:tab/>
      </w:r>
      <w:r w:rsidRPr="007036CE">
        <w:tab/>
        <w:t>"ReqGuid": "b0d4ce5d-2757-4688-948c-vv72qba94f86",</w:t>
      </w:r>
    </w:p>
    <w:p w14:paraId="3E8046B6" w14:textId="77777777" w:rsidR="00B26D1C" w:rsidRPr="007036CE" w:rsidRDefault="00B26D1C" w:rsidP="00B26D1C">
      <w:pPr>
        <w:pStyle w:val="GOSTScript"/>
      </w:pPr>
      <w:r w:rsidRPr="007036CE">
        <w:tab/>
      </w:r>
      <w:r w:rsidRPr="007036CE">
        <w:tab/>
        <w:t>"DocGuid": "0bd90a7c-e339-34ff-ac39-73029ff81370",</w:t>
      </w:r>
    </w:p>
    <w:p w14:paraId="5A25771A" w14:textId="77777777" w:rsidR="00B26D1C" w:rsidRPr="007036CE" w:rsidRDefault="00B26D1C" w:rsidP="00B26D1C">
      <w:pPr>
        <w:pStyle w:val="GOSTScript"/>
      </w:pPr>
      <w:r w:rsidRPr="007036CE">
        <w:tab/>
      </w:r>
      <w:r w:rsidRPr="007036CE">
        <w:tab/>
        <w:t>"RequestType": "ACCOUNTING",</w:t>
      </w:r>
    </w:p>
    <w:p w14:paraId="6A57091E" w14:textId="77777777" w:rsidR="00B26D1C" w:rsidRPr="007036CE" w:rsidRDefault="00B26D1C" w:rsidP="00B26D1C">
      <w:pPr>
        <w:pStyle w:val="GOSTScript"/>
      </w:pPr>
      <w:r w:rsidRPr="007036CE">
        <w:tab/>
      </w:r>
      <w:r w:rsidRPr="007036CE">
        <w:tab/>
        <w:t>"TypeDoc": "DBD_ApplPropAmenBA",</w:t>
      </w:r>
    </w:p>
    <w:p w14:paraId="2805BA96" w14:textId="77777777" w:rsidR="00B26D1C" w:rsidRPr="007036CE" w:rsidRDefault="00B26D1C" w:rsidP="00B26D1C">
      <w:pPr>
        <w:pStyle w:val="GOSTScript"/>
      </w:pPr>
      <w:r w:rsidRPr="007036CE">
        <w:tab/>
      </w:r>
      <w:r w:rsidRPr="007036CE">
        <w:tab/>
        <w:t>"Stage": "auth",</w:t>
      </w:r>
    </w:p>
    <w:p w14:paraId="7ED3DB8A" w14:textId="77777777" w:rsidR="00B26D1C" w:rsidRPr="007036CE" w:rsidRDefault="00B26D1C" w:rsidP="00B26D1C">
      <w:pPr>
        <w:pStyle w:val="GOSTScript"/>
      </w:pPr>
      <w:r w:rsidRPr="007036CE">
        <w:tab/>
      </w:r>
      <w:r w:rsidRPr="007036CE">
        <w:tab/>
        <w:t>"BalLevContrl": 0,</w:t>
      </w:r>
    </w:p>
    <w:p w14:paraId="209A2F2D" w14:textId="77777777" w:rsidR="00B26D1C" w:rsidRPr="007036CE" w:rsidRDefault="00B26D1C" w:rsidP="00B26D1C">
      <w:pPr>
        <w:pStyle w:val="GOSTScript"/>
      </w:pPr>
      <w:r w:rsidRPr="007036CE">
        <w:tab/>
      </w:r>
      <w:r w:rsidRPr="007036CE">
        <w:tab/>
        <w:t>"Subject": "</w:t>
      </w:r>
      <w:r w:rsidR="0040715D" w:rsidRPr="007036CE">
        <w:t>9500</w:t>
      </w:r>
      <w:r w:rsidRPr="007036CE">
        <w:t>",</w:t>
      </w:r>
    </w:p>
    <w:p w14:paraId="56109681" w14:textId="77777777" w:rsidR="00B26D1C" w:rsidRPr="007036CE" w:rsidRDefault="00B26D1C" w:rsidP="00B26D1C">
      <w:pPr>
        <w:pStyle w:val="GOSTScript"/>
      </w:pPr>
      <w:r w:rsidRPr="007036CE">
        <w:tab/>
      </w:r>
      <w:r w:rsidRPr="007036CE">
        <w:tab/>
        <w:t>"SettlementDate": "2024-02-05"</w:t>
      </w:r>
    </w:p>
    <w:p w14:paraId="556AC5CD" w14:textId="77777777" w:rsidR="00B26D1C" w:rsidRPr="007036CE" w:rsidRDefault="00B26D1C" w:rsidP="00B26D1C">
      <w:pPr>
        <w:pStyle w:val="GOSTScript"/>
      </w:pPr>
      <w:r w:rsidRPr="007036CE">
        <w:tab/>
        <w:t>},</w:t>
      </w:r>
    </w:p>
    <w:p w14:paraId="7C333BBC" w14:textId="77777777" w:rsidR="00B26D1C" w:rsidRPr="007036CE" w:rsidRDefault="00B26D1C" w:rsidP="00B26D1C">
      <w:pPr>
        <w:pStyle w:val="GOSTScript"/>
      </w:pPr>
      <w:r w:rsidRPr="007036CE">
        <w:tab/>
        <w:t>"document": {</w:t>
      </w:r>
    </w:p>
    <w:p w14:paraId="54879B93" w14:textId="77777777" w:rsidR="00B26D1C" w:rsidRPr="007036CE" w:rsidRDefault="00B26D1C" w:rsidP="00B26D1C">
      <w:pPr>
        <w:pStyle w:val="GOSTScript"/>
      </w:pPr>
      <w:r w:rsidRPr="007036CE">
        <w:tab/>
      </w:r>
      <w:r w:rsidRPr="007036CE">
        <w:tab/>
        <w:t>"NUM_DOC": "24-020/01",</w:t>
      </w:r>
    </w:p>
    <w:p w14:paraId="71682F0A" w14:textId="77777777" w:rsidR="00B26D1C" w:rsidRPr="007036CE" w:rsidRDefault="00B26D1C" w:rsidP="00B26D1C">
      <w:pPr>
        <w:pStyle w:val="GOSTScript"/>
      </w:pPr>
      <w:r w:rsidRPr="007036CE">
        <w:tab/>
      </w:r>
      <w:r w:rsidRPr="007036CE">
        <w:tab/>
        <w:t>"DATE_DOC": "2024-02-05",</w:t>
      </w:r>
    </w:p>
    <w:p w14:paraId="44E18E44" w14:textId="77777777" w:rsidR="00B26D1C" w:rsidRPr="007036CE" w:rsidRDefault="00B26D1C" w:rsidP="00B26D1C">
      <w:pPr>
        <w:pStyle w:val="GOSTScript"/>
      </w:pPr>
      <w:r w:rsidRPr="007036CE">
        <w:tab/>
      </w:r>
      <w:r w:rsidRPr="007036CE">
        <w:tab/>
        <w:t>"DOC_TYPE": "</w:t>
      </w:r>
      <w:r w:rsidRPr="007036CE">
        <w:rPr>
          <w:lang w:val="ru-RU"/>
        </w:rPr>
        <w:t>БПЗ</w:t>
      </w:r>
      <w:r w:rsidRPr="007036CE">
        <w:t>",</w:t>
      </w:r>
    </w:p>
    <w:p w14:paraId="1C1B9575" w14:textId="77777777" w:rsidR="00B26D1C" w:rsidRPr="007036CE" w:rsidRDefault="00B26D1C" w:rsidP="00B26D1C">
      <w:pPr>
        <w:pStyle w:val="GOSTScript"/>
      </w:pPr>
      <w:r w:rsidRPr="007036CE">
        <w:tab/>
      </w:r>
      <w:r w:rsidRPr="007036CE">
        <w:tab/>
        <w:t>"ACCESSLEVEL": 0,</w:t>
      </w:r>
    </w:p>
    <w:p w14:paraId="6941594E" w14:textId="77777777" w:rsidR="00B26D1C" w:rsidRPr="007036CE" w:rsidRDefault="00B26D1C" w:rsidP="00B26D1C">
      <w:pPr>
        <w:pStyle w:val="GOSTScript"/>
      </w:pPr>
      <w:r w:rsidRPr="007036CE">
        <w:tab/>
      </w:r>
      <w:r w:rsidRPr="007036CE">
        <w:tab/>
        <w:t>"BUDGET_CODE": "99010001",</w:t>
      </w:r>
    </w:p>
    <w:p w14:paraId="0B0C0132" w14:textId="77777777" w:rsidR="00B26D1C" w:rsidRPr="007036CE" w:rsidRDefault="00B26D1C" w:rsidP="00B26D1C">
      <w:pPr>
        <w:pStyle w:val="GOSTScript"/>
        <w:rPr>
          <w:ins w:id="3258" w:author="Сатлер Марина Викторовна" w:date="2024-07-02T10:49:00Z"/>
        </w:rPr>
      </w:pPr>
      <w:r w:rsidRPr="007036CE">
        <w:tab/>
      </w:r>
      <w:r w:rsidRPr="007036CE">
        <w:tab/>
        <w:t>"EVENT_DATE": "2024-02-05",</w:t>
      </w:r>
    </w:p>
    <w:p w14:paraId="6696984E" w14:textId="77777777" w:rsidR="00B56C1E" w:rsidRPr="007036CE" w:rsidRDefault="00B56C1E" w:rsidP="00B26D1C">
      <w:pPr>
        <w:pStyle w:val="GOSTScript"/>
        <w:rPr>
          <w:ins w:id="3259" w:author="Сатлер Марина Викторовна" w:date="2024-07-08T15:24:00Z"/>
        </w:rPr>
      </w:pPr>
      <w:ins w:id="3260" w:author="Сатлер Марина Викторовна" w:date="2024-07-02T10:49:00Z">
        <w:r w:rsidRPr="007036CE">
          <w:tab/>
        </w:r>
        <w:r w:rsidRPr="007036CE">
          <w:tab/>
          <w:t>"</w:t>
        </w:r>
      </w:ins>
      <w:ins w:id="3261" w:author="Сатлер Марина Викторовна" w:date="2024-07-02T10:50:00Z">
        <w:r w:rsidRPr="007036CE">
          <w:rPr>
            <w:szCs w:val="24"/>
          </w:rPr>
          <w:t>CHANGE_CODE</w:t>
        </w:r>
      </w:ins>
      <w:ins w:id="3262" w:author="Сатлер Марина Викторовна" w:date="2024-07-02T10:49:00Z">
        <w:r w:rsidRPr="007036CE">
          <w:t>": "</w:t>
        </w:r>
      </w:ins>
      <w:ins w:id="3263" w:author="Сатлер Марина Викторовна" w:date="2024-07-02T10:52:00Z">
        <w:r w:rsidR="003B39A4" w:rsidRPr="007036CE">
          <w:t>587</w:t>
        </w:r>
      </w:ins>
      <w:ins w:id="3264" w:author="Сатлер Марина Викторовна" w:date="2024-07-02T10:49:00Z">
        <w:r w:rsidRPr="007036CE">
          <w:t>",</w:t>
        </w:r>
      </w:ins>
    </w:p>
    <w:p w14:paraId="3A5DCA91" w14:textId="77777777" w:rsidR="00862506" w:rsidRPr="007036CE" w:rsidRDefault="00862506" w:rsidP="00B26D1C">
      <w:pPr>
        <w:pStyle w:val="GOSTScript"/>
      </w:pPr>
      <w:ins w:id="3265" w:author="Сатлер Марина Викторовна" w:date="2024-07-08T15:24:00Z">
        <w:r w:rsidRPr="007036CE">
          <w:tab/>
        </w:r>
        <w:r w:rsidRPr="007036CE">
          <w:tab/>
          <w:t>"NBC": "1",</w:t>
        </w:r>
      </w:ins>
    </w:p>
    <w:p w14:paraId="3B30FB89" w14:textId="77777777" w:rsidR="00B26D1C" w:rsidRPr="007036CE" w:rsidRDefault="00B26D1C" w:rsidP="00B26D1C">
      <w:pPr>
        <w:pStyle w:val="GOSTScript"/>
      </w:pPr>
      <w:r w:rsidRPr="007036CE">
        <w:tab/>
      </w:r>
      <w:r w:rsidRPr="007036CE">
        <w:tab/>
        <w:t>"SECTION_1": [</w:t>
      </w:r>
    </w:p>
    <w:p w14:paraId="612E8EF5" w14:textId="77777777" w:rsidR="00B26D1C" w:rsidRPr="007036CE" w:rsidRDefault="00B26D1C" w:rsidP="00B26D1C">
      <w:pPr>
        <w:pStyle w:val="GOSTScript"/>
      </w:pPr>
      <w:r w:rsidRPr="007036CE">
        <w:tab/>
      </w:r>
      <w:r w:rsidRPr="007036CE">
        <w:tab/>
      </w:r>
      <w:r w:rsidRPr="007036CE">
        <w:tab/>
        <w:t>{</w:t>
      </w:r>
    </w:p>
    <w:p w14:paraId="522F4530" w14:textId="77777777" w:rsidR="00B26D1C" w:rsidRPr="007036CE" w:rsidRDefault="00B26D1C" w:rsidP="00B26D1C">
      <w:pPr>
        <w:pStyle w:val="GOSTScript"/>
      </w:pPr>
      <w:r w:rsidRPr="007036CE">
        <w:tab/>
      </w:r>
      <w:r w:rsidRPr="007036CE">
        <w:tab/>
      </w:r>
      <w:r w:rsidRPr="007036CE">
        <w:tab/>
      </w:r>
      <w:r w:rsidRPr="007036CE">
        <w:tab/>
        <w:t>"SECTION_TYPE": "1",</w:t>
      </w:r>
    </w:p>
    <w:p w14:paraId="7A7E29C3" w14:textId="77777777" w:rsidR="00B26D1C" w:rsidRPr="007036CE" w:rsidRDefault="00B26D1C" w:rsidP="00B26D1C">
      <w:pPr>
        <w:pStyle w:val="GOSTScript"/>
      </w:pPr>
      <w:r w:rsidRPr="007036CE">
        <w:tab/>
      </w:r>
      <w:r w:rsidRPr="007036CE">
        <w:tab/>
      </w:r>
      <w:r w:rsidRPr="007036CE">
        <w:tab/>
      </w:r>
      <w:r w:rsidRPr="007036CE">
        <w:tab/>
        <w:t>"</w:t>
      </w:r>
      <w:ins w:id="3266" w:author="Сатлер Марина Викторовна" w:date="2024-06-11T14:19:00Z">
        <w:r w:rsidR="00240EDB" w:rsidRPr="007036CE">
          <w:rPr>
            <w:szCs w:val="24"/>
          </w:rPr>
          <w:t>id</w:t>
        </w:r>
      </w:ins>
      <w:del w:id="3267" w:author="Сатлер Марина Викторовна" w:date="2024-06-11T14:19:00Z">
        <w:r w:rsidRPr="007036CE" w:rsidDel="00240EDB">
          <w:delText>ID</w:delText>
        </w:r>
      </w:del>
      <w:r w:rsidRPr="007036CE">
        <w:t>": 1,</w:t>
      </w:r>
    </w:p>
    <w:p w14:paraId="55150A2F" w14:textId="77777777" w:rsidR="00B26D1C" w:rsidRPr="007036CE" w:rsidRDefault="00B26D1C" w:rsidP="00B26D1C">
      <w:pPr>
        <w:pStyle w:val="GOSTScript"/>
      </w:pPr>
      <w:r w:rsidRPr="007036CE">
        <w:tab/>
      </w:r>
      <w:r w:rsidRPr="007036CE">
        <w:tab/>
      </w:r>
      <w:r w:rsidRPr="007036CE">
        <w:tab/>
      </w:r>
      <w:r w:rsidRPr="007036CE">
        <w:tab/>
        <w:t>"NUMBROW": "1",</w:t>
      </w:r>
    </w:p>
    <w:p w14:paraId="2334A017" w14:textId="77777777" w:rsidR="00B26D1C" w:rsidRPr="007036CE" w:rsidRDefault="00B26D1C" w:rsidP="00B26D1C">
      <w:pPr>
        <w:pStyle w:val="GOSTScript"/>
      </w:pPr>
      <w:r w:rsidRPr="007036CE">
        <w:tab/>
      </w:r>
      <w:r w:rsidRPr="007036CE">
        <w:tab/>
      </w:r>
      <w:r w:rsidRPr="007036CE">
        <w:tab/>
      </w:r>
      <w:r w:rsidRPr="007036CE">
        <w:tab/>
        <w:t>"SIGNKBK": "N",</w:t>
      </w:r>
    </w:p>
    <w:p w14:paraId="34EE653A" w14:textId="77777777" w:rsidR="00B26D1C" w:rsidRPr="007036CE" w:rsidRDefault="00B26D1C" w:rsidP="00B26D1C">
      <w:pPr>
        <w:pStyle w:val="GOSTScript"/>
      </w:pPr>
      <w:r w:rsidRPr="007036CE">
        <w:tab/>
      </w:r>
      <w:r w:rsidRPr="007036CE">
        <w:tab/>
      </w:r>
      <w:r w:rsidRPr="007036CE">
        <w:tab/>
      </w:r>
      <w:r w:rsidRPr="007036CE">
        <w:tab/>
        <w:t>"KBK": "18201060011500100200",</w:t>
      </w:r>
    </w:p>
    <w:p w14:paraId="38AE37DD" w14:textId="77777777" w:rsidR="00B26D1C" w:rsidRPr="007036CE" w:rsidRDefault="00B26D1C" w:rsidP="00B26D1C">
      <w:pPr>
        <w:pStyle w:val="GOSTScript"/>
      </w:pPr>
      <w:r w:rsidRPr="007036CE">
        <w:tab/>
      </w:r>
      <w:r w:rsidRPr="007036CE">
        <w:tab/>
      </w:r>
      <w:r w:rsidRPr="007036CE">
        <w:tab/>
      </w:r>
      <w:r w:rsidRPr="007036CE">
        <w:tab/>
        <w:t>"TYPEKBK": "11",</w:t>
      </w:r>
    </w:p>
    <w:p w14:paraId="0EA1F24E" w14:textId="77777777" w:rsidR="00B26D1C" w:rsidRPr="007036CE" w:rsidRDefault="00B26D1C" w:rsidP="00B26D1C">
      <w:pPr>
        <w:pStyle w:val="GOSTScript"/>
      </w:pPr>
      <w:r w:rsidRPr="007036CE">
        <w:tab/>
      </w:r>
      <w:r w:rsidRPr="007036CE">
        <w:tab/>
      </w:r>
      <w:r w:rsidRPr="007036CE">
        <w:tab/>
      </w:r>
      <w:r w:rsidRPr="007036CE">
        <w:tab/>
        <w:t>"NULLKBK": "18201060011500100200",</w:t>
      </w:r>
    </w:p>
    <w:p w14:paraId="75D945B7" w14:textId="77777777" w:rsidR="00B26D1C" w:rsidRPr="007036CE" w:rsidRDefault="00B26D1C" w:rsidP="00B26D1C">
      <w:pPr>
        <w:pStyle w:val="GOSTScript"/>
      </w:pPr>
      <w:r w:rsidRPr="007036CE">
        <w:tab/>
      </w:r>
      <w:r w:rsidRPr="007036CE">
        <w:tab/>
      </w:r>
      <w:r w:rsidRPr="007036CE">
        <w:tab/>
      </w:r>
      <w:r w:rsidRPr="007036CE">
        <w:tab/>
        <w:t>"PA": "01951001820",</w:t>
      </w:r>
    </w:p>
    <w:p w14:paraId="2B548434" w14:textId="77777777" w:rsidR="00B26D1C" w:rsidRPr="007036CE" w:rsidRDefault="00B26D1C" w:rsidP="00B26D1C">
      <w:pPr>
        <w:pStyle w:val="GOSTScript"/>
      </w:pPr>
      <w:r w:rsidRPr="007036CE">
        <w:tab/>
      </w:r>
      <w:r w:rsidRPr="007036CE">
        <w:tab/>
      </w:r>
      <w:r w:rsidRPr="007036CE">
        <w:tab/>
      </w:r>
      <w:r w:rsidRPr="007036CE">
        <w:tab/>
        <w:t xml:space="preserve">"CONTUR": </w:t>
      </w:r>
      <w:ins w:id="3268" w:author="Сатлер Марина Викторовна" w:date="2024-02-28T19:06:00Z">
        <w:r w:rsidR="007560C3" w:rsidRPr="007036CE">
          <w:t>"</w:t>
        </w:r>
      </w:ins>
      <w:r w:rsidRPr="007036CE">
        <w:t>1</w:t>
      </w:r>
      <w:ins w:id="3269" w:author="Сатлер Марина Викторовна" w:date="2024-02-28T19:06:00Z">
        <w:r w:rsidR="007560C3" w:rsidRPr="007036CE">
          <w:t>"</w:t>
        </w:r>
      </w:ins>
      <w:r w:rsidRPr="007036CE">
        <w:t>,</w:t>
      </w:r>
    </w:p>
    <w:p w14:paraId="64608925" w14:textId="77777777" w:rsidR="00B26D1C" w:rsidRPr="007036CE" w:rsidRDefault="00B26D1C" w:rsidP="00B26D1C">
      <w:pPr>
        <w:pStyle w:val="GOSTScript"/>
      </w:pPr>
      <w:r w:rsidRPr="007036CE">
        <w:tab/>
      </w:r>
      <w:r w:rsidRPr="007036CE">
        <w:tab/>
      </w:r>
      <w:r w:rsidRPr="007036CE">
        <w:tab/>
      </w:r>
      <w:r w:rsidRPr="007036CE">
        <w:tab/>
        <w:t xml:space="preserve">"SUM_1": </w:t>
      </w:r>
      <w:del w:id="3270" w:author="Сатлер Марина Викторовна" w:date="2024-07-08T15:25:00Z">
        <w:r w:rsidRPr="007036CE" w:rsidDel="00862506">
          <w:delText>5000</w:delText>
        </w:r>
      </w:del>
      <w:r w:rsidRPr="007036CE">
        <w:t>0.00,</w:t>
      </w:r>
    </w:p>
    <w:p w14:paraId="667A2A81" w14:textId="77777777" w:rsidR="00B26D1C" w:rsidRPr="007036CE" w:rsidRDefault="00B26D1C" w:rsidP="00B26D1C">
      <w:pPr>
        <w:pStyle w:val="GOSTScript"/>
      </w:pPr>
      <w:r w:rsidRPr="007036CE">
        <w:lastRenderedPageBreak/>
        <w:tab/>
      </w:r>
      <w:r w:rsidRPr="007036CE">
        <w:tab/>
      </w:r>
      <w:r w:rsidRPr="007036CE">
        <w:tab/>
      </w:r>
      <w:r w:rsidRPr="007036CE">
        <w:tab/>
        <w:t>"SUM_2": 50000.00,</w:t>
      </w:r>
    </w:p>
    <w:p w14:paraId="77BD7D70" w14:textId="77777777" w:rsidR="00B26D1C" w:rsidRPr="007036CE" w:rsidDel="00862506" w:rsidRDefault="00B26D1C" w:rsidP="00862506">
      <w:pPr>
        <w:pStyle w:val="GOSTScript"/>
        <w:rPr>
          <w:del w:id="3271" w:author="Сатлер Марина Викторовна" w:date="2024-07-08T15:25:00Z"/>
        </w:rPr>
      </w:pPr>
      <w:r w:rsidRPr="007036CE">
        <w:tab/>
      </w:r>
      <w:r w:rsidRPr="007036CE">
        <w:tab/>
      </w:r>
      <w:r w:rsidRPr="007036CE">
        <w:tab/>
      </w:r>
      <w:r w:rsidRPr="007036CE">
        <w:tab/>
        <w:t>"SUM_3": 50000.00</w:t>
      </w:r>
      <w:del w:id="3272" w:author="Сатлер Марина Викторовна" w:date="2024-07-08T15:25:00Z">
        <w:r w:rsidRPr="007036CE" w:rsidDel="00862506">
          <w:delText>,</w:delText>
        </w:r>
      </w:del>
    </w:p>
    <w:p w14:paraId="3B822514" w14:textId="77777777" w:rsidR="00B26D1C" w:rsidRPr="007036CE" w:rsidRDefault="00B26D1C" w:rsidP="00862506">
      <w:pPr>
        <w:pStyle w:val="GOSTScript"/>
      </w:pPr>
      <w:del w:id="3273" w:author="Сатлер Марина Викторовна" w:date="2024-07-08T15:25:00Z">
        <w:r w:rsidRPr="007036CE" w:rsidDel="00862506">
          <w:tab/>
        </w:r>
        <w:r w:rsidRPr="007036CE" w:rsidDel="00862506">
          <w:tab/>
        </w:r>
        <w:r w:rsidRPr="007036CE" w:rsidDel="00862506">
          <w:tab/>
        </w:r>
        <w:r w:rsidRPr="007036CE" w:rsidDel="00862506">
          <w:tab/>
          <w:delText>"SUM_4": 0.00</w:delText>
        </w:r>
      </w:del>
    </w:p>
    <w:p w14:paraId="0AD53F9E" w14:textId="77777777" w:rsidR="00B26D1C" w:rsidRPr="007036CE" w:rsidRDefault="00B26D1C" w:rsidP="00B26D1C">
      <w:pPr>
        <w:pStyle w:val="GOSTScript"/>
      </w:pPr>
      <w:r w:rsidRPr="007036CE">
        <w:tab/>
      </w:r>
      <w:r w:rsidRPr="007036CE">
        <w:tab/>
      </w:r>
      <w:r w:rsidRPr="007036CE">
        <w:tab/>
        <w:t>},</w:t>
      </w:r>
    </w:p>
    <w:p w14:paraId="31F65196" w14:textId="77777777" w:rsidR="00B26D1C" w:rsidRPr="007036CE" w:rsidRDefault="00B26D1C" w:rsidP="00B26D1C">
      <w:pPr>
        <w:pStyle w:val="GOSTScript"/>
      </w:pPr>
      <w:r w:rsidRPr="007036CE">
        <w:tab/>
      </w:r>
      <w:r w:rsidRPr="007036CE">
        <w:tab/>
      </w:r>
      <w:r w:rsidRPr="007036CE">
        <w:tab/>
        <w:t>{</w:t>
      </w:r>
    </w:p>
    <w:p w14:paraId="51A4C261" w14:textId="77777777" w:rsidR="00B26D1C" w:rsidRPr="007036CE" w:rsidRDefault="00B26D1C" w:rsidP="00B26D1C">
      <w:pPr>
        <w:pStyle w:val="GOSTScript"/>
      </w:pPr>
      <w:r w:rsidRPr="007036CE">
        <w:tab/>
      </w:r>
      <w:r w:rsidRPr="007036CE">
        <w:tab/>
      </w:r>
      <w:r w:rsidRPr="007036CE">
        <w:tab/>
      </w:r>
      <w:r w:rsidRPr="007036CE">
        <w:tab/>
        <w:t>"SECTION_TYPE": "1",</w:t>
      </w:r>
    </w:p>
    <w:p w14:paraId="38C1E9BE" w14:textId="77777777" w:rsidR="00B26D1C" w:rsidRPr="007036CE" w:rsidRDefault="00B26D1C" w:rsidP="00B26D1C">
      <w:pPr>
        <w:pStyle w:val="GOSTScript"/>
      </w:pPr>
      <w:r w:rsidRPr="007036CE">
        <w:tab/>
      </w:r>
      <w:r w:rsidRPr="007036CE">
        <w:tab/>
      </w:r>
      <w:r w:rsidRPr="007036CE">
        <w:tab/>
      </w:r>
      <w:r w:rsidRPr="007036CE">
        <w:tab/>
        <w:t>"</w:t>
      </w:r>
      <w:ins w:id="3274" w:author="Сатлер Марина Викторовна" w:date="2024-06-11T14:19:00Z">
        <w:r w:rsidR="00240EDB" w:rsidRPr="007036CE">
          <w:rPr>
            <w:szCs w:val="24"/>
          </w:rPr>
          <w:t>id</w:t>
        </w:r>
      </w:ins>
      <w:del w:id="3275" w:author="Сатлер Марина Викторовна" w:date="2024-06-11T14:19:00Z">
        <w:r w:rsidRPr="007036CE" w:rsidDel="00240EDB">
          <w:delText>ID</w:delText>
        </w:r>
      </w:del>
      <w:r w:rsidRPr="007036CE">
        <w:t>": 2,</w:t>
      </w:r>
    </w:p>
    <w:p w14:paraId="0230E416" w14:textId="77777777" w:rsidR="00B26D1C" w:rsidRPr="007036CE" w:rsidRDefault="00B26D1C" w:rsidP="00B26D1C">
      <w:pPr>
        <w:pStyle w:val="GOSTScript"/>
      </w:pPr>
      <w:r w:rsidRPr="007036CE">
        <w:tab/>
      </w:r>
      <w:r w:rsidRPr="007036CE">
        <w:tab/>
      </w:r>
      <w:r w:rsidRPr="007036CE">
        <w:tab/>
      </w:r>
      <w:r w:rsidRPr="007036CE">
        <w:tab/>
        <w:t>"NUMBROW": "2",</w:t>
      </w:r>
    </w:p>
    <w:p w14:paraId="28AACD1A" w14:textId="77777777" w:rsidR="00B26D1C" w:rsidRPr="007036CE" w:rsidRDefault="00B26D1C" w:rsidP="00B26D1C">
      <w:pPr>
        <w:pStyle w:val="GOSTScript"/>
      </w:pPr>
      <w:r w:rsidRPr="007036CE">
        <w:tab/>
      </w:r>
      <w:r w:rsidRPr="007036CE">
        <w:tab/>
      </w:r>
      <w:r w:rsidRPr="007036CE">
        <w:tab/>
      </w:r>
      <w:r w:rsidRPr="007036CE">
        <w:tab/>
        <w:t>"SIGNKBK": "N",</w:t>
      </w:r>
    </w:p>
    <w:p w14:paraId="3B8B1F43" w14:textId="77777777" w:rsidR="00B26D1C" w:rsidRPr="007036CE" w:rsidRDefault="00B26D1C" w:rsidP="00B26D1C">
      <w:pPr>
        <w:pStyle w:val="GOSTScript"/>
      </w:pPr>
      <w:r w:rsidRPr="007036CE">
        <w:tab/>
      </w:r>
      <w:r w:rsidRPr="007036CE">
        <w:tab/>
      </w:r>
      <w:r w:rsidRPr="007036CE">
        <w:tab/>
      </w:r>
      <w:r w:rsidRPr="007036CE">
        <w:tab/>
        <w:t>"KBK": "</w:t>
      </w:r>
      <w:r w:rsidR="0078296B" w:rsidRPr="007036CE">
        <w:t>18201160011500100200</w:t>
      </w:r>
      <w:r w:rsidRPr="007036CE">
        <w:t>",</w:t>
      </w:r>
    </w:p>
    <w:p w14:paraId="633B1C63" w14:textId="77777777" w:rsidR="00B26D1C" w:rsidRPr="007036CE" w:rsidRDefault="00B26D1C" w:rsidP="00B26D1C">
      <w:pPr>
        <w:pStyle w:val="GOSTScript"/>
      </w:pPr>
      <w:r w:rsidRPr="007036CE">
        <w:tab/>
      </w:r>
      <w:r w:rsidRPr="007036CE">
        <w:tab/>
      </w:r>
      <w:r w:rsidRPr="007036CE">
        <w:tab/>
      </w:r>
      <w:r w:rsidRPr="007036CE">
        <w:tab/>
        <w:t>"TYPEKBK": "11",</w:t>
      </w:r>
    </w:p>
    <w:p w14:paraId="6DBCF401" w14:textId="77777777" w:rsidR="00B26D1C" w:rsidRPr="007036CE" w:rsidRDefault="00B26D1C" w:rsidP="00B26D1C">
      <w:pPr>
        <w:pStyle w:val="GOSTScript"/>
      </w:pPr>
      <w:r w:rsidRPr="007036CE">
        <w:tab/>
      </w:r>
      <w:r w:rsidRPr="007036CE">
        <w:tab/>
      </w:r>
      <w:r w:rsidRPr="007036CE">
        <w:tab/>
      </w:r>
      <w:r w:rsidRPr="007036CE">
        <w:tab/>
        <w:t>"NULLKBK": "</w:t>
      </w:r>
      <w:r w:rsidR="0078296B" w:rsidRPr="007036CE">
        <w:t>18201160011500100200</w:t>
      </w:r>
      <w:r w:rsidRPr="007036CE">
        <w:t>",</w:t>
      </w:r>
    </w:p>
    <w:p w14:paraId="04E9B5BD" w14:textId="77777777" w:rsidR="00B26D1C" w:rsidRPr="007036CE" w:rsidRDefault="00B26D1C" w:rsidP="00B26D1C">
      <w:pPr>
        <w:pStyle w:val="GOSTScript"/>
      </w:pPr>
      <w:r w:rsidRPr="007036CE">
        <w:tab/>
      </w:r>
      <w:r w:rsidRPr="007036CE">
        <w:tab/>
      </w:r>
      <w:r w:rsidRPr="007036CE">
        <w:tab/>
      </w:r>
      <w:r w:rsidRPr="007036CE">
        <w:tab/>
        <w:t>"PA": "01951001820",</w:t>
      </w:r>
    </w:p>
    <w:p w14:paraId="14EDD261" w14:textId="77777777" w:rsidR="00B26D1C" w:rsidRPr="007036CE" w:rsidRDefault="00B26D1C" w:rsidP="00B26D1C">
      <w:pPr>
        <w:pStyle w:val="GOSTScript"/>
      </w:pPr>
      <w:r w:rsidRPr="007036CE">
        <w:tab/>
      </w:r>
      <w:r w:rsidRPr="007036CE">
        <w:tab/>
      </w:r>
      <w:r w:rsidRPr="007036CE">
        <w:tab/>
      </w:r>
      <w:r w:rsidRPr="007036CE">
        <w:tab/>
        <w:t xml:space="preserve">"CONTUR": </w:t>
      </w:r>
      <w:ins w:id="3276" w:author="Сатлер Марина Викторовна" w:date="2024-02-28T19:06:00Z">
        <w:r w:rsidR="007560C3" w:rsidRPr="007036CE">
          <w:t>"</w:t>
        </w:r>
      </w:ins>
      <w:r w:rsidRPr="007036CE">
        <w:t>1</w:t>
      </w:r>
      <w:ins w:id="3277" w:author="Сатлер Марина Викторовна" w:date="2024-02-28T19:06:00Z">
        <w:r w:rsidR="007560C3" w:rsidRPr="007036CE">
          <w:t>"</w:t>
        </w:r>
      </w:ins>
      <w:r w:rsidRPr="007036CE">
        <w:t>,</w:t>
      </w:r>
    </w:p>
    <w:p w14:paraId="02AC87FE" w14:textId="77777777" w:rsidR="00B26D1C" w:rsidRPr="007036CE" w:rsidRDefault="00B26D1C" w:rsidP="00B26D1C">
      <w:pPr>
        <w:pStyle w:val="GOSTScript"/>
      </w:pPr>
      <w:r w:rsidRPr="007036CE">
        <w:tab/>
      </w:r>
      <w:r w:rsidRPr="007036CE">
        <w:tab/>
      </w:r>
      <w:r w:rsidRPr="007036CE">
        <w:tab/>
      </w:r>
      <w:r w:rsidRPr="007036CE">
        <w:tab/>
        <w:t xml:space="preserve">"SUM_1": </w:t>
      </w:r>
      <w:del w:id="3278" w:author="Сатлер Марина Викторовна" w:date="2024-07-08T15:25:00Z">
        <w:r w:rsidRPr="007036CE" w:rsidDel="00862506">
          <w:delText>200</w:delText>
        </w:r>
      </w:del>
      <w:r w:rsidRPr="007036CE">
        <w:t>0.00,</w:t>
      </w:r>
    </w:p>
    <w:p w14:paraId="2FE9C9F4" w14:textId="77777777" w:rsidR="00B26D1C" w:rsidRPr="007036CE" w:rsidRDefault="00B26D1C" w:rsidP="00B26D1C">
      <w:pPr>
        <w:pStyle w:val="GOSTScript"/>
      </w:pPr>
      <w:r w:rsidRPr="007036CE">
        <w:tab/>
      </w:r>
      <w:r w:rsidRPr="007036CE">
        <w:tab/>
      </w:r>
      <w:r w:rsidRPr="007036CE">
        <w:tab/>
      </w:r>
      <w:r w:rsidRPr="007036CE">
        <w:tab/>
        <w:t>"SUM_2": 2000.00,</w:t>
      </w:r>
    </w:p>
    <w:p w14:paraId="36F575B4" w14:textId="77777777" w:rsidR="00B26D1C" w:rsidRPr="007036CE" w:rsidDel="00862506" w:rsidRDefault="00B26D1C" w:rsidP="00862506">
      <w:pPr>
        <w:pStyle w:val="GOSTScript"/>
        <w:rPr>
          <w:del w:id="3279" w:author="Сатлер Марина Викторовна" w:date="2024-07-08T15:25:00Z"/>
        </w:rPr>
      </w:pPr>
      <w:r w:rsidRPr="007036CE">
        <w:tab/>
      </w:r>
      <w:r w:rsidRPr="007036CE">
        <w:tab/>
      </w:r>
      <w:r w:rsidRPr="007036CE">
        <w:tab/>
      </w:r>
      <w:r w:rsidRPr="007036CE">
        <w:tab/>
        <w:t>"SUM_3": 1000.00</w:t>
      </w:r>
      <w:del w:id="3280" w:author="Сатлер Марина Викторовна" w:date="2024-07-08T15:25:00Z">
        <w:r w:rsidRPr="007036CE" w:rsidDel="00862506">
          <w:delText>,</w:delText>
        </w:r>
      </w:del>
    </w:p>
    <w:p w14:paraId="01B13FA1" w14:textId="77777777" w:rsidR="00B26D1C" w:rsidRPr="007036CE" w:rsidRDefault="00B26D1C" w:rsidP="00862506">
      <w:pPr>
        <w:pStyle w:val="GOSTScript"/>
      </w:pPr>
      <w:del w:id="3281" w:author="Сатлер Марина Викторовна" w:date="2024-07-08T15:25:00Z">
        <w:r w:rsidRPr="007036CE" w:rsidDel="00862506">
          <w:tab/>
        </w:r>
        <w:r w:rsidRPr="007036CE" w:rsidDel="00862506">
          <w:tab/>
        </w:r>
        <w:r w:rsidRPr="007036CE" w:rsidDel="00862506">
          <w:tab/>
        </w:r>
        <w:r w:rsidRPr="007036CE" w:rsidDel="00862506">
          <w:tab/>
          <w:delText>"SUM_4": 0.00</w:delText>
        </w:r>
      </w:del>
    </w:p>
    <w:p w14:paraId="07E2B0AC" w14:textId="77777777" w:rsidR="00B26D1C" w:rsidRPr="007036CE" w:rsidRDefault="00B26D1C" w:rsidP="005F6467">
      <w:pPr>
        <w:pStyle w:val="GOSTScript"/>
      </w:pPr>
      <w:r w:rsidRPr="007036CE">
        <w:tab/>
      </w:r>
      <w:r w:rsidRPr="007036CE">
        <w:tab/>
      </w:r>
      <w:r w:rsidRPr="007036CE">
        <w:tab/>
        <w:t>}</w:t>
      </w:r>
    </w:p>
    <w:p w14:paraId="1EA07E45" w14:textId="77777777" w:rsidR="00B26D1C" w:rsidRPr="007036CE" w:rsidRDefault="00B26D1C" w:rsidP="00B26D1C">
      <w:pPr>
        <w:pStyle w:val="GOSTScript"/>
      </w:pPr>
      <w:r w:rsidRPr="007036CE">
        <w:tab/>
      </w:r>
      <w:r w:rsidRPr="007036CE">
        <w:tab/>
        <w:t>],</w:t>
      </w:r>
    </w:p>
    <w:p w14:paraId="0E18E7FD" w14:textId="77777777" w:rsidR="00B26D1C" w:rsidRPr="007036CE" w:rsidRDefault="00B26D1C" w:rsidP="00B26D1C">
      <w:pPr>
        <w:pStyle w:val="GOSTScript"/>
      </w:pPr>
      <w:r w:rsidRPr="007036CE">
        <w:tab/>
      </w:r>
      <w:r w:rsidRPr="007036CE">
        <w:tab/>
        <w:t>"SECTION_2": [</w:t>
      </w:r>
    </w:p>
    <w:p w14:paraId="6C8891B6" w14:textId="77777777" w:rsidR="00B26D1C" w:rsidRPr="007036CE" w:rsidRDefault="00B26D1C" w:rsidP="00B26D1C">
      <w:pPr>
        <w:pStyle w:val="GOSTScript"/>
      </w:pPr>
      <w:r w:rsidRPr="007036CE">
        <w:tab/>
      </w:r>
      <w:r w:rsidRPr="007036CE">
        <w:tab/>
      </w:r>
      <w:r w:rsidRPr="007036CE">
        <w:tab/>
        <w:t>{</w:t>
      </w:r>
    </w:p>
    <w:p w14:paraId="4E4AEF89" w14:textId="77777777" w:rsidR="00B26D1C" w:rsidRPr="007036CE" w:rsidRDefault="00B26D1C" w:rsidP="00B26D1C">
      <w:pPr>
        <w:pStyle w:val="GOSTScript"/>
      </w:pPr>
      <w:r w:rsidRPr="007036CE">
        <w:tab/>
      </w:r>
      <w:r w:rsidRPr="007036CE">
        <w:tab/>
      </w:r>
      <w:r w:rsidRPr="007036CE">
        <w:tab/>
      </w:r>
      <w:r w:rsidRPr="007036CE">
        <w:tab/>
        <w:t>"SECTION_TYPE": "2",</w:t>
      </w:r>
    </w:p>
    <w:p w14:paraId="2BD4391B" w14:textId="77777777" w:rsidR="00B26D1C" w:rsidRPr="007036CE" w:rsidRDefault="00B26D1C" w:rsidP="00B26D1C">
      <w:pPr>
        <w:pStyle w:val="GOSTScript"/>
      </w:pPr>
      <w:r w:rsidRPr="007036CE">
        <w:tab/>
      </w:r>
      <w:r w:rsidRPr="007036CE">
        <w:tab/>
      </w:r>
      <w:r w:rsidRPr="007036CE">
        <w:tab/>
      </w:r>
      <w:r w:rsidRPr="007036CE">
        <w:tab/>
        <w:t>"</w:t>
      </w:r>
      <w:ins w:id="3282" w:author="Сатлер Марина Викторовна" w:date="2024-06-11T14:19:00Z">
        <w:r w:rsidR="00240EDB" w:rsidRPr="007036CE">
          <w:rPr>
            <w:szCs w:val="24"/>
          </w:rPr>
          <w:t>id</w:t>
        </w:r>
      </w:ins>
      <w:del w:id="3283" w:author="Сатлер Марина Викторовна" w:date="2024-06-11T14:19:00Z">
        <w:r w:rsidRPr="007036CE" w:rsidDel="00240EDB">
          <w:delText>ID</w:delText>
        </w:r>
      </w:del>
      <w:r w:rsidRPr="007036CE">
        <w:t>": 1,</w:t>
      </w:r>
    </w:p>
    <w:p w14:paraId="079F8E97" w14:textId="77777777" w:rsidR="00B26D1C" w:rsidRPr="007036CE" w:rsidRDefault="00B26D1C" w:rsidP="00B26D1C">
      <w:pPr>
        <w:pStyle w:val="GOSTScript"/>
      </w:pPr>
      <w:r w:rsidRPr="007036CE">
        <w:tab/>
      </w:r>
      <w:r w:rsidRPr="007036CE">
        <w:tab/>
      </w:r>
      <w:r w:rsidRPr="007036CE">
        <w:tab/>
      </w:r>
      <w:r w:rsidRPr="007036CE">
        <w:tab/>
        <w:t>"NUMBROW": "1",</w:t>
      </w:r>
    </w:p>
    <w:p w14:paraId="0F2DD8CD" w14:textId="77777777" w:rsidR="00B26D1C" w:rsidRPr="007036CE" w:rsidRDefault="00B26D1C" w:rsidP="00B26D1C">
      <w:pPr>
        <w:pStyle w:val="GOSTScript"/>
      </w:pPr>
      <w:r w:rsidRPr="007036CE">
        <w:tab/>
      </w:r>
      <w:r w:rsidRPr="007036CE">
        <w:tab/>
      </w:r>
      <w:r w:rsidRPr="007036CE">
        <w:tab/>
      </w:r>
      <w:r w:rsidRPr="007036CE">
        <w:tab/>
        <w:t>"SIGNKBK": "N",</w:t>
      </w:r>
    </w:p>
    <w:p w14:paraId="6CE2EED0" w14:textId="77777777" w:rsidR="00B26D1C" w:rsidRPr="007036CE" w:rsidRDefault="00B26D1C" w:rsidP="00B26D1C">
      <w:pPr>
        <w:pStyle w:val="GOSTScript"/>
      </w:pPr>
      <w:r w:rsidRPr="007036CE">
        <w:tab/>
      </w:r>
      <w:r w:rsidRPr="007036CE">
        <w:tab/>
      </w:r>
      <w:r w:rsidRPr="007036CE">
        <w:tab/>
      </w:r>
      <w:r w:rsidRPr="007036CE">
        <w:tab/>
        <w:t>"KBK": "18201060011500100244",</w:t>
      </w:r>
    </w:p>
    <w:p w14:paraId="58F08032" w14:textId="77777777" w:rsidR="00B26D1C" w:rsidRPr="007036CE" w:rsidRDefault="00B26D1C" w:rsidP="00B26D1C">
      <w:pPr>
        <w:pStyle w:val="GOSTScript"/>
      </w:pPr>
      <w:r w:rsidRPr="007036CE">
        <w:tab/>
      </w:r>
      <w:r w:rsidRPr="007036CE">
        <w:tab/>
      </w:r>
      <w:r w:rsidRPr="007036CE">
        <w:tab/>
      </w:r>
      <w:r w:rsidRPr="007036CE">
        <w:tab/>
        <w:t>"TYPEKBK": "11",</w:t>
      </w:r>
    </w:p>
    <w:p w14:paraId="1D72E7E4" w14:textId="77777777" w:rsidR="00B26D1C" w:rsidRPr="007036CE" w:rsidRDefault="00B26D1C" w:rsidP="00B26D1C">
      <w:pPr>
        <w:pStyle w:val="GOSTScript"/>
      </w:pPr>
      <w:r w:rsidRPr="007036CE">
        <w:tab/>
      </w:r>
      <w:r w:rsidRPr="007036CE">
        <w:tab/>
      </w:r>
      <w:r w:rsidRPr="007036CE">
        <w:tab/>
      </w:r>
      <w:r w:rsidRPr="007036CE">
        <w:tab/>
        <w:t>"NULLKBK": "18201060011500100200",</w:t>
      </w:r>
    </w:p>
    <w:p w14:paraId="5C36D49E" w14:textId="77777777" w:rsidR="00B26D1C" w:rsidRPr="007036CE" w:rsidRDefault="00B26D1C" w:rsidP="00B26D1C">
      <w:pPr>
        <w:pStyle w:val="GOSTScript"/>
      </w:pPr>
      <w:r w:rsidRPr="007036CE">
        <w:tab/>
      </w:r>
      <w:r w:rsidRPr="007036CE">
        <w:tab/>
      </w:r>
      <w:r w:rsidRPr="007036CE">
        <w:tab/>
      </w:r>
      <w:r w:rsidRPr="007036CE">
        <w:tab/>
        <w:t>"PA": "01951001820",</w:t>
      </w:r>
    </w:p>
    <w:p w14:paraId="3E87937B" w14:textId="77777777" w:rsidR="00B26D1C" w:rsidRPr="007036CE" w:rsidRDefault="00B26D1C" w:rsidP="00B26D1C">
      <w:pPr>
        <w:pStyle w:val="GOSTScript"/>
      </w:pPr>
      <w:r w:rsidRPr="007036CE">
        <w:tab/>
      </w:r>
      <w:r w:rsidRPr="007036CE">
        <w:tab/>
      </w:r>
      <w:r w:rsidRPr="007036CE">
        <w:tab/>
      </w:r>
      <w:r w:rsidRPr="007036CE">
        <w:tab/>
        <w:t xml:space="preserve">"CONTUR": </w:t>
      </w:r>
      <w:ins w:id="3284" w:author="Сатлер Марина Викторовна" w:date="2024-02-28T19:06:00Z">
        <w:r w:rsidR="007560C3" w:rsidRPr="007036CE">
          <w:t>"</w:t>
        </w:r>
      </w:ins>
      <w:r w:rsidRPr="007036CE">
        <w:t>1</w:t>
      </w:r>
      <w:ins w:id="3285" w:author="Сатлер Марина Викторовна" w:date="2024-02-28T19:06:00Z">
        <w:r w:rsidR="007560C3" w:rsidRPr="007036CE">
          <w:t>"</w:t>
        </w:r>
      </w:ins>
      <w:r w:rsidRPr="007036CE">
        <w:t>,</w:t>
      </w:r>
    </w:p>
    <w:p w14:paraId="7231A69A" w14:textId="77777777" w:rsidR="00B26D1C" w:rsidRPr="007036CE" w:rsidRDefault="00B26D1C" w:rsidP="00B26D1C">
      <w:pPr>
        <w:pStyle w:val="GOSTScript"/>
      </w:pPr>
      <w:r w:rsidRPr="007036CE">
        <w:tab/>
      </w:r>
      <w:r w:rsidRPr="007036CE">
        <w:tab/>
      </w:r>
      <w:r w:rsidRPr="007036CE">
        <w:tab/>
      </w:r>
      <w:r w:rsidRPr="007036CE">
        <w:tab/>
        <w:t xml:space="preserve">"SUM_1": </w:t>
      </w:r>
      <w:del w:id="3286" w:author="Сатлер Марина Викторовна" w:date="2024-07-08T15:25:00Z">
        <w:r w:rsidRPr="007036CE" w:rsidDel="00862506">
          <w:delText>1000</w:delText>
        </w:r>
      </w:del>
      <w:r w:rsidRPr="007036CE">
        <w:t>0.00,</w:t>
      </w:r>
    </w:p>
    <w:p w14:paraId="75D168BD" w14:textId="77777777" w:rsidR="00B26D1C" w:rsidRPr="007036CE" w:rsidRDefault="00B26D1C" w:rsidP="00B26D1C">
      <w:pPr>
        <w:pStyle w:val="GOSTScript"/>
      </w:pPr>
      <w:r w:rsidRPr="007036CE">
        <w:tab/>
      </w:r>
      <w:r w:rsidRPr="007036CE">
        <w:tab/>
      </w:r>
      <w:r w:rsidRPr="007036CE">
        <w:tab/>
      </w:r>
      <w:r w:rsidRPr="007036CE">
        <w:tab/>
        <w:t>"SUM_2": 2000.00,</w:t>
      </w:r>
    </w:p>
    <w:p w14:paraId="7DAC122B" w14:textId="77777777" w:rsidR="00B26D1C" w:rsidRPr="007036CE" w:rsidDel="00862506" w:rsidRDefault="00B26D1C" w:rsidP="00862506">
      <w:pPr>
        <w:pStyle w:val="GOSTScript"/>
        <w:rPr>
          <w:del w:id="3287" w:author="Сатлер Марина Викторовна" w:date="2024-07-08T15:25:00Z"/>
        </w:rPr>
      </w:pPr>
      <w:r w:rsidRPr="007036CE">
        <w:tab/>
      </w:r>
      <w:r w:rsidRPr="007036CE">
        <w:tab/>
      </w:r>
      <w:r w:rsidRPr="007036CE">
        <w:tab/>
      </w:r>
      <w:r w:rsidRPr="007036CE">
        <w:tab/>
        <w:t>"SUM_3": 3000.00</w:t>
      </w:r>
      <w:del w:id="3288" w:author="Сатлер Марина Викторовна" w:date="2024-07-08T15:25:00Z">
        <w:r w:rsidRPr="007036CE" w:rsidDel="00862506">
          <w:delText>,</w:delText>
        </w:r>
      </w:del>
    </w:p>
    <w:p w14:paraId="4D41F109" w14:textId="77777777" w:rsidR="00B26D1C" w:rsidRPr="007036CE" w:rsidRDefault="00B26D1C" w:rsidP="00862506">
      <w:pPr>
        <w:pStyle w:val="GOSTScript"/>
      </w:pPr>
      <w:del w:id="3289" w:author="Сатлер Марина Викторовна" w:date="2024-07-08T15:25:00Z">
        <w:r w:rsidRPr="007036CE" w:rsidDel="00862506">
          <w:tab/>
        </w:r>
        <w:r w:rsidRPr="007036CE" w:rsidDel="00862506">
          <w:tab/>
        </w:r>
        <w:r w:rsidRPr="007036CE" w:rsidDel="00862506">
          <w:tab/>
        </w:r>
        <w:r w:rsidRPr="007036CE" w:rsidDel="00862506">
          <w:tab/>
          <w:delText>"SUM_4": 0.00</w:delText>
        </w:r>
      </w:del>
    </w:p>
    <w:p w14:paraId="75C8B205" w14:textId="77777777" w:rsidR="00B26D1C" w:rsidRPr="007036CE" w:rsidRDefault="00B26D1C" w:rsidP="00B26D1C">
      <w:pPr>
        <w:pStyle w:val="GOSTScript"/>
      </w:pPr>
      <w:r w:rsidRPr="007036CE">
        <w:tab/>
      </w:r>
      <w:r w:rsidRPr="007036CE">
        <w:tab/>
      </w:r>
      <w:r w:rsidRPr="007036CE">
        <w:tab/>
        <w:t>},</w:t>
      </w:r>
    </w:p>
    <w:p w14:paraId="2F625C29" w14:textId="77777777" w:rsidR="00B26D1C" w:rsidRPr="007036CE" w:rsidRDefault="00B26D1C" w:rsidP="00B26D1C">
      <w:pPr>
        <w:pStyle w:val="GOSTScript"/>
      </w:pPr>
      <w:r w:rsidRPr="007036CE">
        <w:tab/>
      </w:r>
      <w:r w:rsidRPr="007036CE">
        <w:tab/>
      </w:r>
      <w:r w:rsidRPr="007036CE">
        <w:tab/>
        <w:t>{</w:t>
      </w:r>
    </w:p>
    <w:p w14:paraId="6B764B90" w14:textId="77777777" w:rsidR="00B26D1C" w:rsidRPr="007036CE" w:rsidRDefault="00B26D1C" w:rsidP="00B26D1C">
      <w:pPr>
        <w:pStyle w:val="GOSTScript"/>
      </w:pPr>
      <w:r w:rsidRPr="007036CE">
        <w:lastRenderedPageBreak/>
        <w:tab/>
      </w:r>
      <w:r w:rsidRPr="007036CE">
        <w:tab/>
      </w:r>
      <w:r w:rsidRPr="007036CE">
        <w:tab/>
      </w:r>
      <w:r w:rsidRPr="007036CE">
        <w:tab/>
        <w:t>"SECTION_TYPE": "2",</w:t>
      </w:r>
    </w:p>
    <w:p w14:paraId="343DB5C5" w14:textId="77777777" w:rsidR="00B26D1C" w:rsidRPr="007036CE" w:rsidRDefault="00B26D1C" w:rsidP="00B26D1C">
      <w:pPr>
        <w:pStyle w:val="GOSTScript"/>
      </w:pPr>
      <w:r w:rsidRPr="007036CE">
        <w:tab/>
      </w:r>
      <w:r w:rsidRPr="007036CE">
        <w:tab/>
      </w:r>
      <w:r w:rsidRPr="007036CE">
        <w:tab/>
      </w:r>
      <w:r w:rsidRPr="007036CE">
        <w:tab/>
        <w:t>"</w:t>
      </w:r>
      <w:ins w:id="3290" w:author="Сатлер Марина Викторовна" w:date="2024-06-11T14:20:00Z">
        <w:r w:rsidR="00240EDB" w:rsidRPr="007036CE">
          <w:rPr>
            <w:szCs w:val="24"/>
          </w:rPr>
          <w:t>id</w:t>
        </w:r>
      </w:ins>
      <w:del w:id="3291" w:author="Сатлер Марина Викторовна" w:date="2024-06-11T14:20:00Z">
        <w:r w:rsidRPr="007036CE" w:rsidDel="00240EDB">
          <w:delText>ID</w:delText>
        </w:r>
      </w:del>
      <w:r w:rsidRPr="007036CE">
        <w:t>": 2,</w:t>
      </w:r>
    </w:p>
    <w:p w14:paraId="3E73141E" w14:textId="77777777" w:rsidR="00B26D1C" w:rsidRPr="007036CE" w:rsidRDefault="00B26D1C" w:rsidP="00B26D1C">
      <w:pPr>
        <w:pStyle w:val="GOSTScript"/>
      </w:pPr>
      <w:r w:rsidRPr="007036CE">
        <w:tab/>
      </w:r>
      <w:r w:rsidRPr="007036CE">
        <w:tab/>
      </w:r>
      <w:r w:rsidRPr="007036CE">
        <w:tab/>
      </w:r>
      <w:r w:rsidRPr="007036CE">
        <w:tab/>
        <w:t>"NUMBROW": "2",</w:t>
      </w:r>
    </w:p>
    <w:p w14:paraId="5FD79CA9" w14:textId="77777777" w:rsidR="00B26D1C" w:rsidRPr="007036CE" w:rsidRDefault="00B26D1C" w:rsidP="00B26D1C">
      <w:pPr>
        <w:pStyle w:val="GOSTScript"/>
      </w:pPr>
      <w:r w:rsidRPr="007036CE">
        <w:tab/>
      </w:r>
      <w:r w:rsidRPr="007036CE">
        <w:tab/>
      </w:r>
      <w:r w:rsidRPr="007036CE">
        <w:tab/>
      </w:r>
      <w:r w:rsidRPr="007036CE">
        <w:tab/>
        <w:t>"SIGNKBK": "N",</w:t>
      </w:r>
    </w:p>
    <w:p w14:paraId="6DA1F075" w14:textId="77777777" w:rsidR="00B26D1C" w:rsidRPr="007036CE" w:rsidRDefault="00B26D1C" w:rsidP="00B26D1C">
      <w:pPr>
        <w:pStyle w:val="GOSTScript"/>
      </w:pPr>
      <w:r w:rsidRPr="007036CE">
        <w:tab/>
      </w:r>
      <w:r w:rsidRPr="007036CE">
        <w:tab/>
      </w:r>
      <w:r w:rsidRPr="007036CE">
        <w:tab/>
      </w:r>
      <w:r w:rsidRPr="007036CE">
        <w:tab/>
        <w:t>"KBK": "</w:t>
      </w:r>
      <w:r w:rsidR="0078296B" w:rsidRPr="007036CE">
        <w:t>18201360011500100244</w:t>
      </w:r>
      <w:r w:rsidRPr="007036CE">
        <w:t>",</w:t>
      </w:r>
    </w:p>
    <w:p w14:paraId="7892BC60" w14:textId="77777777" w:rsidR="00B26D1C" w:rsidRPr="007036CE" w:rsidRDefault="00B26D1C" w:rsidP="00B26D1C">
      <w:pPr>
        <w:pStyle w:val="GOSTScript"/>
      </w:pPr>
      <w:r w:rsidRPr="007036CE">
        <w:tab/>
      </w:r>
      <w:r w:rsidRPr="007036CE">
        <w:tab/>
      </w:r>
      <w:r w:rsidRPr="007036CE">
        <w:tab/>
      </w:r>
      <w:r w:rsidRPr="007036CE">
        <w:tab/>
        <w:t>"TYPEKBK": "11",</w:t>
      </w:r>
    </w:p>
    <w:p w14:paraId="3051A317" w14:textId="77777777" w:rsidR="00B26D1C" w:rsidRPr="007036CE" w:rsidRDefault="00B26D1C" w:rsidP="00B26D1C">
      <w:pPr>
        <w:pStyle w:val="GOSTScript"/>
      </w:pPr>
      <w:r w:rsidRPr="007036CE">
        <w:tab/>
      </w:r>
      <w:r w:rsidRPr="007036CE">
        <w:tab/>
      </w:r>
      <w:r w:rsidRPr="007036CE">
        <w:tab/>
      </w:r>
      <w:r w:rsidRPr="007036CE">
        <w:tab/>
        <w:t>"NULLKBK": "</w:t>
      </w:r>
      <w:r w:rsidR="0078296B" w:rsidRPr="007036CE">
        <w:t>18201360011500100200</w:t>
      </w:r>
      <w:r w:rsidRPr="007036CE">
        <w:t>",</w:t>
      </w:r>
    </w:p>
    <w:p w14:paraId="46EA78B4" w14:textId="77777777" w:rsidR="00B26D1C" w:rsidRPr="007036CE" w:rsidRDefault="00B26D1C" w:rsidP="00B26D1C">
      <w:pPr>
        <w:pStyle w:val="GOSTScript"/>
      </w:pPr>
      <w:r w:rsidRPr="007036CE">
        <w:tab/>
      </w:r>
      <w:r w:rsidRPr="007036CE">
        <w:tab/>
      </w:r>
      <w:r w:rsidRPr="007036CE">
        <w:tab/>
      </w:r>
      <w:r w:rsidRPr="007036CE">
        <w:tab/>
        <w:t>"PA": "01951001820",</w:t>
      </w:r>
    </w:p>
    <w:p w14:paraId="2C2578F1" w14:textId="77777777" w:rsidR="00B26D1C" w:rsidRPr="007036CE" w:rsidRDefault="00B26D1C" w:rsidP="00B26D1C">
      <w:pPr>
        <w:pStyle w:val="GOSTScript"/>
      </w:pPr>
      <w:r w:rsidRPr="007036CE">
        <w:tab/>
      </w:r>
      <w:r w:rsidRPr="007036CE">
        <w:tab/>
      </w:r>
      <w:r w:rsidRPr="007036CE">
        <w:tab/>
      </w:r>
      <w:r w:rsidRPr="007036CE">
        <w:tab/>
        <w:t xml:space="preserve">"CONTUR": </w:t>
      </w:r>
      <w:ins w:id="3292" w:author="Сатлер Марина Викторовна" w:date="2024-02-28T19:06:00Z">
        <w:r w:rsidR="007560C3" w:rsidRPr="007036CE">
          <w:t>"</w:t>
        </w:r>
      </w:ins>
      <w:r w:rsidRPr="007036CE">
        <w:t>1</w:t>
      </w:r>
      <w:ins w:id="3293" w:author="Сатлер Марина Викторовна" w:date="2024-02-28T19:06:00Z">
        <w:r w:rsidR="007560C3" w:rsidRPr="007036CE">
          <w:t>"</w:t>
        </w:r>
      </w:ins>
      <w:r w:rsidRPr="007036CE">
        <w:t>,</w:t>
      </w:r>
    </w:p>
    <w:p w14:paraId="349D9071" w14:textId="77777777" w:rsidR="00B26D1C" w:rsidRPr="007036CE" w:rsidRDefault="00B26D1C" w:rsidP="00B26D1C">
      <w:pPr>
        <w:pStyle w:val="GOSTScript"/>
      </w:pPr>
      <w:r w:rsidRPr="007036CE">
        <w:tab/>
      </w:r>
      <w:r w:rsidRPr="007036CE">
        <w:tab/>
      </w:r>
      <w:r w:rsidRPr="007036CE">
        <w:tab/>
      </w:r>
      <w:r w:rsidRPr="007036CE">
        <w:tab/>
        <w:t xml:space="preserve">"SUM_1": </w:t>
      </w:r>
      <w:del w:id="3294" w:author="Сатлер Марина Викторовна" w:date="2024-07-08T15:25:00Z">
        <w:r w:rsidRPr="007036CE" w:rsidDel="00862506">
          <w:delText>8000</w:delText>
        </w:r>
      </w:del>
      <w:r w:rsidRPr="007036CE">
        <w:t>0.00,</w:t>
      </w:r>
    </w:p>
    <w:p w14:paraId="1BBAFF31" w14:textId="77777777" w:rsidR="00B26D1C" w:rsidRPr="007036CE" w:rsidRDefault="00B26D1C" w:rsidP="00B26D1C">
      <w:pPr>
        <w:pStyle w:val="GOSTScript"/>
      </w:pPr>
      <w:r w:rsidRPr="007036CE">
        <w:tab/>
      </w:r>
      <w:r w:rsidRPr="007036CE">
        <w:tab/>
      </w:r>
      <w:r w:rsidRPr="007036CE">
        <w:tab/>
      </w:r>
      <w:r w:rsidRPr="007036CE">
        <w:tab/>
        <w:t>"SUM_2": 100.00,</w:t>
      </w:r>
    </w:p>
    <w:p w14:paraId="6FDCC0DB" w14:textId="77777777" w:rsidR="00B26D1C" w:rsidRPr="007036CE" w:rsidDel="00862506" w:rsidRDefault="00B26D1C" w:rsidP="00862506">
      <w:pPr>
        <w:pStyle w:val="GOSTScript"/>
        <w:rPr>
          <w:del w:id="3295" w:author="Сатлер Марина Викторовна" w:date="2024-07-08T15:25:00Z"/>
        </w:rPr>
      </w:pPr>
      <w:r w:rsidRPr="007036CE">
        <w:tab/>
      </w:r>
      <w:r w:rsidRPr="007036CE">
        <w:tab/>
      </w:r>
      <w:r w:rsidRPr="007036CE">
        <w:tab/>
      </w:r>
      <w:r w:rsidRPr="007036CE">
        <w:tab/>
        <w:t>"SUM_3": 44000.00</w:t>
      </w:r>
      <w:del w:id="3296" w:author="Сатлер Марина Викторовна" w:date="2024-07-08T15:25:00Z">
        <w:r w:rsidRPr="007036CE" w:rsidDel="00862506">
          <w:delText>,</w:delText>
        </w:r>
      </w:del>
    </w:p>
    <w:p w14:paraId="02DF8B65" w14:textId="77777777" w:rsidR="00B26D1C" w:rsidRPr="007036CE" w:rsidRDefault="00B26D1C" w:rsidP="00862506">
      <w:pPr>
        <w:pStyle w:val="GOSTScript"/>
      </w:pPr>
      <w:del w:id="3297" w:author="Сатлер Марина Викторовна" w:date="2024-07-08T15:25:00Z">
        <w:r w:rsidRPr="007036CE" w:rsidDel="00862506">
          <w:tab/>
        </w:r>
        <w:r w:rsidRPr="007036CE" w:rsidDel="00862506">
          <w:tab/>
        </w:r>
        <w:r w:rsidRPr="007036CE" w:rsidDel="00862506">
          <w:tab/>
        </w:r>
        <w:r w:rsidRPr="007036CE" w:rsidDel="00862506">
          <w:tab/>
          <w:delText>"SUM_4": 0.00</w:delText>
        </w:r>
      </w:del>
    </w:p>
    <w:p w14:paraId="54F362A7" w14:textId="77777777" w:rsidR="00B26D1C" w:rsidRPr="007036CE" w:rsidRDefault="00B26D1C" w:rsidP="005F6467">
      <w:pPr>
        <w:pStyle w:val="GOSTScript"/>
      </w:pPr>
      <w:r w:rsidRPr="007036CE">
        <w:tab/>
      </w:r>
      <w:r w:rsidRPr="007036CE">
        <w:tab/>
      </w:r>
      <w:r w:rsidRPr="007036CE">
        <w:tab/>
        <w:t>}</w:t>
      </w:r>
    </w:p>
    <w:p w14:paraId="181C8D05" w14:textId="77777777" w:rsidR="00B26D1C" w:rsidRPr="007036CE" w:rsidRDefault="00B26D1C" w:rsidP="00B26D1C">
      <w:pPr>
        <w:pStyle w:val="GOSTScript"/>
      </w:pPr>
      <w:r w:rsidRPr="007036CE">
        <w:tab/>
      </w:r>
      <w:r w:rsidRPr="007036CE">
        <w:tab/>
        <w:t>],</w:t>
      </w:r>
    </w:p>
    <w:p w14:paraId="1A5AB5F6" w14:textId="77777777" w:rsidR="00B26D1C" w:rsidRPr="007036CE" w:rsidRDefault="00B26D1C" w:rsidP="00B26D1C">
      <w:pPr>
        <w:pStyle w:val="GOSTScript"/>
      </w:pPr>
      <w:r w:rsidRPr="007036CE">
        <w:tab/>
      </w:r>
      <w:r w:rsidRPr="007036CE">
        <w:tab/>
        <w:t>"SECTION_3": [</w:t>
      </w:r>
    </w:p>
    <w:p w14:paraId="25035A3D" w14:textId="77777777" w:rsidR="00B26D1C" w:rsidRPr="007036CE" w:rsidRDefault="00B26D1C" w:rsidP="00B26D1C">
      <w:pPr>
        <w:pStyle w:val="GOSTScript"/>
      </w:pPr>
      <w:r w:rsidRPr="007036CE">
        <w:tab/>
      </w:r>
      <w:r w:rsidRPr="007036CE">
        <w:tab/>
      </w:r>
      <w:r w:rsidRPr="007036CE">
        <w:tab/>
        <w:t>{</w:t>
      </w:r>
    </w:p>
    <w:p w14:paraId="0CA98EA9" w14:textId="77777777" w:rsidR="00B26D1C" w:rsidRPr="007036CE" w:rsidRDefault="00B26D1C" w:rsidP="00B26D1C">
      <w:pPr>
        <w:pStyle w:val="GOSTScript"/>
      </w:pPr>
      <w:r w:rsidRPr="007036CE">
        <w:tab/>
      </w:r>
      <w:r w:rsidRPr="007036CE">
        <w:tab/>
      </w:r>
      <w:r w:rsidRPr="007036CE">
        <w:tab/>
      </w:r>
      <w:r w:rsidRPr="007036CE">
        <w:tab/>
        <w:t>"SECTION_TYPE": "2",</w:t>
      </w:r>
    </w:p>
    <w:p w14:paraId="5FD29B38" w14:textId="77777777" w:rsidR="00B26D1C" w:rsidRPr="007036CE" w:rsidRDefault="00B26D1C" w:rsidP="00B26D1C">
      <w:pPr>
        <w:pStyle w:val="GOSTScript"/>
      </w:pPr>
      <w:r w:rsidRPr="007036CE">
        <w:tab/>
      </w:r>
      <w:r w:rsidRPr="007036CE">
        <w:tab/>
      </w:r>
      <w:r w:rsidRPr="007036CE">
        <w:tab/>
      </w:r>
      <w:r w:rsidRPr="007036CE">
        <w:tab/>
        <w:t>"</w:t>
      </w:r>
      <w:ins w:id="3298" w:author="Сатлер Марина Викторовна" w:date="2024-06-11T14:20:00Z">
        <w:r w:rsidR="00240EDB" w:rsidRPr="007036CE">
          <w:rPr>
            <w:szCs w:val="24"/>
          </w:rPr>
          <w:t>id</w:t>
        </w:r>
      </w:ins>
      <w:del w:id="3299" w:author="Сатлер Марина Викторовна" w:date="2024-06-11T14:20:00Z">
        <w:r w:rsidRPr="007036CE" w:rsidDel="00240EDB">
          <w:delText>ID</w:delText>
        </w:r>
      </w:del>
      <w:r w:rsidRPr="007036CE">
        <w:t>": 1,</w:t>
      </w:r>
    </w:p>
    <w:p w14:paraId="2D99AB88" w14:textId="77777777" w:rsidR="00B26D1C" w:rsidRPr="007036CE" w:rsidRDefault="00B26D1C" w:rsidP="00B26D1C">
      <w:pPr>
        <w:pStyle w:val="GOSTScript"/>
      </w:pPr>
      <w:r w:rsidRPr="007036CE">
        <w:tab/>
      </w:r>
      <w:r w:rsidRPr="007036CE">
        <w:tab/>
      </w:r>
      <w:r w:rsidRPr="007036CE">
        <w:tab/>
      </w:r>
      <w:r w:rsidRPr="007036CE">
        <w:tab/>
        <w:t>"NUMBROW": "1",</w:t>
      </w:r>
    </w:p>
    <w:p w14:paraId="7B56415E" w14:textId="77777777" w:rsidR="00B26D1C" w:rsidRPr="007036CE" w:rsidRDefault="00B26D1C" w:rsidP="00B26D1C">
      <w:pPr>
        <w:pStyle w:val="GOSTScript"/>
      </w:pPr>
      <w:r w:rsidRPr="007036CE">
        <w:tab/>
      </w:r>
      <w:r w:rsidRPr="007036CE">
        <w:tab/>
      </w:r>
      <w:r w:rsidRPr="007036CE">
        <w:tab/>
      </w:r>
      <w:r w:rsidRPr="007036CE">
        <w:tab/>
        <w:t>"SIGNKBK": "N",</w:t>
      </w:r>
    </w:p>
    <w:p w14:paraId="37169F7F" w14:textId="77777777" w:rsidR="00B26D1C" w:rsidRPr="007036CE" w:rsidRDefault="00B26D1C" w:rsidP="00B26D1C">
      <w:pPr>
        <w:pStyle w:val="GOSTScript"/>
      </w:pPr>
      <w:r w:rsidRPr="007036CE">
        <w:tab/>
      </w:r>
      <w:r w:rsidRPr="007036CE">
        <w:tab/>
      </w:r>
      <w:r w:rsidRPr="007036CE">
        <w:tab/>
      </w:r>
      <w:r w:rsidRPr="007036CE">
        <w:tab/>
        <w:t>"KBK": "</w:t>
      </w:r>
      <w:r w:rsidR="00A8537A" w:rsidRPr="007036CE">
        <w:t>18202360011500100244</w:t>
      </w:r>
      <w:r w:rsidRPr="007036CE">
        <w:t>",</w:t>
      </w:r>
    </w:p>
    <w:p w14:paraId="79F197C9" w14:textId="77777777" w:rsidR="00B26D1C" w:rsidRPr="007036CE" w:rsidRDefault="00B26D1C" w:rsidP="00B26D1C">
      <w:pPr>
        <w:pStyle w:val="GOSTScript"/>
      </w:pPr>
      <w:r w:rsidRPr="007036CE">
        <w:tab/>
      </w:r>
      <w:r w:rsidRPr="007036CE">
        <w:tab/>
      </w:r>
      <w:r w:rsidRPr="007036CE">
        <w:tab/>
      </w:r>
      <w:r w:rsidRPr="007036CE">
        <w:tab/>
        <w:t>"TYPEKBK": "11",</w:t>
      </w:r>
    </w:p>
    <w:p w14:paraId="4458F341" w14:textId="35901D6D" w:rsidR="00B26D1C" w:rsidRPr="007036CE" w:rsidRDefault="00B26D1C" w:rsidP="00B26D1C">
      <w:pPr>
        <w:pStyle w:val="GOSTScript"/>
      </w:pPr>
      <w:r w:rsidRPr="007036CE">
        <w:tab/>
      </w:r>
      <w:r w:rsidRPr="007036CE">
        <w:tab/>
      </w:r>
      <w:r w:rsidRPr="007036CE">
        <w:tab/>
      </w:r>
      <w:r w:rsidRPr="007036CE">
        <w:tab/>
        <w:t>"OKSCODE": "</w:t>
      </w:r>
      <w:ins w:id="3300" w:author="Сатлер Марина Викторовна" w:date="2025-12-03T17:41:00Z">
        <w:r w:rsidR="001537C0" w:rsidRPr="007036CE">
          <w:t>0000</w:t>
        </w:r>
      </w:ins>
      <w:r w:rsidRPr="007036CE">
        <w:t>00000202100609",</w:t>
      </w:r>
    </w:p>
    <w:p w14:paraId="2378DA8F" w14:textId="77777777" w:rsidR="00B26D1C" w:rsidRPr="007036CE" w:rsidRDefault="00B26D1C" w:rsidP="00B26D1C">
      <w:pPr>
        <w:pStyle w:val="GOSTScript"/>
      </w:pPr>
      <w:r w:rsidRPr="007036CE">
        <w:tab/>
      </w:r>
      <w:r w:rsidRPr="007036CE">
        <w:tab/>
      </w:r>
      <w:r w:rsidRPr="007036CE">
        <w:tab/>
      </w:r>
      <w:r w:rsidRPr="007036CE">
        <w:tab/>
        <w:t>"NULLKBK": "</w:t>
      </w:r>
      <w:r w:rsidR="00A8537A" w:rsidRPr="007036CE">
        <w:t>18202360011500100200</w:t>
      </w:r>
      <w:r w:rsidRPr="007036CE">
        <w:t>",</w:t>
      </w:r>
    </w:p>
    <w:p w14:paraId="6E656089" w14:textId="77777777" w:rsidR="00B26D1C" w:rsidRPr="007036CE" w:rsidRDefault="00B26D1C" w:rsidP="00B26D1C">
      <w:pPr>
        <w:pStyle w:val="GOSTScript"/>
      </w:pPr>
      <w:r w:rsidRPr="007036CE">
        <w:tab/>
      </w:r>
      <w:r w:rsidRPr="007036CE">
        <w:tab/>
      </w:r>
      <w:r w:rsidRPr="007036CE">
        <w:tab/>
      </w:r>
      <w:r w:rsidRPr="007036CE">
        <w:tab/>
        <w:t>"PA": "01951001820",</w:t>
      </w:r>
    </w:p>
    <w:p w14:paraId="423557A3" w14:textId="77777777" w:rsidR="00B26D1C" w:rsidRPr="007036CE" w:rsidRDefault="00B26D1C" w:rsidP="00B26D1C">
      <w:pPr>
        <w:pStyle w:val="GOSTScript"/>
      </w:pPr>
      <w:r w:rsidRPr="007036CE">
        <w:tab/>
      </w:r>
      <w:r w:rsidRPr="007036CE">
        <w:tab/>
      </w:r>
      <w:r w:rsidRPr="007036CE">
        <w:tab/>
      </w:r>
      <w:r w:rsidRPr="007036CE">
        <w:tab/>
        <w:t xml:space="preserve">"CONTUR": </w:t>
      </w:r>
      <w:ins w:id="3301" w:author="Сатлер Марина Викторовна" w:date="2024-02-28T19:06:00Z">
        <w:r w:rsidR="007560C3" w:rsidRPr="007036CE">
          <w:t>"</w:t>
        </w:r>
      </w:ins>
      <w:r w:rsidRPr="007036CE">
        <w:t>1</w:t>
      </w:r>
      <w:ins w:id="3302" w:author="Сатлер Марина Викторовна" w:date="2024-02-28T19:06:00Z">
        <w:r w:rsidR="007560C3" w:rsidRPr="007036CE">
          <w:t>"</w:t>
        </w:r>
      </w:ins>
      <w:r w:rsidRPr="007036CE">
        <w:t>,</w:t>
      </w:r>
    </w:p>
    <w:p w14:paraId="136FE966" w14:textId="77777777" w:rsidR="00B26D1C" w:rsidRPr="007036CE" w:rsidRDefault="00B26D1C" w:rsidP="00B26D1C">
      <w:pPr>
        <w:pStyle w:val="GOSTScript"/>
      </w:pPr>
      <w:r w:rsidRPr="007036CE">
        <w:tab/>
      </w:r>
      <w:r w:rsidRPr="007036CE">
        <w:tab/>
      </w:r>
      <w:r w:rsidRPr="007036CE">
        <w:tab/>
      </w:r>
      <w:r w:rsidRPr="007036CE">
        <w:tab/>
        <w:t xml:space="preserve">"SUM_1": </w:t>
      </w:r>
      <w:del w:id="3303" w:author="Сатлер Марина Викторовна" w:date="2024-07-08T15:25:00Z">
        <w:r w:rsidRPr="007036CE" w:rsidDel="00862506">
          <w:delText>20</w:delText>
        </w:r>
      </w:del>
      <w:r w:rsidRPr="007036CE">
        <w:t>0.00,</w:t>
      </w:r>
    </w:p>
    <w:p w14:paraId="4759B815" w14:textId="77777777" w:rsidR="00B26D1C" w:rsidRPr="007036CE" w:rsidRDefault="00B26D1C" w:rsidP="00B26D1C">
      <w:pPr>
        <w:pStyle w:val="GOSTScript"/>
      </w:pPr>
      <w:r w:rsidRPr="007036CE">
        <w:tab/>
      </w:r>
      <w:r w:rsidRPr="007036CE">
        <w:tab/>
      </w:r>
      <w:r w:rsidRPr="007036CE">
        <w:tab/>
      </w:r>
      <w:r w:rsidRPr="007036CE">
        <w:tab/>
        <w:t>"SUM_2": 99000.00,</w:t>
      </w:r>
    </w:p>
    <w:p w14:paraId="57F7E926" w14:textId="77777777" w:rsidR="00B26D1C" w:rsidRPr="007036CE" w:rsidDel="00862506" w:rsidRDefault="00B26D1C" w:rsidP="00862506">
      <w:pPr>
        <w:pStyle w:val="GOSTScript"/>
        <w:rPr>
          <w:del w:id="3304" w:author="Сатлер Марина Викторовна" w:date="2024-07-08T15:25:00Z"/>
        </w:rPr>
      </w:pPr>
      <w:r w:rsidRPr="007036CE">
        <w:tab/>
      </w:r>
      <w:r w:rsidRPr="007036CE">
        <w:tab/>
      </w:r>
      <w:r w:rsidRPr="007036CE">
        <w:tab/>
      </w:r>
      <w:r w:rsidRPr="007036CE">
        <w:tab/>
        <w:t>"SUM_3": 700.00</w:t>
      </w:r>
      <w:del w:id="3305" w:author="Сатлер Марина Викторовна" w:date="2024-07-08T15:25:00Z">
        <w:r w:rsidRPr="007036CE" w:rsidDel="00862506">
          <w:delText>,</w:delText>
        </w:r>
      </w:del>
    </w:p>
    <w:p w14:paraId="5CB849BE" w14:textId="77777777" w:rsidR="00B26D1C" w:rsidRPr="007036CE" w:rsidRDefault="00B26D1C" w:rsidP="00862506">
      <w:pPr>
        <w:pStyle w:val="GOSTScript"/>
      </w:pPr>
      <w:del w:id="3306" w:author="Сатлер Марина Викторовна" w:date="2024-07-08T15:25:00Z">
        <w:r w:rsidRPr="007036CE" w:rsidDel="00862506">
          <w:tab/>
        </w:r>
        <w:r w:rsidRPr="007036CE" w:rsidDel="00862506">
          <w:tab/>
        </w:r>
        <w:r w:rsidRPr="007036CE" w:rsidDel="00862506">
          <w:tab/>
        </w:r>
        <w:r w:rsidRPr="007036CE" w:rsidDel="00862506">
          <w:tab/>
          <w:delText>"SUM_4": 0.00</w:delText>
        </w:r>
      </w:del>
    </w:p>
    <w:p w14:paraId="24F1F04B" w14:textId="77777777" w:rsidR="00B26D1C" w:rsidRPr="007036CE" w:rsidRDefault="00B26D1C" w:rsidP="00B26D1C">
      <w:pPr>
        <w:pStyle w:val="GOSTScript"/>
      </w:pPr>
      <w:r w:rsidRPr="007036CE">
        <w:tab/>
      </w:r>
      <w:r w:rsidRPr="007036CE">
        <w:tab/>
      </w:r>
      <w:r w:rsidRPr="007036CE">
        <w:tab/>
        <w:t>},</w:t>
      </w:r>
    </w:p>
    <w:p w14:paraId="709C20CB" w14:textId="77777777" w:rsidR="00B26D1C" w:rsidRPr="007036CE" w:rsidRDefault="00B26D1C" w:rsidP="00B26D1C">
      <w:pPr>
        <w:pStyle w:val="GOSTScript"/>
      </w:pPr>
      <w:r w:rsidRPr="007036CE">
        <w:tab/>
      </w:r>
      <w:r w:rsidRPr="007036CE">
        <w:tab/>
      </w:r>
      <w:r w:rsidRPr="007036CE">
        <w:tab/>
        <w:t>{</w:t>
      </w:r>
    </w:p>
    <w:p w14:paraId="30A30AC0" w14:textId="77777777" w:rsidR="00B26D1C" w:rsidRPr="007036CE" w:rsidRDefault="00B26D1C" w:rsidP="00B26D1C">
      <w:pPr>
        <w:pStyle w:val="GOSTScript"/>
      </w:pPr>
      <w:r w:rsidRPr="007036CE">
        <w:tab/>
      </w:r>
      <w:r w:rsidRPr="007036CE">
        <w:tab/>
      </w:r>
      <w:r w:rsidRPr="007036CE">
        <w:tab/>
      </w:r>
      <w:r w:rsidRPr="007036CE">
        <w:tab/>
        <w:t>"SECTION_TYPE": "2",</w:t>
      </w:r>
    </w:p>
    <w:p w14:paraId="79E03D17" w14:textId="77777777" w:rsidR="00B26D1C" w:rsidRPr="007036CE" w:rsidRDefault="00B26D1C" w:rsidP="00B26D1C">
      <w:pPr>
        <w:pStyle w:val="GOSTScript"/>
      </w:pPr>
      <w:r w:rsidRPr="007036CE">
        <w:tab/>
      </w:r>
      <w:r w:rsidRPr="007036CE">
        <w:tab/>
      </w:r>
      <w:r w:rsidRPr="007036CE">
        <w:tab/>
      </w:r>
      <w:r w:rsidRPr="007036CE">
        <w:tab/>
        <w:t>"</w:t>
      </w:r>
      <w:ins w:id="3307" w:author="Сатлер Марина Викторовна" w:date="2024-06-11T14:20:00Z">
        <w:r w:rsidR="00240EDB" w:rsidRPr="007036CE">
          <w:rPr>
            <w:szCs w:val="24"/>
          </w:rPr>
          <w:t>id</w:t>
        </w:r>
      </w:ins>
      <w:del w:id="3308" w:author="Сатлер Марина Викторовна" w:date="2024-06-11T14:20:00Z">
        <w:r w:rsidRPr="007036CE" w:rsidDel="00240EDB">
          <w:delText>ID</w:delText>
        </w:r>
      </w:del>
      <w:r w:rsidRPr="007036CE">
        <w:t>": 2,</w:t>
      </w:r>
    </w:p>
    <w:p w14:paraId="2A94974A" w14:textId="77777777" w:rsidR="00B26D1C" w:rsidRPr="007036CE" w:rsidRDefault="00B26D1C" w:rsidP="00B26D1C">
      <w:pPr>
        <w:pStyle w:val="GOSTScript"/>
      </w:pPr>
      <w:r w:rsidRPr="007036CE">
        <w:tab/>
      </w:r>
      <w:r w:rsidRPr="007036CE">
        <w:tab/>
      </w:r>
      <w:r w:rsidRPr="007036CE">
        <w:tab/>
      </w:r>
      <w:r w:rsidRPr="007036CE">
        <w:tab/>
        <w:t>"NUMBROW": "2",</w:t>
      </w:r>
    </w:p>
    <w:p w14:paraId="217CB625" w14:textId="77777777" w:rsidR="00B26D1C" w:rsidRPr="007036CE" w:rsidRDefault="00B26D1C" w:rsidP="00B26D1C">
      <w:pPr>
        <w:pStyle w:val="GOSTScript"/>
      </w:pPr>
      <w:r w:rsidRPr="007036CE">
        <w:tab/>
      </w:r>
      <w:r w:rsidRPr="007036CE">
        <w:tab/>
      </w:r>
      <w:r w:rsidRPr="007036CE">
        <w:tab/>
      </w:r>
      <w:r w:rsidRPr="007036CE">
        <w:tab/>
        <w:t>"SIGNKBK": "N",</w:t>
      </w:r>
    </w:p>
    <w:p w14:paraId="48646F20" w14:textId="77777777" w:rsidR="00B26D1C" w:rsidRPr="007036CE" w:rsidRDefault="00B26D1C" w:rsidP="00B26D1C">
      <w:pPr>
        <w:pStyle w:val="GOSTScript"/>
      </w:pPr>
      <w:r w:rsidRPr="007036CE">
        <w:lastRenderedPageBreak/>
        <w:tab/>
      </w:r>
      <w:r w:rsidRPr="007036CE">
        <w:tab/>
      </w:r>
      <w:r w:rsidRPr="007036CE">
        <w:tab/>
      </w:r>
      <w:r w:rsidRPr="007036CE">
        <w:tab/>
        <w:t>"KBK": "</w:t>
      </w:r>
      <w:r w:rsidR="0078296B" w:rsidRPr="007036CE">
        <w:t>18201570011500100244</w:t>
      </w:r>
      <w:r w:rsidRPr="007036CE">
        <w:t>",</w:t>
      </w:r>
    </w:p>
    <w:p w14:paraId="5007F59E" w14:textId="77777777" w:rsidR="00B26D1C" w:rsidRPr="007036CE" w:rsidRDefault="00B26D1C" w:rsidP="00B26D1C">
      <w:pPr>
        <w:pStyle w:val="GOSTScript"/>
      </w:pPr>
      <w:r w:rsidRPr="007036CE">
        <w:tab/>
      </w:r>
      <w:r w:rsidRPr="007036CE">
        <w:tab/>
      </w:r>
      <w:r w:rsidRPr="007036CE">
        <w:tab/>
      </w:r>
      <w:r w:rsidRPr="007036CE">
        <w:tab/>
        <w:t>"TYPEKBK": "11",</w:t>
      </w:r>
    </w:p>
    <w:p w14:paraId="5C6683D1" w14:textId="5E10EB94" w:rsidR="00B26D1C" w:rsidRPr="007036CE" w:rsidRDefault="00B26D1C" w:rsidP="00B26D1C">
      <w:pPr>
        <w:pStyle w:val="GOSTScript"/>
      </w:pPr>
      <w:r w:rsidRPr="007036CE">
        <w:tab/>
      </w:r>
      <w:r w:rsidRPr="007036CE">
        <w:tab/>
      </w:r>
      <w:r w:rsidRPr="007036CE">
        <w:tab/>
      </w:r>
      <w:r w:rsidRPr="007036CE">
        <w:tab/>
        <w:t>"OKSCODE": "</w:t>
      </w:r>
      <w:ins w:id="3309" w:author="Сатлер Марина Викторовна" w:date="2025-12-03T17:41:00Z">
        <w:r w:rsidR="001537C0" w:rsidRPr="007036CE">
          <w:t>0000</w:t>
        </w:r>
      </w:ins>
      <w:r w:rsidRPr="007036CE">
        <w:t>00000202100609",</w:t>
      </w:r>
    </w:p>
    <w:p w14:paraId="63DBC576" w14:textId="77777777" w:rsidR="00B26D1C" w:rsidRPr="007036CE" w:rsidRDefault="00B26D1C" w:rsidP="00B26D1C">
      <w:pPr>
        <w:pStyle w:val="GOSTScript"/>
      </w:pPr>
      <w:r w:rsidRPr="007036CE">
        <w:tab/>
      </w:r>
      <w:r w:rsidRPr="007036CE">
        <w:tab/>
      </w:r>
      <w:r w:rsidRPr="007036CE">
        <w:tab/>
      </w:r>
      <w:r w:rsidRPr="007036CE">
        <w:tab/>
        <w:t>"NULLKBK": "</w:t>
      </w:r>
      <w:r w:rsidR="0078296B" w:rsidRPr="007036CE">
        <w:t>18201570011500100200</w:t>
      </w:r>
      <w:r w:rsidRPr="007036CE">
        <w:t>",</w:t>
      </w:r>
    </w:p>
    <w:p w14:paraId="01332639" w14:textId="77777777" w:rsidR="00B26D1C" w:rsidRPr="007036CE" w:rsidRDefault="00B26D1C" w:rsidP="00B26D1C">
      <w:pPr>
        <w:pStyle w:val="GOSTScript"/>
      </w:pPr>
      <w:r w:rsidRPr="007036CE">
        <w:tab/>
      </w:r>
      <w:r w:rsidRPr="007036CE">
        <w:tab/>
      </w:r>
      <w:r w:rsidRPr="007036CE">
        <w:tab/>
      </w:r>
      <w:r w:rsidRPr="007036CE">
        <w:tab/>
        <w:t>"PA": "01951001820",</w:t>
      </w:r>
    </w:p>
    <w:p w14:paraId="224E10D5" w14:textId="77777777" w:rsidR="00B26D1C" w:rsidRPr="007036CE" w:rsidRDefault="00B26D1C" w:rsidP="00B26D1C">
      <w:pPr>
        <w:pStyle w:val="GOSTScript"/>
      </w:pPr>
      <w:r w:rsidRPr="007036CE">
        <w:tab/>
      </w:r>
      <w:r w:rsidRPr="007036CE">
        <w:tab/>
      </w:r>
      <w:r w:rsidRPr="007036CE">
        <w:tab/>
      </w:r>
      <w:r w:rsidRPr="007036CE">
        <w:tab/>
        <w:t xml:space="preserve">"CONTUR": </w:t>
      </w:r>
      <w:ins w:id="3310" w:author="Сатлер Марина Викторовна" w:date="2024-02-28T19:06:00Z">
        <w:r w:rsidR="007560C3" w:rsidRPr="007036CE">
          <w:t>"</w:t>
        </w:r>
      </w:ins>
      <w:r w:rsidRPr="007036CE">
        <w:t>1</w:t>
      </w:r>
      <w:ins w:id="3311" w:author="Сатлер Марина Викторовна" w:date="2024-02-28T19:06:00Z">
        <w:r w:rsidR="007560C3" w:rsidRPr="007036CE">
          <w:t>"</w:t>
        </w:r>
      </w:ins>
      <w:r w:rsidRPr="007036CE">
        <w:t>,</w:t>
      </w:r>
    </w:p>
    <w:p w14:paraId="27E870BB" w14:textId="77777777" w:rsidR="00B26D1C" w:rsidRPr="007036CE" w:rsidRDefault="00B26D1C" w:rsidP="00B26D1C">
      <w:pPr>
        <w:pStyle w:val="GOSTScript"/>
      </w:pPr>
      <w:r w:rsidRPr="007036CE">
        <w:tab/>
      </w:r>
      <w:r w:rsidRPr="007036CE">
        <w:tab/>
      </w:r>
      <w:r w:rsidRPr="007036CE">
        <w:tab/>
      </w:r>
      <w:r w:rsidRPr="007036CE">
        <w:tab/>
        <w:t xml:space="preserve">"SUM_1": </w:t>
      </w:r>
      <w:del w:id="3312" w:author="Сатлер Марина Викторовна" w:date="2024-07-08T15:25:00Z">
        <w:r w:rsidRPr="007036CE" w:rsidDel="00862506">
          <w:delText>500</w:delText>
        </w:r>
      </w:del>
      <w:r w:rsidRPr="007036CE">
        <w:t>0.00,</w:t>
      </w:r>
    </w:p>
    <w:p w14:paraId="1B398180" w14:textId="77777777" w:rsidR="00B26D1C" w:rsidRPr="007036CE" w:rsidRDefault="00B26D1C" w:rsidP="00B26D1C">
      <w:pPr>
        <w:pStyle w:val="GOSTScript"/>
      </w:pPr>
      <w:r w:rsidRPr="007036CE">
        <w:tab/>
      </w:r>
      <w:r w:rsidRPr="007036CE">
        <w:tab/>
      </w:r>
      <w:r w:rsidRPr="007036CE">
        <w:tab/>
      </w:r>
      <w:r w:rsidRPr="007036CE">
        <w:tab/>
        <w:t>"SUM_2": 1000.00,</w:t>
      </w:r>
    </w:p>
    <w:p w14:paraId="0829D93E" w14:textId="77777777" w:rsidR="00B26D1C" w:rsidRPr="007036CE" w:rsidDel="00862506" w:rsidRDefault="00B26D1C" w:rsidP="00862506">
      <w:pPr>
        <w:pStyle w:val="GOSTScript"/>
        <w:rPr>
          <w:del w:id="3313" w:author="Сатлер Марина Викторовна" w:date="2024-07-08T15:25:00Z"/>
        </w:rPr>
      </w:pPr>
      <w:r w:rsidRPr="007036CE">
        <w:tab/>
      </w:r>
      <w:r w:rsidRPr="007036CE">
        <w:tab/>
      </w:r>
      <w:r w:rsidRPr="007036CE">
        <w:tab/>
      </w:r>
      <w:r w:rsidRPr="007036CE">
        <w:tab/>
        <w:t>"SUM_3": 4300.00</w:t>
      </w:r>
      <w:del w:id="3314" w:author="Сатлер Марина Викторовна" w:date="2024-07-08T15:25:00Z">
        <w:r w:rsidRPr="007036CE" w:rsidDel="00862506">
          <w:delText>,</w:delText>
        </w:r>
      </w:del>
    </w:p>
    <w:p w14:paraId="487FD12A" w14:textId="77777777" w:rsidR="00B26D1C" w:rsidRPr="007036CE" w:rsidRDefault="00B26D1C" w:rsidP="00862506">
      <w:pPr>
        <w:pStyle w:val="GOSTScript"/>
      </w:pPr>
      <w:del w:id="3315" w:author="Сатлер Марина Викторовна" w:date="2024-07-08T15:25:00Z">
        <w:r w:rsidRPr="007036CE" w:rsidDel="00862506">
          <w:tab/>
        </w:r>
        <w:r w:rsidRPr="007036CE" w:rsidDel="00862506">
          <w:tab/>
        </w:r>
        <w:r w:rsidRPr="007036CE" w:rsidDel="00862506">
          <w:tab/>
        </w:r>
        <w:r w:rsidRPr="007036CE" w:rsidDel="00862506">
          <w:tab/>
          <w:delText>"SUM_4": 0.00</w:delText>
        </w:r>
      </w:del>
    </w:p>
    <w:p w14:paraId="6A880BD7" w14:textId="77777777" w:rsidR="00B26D1C" w:rsidRPr="007036CE" w:rsidRDefault="00B26D1C" w:rsidP="005F6467">
      <w:pPr>
        <w:pStyle w:val="GOSTScript"/>
        <w:rPr>
          <w:lang w:val="ru-RU"/>
        </w:rPr>
      </w:pPr>
      <w:r w:rsidRPr="007036CE">
        <w:tab/>
      </w:r>
      <w:r w:rsidRPr="007036CE">
        <w:tab/>
      </w:r>
      <w:r w:rsidRPr="007036CE">
        <w:tab/>
        <w:t>}</w:t>
      </w:r>
    </w:p>
    <w:p w14:paraId="003B1585" w14:textId="77777777" w:rsidR="00B26D1C" w:rsidRPr="007036CE" w:rsidRDefault="00B26D1C" w:rsidP="00B26D1C">
      <w:pPr>
        <w:pStyle w:val="GOSTScript"/>
        <w:rPr>
          <w:lang w:val="ru-RU"/>
        </w:rPr>
      </w:pPr>
      <w:r w:rsidRPr="007036CE">
        <w:rPr>
          <w:lang w:val="ru-RU"/>
        </w:rPr>
        <w:tab/>
      </w:r>
      <w:r w:rsidRPr="007036CE">
        <w:rPr>
          <w:lang w:val="ru-RU"/>
        </w:rPr>
        <w:tab/>
        <w:t>]</w:t>
      </w:r>
    </w:p>
    <w:p w14:paraId="75B53DB2" w14:textId="77777777" w:rsidR="00B26D1C" w:rsidRPr="007036CE" w:rsidRDefault="00B26D1C" w:rsidP="00B26D1C">
      <w:pPr>
        <w:pStyle w:val="GOSTScript"/>
        <w:rPr>
          <w:lang w:val="ru-RU"/>
        </w:rPr>
      </w:pPr>
      <w:r w:rsidRPr="007036CE">
        <w:rPr>
          <w:lang w:val="ru-RU"/>
        </w:rPr>
        <w:tab/>
        <w:t>}</w:t>
      </w:r>
    </w:p>
    <w:p w14:paraId="450CC037" w14:textId="77777777" w:rsidR="00CD286A" w:rsidRPr="007036CE" w:rsidRDefault="00B26D1C" w:rsidP="000027F9">
      <w:pPr>
        <w:pStyle w:val="GOSTScript"/>
      </w:pPr>
      <w:r w:rsidRPr="007036CE">
        <w:rPr>
          <w:lang w:val="ru-RU"/>
        </w:rPr>
        <w:t>}</w:t>
      </w:r>
    </w:p>
    <w:p w14:paraId="1536CB16" w14:textId="77777777" w:rsidR="00126A7A" w:rsidRPr="007036CE" w:rsidRDefault="00126A7A" w:rsidP="00DE0449">
      <w:pPr>
        <w:pStyle w:val="41"/>
      </w:pPr>
      <w:bookmarkStart w:id="3316" w:name="_Ref158392695"/>
      <w:bookmarkStart w:id="3317" w:name="_Toc222927839"/>
      <w:r w:rsidRPr="007036CE">
        <w:t>«Документ на блокировку отозванных бюджетных данных (технический документ)» DBD_DocBlockRecallBD</w:t>
      </w:r>
      <w:bookmarkEnd w:id="3316"/>
      <w:bookmarkEnd w:id="3317"/>
    </w:p>
    <w:p w14:paraId="7219BAF2" w14:textId="77777777" w:rsidR="00126A7A" w:rsidRPr="007036CE" w:rsidRDefault="00126A7A" w:rsidP="00DE0449">
      <w:pPr>
        <w:pStyle w:val="51"/>
      </w:pPr>
      <w:bookmarkStart w:id="3318" w:name="_Toc222927840"/>
      <w:r w:rsidRPr="007036CE">
        <w:t>Перечень параметров тела запроса (Document) по документу «Документ на блокировку отозванных бюджетных данных (технический документ)» DBD_DocBlockRecallBD</w:t>
      </w:r>
      <w:bookmarkEnd w:id="3318"/>
    </w:p>
    <w:p w14:paraId="6025B958" w14:textId="06ECDCEB" w:rsidR="00126A7A" w:rsidRPr="007036CE" w:rsidRDefault="009B61E2" w:rsidP="00126A7A">
      <w:pPr>
        <w:pStyle w:val="GOSTNameTable"/>
      </w:pPr>
      <w:r w:rsidRPr="007036CE">
        <w:rPr>
          <w:noProof/>
        </w:rPr>
        <w:fldChar w:fldCharType="begin"/>
      </w:r>
      <w:r w:rsidRPr="007036CE">
        <w:rPr>
          <w:noProof/>
        </w:rPr>
        <w:instrText xml:space="preserve"> SEQ Таблица \* ARABIC </w:instrText>
      </w:r>
      <w:r w:rsidRPr="007036CE">
        <w:rPr>
          <w:noProof/>
        </w:rPr>
        <w:fldChar w:fldCharType="separate"/>
      </w:r>
      <w:bookmarkStart w:id="3319" w:name="_Toc222928004"/>
      <w:r w:rsidR="00BD74E1">
        <w:rPr>
          <w:noProof/>
        </w:rPr>
        <w:t>31</w:t>
      </w:r>
      <w:r w:rsidRPr="007036CE">
        <w:rPr>
          <w:noProof/>
        </w:rPr>
        <w:fldChar w:fldCharType="end"/>
      </w:r>
      <w:r w:rsidR="00126A7A" w:rsidRPr="007036CE">
        <w:t xml:space="preserve"> </w:t>
      </w:r>
      <w:r w:rsidR="00CC2920" w:rsidRPr="007036CE">
        <w:t>–</w:t>
      </w:r>
      <w:r w:rsidR="00126A7A" w:rsidRPr="007036CE">
        <w:t xml:space="preserve"> Параметры тела (Document) запроса на подбор / сторнирование / переформирование записей учета по документу «Документ на блокировку отозванных бюджетных данных (технический документ)» DBD_DocBlockRecallBD</w:t>
      </w:r>
      <w:bookmarkEnd w:id="3319"/>
    </w:p>
    <w:tbl>
      <w:tblPr>
        <w:tblStyle w:val="GOSTTable"/>
        <w:tblW w:w="5000" w:type="pct"/>
        <w:tblLayout w:type="fixed"/>
        <w:tblLook w:val="07E0" w:firstRow="1" w:lastRow="1" w:firstColumn="1" w:lastColumn="1" w:noHBand="1" w:noVBand="1"/>
      </w:tblPr>
      <w:tblGrid>
        <w:gridCol w:w="3466"/>
        <w:gridCol w:w="2314"/>
        <w:gridCol w:w="1636"/>
        <w:gridCol w:w="946"/>
        <w:gridCol w:w="971"/>
        <w:gridCol w:w="6427"/>
      </w:tblGrid>
      <w:tr w:rsidR="00126A7A" w:rsidRPr="007036CE" w14:paraId="2AAF5D8D" w14:textId="77777777" w:rsidTr="00974EB0">
        <w:trPr>
          <w:cnfStyle w:val="100000000000" w:firstRow="1" w:lastRow="0" w:firstColumn="0" w:lastColumn="0" w:oddVBand="0" w:evenVBand="0" w:oddHBand="0" w:evenHBand="0" w:firstRowFirstColumn="0" w:firstRowLastColumn="0" w:lastRowFirstColumn="0" w:lastRowLastColumn="0"/>
          <w:trHeight w:val="1002"/>
        </w:trPr>
        <w:tc>
          <w:tcPr>
            <w:tcW w:w="1100" w:type="pct"/>
            <w:hideMark/>
          </w:tcPr>
          <w:p w14:paraId="2244404F" w14:textId="77777777" w:rsidR="00126A7A" w:rsidRPr="007036CE" w:rsidRDefault="00126A7A" w:rsidP="00126A7A">
            <w:pPr>
              <w:pStyle w:val="GOSTTableHead"/>
              <w:rPr>
                <w:szCs w:val="22"/>
              </w:rPr>
            </w:pPr>
            <w:r w:rsidRPr="007036CE">
              <w:rPr>
                <w:szCs w:val="22"/>
              </w:rPr>
              <w:t>Наименование параметра</w:t>
            </w:r>
          </w:p>
        </w:tc>
        <w:tc>
          <w:tcPr>
            <w:tcW w:w="734" w:type="pct"/>
            <w:hideMark/>
          </w:tcPr>
          <w:p w14:paraId="2F63DA49" w14:textId="77777777" w:rsidR="00126A7A" w:rsidRPr="007036CE" w:rsidRDefault="00126A7A" w:rsidP="00126A7A">
            <w:pPr>
              <w:pStyle w:val="GOSTTableHead"/>
              <w:rPr>
                <w:szCs w:val="22"/>
              </w:rPr>
            </w:pPr>
            <w:r w:rsidRPr="007036CE">
              <w:rPr>
                <w:szCs w:val="22"/>
              </w:rPr>
              <w:t>Название тэга</w:t>
            </w:r>
          </w:p>
        </w:tc>
        <w:tc>
          <w:tcPr>
            <w:tcW w:w="519" w:type="pct"/>
            <w:hideMark/>
          </w:tcPr>
          <w:p w14:paraId="24B9F637" w14:textId="77777777" w:rsidR="00126A7A" w:rsidRPr="007036CE" w:rsidRDefault="00126A7A" w:rsidP="00126A7A">
            <w:pPr>
              <w:pStyle w:val="GOSTTableHead"/>
              <w:rPr>
                <w:szCs w:val="22"/>
              </w:rPr>
            </w:pPr>
            <w:r w:rsidRPr="007036CE">
              <w:rPr>
                <w:szCs w:val="22"/>
              </w:rPr>
              <w:t>Тип данных</w:t>
            </w:r>
          </w:p>
        </w:tc>
        <w:tc>
          <w:tcPr>
            <w:tcW w:w="300" w:type="pct"/>
          </w:tcPr>
          <w:p w14:paraId="0D2771B4" w14:textId="77777777" w:rsidR="00126A7A" w:rsidRPr="007036CE" w:rsidRDefault="00126A7A" w:rsidP="00126A7A">
            <w:pPr>
              <w:pStyle w:val="GOSTTableHead"/>
              <w:rPr>
                <w:szCs w:val="22"/>
              </w:rPr>
            </w:pPr>
            <w:r w:rsidRPr="007036CE">
              <w:rPr>
                <w:szCs w:val="22"/>
              </w:rPr>
              <w:t>Обязательность</w:t>
            </w:r>
          </w:p>
        </w:tc>
        <w:tc>
          <w:tcPr>
            <w:tcW w:w="308" w:type="pct"/>
            <w:hideMark/>
          </w:tcPr>
          <w:p w14:paraId="3D41B213" w14:textId="77777777" w:rsidR="00126A7A" w:rsidRPr="007036CE" w:rsidRDefault="00126A7A" w:rsidP="00126A7A">
            <w:pPr>
              <w:pStyle w:val="GOSTTableHead"/>
              <w:rPr>
                <w:szCs w:val="22"/>
              </w:rPr>
            </w:pPr>
            <w:r w:rsidRPr="007036CE">
              <w:rPr>
                <w:szCs w:val="22"/>
              </w:rPr>
              <w:t>Размерность</w:t>
            </w:r>
          </w:p>
        </w:tc>
        <w:tc>
          <w:tcPr>
            <w:tcW w:w="2039" w:type="pct"/>
          </w:tcPr>
          <w:p w14:paraId="1C5958C6" w14:textId="77777777" w:rsidR="00126A7A" w:rsidRPr="007036CE" w:rsidRDefault="00126A7A" w:rsidP="00126A7A">
            <w:pPr>
              <w:pStyle w:val="GOSTTableHead"/>
              <w:rPr>
                <w:szCs w:val="22"/>
              </w:rPr>
            </w:pPr>
            <w:r w:rsidRPr="007036CE">
              <w:rPr>
                <w:szCs w:val="22"/>
              </w:rPr>
              <w:t>Описание</w:t>
            </w:r>
          </w:p>
        </w:tc>
      </w:tr>
      <w:tr w:rsidR="00126A7A" w:rsidRPr="007036CE" w14:paraId="5D50D4A1" w14:textId="77777777" w:rsidTr="00974EB0">
        <w:tc>
          <w:tcPr>
            <w:tcW w:w="1100" w:type="pct"/>
          </w:tcPr>
          <w:p w14:paraId="24A4B7DA" w14:textId="77777777" w:rsidR="00126A7A" w:rsidRPr="007036CE" w:rsidRDefault="00126A7A" w:rsidP="00126A7A">
            <w:pPr>
              <w:pStyle w:val="GOSTTablenorm"/>
            </w:pPr>
            <w:r w:rsidRPr="007036CE">
              <w:rPr>
                <w:szCs w:val="22"/>
              </w:rPr>
              <w:t>Номер документа</w:t>
            </w:r>
          </w:p>
        </w:tc>
        <w:tc>
          <w:tcPr>
            <w:tcW w:w="734" w:type="pct"/>
          </w:tcPr>
          <w:p w14:paraId="5E2DE090" w14:textId="77777777" w:rsidR="00126A7A" w:rsidRPr="007036CE" w:rsidRDefault="00126A7A" w:rsidP="00126A7A">
            <w:pPr>
              <w:pStyle w:val="GOSTTablenorm"/>
            </w:pPr>
            <w:r w:rsidRPr="007036CE">
              <w:rPr>
                <w:szCs w:val="22"/>
                <w:lang w:val="en-US"/>
              </w:rPr>
              <w:t>NUM_DOC</w:t>
            </w:r>
          </w:p>
        </w:tc>
        <w:tc>
          <w:tcPr>
            <w:tcW w:w="519" w:type="pct"/>
          </w:tcPr>
          <w:p w14:paraId="210CE143" w14:textId="77777777" w:rsidR="00126A7A" w:rsidRPr="007036CE" w:rsidRDefault="00126A7A" w:rsidP="00126A7A">
            <w:pPr>
              <w:pStyle w:val="GOSTTablenorm"/>
            </w:pPr>
            <w:r w:rsidRPr="007036CE">
              <w:rPr>
                <w:szCs w:val="22"/>
              </w:rPr>
              <w:t>Строка</w:t>
            </w:r>
          </w:p>
        </w:tc>
        <w:tc>
          <w:tcPr>
            <w:tcW w:w="300" w:type="pct"/>
          </w:tcPr>
          <w:p w14:paraId="062A7EDE" w14:textId="77777777" w:rsidR="00126A7A" w:rsidRPr="007036CE" w:rsidRDefault="00126A7A" w:rsidP="00126A7A">
            <w:pPr>
              <w:pStyle w:val="GOSTTablenorm"/>
            </w:pPr>
            <w:r w:rsidRPr="007036CE">
              <w:rPr>
                <w:szCs w:val="22"/>
              </w:rPr>
              <w:t>Да</w:t>
            </w:r>
          </w:p>
        </w:tc>
        <w:tc>
          <w:tcPr>
            <w:tcW w:w="308" w:type="pct"/>
          </w:tcPr>
          <w:p w14:paraId="2751AE9E" w14:textId="77777777" w:rsidR="00126A7A" w:rsidRPr="007036CE" w:rsidRDefault="00126A7A" w:rsidP="00126A7A">
            <w:pPr>
              <w:pStyle w:val="GOSTTablenorm"/>
            </w:pPr>
            <w:r w:rsidRPr="007036CE">
              <w:rPr>
                <w:szCs w:val="22"/>
                <w:lang w:val="en-US"/>
              </w:rPr>
              <w:t>&lt;=25</w:t>
            </w:r>
          </w:p>
        </w:tc>
        <w:tc>
          <w:tcPr>
            <w:tcW w:w="2039" w:type="pct"/>
          </w:tcPr>
          <w:p w14:paraId="03A49E12" w14:textId="77777777" w:rsidR="00126A7A" w:rsidRPr="007036CE" w:rsidRDefault="00126A7A" w:rsidP="00126A7A">
            <w:pPr>
              <w:pStyle w:val="GOSTTablenorm"/>
            </w:pPr>
            <w:r w:rsidRPr="007036CE">
              <w:rPr>
                <w:szCs w:val="22"/>
              </w:rPr>
              <w:t>Указывается номер документа</w:t>
            </w:r>
          </w:p>
        </w:tc>
      </w:tr>
      <w:tr w:rsidR="00126A7A" w:rsidRPr="007036CE" w14:paraId="08D2EAFB" w14:textId="77777777" w:rsidTr="00974EB0">
        <w:tc>
          <w:tcPr>
            <w:tcW w:w="1100" w:type="pct"/>
          </w:tcPr>
          <w:p w14:paraId="00FA1842" w14:textId="77777777" w:rsidR="00126A7A" w:rsidRPr="007036CE" w:rsidRDefault="00126A7A" w:rsidP="00126A7A">
            <w:pPr>
              <w:pStyle w:val="GOSTTablenorm"/>
              <w:rPr>
                <w:szCs w:val="22"/>
              </w:rPr>
            </w:pPr>
            <w:r w:rsidRPr="007036CE">
              <w:rPr>
                <w:szCs w:val="22"/>
              </w:rPr>
              <w:t>Дата документа</w:t>
            </w:r>
          </w:p>
        </w:tc>
        <w:tc>
          <w:tcPr>
            <w:tcW w:w="734" w:type="pct"/>
          </w:tcPr>
          <w:p w14:paraId="15814172" w14:textId="77777777" w:rsidR="00126A7A" w:rsidRPr="007036CE" w:rsidRDefault="00126A7A" w:rsidP="00126A7A">
            <w:pPr>
              <w:pStyle w:val="GOSTTablenorm"/>
              <w:rPr>
                <w:szCs w:val="22"/>
                <w:lang w:val="en-US"/>
              </w:rPr>
            </w:pPr>
            <w:r w:rsidRPr="007036CE">
              <w:rPr>
                <w:szCs w:val="22"/>
                <w:lang w:val="en-US"/>
              </w:rPr>
              <w:t>DATE_DOC</w:t>
            </w:r>
          </w:p>
        </w:tc>
        <w:tc>
          <w:tcPr>
            <w:tcW w:w="519" w:type="pct"/>
          </w:tcPr>
          <w:p w14:paraId="1AB85F00" w14:textId="77777777" w:rsidR="00126A7A" w:rsidRPr="007036CE" w:rsidRDefault="00126A7A" w:rsidP="00126A7A">
            <w:pPr>
              <w:pStyle w:val="GOSTTablenorm"/>
            </w:pPr>
            <w:r w:rsidRPr="007036CE">
              <w:rPr>
                <w:szCs w:val="22"/>
              </w:rPr>
              <w:t>Дата</w:t>
            </w:r>
          </w:p>
        </w:tc>
        <w:tc>
          <w:tcPr>
            <w:tcW w:w="300" w:type="pct"/>
          </w:tcPr>
          <w:p w14:paraId="2E2144E7" w14:textId="77777777" w:rsidR="00126A7A" w:rsidRPr="007036CE" w:rsidRDefault="00126A7A" w:rsidP="00126A7A">
            <w:pPr>
              <w:pStyle w:val="GOSTTablenorm"/>
            </w:pPr>
            <w:r w:rsidRPr="007036CE">
              <w:rPr>
                <w:szCs w:val="22"/>
              </w:rPr>
              <w:t>Да</w:t>
            </w:r>
          </w:p>
        </w:tc>
        <w:tc>
          <w:tcPr>
            <w:tcW w:w="308" w:type="pct"/>
          </w:tcPr>
          <w:p w14:paraId="4D5D0F19" w14:textId="77777777" w:rsidR="00126A7A" w:rsidRPr="007036CE" w:rsidRDefault="00126A7A" w:rsidP="00126A7A">
            <w:pPr>
              <w:pStyle w:val="GOSTTablenorm"/>
            </w:pPr>
          </w:p>
        </w:tc>
        <w:tc>
          <w:tcPr>
            <w:tcW w:w="2039" w:type="pct"/>
          </w:tcPr>
          <w:p w14:paraId="0619049F" w14:textId="77777777" w:rsidR="00126A7A" w:rsidRPr="007036CE" w:rsidRDefault="00126A7A" w:rsidP="009D675D">
            <w:pPr>
              <w:pStyle w:val="GOSTTablenorm"/>
            </w:pPr>
            <w:r w:rsidRPr="007036CE">
              <w:rPr>
                <w:szCs w:val="22"/>
              </w:rPr>
              <w:t>Указывается дата документа в формате YYYY-MM-DD</w:t>
            </w:r>
          </w:p>
        </w:tc>
      </w:tr>
      <w:tr w:rsidR="00126A7A" w:rsidRPr="007036CE" w14:paraId="19C51411" w14:textId="77777777" w:rsidTr="00974EB0">
        <w:tc>
          <w:tcPr>
            <w:tcW w:w="1100" w:type="pct"/>
          </w:tcPr>
          <w:p w14:paraId="1E8D60E6" w14:textId="77777777" w:rsidR="00126A7A" w:rsidRPr="007036CE" w:rsidRDefault="00126A7A" w:rsidP="00126A7A">
            <w:pPr>
              <w:pStyle w:val="GOSTTablenorm"/>
              <w:rPr>
                <w:szCs w:val="22"/>
              </w:rPr>
            </w:pPr>
            <w:r w:rsidRPr="007036CE">
              <w:t>Вид документа</w:t>
            </w:r>
          </w:p>
        </w:tc>
        <w:tc>
          <w:tcPr>
            <w:tcW w:w="734" w:type="pct"/>
          </w:tcPr>
          <w:p w14:paraId="30CB167F" w14:textId="77777777" w:rsidR="00126A7A" w:rsidRPr="007036CE" w:rsidRDefault="00126A7A" w:rsidP="00126A7A">
            <w:pPr>
              <w:pStyle w:val="GOSTTablenorm"/>
              <w:rPr>
                <w:szCs w:val="22"/>
                <w:lang w:val="en-US"/>
              </w:rPr>
            </w:pPr>
            <w:r w:rsidRPr="007036CE">
              <w:rPr>
                <w:szCs w:val="22"/>
                <w:lang w:val="en-US"/>
              </w:rPr>
              <w:t>DOC_TYPE</w:t>
            </w:r>
          </w:p>
        </w:tc>
        <w:tc>
          <w:tcPr>
            <w:tcW w:w="519" w:type="pct"/>
          </w:tcPr>
          <w:p w14:paraId="7A2ACFCA" w14:textId="77777777" w:rsidR="00126A7A" w:rsidRPr="007036CE" w:rsidRDefault="00126A7A" w:rsidP="00126A7A">
            <w:pPr>
              <w:pStyle w:val="GOSTTablenorm"/>
            </w:pPr>
            <w:r w:rsidRPr="007036CE">
              <w:t>Строка</w:t>
            </w:r>
          </w:p>
        </w:tc>
        <w:tc>
          <w:tcPr>
            <w:tcW w:w="300" w:type="pct"/>
          </w:tcPr>
          <w:p w14:paraId="5772676D" w14:textId="77777777" w:rsidR="00126A7A" w:rsidRPr="007036CE" w:rsidRDefault="00126A7A" w:rsidP="00126A7A">
            <w:pPr>
              <w:pStyle w:val="GOSTTablenorm"/>
            </w:pPr>
            <w:r w:rsidRPr="007036CE">
              <w:t>Да</w:t>
            </w:r>
          </w:p>
        </w:tc>
        <w:tc>
          <w:tcPr>
            <w:tcW w:w="308" w:type="pct"/>
          </w:tcPr>
          <w:p w14:paraId="5AF6A1EE" w14:textId="77777777" w:rsidR="00126A7A" w:rsidRPr="007036CE" w:rsidRDefault="00126A7A" w:rsidP="00126A7A">
            <w:pPr>
              <w:pStyle w:val="GOSTTablenorm"/>
            </w:pPr>
            <w:r w:rsidRPr="007036CE">
              <w:t>=3</w:t>
            </w:r>
          </w:p>
        </w:tc>
        <w:tc>
          <w:tcPr>
            <w:tcW w:w="2039" w:type="pct"/>
          </w:tcPr>
          <w:p w14:paraId="42AEFF6D" w14:textId="77777777" w:rsidR="00126A7A" w:rsidRPr="007036CE" w:rsidRDefault="00126A7A" w:rsidP="00126A7A">
            <w:pPr>
              <w:pStyle w:val="GOSTTablenorm"/>
            </w:pPr>
            <w:r w:rsidRPr="007036CE">
              <w:t>Указывается код вида документа.</w:t>
            </w:r>
          </w:p>
          <w:p w14:paraId="4E89DBE1" w14:textId="77777777" w:rsidR="00126A7A" w:rsidRPr="007036CE" w:rsidRDefault="00126A7A" w:rsidP="00126A7A">
            <w:pPr>
              <w:pStyle w:val="GOSTTablenorm"/>
            </w:pPr>
            <w:r w:rsidRPr="007036CE">
              <w:t>Заполняется значением «ДБО»</w:t>
            </w:r>
          </w:p>
        </w:tc>
      </w:tr>
      <w:tr w:rsidR="00126A7A" w:rsidRPr="007036CE" w14:paraId="12AA1DD0" w14:textId="77777777" w:rsidTr="00974EB0">
        <w:tc>
          <w:tcPr>
            <w:tcW w:w="1100" w:type="pct"/>
          </w:tcPr>
          <w:p w14:paraId="389F9509" w14:textId="77777777" w:rsidR="00126A7A" w:rsidRPr="007036CE" w:rsidRDefault="00126A7A" w:rsidP="00126A7A">
            <w:pPr>
              <w:pStyle w:val="GOSTTablenorm"/>
            </w:pPr>
            <w:r w:rsidRPr="007036CE">
              <w:rPr>
                <w:szCs w:val="22"/>
              </w:rPr>
              <w:t>Уровень конфиденциальности</w:t>
            </w:r>
          </w:p>
        </w:tc>
        <w:tc>
          <w:tcPr>
            <w:tcW w:w="734" w:type="pct"/>
          </w:tcPr>
          <w:p w14:paraId="5D255156" w14:textId="77777777" w:rsidR="00126A7A" w:rsidRPr="007036CE" w:rsidRDefault="00126A7A" w:rsidP="00126A7A">
            <w:pPr>
              <w:pStyle w:val="GOSTTablenorm"/>
              <w:rPr>
                <w:szCs w:val="22"/>
                <w:lang w:val="en-US"/>
              </w:rPr>
            </w:pPr>
            <w:r w:rsidRPr="007036CE">
              <w:rPr>
                <w:szCs w:val="22"/>
                <w:lang w:val="en-US"/>
              </w:rPr>
              <w:t>ACCESSLEVEL</w:t>
            </w:r>
          </w:p>
        </w:tc>
        <w:tc>
          <w:tcPr>
            <w:tcW w:w="519" w:type="pct"/>
          </w:tcPr>
          <w:p w14:paraId="7BAE2CA0" w14:textId="77777777" w:rsidR="00126A7A" w:rsidRPr="007036CE" w:rsidRDefault="00126A7A" w:rsidP="00126A7A">
            <w:pPr>
              <w:pStyle w:val="GOSTTablenorm"/>
            </w:pPr>
            <w:r w:rsidRPr="007036CE">
              <w:rPr>
                <w:szCs w:val="22"/>
              </w:rPr>
              <w:t>Число</w:t>
            </w:r>
          </w:p>
        </w:tc>
        <w:tc>
          <w:tcPr>
            <w:tcW w:w="300" w:type="pct"/>
          </w:tcPr>
          <w:p w14:paraId="63F2F4E7" w14:textId="77777777" w:rsidR="00126A7A" w:rsidRPr="007036CE" w:rsidRDefault="00126A7A" w:rsidP="00126A7A">
            <w:pPr>
              <w:pStyle w:val="GOSTTablenorm"/>
            </w:pPr>
            <w:r w:rsidRPr="007036CE">
              <w:rPr>
                <w:szCs w:val="22"/>
              </w:rPr>
              <w:t>Да</w:t>
            </w:r>
          </w:p>
        </w:tc>
        <w:tc>
          <w:tcPr>
            <w:tcW w:w="308" w:type="pct"/>
          </w:tcPr>
          <w:p w14:paraId="7AAA28A4" w14:textId="77777777" w:rsidR="00126A7A" w:rsidRPr="007036CE" w:rsidRDefault="00126A7A" w:rsidP="00126A7A">
            <w:pPr>
              <w:pStyle w:val="GOSTTablenorm"/>
            </w:pPr>
            <w:r w:rsidRPr="007036CE">
              <w:t>=1</w:t>
            </w:r>
          </w:p>
        </w:tc>
        <w:tc>
          <w:tcPr>
            <w:tcW w:w="2039" w:type="pct"/>
          </w:tcPr>
          <w:p w14:paraId="6CE61CE7" w14:textId="77777777" w:rsidR="00126A7A" w:rsidRPr="007036CE" w:rsidRDefault="00126A7A" w:rsidP="00126A7A">
            <w:pPr>
              <w:pStyle w:val="GOSTTablenorm"/>
            </w:pPr>
            <w:r w:rsidRPr="007036CE">
              <w:t>Указывается уровень конфиденциальности документа.</w:t>
            </w:r>
          </w:p>
          <w:p w14:paraId="52EFB78A" w14:textId="77777777" w:rsidR="00126A7A" w:rsidRPr="007036CE" w:rsidRDefault="00126A7A" w:rsidP="00126A7A">
            <w:pPr>
              <w:pStyle w:val="GOSTTablenorm"/>
            </w:pPr>
            <w:r w:rsidRPr="007036CE">
              <w:lastRenderedPageBreak/>
              <w:t>Возможные значения:</w:t>
            </w:r>
          </w:p>
          <w:p w14:paraId="5160F915" w14:textId="702D7C7F" w:rsidR="007062AA" w:rsidRPr="007036CE" w:rsidRDefault="00126A7A" w:rsidP="007E547B">
            <w:pPr>
              <w:pStyle w:val="GOSTTableListMark1"/>
              <w:numPr>
                <w:ilvl w:val="0"/>
                <w:numId w:val="2"/>
              </w:numPr>
            </w:pPr>
            <w:r w:rsidRPr="007036CE">
              <w:t xml:space="preserve">«0» </w:t>
            </w:r>
            <w:r w:rsidR="00FB1651" w:rsidRPr="007036CE">
              <w:t>–</w:t>
            </w:r>
            <w:r w:rsidRPr="007036CE">
              <w:t xml:space="preserve"> Несекретно;</w:t>
            </w:r>
          </w:p>
          <w:p w14:paraId="10406D34" w14:textId="5FBF86ED" w:rsidR="00126A7A" w:rsidRPr="007036CE" w:rsidRDefault="00126A7A" w:rsidP="007E547B">
            <w:pPr>
              <w:pStyle w:val="GOSTTableListMark1"/>
              <w:numPr>
                <w:ilvl w:val="0"/>
                <w:numId w:val="2"/>
              </w:numPr>
            </w:pPr>
            <w:r w:rsidRPr="007036CE">
              <w:t xml:space="preserve">«1» </w:t>
            </w:r>
            <w:r w:rsidR="00FB1651" w:rsidRPr="007036CE">
              <w:t>–</w:t>
            </w:r>
            <w:r w:rsidRPr="007036CE">
              <w:t xml:space="preserve"> Для служебного пользования</w:t>
            </w:r>
          </w:p>
        </w:tc>
      </w:tr>
      <w:tr w:rsidR="00126A7A" w:rsidRPr="007036CE" w14:paraId="535E3181" w14:textId="77777777" w:rsidTr="00974EB0">
        <w:tc>
          <w:tcPr>
            <w:tcW w:w="1100" w:type="pct"/>
          </w:tcPr>
          <w:p w14:paraId="234677B3" w14:textId="77777777" w:rsidR="00126A7A" w:rsidRPr="007036CE" w:rsidRDefault="00126A7A" w:rsidP="00126A7A">
            <w:pPr>
              <w:pStyle w:val="GOSTTablenorm"/>
              <w:rPr>
                <w:szCs w:val="22"/>
              </w:rPr>
            </w:pPr>
            <w:r w:rsidRPr="007036CE">
              <w:rPr>
                <w:szCs w:val="22"/>
              </w:rPr>
              <w:lastRenderedPageBreak/>
              <w:t>Код бюджета</w:t>
            </w:r>
          </w:p>
        </w:tc>
        <w:tc>
          <w:tcPr>
            <w:tcW w:w="734" w:type="pct"/>
          </w:tcPr>
          <w:p w14:paraId="616ADE46" w14:textId="77777777" w:rsidR="00126A7A" w:rsidRPr="007036CE" w:rsidRDefault="00126A7A" w:rsidP="00126A7A">
            <w:pPr>
              <w:pStyle w:val="GOSTTablenorm"/>
              <w:rPr>
                <w:szCs w:val="22"/>
                <w:lang w:val="en-US"/>
              </w:rPr>
            </w:pPr>
            <w:r w:rsidRPr="007036CE">
              <w:rPr>
                <w:szCs w:val="24"/>
              </w:rPr>
              <w:t>BUDGET_CODE</w:t>
            </w:r>
          </w:p>
        </w:tc>
        <w:tc>
          <w:tcPr>
            <w:tcW w:w="519" w:type="pct"/>
          </w:tcPr>
          <w:p w14:paraId="5BDE11DF" w14:textId="77777777" w:rsidR="00126A7A" w:rsidRPr="007036CE" w:rsidRDefault="00126A7A" w:rsidP="00126A7A">
            <w:pPr>
              <w:pStyle w:val="GOSTTablenorm"/>
            </w:pPr>
            <w:r w:rsidRPr="007036CE">
              <w:rPr>
                <w:szCs w:val="22"/>
              </w:rPr>
              <w:t>Строка</w:t>
            </w:r>
          </w:p>
        </w:tc>
        <w:tc>
          <w:tcPr>
            <w:tcW w:w="300" w:type="pct"/>
          </w:tcPr>
          <w:p w14:paraId="71608E2C" w14:textId="77777777" w:rsidR="00126A7A" w:rsidRPr="007036CE" w:rsidRDefault="00126A7A" w:rsidP="00126A7A">
            <w:pPr>
              <w:pStyle w:val="GOSTTablenorm"/>
            </w:pPr>
            <w:r w:rsidRPr="007036CE">
              <w:rPr>
                <w:szCs w:val="22"/>
              </w:rPr>
              <w:t>Да</w:t>
            </w:r>
          </w:p>
        </w:tc>
        <w:tc>
          <w:tcPr>
            <w:tcW w:w="308" w:type="pct"/>
          </w:tcPr>
          <w:p w14:paraId="203B18FC" w14:textId="77777777" w:rsidR="00126A7A" w:rsidRPr="007036CE" w:rsidRDefault="00126A7A" w:rsidP="00126A7A">
            <w:pPr>
              <w:pStyle w:val="GOSTTablenorm"/>
            </w:pPr>
            <w:r w:rsidRPr="007036CE">
              <w:rPr>
                <w:szCs w:val="22"/>
              </w:rPr>
              <w:t>=8</w:t>
            </w:r>
          </w:p>
        </w:tc>
        <w:tc>
          <w:tcPr>
            <w:tcW w:w="2039" w:type="pct"/>
          </w:tcPr>
          <w:p w14:paraId="163A3DB6" w14:textId="77777777" w:rsidR="00126A7A" w:rsidRPr="007036CE" w:rsidRDefault="00126A7A" w:rsidP="00126A7A">
            <w:pPr>
              <w:pStyle w:val="GOSTTablenorm"/>
            </w:pPr>
            <w:r w:rsidRPr="007036CE">
              <w:t>Указывается код бюджета в соответствии со справочником «Бюджеты»</w:t>
            </w:r>
          </w:p>
        </w:tc>
      </w:tr>
      <w:tr w:rsidR="00126A7A" w:rsidRPr="007036CE" w14:paraId="3A855793" w14:textId="77777777" w:rsidTr="00974EB0">
        <w:tc>
          <w:tcPr>
            <w:tcW w:w="1100" w:type="pct"/>
          </w:tcPr>
          <w:p w14:paraId="5F9DF927" w14:textId="77777777" w:rsidR="00126A7A" w:rsidRPr="007036CE" w:rsidRDefault="00126A7A" w:rsidP="00126A7A">
            <w:pPr>
              <w:pStyle w:val="GOSTTablenorm"/>
              <w:rPr>
                <w:szCs w:val="22"/>
              </w:rPr>
            </w:pPr>
            <w:r w:rsidRPr="007036CE">
              <w:rPr>
                <w:szCs w:val="22"/>
              </w:rPr>
              <w:t>Дата ввода в действие</w:t>
            </w:r>
          </w:p>
        </w:tc>
        <w:tc>
          <w:tcPr>
            <w:tcW w:w="734" w:type="pct"/>
          </w:tcPr>
          <w:p w14:paraId="4A6C3E76" w14:textId="77777777" w:rsidR="00126A7A" w:rsidRPr="007036CE" w:rsidRDefault="00126A7A" w:rsidP="00126A7A">
            <w:pPr>
              <w:pStyle w:val="GOSTTablenorm"/>
              <w:rPr>
                <w:szCs w:val="24"/>
              </w:rPr>
            </w:pPr>
            <w:r w:rsidRPr="007036CE">
              <w:rPr>
                <w:szCs w:val="24"/>
              </w:rPr>
              <w:t>EVENT_DATE</w:t>
            </w:r>
          </w:p>
        </w:tc>
        <w:tc>
          <w:tcPr>
            <w:tcW w:w="519" w:type="pct"/>
          </w:tcPr>
          <w:p w14:paraId="35A500EC" w14:textId="77777777" w:rsidR="00126A7A" w:rsidRPr="007036CE" w:rsidRDefault="00126A7A" w:rsidP="00126A7A">
            <w:pPr>
              <w:pStyle w:val="GOSTTablenorm"/>
            </w:pPr>
            <w:r w:rsidRPr="007036CE">
              <w:rPr>
                <w:szCs w:val="22"/>
              </w:rPr>
              <w:t>Дата</w:t>
            </w:r>
          </w:p>
        </w:tc>
        <w:tc>
          <w:tcPr>
            <w:tcW w:w="300" w:type="pct"/>
          </w:tcPr>
          <w:p w14:paraId="16211F39" w14:textId="77777777" w:rsidR="00126A7A" w:rsidRPr="007036CE" w:rsidRDefault="00126A7A" w:rsidP="00126A7A">
            <w:pPr>
              <w:pStyle w:val="GOSTTablenorm"/>
            </w:pPr>
            <w:r w:rsidRPr="007036CE">
              <w:rPr>
                <w:szCs w:val="22"/>
              </w:rPr>
              <w:t>Да</w:t>
            </w:r>
          </w:p>
        </w:tc>
        <w:tc>
          <w:tcPr>
            <w:tcW w:w="308" w:type="pct"/>
          </w:tcPr>
          <w:p w14:paraId="0FB79E1C" w14:textId="77777777" w:rsidR="00126A7A" w:rsidRPr="007036CE" w:rsidRDefault="00126A7A" w:rsidP="00126A7A">
            <w:pPr>
              <w:pStyle w:val="GOSTTablenorm"/>
            </w:pPr>
          </w:p>
        </w:tc>
        <w:tc>
          <w:tcPr>
            <w:tcW w:w="2039" w:type="pct"/>
          </w:tcPr>
          <w:p w14:paraId="123947D4" w14:textId="0580CD14" w:rsidR="00126A7A" w:rsidRPr="007036CE" w:rsidRDefault="00126A7A" w:rsidP="00136E99">
            <w:pPr>
              <w:pStyle w:val="GOSTTablenorm"/>
            </w:pPr>
            <w:r w:rsidRPr="007036CE">
              <w:rPr>
                <w:szCs w:val="22"/>
              </w:rPr>
              <w:t xml:space="preserve">Указывается дата </w:t>
            </w:r>
            <w:del w:id="3320" w:author="EXP-320404" w:date="2025-09-15T18:56:00Z">
              <w:r w:rsidRPr="007036CE" w:rsidDel="00136E99">
                <w:rPr>
                  <w:szCs w:val="22"/>
                </w:rPr>
                <w:delText xml:space="preserve">документа </w:delText>
              </w:r>
            </w:del>
            <w:ins w:id="3321" w:author="EXP-320404" w:date="2025-09-15T18:56:00Z">
              <w:r w:rsidR="00136E99" w:rsidRPr="007036CE">
                <w:rPr>
                  <w:szCs w:val="22"/>
                </w:rPr>
                <w:t xml:space="preserve">ввода в действие </w:t>
              </w:r>
            </w:ins>
            <w:r w:rsidRPr="007036CE">
              <w:rPr>
                <w:szCs w:val="22"/>
              </w:rPr>
              <w:t>в формате YYYY-MM-DD</w:t>
            </w:r>
          </w:p>
        </w:tc>
      </w:tr>
      <w:tr w:rsidR="00126A7A" w:rsidRPr="007036CE" w14:paraId="48215FE0" w14:textId="77777777" w:rsidTr="00974EB0">
        <w:tc>
          <w:tcPr>
            <w:tcW w:w="1100" w:type="pct"/>
          </w:tcPr>
          <w:p w14:paraId="287D67CA" w14:textId="77777777" w:rsidR="00126A7A" w:rsidRPr="007036CE" w:rsidRDefault="00126A7A" w:rsidP="00126A7A">
            <w:pPr>
              <w:pStyle w:val="GOSTTablenorm"/>
              <w:rPr>
                <w:szCs w:val="22"/>
              </w:rPr>
            </w:pPr>
            <w:r w:rsidRPr="007036CE">
              <w:rPr>
                <w:szCs w:val="22"/>
              </w:rPr>
              <w:t>Код вида изменения</w:t>
            </w:r>
          </w:p>
        </w:tc>
        <w:tc>
          <w:tcPr>
            <w:tcW w:w="734" w:type="pct"/>
          </w:tcPr>
          <w:p w14:paraId="6E036B80" w14:textId="77777777" w:rsidR="00126A7A" w:rsidRPr="007036CE" w:rsidRDefault="00126A7A" w:rsidP="00126A7A">
            <w:pPr>
              <w:pStyle w:val="GOSTTablenorm"/>
              <w:rPr>
                <w:szCs w:val="24"/>
              </w:rPr>
            </w:pPr>
            <w:r w:rsidRPr="007036CE">
              <w:rPr>
                <w:szCs w:val="24"/>
              </w:rPr>
              <w:t>CHANGE_CODE</w:t>
            </w:r>
          </w:p>
        </w:tc>
        <w:tc>
          <w:tcPr>
            <w:tcW w:w="519" w:type="pct"/>
          </w:tcPr>
          <w:p w14:paraId="143FF368" w14:textId="77777777" w:rsidR="00126A7A" w:rsidRPr="007036CE" w:rsidRDefault="00126A7A" w:rsidP="00126A7A">
            <w:pPr>
              <w:pStyle w:val="GOSTTablenorm"/>
            </w:pPr>
            <w:r w:rsidRPr="007036CE">
              <w:rPr>
                <w:szCs w:val="22"/>
              </w:rPr>
              <w:t>Строка</w:t>
            </w:r>
          </w:p>
        </w:tc>
        <w:tc>
          <w:tcPr>
            <w:tcW w:w="300" w:type="pct"/>
          </w:tcPr>
          <w:p w14:paraId="74699174" w14:textId="77777777" w:rsidR="00126A7A" w:rsidRPr="007036CE" w:rsidRDefault="00126A7A" w:rsidP="00126A7A">
            <w:pPr>
              <w:pStyle w:val="GOSTTablenorm"/>
            </w:pPr>
            <w:r w:rsidRPr="007036CE">
              <w:rPr>
                <w:szCs w:val="22"/>
              </w:rPr>
              <w:t>Да</w:t>
            </w:r>
          </w:p>
        </w:tc>
        <w:tc>
          <w:tcPr>
            <w:tcW w:w="308" w:type="pct"/>
          </w:tcPr>
          <w:p w14:paraId="10FE0395" w14:textId="77777777" w:rsidR="00126A7A" w:rsidRPr="007036CE" w:rsidRDefault="00126A7A" w:rsidP="00126A7A">
            <w:pPr>
              <w:pStyle w:val="GOSTTablenorm"/>
            </w:pPr>
            <w:r w:rsidRPr="007036CE">
              <w:rPr>
                <w:szCs w:val="22"/>
              </w:rPr>
              <w:t>=3</w:t>
            </w:r>
          </w:p>
        </w:tc>
        <w:tc>
          <w:tcPr>
            <w:tcW w:w="2039" w:type="pct"/>
          </w:tcPr>
          <w:p w14:paraId="7BDC2917" w14:textId="77777777" w:rsidR="00126A7A" w:rsidRPr="007036CE" w:rsidRDefault="00126A7A" w:rsidP="00126A7A">
            <w:pPr>
              <w:pStyle w:val="GOSTTablenorm"/>
            </w:pPr>
            <w:r w:rsidRPr="007036CE">
              <w:rPr>
                <w:szCs w:val="22"/>
              </w:rPr>
              <w:t>Указывается код вида изменений</w:t>
            </w:r>
          </w:p>
        </w:tc>
      </w:tr>
      <w:tr w:rsidR="00126A7A" w:rsidRPr="007036CE" w14:paraId="1BF0F97E" w14:textId="77777777" w:rsidTr="00974EB0">
        <w:tc>
          <w:tcPr>
            <w:tcW w:w="1100" w:type="pct"/>
          </w:tcPr>
          <w:p w14:paraId="4367EC6A" w14:textId="77777777" w:rsidR="00126A7A" w:rsidRPr="007036CE" w:rsidRDefault="00126A7A" w:rsidP="00126A7A">
            <w:pPr>
              <w:pStyle w:val="GOSTTablenorm"/>
              <w:rPr>
                <w:szCs w:val="22"/>
              </w:rPr>
            </w:pPr>
            <w:r w:rsidRPr="007036CE">
              <w:rPr>
                <w:szCs w:val="22"/>
              </w:rPr>
              <w:t>Тип запроса</w:t>
            </w:r>
          </w:p>
        </w:tc>
        <w:tc>
          <w:tcPr>
            <w:tcW w:w="734" w:type="pct"/>
          </w:tcPr>
          <w:p w14:paraId="04E588C3" w14:textId="77777777" w:rsidR="00126A7A" w:rsidRPr="007036CE" w:rsidRDefault="00126A7A" w:rsidP="00126A7A">
            <w:pPr>
              <w:pStyle w:val="GOSTTablenorm"/>
              <w:rPr>
                <w:szCs w:val="24"/>
              </w:rPr>
            </w:pPr>
            <w:r w:rsidRPr="007036CE">
              <w:rPr>
                <w:szCs w:val="24"/>
              </w:rPr>
              <w:t>TYPEREQUEST</w:t>
            </w:r>
          </w:p>
        </w:tc>
        <w:tc>
          <w:tcPr>
            <w:tcW w:w="519" w:type="pct"/>
          </w:tcPr>
          <w:p w14:paraId="74BC43AE" w14:textId="77777777" w:rsidR="00126A7A" w:rsidRPr="007036CE" w:rsidRDefault="00126A7A" w:rsidP="00126A7A">
            <w:pPr>
              <w:pStyle w:val="GOSTTablenorm"/>
            </w:pPr>
            <w:r w:rsidRPr="007036CE">
              <w:rPr>
                <w:szCs w:val="22"/>
              </w:rPr>
              <w:t>Число</w:t>
            </w:r>
          </w:p>
        </w:tc>
        <w:tc>
          <w:tcPr>
            <w:tcW w:w="300" w:type="pct"/>
          </w:tcPr>
          <w:p w14:paraId="757D55CE" w14:textId="77777777" w:rsidR="00126A7A" w:rsidRPr="007036CE" w:rsidRDefault="00126A7A" w:rsidP="00126A7A">
            <w:pPr>
              <w:pStyle w:val="GOSTTablenorm"/>
            </w:pPr>
            <w:r w:rsidRPr="007036CE">
              <w:rPr>
                <w:szCs w:val="22"/>
              </w:rPr>
              <w:t>Да</w:t>
            </w:r>
          </w:p>
        </w:tc>
        <w:tc>
          <w:tcPr>
            <w:tcW w:w="308" w:type="pct"/>
          </w:tcPr>
          <w:p w14:paraId="6451B9BE" w14:textId="77777777" w:rsidR="00126A7A" w:rsidRPr="007036CE" w:rsidRDefault="00126A7A" w:rsidP="00126A7A">
            <w:pPr>
              <w:pStyle w:val="GOSTTablenorm"/>
            </w:pPr>
            <w:commentRangeStart w:id="3322"/>
            <w:r w:rsidRPr="007036CE">
              <w:rPr>
                <w:szCs w:val="22"/>
                <w:lang w:val="en-US"/>
              </w:rPr>
              <w:t>=</w:t>
            </w:r>
            <w:r w:rsidR="000B63B5" w:rsidRPr="007036CE">
              <w:rPr>
                <w:szCs w:val="22"/>
              </w:rPr>
              <w:t>1</w:t>
            </w:r>
            <w:commentRangeEnd w:id="3322"/>
            <w:r w:rsidR="000B63B5" w:rsidRPr="007036CE">
              <w:rPr>
                <w:rStyle w:val="afff4"/>
                <w:sz w:val="22"/>
                <w:szCs w:val="20"/>
              </w:rPr>
              <w:commentReference w:id="3322"/>
            </w:r>
          </w:p>
        </w:tc>
        <w:tc>
          <w:tcPr>
            <w:tcW w:w="2039" w:type="pct"/>
          </w:tcPr>
          <w:p w14:paraId="2E4F9C3F" w14:textId="77777777" w:rsidR="00126A7A" w:rsidRPr="007036CE" w:rsidRDefault="00126A7A" w:rsidP="00126A7A">
            <w:pPr>
              <w:ind w:firstLine="30"/>
              <w:rPr>
                <w:sz w:val="22"/>
                <w:szCs w:val="22"/>
              </w:rPr>
            </w:pPr>
            <w:r w:rsidRPr="007036CE">
              <w:rPr>
                <w:sz w:val="22"/>
                <w:szCs w:val="22"/>
              </w:rPr>
              <w:t>Указывается тип запроса</w:t>
            </w:r>
            <w:r w:rsidR="0057118C" w:rsidRPr="007036CE">
              <w:rPr>
                <w:sz w:val="22"/>
                <w:szCs w:val="22"/>
              </w:rPr>
              <w:t>.</w:t>
            </w:r>
          </w:p>
          <w:p w14:paraId="3F29D7C8" w14:textId="77777777" w:rsidR="00126A7A" w:rsidRPr="007036CE" w:rsidRDefault="00126A7A" w:rsidP="00126A7A">
            <w:pPr>
              <w:ind w:firstLine="30"/>
              <w:rPr>
                <w:sz w:val="22"/>
                <w:szCs w:val="22"/>
              </w:rPr>
            </w:pPr>
            <w:r w:rsidRPr="007036CE">
              <w:rPr>
                <w:sz w:val="22"/>
                <w:szCs w:val="22"/>
              </w:rPr>
              <w:t>Возможные значения:</w:t>
            </w:r>
          </w:p>
          <w:p w14:paraId="4347E4A7" w14:textId="77777777" w:rsidR="007062AA" w:rsidRPr="007036CE" w:rsidRDefault="00126A7A" w:rsidP="007E547B">
            <w:pPr>
              <w:pStyle w:val="GOSTTableListMark1"/>
              <w:numPr>
                <w:ilvl w:val="0"/>
                <w:numId w:val="2"/>
              </w:numPr>
            </w:pPr>
            <w:r w:rsidRPr="007036CE">
              <w:t>«1» – Блокировка;</w:t>
            </w:r>
          </w:p>
          <w:p w14:paraId="381BC212" w14:textId="77777777" w:rsidR="00126A7A" w:rsidRPr="007036CE" w:rsidRDefault="0057118C" w:rsidP="007E547B">
            <w:pPr>
              <w:pStyle w:val="GOSTTableListMark1"/>
              <w:numPr>
                <w:ilvl w:val="0"/>
                <w:numId w:val="2"/>
              </w:numPr>
            </w:pPr>
            <w:r w:rsidRPr="007036CE">
              <w:t>«2» – Разблокировка</w:t>
            </w:r>
          </w:p>
        </w:tc>
      </w:tr>
      <w:tr w:rsidR="00EE4D6D" w:rsidRPr="007036CE" w14:paraId="65A52EB7" w14:textId="77777777" w:rsidTr="00974EB0">
        <w:trPr>
          <w:ins w:id="3323" w:author="Сатлер Марина Викторовна" w:date="2024-07-08T15:30:00Z"/>
        </w:trPr>
        <w:tc>
          <w:tcPr>
            <w:tcW w:w="1100" w:type="pct"/>
          </w:tcPr>
          <w:p w14:paraId="06A01F28" w14:textId="77777777" w:rsidR="00EE4D6D" w:rsidRPr="007036CE" w:rsidRDefault="00EE4D6D" w:rsidP="00EE4D6D">
            <w:pPr>
              <w:pStyle w:val="GOSTTablenorm"/>
              <w:rPr>
                <w:ins w:id="3324" w:author="Сатлер Марина Викторовна" w:date="2024-07-08T15:30:00Z"/>
                <w:szCs w:val="22"/>
              </w:rPr>
            </w:pPr>
            <w:ins w:id="3325" w:author="Сатлер Марина Викторовна" w:date="2024-07-08T15:31:00Z">
              <w:r w:rsidRPr="007036CE">
                <w:t>Признак «Новый бюджетный цикл»</w:t>
              </w:r>
            </w:ins>
          </w:p>
        </w:tc>
        <w:tc>
          <w:tcPr>
            <w:tcW w:w="734" w:type="pct"/>
          </w:tcPr>
          <w:p w14:paraId="47D806D7" w14:textId="77777777" w:rsidR="00EE4D6D" w:rsidRPr="007036CE" w:rsidRDefault="00EE4D6D" w:rsidP="00EE4D6D">
            <w:pPr>
              <w:pStyle w:val="GOSTTablenorm"/>
              <w:rPr>
                <w:ins w:id="3326" w:author="Сатлер Марина Викторовна" w:date="2024-07-08T15:30:00Z"/>
                <w:szCs w:val="24"/>
              </w:rPr>
            </w:pPr>
            <w:ins w:id="3327" w:author="Сатлер Марина Викторовна" w:date="2024-07-08T15:31:00Z">
              <w:r w:rsidRPr="007036CE">
                <w:rPr>
                  <w:lang w:val="en-US"/>
                </w:rPr>
                <w:t>NBC</w:t>
              </w:r>
            </w:ins>
          </w:p>
        </w:tc>
        <w:tc>
          <w:tcPr>
            <w:tcW w:w="519" w:type="pct"/>
          </w:tcPr>
          <w:p w14:paraId="458B409E" w14:textId="77777777" w:rsidR="00EE4D6D" w:rsidRPr="007036CE" w:rsidRDefault="00EE4D6D" w:rsidP="00EE4D6D">
            <w:pPr>
              <w:pStyle w:val="GOSTTablenorm"/>
              <w:rPr>
                <w:ins w:id="3328" w:author="Сатлер Марина Викторовна" w:date="2024-07-08T15:30:00Z"/>
                <w:szCs w:val="22"/>
              </w:rPr>
            </w:pPr>
            <w:ins w:id="3329" w:author="Сатлер Марина Викторовна" w:date="2024-07-08T15:31:00Z">
              <w:r w:rsidRPr="007036CE">
                <w:t>Строка</w:t>
              </w:r>
            </w:ins>
          </w:p>
        </w:tc>
        <w:tc>
          <w:tcPr>
            <w:tcW w:w="300" w:type="pct"/>
          </w:tcPr>
          <w:p w14:paraId="0A3AD76D" w14:textId="77777777" w:rsidR="00EE4D6D" w:rsidRPr="007036CE" w:rsidRDefault="00EE4D6D" w:rsidP="00EE4D6D">
            <w:pPr>
              <w:pStyle w:val="GOSTTablenorm"/>
              <w:rPr>
                <w:ins w:id="3330" w:author="Сатлер Марина Викторовна" w:date="2024-07-08T15:30:00Z"/>
                <w:szCs w:val="22"/>
              </w:rPr>
            </w:pPr>
            <w:ins w:id="3331" w:author="Сатлер Марина Викторовна" w:date="2024-07-08T15:31:00Z">
              <w:r w:rsidRPr="007036CE">
                <w:t>Да</w:t>
              </w:r>
            </w:ins>
          </w:p>
        </w:tc>
        <w:tc>
          <w:tcPr>
            <w:tcW w:w="308" w:type="pct"/>
          </w:tcPr>
          <w:p w14:paraId="0E6724E7" w14:textId="77777777" w:rsidR="00EE4D6D" w:rsidRPr="007036CE" w:rsidRDefault="00EE4D6D" w:rsidP="00EE4D6D">
            <w:pPr>
              <w:pStyle w:val="GOSTTablenorm"/>
              <w:rPr>
                <w:ins w:id="3332" w:author="Сатлер Марина Викторовна" w:date="2024-07-08T15:30:00Z"/>
                <w:szCs w:val="22"/>
                <w:lang w:val="en-US"/>
              </w:rPr>
            </w:pPr>
            <w:ins w:id="3333" w:author="Сатлер Марина Викторовна" w:date="2024-07-08T15:31:00Z">
              <w:r w:rsidRPr="007036CE">
                <w:t>=1</w:t>
              </w:r>
            </w:ins>
          </w:p>
        </w:tc>
        <w:tc>
          <w:tcPr>
            <w:tcW w:w="2039" w:type="pct"/>
          </w:tcPr>
          <w:p w14:paraId="25FF5D27" w14:textId="77777777" w:rsidR="00EE4D6D" w:rsidRPr="007036CE" w:rsidRDefault="00EE4D6D" w:rsidP="00EE4D6D">
            <w:pPr>
              <w:pStyle w:val="GOSTTablenorm"/>
              <w:rPr>
                <w:ins w:id="3334" w:author="Сатлер Марина Викторовна" w:date="2024-07-08T15:31:00Z"/>
              </w:rPr>
            </w:pPr>
            <w:ins w:id="3335" w:author="Сатлер Марина Викторовна" w:date="2024-07-08T15:31:00Z">
              <w:r w:rsidRPr="007036CE">
                <w:t>Указывается признак доведения бюджетных данных на новый бюджетный цикл.</w:t>
              </w:r>
            </w:ins>
          </w:p>
          <w:p w14:paraId="50A57397" w14:textId="77777777" w:rsidR="00EE4D6D" w:rsidRPr="007036CE" w:rsidRDefault="00EE4D6D" w:rsidP="00EE4D6D">
            <w:pPr>
              <w:pStyle w:val="GOSTTablenorm"/>
              <w:rPr>
                <w:ins w:id="3336" w:author="Сатлер Марина Викторовна" w:date="2024-07-08T15:31:00Z"/>
              </w:rPr>
            </w:pPr>
            <w:ins w:id="3337" w:author="Сатлер Марина Викторовна" w:date="2024-07-08T15:31:00Z">
              <w:r w:rsidRPr="007036CE">
                <w:t>Возможные значения:</w:t>
              </w:r>
            </w:ins>
          </w:p>
          <w:p w14:paraId="76503A33" w14:textId="371B2525" w:rsidR="00EE4D6D" w:rsidRPr="007036CE" w:rsidRDefault="00EE4D6D" w:rsidP="00EE4D6D">
            <w:pPr>
              <w:pStyle w:val="GOSTTableListMark1"/>
              <w:rPr>
                <w:ins w:id="3338" w:author="Сатлер Марина Викторовна" w:date="2024-07-08T15:31:00Z"/>
                <w:szCs w:val="22"/>
              </w:rPr>
            </w:pPr>
            <w:ins w:id="3339" w:author="Сатлер Марина Викторовна" w:date="2024-07-08T15:31:00Z">
              <w:r w:rsidRPr="007036CE">
                <w:rPr>
                  <w:szCs w:val="22"/>
                </w:rPr>
                <w:t>«0</w:t>
              </w:r>
              <w:r w:rsidRPr="007036CE">
                <w:t xml:space="preserve">» </w:t>
              </w:r>
            </w:ins>
            <w:r w:rsidR="00FB1651" w:rsidRPr="007036CE">
              <w:t>–</w:t>
            </w:r>
            <w:ins w:id="3340" w:author="Сатлер Марина Викторовна" w:date="2024-07-08T15:31:00Z">
              <w:r w:rsidRPr="007036CE">
                <w:t xml:space="preserve"> доведение на текущий бюджетный цикл;</w:t>
              </w:r>
            </w:ins>
          </w:p>
          <w:p w14:paraId="7ED5A844" w14:textId="13DB8B8C" w:rsidR="00EE4D6D" w:rsidRPr="007036CE" w:rsidRDefault="00EE4D6D" w:rsidP="00EE4D6D">
            <w:pPr>
              <w:pStyle w:val="GOSTTableListMark1"/>
              <w:rPr>
                <w:ins w:id="3341" w:author="Сатлер Марина Викторовна" w:date="2024-07-08T15:30:00Z"/>
                <w:szCs w:val="22"/>
              </w:rPr>
            </w:pPr>
            <w:ins w:id="3342" w:author="Сатлер Марина Викторовна" w:date="2024-07-08T15:31:00Z">
              <w:r w:rsidRPr="007036CE">
                <w:rPr>
                  <w:szCs w:val="22"/>
                </w:rPr>
                <w:t xml:space="preserve">«1» </w:t>
              </w:r>
            </w:ins>
            <w:r w:rsidR="00FB1651" w:rsidRPr="007036CE">
              <w:t>–</w:t>
            </w:r>
            <w:ins w:id="3343" w:author="Сатлер Марина Викторовна" w:date="2024-07-08T15:31:00Z">
              <w:r w:rsidRPr="007036CE">
                <w:rPr>
                  <w:szCs w:val="22"/>
                </w:rPr>
                <w:t xml:space="preserve"> доведение на новый бюджетный цикл</w:t>
              </w:r>
            </w:ins>
          </w:p>
        </w:tc>
      </w:tr>
      <w:tr w:rsidR="00EE4D6D" w:rsidRPr="007036CE" w14:paraId="63CE5333" w14:textId="77777777" w:rsidTr="00974EB0">
        <w:tc>
          <w:tcPr>
            <w:tcW w:w="1100" w:type="pct"/>
          </w:tcPr>
          <w:p w14:paraId="0CFDFF9F" w14:textId="77777777" w:rsidR="00EE4D6D" w:rsidRPr="007036CE" w:rsidRDefault="00EE4D6D" w:rsidP="00EE4D6D">
            <w:pPr>
              <w:pStyle w:val="GOSTTablenorm"/>
              <w:rPr>
                <w:b/>
                <w:szCs w:val="22"/>
              </w:rPr>
            </w:pPr>
            <w:r w:rsidRPr="007036CE">
              <w:rPr>
                <w:b/>
                <w:szCs w:val="22"/>
              </w:rPr>
              <w:t>Строки документа по разделу «ЛБО»</w:t>
            </w:r>
          </w:p>
        </w:tc>
        <w:tc>
          <w:tcPr>
            <w:tcW w:w="734" w:type="pct"/>
          </w:tcPr>
          <w:p w14:paraId="074421C6" w14:textId="77777777" w:rsidR="00EE4D6D" w:rsidRPr="007036CE" w:rsidRDefault="00EE4D6D" w:rsidP="00EE4D6D">
            <w:pPr>
              <w:pStyle w:val="GOSTTablenorm"/>
              <w:rPr>
                <w:b/>
                <w:szCs w:val="24"/>
              </w:rPr>
            </w:pPr>
            <w:r w:rsidRPr="007036CE">
              <w:rPr>
                <w:b/>
                <w:szCs w:val="24"/>
                <w:lang w:val="en-US"/>
              </w:rPr>
              <w:t>SECTION_</w:t>
            </w:r>
            <w:r w:rsidRPr="007036CE">
              <w:rPr>
                <w:b/>
                <w:szCs w:val="24"/>
              </w:rPr>
              <w:t>1</w:t>
            </w:r>
          </w:p>
        </w:tc>
        <w:tc>
          <w:tcPr>
            <w:tcW w:w="519" w:type="pct"/>
          </w:tcPr>
          <w:p w14:paraId="5BD06672" w14:textId="77777777" w:rsidR="00EE4D6D" w:rsidRPr="007036CE" w:rsidRDefault="00EE4D6D" w:rsidP="00EE4D6D">
            <w:pPr>
              <w:pStyle w:val="GOSTTablenorm"/>
            </w:pPr>
            <w:r w:rsidRPr="007036CE">
              <w:rPr>
                <w:szCs w:val="22"/>
              </w:rPr>
              <w:t>Массив</w:t>
            </w:r>
          </w:p>
        </w:tc>
        <w:tc>
          <w:tcPr>
            <w:tcW w:w="300" w:type="pct"/>
          </w:tcPr>
          <w:p w14:paraId="64F7021F" w14:textId="77777777" w:rsidR="00EE4D6D" w:rsidRPr="007036CE" w:rsidRDefault="00EE4D6D" w:rsidP="00EE4D6D">
            <w:pPr>
              <w:pStyle w:val="GOSTTablenorm"/>
            </w:pPr>
            <w:r w:rsidRPr="007036CE">
              <w:rPr>
                <w:szCs w:val="22"/>
              </w:rPr>
              <w:t>Да</w:t>
            </w:r>
          </w:p>
        </w:tc>
        <w:tc>
          <w:tcPr>
            <w:tcW w:w="308" w:type="pct"/>
          </w:tcPr>
          <w:p w14:paraId="73194FE0" w14:textId="77777777" w:rsidR="00EE4D6D" w:rsidRPr="007036CE" w:rsidRDefault="00EE4D6D" w:rsidP="00EE4D6D">
            <w:pPr>
              <w:pStyle w:val="GOSTTablenorm"/>
            </w:pPr>
            <w:r w:rsidRPr="007036CE">
              <w:rPr>
                <w:szCs w:val="22"/>
              </w:rPr>
              <w:t>-</w:t>
            </w:r>
          </w:p>
        </w:tc>
        <w:tc>
          <w:tcPr>
            <w:tcW w:w="2039" w:type="pct"/>
          </w:tcPr>
          <w:p w14:paraId="2D1A44CE" w14:textId="77777777" w:rsidR="00EE4D6D" w:rsidRPr="007036CE" w:rsidRDefault="00EE4D6D" w:rsidP="00EE4D6D">
            <w:pPr>
              <w:pStyle w:val="GOSTTablenorm"/>
            </w:pPr>
            <w:r w:rsidRPr="007036CE">
              <w:rPr>
                <w:szCs w:val="22"/>
              </w:rPr>
              <w:t>-</w:t>
            </w:r>
          </w:p>
        </w:tc>
      </w:tr>
      <w:tr w:rsidR="00EE4D6D" w:rsidRPr="007036CE" w14:paraId="1EB7B5E6" w14:textId="77777777" w:rsidTr="00974EB0">
        <w:tc>
          <w:tcPr>
            <w:tcW w:w="1100" w:type="pct"/>
          </w:tcPr>
          <w:p w14:paraId="7D5AA67D" w14:textId="77777777" w:rsidR="00EE4D6D" w:rsidRPr="007036CE" w:rsidRDefault="00EE4D6D" w:rsidP="00EE4D6D">
            <w:pPr>
              <w:pStyle w:val="GOSTTablenorm"/>
            </w:pPr>
            <w:r w:rsidRPr="007036CE">
              <w:rPr>
                <w:szCs w:val="22"/>
              </w:rPr>
              <w:t>Идентификатор строки</w:t>
            </w:r>
          </w:p>
        </w:tc>
        <w:tc>
          <w:tcPr>
            <w:tcW w:w="734" w:type="pct"/>
          </w:tcPr>
          <w:p w14:paraId="19B1F6E2" w14:textId="77777777" w:rsidR="00EE4D6D" w:rsidRPr="007036CE" w:rsidRDefault="00EE4D6D" w:rsidP="00EE4D6D">
            <w:pPr>
              <w:pStyle w:val="GOSTTablenorm"/>
              <w:rPr>
                <w:szCs w:val="24"/>
                <w:lang w:val="en-US"/>
              </w:rPr>
            </w:pPr>
            <w:ins w:id="3344" w:author="Сатлер Марина Викторовна" w:date="2024-02-07T16:10:00Z">
              <w:r w:rsidRPr="007036CE">
                <w:rPr>
                  <w:b/>
                  <w:szCs w:val="24"/>
                  <w:lang w:val="en-US"/>
                </w:rPr>
                <w:t>SECTION_</w:t>
              </w:r>
              <w:r w:rsidRPr="007036CE">
                <w:rPr>
                  <w:b/>
                  <w:szCs w:val="24"/>
                </w:rPr>
                <w:t>1:</w:t>
              </w:r>
            </w:ins>
            <w:ins w:id="3345" w:author="Сатлер Марина Викторовна" w:date="2024-06-11T14:20:00Z">
              <w:r w:rsidRPr="007036CE">
                <w:rPr>
                  <w:szCs w:val="24"/>
                  <w:lang w:val="en-US"/>
                </w:rPr>
                <w:t>id</w:t>
              </w:r>
            </w:ins>
            <w:del w:id="3346" w:author="Сатлер Марина Викторовна" w:date="2024-06-11T14:20:00Z">
              <w:r w:rsidRPr="007036CE" w:rsidDel="00240EDB">
                <w:rPr>
                  <w:szCs w:val="24"/>
                  <w:lang w:val="en-US"/>
                </w:rPr>
                <w:delText>ID</w:delText>
              </w:r>
            </w:del>
          </w:p>
        </w:tc>
        <w:tc>
          <w:tcPr>
            <w:tcW w:w="519" w:type="pct"/>
          </w:tcPr>
          <w:p w14:paraId="5B58FE1D" w14:textId="77777777" w:rsidR="00EE4D6D" w:rsidRPr="007036CE" w:rsidRDefault="00EE4D6D" w:rsidP="00EE4D6D">
            <w:pPr>
              <w:pStyle w:val="GOSTTablenorm"/>
            </w:pPr>
            <w:r w:rsidRPr="007036CE">
              <w:rPr>
                <w:szCs w:val="22"/>
              </w:rPr>
              <w:t>Число</w:t>
            </w:r>
          </w:p>
        </w:tc>
        <w:tc>
          <w:tcPr>
            <w:tcW w:w="300" w:type="pct"/>
          </w:tcPr>
          <w:p w14:paraId="0019795A" w14:textId="77777777" w:rsidR="00EE4D6D" w:rsidRPr="007036CE" w:rsidRDefault="00EE4D6D" w:rsidP="00EE4D6D">
            <w:pPr>
              <w:pStyle w:val="GOSTTablenorm"/>
            </w:pPr>
            <w:r w:rsidRPr="007036CE">
              <w:rPr>
                <w:szCs w:val="22"/>
              </w:rPr>
              <w:t>Да</w:t>
            </w:r>
          </w:p>
        </w:tc>
        <w:tc>
          <w:tcPr>
            <w:tcW w:w="308" w:type="pct"/>
          </w:tcPr>
          <w:p w14:paraId="6C512ADD" w14:textId="77777777" w:rsidR="00EE4D6D" w:rsidRPr="007036CE" w:rsidRDefault="00EE4D6D" w:rsidP="00EE4D6D">
            <w:pPr>
              <w:pStyle w:val="GOSTTablenorm"/>
            </w:pPr>
            <w:r w:rsidRPr="007036CE">
              <w:rPr>
                <w:szCs w:val="22"/>
              </w:rPr>
              <w:t>&lt;=20</w:t>
            </w:r>
          </w:p>
        </w:tc>
        <w:tc>
          <w:tcPr>
            <w:tcW w:w="2039" w:type="pct"/>
          </w:tcPr>
          <w:p w14:paraId="00E650D5" w14:textId="77777777" w:rsidR="00EE4D6D" w:rsidRPr="007036CE" w:rsidRDefault="00EE4D6D" w:rsidP="00EE4D6D">
            <w:pPr>
              <w:pStyle w:val="GOSTTablenorm"/>
            </w:pPr>
            <w:r w:rsidRPr="007036CE">
              <w:rPr>
                <w:szCs w:val="22"/>
              </w:rPr>
              <w:t>Указывается технический идентификатор строки</w:t>
            </w:r>
          </w:p>
        </w:tc>
      </w:tr>
      <w:tr w:rsidR="00EE4D6D" w:rsidRPr="007036CE" w14:paraId="45E66F20" w14:textId="77777777" w:rsidTr="00974EB0">
        <w:tc>
          <w:tcPr>
            <w:tcW w:w="1100" w:type="pct"/>
          </w:tcPr>
          <w:p w14:paraId="08CA0D14" w14:textId="77777777" w:rsidR="00EE4D6D" w:rsidRPr="007036CE" w:rsidRDefault="00EE4D6D" w:rsidP="00EE4D6D">
            <w:pPr>
              <w:pStyle w:val="GOSTTablenorm"/>
              <w:rPr>
                <w:szCs w:val="22"/>
              </w:rPr>
            </w:pPr>
            <w:r w:rsidRPr="007036CE">
              <w:t>Номер строки</w:t>
            </w:r>
          </w:p>
        </w:tc>
        <w:tc>
          <w:tcPr>
            <w:tcW w:w="734" w:type="pct"/>
          </w:tcPr>
          <w:p w14:paraId="4A64730C" w14:textId="77777777" w:rsidR="00EE4D6D" w:rsidRPr="007036CE" w:rsidRDefault="00EE4D6D" w:rsidP="00EE4D6D">
            <w:pPr>
              <w:pStyle w:val="GOSTTablenorm"/>
              <w:rPr>
                <w:szCs w:val="24"/>
                <w:lang w:val="en-US"/>
              </w:rPr>
            </w:pPr>
            <w:ins w:id="3347" w:author="Сатлер Марина Викторовна" w:date="2024-02-07T16:10:00Z">
              <w:r w:rsidRPr="007036CE">
                <w:rPr>
                  <w:b/>
                  <w:szCs w:val="24"/>
                  <w:lang w:val="en-US"/>
                </w:rPr>
                <w:t>SECTION_</w:t>
              </w:r>
              <w:r w:rsidRPr="007036CE">
                <w:rPr>
                  <w:b/>
                  <w:szCs w:val="24"/>
                </w:rPr>
                <w:t>1:</w:t>
              </w:r>
            </w:ins>
            <w:r w:rsidRPr="007036CE">
              <w:rPr>
                <w:szCs w:val="24"/>
                <w:lang w:val="en-US"/>
              </w:rPr>
              <w:t>NUMBROW</w:t>
            </w:r>
          </w:p>
        </w:tc>
        <w:tc>
          <w:tcPr>
            <w:tcW w:w="519" w:type="pct"/>
          </w:tcPr>
          <w:p w14:paraId="0A9E6D17" w14:textId="77777777" w:rsidR="00EE4D6D" w:rsidRPr="007036CE" w:rsidRDefault="00EE4D6D" w:rsidP="00EE4D6D">
            <w:pPr>
              <w:pStyle w:val="GOSTTablenorm"/>
            </w:pPr>
            <w:r w:rsidRPr="007036CE">
              <w:rPr>
                <w:szCs w:val="22"/>
              </w:rPr>
              <w:t>Строка</w:t>
            </w:r>
          </w:p>
        </w:tc>
        <w:tc>
          <w:tcPr>
            <w:tcW w:w="300" w:type="pct"/>
          </w:tcPr>
          <w:p w14:paraId="7ACBBF5A" w14:textId="77777777" w:rsidR="00EE4D6D" w:rsidRPr="007036CE" w:rsidRDefault="00EE4D6D" w:rsidP="00EE4D6D">
            <w:pPr>
              <w:pStyle w:val="GOSTTablenorm"/>
            </w:pPr>
            <w:r w:rsidRPr="007036CE">
              <w:rPr>
                <w:szCs w:val="22"/>
              </w:rPr>
              <w:t>Да</w:t>
            </w:r>
          </w:p>
        </w:tc>
        <w:tc>
          <w:tcPr>
            <w:tcW w:w="308" w:type="pct"/>
          </w:tcPr>
          <w:p w14:paraId="7578E224" w14:textId="77777777" w:rsidR="00EE4D6D" w:rsidRPr="007036CE" w:rsidRDefault="00EE4D6D" w:rsidP="00EE4D6D">
            <w:pPr>
              <w:pStyle w:val="GOSTTablenorm"/>
            </w:pPr>
            <w:r w:rsidRPr="007036CE">
              <w:rPr>
                <w:szCs w:val="22"/>
                <w:lang w:val="en-US"/>
              </w:rPr>
              <w:t>&lt;=20</w:t>
            </w:r>
          </w:p>
        </w:tc>
        <w:tc>
          <w:tcPr>
            <w:tcW w:w="2039" w:type="pct"/>
          </w:tcPr>
          <w:p w14:paraId="3988886C" w14:textId="77777777" w:rsidR="00EE4D6D" w:rsidRPr="007036CE" w:rsidRDefault="00EE4D6D" w:rsidP="00EE4D6D">
            <w:pPr>
              <w:pStyle w:val="GOSTTablenorm"/>
            </w:pPr>
            <w:r w:rsidRPr="007036CE">
              <w:rPr>
                <w:szCs w:val="22"/>
              </w:rPr>
              <w:t>Указывается порядковый номер строки по разделу «ЛБО»</w:t>
            </w:r>
          </w:p>
        </w:tc>
      </w:tr>
      <w:tr w:rsidR="00EE4D6D" w:rsidRPr="007036CE" w14:paraId="0AE941E0" w14:textId="77777777" w:rsidTr="00974EB0">
        <w:tc>
          <w:tcPr>
            <w:tcW w:w="1100" w:type="pct"/>
          </w:tcPr>
          <w:p w14:paraId="3441FAF0" w14:textId="77777777" w:rsidR="00EE4D6D" w:rsidRPr="007036CE" w:rsidRDefault="00EE4D6D" w:rsidP="00EE4D6D">
            <w:pPr>
              <w:pStyle w:val="GOSTTablenorm"/>
            </w:pPr>
            <w:r w:rsidRPr="007036CE">
              <w:rPr>
                <w:szCs w:val="22"/>
              </w:rPr>
              <w:t>Признак детальной строки</w:t>
            </w:r>
          </w:p>
        </w:tc>
        <w:tc>
          <w:tcPr>
            <w:tcW w:w="734" w:type="pct"/>
          </w:tcPr>
          <w:p w14:paraId="62449AA2" w14:textId="77777777" w:rsidR="00EE4D6D" w:rsidRPr="007036CE" w:rsidRDefault="00EE4D6D" w:rsidP="00EE4D6D">
            <w:pPr>
              <w:pStyle w:val="GOSTTablenorm"/>
              <w:rPr>
                <w:szCs w:val="24"/>
                <w:lang w:val="en-US"/>
              </w:rPr>
            </w:pPr>
            <w:ins w:id="3348" w:author="Сатлер Марина Викторовна" w:date="2024-02-07T16:10:00Z">
              <w:r w:rsidRPr="007036CE">
                <w:rPr>
                  <w:b/>
                  <w:szCs w:val="24"/>
                  <w:lang w:val="en-US"/>
                </w:rPr>
                <w:t>SECTION_</w:t>
              </w:r>
              <w:r w:rsidRPr="007036CE">
                <w:rPr>
                  <w:b/>
                  <w:szCs w:val="24"/>
                </w:rPr>
                <w:t>1:</w:t>
              </w:r>
            </w:ins>
            <w:r w:rsidRPr="007036CE">
              <w:t>SIGNKB</w:t>
            </w:r>
            <w:r w:rsidRPr="007036CE">
              <w:lastRenderedPageBreak/>
              <w:t>K</w:t>
            </w:r>
          </w:p>
        </w:tc>
        <w:tc>
          <w:tcPr>
            <w:tcW w:w="519" w:type="pct"/>
          </w:tcPr>
          <w:p w14:paraId="7CED23B2" w14:textId="77777777" w:rsidR="00EE4D6D" w:rsidRPr="007036CE" w:rsidRDefault="00EE4D6D" w:rsidP="00EE4D6D">
            <w:pPr>
              <w:pStyle w:val="GOSTTablenorm"/>
            </w:pPr>
            <w:r w:rsidRPr="007036CE">
              <w:rPr>
                <w:szCs w:val="22"/>
              </w:rPr>
              <w:lastRenderedPageBreak/>
              <w:t>Строка</w:t>
            </w:r>
          </w:p>
        </w:tc>
        <w:tc>
          <w:tcPr>
            <w:tcW w:w="300" w:type="pct"/>
          </w:tcPr>
          <w:p w14:paraId="307F649E" w14:textId="77777777" w:rsidR="00EE4D6D" w:rsidRPr="007036CE" w:rsidRDefault="00EE4D6D" w:rsidP="00EE4D6D">
            <w:pPr>
              <w:pStyle w:val="GOSTTablenorm"/>
            </w:pPr>
            <w:r w:rsidRPr="007036CE">
              <w:rPr>
                <w:szCs w:val="22"/>
              </w:rPr>
              <w:t>Да</w:t>
            </w:r>
          </w:p>
        </w:tc>
        <w:tc>
          <w:tcPr>
            <w:tcW w:w="308" w:type="pct"/>
          </w:tcPr>
          <w:p w14:paraId="2243CC1B" w14:textId="77777777" w:rsidR="00EE4D6D" w:rsidRPr="007036CE" w:rsidRDefault="00EE4D6D" w:rsidP="00EE4D6D">
            <w:pPr>
              <w:pStyle w:val="GOSTTablenorm"/>
            </w:pPr>
            <w:r w:rsidRPr="007036CE">
              <w:rPr>
                <w:szCs w:val="22"/>
              </w:rPr>
              <w:t>=1</w:t>
            </w:r>
          </w:p>
        </w:tc>
        <w:tc>
          <w:tcPr>
            <w:tcW w:w="2039" w:type="pct"/>
          </w:tcPr>
          <w:p w14:paraId="1DF9DEF5" w14:textId="77777777" w:rsidR="00EE4D6D" w:rsidRPr="007036CE" w:rsidRDefault="00EE4D6D" w:rsidP="00EE4D6D">
            <w:pPr>
              <w:pStyle w:val="GOSTTablenorm"/>
              <w:rPr>
                <w:szCs w:val="22"/>
              </w:rPr>
            </w:pPr>
            <w:r w:rsidRPr="007036CE">
              <w:rPr>
                <w:szCs w:val="22"/>
              </w:rPr>
              <w:t>Указывается признак детальной строки.</w:t>
            </w:r>
          </w:p>
          <w:p w14:paraId="15EB2ADB" w14:textId="77777777" w:rsidR="00EE4D6D" w:rsidRPr="007036CE" w:rsidRDefault="00EE4D6D" w:rsidP="00EE4D6D">
            <w:pPr>
              <w:pStyle w:val="GOSTTablenorm"/>
              <w:rPr>
                <w:szCs w:val="22"/>
              </w:rPr>
            </w:pPr>
            <w:r w:rsidRPr="007036CE">
              <w:rPr>
                <w:szCs w:val="22"/>
              </w:rPr>
              <w:lastRenderedPageBreak/>
              <w:t>Возможные значения:</w:t>
            </w:r>
          </w:p>
          <w:p w14:paraId="79D7E2D4" w14:textId="77777777" w:rsidR="00EE4D6D" w:rsidRPr="007036CE" w:rsidRDefault="00EE4D6D" w:rsidP="00EE4D6D">
            <w:pPr>
              <w:pStyle w:val="GOSTTableListMark1"/>
              <w:numPr>
                <w:ilvl w:val="0"/>
                <w:numId w:val="2"/>
              </w:numPr>
            </w:pPr>
            <w:r w:rsidRPr="007036CE">
              <w:t>«N» – детализированный КБК;</w:t>
            </w:r>
          </w:p>
          <w:p w14:paraId="6A25E5F6" w14:textId="77777777" w:rsidR="00EE4D6D" w:rsidRPr="007036CE" w:rsidRDefault="00EE4D6D" w:rsidP="00EE4D6D">
            <w:pPr>
              <w:pStyle w:val="GOSTTableListMark1"/>
              <w:numPr>
                <w:ilvl w:val="0"/>
                <w:numId w:val="2"/>
              </w:numPr>
            </w:pPr>
            <w:r w:rsidRPr="007036CE">
              <w:t>«X» – недетализированный КБК;</w:t>
            </w:r>
          </w:p>
          <w:p w14:paraId="4AF3ED73" w14:textId="77777777" w:rsidR="00EE4D6D" w:rsidRPr="007036CE" w:rsidRDefault="00EE4D6D" w:rsidP="00EE4D6D">
            <w:pPr>
              <w:pStyle w:val="GOSTTableListMark1"/>
              <w:numPr>
                <w:ilvl w:val="0"/>
                <w:numId w:val="2"/>
              </w:numPr>
            </w:pPr>
            <w:r w:rsidRPr="007036CE">
              <w:t>«Y» – итоговая строка раздела документа</w:t>
            </w:r>
          </w:p>
        </w:tc>
      </w:tr>
      <w:tr w:rsidR="00EE4D6D" w:rsidRPr="007036CE" w14:paraId="2C333B7A" w14:textId="77777777" w:rsidTr="00974EB0">
        <w:tc>
          <w:tcPr>
            <w:tcW w:w="1100" w:type="pct"/>
          </w:tcPr>
          <w:p w14:paraId="3190F3D6" w14:textId="77777777" w:rsidR="00EE4D6D" w:rsidRPr="007036CE" w:rsidRDefault="00EE4D6D" w:rsidP="00EE4D6D">
            <w:pPr>
              <w:pStyle w:val="GOSTTablenorm"/>
              <w:rPr>
                <w:szCs w:val="22"/>
              </w:rPr>
            </w:pPr>
            <w:r w:rsidRPr="007036CE">
              <w:rPr>
                <w:szCs w:val="22"/>
              </w:rPr>
              <w:lastRenderedPageBreak/>
              <w:t>КБК</w:t>
            </w:r>
          </w:p>
        </w:tc>
        <w:tc>
          <w:tcPr>
            <w:tcW w:w="734" w:type="pct"/>
          </w:tcPr>
          <w:p w14:paraId="20E71AD5" w14:textId="77777777" w:rsidR="00EE4D6D" w:rsidRPr="007036CE" w:rsidRDefault="00EE4D6D" w:rsidP="00EE4D6D">
            <w:pPr>
              <w:pStyle w:val="GOSTTablenorm"/>
            </w:pPr>
            <w:ins w:id="3349" w:author="Сатлер Марина Викторовна" w:date="2024-02-07T16:10:00Z">
              <w:r w:rsidRPr="007036CE">
                <w:rPr>
                  <w:b/>
                  <w:szCs w:val="24"/>
                  <w:lang w:val="en-US"/>
                </w:rPr>
                <w:t>SECTION_</w:t>
              </w:r>
              <w:r w:rsidRPr="007036CE">
                <w:rPr>
                  <w:b/>
                  <w:szCs w:val="24"/>
                </w:rPr>
                <w:t>1:</w:t>
              </w:r>
            </w:ins>
            <w:r w:rsidRPr="007036CE">
              <w:rPr>
                <w:szCs w:val="24"/>
                <w:lang w:val="en-US"/>
              </w:rPr>
              <w:t>KBK</w:t>
            </w:r>
          </w:p>
        </w:tc>
        <w:tc>
          <w:tcPr>
            <w:tcW w:w="519" w:type="pct"/>
          </w:tcPr>
          <w:p w14:paraId="5CFD18CC" w14:textId="77777777" w:rsidR="00EE4D6D" w:rsidRPr="007036CE" w:rsidRDefault="00EE4D6D" w:rsidP="00EE4D6D">
            <w:pPr>
              <w:pStyle w:val="GOSTTablenorm"/>
            </w:pPr>
            <w:r w:rsidRPr="007036CE">
              <w:rPr>
                <w:szCs w:val="22"/>
              </w:rPr>
              <w:t>Строка</w:t>
            </w:r>
          </w:p>
        </w:tc>
        <w:tc>
          <w:tcPr>
            <w:tcW w:w="300" w:type="pct"/>
          </w:tcPr>
          <w:p w14:paraId="74AD2585" w14:textId="77777777" w:rsidR="00EE4D6D" w:rsidRPr="007036CE" w:rsidRDefault="00EE4D6D" w:rsidP="00EE4D6D">
            <w:pPr>
              <w:pStyle w:val="GOSTTablenorm"/>
            </w:pPr>
            <w:r w:rsidRPr="007036CE">
              <w:rPr>
                <w:szCs w:val="22"/>
              </w:rPr>
              <w:t>Да</w:t>
            </w:r>
          </w:p>
        </w:tc>
        <w:tc>
          <w:tcPr>
            <w:tcW w:w="308" w:type="pct"/>
          </w:tcPr>
          <w:p w14:paraId="3185503C" w14:textId="77777777" w:rsidR="00EE4D6D" w:rsidRPr="007036CE" w:rsidRDefault="00EE4D6D" w:rsidP="00EE4D6D">
            <w:pPr>
              <w:pStyle w:val="GOSTTablenorm"/>
            </w:pPr>
            <w:r w:rsidRPr="007036CE">
              <w:rPr>
                <w:szCs w:val="22"/>
              </w:rPr>
              <w:t>=20</w:t>
            </w:r>
          </w:p>
        </w:tc>
        <w:tc>
          <w:tcPr>
            <w:tcW w:w="2039" w:type="pct"/>
          </w:tcPr>
          <w:p w14:paraId="6263DD72" w14:textId="77777777" w:rsidR="00EE4D6D" w:rsidRPr="007036CE" w:rsidRDefault="00EE4D6D" w:rsidP="00EE4D6D">
            <w:pPr>
              <w:pStyle w:val="GOSTTablenorm"/>
            </w:pPr>
            <w:r w:rsidRPr="007036CE">
              <w:rPr>
                <w:szCs w:val="22"/>
              </w:rPr>
              <w:t>Указывается код по бюджетной классификации для отражения операции на ЛС ГРБС</w:t>
            </w:r>
          </w:p>
        </w:tc>
      </w:tr>
      <w:tr w:rsidR="00EE4D6D" w:rsidRPr="007036CE" w14:paraId="76EB969B" w14:textId="77777777" w:rsidTr="00974EB0">
        <w:tc>
          <w:tcPr>
            <w:tcW w:w="1100" w:type="pct"/>
          </w:tcPr>
          <w:p w14:paraId="447D81B9" w14:textId="77777777" w:rsidR="00EE4D6D" w:rsidRPr="007036CE" w:rsidRDefault="00EE4D6D" w:rsidP="00EE4D6D">
            <w:pPr>
              <w:pStyle w:val="GOSTTablenorm"/>
              <w:rPr>
                <w:szCs w:val="22"/>
              </w:rPr>
            </w:pPr>
            <w:r w:rsidRPr="007036CE">
              <w:rPr>
                <w:szCs w:val="22"/>
              </w:rPr>
              <w:t>Тип КБК</w:t>
            </w:r>
          </w:p>
        </w:tc>
        <w:tc>
          <w:tcPr>
            <w:tcW w:w="734" w:type="pct"/>
          </w:tcPr>
          <w:p w14:paraId="1DE67E36" w14:textId="77777777" w:rsidR="00EE4D6D" w:rsidRPr="007036CE" w:rsidRDefault="00EE4D6D" w:rsidP="00EE4D6D">
            <w:pPr>
              <w:pStyle w:val="GOSTTablenorm"/>
              <w:rPr>
                <w:szCs w:val="24"/>
                <w:lang w:val="en-US"/>
              </w:rPr>
            </w:pPr>
            <w:ins w:id="3350" w:author="Сатлер Марина Викторовна" w:date="2024-02-07T16:10:00Z">
              <w:r w:rsidRPr="007036CE">
                <w:rPr>
                  <w:b/>
                  <w:szCs w:val="24"/>
                  <w:lang w:val="en-US"/>
                </w:rPr>
                <w:t>SECTION_</w:t>
              </w:r>
              <w:r w:rsidRPr="007036CE">
                <w:rPr>
                  <w:b/>
                  <w:szCs w:val="24"/>
                </w:rPr>
                <w:t>1:</w:t>
              </w:r>
            </w:ins>
            <w:r w:rsidRPr="007036CE">
              <w:rPr>
                <w:szCs w:val="24"/>
              </w:rPr>
              <w:t>TYPEKBK</w:t>
            </w:r>
          </w:p>
        </w:tc>
        <w:tc>
          <w:tcPr>
            <w:tcW w:w="519" w:type="pct"/>
          </w:tcPr>
          <w:p w14:paraId="2E849597" w14:textId="77777777" w:rsidR="00EE4D6D" w:rsidRPr="007036CE" w:rsidRDefault="00EE4D6D" w:rsidP="00EE4D6D">
            <w:pPr>
              <w:pStyle w:val="GOSTTablenorm"/>
            </w:pPr>
            <w:r w:rsidRPr="007036CE">
              <w:rPr>
                <w:szCs w:val="22"/>
              </w:rPr>
              <w:t>Строка</w:t>
            </w:r>
          </w:p>
        </w:tc>
        <w:tc>
          <w:tcPr>
            <w:tcW w:w="300" w:type="pct"/>
          </w:tcPr>
          <w:p w14:paraId="2F6B8FA2" w14:textId="77777777" w:rsidR="00EE4D6D" w:rsidRPr="007036CE" w:rsidRDefault="00EE4D6D" w:rsidP="00EE4D6D">
            <w:pPr>
              <w:pStyle w:val="GOSTTablenorm"/>
            </w:pPr>
            <w:r w:rsidRPr="007036CE">
              <w:rPr>
                <w:szCs w:val="22"/>
              </w:rPr>
              <w:t>Да</w:t>
            </w:r>
          </w:p>
        </w:tc>
        <w:tc>
          <w:tcPr>
            <w:tcW w:w="308" w:type="pct"/>
          </w:tcPr>
          <w:p w14:paraId="4C720228" w14:textId="77777777" w:rsidR="00EE4D6D" w:rsidRPr="007036CE" w:rsidRDefault="00EE4D6D" w:rsidP="00EE4D6D">
            <w:pPr>
              <w:pStyle w:val="GOSTTablenorm"/>
            </w:pPr>
            <w:r w:rsidRPr="007036CE">
              <w:rPr>
                <w:szCs w:val="22"/>
              </w:rPr>
              <w:t>=2</w:t>
            </w:r>
          </w:p>
        </w:tc>
        <w:tc>
          <w:tcPr>
            <w:tcW w:w="2039" w:type="pct"/>
          </w:tcPr>
          <w:p w14:paraId="4CC99D3C" w14:textId="77777777" w:rsidR="00EE4D6D" w:rsidRPr="007036CE" w:rsidRDefault="00EE4D6D" w:rsidP="00EE4D6D">
            <w:pPr>
              <w:pStyle w:val="GOSTTablenorm"/>
              <w:rPr>
                <w:szCs w:val="22"/>
              </w:rPr>
            </w:pPr>
            <w:r w:rsidRPr="007036CE">
              <w:rPr>
                <w:szCs w:val="22"/>
              </w:rPr>
              <w:t>Указывается тип кода по бюджетной классификации.</w:t>
            </w:r>
          </w:p>
          <w:p w14:paraId="6DA1E56E" w14:textId="5C36BF3A" w:rsidR="00EE4D6D" w:rsidRPr="007036CE" w:rsidRDefault="00EE4D6D" w:rsidP="00EE4D6D">
            <w:pPr>
              <w:pStyle w:val="GOSTTablenorm"/>
            </w:pPr>
            <w:r w:rsidRPr="007036CE">
              <w:rPr>
                <w:szCs w:val="22"/>
              </w:rPr>
              <w:t xml:space="preserve">Заполняется значением «11» </w:t>
            </w:r>
            <w:r w:rsidR="00FB1651" w:rsidRPr="007036CE">
              <w:t>–</w:t>
            </w:r>
            <w:r w:rsidRPr="007036CE">
              <w:rPr>
                <w:szCs w:val="22"/>
              </w:rPr>
              <w:t xml:space="preserve"> Лимитируемые расходы</w:t>
            </w:r>
          </w:p>
        </w:tc>
      </w:tr>
      <w:tr w:rsidR="00EE4D6D" w:rsidRPr="007036CE" w14:paraId="101D331B" w14:textId="77777777" w:rsidTr="00974EB0">
        <w:tc>
          <w:tcPr>
            <w:tcW w:w="1100" w:type="pct"/>
          </w:tcPr>
          <w:p w14:paraId="46FDBD02" w14:textId="77777777" w:rsidR="00EE4D6D" w:rsidRPr="007036CE" w:rsidRDefault="00EE4D6D" w:rsidP="00EE4D6D">
            <w:pPr>
              <w:pStyle w:val="GOSTTablenorm"/>
              <w:rPr>
                <w:szCs w:val="22"/>
              </w:rPr>
            </w:pPr>
            <w:r w:rsidRPr="007036CE">
              <w:rPr>
                <w:szCs w:val="22"/>
              </w:rPr>
              <w:t>Код цели</w:t>
            </w:r>
          </w:p>
        </w:tc>
        <w:tc>
          <w:tcPr>
            <w:tcW w:w="734" w:type="pct"/>
          </w:tcPr>
          <w:p w14:paraId="0F48C395" w14:textId="77777777" w:rsidR="00EE4D6D" w:rsidRPr="007036CE" w:rsidRDefault="00EE4D6D" w:rsidP="00EE4D6D">
            <w:pPr>
              <w:pStyle w:val="GOSTTablenorm"/>
              <w:rPr>
                <w:szCs w:val="24"/>
              </w:rPr>
            </w:pPr>
            <w:ins w:id="3351" w:author="Сатлер Марина Викторовна" w:date="2024-02-07T16:10:00Z">
              <w:r w:rsidRPr="007036CE">
                <w:rPr>
                  <w:b/>
                  <w:szCs w:val="24"/>
                  <w:lang w:val="en-US"/>
                </w:rPr>
                <w:t>SECTION_</w:t>
              </w:r>
              <w:r w:rsidRPr="007036CE">
                <w:rPr>
                  <w:b/>
                  <w:szCs w:val="24"/>
                </w:rPr>
                <w:t>1:</w:t>
              </w:r>
            </w:ins>
            <w:r w:rsidRPr="007036CE">
              <w:rPr>
                <w:szCs w:val="24"/>
              </w:rPr>
              <w:t>TARGETCODE</w:t>
            </w:r>
          </w:p>
        </w:tc>
        <w:tc>
          <w:tcPr>
            <w:tcW w:w="519" w:type="pct"/>
          </w:tcPr>
          <w:p w14:paraId="7583D409" w14:textId="77777777" w:rsidR="00EE4D6D" w:rsidRPr="007036CE" w:rsidRDefault="00EE4D6D" w:rsidP="00EE4D6D">
            <w:pPr>
              <w:pStyle w:val="GOSTTablenorm"/>
            </w:pPr>
            <w:r w:rsidRPr="007036CE">
              <w:rPr>
                <w:szCs w:val="22"/>
              </w:rPr>
              <w:t>Строка</w:t>
            </w:r>
          </w:p>
        </w:tc>
        <w:tc>
          <w:tcPr>
            <w:tcW w:w="300" w:type="pct"/>
          </w:tcPr>
          <w:p w14:paraId="5D6A6437" w14:textId="77777777" w:rsidR="00EE4D6D" w:rsidRPr="007036CE" w:rsidRDefault="00EE4D6D" w:rsidP="00EE4D6D">
            <w:pPr>
              <w:pStyle w:val="GOSTTablenorm"/>
            </w:pPr>
            <w:r w:rsidRPr="007036CE">
              <w:rPr>
                <w:szCs w:val="22"/>
              </w:rPr>
              <w:t>Нет</w:t>
            </w:r>
          </w:p>
        </w:tc>
        <w:tc>
          <w:tcPr>
            <w:tcW w:w="308" w:type="pct"/>
          </w:tcPr>
          <w:p w14:paraId="55937110" w14:textId="77777777" w:rsidR="00EE4D6D" w:rsidRPr="007036CE" w:rsidRDefault="00EE4D6D" w:rsidP="00EE4D6D">
            <w:pPr>
              <w:pStyle w:val="GOSTTablenorm"/>
            </w:pPr>
            <w:r w:rsidRPr="007036CE">
              <w:rPr>
                <w:szCs w:val="22"/>
                <w:lang w:val="en-US"/>
              </w:rPr>
              <w:t>&lt;=25</w:t>
            </w:r>
          </w:p>
        </w:tc>
        <w:tc>
          <w:tcPr>
            <w:tcW w:w="2039" w:type="pct"/>
          </w:tcPr>
          <w:p w14:paraId="14655FE9" w14:textId="77777777" w:rsidR="00EE4D6D" w:rsidRPr="007036CE" w:rsidRDefault="00EE4D6D" w:rsidP="00EE4D6D">
            <w:pPr>
              <w:pStyle w:val="GOSTTablenorm"/>
            </w:pPr>
            <w:r w:rsidRPr="007036CE">
              <w:rPr>
                <w:bCs/>
                <w:szCs w:val="22"/>
              </w:rPr>
              <w:t>Указывается код цели (аналитический код) для отражения операции на ЛС ГРБС (при наличии)</w:t>
            </w:r>
          </w:p>
        </w:tc>
      </w:tr>
      <w:tr w:rsidR="00EE4D6D" w:rsidRPr="007036CE" w14:paraId="0EBE9392" w14:textId="77777777" w:rsidTr="00974EB0">
        <w:tc>
          <w:tcPr>
            <w:tcW w:w="1100" w:type="pct"/>
          </w:tcPr>
          <w:p w14:paraId="4B3E54E5" w14:textId="77777777" w:rsidR="00EE4D6D" w:rsidRPr="007036CE" w:rsidRDefault="00EE4D6D" w:rsidP="00EE4D6D">
            <w:pPr>
              <w:pStyle w:val="GOSTTablenorm"/>
              <w:rPr>
                <w:szCs w:val="22"/>
              </w:rPr>
            </w:pPr>
            <w:r w:rsidRPr="007036CE">
              <w:rPr>
                <w:szCs w:val="22"/>
              </w:rPr>
              <w:t>Код ОКС</w:t>
            </w:r>
          </w:p>
        </w:tc>
        <w:tc>
          <w:tcPr>
            <w:tcW w:w="734" w:type="pct"/>
          </w:tcPr>
          <w:p w14:paraId="314BB6F9" w14:textId="77777777" w:rsidR="00EE4D6D" w:rsidRPr="007036CE" w:rsidRDefault="00EE4D6D" w:rsidP="00EE4D6D">
            <w:pPr>
              <w:pStyle w:val="GOSTTablenorm"/>
              <w:rPr>
                <w:szCs w:val="24"/>
              </w:rPr>
            </w:pPr>
            <w:ins w:id="3352" w:author="Сатлер Марина Викторовна" w:date="2024-02-07T16:10:00Z">
              <w:r w:rsidRPr="007036CE">
                <w:rPr>
                  <w:b/>
                  <w:szCs w:val="24"/>
                  <w:lang w:val="en-US"/>
                </w:rPr>
                <w:t>SECTION_</w:t>
              </w:r>
              <w:r w:rsidRPr="007036CE">
                <w:rPr>
                  <w:b/>
                  <w:szCs w:val="24"/>
                </w:rPr>
                <w:t>1:</w:t>
              </w:r>
            </w:ins>
            <w:r w:rsidRPr="007036CE">
              <w:rPr>
                <w:szCs w:val="24"/>
                <w:lang w:val="en-US"/>
              </w:rPr>
              <w:t>OKSCODE</w:t>
            </w:r>
          </w:p>
        </w:tc>
        <w:tc>
          <w:tcPr>
            <w:tcW w:w="519" w:type="pct"/>
          </w:tcPr>
          <w:p w14:paraId="40B749DF" w14:textId="77777777" w:rsidR="00EE4D6D" w:rsidRPr="007036CE" w:rsidRDefault="00EE4D6D" w:rsidP="00EE4D6D">
            <w:pPr>
              <w:pStyle w:val="GOSTTablenorm"/>
            </w:pPr>
            <w:r w:rsidRPr="007036CE">
              <w:rPr>
                <w:szCs w:val="22"/>
              </w:rPr>
              <w:t>Строка</w:t>
            </w:r>
          </w:p>
        </w:tc>
        <w:tc>
          <w:tcPr>
            <w:tcW w:w="300" w:type="pct"/>
          </w:tcPr>
          <w:p w14:paraId="5299BA91" w14:textId="77777777" w:rsidR="00EE4D6D" w:rsidRPr="007036CE" w:rsidRDefault="00EE4D6D" w:rsidP="00EE4D6D">
            <w:pPr>
              <w:pStyle w:val="GOSTTablenorm"/>
            </w:pPr>
            <w:r w:rsidRPr="007036CE">
              <w:rPr>
                <w:szCs w:val="22"/>
              </w:rPr>
              <w:t>Да</w:t>
            </w:r>
          </w:p>
        </w:tc>
        <w:tc>
          <w:tcPr>
            <w:tcW w:w="308" w:type="pct"/>
          </w:tcPr>
          <w:p w14:paraId="6E971C3F" w14:textId="77777777" w:rsidR="00EE4D6D" w:rsidRPr="007036CE" w:rsidRDefault="00EE4D6D" w:rsidP="00EE4D6D">
            <w:pPr>
              <w:pStyle w:val="GOSTTablenorm"/>
            </w:pPr>
            <w:r w:rsidRPr="007036CE">
              <w:rPr>
                <w:szCs w:val="22"/>
                <w:lang w:val="en-US"/>
              </w:rPr>
              <w:t>&lt;=</w:t>
            </w:r>
            <w:r w:rsidRPr="007036CE">
              <w:rPr>
                <w:szCs w:val="22"/>
              </w:rPr>
              <w:t>25</w:t>
            </w:r>
          </w:p>
        </w:tc>
        <w:tc>
          <w:tcPr>
            <w:tcW w:w="2039" w:type="pct"/>
          </w:tcPr>
          <w:p w14:paraId="36239958" w14:textId="77777777" w:rsidR="00EE4D6D" w:rsidRPr="007036CE" w:rsidRDefault="00EE4D6D" w:rsidP="00EE4D6D">
            <w:pPr>
              <w:pStyle w:val="GOSTTablenorm"/>
            </w:pPr>
            <w:r w:rsidRPr="007036CE">
              <w:rPr>
                <w:szCs w:val="22"/>
              </w:rPr>
              <w:t>Указывается код объекта капитального строительства (недвижимого имущества) для отражения операций бюджетных средств на ЛС ГРБС</w:t>
            </w:r>
          </w:p>
        </w:tc>
      </w:tr>
      <w:tr w:rsidR="00EE4D6D" w:rsidRPr="007036CE" w14:paraId="75E5C2EB" w14:textId="77777777" w:rsidTr="00974EB0">
        <w:tc>
          <w:tcPr>
            <w:tcW w:w="1100" w:type="pct"/>
          </w:tcPr>
          <w:p w14:paraId="40301045" w14:textId="77777777" w:rsidR="00EE4D6D" w:rsidRPr="007036CE" w:rsidRDefault="00EE4D6D" w:rsidP="00EE4D6D">
            <w:pPr>
              <w:pStyle w:val="GOSTTablenorm"/>
              <w:rPr>
                <w:szCs w:val="22"/>
              </w:rPr>
            </w:pPr>
            <w:r w:rsidRPr="007036CE">
              <w:rPr>
                <w:szCs w:val="22"/>
              </w:rPr>
              <w:t>Укрупненный КБК</w:t>
            </w:r>
          </w:p>
        </w:tc>
        <w:tc>
          <w:tcPr>
            <w:tcW w:w="734" w:type="pct"/>
          </w:tcPr>
          <w:p w14:paraId="0EED04CE" w14:textId="77777777" w:rsidR="00EE4D6D" w:rsidRPr="007036CE" w:rsidRDefault="00EE4D6D" w:rsidP="00EE4D6D">
            <w:pPr>
              <w:pStyle w:val="GOSTTablenorm"/>
              <w:rPr>
                <w:szCs w:val="24"/>
                <w:lang w:val="en-US"/>
              </w:rPr>
            </w:pPr>
            <w:ins w:id="3353" w:author="Сатлер Марина Викторовна" w:date="2024-02-07T16:10:00Z">
              <w:r w:rsidRPr="007036CE">
                <w:rPr>
                  <w:b/>
                  <w:szCs w:val="24"/>
                  <w:lang w:val="en-US"/>
                </w:rPr>
                <w:t>SECTION_</w:t>
              </w:r>
              <w:r w:rsidRPr="007036CE">
                <w:rPr>
                  <w:b/>
                  <w:szCs w:val="24"/>
                </w:rPr>
                <w:t>1:</w:t>
              </w:r>
            </w:ins>
            <w:r w:rsidRPr="007036CE">
              <w:rPr>
                <w:szCs w:val="24"/>
              </w:rPr>
              <w:t>NULLKBK</w:t>
            </w:r>
          </w:p>
        </w:tc>
        <w:tc>
          <w:tcPr>
            <w:tcW w:w="519" w:type="pct"/>
          </w:tcPr>
          <w:p w14:paraId="35DE0F3B" w14:textId="77777777" w:rsidR="00EE4D6D" w:rsidRPr="007036CE" w:rsidRDefault="00EE4D6D" w:rsidP="00EE4D6D">
            <w:pPr>
              <w:pStyle w:val="GOSTTablenorm"/>
            </w:pPr>
            <w:r w:rsidRPr="007036CE">
              <w:rPr>
                <w:szCs w:val="22"/>
              </w:rPr>
              <w:t>Строка</w:t>
            </w:r>
          </w:p>
        </w:tc>
        <w:tc>
          <w:tcPr>
            <w:tcW w:w="300" w:type="pct"/>
          </w:tcPr>
          <w:p w14:paraId="22FB0D59" w14:textId="77777777" w:rsidR="00EE4D6D" w:rsidRPr="007036CE" w:rsidRDefault="00EE4D6D" w:rsidP="00EE4D6D">
            <w:pPr>
              <w:pStyle w:val="GOSTTablenorm"/>
            </w:pPr>
            <w:r w:rsidRPr="007036CE">
              <w:rPr>
                <w:szCs w:val="22"/>
              </w:rPr>
              <w:t>Да</w:t>
            </w:r>
          </w:p>
        </w:tc>
        <w:tc>
          <w:tcPr>
            <w:tcW w:w="308" w:type="pct"/>
          </w:tcPr>
          <w:p w14:paraId="143BCAAE" w14:textId="77777777" w:rsidR="00EE4D6D" w:rsidRPr="007036CE" w:rsidRDefault="00EE4D6D" w:rsidP="00EE4D6D">
            <w:pPr>
              <w:pStyle w:val="GOSTTablenorm"/>
            </w:pPr>
            <w:r w:rsidRPr="007036CE">
              <w:rPr>
                <w:szCs w:val="22"/>
              </w:rPr>
              <w:t>=20</w:t>
            </w:r>
          </w:p>
        </w:tc>
        <w:tc>
          <w:tcPr>
            <w:tcW w:w="2039" w:type="pct"/>
          </w:tcPr>
          <w:p w14:paraId="54DB234A" w14:textId="77777777" w:rsidR="00EE4D6D" w:rsidRPr="007036CE" w:rsidRDefault="00EE4D6D" w:rsidP="00EE4D6D">
            <w:pPr>
              <w:pStyle w:val="GOSTTablenorm"/>
            </w:pPr>
            <w:r w:rsidRPr="007036CE">
              <w:rPr>
                <w:szCs w:val="22"/>
              </w:rPr>
              <w:t>Указывается укрупненный код по бюджетной классификации.</w:t>
            </w:r>
          </w:p>
        </w:tc>
      </w:tr>
      <w:tr w:rsidR="00EE4D6D" w:rsidRPr="007036CE" w14:paraId="19A97C94" w14:textId="77777777" w:rsidTr="00974EB0">
        <w:tc>
          <w:tcPr>
            <w:tcW w:w="1100" w:type="pct"/>
          </w:tcPr>
          <w:p w14:paraId="0A73A6F0" w14:textId="77777777" w:rsidR="00EE4D6D" w:rsidRPr="007036CE" w:rsidRDefault="00EE4D6D" w:rsidP="00EE4D6D">
            <w:pPr>
              <w:pStyle w:val="GOSTTablenorm"/>
              <w:rPr>
                <w:szCs w:val="22"/>
              </w:rPr>
            </w:pPr>
            <w:r w:rsidRPr="007036CE">
              <w:rPr>
                <w:szCs w:val="22"/>
              </w:rPr>
              <w:t>Номер лицевого счета</w:t>
            </w:r>
          </w:p>
        </w:tc>
        <w:tc>
          <w:tcPr>
            <w:tcW w:w="734" w:type="pct"/>
          </w:tcPr>
          <w:p w14:paraId="11D7F884" w14:textId="77777777" w:rsidR="00EE4D6D" w:rsidRPr="007036CE" w:rsidRDefault="00EE4D6D" w:rsidP="00EE4D6D">
            <w:pPr>
              <w:pStyle w:val="GOSTTablenorm"/>
              <w:rPr>
                <w:szCs w:val="24"/>
              </w:rPr>
            </w:pPr>
            <w:ins w:id="3354" w:author="Сатлер Марина Викторовна" w:date="2024-02-07T16:10:00Z">
              <w:r w:rsidRPr="007036CE">
                <w:rPr>
                  <w:b/>
                  <w:szCs w:val="24"/>
                  <w:lang w:val="en-US"/>
                </w:rPr>
                <w:t>SECTION_</w:t>
              </w:r>
              <w:r w:rsidRPr="007036CE">
                <w:rPr>
                  <w:b/>
                  <w:szCs w:val="24"/>
                </w:rPr>
                <w:t>1:</w:t>
              </w:r>
            </w:ins>
            <w:r w:rsidRPr="007036CE">
              <w:rPr>
                <w:szCs w:val="24"/>
                <w:lang w:val="en-US"/>
              </w:rPr>
              <w:t>PA</w:t>
            </w:r>
          </w:p>
        </w:tc>
        <w:tc>
          <w:tcPr>
            <w:tcW w:w="519" w:type="pct"/>
          </w:tcPr>
          <w:p w14:paraId="2565A3B1" w14:textId="77777777" w:rsidR="00EE4D6D" w:rsidRPr="007036CE" w:rsidRDefault="00EE4D6D" w:rsidP="00EE4D6D">
            <w:pPr>
              <w:pStyle w:val="GOSTTablenorm"/>
            </w:pPr>
            <w:r w:rsidRPr="007036CE">
              <w:rPr>
                <w:szCs w:val="22"/>
              </w:rPr>
              <w:t>Строка</w:t>
            </w:r>
          </w:p>
        </w:tc>
        <w:tc>
          <w:tcPr>
            <w:tcW w:w="300" w:type="pct"/>
          </w:tcPr>
          <w:p w14:paraId="47457892" w14:textId="77777777" w:rsidR="00EE4D6D" w:rsidRPr="007036CE" w:rsidRDefault="00EE4D6D" w:rsidP="00EE4D6D">
            <w:pPr>
              <w:pStyle w:val="GOSTTablenorm"/>
            </w:pPr>
            <w:r w:rsidRPr="007036CE">
              <w:rPr>
                <w:szCs w:val="22"/>
              </w:rPr>
              <w:t>Да</w:t>
            </w:r>
          </w:p>
        </w:tc>
        <w:tc>
          <w:tcPr>
            <w:tcW w:w="308" w:type="pct"/>
          </w:tcPr>
          <w:p w14:paraId="4F2F4684" w14:textId="77777777" w:rsidR="00EE4D6D" w:rsidRPr="007036CE" w:rsidRDefault="00EE4D6D" w:rsidP="00EE4D6D">
            <w:pPr>
              <w:pStyle w:val="GOSTTablenorm"/>
            </w:pPr>
            <w:r w:rsidRPr="007036CE">
              <w:rPr>
                <w:szCs w:val="22"/>
              </w:rPr>
              <w:t>=11</w:t>
            </w:r>
          </w:p>
        </w:tc>
        <w:tc>
          <w:tcPr>
            <w:tcW w:w="2039" w:type="pct"/>
          </w:tcPr>
          <w:p w14:paraId="63B108BF" w14:textId="77777777" w:rsidR="00EE4D6D" w:rsidRPr="007036CE" w:rsidRDefault="00EE4D6D" w:rsidP="00EE4D6D">
            <w:pPr>
              <w:pStyle w:val="GOSTTablenorm"/>
            </w:pPr>
            <w:r w:rsidRPr="007036CE">
              <w:rPr>
                <w:szCs w:val="22"/>
              </w:rPr>
              <w:t>Указывается номер лицевого счета ГРБС</w:t>
            </w:r>
          </w:p>
        </w:tc>
      </w:tr>
      <w:tr w:rsidR="00EE4D6D" w:rsidRPr="007036CE" w14:paraId="4D4065CF" w14:textId="77777777" w:rsidTr="00974EB0">
        <w:tc>
          <w:tcPr>
            <w:tcW w:w="1100" w:type="pct"/>
          </w:tcPr>
          <w:p w14:paraId="161CF08B" w14:textId="77777777" w:rsidR="00EE4D6D" w:rsidRPr="007036CE" w:rsidRDefault="00EE4D6D" w:rsidP="00EE4D6D">
            <w:pPr>
              <w:pStyle w:val="GOSTTablenorm"/>
              <w:rPr>
                <w:szCs w:val="22"/>
              </w:rPr>
            </w:pPr>
            <w:r w:rsidRPr="007036CE">
              <w:rPr>
                <w:szCs w:val="22"/>
              </w:rPr>
              <w:t>Контур</w:t>
            </w:r>
          </w:p>
        </w:tc>
        <w:tc>
          <w:tcPr>
            <w:tcW w:w="734" w:type="pct"/>
          </w:tcPr>
          <w:p w14:paraId="6F44AF81" w14:textId="77777777" w:rsidR="00EE4D6D" w:rsidRPr="007036CE" w:rsidRDefault="00EE4D6D" w:rsidP="00EE4D6D">
            <w:pPr>
              <w:pStyle w:val="GOSTTablenorm"/>
              <w:rPr>
                <w:szCs w:val="24"/>
                <w:lang w:val="en-US"/>
              </w:rPr>
            </w:pPr>
            <w:ins w:id="3355" w:author="Сатлер Марина Викторовна" w:date="2024-02-07T16:10:00Z">
              <w:r w:rsidRPr="007036CE">
                <w:rPr>
                  <w:b/>
                  <w:szCs w:val="24"/>
                  <w:lang w:val="en-US"/>
                </w:rPr>
                <w:t>SECTION_</w:t>
              </w:r>
              <w:r w:rsidRPr="007036CE">
                <w:rPr>
                  <w:b/>
                  <w:szCs w:val="24"/>
                </w:rPr>
                <w:t>1:</w:t>
              </w:r>
            </w:ins>
            <w:r w:rsidRPr="007036CE">
              <w:rPr>
                <w:szCs w:val="22"/>
                <w:lang w:val="en-US"/>
              </w:rPr>
              <w:t>CONTUR</w:t>
            </w:r>
          </w:p>
        </w:tc>
        <w:tc>
          <w:tcPr>
            <w:tcW w:w="519" w:type="pct"/>
          </w:tcPr>
          <w:p w14:paraId="390DCBBE" w14:textId="77777777" w:rsidR="00EE4D6D" w:rsidRPr="007036CE" w:rsidRDefault="00EE4D6D" w:rsidP="00EE4D6D">
            <w:pPr>
              <w:pStyle w:val="GOSTTablenorm"/>
            </w:pPr>
            <w:ins w:id="3356" w:author="Сатлер Марина Викторовна" w:date="2024-02-28T19:06:00Z">
              <w:r w:rsidRPr="007036CE">
                <w:rPr>
                  <w:szCs w:val="22"/>
                </w:rPr>
                <w:t>Строка</w:t>
              </w:r>
            </w:ins>
          </w:p>
        </w:tc>
        <w:tc>
          <w:tcPr>
            <w:tcW w:w="300" w:type="pct"/>
          </w:tcPr>
          <w:p w14:paraId="614E16CE" w14:textId="77777777" w:rsidR="00EE4D6D" w:rsidRPr="007036CE" w:rsidRDefault="00EE4D6D" w:rsidP="00EE4D6D">
            <w:pPr>
              <w:pStyle w:val="GOSTTablenorm"/>
            </w:pPr>
            <w:r w:rsidRPr="007036CE">
              <w:rPr>
                <w:szCs w:val="22"/>
              </w:rPr>
              <w:t>Да</w:t>
            </w:r>
          </w:p>
        </w:tc>
        <w:tc>
          <w:tcPr>
            <w:tcW w:w="308" w:type="pct"/>
          </w:tcPr>
          <w:p w14:paraId="0BCDD46D" w14:textId="77777777" w:rsidR="00EE4D6D" w:rsidRPr="007036CE" w:rsidRDefault="00EE4D6D" w:rsidP="00EE4D6D">
            <w:pPr>
              <w:pStyle w:val="GOSTTablenorm"/>
            </w:pPr>
            <w:r w:rsidRPr="007036CE">
              <w:rPr>
                <w:szCs w:val="22"/>
              </w:rPr>
              <w:t>=1</w:t>
            </w:r>
          </w:p>
        </w:tc>
        <w:tc>
          <w:tcPr>
            <w:tcW w:w="2039" w:type="pct"/>
          </w:tcPr>
          <w:p w14:paraId="725B092D" w14:textId="77777777" w:rsidR="00EE4D6D" w:rsidRPr="007036CE" w:rsidRDefault="00EE4D6D" w:rsidP="00EE4D6D">
            <w:pPr>
              <w:pStyle w:val="GOSTTablenorm"/>
              <w:rPr>
                <w:szCs w:val="22"/>
              </w:rPr>
            </w:pPr>
            <w:r w:rsidRPr="007036CE">
              <w:rPr>
                <w:szCs w:val="22"/>
              </w:rPr>
              <w:t>Указывается код контура, в котором проводится операция.</w:t>
            </w:r>
          </w:p>
          <w:p w14:paraId="297BEA4D" w14:textId="77777777" w:rsidR="00EE4D6D" w:rsidRPr="007036CE" w:rsidRDefault="00EE4D6D" w:rsidP="00EE4D6D">
            <w:pPr>
              <w:pStyle w:val="GOSTTablenorm"/>
              <w:rPr>
                <w:szCs w:val="22"/>
              </w:rPr>
            </w:pPr>
            <w:r w:rsidRPr="007036CE">
              <w:rPr>
                <w:szCs w:val="22"/>
              </w:rPr>
              <w:t>Возможные значения:</w:t>
            </w:r>
          </w:p>
          <w:p w14:paraId="11D855A1" w14:textId="77777777" w:rsidR="00EE4D6D" w:rsidRPr="007036CE" w:rsidRDefault="00EE4D6D" w:rsidP="00EE4D6D">
            <w:pPr>
              <w:pStyle w:val="GOSTTableListMark1"/>
              <w:numPr>
                <w:ilvl w:val="0"/>
                <w:numId w:val="2"/>
              </w:numPr>
            </w:pPr>
            <w:r w:rsidRPr="007036CE">
              <w:t>«</w:t>
            </w:r>
            <w:ins w:id="3357" w:author="Сатлер Марина Викторовна" w:date="2024-02-28T18:38:00Z">
              <w:r w:rsidRPr="007036CE">
                <w:rPr>
                  <w:lang w:val="en-US"/>
                </w:rPr>
                <w:t>O</w:t>
              </w:r>
            </w:ins>
            <w:r w:rsidRPr="007036CE">
              <w:t xml:space="preserve">» </w:t>
            </w:r>
            <w:r w:rsidRPr="007036CE">
              <w:rPr>
                <w:lang w:val="en-US"/>
              </w:rPr>
              <w:t xml:space="preserve">– </w:t>
            </w:r>
            <w:r w:rsidRPr="007036CE">
              <w:t>открытый;</w:t>
            </w:r>
          </w:p>
          <w:p w14:paraId="3359CA2B" w14:textId="77777777" w:rsidR="00EE4D6D" w:rsidRPr="007036CE" w:rsidRDefault="00EE4D6D" w:rsidP="00EE4D6D">
            <w:pPr>
              <w:pStyle w:val="GOSTTableListMark1"/>
              <w:numPr>
                <w:ilvl w:val="0"/>
                <w:numId w:val="2"/>
              </w:numPr>
            </w:pPr>
            <w:r w:rsidRPr="007036CE">
              <w:t>«</w:t>
            </w:r>
            <w:r w:rsidRPr="007036CE">
              <w:rPr>
                <w:lang w:val="en-US"/>
              </w:rPr>
              <w:t>S</w:t>
            </w:r>
            <w:r w:rsidRPr="007036CE">
              <w:t>»</w:t>
            </w:r>
            <w:r w:rsidRPr="007036CE">
              <w:rPr>
                <w:lang w:val="en-US"/>
              </w:rPr>
              <w:t xml:space="preserve"> – </w:t>
            </w:r>
            <w:r w:rsidRPr="007036CE">
              <w:t>защищенный;</w:t>
            </w:r>
          </w:p>
          <w:p w14:paraId="16ADB4CE" w14:textId="77777777" w:rsidR="00EE4D6D" w:rsidRPr="007036CE" w:rsidRDefault="00EE4D6D" w:rsidP="00EE4D6D">
            <w:pPr>
              <w:pStyle w:val="GOSTTableListMark1"/>
              <w:numPr>
                <w:ilvl w:val="0"/>
                <w:numId w:val="2"/>
              </w:numPr>
            </w:pPr>
            <w:r w:rsidRPr="007036CE">
              <w:t>«1» – открытый;</w:t>
            </w:r>
          </w:p>
          <w:p w14:paraId="20FE0CDE" w14:textId="77777777" w:rsidR="00EE4D6D" w:rsidRPr="007036CE" w:rsidRDefault="00EE4D6D" w:rsidP="00EE4D6D">
            <w:pPr>
              <w:pStyle w:val="GOSTTableListMark1"/>
              <w:numPr>
                <w:ilvl w:val="0"/>
                <w:numId w:val="2"/>
              </w:numPr>
            </w:pPr>
            <w:r w:rsidRPr="007036CE">
              <w:t>«2» – защищенный</w:t>
            </w:r>
          </w:p>
        </w:tc>
      </w:tr>
      <w:tr w:rsidR="00EE4D6D" w:rsidRPr="007036CE" w14:paraId="5AE6C7C6" w14:textId="77777777" w:rsidTr="00974EB0">
        <w:tc>
          <w:tcPr>
            <w:tcW w:w="1100" w:type="pct"/>
          </w:tcPr>
          <w:p w14:paraId="3A8E82C7" w14:textId="77777777" w:rsidR="00EE4D6D" w:rsidRPr="007036CE" w:rsidRDefault="00EE4D6D" w:rsidP="00EE4D6D">
            <w:pPr>
              <w:pStyle w:val="GOSTTablenorm"/>
              <w:rPr>
                <w:szCs w:val="22"/>
              </w:rPr>
            </w:pPr>
            <w:ins w:id="3358" w:author="Сатлер Марина Викторовна" w:date="2024-02-13T15:41:00Z">
              <w:r w:rsidRPr="007036CE">
                <w:t>Сумма на текущий год</w:t>
              </w:r>
            </w:ins>
          </w:p>
        </w:tc>
        <w:tc>
          <w:tcPr>
            <w:tcW w:w="734" w:type="pct"/>
          </w:tcPr>
          <w:p w14:paraId="083BD833" w14:textId="77777777" w:rsidR="00EE4D6D" w:rsidRPr="007036CE" w:rsidRDefault="00EE4D6D" w:rsidP="00EE4D6D">
            <w:pPr>
              <w:pStyle w:val="GOSTTablenorm"/>
              <w:rPr>
                <w:szCs w:val="22"/>
                <w:lang w:val="en-US"/>
              </w:rPr>
            </w:pPr>
            <w:ins w:id="3359" w:author="Сатлер Марина Викторовна" w:date="2024-02-07T16:10:00Z">
              <w:r w:rsidRPr="007036CE">
                <w:rPr>
                  <w:b/>
                  <w:szCs w:val="24"/>
                  <w:lang w:val="en-US"/>
                </w:rPr>
                <w:t>SECTION_</w:t>
              </w:r>
              <w:r w:rsidRPr="007036CE">
                <w:rPr>
                  <w:b/>
                  <w:szCs w:val="24"/>
                </w:rPr>
                <w:t>1:</w:t>
              </w:r>
            </w:ins>
            <w:r w:rsidRPr="007036CE">
              <w:rPr>
                <w:szCs w:val="22"/>
              </w:rPr>
              <w:t>SUM_1</w:t>
            </w:r>
          </w:p>
        </w:tc>
        <w:tc>
          <w:tcPr>
            <w:tcW w:w="519" w:type="pct"/>
          </w:tcPr>
          <w:p w14:paraId="7AE1D013" w14:textId="77777777" w:rsidR="00EE4D6D" w:rsidRPr="007036CE" w:rsidRDefault="00EE4D6D" w:rsidP="00EE4D6D">
            <w:pPr>
              <w:pStyle w:val="GOSTTablenorm"/>
            </w:pPr>
            <w:r w:rsidRPr="007036CE">
              <w:rPr>
                <w:szCs w:val="22"/>
              </w:rPr>
              <w:t>Сумма</w:t>
            </w:r>
          </w:p>
        </w:tc>
        <w:tc>
          <w:tcPr>
            <w:tcW w:w="300" w:type="pct"/>
          </w:tcPr>
          <w:p w14:paraId="43F867E8" w14:textId="77777777" w:rsidR="00EE4D6D" w:rsidRPr="007036CE" w:rsidRDefault="00EE4D6D" w:rsidP="00EE4D6D">
            <w:pPr>
              <w:pStyle w:val="GOSTTablenorm"/>
            </w:pPr>
            <w:r w:rsidRPr="007036CE">
              <w:rPr>
                <w:szCs w:val="22"/>
              </w:rPr>
              <w:t>Да</w:t>
            </w:r>
          </w:p>
        </w:tc>
        <w:tc>
          <w:tcPr>
            <w:tcW w:w="308" w:type="pct"/>
          </w:tcPr>
          <w:p w14:paraId="2BB704A0" w14:textId="77777777" w:rsidR="00EE4D6D" w:rsidRPr="007036CE" w:rsidRDefault="00EE4D6D" w:rsidP="00EE4D6D">
            <w:pPr>
              <w:pStyle w:val="GOSTTablenorm"/>
            </w:pPr>
          </w:p>
        </w:tc>
        <w:tc>
          <w:tcPr>
            <w:tcW w:w="2039" w:type="pct"/>
          </w:tcPr>
          <w:p w14:paraId="273943B2" w14:textId="77777777" w:rsidR="00EE4D6D" w:rsidRPr="007036CE" w:rsidRDefault="00EE4D6D" w:rsidP="00EE4D6D">
            <w:pPr>
              <w:pStyle w:val="GOSTTablenorm"/>
            </w:pPr>
            <w:r w:rsidRPr="007036CE">
              <w:rPr>
                <w:szCs w:val="22"/>
              </w:rPr>
              <w:t>Указывается сумма на текущий финансовый год</w:t>
            </w:r>
            <w:del w:id="3360" w:author="Сатлер Марина Викторовна" w:date="2024-07-05T16:51:00Z">
              <w:r w:rsidRPr="007036CE" w:rsidDel="00DC5693">
                <w:rPr>
                  <w:szCs w:val="22"/>
                </w:rPr>
                <w:delText xml:space="preserve"> при доведении на текущий бюджетный цикл</w:delText>
              </w:r>
            </w:del>
          </w:p>
        </w:tc>
      </w:tr>
      <w:tr w:rsidR="00EE4D6D" w:rsidRPr="007036CE" w14:paraId="2D6A40B9" w14:textId="77777777" w:rsidTr="00974EB0">
        <w:tc>
          <w:tcPr>
            <w:tcW w:w="1100" w:type="pct"/>
          </w:tcPr>
          <w:p w14:paraId="628AD50A" w14:textId="77777777" w:rsidR="00EE4D6D" w:rsidRPr="007036CE" w:rsidRDefault="00EE4D6D" w:rsidP="00EE4D6D">
            <w:pPr>
              <w:pStyle w:val="GOSTTablenorm"/>
              <w:rPr>
                <w:szCs w:val="22"/>
              </w:rPr>
            </w:pPr>
            <w:ins w:id="3361" w:author="Сатлер Марина Викторовна" w:date="2024-02-13T15:41:00Z">
              <w:r w:rsidRPr="007036CE">
                <w:lastRenderedPageBreak/>
                <w:t>Сумма на первый год планового периода</w:t>
              </w:r>
            </w:ins>
          </w:p>
        </w:tc>
        <w:tc>
          <w:tcPr>
            <w:tcW w:w="734" w:type="pct"/>
          </w:tcPr>
          <w:p w14:paraId="031BBFDF" w14:textId="77777777" w:rsidR="00EE4D6D" w:rsidRPr="007036CE" w:rsidRDefault="00EE4D6D" w:rsidP="00EE4D6D">
            <w:pPr>
              <w:pStyle w:val="GOSTTablenorm"/>
              <w:rPr>
                <w:szCs w:val="22"/>
              </w:rPr>
            </w:pPr>
            <w:ins w:id="3362" w:author="Сатлер Марина Викторовна" w:date="2024-02-07T16:10:00Z">
              <w:r w:rsidRPr="007036CE">
                <w:rPr>
                  <w:b/>
                  <w:szCs w:val="24"/>
                  <w:lang w:val="en-US"/>
                </w:rPr>
                <w:t>SECTION_</w:t>
              </w:r>
              <w:r w:rsidRPr="007036CE">
                <w:rPr>
                  <w:b/>
                  <w:szCs w:val="24"/>
                </w:rPr>
                <w:t>1:</w:t>
              </w:r>
            </w:ins>
            <w:r w:rsidRPr="007036CE">
              <w:rPr>
                <w:szCs w:val="22"/>
              </w:rPr>
              <w:t>SUM_2</w:t>
            </w:r>
          </w:p>
        </w:tc>
        <w:tc>
          <w:tcPr>
            <w:tcW w:w="519" w:type="pct"/>
          </w:tcPr>
          <w:p w14:paraId="5A9C7C51" w14:textId="77777777" w:rsidR="00EE4D6D" w:rsidRPr="007036CE" w:rsidRDefault="00EE4D6D" w:rsidP="00EE4D6D">
            <w:pPr>
              <w:pStyle w:val="GOSTTablenorm"/>
            </w:pPr>
            <w:r w:rsidRPr="007036CE">
              <w:rPr>
                <w:szCs w:val="22"/>
              </w:rPr>
              <w:t>Сумма</w:t>
            </w:r>
          </w:p>
        </w:tc>
        <w:tc>
          <w:tcPr>
            <w:tcW w:w="300" w:type="pct"/>
          </w:tcPr>
          <w:p w14:paraId="405A1302" w14:textId="77777777" w:rsidR="00EE4D6D" w:rsidRPr="007036CE" w:rsidRDefault="00EE4D6D" w:rsidP="00EE4D6D">
            <w:pPr>
              <w:pStyle w:val="GOSTTablenorm"/>
            </w:pPr>
            <w:r w:rsidRPr="007036CE">
              <w:rPr>
                <w:szCs w:val="22"/>
              </w:rPr>
              <w:t>Да</w:t>
            </w:r>
          </w:p>
        </w:tc>
        <w:tc>
          <w:tcPr>
            <w:tcW w:w="308" w:type="pct"/>
          </w:tcPr>
          <w:p w14:paraId="5A980D90" w14:textId="77777777" w:rsidR="00EE4D6D" w:rsidRPr="007036CE" w:rsidRDefault="00EE4D6D" w:rsidP="00EE4D6D">
            <w:pPr>
              <w:pStyle w:val="GOSTTablenorm"/>
            </w:pPr>
          </w:p>
        </w:tc>
        <w:tc>
          <w:tcPr>
            <w:tcW w:w="2039" w:type="pct"/>
          </w:tcPr>
          <w:p w14:paraId="164D455A" w14:textId="77777777" w:rsidR="00EE4D6D" w:rsidRPr="007036CE" w:rsidRDefault="00EE4D6D" w:rsidP="00EE4D6D">
            <w:pPr>
              <w:pStyle w:val="GOSTTablenorm"/>
            </w:pPr>
            <w:r w:rsidRPr="007036CE">
              <w:rPr>
                <w:szCs w:val="22"/>
              </w:rPr>
              <w:t>Указывается сумма на 1-й плановый год</w:t>
            </w:r>
            <w:del w:id="3363" w:author="Сатлер Марина Викторовна" w:date="2024-07-05T16:51:00Z">
              <w:r w:rsidRPr="007036CE" w:rsidDel="00DC5693">
                <w:rPr>
                  <w:szCs w:val="22"/>
                </w:rPr>
                <w:delText xml:space="preserve"> при доведении на текущий бюджетный цикл</w:delText>
              </w:r>
            </w:del>
          </w:p>
        </w:tc>
      </w:tr>
      <w:tr w:rsidR="00EE4D6D" w:rsidRPr="007036CE" w14:paraId="2BAC765E" w14:textId="77777777" w:rsidTr="00974EB0">
        <w:tc>
          <w:tcPr>
            <w:tcW w:w="1100" w:type="pct"/>
          </w:tcPr>
          <w:p w14:paraId="6041C76E" w14:textId="77777777" w:rsidR="00EE4D6D" w:rsidRPr="007036CE" w:rsidRDefault="00EE4D6D" w:rsidP="00EE4D6D">
            <w:pPr>
              <w:pStyle w:val="GOSTTablenorm"/>
              <w:rPr>
                <w:szCs w:val="22"/>
              </w:rPr>
            </w:pPr>
            <w:ins w:id="3364" w:author="Сатлер Марина Викторовна" w:date="2024-02-13T15:41:00Z">
              <w:r w:rsidRPr="007036CE">
                <w:t>Сумма на второй год планового периода</w:t>
              </w:r>
            </w:ins>
          </w:p>
        </w:tc>
        <w:tc>
          <w:tcPr>
            <w:tcW w:w="734" w:type="pct"/>
          </w:tcPr>
          <w:p w14:paraId="568CB913" w14:textId="77777777" w:rsidR="00EE4D6D" w:rsidRPr="007036CE" w:rsidRDefault="00EE4D6D" w:rsidP="00EE4D6D">
            <w:pPr>
              <w:pStyle w:val="GOSTTablenorm"/>
              <w:rPr>
                <w:szCs w:val="22"/>
              </w:rPr>
            </w:pPr>
            <w:ins w:id="3365" w:author="Сатлер Марина Викторовна" w:date="2024-02-07T16:10:00Z">
              <w:r w:rsidRPr="007036CE">
                <w:rPr>
                  <w:b/>
                  <w:szCs w:val="24"/>
                  <w:lang w:val="en-US"/>
                </w:rPr>
                <w:t>SECTION_</w:t>
              </w:r>
              <w:r w:rsidRPr="007036CE">
                <w:rPr>
                  <w:b/>
                  <w:szCs w:val="24"/>
                </w:rPr>
                <w:t>1:</w:t>
              </w:r>
            </w:ins>
            <w:r w:rsidRPr="007036CE">
              <w:rPr>
                <w:szCs w:val="22"/>
              </w:rPr>
              <w:t>SUM_3</w:t>
            </w:r>
          </w:p>
        </w:tc>
        <w:tc>
          <w:tcPr>
            <w:tcW w:w="519" w:type="pct"/>
          </w:tcPr>
          <w:p w14:paraId="6FA5003E" w14:textId="77777777" w:rsidR="00EE4D6D" w:rsidRPr="007036CE" w:rsidRDefault="00EE4D6D" w:rsidP="00EE4D6D">
            <w:pPr>
              <w:pStyle w:val="GOSTTablenorm"/>
            </w:pPr>
            <w:r w:rsidRPr="007036CE">
              <w:rPr>
                <w:szCs w:val="22"/>
              </w:rPr>
              <w:t>Сумма</w:t>
            </w:r>
          </w:p>
        </w:tc>
        <w:tc>
          <w:tcPr>
            <w:tcW w:w="300" w:type="pct"/>
          </w:tcPr>
          <w:p w14:paraId="28072B68" w14:textId="77777777" w:rsidR="00EE4D6D" w:rsidRPr="007036CE" w:rsidRDefault="00EE4D6D" w:rsidP="00EE4D6D">
            <w:pPr>
              <w:pStyle w:val="GOSTTablenorm"/>
            </w:pPr>
            <w:r w:rsidRPr="007036CE">
              <w:rPr>
                <w:szCs w:val="22"/>
              </w:rPr>
              <w:t>Да</w:t>
            </w:r>
          </w:p>
        </w:tc>
        <w:tc>
          <w:tcPr>
            <w:tcW w:w="308" w:type="pct"/>
          </w:tcPr>
          <w:p w14:paraId="36190960" w14:textId="77777777" w:rsidR="00EE4D6D" w:rsidRPr="007036CE" w:rsidRDefault="00EE4D6D" w:rsidP="00EE4D6D">
            <w:pPr>
              <w:pStyle w:val="GOSTTablenorm"/>
            </w:pPr>
          </w:p>
        </w:tc>
        <w:tc>
          <w:tcPr>
            <w:tcW w:w="2039" w:type="pct"/>
          </w:tcPr>
          <w:p w14:paraId="7989847C" w14:textId="77777777" w:rsidR="00EE4D6D" w:rsidRPr="007036CE" w:rsidRDefault="00EE4D6D" w:rsidP="00EE4D6D">
            <w:pPr>
              <w:pStyle w:val="GOSTTablenorm"/>
            </w:pPr>
            <w:r w:rsidRPr="007036CE">
              <w:rPr>
                <w:szCs w:val="22"/>
              </w:rPr>
              <w:t>Указывается сумма на 2-й плановый год</w:t>
            </w:r>
            <w:del w:id="3366" w:author="Сатлер Марина Викторовна" w:date="2024-07-05T16:51:00Z">
              <w:r w:rsidRPr="007036CE" w:rsidDel="00DC5693">
                <w:rPr>
                  <w:szCs w:val="22"/>
                </w:rPr>
                <w:delText xml:space="preserve"> при доведении на текущий бюджетный цикл</w:delText>
              </w:r>
            </w:del>
          </w:p>
        </w:tc>
      </w:tr>
      <w:tr w:rsidR="00EE4D6D" w:rsidRPr="007036CE" w:rsidDel="00DC5693" w14:paraId="251B9710" w14:textId="77777777" w:rsidTr="00974EB0">
        <w:trPr>
          <w:del w:id="3367" w:author="Сатлер Марина Викторовна" w:date="2024-07-05T16:51:00Z"/>
        </w:trPr>
        <w:tc>
          <w:tcPr>
            <w:tcW w:w="1100" w:type="pct"/>
          </w:tcPr>
          <w:p w14:paraId="1245CE97" w14:textId="77777777" w:rsidR="00EE4D6D" w:rsidRPr="007036CE" w:rsidDel="00DC5693" w:rsidRDefault="00EE4D6D" w:rsidP="00EE4D6D">
            <w:pPr>
              <w:pStyle w:val="GOSTTablenorm"/>
              <w:rPr>
                <w:del w:id="3368" w:author="Сатлер Марина Викторовна" w:date="2024-07-05T16:51:00Z"/>
                <w:szCs w:val="22"/>
              </w:rPr>
            </w:pPr>
            <w:bookmarkStart w:id="3369" w:name="_Toc173151516"/>
            <w:bookmarkStart w:id="3370" w:name="_Toc173746111"/>
            <w:bookmarkStart w:id="3371" w:name="_Toc175760723"/>
            <w:bookmarkStart w:id="3372" w:name="_Toc189429740"/>
            <w:bookmarkStart w:id="3373" w:name="_Toc222927450"/>
            <w:bookmarkStart w:id="3374" w:name="_Toc222927841"/>
            <w:bookmarkEnd w:id="3369"/>
            <w:bookmarkEnd w:id="3370"/>
            <w:bookmarkEnd w:id="3371"/>
            <w:bookmarkEnd w:id="3372"/>
            <w:bookmarkEnd w:id="3373"/>
            <w:bookmarkEnd w:id="3374"/>
          </w:p>
        </w:tc>
        <w:tc>
          <w:tcPr>
            <w:tcW w:w="734" w:type="pct"/>
          </w:tcPr>
          <w:p w14:paraId="1B13338D" w14:textId="77777777" w:rsidR="00EE4D6D" w:rsidRPr="007036CE" w:rsidDel="00DC5693" w:rsidRDefault="00EE4D6D" w:rsidP="00EE4D6D">
            <w:pPr>
              <w:pStyle w:val="GOSTTablenorm"/>
              <w:rPr>
                <w:del w:id="3375" w:author="Сатлер Марина Викторовна" w:date="2024-07-05T16:51:00Z"/>
                <w:szCs w:val="22"/>
              </w:rPr>
            </w:pPr>
            <w:del w:id="3376" w:author="Сатлер Марина Викторовна" w:date="2024-07-05T16:51:00Z">
              <w:r w:rsidRPr="007036CE" w:rsidDel="00DC5693">
                <w:rPr>
                  <w:szCs w:val="22"/>
                </w:rPr>
                <w:delText>SUM_4</w:delText>
              </w:r>
              <w:bookmarkStart w:id="3377" w:name="_Toc173151517"/>
              <w:bookmarkStart w:id="3378" w:name="_Toc173746112"/>
              <w:bookmarkStart w:id="3379" w:name="_Toc175760724"/>
              <w:bookmarkStart w:id="3380" w:name="_Toc189429741"/>
              <w:bookmarkStart w:id="3381" w:name="_Toc222927451"/>
              <w:bookmarkStart w:id="3382" w:name="_Toc222927842"/>
              <w:bookmarkEnd w:id="3377"/>
              <w:bookmarkEnd w:id="3378"/>
              <w:bookmarkEnd w:id="3379"/>
              <w:bookmarkEnd w:id="3380"/>
              <w:bookmarkEnd w:id="3381"/>
              <w:bookmarkEnd w:id="3382"/>
            </w:del>
          </w:p>
        </w:tc>
        <w:tc>
          <w:tcPr>
            <w:tcW w:w="519" w:type="pct"/>
          </w:tcPr>
          <w:p w14:paraId="4AAD60A5" w14:textId="77777777" w:rsidR="00EE4D6D" w:rsidRPr="007036CE" w:rsidDel="00DC5693" w:rsidRDefault="00EE4D6D" w:rsidP="00EE4D6D">
            <w:pPr>
              <w:pStyle w:val="GOSTTablenorm"/>
              <w:rPr>
                <w:del w:id="3383" w:author="Сатлер Марина Викторовна" w:date="2024-07-05T16:51:00Z"/>
              </w:rPr>
            </w:pPr>
            <w:del w:id="3384" w:author="Сатлер Марина Викторовна" w:date="2024-07-05T16:51:00Z">
              <w:r w:rsidRPr="007036CE" w:rsidDel="00DC5693">
                <w:rPr>
                  <w:szCs w:val="22"/>
                </w:rPr>
                <w:delText>Сумма</w:delText>
              </w:r>
              <w:bookmarkStart w:id="3385" w:name="_Toc173151518"/>
              <w:bookmarkStart w:id="3386" w:name="_Toc173746113"/>
              <w:bookmarkStart w:id="3387" w:name="_Toc175760725"/>
              <w:bookmarkStart w:id="3388" w:name="_Toc189429742"/>
              <w:bookmarkStart w:id="3389" w:name="_Toc222927452"/>
              <w:bookmarkStart w:id="3390" w:name="_Toc222927843"/>
              <w:bookmarkEnd w:id="3385"/>
              <w:bookmarkEnd w:id="3386"/>
              <w:bookmarkEnd w:id="3387"/>
              <w:bookmarkEnd w:id="3388"/>
              <w:bookmarkEnd w:id="3389"/>
              <w:bookmarkEnd w:id="3390"/>
            </w:del>
          </w:p>
        </w:tc>
        <w:tc>
          <w:tcPr>
            <w:tcW w:w="300" w:type="pct"/>
          </w:tcPr>
          <w:p w14:paraId="78616B29" w14:textId="77777777" w:rsidR="00EE4D6D" w:rsidRPr="007036CE" w:rsidDel="00DC5693" w:rsidRDefault="00EE4D6D" w:rsidP="00EE4D6D">
            <w:pPr>
              <w:pStyle w:val="GOSTTablenorm"/>
              <w:rPr>
                <w:del w:id="3391" w:author="Сатлер Марина Викторовна" w:date="2024-07-05T16:51:00Z"/>
              </w:rPr>
            </w:pPr>
            <w:del w:id="3392" w:author="Сатлер Марина Викторовна" w:date="2024-07-05T16:51:00Z">
              <w:r w:rsidRPr="007036CE" w:rsidDel="00DC5693">
                <w:rPr>
                  <w:szCs w:val="22"/>
                </w:rPr>
                <w:delText>Да</w:delText>
              </w:r>
              <w:bookmarkStart w:id="3393" w:name="_Toc173151519"/>
              <w:bookmarkStart w:id="3394" w:name="_Toc173746114"/>
              <w:bookmarkStart w:id="3395" w:name="_Toc175760726"/>
              <w:bookmarkStart w:id="3396" w:name="_Toc189429743"/>
              <w:bookmarkStart w:id="3397" w:name="_Toc222927453"/>
              <w:bookmarkStart w:id="3398" w:name="_Toc222927844"/>
              <w:bookmarkEnd w:id="3393"/>
              <w:bookmarkEnd w:id="3394"/>
              <w:bookmarkEnd w:id="3395"/>
              <w:bookmarkEnd w:id="3396"/>
              <w:bookmarkEnd w:id="3397"/>
              <w:bookmarkEnd w:id="3398"/>
            </w:del>
          </w:p>
        </w:tc>
        <w:tc>
          <w:tcPr>
            <w:tcW w:w="308" w:type="pct"/>
          </w:tcPr>
          <w:p w14:paraId="4C590033" w14:textId="77777777" w:rsidR="00EE4D6D" w:rsidRPr="007036CE" w:rsidDel="00DC5693" w:rsidRDefault="00EE4D6D" w:rsidP="00EE4D6D">
            <w:pPr>
              <w:pStyle w:val="GOSTTablenorm"/>
              <w:rPr>
                <w:del w:id="3399" w:author="Сатлер Марина Викторовна" w:date="2024-07-05T16:51:00Z"/>
              </w:rPr>
            </w:pPr>
            <w:bookmarkStart w:id="3400" w:name="_Toc173151520"/>
            <w:bookmarkStart w:id="3401" w:name="_Toc173746115"/>
            <w:bookmarkStart w:id="3402" w:name="_Toc175760727"/>
            <w:bookmarkStart w:id="3403" w:name="_Toc189429744"/>
            <w:bookmarkStart w:id="3404" w:name="_Toc222927454"/>
            <w:bookmarkStart w:id="3405" w:name="_Toc222927845"/>
            <w:bookmarkEnd w:id="3400"/>
            <w:bookmarkEnd w:id="3401"/>
            <w:bookmarkEnd w:id="3402"/>
            <w:bookmarkEnd w:id="3403"/>
            <w:bookmarkEnd w:id="3404"/>
            <w:bookmarkEnd w:id="3405"/>
          </w:p>
        </w:tc>
        <w:tc>
          <w:tcPr>
            <w:tcW w:w="2039" w:type="pct"/>
          </w:tcPr>
          <w:p w14:paraId="0D698B8F" w14:textId="77777777" w:rsidR="00EE4D6D" w:rsidRPr="007036CE" w:rsidDel="00DC5693" w:rsidRDefault="00EE4D6D" w:rsidP="00EE4D6D">
            <w:pPr>
              <w:pStyle w:val="GOSTTablenorm"/>
              <w:rPr>
                <w:del w:id="3406" w:author="Сатлер Марина Викторовна" w:date="2024-07-05T16:51:00Z"/>
              </w:rPr>
            </w:pPr>
            <w:del w:id="3407" w:author="Сатлер Марина Викторовна" w:date="2024-07-05T16:51:00Z">
              <w:r w:rsidRPr="007036CE" w:rsidDel="00DC5693">
                <w:rPr>
                  <w:szCs w:val="22"/>
                </w:rPr>
                <w:delText>Указывается значение «0.00»</w:delText>
              </w:r>
              <w:bookmarkStart w:id="3408" w:name="_Toc173151521"/>
              <w:bookmarkStart w:id="3409" w:name="_Toc173746116"/>
              <w:bookmarkStart w:id="3410" w:name="_Toc175760728"/>
              <w:bookmarkStart w:id="3411" w:name="_Toc189429745"/>
              <w:bookmarkStart w:id="3412" w:name="_Toc222927455"/>
              <w:bookmarkStart w:id="3413" w:name="_Toc222927846"/>
              <w:bookmarkEnd w:id="3408"/>
              <w:bookmarkEnd w:id="3409"/>
              <w:bookmarkEnd w:id="3410"/>
              <w:bookmarkEnd w:id="3411"/>
              <w:bookmarkEnd w:id="3412"/>
              <w:bookmarkEnd w:id="3413"/>
            </w:del>
          </w:p>
        </w:tc>
        <w:bookmarkStart w:id="3414" w:name="_Toc173151522"/>
        <w:bookmarkStart w:id="3415" w:name="_Toc173746117"/>
        <w:bookmarkStart w:id="3416" w:name="_Toc175760729"/>
        <w:bookmarkStart w:id="3417" w:name="_Toc189429746"/>
        <w:bookmarkStart w:id="3418" w:name="_Toc222927456"/>
        <w:bookmarkStart w:id="3419" w:name="_Toc222927847"/>
        <w:bookmarkEnd w:id="3414"/>
        <w:bookmarkEnd w:id="3415"/>
        <w:bookmarkEnd w:id="3416"/>
        <w:bookmarkEnd w:id="3417"/>
        <w:bookmarkEnd w:id="3418"/>
        <w:bookmarkEnd w:id="3419"/>
      </w:tr>
    </w:tbl>
    <w:p w14:paraId="2E7EF770" w14:textId="77777777" w:rsidR="00126A7A" w:rsidRPr="007036CE" w:rsidRDefault="00382029" w:rsidP="00DE0449">
      <w:pPr>
        <w:pStyle w:val="51"/>
      </w:pPr>
      <w:bookmarkStart w:id="3420" w:name="_Toc222927848"/>
      <w:commentRangeStart w:id="3421"/>
      <w:r w:rsidRPr="007036CE">
        <w:t xml:space="preserve">Пример </w:t>
      </w:r>
      <w:commentRangeEnd w:id="3421"/>
      <w:r w:rsidR="009B61E2" w:rsidRPr="007036CE">
        <w:rPr>
          <w:rStyle w:val="afff4"/>
          <w:sz w:val="24"/>
          <w:szCs w:val="26"/>
        </w:rPr>
        <w:commentReference w:id="3421"/>
      </w:r>
      <w:r w:rsidRPr="007036CE">
        <w:t>запроса по документу «Документ на блокировку отозванных бюджетных данных (технический документ)» DBD_DocBlockRecallBD</w:t>
      </w:r>
      <w:bookmarkEnd w:id="3420"/>
    </w:p>
    <w:p w14:paraId="57E7471F" w14:textId="77777777" w:rsidR="00F8661A" w:rsidRPr="007036CE" w:rsidRDefault="00F8661A" w:rsidP="00F8661A">
      <w:pPr>
        <w:pStyle w:val="GOSTScript"/>
      </w:pPr>
      <w:r w:rsidRPr="007036CE">
        <w:t>{</w:t>
      </w:r>
    </w:p>
    <w:p w14:paraId="5EA05C62" w14:textId="77777777" w:rsidR="00F8661A" w:rsidRPr="007036CE" w:rsidRDefault="00F8661A" w:rsidP="00F8661A">
      <w:pPr>
        <w:pStyle w:val="GOSTScript"/>
      </w:pPr>
      <w:r w:rsidRPr="007036CE">
        <w:tab/>
        <w:t>"header": {</w:t>
      </w:r>
    </w:p>
    <w:p w14:paraId="4904F990" w14:textId="77777777" w:rsidR="00F8661A" w:rsidRPr="007036CE" w:rsidRDefault="00F8661A" w:rsidP="00F8661A">
      <w:pPr>
        <w:pStyle w:val="GOSTScript"/>
      </w:pPr>
      <w:r w:rsidRPr="007036CE">
        <w:tab/>
      </w:r>
      <w:r w:rsidRPr="007036CE">
        <w:tab/>
        <w:t>"Source": "</w:t>
      </w:r>
      <w:del w:id="3422" w:author="Сатлер Марина Викторовна" w:date="2024-09-25T17:35:00Z">
        <w:r w:rsidRPr="007036CE" w:rsidDel="00106EBC">
          <w:delText>EXP05</w:delText>
        </w:r>
      </w:del>
      <w:ins w:id="3423" w:author="Сатлер Марина Викторовна" w:date="2024-09-25T17:35:00Z">
        <w:r w:rsidR="00106EBC" w:rsidRPr="007036CE">
          <w:t>EXP01</w:t>
        </w:r>
      </w:ins>
      <w:r w:rsidRPr="007036CE">
        <w:t>",</w:t>
      </w:r>
    </w:p>
    <w:p w14:paraId="5EE6DA9C" w14:textId="77777777" w:rsidR="00F8661A" w:rsidRPr="007036CE" w:rsidRDefault="00F8661A" w:rsidP="00F8661A">
      <w:pPr>
        <w:pStyle w:val="GOSTScript"/>
      </w:pPr>
      <w:r w:rsidRPr="007036CE">
        <w:tab/>
      </w:r>
      <w:r w:rsidRPr="007036CE">
        <w:tab/>
        <w:t>"ReqDateTime": "2024-02-05 10:37:22",</w:t>
      </w:r>
    </w:p>
    <w:p w14:paraId="595D6F95" w14:textId="77777777" w:rsidR="00F8661A" w:rsidRPr="007036CE" w:rsidRDefault="00F8661A" w:rsidP="00F8661A">
      <w:pPr>
        <w:pStyle w:val="GOSTScript"/>
      </w:pPr>
      <w:r w:rsidRPr="007036CE">
        <w:tab/>
      </w:r>
      <w:r w:rsidRPr="007036CE">
        <w:tab/>
        <w:t>"Version": "1.0",</w:t>
      </w:r>
    </w:p>
    <w:p w14:paraId="708E89F5" w14:textId="77777777" w:rsidR="00F8661A" w:rsidRPr="007036CE" w:rsidRDefault="00F8661A" w:rsidP="00F8661A">
      <w:pPr>
        <w:pStyle w:val="GOSTScript"/>
      </w:pPr>
      <w:r w:rsidRPr="007036CE">
        <w:tab/>
      </w:r>
      <w:r w:rsidRPr="007036CE">
        <w:tab/>
        <w:t>"Params": [</w:t>
      </w:r>
    </w:p>
    <w:p w14:paraId="274F6C40" w14:textId="77777777" w:rsidR="00F8661A" w:rsidRPr="007036CE" w:rsidRDefault="00F8661A" w:rsidP="00F8661A">
      <w:pPr>
        <w:pStyle w:val="GOSTScript"/>
      </w:pPr>
      <w:r w:rsidRPr="007036CE">
        <w:tab/>
      </w:r>
      <w:r w:rsidRPr="007036CE">
        <w:tab/>
      </w:r>
      <w:r w:rsidRPr="007036CE">
        <w:tab/>
        <w:t>{</w:t>
      </w:r>
    </w:p>
    <w:p w14:paraId="2CF88AA0" w14:textId="77777777" w:rsidR="00F8661A" w:rsidRPr="007036CE" w:rsidRDefault="00F8661A" w:rsidP="00F8661A">
      <w:pPr>
        <w:pStyle w:val="GOSTScript"/>
      </w:pPr>
      <w:r w:rsidRPr="007036CE">
        <w:tab/>
      </w:r>
      <w:r w:rsidRPr="007036CE">
        <w:tab/>
      </w:r>
      <w:r w:rsidRPr="007036CE">
        <w:tab/>
      </w:r>
      <w:r w:rsidRPr="007036CE">
        <w:tab/>
        <w:t>"param": "example",</w:t>
      </w:r>
    </w:p>
    <w:p w14:paraId="55EAD884" w14:textId="77777777" w:rsidR="00F8661A" w:rsidRPr="007036CE" w:rsidRDefault="00F8661A" w:rsidP="00F8661A">
      <w:pPr>
        <w:pStyle w:val="GOSTScript"/>
      </w:pPr>
      <w:r w:rsidRPr="007036CE">
        <w:tab/>
      </w:r>
      <w:r w:rsidRPr="007036CE">
        <w:tab/>
      </w:r>
      <w:r w:rsidRPr="007036CE">
        <w:tab/>
      </w:r>
      <w:r w:rsidRPr="007036CE">
        <w:tab/>
        <w:t>"value": "01"</w:t>
      </w:r>
    </w:p>
    <w:p w14:paraId="2D81293B" w14:textId="77777777" w:rsidR="00F8661A" w:rsidRPr="007036CE" w:rsidRDefault="00F8661A" w:rsidP="00F8661A">
      <w:pPr>
        <w:pStyle w:val="GOSTScript"/>
      </w:pPr>
      <w:r w:rsidRPr="007036CE">
        <w:tab/>
      </w:r>
      <w:r w:rsidRPr="007036CE">
        <w:tab/>
      </w:r>
      <w:r w:rsidRPr="007036CE">
        <w:tab/>
        <w:t>}</w:t>
      </w:r>
    </w:p>
    <w:p w14:paraId="4F1777C7" w14:textId="77777777" w:rsidR="00F8661A" w:rsidRPr="007036CE" w:rsidRDefault="00F8661A" w:rsidP="00F8661A">
      <w:pPr>
        <w:pStyle w:val="GOSTScript"/>
      </w:pPr>
      <w:r w:rsidRPr="007036CE">
        <w:tab/>
      </w:r>
      <w:r w:rsidRPr="007036CE">
        <w:tab/>
        <w:t>],</w:t>
      </w:r>
    </w:p>
    <w:p w14:paraId="525AE1BD" w14:textId="77777777" w:rsidR="00F8661A" w:rsidRPr="007036CE" w:rsidRDefault="00F8661A" w:rsidP="00F8661A">
      <w:pPr>
        <w:pStyle w:val="GOSTScript"/>
      </w:pPr>
      <w:r w:rsidRPr="007036CE">
        <w:tab/>
      </w:r>
      <w:r w:rsidRPr="007036CE">
        <w:tab/>
        <w:t>"ReqGuid": "b0d4ce5d-2757-4688-948c-vv72qba94f86",</w:t>
      </w:r>
    </w:p>
    <w:p w14:paraId="0392DE57" w14:textId="77777777" w:rsidR="00F8661A" w:rsidRPr="007036CE" w:rsidRDefault="00F8661A" w:rsidP="00F8661A">
      <w:pPr>
        <w:pStyle w:val="GOSTScript"/>
      </w:pPr>
      <w:r w:rsidRPr="007036CE">
        <w:tab/>
      </w:r>
      <w:r w:rsidRPr="007036CE">
        <w:tab/>
        <w:t>"DocGuid": "0bd90a7c-e339-34ff-ac39-73029ff81370",</w:t>
      </w:r>
    </w:p>
    <w:p w14:paraId="34685871" w14:textId="77777777" w:rsidR="00F8661A" w:rsidRPr="007036CE" w:rsidRDefault="00F8661A" w:rsidP="00F8661A">
      <w:pPr>
        <w:pStyle w:val="GOSTScript"/>
      </w:pPr>
      <w:r w:rsidRPr="007036CE">
        <w:tab/>
      </w:r>
      <w:r w:rsidRPr="007036CE">
        <w:tab/>
        <w:t>"RequestType": "ACCOUNTING",</w:t>
      </w:r>
    </w:p>
    <w:p w14:paraId="2215C0AB" w14:textId="77777777" w:rsidR="00F8661A" w:rsidRPr="007036CE" w:rsidRDefault="00F8661A" w:rsidP="00F8661A">
      <w:pPr>
        <w:pStyle w:val="GOSTScript"/>
      </w:pPr>
      <w:r w:rsidRPr="007036CE">
        <w:tab/>
      </w:r>
      <w:r w:rsidRPr="007036CE">
        <w:tab/>
        <w:t>"TypeDoc": "DBD_DocBlockRecallBD",</w:t>
      </w:r>
    </w:p>
    <w:p w14:paraId="378D1CE4" w14:textId="77777777" w:rsidR="00F8661A" w:rsidRPr="007036CE" w:rsidRDefault="00F8661A" w:rsidP="00F8661A">
      <w:pPr>
        <w:pStyle w:val="GOSTScript"/>
      </w:pPr>
      <w:r w:rsidRPr="007036CE">
        <w:tab/>
      </w:r>
      <w:r w:rsidRPr="007036CE">
        <w:tab/>
        <w:t>"Stage": "auth",</w:t>
      </w:r>
    </w:p>
    <w:p w14:paraId="3B9A1638" w14:textId="77777777" w:rsidR="00F8661A" w:rsidRPr="007036CE" w:rsidRDefault="00F8661A" w:rsidP="00F8661A">
      <w:pPr>
        <w:pStyle w:val="GOSTScript"/>
      </w:pPr>
      <w:r w:rsidRPr="007036CE">
        <w:tab/>
      </w:r>
      <w:r w:rsidRPr="007036CE">
        <w:tab/>
        <w:t>"BalLevContrl": 0,</w:t>
      </w:r>
    </w:p>
    <w:p w14:paraId="21532F72" w14:textId="77777777" w:rsidR="00F8661A" w:rsidRPr="007036CE" w:rsidRDefault="00F8661A" w:rsidP="00F8661A">
      <w:pPr>
        <w:pStyle w:val="GOSTScript"/>
      </w:pPr>
      <w:r w:rsidRPr="007036CE">
        <w:tab/>
      </w:r>
      <w:r w:rsidRPr="007036CE">
        <w:tab/>
        <w:t>"Subject": "</w:t>
      </w:r>
      <w:r w:rsidR="0040715D" w:rsidRPr="007036CE">
        <w:t>95</w:t>
      </w:r>
      <w:r w:rsidRPr="007036CE">
        <w:t>00",</w:t>
      </w:r>
    </w:p>
    <w:p w14:paraId="0F4FFEBC" w14:textId="77777777" w:rsidR="00F8661A" w:rsidRPr="007036CE" w:rsidRDefault="00F8661A" w:rsidP="00F8661A">
      <w:pPr>
        <w:pStyle w:val="GOSTScript"/>
      </w:pPr>
      <w:r w:rsidRPr="007036CE">
        <w:tab/>
      </w:r>
      <w:r w:rsidRPr="007036CE">
        <w:tab/>
        <w:t>"SettlementDate": "2024-02-05"</w:t>
      </w:r>
    </w:p>
    <w:p w14:paraId="0AEC2F5E" w14:textId="77777777" w:rsidR="00F8661A" w:rsidRPr="007036CE" w:rsidRDefault="00F8661A" w:rsidP="00F8661A">
      <w:pPr>
        <w:pStyle w:val="GOSTScript"/>
      </w:pPr>
      <w:r w:rsidRPr="007036CE">
        <w:tab/>
        <w:t>},</w:t>
      </w:r>
    </w:p>
    <w:p w14:paraId="21E1DE0D" w14:textId="77777777" w:rsidR="00F8661A" w:rsidRPr="007036CE" w:rsidRDefault="00F8661A" w:rsidP="00F8661A">
      <w:pPr>
        <w:pStyle w:val="GOSTScript"/>
      </w:pPr>
      <w:r w:rsidRPr="007036CE">
        <w:tab/>
        <w:t>"document": {</w:t>
      </w:r>
    </w:p>
    <w:p w14:paraId="71105556" w14:textId="77777777" w:rsidR="00F8661A" w:rsidRPr="007036CE" w:rsidRDefault="00F8661A" w:rsidP="00F8661A">
      <w:pPr>
        <w:pStyle w:val="GOSTScript"/>
      </w:pPr>
      <w:r w:rsidRPr="007036CE">
        <w:lastRenderedPageBreak/>
        <w:tab/>
      </w:r>
      <w:r w:rsidRPr="007036CE">
        <w:tab/>
        <w:t>"NUM_DOC": "24/0129",</w:t>
      </w:r>
    </w:p>
    <w:p w14:paraId="1AA6C26D" w14:textId="77777777" w:rsidR="00F8661A" w:rsidRPr="007036CE" w:rsidRDefault="00F8661A" w:rsidP="00F8661A">
      <w:pPr>
        <w:pStyle w:val="GOSTScript"/>
      </w:pPr>
      <w:r w:rsidRPr="007036CE">
        <w:tab/>
      </w:r>
      <w:r w:rsidRPr="007036CE">
        <w:tab/>
        <w:t>"DATE_DOC": "2024-02-05",</w:t>
      </w:r>
    </w:p>
    <w:p w14:paraId="0A7D7E95" w14:textId="77777777" w:rsidR="00F8661A" w:rsidRPr="007036CE" w:rsidRDefault="00F8661A" w:rsidP="00F8661A">
      <w:pPr>
        <w:pStyle w:val="GOSTScript"/>
      </w:pPr>
      <w:r w:rsidRPr="007036CE">
        <w:tab/>
      </w:r>
      <w:r w:rsidRPr="007036CE">
        <w:tab/>
        <w:t>"DOC_TYPE": "</w:t>
      </w:r>
      <w:r w:rsidRPr="007036CE">
        <w:rPr>
          <w:lang w:val="ru-RU"/>
        </w:rPr>
        <w:t>ДБО</w:t>
      </w:r>
      <w:r w:rsidRPr="007036CE">
        <w:t>",</w:t>
      </w:r>
    </w:p>
    <w:p w14:paraId="0B6DC956" w14:textId="77777777" w:rsidR="00F8661A" w:rsidRPr="007036CE" w:rsidRDefault="00F8661A" w:rsidP="00F8661A">
      <w:pPr>
        <w:pStyle w:val="GOSTScript"/>
      </w:pPr>
      <w:r w:rsidRPr="007036CE">
        <w:tab/>
      </w:r>
      <w:r w:rsidRPr="007036CE">
        <w:tab/>
        <w:t>"ACCESSLEVEL": 0,</w:t>
      </w:r>
    </w:p>
    <w:p w14:paraId="0DD1AC5B" w14:textId="77777777" w:rsidR="00F8661A" w:rsidRPr="007036CE" w:rsidRDefault="00F8661A" w:rsidP="00F8661A">
      <w:pPr>
        <w:pStyle w:val="GOSTScript"/>
      </w:pPr>
      <w:r w:rsidRPr="007036CE">
        <w:tab/>
      </w:r>
      <w:r w:rsidRPr="007036CE">
        <w:tab/>
        <w:t>"BUDGET_CODE": "99010001",</w:t>
      </w:r>
    </w:p>
    <w:p w14:paraId="3FCDD6CE" w14:textId="77777777" w:rsidR="00F8661A" w:rsidRPr="007036CE" w:rsidRDefault="00F8661A" w:rsidP="00F8661A">
      <w:pPr>
        <w:pStyle w:val="GOSTScript"/>
      </w:pPr>
      <w:r w:rsidRPr="007036CE">
        <w:tab/>
      </w:r>
      <w:r w:rsidRPr="007036CE">
        <w:tab/>
        <w:t>"EVENT_DATE": "2024-02-05",</w:t>
      </w:r>
    </w:p>
    <w:p w14:paraId="56B67C12" w14:textId="77777777" w:rsidR="00F8661A" w:rsidRPr="007036CE" w:rsidRDefault="00F8661A" w:rsidP="00F8661A">
      <w:pPr>
        <w:pStyle w:val="GOSTScript"/>
      </w:pPr>
      <w:r w:rsidRPr="007036CE">
        <w:tab/>
      </w:r>
      <w:r w:rsidRPr="007036CE">
        <w:tab/>
        <w:t>"CHANGE_CODE": "</w:t>
      </w:r>
      <w:r w:rsidR="0031554B" w:rsidRPr="007036CE">
        <w:t>888</w:t>
      </w:r>
      <w:r w:rsidRPr="007036CE">
        <w:t>",</w:t>
      </w:r>
    </w:p>
    <w:p w14:paraId="31C29336" w14:textId="77777777" w:rsidR="00F8661A" w:rsidRPr="007036CE" w:rsidRDefault="00F8661A" w:rsidP="00F8661A">
      <w:pPr>
        <w:pStyle w:val="GOSTScript"/>
        <w:rPr>
          <w:ins w:id="3424" w:author="Сатлер Марина Викторовна" w:date="2024-07-08T15:39:00Z"/>
        </w:rPr>
      </w:pPr>
      <w:r w:rsidRPr="007036CE">
        <w:tab/>
      </w:r>
      <w:r w:rsidRPr="007036CE">
        <w:tab/>
        <w:t>"TYPEREQUEST": 2,</w:t>
      </w:r>
    </w:p>
    <w:p w14:paraId="10963BD6" w14:textId="77777777" w:rsidR="00FC465C" w:rsidRPr="007036CE" w:rsidRDefault="00FC465C" w:rsidP="00F8661A">
      <w:pPr>
        <w:pStyle w:val="GOSTScript"/>
      </w:pPr>
      <w:ins w:id="3425" w:author="Сатлер Марина Викторовна" w:date="2024-07-08T15:39:00Z">
        <w:r w:rsidRPr="007036CE">
          <w:tab/>
        </w:r>
        <w:r w:rsidRPr="007036CE">
          <w:tab/>
          <w:t>"NBC": "0",</w:t>
        </w:r>
      </w:ins>
    </w:p>
    <w:p w14:paraId="6E824393" w14:textId="77777777" w:rsidR="00F8661A" w:rsidRPr="007036CE" w:rsidRDefault="00F8661A" w:rsidP="00F8661A">
      <w:pPr>
        <w:pStyle w:val="GOSTScript"/>
      </w:pPr>
      <w:r w:rsidRPr="007036CE">
        <w:tab/>
      </w:r>
      <w:r w:rsidRPr="007036CE">
        <w:tab/>
        <w:t>"SECTION_1": [</w:t>
      </w:r>
    </w:p>
    <w:p w14:paraId="16675F82" w14:textId="77777777" w:rsidR="00F8661A" w:rsidRPr="007036CE" w:rsidRDefault="00F8661A" w:rsidP="00F8661A">
      <w:pPr>
        <w:pStyle w:val="GOSTScript"/>
      </w:pPr>
      <w:r w:rsidRPr="007036CE">
        <w:tab/>
      </w:r>
      <w:r w:rsidRPr="007036CE">
        <w:tab/>
      </w:r>
      <w:r w:rsidRPr="007036CE">
        <w:tab/>
        <w:t>{</w:t>
      </w:r>
    </w:p>
    <w:p w14:paraId="16C7B082" w14:textId="77777777" w:rsidR="00F8661A" w:rsidRPr="007036CE" w:rsidRDefault="00F8661A" w:rsidP="00F8661A">
      <w:pPr>
        <w:pStyle w:val="GOSTScript"/>
      </w:pPr>
      <w:r w:rsidRPr="007036CE">
        <w:tab/>
      </w:r>
      <w:r w:rsidRPr="007036CE">
        <w:tab/>
      </w:r>
      <w:r w:rsidRPr="007036CE">
        <w:tab/>
      </w:r>
      <w:r w:rsidRPr="007036CE">
        <w:tab/>
        <w:t>"</w:t>
      </w:r>
      <w:ins w:id="3426" w:author="Сатлер Марина Викторовна" w:date="2024-06-11T14:20:00Z">
        <w:r w:rsidR="00240EDB" w:rsidRPr="007036CE">
          <w:rPr>
            <w:szCs w:val="24"/>
          </w:rPr>
          <w:t>id</w:t>
        </w:r>
      </w:ins>
      <w:del w:id="3427" w:author="Сатлер Марина Викторовна" w:date="2024-06-11T14:20:00Z">
        <w:r w:rsidRPr="007036CE" w:rsidDel="00240EDB">
          <w:delText>ID</w:delText>
        </w:r>
      </w:del>
      <w:r w:rsidRPr="007036CE">
        <w:t>": 1,</w:t>
      </w:r>
    </w:p>
    <w:p w14:paraId="05CB1A23" w14:textId="77777777" w:rsidR="00F8661A" w:rsidRPr="007036CE" w:rsidRDefault="00F8661A" w:rsidP="00F8661A">
      <w:pPr>
        <w:pStyle w:val="GOSTScript"/>
      </w:pPr>
      <w:r w:rsidRPr="007036CE">
        <w:tab/>
      </w:r>
      <w:r w:rsidRPr="007036CE">
        <w:tab/>
      </w:r>
      <w:r w:rsidRPr="007036CE">
        <w:tab/>
      </w:r>
      <w:r w:rsidRPr="007036CE">
        <w:tab/>
        <w:t>"NUMBROW": "1",</w:t>
      </w:r>
    </w:p>
    <w:p w14:paraId="5BB658F3" w14:textId="77777777" w:rsidR="00F8661A" w:rsidRPr="007036CE" w:rsidRDefault="00F8661A" w:rsidP="00F8661A">
      <w:pPr>
        <w:pStyle w:val="GOSTScript"/>
      </w:pPr>
      <w:r w:rsidRPr="007036CE">
        <w:tab/>
      </w:r>
      <w:r w:rsidRPr="007036CE">
        <w:tab/>
      </w:r>
      <w:r w:rsidRPr="007036CE">
        <w:tab/>
      </w:r>
      <w:r w:rsidRPr="007036CE">
        <w:tab/>
        <w:t>"SIGNKBK": "N",</w:t>
      </w:r>
    </w:p>
    <w:p w14:paraId="7D7F50DE" w14:textId="77777777" w:rsidR="00F8661A" w:rsidRPr="007036CE" w:rsidRDefault="00F8661A" w:rsidP="00F8661A">
      <w:pPr>
        <w:pStyle w:val="GOSTScript"/>
      </w:pPr>
      <w:r w:rsidRPr="007036CE">
        <w:tab/>
      </w:r>
      <w:r w:rsidRPr="007036CE">
        <w:tab/>
      </w:r>
      <w:r w:rsidRPr="007036CE">
        <w:tab/>
      </w:r>
      <w:r w:rsidRPr="007036CE">
        <w:tab/>
        <w:t>"KBK": "</w:t>
      </w:r>
      <w:r w:rsidR="0031554B" w:rsidRPr="007036CE">
        <w:t>18201060011500100244</w:t>
      </w:r>
      <w:r w:rsidRPr="007036CE">
        <w:t>",</w:t>
      </w:r>
    </w:p>
    <w:p w14:paraId="184E58C0" w14:textId="77777777" w:rsidR="00F8661A" w:rsidRPr="007036CE" w:rsidRDefault="00F8661A" w:rsidP="00F8661A">
      <w:pPr>
        <w:pStyle w:val="GOSTScript"/>
      </w:pPr>
      <w:r w:rsidRPr="007036CE">
        <w:tab/>
      </w:r>
      <w:r w:rsidRPr="007036CE">
        <w:tab/>
      </w:r>
      <w:r w:rsidRPr="007036CE">
        <w:tab/>
      </w:r>
      <w:r w:rsidRPr="007036CE">
        <w:tab/>
        <w:t>"TYPEKBK": "11",</w:t>
      </w:r>
    </w:p>
    <w:p w14:paraId="10AF7A38" w14:textId="0F4E1892" w:rsidR="00F8661A" w:rsidRPr="007036CE" w:rsidRDefault="00F8661A" w:rsidP="00F8661A">
      <w:pPr>
        <w:pStyle w:val="GOSTScript"/>
      </w:pPr>
      <w:r w:rsidRPr="007036CE">
        <w:tab/>
      </w:r>
      <w:r w:rsidRPr="007036CE">
        <w:tab/>
      </w:r>
      <w:r w:rsidRPr="007036CE">
        <w:tab/>
      </w:r>
      <w:r w:rsidRPr="007036CE">
        <w:tab/>
        <w:t>"OKSCODE": "</w:t>
      </w:r>
      <w:ins w:id="3428" w:author="Сатлер Марина Викторовна" w:date="2025-12-03T17:42:00Z">
        <w:r w:rsidR="001537C0" w:rsidRPr="007036CE">
          <w:t>0000</w:t>
        </w:r>
      </w:ins>
      <w:r w:rsidR="0031554B" w:rsidRPr="007036CE">
        <w:t>00000202100609</w:t>
      </w:r>
      <w:r w:rsidRPr="007036CE">
        <w:t>",</w:t>
      </w:r>
    </w:p>
    <w:p w14:paraId="36F08039" w14:textId="77777777" w:rsidR="00F8661A" w:rsidRPr="007036CE" w:rsidRDefault="00F8661A" w:rsidP="00F8661A">
      <w:pPr>
        <w:pStyle w:val="GOSTScript"/>
      </w:pPr>
      <w:r w:rsidRPr="007036CE">
        <w:tab/>
      </w:r>
      <w:r w:rsidRPr="007036CE">
        <w:tab/>
      </w:r>
      <w:r w:rsidRPr="007036CE">
        <w:tab/>
      </w:r>
      <w:r w:rsidRPr="007036CE">
        <w:tab/>
        <w:t>"NULLKBK": "</w:t>
      </w:r>
      <w:r w:rsidR="0031554B" w:rsidRPr="007036CE">
        <w:t>18201060011500100200</w:t>
      </w:r>
      <w:r w:rsidRPr="007036CE">
        <w:t>",</w:t>
      </w:r>
    </w:p>
    <w:p w14:paraId="4373E84B" w14:textId="77777777" w:rsidR="00F8661A" w:rsidRPr="007036CE" w:rsidRDefault="00F8661A" w:rsidP="00F8661A">
      <w:pPr>
        <w:pStyle w:val="GOSTScript"/>
      </w:pPr>
      <w:r w:rsidRPr="007036CE">
        <w:tab/>
      </w:r>
      <w:r w:rsidRPr="007036CE">
        <w:tab/>
      </w:r>
      <w:r w:rsidRPr="007036CE">
        <w:tab/>
      </w:r>
      <w:r w:rsidRPr="007036CE">
        <w:tab/>
        <w:t>"PA": "</w:t>
      </w:r>
      <w:r w:rsidR="0031554B" w:rsidRPr="007036CE">
        <w:t>01951001820</w:t>
      </w:r>
      <w:r w:rsidRPr="007036CE">
        <w:t>",</w:t>
      </w:r>
    </w:p>
    <w:p w14:paraId="50A35A10" w14:textId="77777777" w:rsidR="00F8661A" w:rsidRPr="007036CE" w:rsidRDefault="00F8661A" w:rsidP="00F8661A">
      <w:pPr>
        <w:pStyle w:val="GOSTScript"/>
      </w:pPr>
      <w:r w:rsidRPr="007036CE">
        <w:tab/>
      </w:r>
      <w:r w:rsidRPr="007036CE">
        <w:tab/>
      </w:r>
      <w:r w:rsidRPr="007036CE">
        <w:tab/>
      </w:r>
      <w:r w:rsidRPr="007036CE">
        <w:tab/>
        <w:t xml:space="preserve">"CONTUR": </w:t>
      </w:r>
      <w:ins w:id="3429" w:author="Сатлер Марина Викторовна" w:date="2024-02-28T19:05:00Z">
        <w:r w:rsidR="007560C3" w:rsidRPr="007036CE">
          <w:t>"</w:t>
        </w:r>
      </w:ins>
      <w:r w:rsidRPr="007036CE">
        <w:t>1</w:t>
      </w:r>
      <w:ins w:id="3430" w:author="Сатлер Марина Викторовна" w:date="2024-02-28T19:05:00Z">
        <w:r w:rsidR="007560C3" w:rsidRPr="007036CE">
          <w:t>"</w:t>
        </w:r>
      </w:ins>
      <w:r w:rsidRPr="007036CE">
        <w:t>,</w:t>
      </w:r>
    </w:p>
    <w:p w14:paraId="25C30955" w14:textId="77777777" w:rsidR="00F8661A" w:rsidRPr="007036CE" w:rsidRDefault="00F8661A" w:rsidP="00F8661A">
      <w:pPr>
        <w:pStyle w:val="GOSTScript"/>
      </w:pPr>
      <w:r w:rsidRPr="007036CE">
        <w:tab/>
      </w:r>
      <w:r w:rsidRPr="007036CE">
        <w:tab/>
      </w:r>
      <w:r w:rsidRPr="007036CE">
        <w:tab/>
      </w:r>
      <w:r w:rsidRPr="007036CE">
        <w:tab/>
        <w:t>"SUM_1": 50000.00,</w:t>
      </w:r>
    </w:p>
    <w:p w14:paraId="4649BC79" w14:textId="77777777" w:rsidR="00F8661A" w:rsidRPr="007036CE" w:rsidRDefault="00F8661A" w:rsidP="00F8661A">
      <w:pPr>
        <w:pStyle w:val="GOSTScript"/>
      </w:pPr>
      <w:r w:rsidRPr="007036CE">
        <w:tab/>
      </w:r>
      <w:r w:rsidRPr="007036CE">
        <w:tab/>
      </w:r>
      <w:r w:rsidRPr="007036CE">
        <w:tab/>
      </w:r>
      <w:r w:rsidRPr="007036CE">
        <w:tab/>
        <w:t>"SUM_2": 50000.00,</w:t>
      </w:r>
    </w:p>
    <w:p w14:paraId="15D04973" w14:textId="77777777" w:rsidR="00F8661A" w:rsidRPr="007036CE" w:rsidDel="00FC465C" w:rsidRDefault="00F8661A" w:rsidP="00FC465C">
      <w:pPr>
        <w:pStyle w:val="GOSTScript"/>
        <w:rPr>
          <w:del w:id="3431" w:author="Сатлер Марина Викторовна" w:date="2024-07-08T15:40:00Z"/>
        </w:rPr>
      </w:pPr>
      <w:r w:rsidRPr="007036CE">
        <w:tab/>
      </w:r>
      <w:r w:rsidRPr="007036CE">
        <w:tab/>
      </w:r>
      <w:r w:rsidRPr="007036CE">
        <w:tab/>
      </w:r>
      <w:r w:rsidRPr="007036CE">
        <w:tab/>
        <w:t xml:space="preserve">"SUM_3": </w:t>
      </w:r>
      <w:del w:id="3432" w:author="Сатлер Марина Викторовна" w:date="2024-07-08T15:40:00Z">
        <w:r w:rsidRPr="007036CE" w:rsidDel="00FC465C">
          <w:delText>5000</w:delText>
        </w:r>
      </w:del>
      <w:r w:rsidRPr="007036CE">
        <w:t>0.00</w:t>
      </w:r>
      <w:del w:id="3433" w:author="Сатлер Марина Викторовна" w:date="2024-07-08T15:40:00Z">
        <w:r w:rsidRPr="007036CE" w:rsidDel="00FC465C">
          <w:delText>,</w:delText>
        </w:r>
      </w:del>
    </w:p>
    <w:p w14:paraId="729E6BEF" w14:textId="77777777" w:rsidR="00F8661A" w:rsidRPr="007036CE" w:rsidRDefault="00F8661A" w:rsidP="00FC465C">
      <w:pPr>
        <w:pStyle w:val="GOSTScript"/>
      </w:pPr>
      <w:del w:id="3434" w:author="Сатлер Марина Викторовна" w:date="2024-07-08T15:40:00Z">
        <w:r w:rsidRPr="007036CE" w:rsidDel="00FC465C">
          <w:tab/>
        </w:r>
        <w:r w:rsidRPr="007036CE" w:rsidDel="00FC465C">
          <w:tab/>
        </w:r>
        <w:r w:rsidRPr="007036CE" w:rsidDel="00FC465C">
          <w:tab/>
        </w:r>
        <w:r w:rsidRPr="007036CE" w:rsidDel="00FC465C">
          <w:tab/>
          <w:delText>"SUM_4": 0.00</w:delText>
        </w:r>
      </w:del>
    </w:p>
    <w:p w14:paraId="429FA1A4" w14:textId="77777777" w:rsidR="00F8661A" w:rsidRPr="007036CE" w:rsidRDefault="00F8661A" w:rsidP="00F8661A">
      <w:pPr>
        <w:pStyle w:val="GOSTScript"/>
      </w:pPr>
      <w:r w:rsidRPr="007036CE">
        <w:tab/>
      </w:r>
      <w:r w:rsidRPr="007036CE">
        <w:tab/>
      </w:r>
      <w:r w:rsidRPr="007036CE">
        <w:tab/>
        <w:t>},</w:t>
      </w:r>
    </w:p>
    <w:p w14:paraId="0108E720" w14:textId="77777777" w:rsidR="00F8661A" w:rsidRPr="007036CE" w:rsidRDefault="00F8661A" w:rsidP="00F8661A">
      <w:pPr>
        <w:pStyle w:val="GOSTScript"/>
      </w:pPr>
      <w:r w:rsidRPr="007036CE">
        <w:tab/>
      </w:r>
      <w:r w:rsidRPr="007036CE">
        <w:tab/>
      </w:r>
      <w:r w:rsidRPr="007036CE">
        <w:tab/>
        <w:t>{</w:t>
      </w:r>
    </w:p>
    <w:p w14:paraId="4D97623C" w14:textId="77777777" w:rsidR="00F8661A" w:rsidRPr="007036CE" w:rsidRDefault="00F8661A" w:rsidP="00F8661A">
      <w:pPr>
        <w:pStyle w:val="GOSTScript"/>
      </w:pPr>
      <w:r w:rsidRPr="007036CE">
        <w:tab/>
      </w:r>
      <w:r w:rsidRPr="007036CE">
        <w:tab/>
      </w:r>
      <w:r w:rsidRPr="007036CE">
        <w:tab/>
      </w:r>
      <w:r w:rsidRPr="007036CE">
        <w:tab/>
        <w:t>"</w:t>
      </w:r>
      <w:ins w:id="3435" w:author="Сатлер Марина Викторовна" w:date="2024-06-11T14:20:00Z">
        <w:r w:rsidR="00240EDB" w:rsidRPr="007036CE">
          <w:rPr>
            <w:szCs w:val="24"/>
          </w:rPr>
          <w:t>id</w:t>
        </w:r>
      </w:ins>
      <w:del w:id="3436" w:author="Сатлер Марина Викторовна" w:date="2024-06-11T14:20:00Z">
        <w:r w:rsidRPr="007036CE" w:rsidDel="00240EDB">
          <w:delText>ID</w:delText>
        </w:r>
      </w:del>
      <w:r w:rsidRPr="007036CE">
        <w:t>": 2,</w:t>
      </w:r>
    </w:p>
    <w:p w14:paraId="43A066B3" w14:textId="77777777" w:rsidR="00F8661A" w:rsidRPr="007036CE" w:rsidRDefault="00F8661A" w:rsidP="00F8661A">
      <w:pPr>
        <w:pStyle w:val="GOSTScript"/>
      </w:pPr>
      <w:r w:rsidRPr="007036CE">
        <w:tab/>
      </w:r>
      <w:r w:rsidRPr="007036CE">
        <w:tab/>
      </w:r>
      <w:r w:rsidRPr="007036CE">
        <w:tab/>
      </w:r>
      <w:r w:rsidRPr="007036CE">
        <w:tab/>
        <w:t>"NUMBROW": "2",</w:t>
      </w:r>
    </w:p>
    <w:p w14:paraId="7B90AA3B" w14:textId="77777777" w:rsidR="00F8661A" w:rsidRPr="007036CE" w:rsidRDefault="00F8661A" w:rsidP="00F8661A">
      <w:pPr>
        <w:pStyle w:val="GOSTScript"/>
      </w:pPr>
      <w:r w:rsidRPr="007036CE">
        <w:tab/>
      </w:r>
      <w:r w:rsidRPr="007036CE">
        <w:tab/>
      </w:r>
      <w:r w:rsidRPr="007036CE">
        <w:tab/>
      </w:r>
      <w:r w:rsidRPr="007036CE">
        <w:tab/>
        <w:t>"SIGNKBK": "N",</w:t>
      </w:r>
    </w:p>
    <w:p w14:paraId="77DF8507" w14:textId="77777777" w:rsidR="00F8661A" w:rsidRPr="007036CE" w:rsidRDefault="00F8661A" w:rsidP="00F8661A">
      <w:pPr>
        <w:pStyle w:val="GOSTScript"/>
      </w:pPr>
      <w:r w:rsidRPr="007036CE">
        <w:tab/>
      </w:r>
      <w:r w:rsidRPr="007036CE">
        <w:tab/>
      </w:r>
      <w:r w:rsidRPr="007036CE">
        <w:tab/>
      </w:r>
      <w:r w:rsidRPr="007036CE">
        <w:tab/>
        <w:t>"KBK": "</w:t>
      </w:r>
      <w:r w:rsidR="0078296B" w:rsidRPr="007036CE">
        <w:t>18201160011500100244</w:t>
      </w:r>
      <w:r w:rsidRPr="007036CE">
        <w:t>",</w:t>
      </w:r>
    </w:p>
    <w:p w14:paraId="54FF5773" w14:textId="77777777" w:rsidR="00F8661A" w:rsidRPr="007036CE" w:rsidRDefault="00F8661A" w:rsidP="00F8661A">
      <w:pPr>
        <w:pStyle w:val="GOSTScript"/>
      </w:pPr>
      <w:r w:rsidRPr="007036CE">
        <w:tab/>
      </w:r>
      <w:r w:rsidRPr="007036CE">
        <w:tab/>
      </w:r>
      <w:r w:rsidRPr="007036CE">
        <w:tab/>
      </w:r>
      <w:r w:rsidRPr="007036CE">
        <w:tab/>
        <w:t>"TYPEKBK": "11",</w:t>
      </w:r>
    </w:p>
    <w:p w14:paraId="62CAC4FF" w14:textId="421144B9" w:rsidR="00F8661A" w:rsidRPr="007036CE" w:rsidRDefault="00F8661A" w:rsidP="00F8661A">
      <w:pPr>
        <w:pStyle w:val="GOSTScript"/>
      </w:pPr>
      <w:r w:rsidRPr="007036CE">
        <w:tab/>
      </w:r>
      <w:r w:rsidRPr="007036CE">
        <w:tab/>
      </w:r>
      <w:r w:rsidRPr="007036CE">
        <w:tab/>
      </w:r>
      <w:r w:rsidRPr="007036CE">
        <w:tab/>
        <w:t>"OKSCODE": "</w:t>
      </w:r>
      <w:ins w:id="3437" w:author="Сатлер Марина Викторовна" w:date="2025-12-03T17:42:00Z">
        <w:r w:rsidR="001537C0" w:rsidRPr="007036CE">
          <w:t>0000</w:t>
        </w:r>
      </w:ins>
      <w:r w:rsidR="0031554B" w:rsidRPr="007036CE">
        <w:t>00000202100609</w:t>
      </w:r>
      <w:r w:rsidRPr="007036CE">
        <w:t>",</w:t>
      </w:r>
    </w:p>
    <w:p w14:paraId="17F44BE5" w14:textId="77777777" w:rsidR="00F8661A" w:rsidRPr="007036CE" w:rsidRDefault="00F8661A" w:rsidP="00F8661A">
      <w:pPr>
        <w:pStyle w:val="GOSTScript"/>
      </w:pPr>
      <w:r w:rsidRPr="007036CE">
        <w:tab/>
      </w:r>
      <w:r w:rsidRPr="007036CE">
        <w:tab/>
      </w:r>
      <w:r w:rsidRPr="007036CE">
        <w:tab/>
      </w:r>
      <w:r w:rsidRPr="007036CE">
        <w:tab/>
        <w:t>"NULLKBK": "</w:t>
      </w:r>
      <w:r w:rsidR="0078296B" w:rsidRPr="007036CE">
        <w:t>18201160011500100200</w:t>
      </w:r>
      <w:r w:rsidRPr="007036CE">
        <w:t>",</w:t>
      </w:r>
    </w:p>
    <w:p w14:paraId="12106131" w14:textId="77777777" w:rsidR="00F8661A" w:rsidRPr="007036CE" w:rsidRDefault="00F8661A" w:rsidP="00F8661A">
      <w:pPr>
        <w:pStyle w:val="GOSTScript"/>
      </w:pPr>
      <w:r w:rsidRPr="007036CE">
        <w:tab/>
      </w:r>
      <w:r w:rsidRPr="007036CE">
        <w:tab/>
      </w:r>
      <w:r w:rsidRPr="007036CE">
        <w:tab/>
      </w:r>
      <w:r w:rsidRPr="007036CE">
        <w:tab/>
        <w:t>"PA": "</w:t>
      </w:r>
      <w:r w:rsidR="0031554B" w:rsidRPr="007036CE">
        <w:t>01951001820</w:t>
      </w:r>
      <w:r w:rsidRPr="007036CE">
        <w:t>",</w:t>
      </w:r>
    </w:p>
    <w:p w14:paraId="196D55D7" w14:textId="77777777" w:rsidR="00F8661A" w:rsidRPr="007036CE" w:rsidRDefault="00F8661A" w:rsidP="00F8661A">
      <w:pPr>
        <w:pStyle w:val="GOSTScript"/>
      </w:pPr>
      <w:r w:rsidRPr="007036CE">
        <w:tab/>
      </w:r>
      <w:r w:rsidRPr="007036CE">
        <w:tab/>
      </w:r>
      <w:r w:rsidRPr="007036CE">
        <w:tab/>
      </w:r>
      <w:r w:rsidRPr="007036CE">
        <w:tab/>
        <w:t xml:space="preserve">"CONTUR": </w:t>
      </w:r>
      <w:ins w:id="3438" w:author="Сатлер Марина Викторовна" w:date="2024-02-28T19:05:00Z">
        <w:r w:rsidR="007560C3" w:rsidRPr="007036CE">
          <w:t>"</w:t>
        </w:r>
      </w:ins>
      <w:r w:rsidRPr="007036CE">
        <w:t>1</w:t>
      </w:r>
      <w:ins w:id="3439" w:author="Сатлер Марина Викторовна" w:date="2024-02-28T19:05:00Z">
        <w:r w:rsidR="007560C3" w:rsidRPr="007036CE">
          <w:t>"</w:t>
        </w:r>
      </w:ins>
      <w:r w:rsidRPr="007036CE">
        <w:t>,</w:t>
      </w:r>
    </w:p>
    <w:p w14:paraId="1282E60F" w14:textId="77777777" w:rsidR="00F8661A" w:rsidRPr="007036CE" w:rsidRDefault="00F8661A" w:rsidP="00F8661A">
      <w:pPr>
        <w:pStyle w:val="GOSTScript"/>
      </w:pPr>
      <w:r w:rsidRPr="007036CE">
        <w:tab/>
      </w:r>
      <w:r w:rsidRPr="007036CE">
        <w:tab/>
      </w:r>
      <w:r w:rsidRPr="007036CE">
        <w:tab/>
      </w:r>
      <w:r w:rsidRPr="007036CE">
        <w:tab/>
        <w:t>"SUM_1": 10000.00,</w:t>
      </w:r>
    </w:p>
    <w:p w14:paraId="42C095D5" w14:textId="77777777" w:rsidR="00F8661A" w:rsidRPr="007036CE" w:rsidRDefault="00F8661A" w:rsidP="00F8661A">
      <w:pPr>
        <w:pStyle w:val="GOSTScript"/>
      </w:pPr>
      <w:r w:rsidRPr="007036CE">
        <w:tab/>
      </w:r>
      <w:r w:rsidRPr="007036CE">
        <w:tab/>
      </w:r>
      <w:r w:rsidRPr="007036CE">
        <w:tab/>
      </w:r>
      <w:r w:rsidRPr="007036CE">
        <w:tab/>
        <w:t>"SUM_2": 200.00,</w:t>
      </w:r>
    </w:p>
    <w:p w14:paraId="7140D1AF" w14:textId="77777777" w:rsidR="00F8661A" w:rsidRPr="007036CE" w:rsidDel="00FC465C" w:rsidRDefault="00F8661A" w:rsidP="00FC465C">
      <w:pPr>
        <w:pStyle w:val="GOSTScript"/>
        <w:rPr>
          <w:del w:id="3440" w:author="Сатлер Марина Викторовна" w:date="2024-07-08T15:40:00Z"/>
        </w:rPr>
      </w:pPr>
      <w:r w:rsidRPr="007036CE">
        <w:lastRenderedPageBreak/>
        <w:tab/>
      </w:r>
      <w:r w:rsidRPr="007036CE">
        <w:tab/>
      </w:r>
      <w:r w:rsidRPr="007036CE">
        <w:tab/>
      </w:r>
      <w:r w:rsidRPr="007036CE">
        <w:tab/>
        <w:t>"SUM_3": 0.00</w:t>
      </w:r>
      <w:del w:id="3441" w:author="Сатлер Марина Викторовна" w:date="2024-07-08T15:40:00Z">
        <w:r w:rsidRPr="007036CE" w:rsidDel="00FC465C">
          <w:delText>,</w:delText>
        </w:r>
      </w:del>
    </w:p>
    <w:p w14:paraId="5EB92773" w14:textId="77777777" w:rsidR="00F8661A" w:rsidRPr="007036CE" w:rsidRDefault="00F8661A" w:rsidP="00FC465C">
      <w:pPr>
        <w:pStyle w:val="GOSTScript"/>
      </w:pPr>
      <w:del w:id="3442" w:author="Сатлер Марина Викторовна" w:date="2024-07-08T15:40:00Z">
        <w:r w:rsidRPr="007036CE" w:rsidDel="00FC465C">
          <w:tab/>
        </w:r>
        <w:r w:rsidRPr="007036CE" w:rsidDel="00FC465C">
          <w:tab/>
        </w:r>
        <w:r w:rsidRPr="007036CE" w:rsidDel="00FC465C">
          <w:tab/>
        </w:r>
        <w:r w:rsidRPr="007036CE" w:rsidDel="00FC465C">
          <w:tab/>
          <w:delText>"SUM_4": 0.00</w:delText>
        </w:r>
      </w:del>
    </w:p>
    <w:p w14:paraId="002B50CE" w14:textId="77777777" w:rsidR="00F8661A" w:rsidRPr="007036CE" w:rsidRDefault="00F8661A" w:rsidP="005F6467">
      <w:pPr>
        <w:pStyle w:val="GOSTScript"/>
        <w:rPr>
          <w:lang w:val="ru-RU"/>
        </w:rPr>
      </w:pPr>
      <w:r w:rsidRPr="007036CE">
        <w:tab/>
      </w:r>
      <w:r w:rsidRPr="007036CE">
        <w:tab/>
      </w:r>
      <w:r w:rsidRPr="007036CE">
        <w:tab/>
        <w:t>}</w:t>
      </w:r>
    </w:p>
    <w:p w14:paraId="18C7A323" w14:textId="77777777" w:rsidR="00F8661A" w:rsidRPr="007036CE" w:rsidRDefault="00F8661A" w:rsidP="00F8661A">
      <w:pPr>
        <w:pStyle w:val="GOSTScript"/>
        <w:rPr>
          <w:lang w:val="ru-RU"/>
        </w:rPr>
      </w:pPr>
      <w:r w:rsidRPr="007036CE">
        <w:rPr>
          <w:lang w:val="ru-RU"/>
        </w:rPr>
        <w:tab/>
      </w:r>
      <w:r w:rsidRPr="007036CE">
        <w:rPr>
          <w:lang w:val="ru-RU"/>
        </w:rPr>
        <w:tab/>
        <w:t>]</w:t>
      </w:r>
    </w:p>
    <w:p w14:paraId="3DCA4750" w14:textId="77777777" w:rsidR="00F8661A" w:rsidRPr="007036CE" w:rsidRDefault="00F8661A" w:rsidP="00F8661A">
      <w:pPr>
        <w:pStyle w:val="GOSTScript"/>
        <w:rPr>
          <w:lang w:val="ru-RU"/>
        </w:rPr>
      </w:pPr>
      <w:r w:rsidRPr="007036CE">
        <w:rPr>
          <w:lang w:val="ru-RU"/>
        </w:rPr>
        <w:tab/>
        <w:t>}</w:t>
      </w:r>
    </w:p>
    <w:p w14:paraId="141EA8DB" w14:textId="77777777" w:rsidR="00126A7A" w:rsidRPr="007036CE" w:rsidRDefault="00F8661A" w:rsidP="00E63F76">
      <w:pPr>
        <w:pStyle w:val="GOSTScript"/>
      </w:pPr>
      <w:r w:rsidRPr="007036CE">
        <w:rPr>
          <w:lang w:val="ru-RU"/>
        </w:rPr>
        <w:t>}</w:t>
      </w:r>
    </w:p>
    <w:p w14:paraId="7740889C" w14:textId="77777777" w:rsidR="00126A7A" w:rsidRPr="007036CE" w:rsidRDefault="00126A7A" w:rsidP="00DE0449">
      <w:pPr>
        <w:pStyle w:val="41"/>
      </w:pPr>
      <w:bookmarkStart w:id="3443" w:name="_Ref158392702"/>
      <w:bookmarkStart w:id="3444" w:name="_Toc222927849"/>
      <w:r w:rsidRPr="007036CE">
        <w:t>«Сведения о сводной бюджетной росписи федерального бюджета и лимитах бюджетных обязательств по расходам, связанным с осуществлением капитальных вложений по объектам капитального строительства и объектам недвижимого имущества, а также их изменении на финансовый год и на плановый период» (ф. 0501080) DBD_ConsolidateInfoFAIP</w:t>
      </w:r>
      <w:bookmarkEnd w:id="3443"/>
      <w:bookmarkEnd w:id="3444"/>
    </w:p>
    <w:p w14:paraId="01C5CB93" w14:textId="77777777" w:rsidR="00126A7A" w:rsidRPr="007036CE" w:rsidRDefault="00126A7A" w:rsidP="00DE0449">
      <w:pPr>
        <w:pStyle w:val="51"/>
      </w:pPr>
      <w:bookmarkStart w:id="3445" w:name="_Toc222927850"/>
      <w:r w:rsidRPr="007036CE">
        <w:t>Перечень параметров тела запроса (Document) по документу «Сведения о сводной бюджетной росписи федерального бюджета и лимитах бюджетных обязательств по расходам, связанным с осуществлением капитальных вложений по объектам капитального строительства и объектам недвижимого имущества, а также их изменении на финансовый год и на плановый период» (ф. 0501080) DBD_ConsolidateInfoFAIP</w:t>
      </w:r>
      <w:bookmarkEnd w:id="3445"/>
    </w:p>
    <w:p w14:paraId="1C1F8678" w14:textId="09B36026" w:rsidR="00126A7A" w:rsidRPr="007036CE" w:rsidRDefault="009B61E2" w:rsidP="00126A7A">
      <w:pPr>
        <w:pStyle w:val="GOSTNameTable"/>
      </w:pPr>
      <w:r w:rsidRPr="007036CE">
        <w:rPr>
          <w:noProof/>
        </w:rPr>
        <w:fldChar w:fldCharType="begin"/>
      </w:r>
      <w:r w:rsidRPr="007036CE">
        <w:rPr>
          <w:noProof/>
        </w:rPr>
        <w:instrText xml:space="preserve"> SEQ Таблица \* ARABIC </w:instrText>
      </w:r>
      <w:r w:rsidRPr="007036CE">
        <w:rPr>
          <w:noProof/>
        </w:rPr>
        <w:fldChar w:fldCharType="separate"/>
      </w:r>
      <w:bookmarkStart w:id="3446" w:name="_Toc222928005"/>
      <w:r w:rsidR="00BD74E1">
        <w:rPr>
          <w:noProof/>
        </w:rPr>
        <w:t>32</w:t>
      </w:r>
      <w:r w:rsidRPr="007036CE">
        <w:rPr>
          <w:noProof/>
        </w:rPr>
        <w:fldChar w:fldCharType="end"/>
      </w:r>
      <w:r w:rsidR="00126A7A" w:rsidRPr="007036CE">
        <w:t xml:space="preserve"> </w:t>
      </w:r>
      <w:r w:rsidR="00CC2920" w:rsidRPr="007036CE">
        <w:t>–</w:t>
      </w:r>
      <w:r w:rsidR="00126A7A" w:rsidRPr="007036CE">
        <w:t xml:space="preserve"> Параметры тела (Document) запроса на подбор / сторнирование / переформирование записей учета по документу «Сведения о сводной бюджетной росписи федерального бюджета и лимитах бюджетных обязательств по расходам, связанным с осуществлением капи</w:t>
      </w:r>
      <w:del w:id="3447" w:author="Сатлер Марина Викторовна" w:date="2024-07-08T15:46:00Z">
        <w:r w:rsidR="00126A7A" w:rsidRPr="007036CE" w:rsidDel="009E7792">
          <w:delText>-</w:delText>
        </w:r>
      </w:del>
      <w:r w:rsidR="00126A7A" w:rsidRPr="007036CE">
        <w:t>тальных вложений по объектам капитального строительства и объектам недвижимого имущества, а также их изменении на финансовый год и на пла</w:t>
      </w:r>
      <w:del w:id="3448" w:author="Сатлер Марина Викторовна" w:date="2024-07-08T15:46:00Z">
        <w:r w:rsidR="00126A7A" w:rsidRPr="007036CE" w:rsidDel="009E7792">
          <w:delText>-</w:delText>
        </w:r>
      </w:del>
      <w:r w:rsidR="00126A7A" w:rsidRPr="007036CE">
        <w:t>новый период» (ф. 0501080) DBD_ConsolidateInfoFAIP</w:t>
      </w:r>
      <w:bookmarkEnd w:id="3446"/>
    </w:p>
    <w:tbl>
      <w:tblPr>
        <w:tblStyle w:val="GOSTTable"/>
        <w:tblW w:w="5000" w:type="pct"/>
        <w:tblLayout w:type="fixed"/>
        <w:tblLook w:val="07E0" w:firstRow="1" w:lastRow="1" w:firstColumn="1" w:lastColumn="1" w:noHBand="1" w:noVBand="1"/>
      </w:tblPr>
      <w:tblGrid>
        <w:gridCol w:w="3466"/>
        <w:gridCol w:w="2314"/>
        <w:gridCol w:w="1636"/>
        <w:gridCol w:w="946"/>
        <w:gridCol w:w="971"/>
        <w:gridCol w:w="6427"/>
      </w:tblGrid>
      <w:tr w:rsidR="00126A7A" w:rsidRPr="007036CE" w14:paraId="66294251" w14:textId="77777777" w:rsidTr="00974EB0">
        <w:trPr>
          <w:cnfStyle w:val="100000000000" w:firstRow="1" w:lastRow="0" w:firstColumn="0" w:lastColumn="0" w:oddVBand="0" w:evenVBand="0" w:oddHBand="0" w:evenHBand="0" w:firstRowFirstColumn="0" w:firstRowLastColumn="0" w:lastRowFirstColumn="0" w:lastRowLastColumn="0"/>
          <w:trHeight w:val="1002"/>
        </w:trPr>
        <w:tc>
          <w:tcPr>
            <w:tcW w:w="1100" w:type="pct"/>
            <w:hideMark/>
          </w:tcPr>
          <w:p w14:paraId="007668B1" w14:textId="77777777" w:rsidR="00126A7A" w:rsidRPr="007036CE" w:rsidRDefault="00126A7A" w:rsidP="00126A7A">
            <w:pPr>
              <w:pStyle w:val="GOSTTableHead"/>
              <w:rPr>
                <w:szCs w:val="22"/>
              </w:rPr>
            </w:pPr>
            <w:r w:rsidRPr="007036CE">
              <w:rPr>
                <w:szCs w:val="22"/>
              </w:rPr>
              <w:t>Наименование параметра</w:t>
            </w:r>
          </w:p>
        </w:tc>
        <w:tc>
          <w:tcPr>
            <w:tcW w:w="734" w:type="pct"/>
            <w:hideMark/>
          </w:tcPr>
          <w:p w14:paraId="599AF02B" w14:textId="77777777" w:rsidR="00126A7A" w:rsidRPr="007036CE" w:rsidRDefault="00126A7A" w:rsidP="00126A7A">
            <w:pPr>
              <w:pStyle w:val="GOSTTableHead"/>
              <w:rPr>
                <w:szCs w:val="22"/>
              </w:rPr>
            </w:pPr>
            <w:r w:rsidRPr="007036CE">
              <w:rPr>
                <w:szCs w:val="22"/>
              </w:rPr>
              <w:t>Название тэга</w:t>
            </w:r>
          </w:p>
        </w:tc>
        <w:tc>
          <w:tcPr>
            <w:tcW w:w="519" w:type="pct"/>
            <w:hideMark/>
          </w:tcPr>
          <w:p w14:paraId="27FC7F5C" w14:textId="77777777" w:rsidR="00126A7A" w:rsidRPr="007036CE" w:rsidRDefault="00126A7A" w:rsidP="00126A7A">
            <w:pPr>
              <w:pStyle w:val="GOSTTableHead"/>
              <w:rPr>
                <w:szCs w:val="22"/>
              </w:rPr>
            </w:pPr>
            <w:r w:rsidRPr="007036CE">
              <w:rPr>
                <w:szCs w:val="22"/>
              </w:rPr>
              <w:t>Тип данных</w:t>
            </w:r>
          </w:p>
        </w:tc>
        <w:tc>
          <w:tcPr>
            <w:tcW w:w="300" w:type="pct"/>
          </w:tcPr>
          <w:p w14:paraId="1CAEB448" w14:textId="77777777" w:rsidR="00126A7A" w:rsidRPr="007036CE" w:rsidRDefault="00126A7A" w:rsidP="00126A7A">
            <w:pPr>
              <w:pStyle w:val="GOSTTableHead"/>
              <w:rPr>
                <w:szCs w:val="22"/>
              </w:rPr>
            </w:pPr>
            <w:r w:rsidRPr="007036CE">
              <w:rPr>
                <w:szCs w:val="22"/>
              </w:rPr>
              <w:t>Обязательность</w:t>
            </w:r>
          </w:p>
        </w:tc>
        <w:tc>
          <w:tcPr>
            <w:tcW w:w="308" w:type="pct"/>
            <w:hideMark/>
          </w:tcPr>
          <w:p w14:paraId="7546E90C" w14:textId="77777777" w:rsidR="00126A7A" w:rsidRPr="007036CE" w:rsidRDefault="00126A7A" w:rsidP="00126A7A">
            <w:pPr>
              <w:pStyle w:val="GOSTTableHead"/>
              <w:rPr>
                <w:szCs w:val="22"/>
              </w:rPr>
            </w:pPr>
            <w:r w:rsidRPr="007036CE">
              <w:rPr>
                <w:szCs w:val="22"/>
              </w:rPr>
              <w:t>Размерность</w:t>
            </w:r>
          </w:p>
        </w:tc>
        <w:tc>
          <w:tcPr>
            <w:tcW w:w="2039" w:type="pct"/>
          </w:tcPr>
          <w:p w14:paraId="3C6768B8" w14:textId="77777777" w:rsidR="00126A7A" w:rsidRPr="007036CE" w:rsidRDefault="00126A7A" w:rsidP="00126A7A">
            <w:pPr>
              <w:pStyle w:val="GOSTTableHead"/>
              <w:rPr>
                <w:szCs w:val="22"/>
              </w:rPr>
            </w:pPr>
            <w:r w:rsidRPr="007036CE">
              <w:rPr>
                <w:szCs w:val="22"/>
              </w:rPr>
              <w:t>Описание</w:t>
            </w:r>
          </w:p>
        </w:tc>
      </w:tr>
      <w:tr w:rsidR="00126A7A" w:rsidRPr="007036CE" w14:paraId="1C7EDAA9" w14:textId="77777777" w:rsidTr="00974EB0">
        <w:tc>
          <w:tcPr>
            <w:tcW w:w="1100" w:type="pct"/>
          </w:tcPr>
          <w:p w14:paraId="57E217B5" w14:textId="77777777" w:rsidR="00126A7A" w:rsidRPr="007036CE" w:rsidRDefault="00126A7A" w:rsidP="00126A7A">
            <w:pPr>
              <w:pStyle w:val="GOSTTablenorm"/>
            </w:pPr>
            <w:r w:rsidRPr="007036CE">
              <w:rPr>
                <w:szCs w:val="22"/>
              </w:rPr>
              <w:t>Номер документа</w:t>
            </w:r>
          </w:p>
        </w:tc>
        <w:tc>
          <w:tcPr>
            <w:tcW w:w="734" w:type="pct"/>
          </w:tcPr>
          <w:p w14:paraId="17B46561" w14:textId="77777777" w:rsidR="00126A7A" w:rsidRPr="007036CE" w:rsidRDefault="00126A7A" w:rsidP="00126A7A">
            <w:pPr>
              <w:pStyle w:val="GOSTTablenorm"/>
            </w:pPr>
            <w:r w:rsidRPr="007036CE">
              <w:rPr>
                <w:szCs w:val="22"/>
                <w:lang w:val="en-US"/>
              </w:rPr>
              <w:t>NUM</w:t>
            </w:r>
            <w:r w:rsidRPr="007036CE">
              <w:rPr>
                <w:szCs w:val="22"/>
              </w:rPr>
              <w:t>_</w:t>
            </w:r>
            <w:r w:rsidRPr="007036CE">
              <w:rPr>
                <w:szCs w:val="22"/>
                <w:lang w:val="en-US"/>
              </w:rPr>
              <w:t>DOC</w:t>
            </w:r>
          </w:p>
        </w:tc>
        <w:tc>
          <w:tcPr>
            <w:tcW w:w="519" w:type="pct"/>
          </w:tcPr>
          <w:p w14:paraId="7EA1FFEB" w14:textId="77777777" w:rsidR="00126A7A" w:rsidRPr="007036CE" w:rsidRDefault="00126A7A" w:rsidP="00126A7A">
            <w:pPr>
              <w:pStyle w:val="GOSTTablenorm"/>
            </w:pPr>
            <w:r w:rsidRPr="007036CE">
              <w:rPr>
                <w:szCs w:val="22"/>
              </w:rPr>
              <w:t>Строка</w:t>
            </w:r>
          </w:p>
        </w:tc>
        <w:tc>
          <w:tcPr>
            <w:tcW w:w="300" w:type="pct"/>
          </w:tcPr>
          <w:p w14:paraId="27E3D7BA" w14:textId="77777777" w:rsidR="00126A7A" w:rsidRPr="007036CE" w:rsidRDefault="00126A7A" w:rsidP="00126A7A">
            <w:pPr>
              <w:pStyle w:val="GOSTTablenorm"/>
            </w:pPr>
            <w:r w:rsidRPr="007036CE">
              <w:rPr>
                <w:szCs w:val="22"/>
              </w:rPr>
              <w:t>Да</w:t>
            </w:r>
          </w:p>
        </w:tc>
        <w:tc>
          <w:tcPr>
            <w:tcW w:w="308" w:type="pct"/>
          </w:tcPr>
          <w:p w14:paraId="6AD7D010" w14:textId="77777777" w:rsidR="00126A7A" w:rsidRPr="007036CE" w:rsidRDefault="00126A7A" w:rsidP="00126A7A">
            <w:pPr>
              <w:pStyle w:val="GOSTTablenorm"/>
            </w:pPr>
            <w:r w:rsidRPr="007036CE">
              <w:rPr>
                <w:szCs w:val="22"/>
              </w:rPr>
              <w:t>&lt;=25</w:t>
            </w:r>
          </w:p>
        </w:tc>
        <w:tc>
          <w:tcPr>
            <w:tcW w:w="2039" w:type="pct"/>
          </w:tcPr>
          <w:p w14:paraId="7455D950" w14:textId="77777777" w:rsidR="00126A7A" w:rsidRPr="007036CE" w:rsidRDefault="00126A7A" w:rsidP="00126A7A">
            <w:pPr>
              <w:pStyle w:val="GOSTTablenorm"/>
            </w:pPr>
            <w:r w:rsidRPr="007036CE">
              <w:rPr>
                <w:szCs w:val="22"/>
              </w:rPr>
              <w:t>Указывается номер документа</w:t>
            </w:r>
          </w:p>
        </w:tc>
      </w:tr>
      <w:tr w:rsidR="00126A7A" w:rsidRPr="007036CE" w14:paraId="2B2AD087" w14:textId="77777777" w:rsidTr="00974EB0">
        <w:tc>
          <w:tcPr>
            <w:tcW w:w="1100" w:type="pct"/>
          </w:tcPr>
          <w:p w14:paraId="49973DF7" w14:textId="77777777" w:rsidR="00126A7A" w:rsidRPr="007036CE" w:rsidRDefault="00126A7A" w:rsidP="00126A7A">
            <w:pPr>
              <w:pStyle w:val="GOSTTablenorm"/>
              <w:rPr>
                <w:szCs w:val="22"/>
              </w:rPr>
            </w:pPr>
            <w:r w:rsidRPr="007036CE">
              <w:rPr>
                <w:szCs w:val="22"/>
              </w:rPr>
              <w:t>Дата документа</w:t>
            </w:r>
          </w:p>
        </w:tc>
        <w:tc>
          <w:tcPr>
            <w:tcW w:w="734" w:type="pct"/>
          </w:tcPr>
          <w:p w14:paraId="4A310BE4" w14:textId="77777777" w:rsidR="00126A7A" w:rsidRPr="007036CE" w:rsidRDefault="00126A7A" w:rsidP="00126A7A">
            <w:pPr>
              <w:pStyle w:val="GOSTTablenorm"/>
              <w:rPr>
                <w:szCs w:val="22"/>
                <w:lang w:val="en-US"/>
              </w:rPr>
            </w:pPr>
            <w:r w:rsidRPr="007036CE">
              <w:rPr>
                <w:szCs w:val="22"/>
                <w:lang w:val="en-US"/>
              </w:rPr>
              <w:t>DATE</w:t>
            </w:r>
            <w:r w:rsidRPr="007036CE">
              <w:rPr>
                <w:szCs w:val="22"/>
              </w:rPr>
              <w:t>_</w:t>
            </w:r>
            <w:r w:rsidRPr="007036CE">
              <w:rPr>
                <w:szCs w:val="22"/>
                <w:lang w:val="en-US"/>
              </w:rPr>
              <w:t>DOC</w:t>
            </w:r>
          </w:p>
        </w:tc>
        <w:tc>
          <w:tcPr>
            <w:tcW w:w="519" w:type="pct"/>
          </w:tcPr>
          <w:p w14:paraId="56A1F787" w14:textId="77777777" w:rsidR="00126A7A" w:rsidRPr="007036CE" w:rsidRDefault="00126A7A" w:rsidP="00126A7A">
            <w:pPr>
              <w:pStyle w:val="GOSTTablenorm"/>
            </w:pPr>
            <w:r w:rsidRPr="007036CE">
              <w:rPr>
                <w:szCs w:val="22"/>
              </w:rPr>
              <w:t>Дата</w:t>
            </w:r>
          </w:p>
        </w:tc>
        <w:tc>
          <w:tcPr>
            <w:tcW w:w="300" w:type="pct"/>
          </w:tcPr>
          <w:p w14:paraId="1EA1DDBF" w14:textId="77777777" w:rsidR="00126A7A" w:rsidRPr="007036CE" w:rsidRDefault="00126A7A" w:rsidP="00126A7A">
            <w:pPr>
              <w:pStyle w:val="GOSTTablenorm"/>
            </w:pPr>
            <w:r w:rsidRPr="007036CE">
              <w:rPr>
                <w:szCs w:val="22"/>
              </w:rPr>
              <w:t>Да</w:t>
            </w:r>
          </w:p>
        </w:tc>
        <w:tc>
          <w:tcPr>
            <w:tcW w:w="308" w:type="pct"/>
          </w:tcPr>
          <w:p w14:paraId="42C4AAD9" w14:textId="77777777" w:rsidR="00126A7A" w:rsidRPr="007036CE" w:rsidRDefault="00126A7A" w:rsidP="00126A7A">
            <w:pPr>
              <w:pStyle w:val="GOSTTablenorm"/>
            </w:pPr>
          </w:p>
        </w:tc>
        <w:tc>
          <w:tcPr>
            <w:tcW w:w="2039" w:type="pct"/>
          </w:tcPr>
          <w:p w14:paraId="0DDB2518" w14:textId="77777777" w:rsidR="00126A7A" w:rsidRPr="007036CE" w:rsidRDefault="00126A7A" w:rsidP="00126A7A">
            <w:pPr>
              <w:pStyle w:val="GOSTTablenorm"/>
            </w:pPr>
            <w:r w:rsidRPr="007036CE">
              <w:rPr>
                <w:szCs w:val="22"/>
              </w:rPr>
              <w:t>Указывается дата</w:t>
            </w:r>
            <w:r w:rsidR="003352D3" w:rsidRPr="007036CE">
              <w:rPr>
                <w:szCs w:val="22"/>
              </w:rPr>
              <w:t xml:space="preserve"> документа в формате YYYY-MM-DD</w:t>
            </w:r>
          </w:p>
        </w:tc>
      </w:tr>
      <w:tr w:rsidR="00126A7A" w:rsidRPr="007036CE" w14:paraId="05926895" w14:textId="77777777" w:rsidTr="00974EB0">
        <w:tc>
          <w:tcPr>
            <w:tcW w:w="1100" w:type="pct"/>
          </w:tcPr>
          <w:p w14:paraId="248E9779" w14:textId="77777777" w:rsidR="00126A7A" w:rsidRPr="007036CE" w:rsidRDefault="00126A7A" w:rsidP="00126A7A">
            <w:pPr>
              <w:pStyle w:val="GOSTTablenorm"/>
              <w:rPr>
                <w:szCs w:val="22"/>
              </w:rPr>
            </w:pPr>
            <w:r w:rsidRPr="007036CE">
              <w:t>Вид документа</w:t>
            </w:r>
          </w:p>
        </w:tc>
        <w:tc>
          <w:tcPr>
            <w:tcW w:w="734" w:type="pct"/>
          </w:tcPr>
          <w:p w14:paraId="0D55BAED" w14:textId="77777777" w:rsidR="00126A7A" w:rsidRPr="007036CE" w:rsidRDefault="00126A7A" w:rsidP="00126A7A">
            <w:pPr>
              <w:pStyle w:val="GOSTTablenorm"/>
              <w:rPr>
                <w:szCs w:val="22"/>
                <w:lang w:val="en-US"/>
              </w:rPr>
            </w:pPr>
            <w:r w:rsidRPr="007036CE">
              <w:rPr>
                <w:szCs w:val="22"/>
                <w:lang w:val="en-US"/>
              </w:rPr>
              <w:t>DOC_TYPE</w:t>
            </w:r>
          </w:p>
        </w:tc>
        <w:tc>
          <w:tcPr>
            <w:tcW w:w="519" w:type="pct"/>
          </w:tcPr>
          <w:p w14:paraId="2CF0D1E4" w14:textId="77777777" w:rsidR="00126A7A" w:rsidRPr="007036CE" w:rsidRDefault="00126A7A" w:rsidP="00126A7A">
            <w:pPr>
              <w:pStyle w:val="GOSTTablenorm"/>
            </w:pPr>
            <w:r w:rsidRPr="007036CE">
              <w:t>Строка</w:t>
            </w:r>
          </w:p>
        </w:tc>
        <w:tc>
          <w:tcPr>
            <w:tcW w:w="300" w:type="pct"/>
          </w:tcPr>
          <w:p w14:paraId="2DB0EFB8" w14:textId="77777777" w:rsidR="00126A7A" w:rsidRPr="007036CE" w:rsidRDefault="00126A7A" w:rsidP="00126A7A">
            <w:pPr>
              <w:pStyle w:val="GOSTTablenorm"/>
            </w:pPr>
            <w:r w:rsidRPr="007036CE">
              <w:t>Да</w:t>
            </w:r>
          </w:p>
        </w:tc>
        <w:tc>
          <w:tcPr>
            <w:tcW w:w="308" w:type="pct"/>
          </w:tcPr>
          <w:p w14:paraId="77E94227" w14:textId="77777777" w:rsidR="00126A7A" w:rsidRPr="007036CE" w:rsidRDefault="00126A7A" w:rsidP="00126A7A">
            <w:pPr>
              <w:pStyle w:val="GOSTTablenorm"/>
            </w:pPr>
            <w:r w:rsidRPr="007036CE">
              <w:t>=3</w:t>
            </w:r>
          </w:p>
        </w:tc>
        <w:tc>
          <w:tcPr>
            <w:tcW w:w="2039" w:type="pct"/>
          </w:tcPr>
          <w:p w14:paraId="4A9BC9FA" w14:textId="77777777" w:rsidR="00126A7A" w:rsidRPr="007036CE" w:rsidRDefault="00126A7A" w:rsidP="00126A7A">
            <w:pPr>
              <w:pStyle w:val="GOSTTablenorm"/>
            </w:pPr>
            <w:r w:rsidRPr="007036CE">
              <w:t>Указывается код вида документа.</w:t>
            </w:r>
          </w:p>
          <w:p w14:paraId="55A066BE" w14:textId="77777777" w:rsidR="00126A7A" w:rsidRPr="007036CE" w:rsidRDefault="00126A7A" w:rsidP="00126A7A">
            <w:pPr>
              <w:pStyle w:val="GOSTTablenorm"/>
            </w:pPr>
            <w:r w:rsidRPr="007036CE">
              <w:t>Заполняется значением «ФИС»</w:t>
            </w:r>
          </w:p>
        </w:tc>
      </w:tr>
      <w:tr w:rsidR="00126A7A" w:rsidRPr="007036CE" w14:paraId="62207EFB" w14:textId="77777777" w:rsidTr="00974EB0">
        <w:tc>
          <w:tcPr>
            <w:tcW w:w="1100" w:type="pct"/>
          </w:tcPr>
          <w:p w14:paraId="5CC2E2A3" w14:textId="77777777" w:rsidR="00126A7A" w:rsidRPr="007036CE" w:rsidRDefault="00126A7A" w:rsidP="00126A7A">
            <w:pPr>
              <w:pStyle w:val="GOSTTablenorm"/>
            </w:pPr>
            <w:r w:rsidRPr="007036CE">
              <w:rPr>
                <w:szCs w:val="22"/>
              </w:rPr>
              <w:t>Уровень конфиденциальности</w:t>
            </w:r>
          </w:p>
        </w:tc>
        <w:tc>
          <w:tcPr>
            <w:tcW w:w="734" w:type="pct"/>
          </w:tcPr>
          <w:p w14:paraId="3B7D5E22" w14:textId="77777777" w:rsidR="00126A7A" w:rsidRPr="007036CE" w:rsidRDefault="00126A7A" w:rsidP="00126A7A">
            <w:pPr>
              <w:pStyle w:val="GOSTTablenorm"/>
              <w:rPr>
                <w:szCs w:val="22"/>
                <w:lang w:val="en-US"/>
              </w:rPr>
            </w:pPr>
            <w:r w:rsidRPr="007036CE">
              <w:rPr>
                <w:szCs w:val="22"/>
                <w:lang w:val="en-US"/>
              </w:rPr>
              <w:t>ACCESSLEVEL</w:t>
            </w:r>
          </w:p>
        </w:tc>
        <w:tc>
          <w:tcPr>
            <w:tcW w:w="519" w:type="pct"/>
          </w:tcPr>
          <w:p w14:paraId="53910CCD" w14:textId="77777777" w:rsidR="00126A7A" w:rsidRPr="007036CE" w:rsidRDefault="00126A7A" w:rsidP="00126A7A">
            <w:pPr>
              <w:pStyle w:val="GOSTTablenorm"/>
            </w:pPr>
            <w:r w:rsidRPr="007036CE">
              <w:rPr>
                <w:szCs w:val="22"/>
              </w:rPr>
              <w:t>Число</w:t>
            </w:r>
          </w:p>
        </w:tc>
        <w:tc>
          <w:tcPr>
            <w:tcW w:w="300" w:type="pct"/>
          </w:tcPr>
          <w:p w14:paraId="7EA4F520" w14:textId="77777777" w:rsidR="00126A7A" w:rsidRPr="007036CE" w:rsidRDefault="00126A7A" w:rsidP="00126A7A">
            <w:pPr>
              <w:pStyle w:val="GOSTTablenorm"/>
            </w:pPr>
            <w:r w:rsidRPr="007036CE">
              <w:rPr>
                <w:szCs w:val="22"/>
              </w:rPr>
              <w:t>Да</w:t>
            </w:r>
          </w:p>
        </w:tc>
        <w:tc>
          <w:tcPr>
            <w:tcW w:w="308" w:type="pct"/>
          </w:tcPr>
          <w:p w14:paraId="195CD8F8" w14:textId="77777777" w:rsidR="00126A7A" w:rsidRPr="007036CE" w:rsidRDefault="00126A7A" w:rsidP="00126A7A">
            <w:pPr>
              <w:pStyle w:val="GOSTTablenorm"/>
            </w:pPr>
            <w:r w:rsidRPr="007036CE">
              <w:t>=1</w:t>
            </w:r>
          </w:p>
        </w:tc>
        <w:tc>
          <w:tcPr>
            <w:tcW w:w="2039" w:type="pct"/>
          </w:tcPr>
          <w:p w14:paraId="19FC5DD0" w14:textId="77777777" w:rsidR="00126A7A" w:rsidRPr="007036CE" w:rsidRDefault="00126A7A" w:rsidP="00126A7A">
            <w:pPr>
              <w:pStyle w:val="GOSTTablenorm"/>
            </w:pPr>
            <w:r w:rsidRPr="007036CE">
              <w:t>Указывается уровень конфиденциальности документа.</w:t>
            </w:r>
          </w:p>
          <w:p w14:paraId="01A7C57D" w14:textId="77777777" w:rsidR="00126A7A" w:rsidRPr="007036CE" w:rsidRDefault="00126A7A" w:rsidP="00126A7A">
            <w:pPr>
              <w:pStyle w:val="GOSTTablenorm"/>
            </w:pPr>
            <w:r w:rsidRPr="007036CE">
              <w:t>Возможные значения:</w:t>
            </w:r>
          </w:p>
          <w:p w14:paraId="1C50067B" w14:textId="78B1677A" w:rsidR="007062AA" w:rsidRPr="007036CE" w:rsidRDefault="00126A7A" w:rsidP="007E547B">
            <w:pPr>
              <w:pStyle w:val="GOSTTableListMark1"/>
              <w:numPr>
                <w:ilvl w:val="0"/>
                <w:numId w:val="2"/>
              </w:numPr>
            </w:pPr>
            <w:r w:rsidRPr="007036CE">
              <w:lastRenderedPageBreak/>
              <w:t xml:space="preserve">«0» </w:t>
            </w:r>
            <w:r w:rsidR="00FB1651" w:rsidRPr="007036CE">
              <w:t>–</w:t>
            </w:r>
            <w:r w:rsidRPr="007036CE">
              <w:t xml:space="preserve"> Несекретно;</w:t>
            </w:r>
          </w:p>
          <w:p w14:paraId="45156DC2" w14:textId="2C9A6ED9" w:rsidR="00126A7A" w:rsidRPr="007036CE" w:rsidRDefault="00126A7A" w:rsidP="007E547B">
            <w:pPr>
              <w:pStyle w:val="GOSTTableListMark1"/>
              <w:numPr>
                <w:ilvl w:val="0"/>
                <w:numId w:val="2"/>
              </w:numPr>
            </w:pPr>
            <w:r w:rsidRPr="007036CE">
              <w:t>«1</w:t>
            </w:r>
            <w:r w:rsidR="003352D3" w:rsidRPr="007036CE">
              <w:t xml:space="preserve">» </w:t>
            </w:r>
            <w:r w:rsidR="00FB1651" w:rsidRPr="007036CE">
              <w:t>–</w:t>
            </w:r>
            <w:r w:rsidR="003352D3" w:rsidRPr="007036CE">
              <w:t xml:space="preserve"> Для служебного пользования</w:t>
            </w:r>
          </w:p>
        </w:tc>
      </w:tr>
      <w:tr w:rsidR="00126A7A" w:rsidRPr="007036CE" w14:paraId="481CE820" w14:textId="77777777" w:rsidTr="00974EB0">
        <w:tc>
          <w:tcPr>
            <w:tcW w:w="1100" w:type="pct"/>
          </w:tcPr>
          <w:p w14:paraId="13B46111" w14:textId="77777777" w:rsidR="00126A7A" w:rsidRPr="007036CE" w:rsidRDefault="00126A7A" w:rsidP="00126A7A">
            <w:pPr>
              <w:pStyle w:val="GOSTTablenorm"/>
              <w:rPr>
                <w:szCs w:val="22"/>
              </w:rPr>
            </w:pPr>
            <w:r w:rsidRPr="007036CE">
              <w:rPr>
                <w:szCs w:val="22"/>
              </w:rPr>
              <w:lastRenderedPageBreak/>
              <w:t>Код бюджета</w:t>
            </w:r>
          </w:p>
        </w:tc>
        <w:tc>
          <w:tcPr>
            <w:tcW w:w="734" w:type="pct"/>
          </w:tcPr>
          <w:p w14:paraId="09FC82A6" w14:textId="77777777" w:rsidR="00126A7A" w:rsidRPr="007036CE" w:rsidRDefault="00126A7A" w:rsidP="00126A7A">
            <w:pPr>
              <w:pStyle w:val="GOSTTablenorm"/>
              <w:rPr>
                <w:szCs w:val="22"/>
                <w:lang w:val="en-US"/>
              </w:rPr>
            </w:pPr>
            <w:r w:rsidRPr="007036CE">
              <w:rPr>
                <w:szCs w:val="24"/>
              </w:rPr>
              <w:t>BUDGET_CODE</w:t>
            </w:r>
          </w:p>
        </w:tc>
        <w:tc>
          <w:tcPr>
            <w:tcW w:w="519" w:type="pct"/>
          </w:tcPr>
          <w:p w14:paraId="372CD9FF" w14:textId="77777777" w:rsidR="00126A7A" w:rsidRPr="007036CE" w:rsidRDefault="00126A7A" w:rsidP="00126A7A">
            <w:pPr>
              <w:pStyle w:val="GOSTTablenorm"/>
            </w:pPr>
            <w:r w:rsidRPr="007036CE">
              <w:rPr>
                <w:szCs w:val="22"/>
              </w:rPr>
              <w:t>Строка</w:t>
            </w:r>
          </w:p>
        </w:tc>
        <w:tc>
          <w:tcPr>
            <w:tcW w:w="300" w:type="pct"/>
          </w:tcPr>
          <w:p w14:paraId="4EB3CE3F" w14:textId="77777777" w:rsidR="00126A7A" w:rsidRPr="007036CE" w:rsidRDefault="00126A7A" w:rsidP="00126A7A">
            <w:pPr>
              <w:pStyle w:val="GOSTTablenorm"/>
            </w:pPr>
            <w:r w:rsidRPr="007036CE">
              <w:rPr>
                <w:szCs w:val="22"/>
              </w:rPr>
              <w:t>Да</w:t>
            </w:r>
          </w:p>
        </w:tc>
        <w:tc>
          <w:tcPr>
            <w:tcW w:w="308" w:type="pct"/>
          </w:tcPr>
          <w:p w14:paraId="62FC3315" w14:textId="77777777" w:rsidR="00126A7A" w:rsidRPr="007036CE" w:rsidRDefault="00126A7A" w:rsidP="00126A7A">
            <w:pPr>
              <w:pStyle w:val="GOSTTablenorm"/>
            </w:pPr>
            <w:r w:rsidRPr="007036CE">
              <w:rPr>
                <w:szCs w:val="22"/>
              </w:rPr>
              <w:t>=8</w:t>
            </w:r>
          </w:p>
        </w:tc>
        <w:tc>
          <w:tcPr>
            <w:tcW w:w="2039" w:type="pct"/>
          </w:tcPr>
          <w:p w14:paraId="00409190" w14:textId="77777777" w:rsidR="00126A7A" w:rsidRPr="007036CE" w:rsidRDefault="00126A7A" w:rsidP="00126A7A">
            <w:pPr>
              <w:pStyle w:val="GOSTTablenorm"/>
            </w:pPr>
            <w:r w:rsidRPr="007036CE">
              <w:t>Указывается код бюджета в соответствии со справочником «Бюджеты»</w:t>
            </w:r>
          </w:p>
        </w:tc>
      </w:tr>
      <w:tr w:rsidR="00126A7A" w:rsidRPr="007036CE" w14:paraId="0EC071CB" w14:textId="77777777" w:rsidTr="00974EB0">
        <w:tc>
          <w:tcPr>
            <w:tcW w:w="1100" w:type="pct"/>
          </w:tcPr>
          <w:p w14:paraId="1801F0EA" w14:textId="77777777" w:rsidR="00126A7A" w:rsidRPr="007036CE" w:rsidRDefault="00126A7A" w:rsidP="00126A7A">
            <w:pPr>
              <w:pStyle w:val="GOSTTablenorm"/>
              <w:rPr>
                <w:szCs w:val="22"/>
              </w:rPr>
            </w:pPr>
            <w:r w:rsidRPr="007036CE">
              <w:rPr>
                <w:szCs w:val="22"/>
              </w:rPr>
              <w:t>Дата ввода в действие</w:t>
            </w:r>
          </w:p>
        </w:tc>
        <w:tc>
          <w:tcPr>
            <w:tcW w:w="734" w:type="pct"/>
          </w:tcPr>
          <w:p w14:paraId="1D840858" w14:textId="77777777" w:rsidR="00126A7A" w:rsidRPr="007036CE" w:rsidRDefault="00126A7A" w:rsidP="00126A7A">
            <w:pPr>
              <w:pStyle w:val="GOSTTablenorm"/>
              <w:rPr>
                <w:szCs w:val="24"/>
              </w:rPr>
            </w:pPr>
            <w:r w:rsidRPr="007036CE">
              <w:rPr>
                <w:szCs w:val="24"/>
              </w:rPr>
              <w:t>EVENT_DATE</w:t>
            </w:r>
          </w:p>
        </w:tc>
        <w:tc>
          <w:tcPr>
            <w:tcW w:w="519" w:type="pct"/>
          </w:tcPr>
          <w:p w14:paraId="6D40C872" w14:textId="77777777" w:rsidR="00126A7A" w:rsidRPr="007036CE" w:rsidRDefault="00126A7A" w:rsidP="00126A7A">
            <w:pPr>
              <w:pStyle w:val="GOSTTablenorm"/>
            </w:pPr>
            <w:r w:rsidRPr="007036CE">
              <w:rPr>
                <w:szCs w:val="22"/>
              </w:rPr>
              <w:t>Дата</w:t>
            </w:r>
          </w:p>
        </w:tc>
        <w:tc>
          <w:tcPr>
            <w:tcW w:w="300" w:type="pct"/>
          </w:tcPr>
          <w:p w14:paraId="6956AB42" w14:textId="77777777" w:rsidR="00126A7A" w:rsidRPr="007036CE" w:rsidRDefault="00126A7A" w:rsidP="00126A7A">
            <w:pPr>
              <w:pStyle w:val="GOSTTablenorm"/>
            </w:pPr>
            <w:r w:rsidRPr="007036CE">
              <w:rPr>
                <w:szCs w:val="22"/>
              </w:rPr>
              <w:t>Да</w:t>
            </w:r>
          </w:p>
        </w:tc>
        <w:tc>
          <w:tcPr>
            <w:tcW w:w="308" w:type="pct"/>
          </w:tcPr>
          <w:p w14:paraId="3CF4E7E8" w14:textId="77777777" w:rsidR="00126A7A" w:rsidRPr="007036CE" w:rsidRDefault="00126A7A" w:rsidP="00126A7A">
            <w:pPr>
              <w:pStyle w:val="GOSTTablenorm"/>
            </w:pPr>
          </w:p>
        </w:tc>
        <w:tc>
          <w:tcPr>
            <w:tcW w:w="2039" w:type="pct"/>
          </w:tcPr>
          <w:p w14:paraId="1A717C76" w14:textId="399F11AE" w:rsidR="00126A7A" w:rsidRPr="007036CE" w:rsidRDefault="00126A7A" w:rsidP="00136E99">
            <w:pPr>
              <w:pStyle w:val="GOSTTablenorm"/>
            </w:pPr>
            <w:r w:rsidRPr="007036CE">
              <w:rPr>
                <w:szCs w:val="22"/>
              </w:rPr>
              <w:t>Указывается дата</w:t>
            </w:r>
            <w:r w:rsidR="003352D3" w:rsidRPr="007036CE">
              <w:rPr>
                <w:szCs w:val="22"/>
              </w:rPr>
              <w:t xml:space="preserve"> </w:t>
            </w:r>
            <w:del w:id="3449" w:author="EXP-320404" w:date="2025-09-15T18:49:00Z">
              <w:r w:rsidR="003352D3" w:rsidRPr="007036CE" w:rsidDel="00136E99">
                <w:rPr>
                  <w:szCs w:val="22"/>
                </w:rPr>
                <w:delText xml:space="preserve">документа </w:delText>
              </w:r>
            </w:del>
            <w:ins w:id="3450" w:author="EXP-320404" w:date="2025-09-15T18:49:00Z">
              <w:r w:rsidR="00136E99" w:rsidRPr="007036CE">
                <w:rPr>
                  <w:szCs w:val="22"/>
                </w:rPr>
                <w:t xml:space="preserve">ввода в действие </w:t>
              </w:r>
            </w:ins>
            <w:r w:rsidR="003352D3" w:rsidRPr="007036CE">
              <w:rPr>
                <w:szCs w:val="22"/>
              </w:rPr>
              <w:t>в формате YYYY-MM-DD</w:t>
            </w:r>
          </w:p>
        </w:tc>
      </w:tr>
      <w:tr w:rsidR="00DC5693" w:rsidRPr="007036CE" w14:paraId="09C81337" w14:textId="77777777" w:rsidTr="00974EB0">
        <w:trPr>
          <w:ins w:id="3451" w:author="Сатлер Марина Викторовна" w:date="2024-07-05T16:51:00Z"/>
        </w:trPr>
        <w:tc>
          <w:tcPr>
            <w:tcW w:w="1100" w:type="pct"/>
          </w:tcPr>
          <w:p w14:paraId="07DA31B2" w14:textId="77777777" w:rsidR="00DC5693" w:rsidRPr="007036CE" w:rsidRDefault="00DC5693" w:rsidP="00DC5693">
            <w:pPr>
              <w:pStyle w:val="GOSTTablenorm"/>
              <w:rPr>
                <w:ins w:id="3452" w:author="Сатлер Марина Викторовна" w:date="2024-07-05T16:51:00Z"/>
                <w:szCs w:val="22"/>
              </w:rPr>
            </w:pPr>
            <w:ins w:id="3453" w:author="Сатлер Марина Викторовна" w:date="2024-07-05T16:51:00Z">
              <w:r w:rsidRPr="007036CE">
                <w:t>Признак «Новый бюджетный цикл»</w:t>
              </w:r>
            </w:ins>
          </w:p>
        </w:tc>
        <w:tc>
          <w:tcPr>
            <w:tcW w:w="734" w:type="pct"/>
          </w:tcPr>
          <w:p w14:paraId="58B12EF0" w14:textId="77777777" w:rsidR="00DC5693" w:rsidRPr="007036CE" w:rsidRDefault="00DC5693" w:rsidP="00DC5693">
            <w:pPr>
              <w:pStyle w:val="GOSTTablenorm"/>
              <w:rPr>
                <w:ins w:id="3454" w:author="Сатлер Марина Викторовна" w:date="2024-07-05T16:51:00Z"/>
                <w:szCs w:val="24"/>
              </w:rPr>
            </w:pPr>
            <w:ins w:id="3455" w:author="Сатлер Марина Викторовна" w:date="2024-07-05T16:51:00Z">
              <w:r w:rsidRPr="007036CE">
                <w:rPr>
                  <w:lang w:val="en-US"/>
                </w:rPr>
                <w:t>NBC</w:t>
              </w:r>
            </w:ins>
          </w:p>
        </w:tc>
        <w:tc>
          <w:tcPr>
            <w:tcW w:w="519" w:type="pct"/>
          </w:tcPr>
          <w:p w14:paraId="20628CA6" w14:textId="77777777" w:rsidR="00DC5693" w:rsidRPr="007036CE" w:rsidRDefault="00DC5693" w:rsidP="00DC5693">
            <w:pPr>
              <w:pStyle w:val="GOSTTablenorm"/>
              <w:rPr>
                <w:ins w:id="3456" w:author="Сатлер Марина Викторовна" w:date="2024-07-05T16:51:00Z"/>
                <w:szCs w:val="22"/>
              </w:rPr>
            </w:pPr>
            <w:ins w:id="3457" w:author="Сатлер Марина Викторовна" w:date="2024-07-05T16:51:00Z">
              <w:r w:rsidRPr="007036CE">
                <w:t>Строка</w:t>
              </w:r>
            </w:ins>
          </w:p>
        </w:tc>
        <w:tc>
          <w:tcPr>
            <w:tcW w:w="300" w:type="pct"/>
          </w:tcPr>
          <w:p w14:paraId="7FBA7F83" w14:textId="77777777" w:rsidR="00DC5693" w:rsidRPr="007036CE" w:rsidRDefault="00DC5693" w:rsidP="00DC5693">
            <w:pPr>
              <w:pStyle w:val="GOSTTablenorm"/>
              <w:rPr>
                <w:ins w:id="3458" w:author="Сатлер Марина Викторовна" w:date="2024-07-05T16:51:00Z"/>
                <w:szCs w:val="22"/>
              </w:rPr>
            </w:pPr>
            <w:ins w:id="3459" w:author="Сатлер Марина Викторовна" w:date="2024-07-05T16:51:00Z">
              <w:r w:rsidRPr="007036CE">
                <w:t>Да</w:t>
              </w:r>
            </w:ins>
          </w:p>
        </w:tc>
        <w:tc>
          <w:tcPr>
            <w:tcW w:w="308" w:type="pct"/>
          </w:tcPr>
          <w:p w14:paraId="30BAC22C" w14:textId="77777777" w:rsidR="00DC5693" w:rsidRPr="007036CE" w:rsidRDefault="00DC5693" w:rsidP="00DC5693">
            <w:pPr>
              <w:pStyle w:val="GOSTTablenorm"/>
              <w:rPr>
                <w:ins w:id="3460" w:author="Сатлер Марина Викторовна" w:date="2024-07-05T16:51:00Z"/>
              </w:rPr>
            </w:pPr>
            <w:ins w:id="3461" w:author="Сатлер Марина Викторовна" w:date="2024-07-05T16:51:00Z">
              <w:r w:rsidRPr="007036CE">
                <w:t>=1</w:t>
              </w:r>
            </w:ins>
          </w:p>
        </w:tc>
        <w:tc>
          <w:tcPr>
            <w:tcW w:w="2039" w:type="pct"/>
          </w:tcPr>
          <w:p w14:paraId="07B7D5F3" w14:textId="77777777" w:rsidR="00DC5693" w:rsidRPr="007036CE" w:rsidRDefault="00DC5693" w:rsidP="00DC5693">
            <w:pPr>
              <w:pStyle w:val="GOSTTablenorm"/>
              <w:rPr>
                <w:ins w:id="3462" w:author="Сатлер Марина Викторовна" w:date="2024-07-05T16:51:00Z"/>
              </w:rPr>
            </w:pPr>
            <w:ins w:id="3463" w:author="Сатлер Марина Викторовна" w:date="2024-07-05T16:51:00Z">
              <w:r w:rsidRPr="007036CE">
                <w:t>Указывается признак доведения бюджетных данных на новый бюджетный цикл.</w:t>
              </w:r>
            </w:ins>
          </w:p>
          <w:p w14:paraId="32977517" w14:textId="77777777" w:rsidR="00DC5693" w:rsidRPr="007036CE" w:rsidRDefault="00DC5693" w:rsidP="00DC5693">
            <w:pPr>
              <w:pStyle w:val="GOSTTablenorm"/>
              <w:rPr>
                <w:ins w:id="3464" w:author="Сатлер Марина Викторовна" w:date="2024-07-05T16:51:00Z"/>
              </w:rPr>
            </w:pPr>
            <w:ins w:id="3465" w:author="Сатлер Марина Викторовна" w:date="2024-07-05T16:51:00Z">
              <w:r w:rsidRPr="007036CE">
                <w:t>Возможные значения:</w:t>
              </w:r>
            </w:ins>
          </w:p>
          <w:p w14:paraId="7773B477" w14:textId="4A4F1AD1" w:rsidR="00DC5693" w:rsidRPr="007036CE" w:rsidRDefault="00DC5693" w:rsidP="00EE4D6D">
            <w:pPr>
              <w:pStyle w:val="GOSTTableListMark1"/>
              <w:rPr>
                <w:ins w:id="3466" w:author="Сатлер Марина Викторовна" w:date="2024-07-05T16:51:00Z"/>
                <w:szCs w:val="22"/>
              </w:rPr>
            </w:pPr>
            <w:ins w:id="3467" w:author="Сатлер Марина Викторовна" w:date="2024-07-05T16:51:00Z">
              <w:r w:rsidRPr="007036CE">
                <w:rPr>
                  <w:szCs w:val="22"/>
                </w:rPr>
                <w:t>«0</w:t>
              </w:r>
              <w:r w:rsidRPr="007036CE">
                <w:t xml:space="preserve">» </w:t>
              </w:r>
            </w:ins>
            <w:r w:rsidR="00BE14C0" w:rsidRPr="007036CE">
              <w:t>–</w:t>
            </w:r>
            <w:ins w:id="3468" w:author="Сатлер Марина Викторовна" w:date="2024-07-05T16:51:00Z">
              <w:r w:rsidRPr="007036CE">
                <w:t xml:space="preserve"> доведение на текущий бюджетный цикл;</w:t>
              </w:r>
            </w:ins>
          </w:p>
          <w:p w14:paraId="2CDF3384" w14:textId="2D1337CF" w:rsidR="00DC5693" w:rsidRPr="007036CE" w:rsidRDefault="00DC5693" w:rsidP="00EE4D6D">
            <w:pPr>
              <w:pStyle w:val="GOSTTableListMark1"/>
              <w:rPr>
                <w:ins w:id="3469" w:author="Сатлер Марина Викторовна" w:date="2024-07-05T16:51:00Z"/>
                <w:szCs w:val="22"/>
              </w:rPr>
            </w:pPr>
            <w:ins w:id="3470" w:author="Сатлер Марина Викторовна" w:date="2024-07-05T16:51:00Z">
              <w:r w:rsidRPr="007036CE">
                <w:rPr>
                  <w:szCs w:val="22"/>
                </w:rPr>
                <w:t xml:space="preserve">«1» </w:t>
              </w:r>
            </w:ins>
            <w:r w:rsidR="00BE14C0" w:rsidRPr="007036CE">
              <w:t>–</w:t>
            </w:r>
            <w:ins w:id="3471" w:author="Сатлер Марина Викторовна" w:date="2024-07-05T16:51:00Z">
              <w:r w:rsidRPr="007036CE">
                <w:rPr>
                  <w:szCs w:val="22"/>
                </w:rPr>
                <w:t xml:space="preserve"> доведение на новый бюджетный цикл</w:t>
              </w:r>
            </w:ins>
          </w:p>
        </w:tc>
      </w:tr>
      <w:tr w:rsidR="00DC5693" w:rsidRPr="007036CE" w14:paraId="62CFA134" w14:textId="77777777" w:rsidTr="00974EB0">
        <w:tc>
          <w:tcPr>
            <w:tcW w:w="1100" w:type="pct"/>
          </w:tcPr>
          <w:p w14:paraId="5B95EAAA" w14:textId="77777777" w:rsidR="00DC5693" w:rsidRPr="007036CE" w:rsidRDefault="00DC5693" w:rsidP="00DC5693">
            <w:pPr>
              <w:pStyle w:val="GOSTTablenorm"/>
              <w:rPr>
                <w:b/>
                <w:szCs w:val="22"/>
              </w:rPr>
            </w:pPr>
            <w:r w:rsidRPr="007036CE">
              <w:rPr>
                <w:b/>
                <w:szCs w:val="22"/>
              </w:rPr>
              <w:t>Строки документа по разделу «БА по расходам»</w:t>
            </w:r>
          </w:p>
        </w:tc>
        <w:tc>
          <w:tcPr>
            <w:tcW w:w="734" w:type="pct"/>
          </w:tcPr>
          <w:p w14:paraId="215852C0" w14:textId="77777777" w:rsidR="00DC5693" w:rsidRPr="007036CE" w:rsidRDefault="00DC5693" w:rsidP="00DC5693">
            <w:pPr>
              <w:pStyle w:val="GOSTTablenorm"/>
              <w:rPr>
                <w:b/>
                <w:szCs w:val="24"/>
              </w:rPr>
            </w:pPr>
            <w:r w:rsidRPr="007036CE">
              <w:rPr>
                <w:b/>
                <w:szCs w:val="24"/>
                <w:lang w:val="en-US"/>
              </w:rPr>
              <w:t>SECTION_1</w:t>
            </w:r>
          </w:p>
        </w:tc>
        <w:tc>
          <w:tcPr>
            <w:tcW w:w="519" w:type="pct"/>
          </w:tcPr>
          <w:p w14:paraId="546B652B" w14:textId="77777777" w:rsidR="00DC5693" w:rsidRPr="007036CE" w:rsidRDefault="00DC5693" w:rsidP="00DC5693">
            <w:pPr>
              <w:pStyle w:val="GOSTTablenorm"/>
            </w:pPr>
            <w:r w:rsidRPr="007036CE">
              <w:rPr>
                <w:szCs w:val="22"/>
              </w:rPr>
              <w:t>Массив</w:t>
            </w:r>
          </w:p>
        </w:tc>
        <w:tc>
          <w:tcPr>
            <w:tcW w:w="300" w:type="pct"/>
          </w:tcPr>
          <w:p w14:paraId="3714FF29" w14:textId="77777777" w:rsidR="00DC5693" w:rsidRPr="007036CE" w:rsidRDefault="00DC5693" w:rsidP="00DC5693">
            <w:pPr>
              <w:pStyle w:val="GOSTTablenorm"/>
            </w:pPr>
            <w:r w:rsidRPr="007036CE">
              <w:rPr>
                <w:szCs w:val="22"/>
              </w:rPr>
              <w:t>Нет</w:t>
            </w:r>
          </w:p>
        </w:tc>
        <w:tc>
          <w:tcPr>
            <w:tcW w:w="308" w:type="pct"/>
          </w:tcPr>
          <w:p w14:paraId="3B8D87E2" w14:textId="77777777" w:rsidR="00DC5693" w:rsidRPr="007036CE" w:rsidRDefault="00DC5693" w:rsidP="00DC5693">
            <w:pPr>
              <w:pStyle w:val="GOSTTablenorm"/>
            </w:pPr>
            <w:r w:rsidRPr="007036CE">
              <w:rPr>
                <w:szCs w:val="22"/>
              </w:rPr>
              <w:t>-</w:t>
            </w:r>
          </w:p>
        </w:tc>
        <w:tc>
          <w:tcPr>
            <w:tcW w:w="2039" w:type="pct"/>
          </w:tcPr>
          <w:p w14:paraId="3FA2C796" w14:textId="77777777" w:rsidR="00DC5693" w:rsidRPr="007036CE" w:rsidRDefault="00DC5693" w:rsidP="00DC5693">
            <w:pPr>
              <w:pStyle w:val="GOSTTablenorm"/>
            </w:pPr>
            <w:r w:rsidRPr="007036CE">
              <w:rPr>
                <w:szCs w:val="22"/>
              </w:rPr>
              <w:t>-</w:t>
            </w:r>
          </w:p>
        </w:tc>
      </w:tr>
      <w:tr w:rsidR="00DC5693" w:rsidRPr="007036CE" w14:paraId="46315014" w14:textId="77777777" w:rsidTr="00974EB0">
        <w:tc>
          <w:tcPr>
            <w:tcW w:w="1100" w:type="pct"/>
          </w:tcPr>
          <w:p w14:paraId="52682E51" w14:textId="77777777" w:rsidR="00DC5693" w:rsidRPr="007036CE" w:rsidRDefault="00DC5693" w:rsidP="00DC5693">
            <w:pPr>
              <w:pStyle w:val="GOSTTablenorm"/>
              <w:rPr>
                <w:szCs w:val="22"/>
              </w:rPr>
            </w:pPr>
            <w:ins w:id="3472" w:author="Сатлер Марина Викторовна" w:date="2024-02-13T15:42:00Z">
              <w:r w:rsidRPr="007036CE">
                <w:t>Раздел</w:t>
              </w:r>
            </w:ins>
          </w:p>
        </w:tc>
        <w:tc>
          <w:tcPr>
            <w:tcW w:w="734" w:type="pct"/>
          </w:tcPr>
          <w:p w14:paraId="01C5BEE2" w14:textId="77777777" w:rsidR="00DC5693" w:rsidRPr="007036CE" w:rsidRDefault="00DC5693" w:rsidP="00DC5693">
            <w:pPr>
              <w:pStyle w:val="GOSTTablenorm"/>
              <w:rPr>
                <w:b/>
                <w:szCs w:val="24"/>
                <w:lang w:val="en-US"/>
              </w:rPr>
            </w:pPr>
            <w:ins w:id="3473" w:author="Сатлер Марина Викторовна" w:date="2024-02-13T15:42:00Z">
              <w:r w:rsidRPr="007036CE">
                <w:rPr>
                  <w:b/>
                  <w:szCs w:val="24"/>
                  <w:lang w:val="en-US"/>
                </w:rPr>
                <w:t>SECTION_1</w:t>
              </w:r>
              <w:r w:rsidRPr="007036CE">
                <w:rPr>
                  <w:b/>
                  <w:szCs w:val="24"/>
                </w:rPr>
                <w:t>:</w:t>
              </w:r>
              <w:r w:rsidRPr="007036CE">
                <w:t>SECTION_TYPE</w:t>
              </w:r>
            </w:ins>
          </w:p>
        </w:tc>
        <w:tc>
          <w:tcPr>
            <w:tcW w:w="519" w:type="pct"/>
          </w:tcPr>
          <w:p w14:paraId="1A389555" w14:textId="77777777" w:rsidR="00DC5693" w:rsidRPr="007036CE" w:rsidRDefault="00DC5693" w:rsidP="00DC5693">
            <w:pPr>
              <w:pStyle w:val="GOSTTablenorm"/>
              <w:rPr>
                <w:szCs w:val="22"/>
              </w:rPr>
            </w:pPr>
            <w:ins w:id="3474" w:author="Сатлер Марина Викторовна" w:date="2024-02-13T15:42:00Z">
              <w:r w:rsidRPr="007036CE">
                <w:rPr>
                  <w:szCs w:val="22"/>
                </w:rPr>
                <w:t>Строка</w:t>
              </w:r>
            </w:ins>
          </w:p>
        </w:tc>
        <w:tc>
          <w:tcPr>
            <w:tcW w:w="300" w:type="pct"/>
          </w:tcPr>
          <w:p w14:paraId="07C59E53" w14:textId="77777777" w:rsidR="00DC5693" w:rsidRPr="007036CE" w:rsidRDefault="00DC5693" w:rsidP="00DC5693">
            <w:pPr>
              <w:pStyle w:val="GOSTTablenorm"/>
              <w:rPr>
                <w:szCs w:val="22"/>
              </w:rPr>
            </w:pPr>
            <w:ins w:id="3475" w:author="Сатлер Марина Викторовна" w:date="2024-02-13T15:42:00Z">
              <w:r w:rsidRPr="007036CE">
                <w:rPr>
                  <w:szCs w:val="22"/>
                </w:rPr>
                <w:t>Да</w:t>
              </w:r>
            </w:ins>
          </w:p>
        </w:tc>
        <w:tc>
          <w:tcPr>
            <w:tcW w:w="308" w:type="pct"/>
          </w:tcPr>
          <w:p w14:paraId="4357825C" w14:textId="77777777" w:rsidR="00DC5693" w:rsidRPr="007036CE" w:rsidRDefault="00DC5693" w:rsidP="00DC5693">
            <w:pPr>
              <w:pStyle w:val="GOSTTablenorm"/>
              <w:rPr>
                <w:szCs w:val="22"/>
              </w:rPr>
            </w:pPr>
            <w:ins w:id="3476" w:author="Сатлер Марина Викторовна" w:date="2024-02-13T15:42:00Z">
              <w:r w:rsidRPr="007036CE">
                <w:rPr>
                  <w:szCs w:val="22"/>
                  <w:lang w:val="en-US"/>
                </w:rPr>
                <w:t>=</w:t>
              </w:r>
              <w:r w:rsidRPr="007036CE">
                <w:rPr>
                  <w:szCs w:val="22"/>
                </w:rPr>
                <w:t>1</w:t>
              </w:r>
            </w:ins>
          </w:p>
        </w:tc>
        <w:tc>
          <w:tcPr>
            <w:tcW w:w="2039" w:type="pct"/>
          </w:tcPr>
          <w:p w14:paraId="0F30E3B5" w14:textId="77777777" w:rsidR="00DC5693" w:rsidRPr="007036CE" w:rsidRDefault="00DC5693" w:rsidP="00DC5693">
            <w:pPr>
              <w:ind w:firstLine="30"/>
              <w:rPr>
                <w:ins w:id="3477" w:author="Сатлер Марина Викторовна" w:date="2024-02-13T15:42:00Z"/>
                <w:sz w:val="22"/>
                <w:szCs w:val="22"/>
              </w:rPr>
            </w:pPr>
            <w:ins w:id="3478" w:author="Сатлер Марина Викторовна" w:date="2024-02-13T15:42:00Z">
              <w:r w:rsidRPr="007036CE">
                <w:rPr>
                  <w:sz w:val="22"/>
                  <w:szCs w:val="22"/>
                </w:rPr>
                <w:t>Указывается тип раздела.</w:t>
              </w:r>
            </w:ins>
          </w:p>
          <w:p w14:paraId="619C59E3" w14:textId="159673AD" w:rsidR="00DC5693" w:rsidRPr="007036CE" w:rsidRDefault="00DC5693" w:rsidP="00DC5693">
            <w:pPr>
              <w:pStyle w:val="GOSTTablenorm"/>
              <w:rPr>
                <w:szCs w:val="22"/>
              </w:rPr>
            </w:pPr>
            <w:ins w:id="3479" w:author="Сатлер Марина Викторовна" w:date="2024-02-13T15:42:00Z">
              <w:r w:rsidRPr="007036CE">
                <w:rPr>
                  <w:szCs w:val="22"/>
                </w:rPr>
                <w:t xml:space="preserve">Заполняется значением «1» </w:t>
              </w:r>
            </w:ins>
            <w:r w:rsidR="00BE14C0" w:rsidRPr="007036CE">
              <w:t>–</w:t>
            </w:r>
            <w:ins w:id="3480" w:author="Сатлер Марина Викторовна" w:date="2024-02-13T15:42:00Z">
              <w:r w:rsidRPr="007036CE">
                <w:rPr>
                  <w:szCs w:val="22"/>
                </w:rPr>
                <w:t xml:space="preserve"> Бюджетные ассигнования</w:t>
              </w:r>
            </w:ins>
          </w:p>
        </w:tc>
      </w:tr>
      <w:tr w:rsidR="00DC5693" w:rsidRPr="007036CE" w14:paraId="113EFEDA" w14:textId="77777777" w:rsidTr="00974EB0">
        <w:tc>
          <w:tcPr>
            <w:tcW w:w="1100" w:type="pct"/>
          </w:tcPr>
          <w:p w14:paraId="6CD9D758" w14:textId="77777777" w:rsidR="00DC5693" w:rsidRPr="007036CE" w:rsidRDefault="00DC5693" w:rsidP="00DC5693">
            <w:pPr>
              <w:pStyle w:val="GOSTTablenorm"/>
              <w:rPr>
                <w:szCs w:val="22"/>
              </w:rPr>
            </w:pPr>
            <w:r w:rsidRPr="007036CE">
              <w:rPr>
                <w:szCs w:val="22"/>
              </w:rPr>
              <w:t>Идентификатор строки</w:t>
            </w:r>
          </w:p>
        </w:tc>
        <w:tc>
          <w:tcPr>
            <w:tcW w:w="734" w:type="pct"/>
          </w:tcPr>
          <w:p w14:paraId="7C274121" w14:textId="77777777" w:rsidR="00DC5693" w:rsidRPr="007036CE" w:rsidRDefault="00DC5693" w:rsidP="00DC5693">
            <w:pPr>
              <w:pStyle w:val="GOSTTablenorm"/>
              <w:rPr>
                <w:szCs w:val="24"/>
                <w:lang w:val="en-US"/>
              </w:rPr>
            </w:pPr>
            <w:ins w:id="3481" w:author="Сатлер Марина Викторовна" w:date="2024-02-09T16:16:00Z">
              <w:r w:rsidRPr="007036CE">
                <w:rPr>
                  <w:b/>
                  <w:szCs w:val="24"/>
                  <w:lang w:val="en-US"/>
                </w:rPr>
                <w:t>SECTION_1</w:t>
              </w:r>
              <w:r w:rsidRPr="007036CE">
                <w:rPr>
                  <w:b/>
                  <w:szCs w:val="24"/>
                </w:rPr>
                <w:t>:</w:t>
              </w:r>
            </w:ins>
            <w:ins w:id="3482" w:author="Сатлер Марина Викторовна" w:date="2024-06-11T14:20:00Z">
              <w:r w:rsidRPr="007036CE">
                <w:rPr>
                  <w:szCs w:val="24"/>
                  <w:lang w:val="en-US"/>
                </w:rPr>
                <w:t>id</w:t>
              </w:r>
            </w:ins>
            <w:del w:id="3483" w:author="Сатлер Марина Викторовна" w:date="2024-06-11T14:20:00Z">
              <w:r w:rsidRPr="007036CE" w:rsidDel="00240EDB">
                <w:rPr>
                  <w:szCs w:val="24"/>
                  <w:lang w:val="en-US"/>
                </w:rPr>
                <w:delText>ID</w:delText>
              </w:r>
            </w:del>
          </w:p>
        </w:tc>
        <w:tc>
          <w:tcPr>
            <w:tcW w:w="519" w:type="pct"/>
          </w:tcPr>
          <w:p w14:paraId="08FA7A11" w14:textId="77777777" w:rsidR="00DC5693" w:rsidRPr="007036CE" w:rsidRDefault="00DC5693" w:rsidP="00DC5693">
            <w:pPr>
              <w:pStyle w:val="GOSTTablenorm"/>
            </w:pPr>
            <w:r w:rsidRPr="007036CE">
              <w:rPr>
                <w:szCs w:val="22"/>
              </w:rPr>
              <w:t>Число</w:t>
            </w:r>
          </w:p>
        </w:tc>
        <w:tc>
          <w:tcPr>
            <w:tcW w:w="300" w:type="pct"/>
          </w:tcPr>
          <w:p w14:paraId="0C298105" w14:textId="77777777" w:rsidR="00DC5693" w:rsidRPr="007036CE" w:rsidRDefault="00DC5693" w:rsidP="00DC5693">
            <w:pPr>
              <w:pStyle w:val="GOSTTablenorm"/>
            </w:pPr>
            <w:r w:rsidRPr="007036CE">
              <w:rPr>
                <w:szCs w:val="22"/>
              </w:rPr>
              <w:t>Да</w:t>
            </w:r>
          </w:p>
        </w:tc>
        <w:tc>
          <w:tcPr>
            <w:tcW w:w="308" w:type="pct"/>
          </w:tcPr>
          <w:p w14:paraId="2F47620D" w14:textId="77777777" w:rsidR="00DC5693" w:rsidRPr="007036CE" w:rsidRDefault="00DC5693" w:rsidP="00DC5693">
            <w:pPr>
              <w:pStyle w:val="GOSTTablenorm"/>
            </w:pPr>
            <w:r w:rsidRPr="007036CE">
              <w:rPr>
                <w:szCs w:val="22"/>
              </w:rPr>
              <w:t>&lt;=20</w:t>
            </w:r>
          </w:p>
        </w:tc>
        <w:tc>
          <w:tcPr>
            <w:tcW w:w="2039" w:type="pct"/>
          </w:tcPr>
          <w:p w14:paraId="60896044" w14:textId="77777777" w:rsidR="00DC5693" w:rsidRPr="007036CE" w:rsidRDefault="00DC5693" w:rsidP="00DC5693">
            <w:pPr>
              <w:pStyle w:val="GOSTTablenorm"/>
            </w:pPr>
            <w:r w:rsidRPr="007036CE">
              <w:rPr>
                <w:szCs w:val="22"/>
              </w:rPr>
              <w:t>Указывается технический идентификатор строки</w:t>
            </w:r>
          </w:p>
        </w:tc>
      </w:tr>
      <w:tr w:rsidR="00DC5693" w:rsidRPr="007036CE" w14:paraId="2C925DF8" w14:textId="77777777" w:rsidTr="00974EB0">
        <w:tc>
          <w:tcPr>
            <w:tcW w:w="1100" w:type="pct"/>
          </w:tcPr>
          <w:p w14:paraId="38C3A51F" w14:textId="77777777" w:rsidR="00DC5693" w:rsidRPr="007036CE" w:rsidRDefault="00DC5693" w:rsidP="00DC5693">
            <w:pPr>
              <w:pStyle w:val="GOSTTablenorm"/>
              <w:rPr>
                <w:szCs w:val="22"/>
              </w:rPr>
            </w:pPr>
            <w:r w:rsidRPr="007036CE">
              <w:t>Номер строки</w:t>
            </w:r>
          </w:p>
        </w:tc>
        <w:tc>
          <w:tcPr>
            <w:tcW w:w="734" w:type="pct"/>
          </w:tcPr>
          <w:p w14:paraId="44A26B61" w14:textId="77777777" w:rsidR="00DC5693" w:rsidRPr="007036CE" w:rsidRDefault="00DC5693" w:rsidP="00DC5693">
            <w:pPr>
              <w:pStyle w:val="GOSTTablenorm"/>
              <w:rPr>
                <w:szCs w:val="24"/>
                <w:lang w:val="en-US"/>
              </w:rPr>
            </w:pPr>
            <w:ins w:id="3484" w:author="Сатлер Марина Викторовна" w:date="2024-02-09T16:16:00Z">
              <w:r w:rsidRPr="007036CE">
                <w:rPr>
                  <w:b/>
                  <w:szCs w:val="24"/>
                  <w:lang w:val="en-US"/>
                </w:rPr>
                <w:t>SECTION_1</w:t>
              </w:r>
              <w:r w:rsidRPr="007036CE">
                <w:rPr>
                  <w:b/>
                  <w:szCs w:val="24"/>
                </w:rPr>
                <w:t>:</w:t>
              </w:r>
            </w:ins>
            <w:r w:rsidRPr="007036CE">
              <w:rPr>
                <w:szCs w:val="24"/>
                <w:lang w:val="en-US"/>
              </w:rPr>
              <w:t>NUMBROW</w:t>
            </w:r>
          </w:p>
        </w:tc>
        <w:tc>
          <w:tcPr>
            <w:tcW w:w="519" w:type="pct"/>
          </w:tcPr>
          <w:p w14:paraId="25FE4F44" w14:textId="77777777" w:rsidR="00DC5693" w:rsidRPr="007036CE" w:rsidRDefault="00DC5693" w:rsidP="00DC5693">
            <w:pPr>
              <w:pStyle w:val="GOSTTablenorm"/>
            </w:pPr>
            <w:r w:rsidRPr="007036CE">
              <w:rPr>
                <w:szCs w:val="22"/>
              </w:rPr>
              <w:t>Строка</w:t>
            </w:r>
          </w:p>
        </w:tc>
        <w:tc>
          <w:tcPr>
            <w:tcW w:w="300" w:type="pct"/>
          </w:tcPr>
          <w:p w14:paraId="2833B42E" w14:textId="77777777" w:rsidR="00DC5693" w:rsidRPr="007036CE" w:rsidRDefault="00DC5693" w:rsidP="00DC5693">
            <w:pPr>
              <w:pStyle w:val="GOSTTablenorm"/>
            </w:pPr>
            <w:r w:rsidRPr="007036CE">
              <w:rPr>
                <w:szCs w:val="22"/>
              </w:rPr>
              <w:t>Да</w:t>
            </w:r>
          </w:p>
        </w:tc>
        <w:tc>
          <w:tcPr>
            <w:tcW w:w="308" w:type="pct"/>
          </w:tcPr>
          <w:p w14:paraId="6293FF55" w14:textId="77777777" w:rsidR="00DC5693" w:rsidRPr="007036CE" w:rsidRDefault="00DC5693" w:rsidP="00DC5693">
            <w:pPr>
              <w:pStyle w:val="GOSTTablenorm"/>
            </w:pPr>
            <w:r w:rsidRPr="007036CE">
              <w:rPr>
                <w:szCs w:val="22"/>
                <w:lang w:val="en-US"/>
              </w:rPr>
              <w:t>&lt;=20</w:t>
            </w:r>
          </w:p>
        </w:tc>
        <w:tc>
          <w:tcPr>
            <w:tcW w:w="2039" w:type="pct"/>
          </w:tcPr>
          <w:p w14:paraId="62B749AD" w14:textId="77777777" w:rsidR="00DC5693" w:rsidRPr="007036CE" w:rsidRDefault="00DC5693" w:rsidP="00DC5693">
            <w:pPr>
              <w:pStyle w:val="GOSTTablenorm"/>
            </w:pPr>
            <w:r w:rsidRPr="007036CE">
              <w:rPr>
                <w:szCs w:val="22"/>
              </w:rPr>
              <w:t>Указывается порядковый номер строки по разделу «БА по расходам»</w:t>
            </w:r>
          </w:p>
        </w:tc>
      </w:tr>
      <w:tr w:rsidR="00DC5693" w:rsidRPr="007036CE" w14:paraId="7BDDDB03" w14:textId="77777777" w:rsidTr="00974EB0">
        <w:tc>
          <w:tcPr>
            <w:tcW w:w="1100" w:type="pct"/>
          </w:tcPr>
          <w:p w14:paraId="062BD10F" w14:textId="77777777" w:rsidR="00DC5693" w:rsidRPr="007036CE" w:rsidRDefault="00DC5693" w:rsidP="00DC5693">
            <w:pPr>
              <w:pStyle w:val="GOSTTablenorm"/>
            </w:pPr>
            <w:r w:rsidRPr="007036CE">
              <w:rPr>
                <w:szCs w:val="22"/>
              </w:rPr>
              <w:t>Признак детальной строки</w:t>
            </w:r>
          </w:p>
        </w:tc>
        <w:tc>
          <w:tcPr>
            <w:tcW w:w="734" w:type="pct"/>
          </w:tcPr>
          <w:p w14:paraId="59FFD762" w14:textId="77777777" w:rsidR="00DC5693" w:rsidRPr="007036CE" w:rsidRDefault="00DC5693" w:rsidP="00DC5693">
            <w:pPr>
              <w:pStyle w:val="GOSTTablenorm"/>
              <w:rPr>
                <w:szCs w:val="24"/>
                <w:lang w:val="en-US"/>
              </w:rPr>
            </w:pPr>
            <w:ins w:id="3485" w:author="Сатлер Марина Викторовна" w:date="2024-02-09T16:16:00Z">
              <w:r w:rsidRPr="007036CE">
                <w:rPr>
                  <w:b/>
                  <w:szCs w:val="24"/>
                  <w:lang w:val="en-US"/>
                </w:rPr>
                <w:t>SECTION_1</w:t>
              </w:r>
              <w:r w:rsidRPr="007036CE">
                <w:rPr>
                  <w:b/>
                  <w:szCs w:val="24"/>
                </w:rPr>
                <w:t>:</w:t>
              </w:r>
            </w:ins>
            <w:r w:rsidRPr="007036CE">
              <w:t>SIGNKBK</w:t>
            </w:r>
          </w:p>
        </w:tc>
        <w:tc>
          <w:tcPr>
            <w:tcW w:w="519" w:type="pct"/>
          </w:tcPr>
          <w:p w14:paraId="46F6A783" w14:textId="77777777" w:rsidR="00DC5693" w:rsidRPr="007036CE" w:rsidRDefault="00DC5693" w:rsidP="00DC5693">
            <w:pPr>
              <w:pStyle w:val="GOSTTablenorm"/>
            </w:pPr>
            <w:r w:rsidRPr="007036CE">
              <w:rPr>
                <w:szCs w:val="22"/>
              </w:rPr>
              <w:t>Строка</w:t>
            </w:r>
          </w:p>
        </w:tc>
        <w:tc>
          <w:tcPr>
            <w:tcW w:w="300" w:type="pct"/>
          </w:tcPr>
          <w:p w14:paraId="7F852F6B" w14:textId="77777777" w:rsidR="00DC5693" w:rsidRPr="007036CE" w:rsidRDefault="00DC5693" w:rsidP="00DC5693">
            <w:pPr>
              <w:pStyle w:val="GOSTTablenorm"/>
            </w:pPr>
            <w:r w:rsidRPr="007036CE">
              <w:rPr>
                <w:szCs w:val="22"/>
              </w:rPr>
              <w:t>Да</w:t>
            </w:r>
          </w:p>
        </w:tc>
        <w:tc>
          <w:tcPr>
            <w:tcW w:w="308" w:type="pct"/>
          </w:tcPr>
          <w:p w14:paraId="33790C1D" w14:textId="77777777" w:rsidR="00DC5693" w:rsidRPr="007036CE" w:rsidRDefault="00DC5693" w:rsidP="00DC5693">
            <w:pPr>
              <w:pStyle w:val="GOSTTablenorm"/>
            </w:pPr>
            <w:r w:rsidRPr="007036CE">
              <w:rPr>
                <w:szCs w:val="22"/>
              </w:rPr>
              <w:t>=1</w:t>
            </w:r>
          </w:p>
        </w:tc>
        <w:tc>
          <w:tcPr>
            <w:tcW w:w="2039" w:type="pct"/>
          </w:tcPr>
          <w:p w14:paraId="45D29245" w14:textId="77777777" w:rsidR="00DC5693" w:rsidRPr="007036CE" w:rsidRDefault="00DC5693" w:rsidP="00DC5693">
            <w:pPr>
              <w:pStyle w:val="GOSTTablenorm"/>
              <w:rPr>
                <w:szCs w:val="22"/>
              </w:rPr>
            </w:pPr>
            <w:r w:rsidRPr="007036CE">
              <w:rPr>
                <w:szCs w:val="22"/>
              </w:rPr>
              <w:t>Указывается признак детальной строки.</w:t>
            </w:r>
          </w:p>
          <w:p w14:paraId="3A4243D3" w14:textId="77777777" w:rsidR="00DC5693" w:rsidRPr="007036CE" w:rsidRDefault="00DC5693" w:rsidP="00DC5693">
            <w:pPr>
              <w:pStyle w:val="GOSTTablenorm"/>
              <w:rPr>
                <w:szCs w:val="22"/>
              </w:rPr>
            </w:pPr>
            <w:r w:rsidRPr="007036CE">
              <w:rPr>
                <w:szCs w:val="22"/>
              </w:rPr>
              <w:t>Возможные значения:</w:t>
            </w:r>
          </w:p>
          <w:p w14:paraId="1B30B891" w14:textId="77777777" w:rsidR="00DC5693" w:rsidRPr="007036CE" w:rsidRDefault="00DC5693" w:rsidP="00DC5693">
            <w:pPr>
              <w:pStyle w:val="GOSTTableListMark1"/>
              <w:numPr>
                <w:ilvl w:val="0"/>
                <w:numId w:val="2"/>
              </w:numPr>
            </w:pPr>
            <w:r w:rsidRPr="007036CE">
              <w:t>«N» – детализированный КБК;</w:t>
            </w:r>
          </w:p>
          <w:p w14:paraId="37254E05" w14:textId="77777777" w:rsidR="00DC5693" w:rsidRPr="007036CE" w:rsidRDefault="00DC5693" w:rsidP="00DC5693">
            <w:pPr>
              <w:pStyle w:val="GOSTTableListMark1"/>
              <w:numPr>
                <w:ilvl w:val="0"/>
                <w:numId w:val="2"/>
              </w:numPr>
            </w:pPr>
            <w:r w:rsidRPr="007036CE">
              <w:t>«X» – недетализированный КБК;</w:t>
            </w:r>
          </w:p>
          <w:p w14:paraId="2D2EEA43" w14:textId="77777777" w:rsidR="00DC5693" w:rsidRPr="007036CE" w:rsidRDefault="00DC5693" w:rsidP="00DC5693">
            <w:pPr>
              <w:pStyle w:val="GOSTTableListMark1"/>
              <w:numPr>
                <w:ilvl w:val="0"/>
                <w:numId w:val="2"/>
              </w:numPr>
            </w:pPr>
            <w:r w:rsidRPr="007036CE">
              <w:t>«Y» – итоговая строка раздела документа</w:t>
            </w:r>
          </w:p>
        </w:tc>
      </w:tr>
      <w:tr w:rsidR="00DC5693" w:rsidRPr="007036CE" w14:paraId="0A72DE9F" w14:textId="77777777" w:rsidTr="00974EB0">
        <w:tc>
          <w:tcPr>
            <w:tcW w:w="1100" w:type="pct"/>
          </w:tcPr>
          <w:p w14:paraId="0927F7A8" w14:textId="77777777" w:rsidR="00DC5693" w:rsidRPr="007036CE" w:rsidRDefault="00DC5693" w:rsidP="00DC5693">
            <w:pPr>
              <w:pStyle w:val="GOSTTablenorm"/>
              <w:rPr>
                <w:szCs w:val="22"/>
              </w:rPr>
            </w:pPr>
            <w:r w:rsidRPr="007036CE">
              <w:rPr>
                <w:szCs w:val="22"/>
              </w:rPr>
              <w:lastRenderedPageBreak/>
              <w:t>КБК</w:t>
            </w:r>
          </w:p>
        </w:tc>
        <w:tc>
          <w:tcPr>
            <w:tcW w:w="734" w:type="pct"/>
          </w:tcPr>
          <w:p w14:paraId="5D549B5B" w14:textId="77777777" w:rsidR="00DC5693" w:rsidRPr="007036CE" w:rsidRDefault="00DC5693" w:rsidP="00DC5693">
            <w:pPr>
              <w:pStyle w:val="GOSTTablenorm"/>
            </w:pPr>
            <w:ins w:id="3486" w:author="Сатлер Марина Викторовна" w:date="2024-02-09T16:16:00Z">
              <w:r w:rsidRPr="007036CE">
                <w:rPr>
                  <w:b/>
                  <w:szCs w:val="24"/>
                  <w:lang w:val="en-US"/>
                </w:rPr>
                <w:t>SECTION_1</w:t>
              </w:r>
              <w:r w:rsidRPr="007036CE">
                <w:rPr>
                  <w:b/>
                  <w:szCs w:val="24"/>
                </w:rPr>
                <w:t>:</w:t>
              </w:r>
            </w:ins>
            <w:r w:rsidRPr="007036CE">
              <w:rPr>
                <w:szCs w:val="24"/>
                <w:lang w:val="en-US"/>
              </w:rPr>
              <w:t>KBK</w:t>
            </w:r>
          </w:p>
        </w:tc>
        <w:tc>
          <w:tcPr>
            <w:tcW w:w="519" w:type="pct"/>
          </w:tcPr>
          <w:p w14:paraId="11D8DC29" w14:textId="77777777" w:rsidR="00DC5693" w:rsidRPr="007036CE" w:rsidRDefault="00DC5693" w:rsidP="00DC5693">
            <w:pPr>
              <w:pStyle w:val="GOSTTablenorm"/>
            </w:pPr>
            <w:r w:rsidRPr="007036CE">
              <w:rPr>
                <w:szCs w:val="22"/>
              </w:rPr>
              <w:t>Строка</w:t>
            </w:r>
          </w:p>
        </w:tc>
        <w:tc>
          <w:tcPr>
            <w:tcW w:w="300" w:type="pct"/>
          </w:tcPr>
          <w:p w14:paraId="4782CC2A" w14:textId="77777777" w:rsidR="00DC5693" w:rsidRPr="007036CE" w:rsidRDefault="00DC5693" w:rsidP="00DC5693">
            <w:pPr>
              <w:pStyle w:val="GOSTTablenorm"/>
            </w:pPr>
            <w:r w:rsidRPr="007036CE">
              <w:rPr>
                <w:szCs w:val="22"/>
              </w:rPr>
              <w:t>Да</w:t>
            </w:r>
          </w:p>
        </w:tc>
        <w:tc>
          <w:tcPr>
            <w:tcW w:w="308" w:type="pct"/>
          </w:tcPr>
          <w:p w14:paraId="7FDF34BB" w14:textId="77777777" w:rsidR="00DC5693" w:rsidRPr="007036CE" w:rsidRDefault="00DC5693" w:rsidP="00DC5693">
            <w:pPr>
              <w:pStyle w:val="GOSTTablenorm"/>
            </w:pPr>
            <w:r w:rsidRPr="007036CE">
              <w:rPr>
                <w:szCs w:val="22"/>
              </w:rPr>
              <w:t>=20</w:t>
            </w:r>
          </w:p>
        </w:tc>
        <w:tc>
          <w:tcPr>
            <w:tcW w:w="2039" w:type="pct"/>
          </w:tcPr>
          <w:p w14:paraId="30F6E318" w14:textId="77777777" w:rsidR="00DC5693" w:rsidRPr="007036CE" w:rsidRDefault="00DC5693" w:rsidP="00DC5693">
            <w:pPr>
              <w:pStyle w:val="GOSTTablenorm"/>
            </w:pPr>
            <w:r w:rsidRPr="007036CE">
              <w:rPr>
                <w:szCs w:val="22"/>
              </w:rPr>
              <w:t>Указывается код по бюджетной классификации для отражения операции на ЛС ГРБС</w:t>
            </w:r>
          </w:p>
        </w:tc>
      </w:tr>
      <w:tr w:rsidR="00DC5693" w:rsidRPr="007036CE" w14:paraId="15C794E3" w14:textId="77777777" w:rsidTr="00974EB0">
        <w:tc>
          <w:tcPr>
            <w:tcW w:w="1100" w:type="pct"/>
          </w:tcPr>
          <w:p w14:paraId="73D33780" w14:textId="77777777" w:rsidR="00DC5693" w:rsidRPr="007036CE" w:rsidRDefault="00DC5693" w:rsidP="00DC5693">
            <w:pPr>
              <w:pStyle w:val="GOSTTablenorm"/>
              <w:rPr>
                <w:szCs w:val="22"/>
              </w:rPr>
            </w:pPr>
            <w:r w:rsidRPr="007036CE">
              <w:rPr>
                <w:szCs w:val="22"/>
              </w:rPr>
              <w:t>Тип КБК</w:t>
            </w:r>
          </w:p>
        </w:tc>
        <w:tc>
          <w:tcPr>
            <w:tcW w:w="734" w:type="pct"/>
          </w:tcPr>
          <w:p w14:paraId="09051D1E" w14:textId="77777777" w:rsidR="00DC5693" w:rsidRPr="007036CE" w:rsidRDefault="00DC5693" w:rsidP="00DC5693">
            <w:pPr>
              <w:pStyle w:val="GOSTTablenorm"/>
              <w:rPr>
                <w:szCs w:val="24"/>
                <w:lang w:val="en-US"/>
              </w:rPr>
            </w:pPr>
            <w:ins w:id="3487" w:author="Сатлер Марина Викторовна" w:date="2024-02-09T16:16:00Z">
              <w:r w:rsidRPr="007036CE">
                <w:rPr>
                  <w:b/>
                  <w:szCs w:val="24"/>
                  <w:lang w:val="en-US"/>
                </w:rPr>
                <w:t>SECTION_1</w:t>
              </w:r>
              <w:r w:rsidRPr="007036CE">
                <w:rPr>
                  <w:b/>
                  <w:szCs w:val="24"/>
                </w:rPr>
                <w:t>:</w:t>
              </w:r>
            </w:ins>
            <w:r w:rsidRPr="007036CE">
              <w:rPr>
                <w:szCs w:val="24"/>
              </w:rPr>
              <w:t>TYPEKBK</w:t>
            </w:r>
          </w:p>
        </w:tc>
        <w:tc>
          <w:tcPr>
            <w:tcW w:w="519" w:type="pct"/>
          </w:tcPr>
          <w:p w14:paraId="243AC5DE" w14:textId="77777777" w:rsidR="00DC5693" w:rsidRPr="007036CE" w:rsidRDefault="00DC5693" w:rsidP="00DC5693">
            <w:pPr>
              <w:pStyle w:val="GOSTTablenorm"/>
            </w:pPr>
            <w:r w:rsidRPr="007036CE">
              <w:rPr>
                <w:szCs w:val="22"/>
              </w:rPr>
              <w:t>Строка</w:t>
            </w:r>
          </w:p>
        </w:tc>
        <w:tc>
          <w:tcPr>
            <w:tcW w:w="300" w:type="pct"/>
          </w:tcPr>
          <w:p w14:paraId="7DC59170" w14:textId="77777777" w:rsidR="00DC5693" w:rsidRPr="007036CE" w:rsidRDefault="00DC5693" w:rsidP="00DC5693">
            <w:pPr>
              <w:pStyle w:val="GOSTTablenorm"/>
            </w:pPr>
            <w:r w:rsidRPr="007036CE">
              <w:rPr>
                <w:szCs w:val="22"/>
              </w:rPr>
              <w:t>Да</w:t>
            </w:r>
          </w:p>
        </w:tc>
        <w:tc>
          <w:tcPr>
            <w:tcW w:w="308" w:type="pct"/>
          </w:tcPr>
          <w:p w14:paraId="1F6973F2" w14:textId="77777777" w:rsidR="00DC5693" w:rsidRPr="007036CE" w:rsidRDefault="00DC5693" w:rsidP="00DC5693">
            <w:pPr>
              <w:pStyle w:val="GOSTTablenorm"/>
            </w:pPr>
            <w:r w:rsidRPr="007036CE">
              <w:rPr>
                <w:szCs w:val="22"/>
              </w:rPr>
              <w:t>=2</w:t>
            </w:r>
          </w:p>
        </w:tc>
        <w:tc>
          <w:tcPr>
            <w:tcW w:w="2039" w:type="pct"/>
          </w:tcPr>
          <w:p w14:paraId="2B91C0F0" w14:textId="77777777" w:rsidR="00DC5693" w:rsidRPr="007036CE" w:rsidRDefault="00DC5693" w:rsidP="00DC5693">
            <w:pPr>
              <w:ind w:firstLine="30"/>
              <w:rPr>
                <w:sz w:val="22"/>
                <w:szCs w:val="22"/>
              </w:rPr>
            </w:pPr>
            <w:r w:rsidRPr="007036CE">
              <w:rPr>
                <w:sz w:val="22"/>
                <w:szCs w:val="22"/>
              </w:rPr>
              <w:t>Указывается тип кода по бюджетной классификации.</w:t>
            </w:r>
          </w:p>
          <w:p w14:paraId="11A38F9B" w14:textId="77777777" w:rsidR="00DC5693" w:rsidRPr="007036CE" w:rsidRDefault="00DC5693" w:rsidP="00DC5693">
            <w:pPr>
              <w:ind w:firstLine="30"/>
              <w:rPr>
                <w:sz w:val="22"/>
                <w:szCs w:val="22"/>
              </w:rPr>
            </w:pPr>
            <w:r w:rsidRPr="007036CE">
              <w:rPr>
                <w:sz w:val="22"/>
                <w:szCs w:val="22"/>
              </w:rPr>
              <w:t>Возможные значения:</w:t>
            </w:r>
          </w:p>
          <w:p w14:paraId="4AC8EDAC" w14:textId="07DA21F7" w:rsidR="00DC5693" w:rsidRPr="007036CE" w:rsidRDefault="00DC5693" w:rsidP="00DC5693">
            <w:pPr>
              <w:pStyle w:val="GOSTTableListMark1"/>
              <w:numPr>
                <w:ilvl w:val="0"/>
                <w:numId w:val="2"/>
              </w:numPr>
            </w:pPr>
            <w:r w:rsidRPr="007036CE">
              <w:t xml:space="preserve">«11» </w:t>
            </w:r>
            <w:r w:rsidR="00BE14C0" w:rsidRPr="007036CE">
              <w:t>–</w:t>
            </w:r>
            <w:r w:rsidRPr="007036CE">
              <w:t xml:space="preserve"> Лимитируемые расходы;</w:t>
            </w:r>
          </w:p>
          <w:p w14:paraId="1952BA73" w14:textId="30BB6941" w:rsidR="00DC5693" w:rsidRPr="007036CE" w:rsidRDefault="00DC5693" w:rsidP="00DC5693">
            <w:pPr>
              <w:pStyle w:val="GOSTTableListMark1"/>
              <w:numPr>
                <w:ilvl w:val="0"/>
                <w:numId w:val="2"/>
              </w:numPr>
            </w:pPr>
            <w:r w:rsidRPr="007036CE">
              <w:t xml:space="preserve">«12» </w:t>
            </w:r>
            <w:r w:rsidR="00BE14C0" w:rsidRPr="007036CE">
              <w:t>–</w:t>
            </w:r>
            <w:r w:rsidRPr="007036CE">
              <w:t xml:space="preserve"> Нелимитруемые расходы</w:t>
            </w:r>
          </w:p>
        </w:tc>
      </w:tr>
      <w:tr w:rsidR="00DC5693" w:rsidRPr="007036CE" w14:paraId="0FBBD0AB" w14:textId="77777777" w:rsidTr="00974EB0">
        <w:tc>
          <w:tcPr>
            <w:tcW w:w="1100" w:type="pct"/>
          </w:tcPr>
          <w:p w14:paraId="24A78A67" w14:textId="77777777" w:rsidR="00DC5693" w:rsidRPr="007036CE" w:rsidRDefault="00DC5693" w:rsidP="00DC5693">
            <w:pPr>
              <w:pStyle w:val="GOSTTablenorm"/>
              <w:rPr>
                <w:szCs w:val="22"/>
              </w:rPr>
            </w:pPr>
            <w:r w:rsidRPr="007036CE">
              <w:rPr>
                <w:szCs w:val="22"/>
              </w:rPr>
              <w:t>Код ОКС</w:t>
            </w:r>
          </w:p>
        </w:tc>
        <w:tc>
          <w:tcPr>
            <w:tcW w:w="734" w:type="pct"/>
          </w:tcPr>
          <w:p w14:paraId="4A756543" w14:textId="77777777" w:rsidR="00DC5693" w:rsidRPr="007036CE" w:rsidRDefault="00DC5693" w:rsidP="00DC5693">
            <w:pPr>
              <w:pStyle w:val="GOSTTablenorm"/>
              <w:rPr>
                <w:szCs w:val="24"/>
              </w:rPr>
            </w:pPr>
            <w:ins w:id="3488" w:author="Сатлер Марина Викторовна" w:date="2024-02-09T16:16:00Z">
              <w:r w:rsidRPr="007036CE">
                <w:rPr>
                  <w:b/>
                  <w:szCs w:val="24"/>
                  <w:lang w:val="en-US"/>
                </w:rPr>
                <w:t>SECTION_1</w:t>
              </w:r>
              <w:r w:rsidRPr="007036CE">
                <w:rPr>
                  <w:b/>
                  <w:szCs w:val="24"/>
                </w:rPr>
                <w:t>:</w:t>
              </w:r>
            </w:ins>
            <w:r w:rsidRPr="007036CE">
              <w:rPr>
                <w:szCs w:val="24"/>
                <w:lang w:val="en-US"/>
              </w:rPr>
              <w:t>OKSCODE</w:t>
            </w:r>
          </w:p>
        </w:tc>
        <w:tc>
          <w:tcPr>
            <w:tcW w:w="519" w:type="pct"/>
          </w:tcPr>
          <w:p w14:paraId="14BA9EFF" w14:textId="77777777" w:rsidR="00DC5693" w:rsidRPr="007036CE" w:rsidRDefault="00DC5693" w:rsidP="00DC5693">
            <w:pPr>
              <w:pStyle w:val="GOSTTablenorm"/>
            </w:pPr>
            <w:r w:rsidRPr="007036CE">
              <w:rPr>
                <w:szCs w:val="22"/>
              </w:rPr>
              <w:t>Строка</w:t>
            </w:r>
          </w:p>
        </w:tc>
        <w:tc>
          <w:tcPr>
            <w:tcW w:w="300" w:type="pct"/>
          </w:tcPr>
          <w:p w14:paraId="56726671" w14:textId="77777777" w:rsidR="00DC5693" w:rsidRPr="007036CE" w:rsidRDefault="00DC5693" w:rsidP="00DC5693">
            <w:pPr>
              <w:pStyle w:val="GOSTTablenorm"/>
            </w:pPr>
            <w:r w:rsidRPr="007036CE">
              <w:rPr>
                <w:szCs w:val="22"/>
              </w:rPr>
              <w:t>Да</w:t>
            </w:r>
          </w:p>
        </w:tc>
        <w:tc>
          <w:tcPr>
            <w:tcW w:w="308" w:type="pct"/>
          </w:tcPr>
          <w:p w14:paraId="7DD0D3AA" w14:textId="77777777" w:rsidR="00DC5693" w:rsidRPr="007036CE" w:rsidRDefault="00DC5693" w:rsidP="00DC5693">
            <w:pPr>
              <w:pStyle w:val="GOSTTablenorm"/>
            </w:pPr>
            <w:r w:rsidRPr="007036CE">
              <w:rPr>
                <w:szCs w:val="22"/>
                <w:lang w:val="en-US"/>
              </w:rPr>
              <w:t>&lt;=</w:t>
            </w:r>
            <w:r w:rsidRPr="007036CE">
              <w:rPr>
                <w:szCs w:val="22"/>
              </w:rPr>
              <w:t>25</w:t>
            </w:r>
          </w:p>
        </w:tc>
        <w:tc>
          <w:tcPr>
            <w:tcW w:w="2039" w:type="pct"/>
          </w:tcPr>
          <w:p w14:paraId="4F55200F" w14:textId="77777777" w:rsidR="00DC5693" w:rsidRPr="007036CE" w:rsidRDefault="00DC5693" w:rsidP="00DC5693">
            <w:pPr>
              <w:pStyle w:val="GOSTTablenorm"/>
            </w:pPr>
            <w:r w:rsidRPr="007036CE">
              <w:rPr>
                <w:szCs w:val="22"/>
              </w:rPr>
              <w:t>Указывается код объекта капитального строительства (недвижимого имущества) для отражения операций бюджетных средств на ЛС ГРБС</w:t>
            </w:r>
          </w:p>
        </w:tc>
      </w:tr>
      <w:tr w:rsidR="00DC5693" w:rsidRPr="007036CE" w14:paraId="10116EC9" w14:textId="77777777" w:rsidTr="00974EB0">
        <w:tc>
          <w:tcPr>
            <w:tcW w:w="1100" w:type="pct"/>
          </w:tcPr>
          <w:p w14:paraId="3340F535" w14:textId="77777777" w:rsidR="00DC5693" w:rsidRPr="007036CE" w:rsidRDefault="00DC5693" w:rsidP="00DC5693">
            <w:pPr>
              <w:pStyle w:val="GOSTTablenorm"/>
              <w:rPr>
                <w:szCs w:val="22"/>
              </w:rPr>
            </w:pPr>
            <w:r w:rsidRPr="007036CE">
              <w:rPr>
                <w:szCs w:val="22"/>
              </w:rPr>
              <w:t>Номер лицевого счета</w:t>
            </w:r>
          </w:p>
        </w:tc>
        <w:tc>
          <w:tcPr>
            <w:tcW w:w="734" w:type="pct"/>
          </w:tcPr>
          <w:p w14:paraId="5E0BB7DC" w14:textId="77777777" w:rsidR="00DC5693" w:rsidRPr="007036CE" w:rsidRDefault="00DC5693" w:rsidP="00DC5693">
            <w:pPr>
              <w:pStyle w:val="GOSTTablenorm"/>
              <w:rPr>
                <w:szCs w:val="24"/>
                <w:lang w:val="en-US"/>
              </w:rPr>
            </w:pPr>
            <w:ins w:id="3489" w:author="Сатлер Марина Викторовна" w:date="2024-02-09T16:16:00Z">
              <w:r w:rsidRPr="007036CE">
                <w:rPr>
                  <w:b/>
                  <w:szCs w:val="24"/>
                  <w:lang w:val="en-US"/>
                </w:rPr>
                <w:t>SECTION_1</w:t>
              </w:r>
              <w:r w:rsidRPr="007036CE">
                <w:rPr>
                  <w:b/>
                  <w:szCs w:val="24"/>
                </w:rPr>
                <w:t>:</w:t>
              </w:r>
            </w:ins>
            <w:r w:rsidRPr="007036CE">
              <w:rPr>
                <w:szCs w:val="24"/>
                <w:lang w:val="en-US"/>
              </w:rPr>
              <w:t>PA</w:t>
            </w:r>
          </w:p>
        </w:tc>
        <w:tc>
          <w:tcPr>
            <w:tcW w:w="519" w:type="pct"/>
          </w:tcPr>
          <w:p w14:paraId="02996950" w14:textId="77777777" w:rsidR="00DC5693" w:rsidRPr="007036CE" w:rsidRDefault="00DC5693" w:rsidP="00DC5693">
            <w:pPr>
              <w:pStyle w:val="GOSTTablenorm"/>
            </w:pPr>
            <w:r w:rsidRPr="007036CE">
              <w:rPr>
                <w:szCs w:val="22"/>
              </w:rPr>
              <w:t>Строка</w:t>
            </w:r>
          </w:p>
        </w:tc>
        <w:tc>
          <w:tcPr>
            <w:tcW w:w="300" w:type="pct"/>
          </w:tcPr>
          <w:p w14:paraId="5269D53D" w14:textId="77777777" w:rsidR="00DC5693" w:rsidRPr="007036CE" w:rsidRDefault="00DC5693" w:rsidP="00DC5693">
            <w:pPr>
              <w:pStyle w:val="GOSTTablenorm"/>
            </w:pPr>
            <w:r w:rsidRPr="007036CE">
              <w:rPr>
                <w:szCs w:val="22"/>
              </w:rPr>
              <w:t>Да</w:t>
            </w:r>
          </w:p>
        </w:tc>
        <w:tc>
          <w:tcPr>
            <w:tcW w:w="308" w:type="pct"/>
          </w:tcPr>
          <w:p w14:paraId="41266153" w14:textId="77777777" w:rsidR="00DC5693" w:rsidRPr="007036CE" w:rsidRDefault="00DC5693" w:rsidP="00DC5693">
            <w:pPr>
              <w:pStyle w:val="GOSTTablenorm"/>
            </w:pPr>
            <w:r w:rsidRPr="007036CE">
              <w:rPr>
                <w:szCs w:val="22"/>
              </w:rPr>
              <w:t>=11</w:t>
            </w:r>
          </w:p>
        </w:tc>
        <w:tc>
          <w:tcPr>
            <w:tcW w:w="2039" w:type="pct"/>
          </w:tcPr>
          <w:p w14:paraId="787087AA" w14:textId="77777777" w:rsidR="00DC5693" w:rsidRPr="007036CE" w:rsidRDefault="00DC5693" w:rsidP="00DC5693">
            <w:pPr>
              <w:pStyle w:val="GOSTTablenorm"/>
            </w:pPr>
            <w:r w:rsidRPr="007036CE">
              <w:rPr>
                <w:szCs w:val="22"/>
              </w:rPr>
              <w:t>Указывается номер лицевого счета ГРБС</w:t>
            </w:r>
          </w:p>
        </w:tc>
      </w:tr>
      <w:tr w:rsidR="00DC5693" w:rsidRPr="007036CE" w14:paraId="67678467" w14:textId="77777777" w:rsidTr="00974EB0">
        <w:tc>
          <w:tcPr>
            <w:tcW w:w="1100" w:type="pct"/>
          </w:tcPr>
          <w:p w14:paraId="07D3C966" w14:textId="77777777" w:rsidR="00DC5693" w:rsidRPr="007036CE" w:rsidRDefault="00DC5693" w:rsidP="00DC5693">
            <w:pPr>
              <w:pStyle w:val="GOSTTablenorm"/>
              <w:rPr>
                <w:szCs w:val="22"/>
              </w:rPr>
            </w:pPr>
            <w:r w:rsidRPr="007036CE">
              <w:rPr>
                <w:szCs w:val="22"/>
              </w:rPr>
              <w:t>Контур</w:t>
            </w:r>
          </w:p>
        </w:tc>
        <w:tc>
          <w:tcPr>
            <w:tcW w:w="734" w:type="pct"/>
          </w:tcPr>
          <w:p w14:paraId="62E20041" w14:textId="77777777" w:rsidR="00DC5693" w:rsidRPr="007036CE" w:rsidRDefault="00DC5693" w:rsidP="00DC5693">
            <w:pPr>
              <w:pStyle w:val="GOSTTablenorm"/>
              <w:rPr>
                <w:szCs w:val="24"/>
                <w:lang w:val="en-US"/>
              </w:rPr>
            </w:pPr>
            <w:ins w:id="3490" w:author="Сатлер Марина Викторовна" w:date="2024-02-09T16:16:00Z">
              <w:r w:rsidRPr="007036CE">
                <w:rPr>
                  <w:b/>
                  <w:szCs w:val="24"/>
                  <w:lang w:val="en-US"/>
                </w:rPr>
                <w:t>SECTION_1</w:t>
              </w:r>
              <w:r w:rsidRPr="007036CE">
                <w:rPr>
                  <w:b/>
                  <w:szCs w:val="24"/>
                </w:rPr>
                <w:t>:</w:t>
              </w:r>
            </w:ins>
            <w:r w:rsidRPr="007036CE">
              <w:rPr>
                <w:szCs w:val="22"/>
                <w:lang w:val="en-US"/>
              </w:rPr>
              <w:t>CONTUR</w:t>
            </w:r>
          </w:p>
        </w:tc>
        <w:tc>
          <w:tcPr>
            <w:tcW w:w="519" w:type="pct"/>
          </w:tcPr>
          <w:p w14:paraId="1330B248" w14:textId="77777777" w:rsidR="00DC5693" w:rsidRPr="007036CE" w:rsidRDefault="00DC5693" w:rsidP="00DC5693">
            <w:pPr>
              <w:pStyle w:val="GOSTTablenorm"/>
            </w:pPr>
            <w:ins w:id="3491" w:author="Сатлер Марина Викторовна" w:date="2024-02-28T19:05:00Z">
              <w:r w:rsidRPr="007036CE">
                <w:rPr>
                  <w:szCs w:val="22"/>
                </w:rPr>
                <w:t>Строка</w:t>
              </w:r>
            </w:ins>
          </w:p>
        </w:tc>
        <w:tc>
          <w:tcPr>
            <w:tcW w:w="300" w:type="pct"/>
          </w:tcPr>
          <w:p w14:paraId="4E342083" w14:textId="77777777" w:rsidR="00DC5693" w:rsidRPr="007036CE" w:rsidRDefault="00DC5693" w:rsidP="00DC5693">
            <w:pPr>
              <w:pStyle w:val="GOSTTablenorm"/>
            </w:pPr>
            <w:r w:rsidRPr="007036CE">
              <w:rPr>
                <w:szCs w:val="22"/>
              </w:rPr>
              <w:t>Да</w:t>
            </w:r>
          </w:p>
        </w:tc>
        <w:tc>
          <w:tcPr>
            <w:tcW w:w="308" w:type="pct"/>
          </w:tcPr>
          <w:p w14:paraId="40D02FCF" w14:textId="77777777" w:rsidR="00DC5693" w:rsidRPr="007036CE" w:rsidRDefault="00DC5693" w:rsidP="00DC5693">
            <w:pPr>
              <w:pStyle w:val="GOSTTablenorm"/>
            </w:pPr>
            <w:r w:rsidRPr="007036CE">
              <w:rPr>
                <w:szCs w:val="22"/>
              </w:rPr>
              <w:t>=1</w:t>
            </w:r>
          </w:p>
        </w:tc>
        <w:tc>
          <w:tcPr>
            <w:tcW w:w="2039" w:type="pct"/>
          </w:tcPr>
          <w:p w14:paraId="0DC6F976" w14:textId="77777777" w:rsidR="00DC5693" w:rsidRPr="007036CE" w:rsidRDefault="00DC5693" w:rsidP="00DC5693">
            <w:pPr>
              <w:pStyle w:val="GOSTTablenorm"/>
              <w:rPr>
                <w:szCs w:val="22"/>
              </w:rPr>
            </w:pPr>
            <w:r w:rsidRPr="007036CE">
              <w:rPr>
                <w:szCs w:val="22"/>
              </w:rPr>
              <w:t>Указывается код контура, в котором проводится операция.</w:t>
            </w:r>
          </w:p>
          <w:p w14:paraId="255CCE81" w14:textId="77777777" w:rsidR="00DC5693" w:rsidRPr="007036CE" w:rsidRDefault="00DC5693" w:rsidP="00DC5693">
            <w:pPr>
              <w:pStyle w:val="GOSTTablenorm"/>
              <w:rPr>
                <w:szCs w:val="22"/>
              </w:rPr>
            </w:pPr>
            <w:r w:rsidRPr="007036CE">
              <w:rPr>
                <w:szCs w:val="22"/>
              </w:rPr>
              <w:t>Возможные значения:</w:t>
            </w:r>
          </w:p>
          <w:p w14:paraId="746AEBE6" w14:textId="77777777" w:rsidR="00DC5693" w:rsidRPr="007036CE" w:rsidRDefault="00DC5693" w:rsidP="00DC5693">
            <w:pPr>
              <w:pStyle w:val="GOSTTableListMark1"/>
              <w:numPr>
                <w:ilvl w:val="0"/>
                <w:numId w:val="2"/>
              </w:numPr>
            </w:pPr>
            <w:r w:rsidRPr="007036CE">
              <w:t>«</w:t>
            </w:r>
            <w:ins w:id="3492" w:author="Сатлер Марина Викторовна" w:date="2024-02-28T18:38:00Z">
              <w:r w:rsidRPr="007036CE">
                <w:rPr>
                  <w:lang w:val="en-US"/>
                </w:rPr>
                <w:t>O</w:t>
              </w:r>
            </w:ins>
            <w:r w:rsidRPr="007036CE">
              <w:t xml:space="preserve">» </w:t>
            </w:r>
            <w:r w:rsidRPr="007036CE">
              <w:rPr>
                <w:lang w:val="en-US"/>
              </w:rPr>
              <w:t xml:space="preserve">– </w:t>
            </w:r>
            <w:r w:rsidRPr="007036CE">
              <w:t>открытый;</w:t>
            </w:r>
          </w:p>
          <w:p w14:paraId="44E8C9DF" w14:textId="77777777" w:rsidR="00DC5693" w:rsidRPr="007036CE" w:rsidRDefault="00DC5693" w:rsidP="00DC5693">
            <w:pPr>
              <w:pStyle w:val="GOSTTableListMark1"/>
              <w:numPr>
                <w:ilvl w:val="0"/>
                <w:numId w:val="2"/>
              </w:numPr>
            </w:pPr>
            <w:r w:rsidRPr="007036CE">
              <w:t>«</w:t>
            </w:r>
            <w:r w:rsidRPr="007036CE">
              <w:rPr>
                <w:lang w:val="en-US"/>
              </w:rPr>
              <w:t>S</w:t>
            </w:r>
            <w:r w:rsidRPr="007036CE">
              <w:t>»</w:t>
            </w:r>
            <w:r w:rsidRPr="007036CE">
              <w:rPr>
                <w:lang w:val="en-US"/>
              </w:rPr>
              <w:t xml:space="preserve"> – </w:t>
            </w:r>
            <w:r w:rsidRPr="007036CE">
              <w:t>защищенный;</w:t>
            </w:r>
          </w:p>
          <w:p w14:paraId="31953878" w14:textId="77777777" w:rsidR="00DC5693" w:rsidRPr="007036CE" w:rsidRDefault="00DC5693" w:rsidP="00DC5693">
            <w:pPr>
              <w:pStyle w:val="GOSTTableListMark1"/>
              <w:numPr>
                <w:ilvl w:val="0"/>
                <w:numId w:val="2"/>
              </w:numPr>
            </w:pPr>
            <w:r w:rsidRPr="007036CE">
              <w:t>«1» – открытый;</w:t>
            </w:r>
          </w:p>
          <w:p w14:paraId="44A41FDF" w14:textId="77777777" w:rsidR="00DC5693" w:rsidRPr="007036CE" w:rsidRDefault="00DC5693" w:rsidP="00DC5693">
            <w:pPr>
              <w:pStyle w:val="GOSTTableListMark1"/>
              <w:numPr>
                <w:ilvl w:val="0"/>
                <w:numId w:val="2"/>
              </w:numPr>
            </w:pPr>
            <w:r w:rsidRPr="007036CE">
              <w:t>«2» – защищенный</w:t>
            </w:r>
          </w:p>
        </w:tc>
      </w:tr>
      <w:tr w:rsidR="00DC5693" w:rsidRPr="007036CE" w14:paraId="228985D4" w14:textId="77777777" w:rsidTr="00974EB0">
        <w:tc>
          <w:tcPr>
            <w:tcW w:w="1100" w:type="pct"/>
          </w:tcPr>
          <w:p w14:paraId="094F4DD2" w14:textId="77777777" w:rsidR="00DC5693" w:rsidRPr="007036CE" w:rsidRDefault="00DC5693" w:rsidP="00DC5693">
            <w:pPr>
              <w:pStyle w:val="GOSTTablenorm"/>
              <w:rPr>
                <w:szCs w:val="22"/>
              </w:rPr>
            </w:pPr>
            <w:r w:rsidRPr="007036CE">
              <w:rPr>
                <w:szCs w:val="22"/>
              </w:rPr>
              <w:t>Вышестоящий код ОКС</w:t>
            </w:r>
          </w:p>
        </w:tc>
        <w:tc>
          <w:tcPr>
            <w:tcW w:w="734" w:type="pct"/>
          </w:tcPr>
          <w:p w14:paraId="42692211" w14:textId="77777777" w:rsidR="00DC5693" w:rsidRPr="007036CE" w:rsidRDefault="00DC5693" w:rsidP="00DC5693">
            <w:pPr>
              <w:pStyle w:val="GOSTTablenorm"/>
              <w:rPr>
                <w:szCs w:val="22"/>
                <w:lang w:val="en-US"/>
              </w:rPr>
            </w:pPr>
            <w:ins w:id="3493" w:author="Сатлер Марина Викторовна" w:date="2024-02-09T16:16:00Z">
              <w:r w:rsidRPr="007036CE">
                <w:rPr>
                  <w:b/>
                  <w:szCs w:val="24"/>
                  <w:lang w:val="en-US"/>
                </w:rPr>
                <w:t>SECTION_1</w:t>
              </w:r>
              <w:r w:rsidRPr="007036CE">
                <w:rPr>
                  <w:b/>
                  <w:szCs w:val="24"/>
                </w:rPr>
                <w:t>:</w:t>
              </w:r>
            </w:ins>
            <w:r w:rsidRPr="007036CE">
              <w:rPr>
                <w:szCs w:val="24"/>
                <w:lang w:val="en-US"/>
              </w:rPr>
              <w:t>P_OKSCODE</w:t>
            </w:r>
          </w:p>
        </w:tc>
        <w:tc>
          <w:tcPr>
            <w:tcW w:w="519" w:type="pct"/>
          </w:tcPr>
          <w:p w14:paraId="564CC988" w14:textId="77777777" w:rsidR="00DC5693" w:rsidRPr="007036CE" w:rsidRDefault="00DC5693" w:rsidP="00DC5693">
            <w:pPr>
              <w:pStyle w:val="GOSTTablenorm"/>
            </w:pPr>
            <w:r w:rsidRPr="007036CE">
              <w:rPr>
                <w:szCs w:val="22"/>
              </w:rPr>
              <w:t>Строка</w:t>
            </w:r>
          </w:p>
        </w:tc>
        <w:tc>
          <w:tcPr>
            <w:tcW w:w="300" w:type="pct"/>
          </w:tcPr>
          <w:p w14:paraId="5ADC3AB3" w14:textId="77777777" w:rsidR="00DC5693" w:rsidRPr="007036CE" w:rsidRDefault="00DC5693" w:rsidP="00DC5693">
            <w:pPr>
              <w:pStyle w:val="GOSTTablenorm"/>
            </w:pPr>
            <w:r w:rsidRPr="007036CE">
              <w:rPr>
                <w:szCs w:val="22"/>
              </w:rPr>
              <w:t>Нет</w:t>
            </w:r>
          </w:p>
        </w:tc>
        <w:tc>
          <w:tcPr>
            <w:tcW w:w="308" w:type="pct"/>
          </w:tcPr>
          <w:p w14:paraId="4DC4CC21" w14:textId="77777777" w:rsidR="00DC5693" w:rsidRPr="007036CE" w:rsidRDefault="00DC5693" w:rsidP="00DC5693">
            <w:pPr>
              <w:pStyle w:val="GOSTTablenorm"/>
            </w:pPr>
            <w:r w:rsidRPr="007036CE">
              <w:rPr>
                <w:szCs w:val="22"/>
                <w:lang w:val="en-US"/>
              </w:rPr>
              <w:t>&lt;=</w:t>
            </w:r>
            <w:r w:rsidRPr="007036CE">
              <w:rPr>
                <w:szCs w:val="22"/>
              </w:rPr>
              <w:t>25</w:t>
            </w:r>
          </w:p>
        </w:tc>
        <w:tc>
          <w:tcPr>
            <w:tcW w:w="2039" w:type="pct"/>
          </w:tcPr>
          <w:p w14:paraId="11D7E56F" w14:textId="77777777" w:rsidR="00DC5693" w:rsidRPr="007036CE" w:rsidRDefault="00DC5693" w:rsidP="00DC5693">
            <w:pPr>
              <w:pStyle w:val="GOSTTablenorm"/>
            </w:pPr>
            <w:r w:rsidRPr="007036CE">
              <w:t>Указывается код объекта капитального строительства (недвижимого имущества) для отражения операций бюджетных средств на ЛС ГРБС</w:t>
            </w:r>
          </w:p>
        </w:tc>
      </w:tr>
      <w:tr w:rsidR="00DC5693" w:rsidRPr="007036CE" w14:paraId="5F431A5A" w14:textId="77777777" w:rsidTr="00974EB0">
        <w:tc>
          <w:tcPr>
            <w:tcW w:w="1100" w:type="pct"/>
          </w:tcPr>
          <w:p w14:paraId="10DFD9D4" w14:textId="77777777" w:rsidR="00DC5693" w:rsidRPr="007036CE" w:rsidRDefault="00DC5693" w:rsidP="00DC5693">
            <w:pPr>
              <w:pStyle w:val="GOSTTablenorm"/>
              <w:rPr>
                <w:szCs w:val="22"/>
              </w:rPr>
            </w:pPr>
            <w:ins w:id="3494" w:author="Сатлер Марина Викторовна" w:date="2024-02-13T15:43:00Z">
              <w:r w:rsidRPr="007036CE">
                <w:t>Сумма на текущий год</w:t>
              </w:r>
            </w:ins>
          </w:p>
        </w:tc>
        <w:tc>
          <w:tcPr>
            <w:tcW w:w="734" w:type="pct"/>
          </w:tcPr>
          <w:p w14:paraId="76B45C40" w14:textId="77777777" w:rsidR="00DC5693" w:rsidRPr="007036CE" w:rsidRDefault="00DC5693" w:rsidP="00DC5693">
            <w:pPr>
              <w:pStyle w:val="GOSTTablenorm"/>
              <w:rPr>
                <w:szCs w:val="24"/>
                <w:lang w:val="en-US"/>
              </w:rPr>
            </w:pPr>
            <w:ins w:id="3495" w:author="Сатлер Марина Викторовна" w:date="2024-02-09T16:16:00Z">
              <w:r w:rsidRPr="007036CE">
                <w:rPr>
                  <w:b/>
                  <w:szCs w:val="24"/>
                  <w:lang w:val="en-US"/>
                </w:rPr>
                <w:t>SECTION_1</w:t>
              </w:r>
              <w:r w:rsidRPr="007036CE">
                <w:rPr>
                  <w:b/>
                  <w:szCs w:val="24"/>
                </w:rPr>
                <w:t>:</w:t>
              </w:r>
            </w:ins>
            <w:r w:rsidRPr="007036CE">
              <w:rPr>
                <w:szCs w:val="22"/>
              </w:rPr>
              <w:t>SUM_1</w:t>
            </w:r>
          </w:p>
        </w:tc>
        <w:tc>
          <w:tcPr>
            <w:tcW w:w="519" w:type="pct"/>
          </w:tcPr>
          <w:p w14:paraId="0043F2F9" w14:textId="77777777" w:rsidR="00DC5693" w:rsidRPr="007036CE" w:rsidRDefault="00DC5693" w:rsidP="00DC5693">
            <w:pPr>
              <w:pStyle w:val="GOSTTablenorm"/>
            </w:pPr>
            <w:r w:rsidRPr="007036CE">
              <w:rPr>
                <w:szCs w:val="22"/>
              </w:rPr>
              <w:t>Сумма</w:t>
            </w:r>
          </w:p>
        </w:tc>
        <w:tc>
          <w:tcPr>
            <w:tcW w:w="300" w:type="pct"/>
          </w:tcPr>
          <w:p w14:paraId="49CCE757" w14:textId="77777777" w:rsidR="00DC5693" w:rsidRPr="007036CE" w:rsidRDefault="00DC5693" w:rsidP="00DC5693">
            <w:pPr>
              <w:pStyle w:val="GOSTTablenorm"/>
            </w:pPr>
            <w:r w:rsidRPr="007036CE">
              <w:rPr>
                <w:szCs w:val="22"/>
              </w:rPr>
              <w:t>Да</w:t>
            </w:r>
          </w:p>
        </w:tc>
        <w:tc>
          <w:tcPr>
            <w:tcW w:w="308" w:type="pct"/>
          </w:tcPr>
          <w:p w14:paraId="54D3C6E1" w14:textId="77777777" w:rsidR="00DC5693" w:rsidRPr="007036CE" w:rsidRDefault="00DC5693" w:rsidP="00DC5693">
            <w:pPr>
              <w:pStyle w:val="GOSTTablenorm"/>
            </w:pPr>
          </w:p>
        </w:tc>
        <w:tc>
          <w:tcPr>
            <w:tcW w:w="2039" w:type="pct"/>
          </w:tcPr>
          <w:p w14:paraId="5B817888" w14:textId="77777777" w:rsidR="00DC5693" w:rsidRPr="007036CE" w:rsidDel="00DC5693" w:rsidRDefault="00DC5693" w:rsidP="00DC5693">
            <w:pPr>
              <w:pStyle w:val="GOSTTablenorm"/>
              <w:rPr>
                <w:del w:id="3496" w:author="Сатлер Марина Викторовна" w:date="2024-07-05T16:52:00Z"/>
              </w:rPr>
            </w:pPr>
            <w:r w:rsidRPr="007036CE">
              <w:t>Указывается сумма на текущий финансовый год</w:t>
            </w:r>
            <w:del w:id="3497" w:author="Сатлер Марина Викторовна" w:date="2024-07-05T16:52:00Z">
              <w:r w:rsidRPr="007036CE" w:rsidDel="00DC5693">
                <w:delText xml:space="preserve"> при доведении на текущий бюджетный цикл.</w:delText>
              </w:r>
            </w:del>
          </w:p>
          <w:p w14:paraId="10F9EE99" w14:textId="77777777" w:rsidR="00DC5693" w:rsidRPr="007036CE" w:rsidRDefault="00DC5693" w:rsidP="00DC5693">
            <w:pPr>
              <w:pStyle w:val="GOSTTablenorm"/>
            </w:pPr>
            <w:del w:id="3498" w:author="Сатлер Марина Викторовна" w:date="2024-07-05T16:52:00Z">
              <w:r w:rsidRPr="007036CE" w:rsidDel="00DC5693">
                <w:delText>Указывается значение «0.00» при доведении на новый бюджетный цикл</w:delText>
              </w:r>
            </w:del>
          </w:p>
        </w:tc>
      </w:tr>
      <w:tr w:rsidR="00DC5693" w:rsidRPr="007036CE" w14:paraId="77DF6BF6" w14:textId="77777777" w:rsidTr="00974EB0">
        <w:tc>
          <w:tcPr>
            <w:tcW w:w="1100" w:type="pct"/>
          </w:tcPr>
          <w:p w14:paraId="2C56E66F" w14:textId="77777777" w:rsidR="00DC5693" w:rsidRPr="007036CE" w:rsidRDefault="00DC5693" w:rsidP="00DC5693">
            <w:pPr>
              <w:pStyle w:val="GOSTTablenorm"/>
              <w:rPr>
                <w:szCs w:val="22"/>
              </w:rPr>
            </w:pPr>
            <w:ins w:id="3499" w:author="Сатлер Марина Викторовна" w:date="2024-02-13T15:43:00Z">
              <w:r w:rsidRPr="007036CE">
                <w:t xml:space="preserve">Сумма на первый год планового </w:t>
              </w:r>
              <w:r w:rsidRPr="007036CE">
                <w:lastRenderedPageBreak/>
                <w:t>периода</w:t>
              </w:r>
            </w:ins>
          </w:p>
        </w:tc>
        <w:tc>
          <w:tcPr>
            <w:tcW w:w="734" w:type="pct"/>
          </w:tcPr>
          <w:p w14:paraId="1CD2EDD8" w14:textId="77777777" w:rsidR="00DC5693" w:rsidRPr="007036CE" w:rsidRDefault="00DC5693" w:rsidP="00DC5693">
            <w:pPr>
              <w:pStyle w:val="GOSTTablenorm"/>
              <w:rPr>
                <w:szCs w:val="22"/>
              </w:rPr>
            </w:pPr>
            <w:ins w:id="3500" w:author="Сатлер Марина Викторовна" w:date="2024-02-09T16:16:00Z">
              <w:r w:rsidRPr="007036CE">
                <w:rPr>
                  <w:b/>
                  <w:szCs w:val="24"/>
                  <w:lang w:val="en-US"/>
                </w:rPr>
                <w:lastRenderedPageBreak/>
                <w:t>SECTION_1</w:t>
              </w:r>
              <w:r w:rsidRPr="007036CE">
                <w:rPr>
                  <w:b/>
                  <w:szCs w:val="24"/>
                </w:rPr>
                <w:t>:</w:t>
              </w:r>
            </w:ins>
            <w:r w:rsidRPr="007036CE">
              <w:rPr>
                <w:szCs w:val="22"/>
              </w:rPr>
              <w:t>SUM_2</w:t>
            </w:r>
          </w:p>
        </w:tc>
        <w:tc>
          <w:tcPr>
            <w:tcW w:w="519" w:type="pct"/>
          </w:tcPr>
          <w:p w14:paraId="62FB2FD0" w14:textId="77777777" w:rsidR="00DC5693" w:rsidRPr="007036CE" w:rsidRDefault="00DC5693" w:rsidP="00DC5693">
            <w:pPr>
              <w:pStyle w:val="GOSTTablenorm"/>
            </w:pPr>
            <w:r w:rsidRPr="007036CE">
              <w:rPr>
                <w:szCs w:val="22"/>
              </w:rPr>
              <w:t>Сумма</w:t>
            </w:r>
          </w:p>
        </w:tc>
        <w:tc>
          <w:tcPr>
            <w:tcW w:w="300" w:type="pct"/>
          </w:tcPr>
          <w:p w14:paraId="59662F2E" w14:textId="77777777" w:rsidR="00DC5693" w:rsidRPr="007036CE" w:rsidRDefault="00DC5693" w:rsidP="00DC5693">
            <w:pPr>
              <w:pStyle w:val="GOSTTablenorm"/>
            </w:pPr>
            <w:r w:rsidRPr="007036CE">
              <w:rPr>
                <w:szCs w:val="22"/>
              </w:rPr>
              <w:t>Да</w:t>
            </w:r>
          </w:p>
        </w:tc>
        <w:tc>
          <w:tcPr>
            <w:tcW w:w="308" w:type="pct"/>
          </w:tcPr>
          <w:p w14:paraId="402CD1C6" w14:textId="77777777" w:rsidR="00DC5693" w:rsidRPr="007036CE" w:rsidRDefault="00DC5693" w:rsidP="00DC5693">
            <w:pPr>
              <w:pStyle w:val="GOSTTablenorm"/>
            </w:pPr>
          </w:p>
        </w:tc>
        <w:tc>
          <w:tcPr>
            <w:tcW w:w="2039" w:type="pct"/>
          </w:tcPr>
          <w:p w14:paraId="12787F82" w14:textId="77777777" w:rsidR="00DC5693" w:rsidRPr="007036CE" w:rsidDel="00DC5693" w:rsidRDefault="00DC5693" w:rsidP="00DC5693">
            <w:pPr>
              <w:pStyle w:val="GOSTTablenorm"/>
              <w:rPr>
                <w:del w:id="3501" w:author="Сатлер Марина Викторовна" w:date="2024-07-05T16:52:00Z"/>
              </w:rPr>
            </w:pPr>
            <w:r w:rsidRPr="007036CE">
              <w:t>Указывается сумма на 1-й плановый год</w:t>
            </w:r>
            <w:del w:id="3502" w:author="Сатлер Марина Викторовна" w:date="2024-07-05T16:52:00Z">
              <w:r w:rsidRPr="007036CE" w:rsidDel="00DC5693">
                <w:delText xml:space="preserve"> при доведении на теку</w:delText>
              </w:r>
              <w:r w:rsidRPr="007036CE" w:rsidDel="00DC5693">
                <w:lastRenderedPageBreak/>
                <w:delText>щий бюджетный цикл.</w:delText>
              </w:r>
            </w:del>
          </w:p>
          <w:p w14:paraId="33C06B41" w14:textId="77777777" w:rsidR="00DC5693" w:rsidRPr="007036CE" w:rsidRDefault="00DC5693" w:rsidP="00DC5693">
            <w:pPr>
              <w:pStyle w:val="GOSTTablenorm"/>
            </w:pPr>
            <w:del w:id="3503" w:author="Сатлер Марина Викторовна" w:date="2024-07-05T16:52:00Z">
              <w:r w:rsidRPr="007036CE" w:rsidDel="00DC5693">
                <w:delText>Указывается сумма на текущий финансовый год при доведении на новый бюджетный цикл</w:delText>
              </w:r>
            </w:del>
          </w:p>
        </w:tc>
      </w:tr>
      <w:tr w:rsidR="00DC5693" w:rsidRPr="007036CE" w14:paraId="3B35F7FE" w14:textId="77777777" w:rsidTr="00974EB0">
        <w:tc>
          <w:tcPr>
            <w:tcW w:w="1100" w:type="pct"/>
          </w:tcPr>
          <w:p w14:paraId="513DA3EB" w14:textId="77777777" w:rsidR="00DC5693" w:rsidRPr="007036CE" w:rsidRDefault="00DC5693" w:rsidP="00DC5693">
            <w:pPr>
              <w:pStyle w:val="GOSTTablenorm"/>
              <w:rPr>
                <w:szCs w:val="22"/>
              </w:rPr>
            </w:pPr>
            <w:ins w:id="3504" w:author="Сатлер Марина Викторовна" w:date="2024-02-13T15:43:00Z">
              <w:r w:rsidRPr="007036CE">
                <w:lastRenderedPageBreak/>
                <w:t>Сумма на второй год планового периода</w:t>
              </w:r>
            </w:ins>
          </w:p>
        </w:tc>
        <w:tc>
          <w:tcPr>
            <w:tcW w:w="734" w:type="pct"/>
          </w:tcPr>
          <w:p w14:paraId="44C64969" w14:textId="77777777" w:rsidR="00DC5693" w:rsidRPr="007036CE" w:rsidRDefault="00DC5693" w:rsidP="00DC5693">
            <w:pPr>
              <w:pStyle w:val="GOSTTablenorm"/>
              <w:rPr>
                <w:szCs w:val="22"/>
              </w:rPr>
            </w:pPr>
            <w:ins w:id="3505" w:author="Сатлер Марина Викторовна" w:date="2024-02-09T16:16:00Z">
              <w:r w:rsidRPr="007036CE">
                <w:rPr>
                  <w:b/>
                  <w:szCs w:val="24"/>
                  <w:lang w:val="en-US"/>
                </w:rPr>
                <w:t>SECTION_1</w:t>
              </w:r>
              <w:r w:rsidRPr="007036CE">
                <w:rPr>
                  <w:b/>
                  <w:szCs w:val="24"/>
                </w:rPr>
                <w:t>:</w:t>
              </w:r>
            </w:ins>
            <w:r w:rsidRPr="007036CE">
              <w:rPr>
                <w:szCs w:val="22"/>
              </w:rPr>
              <w:t>SUM_3</w:t>
            </w:r>
          </w:p>
        </w:tc>
        <w:tc>
          <w:tcPr>
            <w:tcW w:w="519" w:type="pct"/>
          </w:tcPr>
          <w:p w14:paraId="05FB0F39" w14:textId="77777777" w:rsidR="00DC5693" w:rsidRPr="007036CE" w:rsidRDefault="00DC5693" w:rsidP="00DC5693">
            <w:pPr>
              <w:pStyle w:val="GOSTTablenorm"/>
            </w:pPr>
            <w:r w:rsidRPr="007036CE">
              <w:rPr>
                <w:szCs w:val="22"/>
              </w:rPr>
              <w:t>Сумма</w:t>
            </w:r>
          </w:p>
        </w:tc>
        <w:tc>
          <w:tcPr>
            <w:tcW w:w="300" w:type="pct"/>
          </w:tcPr>
          <w:p w14:paraId="0B83BB87" w14:textId="77777777" w:rsidR="00DC5693" w:rsidRPr="007036CE" w:rsidRDefault="00DC5693" w:rsidP="00DC5693">
            <w:pPr>
              <w:pStyle w:val="GOSTTablenorm"/>
            </w:pPr>
            <w:r w:rsidRPr="007036CE">
              <w:rPr>
                <w:szCs w:val="22"/>
              </w:rPr>
              <w:t>Да</w:t>
            </w:r>
          </w:p>
        </w:tc>
        <w:tc>
          <w:tcPr>
            <w:tcW w:w="308" w:type="pct"/>
          </w:tcPr>
          <w:p w14:paraId="57BDD7E6" w14:textId="77777777" w:rsidR="00DC5693" w:rsidRPr="007036CE" w:rsidRDefault="00DC5693" w:rsidP="00DC5693">
            <w:pPr>
              <w:pStyle w:val="GOSTTablenorm"/>
            </w:pPr>
          </w:p>
        </w:tc>
        <w:tc>
          <w:tcPr>
            <w:tcW w:w="2039" w:type="pct"/>
          </w:tcPr>
          <w:p w14:paraId="291072B0" w14:textId="77777777" w:rsidR="00DC5693" w:rsidRPr="007036CE" w:rsidDel="00DC5693" w:rsidRDefault="00DC5693" w:rsidP="00DC5693">
            <w:pPr>
              <w:pStyle w:val="GOSTTablenorm"/>
              <w:rPr>
                <w:del w:id="3506" w:author="Сатлер Марина Викторовна" w:date="2024-07-05T16:52:00Z"/>
              </w:rPr>
            </w:pPr>
            <w:r w:rsidRPr="007036CE">
              <w:t>Указывается сумма на 2-й плановый год</w:t>
            </w:r>
            <w:del w:id="3507" w:author="Сатлер Марина Викторовна" w:date="2024-07-05T16:52:00Z">
              <w:r w:rsidRPr="007036CE" w:rsidDel="00DC5693">
                <w:delText xml:space="preserve"> при доведении на текущий бюджетный цикл.</w:delText>
              </w:r>
            </w:del>
          </w:p>
          <w:p w14:paraId="770CA57F" w14:textId="77777777" w:rsidR="00DC5693" w:rsidRPr="007036CE" w:rsidRDefault="00DC5693" w:rsidP="00DC5693">
            <w:pPr>
              <w:pStyle w:val="GOSTTablenorm"/>
            </w:pPr>
            <w:del w:id="3508" w:author="Сатлер Марина Викторовна" w:date="2024-07-05T16:52:00Z">
              <w:r w:rsidRPr="007036CE" w:rsidDel="00DC5693">
                <w:delText>Указывается сумма на 1-й плановый год при доведении на новый бюджетный цикл</w:delText>
              </w:r>
            </w:del>
          </w:p>
        </w:tc>
      </w:tr>
      <w:tr w:rsidR="00DC5693" w:rsidRPr="007036CE" w:rsidDel="00DC5693" w14:paraId="08BD211C" w14:textId="77777777" w:rsidTr="00974EB0">
        <w:trPr>
          <w:del w:id="3509" w:author="Сатлер Марина Викторовна" w:date="2024-07-05T16:52:00Z"/>
        </w:trPr>
        <w:tc>
          <w:tcPr>
            <w:tcW w:w="1100" w:type="pct"/>
          </w:tcPr>
          <w:p w14:paraId="207792AF" w14:textId="77777777" w:rsidR="00DC5693" w:rsidRPr="007036CE" w:rsidDel="00DC5693" w:rsidRDefault="00DC5693" w:rsidP="00DC5693">
            <w:pPr>
              <w:pStyle w:val="GOSTTablenorm"/>
              <w:rPr>
                <w:del w:id="3510" w:author="Сатлер Марина Викторовна" w:date="2024-07-05T16:52:00Z"/>
                <w:szCs w:val="22"/>
              </w:rPr>
            </w:pPr>
          </w:p>
        </w:tc>
        <w:tc>
          <w:tcPr>
            <w:tcW w:w="734" w:type="pct"/>
          </w:tcPr>
          <w:p w14:paraId="2642FB06" w14:textId="77777777" w:rsidR="00DC5693" w:rsidRPr="007036CE" w:rsidDel="00DC5693" w:rsidRDefault="00DC5693" w:rsidP="00DC5693">
            <w:pPr>
              <w:pStyle w:val="GOSTTablenorm"/>
              <w:rPr>
                <w:del w:id="3511" w:author="Сатлер Марина Викторовна" w:date="2024-07-05T16:52:00Z"/>
                <w:szCs w:val="22"/>
              </w:rPr>
            </w:pPr>
            <w:del w:id="3512" w:author="Сатлер Марина Викторовна" w:date="2024-07-05T16:52:00Z">
              <w:r w:rsidRPr="007036CE" w:rsidDel="00DC5693">
                <w:rPr>
                  <w:szCs w:val="22"/>
                </w:rPr>
                <w:delText>SUM_4</w:delText>
              </w:r>
            </w:del>
          </w:p>
        </w:tc>
        <w:tc>
          <w:tcPr>
            <w:tcW w:w="519" w:type="pct"/>
          </w:tcPr>
          <w:p w14:paraId="72A4D88A" w14:textId="77777777" w:rsidR="00DC5693" w:rsidRPr="007036CE" w:rsidDel="00DC5693" w:rsidRDefault="00DC5693" w:rsidP="00DC5693">
            <w:pPr>
              <w:pStyle w:val="GOSTTablenorm"/>
              <w:rPr>
                <w:del w:id="3513" w:author="Сатлер Марина Викторовна" w:date="2024-07-05T16:52:00Z"/>
              </w:rPr>
            </w:pPr>
            <w:del w:id="3514" w:author="Сатлер Марина Викторовна" w:date="2024-07-05T16:52:00Z">
              <w:r w:rsidRPr="007036CE" w:rsidDel="00DC5693">
                <w:rPr>
                  <w:szCs w:val="22"/>
                </w:rPr>
                <w:delText>Сумма</w:delText>
              </w:r>
            </w:del>
          </w:p>
        </w:tc>
        <w:tc>
          <w:tcPr>
            <w:tcW w:w="300" w:type="pct"/>
          </w:tcPr>
          <w:p w14:paraId="39140B49" w14:textId="77777777" w:rsidR="00DC5693" w:rsidRPr="007036CE" w:rsidDel="00DC5693" w:rsidRDefault="00DC5693" w:rsidP="00DC5693">
            <w:pPr>
              <w:pStyle w:val="GOSTTablenorm"/>
              <w:rPr>
                <w:del w:id="3515" w:author="Сатлер Марина Викторовна" w:date="2024-07-05T16:52:00Z"/>
              </w:rPr>
            </w:pPr>
            <w:del w:id="3516" w:author="Сатлер Марина Викторовна" w:date="2024-07-05T16:52:00Z">
              <w:r w:rsidRPr="007036CE" w:rsidDel="00DC5693">
                <w:rPr>
                  <w:szCs w:val="22"/>
                </w:rPr>
                <w:delText>Да</w:delText>
              </w:r>
            </w:del>
          </w:p>
        </w:tc>
        <w:tc>
          <w:tcPr>
            <w:tcW w:w="308" w:type="pct"/>
          </w:tcPr>
          <w:p w14:paraId="5101D1C0" w14:textId="77777777" w:rsidR="00DC5693" w:rsidRPr="007036CE" w:rsidDel="00DC5693" w:rsidRDefault="00DC5693" w:rsidP="00DC5693">
            <w:pPr>
              <w:pStyle w:val="GOSTTablenorm"/>
              <w:rPr>
                <w:del w:id="3517" w:author="Сатлер Марина Викторовна" w:date="2024-07-05T16:52:00Z"/>
              </w:rPr>
            </w:pPr>
          </w:p>
        </w:tc>
        <w:tc>
          <w:tcPr>
            <w:tcW w:w="2039" w:type="pct"/>
          </w:tcPr>
          <w:p w14:paraId="4DD8919C" w14:textId="77777777" w:rsidR="00DC5693" w:rsidRPr="007036CE" w:rsidDel="00DC5693" w:rsidRDefault="00DC5693" w:rsidP="00DC5693">
            <w:pPr>
              <w:pStyle w:val="GOSTTablenorm"/>
              <w:rPr>
                <w:del w:id="3518" w:author="Сатлер Марина Викторовна" w:date="2024-07-05T16:52:00Z"/>
              </w:rPr>
            </w:pPr>
            <w:del w:id="3519" w:author="Сатлер Марина Викторовна" w:date="2024-07-05T16:52:00Z">
              <w:r w:rsidRPr="007036CE" w:rsidDel="00DC5693">
                <w:delText>Указывается значение «0.00» при доведении на текущий бюджетный цикл.</w:delText>
              </w:r>
            </w:del>
          </w:p>
          <w:p w14:paraId="0856E5DE" w14:textId="77777777" w:rsidR="00DC5693" w:rsidRPr="007036CE" w:rsidDel="00DC5693" w:rsidRDefault="00DC5693" w:rsidP="00DC5693">
            <w:pPr>
              <w:pStyle w:val="GOSTTablenorm"/>
              <w:rPr>
                <w:del w:id="3520" w:author="Сатлер Марина Викторовна" w:date="2024-07-05T16:52:00Z"/>
              </w:rPr>
            </w:pPr>
            <w:del w:id="3521" w:author="Сатлер Марина Викторовна" w:date="2024-07-05T16:52:00Z">
              <w:r w:rsidRPr="007036CE" w:rsidDel="00DC5693">
                <w:delText>Указывается сумма на 2-й плановый год при доведении на новый бюджетный цикл</w:delText>
              </w:r>
            </w:del>
          </w:p>
        </w:tc>
      </w:tr>
      <w:tr w:rsidR="00DC5693" w:rsidRPr="007036CE" w14:paraId="41982642" w14:textId="77777777" w:rsidTr="00974EB0">
        <w:tc>
          <w:tcPr>
            <w:tcW w:w="1100" w:type="pct"/>
          </w:tcPr>
          <w:p w14:paraId="5AABF022" w14:textId="77777777" w:rsidR="00DC5693" w:rsidRPr="007036CE" w:rsidRDefault="00DC5693" w:rsidP="00DC5693">
            <w:pPr>
              <w:pStyle w:val="GOSTTablenorm"/>
              <w:rPr>
                <w:b/>
                <w:szCs w:val="22"/>
              </w:rPr>
            </w:pPr>
            <w:r w:rsidRPr="007036CE">
              <w:rPr>
                <w:b/>
                <w:szCs w:val="22"/>
              </w:rPr>
              <w:t>Строки документа по разделу «ЛБО»</w:t>
            </w:r>
          </w:p>
        </w:tc>
        <w:tc>
          <w:tcPr>
            <w:tcW w:w="734" w:type="pct"/>
          </w:tcPr>
          <w:p w14:paraId="112834B3" w14:textId="77777777" w:rsidR="00DC5693" w:rsidRPr="007036CE" w:rsidRDefault="00DC5693" w:rsidP="00DC5693">
            <w:pPr>
              <w:pStyle w:val="GOSTTablenorm"/>
              <w:rPr>
                <w:b/>
                <w:szCs w:val="22"/>
              </w:rPr>
            </w:pPr>
            <w:r w:rsidRPr="007036CE">
              <w:rPr>
                <w:b/>
                <w:szCs w:val="24"/>
                <w:lang w:val="en-US"/>
              </w:rPr>
              <w:t>SECTION_2</w:t>
            </w:r>
          </w:p>
        </w:tc>
        <w:tc>
          <w:tcPr>
            <w:tcW w:w="519" w:type="pct"/>
          </w:tcPr>
          <w:p w14:paraId="4E7A8387" w14:textId="77777777" w:rsidR="00DC5693" w:rsidRPr="007036CE" w:rsidRDefault="00DC5693" w:rsidP="00DC5693">
            <w:pPr>
              <w:pStyle w:val="GOSTTablenorm"/>
            </w:pPr>
            <w:r w:rsidRPr="007036CE">
              <w:rPr>
                <w:szCs w:val="22"/>
              </w:rPr>
              <w:t>Массив</w:t>
            </w:r>
          </w:p>
        </w:tc>
        <w:tc>
          <w:tcPr>
            <w:tcW w:w="300" w:type="pct"/>
          </w:tcPr>
          <w:p w14:paraId="4D14BD57" w14:textId="77777777" w:rsidR="00DC5693" w:rsidRPr="007036CE" w:rsidRDefault="00DC5693" w:rsidP="00DC5693">
            <w:pPr>
              <w:pStyle w:val="GOSTTablenorm"/>
            </w:pPr>
            <w:r w:rsidRPr="007036CE">
              <w:rPr>
                <w:szCs w:val="22"/>
              </w:rPr>
              <w:t>Нет</w:t>
            </w:r>
          </w:p>
        </w:tc>
        <w:tc>
          <w:tcPr>
            <w:tcW w:w="308" w:type="pct"/>
          </w:tcPr>
          <w:p w14:paraId="2FB090A4" w14:textId="77777777" w:rsidR="00DC5693" w:rsidRPr="007036CE" w:rsidRDefault="00DC5693" w:rsidP="00DC5693">
            <w:pPr>
              <w:pStyle w:val="GOSTTablenorm"/>
            </w:pPr>
            <w:r w:rsidRPr="007036CE">
              <w:rPr>
                <w:szCs w:val="22"/>
              </w:rPr>
              <w:t>-</w:t>
            </w:r>
          </w:p>
        </w:tc>
        <w:tc>
          <w:tcPr>
            <w:tcW w:w="2039" w:type="pct"/>
          </w:tcPr>
          <w:p w14:paraId="23A9BBD9" w14:textId="77777777" w:rsidR="00DC5693" w:rsidRPr="007036CE" w:rsidRDefault="00DC5693" w:rsidP="00DC5693">
            <w:pPr>
              <w:pStyle w:val="GOSTTablenorm"/>
            </w:pPr>
            <w:r w:rsidRPr="007036CE">
              <w:rPr>
                <w:szCs w:val="22"/>
              </w:rPr>
              <w:t>-</w:t>
            </w:r>
          </w:p>
        </w:tc>
      </w:tr>
      <w:tr w:rsidR="00DC5693" w:rsidRPr="007036CE" w14:paraId="6E3F3A7B" w14:textId="77777777" w:rsidTr="00974EB0">
        <w:tc>
          <w:tcPr>
            <w:tcW w:w="1100" w:type="pct"/>
          </w:tcPr>
          <w:p w14:paraId="0500952F" w14:textId="77777777" w:rsidR="00DC5693" w:rsidRPr="007036CE" w:rsidRDefault="00DC5693" w:rsidP="00DC5693">
            <w:pPr>
              <w:pStyle w:val="GOSTTablenorm"/>
            </w:pPr>
            <w:ins w:id="3522" w:author="Сатлер Марина Викторовна" w:date="2024-02-13T15:43:00Z">
              <w:r w:rsidRPr="007036CE">
                <w:t>Раздел</w:t>
              </w:r>
            </w:ins>
          </w:p>
        </w:tc>
        <w:tc>
          <w:tcPr>
            <w:tcW w:w="734" w:type="pct"/>
          </w:tcPr>
          <w:p w14:paraId="0267F270" w14:textId="77777777" w:rsidR="00DC5693" w:rsidRPr="007036CE" w:rsidRDefault="00DC5693" w:rsidP="00DC5693">
            <w:pPr>
              <w:pStyle w:val="GOSTTablenorm"/>
              <w:rPr>
                <w:b/>
                <w:szCs w:val="24"/>
                <w:lang w:val="en-US"/>
              </w:rPr>
            </w:pPr>
            <w:ins w:id="3523" w:author="Сатлер Марина Викторовна" w:date="2024-02-13T15:44:00Z">
              <w:r w:rsidRPr="007036CE">
                <w:rPr>
                  <w:b/>
                  <w:szCs w:val="24"/>
                  <w:lang w:val="en-US"/>
                </w:rPr>
                <w:t>SECTION_2</w:t>
              </w:r>
              <w:r w:rsidRPr="007036CE">
                <w:rPr>
                  <w:b/>
                  <w:szCs w:val="24"/>
                </w:rPr>
                <w:t>:</w:t>
              </w:r>
            </w:ins>
            <w:ins w:id="3524" w:author="Сатлер Марина Викторовна" w:date="2024-02-13T15:43:00Z">
              <w:r w:rsidRPr="007036CE">
                <w:t>SECTION_TYPE</w:t>
              </w:r>
            </w:ins>
          </w:p>
        </w:tc>
        <w:tc>
          <w:tcPr>
            <w:tcW w:w="519" w:type="pct"/>
          </w:tcPr>
          <w:p w14:paraId="68CC554D" w14:textId="77777777" w:rsidR="00DC5693" w:rsidRPr="007036CE" w:rsidRDefault="00DC5693" w:rsidP="00DC5693">
            <w:pPr>
              <w:pStyle w:val="GOSTTablenorm"/>
              <w:rPr>
                <w:szCs w:val="22"/>
              </w:rPr>
            </w:pPr>
            <w:ins w:id="3525" w:author="Сатлер Марина Викторовна" w:date="2024-02-13T15:44:00Z">
              <w:r w:rsidRPr="007036CE">
                <w:rPr>
                  <w:szCs w:val="22"/>
                </w:rPr>
                <w:t>Строка</w:t>
              </w:r>
            </w:ins>
          </w:p>
        </w:tc>
        <w:tc>
          <w:tcPr>
            <w:tcW w:w="300" w:type="pct"/>
          </w:tcPr>
          <w:p w14:paraId="01F16809" w14:textId="77777777" w:rsidR="00DC5693" w:rsidRPr="007036CE" w:rsidRDefault="00DC5693" w:rsidP="00DC5693">
            <w:pPr>
              <w:pStyle w:val="GOSTTablenorm"/>
              <w:rPr>
                <w:szCs w:val="22"/>
              </w:rPr>
            </w:pPr>
            <w:ins w:id="3526" w:author="Сатлер Марина Викторовна" w:date="2024-02-13T15:44:00Z">
              <w:r w:rsidRPr="007036CE">
                <w:rPr>
                  <w:szCs w:val="22"/>
                </w:rPr>
                <w:t>Да</w:t>
              </w:r>
            </w:ins>
          </w:p>
        </w:tc>
        <w:tc>
          <w:tcPr>
            <w:tcW w:w="308" w:type="pct"/>
          </w:tcPr>
          <w:p w14:paraId="2530CB75" w14:textId="77777777" w:rsidR="00DC5693" w:rsidRPr="007036CE" w:rsidRDefault="00DC5693" w:rsidP="00DC5693">
            <w:pPr>
              <w:pStyle w:val="GOSTTablenorm"/>
              <w:rPr>
                <w:szCs w:val="22"/>
                <w:lang w:val="en-US"/>
              </w:rPr>
            </w:pPr>
            <w:ins w:id="3527" w:author="Сатлер Марина Викторовна" w:date="2024-02-13T15:44:00Z">
              <w:r w:rsidRPr="007036CE">
                <w:rPr>
                  <w:szCs w:val="22"/>
                  <w:lang w:val="en-US"/>
                </w:rPr>
                <w:t>=</w:t>
              </w:r>
              <w:r w:rsidRPr="007036CE">
                <w:rPr>
                  <w:szCs w:val="22"/>
                </w:rPr>
                <w:t>1</w:t>
              </w:r>
            </w:ins>
          </w:p>
        </w:tc>
        <w:tc>
          <w:tcPr>
            <w:tcW w:w="2039" w:type="pct"/>
          </w:tcPr>
          <w:p w14:paraId="5BFA0519" w14:textId="77777777" w:rsidR="00DC5693" w:rsidRPr="007036CE" w:rsidRDefault="00DC5693" w:rsidP="00DC5693">
            <w:pPr>
              <w:pStyle w:val="GOSTTablenorm"/>
              <w:rPr>
                <w:ins w:id="3528" w:author="Сатлер Марина Викторовна" w:date="2024-02-13T15:44:00Z"/>
                <w:szCs w:val="22"/>
              </w:rPr>
            </w:pPr>
            <w:ins w:id="3529" w:author="Сатлер Марина Викторовна" w:date="2024-02-13T15:44:00Z">
              <w:r w:rsidRPr="007036CE">
                <w:rPr>
                  <w:szCs w:val="22"/>
                </w:rPr>
                <w:t>Указывается тип раздела.</w:t>
              </w:r>
            </w:ins>
          </w:p>
          <w:p w14:paraId="21A26667" w14:textId="24FB33D9" w:rsidR="00DC5693" w:rsidRPr="007036CE" w:rsidRDefault="00DC5693" w:rsidP="00DC5693">
            <w:pPr>
              <w:pStyle w:val="GOSTTablenorm"/>
              <w:rPr>
                <w:szCs w:val="22"/>
              </w:rPr>
            </w:pPr>
            <w:ins w:id="3530" w:author="Сатлер Марина Викторовна" w:date="2024-02-13T15:44:00Z">
              <w:r w:rsidRPr="007036CE">
                <w:rPr>
                  <w:szCs w:val="22"/>
                </w:rPr>
                <w:t xml:space="preserve">Заполняется значением «2» </w:t>
              </w:r>
            </w:ins>
            <w:r w:rsidR="00BE14C0" w:rsidRPr="007036CE">
              <w:t>–</w:t>
            </w:r>
            <w:ins w:id="3531" w:author="Сатлер Марина Викторовна" w:date="2024-02-13T15:44:00Z">
              <w:r w:rsidRPr="007036CE">
                <w:rPr>
                  <w:szCs w:val="22"/>
                </w:rPr>
                <w:t xml:space="preserve"> Лимиты бюджетных обязательств</w:t>
              </w:r>
            </w:ins>
          </w:p>
        </w:tc>
      </w:tr>
      <w:tr w:rsidR="00DC5693" w:rsidRPr="007036CE" w14:paraId="1D58D73D" w14:textId="77777777" w:rsidTr="00974EB0">
        <w:tc>
          <w:tcPr>
            <w:tcW w:w="1100" w:type="pct"/>
          </w:tcPr>
          <w:p w14:paraId="0AB38250" w14:textId="77777777" w:rsidR="00DC5693" w:rsidRPr="007036CE" w:rsidRDefault="00DC5693" w:rsidP="00DC5693">
            <w:pPr>
              <w:pStyle w:val="GOSTTablenorm"/>
              <w:rPr>
                <w:szCs w:val="22"/>
              </w:rPr>
            </w:pPr>
            <w:r w:rsidRPr="007036CE">
              <w:rPr>
                <w:szCs w:val="22"/>
              </w:rPr>
              <w:t>Идентификатор строки</w:t>
            </w:r>
          </w:p>
        </w:tc>
        <w:tc>
          <w:tcPr>
            <w:tcW w:w="734" w:type="pct"/>
          </w:tcPr>
          <w:p w14:paraId="239AF3D5" w14:textId="77777777" w:rsidR="00DC5693" w:rsidRPr="007036CE" w:rsidRDefault="00DC5693" w:rsidP="00DC5693">
            <w:pPr>
              <w:pStyle w:val="GOSTTablenorm"/>
              <w:rPr>
                <w:szCs w:val="24"/>
                <w:lang w:val="en-US"/>
              </w:rPr>
            </w:pPr>
            <w:ins w:id="3532" w:author="Сатлер Марина Викторовна" w:date="2024-02-09T16:15:00Z">
              <w:r w:rsidRPr="007036CE">
                <w:rPr>
                  <w:b/>
                  <w:szCs w:val="24"/>
                  <w:lang w:val="en-US"/>
                </w:rPr>
                <w:t>SECTION_2</w:t>
              </w:r>
              <w:r w:rsidRPr="007036CE">
                <w:rPr>
                  <w:b/>
                  <w:szCs w:val="24"/>
                </w:rPr>
                <w:t>:</w:t>
              </w:r>
            </w:ins>
            <w:ins w:id="3533" w:author="Сатлер Марина Викторовна" w:date="2024-06-11T14:20:00Z">
              <w:r w:rsidRPr="007036CE">
                <w:rPr>
                  <w:szCs w:val="24"/>
                  <w:lang w:val="en-US"/>
                </w:rPr>
                <w:t>id</w:t>
              </w:r>
            </w:ins>
            <w:del w:id="3534" w:author="Сатлер Марина Викторовна" w:date="2024-06-11T14:20:00Z">
              <w:r w:rsidRPr="007036CE" w:rsidDel="00240EDB">
                <w:rPr>
                  <w:szCs w:val="24"/>
                  <w:lang w:val="en-US"/>
                </w:rPr>
                <w:delText>ID</w:delText>
              </w:r>
            </w:del>
          </w:p>
        </w:tc>
        <w:tc>
          <w:tcPr>
            <w:tcW w:w="519" w:type="pct"/>
          </w:tcPr>
          <w:p w14:paraId="0A88F1C6" w14:textId="77777777" w:rsidR="00DC5693" w:rsidRPr="007036CE" w:rsidRDefault="00DC5693" w:rsidP="00DC5693">
            <w:pPr>
              <w:pStyle w:val="GOSTTablenorm"/>
            </w:pPr>
            <w:r w:rsidRPr="007036CE">
              <w:rPr>
                <w:szCs w:val="22"/>
              </w:rPr>
              <w:t>Число</w:t>
            </w:r>
          </w:p>
        </w:tc>
        <w:tc>
          <w:tcPr>
            <w:tcW w:w="300" w:type="pct"/>
          </w:tcPr>
          <w:p w14:paraId="42AFDFAB" w14:textId="77777777" w:rsidR="00DC5693" w:rsidRPr="007036CE" w:rsidRDefault="00DC5693" w:rsidP="00DC5693">
            <w:pPr>
              <w:pStyle w:val="GOSTTablenorm"/>
            </w:pPr>
            <w:r w:rsidRPr="007036CE">
              <w:rPr>
                <w:szCs w:val="22"/>
              </w:rPr>
              <w:t>Да</w:t>
            </w:r>
          </w:p>
        </w:tc>
        <w:tc>
          <w:tcPr>
            <w:tcW w:w="308" w:type="pct"/>
          </w:tcPr>
          <w:p w14:paraId="70247970" w14:textId="77777777" w:rsidR="00DC5693" w:rsidRPr="007036CE" w:rsidRDefault="00DC5693" w:rsidP="00DC5693">
            <w:pPr>
              <w:pStyle w:val="GOSTTablenorm"/>
            </w:pPr>
            <w:r w:rsidRPr="007036CE">
              <w:rPr>
                <w:szCs w:val="22"/>
              </w:rPr>
              <w:t>&lt;=20</w:t>
            </w:r>
          </w:p>
        </w:tc>
        <w:tc>
          <w:tcPr>
            <w:tcW w:w="2039" w:type="pct"/>
          </w:tcPr>
          <w:p w14:paraId="4253A11E" w14:textId="77777777" w:rsidR="00DC5693" w:rsidRPr="007036CE" w:rsidRDefault="00DC5693" w:rsidP="00DC5693">
            <w:pPr>
              <w:pStyle w:val="GOSTTablenorm"/>
            </w:pPr>
            <w:r w:rsidRPr="007036CE">
              <w:rPr>
                <w:szCs w:val="22"/>
              </w:rPr>
              <w:t>Указывается технический идентификатор строки</w:t>
            </w:r>
          </w:p>
        </w:tc>
      </w:tr>
      <w:tr w:rsidR="00DC5693" w:rsidRPr="007036CE" w14:paraId="338962BE" w14:textId="77777777" w:rsidTr="00974EB0">
        <w:tc>
          <w:tcPr>
            <w:tcW w:w="1100" w:type="pct"/>
          </w:tcPr>
          <w:p w14:paraId="744602BE" w14:textId="77777777" w:rsidR="00DC5693" w:rsidRPr="007036CE" w:rsidRDefault="00DC5693" w:rsidP="00DC5693">
            <w:pPr>
              <w:pStyle w:val="GOSTTablenorm"/>
              <w:rPr>
                <w:szCs w:val="22"/>
              </w:rPr>
            </w:pPr>
            <w:r w:rsidRPr="007036CE">
              <w:t>Номер строки</w:t>
            </w:r>
          </w:p>
        </w:tc>
        <w:tc>
          <w:tcPr>
            <w:tcW w:w="734" w:type="pct"/>
          </w:tcPr>
          <w:p w14:paraId="3CE42D15" w14:textId="77777777" w:rsidR="00DC5693" w:rsidRPr="007036CE" w:rsidRDefault="00DC5693" w:rsidP="00DC5693">
            <w:pPr>
              <w:pStyle w:val="GOSTTablenorm"/>
              <w:rPr>
                <w:szCs w:val="24"/>
                <w:lang w:val="en-US"/>
              </w:rPr>
            </w:pPr>
            <w:ins w:id="3535" w:author="Сатлер Марина Викторовна" w:date="2024-02-09T16:15:00Z">
              <w:r w:rsidRPr="007036CE">
                <w:rPr>
                  <w:b/>
                  <w:szCs w:val="24"/>
                  <w:lang w:val="en-US"/>
                </w:rPr>
                <w:t>SECTION_2</w:t>
              </w:r>
              <w:r w:rsidRPr="007036CE">
                <w:rPr>
                  <w:b/>
                  <w:szCs w:val="24"/>
                </w:rPr>
                <w:t>:</w:t>
              </w:r>
            </w:ins>
            <w:r w:rsidRPr="007036CE">
              <w:rPr>
                <w:szCs w:val="24"/>
                <w:lang w:val="en-US"/>
              </w:rPr>
              <w:t>NUMBROW</w:t>
            </w:r>
          </w:p>
        </w:tc>
        <w:tc>
          <w:tcPr>
            <w:tcW w:w="519" w:type="pct"/>
          </w:tcPr>
          <w:p w14:paraId="18A2546D" w14:textId="77777777" w:rsidR="00DC5693" w:rsidRPr="007036CE" w:rsidRDefault="00DC5693" w:rsidP="00DC5693">
            <w:pPr>
              <w:pStyle w:val="GOSTTablenorm"/>
            </w:pPr>
            <w:r w:rsidRPr="007036CE">
              <w:rPr>
                <w:szCs w:val="22"/>
              </w:rPr>
              <w:t>Строка</w:t>
            </w:r>
          </w:p>
        </w:tc>
        <w:tc>
          <w:tcPr>
            <w:tcW w:w="300" w:type="pct"/>
          </w:tcPr>
          <w:p w14:paraId="268D8C40" w14:textId="77777777" w:rsidR="00DC5693" w:rsidRPr="007036CE" w:rsidRDefault="00DC5693" w:rsidP="00DC5693">
            <w:pPr>
              <w:pStyle w:val="GOSTTablenorm"/>
            </w:pPr>
            <w:r w:rsidRPr="007036CE">
              <w:rPr>
                <w:szCs w:val="22"/>
              </w:rPr>
              <w:t>Да</w:t>
            </w:r>
          </w:p>
        </w:tc>
        <w:tc>
          <w:tcPr>
            <w:tcW w:w="308" w:type="pct"/>
          </w:tcPr>
          <w:p w14:paraId="1F4A4500" w14:textId="77777777" w:rsidR="00DC5693" w:rsidRPr="007036CE" w:rsidRDefault="00DC5693" w:rsidP="00DC5693">
            <w:pPr>
              <w:pStyle w:val="GOSTTablenorm"/>
            </w:pPr>
            <w:r w:rsidRPr="007036CE">
              <w:rPr>
                <w:szCs w:val="22"/>
                <w:lang w:val="en-US"/>
              </w:rPr>
              <w:t>&lt;=20</w:t>
            </w:r>
          </w:p>
        </w:tc>
        <w:tc>
          <w:tcPr>
            <w:tcW w:w="2039" w:type="pct"/>
          </w:tcPr>
          <w:p w14:paraId="7F45CAFE" w14:textId="77777777" w:rsidR="00DC5693" w:rsidRPr="007036CE" w:rsidRDefault="00DC5693" w:rsidP="00DC5693">
            <w:pPr>
              <w:pStyle w:val="GOSTTablenorm"/>
            </w:pPr>
            <w:r w:rsidRPr="007036CE">
              <w:rPr>
                <w:szCs w:val="22"/>
              </w:rPr>
              <w:t>Указывается порядковый номер строки по разделу «ЛБО»</w:t>
            </w:r>
          </w:p>
        </w:tc>
      </w:tr>
      <w:tr w:rsidR="00DC5693" w:rsidRPr="007036CE" w14:paraId="3CF5F15D" w14:textId="77777777" w:rsidTr="00974EB0">
        <w:tc>
          <w:tcPr>
            <w:tcW w:w="1100" w:type="pct"/>
          </w:tcPr>
          <w:p w14:paraId="389DDF3A" w14:textId="77777777" w:rsidR="00DC5693" w:rsidRPr="007036CE" w:rsidRDefault="00DC5693" w:rsidP="00DC5693">
            <w:pPr>
              <w:pStyle w:val="GOSTTablenorm"/>
            </w:pPr>
            <w:r w:rsidRPr="007036CE">
              <w:rPr>
                <w:szCs w:val="22"/>
              </w:rPr>
              <w:t>Признак детальной строки</w:t>
            </w:r>
          </w:p>
        </w:tc>
        <w:tc>
          <w:tcPr>
            <w:tcW w:w="734" w:type="pct"/>
          </w:tcPr>
          <w:p w14:paraId="1B89837F" w14:textId="77777777" w:rsidR="00DC5693" w:rsidRPr="007036CE" w:rsidRDefault="00DC5693" w:rsidP="00DC5693">
            <w:pPr>
              <w:pStyle w:val="GOSTTablenorm"/>
              <w:rPr>
                <w:szCs w:val="24"/>
                <w:lang w:val="en-US"/>
              </w:rPr>
            </w:pPr>
            <w:ins w:id="3536" w:author="Сатлер Марина Викторовна" w:date="2024-02-09T16:15:00Z">
              <w:r w:rsidRPr="007036CE">
                <w:rPr>
                  <w:b/>
                  <w:szCs w:val="24"/>
                  <w:lang w:val="en-US"/>
                </w:rPr>
                <w:t>SECTION_2</w:t>
              </w:r>
              <w:r w:rsidRPr="007036CE">
                <w:rPr>
                  <w:b/>
                  <w:szCs w:val="24"/>
                </w:rPr>
                <w:t>:</w:t>
              </w:r>
            </w:ins>
            <w:r w:rsidRPr="007036CE">
              <w:t>SIGNKBK</w:t>
            </w:r>
          </w:p>
        </w:tc>
        <w:tc>
          <w:tcPr>
            <w:tcW w:w="519" w:type="pct"/>
          </w:tcPr>
          <w:p w14:paraId="0586674C" w14:textId="77777777" w:rsidR="00DC5693" w:rsidRPr="007036CE" w:rsidRDefault="00DC5693" w:rsidP="00DC5693">
            <w:pPr>
              <w:pStyle w:val="GOSTTablenorm"/>
            </w:pPr>
            <w:r w:rsidRPr="007036CE">
              <w:rPr>
                <w:szCs w:val="22"/>
              </w:rPr>
              <w:t>Строка</w:t>
            </w:r>
          </w:p>
        </w:tc>
        <w:tc>
          <w:tcPr>
            <w:tcW w:w="300" w:type="pct"/>
          </w:tcPr>
          <w:p w14:paraId="10357F04" w14:textId="77777777" w:rsidR="00DC5693" w:rsidRPr="007036CE" w:rsidRDefault="00DC5693" w:rsidP="00DC5693">
            <w:pPr>
              <w:pStyle w:val="GOSTTablenorm"/>
            </w:pPr>
            <w:r w:rsidRPr="007036CE">
              <w:rPr>
                <w:szCs w:val="22"/>
              </w:rPr>
              <w:t>Да</w:t>
            </w:r>
          </w:p>
        </w:tc>
        <w:tc>
          <w:tcPr>
            <w:tcW w:w="308" w:type="pct"/>
          </w:tcPr>
          <w:p w14:paraId="6F567CF7" w14:textId="77777777" w:rsidR="00DC5693" w:rsidRPr="007036CE" w:rsidRDefault="00DC5693" w:rsidP="00DC5693">
            <w:pPr>
              <w:pStyle w:val="GOSTTablenorm"/>
            </w:pPr>
            <w:r w:rsidRPr="007036CE">
              <w:rPr>
                <w:szCs w:val="22"/>
              </w:rPr>
              <w:t>=1</w:t>
            </w:r>
          </w:p>
        </w:tc>
        <w:tc>
          <w:tcPr>
            <w:tcW w:w="2039" w:type="pct"/>
          </w:tcPr>
          <w:p w14:paraId="6404F8A1" w14:textId="77777777" w:rsidR="00DC5693" w:rsidRPr="007036CE" w:rsidRDefault="00DC5693" w:rsidP="00DC5693">
            <w:pPr>
              <w:pStyle w:val="GOSTTablenorm"/>
              <w:rPr>
                <w:szCs w:val="22"/>
              </w:rPr>
            </w:pPr>
            <w:r w:rsidRPr="007036CE">
              <w:rPr>
                <w:szCs w:val="22"/>
              </w:rPr>
              <w:t>Указывается признак детальной строки.</w:t>
            </w:r>
          </w:p>
          <w:p w14:paraId="2DC31DB8" w14:textId="77777777" w:rsidR="00DC5693" w:rsidRPr="007036CE" w:rsidRDefault="00DC5693" w:rsidP="00DC5693">
            <w:pPr>
              <w:pStyle w:val="GOSTTablenorm"/>
              <w:rPr>
                <w:szCs w:val="22"/>
              </w:rPr>
            </w:pPr>
            <w:r w:rsidRPr="007036CE">
              <w:rPr>
                <w:szCs w:val="22"/>
              </w:rPr>
              <w:t>Возможные значения:</w:t>
            </w:r>
          </w:p>
          <w:p w14:paraId="3157DE88" w14:textId="77777777" w:rsidR="00DC5693" w:rsidRPr="007036CE" w:rsidRDefault="00DC5693" w:rsidP="00DC5693">
            <w:pPr>
              <w:pStyle w:val="GOSTTableListMark1"/>
              <w:numPr>
                <w:ilvl w:val="0"/>
                <w:numId w:val="2"/>
              </w:numPr>
            </w:pPr>
            <w:r w:rsidRPr="007036CE">
              <w:t>«N» – детализированный КБК;</w:t>
            </w:r>
          </w:p>
          <w:p w14:paraId="1300D436" w14:textId="77777777" w:rsidR="00DC5693" w:rsidRPr="007036CE" w:rsidRDefault="00DC5693" w:rsidP="00DC5693">
            <w:pPr>
              <w:pStyle w:val="GOSTTableListMark1"/>
              <w:numPr>
                <w:ilvl w:val="0"/>
                <w:numId w:val="2"/>
              </w:numPr>
            </w:pPr>
            <w:r w:rsidRPr="007036CE">
              <w:t>«X» – недетализированный КБК;</w:t>
            </w:r>
          </w:p>
          <w:p w14:paraId="21D9D610" w14:textId="77777777" w:rsidR="00DC5693" w:rsidRPr="007036CE" w:rsidRDefault="00DC5693" w:rsidP="00DC5693">
            <w:pPr>
              <w:pStyle w:val="GOSTTableListMark1"/>
              <w:numPr>
                <w:ilvl w:val="0"/>
                <w:numId w:val="2"/>
              </w:numPr>
            </w:pPr>
            <w:r w:rsidRPr="007036CE">
              <w:t>«Y» – итоговая строка раздела документа</w:t>
            </w:r>
          </w:p>
        </w:tc>
      </w:tr>
      <w:tr w:rsidR="00DC5693" w:rsidRPr="007036CE" w14:paraId="2E20279C" w14:textId="77777777" w:rsidTr="00974EB0">
        <w:tc>
          <w:tcPr>
            <w:tcW w:w="1100" w:type="pct"/>
          </w:tcPr>
          <w:p w14:paraId="4239568D" w14:textId="77777777" w:rsidR="00DC5693" w:rsidRPr="007036CE" w:rsidRDefault="00DC5693" w:rsidP="00DC5693">
            <w:pPr>
              <w:pStyle w:val="GOSTTablenorm"/>
              <w:rPr>
                <w:szCs w:val="22"/>
              </w:rPr>
            </w:pPr>
            <w:r w:rsidRPr="007036CE">
              <w:rPr>
                <w:szCs w:val="22"/>
              </w:rPr>
              <w:t>КБК</w:t>
            </w:r>
          </w:p>
        </w:tc>
        <w:tc>
          <w:tcPr>
            <w:tcW w:w="734" w:type="pct"/>
          </w:tcPr>
          <w:p w14:paraId="2CBA29ED" w14:textId="77777777" w:rsidR="00DC5693" w:rsidRPr="007036CE" w:rsidRDefault="00DC5693" w:rsidP="00DC5693">
            <w:pPr>
              <w:pStyle w:val="GOSTTablenorm"/>
            </w:pPr>
            <w:ins w:id="3537" w:author="Сатлер Марина Викторовна" w:date="2024-02-09T16:15:00Z">
              <w:r w:rsidRPr="007036CE">
                <w:rPr>
                  <w:b/>
                  <w:szCs w:val="24"/>
                  <w:lang w:val="en-US"/>
                </w:rPr>
                <w:t>SECTION_2</w:t>
              </w:r>
              <w:r w:rsidRPr="007036CE">
                <w:rPr>
                  <w:b/>
                  <w:szCs w:val="24"/>
                </w:rPr>
                <w:t>:</w:t>
              </w:r>
            </w:ins>
            <w:r w:rsidRPr="007036CE">
              <w:rPr>
                <w:szCs w:val="24"/>
                <w:lang w:val="en-US"/>
              </w:rPr>
              <w:t>KBK</w:t>
            </w:r>
          </w:p>
        </w:tc>
        <w:tc>
          <w:tcPr>
            <w:tcW w:w="519" w:type="pct"/>
          </w:tcPr>
          <w:p w14:paraId="7CE7469B" w14:textId="77777777" w:rsidR="00DC5693" w:rsidRPr="007036CE" w:rsidRDefault="00DC5693" w:rsidP="00DC5693">
            <w:pPr>
              <w:pStyle w:val="GOSTTablenorm"/>
            </w:pPr>
            <w:r w:rsidRPr="007036CE">
              <w:rPr>
                <w:szCs w:val="22"/>
              </w:rPr>
              <w:t>Строка</w:t>
            </w:r>
          </w:p>
        </w:tc>
        <w:tc>
          <w:tcPr>
            <w:tcW w:w="300" w:type="pct"/>
          </w:tcPr>
          <w:p w14:paraId="4F8C9C86" w14:textId="77777777" w:rsidR="00DC5693" w:rsidRPr="007036CE" w:rsidRDefault="00DC5693" w:rsidP="00DC5693">
            <w:pPr>
              <w:pStyle w:val="GOSTTablenorm"/>
            </w:pPr>
            <w:r w:rsidRPr="007036CE">
              <w:rPr>
                <w:szCs w:val="22"/>
              </w:rPr>
              <w:t>Да</w:t>
            </w:r>
          </w:p>
        </w:tc>
        <w:tc>
          <w:tcPr>
            <w:tcW w:w="308" w:type="pct"/>
          </w:tcPr>
          <w:p w14:paraId="605D9007" w14:textId="77777777" w:rsidR="00DC5693" w:rsidRPr="007036CE" w:rsidRDefault="00DC5693" w:rsidP="00DC5693">
            <w:pPr>
              <w:pStyle w:val="GOSTTablenorm"/>
            </w:pPr>
            <w:r w:rsidRPr="007036CE">
              <w:rPr>
                <w:szCs w:val="22"/>
              </w:rPr>
              <w:t>=20</w:t>
            </w:r>
          </w:p>
        </w:tc>
        <w:tc>
          <w:tcPr>
            <w:tcW w:w="2039" w:type="pct"/>
          </w:tcPr>
          <w:p w14:paraId="006B4419" w14:textId="77777777" w:rsidR="00DC5693" w:rsidRPr="007036CE" w:rsidRDefault="00DC5693" w:rsidP="00DC5693">
            <w:pPr>
              <w:pStyle w:val="GOSTTablenorm"/>
            </w:pPr>
            <w:r w:rsidRPr="007036CE">
              <w:t xml:space="preserve">Указывается код по бюджетной классификации для отражения </w:t>
            </w:r>
            <w:r w:rsidRPr="007036CE">
              <w:lastRenderedPageBreak/>
              <w:t>операции на ЛС ГРБС</w:t>
            </w:r>
          </w:p>
        </w:tc>
      </w:tr>
      <w:tr w:rsidR="00DC5693" w:rsidRPr="007036CE" w14:paraId="6838098D" w14:textId="77777777" w:rsidTr="00974EB0">
        <w:tc>
          <w:tcPr>
            <w:tcW w:w="1100" w:type="pct"/>
          </w:tcPr>
          <w:p w14:paraId="229C4BD0" w14:textId="77777777" w:rsidR="00DC5693" w:rsidRPr="007036CE" w:rsidRDefault="00DC5693" w:rsidP="00DC5693">
            <w:pPr>
              <w:pStyle w:val="GOSTTablenorm"/>
              <w:rPr>
                <w:szCs w:val="22"/>
              </w:rPr>
            </w:pPr>
            <w:r w:rsidRPr="007036CE">
              <w:rPr>
                <w:szCs w:val="22"/>
              </w:rPr>
              <w:lastRenderedPageBreak/>
              <w:t>Тип КБК</w:t>
            </w:r>
          </w:p>
        </w:tc>
        <w:tc>
          <w:tcPr>
            <w:tcW w:w="734" w:type="pct"/>
          </w:tcPr>
          <w:p w14:paraId="61153C1F" w14:textId="77777777" w:rsidR="00DC5693" w:rsidRPr="007036CE" w:rsidRDefault="00DC5693" w:rsidP="00DC5693">
            <w:pPr>
              <w:pStyle w:val="GOSTTablenorm"/>
              <w:rPr>
                <w:szCs w:val="24"/>
                <w:lang w:val="en-US"/>
              </w:rPr>
            </w:pPr>
            <w:ins w:id="3538" w:author="Сатлер Марина Викторовна" w:date="2024-02-09T16:15:00Z">
              <w:r w:rsidRPr="007036CE">
                <w:rPr>
                  <w:b/>
                  <w:szCs w:val="24"/>
                  <w:lang w:val="en-US"/>
                </w:rPr>
                <w:t>SECTION_2</w:t>
              </w:r>
              <w:r w:rsidRPr="007036CE">
                <w:rPr>
                  <w:b/>
                  <w:szCs w:val="24"/>
                </w:rPr>
                <w:t>:</w:t>
              </w:r>
            </w:ins>
            <w:r w:rsidRPr="007036CE">
              <w:rPr>
                <w:szCs w:val="24"/>
              </w:rPr>
              <w:t>TYPEKBK</w:t>
            </w:r>
          </w:p>
        </w:tc>
        <w:tc>
          <w:tcPr>
            <w:tcW w:w="519" w:type="pct"/>
          </w:tcPr>
          <w:p w14:paraId="06B05362" w14:textId="77777777" w:rsidR="00DC5693" w:rsidRPr="007036CE" w:rsidRDefault="00DC5693" w:rsidP="00DC5693">
            <w:pPr>
              <w:pStyle w:val="GOSTTablenorm"/>
            </w:pPr>
            <w:r w:rsidRPr="007036CE">
              <w:rPr>
                <w:szCs w:val="22"/>
              </w:rPr>
              <w:t>Строка</w:t>
            </w:r>
          </w:p>
        </w:tc>
        <w:tc>
          <w:tcPr>
            <w:tcW w:w="300" w:type="pct"/>
          </w:tcPr>
          <w:p w14:paraId="357B97CA" w14:textId="77777777" w:rsidR="00DC5693" w:rsidRPr="007036CE" w:rsidRDefault="00DC5693" w:rsidP="00DC5693">
            <w:pPr>
              <w:pStyle w:val="GOSTTablenorm"/>
            </w:pPr>
            <w:r w:rsidRPr="007036CE">
              <w:rPr>
                <w:szCs w:val="22"/>
              </w:rPr>
              <w:t>Да</w:t>
            </w:r>
          </w:p>
        </w:tc>
        <w:tc>
          <w:tcPr>
            <w:tcW w:w="308" w:type="pct"/>
          </w:tcPr>
          <w:p w14:paraId="617AFB45" w14:textId="77777777" w:rsidR="00DC5693" w:rsidRPr="007036CE" w:rsidRDefault="00DC5693" w:rsidP="00DC5693">
            <w:pPr>
              <w:pStyle w:val="GOSTTablenorm"/>
            </w:pPr>
            <w:r w:rsidRPr="007036CE">
              <w:rPr>
                <w:szCs w:val="22"/>
              </w:rPr>
              <w:t>=2</w:t>
            </w:r>
          </w:p>
        </w:tc>
        <w:tc>
          <w:tcPr>
            <w:tcW w:w="2039" w:type="pct"/>
          </w:tcPr>
          <w:p w14:paraId="46066C91" w14:textId="77777777" w:rsidR="00DC5693" w:rsidRPr="007036CE" w:rsidRDefault="00DC5693" w:rsidP="00DC5693">
            <w:pPr>
              <w:pStyle w:val="GOSTTablenorm"/>
            </w:pPr>
            <w:r w:rsidRPr="007036CE">
              <w:t>Указывается тип кода по бюджетной классификации.</w:t>
            </w:r>
          </w:p>
          <w:p w14:paraId="7F7FE318" w14:textId="3CBABFBB" w:rsidR="00DC5693" w:rsidRPr="007036CE" w:rsidRDefault="00DC5693" w:rsidP="00DC5693">
            <w:pPr>
              <w:pStyle w:val="GOSTTablenorm"/>
            </w:pPr>
            <w:r w:rsidRPr="007036CE">
              <w:t xml:space="preserve">Заполняется значением «11» </w:t>
            </w:r>
            <w:r w:rsidR="00BE14C0" w:rsidRPr="007036CE">
              <w:t>–</w:t>
            </w:r>
            <w:r w:rsidRPr="007036CE">
              <w:t xml:space="preserve"> Лимитируемые расходы</w:t>
            </w:r>
          </w:p>
        </w:tc>
      </w:tr>
      <w:tr w:rsidR="00DC5693" w:rsidRPr="007036CE" w14:paraId="02B4B5D1" w14:textId="77777777" w:rsidTr="00974EB0">
        <w:tc>
          <w:tcPr>
            <w:tcW w:w="1100" w:type="pct"/>
          </w:tcPr>
          <w:p w14:paraId="48D34D8C" w14:textId="77777777" w:rsidR="00DC5693" w:rsidRPr="007036CE" w:rsidRDefault="00DC5693" w:rsidP="00DC5693">
            <w:pPr>
              <w:pStyle w:val="GOSTTablenorm"/>
              <w:rPr>
                <w:szCs w:val="22"/>
              </w:rPr>
            </w:pPr>
            <w:r w:rsidRPr="007036CE">
              <w:rPr>
                <w:szCs w:val="22"/>
              </w:rPr>
              <w:t>Код ОКС</w:t>
            </w:r>
          </w:p>
        </w:tc>
        <w:tc>
          <w:tcPr>
            <w:tcW w:w="734" w:type="pct"/>
          </w:tcPr>
          <w:p w14:paraId="6D52E034" w14:textId="77777777" w:rsidR="00DC5693" w:rsidRPr="007036CE" w:rsidRDefault="00DC5693" w:rsidP="00DC5693">
            <w:pPr>
              <w:pStyle w:val="GOSTTablenorm"/>
              <w:rPr>
                <w:szCs w:val="24"/>
              </w:rPr>
            </w:pPr>
            <w:ins w:id="3539" w:author="Сатлер Марина Викторовна" w:date="2024-02-09T16:15:00Z">
              <w:r w:rsidRPr="007036CE">
                <w:rPr>
                  <w:b/>
                  <w:szCs w:val="24"/>
                  <w:lang w:val="en-US"/>
                </w:rPr>
                <w:t>SECTION_2</w:t>
              </w:r>
              <w:r w:rsidRPr="007036CE">
                <w:rPr>
                  <w:b/>
                  <w:szCs w:val="24"/>
                </w:rPr>
                <w:t>:</w:t>
              </w:r>
            </w:ins>
            <w:r w:rsidRPr="007036CE">
              <w:rPr>
                <w:szCs w:val="24"/>
                <w:lang w:val="en-US"/>
              </w:rPr>
              <w:t>OKSCODE</w:t>
            </w:r>
          </w:p>
        </w:tc>
        <w:tc>
          <w:tcPr>
            <w:tcW w:w="519" w:type="pct"/>
          </w:tcPr>
          <w:p w14:paraId="1F701DC2" w14:textId="77777777" w:rsidR="00DC5693" w:rsidRPr="007036CE" w:rsidRDefault="00DC5693" w:rsidP="00DC5693">
            <w:pPr>
              <w:pStyle w:val="GOSTTablenorm"/>
            </w:pPr>
            <w:r w:rsidRPr="007036CE">
              <w:rPr>
                <w:szCs w:val="22"/>
              </w:rPr>
              <w:t>Строка</w:t>
            </w:r>
          </w:p>
        </w:tc>
        <w:tc>
          <w:tcPr>
            <w:tcW w:w="300" w:type="pct"/>
          </w:tcPr>
          <w:p w14:paraId="2B32607D" w14:textId="77777777" w:rsidR="00DC5693" w:rsidRPr="007036CE" w:rsidRDefault="00DC5693" w:rsidP="00DC5693">
            <w:pPr>
              <w:pStyle w:val="GOSTTablenorm"/>
            </w:pPr>
            <w:r w:rsidRPr="007036CE">
              <w:rPr>
                <w:szCs w:val="22"/>
              </w:rPr>
              <w:t>Да</w:t>
            </w:r>
          </w:p>
        </w:tc>
        <w:tc>
          <w:tcPr>
            <w:tcW w:w="308" w:type="pct"/>
          </w:tcPr>
          <w:p w14:paraId="46AC5A0D" w14:textId="77777777" w:rsidR="00DC5693" w:rsidRPr="007036CE" w:rsidRDefault="00DC5693" w:rsidP="00DC5693">
            <w:pPr>
              <w:pStyle w:val="GOSTTablenorm"/>
            </w:pPr>
            <w:r w:rsidRPr="007036CE">
              <w:rPr>
                <w:szCs w:val="22"/>
                <w:lang w:val="en-US"/>
              </w:rPr>
              <w:t>&lt;=</w:t>
            </w:r>
            <w:r w:rsidRPr="007036CE">
              <w:rPr>
                <w:szCs w:val="22"/>
              </w:rPr>
              <w:t>25</w:t>
            </w:r>
          </w:p>
        </w:tc>
        <w:tc>
          <w:tcPr>
            <w:tcW w:w="2039" w:type="pct"/>
          </w:tcPr>
          <w:p w14:paraId="5D0778DE" w14:textId="77777777" w:rsidR="00DC5693" w:rsidRPr="007036CE" w:rsidRDefault="00DC5693" w:rsidP="00DC5693">
            <w:pPr>
              <w:pStyle w:val="GOSTTablenorm"/>
            </w:pPr>
            <w:r w:rsidRPr="007036CE">
              <w:t>Указывается код объекта капитального строительства (недвижимого имущества) для отражения операций бюджетных средств на ЛС ГРБС</w:t>
            </w:r>
          </w:p>
        </w:tc>
      </w:tr>
      <w:tr w:rsidR="00DC5693" w:rsidRPr="007036CE" w14:paraId="69E8EAA2" w14:textId="77777777" w:rsidTr="00974EB0">
        <w:tc>
          <w:tcPr>
            <w:tcW w:w="1100" w:type="pct"/>
          </w:tcPr>
          <w:p w14:paraId="69AFCC3E" w14:textId="77777777" w:rsidR="00DC5693" w:rsidRPr="007036CE" w:rsidRDefault="00DC5693" w:rsidP="00DC5693">
            <w:pPr>
              <w:pStyle w:val="GOSTTablenorm"/>
              <w:rPr>
                <w:szCs w:val="22"/>
              </w:rPr>
            </w:pPr>
            <w:r w:rsidRPr="007036CE">
              <w:rPr>
                <w:szCs w:val="22"/>
              </w:rPr>
              <w:t>Номер лицевого счета</w:t>
            </w:r>
          </w:p>
        </w:tc>
        <w:tc>
          <w:tcPr>
            <w:tcW w:w="734" w:type="pct"/>
          </w:tcPr>
          <w:p w14:paraId="183B6502" w14:textId="77777777" w:rsidR="00DC5693" w:rsidRPr="007036CE" w:rsidRDefault="00DC5693" w:rsidP="00DC5693">
            <w:pPr>
              <w:pStyle w:val="GOSTTablenorm"/>
              <w:rPr>
                <w:szCs w:val="24"/>
                <w:lang w:val="en-US"/>
              </w:rPr>
            </w:pPr>
            <w:ins w:id="3540" w:author="Сатлер Марина Викторовна" w:date="2024-02-09T16:15:00Z">
              <w:r w:rsidRPr="007036CE">
                <w:rPr>
                  <w:b/>
                  <w:szCs w:val="24"/>
                  <w:lang w:val="en-US"/>
                </w:rPr>
                <w:t>SECTION_2</w:t>
              </w:r>
              <w:r w:rsidRPr="007036CE">
                <w:rPr>
                  <w:b/>
                  <w:szCs w:val="24"/>
                </w:rPr>
                <w:t>:</w:t>
              </w:r>
            </w:ins>
            <w:r w:rsidRPr="007036CE">
              <w:rPr>
                <w:szCs w:val="24"/>
                <w:lang w:val="en-US"/>
              </w:rPr>
              <w:t>PA</w:t>
            </w:r>
          </w:p>
        </w:tc>
        <w:tc>
          <w:tcPr>
            <w:tcW w:w="519" w:type="pct"/>
          </w:tcPr>
          <w:p w14:paraId="399EB938" w14:textId="77777777" w:rsidR="00DC5693" w:rsidRPr="007036CE" w:rsidRDefault="00DC5693" w:rsidP="00DC5693">
            <w:pPr>
              <w:pStyle w:val="GOSTTablenorm"/>
            </w:pPr>
            <w:r w:rsidRPr="007036CE">
              <w:rPr>
                <w:szCs w:val="22"/>
              </w:rPr>
              <w:t>Строка</w:t>
            </w:r>
          </w:p>
        </w:tc>
        <w:tc>
          <w:tcPr>
            <w:tcW w:w="300" w:type="pct"/>
          </w:tcPr>
          <w:p w14:paraId="19347BBA" w14:textId="77777777" w:rsidR="00DC5693" w:rsidRPr="007036CE" w:rsidRDefault="00DC5693" w:rsidP="00DC5693">
            <w:pPr>
              <w:pStyle w:val="GOSTTablenorm"/>
            </w:pPr>
            <w:r w:rsidRPr="007036CE">
              <w:rPr>
                <w:szCs w:val="22"/>
              </w:rPr>
              <w:t>Да</w:t>
            </w:r>
          </w:p>
        </w:tc>
        <w:tc>
          <w:tcPr>
            <w:tcW w:w="308" w:type="pct"/>
          </w:tcPr>
          <w:p w14:paraId="0D7B5502" w14:textId="77777777" w:rsidR="00DC5693" w:rsidRPr="007036CE" w:rsidRDefault="00DC5693" w:rsidP="00DC5693">
            <w:pPr>
              <w:pStyle w:val="GOSTTablenorm"/>
            </w:pPr>
            <w:r w:rsidRPr="007036CE">
              <w:rPr>
                <w:szCs w:val="22"/>
              </w:rPr>
              <w:t>=11</w:t>
            </w:r>
          </w:p>
        </w:tc>
        <w:tc>
          <w:tcPr>
            <w:tcW w:w="2039" w:type="pct"/>
          </w:tcPr>
          <w:p w14:paraId="4F78D750" w14:textId="77777777" w:rsidR="00DC5693" w:rsidRPr="007036CE" w:rsidRDefault="00DC5693" w:rsidP="00DC5693">
            <w:pPr>
              <w:pStyle w:val="GOSTTablenorm"/>
            </w:pPr>
            <w:r w:rsidRPr="007036CE">
              <w:t>Указывается номер лицевого счета ГРБС</w:t>
            </w:r>
          </w:p>
        </w:tc>
      </w:tr>
      <w:tr w:rsidR="00DC5693" w:rsidRPr="007036CE" w14:paraId="7B7DC583" w14:textId="77777777" w:rsidTr="00974EB0">
        <w:tc>
          <w:tcPr>
            <w:tcW w:w="1100" w:type="pct"/>
          </w:tcPr>
          <w:p w14:paraId="277E2923" w14:textId="77777777" w:rsidR="00DC5693" w:rsidRPr="007036CE" w:rsidRDefault="00DC5693" w:rsidP="00DC5693">
            <w:pPr>
              <w:pStyle w:val="GOSTTablenorm"/>
              <w:rPr>
                <w:szCs w:val="22"/>
              </w:rPr>
            </w:pPr>
            <w:r w:rsidRPr="007036CE">
              <w:rPr>
                <w:szCs w:val="22"/>
              </w:rPr>
              <w:t>Контур</w:t>
            </w:r>
          </w:p>
        </w:tc>
        <w:tc>
          <w:tcPr>
            <w:tcW w:w="734" w:type="pct"/>
          </w:tcPr>
          <w:p w14:paraId="2DFCE6DA" w14:textId="77777777" w:rsidR="00DC5693" w:rsidRPr="007036CE" w:rsidRDefault="00DC5693" w:rsidP="00DC5693">
            <w:pPr>
              <w:pStyle w:val="GOSTTablenorm"/>
              <w:rPr>
                <w:szCs w:val="24"/>
                <w:lang w:val="en-US"/>
              </w:rPr>
            </w:pPr>
            <w:ins w:id="3541" w:author="Сатлер Марина Викторовна" w:date="2024-02-09T16:15:00Z">
              <w:r w:rsidRPr="007036CE">
                <w:rPr>
                  <w:b/>
                  <w:szCs w:val="24"/>
                  <w:lang w:val="en-US"/>
                </w:rPr>
                <w:t>SECTION_2</w:t>
              </w:r>
              <w:r w:rsidRPr="007036CE">
                <w:rPr>
                  <w:b/>
                  <w:szCs w:val="24"/>
                </w:rPr>
                <w:t>:</w:t>
              </w:r>
            </w:ins>
            <w:r w:rsidRPr="007036CE">
              <w:rPr>
                <w:szCs w:val="22"/>
                <w:lang w:val="en-US"/>
              </w:rPr>
              <w:t>CONTUR</w:t>
            </w:r>
          </w:p>
        </w:tc>
        <w:tc>
          <w:tcPr>
            <w:tcW w:w="519" w:type="pct"/>
          </w:tcPr>
          <w:p w14:paraId="5A310971" w14:textId="77777777" w:rsidR="00DC5693" w:rsidRPr="007036CE" w:rsidRDefault="00DC5693" w:rsidP="00DC5693">
            <w:pPr>
              <w:pStyle w:val="GOSTTablenorm"/>
            </w:pPr>
            <w:ins w:id="3542" w:author="Сатлер Марина Викторовна" w:date="2024-02-28T19:05:00Z">
              <w:r w:rsidRPr="007036CE">
                <w:rPr>
                  <w:szCs w:val="22"/>
                </w:rPr>
                <w:t>Строка</w:t>
              </w:r>
            </w:ins>
          </w:p>
        </w:tc>
        <w:tc>
          <w:tcPr>
            <w:tcW w:w="300" w:type="pct"/>
          </w:tcPr>
          <w:p w14:paraId="2644227F" w14:textId="77777777" w:rsidR="00DC5693" w:rsidRPr="007036CE" w:rsidRDefault="00DC5693" w:rsidP="00DC5693">
            <w:pPr>
              <w:pStyle w:val="GOSTTablenorm"/>
            </w:pPr>
            <w:r w:rsidRPr="007036CE">
              <w:rPr>
                <w:szCs w:val="22"/>
              </w:rPr>
              <w:t>Да</w:t>
            </w:r>
          </w:p>
        </w:tc>
        <w:tc>
          <w:tcPr>
            <w:tcW w:w="308" w:type="pct"/>
          </w:tcPr>
          <w:p w14:paraId="1EEC31F0" w14:textId="77777777" w:rsidR="00DC5693" w:rsidRPr="007036CE" w:rsidRDefault="00DC5693" w:rsidP="00DC5693">
            <w:pPr>
              <w:pStyle w:val="GOSTTablenorm"/>
            </w:pPr>
            <w:r w:rsidRPr="007036CE">
              <w:rPr>
                <w:szCs w:val="22"/>
              </w:rPr>
              <w:t>=1</w:t>
            </w:r>
          </w:p>
        </w:tc>
        <w:tc>
          <w:tcPr>
            <w:tcW w:w="2039" w:type="pct"/>
          </w:tcPr>
          <w:p w14:paraId="664488D2" w14:textId="77777777" w:rsidR="00DC5693" w:rsidRPr="007036CE" w:rsidRDefault="00DC5693" w:rsidP="00DC5693">
            <w:pPr>
              <w:pStyle w:val="GOSTTablenorm"/>
              <w:rPr>
                <w:szCs w:val="22"/>
              </w:rPr>
            </w:pPr>
            <w:r w:rsidRPr="007036CE">
              <w:rPr>
                <w:szCs w:val="22"/>
              </w:rPr>
              <w:t>Указывается код контура, в котором проводится операция.</w:t>
            </w:r>
          </w:p>
          <w:p w14:paraId="6E41C8D0" w14:textId="77777777" w:rsidR="00DC5693" w:rsidRPr="007036CE" w:rsidRDefault="00DC5693" w:rsidP="00DC5693">
            <w:pPr>
              <w:pStyle w:val="GOSTTablenorm"/>
              <w:rPr>
                <w:szCs w:val="22"/>
              </w:rPr>
            </w:pPr>
            <w:r w:rsidRPr="007036CE">
              <w:rPr>
                <w:szCs w:val="22"/>
              </w:rPr>
              <w:t>Возможные значения:</w:t>
            </w:r>
          </w:p>
          <w:p w14:paraId="6CC1BC4F" w14:textId="77777777" w:rsidR="00DC5693" w:rsidRPr="007036CE" w:rsidRDefault="00DC5693" w:rsidP="00DC5693">
            <w:pPr>
              <w:pStyle w:val="GOSTTableListMark1"/>
              <w:numPr>
                <w:ilvl w:val="0"/>
                <w:numId w:val="2"/>
              </w:numPr>
            </w:pPr>
            <w:r w:rsidRPr="007036CE">
              <w:t>«</w:t>
            </w:r>
            <w:ins w:id="3543" w:author="Сатлер Марина Викторовна" w:date="2024-02-28T18:38:00Z">
              <w:r w:rsidRPr="007036CE">
                <w:rPr>
                  <w:lang w:val="en-US"/>
                </w:rPr>
                <w:t>O</w:t>
              </w:r>
            </w:ins>
            <w:r w:rsidRPr="007036CE">
              <w:t xml:space="preserve">» </w:t>
            </w:r>
            <w:r w:rsidRPr="007036CE">
              <w:rPr>
                <w:lang w:val="en-US"/>
              </w:rPr>
              <w:t xml:space="preserve">– </w:t>
            </w:r>
            <w:r w:rsidRPr="007036CE">
              <w:t>открытый;</w:t>
            </w:r>
          </w:p>
          <w:p w14:paraId="5F622081" w14:textId="77777777" w:rsidR="00DC5693" w:rsidRPr="007036CE" w:rsidRDefault="00DC5693" w:rsidP="00DC5693">
            <w:pPr>
              <w:pStyle w:val="GOSTTableListMark1"/>
              <w:numPr>
                <w:ilvl w:val="0"/>
                <w:numId w:val="2"/>
              </w:numPr>
            </w:pPr>
            <w:r w:rsidRPr="007036CE">
              <w:t>«</w:t>
            </w:r>
            <w:r w:rsidRPr="007036CE">
              <w:rPr>
                <w:lang w:val="en-US"/>
              </w:rPr>
              <w:t>S</w:t>
            </w:r>
            <w:r w:rsidRPr="007036CE">
              <w:t>»</w:t>
            </w:r>
            <w:r w:rsidRPr="007036CE">
              <w:rPr>
                <w:lang w:val="en-US"/>
              </w:rPr>
              <w:t xml:space="preserve"> – </w:t>
            </w:r>
            <w:r w:rsidRPr="007036CE">
              <w:t>защищенный;</w:t>
            </w:r>
          </w:p>
          <w:p w14:paraId="5285CDCD" w14:textId="77777777" w:rsidR="00DC5693" w:rsidRPr="007036CE" w:rsidRDefault="00DC5693" w:rsidP="00DC5693">
            <w:pPr>
              <w:pStyle w:val="GOSTTableListMark1"/>
              <w:numPr>
                <w:ilvl w:val="0"/>
                <w:numId w:val="2"/>
              </w:numPr>
            </w:pPr>
            <w:r w:rsidRPr="007036CE">
              <w:t>«1» – открытый;</w:t>
            </w:r>
          </w:p>
          <w:p w14:paraId="7235229D" w14:textId="77777777" w:rsidR="00DC5693" w:rsidRPr="007036CE" w:rsidRDefault="00DC5693" w:rsidP="00DC5693">
            <w:pPr>
              <w:pStyle w:val="GOSTTableListMark1"/>
              <w:numPr>
                <w:ilvl w:val="0"/>
                <w:numId w:val="2"/>
              </w:numPr>
            </w:pPr>
            <w:r w:rsidRPr="007036CE">
              <w:t>«2» – защищенный</w:t>
            </w:r>
          </w:p>
        </w:tc>
      </w:tr>
      <w:tr w:rsidR="00DC5693" w:rsidRPr="007036CE" w14:paraId="7E1E4FA9" w14:textId="77777777" w:rsidTr="00974EB0">
        <w:tc>
          <w:tcPr>
            <w:tcW w:w="1100" w:type="pct"/>
          </w:tcPr>
          <w:p w14:paraId="230F22C2" w14:textId="77777777" w:rsidR="00DC5693" w:rsidRPr="007036CE" w:rsidRDefault="00DC5693" w:rsidP="00DC5693">
            <w:pPr>
              <w:pStyle w:val="GOSTTablenorm"/>
              <w:rPr>
                <w:szCs w:val="22"/>
              </w:rPr>
            </w:pPr>
            <w:r w:rsidRPr="007036CE">
              <w:rPr>
                <w:szCs w:val="22"/>
              </w:rPr>
              <w:t>Вышестоящий код ОКС</w:t>
            </w:r>
          </w:p>
        </w:tc>
        <w:tc>
          <w:tcPr>
            <w:tcW w:w="734" w:type="pct"/>
          </w:tcPr>
          <w:p w14:paraId="16B5432C" w14:textId="77777777" w:rsidR="00DC5693" w:rsidRPr="007036CE" w:rsidRDefault="00DC5693" w:rsidP="00DC5693">
            <w:pPr>
              <w:pStyle w:val="GOSTTablenorm"/>
              <w:rPr>
                <w:szCs w:val="22"/>
                <w:lang w:val="en-US"/>
              </w:rPr>
            </w:pPr>
            <w:ins w:id="3544" w:author="Сатлер Марина Викторовна" w:date="2024-02-09T16:15:00Z">
              <w:r w:rsidRPr="007036CE">
                <w:rPr>
                  <w:b/>
                  <w:szCs w:val="24"/>
                  <w:lang w:val="en-US"/>
                </w:rPr>
                <w:t>SECTION_2</w:t>
              </w:r>
              <w:r w:rsidRPr="007036CE">
                <w:rPr>
                  <w:b/>
                  <w:szCs w:val="24"/>
                </w:rPr>
                <w:t>:</w:t>
              </w:r>
            </w:ins>
            <w:r w:rsidRPr="007036CE">
              <w:rPr>
                <w:szCs w:val="24"/>
                <w:lang w:val="en-US"/>
              </w:rPr>
              <w:t>P_OKSCODE</w:t>
            </w:r>
          </w:p>
        </w:tc>
        <w:tc>
          <w:tcPr>
            <w:tcW w:w="519" w:type="pct"/>
          </w:tcPr>
          <w:p w14:paraId="42DEA888" w14:textId="77777777" w:rsidR="00DC5693" w:rsidRPr="007036CE" w:rsidRDefault="00DC5693" w:rsidP="00DC5693">
            <w:pPr>
              <w:pStyle w:val="GOSTTablenorm"/>
            </w:pPr>
            <w:r w:rsidRPr="007036CE">
              <w:rPr>
                <w:szCs w:val="22"/>
              </w:rPr>
              <w:t>Строка</w:t>
            </w:r>
          </w:p>
        </w:tc>
        <w:tc>
          <w:tcPr>
            <w:tcW w:w="300" w:type="pct"/>
          </w:tcPr>
          <w:p w14:paraId="72F43010" w14:textId="77777777" w:rsidR="00DC5693" w:rsidRPr="007036CE" w:rsidRDefault="00DC5693" w:rsidP="00DC5693">
            <w:pPr>
              <w:pStyle w:val="GOSTTablenorm"/>
            </w:pPr>
            <w:r w:rsidRPr="007036CE">
              <w:rPr>
                <w:szCs w:val="22"/>
              </w:rPr>
              <w:t>Нет</w:t>
            </w:r>
          </w:p>
        </w:tc>
        <w:tc>
          <w:tcPr>
            <w:tcW w:w="308" w:type="pct"/>
          </w:tcPr>
          <w:p w14:paraId="1CE4BAAB" w14:textId="77777777" w:rsidR="00DC5693" w:rsidRPr="007036CE" w:rsidRDefault="00DC5693" w:rsidP="00DC5693">
            <w:pPr>
              <w:pStyle w:val="GOSTTablenorm"/>
            </w:pPr>
            <w:r w:rsidRPr="007036CE">
              <w:rPr>
                <w:szCs w:val="22"/>
                <w:lang w:val="en-US"/>
              </w:rPr>
              <w:t>&lt;=</w:t>
            </w:r>
            <w:r w:rsidRPr="007036CE">
              <w:rPr>
                <w:szCs w:val="22"/>
              </w:rPr>
              <w:t>25</w:t>
            </w:r>
          </w:p>
        </w:tc>
        <w:tc>
          <w:tcPr>
            <w:tcW w:w="2039" w:type="pct"/>
          </w:tcPr>
          <w:p w14:paraId="0DD9F87B" w14:textId="77777777" w:rsidR="00DC5693" w:rsidRPr="007036CE" w:rsidRDefault="00DC5693" w:rsidP="00DC5693">
            <w:pPr>
              <w:pStyle w:val="GOSTTablenorm"/>
            </w:pPr>
            <w:r w:rsidRPr="007036CE">
              <w:t>Указывается код вышестоящего объекта капитального строительства (недвижимого имущества) для отражения операций бюджетных средств на ЛС ГРБС</w:t>
            </w:r>
          </w:p>
        </w:tc>
      </w:tr>
      <w:tr w:rsidR="00DC5693" w:rsidRPr="007036CE" w14:paraId="0CEEBAD3" w14:textId="77777777" w:rsidTr="00974EB0">
        <w:tc>
          <w:tcPr>
            <w:tcW w:w="1100" w:type="pct"/>
          </w:tcPr>
          <w:p w14:paraId="6BE30373" w14:textId="77777777" w:rsidR="00DC5693" w:rsidRPr="007036CE" w:rsidRDefault="00DC5693" w:rsidP="00DC5693">
            <w:pPr>
              <w:pStyle w:val="GOSTTablenorm"/>
              <w:rPr>
                <w:szCs w:val="22"/>
              </w:rPr>
            </w:pPr>
            <w:ins w:id="3545" w:author="Сатлер Марина Викторовна" w:date="2024-02-13T15:44:00Z">
              <w:r w:rsidRPr="007036CE">
                <w:t>Сумма на текущий год</w:t>
              </w:r>
            </w:ins>
          </w:p>
        </w:tc>
        <w:tc>
          <w:tcPr>
            <w:tcW w:w="734" w:type="pct"/>
          </w:tcPr>
          <w:p w14:paraId="7F0832C2" w14:textId="77777777" w:rsidR="00DC5693" w:rsidRPr="007036CE" w:rsidRDefault="00DC5693" w:rsidP="00DC5693">
            <w:pPr>
              <w:pStyle w:val="GOSTTablenorm"/>
              <w:rPr>
                <w:szCs w:val="24"/>
                <w:lang w:val="en-US"/>
              </w:rPr>
            </w:pPr>
            <w:ins w:id="3546" w:author="Сатлер Марина Викторовна" w:date="2024-02-09T16:15:00Z">
              <w:r w:rsidRPr="007036CE">
                <w:rPr>
                  <w:b/>
                  <w:szCs w:val="24"/>
                  <w:lang w:val="en-US"/>
                </w:rPr>
                <w:t>SECTION_2</w:t>
              </w:r>
              <w:r w:rsidRPr="007036CE">
                <w:rPr>
                  <w:b/>
                  <w:szCs w:val="24"/>
                </w:rPr>
                <w:t>:</w:t>
              </w:r>
            </w:ins>
            <w:r w:rsidRPr="007036CE">
              <w:rPr>
                <w:szCs w:val="22"/>
              </w:rPr>
              <w:t>SUM_1</w:t>
            </w:r>
          </w:p>
        </w:tc>
        <w:tc>
          <w:tcPr>
            <w:tcW w:w="519" w:type="pct"/>
          </w:tcPr>
          <w:p w14:paraId="7890308A" w14:textId="77777777" w:rsidR="00DC5693" w:rsidRPr="007036CE" w:rsidRDefault="00DC5693" w:rsidP="00DC5693">
            <w:pPr>
              <w:pStyle w:val="GOSTTablenorm"/>
            </w:pPr>
            <w:r w:rsidRPr="007036CE">
              <w:rPr>
                <w:szCs w:val="22"/>
              </w:rPr>
              <w:t>Сумма</w:t>
            </w:r>
          </w:p>
        </w:tc>
        <w:tc>
          <w:tcPr>
            <w:tcW w:w="300" w:type="pct"/>
          </w:tcPr>
          <w:p w14:paraId="4EA305E8" w14:textId="77777777" w:rsidR="00DC5693" w:rsidRPr="007036CE" w:rsidRDefault="00DC5693" w:rsidP="00DC5693">
            <w:pPr>
              <w:pStyle w:val="GOSTTablenorm"/>
            </w:pPr>
            <w:r w:rsidRPr="007036CE">
              <w:rPr>
                <w:szCs w:val="22"/>
              </w:rPr>
              <w:t>Да</w:t>
            </w:r>
          </w:p>
        </w:tc>
        <w:tc>
          <w:tcPr>
            <w:tcW w:w="308" w:type="pct"/>
          </w:tcPr>
          <w:p w14:paraId="5F268526" w14:textId="77777777" w:rsidR="00DC5693" w:rsidRPr="007036CE" w:rsidRDefault="00DC5693" w:rsidP="00DC5693">
            <w:pPr>
              <w:pStyle w:val="GOSTTablenorm"/>
            </w:pPr>
          </w:p>
        </w:tc>
        <w:tc>
          <w:tcPr>
            <w:tcW w:w="2039" w:type="pct"/>
          </w:tcPr>
          <w:p w14:paraId="63CEE3E9" w14:textId="77777777" w:rsidR="00DC5693" w:rsidRPr="007036CE" w:rsidDel="00DC5693" w:rsidRDefault="00DC5693" w:rsidP="00DC5693">
            <w:pPr>
              <w:pStyle w:val="GOSTTablenorm"/>
              <w:rPr>
                <w:del w:id="3547" w:author="Сатлер Марина Викторовна" w:date="2024-07-05T16:52:00Z"/>
              </w:rPr>
            </w:pPr>
            <w:r w:rsidRPr="007036CE">
              <w:t>Указывается сумма на текущий финансовый год</w:t>
            </w:r>
            <w:del w:id="3548" w:author="Сатлер Марина Викторовна" w:date="2024-07-05T16:52:00Z">
              <w:r w:rsidRPr="007036CE" w:rsidDel="00DC5693">
                <w:delText xml:space="preserve"> при доведении на текущий бюджетный цикл.</w:delText>
              </w:r>
            </w:del>
          </w:p>
          <w:p w14:paraId="130A4B12" w14:textId="77777777" w:rsidR="00DC5693" w:rsidRPr="007036CE" w:rsidRDefault="00DC5693" w:rsidP="00DC5693">
            <w:pPr>
              <w:pStyle w:val="GOSTTablenorm"/>
            </w:pPr>
            <w:del w:id="3549" w:author="Сатлер Марина Викторовна" w:date="2024-07-05T16:52:00Z">
              <w:r w:rsidRPr="007036CE" w:rsidDel="00DC5693">
                <w:delText>Указывается значение «0.00» при доведении на новый бюджетный цикл.</w:delText>
              </w:r>
            </w:del>
          </w:p>
        </w:tc>
      </w:tr>
      <w:tr w:rsidR="00DC5693" w:rsidRPr="007036CE" w14:paraId="7DF1C383" w14:textId="77777777" w:rsidTr="00974EB0">
        <w:tc>
          <w:tcPr>
            <w:tcW w:w="1100" w:type="pct"/>
          </w:tcPr>
          <w:p w14:paraId="3D81D67E" w14:textId="77777777" w:rsidR="00DC5693" w:rsidRPr="007036CE" w:rsidRDefault="00DC5693" w:rsidP="00DC5693">
            <w:pPr>
              <w:pStyle w:val="GOSTTablenorm"/>
              <w:rPr>
                <w:szCs w:val="22"/>
              </w:rPr>
            </w:pPr>
            <w:ins w:id="3550" w:author="Сатлер Марина Викторовна" w:date="2024-02-13T15:44:00Z">
              <w:r w:rsidRPr="007036CE">
                <w:t>Сумма на первый год планового периода</w:t>
              </w:r>
            </w:ins>
          </w:p>
        </w:tc>
        <w:tc>
          <w:tcPr>
            <w:tcW w:w="734" w:type="pct"/>
          </w:tcPr>
          <w:p w14:paraId="390E6F33" w14:textId="77777777" w:rsidR="00DC5693" w:rsidRPr="007036CE" w:rsidRDefault="00DC5693" w:rsidP="00DC5693">
            <w:pPr>
              <w:pStyle w:val="GOSTTablenorm"/>
              <w:rPr>
                <w:szCs w:val="22"/>
              </w:rPr>
            </w:pPr>
            <w:ins w:id="3551" w:author="Сатлер Марина Викторовна" w:date="2024-02-09T16:16:00Z">
              <w:r w:rsidRPr="007036CE">
                <w:rPr>
                  <w:b/>
                  <w:szCs w:val="24"/>
                  <w:lang w:val="en-US"/>
                </w:rPr>
                <w:t>SECTION_2</w:t>
              </w:r>
              <w:r w:rsidRPr="007036CE">
                <w:rPr>
                  <w:b/>
                  <w:szCs w:val="24"/>
                </w:rPr>
                <w:t>:</w:t>
              </w:r>
            </w:ins>
            <w:r w:rsidRPr="007036CE">
              <w:rPr>
                <w:szCs w:val="22"/>
              </w:rPr>
              <w:t>SUM_2</w:t>
            </w:r>
          </w:p>
        </w:tc>
        <w:tc>
          <w:tcPr>
            <w:tcW w:w="519" w:type="pct"/>
          </w:tcPr>
          <w:p w14:paraId="79CCBFAE" w14:textId="77777777" w:rsidR="00DC5693" w:rsidRPr="007036CE" w:rsidRDefault="00DC5693" w:rsidP="00DC5693">
            <w:pPr>
              <w:pStyle w:val="GOSTTablenorm"/>
            </w:pPr>
            <w:r w:rsidRPr="007036CE">
              <w:rPr>
                <w:szCs w:val="22"/>
              </w:rPr>
              <w:t>Сумма</w:t>
            </w:r>
          </w:p>
        </w:tc>
        <w:tc>
          <w:tcPr>
            <w:tcW w:w="300" w:type="pct"/>
          </w:tcPr>
          <w:p w14:paraId="3EE27357" w14:textId="77777777" w:rsidR="00DC5693" w:rsidRPr="007036CE" w:rsidRDefault="00DC5693" w:rsidP="00DC5693">
            <w:pPr>
              <w:pStyle w:val="GOSTTablenorm"/>
            </w:pPr>
            <w:r w:rsidRPr="007036CE">
              <w:rPr>
                <w:szCs w:val="22"/>
              </w:rPr>
              <w:t>Да</w:t>
            </w:r>
          </w:p>
        </w:tc>
        <w:tc>
          <w:tcPr>
            <w:tcW w:w="308" w:type="pct"/>
          </w:tcPr>
          <w:p w14:paraId="106FB7A3" w14:textId="77777777" w:rsidR="00DC5693" w:rsidRPr="007036CE" w:rsidRDefault="00DC5693" w:rsidP="00DC5693">
            <w:pPr>
              <w:pStyle w:val="GOSTTablenorm"/>
            </w:pPr>
          </w:p>
        </w:tc>
        <w:tc>
          <w:tcPr>
            <w:tcW w:w="2039" w:type="pct"/>
          </w:tcPr>
          <w:p w14:paraId="28E49254" w14:textId="77777777" w:rsidR="00DC5693" w:rsidRPr="007036CE" w:rsidDel="00DC5693" w:rsidRDefault="00DC5693" w:rsidP="00DC5693">
            <w:pPr>
              <w:pStyle w:val="GOSTTablenorm"/>
              <w:rPr>
                <w:del w:id="3552" w:author="Сатлер Марина Викторовна" w:date="2024-07-05T16:52:00Z"/>
              </w:rPr>
            </w:pPr>
            <w:r w:rsidRPr="007036CE">
              <w:t>Указывается сумма на 1-й плановый год</w:t>
            </w:r>
            <w:del w:id="3553" w:author="Сатлер Марина Викторовна" w:date="2024-07-05T16:52:00Z">
              <w:r w:rsidRPr="007036CE" w:rsidDel="00DC5693">
                <w:delText xml:space="preserve"> при доведении на текущий бюджетный цикл.</w:delText>
              </w:r>
            </w:del>
          </w:p>
          <w:p w14:paraId="63CE5723" w14:textId="77777777" w:rsidR="00DC5693" w:rsidRPr="007036CE" w:rsidRDefault="00DC5693" w:rsidP="00DC5693">
            <w:pPr>
              <w:pStyle w:val="GOSTTablenorm"/>
            </w:pPr>
            <w:del w:id="3554" w:author="Сатлер Марина Викторовна" w:date="2024-07-05T16:52:00Z">
              <w:r w:rsidRPr="007036CE" w:rsidDel="00DC5693">
                <w:delText>Указывается сумма на текущий финансовый год при доведении на новый бюджетный цикл</w:delText>
              </w:r>
            </w:del>
          </w:p>
        </w:tc>
      </w:tr>
      <w:tr w:rsidR="00DC5693" w:rsidRPr="007036CE" w14:paraId="714A73D1" w14:textId="77777777" w:rsidTr="00974EB0">
        <w:tc>
          <w:tcPr>
            <w:tcW w:w="1100" w:type="pct"/>
          </w:tcPr>
          <w:p w14:paraId="3EE664B6" w14:textId="77777777" w:rsidR="00DC5693" w:rsidRPr="007036CE" w:rsidRDefault="00DC5693" w:rsidP="00DC5693">
            <w:pPr>
              <w:pStyle w:val="GOSTTablenorm"/>
              <w:rPr>
                <w:szCs w:val="22"/>
              </w:rPr>
            </w:pPr>
            <w:ins w:id="3555" w:author="Сатлер Марина Викторовна" w:date="2024-02-13T15:44:00Z">
              <w:r w:rsidRPr="007036CE">
                <w:lastRenderedPageBreak/>
                <w:t>Сумма на второй год планового периода</w:t>
              </w:r>
            </w:ins>
          </w:p>
        </w:tc>
        <w:tc>
          <w:tcPr>
            <w:tcW w:w="734" w:type="pct"/>
          </w:tcPr>
          <w:p w14:paraId="27B27827" w14:textId="77777777" w:rsidR="00DC5693" w:rsidRPr="007036CE" w:rsidRDefault="00DC5693" w:rsidP="00DC5693">
            <w:pPr>
              <w:pStyle w:val="GOSTTablenorm"/>
              <w:rPr>
                <w:szCs w:val="22"/>
              </w:rPr>
            </w:pPr>
            <w:ins w:id="3556" w:author="Сатлер Марина Викторовна" w:date="2024-02-09T16:16:00Z">
              <w:r w:rsidRPr="007036CE">
                <w:rPr>
                  <w:b/>
                  <w:szCs w:val="24"/>
                  <w:lang w:val="en-US"/>
                </w:rPr>
                <w:t>SECTION_2</w:t>
              </w:r>
              <w:r w:rsidRPr="007036CE">
                <w:rPr>
                  <w:b/>
                  <w:szCs w:val="24"/>
                </w:rPr>
                <w:t>:</w:t>
              </w:r>
            </w:ins>
            <w:r w:rsidRPr="007036CE">
              <w:rPr>
                <w:szCs w:val="22"/>
              </w:rPr>
              <w:t>SUM_3</w:t>
            </w:r>
          </w:p>
        </w:tc>
        <w:tc>
          <w:tcPr>
            <w:tcW w:w="519" w:type="pct"/>
          </w:tcPr>
          <w:p w14:paraId="04B84870" w14:textId="77777777" w:rsidR="00DC5693" w:rsidRPr="007036CE" w:rsidRDefault="00DC5693" w:rsidP="00DC5693">
            <w:pPr>
              <w:pStyle w:val="GOSTTablenorm"/>
            </w:pPr>
            <w:r w:rsidRPr="007036CE">
              <w:rPr>
                <w:szCs w:val="22"/>
              </w:rPr>
              <w:t>Сумма</w:t>
            </w:r>
          </w:p>
        </w:tc>
        <w:tc>
          <w:tcPr>
            <w:tcW w:w="300" w:type="pct"/>
          </w:tcPr>
          <w:p w14:paraId="2CBFA31E" w14:textId="77777777" w:rsidR="00DC5693" w:rsidRPr="007036CE" w:rsidRDefault="00DC5693" w:rsidP="00DC5693">
            <w:pPr>
              <w:pStyle w:val="GOSTTablenorm"/>
            </w:pPr>
            <w:r w:rsidRPr="007036CE">
              <w:rPr>
                <w:szCs w:val="22"/>
              </w:rPr>
              <w:t>Да</w:t>
            </w:r>
          </w:p>
        </w:tc>
        <w:tc>
          <w:tcPr>
            <w:tcW w:w="308" w:type="pct"/>
          </w:tcPr>
          <w:p w14:paraId="4EE172BD" w14:textId="77777777" w:rsidR="00DC5693" w:rsidRPr="007036CE" w:rsidRDefault="00DC5693" w:rsidP="00DC5693">
            <w:pPr>
              <w:pStyle w:val="GOSTTablenorm"/>
            </w:pPr>
          </w:p>
        </w:tc>
        <w:tc>
          <w:tcPr>
            <w:tcW w:w="2039" w:type="pct"/>
          </w:tcPr>
          <w:p w14:paraId="39FBA962" w14:textId="77777777" w:rsidR="00DC5693" w:rsidRPr="007036CE" w:rsidDel="00DC5693" w:rsidRDefault="00DC5693" w:rsidP="00DC5693">
            <w:pPr>
              <w:pStyle w:val="GOSTTablenorm"/>
              <w:rPr>
                <w:del w:id="3557" w:author="Сатлер Марина Викторовна" w:date="2024-07-05T16:52:00Z"/>
              </w:rPr>
            </w:pPr>
            <w:r w:rsidRPr="007036CE">
              <w:t>Указывается сумма на 2-й плановый год</w:t>
            </w:r>
            <w:del w:id="3558" w:author="Сатлер Марина Викторовна" w:date="2024-07-05T16:52:00Z">
              <w:r w:rsidRPr="007036CE" w:rsidDel="00DC5693">
                <w:delText xml:space="preserve"> при доведении на текущий бюджетный цикл.</w:delText>
              </w:r>
            </w:del>
          </w:p>
          <w:p w14:paraId="069DDD96" w14:textId="77777777" w:rsidR="00DC5693" w:rsidRPr="007036CE" w:rsidRDefault="00DC5693" w:rsidP="00DC5693">
            <w:pPr>
              <w:pStyle w:val="GOSTTablenorm"/>
            </w:pPr>
            <w:del w:id="3559" w:author="Сатлер Марина Викторовна" w:date="2024-07-05T16:52:00Z">
              <w:r w:rsidRPr="007036CE" w:rsidDel="00DC5693">
                <w:delText>Указывается сумма на 1-й плановый год при доведении на новый бюджетный цикл</w:delText>
              </w:r>
            </w:del>
          </w:p>
        </w:tc>
      </w:tr>
      <w:tr w:rsidR="00DC5693" w:rsidRPr="007036CE" w:rsidDel="00DC5693" w14:paraId="673B2308" w14:textId="77777777" w:rsidTr="00974EB0">
        <w:trPr>
          <w:del w:id="3560" w:author="Сатлер Марина Викторовна" w:date="2024-07-05T16:52:00Z"/>
        </w:trPr>
        <w:tc>
          <w:tcPr>
            <w:tcW w:w="1100" w:type="pct"/>
          </w:tcPr>
          <w:p w14:paraId="504A1F32" w14:textId="77777777" w:rsidR="00DC5693" w:rsidRPr="007036CE" w:rsidDel="00DC5693" w:rsidRDefault="00DC5693" w:rsidP="00DC5693">
            <w:pPr>
              <w:pStyle w:val="GOSTTablenorm"/>
              <w:rPr>
                <w:del w:id="3561" w:author="Сатлер Марина Викторовна" w:date="2024-07-05T16:52:00Z"/>
                <w:szCs w:val="22"/>
              </w:rPr>
            </w:pPr>
            <w:bookmarkStart w:id="3562" w:name="_Toc173151526"/>
            <w:bookmarkStart w:id="3563" w:name="_Toc173746121"/>
            <w:bookmarkStart w:id="3564" w:name="_Toc175760733"/>
            <w:bookmarkStart w:id="3565" w:name="_Toc189429750"/>
            <w:bookmarkStart w:id="3566" w:name="_Toc222927460"/>
            <w:bookmarkStart w:id="3567" w:name="_Toc222927851"/>
            <w:bookmarkEnd w:id="3562"/>
            <w:bookmarkEnd w:id="3563"/>
            <w:bookmarkEnd w:id="3564"/>
            <w:bookmarkEnd w:id="3565"/>
            <w:bookmarkEnd w:id="3566"/>
            <w:bookmarkEnd w:id="3567"/>
          </w:p>
        </w:tc>
        <w:tc>
          <w:tcPr>
            <w:tcW w:w="734" w:type="pct"/>
          </w:tcPr>
          <w:p w14:paraId="469BAE2F" w14:textId="77777777" w:rsidR="00DC5693" w:rsidRPr="007036CE" w:rsidDel="00DC5693" w:rsidRDefault="00DC5693" w:rsidP="00DC5693">
            <w:pPr>
              <w:pStyle w:val="GOSTTablenorm"/>
              <w:rPr>
                <w:del w:id="3568" w:author="Сатлер Марина Викторовна" w:date="2024-07-05T16:52:00Z"/>
                <w:szCs w:val="22"/>
              </w:rPr>
            </w:pPr>
            <w:del w:id="3569" w:author="Сатлер Марина Викторовна" w:date="2024-07-05T16:52:00Z">
              <w:r w:rsidRPr="007036CE" w:rsidDel="00DC5693">
                <w:rPr>
                  <w:szCs w:val="22"/>
                </w:rPr>
                <w:delText>SUM_4</w:delText>
              </w:r>
              <w:bookmarkStart w:id="3570" w:name="_Toc173151527"/>
              <w:bookmarkStart w:id="3571" w:name="_Toc173746122"/>
              <w:bookmarkStart w:id="3572" w:name="_Toc175760734"/>
              <w:bookmarkStart w:id="3573" w:name="_Toc189429751"/>
              <w:bookmarkStart w:id="3574" w:name="_Toc222927461"/>
              <w:bookmarkStart w:id="3575" w:name="_Toc222927852"/>
              <w:bookmarkEnd w:id="3570"/>
              <w:bookmarkEnd w:id="3571"/>
              <w:bookmarkEnd w:id="3572"/>
              <w:bookmarkEnd w:id="3573"/>
              <w:bookmarkEnd w:id="3574"/>
              <w:bookmarkEnd w:id="3575"/>
            </w:del>
          </w:p>
        </w:tc>
        <w:tc>
          <w:tcPr>
            <w:tcW w:w="519" w:type="pct"/>
          </w:tcPr>
          <w:p w14:paraId="5D7625ED" w14:textId="77777777" w:rsidR="00DC5693" w:rsidRPr="007036CE" w:rsidDel="00DC5693" w:rsidRDefault="00DC5693" w:rsidP="00DC5693">
            <w:pPr>
              <w:pStyle w:val="GOSTTablenorm"/>
              <w:rPr>
                <w:del w:id="3576" w:author="Сатлер Марина Викторовна" w:date="2024-07-05T16:52:00Z"/>
              </w:rPr>
            </w:pPr>
            <w:del w:id="3577" w:author="Сатлер Марина Викторовна" w:date="2024-07-05T16:52:00Z">
              <w:r w:rsidRPr="007036CE" w:rsidDel="00DC5693">
                <w:rPr>
                  <w:szCs w:val="22"/>
                </w:rPr>
                <w:delText>Сумма</w:delText>
              </w:r>
              <w:bookmarkStart w:id="3578" w:name="_Toc173151528"/>
              <w:bookmarkStart w:id="3579" w:name="_Toc173746123"/>
              <w:bookmarkStart w:id="3580" w:name="_Toc175760735"/>
              <w:bookmarkStart w:id="3581" w:name="_Toc189429752"/>
              <w:bookmarkStart w:id="3582" w:name="_Toc222927462"/>
              <w:bookmarkStart w:id="3583" w:name="_Toc222927853"/>
              <w:bookmarkEnd w:id="3578"/>
              <w:bookmarkEnd w:id="3579"/>
              <w:bookmarkEnd w:id="3580"/>
              <w:bookmarkEnd w:id="3581"/>
              <w:bookmarkEnd w:id="3582"/>
              <w:bookmarkEnd w:id="3583"/>
            </w:del>
          </w:p>
        </w:tc>
        <w:tc>
          <w:tcPr>
            <w:tcW w:w="300" w:type="pct"/>
          </w:tcPr>
          <w:p w14:paraId="1899E1AC" w14:textId="77777777" w:rsidR="00DC5693" w:rsidRPr="007036CE" w:rsidDel="00DC5693" w:rsidRDefault="00DC5693" w:rsidP="00DC5693">
            <w:pPr>
              <w:pStyle w:val="GOSTTablenorm"/>
              <w:rPr>
                <w:del w:id="3584" w:author="Сатлер Марина Викторовна" w:date="2024-07-05T16:52:00Z"/>
              </w:rPr>
            </w:pPr>
            <w:del w:id="3585" w:author="Сатлер Марина Викторовна" w:date="2024-07-05T16:52:00Z">
              <w:r w:rsidRPr="007036CE" w:rsidDel="00DC5693">
                <w:rPr>
                  <w:szCs w:val="22"/>
                </w:rPr>
                <w:delText>Да</w:delText>
              </w:r>
              <w:bookmarkStart w:id="3586" w:name="_Toc173151529"/>
              <w:bookmarkStart w:id="3587" w:name="_Toc173746124"/>
              <w:bookmarkStart w:id="3588" w:name="_Toc175760736"/>
              <w:bookmarkStart w:id="3589" w:name="_Toc189429753"/>
              <w:bookmarkStart w:id="3590" w:name="_Toc222927463"/>
              <w:bookmarkStart w:id="3591" w:name="_Toc222927854"/>
              <w:bookmarkEnd w:id="3586"/>
              <w:bookmarkEnd w:id="3587"/>
              <w:bookmarkEnd w:id="3588"/>
              <w:bookmarkEnd w:id="3589"/>
              <w:bookmarkEnd w:id="3590"/>
              <w:bookmarkEnd w:id="3591"/>
            </w:del>
          </w:p>
        </w:tc>
        <w:tc>
          <w:tcPr>
            <w:tcW w:w="308" w:type="pct"/>
          </w:tcPr>
          <w:p w14:paraId="62733E87" w14:textId="77777777" w:rsidR="00DC5693" w:rsidRPr="007036CE" w:rsidDel="00DC5693" w:rsidRDefault="00DC5693" w:rsidP="00DC5693">
            <w:pPr>
              <w:pStyle w:val="GOSTTablenorm"/>
              <w:rPr>
                <w:del w:id="3592" w:author="Сатлер Марина Викторовна" w:date="2024-07-05T16:52:00Z"/>
              </w:rPr>
            </w:pPr>
            <w:bookmarkStart w:id="3593" w:name="_Toc173151530"/>
            <w:bookmarkStart w:id="3594" w:name="_Toc173746125"/>
            <w:bookmarkStart w:id="3595" w:name="_Toc175760737"/>
            <w:bookmarkStart w:id="3596" w:name="_Toc189429754"/>
            <w:bookmarkStart w:id="3597" w:name="_Toc222927464"/>
            <w:bookmarkStart w:id="3598" w:name="_Toc222927855"/>
            <w:bookmarkEnd w:id="3593"/>
            <w:bookmarkEnd w:id="3594"/>
            <w:bookmarkEnd w:id="3595"/>
            <w:bookmarkEnd w:id="3596"/>
            <w:bookmarkEnd w:id="3597"/>
            <w:bookmarkEnd w:id="3598"/>
          </w:p>
        </w:tc>
        <w:tc>
          <w:tcPr>
            <w:tcW w:w="2039" w:type="pct"/>
          </w:tcPr>
          <w:p w14:paraId="7A329FF9" w14:textId="77777777" w:rsidR="00DC5693" w:rsidRPr="007036CE" w:rsidDel="00DC5693" w:rsidRDefault="00DC5693" w:rsidP="00DC5693">
            <w:pPr>
              <w:pStyle w:val="GOSTTablenorm"/>
              <w:rPr>
                <w:del w:id="3599" w:author="Сатлер Марина Викторовна" w:date="2024-07-05T16:52:00Z"/>
              </w:rPr>
            </w:pPr>
            <w:del w:id="3600" w:author="Сатлер Марина Викторовна" w:date="2024-07-05T16:52:00Z">
              <w:r w:rsidRPr="007036CE" w:rsidDel="00DC5693">
                <w:delText>Указывается значение «0.00» при доведении на текущий бюджетный цикл.</w:delText>
              </w:r>
              <w:bookmarkStart w:id="3601" w:name="_Toc173151531"/>
              <w:bookmarkStart w:id="3602" w:name="_Toc173746126"/>
              <w:bookmarkStart w:id="3603" w:name="_Toc175760738"/>
              <w:bookmarkStart w:id="3604" w:name="_Toc189429755"/>
              <w:bookmarkStart w:id="3605" w:name="_Toc222927465"/>
              <w:bookmarkStart w:id="3606" w:name="_Toc222927856"/>
              <w:bookmarkEnd w:id="3601"/>
              <w:bookmarkEnd w:id="3602"/>
              <w:bookmarkEnd w:id="3603"/>
              <w:bookmarkEnd w:id="3604"/>
              <w:bookmarkEnd w:id="3605"/>
              <w:bookmarkEnd w:id="3606"/>
            </w:del>
          </w:p>
          <w:p w14:paraId="033018FC" w14:textId="77777777" w:rsidR="00DC5693" w:rsidRPr="007036CE" w:rsidDel="00DC5693" w:rsidRDefault="00DC5693" w:rsidP="00DC5693">
            <w:pPr>
              <w:pStyle w:val="GOSTTablenorm"/>
              <w:rPr>
                <w:del w:id="3607" w:author="Сатлер Марина Викторовна" w:date="2024-07-05T16:52:00Z"/>
              </w:rPr>
            </w:pPr>
            <w:del w:id="3608" w:author="Сатлер Марина Викторовна" w:date="2024-07-05T16:52:00Z">
              <w:r w:rsidRPr="007036CE" w:rsidDel="00DC5693">
                <w:delText>Указывается сумма на 2-й плановый год при доведении на новый бюджетный цикл</w:delText>
              </w:r>
              <w:bookmarkStart w:id="3609" w:name="_Toc173151532"/>
              <w:bookmarkStart w:id="3610" w:name="_Toc173746127"/>
              <w:bookmarkStart w:id="3611" w:name="_Toc175760739"/>
              <w:bookmarkStart w:id="3612" w:name="_Toc189429756"/>
              <w:bookmarkStart w:id="3613" w:name="_Toc222927466"/>
              <w:bookmarkStart w:id="3614" w:name="_Toc222927857"/>
              <w:bookmarkEnd w:id="3609"/>
              <w:bookmarkEnd w:id="3610"/>
              <w:bookmarkEnd w:id="3611"/>
              <w:bookmarkEnd w:id="3612"/>
              <w:bookmarkEnd w:id="3613"/>
              <w:bookmarkEnd w:id="3614"/>
            </w:del>
          </w:p>
        </w:tc>
        <w:bookmarkStart w:id="3615" w:name="_Toc173151533"/>
        <w:bookmarkStart w:id="3616" w:name="_Toc173746128"/>
        <w:bookmarkStart w:id="3617" w:name="_Toc175760740"/>
        <w:bookmarkStart w:id="3618" w:name="_Toc189429757"/>
        <w:bookmarkStart w:id="3619" w:name="_Toc222927467"/>
        <w:bookmarkStart w:id="3620" w:name="_Toc222927858"/>
        <w:bookmarkEnd w:id="3615"/>
        <w:bookmarkEnd w:id="3616"/>
        <w:bookmarkEnd w:id="3617"/>
        <w:bookmarkEnd w:id="3618"/>
        <w:bookmarkEnd w:id="3619"/>
        <w:bookmarkEnd w:id="3620"/>
      </w:tr>
    </w:tbl>
    <w:p w14:paraId="62BBDF8B" w14:textId="77777777" w:rsidR="00C7301C" w:rsidRPr="007036CE" w:rsidRDefault="003352D3" w:rsidP="00DE0449">
      <w:pPr>
        <w:pStyle w:val="51"/>
      </w:pPr>
      <w:bookmarkStart w:id="3621" w:name="_Toc222927859"/>
      <w:commentRangeStart w:id="3622"/>
      <w:r w:rsidRPr="007036CE">
        <w:t xml:space="preserve">Пример </w:t>
      </w:r>
      <w:commentRangeEnd w:id="3622"/>
      <w:r w:rsidRPr="007036CE">
        <w:rPr>
          <w:rStyle w:val="afff4"/>
          <w:sz w:val="24"/>
          <w:szCs w:val="26"/>
        </w:rPr>
        <w:commentReference w:id="3622"/>
      </w:r>
      <w:r w:rsidRPr="007036CE">
        <w:t>запроса по документу «Сведения о сводной бюджетной росписи федерального бюджета и лимитах бюджетных обязательств по расходам, связанным с осуществлением капи</w:t>
      </w:r>
      <w:del w:id="3623" w:author="Сатлер Марина Викторовна" w:date="2024-07-08T15:45:00Z">
        <w:r w:rsidRPr="007036CE" w:rsidDel="009E7792">
          <w:delText>-</w:delText>
        </w:r>
      </w:del>
      <w:r w:rsidRPr="007036CE">
        <w:t>тальных вложений по объектам капитального строительства и объектам недвижимого имущества, а также их изменении на финансовый год и на пла</w:t>
      </w:r>
      <w:del w:id="3624" w:author="Сатлер Марина Викторовна" w:date="2024-07-08T15:45:00Z">
        <w:r w:rsidRPr="007036CE" w:rsidDel="009E7792">
          <w:delText>-</w:delText>
        </w:r>
      </w:del>
      <w:r w:rsidRPr="007036CE">
        <w:t>новый период» (ф. 0501080) DBD_ConsolidateInfoFAIP</w:t>
      </w:r>
      <w:bookmarkEnd w:id="3621"/>
    </w:p>
    <w:p w14:paraId="5C7BCF15" w14:textId="77777777" w:rsidR="00E92AC3" w:rsidRPr="007036CE" w:rsidRDefault="00E92AC3" w:rsidP="00E92AC3">
      <w:pPr>
        <w:pStyle w:val="GOSTScript"/>
      </w:pPr>
      <w:r w:rsidRPr="007036CE">
        <w:t>{</w:t>
      </w:r>
    </w:p>
    <w:p w14:paraId="14C42E93" w14:textId="77777777" w:rsidR="00E92AC3" w:rsidRPr="007036CE" w:rsidRDefault="00E92AC3" w:rsidP="00E92AC3">
      <w:pPr>
        <w:pStyle w:val="GOSTScript"/>
      </w:pPr>
      <w:r w:rsidRPr="007036CE">
        <w:tab/>
        <w:t>"header": {</w:t>
      </w:r>
    </w:p>
    <w:p w14:paraId="453B7DFE" w14:textId="77777777" w:rsidR="00E92AC3" w:rsidRPr="007036CE" w:rsidRDefault="00E92AC3" w:rsidP="00E92AC3">
      <w:pPr>
        <w:pStyle w:val="GOSTScript"/>
      </w:pPr>
      <w:r w:rsidRPr="007036CE">
        <w:tab/>
      </w:r>
      <w:r w:rsidRPr="007036CE">
        <w:tab/>
        <w:t>"Source": "</w:t>
      </w:r>
      <w:del w:id="3625" w:author="Сатлер Марина Викторовна" w:date="2024-09-25T17:35:00Z">
        <w:r w:rsidRPr="007036CE" w:rsidDel="00106EBC">
          <w:delText>EXP05</w:delText>
        </w:r>
      </w:del>
      <w:ins w:id="3626" w:author="Сатлер Марина Викторовна" w:date="2024-09-25T17:35:00Z">
        <w:r w:rsidR="00106EBC" w:rsidRPr="007036CE">
          <w:t>EXP01</w:t>
        </w:r>
      </w:ins>
      <w:r w:rsidRPr="007036CE">
        <w:t>",</w:t>
      </w:r>
    </w:p>
    <w:p w14:paraId="165D42C8" w14:textId="77777777" w:rsidR="00E92AC3" w:rsidRPr="007036CE" w:rsidRDefault="00E92AC3" w:rsidP="00E92AC3">
      <w:pPr>
        <w:pStyle w:val="GOSTScript"/>
      </w:pPr>
      <w:r w:rsidRPr="007036CE">
        <w:tab/>
      </w:r>
      <w:r w:rsidRPr="007036CE">
        <w:tab/>
        <w:t>"ReqDateTime": "2024-02-05 10:37:22",</w:t>
      </w:r>
    </w:p>
    <w:p w14:paraId="12D7AD67" w14:textId="77777777" w:rsidR="00E92AC3" w:rsidRPr="007036CE" w:rsidRDefault="00E92AC3" w:rsidP="00E92AC3">
      <w:pPr>
        <w:pStyle w:val="GOSTScript"/>
      </w:pPr>
      <w:r w:rsidRPr="007036CE">
        <w:tab/>
      </w:r>
      <w:r w:rsidRPr="007036CE">
        <w:tab/>
        <w:t>"Version": "1.0",</w:t>
      </w:r>
    </w:p>
    <w:p w14:paraId="77240B7A" w14:textId="77777777" w:rsidR="00E92AC3" w:rsidRPr="007036CE" w:rsidRDefault="00E92AC3" w:rsidP="00E92AC3">
      <w:pPr>
        <w:pStyle w:val="GOSTScript"/>
      </w:pPr>
      <w:r w:rsidRPr="007036CE">
        <w:tab/>
      </w:r>
      <w:r w:rsidRPr="007036CE">
        <w:tab/>
        <w:t>"Params": [</w:t>
      </w:r>
    </w:p>
    <w:p w14:paraId="3CD936F7" w14:textId="77777777" w:rsidR="00E92AC3" w:rsidRPr="007036CE" w:rsidRDefault="00E92AC3" w:rsidP="00E92AC3">
      <w:pPr>
        <w:pStyle w:val="GOSTScript"/>
      </w:pPr>
      <w:r w:rsidRPr="007036CE">
        <w:tab/>
      </w:r>
      <w:r w:rsidRPr="007036CE">
        <w:tab/>
      </w:r>
      <w:r w:rsidRPr="007036CE">
        <w:tab/>
        <w:t>{</w:t>
      </w:r>
    </w:p>
    <w:p w14:paraId="741E6E14" w14:textId="77777777" w:rsidR="00E92AC3" w:rsidRPr="007036CE" w:rsidRDefault="00E92AC3" w:rsidP="00E92AC3">
      <w:pPr>
        <w:pStyle w:val="GOSTScript"/>
      </w:pPr>
      <w:r w:rsidRPr="007036CE">
        <w:tab/>
      </w:r>
      <w:r w:rsidRPr="007036CE">
        <w:tab/>
      </w:r>
      <w:r w:rsidRPr="007036CE">
        <w:tab/>
      </w:r>
      <w:r w:rsidRPr="007036CE">
        <w:tab/>
        <w:t>"param": "example",</w:t>
      </w:r>
    </w:p>
    <w:p w14:paraId="4E71F8FD" w14:textId="77777777" w:rsidR="00E92AC3" w:rsidRPr="007036CE" w:rsidRDefault="00E92AC3" w:rsidP="00E92AC3">
      <w:pPr>
        <w:pStyle w:val="GOSTScript"/>
      </w:pPr>
      <w:r w:rsidRPr="007036CE">
        <w:tab/>
      </w:r>
      <w:r w:rsidRPr="007036CE">
        <w:tab/>
      </w:r>
      <w:r w:rsidRPr="007036CE">
        <w:tab/>
      </w:r>
      <w:r w:rsidRPr="007036CE">
        <w:tab/>
        <w:t>"value": "01"</w:t>
      </w:r>
    </w:p>
    <w:p w14:paraId="0569E857" w14:textId="77777777" w:rsidR="00E92AC3" w:rsidRPr="007036CE" w:rsidRDefault="00E92AC3" w:rsidP="00E92AC3">
      <w:pPr>
        <w:pStyle w:val="GOSTScript"/>
      </w:pPr>
      <w:r w:rsidRPr="007036CE">
        <w:tab/>
      </w:r>
      <w:r w:rsidRPr="007036CE">
        <w:tab/>
      </w:r>
      <w:r w:rsidRPr="007036CE">
        <w:tab/>
        <w:t>}</w:t>
      </w:r>
    </w:p>
    <w:p w14:paraId="4B0310B2" w14:textId="77777777" w:rsidR="00E92AC3" w:rsidRPr="007036CE" w:rsidRDefault="00E92AC3" w:rsidP="00E92AC3">
      <w:pPr>
        <w:pStyle w:val="GOSTScript"/>
      </w:pPr>
      <w:r w:rsidRPr="007036CE">
        <w:tab/>
      </w:r>
      <w:r w:rsidRPr="007036CE">
        <w:tab/>
        <w:t>],</w:t>
      </w:r>
    </w:p>
    <w:p w14:paraId="4FA45441" w14:textId="77777777" w:rsidR="00E92AC3" w:rsidRPr="007036CE" w:rsidRDefault="00E92AC3" w:rsidP="00E92AC3">
      <w:pPr>
        <w:pStyle w:val="GOSTScript"/>
      </w:pPr>
      <w:r w:rsidRPr="007036CE">
        <w:tab/>
      </w:r>
      <w:r w:rsidRPr="007036CE">
        <w:tab/>
        <w:t>"ReqGuid": "b0d4ce5d-2757-4688-948c-vv72qba94f86",</w:t>
      </w:r>
    </w:p>
    <w:p w14:paraId="6E41286A" w14:textId="77777777" w:rsidR="00E92AC3" w:rsidRPr="007036CE" w:rsidRDefault="00E92AC3" w:rsidP="00E92AC3">
      <w:pPr>
        <w:pStyle w:val="GOSTScript"/>
      </w:pPr>
      <w:r w:rsidRPr="007036CE">
        <w:tab/>
      </w:r>
      <w:r w:rsidRPr="007036CE">
        <w:tab/>
        <w:t>"DocGuid": "0bd90a7c-e339-34ff-ac39-73029ff81370",</w:t>
      </w:r>
    </w:p>
    <w:p w14:paraId="54B84C70" w14:textId="77777777" w:rsidR="00E92AC3" w:rsidRPr="007036CE" w:rsidRDefault="00E92AC3" w:rsidP="00E92AC3">
      <w:pPr>
        <w:pStyle w:val="GOSTScript"/>
      </w:pPr>
      <w:r w:rsidRPr="007036CE">
        <w:tab/>
      </w:r>
      <w:r w:rsidRPr="007036CE">
        <w:tab/>
        <w:t>"RequestType": "ACCOUNTING",</w:t>
      </w:r>
    </w:p>
    <w:p w14:paraId="3D594E1D" w14:textId="77777777" w:rsidR="00E92AC3" w:rsidRPr="007036CE" w:rsidRDefault="00E92AC3" w:rsidP="00E92AC3">
      <w:pPr>
        <w:pStyle w:val="GOSTScript"/>
      </w:pPr>
      <w:r w:rsidRPr="007036CE">
        <w:tab/>
      </w:r>
      <w:r w:rsidRPr="007036CE">
        <w:tab/>
        <w:t>"TypeDoc": "DBD_ConsolidateInfoFAIP",</w:t>
      </w:r>
    </w:p>
    <w:p w14:paraId="261677D1" w14:textId="77777777" w:rsidR="00E92AC3" w:rsidRPr="007036CE" w:rsidRDefault="00E92AC3" w:rsidP="00E92AC3">
      <w:pPr>
        <w:pStyle w:val="GOSTScript"/>
      </w:pPr>
      <w:r w:rsidRPr="007036CE">
        <w:lastRenderedPageBreak/>
        <w:tab/>
      </w:r>
      <w:r w:rsidRPr="007036CE">
        <w:tab/>
        <w:t>"Stage": "auth",</w:t>
      </w:r>
    </w:p>
    <w:p w14:paraId="46FF5921" w14:textId="77777777" w:rsidR="00E92AC3" w:rsidRPr="007036CE" w:rsidRDefault="00E92AC3" w:rsidP="00E92AC3">
      <w:pPr>
        <w:pStyle w:val="GOSTScript"/>
      </w:pPr>
      <w:r w:rsidRPr="007036CE">
        <w:tab/>
      </w:r>
      <w:r w:rsidRPr="007036CE">
        <w:tab/>
        <w:t>"BalLevContrl": 0,</w:t>
      </w:r>
    </w:p>
    <w:p w14:paraId="4D0B1669" w14:textId="77777777" w:rsidR="00E92AC3" w:rsidRPr="007036CE" w:rsidRDefault="00E92AC3" w:rsidP="00E92AC3">
      <w:pPr>
        <w:pStyle w:val="GOSTScript"/>
      </w:pPr>
      <w:r w:rsidRPr="007036CE">
        <w:tab/>
      </w:r>
      <w:r w:rsidRPr="007036CE">
        <w:tab/>
        <w:t>"Subject": "</w:t>
      </w:r>
      <w:r w:rsidR="0040715D" w:rsidRPr="007036CE">
        <w:t>95</w:t>
      </w:r>
      <w:r w:rsidRPr="007036CE">
        <w:t>00",</w:t>
      </w:r>
    </w:p>
    <w:p w14:paraId="3D67A8AA" w14:textId="77777777" w:rsidR="00E92AC3" w:rsidRPr="007036CE" w:rsidRDefault="00E92AC3" w:rsidP="00E92AC3">
      <w:pPr>
        <w:pStyle w:val="GOSTScript"/>
      </w:pPr>
      <w:r w:rsidRPr="007036CE">
        <w:tab/>
      </w:r>
      <w:r w:rsidRPr="007036CE">
        <w:tab/>
        <w:t>"SettlementDate": "2024-02-05"</w:t>
      </w:r>
    </w:p>
    <w:p w14:paraId="4CBE5886" w14:textId="77777777" w:rsidR="00E92AC3" w:rsidRPr="007036CE" w:rsidRDefault="00E92AC3" w:rsidP="00E92AC3">
      <w:pPr>
        <w:pStyle w:val="GOSTScript"/>
      </w:pPr>
      <w:r w:rsidRPr="007036CE">
        <w:tab/>
        <w:t>},</w:t>
      </w:r>
    </w:p>
    <w:p w14:paraId="3D56F38F" w14:textId="77777777" w:rsidR="00E92AC3" w:rsidRPr="007036CE" w:rsidRDefault="00E92AC3" w:rsidP="00E92AC3">
      <w:pPr>
        <w:pStyle w:val="GOSTScript"/>
      </w:pPr>
      <w:r w:rsidRPr="007036CE">
        <w:tab/>
        <w:t>"document": {</w:t>
      </w:r>
    </w:p>
    <w:p w14:paraId="4BCA777C" w14:textId="77777777" w:rsidR="00E92AC3" w:rsidRPr="007036CE" w:rsidRDefault="00E92AC3" w:rsidP="00E92AC3">
      <w:pPr>
        <w:pStyle w:val="GOSTScript"/>
      </w:pPr>
      <w:r w:rsidRPr="007036CE">
        <w:tab/>
      </w:r>
      <w:r w:rsidRPr="007036CE">
        <w:tab/>
        <w:t>"NUM_DOC": "24-003/41",</w:t>
      </w:r>
    </w:p>
    <w:p w14:paraId="3156B547" w14:textId="77777777" w:rsidR="00E92AC3" w:rsidRPr="007036CE" w:rsidRDefault="00E92AC3" w:rsidP="00E92AC3">
      <w:pPr>
        <w:pStyle w:val="GOSTScript"/>
      </w:pPr>
      <w:r w:rsidRPr="007036CE">
        <w:tab/>
      </w:r>
      <w:r w:rsidRPr="007036CE">
        <w:tab/>
        <w:t>"DATE_DOC": "2024-02-05",</w:t>
      </w:r>
    </w:p>
    <w:p w14:paraId="6675277A" w14:textId="77777777" w:rsidR="00E92AC3" w:rsidRPr="007036CE" w:rsidRDefault="00E92AC3" w:rsidP="00E92AC3">
      <w:pPr>
        <w:pStyle w:val="GOSTScript"/>
      </w:pPr>
      <w:r w:rsidRPr="007036CE">
        <w:tab/>
      </w:r>
      <w:r w:rsidRPr="007036CE">
        <w:tab/>
        <w:t>"DOC_TYPE": "ФИС",</w:t>
      </w:r>
    </w:p>
    <w:p w14:paraId="3778667C" w14:textId="77777777" w:rsidR="00E92AC3" w:rsidRPr="007036CE" w:rsidRDefault="00E92AC3" w:rsidP="00E92AC3">
      <w:pPr>
        <w:pStyle w:val="GOSTScript"/>
      </w:pPr>
      <w:r w:rsidRPr="007036CE">
        <w:tab/>
      </w:r>
      <w:r w:rsidRPr="007036CE">
        <w:tab/>
        <w:t>"ACCESSLEVEL": 0,</w:t>
      </w:r>
    </w:p>
    <w:p w14:paraId="210083DB" w14:textId="77777777" w:rsidR="00E92AC3" w:rsidRPr="007036CE" w:rsidRDefault="00E92AC3" w:rsidP="00E92AC3">
      <w:pPr>
        <w:pStyle w:val="GOSTScript"/>
      </w:pPr>
      <w:r w:rsidRPr="007036CE">
        <w:tab/>
      </w:r>
      <w:r w:rsidRPr="007036CE">
        <w:tab/>
        <w:t>"BUDGET_CODE": "99010001",</w:t>
      </w:r>
    </w:p>
    <w:p w14:paraId="2BCF361C" w14:textId="77777777" w:rsidR="00E92AC3" w:rsidRPr="007036CE" w:rsidRDefault="00E92AC3" w:rsidP="00E92AC3">
      <w:pPr>
        <w:pStyle w:val="GOSTScript"/>
        <w:rPr>
          <w:ins w:id="3627" w:author="Сатлер Марина Викторовна" w:date="2024-07-08T15:42:00Z"/>
        </w:rPr>
      </w:pPr>
      <w:r w:rsidRPr="007036CE">
        <w:tab/>
      </w:r>
      <w:r w:rsidRPr="007036CE">
        <w:tab/>
        <w:t>"EVENT_DATE": "2024-02-05",</w:t>
      </w:r>
    </w:p>
    <w:p w14:paraId="475BA9F0" w14:textId="77777777" w:rsidR="009E7792" w:rsidRPr="007036CE" w:rsidRDefault="009E7792" w:rsidP="00E92AC3">
      <w:pPr>
        <w:pStyle w:val="GOSTScript"/>
      </w:pPr>
      <w:ins w:id="3628" w:author="Сатлер Марина Викторовна" w:date="2024-07-08T15:42:00Z">
        <w:r w:rsidRPr="007036CE">
          <w:tab/>
        </w:r>
        <w:r w:rsidRPr="007036CE">
          <w:tab/>
          <w:t>"NBC": "1",</w:t>
        </w:r>
      </w:ins>
    </w:p>
    <w:p w14:paraId="229326E5" w14:textId="77777777" w:rsidR="00E92AC3" w:rsidRPr="007036CE" w:rsidRDefault="00E92AC3" w:rsidP="00E92AC3">
      <w:pPr>
        <w:pStyle w:val="GOSTScript"/>
      </w:pPr>
      <w:r w:rsidRPr="007036CE">
        <w:tab/>
      </w:r>
      <w:r w:rsidRPr="007036CE">
        <w:tab/>
        <w:t>"SECTION_1": [</w:t>
      </w:r>
    </w:p>
    <w:p w14:paraId="0247D658" w14:textId="77777777" w:rsidR="00E92AC3" w:rsidRPr="007036CE" w:rsidRDefault="00E92AC3" w:rsidP="00E92AC3">
      <w:pPr>
        <w:pStyle w:val="GOSTScript"/>
      </w:pPr>
      <w:r w:rsidRPr="007036CE">
        <w:tab/>
      </w:r>
      <w:r w:rsidRPr="007036CE">
        <w:tab/>
      </w:r>
      <w:r w:rsidRPr="007036CE">
        <w:tab/>
        <w:t>{</w:t>
      </w:r>
    </w:p>
    <w:p w14:paraId="18F69575" w14:textId="77777777" w:rsidR="007E2A51" w:rsidRPr="007036CE" w:rsidRDefault="007E2A51" w:rsidP="00E92AC3">
      <w:pPr>
        <w:pStyle w:val="GOSTScript"/>
      </w:pPr>
      <w:r w:rsidRPr="007036CE">
        <w:tab/>
      </w:r>
      <w:r w:rsidRPr="007036CE">
        <w:tab/>
      </w:r>
      <w:r w:rsidRPr="007036CE">
        <w:tab/>
      </w:r>
      <w:r w:rsidRPr="007036CE">
        <w:tab/>
        <w:t>"SECTION_TYPE": "1",</w:t>
      </w:r>
    </w:p>
    <w:p w14:paraId="46D078C8" w14:textId="77777777" w:rsidR="00E92AC3" w:rsidRPr="007036CE" w:rsidRDefault="00E92AC3" w:rsidP="00E92AC3">
      <w:pPr>
        <w:pStyle w:val="GOSTScript"/>
      </w:pPr>
      <w:r w:rsidRPr="007036CE">
        <w:tab/>
      </w:r>
      <w:r w:rsidRPr="007036CE">
        <w:tab/>
      </w:r>
      <w:r w:rsidRPr="007036CE">
        <w:tab/>
      </w:r>
      <w:r w:rsidRPr="007036CE">
        <w:tab/>
        <w:t>"</w:t>
      </w:r>
      <w:ins w:id="3629" w:author="Сатлер Марина Викторовна" w:date="2024-06-11T14:20:00Z">
        <w:r w:rsidR="00240EDB" w:rsidRPr="007036CE">
          <w:rPr>
            <w:szCs w:val="24"/>
          </w:rPr>
          <w:t>id</w:t>
        </w:r>
      </w:ins>
      <w:del w:id="3630" w:author="Сатлер Марина Викторовна" w:date="2024-06-11T14:20:00Z">
        <w:r w:rsidRPr="007036CE" w:rsidDel="00240EDB">
          <w:delText>ID</w:delText>
        </w:r>
      </w:del>
      <w:r w:rsidRPr="007036CE">
        <w:t>": 1,</w:t>
      </w:r>
    </w:p>
    <w:p w14:paraId="46B661E1" w14:textId="77777777" w:rsidR="00E92AC3" w:rsidRPr="007036CE" w:rsidRDefault="00E92AC3" w:rsidP="00E92AC3">
      <w:pPr>
        <w:pStyle w:val="GOSTScript"/>
      </w:pPr>
      <w:r w:rsidRPr="007036CE">
        <w:tab/>
      </w:r>
      <w:r w:rsidRPr="007036CE">
        <w:tab/>
      </w:r>
      <w:r w:rsidRPr="007036CE">
        <w:tab/>
      </w:r>
      <w:r w:rsidRPr="007036CE">
        <w:tab/>
        <w:t>"NUMBROW": "1",</w:t>
      </w:r>
    </w:p>
    <w:p w14:paraId="5DD5CAAE" w14:textId="77777777" w:rsidR="00E92AC3" w:rsidRPr="007036CE" w:rsidRDefault="00E92AC3" w:rsidP="00E92AC3">
      <w:pPr>
        <w:pStyle w:val="GOSTScript"/>
      </w:pPr>
      <w:r w:rsidRPr="007036CE">
        <w:tab/>
      </w:r>
      <w:r w:rsidRPr="007036CE">
        <w:tab/>
      </w:r>
      <w:r w:rsidRPr="007036CE">
        <w:tab/>
      </w:r>
      <w:r w:rsidRPr="007036CE">
        <w:tab/>
        <w:t>"SIGNKBK": "N",</w:t>
      </w:r>
    </w:p>
    <w:p w14:paraId="6DCD5C29" w14:textId="77777777" w:rsidR="00E92AC3" w:rsidRPr="007036CE" w:rsidRDefault="00E92AC3" w:rsidP="00E92AC3">
      <w:pPr>
        <w:pStyle w:val="GOSTScript"/>
      </w:pPr>
      <w:r w:rsidRPr="007036CE">
        <w:tab/>
      </w:r>
      <w:r w:rsidRPr="007036CE">
        <w:tab/>
      </w:r>
      <w:r w:rsidRPr="007036CE">
        <w:tab/>
      </w:r>
      <w:r w:rsidRPr="007036CE">
        <w:tab/>
        <w:t>"KBK": "10304122430290000414",</w:t>
      </w:r>
    </w:p>
    <w:p w14:paraId="7A5580C2" w14:textId="77777777" w:rsidR="00E92AC3" w:rsidRPr="007036CE" w:rsidRDefault="00E92AC3" w:rsidP="00E92AC3">
      <w:pPr>
        <w:pStyle w:val="GOSTScript"/>
      </w:pPr>
      <w:r w:rsidRPr="007036CE">
        <w:tab/>
      </w:r>
      <w:r w:rsidRPr="007036CE">
        <w:tab/>
      </w:r>
      <w:r w:rsidRPr="007036CE">
        <w:tab/>
      </w:r>
      <w:r w:rsidRPr="007036CE">
        <w:tab/>
        <w:t>"TYPEKBK": "11",</w:t>
      </w:r>
    </w:p>
    <w:p w14:paraId="3D399A06" w14:textId="77777777" w:rsidR="00E92AC3" w:rsidRPr="007036CE" w:rsidRDefault="00E92AC3" w:rsidP="00E92AC3">
      <w:pPr>
        <w:pStyle w:val="GOSTScript"/>
      </w:pPr>
      <w:r w:rsidRPr="007036CE">
        <w:tab/>
      </w:r>
      <w:r w:rsidRPr="007036CE">
        <w:tab/>
      </w:r>
      <w:r w:rsidRPr="007036CE">
        <w:tab/>
      </w:r>
      <w:r w:rsidRPr="007036CE">
        <w:tab/>
        <w:t>"OKSCODE": "000000000000211538",</w:t>
      </w:r>
    </w:p>
    <w:p w14:paraId="65D6A248" w14:textId="77777777" w:rsidR="00E92AC3" w:rsidRPr="007036CE" w:rsidRDefault="00E92AC3" w:rsidP="00E92AC3">
      <w:pPr>
        <w:pStyle w:val="GOSTScript"/>
      </w:pPr>
      <w:r w:rsidRPr="007036CE">
        <w:tab/>
      </w:r>
      <w:r w:rsidRPr="007036CE">
        <w:tab/>
      </w:r>
      <w:r w:rsidRPr="007036CE">
        <w:tab/>
      </w:r>
      <w:r w:rsidRPr="007036CE">
        <w:tab/>
        <w:t>"PA": "01951001031",</w:t>
      </w:r>
    </w:p>
    <w:p w14:paraId="761C96A5" w14:textId="77777777" w:rsidR="00E92AC3" w:rsidRPr="007036CE" w:rsidRDefault="00E92AC3" w:rsidP="00E92AC3">
      <w:pPr>
        <w:pStyle w:val="GOSTScript"/>
      </w:pPr>
      <w:r w:rsidRPr="007036CE">
        <w:tab/>
      </w:r>
      <w:r w:rsidRPr="007036CE">
        <w:tab/>
      </w:r>
      <w:r w:rsidRPr="007036CE">
        <w:tab/>
      </w:r>
      <w:r w:rsidRPr="007036CE">
        <w:tab/>
        <w:t xml:space="preserve">"CONTUR": </w:t>
      </w:r>
      <w:ins w:id="3631" w:author="Сатлер Марина Викторовна" w:date="2024-02-28T19:05:00Z">
        <w:r w:rsidR="007560C3" w:rsidRPr="007036CE">
          <w:t>"</w:t>
        </w:r>
      </w:ins>
      <w:r w:rsidRPr="007036CE">
        <w:t>1</w:t>
      </w:r>
      <w:ins w:id="3632" w:author="Сатлер Марина Викторовна" w:date="2024-02-28T19:05:00Z">
        <w:r w:rsidR="007560C3" w:rsidRPr="007036CE">
          <w:t>"</w:t>
        </w:r>
      </w:ins>
      <w:r w:rsidRPr="007036CE">
        <w:t>,</w:t>
      </w:r>
    </w:p>
    <w:p w14:paraId="41CC26C3" w14:textId="77777777" w:rsidR="00E92AC3" w:rsidRPr="007036CE" w:rsidRDefault="00E92AC3" w:rsidP="00E92AC3">
      <w:pPr>
        <w:pStyle w:val="GOSTScript"/>
      </w:pPr>
      <w:r w:rsidRPr="007036CE">
        <w:tab/>
      </w:r>
      <w:r w:rsidRPr="007036CE">
        <w:tab/>
      </w:r>
      <w:r w:rsidRPr="007036CE">
        <w:tab/>
      </w:r>
      <w:r w:rsidRPr="007036CE">
        <w:tab/>
        <w:t xml:space="preserve">"SUM_1": </w:t>
      </w:r>
      <w:del w:id="3633" w:author="Сатлер Марина Викторовна" w:date="2024-07-08T15:42:00Z">
        <w:r w:rsidRPr="007036CE" w:rsidDel="009E7792">
          <w:delText>5000</w:delText>
        </w:r>
      </w:del>
      <w:r w:rsidRPr="007036CE">
        <w:t>0.00,</w:t>
      </w:r>
    </w:p>
    <w:p w14:paraId="4FF7D331" w14:textId="77777777" w:rsidR="00E92AC3" w:rsidRPr="007036CE" w:rsidRDefault="00E92AC3" w:rsidP="00E92AC3">
      <w:pPr>
        <w:pStyle w:val="GOSTScript"/>
      </w:pPr>
      <w:r w:rsidRPr="007036CE">
        <w:tab/>
      </w:r>
      <w:r w:rsidRPr="007036CE">
        <w:tab/>
      </w:r>
      <w:r w:rsidRPr="007036CE">
        <w:tab/>
      </w:r>
      <w:r w:rsidRPr="007036CE">
        <w:tab/>
        <w:t>"SUM_2": 50000.00,</w:t>
      </w:r>
    </w:p>
    <w:p w14:paraId="716DDC29" w14:textId="77777777" w:rsidR="00E92AC3" w:rsidRPr="007036CE" w:rsidDel="009E7792" w:rsidRDefault="00E92AC3" w:rsidP="009E7792">
      <w:pPr>
        <w:pStyle w:val="GOSTScript"/>
        <w:rPr>
          <w:del w:id="3634" w:author="Сатлер Марина Викторовна" w:date="2024-07-08T15:42:00Z"/>
        </w:rPr>
      </w:pPr>
      <w:r w:rsidRPr="007036CE">
        <w:tab/>
      </w:r>
      <w:r w:rsidRPr="007036CE">
        <w:tab/>
      </w:r>
      <w:r w:rsidRPr="007036CE">
        <w:tab/>
      </w:r>
      <w:r w:rsidRPr="007036CE">
        <w:tab/>
        <w:t>"SUM_3": 50000.00</w:t>
      </w:r>
      <w:del w:id="3635" w:author="Сатлер Марина Викторовна" w:date="2024-07-08T15:42:00Z">
        <w:r w:rsidRPr="007036CE" w:rsidDel="009E7792">
          <w:delText>,</w:delText>
        </w:r>
      </w:del>
    </w:p>
    <w:p w14:paraId="1EA3F72D" w14:textId="77777777" w:rsidR="00E92AC3" w:rsidRPr="007036CE" w:rsidRDefault="00E92AC3" w:rsidP="009E7792">
      <w:pPr>
        <w:pStyle w:val="GOSTScript"/>
      </w:pPr>
      <w:del w:id="3636" w:author="Сатлер Марина Викторовна" w:date="2024-07-08T15:42:00Z">
        <w:r w:rsidRPr="007036CE" w:rsidDel="009E7792">
          <w:tab/>
        </w:r>
        <w:r w:rsidRPr="007036CE" w:rsidDel="009E7792">
          <w:tab/>
        </w:r>
        <w:r w:rsidRPr="007036CE" w:rsidDel="009E7792">
          <w:tab/>
        </w:r>
        <w:r w:rsidRPr="007036CE" w:rsidDel="009E7792">
          <w:tab/>
          <w:delText>"SUM_4": 0.00</w:delText>
        </w:r>
      </w:del>
    </w:p>
    <w:p w14:paraId="134E2A94" w14:textId="77777777" w:rsidR="00E92AC3" w:rsidRPr="007036CE" w:rsidRDefault="00E92AC3" w:rsidP="00E92AC3">
      <w:pPr>
        <w:pStyle w:val="GOSTScript"/>
      </w:pPr>
      <w:r w:rsidRPr="007036CE">
        <w:tab/>
      </w:r>
      <w:r w:rsidRPr="007036CE">
        <w:tab/>
      </w:r>
      <w:r w:rsidRPr="007036CE">
        <w:tab/>
        <w:t>},</w:t>
      </w:r>
    </w:p>
    <w:p w14:paraId="38C43034" w14:textId="77777777" w:rsidR="00E92AC3" w:rsidRPr="007036CE" w:rsidRDefault="00E92AC3" w:rsidP="00E92AC3">
      <w:pPr>
        <w:pStyle w:val="GOSTScript"/>
      </w:pPr>
      <w:r w:rsidRPr="007036CE">
        <w:tab/>
      </w:r>
      <w:r w:rsidRPr="007036CE">
        <w:tab/>
      </w:r>
      <w:r w:rsidRPr="007036CE">
        <w:tab/>
        <w:t>{</w:t>
      </w:r>
    </w:p>
    <w:p w14:paraId="597A1CD2" w14:textId="77777777" w:rsidR="006C1FB9" w:rsidRPr="007036CE" w:rsidRDefault="006C1FB9" w:rsidP="00E92AC3">
      <w:pPr>
        <w:pStyle w:val="GOSTScript"/>
      </w:pPr>
      <w:r w:rsidRPr="007036CE">
        <w:tab/>
      </w:r>
      <w:r w:rsidRPr="007036CE">
        <w:tab/>
      </w:r>
      <w:r w:rsidRPr="007036CE">
        <w:tab/>
      </w:r>
      <w:r w:rsidRPr="007036CE">
        <w:tab/>
        <w:t>"SECTION_TYPE": "1"</w:t>
      </w:r>
      <w:ins w:id="3637" w:author="Сатлер Марина Викторовна" w:date="2024-07-08T15:43:00Z">
        <w:r w:rsidR="009E7792" w:rsidRPr="007036CE">
          <w:t>,</w:t>
        </w:r>
      </w:ins>
    </w:p>
    <w:p w14:paraId="3CB08DA4" w14:textId="77777777" w:rsidR="00E92AC3" w:rsidRPr="007036CE" w:rsidRDefault="00E92AC3" w:rsidP="00E92AC3">
      <w:pPr>
        <w:pStyle w:val="GOSTScript"/>
      </w:pPr>
      <w:r w:rsidRPr="007036CE">
        <w:tab/>
      </w:r>
      <w:r w:rsidRPr="007036CE">
        <w:tab/>
      </w:r>
      <w:r w:rsidRPr="007036CE">
        <w:tab/>
      </w:r>
      <w:r w:rsidRPr="007036CE">
        <w:tab/>
        <w:t>"</w:t>
      </w:r>
      <w:ins w:id="3638" w:author="Сатлер Марина Викторовна" w:date="2024-06-11T14:20:00Z">
        <w:r w:rsidR="00240EDB" w:rsidRPr="007036CE">
          <w:rPr>
            <w:szCs w:val="24"/>
          </w:rPr>
          <w:t>id</w:t>
        </w:r>
      </w:ins>
      <w:del w:id="3639" w:author="Сатлер Марина Викторовна" w:date="2024-06-11T14:20:00Z">
        <w:r w:rsidRPr="007036CE" w:rsidDel="00240EDB">
          <w:delText>ID</w:delText>
        </w:r>
      </w:del>
      <w:r w:rsidRPr="007036CE">
        <w:t>": 2,</w:t>
      </w:r>
    </w:p>
    <w:p w14:paraId="5C368EE3" w14:textId="77777777" w:rsidR="00E92AC3" w:rsidRPr="007036CE" w:rsidRDefault="00E92AC3" w:rsidP="00E92AC3">
      <w:pPr>
        <w:pStyle w:val="GOSTScript"/>
      </w:pPr>
      <w:r w:rsidRPr="007036CE">
        <w:tab/>
      </w:r>
      <w:r w:rsidRPr="007036CE">
        <w:tab/>
      </w:r>
      <w:r w:rsidRPr="007036CE">
        <w:tab/>
      </w:r>
      <w:r w:rsidRPr="007036CE">
        <w:tab/>
        <w:t>"NUMBROW": "2",</w:t>
      </w:r>
    </w:p>
    <w:p w14:paraId="34149127" w14:textId="77777777" w:rsidR="00E92AC3" w:rsidRPr="007036CE" w:rsidRDefault="00E92AC3" w:rsidP="00E92AC3">
      <w:pPr>
        <w:pStyle w:val="GOSTScript"/>
      </w:pPr>
      <w:r w:rsidRPr="007036CE">
        <w:tab/>
      </w:r>
      <w:r w:rsidRPr="007036CE">
        <w:tab/>
      </w:r>
      <w:r w:rsidRPr="007036CE">
        <w:tab/>
      </w:r>
      <w:r w:rsidRPr="007036CE">
        <w:tab/>
        <w:t>"SIGNKBK": "N",</w:t>
      </w:r>
    </w:p>
    <w:p w14:paraId="14115438" w14:textId="77777777" w:rsidR="00E92AC3" w:rsidRPr="007036CE" w:rsidRDefault="00E92AC3" w:rsidP="00E92AC3">
      <w:pPr>
        <w:pStyle w:val="GOSTScript"/>
      </w:pPr>
      <w:r w:rsidRPr="007036CE">
        <w:tab/>
      </w:r>
      <w:r w:rsidRPr="007036CE">
        <w:tab/>
      </w:r>
      <w:r w:rsidRPr="007036CE">
        <w:tab/>
      </w:r>
      <w:r w:rsidRPr="007036CE">
        <w:tab/>
        <w:t>"KBK": "</w:t>
      </w:r>
      <w:r w:rsidR="00EA306B" w:rsidRPr="007036CE">
        <w:t>10305122430290000414</w:t>
      </w:r>
      <w:r w:rsidRPr="007036CE">
        <w:t>",</w:t>
      </w:r>
    </w:p>
    <w:p w14:paraId="77D8B405" w14:textId="77777777" w:rsidR="00E92AC3" w:rsidRPr="007036CE" w:rsidRDefault="00E92AC3" w:rsidP="00E92AC3">
      <w:pPr>
        <w:pStyle w:val="GOSTScript"/>
      </w:pPr>
      <w:r w:rsidRPr="007036CE">
        <w:tab/>
      </w:r>
      <w:r w:rsidRPr="007036CE">
        <w:tab/>
      </w:r>
      <w:r w:rsidRPr="007036CE">
        <w:tab/>
      </w:r>
      <w:r w:rsidRPr="007036CE">
        <w:tab/>
        <w:t>"TYPEKBK": "11",</w:t>
      </w:r>
    </w:p>
    <w:p w14:paraId="4F7F0F30" w14:textId="77777777" w:rsidR="00E92AC3" w:rsidRPr="007036CE" w:rsidRDefault="00E92AC3" w:rsidP="00E92AC3">
      <w:pPr>
        <w:pStyle w:val="GOSTScript"/>
      </w:pPr>
      <w:r w:rsidRPr="007036CE">
        <w:tab/>
      </w:r>
      <w:r w:rsidRPr="007036CE">
        <w:tab/>
      </w:r>
      <w:r w:rsidRPr="007036CE">
        <w:tab/>
      </w:r>
      <w:r w:rsidRPr="007036CE">
        <w:tab/>
        <w:t>"OKSCODE": "000000000000211538",</w:t>
      </w:r>
    </w:p>
    <w:p w14:paraId="58768984" w14:textId="77777777" w:rsidR="00E92AC3" w:rsidRPr="007036CE" w:rsidRDefault="00E92AC3" w:rsidP="00E92AC3">
      <w:pPr>
        <w:pStyle w:val="GOSTScript"/>
      </w:pPr>
      <w:r w:rsidRPr="007036CE">
        <w:lastRenderedPageBreak/>
        <w:tab/>
      </w:r>
      <w:r w:rsidRPr="007036CE">
        <w:tab/>
      </w:r>
      <w:r w:rsidRPr="007036CE">
        <w:tab/>
      </w:r>
      <w:r w:rsidRPr="007036CE">
        <w:tab/>
        <w:t>"PA": "01951001031",</w:t>
      </w:r>
    </w:p>
    <w:p w14:paraId="56866811" w14:textId="77777777" w:rsidR="00E92AC3" w:rsidRPr="007036CE" w:rsidRDefault="00E92AC3" w:rsidP="00E92AC3">
      <w:pPr>
        <w:pStyle w:val="GOSTScript"/>
      </w:pPr>
      <w:r w:rsidRPr="007036CE">
        <w:tab/>
      </w:r>
      <w:r w:rsidRPr="007036CE">
        <w:tab/>
      </w:r>
      <w:r w:rsidRPr="007036CE">
        <w:tab/>
      </w:r>
      <w:r w:rsidRPr="007036CE">
        <w:tab/>
        <w:t xml:space="preserve">"CONTUR": </w:t>
      </w:r>
      <w:ins w:id="3640" w:author="Сатлер Марина Викторовна" w:date="2024-02-28T19:05:00Z">
        <w:r w:rsidR="007560C3" w:rsidRPr="007036CE">
          <w:t>"</w:t>
        </w:r>
      </w:ins>
      <w:r w:rsidRPr="007036CE">
        <w:t>1</w:t>
      </w:r>
      <w:ins w:id="3641" w:author="Сатлер Марина Викторовна" w:date="2024-02-28T19:05:00Z">
        <w:r w:rsidR="007560C3" w:rsidRPr="007036CE">
          <w:t>"</w:t>
        </w:r>
      </w:ins>
      <w:r w:rsidRPr="007036CE">
        <w:t>,</w:t>
      </w:r>
    </w:p>
    <w:p w14:paraId="7D532937" w14:textId="77777777" w:rsidR="00E92AC3" w:rsidRPr="007036CE" w:rsidRDefault="00E92AC3" w:rsidP="00E92AC3">
      <w:pPr>
        <w:pStyle w:val="GOSTScript"/>
      </w:pPr>
      <w:r w:rsidRPr="007036CE">
        <w:tab/>
      </w:r>
      <w:r w:rsidRPr="007036CE">
        <w:tab/>
      </w:r>
      <w:r w:rsidRPr="007036CE">
        <w:tab/>
      </w:r>
      <w:r w:rsidRPr="007036CE">
        <w:tab/>
        <w:t xml:space="preserve">"SUM_1": </w:t>
      </w:r>
      <w:del w:id="3642" w:author="Сатлер Марина Викторовна" w:date="2024-07-08T15:42:00Z">
        <w:r w:rsidRPr="007036CE" w:rsidDel="009E7792">
          <w:delText>1000</w:delText>
        </w:r>
      </w:del>
      <w:r w:rsidRPr="007036CE">
        <w:t>0.00,</w:t>
      </w:r>
    </w:p>
    <w:p w14:paraId="7A612966" w14:textId="77777777" w:rsidR="00E92AC3" w:rsidRPr="007036CE" w:rsidRDefault="00E92AC3" w:rsidP="00E92AC3">
      <w:pPr>
        <w:pStyle w:val="GOSTScript"/>
      </w:pPr>
      <w:r w:rsidRPr="007036CE">
        <w:tab/>
      </w:r>
      <w:r w:rsidRPr="007036CE">
        <w:tab/>
      </w:r>
      <w:r w:rsidRPr="007036CE">
        <w:tab/>
      </w:r>
      <w:r w:rsidRPr="007036CE">
        <w:tab/>
        <w:t>"SUM_2": 2000.00,</w:t>
      </w:r>
    </w:p>
    <w:p w14:paraId="7C7E2929" w14:textId="77777777" w:rsidR="00E92AC3" w:rsidRPr="007036CE" w:rsidDel="009E7792" w:rsidRDefault="00E92AC3" w:rsidP="009E7792">
      <w:pPr>
        <w:pStyle w:val="GOSTScript"/>
        <w:rPr>
          <w:del w:id="3643" w:author="Сатлер Марина Викторовна" w:date="2024-07-08T15:42:00Z"/>
        </w:rPr>
      </w:pPr>
      <w:r w:rsidRPr="007036CE">
        <w:tab/>
      </w:r>
      <w:r w:rsidRPr="007036CE">
        <w:tab/>
      </w:r>
      <w:r w:rsidRPr="007036CE">
        <w:tab/>
      </w:r>
      <w:r w:rsidRPr="007036CE">
        <w:tab/>
        <w:t>"SUM_3": 100.00</w:t>
      </w:r>
      <w:del w:id="3644" w:author="Сатлер Марина Викторовна" w:date="2024-07-08T15:42:00Z">
        <w:r w:rsidRPr="007036CE" w:rsidDel="009E7792">
          <w:delText>,</w:delText>
        </w:r>
      </w:del>
    </w:p>
    <w:p w14:paraId="0EFDF485" w14:textId="77777777" w:rsidR="00E92AC3" w:rsidRPr="007036CE" w:rsidRDefault="00E92AC3" w:rsidP="009E7792">
      <w:pPr>
        <w:pStyle w:val="GOSTScript"/>
      </w:pPr>
      <w:del w:id="3645" w:author="Сатлер Марина Викторовна" w:date="2024-07-08T15:42:00Z">
        <w:r w:rsidRPr="007036CE" w:rsidDel="009E7792">
          <w:tab/>
        </w:r>
        <w:r w:rsidRPr="007036CE" w:rsidDel="009E7792">
          <w:tab/>
        </w:r>
        <w:r w:rsidRPr="007036CE" w:rsidDel="009E7792">
          <w:tab/>
        </w:r>
        <w:r w:rsidRPr="007036CE" w:rsidDel="009E7792">
          <w:tab/>
          <w:delText>"SUM_4": 0.00</w:delText>
        </w:r>
      </w:del>
    </w:p>
    <w:p w14:paraId="3F9A5813" w14:textId="77777777" w:rsidR="00E92AC3" w:rsidRPr="007036CE" w:rsidRDefault="00E92AC3" w:rsidP="005F6467">
      <w:pPr>
        <w:pStyle w:val="GOSTScript"/>
      </w:pPr>
      <w:r w:rsidRPr="007036CE">
        <w:tab/>
      </w:r>
      <w:r w:rsidRPr="007036CE">
        <w:tab/>
      </w:r>
      <w:r w:rsidRPr="007036CE">
        <w:tab/>
        <w:t>}</w:t>
      </w:r>
    </w:p>
    <w:p w14:paraId="1F31AEDD" w14:textId="77777777" w:rsidR="00E92AC3" w:rsidRPr="007036CE" w:rsidRDefault="00E92AC3" w:rsidP="00E92AC3">
      <w:pPr>
        <w:pStyle w:val="GOSTScript"/>
      </w:pPr>
      <w:r w:rsidRPr="007036CE">
        <w:tab/>
      </w:r>
      <w:r w:rsidRPr="007036CE">
        <w:tab/>
        <w:t>],</w:t>
      </w:r>
    </w:p>
    <w:p w14:paraId="500E2595" w14:textId="77777777" w:rsidR="00E92AC3" w:rsidRPr="007036CE" w:rsidRDefault="00E92AC3" w:rsidP="00E92AC3">
      <w:pPr>
        <w:pStyle w:val="GOSTScript"/>
      </w:pPr>
      <w:r w:rsidRPr="007036CE">
        <w:tab/>
      </w:r>
      <w:r w:rsidRPr="007036CE">
        <w:tab/>
        <w:t>"SECTION_2": [</w:t>
      </w:r>
    </w:p>
    <w:p w14:paraId="49C4A20A" w14:textId="77777777" w:rsidR="00E92AC3" w:rsidRPr="007036CE" w:rsidRDefault="00E92AC3" w:rsidP="00E92AC3">
      <w:pPr>
        <w:pStyle w:val="GOSTScript"/>
      </w:pPr>
      <w:r w:rsidRPr="007036CE">
        <w:tab/>
      </w:r>
      <w:r w:rsidRPr="007036CE">
        <w:tab/>
      </w:r>
      <w:r w:rsidRPr="007036CE">
        <w:tab/>
        <w:t>{</w:t>
      </w:r>
    </w:p>
    <w:p w14:paraId="17893C77" w14:textId="77777777" w:rsidR="006C1FB9" w:rsidRPr="007036CE" w:rsidRDefault="006C1FB9" w:rsidP="00E92AC3">
      <w:pPr>
        <w:pStyle w:val="GOSTScript"/>
      </w:pPr>
      <w:r w:rsidRPr="007036CE">
        <w:tab/>
      </w:r>
      <w:r w:rsidRPr="007036CE">
        <w:tab/>
      </w:r>
      <w:r w:rsidRPr="007036CE">
        <w:tab/>
      </w:r>
      <w:r w:rsidRPr="007036CE">
        <w:tab/>
        <w:t>"SECTION_TYPE": "2"</w:t>
      </w:r>
      <w:ins w:id="3646" w:author="Сатлер Марина Викторовна" w:date="2024-07-08T15:43:00Z">
        <w:r w:rsidR="009E7792" w:rsidRPr="007036CE">
          <w:t>,</w:t>
        </w:r>
      </w:ins>
    </w:p>
    <w:p w14:paraId="06E16B1D" w14:textId="77777777" w:rsidR="00E92AC3" w:rsidRPr="007036CE" w:rsidRDefault="00E92AC3" w:rsidP="00E92AC3">
      <w:pPr>
        <w:pStyle w:val="GOSTScript"/>
      </w:pPr>
      <w:r w:rsidRPr="007036CE">
        <w:tab/>
      </w:r>
      <w:r w:rsidRPr="007036CE">
        <w:tab/>
      </w:r>
      <w:r w:rsidRPr="007036CE">
        <w:tab/>
      </w:r>
      <w:r w:rsidRPr="007036CE">
        <w:tab/>
        <w:t>"</w:t>
      </w:r>
      <w:ins w:id="3647" w:author="Сатлер Марина Викторовна" w:date="2024-06-11T14:21:00Z">
        <w:r w:rsidR="00240EDB" w:rsidRPr="007036CE">
          <w:rPr>
            <w:szCs w:val="24"/>
          </w:rPr>
          <w:t>id</w:t>
        </w:r>
      </w:ins>
      <w:del w:id="3648" w:author="Сатлер Марина Викторовна" w:date="2024-06-11T14:21:00Z">
        <w:r w:rsidRPr="007036CE" w:rsidDel="00240EDB">
          <w:delText>ID</w:delText>
        </w:r>
      </w:del>
      <w:r w:rsidRPr="007036CE">
        <w:t>": 1,</w:t>
      </w:r>
    </w:p>
    <w:p w14:paraId="10D6EEC3" w14:textId="77777777" w:rsidR="00E92AC3" w:rsidRPr="007036CE" w:rsidRDefault="00E92AC3" w:rsidP="00E92AC3">
      <w:pPr>
        <w:pStyle w:val="GOSTScript"/>
      </w:pPr>
      <w:r w:rsidRPr="007036CE">
        <w:tab/>
      </w:r>
      <w:r w:rsidRPr="007036CE">
        <w:tab/>
      </w:r>
      <w:r w:rsidRPr="007036CE">
        <w:tab/>
      </w:r>
      <w:r w:rsidRPr="007036CE">
        <w:tab/>
        <w:t>"NUMBROW": "1",</w:t>
      </w:r>
    </w:p>
    <w:p w14:paraId="20925D4C" w14:textId="77777777" w:rsidR="00E92AC3" w:rsidRPr="007036CE" w:rsidRDefault="00E92AC3" w:rsidP="00E92AC3">
      <w:pPr>
        <w:pStyle w:val="GOSTScript"/>
      </w:pPr>
      <w:r w:rsidRPr="007036CE">
        <w:tab/>
      </w:r>
      <w:r w:rsidRPr="007036CE">
        <w:tab/>
      </w:r>
      <w:r w:rsidRPr="007036CE">
        <w:tab/>
      </w:r>
      <w:r w:rsidRPr="007036CE">
        <w:tab/>
        <w:t>"SIGNKBK": "N",</w:t>
      </w:r>
    </w:p>
    <w:p w14:paraId="2A11F7C4" w14:textId="77777777" w:rsidR="00E92AC3" w:rsidRPr="007036CE" w:rsidRDefault="00E92AC3" w:rsidP="00E92AC3">
      <w:pPr>
        <w:pStyle w:val="GOSTScript"/>
      </w:pPr>
      <w:r w:rsidRPr="007036CE">
        <w:tab/>
      </w:r>
      <w:r w:rsidRPr="007036CE">
        <w:tab/>
      </w:r>
      <w:r w:rsidRPr="007036CE">
        <w:tab/>
      </w:r>
      <w:r w:rsidRPr="007036CE">
        <w:tab/>
        <w:t>"KBK": "10304122430294009414",</w:t>
      </w:r>
    </w:p>
    <w:p w14:paraId="0E5AD4CD" w14:textId="77777777" w:rsidR="00E92AC3" w:rsidRPr="007036CE" w:rsidRDefault="00E92AC3" w:rsidP="00E92AC3">
      <w:pPr>
        <w:pStyle w:val="GOSTScript"/>
      </w:pPr>
      <w:r w:rsidRPr="007036CE">
        <w:tab/>
      </w:r>
      <w:r w:rsidRPr="007036CE">
        <w:tab/>
      </w:r>
      <w:r w:rsidRPr="007036CE">
        <w:tab/>
      </w:r>
      <w:r w:rsidRPr="007036CE">
        <w:tab/>
        <w:t>"TYPEKBK": "11",</w:t>
      </w:r>
    </w:p>
    <w:p w14:paraId="4DA27199" w14:textId="77777777" w:rsidR="00E92AC3" w:rsidRPr="007036CE" w:rsidRDefault="00E92AC3" w:rsidP="00E92AC3">
      <w:pPr>
        <w:pStyle w:val="GOSTScript"/>
      </w:pPr>
      <w:r w:rsidRPr="007036CE">
        <w:tab/>
      </w:r>
      <w:r w:rsidRPr="007036CE">
        <w:tab/>
      </w:r>
      <w:r w:rsidRPr="007036CE">
        <w:tab/>
      </w:r>
      <w:r w:rsidRPr="007036CE">
        <w:tab/>
        <w:t>"OKSCODE": "000000000000211538",</w:t>
      </w:r>
    </w:p>
    <w:p w14:paraId="6BECCC1A" w14:textId="77777777" w:rsidR="00E92AC3" w:rsidRPr="007036CE" w:rsidRDefault="00E92AC3" w:rsidP="00E92AC3">
      <w:pPr>
        <w:pStyle w:val="GOSTScript"/>
      </w:pPr>
      <w:r w:rsidRPr="007036CE">
        <w:tab/>
      </w:r>
      <w:r w:rsidRPr="007036CE">
        <w:tab/>
      </w:r>
      <w:r w:rsidRPr="007036CE">
        <w:tab/>
      </w:r>
      <w:r w:rsidRPr="007036CE">
        <w:tab/>
        <w:t>"PA": "01951001031",</w:t>
      </w:r>
    </w:p>
    <w:p w14:paraId="765EF342" w14:textId="77777777" w:rsidR="00E92AC3" w:rsidRPr="007036CE" w:rsidRDefault="00E92AC3" w:rsidP="00E92AC3">
      <w:pPr>
        <w:pStyle w:val="GOSTScript"/>
      </w:pPr>
      <w:r w:rsidRPr="007036CE">
        <w:tab/>
      </w:r>
      <w:r w:rsidRPr="007036CE">
        <w:tab/>
      </w:r>
      <w:r w:rsidRPr="007036CE">
        <w:tab/>
      </w:r>
      <w:r w:rsidRPr="007036CE">
        <w:tab/>
        <w:t xml:space="preserve">"CONTUR": </w:t>
      </w:r>
      <w:ins w:id="3649" w:author="Сатлер Марина Викторовна" w:date="2024-02-28T19:05:00Z">
        <w:r w:rsidR="007560C3" w:rsidRPr="007036CE">
          <w:t>"</w:t>
        </w:r>
      </w:ins>
      <w:r w:rsidRPr="007036CE">
        <w:t>1</w:t>
      </w:r>
      <w:ins w:id="3650" w:author="Сатлер Марина Викторовна" w:date="2024-02-28T19:05:00Z">
        <w:r w:rsidR="007560C3" w:rsidRPr="007036CE">
          <w:t>"</w:t>
        </w:r>
      </w:ins>
      <w:r w:rsidRPr="007036CE">
        <w:t>,</w:t>
      </w:r>
    </w:p>
    <w:p w14:paraId="33A727E2" w14:textId="77777777" w:rsidR="00E92AC3" w:rsidRPr="007036CE" w:rsidRDefault="00E92AC3" w:rsidP="00E92AC3">
      <w:pPr>
        <w:pStyle w:val="GOSTScript"/>
      </w:pPr>
      <w:r w:rsidRPr="007036CE">
        <w:tab/>
      </w:r>
      <w:r w:rsidRPr="007036CE">
        <w:tab/>
      </w:r>
      <w:r w:rsidRPr="007036CE">
        <w:tab/>
      </w:r>
      <w:r w:rsidRPr="007036CE">
        <w:tab/>
        <w:t xml:space="preserve">"SUM_1": </w:t>
      </w:r>
      <w:del w:id="3651" w:author="Сатлер Марина Викторовна" w:date="2024-07-08T15:42:00Z">
        <w:r w:rsidRPr="007036CE" w:rsidDel="009E7792">
          <w:delText>3000</w:delText>
        </w:r>
      </w:del>
      <w:r w:rsidRPr="007036CE">
        <w:t>0.00,</w:t>
      </w:r>
    </w:p>
    <w:p w14:paraId="2EB1DB26" w14:textId="77777777" w:rsidR="00E92AC3" w:rsidRPr="007036CE" w:rsidRDefault="00E92AC3" w:rsidP="00E92AC3">
      <w:pPr>
        <w:pStyle w:val="GOSTScript"/>
      </w:pPr>
      <w:r w:rsidRPr="007036CE">
        <w:tab/>
      </w:r>
      <w:r w:rsidRPr="007036CE">
        <w:tab/>
      </w:r>
      <w:r w:rsidRPr="007036CE">
        <w:tab/>
      </w:r>
      <w:r w:rsidRPr="007036CE">
        <w:tab/>
        <w:t>"SUM_2": 10000.00,</w:t>
      </w:r>
    </w:p>
    <w:p w14:paraId="783116AB" w14:textId="77777777" w:rsidR="00E92AC3" w:rsidRPr="007036CE" w:rsidDel="009E7792" w:rsidRDefault="00E92AC3" w:rsidP="009E7792">
      <w:pPr>
        <w:pStyle w:val="GOSTScript"/>
        <w:rPr>
          <w:del w:id="3652" w:author="Сатлер Марина Викторовна" w:date="2024-07-08T15:42:00Z"/>
        </w:rPr>
      </w:pPr>
      <w:r w:rsidRPr="007036CE">
        <w:tab/>
      </w:r>
      <w:r w:rsidRPr="007036CE">
        <w:tab/>
      </w:r>
      <w:r w:rsidRPr="007036CE">
        <w:tab/>
      </w:r>
      <w:r w:rsidRPr="007036CE">
        <w:tab/>
        <w:t>"SUM_3": 85000.00</w:t>
      </w:r>
      <w:del w:id="3653" w:author="Сатлер Марина Викторовна" w:date="2024-07-08T15:42:00Z">
        <w:r w:rsidRPr="007036CE" w:rsidDel="009E7792">
          <w:delText>,</w:delText>
        </w:r>
      </w:del>
    </w:p>
    <w:p w14:paraId="0E3FA479" w14:textId="77777777" w:rsidR="00E92AC3" w:rsidRPr="007036CE" w:rsidRDefault="00E92AC3" w:rsidP="009E7792">
      <w:pPr>
        <w:pStyle w:val="GOSTScript"/>
      </w:pPr>
      <w:del w:id="3654" w:author="Сатлер Марина Викторовна" w:date="2024-07-08T15:42:00Z">
        <w:r w:rsidRPr="007036CE" w:rsidDel="009E7792">
          <w:tab/>
        </w:r>
        <w:r w:rsidRPr="007036CE" w:rsidDel="009E7792">
          <w:tab/>
        </w:r>
        <w:r w:rsidRPr="007036CE" w:rsidDel="009E7792">
          <w:tab/>
        </w:r>
        <w:r w:rsidRPr="007036CE" w:rsidDel="009E7792">
          <w:tab/>
          <w:delText>"SUM_4": 0.00</w:delText>
        </w:r>
      </w:del>
    </w:p>
    <w:p w14:paraId="3A955D4C" w14:textId="77777777" w:rsidR="00E92AC3" w:rsidRPr="007036CE" w:rsidRDefault="00E92AC3" w:rsidP="00E92AC3">
      <w:pPr>
        <w:pStyle w:val="GOSTScript"/>
      </w:pPr>
      <w:r w:rsidRPr="007036CE">
        <w:tab/>
      </w:r>
      <w:r w:rsidRPr="007036CE">
        <w:tab/>
      </w:r>
      <w:r w:rsidRPr="007036CE">
        <w:tab/>
        <w:t>},</w:t>
      </w:r>
    </w:p>
    <w:p w14:paraId="0F28EDF3" w14:textId="77777777" w:rsidR="00E92AC3" w:rsidRPr="007036CE" w:rsidRDefault="00E92AC3" w:rsidP="00E92AC3">
      <w:pPr>
        <w:pStyle w:val="GOSTScript"/>
      </w:pPr>
      <w:r w:rsidRPr="007036CE">
        <w:tab/>
      </w:r>
      <w:r w:rsidRPr="007036CE">
        <w:tab/>
      </w:r>
      <w:r w:rsidRPr="007036CE">
        <w:tab/>
        <w:t>{</w:t>
      </w:r>
    </w:p>
    <w:p w14:paraId="303D45BD" w14:textId="77777777" w:rsidR="006C1FB9" w:rsidRPr="007036CE" w:rsidRDefault="006C1FB9" w:rsidP="00E92AC3">
      <w:pPr>
        <w:pStyle w:val="GOSTScript"/>
      </w:pPr>
      <w:r w:rsidRPr="007036CE">
        <w:tab/>
      </w:r>
      <w:r w:rsidRPr="007036CE">
        <w:tab/>
      </w:r>
      <w:r w:rsidRPr="007036CE">
        <w:tab/>
      </w:r>
      <w:r w:rsidRPr="007036CE">
        <w:tab/>
        <w:t>"SECTION_TYPE": "2"</w:t>
      </w:r>
      <w:ins w:id="3655" w:author="Сатлер Марина Викторовна" w:date="2024-07-08T15:43:00Z">
        <w:r w:rsidR="009E7792" w:rsidRPr="007036CE">
          <w:t>,</w:t>
        </w:r>
      </w:ins>
    </w:p>
    <w:p w14:paraId="39A941EC" w14:textId="77777777" w:rsidR="00E92AC3" w:rsidRPr="007036CE" w:rsidRDefault="00E92AC3" w:rsidP="00E92AC3">
      <w:pPr>
        <w:pStyle w:val="GOSTScript"/>
      </w:pPr>
      <w:r w:rsidRPr="007036CE">
        <w:tab/>
      </w:r>
      <w:r w:rsidRPr="007036CE">
        <w:tab/>
      </w:r>
      <w:r w:rsidRPr="007036CE">
        <w:tab/>
      </w:r>
      <w:r w:rsidRPr="007036CE">
        <w:tab/>
        <w:t>"</w:t>
      </w:r>
      <w:ins w:id="3656" w:author="Сатлер Марина Викторовна" w:date="2024-06-11T14:21:00Z">
        <w:r w:rsidR="00240EDB" w:rsidRPr="007036CE">
          <w:rPr>
            <w:szCs w:val="24"/>
          </w:rPr>
          <w:t>id</w:t>
        </w:r>
      </w:ins>
      <w:del w:id="3657" w:author="Сатлер Марина Викторовна" w:date="2024-06-11T14:21:00Z">
        <w:r w:rsidRPr="007036CE" w:rsidDel="00240EDB">
          <w:delText>ID</w:delText>
        </w:r>
      </w:del>
      <w:r w:rsidRPr="007036CE">
        <w:t>": 2,</w:t>
      </w:r>
    </w:p>
    <w:p w14:paraId="2D52C18B" w14:textId="77777777" w:rsidR="00E92AC3" w:rsidRPr="007036CE" w:rsidRDefault="00E92AC3" w:rsidP="00E92AC3">
      <w:pPr>
        <w:pStyle w:val="GOSTScript"/>
      </w:pPr>
      <w:r w:rsidRPr="007036CE">
        <w:tab/>
      </w:r>
      <w:r w:rsidRPr="007036CE">
        <w:tab/>
      </w:r>
      <w:r w:rsidRPr="007036CE">
        <w:tab/>
      </w:r>
      <w:r w:rsidRPr="007036CE">
        <w:tab/>
        <w:t>"NUMBROW": "2",</w:t>
      </w:r>
    </w:p>
    <w:p w14:paraId="5AD7BDEC" w14:textId="77777777" w:rsidR="00E92AC3" w:rsidRPr="007036CE" w:rsidRDefault="00E92AC3" w:rsidP="00E92AC3">
      <w:pPr>
        <w:pStyle w:val="GOSTScript"/>
      </w:pPr>
      <w:r w:rsidRPr="007036CE">
        <w:tab/>
      </w:r>
      <w:r w:rsidRPr="007036CE">
        <w:tab/>
      </w:r>
      <w:r w:rsidRPr="007036CE">
        <w:tab/>
      </w:r>
      <w:r w:rsidRPr="007036CE">
        <w:tab/>
        <w:t>"SIGNKBK": "N",</w:t>
      </w:r>
    </w:p>
    <w:p w14:paraId="219DEB11" w14:textId="77777777" w:rsidR="00E92AC3" w:rsidRPr="007036CE" w:rsidRDefault="00E92AC3" w:rsidP="00E92AC3">
      <w:pPr>
        <w:pStyle w:val="GOSTScript"/>
      </w:pPr>
      <w:r w:rsidRPr="007036CE">
        <w:tab/>
      </w:r>
      <w:r w:rsidRPr="007036CE">
        <w:tab/>
      </w:r>
      <w:r w:rsidRPr="007036CE">
        <w:tab/>
      </w:r>
      <w:r w:rsidRPr="007036CE">
        <w:tab/>
        <w:t>"KBK": "</w:t>
      </w:r>
      <w:r w:rsidR="00EA306B" w:rsidRPr="007036CE">
        <w:t>10322122430294009414</w:t>
      </w:r>
      <w:r w:rsidRPr="007036CE">
        <w:t>",</w:t>
      </w:r>
    </w:p>
    <w:p w14:paraId="424FA6F8" w14:textId="77777777" w:rsidR="00E92AC3" w:rsidRPr="007036CE" w:rsidRDefault="00E92AC3" w:rsidP="00E92AC3">
      <w:pPr>
        <w:pStyle w:val="GOSTScript"/>
      </w:pPr>
      <w:r w:rsidRPr="007036CE">
        <w:tab/>
      </w:r>
      <w:r w:rsidRPr="007036CE">
        <w:tab/>
      </w:r>
      <w:r w:rsidRPr="007036CE">
        <w:tab/>
      </w:r>
      <w:r w:rsidRPr="007036CE">
        <w:tab/>
        <w:t>"TYPEKBK": "11",</w:t>
      </w:r>
    </w:p>
    <w:p w14:paraId="04C54FFD" w14:textId="77777777" w:rsidR="00E92AC3" w:rsidRPr="007036CE" w:rsidRDefault="00E92AC3" w:rsidP="00E92AC3">
      <w:pPr>
        <w:pStyle w:val="GOSTScript"/>
      </w:pPr>
      <w:r w:rsidRPr="007036CE">
        <w:tab/>
      </w:r>
      <w:r w:rsidRPr="007036CE">
        <w:tab/>
      </w:r>
      <w:r w:rsidRPr="007036CE">
        <w:tab/>
      </w:r>
      <w:r w:rsidRPr="007036CE">
        <w:tab/>
        <w:t>"OKSCODE": "000000000000211538",</w:t>
      </w:r>
    </w:p>
    <w:p w14:paraId="209A52DC" w14:textId="77777777" w:rsidR="00E92AC3" w:rsidRPr="007036CE" w:rsidRDefault="00E92AC3" w:rsidP="00E92AC3">
      <w:pPr>
        <w:pStyle w:val="GOSTScript"/>
      </w:pPr>
      <w:r w:rsidRPr="007036CE">
        <w:tab/>
      </w:r>
      <w:r w:rsidRPr="007036CE">
        <w:tab/>
      </w:r>
      <w:r w:rsidRPr="007036CE">
        <w:tab/>
      </w:r>
      <w:r w:rsidRPr="007036CE">
        <w:tab/>
        <w:t>"PA": "01951001031",</w:t>
      </w:r>
    </w:p>
    <w:p w14:paraId="5B69935E" w14:textId="77777777" w:rsidR="00E92AC3" w:rsidRPr="007036CE" w:rsidRDefault="00E92AC3" w:rsidP="00E92AC3">
      <w:pPr>
        <w:pStyle w:val="GOSTScript"/>
      </w:pPr>
      <w:r w:rsidRPr="007036CE">
        <w:tab/>
      </w:r>
      <w:r w:rsidRPr="007036CE">
        <w:tab/>
      </w:r>
      <w:r w:rsidRPr="007036CE">
        <w:tab/>
      </w:r>
      <w:r w:rsidRPr="007036CE">
        <w:tab/>
        <w:t xml:space="preserve">"CONTUR": </w:t>
      </w:r>
      <w:ins w:id="3658" w:author="Сатлер Марина Викторовна" w:date="2024-02-28T19:05:00Z">
        <w:r w:rsidR="007560C3" w:rsidRPr="007036CE">
          <w:t>"</w:t>
        </w:r>
      </w:ins>
      <w:r w:rsidRPr="007036CE">
        <w:t>1</w:t>
      </w:r>
      <w:ins w:id="3659" w:author="Сатлер Марина Викторовна" w:date="2024-02-28T19:05:00Z">
        <w:r w:rsidR="007560C3" w:rsidRPr="007036CE">
          <w:t>"</w:t>
        </w:r>
      </w:ins>
      <w:r w:rsidRPr="007036CE">
        <w:t>,</w:t>
      </w:r>
    </w:p>
    <w:p w14:paraId="7C4767FE" w14:textId="77777777" w:rsidR="00E92AC3" w:rsidRPr="007036CE" w:rsidRDefault="00E92AC3" w:rsidP="00E92AC3">
      <w:pPr>
        <w:pStyle w:val="GOSTScript"/>
      </w:pPr>
      <w:r w:rsidRPr="007036CE">
        <w:tab/>
      </w:r>
      <w:r w:rsidRPr="007036CE">
        <w:tab/>
      </w:r>
      <w:r w:rsidRPr="007036CE">
        <w:tab/>
      </w:r>
      <w:r w:rsidRPr="007036CE">
        <w:tab/>
        <w:t xml:space="preserve">"SUM_1": </w:t>
      </w:r>
      <w:del w:id="3660" w:author="Сатлер Марина Викторовна" w:date="2024-07-08T15:42:00Z">
        <w:r w:rsidRPr="007036CE" w:rsidDel="009E7792">
          <w:delText>100</w:delText>
        </w:r>
      </w:del>
      <w:r w:rsidRPr="007036CE">
        <w:t>0.00,</w:t>
      </w:r>
    </w:p>
    <w:p w14:paraId="5A6D7C39" w14:textId="77777777" w:rsidR="00E92AC3" w:rsidRPr="007036CE" w:rsidRDefault="00E92AC3" w:rsidP="00E92AC3">
      <w:pPr>
        <w:pStyle w:val="GOSTScript"/>
      </w:pPr>
      <w:r w:rsidRPr="007036CE">
        <w:tab/>
      </w:r>
      <w:r w:rsidRPr="007036CE">
        <w:tab/>
      </w:r>
      <w:r w:rsidRPr="007036CE">
        <w:tab/>
      </w:r>
      <w:r w:rsidRPr="007036CE">
        <w:tab/>
        <w:t>"SUM_2": 1000.00,</w:t>
      </w:r>
    </w:p>
    <w:p w14:paraId="354387C6" w14:textId="77777777" w:rsidR="00E92AC3" w:rsidRPr="007036CE" w:rsidDel="009E7792" w:rsidRDefault="00E92AC3" w:rsidP="009E7792">
      <w:pPr>
        <w:pStyle w:val="GOSTScript"/>
        <w:rPr>
          <w:del w:id="3661" w:author="Сатлер Марина Викторовна" w:date="2024-07-08T15:42:00Z"/>
        </w:rPr>
      </w:pPr>
      <w:r w:rsidRPr="007036CE">
        <w:tab/>
      </w:r>
      <w:r w:rsidRPr="007036CE">
        <w:tab/>
      </w:r>
      <w:r w:rsidRPr="007036CE">
        <w:tab/>
      </w:r>
      <w:r w:rsidRPr="007036CE">
        <w:tab/>
        <w:t>"SUM_3": 500.00</w:t>
      </w:r>
      <w:del w:id="3662" w:author="Сатлер Марина Викторовна" w:date="2024-07-08T15:42:00Z">
        <w:r w:rsidRPr="007036CE" w:rsidDel="009E7792">
          <w:delText>,</w:delText>
        </w:r>
      </w:del>
    </w:p>
    <w:p w14:paraId="7ABC9470" w14:textId="77777777" w:rsidR="00E92AC3" w:rsidRPr="007036CE" w:rsidRDefault="00E92AC3" w:rsidP="009E7792">
      <w:pPr>
        <w:pStyle w:val="GOSTScript"/>
      </w:pPr>
      <w:del w:id="3663" w:author="Сатлер Марина Викторовна" w:date="2024-07-08T15:42:00Z">
        <w:r w:rsidRPr="007036CE" w:rsidDel="009E7792">
          <w:lastRenderedPageBreak/>
          <w:tab/>
        </w:r>
        <w:r w:rsidRPr="007036CE" w:rsidDel="009E7792">
          <w:tab/>
        </w:r>
        <w:r w:rsidRPr="007036CE" w:rsidDel="009E7792">
          <w:tab/>
        </w:r>
        <w:r w:rsidRPr="007036CE" w:rsidDel="009E7792">
          <w:tab/>
          <w:delText>"SUM_4": 0.00</w:delText>
        </w:r>
      </w:del>
    </w:p>
    <w:p w14:paraId="2F9780E7" w14:textId="77777777" w:rsidR="00E92AC3" w:rsidRPr="007036CE" w:rsidRDefault="00E92AC3" w:rsidP="005F6467">
      <w:pPr>
        <w:pStyle w:val="GOSTScript"/>
      </w:pPr>
      <w:r w:rsidRPr="007036CE">
        <w:tab/>
      </w:r>
      <w:r w:rsidRPr="007036CE">
        <w:tab/>
      </w:r>
      <w:r w:rsidRPr="007036CE">
        <w:tab/>
        <w:t>}</w:t>
      </w:r>
    </w:p>
    <w:p w14:paraId="6238ED44" w14:textId="77777777" w:rsidR="00E92AC3" w:rsidRPr="007036CE" w:rsidRDefault="00E92AC3" w:rsidP="00E92AC3">
      <w:pPr>
        <w:pStyle w:val="GOSTScript"/>
      </w:pPr>
      <w:r w:rsidRPr="007036CE">
        <w:tab/>
      </w:r>
      <w:r w:rsidRPr="007036CE">
        <w:tab/>
        <w:t>]</w:t>
      </w:r>
    </w:p>
    <w:p w14:paraId="3CF33141" w14:textId="77777777" w:rsidR="00E92AC3" w:rsidRPr="007036CE" w:rsidRDefault="00E92AC3" w:rsidP="00E92AC3">
      <w:pPr>
        <w:pStyle w:val="GOSTScript"/>
      </w:pPr>
      <w:r w:rsidRPr="007036CE">
        <w:tab/>
        <w:t>}</w:t>
      </w:r>
    </w:p>
    <w:p w14:paraId="58B56580" w14:textId="77777777" w:rsidR="003352D3" w:rsidRPr="007036CE" w:rsidRDefault="00E92AC3" w:rsidP="00E63F76">
      <w:pPr>
        <w:pStyle w:val="GOSTScript"/>
      </w:pPr>
      <w:r w:rsidRPr="007036CE">
        <w:t>}</w:t>
      </w:r>
    </w:p>
    <w:p w14:paraId="4203C601" w14:textId="77777777" w:rsidR="00126A7A" w:rsidRPr="007036CE" w:rsidRDefault="00126A7A" w:rsidP="00DE0449">
      <w:pPr>
        <w:pStyle w:val="41"/>
      </w:pPr>
      <w:bookmarkStart w:id="3664" w:name="_Ref158392709"/>
      <w:bookmarkStart w:id="3665" w:name="_Toc222927860"/>
      <w:r w:rsidRPr="007036CE">
        <w:t>«Сведения о лимитах бюджетных обязательств по расходам на реализацию мероприятий по использованию информационно-коммуникационных технологий, созданию, развитию, эксплуатации информационных систем и информационно-коммуникационной инфраструктуры на финансовый год и на плановый период» (ф. 0501155) DBD_DataSBRInfoEvent</w:t>
      </w:r>
      <w:bookmarkEnd w:id="3664"/>
      <w:bookmarkEnd w:id="3665"/>
    </w:p>
    <w:p w14:paraId="25CFDA6C" w14:textId="77777777" w:rsidR="00126A7A" w:rsidRPr="007036CE" w:rsidRDefault="00126A7A" w:rsidP="00DE0449">
      <w:pPr>
        <w:pStyle w:val="51"/>
      </w:pPr>
      <w:bookmarkStart w:id="3666" w:name="_Toc222927861"/>
      <w:r w:rsidRPr="007036CE">
        <w:t>Перечень параметров тела запроса (Document) по документу «Сведения о лимитах бюджетных обязательств по расходам на реализацию мероприятий по использованию информационно-коммуникационных технологий, созданию, развитию, эксплуатации информационных систем и информационно-коммуникационной инфраструктуры на финансовый год и на плановый период» (ф. 0501155) DBD_DataSBRInfoEvent</w:t>
      </w:r>
      <w:bookmarkEnd w:id="3666"/>
    </w:p>
    <w:p w14:paraId="31FB34B5" w14:textId="5580C397" w:rsidR="00126A7A" w:rsidRPr="007036CE" w:rsidRDefault="009B61E2" w:rsidP="00126A7A">
      <w:pPr>
        <w:pStyle w:val="GOSTNameTable"/>
      </w:pPr>
      <w:r w:rsidRPr="007036CE">
        <w:rPr>
          <w:noProof/>
        </w:rPr>
        <w:fldChar w:fldCharType="begin"/>
      </w:r>
      <w:r w:rsidRPr="007036CE">
        <w:rPr>
          <w:noProof/>
        </w:rPr>
        <w:instrText xml:space="preserve"> SEQ Таблица \* ARABIC </w:instrText>
      </w:r>
      <w:r w:rsidRPr="007036CE">
        <w:rPr>
          <w:noProof/>
        </w:rPr>
        <w:fldChar w:fldCharType="separate"/>
      </w:r>
      <w:bookmarkStart w:id="3667" w:name="_Toc222928006"/>
      <w:r w:rsidR="00BD74E1">
        <w:rPr>
          <w:noProof/>
        </w:rPr>
        <w:t>33</w:t>
      </w:r>
      <w:r w:rsidRPr="007036CE">
        <w:rPr>
          <w:noProof/>
        </w:rPr>
        <w:fldChar w:fldCharType="end"/>
      </w:r>
      <w:r w:rsidR="00126A7A" w:rsidRPr="007036CE">
        <w:t xml:space="preserve"> </w:t>
      </w:r>
      <w:r w:rsidR="00CC2920" w:rsidRPr="007036CE">
        <w:t>–</w:t>
      </w:r>
      <w:r w:rsidR="00126A7A" w:rsidRPr="007036CE">
        <w:t xml:space="preserve"> Параметры тела (Document) запроса на подбор / сторнирование / переформирование записей учета по документу «Сведения о лимитах бюджетных обязательств по расходам на реализацию мероприятий по использованию информационно-коммуникационных технологий, созданию, развитию, эксплуатации информационных систем и информационно-коммуникационной инфраструктуры на финансовый год и на плановый период» (ф. 0501155) DBD_DataSBRInfoEvent</w:t>
      </w:r>
      <w:bookmarkEnd w:id="3667"/>
    </w:p>
    <w:tbl>
      <w:tblPr>
        <w:tblStyle w:val="GOSTTable"/>
        <w:tblW w:w="5000" w:type="pct"/>
        <w:tblLayout w:type="fixed"/>
        <w:tblLook w:val="07E0" w:firstRow="1" w:lastRow="1" w:firstColumn="1" w:lastColumn="1" w:noHBand="1" w:noVBand="1"/>
      </w:tblPr>
      <w:tblGrid>
        <w:gridCol w:w="3466"/>
        <w:gridCol w:w="2314"/>
        <w:gridCol w:w="1636"/>
        <w:gridCol w:w="946"/>
        <w:gridCol w:w="971"/>
        <w:gridCol w:w="6427"/>
      </w:tblGrid>
      <w:tr w:rsidR="00126A7A" w:rsidRPr="007036CE" w14:paraId="23127881" w14:textId="77777777" w:rsidTr="00974EB0">
        <w:trPr>
          <w:cnfStyle w:val="100000000000" w:firstRow="1" w:lastRow="0" w:firstColumn="0" w:lastColumn="0" w:oddVBand="0" w:evenVBand="0" w:oddHBand="0" w:evenHBand="0" w:firstRowFirstColumn="0" w:firstRowLastColumn="0" w:lastRowFirstColumn="0" w:lastRowLastColumn="0"/>
          <w:trHeight w:val="1002"/>
        </w:trPr>
        <w:tc>
          <w:tcPr>
            <w:tcW w:w="1100" w:type="pct"/>
            <w:hideMark/>
          </w:tcPr>
          <w:p w14:paraId="0D21C492" w14:textId="77777777" w:rsidR="00126A7A" w:rsidRPr="007036CE" w:rsidRDefault="00126A7A" w:rsidP="00126A7A">
            <w:pPr>
              <w:pStyle w:val="GOSTTableHead"/>
              <w:rPr>
                <w:szCs w:val="22"/>
              </w:rPr>
            </w:pPr>
            <w:r w:rsidRPr="007036CE">
              <w:rPr>
                <w:szCs w:val="22"/>
              </w:rPr>
              <w:t>Наименование параметра</w:t>
            </w:r>
          </w:p>
        </w:tc>
        <w:tc>
          <w:tcPr>
            <w:tcW w:w="734" w:type="pct"/>
            <w:hideMark/>
          </w:tcPr>
          <w:p w14:paraId="637ECD15" w14:textId="77777777" w:rsidR="00126A7A" w:rsidRPr="007036CE" w:rsidRDefault="00126A7A" w:rsidP="00126A7A">
            <w:pPr>
              <w:pStyle w:val="GOSTTableHead"/>
              <w:rPr>
                <w:szCs w:val="22"/>
              </w:rPr>
            </w:pPr>
            <w:r w:rsidRPr="007036CE">
              <w:rPr>
                <w:szCs w:val="22"/>
              </w:rPr>
              <w:t>Название тэга</w:t>
            </w:r>
          </w:p>
        </w:tc>
        <w:tc>
          <w:tcPr>
            <w:tcW w:w="519" w:type="pct"/>
            <w:hideMark/>
          </w:tcPr>
          <w:p w14:paraId="128E99BD" w14:textId="77777777" w:rsidR="00126A7A" w:rsidRPr="007036CE" w:rsidRDefault="00126A7A" w:rsidP="00126A7A">
            <w:pPr>
              <w:pStyle w:val="GOSTTableHead"/>
              <w:rPr>
                <w:szCs w:val="22"/>
              </w:rPr>
            </w:pPr>
            <w:r w:rsidRPr="007036CE">
              <w:rPr>
                <w:szCs w:val="22"/>
              </w:rPr>
              <w:t>Тип данных</w:t>
            </w:r>
          </w:p>
        </w:tc>
        <w:tc>
          <w:tcPr>
            <w:tcW w:w="300" w:type="pct"/>
          </w:tcPr>
          <w:p w14:paraId="03ACABD9" w14:textId="77777777" w:rsidR="00126A7A" w:rsidRPr="007036CE" w:rsidRDefault="00126A7A" w:rsidP="00126A7A">
            <w:pPr>
              <w:pStyle w:val="GOSTTableHead"/>
              <w:rPr>
                <w:szCs w:val="22"/>
              </w:rPr>
            </w:pPr>
            <w:r w:rsidRPr="007036CE">
              <w:rPr>
                <w:szCs w:val="22"/>
              </w:rPr>
              <w:t>Обязательность</w:t>
            </w:r>
          </w:p>
        </w:tc>
        <w:tc>
          <w:tcPr>
            <w:tcW w:w="308" w:type="pct"/>
            <w:hideMark/>
          </w:tcPr>
          <w:p w14:paraId="1249628D" w14:textId="77777777" w:rsidR="00126A7A" w:rsidRPr="007036CE" w:rsidRDefault="00126A7A" w:rsidP="00126A7A">
            <w:pPr>
              <w:pStyle w:val="GOSTTableHead"/>
              <w:rPr>
                <w:szCs w:val="22"/>
              </w:rPr>
            </w:pPr>
            <w:r w:rsidRPr="007036CE">
              <w:rPr>
                <w:szCs w:val="22"/>
              </w:rPr>
              <w:t>Размерность</w:t>
            </w:r>
          </w:p>
        </w:tc>
        <w:tc>
          <w:tcPr>
            <w:tcW w:w="2039" w:type="pct"/>
          </w:tcPr>
          <w:p w14:paraId="24566FF9" w14:textId="77777777" w:rsidR="00126A7A" w:rsidRPr="007036CE" w:rsidRDefault="00126A7A" w:rsidP="00126A7A">
            <w:pPr>
              <w:pStyle w:val="GOSTTableHead"/>
              <w:rPr>
                <w:szCs w:val="22"/>
              </w:rPr>
            </w:pPr>
            <w:r w:rsidRPr="007036CE">
              <w:rPr>
                <w:szCs w:val="22"/>
              </w:rPr>
              <w:t>Описание</w:t>
            </w:r>
          </w:p>
        </w:tc>
      </w:tr>
      <w:tr w:rsidR="0039678C" w:rsidRPr="007036CE" w14:paraId="6B7CF752" w14:textId="77777777" w:rsidTr="00974EB0">
        <w:tc>
          <w:tcPr>
            <w:tcW w:w="1100" w:type="pct"/>
          </w:tcPr>
          <w:p w14:paraId="16A5A690" w14:textId="77777777" w:rsidR="0039678C" w:rsidRPr="007036CE" w:rsidRDefault="0039678C" w:rsidP="0039678C">
            <w:pPr>
              <w:pStyle w:val="GOSTTablenorm"/>
            </w:pPr>
            <w:r w:rsidRPr="007036CE">
              <w:rPr>
                <w:szCs w:val="22"/>
              </w:rPr>
              <w:t>Номер документа</w:t>
            </w:r>
          </w:p>
        </w:tc>
        <w:tc>
          <w:tcPr>
            <w:tcW w:w="734" w:type="pct"/>
          </w:tcPr>
          <w:p w14:paraId="6BF3908A" w14:textId="77777777" w:rsidR="0039678C" w:rsidRPr="007036CE" w:rsidRDefault="0039678C" w:rsidP="0039678C">
            <w:pPr>
              <w:pStyle w:val="GOSTTablenorm"/>
            </w:pPr>
            <w:r w:rsidRPr="007036CE">
              <w:rPr>
                <w:szCs w:val="22"/>
                <w:lang w:val="en-US"/>
              </w:rPr>
              <w:t>NUM</w:t>
            </w:r>
            <w:r w:rsidRPr="007036CE">
              <w:rPr>
                <w:szCs w:val="22"/>
              </w:rPr>
              <w:t>_</w:t>
            </w:r>
            <w:r w:rsidRPr="007036CE">
              <w:rPr>
                <w:szCs w:val="22"/>
                <w:lang w:val="en-US"/>
              </w:rPr>
              <w:t>DOC</w:t>
            </w:r>
          </w:p>
        </w:tc>
        <w:tc>
          <w:tcPr>
            <w:tcW w:w="519" w:type="pct"/>
          </w:tcPr>
          <w:p w14:paraId="79FD011B" w14:textId="77777777" w:rsidR="0039678C" w:rsidRPr="007036CE" w:rsidRDefault="0039678C" w:rsidP="0039678C">
            <w:pPr>
              <w:pStyle w:val="GOSTTablenorm"/>
            </w:pPr>
            <w:r w:rsidRPr="007036CE">
              <w:rPr>
                <w:szCs w:val="22"/>
              </w:rPr>
              <w:t>Строка</w:t>
            </w:r>
          </w:p>
        </w:tc>
        <w:tc>
          <w:tcPr>
            <w:tcW w:w="300" w:type="pct"/>
          </w:tcPr>
          <w:p w14:paraId="7A205620" w14:textId="77777777" w:rsidR="0039678C" w:rsidRPr="007036CE" w:rsidRDefault="0039678C" w:rsidP="0039678C">
            <w:pPr>
              <w:pStyle w:val="GOSTTablenorm"/>
            </w:pPr>
            <w:r w:rsidRPr="007036CE">
              <w:rPr>
                <w:szCs w:val="22"/>
              </w:rPr>
              <w:t>Да</w:t>
            </w:r>
          </w:p>
        </w:tc>
        <w:tc>
          <w:tcPr>
            <w:tcW w:w="308" w:type="pct"/>
          </w:tcPr>
          <w:p w14:paraId="45950A6D" w14:textId="77777777" w:rsidR="0039678C" w:rsidRPr="007036CE" w:rsidRDefault="0039678C" w:rsidP="0039678C">
            <w:pPr>
              <w:pStyle w:val="GOSTTablenorm"/>
            </w:pPr>
            <w:r w:rsidRPr="007036CE">
              <w:rPr>
                <w:szCs w:val="22"/>
              </w:rPr>
              <w:t>&lt;=25</w:t>
            </w:r>
          </w:p>
        </w:tc>
        <w:tc>
          <w:tcPr>
            <w:tcW w:w="2039" w:type="pct"/>
          </w:tcPr>
          <w:p w14:paraId="01BDDABB" w14:textId="77777777" w:rsidR="0039678C" w:rsidRPr="007036CE" w:rsidRDefault="0039678C" w:rsidP="0039678C">
            <w:pPr>
              <w:pStyle w:val="GOSTTablenorm"/>
            </w:pPr>
            <w:r w:rsidRPr="007036CE">
              <w:rPr>
                <w:szCs w:val="22"/>
              </w:rPr>
              <w:t>Указывается номер документа</w:t>
            </w:r>
          </w:p>
        </w:tc>
      </w:tr>
      <w:tr w:rsidR="0039678C" w:rsidRPr="007036CE" w14:paraId="2EB38712" w14:textId="77777777" w:rsidTr="00974EB0">
        <w:tc>
          <w:tcPr>
            <w:tcW w:w="1100" w:type="pct"/>
          </w:tcPr>
          <w:p w14:paraId="3428F842" w14:textId="77777777" w:rsidR="0039678C" w:rsidRPr="007036CE" w:rsidRDefault="0039678C" w:rsidP="0039678C">
            <w:pPr>
              <w:pStyle w:val="GOSTTablenorm"/>
              <w:rPr>
                <w:szCs w:val="22"/>
              </w:rPr>
            </w:pPr>
            <w:r w:rsidRPr="007036CE">
              <w:rPr>
                <w:szCs w:val="22"/>
              </w:rPr>
              <w:t>Дата документа</w:t>
            </w:r>
          </w:p>
        </w:tc>
        <w:tc>
          <w:tcPr>
            <w:tcW w:w="734" w:type="pct"/>
          </w:tcPr>
          <w:p w14:paraId="22C8C2F0" w14:textId="77777777" w:rsidR="0039678C" w:rsidRPr="007036CE" w:rsidRDefault="0039678C" w:rsidP="0039678C">
            <w:pPr>
              <w:pStyle w:val="GOSTTablenorm"/>
              <w:rPr>
                <w:szCs w:val="22"/>
                <w:lang w:val="en-US"/>
              </w:rPr>
            </w:pPr>
            <w:r w:rsidRPr="007036CE">
              <w:rPr>
                <w:szCs w:val="22"/>
                <w:lang w:val="en-US"/>
              </w:rPr>
              <w:t>DATE</w:t>
            </w:r>
            <w:r w:rsidRPr="007036CE">
              <w:rPr>
                <w:szCs w:val="22"/>
              </w:rPr>
              <w:t>_</w:t>
            </w:r>
            <w:r w:rsidRPr="007036CE">
              <w:rPr>
                <w:szCs w:val="22"/>
                <w:lang w:val="en-US"/>
              </w:rPr>
              <w:t>DOC</w:t>
            </w:r>
          </w:p>
        </w:tc>
        <w:tc>
          <w:tcPr>
            <w:tcW w:w="519" w:type="pct"/>
          </w:tcPr>
          <w:p w14:paraId="0AEB2531" w14:textId="77777777" w:rsidR="0039678C" w:rsidRPr="007036CE" w:rsidRDefault="0039678C" w:rsidP="0039678C">
            <w:pPr>
              <w:pStyle w:val="GOSTTablenorm"/>
            </w:pPr>
            <w:r w:rsidRPr="007036CE">
              <w:rPr>
                <w:szCs w:val="22"/>
              </w:rPr>
              <w:t>Дата</w:t>
            </w:r>
          </w:p>
        </w:tc>
        <w:tc>
          <w:tcPr>
            <w:tcW w:w="300" w:type="pct"/>
          </w:tcPr>
          <w:p w14:paraId="79FE7E85" w14:textId="77777777" w:rsidR="0039678C" w:rsidRPr="007036CE" w:rsidRDefault="0039678C" w:rsidP="0039678C">
            <w:pPr>
              <w:pStyle w:val="GOSTTablenorm"/>
            </w:pPr>
            <w:r w:rsidRPr="007036CE">
              <w:rPr>
                <w:szCs w:val="22"/>
              </w:rPr>
              <w:t>Да</w:t>
            </w:r>
          </w:p>
        </w:tc>
        <w:tc>
          <w:tcPr>
            <w:tcW w:w="308" w:type="pct"/>
          </w:tcPr>
          <w:p w14:paraId="3348BD96" w14:textId="77777777" w:rsidR="0039678C" w:rsidRPr="007036CE" w:rsidRDefault="0039678C" w:rsidP="0039678C">
            <w:pPr>
              <w:pStyle w:val="GOSTTablenorm"/>
            </w:pPr>
          </w:p>
        </w:tc>
        <w:tc>
          <w:tcPr>
            <w:tcW w:w="2039" w:type="pct"/>
          </w:tcPr>
          <w:p w14:paraId="089DF458" w14:textId="77777777" w:rsidR="0039678C" w:rsidRPr="007036CE" w:rsidRDefault="0039678C" w:rsidP="0039678C">
            <w:pPr>
              <w:pStyle w:val="GOSTTablenorm"/>
            </w:pPr>
            <w:r w:rsidRPr="007036CE">
              <w:rPr>
                <w:szCs w:val="22"/>
              </w:rPr>
              <w:t>Указывается дата</w:t>
            </w:r>
            <w:r w:rsidR="00877F01" w:rsidRPr="007036CE">
              <w:rPr>
                <w:szCs w:val="22"/>
              </w:rPr>
              <w:t xml:space="preserve"> документа в формате YYYY-MM-DD</w:t>
            </w:r>
          </w:p>
        </w:tc>
      </w:tr>
      <w:tr w:rsidR="0039678C" w:rsidRPr="007036CE" w14:paraId="38A54689" w14:textId="77777777" w:rsidTr="00974EB0">
        <w:tc>
          <w:tcPr>
            <w:tcW w:w="1100" w:type="pct"/>
          </w:tcPr>
          <w:p w14:paraId="385192BC" w14:textId="77777777" w:rsidR="0039678C" w:rsidRPr="007036CE" w:rsidRDefault="0039678C" w:rsidP="0039678C">
            <w:pPr>
              <w:pStyle w:val="GOSTTablenorm"/>
              <w:rPr>
                <w:szCs w:val="22"/>
              </w:rPr>
            </w:pPr>
            <w:r w:rsidRPr="007036CE">
              <w:t>Вид документа</w:t>
            </w:r>
          </w:p>
        </w:tc>
        <w:tc>
          <w:tcPr>
            <w:tcW w:w="734" w:type="pct"/>
          </w:tcPr>
          <w:p w14:paraId="2C76FDEE" w14:textId="77777777" w:rsidR="0039678C" w:rsidRPr="007036CE" w:rsidRDefault="0039678C" w:rsidP="0039678C">
            <w:pPr>
              <w:pStyle w:val="GOSTTablenorm"/>
              <w:rPr>
                <w:szCs w:val="22"/>
                <w:lang w:val="en-US"/>
              </w:rPr>
            </w:pPr>
            <w:r w:rsidRPr="007036CE">
              <w:rPr>
                <w:szCs w:val="22"/>
                <w:lang w:val="en-US"/>
              </w:rPr>
              <w:t>DOC_TYPE</w:t>
            </w:r>
          </w:p>
        </w:tc>
        <w:tc>
          <w:tcPr>
            <w:tcW w:w="519" w:type="pct"/>
          </w:tcPr>
          <w:p w14:paraId="6BF85FCF" w14:textId="77777777" w:rsidR="0039678C" w:rsidRPr="007036CE" w:rsidRDefault="0039678C" w:rsidP="0039678C">
            <w:pPr>
              <w:pStyle w:val="GOSTTablenorm"/>
            </w:pPr>
            <w:r w:rsidRPr="007036CE">
              <w:t>Строка</w:t>
            </w:r>
          </w:p>
        </w:tc>
        <w:tc>
          <w:tcPr>
            <w:tcW w:w="300" w:type="pct"/>
          </w:tcPr>
          <w:p w14:paraId="32808BED" w14:textId="77777777" w:rsidR="0039678C" w:rsidRPr="007036CE" w:rsidRDefault="0039678C" w:rsidP="0039678C">
            <w:pPr>
              <w:pStyle w:val="GOSTTablenorm"/>
            </w:pPr>
            <w:r w:rsidRPr="007036CE">
              <w:t>Да</w:t>
            </w:r>
          </w:p>
        </w:tc>
        <w:tc>
          <w:tcPr>
            <w:tcW w:w="308" w:type="pct"/>
          </w:tcPr>
          <w:p w14:paraId="0884C32A" w14:textId="77777777" w:rsidR="0039678C" w:rsidRPr="007036CE" w:rsidRDefault="0039678C" w:rsidP="0039678C">
            <w:pPr>
              <w:pStyle w:val="GOSTTablenorm"/>
            </w:pPr>
            <w:r w:rsidRPr="007036CE">
              <w:t>=3</w:t>
            </w:r>
          </w:p>
        </w:tc>
        <w:tc>
          <w:tcPr>
            <w:tcW w:w="2039" w:type="pct"/>
          </w:tcPr>
          <w:p w14:paraId="683FE158" w14:textId="77777777" w:rsidR="0039678C" w:rsidRPr="007036CE" w:rsidRDefault="0039678C" w:rsidP="0039678C">
            <w:pPr>
              <w:pStyle w:val="GOSTTablenorm"/>
            </w:pPr>
            <w:r w:rsidRPr="007036CE">
              <w:t>Указывается код вида документа.</w:t>
            </w:r>
          </w:p>
          <w:p w14:paraId="75B4EAEC" w14:textId="77777777" w:rsidR="0039678C" w:rsidRPr="007036CE" w:rsidRDefault="0039678C" w:rsidP="0039678C">
            <w:pPr>
              <w:pStyle w:val="GOSTTablenorm"/>
            </w:pPr>
            <w:r w:rsidRPr="007036CE">
              <w:t>Заполняется значением «БМИ»</w:t>
            </w:r>
          </w:p>
        </w:tc>
      </w:tr>
      <w:tr w:rsidR="0039678C" w:rsidRPr="007036CE" w14:paraId="30099731" w14:textId="77777777" w:rsidTr="00974EB0">
        <w:tc>
          <w:tcPr>
            <w:tcW w:w="1100" w:type="pct"/>
          </w:tcPr>
          <w:p w14:paraId="378FD7B4" w14:textId="77777777" w:rsidR="0039678C" w:rsidRPr="007036CE" w:rsidRDefault="0039678C" w:rsidP="0039678C">
            <w:pPr>
              <w:pStyle w:val="GOSTTablenorm"/>
            </w:pPr>
            <w:r w:rsidRPr="007036CE">
              <w:rPr>
                <w:szCs w:val="22"/>
              </w:rPr>
              <w:t>Уровень конфиденциальности</w:t>
            </w:r>
          </w:p>
        </w:tc>
        <w:tc>
          <w:tcPr>
            <w:tcW w:w="734" w:type="pct"/>
          </w:tcPr>
          <w:p w14:paraId="2452D761" w14:textId="77777777" w:rsidR="0039678C" w:rsidRPr="007036CE" w:rsidRDefault="0039678C" w:rsidP="0039678C">
            <w:pPr>
              <w:pStyle w:val="GOSTTablenorm"/>
              <w:rPr>
                <w:szCs w:val="22"/>
                <w:lang w:val="en-US"/>
              </w:rPr>
            </w:pPr>
            <w:r w:rsidRPr="007036CE">
              <w:rPr>
                <w:szCs w:val="22"/>
                <w:lang w:val="en-US"/>
              </w:rPr>
              <w:t>ACCESSLEVEL</w:t>
            </w:r>
          </w:p>
        </w:tc>
        <w:tc>
          <w:tcPr>
            <w:tcW w:w="519" w:type="pct"/>
          </w:tcPr>
          <w:p w14:paraId="191D668D" w14:textId="77777777" w:rsidR="0039678C" w:rsidRPr="007036CE" w:rsidRDefault="0039678C" w:rsidP="0039678C">
            <w:pPr>
              <w:pStyle w:val="GOSTTablenorm"/>
            </w:pPr>
            <w:r w:rsidRPr="007036CE">
              <w:rPr>
                <w:szCs w:val="22"/>
              </w:rPr>
              <w:t>Число</w:t>
            </w:r>
          </w:p>
        </w:tc>
        <w:tc>
          <w:tcPr>
            <w:tcW w:w="300" w:type="pct"/>
          </w:tcPr>
          <w:p w14:paraId="17F3FF8C" w14:textId="77777777" w:rsidR="0039678C" w:rsidRPr="007036CE" w:rsidRDefault="0039678C" w:rsidP="0039678C">
            <w:pPr>
              <w:pStyle w:val="GOSTTablenorm"/>
            </w:pPr>
            <w:r w:rsidRPr="007036CE">
              <w:rPr>
                <w:szCs w:val="22"/>
              </w:rPr>
              <w:t>Да</w:t>
            </w:r>
          </w:p>
        </w:tc>
        <w:tc>
          <w:tcPr>
            <w:tcW w:w="308" w:type="pct"/>
          </w:tcPr>
          <w:p w14:paraId="069F6CEA" w14:textId="77777777" w:rsidR="0039678C" w:rsidRPr="007036CE" w:rsidRDefault="0039678C" w:rsidP="0039678C">
            <w:pPr>
              <w:pStyle w:val="GOSTTablenorm"/>
            </w:pPr>
            <w:r w:rsidRPr="007036CE">
              <w:t>=1</w:t>
            </w:r>
          </w:p>
        </w:tc>
        <w:tc>
          <w:tcPr>
            <w:tcW w:w="2039" w:type="pct"/>
          </w:tcPr>
          <w:p w14:paraId="2D21F253" w14:textId="77777777" w:rsidR="0039678C" w:rsidRPr="007036CE" w:rsidRDefault="0039678C" w:rsidP="0039678C">
            <w:pPr>
              <w:pStyle w:val="GOSTTablenorm"/>
            </w:pPr>
            <w:r w:rsidRPr="007036CE">
              <w:t>Указывается уровень конфиденциальности документа.</w:t>
            </w:r>
          </w:p>
          <w:p w14:paraId="0A5A1F2A" w14:textId="77777777" w:rsidR="0039678C" w:rsidRPr="007036CE" w:rsidRDefault="0039678C" w:rsidP="0039678C">
            <w:pPr>
              <w:pStyle w:val="GOSTTablenorm"/>
            </w:pPr>
            <w:r w:rsidRPr="007036CE">
              <w:t>Возможные значения:</w:t>
            </w:r>
          </w:p>
          <w:p w14:paraId="3E6A4CE6" w14:textId="1A97E265" w:rsidR="007062AA" w:rsidRPr="007036CE" w:rsidRDefault="0039678C" w:rsidP="007E547B">
            <w:pPr>
              <w:pStyle w:val="GOSTTableListMark1"/>
              <w:numPr>
                <w:ilvl w:val="0"/>
                <w:numId w:val="2"/>
              </w:numPr>
            </w:pPr>
            <w:r w:rsidRPr="007036CE">
              <w:t xml:space="preserve">«0» </w:t>
            </w:r>
            <w:r w:rsidR="00BE14C0" w:rsidRPr="007036CE">
              <w:t>–</w:t>
            </w:r>
            <w:r w:rsidRPr="007036CE">
              <w:t xml:space="preserve"> Несекретно;</w:t>
            </w:r>
          </w:p>
          <w:p w14:paraId="0F14E7B4" w14:textId="39309AB9" w:rsidR="0039678C" w:rsidRPr="007036CE" w:rsidRDefault="0039678C" w:rsidP="007E547B">
            <w:pPr>
              <w:pStyle w:val="GOSTTableListMark1"/>
              <w:numPr>
                <w:ilvl w:val="0"/>
                <w:numId w:val="2"/>
              </w:numPr>
            </w:pPr>
            <w:r w:rsidRPr="007036CE">
              <w:lastRenderedPageBreak/>
              <w:t>«1</w:t>
            </w:r>
            <w:r w:rsidR="00877F01" w:rsidRPr="007036CE">
              <w:t xml:space="preserve">» </w:t>
            </w:r>
            <w:r w:rsidR="00BE14C0" w:rsidRPr="007036CE">
              <w:t>–</w:t>
            </w:r>
            <w:r w:rsidR="00877F01" w:rsidRPr="007036CE">
              <w:t xml:space="preserve"> Для служебного пользования</w:t>
            </w:r>
          </w:p>
        </w:tc>
      </w:tr>
      <w:tr w:rsidR="0039678C" w:rsidRPr="007036CE" w14:paraId="1A0A1050" w14:textId="77777777" w:rsidTr="00974EB0">
        <w:tc>
          <w:tcPr>
            <w:tcW w:w="1100" w:type="pct"/>
          </w:tcPr>
          <w:p w14:paraId="7AFA127B" w14:textId="77777777" w:rsidR="0039678C" w:rsidRPr="007036CE" w:rsidRDefault="0039678C" w:rsidP="0039678C">
            <w:pPr>
              <w:pStyle w:val="GOSTTablenorm"/>
              <w:rPr>
                <w:szCs w:val="22"/>
              </w:rPr>
            </w:pPr>
            <w:r w:rsidRPr="007036CE">
              <w:rPr>
                <w:szCs w:val="22"/>
              </w:rPr>
              <w:lastRenderedPageBreak/>
              <w:t>Код бюджета</w:t>
            </w:r>
          </w:p>
        </w:tc>
        <w:tc>
          <w:tcPr>
            <w:tcW w:w="734" w:type="pct"/>
          </w:tcPr>
          <w:p w14:paraId="66A3F729" w14:textId="77777777" w:rsidR="0039678C" w:rsidRPr="007036CE" w:rsidRDefault="0039678C" w:rsidP="0039678C">
            <w:pPr>
              <w:pStyle w:val="GOSTTablenorm"/>
              <w:rPr>
                <w:szCs w:val="22"/>
                <w:lang w:val="en-US"/>
              </w:rPr>
            </w:pPr>
            <w:r w:rsidRPr="007036CE">
              <w:rPr>
                <w:szCs w:val="24"/>
              </w:rPr>
              <w:t>BUDGET_CODE</w:t>
            </w:r>
          </w:p>
        </w:tc>
        <w:tc>
          <w:tcPr>
            <w:tcW w:w="519" w:type="pct"/>
          </w:tcPr>
          <w:p w14:paraId="3B4DD11D" w14:textId="77777777" w:rsidR="0039678C" w:rsidRPr="007036CE" w:rsidRDefault="0039678C" w:rsidP="0039678C">
            <w:pPr>
              <w:pStyle w:val="GOSTTablenorm"/>
            </w:pPr>
            <w:r w:rsidRPr="007036CE">
              <w:rPr>
                <w:szCs w:val="22"/>
              </w:rPr>
              <w:t>Строка</w:t>
            </w:r>
          </w:p>
        </w:tc>
        <w:tc>
          <w:tcPr>
            <w:tcW w:w="300" w:type="pct"/>
          </w:tcPr>
          <w:p w14:paraId="335C0A9F" w14:textId="77777777" w:rsidR="0039678C" w:rsidRPr="007036CE" w:rsidRDefault="0039678C" w:rsidP="0039678C">
            <w:pPr>
              <w:pStyle w:val="GOSTTablenorm"/>
            </w:pPr>
            <w:r w:rsidRPr="007036CE">
              <w:rPr>
                <w:szCs w:val="22"/>
              </w:rPr>
              <w:t>Да</w:t>
            </w:r>
          </w:p>
        </w:tc>
        <w:tc>
          <w:tcPr>
            <w:tcW w:w="308" w:type="pct"/>
          </w:tcPr>
          <w:p w14:paraId="6D103B5E" w14:textId="77777777" w:rsidR="0039678C" w:rsidRPr="007036CE" w:rsidRDefault="0039678C" w:rsidP="0039678C">
            <w:pPr>
              <w:pStyle w:val="GOSTTablenorm"/>
            </w:pPr>
            <w:r w:rsidRPr="007036CE">
              <w:rPr>
                <w:szCs w:val="22"/>
              </w:rPr>
              <w:t>=8</w:t>
            </w:r>
          </w:p>
        </w:tc>
        <w:tc>
          <w:tcPr>
            <w:tcW w:w="2039" w:type="pct"/>
          </w:tcPr>
          <w:p w14:paraId="22C27B8A" w14:textId="77777777" w:rsidR="0039678C" w:rsidRPr="007036CE" w:rsidRDefault="0039678C" w:rsidP="0039678C">
            <w:pPr>
              <w:pStyle w:val="GOSTTablenorm"/>
            </w:pPr>
            <w:r w:rsidRPr="007036CE">
              <w:t>Указывается код бюджета в соответствии со справочником «Бюджеты»</w:t>
            </w:r>
          </w:p>
        </w:tc>
      </w:tr>
      <w:tr w:rsidR="0039678C" w:rsidRPr="007036CE" w14:paraId="35A4FA83" w14:textId="77777777" w:rsidTr="00974EB0">
        <w:tc>
          <w:tcPr>
            <w:tcW w:w="1100" w:type="pct"/>
          </w:tcPr>
          <w:p w14:paraId="0F2082DD" w14:textId="77777777" w:rsidR="0039678C" w:rsidRPr="007036CE" w:rsidRDefault="0039678C" w:rsidP="0039678C">
            <w:pPr>
              <w:pStyle w:val="GOSTTablenorm"/>
              <w:rPr>
                <w:szCs w:val="22"/>
              </w:rPr>
            </w:pPr>
            <w:r w:rsidRPr="007036CE">
              <w:rPr>
                <w:szCs w:val="22"/>
              </w:rPr>
              <w:t>Дата ввода в действие</w:t>
            </w:r>
          </w:p>
        </w:tc>
        <w:tc>
          <w:tcPr>
            <w:tcW w:w="734" w:type="pct"/>
          </w:tcPr>
          <w:p w14:paraId="6D491BCB" w14:textId="77777777" w:rsidR="0039678C" w:rsidRPr="007036CE" w:rsidRDefault="0039678C" w:rsidP="0039678C">
            <w:pPr>
              <w:pStyle w:val="GOSTTablenorm"/>
              <w:rPr>
                <w:szCs w:val="24"/>
              </w:rPr>
            </w:pPr>
            <w:r w:rsidRPr="007036CE">
              <w:rPr>
                <w:szCs w:val="24"/>
              </w:rPr>
              <w:t>EVENT_DATE</w:t>
            </w:r>
          </w:p>
        </w:tc>
        <w:tc>
          <w:tcPr>
            <w:tcW w:w="519" w:type="pct"/>
          </w:tcPr>
          <w:p w14:paraId="28BC2DD6" w14:textId="77777777" w:rsidR="0039678C" w:rsidRPr="007036CE" w:rsidRDefault="0039678C" w:rsidP="0039678C">
            <w:pPr>
              <w:pStyle w:val="GOSTTablenorm"/>
            </w:pPr>
            <w:r w:rsidRPr="007036CE">
              <w:rPr>
                <w:szCs w:val="22"/>
              </w:rPr>
              <w:t>Дата</w:t>
            </w:r>
          </w:p>
        </w:tc>
        <w:tc>
          <w:tcPr>
            <w:tcW w:w="300" w:type="pct"/>
          </w:tcPr>
          <w:p w14:paraId="56374495" w14:textId="77777777" w:rsidR="0039678C" w:rsidRPr="007036CE" w:rsidRDefault="0039678C" w:rsidP="0039678C">
            <w:pPr>
              <w:pStyle w:val="GOSTTablenorm"/>
            </w:pPr>
            <w:r w:rsidRPr="007036CE">
              <w:rPr>
                <w:szCs w:val="22"/>
              </w:rPr>
              <w:t>Да</w:t>
            </w:r>
          </w:p>
        </w:tc>
        <w:tc>
          <w:tcPr>
            <w:tcW w:w="308" w:type="pct"/>
          </w:tcPr>
          <w:p w14:paraId="214ED9CE" w14:textId="77777777" w:rsidR="0039678C" w:rsidRPr="007036CE" w:rsidRDefault="0039678C" w:rsidP="0039678C">
            <w:pPr>
              <w:pStyle w:val="GOSTTablenorm"/>
            </w:pPr>
          </w:p>
        </w:tc>
        <w:tc>
          <w:tcPr>
            <w:tcW w:w="2039" w:type="pct"/>
          </w:tcPr>
          <w:p w14:paraId="690666DC" w14:textId="724525F2" w:rsidR="0039678C" w:rsidRPr="007036CE" w:rsidRDefault="0039678C" w:rsidP="00136E99">
            <w:pPr>
              <w:pStyle w:val="GOSTTablenorm"/>
            </w:pPr>
            <w:r w:rsidRPr="007036CE">
              <w:rPr>
                <w:szCs w:val="22"/>
              </w:rPr>
              <w:t>Указывается дата</w:t>
            </w:r>
            <w:r w:rsidR="00877F01" w:rsidRPr="007036CE">
              <w:rPr>
                <w:szCs w:val="22"/>
              </w:rPr>
              <w:t xml:space="preserve"> </w:t>
            </w:r>
            <w:del w:id="3668" w:author="EXP-320404" w:date="2025-09-15T18:49:00Z">
              <w:r w:rsidR="00877F01" w:rsidRPr="007036CE" w:rsidDel="00136E99">
                <w:rPr>
                  <w:szCs w:val="22"/>
                </w:rPr>
                <w:delText xml:space="preserve">документа </w:delText>
              </w:r>
            </w:del>
            <w:ins w:id="3669" w:author="EXP-320404" w:date="2025-09-15T18:49:00Z">
              <w:r w:rsidR="00136E99" w:rsidRPr="007036CE">
                <w:rPr>
                  <w:szCs w:val="22"/>
                </w:rPr>
                <w:t xml:space="preserve">ввода в действие </w:t>
              </w:r>
            </w:ins>
            <w:r w:rsidR="00877F01" w:rsidRPr="007036CE">
              <w:rPr>
                <w:szCs w:val="22"/>
              </w:rPr>
              <w:t>в формате YYYY-MM-DD</w:t>
            </w:r>
          </w:p>
        </w:tc>
      </w:tr>
      <w:tr w:rsidR="00DC5693" w:rsidRPr="007036CE" w14:paraId="490C4A02" w14:textId="77777777" w:rsidTr="00974EB0">
        <w:trPr>
          <w:ins w:id="3670" w:author="Сатлер Марина Викторовна" w:date="2024-07-05T16:53:00Z"/>
        </w:trPr>
        <w:tc>
          <w:tcPr>
            <w:tcW w:w="1100" w:type="pct"/>
          </w:tcPr>
          <w:p w14:paraId="152B3F58" w14:textId="77777777" w:rsidR="00DC5693" w:rsidRPr="007036CE" w:rsidRDefault="00DC5693" w:rsidP="00DC5693">
            <w:pPr>
              <w:pStyle w:val="GOSTTablenorm"/>
              <w:rPr>
                <w:ins w:id="3671" w:author="Сатлер Марина Викторовна" w:date="2024-07-05T16:53:00Z"/>
                <w:szCs w:val="22"/>
              </w:rPr>
            </w:pPr>
            <w:ins w:id="3672" w:author="Сатлер Марина Викторовна" w:date="2024-07-05T16:53:00Z">
              <w:r w:rsidRPr="007036CE">
                <w:t>Признак «Новый бюджетный цикл»</w:t>
              </w:r>
            </w:ins>
          </w:p>
        </w:tc>
        <w:tc>
          <w:tcPr>
            <w:tcW w:w="734" w:type="pct"/>
          </w:tcPr>
          <w:p w14:paraId="3729DEF2" w14:textId="77777777" w:rsidR="00DC5693" w:rsidRPr="007036CE" w:rsidRDefault="00DC5693" w:rsidP="00DC5693">
            <w:pPr>
              <w:pStyle w:val="GOSTTablenorm"/>
              <w:rPr>
                <w:ins w:id="3673" w:author="Сатлер Марина Викторовна" w:date="2024-07-05T16:53:00Z"/>
                <w:szCs w:val="24"/>
              </w:rPr>
            </w:pPr>
            <w:ins w:id="3674" w:author="Сатлер Марина Викторовна" w:date="2024-07-05T16:53:00Z">
              <w:r w:rsidRPr="007036CE">
                <w:rPr>
                  <w:lang w:val="en-US"/>
                </w:rPr>
                <w:t>NBC</w:t>
              </w:r>
            </w:ins>
          </w:p>
        </w:tc>
        <w:tc>
          <w:tcPr>
            <w:tcW w:w="519" w:type="pct"/>
          </w:tcPr>
          <w:p w14:paraId="5C5ACACC" w14:textId="77777777" w:rsidR="00DC5693" w:rsidRPr="007036CE" w:rsidRDefault="00DC5693" w:rsidP="00DC5693">
            <w:pPr>
              <w:pStyle w:val="GOSTTablenorm"/>
              <w:rPr>
                <w:ins w:id="3675" w:author="Сатлер Марина Викторовна" w:date="2024-07-05T16:53:00Z"/>
                <w:szCs w:val="22"/>
              </w:rPr>
            </w:pPr>
            <w:ins w:id="3676" w:author="Сатлер Марина Викторовна" w:date="2024-07-05T16:53:00Z">
              <w:r w:rsidRPr="007036CE">
                <w:t>Строка</w:t>
              </w:r>
            </w:ins>
          </w:p>
        </w:tc>
        <w:tc>
          <w:tcPr>
            <w:tcW w:w="300" w:type="pct"/>
          </w:tcPr>
          <w:p w14:paraId="2222C8A1" w14:textId="77777777" w:rsidR="00DC5693" w:rsidRPr="007036CE" w:rsidRDefault="00DC5693" w:rsidP="00DC5693">
            <w:pPr>
              <w:pStyle w:val="GOSTTablenorm"/>
              <w:rPr>
                <w:ins w:id="3677" w:author="Сатлер Марина Викторовна" w:date="2024-07-05T16:53:00Z"/>
                <w:szCs w:val="22"/>
              </w:rPr>
            </w:pPr>
            <w:ins w:id="3678" w:author="Сатлер Марина Викторовна" w:date="2024-07-05T16:53:00Z">
              <w:r w:rsidRPr="007036CE">
                <w:t>Да</w:t>
              </w:r>
            </w:ins>
          </w:p>
        </w:tc>
        <w:tc>
          <w:tcPr>
            <w:tcW w:w="308" w:type="pct"/>
          </w:tcPr>
          <w:p w14:paraId="2B779E22" w14:textId="77777777" w:rsidR="00DC5693" w:rsidRPr="007036CE" w:rsidRDefault="00DC5693" w:rsidP="00DC5693">
            <w:pPr>
              <w:pStyle w:val="GOSTTablenorm"/>
              <w:rPr>
                <w:ins w:id="3679" w:author="Сатлер Марина Викторовна" w:date="2024-07-05T16:53:00Z"/>
              </w:rPr>
            </w:pPr>
            <w:ins w:id="3680" w:author="Сатлер Марина Викторовна" w:date="2024-07-05T16:53:00Z">
              <w:r w:rsidRPr="007036CE">
                <w:t>=1</w:t>
              </w:r>
            </w:ins>
          </w:p>
        </w:tc>
        <w:tc>
          <w:tcPr>
            <w:tcW w:w="2039" w:type="pct"/>
          </w:tcPr>
          <w:p w14:paraId="26FA496E" w14:textId="77777777" w:rsidR="00DC5693" w:rsidRPr="007036CE" w:rsidRDefault="00DC5693" w:rsidP="00DC5693">
            <w:pPr>
              <w:pStyle w:val="GOSTTablenorm"/>
              <w:rPr>
                <w:ins w:id="3681" w:author="Сатлер Марина Викторовна" w:date="2024-07-05T16:53:00Z"/>
              </w:rPr>
            </w:pPr>
            <w:ins w:id="3682" w:author="Сатлер Марина Викторовна" w:date="2024-07-05T16:53:00Z">
              <w:r w:rsidRPr="007036CE">
                <w:t>Указывается признак доведения бюджетных данных на новый бюджетный цикл.</w:t>
              </w:r>
            </w:ins>
          </w:p>
          <w:p w14:paraId="6ADFDAF3" w14:textId="77777777" w:rsidR="00DC5693" w:rsidRPr="007036CE" w:rsidRDefault="00DC5693" w:rsidP="00DC5693">
            <w:pPr>
              <w:pStyle w:val="GOSTTablenorm"/>
              <w:rPr>
                <w:ins w:id="3683" w:author="Сатлер Марина Викторовна" w:date="2024-07-05T16:53:00Z"/>
              </w:rPr>
            </w:pPr>
            <w:ins w:id="3684" w:author="Сатлер Марина Викторовна" w:date="2024-07-05T16:53:00Z">
              <w:r w:rsidRPr="007036CE">
                <w:t>Возможные значения:</w:t>
              </w:r>
            </w:ins>
          </w:p>
          <w:p w14:paraId="28DF7BE3" w14:textId="167FA50F" w:rsidR="00DC5693" w:rsidRPr="007036CE" w:rsidRDefault="00DC5693" w:rsidP="00EE4D6D">
            <w:pPr>
              <w:pStyle w:val="GOSTTableListMark1"/>
              <w:rPr>
                <w:ins w:id="3685" w:author="Сатлер Марина Викторовна" w:date="2024-07-05T16:53:00Z"/>
                <w:szCs w:val="22"/>
              </w:rPr>
            </w:pPr>
            <w:ins w:id="3686" w:author="Сатлер Марина Викторовна" w:date="2024-07-05T16:53:00Z">
              <w:r w:rsidRPr="007036CE">
                <w:rPr>
                  <w:szCs w:val="22"/>
                </w:rPr>
                <w:t>«0</w:t>
              </w:r>
              <w:r w:rsidRPr="007036CE">
                <w:t xml:space="preserve">» </w:t>
              </w:r>
            </w:ins>
            <w:r w:rsidR="00BE14C0" w:rsidRPr="007036CE">
              <w:t>–</w:t>
            </w:r>
            <w:ins w:id="3687" w:author="Сатлер Марина Викторовна" w:date="2024-07-05T16:53:00Z">
              <w:r w:rsidRPr="007036CE">
                <w:t xml:space="preserve"> доведение на текущий бюджетный цикл;</w:t>
              </w:r>
            </w:ins>
          </w:p>
          <w:p w14:paraId="20A0849D" w14:textId="2996ACA4" w:rsidR="00DC5693" w:rsidRPr="007036CE" w:rsidRDefault="00DC5693" w:rsidP="00EE4D6D">
            <w:pPr>
              <w:pStyle w:val="GOSTTableListMark1"/>
              <w:rPr>
                <w:ins w:id="3688" w:author="Сатлер Марина Викторовна" w:date="2024-07-05T16:53:00Z"/>
                <w:szCs w:val="22"/>
              </w:rPr>
            </w:pPr>
            <w:ins w:id="3689" w:author="Сатлер Марина Викторовна" w:date="2024-07-05T16:53:00Z">
              <w:r w:rsidRPr="007036CE">
                <w:rPr>
                  <w:szCs w:val="22"/>
                </w:rPr>
                <w:t xml:space="preserve">«1» </w:t>
              </w:r>
            </w:ins>
            <w:r w:rsidR="00BE14C0" w:rsidRPr="007036CE">
              <w:t>–</w:t>
            </w:r>
            <w:ins w:id="3690" w:author="Сатлер Марина Викторовна" w:date="2024-07-05T16:53:00Z">
              <w:r w:rsidRPr="007036CE">
                <w:rPr>
                  <w:szCs w:val="22"/>
                </w:rPr>
                <w:t xml:space="preserve"> доведение на новый бюджетный цикл</w:t>
              </w:r>
            </w:ins>
          </w:p>
        </w:tc>
      </w:tr>
      <w:tr w:rsidR="00DC5693" w:rsidRPr="007036CE" w14:paraId="4ED025B6" w14:textId="77777777" w:rsidTr="00974EB0">
        <w:tc>
          <w:tcPr>
            <w:tcW w:w="1100" w:type="pct"/>
          </w:tcPr>
          <w:p w14:paraId="778019CC" w14:textId="77777777" w:rsidR="00DC5693" w:rsidRPr="007036CE" w:rsidRDefault="00DC5693" w:rsidP="00DC5693">
            <w:pPr>
              <w:pStyle w:val="GOSTTablenorm"/>
              <w:rPr>
                <w:b/>
                <w:szCs w:val="22"/>
              </w:rPr>
            </w:pPr>
            <w:r w:rsidRPr="007036CE">
              <w:rPr>
                <w:b/>
                <w:szCs w:val="22"/>
              </w:rPr>
              <w:t>Строки документа по разделу «ЛБО»</w:t>
            </w:r>
          </w:p>
        </w:tc>
        <w:tc>
          <w:tcPr>
            <w:tcW w:w="734" w:type="pct"/>
          </w:tcPr>
          <w:p w14:paraId="086A969B" w14:textId="77777777" w:rsidR="00DC5693" w:rsidRPr="007036CE" w:rsidRDefault="00DC5693" w:rsidP="00DC5693">
            <w:pPr>
              <w:pStyle w:val="GOSTTablenorm"/>
              <w:rPr>
                <w:b/>
                <w:szCs w:val="24"/>
              </w:rPr>
            </w:pPr>
            <w:r w:rsidRPr="007036CE">
              <w:rPr>
                <w:b/>
                <w:szCs w:val="24"/>
                <w:lang w:val="en-US"/>
              </w:rPr>
              <w:t>SECTION_1</w:t>
            </w:r>
          </w:p>
        </w:tc>
        <w:tc>
          <w:tcPr>
            <w:tcW w:w="519" w:type="pct"/>
          </w:tcPr>
          <w:p w14:paraId="7C207692" w14:textId="77777777" w:rsidR="00DC5693" w:rsidRPr="007036CE" w:rsidRDefault="00DC5693" w:rsidP="00DC5693">
            <w:pPr>
              <w:pStyle w:val="GOSTTablenorm"/>
            </w:pPr>
            <w:r w:rsidRPr="007036CE">
              <w:rPr>
                <w:szCs w:val="22"/>
              </w:rPr>
              <w:t>Массив</w:t>
            </w:r>
          </w:p>
        </w:tc>
        <w:tc>
          <w:tcPr>
            <w:tcW w:w="300" w:type="pct"/>
          </w:tcPr>
          <w:p w14:paraId="0471BD13" w14:textId="77777777" w:rsidR="00DC5693" w:rsidRPr="007036CE" w:rsidRDefault="00DC5693" w:rsidP="00DC5693">
            <w:pPr>
              <w:pStyle w:val="GOSTTablenorm"/>
            </w:pPr>
            <w:r w:rsidRPr="007036CE">
              <w:rPr>
                <w:szCs w:val="22"/>
              </w:rPr>
              <w:t>Да</w:t>
            </w:r>
          </w:p>
        </w:tc>
        <w:tc>
          <w:tcPr>
            <w:tcW w:w="308" w:type="pct"/>
          </w:tcPr>
          <w:p w14:paraId="1A6F2319" w14:textId="77777777" w:rsidR="00DC5693" w:rsidRPr="007036CE" w:rsidRDefault="00DC5693" w:rsidP="00DC5693">
            <w:pPr>
              <w:pStyle w:val="GOSTTablenorm"/>
            </w:pPr>
            <w:r w:rsidRPr="007036CE">
              <w:rPr>
                <w:szCs w:val="22"/>
              </w:rPr>
              <w:t>-</w:t>
            </w:r>
          </w:p>
        </w:tc>
        <w:tc>
          <w:tcPr>
            <w:tcW w:w="2039" w:type="pct"/>
          </w:tcPr>
          <w:p w14:paraId="34A23B77" w14:textId="77777777" w:rsidR="00DC5693" w:rsidRPr="007036CE" w:rsidRDefault="00DC5693" w:rsidP="00DC5693">
            <w:pPr>
              <w:pStyle w:val="GOSTTablenorm"/>
            </w:pPr>
            <w:r w:rsidRPr="007036CE">
              <w:rPr>
                <w:szCs w:val="22"/>
              </w:rPr>
              <w:t>-</w:t>
            </w:r>
          </w:p>
        </w:tc>
      </w:tr>
      <w:tr w:rsidR="00DC5693" w:rsidRPr="007036CE" w14:paraId="5D89190A" w14:textId="77777777" w:rsidTr="00974EB0">
        <w:tc>
          <w:tcPr>
            <w:tcW w:w="1100" w:type="pct"/>
          </w:tcPr>
          <w:p w14:paraId="22439D06" w14:textId="77777777" w:rsidR="00DC5693" w:rsidRPr="007036CE" w:rsidRDefault="00DC5693" w:rsidP="00DC5693">
            <w:pPr>
              <w:pStyle w:val="GOSTTablenorm"/>
              <w:rPr>
                <w:szCs w:val="22"/>
              </w:rPr>
            </w:pPr>
            <w:r w:rsidRPr="007036CE">
              <w:rPr>
                <w:szCs w:val="22"/>
              </w:rPr>
              <w:t>Идентификатор строки</w:t>
            </w:r>
          </w:p>
        </w:tc>
        <w:tc>
          <w:tcPr>
            <w:tcW w:w="734" w:type="pct"/>
          </w:tcPr>
          <w:p w14:paraId="16EBA3DB" w14:textId="77777777" w:rsidR="00DC5693" w:rsidRPr="007036CE" w:rsidRDefault="00DC5693" w:rsidP="00DC5693">
            <w:pPr>
              <w:pStyle w:val="GOSTTablenorm"/>
              <w:rPr>
                <w:szCs w:val="24"/>
                <w:lang w:val="en-US"/>
              </w:rPr>
            </w:pPr>
            <w:r w:rsidRPr="007036CE">
              <w:rPr>
                <w:b/>
                <w:szCs w:val="24"/>
                <w:lang w:val="en-US"/>
              </w:rPr>
              <w:t>SECTION_1</w:t>
            </w:r>
            <w:r w:rsidRPr="007036CE">
              <w:rPr>
                <w:b/>
                <w:szCs w:val="24"/>
              </w:rPr>
              <w:t>:</w:t>
            </w:r>
            <w:ins w:id="3691" w:author="Сатлер Марина Викторовна" w:date="2024-06-11T14:21:00Z">
              <w:r w:rsidRPr="007036CE">
                <w:rPr>
                  <w:szCs w:val="24"/>
                  <w:lang w:val="en-US"/>
                </w:rPr>
                <w:t>id</w:t>
              </w:r>
            </w:ins>
            <w:del w:id="3692" w:author="Сатлер Марина Викторовна" w:date="2024-06-11T14:21:00Z">
              <w:r w:rsidRPr="007036CE" w:rsidDel="00240EDB">
                <w:rPr>
                  <w:szCs w:val="24"/>
                  <w:lang w:val="en-US"/>
                </w:rPr>
                <w:delText>ID</w:delText>
              </w:r>
            </w:del>
          </w:p>
        </w:tc>
        <w:tc>
          <w:tcPr>
            <w:tcW w:w="519" w:type="pct"/>
          </w:tcPr>
          <w:p w14:paraId="68F9D6A2" w14:textId="77777777" w:rsidR="00DC5693" w:rsidRPr="007036CE" w:rsidRDefault="00DC5693" w:rsidP="00DC5693">
            <w:pPr>
              <w:pStyle w:val="GOSTTablenorm"/>
            </w:pPr>
            <w:r w:rsidRPr="007036CE">
              <w:rPr>
                <w:szCs w:val="22"/>
              </w:rPr>
              <w:t>Число</w:t>
            </w:r>
          </w:p>
        </w:tc>
        <w:tc>
          <w:tcPr>
            <w:tcW w:w="300" w:type="pct"/>
          </w:tcPr>
          <w:p w14:paraId="53ABE908" w14:textId="77777777" w:rsidR="00DC5693" w:rsidRPr="007036CE" w:rsidRDefault="00DC5693" w:rsidP="00DC5693">
            <w:pPr>
              <w:pStyle w:val="GOSTTablenorm"/>
            </w:pPr>
            <w:r w:rsidRPr="007036CE">
              <w:rPr>
                <w:szCs w:val="22"/>
              </w:rPr>
              <w:t>Да</w:t>
            </w:r>
          </w:p>
        </w:tc>
        <w:tc>
          <w:tcPr>
            <w:tcW w:w="308" w:type="pct"/>
          </w:tcPr>
          <w:p w14:paraId="0517AC21" w14:textId="77777777" w:rsidR="00DC5693" w:rsidRPr="007036CE" w:rsidRDefault="00DC5693" w:rsidP="00DC5693">
            <w:pPr>
              <w:pStyle w:val="GOSTTablenorm"/>
            </w:pPr>
            <w:r w:rsidRPr="007036CE">
              <w:rPr>
                <w:szCs w:val="22"/>
              </w:rPr>
              <w:t>&lt;=20</w:t>
            </w:r>
          </w:p>
        </w:tc>
        <w:tc>
          <w:tcPr>
            <w:tcW w:w="2039" w:type="pct"/>
          </w:tcPr>
          <w:p w14:paraId="783327C1" w14:textId="77777777" w:rsidR="00DC5693" w:rsidRPr="007036CE" w:rsidRDefault="00DC5693" w:rsidP="00DC5693">
            <w:pPr>
              <w:pStyle w:val="GOSTTablenorm"/>
            </w:pPr>
            <w:r w:rsidRPr="007036CE">
              <w:rPr>
                <w:szCs w:val="22"/>
              </w:rPr>
              <w:t>Указывается технический идентификатор строки</w:t>
            </w:r>
          </w:p>
        </w:tc>
      </w:tr>
      <w:tr w:rsidR="00DC5693" w:rsidRPr="007036CE" w14:paraId="1444820F" w14:textId="77777777" w:rsidTr="00974EB0">
        <w:tc>
          <w:tcPr>
            <w:tcW w:w="1100" w:type="pct"/>
          </w:tcPr>
          <w:p w14:paraId="6F926D45" w14:textId="77777777" w:rsidR="00DC5693" w:rsidRPr="007036CE" w:rsidRDefault="00DC5693" w:rsidP="00DC5693">
            <w:pPr>
              <w:pStyle w:val="GOSTTablenorm"/>
              <w:rPr>
                <w:szCs w:val="22"/>
              </w:rPr>
            </w:pPr>
            <w:r w:rsidRPr="007036CE">
              <w:t>Номер строки</w:t>
            </w:r>
          </w:p>
        </w:tc>
        <w:tc>
          <w:tcPr>
            <w:tcW w:w="734" w:type="pct"/>
          </w:tcPr>
          <w:p w14:paraId="5F76EBB2" w14:textId="77777777" w:rsidR="00DC5693" w:rsidRPr="007036CE" w:rsidRDefault="00DC5693" w:rsidP="00DC5693">
            <w:pPr>
              <w:pStyle w:val="GOSTTablenorm"/>
              <w:rPr>
                <w:szCs w:val="24"/>
                <w:lang w:val="en-US"/>
              </w:rPr>
            </w:pPr>
            <w:r w:rsidRPr="007036CE">
              <w:rPr>
                <w:b/>
                <w:szCs w:val="24"/>
                <w:lang w:val="en-US"/>
              </w:rPr>
              <w:t>SECTION_1</w:t>
            </w:r>
            <w:r w:rsidRPr="007036CE">
              <w:rPr>
                <w:b/>
                <w:szCs w:val="24"/>
              </w:rPr>
              <w:t>:</w:t>
            </w:r>
            <w:r w:rsidRPr="007036CE">
              <w:rPr>
                <w:szCs w:val="24"/>
                <w:lang w:val="en-US"/>
              </w:rPr>
              <w:t>NUMBROW</w:t>
            </w:r>
          </w:p>
        </w:tc>
        <w:tc>
          <w:tcPr>
            <w:tcW w:w="519" w:type="pct"/>
          </w:tcPr>
          <w:p w14:paraId="703D00C6" w14:textId="77777777" w:rsidR="00DC5693" w:rsidRPr="007036CE" w:rsidRDefault="00DC5693" w:rsidP="00DC5693">
            <w:pPr>
              <w:pStyle w:val="GOSTTablenorm"/>
            </w:pPr>
            <w:r w:rsidRPr="007036CE">
              <w:rPr>
                <w:szCs w:val="22"/>
              </w:rPr>
              <w:t>Строка</w:t>
            </w:r>
          </w:p>
        </w:tc>
        <w:tc>
          <w:tcPr>
            <w:tcW w:w="300" w:type="pct"/>
          </w:tcPr>
          <w:p w14:paraId="6F53A875" w14:textId="77777777" w:rsidR="00DC5693" w:rsidRPr="007036CE" w:rsidRDefault="00DC5693" w:rsidP="00DC5693">
            <w:pPr>
              <w:pStyle w:val="GOSTTablenorm"/>
            </w:pPr>
            <w:r w:rsidRPr="007036CE">
              <w:rPr>
                <w:szCs w:val="22"/>
              </w:rPr>
              <w:t>Да</w:t>
            </w:r>
          </w:p>
        </w:tc>
        <w:tc>
          <w:tcPr>
            <w:tcW w:w="308" w:type="pct"/>
          </w:tcPr>
          <w:p w14:paraId="77728C82" w14:textId="77777777" w:rsidR="00DC5693" w:rsidRPr="007036CE" w:rsidRDefault="00DC5693" w:rsidP="00DC5693">
            <w:pPr>
              <w:pStyle w:val="GOSTTablenorm"/>
            </w:pPr>
            <w:r w:rsidRPr="007036CE">
              <w:rPr>
                <w:szCs w:val="22"/>
                <w:lang w:val="en-US"/>
              </w:rPr>
              <w:t>&lt;=20</w:t>
            </w:r>
          </w:p>
        </w:tc>
        <w:tc>
          <w:tcPr>
            <w:tcW w:w="2039" w:type="pct"/>
          </w:tcPr>
          <w:p w14:paraId="008548BF" w14:textId="77777777" w:rsidR="00DC5693" w:rsidRPr="007036CE" w:rsidRDefault="00DC5693" w:rsidP="00DC5693">
            <w:pPr>
              <w:pStyle w:val="GOSTTablenorm"/>
            </w:pPr>
            <w:r w:rsidRPr="007036CE">
              <w:rPr>
                <w:szCs w:val="22"/>
              </w:rPr>
              <w:t>Указывается порядковый номер строки по разделу «ЛБО»</w:t>
            </w:r>
          </w:p>
        </w:tc>
      </w:tr>
      <w:tr w:rsidR="00DC5693" w:rsidRPr="007036CE" w14:paraId="32EB5303" w14:textId="77777777" w:rsidTr="00974EB0">
        <w:tc>
          <w:tcPr>
            <w:tcW w:w="1100" w:type="pct"/>
          </w:tcPr>
          <w:p w14:paraId="233E358C" w14:textId="77777777" w:rsidR="00DC5693" w:rsidRPr="007036CE" w:rsidRDefault="00DC5693" w:rsidP="00DC5693">
            <w:pPr>
              <w:pStyle w:val="GOSTTablenorm"/>
            </w:pPr>
            <w:r w:rsidRPr="007036CE">
              <w:rPr>
                <w:szCs w:val="22"/>
              </w:rPr>
              <w:t>Признак детальной строки</w:t>
            </w:r>
          </w:p>
        </w:tc>
        <w:tc>
          <w:tcPr>
            <w:tcW w:w="734" w:type="pct"/>
          </w:tcPr>
          <w:p w14:paraId="2498EE67" w14:textId="77777777" w:rsidR="00DC5693" w:rsidRPr="007036CE" w:rsidRDefault="00DC5693" w:rsidP="00DC5693">
            <w:pPr>
              <w:pStyle w:val="GOSTTablenorm"/>
              <w:rPr>
                <w:szCs w:val="24"/>
                <w:lang w:val="en-US"/>
              </w:rPr>
            </w:pPr>
            <w:r w:rsidRPr="007036CE">
              <w:rPr>
                <w:b/>
                <w:szCs w:val="24"/>
                <w:lang w:val="en-US"/>
              </w:rPr>
              <w:t>SECTION_1</w:t>
            </w:r>
            <w:r w:rsidRPr="007036CE">
              <w:rPr>
                <w:b/>
                <w:szCs w:val="24"/>
              </w:rPr>
              <w:t>:</w:t>
            </w:r>
            <w:r w:rsidRPr="007036CE">
              <w:t>SIGNKBK</w:t>
            </w:r>
          </w:p>
        </w:tc>
        <w:tc>
          <w:tcPr>
            <w:tcW w:w="519" w:type="pct"/>
          </w:tcPr>
          <w:p w14:paraId="19FE9989" w14:textId="77777777" w:rsidR="00DC5693" w:rsidRPr="007036CE" w:rsidRDefault="00DC5693" w:rsidP="00DC5693">
            <w:pPr>
              <w:pStyle w:val="GOSTTablenorm"/>
            </w:pPr>
            <w:r w:rsidRPr="007036CE">
              <w:rPr>
                <w:szCs w:val="22"/>
              </w:rPr>
              <w:t>Строка</w:t>
            </w:r>
          </w:p>
        </w:tc>
        <w:tc>
          <w:tcPr>
            <w:tcW w:w="300" w:type="pct"/>
          </w:tcPr>
          <w:p w14:paraId="5754C9C3" w14:textId="77777777" w:rsidR="00DC5693" w:rsidRPr="007036CE" w:rsidRDefault="00DC5693" w:rsidP="00DC5693">
            <w:pPr>
              <w:pStyle w:val="GOSTTablenorm"/>
            </w:pPr>
            <w:r w:rsidRPr="007036CE">
              <w:rPr>
                <w:szCs w:val="22"/>
              </w:rPr>
              <w:t>Да</w:t>
            </w:r>
          </w:p>
        </w:tc>
        <w:tc>
          <w:tcPr>
            <w:tcW w:w="308" w:type="pct"/>
          </w:tcPr>
          <w:p w14:paraId="6ACD2DBE" w14:textId="77777777" w:rsidR="00DC5693" w:rsidRPr="007036CE" w:rsidRDefault="00DC5693" w:rsidP="00DC5693">
            <w:pPr>
              <w:pStyle w:val="GOSTTablenorm"/>
            </w:pPr>
            <w:r w:rsidRPr="007036CE">
              <w:rPr>
                <w:szCs w:val="22"/>
              </w:rPr>
              <w:t>=1</w:t>
            </w:r>
          </w:p>
        </w:tc>
        <w:tc>
          <w:tcPr>
            <w:tcW w:w="2039" w:type="pct"/>
          </w:tcPr>
          <w:p w14:paraId="5C60C9C2" w14:textId="77777777" w:rsidR="00DC5693" w:rsidRPr="007036CE" w:rsidRDefault="00DC5693" w:rsidP="00DC5693">
            <w:pPr>
              <w:pStyle w:val="GOSTTablenorm"/>
              <w:rPr>
                <w:szCs w:val="22"/>
              </w:rPr>
            </w:pPr>
            <w:r w:rsidRPr="007036CE">
              <w:rPr>
                <w:szCs w:val="22"/>
              </w:rPr>
              <w:t>Указывается признак детальной строки.</w:t>
            </w:r>
          </w:p>
          <w:p w14:paraId="0828FB82" w14:textId="77777777" w:rsidR="00DC5693" w:rsidRPr="007036CE" w:rsidRDefault="00DC5693" w:rsidP="00DC5693">
            <w:pPr>
              <w:pStyle w:val="GOSTTablenorm"/>
              <w:rPr>
                <w:szCs w:val="22"/>
              </w:rPr>
            </w:pPr>
            <w:r w:rsidRPr="007036CE">
              <w:rPr>
                <w:szCs w:val="22"/>
              </w:rPr>
              <w:t>Возможные значения:</w:t>
            </w:r>
          </w:p>
          <w:p w14:paraId="27457083" w14:textId="77777777" w:rsidR="00DC5693" w:rsidRPr="007036CE" w:rsidRDefault="00DC5693" w:rsidP="00DC5693">
            <w:pPr>
              <w:pStyle w:val="GOSTTableListMark1"/>
              <w:numPr>
                <w:ilvl w:val="0"/>
                <w:numId w:val="2"/>
              </w:numPr>
            </w:pPr>
            <w:r w:rsidRPr="007036CE">
              <w:t>«N» – детализированный КБК;</w:t>
            </w:r>
          </w:p>
          <w:p w14:paraId="2DFA139A" w14:textId="77777777" w:rsidR="00DC5693" w:rsidRPr="007036CE" w:rsidRDefault="00DC5693" w:rsidP="00DC5693">
            <w:pPr>
              <w:pStyle w:val="GOSTTableListMark1"/>
              <w:numPr>
                <w:ilvl w:val="0"/>
                <w:numId w:val="2"/>
              </w:numPr>
            </w:pPr>
            <w:r w:rsidRPr="007036CE">
              <w:t>«X» – недетализированный КБК;</w:t>
            </w:r>
          </w:p>
          <w:p w14:paraId="6DCED5C2" w14:textId="77777777" w:rsidR="00DC5693" w:rsidRPr="007036CE" w:rsidRDefault="00DC5693" w:rsidP="00DC5693">
            <w:pPr>
              <w:pStyle w:val="GOSTTableListMark1"/>
              <w:numPr>
                <w:ilvl w:val="0"/>
                <w:numId w:val="2"/>
              </w:numPr>
            </w:pPr>
            <w:r w:rsidRPr="007036CE">
              <w:t>«Y» – итоговая строка раздела документа</w:t>
            </w:r>
          </w:p>
        </w:tc>
      </w:tr>
      <w:tr w:rsidR="00DC5693" w:rsidRPr="007036CE" w14:paraId="09559A84" w14:textId="77777777" w:rsidTr="00974EB0">
        <w:tc>
          <w:tcPr>
            <w:tcW w:w="1100" w:type="pct"/>
          </w:tcPr>
          <w:p w14:paraId="08DC6459" w14:textId="77777777" w:rsidR="00DC5693" w:rsidRPr="007036CE" w:rsidRDefault="00DC5693" w:rsidP="00DC5693">
            <w:pPr>
              <w:pStyle w:val="GOSTTablenorm"/>
              <w:rPr>
                <w:szCs w:val="22"/>
              </w:rPr>
            </w:pPr>
            <w:r w:rsidRPr="007036CE">
              <w:rPr>
                <w:szCs w:val="22"/>
              </w:rPr>
              <w:t>КБК</w:t>
            </w:r>
          </w:p>
        </w:tc>
        <w:tc>
          <w:tcPr>
            <w:tcW w:w="734" w:type="pct"/>
          </w:tcPr>
          <w:p w14:paraId="0A025E09" w14:textId="77777777" w:rsidR="00DC5693" w:rsidRPr="007036CE" w:rsidRDefault="00DC5693" w:rsidP="00DC5693">
            <w:pPr>
              <w:pStyle w:val="GOSTTablenorm"/>
            </w:pPr>
            <w:r w:rsidRPr="007036CE">
              <w:rPr>
                <w:b/>
                <w:szCs w:val="24"/>
                <w:lang w:val="en-US"/>
              </w:rPr>
              <w:t>SECTION_1</w:t>
            </w:r>
            <w:r w:rsidRPr="007036CE">
              <w:rPr>
                <w:b/>
                <w:szCs w:val="24"/>
              </w:rPr>
              <w:t>:</w:t>
            </w:r>
            <w:r w:rsidRPr="007036CE">
              <w:rPr>
                <w:szCs w:val="24"/>
                <w:lang w:val="en-US"/>
              </w:rPr>
              <w:t>KBK</w:t>
            </w:r>
          </w:p>
        </w:tc>
        <w:tc>
          <w:tcPr>
            <w:tcW w:w="519" w:type="pct"/>
          </w:tcPr>
          <w:p w14:paraId="17DE3F7C" w14:textId="77777777" w:rsidR="00DC5693" w:rsidRPr="007036CE" w:rsidRDefault="00DC5693" w:rsidP="00DC5693">
            <w:pPr>
              <w:pStyle w:val="GOSTTablenorm"/>
            </w:pPr>
            <w:r w:rsidRPr="007036CE">
              <w:rPr>
                <w:szCs w:val="22"/>
              </w:rPr>
              <w:t>Строка</w:t>
            </w:r>
          </w:p>
        </w:tc>
        <w:tc>
          <w:tcPr>
            <w:tcW w:w="300" w:type="pct"/>
          </w:tcPr>
          <w:p w14:paraId="44364513" w14:textId="77777777" w:rsidR="00DC5693" w:rsidRPr="007036CE" w:rsidRDefault="00DC5693" w:rsidP="00DC5693">
            <w:pPr>
              <w:pStyle w:val="GOSTTablenorm"/>
            </w:pPr>
            <w:r w:rsidRPr="007036CE">
              <w:rPr>
                <w:szCs w:val="22"/>
              </w:rPr>
              <w:t>Да</w:t>
            </w:r>
          </w:p>
        </w:tc>
        <w:tc>
          <w:tcPr>
            <w:tcW w:w="308" w:type="pct"/>
          </w:tcPr>
          <w:p w14:paraId="7104B940" w14:textId="77777777" w:rsidR="00DC5693" w:rsidRPr="007036CE" w:rsidRDefault="00DC5693" w:rsidP="00DC5693">
            <w:pPr>
              <w:pStyle w:val="GOSTTablenorm"/>
            </w:pPr>
            <w:r w:rsidRPr="007036CE">
              <w:rPr>
                <w:szCs w:val="22"/>
              </w:rPr>
              <w:t>=20</w:t>
            </w:r>
          </w:p>
        </w:tc>
        <w:tc>
          <w:tcPr>
            <w:tcW w:w="2039" w:type="pct"/>
          </w:tcPr>
          <w:p w14:paraId="5D43B3CD" w14:textId="77777777" w:rsidR="00DC5693" w:rsidRPr="007036CE" w:rsidRDefault="00DC5693" w:rsidP="00DC5693">
            <w:pPr>
              <w:pStyle w:val="GOSTTablenorm"/>
            </w:pPr>
            <w:r w:rsidRPr="007036CE">
              <w:rPr>
                <w:szCs w:val="22"/>
              </w:rPr>
              <w:t>Указывается код по бюджетной классификации для отражения операции на ЛС ГРБС</w:t>
            </w:r>
          </w:p>
        </w:tc>
      </w:tr>
      <w:tr w:rsidR="00DC5693" w:rsidRPr="007036CE" w14:paraId="6566E048" w14:textId="77777777" w:rsidTr="00974EB0">
        <w:tc>
          <w:tcPr>
            <w:tcW w:w="1100" w:type="pct"/>
          </w:tcPr>
          <w:p w14:paraId="341561AB" w14:textId="77777777" w:rsidR="00DC5693" w:rsidRPr="007036CE" w:rsidRDefault="00DC5693" w:rsidP="00DC5693">
            <w:pPr>
              <w:pStyle w:val="GOSTTablenorm"/>
              <w:rPr>
                <w:szCs w:val="22"/>
              </w:rPr>
            </w:pPr>
            <w:r w:rsidRPr="007036CE">
              <w:rPr>
                <w:szCs w:val="22"/>
              </w:rPr>
              <w:t>Тип КБК</w:t>
            </w:r>
          </w:p>
        </w:tc>
        <w:tc>
          <w:tcPr>
            <w:tcW w:w="734" w:type="pct"/>
          </w:tcPr>
          <w:p w14:paraId="33509AF0" w14:textId="77777777" w:rsidR="00DC5693" w:rsidRPr="007036CE" w:rsidRDefault="00DC5693" w:rsidP="00DC5693">
            <w:pPr>
              <w:pStyle w:val="GOSTTablenorm"/>
              <w:rPr>
                <w:szCs w:val="24"/>
                <w:lang w:val="en-US"/>
              </w:rPr>
            </w:pPr>
            <w:r w:rsidRPr="007036CE">
              <w:rPr>
                <w:b/>
                <w:szCs w:val="24"/>
                <w:lang w:val="en-US"/>
              </w:rPr>
              <w:t>SECTION_1</w:t>
            </w:r>
            <w:r w:rsidRPr="007036CE">
              <w:rPr>
                <w:b/>
                <w:szCs w:val="24"/>
              </w:rPr>
              <w:t>:</w:t>
            </w:r>
            <w:r w:rsidRPr="007036CE">
              <w:rPr>
                <w:szCs w:val="24"/>
              </w:rPr>
              <w:t>TYPEKB</w:t>
            </w:r>
            <w:r w:rsidRPr="007036CE">
              <w:rPr>
                <w:szCs w:val="24"/>
              </w:rPr>
              <w:lastRenderedPageBreak/>
              <w:t>K</w:t>
            </w:r>
          </w:p>
        </w:tc>
        <w:tc>
          <w:tcPr>
            <w:tcW w:w="519" w:type="pct"/>
          </w:tcPr>
          <w:p w14:paraId="3654BD68" w14:textId="77777777" w:rsidR="00DC5693" w:rsidRPr="007036CE" w:rsidRDefault="00DC5693" w:rsidP="00DC5693">
            <w:pPr>
              <w:pStyle w:val="GOSTTablenorm"/>
            </w:pPr>
            <w:r w:rsidRPr="007036CE">
              <w:rPr>
                <w:szCs w:val="22"/>
              </w:rPr>
              <w:lastRenderedPageBreak/>
              <w:t>Строка</w:t>
            </w:r>
          </w:p>
        </w:tc>
        <w:tc>
          <w:tcPr>
            <w:tcW w:w="300" w:type="pct"/>
          </w:tcPr>
          <w:p w14:paraId="6BF31EE9" w14:textId="77777777" w:rsidR="00DC5693" w:rsidRPr="007036CE" w:rsidRDefault="00DC5693" w:rsidP="00DC5693">
            <w:pPr>
              <w:pStyle w:val="GOSTTablenorm"/>
            </w:pPr>
            <w:r w:rsidRPr="007036CE">
              <w:rPr>
                <w:szCs w:val="22"/>
              </w:rPr>
              <w:t>Да</w:t>
            </w:r>
          </w:p>
        </w:tc>
        <w:tc>
          <w:tcPr>
            <w:tcW w:w="308" w:type="pct"/>
          </w:tcPr>
          <w:p w14:paraId="68F5D291" w14:textId="77777777" w:rsidR="00DC5693" w:rsidRPr="007036CE" w:rsidRDefault="00DC5693" w:rsidP="00DC5693">
            <w:pPr>
              <w:pStyle w:val="GOSTTablenorm"/>
            </w:pPr>
            <w:r w:rsidRPr="007036CE">
              <w:rPr>
                <w:szCs w:val="22"/>
              </w:rPr>
              <w:t>=2</w:t>
            </w:r>
          </w:p>
        </w:tc>
        <w:tc>
          <w:tcPr>
            <w:tcW w:w="2039" w:type="pct"/>
          </w:tcPr>
          <w:p w14:paraId="399C03AE" w14:textId="77777777" w:rsidR="00DC5693" w:rsidRPr="007036CE" w:rsidRDefault="00DC5693" w:rsidP="00DC5693">
            <w:pPr>
              <w:ind w:firstLine="30"/>
              <w:rPr>
                <w:szCs w:val="22"/>
              </w:rPr>
            </w:pPr>
            <w:r w:rsidRPr="007036CE">
              <w:rPr>
                <w:szCs w:val="22"/>
              </w:rPr>
              <w:t>Указывается тип кода по бюджетной классификации.</w:t>
            </w:r>
          </w:p>
          <w:p w14:paraId="3145FF7B" w14:textId="3D7D276F" w:rsidR="00DC5693" w:rsidRPr="007036CE" w:rsidRDefault="00DC5693" w:rsidP="00DC5693">
            <w:pPr>
              <w:pStyle w:val="GOSTTablenorm"/>
            </w:pPr>
            <w:r w:rsidRPr="007036CE">
              <w:rPr>
                <w:szCs w:val="22"/>
              </w:rPr>
              <w:lastRenderedPageBreak/>
              <w:t xml:space="preserve">Заполняется значением «11» </w:t>
            </w:r>
            <w:r w:rsidR="00BE14C0" w:rsidRPr="007036CE">
              <w:t>–</w:t>
            </w:r>
            <w:r w:rsidRPr="007036CE">
              <w:rPr>
                <w:szCs w:val="22"/>
              </w:rPr>
              <w:t xml:space="preserve"> Лимитируемые расходы</w:t>
            </w:r>
          </w:p>
        </w:tc>
      </w:tr>
      <w:tr w:rsidR="00DC5693" w:rsidRPr="007036CE" w14:paraId="2BE086F0" w14:textId="77777777" w:rsidTr="00974EB0">
        <w:tc>
          <w:tcPr>
            <w:tcW w:w="1100" w:type="pct"/>
          </w:tcPr>
          <w:p w14:paraId="36B718C0" w14:textId="77777777" w:rsidR="00DC5693" w:rsidRPr="007036CE" w:rsidRDefault="00DC5693" w:rsidP="00DC5693">
            <w:pPr>
              <w:pStyle w:val="GOSTTablenorm"/>
              <w:rPr>
                <w:szCs w:val="22"/>
              </w:rPr>
            </w:pPr>
            <w:r w:rsidRPr="007036CE">
              <w:rPr>
                <w:szCs w:val="22"/>
              </w:rPr>
              <w:lastRenderedPageBreak/>
              <w:t>Код КМИ</w:t>
            </w:r>
          </w:p>
        </w:tc>
        <w:tc>
          <w:tcPr>
            <w:tcW w:w="734" w:type="pct"/>
          </w:tcPr>
          <w:p w14:paraId="293D5B7D" w14:textId="77777777" w:rsidR="00DC5693" w:rsidRPr="007036CE" w:rsidRDefault="00DC5693" w:rsidP="00DC5693">
            <w:pPr>
              <w:pStyle w:val="GOSTTablenorm"/>
              <w:rPr>
                <w:szCs w:val="24"/>
              </w:rPr>
            </w:pPr>
            <w:r w:rsidRPr="007036CE">
              <w:rPr>
                <w:b/>
                <w:szCs w:val="24"/>
                <w:lang w:val="en-US"/>
              </w:rPr>
              <w:t>SECTION_1</w:t>
            </w:r>
            <w:r w:rsidRPr="007036CE">
              <w:rPr>
                <w:b/>
                <w:szCs w:val="24"/>
              </w:rPr>
              <w:t>:</w:t>
            </w:r>
            <w:r w:rsidRPr="007036CE">
              <w:rPr>
                <w:szCs w:val="24"/>
                <w:lang w:val="en-US"/>
              </w:rPr>
              <w:t>KMICODE</w:t>
            </w:r>
          </w:p>
        </w:tc>
        <w:tc>
          <w:tcPr>
            <w:tcW w:w="519" w:type="pct"/>
          </w:tcPr>
          <w:p w14:paraId="31EB86CE" w14:textId="77777777" w:rsidR="00DC5693" w:rsidRPr="007036CE" w:rsidRDefault="00DC5693" w:rsidP="00DC5693">
            <w:pPr>
              <w:pStyle w:val="GOSTTablenorm"/>
            </w:pPr>
            <w:r w:rsidRPr="007036CE">
              <w:rPr>
                <w:szCs w:val="22"/>
              </w:rPr>
              <w:t>Строка</w:t>
            </w:r>
          </w:p>
        </w:tc>
        <w:tc>
          <w:tcPr>
            <w:tcW w:w="300" w:type="pct"/>
          </w:tcPr>
          <w:p w14:paraId="339F4FBF" w14:textId="77777777" w:rsidR="00DC5693" w:rsidRPr="007036CE" w:rsidRDefault="00DC5693" w:rsidP="00DC5693">
            <w:pPr>
              <w:pStyle w:val="GOSTTablenorm"/>
            </w:pPr>
            <w:r w:rsidRPr="007036CE">
              <w:rPr>
                <w:szCs w:val="22"/>
              </w:rPr>
              <w:t>Да</w:t>
            </w:r>
          </w:p>
        </w:tc>
        <w:tc>
          <w:tcPr>
            <w:tcW w:w="308" w:type="pct"/>
          </w:tcPr>
          <w:p w14:paraId="01C33419" w14:textId="77777777" w:rsidR="00DC5693" w:rsidRPr="007036CE" w:rsidRDefault="00DC5693" w:rsidP="00DC5693">
            <w:pPr>
              <w:pStyle w:val="GOSTTablenorm"/>
            </w:pPr>
            <w:r w:rsidRPr="007036CE">
              <w:rPr>
                <w:szCs w:val="22"/>
                <w:lang w:val="en-US"/>
              </w:rPr>
              <w:t>&lt;=25</w:t>
            </w:r>
          </w:p>
        </w:tc>
        <w:tc>
          <w:tcPr>
            <w:tcW w:w="2039" w:type="pct"/>
          </w:tcPr>
          <w:p w14:paraId="38B2512A" w14:textId="77777777" w:rsidR="00DC5693" w:rsidRPr="007036CE" w:rsidRDefault="00DC5693" w:rsidP="00DC5693">
            <w:pPr>
              <w:pStyle w:val="GOSTTablenorm"/>
            </w:pPr>
            <w:r w:rsidRPr="007036CE">
              <w:rPr>
                <w:szCs w:val="22"/>
              </w:rPr>
              <w:t>Указывается код мероприятий по информатизации для отражения операций бюджетных средств на ЛС ГРБС</w:t>
            </w:r>
          </w:p>
        </w:tc>
      </w:tr>
      <w:tr w:rsidR="00DC5693" w:rsidRPr="007036CE" w14:paraId="37B4AA55" w14:textId="77777777" w:rsidTr="00974EB0">
        <w:tc>
          <w:tcPr>
            <w:tcW w:w="1100" w:type="pct"/>
          </w:tcPr>
          <w:p w14:paraId="5FA56506" w14:textId="77777777" w:rsidR="00DC5693" w:rsidRPr="007036CE" w:rsidRDefault="00DC5693" w:rsidP="00DC5693">
            <w:pPr>
              <w:pStyle w:val="GOSTTablenorm"/>
              <w:rPr>
                <w:szCs w:val="22"/>
              </w:rPr>
            </w:pPr>
            <w:r w:rsidRPr="007036CE">
              <w:rPr>
                <w:szCs w:val="22"/>
              </w:rPr>
              <w:t>Номер лицевого счета</w:t>
            </w:r>
          </w:p>
        </w:tc>
        <w:tc>
          <w:tcPr>
            <w:tcW w:w="734" w:type="pct"/>
          </w:tcPr>
          <w:p w14:paraId="67218E17" w14:textId="77777777" w:rsidR="00DC5693" w:rsidRPr="007036CE" w:rsidRDefault="00DC5693" w:rsidP="00DC5693">
            <w:pPr>
              <w:pStyle w:val="GOSTTablenorm"/>
              <w:rPr>
                <w:szCs w:val="24"/>
                <w:lang w:val="en-US"/>
              </w:rPr>
            </w:pPr>
            <w:r w:rsidRPr="007036CE">
              <w:rPr>
                <w:b/>
                <w:szCs w:val="24"/>
                <w:lang w:val="en-US"/>
              </w:rPr>
              <w:t>SECTION_1</w:t>
            </w:r>
            <w:r w:rsidRPr="007036CE">
              <w:rPr>
                <w:b/>
                <w:szCs w:val="24"/>
              </w:rPr>
              <w:t>:</w:t>
            </w:r>
            <w:r w:rsidRPr="007036CE">
              <w:rPr>
                <w:szCs w:val="24"/>
                <w:lang w:val="en-US"/>
              </w:rPr>
              <w:t>PA</w:t>
            </w:r>
          </w:p>
        </w:tc>
        <w:tc>
          <w:tcPr>
            <w:tcW w:w="519" w:type="pct"/>
          </w:tcPr>
          <w:p w14:paraId="0D54EC50" w14:textId="77777777" w:rsidR="00DC5693" w:rsidRPr="007036CE" w:rsidRDefault="00DC5693" w:rsidP="00DC5693">
            <w:pPr>
              <w:pStyle w:val="GOSTTablenorm"/>
            </w:pPr>
            <w:r w:rsidRPr="007036CE">
              <w:rPr>
                <w:szCs w:val="22"/>
              </w:rPr>
              <w:t>Строка</w:t>
            </w:r>
          </w:p>
        </w:tc>
        <w:tc>
          <w:tcPr>
            <w:tcW w:w="300" w:type="pct"/>
          </w:tcPr>
          <w:p w14:paraId="0DFA7861" w14:textId="77777777" w:rsidR="00DC5693" w:rsidRPr="007036CE" w:rsidRDefault="00DC5693" w:rsidP="00DC5693">
            <w:pPr>
              <w:pStyle w:val="GOSTTablenorm"/>
            </w:pPr>
            <w:r w:rsidRPr="007036CE">
              <w:rPr>
                <w:szCs w:val="22"/>
              </w:rPr>
              <w:t>Да</w:t>
            </w:r>
          </w:p>
        </w:tc>
        <w:tc>
          <w:tcPr>
            <w:tcW w:w="308" w:type="pct"/>
          </w:tcPr>
          <w:p w14:paraId="5CE8E75F" w14:textId="77777777" w:rsidR="00DC5693" w:rsidRPr="007036CE" w:rsidRDefault="00DC5693" w:rsidP="00DC5693">
            <w:pPr>
              <w:pStyle w:val="GOSTTablenorm"/>
            </w:pPr>
            <w:r w:rsidRPr="007036CE">
              <w:rPr>
                <w:szCs w:val="22"/>
              </w:rPr>
              <w:t>=11</w:t>
            </w:r>
          </w:p>
        </w:tc>
        <w:tc>
          <w:tcPr>
            <w:tcW w:w="2039" w:type="pct"/>
          </w:tcPr>
          <w:p w14:paraId="6E0101F3" w14:textId="77777777" w:rsidR="00DC5693" w:rsidRPr="007036CE" w:rsidRDefault="00DC5693" w:rsidP="00DC5693">
            <w:pPr>
              <w:pStyle w:val="GOSTTablenorm"/>
            </w:pPr>
            <w:r w:rsidRPr="007036CE">
              <w:rPr>
                <w:szCs w:val="22"/>
              </w:rPr>
              <w:t>Указывается номер лицевого счета ГРБС</w:t>
            </w:r>
          </w:p>
        </w:tc>
      </w:tr>
      <w:tr w:rsidR="00DC5693" w:rsidRPr="007036CE" w14:paraId="4965B32B" w14:textId="77777777" w:rsidTr="00974EB0">
        <w:tc>
          <w:tcPr>
            <w:tcW w:w="1100" w:type="pct"/>
          </w:tcPr>
          <w:p w14:paraId="28F75DD1" w14:textId="77777777" w:rsidR="00DC5693" w:rsidRPr="007036CE" w:rsidRDefault="00DC5693" w:rsidP="00DC5693">
            <w:pPr>
              <w:pStyle w:val="GOSTTablenorm"/>
              <w:rPr>
                <w:szCs w:val="22"/>
              </w:rPr>
            </w:pPr>
            <w:r w:rsidRPr="007036CE">
              <w:rPr>
                <w:szCs w:val="22"/>
              </w:rPr>
              <w:t>Контур</w:t>
            </w:r>
          </w:p>
        </w:tc>
        <w:tc>
          <w:tcPr>
            <w:tcW w:w="734" w:type="pct"/>
          </w:tcPr>
          <w:p w14:paraId="34D6D3B9" w14:textId="77777777" w:rsidR="00DC5693" w:rsidRPr="007036CE" w:rsidRDefault="00DC5693" w:rsidP="00DC5693">
            <w:pPr>
              <w:pStyle w:val="GOSTTablenorm"/>
              <w:rPr>
                <w:szCs w:val="24"/>
                <w:lang w:val="en-US"/>
              </w:rPr>
            </w:pPr>
            <w:r w:rsidRPr="007036CE">
              <w:rPr>
                <w:b/>
                <w:szCs w:val="24"/>
                <w:lang w:val="en-US"/>
              </w:rPr>
              <w:t>SECTION_1</w:t>
            </w:r>
            <w:r w:rsidRPr="007036CE">
              <w:rPr>
                <w:b/>
                <w:szCs w:val="24"/>
              </w:rPr>
              <w:t>:</w:t>
            </w:r>
            <w:r w:rsidRPr="007036CE">
              <w:rPr>
                <w:szCs w:val="22"/>
                <w:lang w:val="en-US"/>
              </w:rPr>
              <w:t>CONTUR</w:t>
            </w:r>
          </w:p>
        </w:tc>
        <w:tc>
          <w:tcPr>
            <w:tcW w:w="519" w:type="pct"/>
          </w:tcPr>
          <w:p w14:paraId="30852DE9" w14:textId="77777777" w:rsidR="00DC5693" w:rsidRPr="007036CE" w:rsidRDefault="00DC5693" w:rsidP="00DC5693">
            <w:pPr>
              <w:pStyle w:val="GOSTTablenorm"/>
            </w:pPr>
            <w:ins w:id="3693" w:author="Сатлер Марина Викторовна" w:date="2024-02-28T19:04:00Z">
              <w:r w:rsidRPr="007036CE">
                <w:rPr>
                  <w:szCs w:val="22"/>
                </w:rPr>
                <w:t>Строка</w:t>
              </w:r>
            </w:ins>
          </w:p>
        </w:tc>
        <w:tc>
          <w:tcPr>
            <w:tcW w:w="300" w:type="pct"/>
          </w:tcPr>
          <w:p w14:paraId="003F04FC" w14:textId="77777777" w:rsidR="00DC5693" w:rsidRPr="007036CE" w:rsidRDefault="00DC5693" w:rsidP="00DC5693">
            <w:pPr>
              <w:pStyle w:val="GOSTTablenorm"/>
            </w:pPr>
            <w:r w:rsidRPr="007036CE">
              <w:rPr>
                <w:szCs w:val="22"/>
              </w:rPr>
              <w:t>Да</w:t>
            </w:r>
          </w:p>
        </w:tc>
        <w:tc>
          <w:tcPr>
            <w:tcW w:w="308" w:type="pct"/>
          </w:tcPr>
          <w:p w14:paraId="0CAEFA03" w14:textId="77777777" w:rsidR="00DC5693" w:rsidRPr="007036CE" w:rsidRDefault="00DC5693" w:rsidP="00DC5693">
            <w:pPr>
              <w:pStyle w:val="GOSTTablenorm"/>
            </w:pPr>
            <w:r w:rsidRPr="007036CE">
              <w:rPr>
                <w:szCs w:val="22"/>
              </w:rPr>
              <w:t>=1</w:t>
            </w:r>
          </w:p>
        </w:tc>
        <w:tc>
          <w:tcPr>
            <w:tcW w:w="2039" w:type="pct"/>
          </w:tcPr>
          <w:p w14:paraId="2FB9FCFD" w14:textId="77777777" w:rsidR="00DC5693" w:rsidRPr="007036CE" w:rsidRDefault="00DC5693" w:rsidP="00DC5693">
            <w:pPr>
              <w:pStyle w:val="GOSTTablenorm"/>
              <w:rPr>
                <w:szCs w:val="22"/>
              </w:rPr>
            </w:pPr>
            <w:r w:rsidRPr="007036CE">
              <w:rPr>
                <w:szCs w:val="22"/>
              </w:rPr>
              <w:t>Указывается код контура, в котором проводится операция.</w:t>
            </w:r>
          </w:p>
          <w:p w14:paraId="0D2B4B19" w14:textId="77777777" w:rsidR="00DC5693" w:rsidRPr="007036CE" w:rsidRDefault="00DC5693" w:rsidP="00DC5693">
            <w:pPr>
              <w:pStyle w:val="GOSTTablenorm"/>
              <w:rPr>
                <w:szCs w:val="22"/>
              </w:rPr>
            </w:pPr>
            <w:r w:rsidRPr="007036CE">
              <w:rPr>
                <w:szCs w:val="22"/>
              </w:rPr>
              <w:t>Возможные значения:</w:t>
            </w:r>
          </w:p>
          <w:p w14:paraId="50ECB677" w14:textId="77777777" w:rsidR="00DC5693" w:rsidRPr="007036CE" w:rsidRDefault="00DC5693" w:rsidP="00DC5693">
            <w:pPr>
              <w:pStyle w:val="GOSTTableListMark1"/>
              <w:numPr>
                <w:ilvl w:val="0"/>
                <w:numId w:val="2"/>
              </w:numPr>
            </w:pPr>
            <w:r w:rsidRPr="007036CE">
              <w:t>«</w:t>
            </w:r>
            <w:ins w:id="3694" w:author="Сатлер Марина Викторовна" w:date="2024-02-28T18:38:00Z">
              <w:r w:rsidRPr="007036CE">
                <w:rPr>
                  <w:lang w:val="en-US"/>
                </w:rPr>
                <w:t>O</w:t>
              </w:r>
            </w:ins>
            <w:r w:rsidRPr="007036CE">
              <w:t xml:space="preserve">» </w:t>
            </w:r>
            <w:r w:rsidRPr="007036CE">
              <w:rPr>
                <w:lang w:val="en-US"/>
              </w:rPr>
              <w:t xml:space="preserve">– </w:t>
            </w:r>
            <w:r w:rsidRPr="007036CE">
              <w:t>открытый;</w:t>
            </w:r>
          </w:p>
          <w:p w14:paraId="2420D427" w14:textId="77777777" w:rsidR="00DC5693" w:rsidRPr="007036CE" w:rsidRDefault="00DC5693" w:rsidP="00DC5693">
            <w:pPr>
              <w:pStyle w:val="GOSTTableListMark1"/>
              <w:numPr>
                <w:ilvl w:val="0"/>
                <w:numId w:val="2"/>
              </w:numPr>
            </w:pPr>
            <w:r w:rsidRPr="007036CE">
              <w:t>«</w:t>
            </w:r>
            <w:r w:rsidRPr="007036CE">
              <w:rPr>
                <w:lang w:val="en-US"/>
              </w:rPr>
              <w:t>S</w:t>
            </w:r>
            <w:r w:rsidRPr="007036CE">
              <w:t>»</w:t>
            </w:r>
            <w:r w:rsidRPr="007036CE">
              <w:rPr>
                <w:lang w:val="en-US"/>
              </w:rPr>
              <w:t xml:space="preserve"> – </w:t>
            </w:r>
            <w:r w:rsidRPr="007036CE">
              <w:t>защищенный;</w:t>
            </w:r>
          </w:p>
          <w:p w14:paraId="1A77A0F4" w14:textId="77777777" w:rsidR="00DC5693" w:rsidRPr="007036CE" w:rsidRDefault="00DC5693" w:rsidP="00DC5693">
            <w:pPr>
              <w:pStyle w:val="GOSTTableListMark1"/>
              <w:numPr>
                <w:ilvl w:val="0"/>
                <w:numId w:val="2"/>
              </w:numPr>
            </w:pPr>
            <w:r w:rsidRPr="007036CE">
              <w:t>«1» – открытый;</w:t>
            </w:r>
          </w:p>
          <w:p w14:paraId="7A6680BC" w14:textId="189C4653" w:rsidR="00DC5693" w:rsidRPr="007036CE" w:rsidRDefault="00DC5693" w:rsidP="00DC5693">
            <w:pPr>
              <w:pStyle w:val="GOSTTableListMark1"/>
              <w:numPr>
                <w:ilvl w:val="0"/>
                <w:numId w:val="2"/>
              </w:numPr>
            </w:pPr>
            <w:r w:rsidRPr="007036CE">
              <w:t xml:space="preserve">«2» </w:t>
            </w:r>
            <w:r w:rsidR="00BE14C0" w:rsidRPr="007036CE">
              <w:t>–</w:t>
            </w:r>
            <w:r w:rsidRPr="007036CE">
              <w:t xml:space="preserve"> защищенный</w:t>
            </w:r>
          </w:p>
        </w:tc>
      </w:tr>
      <w:tr w:rsidR="00DC5693" w:rsidRPr="007036CE" w14:paraId="515424EE" w14:textId="77777777" w:rsidTr="00974EB0">
        <w:tc>
          <w:tcPr>
            <w:tcW w:w="1100" w:type="pct"/>
          </w:tcPr>
          <w:p w14:paraId="5D9750A9" w14:textId="77777777" w:rsidR="00DC5693" w:rsidRPr="007036CE" w:rsidRDefault="00DC5693" w:rsidP="00DC5693">
            <w:pPr>
              <w:pStyle w:val="GOSTTablenorm"/>
              <w:rPr>
                <w:szCs w:val="22"/>
              </w:rPr>
            </w:pPr>
            <w:ins w:id="3695" w:author="Сатлер Марина Викторовна" w:date="2024-02-13T15:55:00Z">
              <w:r w:rsidRPr="007036CE">
                <w:t>Сумма на текущий год</w:t>
              </w:r>
            </w:ins>
          </w:p>
        </w:tc>
        <w:tc>
          <w:tcPr>
            <w:tcW w:w="734" w:type="pct"/>
          </w:tcPr>
          <w:p w14:paraId="10FE4DA5" w14:textId="77777777" w:rsidR="00DC5693" w:rsidRPr="007036CE" w:rsidRDefault="00DC5693" w:rsidP="00DC5693">
            <w:pPr>
              <w:pStyle w:val="GOSTTablenorm"/>
              <w:rPr>
                <w:szCs w:val="22"/>
                <w:lang w:val="en-US"/>
              </w:rPr>
            </w:pPr>
            <w:ins w:id="3696" w:author="Сатлер Марина Викторовна" w:date="2024-02-09T16:42:00Z">
              <w:r w:rsidRPr="007036CE">
                <w:rPr>
                  <w:b/>
                  <w:szCs w:val="24"/>
                  <w:lang w:val="en-US"/>
                </w:rPr>
                <w:t>SECTION_1</w:t>
              </w:r>
              <w:r w:rsidRPr="007036CE">
                <w:rPr>
                  <w:b/>
                  <w:szCs w:val="24"/>
                </w:rPr>
                <w:t>:</w:t>
              </w:r>
            </w:ins>
            <w:r w:rsidRPr="007036CE">
              <w:rPr>
                <w:szCs w:val="22"/>
              </w:rPr>
              <w:t>SUM_1</w:t>
            </w:r>
          </w:p>
        </w:tc>
        <w:tc>
          <w:tcPr>
            <w:tcW w:w="519" w:type="pct"/>
          </w:tcPr>
          <w:p w14:paraId="06F57C26" w14:textId="77777777" w:rsidR="00DC5693" w:rsidRPr="007036CE" w:rsidRDefault="00DC5693" w:rsidP="00DC5693">
            <w:pPr>
              <w:pStyle w:val="GOSTTablenorm"/>
            </w:pPr>
            <w:r w:rsidRPr="007036CE">
              <w:rPr>
                <w:szCs w:val="22"/>
              </w:rPr>
              <w:t>Сумма</w:t>
            </w:r>
          </w:p>
        </w:tc>
        <w:tc>
          <w:tcPr>
            <w:tcW w:w="300" w:type="pct"/>
          </w:tcPr>
          <w:p w14:paraId="12A8830B" w14:textId="77777777" w:rsidR="00DC5693" w:rsidRPr="007036CE" w:rsidRDefault="00DC5693" w:rsidP="00DC5693">
            <w:pPr>
              <w:pStyle w:val="GOSTTablenorm"/>
            </w:pPr>
            <w:r w:rsidRPr="007036CE">
              <w:rPr>
                <w:szCs w:val="22"/>
              </w:rPr>
              <w:t>Да</w:t>
            </w:r>
          </w:p>
        </w:tc>
        <w:tc>
          <w:tcPr>
            <w:tcW w:w="308" w:type="pct"/>
          </w:tcPr>
          <w:p w14:paraId="65B7EA2D" w14:textId="77777777" w:rsidR="00DC5693" w:rsidRPr="007036CE" w:rsidRDefault="00DC5693" w:rsidP="00DC5693">
            <w:pPr>
              <w:pStyle w:val="GOSTTablenorm"/>
            </w:pPr>
          </w:p>
        </w:tc>
        <w:tc>
          <w:tcPr>
            <w:tcW w:w="2039" w:type="pct"/>
          </w:tcPr>
          <w:p w14:paraId="5B9FAE7E" w14:textId="77777777" w:rsidR="00DC5693" w:rsidRPr="007036CE" w:rsidDel="00DC5693" w:rsidRDefault="00DC5693" w:rsidP="00DC5693">
            <w:pPr>
              <w:pStyle w:val="GOSTTablenorm"/>
              <w:rPr>
                <w:del w:id="3697" w:author="Сатлер Марина Викторовна" w:date="2024-07-05T16:55:00Z"/>
              </w:rPr>
            </w:pPr>
            <w:r w:rsidRPr="007036CE">
              <w:t>Указывается сумма на текущий финансовый год</w:t>
            </w:r>
            <w:del w:id="3698" w:author="Сатлер Марина Викторовна" w:date="2024-07-05T16:55:00Z">
              <w:r w:rsidRPr="007036CE" w:rsidDel="00DC5693">
                <w:delText xml:space="preserve"> при доведении на текущий бюджетный цикл.</w:delText>
              </w:r>
            </w:del>
          </w:p>
          <w:p w14:paraId="17F5F211" w14:textId="77777777" w:rsidR="00DC5693" w:rsidRPr="007036CE" w:rsidRDefault="00DC5693" w:rsidP="00DC5693">
            <w:pPr>
              <w:pStyle w:val="GOSTTablenorm"/>
            </w:pPr>
            <w:del w:id="3699" w:author="Сатлер Марина Викторовна" w:date="2024-07-05T16:55:00Z">
              <w:r w:rsidRPr="007036CE" w:rsidDel="00DC5693">
                <w:delText>Указывается значение «0.00» при доведении на новый бюджетный цикл</w:delText>
              </w:r>
            </w:del>
          </w:p>
        </w:tc>
      </w:tr>
      <w:tr w:rsidR="00DC5693" w:rsidRPr="007036CE" w14:paraId="3A96BB3B" w14:textId="77777777" w:rsidTr="00974EB0">
        <w:tc>
          <w:tcPr>
            <w:tcW w:w="1100" w:type="pct"/>
          </w:tcPr>
          <w:p w14:paraId="2419A57D" w14:textId="77777777" w:rsidR="00DC5693" w:rsidRPr="007036CE" w:rsidRDefault="00DC5693" w:rsidP="00DC5693">
            <w:pPr>
              <w:pStyle w:val="GOSTTablenorm"/>
              <w:rPr>
                <w:szCs w:val="22"/>
              </w:rPr>
            </w:pPr>
            <w:ins w:id="3700" w:author="Сатлер Марина Викторовна" w:date="2024-02-13T15:55:00Z">
              <w:r w:rsidRPr="007036CE">
                <w:t>Сумма на первый год планового периода</w:t>
              </w:r>
            </w:ins>
          </w:p>
        </w:tc>
        <w:tc>
          <w:tcPr>
            <w:tcW w:w="734" w:type="pct"/>
          </w:tcPr>
          <w:p w14:paraId="06EE7CE3" w14:textId="77777777" w:rsidR="00DC5693" w:rsidRPr="007036CE" w:rsidRDefault="00DC5693" w:rsidP="00DC5693">
            <w:pPr>
              <w:pStyle w:val="GOSTTablenorm"/>
              <w:rPr>
                <w:szCs w:val="22"/>
              </w:rPr>
            </w:pPr>
            <w:ins w:id="3701" w:author="Сатлер Марина Викторовна" w:date="2024-02-09T16:42:00Z">
              <w:r w:rsidRPr="007036CE">
                <w:rPr>
                  <w:b/>
                  <w:szCs w:val="24"/>
                  <w:lang w:val="en-US"/>
                </w:rPr>
                <w:t>SECTION_1</w:t>
              </w:r>
              <w:r w:rsidRPr="007036CE">
                <w:rPr>
                  <w:b/>
                  <w:szCs w:val="24"/>
                </w:rPr>
                <w:t>:</w:t>
              </w:r>
            </w:ins>
            <w:r w:rsidRPr="007036CE">
              <w:rPr>
                <w:szCs w:val="22"/>
              </w:rPr>
              <w:t>SUM_2</w:t>
            </w:r>
          </w:p>
        </w:tc>
        <w:tc>
          <w:tcPr>
            <w:tcW w:w="519" w:type="pct"/>
          </w:tcPr>
          <w:p w14:paraId="0639C717" w14:textId="77777777" w:rsidR="00DC5693" w:rsidRPr="007036CE" w:rsidRDefault="00DC5693" w:rsidP="00DC5693">
            <w:pPr>
              <w:pStyle w:val="GOSTTablenorm"/>
            </w:pPr>
            <w:r w:rsidRPr="007036CE">
              <w:rPr>
                <w:szCs w:val="22"/>
              </w:rPr>
              <w:t>Сумма</w:t>
            </w:r>
          </w:p>
        </w:tc>
        <w:tc>
          <w:tcPr>
            <w:tcW w:w="300" w:type="pct"/>
          </w:tcPr>
          <w:p w14:paraId="719780CA" w14:textId="77777777" w:rsidR="00DC5693" w:rsidRPr="007036CE" w:rsidRDefault="00DC5693" w:rsidP="00DC5693">
            <w:pPr>
              <w:pStyle w:val="GOSTTablenorm"/>
            </w:pPr>
            <w:r w:rsidRPr="007036CE">
              <w:rPr>
                <w:szCs w:val="22"/>
              </w:rPr>
              <w:t>Да</w:t>
            </w:r>
          </w:p>
        </w:tc>
        <w:tc>
          <w:tcPr>
            <w:tcW w:w="308" w:type="pct"/>
          </w:tcPr>
          <w:p w14:paraId="5C34B181" w14:textId="77777777" w:rsidR="00DC5693" w:rsidRPr="007036CE" w:rsidRDefault="00DC5693" w:rsidP="00DC5693">
            <w:pPr>
              <w:pStyle w:val="GOSTTablenorm"/>
            </w:pPr>
          </w:p>
        </w:tc>
        <w:tc>
          <w:tcPr>
            <w:tcW w:w="2039" w:type="pct"/>
          </w:tcPr>
          <w:p w14:paraId="6C8A7FE5" w14:textId="77777777" w:rsidR="00DC5693" w:rsidRPr="007036CE" w:rsidDel="00DC5693" w:rsidRDefault="00DC5693" w:rsidP="00DC5693">
            <w:pPr>
              <w:pStyle w:val="GOSTTablenorm"/>
              <w:rPr>
                <w:del w:id="3702" w:author="Сатлер Марина Викторовна" w:date="2024-07-05T16:55:00Z"/>
              </w:rPr>
            </w:pPr>
            <w:r w:rsidRPr="007036CE">
              <w:t>Указывается сумма на 1-й плановый год</w:t>
            </w:r>
            <w:del w:id="3703" w:author="Сатлер Марина Викторовна" w:date="2024-07-05T16:55:00Z">
              <w:r w:rsidRPr="007036CE" w:rsidDel="00DC5693">
                <w:delText xml:space="preserve"> при доведении на текущий бюджетный цикл.</w:delText>
              </w:r>
            </w:del>
          </w:p>
          <w:p w14:paraId="185972D3" w14:textId="77777777" w:rsidR="00DC5693" w:rsidRPr="007036CE" w:rsidRDefault="00DC5693" w:rsidP="00DC5693">
            <w:pPr>
              <w:pStyle w:val="GOSTTablenorm"/>
            </w:pPr>
            <w:del w:id="3704" w:author="Сатлер Марина Викторовна" w:date="2024-07-05T16:55:00Z">
              <w:r w:rsidRPr="007036CE" w:rsidDel="00DC5693">
                <w:delText>Указывается сумма на текущий финансовый год при доведении на новый бюджетный цикл</w:delText>
              </w:r>
            </w:del>
          </w:p>
        </w:tc>
      </w:tr>
      <w:tr w:rsidR="00DC5693" w:rsidRPr="007036CE" w14:paraId="143DFB63" w14:textId="77777777" w:rsidTr="00974EB0">
        <w:tc>
          <w:tcPr>
            <w:tcW w:w="1100" w:type="pct"/>
          </w:tcPr>
          <w:p w14:paraId="43999136" w14:textId="77777777" w:rsidR="00DC5693" w:rsidRPr="007036CE" w:rsidRDefault="00DC5693" w:rsidP="00DC5693">
            <w:pPr>
              <w:pStyle w:val="GOSTTablenorm"/>
              <w:rPr>
                <w:szCs w:val="22"/>
              </w:rPr>
            </w:pPr>
            <w:ins w:id="3705" w:author="Сатлер Марина Викторовна" w:date="2024-02-13T15:55:00Z">
              <w:r w:rsidRPr="007036CE">
                <w:t>Сумма на второй год планового периода</w:t>
              </w:r>
            </w:ins>
          </w:p>
        </w:tc>
        <w:tc>
          <w:tcPr>
            <w:tcW w:w="734" w:type="pct"/>
          </w:tcPr>
          <w:p w14:paraId="7564A918" w14:textId="77777777" w:rsidR="00DC5693" w:rsidRPr="007036CE" w:rsidRDefault="00DC5693" w:rsidP="00DC5693">
            <w:pPr>
              <w:pStyle w:val="GOSTTablenorm"/>
              <w:rPr>
                <w:szCs w:val="22"/>
              </w:rPr>
            </w:pPr>
            <w:ins w:id="3706" w:author="Сатлер Марина Викторовна" w:date="2024-02-09T16:42:00Z">
              <w:r w:rsidRPr="007036CE">
                <w:rPr>
                  <w:b/>
                  <w:szCs w:val="24"/>
                  <w:lang w:val="en-US"/>
                </w:rPr>
                <w:t>SECTION_1</w:t>
              </w:r>
              <w:r w:rsidRPr="007036CE">
                <w:rPr>
                  <w:b/>
                  <w:szCs w:val="24"/>
                </w:rPr>
                <w:t>:</w:t>
              </w:r>
            </w:ins>
            <w:r w:rsidRPr="007036CE">
              <w:rPr>
                <w:szCs w:val="22"/>
              </w:rPr>
              <w:t>SUM_3</w:t>
            </w:r>
          </w:p>
        </w:tc>
        <w:tc>
          <w:tcPr>
            <w:tcW w:w="519" w:type="pct"/>
          </w:tcPr>
          <w:p w14:paraId="31B7EDD0" w14:textId="77777777" w:rsidR="00DC5693" w:rsidRPr="007036CE" w:rsidRDefault="00DC5693" w:rsidP="00DC5693">
            <w:pPr>
              <w:pStyle w:val="GOSTTablenorm"/>
            </w:pPr>
            <w:r w:rsidRPr="007036CE">
              <w:rPr>
                <w:szCs w:val="22"/>
              </w:rPr>
              <w:t>Сумма</w:t>
            </w:r>
          </w:p>
        </w:tc>
        <w:tc>
          <w:tcPr>
            <w:tcW w:w="300" w:type="pct"/>
          </w:tcPr>
          <w:p w14:paraId="782B1435" w14:textId="77777777" w:rsidR="00DC5693" w:rsidRPr="007036CE" w:rsidRDefault="00DC5693" w:rsidP="00DC5693">
            <w:pPr>
              <w:pStyle w:val="GOSTTablenorm"/>
            </w:pPr>
            <w:r w:rsidRPr="007036CE">
              <w:rPr>
                <w:szCs w:val="22"/>
              </w:rPr>
              <w:t>Да</w:t>
            </w:r>
          </w:p>
        </w:tc>
        <w:tc>
          <w:tcPr>
            <w:tcW w:w="308" w:type="pct"/>
          </w:tcPr>
          <w:p w14:paraId="27B338AE" w14:textId="77777777" w:rsidR="00DC5693" w:rsidRPr="007036CE" w:rsidRDefault="00DC5693" w:rsidP="00DC5693">
            <w:pPr>
              <w:pStyle w:val="GOSTTablenorm"/>
            </w:pPr>
          </w:p>
        </w:tc>
        <w:tc>
          <w:tcPr>
            <w:tcW w:w="2039" w:type="pct"/>
          </w:tcPr>
          <w:p w14:paraId="219235C4" w14:textId="77777777" w:rsidR="00DC5693" w:rsidRPr="007036CE" w:rsidDel="00DC5693" w:rsidRDefault="00DC5693" w:rsidP="00DC5693">
            <w:pPr>
              <w:pStyle w:val="GOSTTablenorm"/>
              <w:rPr>
                <w:del w:id="3707" w:author="Сатлер Марина Викторовна" w:date="2024-07-05T16:55:00Z"/>
              </w:rPr>
            </w:pPr>
            <w:r w:rsidRPr="007036CE">
              <w:t>Указывается сумма на 2-й плановый год</w:t>
            </w:r>
            <w:del w:id="3708" w:author="Сатлер Марина Викторовна" w:date="2024-07-05T16:55:00Z">
              <w:r w:rsidRPr="007036CE" w:rsidDel="00DC5693">
                <w:delText xml:space="preserve"> при доведении на текущий бюджетный цикл.</w:delText>
              </w:r>
            </w:del>
          </w:p>
          <w:p w14:paraId="01256FC8" w14:textId="77777777" w:rsidR="00DC5693" w:rsidRPr="007036CE" w:rsidRDefault="00DC5693" w:rsidP="00DC5693">
            <w:pPr>
              <w:pStyle w:val="GOSTTablenorm"/>
            </w:pPr>
            <w:del w:id="3709" w:author="Сатлер Марина Викторовна" w:date="2024-07-05T16:55:00Z">
              <w:r w:rsidRPr="007036CE" w:rsidDel="00DC5693">
                <w:delText>Указывается сумма на 1-й плановый год при доведении на новый бюджетный цикл</w:delText>
              </w:r>
            </w:del>
          </w:p>
        </w:tc>
      </w:tr>
      <w:tr w:rsidR="00DC5693" w:rsidRPr="007036CE" w:rsidDel="00DC5693" w14:paraId="573BAA4F" w14:textId="77777777" w:rsidTr="00974EB0">
        <w:trPr>
          <w:del w:id="3710" w:author="Сатлер Марина Викторовна" w:date="2024-07-05T16:55:00Z"/>
        </w:trPr>
        <w:tc>
          <w:tcPr>
            <w:tcW w:w="1100" w:type="pct"/>
          </w:tcPr>
          <w:p w14:paraId="28E1D37E" w14:textId="77777777" w:rsidR="00DC5693" w:rsidRPr="007036CE" w:rsidDel="00DC5693" w:rsidRDefault="00DC5693" w:rsidP="00DC5693">
            <w:pPr>
              <w:pStyle w:val="GOSTTablenorm"/>
              <w:rPr>
                <w:del w:id="3711" w:author="Сатлер Марина Викторовна" w:date="2024-07-05T16:55:00Z"/>
                <w:szCs w:val="22"/>
              </w:rPr>
            </w:pPr>
            <w:bookmarkStart w:id="3712" w:name="_Toc173151537"/>
            <w:bookmarkStart w:id="3713" w:name="_Toc173746132"/>
            <w:bookmarkStart w:id="3714" w:name="_Toc175760744"/>
            <w:bookmarkStart w:id="3715" w:name="_Toc189429761"/>
            <w:bookmarkStart w:id="3716" w:name="_Toc222927471"/>
            <w:bookmarkStart w:id="3717" w:name="_Toc222927862"/>
            <w:bookmarkEnd w:id="3712"/>
            <w:bookmarkEnd w:id="3713"/>
            <w:bookmarkEnd w:id="3714"/>
            <w:bookmarkEnd w:id="3715"/>
            <w:bookmarkEnd w:id="3716"/>
            <w:bookmarkEnd w:id="3717"/>
          </w:p>
        </w:tc>
        <w:tc>
          <w:tcPr>
            <w:tcW w:w="734" w:type="pct"/>
          </w:tcPr>
          <w:p w14:paraId="7A7B5589" w14:textId="77777777" w:rsidR="00DC5693" w:rsidRPr="007036CE" w:rsidDel="00DC5693" w:rsidRDefault="00DC5693" w:rsidP="00DC5693">
            <w:pPr>
              <w:pStyle w:val="GOSTTablenorm"/>
              <w:rPr>
                <w:del w:id="3718" w:author="Сатлер Марина Викторовна" w:date="2024-07-05T16:55:00Z"/>
                <w:szCs w:val="22"/>
              </w:rPr>
            </w:pPr>
            <w:del w:id="3719" w:author="Сатлер Марина Викторовна" w:date="2024-07-05T16:55:00Z">
              <w:r w:rsidRPr="007036CE" w:rsidDel="00DC5693">
                <w:rPr>
                  <w:szCs w:val="22"/>
                </w:rPr>
                <w:delText>SUM_4</w:delText>
              </w:r>
              <w:bookmarkStart w:id="3720" w:name="_Toc173151538"/>
              <w:bookmarkStart w:id="3721" w:name="_Toc173746133"/>
              <w:bookmarkStart w:id="3722" w:name="_Toc175760745"/>
              <w:bookmarkStart w:id="3723" w:name="_Toc189429762"/>
              <w:bookmarkStart w:id="3724" w:name="_Toc222927472"/>
              <w:bookmarkStart w:id="3725" w:name="_Toc222927863"/>
              <w:bookmarkEnd w:id="3720"/>
              <w:bookmarkEnd w:id="3721"/>
              <w:bookmarkEnd w:id="3722"/>
              <w:bookmarkEnd w:id="3723"/>
              <w:bookmarkEnd w:id="3724"/>
              <w:bookmarkEnd w:id="3725"/>
            </w:del>
          </w:p>
        </w:tc>
        <w:tc>
          <w:tcPr>
            <w:tcW w:w="519" w:type="pct"/>
          </w:tcPr>
          <w:p w14:paraId="688D5946" w14:textId="77777777" w:rsidR="00DC5693" w:rsidRPr="007036CE" w:rsidDel="00DC5693" w:rsidRDefault="00DC5693" w:rsidP="00DC5693">
            <w:pPr>
              <w:pStyle w:val="GOSTTablenorm"/>
              <w:rPr>
                <w:del w:id="3726" w:author="Сатлер Марина Викторовна" w:date="2024-07-05T16:55:00Z"/>
              </w:rPr>
            </w:pPr>
            <w:del w:id="3727" w:author="Сатлер Марина Викторовна" w:date="2024-07-05T16:55:00Z">
              <w:r w:rsidRPr="007036CE" w:rsidDel="00DC5693">
                <w:rPr>
                  <w:szCs w:val="22"/>
                </w:rPr>
                <w:delText>Сумма</w:delText>
              </w:r>
              <w:bookmarkStart w:id="3728" w:name="_Toc173151539"/>
              <w:bookmarkStart w:id="3729" w:name="_Toc173746134"/>
              <w:bookmarkStart w:id="3730" w:name="_Toc175760746"/>
              <w:bookmarkStart w:id="3731" w:name="_Toc189429763"/>
              <w:bookmarkStart w:id="3732" w:name="_Toc222927473"/>
              <w:bookmarkStart w:id="3733" w:name="_Toc222927864"/>
              <w:bookmarkEnd w:id="3728"/>
              <w:bookmarkEnd w:id="3729"/>
              <w:bookmarkEnd w:id="3730"/>
              <w:bookmarkEnd w:id="3731"/>
              <w:bookmarkEnd w:id="3732"/>
              <w:bookmarkEnd w:id="3733"/>
            </w:del>
          </w:p>
        </w:tc>
        <w:tc>
          <w:tcPr>
            <w:tcW w:w="300" w:type="pct"/>
          </w:tcPr>
          <w:p w14:paraId="11A6B543" w14:textId="77777777" w:rsidR="00DC5693" w:rsidRPr="007036CE" w:rsidDel="00DC5693" w:rsidRDefault="00DC5693" w:rsidP="00DC5693">
            <w:pPr>
              <w:pStyle w:val="GOSTTablenorm"/>
              <w:rPr>
                <w:del w:id="3734" w:author="Сатлер Марина Викторовна" w:date="2024-07-05T16:55:00Z"/>
              </w:rPr>
            </w:pPr>
            <w:del w:id="3735" w:author="Сатлер Марина Викторовна" w:date="2024-07-05T16:55:00Z">
              <w:r w:rsidRPr="007036CE" w:rsidDel="00DC5693">
                <w:rPr>
                  <w:szCs w:val="22"/>
                </w:rPr>
                <w:delText>Да</w:delText>
              </w:r>
              <w:bookmarkStart w:id="3736" w:name="_Toc173151540"/>
              <w:bookmarkStart w:id="3737" w:name="_Toc173746135"/>
              <w:bookmarkStart w:id="3738" w:name="_Toc175760747"/>
              <w:bookmarkStart w:id="3739" w:name="_Toc189429764"/>
              <w:bookmarkStart w:id="3740" w:name="_Toc222927474"/>
              <w:bookmarkStart w:id="3741" w:name="_Toc222927865"/>
              <w:bookmarkEnd w:id="3736"/>
              <w:bookmarkEnd w:id="3737"/>
              <w:bookmarkEnd w:id="3738"/>
              <w:bookmarkEnd w:id="3739"/>
              <w:bookmarkEnd w:id="3740"/>
              <w:bookmarkEnd w:id="3741"/>
            </w:del>
          </w:p>
        </w:tc>
        <w:tc>
          <w:tcPr>
            <w:tcW w:w="308" w:type="pct"/>
          </w:tcPr>
          <w:p w14:paraId="43849538" w14:textId="77777777" w:rsidR="00DC5693" w:rsidRPr="007036CE" w:rsidDel="00DC5693" w:rsidRDefault="00DC5693" w:rsidP="00DC5693">
            <w:pPr>
              <w:pStyle w:val="GOSTTablenorm"/>
              <w:rPr>
                <w:del w:id="3742" w:author="Сатлер Марина Викторовна" w:date="2024-07-05T16:55:00Z"/>
              </w:rPr>
            </w:pPr>
            <w:bookmarkStart w:id="3743" w:name="_Toc173151541"/>
            <w:bookmarkStart w:id="3744" w:name="_Toc173746136"/>
            <w:bookmarkStart w:id="3745" w:name="_Toc175760748"/>
            <w:bookmarkStart w:id="3746" w:name="_Toc189429765"/>
            <w:bookmarkStart w:id="3747" w:name="_Toc222927475"/>
            <w:bookmarkStart w:id="3748" w:name="_Toc222927866"/>
            <w:bookmarkEnd w:id="3743"/>
            <w:bookmarkEnd w:id="3744"/>
            <w:bookmarkEnd w:id="3745"/>
            <w:bookmarkEnd w:id="3746"/>
            <w:bookmarkEnd w:id="3747"/>
            <w:bookmarkEnd w:id="3748"/>
          </w:p>
        </w:tc>
        <w:tc>
          <w:tcPr>
            <w:tcW w:w="2039" w:type="pct"/>
          </w:tcPr>
          <w:p w14:paraId="505D62EE" w14:textId="77777777" w:rsidR="00DC5693" w:rsidRPr="007036CE" w:rsidDel="00DC5693" w:rsidRDefault="00DC5693" w:rsidP="00DC5693">
            <w:pPr>
              <w:pStyle w:val="GOSTTablenorm"/>
              <w:rPr>
                <w:del w:id="3749" w:author="Сатлер Марина Викторовна" w:date="2024-07-05T16:55:00Z"/>
              </w:rPr>
            </w:pPr>
            <w:del w:id="3750" w:author="Сатлер Марина Викторовна" w:date="2024-07-05T16:55:00Z">
              <w:r w:rsidRPr="007036CE" w:rsidDel="00DC5693">
                <w:delText>Указывается значение «0.00» при доведении на текущий бюджетный цикл.</w:delText>
              </w:r>
              <w:bookmarkStart w:id="3751" w:name="_Toc173151542"/>
              <w:bookmarkStart w:id="3752" w:name="_Toc173746137"/>
              <w:bookmarkStart w:id="3753" w:name="_Toc175760749"/>
              <w:bookmarkStart w:id="3754" w:name="_Toc189429766"/>
              <w:bookmarkStart w:id="3755" w:name="_Toc222927476"/>
              <w:bookmarkStart w:id="3756" w:name="_Toc222927867"/>
              <w:bookmarkEnd w:id="3751"/>
              <w:bookmarkEnd w:id="3752"/>
              <w:bookmarkEnd w:id="3753"/>
              <w:bookmarkEnd w:id="3754"/>
              <w:bookmarkEnd w:id="3755"/>
              <w:bookmarkEnd w:id="3756"/>
            </w:del>
          </w:p>
          <w:p w14:paraId="29A91948" w14:textId="77777777" w:rsidR="00DC5693" w:rsidRPr="007036CE" w:rsidDel="00DC5693" w:rsidRDefault="00DC5693" w:rsidP="00DC5693">
            <w:pPr>
              <w:pStyle w:val="GOSTTablenorm"/>
              <w:rPr>
                <w:del w:id="3757" w:author="Сатлер Марина Викторовна" w:date="2024-07-05T16:55:00Z"/>
              </w:rPr>
            </w:pPr>
            <w:del w:id="3758" w:author="Сатлер Марина Викторовна" w:date="2024-07-05T16:55:00Z">
              <w:r w:rsidRPr="007036CE" w:rsidDel="00DC5693">
                <w:delText xml:space="preserve">Указывается сумма на 2-й плановый год при доведении на новый </w:delText>
              </w:r>
              <w:r w:rsidRPr="007036CE" w:rsidDel="00DC5693">
                <w:lastRenderedPageBreak/>
                <w:delText>бюджетный цикл</w:delText>
              </w:r>
              <w:bookmarkStart w:id="3759" w:name="_Toc173151543"/>
              <w:bookmarkStart w:id="3760" w:name="_Toc173746138"/>
              <w:bookmarkStart w:id="3761" w:name="_Toc175760750"/>
              <w:bookmarkStart w:id="3762" w:name="_Toc189429767"/>
              <w:bookmarkStart w:id="3763" w:name="_Toc222927477"/>
              <w:bookmarkStart w:id="3764" w:name="_Toc222927868"/>
              <w:bookmarkEnd w:id="3759"/>
              <w:bookmarkEnd w:id="3760"/>
              <w:bookmarkEnd w:id="3761"/>
              <w:bookmarkEnd w:id="3762"/>
              <w:bookmarkEnd w:id="3763"/>
              <w:bookmarkEnd w:id="3764"/>
            </w:del>
          </w:p>
        </w:tc>
        <w:bookmarkStart w:id="3765" w:name="_Toc173151544"/>
        <w:bookmarkStart w:id="3766" w:name="_Toc173746139"/>
        <w:bookmarkStart w:id="3767" w:name="_Toc175760751"/>
        <w:bookmarkStart w:id="3768" w:name="_Toc189429768"/>
        <w:bookmarkStart w:id="3769" w:name="_Toc222927478"/>
        <w:bookmarkStart w:id="3770" w:name="_Toc222927869"/>
        <w:bookmarkEnd w:id="3765"/>
        <w:bookmarkEnd w:id="3766"/>
        <w:bookmarkEnd w:id="3767"/>
        <w:bookmarkEnd w:id="3768"/>
        <w:bookmarkEnd w:id="3769"/>
        <w:bookmarkEnd w:id="3770"/>
      </w:tr>
    </w:tbl>
    <w:p w14:paraId="270179A9" w14:textId="77777777" w:rsidR="00126A7A" w:rsidRPr="007036CE" w:rsidRDefault="00877F01" w:rsidP="00DE0449">
      <w:pPr>
        <w:pStyle w:val="51"/>
      </w:pPr>
      <w:bookmarkStart w:id="3771" w:name="_Toc222927870"/>
      <w:commentRangeStart w:id="3772"/>
      <w:r w:rsidRPr="007036CE">
        <w:lastRenderedPageBreak/>
        <w:t xml:space="preserve">Пример </w:t>
      </w:r>
      <w:commentRangeEnd w:id="3772"/>
      <w:r w:rsidRPr="007036CE">
        <w:rPr>
          <w:rStyle w:val="afff4"/>
          <w:sz w:val="24"/>
          <w:szCs w:val="26"/>
        </w:rPr>
        <w:commentReference w:id="3772"/>
      </w:r>
      <w:r w:rsidRPr="007036CE">
        <w:t>запроса по документу «Сведения о лимитах бюджетных обязательств по расходам на реализацию мероприятий по использованию информационно-коммуникационных технологий, созданию, развитию, эксплуатации информационных систем и информационно-коммуникационной инфраструктуры на финансовый год и на плановый период» (ф. 0501155) DBD_DataSBRInfoEvent</w:t>
      </w:r>
      <w:bookmarkEnd w:id="3771"/>
    </w:p>
    <w:p w14:paraId="7EA4FD84" w14:textId="77777777" w:rsidR="009706F7" w:rsidRPr="007036CE" w:rsidRDefault="009706F7" w:rsidP="009706F7">
      <w:pPr>
        <w:pStyle w:val="GOSTScript"/>
      </w:pPr>
      <w:r w:rsidRPr="007036CE">
        <w:t>{</w:t>
      </w:r>
    </w:p>
    <w:p w14:paraId="1A9EA8D7" w14:textId="77777777" w:rsidR="009706F7" w:rsidRPr="007036CE" w:rsidRDefault="009706F7" w:rsidP="009706F7">
      <w:pPr>
        <w:pStyle w:val="GOSTScript"/>
      </w:pPr>
      <w:r w:rsidRPr="007036CE">
        <w:tab/>
        <w:t>"header": {</w:t>
      </w:r>
    </w:p>
    <w:p w14:paraId="53C00B8F" w14:textId="77777777" w:rsidR="009706F7" w:rsidRPr="007036CE" w:rsidRDefault="009706F7" w:rsidP="009706F7">
      <w:pPr>
        <w:pStyle w:val="GOSTScript"/>
      </w:pPr>
      <w:r w:rsidRPr="007036CE">
        <w:tab/>
      </w:r>
      <w:r w:rsidRPr="007036CE">
        <w:tab/>
        <w:t>"Source": "</w:t>
      </w:r>
      <w:del w:id="3773" w:author="Сатлер Марина Викторовна" w:date="2024-09-25T17:35:00Z">
        <w:r w:rsidRPr="007036CE" w:rsidDel="00106EBC">
          <w:delText>EXP05</w:delText>
        </w:r>
      </w:del>
      <w:ins w:id="3774" w:author="Сатлер Марина Викторовна" w:date="2024-09-25T17:35:00Z">
        <w:r w:rsidR="00106EBC" w:rsidRPr="007036CE">
          <w:t>EXP01</w:t>
        </w:r>
      </w:ins>
      <w:r w:rsidRPr="007036CE">
        <w:t>",</w:t>
      </w:r>
    </w:p>
    <w:p w14:paraId="0988436C" w14:textId="77777777" w:rsidR="009706F7" w:rsidRPr="007036CE" w:rsidRDefault="009706F7" w:rsidP="009706F7">
      <w:pPr>
        <w:pStyle w:val="GOSTScript"/>
      </w:pPr>
      <w:r w:rsidRPr="007036CE">
        <w:tab/>
      </w:r>
      <w:r w:rsidRPr="007036CE">
        <w:tab/>
        <w:t>"ReqDateTime": "2024-02-05 10:37:22",</w:t>
      </w:r>
    </w:p>
    <w:p w14:paraId="4B8F2AE0" w14:textId="77777777" w:rsidR="009706F7" w:rsidRPr="007036CE" w:rsidRDefault="009706F7" w:rsidP="009706F7">
      <w:pPr>
        <w:pStyle w:val="GOSTScript"/>
      </w:pPr>
      <w:r w:rsidRPr="007036CE">
        <w:tab/>
      </w:r>
      <w:r w:rsidRPr="007036CE">
        <w:tab/>
        <w:t>"Version": "1.0",</w:t>
      </w:r>
    </w:p>
    <w:p w14:paraId="4E6CA665" w14:textId="77777777" w:rsidR="009706F7" w:rsidRPr="007036CE" w:rsidRDefault="009706F7" w:rsidP="009706F7">
      <w:pPr>
        <w:pStyle w:val="GOSTScript"/>
      </w:pPr>
      <w:r w:rsidRPr="007036CE">
        <w:tab/>
      </w:r>
      <w:r w:rsidRPr="007036CE">
        <w:tab/>
        <w:t>"Params": [</w:t>
      </w:r>
    </w:p>
    <w:p w14:paraId="3938546C" w14:textId="77777777" w:rsidR="009706F7" w:rsidRPr="007036CE" w:rsidRDefault="009706F7" w:rsidP="009706F7">
      <w:pPr>
        <w:pStyle w:val="GOSTScript"/>
      </w:pPr>
      <w:r w:rsidRPr="007036CE">
        <w:tab/>
      </w:r>
      <w:r w:rsidRPr="007036CE">
        <w:tab/>
      </w:r>
      <w:r w:rsidRPr="007036CE">
        <w:tab/>
        <w:t>{</w:t>
      </w:r>
    </w:p>
    <w:p w14:paraId="410B8402" w14:textId="77777777" w:rsidR="009706F7" w:rsidRPr="007036CE" w:rsidRDefault="009706F7" w:rsidP="009706F7">
      <w:pPr>
        <w:pStyle w:val="GOSTScript"/>
      </w:pPr>
      <w:r w:rsidRPr="007036CE">
        <w:tab/>
      </w:r>
      <w:r w:rsidRPr="007036CE">
        <w:tab/>
      </w:r>
      <w:r w:rsidRPr="007036CE">
        <w:tab/>
      </w:r>
      <w:r w:rsidRPr="007036CE">
        <w:tab/>
        <w:t>"param": "example",</w:t>
      </w:r>
    </w:p>
    <w:p w14:paraId="71D41338" w14:textId="77777777" w:rsidR="009706F7" w:rsidRPr="007036CE" w:rsidRDefault="009706F7" w:rsidP="009706F7">
      <w:pPr>
        <w:pStyle w:val="GOSTScript"/>
      </w:pPr>
      <w:r w:rsidRPr="007036CE">
        <w:tab/>
      </w:r>
      <w:r w:rsidRPr="007036CE">
        <w:tab/>
      </w:r>
      <w:r w:rsidRPr="007036CE">
        <w:tab/>
      </w:r>
      <w:r w:rsidRPr="007036CE">
        <w:tab/>
        <w:t>"value": "01"</w:t>
      </w:r>
    </w:p>
    <w:p w14:paraId="6FF24B05" w14:textId="77777777" w:rsidR="009706F7" w:rsidRPr="007036CE" w:rsidRDefault="009706F7" w:rsidP="009706F7">
      <w:pPr>
        <w:pStyle w:val="GOSTScript"/>
      </w:pPr>
      <w:r w:rsidRPr="007036CE">
        <w:tab/>
      </w:r>
      <w:r w:rsidRPr="007036CE">
        <w:tab/>
      </w:r>
      <w:r w:rsidRPr="007036CE">
        <w:tab/>
        <w:t>}</w:t>
      </w:r>
    </w:p>
    <w:p w14:paraId="3D34EC70" w14:textId="77777777" w:rsidR="009706F7" w:rsidRPr="007036CE" w:rsidRDefault="009706F7" w:rsidP="009706F7">
      <w:pPr>
        <w:pStyle w:val="GOSTScript"/>
      </w:pPr>
      <w:r w:rsidRPr="007036CE">
        <w:tab/>
      </w:r>
      <w:r w:rsidRPr="007036CE">
        <w:tab/>
        <w:t>],</w:t>
      </w:r>
    </w:p>
    <w:p w14:paraId="325F54A3" w14:textId="77777777" w:rsidR="009706F7" w:rsidRPr="007036CE" w:rsidRDefault="009706F7" w:rsidP="009706F7">
      <w:pPr>
        <w:pStyle w:val="GOSTScript"/>
      </w:pPr>
      <w:r w:rsidRPr="007036CE">
        <w:tab/>
      </w:r>
      <w:r w:rsidRPr="007036CE">
        <w:tab/>
        <w:t>"ReqGuid": "b0d4ce5d-2757-4688-948c-vv72qba94f86",</w:t>
      </w:r>
    </w:p>
    <w:p w14:paraId="0E3EC3CA" w14:textId="77777777" w:rsidR="009706F7" w:rsidRPr="007036CE" w:rsidRDefault="009706F7" w:rsidP="009706F7">
      <w:pPr>
        <w:pStyle w:val="GOSTScript"/>
      </w:pPr>
      <w:r w:rsidRPr="007036CE">
        <w:tab/>
      </w:r>
      <w:r w:rsidRPr="007036CE">
        <w:tab/>
        <w:t>"DocGuid": "0bd90a7c-e339-34ff-ac39-73029ff81370",</w:t>
      </w:r>
    </w:p>
    <w:p w14:paraId="18E9D64E" w14:textId="77777777" w:rsidR="009706F7" w:rsidRPr="007036CE" w:rsidRDefault="009706F7" w:rsidP="009706F7">
      <w:pPr>
        <w:pStyle w:val="GOSTScript"/>
      </w:pPr>
      <w:r w:rsidRPr="007036CE">
        <w:tab/>
      </w:r>
      <w:r w:rsidRPr="007036CE">
        <w:tab/>
        <w:t>"RequestType": "ACCOUNTING",</w:t>
      </w:r>
    </w:p>
    <w:p w14:paraId="5DCF3178" w14:textId="77777777" w:rsidR="009706F7" w:rsidRPr="007036CE" w:rsidRDefault="009706F7" w:rsidP="009706F7">
      <w:pPr>
        <w:pStyle w:val="GOSTScript"/>
      </w:pPr>
      <w:r w:rsidRPr="007036CE">
        <w:tab/>
      </w:r>
      <w:r w:rsidRPr="007036CE">
        <w:tab/>
        <w:t>"TypeDoc": "DBD_DataSBRInfoEvent",</w:t>
      </w:r>
    </w:p>
    <w:p w14:paraId="70A9BF34" w14:textId="77777777" w:rsidR="009706F7" w:rsidRPr="007036CE" w:rsidRDefault="009706F7" w:rsidP="009706F7">
      <w:pPr>
        <w:pStyle w:val="GOSTScript"/>
      </w:pPr>
      <w:r w:rsidRPr="007036CE">
        <w:tab/>
      </w:r>
      <w:r w:rsidRPr="007036CE">
        <w:tab/>
        <w:t>"Stage": "auth",</w:t>
      </w:r>
    </w:p>
    <w:p w14:paraId="3B191C56" w14:textId="77777777" w:rsidR="009706F7" w:rsidRPr="007036CE" w:rsidRDefault="009706F7" w:rsidP="009706F7">
      <w:pPr>
        <w:pStyle w:val="GOSTScript"/>
      </w:pPr>
      <w:r w:rsidRPr="007036CE">
        <w:tab/>
      </w:r>
      <w:r w:rsidRPr="007036CE">
        <w:tab/>
        <w:t>"BalLevContrl": 0,</w:t>
      </w:r>
    </w:p>
    <w:p w14:paraId="4D60DF31" w14:textId="77777777" w:rsidR="009706F7" w:rsidRPr="007036CE" w:rsidRDefault="009706F7" w:rsidP="009706F7">
      <w:pPr>
        <w:pStyle w:val="GOSTScript"/>
      </w:pPr>
      <w:r w:rsidRPr="007036CE">
        <w:tab/>
      </w:r>
      <w:r w:rsidRPr="007036CE">
        <w:tab/>
        <w:t>"Subject": "</w:t>
      </w:r>
      <w:r w:rsidR="0040715D" w:rsidRPr="007036CE">
        <w:t>95</w:t>
      </w:r>
      <w:r w:rsidRPr="007036CE">
        <w:t>00",</w:t>
      </w:r>
    </w:p>
    <w:p w14:paraId="185F2D60" w14:textId="77777777" w:rsidR="009706F7" w:rsidRPr="007036CE" w:rsidRDefault="009706F7" w:rsidP="009706F7">
      <w:pPr>
        <w:pStyle w:val="GOSTScript"/>
      </w:pPr>
      <w:r w:rsidRPr="007036CE">
        <w:tab/>
      </w:r>
      <w:r w:rsidRPr="007036CE">
        <w:tab/>
        <w:t>"SettlementDate": "2024-02-05"</w:t>
      </w:r>
    </w:p>
    <w:p w14:paraId="165C75CC" w14:textId="77777777" w:rsidR="009706F7" w:rsidRPr="007036CE" w:rsidRDefault="009706F7" w:rsidP="009706F7">
      <w:pPr>
        <w:pStyle w:val="GOSTScript"/>
      </w:pPr>
      <w:r w:rsidRPr="007036CE">
        <w:tab/>
        <w:t>},</w:t>
      </w:r>
    </w:p>
    <w:p w14:paraId="741FD63E" w14:textId="77777777" w:rsidR="009706F7" w:rsidRPr="007036CE" w:rsidRDefault="009706F7" w:rsidP="009706F7">
      <w:pPr>
        <w:pStyle w:val="GOSTScript"/>
      </w:pPr>
      <w:r w:rsidRPr="007036CE">
        <w:tab/>
        <w:t>"document": {</w:t>
      </w:r>
    </w:p>
    <w:p w14:paraId="046AFF24" w14:textId="77777777" w:rsidR="009706F7" w:rsidRPr="007036CE" w:rsidRDefault="009706F7" w:rsidP="009706F7">
      <w:pPr>
        <w:pStyle w:val="GOSTScript"/>
      </w:pPr>
      <w:r w:rsidRPr="007036CE">
        <w:tab/>
      </w:r>
      <w:r w:rsidRPr="007036CE">
        <w:tab/>
        <w:t>"NUM_DOC": "24-025/4",</w:t>
      </w:r>
    </w:p>
    <w:p w14:paraId="17CAA9E0" w14:textId="77777777" w:rsidR="009706F7" w:rsidRPr="007036CE" w:rsidRDefault="009706F7" w:rsidP="009706F7">
      <w:pPr>
        <w:pStyle w:val="GOSTScript"/>
      </w:pPr>
      <w:r w:rsidRPr="007036CE">
        <w:tab/>
      </w:r>
      <w:r w:rsidRPr="007036CE">
        <w:tab/>
        <w:t>"DATE_DOC": "2024-02-05",</w:t>
      </w:r>
    </w:p>
    <w:p w14:paraId="54E3A6C7" w14:textId="77777777" w:rsidR="009706F7" w:rsidRPr="007036CE" w:rsidRDefault="009706F7" w:rsidP="009706F7">
      <w:pPr>
        <w:pStyle w:val="GOSTScript"/>
      </w:pPr>
      <w:r w:rsidRPr="007036CE">
        <w:tab/>
      </w:r>
      <w:r w:rsidRPr="007036CE">
        <w:tab/>
        <w:t>"DOC_TYPE": "</w:t>
      </w:r>
      <w:r w:rsidRPr="007036CE">
        <w:rPr>
          <w:lang w:val="ru-RU"/>
        </w:rPr>
        <w:t>БМИ</w:t>
      </w:r>
      <w:r w:rsidRPr="007036CE">
        <w:t>",</w:t>
      </w:r>
    </w:p>
    <w:p w14:paraId="3C82072C" w14:textId="77777777" w:rsidR="009706F7" w:rsidRPr="007036CE" w:rsidRDefault="009706F7" w:rsidP="009706F7">
      <w:pPr>
        <w:pStyle w:val="GOSTScript"/>
      </w:pPr>
      <w:r w:rsidRPr="007036CE">
        <w:lastRenderedPageBreak/>
        <w:tab/>
      </w:r>
      <w:r w:rsidRPr="007036CE">
        <w:tab/>
        <w:t>"ACCESSLEVEL": 0,</w:t>
      </w:r>
    </w:p>
    <w:p w14:paraId="6359E585" w14:textId="77777777" w:rsidR="009706F7" w:rsidRPr="007036CE" w:rsidRDefault="009706F7" w:rsidP="009706F7">
      <w:pPr>
        <w:pStyle w:val="GOSTScript"/>
      </w:pPr>
      <w:r w:rsidRPr="007036CE">
        <w:tab/>
      </w:r>
      <w:r w:rsidRPr="007036CE">
        <w:tab/>
        <w:t>"BUDGET_CODE": "99010001",</w:t>
      </w:r>
    </w:p>
    <w:p w14:paraId="0AC7048C" w14:textId="77777777" w:rsidR="009706F7" w:rsidRPr="007036CE" w:rsidRDefault="009706F7" w:rsidP="009706F7">
      <w:pPr>
        <w:pStyle w:val="GOSTScript"/>
        <w:rPr>
          <w:ins w:id="3775" w:author="Сатлер Марина Викторовна" w:date="2024-07-08T15:46:00Z"/>
        </w:rPr>
      </w:pPr>
      <w:r w:rsidRPr="007036CE">
        <w:tab/>
      </w:r>
      <w:r w:rsidRPr="007036CE">
        <w:tab/>
        <w:t>"EVENT_DATE": "2024-02-05",</w:t>
      </w:r>
    </w:p>
    <w:p w14:paraId="1006318C" w14:textId="77777777" w:rsidR="009E7792" w:rsidRPr="007036CE" w:rsidRDefault="009E7792" w:rsidP="009706F7">
      <w:pPr>
        <w:pStyle w:val="GOSTScript"/>
      </w:pPr>
      <w:ins w:id="3776" w:author="Сатлер Марина Викторовна" w:date="2024-07-08T15:46:00Z">
        <w:r w:rsidRPr="007036CE">
          <w:tab/>
        </w:r>
        <w:r w:rsidRPr="007036CE">
          <w:tab/>
          <w:t>"NBC": "1",</w:t>
        </w:r>
      </w:ins>
    </w:p>
    <w:p w14:paraId="58A794A9" w14:textId="77777777" w:rsidR="009706F7" w:rsidRPr="007036CE" w:rsidRDefault="009706F7" w:rsidP="009706F7">
      <w:pPr>
        <w:pStyle w:val="GOSTScript"/>
      </w:pPr>
      <w:r w:rsidRPr="007036CE">
        <w:tab/>
      </w:r>
      <w:r w:rsidRPr="007036CE">
        <w:tab/>
        <w:t>"SECTION_1": [</w:t>
      </w:r>
    </w:p>
    <w:p w14:paraId="2FFEF834" w14:textId="77777777" w:rsidR="009706F7" w:rsidRPr="007036CE" w:rsidRDefault="009706F7" w:rsidP="009706F7">
      <w:pPr>
        <w:pStyle w:val="GOSTScript"/>
      </w:pPr>
      <w:r w:rsidRPr="007036CE">
        <w:tab/>
      </w:r>
      <w:r w:rsidRPr="007036CE">
        <w:tab/>
      </w:r>
      <w:r w:rsidRPr="007036CE">
        <w:tab/>
        <w:t>{</w:t>
      </w:r>
    </w:p>
    <w:p w14:paraId="6384B071" w14:textId="77777777" w:rsidR="009706F7" w:rsidRPr="007036CE" w:rsidRDefault="009706F7" w:rsidP="009706F7">
      <w:pPr>
        <w:pStyle w:val="GOSTScript"/>
      </w:pPr>
      <w:r w:rsidRPr="007036CE">
        <w:tab/>
      </w:r>
      <w:r w:rsidRPr="007036CE">
        <w:tab/>
      </w:r>
      <w:r w:rsidRPr="007036CE">
        <w:tab/>
      </w:r>
      <w:r w:rsidRPr="007036CE">
        <w:tab/>
        <w:t>"</w:t>
      </w:r>
      <w:ins w:id="3777" w:author="Сатлер Марина Викторовна" w:date="2024-06-11T14:22:00Z">
        <w:r w:rsidR="006C14D9" w:rsidRPr="007036CE">
          <w:rPr>
            <w:szCs w:val="24"/>
          </w:rPr>
          <w:t>id</w:t>
        </w:r>
      </w:ins>
      <w:del w:id="3778" w:author="Сатлер Марина Викторовна" w:date="2024-06-11T14:22:00Z">
        <w:r w:rsidRPr="007036CE" w:rsidDel="006C14D9">
          <w:delText>ID</w:delText>
        </w:r>
      </w:del>
      <w:r w:rsidRPr="007036CE">
        <w:t>": 1,</w:t>
      </w:r>
    </w:p>
    <w:p w14:paraId="7471B8D0" w14:textId="77777777" w:rsidR="009706F7" w:rsidRPr="007036CE" w:rsidRDefault="009706F7" w:rsidP="009706F7">
      <w:pPr>
        <w:pStyle w:val="GOSTScript"/>
      </w:pPr>
      <w:r w:rsidRPr="007036CE">
        <w:tab/>
      </w:r>
      <w:r w:rsidRPr="007036CE">
        <w:tab/>
      </w:r>
      <w:r w:rsidRPr="007036CE">
        <w:tab/>
      </w:r>
      <w:r w:rsidRPr="007036CE">
        <w:tab/>
        <w:t>"NUMBROW": "1",</w:t>
      </w:r>
    </w:p>
    <w:p w14:paraId="49CBF4A1" w14:textId="77777777" w:rsidR="009706F7" w:rsidRPr="007036CE" w:rsidRDefault="009706F7" w:rsidP="009706F7">
      <w:pPr>
        <w:pStyle w:val="GOSTScript"/>
      </w:pPr>
      <w:r w:rsidRPr="007036CE">
        <w:tab/>
      </w:r>
      <w:r w:rsidRPr="007036CE">
        <w:tab/>
      </w:r>
      <w:r w:rsidRPr="007036CE">
        <w:tab/>
      </w:r>
      <w:r w:rsidRPr="007036CE">
        <w:tab/>
        <w:t>"SIGNKBK": "</w:t>
      </w:r>
      <w:r w:rsidR="005F6467" w:rsidRPr="007036CE">
        <w:t>N</w:t>
      </w:r>
      <w:r w:rsidRPr="007036CE">
        <w:t>",</w:t>
      </w:r>
    </w:p>
    <w:p w14:paraId="3074A213" w14:textId="77777777" w:rsidR="009706F7" w:rsidRPr="007036CE" w:rsidRDefault="009706F7" w:rsidP="009706F7">
      <w:pPr>
        <w:pStyle w:val="GOSTScript"/>
      </w:pPr>
      <w:r w:rsidRPr="007036CE">
        <w:tab/>
      </w:r>
      <w:r w:rsidRPr="007036CE">
        <w:tab/>
      </w:r>
      <w:r w:rsidRPr="007036CE">
        <w:tab/>
      </w:r>
      <w:r w:rsidRPr="007036CE">
        <w:tab/>
        <w:t>"KBK": "10304122430294009414",</w:t>
      </w:r>
    </w:p>
    <w:p w14:paraId="057A87BA" w14:textId="77777777" w:rsidR="009706F7" w:rsidRPr="007036CE" w:rsidRDefault="009706F7" w:rsidP="009706F7">
      <w:pPr>
        <w:pStyle w:val="GOSTScript"/>
      </w:pPr>
      <w:r w:rsidRPr="007036CE">
        <w:tab/>
      </w:r>
      <w:r w:rsidRPr="007036CE">
        <w:tab/>
      </w:r>
      <w:r w:rsidRPr="007036CE">
        <w:tab/>
      </w:r>
      <w:r w:rsidRPr="007036CE">
        <w:tab/>
        <w:t>"TYPEKBK": "11",</w:t>
      </w:r>
    </w:p>
    <w:p w14:paraId="48B58F5C" w14:textId="77777777" w:rsidR="009706F7" w:rsidRPr="007036CE" w:rsidRDefault="009706F7" w:rsidP="009706F7">
      <w:pPr>
        <w:pStyle w:val="GOSTScript"/>
      </w:pPr>
      <w:r w:rsidRPr="007036CE">
        <w:tab/>
      </w:r>
      <w:r w:rsidRPr="007036CE">
        <w:tab/>
      </w:r>
      <w:r w:rsidRPr="007036CE">
        <w:tab/>
      </w:r>
      <w:r w:rsidRPr="007036CE">
        <w:tab/>
        <w:t>"KMICODE": "</w:t>
      </w:r>
      <w:r w:rsidR="00191F20" w:rsidRPr="007036CE">
        <w:t>1030013891317Э206218</w:t>
      </w:r>
      <w:r w:rsidRPr="007036CE">
        <w:t>",</w:t>
      </w:r>
    </w:p>
    <w:p w14:paraId="78499D60" w14:textId="77777777" w:rsidR="009706F7" w:rsidRPr="007036CE" w:rsidRDefault="009706F7" w:rsidP="009706F7">
      <w:pPr>
        <w:pStyle w:val="GOSTScript"/>
      </w:pPr>
      <w:r w:rsidRPr="007036CE">
        <w:tab/>
      </w:r>
      <w:r w:rsidRPr="007036CE">
        <w:tab/>
      </w:r>
      <w:r w:rsidRPr="007036CE">
        <w:tab/>
      </w:r>
      <w:r w:rsidRPr="007036CE">
        <w:tab/>
        <w:t>"PA": "01951001031",</w:t>
      </w:r>
    </w:p>
    <w:p w14:paraId="3B276DBA" w14:textId="77777777" w:rsidR="009706F7" w:rsidRPr="007036CE" w:rsidRDefault="009706F7" w:rsidP="009706F7">
      <w:pPr>
        <w:pStyle w:val="GOSTScript"/>
      </w:pPr>
      <w:r w:rsidRPr="007036CE">
        <w:tab/>
      </w:r>
      <w:r w:rsidRPr="007036CE">
        <w:tab/>
      </w:r>
      <w:r w:rsidRPr="007036CE">
        <w:tab/>
      </w:r>
      <w:r w:rsidRPr="007036CE">
        <w:tab/>
        <w:t xml:space="preserve">"CONTUR": </w:t>
      </w:r>
      <w:ins w:id="3779" w:author="Сатлер Марина Викторовна" w:date="2024-02-28T19:04:00Z">
        <w:r w:rsidR="007560C3" w:rsidRPr="007036CE">
          <w:t>"</w:t>
        </w:r>
      </w:ins>
      <w:r w:rsidRPr="007036CE">
        <w:t>1</w:t>
      </w:r>
      <w:ins w:id="3780" w:author="Сатлер Марина Викторовна" w:date="2024-02-28T19:04:00Z">
        <w:r w:rsidR="007560C3" w:rsidRPr="007036CE">
          <w:t>"</w:t>
        </w:r>
      </w:ins>
      <w:r w:rsidRPr="007036CE">
        <w:t>,</w:t>
      </w:r>
    </w:p>
    <w:p w14:paraId="72A94A2A" w14:textId="77777777" w:rsidR="009706F7" w:rsidRPr="007036CE" w:rsidRDefault="009706F7" w:rsidP="009706F7">
      <w:pPr>
        <w:pStyle w:val="GOSTScript"/>
      </w:pPr>
      <w:r w:rsidRPr="007036CE">
        <w:tab/>
      </w:r>
      <w:r w:rsidRPr="007036CE">
        <w:tab/>
      </w:r>
      <w:r w:rsidRPr="007036CE">
        <w:tab/>
      </w:r>
      <w:r w:rsidRPr="007036CE">
        <w:tab/>
        <w:t xml:space="preserve">"SUM_1": </w:t>
      </w:r>
      <w:del w:id="3781" w:author="Сатлер Марина Викторовна" w:date="2024-07-08T15:47:00Z">
        <w:r w:rsidRPr="007036CE" w:rsidDel="009E7792">
          <w:delText>3000</w:delText>
        </w:r>
      </w:del>
      <w:r w:rsidRPr="007036CE">
        <w:t>0.00,</w:t>
      </w:r>
    </w:p>
    <w:p w14:paraId="638F260A" w14:textId="77777777" w:rsidR="009706F7" w:rsidRPr="007036CE" w:rsidRDefault="009706F7" w:rsidP="009706F7">
      <w:pPr>
        <w:pStyle w:val="GOSTScript"/>
      </w:pPr>
      <w:r w:rsidRPr="007036CE">
        <w:tab/>
      </w:r>
      <w:r w:rsidRPr="007036CE">
        <w:tab/>
      </w:r>
      <w:r w:rsidRPr="007036CE">
        <w:tab/>
      </w:r>
      <w:r w:rsidRPr="007036CE">
        <w:tab/>
        <w:t>"SUM_2": 10000.00,</w:t>
      </w:r>
    </w:p>
    <w:p w14:paraId="05B34659" w14:textId="77777777" w:rsidR="009706F7" w:rsidRPr="007036CE" w:rsidDel="009E7792" w:rsidRDefault="009706F7" w:rsidP="009E7792">
      <w:pPr>
        <w:pStyle w:val="GOSTScript"/>
        <w:rPr>
          <w:del w:id="3782" w:author="Сатлер Марина Викторовна" w:date="2024-07-08T15:47:00Z"/>
        </w:rPr>
      </w:pPr>
      <w:r w:rsidRPr="007036CE">
        <w:tab/>
      </w:r>
      <w:r w:rsidRPr="007036CE">
        <w:tab/>
      </w:r>
      <w:r w:rsidRPr="007036CE">
        <w:tab/>
      </w:r>
      <w:r w:rsidRPr="007036CE">
        <w:tab/>
        <w:t>"SUM_3": 85000.00</w:t>
      </w:r>
      <w:del w:id="3783" w:author="Сатлер Марина Викторовна" w:date="2024-07-08T15:47:00Z">
        <w:r w:rsidRPr="007036CE" w:rsidDel="009E7792">
          <w:delText>,</w:delText>
        </w:r>
      </w:del>
    </w:p>
    <w:p w14:paraId="499E6959" w14:textId="77777777" w:rsidR="009706F7" w:rsidRPr="007036CE" w:rsidRDefault="009706F7" w:rsidP="009E7792">
      <w:pPr>
        <w:pStyle w:val="GOSTScript"/>
      </w:pPr>
      <w:del w:id="3784" w:author="Сатлер Марина Викторовна" w:date="2024-07-08T15:47:00Z">
        <w:r w:rsidRPr="007036CE" w:rsidDel="009E7792">
          <w:tab/>
        </w:r>
        <w:r w:rsidRPr="007036CE" w:rsidDel="009E7792">
          <w:tab/>
        </w:r>
        <w:r w:rsidRPr="007036CE" w:rsidDel="009E7792">
          <w:tab/>
        </w:r>
        <w:r w:rsidRPr="007036CE" w:rsidDel="009E7792">
          <w:tab/>
          <w:delText>"SUM_4": 0.00</w:delText>
        </w:r>
      </w:del>
    </w:p>
    <w:p w14:paraId="5D3C4AD4" w14:textId="77777777" w:rsidR="009706F7" w:rsidRPr="007036CE" w:rsidRDefault="009706F7" w:rsidP="009706F7">
      <w:pPr>
        <w:pStyle w:val="GOSTScript"/>
      </w:pPr>
      <w:r w:rsidRPr="007036CE">
        <w:tab/>
      </w:r>
      <w:r w:rsidRPr="007036CE">
        <w:tab/>
      </w:r>
      <w:r w:rsidRPr="007036CE">
        <w:tab/>
        <w:t>},</w:t>
      </w:r>
    </w:p>
    <w:p w14:paraId="6D0F9C80" w14:textId="77777777" w:rsidR="009706F7" w:rsidRPr="007036CE" w:rsidRDefault="009706F7" w:rsidP="009706F7">
      <w:pPr>
        <w:pStyle w:val="GOSTScript"/>
      </w:pPr>
      <w:r w:rsidRPr="007036CE">
        <w:tab/>
      </w:r>
      <w:r w:rsidRPr="007036CE">
        <w:tab/>
      </w:r>
      <w:r w:rsidRPr="007036CE">
        <w:tab/>
        <w:t>{</w:t>
      </w:r>
    </w:p>
    <w:p w14:paraId="0AF3D383" w14:textId="77777777" w:rsidR="009706F7" w:rsidRPr="007036CE" w:rsidRDefault="009706F7" w:rsidP="009706F7">
      <w:pPr>
        <w:pStyle w:val="GOSTScript"/>
      </w:pPr>
      <w:r w:rsidRPr="007036CE">
        <w:tab/>
      </w:r>
      <w:r w:rsidRPr="007036CE">
        <w:tab/>
      </w:r>
      <w:r w:rsidRPr="007036CE">
        <w:tab/>
      </w:r>
      <w:r w:rsidRPr="007036CE">
        <w:tab/>
        <w:t>"</w:t>
      </w:r>
      <w:ins w:id="3785" w:author="Сатлер Марина Викторовна" w:date="2024-06-11T14:22:00Z">
        <w:r w:rsidR="006C14D9" w:rsidRPr="007036CE">
          <w:rPr>
            <w:szCs w:val="24"/>
          </w:rPr>
          <w:t>id</w:t>
        </w:r>
      </w:ins>
      <w:del w:id="3786" w:author="Сатлер Марина Викторовна" w:date="2024-06-11T14:22:00Z">
        <w:r w:rsidRPr="007036CE" w:rsidDel="006C14D9">
          <w:delText>ID</w:delText>
        </w:r>
      </w:del>
      <w:r w:rsidRPr="007036CE">
        <w:t>": 2,</w:t>
      </w:r>
    </w:p>
    <w:p w14:paraId="4706098D" w14:textId="77777777" w:rsidR="009706F7" w:rsidRPr="007036CE" w:rsidRDefault="009706F7" w:rsidP="009706F7">
      <w:pPr>
        <w:pStyle w:val="GOSTScript"/>
      </w:pPr>
      <w:r w:rsidRPr="007036CE">
        <w:tab/>
      </w:r>
      <w:r w:rsidRPr="007036CE">
        <w:tab/>
      </w:r>
      <w:r w:rsidRPr="007036CE">
        <w:tab/>
      </w:r>
      <w:r w:rsidRPr="007036CE">
        <w:tab/>
        <w:t>"NUMBROW": "2",</w:t>
      </w:r>
    </w:p>
    <w:p w14:paraId="4DA95292" w14:textId="77777777" w:rsidR="009706F7" w:rsidRPr="007036CE" w:rsidRDefault="009706F7" w:rsidP="009706F7">
      <w:pPr>
        <w:pStyle w:val="GOSTScript"/>
      </w:pPr>
      <w:r w:rsidRPr="007036CE">
        <w:tab/>
      </w:r>
      <w:r w:rsidRPr="007036CE">
        <w:tab/>
      </w:r>
      <w:r w:rsidRPr="007036CE">
        <w:tab/>
      </w:r>
      <w:r w:rsidRPr="007036CE">
        <w:tab/>
        <w:t>"SIGNKBK": "</w:t>
      </w:r>
      <w:r w:rsidR="005F6467" w:rsidRPr="007036CE">
        <w:t>N</w:t>
      </w:r>
      <w:r w:rsidRPr="007036CE">
        <w:t>",</w:t>
      </w:r>
    </w:p>
    <w:p w14:paraId="73D1778A" w14:textId="77777777" w:rsidR="009706F7" w:rsidRPr="007036CE" w:rsidRDefault="009706F7" w:rsidP="009706F7">
      <w:pPr>
        <w:pStyle w:val="GOSTScript"/>
      </w:pPr>
      <w:r w:rsidRPr="007036CE">
        <w:tab/>
      </w:r>
      <w:r w:rsidRPr="007036CE">
        <w:tab/>
      </w:r>
      <w:r w:rsidRPr="007036CE">
        <w:tab/>
      </w:r>
      <w:r w:rsidRPr="007036CE">
        <w:tab/>
        <w:t>"KBK": "</w:t>
      </w:r>
      <w:r w:rsidR="00A8537A" w:rsidRPr="007036CE">
        <w:t>10301102430294009414</w:t>
      </w:r>
      <w:r w:rsidRPr="007036CE">
        <w:t>",</w:t>
      </w:r>
    </w:p>
    <w:p w14:paraId="45E3D46E" w14:textId="77777777" w:rsidR="009706F7" w:rsidRPr="007036CE" w:rsidRDefault="009706F7" w:rsidP="009706F7">
      <w:pPr>
        <w:pStyle w:val="GOSTScript"/>
      </w:pPr>
      <w:r w:rsidRPr="007036CE">
        <w:tab/>
      </w:r>
      <w:r w:rsidRPr="007036CE">
        <w:tab/>
      </w:r>
      <w:r w:rsidRPr="007036CE">
        <w:tab/>
      </w:r>
      <w:r w:rsidRPr="007036CE">
        <w:tab/>
        <w:t>"TYPEKBK": "11",</w:t>
      </w:r>
    </w:p>
    <w:p w14:paraId="50595DFF" w14:textId="77777777" w:rsidR="009706F7" w:rsidRPr="007036CE" w:rsidRDefault="009706F7" w:rsidP="009706F7">
      <w:pPr>
        <w:pStyle w:val="GOSTScript"/>
      </w:pPr>
      <w:r w:rsidRPr="007036CE">
        <w:tab/>
      </w:r>
      <w:r w:rsidRPr="007036CE">
        <w:tab/>
      </w:r>
      <w:r w:rsidRPr="007036CE">
        <w:tab/>
      </w:r>
      <w:r w:rsidRPr="007036CE">
        <w:tab/>
        <w:t>"KMICODE": "</w:t>
      </w:r>
      <w:r w:rsidR="00191F20" w:rsidRPr="007036CE">
        <w:t>1030013891317Э206218</w:t>
      </w:r>
      <w:r w:rsidRPr="007036CE">
        <w:t>",</w:t>
      </w:r>
    </w:p>
    <w:p w14:paraId="0F77D7E8" w14:textId="77777777" w:rsidR="009706F7" w:rsidRPr="007036CE" w:rsidRDefault="009706F7" w:rsidP="009706F7">
      <w:pPr>
        <w:pStyle w:val="GOSTScript"/>
      </w:pPr>
      <w:r w:rsidRPr="007036CE">
        <w:tab/>
      </w:r>
      <w:r w:rsidRPr="007036CE">
        <w:tab/>
      </w:r>
      <w:r w:rsidRPr="007036CE">
        <w:tab/>
      </w:r>
      <w:r w:rsidRPr="007036CE">
        <w:tab/>
        <w:t>"PA": "01951001031",</w:t>
      </w:r>
    </w:p>
    <w:p w14:paraId="03A291B6" w14:textId="77777777" w:rsidR="009706F7" w:rsidRPr="007036CE" w:rsidRDefault="009706F7" w:rsidP="009706F7">
      <w:pPr>
        <w:pStyle w:val="GOSTScript"/>
      </w:pPr>
      <w:r w:rsidRPr="007036CE">
        <w:tab/>
      </w:r>
      <w:r w:rsidRPr="007036CE">
        <w:tab/>
      </w:r>
      <w:r w:rsidRPr="007036CE">
        <w:tab/>
      </w:r>
      <w:r w:rsidRPr="007036CE">
        <w:tab/>
        <w:t xml:space="preserve">"CONTUR": </w:t>
      </w:r>
      <w:ins w:id="3787" w:author="Сатлер Марина Викторовна" w:date="2024-02-28T19:04:00Z">
        <w:r w:rsidR="007560C3" w:rsidRPr="007036CE">
          <w:t>"</w:t>
        </w:r>
      </w:ins>
      <w:r w:rsidRPr="007036CE">
        <w:t>1</w:t>
      </w:r>
      <w:ins w:id="3788" w:author="Сатлер Марина Викторовна" w:date="2024-02-28T19:04:00Z">
        <w:r w:rsidR="007560C3" w:rsidRPr="007036CE">
          <w:t>"</w:t>
        </w:r>
      </w:ins>
      <w:r w:rsidRPr="007036CE">
        <w:t>,</w:t>
      </w:r>
    </w:p>
    <w:p w14:paraId="0EBCAFF6" w14:textId="77777777" w:rsidR="009706F7" w:rsidRPr="007036CE" w:rsidRDefault="009706F7" w:rsidP="009706F7">
      <w:pPr>
        <w:pStyle w:val="GOSTScript"/>
      </w:pPr>
      <w:r w:rsidRPr="007036CE">
        <w:tab/>
      </w:r>
      <w:r w:rsidRPr="007036CE">
        <w:tab/>
      </w:r>
      <w:r w:rsidRPr="007036CE">
        <w:tab/>
      </w:r>
      <w:r w:rsidRPr="007036CE">
        <w:tab/>
        <w:t xml:space="preserve">"SUM_1": </w:t>
      </w:r>
      <w:del w:id="3789" w:author="Сатлер Марина Викторовна" w:date="2024-07-08T15:47:00Z">
        <w:r w:rsidRPr="007036CE" w:rsidDel="009E7792">
          <w:delText>100</w:delText>
        </w:r>
      </w:del>
      <w:r w:rsidRPr="007036CE">
        <w:t>0.00,</w:t>
      </w:r>
    </w:p>
    <w:p w14:paraId="77B736B9" w14:textId="77777777" w:rsidR="009706F7" w:rsidRPr="007036CE" w:rsidRDefault="009706F7" w:rsidP="009706F7">
      <w:pPr>
        <w:pStyle w:val="GOSTScript"/>
      </w:pPr>
      <w:r w:rsidRPr="007036CE">
        <w:tab/>
      </w:r>
      <w:r w:rsidRPr="007036CE">
        <w:tab/>
      </w:r>
      <w:r w:rsidRPr="007036CE">
        <w:tab/>
      </w:r>
      <w:r w:rsidRPr="007036CE">
        <w:tab/>
        <w:t>"SUM_2": 1000.00,</w:t>
      </w:r>
    </w:p>
    <w:p w14:paraId="4ABB468D" w14:textId="77777777" w:rsidR="009706F7" w:rsidRPr="007036CE" w:rsidDel="009E7792" w:rsidRDefault="009706F7" w:rsidP="009E7792">
      <w:pPr>
        <w:pStyle w:val="GOSTScript"/>
        <w:rPr>
          <w:del w:id="3790" w:author="Сатлер Марина Викторовна" w:date="2024-07-08T15:47:00Z"/>
        </w:rPr>
      </w:pPr>
      <w:r w:rsidRPr="007036CE">
        <w:tab/>
      </w:r>
      <w:r w:rsidRPr="007036CE">
        <w:tab/>
      </w:r>
      <w:r w:rsidRPr="007036CE">
        <w:tab/>
      </w:r>
      <w:r w:rsidRPr="007036CE">
        <w:tab/>
        <w:t>"SUM_3": 500.00</w:t>
      </w:r>
      <w:del w:id="3791" w:author="Сатлер Марина Викторовна" w:date="2024-07-08T15:47:00Z">
        <w:r w:rsidRPr="007036CE" w:rsidDel="009E7792">
          <w:delText>,</w:delText>
        </w:r>
      </w:del>
    </w:p>
    <w:p w14:paraId="0D8E6611" w14:textId="77777777" w:rsidR="009706F7" w:rsidRPr="007036CE" w:rsidRDefault="009706F7" w:rsidP="009E7792">
      <w:pPr>
        <w:pStyle w:val="GOSTScript"/>
      </w:pPr>
      <w:del w:id="3792" w:author="Сатлер Марина Викторовна" w:date="2024-07-08T15:47:00Z">
        <w:r w:rsidRPr="007036CE" w:rsidDel="009E7792">
          <w:tab/>
        </w:r>
        <w:r w:rsidRPr="007036CE" w:rsidDel="009E7792">
          <w:tab/>
        </w:r>
        <w:r w:rsidRPr="007036CE" w:rsidDel="009E7792">
          <w:tab/>
        </w:r>
        <w:r w:rsidRPr="007036CE" w:rsidDel="009E7792">
          <w:tab/>
          <w:delText>"SUM_4": 0.00</w:delText>
        </w:r>
      </w:del>
    </w:p>
    <w:p w14:paraId="2AEE61A9" w14:textId="77777777" w:rsidR="009706F7" w:rsidRPr="007036CE" w:rsidDel="005F6467" w:rsidRDefault="009706F7">
      <w:pPr>
        <w:pStyle w:val="GOSTScript"/>
        <w:rPr>
          <w:del w:id="3793" w:author="Сатлер Марина Викторовна" w:date="2024-02-22T14:35:00Z"/>
        </w:rPr>
      </w:pPr>
      <w:r w:rsidRPr="007036CE">
        <w:tab/>
      </w:r>
      <w:r w:rsidRPr="007036CE">
        <w:tab/>
      </w:r>
      <w:r w:rsidRPr="007036CE">
        <w:tab/>
        <w:t>}</w:t>
      </w:r>
      <w:del w:id="3794" w:author="Сатлер Марина Викторовна" w:date="2024-02-22T14:35:00Z">
        <w:r w:rsidRPr="007036CE" w:rsidDel="005F6467">
          <w:delText>,</w:delText>
        </w:r>
      </w:del>
    </w:p>
    <w:p w14:paraId="16254ED0" w14:textId="77777777" w:rsidR="009706F7" w:rsidRPr="007036CE" w:rsidDel="005F6467" w:rsidRDefault="009706F7">
      <w:pPr>
        <w:pStyle w:val="GOSTScript"/>
        <w:rPr>
          <w:del w:id="3795" w:author="Сатлер Марина Викторовна" w:date="2024-02-22T14:35:00Z"/>
        </w:rPr>
      </w:pPr>
      <w:del w:id="3796" w:author="Сатлер Марина Викторовна" w:date="2024-02-22T14:35:00Z">
        <w:r w:rsidRPr="007036CE" w:rsidDel="005F6467">
          <w:tab/>
        </w:r>
        <w:r w:rsidRPr="007036CE" w:rsidDel="005F6467">
          <w:tab/>
        </w:r>
        <w:r w:rsidRPr="007036CE" w:rsidDel="005F6467">
          <w:tab/>
          <w:delText>{</w:delText>
        </w:r>
      </w:del>
    </w:p>
    <w:p w14:paraId="304D40CE" w14:textId="77777777" w:rsidR="009706F7" w:rsidRPr="007036CE" w:rsidDel="005F6467" w:rsidRDefault="009706F7">
      <w:pPr>
        <w:pStyle w:val="GOSTScript"/>
        <w:rPr>
          <w:del w:id="3797" w:author="Сатлер Марина Викторовна" w:date="2024-02-22T14:35:00Z"/>
        </w:rPr>
      </w:pPr>
      <w:del w:id="3798" w:author="Сатлер Марина Викторовна" w:date="2024-02-22T14:35:00Z">
        <w:r w:rsidRPr="007036CE" w:rsidDel="005F6467">
          <w:tab/>
        </w:r>
        <w:r w:rsidRPr="007036CE" w:rsidDel="005F6467">
          <w:tab/>
        </w:r>
        <w:r w:rsidRPr="007036CE" w:rsidDel="005F6467">
          <w:tab/>
        </w:r>
        <w:r w:rsidRPr="007036CE" w:rsidDel="005F6467">
          <w:tab/>
          <w:delText>"ID": 3,</w:delText>
        </w:r>
      </w:del>
    </w:p>
    <w:p w14:paraId="1EBBDE01" w14:textId="77777777" w:rsidR="009706F7" w:rsidRPr="007036CE" w:rsidDel="005F6467" w:rsidRDefault="009706F7">
      <w:pPr>
        <w:pStyle w:val="GOSTScript"/>
        <w:rPr>
          <w:del w:id="3799" w:author="Сатлер Марина Викторовна" w:date="2024-02-22T14:35:00Z"/>
        </w:rPr>
      </w:pPr>
      <w:del w:id="3800" w:author="Сатлер Марина Викторовна" w:date="2024-02-22T14:35:00Z">
        <w:r w:rsidRPr="007036CE" w:rsidDel="005F6467">
          <w:tab/>
        </w:r>
        <w:r w:rsidRPr="007036CE" w:rsidDel="005F6467">
          <w:tab/>
        </w:r>
        <w:r w:rsidRPr="007036CE" w:rsidDel="005F6467">
          <w:tab/>
        </w:r>
        <w:r w:rsidRPr="007036CE" w:rsidDel="005F6467">
          <w:tab/>
          <w:delText>"NUMBROW": "3",</w:delText>
        </w:r>
      </w:del>
    </w:p>
    <w:p w14:paraId="28408490" w14:textId="77777777" w:rsidR="009706F7" w:rsidRPr="007036CE" w:rsidDel="005F6467" w:rsidRDefault="009706F7">
      <w:pPr>
        <w:pStyle w:val="GOSTScript"/>
        <w:rPr>
          <w:del w:id="3801" w:author="Сатлер Марина Викторовна" w:date="2024-02-22T14:35:00Z"/>
        </w:rPr>
      </w:pPr>
      <w:del w:id="3802" w:author="Сатлер Марина Викторовна" w:date="2024-02-22T14:35:00Z">
        <w:r w:rsidRPr="007036CE" w:rsidDel="005F6467">
          <w:tab/>
        </w:r>
        <w:r w:rsidRPr="007036CE" w:rsidDel="005F6467">
          <w:tab/>
        </w:r>
        <w:r w:rsidRPr="007036CE" w:rsidDel="005F6467">
          <w:tab/>
        </w:r>
        <w:r w:rsidRPr="007036CE" w:rsidDel="005F6467">
          <w:tab/>
          <w:delText>"SIGNKBK": "Y",</w:delText>
        </w:r>
      </w:del>
    </w:p>
    <w:p w14:paraId="4E2A44A1" w14:textId="77777777" w:rsidR="009706F7" w:rsidRPr="007036CE" w:rsidDel="005F6467" w:rsidRDefault="009706F7">
      <w:pPr>
        <w:pStyle w:val="GOSTScript"/>
        <w:rPr>
          <w:del w:id="3803" w:author="Сатлер Марина Викторовна" w:date="2024-02-22T14:35:00Z"/>
        </w:rPr>
      </w:pPr>
      <w:del w:id="3804" w:author="Сатлер Марина Викторовна" w:date="2024-02-22T14:35:00Z">
        <w:r w:rsidRPr="007036CE" w:rsidDel="005F6467">
          <w:lastRenderedPageBreak/>
          <w:tab/>
        </w:r>
        <w:r w:rsidRPr="007036CE" w:rsidDel="005F6467">
          <w:tab/>
        </w:r>
        <w:r w:rsidRPr="007036CE" w:rsidDel="005F6467">
          <w:tab/>
        </w:r>
        <w:r w:rsidRPr="007036CE" w:rsidDel="005F6467">
          <w:tab/>
          <w:delText>"KBK": "10304122430294009414",</w:delText>
        </w:r>
      </w:del>
    </w:p>
    <w:p w14:paraId="4697B6CB" w14:textId="77777777" w:rsidR="009706F7" w:rsidRPr="007036CE" w:rsidDel="005F6467" w:rsidRDefault="009706F7">
      <w:pPr>
        <w:pStyle w:val="GOSTScript"/>
        <w:rPr>
          <w:del w:id="3805" w:author="Сатлер Марина Викторовна" w:date="2024-02-22T14:35:00Z"/>
        </w:rPr>
      </w:pPr>
      <w:del w:id="3806" w:author="Сатлер Марина Викторовна" w:date="2024-02-22T14:35:00Z">
        <w:r w:rsidRPr="007036CE" w:rsidDel="005F6467">
          <w:tab/>
        </w:r>
        <w:r w:rsidRPr="007036CE" w:rsidDel="005F6467">
          <w:tab/>
        </w:r>
        <w:r w:rsidRPr="007036CE" w:rsidDel="005F6467">
          <w:tab/>
        </w:r>
        <w:r w:rsidRPr="007036CE" w:rsidDel="005F6467">
          <w:tab/>
          <w:delText>"TYPEKBK": "11",</w:delText>
        </w:r>
      </w:del>
    </w:p>
    <w:p w14:paraId="454C6F93" w14:textId="77777777" w:rsidR="009706F7" w:rsidRPr="007036CE" w:rsidDel="005F6467" w:rsidRDefault="009706F7">
      <w:pPr>
        <w:pStyle w:val="GOSTScript"/>
        <w:rPr>
          <w:del w:id="3807" w:author="Сатлер Марина Викторовна" w:date="2024-02-22T14:35:00Z"/>
        </w:rPr>
      </w:pPr>
      <w:del w:id="3808" w:author="Сатлер Марина Викторовна" w:date="2024-02-22T14:35:00Z">
        <w:r w:rsidRPr="007036CE" w:rsidDel="005F6467">
          <w:tab/>
        </w:r>
        <w:r w:rsidRPr="007036CE" w:rsidDel="005F6467">
          <w:tab/>
        </w:r>
        <w:r w:rsidRPr="007036CE" w:rsidDel="005F6467">
          <w:tab/>
        </w:r>
        <w:r w:rsidRPr="007036CE" w:rsidDel="005F6467">
          <w:tab/>
          <w:delText>"KMICODE": "000000000000211538",</w:delText>
        </w:r>
      </w:del>
    </w:p>
    <w:p w14:paraId="20612E79" w14:textId="77777777" w:rsidR="009706F7" w:rsidRPr="007036CE" w:rsidDel="005F6467" w:rsidRDefault="009706F7">
      <w:pPr>
        <w:pStyle w:val="GOSTScript"/>
        <w:rPr>
          <w:del w:id="3809" w:author="Сатлер Марина Викторовна" w:date="2024-02-22T14:35:00Z"/>
        </w:rPr>
      </w:pPr>
      <w:del w:id="3810" w:author="Сатлер Марина Викторовна" w:date="2024-02-22T14:35:00Z">
        <w:r w:rsidRPr="007036CE" w:rsidDel="005F6467">
          <w:tab/>
        </w:r>
        <w:r w:rsidRPr="007036CE" w:rsidDel="005F6467">
          <w:tab/>
        </w:r>
        <w:r w:rsidRPr="007036CE" w:rsidDel="005F6467">
          <w:tab/>
        </w:r>
        <w:r w:rsidRPr="007036CE" w:rsidDel="005F6467">
          <w:tab/>
          <w:delText>"PA": "01951001031",</w:delText>
        </w:r>
      </w:del>
    </w:p>
    <w:p w14:paraId="4B40AA27" w14:textId="77777777" w:rsidR="009706F7" w:rsidRPr="007036CE" w:rsidDel="005F6467" w:rsidRDefault="009706F7">
      <w:pPr>
        <w:pStyle w:val="GOSTScript"/>
        <w:rPr>
          <w:del w:id="3811" w:author="Сатлер Марина Викторовна" w:date="2024-02-22T14:35:00Z"/>
        </w:rPr>
      </w:pPr>
      <w:del w:id="3812" w:author="Сатлер Марина Викторовна" w:date="2024-02-22T14:35:00Z">
        <w:r w:rsidRPr="007036CE" w:rsidDel="005F6467">
          <w:tab/>
        </w:r>
        <w:r w:rsidRPr="007036CE" w:rsidDel="005F6467">
          <w:tab/>
        </w:r>
        <w:r w:rsidRPr="007036CE" w:rsidDel="005F6467">
          <w:tab/>
        </w:r>
        <w:r w:rsidRPr="007036CE" w:rsidDel="005F6467">
          <w:tab/>
          <w:delText>"CONTUR": 1,</w:delText>
        </w:r>
      </w:del>
    </w:p>
    <w:p w14:paraId="0ACC7DFA" w14:textId="77777777" w:rsidR="009706F7" w:rsidRPr="007036CE" w:rsidDel="005F6467" w:rsidRDefault="009706F7">
      <w:pPr>
        <w:pStyle w:val="GOSTScript"/>
        <w:rPr>
          <w:del w:id="3813" w:author="Сатлер Марина Викторовна" w:date="2024-02-22T14:35:00Z"/>
        </w:rPr>
      </w:pPr>
      <w:del w:id="3814" w:author="Сатлер Марина Викторовна" w:date="2024-02-22T14:35:00Z">
        <w:r w:rsidRPr="007036CE" w:rsidDel="005F6467">
          <w:tab/>
        </w:r>
        <w:r w:rsidRPr="007036CE" w:rsidDel="005F6467">
          <w:tab/>
        </w:r>
        <w:r w:rsidRPr="007036CE" w:rsidDel="005F6467">
          <w:tab/>
        </w:r>
        <w:r w:rsidRPr="007036CE" w:rsidDel="005F6467">
          <w:tab/>
          <w:delText>"SUM_1": 31000.00,</w:delText>
        </w:r>
      </w:del>
    </w:p>
    <w:p w14:paraId="62099132" w14:textId="77777777" w:rsidR="009706F7" w:rsidRPr="007036CE" w:rsidDel="005F6467" w:rsidRDefault="009706F7">
      <w:pPr>
        <w:pStyle w:val="GOSTScript"/>
        <w:rPr>
          <w:del w:id="3815" w:author="Сатлер Марина Викторовна" w:date="2024-02-22T14:35:00Z"/>
        </w:rPr>
      </w:pPr>
      <w:del w:id="3816" w:author="Сатлер Марина Викторовна" w:date="2024-02-22T14:35:00Z">
        <w:r w:rsidRPr="007036CE" w:rsidDel="005F6467">
          <w:tab/>
        </w:r>
        <w:r w:rsidRPr="007036CE" w:rsidDel="005F6467">
          <w:tab/>
        </w:r>
        <w:r w:rsidRPr="007036CE" w:rsidDel="005F6467">
          <w:tab/>
        </w:r>
        <w:r w:rsidRPr="007036CE" w:rsidDel="005F6467">
          <w:tab/>
          <w:delText>"SUM_2": 11000.00,</w:delText>
        </w:r>
      </w:del>
    </w:p>
    <w:p w14:paraId="24141FE8" w14:textId="77777777" w:rsidR="009706F7" w:rsidRPr="007036CE" w:rsidDel="005F6467" w:rsidRDefault="009706F7">
      <w:pPr>
        <w:pStyle w:val="GOSTScript"/>
        <w:rPr>
          <w:del w:id="3817" w:author="Сатлер Марина Викторовна" w:date="2024-02-22T14:35:00Z"/>
        </w:rPr>
      </w:pPr>
      <w:del w:id="3818" w:author="Сатлер Марина Викторовна" w:date="2024-02-22T14:35:00Z">
        <w:r w:rsidRPr="007036CE" w:rsidDel="005F6467">
          <w:tab/>
        </w:r>
        <w:r w:rsidRPr="007036CE" w:rsidDel="005F6467">
          <w:tab/>
        </w:r>
        <w:r w:rsidRPr="007036CE" w:rsidDel="005F6467">
          <w:tab/>
        </w:r>
        <w:r w:rsidRPr="007036CE" w:rsidDel="005F6467">
          <w:tab/>
          <w:delText>"SUM_3": 85500.00,</w:delText>
        </w:r>
      </w:del>
    </w:p>
    <w:p w14:paraId="3318BA9C" w14:textId="77777777" w:rsidR="009706F7" w:rsidRPr="007036CE" w:rsidDel="005F6467" w:rsidRDefault="009706F7">
      <w:pPr>
        <w:pStyle w:val="GOSTScript"/>
        <w:rPr>
          <w:del w:id="3819" w:author="Сатлер Марина Викторовна" w:date="2024-02-22T14:35:00Z"/>
        </w:rPr>
      </w:pPr>
      <w:del w:id="3820" w:author="Сатлер Марина Викторовна" w:date="2024-02-22T14:35:00Z">
        <w:r w:rsidRPr="007036CE" w:rsidDel="005F6467">
          <w:tab/>
        </w:r>
        <w:r w:rsidRPr="007036CE" w:rsidDel="005F6467">
          <w:tab/>
        </w:r>
        <w:r w:rsidRPr="007036CE" w:rsidDel="005F6467">
          <w:tab/>
        </w:r>
        <w:r w:rsidRPr="007036CE" w:rsidDel="005F6467">
          <w:tab/>
          <w:delText>"SUM_4": 0.00</w:delText>
        </w:r>
      </w:del>
    </w:p>
    <w:p w14:paraId="56BBB668" w14:textId="77777777" w:rsidR="009706F7" w:rsidRPr="007036CE" w:rsidRDefault="009706F7" w:rsidP="005F6467">
      <w:pPr>
        <w:pStyle w:val="GOSTScript"/>
        <w:rPr>
          <w:lang w:val="ru-RU"/>
        </w:rPr>
      </w:pPr>
      <w:del w:id="3821" w:author="Сатлер Марина Викторовна" w:date="2024-02-22T14:35:00Z">
        <w:r w:rsidRPr="007036CE" w:rsidDel="005F6467">
          <w:tab/>
        </w:r>
        <w:r w:rsidRPr="007036CE" w:rsidDel="005F6467">
          <w:tab/>
        </w:r>
        <w:r w:rsidRPr="007036CE" w:rsidDel="005F6467">
          <w:tab/>
        </w:r>
        <w:r w:rsidRPr="007036CE" w:rsidDel="005F6467">
          <w:rPr>
            <w:lang w:val="ru-RU"/>
          </w:rPr>
          <w:delText>}</w:delText>
        </w:r>
      </w:del>
    </w:p>
    <w:p w14:paraId="7A519569" w14:textId="77777777" w:rsidR="009706F7" w:rsidRPr="007036CE" w:rsidRDefault="009706F7" w:rsidP="009706F7">
      <w:pPr>
        <w:pStyle w:val="GOSTScript"/>
        <w:rPr>
          <w:lang w:val="ru-RU"/>
        </w:rPr>
      </w:pPr>
      <w:r w:rsidRPr="007036CE">
        <w:rPr>
          <w:lang w:val="ru-RU"/>
        </w:rPr>
        <w:tab/>
      </w:r>
      <w:r w:rsidRPr="007036CE">
        <w:rPr>
          <w:lang w:val="ru-RU"/>
        </w:rPr>
        <w:tab/>
        <w:t>]</w:t>
      </w:r>
    </w:p>
    <w:p w14:paraId="26DDD0FC" w14:textId="77777777" w:rsidR="009706F7" w:rsidRPr="007036CE" w:rsidRDefault="009706F7" w:rsidP="009706F7">
      <w:pPr>
        <w:pStyle w:val="GOSTScript"/>
        <w:rPr>
          <w:lang w:val="ru-RU"/>
        </w:rPr>
      </w:pPr>
      <w:r w:rsidRPr="007036CE">
        <w:rPr>
          <w:lang w:val="ru-RU"/>
        </w:rPr>
        <w:tab/>
        <w:t>}</w:t>
      </w:r>
    </w:p>
    <w:p w14:paraId="26A7267F" w14:textId="77777777" w:rsidR="00877F01" w:rsidRPr="007036CE" w:rsidRDefault="009706F7" w:rsidP="009706F7">
      <w:pPr>
        <w:pStyle w:val="GOSTScript"/>
        <w:rPr>
          <w:lang w:val="ru-RU"/>
        </w:rPr>
      </w:pPr>
      <w:r w:rsidRPr="007036CE">
        <w:rPr>
          <w:lang w:val="ru-RU"/>
        </w:rPr>
        <w:t>}</w:t>
      </w:r>
    </w:p>
    <w:p w14:paraId="757C8C88" w14:textId="77777777" w:rsidR="0039678C" w:rsidRPr="007036CE" w:rsidRDefault="0039678C" w:rsidP="00DE0449">
      <w:pPr>
        <w:pStyle w:val="41"/>
      </w:pPr>
      <w:bookmarkStart w:id="3822" w:name="_Ref158392719"/>
      <w:bookmarkStart w:id="3823" w:name="_Toc222927871"/>
      <w:r w:rsidRPr="007036CE">
        <w:t>«Бюджетные ассигнования и лимиты бюджетных обязательств в период временного управления федеральным бюджетом» (ф. 0501062) DBD_BA_LBO_TempControl</w:t>
      </w:r>
      <w:bookmarkEnd w:id="3822"/>
      <w:bookmarkEnd w:id="3823"/>
    </w:p>
    <w:p w14:paraId="462838AA" w14:textId="77777777" w:rsidR="0039678C" w:rsidRPr="007036CE" w:rsidRDefault="0039678C" w:rsidP="00DE0449">
      <w:pPr>
        <w:pStyle w:val="51"/>
      </w:pPr>
      <w:bookmarkStart w:id="3824" w:name="_Toc222927872"/>
      <w:r w:rsidRPr="007036CE">
        <w:t>Перечень параметров тела запроса (Document) по документу «Бюджетные ассигнования и лимиты бюджетных обязательств в период временного управления федеральным бюджетом» (ф. 0501062) DBD_BA_LBO_TempControl</w:t>
      </w:r>
      <w:bookmarkEnd w:id="3824"/>
    </w:p>
    <w:p w14:paraId="1012A3F5" w14:textId="699BB251" w:rsidR="0039678C" w:rsidRPr="007036CE" w:rsidRDefault="009B61E2" w:rsidP="0039678C">
      <w:pPr>
        <w:pStyle w:val="GOSTNameTable"/>
      </w:pPr>
      <w:r w:rsidRPr="007036CE">
        <w:rPr>
          <w:noProof/>
        </w:rPr>
        <w:fldChar w:fldCharType="begin"/>
      </w:r>
      <w:r w:rsidRPr="007036CE">
        <w:rPr>
          <w:noProof/>
        </w:rPr>
        <w:instrText xml:space="preserve"> SEQ Таблица \* ARABIC </w:instrText>
      </w:r>
      <w:r w:rsidRPr="007036CE">
        <w:rPr>
          <w:noProof/>
        </w:rPr>
        <w:fldChar w:fldCharType="separate"/>
      </w:r>
      <w:bookmarkStart w:id="3825" w:name="_Toc222928007"/>
      <w:r w:rsidR="00BD74E1">
        <w:rPr>
          <w:noProof/>
        </w:rPr>
        <w:t>34</w:t>
      </w:r>
      <w:r w:rsidRPr="007036CE">
        <w:rPr>
          <w:noProof/>
        </w:rPr>
        <w:fldChar w:fldCharType="end"/>
      </w:r>
      <w:r w:rsidR="0039678C" w:rsidRPr="007036CE">
        <w:t xml:space="preserve"> </w:t>
      </w:r>
      <w:r w:rsidR="00CC2920" w:rsidRPr="007036CE">
        <w:t>–</w:t>
      </w:r>
      <w:r w:rsidR="0039678C" w:rsidRPr="007036CE">
        <w:t xml:space="preserve"> Параметры тела (Document) запроса на подбор / сторнирование / переформирование записей учета по документу «Бюджетные ассигнования и лимиты бюджетных обязательств в период временного управления федеральным бюджетом» (ф. 0501062) DBD_BA_LBO_TempControl</w:t>
      </w:r>
      <w:bookmarkEnd w:id="3825"/>
    </w:p>
    <w:tbl>
      <w:tblPr>
        <w:tblStyle w:val="GOSTTable"/>
        <w:tblW w:w="5000" w:type="pct"/>
        <w:tblLayout w:type="fixed"/>
        <w:tblLook w:val="07E0" w:firstRow="1" w:lastRow="1" w:firstColumn="1" w:lastColumn="1" w:noHBand="1" w:noVBand="1"/>
      </w:tblPr>
      <w:tblGrid>
        <w:gridCol w:w="3466"/>
        <w:gridCol w:w="2314"/>
        <w:gridCol w:w="1636"/>
        <w:gridCol w:w="946"/>
        <w:gridCol w:w="971"/>
        <w:gridCol w:w="6427"/>
      </w:tblGrid>
      <w:tr w:rsidR="0039678C" w:rsidRPr="007036CE" w14:paraId="53AD91CD" w14:textId="77777777" w:rsidTr="00974EB0">
        <w:trPr>
          <w:cnfStyle w:val="100000000000" w:firstRow="1" w:lastRow="0" w:firstColumn="0" w:lastColumn="0" w:oddVBand="0" w:evenVBand="0" w:oddHBand="0" w:evenHBand="0" w:firstRowFirstColumn="0" w:firstRowLastColumn="0" w:lastRowFirstColumn="0" w:lastRowLastColumn="0"/>
          <w:trHeight w:val="1002"/>
        </w:trPr>
        <w:tc>
          <w:tcPr>
            <w:tcW w:w="1100" w:type="pct"/>
            <w:hideMark/>
          </w:tcPr>
          <w:p w14:paraId="3628AB72" w14:textId="77777777" w:rsidR="0039678C" w:rsidRPr="007036CE" w:rsidRDefault="0039678C" w:rsidP="00382029">
            <w:pPr>
              <w:pStyle w:val="GOSTTableHead"/>
              <w:rPr>
                <w:szCs w:val="22"/>
              </w:rPr>
            </w:pPr>
            <w:r w:rsidRPr="007036CE">
              <w:rPr>
                <w:szCs w:val="22"/>
              </w:rPr>
              <w:t>Наименование параметра</w:t>
            </w:r>
          </w:p>
        </w:tc>
        <w:tc>
          <w:tcPr>
            <w:tcW w:w="734" w:type="pct"/>
            <w:hideMark/>
          </w:tcPr>
          <w:p w14:paraId="51460C28" w14:textId="77777777" w:rsidR="0039678C" w:rsidRPr="007036CE" w:rsidRDefault="0039678C" w:rsidP="00382029">
            <w:pPr>
              <w:pStyle w:val="GOSTTableHead"/>
              <w:rPr>
                <w:szCs w:val="22"/>
              </w:rPr>
            </w:pPr>
            <w:r w:rsidRPr="007036CE">
              <w:rPr>
                <w:szCs w:val="22"/>
              </w:rPr>
              <w:t>Название тэга</w:t>
            </w:r>
          </w:p>
        </w:tc>
        <w:tc>
          <w:tcPr>
            <w:tcW w:w="519" w:type="pct"/>
            <w:hideMark/>
          </w:tcPr>
          <w:p w14:paraId="074D28E9" w14:textId="77777777" w:rsidR="0039678C" w:rsidRPr="007036CE" w:rsidRDefault="0039678C" w:rsidP="00382029">
            <w:pPr>
              <w:pStyle w:val="GOSTTableHead"/>
              <w:rPr>
                <w:szCs w:val="22"/>
              </w:rPr>
            </w:pPr>
            <w:r w:rsidRPr="007036CE">
              <w:rPr>
                <w:szCs w:val="22"/>
              </w:rPr>
              <w:t>Тип данных</w:t>
            </w:r>
          </w:p>
        </w:tc>
        <w:tc>
          <w:tcPr>
            <w:tcW w:w="300" w:type="pct"/>
          </w:tcPr>
          <w:p w14:paraId="362725F9" w14:textId="77777777" w:rsidR="0039678C" w:rsidRPr="007036CE" w:rsidRDefault="0039678C" w:rsidP="00382029">
            <w:pPr>
              <w:pStyle w:val="GOSTTableHead"/>
              <w:rPr>
                <w:szCs w:val="22"/>
              </w:rPr>
            </w:pPr>
            <w:r w:rsidRPr="007036CE">
              <w:rPr>
                <w:szCs w:val="22"/>
              </w:rPr>
              <w:t>Обязательность</w:t>
            </w:r>
          </w:p>
        </w:tc>
        <w:tc>
          <w:tcPr>
            <w:tcW w:w="308" w:type="pct"/>
            <w:hideMark/>
          </w:tcPr>
          <w:p w14:paraId="16E88532" w14:textId="77777777" w:rsidR="0039678C" w:rsidRPr="007036CE" w:rsidRDefault="0039678C" w:rsidP="00382029">
            <w:pPr>
              <w:pStyle w:val="GOSTTableHead"/>
              <w:rPr>
                <w:szCs w:val="22"/>
              </w:rPr>
            </w:pPr>
            <w:r w:rsidRPr="007036CE">
              <w:rPr>
                <w:szCs w:val="22"/>
              </w:rPr>
              <w:t>Размерность</w:t>
            </w:r>
          </w:p>
        </w:tc>
        <w:tc>
          <w:tcPr>
            <w:tcW w:w="2039" w:type="pct"/>
          </w:tcPr>
          <w:p w14:paraId="714A8A6E" w14:textId="77777777" w:rsidR="0039678C" w:rsidRPr="007036CE" w:rsidRDefault="0039678C" w:rsidP="00382029">
            <w:pPr>
              <w:pStyle w:val="GOSTTableHead"/>
              <w:rPr>
                <w:szCs w:val="22"/>
              </w:rPr>
            </w:pPr>
            <w:r w:rsidRPr="007036CE">
              <w:rPr>
                <w:szCs w:val="22"/>
              </w:rPr>
              <w:t>Описание</w:t>
            </w:r>
          </w:p>
        </w:tc>
      </w:tr>
      <w:tr w:rsidR="0039678C" w:rsidRPr="007036CE" w14:paraId="3258790D" w14:textId="77777777" w:rsidTr="00974EB0">
        <w:tc>
          <w:tcPr>
            <w:tcW w:w="1100" w:type="pct"/>
          </w:tcPr>
          <w:p w14:paraId="44BF386B" w14:textId="77777777" w:rsidR="0039678C" w:rsidRPr="007036CE" w:rsidRDefault="0039678C" w:rsidP="0039678C">
            <w:pPr>
              <w:pStyle w:val="GOSTTablenorm"/>
            </w:pPr>
            <w:r w:rsidRPr="007036CE">
              <w:rPr>
                <w:szCs w:val="22"/>
              </w:rPr>
              <w:t>Номер документа</w:t>
            </w:r>
          </w:p>
        </w:tc>
        <w:tc>
          <w:tcPr>
            <w:tcW w:w="734" w:type="pct"/>
          </w:tcPr>
          <w:p w14:paraId="76E43DA1" w14:textId="77777777" w:rsidR="0039678C" w:rsidRPr="007036CE" w:rsidRDefault="0039678C" w:rsidP="0039678C">
            <w:pPr>
              <w:pStyle w:val="GOSTTablenorm"/>
            </w:pPr>
            <w:r w:rsidRPr="007036CE">
              <w:rPr>
                <w:szCs w:val="22"/>
                <w:lang w:val="en-US"/>
              </w:rPr>
              <w:t>NUM_DOC</w:t>
            </w:r>
          </w:p>
        </w:tc>
        <w:tc>
          <w:tcPr>
            <w:tcW w:w="519" w:type="pct"/>
          </w:tcPr>
          <w:p w14:paraId="2D1D44BF" w14:textId="77777777" w:rsidR="0039678C" w:rsidRPr="007036CE" w:rsidRDefault="0039678C" w:rsidP="0039678C">
            <w:pPr>
              <w:pStyle w:val="GOSTTablenorm"/>
            </w:pPr>
            <w:r w:rsidRPr="007036CE">
              <w:rPr>
                <w:szCs w:val="22"/>
              </w:rPr>
              <w:t>Строка</w:t>
            </w:r>
          </w:p>
        </w:tc>
        <w:tc>
          <w:tcPr>
            <w:tcW w:w="300" w:type="pct"/>
          </w:tcPr>
          <w:p w14:paraId="56E32595" w14:textId="77777777" w:rsidR="0039678C" w:rsidRPr="007036CE" w:rsidRDefault="0039678C" w:rsidP="0039678C">
            <w:pPr>
              <w:pStyle w:val="GOSTTablenorm"/>
            </w:pPr>
            <w:r w:rsidRPr="007036CE">
              <w:rPr>
                <w:szCs w:val="22"/>
              </w:rPr>
              <w:t>Да</w:t>
            </w:r>
          </w:p>
        </w:tc>
        <w:tc>
          <w:tcPr>
            <w:tcW w:w="308" w:type="pct"/>
          </w:tcPr>
          <w:p w14:paraId="6325A8EE" w14:textId="77777777" w:rsidR="0039678C" w:rsidRPr="007036CE" w:rsidRDefault="0039678C" w:rsidP="0039678C">
            <w:pPr>
              <w:pStyle w:val="GOSTTablenorm"/>
            </w:pPr>
            <w:r w:rsidRPr="007036CE">
              <w:rPr>
                <w:szCs w:val="22"/>
                <w:lang w:val="en-US"/>
              </w:rPr>
              <w:t>&lt;=25</w:t>
            </w:r>
          </w:p>
        </w:tc>
        <w:tc>
          <w:tcPr>
            <w:tcW w:w="2039" w:type="pct"/>
          </w:tcPr>
          <w:p w14:paraId="36CEB091" w14:textId="77777777" w:rsidR="0039678C" w:rsidRPr="007036CE" w:rsidRDefault="0039678C" w:rsidP="0039678C">
            <w:pPr>
              <w:pStyle w:val="GOSTTablenorm"/>
            </w:pPr>
            <w:r w:rsidRPr="007036CE">
              <w:rPr>
                <w:szCs w:val="22"/>
              </w:rPr>
              <w:t>Указывается номер документа</w:t>
            </w:r>
          </w:p>
        </w:tc>
      </w:tr>
      <w:tr w:rsidR="0039678C" w:rsidRPr="007036CE" w14:paraId="55B96F00" w14:textId="77777777" w:rsidTr="00974EB0">
        <w:tc>
          <w:tcPr>
            <w:tcW w:w="1100" w:type="pct"/>
          </w:tcPr>
          <w:p w14:paraId="0728C16A" w14:textId="77777777" w:rsidR="0039678C" w:rsidRPr="007036CE" w:rsidRDefault="0039678C" w:rsidP="0039678C">
            <w:pPr>
              <w:pStyle w:val="GOSTTablenorm"/>
              <w:rPr>
                <w:szCs w:val="22"/>
              </w:rPr>
            </w:pPr>
            <w:r w:rsidRPr="007036CE">
              <w:rPr>
                <w:szCs w:val="22"/>
              </w:rPr>
              <w:t>Дата документа</w:t>
            </w:r>
          </w:p>
        </w:tc>
        <w:tc>
          <w:tcPr>
            <w:tcW w:w="734" w:type="pct"/>
          </w:tcPr>
          <w:p w14:paraId="4190C33E" w14:textId="77777777" w:rsidR="0039678C" w:rsidRPr="007036CE" w:rsidRDefault="0039678C" w:rsidP="0039678C">
            <w:pPr>
              <w:pStyle w:val="GOSTTablenorm"/>
              <w:rPr>
                <w:szCs w:val="22"/>
                <w:lang w:val="en-US"/>
              </w:rPr>
            </w:pPr>
            <w:r w:rsidRPr="007036CE">
              <w:rPr>
                <w:szCs w:val="22"/>
                <w:lang w:val="en-US"/>
              </w:rPr>
              <w:t>DATE_DOC</w:t>
            </w:r>
          </w:p>
        </w:tc>
        <w:tc>
          <w:tcPr>
            <w:tcW w:w="519" w:type="pct"/>
          </w:tcPr>
          <w:p w14:paraId="699F0327" w14:textId="77777777" w:rsidR="0039678C" w:rsidRPr="007036CE" w:rsidRDefault="0039678C" w:rsidP="0039678C">
            <w:pPr>
              <w:pStyle w:val="GOSTTablenorm"/>
            </w:pPr>
            <w:r w:rsidRPr="007036CE">
              <w:rPr>
                <w:szCs w:val="22"/>
              </w:rPr>
              <w:t>Дата</w:t>
            </w:r>
          </w:p>
        </w:tc>
        <w:tc>
          <w:tcPr>
            <w:tcW w:w="300" w:type="pct"/>
          </w:tcPr>
          <w:p w14:paraId="1448E303" w14:textId="77777777" w:rsidR="0039678C" w:rsidRPr="007036CE" w:rsidRDefault="0039678C" w:rsidP="0039678C">
            <w:pPr>
              <w:pStyle w:val="GOSTTablenorm"/>
            </w:pPr>
            <w:r w:rsidRPr="007036CE">
              <w:rPr>
                <w:szCs w:val="22"/>
              </w:rPr>
              <w:t>Да</w:t>
            </w:r>
          </w:p>
        </w:tc>
        <w:tc>
          <w:tcPr>
            <w:tcW w:w="308" w:type="pct"/>
          </w:tcPr>
          <w:p w14:paraId="4B399686" w14:textId="77777777" w:rsidR="0039678C" w:rsidRPr="007036CE" w:rsidRDefault="0039678C" w:rsidP="0039678C">
            <w:pPr>
              <w:pStyle w:val="GOSTTablenorm"/>
            </w:pPr>
          </w:p>
        </w:tc>
        <w:tc>
          <w:tcPr>
            <w:tcW w:w="2039" w:type="pct"/>
          </w:tcPr>
          <w:p w14:paraId="7B506180" w14:textId="77777777" w:rsidR="0039678C" w:rsidRPr="007036CE" w:rsidRDefault="0039678C" w:rsidP="0039678C">
            <w:pPr>
              <w:pStyle w:val="GOSTTablenorm"/>
            </w:pPr>
            <w:r w:rsidRPr="007036CE">
              <w:rPr>
                <w:szCs w:val="22"/>
              </w:rPr>
              <w:t>Указывается дата</w:t>
            </w:r>
            <w:r w:rsidR="002C39E1" w:rsidRPr="007036CE">
              <w:rPr>
                <w:szCs w:val="22"/>
              </w:rPr>
              <w:t xml:space="preserve"> документа в формате YYYY-MM-DD</w:t>
            </w:r>
          </w:p>
        </w:tc>
      </w:tr>
      <w:tr w:rsidR="0039678C" w:rsidRPr="007036CE" w14:paraId="03228CA9" w14:textId="77777777" w:rsidTr="00974EB0">
        <w:tc>
          <w:tcPr>
            <w:tcW w:w="1100" w:type="pct"/>
          </w:tcPr>
          <w:p w14:paraId="45E42472" w14:textId="77777777" w:rsidR="0039678C" w:rsidRPr="007036CE" w:rsidRDefault="0039678C" w:rsidP="0039678C">
            <w:pPr>
              <w:pStyle w:val="GOSTTablenorm"/>
              <w:rPr>
                <w:szCs w:val="22"/>
              </w:rPr>
            </w:pPr>
            <w:r w:rsidRPr="007036CE">
              <w:t>Вид документа</w:t>
            </w:r>
          </w:p>
        </w:tc>
        <w:tc>
          <w:tcPr>
            <w:tcW w:w="734" w:type="pct"/>
          </w:tcPr>
          <w:p w14:paraId="5C571443" w14:textId="77777777" w:rsidR="0039678C" w:rsidRPr="007036CE" w:rsidRDefault="0039678C" w:rsidP="0039678C">
            <w:pPr>
              <w:pStyle w:val="GOSTTablenorm"/>
              <w:rPr>
                <w:szCs w:val="22"/>
                <w:lang w:val="en-US"/>
              </w:rPr>
            </w:pPr>
            <w:r w:rsidRPr="007036CE">
              <w:rPr>
                <w:szCs w:val="22"/>
                <w:lang w:val="en-US"/>
              </w:rPr>
              <w:t>DOC_TYPE</w:t>
            </w:r>
          </w:p>
        </w:tc>
        <w:tc>
          <w:tcPr>
            <w:tcW w:w="519" w:type="pct"/>
          </w:tcPr>
          <w:p w14:paraId="13B128EE" w14:textId="77777777" w:rsidR="0039678C" w:rsidRPr="007036CE" w:rsidRDefault="0039678C" w:rsidP="0039678C">
            <w:pPr>
              <w:pStyle w:val="GOSTTablenorm"/>
            </w:pPr>
            <w:r w:rsidRPr="007036CE">
              <w:t>Строка</w:t>
            </w:r>
          </w:p>
        </w:tc>
        <w:tc>
          <w:tcPr>
            <w:tcW w:w="300" w:type="pct"/>
          </w:tcPr>
          <w:p w14:paraId="0E7BFD18" w14:textId="77777777" w:rsidR="0039678C" w:rsidRPr="007036CE" w:rsidRDefault="0039678C" w:rsidP="0039678C">
            <w:pPr>
              <w:pStyle w:val="GOSTTablenorm"/>
            </w:pPr>
            <w:r w:rsidRPr="007036CE">
              <w:t>Да</w:t>
            </w:r>
          </w:p>
        </w:tc>
        <w:tc>
          <w:tcPr>
            <w:tcW w:w="308" w:type="pct"/>
          </w:tcPr>
          <w:p w14:paraId="45A931E6" w14:textId="77777777" w:rsidR="0039678C" w:rsidRPr="007036CE" w:rsidRDefault="0039678C" w:rsidP="0039678C">
            <w:pPr>
              <w:pStyle w:val="GOSTTablenorm"/>
            </w:pPr>
            <w:r w:rsidRPr="007036CE">
              <w:t>=3</w:t>
            </w:r>
          </w:p>
        </w:tc>
        <w:tc>
          <w:tcPr>
            <w:tcW w:w="2039" w:type="pct"/>
          </w:tcPr>
          <w:p w14:paraId="06EC1688" w14:textId="77777777" w:rsidR="0039678C" w:rsidRPr="007036CE" w:rsidRDefault="0039678C" w:rsidP="0039678C">
            <w:pPr>
              <w:pStyle w:val="GOSTTablenorm"/>
            </w:pPr>
            <w:r w:rsidRPr="007036CE">
              <w:t>Указывается код вида документа.</w:t>
            </w:r>
          </w:p>
          <w:p w14:paraId="2A2907F2" w14:textId="77777777" w:rsidR="0039678C" w:rsidRPr="007036CE" w:rsidRDefault="0039678C" w:rsidP="0039678C">
            <w:pPr>
              <w:pStyle w:val="GOSTTablenorm"/>
            </w:pPr>
            <w:r w:rsidRPr="007036CE">
              <w:t>Заполняется значением «БРБ»</w:t>
            </w:r>
          </w:p>
        </w:tc>
      </w:tr>
      <w:tr w:rsidR="0039678C" w:rsidRPr="007036CE" w14:paraId="5A7861D3" w14:textId="77777777" w:rsidTr="00974EB0">
        <w:tc>
          <w:tcPr>
            <w:tcW w:w="1100" w:type="pct"/>
          </w:tcPr>
          <w:p w14:paraId="5F7AD648" w14:textId="77777777" w:rsidR="0039678C" w:rsidRPr="007036CE" w:rsidRDefault="0039678C" w:rsidP="0039678C">
            <w:pPr>
              <w:pStyle w:val="GOSTTablenorm"/>
            </w:pPr>
            <w:r w:rsidRPr="007036CE">
              <w:rPr>
                <w:szCs w:val="22"/>
              </w:rPr>
              <w:lastRenderedPageBreak/>
              <w:t>Уровень конфиденциальности</w:t>
            </w:r>
          </w:p>
        </w:tc>
        <w:tc>
          <w:tcPr>
            <w:tcW w:w="734" w:type="pct"/>
          </w:tcPr>
          <w:p w14:paraId="067B6C6B" w14:textId="77777777" w:rsidR="0039678C" w:rsidRPr="007036CE" w:rsidRDefault="0039678C" w:rsidP="0039678C">
            <w:pPr>
              <w:pStyle w:val="GOSTTablenorm"/>
              <w:rPr>
                <w:szCs w:val="22"/>
                <w:lang w:val="en-US"/>
              </w:rPr>
            </w:pPr>
            <w:r w:rsidRPr="007036CE">
              <w:rPr>
                <w:szCs w:val="22"/>
                <w:lang w:val="en-US"/>
              </w:rPr>
              <w:t>ACCESSLEVEL</w:t>
            </w:r>
          </w:p>
        </w:tc>
        <w:tc>
          <w:tcPr>
            <w:tcW w:w="519" w:type="pct"/>
          </w:tcPr>
          <w:p w14:paraId="47FAEA56" w14:textId="77777777" w:rsidR="0039678C" w:rsidRPr="007036CE" w:rsidRDefault="0039678C" w:rsidP="0039678C">
            <w:pPr>
              <w:pStyle w:val="GOSTTablenorm"/>
            </w:pPr>
            <w:r w:rsidRPr="007036CE">
              <w:rPr>
                <w:szCs w:val="22"/>
              </w:rPr>
              <w:t>Число</w:t>
            </w:r>
          </w:p>
        </w:tc>
        <w:tc>
          <w:tcPr>
            <w:tcW w:w="300" w:type="pct"/>
          </w:tcPr>
          <w:p w14:paraId="7FFCB82F" w14:textId="77777777" w:rsidR="0039678C" w:rsidRPr="007036CE" w:rsidRDefault="0039678C" w:rsidP="0039678C">
            <w:pPr>
              <w:pStyle w:val="GOSTTablenorm"/>
            </w:pPr>
            <w:r w:rsidRPr="007036CE">
              <w:rPr>
                <w:szCs w:val="22"/>
              </w:rPr>
              <w:t>Да</w:t>
            </w:r>
          </w:p>
        </w:tc>
        <w:tc>
          <w:tcPr>
            <w:tcW w:w="308" w:type="pct"/>
          </w:tcPr>
          <w:p w14:paraId="1D32E634" w14:textId="77777777" w:rsidR="0039678C" w:rsidRPr="007036CE" w:rsidRDefault="0039678C" w:rsidP="0039678C">
            <w:pPr>
              <w:pStyle w:val="GOSTTablenorm"/>
            </w:pPr>
            <w:r w:rsidRPr="007036CE">
              <w:t>=1</w:t>
            </w:r>
          </w:p>
        </w:tc>
        <w:tc>
          <w:tcPr>
            <w:tcW w:w="2039" w:type="pct"/>
          </w:tcPr>
          <w:p w14:paraId="44B60792" w14:textId="77777777" w:rsidR="0039678C" w:rsidRPr="007036CE" w:rsidRDefault="0039678C" w:rsidP="0039678C">
            <w:pPr>
              <w:pStyle w:val="GOSTTablenorm"/>
            </w:pPr>
            <w:r w:rsidRPr="007036CE">
              <w:t>Указывается уровень конфиденциальности документа.</w:t>
            </w:r>
          </w:p>
          <w:p w14:paraId="164D4C1A" w14:textId="77777777" w:rsidR="0039678C" w:rsidRPr="007036CE" w:rsidRDefault="0039678C" w:rsidP="0039678C">
            <w:pPr>
              <w:pStyle w:val="GOSTTablenorm"/>
            </w:pPr>
            <w:r w:rsidRPr="007036CE">
              <w:t>Возможные значения:</w:t>
            </w:r>
          </w:p>
          <w:p w14:paraId="2E6D2FAD" w14:textId="1C2FAFC6" w:rsidR="007062AA" w:rsidRPr="007036CE" w:rsidRDefault="0039678C" w:rsidP="007E547B">
            <w:pPr>
              <w:pStyle w:val="GOSTTableListMark1"/>
              <w:numPr>
                <w:ilvl w:val="0"/>
                <w:numId w:val="2"/>
              </w:numPr>
            </w:pPr>
            <w:r w:rsidRPr="007036CE">
              <w:t xml:space="preserve">«0» </w:t>
            </w:r>
            <w:r w:rsidR="00BE14C0" w:rsidRPr="007036CE">
              <w:t>–</w:t>
            </w:r>
            <w:r w:rsidRPr="007036CE">
              <w:t xml:space="preserve"> Несекретно;</w:t>
            </w:r>
          </w:p>
          <w:p w14:paraId="2DCADC76" w14:textId="2B6C23E0" w:rsidR="0039678C" w:rsidRPr="007036CE" w:rsidRDefault="0039678C" w:rsidP="007E547B">
            <w:pPr>
              <w:pStyle w:val="GOSTTableListMark1"/>
              <w:numPr>
                <w:ilvl w:val="0"/>
                <w:numId w:val="2"/>
              </w:numPr>
            </w:pPr>
            <w:r w:rsidRPr="007036CE">
              <w:t>«1</w:t>
            </w:r>
            <w:r w:rsidR="002C39E1" w:rsidRPr="007036CE">
              <w:t xml:space="preserve">» </w:t>
            </w:r>
            <w:r w:rsidR="00BE14C0" w:rsidRPr="007036CE">
              <w:t>–</w:t>
            </w:r>
            <w:r w:rsidR="002C39E1" w:rsidRPr="007036CE">
              <w:t xml:space="preserve"> Для служебного пользования</w:t>
            </w:r>
          </w:p>
        </w:tc>
      </w:tr>
      <w:tr w:rsidR="0039678C" w:rsidRPr="007036CE" w14:paraId="65E762A1" w14:textId="77777777" w:rsidTr="00974EB0">
        <w:tc>
          <w:tcPr>
            <w:tcW w:w="1100" w:type="pct"/>
          </w:tcPr>
          <w:p w14:paraId="574DB604" w14:textId="77777777" w:rsidR="0039678C" w:rsidRPr="007036CE" w:rsidRDefault="0039678C" w:rsidP="0039678C">
            <w:pPr>
              <w:pStyle w:val="GOSTTablenorm"/>
              <w:rPr>
                <w:szCs w:val="22"/>
              </w:rPr>
            </w:pPr>
            <w:r w:rsidRPr="007036CE">
              <w:rPr>
                <w:szCs w:val="22"/>
              </w:rPr>
              <w:t>Код бюджета</w:t>
            </w:r>
          </w:p>
        </w:tc>
        <w:tc>
          <w:tcPr>
            <w:tcW w:w="734" w:type="pct"/>
          </w:tcPr>
          <w:p w14:paraId="5B4C938A" w14:textId="77777777" w:rsidR="0039678C" w:rsidRPr="007036CE" w:rsidRDefault="0039678C" w:rsidP="0039678C">
            <w:pPr>
              <w:pStyle w:val="GOSTTablenorm"/>
              <w:rPr>
                <w:szCs w:val="22"/>
                <w:lang w:val="en-US"/>
              </w:rPr>
            </w:pPr>
            <w:r w:rsidRPr="007036CE">
              <w:rPr>
                <w:szCs w:val="24"/>
              </w:rPr>
              <w:t>BUDGET_CODE</w:t>
            </w:r>
          </w:p>
        </w:tc>
        <w:tc>
          <w:tcPr>
            <w:tcW w:w="519" w:type="pct"/>
          </w:tcPr>
          <w:p w14:paraId="23C4F80A" w14:textId="77777777" w:rsidR="0039678C" w:rsidRPr="007036CE" w:rsidRDefault="0039678C" w:rsidP="0039678C">
            <w:pPr>
              <w:pStyle w:val="GOSTTablenorm"/>
            </w:pPr>
            <w:r w:rsidRPr="007036CE">
              <w:rPr>
                <w:szCs w:val="22"/>
              </w:rPr>
              <w:t>Строка</w:t>
            </w:r>
          </w:p>
        </w:tc>
        <w:tc>
          <w:tcPr>
            <w:tcW w:w="300" w:type="pct"/>
          </w:tcPr>
          <w:p w14:paraId="566C687B" w14:textId="77777777" w:rsidR="0039678C" w:rsidRPr="007036CE" w:rsidRDefault="0039678C" w:rsidP="0039678C">
            <w:pPr>
              <w:pStyle w:val="GOSTTablenorm"/>
            </w:pPr>
            <w:r w:rsidRPr="007036CE">
              <w:rPr>
                <w:szCs w:val="22"/>
              </w:rPr>
              <w:t>Да</w:t>
            </w:r>
          </w:p>
        </w:tc>
        <w:tc>
          <w:tcPr>
            <w:tcW w:w="308" w:type="pct"/>
          </w:tcPr>
          <w:p w14:paraId="17F11027" w14:textId="77777777" w:rsidR="0039678C" w:rsidRPr="007036CE" w:rsidRDefault="0039678C" w:rsidP="0039678C">
            <w:pPr>
              <w:pStyle w:val="GOSTTablenorm"/>
            </w:pPr>
            <w:r w:rsidRPr="007036CE">
              <w:rPr>
                <w:szCs w:val="22"/>
              </w:rPr>
              <w:t>=8</w:t>
            </w:r>
          </w:p>
        </w:tc>
        <w:tc>
          <w:tcPr>
            <w:tcW w:w="2039" w:type="pct"/>
          </w:tcPr>
          <w:p w14:paraId="16055700" w14:textId="77777777" w:rsidR="0039678C" w:rsidRPr="007036CE" w:rsidRDefault="0039678C" w:rsidP="0039678C">
            <w:pPr>
              <w:pStyle w:val="GOSTTablenorm"/>
            </w:pPr>
            <w:r w:rsidRPr="007036CE">
              <w:t>Указывается код бюджета в соответствии со справочником «Бюджеты»</w:t>
            </w:r>
          </w:p>
        </w:tc>
      </w:tr>
      <w:tr w:rsidR="0039678C" w:rsidRPr="007036CE" w14:paraId="4E27F6AB" w14:textId="77777777" w:rsidTr="00974EB0">
        <w:tc>
          <w:tcPr>
            <w:tcW w:w="1100" w:type="pct"/>
          </w:tcPr>
          <w:p w14:paraId="78BFAD33" w14:textId="77777777" w:rsidR="0039678C" w:rsidRPr="007036CE" w:rsidRDefault="0039678C" w:rsidP="0039678C">
            <w:pPr>
              <w:pStyle w:val="GOSTTablenorm"/>
              <w:rPr>
                <w:szCs w:val="22"/>
              </w:rPr>
            </w:pPr>
            <w:r w:rsidRPr="007036CE">
              <w:rPr>
                <w:szCs w:val="22"/>
              </w:rPr>
              <w:t>Дата ввода в действие</w:t>
            </w:r>
          </w:p>
        </w:tc>
        <w:tc>
          <w:tcPr>
            <w:tcW w:w="734" w:type="pct"/>
          </w:tcPr>
          <w:p w14:paraId="6C648140" w14:textId="77777777" w:rsidR="0039678C" w:rsidRPr="007036CE" w:rsidRDefault="0039678C" w:rsidP="0039678C">
            <w:pPr>
              <w:pStyle w:val="GOSTTablenorm"/>
              <w:rPr>
                <w:szCs w:val="24"/>
              </w:rPr>
            </w:pPr>
            <w:r w:rsidRPr="007036CE">
              <w:rPr>
                <w:szCs w:val="24"/>
              </w:rPr>
              <w:t>EVENT_DATE</w:t>
            </w:r>
          </w:p>
        </w:tc>
        <w:tc>
          <w:tcPr>
            <w:tcW w:w="519" w:type="pct"/>
          </w:tcPr>
          <w:p w14:paraId="66BF5AAD" w14:textId="77777777" w:rsidR="0039678C" w:rsidRPr="007036CE" w:rsidRDefault="0039678C" w:rsidP="0039678C">
            <w:pPr>
              <w:pStyle w:val="GOSTTablenorm"/>
            </w:pPr>
            <w:r w:rsidRPr="007036CE">
              <w:rPr>
                <w:szCs w:val="22"/>
              </w:rPr>
              <w:t>Дата</w:t>
            </w:r>
          </w:p>
        </w:tc>
        <w:tc>
          <w:tcPr>
            <w:tcW w:w="300" w:type="pct"/>
          </w:tcPr>
          <w:p w14:paraId="56068460" w14:textId="77777777" w:rsidR="0039678C" w:rsidRPr="007036CE" w:rsidRDefault="0039678C" w:rsidP="0039678C">
            <w:pPr>
              <w:pStyle w:val="GOSTTablenorm"/>
            </w:pPr>
            <w:r w:rsidRPr="007036CE">
              <w:rPr>
                <w:szCs w:val="22"/>
              </w:rPr>
              <w:t>Да</w:t>
            </w:r>
          </w:p>
        </w:tc>
        <w:tc>
          <w:tcPr>
            <w:tcW w:w="308" w:type="pct"/>
          </w:tcPr>
          <w:p w14:paraId="5311356F" w14:textId="77777777" w:rsidR="0039678C" w:rsidRPr="007036CE" w:rsidRDefault="0039678C" w:rsidP="0039678C">
            <w:pPr>
              <w:pStyle w:val="GOSTTablenorm"/>
            </w:pPr>
          </w:p>
        </w:tc>
        <w:tc>
          <w:tcPr>
            <w:tcW w:w="2039" w:type="pct"/>
          </w:tcPr>
          <w:p w14:paraId="563BC601" w14:textId="53DC02E4" w:rsidR="0039678C" w:rsidRPr="007036CE" w:rsidRDefault="0039678C" w:rsidP="00136E99">
            <w:pPr>
              <w:pStyle w:val="GOSTTablenorm"/>
            </w:pPr>
            <w:r w:rsidRPr="007036CE">
              <w:rPr>
                <w:szCs w:val="22"/>
              </w:rPr>
              <w:t>Указывается дата</w:t>
            </w:r>
            <w:r w:rsidR="002C39E1" w:rsidRPr="007036CE">
              <w:rPr>
                <w:szCs w:val="22"/>
              </w:rPr>
              <w:t xml:space="preserve"> </w:t>
            </w:r>
            <w:del w:id="3826" w:author="EXP-320404" w:date="2025-09-15T18:49:00Z">
              <w:r w:rsidR="002C39E1" w:rsidRPr="007036CE" w:rsidDel="00136E99">
                <w:rPr>
                  <w:szCs w:val="22"/>
                </w:rPr>
                <w:delText xml:space="preserve">документа </w:delText>
              </w:r>
            </w:del>
            <w:ins w:id="3827" w:author="EXP-320404" w:date="2025-09-15T18:49:00Z">
              <w:r w:rsidR="00136E99" w:rsidRPr="007036CE">
                <w:rPr>
                  <w:szCs w:val="22"/>
                </w:rPr>
                <w:t xml:space="preserve">ввода в действие </w:t>
              </w:r>
            </w:ins>
            <w:r w:rsidR="002C39E1" w:rsidRPr="007036CE">
              <w:rPr>
                <w:szCs w:val="22"/>
              </w:rPr>
              <w:t>в формате YYYY-MM-DD</w:t>
            </w:r>
          </w:p>
        </w:tc>
      </w:tr>
      <w:tr w:rsidR="00DC5693" w:rsidRPr="007036CE" w14:paraId="50C8FDB4" w14:textId="77777777" w:rsidTr="00974EB0">
        <w:trPr>
          <w:ins w:id="3828" w:author="Сатлер Марина Викторовна" w:date="2024-07-05T16:55:00Z"/>
        </w:trPr>
        <w:tc>
          <w:tcPr>
            <w:tcW w:w="1100" w:type="pct"/>
          </w:tcPr>
          <w:p w14:paraId="6E2EE3F2" w14:textId="77777777" w:rsidR="00DC5693" w:rsidRPr="007036CE" w:rsidRDefault="00DC5693" w:rsidP="00DC5693">
            <w:pPr>
              <w:pStyle w:val="GOSTTablenorm"/>
              <w:rPr>
                <w:ins w:id="3829" w:author="Сатлер Марина Викторовна" w:date="2024-07-05T16:55:00Z"/>
                <w:szCs w:val="22"/>
              </w:rPr>
            </w:pPr>
            <w:ins w:id="3830" w:author="Сатлер Марина Викторовна" w:date="2024-07-05T16:56:00Z">
              <w:r w:rsidRPr="007036CE">
                <w:t>Признак «Новый бюджетный цикл»</w:t>
              </w:r>
            </w:ins>
          </w:p>
        </w:tc>
        <w:tc>
          <w:tcPr>
            <w:tcW w:w="734" w:type="pct"/>
          </w:tcPr>
          <w:p w14:paraId="17EBB55A" w14:textId="77777777" w:rsidR="00DC5693" w:rsidRPr="007036CE" w:rsidRDefault="00DC5693" w:rsidP="00DC5693">
            <w:pPr>
              <w:pStyle w:val="GOSTTablenorm"/>
              <w:rPr>
                <w:ins w:id="3831" w:author="Сатлер Марина Викторовна" w:date="2024-07-05T16:55:00Z"/>
                <w:szCs w:val="24"/>
              </w:rPr>
            </w:pPr>
            <w:ins w:id="3832" w:author="Сатлер Марина Викторовна" w:date="2024-07-05T16:56:00Z">
              <w:r w:rsidRPr="007036CE">
                <w:rPr>
                  <w:lang w:val="en-US"/>
                </w:rPr>
                <w:t>NBC</w:t>
              </w:r>
            </w:ins>
          </w:p>
        </w:tc>
        <w:tc>
          <w:tcPr>
            <w:tcW w:w="519" w:type="pct"/>
          </w:tcPr>
          <w:p w14:paraId="4898E9AE" w14:textId="77777777" w:rsidR="00DC5693" w:rsidRPr="007036CE" w:rsidRDefault="00DC5693" w:rsidP="00DC5693">
            <w:pPr>
              <w:pStyle w:val="GOSTTablenorm"/>
              <w:rPr>
                <w:ins w:id="3833" w:author="Сатлер Марина Викторовна" w:date="2024-07-05T16:55:00Z"/>
                <w:szCs w:val="22"/>
              </w:rPr>
            </w:pPr>
            <w:ins w:id="3834" w:author="Сатлер Марина Викторовна" w:date="2024-07-05T16:56:00Z">
              <w:r w:rsidRPr="007036CE">
                <w:t>Строка</w:t>
              </w:r>
            </w:ins>
          </w:p>
        </w:tc>
        <w:tc>
          <w:tcPr>
            <w:tcW w:w="300" w:type="pct"/>
          </w:tcPr>
          <w:p w14:paraId="2D498397" w14:textId="77777777" w:rsidR="00DC5693" w:rsidRPr="007036CE" w:rsidRDefault="00DC5693" w:rsidP="00DC5693">
            <w:pPr>
              <w:pStyle w:val="GOSTTablenorm"/>
              <w:rPr>
                <w:ins w:id="3835" w:author="Сатлер Марина Викторовна" w:date="2024-07-05T16:55:00Z"/>
                <w:szCs w:val="22"/>
              </w:rPr>
            </w:pPr>
            <w:ins w:id="3836" w:author="Сатлер Марина Викторовна" w:date="2024-07-05T16:56:00Z">
              <w:r w:rsidRPr="007036CE">
                <w:t>Да</w:t>
              </w:r>
            </w:ins>
          </w:p>
        </w:tc>
        <w:tc>
          <w:tcPr>
            <w:tcW w:w="308" w:type="pct"/>
          </w:tcPr>
          <w:p w14:paraId="784A075A" w14:textId="77777777" w:rsidR="00DC5693" w:rsidRPr="007036CE" w:rsidRDefault="00DC5693" w:rsidP="00DC5693">
            <w:pPr>
              <w:pStyle w:val="GOSTTablenorm"/>
              <w:rPr>
                <w:ins w:id="3837" w:author="Сатлер Марина Викторовна" w:date="2024-07-05T16:55:00Z"/>
              </w:rPr>
            </w:pPr>
            <w:ins w:id="3838" w:author="Сатлер Марина Викторовна" w:date="2024-07-05T16:56:00Z">
              <w:r w:rsidRPr="007036CE">
                <w:t>=1</w:t>
              </w:r>
            </w:ins>
          </w:p>
        </w:tc>
        <w:tc>
          <w:tcPr>
            <w:tcW w:w="2039" w:type="pct"/>
          </w:tcPr>
          <w:p w14:paraId="4B08FD2F" w14:textId="77777777" w:rsidR="00DC5693" w:rsidRPr="007036CE" w:rsidRDefault="00DC5693" w:rsidP="00DC5693">
            <w:pPr>
              <w:pStyle w:val="GOSTTablenorm"/>
              <w:rPr>
                <w:ins w:id="3839" w:author="Сатлер Марина Викторовна" w:date="2024-07-05T16:56:00Z"/>
              </w:rPr>
            </w:pPr>
            <w:ins w:id="3840" w:author="Сатлер Марина Викторовна" w:date="2024-07-05T16:56:00Z">
              <w:r w:rsidRPr="007036CE">
                <w:t>Указывается признак доведения бюджетных данных на новый бюджетный цикл.</w:t>
              </w:r>
            </w:ins>
          </w:p>
          <w:p w14:paraId="32E5C6B9" w14:textId="77777777" w:rsidR="00DC5693" w:rsidRPr="007036CE" w:rsidRDefault="00DC5693" w:rsidP="00DC5693">
            <w:pPr>
              <w:pStyle w:val="GOSTTablenorm"/>
              <w:rPr>
                <w:ins w:id="3841" w:author="Сатлер Марина Викторовна" w:date="2024-07-05T16:56:00Z"/>
              </w:rPr>
            </w:pPr>
            <w:ins w:id="3842" w:author="Сатлер Марина Викторовна" w:date="2024-07-05T16:56:00Z">
              <w:r w:rsidRPr="007036CE">
                <w:t>Возможные значения:</w:t>
              </w:r>
            </w:ins>
          </w:p>
          <w:p w14:paraId="34056819" w14:textId="67E8FCCA" w:rsidR="00DC5693" w:rsidRPr="007036CE" w:rsidRDefault="00DC5693" w:rsidP="00EE4D6D">
            <w:pPr>
              <w:pStyle w:val="GOSTTableListMark1"/>
              <w:rPr>
                <w:ins w:id="3843" w:author="Сатлер Марина Викторовна" w:date="2024-07-05T16:56:00Z"/>
                <w:szCs w:val="22"/>
              </w:rPr>
            </w:pPr>
            <w:ins w:id="3844" w:author="Сатлер Марина Викторовна" w:date="2024-07-05T16:56:00Z">
              <w:r w:rsidRPr="007036CE">
                <w:rPr>
                  <w:szCs w:val="22"/>
                </w:rPr>
                <w:t>«0</w:t>
              </w:r>
              <w:r w:rsidRPr="007036CE">
                <w:t xml:space="preserve">» </w:t>
              </w:r>
            </w:ins>
            <w:r w:rsidR="00BE14C0" w:rsidRPr="007036CE">
              <w:t>–</w:t>
            </w:r>
            <w:ins w:id="3845" w:author="Сатлер Марина Викторовна" w:date="2024-07-05T16:56:00Z">
              <w:r w:rsidRPr="007036CE">
                <w:t xml:space="preserve"> доведение на текущий бюджетный цикл;</w:t>
              </w:r>
            </w:ins>
          </w:p>
          <w:p w14:paraId="4E774619" w14:textId="01724069" w:rsidR="00DC5693" w:rsidRPr="007036CE" w:rsidRDefault="00DC5693" w:rsidP="00EE4D6D">
            <w:pPr>
              <w:pStyle w:val="GOSTTableListMark1"/>
              <w:rPr>
                <w:ins w:id="3846" w:author="Сатлер Марина Викторовна" w:date="2024-07-05T16:55:00Z"/>
                <w:szCs w:val="22"/>
              </w:rPr>
            </w:pPr>
            <w:ins w:id="3847" w:author="Сатлер Марина Викторовна" w:date="2024-07-05T16:56:00Z">
              <w:r w:rsidRPr="007036CE">
                <w:rPr>
                  <w:szCs w:val="22"/>
                </w:rPr>
                <w:t xml:space="preserve">«1» </w:t>
              </w:r>
            </w:ins>
            <w:r w:rsidR="00BE14C0" w:rsidRPr="007036CE">
              <w:t>–</w:t>
            </w:r>
            <w:ins w:id="3848" w:author="Сатлер Марина Викторовна" w:date="2024-07-05T16:56:00Z">
              <w:r w:rsidRPr="007036CE">
                <w:rPr>
                  <w:szCs w:val="22"/>
                </w:rPr>
                <w:t xml:space="preserve"> доведение на новый бюджетный цикл</w:t>
              </w:r>
            </w:ins>
          </w:p>
        </w:tc>
      </w:tr>
      <w:tr w:rsidR="00DC5693" w:rsidRPr="007036CE" w14:paraId="3854CD6D" w14:textId="77777777" w:rsidTr="00974EB0">
        <w:tc>
          <w:tcPr>
            <w:tcW w:w="1100" w:type="pct"/>
          </w:tcPr>
          <w:p w14:paraId="49B9CD50" w14:textId="77777777" w:rsidR="00DC5693" w:rsidRPr="007036CE" w:rsidRDefault="00DC5693" w:rsidP="00DC5693">
            <w:pPr>
              <w:pStyle w:val="GOSTTablenorm"/>
              <w:rPr>
                <w:b/>
                <w:szCs w:val="22"/>
              </w:rPr>
            </w:pPr>
            <w:r w:rsidRPr="007036CE">
              <w:rPr>
                <w:b/>
                <w:szCs w:val="22"/>
              </w:rPr>
              <w:t>Строки документа по разделу «БА по расходам»</w:t>
            </w:r>
          </w:p>
        </w:tc>
        <w:tc>
          <w:tcPr>
            <w:tcW w:w="734" w:type="pct"/>
          </w:tcPr>
          <w:p w14:paraId="7806579E" w14:textId="77777777" w:rsidR="00DC5693" w:rsidRPr="007036CE" w:rsidRDefault="00DC5693" w:rsidP="00DC5693">
            <w:pPr>
              <w:pStyle w:val="GOSTTablenorm"/>
              <w:rPr>
                <w:b/>
                <w:szCs w:val="24"/>
              </w:rPr>
            </w:pPr>
            <w:r w:rsidRPr="007036CE">
              <w:rPr>
                <w:b/>
                <w:szCs w:val="24"/>
                <w:lang w:val="en-US"/>
              </w:rPr>
              <w:t>SECTION_1</w:t>
            </w:r>
          </w:p>
        </w:tc>
        <w:tc>
          <w:tcPr>
            <w:tcW w:w="519" w:type="pct"/>
          </w:tcPr>
          <w:p w14:paraId="265C3545" w14:textId="77777777" w:rsidR="00DC5693" w:rsidRPr="007036CE" w:rsidRDefault="00DC5693" w:rsidP="00DC5693">
            <w:pPr>
              <w:pStyle w:val="GOSTTablenorm"/>
            </w:pPr>
            <w:r w:rsidRPr="007036CE">
              <w:rPr>
                <w:szCs w:val="22"/>
              </w:rPr>
              <w:t>Массив</w:t>
            </w:r>
          </w:p>
        </w:tc>
        <w:tc>
          <w:tcPr>
            <w:tcW w:w="300" w:type="pct"/>
          </w:tcPr>
          <w:p w14:paraId="3A746F0F" w14:textId="77777777" w:rsidR="00DC5693" w:rsidRPr="007036CE" w:rsidRDefault="00DC5693" w:rsidP="00DC5693">
            <w:pPr>
              <w:pStyle w:val="GOSTTablenorm"/>
            </w:pPr>
            <w:r w:rsidRPr="007036CE">
              <w:rPr>
                <w:szCs w:val="22"/>
              </w:rPr>
              <w:t>Нет</w:t>
            </w:r>
          </w:p>
        </w:tc>
        <w:tc>
          <w:tcPr>
            <w:tcW w:w="308" w:type="pct"/>
          </w:tcPr>
          <w:p w14:paraId="1FD567DF" w14:textId="77777777" w:rsidR="00DC5693" w:rsidRPr="007036CE" w:rsidRDefault="00DC5693" w:rsidP="00DC5693">
            <w:pPr>
              <w:pStyle w:val="GOSTTablenorm"/>
            </w:pPr>
            <w:r w:rsidRPr="007036CE">
              <w:rPr>
                <w:szCs w:val="22"/>
              </w:rPr>
              <w:t>-</w:t>
            </w:r>
          </w:p>
        </w:tc>
        <w:tc>
          <w:tcPr>
            <w:tcW w:w="2039" w:type="pct"/>
          </w:tcPr>
          <w:p w14:paraId="58FE8C2F" w14:textId="77777777" w:rsidR="00DC5693" w:rsidRPr="007036CE" w:rsidRDefault="00DC5693" w:rsidP="00DC5693">
            <w:pPr>
              <w:pStyle w:val="GOSTTablenorm"/>
            </w:pPr>
            <w:r w:rsidRPr="007036CE">
              <w:rPr>
                <w:szCs w:val="22"/>
              </w:rPr>
              <w:t>-</w:t>
            </w:r>
          </w:p>
        </w:tc>
      </w:tr>
      <w:tr w:rsidR="00DC5693" w:rsidRPr="007036CE" w14:paraId="2A116FD4" w14:textId="77777777" w:rsidTr="00974EB0">
        <w:tc>
          <w:tcPr>
            <w:tcW w:w="1100" w:type="pct"/>
          </w:tcPr>
          <w:p w14:paraId="2859AD16" w14:textId="77777777" w:rsidR="00DC5693" w:rsidRPr="007036CE" w:rsidRDefault="00DC5693" w:rsidP="00DC5693">
            <w:pPr>
              <w:pStyle w:val="GOSTTablenorm"/>
            </w:pPr>
            <w:ins w:id="3849" w:author="Сатлер Марина Викторовна" w:date="2024-02-13T15:58:00Z">
              <w:r w:rsidRPr="007036CE">
                <w:t>Раздел</w:t>
              </w:r>
            </w:ins>
          </w:p>
        </w:tc>
        <w:tc>
          <w:tcPr>
            <w:tcW w:w="734" w:type="pct"/>
          </w:tcPr>
          <w:p w14:paraId="1351DA58" w14:textId="77777777" w:rsidR="00DC5693" w:rsidRPr="007036CE" w:rsidRDefault="00DC5693" w:rsidP="00DC5693">
            <w:pPr>
              <w:pStyle w:val="GOSTTablenorm"/>
              <w:rPr>
                <w:b/>
                <w:szCs w:val="24"/>
                <w:lang w:val="en-US"/>
              </w:rPr>
            </w:pPr>
            <w:ins w:id="3850" w:author="Сатлер Марина Викторовна" w:date="2024-02-13T15:58:00Z">
              <w:r w:rsidRPr="007036CE">
                <w:rPr>
                  <w:b/>
                  <w:szCs w:val="24"/>
                  <w:lang w:val="en-US"/>
                </w:rPr>
                <w:t>SECTION_1</w:t>
              </w:r>
              <w:r w:rsidRPr="007036CE">
                <w:rPr>
                  <w:b/>
                  <w:szCs w:val="24"/>
                </w:rPr>
                <w:t>:</w:t>
              </w:r>
              <w:r w:rsidRPr="007036CE">
                <w:t>SECTION_TYPE</w:t>
              </w:r>
            </w:ins>
          </w:p>
        </w:tc>
        <w:tc>
          <w:tcPr>
            <w:tcW w:w="519" w:type="pct"/>
          </w:tcPr>
          <w:p w14:paraId="46322208" w14:textId="77777777" w:rsidR="00DC5693" w:rsidRPr="007036CE" w:rsidRDefault="00DC5693" w:rsidP="00DC5693">
            <w:pPr>
              <w:pStyle w:val="GOSTTablenorm"/>
              <w:rPr>
                <w:szCs w:val="22"/>
              </w:rPr>
            </w:pPr>
            <w:ins w:id="3851" w:author="Сатлер Марина Викторовна" w:date="2024-02-13T15:58:00Z">
              <w:r w:rsidRPr="007036CE">
                <w:rPr>
                  <w:szCs w:val="22"/>
                </w:rPr>
                <w:t>Строка</w:t>
              </w:r>
            </w:ins>
          </w:p>
        </w:tc>
        <w:tc>
          <w:tcPr>
            <w:tcW w:w="300" w:type="pct"/>
          </w:tcPr>
          <w:p w14:paraId="0C50725D" w14:textId="77777777" w:rsidR="00DC5693" w:rsidRPr="007036CE" w:rsidRDefault="00DC5693" w:rsidP="00DC5693">
            <w:pPr>
              <w:pStyle w:val="GOSTTablenorm"/>
              <w:rPr>
                <w:szCs w:val="22"/>
              </w:rPr>
            </w:pPr>
            <w:ins w:id="3852" w:author="Сатлер Марина Викторовна" w:date="2024-02-13T15:58:00Z">
              <w:r w:rsidRPr="007036CE">
                <w:rPr>
                  <w:szCs w:val="22"/>
                </w:rPr>
                <w:t>Да</w:t>
              </w:r>
            </w:ins>
          </w:p>
        </w:tc>
        <w:tc>
          <w:tcPr>
            <w:tcW w:w="308" w:type="pct"/>
          </w:tcPr>
          <w:p w14:paraId="05400B04" w14:textId="77777777" w:rsidR="00DC5693" w:rsidRPr="007036CE" w:rsidRDefault="00DC5693" w:rsidP="00DC5693">
            <w:pPr>
              <w:pStyle w:val="GOSTTablenorm"/>
              <w:rPr>
                <w:szCs w:val="22"/>
                <w:lang w:val="en-US"/>
              </w:rPr>
            </w:pPr>
            <w:ins w:id="3853" w:author="Сатлер Марина Викторовна" w:date="2024-02-13T15:58:00Z">
              <w:r w:rsidRPr="007036CE">
                <w:rPr>
                  <w:szCs w:val="22"/>
                  <w:lang w:val="en-US"/>
                </w:rPr>
                <w:t>=</w:t>
              </w:r>
              <w:r w:rsidRPr="007036CE">
                <w:rPr>
                  <w:szCs w:val="22"/>
                </w:rPr>
                <w:t>1</w:t>
              </w:r>
            </w:ins>
          </w:p>
        </w:tc>
        <w:tc>
          <w:tcPr>
            <w:tcW w:w="2039" w:type="pct"/>
          </w:tcPr>
          <w:p w14:paraId="04F358E5" w14:textId="77777777" w:rsidR="00DC5693" w:rsidRPr="007036CE" w:rsidRDefault="00DC5693" w:rsidP="00DC5693">
            <w:pPr>
              <w:pStyle w:val="GOSTTablenorm"/>
              <w:rPr>
                <w:ins w:id="3854" w:author="Сатлер Марина Викторовна" w:date="2024-02-13T15:58:00Z"/>
                <w:szCs w:val="22"/>
              </w:rPr>
            </w:pPr>
            <w:ins w:id="3855" w:author="Сатлер Марина Викторовна" w:date="2024-02-13T15:58:00Z">
              <w:r w:rsidRPr="007036CE">
                <w:rPr>
                  <w:szCs w:val="22"/>
                </w:rPr>
                <w:t>Указывается тип раздела.</w:t>
              </w:r>
            </w:ins>
          </w:p>
          <w:p w14:paraId="06A604C3" w14:textId="68F2B7EA" w:rsidR="00DC5693" w:rsidRPr="007036CE" w:rsidRDefault="00DC5693" w:rsidP="00DC5693">
            <w:pPr>
              <w:pStyle w:val="GOSTTablenorm"/>
              <w:rPr>
                <w:szCs w:val="22"/>
              </w:rPr>
            </w:pPr>
            <w:ins w:id="3856" w:author="Сатлер Марина Викторовна" w:date="2024-02-13T15:58:00Z">
              <w:r w:rsidRPr="007036CE">
                <w:rPr>
                  <w:szCs w:val="22"/>
                </w:rPr>
                <w:t xml:space="preserve">Заполняется значением «1» </w:t>
              </w:r>
            </w:ins>
            <w:r w:rsidR="00BE14C0" w:rsidRPr="007036CE">
              <w:t>–</w:t>
            </w:r>
            <w:ins w:id="3857" w:author="Сатлер Марина Викторовна" w:date="2024-02-13T15:58:00Z">
              <w:r w:rsidRPr="007036CE">
                <w:rPr>
                  <w:szCs w:val="22"/>
                </w:rPr>
                <w:t xml:space="preserve"> Бюджетные ассигнования</w:t>
              </w:r>
            </w:ins>
          </w:p>
        </w:tc>
      </w:tr>
      <w:tr w:rsidR="00DC5693" w:rsidRPr="007036CE" w14:paraId="7D42E621" w14:textId="77777777" w:rsidTr="00974EB0">
        <w:tc>
          <w:tcPr>
            <w:tcW w:w="1100" w:type="pct"/>
          </w:tcPr>
          <w:p w14:paraId="79FBDA53" w14:textId="77777777" w:rsidR="00DC5693" w:rsidRPr="007036CE" w:rsidRDefault="00DC5693" w:rsidP="00DC5693">
            <w:pPr>
              <w:pStyle w:val="GOSTTablenorm"/>
              <w:rPr>
                <w:szCs w:val="22"/>
              </w:rPr>
            </w:pPr>
            <w:r w:rsidRPr="007036CE">
              <w:rPr>
                <w:szCs w:val="22"/>
              </w:rPr>
              <w:t>Идентификатор строки</w:t>
            </w:r>
          </w:p>
        </w:tc>
        <w:tc>
          <w:tcPr>
            <w:tcW w:w="734" w:type="pct"/>
          </w:tcPr>
          <w:p w14:paraId="4DF398D7" w14:textId="77777777" w:rsidR="00DC5693" w:rsidRPr="007036CE" w:rsidRDefault="00DC5693" w:rsidP="00DC5693">
            <w:pPr>
              <w:pStyle w:val="GOSTTablenorm"/>
              <w:rPr>
                <w:szCs w:val="24"/>
                <w:lang w:val="en-US"/>
              </w:rPr>
            </w:pPr>
            <w:ins w:id="3858" w:author="Сатлер Марина Викторовна" w:date="2024-02-09T16:53:00Z">
              <w:r w:rsidRPr="007036CE">
                <w:rPr>
                  <w:b/>
                  <w:szCs w:val="24"/>
                  <w:lang w:val="en-US"/>
                </w:rPr>
                <w:t>SECTION_1</w:t>
              </w:r>
              <w:r w:rsidRPr="007036CE">
                <w:rPr>
                  <w:b/>
                  <w:szCs w:val="24"/>
                </w:rPr>
                <w:t>:</w:t>
              </w:r>
            </w:ins>
            <w:ins w:id="3859" w:author="Сатлер Марина Викторовна" w:date="2024-06-11T14:22:00Z">
              <w:r w:rsidRPr="007036CE">
                <w:rPr>
                  <w:szCs w:val="24"/>
                  <w:lang w:val="en-US"/>
                </w:rPr>
                <w:t>id</w:t>
              </w:r>
            </w:ins>
            <w:del w:id="3860" w:author="Сатлер Марина Викторовна" w:date="2024-06-11T14:22:00Z">
              <w:r w:rsidRPr="007036CE" w:rsidDel="006C14D9">
                <w:rPr>
                  <w:szCs w:val="24"/>
                  <w:lang w:val="en-US"/>
                </w:rPr>
                <w:delText>ID</w:delText>
              </w:r>
            </w:del>
          </w:p>
        </w:tc>
        <w:tc>
          <w:tcPr>
            <w:tcW w:w="519" w:type="pct"/>
          </w:tcPr>
          <w:p w14:paraId="153B3F28" w14:textId="77777777" w:rsidR="00DC5693" w:rsidRPr="007036CE" w:rsidRDefault="00DC5693" w:rsidP="00DC5693">
            <w:pPr>
              <w:pStyle w:val="GOSTTablenorm"/>
            </w:pPr>
            <w:r w:rsidRPr="007036CE">
              <w:rPr>
                <w:szCs w:val="22"/>
              </w:rPr>
              <w:t>Число</w:t>
            </w:r>
          </w:p>
        </w:tc>
        <w:tc>
          <w:tcPr>
            <w:tcW w:w="300" w:type="pct"/>
          </w:tcPr>
          <w:p w14:paraId="1CF2AD36" w14:textId="77777777" w:rsidR="00DC5693" w:rsidRPr="007036CE" w:rsidRDefault="00DC5693" w:rsidP="00DC5693">
            <w:pPr>
              <w:pStyle w:val="GOSTTablenorm"/>
            </w:pPr>
            <w:r w:rsidRPr="007036CE">
              <w:rPr>
                <w:szCs w:val="22"/>
              </w:rPr>
              <w:t>Да</w:t>
            </w:r>
          </w:p>
        </w:tc>
        <w:tc>
          <w:tcPr>
            <w:tcW w:w="308" w:type="pct"/>
          </w:tcPr>
          <w:p w14:paraId="24EBB5A1" w14:textId="77777777" w:rsidR="00DC5693" w:rsidRPr="007036CE" w:rsidRDefault="00DC5693" w:rsidP="00DC5693">
            <w:pPr>
              <w:pStyle w:val="GOSTTablenorm"/>
            </w:pPr>
            <w:r w:rsidRPr="007036CE">
              <w:rPr>
                <w:szCs w:val="22"/>
              </w:rPr>
              <w:t>&lt;=20</w:t>
            </w:r>
          </w:p>
        </w:tc>
        <w:tc>
          <w:tcPr>
            <w:tcW w:w="2039" w:type="pct"/>
          </w:tcPr>
          <w:p w14:paraId="01A3A022" w14:textId="77777777" w:rsidR="00DC5693" w:rsidRPr="007036CE" w:rsidRDefault="00DC5693" w:rsidP="00DC5693">
            <w:pPr>
              <w:pStyle w:val="GOSTTablenorm"/>
            </w:pPr>
            <w:r w:rsidRPr="007036CE">
              <w:rPr>
                <w:szCs w:val="22"/>
              </w:rPr>
              <w:t>Указывается технический идентификатор строки</w:t>
            </w:r>
          </w:p>
        </w:tc>
      </w:tr>
      <w:tr w:rsidR="00DC5693" w:rsidRPr="007036CE" w14:paraId="70AF3B60" w14:textId="77777777" w:rsidTr="00974EB0">
        <w:tc>
          <w:tcPr>
            <w:tcW w:w="1100" w:type="pct"/>
          </w:tcPr>
          <w:p w14:paraId="0A837F85" w14:textId="77777777" w:rsidR="00DC5693" w:rsidRPr="007036CE" w:rsidRDefault="00DC5693" w:rsidP="00DC5693">
            <w:pPr>
              <w:pStyle w:val="GOSTTablenorm"/>
              <w:rPr>
                <w:szCs w:val="22"/>
              </w:rPr>
            </w:pPr>
            <w:r w:rsidRPr="007036CE">
              <w:t>Номер строки</w:t>
            </w:r>
          </w:p>
        </w:tc>
        <w:tc>
          <w:tcPr>
            <w:tcW w:w="734" w:type="pct"/>
          </w:tcPr>
          <w:p w14:paraId="71BFD62C" w14:textId="77777777" w:rsidR="00DC5693" w:rsidRPr="007036CE" w:rsidRDefault="00DC5693" w:rsidP="00DC5693">
            <w:pPr>
              <w:pStyle w:val="GOSTTablenorm"/>
              <w:rPr>
                <w:szCs w:val="24"/>
                <w:lang w:val="en-US"/>
              </w:rPr>
            </w:pPr>
            <w:ins w:id="3861" w:author="Сатлер Марина Викторовна" w:date="2024-02-09T16:53:00Z">
              <w:r w:rsidRPr="007036CE">
                <w:rPr>
                  <w:b/>
                  <w:szCs w:val="24"/>
                  <w:lang w:val="en-US"/>
                </w:rPr>
                <w:t>SECTION_1</w:t>
              </w:r>
              <w:r w:rsidRPr="007036CE">
                <w:rPr>
                  <w:b/>
                  <w:szCs w:val="24"/>
                </w:rPr>
                <w:t>:</w:t>
              </w:r>
            </w:ins>
            <w:r w:rsidRPr="007036CE">
              <w:rPr>
                <w:szCs w:val="24"/>
                <w:lang w:val="en-US"/>
              </w:rPr>
              <w:t>NUMBROW</w:t>
            </w:r>
          </w:p>
        </w:tc>
        <w:tc>
          <w:tcPr>
            <w:tcW w:w="519" w:type="pct"/>
          </w:tcPr>
          <w:p w14:paraId="6788536A" w14:textId="77777777" w:rsidR="00DC5693" w:rsidRPr="007036CE" w:rsidRDefault="00DC5693" w:rsidP="00DC5693">
            <w:pPr>
              <w:pStyle w:val="GOSTTablenorm"/>
            </w:pPr>
            <w:r w:rsidRPr="007036CE">
              <w:rPr>
                <w:szCs w:val="22"/>
              </w:rPr>
              <w:t>Строка</w:t>
            </w:r>
          </w:p>
        </w:tc>
        <w:tc>
          <w:tcPr>
            <w:tcW w:w="300" w:type="pct"/>
          </w:tcPr>
          <w:p w14:paraId="73F4E60B" w14:textId="77777777" w:rsidR="00DC5693" w:rsidRPr="007036CE" w:rsidRDefault="00DC5693" w:rsidP="00DC5693">
            <w:pPr>
              <w:pStyle w:val="GOSTTablenorm"/>
            </w:pPr>
            <w:r w:rsidRPr="007036CE">
              <w:rPr>
                <w:szCs w:val="22"/>
              </w:rPr>
              <w:t>Да</w:t>
            </w:r>
          </w:p>
        </w:tc>
        <w:tc>
          <w:tcPr>
            <w:tcW w:w="308" w:type="pct"/>
          </w:tcPr>
          <w:p w14:paraId="152A1A5A" w14:textId="77777777" w:rsidR="00DC5693" w:rsidRPr="007036CE" w:rsidRDefault="00DC5693" w:rsidP="00DC5693">
            <w:pPr>
              <w:pStyle w:val="GOSTTablenorm"/>
            </w:pPr>
            <w:r w:rsidRPr="007036CE">
              <w:rPr>
                <w:szCs w:val="22"/>
                <w:lang w:val="en-US"/>
              </w:rPr>
              <w:t>&lt;=20</w:t>
            </w:r>
          </w:p>
        </w:tc>
        <w:tc>
          <w:tcPr>
            <w:tcW w:w="2039" w:type="pct"/>
          </w:tcPr>
          <w:p w14:paraId="0B41A6F8" w14:textId="77777777" w:rsidR="00DC5693" w:rsidRPr="007036CE" w:rsidRDefault="00DC5693" w:rsidP="00DC5693">
            <w:pPr>
              <w:pStyle w:val="GOSTTablenorm"/>
            </w:pPr>
            <w:r w:rsidRPr="007036CE">
              <w:rPr>
                <w:szCs w:val="22"/>
              </w:rPr>
              <w:t>Указывается порядковый номер строки по разделу «БА по расходам»</w:t>
            </w:r>
          </w:p>
        </w:tc>
      </w:tr>
      <w:tr w:rsidR="00DC5693" w:rsidRPr="007036CE" w14:paraId="6A96B1A1" w14:textId="77777777" w:rsidTr="00974EB0">
        <w:tc>
          <w:tcPr>
            <w:tcW w:w="1100" w:type="pct"/>
          </w:tcPr>
          <w:p w14:paraId="0D85D66D" w14:textId="77777777" w:rsidR="00DC5693" w:rsidRPr="007036CE" w:rsidRDefault="00DC5693" w:rsidP="00DC5693">
            <w:pPr>
              <w:pStyle w:val="GOSTTablenorm"/>
            </w:pPr>
            <w:r w:rsidRPr="007036CE">
              <w:rPr>
                <w:szCs w:val="22"/>
              </w:rPr>
              <w:t>Признак детальной строки</w:t>
            </w:r>
          </w:p>
        </w:tc>
        <w:tc>
          <w:tcPr>
            <w:tcW w:w="734" w:type="pct"/>
          </w:tcPr>
          <w:p w14:paraId="627FD382" w14:textId="77777777" w:rsidR="00DC5693" w:rsidRPr="007036CE" w:rsidRDefault="00DC5693" w:rsidP="00DC5693">
            <w:pPr>
              <w:pStyle w:val="GOSTTablenorm"/>
              <w:rPr>
                <w:szCs w:val="24"/>
                <w:lang w:val="en-US"/>
              </w:rPr>
            </w:pPr>
            <w:ins w:id="3862" w:author="Сатлер Марина Викторовна" w:date="2024-02-09T16:53:00Z">
              <w:r w:rsidRPr="007036CE">
                <w:rPr>
                  <w:b/>
                  <w:szCs w:val="24"/>
                  <w:lang w:val="en-US"/>
                </w:rPr>
                <w:t>SECTION_1</w:t>
              </w:r>
              <w:r w:rsidRPr="007036CE">
                <w:rPr>
                  <w:b/>
                  <w:szCs w:val="24"/>
                </w:rPr>
                <w:t>:</w:t>
              </w:r>
            </w:ins>
            <w:r w:rsidRPr="007036CE">
              <w:t>SIGNKBK</w:t>
            </w:r>
          </w:p>
        </w:tc>
        <w:tc>
          <w:tcPr>
            <w:tcW w:w="519" w:type="pct"/>
          </w:tcPr>
          <w:p w14:paraId="5CE2201B" w14:textId="77777777" w:rsidR="00DC5693" w:rsidRPr="007036CE" w:rsidRDefault="00DC5693" w:rsidP="00DC5693">
            <w:pPr>
              <w:pStyle w:val="GOSTTablenorm"/>
            </w:pPr>
            <w:r w:rsidRPr="007036CE">
              <w:rPr>
                <w:szCs w:val="22"/>
              </w:rPr>
              <w:t>Строка</w:t>
            </w:r>
          </w:p>
        </w:tc>
        <w:tc>
          <w:tcPr>
            <w:tcW w:w="300" w:type="pct"/>
          </w:tcPr>
          <w:p w14:paraId="69F68BA4" w14:textId="77777777" w:rsidR="00DC5693" w:rsidRPr="007036CE" w:rsidRDefault="00DC5693" w:rsidP="00DC5693">
            <w:pPr>
              <w:pStyle w:val="GOSTTablenorm"/>
            </w:pPr>
            <w:r w:rsidRPr="007036CE">
              <w:rPr>
                <w:szCs w:val="22"/>
              </w:rPr>
              <w:t>Да</w:t>
            </w:r>
          </w:p>
        </w:tc>
        <w:tc>
          <w:tcPr>
            <w:tcW w:w="308" w:type="pct"/>
          </w:tcPr>
          <w:p w14:paraId="3257F8A2" w14:textId="77777777" w:rsidR="00DC5693" w:rsidRPr="007036CE" w:rsidRDefault="00DC5693" w:rsidP="00DC5693">
            <w:pPr>
              <w:pStyle w:val="GOSTTablenorm"/>
            </w:pPr>
            <w:r w:rsidRPr="007036CE">
              <w:rPr>
                <w:szCs w:val="22"/>
              </w:rPr>
              <w:t>=1</w:t>
            </w:r>
          </w:p>
        </w:tc>
        <w:tc>
          <w:tcPr>
            <w:tcW w:w="2039" w:type="pct"/>
          </w:tcPr>
          <w:p w14:paraId="73EA2176" w14:textId="77777777" w:rsidR="00DC5693" w:rsidRPr="007036CE" w:rsidRDefault="00DC5693" w:rsidP="00DC5693">
            <w:pPr>
              <w:pStyle w:val="GOSTTablenorm"/>
              <w:rPr>
                <w:szCs w:val="22"/>
              </w:rPr>
            </w:pPr>
            <w:r w:rsidRPr="007036CE">
              <w:rPr>
                <w:szCs w:val="22"/>
              </w:rPr>
              <w:t>Указывается признак детальной строки.</w:t>
            </w:r>
          </w:p>
          <w:p w14:paraId="7812980F" w14:textId="77777777" w:rsidR="00DC5693" w:rsidRPr="007036CE" w:rsidRDefault="00DC5693" w:rsidP="00DC5693">
            <w:pPr>
              <w:pStyle w:val="GOSTTablenorm"/>
              <w:rPr>
                <w:szCs w:val="22"/>
              </w:rPr>
            </w:pPr>
            <w:r w:rsidRPr="007036CE">
              <w:rPr>
                <w:szCs w:val="22"/>
              </w:rPr>
              <w:t>Возможные значения:</w:t>
            </w:r>
          </w:p>
          <w:p w14:paraId="7C6082BD" w14:textId="77777777" w:rsidR="00DC5693" w:rsidRPr="007036CE" w:rsidRDefault="00DC5693" w:rsidP="00DC5693">
            <w:pPr>
              <w:pStyle w:val="GOSTTableListMark1"/>
              <w:numPr>
                <w:ilvl w:val="0"/>
                <w:numId w:val="2"/>
              </w:numPr>
            </w:pPr>
            <w:r w:rsidRPr="007036CE">
              <w:t>«N» – детализированный КБК;</w:t>
            </w:r>
          </w:p>
          <w:p w14:paraId="1D848047" w14:textId="77777777" w:rsidR="00DC5693" w:rsidRPr="007036CE" w:rsidRDefault="00DC5693" w:rsidP="00DC5693">
            <w:pPr>
              <w:pStyle w:val="GOSTTableListMark1"/>
              <w:numPr>
                <w:ilvl w:val="0"/>
                <w:numId w:val="2"/>
              </w:numPr>
            </w:pPr>
            <w:r w:rsidRPr="007036CE">
              <w:t>«X» – недетализированный КБК;</w:t>
            </w:r>
          </w:p>
          <w:p w14:paraId="7F39E1C1" w14:textId="77777777" w:rsidR="00DC5693" w:rsidRPr="007036CE" w:rsidRDefault="00DC5693" w:rsidP="00DC5693">
            <w:pPr>
              <w:pStyle w:val="GOSTTableListMark1"/>
              <w:numPr>
                <w:ilvl w:val="0"/>
                <w:numId w:val="2"/>
              </w:numPr>
            </w:pPr>
            <w:r w:rsidRPr="007036CE">
              <w:lastRenderedPageBreak/>
              <w:t>«Y» – итоговая строка раздела документа</w:t>
            </w:r>
          </w:p>
        </w:tc>
      </w:tr>
      <w:tr w:rsidR="00DC5693" w:rsidRPr="007036CE" w14:paraId="3D4DDB07" w14:textId="77777777" w:rsidTr="00974EB0">
        <w:tc>
          <w:tcPr>
            <w:tcW w:w="1100" w:type="pct"/>
          </w:tcPr>
          <w:p w14:paraId="32296BE5" w14:textId="77777777" w:rsidR="00DC5693" w:rsidRPr="007036CE" w:rsidRDefault="00DC5693" w:rsidP="00DC5693">
            <w:pPr>
              <w:pStyle w:val="GOSTTablenorm"/>
              <w:rPr>
                <w:szCs w:val="22"/>
              </w:rPr>
            </w:pPr>
            <w:r w:rsidRPr="007036CE">
              <w:rPr>
                <w:szCs w:val="22"/>
              </w:rPr>
              <w:lastRenderedPageBreak/>
              <w:t>КБК</w:t>
            </w:r>
          </w:p>
        </w:tc>
        <w:tc>
          <w:tcPr>
            <w:tcW w:w="734" w:type="pct"/>
          </w:tcPr>
          <w:p w14:paraId="7A1CF413" w14:textId="77777777" w:rsidR="00DC5693" w:rsidRPr="007036CE" w:rsidRDefault="00DC5693" w:rsidP="00DC5693">
            <w:pPr>
              <w:pStyle w:val="GOSTTablenorm"/>
            </w:pPr>
            <w:ins w:id="3863" w:author="Сатлер Марина Викторовна" w:date="2024-02-09T16:53:00Z">
              <w:r w:rsidRPr="007036CE">
                <w:rPr>
                  <w:b/>
                  <w:szCs w:val="24"/>
                  <w:lang w:val="en-US"/>
                </w:rPr>
                <w:t>SECTION_1</w:t>
              </w:r>
              <w:r w:rsidRPr="007036CE">
                <w:rPr>
                  <w:b/>
                  <w:szCs w:val="24"/>
                </w:rPr>
                <w:t>:</w:t>
              </w:r>
            </w:ins>
            <w:r w:rsidRPr="007036CE">
              <w:rPr>
                <w:szCs w:val="24"/>
                <w:lang w:val="en-US"/>
              </w:rPr>
              <w:t>KBK</w:t>
            </w:r>
          </w:p>
        </w:tc>
        <w:tc>
          <w:tcPr>
            <w:tcW w:w="519" w:type="pct"/>
          </w:tcPr>
          <w:p w14:paraId="43CC6C78" w14:textId="77777777" w:rsidR="00DC5693" w:rsidRPr="007036CE" w:rsidRDefault="00DC5693" w:rsidP="00DC5693">
            <w:pPr>
              <w:pStyle w:val="GOSTTablenorm"/>
            </w:pPr>
            <w:r w:rsidRPr="007036CE">
              <w:rPr>
                <w:szCs w:val="22"/>
              </w:rPr>
              <w:t>Строка</w:t>
            </w:r>
          </w:p>
        </w:tc>
        <w:tc>
          <w:tcPr>
            <w:tcW w:w="300" w:type="pct"/>
          </w:tcPr>
          <w:p w14:paraId="146A2345" w14:textId="77777777" w:rsidR="00DC5693" w:rsidRPr="007036CE" w:rsidRDefault="00DC5693" w:rsidP="00DC5693">
            <w:pPr>
              <w:pStyle w:val="GOSTTablenorm"/>
            </w:pPr>
            <w:r w:rsidRPr="007036CE">
              <w:rPr>
                <w:szCs w:val="22"/>
              </w:rPr>
              <w:t>Да</w:t>
            </w:r>
          </w:p>
        </w:tc>
        <w:tc>
          <w:tcPr>
            <w:tcW w:w="308" w:type="pct"/>
          </w:tcPr>
          <w:p w14:paraId="46D7C237" w14:textId="77777777" w:rsidR="00DC5693" w:rsidRPr="007036CE" w:rsidRDefault="00DC5693" w:rsidP="00DC5693">
            <w:pPr>
              <w:pStyle w:val="GOSTTablenorm"/>
            </w:pPr>
            <w:r w:rsidRPr="007036CE">
              <w:rPr>
                <w:szCs w:val="22"/>
              </w:rPr>
              <w:t>=20</w:t>
            </w:r>
          </w:p>
        </w:tc>
        <w:tc>
          <w:tcPr>
            <w:tcW w:w="2039" w:type="pct"/>
          </w:tcPr>
          <w:p w14:paraId="5E42A201" w14:textId="77777777" w:rsidR="00DC5693" w:rsidRPr="007036CE" w:rsidRDefault="00DC5693" w:rsidP="00DC5693">
            <w:pPr>
              <w:pStyle w:val="GOSTTablenorm"/>
            </w:pPr>
            <w:r w:rsidRPr="007036CE">
              <w:rPr>
                <w:szCs w:val="22"/>
              </w:rPr>
              <w:t>Указывается код по бюджетной классификации для отражения операции на ЛС ГРБС</w:t>
            </w:r>
          </w:p>
        </w:tc>
      </w:tr>
      <w:tr w:rsidR="00DC5693" w:rsidRPr="007036CE" w14:paraId="4CDAB963" w14:textId="77777777" w:rsidTr="00974EB0">
        <w:tc>
          <w:tcPr>
            <w:tcW w:w="1100" w:type="pct"/>
          </w:tcPr>
          <w:p w14:paraId="6ED86D23" w14:textId="77777777" w:rsidR="00DC5693" w:rsidRPr="007036CE" w:rsidRDefault="00DC5693" w:rsidP="00DC5693">
            <w:pPr>
              <w:pStyle w:val="GOSTTablenorm"/>
              <w:rPr>
                <w:szCs w:val="22"/>
              </w:rPr>
            </w:pPr>
            <w:r w:rsidRPr="007036CE">
              <w:rPr>
                <w:szCs w:val="22"/>
              </w:rPr>
              <w:t>Тип КБК</w:t>
            </w:r>
          </w:p>
        </w:tc>
        <w:tc>
          <w:tcPr>
            <w:tcW w:w="734" w:type="pct"/>
          </w:tcPr>
          <w:p w14:paraId="7FDFD07F" w14:textId="77777777" w:rsidR="00DC5693" w:rsidRPr="007036CE" w:rsidRDefault="00DC5693" w:rsidP="00DC5693">
            <w:pPr>
              <w:pStyle w:val="GOSTTablenorm"/>
              <w:rPr>
                <w:szCs w:val="24"/>
                <w:lang w:val="en-US"/>
              </w:rPr>
            </w:pPr>
            <w:ins w:id="3864" w:author="Сатлер Марина Викторовна" w:date="2024-02-09T16:53:00Z">
              <w:r w:rsidRPr="007036CE">
                <w:rPr>
                  <w:b/>
                  <w:szCs w:val="24"/>
                  <w:lang w:val="en-US"/>
                </w:rPr>
                <w:t>SECTION_1</w:t>
              </w:r>
              <w:r w:rsidRPr="007036CE">
                <w:rPr>
                  <w:b/>
                  <w:szCs w:val="24"/>
                </w:rPr>
                <w:t>:</w:t>
              </w:r>
            </w:ins>
            <w:r w:rsidRPr="007036CE">
              <w:rPr>
                <w:szCs w:val="24"/>
              </w:rPr>
              <w:t>TYPEKBK</w:t>
            </w:r>
          </w:p>
        </w:tc>
        <w:tc>
          <w:tcPr>
            <w:tcW w:w="519" w:type="pct"/>
          </w:tcPr>
          <w:p w14:paraId="484E90D9" w14:textId="77777777" w:rsidR="00DC5693" w:rsidRPr="007036CE" w:rsidRDefault="00DC5693" w:rsidP="00DC5693">
            <w:pPr>
              <w:pStyle w:val="GOSTTablenorm"/>
            </w:pPr>
            <w:r w:rsidRPr="007036CE">
              <w:rPr>
                <w:szCs w:val="22"/>
              </w:rPr>
              <w:t>Строка</w:t>
            </w:r>
          </w:p>
        </w:tc>
        <w:tc>
          <w:tcPr>
            <w:tcW w:w="300" w:type="pct"/>
          </w:tcPr>
          <w:p w14:paraId="0917A04A" w14:textId="77777777" w:rsidR="00DC5693" w:rsidRPr="007036CE" w:rsidRDefault="00DC5693" w:rsidP="00DC5693">
            <w:pPr>
              <w:pStyle w:val="GOSTTablenorm"/>
            </w:pPr>
            <w:r w:rsidRPr="007036CE">
              <w:rPr>
                <w:szCs w:val="22"/>
              </w:rPr>
              <w:t>Да</w:t>
            </w:r>
          </w:p>
        </w:tc>
        <w:tc>
          <w:tcPr>
            <w:tcW w:w="308" w:type="pct"/>
          </w:tcPr>
          <w:p w14:paraId="6A6CE6FC" w14:textId="77777777" w:rsidR="00DC5693" w:rsidRPr="007036CE" w:rsidRDefault="00DC5693" w:rsidP="00DC5693">
            <w:pPr>
              <w:pStyle w:val="GOSTTablenorm"/>
            </w:pPr>
            <w:r w:rsidRPr="007036CE">
              <w:rPr>
                <w:szCs w:val="22"/>
              </w:rPr>
              <w:t>=2</w:t>
            </w:r>
          </w:p>
        </w:tc>
        <w:tc>
          <w:tcPr>
            <w:tcW w:w="2039" w:type="pct"/>
          </w:tcPr>
          <w:p w14:paraId="6EE642E9" w14:textId="77777777" w:rsidR="00DC5693" w:rsidRPr="007036CE" w:rsidRDefault="00DC5693" w:rsidP="00DC5693">
            <w:pPr>
              <w:ind w:firstLine="30"/>
              <w:rPr>
                <w:sz w:val="22"/>
                <w:szCs w:val="22"/>
              </w:rPr>
            </w:pPr>
            <w:r w:rsidRPr="007036CE">
              <w:rPr>
                <w:sz w:val="22"/>
                <w:szCs w:val="22"/>
              </w:rPr>
              <w:t>Указывается тип кода по бюджетной классификации.</w:t>
            </w:r>
          </w:p>
          <w:p w14:paraId="12A1DE08" w14:textId="77777777" w:rsidR="00DC5693" w:rsidRPr="007036CE" w:rsidRDefault="00DC5693" w:rsidP="00DC5693">
            <w:pPr>
              <w:ind w:firstLine="30"/>
              <w:rPr>
                <w:sz w:val="22"/>
                <w:szCs w:val="22"/>
              </w:rPr>
            </w:pPr>
            <w:r w:rsidRPr="007036CE">
              <w:rPr>
                <w:sz w:val="22"/>
                <w:szCs w:val="22"/>
              </w:rPr>
              <w:t>Возможные значения:</w:t>
            </w:r>
          </w:p>
          <w:p w14:paraId="66CF9645" w14:textId="25C34FC7" w:rsidR="00DC5693" w:rsidRPr="007036CE" w:rsidRDefault="00DC5693" w:rsidP="00DC5693">
            <w:pPr>
              <w:pStyle w:val="GOSTTableListMark1"/>
              <w:numPr>
                <w:ilvl w:val="0"/>
                <w:numId w:val="2"/>
              </w:numPr>
            </w:pPr>
            <w:r w:rsidRPr="007036CE">
              <w:t xml:space="preserve">«11» </w:t>
            </w:r>
            <w:r w:rsidR="00BE14C0" w:rsidRPr="007036CE">
              <w:t>–</w:t>
            </w:r>
            <w:r w:rsidRPr="007036CE">
              <w:t xml:space="preserve"> Лимитируемые расходы;</w:t>
            </w:r>
          </w:p>
          <w:p w14:paraId="44C4CC34" w14:textId="6651E579" w:rsidR="00DC5693" w:rsidRPr="007036CE" w:rsidRDefault="00DC5693" w:rsidP="00DC5693">
            <w:pPr>
              <w:pStyle w:val="GOSTTableListMark1"/>
              <w:numPr>
                <w:ilvl w:val="0"/>
                <w:numId w:val="2"/>
              </w:numPr>
            </w:pPr>
            <w:r w:rsidRPr="007036CE">
              <w:t xml:space="preserve">«12» </w:t>
            </w:r>
            <w:r w:rsidR="00BE14C0" w:rsidRPr="007036CE">
              <w:t>–</w:t>
            </w:r>
            <w:r w:rsidR="00BE14C0">
              <w:t xml:space="preserve"> </w:t>
            </w:r>
            <w:r w:rsidRPr="007036CE">
              <w:t>Нелимитруемые расходы</w:t>
            </w:r>
          </w:p>
        </w:tc>
      </w:tr>
      <w:tr w:rsidR="00DC5693" w:rsidRPr="007036CE" w14:paraId="447C56A7" w14:textId="77777777" w:rsidTr="00974EB0">
        <w:tc>
          <w:tcPr>
            <w:tcW w:w="1100" w:type="pct"/>
          </w:tcPr>
          <w:p w14:paraId="7E06E447" w14:textId="77777777" w:rsidR="00DC5693" w:rsidRPr="007036CE" w:rsidRDefault="00DC5693" w:rsidP="00DC5693">
            <w:pPr>
              <w:pStyle w:val="GOSTTablenorm"/>
              <w:rPr>
                <w:szCs w:val="22"/>
              </w:rPr>
            </w:pPr>
            <w:r w:rsidRPr="007036CE">
              <w:rPr>
                <w:szCs w:val="22"/>
              </w:rPr>
              <w:t>Укрупненный КБК</w:t>
            </w:r>
          </w:p>
        </w:tc>
        <w:tc>
          <w:tcPr>
            <w:tcW w:w="734" w:type="pct"/>
          </w:tcPr>
          <w:p w14:paraId="69706569" w14:textId="77777777" w:rsidR="00DC5693" w:rsidRPr="007036CE" w:rsidRDefault="00DC5693" w:rsidP="00DC5693">
            <w:pPr>
              <w:pStyle w:val="GOSTTablenorm"/>
              <w:rPr>
                <w:szCs w:val="24"/>
              </w:rPr>
            </w:pPr>
            <w:ins w:id="3865" w:author="Сатлер Марина Викторовна" w:date="2024-02-09T16:53:00Z">
              <w:r w:rsidRPr="007036CE">
                <w:rPr>
                  <w:b/>
                  <w:szCs w:val="24"/>
                  <w:lang w:val="en-US"/>
                </w:rPr>
                <w:t>SECTION_1</w:t>
              </w:r>
              <w:r w:rsidRPr="007036CE">
                <w:rPr>
                  <w:b/>
                  <w:szCs w:val="24"/>
                </w:rPr>
                <w:t>:</w:t>
              </w:r>
            </w:ins>
            <w:r w:rsidRPr="007036CE">
              <w:rPr>
                <w:szCs w:val="24"/>
              </w:rPr>
              <w:t>NULLKBK</w:t>
            </w:r>
          </w:p>
        </w:tc>
        <w:tc>
          <w:tcPr>
            <w:tcW w:w="519" w:type="pct"/>
          </w:tcPr>
          <w:p w14:paraId="17EF6376" w14:textId="77777777" w:rsidR="00DC5693" w:rsidRPr="007036CE" w:rsidRDefault="00DC5693" w:rsidP="00DC5693">
            <w:pPr>
              <w:pStyle w:val="GOSTTablenorm"/>
            </w:pPr>
            <w:r w:rsidRPr="007036CE">
              <w:rPr>
                <w:szCs w:val="22"/>
              </w:rPr>
              <w:t>Строка</w:t>
            </w:r>
          </w:p>
        </w:tc>
        <w:tc>
          <w:tcPr>
            <w:tcW w:w="300" w:type="pct"/>
          </w:tcPr>
          <w:p w14:paraId="55C75213" w14:textId="77777777" w:rsidR="00DC5693" w:rsidRPr="007036CE" w:rsidRDefault="00DC5693" w:rsidP="00DC5693">
            <w:pPr>
              <w:pStyle w:val="GOSTTablenorm"/>
            </w:pPr>
            <w:r w:rsidRPr="007036CE">
              <w:rPr>
                <w:szCs w:val="22"/>
              </w:rPr>
              <w:t>Да</w:t>
            </w:r>
          </w:p>
        </w:tc>
        <w:tc>
          <w:tcPr>
            <w:tcW w:w="308" w:type="pct"/>
          </w:tcPr>
          <w:p w14:paraId="5AA4832F" w14:textId="77777777" w:rsidR="00DC5693" w:rsidRPr="007036CE" w:rsidRDefault="00DC5693" w:rsidP="00DC5693">
            <w:pPr>
              <w:pStyle w:val="GOSTTablenorm"/>
            </w:pPr>
            <w:r w:rsidRPr="007036CE">
              <w:rPr>
                <w:szCs w:val="22"/>
              </w:rPr>
              <w:t>=20</w:t>
            </w:r>
          </w:p>
        </w:tc>
        <w:tc>
          <w:tcPr>
            <w:tcW w:w="2039" w:type="pct"/>
          </w:tcPr>
          <w:p w14:paraId="74498B92" w14:textId="77777777" w:rsidR="00DC5693" w:rsidRPr="007036CE" w:rsidRDefault="00DC5693" w:rsidP="00DC5693">
            <w:pPr>
              <w:pStyle w:val="GOSTTablenorm"/>
            </w:pPr>
            <w:r w:rsidRPr="007036CE">
              <w:rPr>
                <w:szCs w:val="22"/>
              </w:rPr>
              <w:t>Указывается укрупненный код по бюджетной классификации</w:t>
            </w:r>
          </w:p>
        </w:tc>
      </w:tr>
      <w:tr w:rsidR="00DC5693" w:rsidRPr="007036CE" w14:paraId="67572D3A" w14:textId="77777777" w:rsidTr="00974EB0">
        <w:tc>
          <w:tcPr>
            <w:tcW w:w="1100" w:type="pct"/>
          </w:tcPr>
          <w:p w14:paraId="71150CD2" w14:textId="77777777" w:rsidR="00DC5693" w:rsidRPr="007036CE" w:rsidRDefault="00DC5693" w:rsidP="00DC5693">
            <w:pPr>
              <w:pStyle w:val="GOSTTablenorm"/>
              <w:rPr>
                <w:szCs w:val="22"/>
              </w:rPr>
            </w:pPr>
            <w:r w:rsidRPr="007036CE">
              <w:rPr>
                <w:szCs w:val="22"/>
              </w:rPr>
              <w:t>Номер лицевого счета</w:t>
            </w:r>
          </w:p>
        </w:tc>
        <w:tc>
          <w:tcPr>
            <w:tcW w:w="734" w:type="pct"/>
          </w:tcPr>
          <w:p w14:paraId="4F99D16B" w14:textId="77777777" w:rsidR="00DC5693" w:rsidRPr="007036CE" w:rsidRDefault="00DC5693" w:rsidP="00DC5693">
            <w:pPr>
              <w:pStyle w:val="GOSTTablenorm"/>
              <w:rPr>
                <w:szCs w:val="24"/>
              </w:rPr>
            </w:pPr>
            <w:ins w:id="3866" w:author="Сатлер Марина Викторовна" w:date="2024-02-09T16:53:00Z">
              <w:r w:rsidRPr="007036CE">
                <w:rPr>
                  <w:b/>
                  <w:szCs w:val="24"/>
                  <w:lang w:val="en-US"/>
                </w:rPr>
                <w:t>SECTION_1</w:t>
              </w:r>
              <w:r w:rsidRPr="007036CE">
                <w:rPr>
                  <w:b/>
                  <w:szCs w:val="24"/>
                </w:rPr>
                <w:t>:</w:t>
              </w:r>
            </w:ins>
            <w:r w:rsidRPr="007036CE">
              <w:rPr>
                <w:szCs w:val="24"/>
                <w:lang w:val="en-US"/>
              </w:rPr>
              <w:t>PA</w:t>
            </w:r>
          </w:p>
        </w:tc>
        <w:tc>
          <w:tcPr>
            <w:tcW w:w="519" w:type="pct"/>
          </w:tcPr>
          <w:p w14:paraId="5B03DCE5" w14:textId="77777777" w:rsidR="00DC5693" w:rsidRPr="007036CE" w:rsidRDefault="00DC5693" w:rsidP="00DC5693">
            <w:pPr>
              <w:pStyle w:val="GOSTTablenorm"/>
            </w:pPr>
            <w:r w:rsidRPr="007036CE">
              <w:rPr>
                <w:szCs w:val="22"/>
              </w:rPr>
              <w:t>Строка</w:t>
            </w:r>
          </w:p>
        </w:tc>
        <w:tc>
          <w:tcPr>
            <w:tcW w:w="300" w:type="pct"/>
          </w:tcPr>
          <w:p w14:paraId="3E3E3407" w14:textId="77777777" w:rsidR="00DC5693" w:rsidRPr="007036CE" w:rsidRDefault="00DC5693" w:rsidP="00DC5693">
            <w:pPr>
              <w:pStyle w:val="GOSTTablenorm"/>
            </w:pPr>
            <w:r w:rsidRPr="007036CE">
              <w:rPr>
                <w:szCs w:val="22"/>
              </w:rPr>
              <w:t>Да</w:t>
            </w:r>
          </w:p>
        </w:tc>
        <w:tc>
          <w:tcPr>
            <w:tcW w:w="308" w:type="pct"/>
          </w:tcPr>
          <w:p w14:paraId="735ECD87" w14:textId="77777777" w:rsidR="00DC5693" w:rsidRPr="007036CE" w:rsidRDefault="00DC5693" w:rsidP="00DC5693">
            <w:pPr>
              <w:pStyle w:val="GOSTTablenorm"/>
            </w:pPr>
            <w:r w:rsidRPr="007036CE">
              <w:rPr>
                <w:szCs w:val="22"/>
              </w:rPr>
              <w:t>=11</w:t>
            </w:r>
          </w:p>
        </w:tc>
        <w:tc>
          <w:tcPr>
            <w:tcW w:w="2039" w:type="pct"/>
          </w:tcPr>
          <w:p w14:paraId="16FF9DD8" w14:textId="77777777" w:rsidR="00DC5693" w:rsidRPr="007036CE" w:rsidRDefault="00DC5693" w:rsidP="00DC5693">
            <w:pPr>
              <w:pStyle w:val="GOSTTablenorm"/>
            </w:pPr>
            <w:r w:rsidRPr="007036CE">
              <w:rPr>
                <w:szCs w:val="22"/>
              </w:rPr>
              <w:t>Указывается номер лицевого счета ГРБС</w:t>
            </w:r>
          </w:p>
        </w:tc>
      </w:tr>
      <w:tr w:rsidR="00DC5693" w:rsidRPr="007036CE" w14:paraId="4F1607AE" w14:textId="77777777" w:rsidTr="00974EB0">
        <w:tc>
          <w:tcPr>
            <w:tcW w:w="1100" w:type="pct"/>
          </w:tcPr>
          <w:p w14:paraId="166EE809" w14:textId="77777777" w:rsidR="00DC5693" w:rsidRPr="007036CE" w:rsidRDefault="00DC5693" w:rsidP="00DC5693">
            <w:pPr>
              <w:pStyle w:val="GOSTTablenorm"/>
              <w:rPr>
                <w:szCs w:val="22"/>
              </w:rPr>
            </w:pPr>
            <w:r w:rsidRPr="007036CE">
              <w:rPr>
                <w:szCs w:val="22"/>
              </w:rPr>
              <w:t>Контур</w:t>
            </w:r>
          </w:p>
        </w:tc>
        <w:tc>
          <w:tcPr>
            <w:tcW w:w="734" w:type="pct"/>
          </w:tcPr>
          <w:p w14:paraId="37C84C34" w14:textId="77777777" w:rsidR="00DC5693" w:rsidRPr="007036CE" w:rsidRDefault="00DC5693" w:rsidP="00DC5693">
            <w:pPr>
              <w:pStyle w:val="GOSTTablenorm"/>
              <w:rPr>
                <w:szCs w:val="24"/>
                <w:lang w:val="en-US"/>
              </w:rPr>
            </w:pPr>
            <w:ins w:id="3867" w:author="Сатлер Марина Викторовна" w:date="2024-02-09T16:54:00Z">
              <w:r w:rsidRPr="007036CE">
                <w:rPr>
                  <w:b/>
                  <w:szCs w:val="24"/>
                  <w:lang w:val="en-US"/>
                </w:rPr>
                <w:t>SECTION_1</w:t>
              </w:r>
              <w:r w:rsidRPr="007036CE">
                <w:rPr>
                  <w:b/>
                  <w:szCs w:val="24"/>
                </w:rPr>
                <w:t>:</w:t>
              </w:r>
            </w:ins>
            <w:r w:rsidRPr="007036CE">
              <w:rPr>
                <w:szCs w:val="22"/>
                <w:lang w:val="en-US"/>
              </w:rPr>
              <w:t>CONTUR</w:t>
            </w:r>
          </w:p>
        </w:tc>
        <w:tc>
          <w:tcPr>
            <w:tcW w:w="519" w:type="pct"/>
          </w:tcPr>
          <w:p w14:paraId="1A2043CE" w14:textId="77777777" w:rsidR="00DC5693" w:rsidRPr="007036CE" w:rsidRDefault="00DC5693" w:rsidP="00DC5693">
            <w:pPr>
              <w:pStyle w:val="GOSTTablenorm"/>
            </w:pPr>
            <w:ins w:id="3868" w:author="Сатлер Марина Викторовна" w:date="2024-02-28T19:04:00Z">
              <w:r w:rsidRPr="007036CE">
                <w:rPr>
                  <w:szCs w:val="22"/>
                </w:rPr>
                <w:t>Строка</w:t>
              </w:r>
            </w:ins>
          </w:p>
        </w:tc>
        <w:tc>
          <w:tcPr>
            <w:tcW w:w="300" w:type="pct"/>
          </w:tcPr>
          <w:p w14:paraId="62D5F24D" w14:textId="77777777" w:rsidR="00DC5693" w:rsidRPr="007036CE" w:rsidRDefault="00DC5693" w:rsidP="00DC5693">
            <w:pPr>
              <w:pStyle w:val="GOSTTablenorm"/>
            </w:pPr>
            <w:r w:rsidRPr="007036CE">
              <w:rPr>
                <w:szCs w:val="22"/>
              </w:rPr>
              <w:t>Да</w:t>
            </w:r>
          </w:p>
        </w:tc>
        <w:tc>
          <w:tcPr>
            <w:tcW w:w="308" w:type="pct"/>
          </w:tcPr>
          <w:p w14:paraId="44BD6437" w14:textId="77777777" w:rsidR="00DC5693" w:rsidRPr="007036CE" w:rsidRDefault="00DC5693" w:rsidP="00DC5693">
            <w:pPr>
              <w:pStyle w:val="GOSTTablenorm"/>
            </w:pPr>
            <w:r w:rsidRPr="007036CE">
              <w:rPr>
                <w:szCs w:val="22"/>
              </w:rPr>
              <w:t>=1</w:t>
            </w:r>
          </w:p>
        </w:tc>
        <w:tc>
          <w:tcPr>
            <w:tcW w:w="2039" w:type="pct"/>
          </w:tcPr>
          <w:p w14:paraId="30BA6F91" w14:textId="77777777" w:rsidR="00DC5693" w:rsidRPr="007036CE" w:rsidRDefault="00DC5693" w:rsidP="00DC5693">
            <w:pPr>
              <w:pStyle w:val="GOSTTablenorm"/>
              <w:rPr>
                <w:szCs w:val="22"/>
              </w:rPr>
            </w:pPr>
            <w:r w:rsidRPr="007036CE">
              <w:rPr>
                <w:szCs w:val="22"/>
              </w:rPr>
              <w:t>Указывается код контура, в котором проводится операция.</w:t>
            </w:r>
          </w:p>
          <w:p w14:paraId="7B56E27E" w14:textId="77777777" w:rsidR="00DC5693" w:rsidRPr="007036CE" w:rsidRDefault="00DC5693" w:rsidP="00DC5693">
            <w:pPr>
              <w:pStyle w:val="GOSTTablenorm"/>
              <w:rPr>
                <w:szCs w:val="22"/>
              </w:rPr>
            </w:pPr>
            <w:r w:rsidRPr="007036CE">
              <w:rPr>
                <w:szCs w:val="22"/>
              </w:rPr>
              <w:t>Возможные значения:</w:t>
            </w:r>
          </w:p>
          <w:p w14:paraId="4F3BED4A" w14:textId="77777777" w:rsidR="00DC5693" w:rsidRPr="007036CE" w:rsidRDefault="00DC5693" w:rsidP="00DC5693">
            <w:pPr>
              <w:pStyle w:val="GOSTTableListMark1"/>
              <w:numPr>
                <w:ilvl w:val="0"/>
                <w:numId w:val="2"/>
              </w:numPr>
            </w:pPr>
            <w:r w:rsidRPr="007036CE">
              <w:t>«</w:t>
            </w:r>
            <w:ins w:id="3869" w:author="Сатлер Марина Викторовна" w:date="2024-02-28T18:38:00Z">
              <w:r w:rsidRPr="007036CE">
                <w:rPr>
                  <w:lang w:val="en-US"/>
                </w:rPr>
                <w:t>O</w:t>
              </w:r>
            </w:ins>
            <w:r w:rsidRPr="007036CE">
              <w:t xml:space="preserve">» </w:t>
            </w:r>
            <w:r w:rsidRPr="007036CE">
              <w:rPr>
                <w:lang w:val="en-US"/>
              </w:rPr>
              <w:t xml:space="preserve">– </w:t>
            </w:r>
            <w:r w:rsidRPr="007036CE">
              <w:t>открытый;</w:t>
            </w:r>
          </w:p>
          <w:p w14:paraId="490B10EA" w14:textId="77777777" w:rsidR="00DC5693" w:rsidRPr="007036CE" w:rsidRDefault="00DC5693" w:rsidP="00DC5693">
            <w:pPr>
              <w:pStyle w:val="GOSTTableListMark1"/>
              <w:numPr>
                <w:ilvl w:val="0"/>
                <w:numId w:val="2"/>
              </w:numPr>
            </w:pPr>
            <w:r w:rsidRPr="007036CE">
              <w:t>«</w:t>
            </w:r>
            <w:r w:rsidRPr="007036CE">
              <w:rPr>
                <w:lang w:val="en-US"/>
              </w:rPr>
              <w:t>S</w:t>
            </w:r>
            <w:r w:rsidRPr="007036CE">
              <w:t>»</w:t>
            </w:r>
            <w:r w:rsidRPr="007036CE">
              <w:rPr>
                <w:lang w:val="en-US"/>
              </w:rPr>
              <w:t xml:space="preserve"> – </w:t>
            </w:r>
            <w:r w:rsidRPr="007036CE">
              <w:t>защищенный;</w:t>
            </w:r>
          </w:p>
          <w:p w14:paraId="4894C377" w14:textId="77777777" w:rsidR="00DC5693" w:rsidRPr="007036CE" w:rsidRDefault="00DC5693" w:rsidP="00DC5693">
            <w:pPr>
              <w:pStyle w:val="GOSTTableListMark1"/>
              <w:numPr>
                <w:ilvl w:val="0"/>
                <w:numId w:val="2"/>
              </w:numPr>
            </w:pPr>
            <w:r w:rsidRPr="007036CE">
              <w:t>«1» – открытый;</w:t>
            </w:r>
          </w:p>
          <w:p w14:paraId="0E1B79A3" w14:textId="77777777" w:rsidR="00DC5693" w:rsidRPr="007036CE" w:rsidRDefault="00DC5693" w:rsidP="00DC5693">
            <w:pPr>
              <w:pStyle w:val="GOSTTableListMark1"/>
              <w:numPr>
                <w:ilvl w:val="0"/>
                <w:numId w:val="2"/>
              </w:numPr>
            </w:pPr>
            <w:r w:rsidRPr="007036CE">
              <w:t>«2» – защищенный</w:t>
            </w:r>
          </w:p>
        </w:tc>
      </w:tr>
      <w:tr w:rsidR="00DC5693" w:rsidRPr="007036CE" w14:paraId="7AE8E48B" w14:textId="77777777" w:rsidTr="00974EB0">
        <w:tc>
          <w:tcPr>
            <w:tcW w:w="1100" w:type="pct"/>
          </w:tcPr>
          <w:p w14:paraId="1B317129" w14:textId="77777777" w:rsidR="00DC5693" w:rsidRPr="007036CE" w:rsidRDefault="00DC5693" w:rsidP="00DC5693">
            <w:pPr>
              <w:pStyle w:val="GOSTTablenorm"/>
              <w:rPr>
                <w:szCs w:val="22"/>
              </w:rPr>
            </w:pPr>
            <w:ins w:id="3870" w:author="Сатлер Марина Викторовна" w:date="2024-02-13T15:58:00Z">
              <w:r w:rsidRPr="007036CE">
                <w:t>Сумма на текущий год</w:t>
              </w:r>
            </w:ins>
          </w:p>
        </w:tc>
        <w:tc>
          <w:tcPr>
            <w:tcW w:w="734" w:type="pct"/>
          </w:tcPr>
          <w:p w14:paraId="52CEE84B" w14:textId="77777777" w:rsidR="00DC5693" w:rsidRPr="007036CE" w:rsidRDefault="00DC5693" w:rsidP="00DC5693">
            <w:pPr>
              <w:pStyle w:val="GOSTTablenorm"/>
              <w:rPr>
                <w:szCs w:val="22"/>
                <w:lang w:val="en-US"/>
              </w:rPr>
            </w:pPr>
            <w:ins w:id="3871" w:author="Сатлер Марина Викторовна" w:date="2024-02-09T16:54:00Z">
              <w:r w:rsidRPr="007036CE">
                <w:rPr>
                  <w:b/>
                  <w:szCs w:val="24"/>
                  <w:lang w:val="en-US"/>
                </w:rPr>
                <w:t>SECTION_1</w:t>
              </w:r>
              <w:r w:rsidRPr="007036CE">
                <w:rPr>
                  <w:b/>
                  <w:szCs w:val="24"/>
                </w:rPr>
                <w:t>:</w:t>
              </w:r>
            </w:ins>
            <w:r w:rsidRPr="007036CE">
              <w:rPr>
                <w:szCs w:val="22"/>
              </w:rPr>
              <w:t>SUM_1</w:t>
            </w:r>
          </w:p>
        </w:tc>
        <w:tc>
          <w:tcPr>
            <w:tcW w:w="519" w:type="pct"/>
          </w:tcPr>
          <w:p w14:paraId="66B25A23" w14:textId="77777777" w:rsidR="00DC5693" w:rsidRPr="007036CE" w:rsidRDefault="00DC5693" w:rsidP="00DC5693">
            <w:pPr>
              <w:pStyle w:val="GOSTTablenorm"/>
            </w:pPr>
            <w:r w:rsidRPr="007036CE">
              <w:rPr>
                <w:szCs w:val="22"/>
              </w:rPr>
              <w:t>Сумма</w:t>
            </w:r>
          </w:p>
        </w:tc>
        <w:tc>
          <w:tcPr>
            <w:tcW w:w="300" w:type="pct"/>
          </w:tcPr>
          <w:p w14:paraId="6338E933" w14:textId="77777777" w:rsidR="00DC5693" w:rsidRPr="007036CE" w:rsidRDefault="00DC5693" w:rsidP="00DC5693">
            <w:pPr>
              <w:pStyle w:val="GOSTTablenorm"/>
            </w:pPr>
            <w:r w:rsidRPr="007036CE">
              <w:rPr>
                <w:szCs w:val="22"/>
              </w:rPr>
              <w:t>Да</w:t>
            </w:r>
          </w:p>
        </w:tc>
        <w:tc>
          <w:tcPr>
            <w:tcW w:w="308" w:type="pct"/>
          </w:tcPr>
          <w:p w14:paraId="1957265E" w14:textId="77777777" w:rsidR="00DC5693" w:rsidRPr="007036CE" w:rsidRDefault="00DC5693" w:rsidP="00DC5693">
            <w:pPr>
              <w:pStyle w:val="GOSTTablenorm"/>
            </w:pPr>
          </w:p>
        </w:tc>
        <w:tc>
          <w:tcPr>
            <w:tcW w:w="2039" w:type="pct"/>
          </w:tcPr>
          <w:p w14:paraId="3F6799A6" w14:textId="77777777" w:rsidR="00DC5693" w:rsidRPr="007036CE" w:rsidDel="00136FA2" w:rsidRDefault="00DC5693" w:rsidP="00136FA2">
            <w:pPr>
              <w:pStyle w:val="GOSTTablenorm"/>
              <w:rPr>
                <w:del w:id="3872" w:author="Сатлер Марина Викторовна" w:date="2024-07-05T16:57:00Z"/>
              </w:rPr>
            </w:pPr>
            <w:r w:rsidRPr="007036CE">
              <w:t>Указывается сумма на текущий финансовый год</w:t>
            </w:r>
            <w:del w:id="3873" w:author="Сатлер Марина Викторовна" w:date="2024-07-05T16:57:00Z">
              <w:r w:rsidRPr="007036CE" w:rsidDel="00136FA2">
                <w:delText xml:space="preserve"> при доведении на текущий бюджетный цикл.</w:delText>
              </w:r>
            </w:del>
          </w:p>
          <w:p w14:paraId="047E434F" w14:textId="77777777" w:rsidR="00DC5693" w:rsidRPr="007036CE" w:rsidRDefault="00DC5693" w:rsidP="00136FA2">
            <w:pPr>
              <w:pStyle w:val="GOSTTablenorm"/>
            </w:pPr>
            <w:del w:id="3874" w:author="Сатлер Марина Викторовна" w:date="2024-07-05T16:57:00Z">
              <w:r w:rsidRPr="007036CE" w:rsidDel="00136FA2">
                <w:delText>Указывается значение «0.00» при доведении на новый бюджетный цикл</w:delText>
              </w:r>
            </w:del>
          </w:p>
        </w:tc>
      </w:tr>
      <w:tr w:rsidR="00DC5693" w:rsidRPr="007036CE" w:rsidDel="00136FA2" w14:paraId="3AD8CEFC" w14:textId="77777777" w:rsidTr="00974EB0">
        <w:trPr>
          <w:del w:id="3875" w:author="Сатлер Марина Викторовна" w:date="2024-07-05T16:57:00Z"/>
        </w:trPr>
        <w:tc>
          <w:tcPr>
            <w:tcW w:w="1100" w:type="pct"/>
          </w:tcPr>
          <w:p w14:paraId="5394A733" w14:textId="77777777" w:rsidR="00DC5693" w:rsidRPr="007036CE" w:rsidDel="00136FA2" w:rsidRDefault="00DC5693" w:rsidP="00DC5693">
            <w:pPr>
              <w:pStyle w:val="GOSTTablenorm"/>
              <w:rPr>
                <w:del w:id="3876" w:author="Сатлер Марина Викторовна" w:date="2024-07-05T16:57:00Z"/>
                <w:szCs w:val="22"/>
              </w:rPr>
            </w:pPr>
          </w:p>
        </w:tc>
        <w:tc>
          <w:tcPr>
            <w:tcW w:w="734" w:type="pct"/>
          </w:tcPr>
          <w:p w14:paraId="08DF2F5D" w14:textId="77777777" w:rsidR="00DC5693" w:rsidRPr="007036CE" w:rsidDel="00136FA2" w:rsidRDefault="00DC5693" w:rsidP="00DC5693">
            <w:pPr>
              <w:pStyle w:val="GOSTTablenorm"/>
              <w:rPr>
                <w:del w:id="3877" w:author="Сатлер Марина Викторовна" w:date="2024-07-05T16:57:00Z"/>
                <w:szCs w:val="22"/>
              </w:rPr>
            </w:pPr>
            <w:del w:id="3878" w:author="Сатлер Марина Викторовна" w:date="2024-07-05T16:57:00Z">
              <w:r w:rsidRPr="007036CE" w:rsidDel="00136FA2">
                <w:rPr>
                  <w:szCs w:val="22"/>
                </w:rPr>
                <w:delText>SUM_2</w:delText>
              </w:r>
            </w:del>
          </w:p>
        </w:tc>
        <w:tc>
          <w:tcPr>
            <w:tcW w:w="519" w:type="pct"/>
          </w:tcPr>
          <w:p w14:paraId="7528C279" w14:textId="77777777" w:rsidR="00DC5693" w:rsidRPr="007036CE" w:rsidDel="00136FA2" w:rsidRDefault="00DC5693" w:rsidP="00DC5693">
            <w:pPr>
              <w:pStyle w:val="GOSTTablenorm"/>
              <w:rPr>
                <w:del w:id="3879" w:author="Сатлер Марина Викторовна" w:date="2024-07-05T16:57:00Z"/>
              </w:rPr>
            </w:pPr>
            <w:del w:id="3880" w:author="Сатлер Марина Викторовна" w:date="2024-07-05T16:57:00Z">
              <w:r w:rsidRPr="007036CE" w:rsidDel="00136FA2">
                <w:rPr>
                  <w:szCs w:val="22"/>
                </w:rPr>
                <w:delText>Сумма</w:delText>
              </w:r>
            </w:del>
          </w:p>
        </w:tc>
        <w:tc>
          <w:tcPr>
            <w:tcW w:w="300" w:type="pct"/>
          </w:tcPr>
          <w:p w14:paraId="37B984EF" w14:textId="77777777" w:rsidR="00DC5693" w:rsidRPr="007036CE" w:rsidDel="00136FA2" w:rsidRDefault="00DC5693" w:rsidP="00DC5693">
            <w:pPr>
              <w:pStyle w:val="GOSTTablenorm"/>
              <w:rPr>
                <w:del w:id="3881" w:author="Сатлер Марина Викторовна" w:date="2024-07-05T16:57:00Z"/>
              </w:rPr>
            </w:pPr>
            <w:del w:id="3882" w:author="Сатлер Марина Викторовна" w:date="2024-07-05T16:57:00Z">
              <w:r w:rsidRPr="007036CE" w:rsidDel="00136FA2">
                <w:rPr>
                  <w:szCs w:val="22"/>
                </w:rPr>
                <w:delText>Да</w:delText>
              </w:r>
            </w:del>
          </w:p>
        </w:tc>
        <w:tc>
          <w:tcPr>
            <w:tcW w:w="308" w:type="pct"/>
          </w:tcPr>
          <w:p w14:paraId="632D8ABB" w14:textId="77777777" w:rsidR="00DC5693" w:rsidRPr="007036CE" w:rsidDel="00136FA2" w:rsidRDefault="00DC5693" w:rsidP="00DC5693">
            <w:pPr>
              <w:pStyle w:val="GOSTTablenorm"/>
              <w:rPr>
                <w:del w:id="3883" w:author="Сатлер Марина Викторовна" w:date="2024-07-05T16:57:00Z"/>
              </w:rPr>
            </w:pPr>
          </w:p>
        </w:tc>
        <w:tc>
          <w:tcPr>
            <w:tcW w:w="2039" w:type="pct"/>
          </w:tcPr>
          <w:p w14:paraId="653013D4" w14:textId="77777777" w:rsidR="00DC5693" w:rsidRPr="007036CE" w:rsidDel="00136FA2" w:rsidRDefault="00DC5693" w:rsidP="00DC5693">
            <w:pPr>
              <w:pStyle w:val="GOSTTablenorm"/>
              <w:rPr>
                <w:del w:id="3884" w:author="Сатлер Марина Викторовна" w:date="2024-07-05T16:57:00Z"/>
              </w:rPr>
            </w:pPr>
            <w:del w:id="3885" w:author="Сатлер Марина Викторовна" w:date="2024-07-05T16:57:00Z">
              <w:r w:rsidRPr="007036CE" w:rsidDel="00136FA2">
                <w:delText>Указывается сумма на 1-й плановый год при доведении на текущий бюджетный цикл.</w:delText>
              </w:r>
            </w:del>
          </w:p>
          <w:p w14:paraId="00759B70" w14:textId="77777777" w:rsidR="00DC5693" w:rsidRPr="007036CE" w:rsidDel="00136FA2" w:rsidRDefault="00DC5693" w:rsidP="00DC5693">
            <w:pPr>
              <w:pStyle w:val="GOSTTablenorm"/>
              <w:rPr>
                <w:del w:id="3886" w:author="Сатлер Марина Викторовна" w:date="2024-07-05T16:57:00Z"/>
              </w:rPr>
            </w:pPr>
            <w:del w:id="3887" w:author="Сатлер Марина Викторовна" w:date="2024-07-05T16:57:00Z">
              <w:r w:rsidRPr="007036CE" w:rsidDel="00136FA2">
                <w:delText>Указывается сумма на текущий финансовый год при доведении на новый бюджетный цикл</w:delText>
              </w:r>
            </w:del>
          </w:p>
        </w:tc>
      </w:tr>
      <w:tr w:rsidR="00DC5693" w:rsidRPr="007036CE" w14:paraId="0AEEA782" w14:textId="77777777" w:rsidTr="00974EB0">
        <w:tc>
          <w:tcPr>
            <w:tcW w:w="1100" w:type="pct"/>
          </w:tcPr>
          <w:p w14:paraId="2A897556" w14:textId="77777777" w:rsidR="00DC5693" w:rsidRPr="007036CE" w:rsidRDefault="00DC5693" w:rsidP="00DC5693">
            <w:pPr>
              <w:pStyle w:val="GOSTTablenorm"/>
              <w:rPr>
                <w:b/>
                <w:szCs w:val="22"/>
              </w:rPr>
            </w:pPr>
            <w:r w:rsidRPr="007036CE">
              <w:rPr>
                <w:b/>
                <w:szCs w:val="22"/>
              </w:rPr>
              <w:lastRenderedPageBreak/>
              <w:t>Строки документа по разделу «ЛБО»</w:t>
            </w:r>
          </w:p>
        </w:tc>
        <w:tc>
          <w:tcPr>
            <w:tcW w:w="734" w:type="pct"/>
          </w:tcPr>
          <w:p w14:paraId="766736BC" w14:textId="77777777" w:rsidR="00DC5693" w:rsidRPr="007036CE" w:rsidRDefault="00DC5693" w:rsidP="00DC5693">
            <w:pPr>
              <w:pStyle w:val="GOSTTablenorm"/>
              <w:rPr>
                <w:b/>
                <w:szCs w:val="22"/>
              </w:rPr>
            </w:pPr>
            <w:r w:rsidRPr="007036CE">
              <w:rPr>
                <w:b/>
                <w:szCs w:val="24"/>
                <w:lang w:val="en-US"/>
              </w:rPr>
              <w:t>SECTION_2</w:t>
            </w:r>
          </w:p>
        </w:tc>
        <w:tc>
          <w:tcPr>
            <w:tcW w:w="519" w:type="pct"/>
          </w:tcPr>
          <w:p w14:paraId="70ABC9F9" w14:textId="77777777" w:rsidR="00DC5693" w:rsidRPr="007036CE" w:rsidRDefault="00DC5693" w:rsidP="00DC5693">
            <w:pPr>
              <w:pStyle w:val="GOSTTablenorm"/>
            </w:pPr>
            <w:r w:rsidRPr="007036CE">
              <w:rPr>
                <w:szCs w:val="22"/>
              </w:rPr>
              <w:t>Массив</w:t>
            </w:r>
          </w:p>
        </w:tc>
        <w:tc>
          <w:tcPr>
            <w:tcW w:w="300" w:type="pct"/>
          </w:tcPr>
          <w:p w14:paraId="09704315" w14:textId="77777777" w:rsidR="00DC5693" w:rsidRPr="007036CE" w:rsidRDefault="00DC5693" w:rsidP="00DC5693">
            <w:pPr>
              <w:pStyle w:val="GOSTTablenorm"/>
            </w:pPr>
            <w:r w:rsidRPr="007036CE">
              <w:rPr>
                <w:szCs w:val="22"/>
              </w:rPr>
              <w:t>Нет</w:t>
            </w:r>
          </w:p>
        </w:tc>
        <w:tc>
          <w:tcPr>
            <w:tcW w:w="308" w:type="pct"/>
          </w:tcPr>
          <w:p w14:paraId="32CA2637" w14:textId="77777777" w:rsidR="00DC5693" w:rsidRPr="007036CE" w:rsidRDefault="00DC5693" w:rsidP="00DC5693">
            <w:pPr>
              <w:pStyle w:val="GOSTTablenorm"/>
            </w:pPr>
            <w:r w:rsidRPr="007036CE">
              <w:rPr>
                <w:szCs w:val="22"/>
              </w:rPr>
              <w:t>-</w:t>
            </w:r>
          </w:p>
        </w:tc>
        <w:tc>
          <w:tcPr>
            <w:tcW w:w="2039" w:type="pct"/>
          </w:tcPr>
          <w:p w14:paraId="1028DE8E" w14:textId="77777777" w:rsidR="00DC5693" w:rsidRPr="007036CE" w:rsidRDefault="00DC5693" w:rsidP="00DC5693">
            <w:pPr>
              <w:pStyle w:val="GOSTTablenorm"/>
            </w:pPr>
            <w:r w:rsidRPr="007036CE">
              <w:rPr>
                <w:szCs w:val="22"/>
              </w:rPr>
              <w:t>-</w:t>
            </w:r>
          </w:p>
        </w:tc>
      </w:tr>
      <w:tr w:rsidR="00DC5693" w:rsidRPr="007036CE" w14:paraId="745D1A2F" w14:textId="77777777" w:rsidTr="00974EB0">
        <w:tc>
          <w:tcPr>
            <w:tcW w:w="1100" w:type="pct"/>
          </w:tcPr>
          <w:p w14:paraId="009CE95E" w14:textId="77777777" w:rsidR="00DC5693" w:rsidRPr="007036CE" w:rsidRDefault="00DC5693" w:rsidP="00DC5693">
            <w:pPr>
              <w:pStyle w:val="GOSTTablenorm"/>
            </w:pPr>
            <w:ins w:id="3888" w:author="Сатлер Марина Викторовна" w:date="2024-02-13T15:59:00Z">
              <w:r w:rsidRPr="007036CE">
                <w:t>Раздел</w:t>
              </w:r>
            </w:ins>
          </w:p>
        </w:tc>
        <w:tc>
          <w:tcPr>
            <w:tcW w:w="734" w:type="pct"/>
          </w:tcPr>
          <w:p w14:paraId="1EB16509" w14:textId="77777777" w:rsidR="00DC5693" w:rsidRPr="007036CE" w:rsidRDefault="00DC5693" w:rsidP="00DC5693">
            <w:pPr>
              <w:pStyle w:val="GOSTTablenorm"/>
              <w:rPr>
                <w:b/>
                <w:szCs w:val="24"/>
                <w:lang w:val="en-US"/>
              </w:rPr>
            </w:pPr>
            <w:ins w:id="3889" w:author="Сатлер Марина Викторовна" w:date="2024-02-13T15:59:00Z">
              <w:r w:rsidRPr="007036CE">
                <w:rPr>
                  <w:b/>
                  <w:szCs w:val="24"/>
                  <w:lang w:val="en-US"/>
                </w:rPr>
                <w:t>SECTION_2</w:t>
              </w:r>
              <w:r w:rsidRPr="007036CE">
                <w:rPr>
                  <w:b/>
                  <w:szCs w:val="24"/>
                </w:rPr>
                <w:t>:</w:t>
              </w:r>
              <w:r w:rsidRPr="007036CE">
                <w:t>SECTION_TYPE</w:t>
              </w:r>
            </w:ins>
          </w:p>
        </w:tc>
        <w:tc>
          <w:tcPr>
            <w:tcW w:w="519" w:type="pct"/>
          </w:tcPr>
          <w:p w14:paraId="167DD25B" w14:textId="77777777" w:rsidR="00DC5693" w:rsidRPr="007036CE" w:rsidRDefault="00DC5693" w:rsidP="00DC5693">
            <w:pPr>
              <w:pStyle w:val="GOSTTablenorm"/>
              <w:rPr>
                <w:szCs w:val="22"/>
              </w:rPr>
            </w:pPr>
            <w:ins w:id="3890" w:author="Сатлер Марина Викторовна" w:date="2024-02-13T15:59:00Z">
              <w:r w:rsidRPr="007036CE">
                <w:rPr>
                  <w:szCs w:val="22"/>
                </w:rPr>
                <w:t>Строка</w:t>
              </w:r>
            </w:ins>
          </w:p>
        </w:tc>
        <w:tc>
          <w:tcPr>
            <w:tcW w:w="300" w:type="pct"/>
          </w:tcPr>
          <w:p w14:paraId="73FBA1FE" w14:textId="77777777" w:rsidR="00DC5693" w:rsidRPr="007036CE" w:rsidRDefault="00DC5693" w:rsidP="00DC5693">
            <w:pPr>
              <w:pStyle w:val="GOSTTablenorm"/>
              <w:rPr>
                <w:szCs w:val="22"/>
              </w:rPr>
            </w:pPr>
            <w:ins w:id="3891" w:author="Сатлер Марина Викторовна" w:date="2024-02-13T15:59:00Z">
              <w:r w:rsidRPr="007036CE">
                <w:rPr>
                  <w:szCs w:val="22"/>
                </w:rPr>
                <w:t>Да</w:t>
              </w:r>
            </w:ins>
          </w:p>
        </w:tc>
        <w:tc>
          <w:tcPr>
            <w:tcW w:w="308" w:type="pct"/>
          </w:tcPr>
          <w:p w14:paraId="178286EC" w14:textId="77777777" w:rsidR="00DC5693" w:rsidRPr="007036CE" w:rsidRDefault="00DC5693" w:rsidP="00DC5693">
            <w:pPr>
              <w:pStyle w:val="GOSTTablenorm"/>
              <w:rPr>
                <w:szCs w:val="22"/>
                <w:lang w:val="en-US"/>
              </w:rPr>
            </w:pPr>
            <w:ins w:id="3892" w:author="Сатлер Марина Викторовна" w:date="2024-02-13T15:59:00Z">
              <w:r w:rsidRPr="007036CE">
                <w:rPr>
                  <w:szCs w:val="22"/>
                  <w:lang w:val="en-US"/>
                </w:rPr>
                <w:t>=</w:t>
              </w:r>
              <w:r w:rsidRPr="007036CE">
                <w:rPr>
                  <w:szCs w:val="22"/>
                </w:rPr>
                <w:t>1</w:t>
              </w:r>
            </w:ins>
          </w:p>
        </w:tc>
        <w:tc>
          <w:tcPr>
            <w:tcW w:w="2039" w:type="pct"/>
          </w:tcPr>
          <w:p w14:paraId="057ECE59" w14:textId="77777777" w:rsidR="00DC5693" w:rsidRPr="007036CE" w:rsidRDefault="00DC5693" w:rsidP="00DC5693">
            <w:pPr>
              <w:pStyle w:val="GOSTTablenorm"/>
              <w:rPr>
                <w:ins w:id="3893" w:author="Сатлер Марина Викторовна" w:date="2024-02-13T15:59:00Z"/>
                <w:szCs w:val="22"/>
              </w:rPr>
            </w:pPr>
            <w:ins w:id="3894" w:author="Сатлер Марина Викторовна" w:date="2024-02-13T15:59:00Z">
              <w:r w:rsidRPr="007036CE">
                <w:rPr>
                  <w:szCs w:val="22"/>
                </w:rPr>
                <w:t>Указывается тип раздела.</w:t>
              </w:r>
            </w:ins>
          </w:p>
          <w:p w14:paraId="6CBEF22A" w14:textId="38F7BE28" w:rsidR="00DC5693" w:rsidRPr="007036CE" w:rsidRDefault="00DC5693" w:rsidP="00DC5693">
            <w:pPr>
              <w:pStyle w:val="GOSTTablenorm"/>
              <w:rPr>
                <w:szCs w:val="22"/>
              </w:rPr>
            </w:pPr>
            <w:ins w:id="3895" w:author="Сатлер Марина Викторовна" w:date="2024-02-13T15:59:00Z">
              <w:r w:rsidRPr="007036CE">
                <w:rPr>
                  <w:szCs w:val="22"/>
                </w:rPr>
                <w:t xml:space="preserve">Заполняется значением «2» </w:t>
              </w:r>
            </w:ins>
            <w:r w:rsidR="00BE14C0" w:rsidRPr="007036CE">
              <w:t>–</w:t>
            </w:r>
            <w:ins w:id="3896" w:author="Сатлер Марина Викторовна" w:date="2024-02-13T15:59:00Z">
              <w:r w:rsidRPr="007036CE">
                <w:rPr>
                  <w:szCs w:val="22"/>
                </w:rPr>
                <w:t xml:space="preserve"> Лимиты бюджетных обязательств</w:t>
              </w:r>
            </w:ins>
          </w:p>
        </w:tc>
      </w:tr>
      <w:tr w:rsidR="00DC5693" w:rsidRPr="007036CE" w14:paraId="53461D36" w14:textId="77777777" w:rsidTr="00974EB0">
        <w:tc>
          <w:tcPr>
            <w:tcW w:w="1100" w:type="pct"/>
          </w:tcPr>
          <w:p w14:paraId="32C270B1" w14:textId="77777777" w:rsidR="00DC5693" w:rsidRPr="007036CE" w:rsidRDefault="00DC5693" w:rsidP="00DC5693">
            <w:pPr>
              <w:pStyle w:val="GOSTTablenorm"/>
              <w:rPr>
                <w:szCs w:val="22"/>
              </w:rPr>
            </w:pPr>
            <w:r w:rsidRPr="007036CE">
              <w:rPr>
                <w:szCs w:val="22"/>
              </w:rPr>
              <w:t>Идентификатор строки</w:t>
            </w:r>
          </w:p>
        </w:tc>
        <w:tc>
          <w:tcPr>
            <w:tcW w:w="734" w:type="pct"/>
          </w:tcPr>
          <w:p w14:paraId="6869F444" w14:textId="77777777" w:rsidR="00DC5693" w:rsidRPr="007036CE" w:rsidRDefault="00DC5693" w:rsidP="00DC5693">
            <w:pPr>
              <w:pStyle w:val="GOSTTablenorm"/>
              <w:rPr>
                <w:szCs w:val="24"/>
                <w:lang w:val="en-US"/>
              </w:rPr>
            </w:pPr>
            <w:ins w:id="3897" w:author="Сатлер Марина Викторовна" w:date="2024-02-09T16:54:00Z">
              <w:r w:rsidRPr="007036CE">
                <w:rPr>
                  <w:b/>
                  <w:szCs w:val="24"/>
                  <w:lang w:val="en-US"/>
                </w:rPr>
                <w:t>SECTION_2</w:t>
              </w:r>
              <w:r w:rsidRPr="007036CE">
                <w:rPr>
                  <w:b/>
                  <w:szCs w:val="24"/>
                </w:rPr>
                <w:t>:</w:t>
              </w:r>
            </w:ins>
            <w:ins w:id="3898" w:author="Сатлер Марина Викторовна" w:date="2024-06-11T14:23:00Z">
              <w:r w:rsidRPr="007036CE">
                <w:rPr>
                  <w:szCs w:val="24"/>
                  <w:lang w:val="en-US"/>
                </w:rPr>
                <w:t>id</w:t>
              </w:r>
            </w:ins>
            <w:del w:id="3899" w:author="Сатлер Марина Викторовна" w:date="2024-06-11T14:23:00Z">
              <w:r w:rsidRPr="007036CE" w:rsidDel="006C14D9">
                <w:rPr>
                  <w:szCs w:val="24"/>
                  <w:lang w:val="en-US"/>
                </w:rPr>
                <w:delText>ID</w:delText>
              </w:r>
            </w:del>
          </w:p>
        </w:tc>
        <w:tc>
          <w:tcPr>
            <w:tcW w:w="519" w:type="pct"/>
          </w:tcPr>
          <w:p w14:paraId="43CCB6DC" w14:textId="77777777" w:rsidR="00DC5693" w:rsidRPr="007036CE" w:rsidRDefault="00DC5693" w:rsidP="00DC5693">
            <w:pPr>
              <w:pStyle w:val="GOSTTablenorm"/>
            </w:pPr>
            <w:r w:rsidRPr="007036CE">
              <w:rPr>
                <w:szCs w:val="22"/>
              </w:rPr>
              <w:t>Число</w:t>
            </w:r>
          </w:p>
        </w:tc>
        <w:tc>
          <w:tcPr>
            <w:tcW w:w="300" w:type="pct"/>
          </w:tcPr>
          <w:p w14:paraId="1F8FEDD1" w14:textId="77777777" w:rsidR="00DC5693" w:rsidRPr="007036CE" w:rsidRDefault="00DC5693" w:rsidP="00DC5693">
            <w:pPr>
              <w:pStyle w:val="GOSTTablenorm"/>
            </w:pPr>
            <w:r w:rsidRPr="007036CE">
              <w:rPr>
                <w:szCs w:val="22"/>
              </w:rPr>
              <w:t>Да</w:t>
            </w:r>
          </w:p>
        </w:tc>
        <w:tc>
          <w:tcPr>
            <w:tcW w:w="308" w:type="pct"/>
          </w:tcPr>
          <w:p w14:paraId="6FA320DF" w14:textId="77777777" w:rsidR="00DC5693" w:rsidRPr="007036CE" w:rsidRDefault="00DC5693" w:rsidP="00DC5693">
            <w:pPr>
              <w:pStyle w:val="GOSTTablenorm"/>
            </w:pPr>
            <w:r w:rsidRPr="007036CE">
              <w:rPr>
                <w:szCs w:val="22"/>
              </w:rPr>
              <w:t>&lt;=20</w:t>
            </w:r>
          </w:p>
        </w:tc>
        <w:tc>
          <w:tcPr>
            <w:tcW w:w="2039" w:type="pct"/>
          </w:tcPr>
          <w:p w14:paraId="603102D2" w14:textId="77777777" w:rsidR="00DC5693" w:rsidRPr="007036CE" w:rsidRDefault="00DC5693" w:rsidP="00DC5693">
            <w:pPr>
              <w:pStyle w:val="GOSTTablenorm"/>
            </w:pPr>
            <w:r w:rsidRPr="007036CE">
              <w:rPr>
                <w:szCs w:val="22"/>
              </w:rPr>
              <w:t>Указывается технический идентификатор строки</w:t>
            </w:r>
          </w:p>
        </w:tc>
      </w:tr>
      <w:tr w:rsidR="00DC5693" w:rsidRPr="007036CE" w14:paraId="7FE35D94" w14:textId="77777777" w:rsidTr="00974EB0">
        <w:tc>
          <w:tcPr>
            <w:tcW w:w="1100" w:type="pct"/>
          </w:tcPr>
          <w:p w14:paraId="43DB822D" w14:textId="77777777" w:rsidR="00DC5693" w:rsidRPr="007036CE" w:rsidRDefault="00DC5693" w:rsidP="00DC5693">
            <w:pPr>
              <w:pStyle w:val="GOSTTablenorm"/>
              <w:rPr>
                <w:szCs w:val="22"/>
              </w:rPr>
            </w:pPr>
            <w:r w:rsidRPr="007036CE">
              <w:t>Номер строки</w:t>
            </w:r>
          </w:p>
        </w:tc>
        <w:tc>
          <w:tcPr>
            <w:tcW w:w="734" w:type="pct"/>
          </w:tcPr>
          <w:p w14:paraId="571DBEDB" w14:textId="77777777" w:rsidR="00DC5693" w:rsidRPr="007036CE" w:rsidRDefault="00DC5693" w:rsidP="00DC5693">
            <w:pPr>
              <w:pStyle w:val="GOSTTablenorm"/>
              <w:rPr>
                <w:szCs w:val="24"/>
                <w:lang w:val="en-US"/>
              </w:rPr>
            </w:pPr>
            <w:ins w:id="3900" w:author="Сатлер Марина Викторовна" w:date="2024-02-09T16:54:00Z">
              <w:r w:rsidRPr="007036CE">
                <w:rPr>
                  <w:b/>
                  <w:szCs w:val="24"/>
                  <w:lang w:val="en-US"/>
                </w:rPr>
                <w:t>SECTION_2</w:t>
              </w:r>
              <w:r w:rsidRPr="007036CE">
                <w:rPr>
                  <w:b/>
                  <w:szCs w:val="24"/>
                </w:rPr>
                <w:t>:</w:t>
              </w:r>
            </w:ins>
            <w:r w:rsidRPr="007036CE">
              <w:rPr>
                <w:szCs w:val="24"/>
                <w:lang w:val="en-US"/>
              </w:rPr>
              <w:t>NUMBROW</w:t>
            </w:r>
          </w:p>
        </w:tc>
        <w:tc>
          <w:tcPr>
            <w:tcW w:w="519" w:type="pct"/>
          </w:tcPr>
          <w:p w14:paraId="2B2FAE7A" w14:textId="77777777" w:rsidR="00DC5693" w:rsidRPr="007036CE" w:rsidRDefault="00DC5693" w:rsidP="00DC5693">
            <w:pPr>
              <w:pStyle w:val="GOSTTablenorm"/>
            </w:pPr>
            <w:r w:rsidRPr="007036CE">
              <w:rPr>
                <w:szCs w:val="22"/>
              </w:rPr>
              <w:t>Строка</w:t>
            </w:r>
          </w:p>
        </w:tc>
        <w:tc>
          <w:tcPr>
            <w:tcW w:w="300" w:type="pct"/>
          </w:tcPr>
          <w:p w14:paraId="5F454CC5" w14:textId="77777777" w:rsidR="00DC5693" w:rsidRPr="007036CE" w:rsidRDefault="00DC5693" w:rsidP="00DC5693">
            <w:pPr>
              <w:pStyle w:val="GOSTTablenorm"/>
            </w:pPr>
            <w:r w:rsidRPr="007036CE">
              <w:rPr>
                <w:szCs w:val="22"/>
              </w:rPr>
              <w:t>Да</w:t>
            </w:r>
          </w:p>
        </w:tc>
        <w:tc>
          <w:tcPr>
            <w:tcW w:w="308" w:type="pct"/>
          </w:tcPr>
          <w:p w14:paraId="009F023A" w14:textId="77777777" w:rsidR="00DC5693" w:rsidRPr="007036CE" w:rsidRDefault="00DC5693" w:rsidP="00DC5693">
            <w:pPr>
              <w:pStyle w:val="GOSTTablenorm"/>
            </w:pPr>
            <w:r w:rsidRPr="007036CE">
              <w:rPr>
                <w:szCs w:val="22"/>
                <w:lang w:val="en-US"/>
              </w:rPr>
              <w:t>&lt;=20</w:t>
            </w:r>
          </w:p>
        </w:tc>
        <w:tc>
          <w:tcPr>
            <w:tcW w:w="2039" w:type="pct"/>
          </w:tcPr>
          <w:p w14:paraId="6F252AAF" w14:textId="77777777" w:rsidR="00DC5693" w:rsidRPr="007036CE" w:rsidRDefault="00DC5693" w:rsidP="00DC5693">
            <w:pPr>
              <w:pStyle w:val="GOSTTablenorm"/>
            </w:pPr>
            <w:r w:rsidRPr="007036CE">
              <w:rPr>
                <w:szCs w:val="22"/>
              </w:rPr>
              <w:t>Указывается порядковый номер строки по разделу «ЛБО»</w:t>
            </w:r>
          </w:p>
        </w:tc>
      </w:tr>
      <w:tr w:rsidR="00DC5693" w:rsidRPr="007036CE" w14:paraId="67CC56A2" w14:textId="77777777" w:rsidTr="00974EB0">
        <w:tc>
          <w:tcPr>
            <w:tcW w:w="1100" w:type="pct"/>
          </w:tcPr>
          <w:p w14:paraId="5089F29F" w14:textId="77777777" w:rsidR="00DC5693" w:rsidRPr="007036CE" w:rsidRDefault="00DC5693" w:rsidP="00DC5693">
            <w:pPr>
              <w:pStyle w:val="GOSTTablenorm"/>
            </w:pPr>
            <w:r w:rsidRPr="007036CE">
              <w:rPr>
                <w:szCs w:val="22"/>
              </w:rPr>
              <w:t>Признак детальной строки</w:t>
            </w:r>
          </w:p>
        </w:tc>
        <w:tc>
          <w:tcPr>
            <w:tcW w:w="734" w:type="pct"/>
          </w:tcPr>
          <w:p w14:paraId="572DA157" w14:textId="77777777" w:rsidR="00DC5693" w:rsidRPr="007036CE" w:rsidRDefault="00DC5693" w:rsidP="00DC5693">
            <w:pPr>
              <w:pStyle w:val="GOSTTablenorm"/>
              <w:rPr>
                <w:szCs w:val="24"/>
                <w:lang w:val="en-US"/>
              </w:rPr>
            </w:pPr>
            <w:ins w:id="3901" w:author="Сатлер Марина Викторовна" w:date="2024-02-09T16:54:00Z">
              <w:r w:rsidRPr="007036CE">
                <w:rPr>
                  <w:b/>
                  <w:szCs w:val="24"/>
                  <w:lang w:val="en-US"/>
                </w:rPr>
                <w:t>SECTION_2</w:t>
              </w:r>
              <w:r w:rsidRPr="007036CE">
                <w:rPr>
                  <w:b/>
                  <w:szCs w:val="24"/>
                </w:rPr>
                <w:t>:</w:t>
              </w:r>
            </w:ins>
            <w:r w:rsidRPr="007036CE">
              <w:t>SIGNKBK</w:t>
            </w:r>
          </w:p>
        </w:tc>
        <w:tc>
          <w:tcPr>
            <w:tcW w:w="519" w:type="pct"/>
          </w:tcPr>
          <w:p w14:paraId="0C936FCF" w14:textId="77777777" w:rsidR="00DC5693" w:rsidRPr="007036CE" w:rsidRDefault="00DC5693" w:rsidP="00DC5693">
            <w:pPr>
              <w:pStyle w:val="GOSTTablenorm"/>
            </w:pPr>
            <w:r w:rsidRPr="007036CE">
              <w:rPr>
                <w:szCs w:val="22"/>
              </w:rPr>
              <w:t>Строка</w:t>
            </w:r>
          </w:p>
        </w:tc>
        <w:tc>
          <w:tcPr>
            <w:tcW w:w="300" w:type="pct"/>
          </w:tcPr>
          <w:p w14:paraId="0F350C94" w14:textId="77777777" w:rsidR="00DC5693" w:rsidRPr="007036CE" w:rsidRDefault="00DC5693" w:rsidP="00DC5693">
            <w:pPr>
              <w:pStyle w:val="GOSTTablenorm"/>
            </w:pPr>
            <w:r w:rsidRPr="007036CE">
              <w:rPr>
                <w:szCs w:val="22"/>
              </w:rPr>
              <w:t>Да</w:t>
            </w:r>
          </w:p>
        </w:tc>
        <w:tc>
          <w:tcPr>
            <w:tcW w:w="308" w:type="pct"/>
          </w:tcPr>
          <w:p w14:paraId="01303BF9" w14:textId="77777777" w:rsidR="00DC5693" w:rsidRPr="007036CE" w:rsidRDefault="00DC5693" w:rsidP="00DC5693">
            <w:pPr>
              <w:pStyle w:val="GOSTTablenorm"/>
            </w:pPr>
            <w:r w:rsidRPr="007036CE">
              <w:rPr>
                <w:szCs w:val="22"/>
              </w:rPr>
              <w:t>=1</w:t>
            </w:r>
          </w:p>
        </w:tc>
        <w:tc>
          <w:tcPr>
            <w:tcW w:w="2039" w:type="pct"/>
          </w:tcPr>
          <w:p w14:paraId="32796765" w14:textId="77777777" w:rsidR="00DC5693" w:rsidRPr="007036CE" w:rsidRDefault="00DC5693" w:rsidP="00DC5693">
            <w:pPr>
              <w:pStyle w:val="GOSTTablenorm"/>
              <w:rPr>
                <w:szCs w:val="22"/>
              </w:rPr>
            </w:pPr>
            <w:r w:rsidRPr="007036CE">
              <w:rPr>
                <w:szCs w:val="22"/>
              </w:rPr>
              <w:t>Указывается признак детальной строки.</w:t>
            </w:r>
          </w:p>
          <w:p w14:paraId="76806069" w14:textId="77777777" w:rsidR="00DC5693" w:rsidRPr="007036CE" w:rsidRDefault="00DC5693" w:rsidP="00DC5693">
            <w:pPr>
              <w:pStyle w:val="GOSTTablenorm"/>
              <w:rPr>
                <w:szCs w:val="22"/>
              </w:rPr>
            </w:pPr>
            <w:r w:rsidRPr="007036CE">
              <w:rPr>
                <w:szCs w:val="22"/>
              </w:rPr>
              <w:t>Возможные значения:</w:t>
            </w:r>
          </w:p>
          <w:p w14:paraId="35FF95DE" w14:textId="77777777" w:rsidR="00DC5693" w:rsidRPr="007036CE" w:rsidRDefault="00DC5693" w:rsidP="00DC5693">
            <w:pPr>
              <w:pStyle w:val="GOSTTableListMark1"/>
              <w:numPr>
                <w:ilvl w:val="0"/>
                <w:numId w:val="2"/>
              </w:numPr>
            </w:pPr>
            <w:r w:rsidRPr="007036CE">
              <w:t>«N» – детализированный КБК;</w:t>
            </w:r>
          </w:p>
          <w:p w14:paraId="29252F4E" w14:textId="77777777" w:rsidR="00DC5693" w:rsidRPr="007036CE" w:rsidRDefault="00DC5693" w:rsidP="00DC5693">
            <w:pPr>
              <w:pStyle w:val="GOSTTableListMark1"/>
              <w:numPr>
                <w:ilvl w:val="0"/>
                <w:numId w:val="2"/>
              </w:numPr>
            </w:pPr>
            <w:r w:rsidRPr="007036CE">
              <w:t>«X» – недетализированный КБК;</w:t>
            </w:r>
          </w:p>
          <w:p w14:paraId="12948C05" w14:textId="77777777" w:rsidR="00DC5693" w:rsidRPr="007036CE" w:rsidRDefault="00DC5693" w:rsidP="00DC5693">
            <w:pPr>
              <w:pStyle w:val="GOSTTableListMark1"/>
              <w:numPr>
                <w:ilvl w:val="0"/>
                <w:numId w:val="2"/>
              </w:numPr>
            </w:pPr>
            <w:r w:rsidRPr="007036CE">
              <w:t>«Y» – итоговая строка раздела документа</w:t>
            </w:r>
          </w:p>
        </w:tc>
      </w:tr>
      <w:tr w:rsidR="00DC5693" w:rsidRPr="007036CE" w14:paraId="0D1C0276" w14:textId="77777777" w:rsidTr="00974EB0">
        <w:tc>
          <w:tcPr>
            <w:tcW w:w="1100" w:type="pct"/>
          </w:tcPr>
          <w:p w14:paraId="2524753F" w14:textId="77777777" w:rsidR="00DC5693" w:rsidRPr="007036CE" w:rsidRDefault="00DC5693" w:rsidP="00DC5693">
            <w:pPr>
              <w:pStyle w:val="GOSTTablenorm"/>
              <w:rPr>
                <w:szCs w:val="22"/>
              </w:rPr>
            </w:pPr>
            <w:r w:rsidRPr="007036CE">
              <w:rPr>
                <w:szCs w:val="22"/>
              </w:rPr>
              <w:t>КБК</w:t>
            </w:r>
          </w:p>
        </w:tc>
        <w:tc>
          <w:tcPr>
            <w:tcW w:w="734" w:type="pct"/>
          </w:tcPr>
          <w:p w14:paraId="02B2B70D" w14:textId="77777777" w:rsidR="00DC5693" w:rsidRPr="007036CE" w:rsidRDefault="00DC5693" w:rsidP="00DC5693">
            <w:pPr>
              <w:pStyle w:val="GOSTTablenorm"/>
            </w:pPr>
            <w:ins w:id="3902" w:author="Сатлер Марина Викторовна" w:date="2024-02-09T16:54:00Z">
              <w:r w:rsidRPr="007036CE">
                <w:rPr>
                  <w:b/>
                  <w:szCs w:val="24"/>
                  <w:lang w:val="en-US"/>
                </w:rPr>
                <w:t>SECTION_2</w:t>
              </w:r>
              <w:r w:rsidRPr="007036CE">
                <w:rPr>
                  <w:b/>
                  <w:szCs w:val="24"/>
                </w:rPr>
                <w:t>:</w:t>
              </w:r>
            </w:ins>
            <w:r w:rsidRPr="007036CE">
              <w:rPr>
                <w:szCs w:val="24"/>
                <w:lang w:val="en-US"/>
              </w:rPr>
              <w:t>KBK</w:t>
            </w:r>
          </w:p>
        </w:tc>
        <w:tc>
          <w:tcPr>
            <w:tcW w:w="519" w:type="pct"/>
          </w:tcPr>
          <w:p w14:paraId="1D2513F0" w14:textId="77777777" w:rsidR="00DC5693" w:rsidRPr="007036CE" w:rsidRDefault="00DC5693" w:rsidP="00DC5693">
            <w:pPr>
              <w:pStyle w:val="GOSTTablenorm"/>
            </w:pPr>
            <w:r w:rsidRPr="007036CE">
              <w:rPr>
                <w:szCs w:val="22"/>
              </w:rPr>
              <w:t>Строка</w:t>
            </w:r>
          </w:p>
        </w:tc>
        <w:tc>
          <w:tcPr>
            <w:tcW w:w="300" w:type="pct"/>
          </w:tcPr>
          <w:p w14:paraId="327AAA18" w14:textId="77777777" w:rsidR="00DC5693" w:rsidRPr="007036CE" w:rsidRDefault="00DC5693" w:rsidP="00DC5693">
            <w:pPr>
              <w:pStyle w:val="GOSTTablenorm"/>
            </w:pPr>
            <w:r w:rsidRPr="007036CE">
              <w:rPr>
                <w:szCs w:val="22"/>
              </w:rPr>
              <w:t>Да</w:t>
            </w:r>
          </w:p>
        </w:tc>
        <w:tc>
          <w:tcPr>
            <w:tcW w:w="308" w:type="pct"/>
          </w:tcPr>
          <w:p w14:paraId="26DC2546" w14:textId="77777777" w:rsidR="00DC5693" w:rsidRPr="007036CE" w:rsidRDefault="00DC5693" w:rsidP="00DC5693">
            <w:pPr>
              <w:pStyle w:val="GOSTTablenorm"/>
            </w:pPr>
            <w:r w:rsidRPr="007036CE">
              <w:rPr>
                <w:szCs w:val="22"/>
              </w:rPr>
              <w:t>=20</w:t>
            </w:r>
          </w:p>
        </w:tc>
        <w:tc>
          <w:tcPr>
            <w:tcW w:w="2039" w:type="pct"/>
          </w:tcPr>
          <w:p w14:paraId="668EBE00" w14:textId="77777777" w:rsidR="00DC5693" w:rsidRPr="007036CE" w:rsidRDefault="00DC5693" w:rsidP="00DC5693">
            <w:pPr>
              <w:pStyle w:val="GOSTTablenorm"/>
            </w:pPr>
            <w:r w:rsidRPr="007036CE">
              <w:rPr>
                <w:szCs w:val="22"/>
              </w:rPr>
              <w:t>Указывается код по бюджетной классификации для отражения операции на ЛС ГРБС</w:t>
            </w:r>
          </w:p>
        </w:tc>
      </w:tr>
      <w:tr w:rsidR="00DC5693" w:rsidRPr="007036CE" w14:paraId="111757FA" w14:textId="77777777" w:rsidTr="00974EB0">
        <w:tc>
          <w:tcPr>
            <w:tcW w:w="1100" w:type="pct"/>
          </w:tcPr>
          <w:p w14:paraId="06971108" w14:textId="77777777" w:rsidR="00DC5693" w:rsidRPr="007036CE" w:rsidRDefault="00DC5693" w:rsidP="00DC5693">
            <w:pPr>
              <w:pStyle w:val="GOSTTablenorm"/>
              <w:rPr>
                <w:szCs w:val="22"/>
              </w:rPr>
            </w:pPr>
            <w:r w:rsidRPr="007036CE">
              <w:rPr>
                <w:szCs w:val="22"/>
              </w:rPr>
              <w:t>Тип КБК</w:t>
            </w:r>
          </w:p>
        </w:tc>
        <w:tc>
          <w:tcPr>
            <w:tcW w:w="734" w:type="pct"/>
          </w:tcPr>
          <w:p w14:paraId="6C75212B" w14:textId="77777777" w:rsidR="00DC5693" w:rsidRPr="007036CE" w:rsidRDefault="00DC5693" w:rsidP="00DC5693">
            <w:pPr>
              <w:pStyle w:val="GOSTTablenorm"/>
              <w:rPr>
                <w:szCs w:val="24"/>
                <w:lang w:val="en-US"/>
              </w:rPr>
            </w:pPr>
            <w:ins w:id="3903" w:author="Сатлер Марина Викторовна" w:date="2024-02-09T16:54:00Z">
              <w:r w:rsidRPr="007036CE">
                <w:rPr>
                  <w:b/>
                  <w:szCs w:val="24"/>
                  <w:lang w:val="en-US"/>
                </w:rPr>
                <w:t>SECTION_2</w:t>
              </w:r>
              <w:r w:rsidRPr="007036CE">
                <w:rPr>
                  <w:b/>
                  <w:szCs w:val="24"/>
                </w:rPr>
                <w:t>:</w:t>
              </w:r>
            </w:ins>
            <w:r w:rsidRPr="007036CE">
              <w:rPr>
                <w:szCs w:val="24"/>
              </w:rPr>
              <w:t>TYPEKBK</w:t>
            </w:r>
          </w:p>
        </w:tc>
        <w:tc>
          <w:tcPr>
            <w:tcW w:w="519" w:type="pct"/>
          </w:tcPr>
          <w:p w14:paraId="6486507A" w14:textId="77777777" w:rsidR="00DC5693" w:rsidRPr="007036CE" w:rsidRDefault="00DC5693" w:rsidP="00DC5693">
            <w:pPr>
              <w:pStyle w:val="GOSTTablenorm"/>
            </w:pPr>
            <w:r w:rsidRPr="007036CE">
              <w:rPr>
                <w:szCs w:val="22"/>
              </w:rPr>
              <w:t>Строка</w:t>
            </w:r>
          </w:p>
        </w:tc>
        <w:tc>
          <w:tcPr>
            <w:tcW w:w="300" w:type="pct"/>
          </w:tcPr>
          <w:p w14:paraId="0FCA3ADB" w14:textId="77777777" w:rsidR="00DC5693" w:rsidRPr="007036CE" w:rsidRDefault="00DC5693" w:rsidP="00DC5693">
            <w:pPr>
              <w:pStyle w:val="GOSTTablenorm"/>
            </w:pPr>
            <w:r w:rsidRPr="007036CE">
              <w:rPr>
                <w:szCs w:val="22"/>
              </w:rPr>
              <w:t>Да</w:t>
            </w:r>
          </w:p>
        </w:tc>
        <w:tc>
          <w:tcPr>
            <w:tcW w:w="308" w:type="pct"/>
          </w:tcPr>
          <w:p w14:paraId="5C409190" w14:textId="77777777" w:rsidR="00DC5693" w:rsidRPr="007036CE" w:rsidRDefault="00DC5693" w:rsidP="00DC5693">
            <w:pPr>
              <w:pStyle w:val="GOSTTablenorm"/>
            </w:pPr>
            <w:r w:rsidRPr="007036CE">
              <w:rPr>
                <w:szCs w:val="22"/>
              </w:rPr>
              <w:t>=2</w:t>
            </w:r>
          </w:p>
        </w:tc>
        <w:tc>
          <w:tcPr>
            <w:tcW w:w="2039" w:type="pct"/>
          </w:tcPr>
          <w:p w14:paraId="341D2F62" w14:textId="77777777" w:rsidR="00DC5693" w:rsidRPr="007036CE" w:rsidRDefault="00DC5693" w:rsidP="00DC5693">
            <w:pPr>
              <w:pStyle w:val="GOSTTablenorm"/>
              <w:rPr>
                <w:szCs w:val="22"/>
              </w:rPr>
            </w:pPr>
            <w:r w:rsidRPr="007036CE">
              <w:rPr>
                <w:szCs w:val="22"/>
              </w:rPr>
              <w:t>Указывается тип кода по бюджетной классификации.</w:t>
            </w:r>
          </w:p>
          <w:p w14:paraId="5EAF95EC" w14:textId="2129B00C" w:rsidR="00DC5693" w:rsidRPr="007036CE" w:rsidRDefault="00DC5693" w:rsidP="00DC5693">
            <w:pPr>
              <w:pStyle w:val="GOSTTablenorm"/>
            </w:pPr>
            <w:r w:rsidRPr="007036CE">
              <w:rPr>
                <w:szCs w:val="22"/>
              </w:rPr>
              <w:t xml:space="preserve">Заполняется значением «11» </w:t>
            </w:r>
            <w:r w:rsidR="00BE14C0" w:rsidRPr="007036CE">
              <w:t>–</w:t>
            </w:r>
            <w:r w:rsidRPr="007036CE">
              <w:rPr>
                <w:szCs w:val="22"/>
              </w:rPr>
              <w:t xml:space="preserve"> Лимитируемые расходы</w:t>
            </w:r>
          </w:p>
        </w:tc>
      </w:tr>
      <w:tr w:rsidR="00DC5693" w:rsidRPr="007036CE" w14:paraId="5741AF2E" w14:textId="77777777" w:rsidTr="00974EB0">
        <w:tc>
          <w:tcPr>
            <w:tcW w:w="1100" w:type="pct"/>
          </w:tcPr>
          <w:p w14:paraId="4796D21C" w14:textId="77777777" w:rsidR="00DC5693" w:rsidRPr="007036CE" w:rsidRDefault="00DC5693" w:rsidP="00DC5693">
            <w:pPr>
              <w:pStyle w:val="GOSTTablenorm"/>
              <w:rPr>
                <w:szCs w:val="22"/>
              </w:rPr>
            </w:pPr>
            <w:r w:rsidRPr="007036CE">
              <w:rPr>
                <w:szCs w:val="22"/>
              </w:rPr>
              <w:t>Укрупненный КБК</w:t>
            </w:r>
          </w:p>
        </w:tc>
        <w:tc>
          <w:tcPr>
            <w:tcW w:w="734" w:type="pct"/>
          </w:tcPr>
          <w:p w14:paraId="0007502C" w14:textId="77777777" w:rsidR="00DC5693" w:rsidRPr="007036CE" w:rsidRDefault="00DC5693" w:rsidP="00DC5693">
            <w:pPr>
              <w:pStyle w:val="GOSTTablenorm"/>
              <w:rPr>
                <w:szCs w:val="24"/>
              </w:rPr>
            </w:pPr>
            <w:ins w:id="3904" w:author="Сатлер Марина Викторовна" w:date="2024-02-09T16:54:00Z">
              <w:r w:rsidRPr="007036CE">
                <w:rPr>
                  <w:b/>
                  <w:szCs w:val="24"/>
                  <w:lang w:val="en-US"/>
                </w:rPr>
                <w:t>SECTION_2</w:t>
              </w:r>
              <w:r w:rsidRPr="007036CE">
                <w:rPr>
                  <w:b/>
                  <w:szCs w:val="24"/>
                </w:rPr>
                <w:t>:</w:t>
              </w:r>
            </w:ins>
            <w:r w:rsidRPr="007036CE">
              <w:rPr>
                <w:szCs w:val="24"/>
              </w:rPr>
              <w:t>NULLKBK</w:t>
            </w:r>
          </w:p>
        </w:tc>
        <w:tc>
          <w:tcPr>
            <w:tcW w:w="519" w:type="pct"/>
          </w:tcPr>
          <w:p w14:paraId="339B4CDA" w14:textId="77777777" w:rsidR="00DC5693" w:rsidRPr="007036CE" w:rsidRDefault="00DC5693" w:rsidP="00DC5693">
            <w:pPr>
              <w:pStyle w:val="GOSTTablenorm"/>
            </w:pPr>
            <w:r w:rsidRPr="007036CE">
              <w:rPr>
                <w:szCs w:val="22"/>
              </w:rPr>
              <w:t>Строка</w:t>
            </w:r>
          </w:p>
        </w:tc>
        <w:tc>
          <w:tcPr>
            <w:tcW w:w="300" w:type="pct"/>
          </w:tcPr>
          <w:p w14:paraId="67E008C2" w14:textId="77777777" w:rsidR="00DC5693" w:rsidRPr="007036CE" w:rsidRDefault="00DC5693" w:rsidP="00DC5693">
            <w:pPr>
              <w:pStyle w:val="GOSTTablenorm"/>
            </w:pPr>
            <w:r w:rsidRPr="007036CE">
              <w:rPr>
                <w:szCs w:val="22"/>
              </w:rPr>
              <w:t>Да</w:t>
            </w:r>
          </w:p>
        </w:tc>
        <w:tc>
          <w:tcPr>
            <w:tcW w:w="308" w:type="pct"/>
          </w:tcPr>
          <w:p w14:paraId="18BCDF7C" w14:textId="77777777" w:rsidR="00DC5693" w:rsidRPr="007036CE" w:rsidRDefault="00DC5693" w:rsidP="00DC5693">
            <w:pPr>
              <w:pStyle w:val="GOSTTablenorm"/>
            </w:pPr>
            <w:r w:rsidRPr="007036CE">
              <w:rPr>
                <w:szCs w:val="22"/>
              </w:rPr>
              <w:t>=20</w:t>
            </w:r>
          </w:p>
        </w:tc>
        <w:tc>
          <w:tcPr>
            <w:tcW w:w="2039" w:type="pct"/>
          </w:tcPr>
          <w:p w14:paraId="20D645D5" w14:textId="77777777" w:rsidR="00DC5693" w:rsidRPr="007036CE" w:rsidRDefault="00DC5693" w:rsidP="00DC5693">
            <w:pPr>
              <w:pStyle w:val="GOSTTablenorm"/>
            </w:pPr>
            <w:r w:rsidRPr="007036CE">
              <w:rPr>
                <w:szCs w:val="22"/>
              </w:rPr>
              <w:t>Указывается укрупненный код по бюджетной классификации</w:t>
            </w:r>
          </w:p>
        </w:tc>
      </w:tr>
      <w:tr w:rsidR="00DC5693" w:rsidRPr="007036CE" w14:paraId="1620B51B" w14:textId="77777777" w:rsidTr="00974EB0">
        <w:tc>
          <w:tcPr>
            <w:tcW w:w="1100" w:type="pct"/>
          </w:tcPr>
          <w:p w14:paraId="0DEA5766" w14:textId="77777777" w:rsidR="00DC5693" w:rsidRPr="007036CE" w:rsidRDefault="00DC5693" w:rsidP="00DC5693">
            <w:pPr>
              <w:pStyle w:val="GOSTTablenorm"/>
              <w:rPr>
                <w:szCs w:val="22"/>
              </w:rPr>
            </w:pPr>
            <w:r w:rsidRPr="007036CE">
              <w:rPr>
                <w:szCs w:val="22"/>
              </w:rPr>
              <w:t>Номер лицевого счета</w:t>
            </w:r>
          </w:p>
        </w:tc>
        <w:tc>
          <w:tcPr>
            <w:tcW w:w="734" w:type="pct"/>
          </w:tcPr>
          <w:p w14:paraId="722795CE" w14:textId="77777777" w:rsidR="00DC5693" w:rsidRPr="007036CE" w:rsidRDefault="00DC5693" w:rsidP="00DC5693">
            <w:pPr>
              <w:pStyle w:val="GOSTTablenorm"/>
              <w:rPr>
                <w:szCs w:val="24"/>
              </w:rPr>
            </w:pPr>
            <w:ins w:id="3905" w:author="Сатлер Марина Викторовна" w:date="2024-02-09T16:54:00Z">
              <w:r w:rsidRPr="007036CE">
                <w:rPr>
                  <w:b/>
                  <w:szCs w:val="24"/>
                  <w:lang w:val="en-US"/>
                </w:rPr>
                <w:t>SECTION_2</w:t>
              </w:r>
              <w:r w:rsidRPr="007036CE">
                <w:rPr>
                  <w:b/>
                  <w:szCs w:val="24"/>
                </w:rPr>
                <w:t>:</w:t>
              </w:r>
            </w:ins>
            <w:r w:rsidRPr="007036CE">
              <w:rPr>
                <w:szCs w:val="24"/>
                <w:lang w:val="en-US"/>
              </w:rPr>
              <w:t>PA</w:t>
            </w:r>
          </w:p>
        </w:tc>
        <w:tc>
          <w:tcPr>
            <w:tcW w:w="519" w:type="pct"/>
          </w:tcPr>
          <w:p w14:paraId="73AAF10D" w14:textId="77777777" w:rsidR="00DC5693" w:rsidRPr="007036CE" w:rsidRDefault="00DC5693" w:rsidP="00DC5693">
            <w:pPr>
              <w:pStyle w:val="GOSTTablenorm"/>
            </w:pPr>
            <w:r w:rsidRPr="007036CE">
              <w:rPr>
                <w:szCs w:val="22"/>
              </w:rPr>
              <w:t>Строка</w:t>
            </w:r>
          </w:p>
        </w:tc>
        <w:tc>
          <w:tcPr>
            <w:tcW w:w="300" w:type="pct"/>
          </w:tcPr>
          <w:p w14:paraId="7FEE6B3E" w14:textId="77777777" w:rsidR="00DC5693" w:rsidRPr="007036CE" w:rsidRDefault="00DC5693" w:rsidP="00DC5693">
            <w:pPr>
              <w:pStyle w:val="GOSTTablenorm"/>
            </w:pPr>
            <w:r w:rsidRPr="007036CE">
              <w:rPr>
                <w:szCs w:val="22"/>
              </w:rPr>
              <w:t>Да</w:t>
            </w:r>
          </w:p>
        </w:tc>
        <w:tc>
          <w:tcPr>
            <w:tcW w:w="308" w:type="pct"/>
          </w:tcPr>
          <w:p w14:paraId="78951C89" w14:textId="77777777" w:rsidR="00DC5693" w:rsidRPr="007036CE" w:rsidRDefault="00DC5693" w:rsidP="00DC5693">
            <w:pPr>
              <w:pStyle w:val="GOSTTablenorm"/>
            </w:pPr>
            <w:r w:rsidRPr="007036CE">
              <w:rPr>
                <w:szCs w:val="22"/>
              </w:rPr>
              <w:t>=11</w:t>
            </w:r>
          </w:p>
        </w:tc>
        <w:tc>
          <w:tcPr>
            <w:tcW w:w="2039" w:type="pct"/>
          </w:tcPr>
          <w:p w14:paraId="0B74AD15" w14:textId="77777777" w:rsidR="00DC5693" w:rsidRPr="007036CE" w:rsidRDefault="00DC5693" w:rsidP="00DC5693">
            <w:pPr>
              <w:pStyle w:val="GOSTTablenorm"/>
            </w:pPr>
            <w:r w:rsidRPr="007036CE">
              <w:rPr>
                <w:szCs w:val="22"/>
              </w:rPr>
              <w:t>Указывается номер лицевого счета ГРБС</w:t>
            </w:r>
          </w:p>
        </w:tc>
      </w:tr>
      <w:tr w:rsidR="00DC5693" w:rsidRPr="007036CE" w14:paraId="3A7755D2" w14:textId="77777777" w:rsidTr="00974EB0">
        <w:tc>
          <w:tcPr>
            <w:tcW w:w="1100" w:type="pct"/>
          </w:tcPr>
          <w:p w14:paraId="7FD0824E" w14:textId="77777777" w:rsidR="00DC5693" w:rsidRPr="007036CE" w:rsidRDefault="00DC5693" w:rsidP="00DC5693">
            <w:pPr>
              <w:pStyle w:val="GOSTTablenorm"/>
              <w:rPr>
                <w:szCs w:val="22"/>
              </w:rPr>
            </w:pPr>
            <w:r w:rsidRPr="007036CE">
              <w:rPr>
                <w:szCs w:val="22"/>
              </w:rPr>
              <w:t>Контур</w:t>
            </w:r>
          </w:p>
        </w:tc>
        <w:tc>
          <w:tcPr>
            <w:tcW w:w="734" w:type="pct"/>
          </w:tcPr>
          <w:p w14:paraId="7D23DEB2" w14:textId="77777777" w:rsidR="00DC5693" w:rsidRPr="007036CE" w:rsidRDefault="00DC5693" w:rsidP="00DC5693">
            <w:pPr>
              <w:pStyle w:val="GOSTTablenorm"/>
              <w:rPr>
                <w:szCs w:val="24"/>
                <w:lang w:val="en-US"/>
              </w:rPr>
            </w:pPr>
            <w:ins w:id="3906" w:author="Сатлер Марина Викторовна" w:date="2024-02-09T16:54:00Z">
              <w:r w:rsidRPr="007036CE">
                <w:rPr>
                  <w:b/>
                  <w:szCs w:val="24"/>
                  <w:lang w:val="en-US"/>
                </w:rPr>
                <w:t>SECTION_2</w:t>
              </w:r>
              <w:r w:rsidRPr="007036CE">
                <w:rPr>
                  <w:b/>
                  <w:szCs w:val="24"/>
                </w:rPr>
                <w:t>:</w:t>
              </w:r>
            </w:ins>
            <w:r w:rsidRPr="007036CE">
              <w:rPr>
                <w:szCs w:val="22"/>
                <w:lang w:val="en-US"/>
              </w:rPr>
              <w:t>CONTUR</w:t>
            </w:r>
          </w:p>
        </w:tc>
        <w:tc>
          <w:tcPr>
            <w:tcW w:w="519" w:type="pct"/>
          </w:tcPr>
          <w:p w14:paraId="64235650" w14:textId="77777777" w:rsidR="00DC5693" w:rsidRPr="007036CE" w:rsidRDefault="00DC5693" w:rsidP="00DC5693">
            <w:pPr>
              <w:pStyle w:val="GOSTTablenorm"/>
            </w:pPr>
            <w:ins w:id="3907" w:author="Сатлер Марина Викторовна" w:date="2024-02-28T19:04:00Z">
              <w:r w:rsidRPr="007036CE">
                <w:rPr>
                  <w:szCs w:val="22"/>
                </w:rPr>
                <w:t>Строка</w:t>
              </w:r>
            </w:ins>
          </w:p>
        </w:tc>
        <w:tc>
          <w:tcPr>
            <w:tcW w:w="300" w:type="pct"/>
          </w:tcPr>
          <w:p w14:paraId="3AB31A72" w14:textId="77777777" w:rsidR="00DC5693" w:rsidRPr="007036CE" w:rsidRDefault="00DC5693" w:rsidP="00DC5693">
            <w:pPr>
              <w:pStyle w:val="GOSTTablenorm"/>
            </w:pPr>
            <w:r w:rsidRPr="007036CE">
              <w:rPr>
                <w:szCs w:val="22"/>
              </w:rPr>
              <w:t>Да</w:t>
            </w:r>
          </w:p>
        </w:tc>
        <w:tc>
          <w:tcPr>
            <w:tcW w:w="308" w:type="pct"/>
          </w:tcPr>
          <w:p w14:paraId="040A6A06" w14:textId="77777777" w:rsidR="00DC5693" w:rsidRPr="007036CE" w:rsidRDefault="00DC5693" w:rsidP="00DC5693">
            <w:pPr>
              <w:pStyle w:val="GOSTTablenorm"/>
            </w:pPr>
            <w:r w:rsidRPr="007036CE">
              <w:rPr>
                <w:szCs w:val="22"/>
              </w:rPr>
              <w:t>=1</w:t>
            </w:r>
          </w:p>
        </w:tc>
        <w:tc>
          <w:tcPr>
            <w:tcW w:w="2039" w:type="pct"/>
          </w:tcPr>
          <w:p w14:paraId="1E921D28" w14:textId="77777777" w:rsidR="00DC5693" w:rsidRPr="007036CE" w:rsidRDefault="00DC5693" w:rsidP="00DC5693">
            <w:pPr>
              <w:pStyle w:val="GOSTTablenorm"/>
              <w:rPr>
                <w:szCs w:val="22"/>
              </w:rPr>
            </w:pPr>
            <w:r w:rsidRPr="007036CE">
              <w:rPr>
                <w:szCs w:val="22"/>
              </w:rPr>
              <w:t>Указывается код контура, в котором проводится операция.</w:t>
            </w:r>
          </w:p>
          <w:p w14:paraId="66754B1D" w14:textId="77777777" w:rsidR="00DC5693" w:rsidRPr="007036CE" w:rsidRDefault="00DC5693" w:rsidP="00DC5693">
            <w:pPr>
              <w:pStyle w:val="GOSTTablenorm"/>
              <w:rPr>
                <w:szCs w:val="22"/>
              </w:rPr>
            </w:pPr>
            <w:r w:rsidRPr="007036CE">
              <w:rPr>
                <w:szCs w:val="22"/>
              </w:rPr>
              <w:t>Возможные значения:</w:t>
            </w:r>
          </w:p>
          <w:p w14:paraId="3CCF9198" w14:textId="77777777" w:rsidR="00DC5693" w:rsidRPr="007036CE" w:rsidRDefault="00DC5693" w:rsidP="00DC5693">
            <w:pPr>
              <w:pStyle w:val="GOSTTableListMark1"/>
              <w:numPr>
                <w:ilvl w:val="0"/>
                <w:numId w:val="2"/>
              </w:numPr>
            </w:pPr>
            <w:r w:rsidRPr="007036CE">
              <w:t>«</w:t>
            </w:r>
            <w:ins w:id="3908" w:author="Сатлер Марина Викторовна" w:date="2024-02-28T18:39:00Z">
              <w:r w:rsidRPr="007036CE">
                <w:rPr>
                  <w:lang w:val="en-US"/>
                </w:rPr>
                <w:t>O</w:t>
              </w:r>
            </w:ins>
            <w:r w:rsidRPr="007036CE">
              <w:t xml:space="preserve">» </w:t>
            </w:r>
            <w:r w:rsidRPr="007036CE">
              <w:rPr>
                <w:lang w:val="en-US"/>
              </w:rPr>
              <w:t xml:space="preserve">– </w:t>
            </w:r>
            <w:r w:rsidRPr="007036CE">
              <w:t>открытый;</w:t>
            </w:r>
          </w:p>
          <w:p w14:paraId="021149F1" w14:textId="77777777" w:rsidR="00DC5693" w:rsidRPr="007036CE" w:rsidRDefault="00DC5693" w:rsidP="00DC5693">
            <w:pPr>
              <w:pStyle w:val="GOSTTableListMark1"/>
              <w:numPr>
                <w:ilvl w:val="0"/>
                <w:numId w:val="2"/>
              </w:numPr>
            </w:pPr>
            <w:r w:rsidRPr="007036CE">
              <w:t>«</w:t>
            </w:r>
            <w:r w:rsidRPr="007036CE">
              <w:rPr>
                <w:lang w:val="en-US"/>
              </w:rPr>
              <w:t>S</w:t>
            </w:r>
            <w:r w:rsidRPr="007036CE">
              <w:t>»</w:t>
            </w:r>
            <w:r w:rsidRPr="007036CE">
              <w:rPr>
                <w:lang w:val="en-US"/>
              </w:rPr>
              <w:t xml:space="preserve"> – </w:t>
            </w:r>
            <w:r w:rsidRPr="007036CE">
              <w:t>защищенный;</w:t>
            </w:r>
          </w:p>
          <w:p w14:paraId="6C4E4E3B" w14:textId="77777777" w:rsidR="00DC5693" w:rsidRPr="007036CE" w:rsidRDefault="00DC5693" w:rsidP="00DC5693">
            <w:pPr>
              <w:pStyle w:val="GOSTTableListMark1"/>
              <w:numPr>
                <w:ilvl w:val="0"/>
                <w:numId w:val="2"/>
              </w:numPr>
            </w:pPr>
            <w:r w:rsidRPr="007036CE">
              <w:lastRenderedPageBreak/>
              <w:t>«1» – открытый;</w:t>
            </w:r>
          </w:p>
          <w:p w14:paraId="131C29AC" w14:textId="77777777" w:rsidR="00DC5693" w:rsidRPr="007036CE" w:rsidRDefault="00DC5693" w:rsidP="00DC5693">
            <w:pPr>
              <w:pStyle w:val="GOSTTableListMark1"/>
              <w:numPr>
                <w:ilvl w:val="0"/>
                <w:numId w:val="2"/>
              </w:numPr>
            </w:pPr>
            <w:r w:rsidRPr="007036CE">
              <w:t>«2» – защищенный</w:t>
            </w:r>
          </w:p>
        </w:tc>
      </w:tr>
      <w:tr w:rsidR="00DC5693" w:rsidRPr="007036CE" w14:paraId="2D0B88D1" w14:textId="77777777" w:rsidTr="00974EB0">
        <w:tc>
          <w:tcPr>
            <w:tcW w:w="1100" w:type="pct"/>
          </w:tcPr>
          <w:p w14:paraId="0F2424D2" w14:textId="77777777" w:rsidR="00DC5693" w:rsidRPr="007036CE" w:rsidRDefault="00DC5693" w:rsidP="00DC5693">
            <w:pPr>
              <w:pStyle w:val="GOSTTablenorm"/>
              <w:rPr>
                <w:szCs w:val="22"/>
              </w:rPr>
            </w:pPr>
            <w:ins w:id="3909" w:author="Сатлер Марина Викторовна" w:date="2024-02-13T15:59:00Z">
              <w:r w:rsidRPr="007036CE">
                <w:lastRenderedPageBreak/>
                <w:t>Сумма на текущий год</w:t>
              </w:r>
            </w:ins>
          </w:p>
        </w:tc>
        <w:tc>
          <w:tcPr>
            <w:tcW w:w="734" w:type="pct"/>
          </w:tcPr>
          <w:p w14:paraId="78A5435C" w14:textId="77777777" w:rsidR="00DC5693" w:rsidRPr="007036CE" w:rsidRDefault="00DC5693" w:rsidP="00DC5693">
            <w:pPr>
              <w:pStyle w:val="GOSTTablenorm"/>
              <w:rPr>
                <w:szCs w:val="22"/>
                <w:lang w:val="en-US"/>
              </w:rPr>
            </w:pPr>
            <w:ins w:id="3910" w:author="Сатлер Марина Викторовна" w:date="2024-02-09T16:54:00Z">
              <w:r w:rsidRPr="007036CE">
                <w:rPr>
                  <w:b/>
                  <w:szCs w:val="24"/>
                  <w:lang w:val="en-US"/>
                </w:rPr>
                <w:t>SECTION_2</w:t>
              </w:r>
              <w:r w:rsidRPr="007036CE">
                <w:rPr>
                  <w:b/>
                  <w:szCs w:val="24"/>
                </w:rPr>
                <w:t>:</w:t>
              </w:r>
            </w:ins>
            <w:r w:rsidRPr="007036CE">
              <w:rPr>
                <w:szCs w:val="22"/>
              </w:rPr>
              <w:t>SUM_1</w:t>
            </w:r>
          </w:p>
        </w:tc>
        <w:tc>
          <w:tcPr>
            <w:tcW w:w="519" w:type="pct"/>
          </w:tcPr>
          <w:p w14:paraId="77160DAA" w14:textId="77777777" w:rsidR="00DC5693" w:rsidRPr="007036CE" w:rsidRDefault="00DC5693" w:rsidP="00DC5693">
            <w:pPr>
              <w:pStyle w:val="GOSTTablenorm"/>
            </w:pPr>
            <w:r w:rsidRPr="007036CE">
              <w:rPr>
                <w:szCs w:val="22"/>
              </w:rPr>
              <w:t>Сумма</w:t>
            </w:r>
          </w:p>
        </w:tc>
        <w:tc>
          <w:tcPr>
            <w:tcW w:w="300" w:type="pct"/>
          </w:tcPr>
          <w:p w14:paraId="24172CAB" w14:textId="77777777" w:rsidR="00DC5693" w:rsidRPr="007036CE" w:rsidRDefault="00DC5693" w:rsidP="00DC5693">
            <w:pPr>
              <w:pStyle w:val="GOSTTablenorm"/>
            </w:pPr>
            <w:r w:rsidRPr="007036CE">
              <w:rPr>
                <w:szCs w:val="22"/>
              </w:rPr>
              <w:t>Да</w:t>
            </w:r>
          </w:p>
        </w:tc>
        <w:tc>
          <w:tcPr>
            <w:tcW w:w="308" w:type="pct"/>
          </w:tcPr>
          <w:p w14:paraId="281963FB" w14:textId="77777777" w:rsidR="00DC5693" w:rsidRPr="007036CE" w:rsidRDefault="00DC5693" w:rsidP="00DC5693">
            <w:pPr>
              <w:pStyle w:val="GOSTTablenorm"/>
            </w:pPr>
          </w:p>
        </w:tc>
        <w:tc>
          <w:tcPr>
            <w:tcW w:w="2039" w:type="pct"/>
          </w:tcPr>
          <w:p w14:paraId="711D4F13" w14:textId="77777777" w:rsidR="00DC5693" w:rsidRPr="007036CE" w:rsidDel="00136FA2" w:rsidRDefault="00DC5693" w:rsidP="00136FA2">
            <w:pPr>
              <w:pStyle w:val="GOSTTablenorm"/>
              <w:rPr>
                <w:del w:id="3911" w:author="Сатлер Марина Викторовна" w:date="2024-07-05T16:58:00Z"/>
              </w:rPr>
            </w:pPr>
            <w:r w:rsidRPr="007036CE">
              <w:t>Указывается сумма на текущий финансовый год</w:t>
            </w:r>
            <w:del w:id="3912" w:author="Сатлер Марина Викторовна" w:date="2024-07-05T16:58:00Z">
              <w:r w:rsidRPr="007036CE" w:rsidDel="00136FA2">
                <w:delText xml:space="preserve"> при доведении на текущий бюджетный цикл.</w:delText>
              </w:r>
            </w:del>
          </w:p>
          <w:p w14:paraId="0C6F8344" w14:textId="77777777" w:rsidR="00DC5693" w:rsidRPr="007036CE" w:rsidRDefault="00DC5693" w:rsidP="00136FA2">
            <w:pPr>
              <w:pStyle w:val="GOSTTablenorm"/>
            </w:pPr>
            <w:del w:id="3913" w:author="Сатлер Марина Викторовна" w:date="2024-07-05T16:58:00Z">
              <w:r w:rsidRPr="007036CE" w:rsidDel="00136FA2">
                <w:delText>Указывается значение «0.00» при доведении на новый бюджетный цикл</w:delText>
              </w:r>
            </w:del>
          </w:p>
        </w:tc>
      </w:tr>
      <w:tr w:rsidR="00DC5693" w:rsidRPr="007036CE" w:rsidDel="00136FA2" w14:paraId="293B6B8F" w14:textId="77777777" w:rsidTr="00974EB0">
        <w:trPr>
          <w:del w:id="3914" w:author="Сатлер Марина Викторовна" w:date="2024-07-05T16:58:00Z"/>
        </w:trPr>
        <w:tc>
          <w:tcPr>
            <w:tcW w:w="1100" w:type="pct"/>
          </w:tcPr>
          <w:p w14:paraId="2E8C8DD9" w14:textId="77777777" w:rsidR="00DC5693" w:rsidRPr="007036CE" w:rsidDel="00136FA2" w:rsidRDefault="00DC5693" w:rsidP="00DC5693">
            <w:pPr>
              <w:pStyle w:val="GOSTTablenorm"/>
              <w:rPr>
                <w:del w:id="3915" w:author="Сатлер Марина Викторовна" w:date="2024-07-05T16:58:00Z"/>
                <w:szCs w:val="22"/>
              </w:rPr>
            </w:pPr>
          </w:p>
        </w:tc>
        <w:tc>
          <w:tcPr>
            <w:tcW w:w="734" w:type="pct"/>
          </w:tcPr>
          <w:p w14:paraId="612A8217" w14:textId="77777777" w:rsidR="00DC5693" w:rsidRPr="007036CE" w:rsidDel="00136FA2" w:rsidRDefault="00DC5693" w:rsidP="00DC5693">
            <w:pPr>
              <w:pStyle w:val="GOSTTablenorm"/>
              <w:rPr>
                <w:del w:id="3916" w:author="Сатлер Марина Викторовна" w:date="2024-07-05T16:58:00Z"/>
                <w:szCs w:val="22"/>
              </w:rPr>
            </w:pPr>
            <w:del w:id="3917" w:author="Сатлер Марина Викторовна" w:date="2024-07-05T16:58:00Z">
              <w:r w:rsidRPr="007036CE" w:rsidDel="00136FA2">
                <w:rPr>
                  <w:szCs w:val="22"/>
                </w:rPr>
                <w:delText>SUM_2</w:delText>
              </w:r>
            </w:del>
          </w:p>
        </w:tc>
        <w:tc>
          <w:tcPr>
            <w:tcW w:w="519" w:type="pct"/>
          </w:tcPr>
          <w:p w14:paraId="36CD9867" w14:textId="77777777" w:rsidR="00DC5693" w:rsidRPr="007036CE" w:rsidDel="00136FA2" w:rsidRDefault="00DC5693" w:rsidP="00DC5693">
            <w:pPr>
              <w:pStyle w:val="GOSTTablenorm"/>
              <w:rPr>
                <w:del w:id="3918" w:author="Сатлер Марина Викторовна" w:date="2024-07-05T16:58:00Z"/>
              </w:rPr>
            </w:pPr>
            <w:del w:id="3919" w:author="Сатлер Марина Викторовна" w:date="2024-07-05T16:58:00Z">
              <w:r w:rsidRPr="007036CE" w:rsidDel="00136FA2">
                <w:rPr>
                  <w:szCs w:val="22"/>
                </w:rPr>
                <w:delText>Сумма</w:delText>
              </w:r>
            </w:del>
          </w:p>
        </w:tc>
        <w:tc>
          <w:tcPr>
            <w:tcW w:w="300" w:type="pct"/>
          </w:tcPr>
          <w:p w14:paraId="085C7E6A" w14:textId="77777777" w:rsidR="00DC5693" w:rsidRPr="007036CE" w:rsidDel="00136FA2" w:rsidRDefault="00DC5693" w:rsidP="00DC5693">
            <w:pPr>
              <w:pStyle w:val="GOSTTablenorm"/>
              <w:rPr>
                <w:del w:id="3920" w:author="Сатлер Марина Викторовна" w:date="2024-07-05T16:58:00Z"/>
              </w:rPr>
            </w:pPr>
            <w:del w:id="3921" w:author="Сатлер Марина Викторовна" w:date="2024-07-05T16:58:00Z">
              <w:r w:rsidRPr="007036CE" w:rsidDel="00136FA2">
                <w:rPr>
                  <w:szCs w:val="22"/>
                </w:rPr>
                <w:delText>Да</w:delText>
              </w:r>
            </w:del>
          </w:p>
        </w:tc>
        <w:tc>
          <w:tcPr>
            <w:tcW w:w="308" w:type="pct"/>
          </w:tcPr>
          <w:p w14:paraId="5F6A5790" w14:textId="77777777" w:rsidR="00DC5693" w:rsidRPr="007036CE" w:rsidDel="00136FA2" w:rsidRDefault="00DC5693" w:rsidP="00DC5693">
            <w:pPr>
              <w:pStyle w:val="GOSTTablenorm"/>
              <w:rPr>
                <w:del w:id="3922" w:author="Сатлер Марина Викторовна" w:date="2024-07-05T16:58:00Z"/>
              </w:rPr>
            </w:pPr>
          </w:p>
        </w:tc>
        <w:tc>
          <w:tcPr>
            <w:tcW w:w="2039" w:type="pct"/>
          </w:tcPr>
          <w:p w14:paraId="0DAE0BDA" w14:textId="77777777" w:rsidR="00DC5693" w:rsidRPr="007036CE" w:rsidDel="00136FA2" w:rsidRDefault="00DC5693" w:rsidP="00DC5693">
            <w:pPr>
              <w:pStyle w:val="GOSTTablenorm"/>
              <w:rPr>
                <w:del w:id="3923" w:author="Сатлер Марина Викторовна" w:date="2024-07-05T16:58:00Z"/>
              </w:rPr>
            </w:pPr>
            <w:del w:id="3924" w:author="Сатлер Марина Викторовна" w:date="2024-07-05T16:58:00Z">
              <w:r w:rsidRPr="007036CE" w:rsidDel="00136FA2">
                <w:delText>Указывается сумма на 1-й плановый год при доведении на текущий бюджетный цикл.</w:delText>
              </w:r>
            </w:del>
          </w:p>
          <w:p w14:paraId="69096A2F" w14:textId="77777777" w:rsidR="00DC5693" w:rsidRPr="007036CE" w:rsidDel="00136FA2" w:rsidRDefault="00DC5693" w:rsidP="00DC5693">
            <w:pPr>
              <w:pStyle w:val="GOSTTablenorm"/>
              <w:rPr>
                <w:del w:id="3925" w:author="Сатлер Марина Викторовна" w:date="2024-07-05T16:58:00Z"/>
              </w:rPr>
            </w:pPr>
            <w:del w:id="3926" w:author="Сатлер Марина Викторовна" w:date="2024-07-05T16:58:00Z">
              <w:r w:rsidRPr="007036CE" w:rsidDel="00136FA2">
                <w:delText>Указывается сумма на текущий финансовый год при доведении на новый бюджетный цикл</w:delText>
              </w:r>
            </w:del>
          </w:p>
        </w:tc>
      </w:tr>
      <w:tr w:rsidR="00DC5693" w:rsidRPr="007036CE" w14:paraId="2D5DB5D6" w14:textId="77777777" w:rsidTr="00974EB0">
        <w:tc>
          <w:tcPr>
            <w:tcW w:w="1100" w:type="pct"/>
          </w:tcPr>
          <w:p w14:paraId="679A28A9" w14:textId="77777777" w:rsidR="00DC5693" w:rsidRPr="007036CE" w:rsidRDefault="00DC5693" w:rsidP="00DC5693">
            <w:pPr>
              <w:pStyle w:val="GOSTTablenorm"/>
              <w:rPr>
                <w:b/>
                <w:szCs w:val="22"/>
              </w:rPr>
            </w:pPr>
            <w:r w:rsidRPr="007036CE">
              <w:rPr>
                <w:b/>
                <w:szCs w:val="22"/>
              </w:rPr>
              <w:t>Строки документа по разделу «БА по источникам»</w:t>
            </w:r>
          </w:p>
        </w:tc>
        <w:tc>
          <w:tcPr>
            <w:tcW w:w="734" w:type="pct"/>
          </w:tcPr>
          <w:p w14:paraId="2016C1D3" w14:textId="77777777" w:rsidR="00DC5693" w:rsidRPr="007036CE" w:rsidRDefault="00DC5693" w:rsidP="00DC5693">
            <w:pPr>
              <w:pStyle w:val="GOSTTablenorm"/>
              <w:rPr>
                <w:b/>
                <w:szCs w:val="22"/>
              </w:rPr>
            </w:pPr>
            <w:r w:rsidRPr="007036CE">
              <w:rPr>
                <w:b/>
                <w:szCs w:val="24"/>
                <w:lang w:val="en-US"/>
              </w:rPr>
              <w:t>SECTION_3</w:t>
            </w:r>
          </w:p>
        </w:tc>
        <w:tc>
          <w:tcPr>
            <w:tcW w:w="519" w:type="pct"/>
          </w:tcPr>
          <w:p w14:paraId="24167ABE" w14:textId="77777777" w:rsidR="00DC5693" w:rsidRPr="007036CE" w:rsidRDefault="00DC5693" w:rsidP="00DC5693">
            <w:pPr>
              <w:pStyle w:val="GOSTTablenorm"/>
            </w:pPr>
            <w:r w:rsidRPr="007036CE">
              <w:rPr>
                <w:szCs w:val="22"/>
              </w:rPr>
              <w:t>Массив</w:t>
            </w:r>
          </w:p>
        </w:tc>
        <w:tc>
          <w:tcPr>
            <w:tcW w:w="300" w:type="pct"/>
          </w:tcPr>
          <w:p w14:paraId="0D6FA29E" w14:textId="77777777" w:rsidR="00DC5693" w:rsidRPr="007036CE" w:rsidRDefault="00DC5693" w:rsidP="00DC5693">
            <w:pPr>
              <w:pStyle w:val="GOSTTablenorm"/>
            </w:pPr>
            <w:r w:rsidRPr="007036CE">
              <w:rPr>
                <w:szCs w:val="22"/>
              </w:rPr>
              <w:t>Нет</w:t>
            </w:r>
          </w:p>
        </w:tc>
        <w:tc>
          <w:tcPr>
            <w:tcW w:w="308" w:type="pct"/>
          </w:tcPr>
          <w:p w14:paraId="0EBE47D7" w14:textId="77777777" w:rsidR="00DC5693" w:rsidRPr="007036CE" w:rsidRDefault="00DC5693" w:rsidP="00DC5693">
            <w:pPr>
              <w:pStyle w:val="GOSTTablenorm"/>
            </w:pPr>
            <w:r w:rsidRPr="007036CE">
              <w:rPr>
                <w:szCs w:val="22"/>
              </w:rPr>
              <w:t>-</w:t>
            </w:r>
          </w:p>
        </w:tc>
        <w:tc>
          <w:tcPr>
            <w:tcW w:w="2039" w:type="pct"/>
          </w:tcPr>
          <w:p w14:paraId="34D6BEAD" w14:textId="77777777" w:rsidR="00DC5693" w:rsidRPr="007036CE" w:rsidRDefault="00DC5693" w:rsidP="00DC5693">
            <w:pPr>
              <w:pStyle w:val="GOSTTablenorm"/>
            </w:pPr>
            <w:r w:rsidRPr="007036CE">
              <w:rPr>
                <w:szCs w:val="22"/>
              </w:rPr>
              <w:t>-</w:t>
            </w:r>
          </w:p>
        </w:tc>
      </w:tr>
      <w:tr w:rsidR="00DC5693" w:rsidRPr="007036CE" w14:paraId="706CE1EC" w14:textId="77777777" w:rsidTr="00974EB0">
        <w:tc>
          <w:tcPr>
            <w:tcW w:w="1100" w:type="pct"/>
          </w:tcPr>
          <w:p w14:paraId="7F15950D" w14:textId="77777777" w:rsidR="00DC5693" w:rsidRPr="007036CE" w:rsidRDefault="00DC5693" w:rsidP="00DC5693">
            <w:pPr>
              <w:pStyle w:val="GOSTTablenorm"/>
            </w:pPr>
            <w:ins w:id="3927" w:author="Сатлер Марина Викторовна" w:date="2024-02-13T16:00:00Z">
              <w:r w:rsidRPr="007036CE">
                <w:t>Раздел</w:t>
              </w:r>
            </w:ins>
          </w:p>
        </w:tc>
        <w:tc>
          <w:tcPr>
            <w:tcW w:w="734" w:type="pct"/>
          </w:tcPr>
          <w:p w14:paraId="7A040A68" w14:textId="77777777" w:rsidR="00DC5693" w:rsidRPr="007036CE" w:rsidRDefault="00DC5693" w:rsidP="00DC5693">
            <w:pPr>
              <w:pStyle w:val="GOSTTablenorm"/>
              <w:rPr>
                <w:b/>
                <w:szCs w:val="24"/>
                <w:lang w:val="en-US"/>
              </w:rPr>
            </w:pPr>
            <w:ins w:id="3928" w:author="Сатлер Марина Викторовна" w:date="2024-02-13T16:00:00Z">
              <w:r w:rsidRPr="007036CE">
                <w:rPr>
                  <w:b/>
                  <w:szCs w:val="24"/>
                  <w:lang w:val="en-US"/>
                </w:rPr>
                <w:t>SECTION_3</w:t>
              </w:r>
              <w:r w:rsidRPr="007036CE">
                <w:rPr>
                  <w:b/>
                  <w:szCs w:val="24"/>
                </w:rPr>
                <w:t>:</w:t>
              </w:r>
              <w:r w:rsidRPr="007036CE">
                <w:t>SECTION_TYPE</w:t>
              </w:r>
            </w:ins>
          </w:p>
        </w:tc>
        <w:tc>
          <w:tcPr>
            <w:tcW w:w="519" w:type="pct"/>
          </w:tcPr>
          <w:p w14:paraId="08102D33" w14:textId="77777777" w:rsidR="00DC5693" w:rsidRPr="007036CE" w:rsidRDefault="00DC5693" w:rsidP="00DC5693">
            <w:pPr>
              <w:pStyle w:val="GOSTTablenorm"/>
              <w:rPr>
                <w:szCs w:val="22"/>
              </w:rPr>
            </w:pPr>
            <w:ins w:id="3929" w:author="Сатлер Марина Викторовна" w:date="2024-02-13T16:00:00Z">
              <w:r w:rsidRPr="007036CE">
                <w:rPr>
                  <w:szCs w:val="22"/>
                </w:rPr>
                <w:t>Строка</w:t>
              </w:r>
            </w:ins>
          </w:p>
        </w:tc>
        <w:tc>
          <w:tcPr>
            <w:tcW w:w="300" w:type="pct"/>
          </w:tcPr>
          <w:p w14:paraId="6FA2A2EA" w14:textId="77777777" w:rsidR="00DC5693" w:rsidRPr="007036CE" w:rsidRDefault="00DC5693" w:rsidP="00DC5693">
            <w:pPr>
              <w:pStyle w:val="GOSTTablenorm"/>
              <w:rPr>
                <w:szCs w:val="22"/>
              </w:rPr>
            </w:pPr>
            <w:ins w:id="3930" w:author="Сатлер Марина Викторовна" w:date="2024-02-13T16:00:00Z">
              <w:r w:rsidRPr="007036CE">
                <w:rPr>
                  <w:szCs w:val="22"/>
                </w:rPr>
                <w:t>Да</w:t>
              </w:r>
            </w:ins>
          </w:p>
        </w:tc>
        <w:tc>
          <w:tcPr>
            <w:tcW w:w="308" w:type="pct"/>
          </w:tcPr>
          <w:p w14:paraId="4D50DD59" w14:textId="77777777" w:rsidR="00DC5693" w:rsidRPr="007036CE" w:rsidRDefault="00DC5693" w:rsidP="00DC5693">
            <w:pPr>
              <w:pStyle w:val="GOSTTablenorm"/>
              <w:rPr>
                <w:szCs w:val="22"/>
                <w:lang w:val="en-US"/>
              </w:rPr>
            </w:pPr>
            <w:ins w:id="3931" w:author="Сатлер Марина Викторовна" w:date="2024-02-13T16:00:00Z">
              <w:r w:rsidRPr="007036CE">
                <w:rPr>
                  <w:szCs w:val="22"/>
                  <w:lang w:val="en-US"/>
                </w:rPr>
                <w:t>=</w:t>
              </w:r>
              <w:r w:rsidRPr="007036CE">
                <w:rPr>
                  <w:szCs w:val="22"/>
                </w:rPr>
                <w:t>1</w:t>
              </w:r>
            </w:ins>
          </w:p>
        </w:tc>
        <w:tc>
          <w:tcPr>
            <w:tcW w:w="2039" w:type="pct"/>
          </w:tcPr>
          <w:p w14:paraId="3248805E" w14:textId="77777777" w:rsidR="00DC5693" w:rsidRPr="007036CE" w:rsidRDefault="00DC5693" w:rsidP="00DC5693">
            <w:pPr>
              <w:pStyle w:val="GOSTTablenorm"/>
              <w:rPr>
                <w:ins w:id="3932" w:author="Сатлер Марина Викторовна" w:date="2024-02-13T16:00:00Z"/>
              </w:rPr>
            </w:pPr>
            <w:ins w:id="3933" w:author="Сатлер Марина Викторовна" w:date="2024-02-13T16:00:00Z">
              <w:r w:rsidRPr="007036CE">
                <w:t>Указывается тип раздела.</w:t>
              </w:r>
            </w:ins>
          </w:p>
          <w:p w14:paraId="2271523E" w14:textId="3A20D1F2" w:rsidR="00DC5693" w:rsidRPr="007036CE" w:rsidRDefault="00DC5693" w:rsidP="00DC5693">
            <w:pPr>
              <w:pStyle w:val="GOSTTablenorm"/>
            </w:pPr>
            <w:ins w:id="3934" w:author="Сатлер Марина Викторовна" w:date="2024-02-13T16:00:00Z">
              <w:r w:rsidRPr="007036CE">
                <w:t xml:space="preserve">Заполняется значением «1» </w:t>
              </w:r>
            </w:ins>
            <w:r w:rsidR="00BE14C0" w:rsidRPr="007036CE">
              <w:t>–</w:t>
            </w:r>
            <w:ins w:id="3935" w:author="Сатлер Марина Викторовна" w:date="2024-02-13T16:00:00Z">
              <w:r w:rsidRPr="007036CE">
                <w:t xml:space="preserve"> Бюджетные ассигнования</w:t>
              </w:r>
            </w:ins>
          </w:p>
        </w:tc>
      </w:tr>
      <w:tr w:rsidR="00DC5693" w:rsidRPr="007036CE" w14:paraId="17C44CCD" w14:textId="77777777" w:rsidTr="00974EB0">
        <w:tc>
          <w:tcPr>
            <w:tcW w:w="1100" w:type="pct"/>
          </w:tcPr>
          <w:p w14:paraId="1C240CED" w14:textId="77777777" w:rsidR="00DC5693" w:rsidRPr="007036CE" w:rsidRDefault="00DC5693" w:rsidP="00DC5693">
            <w:pPr>
              <w:pStyle w:val="GOSTTablenorm"/>
              <w:rPr>
                <w:szCs w:val="22"/>
              </w:rPr>
            </w:pPr>
            <w:r w:rsidRPr="007036CE">
              <w:rPr>
                <w:szCs w:val="22"/>
              </w:rPr>
              <w:t>Идентификатор строки</w:t>
            </w:r>
          </w:p>
        </w:tc>
        <w:tc>
          <w:tcPr>
            <w:tcW w:w="734" w:type="pct"/>
          </w:tcPr>
          <w:p w14:paraId="2E10B30B" w14:textId="77777777" w:rsidR="00DC5693" w:rsidRPr="007036CE" w:rsidRDefault="00DC5693" w:rsidP="00DC5693">
            <w:pPr>
              <w:pStyle w:val="GOSTTablenorm"/>
              <w:rPr>
                <w:szCs w:val="24"/>
                <w:lang w:val="en-US"/>
              </w:rPr>
            </w:pPr>
            <w:ins w:id="3936" w:author="Сатлер Марина Викторовна" w:date="2024-02-09T16:54:00Z">
              <w:r w:rsidRPr="007036CE">
                <w:rPr>
                  <w:b/>
                  <w:szCs w:val="24"/>
                  <w:lang w:val="en-US"/>
                </w:rPr>
                <w:t>SECTION_3</w:t>
              </w:r>
              <w:r w:rsidRPr="007036CE">
                <w:rPr>
                  <w:b/>
                  <w:szCs w:val="24"/>
                </w:rPr>
                <w:t>:</w:t>
              </w:r>
            </w:ins>
            <w:ins w:id="3937" w:author="Сатлер Марина Викторовна" w:date="2024-06-11T14:23:00Z">
              <w:r w:rsidRPr="007036CE">
                <w:rPr>
                  <w:szCs w:val="24"/>
                  <w:lang w:val="en-US"/>
                </w:rPr>
                <w:t>id</w:t>
              </w:r>
            </w:ins>
            <w:del w:id="3938" w:author="Сатлер Марина Викторовна" w:date="2024-06-11T14:23:00Z">
              <w:r w:rsidRPr="007036CE" w:rsidDel="006C14D9">
                <w:rPr>
                  <w:szCs w:val="24"/>
                  <w:lang w:val="en-US"/>
                </w:rPr>
                <w:delText>ID</w:delText>
              </w:r>
            </w:del>
          </w:p>
        </w:tc>
        <w:tc>
          <w:tcPr>
            <w:tcW w:w="519" w:type="pct"/>
          </w:tcPr>
          <w:p w14:paraId="51B189C2" w14:textId="77777777" w:rsidR="00DC5693" w:rsidRPr="007036CE" w:rsidRDefault="00DC5693" w:rsidP="00DC5693">
            <w:pPr>
              <w:pStyle w:val="GOSTTablenorm"/>
            </w:pPr>
            <w:r w:rsidRPr="007036CE">
              <w:rPr>
                <w:szCs w:val="22"/>
              </w:rPr>
              <w:t>Число</w:t>
            </w:r>
          </w:p>
        </w:tc>
        <w:tc>
          <w:tcPr>
            <w:tcW w:w="300" w:type="pct"/>
          </w:tcPr>
          <w:p w14:paraId="22FEAC5F" w14:textId="77777777" w:rsidR="00DC5693" w:rsidRPr="007036CE" w:rsidRDefault="00DC5693" w:rsidP="00DC5693">
            <w:pPr>
              <w:pStyle w:val="GOSTTablenorm"/>
            </w:pPr>
            <w:r w:rsidRPr="007036CE">
              <w:rPr>
                <w:szCs w:val="22"/>
              </w:rPr>
              <w:t>Да</w:t>
            </w:r>
          </w:p>
        </w:tc>
        <w:tc>
          <w:tcPr>
            <w:tcW w:w="308" w:type="pct"/>
          </w:tcPr>
          <w:p w14:paraId="1F278AA3" w14:textId="77777777" w:rsidR="00DC5693" w:rsidRPr="007036CE" w:rsidRDefault="00DC5693" w:rsidP="00DC5693">
            <w:pPr>
              <w:pStyle w:val="GOSTTablenorm"/>
            </w:pPr>
            <w:r w:rsidRPr="007036CE">
              <w:rPr>
                <w:szCs w:val="22"/>
              </w:rPr>
              <w:t>&lt;=20</w:t>
            </w:r>
          </w:p>
        </w:tc>
        <w:tc>
          <w:tcPr>
            <w:tcW w:w="2039" w:type="pct"/>
          </w:tcPr>
          <w:p w14:paraId="4AFE45B0" w14:textId="77777777" w:rsidR="00DC5693" w:rsidRPr="007036CE" w:rsidRDefault="00DC5693" w:rsidP="00DC5693">
            <w:pPr>
              <w:pStyle w:val="GOSTTablenorm"/>
            </w:pPr>
            <w:r w:rsidRPr="007036CE">
              <w:rPr>
                <w:szCs w:val="22"/>
              </w:rPr>
              <w:t>Указывается технический идентификатор строки</w:t>
            </w:r>
          </w:p>
        </w:tc>
      </w:tr>
      <w:tr w:rsidR="00DC5693" w:rsidRPr="007036CE" w14:paraId="69D1C96F" w14:textId="77777777" w:rsidTr="00974EB0">
        <w:tc>
          <w:tcPr>
            <w:tcW w:w="1100" w:type="pct"/>
          </w:tcPr>
          <w:p w14:paraId="60C32279" w14:textId="77777777" w:rsidR="00DC5693" w:rsidRPr="007036CE" w:rsidRDefault="00DC5693" w:rsidP="00DC5693">
            <w:pPr>
              <w:pStyle w:val="GOSTTablenorm"/>
              <w:rPr>
                <w:szCs w:val="22"/>
              </w:rPr>
            </w:pPr>
            <w:r w:rsidRPr="007036CE">
              <w:t>Номер строки</w:t>
            </w:r>
          </w:p>
        </w:tc>
        <w:tc>
          <w:tcPr>
            <w:tcW w:w="734" w:type="pct"/>
          </w:tcPr>
          <w:p w14:paraId="390E592B" w14:textId="77777777" w:rsidR="00DC5693" w:rsidRPr="007036CE" w:rsidRDefault="00DC5693" w:rsidP="00DC5693">
            <w:pPr>
              <w:pStyle w:val="GOSTTablenorm"/>
              <w:rPr>
                <w:szCs w:val="24"/>
                <w:lang w:val="en-US"/>
              </w:rPr>
            </w:pPr>
            <w:ins w:id="3939" w:author="Сатлер Марина Викторовна" w:date="2024-02-09T16:54:00Z">
              <w:r w:rsidRPr="007036CE">
                <w:rPr>
                  <w:b/>
                  <w:szCs w:val="24"/>
                  <w:lang w:val="en-US"/>
                </w:rPr>
                <w:t>SECTION_3</w:t>
              </w:r>
              <w:r w:rsidRPr="007036CE">
                <w:rPr>
                  <w:b/>
                  <w:szCs w:val="24"/>
                </w:rPr>
                <w:t>:</w:t>
              </w:r>
            </w:ins>
            <w:r w:rsidRPr="007036CE">
              <w:rPr>
                <w:szCs w:val="24"/>
                <w:lang w:val="en-US"/>
              </w:rPr>
              <w:t>NUMBROW</w:t>
            </w:r>
          </w:p>
        </w:tc>
        <w:tc>
          <w:tcPr>
            <w:tcW w:w="519" w:type="pct"/>
          </w:tcPr>
          <w:p w14:paraId="767F9EF5" w14:textId="77777777" w:rsidR="00DC5693" w:rsidRPr="007036CE" w:rsidRDefault="00DC5693" w:rsidP="00DC5693">
            <w:pPr>
              <w:pStyle w:val="GOSTTablenorm"/>
            </w:pPr>
            <w:r w:rsidRPr="007036CE">
              <w:rPr>
                <w:szCs w:val="22"/>
              </w:rPr>
              <w:t>Строка</w:t>
            </w:r>
          </w:p>
        </w:tc>
        <w:tc>
          <w:tcPr>
            <w:tcW w:w="300" w:type="pct"/>
          </w:tcPr>
          <w:p w14:paraId="19022321" w14:textId="77777777" w:rsidR="00DC5693" w:rsidRPr="007036CE" w:rsidRDefault="00DC5693" w:rsidP="00DC5693">
            <w:pPr>
              <w:pStyle w:val="GOSTTablenorm"/>
            </w:pPr>
            <w:r w:rsidRPr="007036CE">
              <w:rPr>
                <w:szCs w:val="22"/>
              </w:rPr>
              <w:t>Да</w:t>
            </w:r>
          </w:p>
        </w:tc>
        <w:tc>
          <w:tcPr>
            <w:tcW w:w="308" w:type="pct"/>
          </w:tcPr>
          <w:p w14:paraId="020A61DD" w14:textId="77777777" w:rsidR="00DC5693" w:rsidRPr="007036CE" w:rsidRDefault="00DC5693" w:rsidP="00DC5693">
            <w:pPr>
              <w:pStyle w:val="GOSTTablenorm"/>
            </w:pPr>
            <w:r w:rsidRPr="007036CE">
              <w:rPr>
                <w:szCs w:val="22"/>
                <w:lang w:val="en-US"/>
              </w:rPr>
              <w:t>&lt;=20</w:t>
            </w:r>
          </w:p>
        </w:tc>
        <w:tc>
          <w:tcPr>
            <w:tcW w:w="2039" w:type="pct"/>
          </w:tcPr>
          <w:p w14:paraId="63590997" w14:textId="77777777" w:rsidR="00DC5693" w:rsidRPr="007036CE" w:rsidRDefault="00DC5693" w:rsidP="00DC5693">
            <w:pPr>
              <w:pStyle w:val="GOSTTablenorm"/>
            </w:pPr>
            <w:r w:rsidRPr="007036CE">
              <w:rPr>
                <w:szCs w:val="22"/>
              </w:rPr>
              <w:t>Указывается порядковый номер строки по разделу «БА по источникам»</w:t>
            </w:r>
          </w:p>
        </w:tc>
      </w:tr>
      <w:tr w:rsidR="00DC5693" w:rsidRPr="007036CE" w14:paraId="20E6265C" w14:textId="77777777" w:rsidTr="00974EB0">
        <w:tc>
          <w:tcPr>
            <w:tcW w:w="1100" w:type="pct"/>
          </w:tcPr>
          <w:p w14:paraId="3029A787" w14:textId="77777777" w:rsidR="00DC5693" w:rsidRPr="007036CE" w:rsidRDefault="00DC5693" w:rsidP="00DC5693">
            <w:pPr>
              <w:pStyle w:val="GOSTTablenorm"/>
            </w:pPr>
            <w:r w:rsidRPr="007036CE">
              <w:rPr>
                <w:szCs w:val="22"/>
              </w:rPr>
              <w:t>Признак детальной строки</w:t>
            </w:r>
          </w:p>
        </w:tc>
        <w:tc>
          <w:tcPr>
            <w:tcW w:w="734" w:type="pct"/>
          </w:tcPr>
          <w:p w14:paraId="490CB7B7" w14:textId="77777777" w:rsidR="00DC5693" w:rsidRPr="007036CE" w:rsidRDefault="00DC5693" w:rsidP="00DC5693">
            <w:pPr>
              <w:pStyle w:val="GOSTTablenorm"/>
              <w:rPr>
                <w:szCs w:val="24"/>
                <w:lang w:val="en-US"/>
              </w:rPr>
            </w:pPr>
            <w:ins w:id="3940" w:author="Сатлер Марина Викторовна" w:date="2024-02-09T16:54:00Z">
              <w:r w:rsidRPr="007036CE">
                <w:rPr>
                  <w:b/>
                  <w:szCs w:val="24"/>
                  <w:lang w:val="en-US"/>
                </w:rPr>
                <w:t>SECTION_3</w:t>
              </w:r>
              <w:r w:rsidRPr="007036CE">
                <w:rPr>
                  <w:b/>
                  <w:szCs w:val="24"/>
                </w:rPr>
                <w:t>:</w:t>
              </w:r>
            </w:ins>
            <w:r w:rsidRPr="007036CE">
              <w:t>SIGNKBK</w:t>
            </w:r>
          </w:p>
        </w:tc>
        <w:tc>
          <w:tcPr>
            <w:tcW w:w="519" w:type="pct"/>
          </w:tcPr>
          <w:p w14:paraId="07F0C0E0" w14:textId="77777777" w:rsidR="00DC5693" w:rsidRPr="007036CE" w:rsidRDefault="00DC5693" w:rsidP="00DC5693">
            <w:pPr>
              <w:pStyle w:val="GOSTTablenorm"/>
            </w:pPr>
            <w:r w:rsidRPr="007036CE">
              <w:rPr>
                <w:szCs w:val="22"/>
              </w:rPr>
              <w:t>Строка</w:t>
            </w:r>
          </w:p>
        </w:tc>
        <w:tc>
          <w:tcPr>
            <w:tcW w:w="300" w:type="pct"/>
          </w:tcPr>
          <w:p w14:paraId="3A23F93D" w14:textId="77777777" w:rsidR="00DC5693" w:rsidRPr="007036CE" w:rsidRDefault="00DC5693" w:rsidP="00DC5693">
            <w:pPr>
              <w:pStyle w:val="GOSTTablenorm"/>
            </w:pPr>
            <w:r w:rsidRPr="007036CE">
              <w:rPr>
                <w:szCs w:val="22"/>
              </w:rPr>
              <w:t>Да</w:t>
            </w:r>
          </w:p>
        </w:tc>
        <w:tc>
          <w:tcPr>
            <w:tcW w:w="308" w:type="pct"/>
          </w:tcPr>
          <w:p w14:paraId="111D64EA" w14:textId="77777777" w:rsidR="00DC5693" w:rsidRPr="007036CE" w:rsidRDefault="00DC5693" w:rsidP="00DC5693">
            <w:pPr>
              <w:pStyle w:val="GOSTTablenorm"/>
            </w:pPr>
            <w:r w:rsidRPr="007036CE">
              <w:rPr>
                <w:szCs w:val="22"/>
              </w:rPr>
              <w:t>=1</w:t>
            </w:r>
          </w:p>
        </w:tc>
        <w:tc>
          <w:tcPr>
            <w:tcW w:w="2039" w:type="pct"/>
          </w:tcPr>
          <w:p w14:paraId="2FB530FD" w14:textId="77777777" w:rsidR="00DC5693" w:rsidRPr="007036CE" w:rsidRDefault="00DC5693" w:rsidP="00DC5693">
            <w:pPr>
              <w:pStyle w:val="GOSTTablenorm"/>
              <w:rPr>
                <w:szCs w:val="22"/>
              </w:rPr>
            </w:pPr>
            <w:r w:rsidRPr="007036CE">
              <w:rPr>
                <w:szCs w:val="22"/>
              </w:rPr>
              <w:t>Указывается признак детальной строки.</w:t>
            </w:r>
          </w:p>
          <w:p w14:paraId="5525146E" w14:textId="77777777" w:rsidR="00DC5693" w:rsidRPr="007036CE" w:rsidRDefault="00DC5693" w:rsidP="00DC5693">
            <w:pPr>
              <w:pStyle w:val="GOSTTablenorm"/>
              <w:rPr>
                <w:szCs w:val="22"/>
              </w:rPr>
            </w:pPr>
            <w:r w:rsidRPr="007036CE">
              <w:rPr>
                <w:szCs w:val="22"/>
              </w:rPr>
              <w:t>Возможные значения:</w:t>
            </w:r>
          </w:p>
          <w:p w14:paraId="0A8D947C" w14:textId="77777777" w:rsidR="00DC5693" w:rsidRPr="007036CE" w:rsidRDefault="00DC5693" w:rsidP="00DC5693">
            <w:pPr>
              <w:pStyle w:val="GOSTTableListMark1"/>
              <w:numPr>
                <w:ilvl w:val="0"/>
                <w:numId w:val="2"/>
              </w:numPr>
            </w:pPr>
            <w:r w:rsidRPr="007036CE">
              <w:t>«N» – детализированный КБК;</w:t>
            </w:r>
          </w:p>
          <w:p w14:paraId="74860853" w14:textId="77777777" w:rsidR="00DC5693" w:rsidRPr="007036CE" w:rsidRDefault="00DC5693" w:rsidP="00DC5693">
            <w:pPr>
              <w:pStyle w:val="GOSTTableListMark1"/>
              <w:numPr>
                <w:ilvl w:val="0"/>
                <w:numId w:val="2"/>
              </w:numPr>
            </w:pPr>
            <w:r w:rsidRPr="007036CE">
              <w:t>«X» – недетализированный КБК;</w:t>
            </w:r>
          </w:p>
          <w:p w14:paraId="54FA4998" w14:textId="77777777" w:rsidR="00DC5693" w:rsidRPr="007036CE" w:rsidRDefault="00DC5693" w:rsidP="00DC5693">
            <w:pPr>
              <w:pStyle w:val="GOSTTableListMark1"/>
              <w:numPr>
                <w:ilvl w:val="0"/>
                <w:numId w:val="2"/>
              </w:numPr>
            </w:pPr>
            <w:r w:rsidRPr="007036CE">
              <w:t>«Y» – итоговая строка раздела документа</w:t>
            </w:r>
          </w:p>
        </w:tc>
      </w:tr>
      <w:tr w:rsidR="00DC5693" w:rsidRPr="007036CE" w14:paraId="2D4EA155" w14:textId="77777777" w:rsidTr="00974EB0">
        <w:tc>
          <w:tcPr>
            <w:tcW w:w="1100" w:type="pct"/>
          </w:tcPr>
          <w:p w14:paraId="385A5E9B" w14:textId="77777777" w:rsidR="00DC5693" w:rsidRPr="007036CE" w:rsidRDefault="00DC5693" w:rsidP="00DC5693">
            <w:pPr>
              <w:pStyle w:val="GOSTTablenorm"/>
              <w:rPr>
                <w:szCs w:val="22"/>
              </w:rPr>
            </w:pPr>
            <w:r w:rsidRPr="007036CE">
              <w:rPr>
                <w:szCs w:val="22"/>
              </w:rPr>
              <w:t>КБК</w:t>
            </w:r>
          </w:p>
        </w:tc>
        <w:tc>
          <w:tcPr>
            <w:tcW w:w="734" w:type="pct"/>
          </w:tcPr>
          <w:p w14:paraId="7DEC2936" w14:textId="77777777" w:rsidR="00DC5693" w:rsidRPr="007036CE" w:rsidRDefault="00DC5693" w:rsidP="00DC5693">
            <w:pPr>
              <w:pStyle w:val="GOSTTablenorm"/>
            </w:pPr>
            <w:ins w:id="3941" w:author="Сатлер Марина Викторовна" w:date="2024-02-09T16:54:00Z">
              <w:r w:rsidRPr="007036CE">
                <w:rPr>
                  <w:b/>
                  <w:szCs w:val="24"/>
                  <w:lang w:val="en-US"/>
                </w:rPr>
                <w:t>SECTION_3</w:t>
              </w:r>
              <w:r w:rsidRPr="007036CE">
                <w:rPr>
                  <w:b/>
                  <w:szCs w:val="24"/>
                </w:rPr>
                <w:t>:</w:t>
              </w:r>
            </w:ins>
            <w:r w:rsidRPr="007036CE">
              <w:rPr>
                <w:szCs w:val="24"/>
                <w:lang w:val="en-US"/>
              </w:rPr>
              <w:t>KBK</w:t>
            </w:r>
          </w:p>
        </w:tc>
        <w:tc>
          <w:tcPr>
            <w:tcW w:w="519" w:type="pct"/>
          </w:tcPr>
          <w:p w14:paraId="67F5F2B4" w14:textId="77777777" w:rsidR="00DC5693" w:rsidRPr="007036CE" w:rsidRDefault="00DC5693" w:rsidP="00DC5693">
            <w:pPr>
              <w:pStyle w:val="GOSTTablenorm"/>
            </w:pPr>
            <w:r w:rsidRPr="007036CE">
              <w:rPr>
                <w:szCs w:val="22"/>
              </w:rPr>
              <w:t>Строка</w:t>
            </w:r>
          </w:p>
        </w:tc>
        <w:tc>
          <w:tcPr>
            <w:tcW w:w="300" w:type="pct"/>
          </w:tcPr>
          <w:p w14:paraId="616CC76B" w14:textId="77777777" w:rsidR="00DC5693" w:rsidRPr="007036CE" w:rsidRDefault="00DC5693" w:rsidP="00DC5693">
            <w:pPr>
              <w:pStyle w:val="GOSTTablenorm"/>
            </w:pPr>
            <w:r w:rsidRPr="007036CE">
              <w:rPr>
                <w:szCs w:val="22"/>
              </w:rPr>
              <w:t>Да</w:t>
            </w:r>
          </w:p>
        </w:tc>
        <w:tc>
          <w:tcPr>
            <w:tcW w:w="308" w:type="pct"/>
          </w:tcPr>
          <w:p w14:paraId="252B4085" w14:textId="77777777" w:rsidR="00DC5693" w:rsidRPr="007036CE" w:rsidRDefault="00DC5693" w:rsidP="00DC5693">
            <w:pPr>
              <w:pStyle w:val="GOSTTablenorm"/>
            </w:pPr>
            <w:r w:rsidRPr="007036CE">
              <w:rPr>
                <w:szCs w:val="22"/>
              </w:rPr>
              <w:t>=20</w:t>
            </w:r>
          </w:p>
        </w:tc>
        <w:tc>
          <w:tcPr>
            <w:tcW w:w="2039" w:type="pct"/>
          </w:tcPr>
          <w:p w14:paraId="0756F055" w14:textId="77777777" w:rsidR="00DC5693" w:rsidRPr="007036CE" w:rsidRDefault="00DC5693" w:rsidP="00DC5693">
            <w:pPr>
              <w:pStyle w:val="GOSTTablenorm"/>
            </w:pPr>
            <w:r w:rsidRPr="007036CE">
              <w:rPr>
                <w:szCs w:val="22"/>
              </w:rPr>
              <w:t>Указывается код по бюджетной классификации для отражения операции на ЛС ГАИФ</w:t>
            </w:r>
          </w:p>
        </w:tc>
      </w:tr>
      <w:tr w:rsidR="00DC5693" w:rsidRPr="007036CE" w14:paraId="2C5E8A2E" w14:textId="77777777" w:rsidTr="00974EB0">
        <w:tc>
          <w:tcPr>
            <w:tcW w:w="1100" w:type="pct"/>
          </w:tcPr>
          <w:p w14:paraId="3C8FF30D" w14:textId="77777777" w:rsidR="00DC5693" w:rsidRPr="007036CE" w:rsidRDefault="00DC5693" w:rsidP="00DC5693">
            <w:pPr>
              <w:pStyle w:val="GOSTTablenorm"/>
              <w:rPr>
                <w:szCs w:val="22"/>
              </w:rPr>
            </w:pPr>
            <w:r w:rsidRPr="007036CE">
              <w:rPr>
                <w:szCs w:val="22"/>
              </w:rPr>
              <w:lastRenderedPageBreak/>
              <w:t>Тип КБК</w:t>
            </w:r>
          </w:p>
        </w:tc>
        <w:tc>
          <w:tcPr>
            <w:tcW w:w="734" w:type="pct"/>
          </w:tcPr>
          <w:p w14:paraId="796C03E6" w14:textId="77777777" w:rsidR="00DC5693" w:rsidRPr="007036CE" w:rsidRDefault="00DC5693" w:rsidP="00DC5693">
            <w:pPr>
              <w:pStyle w:val="GOSTTablenorm"/>
              <w:rPr>
                <w:szCs w:val="24"/>
                <w:lang w:val="en-US"/>
              </w:rPr>
            </w:pPr>
            <w:ins w:id="3942" w:author="Сатлер Марина Викторовна" w:date="2024-02-09T16:54:00Z">
              <w:r w:rsidRPr="007036CE">
                <w:rPr>
                  <w:b/>
                  <w:szCs w:val="24"/>
                  <w:lang w:val="en-US"/>
                </w:rPr>
                <w:t>SECTION_3</w:t>
              </w:r>
              <w:r w:rsidRPr="007036CE">
                <w:rPr>
                  <w:b/>
                  <w:szCs w:val="24"/>
                </w:rPr>
                <w:t>:</w:t>
              </w:r>
            </w:ins>
            <w:r w:rsidRPr="007036CE">
              <w:rPr>
                <w:szCs w:val="24"/>
              </w:rPr>
              <w:t>TYPEKBK</w:t>
            </w:r>
          </w:p>
        </w:tc>
        <w:tc>
          <w:tcPr>
            <w:tcW w:w="519" w:type="pct"/>
          </w:tcPr>
          <w:p w14:paraId="3FDE8804" w14:textId="77777777" w:rsidR="00DC5693" w:rsidRPr="007036CE" w:rsidRDefault="00DC5693" w:rsidP="00DC5693">
            <w:pPr>
              <w:pStyle w:val="GOSTTablenorm"/>
            </w:pPr>
            <w:r w:rsidRPr="007036CE">
              <w:rPr>
                <w:szCs w:val="22"/>
              </w:rPr>
              <w:t>Строка</w:t>
            </w:r>
          </w:p>
        </w:tc>
        <w:tc>
          <w:tcPr>
            <w:tcW w:w="300" w:type="pct"/>
          </w:tcPr>
          <w:p w14:paraId="5714C5DD" w14:textId="77777777" w:rsidR="00DC5693" w:rsidRPr="007036CE" w:rsidRDefault="00DC5693" w:rsidP="00DC5693">
            <w:pPr>
              <w:pStyle w:val="GOSTTablenorm"/>
            </w:pPr>
            <w:r w:rsidRPr="007036CE">
              <w:rPr>
                <w:szCs w:val="22"/>
              </w:rPr>
              <w:t>Да</w:t>
            </w:r>
          </w:p>
        </w:tc>
        <w:tc>
          <w:tcPr>
            <w:tcW w:w="308" w:type="pct"/>
          </w:tcPr>
          <w:p w14:paraId="52F782E8" w14:textId="77777777" w:rsidR="00DC5693" w:rsidRPr="007036CE" w:rsidRDefault="00DC5693" w:rsidP="00DC5693">
            <w:pPr>
              <w:pStyle w:val="GOSTTablenorm"/>
            </w:pPr>
            <w:r w:rsidRPr="007036CE">
              <w:rPr>
                <w:szCs w:val="22"/>
              </w:rPr>
              <w:t>=2</w:t>
            </w:r>
          </w:p>
        </w:tc>
        <w:tc>
          <w:tcPr>
            <w:tcW w:w="2039" w:type="pct"/>
          </w:tcPr>
          <w:p w14:paraId="7C65CD07" w14:textId="77777777" w:rsidR="00DC5693" w:rsidRPr="007036CE" w:rsidRDefault="00DC5693" w:rsidP="00DC5693">
            <w:pPr>
              <w:ind w:firstLine="30"/>
              <w:rPr>
                <w:sz w:val="22"/>
                <w:szCs w:val="22"/>
              </w:rPr>
            </w:pPr>
            <w:r w:rsidRPr="007036CE">
              <w:rPr>
                <w:sz w:val="22"/>
                <w:szCs w:val="22"/>
              </w:rPr>
              <w:t>Указывается тип кода по бюджетной классификации.</w:t>
            </w:r>
          </w:p>
          <w:p w14:paraId="68778212" w14:textId="77777777" w:rsidR="00DC5693" w:rsidRPr="007036CE" w:rsidRDefault="00DC5693" w:rsidP="00DC5693">
            <w:pPr>
              <w:ind w:firstLine="30"/>
              <w:rPr>
                <w:sz w:val="22"/>
                <w:szCs w:val="22"/>
              </w:rPr>
            </w:pPr>
            <w:r w:rsidRPr="007036CE">
              <w:rPr>
                <w:sz w:val="22"/>
                <w:szCs w:val="22"/>
              </w:rPr>
              <w:t>Возможные значения:</w:t>
            </w:r>
          </w:p>
          <w:p w14:paraId="4BC5E88C" w14:textId="119FF3F7" w:rsidR="00DC5693" w:rsidRPr="007036CE" w:rsidRDefault="00DC5693" w:rsidP="00DC5693">
            <w:pPr>
              <w:pStyle w:val="GOSTTableListMark1"/>
              <w:numPr>
                <w:ilvl w:val="0"/>
                <w:numId w:val="2"/>
              </w:numPr>
              <w:tabs>
                <w:tab w:val="clear" w:pos="369"/>
                <w:tab w:val="num" w:pos="340"/>
              </w:tabs>
              <w:ind w:left="340"/>
            </w:pPr>
            <w:r w:rsidRPr="007036CE">
              <w:t xml:space="preserve">«31» </w:t>
            </w:r>
            <w:r w:rsidR="00BE14C0" w:rsidRPr="007036CE">
              <w:t>–</w:t>
            </w:r>
            <w:r w:rsidRPr="007036CE">
              <w:t xml:space="preserve"> Внутренние источники;</w:t>
            </w:r>
          </w:p>
          <w:p w14:paraId="02770DF1" w14:textId="15D559BE" w:rsidR="00DC5693" w:rsidRPr="007036CE" w:rsidRDefault="00DC5693" w:rsidP="00DC5693">
            <w:pPr>
              <w:pStyle w:val="GOSTTableListMark1"/>
              <w:numPr>
                <w:ilvl w:val="0"/>
                <w:numId w:val="2"/>
              </w:numPr>
              <w:tabs>
                <w:tab w:val="clear" w:pos="369"/>
                <w:tab w:val="num" w:pos="340"/>
              </w:tabs>
              <w:ind w:left="340"/>
            </w:pPr>
            <w:r w:rsidRPr="007036CE">
              <w:t xml:space="preserve">«32» </w:t>
            </w:r>
            <w:r w:rsidR="00BE14C0" w:rsidRPr="007036CE">
              <w:t>–</w:t>
            </w:r>
            <w:r w:rsidRPr="007036CE">
              <w:t xml:space="preserve"> Внешние источники»</w:t>
            </w:r>
          </w:p>
        </w:tc>
      </w:tr>
      <w:tr w:rsidR="00DC5693" w:rsidRPr="007036CE" w14:paraId="38D78F62" w14:textId="77777777" w:rsidTr="00974EB0">
        <w:tc>
          <w:tcPr>
            <w:tcW w:w="1100" w:type="pct"/>
          </w:tcPr>
          <w:p w14:paraId="41E7BFF5" w14:textId="77777777" w:rsidR="00DC5693" w:rsidRPr="007036CE" w:rsidRDefault="00DC5693" w:rsidP="00DC5693">
            <w:pPr>
              <w:pStyle w:val="GOSTTablenorm"/>
              <w:rPr>
                <w:szCs w:val="22"/>
              </w:rPr>
            </w:pPr>
            <w:r w:rsidRPr="007036CE">
              <w:rPr>
                <w:szCs w:val="22"/>
              </w:rPr>
              <w:t>Номер лицевого счета</w:t>
            </w:r>
          </w:p>
        </w:tc>
        <w:tc>
          <w:tcPr>
            <w:tcW w:w="734" w:type="pct"/>
          </w:tcPr>
          <w:p w14:paraId="72BC0227" w14:textId="77777777" w:rsidR="00DC5693" w:rsidRPr="007036CE" w:rsidRDefault="00DC5693" w:rsidP="00DC5693">
            <w:pPr>
              <w:pStyle w:val="GOSTTablenorm"/>
              <w:rPr>
                <w:szCs w:val="24"/>
              </w:rPr>
            </w:pPr>
            <w:ins w:id="3943" w:author="Сатлер Марина Викторовна" w:date="2024-02-09T16:55:00Z">
              <w:r w:rsidRPr="007036CE">
                <w:rPr>
                  <w:b/>
                  <w:szCs w:val="24"/>
                  <w:lang w:val="en-US"/>
                </w:rPr>
                <w:t>SECTION_3</w:t>
              </w:r>
              <w:r w:rsidRPr="007036CE">
                <w:rPr>
                  <w:b/>
                  <w:szCs w:val="24"/>
                </w:rPr>
                <w:t>:</w:t>
              </w:r>
            </w:ins>
            <w:r w:rsidRPr="007036CE">
              <w:rPr>
                <w:szCs w:val="24"/>
                <w:lang w:val="en-US"/>
              </w:rPr>
              <w:t>PA</w:t>
            </w:r>
          </w:p>
        </w:tc>
        <w:tc>
          <w:tcPr>
            <w:tcW w:w="519" w:type="pct"/>
          </w:tcPr>
          <w:p w14:paraId="31AB7E71" w14:textId="77777777" w:rsidR="00DC5693" w:rsidRPr="007036CE" w:rsidRDefault="00DC5693" w:rsidP="00DC5693">
            <w:pPr>
              <w:pStyle w:val="GOSTTablenorm"/>
            </w:pPr>
            <w:r w:rsidRPr="007036CE">
              <w:rPr>
                <w:szCs w:val="22"/>
              </w:rPr>
              <w:t>Строка</w:t>
            </w:r>
          </w:p>
        </w:tc>
        <w:tc>
          <w:tcPr>
            <w:tcW w:w="300" w:type="pct"/>
          </w:tcPr>
          <w:p w14:paraId="1B1E7AA9" w14:textId="77777777" w:rsidR="00DC5693" w:rsidRPr="007036CE" w:rsidRDefault="00DC5693" w:rsidP="00DC5693">
            <w:pPr>
              <w:pStyle w:val="GOSTTablenorm"/>
            </w:pPr>
            <w:r w:rsidRPr="007036CE">
              <w:rPr>
                <w:szCs w:val="22"/>
              </w:rPr>
              <w:t>Да</w:t>
            </w:r>
          </w:p>
        </w:tc>
        <w:tc>
          <w:tcPr>
            <w:tcW w:w="308" w:type="pct"/>
          </w:tcPr>
          <w:p w14:paraId="7B54756A" w14:textId="77777777" w:rsidR="00DC5693" w:rsidRPr="007036CE" w:rsidRDefault="00DC5693" w:rsidP="00DC5693">
            <w:pPr>
              <w:pStyle w:val="GOSTTablenorm"/>
            </w:pPr>
            <w:r w:rsidRPr="007036CE">
              <w:rPr>
                <w:szCs w:val="22"/>
              </w:rPr>
              <w:t>=11</w:t>
            </w:r>
          </w:p>
        </w:tc>
        <w:tc>
          <w:tcPr>
            <w:tcW w:w="2039" w:type="pct"/>
          </w:tcPr>
          <w:p w14:paraId="72296368" w14:textId="77777777" w:rsidR="00DC5693" w:rsidRPr="007036CE" w:rsidRDefault="00DC5693" w:rsidP="00DC5693">
            <w:pPr>
              <w:pStyle w:val="GOSTTablenorm"/>
            </w:pPr>
            <w:r w:rsidRPr="007036CE">
              <w:rPr>
                <w:szCs w:val="22"/>
              </w:rPr>
              <w:t>Указывается номер лицевого счета ГАИФ</w:t>
            </w:r>
          </w:p>
        </w:tc>
      </w:tr>
      <w:tr w:rsidR="00DC5693" w:rsidRPr="007036CE" w14:paraId="69153BC1" w14:textId="77777777" w:rsidTr="00974EB0">
        <w:tc>
          <w:tcPr>
            <w:tcW w:w="1100" w:type="pct"/>
          </w:tcPr>
          <w:p w14:paraId="40A46D28" w14:textId="77777777" w:rsidR="00DC5693" w:rsidRPr="007036CE" w:rsidRDefault="00DC5693" w:rsidP="00DC5693">
            <w:pPr>
              <w:pStyle w:val="GOSTTablenorm"/>
              <w:rPr>
                <w:szCs w:val="22"/>
              </w:rPr>
            </w:pPr>
            <w:r w:rsidRPr="007036CE">
              <w:rPr>
                <w:szCs w:val="22"/>
              </w:rPr>
              <w:t>Контур</w:t>
            </w:r>
          </w:p>
        </w:tc>
        <w:tc>
          <w:tcPr>
            <w:tcW w:w="734" w:type="pct"/>
          </w:tcPr>
          <w:p w14:paraId="7EFC671A" w14:textId="77777777" w:rsidR="00DC5693" w:rsidRPr="007036CE" w:rsidRDefault="00DC5693" w:rsidP="00DC5693">
            <w:pPr>
              <w:pStyle w:val="GOSTTablenorm"/>
              <w:rPr>
                <w:szCs w:val="24"/>
                <w:lang w:val="en-US"/>
              </w:rPr>
            </w:pPr>
            <w:ins w:id="3944" w:author="Сатлер Марина Викторовна" w:date="2024-02-09T16:55:00Z">
              <w:r w:rsidRPr="007036CE">
                <w:rPr>
                  <w:b/>
                  <w:szCs w:val="24"/>
                  <w:lang w:val="en-US"/>
                </w:rPr>
                <w:t>SECTION_3</w:t>
              </w:r>
              <w:r w:rsidRPr="007036CE">
                <w:rPr>
                  <w:b/>
                  <w:szCs w:val="24"/>
                </w:rPr>
                <w:t>:</w:t>
              </w:r>
            </w:ins>
            <w:r w:rsidRPr="007036CE">
              <w:rPr>
                <w:szCs w:val="22"/>
                <w:lang w:val="en-US"/>
              </w:rPr>
              <w:t>CONTUR</w:t>
            </w:r>
          </w:p>
        </w:tc>
        <w:tc>
          <w:tcPr>
            <w:tcW w:w="519" w:type="pct"/>
          </w:tcPr>
          <w:p w14:paraId="340C4CE7" w14:textId="77777777" w:rsidR="00DC5693" w:rsidRPr="007036CE" w:rsidRDefault="00DC5693" w:rsidP="00DC5693">
            <w:pPr>
              <w:pStyle w:val="GOSTTablenorm"/>
            </w:pPr>
            <w:ins w:id="3945" w:author="Сатлер Марина Викторовна" w:date="2024-02-28T19:04:00Z">
              <w:r w:rsidRPr="007036CE">
                <w:rPr>
                  <w:szCs w:val="22"/>
                </w:rPr>
                <w:t>Строка</w:t>
              </w:r>
            </w:ins>
          </w:p>
        </w:tc>
        <w:tc>
          <w:tcPr>
            <w:tcW w:w="300" w:type="pct"/>
          </w:tcPr>
          <w:p w14:paraId="56EF0884" w14:textId="77777777" w:rsidR="00DC5693" w:rsidRPr="007036CE" w:rsidRDefault="00DC5693" w:rsidP="00DC5693">
            <w:pPr>
              <w:pStyle w:val="GOSTTablenorm"/>
            </w:pPr>
            <w:r w:rsidRPr="007036CE">
              <w:rPr>
                <w:szCs w:val="22"/>
              </w:rPr>
              <w:t>Да</w:t>
            </w:r>
          </w:p>
        </w:tc>
        <w:tc>
          <w:tcPr>
            <w:tcW w:w="308" w:type="pct"/>
          </w:tcPr>
          <w:p w14:paraId="2B269E8D" w14:textId="77777777" w:rsidR="00DC5693" w:rsidRPr="007036CE" w:rsidRDefault="00DC5693" w:rsidP="00DC5693">
            <w:pPr>
              <w:pStyle w:val="GOSTTablenorm"/>
            </w:pPr>
            <w:r w:rsidRPr="007036CE">
              <w:rPr>
                <w:szCs w:val="22"/>
              </w:rPr>
              <w:t>=1</w:t>
            </w:r>
          </w:p>
        </w:tc>
        <w:tc>
          <w:tcPr>
            <w:tcW w:w="2039" w:type="pct"/>
          </w:tcPr>
          <w:p w14:paraId="039D3E99" w14:textId="77777777" w:rsidR="00DC5693" w:rsidRPr="007036CE" w:rsidRDefault="00DC5693" w:rsidP="00DC5693">
            <w:pPr>
              <w:pStyle w:val="GOSTTablenorm"/>
              <w:rPr>
                <w:szCs w:val="22"/>
              </w:rPr>
            </w:pPr>
            <w:r w:rsidRPr="007036CE">
              <w:rPr>
                <w:szCs w:val="22"/>
              </w:rPr>
              <w:t>Указывается код контура, в котором проводится операция.</w:t>
            </w:r>
          </w:p>
          <w:p w14:paraId="42772FF9" w14:textId="77777777" w:rsidR="00DC5693" w:rsidRPr="007036CE" w:rsidRDefault="00DC5693" w:rsidP="00DC5693">
            <w:pPr>
              <w:pStyle w:val="GOSTTablenorm"/>
              <w:rPr>
                <w:szCs w:val="22"/>
              </w:rPr>
            </w:pPr>
            <w:r w:rsidRPr="007036CE">
              <w:rPr>
                <w:szCs w:val="22"/>
              </w:rPr>
              <w:t>Возможные значения:</w:t>
            </w:r>
          </w:p>
          <w:p w14:paraId="71784CBB" w14:textId="77777777" w:rsidR="00DC5693" w:rsidRPr="007036CE" w:rsidRDefault="00DC5693" w:rsidP="00DC5693">
            <w:pPr>
              <w:pStyle w:val="GOSTTableListMark1"/>
              <w:numPr>
                <w:ilvl w:val="0"/>
                <w:numId w:val="2"/>
              </w:numPr>
            </w:pPr>
            <w:r w:rsidRPr="007036CE">
              <w:t>«</w:t>
            </w:r>
            <w:ins w:id="3946" w:author="Сатлер Марина Викторовна" w:date="2024-02-28T18:39:00Z">
              <w:r w:rsidRPr="007036CE">
                <w:rPr>
                  <w:lang w:val="en-US"/>
                </w:rPr>
                <w:t>O</w:t>
              </w:r>
            </w:ins>
            <w:r w:rsidRPr="007036CE">
              <w:t xml:space="preserve">» </w:t>
            </w:r>
            <w:r w:rsidRPr="007036CE">
              <w:rPr>
                <w:lang w:val="en-US"/>
              </w:rPr>
              <w:t xml:space="preserve">– </w:t>
            </w:r>
            <w:r w:rsidRPr="007036CE">
              <w:t>открытый;</w:t>
            </w:r>
          </w:p>
          <w:p w14:paraId="2F2483A4" w14:textId="77777777" w:rsidR="00DC5693" w:rsidRPr="007036CE" w:rsidRDefault="00DC5693" w:rsidP="00DC5693">
            <w:pPr>
              <w:pStyle w:val="GOSTTableListMark1"/>
              <w:numPr>
                <w:ilvl w:val="0"/>
                <w:numId w:val="2"/>
              </w:numPr>
            </w:pPr>
            <w:r w:rsidRPr="007036CE">
              <w:t>«</w:t>
            </w:r>
            <w:r w:rsidRPr="007036CE">
              <w:rPr>
                <w:lang w:val="en-US"/>
              </w:rPr>
              <w:t>S</w:t>
            </w:r>
            <w:r w:rsidRPr="007036CE">
              <w:t>»</w:t>
            </w:r>
            <w:r w:rsidRPr="007036CE">
              <w:rPr>
                <w:lang w:val="en-US"/>
              </w:rPr>
              <w:t xml:space="preserve"> – </w:t>
            </w:r>
            <w:r w:rsidRPr="007036CE">
              <w:t>защищенный;</w:t>
            </w:r>
          </w:p>
          <w:p w14:paraId="26DAFF06" w14:textId="77777777" w:rsidR="00DC5693" w:rsidRPr="007036CE" w:rsidRDefault="00DC5693" w:rsidP="00DC5693">
            <w:pPr>
              <w:pStyle w:val="GOSTTableListMark1"/>
              <w:numPr>
                <w:ilvl w:val="0"/>
                <w:numId w:val="2"/>
              </w:numPr>
            </w:pPr>
            <w:r w:rsidRPr="007036CE">
              <w:t>«1» – открытый;</w:t>
            </w:r>
          </w:p>
          <w:p w14:paraId="3A7657DB" w14:textId="77777777" w:rsidR="00DC5693" w:rsidRPr="007036CE" w:rsidRDefault="00DC5693" w:rsidP="00DC5693">
            <w:pPr>
              <w:pStyle w:val="GOSTTableListMark1"/>
              <w:numPr>
                <w:ilvl w:val="0"/>
                <w:numId w:val="2"/>
              </w:numPr>
            </w:pPr>
            <w:r w:rsidRPr="007036CE">
              <w:t>«2» – защищенный</w:t>
            </w:r>
          </w:p>
        </w:tc>
      </w:tr>
      <w:tr w:rsidR="00DC5693" w:rsidRPr="007036CE" w14:paraId="16BF8699" w14:textId="77777777" w:rsidTr="00974EB0">
        <w:tc>
          <w:tcPr>
            <w:tcW w:w="1100" w:type="pct"/>
          </w:tcPr>
          <w:p w14:paraId="6EA25B17" w14:textId="77777777" w:rsidR="00DC5693" w:rsidRPr="007036CE" w:rsidRDefault="00DC5693" w:rsidP="00DC5693">
            <w:pPr>
              <w:pStyle w:val="GOSTTablenorm"/>
              <w:rPr>
                <w:szCs w:val="22"/>
              </w:rPr>
            </w:pPr>
            <w:ins w:id="3947" w:author="Сатлер Марина Викторовна" w:date="2024-02-13T16:00:00Z">
              <w:r w:rsidRPr="007036CE">
                <w:t>Сумма на текущий год</w:t>
              </w:r>
            </w:ins>
          </w:p>
        </w:tc>
        <w:tc>
          <w:tcPr>
            <w:tcW w:w="734" w:type="pct"/>
          </w:tcPr>
          <w:p w14:paraId="658D647C" w14:textId="77777777" w:rsidR="00DC5693" w:rsidRPr="007036CE" w:rsidRDefault="00DC5693" w:rsidP="00DC5693">
            <w:pPr>
              <w:pStyle w:val="GOSTTablenorm"/>
              <w:rPr>
                <w:szCs w:val="22"/>
                <w:lang w:val="en-US"/>
              </w:rPr>
            </w:pPr>
            <w:ins w:id="3948" w:author="Сатлер Марина Викторовна" w:date="2024-02-09T16:55:00Z">
              <w:r w:rsidRPr="007036CE">
                <w:rPr>
                  <w:b/>
                  <w:szCs w:val="24"/>
                  <w:lang w:val="en-US"/>
                </w:rPr>
                <w:t>SECTION_3</w:t>
              </w:r>
              <w:r w:rsidRPr="007036CE">
                <w:rPr>
                  <w:b/>
                  <w:szCs w:val="24"/>
                </w:rPr>
                <w:t>:</w:t>
              </w:r>
            </w:ins>
            <w:r w:rsidRPr="007036CE">
              <w:rPr>
                <w:szCs w:val="22"/>
              </w:rPr>
              <w:t>SUM_1</w:t>
            </w:r>
          </w:p>
        </w:tc>
        <w:tc>
          <w:tcPr>
            <w:tcW w:w="519" w:type="pct"/>
          </w:tcPr>
          <w:p w14:paraId="7C54CEDF" w14:textId="77777777" w:rsidR="00DC5693" w:rsidRPr="007036CE" w:rsidRDefault="00DC5693" w:rsidP="00DC5693">
            <w:pPr>
              <w:pStyle w:val="GOSTTablenorm"/>
            </w:pPr>
            <w:r w:rsidRPr="007036CE">
              <w:rPr>
                <w:szCs w:val="22"/>
              </w:rPr>
              <w:t>Сумма</w:t>
            </w:r>
          </w:p>
        </w:tc>
        <w:tc>
          <w:tcPr>
            <w:tcW w:w="300" w:type="pct"/>
          </w:tcPr>
          <w:p w14:paraId="5C913B71" w14:textId="77777777" w:rsidR="00DC5693" w:rsidRPr="007036CE" w:rsidRDefault="00DC5693" w:rsidP="00DC5693">
            <w:pPr>
              <w:pStyle w:val="GOSTTablenorm"/>
            </w:pPr>
            <w:r w:rsidRPr="007036CE">
              <w:rPr>
                <w:szCs w:val="22"/>
              </w:rPr>
              <w:t>Да</w:t>
            </w:r>
          </w:p>
        </w:tc>
        <w:tc>
          <w:tcPr>
            <w:tcW w:w="308" w:type="pct"/>
          </w:tcPr>
          <w:p w14:paraId="4AA256C3" w14:textId="77777777" w:rsidR="00DC5693" w:rsidRPr="007036CE" w:rsidRDefault="00DC5693" w:rsidP="00DC5693">
            <w:pPr>
              <w:pStyle w:val="GOSTTablenorm"/>
            </w:pPr>
          </w:p>
        </w:tc>
        <w:tc>
          <w:tcPr>
            <w:tcW w:w="2039" w:type="pct"/>
          </w:tcPr>
          <w:p w14:paraId="50E74238" w14:textId="77777777" w:rsidR="00DC5693" w:rsidRPr="007036CE" w:rsidDel="00136FA2" w:rsidRDefault="00DC5693" w:rsidP="00136FA2">
            <w:pPr>
              <w:pStyle w:val="GOSTTablenorm"/>
              <w:rPr>
                <w:del w:id="3949" w:author="Сатлер Марина Викторовна" w:date="2024-07-05T16:58:00Z"/>
              </w:rPr>
            </w:pPr>
            <w:r w:rsidRPr="007036CE">
              <w:t>Указывается сумма на текущий финансовый год</w:t>
            </w:r>
            <w:del w:id="3950" w:author="Сатлер Марина Викторовна" w:date="2024-07-05T16:58:00Z">
              <w:r w:rsidRPr="007036CE" w:rsidDel="00136FA2">
                <w:delText xml:space="preserve"> при доведении на текущий бюджетный цикл.</w:delText>
              </w:r>
            </w:del>
          </w:p>
          <w:p w14:paraId="52E42DD8" w14:textId="77777777" w:rsidR="00DC5693" w:rsidRPr="007036CE" w:rsidRDefault="00DC5693" w:rsidP="00136FA2">
            <w:pPr>
              <w:pStyle w:val="GOSTTablenorm"/>
            </w:pPr>
            <w:del w:id="3951" w:author="Сатлер Марина Викторовна" w:date="2024-07-05T16:58:00Z">
              <w:r w:rsidRPr="007036CE" w:rsidDel="00136FA2">
                <w:delText>Указывается значение «0.00» при доведении на новый бюджетный цикл.</w:delText>
              </w:r>
            </w:del>
          </w:p>
        </w:tc>
      </w:tr>
      <w:tr w:rsidR="00DC5693" w:rsidRPr="007036CE" w:rsidDel="00136FA2" w14:paraId="5F562942" w14:textId="77777777" w:rsidTr="00974EB0">
        <w:trPr>
          <w:del w:id="3952" w:author="Сатлер Марина Викторовна" w:date="2024-07-05T16:58:00Z"/>
        </w:trPr>
        <w:tc>
          <w:tcPr>
            <w:tcW w:w="1100" w:type="pct"/>
          </w:tcPr>
          <w:p w14:paraId="4C9B47DD" w14:textId="77777777" w:rsidR="00DC5693" w:rsidRPr="007036CE" w:rsidDel="00136FA2" w:rsidRDefault="00DC5693" w:rsidP="00DC5693">
            <w:pPr>
              <w:pStyle w:val="GOSTTablenorm"/>
              <w:rPr>
                <w:del w:id="3953" w:author="Сатлер Марина Викторовна" w:date="2024-07-05T16:58:00Z"/>
                <w:szCs w:val="22"/>
              </w:rPr>
            </w:pPr>
            <w:bookmarkStart w:id="3954" w:name="_Toc173151548"/>
            <w:bookmarkStart w:id="3955" w:name="_Toc173746143"/>
            <w:bookmarkStart w:id="3956" w:name="_Toc175760755"/>
            <w:bookmarkStart w:id="3957" w:name="_Toc189429772"/>
            <w:bookmarkStart w:id="3958" w:name="_Toc222927482"/>
            <w:bookmarkStart w:id="3959" w:name="_Toc222927873"/>
            <w:bookmarkEnd w:id="3954"/>
            <w:bookmarkEnd w:id="3955"/>
            <w:bookmarkEnd w:id="3956"/>
            <w:bookmarkEnd w:id="3957"/>
            <w:bookmarkEnd w:id="3958"/>
            <w:bookmarkEnd w:id="3959"/>
          </w:p>
        </w:tc>
        <w:tc>
          <w:tcPr>
            <w:tcW w:w="734" w:type="pct"/>
          </w:tcPr>
          <w:p w14:paraId="7C20D088" w14:textId="77777777" w:rsidR="00DC5693" w:rsidRPr="007036CE" w:rsidDel="00136FA2" w:rsidRDefault="00DC5693" w:rsidP="00DC5693">
            <w:pPr>
              <w:pStyle w:val="GOSTTablenorm"/>
              <w:rPr>
                <w:del w:id="3960" w:author="Сатлер Марина Викторовна" w:date="2024-07-05T16:58:00Z"/>
                <w:szCs w:val="22"/>
              </w:rPr>
            </w:pPr>
            <w:del w:id="3961" w:author="Сатлер Марина Викторовна" w:date="2024-07-05T16:58:00Z">
              <w:r w:rsidRPr="007036CE" w:rsidDel="00136FA2">
                <w:rPr>
                  <w:szCs w:val="22"/>
                </w:rPr>
                <w:delText>SUM_2</w:delText>
              </w:r>
              <w:bookmarkStart w:id="3962" w:name="_Toc173151549"/>
              <w:bookmarkStart w:id="3963" w:name="_Toc173746144"/>
              <w:bookmarkStart w:id="3964" w:name="_Toc175760756"/>
              <w:bookmarkStart w:id="3965" w:name="_Toc189429773"/>
              <w:bookmarkStart w:id="3966" w:name="_Toc222927483"/>
              <w:bookmarkStart w:id="3967" w:name="_Toc222927874"/>
              <w:bookmarkEnd w:id="3962"/>
              <w:bookmarkEnd w:id="3963"/>
              <w:bookmarkEnd w:id="3964"/>
              <w:bookmarkEnd w:id="3965"/>
              <w:bookmarkEnd w:id="3966"/>
              <w:bookmarkEnd w:id="3967"/>
            </w:del>
          </w:p>
        </w:tc>
        <w:tc>
          <w:tcPr>
            <w:tcW w:w="519" w:type="pct"/>
          </w:tcPr>
          <w:p w14:paraId="11ECFD27" w14:textId="77777777" w:rsidR="00DC5693" w:rsidRPr="007036CE" w:rsidDel="00136FA2" w:rsidRDefault="00DC5693" w:rsidP="00DC5693">
            <w:pPr>
              <w:pStyle w:val="GOSTTablenorm"/>
              <w:rPr>
                <w:del w:id="3968" w:author="Сатлер Марина Викторовна" w:date="2024-07-05T16:58:00Z"/>
              </w:rPr>
            </w:pPr>
            <w:del w:id="3969" w:author="Сатлер Марина Викторовна" w:date="2024-07-05T16:58:00Z">
              <w:r w:rsidRPr="007036CE" w:rsidDel="00136FA2">
                <w:rPr>
                  <w:szCs w:val="22"/>
                </w:rPr>
                <w:delText>Сумма</w:delText>
              </w:r>
              <w:bookmarkStart w:id="3970" w:name="_Toc173151550"/>
              <w:bookmarkStart w:id="3971" w:name="_Toc173746145"/>
              <w:bookmarkStart w:id="3972" w:name="_Toc175760757"/>
              <w:bookmarkStart w:id="3973" w:name="_Toc189429774"/>
              <w:bookmarkStart w:id="3974" w:name="_Toc222927484"/>
              <w:bookmarkStart w:id="3975" w:name="_Toc222927875"/>
              <w:bookmarkEnd w:id="3970"/>
              <w:bookmarkEnd w:id="3971"/>
              <w:bookmarkEnd w:id="3972"/>
              <w:bookmarkEnd w:id="3973"/>
              <w:bookmarkEnd w:id="3974"/>
              <w:bookmarkEnd w:id="3975"/>
            </w:del>
          </w:p>
        </w:tc>
        <w:tc>
          <w:tcPr>
            <w:tcW w:w="300" w:type="pct"/>
          </w:tcPr>
          <w:p w14:paraId="4BB86B81" w14:textId="77777777" w:rsidR="00DC5693" w:rsidRPr="007036CE" w:rsidDel="00136FA2" w:rsidRDefault="00DC5693" w:rsidP="00DC5693">
            <w:pPr>
              <w:pStyle w:val="GOSTTablenorm"/>
              <w:rPr>
                <w:del w:id="3976" w:author="Сатлер Марина Викторовна" w:date="2024-07-05T16:58:00Z"/>
              </w:rPr>
            </w:pPr>
            <w:del w:id="3977" w:author="Сатлер Марина Викторовна" w:date="2024-07-05T16:58:00Z">
              <w:r w:rsidRPr="007036CE" w:rsidDel="00136FA2">
                <w:rPr>
                  <w:szCs w:val="22"/>
                </w:rPr>
                <w:delText>Да</w:delText>
              </w:r>
              <w:bookmarkStart w:id="3978" w:name="_Toc173151551"/>
              <w:bookmarkStart w:id="3979" w:name="_Toc173746146"/>
              <w:bookmarkStart w:id="3980" w:name="_Toc175760758"/>
              <w:bookmarkStart w:id="3981" w:name="_Toc189429775"/>
              <w:bookmarkStart w:id="3982" w:name="_Toc222927485"/>
              <w:bookmarkStart w:id="3983" w:name="_Toc222927876"/>
              <w:bookmarkEnd w:id="3978"/>
              <w:bookmarkEnd w:id="3979"/>
              <w:bookmarkEnd w:id="3980"/>
              <w:bookmarkEnd w:id="3981"/>
              <w:bookmarkEnd w:id="3982"/>
              <w:bookmarkEnd w:id="3983"/>
            </w:del>
          </w:p>
        </w:tc>
        <w:tc>
          <w:tcPr>
            <w:tcW w:w="308" w:type="pct"/>
          </w:tcPr>
          <w:p w14:paraId="7D00FF63" w14:textId="77777777" w:rsidR="00DC5693" w:rsidRPr="007036CE" w:rsidDel="00136FA2" w:rsidRDefault="00DC5693" w:rsidP="00DC5693">
            <w:pPr>
              <w:pStyle w:val="GOSTTablenorm"/>
              <w:rPr>
                <w:del w:id="3984" w:author="Сатлер Марина Викторовна" w:date="2024-07-05T16:58:00Z"/>
              </w:rPr>
            </w:pPr>
            <w:bookmarkStart w:id="3985" w:name="_Toc173151552"/>
            <w:bookmarkStart w:id="3986" w:name="_Toc173746147"/>
            <w:bookmarkStart w:id="3987" w:name="_Toc175760759"/>
            <w:bookmarkStart w:id="3988" w:name="_Toc189429776"/>
            <w:bookmarkStart w:id="3989" w:name="_Toc222927486"/>
            <w:bookmarkStart w:id="3990" w:name="_Toc222927877"/>
            <w:bookmarkEnd w:id="3985"/>
            <w:bookmarkEnd w:id="3986"/>
            <w:bookmarkEnd w:id="3987"/>
            <w:bookmarkEnd w:id="3988"/>
            <w:bookmarkEnd w:id="3989"/>
            <w:bookmarkEnd w:id="3990"/>
          </w:p>
        </w:tc>
        <w:tc>
          <w:tcPr>
            <w:tcW w:w="2039" w:type="pct"/>
          </w:tcPr>
          <w:p w14:paraId="2A527CC4" w14:textId="77777777" w:rsidR="00DC5693" w:rsidRPr="007036CE" w:rsidDel="00136FA2" w:rsidRDefault="00DC5693" w:rsidP="00DC5693">
            <w:pPr>
              <w:pStyle w:val="GOSTTablenorm"/>
              <w:rPr>
                <w:del w:id="3991" w:author="Сатлер Марина Викторовна" w:date="2024-07-05T16:58:00Z"/>
              </w:rPr>
            </w:pPr>
            <w:del w:id="3992" w:author="Сатлер Марина Викторовна" w:date="2024-07-05T16:58:00Z">
              <w:r w:rsidRPr="007036CE" w:rsidDel="00136FA2">
                <w:delText>Указывается сумма на 1-й плановый год при доведении на текущий бюджетный цикл.</w:delText>
              </w:r>
              <w:bookmarkStart w:id="3993" w:name="_Toc173151553"/>
              <w:bookmarkStart w:id="3994" w:name="_Toc173746148"/>
              <w:bookmarkStart w:id="3995" w:name="_Toc175760760"/>
              <w:bookmarkStart w:id="3996" w:name="_Toc189429777"/>
              <w:bookmarkStart w:id="3997" w:name="_Toc222927487"/>
              <w:bookmarkStart w:id="3998" w:name="_Toc222927878"/>
              <w:bookmarkEnd w:id="3993"/>
              <w:bookmarkEnd w:id="3994"/>
              <w:bookmarkEnd w:id="3995"/>
              <w:bookmarkEnd w:id="3996"/>
              <w:bookmarkEnd w:id="3997"/>
              <w:bookmarkEnd w:id="3998"/>
            </w:del>
          </w:p>
          <w:p w14:paraId="39893229" w14:textId="77777777" w:rsidR="00DC5693" w:rsidRPr="007036CE" w:rsidDel="00136FA2" w:rsidRDefault="00DC5693" w:rsidP="00DC5693">
            <w:pPr>
              <w:pStyle w:val="GOSTTablenorm"/>
              <w:rPr>
                <w:del w:id="3999" w:author="Сатлер Марина Викторовна" w:date="2024-07-05T16:58:00Z"/>
              </w:rPr>
            </w:pPr>
            <w:del w:id="4000" w:author="Сатлер Марина Викторовна" w:date="2024-07-05T16:58:00Z">
              <w:r w:rsidRPr="007036CE" w:rsidDel="00136FA2">
                <w:delText>Указывается сумма на текущий финансовый год при доведении на новый бюджетный цикл</w:delText>
              </w:r>
              <w:bookmarkStart w:id="4001" w:name="_Toc173151554"/>
              <w:bookmarkStart w:id="4002" w:name="_Toc173746149"/>
              <w:bookmarkStart w:id="4003" w:name="_Toc175760761"/>
              <w:bookmarkStart w:id="4004" w:name="_Toc189429778"/>
              <w:bookmarkStart w:id="4005" w:name="_Toc222927488"/>
              <w:bookmarkStart w:id="4006" w:name="_Toc222927879"/>
              <w:bookmarkEnd w:id="4001"/>
              <w:bookmarkEnd w:id="4002"/>
              <w:bookmarkEnd w:id="4003"/>
              <w:bookmarkEnd w:id="4004"/>
              <w:bookmarkEnd w:id="4005"/>
              <w:bookmarkEnd w:id="4006"/>
            </w:del>
          </w:p>
        </w:tc>
        <w:bookmarkStart w:id="4007" w:name="_Toc173151555"/>
        <w:bookmarkStart w:id="4008" w:name="_Toc173746150"/>
        <w:bookmarkStart w:id="4009" w:name="_Toc175760762"/>
        <w:bookmarkStart w:id="4010" w:name="_Toc189429779"/>
        <w:bookmarkStart w:id="4011" w:name="_Toc222927489"/>
        <w:bookmarkStart w:id="4012" w:name="_Toc222927880"/>
        <w:bookmarkEnd w:id="4007"/>
        <w:bookmarkEnd w:id="4008"/>
        <w:bookmarkEnd w:id="4009"/>
        <w:bookmarkEnd w:id="4010"/>
        <w:bookmarkEnd w:id="4011"/>
        <w:bookmarkEnd w:id="4012"/>
      </w:tr>
    </w:tbl>
    <w:p w14:paraId="0779A511" w14:textId="77777777" w:rsidR="00126A7A" w:rsidRPr="007036CE" w:rsidRDefault="002C39E1" w:rsidP="00DE0449">
      <w:pPr>
        <w:pStyle w:val="51"/>
      </w:pPr>
      <w:bookmarkStart w:id="4013" w:name="_Toc222927881"/>
      <w:commentRangeStart w:id="4014"/>
      <w:r w:rsidRPr="007036CE">
        <w:t xml:space="preserve">Пример </w:t>
      </w:r>
      <w:commentRangeEnd w:id="4014"/>
      <w:r w:rsidRPr="007036CE">
        <w:rPr>
          <w:rStyle w:val="afff4"/>
          <w:sz w:val="24"/>
          <w:szCs w:val="26"/>
        </w:rPr>
        <w:commentReference w:id="4014"/>
      </w:r>
      <w:r w:rsidRPr="007036CE">
        <w:t>запроса по документу «Бюджетные ассигнования и лимиты бюджетных обязательств в период временного управления федеральным бюджетом» (ф. 0501062) DBD_BA_LBO_TempControl</w:t>
      </w:r>
      <w:bookmarkEnd w:id="4013"/>
    </w:p>
    <w:p w14:paraId="60BE39B7" w14:textId="77777777" w:rsidR="000B1DDE" w:rsidRPr="007036CE" w:rsidRDefault="000B1DDE" w:rsidP="000B1DDE">
      <w:pPr>
        <w:pStyle w:val="GOSTScript"/>
      </w:pPr>
      <w:r w:rsidRPr="007036CE">
        <w:t>{</w:t>
      </w:r>
    </w:p>
    <w:p w14:paraId="7CB918B0" w14:textId="77777777" w:rsidR="000B1DDE" w:rsidRPr="007036CE" w:rsidRDefault="000B1DDE" w:rsidP="000B1DDE">
      <w:pPr>
        <w:pStyle w:val="GOSTScript"/>
      </w:pPr>
      <w:r w:rsidRPr="007036CE">
        <w:tab/>
        <w:t>"header": {</w:t>
      </w:r>
    </w:p>
    <w:p w14:paraId="63F517C3" w14:textId="77777777" w:rsidR="000B1DDE" w:rsidRPr="007036CE" w:rsidRDefault="000B1DDE" w:rsidP="000B1DDE">
      <w:pPr>
        <w:pStyle w:val="GOSTScript"/>
      </w:pPr>
      <w:r w:rsidRPr="007036CE">
        <w:tab/>
      </w:r>
      <w:r w:rsidRPr="007036CE">
        <w:tab/>
        <w:t>"Source": "</w:t>
      </w:r>
      <w:del w:id="4015" w:author="Сатлер Марина Викторовна" w:date="2024-09-25T17:35:00Z">
        <w:r w:rsidRPr="007036CE" w:rsidDel="00106EBC">
          <w:delText>EXP05</w:delText>
        </w:r>
      </w:del>
      <w:ins w:id="4016" w:author="Сатлер Марина Викторовна" w:date="2024-09-25T17:35:00Z">
        <w:r w:rsidR="00106EBC" w:rsidRPr="007036CE">
          <w:t>EXP01</w:t>
        </w:r>
      </w:ins>
      <w:r w:rsidRPr="007036CE">
        <w:t>",</w:t>
      </w:r>
    </w:p>
    <w:p w14:paraId="4C9D8F8C" w14:textId="77777777" w:rsidR="000B1DDE" w:rsidRPr="007036CE" w:rsidRDefault="000B1DDE" w:rsidP="000B1DDE">
      <w:pPr>
        <w:pStyle w:val="GOSTScript"/>
      </w:pPr>
      <w:r w:rsidRPr="007036CE">
        <w:tab/>
      </w:r>
      <w:r w:rsidRPr="007036CE">
        <w:tab/>
        <w:t>"ReqDateTime": "2024-02-05 10:37:22",</w:t>
      </w:r>
    </w:p>
    <w:p w14:paraId="5398C36D" w14:textId="77777777" w:rsidR="000B1DDE" w:rsidRPr="007036CE" w:rsidRDefault="000B1DDE" w:rsidP="000B1DDE">
      <w:pPr>
        <w:pStyle w:val="GOSTScript"/>
      </w:pPr>
      <w:r w:rsidRPr="007036CE">
        <w:lastRenderedPageBreak/>
        <w:tab/>
      </w:r>
      <w:r w:rsidRPr="007036CE">
        <w:tab/>
        <w:t>"Version": "1.0",</w:t>
      </w:r>
    </w:p>
    <w:p w14:paraId="268E1713" w14:textId="77777777" w:rsidR="000B1DDE" w:rsidRPr="007036CE" w:rsidRDefault="000B1DDE" w:rsidP="000B1DDE">
      <w:pPr>
        <w:pStyle w:val="GOSTScript"/>
      </w:pPr>
      <w:r w:rsidRPr="007036CE">
        <w:tab/>
      </w:r>
      <w:r w:rsidRPr="007036CE">
        <w:tab/>
        <w:t>"Params": [</w:t>
      </w:r>
    </w:p>
    <w:p w14:paraId="3417EBA6" w14:textId="77777777" w:rsidR="000B1DDE" w:rsidRPr="007036CE" w:rsidRDefault="000B1DDE" w:rsidP="000B1DDE">
      <w:pPr>
        <w:pStyle w:val="GOSTScript"/>
      </w:pPr>
      <w:r w:rsidRPr="007036CE">
        <w:tab/>
      </w:r>
      <w:r w:rsidRPr="007036CE">
        <w:tab/>
      </w:r>
      <w:r w:rsidRPr="007036CE">
        <w:tab/>
        <w:t>{</w:t>
      </w:r>
    </w:p>
    <w:p w14:paraId="14B81E8B" w14:textId="77777777" w:rsidR="000B1DDE" w:rsidRPr="007036CE" w:rsidRDefault="000B1DDE" w:rsidP="000B1DDE">
      <w:pPr>
        <w:pStyle w:val="GOSTScript"/>
      </w:pPr>
      <w:r w:rsidRPr="007036CE">
        <w:tab/>
      </w:r>
      <w:r w:rsidRPr="007036CE">
        <w:tab/>
      </w:r>
      <w:r w:rsidRPr="007036CE">
        <w:tab/>
      </w:r>
      <w:r w:rsidRPr="007036CE">
        <w:tab/>
        <w:t>"param": "example",</w:t>
      </w:r>
    </w:p>
    <w:p w14:paraId="767868CC" w14:textId="77777777" w:rsidR="000B1DDE" w:rsidRPr="007036CE" w:rsidRDefault="000B1DDE" w:rsidP="000B1DDE">
      <w:pPr>
        <w:pStyle w:val="GOSTScript"/>
      </w:pPr>
      <w:r w:rsidRPr="007036CE">
        <w:tab/>
      </w:r>
      <w:r w:rsidRPr="007036CE">
        <w:tab/>
      </w:r>
      <w:r w:rsidRPr="007036CE">
        <w:tab/>
      </w:r>
      <w:r w:rsidRPr="007036CE">
        <w:tab/>
        <w:t>"value": "01"</w:t>
      </w:r>
    </w:p>
    <w:p w14:paraId="0459640E" w14:textId="77777777" w:rsidR="000B1DDE" w:rsidRPr="007036CE" w:rsidRDefault="000B1DDE" w:rsidP="000B1DDE">
      <w:pPr>
        <w:pStyle w:val="GOSTScript"/>
      </w:pPr>
      <w:r w:rsidRPr="007036CE">
        <w:tab/>
      </w:r>
      <w:r w:rsidRPr="007036CE">
        <w:tab/>
      </w:r>
      <w:r w:rsidRPr="007036CE">
        <w:tab/>
        <w:t>}</w:t>
      </w:r>
    </w:p>
    <w:p w14:paraId="74602FFE" w14:textId="77777777" w:rsidR="000B1DDE" w:rsidRPr="007036CE" w:rsidRDefault="000B1DDE" w:rsidP="000B1DDE">
      <w:pPr>
        <w:pStyle w:val="GOSTScript"/>
      </w:pPr>
      <w:r w:rsidRPr="007036CE">
        <w:tab/>
      </w:r>
      <w:r w:rsidRPr="007036CE">
        <w:tab/>
        <w:t>],</w:t>
      </w:r>
    </w:p>
    <w:p w14:paraId="291E2B58" w14:textId="77777777" w:rsidR="000B1DDE" w:rsidRPr="007036CE" w:rsidRDefault="000B1DDE" w:rsidP="000B1DDE">
      <w:pPr>
        <w:pStyle w:val="GOSTScript"/>
      </w:pPr>
      <w:r w:rsidRPr="007036CE">
        <w:tab/>
      </w:r>
      <w:r w:rsidRPr="007036CE">
        <w:tab/>
        <w:t>"ReqGuid": "b0d4ce5d-2757-4688-948c-vv72qba94f86",</w:t>
      </w:r>
    </w:p>
    <w:p w14:paraId="0571A36B" w14:textId="77777777" w:rsidR="000B1DDE" w:rsidRPr="007036CE" w:rsidRDefault="000B1DDE" w:rsidP="000B1DDE">
      <w:pPr>
        <w:pStyle w:val="GOSTScript"/>
      </w:pPr>
      <w:r w:rsidRPr="007036CE">
        <w:tab/>
      </w:r>
      <w:r w:rsidRPr="007036CE">
        <w:tab/>
        <w:t>"DocGuid": "0bd90a7c-e339-34ff-ac39-73029ff81370",</w:t>
      </w:r>
    </w:p>
    <w:p w14:paraId="7396E82E" w14:textId="77777777" w:rsidR="000B1DDE" w:rsidRPr="007036CE" w:rsidRDefault="000B1DDE" w:rsidP="000B1DDE">
      <w:pPr>
        <w:pStyle w:val="GOSTScript"/>
      </w:pPr>
      <w:r w:rsidRPr="007036CE">
        <w:tab/>
      </w:r>
      <w:r w:rsidRPr="007036CE">
        <w:tab/>
        <w:t>"RequestType": "ACCOUNTING",</w:t>
      </w:r>
    </w:p>
    <w:p w14:paraId="7F562245" w14:textId="77777777" w:rsidR="000B1DDE" w:rsidRPr="007036CE" w:rsidRDefault="000B1DDE" w:rsidP="000B1DDE">
      <w:pPr>
        <w:pStyle w:val="GOSTScript"/>
      </w:pPr>
      <w:r w:rsidRPr="007036CE">
        <w:tab/>
      </w:r>
      <w:r w:rsidRPr="007036CE">
        <w:tab/>
        <w:t>"TypeDoc": "DBD_BA_LBO_TempControl",</w:t>
      </w:r>
    </w:p>
    <w:p w14:paraId="266DB11F" w14:textId="77777777" w:rsidR="000B1DDE" w:rsidRPr="007036CE" w:rsidRDefault="000B1DDE" w:rsidP="000B1DDE">
      <w:pPr>
        <w:pStyle w:val="GOSTScript"/>
      </w:pPr>
      <w:r w:rsidRPr="007036CE">
        <w:tab/>
      </w:r>
      <w:r w:rsidRPr="007036CE">
        <w:tab/>
        <w:t>"Stage": "auth",</w:t>
      </w:r>
    </w:p>
    <w:p w14:paraId="5930B612" w14:textId="77777777" w:rsidR="000B1DDE" w:rsidRPr="007036CE" w:rsidRDefault="000B1DDE" w:rsidP="000B1DDE">
      <w:pPr>
        <w:pStyle w:val="GOSTScript"/>
      </w:pPr>
      <w:r w:rsidRPr="007036CE">
        <w:tab/>
      </w:r>
      <w:r w:rsidRPr="007036CE">
        <w:tab/>
        <w:t>"BalLevContrl": 0,</w:t>
      </w:r>
    </w:p>
    <w:p w14:paraId="3CC5B924" w14:textId="77777777" w:rsidR="000B1DDE" w:rsidRPr="007036CE" w:rsidRDefault="000B1DDE" w:rsidP="000B1DDE">
      <w:pPr>
        <w:pStyle w:val="GOSTScript"/>
      </w:pPr>
      <w:r w:rsidRPr="007036CE">
        <w:tab/>
      </w:r>
      <w:r w:rsidRPr="007036CE">
        <w:tab/>
        <w:t>"Subject": "</w:t>
      </w:r>
      <w:r w:rsidR="0040715D" w:rsidRPr="007036CE">
        <w:t>95</w:t>
      </w:r>
      <w:r w:rsidRPr="007036CE">
        <w:t>00",</w:t>
      </w:r>
    </w:p>
    <w:p w14:paraId="085C6370" w14:textId="77777777" w:rsidR="000B1DDE" w:rsidRPr="007036CE" w:rsidRDefault="000B1DDE" w:rsidP="000B1DDE">
      <w:pPr>
        <w:pStyle w:val="GOSTScript"/>
      </w:pPr>
      <w:r w:rsidRPr="007036CE">
        <w:tab/>
      </w:r>
      <w:r w:rsidRPr="007036CE">
        <w:tab/>
        <w:t>"SettlementDate": "2024-02-05"</w:t>
      </w:r>
    </w:p>
    <w:p w14:paraId="5B5F6C7E" w14:textId="77777777" w:rsidR="000B1DDE" w:rsidRPr="007036CE" w:rsidRDefault="000B1DDE" w:rsidP="000B1DDE">
      <w:pPr>
        <w:pStyle w:val="GOSTScript"/>
      </w:pPr>
      <w:r w:rsidRPr="007036CE">
        <w:tab/>
        <w:t>},</w:t>
      </w:r>
    </w:p>
    <w:p w14:paraId="76D20F70" w14:textId="77777777" w:rsidR="000B1DDE" w:rsidRPr="007036CE" w:rsidRDefault="000B1DDE" w:rsidP="000B1DDE">
      <w:pPr>
        <w:pStyle w:val="GOSTScript"/>
      </w:pPr>
      <w:r w:rsidRPr="007036CE">
        <w:tab/>
        <w:t>"document": {</w:t>
      </w:r>
    </w:p>
    <w:p w14:paraId="73A72A94" w14:textId="77777777" w:rsidR="000B1DDE" w:rsidRPr="007036CE" w:rsidRDefault="000B1DDE" w:rsidP="000B1DDE">
      <w:pPr>
        <w:pStyle w:val="GOSTScript"/>
      </w:pPr>
      <w:r w:rsidRPr="007036CE">
        <w:tab/>
      </w:r>
      <w:r w:rsidRPr="007036CE">
        <w:tab/>
        <w:t>"NUM_DOC": "24-020/77",</w:t>
      </w:r>
    </w:p>
    <w:p w14:paraId="6F19695F" w14:textId="77777777" w:rsidR="000B1DDE" w:rsidRPr="007036CE" w:rsidRDefault="000B1DDE" w:rsidP="000B1DDE">
      <w:pPr>
        <w:pStyle w:val="GOSTScript"/>
      </w:pPr>
      <w:r w:rsidRPr="007036CE">
        <w:tab/>
      </w:r>
      <w:r w:rsidRPr="007036CE">
        <w:tab/>
        <w:t>"DATE_DOC": "2024-02-05",</w:t>
      </w:r>
    </w:p>
    <w:p w14:paraId="3CEC5A39" w14:textId="77777777" w:rsidR="000B1DDE" w:rsidRPr="007036CE" w:rsidRDefault="000B1DDE" w:rsidP="000B1DDE">
      <w:pPr>
        <w:pStyle w:val="GOSTScript"/>
      </w:pPr>
      <w:r w:rsidRPr="007036CE">
        <w:tab/>
      </w:r>
      <w:r w:rsidRPr="007036CE">
        <w:tab/>
        <w:t>"DOC_TYPE": "БРБ",</w:t>
      </w:r>
    </w:p>
    <w:p w14:paraId="524E0829" w14:textId="77777777" w:rsidR="000B1DDE" w:rsidRPr="007036CE" w:rsidRDefault="000B1DDE" w:rsidP="000B1DDE">
      <w:pPr>
        <w:pStyle w:val="GOSTScript"/>
      </w:pPr>
      <w:r w:rsidRPr="007036CE">
        <w:tab/>
      </w:r>
      <w:r w:rsidRPr="007036CE">
        <w:tab/>
        <w:t>"ACCESSLEVEL": 0,</w:t>
      </w:r>
    </w:p>
    <w:p w14:paraId="169BE35D" w14:textId="77777777" w:rsidR="000B1DDE" w:rsidRPr="007036CE" w:rsidRDefault="000B1DDE" w:rsidP="000B1DDE">
      <w:pPr>
        <w:pStyle w:val="GOSTScript"/>
      </w:pPr>
      <w:r w:rsidRPr="007036CE">
        <w:tab/>
      </w:r>
      <w:r w:rsidRPr="007036CE">
        <w:tab/>
        <w:t>"BUDGET_CODE": "99010001",</w:t>
      </w:r>
    </w:p>
    <w:p w14:paraId="756E31C9" w14:textId="77777777" w:rsidR="000B1DDE" w:rsidRPr="007036CE" w:rsidRDefault="000B1DDE" w:rsidP="000B1DDE">
      <w:pPr>
        <w:pStyle w:val="GOSTScript"/>
        <w:rPr>
          <w:ins w:id="4017" w:author="Сатлер Марина Викторовна" w:date="2024-07-08T15:48:00Z"/>
        </w:rPr>
      </w:pPr>
      <w:r w:rsidRPr="007036CE">
        <w:tab/>
      </w:r>
      <w:r w:rsidRPr="007036CE">
        <w:tab/>
        <w:t>"EVENT_DATE": "2024-02-05",</w:t>
      </w:r>
    </w:p>
    <w:p w14:paraId="1F78E568" w14:textId="77777777" w:rsidR="009E7792" w:rsidRPr="007036CE" w:rsidRDefault="009E7792" w:rsidP="000B1DDE">
      <w:pPr>
        <w:pStyle w:val="GOSTScript"/>
      </w:pPr>
      <w:ins w:id="4018" w:author="Сатлер Марина Викторовна" w:date="2024-07-08T15:48:00Z">
        <w:r w:rsidRPr="007036CE">
          <w:tab/>
        </w:r>
        <w:r w:rsidRPr="007036CE">
          <w:tab/>
          <w:t>"NBC": "0",</w:t>
        </w:r>
      </w:ins>
    </w:p>
    <w:p w14:paraId="7C058425" w14:textId="77777777" w:rsidR="000B1DDE" w:rsidRPr="007036CE" w:rsidRDefault="000B1DDE" w:rsidP="000B1DDE">
      <w:pPr>
        <w:pStyle w:val="GOSTScript"/>
      </w:pPr>
      <w:r w:rsidRPr="007036CE">
        <w:tab/>
      </w:r>
      <w:r w:rsidRPr="007036CE">
        <w:tab/>
        <w:t>"SECTION_1": [</w:t>
      </w:r>
    </w:p>
    <w:p w14:paraId="7AAB7693" w14:textId="77777777" w:rsidR="000B1DDE" w:rsidRPr="007036CE" w:rsidRDefault="000B1DDE" w:rsidP="000B1DDE">
      <w:pPr>
        <w:pStyle w:val="GOSTScript"/>
      </w:pPr>
      <w:r w:rsidRPr="007036CE">
        <w:tab/>
      </w:r>
      <w:r w:rsidRPr="007036CE">
        <w:tab/>
      </w:r>
      <w:r w:rsidRPr="007036CE">
        <w:tab/>
        <w:t>{</w:t>
      </w:r>
    </w:p>
    <w:p w14:paraId="1EF0DE6A" w14:textId="77777777" w:rsidR="00AE5A26" w:rsidRPr="007036CE" w:rsidRDefault="00AE5A26" w:rsidP="000B1DDE">
      <w:pPr>
        <w:pStyle w:val="GOSTScript"/>
      </w:pPr>
      <w:r w:rsidRPr="007036CE">
        <w:tab/>
      </w:r>
      <w:r w:rsidRPr="007036CE">
        <w:tab/>
      </w:r>
      <w:r w:rsidRPr="007036CE">
        <w:tab/>
      </w:r>
      <w:r w:rsidRPr="007036CE">
        <w:tab/>
        <w:t>"SECTION_TYPE": "1",</w:t>
      </w:r>
    </w:p>
    <w:p w14:paraId="19914979" w14:textId="77777777" w:rsidR="000B1DDE" w:rsidRPr="007036CE" w:rsidRDefault="000B1DDE" w:rsidP="000B1DDE">
      <w:pPr>
        <w:pStyle w:val="GOSTScript"/>
      </w:pPr>
      <w:r w:rsidRPr="007036CE">
        <w:tab/>
      </w:r>
      <w:r w:rsidRPr="007036CE">
        <w:tab/>
      </w:r>
      <w:r w:rsidRPr="007036CE">
        <w:tab/>
      </w:r>
      <w:r w:rsidRPr="007036CE">
        <w:tab/>
        <w:t>"</w:t>
      </w:r>
      <w:ins w:id="4019" w:author="Сатлер Марина Викторовна" w:date="2024-06-11T14:23:00Z">
        <w:r w:rsidR="006C14D9" w:rsidRPr="007036CE">
          <w:rPr>
            <w:szCs w:val="24"/>
          </w:rPr>
          <w:t>id</w:t>
        </w:r>
      </w:ins>
      <w:del w:id="4020" w:author="Сатлер Марина Викторовна" w:date="2024-06-11T14:23:00Z">
        <w:r w:rsidRPr="007036CE" w:rsidDel="006C14D9">
          <w:delText>ID</w:delText>
        </w:r>
      </w:del>
      <w:r w:rsidRPr="007036CE">
        <w:t>": 1,</w:t>
      </w:r>
    </w:p>
    <w:p w14:paraId="75BC6CF0" w14:textId="77777777" w:rsidR="000B1DDE" w:rsidRPr="007036CE" w:rsidRDefault="000B1DDE" w:rsidP="000B1DDE">
      <w:pPr>
        <w:pStyle w:val="GOSTScript"/>
      </w:pPr>
      <w:r w:rsidRPr="007036CE">
        <w:tab/>
      </w:r>
      <w:r w:rsidRPr="007036CE">
        <w:tab/>
      </w:r>
      <w:r w:rsidRPr="007036CE">
        <w:tab/>
      </w:r>
      <w:r w:rsidRPr="007036CE">
        <w:tab/>
        <w:t>"NUMBROW": "1",</w:t>
      </w:r>
    </w:p>
    <w:p w14:paraId="58AC260D" w14:textId="77777777" w:rsidR="000B1DDE" w:rsidRPr="007036CE" w:rsidRDefault="000B1DDE" w:rsidP="000B1DDE">
      <w:pPr>
        <w:pStyle w:val="GOSTScript"/>
      </w:pPr>
      <w:r w:rsidRPr="007036CE">
        <w:tab/>
      </w:r>
      <w:r w:rsidRPr="007036CE">
        <w:tab/>
      </w:r>
      <w:r w:rsidRPr="007036CE">
        <w:tab/>
      </w:r>
      <w:r w:rsidRPr="007036CE">
        <w:tab/>
        <w:t>"SIGNKBK": "N",</w:t>
      </w:r>
    </w:p>
    <w:p w14:paraId="5F3CAC18" w14:textId="77777777" w:rsidR="000B1DDE" w:rsidRPr="007036CE" w:rsidRDefault="000B1DDE" w:rsidP="000B1DDE">
      <w:pPr>
        <w:pStyle w:val="GOSTScript"/>
      </w:pPr>
      <w:r w:rsidRPr="007036CE">
        <w:tab/>
      </w:r>
      <w:r w:rsidRPr="007036CE">
        <w:tab/>
      </w:r>
      <w:r w:rsidRPr="007036CE">
        <w:tab/>
      </w:r>
      <w:r w:rsidRPr="007036CE">
        <w:tab/>
        <w:t>"KBK": "18201060011500100200",</w:t>
      </w:r>
    </w:p>
    <w:p w14:paraId="35A2F9B9" w14:textId="77777777" w:rsidR="000B1DDE" w:rsidRPr="007036CE" w:rsidRDefault="000B1DDE" w:rsidP="000B1DDE">
      <w:pPr>
        <w:pStyle w:val="GOSTScript"/>
      </w:pPr>
      <w:r w:rsidRPr="007036CE">
        <w:tab/>
      </w:r>
      <w:r w:rsidRPr="007036CE">
        <w:tab/>
      </w:r>
      <w:r w:rsidRPr="007036CE">
        <w:tab/>
      </w:r>
      <w:r w:rsidRPr="007036CE">
        <w:tab/>
        <w:t>"TYPEKBK": "11",</w:t>
      </w:r>
    </w:p>
    <w:p w14:paraId="4853025A" w14:textId="77777777" w:rsidR="000B1DDE" w:rsidRPr="007036CE" w:rsidRDefault="000B1DDE" w:rsidP="000B1DDE">
      <w:pPr>
        <w:pStyle w:val="GOSTScript"/>
      </w:pPr>
      <w:r w:rsidRPr="007036CE">
        <w:tab/>
      </w:r>
      <w:r w:rsidRPr="007036CE">
        <w:tab/>
      </w:r>
      <w:r w:rsidRPr="007036CE">
        <w:tab/>
      </w:r>
      <w:r w:rsidRPr="007036CE">
        <w:tab/>
        <w:t>"NULLKBK": "18201060011500100200",</w:t>
      </w:r>
    </w:p>
    <w:p w14:paraId="338E0FDC" w14:textId="77777777" w:rsidR="000B1DDE" w:rsidRPr="007036CE" w:rsidRDefault="000B1DDE" w:rsidP="000B1DDE">
      <w:pPr>
        <w:pStyle w:val="GOSTScript"/>
      </w:pPr>
      <w:r w:rsidRPr="007036CE">
        <w:tab/>
      </w:r>
      <w:r w:rsidRPr="007036CE">
        <w:tab/>
      </w:r>
      <w:r w:rsidRPr="007036CE">
        <w:tab/>
      </w:r>
      <w:r w:rsidRPr="007036CE">
        <w:tab/>
        <w:t>"PA": "01951001820",</w:t>
      </w:r>
    </w:p>
    <w:p w14:paraId="6C034A9A" w14:textId="77777777" w:rsidR="000B1DDE" w:rsidRPr="007036CE" w:rsidRDefault="000B1DDE" w:rsidP="000B1DDE">
      <w:pPr>
        <w:pStyle w:val="GOSTScript"/>
      </w:pPr>
      <w:r w:rsidRPr="007036CE">
        <w:tab/>
      </w:r>
      <w:r w:rsidRPr="007036CE">
        <w:tab/>
      </w:r>
      <w:r w:rsidRPr="007036CE">
        <w:tab/>
      </w:r>
      <w:r w:rsidRPr="007036CE">
        <w:tab/>
        <w:t xml:space="preserve">"CONTUR": </w:t>
      </w:r>
      <w:ins w:id="4021" w:author="Сатлер Марина Викторовна" w:date="2024-02-28T19:04:00Z">
        <w:r w:rsidR="00BB4D13" w:rsidRPr="007036CE">
          <w:t>"</w:t>
        </w:r>
      </w:ins>
      <w:r w:rsidRPr="007036CE">
        <w:t>1</w:t>
      </w:r>
      <w:ins w:id="4022" w:author="Сатлер Марина Викторовна" w:date="2024-02-28T19:04:00Z">
        <w:r w:rsidR="00BB4D13" w:rsidRPr="007036CE">
          <w:t>"</w:t>
        </w:r>
      </w:ins>
      <w:r w:rsidRPr="007036CE">
        <w:t>,</w:t>
      </w:r>
    </w:p>
    <w:p w14:paraId="5551F46C" w14:textId="77777777" w:rsidR="000B1DDE" w:rsidRPr="007036CE" w:rsidDel="009E7792" w:rsidRDefault="000B1DDE" w:rsidP="009E7792">
      <w:pPr>
        <w:pStyle w:val="GOSTScript"/>
        <w:rPr>
          <w:del w:id="4023" w:author="Сатлер Марина Викторовна" w:date="2024-07-08T15:49:00Z"/>
        </w:rPr>
      </w:pPr>
      <w:r w:rsidRPr="007036CE">
        <w:tab/>
      </w:r>
      <w:r w:rsidRPr="007036CE">
        <w:tab/>
      </w:r>
      <w:r w:rsidRPr="007036CE">
        <w:tab/>
      </w:r>
      <w:r w:rsidRPr="007036CE">
        <w:tab/>
        <w:t>"SUM_1": 50000.00</w:t>
      </w:r>
      <w:del w:id="4024" w:author="Сатлер Марина Викторовна" w:date="2024-07-08T15:49:00Z">
        <w:r w:rsidRPr="007036CE" w:rsidDel="009E7792">
          <w:delText>,</w:delText>
        </w:r>
      </w:del>
    </w:p>
    <w:p w14:paraId="441AC473" w14:textId="77777777" w:rsidR="000B1DDE" w:rsidRPr="007036CE" w:rsidRDefault="000B1DDE" w:rsidP="009E7792">
      <w:pPr>
        <w:pStyle w:val="GOSTScript"/>
      </w:pPr>
      <w:del w:id="4025" w:author="Сатлер Марина Викторовна" w:date="2024-07-08T15:49:00Z">
        <w:r w:rsidRPr="007036CE" w:rsidDel="009E7792">
          <w:tab/>
        </w:r>
        <w:r w:rsidRPr="007036CE" w:rsidDel="009E7792">
          <w:tab/>
        </w:r>
        <w:r w:rsidRPr="007036CE" w:rsidDel="009E7792">
          <w:tab/>
        </w:r>
        <w:r w:rsidRPr="007036CE" w:rsidDel="009E7792">
          <w:tab/>
          <w:delText>"SUM_2": 50000.00</w:delText>
        </w:r>
      </w:del>
    </w:p>
    <w:p w14:paraId="51EF5B39" w14:textId="77777777" w:rsidR="000B1DDE" w:rsidRPr="007036CE" w:rsidRDefault="000B1DDE" w:rsidP="000B1DDE">
      <w:pPr>
        <w:pStyle w:val="GOSTScript"/>
      </w:pPr>
      <w:r w:rsidRPr="007036CE">
        <w:lastRenderedPageBreak/>
        <w:tab/>
      </w:r>
      <w:r w:rsidRPr="007036CE">
        <w:tab/>
      </w:r>
      <w:r w:rsidRPr="007036CE">
        <w:tab/>
        <w:t>},</w:t>
      </w:r>
    </w:p>
    <w:p w14:paraId="668B85AD" w14:textId="77777777" w:rsidR="000B1DDE" w:rsidRPr="007036CE" w:rsidRDefault="000B1DDE" w:rsidP="000B1DDE">
      <w:pPr>
        <w:pStyle w:val="GOSTScript"/>
      </w:pPr>
      <w:r w:rsidRPr="007036CE">
        <w:tab/>
      </w:r>
      <w:r w:rsidRPr="007036CE">
        <w:tab/>
      </w:r>
      <w:r w:rsidRPr="007036CE">
        <w:tab/>
        <w:t>{</w:t>
      </w:r>
    </w:p>
    <w:p w14:paraId="1194343D" w14:textId="77777777" w:rsidR="00AE5A26" w:rsidRPr="007036CE" w:rsidRDefault="00AE5A26" w:rsidP="000B1DDE">
      <w:pPr>
        <w:pStyle w:val="GOSTScript"/>
      </w:pPr>
      <w:r w:rsidRPr="007036CE">
        <w:tab/>
      </w:r>
      <w:r w:rsidRPr="007036CE">
        <w:tab/>
      </w:r>
      <w:r w:rsidRPr="007036CE">
        <w:tab/>
      </w:r>
      <w:r w:rsidRPr="007036CE">
        <w:tab/>
        <w:t>"SECTION_TYPE": "1",</w:t>
      </w:r>
    </w:p>
    <w:p w14:paraId="7DA4BB55" w14:textId="77777777" w:rsidR="000B1DDE" w:rsidRPr="007036CE" w:rsidRDefault="000B1DDE" w:rsidP="000B1DDE">
      <w:pPr>
        <w:pStyle w:val="GOSTScript"/>
      </w:pPr>
      <w:r w:rsidRPr="007036CE">
        <w:tab/>
      </w:r>
      <w:r w:rsidRPr="007036CE">
        <w:tab/>
      </w:r>
      <w:r w:rsidRPr="007036CE">
        <w:tab/>
      </w:r>
      <w:r w:rsidRPr="007036CE">
        <w:tab/>
        <w:t>"</w:t>
      </w:r>
      <w:ins w:id="4026" w:author="Сатлер Марина Викторовна" w:date="2024-06-11T14:23:00Z">
        <w:r w:rsidR="006C14D9" w:rsidRPr="007036CE">
          <w:rPr>
            <w:szCs w:val="24"/>
          </w:rPr>
          <w:t>id</w:t>
        </w:r>
      </w:ins>
      <w:del w:id="4027" w:author="Сатлер Марина Викторовна" w:date="2024-06-11T14:23:00Z">
        <w:r w:rsidRPr="007036CE" w:rsidDel="006C14D9">
          <w:delText>ID</w:delText>
        </w:r>
      </w:del>
      <w:r w:rsidRPr="007036CE">
        <w:t>": 2,</w:t>
      </w:r>
    </w:p>
    <w:p w14:paraId="33B3AE68" w14:textId="77777777" w:rsidR="000B1DDE" w:rsidRPr="007036CE" w:rsidRDefault="000B1DDE" w:rsidP="000B1DDE">
      <w:pPr>
        <w:pStyle w:val="GOSTScript"/>
      </w:pPr>
      <w:r w:rsidRPr="007036CE">
        <w:tab/>
      </w:r>
      <w:r w:rsidRPr="007036CE">
        <w:tab/>
      </w:r>
      <w:r w:rsidRPr="007036CE">
        <w:tab/>
      </w:r>
      <w:r w:rsidRPr="007036CE">
        <w:tab/>
        <w:t>"NUMBROW": "2",</w:t>
      </w:r>
    </w:p>
    <w:p w14:paraId="0F368F72" w14:textId="77777777" w:rsidR="000B1DDE" w:rsidRPr="007036CE" w:rsidRDefault="000B1DDE" w:rsidP="000B1DDE">
      <w:pPr>
        <w:pStyle w:val="GOSTScript"/>
      </w:pPr>
      <w:r w:rsidRPr="007036CE">
        <w:tab/>
      </w:r>
      <w:r w:rsidRPr="007036CE">
        <w:tab/>
      </w:r>
      <w:r w:rsidRPr="007036CE">
        <w:tab/>
      </w:r>
      <w:r w:rsidRPr="007036CE">
        <w:tab/>
        <w:t>"SIGNKBK": "N",</w:t>
      </w:r>
    </w:p>
    <w:p w14:paraId="3B29BCB7" w14:textId="77777777" w:rsidR="000B1DDE" w:rsidRPr="007036CE" w:rsidRDefault="000B1DDE" w:rsidP="000B1DDE">
      <w:pPr>
        <w:pStyle w:val="GOSTScript"/>
      </w:pPr>
      <w:r w:rsidRPr="007036CE">
        <w:tab/>
      </w:r>
      <w:r w:rsidRPr="007036CE">
        <w:tab/>
      </w:r>
      <w:r w:rsidRPr="007036CE">
        <w:tab/>
      </w:r>
      <w:r w:rsidRPr="007036CE">
        <w:tab/>
        <w:t>"KBK": "</w:t>
      </w:r>
      <w:r w:rsidR="00EA306B" w:rsidRPr="007036CE">
        <w:t>18203160011500100200</w:t>
      </w:r>
      <w:r w:rsidRPr="007036CE">
        <w:t>",</w:t>
      </w:r>
    </w:p>
    <w:p w14:paraId="4B398A14" w14:textId="77777777" w:rsidR="000B1DDE" w:rsidRPr="007036CE" w:rsidRDefault="000B1DDE" w:rsidP="000B1DDE">
      <w:pPr>
        <w:pStyle w:val="GOSTScript"/>
      </w:pPr>
      <w:r w:rsidRPr="007036CE">
        <w:tab/>
      </w:r>
      <w:r w:rsidRPr="007036CE">
        <w:tab/>
      </w:r>
      <w:r w:rsidRPr="007036CE">
        <w:tab/>
      </w:r>
      <w:r w:rsidRPr="007036CE">
        <w:tab/>
        <w:t>"TYPEKBK": "11",</w:t>
      </w:r>
    </w:p>
    <w:p w14:paraId="7972F3AF" w14:textId="77777777" w:rsidR="000B1DDE" w:rsidRPr="007036CE" w:rsidRDefault="000B1DDE" w:rsidP="000B1DDE">
      <w:pPr>
        <w:pStyle w:val="GOSTScript"/>
      </w:pPr>
      <w:r w:rsidRPr="007036CE">
        <w:tab/>
      </w:r>
      <w:r w:rsidRPr="007036CE">
        <w:tab/>
      </w:r>
      <w:r w:rsidRPr="007036CE">
        <w:tab/>
      </w:r>
      <w:r w:rsidRPr="007036CE">
        <w:tab/>
        <w:t>"NULLKBK": "</w:t>
      </w:r>
      <w:r w:rsidR="00EA306B" w:rsidRPr="007036CE">
        <w:t>18203160011500100200</w:t>
      </w:r>
      <w:r w:rsidRPr="007036CE">
        <w:t>",</w:t>
      </w:r>
    </w:p>
    <w:p w14:paraId="49FB7949" w14:textId="77777777" w:rsidR="000B1DDE" w:rsidRPr="007036CE" w:rsidRDefault="000B1DDE" w:rsidP="000B1DDE">
      <w:pPr>
        <w:pStyle w:val="GOSTScript"/>
      </w:pPr>
      <w:r w:rsidRPr="007036CE">
        <w:tab/>
      </w:r>
      <w:r w:rsidRPr="007036CE">
        <w:tab/>
      </w:r>
      <w:r w:rsidRPr="007036CE">
        <w:tab/>
      </w:r>
      <w:r w:rsidRPr="007036CE">
        <w:tab/>
        <w:t>"PA": "01951001820",</w:t>
      </w:r>
    </w:p>
    <w:p w14:paraId="4F68B0F9" w14:textId="77777777" w:rsidR="000B1DDE" w:rsidRPr="007036CE" w:rsidRDefault="000B1DDE" w:rsidP="000B1DDE">
      <w:pPr>
        <w:pStyle w:val="GOSTScript"/>
      </w:pPr>
      <w:r w:rsidRPr="007036CE">
        <w:tab/>
      </w:r>
      <w:r w:rsidRPr="007036CE">
        <w:tab/>
      </w:r>
      <w:r w:rsidRPr="007036CE">
        <w:tab/>
      </w:r>
      <w:r w:rsidRPr="007036CE">
        <w:tab/>
        <w:t xml:space="preserve">"CONTUR": </w:t>
      </w:r>
      <w:ins w:id="4028" w:author="Сатлер Марина Викторовна" w:date="2024-02-28T19:03:00Z">
        <w:r w:rsidR="00BB4D13" w:rsidRPr="007036CE">
          <w:t>"</w:t>
        </w:r>
      </w:ins>
      <w:r w:rsidRPr="007036CE">
        <w:t>1</w:t>
      </w:r>
      <w:ins w:id="4029" w:author="Сатлер Марина Викторовна" w:date="2024-02-28T19:03:00Z">
        <w:r w:rsidR="00BB4D13" w:rsidRPr="007036CE">
          <w:t>"</w:t>
        </w:r>
      </w:ins>
      <w:r w:rsidRPr="007036CE">
        <w:t>,</w:t>
      </w:r>
    </w:p>
    <w:p w14:paraId="7E5A16EC" w14:textId="77777777" w:rsidR="000B1DDE" w:rsidRPr="007036CE" w:rsidDel="009E7792" w:rsidRDefault="000B1DDE" w:rsidP="009E7792">
      <w:pPr>
        <w:pStyle w:val="GOSTScript"/>
        <w:rPr>
          <w:del w:id="4030" w:author="Сатлер Марина Викторовна" w:date="2024-07-08T15:49:00Z"/>
        </w:rPr>
      </w:pPr>
      <w:r w:rsidRPr="007036CE">
        <w:tab/>
      </w:r>
      <w:r w:rsidRPr="007036CE">
        <w:tab/>
      </w:r>
      <w:r w:rsidRPr="007036CE">
        <w:tab/>
      </w:r>
      <w:r w:rsidRPr="007036CE">
        <w:tab/>
        <w:t>"SUM_1": 10000.00</w:t>
      </w:r>
      <w:del w:id="4031" w:author="Сатлер Марина Викторовна" w:date="2024-07-08T15:49:00Z">
        <w:r w:rsidRPr="007036CE" w:rsidDel="009E7792">
          <w:delText>,</w:delText>
        </w:r>
      </w:del>
    </w:p>
    <w:p w14:paraId="612E4D19" w14:textId="77777777" w:rsidR="000B1DDE" w:rsidRPr="007036CE" w:rsidRDefault="000B1DDE" w:rsidP="009E7792">
      <w:pPr>
        <w:pStyle w:val="GOSTScript"/>
      </w:pPr>
      <w:del w:id="4032" w:author="Сатлер Марина Викторовна" w:date="2024-07-08T15:49:00Z">
        <w:r w:rsidRPr="007036CE" w:rsidDel="009E7792">
          <w:tab/>
        </w:r>
        <w:r w:rsidRPr="007036CE" w:rsidDel="009E7792">
          <w:tab/>
        </w:r>
        <w:r w:rsidRPr="007036CE" w:rsidDel="009E7792">
          <w:tab/>
        </w:r>
        <w:r w:rsidRPr="007036CE" w:rsidDel="009E7792">
          <w:tab/>
          <w:delText>"SUM_2": 2000.00</w:delText>
        </w:r>
      </w:del>
    </w:p>
    <w:p w14:paraId="4850B18A" w14:textId="77777777" w:rsidR="000B1DDE" w:rsidRPr="007036CE" w:rsidRDefault="000B1DDE" w:rsidP="005F6467">
      <w:pPr>
        <w:pStyle w:val="GOSTScript"/>
      </w:pPr>
      <w:r w:rsidRPr="007036CE">
        <w:tab/>
      </w:r>
      <w:r w:rsidRPr="007036CE">
        <w:tab/>
      </w:r>
      <w:r w:rsidRPr="007036CE">
        <w:tab/>
        <w:t>}</w:t>
      </w:r>
    </w:p>
    <w:p w14:paraId="5AB7E5D4" w14:textId="77777777" w:rsidR="000B1DDE" w:rsidRPr="007036CE" w:rsidRDefault="000B1DDE" w:rsidP="000B1DDE">
      <w:pPr>
        <w:pStyle w:val="GOSTScript"/>
      </w:pPr>
      <w:r w:rsidRPr="007036CE">
        <w:tab/>
      </w:r>
      <w:r w:rsidRPr="007036CE">
        <w:tab/>
        <w:t>],</w:t>
      </w:r>
    </w:p>
    <w:p w14:paraId="5BF8E907" w14:textId="77777777" w:rsidR="000B1DDE" w:rsidRPr="007036CE" w:rsidRDefault="000B1DDE" w:rsidP="000B1DDE">
      <w:pPr>
        <w:pStyle w:val="GOSTScript"/>
      </w:pPr>
      <w:r w:rsidRPr="007036CE">
        <w:tab/>
      </w:r>
      <w:r w:rsidRPr="007036CE">
        <w:tab/>
        <w:t>"SECTION_2": [</w:t>
      </w:r>
    </w:p>
    <w:p w14:paraId="7710AAC6" w14:textId="77777777" w:rsidR="000B1DDE" w:rsidRPr="007036CE" w:rsidRDefault="000B1DDE" w:rsidP="000B1DDE">
      <w:pPr>
        <w:pStyle w:val="GOSTScript"/>
      </w:pPr>
      <w:r w:rsidRPr="007036CE">
        <w:tab/>
      </w:r>
      <w:r w:rsidRPr="007036CE">
        <w:tab/>
      </w:r>
      <w:r w:rsidRPr="007036CE">
        <w:tab/>
        <w:t>{</w:t>
      </w:r>
    </w:p>
    <w:p w14:paraId="55746A16" w14:textId="77777777" w:rsidR="00AE5A26" w:rsidRPr="007036CE" w:rsidRDefault="00AE5A26" w:rsidP="000B1DDE">
      <w:pPr>
        <w:pStyle w:val="GOSTScript"/>
      </w:pPr>
      <w:r w:rsidRPr="007036CE">
        <w:tab/>
      </w:r>
      <w:r w:rsidRPr="007036CE">
        <w:tab/>
      </w:r>
      <w:r w:rsidRPr="007036CE">
        <w:tab/>
      </w:r>
      <w:r w:rsidRPr="007036CE">
        <w:tab/>
        <w:t>"SECTION_TYPE": "2",</w:t>
      </w:r>
    </w:p>
    <w:p w14:paraId="6E16A714" w14:textId="77777777" w:rsidR="000B1DDE" w:rsidRPr="007036CE" w:rsidRDefault="000B1DDE" w:rsidP="000B1DDE">
      <w:pPr>
        <w:pStyle w:val="GOSTScript"/>
      </w:pPr>
      <w:r w:rsidRPr="007036CE">
        <w:tab/>
      </w:r>
      <w:r w:rsidRPr="007036CE">
        <w:tab/>
      </w:r>
      <w:r w:rsidRPr="007036CE">
        <w:tab/>
      </w:r>
      <w:r w:rsidRPr="007036CE">
        <w:tab/>
        <w:t>"</w:t>
      </w:r>
      <w:ins w:id="4033" w:author="Сатлер Марина Викторовна" w:date="2024-06-11T14:23:00Z">
        <w:r w:rsidR="006C14D9" w:rsidRPr="007036CE">
          <w:rPr>
            <w:szCs w:val="24"/>
          </w:rPr>
          <w:t>id</w:t>
        </w:r>
      </w:ins>
      <w:del w:id="4034" w:author="Сатлер Марина Викторовна" w:date="2024-06-11T14:23:00Z">
        <w:r w:rsidRPr="007036CE" w:rsidDel="006C14D9">
          <w:delText>ID</w:delText>
        </w:r>
      </w:del>
      <w:r w:rsidRPr="007036CE">
        <w:t>": 1,</w:t>
      </w:r>
    </w:p>
    <w:p w14:paraId="7614A957" w14:textId="77777777" w:rsidR="000B1DDE" w:rsidRPr="007036CE" w:rsidRDefault="000B1DDE" w:rsidP="000B1DDE">
      <w:pPr>
        <w:pStyle w:val="GOSTScript"/>
      </w:pPr>
      <w:r w:rsidRPr="007036CE">
        <w:tab/>
      </w:r>
      <w:r w:rsidRPr="007036CE">
        <w:tab/>
      </w:r>
      <w:r w:rsidRPr="007036CE">
        <w:tab/>
      </w:r>
      <w:r w:rsidRPr="007036CE">
        <w:tab/>
        <w:t>"NUMBROW": "1",</w:t>
      </w:r>
    </w:p>
    <w:p w14:paraId="11B17135" w14:textId="77777777" w:rsidR="000B1DDE" w:rsidRPr="007036CE" w:rsidRDefault="000B1DDE" w:rsidP="000B1DDE">
      <w:pPr>
        <w:pStyle w:val="GOSTScript"/>
      </w:pPr>
      <w:r w:rsidRPr="007036CE">
        <w:tab/>
      </w:r>
      <w:r w:rsidRPr="007036CE">
        <w:tab/>
      </w:r>
      <w:r w:rsidRPr="007036CE">
        <w:tab/>
      </w:r>
      <w:r w:rsidRPr="007036CE">
        <w:tab/>
        <w:t>"SIGNKBK": "N",</w:t>
      </w:r>
    </w:p>
    <w:p w14:paraId="5F50C8CE" w14:textId="77777777" w:rsidR="000B1DDE" w:rsidRPr="007036CE" w:rsidRDefault="000B1DDE" w:rsidP="000B1DDE">
      <w:pPr>
        <w:pStyle w:val="GOSTScript"/>
      </w:pPr>
      <w:r w:rsidRPr="007036CE">
        <w:tab/>
      </w:r>
      <w:r w:rsidRPr="007036CE">
        <w:tab/>
      </w:r>
      <w:r w:rsidRPr="007036CE">
        <w:tab/>
      </w:r>
      <w:r w:rsidRPr="007036CE">
        <w:tab/>
        <w:t>"KBK": "18201060011500100244",</w:t>
      </w:r>
    </w:p>
    <w:p w14:paraId="39347CC6" w14:textId="77777777" w:rsidR="000B1DDE" w:rsidRPr="007036CE" w:rsidRDefault="000B1DDE" w:rsidP="000B1DDE">
      <w:pPr>
        <w:pStyle w:val="GOSTScript"/>
      </w:pPr>
      <w:r w:rsidRPr="007036CE">
        <w:tab/>
      </w:r>
      <w:r w:rsidRPr="007036CE">
        <w:tab/>
      </w:r>
      <w:r w:rsidRPr="007036CE">
        <w:tab/>
      </w:r>
      <w:r w:rsidRPr="007036CE">
        <w:tab/>
        <w:t>"TYPEKBK": "11",</w:t>
      </w:r>
    </w:p>
    <w:p w14:paraId="2DA38E06" w14:textId="77777777" w:rsidR="000B1DDE" w:rsidRPr="007036CE" w:rsidRDefault="000B1DDE" w:rsidP="000B1DDE">
      <w:pPr>
        <w:pStyle w:val="GOSTScript"/>
      </w:pPr>
      <w:r w:rsidRPr="007036CE">
        <w:tab/>
      </w:r>
      <w:r w:rsidRPr="007036CE">
        <w:tab/>
      </w:r>
      <w:r w:rsidRPr="007036CE">
        <w:tab/>
      </w:r>
      <w:r w:rsidRPr="007036CE">
        <w:tab/>
        <w:t>"NULLKBK": "18201060011500100200",</w:t>
      </w:r>
    </w:p>
    <w:p w14:paraId="768C4AB4" w14:textId="77777777" w:rsidR="000B1DDE" w:rsidRPr="007036CE" w:rsidRDefault="000B1DDE" w:rsidP="000B1DDE">
      <w:pPr>
        <w:pStyle w:val="GOSTScript"/>
      </w:pPr>
      <w:r w:rsidRPr="007036CE">
        <w:tab/>
      </w:r>
      <w:r w:rsidRPr="007036CE">
        <w:tab/>
      </w:r>
      <w:r w:rsidRPr="007036CE">
        <w:tab/>
      </w:r>
      <w:r w:rsidRPr="007036CE">
        <w:tab/>
        <w:t>"PA": "01951001820",</w:t>
      </w:r>
    </w:p>
    <w:p w14:paraId="7F1AC303" w14:textId="77777777" w:rsidR="000B1DDE" w:rsidRPr="007036CE" w:rsidRDefault="000B1DDE" w:rsidP="000B1DDE">
      <w:pPr>
        <w:pStyle w:val="GOSTScript"/>
      </w:pPr>
      <w:r w:rsidRPr="007036CE">
        <w:tab/>
      </w:r>
      <w:r w:rsidRPr="007036CE">
        <w:tab/>
      </w:r>
      <w:r w:rsidRPr="007036CE">
        <w:tab/>
      </w:r>
      <w:r w:rsidRPr="007036CE">
        <w:tab/>
        <w:t xml:space="preserve">"CONTUR": </w:t>
      </w:r>
      <w:ins w:id="4035" w:author="Сатлер Марина Викторовна" w:date="2024-02-28T19:03:00Z">
        <w:r w:rsidR="00BB4D13" w:rsidRPr="007036CE">
          <w:t>"</w:t>
        </w:r>
      </w:ins>
      <w:r w:rsidRPr="007036CE">
        <w:t>1</w:t>
      </w:r>
      <w:ins w:id="4036" w:author="Сатлер Марина Викторовна" w:date="2024-02-28T19:03:00Z">
        <w:r w:rsidR="00BB4D13" w:rsidRPr="007036CE">
          <w:t>"</w:t>
        </w:r>
      </w:ins>
      <w:r w:rsidRPr="007036CE">
        <w:t>,</w:t>
      </w:r>
    </w:p>
    <w:p w14:paraId="40B85262" w14:textId="77777777" w:rsidR="000B1DDE" w:rsidRPr="007036CE" w:rsidDel="009E7792" w:rsidRDefault="000B1DDE" w:rsidP="009E7792">
      <w:pPr>
        <w:pStyle w:val="GOSTScript"/>
        <w:rPr>
          <w:del w:id="4037" w:author="Сатлер Марина Викторовна" w:date="2024-07-08T15:49:00Z"/>
        </w:rPr>
      </w:pPr>
      <w:r w:rsidRPr="007036CE">
        <w:tab/>
      </w:r>
      <w:r w:rsidRPr="007036CE">
        <w:tab/>
      </w:r>
      <w:r w:rsidRPr="007036CE">
        <w:tab/>
      </w:r>
      <w:r w:rsidRPr="007036CE">
        <w:tab/>
        <w:t>"SUM_1": 30000.00</w:t>
      </w:r>
      <w:del w:id="4038" w:author="Сатлер Марина Викторовна" w:date="2024-07-08T15:49:00Z">
        <w:r w:rsidRPr="007036CE" w:rsidDel="009E7792">
          <w:delText>,</w:delText>
        </w:r>
      </w:del>
    </w:p>
    <w:p w14:paraId="7A3D6306" w14:textId="77777777" w:rsidR="000B1DDE" w:rsidRPr="007036CE" w:rsidRDefault="000B1DDE" w:rsidP="009E7792">
      <w:pPr>
        <w:pStyle w:val="GOSTScript"/>
      </w:pPr>
      <w:del w:id="4039" w:author="Сатлер Марина Викторовна" w:date="2024-07-08T15:49:00Z">
        <w:r w:rsidRPr="007036CE" w:rsidDel="009E7792">
          <w:tab/>
        </w:r>
        <w:r w:rsidRPr="007036CE" w:rsidDel="009E7792">
          <w:tab/>
        </w:r>
        <w:r w:rsidRPr="007036CE" w:rsidDel="009E7792">
          <w:tab/>
        </w:r>
        <w:r w:rsidRPr="007036CE" w:rsidDel="009E7792">
          <w:tab/>
          <w:delText>"SUM_2": 10000.00</w:delText>
        </w:r>
      </w:del>
    </w:p>
    <w:p w14:paraId="200CCCD3" w14:textId="77777777" w:rsidR="000B1DDE" w:rsidRPr="007036CE" w:rsidRDefault="000B1DDE" w:rsidP="000B1DDE">
      <w:pPr>
        <w:pStyle w:val="GOSTScript"/>
      </w:pPr>
      <w:r w:rsidRPr="007036CE">
        <w:tab/>
      </w:r>
      <w:r w:rsidRPr="007036CE">
        <w:tab/>
      </w:r>
      <w:r w:rsidRPr="007036CE">
        <w:tab/>
        <w:t>},</w:t>
      </w:r>
    </w:p>
    <w:p w14:paraId="261A8702" w14:textId="77777777" w:rsidR="000B1DDE" w:rsidRPr="007036CE" w:rsidRDefault="000B1DDE" w:rsidP="000B1DDE">
      <w:pPr>
        <w:pStyle w:val="GOSTScript"/>
      </w:pPr>
      <w:r w:rsidRPr="007036CE">
        <w:tab/>
      </w:r>
      <w:r w:rsidRPr="007036CE">
        <w:tab/>
      </w:r>
      <w:r w:rsidRPr="007036CE">
        <w:tab/>
        <w:t>{</w:t>
      </w:r>
    </w:p>
    <w:p w14:paraId="62BA0EB9" w14:textId="77777777" w:rsidR="00AE5A26" w:rsidRPr="007036CE" w:rsidRDefault="00AE5A26" w:rsidP="000B1DDE">
      <w:pPr>
        <w:pStyle w:val="GOSTScript"/>
      </w:pPr>
      <w:r w:rsidRPr="007036CE">
        <w:tab/>
      </w:r>
      <w:r w:rsidRPr="007036CE">
        <w:tab/>
      </w:r>
      <w:r w:rsidRPr="007036CE">
        <w:tab/>
      </w:r>
      <w:r w:rsidRPr="007036CE">
        <w:tab/>
        <w:t>"SECTION_TYPE": "2",</w:t>
      </w:r>
    </w:p>
    <w:p w14:paraId="16D3B57D" w14:textId="77777777" w:rsidR="000B1DDE" w:rsidRPr="007036CE" w:rsidRDefault="000B1DDE" w:rsidP="000B1DDE">
      <w:pPr>
        <w:pStyle w:val="GOSTScript"/>
      </w:pPr>
      <w:r w:rsidRPr="007036CE">
        <w:tab/>
      </w:r>
      <w:r w:rsidRPr="007036CE">
        <w:tab/>
      </w:r>
      <w:r w:rsidRPr="007036CE">
        <w:tab/>
      </w:r>
      <w:r w:rsidRPr="007036CE">
        <w:tab/>
        <w:t>"</w:t>
      </w:r>
      <w:ins w:id="4040" w:author="Сатлер Марина Викторовна" w:date="2024-06-11T14:23:00Z">
        <w:r w:rsidR="006C14D9" w:rsidRPr="007036CE">
          <w:rPr>
            <w:szCs w:val="24"/>
          </w:rPr>
          <w:t>id</w:t>
        </w:r>
      </w:ins>
      <w:del w:id="4041" w:author="Сатлер Марина Викторовна" w:date="2024-06-11T14:23:00Z">
        <w:r w:rsidRPr="007036CE" w:rsidDel="006C14D9">
          <w:delText>ID</w:delText>
        </w:r>
      </w:del>
      <w:r w:rsidRPr="007036CE">
        <w:t>": 2,</w:t>
      </w:r>
    </w:p>
    <w:p w14:paraId="52E62D90" w14:textId="77777777" w:rsidR="000B1DDE" w:rsidRPr="007036CE" w:rsidRDefault="000B1DDE" w:rsidP="000B1DDE">
      <w:pPr>
        <w:pStyle w:val="GOSTScript"/>
      </w:pPr>
      <w:r w:rsidRPr="007036CE">
        <w:tab/>
      </w:r>
      <w:r w:rsidRPr="007036CE">
        <w:tab/>
      </w:r>
      <w:r w:rsidRPr="007036CE">
        <w:tab/>
      </w:r>
      <w:r w:rsidRPr="007036CE">
        <w:tab/>
        <w:t>"NUMBROW": "2",</w:t>
      </w:r>
    </w:p>
    <w:p w14:paraId="636ECD25" w14:textId="77777777" w:rsidR="000B1DDE" w:rsidRPr="007036CE" w:rsidRDefault="000B1DDE" w:rsidP="000B1DDE">
      <w:pPr>
        <w:pStyle w:val="GOSTScript"/>
      </w:pPr>
      <w:r w:rsidRPr="007036CE">
        <w:tab/>
      </w:r>
      <w:r w:rsidRPr="007036CE">
        <w:tab/>
      </w:r>
      <w:r w:rsidRPr="007036CE">
        <w:tab/>
      </w:r>
      <w:r w:rsidRPr="007036CE">
        <w:tab/>
        <w:t>"SIGNKBK": "N",</w:t>
      </w:r>
    </w:p>
    <w:p w14:paraId="2CC0EA7F" w14:textId="77777777" w:rsidR="000B1DDE" w:rsidRPr="007036CE" w:rsidRDefault="000B1DDE" w:rsidP="000B1DDE">
      <w:pPr>
        <w:pStyle w:val="GOSTScript"/>
      </w:pPr>
      <w:r w:rsidRPr="007036CE">
        <w:tab/>
      </w:r>
      <w:r w:rsidRPr="007036CE">
        <w:tab/>
      </w:r>
      <w:r w:rsidRPr="007036CE">
        <w:tab/>
      </w:r>
      <w:r w:rsidRPr="007036CE">
        <w:tab/>
        <w:t>"KBK": "</w:t>
      </w:r>
      <w:r w:rsidR="00EA306B" w:rsidRPr="007036CE">
        <w:t>18201160011500100244</w:t>
      </w:r>
      <w:r w:rsidRPr="007036CE">
        <w:t>",</w:t>
      </w:r>
    </w:p>
    <w:p w14:paraId="7FF0CCBF" w14:textId="77777777" w:rsidR="000B1DDE" w:rsidRPr="007036CE" w:rsidRDefault="000B1DDE" w:rsidP="000B1DDE">
      <w:pPr>
        <w:pStyle w:val="GOSTScript"/>
      </w:pPr>
      <w:r w:rsidRPr="007036CE">
        <w:tab/>
      </w:r>
      <w:r w:rsidRPr="007036CE">
        <w:tab/>
      </w:r>
      <w:r w:rsidRPr="007036CE">
        <w:tab/>
      </w:r>
      <w:r w:rsidRPr="007036CE">
        <w:tab/>
        <w:t>"TYPEKBK": "11",</w:t>
      </w:r>
    </w:p>
    <w:p w14:paraId="53EBA795" w14:textId="77777777" w:rsidR="000B1DDE" w:rsidRPr="007036CE" w:rsidRDefault="000B1DDE" w:rsidP="000B1DDE">
      <w:pPr>
        <w:pStyle w:val="GOSTScript"/>
      </w:pPr>
      <w:r w:rsidRPr="007036CE">
        <w:tab/>
      </w:r>
      <w:r w:rsidRPr="007036CE">
        <w:tab/>
      </w:r>
      <w:r w:rsidRPr="007036CE">
        <w:tab/>
      </w:r>
      <w:r w:rsidRPr="007036CE">
        <w:tab/>
        <w:t>"NULLKBK": "</w:t>
      </w:r>
      <w:r w:rsidR="00EA306B" w:rsidRPr="007036CE">
        <w:t>18201160011500100200</w:t>
      </w:r>
      <w:r w:rsidRPr="007036CE">
        <w:t>",</w:t>
      </w:r>
    </w:p>
    <w:p w14:paraId="1288E40F" w14:textId="77777777" w:rsidR="000B1DDE" w:rsidRPr="007036CE" w:rsidRDefault="000B1DDE" w:rsidP="000B1DDE">
      <w:pPr>
        <w:pStyle w:val="GOSTScript"/>
      </w:pPr>
      <w:r w:rsidRPr="007036CE">
        <w:lastRenderedPageBreak/>
        <w:tab/>
      </w:r>
      <w:r w:rsidRPr="007036CE">
        <w:tab/>
      </w:r>
      <w:r w:rsidRPr="007036CE">
        <w:tab/>
      </w:r>
      <w:r w:rsidRPr="007036CE">
        <w:tab/>
        <w:t>"PA": "01951001820",</w:t>
      </w:r>
    </w:p>
    <w:p w14:paraId="28A1E0A1" w14:textId="77777777" w:rsidR="000B1DDE" w:rsidRPr="007036CE" w:rsidRDefault="000B1DDE" w:rsidP="000B1DDE">
      <w:pPr>
        <w:pStyle w:val="GOSTScript"/>
      </w:pPr>
      <w:r w:rsidRPr="007036CE">
        <w:tab/>
      </w:r>
      <w:r w:rsidRPr="007036CE">
        <w:tab/>
      </w:r>
      <w:r w:rsidRPr="007036CE">
        <w:tab/>
      </w:r>
      <w:r w:rsidRPr="007036CE">
        <w:tab/>
        <w:t xml:space="preserve">"CONTUR": </w:t>
      </w:r>
      <w:ins w:id="4042" w:author="Сатлер Марина Викторовна" w:date="2024-02-28T19:03:00Z">
        <w:r w:rsidR="00BB4D13" w:rsidRPr="007036CE">
          <w:t>"</w:t>
        </w:r>
      </w:ins>
      <w:r w:rsidRPr="007036CE">
        <w:t>1</w:t>
      </w:r>
      <w:ins w:id="4043" w:author="Сатлер Марина Викторовна" w:date="2024-02-28T19:03:00Z">
        <w:r w:rsidR="00BB4D13" w:rsidRPr="007036CE">
          <w:t>"</w:t>
        </w:r>
      </w:ins>
      <w:r w:rsidRPr="007036CE">
        <w:t>,</w:t>
      </w:r>
    </w:p>
    <w:p w14:paraId="65333769" w14:textId="77777777" w:rsidR="000B1DDE" w:rsidRPr="007036CE" w:rsidDel="009E7792" w:rsidRDefault="000B1DDE" w:rsidP="009E7792">
      <w:pPr>
        <w:pStyle w:val="GOSTScript"/>
        <w:rPr>
          <w:del w:id="4044" w:author="Сатлер Марина Викторовна" w:date="2024-07-08T15:49:00Z"/>
        </w:rPr>
      </w:pPr>
      <w:r w:rsidRPr="007036CE">
        <w:tab/>
      </w:r>
      <w:r w:rsidRPr="007036CE">
        <w:tab/>
      </w:r>
      <w:r w:rsidRPr="007036CE">
        <w:tab/>
      </w:r>
      <w:r w:rsidRPr="007036CE">
        <w:tab/>
        <w:t>"SUM_1": 1000.00</w:t>
      </w:r>
      <w:del w:id="4045" w:author="Сатлер Марина Викторовна" w:date="2024-07-08T15:49:00Z">
        <w:r w:rsidRPr="007036CE" w:rsidDel="009E7792">
          <w:delText>,</w:delText>
        </w:r>
      </w:del>
    </w:p>
    <w:p w14:paraId="78E19673" w14:textId="77777777" w:rsidR="000B1DDE" w:rsidRPr="007036CE" w:rsidRDefault="000B1DDE" w:rsidP="009E7792">
      <w:pPr>
        <w:pStyle w:val="GOSTScript"/>
      </w:pPr>
      <w:del w:id="4046" w:author="Сатлер Марина Викторовна" w:date="2024-07-08T15:49:00Z">
        <w:r w:rsidRPr="007036CE" w:rsidDel="009E7792">
          <w:tab/>
        </w:r>
        <w:r w:rsidRPr="007036CE" w:rsidDel="009E7792">
          <w:tab/>
        </w:r>
        <w:r w:rsidRPr="007036CE" w:rsidDel="009E7792">
          <w:tab/>
        </w:r>
        <w:r w:rsidRPr="007036CE" w:rsidDel="009E7792">
          <w:tab/>
          <w:delText>"SUM_2": 1000.00</w:delText>
        </w:r>
      </w:del>
    </w:p>
    <w:p w14:paraId="0155BBC8" w14:textId="77777777" w:rsidR="000B1DDE" w:rsidRPr="007036CE" w:rsidRDefault="000B1DDE" w:rsidP="005F6467">
      <w:pPr>
        <w:pStyle w:val="GOSTScript"/>
      </w:pPr>
      <w:r w:rsidRPr="007036CE">
        <w:tab/>
      </w:r>
      <w:r w:rsidRPr="007036CE">
        <w:tab/>
      </w:r>
      <w:r w:rsidRPr="007036CE">
        <w:tab/>
        <w:t>}</w:t>
      </w:r>
    </w:p>
    <w:p w14:paraId="5111A0D3" w14:textId="77777777" w:rsidR="000B1DDE" w:rsidRPr="007036CE" w:rsidRDefault="000B1DDE" w:rsidP="000B1DDE">
      <w:pPr>
        <w:pStyle w:val="GOSTScript"/>
      </w:pPr>
      <w:r w:rsidRPr="007036CE">
        <w:tab/>
      </w:r>
      <w:r w:rsidRPr="007036CE">
        <w:tab/>
        <w:t>]</w:t>
      </w:r>
    </w:p>
    <w:p w14:paraId="2C53AF33" w14:textId="77777777" w:rsidR="000B1DDE" w:rsidRPr="007036CE" w:rsidRDefault="000B1DDE" w:rsidP="000B1DDE">
      <w:pPr>
        <w:pStyle w:val="GOSTScript"/>
      </w:pPr>
      <w:r w:rsidRPr="007036CE">
        <w:tab/>
        <w:t>}</w:t>
      </w:r>
    </w:p>
    <w:p w14:paraId="2174EFBA" w14:textId="77777777" w:rsidR="0039678C" w:rsidRPr="007036CE" w:rsidRDefault="000B1DDE" w:rsidP="00E63F76">
      <w:pPr>
        <w:pStyle w:val="GOSTScript"/>
        <w:rPr>
          <w:ins w:id="4047" w:author="Чиркова Наталия Сергеевна" w:date="2023-11-28T15:30:00Z"/>
        </w:rPr>
      </w:pPr>
      <w:r w:rsidRPr="007036CE">
        <w:t>}</w:t>
      </w:r>
    </w:p>
    <w:p w14:paraId="1E1D6EE4" w14:textId="77777777" w:rsidR="0020152A" w:rsidRPr="007036CE" w:rsidRDefault="0020152A" w:rsidP="00DE0449">
      <w:pPr>
        <w:pStyle w:val="41"/>
      </w:pPr>
      <w:bookmarkStart w:id="4048" w:name="_Запрос_на_сторнирование"/>
      <w:bookmarkStart w:id="4049" w:name="_Toc131524529"/>
      <w:bookmarkStart w:id="4050" w:name="_Toc131524799"/>
      <w:bookmarkStart w:id="4051" w:name="_Toc131524533"/>
      <w:bookmarkStart w:id="4052" w:name="_Toc131524803"/>
      <w:bookmarkStart w:id="4053" w:name="_Toc131524534"/>
      <w:bookmarkStart w:id="4054" w:name="_Toc131524804"/>
      <w:bookmarkStart w:id="4055" w:name="_Toc131524535"/>
      <w:bookmarkStart w:id="4056" w:name="_Toc131524805"/>
      <w:bookmarkStart w:id="4057" w:name="_Toc131524536"/>
      <w:bookmarkStart w:id="4058" w:name="_Toc131524806"/>
      <w:bookmarkStart w:id="4059" w:name="_Toc131524537"/>
      <w:bookmarkStart w:id="4060" w:name="_Toc131524807"/>
      <w:bookmarkStart w:id="4061" w:name="_Toc131524538"/>
      <w:bookmarkStart w:id="4062" w:name="_Toc131524808"/>
      <w:bookmarkStart w:id="4063" w:name="_Toc131524539"/>
      <w:bookmarkStart w:id="4064" w:name="_Toc131524809"/>
      <w:bookmarkStart w:id="4065" w:name="_Toc131524540"/>
      <w:bookmarkStart w:id="4066" w:name="_Toc131524810"/>
      <w:bookmarkStart w:id="4067" w:name="_Toc131524541"/>
      <w:bookmarkStart w:id="4068" w:name="_Toc131524811"/>
      <w:bookmarkStart w:id="4069" w:name="_Приложение_1"/>
      <w:bookmarkStart w:id="4070" w:name="_Приложение_1_Перечень"/>
      <w:bookmarkStart w:id="4071" w:name="_Запросы_по_управлению"/>
      <w:bookmarkStart w:id="4072" w:name="_Toc131524657"/>
      <w:bookmarkStart w:id="4073" w:name="_Toc131524927"/>
      <w:bookmarkStart w:id="4074" w:name="_Toc131524669"/>
      <w:bookmarkStart w:id="4075" w:name="_Toc131524939"/>
      <w:bookmarkStart w:id="4076" w:name="_Toc131524670"/>
      <w:bookmarkStart w:id="4077" w:name="_Toc131524940"/>
      <w:bookmarkStart w:id="4078" w:name="_Toc131524671"/>
      <w:bookmarkStart w:id="4079" w:name="_Toc131524941"/>
      <w:bookmarkStart w:id="4080" w:name="_Toc131524672"/>
      <w:bookmarkStart w:id="4081" w:name="_Toc131524942"/>
      <w:bookmarkStart w:id="4082" w:name="_Toc131524676"/>
      <w:bookmarkStart w:id="4083" w:name="_Toc131524946"/>
      <w:bookmarkStart w:id="4084" w:name="_Toc131524681"/>
      <w:bookmarkStart w:id="4085" w:name="_Toc131524951"/>
      <w:bookmarkStart w:id="4086" w:name="_Toc131524688"/>
      <w:bookmarkStart w:id="4087" w:name="_Toc131524958"/>
      <w:bookmarkStart w:id="4088" w:name="_Toc131524692"/>
      <w:bookmarkStart w:id="4089" w:name="_Toc131524962"/>
      <w:bookmarkStart w:id="4090" w:name="_Toc155714113"/>
      <w:bookmarkStart w:id="4091" w:name="_Toc155714214"/>
      <w:bookmarkStart w:id="4092" w:name="_Ref158739269"/>
      <w:bookmarkStart w:id="4093" w:name="_Toc222927882"/>
      <w:bookmarkEnd w:id="372"/>
      <w:bookmarkEnd w:id="373"/>
      <w:bookmarkEnd w:id="4048"/>
      <w:bookmarkEnd w:id="4049"/>
      <w:bookmarkEnd w:id="4050"/>
      <w:bookmarkEnd w:id="4051"/>
      <w:bookmarkEnd w:id="4052"/>
      <w:bookmarkEnd w:id="4053"/>
      <w:bookmarkEnd w:id="4054"/>
      <w:bookmarkEnd w:id="4055"/>
      <w:bookmarkEnd w:id="4056"/>
      <w:bookmarkEnd w:id="4057"/>
      <w:bookmarkEnd w:id="4058"/>
      <w:bookmarkEnd w:id="4059"/>
      <w:bookmarkEnd w:id="4060"/>
      <w:bookmarkEnd w:id="4061"/>
      <w:bookmarkEnd w:id="4062"/>
      <w:bookmarkEnd w:id="4063"/>
      <w:bookmarkEnd w:id="4064"/>
      <w:bookmarkEnd w:id="4065"/>
      <w:bookmarkEnd w:id="4066"/>
      <w:bookmarkEnd w:id="4067"/>
      <w:bookmarkEnd w:id="4068"/>
      <w:bookmarkEnd w:id="4069"/>
      <w:bookmarkEnd w:id="4070"/>
      <w:bookmarkEnd w:id="4071"/>
      <w:bookmarkEnd w:id="4072"/>
      <w:bookmarkEnd w:id="4073"/>
      <w:bookmarkEnd w:id="4074"/>
      <w:bookmarkEnd w:id="4075"/>
      <w:bookmarkEnd w:id="4076"/>
      <w:bookmarkEnd w:id="4077"/>
      <w:bookmarkEnd w:id="4078"/>
      <w:bookmarkEnd w:id="4079"/>
      <w:bookmarkEnd w:id="4080"/>
      <w:bookmarkEnd w:id="4081"/>
      <w:bookmarkEnd w:id="4082"/>
      <w:bookmarkEnd w:id="4083"/>
      <w:bookmarkEnd w:id="4084"/>
      <w:bookmarkEnd w:id="4085"/>
      <w:bookmarkEnd w:id="4086"/>
      <w:bookmarkEnd w:id="4087"/>
      <w:bookmarkEnd w:id="4088"/>
      <w:bookmarkEnd w:id="4089"/>
      <w:bookmarkEnd w:id="4090"/>
      <w:bookmarkEnd w:id="4091"/>
      <w:r w:rsidRPr="007036CE">
        <w:t>«Расходное расписание» (ф.0531722) MSC_ExpendableSchedule</w:t>
      </w:r>
      <w:bookmarkEnd w:id="4092"/>
      <w:bookmarkEnd w:id="4093"/>
    </w:p>
    <w:p w14:paraId="6A33DCC5" w14:textId="77777777" w:rsidR="0020152A" w:rsidRPr="007036CE" w:rsidRDefault="0020152A" w:rsidP="00DE0449">
      <w:pPr>
        <w:pStyle w:val="51"/>
      </w:pPr>
      <w:bookmarkStart w:id="4094" w:name="_Toc222927883"/>
      <w:r w:rsidRPr="007036CE">
        <w:t>Перечень параметров тела запроса (Document) по документу «Расходное расписание» (ф.0531722) MSC_ExpendableSchedule</w:t>
      </w:r>
      <w:bookmarkEnd w:id="4094"/>
    </w:p>
    <w:p w14:paraId="62A95764" w14:textId="58EAF920" w:rsidR="0020152A" w:rsidRPr="007036CE" w:rsidRDefault="00C828A6" w:rsidP="009E61EA">
      <w:pPr>
        <w:pStyle w:val="GOSTNameTable"/>
      </w:pPr>
      <w:r w:rsidRPr="007036CE">
        <w:rPr>
          <w:noProof/>
        </w:rPr>
        <w:fldChar w:fldCharType="begin"/>
      </w:r>
      <w:r w:rsidRPr="007036CE">
        <w:rPr>
          <w:noProof/>
        </w:rPr>
        <w:instrText xml:space="preserve"> SEQ Таблица \* ARABIC </w:instrText>
      </w:r>
      <w:r w:rsidRPr="007036CE">
        <w:rPr>
          <w:noProof/>
        </w:rPr>
        <w:fldChar w:fldCharType="separate"/>
      </w:r>
      <w:bookmarkStart w:id="4095" w:name="_Toc222928008"/>
      <w:r w:rsidR="00BD74E1">
        <w:rPr>
          <w:noProof/>
        </w:rPr>
        <w:t>35</w:t>
      </w:r>
      <w:r w:rsidRPr="007036CE">
        <w:rPr>
          <w:noProof/>
        </w:rPr>
        <w:fldChar w:fldCharType="end"/>
      </w:r>
      <w:r w:rsidR="0020152A" w:rsidRPr="007036CE">
        <w:t xml:space="preserve"> </w:t>
      </w:r>
      <w:r w:rsidR="00CC2920" w:rsidRPr="007036CE">
        <w:t>–</w:t>
      </w:r>
      <w:r w:rsidR="0020152A" w:rsidRPr="007036CE">
        <w:t xml:space="preserve"> Параметры тела (Document) запроса на подбор / сторнирование / переформирование записей учета по документу «Расходное расписание» (ф.0531722) MSC_ExpendableSchedule</w:t>
      </w:r>
      <w:bookmarkEnd w:id="4095"/>
    </w:p>
    <w:tbl>
      <w:tblPr>
        <w:tblStyle w:val="GOSTTable"/>
        <w:tblW w:w="5000" w:type="pct"/>
        <w:tblLayout w:type="fixed"/>
        <w:tblLook w:val="07E0" w:firstRow="1" w:lastRow="1" w:firstColumn="1" w:lastColumn="1" w:noHBand="1" w:noVBand="1"/>
      </w:tblPr>
      <w:tblGrid>
        <w:gridCol w:w="3466"/>
        <w:gridCol w:w="2314"/>
        <w:gridCol w:w="1636"/>
        <w:gridCol w:w="946"/>
        <w:gridCol w:w="971"/>
        <w:gridCol w:w="6427"/>
      </w:tblGrid>
      <w:tr w:rsidR="0020152A" w:rsidRPr="007036CE" w14:paraId="5BF3D0CF" w14:textId="77777777" w:rsidTr="00974EB0">
        <w:trPr>
          <w:cnfStyle w:val="100000000000" w:firstRow="1" w:lastRow="0" w:firstColumn="0" w:lastColumn="0" w:oddVBand="0" w:evenVBand="0" w:oddHBand="0" w:evenHBand="0" w:firstRowFirstColumn="0" w:firstRowLastColumn="0" w:lastRowFirstColumn="0" w:lastRowLastColumn="0"/>
          <w:trHeight w:val="1002"/>
        </w:trPr>
        <w:tc>
          <w:tcPr>
            <w:tcW w:w="1100" w:type="pct"/>
            <w:hideMark/>
          </w:tcPr>
          <w:p w14:paraId="158A91C4" w14:textId="77777777" w:rsidR="0020152A" w:rsidRPr="007036CE" w:rsidRDefault="0020152A" w:rsidP="0020152A">
            <w:pPr>
              <w:pStyle w:val="GOSTTableHead"/>
              <w:rPr>
                <w:szCs w:val="22"/>
              </w:rPr>
            </w:pPr>
            <w:r w:rsidRPr="007036CE">
              <w:rPr>
                <w:szCs w:val="22"/>
              </w:rPr>
              <w:t>Наименование параметра</w:t>
            </w:r>
          </w:p>
        </w:tc>
        <w:tc>
          <w:tcPr>
            <w:tcW w:w="734" w:type="pct"/>
            <w:hideMark/>
          </w:tcPr>
          <w:p w14:paraId="0006B80A" w14:textId="77777777" w:rsidR="0020152A" w:rsidRPr="007036CE" w:rsidRDefault="0020152A" w:rsidP="0020152A">
            <w:pPr>
              <w:pStyle w:val="GOSTTableHead"/>
              <w:rPr>
                <w:szCs w:val="22"/>
              </w:rPr>
            </w:pPr>
            <w:r w:rsidRPr="007036CE">
              <w:rPr>
                <w:szCs w:val="22"/>
              </w:rPr>
              <w:t>Название тэга</w:t>
            </w:r>
          </w:p>
        </w:tc>
        <w:tc>
          <w:tcPr>
            <w:tcW w:w="519" w:type="pct"/>
            <w:hideMark/>
          </w:tcPr>
          <w:p w14:paraId="1CCF1514" w14:textId="77777777" w:rsidR="0020152A" w:rsidRPr="007036CE" w:rsidRDefault="0020152A" w:rsidP="0020152A">
            <w:pPr>
              <w:pStyle w:val="GOSTTableHead"/>
              <w:rPr>
                <w:szCs w:val="22"/>
              </w:rPr>
            </w:pPr>
            <w:r w:rsidRPr="007036CE">
              <w:rPr>
                <w:szCs w:val="22"/>
              </w:rPr>
              <w:t>Тип данных</w:t>
            </w:r>
          </w:p>
        </w:tc>
        <w:tc>
          <w:tcPr>
            <w:tcW w:w="300" w:type="pct"/>
          </w:tcPr>
          <w:p w14:paraId="4F6851A5" w14:textId="77777777" w:rsidR="0020152A" w:rsidRPr="007036CE" w:rsidRDefault="0020152A" w:rsidP="0020152A">
            <w:pPr>
              <w:pStyle w:val="GOSTTableHead"/>
              <w:rPr>
                <w:szCs w:val="22"/>
              </w:rPr>
            </w:pPr>
            <w:r w:rsidRPr="007036CE">
              <w:rPr>
                <w:szCs w:val="22"/>
              </w:rPr>
              <w:t>Обязательность</w:t>
            </w:r>
          </w:p>
        </w:tc>
        <w:tc>
          <w:tcPr>
            <w:tcW w:w="308" w:type="pct"/>
            <w:hideMark/>
          </w:tcPr>
          <w:p w14:paraId="701102F3" w14:textId="77777777" w:rsidR="0020152A" w:rsidRPr="007036CE" w:rsidRDefault="0020152A" w:rsidP="0020152A">
            <w:pPr>
              <w:pStyle w:val="GOSTTableHead"/>
              <w:rPr>
                <w:szCs w:val="22"/>
              </w:rPr>
            </w:pPr>
            <w:r w:rsidRPr="007036CE">
              <w:rPr>
                <w:szCs w:val="22"/>
              </w:rPr>
              <w:t>Размерность</w:t>
            </w:r>
          </w:p>
        </w:tc>
        <w:tc>
          <w:tcPr>
            <w:tcW w:w="2039" w:type="pct"/>
          </w:tcPr>
          <w:p w14:paraId="57AB2694" w14:textId="77777777" w:rsidR="0020152A" w:rsidRPr="007036CE" w:rsidRDefault="0020152A" w:rsidP="0020152A">
            <w:pPr>
              <w:pStyle w:val="GOSTTableHead"/>
              <w:rPr>
                <w:szCs w:val="22"/>
              </w:rPr>
            </w:pPr>
            <w:r w:rsidRPr="007036CE">
              <w:rPr>
                <w:szCs w:val="22"/>
              </w:rPr>
              <w:t>Описание</w:t>
            </w:r>
          </w:p>
        </w:tc>
      </w:tr>
      <w:tr w:rsidR="0020152A" w:rsidRPr="007036CE" w14:paraId="00704D1F" w14:textId="77777777" w:rsidTr="00974EB0">
        <w:tc>
          <w:tcPr>
            <w:tcW w:w="1100" w:type="pct"/>
          </w:tcPr>
          <w:p w14:paraId="339E7542" w14:textId="77777777" w:rsidR="0020152A" w:rsidRPr="007036CE" w:rsidRDefault="0020152A" w:rsidP="00974EB0">
            <w:pPr>
              <w:pStyle w:val="GOSTTablenorm"/>
            </w:pPr>
            <w:r w:rsidRPr="007036CE">
              <w:t>Номер документа</w:t>
            </w:r>
          </w:p>
        </w:tc>
        <w:tc>
          <w:tcPr>
            <w:tcW w:w="734" w:type="pct"/>
          </w:tcPr>
          <w:p w14:paraId="61053992" w14:textId="77777777" w:rsidR="0020152A" w:rsidRPr="007036CE" w:rsidRDefault="0020152A" w:rsidP="00974EB0">
            <w:pPr>
              <w:pStyle w:val="GOSTTablenorm"/>
              <w:rPr>
                <w:lang w:val="en-US"/>
              </w:rPr>
            </w:pPr>
            <w:r w:rsidRPr="007036CE">
              <w:rPr>
                <w:lang w:val="en-US"/>
              </w:rPr>
              <w:t>NUM_DOC</w:t>
            </w:r>
          </w:p>
        </w:tc>
        <w:tc>
          <w:tcPr>
            <w:tcW w:w="519" w:type="pct"/>
          </w:tcPr>
          <w:p w14:paraId="207E72A7" w14:textId="77777777" w:rsidR="0020152A" w:rsidRPr="007036CE" w:rsidRDefault="0020152A" w:rsidP="00974EB0">
            <w:pPr>
              <w:pStyle w:val="GOSTTablenorm"/>
            </w:pPr>
            <w:r w:rsidRPr="007036CE">
              <w:t>Строка</w:t>
            </w:r>
          </w:p>
        </w:tc>
        <w:tc>
          <w:tcPr>
            <w:tcW w:w="300" w:type="pct"/>
          </w:tcPr>
          <w:p w14:paraId="2E0137A0" w14:textId="77777777" w:rsidR="0020152A" w:rsidRPr="007036CE" w:rsidRDefault="0020152A" w:rsidP="00974EB0">
            <w:pPr>
              <w:pStyle w:val="GOSTTablenorm"/>
            </w:pPr>
            <w:r w:rsidRPr="007036CE">
              <w:t>Да</w:t>
            </w:r>
          </w:p>
        </w:tc>
        <w:tc>
          <w:tcPr>
            <w:tcW w:w="308" w:type="pct"/>
          </w:tcPr>
          <w:p w14:paraId="7FBFCF7C" w14:textId="77777777" w:rsidR="0020152A" w:rsidRPr="007036CE" w:rsidRDefault="0020152A" w:rsidP="00974EB0">
            <w:pPr>
              <w:pStyle w:val="GOSTTablenorm"/>
            </w:pPr>
            <w:r w:rsidRPr="007036CE">
              <w:rPr>
                <w:lang w:val="en-US"/>
              </w:rPr>
              <w:t>&lt;=25</w:t>
            </w:r>
          </w:p>
        </w:tc>
        <w:tc>
          <w:tcPr>
            <w:tcW w:w="2039" w:type="pct"/>
          </w:tcPr>
          <w:p w14:paraId="7C87CA7E" w14:textId="77777777" w:rsidR="0020152A" w:rsidRPr="007036CE" w:rsidRDefault="0020152A" w:rsidP="00974EB0">
            <w:pPr>
              <w:pStyle w:val="GOSTTablenorm"/>
              <w:rPr>
                <w:szCs w:val="22"/>
              </w:rPr>
            </w:pPr>
            <w:r w:rsidRPr="007036CE">
              <w:rPr>
                <w:szCs w:val="22"/>
              </w:rPr>
              <w:t>Указывается номер документа</w:t>
            </w:r>
          </w:p>
        </w:tc>
      </w:tr>
      <w:tr w:rsidR="0020152A" w:rsidRPr="007036CE" w14:paraId="4C6E9E83" w14:textId="77777777" w:rsidTr="00974EB0">
        <w:tc>
          <w:tcPr>
            <w:tcW w:w="1100" w:type="pct"/>
          </w:tcPr>
          <w:p w14:paraId="6F4B4FC9" w14:textId="77777777" w:rsidR="0020152A" w:rsidRPr="007036CE" w:rsidRDefault="0020152A" w:rsidP="00974EB0">
            <w:pPr>
              <w:pStyle w:val="GOSTTablenorm"/>
            </w:pPr>
            <w:r w:rsidRPr="007036CE">
              <w:t>Дата документа</w:t>
            </w:r>
          </w:p>
        </w:tc>
        <w:tc>
          <w:tcPr>
            <w:tcW w:w="734" w:type="pct"/>
          </w:tcPr>
          <w:p w14:paraId="3740D4B2" w14:textId="77777777" w:rsidR="0020152A" w:rsidRPr="007036CE" w:rsidRDefault="0020152A" w:rsidP="00974EB0">
            <w:pPr>
              <w:pStyle w:val="GOSTTablenorm"/>
              <w:rPr>
                <w:lang w:val="en-US"/>
              </w:rPr>
            </w:pPr>
            <w:r w:rsidRPr="007036CE">
              <w:rPr>
                <w:lang w:val="en-US"/>
              </w:rPr>
              <w:t>DATE_DOC</w:t>
            </w:r>
          </w:p>
        </w:tc>
        <w:tc>
          <w:tcPr>
            <w:tcW w:w="519" w:type="pct"/>
          </w:tcPr>
          <w:p w14:paraId="4D2C8DA6" w14:textId="77777777" w:rsidR="0020152A" w:rsidRPr="007036CE" w:rsidRDefault="0020152A" w:rsidP="00974EB0">
            <w:pPr>
              <w:pStyle w:val="GOSTTablenorm"/>
            </w:pPr>
            <w:r w:rsidRPr="007036CE">
              <w:t>Дата</w:t>
            </w:r>
          </w:p>
        </w:tc>
        <w:tc>
          <w:tcPr>
            <w:tcW w:w="300" w:type="pct"/>
          </w:tcPr>
          <w:p w14:paraId="4143031B" w14:textId="77777777" w:rsidR="0020152A" w:rsidRPr="007036CE" w:rsidRDefault="0020152A" w:rsidP="00974EB0">
            <w:pPr>
              <w:pStyle w:val="GOSTTablenorm"/>
            </w:pPr>
            <w:r w:rsidRPr="007036CE">
              <w:t>Да</w:t>
            </w:r>
          </w:p>
        </w:tc>
        <w:tc>
          <w:tcPr>
            <w:tcW w:w="308" w:type="pct"/>
          </w:tcPr>
          <w:p w14:paraId="42DAE891" w14:textId="77777777" w:rsidR="0020152A" w:rsidRPr="007036CE" w:rsidRDefault="0020152A" w:rsidP="00974EB0">
            <w:pPr>
              <w:pStyle w:val="GOSTTablenorm"/>
            </w:pPr>
          </w:p>
        </w:tc>
        <w:tc>
          <w:tcPr>
            <w:tcW w:w="2039" w:type="pct"/>
          </w:tcPr>
          <w:p w14:paraId="6318E0A2" w14:textId="77777777" w:rsidR="0020152A" w:rsidRPr="007036CE" w:rsidRDefault="0020152A" w:rsidP="00974EB0">
            <w:pPr>
              <w:pStyle w:val="GOSTTablenorm"/>
              <w:rPr>
                <w:szCs w:val="22"/>
              </w:rPr>
            </w:pPr>
            <w:r w:rsidRPr="007036CE">
              <w:rPr>
                <w:szCs w:val="22"/>
              </w:rPr>
              <w:t>Указывается дата документа в формате YYYY-MM-DD</w:t>
            </w:r>
          </w:p>
        </w:tc>
      </w:tr>
      <w:tr w:rsidR="0020152A" w:rsidRPr="007036CE" w14:paraId="49154F47" w14:textId="77777777" w:rsidTr="00974EB0">
        <w:tc>
          <w:tcPr>
            <w:tcW w:w="1100" w:type="pct"/>
          </w:tcPr>
          <w:p w14:paraId="4AC3E480" w14:textId="77777777" w:rsidR="0020152A" w:rsidRPr="007036CE" w:rsidRDefault="0020152A" w:rsidP="00974EB0">
            <w:pPr>
              <w:pStyle w:val="GOSTTablenorm"/>
            </w:pPr>
            <w:r w:rsidRPr="007036CE">
              <w:t>Вид документа</w:t>
            </w:r>
          </w:p>
        </w:tc>
        <w:tc>
          <w:tcPr>
            <w:tcW w:w="734" w:type="pct"/>
          </w:tcPr>
          <w:p w14:paraId="5821E554" w14:textId="77777777" w:rsidR="0020152A" w:rsidRPr="007036CE" w:rsidRDefault="0020152A" w:rsidP="00974EB0">
            <w:pPr>
              <w:pStyle w:val="GOSTTablenorm"/>
              <w:rPr>
                <w:lang w:val="en-US"/>
              </w:rPr>
            </w:pPr>
            <w:r w:rsidRPr="007036CE">
              <w:rPr>
                <w:lang w:val="en-US"/>
              </w:rPr>
              <w:t>DOC_TYPE</w:t>
            </w:r>
          </w:p>
        </w:tc>
        <w:tc>
          <w:tcPr>
            <w:tcW w:w="519" w:type="pct"/>
          </w:tcPr>
          <w:p w14:paraId="2767B7C3" w14:textId="77777777" w:rsidR="0020152A" w:rsidRPr="007036CE" w:rsidRDefault="0020152A" w:rsidP="00974EB0">
            <w:pPr>
              <w:pStyle w:val="GOSTTablenorm"/>
            </w:pPr>
            <w:r w:rsidRPr="007036CE">
              <w:t>Строка</w:t>
            </w:r>
          </w:p>
        </w:tc>
        <w:tc>
          <w:tcPr>
            <w:tcW w:w="300" w:type="pct"/>
          </w:tcPr>
          <w:p w14:paraId="51016B10" w14:textId="77777777" w:rsidR="0020152A" w:rsidRPr="007036CE" w:rsidRDefault="0020152A" w:rsidP="00974EB0">
            <w:pPr>
              <w:pStyle w:val="GOSTTablenorm"/>
            </w:pPr>
            <w:r w:rsidRPr="007036CE">
              <w:t>Да</w:t>
            </w:r>
          </w:p>
        </w:tc>
        <w:tc>
          <w:tcPr>
            <w:tcW w:w="308" w:type="pct"/>
          </w:tcPr>
          <w:p w14:paraId="3E7519A2" w14:textId="77777777" w:rsidR="0020152A" w:rsidRPr="007036CE" w:rsidRDefault="0020152A" w:rsidP="00974EB0">
            <w:pPr>
              <w:pStyle w:val="GOSTTablenorm"/>
            </w:pPr>
            <w:r w:rsidRPr="007036CE">
              <w:t>=3</w:t>
            </w:r>
          </w:p>
        </w:tc>
        <w:tc>
          <w:tcPr>
            <w:tcW w:w="2039" w:type="pct"/>
          </w:tcPr>
          <w:p w14:paraId="2D652702" w14:textId="77777777" w:rsidR="0020152A" w:rsidRPr="007036CE" w:rsidRDefault="0020152A" w:rsidP="00974EB0">
            <w:pPr>
              <w:pStyle w:val="GOSTTablenorm"/>
            </w:pPr>
            <w:r w:rsidRPr="007036CE">
              <w:t>Указывается код вида документа.</w:t>
            </w:r>
          </w:p>
          <w:p w14:paraId="1C963253" w14:textId="77777777" w:rsidR="0020152A" w:rsidRPr="007036CE" w:rsidRDefault="0020152A" w:rsidP="00974EB0">
            <w:pPr>
              <w:pStyle w:val="GOSTTablenorm"/>
              <w:rPr>
                <w:szCs w:val="22"/>
              </w:rPr>
            </w:pPr>
            <w:r w:rsidRPr="007036CE">
              <w:t>Заполняется значением «БРС»</w:t>
            </w:r>
          </w:p>
        </w:tc>
      </w:tr>
      <w:tr w:rsidR="0020152A" w:rsidRPr="007036CE" w14:paraId="319D443D" w14:textId="77777777" w:rsidTr="00974EB0">
        <w:tc>
          <w:tcPr>
            <w:tcW w:w="1100" w:type="pct"/>
          </w:tcPr>
          <w:p w14:paraId="518F2850" w14:textId="77777777" w:rsidR="0020152A" w:rsidRPr="007036CE" w:rsidRDefault="0020152A" w:rsidP="00974EB0">
            <w:pPr>
              <w:pStyle w:val="GOSTTablenorm"/>
            </w:pPr>
            <w:r w:rsidRPr="007036CE">
              <w:t>Контур отправителя</w:t>
            </w:r>
          </w:p>
        </w:tc>
        <w:tc>
          <w:tcPr>
            <w:tcW w:w="734" w:type="pct"/>
          </w:tcPr>
          <w:p w14:paraId="7C0A76E0" w14:textId="77777777" w:rsidR="0020152A" w:rsidRPr="007036CE" w:rsidRDefault="0020152A" w:rsidP="00974EB0">
            <w:pPr>
              <w:pStyle w:val="GOSTTablenorm"/>
            </w:pPr>
            <w:r w:rsidRPr="007036CE">
              <w:t>CONTUR_S</w:t>
            </w:r>
          </w:p>
        </w:tc>
        <w:tc>
          <w:tcPr>
            <w:tcW w:w="519" w:type="pct"/>
          </w:tcPr>
          <w:p w14:paraId="387F6C35" w14:textId="77777777" w:rsidR="0020152A" w:rsidRPr="007036CE" w:rsidRDefault="00BB4D13" w:rsidP="00974EB0">
            <w:pPr>
              <w:pStyle w:val="GOSTTablenorm"/>
            </w:pPr>
            <w:ins w:id="4096" w:author="Сатлер Марина Викторовна" w:date="2024-02-28T19:03:00Z">
              <w:r w:rsidRPr="007036CE">
                <w:t>Строка</w:t>
              </w:r>
            </w:ins>
          </w:p>
        </w:tc>
        <w:tc>
          <w:tcPr>
            <w:tcW w:w="300" w:type="pct"/>
          </w:tcPr>
          <w:p w14:paraId="0B66F869" w14:textId="77777777" w:rsidR="0020152A" w:rsidRPr="007036CE" w:rsidRDefault="0020152A" w:rsidP="00974EB0">
            <w:pPr>
              <w:pStyle w:val="GOSTTablenorm"/>
            </w:pPr>
            <w:r w:rsidRPr="007036CE">
              <w:t>Да</w:t>
            </w:r>
          </w:p>
        </w:tc>
        <w:tc>
          <w:tcPr>
            <w:tcW w:w="308" w:type="pct"/>
          </w:tcPr>
          <w:p w14:paraId="08548EBE" w14:textId="77777777" w:rsidR="0020152A" w:rsidRPr="007036CE" w:rsidRDefault="0020152A" w:rsidP="00974EB0">
            <w:pPr>
              <w:pStyle w:val="GOSTTablenorm"/>
            </w:pPr>
            <w:r w:rsidRPr="007036CE">
              <w:t>=1</w:t>
            </w:r>
          </w:p>
        </w:tc>
        <w:tc>
          <w:tcPr>
            <w:tcW w:w="2039" w:type="pct"/>
          </w:tcPr>
          <w:p w14:paraId="2EF4C426" w14:textId="77777777" w:rsidR="0020152A" w:rsidRPr="007036CE" w:rsidRDefault="0020152A" w:rsidP="00974EB0">
            <w:pPr>
              <w:pStyle w:val="GOSTTablenorm"/>
            </w:pPr>
            <w:r w:rsidRPr="007036CE">
              <w:t>Указывается код контура, в котором проводится операция отправителя.</w:t>
            </w:r>
          </w:p>
          <w:p w14:paraId="7F15B753" w14:textId="77777777" w:rsidR="0020152A" w:rsidRPr="007036CE" w:rsidRDefault="0020152A" w:rsidP="00974EB0">
            <w:pPr>
              <w:pStyle w:val="GOSTTablenorm"/>
            </w:pPr>
            <w:r w:rsidRPr="007036CE">
              <w:t>Возможные значения:</w:t>
            </w:r>
          </w:p>
          <w:p w14:paraId="7F26DCF7" w14:textId="77777777" w:rsidR="0020152A" w:rsidRPr="007036CE" w:rsidRDefault="0020152A" w:rsidP="000027F9">
            <w:pPr>
              <w:pStyle w:val="GOSTTableListMark1"/>
            </w:pPr>
            <w:r w:rsidRPr="007036CE">
              <w:t>«</w:t>
            </w:r>
            <w:ins w:id="4097" w:author="Сатлер Марина Викторовна" w:date="2024-02-28T18:39:00Z">
              <w:r w:rsidR="00666E41" w:rsidRPr="007036CE">
                <w:rPr>
                  <w:lang w:val="en-US"/>
                </w:rPr>
                <w:t>O</w:t>
              </w:r>
            </w:ins>
            <w:r w:rsidRPr="007036CE">
              <w:t>» – открытый;</w:t>
            </w:r>
          </w:p>
          <w:p w14:paraId="10F7ECA4" w14:textId="77777777" w:rsidR="0020152A" w:rsidRPr="007036CE" w:rsidRDefault="0020152A" w:rsidP="000027F9">
            <w:pPr>
              <w:pStyle w:val="GOSTTableListMark1"/>
            </w:pPr>
            <w:r w:rsidRPr="007036CE">
              <w:t>«S» – защищенный;</w:t>
            </w:r>
          </w:p>
          <w:p w14:paraId="123DFB44" w14:textId="77777777" w:rsidR="0020152A" w:rsidRPr="007036CE" w:rsidRDefault="0020152A" w:rsidP="000027F9">
            <w:pPr>
              <w:pStyle w:val="GOSTTableListMark1"/>
            </w:pPr>
            <w:r w:rsidRPr="007036CE">
              <w:t>«1» – открытый;</w:t>
            </w:r>
          </w:p>
          <w:p w14:paraId="6EDD0F35" w14:textId="77777777" w:rsidR="0020152A" w:rsidRPr="007036CE" w:rsidRDefault="0020152A" w:rsidP="000027F9">
            <w:pPr>
              <w:pStyle w:val="GOSTTableListMark1"/>
              <w:rPr>
                <w:szCs w:val="22"/>
              </w:rPr>
            </w:pPr>
            <w:r w:rsidRPr="007036CE">
              <w:t>«2» – защищенный</w:t>
            </w:r>
          </w:p>
        </w:tc>
      </w:tr>
      <w:tr w:rsidR="0020152A" w:rsidRPr="007036CE" w14:paraId="489294B7" w14:textId="77777777" w:rsidTr="00974EB0">
        <w:tc>
          <w:tcPr>
            <w:tcW w:w="1100" w:type="pct"/>
          </w:tcPr>
          <w:p w14:paraId="794FA5DC" w14:textId="77777777" w:rsidR="0020152A" w:rsidRPr="007036CE" w:rsidRDefault="0020152A" w:rsidP="00974EB0">
            <w:pPr>
              <w:pStyle w:val="GOSTTablenorm"/>
            </w:pPr>
            <w:r w:rsidRPr="007036CE">
              <w:lastRenderedPageBreak/>
              <w:t>Контур получателя</w:t>
            </w:r>
          </w:p>
        </w:tc>
        <w:tc>
          <w:tcPr>
            <w:tcW w:w="734" w:type="pct"/>
          </w:tcPr>
          <w:p w14:paraId="7F9AD09E" w14:textId="77777777" w:rsidR="0020152A" w:rsidRPr="007036CE" w:rsidRDefault="0020152A" w:rsidP="00974EB0">
            <w:pPr>
              <w:pStyle w:val="GOSTTablenorm"/>
            </w:pPr>
            <w:r w:rsidRPr="007036CE">
              <w:t>CONTUR_R</w:t>
            </w:r>
          </w:p>
        </w:tc>
        <w:tc>
          <w:tcPr>
            <w:tcW w:w="519" w:type="pct"/>
          </w:tcPr>
          <w:p w14:paraId="71424C95" w14:textId="77777777" w:rsidR="0020152A" w:rsidRPr="007036CE" w:rsidRDefault="00BB4D13" w:rsidP="00974EB0">
            <w:pPr>
              <w:pStyle w:val="GOSTTablenorm"/>
            </w:pPr>
            <w:ins w:id="4098" w:author="Сатлер Марина Викторовна" w:date="2024-02-28T19:03:00Z">
              <w:r w:rsidRPr="007036CE">
                <w:t>Строка</w:t>
              </w:r>
            </w:ins>
          </w:p>
        </w:tc>
        <w:tc>
          <w:tcPr>
            <w:tcW w:w="300" w:type="pct"/>
          </w:tcPr>
          <w:p w14:paraId="1780F4D4" w14:textId="77777777" w:rsidR="0020152A" w:rsidRPr="007036CE" w:rsidRDefault="0020152A" w:rsidP="00974EB0">
            <w:pPr>
              <w:pStyle w:val="GOSTTablenorm"/>
            </w:pPr>
            <w:r w:rsidRPr="007036CE">
              <w:t>Да</w:t>
            </w:r>
          </w:p>
        </w:tc>
        <w:tc>
          <w:tcPr>
            <w:tcW w:w="308" w:type="pct"/>
          </w:tcPr>
          <w:p w14:paraId="493D36DE" w14:textId="77777777" w:rsidR="0020152A" w:rsidRPr="007036CE" w:rsidRDefault="0020152A" w:rsidP="00974EB0">
            <w:pPr>
              <w:pStyle w:val="GOSTTablenorm"/>
            </w:pPr>
            <w:r w:rsidRPr="007036CE">
              <w:t>=1</w:t>
            </w:r>
          </w:p>
        </w:tc>
        <w:tc>
          <w:tcPr>
            <w:tcW w:w="2039" w:type="pct"/>
          </w:tcPr>
          <w:p w14:paraId="4C6EB1EC" w14:textId="77777777" w:rsidR="0020152A" w:rsidRPr="007036CE" w:rsidRDefault="0020152A" w:rsidP="00974EB0">
            <w:pPr>
              <w:pStyle w:val="GOSTTablenorm"/>
            </w:pPr>
            <w:r w:rsidRPr="007036CE">
              <w:t>Указывается код контура, в котором проводится операция получателя.</w:t>
            </w:r>
          </w:p>
          <w:p w14:paraId="4DAC8B51" w14:textId="77777777" w:rsidR="0020152A" w:rsidRPr="007036CE" w:rsidRDefault="0020152A" w:rsidP="00974EB0">
            <w:pPr>
              <w:pStyle w:val="GOSTTablenorm"/>
            </w:pPr>
            <w:r w:rsidRPr="007036CE">
              <w:t>Возможные значения:</w:t>
            </w:r>
          </w:p>
          <w:p w14:paraId="6F69816F" w14:textId="77777777" w:rsidR="0020152A" w:rsidRPr="007036CE" w:rsidRDefault="0020152A" w:rsidP="000027F9">
            <w:pPr>
              <w:pStyle w:val="GOSTTableListMark1"/>
            </w:pPr>
            <w:r w:rsidRPr="007036CE">
              <w:t>«</w:t>
            </w:r>
            <w:ins w:id="4099" w:author="Сатлер Марина Викторовна" w:date="2024-02-28T18:39:00Z">
              <w:r w:rsidR="00666E41" w:rsidRPr="007036CE">
                <w:rPr>
                  <w:lang w:val="en-US"/>
                </w:rPr>
                <w:t>O</w:t>
              </w:r>
            </w:ins>
            <w:r w:rsidRPr="007036CE">
              <w:t>» – открытый;</w:t>
            </w:r>
          </w:p>
          <w:p w14:paraId="3D976574" w14:textId="77777777" w:rsidR="0020152A" w:rsidRPr="007036CE" w:rsidRDefault="0020152A" w:rsidP="000027F9">
            <w:pPr>
              <w:pStyle w:val="GOSTTableListMark1"/>
            </w:pPr>
            <w:r w:rsidRPr="007036CE">
              <w:t>«S» – защищенный;</w:t>
            </w:r>
          </w:p>
          <w:p w14:paraId="741BDCCB" w14:textId="77777777" w:rsidR="0020152A" w:rsidRPr="007036CE" w:rsidRDefault="0020152A" w:rsidP="000027F9">
            <w:pPr>
              <w:pStyle w:val="GOSTTableListMark1"/>
            </w:pPr>
            <w:r w:rsidRPr="007036CE">
              <w:t xml:space="preserve">«1» – открытый; </w:t>
            </w:r>
          </w:p>
          <w:p w14:paraId="6BF246CA" w14:textId="77777777" w:rsidR="0020152A" w:rsidRPr="007036CE" w:rsidRDefault="0020152A" w:rsidP="000027F9">
            <w:pPr>
              <w:pStyle w:val="GOSTTableListMark1"/>
              <w:rPr>
                <w:szCs w:val="22"/>
              </w:rPr>
            </w:pPr>
            <w:r w:rsidRPr="007036CE">
              <w:t>«2» – защищенный</w:t>
            </w:r>
          </w:p>
        </w:tc>
      </w:tr>
      <w:tr w:rsidR="0020152A" w:rsidRPr="007036CE" w14:paraId="3E6DED9A" w14:textId="77777777" w:rsidTr="00974EB0">
        <w:tc>
          <w:tcPr>
            <w:tcW w:w="1100" w:type="pct"/>
          </w:tcPr>
          <w:p w14:paraId="3A600886" w14:textId="77777777" w:rsidR="0020152A" w:rsidRPr="007036CE" w:rsidRDefault="0020152A">
            <w:pPr>
              <w:pStyle w:val="GOSTTablenorm"/>
            </w:pPr>
            <w:r w:rsidRPr="007036CE">
              <w:t>Уровень конфиденциальности</w:t>
            </w:r>
          </w:p>
        </w:tc>
        <w:tc>
          <w:tcPr>
            <w:tcW w:w="734" w:type="pct"/>
          </w:tcPr>
          <w:p w14:paraId="1133C091" w14:textId="77777777" w:rsidR="0020152A" w:rsidRPr="007036CE" w:rsidRDefault="0020152A">
            <w:pPr>
              <w:pStyle w:val="GOSTTablenorm"/>
              <w:rPr>
                <w:lang w:val="en-US"/>
              </w:rPr>
            </w:pPr>
            <w:r w:rsidRPr="007036CE">
              <w:rPr>
                <w:lang w:val="en-US"/>
              </w:rPr>
              <w:t>ACCESSLEVEL</w:t>
            </w:r>
          </w:p>
        </w:tc>
        <w:tc>
          <w:tcPr>
            <w:tcW w:w="519" w:type="pct"/>
          </w:tcPr>
          <w:p w14:paraId="096F43E2" w14:textId="77777777" w:rsidR="0020152A" w:rsidRPr="007036CE" w:rsidRDefault="0020152A" w:rsidP="000027F9">
            <w:pPr>
              <w:pStyle w:val="GOSTTablenorm"/>
            </w:pPr>
            <w:r w:rsidRPr="007036CE">
              <w:t>Число</w:t>
            </w:r>
          </w:p>
        </w:tc>
        <w:tc>
          <w:tcPr>
            <w:tcW w:w="300" w:type="pct"/>
          </w:tcPr>
          <w:p w14:paraId="0C8BFA57" w14:textId="77777777" w:rsidR="0020152A" w:rsidRPr="007036CE" w:rsidRDefault="0020152A" w:rsidP="000027F9">
            <w:pPr>
              <w:pStyle w:val="GOSTTablenorm"/>
            </w:pPr>
            <w:r w:rsidRPr="007036CE">
              <w:t>Да</w:t>
            </w:r>
          </w:p>
        </w:tc>
        <w:tc>
          <w:tcPr>
            <w:tcW w:w="308" w:type="pct"/>
          </w:tcPr>
          <w:p w14:paraId="710F88C9" w14:textId="77777777" w:rsidR="0020152A" w:rsidRPr="007036CE" w:rsidRDefault="0020152A">
            <w:pPr>
              <w:pStyle w:val="GOSTTablenorm"/>
            </w:pPr>
            <w:r w:rsidRPr="007036CE">
              <w:t>=1</w:t>
            </w:r>
          </w:p>
        </w:tc>
        <w:tc>
          <w:tcPr>
            <w:tcW w:w="2039" w:type="pct"/>
          </w:tcPr>
          <w:p w14:paraId="7BFF7529" w14:textId="77777777" w:rsidR="0020152A" w:rsidRPr="007036CE" w:rsidRDefault="0020152A" w:rsidP="00974EB0">
            <w:pPr>
              <w:pStyle w:val="GOSTTablenorm"/>
            </w:pPr>
            <w:r w:rsidRPr="007036CE">
              <w:t>Указывается уровень конфиденциальности документа.</w:t>
            </w:r>
          </w:p>
          <w:p w14:paraId="123EA6B3" w14:textId="77777777" w:rsidR="0020152A" w:rsidRPr="007036CE" w:rsidRDefault="0020152A" w:rsidP="00974EB0">
            <w:pPr>
              <w:pStyle w:val="GOSTTablenorm"/>
            </w:pPr>
            <w:r w:rsidRPr="007036CE">
              <w:t>Возможные значения:</w:t>
            </w:r>
          </w:p>
          <w:p w14:paraId="088DDDCC" w14:textId="238FE047" w:rsidR="0020152A" w:rsidRPr="007036CE" w:rsidRDefault="0020152A" w:rsidP="007E547B">
            <w:pPr>
              <w:pStyle w:val="GOSTTableListMark1"/>
              <w:numPr>
                <w:ilvl w:val="0"/>
                <w:numId w:val="2"/>
              </w:numPr>
            </w:pPr>
            <w:r w:rsidRPr="007036CE">
              <w:t xml:space="preserve">«0» </w:t>
            </w:r>
            <w:r w:rsidR="00BE14C0" w:rsidRPr="007036CE">
              <w:t>–</w:t>
            </w:r>
            <w:r w:rsidRPr="007036CE">
              <w:t xml:space="preserve"> Несекретно;</w:t>
            </w:r>
          </w:p>
          <w:p w14:paraId="45829A80" w14:textId="31143E3C" w:rsidR="0020152A" w:rsidRPr="007036CE" w:rsidRDefault="0020152A" w:rsidP="007E547B">
            <w:pPr>
              <w:pStyle w:val="GOSTTableListMark1"/>
              <w:numPr>
                <w:ilvl w:val="0"/>
                <w:numId w:val="2"/>
              </w:numPr>
              <w:rPr>
                <w:szCs w:val="22"/>
              </w:rPr>
            </w:pPr>
            <w:r w:rsidRPr="007036CE">
              <w:t xml:space="preserve">«1» </w:t>
            </w:r>
            <w:r w:rsidR="00BE14C0" w:rsidRPr="007036CE">
              <w:t>–</w:t>
            </w:r>
            <w:r w:rsidRPr="007036CE">
              <w:t xml:space="preserve"> Для служебного пользования</w:t>
            </w:r>
          </w:p>
        </w:tc>
      </w:tr>
      <w:tr w:rsidR="0020152A" w:rsidRPr="007036CE" w14:paraId="2B4DBA9E" w14:textId="77777777" w:rsidTr="00974EB0">
        <w:tc>
          <w:tcPr>
            <w:tcW w:w="1100" w:type="pct"/>
          </w:tcPr>
          <w:p w14:paraId="1A410344" w14:textId="77777777" w:rsidR="0020152A" w:rsidRPr="007036CE" w:rsidRDefault="0020152A" w:rsidP="00974EB0">
            <w:pPr>
              <w:pStyle w:val="GOSTTablenorm"/>
            </w:pPr>
            <w:r w:rsidRPr="007036CE">
              <w:t>Код бюджета</w:t>
            </w:r>
          </w:p>
        </w:tc>
        <w:tc>
          <w:tcPr>
            <w:tcW w:w="734" w:type="pct"/>
          </w:tcPr>
          <w:p w14:paraId="4B2704C5" w14:textId="77777777" w:rsidR="0020152A" w:rsidRPr="007036CE" w:rsidRDefault="0020152A" w:rsidP="00974EB0">
            <w:pPr>
              <w:pStyle w:val="GOSTTablenorm"/>
            </w:pPr>
            <w:r w:rsidRPr="007036CE">
              <w:t>BUDGET_CODE</w:t>
            </w:r>
          </w:p>
        </w:tc>
        <w:tc>
          <w:tcPr>
            <w:tcW w:w="519" w:type="pct"/>
          </w:tcPr>
          <w:p w14:paraId="32EED4D5" w14:textId="77777777" w:rsidR="0020152A" w:rsidRPr="007036CE" w:rsidRDefault="0020152A" w:rsidP="00974EB0">
            <w:pPr>
              <w:pStyle w:val="GOSTTablenorm"/>
            </w:pPr>
            <w:r w:rsidRPr="007036CE">
              <w:t>Строка</w:t>
            </w:r>
          </w:p>
        </w:tc>
        <w:tc>
          <w:tcPr>
            <w:tcW w:w="300" w:type="pct"/>
          </w:tcPr>
          <w:p w14:paraId="0F67AC00" w14:textId="77777777" w:rsidR="0020152A" w:rsidRPr="007036CE" w:rsidRDefault="0020152A" w:rsidP="00974EB0">
            <w:pPr>
              <w:pStyle w:val="GOSTTablenorm"/>
            </w:pPr>
            <w:r w:rsidRPr="007036CE">
              <w:t>Да</w:t>
            </w:r>
          </w:p>
        </w:tc>
        <w:tc>
          <w:tcPr>
            <w:tcW w:w="308" w:type="pct"/>
          </w:tcPr>
          <w:p w14:paraId="173E2D75" w14:textId="77777777" w:rsidR="0020152A" w:rsidRPr="007036CE" w:rsidRDefault="0020152A" w:rsidP="00974EB0">
            <w:pPr>
              <w:pStyle w:val="GOSTTablenorm"/>
            </w:pPr>
            <w:r w:rsidRPr="007036CE">
              <w:t>=8</w:t>
            </w:r>
          </w:p>
        </w:tc>
        <w:tc>
          <w:tcPr>
            <w:tcW w:w="2039" w:type="pct"/>
          </w:tcPr>
          <w:p w14:paraId="4762907C" w14:textId="77777777" w:rsidR="0020152A" w:rsidRPr="007036CE" w:rsidRDefault="0020152A" w:rsidP="0020152A">
            <w:pPr>
              <w:pStyle w:val="GOSTTablenorm"/>
              <w:rPr>
                <w:szCs w:val="22"/>
              </w:rPr>
            </w:pPr>
            <w:r w:rsidRPr="007036CE">
              <w:rPr>
                <w:szCs w:val="22"/>
              </w:rPr>
              <w:t>Указывается код бюджета в соответствии со справочником «Бюджеты»</w:t>
            </w:r>
          </w:p>
        </w:tc>
      </w:tr>
      <w:tr w:rsidR="0020152A" w:rsidRPr="007036CE" w14:paraId="4D16FD55" w14:textId="77777777" w:rsidTr="00974EB0">
        <w:tc>
          <w:tcPr>
            <w:tcW w:w="1100" w:type="pct"/>
          </w:tcPr>
          <w:p w14:paraId="5FFD0382" w14:textId="77777777" w:rsidR="0020152A" w:rsidRPr="007036CE" w:rsidRDefault="0020152A" w:rsidP="00974EB0">
            <w:pPr>
              <w:pStyle w:val="GOSTTablenorm"/>
            </w:pPr>
            <w:r w:rsidRPr="007036CE">
              <w:t>Признак «Суммы в пути»</w:t>
            </w:r>
          </w:p>
        </w:tc>
        <w:tc>
          <w:tcPr>
            <w:tcW w:w="734" w:type="pct"/>
          </w:tcPr>
          <w:p w14:paraId="087C7057" w14:textId="77777777" w:rsidR="0020152A" w:rsidRPr="007036CE" w:rsidRDefault="0020152A" w:rsidP="00974EB0">
            <w:pPr>
              <w:pStyle w:val="GOSTTablenorm"/>
            </w:pPr>
            <w:r w:rsidRPr="007036CE">
              <w:t>SUM_IN_TRANSIT</w:t>
            </w:r>
          </w:p>
        </w:tc>
        <w:tc>
          <w:tcPr>
            <w:tcW w:w="519" w:type="pct"/>
          </w:tcPr>
          <w:p w14:paraId="28EE727A" w14:textId="77777777" w:rsidR="0020152A" w:rsidRPr="007036CE" w:rsidRDefault="0020152A" w:rsidP="00974EB0">
            <w:pPr>
              <w:pStyle w:val="GOSTTablenorm"/>
            </w:pPr>
            <w:r w:rsidRPr="007036CE">
              <w:t>Строка</w:t>
            </w:r>
          </w:p>
        </w:tc>
        <w:tc>
          <w:tcPr>
            <w:tcW w:w="300" w:type="pct"/>
          </w:tcPr>
          <w:p w14:paraId="5EAA86FD" w14:textId="77777777" w:rsidR="0020152A" w:rsidRPr="007036CE" w:rsidRDefault="0020152A" w:rsidP="00974EB0">
            <w:pPr>
              <w:pStyle w:val="GOSTTablenorm"/>
            </w:pPr>
            <w:r w:rsidRPr="007036CE">
              <w:t>Да</w:t>
            </w:r>
          </w:p>
        </w:tc>
        <w:tc>
          <w:tcPr>
            <w:tcW w:w="308" w:type="pct"/>
          </w:tcPr>
          <w:p w14:paraId="4F097B7D" w14:textId="77777777" w:rsidR="0020152A" w:rsidRPr="007036CE" w:rsidRDefault="0020152A" w:rsidP="00974EB0">
            <w:pPr>
              <w:pStyle w:val="GOSTTablenorm"/>
            </w:pPr>
            <w:r w:rsidRPr="007036CE">
              <w:t>=1</w:t>
            </w:r>
          </w:p>
        </w:tc>
        <w:tc>
          <w:tcPr>
            <w:tcW w:w="2039" w:type="pct"/>
          </w:tcPr>
          <w:p w14:paraId="39D3539C" w14:textId="77777777" w:rsidR="0020152A" w:rsidRPr="007036CE" w:rsidRDefault="0020152A" w:rsidP="0020152A">
            <w:pPr>
              <w:pStyle w:val="GOSTTablenorm"/>
              <w:rPr>
                <w:szCs w:val="22"/>
              </w:rPr>
            </w:pPr>
            <w:r w:rsidRPr="007036CE">
              <w:rPr>
                <w:szCs w:val="22"/>
              </w:rPr>
              <w:t>Указывается значение признака «Суммы в пути».</w:t>
            </w:r>
          </w:p>
          <w:p w14:paraId="7B3B6268" w14:textId="77777777" w:rsidR="0020152A" w:rsidRPr="007036CE" w:rsidRDefault="0020152A" w:rsidP="0020152A">
            <w:pPr>
              <w:pStyle w:val="GOSTTablenorm"/>
              <w:rPr>
                <w:szCs w:val="22"/>
              </w:rPr>
            </w:pPr>
            <w:r w:rsidRPr="007036CE">
              <w:rPr>
                <w:szCs w:val="22"/>
              </w:rPr>
              <w:t>Возможные значения:</w:t>
            </w:r>
          </w:p>
          <w:p w14:paraId="303B2EB6" w14:textId="6BB792BF" w:rsidR="0020152A" w:rsidRPr="007036CE" w:rsidRDefault="0020152A" w:rsidP="007E547B">
            <w:pPr>
              <w:pStyle w:val="GOSTTableListMark1"/>
              <w:numPr>
                <w:ilvl w:val="0"/>
                <w:numId w:val="2"/>
              </w:numPr>
            </w:pPr>
            <w:r w:rsidRPr="007036CE">
              <w:rPr>
                <w:szCs w:val="22"/>
              </w:rPr>
              <w:t>«</w:t>
            </w:r>
            <w:r w:rsidRPr="007036CE">
              <w:t xml:space="preserve">Y» </w:t>
            </w:r>
            <w:r w:rsidR="00BE14C0" w:rsidRPr="007036CE">
              <w:t>–</w:t>
            </w:r>
            <w:r w:rsidRPr="007036CE">
              <w:t xml:space="preserve"> месяц проведения операции ТОФК отправителя не равен месяцу проведения операции ТОФК получателя в рамках одного финансового года;</w:t>
            </w:r>
          </w:p>
          <w:p w14:paraId="697BCA91" w14:textId="2EDED692" w:rsidR="0020152A" w:rsidRPr="007036CE" w:rsidRDefault="0020152A" w:rsidP="007E547B">
            <w:pPr>
              <w:pStyle w:val="GOSTTableListMark1"/>
              <w:numPr>
                <w:ilvl w:val="0"/>
                <w:numId w:val="2"/>
              </w:numPr>
              <w:rPr>
                <w:szCs w:val="22"/>
              </w:rPr>
            </w:pPr>
            <w:r w:rsidRPr="007036CE">
              <w:t xml:space="preserve">«N» </w:t>
            </w:r>
            <w:r w:rsidR="00BE14C0" w:rsidRPr="007036CE">
              <w:t>–</w:t>
            </w:r>
            <w:r w:rsidRPr="007036CE">
              <w:t xml:space="preserve"> месяц проведения операции ТОФК отправителя равен месяцу проведения операции ТОФК получателя в рамках одного финансового года</w:t>
            </w:r>
          </w:p>
        </w:tc>
      </w:tr>
      <w:tr w:rsidR="0020152A" w:rsidRPr="007036CE" w14:paraId="57779A3C" w14:textId="77777777" w:rsidTr="00974EB0">
        <w:tc>
          <w:tcPr>
            <w:tcW w:w="1100" w:type="pct"/>
          </w:tcPr>
          <w:p w14:paraId="06018BDC" w14:textId="77777777" w:rsidR="0020152A" w:rsidRPr="007036CE" w:rsidRDefault="0020152A" w:rsidP="00974EB0">
            <w:pPr>
              <w:pStyle w:val="GOSTTablenorm"/>
            </w:pPr>
            <w:r w:rsidRPr="007036CE">
              <w:t>Код ТОФК отправителя</w:t>
            </w:r>
          </w:p>
        </w:tc>
        <w:tc>
          <w:tcPr>
            <w:tcW w:w="734" w:type="pct"/>
          </w:tcPr>
          <w:p w14:paraId="045F3292" w14:textId="77777777" w:rsidR="0020152A" w:rsidRPr="007036CE" w:rsidRDefault="0020152A" w:rsidP="00974EB0">
            <w:pPr>
              <w:pStyle w:val="GOSTTablenorm"/>
            </w:pPr>
            <w:r w:rsidRPr="007036CE">
              <w:t>TOFK_S</w:t>
            </w:r>
          </w:p>
        </w:tc>
        <w:tc>
          <w:tcPr>
            <w:tcW w:w="519" w:type="pct"/>
          </w:tcPr>
          <w:p w14:paraId="5323AEA1" w14:textId="77777777" w:rsidR="0020152A" w:rsidRPr="007036CE" w:rsidRDefault="0020152A" w:rsidP="00974EB0">
            <w:pPr>
              <w:pStyle w:val="GOSTTablenorm"/>
            </w:pPr>
            <w:r w:rsidRPr="007036CE">
              <w:t>Строка</w:t>
            </w:r>
          </w:p>
        </w:tc>
        <w:tc>
          <w:tcPr>
            <w:tcW w:w="300" w:type="pct"/>
          </w:tcPr>
          <w:p w14:paraId="1AEF3B0B" w14:textId="77777777" w:rsidR="0020152A" w:rsidRPr="007036CE" w:rsidRDefault="0020152A" w:rsidP="00974EB0">
            <w:pPr>
              <w:pStyle w:val="GOSTTablenorm"/>
            </w:pPr>
            <w:r w:rsidRPr="007036CE">
              <w:t>Да</w:t>
            </w:r>
          </w:p>
        </w:tc>
        <w:tc>
          <w:tcPr>
            <w:tcW w:w="308" w:type="pct"/>
          </w:tcPr>
          <w:p w14:paraId="66B8E5B1" w14:textId="77777777" w:rsidR="0020152A" w:rsidRPr="007036CE" w:rsidRDefault="0020152A" w:rsidP="00974EB0">
            <w:pPr>
              <w:pStyle w:val="GOSTTablenorm"/>
            </w:pPr>
            <w:r w:rsidRPr="007036CE">
              <w:t>=4</w:t>
            </w:r>
          </w:p>
        </w:tc>
        <w:tc>
          <w:tcPr>
            <w:tcW w:w="2039" w:type="pct"/>
          </w:tcPr>
          <w:p w14:paraId="5E50A931" w14:textId="77777777" w:rsidR="0020152A" w:rsidRPr="007036CE" w:rsidRDefault="0020152A" w:rsidP="000027F9">
            <w:pPr>
              <w:pStyle w:val="GOSTTablenorm"/>
            </w:pPr>
            <w:r w:rsidRPr="007036CE">
              <w:t>Указывается код ТОФК отправителя</w:t>
            </w:r>
          </w:p>
        </w:tc>
      </w:tr>
      <w:tr w:rsidR="0020152A" w:rsidRPr="007036CE" w14:paraId="0575DAEF" w14:textId="77777777" w:rsidTr="00974EB0">
        <w:tc>
          <w:tcPr>
            <w:tcW w:w="1100" w:type="pct"/>
          </w:tcPr>
          <w:p w14:paraId="2264DD0B" w14:textId="77777777" w:rsidR="0020152A" w:rsidRPr="007036CE" w:rsidRDefault="0020152A" w:rsidP="00974EB0">
            <w:pPr>
              <w:pStyle w:val="GOSTTablenorm"/>
            </w:pPr>
            <w:r w:rsidRPr="007036CE">
              <w:t>Код ТОФК получателя</w:t>
            </w:r>
          </w:p>
        </w:tc>
        <w:tc>
          <w:tcPr>
            <w:tcW w:w="734" w:type="pct"/>
          </w:tcPr>
          <w:p w14:paraId="1280C265" w14:textId="77777777" w:rsidR="0020152A" w:rsidRPr="007036CE" w:rsidRDefault="0020152A" w:rsidP="00974EB0">
            <w:pPr>
              <w:pStyle w:val="GOSTTablenorm"/>
            </w:pPr>
            <w:r w:rsidRPr="007036CE">
              <w:t>TOFK_R</w:t>
            </w:r>
          </w:p>
        </w:tc>
        <w:tc>
          <w:tcPr>
            <w:tcW w:w="519" w:type="pct"/>
          </w:tcPr>
          <w:p w14:paraId="70AE5689" w14:textId="77777777" w:rsidR="0020152A" w:rsidRPr="007036CE" w:rsidRDefault="0020152A" w:rsidP="00974EB0">
            <w:pPr>
              <w:pStyle w:val="GOSTTablenorm"/>
            </w:pPr>
            <w:r w:rsidRPr="007036CE">
              <w:t>Строка</w:t>
            </w:r>
          </w:p>
        </w:tc>
        <w:tc>
          <w:tcPr>
            <w:tcW w:w="300" w:type="pct"/>
          </w:tcPr>
          <w:p w14:paraId="6B3AA84C" w14:textId="77777777" w:rsidR="0020152A" w:rsidRPr="007036CE" w:rsidRDefault="0020152A" w:rsidP="00974EB0">
            <w:pPr>
              <w:pStyle w:val="GOSTTablenorm"/>
            </w:pPr>
            <w:r w:rsidRPr="007036CE">
              <w:t>Нет</w:t>
            </w:r>
          </w:p>
        </w:tc>
        <w:tc>
          <w:tcPr>
            <w:tcW w:w="308" w:type="pct"/>
          </w:tcPr>
          <w:p w14:paraId="4457666B" w14:textId="77777777" w:rsidR="0020152A" w:rsidRPr="007036CE" w:rsidRDefault="0020152A" w:rsidP="00974EB0">
            <w:pPr>
              <w:pStyle w:val="GOSTTablenorm"/>
            </w:pPr>
            <w:r w:rsidRPr="007036CE">
              <w:t>=4</w:t>
            </w:r>
          </w:p>
        </w:tc>
        <w:tc>
          <w:tcPr>
            <w:tcW w:w="2039" w:type="pct"/>
          </w:tcPr>
          <w:p w14:paraId="6800E59E" w14:textId="77777777" w:rsidR="0020152A" w:rsidRPr="007036CE" w:rsidRDefault="0020152A" w:rsidP="00036415">
            <w:pPr>
              <w:pStyle w:val="GOSTTablenorm"/>
            </w:pPr>
            <w:r w:rsidRPr="007036CE">
              <w:t>Указывается код ТОФК получателя</w:t>
            </w:r>
          </w:p>
        </w:tc>
      </w:tr>
      <w:tr w:rsidR="0020152A" w:rsidRPr="007036CE" w14:paraId="454CDCCE" w14:textId="77777777" w:rsidTr="00974EB0">
        <w:tc>
          <w:tcPr>
            <w:tcW w:w="1100" w:type="pct"/>
          </w:tcPr>
          <w:p w14:paraId="155CB1F5" w14:textId="77777777" w:rsidR="0020152A" w:rsidRPr="007036CE" w:rsidRDefault="0020152A" w:rsidP="00974EB0">
            <w:pPr>
              <w:pStyle w:val="GOSTTablenorm"/>
            </w:pPr>
            <w:r w:rsidRPr="007036CE">
              <w:t>Дата ввода в действие</w:t>
            </w:r>
          </w:p>
        </w:tc>
        <w:tc>
          <w:tcPr>
            <w:tcW w:w="734" w:type="pct"/>
          </w:tcPr>
          <w:p w14:paraId="2023C126" w14:textId="77777777" w:rsidR="0020152A" w:rsidRPr="007036CE" w:rsidRDefault="0020152A" w:rsidP="00974EB0">
            <w:pPr>
              <w:pStyle w:val="GOSTTablenorm"/>
            </w:pPr>
            <w:r w:rsidRPr="007036CE">
              <w:t>EVENT_DATE</w:t>
            </w:r>
          </w:p>
        </w:tc>
        <w:tc>
          <w:tcPr>
            <w:tcW w:w="519" w:type="pct"/>
          </w:tcPr>
          <w:p w14:paraId="16B58AAD" w14:textId="77777777" w:rsidR="0020152A" w:rsidRPr="007036CE" w:rsidRDefault="0020152A" w:rsidP="00974EB0">
            <w:pPr>
              <w:pStyle w:val="GOSTTablenorm"/>
            </w:pPr>
            <w:r w:rsidRPr="007036CE">
              <w:t>Дата</w:t>
            </w:r>
          </w:p>
        </w:tc>
        <w:tc>
          <w:tcPr>
            <w:tcW w:w="300" w:type="pct"/>
          </w:tcPr>
          <w:p w14:paraId="4D95C758" w14:textId="77777777" w:rsidR="0020152A" w:rsidRPr="007036CE" w:rsidRDefault="0020152A" w:rsidP="00974EB0">
            <w:pPr>
              <w:pStyle w:val="GOSTTablenorm"/>
            </w:pPr>
            <w:r w:rsidRPr="007036CE">
              <w:t>Да</w:t>
            </w:r>
          </w:p>
        </w:tc>
        <w:tc>
          <w:tcPr>
            <w:tcW w:w="308" w:type="pct"/>
          </w:tcPr>
          <w:p w14:paraId="060D532A" w14:textId="77777777" w:rsidR="0020152A" w:rsidRPr="007036CE" w:rsidRDefault="0020152A" w:rsidP="00974EB0">
            <w:pPr>
              <w:pStyle w:val="GOSTTablenorm"/>
            </w:pPr>
          </w:p>
        </w:tc>
        <w:tc>
          <w:tcPr>
            <w:tcW w:w="2039" w:type="pct"/>
          </w:tcPr>
          <w:p w14:paraId="483C1DB7" w14:textId="4A326022" w:rsidR="0020152A" w:rsidRPr="007036CE" w:rsidRDefault="0020152A" w:rsidP="00136E99">
            <w:pPr>
              <w:pStyle w:val="GOSTTablenorm"/>
            </w:pPr>
            <w:r w:rsidRPr="007036CE">
              <w:t xml:space="preserve">Указывается дата </w:t>
            </w:r>
            <w:del w:id="4100" w:author="EXP-320404" w:date="2025-09-15T18:49:00Z">
              <w:r w:rsidRPr="007036CE" w:rsidDel="00136E99">
                <w:delText xml:space="preserve">документа </w:delText>
              </w:r>
            </w:del>
            <w:ins w:id="4101" w:author="EXP-320404" w:date="2025-09-15T18:49:00Z">
              <w:r w:rsidR="00136E99" w:rsidRPr="007036CE">
                <w:t xml:space="preserve">ввода в действие </w:t>
              </w:r>
            </w:ins>
            <w:r w:rsidRPr="007036CE">
              <w:t>в формате YYYY-MM-DD</w:t>
            </w:r>
          </w:p>
        </w:tc>
      </w:tr>
      <w:tr w:rsidR="0020152A" w:rsidRPr="007036CE" w14:paraId="7E4A0549" w14:textId="77777777" w:rsidTr="00974EB0">
        <w:tc>
          <w:tcPr>
            <w:tcW w:w="1100" w:type="pct"/>
          </w:tcPr>
          <w:p w14:paraId="30BFB72F" w14:textId="77777777" w:rsidR="0020152A" w:rsidRPr="007036CE" w:rsidRDefault="0020152A" w:rsidP="00974EB0">
            <w:pPr>
              <w:pStyle w:val="GOSTTablenorm"/>
            </w:pPr>
            <w:r w:rsidRPr="007036CE">
              <w:lastRenderedPageBreak/>
              <w:t>Код вида изменения</w:t>
            </w:r>
          </w:p>
        </w:tc>
        <w:tc>
          <w:tcPr>
            <w:tcW w:w="734" w:type="pct"/>
          </w:tcPr>
          <w:p w14:paraId="45E35293" w14:textId="77777777" w:rsidR="0020152A" w:rsidRPr="007036CE" w:rsidRDefault="0020152A" w:rsidP="00974EB0">
            <w:pPr>
              <w:pStyle w:val="GOSTTablenorm"/>
            </w:pPr>
            <w:r w:rsidRPr="007036CE">
              <w:t>CHANGE_CODE</w:t>
            </w:r>
          </w:p>
        </w:tc>
        <w:tc>
          <w:tcPr>
            <w:tcW w:w="519" w:type="pct"/>
          </w:tcPr>
          <w:p w14:paraId="3CE3BCB3" w14:textId="77777777" w:rsidR="0020152A" w:rsidRPr="007036CE" w:rsidRDefault="0020152A" w:rsidP="00974EB0">
            <w:pPr>
              <w:pStyle w:val="GOSTTablenorm"/>
            </w:pPr>
            <w:r w:rsidRPr="007036CE">
              <w:t>Строка</w:t>
            </w:r>
          </w:p>
        </w:tc>
        <w:tc>
          <w:tcPr>
            <w:tcW w:w="300" w:type="pct"/>
          </w:tcPr>
          <w:p w14:paraId="07CAFD11" w14:textId="77777777" w:rsidR="0020152A" w:rsidRPr="007036CE" w:rsidRDefault="0020152A" w:rsidP="00974EB0">
            <w:pPr>
              <w:pStyle w:val="GOSTTablenorm"/>
            </w:pPr>
            <w:r w:rsidRPr="007036CE">
              <w:t>Нет</w:t>
            </w:r>
          </w:p>
        </w:tc>
        <w:tc>
          <w:tcPr>
            <w:tcW w:w="308" w:type="pct"/>
          </w:tcPr>
          <w:p w14:paraId="115B2715" w14:textId="77777777" w:rsidR="0020152A" w:rsidRPr="007036CE" w:rsidRDefault="0020152A" w:rsidP="00974EB0">
            <w:pPr>
              <w:pStyle w:val="GOSTTablenorm"/>
            </w:pPr>
            <w:r w:rsidRPr="007036CE">
              <w:t>=3</w:t>
            </w:r>
          </w:p>
        </w:tc>
        <w:tc>
          <w:tcPr>
            <w:tcW w:w="2039" w:type="pct"/>
          </w:tcPr>
          <w:p w14:paraId="70F7030E" w14:textId="77777777" w:rsidR="0020152A" w:rsidRPr="007036CE" w:rsidRDefault="0020152A" w:rsidP="000027F9">
            <w:pPr>
              <w:pStyle w:val="GOSTTablenorm"/>
            </w:pPr>
            <w:r w:rsidRPr="007036CE">
              <w:t>Указывается код вида изменения.</w:t>
            </w:r>
          </w:p>
          <w:p w14:paraId="4F3D134A" w14:textId="77777777" w:rsidR="0020152A" w:rsidRPr="007036CE" w:rsidRDefault="0020152A" w:rsidP="000027F9">
            <w:pPr>
              <w:pStyle w:val="GOSTTablenorm"/>
            </w:pPr>
            <w:r w:rsidRPr="007036CE">
              <w:t>Заполняется значением «888».</w:t>
            </w:r>
          </w:p>
          <w:p w14:paraId="7519EA9A" w14:textId="77777777" w:rsidR="0020152A" w:rsidRPr="007036CE" w:rsidRDefault="0020152A" w:rsidP="00DE7FF4">
            <w:pPr>
              <w:pStyle w:val="GOSTTablenorm"/>
            </w:pPr>
            <w:r w:rsidRPr="007036CE">
              <w:t>Обязателен для заполнения, если в параметре «</w:t>
            </w:r>
            <w:ins w:id="4102" w:author="Куклина Ю.В." w:date="2024-06-18T14:36:00Z">
              <w:r w:rsidR="00E32EB7" w:rsidRPr="007036CE">
                <w:rPr>
                  <w:szCs w:val="22"/>
                </w:rPr>
                <w:t>Приостановление операций</w:t>
              </w:r>
            </w:ins>
            <w:r w:rsidRPr="007036CE">
              <w:t>» (</w:t>
            </w:r>
            <w:ins w:id="4103" w:author="Куклина Ю.В." w:date="2024-06-18T14:36:00Z">
              <w:r w:rsidR="00E32EB7" w:rsidRPr="007036CE">
                <w:rPr>
                  <w:szCs w:val="24"/>
                  <w:lang w:val="en-US"/>
                </w:rPr>
                <w:t>SUSPENSION</w:t>
              </w:r>
            </w:ins>
            <w:r w:rsidRPr="007036CE">
              <w:t xml:space="preserve">) </w:t>
            </w:r>
            <w:ins w:id="4104" w:author="Куклина Ю.В." w:date="2024-06-18T14:36:00Z">
              <w:r w:rsidR="00E32EB7" w:rsidRPr="007036CE">
                <w:t>указано значение «</w:t>
              </w:r>
              <w:r w:rsidR="00E32EB7" w:rsidRPr="007036CE">
                <w:rPr>
                  <w:lang w:val="en-US"/>
                </w:rPr>
                <w:t>Y</w:t>
              </w:r>
              <w:r w:rsidR="00E32EB7" w:rsidRPr="007036CE">
                <w:t>»</w:t>
              </w:r>
            </w:ins>
            <w:ins w:id="4105" w:author="EXP-315078" w:date="2025-04-14T13:06:00Z">
              <w:r w:rsidR="00DE7FF4" w:rsidRPr="007036CE">
                <w:t xml:space="preserve"> или п</w:t>
              </w:r>
              <w:r w:rsidR="00DE7FF4" w:rsidRPr="007036CE">
                <w:rPr>
                  <w:szCs w:val="22"/>
                </w:rPr>
                <w:t>ризнак «Блокировка ГРБС»</w:t>
              </w:r>
            </w:ins>
            <w:ins w:id="4106" w:author="EXP-315078" w:date="2025-04-14T13:07:00Z">
              <w:r w:rsidR="00DE7FF4" w:rsidRPr="007036CE">
                <w:rPr>
                  <w:szCs w:val="22"/>
                </w:rPr>
                <w:t xml:space="preserve"> (</w:t>
              </w:r>
              <w:r w:rsidR="00DE7FF4" w:rsidRPr="007036CE">
                <w:rPr>
                  <w:szCs w:val="24"/>
                  <w:lang w:val="en-US"/>
                </w:rPr>
                <w:t>BLOCK</w:t>
              </w:r>
              <w:r w:rsidR="00DE7FF4" w:rsidRPr="007036CE">
                <w:rPr>
                  <w:szCs w:val="24"/>
                </w:rPr>
                <w:t>_</w:t>
              </w:r>
              <w:r w:rsidR="00DE7FF4" w:rsidRPr="007036CE">
                <w:rPr>
                  <w:szCs w:val="24"/>
                  <w:lang w:val="en-US"/>
                </w:rPr>
                <w:t>GRBS</w:t>
              </w:r>
              <w:r w:rsidR="00DE7FF4" w:rsidRPr="007036CE">
                <w:rPr>
                  <w:szCs w:val="24"/>
                </w:rPr>
                <w:t>) указано значение «Y».</w:t>
              </w:r>
            </w:ins>
          </w:p>
        </w:tc>
      </w:tr>
      <w:tr w:rsidR="0020152A" w:rsidRPr="007036CE" w14:paraId="14C124BF" w14:textId="77777777" w:rsidTr="00974EB0">
        <w:tc>
          <w:tcPr>
            <w:tcW w:w="1100" w:type="pct"/>
          </w:tcPr>
          <w:p w14:paraId="78B9BEB9" w14:textId="77777777" w:rsidR="0020152A" w:rsidRPr="007036CE" w:rsidRDefault="0020152A" w:rsidP="00974EB0">
            <w:pPr>
              <w:pStyle w:val="GOSTTablenorm"/>
            </w:pPr>
            <w:r w:rsidRPr="007036CE">
              <w:t>Тип организации</w:t>
            </w:r>
            <w:ins w:id="4107" w:author="Куклина Ю.В." w:date="2024-04-26T12:46:00Z">
              <w:r w:rsidR="00BD333D" w:rsidRPr="007036CE">
                <w:t xml:space="preserve"> отправителя</w:t>
              </w:r>
            </w:ins>
          </w:p>
        </w:tc>
        <w:tc>
          <w:tcPr>
            <w:tcW w:w="734" w:type="pct"/>
          </w:tcPr>
          <w:p w14:paraId="08D6AD21" w14:textId="77777777" w:rsidR="0020152A" w:rsidRPr="007036CE" w:rsidRDefault="0020152A" w:rsidP="00974EB0">
            <w:pPr>
              <w:pStyle w:val="GOSTTablenorm"/>
              <w:rPr>
                <w:lang w:val="en-US"/>
              </w:rPr>
            </w:pPr>
            <w:r w:rsidRPr="007036CE">
              <w:t>ORG_TYPE</w:t>
            </w:r>
            <w:ins w:id="4108" w:author="Куклина Ю.В." w:date="2024-04-26T13:33:00Z">
              <w:r w:rsidR="00CF5854" w:rsidRPr="007036CE">
                <w:t>_</w:t>
              </w:r>
              <w:r w:rsidR="00CF5854" w:rsidRPr="007036CE">
                <w:rPr>
                  <w:lang w:val="en-US"/>
                </w:rPr>
                <w:t>S</w:t>
              </w:r>
            </w:ins>
          </w:p>
        </w:tc>
        <w:tc>
          <w:tcPr>
            <w:tcW w:w="519" w:type="pct"/>
          </w:tcPr>
          <w:p w14:paraId="2EBC9073" w14:textId="77777777" w:rsidR="0020152A" w:rsidRPr="007036CE" w:rsidRDefault="0020152A" w:rsidP="00974EB0">
            <w:pPr>
              <w:pStyle w:val="GOSTTablenorm"/>
            </w:pPr>
            <w:r w:rsidRPr="007036CE">
              <w:t>Строка</w:t>
            </w:r>
          </w:p>
        </w:tc>
        <w:tc>
          <w:tcPr>
            <w:tcW w:w="300" w:type="pct"/>
          </w:tcPr>
          <w:p w14:paraId="12FE4DDE" w14:textId="77777777" w:rsidR="0020152A" w:rsidRPr="007036CE" w:rsidRDefault="0020152A" w:rsidP="00974EB0">
            <w:pPr>
              <w:pStyle w:val="GOSTTablenorm"/>
            </w:pPr>
            <w:r w:rsidRPr="007036CE">
              <w:t>Да</w:t>
            </w:r>
          </w:p>
        </w:tc>
        <w:tc>
          <w:tcPr>
            <w:tcW w:w="308" w:type="pct"/>
          </w:tcPr>
          <w:p w14:paraId="40FDF911" w14:textId="77777777" w:rsidR="0020152A" w:rsidRPr="007036CE" w:rsidRDefault="0020152A" w:rsidP="00974EB0">
            <w:pPr>
              <w:pStyle w:val="GOSTTablenorm"/>
            </w:pPr>
            <w:r w:rsidRPr="007036CE">
              <w:t>=1</w:t>
            </w:r>
          </w:p>
        </w:tc>
        <w:tc>
          <w:tcPr>
            <w:tcW w:w="2039" w:type="pct"/>
          </w:tcPr>
          <w:p w14:paraId="6A48DC96" w14:textId="77777777" w:rsidR="0020152A" w:rsidRPr="007036CE" w:rsidRDefault="0020152A" w:rsidP="000027F9">
            <w:pPr>
              <w:pStyle w:val="GOSTTablenorm"/>
            </w:pPr>
            <w:r w:rsidRPr="007036CE">
              <w:t>Указывается тип организации отправителя согласно бюджетным полномочиям.</w:t>
            </w:r>
          </w:p>
          <w:p w14:paraId="0843576A" w14:textId="77777777" w:rsidR="0020152A" w:rsidRPr="007036CE" w:rsidRDefault="0020152A" w:rsidP="000027F9">
            <w:pPr>
              <w:pStyle w:val="GOSTTablenorm"/>
            </w:pPr>
            <w:r w:rsidRPr="007036CE">
              <w:t>Возможные значения:</w:t>
            </w:r>
          </w:p>
          <w:p w14:paraId="1A7D26B9" w14:textId="77777777" w:rsidR="0020152A" w:rsidRPr="007036CE" w:rsidRDefault="0020152A" w:rsidP="000027F9">
            <w:pPr>
              <w:pStyle w:val="GOSTTableListMark1"/>
            </w:pPr>
            <w:r w:rsidRPr="007036CE">
              <w:t>«1» – ГРБС / ГАИФДБ;</w:t>
            </w:r>
          </w:p>
          <w:p w14:paraId="4E4336F0" w14:textId="77777777" w:rsidR="0020152A" w:rsidRPr="007036CE" w:rsidRDefault="0020152A" w:rsidP="000027F9">
            <w:pPr>
              <w:pStyle w:val="GOSTTableListMark1"/>
            </w:pPr>
            <w:r w:rsidRPr="007036CE">
              <w:t>«2» – РБС / АИФ с полномочиями ГАИФ;</w:t>
            </w:r>
          </w:p>
          <w:p w14:paraId="039F63B7" w14:textId="77777777" w:rsidR="0020152A" w:rsidRPr="007036CE" w:rsidRDefault="0020152A" w:rsidP="000027F9">
            <w:pPr>
              <w:pStyle w:val="GOSTTableListMark1"/>
              <w:rPr>
                <w:szCs w:val="22"/>
              </w:rPr>
            </w:pPr>
            <w:r w:rsidRPr="007036CE">
              <w:t>«3» – ПБС/ ИПБС/ АИ</w:t>
            </w:r>
            <w:commentRangeStart w:id="4109"/>
            <w:r w:rsidRPr="007036CE">
              <w:t>Ф</w:t>
            </w:r>
            <w:commentRangeEnd w:id="4109"/>
            <w:r w:rsidR="006C37DE" w:rsidRPr="007036CE">
              <w:rPr>
                <w:rStyle w:val="afff4"/>
                <w:sz w:val="22"/>
                <w:szCs w:val="22"/>
              </w:rPr>
              <w:commentReference w:id="4109"/>
            </w:r>
          </w:p>
        </w:tc>
      </w:tr>
      <w:tr w:rsidR="00CF5854" w:rsidRPr="007036CE" w14:paraId="1A003D75" w14:textId="77777777" w:rsidTr="00974EB0">
        <w:tc>
          <w:tcPr>
            <w:tcW w:w="1100" w:type="pct"/>
          </w:tcPr>
          <w:p w14:paraId="50AB6EE1" w14:textId="77777777" w:rsidR="00CF5854" w:rsidRPr="007036CE" w:rsidRDefault="00CF5854" w:rsidP="00CF5854">
            <w:pPr>
              <w:pStyle w:val="GOSTTablenorm"/>
            </w:pPr>
            <w:ins w:id="4110" w:author="Куклина Ю.В." w:date="2024-04-26T13:33:00Z">
              <w:r w:rsidRPr="007036CE">
                <w:t xml:space="preserve">Тип организации </w:t>
              </w:r>
            </w:ins>
            <w:ins w:id="4111" w:author="Куклина Ю.В." w:date="2024-04-26T13:34:00Z">
              <w:r w:rsidRPr="007036CE">
                <w:t>получателя</w:t>
              </w:r>
            </w:ins>
          </w:p>
        </w:tc>
        <w:tc>
          <w:tcPr>
            <w:tcW w:w="734" w:type="pct"/>
          </w:tcPr>
          <w:p w14:paraId="5BC9901E" w14:textId="77777777" w:rsidR="00CF5854" w:rsidRPr="007036CE" w:rsidRDefault="00CF5854" w:rsidP="00CF5854">
            <w:pPr>
              <w:pStyle w:val="GOSTTablenorm"/>
            </w:pPr>
            <w:ins w:id="4112" w:author="Куклина Ю.В." w:date="2024-04-26T13:33:00Z">
              <w:r w:rsidRPr="007036CE">
                <w:t>ORG_TYPE_</w:t>
              </w:r>
            </w:ins>
            <w:ins w:id="4113" w:author="Куклина Ю.В." w:date="2024-04-26T13:34:00Z">
              <w:r w:rsidRPr="007036CE">
                <w:rPr>
                  <w:lang w:val="en-US"/>
                </w:rPr>
                <w:t>R</w:t>
              </w:r>
            </w:ins>
          </w:p>
        </w:tc>
        <w:tc>
          <w:tcPr>
            <w:tcW w:w="519" w:type="pct"/>
          </w:tcPr>
          <w:p w14:paraId="5EAABBB1" w14:textId="77777777" w:rsidR="00CF5854" w:rsidRPr="007036CE" w:rsidRDefault="00CF5854" w:rsidP="00CF5854">
            <w:pPr>
              <w:pStyle w:val="GOSTTablenorm"/>
            </w:pPr>
            <w:ins w:id="4114" w:author="Куклина Ю.В." w:date="2024-04-26T13:33:00Z">
              <w:r w:rsidRPr="007036CE">
                <w:t>Строка</w:t>
              </w:r>
            </w:ins>
          </w:p>
        </w:tc>
        <w:tc>
          <w:tcPr>
            <w:tcW w:w="300" w:type="pct"/>
          </w:tcPr>
          <w:p w14:paraId="56EF6B9D" w14:textId="77777777" w:rsidR="00CF5854" w:rsidRPr="007036CE" w:rsidRDefault="00CF5854" w:rsidP="00CF5854">
            <w:pPr>
              <w:pStyle w:val="GOSTTablenorm"/>
            </w:pPr>
            <w:ins w:id="4115" w:author="Куклина Ю.В." w:date="2024-04-26T13:33:00Z">
              <w:r w:rsidRPr="007036CE">
                <w:t>Да</w:t>
              </w:r>
            </w:ins>
          </w:p>
        </w:tc>
        <w:tc>
          <w:tcPr>
            <w:tcW w:w="308" w:type="pct"/>
          </w:tcPr>
          <w:p w14:paraId="3A00389B" w14:textId="77777777" w:rsidR="00CF5854" w:rsidRPr="007036CE" w:rsidRDefault="00CF5854" w:rsidP="00CF5854">
            <w:pPr>
              <w:pStyle w:val="GOSTTablenorm"/>
            </w:pPr>
            <w:ins w:id="4116" w:author="Куклина Ю.В." w:date="2024-04-26T13:33:00Z">
              <w:r w:rsidRPr="007036CE">
                <w:t>=1</w:t>
              </w:r>
            </w:ins>
          </w:p>
        </w:tc>
        <w:tc>
          <w:tcPr>
            <w:tcW w:w="2039" w:type="pct"/>
          </w:tcPr>
          <w:p w14:paraId="35887298" w14:textId="77777777" w:rsidR="00CF5854" w:rsidRPr="007036CE" w:rsidRDefault="00CF5854" w:rsidP="00CF5854">
            <w:pPr>
              <w:pStyle w:val="GOSTTablenorm"/>
              <w:rPr>
                <w:ins w:id="4117" w:author="Куклина Ю.В." w:date="2024-04-26T13:33:00Z"/>
              </w:rPr>
            </w:pPr>
            <w:ins w:id="4118" w:author="Куклина Ю.В." w:date="2024-04-26T13:33:00Z">
              <w:r w:rsidRPr="007036CE">
                <w:t>Указывается тип организации отправителя согласно бюджетным полномочиям.</w:t>
              </w:r>
            </w:ins>
          </w:p>
          <w:p w14:paraId="4EA0F45B" w14:textId="77777777" w:rsidR="00CF5854" w:rsidRPr="007036CE" w:rsidRDefault="00CF5854" w:rsidP="00CF5854">
            <w:pPr>
              <w:pStyle w:val="GOSTTablenorm"/>
              <w:rPr>
                <w:ins w:id="4119" w:author="Куклина Ю.В." w:date="2024-04-26T13:33:00Z"/>
              </w:rPr>
            </w:pPr>
            <w:ins w:id="4120" w:author="Куклина Ю.В." w:date="2024-04-26T13:33:00Z">
              <w:r w:rsidRPr="007036CE">
                <w:t>Возможные значения:</w:t>
              </w:r>
            </w:ins>
          </w:p>
          <w:p w14:paraId="0FCB174F" w14:textId="77777777" w:rsidR="00CF5854" w:rsidRPr="007036CE" w:rsidRDefault="00CF5854" w:rsidP="00CF5854">
            <w:pPr>
              <w:pStyle w:val="GOSTTableListMark1"/>
              <w:numPr>
                <w:ilvl w:val="0"/>
                <w:numId w:val="2"/>
              </w:numPr>
              <w:rPr>
                <w:ins w:id="4121" w:author="Куклина Ю.В." w:date="2024-04-26T13:34:00Z"/>
              </w:rPr>
            </w:pPr>
            <w:ins w:id="4122" w:author="Куклина Ю.В." w:date="2024-04-26T13:33:00Z">
              <w:r w:rsidRPr="007036CE">
                <w:t>«2» – РБС / АИФ с полномочиями ГАИФ;</w:t>
              </w:r>
            </w:ins>
          </w:p>
          <w:p w14:paraId="7D49F9C7" w14:textId="77777777" w:rsidR="00CF5854" w:rsidRPr="007036CE" w:rsidRDefault="00CF5854" w:rsidP="00CF5854">
            <w:pPr>
              <w:pStyle w:val="GOSTTableListMark1"/>
              <w:numPr>
                <w:ilvl w:val="0"/>
                <w:numId w:val="2"/>
              </w:numPr>
            </w:pPr>
            <w:ins w:id="4123" w:author="Куклина Ю.В." w:date="2024-04-26T13:33:00Z">
              <w:r w:rsidRPr="007036CE">
                <w:t>«3» – ПБС/ ИПБС/ АИФ</w:t>
              </w:r>
            </w:ins>
          </w:p>
        </w:tc>
      </w:tr>
      <w:tr w:rsidR="00BC54E0" w:rsidRPr="007036CE" w:rsidDel="00BD333D" w14:paraId="1DE2EE33" w14:textId="77777777" w:rsidTr="00974EB0">
        <w:tc>
          <w:tcPr>
            <w:tcW w:w="1100" w:type="pct"/>
          </w:tcPr>
          <w:p w14:paraId="16427637" w14:textId="77777777" w:rsidR="00BC54E0" w:rsidRPr="007036CE" w:rsidDel="00BD333D" w:rsidRDefault="00BC54E0" w:rsidP="00BC54E0">
            <w:pPr>
              <w:pStyle w:val="GOSTTablenorm"/>
            </w:pPr>
            <w:ins w:id="4124" w:author="Куклина Ю.В." w:date="2024-04-26T13:42:00Z">
              <w:r w:rsidRPr="007036CE">
                <w:rPr>
                  <w:szCs w:val="22"/>
                </w:rPr>
                <w:t>Вид операции</w:t>
              </w:r>
            </w:ins>
          </w:p>
        </w:tc>
        <w:tc>
          <w:tcPr>
            <w:tcW w:w="734" w:type="pct"/>
          </w:tcPr>
          <w:p w14:paraId="0EBDE51D" w14:textId="77777777" w:rsidR="00BC54E0" w:rsidRPr="007036CE" w:rsidDel="00BD333D" w:rsidRDefault="00BC54E0" w:rsidP="00BC54E0">
            <w:pPr>
              <w:pStyle w:val="GOSTTablenorm"/>
            </w:pPr>
            <w:ins w:id="4125" w:author="Куклина Ю.В." w:date="2024-04-26T13:42:00Z">
              <w:r w:rsidRPr="007036CE">
                <w:rPr>
                  <w:szCs w:val="24"/>
                  <w:lang w:val="en-US"/>
                </w:rPr>
                <w:t>OPERATION_TYPE</w:t>
              </w:r>
            </w:ins>
          </w:p>
        </w:tc>
        <w:tc>
          <w:tcPr>
            <w:tcW w:w="519" w:type="pct"/>
          </w:tcPr>
          <w:p w14:paraId="260B47CD" w14:textId="77777777" w:rsidR="00BC54E0" w:rsidRPr="007036CE" w:rsidDel="00BD333D" w:rsidRDefault="00BC54E0" w:rsidP="00BC54E0">
            <w:pPr>
              <w:pStyle w:val="GOSTTablenorm"/>
            </w:pPr>
            <w:ins w:id="4126" w:author="Куклина Ю.В." w:date="2024-04-26T13:43:00Z">
              <w:r w:rsidRPr="007036CE">
                <w:rPr>
                  <w:szCs w:val="22"/>
                </w:rPr>
                <w:t>Строка</w:t>
              </w:r>
            </w:ins>
          </w:p>
        </w:tc>
        <w:tc>
          <w:tcPr>
            <w:tcW w:w="300" w:type="pct"/>
          </w:tcPr>
          <w:p w14:paraId="19CE5B24" w14:textId="77777777" w:rsidR="00BC54E0" w:rsidRPr="007036CE" w:rsidDel="00BD333D" w:rsidRDefault="00BC54E0" w:rsidP="00BC54E0">
            <w:pPr>
              <w:pStyle w:val="GOSTTablenorm"/>
            </w:pPr>
            <w:ins w:id="4127" w:author="Куклина Ю.В." w:date="2024-04-26T13:43:00Z">
              <w:r w:rsidRPr="007036CE">
                <w:rPr>
                  <w:szCs w:val="22"/>
                </w:rPr>
                <w:t>Да</w:t>
              </w:r>
            </w:ins>
          </w:p>
        </w:tc>
        <w:tc>
          <w:tcPr>
            <w:tcW w:w="308" w:type="pct"/>
          </w:tcPr>
          <w:p w14:paraId="1C8B3B7D" w14:textId="77777777" w:rsidR="00BC54E0" w:rsidRPr="007036CE" w:rsidDel="00BD333D" w:rsidRDefault="00BC54E0" w:rsidP="00BC54E0">
            <w:pPr>
              <w:pStyle w:val="GOSTTablenorm"/>
            </w:pPr>
            <w:ins w:id="4128" w:author="Куклина Ю.В." w:date="2024-04-26T13:43:00Z">
              <w:r w:rsidRPr="007036CE">
                <w:rPr>
                  <w:szCs w:val="22"/>
                </w:rPr>
                <w:t>=1</w:t>
              </w:r>
            </w:ins>
          </w:p>
        </w:tc>
        <w:tc>
          <w:tcPr>
            <w:tcW w:w="2039" w:type="pct"/>
          </w:tcPr>
          <w:p w14:paraId="2475E1DC" w14:textId="77777777" w:rsidR="00BC54E0" w:rsidRPr="007036CE" w:rsidRDefault="00BC54E0" w:rsidP="00BC54E0">
            <w:pPr>
              <w:pStyle w:val="GOSTTablenorm"/>
              <w:rPr>
                <w:ins w:id="4129" w:author="Куклина Ю.В." w:date="2024-04-26T13:43:00Z"/>
                <w:szCs w:val="22"/>
              </w:rPr>
            </w:pPr>
            <w:ins w:id="4130" w:author="Куклина Ю.В." w:date="2024-04-26T13:43:00Z">
              <w:r w:rsidRPr="007036CE">
                <w:rPr>
                  <w:szCs w:val="22"/>
                </w:rPr>
                <w:t>Указывается вид операции по документу.</w:t>
              </w:r>
            </w:ins>
          </w:p>
          <w:p w14:paraId="59667848" w14:textId="77777777" w:rsidR="00BC54E0" w:rsidRPr="007036CE" w:rsidRDefault="00BC54E0" w:rsidP="00BC54E0">
            <w:pPr>
              <w:ind w:firstLine="30"/>
              <w:rPr>
                <w:ins w:id="4131" w:author="Куклина Ю.В." w:date="2024-04-26T13:43:00Z"/>
                <w:szCs w:val="22"/>
              </w:rPr>
            </w:pPr>
            <w:ins w:id="4132" w:author="Куклина Ю.В." w:date="2024-04-26T13:43:00Z">
              <w:r w:rsidRPr="007036CE">
                <w:rPr>
                  <w:szCs w:val="22"/>
                </w:rPr>
                <w:t>Возможные значения:</w:t>
              </w:r>
            </w:ins>
          </w:p>
          <w:p w14:paraId="4B21474F" w14:textId="15684EF0" w:rsidR="00B50E06" w:rsidRPr="007036CE" w:rsidRDefault="00B50E06" w:rsidP="00B50E06">
            <w:pPr>
              <w:pStyle w:val="GOSTTableListMark1"/>
              <w:numPr>
                <w:ilvl w:val="0"/>
                <w:numId w:val="2"/>
              </w:numPr>
              <w:rPr>
                <w:ins w:id="4133" w:author="Куклина Ю.В." w:date="2024-04-26T15:55:00Z"/>
              </w:rPr>
            </w:pPr>
            <w:ins w:id="4134" w:author="Куклина Ю.В." w:date="2024-04-26T15:55:00Z">
              <w:r w:rsidRPr="007036CE">
                <w:t xml:space="preserve">«1» </w:t>
              </w:r>
            </w:ins>
            <w:r w:rsidR="00BE14C0" w:rsidRPr="007036CE">
              <w:t>–</w:t>
            </w:r>
            <w:ins w:id="4135" w:author="Куклина Ю.В." w:date="2024-04-26T15:55:00Z">
              <w:r w:rsidRPr="007036CE">
                <w:t xml:space="preserve"> операции по расходам / источникам финансирования дефицита бюджета</w:t>
              </w:r>
            </w:ins>
            <w:r w:rsidR="00036415" w:rsidRPr="007036CE">
              <w:t>;</w:t>
            </w:r>
          </w:p>
          <w:p w14:paraId="56B983C7" w14:textId="3666189F" w:rsidR="00B50E06" w:rsidRPr="007036CE" w:rsidRDefault="00B50E06" w:rsidP="00B50E06">
            <w:pPr>
              <w:pStyle w:val="GOSTTableListMark1"/>
              <w:numPr>
                <w:ilvl w:val="0"/>
                <w:numId w:val="2"/>
              </w:numPr>
              <w:rPr>
                <w:ins w:id="4136" w:author="Куклина Ю.В." w:date="2024-04-26T15:55:00Z"/>
              </w:rPr>
            </w:pPr>
            <w:ins w:id="4137" w:author="Куклина Ю.В." w:date="2024-04-26T15:55:00Z">
              <w:r w:rsidRPr="007036CE">
                <w:t xml:space="preserve">«2» </w:t>
              </w:r>
            </w:ins>
            <w:r w:rsidR="00BE14C0" w:rsidRPr="007036CE">
              <w:t>–</w:t>
            </w:r>
            <w:ins w:id="4138" w:author="Куклина Ю.В." w:date="2024-04-26T15:55:00Z">
              <w:r w:rsidRPr="007036CE">
                <w:t xml:space="preserve"> операции по расходам в иностранной валюте</w:t>
              </w:r>
            </w:ins>
            <w:r w:rsidR="00036415" w:rsidRPr="007036CE">
              <w:t>;</w:t>
            </w:r>
          </w:p>
          <w:p w14:paraId="26016095" w14:textId="66B51A3C" w:rsidR="00BC54E0" w:rsidRPr="007036CE" w:rsidDel="00BD333D" w:rsidRDefault="00B50E06" w:rsidP="00B50E06">
            <w:pPr>
              <w:pStyle w:val="GOSTTableListMark1"/>
              <w:numPr>
                <w:ilvl w:val="0"/>
                <w:numId w:val="2"/>
              </w:numPr>
              <w:rPr>
                <w:szCs w:val="22"/>
              </w:rPr>
            </w:pPr>
            <w:ins w:id="4139" w:author="Куклина Ю.В." w:date="2024-04-26T15:55:00Z">
              <w:r w:rsidRPr="007036CE">
                <w:t xml:space="preserve">«3» </w:t>
              </w:r>
            </w:ins>
            <w:r w:rsidR="00BE14C0" w:rsidRPr="007036CE">
              <w:t>–</w:t>
            </w:r>
            <w:ins w:id="4140" w:author="Куклина Ю.В." w:date="2024-04-26T15:55:00Z">
              <w:r w:rsidRPr="007036CE">
                <w:t xml:space="preserve"> операции по расходам/ источникам финансирования дефицита бюджета по целевым иностранным кредитам</w:t>
              </w:r>
            </w:ins>
          </w:p>
        </w:tc>
      </w:tr>
      <w:tr w:rsidR="006C1A2C" w:rsidRPr="007036CE" w:rsidDel="00BD333D" w14:paraId="13A145DC" w14:textId="77777777" w:rsidTr="00974EB0">
        <w:tc>
          <w:tcPr>
            <w:tcW w:w="1100" w:type="pct"/>
          </w:tcPr>
          <w:p w14:paraId="25D8EB9A" w14:textId="77777777" w:rsidR="006C1A2C" w:rsidRPr="007036CE" w:rsidRDefault="006C1A2C" w:rsidP="006C1A2C">
            <w:pPr>
              <w:pStyle w:val="GOSTTablenorm"/>
              <w:rPr>
                <w:szCs w:val="22"/>
              </w:rPr>
            </w:pPr>
            <w:ins w:id="4141" w:author="Куклина Ю.В." w:date="2024-04-26T13:44:00Z">
              <w:r w:rsidRPr="007036CE">
                <w:rPr>
                  <w:szCs w:val="22"/>
                </w:rPr>
                <w:t>Признак «Приостановление операций»</w:t>
              </w:r>
            </w:ins>
          </w:p>
        </w:tc>
        <w:tc>
          <w:tcPr>
            <w:tcW w:w="734" w:type="pct"/>
          </w:tcPr>
          <w:p w14:paraId="0DD33AF4" w14:textId="77777777" w:rsidR="006C1A2C" w:rsidRPr="007036CE" w:rsidRDefault="006C1A2C" w:rsidP="006C1A2C">
            <w:pPr>
              <w:pStyle w:val="GOSTTablenorm"/>
              <w:rPr>
                <w:szCs w:val="24"/>
                <w:lang w:val="en-US"/>
              </w:rPr>
            </w:pPr>
            <w:ins w:id="4142" w:author="Куклина Ю.В." w:date="2024-04-26T13:44:00Z">
              <w:r w:rsidRPr="007036CE">
                <w:rPr>
                  <w:szCs w:val="24"/>
                  <w:lang w:val="en-US"/>
                </w:rPr>
                <w:t>SUSPENSION</w:t>
              </w:r>
            </w:ins>
          </w:p>
        </w:tc>
        <w:tc>
          <w:tcPr>
            <w:tcW w:w="519" w:type="pct"/>
          </w:tcPr>
          <w:p w14:paraId="7B896B78" w14:textId="77777777" w:rsidR="006C1A2C" w:rsidRPr="007036CE" w:rsidRDefault="006C1A2C" w:rsidP="006C1A2C">
            <w:pPr>
              <w:pStyle w:val="GOSTTablenorm"/>
              <w:rPr>
                <w:szCs w:val="22"/>
              </w:rPr>
            </w:pPr>
            <w:ins w:id="4143" w:author="Куклина Ю.В." w:date="2024-04-26T13:44:00Z">
              <w:r w:rsidRPr="007036CE">
                <w:rPr>
                  <w:szCs w:val="22"/>
                </w:rPr>
                <w:t>Строка</w:t>
              </w:r>
            </w:ins>
          </w:p>
        </w:tc>
        <w:tc>
          <w:tcPr>
            <w:tcW w:w="300" w:type="pct"/>
          </w:tcPr>
          <w:p w14:paraId="61ECC9B6" w14:textId="77777777" w:rsidR="006C1A2C" w:rsidRPr="007036CE" w:rsidRDefault="006C1A2C" w:rsidP="006C1A2C">
            <w:pPr>
              <w:pStyle w:val="GOSTTablenorm"/>
              <w:rPr>
                <w:szCs w:val="22"/>
              </w:rPr>
            </w:pPr>
            <w:ins w:id="4144" w:author="Куклина Ю.В." w:date="2024-04-26T13:44:00Z">
              <w:r w:rsidRPr="007036CE">
                <w:rPr>
                  <w:szCs w:val="22"/>
                </w:rPr>
                <w:t>Да</w:t>
              </w:r>
            </w:ins>
          </w:p>
        </w:tc>
        <w:tc>
          <w:tcPr>
            <w:tcW w:w="308" w:type="pct"/>
          </w:tcPr>
          <w:p w14:paraId="54033357" w14:textId="77777777" w:rsidR="006C1A2C" w:rsidRPr="007036CE" w:rsidRDefault="006C1A2C" w:rsidP="006C1A2C">
            <w:pPr>
              <w:pStyle w:val="GOSTTablenorm"/>
              <w:rPr>
                <w:szCs w:val="22"/>
              </w:rPr>
            </w:pPr>
            <w:ins w:id="4145" w:author="Куклина Ю.В." w:date="2024-04-26T13:44:00Z">
              <w:r w:rsidRPr="007036CE">
                <w:rPr>
                  <w:szCs w:val="22"/>
                </w:rPr>
                <w:t>=1</w:t>
              </w:r>
            </w:ins>
          </w:p>
        </w:tc>
        <w:tc>
          <w:tcPr>
            <w:tcW w:w="2039" w:type="pct"/>
          </w:tcPr>
          <w:p w14:paraId="19D583D9" w14:textId="77777777" w:rsidR="006C1A2C" w:rsidRPr="007036CE" w:rsidRDefault="006C1A2C" w:rsidP="006C1A2C">
            <w:pPr>
              <w:pStyle w:val="GOSTTablenorm"/>
              <w:rPr>
                <w:ins w:id="4146" w:author="Куклина Ю.В." w:date="2024-04-26T13:44:00Z"/>
                <w:szCs w:val="22"/>
              </w:rPr>
            </w:pPr>
            <w:ins w:id="4147" w:author="Куклина Ю.В." w:date="2024-04-26T13:44:00Z">
              <w:r w:rsidRPr="007036CE">
                <w:rPr>
                  <w:szCs w:val="22"/>
                </w:rPr>
                <w:t>Указывается значение признака «Приостановление операций».</w:t>
              </w:r>
            </w:ins>
          </w:p>
          <w:p w14:paraId="2F2FDD3F" w14:textId="77777777" w:rsidR="006C1A2C" w:rsidRPr="007036CE" w:rsidRDefault="006C1A2C" w:rsidP="006C1A2C">
            <w:pPr>
              <w:pStyle w:val="GOSTTablenorm"/>
              <w:rPr>
                <w:ins w:id="4148" w:author="Куклина Ю.В." w:date="2024-04-26T13:44:00Z"/>
                <w:szCs w:val="22"/>
              </w:rPr>
            </w:pPr>
            <w:ins w:id="4149" w:author="Куклина Ю.В." w:date="2024-04-26T13:44:00Z">
              <w:r w:rsidRPr="007036CE">
                <w:rPr>
                  <w:szCs w:val="22"/>
                </w:rPr>
                <w:t>Возможные значения:</w:t>
              </w:r>
            </w:ins>
          </w:p>
          <w:p w14:paraId="5A478351" w14:textId="741BC1ED" w:rsidR="009E36E0" w:rsidRPr="007036CE" w:rsidRDefault="006C1A2C" w:rsidP="009E36E0">
            <w:pPr>
              <w:pStyle w:val="GOSTTableListMark1"/>
              <w:numPr>
                <w:ilvl w:val="0"/>
                <w:numId w:val="2"/>
              </w:numPr>
              <w:rPr>
                <w:ins w:id="4150" w:author="Куклина Ю.В." w:date="2024-04-26T14:06:00Z"/>
                <w:szCs w:val="22"/>
              </w:rPr>
            </w:pPr>
            <w:ins w:id="4151" w:author="Куклина Ю.В." w:date="2024-04-26T13:44:00Z">
              <w:r w:rsidRPr="007036CE">
                <w:rPr>
                  <w:szCs w:val="22"/>
                </w:rPr>
                <w:t>«</w:t>
              </w:r>
              <w:r w:rsidRPr="007036CE">
                <w:t xml:space="preserve">Y» </w:t>
              </w:r>
            </w:ins>
            <w:r w:rsidR="00BE14C0" w:rsidRPr="007036CE">
              <w:t>–</w:t>
            </w:r>
            <w:ins w:id="4152" w:author="Куклина Ю.В." w:date="2024-04-26T13:44:00Z">
              <w:r w:rsidRPr="007036CE">
                <w:t xml:space="preserve"> документ относится к приостановлению и отзыву ЛБО;</w:t>
              </w:r>
            </w:ins>
          </w:p>
          <w:p w14:paraId="04859492" w14:textId="56C2CB45" w:rsidR="006C1A2C" w:rsidRPr="007036CE" w:rsidRDefault="006C1A2C" w:rsidP="009E36E0">
            <w:pPr>
              <w:pStyle w:val="GOSTTableListMark1"/>
              <w:numPr>
                <w:ilvl w:val="0"/>
                <w:numId w:val="2"/>
              </w:numPr>
              <w:rPr>
                <w:szCs w:val="22"/>
              </w:rPr>
            </w:pPr>
            <w:ins w:id="4153" w:author="Куклина Ю.В." w:date="2024-04-26T13:44:00Z">
              <w:r w:rsidRPr="007036CE">
                <w:lastRenderedPageBreak/>
                <w:t xml:space="preserve">«N» </w:t>
              </w:r>
            </w:ins>
            <w:r w:rsidR="00BE14C0" w:rsidRPr="007036CE">
              <w:t>–</w:t>
            </w:r>
            <w:ins w:id="4154" w:author="Куклина Ю.В." w:date="2024-04-26T13:44:00Z">
              <w:r w:rsidRPr="007036CE">
                <w:t xml:space="preserve"> документ не относится к приостановлению и отзыву ЛБО</w:t>
              </w:r>
            </w:ins>
          </w:p>
        </w:tc>
      </w:tr>
      <w:tr w:rsidR="00D2621D" w:rsidRPr="007036CE" w:rsidDel="00BD333D" w14:paraId="5A445286" w14:textId="77777777" w:rsidTr="00974EB0">
        <w:tc>
          <w:tcPr>
            <w:tcW w:w="1100" w:type="pct"/>
          </w:tcPr>
          <w:p w14:paraId="2D01D1D4" w14:textId="77777777" w:rsidR="00D2621D" w:rsidRPr="007036CE" w:rsidRDefault="00D2621D" w:rsidP="006C1A2C">
            <w:pPr>
              <w:pStyle w:val="GOSTTablenorm"/>
              <w:rPr>
                <w:szCs w:val="22"/>
              </w:rPr>
            </w:pPr>
            <w:ins w:id="4155" w:author="EXP-315078" w:date="2025-04-14T12:55:00Z">
              <w:r w:rsidRPr="007036CE">
                <w:rPr>
                  <w:szCs w:val="22"/>
                </w:rPr>
                <w:lastRenderedPageBreak/>
                <w:t>Признак «Блокировка ГРБС</w:t>
              </w:r>
            </w:ins>
            <w:ins w:id="4156" w:author="EXP-315078" w:date="2025-04-14T12:56:00Z">
              <w:r w:rsidRPr="007036CE">
                <w:rPr>
                  <w:szCs w:val="22"/>
                </w:rPr>
                <w:t>»</w:t>
              </w:r>
            </w:ins>
          </w:p>
        </w:tc>
        <w:tc>
          <w:tcPr>
            <w:tcW w:w="734" w:type="pct"/>
          </w:tcPr>
          <w:p w14:paraId="39DB81BD" w14:textId="77777777" w:rsidR="00D2621D" w:rsidRPr="007036CE" w:rsidRDefault="00D2621D" w:rsidP="006C1A2C">
            <w:pPr>
              <w:pStyle w:val="GOSTTablenorm"/>
              <w:rPr>
                <w:szCs w:val="24"/>
                <w:lang w:val="en-US"/>
              </w:rPr>
            </w:pPr>
            <w:ins w:id="4157" w:author="EXP-315078" w:date="2025-04-14T12:57:00Z">
              <w:r w:rsidRPr="007036CE">
                <w:rPr>
                  <w:szCs w:val="24"/>
                  <w:lang w:val="en-US"/>
                </w:rPr>
                <w:t>BLOCK_GRBS</w:t>
              </w:r>
            </w:ins>
          </w:p>
        </w:tc>
        <w:tc>
          <w:tcPr>
            <w:tcW w:w="519" w:type="pct"/>
          </w:tcPr>
          <w:p w14:paraId="350D13B1" w14:textId="77777777" w:rsidR="00D2621D" w:rsidRPr="007036CE" w:rsidRDefault="00D2621D" w:rsidP="006C1A2C">
            <w:pPr>
              <w:pStyle w:val="GOSTTablenorm"/>
              <w:rPr>
                <w:szCs w:val="22"/>
              </w:rPr>
            </w:pPr>
            <w:ins w:id="4158" w:author="EXP-315078" w:date="2025-04-14T12:57:00Z">
              <w:r w:rsidRPr="007036CE">
                <w:rPr>
                  <w:szCs w:val="22"/>
                </w:rPr>
                <w:t>Строка</w:t>
              </w:r>
            </w:ins>
          </w:p>
        </w:tc>
        <w:tc>
          <w:tcPr>
            <w:tcW w:w="300" w:type="pct"/>
          </w:tcPr>
          <w:p w14:paraId="51B93395" w14:textId="77777777" w:rsidR="00D2621D" w:rsidRPr="007036CE" w:rsidRDefault="00D2621D" w:rsidP="006C1A2C">
            <w:pPr>
              <w:pStyle w:val="GOSTTablenorm"/>
              <w:rPr>
                <w:szCs w:val="22"/>
              </w:rPr>
            </w:pPr>
            <w:ins w:id="4159" w:author="EXP-315078" w:date="2025-04-14T12:57:00Z">
              <w:r w:rsidRPr="007036CE">
                <w:rPr>
                  <w:szCs w:val="22"/>
                </w:rPr>
                <w:t>Да</w:t>
              </w:r>
            </w:ins>
          </w:p>
        </w:tc>
        <w:tc>
          <w:tcPr>
            <w:tcW w:w="308" w:type="pct"/>
          </w:tcPr>
          <w:p w14:paraId="48FCC381" w14:textId="77777777" w:rsidR="00D2621D" w:rsidRPr="007036CE" w:rsidRDefault="00D2621D" w:rsidP="006C1A2C">
            <w:pPr>
              <w:pStyle w:val="GOSTTablenorm"/>
              <w:rPr>
                <w:szCs w:val="22"/>
              </w:rPr>
            </w:pPr>
            <w:ins w:id="4160" w:author="EXP-315078" w:date="2025-04-14T12:57:00Z">
              <w:r w:rsidRPr="007036CE">
                <w:rPr>
                  <w:szCs w:val="22"/>
                </w:rPr>
                <w:t>=1</w:t>
              </w:r>
            </w:ins>
          </w:p>
        </w:tc>
        <w:tc>
          <w:tcPr>
            <w:tcW w:w="2039" w:type="pct"/>
          </w:tcPr>
          <w:p w14:paraId="23E506AE" w14:textId="2E8F2D0E" w:rsidR="00D2621D" w:rsidRPr="007036CE" w:rsidRDefault="00D2621D" w:rsidP="00D2621D">
            <w:pPr>
              <w:pStyle w:val="GOSTTablenorm"/>
              <w:rPr>
                <w:ins w:id="4161" w:author="EXP-315078" w:date="2025-04-14T12:57:00Z"/>
                <w:szCs w:val="22"/>
              </w:rPr>
            </w:pPr>
            <w:ins w:id="4162" w:author="EXP-315078" w:date="2025-04-14T12:57:00Z">
              <w:r w:rsidRPr="007036CE">
                <w:rPr>
                  <w:szCs w:val="22"/>
                </w:rPr>
                <w:t xml:space="preserve">Указывается значение признака </w:t>
              </w:r>
            </w:ins>
            <w:ins w:id="4163" w:author="EXP-319941" w:date="2025-08-04T17:53:00Z">
              <w:r w:rsidR="00874E9B" w:rsidRPr="007036CE">
                <w:t>«Блокировка ГРБС»</w:t>
              </w:r>
            </w:ins>
            <w:ins w:id="4164" w:author="EXP-315078" w:date="2025-04-14T12:57:00Z">
              <w:del w:id="4165" w:author="EXP-319941" w:date="2025-08-04T17:53:00Z">
                <w:r w:rsidRPr="007036CE" w:rsidDel="00874E9B">
                  <w:rPr>
                    <w:szCs w:val="22"/>
                  </w:rPr>
                  <w:delText>«Приостановление операций»</w:delText>
                </w:r>
              </w:del>
              <w:r w:rsidRPr="007036CE">
                <w:rPr>
                  <w:szCs w:val="22"/>
                </w:rPr>
                <w:t>.</w:t>
              </w:r>
            </w:ins>
          </w:p>
          <w:p w14:paraId="243DFA62" w14:textId="77777777" w:rsidR="00D2621D" w:rsidRPr="007036CE" w:rsidRDefault="00D2621D" w:rsidP="00D2621D">
            <w:pPr>
              <w:pStyle w:val="GOSTTablenorm"/>
              <w:rPr>
                <w:ins w:id="4166" w:author="EXP-315078" w:date="2025-04-14T12:57:00Z"/>
                <w:szCs w:val="22"/>
              </w:rPr>
            </w:pPr>
            <w:ins w:id="4167" w:author="EXP-315078" w:date="2025-04-14T12:57:00Z">
              <w:r w:rsidRPr="007036CE">
                <w:rPr>
                  <w:szCs w:val="22"/>
                </w:rPr>
                <w:t>Возможные значения:</w:t>
              </w:r>
            </w:ins>
          </w:p>
          <w:p w14:paraId="78BB4BC7" w14:textId="47898915" w:rsidR="00D2621D" w:rsidRPr="007036CE" w:rsidRDefault="00D2621D" w:rsidP="00D2621D">
            <w:pPr>
              <w:pStyle w:val="GOSTTableListMark1"/>
              <w:numPr>
                <w:ilvl w:val="0"/>
                <w:numId w:val="2"/>
              </w:numPr>
              <w:jc w:val="left"/>
              <w:rPr>
                <w:ins w:id="4168" w:author="EXP-315078" w:date="2025-04-14T12:57:00Z"/>
                <w:szCs w:val="22"/>
              </w:rPr>
            </w:pPr>
            <w:ins w:id="4169" w:author="EXP-315078" w:date="2025-04-14T12:57:00Z">
              <w:r w:rsidRPr="007036CE">
                <w:rPr>
                  <w:szCs w:val="22"/>
                </w:rPr>
                <w:t>«</w:t>
              </w:r>
              <w:r w:rsidRPr="007036CE">
                <w:t xml:space="preserve">Y» </w:t>
              </w:r>
            </w:ins>
            <w:r w:rsidR="00BE14C0" w:rsidRPr="007036CE">
              <w:t>–</w:t>
            </w:r>
            <w:ins w:id="4170" w:author="EXP-315078" w:date="2025-04-14T12:57:00Z">
              <w:r w:rsidRPr="007036CE">
                <w:t xml:space="preserve"> </w:t>
              </w:r>
            </w:ins>
            <w:ins w:id="4171" w:author="EXP-315078" w:date="2025-04-14T12:58:00Z">
              <w:r w:rsidRPr="007036CE">
                <w:t>требуется блокировка ЛБО на ЛС ГРБС</w:t>
              </w:r>
            </w:ins>
            <w:ins w:id="4172" w:author="EXP-315078" w:date="2025-04-14T12:57:00Z">
              <w:r w:rsidRPr="007036CE">
                <w:t>;</w:t>
              </w:r>
            </w:ins>
          </w:p>
          <w:p w14:paraId="44570AC0" w14:textId="3C76DAEE" w:rsidR="00D2621D" w:rsidRPr="007036CE" w:rsidRDefault="00D2621D" w:rsidP="00D2621D">
            <w:pPr>
              <w:pStyle w:val="GOSTTableListMark1"/>
              <w:numPr>
                <w:ilvl w:val="0"/>
                <w:numId w:val="2"/>
              </w:numPr>
              <w:jc w:val="left"/>
              <w:rPr>
                <w:szCs w:val="22"/>
              </w:rPr>
            </w:pPr>
            <w:ins w:id="4173" w:author="EXP-315078" w:date="2025-04-14T12:57:00Z">
              <w:r w:rsidRPr="007036CE">
                <w:t xml:space="preserve">«N» </w:t>
              </w:r>
            </w:ins>
            <w:r w:rsidR="00BE14C0" w:rsidRPr="007036CE">
              <w:t>–</w:t>
            </w:r>
            <w:ins w:id="4174" w:author="EXP-315078" w:date="2025-04-14T12:57:00Z">
              <w:r w:rsidRPr="007036CE">
                <w:t xml:space="preserve"> </w:t>
              </w:r>
            </w:ins>
            <w:ins w:id="4175" w:author="EXP-315078" w:date="2025-04-14T12:58:00Z">
              <w:r w:rsidRPr="007036CE">
                <w:t>не требуется блокировка ЛБО на ЛС ГРБС</w:t>
              </w:r>
            </w:ins>
          </w:p>
        </w:tc>
      </w:tr>
      <w:tr w:rsidR="006C1A2C" w:rsidRPr="007036CE" w14:paraId="7E643A4D" w14:textId="77777777" w:rsidTr="00974EB0">
        <w:tc>
          <w:tcPr>
            <w:tcW w:w="1100" w:type="pct"/>
          </w:tcPr>
          <w:p w14:paraId="0A1EB24E" w14:textId="77777777" w:rsidR="006C1A2C" w:rsidRPr="007036CE" w:rsidRDefault="006C1A2C" w:rsidP="006C1A2C">
            <w:pPr>
              <w:pStyle w:val="GOSTTablenorm"/>
            </w:pPr>
            <w:r w:rsidRPr="007036CE">
              <w:t>Номер лицевого счета отправителя</w:t>
            </w:r>
          </w:p>
        </w:tc>
        <w:tc>
          <w:tcPr>
            <w:tcW w:w="734" w:type="pct"/>
          </w:tcPr>
          <w:p w14:paraId="56AB02B9" w14:textId="77777777" w:rsidR="006C1A2C" w:rsidRPr="007036CE" w:rsidRDefault="006C1A2C" w:rsidP="006C1A2C">
            <w:pPr>
              <w:pStyle w:val="GOSTTablenorm"/>
            </w:pPr>
            <w:r w:rsidRPr="007036CE">
              <w:t>PA_S</w:t>
            </w:r>
          </w:p>
        </w:tc>
        <w:tc>
          <w:tcPr>
            <w:tcW w:w="519" w:type="pct"/>
          </w:tcPr>
          <w:p w14:paraId="7994495F" w14:textId="77777777" w:rsidR="006C1A2C" w:rsidRPr="007036CE" w:rsidRDefault="006C1A2C" w:rsidP="006C1A2C">
            <w:pPr>
              <w:pStyle w:val="GOSTTablenorm"/>
            </w:pPr>
            <w:r w:rsidRPr="007036CE">
              <w:t>Строка</w:t>
            </w:r>
          </w:p>
        </w:tc>
        <w:tc>
          <w:tcPr>
            <w:tcW w:w="300" w:type="pct"/>
          </w:tcPr>
          <w:p w14:paraId="48CFBD5E" w14:textId="77777777" w:rsidR="006C1A2C" w:rsidRPr="007036CE" w:rsidRDefault="006C1A2C" w:rsidP="006C1A2C">
            <w:pPr>
              <w:pStyle w:val="GOSTTablenorm"/>
            </w:pPr>
            <w:r w:rsidRPr="007036CE">
              <w:t>Да</w:t>
            </w:r>
          </w:p>
        </w:tc>
        <w:tc>
          <w:tcPr>
            <w:tcW w:w="308" w:type="pct"/>
          </w:tcPr>
          <w:p w14:paraId="64A0A2BA" w14:textId="77777777" w:rsidR="006C1A2C" w:rsidRPr="007036CE" w:rsidRDefault="006C1A2C" w:rsidP="006C1A2C">
            <w:pPr>
              <w:pStyle w:val="GOSTTablenorm"/>
            </w:pPr>
            <w:r w:rsidRPr="007036CE">
              <w:t>=11</w:t>
            </w:r>
          </w:p>
        </w:tc>
        <w:tc>
          <w:tcPr>
            <w:tcW w:w="2039" w:type="pct"/>
          </w:tcPr>
          <w:p w14:paraId="018FA2C6" w14:textId="77777777" w:rsidR="006C1A2C" w:rsidRPr="007036CE" w:rsidRDefault="006C1A2C" w:rsidP="006C1A2C">
            <w:pPr>
              <w:pStyle w:val="GOSTTablenorm"/>
            </w:pPr>
            <w:r w:rsidRPr="007036CE">
              <w:t>Указывается номер лицевого счета отправителя</w:t>
            </w:r>
          </w:p>
        </w:tc>
      </w:tr>
      <w:tr w:rsidR="006C1A2C" w:rsidRPr="007036CE" w14:paraId="0266BF80" w14:textId="77777777" w:rsidTr="00974EB0">
        <w:tc>
          <w:tcPr>
            <w:tcW w:w="1100" w:type="pct"/>
          </w:tcPr>
          <w:p w14:paraId="661D9AE6" w14:textId="77777777" w:rsidR="006C1A2C" w:rsidRPr="007036CE" w:rsidRDefault="006C1A2C" w:rsidP="006C1A2C">
            <w:pPr>
              <w:pStyle w:val="GOSTTablenorm"/>
            </w:pPr>
            <w:r w:rsidRPr="007036CE">
              <w:t>Номер лицевого счета получателя</w:t>
            </w:r>
          </w:p>
        </w:tc>
        <w:tc>
          <w:tcPr>
            <w:tcW w:w="734" w:type="pct"/>
          </w:tcPr>
          <w:p w14:paraId="18CC69C2" w14:textId="77777777" w:rsidR="006C1A2C" w:rsidRPr="007036CE" w:rsidRDefault="006C1A2C" w:rsidP="006C1A2C">
            <w:pPr>
              <w:pStyle w:val="GOSTTablenorm"/>
            </w:pPr>
            <w:r w:rsidRPr="007036CE">
              <w:t>PA_R</w:t>
            </w:r>
          </w:p>
        </w:tc>
        <w:tc>
          <w:tcPr>
            <w:tcW w:w="519" w:type="pct"/>
          </w:tcPr>
          <w:p w14:paraId="75020925" w14:textId="77777777" w:rsidR="006C1A2C" w:rsidRPr="007036CE" w:rsidRDefault="006C1A2C" w:rsidP="006C1A2C">
            <w:pPr>
              <w:pStyle w:val="GOSTTablenorm"/>
            </w:pPr>
            <w:r w:rsidRPr="007036CE">
              <w:t>Строка</w:t>
            </w:r>
          </w:p>
        </w:tc>
        <w:tc>
          <w:tcPr>
            <w:tcW w:w="300" w:type="pct"/>
          </w:tcPr>
          <w:p w14:paraId="6A25D031" w14:textId="77777777" w:rsidR="006C1A2C" w:rsidRPr="007036CE" w:rsidRDefault="006C1A2C" w:rsidP="006C1A2C">
            <w:pPr>
              <w:pStyle w:val="GOSTTablenorm"/>
            </w:pPr>
            <w:r w:rsidRPr="007036CE">
              <w:t>Да</w:t>
            </w:r>
          </w:p>
        </w:tc>
        <w:tc>
          <w:tcPr>
            <w:tcW w:w="308" w:type="pct"/>
          </w:tcPr>
          <w:p w14:paraId="47B0DC77" w14:textId="77777777" w:rsidR="006C1A2C" w:rsidRPr="007036CE" w:rsidRDefault="006C1A2C" w:rsidP="006C1A2C">
            <w:pPr>
              <w:pStyle w:val="GOSTTablenorm"/>
            </w:pPr>
            <w:r w:rsidRPr="007036CE">
              <w:t>=11</w:t>
            </w:r>
          </w:p>
        </w:tc>
        <w:tc>
          <w:tcPr>
            <w:tcW w:w="2039" w:type="pct"/>
          </w:tcPr>
          <w:p w14:paraId="670693F3" w14:textId="77777777" w:rsidR="006C1A2C" w:rsidRPr="007036CE" w:rsidRDefault="006C1A2C" w:rsidP="006C1A2C">
            <w:pPr>
              <w:pStyle w:val="GOSTTablenorm"/>
            </w:pPr>
            <w:r w:rsidRPr="007036CE">
              <w:t>Указывается номер лицевого счета получателя</w:t>
            </w:r>
          </w:p>
        </w:tc>
      </w:tr>
      <w:tr w:rsidR="006C1A2C" w:rsidRPr="007036CE" w14:paraId="7E6CA581" w14:textId="77777777" w:rsidTr="00974EB0">
        <w:tc>
          <w:tcPr>
            <w:tcW w:w="1100" w:type="pct"/>
          </w:tcPr>
          <w:p w14:paraId="3ACD4C65" w14:textId="77777777" w:rsidR="006C1A2C" w:rsidRPr="007036CE" w:rsidRDefault="006C1A2C" w:rsidP="006C1A2C">
            <w:pPr>
              <w:pStyle w:val="GOSTTablenorm"/>
            </w:pPr>
            <w:ins w:id="4176" w:author="Куклина Ю.В." w:date="2024-04-11T17:54:00Z">
              <w:r w:rsidRPr="007036CE">
                <w:t xml:space="preserve">Признак </w:t>
              </w:r>
            </w:ins>
            <w:ins w:id="4177" w:author="Куклина Ю.В." w:date="2024-04-11T18:18:00Z">
              <w:r w:rsidRPr="007036CE">
                <w:t>учета в</w:t>
              </w:r>
            </w:ins>
            <w:ins w:id="4178" w:author="Куклина Ю.В." w:date="2024-04-11T17:54:00Z">
              <w:r w:rsidRPr="007036CE">
                <w:t xml:space="preserve"> </w:t>
              </w:r>
              <w:r w:rsidRPr="007036CE">
                <w:rPr>
                  <w:lang w:val="en-US"/>
                </w:rPr>
                <w:t>SVAP</w:t>
              </w:r>
              <w:r w:rsidRPr="007036CE">
                <w:t xml:space="preserve"> по лицевому счету отправителя</w:t>
              </w:r>
            </w:ins>
          </w:p>
        </w:tc>
        <w:tc>
          <w:tcPr>
            <w:tcW w:w="734" w:type="pct"/>
          </w:tcPr>
          <w:p w14:paraId="70F88FB0" w14:textId="77777777" w:rsidR="006C1A2C" w:rsidRPr="007036CE" w:rsidRDefault="006C1A2C" w:rsidP="006C1A2C">
            <w:pPr>
              <w:pStyle w:val="GOSTTablenorm"/>
              <w:rPr>
                <w:lang w:val="en-US"/>
              </w:rPr>
            </w:pPr>
            <w:ins w:id="4179" w:author="Куклина Ю.В." w:date="2024-04-11T17:55:00Z">
              <w:r w:rsidRPr="007036CE">
                <w:rPr>
                  <w:lang w:val="en-US"/>
                </w:rPr>
                <w:t>SVAP_S</w:t>
              </w:r>
            </w:ins>
          </w:p>
        </w:tc>
        <w:tc>
          <w:tcPr>
            <w:tcW w:w="519" w:type="pct"/>
          </w:tcPr>
          <w:p w14:paraId="0AAD5158" w14:textId="77777777" w:rsidR="006C1A2C" w:rsidRPr="007036CE" w:rsidRDefault="006C1A2C" w:rsidP="006C1A2C">
            <w:pPr>
              <w:pStyle w:val="GOSTTablenorm"/>
            </w:pPr>
            <w:ins w:id="4180" w:author="Куклина Ю.В." w:date="2024-04-11T17:57:00Z">
              <w:r w:rsidRPr="007036CE">
                <w:t>Строка</w:t>
              </w:r>
            </w:ins>
          </w:p>
        </w:tc>
        <w:tc>
          <w:tcPr>
            <w:tcW w:w="300" w:type="pct"/>
          </w:tcPr>
          <w:p w14:paraId="361660EE" w14:textId="77777777" w:rsidR="006C1A2C" w:rsidRPr="007036CE" w:rsidRDefault="006C1A2C" w:rsidP="006C1A2C">
            <w:pPr>
              <w:pStyle w:val="GOSTTablenorm"/>
            </w:pPr>
            <w:ins w:id="4181" w:author="Куклина Ю.В." w:date="2024-04-11T17:57:00Z">
              <w:r w:rsidRPr="007036CE">
                <w:t>Да</w:t>
              </w:r>
            </w:ins>
          </w:p>
        </w:tc>
        <w:tc>
          <w:tcPr>
            <w:tcW w:w="308" w:type="pct"/>
          </w:tcPr>
          <w:p w14:paraId="13915AA3" w14:textId="77777777" w:rsidR="006C1A2C" w:rsidRPr="007036CE" w:rsidRDefault="006C1A2C" w:rsidP="006C1A2C">
            <w:pPr>
              <w:pStyle w:val="GOSTTablenorm"/>
              <w:rPr>
                <w:lang w:val="en-US"/>
              </w:rPr>
            </w:pPr>
            <w:ins w:id="4182" w:author="Куклина Ю.В." w:date="2024-04-11T17:57:00Z">
              <w:r w:rsidRPr="007036CE">
                <w:rPr>
                  <w:lang w:val="en-US"/>
                </w:rPr>
                <w:t>=1</w:t>
              </w:r>
            </w:ins>
          </w:p>
        </w:tc>
        <w:tc>
          <w:tcPr>
            <w:tcW w:w="2039" w:type="pct"/>
          </w:tcPr>
          <w:p w14:paraId="4A4EE054" w14:textId="77777777" w:rsidR="006C1A2C" w:rsidRPr="007036CE" w:rsidRDefault="006C1A2C" w:rsidP="006C1A2C">
            <w:pPr>
              <w:pStyle w:val="GOSTTablenorm"/>
              <w:rPr>
                <w:ins w:id="4183" w:author="Куклина Ю.В." w:date="2024-04-11T18:05:00Z"/>
              </w:rPr>
            </w:pPr>
            <w:ins w:id="4184" w:author="Куклина Ю.В." w:date="2024-04-11T17:57:00Z">
              <w:r w:rsidRPr="007036CE">
                <w:t>Указывается</w:t>
              </w:r>
            </w:ins>
            <w:ins w:id="4185" w:author="Куклина Ю.В." w:date="2024-04-11T17:59:00Z">
              <w:r w:rsidRPr="007036CE">
                <w:t xml:space="preserve"> </w:t>
              </w:r>
            </w:ins>
            <w:ins w:id="4186" w:author="Куклина Ю.В." w:date="2024-04-11T18:04:00Z">
              <w:r w:rsidRPr="007036CE">
                <w:t xml:space="preserve">признак ведения учета в </w:t>
              </w:r>
            </w:ins>
            <w:ins w:id="4187" w:author="Куклина Ю.В." w:date="2024-04-11T18:05:00Z">
              <w:r w:rsidRPr="007036CE">
                <w:rPr>
                  <w:lang w:val="en-US"/>
                </w:rPr>
                <w:t>SVAP</w:t>
              </w:r>
              <w:r w:rsidRPr="007036CE">
                <w:t xml:space="preserve"> по лицевому счету отправителя.</w:t>
              </w:r>
            </w:ins>
          </w:p>
          <w:p w14:paraId="4F00CA6F" w14:textId="77777777" w:rsidR="006C1A2C" w:rsidRPr="007036CE" w:rsidRDefault="006C1A2C" w:rsidP="006C1A2C">
            <w:pPr>
              <w:pStyle w:val="GOSTTablenorm"/>
              <w:rPr>
                <w:ins w:id="4188" w:author="Куклина Ю.В." w:date="2024-04-11T18:05:00Z"/>
              </w:rPr>
            </w:pPr>
            <w:ins w:id="4189" w:author="Куклина Ю.В." w:date="2024-04-11T18:05:00Z">
              <w:r w:rsidRPr="007036CE">
                <w:t>Возможные значения:</w:t>
              </w:r>
            </w:ins>
          </w:p>
          <w:p w14:paraId="6C62EEF2" w14:textId="77777777" w:rsidR="006C1A2C" w:rsidRPr="007036CE" w:rsidRDefault="006C1A2C" w:rsidP="006C1A2C">
            <w:pPr>
              <w:pStyle w:val="GOSTTableListMark1"/>
              <w:numPr>
                <w:ilvl w:val="0"/>
                <w:numId w:val="2"/>
              </w:numPr>
              <w:rPr>
                <w:ins w:id="4190" w:author="Куклина Ю.В." w:date="2024-04-11T18:08:00Z"/>
              </w:rPr>
            </w:pPr>
            <w:ins w:id="4191" w:author="Куклина Ю.В." w:date="2024-04-11T18:08:00Z">
              <w:r w:rsidRPr="007036CE">
                <w:t>«</w:t>
              </w:r>
            </w:ins>
            <w:ins w:id="4192" w:author="Куклина Ю.В." w:date="2024-04-11T18:07:00Z">
              <w:r w:rsidRPr="007036CE">
                <w:t>1</w:t>
              </w:r>
            </w:ins>
            <w:ins w:id="4193" w:author="Куклина Ю.В." w:date="2024-04-11T18:08:00Z">
              <w:r w:rsidRPr="007036CE">
                <w:t>»</w:t>
              </w:r>
            </w:ins>
            <w:ins w:id="4194" w:author="Куклина Ю.В." w:date="2024-04-11T18:07:00Z">
              <w:r w:rsidRPr="007036CE">
                <w:t xml:space="preserve"> </w:t>
              </w:r>
            </w:ins>
            <w:ins w:id="4195" w:author="Куклина Ю.В." w:date="2024-04-11T18:08:00Z">
              <w:r w:rsidRPr="007036CE">
                <w:t>–</w:t>
              </w:r>
            </w:ins>
            <w:ins w:id="4196" w:author="Куклина Ю.В." w:date="2024-04-11T18:07:00Z">
              <w:r w:rsidRPr="007036CE">
                <w:t xml:space="preserve"> </w:t>
              </w:r>
            </w:ins>
            <w:ins w:id="4197" w:author="Куклина Ю.В." w:date="2024-04-11T18:10:00Z">
              <w:r w:rsidRPr="007036CE">
                <w:t xml:space="preserve">учет по </w:t>
              </w:r>
            </w:ins>
            <w:ins w:id="4198" w:author="Куклина Ю.В." w:date="2024-04-11T18:09:00Z">
              <w:r w:rsidRPr="007036CE">
                <w:t>лицевому счет</w:t>
              </w:r>
            </w:ins>
            <w:ins w:id="4199" w:author="Куклина Ю.В." w:date="2024-04-11T18:10:00Z">
              <w:r w:rsidRPr="007036CE">
                <w:t xml:space="preserve">у ведется </w:t>
              </w:r>
            </w:ins>
            <w:ins w:id="4200" w:author="Куклина Ю.В." w:date="2024-04-11T18:09:00Z">
              <w:r w:rsidRPr="007036CE">
                <w:t xml:space="preserve">в </w:t>
              </w:r>
              <w:r w:rsidRPr="007036CE">
                <w:rPr>
                  <w:lang w:val="en-US"/>
                </w:rPr>
                <w:t>SVAP</w:t>
              </w:r>
            </w:ins>
            <w:r w:rsidRPr="007036CE">
              <w:t>;</w:t>
            </w:r>
          </w:p>
          <w:p w14:paraId="2A75A5F6" w14:textId="77777777" w:rsidR="006C1A2C" w:rsidRPr="007036CE" w:rsidRDefault="006C1A2C" w:rsidP="006C1A2C">
            <w:pPr>
              <w:pStyle w:val="GOSTTableListMark1"/>
              <w:numPr>
                <w:ilvl w:val="0"/>
                <w:numId w:val="2"/>
              </w:numPr>
            </w:pPr>
            <w:ins w:id="4201" w:author="Куклина Ю.В." w:date="2024-04-11T18:08:00Z">
              <w:r w:rsidRPr="007036CE">
                <w:t xml:space="preserve">«2» – </w:t>
              </w:r>
            </w:ins>
            <w:ins w:id="4202" w:author="Куклина Ю.В." w:date="2024-04-11T18:10:00Z">
              <w:r w:rsidRPr="007036CE">
                <w:t>учет по лицевому счету не ведется</w:t>
              </w:r>
            </w:ins>
            <w:ins w:id="4203" w:author="Куклина Ю.В." w:date="2024-04-11T18:09:00Z">
              <w:r w:rsidRPr="007036CE">
                <w:t xml:space="preserve"> в </w:t>
              </w:r>
              <w:r w:rsidRPr="007036CE">
                <w:rPr>
                  <w:lang w:val="en-US"/>
                </w:rPr>
                <w:t>SVAP</w:t>
              </w:r>
            </w:ins>
          </w:p>
        </w:tc>
      </w:tr>
      <w:tr w:rsidR="006C1A2C" w:rsidRPr="007036CE" w14:paraId="4AD7DEF3" w14:textId="77777777" w:rsidTr="00974EB0">
        <w:tc>
          <w:tcPr>
            <w:tcW w:w="1100" w:type="pct"/>
          </w:tcPr>
          <w:p w14:paraId="29164F95" w14:textId="77777777" w:rsidR="006C1A2C" w:rsidRPr="007036CE" w:rsidRDefault="006C1A2C" w:rsidP="006C1A2C">
            <w:pPr>
              <w:pStyle w:val="GOSTTablenorm"/>
            </w:pPr>
            <w:ins w:id="4204" w:author="Куклина Ю.В." w:date="2024-04-11T17:54:00Z">
              <w:r w:rsidRPr="007036CE">
                <w:t xml:space="preserve">Признак </w:t>
              </w:r>
            </w:ins>
            <w:ins w:id="4205" w:author="Куклина Ю.В." w:date="2024-04-11T18:18:00Z">
              <w:r w:rsidRPr="007036CE">
                <w:t>учета в</w:t>
              </w:r>
            </w:ins>
            <w:ins w:id="4206" w:author="Куклина Ю.В." w:date="2024-04-11T17:54:00Z">
              <w:r w:rsidRPr="007036CE">
                <w:t xml:space="preserve"> </w:t>
              </w:r>
              <w:r w:rsidRPr="007036CE">
                <w:rPr>
                  <w:lang w:val="en-US"/>
                </w:rPr>
                <w:t>SVAP</w:t>
              </w:r>
              <w:r w:rsidRPr="007036CE">
                <w:t xml:space="preserve"> по лицевому счету получателя</w:t>
              </w:r>
            </w:ins>
          </w:p>
        </w:tc>
        <w:tc>
          <w:tcPr>
            <w:tcW w:w="734" w:type="pct"/>
          </w:tcPr>
          <w:p w14:paraId="57F7DB92" w14:textId="77777777" w:rsidR="006C1A2C" w:rsidRPr="007036CE" w:rsidRDefault="006C1A2C" w:rsidP="006C1A2C">
            <w:pPr>
              <w:pStyle w:val="GOSTTablenorm"/>
              <w:rPr>
                <w:lang w:val="en-US"/>
              </w:rPr>
            </w:pPr>
            <w:ins w:id="4207" w:author="Куклина Ю.В." w:date="2024-04-11T17:55:00Z">
              <w:r w:rsidRPr="007036CE">
                <w:rPr>
                  <w:lang w:val="en-US"/>
                </w:rPr>
                <w:t>SVAP_R</w:t>
              </w:r>
            </w:ins>
          </w:p>
        </w:tc>
        <w:tc>
          <w:tcPr>
            <w:tcW w:w="519" w:type="pct"/>
          </w:tcPr>
          <w:p w14:paraId="5AAF6513" w14:textId="77777777" w:rsidR="006C1A2C" w:rsidRPr="007036CE" w:rsidRDefault="006C1A2C" w:rsidP="006C1A2C">
            <w:pPr>
              <w:pStyle w:val="GOSTTablenorm"/>
            </w:pPr>
            <w:ins w:id="4208" w:author="Куклина Ю.В." w:date="2024-04-11T17:57:00Z">
              <w:r w:rsidRPr="007036CE">
                <w:t>Строка</w:t>
              </w:r>
            </w:ins>
          </w:p>
        </w:tc>
        <w:tc>
          <w:tcPr>
            <w:tcW w:w="300" w:type="pct"/>
          </w:tcPr>
          <w:p w14:paraId="15C57F78" w14:textId="77777777" w:rsidR="006C1A2C" w:rsidRPr="007036CE" w:rsidRDefault="006C1A2C" w:rsidP="006C1A2C">
            <w:pPr>
              <w:pStyle w:val="GOSTTablenorm"/>
            </w:pPr>
            <w:ins w:id="4209" w:author="Куклина Ю.В." w:date="2024-04-11T17:57:00Z">
              <w:r w:rsidRPr="007036CE">
                <w:t>Да</w:t>
              </w:r>
            </w:ins>
          </w:p>
        </w:tc>
        <w:tc>
          <w:tcPr>
            <w:tcW w:w="308" w:type="pct"/>
          </w:tcPr>
          <w:p w14:paraId="54B7D1D8" w14:textId="77777777" w:rsidR="006C1A2C" w:rsidRPr="007036CE" w:rsidRDefault="006C1A2C" w:rsidP="006C1A2C">
            <w:pPr>
              <w:pStyle w:val="GOSTTablenorm"/>
              <w:rPr>
                <w:lang w:val="en-US"/>
              </w:rPr>
            </w:pPr>
            <w:ins w:id="4210" w:author="Куклина Ю.В." w:date="2024-04-11T17:57:00Z">
              <w:r w:rsidRPr="007036CE">
                <w:rPr>
                  <w:lang w:val="en-US"/>
                </w:rPr>
                <w:t>=1</w:t>
              </w:r>
            </w:ins>
          </w:p>
        </w:tc>
        <w:tc>
          <w:tcPr>
            <w:tcW w:w="2039" w:type="pct"/>
          </w:tcPr>
          <w:p w14:paraId="2AFA2E9A" w14:textId="77777777" w:rsidR="006C1A2C" w:rsidRPr="007036CE" w:rsidRDefault="006C1A2C" w:rsidP="006C1A2C">
            <w:pPr>
              <w:pStyle w:val="GOSTTablenorm"/>
              <w:rPr>
                <w:ins w:id="4211" w:author="Куклина Ю.В." w:date="2024-04-11T18:14:00Z"/>
              </w:rPr>
            </w:pPr>
            <w:ins w:id="4212" w:author="Куклина Ю.В." w:date="2024-04-11T18:14:00Z">
              <w:r w:rsidRPr="007036CE">
                <w:t xml:space="preserve">Указывается признак ведения учета в </w:t>
              </w:r>
              <w:r w:rsidRPr="007036CE">
                <w:rPr>
                  <w:lang w:val="en-US"/>
                </w:rPr>
                <w:t>SVAP</w:t>
              </w:r>
              <w:r w:rsidRPr="007036CE">
                <w:t xml:space="preserve"> по лицевому счету </w:t>
              </w:r>
            </w:ins>
            <w:ins w:id="4213" w:author="Куклина Ю.В." w:date="2024-04-11T18:15:00Z">
              <w:r w:rsidRPr="007036CE">
                <w:t>получателя</w:t>
              </w:r>
            </w:ins>
            <w:ins w:id="4214" w:author="Куклина Ю.В." w:date="2024-04-11T18:14:00Z">
              <w:r w:rsidRPr="007036CE">
                <w:t>.</w:t>
              </w:r>
            </w:ins>
          </w:p>
          <w:p w14:paraId="5ADA8955" w14:textId="77777777" w:rsidR="006C1A2C" w:rsidRPr="007036CE" w:rsidRDefault="006C1A2C" w:rsidP="006C1A2C">
            <w:pPr>
              <w:pStyle w:val="GOSTTablenorm"/>
              <w:rPr>
                <w:ins w:id="4215" w:author="Куклина Ю.В." w:date="2024-04-11T18:14:00Z"/>
              </w:rPr>
            </w:pPr>
            <w:ins w:id="4216" w:author="Куклина Ю.В." w:date="2024-04-11T18:14:00Z">
              <w:r w:rsidRPr="007036CE">
                <w:t>Возможные значения:</w:t>
              </w:r>
            </w:ins>
          </w:p>
          <w:p w14:paraId="0CD37559" w14:textId="77777777" w:rsidR="006C1A2C" w:rsidRPr="007036CE" w:rsidRDefault="006C1A2C" w:rsidP="006C1A2C">
            <w:pPr>
              <w:pStyle w:val="GOSTTableListMark1"/>
              <w:numPr>
                <w:ilvl w:val="0"/>
                <w:numId w:val="2"/>
              </w:numPr>
              <w:rPr>
                <w:ins w:id="4217" w:author="Куклина Ю.В." w:date="2024-04-11T18:14:00Z"/>
              </w:rPr>
            </w:pPr>
            <w:ins w:id="4218" w:author="Куклина Ю.В." w:date="2024-04-11T18:14:00Z">
              <w:r w:rsidRPr="007036CE">
                <w:t xml:space="preserve">«1» – учет по лицевому счету ведется в </w:t>
              </w:r>
              <w:r w:rsidRPr="007036CE">
                <w:rPr>
                  <w:lang w:val="en-US"/>
                </w:rPr>
                <w:t>SVAP</w:t>
              </w:r>
            </w:ins>
            <w:r w:rsidRPr="007036CE">
              <w:t>;</w:t>
            </w:r>
          </w:p>
          <w:p w14:paraId="2749874A" w14:textId="77777777" w:rsidR="006C1A2C" w:rsidRPr="007036CE" w:rsidRDefault="006C1A2C" w:rsidP="006C1A2C">
            <w:pPr>
              <w:pStyle w:val="GOSTTableListMark1"/>
              <w:numPr>
                <w:ilvl w:val="0"/>
                <w:numId w:val="2"/>
              </w:numPr>
            </w:pPr>
            <w:ins w:id="4219" w:author="Куклина Ю.В." w:date="2024-04-11T18:14:00Z">
              <w:r w:rsidRPr="007036CE">
                <w:t xml:space="preserve">«2» – учет по лицевому счету не ведется в </w:t>
              </w:r>
              <w:r w:rsidRPr="007036CE">
                <w:rPr>
                  <w:lang w:val="en-US"/>
                </w:rPr>
                <w:t>SVAP</w:t>
              </w:r>
            </w:ins>
          </w:p>
        </w:tc>
      </w:tr>
      <w:tr w:rsidR="006C1A2C" w:rsidRPr="007036CE" w14:paraId="7AFCA25B" w14:textId="77777777" w:rsidTr="00974EB0">
        <w:tc>
          <w:tcPr>
            <w:tcW w:w="1100" w:type="pct"/>
          </w:tcPr>
          <w:p w14:paraId="5690EB8A" w14:textId="77777777" w:rsidR="006C1A2C" w:rsidRPr="007036CE" w:rsidRDefault="006C1A2C" w:rsidP="006C1A2C">
            <w:pPr>
              <w:pStyle w:val="GOSTTablenorm"/>
            </w:pPr>
            <w:ins w:id="4220" w:author="Куклина Ю.В." w:date="2024-04-11T17:42:00Z">
              <w:r w:rsidRPr="007036CE">
                <w:t>Тип расходного расписания</w:t>
              </w:r>
            </w:ins>
          </w:p>
        </w:tc>
        <w:tc>
          <w:tcPr>
            <w:tcW w:w="734" w:type="pct"/>
          </w:tcPr>
          <w:p w14:paraId="10A8F01E" w14:textId="77777777" w:rsidR="006C1A2C" w:rsidRPr="007036CE" w:rsidRDefault="006C1A2C" w:rsidP="006C1A2C">
            <w:pPr>
              <w:pStyle w:val="GOSTTablenorm"/>
            </w:pPr>
            <w:ins w:id="4221" w:author="Куклина Ю.В." w:date="2024-04-11T17:42:00Z">
              <w:r w:rsidRPr="007036CE">
                <w:t>TYPERR</w:t>
              </w:r>
            </w:ins>
          </w:p>
        </w:tc>
        <w:tc>
          <w:tcPr>
            <w:tcW w:w="519" w:type="pct"/>
          </w:tcPr>
          <w:p w14:paraId="3C10605A" w14:textId="77777777" w:rsidR="006C1A2C" w:rsidRPr="007036CE" w:rsidRDefault="006C1A2C" w:rsidP="006C1A2C">
            <w:pPr>
              <w:pStyle w:val="GOSTTablenorm"/>
            </w:pPr>
            <w:ins w:id="4222" w:author="Куклина Ю.В." w:date="2024-04-11T17:42:00Z">
              <w:r w:rsidRPr="007036CE">
                <w:t>Строка</w:t>
              </w:r>
            </w:ins>
          </w:p>
        </w:tc>
        <w:tc>
          <w:tcPr>
            <w:tcW w:w="300" w:type="pct"/>
          </w:tcPr>
          <w:p w14:paraId="5B4D320A" w14:textId="77777777" w:rsidR="006C1A2C" w:rsidRPr="007036CE" w:rsidRDefault="006C1A2C" w:rsidP="006C1A2C">
            <w:pPr>
              <w:pStyle w:val="GOSTTablenorm"/>
            </w:pPr>
            <w:ins w:id="4223" w:author="Куклина Ю.В." w:date="2024-04-11T17:42:00Z">
              <w:r w:rsidRPr="007036CE">
                <w:t>Да</w:t>
              </w:r>
            </w:ins>
          </w:p>
        </w:tc>
        <w:tc>
          <w:tcPr>
            <w:tcW w:w="308" w:type="pct"/>
          </w:tcPr>
          <w:p w14:paraId="3B857F34" w14:textId="77777777" w:rsidR="006C1A2C" w:rsidRPr="007036CE" w:rsidRDefault="006C1A2C" w:rsidP="006C1A2C">
            <w:pPr>
              <w:pStyle w:val="GOSTTablenorm"/>
            </w:pPr>
            <w:ins w:id="4224" w:author="Куклина Ю.В." w:date="2024-04-11T17:42:00Z">
              <w:r w:rsidRPr="007036CE">
                <w:t>=1</w:t>
              </w:r>
            </w:ins>
          </w:p>
        </w:tc>
        <w:tc>
          <w:tcPr>
            <w:tcW w:w="2039" w:type="pct"/>
          </w:tcPr>
          <w:p w14:paraId="0B6DB201" w14:textId="77777777" w:rsidR="006C1A2C" w:rsidRPr="007036CE" w:rsidRDefault="006C1A2C" w:rsidP="006C1A2C">
            <w:pPr>
              <w:pStyle w:val="GOSTTablenorm"/>
              <w:rPr>
                <w:ins w:id="4225" w:author="Куклина Ю.В." w:date="2024-04-11T17:42:00Z"/>
              </w:rPr>
            </w:pPr>
            <w:ins w:id="4226" w:author="Куклина Ю.В." w:date="2024-04-11T17:42:00Z">
              <w:r w:rsidRPr="007036CE">
                <w:t>Указывается тип расходного расписания.</w:t>
              </w:r>
            </w:ins>
          </w:p>
          <w:p w14:paraId="0A52881D" w14:textId="77777777" w:rsidR="006C1A2C" w:rsidRPr="007036CE" w:rsidRDefault="006C1A2C" w:rsidP="006C1A2C">
            <w:pPr>
              <w:pStyle w:val="GOSTTablenorm"/>
              <w:rPr>
                <w:ins w:id="4227" w:author="Куклина Ю.В." w:date="2024-04-11T17:42:00Z"/>
              </w:rPr>
            </w:pPr>
            <w:ins w:id="4228" w:author="Куклина Ю.В." w:date="2024-04-11T17:42:00Z">
              <w:r w:rsidRPr="007036CE">
                <w:t>Возможные значения:</w:t>
              </w:r>
            </w:ins>
          </w:p>
          <w:p w14:paraId="1B3C7969" w14:textId="77777777" w:rsidR="006C1A2C" w:rsidRPr="007036CE" w:rsidRDefault="006C1A2C" w:rsidP="006C1A2C">
            <w:pPr>
              <w:pStyle w:val="GOSTTableListMark1"/>
              <w:numPr>
                <w:ilvl w:val="0"/>
                <w:numId w:val="2"/>
              </w:numPr>
              <w:tabs>
                <w:tab w:val="clear" w:pos="369"/>
                <w:tab w:val="num" w:pos="340"/>
              </w:tabs>
              <w:ind w:left="340"/>
              <w:rPr>
                <w:ins w:id="4229" w:author="Куклина Ю.В." w:date="2024-04-11T17:42:00Z"/>
              </w:rPr>
            </w:pPr>
            <w:ins w:id="4230" w:author="Куклина Ю.В." w:date="2024-04-11T17:42:00Z">
              <w:r w:rsidRPr="007036CE">
                <w:t>«1» – положительное расходное расписание;</w:t>
              </w:r>
            </w:ins>
          </w:p>
          <w:p w14:paraId="7A0A5F72" w14:textId="77777777" w:rsidR="006C1A2C" w:rsidRPr="007036CE" w:rsidRDefault="006C1A2C" w:rsidP="006C1A2C">
            <w:pPr>
              <w:pStyle w:val="GOSTTableListMark1"/>
              <w:numPr>
                <w:ilvl w:val="0"/>
                <w:numId w:val="2"/>
              </w:numPr>
              <w:tabs>
                <w:tab w:val="clear" w:pos="369"/>
                <w:tab w:val="num" w:pos="340"/>
              </w:tabs>
              <w:ind w:left="340"/>
            </w:pPr>
            <w:ins w:id="4231" w:author="Куклина Ю.В." w:date="2024-04-11T17:42:00Z">
              <w:r w:rsidRPr="007036CE">
                <w:t>«2» – отрицательное расходное расписание</w:t>
              </w:r>
            </w:ins>
          </w:p>
        </w:tc>
      </w:tr>
      <w:tr w:rsidR="005D3EEF" w:rsidRPr="007036CE" w14:paraId="4737C2B6" w14:textId="77777777" w:rsidTr="00974EB0">
        <w:tc>
          <w:tcPr>
            <w:tcW w:w="1100" w:type="pct"/>
          </w:tcPr>
          <w:p w14:paraId="48ED6655" w14:textId="77777777" w:rsidR="005D3EEF" w:rsidRPr="007036CE" w:rsidRDefault="005D3EEF" w:rsidP="006C1A2C">
            <w:pPr>
              <w:pStyle w:val="GOSTTablenorm"/>
            </w:pPr>
            <w:ins w:id="4232" w:author="Куклина Ю.В." w:date="2024-07-02T18:40:00Z">
              <w:r w:rsidRPr="007036CE">
                <w:t xml:space="preserve">Признак «Новый бюджетный </w:t>
              </w:r>
              <w:r w:rsidRPr="007036CE">
                <w:lastRenderedPageBreak/>
                <w:t>цикл»</w:t>
              </w:r>
            </w:ins>
          </w:p>
        </w:tc>
        <w:tc>
          <w:tcPr>
            <w:tcW w:w="734" w:type="pct"/>
          </w:tcPr>
          <w:p w14:paraId="567BACA9" w14:textId="77777777" w:rsidR="005D3EEF" w:rsidRPr="007036CE" w:rsidRDefault="005D3EEF" w:rsidP="006C1A2C">
            <w:pPr>
              <w:pStyle w:val="GOSTTablenorm"/>
              <w:rPr>
                <w:lang w:val="en-US"/>
              </w:rPr>
            </w:pPr>
            <w:ins w:id="4233" w:author="Куклина Ю.В." w:date="2024-07-02T18:40:00Z">
              <w:r w:rsidRPr="007036CE">
                <w:rPr>
                  <w:lang w:val="en-US"/>
                </w:rPr>
                <w:lastRenderedPageBreak/>
                <w:t>NBC</w:t>
              </w:r>
            </w:ins>
          </w:p>
        </w:tc>
        <w:tc>
          <w:tcPr>
            <w:tcW w:w="519" w:type="pct"/>
          </w:tcPr>
          <w:p w14:paraId="619BAACE" w14:textId="77777777" w:rsidR="005D3EEF" w:rsidRPr="007036CE" w:rsidRDefault="005D3EEF" w:rsidP="006C1A2C">
            <w:pPr>
              <w:pStyle w:val="GOSTTablenorm"/>
            </w:pPr>
            <w:ins w:id="4234" w:author="Куклина Ю.В." w:date="2024-07-02T18:40:00Z">
              <w:r w:rsidRPr="007036CE">
                <w:t>Строка</w:t>
              </w:r>
            </w:ins>
          </w:p>
        </w:tc>
        <w:tc>
          <w:tcPr>
            <w:tcW w:w="300" w:type="pct"/>
          </w:tcPr>
          <w:p w14:paraId="2BF491C1" w14:textId="77777777" w:rsidR="005D3EEF" w:rsidRPr="007036CE" w:rsidRDefault="005D3EEF" w:rsidP="006C1A2C">
            <w:pPr>
              <w:pStyle w:val="GOSTTablenorm"/>
            </w:pPr>
            <w:ins w:id="4235" w:author="Куклина Ю.В." w:date="2024-07-02T18:40:00Z">
              <w:r w:rsidRPr="007036CE">
                <w:t>Да</w:t>
              </w:r>
            </w:ins>
          </w:p>
        </w:tc>
        <w:tc>
          <w:tcPr>
            <w:tcW w:w="308" w:type="pct"/>
          </w:tcPr>
          <w:p w14:paraId="608868AF" w14:textId="77777777" w:rsidR="005D3EEF" w:rsidRPr="007036CE" w:rsidRDefault="005D3EEF" w:rsidP="006C1A2C">
            <w:pPr>
              <w:pStyle w:val="GOSTTablenorm"/>
            </w:pPr>
            <w:ins w:id="4236" w:author="Куклина Ю.В." w:date="2024-07-02T18:40:00Z">
              <w:r w:rsidRPr="007036CE">
                <w:t>=1</w:t>
              </w:r>
            </w:ins>
          </w:p>
        </w:tc>
        <w:tc>
          <w:tcPr>
            <w:tcW w:w="2039" w:type="pct"/>
          </w:tcPr>
          <w:p w14:paraId="6C24FE07" w14:textId="77777777" w:rsidR="005D3EEF" w:rsidRPr="007036CE" w:rsidRDefault="005D3EEF" w:rsidP="006C1A2C">
            <w:pPr>
              <w:pStyle w:val="GOSTTablenorm"/>
              <w:rPr>
                <w:ins w:id="4237" w:author="Куклина Ю.В." w:date="2024-07-02T18:41:00Z"/>
              </w:rPr>
            </w:pPr>
            <w:ins w:id="4238" w:author="Куклина Ю.В." w:date="2024-07-02T18:40:00Z">
              <w:r w:rsidRPr="007036CE">
                <w:t xml:space="preserve">Указывается признак доведения </w:t>
              </w:r>
            </w:ins>
            <w:ins w:id="4239" w:author="Куклина Ю.В." w:date="2024-07-02T18:41:00Z">
              <w:r w:rsidRPr="007036CE">
                <w:t xml:space="preserve">бюджетных данных </w:t>
              </w:r>
            </w:ins>
            <w:ins w:id="4240" w:author="Куклина Ю.В." w:date="2024-07-02T18:40:00Z">
              <w:r w:rsidRPr="007036CE">
                <w:t xml:space="preserve">на новый </w:t>
              </w:r>
              <w:r w:rsidRPr="007036CE">
                <w:lastRenderedPageBreak/>
                <w:t>бюджетный цикл</w:t>
              </w:r>
            </w:ins>
            <w:ins w:id="4241" w:author="Куклина Ю.В." w:date="2024-07-02T18:41:00Z">
              <w:r w:rsidRPr="007036CE">
                <w:t>.</w:t>
              </w:r>
            </w:ins>
          </w:p>
          <w:p w14:paraId="6232476E" w14:textId="77777777" w:rsidR="005D3EEF" w:rsidRPr="007036CE" w:rsidRDefault="005D3EEF" w:rsidP="006C1A2C">
            <w:pPr>
              <w:pStyle w:val="GOSTTablenorm"/>
              <w:rPr>
                <w:ins w:id="4242" w:author="Куклина Ю.В." w:date="2024-07-02T18:42:00Z"/>
              </w:rPr>
            </w:pPr>
            <w:ins w:id="4243" w:author="Куклина Ю.В." w:date="2024-07-02T18:41:00Z">
              <w:r w:rsidRPr="007036CE">
                <w:t>Возможные значения:</w:t>
              </w:r>
            </w:ins>
          </w:p>
          <w:p w14:paraId="3DEB2E96" w14:textId="0BFE42E3" w:rsidR="005D3EEF" w:rsidRPr="007036CE" w:rsidRDefault="005D3EEF" w:rsidP="005D3EEF">
            <w:pPr>
              <w:pStyle w:val="GOSTTableListMark1"/>
              <w:numPr>
                <w:ilvl w:val="0"/>
                <w:numId w:val="2"/>
              </w:numPr>
              <w:rPr>
                <w:ins w:id="4244" w:author="Куклина Ю.В." w:date="2024-07-02T18:42:00Z"/>
                <w:szCs w:val="22"/>
              </w:rPr>
            </w:pPr>
            <w:ins w:id="4245" w:author="Куклина Ю.В." w:date="2024-07-02T18:42:00Z">
              <w:r w:rsidRPr="007036CE">
                <w:rPr>
                  <w:szCs w:val="22"/>
                </w:rPr>
                <w:t>«0</w:t>
              </w:r>
              <w:r w:rsidRPr="007036CE">
                <w:t xml:space="preserve">» </w:t>
              </w:r>
            </w:ins>
            <w:r w:rsidR="00BE14C0" w:rsidRPr="007036CE">
              <w:t>–</w:t>
            </w:r>
            <w:ins w:id="4246" w:author="Куклина Ю.В." w:date="2024-07-02T18:43:00Z">
              <w:r w:rsidRPr="007036CE">
                <w:t xml:space="preserve"> доведение на текущий бюджетный цикл</w:t>
              </w:r>
            </w:ins>
            <w:ins w:id="4247" w:author="Куклина Ю.В." w:date="2024-07-02T18:42:00Z">
              <w:r w:rsidRPr="007036CE">
                <w:t>;</w:t>
              </w:r>
            </w:ins>
          </w:p>
          <w:p w14:paraId="0267125A" w14:textId="7C58ADC7" w:rsidR="005D3EEF" w:rsidRPr="007036CE" w:rsidRDefault="005D3EEF" w:rsidP="005D3EEF">
            <w:pPr>
              <w:pStyle w:val="GOSTTableListMark1"/>
              <w:numPr>
                <w:ilvl w:val="0"/>
                <w:numId w:val="2"/>
              </w:numPr>
            </w:pPr>
            <w:ins w:id="4248" w:author="Куклина Ю.В." w:date="2024-07-02T18:42:00Z">
              <w:r w:rsidRPr="007036CE">
                <w:rPr>
                  <w:szCs w:val="22"/>
                </w:rPr>
                <w:t xml:space="preserve">«1» </w:t>
              </w:r>
            </w:ins>
            <w:r w:rsidR="00BE14C0" w:rsidRPr="007036CE">
              <w:t>–</w:t>
            </w:r>
            <w:r w:rsidR="00BE14C0">
              <w:t xml:space="preserve"> </w:t>
            </w:r>
            <w:ins w:id="4249" w:author="Куклина Ю.В." w:date="2024-07-02T18:43:00Z">
              <w:r w:rsidRPr="007036CE">
                <w:rPr>
                  <w:szCs w:val="22"/>
                </w:rPr>
                <w:t>доведение на новый бюджетный цикл.</w:t>
              </w:r>
            </w:ins>
          </w:p>
        </w:tc>
      </w:tr>
      <w:tr w:rsidR="00CA60D4" w:rsidRPr="007036CE" w14:paraId="57B866EA" w14:textId="77777777" w:rsidTr="00974EB0">
        <w:tc>
          <w:tcPr>
            <w:tcW w:w="1100" w:type="pct"/>
          </w:tcPr>
          <w:p w14:paraId="0447EC5D" w14:textId="671F1FAD" w:rsidR="00CA60D4" w:rsidRPr="007036CE" w:rsidRDefault="00CA60D4" w:rsidP="006C1A2C">
            <w:pPr>
              <w:pStyle w:val="GOSTTablenorm"/>
            </w:pPr>
            <w:ins w:id="4250" w:author="EXP-319941" w:date="2025-07-30T14:52:00Z">
              <w:r w:rsidRPr="007036CE">
                <w:lastRenderedPageBreak/>
                <w:t>Признак «Формирование БЮДЖЕТ_</w:t>
              </w:r>
              <w:r w:rsidRPr="007036CE">
                <w:rPr>
                  <w:lang w:val="en-US"/>
                </w:rPr>
                <w:t>i</w:t>
              </w:r>
              <w:r w:rsidRPr="007036CE">
                <w:t>»</w:t>
              </w:r>
            </w:ins>
          </w:p>
        </w:tc>
        <w:tc>
          <w:tcPr>
            <w:tcW w:w="734" w:type="pct"/>
          </w:tcPr>
          <w:p w14:paraId="56435CDD" w14:textId="264C309C" w:rsidR="00CA60D4" w:rsidRPr="007036CE" w:rsidRDefault="00CA60D4" w:rsidP="006C1A2C">
            <w:pPr>
              <w:pStyle w:val="GOSTTablenorm"/>
              <w:rPr>
                <w:lang w:val="en-US"/>
              </w:rPr>
            </w:pPr>
            <w:ins w:id="4251" w:author="EXP-319941" w:date="2025-07-30T14:54:00Z">
              <w:r w:rsidRPr="007036CE">
                <w:rPr>
                  <w:lang w:val="en-US"/>
                </w:rPr>
                <w:t>BUDGET</w:t>
              </w:r>
            </w:ins>
          </w:p>
        </w:tc>
        <w:tc>
          <w:tcPr>
            <w:tcW w:w="519" w:type="pct"/>
          </w:tcPr>
          <w:p w14:paraId="714E6326" w14:textId="3D07CDF6" w:rsidR="00CA60D4" w:rsidRPr="007036CE" w:rsidRDefault="00CA60D4" w:rsidP="006C1A2C">
            <w:pPr>
              <w:pStyle w:val="GOSTTablenorm"/>
            </w:pPr>
            <w:ins w:id="4252" w:author="EXP-319941" w:date="2025-07-30T14:54:00Z">
              <w:r w:rsidRPr="007036CE">
                <w:t>Строка</w:t>
              </w:r>
            </w:ins>
          </w:p>
        </w:tc>
        <w:tc>
          <w:tcPr>
            <w:tcW w:w="300" w:type="pct"/>
          </w:tcPr>
          <w:p w14:paraId="673E92FA" w14:textId="2E841389" w:rsidR="00CA60D4" w:rsidRPr="007036CE" w:rsidRDefault="00CA60D4" w:rsidP="006C1A2C">
            <w:pPr>
              <w:pStyle w:val="GOSTTablenorm"/>
            </w:pPr>
            <w:ins w:id="4253" w:author="EXP-319941" w:date="2025-07-30T14:54:00Z">
              <w:r w:rsidRPr="007036CE">
                <w:t>Да</w:t>
              </w:r>
            </w:ins>
          </w:p>
        </w:tc>
        <w:tc>
          <w:tcPr>
            <w:tcW w:w="308" w:type="pct"/>
          </w:tcPr>
          <w:p w14:paraId="6699697E" w14:textId="144E0587" w:rsidR="00CA60D4" w:rsidRPr="007036CE" w:rsidRDefault="00CA60D4" w:rsidP="006C1A2C">
            <w:pPr>
              <w:pStyle w:val="GOSTTablenorm"/>
            </w:pPr>
            <w:ins w:id="4254" w:author="EXP-319941" w:date="2025-07-30T14:54:00Z">
              <w:r w:rsidRPr="007036CE">
                <w:t>=1</w:t>
              </w:r>
            </w:ins>
          </w:p>
        </w:tc>
        <w:tc>
          <w:tcPr>
            <w:tcW w:w="2039" w:type="pct"/>
          </w:tcPr>
          <w:p w14:paraId="056FBDFC" w14:textId="23BC31D9" w:rsidR="00CA60D4" w:rsidRPr="007036CE" w:rsidRDefault="00CA60D4" w:rsidP="006C1A2C">
            <w:pPr>
              <w:pStyle w:val="GOSTTablenorm"/>
              <w:rPr>
                <w:ins w:id="4255" w:author="EXP-319941" w:date="2025-07-30T14:55:00Z"/>
              </w:rPr>
            </w:pPr>
            <w:ins w:id="4256" w:author="EXP-319941" w:date="2025-07-30T14:54:00Z">
              <w:r w:rsidRPr="007036CE">
                <w:t>Указывается признак формирования показателя «БЮДЖЕТ_</w:t>
              </w:r>
              <w:r w:rsidRPr="007036CE">
                <w:rPr>
                  <w:lang w:val="en-US"/>
                </w:rPr>
                <w:t>i</w:t>
              </w:r>
              <w:r w:rsidRPr="007036CE">
                <w:t>», где «</w:t>
              </w:r>
              <w:r w:rsidRPr="007036CE">
                <w:rPr>
                  <w:lang w:val="en-US"/>
                </w:rPr>
                <w:t>i</w:t>
              </w:r>
              <w:r w:rsidRPr="007036CE">
                <w:t xml:space="preserve">» </w:t>
              </w:r>
            </w:ins>
            <w:r w:rsidR="00CC2920" w:rsidRPr="007036CE">
              <w:t>–</w:t>
            </w:r>
            <w:ins w:id="4257" w:author="EXP-319941" w:date="2025-07-30T14:54:00Z">
              <w:r w:rsidRPr="007036CE">
                <w:t xml:space="preserve"> это 1, 2, 3, 4</w:t>
              </w:r>
            </w:ins>
          </w:p>
          <w:p w14:paraId="65D3367F" w14:textId="77777777" w:rsidR="00CA60D4" w:rsidRPr="007036CE" w:rsidRDefault="00CA60D4" w:rsidP="006C1A2C">
            <w:pPr>
              <w:pStyle w:val="GOSTTablenorm"/>
              <w:rPr>
                <w:ins w:id="4258" w:author="EXP-319941" w:date="2025-07-30T14:55:00Z"/>
              </w:rPr>
            </w:pPr>
            <w:ins w:id="4259" w:author="EXP-319941" w:date="2025-07-30T14:55:00Z">
              <w:r w:rsidRPr="007036CE">
                <w:t>Возможные значения:</w:t>
              </w:r>
            </w:ins>
          </w:p>
          <w:p w14:paraId="709A838C" w14:textId="0249CC45" w:rsidR="00CA60D4" w:rsidRPr="007036CE" w:rsidRDefault="00CA60D4" w:rsidP="00CA60D4">
            <w:pPr>
              <w:pStyle w:val="GOSTTableListMark1"/>
              <w:numPr>
                <w:ilvl w:val="0"/>
                <w:numId w:val="2"/>
              </w:numPr>
              <w:jc w:val="left"/>
              <w:rPr>
                <w:ins w:id="4260" w:author="EXP-319941" w:date="2025-07-30T14:56:00Z"/>
              </w:rPr>
            </w:pPr>
            <w:ins w:id="4261" w:author="EXP-319941" w:date="2025-07-30T14:55:00Z">
              <w:r w:rsidRPr="007036CE">
                <w:rPr>
                  <w:szCs w:val="22"/>
                </w:rPr>
                <w:t>«</w:t>
              </w:r>
              <w:r w:rsidRPr="007036CE">
                <w:t xml:space="preserve">Y» </w:t>
              </w:r>
            </w:ins>
            <w:r w:rsidR="00BE14C0" w:rsidRPr="007036CE">
              <w:t>–</w:t>
            </w:r>
            <w:ins w:id="4262" w:author="EXP-319941" w:date="2025-07-30T14:55:00Z">
              <w:r w:rsidRPr="007036CE">
                <w:t xml:space="preserve"> требуется </w:t>
              </w:r>
            </w:ins>
            <w:ins w:id="4263" w:author="EXP-319941" w:date="2025-07-30T14:56:00Z">
              <w:r w:rsidRPr="007036CE">
                <w:t>формирование показателя</w:t>
              </w:r>
            </w:ins>
            <w:ins w:id="4264" w:author="EXP-319941" w:date="2025-07-30T14:55:00Z">
              <w:r w:rsidRPr="007036CE">
                <w:t>;</w:t>
              </w:r>
            </w:ins>
          </w:p>
          <w:p w14:paraId="536AF7EC" w14:textId="5711109F" w:rsidR="00CA60D4" w:rsidRPr="007036CE" w:rsidRDefault="00CA60D4" w:rsidP="00CA60D4">
            <w:pPr>
              <w:pStyle w:val="GOSTTableListMark1"/>
              <w:numPr>
                <w:ilvl w:val="0"/>
                <w:numId w:val="2"/>
              </w:numPr>
              <w:jc w:val="left"/>
              <w:rPr>
                <w:ins w:id="4265" w:author="EXP-319941" w:date="2025-07-30T14:56:00Z"/>
              </w:rPr>
            </w:pPr>
            <w:ins w:id="4266" w:author="EXP-319941" w:date="2025-07-30T14:55:00Z">
              <w:r w:rsidRPr="007036CE">
                <w:t xml:space="preserve">«N» </w:t>
              </w:r>
            </w:ins>
            <w:r w:rsidR="00BE14C0" w:rsidRPr="007036CE">
              <w:t>–</w:t>
            </w:r>
            <w:ins w:id="4267" w:author="EXP-319941" w:date="2025-07-30T14:55:00Z">
              <w:r w:rsidRPr="007036CE">
                <w:t xml:space="preserve"> не требуется </w:t>
              </w:r>
            </w:ins>
            <w:ins w:id="4268" w:author="EXP-319941" w:date="2025-07-30T14:56:00Z">
              <w:r w:rsidRPr="007036CE">
                <w:t>формирование показателя.</w:t>
              </w:r>
            </w:ins>
          </w:p>
          <w:p w14:paraId="110F4982" w14:textId="77777777" w:rsidR="00CA60D4" w:rsidRPr="007036CE" w:rsidRDefault="00CA60D4" w:rsidP="00CA60D4">
            <w:pPr>
              <w:pStyle w:val="GOSTTableListMark1"/>
              <w:numPr>
                <w:ilvl w:val="0"/>
                <w:numId w:val="0"/>
              </w:numPr>
              <w:ind w:left="369" w:hanging="227"/>
              <w:jc w:val="left"/>
              <w:rPr>
                <w:ins w:id="4269" w:author="EXP-319941" w:date="2025-07-30T14:56:00Z"/>
              </w:rPr>
            </w:pPr>
          </w:p>
          <w:p w14:paraId="3F635C7E" w14:textId="3450954E" w:rsidR="00CA60D4" w:rsidRPr="007036CE" w:rsidRDefault="00CA60D4" w:rsidP="00CA60D4">
            <w:pPr>
              <w:pStyle w:val="GOSTTablenorm"/>
              <w:rPr>
                <w:ins w:id="4270" w:author="EXP-319941" w:date="2025-07-30T14:58:00Z"/>
              </w:rPr>
            </w:pPr>
            <w:ins w:id="4271" w:author="EXP-319941" w:date="2025-07-30T14:57:00Z">
              <w:r w:rsidRPr="007036CE">
                <w:t xml:space="preserve">Указывается значение «Y», если код специальных указаний не заполнен или </w:t>
              </w:r>
            </w:ins>
            <w:ins w:id="4272" w:author="EXP-319941" w:date="2025-07-30T15:01:00Z">
              <w:r w:rsidRPr="007036CE">
                <w:t xml:space="preserve">заполнен, но </w:t>
              </w:r>
            </w:ins>
            <w:ins w:id="4273" w:author="EXP-319941" w:date="2025-07-30T14:57:00Z">
              <w:r w:rsidRPr="007036CE">
                <w:t>не равен значению «9.2»</w:t>
              </w:r>
            </w:ins>
          </w:p>
          <w:p w14:paraId="2670FD76" w14:textId="45E10CF2" w:rsidR="00CA60D4" w:rsidRPr="007036CE" w:rsidRDefault="00CA60D4" w:rsidP="00CA60D4">
            <w:pPr>
              <w:pStyle w:val="GOSTTablenorm"/>
            </w:pPr>
            <w:ins w:id="4274" w:author="EXP-319941" w:date="2025-07-30T14:58:00Z">
              <w:r w:rsidRPr="007036CE">
                <w:t>Указывается значение «</w:t>
              </w:r>
              <w:r w:rsidRPr="007036CE">
                <w:rPr>
                  <w:lang w:val="en-US"/>
                </w:rPr>
                <w:t>N</w:t>
              </w:r>
              <w:r w:rsidRPr="007036CE">
                <w:t>», если код специальных указаний равен значению «9.2»</w:t>
              </w:r>
            </w:ins>
          </w:p>
        </w:tc>
      </w:tr>
      <w:tr w:rsidR="00DF30C2" w:rsidRPr="007036CE" w14:paraId="61434349" w14:textId="77777777" w:rsidTr="00974EB0">
        <w:tc>
          <w:tcPr>
            <w:tcW w:w="1100" w:type="pct"/>
          </w:tcPr>
          <w:p w14:paraId="5B08CB8F" w14:textId="6153B7F1" w:rsidR="00DF30C2" w:rsidRPr="007036CE" w:rsidRDefault="00DF30C2" w:rsidP="00DF30C2">
            <w:pPr>
              <w:pStyle w:val="GOSTTablenorm"/>
            </w:pPr>
            <w:r w:rsidRPr="007036CE">
              <w:t>Признак «Формирование ЛБО_РЕЗ_i»</w:t>
            </w:r>
          </w:p>
        </w:tc>
        <w:tc>
          <w:tcPr>
            <w:tcW w:w="734" w:type="pct"/>
          </w:tcPr>
          <w:p w14:paraId="7B7626A1" w14:textId="367150A8" w:rsidR="00DF30C2" w:rsidRPr="007036CE" w:rsidRDefault="00DF30C2" w:rsidP="00DF30C2">
            <w:pPr>
              <w:pStyle w:val="GOSTTablenorm"/>
              <w:rPr>
                <w:lang w:val="en-US"/>
              </w:rPr>
            </w:pPr>
            <w:ins w:id="4275" w:author="EXP-319941" w:date="2025-08-06T19:37:00Z">
              <w:r w:rsidRPr="007036CE">
                <w:rPr>
                  <w:lang w:val="en-US"/>
                </w:rPr>
                <w:t>LBO_REZ</w:t>
              </w:r>
            </w:ins>
          </w:p>
        </w:tc>
        <w:tc>
          <w:tcPr>
            <w:tcW w:w="519" w:type="pct"/>
          </w:tcPr>
          <w:p w14:paraId="7EB4EE16" w14:textId="2B15FEDD" w:rsidR="00DF30C2" w:rsidRPr="007036CE" w:rsidRDefault="00DF30C2" w:rsidP="00DF30C2">
            <w:pPr>
              <w:pStyle w:val="GOSTTablenorm"/>
            </w:pPr>
            <w:ins w:id="4276" w:author="EXP-319941" w:date="2025-08-06T19:38:00Z">
              <w:r w:rsidRPr="007036CE">
                <w:t>Строка</w:t>
              </w:r>
            </w:ins>
          </w:p>
        </w:tc>
        <w:tc>
          <w:tcPr>
            <w:tcW w:w="300" w:type="pct"/>
          </w:tcPr>
          <w:p w14:paraId="7E1ECF14" w14:textId="05DF2327" w:rsidR="00DF30C2" w:rsidRPr="007036CE" w:rsidRDefault="00DF30C2" w:rsidP="00DF30C2">
            <w:pPr>
              <w:pStyle w:val="GOSTTablenorm"/>
            </w:pPr>
            <w:ins w:id="4277" w:author="EXP-319941" w:date="2025-08-06T19:38:00Z">
              <w:r w:rsidRPr="007036CE">
                <w:t>Да</w:t>
              </w:r>
            </w:ins>
          </w:p>
        </w:tc>
        <w:tc>
          <w:tcPr>
            <w:tcW w:w="308" w:type="pct"/>
          </w:tcPr>
          <w:p w14:paraId="7EFB33AA" w14:textId="5C5451DA" w:rsidR="00DF30C2" w:rsidRPr="007036CE" w:rsidRDefault="00DF30C2" w:rsidP="00DF30C2">
            <w:pPr>
              <w:pStyle w:val="GOSTTablenorm"/>
            </w:pPr>
            <w:ins w:id="4278" w:author="EXP-319941" w:date="2025-08-06T19:38:00Z">
              <w:r w:rsidRPr="007036CE">
                <w:t>=1</w:t>
              </w:r>
            </w:ins>
          </w:p>
        </w:tc>
        <w:tc>
          <w:tcPr>
            <w:tcW w:w="2039" w:type="pct"/>
          </w:tcPr>
          <w:p w14:paraId="29D50B5D" w14:textId="4F9F2001" w:rsidR="00DF30C2" w:rsidRPr="007036CE" w:rsidRDefault="00DF30C2" w:rsidP="00DF30C2">
            <w:pPr>
              <w:pStyle w:val="GOSTTablenorm"/>
              <w:rPr>
                <w:ins w:id="4279" w:author="EXP-319941" w:date="2025-08-06T19:38:00Z"/>
              </w:rPr>
            </w:pPr>
            <w:ins w:id="4280" w:author="EXP-319941" w:date="2025-08-06T19:38:00Z">
              <w:r w:rsidRPr="007036CE">
                <w:t>Указывается признак формирования показателя «</w:t>
              </w:r>
            </w:ins>
            <w:ins w:id="4281" w:author="EXP-319941" w:date="2025-08-06T19:40:00Z">
              <w:r w:rsidRPr="007036CE">
                <w:t>ЛБО_РЕЗ_i</w:t>
              </w:r>
            </w:ins>
            <w:ins w:id="4282" w:author="EXP-319941" w:date="2025-08-06T19:38:00Z">
              <w:r w:rsidRPr="007036CE">
                <w:t>», где «</w:t>
              </w:r>
              <w:r w:rsidRPr="007036CE">
                <w:rPr>
                  <w:lang w:val="en-US"/>
                </w:rPr>
                <w:t>i</w:t>
              </w:r>
              <w:r w:rsidRPr="007036CE">
                <w:t xml:space="preserve">» </w:t>
              </w:r>
            </w:ins>
            <w:r w:rsidR="00BE14C0" w:rsidRPr="007036CE">
              <w:t>–</w:t>
            </w:r>
            <w:ins w:id="4283" w:author="EXP-319941" w:date="2025-08-06T19:38:00Z">
              <w:r w:rsidRPr="007036CE">
                <w:t xml:space="preserve"> это 1, 2, 3, 4</w:t>
              </w:r>
            </w:ins>
          </w:p>
          <w:p w14:paraId="6D21A93A" w14:textId="77777777" w:rsidR="00DF30C2" w:rsidRPr="007036CE" w:rsidRDefault="00DF30C2" w:rsidP="00DF30C2">
            <w:pPr>
              <w:pStyle w:val="GOSTTablenorm"/>
              <w:rPr>
                <w:ins w:id="4284" w:author="EXP-319941" w:date="2025-08-06T19:38:00Z"/>
              </w:rPr>
            </w:pPr>
            <w:ins w:id="4285" w:author="EXP-319941" w:date="2025-08-06T19:38:00Z">
              <w:r w:rsidRPr="007036CE">
                <w:t>Возможные значения:</w:t>
              </w:r>
            </w:ins>
          </w:p>
          <w:p w14:paraId="3F6609FC" w14:textId="3A806685" w:rsidR="00DF30C2" w:rsidRPr="007036CE" w:rsidRDefault="00DF30C2" w:rsidP="00DF30C2">
            <w:pPr>
              <w:pStyle w:val="GOSTTableListMark1"/>
              <w:numPr>
                <w:ilvl w:val="0"/>
                <w:numId w:val="2"/>
              </w:numPr>
              <w:jc w:val="left"/>
              <w:rPr>
                <w:ins w:id="4286" w:author="EXP-319941" w:date="2025-08-06T19:38:00Z"/>
              </w:rPr>
            </w:pPr>
            <w:ins w:id="4287" w:author="EXP-319941" w:date="2025-08-06T19:38:00Z">
              <w:r w:rsidRPr="007036CE">
                <w:rPr>
                  <w:szCs w:val="22"/>
                </w:rPr>
                <w:t>«</w:t>
              </w:r>
              <w:r w:rsidRPr="007036CE">
                <w:t xml:space="preserve">Y» </w:t>
              </w:r>
            </w:ins>
            <w:r w:rsidR="00BE14C0" w:rsidRPr="007036CE">
              <w:t>–</w:t>
            </w:r>
            <w:ins w:id="4288" w:author="EXP-319941" w:date="2025-08-06T19:38:00Z">
              <w:r w:rsidRPr="007036CE">
                <w:t xml:space="preserve"> требуется формирование показателя;</w:t>
              </w:r>
            </w:ins>
          </w:p>
          <w:p w14:paraId="4899E263" w14:textId="2947DD01" w:rsidR="00DF30C2" w:rsidRPr="007036CE" w:rsidRDefault="00DF30C2" w:rsidP="00DF30C2">
            <w:pPr>
              <w:pStyle w:val="GOSTTableListMark1"/>
              <w:numPr>
                <w:ilvl w:val="0"/>
                <w:numId w:val="2"/>
              </w:numPr>
              <w:jc w:val="left"/>
              <w:rPr>
                <w:ins w:id="4289" w:author="EXP-319941" w:date="2025-08-06T19:38:00Z"/>
              </w:rPr>
            </w:pPr>
            <w:ins w:id="4290" w:author="EXP-319941" w:date="2025-08-06T19:38:00Z">
              <w:r w:rsidRPr="007036CE">
                <w:t xml:space="preserve">«N» </w:t>
              </w:r>
            </w:ins>
            <w:r w:rsidR="00BE14C0" w:rsidRPr="007036CE">
              <w:t>–</w:t>
            </w:r>
            <w:ins w:id="4291" w:author="EXP-319941" w:date="2025-08-06T19:38:00Z">
              <w:r w:rsidRPr="007036CE">
                <w:t xml:space="preserve"> не требуется формирование показателя.</w:t>
              </w:r>
            </w:ins>
          </w:p>
          <w:p w14:paraId="528EC1A3" w14:textId="77777777" w:rsidR="00DF30C2" w:rsidRPr="007036CE" w:rsidRDefault="00DF30C2" w:rsidP="00DF30C2">
            <w:pPr>
              <w:pStyle w:val="GOSTTableListMark1"/>
              <w:numPr>
                <w:ilvl w:val="0"/>
                <w:numId w:val="0"/>
              </w:numPr>
              <w:ind w:left="369" w:hanging="227"/>
              <w:jc w:val="left"/>
              <w:rPr>
                <w:ins w:id="4292" w:author="EXP-319941" w:date="2025-08-06T19:38:00Z"/>
              </w:rPr>
            </w:pPr>
          </w:p>
          <w:p w14:paraId="49A7639B" w14:textId="77777777" w:rsidR="00DF30C2" w:rsidRPr="007036CE" w:rsidRDefault="00DF30C2" w:rsidP="00DF30C2">
            <w:pPr>
              <w:pStyle w:val="GOSTTablenorm"/>
              <w:rPr>
                <w:ins w:id="4293" w:author="EXP-319941" w:date="2025-08-06T19:38:00Z"/>
              </w:rPr>
            </w:pPr>
            <w:ins w:id="4294" w:author="EXP-319941" w:date="2025-08-06T19:38:00Z">
              <w:r w:rsidRPr="007036CE">
                <w:t>Указывается значение «Y», если код специальных указаний не заполнен или заполнен, но не равен значению «9.2»</w:t>
              </w:r>
            </w:ins>
          </w:p>
          <w:p w14:paraId="05F9F546" w14:textId="35A4FF89" w:rsidR="00DF30C2" w:rsidRPr="007036CE" w:rsidRDefault="00DF30C2" w:rsidP="00DF30C2">
            <w:pPr>
              <w:pStyle w:val="GOSTTablenorm"/>
            </w:pPr>
            <w:ins w:id="4295" w:author="EXP-319941" w:date="2025-08-06T19:38:00Z">
              <w:r w:rsidRPr="007036CE">
                <w:t>Указывается значение «</w:t>
              </w:r>
              <w:r w:rsidRPr="007036CE">
                <w:rPr>
                  <w:lang w:val="en-US"/>
                </w:rPr>
                <w:t>N</w:t>
              </w:r>
              <w:r w:rsidRPr="007036CE">
                <w:t>», если код специальных указаний равен значению «9.2»</w:t>
              </w:r>
            </w:ins>
          </w:p>
        </w:tc>
      </w:tr>
      <w:tr w:rsidR="00DF30C2" w:rsidRPr="007036CE" w14:paraId="78038E93" w14:textId="77777777" w:rsidTr="00974EB0">
        <w:tc>
          <w:tcPr>
            <w:tcW w:w="1100" w:type="pct"/>
          </w:tcPr>
          <w:p w14:paraId="4580E1C3" w14:textId="63C471B7" w:rsidR="00DF30C2" w:rsidRPr="007036CE" w:rsidRDefault="00DF30C2" w:rsidP="00DF30C2">
            <w:pPr>
              <w:pStyle w:val="GOSTTablenorm"/>
            </w:pPr>
            <w:r w:rsidRPr="007036CE">
              <w:t>Признак «Формирование ЛБО_ПБС_ОТЗ_</w:t>
            </w:r>
            <w:r w:rsidRPr="007036CE">
              <w:rPr>
                <w:lang w:val="en-US"/>
              </w:rPr>
              <w:t>i</w:t>
            </w:r>
            <w:r w:rsidRPr="007036CE">
              <w:t>»</w:t>
            </w:r>
          </w:p>
        </w:tc>
        <w:tc>
          <w:tcPr>
            <w:tcW w:w="734" w:type="pct"/>
          </w:tcPr>
          <w:p w14:paraId="7C61CC4E" w14:textId="66AD370A" w:rsidR="00DF30C2" w:rsidRPr="007036CE" w:rsidRDefault="00DF30C2" w:rsidP="00DF30C2">
            <w:pPr>
              <w:pStyle w:val="GOSTTablenorm"/>
              <w:rPr>
                <w:lang w:val="en-US"/>
              </w:rPr>
            </w:pPr>
            <w:ins w:id="4296" w:author="EXP-319941" w:date="2025-08-06T19:37:00Z">
              <w:r w:rsidRPr="007036CE">
                <w:rPr>
                  <w:lang w:val="en-US"/>
                </w:rPr>
                <w:t>LBO_PBS_OTZ</w:t>
              </w:r>
            </w:ins>
          </w:p>
        </w:tc>
        <w:tc>
          <w:tcPr>
            <w:tcW w:w="519" w:type="pct"/>
          </w:tcPr>
          <w:p w14:paraId="4EE7BDB4" w14:textId="5952F5B2" w:rsidR="00DF30C2" w:rsidRPr="007036CE" w:rsidRDefault="00DF30C2" w:rsidP="00DF30C2">
            <w:pPr>
              <w:pStyle w:val="GOSTTablenorm"/>
            </w:pPr>
            <w:ins w:id="4297" w:author="EXP-319941" w:date="2025-08-06T19:38:00Z">
              <w:r w:rsidRPr="007036CE">
                <w:t>Строка</w:t>
              </w:r>
            </w:ins>
          </w:p>
        </w:tc>
        <w:tc>
          <w:tcPr>
            <w:tcW w:w="300" w:type="pct"/>
          </w:tcPr>
          <w:p w14:paraId="2B65757D" w14:textId="5EA8881A" w:rsidR="00DF30C2" w:rsidRPr="007036CE" w:rsidRDefault="00DF30C2" w:rsidP="00DF30C2">
            <w:pPr>
              <w:pStyle w:val="GOSTTablenorm"/>
            </w:pPr>
            <w:ins w:id="4298" w:author="EXP-319941" w:date="2025-08-06T19:38:00Z">
              <w:r w:rsidRPr="007036CE">
                <w:t>Да</w:t>
              </w:r>
            </w:ins>
          </w:p>
        </w:tc>
        <w:tc>
          <w:tcPr>
            <w:tcW w:w="308" w:type="pct"/>
          </w:tcPr>
          <w:p w14:paraId="6E5900BE" w14:textId="027A3081" w:rsidR="00DF30C2" w:rsidRPr="007036CE" w:rsidRDefault="00DF30C2" w:rsidP="00DF30C2">
            <w:pPr>
              <w:pStyle w:val="GOSTTablenorm"/>
            </w:pPr>
            <w:ins w:id="4299" w:author="EXP-319941" w:date="2025-08-06T19:38:00Z">
              <w:r w:rsidRPr="007036CE">
                <w:t>=1</w:t>
              </w:r>
            </w:ins>
          </w:p>
        </w:tc>
        <w:tc>
          <w:tcPr>
            <w:tcW w:w="2039" w:type="pct"/>
          </w:tcPr>
          <w:p w14:paraId="24A37D49" w14:textId="35AE3539" w:rsidR="00DF30C2" w:rsidRPr="007036CE" w:rsidRDefault="00DF30C2" w:rsidP="00DF30C2">
            <w:pPr>
              <w:pStyle w:val="GOSTTablenorm"/>
              <w:rPr>
                <w:ins w:id="4300" w:author="EXP-319941" w:date="2025-08-06T19:38:00Z"/>
              </w:rPr>
            </w:pPr>
            <w:ins w:id="4301" w:author="EXP-319941" w:date="2025-08-06T19:38:00Z">
              <w:r w:rsidRPr="007036CE">
                <w:t>Указывается признак формирования показателя «</w:t>
              </w:r>
            </w:ins>
            <w:ins w:id="4302" w:author="EXP-319941" w:date="2025-08-06T19:40:00Z">
              <w:r w:rsidRPr="007036CE">
                <w:t>ЛБО_ПБС_ОТЗ_</w:t>
              </w:r>
              <w:r w:rsidRPr="007036CE">
                <w:rPr>
                  <w:lang w:val="en-US"/>
                </w:rPr>
                <w:t>i</w:t>
              </w:r>
            </w:ins>
            <w:ins w:id="4303" w:author="EXP-319941" w:date="2025-08-06T19:38:00Z">
              <w:r w:rsidRPr="007036CE">
                <w:t>», где «</w:t>
              </w:r>
              <w:r w:rsidRPr="007036CE">
                <w:rPr>
                  <w:lang w:val="en-US"/>
                </w:rPr>
                <w:t>i</w:t>
              </w:r>
              <w:r w:rsidRPr="007036CE">
                <w:t xml:space="preserve">» </w:t>
              </w:r>
            </w:ins>
            <w:r w:rsidR="00BE14C0" w:rsidRPr="007036CE">
              <w:t>–</w:t>
            </w:r>
            <w:ins w:id="4304" w:author="EXP-319941" w:date="2025-08-06T19:38:00Z">
              <w:r w:rsidRPr="007036CE">
                <w:t xml:space="preserve"> это 1, 2, 3, 4</w:t>
              </w:r>
            </w:ins>
          </w:p>
          <w:p w14:paraId="2F0A2ABF" w14:textId="77777777" w:rsidR="00DF30C2" w:rsidRPr="007036CE" w:rsidRDefault="00DF30C2" w:rsidP="00DF30C2">
            <w:pPr>
              <w:pStyle w:val="GOSTTablenorm"/>
              <w:rPr>
                <w:ins w:id="4305" w:author="EXP-319941" w:date="2025-08-06T19:38:00Z"/>
              </w:rPr>
            </w:pPr>
            <w:ins w:id="4306" w:author="EXP-319941" w:date="2025-08-06T19:38:00Z">
              <w:r w:rsidRPr="007036CE">
                <w:lastRenderedPageBreak/>
                <w:t>Возможные значения:</w:t>
              </w:r>
            </w:ins>
          </w:p>
          <w:p w14:paraId="3416A7F8" w14:textId="68B9AACB" w:rsidR="00DF30C2" w:rsidRPr="007036CE" w:rsidRDefault="00DF30C2" w:rsidP="00DF30C2">
            <w:pPr>
              <w:pStyle w:val="GOSTTableListMark1"/>
              <w:numPr>
                <w:ilvl w:val="0"/>
                <w:numId w:val="2"/>
              </w:numPr>
              <w:jc w:val="left"/>
              <w:rPr>
                <w:ins w:id="4307" w:author="EXP-319941" w:date="2025-08-06T19:38:00Z"/>
              </w:rPr>
            </w:pPr>
            <w:ins w:id="4308" w:author="EXP-319941" w:date="2025-08-06T19:38:00Z">
              <w:r w:rsidRPr="007036CE">
                <w:rPr>
                  <w:szCs w:val="22"/>
                </w:rPr>
                <w:t>«</w:t>
              </w:r>
              <w:r w:rsidRPr="007036CE">
                <w:t xml:space="preserve">Y» </w:t>
              </w:r>
            </w:ins>
            <w:r w:rsidR="00BE14C0" w:rsidRPr="007036CE">
              <w:t>–</w:t>
            </w:r>
            <w:ins w:id="4309" w:author="EXP-319941" w:date="2025-08-06T19:38:00Z">
              <w:r w:rsidRPr="007036CE">
                <w:t xml:space="preserve"> требуется формирование показателя;</w:t>
              </w:r>
            </w:ins>
          </w:p>
          <w:p w14:paraId="6436B2FA" w14:textId="0BC0305F" w:rsidR="00DF30C2" w:rsidRPr="007036CE" w:rsidRDefault="00DF30C2" w:rsidP="00DF30C2">
            <w:pPr>
              <w:pStyle w:val="GOSTTableListMark1"/>
              <w:numPr>
                <w:ilvl w:val="0"/>
                <w:numId w:val="2"/>
              </w:numPr>
              <w:jc w:val="left"/>
              <w:rPr>
                <w:ins w:id="4310" w:author="EXP-319941" w:date="2025-08-06T19:38:00Z"/>
              </w:rPr>
            </w:pPr>
            <w:ins w:id="4311" w:author="EXP-319941" w:date="2025-08-06T19:38:00Z">
              <w:r w:rsidRPr="007036CE">
                <w:t xml:space="preserve">«N» </w:t>
              </w:r>
            </w:ins>
            <w:r w:rsidR="00BE14C0" w:rsidRPr="007036CE">
              <w:t>–</w:t>
            </w:r>
            <w:ins w:id="4312" w:author="EXP-319941" w:date="2025-08-06T19:38:00Z">
              <w:r w:rsidRPr="007036CE">
                <w:t xml:space="preserve"> не требуется формирование показателя.</w:t>
              </w:r>
            </w:ins>
          </w:p>
          <w:p w14:paraId="217D1184" w14:textId="77777777" w:rsidR="00DF30C2" w:rsidRPr="007036CE" w:rsidRDefault="00DF30C2" w:rsidP="00DF30C2">
            <w:pPr>
              <w:pStyle w:val="GOSTTableListMark1"/>
              <w:numPr>
                <w:ilvl w:val="0"/>
                <w:numId w:val="0"/>
              </w:numPr>
              <w:ind w:left="369" w:hanging="227"/>
              <w:jc w:val="left"/>
              <w:rPr>
                <w:ins w:id="4313" w:author="EXP-319941" w:date="2025-08-06T19:38:00Z"/>
              </w:rPr>
            </w:pPr>
          </w:p>
          <w:p w14:paraId="5615AF9F" w14:textId="77777777" w:rsidR="00DF30C2" w:rsidRPr="007036CE" w:rsidRDefault="00DF30C2" w:rsidP="00DF30C2">
            <w:pPr>
              <w:pStyle w:val="GOSTTablenorm"/>
              <w:rPr>
                <w:ins w:id="4314" w:author="EXP-319941" w:date="2025-08-06T19:38:00Z"/>
              </w:rPr>
            </w:pPr>
            <w:ins w:id="4315" w:author="EXP-319941" w:date="2025-08-06T19:38:00Z">
              <w:r w:rsidRPr="007036CE">
                <w:t>Указывается значение «Y», если код специальных указаний не заполнен или заполнен, но не равен значению «9.2»</w:t>
              </w:r>
            </w:ins>
          </w:p>
          <w:p w14:paraId="677E6C09" w14:textId="18FF4938" w:rsidR="00DF30C2" w:rsidRPr="007036CE" w:rsidRDefault="00DF30C2" w:rsidP="00DF30C2">
            <w:pPr>
              <w:pStyle w:val="GOSTTablenorm"/>
            </w:pPr>
            <w:ins w:id="4316" w:author="EXP-319941" w:date="2025-08-06T19:38:00Z">
              <w:r w:rsidRPr="007036CE">
                <w:t>Указывается значение «</w:t>
              </w:r>
              <w:r w:rsidRPr="007036CE">
                <w:rPr>
                  <w:lang w:val="en-US"/>
                </w:rPr>
                <w:t>N</w:t>
              </w:r>
              <w:r w:rsidRPr="007036CE">
                <w:t>», если код специальных указаний равен значению «9.2»</w:t>
              </w:r>
            </w:ins>
          </w:p>
        </w:tc>
      </w:tr>
      <w:tr w:rsidR="00DF30C2" w:rsidRPr="007036CE" w14:paraId="45934487" w14:textId="77777777" w:rsidTr="00974EB0">
        <w:tc>
          <w:tcPr>
            <w:tcW w:w="1100" w:type="pct"/>
          </w:tcPr>
          <w:p w14:paraId="4135ACEA" w14:textId="77777777" w:rsidR="00DF30C2" w:rsidRPr="007036CE" w:rsidRDefault="00DF30C2" w:rsidP="00DF30C2">
            <w:pPr>
              <w:pStyle w:val="GOSTTablenorm"/>
              <w:rPr>
                <w:b/>
              </w:rPr>
            </w:pPr>
            <w:r w:rsidRPr="007036CE">
              <w:rPr>
                <w:b/>
              </w:rPr>
              <w:lastRenderedPageBreak/>
              <w:t>Строки документа по разделу «БА»</w:t>
            </w:r>
          </w:p>
        </w:tc>
        <w:tc>
          <w:tcPr>
            <w:tcW w:w="734" w:type="pct"/>
          </w:tcPr>
          <w:p w14:paraId="433773F6" w14:textId="77777777" w:rsidR="00DF30C2" w:rsidRPr="007036CE" w:rsidRDefault="00DF30C2" w:rsidP="00DF30C2">
            <w:pPr>
              <w:pStyle w:val="GOSTTablenorm"/>
              <w:rPr>
                <w:b/>
              </w:rPr>
            </w:pPr>
            <w:r w:rsidRPr="007036CE">
              <w:rPr>
                <w:b/>
              </w:rPr>
              <w:t>SECTION_1</w:t>
            </w:r>
          </w:p>
        </w:tc>
        <w:tc>
          <w:tcPr>
            <w:tcW w:w="519" w:type="pct"/>
          </w:tcPr>
          <w:p w14:paraId="41686DDF" w14:textId="77777777" w:rsidR="00DF30C2" w:rsidRPr="007036CE" w:rsidRDefault="00DF30C2" w:rsidP="00DF30C2">
            <w:pPr>
              <w:pStyle w:val="GOSTTablenorm"/>
            </w:pPr>
            <w:r w:rsidRPr="007036CE">
              <w:t>Массив</w:t>
            </w:r>
          </w:p>
        </w:tc>
        <w:tc>
          <w:tcPr>
            <w:tcW w:w="300" w:type="pct"/>
          </w:tcPr>
          <w:p w14:paraId="5E4BE51E" w14:textId="77777777" w:rsidR="00DF30C2" w:rsidRPr="007036CE" w:rsidRDefault="00DF30C2" w:rsidP="00DF30C2">
            <w:pPr>
              <w:pStyle w:val="GOSTTablenorm"/>
            </w:pPr>
            <w:r w:rsidRPr="007036CE">
              <w:t>Нет</w:t>
            </w:r>
          </w:p>
        </w:tc>
        <w:tc>
          <w:tcPr>
            <w:tcW w:w="308" w:type="pct"/>
          </w:tcPr>
          <w:p w14:paraId="20A19953" w14:textId="77777777" w:rsidR="00DF30C2" w:rsidRPr="007036CE" w:rsidRDefault="00DF30C2" w:rsidP="00DF30C2">
            <w:pPr>
              <w:pStyle w:val="GOSTTablenorm"/>
            </w:pPr>
            <w:r w:rsidRPr="007036CE">
              <w:t>-</w:t>
            </w:r>
          </w:p>
        </w:tc>
        <w:tc>
          <w:tcPr>
            <w:tcW w:w="2039" w:type="pct"/>
          </w:tcPr>
          <w:p w14:paraId="7283CE6E" w14:textId="77777777" w:rsidR="00DF30C2" w:rsidRPr="007036CE" w:rsidRDefault="00DF30C2" w:rsidP="00DF30C2">
            <w:pPr>
              <w:pStyle w:val="GOSTTablenorm"/>
            </w:pPr>
            <w:r w:rsidRPr="007036CE">
              <w:t>-</w:t>
            </w:r>
          </w:p>
        </w:tc>
      </w:tr>
      <w:tr w:rsidR="00DF30C2" w:rsidRPr="007036CE" w14:paraId="234405ED" w14:textId="77777777" w:rsidTr="00974EB0">
        <w:tc>
          <w:tcPr>
            <w:tcW w:w="1100" w:type="pct"/>
          </w:tcPr>
          <w:p w14:paraId="3DB8BE8B" w14:textId="77777777" w:rsidR="00DF30C2" w:rsidRPr="007036CE" w:rsidRDefault="00DF30C2" w:rsidP="00DF30C2">
            <w:pPr>
              <w:pStyle w:val="GOSTTablenorm"/>
            </w:pPr>
            <w:r w:rsidRPr="007036CE">
              <w:t>Раздел</w:t>
            </w:r>
          </w:p>
        </w:tc>
        <w:tc>
          <w:tcPr>
            <w:tcW w:w="734" w:type="pct"/>
          </w:tcPr>
          <w:p w14:paraId="7372A99E" w14:textId="77777777" w:rsidR="00DF30C2" w:rsidRPr="007036CE" w:rsidRDefault="00DF30C2" w:rsidP="00DF30C2">
            <w:pPr>
              <w:pStyle w:val="GOSTTablenorm"/>
            </w:pPr>
            <w:r w:rsidRPr="007036CE">
              <w:rPr>
                <w:b/>
              </w:rPr>
              <w:t>SECTION_1:</w:t>
            </w:r>
            <w:r w:rsidRPr="007036CE">
              <w:t>SECTION_TYPE</w:t>
            </w:r>
          </w:p>
        </w:tc>
        <w:tc>
          <w:tcPr>
            <w:tcW w:w="519" w:type="pct"/>
          </w:tcPr>
          <w:p w14:paraId="10E20B69" w14:textId="77777777" w:rsidR="00DF30C2" w:rsidRPr="007036CE" w:rsidRDefault="00DF30C2" w:rsidP="00DF30C2">
            <w:pPr>
              <w:pStyle w:val="GOSTTablenorm"/>
            </w:pPr>
            <w:r w:rsidRPr="007036CE">
              <w:t>Строка</w:t>
            </w:r>
          </w:p>
        </w:tc>
        <w:tc>
          <w:tcPr>
            <w:tcW w:w="300" w:type="pct"/>
          </w:tcPr>
          <w:p w14:paraId="4ADC7C1B" w14:textId="77777777" w:rsidR="00DF30C2" w:rsidRPr="007036CE" w:rsidRDefault="00DF30C2" w:rsidP="00DF30C2">
            <w:pPr>
              <w:pStyle w:val="GOSTTablenorm"/>
            </w:pPr>
            <w:r w:rsidRPr="007036CE">
              <w:t>Да</w:t>
            </w:r>
          </w:p>
        </w:tc>
        <w:tc>
          <w:tcPr>
            <w:tcW w:w="308" w:type="pct"/>
          </w:tcPr>
          <w:p w14:paraId="07920429" w14:textId="77777777" w:rsidR="00DF30C2" w:rsidRPr="007036CE" w:rsidRDefault="00DF30C2" w:rsidP="00DF30C2">
            <w:pPr>
              <w:pStyle w:val="GOSTTablenorm"/>
            </w:pPr>
            <w:r w:rsidRPr="007036CE">
              <w:t>=1</w:t>
            </w:r>
          </w:p>
        </w:tc>
        <w:tc>
          <w:tcPr>
            <w:tcW w:w="2039" w:type="pct"/>
          </w:tcPr>
          <w:p w14:paraId="07B63F09" w14:textId="77777777" w:rsidR="00DF30C2" w:rsidRPr="007036CE" w:rsidRDefault="00DF30C2" w:rsidP="00DF30C2">
            <w:pPr>
              <w:pStyle w:val="GOSTTablenorm"/>
            </w:pPr>
            <w:r w:rsidRPr="007036CE">
              <w:t>Указывается тип раздела.</w:t>
            </w:r>
          </w:p>
          <w:p w14:paraId="759D0133" w14:textId="4BE1216E" w:rsidR="00DF30C2" w:rsidRPr="007036CE" w:rsidRDefault="00DF30C2" w:rsidP="00DF30C2">
            <w:pPr>
              <w:pStyle w:val="GOSTTablenorm"/>
            </w:pPr>
            <w:r w:rsidRPr="007036CE">
              <w:t xml:space="preserve">Заполняется значением «1» </w:t>
            </w:r>
            <w:r w:rsidR="00BE14C0" w:rsidRPr="007036CE">
              <w:t>–</w:t>
            </w:r>
            <w:r w:rsidRPr="007036CE">
              <w:t xml:space="preserve"> Бюджетные ассигнования</w:t>
            </w:r>
          </w:p>
        </w:tc>
      </w:tr>
      <w:tr w:rsidR="00DF30C2" w:rsidRPr="007036CE" w14:paraId="720F9ABE" w14:textId="77777777" w:rsidTr="00974EB0">
        <w:tc>
          <w:tcPr>
            <w:tcW w:w="1100" w:type="pct"/>
          </w:tcPr>
          <w:p w14:paraId="03A42D71" w14:textId="77777777" w:rsidR="00DF30C2" w:rsidRPr="007036CE" w:rsidRDefault="00DF30C2" w:rsidP="00DF30C2">
            <w:pPr>
              <w:pStyle w:val="GOSTTablenorm"/>
            </w:pPr>
            <w:r w:rsidRPr="007036CE">
              <w:t>Идентификатор строки</w:t>
            </w:r>
          </w:p>
        </w:tc>
        <w:tc>
          <w:tcPr>
            <w:tcW w:w="734" w:type="pct"/>
          </w:tcPr>
          <w:p w14:paraId="4C700172" w14:textId="77777777" w:rsidR="00DF30C2" w:rsidRPr="007036CE" w:rsidRDefault="00DF30C2" w:rsidP="00DF30C2">
            <w:pPr>
              <w:pStyle w:val="GOSTTablenorm"/>
            </w:pPr>
            <w:r w:rsidRPr="007036CE">
              <w:rPr>
                <w:b/>
              </w:rPr>
              <w:t>SECTION_1:</w:t>
            </w:r>
            <w:ins w:id="4317" w:author="Сатлер Марина Викторовна" w:date="2024-06-11T14:24:00Z">
              <w:r w:rsidRPr="007036CE">
                <w:rPr>
                  <w:szCs w:val="24"/>
                  <w:lang w:val="en-US"/>
                </w:rPr>
                <w:t>id</w:t>
              </w:r>
            </w:ins>
            <w:del w:id="4318" w:author="Сатлер Марина Викторовна" w:date="2024-06-11T14:24:00Z">
              <w:r w:rsidRPr="007036CE" w:rsidDel="006C14D9">
                <w:delText>ID</w:delText>
              </w:r>
            </w:del>
          </w:p>
        </w:tc>
        <w:tc>
          <w:tcPr>
            <w:tcW w:w="519" w:type="pct"/>
          </w:tcPr>
          <w:p w14:paraId="7FF4517F" w14:textId="77777777" w:rsidR="00DF30C2" w:rsidRPr="007036CE" w:rsidRDefault="00DF30C2" w:rsidP="00DF30C2">
            <w:pPr>
              <w:pStyle w:val="GOSTTablenorm"/>
            </w:pPr>
            <w:r w:rsidRPr="007036CE">
              <w:t>Число</w:t>
            </w:r>
          </w:p>
        </w:tc>
        <w:tc>
          <w:tcPr>
            <w:tcW w:w="300" w:type="pct"/>
          </w:tcPr>
          <w:p w14:paraId="5AE7623B" w14:textId="77777777" w:rsidR="00DF30C2" w:rsidRPr="007036CE" w:rsidRDefault="00DF30C2" w:rsidP="00DF30C2">
            <w:pPr>
              <w:pStyle w:val="GOSTTablenorm"/>
            </w:pPr>
            <w:r w:rsidRPr="007036CE">
              <w:t>Да</w:t>
            </w:r>
          </w:p>
        </w:tc>
        <w:tc>
          <w:tcPr>
            <w:tcW w:w="308" w:type="pct"/>
          </w:tcPr>
          <w:p w14:paraId="79B05D41" w14:textId="77777777" w:rsidR="00DF30C2" w:rsidRPr="007036CE" w:rsidRDefault="00DF30C2" w:rsidP="00DF30C2">
            <w:pPr>
              <w:pStyle w:val="GOSTTablenorm"/>
            </w:pPr>
            <w:r w:rsidRPr="007036CE">
              <w:t>&lt;=20</w:t>
            </w:r>
          </w:p>
        </w:tc>
        <w:tc>
          <w:tcPr>
            <w:tcW w:w="2039" w:type="pct"/>
          </w:tcPr>
          <w:p w14:paraId="7DF66F0F" w14:textId="77777777" w:rsidR="00DF30C2" w:rsidRPr="007036CE" w:rsidRDefault="00DF30C2" w:rsidP="00DF30C2">
            <w:pPr>
              <w:pStyle w:val="GOSTTablenorm"/>
            </w:pPr>
            <w:r w:rsidRPr="007036CE">
              <w:t>Указывается технический идентификатор строки</w:t>
            </w:r>
          </w:p>
        </w:tc>
      </w:tr>
      <w:tr w:rsidR="00DF30C2" w:rsidRPr="007036CE" w:rsidDel="00DA3A9A" w14:paraId="0410B4DD" w14:textId="77777777" w:rsidTr="00974EB0">
        <w:trPr>
          <w:del w:id="4319" w:author="Куклина Ю.В." w:date="2024-06-18T09:39:00Z"/>
        </w:trPr>
        <w:tc>
          <w:tcPr>
            <w:tcW w:w="1100" w:type="pct"/>
          </w:tcPr>
          <w:p w14:paraId="5BB05472" w14:textId="77777777" w:rsidR="00DF30C2" w:rsidRPr="007036CE" w:rsidDel="00DA3A9A" w:rsidRDefault="00DF30C2" w:rsidP="00DF30C2">
            <w:pPr>
              <w:pStyle w:val="GOSTTablenorm"/>
              <w:rPr>
                <w:del w:id="4320" w:author="Куклина Ю.В." w:date="2024-06-18T09:39:00Z"/>
              </w:rPr>
            </w:pPr>
            <w:del w:id="4321" w:author="Куклина Ю.В." w:date="2024-06-18T09:39:00Z">
              <w:r w:rsidRPr="007036CE" w:rsidDel="00DA3A9A">
                <w:delText>Номер строки</w:delText>
              </w:r>
            </w:del>
          </w:p>
        </w:tc>
        <w:tc>
          <w:tcPr>
            <w:tcW w:w="734" w:type="pct"/>
          </w:tcPr>
          <w:p w14:paraId="16A48923" w14:textId="77777777" w:rsidR="00DF30C2" w:rsidRPr="007036CE" w:rsidDel="00DA3A9A" w:rsidRDefault="00DF30C2" w:rsidP="00DF30C2">
            <w:pPr>
              <w:pStyle w:val="GOSTTablenorm"/>
              <w:rPr>
                <w:del w:id="4322" w:author="Куклина Ю.В." w:date="2024-06-18T09:39:00Z"/>
              </w:rPr>
            </w:pPr>
            <w:del w:id="4323" w:author="Куклина Ю.В." w:date="2024-06-18T09:39:00Z">
              <w:r w:rsidRPr="007036CE" w:rsidDel="00DA3A9A">
                <w:rPr>
                  <w:b/>
                </w:rPr>
                <w:delText>SECTION_1:</w:delText>
              </w:r>
              <w:r w:rsidRPr="007036CE" w:rsidDel="00DA3A9A">
                <w:delText>NUMBROW</w:delText>
              </w:r>
            </w:del>
          </w:p>
        </w:tc>
        <w:tc>
          <w:tcPr>
            <w:tcW w:w="519" w:type="pct"/>
          </w:tcPr>
          <w:p w14:paraId="412DB086" w14:textId="77777777" w:rsidR="00DF30C2" w:rsidRPr="007036CE" w:rsidDel="00DA3A9A" w:rsidRDefault="00DF30C2" w:rsidP="00DF30C2">
            <w:pPr>
              <w:pStyle w:val="GOSTTablenorm"/>
              <w:rPr>
                <w:del w:id="4324" w:author="Куклина Ю.В." w:date="2024-06-18T09:39:00Z"/>
              </w:rPr>
            </w:pPr>
            <w:del w:id="4325" w:author="Куклина Ю.В." w:date="2024-06-18T09:39:00Z">
              <w:r w:rsidRPr="007036CE" w:rsidDel="00DA3A9A">
                <w:delText>Строка</w:delText>
              </w:r>
            </w:del>
          </w:p>
        </w:tc>
        <w:tc>
          <w:tcPr>
            <w:tcW w:w="300" w:type="pct"/>
          </w:tcPr>
          <w:p w14:paraId="10D9CFFC" w14:textId="77777777" w:rsidR="00DF30C2" w:rsidRPr="007036CE" w:rsidDel="00DA3A9A" w:rsidRDefault="00DF30C2" w:rsidP="00DF30C2">
            <w:pPr>
              <w:pStyle w:val="GOSTTablenorm"/>
              <w:rPr>
                <w:del w:id="4326" w:author="Куклина Ю.В." w:date="2024-06-18T09:39:00Z"/>
              </w:rPr>
            </w:pPr>
            <w:del w:id="4327" w:author="Куклина Ю.В." w:date="2024-06-18T09:39:00Z">
              <w:r w:rsidRPr="007036CE" w:rsidDel="00DA3A9A">
                <w:delText>Да</w:delText>
              </w:r>
            </w:del>
          </w:p>
        </w:tc>
        <w:tc>
          <w:tcPr>
            <w:tcW w:w="308" w:type="pct"/>
          </w:tcPr>
          <w:p w14:paraId="0F0CBF15" w14:textId="77777777" w:rsidR="00DF30C2" w:rsidRPr="007036CE" w:rsidDel="00DA3A9A" w:rsidRDefault="00DF30C2" w:rsidP="00DF30C2">
            <w:pPr>
              <w:pStyle w:val="GOSTTablenorm"/>
              <w:rPr>
                <w:del w:id="4328" w:author="Куклина Ю.В." w:date="2024-06-18T09:39:00Z"/>
              </w:rPr>
            </w:pPr>
            <w:del w:id="4329" w:author="Куклина Ю.В." w:date="2024-06-18T09:39:00Z">
              <w:r w:rsidRPr="007036CE" w:rsidDel="00DA3A9A">
                <w:delText>&lt;=20</w:delText>
              </w:r>
            </w:del>
          </w:p>
        </w:tc>
        <w:tc>
          <w:tcPr>
            <w:tcW w:w="2039" w:type="pct"/>
          </w:tcPr>
          <w:p w14:paraId="770B3582" w14:textId="77777777" w:rsidR="00DF30C2" w:rsidRPr="007036CE" w:rsidDel="00DA3A9A" w:rsidRDefault="00DF30C2" w:rsidP="00DF30C2">
            <w:pPr>
              <w:pStyle w:val="GOSTTablenorm"/>
              <w:rPr>
                <w:del w:id="4330" w:author="Куклина Ю.В." w:date="2024-06-18T09:39:00Z"/>
              </w:rPr>
            </w:pPr>
            <w:del w:id="4331" w:author="Куклина Ю.В." w:date="2024-06-18T09:39:00Z">
              <w:r w:rsidRPr="007036CE" w:rsidDel="00DA3A9A">
                <w:delText>Указывается порядковый номер строки по разделу «БА»</w:delText>
              </w:r>
            </w:del>
          </w:p>
        </w:tc>
      </w:tr>
      <w:tr w:rsidR="00DF30C2" w:rsidRPr="007036CE" w14:paraId="076FDB82" w14:textId="77777777" w:rsidTr="00974EB0">
        <w:tc>
          <w:tcPr>
            <w:tcW w:w="1100" w:type="pct"/>
          </w:tcPr>
          <w:p w14:paraId="0FF746D9" w14:textId="77777777" w:rsidR="00DF30C2" w:rsidRPr="007036CE" w:rsidRDefault="00DF30C2" w:rsidP="00DF30C2">
            <w:pPr>
              <w:pStyle w:val="GOSTTablenorm"/>
            </w:pPr>
            <w:r w:rsidRPr="007036CE">
              <w:t>КБК</w:t>
            </w:r>
          </w:p>
        </w:tc>
        <w:tc>
          <w:tcPr>
            <w:tcW w:w="734" w:type="pct"/>
          </w:tcPr>
          <w:p w14:paraId="1C65AE07" w14:textId="77777777" w:rsidR="00DF30C2" w:rsidRPr="007036CE" w:rsidRDefault="00DF30C2" w:rsidP="00DF30C2">
            <w:pPr>
              <w:pStyle w:val="GOSTTablenorm"/>
            </w:pPr>
            <w:r w:rsidRPr="007036CE">
              <w:rPr>
                <w:b/>
              </w:rPr>
              <w:t>SECTION_1:</w:t>
            </w:r>
            <w:r w:rsidRPr="007036CE">
              <w:t>KBK</w:t>
            </w:r>
          </w:p>
        </w:tc>
        <w:tc>
          <w:tcPr>
            <w:tcW w:w="519" w:type="pct"/>
          </w:tcPr>
          <w:p w14:paraId="03D2090E" w14:textId="77777777" w:rsidR="00DF30C2" w:rsidRPr="007036CE" w:rsidRDefault="00DF30C2" w:rsidP="00DF30C2">
            <w:pPr>
              <w:pStyle w:val="GOSTTablenorm"/>
            </w:pPr>
            <w:r w:rsidRPr="007036CE">
              <w:t>Строка</w:t>
            </w:r>
          </w:p>
        </w:tc>
        <w:tc>
          <w:tcPr>
            <w:tcW w:w="300" w:type="pct"/>
          </w:tcPr>
          <w:p w14:paraId="2BB20EA4" w14:textId="77777777" w:rsidR="00DF30C2" w:rsidRPr="007036CE" w:rsidRDefault="00DF30C2" w:rsidP="00DF30C2">
            <w:pPr>
              <w:pStyle w:val="GOSTTablenorm"/>
            </w:pPr>
            <w:r w:rsidRPr="007036CE">
              <w:t>Да</w:t>
            </w:r>
          </w:p>
        </w:tc>
        <w:tc>
          <w:tcPr>
            <w:tcW w:w="308" w:type="pct"/>
          </w:tcPr>
          <w:p w14:paraId="68E87807" w14:textId="77777777" w:rsidR="00DF30C2" w:rsidRPr="007036CE" w:rsidRDefault="00DF30C2" w:rsidP="00DF30C2">
            <w:pPr>
              <w:pStyle w:val="GOSTTablenorm"/>
            </w:pPr>
            <w:r w:rsidRPr="007036CE">
              <w:t>=20</w:t>
            </w:r>
          </w:p>
        </w:tc>
        <w:tc>
          <w:tcPr>
            <w:tcW w:w="2039" w:type="pct"/>
          </w:tcPr>
          <w:p w14:paraId="39518534" w14:textId="77777777" w:rsidR="00DF30C2" w:rsidRPr="007036CE" w:rsidRDefault="00DF30C2" w:rsidP="00DF30C2">
            <w:pPr>
              <w:pStyle w:val="GOSTTablenorm"/>
              <w:rPr>
                <w:szCs w:val="22"/>
              </w:rPr>
            </w:pPr>
            <w:r w:rsidRPr="007036CE">
              <w:t>Указывается код по бюджетной классификации для отражения операции на ЛС ГРБС/ГАИФ/ РБС/ АИФ/ ПБС</w:t>
            </w:r>
          </w:p>
        </w:tc>
      </w:tr>
      <w:tr w:rsidR="00DF30C2" w:rsidRPr="007036CE" w14:paraId="5044B2B4" w14:textId="77777777" w:rsidTr="00974EB0">
        <w:tc>
          <w:tcPr>
            <w:tcW w:w="1100" w:type="pct"/>
          </w:tcPr>
          <w:p w14:paraId="6944C5DE" w14:textId="77777777" w:rsidR="00DF30C2" w:rsidRPr="007036CE" w:rsidRDefault="00DF30C2" w:rsidP="00DF30C2">
            <w:pPr>
              <w:pStyle w:val="GOSTTablenorm"/>
            </w:pPr>
            <w:r w:rsidRPr="007036CE">
              <w:t>Тип КБК</w:t>
            </w:r>
          </w:p>
        </w:tc>
        <w:tc>
          <w:tcPr>
            <w:tcW w:w="734" w:type="pct"/>
          </w:tcPr>
          <w:p w14:paraId="0E67C5F8" w14:textId="77777777" w:rsidR="00DF30C2" w:rsidRPr="007036CE" w:rsidRDefault="00DF30C2" w:rsidP="00DF30C2">
            <w:pPr>
              <w:pStyle w:val="GOSTTablenorm"/>
            </w:pPr>
            <w:r w:rsidRPr="007036CE">
              <w:rPr>
                <w:b/>
              </w:rPr>
              <w:t>SECTION_1:</w:t>
            </w:r>
            <w:r w:rsidRPr="007036CE">
              <w:t>TYPEKBK</w:t>
            </w:r>
          </w:p>
        </w:tc>
        <w:tc>
          <w:tcPr>
            <w:tcW w:w="519" w:type="pct"/>
          </w:tcPr>
          <w:p w14:paraId="3E227949" w14:textId="77777777" w:rsidR="00DF30C2" w:rsidRPr="007036CE" w:rsidRDefault="00DF30C2" w:rsidP="00DF30C2">
            <w:pPr>
              <w:pStyle w:val="GOSTTablenorm"/>
            </w:pPr>
            <w:r w:rsidRPr="007036CE">
              <w:t>Строка</w:t>
            </w:r>
          </w:p>
        </w:tc>
        <w:tc>
          <w:tcPr>
            <w:tcW w:w="300" w:type="pct"/>
          </w:tcPr>
          <w:p w14:paraId="4B93B638" w14:textId="77777777" w:rsidR="00DF30C2" w:rsidRPr="007036CE" w:rsidRDefault="00DF30C2" w:rsidP="00DF30C2">
            <w:pPr>
              <w:pStyle w:val="GOSTTablenorm"/>
            </w:pPr>
            <w:r w:rsidRPr="007036CE">
              <w:t>Да</w:t>
            </w:r>
          </w:p>
        </w:tc>
        <w:tc>
          <w:tcPr>
            <w:tcW w:w="308" w:type="pct"/>
          </w:tcPr>
          <w:p w14:paraId="7CC24DDE" w14:textId="77777777" w:rsidR="00DF30C2" w:rsidRPr="007036CE" w:rsidRDefault="00DF30C2" w:rsidP="00DF30C2">
            <w:pPr>
              <w:pStyle w:val="GOSTTablenorm"/>
            </w:pPr>
            <w:r w:rsidRPr="007036CE">
              <w:t>=2</w:t>
            </w:r>
          </w:p>
        </w:tc>
        <w:tc>
          <w:tcPr>
            <w:tcW w:w="2039" w:type="pct"/>
          </w:tcPr>
          <w:p w14:paraId="45324173" w14:textId="77777777" w:rsidR="00DF30C2" w:rsidRPr="007036CE" w:rsidRDefault="00DF30C2" w:rsidP="00DF30C2">
            <w:pPr>
              <w:pStyle w:val="GOSTTablenorm"/>
            </w:pPr>
            <w:r w:rsidRPr="007036CE">
              <w:t>Указывается тип кода по бюджетной классификации.</w:t>
            </w:r>
          </w:p>
          <w:p w14:paraId="34059FBC" w14:textId="77777777" w:rsidR="00DF30C2" w:rsidRPr="007036CE" w:rsidRDefault="00DF30C2" w:rsidP="00DF30C2">
            <w:pPr>
              <w:pStyle w:val="GOSTTablenorm"/>
            </w:pPr>
            <w:r w:rsidRPr="007036CE">
              <w:t>Возможные значения:</w:t>
            </w:r>
          </w:p>
          <w:p w14:paraId="56CDC9A9" w14:textId="5F6C8E5C" w:rsidR="00DF30C2" w:rsidRPr="007036CE" w:rsidRDefault="00DF30C2" w:rsidP="00DF30C2">
            <w:pPr>
              <w:pStyle w:val="GOSTTableListMark1"/>
            </w:pPr>
            <w:r w:rsidRPr="007036CE">
              <w:t xml:space="preserve">«12» </w:t>
            </w:r>
            <w:r w:rsidR="00BE14C0" w:rsidRPr="007036CE">
              <w:t>–</w:t>
            </w:r>
            <w:r w:rsidRPr="007036CE">
              <w:t xml:space="preserve"> Нелимитруемые расходы;</w:t>
            </w:r>
          </w:p>
          <w:p w14:paraId="2FBE347C" w14:textId="6B918ACD" w:rsidR="00DF30C2" w:rsidRPr="007036CE" w:rsidRDefault="00DF30C2" w:rsidP="00DF30C2">
            <w:pPr>
              <w:pStyle w:val="GOSTTableListMark1"/>
            </w:pPr>
            <w:r w:rsidRPr="007036CE">
              <w:t xml:space="preserve">«31» </w:t>
            </w:r>
            <w:r w:rsidR="00BE14C0" w:rsidRPr="007036CE">
              <w:t>–</w:t>
            </w:r>
            <w:r w:rsidRPr="007036CE">
              <w:t xml:space="preserve"> Внутренние источники;</w:t>
            </w:r>
          </w:p>
          <w:p w14:paraId="2EF03597" w14:textId="5488BBB7" w:rsidR="00DF30C2" w:rsidRPr="007036CE" w:rsidRDefault="00DF30C2" w:rsidP="00DF30C2">
            <w:pPr>
              <w:pStyle w:val="GOSTTableListMark1"/>
              <w:rPr>
                <w:szCs w:val="22"/>
              </w:rPr>
            </w:pPr>
            <w:r w:rsidRPr="007036CE">
              <w:t xml:space="preserve">«32» </w:t>
            </w:r>
            <w:r w:rsidR="00BE14C0" w:rsidRPr="007036CE">
              <w:t>–</w:t>
            </w:r>
            <w:r w:rsidRPr="007036CE">
              <w:t xml:space="preserve"> Внешние источники»</w:t>
            </w:r>
          </w:p>
        </w:tc>
      </w:tr>
      <w:tr w:rsidR="00DF30C2" w:rsidRPr="007036CE" w14:paraId="5B1399CE" w14:textId="77777777" w:rsidTr="00974EB0">
        <w:tc>
          <w:tcPr>
            <w:tcW w:w="1100" w:type="pct"/>
          </w:tcPr>
          <w:p w14:paraId="76887CDA" w14:textId="77777777" w:rsidR="00DF30C2" w:rsidRPr="007036CE" w:rsidRDefault="00DF30C2" w:rsidP="00DF30C2">
            <w:pPr>
              <w:pStyle w:val="GOSTTablenorm"/>
            </w:pPr>
            <w:ins w:id="4332" w:author="Куклина Ю.В." w:date="2024-04-27T14:49:00Z">
              <w:r w:rsidRPr="007036CE">
                <w:t>Код цели</w:t>
              </w:r>
            </w:ins>
            <w:ins w:id="4333" w:author="Куклина Ю.В." w:date="2024-04-27T14:51:00Z">
              <w:r w:rsidRPr="007036CE">
                <w:t xml:space="preserve"> отправителя</w:t>
              </w:r>
            </w:ins>
          </w:p>
        </w:tc>
        <w:tc>
          <w:tcPr>
            <w:tcW w:w="734" w:type="pct"/>
          </w:tcPr>
          <w:p w14:paraId="6D2AB2C0" w14:textId="77777777" w:rsidR="00DF30C2" w:rsidRPr="007036CE" w:rsidRDefault="00DF30C2" w:rsidP="00DF30C2">
            <w:pPr>
              <w:pStyle w:val="GOSTTablenorm"/>
              <w:rPr>
                <w:b/>
              </w:rPr>
            </w:pPr>
            <w:ins w:id="4334" w:author="Куклина Ю.В." w:date="2024-04-27T14:49:00Z">
              <w:r w:rsidRPr="007036CE">
                <w:rPr>
                  <w:b/>
                  <w:szCs w:val="24"/>
                  <w:lang w:val="en-US"/>
                </w:rPr>
                <w:t>SECTION_</w:t>
              </w:r>
            </w:ins>
            <w:r w:rsidRPr="007036CE">
              <w:rPr>
                <w:b/>
                <w:szCs w:val="24"/>
              </w:rPr>
              <w:t>1</w:t>
            </w:r>
            <w:ins w:id="4335" w:author="Куклина Ю.В." w:date="2024-04-27T14:49:00Z">
              <w:r w:rsidRPr="007036CE">
                <w:rPr>
                  <w:b/>
                  <w:szCs w:val="24"/>
                </w:rPr>
                <w:t>:</w:t>
              </w:r>
              <w:r w:rsidRPr="007036CE">
                <w:rPr>
                  <w:szCs w:val="24"/>
                </w:rPr>
                <w:t>TARGETCODE_</w:t>
              </w:r>
              <w:r w:rsidRPr="007036CE">
                <w:rPr>
                  <w:szCs w:val="24"/>
                  <w:lang w:val="en-US"/>
                </w:rPr>
                <w:t>S</w:t>
              </w:r>
            </w:ins>
          </w:p>
        </w:tc>
        <w:tc>
          <w:tcPr>
            <w:tcW w:w="519" w:type="pct"/>
          </w:tcPr>
          <w:p w14:paraId="1A185DD3" w14:textId="77777777" w:rsidR="00DF30C2" w:rsidRPr="007036CE" w:rsidRDefault="00DF30C2" w:rsidP="00DF30C2">
            <w:pPr>
              <w:pStyle w:val="GOSTTablenorm"/>
            </w:pPr>
            <w:ins w:id="4336" w:author="Куклина Ю.В." w:date="2024-04-27T14:49:00Z">
              <w:r w:rsidRPr="007036CE">
                <w:t>Строка</w:t>
              </w:r>
            </w:ins>
          </w:p>
        </w:tc>
        <w:tc>
          <w:tcPr>
            <w:tcW w:w="300" w:type="pct"/>
          </w:tcPr>
          <w:p w14:paraId="33D414AF" w14:textId="77777777" w:rsidR="00DF30C2" w:rsidRPr="007036CE" w:rsidRDefault="00DF30C2" w:rsidP="00DF30C2">
            <w:pPr>
              <w:pStyle w:val="GOSTTablenorm"/>
            </w:pPr>
            <w:ins w:id="4337" w:author="Куклина Ю.В." w:date="2024-04-27T14:49:00Z">
              <w:r w:rsidRPr="007036CE">
                <w:t>Нет</w:t>
              </w:r>
            </w:ins>
          </w:p>
        </w:tc>
        <w:tc>
          <w:tcPr>
            <w:tcW w:w="308" w:type="pct"/>
          </w:tcPr>
          <w:p w14:paraId="6A2A5DC8" w14:textId="77777777" w:rsidR="00DF30C2" w:rsidRPr="007036CE" w:rsidRDefault="00DF30C2" w:rsidP="00DF30C2">
            <w:pPr>
              <w:pStyle w:val="GOSTTablenorm"/>
            </w:pPr>
            <w:ins w:id="4338" w:author="Куклина Ю.В." w:date="2024-04-27T14:49:00Z">
              <w:r w:rsidRPr="007036CE">
                <w:rPr>
                  <w:lang w:val="en-US"/>
                </w:rPr>
                <w:t>&lt;=</w:t>
              </w:r>
              <w:r w:rsidRPr="007036CE">
                <w:t>20</w:t>
              </w:r>
            </w:ins>
          </w:p>
        </w:tc>
        <w:tc>
          <w:tcPr>
            <w:tcW w:w="2039" w:type="pct"/>
          </w:tcPr>
          <w:p w14:paraId="765CA42F" w14:textId="77777777" w:rsidR="00DF30C2" w:rsidRPr="007036CE" w:rsidRDefault="00DF30C2" w:rsidP="00DF30C2">
            <w:pPr>
              <w:pStyle w:val="GOSTTablenorm"/>
            </w:pPr>
            <w:ins w:id="4339" w:author="Куклина Ю.В." w:date="2024-04-27T14:49:00Z">
              <w:r w:rsidRPr="007036CE">
                <w:rPr>
                  <w:bCs/>
                </w:rPr>
                <w:t>Указывается код цели (аналитический код) для отражения операции на ЛС</w:t>
              </w:r>
            </w:ins>
            <w:ins w:id="4340" w:author="Куклина Ю.В." w:date="2024-04-27T14:50:00Z">
              <w:r w:rsidRPr="007036CE">
                <w:rPr>
                  <w:bCs/>
                </w:rPr>
                <w:t xml:space="preserve"> отправителя</w:t>
              </w:r>
            </w:ins>
            <w:ins w:id="4341" w:author="Куклина Ю.В." w:date="2024-04-27T14:49:00Z">
              <w:r w:rsidRPr="007036CE">
                <w:rPr>
                  <w:bCs/>
                </w:rPr>
                <w:t xml:space="preserve"> </w:t>
              </w:r>
            </w:ins>
            <w:ins w:id="4342" w:author="Куклина Ю.В." w:date="2024-04-27T14:50:00Z">
              <w:r w:rsidRPr="007036CE">
                <w:rPr>
                  <w:bCs/>
                </w:rPr>
                <w:t>(</w:t>
              </w:r>
            </w:ins>
            <w:ins w:id="4343" w:author="Куклина Ю.В." w:date="2024-04-27T14:49:00Z">
              <w:r w:rsidRPr="007036CE">
                <w:rPr>
                  <w:bCs/>
                </w:rPr>
                <w:t>ГРБС/ РБС</w:t>
              </w:r>
            </w:ins>
            <w:ins w:id="4344" w:author="Куклина Ю.В." w:date="2024-04-27T14:50:00Z">
              <w:r w:rsidRPr="007036CE">
                <w:rPr>
                  <w:bCs/>
                </w:rPr>
                <w:t>)</w:t>
              </w:r>
            </w:ins>
            <w:ins w:id="4345" w:author="Куклина Ю.В." w:date="2024-04-27T14:49:00Z">
              <w:r w:rsidRPr="007036CE">
                <w:rPr>
                  <w:bCs/>
                </w:rPr>
                <w:t xml:space="preserve"> (при наличии)</w:t>
              </w:r>
            </w:ins>
          </w:p>
        </w:tc>
      </w:tr>
      <w:tr w:rsidR="00DF30C2" w:rsidRPr="007036CE" w14:paraId="71E45826" w14:textId="77777777" w:rsidTr="00974EB0">
        <w:tc>
          <w:tcPr>
            <w:tcW w:w="1100" w:type="pct"/>
          </w:tcPr>
          <w:p w14:paraId="1A00620F" w14:textId="77777777" w:rsidR="00DF30C2" w:rsidRPr="007036CE" w:rsidRDefault="00DF30C2" w:rsidP="00DF30C2">
            <w:pPr>
              <w:pStyle w:val="GOSTTablenorm"/>
            </w:pPr>
            <w:r w:rsidRPr="007036CE">
              <w:lastRenderedPageBreak/>
              <w:t>Код цели</w:t>
            </w:r>
            <w:ins w:id="4346" w:author="Куклина Ю.В." w:date="2024-04-27T14:51:00Z">
              <w:r w:rsidRPr="007036CE">
                <w:t xml:space="preserve"> получателя</w:t>
              </w:r>
            </w:ins>
          </w:p>
        </w:tc>
        <w:tc>
          <w:tcPr>
            <w:tcW w:w="734" w:type="pct"/>
          </w:tcPr>
          <w:p w14:paraId="1BBE9458" w14:textId="77777777" w:rsidR="00DF30C2" w:rsidRPr="007036CE" w:rsidRDefault="00DF30C2" w:rsidP="00DF30C2">
            <w:pPr>
              <w:pStyle w:val="GOSTTablenorm"/>
              <w:rPr>
                <w:lang w:val="en-US"/>
              </w:rPr>
            </w:pPr>
            <w:r w:rsidRPr="007036CE">
              <w:rPr>
                <w:b/>
              </w:rPr>
              <w:t>SECTION_1:</w:t>
            </w:r>
            <w:r w:rsidRPr="007036CE">
              <w:t>TARGETCODE_</w:t>
            </w:r>
            <w:r w:rsidRPr="007036CE">
              <w:rPr>
                <w:lang w:val="en-US"/>
              </w:rPr>
              <w:t>R</w:t>
            </w:r>
          </w:p>
        </w:tc>
        <w:tc>
          <w:tcPr>
            <w:tcW w:w="519" w:type="pct"/>
          </w:tcPr>
          <w:p w14:paraId="794DC4F7" w14:textId="77777777" w:rsidR="00DF30C2" w:rsidRPr="007036CE" w:rsidRDefault="00DF30C2" w:rsidP="00DF30C2">
            <w:pPr>
              <w:pStyle w:val="GOSTTablenorm"/>
            </w:pPr>
            <w:r w:rsidRPr="007036CE">
              <w:t>Строка</w:t>
            </w:r>
          </w:p>
        </w:tc>
        <w:tc>
          <w:tcPr>
            <w:tcW w:w="300" w:type="pct"/>
          </w:tcPr>
          <w:p w14:paraId="378A1F22" w14:textId="77777777" w:rsidR="00DF30C2" w:rsidRPr="007036CE" w:rsidRDefault="00DF30C2" w:rsidP="00DF30C2">
            <w:pPr>
              <w:pStyle w:val="GOSTTablenorm"/>
            </w:pPr>
            <w:r w:rsidRPr="007036CE">
              <w:t>Нет</w:t>
            </w:r>
          </w:p>
        </w:tc>
        <w:tc>
          <w:tcPr>
            <w:tcW w:w="308" w:type="pct"/>
          </w:tcPr>
          <w:p w14:paraId="48D9284D" w14:textId="77777777" w:rsidR="00DF30C2" w:rsidRPr="007036CE" w:rsidRDefault="00DF30C2" w:rsidP="00DF30C2">
            <w:pPr>
              <w:pStyle w:val="GOSTTablenorm"/>
            </w:pPr>
            <w:r w:rsidRPr="007036CE">
              <w:t>&lt;=20</w:t>
            </w:r>
          </w:p>
        </w:tc>
        <w:tc>
          <w:tcPr>
            <w:tcW w:w="2039" w:type="pct"/>
          </w:tcPr>
          <w:p w14:paraId="4DEC00B7" w14:textId="77777777" w:rsidR="00DF30C2" w:rsidRPr="007036CE" w:rsidRDefault="00DF30C2" w:rsidP="00DF30C2">
            <w:pPr>
              <w:pStyle w:val="GOSTTablenorm"/>
            </w:pPr>
            <w:r w:rsidRPr="007036CE">
              <w:t xml:space="preserve">Указывается код цели (аналитический код) для отражения операции на ЛС </w:t>
            </w:r>
            <w:del w:id="4347" w:author="EXP-274850" w:date="2024-05-28T10:43:00Z">
              <w:r w:rsidRPr="007036CE" w:rsidDel="00C95D21">
                <w:delText xml:space="preserve">ГРБС/ ГАИФ/ </w:delText>
              </w:r>
            </w:del>
            <w:r w:rsidRPr="007036CE">
              <w:t>РБС/ АИФ/ ПСБ (при наличии)</w:t>
            </w:r>
          </w:p>
        </w:tc>
      </w:tr>
      <w:tr w:rsidR="00DF30C2" w:rsidRPr="007036CE" w14:paraId="36F003D5" w14:textId="77777777" w:rsidTr="00974EB0">
        <w:tc>
          <w:tcPr>
            <w:tcW w:w="1100" w:type="pct"/>
          </w:tcPr>
          <w:p w14:paraId="6016AAAE" w14:textId="77777777" w:rsidR="00DF30C2" w:rsidRPr="007036CE" w:rsidRDefault="00DF30C2" w:rsidP="00DF30C2">
            <w:pPr>
              <w:pStyle w:val="GOSTTablenorm"/>
            </w:pPr>
            <w:r w:rsidRPr="007036CE">
              <w:t>Укрупненный КБК</w:t>
            </w:r>
          </w:p>
        </w:tc>
        <w:tc>
          <w:tcPr>
            <w:tcW w:w="734" w:type="pct"/>
          </w:tcPr>
          <w:p w14:paraId="609EBF3C" w14:textId="77777777" w:rsidR="00DF30C2" w:rsidRPr="007036CE" w:rsidRDefault="00DF30C2" w:rsidP="00DF30C2">
            <w:pPr>
              <w:pStyle w:val="GOSTTablenorm"/>
            </w:pPr>
            <w:r w:rsidRPr="007036CE">
              <w:rPr>
                <w:b/>
              </w:rPr>
              <w:t>SECTION_1:</w:t>
            </w:r>
            <w:r w:rsidRPr="007036CE">
              <w:t>NULLKBK</w:t>
            </w:r>
          </w:p>
        </w:tc>
        <w:tc>
          <w:tcPr>
            <w:tcW w:w="519" w:type="pct"/>
          </w:tcPr>
          <w:p w14:paraId="451B3B76" w14:textId="77777777" w:rsidR="00DF30C2" w:rsidRPr="007036CE" w:rsidRDefault="00DF30C2" w:rsidP="00DF30C2">
            <w:pPr>
              <w:pStyle w:val="GOSTTablenorm"/>
            </w:pPr>
            <w:r w:rsidRPr="007036CE">
              <w:t>Строка</w:t>
            </w:r>
          </w:p>
        </w:tc>
        <w:tc>
          <w:tcPr>
            <w:tcW w:w="300" w:type="pct"/>
          </w:tcPr>
          <w:p w14:paraId="40C4EF77" w14:textId="77777777" w:rsidR="00DF30C2" w:rsidRPr="007036CE" w:rsidRDefault="00DF30C2" w:rsidP="00DF30C2">
            <w:pPr>
              <w:pStyle w:val="GOSTTablenorm"/>
            </w:pPr>
            <w:r w:rsidRPr="007036CE">
              <w:t>Да</w:t>
            </w:r>
          </w:p>
        </w:tc>
        <w:tc>
          <w:tcPr>
            <w:tcW w:w="308" w:type="pct"/>
          </w:tcPr>
          <w:p w14:paraId="5E237AA6" w14:textId="77777777" w:rsidR="00DF30C2" w:rsidRPr="007036CE" w:rsidRDefault="00DF30C2" w:rsidP="00DF30C2">
            <w:pPr>
              <w:pStyle w:val="GOSTTablenorm"/>
            </w:pPr>
            <w:r w:rsidRPr="007036CE">
              <w:t>=20</w:t>
            </w:r>
          </w:p>
        </w:tc>
        <w:tc>
          <w:tcPr>
            <w:tcW w:w="2039" w:type="pct"/>
          </w:tcPr>
          <w:p w14:paraId="12252B04" w14:textId="77777777" w:rsidR="00DF30C2" w:rsidRPr="007036CE" w:rsidRDefault="00DF30C2" w:rsidP="00DF30C2">
            <w:pPr>
              <w:pStyle w:val="GOSTTablenorm"/>
            </w:pPr>
            <w:r w:rsidRPr="007036CE">
              <w:t>Указывается укрупненный код по бюджетной классификации</w:t>
            </w:r>
          </w:p>
        </w:tc>
      </w:tr>
      <w:tr w:rsidR="00DF30C2" w:rsidRPr="007036CE" w14:paraId="1D7F4E9D" w14:textId="77777777" w:rsidTr="00974EB0">
        <w:tc>
          <w:tcPr>
            <w:tcW w:w="1100" w:type="pct"/>
          </w:tcPr>
          <w:p w14:paraId="30CFD1E1" w14:textId="77777777" w:rsidR="00DF30C2" w:rsidRPr="007036CE" w:rsidRDefault="00DF30C2" w:rsidP="00DF30C2">
            <w:pPr>
              <w:pStyle w:val="GOSTTablenorm"/>
            </w:pPr>
            <w:r w:rsidRPr="007036CE">
              <w:t>Сумма на текущий год</w:t>
            </w:r>
          </w:p>
        </w:tc>
        <w:tc>
          <w:tcPr>
            <w:tcW w:w="734" w:type="pct"/>
          </w:tcPr>
          <w:p w14:paraId="2FB373DD" w14:textId="77777777" w:rsidR="00DF30C2" w:rsidRPr="007036CE" w:rsidRDefault="00DF30C2" w:rsidP="00DF30C2">
            <w:pPr>
              <w:pStyle w:val="GOSTTablenorm"/>
            </w:pPr>
            <w:r w:rsidRPr="007036CE">
              <w:rPr>
                <w:b/>
              </w:rPr>
              <w:t>SECTION_1:</w:t>
            </w:r>
            <w:r w:rsidRPr="007036CE">
              <w:t>SUM_1</w:t>
            </w:r>
          </w:p>
        </w:tc>
        <w:tc>
          <w:tcPr>
            <w:tcW w:w="519" w:type="pct"/>
          </w:tcPr>
          <w:p w14:paraId="1270B7EF" w14:textId="77777777" w:rsidR="00DF30C2" w:rsidRPr="007036CE" w:rsidRDefault="00DF30C2" w:rsidP="00DF30C2">
            <w:pPr>
              <w:pStyle w:val="GOSTTablenorm"/>
            </w:pPr>
            <w:r w:rsidRPr="007036CE">
              <w:t>Сумма</w:t>
            </w:r>
          </w:p>
        </w:tc>
        <w:tc>
          <w:tcPr>
            <w:tcW w:w="300" w:type="pct"/>
          </w:tcPr>
          <w:p w14:paraId="094D0CB7" w14:textId="77777777" w:rsidR="00DF30C2" w:rsidRPr="007036CE" w:rsidRDefault="00DF30C2" w:rsidP="00DF30C2">
            <w:pPr>
              <w:pStyle w:val="GOSTTablenorm"/>
            </w:pPr>
            <w:r w:rsidRPr="007036CE">
              <w:t>Да</w:t>
            </w:r>
          </w:p>
        </w:tc>
        <w:tc>
          <w:tcPr>
            <w:tcW w:w="308" w:type="pct"/>
          </w:tcPr>
          <w:p w14:paraId="6BED877E" w14:textId="77777777" w:rsidR="00DF30C2" w:rsidRPr="007036CE" w:rsidRDefault="00DF30C2" w:rsidP="00DF30C2">
            <w:pPr>
              <w:pStyle w:val="GOSTTablenorm"/>
            </w:pPr>
          </w:p>
        </w:tc>
        <w:tc>
          <w:tcPr>
            <w:tcW w:w="2039" w:type="pct"/>
          </w:tcPr>
          <w:p w14:paraId="1273E3C3" w14:textId="77777777" w:rsidR="00DF30C2" w:rsidRPr="007036CE" w:rsidDel="005D3EEF" w:rsidRDefault="00DF30C2" w:rsidP="00DF30C2">
            <w:pPr>
              <w:pStyle w:val="GOSTTablenorm"/>
              <w:rPr>
                <w:del w:id="4348" w:author="Куклина Ю.В." w:date="2024-07-02T18:46:00Z"/>
              </w:rPr>
            </w:pPr>
            <w:r w:rsidRPr="007036CE">
              <w:t>Указывается сумма на текущий финансовый год</w:t>
            </w:r>
            <w:ins w:id="4349" w:author="Куклина Ю.В." w:date="2024-07-02T18:46:00Z">
              <w:r w:rsidRPr="007036CE">
                <w:t>.</w:t>
              </w:r>
            </w:ins>
            <w:del w:id="4350" w:author="Куклина Ю.В." w:date="2024-07-02T18:46:00Z">
              <w:r w:rsidRPr="007036CE" w:rsidDel="005D3EEF">
                <w:delText xml:space="preserve"> при распределении на текущий бюджетный цикл.</w:delText>
              </w:r>
            </w:del>
          </w:p>
          <w:p w14:paraId="02F57467" w14:textId="77777777" w:rsidR="00DF30C2" w:rsidRPr="007036CE" w:rsidRDefault="00DF30C2" w:rsidP="00DF30C2">
            <w:pPr>
              <w:pStyle w:val="GOSTTablenorm"/>
            </w:pPr>
            <w:del w:id="4351" w:author="Куклина Ю.В." w:date="2024-07-02T18:46:00Z">
              <w:r w:rsidRPr="007036CE" w:rsidDel="005D3EEF">
                <w:delText>Указывается значение «0.00» при распределении на новый бюджетный цикл</w:delText>
              </w:r>
            </w:del>
          </w:p>
        </w:tc>
      </w:tr>
      <w:tr w:rsidR="00DF30C2" w:rsidRPr="007036CE" w14:paraId="26C7770A" w14:textId="77777777" w:rsidTr="00974EB0">
        <w:tc>
          <w:tcPr>
            <w:tcW w:w="1100" w:type="pct"/>
          </w:tcPr>
          <w:p w14:paraId="37F7A38C" w14:textId="77777777" w:rsidR="00DF30C2" w:rsidRPr="007036CE" w:rsidRDefault="00DF30C2" w:rsidP="00DF30C2">
            <w:pPr>
              <w:pStyle w:val="GOSTTablenorm"/>
            </w:pPr>
            <w:r w:rsidRPr="007036CE">
              <w:t>Сумма на первый год планового периода</w:t>
            </w:r>
          </w:p>
        </w:tc>
        <w:tc>
          <w:tcPr>
            <w:tcW w:w="734" w:type="pct"/>
          </w:tcPr>
          <w:p w14:paraId="3249F96B" w14:textId="77777777" w:rsidR="00DF30C2" w:rsidRPr="007036CE" w:rsidRDefault="00DF30C2" w:rsidP="00DF30C2">
            <w:pPr>
              <w:pStyle w:val="GOSTTablenorm"/>
            </w:pPr>
            <w:r w:rsidRPr="007036CE">
              <w:rPr>
                <w:b/>
              </w:rPr>
              <w:t>SECTION_1:</w:t>
            </w:r>
            <w:r w:rsidRPr="007036CE">
              <w:t>SUM_2</w:t>
            </w:r>
          </w:p>
        </w:tc>
        <w:tc>
          <w:tcPr>
            <w:tcW w:w="519" w:type="pct"/>
          </w:tcPr>
          <w:p w14:paraId="5AF24341" w14:textId="77777777" w:rsidR="00DF30C2" w:rsidRPr="007036CE" w:rsidRDefault="00DF30C2" w:rsidP="00DF30C2">
            <w:pPr>
              <w:pStyle w:val="GOSTTablenorm"/>
            </w:pPr>
            <w:r w:rsidRPr="007036CE">
              <w:t>Сумма</w:t>
            </w:r>
          </w:p>
        </w:tc>
        <w:tc>
          <w:tcPr>
            <w:tcW w:w="300" w:type="pct"/>
          </w:tcPr>
          <w:p w14:paraId="1B0AF619" w14:textId="77777777" w:rsidR="00DF30C2" w:rsidRPr="007036CE" w:rsidRDefault="00DF30C2" w:rsidP="00DF30C2">
            <w:pPr>
              <w:pStyle w:val="GOSTTablenorm"/>
            </w:pPr>
            <w:r w:rsidRPr="007036CE">
              <w:t>Да</w:t>
            </w:r>
          </w:p>
        </w:tc>
        <w:tc>
          <w:tcPr>
            <w:tcW w:w="308" w:type="pct"/>
          </w:tcPr>
          <w:p w14:paraId="0E8FDCA0" w14:textId="77777777" w:rsidR="00DF30C2" w:rsidRPr="007036CE" w:rsidRDefault="00DF30C2" w:rsidP="00DF30C2">
            <w:pPr>
              <w:pStyle w:val="GOSTTablenorm"/>
            </w:pPr>
          </w:p>
        </w:tc>
        <w:tc>
          <w:tcPr>
            <w:tcW w:w="2039" w:type="pct"/>
          </w:tcPr>
          <w:p w14:paraId="400F9ACD" w14:textId="77777777" w:rsidR="00DF30C2" w:rsidRPr="007036CE" w:rsidDel="005D3EEF" w:rsidRDefault="00DF30C2" w:rsidP="00DF30C2">
            <w:pPr>
              <w:pStyle w:val="GOSTTablenorm"/>
              <w:rPr>
                <w:del w:id="4352" w:author="Куклина Ю.В." w:date="2024-07-02T18:46:00Z"/>
              </w:rPr>
            </w:pPr>
            <w:r w:rsidRPr="007036CE">
              <w:t>Указывается сумма на 1-й плановый год</w:t>
            </w:r>
            <w:del w:id="4353" w:author="Куклина Ю.В." w:date="2024-07-02T18:46:00Z">
              <w:r w:rsidRPr="007036CE" w:rsidDel="005D3EEF">
                <w:delText xml:space="preserve"> при распределении на текущий бюджетный цикл.</w:delText>
              </w:r>
            </w:del>
          </w:p>
          <w:p w14:paraId="31B2788D" w14:textId="77777777" w:rsidR="00DF30C2" w:rsidRPr="007036CE" w:rsidRDefault="00DF30C2" w:rsidP="00DF30C2">
            <w:pPr>
              <w:pStyle w:val="GOSTTablenorm"/>
            </w:pPr>
            <w:del w:id="4354" w:author="Куклина Ю.В." w:date="2024-07-02T18:46:00Z">
              <w:r w:rsidRPr="007036CE" w:rsidDel="005D3EEF">
                <w:delText>Указывается сумма на текущий финансовый год при распределении на новый бюджетный цикл</w:delText>
              </w:r>
            </w:del>
          </w:p>
        </w:tc>
      </w:tr>
      <w:tr w:rsidR="00DF30C2" w:rsidRPr="007036CE" w14:paraId="2E7C0940" w14:textId="77777777" w:rsidTr="00974EB0">
        <w:tc>
          <w:tcPr>
            <w:tcW w:w="1100" w:type="pct"/>
          </w:tcPr>
          <w:p w14:paraId="4D2E8EDA" w14:textId="77777777" w:rsidR="00DF30C2" w:rsidRPr="007036CE" w:rsidRDefault="00DF30C2" w:rsidP="00DF30C2">
            <w:pPr>
              <w:pStyle w:val="GOSTTablenorm"/>
            </w:pPr>
            <w:r w:rsidRPr="007036CE">
              <w:t>Сумма на второй год планового периода</w:t>
            </w:r>
          </w:p>
        </w:tc>
        <w:tc>
          <w:tcPr>
            <w:tcW w:w="734" w:type="pct"/>
          </w:tcPr>
          <w:p w14:paraId="0E2B2155" w14:textId="77777777" w:rsidR="00DF30C2" w:rsidRPr="007036CE" w:rsidRDefault="00DF30C2" w:rsidP="00DF30C2">
            <w:pPr>
              <w:pStyle w:val="GOSTTablenorm"/>
            </w:pPr>
            <w:r w:rsidRPr="007036CE">
              <w:rPr>
                <w:b/>
              </w:rPr>
              <w:t>SECTION_1:</w:t>
            </w:r>
            <w:r w:rsidRPr="007036CE">
              <w:t>SUM_3</w:t>
            </w:r>
          </w:p>
        </w:tc>
        <w:tc>
          <w:tcPr>
            <w:tcW w:w="519" w:type="pct"/>
          </w:tcPr>
          <w:p w14:paraId="27AA6F14" w14:textId="77777777" w:rsidR="00DF30C2" w:rsidRPr="007036CE" w:rsidRDefault="00DF30C2" w:rsidP="00DF30C2">
            <w:pPr>
              <w:pStyle w:val="GOSTTablenorm"/>
            </w:pPr>
            <w:r w:rsidRPr="007036CE">
              <w:t>Сумма</w:t>
            </w:r>
          </w:p>
        </w:tc>
        <w:tc>
          <w:tcPr>
            <w:tcW w:w="300" w:type="pct"/>
          </w:tcPr>
          <w:p w14:paraId="50742AC1" w14:textId="77777777" w:rsidR="00DF30C2" w:rsidRPr="007036CE" w:rsidRDefault="00DF30C2" w:rsidP="00DF30C2">
            <w:pPr>
              <w:pStyle w:val="GOSTTablenorm"/>
            </w:pPr>
            <w:r w:rsidRPr="007036CE">
              <w:t>Да</w:t>
            </w:r>
          </w:p>
        </w:tc>
        <w:tc>
          <w:tcPr>
            <w:tcW w:w="308" w:type="pct"/>
          </w:tcPr>
          <w:p w14:paraId="13991BD0" w14:textId="77777777" w:rsidR="00DF30C2" w:rsidRPr="007036CE" w:rsidRDefault="00DF30C2" w:rsidP="00DF30C2">
            <w:pPr>
              <w:pStyle w:val="GOSTTablenorm"/>
            </w:pPr>
          </w:p>
        </w:tc>
        <w:tc>
          <w:tcPr>
            <w:tcW w:w="2039" w:type="pct"/>
          </w:tcPr>
          <w:p w14:paraId="73CCAB0A" w14:textId="77777777" w:rsidR="00DF30C2" w:rsidRPr="007036CE" w:rsidDel="005D3EEF" w:rsidRDefault="00DF30C2" w:rsidP="00DF30C2">
            <w:pPr>
              <w:pStyle w:val="GOSTTablenorm"/>
              <w:rPr>
                <w:del w:id="4355" w:author="Куклина Ю.В." w:date="2024-07-02T18:45:00Z"/>
              </w:rPr>
            </w:pPr>
            <w:r w:rsidRPr="007036CE">
              <w:t>Указывается сумма на 2-й плановый год</w:t>
            </w:r>
            <w:del w:id="4356" w:author="Куклина Ю.В." w:date="2024-07-02T18:46:00Z">
              <w:r w:rsidRPr="007036CE" w:rsidDel="005D3EEF">
                <w:delText xml:space="preserve"> </w:delText>
              </w:r>
            </w:del>
            <w:del w:id="4357" w:author="Куклина Ю.В." w:date="2024-07-02T18:45:00Z">
              <w:r w:rsidRPr="007036CE" w:rsidDel="005D3EEF">
                <w:delText>при распределении на текущий бюджетный цикл.</w:delText>
              </w:r>
            </w:del>
          </w:p>
          <w:p w14:paraId="0DCA8C7B" w14:textId="77777777" w:rsidR="00DF30C2" w:rsidRPr="007036CE" w:rsidRDefault="00DF30C2" w:rsidP="00DF30C2">
            <w:pPr>
              <w:pStyle w:val="GOSTTablenorm"/>
            </w:pPr>
            <w:del w:id="4358" w:author="Куклина Ю.В." w:date="2024-07-02T18:45:00Z">
              <w:r w:rsidRPr="007036CE" w:rsidDel="005D3EEF">
                <w:delText>Указывается сумма на 1-й плановый год при распределении на новый бюджетный цикл</w:delText>
              </w:r>
            </w:del>
          </w:p>
        </w:tc>
      </w:tr>
      <w:tr w:rsidR="00DF30C2" w:rsidRPr="007036CE" w:rsidDel="005D3EEF" w14:paraId="2303A841" w14:textId="77777777" w:rsidTr="00974EB0">
        <w:trPr>
          <w:del w:id="4359" w:author="Куклина Ю.В." w:date="2024-07-02T18:45:00Z"/>
        </w:trPr>
        <w:tc>
          <w:tcPr>
            <w:tcW w:w="1100" w:type="pct"/>
          </w:tcPr>
          <w:p w14:paraId="677BA96D" w14:textId="77777777" w:rsidR="00DF30C2" w:rsidRPr="007036CE" w:rsidDel="005D3EEF" w:rsidRDefault="00DF30C2" w:rsidP="00DF30C2">
            <w:pPr>
              <w:pStyle w:val="GOSTTablenorm"/>
              <w:rPr>
                <w:del w:id="4360" w:author="Куклина Ю.В." w:date="2024-07-02T18:45:00Z"/>
              </w:rPr>
            </w:pPr>
            <w:del w:id="4361" w:author="Куклина Ю.В." w:date="2024-07-02T18:45:00Z">
              <w:r w:rsidRPr="007036CE" w:rsidDel="005D3EEF">
                <w:delText>Сумма на третий год планового периода</w:delText>
              </w:r>
            </w:del>
          </w:p>
        </w:tc>
        <w:tc>
          <w:tcPr>
            <w:tcW w:w="734" w:type="pct"/>
          </w:tcPr>
          <w:p w14:paraId="0E1F97E3" w14:textId="77777777" w:rsidR="00DF30C2" w:rsidRPr="007036CE" w:rsidDel="005D3EEF" w:rsidRDefault="00DF30C2" w:rsidP="00DF30C2">
            <w:pPr>
              <w:pStyle w:val="GOSTTablenorm"/>
              <w:rPr>
                <w:del w:id="4362" w:author="Куклина Ю.В." w:date="2024-07-02T18:45:00Z"/>
              </w:rPr>
            </w:pPr>
            <w:del w:id="4363" w:author="Куклина Ю.В." w:date="2024-07-02T18:45:00Z">
              <w:r w:rsidRPr="007036CE" w:rsidDel="005D3EEF">
                <w:rPr>
                  <w:b/>
                </w:rPr>
                <w:delText>SECTION_1:</w:delText>
              </w:r>
              <w:r w:rsidRPr="007036CE" w:rsidDel="005D3EEF">
                <w:delText>SUM_4</w:delText>
              </w:r>
            </w:del>
          </w:p>
        </w:tc>
        <w:tc>
          <w:tcPr>
            <w:tcW w:w="519" w:type="pct"/>
          </w:tcPr>
          <w:p w14:paraId="6D129868" w14:textId="77777777" w:rsidR="00DF30C2" w:rsidRPr="007036CE" w:rsidDel="005D3EEF" w:rsidRDefault="00DF30C2" w:rsidP="00DF30C2">
            <w:pPr>
              <w:pStyle w:val="GOSTTablenorm"/>
              <w:rPr>
                <w:del w:id="4364" w:author="Куклина Ю.В." w:date="2024-07-02T18:45:00Z"/>
              </w:rPr>
            </w:pPr>
            <w:del w:id="4365" w:author="Куклина Ю.В." w:date="2024-07-02T18:45:00Z">
              <w:r w:rsidRPr="007036CE" w:rsidDel="005D3EEF">
                <w:delText>Сумма</w:delText>
              </w:r>
            </w:del>
          </w:p>
        </w:tc>
        <w:tc>
          <w:tcPr>
            <w:tcW w:w="300" w:type="pct"/>
          </w:tcPr>
          <w:p w14:paraId="7D6DCFC7" w14:textId="77777777" w:rsidR="00DF30C2" w:rsidRPr="007036CE" w:rsidDel="005D3EEF" w:rsidRDefault="00DF30C2" w:rsidP="00DF30C2">
            <w:pPr>
              <w:pStyle w:val="GOSTTablenorm"/>
              <w:rPr>
                <w:del w:id="4366" w:author="Куклина Ю.В." w:date="2024-07-02T18:45:00Z"/>
              </w:rPr>
            </w:pPr>
            <w:del w:id="4367" w:author="Куклина Ю.В." w:date="2024-07-02T18:45:00Z">
              <w:r w:rsidRPr="007036CE" w:rsidDel="005D3EEF">
                <w:delText>Да</w:delText>
              </w:r>
            </w:del>
          </w:p>
        </w:tc>
        <w:tc>
          <w:tcPr>
            <w:tcW w:w="308" w:type="pct"/>
          </w:tcPr>
          <w:p w14:paraId="78C90B30" w14:textId="77777777" w:rsidR="00DF30C2" w:rsidRPr="007036CE" w:rsidDel="005D3EEF" w:rsidRDefault="00DF30C2" w:rsidP="00DF30C2">
            <w:pPr>
              <w:pStyle w:val="GOSTTablenorm"/>
              <w:rPr>
                <w:del w:id="4368" w:author="Куклина Ю.В." w:date="2024-07-02T18:45:00Z"/>
              </w:rPr>
            </w:pPr>
          </w:p>
        </w:tc>
        <w:tc>
          <w:tcPr>
            <w:tcW w:w="2039" w:type="pct"/>
          </w:tcPr>
          <w:p w14:paraId="53BF210E" w14:textId="77777777" w:rsidR="00DF30C2" w:rsidRPr="007036CE" w:rsidDel="005D3EEF" w:rsidRDefault="00DF30C2" w:rsidP="00DF30C2">
            <w:pPr>
              <w:pStyle w:val="GOSTTablenorm"/>
              <w:rPr>
                <w:del w:id="4369" w:author="Куклина Ю.В." w:date="2024-07-02T18:45:00Z"/>
                <w:szCs w:val="22"/>
              </w:rPr>
            </w:pPr>
            <w:del w:id="4370" w:author="Куклина Ю.В." w:date="2024-07-02T18:45:00Z">
              <w:r w:rsidRPr="007036CE" w:rsidDel="005D3EEF">
                <w:rPr>
                  <w:szCs w:val="22"/>
                </w:rPr>
                <w:delText>Указывается значение «0.00» при распределении на текущий бюджетный цикл.</w:delText>
              </w:r>
            </w:del>
          </w:p>
          <w:p w14:paraId="6663F039" w14:textId="77777777" w:rsidR="00DF30C2" w:rsidRPr="007036CE" w:rsidDel="005D3EEF" w:rsidRDefault="00DF30C2" w:rsidP="00DF30C2">
            <w:pPr>
              <w:pStyle w:val="GOSTTablenorm"/>
              <w:rPr>
                <w:del w:id="4371" w:author="Куклина Ю.В." w:date="2024-07-02T18:45:00Z"/>
                <w:szCs w:val="22"/>
              </w:rPr>
            </w:pPr>
            <w:del w:id="4372" w:author="Куклина Ю.В." w:date="2024-07-02T18:45:00Z">
              <w:r w:rsidRPr="007036CE" w:rsidDel="005D3EEF">
                <w:rPr>
                  <w:szCs w:val="22"/>
                </w:rPr>
                <w:delText>Указывается сумма на 2-й плановый год при распределении на новый бюджетный цикл</w:delText>
              </w:r>
            </w:del>
          </w:p>
        </w:tc>
      </w:tr>
      <w:tr w:rsidR="00DF30C2" w:rsidRPr="007036CE" w14:paraId="2330178A" w14:textId="77777777" w:rsidTr="00974EB0">
        <w:tc>
          <w:tcPr>
            <w:tcW w:w="1100" w:type="pct"/>
          </w:tcPr>
          <w:p w14:paraId="5E5A8E84" w14:textId="77777777" w:rsidR="00DF30C2" w:rsidRPr="007036CE" w:rsidRDefault="00DF30C2" w:rsidP="00DF30C2">
            <w:pPr>
              <w:pStyle w:val="GOSTTablenorm"/>
              <w:rPr>
                <w:b/>
              </w:rPr>
            </w:pPr>
            <w:r w:rsidRPr="007036CE">
              <w:rPr>
                <w:b/>
              </w:rPr>
              <w:t>Строки документа по разделу «ЛБО»</w:t>
            </w:r>
          </w:p>
        </w:tc>
        <w:tc>
          <w:tcPr>
            <w:tcW w:w="734" w:type="pct"/>
          </w:tcPr>
          <w:p w14:paraId="531A540A" w14:textId="77777777" w:rsidR="00DF30C2" w:rsidRPr="007036CE" w:rsidRDefault="00DF30C2" w:rsidP="00DF30C2">
            <w:pPr>
              <w:pStyle w:val="GOSTTablenorm"/>
              <w:rPr>
                <w:b/>
                <w:szCs w:val="24"/>
              </w:rPr>
            </w:pPr>
            <w:r w:rsidRPr="007036CE">
              <w:rPr>
                <w:b/>
                <w:szCs w:val="24"/>
                <w:lang w:val="en-US"/>
              </w:rPr>
              <w:t>SECTION_2</w:t>
            </w:r>
          </w:p>
        </w:tc>
        <w:tc>
          <w:tcPr>
            <w:tcW w:w="519" w:type="pct"/>
          </w:tcPr>
          <w:p w14:paraId="3416E7AA" w14:textId="77777777" w:rsidR="00DF30C2" w:rsidRPr="007036CE" w:rsidRDefault="00DF30C2" w:rsidP="00DF30C2">
            <w:pPr>
              <w:pStyle w:val="GOSTTablenorm"/>
            </w:pPr>
            <w:r w:rsidRPr="007036CE">
              <w:t>Массив</w:t>
            </w:r>
          </w:p>
        </w:tc>
        <w:tc>
          <w:tcPr>
            <w:tcW w:w="300" w:type="pct"/>
          </w:tcPr>
          <w:p w14:paraId="6DC22B0A" w14:textId="77777777" w:rsidR="00DF30C2" w:rsidRPr="007036CE" w:rsidRDefault="00DF30C2" w:rsidP="00DF30C2">
            <w:pPr>
              <w:pStyle w:val="GOSTTablenorm"/>
            </w:pPr>
            <w:r w:rsidRPr="007036CE">
              <w:t>Нет</w:t>
            </w:r>
          </w:p>
        </w:tc>
        <w:tc>
          <w:tcPr>
            <w:tcW w:w="308" w:type="pct"/>
          </w:tcPr>
          <w:p w14:paraId="4CFA0702" w14:textId="77777777" w:rsidR="00DF30C2" w:rsidRPr="007036CE" w:rsidRDefault="00DF30C2" w:rsidP="00DF30C2">
            <w:pPr>
              <w:pStyle w:val="GOSTTablenorm"/>
            </w:pPr>
            <w:r w:rsidRPr="007036CE">
              <w:t>-</w:t>
            </w:r>
          </w:p>
        </w:tc>
        <w:tc>
          <w:tcPr>
            <w:tcW w:w="2039" w:type="pct"/>
          </w:tcPr>
          <w:p w14:paraId="2EEBB29E" w14:textId="77777777" w:rsidR="00DF30C2" w:rsidRPr="007036CE" w:rsidRDefault="00DF30C2" w:rsidP="00DF30C2">
            <w:pPr>
              <w:pStyle w:val="GOSTTablenorm"/>
            </w:pPr>
            <w:r w:rsidRPr="007036CE">
              <w:t>-</w:t>
            </w:r>
          </w:p>
        </w:tc>
      </w:tr>
      <w:tr w:rsidR="00DF30C2" w:rsidRPr="007036CE" w14:paraId="15A24F23" w14:textId="77777777" w:rsidTr="00974EB0">
        <w:tc>
          <w:tcPr>
            <w:tcW w:w="1100" w:type="pct"/>
          </w:tcPr>
          <w:p w14:paraId="0703CF32" w14:textId="77777777" w:rsidR="00DF30C2" w:rsidRPr="007036CE" w:rsidRDefault="00DF30C2" w:rsidP="00DF30C2">
            <w:pPr>
              <w:pStyle w:val="GOSTTablenorm"/>
            </w:pPr>
            <w:r w:rsidRPr="007036CE">
              <w:t>Раздел</w:t>
            </w:r>
          </w:p>
        </w:tc>
        <w:tc>
          <w:tcPr>
            <w:tcW w:w="734" w:type="pct"/>
          </w:tcPr>
          <w:p w14:paraId="38305E46" w14:textId="77777777" w:rsidR="00DF30C2" w:rsidRPr="007036CE" w:rsidRDefault="00DF30C2" w:rsidP="00DF30C2">
            <w:pPr>
              <w:pStyle w:val="GOSTTablenorm"/>
              <w:rPr>
                <w:szCs w:val="24"/>
                <w:lang w:val="en-US"/>
              </w:rPr>
            </w:pPr>
            <w:r w:rsidRPr="007036CE">
              <w:rPr>
                <w:b/>
                <w:szCs w:val="24"/>
                <w:lang w:val="en-US"/>
              </w:rPr>
              <w:t>SECTION_2</w:t>
            </w:r>
            <w:r w:rsidRPr="007036CE">
              <w:rPr>
                <w:b/>
                <w:szCs w:val="24"/>
              </w:rPr>
              <w:t>:</w:t>
            </w:r>
            <w:r w:rsidRPr="007036CE">
              <w:rPr>
                <w:szCs w:val="24"/>
                <w:lang w:val="en-US"/>
              </w:rPr>
              <w:t>SECTION_TYPE</w:t>
            </w:r>
          </w:p>
        </w:tc>
        <w:tc>
          <w:tcPr>
            <w:tcW w:w="519" w:type="pct"/>
          </w:tcPr>
          <w:p w14:paraId="329D643E" w14:textId="77777777" w:rsidR="00DF30C2" w:rsidRPr="007036CE" w:rsidRDefault="00DF30C2" w:rsidP="00DF30C2">
            <w:pPr>
              <w:pStyle w:val="GOSTTablenorm"/>
            </w:pPr>
            <w:r w:rsidRPr="007036CE">
              <w:t>Строка</w:t>
            </w:r>
          </w:p>
        </w:tc>
        <w:tc>
          <w:tcPr>
            <w:tcW w:w="300" w:type="pct"/>
          </w:tcPr>
          <w:p w14:paraId="5B1B7CEF" w14:textId="77777777" w:rsidR="00DF30C2" w:rsidRPr="007036CE" w:rsidRDefault="00DF30C2" w:rsidP="00DF30C2">
            <w:pPr>
              <w:pStyle w:val="GOSTTablenorm"/>
            </w:pPr>
            <w:r w:rsidRPr="007036CE">
              <w:t>Да</w:t>
            </w:r>
          </w:p>
        </w:tc>
        <w:tc>
          <w:tcPr>
            <w:tcW w:w="308" w:type="pct"/>
          </w:tcPr>
          <w:p w14:paraId="4894B191" w14:textId="77777777" w:rsidR="00DF30C2" w:rsidRPr="007036CE" w:rsidRDefault="00DF30C2" w:rsidP="00DF30C2">
            <w:pPr>
              <w:pStyle w:val="GOSTTablenorm"/>
            </w:pPr>
            <w:r w:rsidRPr="007036CE">
              <w:rPr>
                <w:lang w:val="en-US"/>
              </w:rPr>
              <w:t>=1</w:t>
            </w:r>
          </w:p>
        </w:tc>
        <w:tc>
          <w:tcPr>
            <w:tcW w:w="2039" w:type="pct"/>
          </w:tcPr>
          <w:p w14:paraId="0B6CF23A" w14:textId="77777777" w:rsidR="00DF30C2" w:rsidRPr="007036CE" w:rsidRDefault="00DF30C2" w:rsidP="00DF30C2">
            <w:pPr>
              <w:pStyle w:val="GOSTTablenorm"/>
            </w:pPr>
            <w:r w:rsidRPr="007036CE">
              <w:t>Указывается тип раздела.</w:t>
            </w:r>
          </w:p>
          <w:p w14:paraId="6D9559C8" w14:textId="3AA7D095" w:rsidR="00DF30C2" w:rsidRPr="007036CE" w:rsidRDefault="00DF30C2" w:rsidP="00DF30C2">
            <w:pPr>
              <w:pStyle w:val="GOSTTablenorm"/>
            </w:pPr>
            <w:r w:rsidRPr="007036CE">
              <w:t xml:space="preserve">Заполняется значением «2» </w:t>
            </w:r>
            <w:r w:rsidR="00BE14C0" w:rsidRPr="007036CE">
              <w:t>–</w:t>
            </w:r>
            <w:r w:rsidRPr="007036CE">
              <w:t xml:space="preserve"> Лимиты бюджетных обязательств</w:t>
            </w:r>
          </w:p>
        </w:tc>
      </w:tr>
      <w:tr w:rsidR="00DF30C2" w:rsidRPr="007036CE" w14:paraId="5C51F025" w14:textId="77777777" w:rsidTr="00974EB0">
        <w:tc>
          <w:tcPr>
            <w:tcW w:w="1100" w:type="pct"/>
          </w:tcPr>
          <w:p w14:paraId="0EC2A066" w14:textId="77777777" w:rsidR="00DF30C2" w:rsidRPr="007036CE" w:rsidRDefault="00DF30C2" w:rsidP="00DF30C2">
            <w:pPr>
              <w:pStyle w:val="GOSTTablenorm"/>
            </w:pPr>
            <w:r w:rsidRPr="007036CE">
              <w:lastRenderedPageBreak/>
              <w:t>Идентификатор строки</w:t>
            </w:r>
          </w:p>
        </w:tc>
        <w:tc>
          <w:tcPr>
            <w:tcW w:w="734" w:type="pct"/>
          </w:tcPr>
          <w:p w14:paraId="5B9022C0" w14:textId="77777777" w:rsidR="00DF30C2" w:rsidRPr="007036CE" w:rsidRDefault="00DF30C2" w:rsidP="00DF30C2">
            <w:pPr>
              <w:pStyle w:val="GOSTTablenorm"/>
              <w:rPr>
                <w:szCs w:val="24"/>
                <w:lang w:val="en-US"/>
              </w:rPr>
            </w:pPr>
            <w:r w:rsidRPr="007036CE">
              <w:rPr>
                <w:b/>
                <w:szCs w:val="24"/>
                <w:lang w:val="en-US"/>
              </w:rPr>
              <w:t>SECTION_2</w:t>
            </w:r>
            <w:r w:rsidRPr="007036CE">
              <w:rPr>
                <w:b/>
                <w:szCs w:val="24"/>
              </w:rPr>
              <w:t>:</w:t>
            </w:r>
            <w:ins w:id="4373" w:author="Сатлер Марина Викторовна" w:date="2024-06-11T14:24:00Z">
              <w:r w:rsidRPr="007036CE">
                <w:rPr>
                  <w:szCs w:val="24"/>
                  <w:lang w:val="en-US"/>
                </w:rPr>
                <w:t>id</w:t>
              </w:r>
            </w:ins>
            <w:del w:id="4374" w:author="Сатлер Марина Викторовна" w:date="2024-06-11T14:24:00Z">
              <w:r w:rsidRPr="007036CE" w:rsidDel="006C14D9">
                <w:rPr>
                  <w:szCs w:val="24"/>
                  <w:lang w:val="en-US"/>
                </w:rPr>
                <w:delText>ID</w:delText>
              </w:r>
            </w:del>
          </w:p>
        </w:tc>
        <w:tc>
          <w:tcPr>
            <w:tcW w:w="519" w:type="pct"/>
          </w:tcPr>
          <w:p w14:paraId="4391F458" w14:textId="77777777" w:rsidR="00DF30C2" w:rsidRPr="007036CE" w:rsidRDefault="00DF30C2" w:rsidP="00DF30C2">
            <w:pPr>
              <w:pStyle w:val="GOSTTablenorm"/>
              <w:rPr>
                <w:lang w:val="en-US"/>
              </w:rPr>
            </w:pPr>
            <w:r w:rsidRPr="007036CE">
              <w:t>Число</w:t>
            </w:r>
          </w:p>
        </w:tc>
        <w:tc>
          <w:tcPr>
            <w:tcW w:w="300" w:type="pct"/>
          </w:tcPr>
          <w:p w14:paraId="5157B094" w14:textId="77777777" w:rsidR="00DF30C2" w:rsidRPr="007036CE" w:rsidRDefault="00DF30C2" w:rsidP="00DF30C2">
            <w:pPr>
              <w:pStyle w:val="GOSTTablenorm"/>
              <w:rPr>
                <w:lang w:val="en-US"/>
              </w:rPr>
            </w:pPr>
            <w:r w:rsidRPr="007036CE">
              <w:t>Да</w:t>
            </w:r>
          </w:p>
        </w:tc>
        <w:tc>
          <w:tcPr>
            <w:tcW w:w="308" w:type="pct"/>
          </w:tcPr>
          <w:p w14:paraId="2C1E0B16" w14:textId="77777777" w:rsidR="00DF30C2" w:rsidRPr="007036CE" w:rsidRDefault="00DF30C2" w:rsidP="00DF30C2">
            <w:pPr>
              <w:pStyle w:val="GOSTTablenorm"/>
            </w:pPr>
            <w:r w:rsidRPr="007036CE">
              <w:t>&lt;=20</w:t>
            </w:r>
          </w:p>
        </w:tc>
        <w:tc>
          <w:tcPr>
            <w:tcW w:w="2039" w:type="pct"/>
          </w:tcPr>
          <w:p w14:paraId="179C255C" w14:textId="77777777" w:rsidR="00DF30C2" w:rsidRPr="007036CE" w:rsidRDefault="00DF30C2" w:rsidP="00DF30C2">
            <w:pPr>
              <w:pStyle w:val="GOSTTablenorm"/>
            </w:pPr>
            <w:r w:rsidRPr="007036CE">
              <w:t>Указывается технический идентификатор строки</w:t>
            </w:r>
          </w:p>
        </w:tc>
      </w:tr>
      <w:tr w:rsidR="00DF30C2" w:rsidRPr="007036CE" w:rsidDel="00DA3A9A" w14:paraId="49E8EEF7" w14:textId="77777777" w:rsidTr="00974EB0">
        <w:trPr>
          <w:del w:id="4375" w:author="Куклина Ю.В." w:date="2024-06-18T09:39:00Z"/>
        </w:trPr>
        <w:tc>
          <w:tcPr>
            <w:tcW w:w="1100" w:type="pct"/>
          </w:tcPr>
          <w:p w14:paraId="4E769E59" w14:textId="77777777" w:rsidR="00DF30C2" w:rsidRPr="007036CE" w:rsidDel="00DA3A9A" w:rsidRDefault="00DF30C2" w:rsidP="00DF30C2">
            <w:pPr>
              <w:pStyle w:val="GOSTTablenorm"/>
              <w:rPr>
                <w:del w:id="4376" w:author="Куклина Ю.В." w:date="2024-06-18T09:39:00Z"/>
              </w:rPr>
            </w:pPr>
            <w:del w:id="4377" w:author="Куклина Ю.В." w:date="2024-06-18T09:39:00Z">
              <w:r w:rsidRPr="007036CE" w:rsidDel="00DA3A9A">
                <w:delText>Номер строки</w:delText>
              </w:r>
            </w:del>
          </w:p>
        </w:tc>
        <w:tc>
          <w:tcPr>
            <w:tcW w:w="734" w:type="pct"/>
          </w:tcPr>
          <w:p w14:paraId="37A58D2E" w14:textId="77777777" w:rsidR="00DF30C2" w:rsidRPr="007036CE" w:rsidDel="00DA3A9A" w:rsidRDefault="00DF30C2" w:rsidP="00DF30C2">
            <w:pPr>
              <w:pStyle w:val="GOSTTablenorm"/>
              <w:rPr>
                <w:del w:id="4378" w:author="Куклина Ю.В." w:date="2024-06-18T09:39:00Z"/>
                <w:szCs w:val="24"/>
                <w:lang w:val="en-US"/>
              </w:rPr>
            </w:pPr>
            <w:del w:id="4379" w:author="Куклина Ю.В." w:date="2024-06-18T09:39:00Z">
              <w:r w:rsidRPr="007036CE" w:rsidDel="00DA3A9A">
                <w:rPr>
                  <w:b/>
                  <w:szCs w:val="24"/>
                  <w:lang w:val="en-US"/>
                </w:rPr>
                <w:delText>SECTION_2</w:delText>
              </w:r>
              <w:r w:rsidRPr="007036CE" w:rsidDel="00DA3A9A">
                <w:rPr>
                  <w:b/>
                  <w:szCs w:val="24"/>
                </w:rPr>
                <w:delText>:</w:delText>
              </w:r>
              <w:r w:rsidRPr="007036CE" w:rsidDel="00DA3A9A">
                <w:rPr>
                  <w:szCs w:val="24"/>
                  <w:lang w:val="en-US"/>
                </w:rPr>
                <w:delText>NUMBROW</w:delText>
              </w:r>
            </w:del>
          </w:p>
        </w:tc>
        <w:tc>
          <w:tcPr>
            <w:tcW w:w="519" w:type="pct"/>
          </w:tcPr>
          <w:p w14:paraId="6525F72C" w14:textId="77777777" w:rsidR="00DF30C2" w:rsidRPr="007036CE" w:rsidDel="00DA3A9A" w:rsidRDefault="00DF30C2" w:rsidP="00DF30C2">
            <w:pPr>
              <w:pStyle w:val="GOSTTablenorm"/>
              <w:rPr>
                <w:del w:id="4380" w:author="Куклина Ю.В." w:date="2024-06-18T09:39:00Z"/>
              </w:rPr>
            </w:pPr>
            <w:del w:id="4381" w:author="Куклина Ю.В." w:date="2024-06-18T09:39:00Z">
              <w:r w:rsidRPr="007036CE" w:rsidDel="00DA3A9A">
                <w:delText>Строка</w:delText>
              </w:r>
            </w:del>
          </w:p>
        </w:tc>
        <w:tc>
          <w:tcPr>
            <w:tcW w:w="300" w:type="pct"/>
          </w:tcPr>
          <w:p w14:paraId="7C884E8A" w14:textId="77777777" w:rsidR="00DF30C2" w:rsidRPr="007036CE" w:rsidDel="00DA3A9A" w:rsidRDefault="00DF30C2" w:rsidP="00DF30C2">
            <w:pPr>
              <w:pStyle w:val="GOSTTablenorm"/>
              <w:rPr>
                <w:del w:id="4382" w:author="Куклина Ю.В." w:date="2024-06-18T09:39:00Z"/>
              </w:rPr>
            </w:pPr>
            <w:del w:id="4383" w:author="Куклина Ю.В." w:date="2024-06-18T09:39:00Z">
              <w:r w:rsidRPr="007036CE" w:rsidDel="00DA3A9A">
                <w:delText>Да</w:delText>
              </w:r>
            </w:del>
          </w:p>
        </w:tc>
        <w:tc>
          <w:tcPr>
            <w:tcW w:w="308" w:type="pct"/>
          </w:tcPr>
          <w:p w14:paraId="1439F221" w14:textId="77777777" w:rsidR="00DF30C2" w:rsidRPr="007036CE" w:rsidDel="00DA3A9A" w:rsidRDefault="00DF30C2" w:rsidP="00DF30C2">
            <w:pPr>
              <w:pStyle w:val="GOSTTablenorm"/>
              <w:rPr>
                <w:del w:id="4384" w:author="Куклина Ю.В." w:date="2024-06-18T09:39:00Z"/>
                <w:lang w:val="en-US"/>
              </w:rPr>
            </w:pPr>
            <w:del w:id="4385" w:author="Куклина Ю.В." w:date="2024-06-18T09:39:00Z">
              <w:r w:rsidRPr="007036CE" w:rsidDel="00DA3A9A">
                <w:rPr>
                  <w:lang w:val="en-US"/>
                </w:rPr>
                <w:delText>&lt;=20</w:delText>
              </w:r>
            </w:del>
          </w:p>
        </w:tc>
        <w:tc>
          <w:tcPr>
            <w:tcW w:w="2039" w:type="pct"/>
          </w:tcPr>
          <w:p w14:paraId="0E0AA858" w14:textId="77777777" w:rsidR="00DF30C2" w:rsidRPr="007036CE" w:rsidDel="00DA3A9A" w:rsidRDefault="00DF30C2" w:rsidP="00DF30C2">
            <w:pPr>
              <w:pStyle w:val="GOSTTablenorm"/>
              <w:rPr>
                <w:del w:id="4386" w:author="Куклина Ю.В." w:date="2024-06-18T09:39:00Z"/>
              </w:rPr>
            </w:pPr>
            <w:del w:id="4387" w:author="Куклина Ю.В." w:date="2024-06-18T09:39:00Z">
              <w:r w:rsidRPr="007036CE" w:rsidDel="00DA3A9A">
                <w:delText>Указывается порядковый номер строки по разделу «ЛБО»</w:delText>
              </w:r>
            </w:del>
          </w:p>
        </w:tc>
      </w:tr>
      <w:tr w:rsidR="00DF30C2" w:rsidRPr="007036CE" w14:paraId="10E0BB59" w14:textId="77777777" w:rsidTr="00974EB0">
        <w:tc>
          <w:tcPr>
            <w:tcW w:w="1100" w:type="pct"/>
          </w:tcPr>
          <w:p w14:paraId="08246003" w14:textId="77777777" w:rsidR="00DF30C2" w:rsidRPr="007036CE" w:rsidRDefault="00DF30C2" w:rsidP="00DF30C2">
            <w:pPr>
              <w:pStyle w:val="GOSTTablenorm"/>
            </w:pPr>
            <w:r w:rsidRPr="007036CE">
              <w:t>КБК</w:t>
            </w:r>
          </w:p>
        </w:tc>
        <w:tc>
          <w:tcPr>
            <w:tcW w:w="734" w:type="pct"/>
          </w:tcPr>
          <w:p w14:paraId="7684043D" w14:textId="77777777" w:rsidR="00DF30C2" w:rsidRPr="007036CE" w:rsidRDefault="00DF30C2" w:rsidP="00DF30C2">
            <w:pPr>
              <w:pStyle w:val="GOSTTablenorm"/>
              <w:rPr>
                <w:szCs w:val="24"/>
                <w:lang w:val="en-US"/>
              </w:rPr>
            </w:pPr>
            <w:r w:rsidRPr="007036CE">
              <w:rPr>
                <w:b/>
                <w:szCs w:val="24"/>
                <w:lang w:val="en-US"/>
              </w:rPr>
              <w:t>SECTION_2</w:t>
            </w:r>
            <w:r w:rsidRPr="007036CE">
              <w:rPr>
                <w:b/>
                <w:szCs w:val="24"/>
              </w:rPr>
              <w:t>:</w:t>
            </w:r>
            <w:r w:rsidRPr="007036CE">
              <w:rPr>
                <w:szCs w:val="24"/>
                <w:lang w:val="en-US"/>
              </w:rPr>
              <w:t>KBK</w:t>
            </w:r>
          </w:p>
        </w:tc>
        <w:tc>
          <w:tcPr>
            <w:tcW w:w="519" w:type="pct"/>
          </w:tcPr>
          <w:p w14:paraId="41A39E5B" w14:textId="77777777" w:rsidR="00DF30C2" w:rsidRPr="007036CE" w:rsidRDefault="00DF30C2" w:rsidP="00DF30C2">
            <w:pPr>
              <w:pStyle w:val="GOSTTablenorm"/>
            </w:pPr>
            <w:r w:rsidRPr="007036CE">
              <w:t>Строка</w:t>
            </w:r>
          </w:p>
        </w:tc>
        <w:tc>
          <w:tcPr>
            <w:tcW w:w="300" w:type="pct"/>
          </w:tcPr>
          <w:p w14:paraId="3CFEEF30" w14:textId="77777777" w:rsidR="00DF30C2" w:rsidRPr="007036CE" w:rsidRDefault="00DF30C2" w:rsidP="00DF30C2">
            <w:pPr>
              <w:pStyle w:val="GOSTTablenorm"/>
            </w:pPr>
            <w:r w:rsidRPr="007036CE">
              <w:t>Да</w:t>
            </w:r>
          </w:p>
        </w:tc>
        <w:tc>
          <w:tcPr>
            <w:tcW w:w="308" w:type="pct"/>
          </w:tcPr>
          <w:p w14:paraId="1B2ACE05" w14:textId="77777777" w:rsidR="00DF30C2" w:rsidRPr="007036CE" w:rsidRDefault="00DF30C2" w:rsidP="00DF30C2">
            <w:pPr>
              <w:pStyle w:val="GOSTTablenorm"/>
            </w:pPr>
            <w:r w:rsidRPr="007036CE">
              <w:rPr>
                <w:lang w:val="en-US"/>
              </w:rPr>
              <w:t>=</w:t>
            </w:r>
            <w:r w:rsidRPr="007036CE">
              <w:t>20</w:t>
            </w:r>
          </w:p>
        </w:tc>
        <w:tc>
          <w:tcPr>
            <w:tcW w:w="2039" w:type="pct"/>
          </w:tcPr>
          <w:p w14:paraId="542E5787" w14:textId="77777777" w:rsidR="00DF30C2" w:rsidRPr="007036CE" w:rsidRDefault="00DF30C2" w:rsidP="00DF30C2">
            <w:pPr>
              <w:pStyle w:val="GOSTTablenorm"/>
            </w:pPr>
            <w:r w:rsidRPr="007036CE">
              <w:t>Указывается код по бюджетной классификации для отражения операции на ЛС ГРБС/ РБС/ ПБС</w:t>
            </w:r>
          </w:p>
        </w:tc>
      </w:tr>
      <w:tr w:rsidR="00DF30C2" w:rsidRPr="007036CE" w14:paraId="32D768A0" w14:textId="77777777" w:rsidTr="00974EB0">
        <w:tc>
          <w:tcPr>
            <w:tcW w:w="1100" w:type="pct"/>
          </w:tcPr>
          <w:p w14:paraId="18800EFD" w14:textId="77777777" w:rsidR="00DF30C2" w:rsidRPr="007036CE" w:rsidRDefault="00DF30C2" w:rsidP="00DF30C2">
            <w:pPr>
              <w:pStyle w:val="GOSTTablenorm"/>
            </w:pPr>
            <w:r w:rsidRPr="007036CE">
              <w:t>Тип КБК</w:t>
            </w:r>
          </w:p>
        </w:tc>
        <w:tc>
          <w:tcPr>
            <w:tcW w:w="734" w:type="pct"/>
          </w:tcPr>
          <w:p w14:paraId="03CBC898" w14:textId="77777777" w:rsidR="00DF30C2" w:rsidRPr="007036CE" w:rsidRDefault="00DF30C2" w:rsidP="00DF30C2">
            <w:pPr>
              <w:pStyle w:val="GOSTTablenorm"/>
              <w:rPr>
                <w:szCs w:val="24"/>
              </w:rPr>
            </w:pPr>
            <w:r w:rsidRPr="007036CE">
              <w:rPr>
                <w:b/>
                <w:szCs w:val="24"/>
                <w:lang w:val="en-US"/>
              </w:rPr>
              <w:t>SECTION_2</w:t>
            </w:r>
            <w:r w:rsidRPr="007036CE">
              <w:rPr>
                <w:b/>
                <w:szCs w:val="24"/>
              </w:rPr>
              <w:t>:</w:t>
            </w:r>
            <w:r w:rsidRPr="007036CE">
              <w:rPr>
                <w:szCs w:val="24"/>
              </w:rPr>
              <w:t>TYPEKBK</w:t>
            </w:r>
          </w:p>
        </w:tc>
        <w:tc>
          <w:tcPr>
            <w:tcW w:w="519" w:type="pct"/>
          </w:tcPr>
          <w:p w14:paraId="3BDB2A0A" w14:textId="77777777" w:rsidR="00DF30C2" w:rsidRPr="007036CE" w:rsidRDefault="00DF30C2" w:rsidP="00DF30C2">
            <w:pPr>
              <w:pStyle w:val="GOSTTablenorm"/>
            </w:pPr>
            <w:r w:rsidRPr="007036CE">
              <w:t>Строка</w:t>
            </w:r>
          </w:p>
        </w:tc>
        <w:tc>
          <w:tcPr>
            <w:tcW w:w="300" w:type="pct"/>
          </w:tcPr>
          <w:p w14:paraId="61E88BA9" w14:textId="77777777" w:rsidR="00DF30C2" w:rsidRPr="007036CE" w:rsidRDefault="00DF30C2" w:rsidP="00DF30C2">
            <w:pPr>
              <w:pStyle w:val="GOSTTablenorm"/>
            </w:pPr>
            <w:r w:rsidRPr="007036CE">
              <w:t>Да</w:t>
            </w:r>
          </w:p>
        </w:tc>
        <w:tc>
          <w:tcPr>
            <w:tcW w:w="308" w:type="pct"/>
          </w:tcPr>
          <w:p w14:paraId="3142BDEB" w14:textId="77777777" w:rsidR="00DF30C2" w:rsidRPr="007036CE" w:rsidRDefault="00DF30C2" w:rsidP="00DF30C2">
            <w:pPr>
              <w:pStyle w:val="GOSTTablenorm"/>
            </w:pPr>
            <w:r w:rsidRPr="007036CE">
              <w:rPr>
                <w:lang w:val="en-US"/>
              </w:rPr>
              <w:t>=</w:t>
            </w:r>
            <w:r w:rsidRPr="007036CE">
              <w:t>2</w:t>
            </w:r>
          </w:p>
        </w:tc>
        <w:tc>
          <w:tcPr>
            <w:tcW w:w="2039" w:type="pct"/>
          </w:tcPr>
          <w:p w14:paraId="687CACF2" w14:textId="77777777" w:rsidR="00DF30C2" w:rsidRPr="007036CE" w:rsidRDefault="00DF30C2" w:rsidP="00DF30C2">
            <w:pPr>
              <w:pStyle w:val="GOSTTablenorm"/>
            </w:pPr>
            <w:r w:rsidRPr="007036CE">
              <w:t>Указывается тип кода по бюджетной классификации.</w:t>
            </w:r>
          </w:p>
          <w:p w14:paraId="1203B22F" w14:textId="4ECC295D" w:rsidR="00DF30C2" w:rsidRPr="007036CE" w:rsidRDefault="00DF30C2" w:rsidP="00DF30C2">
            <w:pPr>
              <w:pStyle w:val="GOSTTablenorm"/>
            </w:pPr>
            <w:r w:rsidRPr="007036CE">
              <w:t xml:space="preserve">Заполняется значением «11» </w:t>
            </w:r>
            <w:r w:rsidR="00BE14C0" w:rsidRPr="007036CE">
              <w:t>–</w:t>
            </w:r>
            <w:r w:rsidRPr="007036CE">
              <w:t xml:space="preserve"> Лимитируемые расходы</w:t>
            </w:r>
          </w:p>
        </w:tc>
      </w:tr>
      <w:tr w:rsidR="00DF30C2" w:rsidRPr="007036CE" w14:paraId="28BB411A" w14:textId="77777777" w:rsidTr="00974EB0">
        <w:tc>
          <w:tcPr>
            <w:tcW w:w="1100" w:type="pct"/>
          </w:tcPr>
          <w:p w14:paraId="0CD59AC5" w14:textId="77777777" w:rsidR="00DF30C2" w:rsidRPr="007036CE" w:rsidRDefault="00DF30C2" w:rsidP="00DF30C2">
            <w:pPr>
              <w:pStyle w:val="GOSTTablenorm"/>
            </w:pPr>
            <w:ins w:id="4388" w:author="Куклина Ю.В." w:date="2024-04-27T14:49:00Z">
              <w:r w:rsidRPr="007036CE">
                <w:t>Код цели</w:t>
              </w:r>
            </w:ins>
            <w:ins w:id="4389" w:author="Куклина Ю.В." w:date="2024-04-27T14:51:00Z">
              <w:r w:rsidRPr="007036CE">
                <w:t xml:space="preserve"> отправителя</w:t>
              </w:r>
            </w:ins>
          </w:p>
        </w:tc>
        <w:tc>
          <w:tcPr>
            <w:tcW w:w="734" w:type="pct"/>
          </w:tcPr>
          <w:p w14:paraId="799F2678" w14:textId="77777777" w:rsidR="00DF30C2" w:rsidRPr="007036CE" w:rsidRDefault="00DF30C2" w:rsidP="00DF30C2">
            <w:pPr>
              <w:pStyle w:val="GOSTTablenorm"/>
              <w:rPr>
                <w:b/>
                <w:szCs w:val="24"/>
                <w:lang w:val="en-US"/>
              </w:rPr>
            </w:pPr>
            <w:ins w:id="4390" w:author="Куклина Ю.В." w:date="2024-04-27T14:49:00Z">
              <w:r w:rsidRPr="007036CE">
                <w:rPr>
                  <w:b/>
                  <w:szCs w:val="24"/>
                  <w:lang w:val="en-US"/>
                </w:rPr>
                <w:t>SECTION_2</w:t>
              </w:r>
              <w:r w:rsidRPr="007036CE">
                <w:rPr>
                  <w:b/>
                  <w:szCs w:val="24"/>
                </w:rPr>
                <w:t>:</w:t>
              </w:r>
              <w:r w:rsidRPr="007036CE">
                <w:rPr>
                  <w:szCs w:val="24"/>
                </w:rPr>
                <w:t>TARGETCODE_</w:t>
              </w:r>
              <w:r w:rsidRPr="007036CE">
                <w:rPr>
                  <w:szCs w:val="24"/>
                  <w:lang w:val="en-US"/>
                </w:rPr>
                <w:t>S</w:t>
              </w:r>
            </w:ins>
          </w:p>
        </w:tc>
        <w:tc>
          <w:tcPr>
            <w:tcW w:w="519" w:type="pct"/>
          </w:tcPr>
          <w:p w14:paraId="6993BE8E" w14:textId="77777777" w:rsidR="00DF30C2" w:rsidRPr="007036CE" w:rsidRDefault="00DF30C2" w:rsidP="00DF30C2">
            <w:pPr>
              <w:pStyle w:val="GOSTTablenorm"/>
            </w:pPr>
            <w:ins w:id="4391" w:author="Куклина Ю.В." w:date="2024-04-27T14:49:00Z">
              <w:r w:rsidRPr="007036CE">
                <w:t>Строка</w:t>
              </w:r>
            </w:ins>
          </w:p>
        </w:tc>
        <w:tc>
          <w:tcPr>
            <w:tcW w:w="300" w:type="pct"/>
          </w:tcPr>
          <w:p w14:paraId="64023C41" w14:textId="77777777" w:rsidR="00DF30C2" w:rsidRPr="007036CE" w:rsidRDefault="00DF30C2" w:rsidP="00DF30C2">
            <w:pPr>
              <w:pStyle w:val="GOSTTablenorm"/>
            </w:pPr>
            <w:ins w:id="4392" w:author="Куклина Ю.В." w:date="2024-04-27T14:49:00Z">
              <w:r w:rsidRPr="007036CE">
                <w:t>Нет</w:t>
              </w:r>
            </w:ins>
          </w:p>
        </w:tc>
        <w:tc>
          <w:tcPr>
            <w:tcW w:w="308" w:type="pct"/>
          </w:tcPr>
          <w:p w14:paraId="44CE6E51" w14:textId="77777777" w:rsidR="00DF30C2" w:rsidRPr="007036CE" w:rsidRDefault="00DF30C2" w:rsidP="00DF30C2">
            <w:pPr>
              <w:pStyle w:val="GOSTTablenorm"/>
              <w:rPr>
                <w:lang w:val="en-US"/>
              </w:rPr>
            </w:pPr>
            <w:ins w:id="4393" w:author="Куклина Ю.В." w:date="2024-04-27T14:49:00Z">
              <w:r w:rsidRPr="007036CE">
                <w:rPr>
                  <w:lang w:val="en-US"/>
                </w:rPr>
                <w:t>&lt;=</w:t>
              </w:r>
              <w:r w:rsidRPr="007036CE">
                <w:t>20</w:t>
              </w:r>
            </w:ins>
          </w:p>
        </w:tc>
        <w:tc>
          <w:tcPr>
            <w:tcW w:w="2039" w:type="pct"/>
          </w:tcPr>
          <w:p w14:paraId="3E6AF810" w14:textId="77777777" w:rsidR="00DF30C2" w:rsidRPr="007036CE" w:rsidRDefault="00DF30C2" w:rsidP="00DF30C2">
            <w:pPr>
              <w:pStyle w:val="GOSTTablenorm"/>
            </w:pPr>
            <w:ins w:id="4394" w:author="Куклина Ю.В." w:date="2024-04-27T14:49:00Z">
              <w:r w:rsidRPr="007036CE">
                <w:rPr>
                  <w:bCs/>
                </w:rPr>
                <w:t>Указывается код цели (аналитический код) для отражения операции на ЛС</w:t>
              </w:r>
            </w:ins>
            <w:ins w:id="4395" w:author="Куклина Ю.В." w:date="2024-04-27T14:50:00Z">
              <w:r w:rsidRPr="007036CE">
                <w:rPr>
                  <w:bCs/>
                </w:rPr>
                <w:t xml:space="preserve"> отправителя</w:t>
              </w:r>
            </w:ins>
            <w:ins w:id="4396" w:author="Куклина Ю.В." w:date="2024-04-27T14:49:00Z">
              <w:r w:rsidRPr="007036CE">
                <w:rPr>
                  <w:bCs/>
                </w:rPr>
                <w:t xml:space="preserve"> </w:t>
              </w:r>
            </w:ins>
            <w:ins w:id="4397" w:author="Куклина Ю.В." w:date="2024-04-27T14:50:00Z">
              <w:r w:rsidRPr="007036CE">
                <w:rPr>
                  <w:bCs/>
                </w:rPr>
                <w:t>(</w:t>
              </w:r>
            </w:ins>
            <w:ins w:id="4398" w:author="Куклина Ю.В." w:date="2024-04-27T14:49:00Z">
              <w:r w:rsidRPr="007036CE">
                <w:rPr>
                  <w:bCs/>
                </w:rPr>
                <w:t>ГРБС/ РБС</w:t>
              </w:r>
            </w:ins>
            <w:ins w:id="4399" w:author="Куклина Ю.В." w:date="2024-04-27T14:50:00Z">
              <w:r w:rsidRPr="007036CE">
                <w:rPr>
                  <w:bCs/>
                </w:rPr>
                <w:t>)</w:t>
              </w:r>
            </w:ins>
            <w:ins w:id="4400" w:author="Куклина Ю.В." w:date="2024-04-27T14:49:00Z">
              <w:r w:rsidRPr="007036CE">
                <w:rPr>
                  <w:bCs/>
                </w:rPr>
                <w:t xml:space="preserve"> (при наличии)</w:t>
              </w:r>
            </w:ins>
          </w:p>
        </w:tc>
      </w:tr>
      <w:tr w:rsidR="00DF30C2" w:rsidRPr="007036CE" w14:paraId="526C9540" w14:textId="77777777" w:rsidTr="00974EB0">
        <w:tc>
          <w:tcPr>
            <w:tcW w:w="1100" w:type="pct"/>
          </w:tcPr>
          <w:p w14:paraId="32BD3A45" w14:textId="77777777" w:rsidR="00DF30C2" w:rsidRPr="007036CE" w:rsidRDefault="00DF30C2" w:rsidP="00DF30C2">
            <w:pPr>
              <w:pStyle w:val="GOSTTablenorm"/>
            </w:pPr>
            <w:r w:rsidRPr="007036CE">
              <w:t>Код цели</w:t>
            </w:r>
            <w:ins w:id="4401" w:author="Куклина Ю.В." w:date="2024-04-27T14:51:00Z">
              <w:r w:rsidRPr="007036CE">
                <w:t xml:space="preserve"> получателя</w:t>
              </w:r>
            </w:ins>
          </w:p>
        </w:tc>
        <w:tc>
          <w:tcPr>
            <w:tcW w:w="734" w:type="pct"/>
          </w:tcPr>
          <w:p w14:paraId="207128E8" w14:textId="77777777" w:rsidR="00DF30C2" w:rsidRPr="007036CE" w:rsidRDefault="00DF30C2" w:rsidP="00DF30C2">
            <w:pPr>
              <w:pStyle w:val="GOSTTablenorm"/>
              <w:rPr>
                <w:szCs w:val="24"/>
                <w:lang w:val="en-US"/>
              </w:rPr>
            </w:pPr>
            <w:r w:rsidRPr="007036CE">
              <w:rPr>
                <w:b/>
                <w:szCs w:val="24"/>
                <w:lang w:val="en-US"/>
              </w:rPr>
              <w:t>SECTION_2</w:t>
            </w:r>
            <w:r w:rsidRPr="007036CE">
              <w:rPr>
                <w:b/>
                <w:szCs w:val="24"/>
              </w:rPr>
              <w:t>:</w:t>
            </w:r>
            <w:r w:rsidRPr="007036CE">
              <w:rPr>
                <w:szCs w:val="24"/>
              </w:rPr>
              <w:t>TARGETCODE</w:t>
            </w:r>
            <w:ins w:id="4402" w:author="Куклина Ю.В." w:date="2024-04-27T14:49:00Z">
              <w:r w:rsidRPr="007036CE">
                <w:rPr>
                  <w:szCs w:val="24"/>
                  <w:lang w:val="en-US"/>
                </w:rPr>
                <w:t>_R</w:t>
              </w:r>
            </w:ins>
          </w:p>
        </w:tc>
        <w:tc>
          <w:tcPr>
            <w:tcW w:w="519" w:type="pct"/>
          </w:tcPr>
          <w:p w14:paraId="303B1CD5" w14:textId="77777777" w:rsidR="00DF30C2" w:rsidRPr="007036CE" w:rsidRDefault="00DF30C2" w:rsidP="00DF30C2">
            <w:pPr>
              <w:pStyle w:val="GOSTTablenorm"/>
            </w:pPr>
            <w:r w:rsidRPr="007036CE">
              <w:t>Строка</w:t>
            </w:r>
          </w:p>
        </w:tc>
        <w:tc>
          <w:tcPr>
            <w:tcW w:w="300" w:type="pct"/>
          </w:tcPr>
          <w:p w14:paraId="66CDD4F8" w14:textId="77777777" w:rsidR="00DF30C2" w:rsidRPr="007036CE" w:rsidRDefault="00DF30C2" w:rsidP="00DF30C2">
            <w:pPr>
              <w:pStyle w:val="GOSTTablenorm"/>
            </w:pPr>
            <w:r w:rsidRPr="007036CE">
              <w:t>Нет</w:t>
            </w:r>
          </w:p>
        </w:tc>
        <w:tc>
          <w:tcPr>
            <w:tcW w:w="308" w:type="pct"/>
          </w:tcPr>
          <w:p w14:paraId="017013C7" w14:textId="77777777" w:rsidR="00DF30C2" w:rsidRPr="007036CE" w:rsidRDefault="00DF30C2" w:rsidP="00DF30C2">
            <w:pPr>
              <w:pStyle w:val="GOSTTablenorm"/>
            </w:pPr>
            <w:r w:rsidRPr="007036CE">
              <w:rPr>
                <w:lang w:val="en-US"/>
              </w:rPr>
              <w:t>&lt;=</w:t>
            </w:r>
            <w:r w:rsidRPr="007036CE">
              <w:t>20</w:t>
            </w:r>
          </w:p>
        </w:tc>
        <w:tc>
          <w:tcPr>
            <w:tcW w:w="2039" w:type="pct"/>
          </w:tcPr>
          <w:p w14:paraId="43B35910" w14:textId="77777777" w:rsidR="00DF30C2" w:rsidRPr="007036CE" w:rsidRDefault="00DF30C2" w:rsidP="00DF30C2">
            <w:pPr>
              <w:pStyle w:val="GOSTTablenorm"/>
            </w:pPr>
            <w:r w:rsidRPr="007036CE">
              <w:rPr>
                <w:bCs/>
              </w:rPr>
              <w:t xml:space="preserve">Указывается код цели (аналитический код) для отражения операции на ЛС </w:t>
            </w:r>
            <w:ins w:id="4403" w:author="Куклина Ю.В." w:date="2024-04-27T14:50:00Z">
              <w:r w:rsidRPr="007036CE">
                <w:rPr>
                  <w:bCs/>
                </w:rPr>
                <w:t xml:space="preserve">получателя </w:t>
              </w:r>
            </w:ins>
            <w:del w:id="4404" w:author="Куклина Ю.В." w:date="2024-04-27T14:49:00Z">
              <w:r w:rsidRPr="007036CE" w:rsidDel="000A23E7">
                <w:rPr>
                  <w:bCs/>
                </w:rPr>
                <w:delText>ГРБС/</w:delText>
              </w:r>
            </w:del>
            <w:ins w:id="4405" w:author="Куклина Ю.В." w:date="2024-04-27T14:50:00Z">
              <w:r w:rsidRPr="007036CE">
                <w:rPr>
                  <w:bCs/>
                </w:rPr>
                <w:t>(</w:t>
              </w:r>
            </w:ins>
            <w:r w:rsidRPr="007036CE">
              <w:rPr>
                <w:bCs/>
              </w:rPr>
              <w:t>РБС/ ПБС</w:t>
            </w:r>
            <w:ins w:id="4406" w:author="Куклина Ю.В." w:date="2024-04-27T14:50:00Z">
              <w:r w:rsidRPr="007036CE">
                <w:rPr>
                  <w:bCs/>
                </w:rPr>
                <w:t>)</w:t>
              </w:r>
            </w:ins>
            <w:r w:rsidRPr="007036CE">
              <w:rPr>
                <w:bCs/>
              </w:rPr>
              <w:t xml:space="preserve"> (при наличии)</w:t>
            </w:r>
          </w:p>
        </w:tc>
      </w:tr>
      <w:tr w:rsidR="00DF30C2" w:rsidRPr="007036CE" w14:paraId="191C2720" w14:textId="77777777" w:rsidTr="00974EB0">
        <w:tc>
          <w:tcPr>
            <w:tcW w:w="1100" w:type="pct"/>
          </w:tcPr>
          <w:p w14:paraId="2AA6A6C5" w14:textId="77777777" w:rsidR="00DF30C2" w:rsidRPr="007036CE" w:rsidRDefault="00DF30C2" w:rsidP="00DF30C2">
            <w:pPr>
              <w:pStyle w:val="GOSTTablenorm"/>
            </w:pPr>
            <w:r w:rsidRPr="007036CE">
              <w:t>Код ОКС</w:t>
            </w:r>
          </w:p>
        </w:tc>
        <w:tc>
          <w:tcPr>
            <w:tcW w:w="734" w:type="pct"/>
          </w:tcPr>
          <w:p w14:paraId="5658AA55" w14:textId="77777777" w:rsidR="00DF30C2" w:rsidRPr="007036CE" w:rsidRDefault="00DF30C2" w:rsidP="00DF30C2">
            <w:pPr>
              <w:pStyle w:val="GOSTTablenorm"/>
              <w:rPr>
                <w:szCs w:val="24"/>
              </w:rPr>
            </w:pPr>
            <w:r w:rsidRPr="007036CE">
              <w:rPr>
                <w:b/>
                <w:szCs w:val="24"/>
                <w:lang w:val="en-US"/>
              </w:rPr>
              <w:t>SECTION_2</w:t>
            </w:r>
            <w:r w:rsidRPr="007036CE">
              <w:rPr>
                <w:b/>
                <w:szCs w:val="24"/>
              </w:rPr>
              <w:t>:</w:t>
            </w:r>
            <w:r w:rsidRPr="007036CE">
              <w:rPr>
                <w:szCs w:val="24"/>
                <w:lang w:val="en-US"/>
              </w:rPr>
              <w:t>OKSCODE</w:t>
            </w:r>
          </w:p>
        </w:tc>
        <w:tc>
          <w:tcPr>
            <w:tcW w:w="519" w:type="pct"/>
          </w:tcPr>
          <w:p w14:paraId="228B65C2" w14:textId="77777777" w:rsidR="00DF30C2" w:rsidRPr="007036CE" w:rsidRDefault="00DF30C2" w:rsidP="00DF30C2">
            <w:pPr>
              <w:pStyle w:val="GOSTTablenorm"/>
            </w:pPr>
            <w:r w:rsidRPr="007036CE">
              <w:t>Строка</w:t>
            </w:r>
          </w:p>
        </w:tc>
        <w:tc>
          <w:tcPr>
            <w:tcW w:w="300" w:type="pct"/>
          </w:tcPr>
          <w:p w14:paraId="58CB8603" w14:textId="77777777" w:rsidR="00DF30C2" w:rsidRPr="007036CE" w:rsidRDefault="00DF30C2" w:rsidP="00DF30C2">
            <w:pPr>
              <w:pStyle w:val="GOSTTablenorm"/>
            </w:pPr>
            <w:r w:rsidRPr="007036CE">
              <w:t>Нет</w:t>
            </w:r>
          </w:p>
        </w:tc>
        <w:tc>
          <w:tcPr>
            <w:tcW w:w="308" w:type="pct"/>
          </w:tcPr>
          <w:p w14:paraId="12E10652" w14:textId="77777777" w:rsidR="00DF30C2" w:rsidRPr="007036CE" w:rsidRDefault="00DF30C2" w:rsidP="00DF30C2">
            <w:pPr>
              <w:pStyle w:val="GOSTTablenorm"/>
            </w:pPr>
            <w:r w:rsidRPr="007036CE">
              <w:t>=18</w:t>
            </w:r>
          </w:p>
        </w:tc>
        <w:tc>
          <w:tcPr>
            <w:tcW w:w="2039" w:type="pct"/>
          </w:tcPr>
          <w:p w14:paraId="5DBC3A79" w14:textId="77777777" w:rsidR="00DF30C2" w:rsidRPr="007036CE" w:rsidRDefault="00DF30C2" w:rsidP="00DF30C2">
            <w:pPr>
              <w:pStyle w:val="GOSTTablenorm"/>
            </w:pPr>
            <w:r w:rsidRPr="007036CE">
              <w:t>Указывается код объекта капитального строительства (недвижимого имущества) для отражения операций бюджетных средств на ЛС ГРБС / РБС/ ПБС</w:t>
            </w:r>
          </w:p>
        </w:tc>
      </w:tr>
      <w:tr w:rsidR="00DF30C2" w:rsidRPr="007036CE" w14:paraId="3E319339" w14:textId="77777777" w:rsidTr="00974EB0">
        <w:tc>
          <w:tcPr>
            <w:tcW w:w="1100" w:type="pct"/>
          </w:tcPr>
          <w:p w14:paraId="6815B111" w14:textId="77777777" w:rsidR="00DF30C2" w:rsidRPr="007036CE" w:rsidRDefault="00DF30C2" w:rsidP="00DF30C2">
            <w:pPr>
              <w:pStyle w:val="GOSTTablenorm"/>
            </w:pPr>
            <w:r w:rsidRPr="007036CE">
              <w:t>Укрупненный КБК</w:t>
            </w:r>
          </w:p>
        </w:tc>
        <w:tc>
          <w:tcPr>
            <w:tcW w:w="734" w:type="pct"/>
          </w:tcPr>
          <w:p w14:paraId="2336CD18" w14:textId="77777777" w:rsidR="00DF30C2" w:rsidRPr="007036CE" w:rsidRDefault="00DF30C2" w:rsidP="00DF30C2">
            <w:pPr>
              <w:pStyle w:val="GOSTTablenorm"/>
              <w:rPr>
                <w:szCs w:val="24"/>
              </w:rPr>
            </w:pPr>
            <w:r w:rsidRPr="007036CE">
              <w:rPr>
                <w:b/>
                <w:szCs w:val="24"/>
                <w:lang w:val="en-US"/>
              </w:rPr>
              <w:t>SECTION_2</w:t>
            </w:r>
            <w:r w:rsidRPr="007036CE">
              <w:rPr>
                <w:b/>
                <w:szCs w:val="24"/>
              </w:rPr>
              <w:t>:</w:t>
            </w:r>
            <w:r w:rsidRPr="007036CE">
              <w:rPr>
                <w:szCs w:val="24"/>
              </w:rPr>
              <w:t>NULLKBK</w:t>
            </w:r>
          </w:p>
        </w:tc>
        <w:tc>
          <w:tcPr>
            <w:tcW w:w="519" w:type="pct"/>
          </w:tcPr>
          <w:p w14:paraId="0866C520" w14:textId="77777777" w:rsidR="00DF30C2" w:rsidRPr="007036CE" w:rsidRDefault="00DF30C2" w:rsidP="00DF30C2">
            <w:pPr>
              <w:pStyle w:val="GOSTTablenorm"/>
            </w:pPr>
            <w:r w:rsidRPr="007036CE">
              <w:t>Строка</w:t>
            </w:r>
          </w:p>
        </w:tc>
        <w:tc>
          <w:tcPr>
            <w:tcW w:w="300" w:type="pct"/>
          </w:tcPr>
          <w:p w14:paraId="69A500F7" w14:textId="77777777" w:rsidR="00DF30C2" w:rsidRPr="007036CE" w:rsidRDefault="00DF30C2" w:rsidP="00DF30C2">
            <w:pPr>
              <w:pStyle w:val="GOSTTablenorm"/>
            </w:pPr>
            <w:r w:rsidRPr="007036CE">
              <w:t>Да</w:t>
            </w:r>
          </w:p>
        </w:tc>
        <w:tc>
          <w:tcPr>
            <w:tcW w:w="308" w:type="pct"/>
          </w:tcPr>
          <w:p w14:paraId="7A22E13D" w14:textId="77777777" w:rsidR="00DF30C2" w:rsidRPr="007036CE" w:rsidRDefault="00DF30C2" w:rsidP="00DF30C2">
            <w:pPr>
              <w:pStyle w:val="GOSTTablenorm"/>
            </w:pPr>
            <w:r w:rsidRPr="007036CE">
              <w:rPr>
                <w:lang w:val="en-US"/>
              </w:rPr>
              <w:t>=</w:t>
            </w:r>
            <w:r w:rsidRPr="007036CE">
              <w:t>20</w:t>
            </w:r>
          </w:p>
        </w:tc>
        <w:tc>
          <w:tcPr>
            <w:tcW w:w="2039" w:type="pct"/>
          </w:tcPr>
          <w:p w14:paraId="2727D560" w14:textId="77777777" w:rsidR="00DF30C2" w:rsidRPr="007036CE" w:rsidRDefault="00DF30C2" w:rsidP="00DF30C2">
            <w:pPr>
              <w:pStyle w:val="GOSTTablenorm"/>
            </w:pPr>
            <w:r w:rsidRPr="007036CE">
              <w:t>Указывается укрупненный код по бюджетной классификации</w:t>
            </w:r>
          </w:p>
        </w:tc>
      </w:tr>
      <w:tr w:rsidR="00DF30C2" w:rsidRPr="007036CE" w14:paraId="6FB26478" w14:textId="77777777" w:rsidTr="00974EB0">
        <w:tc>
          <w:tcPr>
            <w:tcW w:w="1100" w:type="pct"/>
          </w:tcPr>
          <w:p w14:paraId="0EE9D943" w14:textId="77777777" w:rsidR="00DF30C2" w:rsidRPr="007036CE" w:rsidRDefault="00DF30C2" w:rsidP="00DF30C2">
            <w:pPr>
              <w:pStyle w:val="GOSTTablenorm"/>
            </w:pPr>
            <w:r w:rsidRPr="007036CE">
              <w:t>Сумма на текущий год</w:t>
            </w:r>
          </w:p>
        </w:tc>
        <w:tc>
          <w:tcPr>
            <w:tcW w:w="734" w:type="pct"/>
          </w:tcPr>
          <w:p w14:paraId="3C4093DD" w14:textId="77777777" w:rsidR="00DF30C2" w:rsidRPr="007036CE" w:rsidRDefault="00DF30C2" w:rsidP="00DF30C2">
            <w:pPr>
              <w:pStyle w:val="GOSTTablenorm"/>
            </w:pPr>
            <w:r w:rsidRPr="007036CE">
              <w:rPr>
                <w:b/>
                <w:szCs w:val="24"/>
                <w:lang w:val="en-US"/>
              </w:rPr>
              <w:t>SECTION_2</w:t>
            </w:r>
            <w:r w:rsidRPr="007036CE">
              <w:rPr>
                <w:b/>
                <w:szCs w:val="24"/>
              </w:rPr>
              <w:t>:</w:t>
            </w:r>
            <w:r w:rsidRPr="007036CE">
              <w:t>SUM_1</w:t>
            </w:r>
          </w:p>
        </w:tc>
        <w:tc>
          <w:tcPr>
            <w:tcW w:w="519" w:type="pct"/>
          </w:tcPr>
          <w:p w14:paraId="14756BCA" w14:textId="77777777" w:rsidR="00DF30C2" w:rsidRPr="007036CE" w:rsidRDefault="00DF30C2" w:rsidP="00DF30C2">
            <w:pPr>
              <w:pStyle w:val="GOSTTablenorm"/>
            </w:pPr>
            <w:r w:rsidRPr="007036CE">
              <w:t>Сумма</w:t>
            </w:r>
          </w:p>
        </w:tc>
        <w:tc>
          <w:tcPr>
            <w:tcW w:w="300" w:type="pct"/>
          </w:tcPr>
          <w:p w14:paraId="77B4EA70" w14:textId="77777777" w:rsidR="00DF30C2" w:rsidRPr="007036CE" w:rsidRDefault="00DF30C2" w:rsidP="00DF30C2">
            <w:pPr>
              <w:pStyle w:val="GOSTTablenorm"/>
            </w:pPr>
            <w:r w:rsidRPr="007036CE">
              <w:t>Да</w:t>
            </w:r>
          </w:p>
        </w:tc>
        <w:tc>
          <w:tcPr>
            <w:tcW w:w="308" w:type="pct"/>
          </w:tcPr>
          <w:p w14:paraId="7292C485" w14:textId="77777777" w:rsidR="00DF30C2" w:rsidRPr="007036CE" w:rsidRDefault="00DF30C2" w:rsidP="00DF30C2">
            <w:pPr>
              <w:pStyle w:val="GOSTTablenorm"/>
            </w:pPr>
          </w:p>
        </w:tc>
        <w:tc>
          <w:tcPr>
            <w:tcW w:w="2039" w:type="pct"/>
          </w:tcPr>
          <w:p w14:paraId="038A09A6" w14:textId="77777777" w:rsidR="00DF30C2" w:rsidRPr="007036CE" w:rsidDel="005D3EEF" w:rsidRDefault="00DF30C2" w:rsidP="00DF30C2">
            <w:pPr>
              <w:pStyle w:val="GOSTTablenorm"/>
              <w:rPr>
                <w:del w:id="4407" w:author="Куклина Ю.В." w:date="2024-07-02T18:47:00Z"/>
              </w:rPr>
            </w:pPr>
            <w:r w:rsidRPr="007036CE">
              <w:t>Указывается сумма на текущий финансовый год</w:t>
            </w:r>
            <w:del w:id="4408" w:author="Куклина Ю.В." w:date="2024-07-02T18:47:00Z">
              <w:r w:rsidRPr="007036CE" w:rsidDel="005D3EEF">
                <w:delText>при распределении на текущий бюджетный цикл.</w:delText>
              </w:r>
            </w:del>
          </w:p>
          <w:p w14:paraId="61A0C4FF" w14:textId="77777777" w:rsidR="00DF30C2" w:rsidRPr="007036CE" w:rsidRDefault="00DF30C2" w:rsidP="00DF30C2">
            <w:pPr>
              <w:pStyle w:val="GOSTTablenorm"/>
            </w:pPr>
            <w:del w:id="4409" w:author="Куклина Ю.В." w:date="2024-07-02T18:47:00Z">
              <w:r w:rsidRPr="007036CE" w:rsidDel="005D3EEF">
                <w:delText>Указывается значение «0.00» при распределении на новый бюджетный цикл</w:delText>
              </w:r>
            </w:del>
          </w:p>
        </w:tc>
      </w:tr>
      <w:tr w:rsidR="00DF30C2" w:rsidRPr="007036CE" w14:paraId="4CB2E0EC" w14:textId="77777777" w:rsidTr="00974EB0">
        <w:tc>
          <w:tcPr>
            <w:tcW w:w="1100" w:type="pct"/>
          </w:tcPr>
          <w:p w14:paraId="29C536C6" w14:textId="77777777" w:rsidR="00DF30C2" w:rsidRPr="007036CE" w:rsidRDefault="00DF30C2" w:rsidP="00DF30C2">
            <w:pPr>
              <w:pStyle w:val="GOSTTablenorm"/>
            </w:pPr>
            <w:r w:rsidRPr="007036CE">
              <w:t>Сумма на первый год планового периода</w:t>
            </w:r>
          </w:p>
        </w:tc>
        <w:tc>
          <w:tcPr>
            <w:tcW w:w="734" w:type="pct"/>
          </w:tcPr>
          <w:p w14:paraId="0DD3020E" w14:textId="77777777" w:rsidR="00DF30C2" w:rsidRPr="007036CE" w:rsidRDefault="00DF30C2" w:rsidP="00DF30C2">
            <w:pPr>
              <w:pStyle w:val="GOSTTablenorm"/>
            </w:pPr>
            <w:r w:rsidRPr="007036CE">
              <w:rPr>
                <w:b/>
                <w:szCs w:val="24"/>
                <w:lang w:val="en-US"/>
              </w:rPr>
              <w:t>SECTION</w:t>
            </w:r>
            <w:r w:rsidRPr="007036CE">
              <w:rPr>
                <w:b/>
                <w:szCs w:val="24"/>
              </w:rPr>
              <w:t>_2:</w:t>
            </w:r>
            <w:r w:rsidRPr="007036CE">
              <w:t>SUM_2</w:t>
            </w:r>
          </w:p>
        </w:tc>
        <w:tc>
          <w:tcPr>
            <w:tcW w:w="519" w:type="pct"/>
          </w:tcPr>
          <w:p w14:paraId="7302886F" w14:textId="77777777" w:rsidR="00DF30C2" w:rsidRPr="007036CE" w:rsidRDefault="00DF30C2" w:rsidP="00DF30C2">
            <w:pPr>
              <w:pStyle w:val="GOSTTablenorm"/>
            </w:pPr>
            <w:r w:rsidRPr="007036CE">
              <w:t>Сумма</w:t>
            </w:r>
          </w:p>
        </w:tc>
        <w:tc>
          <w:tcPr>
            <w:tcW w:w="300" w:type="pct"/>
          </w:tcPr>
          <w:p w14:paraId="4338F0C0" w14:textId="77777777" w:rsidR="00DF30C2" w:rsidRPr="007036CE" w:rsidRDefault="00DF30C2" w:rsidP="00DF30C2">
            <w:pPr>
              <w:pStyle w:val="GOSTTablenorm"/>
            </w:pPr>
            <w:r w:rsidRPr="007036CE">
              <w:t>Да</w:t>
            </w:r>
          </w:p>
        </w:tc>
        <w:tc>
          <w:tcPr>
            <w:tcW w:w="308" w:type="pct"/>
          </w:tcPr>
          <w:p w14:paraId="7A78DB46" w14:textId="77777777" w:rsidR="00DF30C2" w:rsidRPr="007036CE" w:rsidRDefault="00DF30C2" w:rsidP="00DF30C2">
            <w:pPr>
              <w:pStyle w:val="GOSTTablenorm"/>
            </w:pPr>
          </w:p>
        </w:tc>
        <w:tc>
          <w:tcPr>
            <w:tcW w:w="2039" w:type="pct"/>
          </w:tcPr>
          <w:p w14:paraId="0981115B" w14:textId="77777777" w:rsidR="00DF30C2" w:rsidRPr="007036CE" w:rsidDel="005D3EEF" w:rsidRDefault="00DF30C2" w:rsidP="00DF30C2">
            <w:pPr>
              <w:pStyle w:val="GOSTTablenorm"/>
              <w:rPr>
                <w:del w:id="4410" w:author="Куклина Ю.В." w:date="2024-07-02T18:47:00Z"/>
              </w:rPr>
            </w:pPr>
            <w:r w:rsidRPr="007036CE">
              <w:t>Указывается сумма на 1-й плановый год</w:t>
            </w:r>
            <w:del w:id="4411" w:author="Куклина Ю.В." w:date="2024-07-02T18:47:00Z">
              <w:r w:rsidRPr="007036CE" w:rsidDel="005D3EEF">
                <w:delText xml:space="preserve"> при распределении на текущий бюджетный цикл.</w:delText>
              </w:r>
            </w:del>
          </w:p>
          <w:p w14:paraId="37838C87" w14:textId="77777777" w:rsidR="00DF30C2" w:rsidRPr="007036CE" w:rsidRDefault="00DF30C2" w:rsidP="00DF30C2">
            <w:pPr>
              <w:pStyle w:val="GOSTTablenorm"/>
            </w:pPr>
            <w:del w:id="4412" w:author="Куклина Ю.В." w:date="2024-07-02T18:47:00Z">
              <w:r w:rsidRPr="007036CE" w:rsidDel="005D3EEF">
                <w:delText>Указывается сумма на текущий финансовый год при распределении на новый бюджетный цикл</w:delText>
              </w:r>
            </w:del>
          </w:p>
        </w:tc>
      </w:tr>
      <w:tr w:rsidR="00DF30C2" w:rsidRPr="007036CE" w14:paraId="6B602982" w14:textId="77777777" w:rsidTr="00974EB0">
        <w:tc>
          <w:tcPr>
            <w:tcW w:w="1100" w:type="pct"/>
          </w:tcPr>
          <w:p w14:paraId="056B9B53" w14:textId="77777777" w:rsidR="00DF30C2" w:rsidRPr="007036CE" w:rsidRDefault="00DF30C2" w:rsidP="00DF30C2">
            <w:pPr>
              <w:pStyle w:val="GOSTTablenorm"/>
            </w:pPr>
            <w:r w:rsidRPr="007036CE">
              <w:lastRenderedPageBreak/>
              <w:t>Сумма на второй год планового периода</w:t>
            </w:r>
          </w:p>
        </w:tc>
        <w:tc>
          <w:tcPr>
            <w:tcW w:w="734" w:type="pct"/>
          </w:tcPr>
          <w:p w14:paraId="0C326D9D" w14:textId="77777777" w:rsidR="00DF30C2" w:rsidRPr="007036CE" w:rsidRDefault="00DF30C2" w:rsidP="00DF30C2">
            <w:pPr>
              <w:pStyle w:val="GOSTTablenorm"/>
            </w:pPr>
            <w:r w:rsidRPr="007036CE">
              <w:rPr>
                <w:b/>
                <w:szCs w:val="24"/>
                <w:lang w:val="en-US"/>
              </w:rPr>
              <w:t>SECTION</w:t>
            </w:r>
            <w:r w:rsidRPr="007036CE">
              <w:rPr>
                <w:b/>
                <w:szCs w:val="24"/>
              </w:rPr>
              <w:t>_2:</w:t>
            </w:r>
            <w:r w:rsidRPr="007036CE">
              <w:t>SUM_3</w:t>
            </w:r>
          </w:p>
        </w:tc>
        <w:tc>
          <w:tcPr>
            <w:tcW w:w="519" w:type="pct"/>
          </w:tcPr>
          <w:p w14:paraId="05A3C4D4" w14:textId="77777777" w:rsidR="00DF30C2" w:rsidRPr="007036CE" w:rsidRDefault="00DF30C2" w:rsidP="00DF30C2">
            <w:pPr>
              <w:pStyle w:val="GOSTTablenorm"/>
            </w:pPr>
            <w:r w:rsidRPr="007036CE">
              <w:t>Сумма</w:t>
            </w:r>
          </w:p>
        </w:tc>
        <w:tc>
          <w:tcPr>
            <w:tcW w:w="300" w:type="pct"/>
          </w:tcPr>
          <w:p w14:paraId="76C2B39B" w14:textId="77777777" w:rsidR="00DF30C2" w:rsidRPr="007036CE" w:rsidRDefault="00DF30C2" w:rsidP="00DF30C2">
            <w:pPr>
              <w:pStyle w:val="GOSTTablenorm"/>
            </w:pPr>
            <w:r w:rsidRPr="007036CE">
              <w:t>Да</w:t>
            </w:r>
          </w:p>
        </w:tc>
        <w:tc>
          <w:tcPr>
            <w:tcW w:w="308" w:type="pct"/>
          </w:tcPr>
          <w:p w14:paraId="26714329" w14:textId="77777777" w:rsidR="00DF30C2" w:rsidRPr="007036CE" w:rsidRDefault="00DF30C2" w:rsidP="00DF30C2">
            <w:pPr>
              <w:pStyle w:val="GOSTTablenorm"/>
            </w:pPr>
          </w:p>
        </w:tc>
        <w:tc>
          <w:tcPr>
            <w:tcW w:w="2039" w:type="pct"/>
          </w:tcPr>
          <w:p w14:paraId="622A4D7D" w14:textId="77777777" w:rsidR="00DF30C2" w:rsidRPr="007036CE" w:rsidDel="005D3EEF" w:rsidRDefault="00DF30C2" w:rsidP="00DF30C2">
            <w:pPr>
              <w:pStyle w:val="GOSTTablenorm"/>
              <w:rPr>
                <w:del w:id="4413" w:author="Куклина Ю.В." w:date="2024-07-02T18:47:00Z"/>
              </w:rPr>
            </w:pPr>
            <w:r w:rsidRPr="007036CE">
              <w:t>Указывается сумма на 2-й плановый год</w:t>
            </w:r>
            <w:del w:id="4414" w:author="Куклина Ю.В." w:date="2024-07-02T18:47:00Z">
              <w:r w:rsidRPr="007036CE" w:rsidDel="005D3EEF">
                <w:delText xml:space="preserve"> при распределении на текущий бюджетный цикл.</w:delText>
              </w:r>
            </w:del>
          </w:p>
          <w:p w14:paraId="0BEBAD33" w14:textId="77777777" w:rsidR="00DF30C2" w:rsidRPr="007036CE" w:rsidRDefault="00DF30C2" w:rsidP="00DF30C2">
            <w:pPr>
              <w:pStyle w:val="GOSTTablenorm"/>
            </w:pPr>
            <w:del w:id="4415" w:author="Куклина Ю.В." w:date="2024-07-02T18:47:00Z">
              <w:r w:rsidRPr="007036CE" w:rsidDel="005D3EEF">
                <w:delText>Указывается сумма на 1-й плановый год при распределении на новый бюджетный цикл</w:delText>
              </w:r>
            </w:del>
          </w:p>
        </w:tc>
      </w:tr>
      <w:tr w:rsidR="00DF30C2" w:rsidRPr="007036CE" w:rsidDel="005D3EEF" w14:paraId="391B2A94" w14:textId="77777777" w:rsidTr="00974EB0">
        <w:trPr>
          <w:del w:id="4416" w:author="Куклина Ю.В." w:date="2024-07-02T18:46:00Z"/>
        </w:trPr>
        <w:tc>
          <w:tcPr>
            <w:tcW w:w="1100" w:type="pct"/>
          </w:tcPr>
          <w:p w14:paraId="632551F7" w14:textId="77777777" w:rsidR="00DF30C2" w:rsidRPr="007036CE" w:rsidDel="005D3EEF" w:rsidRDefault="00DF30C2" w:rsidP="00DF30C2">
            <w:pPr>
              <w:pStyle w:val="GOSTTablenorm"/>
              <w:rPr>
                <w:del w:id="4417" w:author="Куклина Ю.В." w:date="2024-07-02T18:46:00Z"/>
              </w:rPr>
            </w:pPr>
            <w:del w:id="4418" w:author="Куклина Ю.В." w:date="2024-07-02T18:46:00Z">
              <w:r w:rsidRPr="007036CE" w:rsidDel="005D3EEF">
                <w:delText>Сумма на третий год планового периода</w:delText>
              </w:r>
            </w:del>
          </w:p>
        </w:tc>
        <w:tc>
          <w:tcPr>
            <w:tcW w:w="734" w:type="pct"/>
          </w:tcPr>
          <w:p w14:paraId="29C666BF" w14:textId="77777777" w:rsidR="00DF30C2" w:rsidRPr="007036CE" w:rsidDel="005D3EEF" w:rsidRDefault="00DF30C2" w:rsidP="00DF30C2">
            <w:pPr>
              <w:pStyle w:val="GOSTTablenorm"/>
              <w:rPr>
                <w:del w:id="4419" w:author="Куклина Ю.В." w:date="2024-07-02T18:46:00Z"/>
              </w:rPr>
            </w:pPr>
            <w:del w:id="4420" w:author="Куклина Ю.В." w:date="2024-07-02T18:46:00Z">
              <w:r w:rsidRPr="007036CE" w:rsidDel="005D3EEF">
                <w:rPr>
                  <w:b/>
                  <w:szCs w:val="24"/>
                  <w:lang w:val="en-US"/>
                </w:rPr>
                <w:delText>SECTION</w:delText>
              </w:r>
              <w:r w:rsidRPr="007036CE" w:rsidDel="005D3EEF">
                <w:rPr>
                  <w:b/>
                  <w:szCs w:val="24"/>
                </w:rPr>
                <w:delText>_2:</w:delText>
              </w:r>
              <w:r w:rsidRPr="007036CE" w:rsidDel="005D3EEF">
                <w:delText>SUM_4</w:delText>
              </w:r>
            </w:del>
          </w:p>
        </w:tc>
        <w:tc>
          <w:tcPr>
            <w:tcW w:w="519" w:type="pct"/>
          </w:tcPr>
          <w:p w14:paraId="3B606416" w14:textId="77777777" w:rsidR="00DF30C2" w:rsidRPr="007036CE" w:rsidDel="005D3EEF" w:rsidRDefault="00DF30C2" w:rsidP="00DF30C2">
            <w:pPr>
              <w:pStyle w:val="GOSTTablenorm"/>
              <w:rPr>
                <w:del w:id="4421" w:author="Куклина Ю.В." w:date="2024-07-02T18:46:00Z"/>
              </w:rPr>
            </w:pPr>
            <w:del w:id="4422" w:author="Куклина Ю.В." w:date="2024-07-02T18:46:00Z">
              <w:r w:rsidRPr="007036CE" w:rsidDel="005D3EEF">
                <w:delText>Сумма</w:delText>
              </w:r>
            </w:del>
          </w:p>
        </w:tc>
        <w:tc>
          <w:tcPr>
            <w:tcW w:w="300" w:type="pct"/>
          </w:tcPr>
          <w:p w14:paraId="7BEC6A65" w14:textId="77777777" w:rsidR="00DF30C2" w:rsidRPr="007036CE" w:rsidDel="005D3EEF" w:rsidRDefault="00DF30C2" w:rsidP="00DF30C2">
            <w:pPr>
              <w:pStyle w:val="GOSTTablenorm"/>
              <w:rPr>
                <w:del w:id="4423" w:author="Куклина Ю.В." w:date="2024-07-02T18:46:00Z"/>
              </w:rPr>
            </w:pPr>
            <w:del w:id="4424" w:author="Куклина Ю.В." w:date="2024-07-02T18:46:00Z">
              <w:r w:rsidRPr="007036CE" w:rsidDel="005D3EEF">
                <w:delText>Да</w:delText>
              </w:r>
            </w:del>
          </w:p>
        </w:tc>
        <w:tc>
          <w:tcPr>
            <w:tcW w:w="308" w:type="pct"/>
          </w:tcPr>
          <w:p w14:paraId="37BA8CB1" w14:textId="77777777" w:rsidR="00DF30C2" w:rsidRPr="007036CE" w:rsidDel="005D3EEF" w:rsidRDefault="00DF30C2" w:rsidP="00DF30C2">
            <w:pPr>
              <w:pStyle w:val="GOSTTablenorm"/>
              <w:rPr>
                <w:del w:id="4425" w:author="Куклина Ю.В." w:date="2024-07-02T18:46:00Z"/>
              </w:rPr>
            </w:pPr>
          </w:p>
        </w:tc>
        <w:tc>
          <w:tcPr>
            <w:tcW w:w="2039" w:type="pct"/>
          </w:tcPr>
          <w:p w14:paraId="0AB440A4" w14:textId="77777777" w:rsidR="00DF30C2" w:rsidRPr="007036CE" w:rsidDel="005D3EEF" w:rsidRDefault="00DF30C2" w:rsidP="00DF30C2">
            <w:pPr>
              <w:pStyle w:val="GOSTTablenorm"/>
              <w:rPr>
                <w:del w:id="4426" w:author="Куклина Ю.В." w:date="2024-07-02T18:46:00Z"/>
              </w:rPr>
            </w:pPr>
            <w:del w:id="4427" w:author="Куклина Ю.В." w:date="2024-07-02T18:46:00Z">
              <w:r w:rsidRPr="007036CE" w:rsidDel="005D3EEF">
                <w:delText>Указывается значение «0.00» при распределении на текущий бюджетный цикл.</w:delText>
              </w:r>
            </w:del>
          </w:p>
          <w:p w14:paraId="40207AFE" w14:textId="77777777" w:rsidR="00DF30C2" w:rsidRPr="007036CE" w:rsidDel="005D3EEF" w:rsidRDefault="00DF30C2" w:rsidP="00DF30C2">
            <w:pPr>
              <w:pStyle w:val="GOSTTablenorm"/>
              <w:rPr>
                <w:del w:id="4428" w:author="Куклина Ю.В." w:date="2024-07-02T18:46:00Z"/>
              </w:rPr>
            </w:pPr>
            <w:del w:id="4429" w:author="Куклина Ю.В." w:date="2024-07-02T18:46:00Z">
              <w:r w:rsidRPr="007036CE" w:rsidDel="005D3EEF">
                <w:delText>Указывается сумма на 2-й плановый год при распределении на новый бюджетный цикл</w:delText>
              </w:r>
            </w:del>
          </w:p>
        </w:tc>
      </w:tr>
      <w:tr w:rsidR="00DF30C2" w:rsidRPr="007036CE" w14:paraId="07E4FEC8" w14:textId="77777777" w:rsidTr="00974EB0">
        <w:tc>
          <w:tcPr>
            <w:tcW w:w="1100" w:type="pct"/>
          </w:tcPr>
          <w:p w14:paraId="623D5478" w14:textId="77777777" w:rsidR="00DF30C2" w:rsidRPr="007036CE" w:rsidRDefault="00DF30C2" w:rsidP="00DF30C2">
            <w:pPr>
              <w:pStyle w:val="GOSTTablenorm"/>
              <w:rPr>
                <w:b/>
              </w:rPr>
            </w:pPr>
            <w:r w:rsidRPr="007036CE">
              <w:rPr>
                <w:b/>
              </w:rPr>
              <w:t>Строки документа по разделу «ПОФР»</w:t>
            </w:r>
          </w:p>
        </w:tc>
        <w:tc>
          <w:tcPr>
            <w:tcW w:w="734" w:type="pct"/>
          </w:tcPr>
          <w:p w14:paraId="65DE5E3A" w14:textId="77777777" w:rsidR="00DF30C2" w:rsidRPr="007036CE" w:rsidRDefault="00DF30C2" w:rsidP="00DF30C2">
            <w:pPr>
              <w:pStyle w:val="GOSTTablenorm"/>
              <w:rPr>
                <w:b/>
                <w:szCs w:val="24"/>
                <w:lang w:val="en-US"/>
              </w:rPr>
            </w:pPr>
            <w:r w:rsidRPr="007036CE">
              <w:rPr>
                <w:b/>
                <w:szCs w:val="24"/>
                <w:lang w:val="en-US"/>
              </w:rPr>
              <w:t>SECTION_</w:t>
            </w:r>
            <w:r w:rsidRPr="007036CE">
              <w:rPr>
                <w:b/>
                <w:szCs w:val="24"/>
              </w:rPr>
              <w:t>3</w:t>
            </w:r>
          </w:p>
        </w:tc>
        <w:tc>
          <w:tcPr>
            <w:tcW w:w="519" w:type="pct"/>
          </w:tcPr>
          <w:p w14:paraId="1ED1C0B9" w14:textId="77777777" w:rsidR="00DF30C2" w:rsidRPr="007036CE" w:rsidRDefault="00DF30C2" w:rsidP="00DF30C2">
            <w:pPr>
              <w:pStyle w:val="GOSTTablenorm"/>
            </w:pPr>
            <w:r w:rsidRPr="007036CE">
              <w:t>Массив</w:t>
            </w:r>
          </w:p>
        </w:tc>
        <w:tc>
          <w:tcPr>
            <w:tcW w:w="300" w:type="pct"/>
          </w:tcPr>
          <w:p w14:paraId="6FDB3107" w14:textId="77777777" w:rsidR="00DF30C2" w:rsidRPr="007036CE" w:rsidRDefault="00DF30C2" w:rsidP="00DF30C2">
            <w:pPr>
              <w:pStyle w:val="GOSTTablenorm"/>
            </w:pPr>
            <w:r w:rsidRPr="007036CE">
              <w:t>Нет</w:t>
            </w:r>
          </w:p>
        </w:tc>
        <w:tc>
          <w:tcPr>
            <w:tcW w:w="308" w:type="pct"/>
          </w:tcPr>
          <w:p w14:paraId="46F4BFBF" w14:textId="77777777" w:rsidR="00DF30C2" w:rsidRPr="007036CE" w:rsidRDefault="00DF30C2" w:rsidP="00DF30C2">
            <w:pPr>
              <w:pStyle w:val="GOSTTablenorm"/>
            </w:pPr>
            <w:r w:rsidRPr="007036CE">
              <w:t>-</w:t>
            </w:r>
          </w:p>
        </w:tc>
        <w:tc>
          <w:tcPr>
            <w:tcW w:w="2039" w:type="pct"/>
          </w:tcPr>
          <w:p w14:paraId="366CD2EF" w14:textId="77777777" w:rsidR="00DF30C2" w:rsidRPr="007036CE" w:rsidRDefault="00DF30C2" w:rsidP="00DF30C2">
            <w:pPr>
              <w:pStyle w:val="GOSTTablenorm"/>
            </w:pPr>
            <w:r w:rsidRPr="007036CE">
              <w:t>-</w:t>
            </w:r>
          </w:p>
        </w:tc>
      </w:tr>
      <w:tr w:rsidR="00DF30C2" w:rsidRPr="007036CE" w14:paraId="118F4220" w14:textId="77777777" w:rsidTr="00974EB0">
        <w:tc>
          <w:tcPr>
            <w:tcW w:w="1100" w:type="pct"/>
          </w:tcPr>
          <w:p w14:paraId="770EFDF8" w14:textId="77777777" w:rsidR="00DF30C2" w:rsidRPr="007036CE" w:rsidRDefault="00DF30C2" w:rsidP="00DF30C2">
            <w:pPr>
              <w:pStyle w:val="GOSTTablenorm"/>
            </w:pPr>
            <w:r w:rsidRPr="007036CE">
              <w:t>Раздел</w:t>
            </w:r>
          </w:p>
        </w:tc>
        <w:tc>
          <w:tcPr>
            <w:tcW w:w="734" w:type="pct"/>
          </w:tcPr>
          <w:p w14:paraId="1531FF98" w14:textId="77777777" w:rsidR="00DF30C2" w:rsidRPr="007036CE" w:rsidRDefault="00DF30C2" w:rsidP="00DF30C2">
            <w:pPr>
              <w:pStyle w:val="GOSTTablenorm"/>
              <w:rPr>
                <w:szCs w:val="24"/>
                <w:lang w:val="en-US"/>
              </w:rPr>
            </w:pPr>
            <w:r w:rsidRPr="007036CE">
              <w:rPr>
                <w:b/>
                <w:szCs w:val="24"/>
                <w:lang w:val="en-US"/>
              </w:rPr>
              <w:t>SECTION_</w:t>
            </w:r>
            <w:r w:rsidRPr="007036CE">
              <w:rPr>
                <w:b/>
                <w:szCs w:val="24"/>
              </w:rPr>
              <w:t>3:</w:t>
            </w:r>
            <w:r w:rsidRPr="007036CE">
              <w:rPr>
                <w:szCs w:val="24"/>
                <w:lang w:val="en-US"/>
              </w:rPr>
              <w:t>SECTION_TYPE</w:t>
            </w:r>
          </w:p>
        </w:tc>
        <w:tc>
          <w:tcPr>
            <w:tcW w:w="519" w:type="pct"/>
          </w:tcPr>
          <w:p w14:paraId="3A271E4B" w14:textId="77777777" w:rsidR="00DF30C2" w:rsidRPr="007036CE" w:rsidRDefault="00DF30C2" w:rsidP="00DF30C2">
            <w:pPr>
              <w:pStyle w:val="GOSTTablenorm"/>
            </w:pPr>
            <w:r w:rsidRPr="007036CE">
              <w:t>Строка</w:t>
            </w:r>
          </w:p>
        </w:tc>
        <w:tc>
          <w:tcPr>
            <w:tcW w:w="300" w:type="pct"/>
          </w:tcPr>
          <w:p w14:paraId="09C2064E" w14:textId="77777777" w:rsidR="00DF30C2" w:rsidRPr="007036CE" w:rsidRDefault="00DF30C2" w:rsidP="00DF30C2">
            <w:pPr>
              <w:pStyle w:val="GOSTTablenorm"/>
            </w:pPr>
            <w:r w:rsidRPr="007036CE">
              <w:t>Да</w:t>
            </w:r>
          </w:p>
        </w:tc>
        <w:tc>
          <w:tcPr>
            <w:tcW w:w="308" w:type="pct"/>
          </w:tcPr>
          <w:p w14:paraId="737896C1" w14:textId="77777777" w:rsidR="00DF30C2" w:rsidRPr="007036CE" w:rsidRDefault="00DF30C2" w:rsidP="00DF30C2">
            <w:pPr>
              <w:pStyle w:val="GOSTTablenorm"/>
              <w:rPr>
                <w:lang w:val="en-US"/>
              </w:rPr>
            </w:pPr>
            <w:r w:rsidRPr="007036CE">
              <w:rPr>
                <w:lang w:val="en-US"/>
              </w:rPr>
              <w:t>=1</w:t>
            </w:r>
          </w:p>
        </w:tc>
        <w:tc>
          <w:tcPr>
            <w:tcW w:w="2039" w:type="pct"/>
          </w:tcPr>
          <w:p w14:paraId="743C61B2" w14:textId="77777777" w:rsidR="00DF30C2" w:rsidRPr="007036CE" w:rsidRDefault="00DF30C2" w:rsidP="00DF30C2">
            <w:pPr>
              <w:pStyle w:val="GOSTTablenorm"/>
            </w:pPr>
            <w:r w:rsidRPr="007036CE">
              <w:t>Указывается тип раздела.</w:t>
            </w:r>
          </w:p>
          <w:p w14:paraId="4B7CE5F8" w14:textId="1F830810" w:rsidR="00DF30C2" w:rsidRPr="007036CE" w:rsidRDefault="00DF30C2" w:rsidP="00DF30C2">
            <w:pPr>
              <w:pStyle w:val="GOSTTablenorm"/>
            </w:pPr>
            <w:r w:rsidRPr="007036CE">
              <w:t xml:space="preserve">Заполняется значением «3» </w:t>
            </w:r>
            <w:r w:rsidR="00BE14C0" w:rsidRPr="007036CE">
              <w:t>–</w:t>
            </w:r>
            <w:r w:rsidRPr="007036CE">
              <w:t xml:space="preserve"> Предельные объемы финансирования</w:t>
            </w:r>
          </w:p>
        </w:tc>
      </w:tr>
      <w:tr w:rsidR="00DF30C2" w:rsidRPr="007036CE" w14:paraId="554C287A" w14:textId="77777777" w:rsidTr="00974EB0">
        <w:tc>
          <w:tcPr>
            <w:tcW w:w="1100" w:type="pct"/>
          </w:tcPr>
          <w:p w14:paraId="3FE86FBC" w14:textId="77777777" w:rsidR="00DF30C2" w:rsidRPr="007036CE" w:rsidRDefault="00DF30C2" w:rsidP="00DF30C2">
            <w:pPr>
              <w:pStyle w:val="GOSTTablenorm"/>
            </w:pPr>
            <w:r w:rsidRPr="007036CE">
              <w:t>Идентификатор строки</w:t>
            </w:r>
          </w:p>
        </w:tc>
        <w:tc>
          <w:tcPr>
            <w:tcW w:w="734" w:type="pct"/>
          </w:tcPr>
          <w:p w14:paraId="53135C48" w14:textId="77777777" w:rsidR="00DF30C2" w:rsidRPr="007036CE" w:rsidRDefault="00DF30C2" w:rsidP="00DF30C2">
            <w:pPr>
              <w:pStyle w:val="GOSTTablenorm"/>
              <w:rPr>
                <w:szCs w:val="24"/>
                <w:lang w:val="en-US"/>
              </w:rPr>
            </w:pPr>
            <w:r w:rsidRPr="007036CE">
              <w:rPr>
                <w:b/>
                <w:szCs w:val="24"/>
                <w:lang w:val="en-US"/>
              </w:rPr>
              <w:t>SECTION_</w:t>
            </w:r>
            <w:r w:rsidRPr="007036CE">
              <w:rPr>
                <w:b/>
                <w:szCs w:val="24"/>
              </w:rPr>
              <w:t>3:</w:t>
            </w:r>
            <w:ins w:id="4430" w:author="Сатлер Марина Викторовна" w:date="2024-06-11T14:24:00Z">
              <w:r w:rsidRPr="007036CE">
                <w:rPr>
                  <w:szCs w:val="24"/>
                  <w:lang w:val="en-US"/>
                </w:rPr>
                <w:t>id</w:t>
              </w:r>
            </w:ins>
            <w:del w:id="4431" w:author="Сатлер Марина Викторовна" w:date="2024-06-11T14:24:00Z">
              <w:r w:rsidRPr="007036CE" w:rsidDel="006C14D9">
                <w:rPr>
                  <w:szCs w:val="24"/>
                  <w:lang w:val="en-US"/>
                </w:rPr>
                <w:delText>ID</w:delText>
              </w:r>
            </w:del>
          </w:p>
        </w:tc>
        <w:tc>
          <w:tcPr>
            <w:tcW w:w="519" w:type="pct"/>
          </w:tcPr>
          <w:p w14:paraId="28C81FF5" w14:textId="77777777" w:rsidR="00DF30C2" w:rsidRPr="007036CE" w:rsidRDefault="00DF30C2" w:rsidP="00DF30C2">
            <w:pPr>
              <w:pStyle w:val="GOSTTablenorm"/>
              <w:rPr>
                <w:lang w:val="en-US"/>
              </w:rPr>
            </w:pPr>
            <w:r w:rsidRPr="007036CE">
              <w:t>Число</w:t>
            </w:r>
          </w:p>
        </w:tc>
        <w:tc>
          <w:tcPr>
            <w:tcW w:w="300" w:type="pct"/>
          </w:tcPr>
          <w:p w14:paraId="207EBFC4" w14:textId="77777777" w:rsidR="00DF30C2" w:rsidRPr="007036CE" w:rsidRDefault="00DF30C2" w:rsidP="00DF30C2">
            <w:pPr>
              <w:pStyle w:val="GOSTTablenorm"/>
              <w:rPr>
                <w:lang w:val="en-US"/>
              </w:rPr>
            </w:pPr>
            <w:r w:rsidRPr="007036CE">
              <w:t>Да</w:t>
            </w:r>
          </w:p>
        </w:tc>
        <w:tc>
          <w:tcPr>
            <w:tcW w:w="308" w:type="pct"/>
          </w:tcPr>
          <w:p w14:paraId="398F79CD" w14:textId="77777777" w:rsidR="00DF30C2" w:rsidRPr="007036CE" w:rsidRDefault="00DF30C2" w:rsidP="00DF30C2">
            <w:pPr>
              <w:pStyle w:val="GOSTTablenorm"/>
            </w:pPr>
            <w:r w:rsidRPr="007036CE">
              <w:t>&lt;=20</w:t>
            </w:r>
          </w:p>
        </w:tc>
        <w:tc>
          <w:tcPr>
            <w:tcW w:w="2039" w:type="pct"/>
          </w:tcPr>
          <w:p w14:paraId="50407EC5" w14:textId="77777777" w:rsidR="00DF30C2" w:rsidRPr="007036CE" w:rsidRDefault="00DF30C2" w:rsidP="00DF30C2">
            <w:pPr>
              <w:pStyle w:val="GOSTTablenorm"/>
            </w:pPr>
            <w:r w:rsidRPr="007036CE">
              <w:t>Указывается технический идентификатор строки</w:t>
            </w:r>
          </w:p>
        </w:tc>
      </w:tr>
      <w:tr w:rsidR="00DF30C2" w:rsidRPr="007036CE" w:rsidDel="00DA3A9A" w14:paraId="3A3D08C9" w14:textId="77777777" w:rsidTr="00974EB0">
        <w:trPr>
          <w:del w:id="4432" w:author="Куклина Ю.В." w:date="2024-06-18T09:40:00Z"/>
        </w:trPr>
        <w:tc>
          <w:tcPr>
            <w:tcW w:w="1100" w:type="pct"/>
          </w:tcPr>
          <w:p w14:paraId="65B9B326" w14:textId="77777777" w:rsidR="00DF30C2" w:rsidRPr="007036CE" w:rsidDel="00DA3A9A" w:rsidRDefault="00DF30C2" w:rsidP="00DF30C2">
            <w:pPr>
              <w:pStyle w:val="GOSTTablenorm"/>
              <w:rPr>
                <w:del w:id="4433" w:author="Куклина Ю.В." w:date="2024-06-18T09:40:00Z"/>
              </w:rPr>
            </w:pPr>
            <w:del w:id="4434" w:author="Куклина Ю.В." w:date="2024-06-18T09:40:00Z">
              <w:r w:rsidRPr="007036CE" w:rsidDel="00DA3A9A">
                <w:delText>Номер строки</w:delText>
              </w:r>
            </w:del>
          </w:p>
        </w:tc>
        <w:tc>
          <w:tcPr>
            <w:tcW w:w="734" w:type="pct"/>
          </w:tcPr>
          <w:p w14:paraId="201AA90D" w14:textId="77777777" w:rsidR="00DF30C2" w:rsidRPr="007036CE" w:rsidDel="00DA3A9A" w:rsidRDefault="00DF30C2" w:rsidP="00DF30C2">
            <w:pPr>
              <w:pStyle w:val="GOSTTablenorm"/>
              <w:rPr>
                <w:del w:id="4435" w:author="Куклина Ю.В." w:date="2024-06-18T09:40:00Z"/>
                <w:szCs w:val="24"/>
                <w:lang w:val="en-US"/>
              </w:rPr>
            </w:pPr>
            <w:del w:id="4436" w:author="Куклина Ю.В." w:date="2024-06-18T09:40:00Z">
              <w:r w:rsidRPr="007036CE" w:rsidDel="00DA3A9A">
                <w:rPr>
                  <w:b/>
                  <w:szCs w:val="24"/>
                  <w:lang w:val="en-US"/>
                </w:rPr>
                <w:delText>SECTION_</w:delText>
              </w:r>
              <w:r w:rsidRPr="007036CE" w:rsidDel="00DA3A9A">
                <w:rPr>
                  <w:b/>
                  <w:szCs w:val="24"/>
                </w:rPr>
                <w:delText>3:</w:delText>
              </w:r>
              <w:r w:rsidRPr="007036CE" w:rsidDel="00DA3A9A">
                <w:rPr>
                  <w:szCs w:val="24"/>
                  <w:lang w:val="en-US"/>
                </w:rPr>
                <w:delText>NUMBROW</w:delText>
              </w:r>
            </w:del>
          </w:p>
        </w:tc>
        <w:tc>
          <w:tcPr>
            <w:tcW w:w="519" w:type="pct"/>
          </w:tcPr>
          <w:p w14:paraId="39D40EF2" w14:textId="77777777" w:rsidR="00DF30C2" w:rsidRPr="007036CE" w:rsidDel="00DA3A9A" w:rsidRDefault="00DF30C2" w:rsidP="00DF30C2">
            <w:pPr>
              <w:pStyle w:val="GOSTTablenorm"/>
              <w:rPr>
                <w:del w:id="4437" w:author="Куклина Ю.В." w:date="2024-06-18T09:40:00Z"/>
              </w:rPr>
            </w:pPr>
            <w:del w:id="4438" w:author="Куклина Ю.В." w:date="2024-06-18T09:40:00Z">
              <w:r w:rsidRPr="007036CE" w:rsidDel="00DA3A9A">
                <w:delText>Строка</w:delText>
              </w:r>
            </w:del>
          </w:p>
        </w:tc>
        <w:tc>
          <w:tcPr>
            <w:tcW w:w="300" w:type="pct"/>
          </w:tcPr>
          <w:p w14:paraId="174E2EBC" w14:textId="77777777" w:rsidR="00DF30C2" w:rsidRPr="007036CE" w:rsidDel="00DA3A9A" w:rsidRDefault="00DF30C2" w:rsidP="00DF30C2">
            <w:pPr>
              <w:pStyle w:val="GOSTTablenorm"/>
              <w:rPr>
                <w:del w:id="4439" w:author="Куклина Ю.В." w:date="2024-06-18T09:40:00Z"/>
              </w:rPr>
            </w:pPr>
            <w:del w:id="4440" w:author="Куклина Ю.В." w:date="2024-06-18T09:40:00Z">
              <w:r w:rsidRPr="007036CE" w:rsidDel="00DA3A9A">
                <w:delText>Да</w:delText>
              </w:r>
            </w:del>
          </w:p>
        </w:tc>
        <w:tc>
          <w:tcPr>
            <w:tcW w:w="308" w:type="pct"/>
          </w:tcPr>
          <w:p w14:paraId="2D63AD74" w14:textId="77777777" w:rsidR="00DF30C2" w:rsidRPr="007036CE" w:rsidDel="00DA3A9A" w:rsidRDefault="00DF30C2" w:rsidP="00DF30C2">
            <w:pPr>
              <w:pStyle w:val="GOSTTablenorm"/>
              <w:rPr>
                <w:del w:id="4441" w:author="Куклина Ю.В." w:date="2024-06-18T09:40:00Z"/>
              </w:rPr>
            </w:pPr>
            <w:del w:id="4442" w:author="Куклина Ю.В." w:date="2024-06-18T09:40:00Z">
              <w:r w:rsidRPr="007036CE" w:rsidDel="00DA3A9A">
                <w:rPr>
                  <w:lang w:val="en-US"/>
                </w:rPr>
                <w:delText>&lt;=20</w:delText>
              </w:r>
            </w:del>
          </w:p>
        </w:tc>
        <w:tc>
          <w:tcPr>
            <w:tcW w:w="2039" w:type="pct"/>
          </w:tcPr>
          <w:p w14:paraId="6401F5BC" w14:textId="77777777" w:rsidR="00DF30C2" w:rsidRPr="007036CE" w:rsidDel="00DA3A9A" w:rsidRDefault="00DF30C2" w:rsidP="00DF30C2">
            <w:pPr>
              <w:pStyle w:val="GOSTTablenorm"/>
              <w:rPr>
                <w:del w:id="4443" w:author="Куклина Ю.В." w:date="2024-06-18T09:40:00Z"/>
              </w:rPr>
            </w:pPr>
            <w:del w:id="4444" w:author="Куклина Ю.В." w:date="2024-06-18T09:40:00Z">
              <w:r w:rsidRPr="007036CE" w:rsidDel="00DA3A9A">
                <w:delText>Указывается порядковый номер строки по разделу «ПОФР»</w:delText>
              </w:r>
            </w:del>
          </w:p>
        </w:tc>
      </w:tr>
      <w:tr w:rsidR="00DF30C2" w:rsidRPr="007036CE" w14:paraId="0444D67B" w14:textId="77777777" w:rsidTr="00974EB0">
        <w:tc>
          <w:tcPr>
            <w:tcW w:w="1100" w:type="pct"/>
          </w:tcPr>
          <w:p w14:paraId="5286D88A" w14:textId="77777777" w:rsidR="00DF30C2" w:rsidRPr="007036CE" w:rsidRDefault="00DF30C2" w:rsidP="00DF30C2">
            <w:pPr>
              <w:pStyle w:val="GOSTTablenorm"/>
            </w:pPr>
            <w:r w:rsidRPr="007036CE">
              <w:t>КБК</w:t>
            </w:r>
          </w:p>
        </w:tc>
        <w:tc>
          <w:tcPr>
            <w:tcW w:w="734" w:type="pct"/>
          </w:tcPr>
          <w:p w14:paraId="1A2E17F4" w14:textId="77777777" w:rsidR="00DF30C2" w:rsidRPr="007036CE" w:rsidRDefault="00DF30C2" w:rsidP="00DF30C2">
            <w:pPr>
              <w:pStyle w:val="GOSTTablenorm"/>
              <w:rPr>
                <w:szCs w:val="24"/>
                <w:lang w:val="en-US"/>
              </w:rPr>
            </w:pPr>
            <w:r w:rsidRPr="007036CE">
              <w:rPr>
                <w:b/>
                <w:szCs w:val="24"/>
                <w:lang w:val="en-US"/>
              </w:rPr>
              <w:t>SECTION_</w:t>
            </w:r>
            <w:r w:rsidRPr="007036CE">
              <w:rPr>
                <w:b/>
                <w:szCs w:val="24"/>
              </w:rPr>
              <w:t>3:</w:t>
            </w:r>
            <w:r w:rsidRPr="007036CE">
              <w:rPr>
                <w:szCs w:val="24"/>
                <w:lang w:val="en-US"/>
              </w:rPr>
              <w:t>KBK</w:t>
            </w:r>
          </w:p>
        </w:tc>
        <w:tc>
          <w:tcPr>
            <w:tcW w:w="519" w:type="pct"/>
          </w:tcPr>
          <w:p w14:paraId="75599BBE" w14:textId="77777777" w:rsidR="00DF30C2" w:rsidRPr="007036CE" w:rsidRDefault="00DF30C2" w:rsidP="00DF30C2">
            <w:pPr>
              <w:pStyle w:val="GOSTTablenorm"/>
            </w:pPr>
            <w:r w:rsidRPr="007036CE">
              <w:t>Строка</w:t>
            </w:r>
          </w:p>
        </w:tc>
        <w:tc>
          <w:tcPr>
            <w:tcW w:w="300" w:type="pct"/>
          </w:tcPr>
          <w:p w14:paraId="09B8B965" w14:textId="77777777" w:rsidR="00DF30C2" w:rsidRPr="007036CE" w:rsidRDefault="00DF30C2" w:rsidP="00DF30C2">
            <w:pPr>
              <w:pStyle w:val="GOSTTablenorm"/>
            </w:pPr>
            <w:r w:rsidRPr="007036CE">
              <w:t>Да</w:t>
            </w:r>
          </w:p>
        </w:tc>
        <w:tc>
          <w:tcPr>
            <w:tcW w:w="308" w:type="pct"/>
          </w:tcPr>
          <w:p w14:paraId="0EAD046D" w14:textId="77777777" w:rsidR="00DF30C2" w:rsidRPr="007036CE" w:rsidRDefault="00DF30C2" w:rsidP="00DF30C2">
            <w:pPr>
              <w:pStyle w:val="GOSTTablenorm"/>
            </w:pPr>
            <w:r w:rsidRPr="007036CE">
              <w:rPr>
                <w:lang w:val="en-US"/>
              </w:rPr>
              <w:t>=</w:t>
            </w:r>
            <w:r w:rsidRPr="007036CE">
              <w:t>20</w:t>
            </w:r>
          </w:p>
        </w:tc>
        <w:tc>
          <w:tcPr>
            <w:tcW w:w="2039" w:type="pct"/>
          </w:tcPr>
          <w:p w14:paraId="1E8F8DEF" w14:textId="77777777" w:rsidR="00DF30C2" w:rsidRPr="007036CE" w:rsidRDefault="00DF30C2" w:rsidP="00DF30C2">
            <w:pPr>
              <w:pStyle w:val="GOSTTablenorm"/>
            </w:pPr>
            <w:r w:rsidRPr="007036CE">
              <w:t>Указывается код по бюджетной классификации для отражения операции на ЛС ГРБС/ РБС/ ПБС</w:t>
            </w:r>
          </w:p>
        </w:tc>
      </w:tr>
      <w:tr w:rsidR="00DF30C2" w:rsidRPr="007036CE" w14:paraId="163E39B4" w14:textId="77777777" w:rsidTr="00974EB0">
        <w:tc>
          <w:tcPr>
            <w:tcW w:w="1100" w:type="pct"/>
          </w:tcPr>
          <w:p w14:paraId="5FE4D930" w14:textId="77777777" w:rsidR="00DF30C2" w:rsidRPr="007036CE" w:rsidRDefault="00DF30C2" w:rsidP="00DF30C2">
            <w:pPr>
              <w:pStyle w:val="GOSTTablenorm"/>
            </w:pPr>
            <w:r w:rsidRPr="007036CE">
              <w:t>Тип КБК</w:t>
            </w:r>
          </w:p>
        </w:tc>
        <w:tc>
          <w:tcPr>
            <w:tcW w:w="734" w:type="pct"/>
          </w:tcPr>
          <w:p w14:paraId="696D0297" w14:textId="77777777" w:rsidR="00DF30C2" w:rsidRPr="007036CE" w:rsidRDefault="00DF30C2" w:rsidP="00DF30C2">
            <w:pPr>
              <w:pStyle w:val="GOSTTablenorm"/>
              <w:rPr>
                <w:szCs w:val="24"/>
              </w:rPr>
            </w:pPr>
            <w:r w:rsidRPr="007036CE">
              <w:rPr>
                <w:b/>
                <w:szCs w:val="24"/>
                <w:lang w:val="en-US"/>
              </w:rPr>
              <w:t>SECTION_</w:t>
            </w:r>
            <w:r w:rsidRPr="007036CE">
              <w:rPr>
                <w:b/>
                <w:szCs w:val="24"/>
              </w:rPr>
              <w:t>3:</w:t>
            </w:r>
            <w:r w:rsidRPr="007036CE">
              <w:rPr>
                <w:szCs w:val="24"/>
              </w:rPr>
              <w:t>TYPEKBK</w:t>
            </w:r>
          </w:p>
        </w:tc>
        <w:tc>
          <w:tcPr>
            <w:tcW w:w="519" w:type="pct"/>
          </w:tcPr>
          <w:p w14:paraId="16095A3D" w14:textId="77777777" w:rsidR="00DF30C2" w:rsidRPr="007036CE" w:rsidRDefault="00DF30C2" w:rsidP="00DF30C2">
            <w:pPr>
              <w:pStyle w:val="GOSTTablenorm"/>
            </w:pPr>
            <w:r w:rsidRPr="007036CE">
              <w:t>Строка</w:t>
            </w:r>
          </w:p>
        </w:tc>
        <w:tc>
          <w:tcPr>
            <w:tcW w:w="300" w:type="pct"/>
          </w:tcPr>
          <w:p w14:paraId="7FD7818A" w14:textId="77777777" w:rsidR="00DF30C2" w:rsidRPr="007036CE" w:rsidRDefault="00DF30C2" w:rsidP="00DF30C2">
            <w:pPr>
              <w:pStyle w:val="GOSTTablenorm"/>
            </w:pPr>
            <w:r w:rsidRPr="007036CE">
              <w:t>Да</w:t>
            </w:r>
          </w:p>
        </w:tc>
        <w:tc>
          <w:tcPr>
            <w:tcW w:w="308" w:type="pct"/>
          </w:tcPr>
          <w:p w14:paraId="099191DC" w14:textId="77777777" w:rsidR="00DF30C2" w:rsidRPr="007036CE" w:rsidRDefault="00DF30C2" w:rsidP="00DF30C2">
            <w:pPr>
              <w:pStyle w:val="GOSTTablenorm"/>
            </w:pPr>
            <w:r w:rsidRPr="007036CE">
              <w:t>2</w:t>
            </w:r>
          </w:p>
        </w:tc>
        <w:tc>
          <w:tcPr>
            <w:tcW w:w="2039" w:type="pct"/>
          </w:tcPr>
          <w:p w14:paraId="309548D0" w14:textId="77777777" w:rsidR="00DF30C2" w:rsidRPr="007036CE" w:rsidRDefault="00DF30C2" w:rsidP="00DF30C2">
            <w:pPr>
              <w:pStyle w:val="GOSTTablenorm"/>
            </w:pPr>
            <w:r w:rsidRPr="007036CE">
              <w:t>Указывается тип кода по бюджетной классификации.</w:t>
            </w:r>
          </w:p>
          <w:p w14:paraId="6A172DA0" w14:textId="2396FD14" w:rsidR="00DF30C2" w:rsidRPr="007036CE" w:rsidRDefault="00DF30C2" w:rsidP="00DF30C2">
            <w:pPr>
              <w:pStyle w:val="GOSTTablenorm"/>
            </w:pPr>
            <w:r w:rsidRPr="007036CE">
              <w:t xml:space="preserve">Заполняется значением «00» </w:t>
            </w:r>
            <w:r w:rsidR="00BE14C0" w:rsidRPr="007036CE">
              <w:t>–</w:t>
            </w:r>
            <w:r w:rsidRPr="007036CE">
              <w:t xml:space="preserve"> Иные КБК</w:t>
            </w:r>
          </w:p>
        </w:tc>
      </w:tr>
      <w:tr w:rsidR="00DF30C2" w:rsidRPr="007036CE" w14:paraId="4676A2D6" w14:textId="77777777" w:rsidTr="00974EB0">
        <w:tc>
          <w:tcPr>
            <w:tcW w:w="1100" w:type="pct"/>
          </w:tcPr>
          <w:p w14:paraId="6C387B6A" w14:textId="77777777" w:rsidR="00DF30C2" w:rsidRPr="007036CE" w:rsidRDefault="00DF30C2" w:rsidP="00DF30C2">
            <w:pPr>
              <w:pStyle w:val="GOSTTablenorm"/>
            </w:pPr>
            <w:r w:rsidRPr="007036CE">
              <w:t>Код цели</w:t>
            </w:r>
          </w:p>
        </w:tc>
        <w:tc>
          <w:tcPr>
            <w:tcW w:w="734" w:type="pct"/>
          </w:tcPr>
          <w:p w14:paraId="4DE38738" w14:textId="77777777" w:rsidR="00DF30C2" w:rsidRPr="007036CE" w:rsidRDefault="00DF30C2" w:rsidP="00DF30C2">
            <w:pPr>
              <w:pStyle w:val="GOSTTablenorm"/>
              <w:rPr>
                <w:szCs w:val="24"/>
              </w:rPr>
            </w:pPr>
            <w:r w:rsidRPr="007036CE">
              <w:rPr>
                <w:b/>
                <w:szCs w:val="24"/>
                <w:lang w:val="en-US"/>
              </w:rPr>
              <w:t>SECTION_</w:t>
            </w:r>
            <w:r w:rsidRPr="007036CE">
              <w:rPr>
                <w:b/>
                <w:szCs w:val="24"/>
              </w:rPr>
              <w:t>3:</w:t>
            </w:r>
            <w:r w:rsidRPr="007036CE">
              <w:rPr>
                <w:szCs w:val="24"/>
              </w:rPr>
              <w:t>TARGETCODE</w:t>
            </w:r>
          </w:p>
        </w:tc>
        <w:tc>
          <w:tcPr>
            <w:tcW w:w="519" w:type="pct"/>
          </w:tcPr>
          <w:p w14:paraId="2CC756F9" w14:textId="77777777" w:rsidR="00DF30C2" w:rsidRPr="007036CE" w:rsidRDefault="00DF30C2" w:rsidP="00DF30C2">
            <w:pPr>
              <w:pStyle w:val="GOSTTablenorm"/>
            </w:pPr>
            <w:r w:rsidRPr="007036CE">
              <w:t>Строка</w:t>
            </w:r>
          </w:p>
        </w:tc>
        <w:tc>
          <w:tcPr>
            <w:tcW w:w="300" w:type="pct"/>
          </w:tcPr>
          <w:p w14:paraId="766049F2" w14:textId="77777777" w:rsidR="00DF30C2" w:rsidRPr="007036CE" w:rsidRDefault="00DF30C2" w:rsidP="00DF30C2">
            <w:pPr>
              <w:pStyle w:val="GOSTTablenorm"/>
            </w:pPr>
            <w:r w:rsidRPr="007036CE">
              <w:t>Нет</w:t>
            </w:r>
          </w:p>
        </w:tc>
        <w:tc>
          <w:tcPr>
            <w:tcW w:w="308" w:type="pct"/>
          </w:tcPr>
          <w:p w14:paraId="6701D1A8" w14:textId="77777777" w:rsidR="00DF30C2" w:rsidRPr="007036CE" w:rsidRDefault="00DF30C2" w:rsidP="00DF30C2">
            <w:pPr>
              <w:pStyle w:val="GOSTTablenorm"/>
            </w:pPr>
            <w:r w:rsidRPr="007036CE">
              <w:rPr>
                <w:lang w:val="en-US"/>
              </w:rPr>
              <w:t>&lt;=</w:t>
            </w:r>
            <w:r w:rsidRPr="007036CE">
              <w:t>20</w:t>
            </w:r>
          </w:p>
        </w:tc>
        <w:tc>
          <w:tcPr>
            <w:tcW w:w="2039" w:type="pct"/>
          </w:tcPr>
          <w:p w14:paraId="4BD506E7" w14:textId="77777777" w:rsidR="00DF30C2" w:rsidRPr="007036CE" w:rsidRDefault="00DF30C2" w:rsidP="00DF30C2">
            <w:pPr>
              <w:pStyle w:val="GOSTTablenorm"/>
            </w:pPr>
            <w:r w:rsidRPr="007036CE">
              <w:t>Указывается код цели (аналитический код) для отражения операции на ЛС ГРБС/ РБС/ ПБС (при наличии)</w:t>
            </w:r>
          </w:p>
        </w:tc>
      </w:tr>
      <w:tr w:rsidR="00DF30C2" w:rsidRPr="007036CE" w14:paraId="426F4C52" w14:textId="77777777" w:rsidTr="00974EB0">
        <w:tc>
          <w:tcPr>
            <w:tcW w:w="1100" w:type="pct"/>
          </w:tcPr>
          <w:p w14:paraId="5051BA31" w14:textId="77777777" w:rsidR="00DF30C2" w:rsidRPr="007036CE" w:rsidRDefault="00DF30C2" w:rsidP="00DF30C2">
            <w:pPr>
              <w:pStyle w:val="GOSTTablenorm"/>
            </w:pPr>
            <w:r w:rsidRPr="007036CE">
              <w:t>Укрупненный КБК</w:t>
            </w:r>
          </w:p>
        </w:tc>
        <w:tc>
          <w:tcPr>
            <w:tcW w:w="734" w:type="pct"/>
          </w:tcPr>
          <w:p w14:paraId="6A60CA75" w14:textId="77777777" w:rsidR="00DF30C2" w:rsidRPr="007036CE" w:rsidRDefault="00DF30C2" w:rsidP="00DF30C2">
            <w:pPr>
              <w:pStyle w:val="GOSTTablenorm"/>
              <w:rPr>
                <w:szCs w:val="24"/>
              </w:rPr>
            </w:pPr>
            <w:r w:rsidRPr="007036CE">
              <w:rPr>
                <w:b/>
                <w:szCs w:val="24"/>
                <w:lang w:val="en-US"/>
              </w:rPr>
              <w:t>SECTION_</w:t>
            </w:r>
            <w:r w:rsidRPr="007036CE">
              <w:rPr>
                <w:b/>
                <w:szCs w:val="24"/>
              </w:rPr>
              <w:t>3:</w:t>
            </w:r>
            <w:r w:rsidRPr="007036CE">
              <w:rPr>
                <w:szCs w:val="24"/>
              </w:rPr>
              <w:t>NULLKBK</w:t>
            </w:r>
          </w:p>
        </w:tc>
        <w:tc>
          <w:tcPr>
            <w:tcW w:w="519" w:type="pct"/>
          </w:tcPr>
          <w:p w14:paraId="1E43D07C" w14:textId="77777777" w:rsidR="00DF30C2" w:rsidRPr="007036CE" w:rsidRDefault="00DF30C2" w:rsidP="00DF30C2">
            <w:pPr>
              <w:pStyle w:val="GOSTTablenorm"/>
            </w:pPr>
            <w:r w:rsidRPr="007036CE">
              <w:t>Строка</w:t>
            </w:r>
          </w:p>
        </w:tc>
        <w:tc>
          <w:tcPr>
            <w:tcW w:w="300" w:type="pct"/>
          </w:tcPr>
          <w:p w14:paraId="2AA1E0B1" w14:textId="77777777" w:rsidR="00DF30C2" w:rsidRPr="007036CE" w:rsidRDefault="00DF30C2" w:rsidP="00DF30C2">
            <w:pPr>
              <w:pStyle w:val="GOSTTablenorm"/>
            </w:pPr>
            <w:r w:rsidRPr="007036CE">
              <w:t>Да</w:t>
            </w:r>
          </w:p>
        </w:tc>
        <w:tc>
          <w:tcPr>
            <w:tcW w:w="308" w:type="pct"/>
          </w:tcPr>
          <w:p w14:paraId="1F35B042" w14:textId="77777777" w:rsidR="00DF30C2" w:rsidRPr="007036CE" w:rsidRDefault="00DF30C2" w:rsidP="00DF30C2">
            <w:pPr>
              <w:pStyle w:val="GOSTTablenorm"/>
            </w:pPr>
            <w:r w:rsidRPr="007036CE">
              <w:rPr>
                <w:lang w:val="en-US"/>
              </w:rPr>
              <w:t>=</w:t>
            </w:r>
            <w:r w:rsidRPr="007036CE">
              <w:t>20</w:t>
            </w:r>
          </w:p>
        </w:tc>
        <w:tc>
          <w:tcPr>
            <w:tcW w:w="2039" w:type="pct"/>
          </w:tcPr>
          <w:p w14:paraId="69B7922A" w14:textId="77777777" w:rsidR="00DF30C2" w:rsidRPr="007036CE" w:rsidRDefault="00DF30C2" w:rsidP="00DF30C2">
            <w:pPr>
              <w:pStyle w:val="GOSTTablenorm"/>
            </w:pPr>
            <w:r w:rsidRPr="007036CE">
              <w:t>Указывается укрупненный код по бюджетной классификации</w:t>
            </w:r>
          </w:p>
        </w:tc>
      </w:tr>
      <w:tr w:rsidR="00DF30C2" w:rsidRPr="007036CE" w14:paraId="076E89A3" w14:textId="77777777" w:rsidTr="00974EB0">
        <w:tc>
          <w:tcPr>
            <w:tcW w:w="1100" w:type="pct"/>
          </w:tcPr>
          <w:p w14:paraId="42CFB151" w14:textId="77777777" w:rsidR="00DF30C2" w:rsidRPr="007036CE" w:rsidRDefault="00DF30C2" w:rsidP="00DF30C2">
            <w:pPr>
              <w:pStyle w:val="GOSTTablenorm"/>
            </w:pPr>
            <w:r w:rsidRPr="007036CE">
              <w:lastRenderedPageBreak/>
              <w:t>Период действия ПОФР</w:t>
            </w:r>
          </w:p>
        </w:tc>
        <w:tc>
          <w:tcPr>
            <w:tcW w:w="734" w:type="pct"/>
          </w:tcPr>
          <w:p w14:paraId="34D24DDD" w14:textId="77777777" w:rsidR="00DF30C2" w:rsidRPr="007036CE" w:rsidRDefault="00DF30C2" w:rsidP="00DF30C2">
            <w:pPr>
              <w:pStyle w:val="GOSTTablenorm"/>
              <w:rPr>
                <w:szCs w:val="24"/>
              </w:rPr>
            </w:pPr>
            <w:r w:rsidRPr="007036CE">
              <w:rPr>
                <w:b/>
                <w:szCs w:val="24"/>
                <w:lang w:val="en-US"/>
              </w:rPr>
              <w:t>SECTION_</w:t>
            </w:r>
            <w:r w:rsidRPr="007036CE">
              <w:rPr>
                <w:b/>
                <w:szCs w:val="24"/>
              </w:rPr>
              <w:t>3:</w:t>
            </w:r>
            <w:r w:rsidRPr="007036CE">
              <w:rPr>
                <w:szCs w:val="24"/>
                <w:lang w:val="en-US"/>
              </w:rPr>
              <w:t>POFRCODE</w:t>
            </w:r>
          </w:p>
        </w:tc>
        <w:tc>
          <w:tcPr>
            <w:tcW w:w="519" w:type="pct"/>
          </w:tcPr>
          <w:p w14:paraId="0301DE2C" w14:textId="77777777" w:rsidR="00DF30C2" w:rsidRPr="007036CE" w:rsidRDefault="00DF30C2" w:rsidP="00DF30C2">
            <w:pPr>
              <w:pStyle w:val="GOSTTablenorm"/>
            </w:pPr>
            <w:r w:rsidRPr="007036CE">
              <w:t>Строка</w:t>
            </w:r>
          </w:p>
        </w:tc>
        <w:tc>
          <w:tcPr>
            <w:tcW w:w="300" w:type="pct"/>
          </w:tcPr>
          <w:p w14:paraId="79B4EB03" w14:textId="77777777" w:rsidR="00DF30C2" w:rsidRPr="007036CE" w:rsidRDefault="00DF30C2" w:rsidP="00DF30C2">
            <w:pPr>
              <w:pStyle w:val="GOSTTablenorm"/>
            </w:pPr>
            <w:r w:rsidRPr="007036CE">
              <w:t>Да</w:t>
            </w:r>
          </w:p>
        </w:tc>
        <w:tc>
          <w:tcPr>
            <w:tcW w:w="308" w:type="pct"/>
          </w:tcPr>
          <w:p w14:paraId="2CA8D8AA" w14:textId="77777777" w:rsidR="00DF30C2" w:rsidRPr="007036CE" w:rsidRDefault="00DF30C2" w:rsidP="00DF30C2">
            <w:pPr>
              <w:pStyle w:val="GOSTTablenorm"/>
            </w:pPr>
            <w:r w:rsidRPr="007036CE">
              <w:rPr>
                <w:lang w:val="en-US"/>
              </w:rPr>
              <w:t>&lt;=</w:t>
            </w:r>
            <w:r w:rsidRPr="007036CE">
              <w:t>3</w:t>
            </w:r>
          </w:p>
        </w:tc>
        <w:tc>
          <w:tcPr>
            <w:tcW w:w="2039" w:type="pct"/>
          </w:tcPr>
          <w:p w14:paraId="648CC500" w14:textId="77777777" w:rsidR="00DF30C2" w:rsidRPr="007036CE" w:rsidRDefault="00DF30C2" w:rsidP="00DF30C2">
            <w:pPr>
              <w:pStyle w:val="GOSTTablenorm"/>
            </w:pPr>
            <w:r w:rsidRPr="007036CE">
              <w:t>Указывается период действия ПОФР</w:t>
            </w:r>
          </w:p>
        </w:tc>
      </w:tr>
      <w:tr w:rsidR="00DF30C2" w:rsidRPr="007036CE" w14:paraId="0F854C8D" w14:textId="77777777" w:rsidTr="00974EB0">
        <w:tc>
          <w:tcPr>
            <w:tcW w:w="1100" w:type="pct"/>
          </w:tcPr>
          <w:p w14:paraId="36A2F6A0" w14:textId="77777777" w:rsidR="00DF30C2" w:rsidRPr="007036CE" w:rsidRDefault="00DF30C2" w:rsidP="00DF30C2">
            <w:pPr>
              <w:pStyle w:val="GOSTTablenorm"/>
            </w:pPr>
            <w:r w:rsidRPr="007036CE">
              <w:t>Сумма на текущий год</w:t>
            </w:r>
          </w:p>
        </w:tc>
        <w:tc>
          <w:tcPr>
            <w:tcW w:w="734" w:type="pct"/>
          </w:tcPr>
          <w:p w14:paraId="24DC2BBF" w14:textId="77777777" w:rsidR="00DF30C2" w:rsidRPr="007036CE" w:rsidRDefault="00DF30C2" w:rsidP="00DF30C2">
            <w:pPr>
              <w:pStyle w:val="GOSTTablenorm"/>
            </w:pPr>
            <w:r w:rsidRPr="007036CE">
              <w:rPr>
                <w:b/>
                <w:szCs w:val="24"/>
                <w:lang w:val="en-US"/>
              </w:rPr>
              <w:t>SECTION_</w:t>
            </w:r>
            <w:r w:rsidRPr="007036CE">
              <w:rPr>
                <w:b/>
                <w:szCs w:val="24"/>
              </w:rPr>
              <w:t>3:</w:t>
            </w:r>
            <w:r w:rsidRPr="007036CE">
              <w:t>SUM_1</w:t>
            </w:r>
          </w:p>
        </w:tc>
        <w:tc>
          <w:tcPr>
            <w:tcW w:w="519" w:type="pct"/>
          </w:tcPr>
          <w:p w14:paraId="2D870D23" w14:textId="77777777" w:rsidR="00DF30C2" w:rsidRPr="007036CE" w:rsidRDefault="00DF30C2" w:rsidP="00DF30C2">
            <w:pPr>
              <w:pStyle w:val="GOSTTablenorm"/>
            </w:pPr>
            <w:r w:rsidRPr="007036CE">
              <w:t>Сумма</w:t>
            </w:r>
          </w:p>
        </w:tc>
        <w:tc>
          <w:tcPr>
            <w:tcW w:w="300" w:type="pct"/>
          </w:tcPr>
          <w:p w14:paraId="310FCDE2" w14:textId="77777777" w:rsidR="00DF30C2" w:rsidRPr="007036CE" w:rsidRDefault="00DF30C2" w:rsidP="00DF30C2">
            <w:pPr>
              <w:pStyle w:val="GOSTTablenorm"/>
            </w:pPr>
            <w:r w:rsidRPr="007036CE">
              <w:t>Да</w:t>
            </w:r>
          </w:p>
        </w:tc>
        <w:tc>
          <w:tcPr>
            <w:tcW w:w="308" w:type="pct"/>
          </w:tcPr>
          <w:p w14:paraId="465A2C98" w14:textId="77777777" w:rsidR="00DF30C2" w:rsidRPr="007036CE" w:rsidRDefault="00DF30C2" w:rsidP="00DF30C2">
            <w:pPr>
              <w:pStyle w:val="GOSTTablenorm"/>
            </w:pPr>
          </w:p>
        </w:tc>
        <w:tc>
          <w:tcPr>
            <w:tcW w:w="2039" w:type="pct"/>
          </w:tcPr>
          <w:p w14:paraId="0C6DA6BA" w14:textId="77777777" w:rsidR="00DF30C2" w:rsidRPr="007036CE" w:rsidDel="006E1B9B" w:rsidRDefault="00DF30C2" w:rsidP="00DF30C2">
            <w:pPr>
              <w:pStyle w:val="GOSTTablenorm"/>
              <w:rPr>
                <w:del w:id="4445" w:author="Куклина Ю.В." w:date="2024-07-02T18:48:00Z"/>
              </w:rPr>
            </w:pPr>
            <w:r w:rsidRPr="007036CE">
              <w:t>Указывается сумма на текущий финансовый год</w:t>
            </w:r>
            <w:del w:id="4446" w:author="Куклина Ю.В." w:date="2024-07-02T18:48:00Z">
              <w:r w:rsidRPr="007036CE" w:rsidDel="006E1B9B">
                <w:delText xml:space="preserve"> при распределении на текущий бюджетный цикл.</w:delText>
              </w:r>
            </w:del>
          </w:p>
          <w:p w14:paraId="65A1E970" w14:textId="77777777" w:rsidR="00DF30C2" w:rsidRPr="007036CE" w:rsidRDefault="00DF30C2" w:rsidP="00DF30C2">
            <w:pPr>
              <w:pStyle w:val="GOSTTablenorm"/>
            </w:pPr>
            <w:del w:id="4447" w:author="Куклина Ю.В." w:date="2024-07-02T18:48:00Z">
              <w:r w:rsidRPr="007036CE" w:rsidDel="006E1B9B">
                <w:delText>Указывается значение «0.00» при распределении на новый бюджетный цикл</w:delText>
              </w:r>
            </w:del>
          </w:p>
        </w:tc>
      </w:tr>
      <w:tr w:rsidR="00DF30C2" w:rsidRPr="007036CE" w14:paraId="488BF654" w14:textId="77777777" w:rsidTr="00974EB0">
        <w:tc>
          <w:tcPr>
            <w:tcW w:w="1100" w:type="pct"/>
          </w:tcPr>
          <w:p w14:paraId="07D66F0E" w14:textId="77777777" w:rsidR="00DF30C2" w:rsidRPr="007036CE" w:rsidRDefault="00DF30C2" w:rsidP="00DF30C2">
            <w:pPr>
              <w:pStyle w:val="GOSTTablenorm"/>
            </w:pPr>
            <w:ins w:id="4448" w:author="Куклина Ю.В." w:date="2024-07-09T11:02:00Z">
              <w:r w:rsidRPr="007036CE">
                <w:t>Сумма на текущий год 5%</w:t>
              </w:r>
            </w:ins>
          </w:p>
        </w:tc>
        <w:tc>
          <w:tcPr>
            <w:tcW w:w="734" w:type="pct"/>
          </w:tcPr>
          <w:p w14:paraId="486F178B" w14:textId="77777777" w:rsidR="00DF30C2" w:rsidRPr="007036CE" w:rsidRDefault="00DF30C2" w:rsidP="00DF30C2">
            <w:pPr>
              <w:pStyle w:val="GOSTTablenorm"/>
              <w:rPr>
                <w:b/>
                <w:szCs w:val="24"/>
                <w:lang w:val="en-US"/>
              </w:rPr>
            </w:pPr>
            <w:ins w:id="4449" w:author="Куклина Ю.В." w:date="2024-07-09T11:02:00Z">
              <w:r w:rsidRPr="007036CE">
                <w:rPr>
                  <w:b/>
                  <w:szCs w:val="24"/>
                  <w:lang w:val="en-US"/>
                </w:rPr>
                <w:t>SECTION_3</w:t>
              </w:r>
              <w:r w:rsidRPr="007036CE">
                <w:rPr>
                  <w:b/>
                  <w:szCs w:val="24"/>
                </w:rPr>
                <w:t>:</w:t>
              </w:r>
              <w:r w:rsidRPr="007036CE">
                <w:t>SUM5_1</w:t>
              </w:r>
            </w:ins>
          </w:p>
        </w:tc>
        <w:tc>
          <w:tcPr>
            <w:tcW w:w="519" w:type="pct"/>
          </w:tcPr>
          <w:p w14:paraId="68E716D2" w14:textId="77777777" w:rsidR="00DF30C2" w:rsidRPr="007036CE" w:rsidRDefault="00DF30C2" w:rsidP="00DF30C2">
            <w:pPr>
              <w:pStyle w:val="GOSTTablenorm"/>
            </w:pPr>
            <w:ins w:id="4450" w:author="Куклина Ю.В." w:date="2024-07-09T11:02:00Z">
              <w:r w:rsidRPr="007036CE">
                <w:t>Сумма</w:t>
              </w:r>
            </w:ins>
          </w:p>
        </w:tc>
        <w:tc>
          <w:tcPr>
            <w:tcW w:w="300" w:type="pct"/>
          </w:tcPr>
          <w:p w14:paraId="046362A4" w14:textId="77777777" w:rsidR="00DF30C2" w:rsidRPr="007036CE" w:rsidRDefault="00DF30C2" w:rsidP="00DF30C2">
            <w:pPr>
              <w:pStyle w:val="GOSTTablenorm"/>
            </w:pPr>
            <w:ins w:id="4451" w:author="Куклина Ю.В." w:date="2024-07-09T11:02:00Z">
              <w:r w:rsidRPr="007036CE">
                <w:t>Да</w:t>
              </w:r>
            </w:ins>
          </w:p>
        </w:tc>
        <w:tc>
          <w:tcPr>
            <w:tcW w:w="308" w:type="pct"/>
          </w:tcPr>
          <w:p w14:paraId="73CBD3B7" w14:textId="77777777" w:rsidR="00DF30C2" w:rsidRPr="007036CE" w:rsidRDefault="00DF30C2" w:rsidP="00DF30C2">
            <w:pPr>
              <w:pStyle w:val="GOSTTablenorm"/>
            </w:pPr>
          </w:p>
        </w:tc>
        <w:tc>
          <w:tcPr>
            <w:tcW w:w="2039" w:type="pct"/>
          </w:tcPr>
          <w:p w14:paraId="6D85FEC6" w14:textId="77777777" w:rsidR="00DF30C2" w:rsidRPr="007036CE" w:rsidRDefault="00DF30C2" w:rsidP="00DF30C2">
            <w:pPr>
              <w:pStyle w:val="GOSTTablenorm"/>
            </w:pPr>
            <w:ins w:id="4452" w:author="Куклина Ю.В." w:date="2024-07-09T11:02:00Z">
              <w:r w:rsidRPr="007036CE">
                <w:t>Указывается сумма на текущий финансовый год с учетом 5%</w:t>
              </w:r>
            </w:ins>
          </w:p>
        </w:tc>
      </w:tr>
      <w:tr w:rsidR="00DF30C2" w:rsidRPr="007036CE" w:rsidDel="00437AC1" w14:paraId="0D8EAD69" w14:textId="77777777" w:rsidTr="00974EB0">
        <w:trPr>
          <w:del w:id="4453" w:author="Куклина Ю.В." w:date="2024-07-09T11:03:00Z"/>
        </w:trPr>
        <w:tc>
          <w:tcPr>
            <w:tcW w:w="1100" w:type="pct"/>
          </w:tcPr>
          <w:p w14:paraId="3C75CCDB" w14:textId="77777777" w:rsidR="00DF30C2" w:rsidRPr="007036CE" w:rsidDel="00437AC1" w:rsidRDefault="00DF30C2" w:rsidP="00DF30C2">
            <w:pPr>
              <w:pStyle w:val="GOSTTablenorm"/>
              <w:rPr>
                <w:del w:id="4454" w:author="Куклина Ю.В." w:date="2024-07-09T11:03:00Z"/>
              </w:rPr>
            </w:pPr>
            <w:del w:id="4455" w:author="Куклина Ю.В." w:date="2024-07-09T11:03:00Z">
              <w:r w:rsidRPr="007036CE" w:rsidDel="00437AC1">
                <w:delText>Сумма на первый год планового периода</w:delText>
              </w:r>
              <w:bookmarkStart w:id="4456" w:name="_Toc173151559"/>
              <w:bookmarkStart w:id="4457" w:name="_Toc173746154"/>
              <w:bookmarkStart w:id="4458" w:name="_Toc175760766"/>
              <w:bookmarkStart w:id="4459" w:name="_Toc189429783"/>
              <w:bookmarkStart w:id="4460" w:name="_Toc222927493"/>
              <w:bookmarkStart w:id="4461" w:name="_Toc222927884"/>
              <w:bookmarkEnd w:id="4456"/>
              <w:bookmarkEnd w:id="4457"/>
              <w:bookmarkEnd w:id="4458"/>
              <w:bookmarkEnd w:id="4459"/>
              <w:bookmarkEnd w:id="4460"/>
              <w:bookmarkEnd w:id="4461"/>
            </w:del>
          </w:p>
        </w:tc>
        <w:tc>
          <w:tcPr>
            <w:tcW w:w="734" w:type="pct"/>
          </w:tcPr>
          <w:p w14:paraId="0E40CD52" w14:textId="77777777" w:rsidR="00DF30C2" w:rsidRPr="007036CE" w:rsidDel="00437AC1" w:rsidRDefault="00DF30C2" w:rsidP="00DF30C2">
            <w:pPr>
              <w:pStyle w:val="GOSTTablenorm"/>
              <w:rPr>
                <w:del w:id="4462" w:author="Куклина Ю.В." w:date="2024-07-09T11:03:00Z"/>
              </w:rPr>
            </w:pPr>
            <w:del w:id="4463" w:author="Куклина Ю.В." w:date="2024-07-09T11:03:00Z">
              <w:r w:rsidRPr="007036CE" w:rsidDel="00437AC1">
                <w:rPr>
                  <w:b/>
                  <w:szCs w:val="24"/>
                  <w:lang w:val="en-US"/>
                </w:rPr>
                <w:delText>SECTION</w:delText>
              </w:r>
              <w:r w:rsidRPr="007036CE" w:rsidDel="00437AC1">
                <w:rPr>
                  <w:b/>
                  <w:szCs w:val="24"/>
                </w:rPr>
                <w:delText>_3:</w:delText>
              </w:r>
              <w:r w:rsidRPr="007036CE" w:rsidDel="00437AC1">
                <w:delText>SUM_2</w:delText>
              </w:r>
              <w:bookmarkStart w:id="4464" w:name="_Toc173151560"/>
              <w:bookmarkStart w:id="4465" w:name="_Toc173746155"/>
              <w:bookmarkStart w:id="4466" w:name="_Toc175760767"/>
              <w:bookmarkStart w:id="4467" w:name="_Toc189429784"/>
              <w:bookmarkStart w:id="4468" w:name="_Toc222927494"/>
              <w:bookmarkStart w:id="4469" w:name="_Toc222927885"/>
              <w:bookmarkEnd w:id="4464"/>
              <w:bookmarkEnd w:id="4465"/>
              <w:bookmarkEnd w:id="4466"/>
              <w:bookmarkEnd w:id="4467"/>
              <w:bookmarkEnd w:id="4468"/>
              <w:bookmarkEnd w:id="4469"/>
            </w:del>
          </w:p>
        </w:tc>
        <w:tc>
          <w:tcPr>
            <w:tcW w:w="519" w:type="pct"/>
          </w:tcPr>
          <w:p w14:paraId="67117B82" w14:textId="77777777" w:rsidR="00DF30C2" w:rsidRPr="007036CE" w:rsidDel="00437AC1" w:rsidRDefault="00DF30C2" w:rsidP="00DF30C2">
            <w:pPr>
              <w:pStyle w:val="GOSTTablenorm"/>
              <w:rPr>
                <w:del w:id="4470" w:author="Куклина Ю.В." w:date="2024-07-09T11:03:00Z"/>
              </w:rPr>
            </w:pPr>
            <w:del w:id="4471" w:author="Куклина Ю.В." w:date="2024-07-09T11:03:00Z">
              <w:r w:rsidRPr="007036CE" w:rsidDel="00437AC1">
                <w:delText>Сумма</w:delText>
              </w:r>
              <w:bookmarkStart w:id="4472" w:name="_Toc173151561"/>
              <w:bookmarkStart w:id="4473" w:name="_Toc173746156"/>
              <w:bookmarkStart w:id="4474" w:name="_Toc175760768"/>
              <w:bookmarkStart w:id="4475" w:name="_Toc189429785"/>
              <w:bookmarkStart w:id="4476" w:name="_Toc222927495"/>
              <w:bookmarkStart w:id="4477" w:name="_Toc222927886"/>
              <w:bookmarkEnd w:id="4472"/>
              <w:bookmarkEnd w:id="4473"/>
              <w:bookmarkEnd w:id="4474"/>
              <w:bookmarkEnd w:id="4475"/>
              <w:bookmarkEnd w:id="4476"/>
              <w:bookmarkEnd w:id="4477"/>
            </w:del>
          </w:p>
        </w:tc>
        <w:tc>
          <w:tcPr>
            <w:tcW w:w="300" w:type="pct"/>
          </w:tcPr>
          <w:p w14:paraId="24BC1753" w14:textId="77777777" w:rsidR="00DF30C2" w:rsidRPr="007036CE" w:rsidDel="00437AC1" w:rsidRDefault="00DF30C2" w:rsidP="00DF30C2">
            <w:pPr>
              <w:pStyle w:val="GOSTTablenorm"/>
              <w:rPr>
                <w:del w:id="4478" w:author="Куклина Ю.В." w:date="2024-07-09T11:03:00Z"/>
              </w:rPr>
            </w:pPr>
            <w:del w:id="4479" w:author="Куклина Ю.В." w:date="2024-07-09T11:03:00Z">
              <w:r w:rsidRPr="007036CE" w:rsidDel="00437AC1">
                <w:delText>Да</w:delText>
              </w:r>
              <w:bookmarkStart w:id="4480" w:name="_Toc173151562"/>
              <w:bookmarkStart w:id="4481" w:name="_Toc173746157"/>
              <w:bookmarkStart w:id="4482" w:name="_Toc175760769"/>
              <w:bookmarkStart w:id="4483" w:name="_Toc189429786"/>
              <w:bookmarkStart w:id="4484" w:name="_Toc222927496"/>
              <w:bookmarkStart w:id="4485" w:name="_Toc222927887"/>
              <w:bookmarkEnd w:id="4480"/>
              <w:bookmarkEnd w:id="4481"/>
              <w:bookmarkEnd w:id="4482"/>
              <w:bookmarkEnd w:id="4483"/>
              <w:bookmarkEnd w:id="4484"/>
              <w:bookmarkEnd w:id="4485"/>
            </w:del>
          </w:p>
        </w:tc>
        <w:tc>
          <w:tcPr>
            <w:tcW w:w="308" w:type="pct"/>
          </w:tcPr>
          <w:p w14:paraId="5ED7909C" w14:textId="77777777" w:rsidR="00DF30C2" w:rsidRPr="007036CE" w:rsidDel="00437AC1" w:rsidRDefault="00DF30C2" w:rsidP="00DF30C2">
            <w:pPr>
              <w:pStyle w:val="GOSTTablenorm"/>
              <w:rPr>
                <w:del w:id="4486" w:author="Куклина Ю.В." w:date="2024-07-09T11:03:00Z"/>
              </w:rPr>
            </w:pPr>
            <w:bookmarkStart w:id="4487" w:name="_Toc173151563"/>
            <w:bookmarkStart w:id="4488" w:name="_Toc173746158"/>
            <w:bookmarkStart w:id="4489" w:name="_Toc175760770"/>
            <w:bookmarkStart w:id="4490" w:name="_Toc189429787"/>
            <w:bookmarkStart w:id="4491" w:name="_Toc222927497"/>
            <w:bookmarkStart w:id="4492" w:name="_Toc222927888"/>
            <w:bookmarkEnd w:id="4487"/>
            <w:bookmarkEnd w:id="4488"/>
            <w:bookmarkEnd w:id="4489"/>
            <w:bookmarkEnd w:id="4490"/>
            <w:bookmarkEnd w:id="4491"/>
            <w:bookmarkEnd w:id="4492"/>
          </w:p>
        </w:tc>
        <w:tc>
          <w:tcPr>
            <w:tcW w:w="2039" w:type="pct"/>
          </w:tcPr>
          <w:p w14:paraId="0ED39920" w14:textId="77777777" w:rsidR="00DF30C2" w:rsidRPr="007036CE" w:rsidDel="00437AC1" w:rsidRDefault="00DF30C2" w:rsidP="00DF30C2">
            <w:pPr>
              <w:pStyle w:val="GOSTTablenorm"/>
              <w:rPr>
                <w:del w:id="4493" w:author="Куклина Ю.В." w:date="2024-07-09T11:03:00Z"/>
              </w:rPr>
            </w:pPr>
            <w:del w:id="4494" w:author="Куклина Ю.В." w:date="2024-07-09T11:03:00Z">
              <w:r w:rsidRPr="007036CE" w:rsidDel="00437AC1">
                <w:delText>Указывается сумма на 1-й плановый год при распределении на текущий бюджетный цикл.</w:delText>
              </w:r>
              <w:bookmarkStart w:id="4495" w:name="_Toc173151564"/>
              <w:bookmarkStart w:id="4496" w:name="_Toc173746159"/>
              <w:bookmarkStart w:id="4497" w:name="_Toc175760771"/>
              <w:bookmarkStart w:id="4498" w:name="_Toc189429788"/>
              <w:bookmarkStart w:id="4499" w:name="_Toc222927498"/>
              <w:bookmarkStart w:id="4500" w:name="_Toc222927889"/>
              <w:bookmarkEnd w:id="4495"/>
              <w:bookmarkEnd w:id="4496"/>
              <w:bookmarkEnd w:id="4497"/>
              <w:bookmarkEnd w:id="4498"/>
              <w:bookmarkEnd w:id="4499"/>
              <w:bookmarkEnd w:id="4500"/>
            </w:del>
          </w:p>
          <w:p w14:paraId="66A61C0B" w14:textId="77777777" w:rsidR="00DF30C2" w:rsidRPr="007036CE" w:rsidDel="00437AC1" w:rsidRDefault="00DF30C2" w:rsidP="00DF30C2">
            <w:pPr>
              <w:pStyle w:val="GOSTTablenorm"/>
              <w:rPr>
                <w:del w:id="4501" w:author="Куклина Ю.В." w:date="2024-07-09T11:03:00Z"/>
              </w:rPr>
            </w:pPr>
            <w:del w:id="4502" w:author="Куклина Ю.В." w:date="2024-07-09T11:03:00Z">
              <w:r w:rsidRPr="007036CE" w:rsidDel="00437AC1">
                <w:delText>Указывается сумма на текущий финансовый год при распределении на новый бюджетный цикл</w:delText>
              </w:r>
              <w:bookmarkStart w:id="4503" w:name="_Toc173151565"/>
              <w:bookmarkStart w:id="4504" w:name="_Toc173746160"/>
              <w:bookmarkStart w:id="4505" w:name="_Toc175760772"/>
              <w:bookmarkStart w:id="4506" w:name="_Toc189429789"/>
              <w:bookmarkStart w:id="4507" w:name="_Toc222927499"/>
              <w:bookmarkStart w:id="4508" w:name="_Toc222927890"/>
              <w:bookmarkEnd w:id="4503"/>
              <w:bookmarkEnd w:id="4504"/>
              <w:bookmarkEnd w:id="4505"/>
              <w:bookmarkEnd w:id="4506"/>
              <w:bookmarkEnd w:id="4507"/>
              <w:bookmarkEnd w:id="4508"/>
            </w:del>
          </w:p>
        </w:tc>
        <w:bookmarkStart w:id="4509" w:name="_Toc173151566"/>
        <w:bookmarkStart w:id="4510" w:name="_Toc173746161"/>
        <w:bookmarkStart w:id="4511" w:name="_Toc175760773"/>
        <w:bookmarkStart w:id="4512" w:name="_Toc189429790"/>
        <w:bookmarkStart w:id="4513" w:name="_Toc222927500"/>
        <w:bookmarkStart w:id="4514" w:name="_Toc222927891"/>
        <w:bookmarkEnd w:id="4509"/>
        <w:bookmarkEnd w:id="4510"/>
        <w:bookmarkEnd w:id="4511"/>
        <w:bookmarkEnd w:id="4512"/>
        <w:bookmarkEnd w:id="4513"/>
        <w:bookmarkEnd w:id="4514"/>
      </w:tr>
      <w:tr w:rsidR="00DF30C2" w:rsidRPr="007036CE" w:rsidDel="00437AC1" w14:paraId="7CC63FC3" w14:textId="77777777" w:rsidTr="00974EB0">
        <w:trPr>
          <w:del w:id="4515" w:author="Куклина Ю.В." w:date="2024-07-09T11:03:00Z"/>
        </w:trPr>
        <w:tc>
          <w:tcPr>
            <w:tcW w:w="1100" w:type="pct"/>
          </w:tcPr>
          <w:p w14:paraId="359F5FB3" w14:textId="77777777" w:rsidR="00DF30C2" w:rsidRPr="007036CE" w:rsidDel="00437AC1" w:rsidRDefault="00DF30C2" w:rsidP="00DF30C2">
            <w:pPr>
              <w:pStyle w:val="GOSTTablenorm"/>
              <w:rPr>
                <w:del w:id="4516" w:author="Куклина Ю.В." w:date="2024-07-09T11:03:00Z"/>
              </w:rPr>
            </w:pPr>
            <w:del w:id="4517" w:author="Куклина Ю.В." w:date="2024-07-09T11:03:00Z">
              <w:r w:rsidRPr="007036CE" w:rsidDel="00437AC1">
                <w:delText>Сумма на второй год планового периода</w:delText>
              </w:r>
              <w:bookmarkStart w:id="4518" w:name="_Toc173151567"/>
              <w:bookmarkStart w:id="4519" w:name="_Toc173746162"/>
              <w:bookmarkStart w:id="4520" w:name="_Toc175760774"/>
              <w:bookmarkStart w:id="4521" w:name="_Toc189429791"/>
              <w:bookmarkStart w:id="4522" w:name="_Toc222927501"/>
              <w:bookmarkStart w:id="4523" w:name="_Toc222927892"/>
              <w:bookmarkEnd w:id="4518"/>
              <w:bookmarkEnd w:id="4519"/>
              <w:bookmarkEnd w:id="4520"/>
              <w:bookmarkEnd w:id="4521"/>
              <w:bookmarkEnd w:id="4522"/>
              <w:bookmarkEnd w:id="4523"/>
            </w:del>
          </w:p>
        </w:tc>
        <w:tc>
          <w:tcPr>
            <w:tcW w:w="734" w:type="pct"/>
          </w:tcPr>
          <w:p w14:paraId="3E27259A" w14:textId="77777777" w:rsidR="00DF30C2" w:rsidRPr="007036CE" w:rsidDel="00437AC1" w:rsidRDefault="00DF30C2" w:rsidP="00DF30C2">
            <w:pPr>
              <w:pStyle w:val="GOSTTablenorm"/>
              <w:rPr>
                <w:del w:id="4524" w:author="Куклина Ю.В." w:date="2024-07-09T11:03:00Z"/>
              </w:rPr>
            </w:pPr>
            <w:del w:id="4525" w:author="Куклина Ю.В." w:date="2024-07-09T11:03:00Z">
              <w:r w:rsidRPr="007036CE" w:rsidDel="00437AC1">
                <w:rPr>
                  <w:b/>
                  <w:szCs w:val="24"/>
                  <w:lang w:val="en-US"/>
                </w:rPr>
                <w:delText>SECTION</w:delText>
              </w:r>
              <w:r w:rsidRPr="007036CE" w:rsidDel="00437AC1">
                <w:rPr>
                  <w:b/>
                  <w:szCs w:val="24"/>
                </w:rPr>
                <w:delText>_3:</w:delText>
              </w:r>
              <w:r w:rsidRPr="007036CE" w:rsidDel="00437AC1">
                <w:delText>SUM_3</w:delText>
              </w:r>
              <w:bookmarkStart w:id="4526" w:name="_Toc173151568"/>
              <w:bookmarkStart w:id="4527" w:name="_Toc173746163"/>
              <w:bookmarkStart w:id="4528" w:name="_Toc175760775"/>
              <w:bookmarkStart w:id="4529" w:name="_Toc189429792"/>
              <w:bookmarkStart w:id="4530" w:name="_Toc222927502"/>
              <w:bookmarkStart w:id="4531" w:name="_Toc222927893"/>
              <w:bookmarkEnd w:id="4526"/>
              <w:bookmarkEnd w:id="4527"/>
              <w:bookmarkEnd w:id="4528"/>
              <w:bookmarkEnd w:id="4529"/>
              <w:bookmarkEnd w:id="4530"/>
              <w:bookmarkEnd w:id="4531"/>
            </w:del>
          </w:p>
        </w:tc>
        <w:tc>
          <w:tcPr>
            <w:tcW w:w="519" w:type="pct"/>
          </w:tcPr>
          <w:p w14:paraId="7EDA5B09" w14:textId="77777777" w:rsidR="00DF30C2" w:rsidRPr="007036CE" w:rsidDel="00437AC1" w:rsidRDefault="00DF30C2" w:rsidP="00DF30C2">
            <w:pPr>
              <w:pStyle w:val="GOSTTablenorm"/>
              <w:rPr>
                <w:del w:id="4532" w:author="Куклина Ю.В." w:date="2024-07-09T11:03:00Z"/>
              </w:rPr>
            </w:pPr>
            <w:del w:id="4533" w:author="Куклина Ю.В." w:date="2024-07-09T11:03:00Z">
              <w:r w:rsidRPr="007036CE" w:rsidDel="00437AC1">
                <w:delText>Сумма</w:delText>
              </w:r>
              <w:bookmarkStart w:id="4534" w:name="_Toc173151569"/>
              <w:bookmarkStart w:id="4535" w:name="_Toc173746164"/>
              <w:bookmarkStart w:id="4536" w:name="_Toc175760776"/>
              <w:bookmarkStart w:id="4537" w:name="_Toc189429793"/>
              <w:bookmarkStart w:id="4538" w:name="_Toc222927503"/>
              <w:bookmarkStart w:id="4539" w:name="_Toc222927894"/>
              <w:bookmarkEnd w:id="4534"/>
              <w:bookmarkEnd w:id="4535"/>
              <w:bookmarkEnd w:id="4536"/>
              <w:bookmarkEnd w:id="4537"/>
              <w:bookmarkEnd w:id="4538"/>
              <w:bookmarkEnd w:id="4539"/>
            </w:del>
          </w:p>
        </w:tc>
        <w:tc>
          <w:tcPr>
            <w:tcW w:w="300" w:type="pct"/>
          </w:tcPr>
          <w:p w14:paraId="19E35D29" w14:textId="77777777" w:rsidR="00DF30C2" w:rsidRPr="007036CE" w:rsidDel="00437AC1" w:rsidRDefault="00DF30C2" w:rsidP="00DF30C2">
            <w:pPr>
              <w:pStyle w:val="GOSTTablenorm"/>
              <w:rPr>
                <w:del w:id="4540" w:author="Куклина Ю.В." w:date="2024-07-09T11:03:00Z"/>
              </w:rPr>
            </w:pPr>
            <w:del w:id="4541" w:author="Куклина Ю.В." w:date="2024-07-09T11:03:00Z">
              <w:r w:rsidRPr="007036CE" w:rsidDel="00437AC1">
                <w:delText>Да</w:delText>
              </w:r>
              <w:bookmarkStart w:id="4542" w:name="_Toc173151570"/>
              <w:bookmarkStart w:id="4543" w:name="_Toc173746165"/>
              <w:bookmarkStart w:id="4544" w:name="_Toc175760777"/>
              <w:bookmarkStart w:id="4545" w:name="_Toc189429794"/>
              <w:bookmarkStart w:id="4546" w:name="_Toc222927504"/>
              <w:bookmarkStart w:id="4547" w:name="_Toc222927895"/>
              <w:bookmarkEnd w:id="4542"/>
              <w:bookmarkEnd w:id="4543"/>
              <w:bookmarkEnd w:id="4544"/>
              <w:bookmarkEnd w:id="4545"/>
              <w:bookmarkEnd w:id="4546"/>
              <w:bookmarkEnd w:id="4547"/>
            </w:del>
          </w:p>
        </w:tc>
        <w:tc>
          <w:tcPr>
            <w:tcW w:w="308" w:type="pct"/>
          </w:tcPr>
          <w:p w14:paraId="4279AF28" w14:textId="77777777" w:rsidR="00DF30C2" w:rsidRPr="007036CE" w:rsidDel="00437AC1" w:rsidRDefault="00DF30C2" w:rsidP="00DF30C2">
            <w:pPr>
              <w:pStyle w:val="GOSTTablenorm"/>
              <w:rPr>
                <w:del w:id="4548" w:author="Куклина Ю.В." w:date="2024-07-09T11:03:00Z"/>
              </w:rPr>
            </w:pPr>
            <w:bookmarkStart w:id="4549" w:name="_Toc173151571"/>
            <w:bookmarkStart w:id="4550" w:name="_Toc173746166"/>
            <w:bookmarkStart w:id="4551" w:name="_Toc175760778"/>
            <w:bookmarkStart w:id="4552" w:name="_Toc189429795"/>
            <w:bookmarkStart w:id="4553" w:name="_Toc222927505"/>
            <w:bookmarkStart w:id="4554" w:name="_Toc222927896"/>
            <w:bookmarkEnd w:id="4549"/>
            <w:bookmarkEnd w:id="4550"/>
            <w:bookmarkEnd w:id="4551"/>
            <w:bookmarkEnd w:id="4552"/>
            <w:bookmarkEnd w:id="4553"/>
            <w:bookmarkEnd w:id="4554"/>
          </w:p>
        </w:tc>
        <w:tc>
          <w:tcPr>
            <w:tcW w:w="2039" w:type="pct"/>
          </w:tcPr>
          <w:p w14:paraId="51417363" w14:textId="77777777" w:rsidR="00DF30C2" w:rsidRPr="007036CE" w:rsidDel="00437AC1" w:rsidRDefault="00DF30C2" w:rsidP="00DF30C2">
            <w:pPr>
              <w:pStyle w:val="GOSTTablenorm"/>
              <w:rPr>
                <w:del w:id="4555" w:author="Куклина Ю.В." w:date="2024-07-09T11:03:00Z"/>
              </w:rPr>
            </w:pPr>
            <w:del w:id="4556" w:author="Куклина Ю.В." w:date="2024-07-09T11:03:00Z">
              <w:r w:rsidRPr="007036CE" w:rsidDel="00437AC1">
                <w:delText>Указывается сумма на 2-й плановый год при распределении на текущий бюджетный цикл.</w:delText>
              </w:r>
              <w:bookmarkStart w:id="4557" w:name="_Toc173151572"/>
              <w:bookmarkStart w:id="4558" w:name="_Toc173746167"/>
              <w:bookmarkStart w:id="4559" w:name="_Toc175760779"/>
              <w:bookmarkStart w:id="4560" w:name="_Toc189429796"/>
              <w:bookmarkStart w:id="4561" w:name="_Toc222927506"/>
              <w:bookmarkStart w:id="4562" w:name="_Toc222927897"/>
              <w:bookmarkEnd w:id="4557"/>
              <w:bookmarkEnd w:id="4558"/>
              <w:bookmarkEnd w:id="4559"/>
              <w:bookmarkEnd w:id="4560"/>
              <w:bookmarkEnd w:id="4561"/>
              <w:bookmarkEnd w:id="4562"/>
            </w:del>
          </w:p>
          <w:p w14:paraId="56F47F58" w14:textId="77777777" w:rsidR="00DF30C2" w:rsidRPr="007036CE" w:rsidDel="00437AC1" w:rsidRDefault="00DF30C2" w:rsidP="00DF30C2">
            <w:pPr>
              <w:pStyle w:val="GOSTTablenorm"/>
              <w:rPr>
                <w:del w:id="4563" w:author="Куклина Ю.В." w:date="2024-07-09T11:03:00Z"/>
              </w:rPr>
            </w:pPr>
            <w:del w:id="4564" w:author="Куклина Ю.В." w:date="2024-07-09T11:03:00Z">
              <w:r w:rsidRPr="007036CE" w:rsidDel="00437AC1">
                <w:delText>Указывается сумма на 1-й плановый год при распределении на новый бюджетный цикл</w:delText>
              </w:r>
              <w:bookmarkStart w:id="4565" w:name="_Toc173151573"/>
              <w:bookmarkStart w:id="4566" w:name="_Toc173746168"/>
              <w:bookmarkStart w:id="4567" w:name="_Toc175760780"/>
              <w:bookmarkStart w:id="4568" w:name="_Toc189429797"/>
              <w:bookmarkStart w:id="4569" w:name="_Toc222927507"/>
              <w:bookmarkStart w:id="4570" w:name="_Toc222927898"/>
              <w:bookmarkEnd w:id="4565"/>
              <w:bookmarkEnd w:id="4566"/>
              <w:bookmarkEnd w:id="4567"/>
              <w:bookmarkEnd w:id="4568"/>
              <w:bookmarkEnd w:id="4569"/>
              <w:bookmarkEnd w:id="4570"/>
            </w:del>
          </w:p>
        </w:tc>
        <w:bookmarkStart w:id="4571" w:name="_Toc173151574"/>
        <w:bookmarkStart w:id="4572" w:name="_Toc173746169"/>
        <w:bookmarkStart w:id="4573" w:name="_Toc175760781"/>
        <w:bookmarkStart w:id="4574" w:name="_Toc189429798"/>
        <w:bookmarkStart w:id="4575" w:name="_Toc222927508"/>
        <w:bookmarkStart w:id="4576" w:name="_Toc222927899"/>
        <w:bookmarkEnd w:id="4571"/>
        <w:bookmarkEnd w:id="4572"/>
        <w:bookmarkEnd w:id="4573"/>
        <w:bookmarkEnd w:id="4574"/>
        <w:bookmarkEnd w:id="4575"/>
        <w:bookmarkEnd w:id="4576"/>
      </w:tr>
      <w:tr w:rsidR="00DF30C2" w:rsidRPr="007036CE" w:rsidDel="00183211" w14:paraId="53A2C5D1" w14:textId="77777777" w:rsidTr="00974EB0">
        <w:trPr>
          <w:del w:id="4577" w:author="Сатлер Марина Викторовна" w:date="2024-07-08T15:58:00Z"/>
        </w:trPr>
        <w:tc>
          <w:tcPr>
            <w:tcW w:w="1100" w:type="pct"/>
          </w:tcPr>
          <w:p w14:paraId="5C891226" w14:textId="77777777" w:rsidR="00DF30C2" w:rsidRPr="007036CE" w:rsidDel="00183211" w:rsidRDefault="00DF30C2" w:rsidP="00DF30C2">
            <w:pPr>
              <w:pStyle w:val="GOSTTablenorm"/>
              <w:rPr>
                <w:del w:id="4578" w:author="Сатлер Марина Викторовна" w:date="2024-07-08T15:58:00Z"/>
              </w:rPr>
            </w:pPr>
            <w:del w:id="4579" w:author="Сатлер Марина Викторовна" w:date="2024-07-08T15:58:00Z">
              <w:r w:rsidRPr="007036CE" w:rsidDel="00183211">
                <w:delText>Сумма на третий год планового периода</w:delText>
              </w:r>
              <w:bookmarkStart w:id="4580" w:name="_Toc173151575"/>
              <w:bookmarkStart w:id="4581" w:name="_Toc173746170"/>
              <w:bookmarkStart w:id="4582" w:name="_Toc175760782"/>
              <w:bookmarkStart w:id="4583" w:name="_Toc189429799"/>
              <w:bookmarkStart w:id="4584" w:name="_Toc222927509"/>
              <w:bookmarkStart w:id="4585" w:name="_Toc222927900"/>
              <w:bookmarkEnd w:id="4580"/>
              <w:bookmarkEnd w:id="4581"/>
              <w:bookmarkEnd w:id="4582"/>
              <w:bookmarkEnd w:id="4583"/>
              <w:bookmarkEnd w:id="4584"/>
              <w:bookmarkEnd w:id="4585"/>
            </w:del>
          </w:p>
        </w:tc>
        <w:tc>
          <w:tcPr>
            <w:tcW w:w="734" w:type="pct"/>
          </w:tcPr>
          <w:p w14:paraId="118A34D1" w14:textId="77777777" w:rsidR="00DF30C2" w:rsidRPr="007036CE" w:rsidDel="00183211" w:rsidRDefault="00DF30C2" w:rsidP="00DF30C2">
            <w:pPr>
              <w:pStyle w:val="GOSTTablenorm"/>
              <w:rPr>
                <w:del w:id="4586" w:author="Сатлер Марина Викторовна" w:date="2024-07-08T15:58:00Z"/>
              </w:rPr>
            </w:pPr>
            <w:del w:id="4587" w:author="Сатлер Марина Викторовна" w:date="2024-07-08T15:58:00Z">
              <w:r w:rsidRPr="007036CE" w:rsidDel="00183211">
                <w:rPr>
                  <w:b/>
                  <w:szCs w:val="24"/>
                  <w:lang w:val="en-US"/>
                </w:rPr>
                <w:delText>SECTION</w:delText>
              </w:r>
              <w:r w:rsidRPr="007036CE" w:rsidDel="00183211">
                <w:rPr>
                  <w:b/>
                  <w:szCs w:val="24"/>
                </w:rPr>
                <w:delText>_3:</w:delText>
              </w:r>
              <w:r w:rsidRPr="007036CE" w:rsidDel="00183211">
                <w:delText>SUM_4</w:delText>
              </w:r>
              <w:bookmarkStart w:id="4588" w:name="_Toc173151576"/>
              <w:bookmarkStart w:id="4589" w:name="_Toc173746171"/>
              <w:bookmarkStart w:id="4590" w:name="_Toc175760783"/>
              <w:bookmarkStart w:id="4591" w:name="_Toc189429800"/>
              <w:bookmarkStart w:id="4592" w:name="_Toc222927510"/>
              <w:bookmarkStart w:id="4593" w:name="_Toc222927901"/>
              <w:bookmarkEnd w:id="4588"/>
              <w:bookmarkEnd w:id="4589"/>
              <w:bookmarkEnd w:id="4590"/>
              <w:bookmarkEnd w:id="4591"/>
              <w:bookmarkEnd w:id="4592"/>
              <w:bookmarkEnd w:id="4593"/>
            </w:del>
          </w:p>
        </w:tc>
        <w:tc>
          <w:tcPr>
            <w:tcW w:w="519" w:type="pct"/>
          </w:tcPr>
          <w:p w14:paraId="7E18F6CF" w14:textId="77777777" w:rsidR="00DF30C2" w:rsidRPr="007036CE" w:rsidDel="00183211" w:rsidRDefault="00DF30C2" w:rsidP="00DF30C2">
            <w:pPr>
              <w:pStyle w:val="GOSTTablenorm"/>
              <w:rPr>
                <w:del w:id="4594" w:author="Сатлер Марина Викторовна" w:date="2024-07-08T15:58:00Z"/>
              </w:rPr>
            </w:pPr>
            <w:del w:id="4595" w:author="Сатлер Марина Викторовна" w:date="2024-07-08T15:58:00Z">
              <w:r w:rsidRPr="007036CE" w:rsidDel="00183211">
                <w:delText>Сумма</w:delText>
              </w:r>
              <w:bookmarkStart w:id="4596" w:name="_Toc173151577"/>
              <w:bookmarkStart w:id="4597" w:name="_Toc173746172"/>
              <w:bookmarkStart w:id="4598" w:name="_Toc175760784"/>
              <w:bookmarkStart w:id="4599" w:name="_Toc189429801"/>
              <w:bookmarkStart w:id="4600" w:name="_Toc222927511"/>
              <w:bookmarkStart w:id="4601" w:name="_Toc222927902"/>
              <w:bookmarkEnd w:id="4596"/>
              <w:bookmarkEnd w:id="4597"/>
              <w:bookmarkEnd w:id="4598"/>
              <w:bookmarkEnd w:id="4599"/>
              <w:bookmarkEnd w:id="4600"/>
              <w:bookmarkEnd w:id="4601"/>
            </w:del>
          </w:p>
        </w:tc>
        <w:tc>
          <w:tcPr>
            <w:tcW w:w="300" w:type="pct"/>
          </w:tcPr>
          <w:p w14:paraId="1EC16EF1" w14:textId="77777777" w:rsidR="00DF30C2" w:rsidRPr="007036CE" w:rsidDel="00183211" w:rsidRDefault="00DF30C2" w:rsidP="00DF30C2">
            <w:pPr>
              <w:pStyle w:val="GOSTTablenorm"/>
              <w:rPr>
                <w:del w:id="4602" w:author="Сатлер Марина Викторовна" w:date="2024-07-08T15:58:00Z"/>
              </w:rPr>
            </w:pPr>
            <w:del w:id="4603" w:author="Сатлер Марина Викторовна" w:date="2024-07-08T15:58:00Z">
              <w:r w:rsidRPr="007036CE" w:rsidDel="00183211">
                <w:delText>Да</w:delText>
              </w:r>
              <w:bookmarkStart w:id="4604" w:name="_Toc173151578"/>
              <w:bookmarkStart w:id="4605" w:name="_Toc173746173"/>
              <w:bookmarkStart w:id="4606" w:name="_Toc175760785"/>
              <w:bookmarkStart w:id="4607" w:name="_Toc189429802"/>
              <w:bookmarkStart w:id="4608" w:name="_Toc222927512"/>
              <w:bookmarkStart w:id="4609" w:name="_Toc222927903"/>
              <w:bookmarkEnd w:id="4604"/>
              <w:bookmarkEnd w:id="4605"/>
              <w:bookmarkEnd w:id="4606"/>
              <w:bookmarkEnd w:id="4607"/>
              <w:bookmarkEnd w:id="4608"/>
              <w:bookmarkEnd w:id="4609"/>
            </w:del>
          </w:p>
        </w:tc>
        <w:tc>
          <w:tcPr>
            <w:tcW w:w="308" w:type="pct"/>
          </w:tcPr>
          <w:p w14:paraId="7DC9E43F" w14:textId="77777777" w:rsidR="00DF30C2" w:rsidRPr="007036CE" w:rsidDel="00183211" w:rsidRDefault="00DF30C2" w:rsidP="00DF30C2">
            <w:pPr>
              <w:pStyle w:val="GOSTTablenorm"/>
              <w:rPr>
                <w:del w:id="4610" w:author="Сатлер Марина Викторовна" w:date="2024-07-08T15:58:00Z"/>
              </w:rPr>
            </w:pPr>
            <w:bookmarkStart w:id="4611" w:name="_Toc173151579"/>
            <w:bookmarkStart w:id="4612" w:name="_Toc173746174"/>
            <w:bookmarkStart w:id="4613" w:name="_Toc175760786"/>
            <w:bookmarkStart w:id="4614" w:name="_Toc189429803"/>
            <w:bookmarkStart w:id="4615" w:name="_Toc222927513"/>
            <w:bookmarkStart w:id="4616" w:name="_Toc222927904"/>
            <w:bookmarkEnd w:id="4611"/>
            <w:bookmarkEnd w:id="4612"/>
            <w:bookmarkEnd w:id="4613"/>
            <w:bookmarkEnd w:id="4614"/>
            <w:bookmarkEnd w:id="4615"/>
            <w:bookmarkEnd w:id="4616"/>
          </w:p>
        </w:tc>
        <w:tc>
          <w:tcPr>
            <w:tcW w:w="2039" w:type="pct"/>
          </w:tcPr>
          <w:p w14:paraId="454636C7" w14:textId="77777777" w:rsidR="00DF30C2" w:rsidRPr="007036CE" w:rsidDel="00183211" w:rsidRDefault="00DF30C2" w:rsidP="00DF30C2">
            <w:pPr>
              <w:pStyle w:val="GOSTTablenorm"/>
              <w:rPr>
                <w:del w:id="4617" w:author="Сатлер Марина Викторовна" w:date="2024-07-08T15:58:00Z"/>
              </w:rPr>
            </w:pPr>
            <w:del w:id="4618" w:author="Сатлер Марина Викторовна" w:date="2024-07-08T15:58:00Z">
              <w:r w:rsidRPr="007036CE" w:rsidDel="00183211">
                <w:delText>Указывается значение «0.00» при распределении на текущий бюджетный цикл.</w:delText>
              </w:r>
              <w:bookmarkStart w:id="4619" w:name="_Toc173151580"/>
              <w:bookmarkStart w:id="4620" w:name="_Toc173746175"/>
              <w:bookmarkStart w:id="4621" w:name="_Toc175760787"/>
              <w:bookmarkStart w:id="4622" w:name="_Toc189429804"/>
              <w:bookmarkStart w:id="4623" w:name="_Toc222927514"/>
              <w:bookmarkStart w:id="4624" w:name="_Toc222927905"/>
              <w:bookmarkEnd w:id="4619"/>
              <w:bookmarkEnd w:id="4620"/>
              <w:bookmarkEnd w:id="4621"/>
              <w:bookmarkEnd w:id="4622"/>
              <w:bookmarkEnd w:id="4623"/>
              <w:bookmarkEnd w:id="4624"/>
            </w:del>
          </w:p>
          <w:p w14:paraId="31B04DBB" w14:textId="77777777" w:rsidR="00DF30C2" w:rsidRPr="007036CE" w:rsidDel="00183211" w:rsidRDefault="00DF30C2" w:rsidP="00DF30C2">
            <w:pPr>
              <w:pStyle w:val="GOSTTablenorm"/>
              <w:rPr>
                <w:del w:id="4625" w:author="Сатлер Марина Викторовна" w:date="2024-07-08T15:58:00Z"/>
              </w:rPr>
            </w:pPr>
            <w:del w:id="4626" w:author="Сатлер Марина Викторовна" w:date="2024-07-08T15:58:00Z">
              <w:r w:rsidRPr="007036CE" w:rsidDel="00183211">
                <w:delText>Указывается сумма на 2-й плановый год при распределении на новый бюджетный цикл</w:delText>
              </w:r>
              <w:bookmarkStart w:id="4627" w:name="_Toc173151581"/>
              <w:bookmarkStart w:id="4628" w:name="_Toc173746176"/>
              <w:bookmarkStart w:id="4629" w:name="_Toc175760788"/>
              <w:bookmarkStart w:id="4630" w:name="_Toc189429805"/>
              <w:bookmarkStart w:id="4631" w:name="_Toc222927515"/>
              <w:bookmarkStart w:id="4632" w:name="_Toc222927906"/>
              <w:bookmarkEnd w:id="4627"/>
              <w:bookmarkEnd w:id="4628"/>
              <w:bookmarkEnd w:id="4629"/>
              <w:bookmarkEnd w:id="4630"/>
              <w:bookmarkEnd w:id="4631"/>
              <w:bookmarkEnd w:id="4632"/>
            </w:del>
          </w:p>
        </w:tc>
        <w:bookmarkStart w:id="4633" w:name="_Toc173151582"/>
        <w:bookmarkStart w:id="4634" w:name="_Toc173746177"/>
        <w:bookmarkStart w:id="4635" w:name="_Toc175760789"/>
        <w:bookmarkStart w:id="4636" w:name="_Toc189429806"/>
        <w:bookmarkStart w:id="4637" w:name="_Toc222927516"/>
        <w:bookmarkStart w:id="4638" w:name="_Toc222927907"/>
        <w:bookmarkEnd w:id="4633"/>
        <w:bookmarkEnd w:id="4634"/>
        <w:bookmarkEnd w:id="4635"/>
        <w:bookmarkEnd w:id="4636"/>
        <w:bookmarkEnd w:id="4637"/>
        <w:bookmarkEnd w:id="4638"/>
      </w:tr>
    </w:tbl>
    <w:p w14:paraId="268BB653" w14:textId="77777777" w:rsidR="0020152A" w:rsidRPr="007036CE" w:rsidRDefault="00DB1F15" w:rsidP="00DE0449">
      <w:pPr>
        <w:pStyle w:val="51"/>
      </w:pPr>
      <w:bookmarkStart w:id="4639" w:name="_Toc222927908"/>
      <w:commentRangeStart w:id="4640"/>
      <w:r w:rsidRPr="007036CE">
        <w:t xml:space="preserve">Пример </w:t>
      </w:r>
      <w:commentRangeEnd w:id="4640"/>
      <w:r w:rsidRPr="007036CE">
        <w:rPr>
          <w:rStyle w:val="afff4"/>
          <w:sz w:val="24"/>
          <w:szCs w:val="26"/>
        </w:rPr>
        <w:commentReference w:id="4640"/>
      </w:r>
      <w:r w:rsidRPr="007036CE">
        <w:t>запроса по документу «Расходное расписание» (ф.0531722) MSC_ExpendableSchedule</w:t>
      </w:r>
      <w:bookmarkEnd w:id="4639"/>
    </w:p>
    <w:p w14:paraId="58DE47FF" w14:textId="77777777" w:rsidR="005F42B1" w:rsidRPr="007036CE" w:rsidRDefault="005F42B1" w:rsidP="005F42B1">
      <w:pPr>
        <w:pStyle w:val="GOSTScript"/>
      </w:pPr>
      <w:r w:rsidRPr="007036CE">
        <w:t>{</w:t>
      </w:r>
    </w:p>
    <w:p w14:paraId="627CE42A" w14:textId="77777777" w:rsidR="005F42B1" w:rsidRPr="007036CE" w:rsidRDefault="005F42B1" w:rsidP="005F42B1">
      <w:pPr>
        <w:pStyle w:val="GOSTScript"/>
      </w:pPr>
      <w:r w:rsidRPr="007036CE">
        <w:tab/>
        <w:t>"header": {</w:t>
      </w:r>
    </w:p>
    <w:p w14:paraId="6C4A19FD" w14:textId="77777777" w:rsidR="005F42B1" w:rsidRPr="007036CE" w:rsidRDefault="005F42B1" w:rsidP="005F42B1">
      <w:pPr>
        <w:pStyle w:val="GOSTScript"/>
      </w:pPr>
      <w:r w:rsidRPr="007036CE">
        <w:tab/>
      </w:r>
      <w:r w:rsidRPr="007036CE">
        <w:tab/>
        <w:t>"Source": "</w:t>
      </w:r>
      <w:del w:id="4641" w:author="Сатлер Марина Викторовна" w:date="2024-09-25T17:35:00Z">
        <w:r w:rsidRPr="007036CE" w:rsidDel="00106EBC">
          <w:delText>EXP05</w:delText>
        </w:r>
      </w:del>
      <w:ins w:id="4642" w:author="Сатлер Марина Викторовна" w:date="2024-09-25T17:35:00Z">
        <w:r w:rsidR="00106EBC" w:rsidRPr="007036CE">
          <w:t>EXP01</w:t>
        </w:r>
      </w:ins>
      <w:r w:rsidRPr="007036CE">
        <w:t>",</w:t>
      </w:r>
    </w:p>
    <w:p w14:paraId="71D3ECFA" w14:textId="77777777" w:rsidR="005F42B1" w:rsidRPr="007036CE" w:rsidRDefault="005F42B1" w:rsidP="005F42B1">
      <w:pPr>
        <w:pStyle w:val="GOSTScript"/>
      </w:pPr>
      <w:r w:rsidRPr="007036CE">
        <w:tab/>
      </w:r>
      <w:r w:rsidRPr="007036CE">
        <w:tab/>
        <w:t>"ReqDateTime": "2024-02-05 10:37:22",</w:t>
      </w:r>
    </w:p>
    <w:p w14:paraId="6A372C94" w14:textId="77777777" w:rsidR="005F42B1" w:rsidRPr="007036CE" w:rsidRDefault="005F42B1" w:rsidP="005F42B1">
      <w:pPr>
        <w:pStyle w:val="GOSTScript"/>
      </w:pPr>
      <w:r w:rsidRPr="007036CE">
        <w:tab/>
      </w:r>
      <w:r w:rsidRPr="007036CE">
        <w:tab/>
        <w:t>"Version": "1.0",</w:t>
      </w:r>
    </w:p>
    <w:p w14:paraId="61B60A0C" w14:textId="77777777" w:rsidR="005F42B1" w:rsidRPr="007036CE" w:rsidRDefault="005F42B1" w:rsidP="005F42B1">
      <w:pPr>
        <w:pStyle w:val="GOSTScript"/>
      </w:pPr>
      <w:r w:rsidRPr="007036CE">
        <w:lastRenderedPageBreak/>
        <w:tab/>
      </w:r>
      <w:r w:rsidRPr="007036CE">
        <w:tab/>
        <w:t>"Params": [</w:t>
      </w:r>
    </w:p>
    <w:p w14:paraId="1FAC57DC" w14:textId="77777777" w:rsidR="005F42B1" w:rsidRPr="007036CE" w:rsidRDefault="005F42B1" w:rsidP="005F42B1">
      <w:pPr>
        <w:pStyle w:val="GOSTScript"/>
      </w:pPr>
      <w:r w:rsidRPr="007036CE">
        <w:tab/>
      </w:r>
      <w:r w:rsidRPr="007036CE">
        <w:tab/>
      </w:r>
      <w:r w:rsidRPr="007036CE">
        <w:tab/>
        <w:t>{</w:t>
      </w:r>
    </w:p>
    <w:p w14:paraId="31B3632C" w14:textId="77777777" w:rsidR="005F42B1" w:rsidRPr="007036CE" w:rsidRDefault="005F42B1" w:rsidP="005F42B1">
      <w:pPr>
        <w:pStyle w:val="GOSTScript"/>
      </w:pPr>
      <w:r w:rsidRPr="007036CE">
        <w:tab/>
      </w:r>
      <w:r w:rsidRPr="007036CE">
        <w:tab/>
      </w:r>
      <w:r w:rsidRPr="007036CE">
        <w:tab/>
      </w:r>
      <w:r w:rsidRPr="007036CE">
        <w:tab/>
        <w:t>"param": "example",</w:t>
      </w:r>
    </w:p>
    <w:p w14:paraId="49F05711" w14:textId="77777777" w:rsidR="005F42B1" w:rsidRPr="007036CE" w:rsidRDefault="005F42B1" w:rsidP="005F42B1">
      <w:pPr>
        <w:pStyle w:val="GOSTScript"/>
      </w:pPr>
      <w:r w:rsidRPr="007036CE">
        <w:tab/>
      </w:r>
      <w:r w:rsidRPr="007036CE">
        <w:tab/>
      </w:r>
      <w:r w:rsidRPr="007036CE">
        <w:tab/>
      </w:r>
      <w:r w:rsidRPr="007036CE">
        <w:tab/>
        <w:t>"value": "01"</w:t>
      </w:r>
    </w:p>
    <w:p w14:paraId="2448F6FA" w14:textId="77777777" w:rsidR="005F42B1" w:rsidRPr="007036CE" w:rsidRDefault="005F42B1" w:rsidP="005F42B1">
      <w:pPr>
        <w:pStyle w:val="GOSTScript"/>
      </w:pPr>
      <w:r w:rsidRPr="007036CE">
        <w:tab/>
      </w:r>
      <w:r w:rsidRPr="007036CE">
        <w:tab/>
      </w:r>
      <w:r w:rsidRPr="007036CE">
        <w:tab/>
        <w:t>}</w:t>
      </w:r>
    </w:p>
    <w:p w14:paraId="1E379975" w14:textId="77777777" w:rsidR="005F42B1" w:rsidRPr="007036CE" w:rsidRDefault="005F42B1" w:rsidP="005F42B1">
      <w:pPr>
        <w:pStyle w:val="GOSTScript"/>
      </w:pPr>
      <w:r w:rsidRPr="007036CE">
        <w:tab/>
      </w:r>
      <w:r w:rsidRPr="007036CE">
        <w:tab/>
        <w:t>],</w:t>
      </w:r>
    </w:p>
    <w:p w14:paraId="5606DFAA" w14:textId="77777777" w:rsidR="005F42B1" w:rsidRPr="007036CE" w:rsidRDefault="005F42B1" w:rsidP="005F42B1">
      <w:pPr>
        <w:pStyle w:val="GOSTScript"/>
      </w:pPr>
      <w:r w:rsidRPr="007036CE">
        <w:tab/>
      </w:r>
      <w:r w:rsidRPr="007036CE">
        <w:tab/>
        <w:t>"ReqGuid": "b0d4ce5d-2757-4688-948c-vv72qba94f86",</w:t>
      </w:r>
    </w:p>
    <w:p w14:paraId="60BF6582" w14:textId="77777777" w:rsidR="005F42B1" w:rsidRPr="007036CE" w:rsidRDefault="005F42B1" w:rsidP="005F42B1">
      <w:pPr>
        <w:pStyle w:val="GOSTScript"/>
      </w:pPr>
      <w:r w:rsidRPr="007036CE">
        <w:tab/>
      </w:r>
      <w:r w:rsidRPr="007036CE">
        <w:tab/>
        <w:t>"DocGuid": "0bd90a7c-e339-34ff-ac39-73029ff81370",</w:t>
      </w:r>
    </w:p>
    <w:p w14:paraId="29A60385" w14:textId="77777777" w:rsidR="005F42B1" w:rsidRPr="007036CE" w:rsidRDefault="005F42B1" w:rsidP="005F42B1">
      <w:pPr>
        <w:pStyle w:val="GOSTScript"/>
      </w:pPr>
      <w:r w:rsidRPr="007036CE">
        <w:tab/>
      </w:r>
      <w:r w:rsidRPr="007036CE">
        <w:tab/>
        <w:t>"RequestType": "ACCOUNTING",</w:t>
      </w:r>
    </w:p>
    <w:p w14:paraId="60E1D03E" w14:textId="77777777" w:rsidR="005F42B1" w:rsidRPr="007036CE" w:rsidRDefault="005F42B1" w:rsidP="005F42B1">
      <w:pPr>
        <w:pStyle w:val="GOSTScript"/>
      </w:pPr>
      <w:r w:rsidRPr="007036CE">
        <w:tab/>
      </w:r>
      <w:r w:rsidRPr="007036CE">
        <w:tab/>
        <w:t>"TypeDoc": "MSC_ExpendableSchedule",</w:t>
      </w:r>
    </w:p>
    <w:p w14:paraId="51FECCF0" w14:textId="77777777" w:rsidR="005F42B1" w:rsidRPr="007036CE" w:rsidRDefault="005F42B1" w:rsidP="005F42B1">
      <w:pPr>
        <w:pStyle w:val="GOSTScript"/>
      </w:pPr>
      <w:r w:rsidRPr="007036CE">
        <w:tab/>
      </w:r>
      <w:r w:rsidRPr="007036CE">
        <w:tab/>
        <w:t>"Stage": "auth",</w:t>
      </w:r>
    </w:p>
    <w:p w14:paraId="3708FB0A" w14:textId="77777777" w:rsidR="005F42B1" w:rsidRPr="007036CE" w:rsidRDefault="005F42B1" w:rsidP="005F42B1">
      <w:pPr>
        <w:pStyle w:val="GOSTScript"/>
      </w:pPr>
      <w:r w:rsidRPr="007036CE">
        <w:tab/>
      </w:r>
      <w:r w:rsidRPr="007036CE">
        <w:tab/>
        <w:t>"BalLevContrl": 0,</w:t>
      </w:r>
    </w:p>
    <w:p w14:paraId="6E937F07" w14:textId="77777777" w:rsidR="005F42B1" w:rsidRPr="007036CE" w:rsidRDefault="005F42B1" w:rsidP="005F42B1">
      <w:pPr>
        <w:pStyle w:val="GOSTScript"/>
      </w:pPr>
      <w:r w:rsidRPr="007036CE">
        <w:tab/>
      </w:r>
      <w:r w:rsidRPr="007036CE">
        <w:tab/>
        <w:t>"Subject": "</w:t>
      </w:r>
      <w:r w:rsidR="0040715D" w:rsidRPr="007036CE">
        <w:t>95</w:t>
      </w:r>
      <w:r w:rsidRPr="007036CE">
        <w:t>00",</w:t>
      </w:r>
    </w:p>
    <w:p w14:paraId="2B7D2BED" w14:textId="77777777" w:rsidR="005F42B1" w:rsidRPr="007036CE" w:rsidRDefault="005F42B1" w:rsidP="005F42B1">
      <w:pPr>
        <w:pStyle w:val="GOSTScript"/>
      </w:pPr>
      <w:r w:rsidRPr="007036CE">
        <w:tab/>
      </w:r>
      <w:r w:rsidRPr="007036CE">
        <w:tab/>
        <w:t>"SettlementDate": "2024-02-05"</w:t>
      </w:r>
    </w:p>
    <w:p w14:paraId="7C0AEAA7" w14:textId="77777777" w:rsidR="005F42B1" w:rsidRPr="007036CE" w:rsidRDefault="005F42B1" w:rsidP="005F42B1">
      <w:pPr>
        <w:pStyle w:val="GOSTScript"/>
      </w:pPr>
      <w:r w:rsidRPr="007036CE">
        <w:tab/>
        <w:t>},</w:t>
      </w:r>
    </w:p>
    <w:p w14:paraId="49D8F46A" w14:textId="77777777" w:rsidR="005F42B1" w:rsidRPr="007036CE" w:rsidRDefault="005F42B1" w:rsidP="005F42B1">
      <w:pPr>
        <w:pStyle w:val="GOSTScript"/>
      </w:pPr>
      <w:r w:rsidRPr="007036CE">
        <w:tab/>
        <w:t>"document": {</w:t>
      </w:r>
    </w:p>
    <w:p w14:paraId="23256824" w14:textId="77777777" w:rsidR="005F42B1" w:rsidRPr="007036CE" w:rsidRDefault="005F42B1" w:rsidP="005F42B1">
      <w:pPr>
        <w:pStyle w:val="GOSTScript"/>
      </w:pPr>
      <w:r w:rsidRPr="007036CE">
        <w:tab/>
      </w:r>
      <w:r w:rsidRPr="007036CE">
        <w:tab/>
        <w:t>"NUM_DOC": "24-003/40",</w:t>
      </w:r>
    </w:p>
    <w:p w14:paraId="6D18FA8D" w14:textId="77777777" w:rsidR="005F42B1" w:rsidRPr="007036CE" w:rsidRDefault="005F42B1" w:rsidP="005F42B1">
      <w:pPr>
        <w:pStyle w:val="GOSTScript"/>
      </w:pPr>
      <w:r w:rsidRPr="007036CE">
        <w:tab/>
      </w:r>
      <w:r w:rsidRPr="007036CE">
        <w:tab/>
        <w:t>"DATE_DOC": "2024-02-05",</w:t>
      </w:r>
    </w:p>
    <w:p w14:paraId="7250EC61" w14:textId="77777777" w:rsidR="005F42B1" w:rsidRPr="007036CE" w:rsidRDefault="005F42B1" w:rsidP="005F42B1">
      <w:pPr>
        <w:pStyle w:val="GOSTScript"/>
      </w:pPr>
      <w:r w:rsidRPr="007036CE">
        <w:tab/>
      </w:r>
      <w:r w:rsidRPr="007036CE">
        <w:tab/>
        <w:t>"DOC_TYPE": "</w:t>
      </w:r>
      <w:r w:rsidRPr="007036CE">
        <w:rPr>
          <w:lang w:val="ru-RU"/>
        </w:rPr>
        <w:t>БРС</w:t>
      </w:r>
      <w:r w:rsidRPr="007036CE">
        <w:t>",</w:t>
      </w:r>
    </w:p>
    <w:p w14:paraId="25893A81" w14:textId="77777777" w:rsidR="005F42B1" w:rsidRPr="007036CE" w:rsidRDefault="005F42B1" w:rsidP="005F42B1">
      <w:pPr>
        <w:pStyle w:val="GOSTScript"/>
      </w:pPr>
      <w:r w:rsidRPr="007036CE">
        <w:tab/>
      </w:r>
      <w:r w:rsidRPr="007036CE">
        <w:tab/>
        <w:t xml:space="preserve">"CONTUR_S": </w:t>
      </w:r>
      <w:ins w:id="4643" w:author="Сатлер Марина Викторовна" w:date="2024-02-28T19:03:00Z">
        <w:r w:rsidR="00BB4D13" w:rsidRPr="007036CE">
          <w:t>"</w:t>
        </w:r>
      </w:ins>
      <w:r w:rsidRPr="007036CE">
        <w:t>1</w:t>
      </w:r>
      <w:ins w:id="4644" w:author="Сатлер Марина Викторовна" w:date="2024-02-28T19:03:00Z">
        <w:r w:rsidR="00BB4D13" w:rsidRPr="007036CE">
          <w:t>"</w:t>
        </w:r>
      </w:ins>
      <w:r w:rsidRPr="007036CE">
        <w:t>,</w:t>
      </w:r>
    </w:p>
    <w:p w14:paraId="1C9624AE" w14:textId="77777777" w:rsidR="005F42B1" w:rsidRPr="007036CE" w:rsidRDefault="005F42B1" w:rsidP="005F42B1">
      <w:pPr>
        <w:pStyle w:val="GOSTScript"/>
      </w:pPr>
      <w:r w:rsidRPr="007036CE">
        <w:tab/>
      </w:r>
      <w:r w:rsidRPr="007036CE">
        <w:tab/>
        <w:t xml:space="preserve">"CONTUR_R": </w:t>
      </w:r>
      <w:ins w:id="4645" w:author="Сатлер Марина Викторовна" w:date="2024-02-28T19:03:00Z">
        <w:r w:rsidR="00BB4D13" w:rsidRPr="007036CE">
          <w:t>"</w:t>
        </w:r>
      </w:ins>
      <w:r w:rsidRPr="007036CE">
        <w:t>1</w:t>
      </w:r>
      <w:ins w:id="4646" w:author="Сатлер Марина Викторовна" w:date="2024-02-28T19:03:00Z">
        <w:r w:rsidR="00BB4D13" w:rsidRPr="007036CE">
          <w:t>"</w:t>
        </w:r>
      </w:ins>
      <w:r w:rsidRPr="007036CE">
        <w:t>,</w:t>
      </w:r>
    </w:p>
    <w:p w14:paraId="4709FB6E" w14:textId="77777777" w:rsidR="005F42B1" w:rsidRPr="007036CE" w:rsidRDefault="005F42B1" w:rsidP="005F42B1">
      <w:pPr>
        <w:pStyle w:val="GOSTScript"/>
      </w:pPr>
      <w:r w:rsidRPr="007036CE">
        <w:tab/>
      </w:r>
      <w:r w:rsidRPr="007036CE">
        <w:tab/>
        <w:t>"ACCESSLEVEL": 0,</w:t>
      </w:r>
    </w:p>
    <w:p w14:paraId="64FF8B18" w14:textId="77777777" w:rsidR="005F42B1" w:rsidRPr="007036CE" w:rsidRDefault="005F42B1" w:rsidP="005F42B1">
      <w:pPr>
        <w:pStyle w:val="GOSTScript"/>
      </w:pPr>
      <w:r w:rsidRPr="007036CE">
        <w:tab/>
      </w:r>
      <w:r w:rsidRPr="007036CE">
        <w:tab/>
        <w:t>"BUDGET_CODE": "99010001",</w:t>
      </w:r>
    </w:p>
    <w:p w14:paraId="3A87F348" w14:textId="77777777" w:rsidR="005F42B1" w:rsidRPr="007036CE" w:rsidRDefault="005F42B1" w:rsidP="005F42B1">
      <w:pPr>
        <w:pStyle w:val="GOSTScript"/>
      </w:pPr>
      <w:r w:rsidRPr="007036CE">
        <w:tab/>
      </w:r>
      <w:r w:rsidRPr="007036CE">
        <w:tab/>
        <w:t>"SUM_IN_TRANSIT": "Y",</w:t>
      </w:r>
    </w:p>
    <w:p w14:paraId="0C8CE9A6" w14:textId="77777777" w:rsidR="005F42B1" w:rsidRPr="007036CE" w:rsidRDefault="005F42B1" w:rsidP="005F42B1">
      <w:pPr>
        <w:pStyle w:val="GOSTScript"/>
      </w:pPr>
      <w:r w:rsidRPr="007036CE">
        <w:tab/>
      </w:r>
      <w:r w:rsidRPr="007036CE">
        <w:tab/>
        <w:t>"TOFK_S": "6200",</w:t>
      </w:r>
    </w:p>
    <w:p w14:paraId="14EC4CA4" w14:textId="77777777" w:rsidR="005F42B1" w:rsidRPr="007036CE" w:rsidRDefault="005F42B1" w:rsidP="005F42B1">
      <w:pPr>
        <w:pStyle w:val="GOSTScript"/>
      </w:pPr>
      <w:r w:rsidRPr="007036CE">
        <w:tab/>
      </w:r>
      <w:r w:rsidRPr="007036CE">
        <w:tab/>
        <w:t>"EVENT_DATE": "2024-02-05",</w:t>
      </w:r>
    </w:p>
    <w:p w14:paraId="4844E00E" w14:textId="77777777" w:rsidR="005F42B1" w:rsidRPr="007036CE" w:rsidRDefault="005F42B1" w:rsidP="005F42B1">
      <w:pPr>
        <w:pStyle w:val="GOSTScript"/>
        <w:rPr>
          <w:ins w:id="4647" w:author="Сатлер Марина Викторовна" w:date="2024-06-18T11:18:00Z"/>
        </w:rPr>
      </w:pPr>
      <w:r w:rsidRPr="007036CE">
        <w:tab/>
      </w:r>
      <w:r w:rsidRPr="007036CE">
        <w:tab/>
        <w:t>"ORG_TYPE</w:t>
      </w:r>
      <w:ins w:id="4648" w:author="Сатлер Марина Викторовна" w:date="2024-06-18T11:18:00Z">
        <w:r w:rsidR="00967CBA" w:rsidRPr="007036CE">
          <w:t>_S</w:t>
        </w:r>
      </w:ins>
      <w:r w:rsidRPr="007036CE">
        <w:t>": "</w:t>
      </w:r>
      <w:del w:id="4649" w:author="Сатлер Марина Викторовна" w:date="2024-06-18T11:18:00Z">
        <w:r w:rsidRPr="007036CE" w:rsidDel="00967CBA">
          <w:delText>1</w:delText>
        </w:r>
      </w:del>
      <w:ins w:id="4650" w:author="Сатлер Марина Викторовна" w:date="2024-06-18T11:18:00Z">
        <w:r w:rsidR="00967CBA" w:rsidRPr="007036CE">
          <w:t>3</w:t>
        </w:r>
      </w:ins>
      <w:r w:rsidRPr="007036CE">
        <w:t>",</w:t>
      </w:r>
    </w:p>
    <w:p w14:paraId="155466EF" w14:textId="77777777" w:rsidR="00967CBA" w:rsidRPr="007036CE" w:rsidRDefault="00967CBA" w:rsidP="00967CBA">
      <w:pPr>
        <w:pStyle w:val="GOSTScript"/>
        <w:rPr>
          <w:ins w:id="4651" w:author="Сатлер Марина Викторовна" w:date="2024-06-18T11:19:00Z"/>
        </w:rPr>
      </w:pPr>
      <w:ins w:id="4652" w:author="Сатлер Марина Викторовна" w:date="2024-06-18T11:19:00Z">
        <w:r w:rsidRPr="007036CE">
          <w:tab/>
        </w:r>
        <w:r w:rsidRPr="007036CE">
          <w:tab/>
          <w:t>"ORG_TYPE_R": "3",</w:t>
        </w:r>
      </w:ins>
    </w:p>
    <w:p w14:paraId="61FD9D3D" w14:textId="77777777" w:rsidR="00967CBA" w:rsidRPr="007036CE" w:rsidRDefault="00967CBA" w:rsidP="00967CBA">
      <w:pPr>
        <w:pStyle w:val="GOSTScript"/>
        <w:rPr>
          <w:ins w:id="4653" w:author="Сатлер Марина Викторовна" w:date="2024-06-18T11:19:00Z"/>
        </w:rPr>
      </w:pPr>
      <w:ins w:id="4654" w:author="Сатлер Марина Викторовна" w:date="2024-06-18T11:19:00Z">
        <w:r w:rsidRPr="007036CE">
          <w:tab/>
        </w:r>
        <w:r w:rsidRPr="007036CE">
          <w:tab/>
          <w:t>"OPERATION_TYPE": "1",</w:t>
        </w:r>
      </w:ins>
    </w:p>
    <w:p w14:paraId="598612C3" w14:textId="77777777" w:rsidR="00967CBA" w:rsidRPr="007036CE" w:rsidRDefault="00967CBA" w:rsidP="00967CBA">
      <w:pPr>
        <w:pStyle w:val="GOSTScript"/>
      </w:pPr>
      <w:ins w:id="4655" w:author="Сатлер Марина Викторовна" w:date="2024-06-18T11:19:00Z">
        <w:r w:rsidRPr="007036CE">
          <w:tab/>
        </w:r>
        <w:r w:rsidRPr="007036CE">
          <w:tab/>
          <w:t>"SUSPENSION": "N",</w:t>
        </w:r>
      </w:ins>
    </w:p>
    <w:p w14:paraId="078AA85F" w14:textId="77777777" w:rsidR="005F42B1" w:rsidRPr="007036CE" w:rsidRDefault="005F42B1" w:rsidP="005F42B1">
      <w:pPr>
        <w:pStyle w:val="GOSTScript"/>
      </w:pPr>
      <w:r w:rsidRPr="007036CE">
        <w:tab/>
      </w:r>
      <w:r w:rsidRPr="007036CE">
        <w:tab/>
        <w:t>"PA_S": "01951001820",</w:t>
      </w:r>
    </w:p>
    <w:p w14:paraId="6D69FCB5" w14:textId="77777777" w:rsidR="005F42B1" w:rsidRPr="007036CE" w:rsidRDefault="005F42B1" w:rsidP="005F42B1">
      <w:pPr>
        <w:pStyle w:val="GOSTScript"/>
        <w:rPr>
          <w:ins w:id="4656" w:author="Сатлер Марина Викторовна" w:date="2024-04-15T11:31:00Z"/>
        </w:rPr>
      </w:pPr>
      <w:r w:rsidRPr="007036CE">
        <w:tab/>
      </w:r>
      <w:r w:rsidRPr="007036CE">
        <w:tab/>
        <w:t>"PA_R": "01951001031",</w:t>
      </w:r>
    </w:p>
    <w:p w14:paraId="16108E70" w14:textId="77777777" w:rsidR="00443D05" w:rsidRPr="007036CE" w:rsidRDefault="00443D05" w:rsidP="00443D05">
      <w:pPr>
        <w:pStyle w:val="GOSTScript"/>
        <w:rPr>
          <w:ins w:id="4657" w:author="Сатлер Марина Викторовна" w:date="2024-04-15T11:31:00Z"/>
        </w:rPr>
      </w:pPr>
      <w:ins w:id="4658" w:author="Сатлер Марина Викторовна" w:date="2024-04-15T11:31:00Z">
        <w:r w:rsidRPr="007036CE">
          <w:tab/>
        </w:r>
        <w:r w:rsidRPr="007036CE">
          <w:tab/>
          <w:t>"SVAP_S": "1",</w:t>
        </w:r>
      </w:ins>
    </w:p>
    <w:p w14:paraId="14351AB5" w14:textId="77777777" w:rsidR="00443D05" w:rsidRPr="007036CE" w:rsidRDefault="00443D05" w:rsidP="00443D05">
      <w:pPr>
        <w:pStyle w:val="GOSTScript"/>
        <w:rPr>
          <w:ins w:id="4659" w:author="Сатлер Марина Викторовна" w:date="2024-04-15T11:31:00Z"/>
        </w:rPr>
      </w:pPr>
      <w:ins w:id="4660" w:author="Сатлер Марина Викторовна" w:date="2024-04-15T11:31:00Z">
        <w:r w:rsidRPr="007036CE">
          <w:tab/>
        </w:r>
        <w:r w:rsidRPr="007036CE">
          <w:tab/>
          <w:t>"SVAP_R": "1",</w:t>
        </w:r>
      </w:ins>
    </w:p>
    <w:p w14:paraId="544E5830" w14:textId="77777777" w:rsidR="00443D05" w:rsidRPr="007036CE" w:rsidRDefault="00443D05" w:rsidP="00443D05">
      <w:pPr>
        <w:pStyle w:val="GOSTScript"/>
        <w:rPr>
          <w:ins w:id="4661" w:author="Сатлер Марина Викторовна" w:date="2024-07-08T15:51:00Z"/>
        </w:rPr>
      </w:pPr>
      <w:ins w:id="4662" w:author="Сатлер Марина Викторовна" w:date="2024-04-15T11:31:00Z">
        <w:r w:rsidRPr="007036CE">
          <w:tab/>
        </w:r>
        <w:r w:rsidRPr="007036CE">
          <w:tab/>
          <w:t>"TYPERR": "2",</w:t>
        </w:r>
      </w:ins>
    </w:p>
    <w:p w14:paraId="5C99F962" w14:textId="77777777" w:rsidR="00183211" w:rsidRPr="007036CE" w:rsidRDefault="00183211" w:rsidP="00443D05">
      <w:pPr>
        <w:pStyle w:val="GOSTScript"/>
      </w:pPr>
      <w:ins w:id="4663" w:author="Сатлер Марина Викторовна" w:date="2024-07-08T15:51:00Z">
        <w:r w:rsidRPr="007036CE">
          <w:tab/>
        </w:r>
        <w:r w:rsidRPr="007036CE">
          <w:tab/>
          <w:t>"NBC": "0",</w:t>
        </w:r>
      </w:ins>
    </w:p>
    <w:p w14:paraId="1A011D8A" w14:textId="77777777" w:rsidR="005F42B1" w:rsidRPr="007036CE" w:rsidRDefault="005F42B1" w:rsidP="005F42B1">
      <w:pPr>
        <w:pStyle w:val="GOSTScript"/>
      </w:pPr>
      <w:r w:rsidRPr="007036CE">
        <w:tab/>
      </w:r>
      <w:r w:rsidRPr="007036CE">
        <w:tab/>
        <w:t>"SECTION_2": [</w:t>
      </w:r>
    </w:p>
    <w:p w14:paraId="37D6F10E" w14:textId="77777777" w:rsidR="005F42B1" w:rsidRPr="007036CE" w:rsidRDefault="005F42B1" w:rsidP="005F42B1">
      <w:pPr>
        <w:pStyle w:val="GOSTScript"/>
      </w:pPr>
      <w:r w:rsidRPr="007036CE">
        <w:lastRenderedPageBreak/>
        <w:tab/>
      </w:r>
      <w:r w:rsidRPr="007036CE">
        <w:tab/>
      </w:r>
      <w:r w:rsidRPr="007036CE">
        <w:tab/>
        <w:t>{</w:t>
      </w:r>
    </w:p>
    <w:p w14:paraId="4BEA6939" w14:textId="77777777" w:rsidR="005F42B1" w:rsidRPr="007036CE" w:rsidRDefault="005F42B1" w:rsidP="005F42B1">
      <w:pPr>
        <w:pStyle w:val="GOSTScript"/>
      </w:pPr>
      <w:r w:rsidRPr="007036CE">
        <w:tab/>
      </w:r>
      <w:r w:rsidRPr="007036CE">
        <w:tab/>
      </w:r>
      <w:r w:rsidRPr="007036CE">
        <w:tab/>
      </w:r>
      <w:r w:rsidRPr="007036CE">
        <w:tab/>
        <w:t>"SECTION_TYPE": "2",</w:t>
      </w:r>
    </w:p>
    <w:p w14:paraId="7AD37FF4" w14:textId="77777777" w:rsidR="005F42B1" w:rsidRPr="007036CE" w:rsidRDefault="005F42B1" w:rsidP="005F42B1">
      <w:pPr>
        <w:pStyle w:val="GOSTScript"/>
      </w:pPr>
      <w:r w:rsidRPr="007036CE">
        <w:tab/>
      </w:r>
      <w:r w:rsidRPr="007036CE">
        <w:tab/>
      </w:r>
      <w:r w:rsidRPr="007036CE">
        <w:tab/>
      </w:r>
      <w:r w:rsidRPr="007036CE">
        <w:tab/>
        <w:t>"</w:t>
      </w:r>
      <w:ins w:id="4664" w:author="Сатлер Марина Викторовна" w:date="2024-06-11T14:24:00Z">
        <w:r w:rsidR="006C14D9" w:rsidRPr="007036CE">
          <w:rPr>
            <w:szCs w:val="24"/>
          </w:rPr>
          <w:t>id</w:t>
        </w:r>
      </w:ins>
      <w:del w:id="4665" w:author="Сатлер Марина Викторовна" w:date="2024-06-11T14:24:00Z">
        <w:r w:rsidRPr="007036CE" w:rsidDel="006C14D9">
          <w:delText>ID</w:delText>
        </w:r>
      </w:del>
      <w:r w:rsidRPr="007036CE">
        <w:t>": 1,</w:t>
      </w:r>
    </w:p>
    <w:p w14:paraId="1EE0A216" w14:textId="77777777" w:rsidR="005F42B1" w:rsidRPr="007036CE" w:rsidDel="002E775C" w:rsidRDefault="005F42B1" w:rsidP="005F42B1">
      <w:pPr>
        <w:pStyle w:val="GOSTScript"/>
        <w:rPr>
          <w:del w:id="4666" w:author="Сатлер Марина Викторовна" w:date="2024-06-18T10:40:00Z"/>
        </w:rPr>
      </w:pPr>
      <w:del w:id="4667" w:author="Сатлер Марина Викторовна" w:date="2024-06-18T10:40:00Z">
        <w:r w:rsidRPr="007036CE" w:rsidDel="002E775C">
          <w:tab/>
        </w:r>
        <w:r w:rsidRPr="007036CE" w:rsidDel="002E775C">
          <w:tab/>
        </w:r>
        <w:r w:rsidRPr="007036CE" w:rsidDel="002E775C">
          <w:tab/>
        </w:r>
        <w:r w:rsidRPr="007036CE" w:rsidDel="002E775C">
          <w:tab/>
          <w:delText>"NUMBROW": "1",</w:delText>
        </w:r>
      </w:del>
    </w:p>
    <w:p w14:paraId="2AB6F5F1" w14:textId="77777777" w:rsidR="005F42B1" w:rsidRPr="007036CE" w:rsidRDefault="005F42B1" w:rsidP="005F42B1">
      <w:pPr>
        <w:pStyle w:val="GOSTScript"/>
      </w:pPr>
      <w:r w:rsidRPr="007036CE">
        <w:tab/>
      </w:r>
      <w:r w:rsidRPr="007036CE">
        <w:tab/>
      </w:r>
      <w:r w:rsidRPr="007036CE">
        <w:tab/>
      </w:r>
      <w:r w:rsidRPr="007036CE">
        <w:tab/>
        <w:t>"KBK": "10304122430294009414",</w:t>
      </w:r>
    </w:p>
    <w:p w14:paraId="4805F11F" w14:textId="77777777" w:rsidR="005F42B1" w:rsidRPr="007036CE" w:rsidRDefault="005F42B1" w:rsidP="005F42B1">
      <w:pPr>
        <w:pStyle w:val="GOSTScript"/>
      </w:pPr>
      <w:r w:rsidRPr="007036CE">
        <w:tab/>
      </w:r>
      <w:r w:rsidRPr="007036CE">
        <w:tab/>
      </w:r>
      <w:r w:rsidRPr="007036CE">
        <w:tab/>
      </w:r>
      <w:r w:rsidRPr="007036CE">
        <w:tab/>
        <w:t>"TYPEKBK": "11",</w:t>
      </w:r>
    </w:p>
    <w:p w14:paraId="2700128C" w14:textId="77777777" w:rsidR="005F42B1" w:rsidRPr="007036CE" w:rsidRDefault="005F42B1" w:rsidP="005F42B1">
      <w:pPr>
        <w:pStyle w:val="GOSTScript"/>
      </w:pPr>
      <w:r w:rsidRPr="007036CE">
        <w:tab/>
      </w:r>
      <w:r w:rsidRPr="007036CE">
        <w:tab/>
      </w:r>
      <w:r w:rsidRPr="007036CE">
        <w:tab/>
      </w:r>
      <w:r w:rsidRPr="007036CE">
        <w:tab/>
        <w:t>"NULLKBK": "10304122430290000414",</w:t>
      </w:r>
    </w:p>
    <w:p w14:paraId="48D447FF" w14:textId="77777777" w:rsidR="005F42B1" w:rsidRPr="007036CE" w:rsidRDefault="005F42B1" w:rsidP="005F42B1">
      <w:pPr>
        <w:pStyle w:val="GOSTScript"/>
      </w:pPr>
      <w:r w:rsidRPr="007036CE">
        <w:tab/>
      </w:r>
      <w:r w:rsidRPr="007036CE">
        <w:tab/>
      </w:r>
      <w:r w:rsidRPr="007036CE">
        <w:tab/>
      </w:r>
      <w:r w:rsidRPr="007036CE">
        <w:tab/>
        <w:t>"SUM_1": 50000.00,</w:t>
      </w:r>
    </w:p>
    <w:p w14:paraId="12DAD1E3" w14:textId="77777777" w:rsidR="005F42B1" w:rsidRPr="007036CE" w:rsidRDefault="005F42B1" w:rsidP="005F42B1">
      <w:pPr>
        <w:pStyle w:val="GOSTScript"/>
      </w:pPr>
      <w:r w:rsidRPr="007036CE">
        <w:tab/>
      </w:r>
      <w:r w:rsidRPr="007036CE">
        <w:tab/>
      </w:r>
      <w:r w:rsidRPr="007036CE">
        <w:tab/>
      </w:r>
      <w:r w:rsidRPr="007036CE">
        <w:tab/>
        <w:t>"SUM_2": 50000.00,</w:t>
      </w:r>
    </w:p>
    <w:p w14:paraId="6FB2B98B" w14:textId="77777777" w:rsidR="005F42B1" w:rsidRPr="007036CE" w:rsidDel="00183211" w:rsidRDefault="005F42B1" w:rsidP="00183211">
      <w:pPr>
        <w:pStyle w:val="GOSTScript"/>
        <w:rPr>
          <w:del w:id="4668" w:author="Сатлер Марина Викторовна" w:date="2024-07-08T15:56:00Z"/>
        </w:rPr>
      </w:pPr>
      <w:r w:rsidRPr="007036CE">
        <w:tab/>
      </w:r>
      <w:r w:rsidRPr="007036CE">
        <w:tab/>
      </w:r>
      <w:r w:rsidRPr="007036CE">
        <w:tab/>
      </w:r>
      <w:r w:rsidRPr="007036CE">
        <w:tab/>
        <w:t xml:space="preserve">"SUM_3": </w:t>
      </w:r>
      <w:del w:id="4669" w:author="Сатлер Марина Викторовна" w:date="2024-07-08T15:56:00Z">
        <w:r w:rsidRPr="007036CE" w:rsidDel="00183211">
          <w:delText>5000</w:delText>
        </w:r>
      </w:del>
      <w:r w:rsidRPr="007036CE">
        <w:t>0.00</w:t>
      </w:r>
      <w:del w:id="4670" w:author="Сатлер Марина Викторовна" w:date="2024-07-08T15:56:00Z">
        <w:r w:rsidRPr="007036CE" w:rsidDel="00183211">
          <w:delText>,</w:delText>
        </w:r>
      </w:del>
    </w:p>
    <w:p w14:paraId="3684FFA9" w14:textId="77777777" w:rsidR="005F42B1" w:rsidRPr="007036CE" w:rsidRDefault="005F42B1" w:rsidP="00183211">
      <w:pPr>
        <w:pStyle w:val="GOSTScript"/>
      </w:pPr>
      <w:del w:id="4671" w:author="Сатлер Марина Викторовна" w:date="2024-07-08T15:56:00Z">
        <w:r w:rsidRPr="007036CE" w:rsidDel="00183211">
          <w:tab/>
        </w:r>
        <w:r w:rsidRPr="007036CE" w:rsidDel="00183211">
          <w:tab/>
        </w:r>
        <w:r w:rsidRPr="007036CE" w:rsidDel="00183211">
          <w:tab/>
        </w:r>
        <w:r w:rsidRPr="007036CE" w:rsidDel="00183211">
          <w:tab/>
          <w:delText>"SUM_4": 0.00</w:delText>
        </w:r>
      </w:del>
    </w:p>
    <w:p w14:paraId="2750BB1B" w14:textId="77777777" w:rsidR="005F42B1" w:rsidRPr="007036CE" w:rsidRDefault="005F42B1" w:rsidP="005F42B1">
      <w:pPr>
        <w:pStyle w:val="GOSTScript"/>
      </w:pPr>
      <w:r w:rsidRPr="007036CE">
        <w:tab/>
      </w:r>
      <w:r w:rsidRPr="007036CE">
        <w:tab/>
      </w:r>
      <w:r w:rsidRPr="007036CE">
        <w:tab/>
        <w:t>},</w:t>
      </w:r>
    </w:p>
    <w:p w14:paraId="5F26C3F0" w14:textId="77777777" w:rsidR="005F42B1" w:rsidRPr="007036CE" w:rsidRDefault="005F42B1" w:rsidP="005F42B1">
      <w:pPr>
        <w:pStyle w:val="GOSTScript"/>
      </w:pPr>
      <w:r w:rsidRPr="007036CE">
        <w:tab/>
      </w:r>
      <w:r w:rsidRPr="007036CE">
        <w:tab/>
      </w:r>
      <w:r w:rsidRPr="007036CE">
        <w:tab/>
        <w:t>{</w:t>
      </w:r>
    </w:p>
    <w:p w14:paraId="6D37B2D0" w14:textId="77777777" w:rsidR="005F42B1" w:rsidRPr="007036CE" w:rsidRDefault="005F42B1" w:rsidP="005F42B1">
      <w:pPr>
        <w:pStyle w:val="GOSTScript"/>
      </w:pPr>
      <w:r w:rsidRPr="007036CE">
        <w:tab/>
      </w:r>
      <w:r w:rsidRPr="007036CE">
        <w:tab/>
      </w:r>
      <w:r w:rsidRPr="007036CE">
        <w:tab/>
      </w:r>
      <w:r w:rsidRPr="007036CE">
        <w:tab/>
        <w:t>"SECTION_TYPE": "2",</w:t>
      </w:r>
    </w:p>
    <w:p w14:paraId="0CD3D398" w14:textId="77777777" w:rsidR="005F42B1" w:rsidRPr="007036CE" w:rsidRDefault="005F42B1" w:rsidP="005F42B1">
      <w:pPr>
        <w:pStyle w:val="GOSTScript"/>
      </w:pPr>
      <w:r w:rsidRPr="007036CE">
        <w:tab/>
      </w:r>
      <w:r w:rsidRPr="007036CE">
        <w:tab/>
      </w:r>
      <w:r w:rsidRPr="007036CE">
        <w:tab/>
      </w:r>
      <w:r w:rsidRPr="007036CE">
        <w:tab/>
        <w:t>"</w:t>
      </w:r>
      <w:ins w:id="4672" w:author="Сатлер Марина Викторовна" w:date="2024-06-11T14:24:00Z">
        <w:r w:rsidR="006C14D9" w:rsidRPr="007036CE">
          <w:rPr>
            <w:szCs w:val="24"/>
          </w:rPr>
          <w:t>id</w:t>
        </w:r>
      </w:ins>
      <w:del w:id="4673" w:author="Сатлер Марина Викторовна" w:date="2024-06-11T14:24:00Z">
        <w:r w:rsidRPr="007036CE" w:rsidDel="006C14D9">
          <w:delText>ID</w:delText>
        </w:r>
      </w:del>
      <w:r w:rsidRPr="007036CE">
        <w:t>": 2,</w:t>
      </w:r>
    </w:p>
    <w:p w14:paraId="356935C7" w14:textId="77777777" w:rsidR="005F42B1" w:rsidRPr="007036CE" w:rsidDel="002E775C" w:rsidRDefault="005F42B1" w:rsidP="005F42B1">
      <w:pPr>
        <w:pStyle w:val="GOSTScript"/>
        <w:rPr>
          <w:del w:id="4674" w:author="Сатлер Марина Викторовна" w:date="2024-06-18T10:40:00Z"/>
        </w:rPr>
      </w:pPr>
      <w:del w:id="4675" w:author="Сатлер Марина Викторовна" w:date="2024-06-18T10:40:00Z">
        <w:r w:rsidRPr="007036CE" w:rsidDel="002E775C">
          <w:tab/>
        </w:r>
        <w:r w:rsidRPr="007036CE" w:rsidDel="002E775C">
          <w:tab/>
        </w:r>
        <w:r w:rsidRPr="007036CE" w:rsidDel="002E775C">
          <w:tab/>
        </w:r>
        <w:r w:rsidRPr="007036CE" w:rsidDel="002E775C">
          <w:tab/>
          <w:delText>"NUMBROW": "2",</w:delText>
        </w:r>
      </w:del>
    </w:p>
    <w:p w14:paraId="2040D8AE" w14:textId="77777777" w:rsidR="005F42B1" w:rsidRPr="007036CE" w:rsidRDefault="005F42B1" w:rsidP="005F42B1">
      <w:pPr>
        <w:pStyle w:val="GOSTScript"/>
      </w:pPr>
      <w:r w:rsidRPr="007036CE">
        <w:tab/>
      </w:r>
      <w:r w:rsidRPr="007036CE">
        <w:tab/>
      </w:r>
      <w:r w:rsidRPr="007036CE">
        <w:tab/>
      </w:r>
      <w:r w:rsidRPr="007036CE">
        <w:tab/>
        <w:t>"KBK": "</w:t>
      </w:r>
      <w:r w:rsidR="00EA306B" w:rsidRPr="007036CE">
        <w:t>10305122430294009414</w:t>
      </w:r>
      <w:r w:rsidRPr="007036CE">
        <w:t>",</w:t>
      </w:r>
    </w:p>
    <w:p w14:paraId="72C54654" w14:textId="77777777" w:rsidR="005F42B1" w:rsidRPr="007036CE" w:rsidRDefault="005F42B1" w:rsidP="005F42B1">
      <w:pPr>
        <w:pStyle w:val="GOSTScript"/>
      </w:pPr>
      <w:r w:rsidRPr="007036CE">
        <w:tab/>
      </w:r>
      <w:r w:rsidRPr="007036CE">
        <w:tab/>
      </w:r>
      <w:r w:rsidRPr="007036CE">
        <w:tab/>
      </w:r>
      <w:r w:rsidRPr="007036CE">
        <w:tab/>
        <w:t>"TYPEKBK": "11",</w:t>
      </w:r>
    </w:p>
    <w:p w14:paraId="1527EA6C" w14:textId="77777777" w:rsidR="005F42B1" w:rsidRPr="007036CE" w:rsidRDefault="005F42B1" w:rsidP="005F42B1">
      <w:pPr>
        <w:pStyle w:val="GOSTScript"/>
      </w:pPr>
      <w:r w:rsidRPr="007036CE">
        <w:tab/>
      </w:r>
      <w:r w:rsidRPr="007036CE">
        <w:tab/>
      </w:r>
      <w:r w:rsidRPr="007036CE">
        <w:tab/>
      </w:r>
      <w:r w:rsidRPr="007036CE">
        <w:tab/>
        <w:t>"NULLKBK": "</w:t>
      </w:r>
      <w:r w:rsidR="00EA306B" w:rsidRPr="007036CE">
        <w:t>10305122430290000414</w:t>
      </w:r>
      <w:r w:rsidRPr="007036CE">
        <w:t>",</w:t>
      </w:r>
    </w:p>
    <w:p w14:paraId="3758E5E9" w14:textId="77777777" w:rsidR="005F42B1" w:rsidRPr="007036CE" w:rsidRDefault="005F42B1" w:rsidP="005F42B1">
      <w:pPr>
        <w:pStyle w:val="GOSTScript"/>
      </w:pPr>
      <w:r w:rsidRPr="007036CE">
        <w:tab/>
      </w:r>
      <w:r w:rsidRPr="007036CE">
        <w:tab/>
      </w:r>
      <w:r w:rsidRPr="007036CE">
        <w:tab/>
      </w:r>
      <w:r w:rsidRPr="007036CE">
        <w:tab/>
        <w:t>"SUM_1": 10000.00,</w:t>
      </w:r>
    </w:p>
    <w:p w14:paraId="6878E9B8" w14:textId="77777777" w:rsidR="005F42B1" w:rsidRPr="007036CE" w:rsidRDefault="005F42B1" w:rsidP="005F42B1">
      <w:pPr>
        <w:pStyle w:val="GOSTScript"/>
      </w:pPr>
      <w:r w:rsidRPr="007036CE">
        <w:tab/>
      </w:r>
      <w:r w:rsidRPr="007036CE">
        <w:tab/>
      </w:r>
      <w:r w:rsidRPr="007036CE">
        <w:tab/>
      </w:r>
      <w:r w:rsidRPr="007036CE">
        <w:tab/>
        <w:t>"SUM_2": 2000.00,</w:t>
      </w:r>
    </w:p>
    <w:p w14:paraId="01AB1C07" w14:textId="77777777" w:rsidR="005F42B1" w:rsidRPr="007036CE" w:rsidDel="00183211" w:rsidRDefault="005F42B1" w:rsidP="00183211">
      <w:pPr>
        <w:pStyle w:val="GOSTScript"/>
        <w:rPr>
          <w:del w:id="4676" w:author="Сатлер Марина Викторовна" w:date="2024-07-08T15:56:00Z"/>
        </w:rPr>
      </w:pPr>
      <w:r w:rsidRPr="007036CE">
        <w:tab/>
      </w:r>
      <w:r w:rsidRPr="007036CE">
        <w:tab/>
      </w:r>
      <w:r w:rsidRPr="007036CE">
        <w:tab/>
      </w:r>
      <w:r w:rsidRPr="007036CE">
        <w:tab/>
        <w:t xml:space="preserve">"SUM_3": </w:t>
      </w:r>
      <w:del w:id="4677" w:author="Сатлер Марина Викторовна" w:date="2024-07-08T15:56:00Z">
        <w:r w:rsidRPr="007036CE" w:rsidDel="00183211">
          <w:delText>10</w:delText>
        </w:r>
      </w:del>
      <w:r w:rsidRPr="007036CE">
        <w:t>0.00</w:t>
      </w:r>
      <w:del w:id="4678" w:author="Сатлер Марина Викторовна" w:date="2024-07-08T15:56:00Z">
        <w:r w:rsidRPr="007036CE" w:rsidDel="00183211">
          <w:delText>,</w:delText>
        </w:r>
      </w:del>
    </w:p>
    <w:p w14:paraId="1C5EE667" w14:textId="77777777" w:rsidR="005F42B1" w:rsidRPr="007036CE" w:rsidRDefault="005F42B1" w:rsidP="00183211">
      <w:pPr>
        <w:pStyle w:val="GOSTScript"/>
      </w:pPr>
      <w:del w:id="4679" w:author="Сатлер Марина Викторовна" w:date="2024-07-08T15:56:00Z">
        <w:r w:rsidRPr="007036CE" w:rsidDel="00183211">
          <w:tab/>
        </w:r>
        <w:r w:rsidRPr="007036CE" w:rsidDel="00183211">
          <w:tab/>
        </w:r>
        <w:r w:rsidRPr="007036CE" w:rsidDel="00183211">
          <w:tab/>
        </w:r>
        <w:r w:rsidRPr="007036CE" w:rsidDel="00183211">
          <w:tab/>
          <w:delText>"SUM_4": 0.00</w:delText>
        </w:r>
      </w:del>
    </w:p>
    <w:p w14:paraId="7FB9B730" w14:textId="77777777" w:rsidR="005F42B1" w:rsidRPr="007036CE" w:rsidRDefault="005F42B1" w:rsidP="005F42B1">
      <w:pPr>
        <w:pStyle w:val="GOSTScript"/>
      </w:pPr>
      <w:r w:rsidRPr="007036CE">
        <w:tab/>
      </w:r>
      <w:r w:rsidRPr="007036CE">
        <w:tab/>
      </w:r>
      <w:r w:rsidRPr="007036CE">
        <w:tab/>
        <w:t>},</w:t>
      </w:r>
    </w:p>
    <w:p w14:paraId="12B59F02" w14:textId="77777777" w:rsidR="005F42B1" w:rsidRPr="007036CE" w:rsidRDefault="005F42B1" w:rsidP="005F42B1">
      <w:pPr>
        <w:pStyle w:val="GOSTScript"/>
      </w:pPr>
      <w:r w:rsidRPr="007036CE">
        <w:tab/>
      </w:r>
      <w:r w:rsidRPr="007036CE">
        <w:tab/>
      </w:r>
      <w:r w:rsidRPr="007036CE">
        <w:tab/>
        <w:t>{</w:t>
      </w:r>
    </w:p>
    <w:p w14:paraId="5CA1B8DC" w14:textId="77777777" w:rsidR="005F42B1" w:rsidRPr="007036CE" w:rsidRDefault="005F42B1" w:rsidP="005F42B1">
      <w:pPr>
        <w:pStyle w:val="GOSTScript"/>
      </w:pPr>
      <w:r w:rsidRPr="007036CE">
        <w:tab/>
      </w:r>
      <w:r w:rsidRPr="007036CE">
        <w:tab/>
      </w:r>
      <w:r w:rsidRPr="007036CE">
        <w:tab/>
      </w:r>
      <w:r w:rsidRPr="007036CE">
        <w:tab/>
        <w:t>"SECTION_TYPE": "2",</w:t>
      </w:r>
    </w:p>
    <w:p w14:paraId="433DC569" w14:textId="77777777" w:rsidR="005F42B1" w:rsidRPr="007036CE" w:rsidRDefault="005F42B1" w:rsidP="005F42B1">
      <w:pPr>
        <w:pStyle w:val="GOSTScript"/>
      </w:pPr>
      <w:r w:rsidRPr="007036CE">
        <w:tab/>
      </w:r>
      <w:r w:rsidRPr="007036CE">
        <w:tab/>
      </w:r>
      <w:r w:rsidRPr="007036CE">
        <w:tab/>
      </w:r>
      <w:r w:rsidRPr="007036CE">
        <w:tab/>
        <w:t>"</w:t>
      </w:r>
      <w:ins w:id="4680" w:author="Сатлер Марина Викторовна" w:date="2024-06-11T14:24:00Z">
        <w:r w:rsidR="006C14D9" w:rsidRPr="007036CE">
          <w:rPr>
            <w:szCs w:val="24"/>
          </w:rPr>
          <w:t>id</w:t>
        </w:r>
      </w:ins>
      <w:del w:id="4681" w:author="Сатлер Марина Викторовна" w:date="2024-06-11T14:24:00Z">
        <w:r w:rsidRPr="007036CE" w:rsidDel="006C14D9">
          <w:delText>ID</w:delText>
        </w:r>
      </w:del>
      <w:r w:rsidRPr="007036CE">
        <w:t>": 3,</w:t>
      </w:r>
    </w:p>
    <w:p w14:paraId="33CB1FCB" w14:textId="77777777" w:rsidR="005F42B1" w:rsidRPr="007036CE" w:rsidDel="002E775C" w:rsidRDefault="005F42B1" w:rsidP="005F42B1">
      <w:pPr>
        <w:pStyle w:val="GOSTScript"/>
        <w:rPr>
          <w:del w:id="4682" w:author="Сатлер Марина Викторовна" w:date="2024-06-18T10:40:00Z"/>
        </w:rPr>
      </w:pPr>
      <w:del w:id="4683" w:author="Сатлер Марина Викторовна" w:date="2024-06-18T10:40:00Z">
        <w:r w:rsidRPr="007036CE" w:rsidDel="002E775C">
          <w:tab/>
        </w:r>
        <w:r w:rsidRPr="007036CE" w:rsidDel="002E775C">
          <w:tab/>
        </w:r>
        <w:r w:rsidRPr="007036CE" w:rsidDel="002E775C">
          <w:tab/>
        </w:r>
        <w:r w:rsidRPr="007036CE" w:rsidDel="002E775C">
          <w:tab/>
          <w:delText>"NUMBROW": "3",</w:delText>
        </w:r>
      </w:del>
    </w:p>
    <w:p w14:paraId="128F6FA3" w14:textId="77777777" w:rsidR="005F42B1" w:rsidRPr="007036CE" w:rsidRDefault="005F42B1" w:rsidP="005F42B1">
      <w:pPr>
        <w:pStyle w:val="GOSTScript"/>
      </w:pPr>
      <w:r w:rsidRPr="007036CE">
        <w:tab/>
      </w:r>
      <w:r w:rsidRPr="007036CE">
        <w:tab/>
      </w:r>
      <w:r w:rsidRPr="007036CE">
        <w:tab/>
      </w:r>
      <w:r w:rsidRPr="007036CE">
        <w:tab/>
        <w:t>"KBK": "</w:t>
      </w:r>
      <w:r w:rsidR="00EA306B" w:rsidRPr="007036CE">
        <w:t>10314122430294009414</w:t>
      </w:r>
      <w:r w:rsidRPr="007036CE">
        <w:t>",</w:t>
      </w:r>
    </w:p>
    <w:p w14:paraId="23BA7F3B" w14:textId="77777777" w:rsidR="005F42B1" w:rsidRPr="007036CE" w:rsidRDefault="005F42B1" w:rsidP="005F42B1">
      <w:pPr>
        <w:pStyle w:val="GOSTScript"/>
      </w:pPr>
      <w:r w:rsidRPr="007036CE">
        <w:tab/>
      </w:r>
      <w:r w:rsidRPr="007036CE">
        <w:tab/>
      </w:r>
      <w:r w:rsidRPr="007036CE">
        <w:tab/>
      </w:r>
      <w:r w:rsidRPr="007036CE">
        <w:tab/>
        <w:t>"TYPEKBK": "11",</w:t>
      </w:r>
    </w:p>
    <w:p w14:paraId="44AFCB0E" w14:textId="77777777" w:rsidR="005F42B1" w:rsidRPr="007036CE" w:rsidRDefault="005F42B1" w:rsidP="005F42B1">
      <w:pPr>
        <w:pStyle w:val="GOSTScript"/>
      </w:pPr>
      <w:r w:rsidRPr="007036CE">
        <w:tab/>
      </w:r>
      <w:r w:rsidRPr="007036CE">
        <w:tab/>
      </w:r>
      <w:r w:rsidRPr="007036CE">
        <w:tab/>
      </w:r>
      <w:r w:rsidRPr="007036CE">
        <w:tab/>
        <w:t>"NULLKBK": "</w:t>
      </w:r>
      <w:r w:rsidR="00EA306B" w:rsidRPr="007036CE">
        <w:t>10314122430290000414</w:t>
      </w:r>
      <w:r w:rsidRPr="007036CE">
        <w:t>",</w:t>
      </w:r>
    </w:p>
    <w:p w14:paraId="270DC303" w14:textId="77777777" w:rsidR="005F42B1" w:rsidRPr="007036CE" w:rsidRDefault="005F42B1" w:rsidP="005F42B1">
      <w:pPr>
        <w:pStyle w:val="GOSTScript"/>
      </w:pPr>
      <w:r w:rsidRPr="007036CE">
        <w:tab/>
      </w:r>
      <w:r w:rsidRPr="007036CE">
        <w:tab/>
      </w:r>
      <w:r w:rsidRPr="007036CE">
        <w:tab/>
      </w:r>
      <w:r w:rsidRPr="007036CE">
        <w:tab/>
        <w:t>"SUM_1": 60000.0</w:t>
      </w:r>
      <w:ins w:id="4684" w:author="Сатлер Марина Викторовна" w:date="2024-06-18T11:18:00Z">
        <w:r w:rsidR="00967CBA" w:rsidRPr="007036CE">
          <w:t>0</w:t>
        </w:r>
      </w:ins>
      <w:r w:rsidRPr="007036CE">
        <w:t>,</w:t>
      </w:r>
    </w:p>
    <w:p w14:paraId="55FF0548" w14:textId="77777777" w:rsidR="005F42B1" w:rsidRPr="007036CE" w:rsidRDefault="005F42B1" w:rsidP="005F42B1">
      <w:pPr>
        <w:pStyle w:val="GOSTScript"/>
      </w:pPr>
      <w:r w:rsidRPr="007036CE">
        <w:tab/>
      </w:r>
      <w:r w:rsidRPr="007036CE">
        <w:tab/>
      </w:r>
      <w:r w:rsidRPr="007036CE">
        <w:tab/>
      </w:r>
      <w:r w:rsidRPr="007036CE">
        <w:tab/>
        <w:t>"SUM_2": 52000.00,</w:t>
      </w:r>
    </w:p>
    <w:p w14:paraId="337A8807" w14:textId="77777777" w:rsidR="005F42B1" w:rsidRPr="007036CE" w:rsidDel="00183211" w:rsidRDefault="005F42B1" w:rsidP="00183211">
      <w:pPr>
        <w:pStyle w:val="GOSTScript"/>
        <w:rPr>
          <w:del w:id="4685" w:author="Сатлер Марина Викторовна" w:date="2024-07-08T15:56:00Z"/>
        </w:rPr>
      </w:pPr>
      <w:r w:rsidRPr="007036CE">
        <w:tab/>
      </w:r>
      <w:r w:rsidRPr="007036CE">
        <w:tab/>
      </w:r>
      <w:r w:rsidRPr="007036CE">
        <w:tab/>
      </w:r>
      <w:r w:rsidRPr="007036CE">
        <w:tab/>
        <w:t xml:space="preserve">"SUM_3": </w:t>
      </w:r>
      <w:del w:id="4686" w:author="Сатлер Марина Викторовна" w:date="2024-07-08T15:56:00Z">
        <w:r w:rsidRPr="007036CE" w:rsidDel="00183211">
          <w:delText>5010</w:delText>
        </w:r>
      </w:del>
      <w:r w:rsidRPr="007036CE">
        <w:t>0.00</w:t>
      </w:r>
      <w:del w:id="4687" w:author="Сатлер Марина Викторовна" w:date="2024-07-08T15:56:00Z">
        <w:r w:rsidRPr="007036CE" w:rsidDel="00183211">
          <w:delText>,</w:delText>
        </w:r>
      </w:del>
    </w:p>
    <w:p w14:paraId="7EC14B75" w14:textId="77777777" w:rsidR="005F42B1" w:rsidRPr="007036CE" w:rsidRDefault="005F42B1" w:rsidP="00183211">
      <w:pPr>
        <w:pStyle w:val="GOSTScript"/>
      </w:pPr>
      <w:del w:id="4688" w:author="Сатлер Марина Викторовна" w:date="2024-07-08T15:56:00Z">
        <w:r w:rsidRPr="007036CE" w:rsidDel="00183211">
          <w:tab/>
        </w:r>
        <w:r w:rsidRPr="007036CE" w:rsidDel="00183211">
          <w:tab/>
        </w:r>
        <w:r w:rsidRPr="007036CE" w:rsidDel="00183211">
          <w:tab/>
        </w:r>
        <w:r w:rsidRPr="007036CE" w:rsidDel="00183211">
          <w:tab/>
          <w:delText>"SUM_4": 0.00</w:delText>
        </w:r>
      </w:del>
    </w:p>
    <w:p w14:paraId="5878BC51" w14:textId="77777777" w:rsidR="005F42B1" w:rsidRPr="007036CE" w:rsidRDefault="005F42B1" w:rsidP="005F42B1">
      <w:pPr>
        <w:pStyle w:val="GOSTScript"/>
      </w:pPr>
      <w:r w:rsidRPr="007036CE">
        <w:tab/>
      </w:r>
      <w:r w:rsidRPr="007036CE">
        <w:tab/>
      </w:r>
      <w:r w:rsidRPr="007036CE">
        <w:tab/>
        <w:t>}</w:t>
      </w:r>
    </w:p>
    <w:p w14:paraId="2ADD5029" w14:textId="77777777" w:rsidR="005F42B1" w:rsidRPr="007036CE" w:rsidRDefault="005F42B1" w:rsidP="005F42B1">
      <w:pPr>
        <w:pStyle w:val="GOSTScript"/>
      </w:pPr>
      <w:r w:rsidRPr="007036CE">
        <w:tab/>
      </w:r>
      <w:r w:rsidRPr="007036CE">
        <w:tab/>
        <w:t>]</w:t>
      </w:r>
    </w:p>
    <w:p w14:paraId="0758FB7B" w14:textId="77777777" w:rsidR="005F42B1" w:rsidRPr="007036CE" w:rsidRDefault="005F42B1" w:rsidP="005F42B1">
      <w:pPr>
        <w:pStyle w:val="GOSTScript"/>
      </w:pPr>
      <w:r w:rsidRPr="007036CE">
        <w:lastRenderedPageBreak/>
        <w:tab/>
        <w:t>}</w:t>
      </w:r>
    </w:p>
    <w:p w14:paraId="7BB45534" w14:textId="77777777" w:rsidR="00DB1F15" w:rsidRPr="007036CE" w:rsidRDefault="005F42B1" w:rsidP="000027F9">
      <w:pPr>
        <w:pStyle w:val="GOSTScript"/>
      </w:pPr>
      <w:r w:rsidRPr="007036CE">
        <w:t>}</w:t>
      </w:r>
    </w:p>
    <w:p w14:paraId="50359C95" w14:textId="77777777" w:rsidR="00DB1F15" w:rsidRPr="007036CE" w:rsidRDefault="009E61EA" w:rsidP="00DE0449">
      <w:pPr>
        <w:pStyle w:val="41"/>
      </w:pPr>
      <w:bookmarkStart w:id="4689" w:name="_Ref158805809"/>
      <w:bookmarkStart w:id="4690" w:name="_Toc222927909"/>
      <w:r w:rsidRPr="007036CE">
        <w:t xml:space="preserve">«Казначейское уведомление» (ф.0531721) </w:t>
      </w:r>
      <w:r w:rsidRPr="007036CE">
        <w:rPr>
          <w:lang w:val="en-US"/>
        </w:rPr>
        <w:t>DBD</w:t>
      </w:r>
      <w:r w:rsidRPr="007036CE">
        <w:t>_</w:t>
      </w:r>
      <w:r w:rsidRPr="007036CE">
        <w:rPr>
          <w:lang w:val="en-US"/>
        </w:rPr>
        <w:t>Treasury</w:t>
      </w:r>
      <w:r w:rsidRPr="007036CE">
        <w:t>_</w:t>
      </w:r>
      <w:r w:rsidRPr="007036CE">
        <w:rPr>
          <w:lang w:val="en-US"/>
        </w:rPr>
        <w:t>Notice</w:t>
      </w:r>
      <w:bookmarkEnd w:id="4689"/>
      <w:bookmarkEnd w:id="4690"/>
    </w:p>
    <w:p w14:paraId="33C4E12A" w14:textId="77777777" w:rsidR="009E61EA" w:rsidRPr="007036CE" w:rsidRDefault="009E61EA" w:rsidP="00DE0449">
      <w:pPr>
        <w:pStyle w:val="51"/>
      </w:pPr>
      <w:bookmarkStart w:id="4691" w:name="_Toc222927910"/>
      <w:r w:rsidRPr="007036CE">
        <w:t>Перечень параметров тела запроса (</w:t>
      </w:r>
      <w:r w:rsidRPr="007036CE">
        <w:rPr>
          <w:lang w:val="en-US"/>
        </w:rPr>
        <w:t>Document</w:t>
      </w:r>
      <w:r w:rsidRPr="007036CE">
        <w:t xml:space="preserve">) по документу «Казначейское уведомление» (ф.0531721) </w:t>
      </w:r>
      <w:r w:rsidRPr="007036CE">
        <w:rPr>
          <w:lang w:val="en-US"/>
        </w:rPr>
        <w:t>DBD</w:t>
      </w:r>
      <w:r w:rsidRPr="007036CE">
        <w:t>_</w:t>
      </w:r>
      <w:r w:rsidRPr="007036CE">
        <w:rPr>
          <w:lang w:val="en-US"/>
        </w:rPr>
        <w:t>Treasury</w:t>
      </w:r>
      <w:r w:rsidRPr="007036CE">
        <w:t>_</w:t>
      </w:r>
      <w:r w:rsidRPr="007036CE">
        <w:rPr>
          <w:lang w:val="en-US"/>
        </w:rPr>
        <w:t>Notice</w:t>
      </w:r>
      <w:bookmarkEnd w:id="4691"/>
    </w:p>
    <w:p w14:paraId="22FEC45A" w14:textId="41EA5529" w:rsidR="009E61EA" w:rsidRPr="007036CE" w:rsidRDefault="00C828A6" w:rsidP="004E1C81">
      <w:pPr>
        <w:pStyle w:val="GOSTNameTable"/>
      </w:pPr>
      <w:r w:rsidRPr="007036CE">
        <w:rPr>
          <w:noProof/>
        </w:rPr>
        <w:fldChar w:fldCharType="begin"/>
      </w:r>
      <w:r w:rsidRPr="007036CE">
        <w:rPr>
          <w:noProof/>
        </w:rPr>
        <w:instrText xml:space="preserve"> SEQ Таблица \* ARABIC </w:instrText>
      </w:r>
      <w:r w:rsidRPr="007036CE">
        <w:rPr>
          <w:noProof/>
        </w:rPr>
        <w:fldChar w:fldCharType="separate"/>
      </w:r>
      <w:bookmarkStart w:id="4692" w:name="_Toc222928009"/>
      <w:r w:rsidR="00BD74E1">
        <w:rPr>
          <w:noProof/>
        </w:rPr>
        <w:t>36</w:t>
      </w:r>
      <w:r w:rsidRPr="007036CE">
        <w:rPr>
          <w:noProof/>
        </w:rPr>
        <w:fldChar w:fldCharType="end"/>
      </w:r>
      <w:r w:rsidR="009E61EA" w:rsidRPr="007036CE">
        <w:t xml:space="preserve"> </w:t>
      </w:r>
      <w:r w:rsidR="00CC2920" w:rsidRPr="007036CE">
        <w:t>–</w:t>
      </w:r>
      <w:r w:rsidR="009E61EA" w:rsidRPr="007036CE">
        <w:t xml:space="preserve"> Параметры тела (Document) запроса на подбор / сторнирование / переформирование записей учета по документу «Казначейское уведомление» (ф.0531721) </w:t>
      </w:r>
      <w:r w:rsidR="009E61EA" w:rsidRPr="007036CE">
        <w:rPr>
          <w:lang w:val="en-US"/>
        </w:rPr>
        <w:t>DBD</w:t>
      </w:r>
      <w:r w:rsidR="009E61EA" w:rsidRPr="007036CE">
        <w:t>_</w:t>
      </w:r>
      <w:r w:rsidR="009E61EA" w:rsidRPr="007036CE">
        <w:rPr>
          <w:lang w:val="en-US"/>
        </w:rPr>
        <w:t>Treasury</w:t>
      </w:r>
      <w:r w:rsidR="009E61EA" w:rsidRPr="007036CE">
        <w:t>_</w:t>
      </w:r>
      <w:r w:rsidR="009E61EA" w:rsidRPr="007036CE">
        <w:rPr>
          <w:lang w:val="en-US"/>
        </w:rPr>
        <w:t>Notice</w:t>
      </w:r>
      <w:bookmarkEnd w:id="4692"/>
    </w:p>
    <w:tbl>
      <w:tblPr>
        <w:tblStyle w:val="GOSTTable"/>
        <w:tblW w:w="5000" w:type="pct"/>
        <w:tblLayout w:type="fixed"/>
        <w:tblLook w:val="07E0" w:firstRow="1" w:lastRow="1" w:firstColumn="1" w:lastColumn="1" w:noHBand="1" w:noVBand="1"/>
      </w:tblPr>
      <w:tblGrid>
        <w:gridCol w:w="3466"/>
        <w:gridCol w:w="2314"/>
        <w:gridCol w:w="1636"/>
        <w:gridCol w:w="946"/>
        <w:gridCol w:w="971"/>
        <w:gridCol w:w="6427"/>
      </w:tblGrid>
      <w:tr w:rsidR="009E61EA" w:rsidRPr="007036CE" w14:paraId="06CF45FD" w14:textId="77777777" w:rsidTr="00A759FD">
        <w:trPr>
          <w:cnfStyle w:val="100000000000" w:firstRow="1" w:lastRow="0" w:firstColumn="0" w:lastColumn="0" w:oddVBand="0" w:evenVBand="0" w:oddHBand="0" w:evenHBand="0" w:firstRowFirstColumn="0" w:firstRowLastColumn="0" w:lastRowFirstColumn="0" w:lastRowLastColumn="0"/>
          <w:trHeight w:val="1002"/>
        </w:trPr>
        <w:tc>
          <w:tcPr>
            <w:tcW w:w="1100" w:type="pct"/>
            <w:hideMark/>
          </w:tcPr>
          <w:p w14:paraId="22BF7E19" w14:textId="77777777" w:rsidR="009E61EA" w:rsidRPr="007036CE" w:rsidRDefault="009E61EA" w:rsidP="00F73BD8">
            <w:pPr>
              <w:pStyle w:val="GOSTTableHead"/>
              <w:rPr>
                <w:szCs w:val="22"/>
              </w:rPr>
            </w:pPr>
            <w:r w:rsidRPr="007036CE">
              <w:rPr>
                <w:szCs w:val="22"/>
              </w:rPr>
              <w:t>Наименование параметра</w:t>
            </w:r>
          </w:p>
        </w:tc>
        <w:tc>
          <w:tcPr>
            <w:tcW w:w="734" w:type="pct"/>
            <w:hideMark/>
          </w:tcPr>
          <w:p w14:paraId="275550E9" w14:textId="77777777" w:rsidR="009E61EA" w:rsidRPr="007036CE" w:rsidRDefault="009E61EA" w:rsidP="00F73BD8">
            <w:pPr>
              <w:pStyle w:val="GOSTTableHead"/>
              <w:rPr>
                <w:szCs w:val="22"/>
              </w:rPr>
            </w:pPr>
            <w:r w:rsidRPr="007036CE">
              <w:rPr>
                <w:szCs w:val="22"/>
              </w:rPr>
              <w:t>Название тэга</w:t>
            </w:r>
          </w:p>
        </w:tc>
        <w:tc>
          <w:tcPr>
            <w:tcW w:w="519" w:type="pct"/>
            <w:hideMark/>
          </w:tcPr>
          <w:p w14:paraId="0F0DCD98" w14:textId="77777777" w:rsidR="009E61EA" w:rsidRPr="007036CE" w:rsidRDefault="009E61EA" w:rsidP="00F73BD8">
            <w:pPr>
              <w:pStyle w:val="GOSTTableHead"/>
              <w:rPr>
                <w:szCs w:val="22"/>
              </w:rPr>
            </w:pPr>
            <w:r w:rsidRPr="007036CE">
              <w:rPr>
                <w:szCs w:val="22"/>
              </w:rPr>
              <w:t>Тип данных</w:t>
            </w:r>
          </w:p>
        </w:tc>
        <w:tc>
          <w:tcPr>
            <w:tcW w:w="300" w:type="pct"/>
          </w:tcPr>
          <w:p w14:paraId="1F94F69E" w14:textId="77777777" w:rsidR="009E61EA" w:rsidRPr="007036CE" w:rsidRDefault="009E61EA" w:rsidP="00F73BD8">
            <w:pPr>
              <w:pStyle w:val="GOSTTableHead"/>
              <w:rPr>
                <w:szCs w:val="22"/>
              </w:rPr>
            </w:pPr>
            <w:r w:rsidRPr="007036CE">
              <w:rPr>
                <w:szCs w:val="22"/>
              </w:rPr>
              <w:t>Обязательность</w:t>
            </w:r>
          </w:p>
        </w:tc>
        <w:tc>
          <w:tcPr>
            <w:tcW w:w="308" w:type="pct"/>
            <w:hideMark/>
          </w:tcPr>
          <w:p w14:paraId="30C5E04B" w14:textId="77777777" w:rsidR="009E61EA" w:rsidRPr="007036CE" w:rsidRDefault="009E61EA" w:rsidP="00F73BD8">
            <w:pPr>
              <w:pStyle w:val="GOSTTableHead"/>
              <w:rPr>
                <w:szCs w:val="22"/>
              </w:rPr>
            </w:pPr>
            <w:r w:rsidRPr="007036CE">
              <w:rPr>
                <w:szCs w:val="22"/>
              </w:rPr>
              <w:t>Размерность</w:t>
            </w:r>
          </w:p>
        </w:tc>
        <w:tc>
          <w:tcPr>
            <w:tcW w:w="2039" w:type="pct"/>
          </w:tcPr>
          <w:p w14:paraId="323A6F5E" w14:textId="77777777" w:rsidR="009E61EA" w:rsidRPr="007036CE" w:rsidRDefault="009E61EA" w:rsidP="00F73BD8">
            <w:pPr>
              <w:pStyle w:val="GOSTTableHead"/>
              <w:rPr>
                <w:szCs w:val="22"/>
              </w:rPr>
            </w:pPr>
            <w:r w:rsidRPr="007036CE">
              <w:rPr>
                <w:szCs w:val="22"/>
              </w:rPr>
              <w:t>Описание</w:t>
            </w:r>
          </w:p>
        </w:tc>
      </w:tr>
      <w:tr w:rsidR="00F73BD8" w:rsidRPr="007036CE" w14:paraId="0AD62E21" w14:textId="77777777" w:rsidTr="00A759FD">
        <w:tc>
          <w:tcPr>
            <w:tcW w:w="1100" w:type="pct"/>
          </w:tcPr>
          <w:p w14:paraId="58BCB068" w14:textId="77777777" w:rsidR="00F73BD8" w:rsidRPr="007036CE" w:rsidRDefault="00F73BD8">
            <w:pPr>
              <w:pStyle w:val="GOSTTablenorm"/>
            </w:pPr>
            <w:r w:rsidRPr="007036CE">
              <w:t>Номер документа</w:t>
            </w:r>
          </w:p>
        </w:tc>
        <w:tc>
          <w:tcPr>
            <w:tcW w:w="734" w:type="pct"/>
          </w:tcPr>
          <w:p w14:paraId="59C87A25" w14:textId="77777777" w:rsidR="00F73BD8" w:rsidRPr="007036CE" w:rsidRDefault="00F73BD8">
            <w:pPr>
              <w:pStyle w:val="GOSTTablenorm"/>
              <w:rPr>
                <w:lang w:val="en-US"/>
              </w:rPr>
            </w:pPr>
            <w:r w:rsidRPr="007036CE">
              <w:rPr>
                <w:lang w:val="en-US"/>
              </w:rPr>
              <w:t>NUM_DOC</w:t>
            </w:r>
          </w:p>
        </w:tc>
        <w:tc>
          <w:tcPr>
            <w:tcW w:w="519" w:type="pct"/>
          </w:tcPr>
          <w:p w14:paraId="7B02BAA6" w14:textId="77777777" w:rsidR="00F73BD8" w:rsidRPr="007036CE" w:rsidRDefault="00F73BD8" w:rsidP="000027F9">
            <w:pPr>
              <w:pStyle w:val="GOSTTablenorm"/>
            </w:pPr>
            <w:r w:rsidRPr="007036CE">
              <w:t>Строка</w:t>
            </w:r>
          </w:p>
        </w:tc>
        <w:tc>
          <w:tcPr>
            <w:tcW w:w="300" w:type="pct"/>
          </w:tcPr>
          <w:p w14:paraId="32BF7102" w14:textId="77777777" w:rsidR="00F73BD8" w:rsidRPr="007036CE" w:rsidRDefault="00F73BD8" w:rsidP="000027F9">
            <w:pPr>
              <w:pStyle w:val="GOSTTablenorm"/>
            </w:pPr>
            <w:r w:rsidRPr="007036CE">
              <w:t>Да</w:t>
            </w:r>
          </w:p>
        </w:tc>
        <w:tc>
          <w:tcPr>
            <w:tcW w:w="308" w:type="pct"/>
          </w:tcPr>
          <w:p w14:paraId="755F398F" w14:textId="77777777" w:rsidR="00F73BD8" w:rsidRPr="007036CE" w:rsidRDefault="00F73BD8">
            <w:pPr>
              <w:pStyle w:val="GOSTTablenorm"/>
            </w:pPr>
            <w:r w:rsidRPr="007036CE">
              <w:rPr>
                <w:lang w:val="en-US"/>
              </w:rPr>
              <w:t>&lt;=25</w:t>
            </w:r>
          </w:p>
        </w:tc>
        <w:tc>
          <w:tcPr>
            <w:tcW w:w="2039" w:type="pct"/>
          </w:tcPr>
          <w:p w14:paraId="61300900" w14:textId="77777777" w:rsidR="00F73BD8" w:rsidRPr="007036CE" w:rsidRDefault="00F73BD8" w:rsidP="000027F9">
            <w:pPr>
              <w:pStyle w:val="GOSTTablenorm"/>
            </w:pPr>
            <w:r w:rsidRPr="007036CE">
              <w:t>Указывается номер документа</w:t>
            </w:r>
          </w:p>
        </w:tc>
      </w:tr>
      <w:tr w:rsidR="00F73BD8" w:rsidRPr="007036CE" w14:paraId="3A73D6CA" w14:textId="77777777" w:rsidTr="00A759FD">
        <w:tc>
          <w:tcPr>
            <w:tcW w:w="1100" w:type="pct"/>
          </w:tcPr>
          <w:p w14:paraId="55B45565" w14:textId="77777777" w:rsidR="00F73BD8" w:rsidRPr="007036CE" w:rsidRDefault="00F73BD8">
            <w:pPr>
              <w:pStyle w:val="GOSTTablenorm"/>
            </w:pPr>
            <w:r w:rsidRPr="007036CE">
              <w:t>Дата документа</w:t>
            </w:r>
          </w:p>
        </w:tc>
        <w:tc>
          <w:tcPr>
            <w:tcW w:w="734" w:type="pct"/>
          </w:tcPr>
          <w:p w14:paraId="023CE062" w14:textId="77777777" w:rsidR="00F73BD8" w:rsidRPr="007036CE" w:rsidRDefault="00F73BD8">
            <w:pPr>
              <w:pStyle w:val="GOSTTablenorm"/>
              <w:rPr>
                <w:lang w:val="en-US"/>
              </w:rPr>
            </w:pPr>
            <w:r w:rsidRPr="007036CE">
              <w:rPr>
                <w:lang w:val="en-US"/>
              </w:rPr>
              <w:t>DATE_DOC</w:t>
            </w:r>
          </w:p>
        </w:tc>
        <w:tc>
          <w:tcPr>
            <w:tcW w:w="519" w:type="pct"/>
          </w:tcPr>
          <w:p w14:paraId="7478B729" w14:textId="77777777" w:rsidR="00F73BD8" w:rsidRPr="007036CE" w:rsidRDefault="00F73BD8">
            <w:pPr>
              <w:pStyle w:val="GOSTTablenorm"/>
            </w:pPr>
            <w:r w:rsidRPr="007036CE">
              <w:t>Дата</w:t>
            </w:r>
          </w:p>
        </w:tc>
        <w:tc>
          <w:tcPr>
            <w:tcW w:w="300" w:type="pct"/>
          </w:tcPr>
          <w:p w14:paraId="56179C80" w14:textId="77777777" w:rsidR="00F73BD8" w:rsidRPr="007036CE" w:rsidRDefault="00F73BD8" w:rsidP="000027F9">
            <w:pPr>
              <w:pStyle w:val="GOSTTablenorm"/>
            </w:pPr>
            <w:r w:rsidRPr="007036CE">
              <w:t>Да</w:t>
            </w:r>
          </w:p>
        </w:tc>
        <w:tc>
          <w:tcPr>
            <w:tcW w:w="308" w:type="pct"/>
          </w:tcPr>
          <w:p w14:paraId="62DBCDF6" w14:textId="77777777" w:rsidR="00F73BD8" w:rsidRPr="007036CE" w:rsidRDefault="00F73BD8" w:rsidP="000027F9">
            <w:pPr>
              <w:pStyle w:val="GOSTTablenorm"/>
            </w:pPr>
          </w:p>
        </w:tc>
        <w:tc>
          <w:tcPr>
            <w:tcW w:w="2039" w:type="pct"/>
          </w:tcPr>
          <w:p w14:paraId="2579530D" w14:textId="77777777" w:rsidR="00F73BD8" w:rsidRPr="007036CE" w:rsidRDefault="00F73BD8" w:rsidP="000027F9">
            <w:pPr>
              <w:pStyle w:val="GOSTTablenorm"/>
            </w:pPr>
            <w:r w:rsidRPr="007036CE">
              <w:t>Указывается дата документа в формате YYYY-MM-DD</w:t>
            </w:r>
          </w:p>
        </w:tc>
      </w:tr>
      <w:tr w:rsidR="00F73BD8" w:rsidRPr="007036CE" w14:paraId="66C32FDA" w14:textId="77777777" w:rsidTr="00A759FD">
        <w:tc>
          <w:tcPr>
            <w:tcW w:w="1100" w:type="pct"/>
          </w:tcPr>
          <w:p w14:paraId="0903DEA6" w14:textId="77777777" w:rsidR="00F73BD8" w:rsidRPr="007036CE" w:rsidRDefault="00F73BD8">
            <w:pPr>
              <w:pStyle w:val="GOSTTablenorm"/>
              <w:rPr>
                <w:szCs w:val="22"/>
              </w:rPr>
            </w:pPr>
            <w:r w:rsidRPr="007036CE">
              <w:t>Вид документа</w:t>
            </w:r>
          </w:p>
        </w:tc>
        <w:tc>
          <w:tcPr>
            <w:tcW w:w="734" w:type="pct"/>
          </w:tcPr>
          <w:p w14:paraId="748142EB" w14:textId="77777777" w:rsidR="00F73BD8" w:rsidRPr="007036CE" w:rsidRDefault="00F73BD8">
            <w:pPr>
              <w:pStyle w:val="GOSTTablenorm"/>
              <w:rPr>
                <w:szCs w:val="22"/>
                <w:lang w:val="en-US"/>
              </w:rPr>
            </w:pPr>
            <w:r w:rsidRPr="007036CE">
              <w:rPr>
                <w:szCs w:val="22"/>
                <w:lang w:val="en-US"/>
              </w:rPr>
              <w:t>DOC_TYPE</w:t>
            </w:r>
          </w:p>
        </w:tc>
        <w:tc>
          <w:tcPr>
            <w:tcW w:w="519" w:type="pct"/>
          </w:tcPr>
          <w:p w14:paraId="1DF12F8E" w14:textId="77777777" w:rsidR="00F73BD8" w:rsidRPr="007036CE" w:rsidRDefault="00F73BD8">
            <w:pPr>
              <w:pStyle w:val="GOSTTablenorm"/>
              <w:rPr>
                <w:szCs w:val="22"/>
              </w:rPr>
            </w:pPr>
            <w:r w:rsidRPr="007036CE">
              <w:t>Строка</w:t>
            </w:r>
          </w:p>
        </w:tc>
        <w:tc>
          <w:tcPr>
            <w:tcW w:w="300" w:type="pct"/>
          </w:tcPr>
          <w:p w14:paraId="48BA0991" w14:textId="77777777" w:rsidR="00F73BD8" w:rsidRPr="007036CE" w:rsidRDefault="00F73BD8" w:rsidP="000027F9">
            <w:pPr>
              <w:pStyle w:val="GOSTTablenorm"/>
              <w:rPr>
                <w:szCs w:val="22"/>
              </w:rPr>
            </w:pPr>
            <w:r w:rsidRPr="007036CE">
              <w:t>Да</w:t>
            </w:r>
          </w:p>
        </w:tc>
        <w:tc>
          <w:tcPr>
            <w:tcW w:w="308" w:type="pct"/>
          </w:tcPr>
          <w:p w14:paraId="240DD53F" w14:textId="77777777" w:rsidR="00F73BD8" w:rsidRPr="007036CE" w:rsidRDefault="00F73BD8" w:rsidP="000027F9">
            <w:pPr>
              <w:pStyle w:val="GOSTTablenorm"/>
              <w:rPr>
                <w:szCs w:val="22"/>
              </w:rPr>
            </w:pPr>
            <w:r w:rsidRPr="007036CE">
              <w:t>=3</w:t>
            </w:r>
          </w:p>
        </w:tc>
        <w:tc>
          <w:tcPr>
            <w:tcW w:w="2039" w:type="pct"/>
          </w:tcPr>
          <w:p w14:paraId="41BA95FF" w14:textId="77777777" w:rsidR="00F73BD8" w:rsidRPr="007036CE" w:rsidRDefault="00F73BD8">
            <w:pPr>
              <w:pStyle w:val="GOSTTablenorm"/>
            </w:pPr>
            <w:r w:rsidRPr="007036CE">
              <w:t>Указывается код вида документа.</w:t>
            </w:r>
          </w:p>
          <w:p w14:paraId="2E1935C0" w14:textId="77777777" w:rsidR="00F73BD8" w:rsidRPr="007036CE" w:rsidRDefault="00F73BD8" w:rsidP="000027F9">
            <w:pPr>
              <w:pStyle w:val="GOSTTablenorm"/>
            </w:pPr>
            <w:r w:rsidRPr="007036CE">
              <w:t>Возможные значения:</w:t>
            </w:r>
          </w:p>
          <w:p w14:paraId="182FBFA0" w14:textId="73B82D03" w:rsidR="00F73BD8" w:rsidRPr="007036CE" w:rsidRDefault="00F73BD8" w:rsidP="000027F9">
            <w:pPr>
              <w:pStyle w:val="GOSTTableListMark1"/>
              <w:rPr>
                <w:szCs w:val="22"/>
              </w:rPr>
            </w:pPr>
            <w:r w:rsidRPr="007036CE">
              <w:rPr>
                <w:szCs w:val="22"/>
              </w:rPr>
              <w:t xml:space="preserve">«БУВ» </w:t>
            </w:r>
            <w:r w:rsidR="00BE14C0" w:rsidRPr="007036CE">
              <w:t>–</w:t>
            </w:r>
            <w:r w:rsidRPr="007036CE">
              <w:rPr>
                <w:szCs w:val="22"/>
              </w:rPr>
              <w:t xml:space="preserve"> </w:t>
            </w:r>
            <w:r w:rsidRPr="007036CE">
              <w:t>Казначейское уведомление по расходам;</w:t>
            </w:r>
          </w:p>
          <w:p w14:paraId="7AD70B6D" w14:textId="51C51A53" w:rsidR="00F73BD8" w:rsidRPr="007036CE" w:rsidRDefault="00F73BD8" w:rsidP="000027F9">
            <w:pPr>
              <w:pStyle w:val="GOSTTableListMark1"/>
              <w:rPr>
                <w:szCs w:val="22"/>
              </w:rPr>
            </w:pPr>
            <w:r w:rsidRPr="007036CE">
              <w:rPr>
                <w:szCs w:val="22"/>
              </w:rPr>
              <w:t xml:space="preserve">«БУЛ» </w:t>
            </w:r>
            <w:r w:rsidR="00BE14C0" w:rsidRPr="007036CE">
              <w:t>–</w:t>
            </w:r>
            <w:r w:rsidRPr="007036CE">
              <w:rPr>
                <w:szCs w:val="22"/>
              </w:rPr>
              <w:t xml:space="preserve"> </w:t>
            </w:r>
            <w:r w:rsidRPr="007036CE">
              <w:t>Казначейское уведомление по расходам (по целевым иностранным кредитам);</w:t>
            </w:r>
          </w:p>
          <w:p w14:paraId="26DE5E8B" w14:textId="54FA709D" w:rsidR="00F73BD8" w:rsidRPr="007036CE" w:rsidRDefault="00F73BD8" w:rsidP="000027F9">
            <w:pPr>
              <w:pStyle w:val="GOSTTableListMark1"/>
              <w:rPr>
                <w:szCs w:val="22"/>
              </w:rPr>
            </w:pPr>
            <w:r w:rsidRPr="007036CE">
              <w:rPr>
                <w:szCs w:val="22"/>
              </w:rPr>
              <w:t xml:space="preserve">«БУН» </w:t>
            </w:r>
            <w:r w:rsidR="00BE14C0" w:rsidRPr="007036CE">
              <w:t>–</w:t>
            </w:r>
            <w:r w:rsidRPr="007036CE">
              <w:rPr>
                <w:szCs w:val="22"/>
              </w:rPr>
              <w:t xml:space="preserve"> </w:t>
            </w:r>
            <w:r w:rsidRPr="007036CE">
              <w:t>Казначейское уведомление по внутренним источникам;</w:t>
            </w:r>
          </w:p>
          <w:p w14:paraId="3BDDBD68" w14:textId="0BBAAA42" w:rsidR="00F73BD8" w:rsidRPr="007036CE" w:rsidRDefault="00F73BD8" w:rsidP="000027F9">
            <w:pPr>
              <w:pStyle w:val="GOSTTableListMark1"/>
              <w:rPr>
                <w:szCs w:val="22"/>
              </w:rPr>
            </w:pPr>
            <w:r w:rsidRPr="007036CE">
              <w:rPr>
                <w:szCs w:val="22"/>
              </w:rPr>
              <w:t xml:space="preserve">«БУС» </w:t>
            </w:r>
            <w:r w:rsidR="00BE14C0" w:rsidRPr="007036CE">
              <w:t>–</w:t>
            </w:r>
            <w:r w:rsidRPr="007036CE">
              <w:rPr>
                <w:szCs w:val="22"/>
              </w:rPr>
              <w:t xml:space="preserve"> </w:t>
            </w:r>
            <w:r w:rsidRPr="007036CE">
              <w:t>Казначейское уведомление по внутренним источникам (по целевым иностранным кредитам);</w:t>
            </w:r>
          </w:p>
          <w:p w14:paraId="44B8207D" w14:textId="25FCDDC4" w:rsidR="00F73BD8" w:rsidRPr="007036CE" w:rsidRDefault="00F73BD8" w:rsidP="000027F9">
            <w:pPr>
              <w:pStyle w:val="GOSTTableListMark1"/>
              <w:rPr>
                <w:szCs w:val="22"/>
              </w:rPr>
            </w:pPr>
            <w:r w:rsidRPr="007036CE">
              <w:rPr>
                <w:szCs w:val="22"/>
              </w:rPr>
              <w:t xml:space="preserve">«БУШ» </w:t>
            </w:r>
            <w:r w:rsidR="00BE14C0" w:rsidRPr="007036CE">
              <w:t>–</w:t>
            </w:r>
            <w:r w:rsidRPr="007036CE">
              <w:rPr>
                <w:szCs w:val="22"/>
              </w:rPr>
              <w:t xml:space="preserve"> </w:t>
            </w:r>
            <w:r w:rsidRPr="007036CE">
              <w:t>Казначейское уведомление по внешним источникам</w:t>
            </w:r>
          </w:p>
        </w:tc>
      </w:tr>
      <w:tr w:rsidR="00F73BD8" w:rsidRPr="007036CE" w14:paraId="365CD896" w14:textId="77777777" w:rsidTr="00A759FD">
        <w:tc>
          <w:tcPr>
            <w:tcW w:w="1100" w:type="pct"/>
          </w:tcPr>
          <w:p w14:paraId="690FB33B" w14:textId="77777777" w:rsidR="00F73BD8" w:rsidRPr="007036CE" w:rsidRDefault="00F73BD8">
            <w:pPr>
              <w:pStyle w:val="GOSTTablenorm"/>
              <w:rPr>
                <w:szCs w:val="22"/>
              </w:rPr>
            </w:pPr>
            <w:r w:rsidRPr="007036CE">
              <w:rPr>
                <w:szCs w:val="22"/>
              </w:rPr>
              <w:t>Уровень конфиденциальности</w:t>
            </w:r>
          </w:p>
        </w:tc>
        <w:tc>
          <w:tcPr>
            <w:tcW w:w="734" w:type="pct"/>
          </w:tcPr>
          <w:p w14:paraId="1A5BD400" w14:textId="77777777" w:rsidR="00F73BD8" w:rsidRPr="007036CE" w:rsidRDefault="00F73BD8">
            <w:pPr>
              <w:pStyle w:val="GOSTTablenorm"/>
              <w:rPr>
                <w:szCs w:val="22"/>
                <w:lang w:val="en-US"/>
              </w:rPr>
            </w:pPr>
            <w:r w:rsidRPr="007036CE">
              <w:rPr>
                <w:szCs w:val="22"/>
                <w:lang w:val="en-US"/>
              </w:rPr>
              <w:t>ACCESSLEVEL</w:t>
            </w:r>
          </w:p>
        </w:tc>
        <w:tc>
          <w:tcPr>
            <w:tcW w:w="519" w:type="pct"/>
          </w:tcPr>
          <w:p w14:paraId="4FE0B740" w14:textId="77777777" w:rsidR="00F73BD8" w:rsidRPr="007036CE" w:rsidRDefault="00F73BD8" w:rsidP="000027F9">
            <w:pPr>
              <w:pStyle w:val="GOSTTablenorm"/>
              <w:rPr>
                <w:szCs w:val="22"/>
              </w:rPr>
            </w:pPr>
            <w:r w:rsidRPr="007036CE">
              <w:rPr>
                <w:szCs w:val="22"/>
              </w:rPr>
              <w:t>Число</w:t>
            </w:r>
          </w:p>
        </w:tc>
        <w:tc>
          <w:tcPr>
            <w:tcW w:w="300" w:type="pct"/>
          </w:tcPr>
          <w:p w14:paraId="7AE2F560" w14:textId="77777777" w:rsidR="00F73BD8" w:rsidRPr="007036CE" w:rsidRDefault="00F73BD8" w:rsidP="000027F9">
            <w:pPr>
              <w:pStyle w:val="GOSTTablenorm"/>
              <w:rPr>
                <w:szCs w:val="22"/>
              </w:rPr>
            </w:pPr>
            <w:r w:rsidRPr="007036CE">
              <w:rPr>
                <w:szCs w:val="22"/>
              </w:rPr>
              <w:t>Да</w:t>
            </w:r>
          </w:p>
        </w:tc>
        <w:tc>
          <w:tcPr>
            <w:tcW w:w="308" w:type="pct"/>
          </w:tcPr>
          <w:p w14:paraId="6FEC6FFD" w14:textId="77777777" w:rsidR="00F73BD8" w:rsidRPr="007036CE" w:rsidRDefault="00F73BD8">
            <w:pPr>
              <w:pStyle w:val="GOSTTablenorm"/>
              <w:rPr>
                <w:szCs w:val="22"/>
              </w:rPr>
            </w:pPr>
            <w:r w:rsidRPr="007036CE">
              <w:rPr>
                <w:szCs w:val="22"/>
              </w:rPr>
              <w:t>=1</w:t>
            </w:r>
          </w:p>
        </w:tc>
        <w:tc>
          <w:tcPr>
            <w:tcW w:w="2039" w:type="pct"/>
          </w:tcPr>
          <w:p w14:paraId="5C913086" w14:textId="77777777" w:rsidR="00F73BD8" w:rsidRPr="007036CE" w:rsidRDefault="00F73BD8">
            <w:pPr>
              <w:pStyle w:val="GOSTTablenorm"/>
            </w:pPr>
            <w:r w:rsidRPr="007036CE">
              <w:t>Указывается уровень конфиденциальности документа.</w:t>
            </w:r>
          </w:p>
          <w:p w14:paraId="48FF6902" w14:textId="77777777" w:rsidR="00F73BD8" w:rsidRPr="007036CE" w:rsidRDefault="00F73BD8">
            <w:pPr>
              <w:pStyle w:val="GOSTTablenorm"/>
            </w:pPr>
            <w:r w:rsidRPr="007036CE">
              <w:t>Возможные значения:</w:t>
            </w:r>
          </w:p>
          <w:p w14:paraId="096C53E3" w14:textId="200CDA05" w:rsidR="00F73BD8" w:rsidRPr="007036CE" w:rsidRDefault="00F73BD8" w:rsidP="000027F9">
            <w:pPr>
              <w:pStyle w:val="GOSTTableListMark1"/>
            </w:pPr>
            <w:r w:rsidRPr="007036CE">
              <w:t xml:space="preserve">«0» </w:t>
            </w:r>
            <w:r w:rsidR="00BE14C0" w:rsidRPr="007036CE">
              <w:t>–</w:t>
            </w:r>
            <w:r w:rsidRPr="007036CE">
              <w:t xml:space="preserve"> Несекретно;</w:t>
            </w:r>
          </w:p>
          <w:p w14:paraId="1BDADCFF" w14:textId="3E015E4B" w:rsidR="00F73BD8" w:rsidRPr="007036CE" w:rsidRDefault="00F73BD8" w:rsidP="000027F9">
            <w:pPr>
              <w:pStyle w:val="GOSTTableListMark1"/>
            </w:pPr>
            <w:r w:rsidRPr="007036CE">
              <w:t xml:space="preserve">«1» </w:t>
            </w:r>
            <w:r w:rsidR="00BE14C0" w:rsidRPr="007036CE">
              <w:t>–</w:t>
            </w:r>
            <w:r w:rsidRPr="007036CE">
              <w:t xml:space="preserve"> Для служебного пользования</w:t>
            </w:r>
          </w:p>
        </w:tc>
      </w:tr>
      <w:tr w:rsidR="00F73BD8" w:rsidRPr="007036CE" w14:paraId="5625FB3F" w14:textId="77777777" w:rsidTr="00A759FD">
        <w:tc>
          <w:tcPr>
            <w:tcW w:w="1100" w:type="pct"/>
          </w:tcPr>
          <w:p w14:paraId="22EDC3F1" w14:textId="77777777" w:rsidR="00F73BD8" w:rsidRPr="007036CE" w:rsidRDefault="00F73BD8">
            <w:pPr>
              <w:pStyle w:val="GOSTTablenorm"/>
            </w:pPr>
            <w:r w:rsidRPr="007036CE">
              <w:lastRenderedPageBreak/>
              <w:t>Код бюджета</w:t>
            </w:r>
          </w:p>
        </w:tc>
        <w:tc>
          <w:tcPr>
            <w:tcW w:w="734" w:type="pct"/>
          </w:tcPr>
          <w:p w14:paraId="1682B90A" w14:textId="77777777" w:rsidR="00F73BD8" w:rsidRPr="007036CE" w:rsidRDefault="00F73BD8">
            <w:pPr>
              <w:pStyle w:val="GOSTTablenorm"/>
            </w:pPr>
            <w:r w:rsidRPr="007036CE">
              <w:rPr>
                <w:szCs w:val="24"/>
              </w:rPr>
              <w:t>BUDGET_CODE</w:t>
            </w:r>
          </w:p>
        </w:tc>
        <w:tc>
          <w:tcPr>
            <w:tcW w:w="519" w:type="pct"/>
          </w:tcPr>
          <w:p w14:paraId="300168DC" w14:textId="77777777" w:rsidR="00F73BD8" w:rsidRPr="007036CE" w:rsidRDefault="00F73BD8" w:rsidP="000027F9">
            <w:pPr>
              <w:pStyle w:val="GOSTTablenorm"/>
            </w:pPr>
            <w:r w:rsidRPr="007036CE">
              <w:t>Строка</w:t>
            </w:r>
          </w:p>
        </w:tc>
        <w:tc>
          <w:tcPr>
            <w:tcW w:w="300" w:type="pct"/>
          </w:tcPr>
          <w:p w14:paraId="41208A8D" w14:textId="77777777" w:rsidR="00F73BD8" w:rsidRPr="007036CE" w:rsidRDefault="00F73BD8" w:rsidP="000027F9">
            <w:pPr>
              <w:pStyle w:val="GOSTTablenorm"/>
            </w:pPr>
            <w:r w:rsidRPr="007036CE">
              <w:t>Да</w:t>
            </w:r>
          </w:p>
        </w:tc>
        <w:tc>
          <w:tcPr>
            <w:tcW w:w="308" w:type="pct"/>
          </w:tcPr>
          <w:p w14:paraId="187019C4" w14:textId="77777777" w:rsidR="00F73BD8" w:rsidRPr="007036CE" w:rsidRDefault="00F73BD8">
            <w:pPr>
              <w:pStyle w:val="GOSTTablenorm"/>
            </w:pPr>
            <w:r w:rsidRPr="007036CE">
              <w:t>=8</w:t>
            </w:r>
          </w:p>
        </w:tc>
        <w:tc>
          <w:tcPr>
            <w:tcW w:w="2039" w:type="pct"/>
          </w:tcPr>
          <w:p w14:paraId="1F99462D" w14:textId="77777777" w:rsidR="00F73BD8" w:rsidRPr="007036CE" w:rsidRDefault="00F73BD8" w:rsidP="000027F9">
            <w:pPr>
              <w:pStyle w:val="GOSTTablenorm"/>
            </w:pPr>
            <w:r w:rsidRPr="007036CE">
              <w:t>Указывается код бюджета в соответствии со справочником «Бюджеты»</w:t>
            </w:r>
          </w:p>
        </w:tc>
      </w:tr>
      <w:tr w:rsidR="00F73BD8" w:rsidRPr="007036CE" w14:paraId="2006E093" w14:textId="77777777" w:rsidTr="00A759FD">
        <w:tc>
          <w:tcPr>
            <w:tcW w:w="1100" w:type="pct"/>
          </w:tcPr>
          <w:p w14:paraId="0A2483FF" w14:textId="77777777" w:rsidR="00F73BD8" w:rsidRPr="007036CE" w:rsidRDefault="00F73BD8">
            <w:pPr>
              <w:pStyle w:val="GOSTTablenorm"/>
            </w:pPr>
            <w:r w:rsidRPr="007036CE">
              <w:t>Дата ввода в действие</w:t>
            </w:r>
          </w:p>
        </w:tc>
        <w:tc>
          <w:tcPr>
            <w:tcW w:w="734" w:type="pct"/>
          </w:tcPr>
          <w:p w14:paraId="35E87487" w14:textId="77777777" w:rsidR="00F73BD8" w:rsidRPr="007036CE" w:rsidRDefault="00F73BD8">
            <w:pPr>
              <w:pStyle w:val="GOSTTablenorm"/>
              <w:rPr>
                <w:szCs w:val="24"/>
              </w:rPr>
            </w:pPr>
            <w:r w:rsidRPr="007036CE">
              <w:rPr>
                <w:szCs w:val="24"/>
              </w:rPr>
              <w:t>EVENT_DATE</w:t>
            </w:r>
          </w:p>
        </w:tc>
        <w:tc>
          <w:tcPr>
            <w:tcW w:w="519" w:type="pct"/>
          </w:tcPr>
          <w:p w14:paraId="31CB1CEF" w14:textId="77777777" w:rsidR="00F73BD8" w:rsidRPr="007036CE" w:rsidRDefault="00F73BD8" w:rsidP="000027F9">
            <w:pPr>
              <w:pStyle w:val="GOSTTablenorm"/>
            </w:pPr>
            <w:r w:rsidRPr="007036CE">
              <w:t>Дата</w:t>
            </w:r>
          </w:p>
        </w:tc>
        <w:tc>
          <w:tcPr>
            <w:tcW w:w="300" w:type="pct"/>
          </w:tcPr>
          <w:p w14:paraId="5821D803" w14:textId="77777777" w:rsidR="00F73BD8" w:rsidRPr="007036CE" w:rsidRDefault="00F73BD8" w:rsidP="000027F9">
            <w:pPr>
              <w:pStyle w:val="GOSTTablenorm"/>
            </w:pPr>
            <w:r w:rsidRPr="007036CE">
              <w:t>Да</w:t>
            </w:r>
          </w:p>
        </w:tc>
        <w:tc>
          <w:tcPr>
            <w:tcW w:w="308" w:type="pct"/>
          </w:tcPr>
          <w:p w14:paraId="2568C71B" w14:textId="77777777" w:rsidR="00F73BD8" w:rsidRPr="007036CE" w:rsidRDefault="00F73BD8">
            <w:pPr>
              <w:pStyle w:val="GOSTTablenorm"/>
            </w:pPr>
          </w:p>
        </w:tc>
        <w:tc>
          <w:tcPr>
            <w:tcW w:w="2039" w:type="pct"/>
          </w:tcPr>
          <w:p w14:paraId="3FAB0C62" w14:textId="0FCA8C0D" w:rsidR="00F73BD8" w:rsidRPr="007036CE" w:rsidRDefault="00F73BD8" w:rsidP="00136E99">
            <w:pPr>
              <w:pStyle w:val="GOSTTablenorm"/>
            </w:pPr>
            <w:r w:rsidRPr="007036CE">
              <w:t xml:space="preserve">Указывается дата </w:t>
            </w:r>
            <w:del w:id="4693" w:author="EXP-320404" w:date="2025-09-15T18:50:00Z">
              <w:r w:rsidRPr="007036CE" w:rsidDel="00136E99">
                <w:delText xml:space="preserve">документа </w:delText>
              </w:r>
            </w:del>
            <w:ins w:id="4694" w:author="EXP-320404" w:date="2025-09-15T18:50:00Z">
              <w:r w:rsidR="00136E99" w:rsidRPr="007036CE">
                <w:t xml:space="preserve">ввода в действие </w:t>
              </w:r>
            </w:ins>
            <w:r w:rsidRPr="007036CE">
              <w:t>в формате YYYY-MM-DD</w:t>
            </w:r>
          </w:p>
        </w:tc>
      </w:tr>
      <w:tr w:rsidR="00F73BD8" w:rsidRPr="007036CE" w14:paraId="4F66B0C4" w14:textId="77777777" w:rsidTr="00A759FD">
        <w:tc>
          <w:tcPr>
            <w:tcW w:w="1100" w:type="pct"/>
          </w:tcPr>
          <w:p w14:paraId="42E21A21" w14:textId="77777777" w:rsidR="00F73BD8" w:rsidRPr="007036CE" w:rsidRDefault="00F73BD8">
            <w:pPr>
              <w:pStyle w:val="GOSTTablenorm"/>
            </w:pPr>
            <w:r w:rsidRPr="007036CE">
              <w:t>Номер лицевого счета</w:t>
            </w:r>
          </w:p>
        </w:tc>
        <w:tc>
          <w:tcPr>
            <w:tcW w:w="734" w:type="pct"/>
          </w:tcPr>
          <w:p w14:paraId="77113CB3" w14:textId="77777777" w:rsidR="00F73BD8" w:rsidRPr="007036CE" w:rsidRDefault="00F73BD8">
            <w:pPr>
              <w:pStyle w:val="GOSTTablenorm"/>
              <w:rPr>
                <w:szCs w:val="24"/>
                <w:lang w:val="en-US"/>
              </w:rPr>
            </w:pPr>
            <w:r w:rsidRPr="007036CE">
              <w:rPr>
                <w:szCs w:val="24"/>
                <w:lang w:val="en-US"/>
              </w:rPr>
              <w:t>PA</w:t>
            </w:r>
          </w:p>
        </w:tc>
        <w:tc>
          <w:tcPr>
            <w:tcW w:w="519" w:type="pct"/>
          </w:tcPr>
          <w:p w14:paraId="6B52A1A0" w14:textId="77777777" w:rsidR="00F73BD8" w:rsidRPr="007036CE" w:rsidRDefault="00F73BD8" w:rsidP="000027F9">
            <w:pPr>
              <w:pStyle w:val="GOSTTablenorm"/>
            </w:pPr>
            <w:r w:rsidRPr="007036CE">
              <w:t>Строка</w:t>
            </w:r>
          </w:p>
        </w:tc>
        <w:tc>
          <w:tcPr>
            <w:tcW w:w="300" w:type="pct"/>
          </w:tcPr>
          <w:p w14:paraId="5C0F680A" w14:textId="77777777" w:rsidR="00F73BD8" w:rsidRPr="007036CE" w:rsidRDefault="00F73BD8" w:rsidP="000027F9">
            <w:pPr>
              <w:pStyle w:val="GOSTTablenorm"/>
            </w:pPr>
            <w:r w:rsidRPr="007036CE">
              <w:t>Да</w:t>
            </w:r>
          </w:p>
        </w:tc>
        <w:tc>
          <w:tcPr>
            <w:tcW w:w="308" w:type="pct"/>
          </w:tcPr>
          <w:p w14:paraId="56173DA5" w14:textId="77777777" w:rsidR="00F73BD8" w:rsidRPr="007036CE" w:rsidRDefault="00F73BD8">
            <w:pPr>
              <w:pStyle w:val="GOSTTablenorm"/>
            </w:pPr>
            <w:r w:rsidRPr="007036CE">
              <w:t>=11</w:t>
            </w:r>
          </w:p>
        </w:tc>
        <w:tc>
          <w:tcPr>
            <w:tcW w:w="2039" w:type="pct"/>
          </w:tcPr>
          <w:p w14:paraId="54A4C000" w14:textId="77777777" w:rsidR="00F73BD8" w:rsidRPr="007036CE" w:rsidRDefault="00F73BD8" w:rsidP="000027F9">
            <w:pPr>
              <w:pStyle w:val="GOSTTablenorm"/>
            </w:pPr>
            <w:r w:rsidRPr="007036CE">
              <w:t>Указывается номер лицевого счета ГРБС/ГАИФ</w:t>
            </w:r>
          </w:p>
        </w:tc>
      </w:tr>
      <w:tr w:rsidR="00F73BD8" w:rsidRPr="007036CE" w14:paraId="6E2E2BE7" w14:textId="77777777" w:rsidTr="00A759FD">
        <w:tc>
          <w:tcPr>
            <w:tcW w:w="1100" w:type="pct"/>
          </w:tcPr>
          <w:p w14:paraId="31983734" w14:textId="77777777" w:rsidR="00F73BD8" w:rsidRPr="007036CE" w:rsidRDefault="00F73BD8">
            <w:pPr>
              <w:pStyle w:val="GOSTTablenorm"/>
            </w:pPr>
            <w:r w:rsidRPr="007036CE">
              <w:t>Контур</w:t>
            </w:r>
          </w:p>
        </w:tc>
        <w:tc>
          <w:tcPr>
            <w:tcW w:w="734" w:type="pct"/>
          </w:tcPr>
          <w:p w14:paraId="378AA43A" w14:textId="77777777" w:rsidR="00F73BD8" w:rsidRPr="007036CE" w:rsidRDefault="00F73BD8">
            <w:pPr>
              <w:pStyle w:val="GOSTTablenorm"/>
              <w:rPr>
                <w:szCs w:val="24"/>
                <w:lang w:val="en-US"/>
              </w:rPr>
            </w:pPr>
            <w:r w:rsidRPr="007036CE">
              <w:rPr>
                <w:lang w:val="en-US"/>
              </w:rPr>
              <w:t>CONTUR</w:t>
            </w:r>
          </w:p>
        </w:tc>
        <w:tc>
          <w:tcPr>
            <w:tcW w:w="519" w:type="pct"/>
          </w:tcPr>
          <w:p w14:paraId="5CCB12D8" w14:textId="77777777" w:rsidR="00F73BD8" w:rsidRPr="007036CE" w:rsidRDefault="00BB4D13" w:rsidP="000027F9">
            <w:pPr>
              <w:pStyle w:val="GOSTTablenorm"/>
            </w:pPr>
            <w:ins w:id="4695" w:author="Сатлер Марина Викторовна" w:date="2024-02-28T19:03:00Z">
              <w:r w:rsidRPr="007036CE">
                <w:t>Строка</w:t>
              </w:r>
            </w:ins>
          </w:p>
        </w:tc>
        <w:tc>
          <w:tcPr>
            <w:tcW w:w="300" w:type="pct"/>
          </w:tcPr>
          <w:p w14:paraId="759ED723" w14:textId="77777777" w:rsidR="00F73BD8" w:rsidRPr="007036CE" w:rsidRDefault="00F73BD8" w:rsidP="000027F9">
            <w:pPr>
              <w:pStyle w:val="GOSTTablenorm"/>
            </w:pPr>
            <w:r w:rsidRPr="007036CE">
              <w:t>Да</w:t>
            </w:r>
          </w:p>
        </w:tc>
        <w:tc>
          <w:tcPr>
            <w:tcW w:w="308" w:type="pct"/>
          </w:tcPr>
          <w:p w14:paraId="69B03E6B" w14:textId="77777777" w:rsidR="00F73BD8" w:rsidRPr="007036CE" w:rsidRDefault="00F73BD8">
            <w:pPr>
              <w:pStyle w:val="GOSTTablenorm"/>
            </w:pPr>
            <w:r w:rsidRPr="007036CE">
              <w:t>=1</w:t>
            </w:r>
          </w:p>
        </w:tc>
        <w:tc>
          <w:tcPr>
            <w:tcW w:w="2039" w:type="pct"/>
          </w:tcPr>
          <w:p w14:paraId="29576D82" w14:textId="77777777" w:rsidR="00F73BD8" w:rsidRPr="007036CE" w:rsidRDefault="00F73BD8" w:rsidP="000027F9">
            <w:pPr>
              <w:pStyle w:val="GOSTTablenorm"/>
            </w:pPr>
            <w:r w:rsidRPr="007036CE">
              <w:t>Указывается код контура, в котором проводится операция.</w:t>
            </w:r>
          </w:p>
          <w:p w14:paraId="1A10D784" w14:textId="77777777" w:rsidR="00F73BD8" w:rsidRPr="007036CE" w:rsidRDefault="00F73BD8" w:rsidP="000027F9">
            <w:pPr>
              <w:pStyle w:val="GOSTTablenorm"/>
            </w:pPr>
            <w:r w:rsidRPr="007036CE">
              <w:t>Возможные значения:</w:t>
            </w:r>
          </w:p>
          <w:p w14:paraId="13289AC7" w14:textId="77777777" w:rsidR="00F73BD8" w:rsidRPr="007036CE" w:rsidRDefault="00F73BD8" w:rsidP="000027F9">
            <w:pPr>
              <w:pStyle w:val="GOSTTableListMark1"/>
            </w:pPr>
            <w:r w:rsidRPr="007036CE">
              <w:t>«</w:t>
            </w:r>
            <w:ins w:id="4696" w:author="Сатлер Марина Викторовна" w:date="2024-02-28T18:39:00Z">
              <w:r w:rsidR="00666E41" w:rsidRPr="007036CE">
                <w:rPr>
                  <w:lang w:val="en-US"/>
                </w:rPr>
                <w:t>O</w:t>
              </w:r>
            </w:ins>
            <w:r w:rsidRPr="007036CE">
              <w:t>» – открытый;</w:t>
            </w:r>
          </w:p>
          <w:p w14:paraId="17C68422" w14:textId="77777777" w:rsidR="00F73BD8" w:rsidRPr="007036CE" w:rsidRDefault="00F73BD8" w:rsidP="000027F9">
            <w:pPr>
              <w:pStyle w:val="GOSTTableListMark1"/>
            </w:pPr>
            <w:r w:rsidRPr="007036CE">
              <w:t>«S» – защищенный;</w:t>
            </w:r>
          </w:p>
          <w:p w14:paraId="35C7DCE7" w14:textId="77777777" w:rsidR="00F73BD8" w:rsidRPr="007036CE" w:rsidRDefault="00A759FD" w:rsidP="000027F9">
            <w:pPr>
              <w:pStyle w:val="GOSTTableListMark1"/>
            </w:pPr>
            <w:r w:rsidRPr="007036CE">
              <w:t>«1» – открытый;</w:t>
            </w:r>
          </w:p>
          <w:p w14:paraId="4F724782" w14:textId="77777777" w:rsidR="00F73BD8" w:rsidRPr="007036CE" w:rsidRDefault="00F73BD8" w:rsidP="000027F9">
            <w:pPr>
              <w:pStyle w:val="GOSTTableListMark1"/>
            </w:pPr>
            <w:r w:rsidRPr="007036CE">
              <w:t xml:space="preserve">«2» </w:t>
            </w:r>
            <w:r w:rsidR="00C923CA" w:rsidRPr="007036CE">
              <w:t>–</w:t>
            </w:r>
            <w:r w:rsidRPr="007036CE">
              <w:t xml:space="preserve"> защищенный</w:t>
            </w:r>
          </w:p>
        </w:tc>
      </w:tr>
      <w:tr w:rsidR="00136FA2" w:rsidRPr="007036CE" w14:paraId="03D730B5" w14:textId="77777777" w:rsidTr="00A759FD">
        <w:trPr>
          <w:ins w:id="4697" w:author="Сатлер Марина Викторовна" w:date="2024-07-05T17:00:00Z"/>
        </w:trPr>
        <w:tc>
          <w:tcPr>
            <w:tcW w:w="1100" w:type="pct"/>
          </w:tcPr>
          <w:p w14:paraId="7C572969" w14:textId="77777777" w:rsidR="00136FA2" w:rsidRPr="007036CE" w:rsidRDefault="00136FA2" w:rsidP="00136FA2">
            <w:pPr>
              <w:pStyle w:val="GOSTTablenorm"/>
              <w:rPr>
                <w:ins w:id="4698" w:author="Сатлер Марина Викторовна" w:date="2024-07-05T17:00:00Z"/>
              </w:rPr>
            </w:pPr>
            <w:ins w:id="4699" w:author="Сатлер Марина Викторовна" w:date="2024-07-05T17:00:00Z">
              <w:r w:rsidRPr="007036CE">
                <w:t>Признак «Новый бюджетный цикл»</w:t>
              </w:r>
            </w:ins>
          </w:p>
        </w:tc>
        <w:tc>
          <w:tcPr>
            <w:tcW w:w="734" w:type="pct"/>
          </w:tcPr>
          <w:p w14:paraId="36DCA1F2" w14:textId="77777777" w:rsidR="00136FA2" w:rsidRPr="007036CE" w:rsidRDefault="00136FA2" w:rsidP="00136FA2">
            <w:pPr>
              <w:pStyle w:val="GOSTTablenorm"/>
              <w:rPr>
                <w:ins w:id="4700" w:author="Сатлер Марина Викторовна" w:date="2024-07-05T17:00:00Z"/>
                <w:lang w:val="en-US"/>
              </w:rPr>
            </w:pPr>
            <w:ins w:id="4701" w:author="Сатлер Марина Викторовна" w:date="2024-07-05T17:00:00Z">
              <w:r w:rsidRPr="007036CE">
                <w:rPr>
                  <w:lang w:val="en-US"/>
                </w:rPr>
                <w:t>NBC</w:t>
              </w:r>
            </w:ins>
          </w:p>
        </w:tc>
        <w:tc>
          <w:tcPr>
            <w:tcW w:w="519" w:type="pct"/>
          </w:tcPr>
          <w:p w14:paraId="493DA40B" w14:textId="77777777" w:rsidR="00136FA2" w:rsidRPr="007036CE" w:rsidRDefault="00136FA2" w:rsidP="00136FA2">
            <w:pPr>
              <w:pStyle w:val="GOSTTablenorm"/>
              <w:rPr>
                <w:ins w:id="4702" w:author="Сатлер Марина Викторовна" w:date="2024-07-05T17:00:00Z"/>
              </w:rPr>
            </w:pPr>
            <w:ins w:id="4703" w:author="Сатлер Марина Викторовна" w:date="2024-07-05T17:00:00Z">
              <w:r w:rsidRPr="007036CE">
                <w:t>Строка</w:t>
              </w:r>
            </w:ins>
          </w:p>
        </w:tc>
        <w:tc>
          <w:tcPr>
            <w:tcW w:w="300" w:type="pct"/>
          </w:tcPr>
          <w:p w14:paraId="5CCB1FBF" w14:textId="77777777" w:rsidR="00136FA2" w:rsidRPr="007036CE" w:rsidRDefault="00136FA2" w:rsidP="00136FA2">
            <w:pPr>
              <w:pStyle w:val="GOSTTablenorm"/>
              <w:rPr>
                <w:ins w:id="4704" w:author="Сатлер Марина Викторовна" w:date="2024-07-05T17:00:00Z"/>
              </w:rPr>
            </w:pPr>
            <w:ins w:id="4705" w:author="Сатлер Марина Викторовна" w:date="2024-07-05T17:00:00Z">
              <w:r w:rsidRPr="007036CE">
                <w:t>Да</w:t>
              </w:r>
            </w:ins>
          </w:p>
        </w:tc>
        <w:tc>
          <w:tcPr>
            <w:tcW w:w="308" w:type="pct"/>
          </w:tcPr>
          <w:p w14:paraId="778DD5D9" w14:textId="77777777" w:rsidR="00136FA2" w:rsidRPr="007036CE" w:rsidRDefault="00136FA2" w:rsidP="00136FA2">
            <w:pPr>
              <w:pStyle w:val="GOSTTablenorm"/>
              <w:rPr>
                <w:ins w:id="4706" w:author="Сатлер Марина Викторовна" w:date="2024-07-05T17:00:00Z"/>
              </w:rPr>
            </w:pPr>
            <w:ins w:id="4707" w:author="Сатлер Марина Викторовна" w:date="2024-07-05T17:00:00Z">
              <w:r w:rsidRPr="007036CE">
                <w:t>=1</w:t>
              </w:r>
            </w:ins>
          </w:p>
        </w:tc>
        <w:tc>
          <w:tcPr>
            <w:tcW w:w="2039" w:type="pct"/>
          </w:tcPr>
          <w:p w14:paraId="1751E284" w14:textId="77777777" w:rsidR="00136FA2" w:rsidRPr="007036CE" w:rsidRDefault="00136FA2" w:rsidP="00136FA2">
            <w:pPr>
              <w:pStyle w:val="GOSTTablenorm"/>
              <w:rPr>
                <w:ins w:id="4708" w:author="Сатлер Марина Викторовна" w:date="2024-07-05T17:00:00Z"/>
              </w:rPr>
            </w:pPr>
            <w:ins w:id="4709" w:author="Сатлер Марина Викторовна" w:date="2024-07-05T17:00:00Z">
              <w:r w:rsidRPr="007036CE">
                <w:t>Указывается признак доведения бюджетных данных на новый бюджетный цикл.</w:t>
              </w:r>
            </w:ins>
          </w:p>
          <w:p w14:paraId="3B6B9F05" w14:textId="77777777" w:rsidR="00136FA2" w:rsidRPr="007036CE" w:rsidRDefault="00136FA2" w:rsidP="00136FA2">
            <w:pPr>
              <w:pStyle w:val="GOSTTablenorm"/>
              <w:rPr>
                <w:ins w:id="4710" w:author="Сатлер Марина Викторовна" w:date="2024-07-05T17:00:00Z"/>
              </w:rPr>
            </w:pPr>
            <w:ins w:id="4711" w:author="Сатлер Марина Викторовна" w:date="2024-07-05T17:00:00Z">
              <w:r w:rsidRPr="007036CE">
                <w:t>Возможные значения:</w:t>
              </w:r>
            </w:ins>
          </w:p>
          <w:p w14:paraId="2AC05E15" w14:textId="5A0982C8" w:rsidR="00136FA2" w:rsidRPr="007036CE" w:rsidRDefault="00136FA2" w:rsidP="00EE4D6D">
            <w:pPr>
              <w:pStyle w:val="GOSTTableListMark1"/>
              <w:rPr>
                <w:ins w:id="4712" w:author="Сатлер Марина Викторовна" w:date="2024-07-05T17:00:00Z"/>
                <w:szCs w:val="22"/>
              </w:rPr>
            </w:pPr>
            <w:ins w:id="4713" w:author="Сатлер Марина Викторовна" w:date="2024-07-05T17:00:00Z">
              <w:r w:rsidRPr="007036CE">
                <w:rPr>
                  <w:szCs w:val="22"/>
                </w:rPr>
                <w:t>«0</w:t>
              </w:r>
              <w:r w:rsidRPr="007036CE">
                <w:t xml:space="preserve">» </w:t>
              </w:r>
            </w:ins>
            <w:r w:rsidR="00BE14C0" w:rsidRPr="007036CE">
              <w:t>–</w:t>
            </w:r>
            <w:ins w:id="4714" w:author="Сатлер Марина Викторовна" w:date="2024-07-05T17:00:00Z">
              <w:r w:rsidRPr="007036CE">
                <w:t xml:space="preserve"> доведение на текущий бюджетный цикл;</w:t>
              </w:r>
            </w:ins>
          </w:p>
          <w:p w14:paraId="30E6083F" w14:textId="0DB2031E" w:rsidR="00136FA2" w:rsidRPr="007036CE" w:rsidRDefault="00136FA2" w:rsidP="00EE4D6D">
            <w:pPr>
              <w:pStyle w:val="GOSTTableListMark1"/>
              <w:rPr>
                <w:ins w:id="4715" w:author="Сатлер Марина Викторовна" w:date="2024-07-05T17:00:00Z"/>
              </w:rPr>
            </w:pPr>
            <w:ins w:id="4716" w:author="Сатлер Марина Викторовна" w:date="2024-07-05T17:00:00Z">
              <w:r w:rsidRPr="007036CE">
                <w:rPr>
                  <w:szCs w:val="22"/>
                </w:rPr>
                <w:t xml:space="preserve">«1» </w:t>
              </w:r>
            </w:ins>
            <w:r w:rsidR="00BE14C0" w:rsidRPr="007036CE">
              <w:t>–</w:t>
            </w:r>
            <w:ins w:id="4717" w:author="Сатлер Марина Викторовна" w:date="2024-07-05T17:00:00Z">
              <w:r w:rsidRPr="007036CE">
                <w:rPr>
                  <w:szCs w:val="22"/>
                </w:rPr>
                <w:t xml:space="preserve"> доведение на новый бюджетный цикл</w:t>
              </w:r>
            </w:ins>
          </w:p>
        </w:tc>
      </w:tr>
      <w:tr w:rsidR="00136FA2" w:rsidRPr="007036CE" w14:paraId="5CD92E7A" w14:textId="77777777" w:rsidTr="00A759FD">
        <w:tc>
          <w:tcPr>
            <w:tcW w:w="1100" w:type="pct"/>
          </w:tcPr>
          <w:p w14:paraId="71743EBB" w14:textId="77777777" w:rsidR="00136FA2" w:rsidRPr="007036CE" w:rsidRDefault="00136FA2" w:rsidP="00136FA2">
            <w:pPr>
              <w:pStyle w:val="GOSTTablenorm"/>
            </w:pPr>
            <w:ins w:id="4718" w:author="Куклина Ю.В." w:date="2024-06-28T16:35:00Z">
              <w:r w:rsidRPr="007036CE">
                <w:rPr>
                  <w:b/>
                </w:rPr>
                <w:t>Реквизиты документа-основания</w:t>
              </w:r>
            </w:ins>
          </w:p>
        </w:tc>
        <w:tc>
          <w:tcPr>
            <w:tcW w:w="734" w:type="pct"/>
          </w:tcPr>
          <w:p w14:paraId="139787DE" w14:textId="77777777" w:rsidR="00136FA2" w:rsidRPr="007036CE" w:rsidRDefault="00136FA2" w:rsidP="00136FA2">
            <w:pPr>
              <w:pStyle w:val="GOSTTablenorm"/>
              <w:rPr>
                <w:lang w:val="en-US"/>
              </w:rPr>
            </w:pPr>
            <w:ins w:id="4719" w:author="Куклина Ю.В." w:date="2024-06-28T16:35:00Z">
              <w:r w:rsidRPr="007036CE">
                <w:rPr>
                  <w:b/>
                  <w:lang w:val="en-US"/>
                </w:rPr>
                <w:t>ParentDoc</w:t>
              </w:r>
            </w:ins>
          </w:p>
        </w:tc>
        <w:tc>
          <w:tcPr>
            <w:tcW w:w="519" w:type="pct"/>
          </w:tcPr>
          <w:p w14:paraId="374413E9" w14:textId="77777777" w:rsidR="00136FA2" w:rsidRPr="007036CE" w:rsidRDefault="00136FA2" w:rsidP="00136FA2">
            <w:pPr>
              <w:pStyle w:val="GOSTTablenorm"/>
            </w:pPr>
            <w:ins w:id="4720" w:author="Куклина Ю.В." w:date="2024-06-28T16:35:00Z">
              <w:r w:rsidRPr="007036CE">
                <w:t>Объект</w:t>
              </w:r>
            </w:ins>
          </w:p>
        </w:tc>
        <w:tc>
          <w:tcPr>
            <w:tcW w:w="300" w:type="pct"/>
          </w:tcPr>
          <w:p w14:paraId="49BC9754" w14:textId="77777777" w:rsidR="00136FA2" w:rsidRPr="007036CE" w:rsidRDefault="00136FA2" w:rsidP="00136FA2">
            <w:pPr>
              <w:pStyle w:val="GOSTTablenorm"/>
            </w:pPr>
            <w:ins w:id="4721" w:author="Куклина Ю.В." w:date="2024-06-28T16:35:00Z">
              <w:r w:rsidRPr="007036CE">
                <w:t>Да</w:t>
              </w:r>
            </w:ins>
          </w:p>
        </w:tc>
        <w:tc>
          <w:tcPr>
            <w:tcW w:w="308" w:type="pct"/>
          </w:tcPr>
          <w:p w14:paraId="63064881" w14:textId="77777777" w:rsidR="00136FA2" w:rsidRPr="007036CE" w:rsidRDefault="00136FA2" w:rsidP="00136FA2">
            <w:pPr>
              <w:pStyle w:val="GOSTTablenorm"/>
            </w:pPr>
            <w:ins w:id="4722" w:author="Куклина Ю.В." w:date="2024-06-28T16:35:00Z">
              <w:r w:rsidRPr="007036CE">
                <w:t>-</w:t>
              </w:r>
            </w:ins>
          </w:p>
        </w:tc>
        <w:tc>
          <w:tcPr>
            <w:tcW w:w="2039" w:type="pct"/>
          </w:tcPr>
          <w:p w14:paraId="031878A6" w14:textId="77777777" w:rsidR="00136FA2" w:rsidRPr="007036CE" w:rsidRDefault="00136FA2" w:rsidP="00136FA2">
            <w:pPr>
              <w:pStyle w:val="GOSTTablenorm"/>
            </w:pPr>
            <w:ins w:id="4723" w:author="Куклина Ю.В." w:date="2024-06-28T16:35:00Z">
              <w:r w:rsidRPr="007036CE">
                <w:t>Указываются реквизиты связанного документа-основания</w:t>
              </w:r>
            </w:ins>
          </w:p>
        </w:tc>
      </w:tr>
      <w:tr w:rsidR="00136FA2" w:rsidRPr="007036CE" w14:paraId="491A0A52" w14:textId="77777777" w:rsidTr="00A759FD">
        <w:tc>
          <w:tcPr>
            <w:tcW w:w="1100" w:type="pct"/>
          </w:tcPr>
          <w:p w14:paraId="12D8E4AE" w14:textId="77777777" w:rsidR="00136FA2" w:rsidRPr="007036CE" w:rsidRDefault="00136FA2" w:rsidP="00136FA2">
            <w:pPr>
              <w:pStyle w:val="GOSTTablenorm"/>
            </w:pPr>
            <w:ins w:id="4724" w:author="Куклина Ю.В." w:date="2024-06-28T16:37:00Z">
              <w:r w:rsidRPr="007036CE">
                <w:t>Идентификатор документа-основания</w:t>
              </w:r>
            </w:ins>
          </w:p>
        </w:tc>
        <w:tc>
          <w:tcPr>
            <w:tcW w:w="734" w:type="pct"/>
          </w:tcPr>
          <w:p w14:paraId="25C98FF9" w14:textId="77777777" w:rsidR="00136FA2" w:rsidRPr="007036CE" w:rsidRDefault="00136FA2" w:rsidP="00136FA2">
            <w:pPr>
              <w:pStyle w:val="GOSTTablenorm"/>
            </w:pPr>
            <w:ins w:id="4725" w:author="Куклина Ю.В." w:date="2024-06-28T16:37:00Z">
              <w:r w:rsidRPr="007036CE">
                <w:rPr>
                  <w:b/>
                </w:rPr>
                <w:t>ParentDoc:</w:t>
              </w:r>
              <w:del w:id="4726" w:author="Сатлер Марина Викторовна" w:date="2024-07-02T10:19:00Z">
                <w:r w:rsidRPr="007036CE" w:rsidDel="001902C4">
                  <w:rPr>
                    <w:rFonts w:ascii="-apple-system" w:hAnsi="-apple-system"/>
                    <w:sz w:val="21"/>
                    <w:szCs w:val="21"/>
                    <w:shd w:val="clear" w:color="auto" w:fill="FFFFFF"/>
                  </w:rPr>
                  <w:delText xml:space="preserve"> </w:delText>
                </w:r>
              </w:del>
            </w:ins>
            <w:ins w:id="4727" w:author="Куклина Ю.В." w:date="2024-06-28T16:45:00Z">
              <w:r w:rsidRPr="007036CE">
                <w:rPr>
                  <w:rFonts w:ascii="-apple-system" w:hAnsi="-apple-system"/>
                  <w:sz w:val="21"/>
                  <w:szCs w:val="21"/>
                  <w:shd w:val="clear" w:color="auto" w:fill="FFFFFF"/>
                </w:rPr>
                <w:t>GUIDPRNT</w:t>
              </w:r>
            </w:ins>
          </w:p>
        </w:tc>
        <w:tc>
          <w:tcPr>
            <w:tcW w:w="519" w:type="pct"/>
          </w:tcPr>
          <w:p w14:paraId="40A5161A" w14:textId="77777777" w:rsidR="00136FA2" w:rsidRPr="007036CE" w:rsidRDefault="00136FA2" w:rsidP="00136FA2">
            <w:pPr>
              <w:pStyle w:val="GOSTTablenorm"/>
            </w:pPr>
            <w:ins w:id="4728" w:author="Куклина Ю.В." w:date="2024-06-28T16:37:00Z">
              <w:r w:rsidRPr="007036CE">
                <w:rPr>
                  <w:sz w:val="20"/>
                  <w:lang w:val="en-US"/>
                </w:rPr>
                <w:t>GUID</w:t>
              </w:r>
            </w:ins>
          </w:p>
        </w:tc>
        <w:tc>
          <w:tcPr>
            <w:tcW w:w="300" w:type="pct"/>
          </w:tcPr>
          <w:p w14:paraId="184DCAB3" w14:textId="77777777" w:rsidR="00136FA2" w:rsidRPr="007036CE" w:rsidRDefault="00136FA2" w:rsidP="00136FA2">
            <w:pPr>
              <w:pStyle w:val="GOSTTablenorm"/>
            </w:pPr>
            <w:ins w:id="4729" w:author="Куклина Ю.В." w:date="2024-06-28T16:37:00Z">
              <w:r w:rsidRPr="007036CE">
                <w:rPr>
                  <w:sz w:val="20"/>
                </w:rPr>
                <w:t>Да</w:t>
              </w:r>
            </w:ins>
          </w:p>
        </w:tc>
        <w:tc>
          <w:tcPr>
            <w:tcW w:w="308" w:type="pct"/>
          </w:tcPr>
          <w:p w14:paraId="7B65F40A" w14:textId="77777777" w:rsidR="00136FA2" w:rsidRPr="007036CE" w:rsidRDefault="00136FA2" w:rsidP="00136FA2">
            <w:pPr>
              <w:pStyle w:val="GOSTTablenorm"/>
            </w:pPr>
            <w:ins w:id="4730" w:author="Куклина Ю.В." w:date="2024-06-28T16:37:00Z">
              <w:r w:rsidRPr="007036CE">
                <w:rPr>
                  <w:sz w:val="20"/>
                </w:rPr>
                <w:t>=36</w:t>
              </w:r>
            </w:ins>
          </w:p>
        </w:tc>
        <w:tc>
          <w:tcPr>
            <w:tcW w:w="2039" w:type="pct"/>
          </w:tcPr>
          <w:p w14:paraId="11501A9F" w14:textId="77777777" w:rsidR="00136FA2" w:rsidRPr="007036CE" w:rsidRDefault="00136FA2" w:rsidP="00136FA2">
            <w:pPr>
              <w:pStyle w:val="GOSTTablenorm"/>
            </w:pPr>
            <w:ins w:id="4731" w:author="Куклина Ю.В." w:date="2024-06-28T16:37:00Z">
              <w:r w:rsidRPr="007036CE">
                <w:t>Указывается уникальный идентификатор документа-основания</w:t>
              </w:r>
            </w:ins>
          </w:p>
        </w:tc>
      </w:tr>
      <w:tr w:rsidR="00136FA2" w:rsidRPr="007036CE" w14:paraId="1A7174F4" w14:textId="77777777" w:rsidTr="00A759FD">
        <w:tc>
          <w:tcPr>
            <w:tcW w:w="1100" w:type="pct"/>
          </w:tcPr>
          <w:p w14:paraId="070ACD59" w14:textId="77777777" w:rsidR="00136FA2" w:rsidRPr="007036CE" w:rsidRDefault="00136FA2" w:rsidP="00136FA2">
            <w:pPr>
              <w:pStyle w:val="GOSTTablenorm"/>
            </w:pPr>
            <w:ins w:id="4732" w:author="Куклина Ю.В." w:date="2024-06-28T16:37:00Z">
              <w:r w:rsidRPr="007036CE">
                <w:t>Номер документа-основания</w:t>
              </w:r>
            </w:ins>
          </w:p>
        </w:tc>
        <w:tc>
          <w:tcPr>
            <w:tcW w:w="734" w:type="pct"/>
          </w:tcPr>
          <w:p w14:paraId="447495D7" w14:textId="77777777" w:rsidR="00136FA2" w:rsidRPr="007036CE" w:rsidRDefault="00136FA2" w:rsidP="00136FA2">
            <w:pPr>
              <w:pStyle w:val="GOSTTablenorm"/>
            </w:pPr>
            <w:ins w:id="4733" w:author="Куклина Ю.В." w:date="2024-06-28T16:37:00Z">
              <w:r w:rsidRPr="007036CE">
                <w:rPr>
                  <w:b/>
                </w:rPr>
                <w:t>ParentDoc:</w:t>
              </w:r>
            </w:ins>
            <w:ins w:id="4734" w:author="Куклина Ю.В." w:date="2024-06-28T16:46:00Z">
              <w:del w:id="4735" w:author="Сатлер Марина Викторовна" w:date="2024-07-02T10:19:00Z">
                <w:r w:rsidRPr="007036CE" w:rsidDel="001902C4">
                  <w:delText xml:space="preserve"> </w:delText>
                </w:r>
              </w:del>
              <w:r w:rsidRPr="007036CE">
                <w:rPr>
                  <w:rFonts w:ascii="-apple-system" w:hAnsi="-apple-system"/>
                  <w:sz w:val="21"/>
                  <w:szCs w:val="21"/>
                  <w:shd w:val="clear" w:color="auto" w:fill="FFFFFF"/>
                  <w:lang w:val="en-US"/>
                </w:rPr>
                <w:t>NUM</w:t>
              </w:r>
              <w:r w:rsidRPr="007036CE">
                <w:rPr>
                  <w:rFonts w:ascii="-apple-system" w:hAnsi="-apple-system"/>
                  <w:sz w:val="21"/>
                  <w:szCs w:val="21"/>
                  <w:shd w:val="clear" w:color="auto" w:fill="FFFFFF"/>
                </w:rPr>
                <w:t>PRNT</w:t>
              </w:r>
            </w:ins>
          </w:p>
        </w:tc>
        <w:tc>
          <w:tcPr>
            <w:tcW w:w="519" w:type="pct"/>
          </w:tcPr>
          <w:p w14:paraId="47A53006" w14:textId="77777777" w:rsidR="00136FA2" w:rsidRPr="007036CE" w:rsidRDefault="00136FA2" w:rsidP="00136FA2">
            <w:pPr>
              <w:pStyle w:val="GOSTTablenorm"/>
            </w:pPr>
            <w:ins w:id="4736" w:author="Куклина Ю.В." w:date="2024-06-28T16:37:00Z">
              <w:r w:rsidRPr="007036CE">
                <w:t>Строка</w:t>
              </w:r>
            </w:ins>
          </w:p>
        </w:tc>
        <w:tc>
          <w:tcPr>
            <w:tcW w:w="300" w:type="pct"/>
          </w:tcPr>
          <w:p w14:paraId="273024A2" w14:textId="77777777" w:rsidR="00136FA2" w:rsidRPr="007036CE" w:rsidRDefault="00136FA2" w:rsidP="00136FA2">
            <w:pPr>
              <w:pStyle w:val="GOSTTablenorm"/>
            </w:pPr>
            <w:ins w:id="4737" w:author="Куклина Ю.В." w:date="2024-06-28T16:37:00Z">
              <w:r w:rsidRPr="007036CE">
                <w:t>Да</w:t>
              </w:r>
            </w:ins>
          </w:p>
        </w:tc>
        <w:tc>
          <w:tcPr>
            <w:tcW w:w="308" w:type="pct"/>
          </w:tcPr>
          <w:p w14:paraId="7CFA1524" w14:textId="77777777" w:rsidR="00136FA2" w:rsidRPr="007036CE" w:rsidRDefault="00136FA2" w:rsidP="00136FA2">
            <w:pPr>
              <w:pStyle w:val="GOSTTablenorm"/>
            </w:pPr>
            <w:ins w:id="4738" w:author="Куклина Ю.В." w:date="2024-06-28T16:37:00Z">
              <w:r w:rsidRPr="007036CE">
                <w:t>&lt;=15</w:t>
              </w:r>
            </w:ins>
          </w:p>
        </w:tc>
        <w:tc>
          <w:tcPr>
            <w:tcW w:w="2039" w:type="pct"/>
          </w:tcPr>
          <w:p w14:paraId="210A126C" w14:textId="77777777" w:rsidR="00136FA2" w:rsidRPr="007036CE" w:rsidRDefault="00136FA2" w:rsidP="00136FA2">
            <w:pPr>
              <w:pStyle w:val="GOSTTablenorm"/>
            </w:pPr>
            <w:ins w:id="4739" w:author="Куклина Ю.В." w:date="2024-06-28T16:37:00Z">
              <w:r w:rsidRPr="007036CE">
                <w:t xml:space="preserve">Указывается номер </w:t>
              </w:r>
            </w:ins>
            <w:ins w:id="4740" w:author="Куклина Ю.В." w:date="2024-06-28T16:47:00Z">
              <w:r w:rsidRPr="007036CE">
                <w:t>документа-основания</w:t>
              </w:r>
            </w:ins>
          </w:p>
        </w:tc>
      </w:tr>
      <w:tr w:rsidR="00136FA2" w:rsidRPr="007036CE" w14:paraId="104A70A6" w14:textId="77777777" w:rsidTr="00A759FD">
        <w:tc>
          <w:tcPr>
            <w:tcW w:w="1100" w:type="pct"/>
          </w:tcPr>
          <w:p w14:paraId="0DA08591" w14:textId="77777777" w:rsidR="00136FA2" w:rsidRPr="007036CE" w:rsidRDefault="00136FA2" w:rsidP="00136FA2">
            <w:pPr>
              <w:pStyle w:val="GOSTTablenorm"/>
            </w:pPr>
            <w:ins w:id="4741" w:author="Куклина Ю.В." w:date="2024-06-28T16:37:00Z">
              <w:r w:rsidRPr="007036CE">
                <w:t>Дата документа-основания</w:t>
              </w:r>
            </w:ins>
          </w:p>
        </w:tc>
        <w:tc>
          <w:tcPr>
            <w:tcW w:w="734" w:type="pct"/>
          </w:tcPr>
          <w:p w14:paraId="6230C5BE" w14:textId="77777777" w:rsidR="00136FA2" w:rsidRPr="007036CE" w:rsidRDefault="00136FA2" w:rsidP="00136FA2">
            <w:pPr>
              <w:pStyle w:val="GOSTTablenorm"/>
            </w:pPr>
            <w:ins w:id="4742" w:author="Куклина Ю.В." w:date="2024-06-28T16:37:00Z">
              <w:r w:rsidRPr="007036CE">
                <w:t>ParentDoc:</w:t>
              </w:r>
            </w:ins>
            <w:ins w:id="4743" w:author="Куклина Ю.В." w:date="2024-06-28T16:46:00Z">
              <w:del w:id="4744" w:author="Сатлер Марина Викторовна" w:date="2024-07-02T10:19:00Z">
                <w:r w:rsidRPr="007036CE" w:rsidDel="001902C4">
                  <w:delText xml:space="preserve"> </w:delText>
                </w:r>
              </w:del>
              <w:r w:rsidRPr="007036CE">
                <w:t>DATEPRNT</w:t>
              </w:r>
            </w:ins>
          </w:p>
        </w:tc>
        <w:tc>
          <w:tcPr>
            <w:tcW w:w="519" w:type="pct"/>
          </w:tcPr>
          <w:p w14:paraId="041F0177" w14:textId="77777777" w:rsidR="00136FA2" w:rsidRPr="007036CE" w:rsidRDefault="00136FA2" w:rsidP="00136FA2">
            <w:pPr>
              <w:pStyle w:val="GOSTTablenorm"/>
            </w:pPr>
            <w:ins w:id="4745" w:author="Куклина Ю.В." w:date="2024-06-28T16:37:00Z">
              <w:r w:rsidRPr="007036CE">
                <w:t>Дата</w:t>
              </w:r>
            </w:ins>
          </w:p>
        </w:tc>
        <w:tc>
          <w:tcPr>
            <w:tcW w:w="300" w:type="pct"/>
          </w:tcPr>
          <w:p w14:paraId="3487D3E0" w14:textId="77777777" w:rsidR="00136FA2" w:rsidRPr="007036CE" w:rsidRDefault="00136FA2" w:rsidP="00136FA2">
            <w:pPr>
              <w:pStyle w:val="GOSTTablenorm"/>
            </w:pPr>
            <w:ins w:id="4746" w:author="Куклина Ю.В." w:date="2024-06-28T16:37:00Z">
              <w:r w:rsidRPr="007036CE">
                <w:t>Да</w:t>
              </w:r>
            </w:ins>
          </w:p>
        </w:tc>
        <w:tc>
          <w:tcPr>
            <w:tcW w:w="308" w:type="pct"/>
          </w:tcPr>
          <w:p w14:paraId="59D80134" w14:textId="77777777" w:rsidR="00136FA2" w:rsidRPr="007036CE" w:rsidRDefault="00136FA2" w:rsidP="00136FA2">
            <w:pPr>
              <w:pStyle w:val="GOSTTablenorm"/>
            </w:pPr>
          </w:p>
        </w:tc>
        <w:tc>
          <w:tcPr>
            <w:tcW w:w="2039" w:type="pct"/>
          </w:tcPr>
          <w:p w14:paraId="4EB31702" w14:textId="77777777" w:rsidR="00136FA2" w:rsidRPr="007036CE" w:rsidRDefault="00136FA2" w:rsidP="00136FA2">
            <w:pPr>
              <w:pStyle w:val="GOSTTablenorm"/>
              <w:rPr>
                <w:ins w:id="4747" w:author="Куклина Ю.В." w:date="2024-06-28T16:37:00Z"/>
              </w:rPr>
            </w:pPr>
            <w:ins w:id="4748" w:author="Куклина Ю.В." w:date="2024-06-28T16:37:00Z">
              <w:r w:rsidRPr="007036CE">
                <w:t xml:space="preserve">Указывается дата </w:t>
              </w:r>
            </w:ins>
            <w:ins w:id="4749" w:author="Куклина Ю.В." w:date="2024-06-28T16:47:00Z">
              <w:r w:rsidRPr="007036CE">
                <w:t>документа-основания</w:t>
              </w:r>
            </w:ins>
            <w:r w:rsidRPr="007036CE">
              <w:t>.</w:t>
            </w:r>
          </w:p>
          <w:p w14:paraId="47868FE0" w14:textId="77777777" w:rsidR="00136FA2" w:rsidRPr="007036CE" w:rsidRDefault="00136FA2" w:rsidP="00136FA2">
            <w:pPr>
              <w:pStyle w:val="GOSTTablenorm"/>
            </w:pPr>
            <w:ins w:id="4750" w:author="Куклина Ю.В." w:date="2024-06-28T16:37:00Z">
              <w:r w:rsidRPr="007036CE">
                <w:t>Формат YYYY-MM-DD</w:t>
              </w:r>
            </w:ins>
          </w:p>
        </w:tc>
      </w:tr>
      <w:tr w:rsidR="00136FA2" w:rsidRPr="007036CE" w14:paraId="10E28DB5" w14:textId="77777777" w:rsidTr="00A759FD">
        <w:tc>
          <w:tcPr>
            <w:tcW w:w="1100" w:type="pct"/>
          </w:tcPr>
          <w:p w14:paraId="12D055D7" w14:textId="77777777" w:rsidR="00136FA2" w:rsidRPr="007036CE" w:rsidRDefault="00136FA2" w:rsidP="00136FA2">
            <w:pPr>
              <w:pStyle w:val="GOSTTablenorm"/>
            </w:pPr>
            <w:ins w:id="4751" w:author="Куклина Ю.В." w:date="2024-06-28T16:37:00Z">
              <w:r w:rsidRPr="007036CE">
                <w:lastRenderedPageBreak/>
                <w:t>Тип документа-основания</w:t>
              </w:r>
            </w:ins>
          </w:p>
        </w:tc>
        <w:tc>
          <w:tcPr>
            <w:tcW w:w="734" w:type="pct"/>
          </w:tcPr>
          <w:p w14:paraId="5D79E229" w14:textId="77777777" w:rsidR="00136FA2" w:rsidRPr="007036CE" w:rsidRDefault="00136FA2" w:rsidP="00136FA2">
            <w:pPr>
              <w:pStyle w:val="GOSTTablenorm"/>
              <w:rPr>
                <w:lang w:val="en-US"/>
              </w:rPr>
            </w:pPr>
            <w:ins w:id="4752" w:author="Куклина Ю.В." w:date="2024-06-28T16:37:00Z">
              <w:r w:rsidRPr="007036CE">
                <w:rPr>
                  <w:b/>
                </w:rPr>
                <w:t>ParentDoc:</w:t>
              </w:r>
            </w:ins>
            <w:ins w:id="4753" w:author="Куклина Ю.В." w:date="2024-06-28T16:46:00Z">
              <w:del w:id="4754" w:author="Сатлер Марина Викторовна" w:date="2024-07-02T10:19:00Z">
                <w:r w:rsidRPr="007036CE" w:rsidDel="001902C4">
                  <w:rPr>
                    <w:rFonts w:ascii="-apple-system" w:hAnsi="-apple-system"/>
                    <w:sz w:val="21"/>
                    <w:szCs w:val="21"/>
                    <w:shd w:val="clear" w:color="auto" w:fill="FFFFFF"/>
                    <w:lang w:val="en-US"/>
                  </w:rPr>
                  <w:delText xml:space="preserve"> </w:delText>
                </w:r>
              </w:del>
              <w:r w:rsidRPr="007036CE">
                <w:rPr>
                  <w:rFonts w:ascii="-apple-system" w:hAnsi="-apple-system"/>
                  <w:sz w:val="21"/>
                  <w:szCs w:val="21"/>
                  <w:shd w:val="clear" w:color="auto" w:fill="FFFFFF"/>
                  <w:lang w:val="en-US"/>
                </w:rPr>
                <w:t>TYPEPRNT</w:t>
              </w:r>
            </w:ins>
          </w:p>
        </w:tc>
        <w:tc>
          <w:tcPr>
            <w:tcW w:w="519" w:type="pct"/>
          </w:tcPr>
          <w:p w14:paraId="27E61C8F" w14:textId="77777777" w:rsidR="00136FA2" w:rsidRPr="007036CE" w:rsidRDefault="00136FA2" w:rsidP="00136FA2">
            <w:pPr>
              <w:pStyle w:val="GOSTTablenorm"/>
            </w:pPr>
            <w:ins w:id="4755" w:author="Куклина Ю.В." w:date="2024-06-28T16:37:00Z">
              <w:r w:rsidRPr="007036CE">
                <w:t>Строка</w:t>
              </w:r>
            </w:ins>
          </w:p>
        </w:tc>
        <w:tc>
          <w:tcPr>
            <w:tcW w:w="300" w:type="pct"/>
          </w:tcPr>
          <w:p w14:paraId="41E24F60" w14:textId="77777777" w:rsidR="00136FA2" w:rsidRPr="007036CE" w:rsidRDefault="00136FA2" w:rsidP="00136FA2">
            <w:pPr>
              <w:pStyle w:val="GOSTTablenorm"/>
            </w:pPr>
            <w:ins w:id="4756" w:author="Куклина Ю.В." w:date="2024-06-28T16:37:00Z">
              <w:r w:rsidRPr="007036CE">
                <w:t>Да</w:t>
              </w:r>
            </w:ins>
          </w:p>
        </w:tc>
        <w:tc>
          <w:tcPr>
            <w:tcW w:w="308" w:type="pct"/>
          </w:tcPr>
          <w:p w14:paraId="220BDCE9" w14:textId="77777777" w:rsidR="00136FA2" w:rsidRPr="007036CE" w:rsidRDefault="00136FA2" w:rsidP="00136FA2">
            <w:pPr>
              <w:pStyle w:val="GOSTTablenorm"/>
            </w:pPr>
            <w:ins w:id="4757" w:author="Куклина Ю.В." w:date="2024-06-28T16:37:00Z">
              <w:r w:rsidRPr="007036CE">
                <w:t>=3</w:t>
              </w:r>
            </w:ins>
          </w:p>
        </w:tc>
        <w:tc>
          <w:tcPr>
            <w:tcW w:w="2039" w:type="pct"/>
          </w:tcPr>
          <w:p w14:paraId="3C26919D" w14:textId="77777777" w:rsidR="00136FA2" w:rsidRPr="007036CE" w:rsidRDefault="00136FA2" w:rsidP="00136FA2">
            <w:pPr>
              <w:pStyle w:val="GOSTTablenorm"/>
              <w:rPr>
                <w:ins w:id="4758" w:author="Куклина Ю.В." w:date="2024-07-05T09:37:00Z"/>
              </w:rPr>
            </w:pPr>
            <w:ins w:id="4759" w:author="Куклина Ю.В." w:date="2024-06-28T16:37:00Z">
              <w:r w:rsidRPr="007036CE">
                <w:t xml:space="preserve">Указывается тип документа УФОС </w:t>
              </w:r>
            </w:ins>
            <w:ins w:id="4760" w:author="Куклина Ю.В." w:date="2024-06-28T16:47:00Z">
              <w:r w:rsidRPr="007036CE">
                <w:t>документа-основания</w:t>
              </w:r>
            </w:ins>
            <w:ins w:id="4761" w:author="Куклина Ю.В." w:date="2024-07-05T09:37:00Z">
              <w:r w:rsidRPr="007036CE">
                <w:t>.</w:t>
              </w:r>
            </w:ins>
          </w:p>
          <w:p w14:paraId="2EAD0C01" w14:textId="77777777" w:rsidR="00136FA2" w:rsidRPr="007036CE" w:rsidRDefault="00136FA2" w:rsidP="00136FA2">
            <w:pPr>
              <w:pStyle w:val="GOSTTablenorm"/>
              <w:rPr>
                <w:ins w:id="4762" w:author="Куклина Ю.В." w:date="2024-07-05T09:37:00Z"/>
              </w:rPr>
            </w:pPr>
            <w:ins w:id="4763" w:author="Куклина Ю.В." w:date="2024-07-05T09:37:00Z">
              <w:r w:rsidRPr="007036CE">
                <w:t>Возможные значения:</w:t>
              </w:r>
            </w:ins>
          </w:p>
          <w:p w14:paraId="3FB23F48" w14:textId="670F8190" w:rsidR="00136FA2" w:rsidRPr="007036CE" w:rsidRDefault="00136FA2" w:rsidP="00136FA2">
            <w:pPr>
              <w:pStyle w:val="GOSTTableListMark1"/>
              <w:rPr>
                <w:ins w:id="4764" w:author="Куклина Ю.В." w:date="2024-07-05T09:41:00Z"/>
              </w:rPr>
            </w:pPr>
            <w:ins w:id="4765" w:author="Куклина Ю.В." w:date="2024-07-05T09:41:00Z">
              <w:r w:rsidRPr="007036CE">
                <w:t>«БРБ»</w:t>
              </w:r>
            </w:ins>
            <w:ins w:id="4766" w:author="Куклина Ю.В." w:date="2024-07-05T09:44:00Z">
              <w:r w:rsidRPr="007036CE">
                <w:t xml:space="preserve"> </w:t>
              </w:r>
            </w:ins>
            <w:r w:rsidR="00BE14C0" w:rsidRPr="007036CE">
              <w:t>–</w:t>
            </w:r>
            <w:ins w:id="4767" w:author="Куклина Ю.В." w:date="2024-07-05T09:44:00Z">
              <w:r w:rsidRPr="007036CE">
                <w:t xml:space="preserve"> «Сводная бюджетная роспись» (ф.0501050)</w:t>
              </w:r>
            </w:ins>
            <w:r w:rsidRPr="007036CE">
              <w:t>;</w:t>
            </w:r>
          </w:p>
          <w:p w14:paraId="34327A7C" w14:textId="330C495E" w:rsidR="00136FA2" w:rsidRPr="007036CE" w:rsidRDefault="00136FA2" w:rsidP="00136FA2">
            <w:pPr>
              <w:pStyle w:val="GOSTTableListMark1"/>
              <w:rPr>
                <w:ins w:id="4768" w:author="Куклина Ю.В." w:date="2024-07-05T09:42:00Z"/>
              </w:rPr>
            </w:pPr>
            <w:ins w:id="4769" w:author="Куклина Ю.В." w:date="2024-07-05T09:41:00Z">
              <w:r w:rsidRPr="007036CE">
                <w:t>«БРЛ»</w:t>
              </w:r>
            </w:ins>
            <w:ins w:id="4770" w:author="Куклина Ю.В." w:date="2024-07-05T09:45:00Z">
              <w:r w:rsidRPr="007036CE">
                <w:t xml:space="preserve"> </w:t>
              </w:r>
            </w:ins>
            <w:r w:rsidR="00BE14C0" w:rsidRPr="007036CE">
              <w:t>–</w:t>
            </w:r>
            <w:ins w:id="4771" w:author="Куклина Ю.В." w:date="2024-07-05T09:45:00Z">
              <w:r w:rsidRPr="007036CE">
                <w:t xml:space="preserve"> «Лимиты бюджетных обязательств» (ф.0501052)</w:t>
              </w:r>
            </w:ins>
            <w:r w:rsidRPr="007036CE">
              <w:t>;</w:t>
            </w:r>
          </w:p>
          <w:p w14:paraId="0F91ABE9" w14:textId="11A977F4" w:rsidR="00136FA2" w:rsidRPr="007036CE" w:rsidRDefault="00136FA2" w:rsidP="00136FA2">
            <w:pPr>
              <w:pStyle w:val="GOSTTableListMark1"/>
              <w:rPr>
                <w:ins w:id="4772" w:author="Куклина Ю.В." w:date="2024-07-05T09:42:00Z"/>
              </w:rPr>
            </w:pPr>
            <w:ins w:id="4773" w:author="Куклина Ю.В." w:date="2024-07-05T09:42:00Z">
              <w:r w:rsidRPr="007036CE">
                <w:t>«БРИ»</w:t>
              </w:r>
            </w:ins>
            <w:ins w:id="4774" w:author="Куклина Ю.В." w:date="2024-07-05T09:45:00Z">
              <w:r w:rsidRPr="007036CE">
                <w:t xml:space="preserve"> </w:t>
              </w:r>
            </w:ins>
            <w:r w:rsidR="00BE14C0" w:rsidRPr="007036CE">
              <w:t>–</w:t>
            </w:r>
            <w:ins w:id="4775" w:author="Куклина Ю.В." w:date="2024-07-05T09:45:00Z">
              <w:r w:rsidRPr="007036CE">
                <w:t xml:space="preserve"> </w:t>
              </w:r>
            </w:ins>
            <w:ins w:id="4776" w:author="Куклина Ю.В." w:date="2024-07-05T09:46:00Z">
              <w:r w:rsidRPr="007036CE">
                <w:t>«Справка об изменении сводной бюджетной росписи федерального бюджета и лимитов бюджетных обязательств на финансовый год и на плановый период» (ф.0501051)</w:t>
              </w:r>
            </w:ins>
            <w:r w:rsidRPr="007036CE">
              <w:t>;</w:t>
            </w:r>
          </w:p>
          <w:p w14:paraId="627CBA59" w14:textId="13B88861" w:rsidR="00136FA2" w:rsidRPr="007036CE" w:rsidRDefault="00136FA2" w:rsidP="00136FA2">
            <w:pPr>
              <w:pStyle w:val="GOSTTableListMark1"/>
              <w:rPr>
                <w:ins w:id="4777" w:author="Куклина Ю.В." w:date="2024-07-05T09:43:00Z"/>
              </w:rPr>
            </w:pPr>
            <w:ins w:id="4778" w:author="Куклина Ю.В." w:date="2024-07-05T09:42:00Z">
              <w:r w:rsidRPr="007036CE">
                <w:t>«БРШ»</w:t>
              </w:r>
            </w:ins>
            <w:ins w:id="4779" w:author="Куклина Ю.В." w:date="2024-07-05T09:46:00Z">
              <w:r w:rsidRPr="007036CE">
                <w:t xml:space="preserve"> </w:t>
              </w:r>
            </w:ins>
            <w:r w:rsidR="00BE14C0" w:rsidRPr="007036CE">
              <w:t>–</w:t>
            </w:r>
            <w:ins w:id="4780" w:author="Куклина Ю.В." w:date="2024-07-05T09:46:00Z">
              <w:r w:rsidRPr="007036CE">
                <w:t xml:space="preserve"> «Решение об изменении сводной бюджетной росписи федерального бюджета и лимитов бюджетных обязательств на финансовый год и на плановый период» (ф.0501066)</w:t>
              </w:r>
            </w:ins>
            <w:r w:rsidRPr="007036CE">
              <w:t>;</w:t>
            </w:r>
          </w:p>
          <w:p w14:paraId="6605C4B7" w14:textId="7A4385C3" w:rsidR="00136FA2" w:rsidRPr="007036CE" w:rsidRDefault="00136FA2" w:rsidP="00136FA2">
            <w:pPr>
              <w:pStyle w:val="GOSTTableListMark1"/>
              <w:rPr>
                <w:ins w:id="4781" w:author="Куклина Ю.В." w:date="2024-07-05T09:42:00Z"/>
              </w:rPr>
            </w:pPr>
            <w:ins w:id="4782" w:author="Куклина Ю.В." w:date="2024-07-05T09:43:00Z">
              <w:r w:rsidRPr="007036CE">
                <w:t>«ФИС»</w:t>
              </w:r>
            </w:ins>
            <w:ins w:id="4783" w:author="Куклина Ю.В." w:date="2024-07-05T09:46:00Z">
              <w:r w:rsidRPr="007036CE">
                <w:t xml:space="preserve"> </w:t>
              </w:r>
            </w:ins>
            <w:r w:rsidR="00BE14C0" w:rsidRPr="007036CE">
              <w:t>–</w:t>
            </w:r>
            <w:ins w:id="4784" w:author="Куклина Ю.В." w:date="2024-07-05T09:46:00Z">
              <w:r w:rsidRPr="007036CE">
                <w:t xml:space="preserve"> «Сведения о сводной бюджетной росписи федерального бюджета и лимитах бюджетных обязательств по расходам, связанным с осуществлением капи-тальных вложений по объектам капитального строительства и объектам недвижимого имущества, а также их изменении на финансовый год и на плановый период» (ф. 0501080)</w:t>
              </w:r>
            </w:ins>
            <w:r w:rsidRPr="007036CE">
              <w:t>;</w:t>
            </w:r>
          </w:p>
          <w:p w14:paraId="06589F43" w14:textId="5509F687" w:rsidR="00136FA2" w:rsidRPr="007036CE" w:rsidRDefault="00136FA2" w:rsidP="00136FA2">
            <w:pPr>
              <w:pStyle w:val="GOSTTableListMark1"/>
            </w:pPr>
            <w:ins w:id="4785" w:author="Куклина Ю.В." w:date="2024-07-05T09:42:00Z">
              <w:r w:rsidRPr="007036CE">
                <w:t>«БПФ»</w:t>
              </w:r>
            </w:ins>
            <w:ins w:id="4786" w:author="Куклина Ю.В." w:date="2024-07-05T09:45:00Z">
              <w:r w:rsidRPr="007036CE">
                <w:t xml:space="preserve"> </w:t>
              </w:r>
            </w:ins>
            <w:r w:rsidR="00BE14C0" w:rsidRPr="007036CE">
              <w:t>–</w:t>
            </w:r>
            <w:ins w:id="4787" w:author="Куклина Ю.В." w:date="2024-07-05T09:45:00Z">
              <w:r w:rsidRPr="007036CE">
                <w:t xml:space="preserve"> «Предельные объемы оплаты денежных обязательств» (ф.0501079)</w:t>
              </w:r>
            </w:ins>
          </w:p>
        </w:tc>
      </w:tr>
      <w:tr w:rsidR="00136FA2" w:rsidRPr="007036CE" w14:paraId="724D6C52" w14:textId="77777777" w:rsidTr="00A759FD">
        <w:tc>
          <w:tcPr>
            <w:tcW w:w="1100" w:type="pct"/>
          </w:tcPr>
          <w:p w14:paraId="5E630D5A" w14:textId="77777777" w:rsidR="00136FA2" w:rsidRPr="007036CE" w:rsidRDefault="00136FA2" w:rsidP="00136FA2">
            <w:pPr>
              <w:pStyle w:val="GOSTTablenorm"/>
              <w:rPr>
                <w:b/>
              </w:rPr>
            </w:pPr>
            <w:r w:rsidRPr="007036CE">
              <w:rPr>
                <w:b/>
              </w:rPr>
              <w:t>Строки документа по разделу «БА»</w:t>
            </w:r>
          </w:p>
        </w:tc>
        <w:tc>
          <w:tcPr>
            <w:tcW w:w="734" w:type="pct"/>
          </w:tcPr>
          <w:p w14:paraId="1904232B" w14:textId="77777777" w:rsidR="00136FA2" w:rsidRPr="007036CE" w:rsidRDefault="00136FA2" w:rsidP="00136FA2">
            <w:pPr>
              <w:pStyle w:val="GOSTTablenorm"/>
              <w:rPr>
                <w:b/>
                <w:szCs w:val="24"/>
                <w:lang w:val="en-US"/>
              </w:rPr>
            </w:pPr>
            <w:r w:rsidRPr="007036CE">
              <w:rPr>
                <w:b/>
                <w:szCs w:val="24"/>
                <w:lang w:val="en-US"/>
              </w:rPr>
              <w:t>SECTION_1</w:t>
            </w:r>
          </w:p>
        </w:tc>
        <w:tc>
          <w:tcPr>
            <w:tcW w:w="519" w:type="pct"/>
          </w:tcPr>
          <w:p w14:paraId="4EC5EA8F" w14:textId="77777777" w:rsidR="00136FA2" w:rsidRPr="007036CE" w:rsidRDefault="00136FA2" w:rsidP="00136FA2">
            <w:pPr>
              <w:pStyle w:val="GOSTTablenorm"/>
            </w:pPr>
            <w:r w:rsidRPr="007036CE">
              <w:t>Массив</w:t>
            </w:r>
          </w:p>
        </w:tc>
        <w:tc>
          <w:tcPr>
            <w:tcW w:w="300" w:type="pct"/>
          </w:tcPr>
          <w:p w14:paraId="19C443CC" w14:textId="77777777" w:rsidR="00136FA2" w:rsidRPr="007036CE" w:rsidRDefault="00136FA2" w:rsidP="00136FA2">
            <w:pPr>
              <w:pStyle w:val="GOSTTablenorm"/>
            </w:pPr>
            <w:r w:rsidRPr="007036CE">
              <w:t>Нет</w:t>
            </w:r>
          </w:p>
        </w:tc>
        <w:tc>
          <w:tcPr>
            <w:tcW w:w="308" w:type="pct"/>
          </w:tcPr>
          <w:p w14:paraId="1969A667" w14:textId="77777777" w:rsidR="00136FA2" w:rsidRPr="007036CE" w:rsidRDefault="00136FA2" w:rsidP="00136FA2">
            <w:pPr>
              <w:pStyle w:val="GOSTTablenorm"/>
            </w:pPr>
            <w:r w:rsidRPr="007036CE">
              <w:t>-</w:t>
            </w:r>
          </w:p>
        </w:tc>
        <w:tc>
          <w:tcPr>
            <w:tcW w:w="2039" w:type="pct"/>
          </w:tcPr>
          <w:p w14:paraId="0521873A" w14:textId="77777777" w:rsidR="00136FA2" w:rsidRPr="007036CE" w:rsidRDefault="00136FA2" w:rsidP="00136FA2">
            <w:pPr>
              <w:pStyle w:val="GOSTTablenorm"/>
            </w:pPr>
            <w:r w:rsidRPr="007036CE">
              <w:t>-</w:t>
            </w:r>
          </w:p>
        </w:tc>
      </w:tr>
      <w:tr w:rsidR="00136FA2" w:rsidRPr="007036CE" w14:paraId="46023252" w14:textId="77777777" w:rsidTr="00A759FD">
        <w:tc>
          <w:tcPr>
            <w:tcW w:w="1100" w:type="pct"/>
          </w:tcPr>
          <w:p w14:paraId="1F418518" w14:textId="77777777" w:rsidR="00136FA2" w:rsidRPr="007036CE" w:rsidRDefault="00136FA2" w:rsidP="00136FA2">
            <w:pPr>
              <w:pStyle w:val="GOSTTablenorm"/>
            </w:pPr>
            <w:r w:rsidRPr="007036CE">
              <w:t>Раздел</w:t>
            </w:r>
          </w:p>
        </w:tc>
        <w:tc>
          <w:tcPr>
            <w:tcW w:w="734" w:type="pct"/>
          </w:tcPr>
          <w:p w14:paraId="2F9BB493" w14:textId="77777777" w:rsidR="00136FA2" w:rsidRPr="007036CE" w:rsidRDefault="00136FA2" w:rsidP="00136FA2">
            <w:pPr>
              <w:pStyle w:val="GOSTTablenorm"/>
              <w:rPr>
                <w:szCs w:val="24"/>
                <w:lang w:val="en-US"/>
              </w:rPr>
            </w:pPr>
            <w:r w:rsidRPr="007036CE">
              <w:rPr>
                <w:b/>
                <w:szCs w:val="24"/>
                <w:lang w:val="en-US"/>
              </w:rPr>
              <w:t>SECTION_1</w:t>
            </w:r>
            <w:r w:rsidRPr="007036CE">
              <w:rPr>
                <w:b/>
                <w:szCs w:val="24"/>
              </w:rPr>
              <w:t>:</w:t>
            </w:r>
            <w:r w:rsidRPr="007036CE">
              <w:rPr>
                <w:szCs w:val="24"/>
                <w:lang w:val="en-US"/>
              </w:rPr>
              <w:t>SECTION_TYPE</w:t>
            </w:r>
          </w:p>
        </w:tc>
        <w:tc>
          <w:tcPr>
            <w:tcW w:w="519" w:type="pct"/>
          </w:tcPr>
          <w:p w14:paraId="036B307E" w14:textId="77777777" w:rsidR="00136FA2" w:rsidRPr="007036CE" w:rsidRDefault="00136FA2" w:rsidP="00136FA2">
            <w:pPr>
              <w:pStyle w:val="GOSTTablenorm"/>
            </w:pPr>
            <w:r w:rsidRPr="007036CE">
              <w:t>Строка</w:t>
            </w:r>
          </w:p>
        </w:tc>
        <w:tc>
          <w:tcPr>
            <w:tcW w:w="300" w:type="pct"/>
          </w:tcPr>
          <w:p w14:paraId="422FF105" w14:textId="77777777" w:rsidR="00136FA2" w:rsidRPr="007036CE" w:rsidRDefault="00136FA2" w:rsidP="00136FA2">
            <w:pPr>
              <w:pStyle w:val="GOSTTablenorm"/>
            </w:pPr>
            <w:r w:rsidRPr="007036CE">
              <w:t>Да</w:t>
            </w:r>
          </w:p>
        </w:tc>
        <w:tc>
          <w:tcPr>
            <w:tcW w:w="308" w:type="pct"/>
          </w:tcPr>
          <w:p w14:paraId="443E1CD7" w14:textId="77777777" w:rsidR="00136FA2" w:rsidRPr="007036CE" w:rsidRDefault="00136FA2" w:rsidP="00136FA2">
            <w:pPr>
              <w:pStyle w:val="GOSTTablenorm"/>
            </w:pPr>
            <w:r w:rsidRPr="007036CE">
              <w:rPr>
                <w:lang w:val="en-US"/>
              </w:rPr>
              <w:t>=1</w:t>
            </w:r>
          </w:p>
        </w:tc>
        <w:tc>
          <w:tcPr>
            <w:tcW w:w="2039" w:type="pct"/>
          </w:tcPr>
          <w:p w14:paraId="1DE53DA6" w14:textId="77777777" w:rsidR="00136FA2" w:rsidRPr="007036CE" w:rsidRDefault="00136FA2" w:rsidP="00136FA2">
            <w:pPr>
              <w:pStyle w:val="GOSTTablenorm"/>
            </w:pPr>
            <w:r w:rsidRPr="007036CE">
              <w:t>Указывается тип раздела.</w:t>
            </w:r>
          </w:p>
          <w:p w14:paraId="7E7ABF1A" w14:textId="4E88D6EA" w:rsidR="00136FA2" w:rsidRPr="007036CE" w:rsidRDefault="00136FA2" w:rsidP="00136FA2">
            <w:pPr>
              <w:pStyle w:val="GOSTTablenorm"/>
            </w:pPr>
            <w:r w:rsidRPr="007036CE">
              <w:t xml:space="preserve">Заполняется значением «1» </w:t>
            </w:r>
            <w:r w:rsidR="00BE14C0" w:rsidRPr="007036CE">
              <w:t>–</w:t>
            </w:r>
            <w:r w:rsidRPr="007036CE">
              <w:t xml:space="preserve"> Бюджетные ассигнования</w:t>
            </w:r>
          </w:p>
        </w:tc>
      </w:tr>
      <w:tr w:rsidR="00136FA2" w:rsidRPr="007036CE" w14:paraId="5063B1F6" w14:textId="77777777" w:rsidTr="00A759FD">
        <w:tc>
          <w:tcPr>
            <w:tcW w:w="1100" w:type="pct"/>
          </w:tcPr>
          <w:p w14:paraId="5D514097" w14:textId="77777777" w:rsidR="00136FA2" w:rsidRPr="007036CE" w:rsidRDefault="00136FA2" w:rsidP="00136FA2">
            <w:pPr>
              <w:pStyle w:val="GOSTTablenorm"/>
            </w:pPr>
            <w:r w:rsidRPr="007036CE">
              <w:t>Идентификатор строки</w:t>
            </w:r>
          </w:p>
        </w:tc>
        <w:tc>
          <w:tcPr>
            <w:tcW w:w="734" w:type="pct"/>
          </w:tcPr>
          <w:p w14:paraId="1127C1AA" w14:textId="77777777" w:rsidR="00136FA2" w:rsidRPr="007036CE" w:rsidRDefault="00136FA2" w:rsidP="00136FA2">
            <w:pPr>
              <w:pStyle w:val="GOSTTablenorm"/>
              <w:rPr>
                <w:szCs w:val="24"/>
                <w:lang w:val="en-US"/>
              </w:rPr>
            </w:pPr>
            <w:r w:rsidRPr="007036CE">
              <w:rPr>
                <w:b/>
                <w:szCs w:val="24"/>
                <w:lang w:val="en-US"/>
              </w:rPr>
              <w:t>SECTION_1</w:t>
            </w:r>
            <w:r w:rsidRPr="007036CE">
              <w:rPr>
                <w:b/>
                <w:szCs w:val="24"/>
              </w:rPr>
              <w:t>:</w:t>
            </w:r>
            <w:ins w:id="4788" w:author="Сатлер Марина Викторовна" w:date="2024-06-11T14:25:00Z">
              <w:r w:rsidRPr="007036CE">
                <w:rPr>
                  <w:szCs w:val="24"/>
                  <w:lang w:val="en-US"/>
                </w:rPr>
                <w:t>id</w:t>
              </w:r>
            </w:ins>
            <w:del w:id="4789" w:author="Сатлер Марина Викторовна" w:date="2024-06-11T14:25:00Z">
              <w:r w:rsidRPr="007036CE" w:rsidDel="006C14D9">
                <w:rPr>
                  <w:szCs w:val="24"/>
                  <w:lang w:val="en-US"/>
                </w:rPr>
                <w:delText>ID</w:delText>
              </w:r>
            </w:del>
          </w:p>
        </w:tc>
        <w:tc>
          <w:tcPr>
            <w:tcW w:w="519" w:type="pct"/>
          </w:tcPr>
          <w:p w14:paraId="3D3D644F" w14:textId="77777777" w:rsidR="00136FA2" w:rsidRPr="007036CE" w:rsidRDefault="00136FA2" w:rsidP="00136FA2">
            <w:pPr>
              <w:pStyle w:val="GOSTTablenorm"/>
              <w:rPr>
                <w:lang w:val="en-US"/>
              </w:rPr>
            </w:pPr>
            <w:r w:rsidRPr="007036CE">
              <w:t>Число</w:t>
            </w:r>
          </w:p>
        </w:tc>
        <w:tc>
          <w:tcPr>
            <w:tcW w:w="300" w:type="pct"/>
          </w:tcPr>
          <w:p w14:paraId="773E0476" w14:textId="77777777" w:rsidR="00136FA2" w:rsidRPr="007036CE" w:rsidRDefault="00136FA2" w:rsidP="00136FA2">
            <w:pPr>
              <w:pStyle w:val="GOSTTablenorm"/>
              <w:rPr>
                <w:lang w:val="en-US"/>
              </w:rPr>
            </w:pPr>
            <w:r w:rsidRPr="007036CE">
              <w:t>Да</w:t>
            </w:r>
          </w:p>
        </w:tc>
        <w:tc>
          <w:tcPr>
            <w:tcW w:w="308" w:type="pct"/>
          </w:tcPr>
          <w:p w14:paraId="213E13F0" w14:textId="77777777" w:rsidR="00136FA2" w:rsidRPr="007036CE" w:rsidRDefault="00136FA2" w:rsidP="00136FA2">
            <w:pPr>
              <w:pStyle w:val="GOSTTablenorm"/>
            </w:pPr>
            <w:r w:rsidRPr="007036CE">
              <w:t>&lt;=20</w:t>
            </w:r>
          </w:p>
        </w:tc>
        <w:tc>
          <w:tcPr>
            <w:tcW w:w="2039" w:type="pct"/>
          </w:tcPr>
          <w:p w14:paraId="658F9568" w14:textId="77777777" w:rsidR="00136FA2" w:rsidRPr="007036CE" w:rsidRDefault="00136FA2" w:rsidP="00136FA2">
            <w:pPr>
              <w:pStyle w:val="GOSTTablenorm"/>
            </w:pPr>
            <w:r w:rsidRPr="007036CE">
              <w:t>Указывается технический идентификатор строки</w:t>
            </w:r>
          </w:p>
        </w:tc>
      </w:tr>
      <w:tr w:rsidR="00136FA2" w:rsidRPr="007036CE" w14:paraId="6C7BB261" w14:textId="77777777" w:rsidTr="00A759FD">
        <w:tc>
          <w:tcPr>
            <w:tcW w:w="1100" w:type="pct"/>
          </w:tcPr>
          <w:p w14:paraId="1BAF1BE3" w14:textId="77777777" w:rsidR="00136FA2" w:rsidRPr="007036CE" w:rsidRDefault="00136FA2" w:rsidP="00136FA2">
            <w:pPr>
              <w:pStyle w:val="GOSTTablenorm"/>
            </w:pPr>
            <w:r w:rsidRPr="007036CE">
              <w:t>Номер строки</w:t>
            </w:r>
          </w:p>
        </w:tc>
        <w:tc>
          <w:tcPr>
            <w:tcW w:w="734" w:type="pct"/>
          </w:tcPr>
          <w:p w14:paraId="27CD8E10" w14:textId="77777777" w:rsidR="00136FA2" w:rsidRPr="007036CE" w:rsidRDefault="00136FA2" w:rsidP="00136FA2">
            <w:pPr>
              <w:pStyle w:val="GOSTTablenorm"/>
              <w:rPr>
                <w:szCs w:val="24"/>
                <w:lang w:val="en-US"/>
              </w:rPr>
            </w:pPr>
            <w:r w:rsidRPr="007036CE">
              <w:rPr>
                <w:b/>
                <w:szCs w:val="24"/>
                <w:lang w:val="en-US"/>
              </w:rPr>
              <w:t>SECTION_1</w:t>
            </w:r>
            <w:r w:rsidRPr="007036CE">
              <w:rPr>
                <w:b/>
                <w:szCs w:val="24"/>
              </w:rPr>
              <w:t>:</w:t>
            </w:r>
            <w:r w:rsidRPr="007036CE">
              <w:rPr>
                <w:szCs w:val="24"/>
                <w:lang w:val="en-US"/>
              </w:rPr>
              <w:t>NUMBROW</w:t>
            </w:r>
          </w:p>
        </w:tc>
        <w:tc>
          <w:tcPr>
            <w:tcW w:w="519" w:type="pct"/>
          </w:tcPr>
          <w:p w14:paraId="13CFB0F1" w14:textId="77777777" w:rsidR="00136FA2" w:rsidRPr="007036CE" w:rsidRDefault="00136FA2" w:rsidP="00136FA2">
            <w:pPr>
              <w:pStyle w:val="GOSTTablenorm"/>
            </w:pPr>
            <w:r w:rsidRPr="007036CE">
              <w:t>Строка</w:t>
            </w:r>
          </w:p>
        </w:tc>
        <w:tc>
          <w:tcPr>
            <w:tcW w:w="300" w:type="pct"/>
          </w:tcPr>
          <w:p w14:paraId="21C3B8B6" w14:textId="77777777" w:rsidR="00136FA2" w:rsidRPr="007036CE" w:rsidRDefault="00136FA2" w:rsidP="00136FA2">
            <w:pPr>
              <w:pStyle w:val="GOSTTablenorm"/>
            </w:pPr>
            <w:r w:rsidRPr="007036CE">
              <w:t>Да</w:t>
            </w:r>
          </w:p>
        </w:tc>
        <w:tc>
          <w:tcPr>
            <w:tcW w:w="308" w:type="pct"/>
          </w:tcPr>
          <w:p w14:paraId="6C91E991" w14:textId="77777777" w:rsidR="00136FA2" w:rsidRPr="007036CE" w:rsidRDefault="00136FA2" w:rsidP="00136FA2">
            <w:pPr>
              <w:pStyle w:val="GOSTTablenorm"/>
            </w:pPr>
            <w:r w:rsidRPr="007036CE">
              <w:rPr>
                <w:lang w:val="en-US"/>
              </w:rPr>
              <w:t>&lt;=20</w:t>
            </w:r>
          </w:p>
        </w:tc>
        <w:tc>
          <w:tcPr>
            <w:tcW w:w="2039" w:type="pct"/>
          </w:tcPr>
          <w:p w14:paraId="34BA5C82" w14:textId="77777777" w:rsidR="00136FA2" w:rsidRPr="007036CE" w:rsidRDefault="00136FA2" w:rsidP="00136FA2">
            <w:pPr>
              <w:pStyle w:val="GOSTTablenorm"/>
            </w:pPr>
            <w:r w:rsidRPr="007036CE">
              <w:t>Указывается порядковый номер строки по разделу «БА»</w:t>
            </w:r>
          </w:p>
        </w:tc>
      </w:tr>
      <w:tr w:rsidR="00136FA2" w:rsidRPr="007036CE" w14:paraId="591FE4FA" w14:textId="77777777" w:rsidTr="00A759FD">
        <w:tc>
          <w:tcPr>
            <w:tcW w:w="1100" w:type="pct"/>
          </w:tcPr>
          <w:p w14:paraId="60771432" w14:textId="77777777" w:rsidR="00136FA2" w:rsidRPr="007036CE" w:rsidRDefault="00136FA2" w:rsidP="00136FA2">
            <w:pPr>
              <w:pStyle w:val="GOSTTablenorm"/>
            </w:pPr>
            <w:r w:rsidRPr="007036CE">
              <w:lastRenderedPageBreak/>
              <w:t>Признак детальной строки</w:t>
            </w:r>
          </w:p>
        </w:tc>
        <w:tc>
          <w:tcPr>
            <w:tcW w:w="734" w:type="pct"/>
          </w:tcPr>
          <w:p w14:paraId="534E9DCD" w14:textId="77777777" w:rsidR="00136FA2" w:rsidRPr="007036CE" w:rsidRDefault="00136FA2" w:rsidP="00136FA2">
            <w:pPr>
              <w:pStyle w:val="GOSTTablenorm"/>
              <w:rPr>
                <w:szCs w:val="24"/>
                <w:lang w:val="en-US"/>
              </w:rPr>
            </w:pPr>
            <w:r w:rsidRPr="007036CE">
              <w:rPr>
                <w:b/>
                <w:szCs w:val="24"/>
                <w:lang w:val="en-US"/>
              </w:rPr>
              <w:t>SECTION_1</w:t>
            </w:r>
            <w:r w:rsidRPr="007036CE">
              <w:rPr>
                <w:b/>
                <w:szCs w:val="24"/>
              </w:rPr>
              <w:t>:</w:t>
            </w:r>
            <w:r w:rsidRPr="007036CE">
              <w:t>SIGNKBK</w:t>
            </w:r>
          </w:p>
        </w:tc>
        <w:tc>
          <w:tcPr>
            <w:tcW w:w="519" w:type="pct"/>
          </w:tcPr>
          <w:p w14:paraId="0A08A0EF" w14:textId="77777777" w:rsidR="00136FA2" w:rsidRPr="007036CE" w:rsidRDefault="00136FA2" w:rsidP="00136FA2">
            <w:pPr>
              <w:pStyle w:val="GOSTTablenorm"/>
            </w:pPr>
            <w:r w:rsidRPr="007036CE">
              <w:t>Строка</w:t>
            </w:r>
          </w:p>
        </w:tc>
        <w:tc>
          <w:tcPr>
            <w:tcW w:w="300" w:type="pct"/>
          </w:tcPr>
          <w:p w14:paraId="0812B40A" w14:textId="77777777" w:rsidR="00136FA2" w:rsidRPr="007036CE" w:rsidRDefault="00136FA2" w:rsidP="00136FA2">
            <w:pPr>
              <w:pStyle w:val="GOSTTablenorm"/>
            </w:pPr>
            <w:r w:rsidRPr="007036CE">
              <w:t>Да</w:t>
            </w:r>
          </w:p>
        </w:tc>
        <w:tc>
          <w:tcPr>
            <w:tcW w:w="308" w:type="pct"/>
          </w:tcPr>
          <w:p w14:paraId="5091947C" w14:textId="77777777" w:rsidR="00136FA2" w:rsidRPr="007036CE" w:rsidRDefault="00136FA2" w:rsidP="00136FA2">
            <w:pPr>
              <w:pStyle w:val="GOSTTablenorm"/>
            </w:pPr>
            <w:r w:rsidRPr="007036CE">
              <w:t>=1</w:t>
            </w:r>
          </w:p>
        </w:tc>
        <w:tc>
          <w:tcPr>
            <w:tcW w:w="2039" w:type="pct"/>
          </w:tcPr>
          <w:p w14:paraId="7BFA435E" w14:textId="77777777" w:rsidR="00136FA2" w:rsidRPr="007036CE" w:rsidRDefault="00136FA2" w:rsidP="00136FA2">
            <w:pPr>
              <w:pStyle w:val="GOSTTablenorm"/>
            </w:pPr>
            <w:r w:rsidRPr="007036CE">
              <w:t>Указывается признак детальной строки.</w:t>
            </w:r>
          </w:p>
          <w:p w14:paraId="4AF763AF" w14:textId="77777777" w:rsidR="00136FA2" w:rsidRPr="007036CE" w:rsidRDefault="00136FA2" w:rsidP="00136FA2">
            <w:pPr>
              <w:pStyle w:val="GOSTTablenorm"/>
            </w:pPr>
            <w:r w:rsidRPr="007036CE">
              <w:t>Возможные значения:</w:t>
            </w:r>
          </w:p>
          <w:p w14:paraId="0FB81834" w14:textId="77777777" w:rsidR="00136FA2" w:rsidRPr="007036CE" w:rsidRDefault="00136FA2" w:rsidP="00136FA2">
            <w:pPr>
              <w:pStyle w:val="GOSTTableListMark1"/>
            </w:pPr>
            <w:r w:rsidRPr="007036CE">
              <w:t>«N» – детализированный КБК;</w:t>
            </w:r>
          </w:p>
          <w:p w14:paraId="24853E63" w14:textId="77777777" w:rsidR="00136FA2" w:rsidRPr="007036CE" w:rsidRDefault="00136FA2" w:rsidP="00136FA2">
            <w:pPr>
              <w:pStyle w:val="GOSTTableListMark1"/>
            </w:pPr>
            <w:r w:rsidRPr="007036CE">
              <w:t>«X» – недетализированный КБК;</w:t>
            </w:r>
          </w:p>
          <w:p w14:paraId="26B717FC" w14:textId="77777777" w:rsidR="00136FA2" w:rsidRPr="007036CE" w:rsidRDefault="00136FA2" w:rsidP="00136FA2">
            <w:pPr>
              <w:pStyle w:val="GOSTTableListMark1"/>
            </w:pPr>
            <w:r w:rsidRPr="007036CE">
              <w:t>«Y» – итоговая строка раздела документа</w:t>
            </w:r>
          </w:p>
        </w:tc>
      </w:tr>
      <w:tr w:rsidR="00136FA2" w:rsidRPr="007036CE" w14:paraId="22DA2772" w14:textId="77777777" w:rsidTr="00A759FD">
        <w:tc>
          <w:tcPr>
            <w:tcW w:w="1100" w:type="pct"/>
          </w:tcPr>
          <w:p w14:paraId="37A04122" w14:textId="77777777" w:rsidR="00136FA2" w:rsidRPr="007036CE" w:rsidRDefault="00136FA2" w:rsidP="00136FA2">
            <w:pPr>
              <w:pStyle w:val="GOSTTablenorm"/>
            </w:pPr>
            <w:r w:rsidRPr="007036CE">
              <w:t>КБК</w:t>
            </w:r>
          </w:p>
        </w:tc>
        <w:tc>
          <w:tcPr>
            <w:tcW w:w="734" w:type="pct"/>
          </w:tcPr>
          <w:p w14:paraId="19EF87ED" w14:textId="77777777" w:rsidR="00136FA2" w:rsidRPr="007036CE" w:rsidRDefault="00136FA2" w:rsidP="00136FA2">
            <w:pPr>
              <w:pStyle w:val="GOSTTablenorm"/>
              <w:rPr>
                <w:szCs w:val="24"/>
                <w:lang w:val="en-US"/>
              </w:rPr>
            </w:pPr>
            <w:r w:rsidRPr="007036CE">
              <w:rPr>
                <w:b/>
                <w:szCs w:val="24"/>
                <w:lang w:val="en-US"/>
              </w:rPr>
              <w:t>SECTION_1</w:t>
            </w:r>
            <w:r w:rsidRPr="007036CE">
              <w:rPr>
                <w:b/>
                <w:szCs w:val="24"/>
              </w:rPr>
              <w:t>:</w:t>
            </w:r>
            <w:r w:rsidRPr="007036CE">
              <w:rPr>
                <w:szCs w:val="24"/>
                <w:lang w:val="en-US"/>
              </w:rPr>
              <w:t>KBK</w:t>
            </w:r>
          </w:p>
        </w:tc>
        <w:tc>
          <w:tcPr>
            <w:tcW w:w="519" w:type="pct"/>
          </w:tcPr>
          <w:p w14:paraId="153E4905" w14:textId="77777777" w:rsidR="00136FA2" w:rsidRPr="007036CE" w:rsidRDefault="00136FA2" w:rsidP="00136FA2">
            <w:pPr>
              <w:pStyle w:val="GOSTTablenorm"/>
            </w:pPr>
            <w:r w:rsidRPr="007036CE">
              <w:t>Строка</w:t>
            </w:r>
          </w:p>
        </w:tc>
        <w:tc>
          <w:tcPr>
            <w:tcW w:w="300" w:type="pct"/>
          </w:tcPr>
          <w:p w14:paraId="118407F5" w14:textId="77777777" w:rsidR="00136FA2" w:rsidRPr="007036CE" w:rsidRDefault="00136FA2" w:rsidP="00136FA2">
            <w:pPr>
              <w:pStyle w:val="GOSTTablenorm"/>
            </w:pPr>
            <w:r w:rsidRPr="007036CE">
              <w:t>Да</w:t>
            </w:r>
          </w:p>
        </w:tc>
        <w:tc>
          <w:tcPr>
            <w:tcW w:w="308" w:type="pct"/>
          </w:tcPr>
          <w:p w14:paraId="1131EBE4" w14:textId="77777777" w:rsidR="00136FA2" w:rsidRPr="007036CE" w:rsidRDefault="00136FA2" w:rsidP="00136FA2">
            <w:pPr>
              <w:pStyle w:val="GOSTTablenorm"/>
            </w:pPr>
            <w:r w:rsidRPr="007036CE">
              <w:t>=20</w:t>
            </w:r>
          </w:p>
        </w:tc>
        <w:tc>
          <w:tcPr>
            <w:tcW w:w="2039" w:type="pct"/>
          </w:tcPr>
          <w:p w14:paraId="433351E9" w14:textId="77777777" w:rsidR="00136FA2" w:rsidRPr="007036CE" w:rsidRDefault="00136FA2" w:rsidP="00136FA2">
            <w:pPr>
              <w:pStyle w:val="GOSTTablenorm"/>
              <w:rPr>
                <w:szCs w:val="22"/>
              </w:rPr>
            </w:pPr>
            <w:r w:rsidRPr="007036CE">
              <w:t>Указывается код по бюджетной классификации для отражения операции на ЛС ГРБС</w:t>
            </w:r>
            <w:r w:rsidRPr="007036CE">
              <w:rPr>
                <w:szCs w:val="22"/>
              </w:rPr>
              <w:t>/ГАИФ</w:t>
            </w:r>
          </w:p>
        </w:tc>
      </w:tr>
      <w:tr w:rsidR="00136FA2" w:rsidRPr="007036CE" w14:paraId="526EFE2A" w14:textId="77777777" w:rsidTr="00A759FD">
        <w:tc>
          <w:tcPr>
            <w:tcW w:w="1100" w:type="pct"/>
          </w:tcPr>
          <w:p w14:paraId="2628050D" w14:textId="77777777" w:rsidR="00136FA2" w:rsidRPr="007036CE" w:rsidRDefault="00136FA2" w:rsidP="00136FA2">
            <w:pPr>
              <w:pStyle w:val="GOSTTablenorm"/>
            </w:pPr>
            <w:r w:rsidRPr="007036CE">
              <w:t>Тип КБК</w:t>
            </w:r>
          </w:p>
        </w:tc>
        <w:tc>
          <w:tcPr>
            <w:tcW w:w="734" w:type="pct"/>
          </w:tcPr>
          <w:p w14:paraId="685685E2" w14:textId="77777777" w:rsidR="00136FA2" w:rsidRPr="007036CE" w:rsidRDefault="00136FA2" w:rsidP="00136FA2">
            <w:pPr>
              <w:pStyle w:val="GOSTTablenorm"/>
              <w:rPr>
                <w:szCs w:val="24"/>
              </w:rPr>
            </w:pPr>
            <w:r w:rsidRPr="007036CE">
              <w:rPr>
                <w:b/>
                <w:szCs w:val="24"/>
                <w:lang w:val="en-US"/>
              </w:rPr>
              <w:t>SECTION_1</w:t>
            </w:r>
            <w:r w:rsidRPr="007036CE">
              <w:rPr>
                <w:b/>
                <w:szCs w:val="24"/>
              </w:rPr>
              <w:t>:</w:t>
            </w:r>
            <w:r w:rsidRPr="007036CE">
              <w:rPr>
                <w:szCs w:val="24"/>
              </w:rPr>
              <w:t>TYPEKBK</w:t>
            </w:r>
          </w:p>
        </w:tc>
        <w:tc>
          <w:tcPr>
            <w:tcW w:w="519" w:type="pct"/>
          </w:tcPr>
          <w:p w14:paraId="5A5B17DA" w14:textId="77777777" w:rsidR="00136FA2" w:rsidRPr="007036CE" w:rsidRDefault="00136FA2" w:rsidP="00136FA2">
            <w:pPr>
              <w:pStyle w:val="GOSTTablenorm"/>
            </w:pPr>
            <w:r w:rsidRPr="007036CE">
              <w:t>Строка</w:t>
            </w:r>
          </w:p>
        </w:tc>
        <w:tc>
          <w:tcPr>
            <w:tcW w:w="300" w:type="pct"/>
          </w:tcPr>
          <w:p w14:paraId="73AEDD7C" w14:textId="77777777" w:rsidR="00136FA2" w:rsidRPr="007036CE" w:rsidRDefault="00136FA2" w:rsidP="00136FA2">
            <w:pPr>
              <w:pStyle w:val="GOSTTablenorm"/>
            </w:pPr>
            <w:r w:rsidRPr="007036CE">
              <w:t>Да</w:t>
            </w:r>
          </w:p>
        </w:tc>
        <w:tc>
          <w:tcPr>
            <w:tcW w:w="308" w:type="pct"/>
          </w:tcPr>
          <w:p w14:paraId="1673CF57" w14:textId="77777777" w:rsidR="00136FA2" w:rsidRPr="007036CE" w:rsidRDefault="00136FA2" w:rsidP="00136FA2">
            <w:pPr>
              <w:pStyle w:val="GOSTTablenorm"/>
            </w:pPr>
            <w:r w:rsidRPr="007036CE">
              <w:t>=2</w:t>
            </w:r>
          </w:p>
        </w:tc>
        <w:tc>
          <w:tcPr>
            <w:tcW w:w="2039" w:type="pct"/>
          </w:tcPr>
          <w:p w14:paraId="73E608A8" w14:textId="77777777" w:rsidR="00136FA2" w:rsidRPr="007036CE" w:rsidRDefault="00136FA2" w:rsidP="00136FA2">
            <w:pPr>
              <w:pStyle w:val="GOSTTablenorm"/>
            </w:pPr>
            <w:r w:rsidRPr="007036CE">
              <w:t>Указывается тип кода по бюджетной классификации.</w:t>
            </w:r>
          </w:p>
          <w:p w14:paraId="5AE6FCE1" w14:textId="77777777" w:rsidR="00136FA2" w:rsidRPr="007036CE" w:rsidRDefault="00136FA2" w:rsidP="00136FA2">
            <w:pPr>
              <w:pStyle w:val="GOSTTablenorm"/>
            </w:pPr>
            <w:r w:rsidRPr="007036CE">
              <w:t>Возможные значения:</w:t>
            </w:r>
          </w:p>
          <w:p w14:paraId="6A803AA6" w14:textId="74BEDBF9" w:rsidR="00136FA2" w:rsidRPr="007036CE" w:rsidRDefault="00136FA2" w:rsidP="00136FA2">
            <w:pPr>
              <w:pStyle w:val="GOSTTableListMark1"/>
            </w:pPr>
            <w:r w:rsidRPr="007036CE">
              <w:t xml:space="preserve">«12» </w:t>
            </w:r>
            <w:r w:rsidR="00BE14C0" w:rsidRPr="007036CE">
              <w:t>–</w:t>
            </w:r>
            <w:r w:rsidRPr="007036CE">
              <w:t xml:space="preserve"> Нелимитруемые расходы;</w:t>
            </w:r>
          </w:p>
          <w:p w14:paraId="5456D642" w14:textId="66DC95EC" w:rsidR="00136FA2" w:rsidRPr="007036CE" w:rsidRDefault="00136FA2" w:rsidP="00136FA2">
            <w:pPr>
              <w:pStyle w:val="GOSTTableListMark1"/>
            </w:pPr>
            <w:r w:rsidRPr="007036CE">
              <w:t xml:space="preserve">«31» </w:t>
            </w:r>
            <w:r w:rsidR="00BE14C0" w:rsidRPr="007036CE">
              <w:t>–</w:t>
            </w:r>
            <w:r w:rsidRPr="007036CE">
              <w:t xml:space="preserve"> Внутренние источники;</w:t>
            </w:r>
          </w:p>
          <w:p w14:paraId="226687A8" w14:textId="6D252403" w:rsidR="00136FA2" w:rsidRPr="007036CE" w:rsidRDefault="00136FA2" w:rsidP="00136FA2">
            <w:pPr>
              <w:pStyle w:val="GOSTTableListMark1"/>
              <w:rPr>
                <w:szCs w:val="22"/>
              </w:rPr>
            </w:pPr>
            <w:r w:rsidRPr="007036CE">
              <w:t xml:space="preserve">«32» </w:t>
            </w:r>
            <w:r w:rsidR="00BE14C0" w:rsidRPr="007036CE">
              <w:t>–</w:t>
            </w:r>
            <w:r w:rsidRPr="007036CE">
              <w:t xml:space="preserve"> Внешние источники»</w:t>
            </w:r>
          </w:p>
        </w:tc>
      </w:tr>
      <w:tr w:rsidR="00136FA2" w:rsidRPr="007036CE" w14:paraId="33B0EC5D" w14:textId="77777777" w:rsidTr="00A759FD">
        <w:tc>
          <w:tcPr>
            <w:tcW w:w="1100" w:type="pct"/>
          </w:tcPr>
          <w:p w14:paraId="07196BB3" w14:textId="77777777" w:rsidR="00136FA2" w:rsidRPr="007036CE" w:rsidRDefault="00136FA2" w:rsidP="00136FA2">
            <w:pPr>
              <w:pStyle w:val="GOSTTablenorm"/>
            </w:pPr>
            <w:r w:rsidRPr="007036CE">
              <w:t>Сумма на текущий год</w:t>
            </w:r>
          </w:p>
        </w:tc>
        <w:tc>
          <w:tcPr>
            <w:tcW w:w="734" w:type="pct"/>
          </w:tcPr>
          <w:p w14:paraId="75456EB7" w14:textId="77777777" w:rsidR="00136FA2" w:rsidRPr="007036CE" w:rsidRDefault="00136FA2" w:rsidP="00136FA2">
            <w:pPr>
              <w:pStyle w:val="GOSTTablenorm"/>
            </w:pPr>
            <w:r w:rsidRPr="007036CE">
              <w:rPr>
                <w:b/>
                <w:szCs w:val="24"/>
                <w:lang w:val="en-US"/>
              </w:rPr>
              <w:t>SECTION_1</w:t>
            </w:r>
            <w:r w:rsidRPr="007036CE">
              <w:rPr>
                <w:b/>
                <w:szCs w:val="24"/>
              </w:rPr>
              <w:t>:</w:t>
            </w:r>
            <w:r w:rsidRPr="007036CE">
              <w:t>SUM_1</w:t>
            </w:r>
          </w:p>
        </w:tc>
        <w:tc>
          <w:tcPr>
            <w:tcW w:w="519" w:type="pct"/>
          </w:tcPr>
          <w:p w14:paraId="03B567A2" w14:textId="77777777" w:rsidR="00136FA2" w:rsidRPr="007036CE" w:rsidRDefault="00136FA2" w:rsidP="00136FA2">
            <w:pPr>
              <w:pStyle w:val="GOSTTablenorm"/>
            </w:pPr>
            <w:r w:rsidRPr="007036CE">
              <w:t>Сумма</w:t>
            </w:r>
          </w:p>
        </w:tc>
        <w:tc>
          <w:tcPr>
            <w:tcW w:w="300" w:type="pct"/>
          </w:tcPr>
          <w:p w14:paraId="61555CC9" w14:textId="77777777" w:rsidR="00136FA2" w:rsidRPr="007036CE" w:rsidRDefault="00136FA2" w:rsidP="00136FA2">
            <w:pPr>
              <w:pStyle w:val="GOSTTablenorm"/>
            </w:pPr>
            <w:r w:rsidRPr="007036CE">
              <w:t>Да</w:t>
            </w:r>
          </w:p>
        </w:tc>
        <w:tc>
          <w:tcPr>
            <w:tcW w:w="308" w:type="pct"/>
          </w:tcPr>
          <w:p w14:paraId="22D567EF" w14:textId="77777777" w:rsidR="00136FA2" w:rsidRPr="007036CE" w:rsidRDefault="00136FA2" w:rsidP="00136FA2">
            <w:pPr>
              <w:pStyle w:val="GOSTTablenorm"/>
            </w:pPr>
          </w:p>
        </w:tc>
        <w:tc>
          <w:tcPr>
            <w:tcW w:w="2039" w:type="pct"/>
          </w:tcPr>
          <w:p w14:paraId="7000F84A" w14:textId="77777777" w:rsidR="00136FA2" w:rsidRPr="007036CE" w:rsidDel="00136FA2" w:rsidRDefault="00136FA2" w:rsidP="00136FA2">
            <w:pPr>
              <w:pStyle w:val="GOSTTablenorm"/>
              <w:rPr>
                <w:del w:id="4790" w:author="Сатлер Марина Викторовна" w:date="2024-07-05T17:00:00Z"/>
              </w:rPr>
            </w:pPr>
            <w:r w:rsidRPr="007036CE">
              <w:t>Указывается сумма на текущий финансовый год</w:t>
            </w:r>
            <w:del w:id="4791" w:author="Сатлер Марина Викторовна" w:date="2024-07-05T17:00:00Z">
              <w:r w:rsidRPr="007036CE" w:rsidDel="00136FA2">
                <w:delText xml:space="preserve"> при распределении на текущий бюджетный цикл.</w:delText>
              </w:r>
            </w:del>
          </w:p>
          <w:p w14:paraId="70421F1F" w14:textId="77777777" w:rsidR="00136FA2" w:rsidRPr="007036CE" w:rsidRDefault="00136FA2" w:rsidP="00136FA2">
            <w:pPr>
              <w:pStyle w:val="GOSTTablenorm"/>
            </w:pPr>
            <w:del w:id="4792" w:author="Сатлер Марина Викторовна" w:date="2024-07-05T17:00:00Z">
              <w:r w:rsidRPr="007036CE" w:rsidDel="00136FA2">
                <w:delText>Указывается значение «0.00» при распределении на новый бюджетный цикл</w:delText>
              </w:r>
            </w:del>
          </w:p>
        </w:tc>
      </w:tr>
      <w:tr w:rsidR="00136FA2" w:rsidRPr="007036CE" w14:paraId="2CBEB9AD" w14:textId="77777777" w:rsidTr="00A759FD">
        <w:tc>
          <w:tcPr>
            <w:tcW w:w="1100" w:type="pct"/>
          </w:tcPr>
          <w:p w14:paraId="25686841" w14:textId="77777777" w:rsidR="00136FA2" w:rsidRPr="007036CE" w:rsidRDefault="00136FA2" w:rsidP="00136FA2">
            <w:pPr>
              <w:pStyle w:val="GOSTTablenorm"/>
            </w:pPr>
            <w:r w:rsidRPr="007036CE">
              <w:t>Сумма на первый год планового периода</w:t>
            </w:r>
          </w:p>
        </w:tc>
        <w:tc>
          <w:tcPr>
            <w:tcW w:w="734" w:type="pct"/>
          </w:tcPr>
          <w:p w14:paraId="31744F7E" w14:textId="77777777" w:rsidR="00136FA2" w:rsidRPr="007036CE" w:rsidRDefault="00136FA2" w:rsidP="00136FA2">
            <w:pPr>
              <w:pStyle w:val="GOSTTablenorm"/>
            </w:pPr>
            <w:r w:rsidRPr="007036CE">
              <w:rPr>
                <w:b/>
                <w:szCs w:val="24"/>
                <w:lang w:val="en-US"/>
              </w:rPr>
              <w:t>SECTION_1</w:t>
            </w:r>
            <w:r w:rsidRPr="007036CE">
              <w:rPr>
                <w:b/>
                <w:szCs w:val="24"/>
              </w:rPr>
              <w:t>:</w:t>
            </w:r>
            <w:r w:rsidRPr="007036CE">
              <w:t>SUM_2</w:t>
            </w:r>
          </w:p>
        </w:tc>
        <w:tc>
          <w:tcPr>
            <w:tcW w:w="519" w:type="pct"/>
          </w:tcPr>
          <w:p w14:paraId="561A725C" w14:textId="77777777" w:rsidR="00136FA2" w:rsidRPr="007036CE" w:rsidRDefault="00136FA2" w:rsidP="00136FA2">
            <w:pPr>
              <w:pStyle w:val="GOSTTablenorm"/>
            </w:pPr>
            <w:r w:rsidRPr="007036CE">
              <w:t>Сумма</w:t>
            </w:r>
          </w:p>
        </w:tc>
        <w:tc>
          <w:tcPr>
            <w:tcW w:w="300" w:type="pct"/>
          </w:tcPr>
          <w:p w14:paraId="4FA2083D" w14:textId="77777777" w:rsidR="00136FA2" w:rsidRPr="007036CE" w:rsidRDefault="00136FA2" w:rsidP="00136FA2">
            <w:pPr>
              <w:pStyle w:val="GOSTTablenorm"/>
            </w:pPr>
            <w:r w:rsidRPr="007036CE">
              <w:t>Да</w:t>
            </w:r>
          </w:p>
        </w:tc>
        <w:tc>
          <w:tcPr>
            <w:tcW w:w="308" w:type="pct"/>
          </w:tcPr>
          <w:p w14:paraId="1622FDAE" w14:textId="77777777" w:rsidR="00136FA2" w:rsidRPr="007036CE" w:rsidRDefault="00136FA2" w:rsidP="00136FA2">
            <w:pPr>
              <w:pStyle w:val="GOSTTablenorm"/>
            </w:pPr>
          </w:p>
        </w:tc>
        <w:tc>
          <w:tcPr>
            <w:tcW w:w="2039" w:type="pct"/>
          </w:tcPr>
          <w:p w14:paraId="576AB6CE" w14:textId="77777777" w:rsidR="00136FA2" w:rsidRPr="007036CE" w:rsidDel="00136FA2" w:rsidRDefault="00136FA2" w:rsidP="00136FA2">
            <w:pPr>
              <w:pStyle w:val="GOSTTablenorm"/>
              <w:rPr>
                <w:del w:id="4793" w:author="Сатлер Марина Викторовна" w:date="2024-07-05T17:00:00Z"/>
              </w:rPr>
            </w:pPr>
            <w:r w:rsidRPr="007036CE">
              <w:t>Указывается сумма на 1-й плановый год</w:t>
            </w:r>
            <w:del w:id="4794" w:author="Сатлер Марина Викторовна" w:date="2024-07-05T17:00:00Z">
              <w:r w:rsidRPr="007036CE" w:rsidDel="00136FA2">
                <w:delText xml:space="preserve"> при распределении на текущий бюджетный цикл.</w:delText>
              </w:r>
            </w:del>
          </w:p>
          <w:p w14:paraId="33F3D853" w14:textId="77777777" w:rsidR="00136FA2" w:rsidRPr="007036CE" w:rsidRDefault="00136FA2" w:rsidP="00136FA2">
            <w:pPr>
              <w:pStyle w:val="GOSTTablenorm"/>
            </w:pPr>
            <w:del w:id="4795" w:author="Сатлер Марина Викторовна" w:date="2024-07-05T17:00:00Z">
              <w:r w:rsidRPr="007036CE" w:rsidDel="00136FA2">
                <w:delText>Указывается сумма на текущий финансовый год при распределении на новый бюджетный цикл</w:delText>
              </w:r>
            </w:del>
          </w:p>
        </w:tc>
      </w:tr>
      <w:tr w:rsidR="00136FA2" w:rsidRPr="007036CE" w14:paraId="28B7719C" w14:textId="77777777" w:rsidTr="00A759FD">
        <w:tc>
          <w:tcPr>
            <w:tcW w:w="1100" w:type="pct"/>
          </w:tcPr>
          <w:p w14:paraId="2BE5ED4D" w14:textId="77777777" w:rsidR="00136FA2" w:rsidRPr="007036CE" w:rsidRDefault="00136FA2" w:rsidP="00136FA2">
            <w:pPr>
              <w:pStyle w:val="GOSTTablenorm"/>
            </w:pPr>
            <w:r w:rsidRPr="007036CE">
              <w:t>Сумма на второй год планового периода</w:t>
            </w:r>
          </w:p>
        </w:tc>
        <w:tc>
          <w:tcPr>
            <w:tcW w:w="734" w:type="pct"/>
          </w:tcPr>
          <w:p w14:paraId="2ECD7971" w14:textId="77777777" w:rsidR="00136FA2" w:rsidRPr="007036CE" w:rsidRDefault="00136FA2" w:rsidP="00136FA2">
            <w:pPr>
              <w:pStyle w:val="GOSTTablenorm"/>
            </w:pPr>
            <w:r w:rsidRPr="007036CE">
              <w:rPr>
                <w:b/>
                <w:szCs w:val="24"/>
                <w:lang w:val="en-US"/>
              </w:rPr>
              <w:t>SECTION_1</w:t>
            </w:r>
            <w:r w:rsidRPr="007036CE">
              <w:rPr>
                <w:b/>
                <w:szCs w:val="24"/>
              </w:rPr>
              <w:t>:</w:t>
            </w:r>
            <w:r w:rsidRPr="007036CE">
              <w:t>SUM_3</w:t>
            </w:r>
          </w:p>
        </w:tc>
        <w:tc>
          <w:tcPr>
            <w:tcW w:w="519" w:type="pct"/>
          </w:tcPr>
          <w:p w14:paraId="1BB8AF0E" w14:textId="77777777" w:rsidR="00136FA2" w:rsidRPr="007036CE" w:rsidRDefault="00136FA2" w:rsidP="00136FA2">
            <w:pPr>
              <w:pStyle w:val="GOSTTablenorm"/>
            </w:pPr>
            <w:r w:rsidRPr="007036CE">
              <w:t>Сумма</w:t>
            </w:r>
          </w:p>
        </w:tc>
        <w:tc>
          <w:tcPr>
            <w:tcW w:w="300" w:type="pct"/>
          </w:tcPr>
          <w:p w14:paraId="17207F1C" w14:textId="77777777" w:rsidR="00136FA2" w:rsidRPr="007036CE" w:rsidRDefault="00136FA2" w:rsidP="00136FA2">
            <w:pPr>
              <w:pStyle w:val="GOSTTablenorm"/>
            </w:pPr>
            <w:r w:rsidRPr="007036CE">
              <w:t>Да</w:t>
            </w:r>
          </w:p>
        </w:tc>
        <w:tc>
          <w:tcPr>
            <w:tcW w:w="308" w:type="pct"/>
          </w:tcPr>
          <w:p w14:paraId="54B9128A" w14:textId="77777777" w:rsidR="00136FA2" w:rsidRPr="007036CE" w:rsidRDefault="00136FA2" w:rsidP="00136FA2">
            <w:pPr>
              <w:pStyle w:val="GOSTTablenorm"/>
            </w:pPr>
          </w:p>
        </w:tc>
        <w:tc>
          <w:tcPr>
            <w:tcW w:w="2039" w:type="pct"/>
          </w:tcPr>
          <w:p w14:paraId="5B0908E7" w14:textId="77777777" w:rsidR="00136FA2" w:rsidRPr="007036CE" w:rsidDel="00136FA2" w:rsidRDefault="00136FA2" w:rsidP="00136FA2">
            <w:pPr>
              <w:pStyle w:val="GOSTTablenorm"/>
              <w:rPr>
                <w:del w:id="4796" w:author="Сатлер Марина Викторовна" w:date="2024-07-05T17:01:00Z"/>
              </w:rPr>
            </w:pPr>
            <w:r w:rsidRPr="007036CE">
              <w:t>Указывается сумма на 2-й плановый год</w:t>
            </w:r>
            <w:del w:id="4797" w:author="Сатлер Марина Викторовна" w:date="2024-07-05T17:01:00Z">
              <w:r w:rsidRPr="007036CE" w:rsidDel="00136FA2">
                <w:delText xml:space="preserve"> при распределении на текущий бюджетный цикл.</w:delText>
              </w:r>
            </w:del>
          </w:p>
          <w:p w14:paraId="04A77EC8" w14:textId="77777777" w:rsidR="00136FA2" w:rsidRPr="007036CE" w:rsidRDefault="00136FA2" w:rsidP="00136FA2">
            <w:pPr>
              <w:pStyle w:val="GOSTTablenorm"/>
            </w:pPr>
            <w:del w:id="4798" w:author="Сатлер Марина Викторовна" w:date="2024-07-05T17:01:00Z">
              <w:r w:rsidRPr="007036CE" w:rsidDel="00136FA2">
                <w:delText>Указывается сумма на 1-й плановый год при распределении на новый бюджетный цикл</w:delText>
              </w:r>
            </w:del>
          </w:p>
        </w:tc>
      </w:tr>
      <w:tr w:rsidR="00136FA2" w:rsidRPr="007036CE" w:rsidDel="00136FA2" w14:paraId="72FDFEAF" w14:textId="77777777" w:rsidTr="00A759FD">
        <w:trPr>
          <w:del w:id="4799" w:author="Сатлер Марина Викторовна" w:date="2024-07-05T17:01:00Z"/>
        </w:trPr>
        <w:tc>
          <w:tcPr>
            <w:tcW w:w="1100" w:type="pct"/>
          </w:tcPr>
          <w:p w14:paraId="208E34EE" w14:textId="77777777" w:rsidR="00136FA2" w:rsidRPr="007036CE" w:rsidDel="00136FA2" w:rsidRDefault="00136FA2" w:rsidP="00136FA2">
            <w:pPr>
              <w:pStyle w:val="GOSTTablenorm"/>
              <w:rPr>
                <w:del w:id="4800" w:author="Сатлер Марина Викторовна" w:date="2024-07-05T17:01:00Z"/>
              </w:rPr>
            </w:pPr>
            <w:del w:id="4801" w:author="Сатлер Марина Викторовна" w:date="2024-07-05T17:01:00Z">
              <w:r w:rsidRPr="007036CE" w:rsidDel="00136FA2">
                <w:delText xml:space="preserve">Сумма на третий год планового </w:delText>
              </w:r>
              <w:r w:rsidRPr="007036CE" w:rsidDel="00136FA2">
                <w:lastRenderedPageBreak/>
                <w:delText>периода</w:delText>
              </w:r>
            </w:del>
          </w:p>
        </w:tc>
        <w:tc>
          <w:tcPr>
            <w:tcW w:w="734" w:type="pct"/>
          </w:tcPr>
          <w:p w14:paraId="0A915E57" w14:textId="77777777" w:rsidR="00136FA2" w:rsidRPr="007036CE" w:rsidDel="00136FA2" w:rsidRDefault="00136FA2" w:rsidP="00136FA2">
            <w:pPr>
              <w:pStyle w:val="GOSTTablenorm"/>
              <w:rPr>
                <w:del w:id="4802" w:author="Сатлер Марина Викторовна" w:date="2024-07-05T17:01:00Z"/>
              </w:rPr>
            </w:pPr>
            <w:del w:id="4803" w:author="Сатлер Марина Викторовна" w:date="2024-07-05T17:01:00Z">
              <w:r w:rsidRPr="007036CE" w:rsidDel="00136FA2">
                <w:rPr>
                  <w:b/>
                  <w:szCs w:val="24"/>
                  <w:lang w:val="en-US"/>
                </w:rPr>
                <w:lastRenderedPageBreak/>
                <w:delText>SECTION</w:delText>
              </w:r>
              <w:r w:rsidRPr="007036CE" w:rsidDel="00136FA2">
                <w:rPr>
                  <w:b/>
                  <w:szCs w:val="24"/>
                </w:rPr>
                <w:delText>_1:</w:delText>
              </w:r>
              <w:r w:rsidRPr="007036CE" w:rsidDel="00136FA2">
                <w:delText>SUM_4</w:delText>
              </w:r>
            </w:del>
          </w:p>
        </w:tc>
        <w:tc>
          <w:tcPr>
            <w:tcW w:w="519" w:type="pct"/>
          </w:tcPr>
          <w:p w14:paraId="05DCD4D9" w14:textId="77777777" w:rsidR="00136FA2" w:rsidRPr="007036CE" w:rsidDel="00136FA2" w:rsidRDefault="00136FA2" w:rsidP="00136FA2">
            <w:pPr>
              <w:pStyle w:val="GOSTTablenorm"/>
              <w:rPr>
                <w:del w:id="4804" w:author="Сатлер Марина Викторовна" w:date="2024-07-05T17:01:00Z"/>
              </w:rPr>
            </w:pPr>
            <w:del w:id="4805" w:author="Сатлер Марина Викторовна" w:date="2024-07-05T17:01:00Z">
              <w:r w:rsidRPr="007036CE" w:rsidDel="00136FA2">
                <w:delText>Сумма</w:delText>
              </w:r>
            </w:del>
          </w:p>
        </w:tc>
        <w:tc>
          <w:tcPr>
            <w:tcW w:w="300" w:type="pct"/>
          </w:tcPr>
          <w:p w14:paraId="03DE46E0" w14:textId="77777777" w:rsidR="00136FA2" w:rsidRPr="007036CE" w:rsidDel="00136FA2" w:rsidRDefault="00136FA2" w:rsidP="00136FA2">
            <w:pPr>
              <w:pStyle w:val="GOSTTablenorm"/>
              <w:rPr>
                <w:del w:id="4806" w:author="Сатлер Марина Викторовна" w:date="2024-07-05T17:01:00Z"/>
              </w:rPr>
            </w:pPr>
            <w:del w:id="4807" w:author="Сатлер Марина Викторовна" w:date="2024-07-05T17:01:00Z">
              <w:r w:rsidRPr="007036CE" w:rsidDel="00136FA2">
                <w:delText>Да</w:delText>
              </w:r>
            </w:del>
          </w:p>
        </w:tc>
        <w:tc>
          <w:tcPr>
            <w:tcW w:w="308" w:type="pct"/>
          </w:tcPr>
          <w:p w14:paraId="0151C224" w14:textId="77777777" w:rsidR="00136FA2" w:rsidRPr="007036CE" w:rsidDel="00136FA2" w:rsidRDefault="00136FA2" w:rsidP="00136FA2">
            <w:pPr>
              <w:pStyle w:val="GOSTTablenorm"/>
              <w:rPr>
                <w:del w:id="4808" w:author="Сатлер Марина Викторовна" w:date="2024-07-05T17:01:00Z"/>
              </w:rPr>
            </w:pPr>
          </w:p>
        </w:tc>
        <w:tc>
          <w:tcPr>
            <w:tcW w:w="2039" w:type="pct"/>
          </w:tcPr>
          <w:p w14:paraId="38918C7C" w14:textId="77777777" w:rsidR="00136FA2" w:rsidRPr="007036CE" w:rsidDel="00136FA2" w:rsidRDefault="00136FA2" w:rsidP="00136FA2">
            <w:pPr>
              <w:pStyle w:val="GOSTTablenorm"/>
              <w:rPr>
                <w:del w:id="4809" w:author="Сатлер Марина Викторовна" w:date="2024-07-05T17:01:00Z"/>
              </w:rPr>
            </w:pPr>
            <w:del w:id="4810" w:author="Сатлер Марина Викторовна" w:date="2024-07-05T17:01:00Z">
              <w:r w:rsidRPr="007036CE" w:rsidDel="00136FA2">
                <w:delText xml:space="preserve">Указывается значение «0.00» при распределении на текущий </w:delText>
              </w:r>
              <w:r w:rsidRPr="007036CE" w:rsidDel="00136FA2">
                <w:lastRenderedPageBreak/>
                <w:delText>бюджетный цикл.</w:delText>
              </w:r>
            </w:del>
          </w:p>
          <w:p w14:paraId="42C74DBC" w14:textId="77777777" w:rsidR="00136FA2" w:rsidRPr="007036CE" w:rsidDel="00136FA2" w:rsidRDefault="00136FA2" w:rsidP="00136FA2">
            <w:pPr>
              <w:pStyle w:val="GOSTTablenorm"/>
              <w:rPr>
                <w:del w:id="4811" w:author="Сатлер Марина Викторовна" w:date="2024-07-05T17:01:00Z"/>
              </w:rPr>
            </w:pPr>
            <w:del w:id="4812" w:author="Сатлер Марина Викторовна" w:date="2024-07-05T17:01:00Z">
              <w:r w:rsidRPr="007036CE" w:rsidDel="00136FA2">
                <w:delText>Указывается сумма на 2-й плановый год при распределении на новый бюджетный цикл</w:delText>
              </w:r>
            </w:del>
          </w:p>
        </w:tc>
      </w:tr>
      <w:tr w:rsidR="00136FA2" w:rsidRPr="007036CE" w14:paraId="14A3DAD1" w14:textId="77777777" w:rsidTr="00A759FD">
        <w:tc>
          <w:tcPr>
            <w:tcW w:w="1100" w:type="pct"/>
          </w:tcPr>
          <w:p w14:paraId="1520742A" w14:textId="77777777" w:rsidR="00136FA2" w:rsidRPr="007036CE" w:rsidRDefault="00136FA2" w:rsidP="00136FA2">
            <w:pPr>
              <w:pStyle w:val="GOSTTablenorm"/>
              <w:rPr>
                <w:b/>
              </w:rPr>
            </w:pPr>
            <w:r w:rsidRPr="007036CE">
              <w:rPr>
                <w:b/>
              </w:rPr>
              <w:lastRenderedPageBreak/>
              <w:t>Строки документа по разделу «ЛБО»</w:t>
            </w:r>
          </w:p>
        </w:tc>
        <w:tc>
          <w:tcPr>
            <w:tcW w:w="734" w:type="pct"/>
          </w:tcPr>
          <w:p w14:paraId="19153B03" w14:textId="77777777" w:rsidR="00136FA2" w:rsidRPr="007036CE" w:rsidRDefault="00136FA2" w:rsidP="00136FA2">
            <w:pPr>
              <w:pStyle w:val="GOSTTablenorm"/>
              <w:rPr>
                <w:b/>
                <w:szCs w:val="24"/>
                <w:lang w:val="en-US"/>
              </w:rPr>
            </w:pPr>
            <w:r w:rsidRPr="007036CE">
              <w:rPr>
                <w:b/>
                <w:szCs w:val="24"/>
                <w:lang w:val="en-US"/>
              </w:rPr>
              <w:t>SECTION_2</w:t>
            </w:r>
          </w:p>
        </w:tc>
        <w:tc>
          <w:tcPr>
            <w:tcW w:w="519" w:type="pct"/>
          </w:tcPr>
          <w:p w14:paraId="5E85AE11" w14:textId="77777777" w:rsidR="00136FA2" w:rsidRPr="007036CE" w:rsidRDefault="00136FA2" w:rsidP="00136FA2">
            <w:pPr>
              <w:pStyle w:val="GOSTTablenorm"/>
            </w:pPr>
            <w:r w:rsidRPr="007036CE">
              <w:t>Массив</w:t>
            </w:r>
          </w:p>
        </w:tc>
        <w:tc>
          <w:tcPr>
            <w:tcW w:w="300" w:type="pct"/>
          </w:tcPr>
          <w:p w14:paraId="4973A30F" w14:textId="77777777" w:rsidR="00136FA2" w:rsidRPr="007036CE" w:rsidRDefault="00136FA2" w:rsidP="00136FA2">
            <w:pPr>
              <w:pStyle w:val="GOSTTablenorm"/>
            </w:pPr>
            <w:r w:rsidRPr="007036CE">
              <w:t>Нет</w:t>
            </w:r>
          </w:p>
        </w:tc>
        <w:tc>
          <w:tcPr>
            <w:tcW w:w="308" w:type="pct"/>
          </w:tcPr>
          <w:p w14:paraId="74434AF7" w14:textId="77777777" w:rsidR="00136FA2" w:rsidRPr="007036CE" w:rsidRDefault="00136FA2" w:rsidP="00136FA2">
            <w:pPr>
              <w:pStyle w:val="GOSTTablenorm"/>
            </w:pPr>
            <w:r w:rsidRPr="007036CE">
              <w:t>-</w:t>
            </w:r>
          </w:p>
        </w:tc>
        <w:tc>
          <w:tcPr>
            <w:tcW w:w="2039" w:type="pct"/>
          </w:tcPr>
          <w:p w14:paraId="549FE1BC" w14:textId="77777777" w:rsidR="00136FA2" w:rsidRPr="007036CE" w:rsidRDefault="00136FA2" w:rsidP="00136FA2">
            <w:pPr>
              <w:pStyle w:val="GOSTTablenorm"/>
            </w:pPr>
            <w:r w:rsidRPr="007036CE">
              <w:t>-</w:t>
            </w:r>
          </w:p>
        </w:tc>
      </w:tr>
      <w:tr w:rsidR="00136FA2" w:rsidRPr="007036CE" w14:paraId="04EAF089" w14:textId="77777777" w:rsidTr="00A759FD">
        <w:tc>
          <w:tcPr>
            <w:tcW w:w="1100" w:type="pct"/>
          </w:tcPr>
          <w:p w14:paraId="6D0E3E84" w14:textId="77777777" w:rsidR="00136FA2" w:rsidRPr="007036CE" w:rsidRDefault="00136FA2" w:rsidP="00136FA2">
            <w:pPr>
              <w:pStyle w:val="GOSTTablenorm"/>
              <w:rPr>
                <w:szCs w:val="22"/>
              </w:rPr>
            </w:pPr>
            <w:r w:rsidRPr="007036CE">
              <w:rPr>
                <w:szCs w:val="22"/>
              </w:rPr>
              <w:t>Раздел</w:t>
            </w:r>
          </w:p>
        </w:tc>
        <w:tc>
          <w:tcPr>
            <w:tcW w:w="734" w:type="pct"/>
          </w:tcPr>
          <w:p w14:paraId="56814FCE" w14:textId="77777777" w:rsidR="00136FA2" w:rsidRPr="007036CE" w:rsidRDefault="00136FA2" w:rsidP="00136FA2">
            <w:pPr>
              <w:pStyle w:val="GOSTTablenorm"/>
              <w:rPr>
                <w:szCs w:val="24"/>
                <w:lang w:val="en-US"/>
              </w:rPr>
            </w:pPr>
            <w:r w:rsidRPr="007036CE">
              <w:rPr>
                <w:b/>
                <w:szCs w:val="24"/>
                <w:lang w:val="en-US"/>
              </w:rPr>
              <w:t>SECTION_2</w:t>
            </w:r>
            <w:r w:rsidRPr="007036CE">
              <w:rPr>
                <w:b/>
                <w:szCs w:val="24"/>
              </w:rPr>
              <w:t>:</w:t>
            </w:r>
            <w:r w:rsidRPr="007036CE">
              <w:rPr>
                <w:szCs w:val="24"/>
                <w:lang w:val="en-US"/>
              </w:rPr>
              <w:t>SECTION_TYPE</w:t>
            </w:r>
          </w:p>
        </w:tc>
        <w:tc>
          <w:tcPr>
            <w:tcW w:w="519" w:type="pct"/>
          </w:tcPr>
          <w:p w14:paraId="39DF636F" w14:textId="77777777" w:rsidR="00136FA2" w:rsidRPr="007036CE" w:rsidRDefault="00136FA2" w:rsidP="00136FA2">
            <w:pPr>
              <w:ind w:firstLine="30"/>
              <w:rPr>
                <w:sz w:val="22"/>
                <w:szCs w:val="22"/>
              </w:rPr>
            </w:pPr>
            <w:r w:rsidRPr="007036CE">
              <w:rPr>
                <w:sz w:val="22"/>
                <w:szCs w:val="22"/>
              </w:rPr>
              <w:t>Строка</w:t>
            </w:r>
          </w:p>
        </w:tc>
        <w:tc>
          <w:tcPr>
            <w:tcW w:w="300" w:type="pct"/>
          </w:tcPr>
          <w:p w14:paraId="49F66BBF" w14:textId="77777777" w:rsidR="00136FA2" w:rsidRPr="007036CE" w:rsidRDefault="00136FA2" w:rsidP="00136FA2">
            <w:pPr>
              <w:ind w:firstLine="30"/>
              <w:rPr>
                <w:sz w:val="22"/>
                <w:szCs w:val="22"/>
              </w:rPr>
            </w:pPr>
            <w:r w:rsidRPr="007036CE">
              <w:rPr>
                <w:sz w:val="22"/>
                <w:szCs w:val="22"/>
              </w:rPr>
              <w:t>Да</w:t>
            </w:r>
          </w:p>
        </w:tc>
        <w:tc>
          <w:tcPr>
            <w:tcW w:w="308" w:type="pct"/>
          </w:tcPr>
          <w:p w14:paraId="0D9050BC" w14:textId="77777777" w:rsidR="00136FA2" w:rsidRPr="007036CE" w:rsidRDefault="00136FA2" w:rsidP="00136FA2">
            <w:pPr>
              <w:pStyle w:val="GOSTTablenorm"/>
              <w:rPr>
                <w:szCs w:val="22"/>
              </w:rPr>
            </w:pPr>
            <w:r w:rsidRPr="007036CE">
              <w:rPr>
                <w:szCs w:val="22"/>
                <w:lang w:val="en-US"/>
              </w:rPr>
              <w:t>=1</w:t>
            </w:r>
          </w:p>
        </w:tc>
        <w:tc>
          <w:tcPr>
            <w:tcW w:w="2039" w:type="pct"/>
          </w:tcPr>
          <w:p w14:paraId="747607AC" w14:textId="77777777" w:rsidR="00136FA2" w:rsidRPr="007036CE" w:rsidRDefault="00136FA2" w:rsidP="00136FA2">
            <w:pPr>
              <w:ind w:firstLine="30"/>
              <w:rPr>
                <w:sz w:val="22"/>
                <w:szCs w:val="22"/>
              </w:rPr>
            </w:pPr>
            <w:r w:rsidRPr="007036CE">
              <w:rPr>
                <w:sz w:val="22"/>
                <w:szCs w:val="22"/>
              </w:rPr>
              <w:t>Указывается тип раздела.</w:t>
            </w:r>
          </w:p>
          <w:p w14:paraId="6F114758" w14:textId="62D67319" w:rsidR="00136FA2" w:rsidRPr="007036CE" w:rsidRDefault="00136FA2" w:rsidP="00136FA2">
            <w:pPr>
              <w:ind w:firstLine="30"/>
              <w:rPr>
                <w:sz w:val="22"/>
                <w:szCs w:val="22"/>
              </w:rPr>
            </w:pPr>
            <w:r w:rsidRPr="007036CE">
              <w:rPr>
                <w:sz w:val="22"/>
                <w:szCs w:val="22"/>
              </w:rPr>
              <w:t xml:space="preserve">Заполняется значением «2» </w:t>
            </w:r>
            <w:r w:rsidR="00BE14C0" w:rsidRPr="007036CE">
              <w:t>–</w:t>
            </w:r>
            <w:r w:rsidRPr="007036CE">
              <w:rPr>
                <w:sz w:val="22"/>
                <w:szCs w:val="22"/>
              </w:rPr>
              <w:t xml:space="preserve"> Лимиты бюджетных обязательств</w:t>
            </w:r>
          </w:p>
        </w:tc>
      </w:tr>
      <w:tr w:rsidR="00136FA2" w:rsidRPr="007036CE" w14:paraId="3F1C3117" w14:textId="77777777" w:rsidTr="00A759FD">
        <w:tc>
          <w:tcPr>
            <w:tcW w:w="1100" w:type="pct"/>
          </w:tcPr>
          <w:p w14:paraId="441A6B18" w14:textId="77777777" w:rsidR="00136FA2" w:rsidRPr="007036CE" w:rsidRDefault="00136FA2" w:rsidP="00136FA2">
            <w:pPr>
              <w:pStyle w:val="GOSTTablenorm"/>
              <w:rPr>
                <w:szCs w:val="22"/>
              </w:rPr>
            </w:pPr>
            <w:r w:rsidRPr="007036CE">
              <w:rPr>
                <w:szCs w:val="22"/>
              </w:rPr>
              <w:t>Идентификатор строки</w:t>
            </w:r>
          </w:p>
        </w:tc>
        <w:tc>
          <w:tcPr>
            <w:tcW w:w="734" w:type="pct"/>
          </w:tcPr>
          <w:p w14:paraId="448B61D1" w14:textId="77777777" w:rsidR="00136FA2" w:rsidRPr="007036CE" w:rsidRDefault="00136FA2" w:rsidP="00136FA2">
            <w:pPr>
              <w:pStyle w:val="GOSTTablenorm"/>
              <w:rPr>
                <w:szCs w:val="24"/>
                <w:lang w:val="en-US"/>
              </w:rPr>
            </w:pPr>
            <w:r w:rsidRPr="007036CE">
              <w:rPr>
                <w:b/>
                <w:szCs w:val="24"/>
                <w:lang w:val="en-US"/>
              </w:rPr>
              <w:t>SECTION_2</w:t>
            </w:r>
            <w:r w:rsidRPr="007036CE">
              <w:rPr>
                <w:b/>
                <w:szCs w:val="24"/>
              </w:rPr>
              <w:t>:</w:t>
            </w:r>
            <w:ins w:id="4813" w:author="Сатлер Марина Викторовна" w:date="2024-06-11T14:25:00Z">
              <w:r w:rsidRPr="007036CE">
                <w:rPr>
                  <w:szCs w:val="24"/>
                  <w:lang w:val="en-US"/>
                </w:rPr>
                <w:t>id</w:t>
              </w:r>
            </w:ins>
            <w:del w:id="4814" w:author="Сатлер Марина Викторовна" w:date="2024-06-11T14:25:00Z">
              <w:r w:rsidRPr="007036CE" w:rsidDel="006C14D9">
                <w:rPr>
                  <w:szCs w:val="24"/>
                  <w:lang w:val="en-US"/>
                </w:rPr>
                <w:delText>ID</w:delText>
              </w:r>
            </w:del>
          </w:p>
        </w:tc>
        <w:tc>
          <w:tcPr>
            <w:tcW w:w="519" w:type="pct"/>
          </w:tcPr>
          <w:p w14:paraId="3234708F" w14:textId="77777777" w:rsidR="00136FA2" w:rsidRPr="007036CE" w:rsidRDefault="00136FA2" w:rsidP="00136FA2">
            <w:pPr>
              <w:ind w:firstLine="30"/>
              <w:rPr>
                <w:sz w:val="22"/>
                <w:szCs w:val="22"/>
                <w:lang w:val="en-US"/>
              </w:rPr>
            </w:pPr>
            <w:r w:rsidRPr="007036CE">
              <w:rPr>
                <w:sz w:val="22"/>
                <w:szCs w:val="22"/>
              </w:rPr>
              <w:t>Число</w:t>
            </w:r>
          </w:p>
        </w:tc>
        <w:tc>
          <w:tcPr>
            <w:tcW w:w="300" w:type="pct"/>
          </w:tcPr>
          <w:p w14:paraId="20CEEB6D" w14:textId="77777777" w:rsidR="00136FA2" w:rsidRPr="007036CE" w:rsidRDefault="00136FA2" w:rsidP="00136FA2">
            <w:pPr>
              <w:ind w:firstLine="30"/>
              <w:rPr>
                <w:sz w:val="22"/>
                <w:szCs w:val="22"/>
                <w:lang w:val="en-US"/>
              </w:rPr>
            </w:pPr>
            <w:r w:rsidRPr="007036CE">
              <w:rPr>
                <w:sz w:val="22"/>
                <w:szCs w:val="22"/>
              </w:rPr>
              <w:t>Да</w:t>
            </w:r>
          </w:p>
        </w:tc>
        <w:tc>
          <w:tcPr>
            <w:tcW w:w="308" w:type="pct"/>
          </w:tcPr>
          <w:p w14:paraId="3D2A8765" w14:textId="77777777" w:rsidR="00136FA2" w:rsidRPr="007036CE" w:rsidRDefault="00136FA2" w:rsidP="00136FA2">
            <w:pPr>
              <w:pStyle w:val="GOSTTablenorm"/>
              <w:rPr>
                <w:szCs w:val="22"/>
              </w:rPr>
            </w:pPr>
            <w:r w:rsidRPr="007036CE">
              <w:rPr>
                <w:szCs w:val="22"/>
              </w:rPr>
              <w:t>&lt;=20</w:t>
            </w:r>
          </w:p>
        </w:tc>
        <w:tc>
          <w:tcPr>
            <w:tcW w:w="2039" w:type="pct"/>
          </w:tcPr>
          <w:p w14:paraId="2398FC85" w14:textId="77777777" w:rsidR="00136FA2" w:rsidRPr="007036CE" w:rsidRDefault="00136FA2" w:rsidP="00136FA2">
            <w:pPr>
              <w:ind w:firstLine="30"/>
              <w:rPr>
                <w:sz w:val="22"/>
                <w:szCs w:val="22"/>
              </w:rPr>
            </w:pPr>
            <w:r w:rsidRPr="007036CE">
              <w:rPr>
                <w:sz w:val="22"/>
                <w:szCs w:val="22"/>
              </w:rPr>
              <w:t>Указывается технический идентификатор строки</w:t>
            </w:r>
          </w:p>
        </w:tc>
      </w:tr>
      <w:tr w:rsidR="00136FA2" w:rsidRPr="007036CE" w14:paraId="08934CAE" w14:textId="77777777" w:rsidTr="00A759FD">
        <w:tc>
          <w:tcPr>
            <w:tcW w:w="1100" w:type="pct"/>
          </w:tcPr>
          <w:p w14:paraId="379410BA" w14:textId="77777777" w:rsidR="00136FA2" w:rsidRPr="007036CE" w:rsidRDefault="00136FA2" w:rsidP="00136FA2">
            <w:pPr>
              <w:pStyle w:val="GOSTTablenorm"/>
              <w:rPr>
                <w:szCs w:val="22"/>
              </w:rPr>
            </w:pPr>
            <w:r w:rsidRPr="007036CE">
              <w:t>Номер строки</w:t>
            </w:r>
          </w:p>
        </w:tc>
        <w:tc>
          <w:tcPr>
            <w:tcW w:w="734" w:type="pct"/>
          </w:tcPr>
          <w:p w14:paraId="46529373" w14:textId="77777777" w:rsidR="00136FA2" w:rsidRPr="007036CE" w:rsidRDefault="00136FA2" w:rsidP="00136FA2">
            <w:pPr>
              <w:pStyle w:val="GOSTTablenorm"/>
              <w:rPr>
                <w:szCs w:val="24"/>
                <w:lang w:val="en-US"/>
              </w:rPr>
            </w:pPr>
            <w:r w:rsidRPr="007036CE">
              <w:rPr>
                <w:b/>
                <w:szCs w:val="24"/>
                <w:lang w:val="en-US"/>
              </w:rPr>
              <w:t>SECTION_2</w:t>
            </w:r>
            <w:r w:rsidRPr="007036CE">
              <w:rPr>
                <w:b/>
                <w:szCs w:val="24"/>
              </w:rPr>
              <w:t>:</w:t>
            </w:r>
            <w:r w:rsidRPr="007036CE">
              <w:rPr>
                <w:szCs w:val="24"/>
                <w:lang w:val="en-US"/>
              </w:rPr>
              <w:t>NUMBROW</w:t>
            </w:r>
          </w:p>
        </w:tc>
        <w:tc>
          <w:tcPr>
            <w:tcW w:w="519" w:type="pct"/>
          </w:tcPr>
          <w:p w14:paraId="68EF817C" w14:textId="77777777" w:rsidR="00136FA2" w:rsidRPr="007036CE" w:rsidRDefault="00136FA2" w:rsidP="00136FA2">
            <w:pPr>
              <w:ind w:firstLine="30"/>
              <w:rPr>
                <w:sz w:val="22"/>
                <w:szCs w:val="22"/>
              </w:rPr>
            </w:pPr>
            <w:r w:rsidRPr="007036CE">
              <w:rPr>
                <w:sz w:val="22"/>
                <w:szCs w:val="22"/>
              </w:rPr>
              <w:t>Строка</w:t>
            </w:r>
          </w:p>
        </w:tc>
        <w:tc>
          <w:tcPr>
            <w:tcW w:w="300" w:type="pct"/>
          </w:tcPr>
          <w:p w14:paraId="474762AA" w14:textId="77777777" w:rsidR="00136FA2" w:rsidRPr="007036CE" w:rsidRDefault="00136FA2" w:rsidP="00136FA2">
            <w:pPr>
              <w:ind w:firstLine="30"/>
              <w:rPr>
                <w:sz w:val="22"/>
                <w:szCs w:val="22"/>
              </w:rPr>
            </w:pPr>
            <w:r w:rsidRPr="007036CE">
              <w:rPr>
                <w:sz w:val="22"/>
                <w:szCs w:val="22"/>
              </w:rPr>
              <w:t>Да</w:t>
            </w:r>
          </w:p>
        </w:tc>
        <w:tc>
          <w:tcPr>
            <w:tcW w:w="308" w:type="pct"/>
          </w:tcPr>
          <w:p w14:paraId="18A0EDD3" w14:textId="77777777" w:rsidR="00136FA2" w:rsidRPr="007036CE" w:rsidRDefault="00136FA2" w:rsidP="00136FA2">
            <w:pPr>
              <w:pStyle w:val="GOSTTablenorm"/>
              <w:rPr>
                <w:szCs w:val="22"/>
              </w:rPr>
            </w:pPr>
            <w:r w:rsidRPr="007036CE">
              <w:rPr>
                <w:szCs w:val="22"/>
                <w:lang w:val="en-US"/>
              </w:rPr>
              <w:t>&lt;=20</w:t>
            </w:r>
          </w:p>
        </w:tc>
        <w:tc>
          <w:tcPr>
            <w:tcW w:w="2039" w:type="pct"/>
          </w:tcPr>
          <w:p w14:paraId="70D077DD" w14:textId="77777777" w:rsidR="00136FA2" w:rsidRPr="007036CE" w:rsidRDefault="00136FA2" w:rsidP="00136FA2">
            <w:pPr>
              <w:ind w:firstLine="30"/>
              <w:rPr>
                <w:sz w:val="22"/>
                <w:szCs w:val="22"/>
              </w:rPr>
            </w:pPr>
            <w:r w:rsidRPr="007036CE">
              <w:rPr>
                <w:sz w:val="22"/>
                <w:szCs w:val="22"/>
              </w:rPr>
              <w:t>Указывается порядковый номер строки по разделу «ЛБО»</w:t>
            </w:r>
          </w:p>
        </w:tc>
      </w:tr>
      <w:tr w:rsidR="00136FA2" w:rsidRPr="007036CE" w14:paraId="75BD2829" w14:textId="77777777" w:rsidTr="00A759FD">
        <w:tc>
          <w:tcPr>
            <w:tcW w:w="1100" w:type="pct"/>
          </w:tcPr>
          <w:p w14:paraId="15F15833" w14:textId="77777777" w:rsidR="00136FA2" w:rsidRPr="007036CE" w:rsidRDefault="00136FA2" w:rsidP="00136FA2">
            <w:pPr>
              <w:pStyle w:val="GOSTTablenorm"/>
            </w:pPr>
            <w:r w:rsidRPr="007036CE">
              <w:t>Признак детальной строки</w:t>
            </w:r>
          </w:p>
        </w:tc>
        <w:tc>
          <w:tcPr>
            <w:tcW w:w="734" w:type="pct"/>
          </w:tcPr>
          <w:p w14:paraId="66D15DB7" w14:textId="77777777" w:rsidR="00136FA2" w:rsidRPr="007036CE" w:rsidRDefault="00136FA2" w:rsidP="00136FA2">
            <w:pPr>
              <w:pStyle w:val="GOSTTablenorm"/>
              <w:rPr>
                <w:szCs w:val="24"/>
                <w:lang w:val="en-US"/>
              </w:rPr>
            </w:pPr>
            <w:r w:rsidRPr="007036CE">
              <w:rPr>
                <w:b/>
                <w:szCs w:val="24"/>
                <w:lang w:val="en-US"/>
              </w:rPr>
              <w:t>SECTION_2</w:t>
            </w:r>
            <w:r w:rsidRPr="007036CE">
              <w:rPr>
                <w:b/>
                <w:szCs w:val="24"/>
              </w:rPr>
              <w:t>:</w:t>
            </w:r>
            <w:r w:rsidRPr="007036CE">
              <w:t>SIGNKBK</w:t>
            </w:r>
          </w:p>
        </w:tc>
        <w:tc>
          <w:tcPr>
            <w:tcW w:w="519" w:type="pct"/>
          </w:tcPr>
          <w:p w14:paraId="0905105F" w14:textId="77777777" w:rsidR="00136FA2" w:rsidRPr="007036CE" w:rsidRDefault="00136FA2" w:rsidP="00136FA2">
            <w:pPr>
              <w:pStyle w:val="GOSTTablenorm"/>
            </w:pPr>
            <w:r w:rsidRPr="007036CE">
              <w:t>Строка</w:t>
            </w:r>
          </w:p>
        </w:tc>
        <w:tc>
          <w:tcPr>
            <w:tcW w:w="300" w:type="pct"/>
          </w:tcPr>
          <w:p w14:paraId="2251CCA7" w14:textId="77777777" w:rsidR="00136FA2" w:rsidRPr="007036CE" w:rsidRDefault="00136FA2" w:rsidP="00136FA2">
            <w:pPr>
              <w:pStyle w:val="GOSTTablenorm"/>
            </w:pPr>
            <w:r w:rsidRPr="007036CE">
              <w:t>Да</w:t>
            </w:r>
          </w:p>
        </w:tc>
        <w:tc>
          <w:tcPr>
            <w:tcW w:w="308" w:type="pct"/>
          </w:tcPr>
          <w:p w14:paraId="3724E8BA" w14:textId="77777777" w:rsidR="00136FA2" w:rsidRPr="007036CE" w:rsidRDefault="00136FA2" w:rsidP="00136FA2">
            <w:pPr>
              <w:pStyle w:val="GOSTTablenorm"/>
            </w:pPr>
            <w:r w:rsidRPr="007036CE">
              <w:t>=1</w:t>
            </w:r>
          </w:p>
        </w:tc>
        <w:tc>
          <w:tcPr>
            <w:tcW w:w="2039" w:type="pct"/>
          </w:tcPr>
          <w:p w14:paraId="1E00FB0B" w14:textId="77777777" w:rsidR="00136FA2" w:rsidRPr="007036CE" w:rsidRDefault="00136FA2" w:rsidP="00136FA2">
            <w:pPr>
              <w:pStyle w:val="GOSTTablenorm"/>
            </w:pPr>
            <w:r w:rsidRPr="007036CE">
              <w:t>Указывается признак детальной строки.</w:t>
            </w:r>
          </w:p>
          <w:p w14:paraId="26AB95D0" w14:textId="77777777" w:rsidR="00136FA2" w:rsidRPr="007036CE" w:rsidRDefault="00136FA2" w:rsidP="00136FA2">
            <w:pPr>
              <w:pStyle w:val="GOSTTablenorm"/>
            </w:pPr>
            <w:r w:rsidRPr="007036CE">
              <w:t>Возможные значения:</w:t>
            </w:r>
          </w:p>
          <w:p w14:paraId="1F9F049C" w14:textId="77777777" w:rsidR="00136FA2" w:rsidRPr="007036CE" w:rsidRDefault="00136FA2" w:rsidP="00136FA2">
            <w:pPr>
              <w:pStyle w:val="GOSTTableListMark1"/>
            </w:pPr>
            <w:r w:rsidRPr="007036CE">
              <w:t>«N» – детализированный КБК;</w:t>
            </w:r>
          </w:p>
          <w:p w14:paraId="3280A96B" w14:textId="77777777" w:rsidR="00136FA2" w:rsidRPr="007036CE" w:rsidRDefault="00136FA2" w:rsidP="00136FA2">
            <w:pPr>
              <w:pStyle w:val="GOSTTableListMark1"/>
            </w:pPr>
            <w:r w:rsidRPr="007036CE">
              <w:t>«X» – недетализированный КБК;</w:t>
            </w:r>
          </w:p>
          <w:p w14:paraId="0CF0320F" w14:textId="77777777" w:rsidR="00136FA2" w:rsidRPr="007036CE" w:rsidRDefault="00136FA2" w:rsidP="00136FA2">
            <w:pPr>
              <w:pStyle w:val="GOSTTableListMark1"/>
            </w:pPr>
            <w:r w:rsidRPr="007036CE">
              <w:t>«Y» – итоговая строка раздела документа</w:t>
            </w:r>
          </w:p>
        </w:tc>
      </w:tr>
      <w:tr w:rsidR="00136FA2" w:rsidRPr="007036CE" w14:paraId="4BB0D9AE" w14:textId="77777777" w:rsidTr="00A759FD">
        <w:tc>
          <w:tcPr>
            <w:tcW w:w="1100" w:type="pct"/>
          </w:tcPr>
          <w:p w14:paraId="74BAAE5E" w14:textId="77777777" w:rsidR="00136FA2" w:rsidRPr="007036CE" w:rsidRDefault="00136FA2" w:rsidP="00136FA2">
            <w:pPr>
              <w:pStyle w:val="GOSTTablenorm"/>
            </w:pPr>
            <w:r w:rsidRPr="007036CE">
              <w:t>КБК</w:t>
            </w:r>
          </w:p>
        </w:tc>
        <w:tc>
          <w:tcPr>
            <w:tcW w:w="734" w:type="pct"/>
          </w:tcPr>
          <w:p w14:paraId="38C0478E" w14:textId="77777777" w:rsidR="00136FA2" w:rsidRPr="007036CE" w:rsidRDefault="00136FA2" w:rsidP="00136FA2">
            <w:pPr>
              <w:pStyle w:val="GOSTTablenorm"/>
              <w:rPr>
                <w:szCs w:val="24"/>
                <w:lang w:val="en-US"/>
              </w:rPr>
            </w:pPr>
            <w:r w:rsidRPr="007036CE">
              <w:rPr>
                <w:b/>
                <w:szCs w:val="24"/>
                <w:lang w:val="en-US"/>
              </w:rPr>
              <w:t>SECTION_2</w:t>
            </w:r>
            <w:r w:rsidRPr="007036CE">
              <w:rPr>
                <w:b/>
                <w:szCs w:val="24"/>
              </w:rPr>
              <w:t>:</w:t>
            </w:r>
            <w:r w:rsidRPr="007036CE">
              <w:rPr>
                <w:szCs w:val="24"/>
                <w:lang w:val="en-US"/>
              </w:rPr>
              <w:t>KBK</w:t>
            </w:r>
          </w:p>
        </w:tc>
        <w:tc>
          <w:tcPr>
            <w:tcW w:w="519" w:type="pct"/>
          </w:tcPr>
          <w:p w14:paraId="4385F2B8" w14:textId="77777777" w:rsidR="00136FA2" w:rsidRPr="007036CE" w:rsidRDefault="00136FA2" w:rsidP="00136FA2">
            <w:pPr>
              <w:pStyle w:val="GOSTTablenorm"/>
            </w:pPr>
            <w:r w:rsidRPr="007036CE">
              <w:t>Строка</w:t>
            </w:r>
          </w:p>
        </w:tc>
        <w:tc>
          <w:tcPr>
            <w:tcW w:w="300" w:type="pct"/>
          </w:tcPr>
          <w:p w14:paraId="04BD5869" w14:textId="77777777" w:rsidR="00136FA2" w:rsidRPr="007036CE" w:rsidRDefault="00136FA2" w:rsidP="00136FA2">
            <w:pPr>
              <w:pStyle w:val="GOSTTablenorm"/>
            </w:pPr>
            <w:r w:rsidRPr="007036CE">
              <w:t>Да</w:t>
            </w:r>
          </w:p>
        </w:tc>
        <w:tc>
          <w:tcPr>
            <w:tcW w:w="308" w:type="pct"/>
          </w:tcPr>
          <w:p w14:paraId="6EF56645" w14:textId="77777777" w:rsidR="00136FA2" w:rsidRPr="007036CE" w:rsidRDefault="00136FA2" w:rsidP="00136FA2">
            <w:pPr>
              <w:pStyle w:val="GOSTTablenorm"/>
            </w:pPr>
            <w:r w:rsidRPr="007036CE">
              <w:t>=20</w:t>
            </w:r>
          </w:p>
        </w:tc>
        <w:tc>
          <w:tcPr>
            <w:tcW w:w="2039" w:type="pct"/>
          </w:tcPr>
          <w:p w14:paraId="576152C3" w14:textId="77777777" w:rsidR="00136FA2" w:rsidRPr="007036CE" w:rsidRDefault="00136FA2" w:rsidP="00136FA2">
            <w:pPr>
              <w:pStyle w:val="GOSTTablenorm"/>
            </w:pPr>
            <w:r w:rsidRPr="007036CE">
              <w:t>Указывается код по бюджетной классификации для отражения операции на ЛС ГРБС</w:t>
            </w:r>
          </w:p>
        </w:tc>
      </w:tr>
      <w:tr w:rsidR="00136FA2" w:rsidRPr="007036CE" w14:paraId="1E18F4C2" w14:textId="77777777" w:rsidTr="00A759FD">
        <w:tc>
          <w:tcPr>
            <w:tcW w:w="1100" w:type="pct"/>
          </w:tcPr>
          <w:p w14:paraId="5A9BD60E" w14:textId="77777777" w:rsidR="00136FA2" w:rsidRPr="007036CE" w:rsidRDefault="00136FA2" w:rsidP="00136FA2">
            <w:pPr>
              <w:pStyle w:val="GOSTTablenorm"/>
            </w:pPr>
            <w:r w:rsidRPr="007036CE">
              <w:t>Код цели</w:t>
            </w:r>
          </w:p>
        </w:tc>
        <w:tc>
          <w:tcPr>
            <w:tcW w:w="734" w:type="pct"/>
          </w:tcPr>
          <w:p w14:paraId="276FBBDE" w14:textId="77777777" w:rsidR="00136FA2" w:rsidRPr="007036CE" w:rsidRDefault="00136FA2" w:rsidP="00136FA2">
            <w:pPr>
              <w:pStyle w:val="GOSTTablenorm"/>
              <w:rPr>
                <w:szCs w:val="24"/>
              </w:rPr>
            </w:pPr>
            <w:r w:rsidRPr="007036CE">
              <w:rPr>
                <w:b/>
                <w:szCs w:val="24"/>
                <w:lang w:val="en-US"/>
              </w:rPr>
              <w:t>SECTION_2</w:t>
            </w:r>
            <w:r w:rsidRPr="007036CE">
              <w:rPr>
                <w:b/>
                <w:szCs w:val="24"/>
              </w:rPr>
              <w:t>:</w:t>
            </w:r>
            <w:r w:rsidRPr="007036CE">
              <w:rPr>
                <w:szCs w:val="24"/>
              </w:rPr>
              <w:t>TARGETCODE</w:t>
            </w:r>
          </w:p>
        </w:tc>
        <w:tc>
          <w:tcPr>
            <w:tcW w:w="519" w:type="pct"/>
          </w:tcPr>
          <w:p w14:paraId="0486F2E4" w14:textId="77777777" w:rsidR="00136FA2" w:rsidRPr="007036CE" w:rsidRDefault="00136FA2" w:rsidP="00136FA2">
            <w:pPr>
              <w:pStyle w:val="GOSTTablenorm"/>
            </w:pPr>
            <w:r w:rsidRPr="007036CE">
              <w:t>Строка</w:t>
            </w:r>
          </w:p>
        </w:tc>
        <w:tc>
          <w:tcPr>
            <w:tcW w:w="300" w:type="pct"/>
          </w:tcPr>
          <w:p w14:paraId="4820D3FE" w14:textId="77777777" w:rsidR="00136FA2" w:rsidRPr="007036CE" w:rsidRDefault="00136FA2" w:rsidP="00136FA2">
            <w:pPr>
              <w:pStyle w:val="GOSTTablenorm"/>
            </w:pPr>
            <w:r w:rsidRPr="007036CE">
              <w:t>Нет</w:t>
            </w:r>
          </w:p>
        </w:tc>
        <w:tc>
          <w:tcPr>
            <w:tcW w:w="308" w:type="pct"/>
          </w:tcPr>
          <w:p w14:paraId="2E7195D6" w14:textId="77777777" w:rsidR="00136FA2" w:rsidRPr="007036CE" w:rsidRDefault="00136FA2" w:rsidP="00136FA2">
            <w:pPr>
              <w:pStyle w:val="GOSTTablenorm"/>
            </w:pPr>
            <w:r w:rsidRPr="007036CE">
              <w:rPr>
                <w:lang w:val="en-US"/>
              </w:rPr>
              <w:t>&lt;</w:t>
            </w:r>
            <w:r w:rsidRPr="007036CE">
              <w:t>=20</w:t>
            </w:r>
          </w:p>
        </w:tc>
        <w:tc>
          <w:tcPr>
            <w:tcW w:w="2039" w:type="pct"/>
          </w:tcPr>
          <w:p w14:paraId="568DEF0F" w14:textId="77777777" w:rsidR="00136FA2" w:rsidRPr="007036CE" w:rsidRDefault="00136FA2" w:rsidP="00136FA2">
            <w:pPr>
              <w:pStyle w:val="GOSTTablenorm"/>
            </w:pPr>
            <w:r w:rsidRPr="007036CE">
              <w:rPr>
                <w:bCs/>
              </w:rPr>
              <w:t>Указывается код цели (аналитический код) для отражения операции на ЛС ГРБС (при наличии)</w:t>
            </w:r>
          </w:p>
        </w:tc>
      </w:tr>
      <w:tr w:rsidR="00136FA2" w:rsidRPr="007036CE" w14:paraId="23D1B9CA" w14:textId="77777777" w:rsidTr="00A759FD">
        <w:tc>
          <w:tcPr>
            <w:tcW w:w="1100" w:type="pct"/>
          </w:tcPr>
          <w:p w14:paraId="3E7275F1" w14:textId="77777777" w:rsidR="00136FA2" w:rsidRPr="007036CE" w:rsidRDefault="00136FA2" w:rsidP="00136FA2">
            <w:pPr>
              <w:pStyle w:val="GOSTTablenorm"/>
            </w:pPr>
            <w:r w:rsidRPr="007036CE">
              <w:t>Код ОКС</w:t>
            </w:r>
          </w:p>
        </w:tc>
        <w:tc>
          <w:tcPr>
            <w:tcW w:w="734" w:type="pct"/>
          </w:tcPr>
          <w:p w14:paraId="4823729F" w14:textId="77777777" w:rsidR="00136FA2" w:rsidRPr="007036CE" w:rsidRDefault="00136FA2" w:rsidP="00136FA2">
            <w:pPr>
              <w:pStyle w:val="GOSTTablenorm"/>
              <w:rPr>
                <w:szCs w:val="24"/>
              </w:rPr>
            </w:pPr>
            <w:r w:rsidRPr="007036CE">
              <w:rPr>
                <w:b/>
                <w:szCs w:val="24"/>
                <w:lang w:val="en-US"/>
              </w:rPr>
              <w:t>SECTION_2</w:t>
            </w:r>
            <w:r w:rsidRPr="007036CE">
              <w:rPr>
                <w:b/>
                <w:szCs w:val="24"/>
              </w:rPr>
              <w:t>:</w:t>
            </w:r>
            <w:r w:rsidRPr="007036CE">
              <w:rPr>
                <w:szCs w:val="24"/>
                <w:lang w:val="en-US"/>
              </w:rPr>
              <w:t>OKSCODE</w:t>
            </w:r>
          </w:p>
        </w:tc>
        <w:tc>
          <w:tcPr>
            <w:tcW w:w="519" w:type="pct"/>
          </w:tcPr>
          <w:p w14:paraId="12F10FF6" w14:textId="77777777" w:rsidR="00136FA2" w:rsidRPr="007036CE" w:rsidRDefault="00136FA2" w:rsidP="00136FA2">
            <w:pPr>
              <w:pStyle w:val="GOSTTablenorm"/>
            </w:pPr>
            <w:r w:rsidRPr="007036CE">
              <w:t>Строка</w:t>
            </w:r>
          </w:p>
        </w:tc>
        <w:tc>
          <w:tcPr>
            <w:tcW w:w="300" w:type="pct"/>
          </w:tcPr>
          <w:p w14:paraId="44FE0DCF" w14:textId="77777777" w:rsidR="00136FA2" w:rsidRPr="007036CE" w:rsidRDefault="00136FA2" w:rsidP="00136FA2">
            <w:pPr>
              <w:pStyle w:val="GOSTTablenorm"/>
            </w:pPr>
            <w:r w:rsidRPr="007036CE">
              <w:t>Нет</w:t>
            </w:r>
          </w:p>
        </w:tc>
        <w:tc>
          <w:tcPr>
            <w:tcW w:w="308" w:type="pct"/>
          </w:tcPr>
          <w:p w14:paraId="616495F0" w14:textId="77777777" w:rsidR="00136FA2" w:rsidRPr="007036CE" w:rsidRDefault="00136FA2" w:rsidP="00136FA2">
            <w:pPr>
              <w:pStyle w:val="GOSTTablenorm"/>
            </w:pPr>
            <w:r w:rsidRPr="007036CE">
              <w:t>=18</w:t>
            </w:r>
          </w:p>
        </w:tc>
        <w:tc>
          <w:tcPr>
            <w:tcW w:w="2039" w:type="pct"/>
          </w:tcPr>
          <w:p w14:paraId="6AD90CEC" w14:textId="77777777" w:rsidR="00136FA2" w:rsidRPr="007036CE" w:rsidRDefault="00136FA2" w:rsidP="00136FA2">
            <w:pPr>
              <w:pStyle w:val="GOSTTablenorm"/>
            </w:pPr>
            <w:r w:rsidRPr="007036CE">
              <w:t>Указывается код объекта капитального строительства (недвижимого имущества) для отражения операций бюджетных средств на ЛС ГРБС</w:t>
            </w:r>
          </w:p>
        </w:tc>
      </w:tr>
      <w:tr w:rsidR="00136FA2" w:rsidRPr="007036CE" w14:paraId="26DF7F95" w14:textId="77777777" w:rsidTr="00A759FD">
        <w:tc>
          <w:tcPr>
            <w:tcW w:w="1100" w:type="pct"/>
          </w:tcPr>
          <w:p w14:paraId="3FD13E31" w14:textId="77777777" w:rsidR="00136FA2" w:rsidRPr="007036CE" w:rsidRDefault="00136FA2" w:rsidP="00136FA2">
            <w:pPr>
              <w:pStyle w:val="GOSTTablenorm"/>
            </w:pPr>
            <w:r w:rsidRPr="007036CE">
              <w:t>Тип КБК</w:t>
            </w:r>
          </w:p>
        </w:tc>
        <w:tc>
          <w:tcPr>
            <w:tcW w:w="734" w:type="pct"/>
          </w:tcPr>
          <w:p w14:paraId="594BC666" w14:textId="77777777" w:rsidR="00136FA2" w:rsidRPr="007036CE" w:rsidRDefault="00136FA2" w:rsidP="00136FA2">
            <w:pPr>
              <w:pStyle w:val="GOSTTablenorm"/>
              <w:rPr>
                <w:szCs w:val="24"/>
                <w:lang w:val="en-US"/>
              </w:rPr>
            </w:pPr>
            <w:r w:rsidRPr="007036CE">
              <w:rPr>
                <w:b/>
                <w:szCs w:val="24"/>
                <w:lang w:val="en-US"/>
              </w:rPr>
              <w:t>SECTION_2</w:t>
            </w:r>
            <w:r w:rsidRPr="007036CE">
              <w:rPr>
                <w:b/>
                <w:szCs w:val="24"/>
              </w:rPr>
              <w:t>:</w:t>
            </w:r>
            <w:r w:rsidRPr="007036CE">
              <w:rPr>
                <w:szCs w:val="24"/>
              </w:rPr>
              <w:t>TYPEKBK</w:t>
            </w:r>
          </w:p>
        </w:tc>
        <w:tc>
          <w:tcPr>
            <w:tcW w:w="519" w:type="pct"/>
          </w:tcPr>
          <w:p w14:paraId="4B0726C6" w14:textId="77777777" w:rsidR="00136FA2" w:rsidRPr="007036CE" w:rsidRDefault="00136FA2" w:rsidP="00136FA2">
            <w:pPr>
              <w:pStyle w:val="GOSTTablenorm"/>
            </w:pPr>
            <w:r w:rsidRPr="007036CE">
              <w:t>Строка</w:t>
            </w:r>
          </w:p>
        </w:tc>
        <w:tc>
          <w:tcPr>
            <w:tcW w:w="300" w:type="pct"/>
          </w:tcPr>
          <w:p w14:paraId="6C674D19" w14:textId="77777777" w:rsidR="00136FA2" w:rsidRPr="007036CE" w:rsidRDefault="00136FA2" w:rsidP="00136FA2">
            <w:pPr>
              <w:pStyle w:val="GOSTTablenorm"/>
            </w:pPr>
            <w:r w:rsidRPr="007036CE">
              <w:t>Да</w:t>
            </w:r>
          </w:p>
        </w:tc>
        <w:tc>
          <w:tcPr>
            <w:tcW w:w="308" w:type="pct"/>
          </w:tcPr>
          <w:p w14:paraId="5205A9BF" w14:textId="77777777" w:rsidR="00136FA2" w:rsidRPr="007036CE" w:rsidRDefault="00136FA2" w:rsidP="00136FA2">
            <w:pPr>
              <w:pStyle w:val="GOSTTablenorm"/>
            </w:pPr>
            <w:r w:rsidRPr="007036CE">
              <w:rPr>
                <w:lang w:val="en-US"/>
              </w:rPr>
              <w:t>=</w:t>
            </w:r>
            <w:r w:rsidRPr="007036CE">
              <w:t>2</w:t>
            </w:r>
          </w:p>
        </w:tc>
        <w:tc>
          <w:tcPr>
            <w:tcW w:w="2039" w:type="pct"/>
          </w:tcPr>
          <w:p w14:paraId="3E4DF35B" w14:textId="77777777" w:rsidR="00136FA2" w:rsidRPr="007036CE" w:rsidRDefault="00136FA2" w:rsidP="00136FA2">
            <w:pPr>
              <w:pStyle w:val="GOSTTablenorm"/>
            </w:pPr>
            <w:r w:rsidRPr="007036CE">
              <w:t>Указывается тип кода по бюджетной классификации.</w:t>
            </w:r>
          </w:p>
          <w:p w14:paraId="4F7DC446" w14:textId="2539226E" w:rsidR="00136FA2" w:rsidRPr="007036CE" w:rsidRDefault="00136FA2" w:rsidP="00136FA2">
            <w:pPr>
              <w:pStyle w:val="GOSTTablenorm"/>
            </w:pPr>
            <w:r w:rsidRPr="007036CE">
              <w:t xml:space="preserve">Заполняется значением «11» </w:t>
            </w:r>
            <w:r w:rsidR="00BE14C0" w:rsidRPr="007036CE">
              <w:t>–</w:t>
            </w:r>
            <w:r w:rsidRPr="007036CE">
              <w:t xml:space="preserve"> Лимитируемые расходы</w:t>
            </w:r>
          </w:p>
        </w:tc>
      </w:tr>
      <w:tr w:rsidR="00136FA2" w:rsidRPr="007036CE" w14:paraId="6B848A5B" w14:textId="77777777" w:rsidTr="00A759FD">
        <w:tc>
          <w:tcPr>
            <w:tcW w:w="1100" w:type="pct"/>
          </w:tcPr>
          <w:p w14:paraId="672E3BE9" w14:textId="77777777" w:rsidR="00136FA2" w:rsidRPr="007036CE" w:rsidRDefault="00136FA2" w:rsidP="00136FA2">
            <w:pPr>
              <w:pStyle w:val="GOSTTablenorm"/>
            </w:pPr>
            <w:r w:rsidRPr="007036CE">
              <w:lastRenderedPageBreak/>
              <w:t>Сумма на текущий год</w:t>
            </w:r>
          </w:p>
        </w:tc>
        <w:tc>
          <w:tcPr>
            <w:tcW w:w="734" w:type="pct"/>
          </w:tcPr>
          <w:p w14:paraId="73BD501A" w14:textId="77777777" w:rsidR="00136FA2" w:rsidRPr="007036CE" w:rsidRDefault="00136FA2" w:rsidP="00136FA2">
            <w:pPr>
              <w:pStyle w:val="GOSTTablenorm"/>
            </w:pPr>
            <w:r w:rsidRPr="007036CE">
              <w:rPr>
                <w:b/>
                <w:szCs w:val="24"/>
                <w:lang w:val="en-US"/>
              </w:rPr>
              <w:t>SECTION_2</w:t>
            </w:r>
            <w:r w:rsidRPr="007036CE">
              <w:rPr>
                <w:b/>
                <w:szCs w:val="24"/>
              </w:rPr>
              <w:t>:</w:t>
            </w:r>
            <w:r w:rsidRPr="007036CE">
              <w:t>SUM_1</w:t>
            </w:r>
          </w:p>
        </w:tc>
        <w:tc>
          <w:tcPr>
            <w:tcW w:w="519" w:type="pct"/>
          </w:tcPr>
          <w:p w14:paraId="40B6FC51" w14:textId="77777777" w:rsidR="00136FA2" w:rsidRPr="007036CE" w:rsidRDefault="00136FA2" w:rsidP="00136FA2">
            <w:pPr>
              <w:pStyle w:val="GOSTTablenorm"/>
            </w:pPr>
            <w:r w:rsidRPr="007036CE">
              <w:t>Сумма</w:t>
            </w:r>
          </w:p>
        </w:tc>
        <w:tc>
          <w:tcPr>
            <w:tcW w:w="300" w:type="pct"/>
          </w:tcPr>
          <w:p w14:paraId="46FA8777" w14:textId="77777777" w:rsidR="00136FA2" w:rsidRPr="007036CE" w:rsidRDefault="00136FA2" w:rsidP="00136FA2">
            <w:pPr>
              <w:pStyle w:val="GOSTTablenorm"/>
            </w:pPr>
            <w:r w:rsidRPr="007036CE">
              <w:t>Да</w:t>
            </w:r>
          </w:p>
        </w:tc>
        <w:tc>
          <w:tcPr>
            <w:tcW w:w="308" w:type="pct"/>
          </w:tcPr>
          <w:p w14:paraId="142BCA7B" w14:textId="77777777" w:rsidR="00136FA2" w:rsidRPr="007036CE" w:rsidRDefault="00136FA2" w:rsidP="00136FA2">
            <w:pPr>
              <w:pStyle w:val="GOSTTablenorm"/>
            </w:pPr>
            <w:r w:rsidRPr="007036CE">
              <w:t>-</w:t>
            </w:r>
          </w:p>
        </w:tc>
        <w:tc>
          <w:tcPr>
            <w:tcW w:w="2039" w:type="pct"/>
          </w:tcPr>
          <w:p w14:paraId="6F0399E3" w14:textId="77777777" w:rsidR="00136FA2" w:rsidRPr="007036CE" w:rsidDel="00136FA2" w:rsidRDefault="00136FA2" w:rsidP="00136FA2">
            <w:pPr>
              <w:pStyle w:val="GOSTTablenorm"/>
              <w:rPr>
                <w:del w:id="4815" w:author="Сатлер Марина Викторовна" w:date="2024-07-05T17:01:00Z"/>
              </w:rPr>
            </w:pPr>
            <w:r w:rsidRPr="007036CE">
              <w:t>Указывается сумма на текущий финансовый год</w:t>
            </w:r>
            <w:del w:id="4816" w:author="Сатлер Марина Викторовна" w:date="2024-07-05T17:01:00Z">
              <w:r w:rsidRPr="007036CE" w:rsidDel="00136FA2">
                <w:delText xml:space="preserve"> при распределении на текущий бюджетный цикл.</w:delText>
              </w:r>
            </w:del>
          </w:p>
          <w:p w14:paraId="7833850F" w14:textId="77777777" w:rsidR="00136FA2" w:rsidRPr="007036CE" w:rsidRDefault="00136FA2" w:rsidP="00136FA2">
            <w:pPr>
              <w:pStyle w:val="GOSTTablenorm"/>
            </w:pPr>
            <w:del w:id="4817" w:author="Сатлер Марина Викторовна" w:date="2024-07-05T17:01:00Z">
              <w:r w:rsidRPr="007036CE" w:rsidDel="00136FA2">
                <w:delText>Указывается значение «0.00» при распределении на новый бюджетный цикл</w:delText>
              </w:r>
            </w:del>
          </w:p>
        </w:tc>
      </w:tr>
      <w:tr w:rsidR="00136FA2" w:rsidRPr="007036CE" w14:paraId="312EAB83" w14:textId="77777777" w:rsidTr="00A759FD">
        <w:tc>
          <w:tcPr>
            <w:tcW w:w="1100" w:type="pct"/>
          </w:tcPr>
          <w:p w14:paraId="56BCB347" w14:textId="77777777" w:rsidR="00136FA2" w:rsidRPr="007036CE" w:rsidRDefault="00136FA2" w:rsidP="00136FA2">
            <w:pPr>
              <w:pStyle w:val="GOSTTablenorm"/>
            </w:pPr>
            <w:r w:rsidRPr="007036CE">
              <w:t>Сумма на первый год планового периода</w:t>
            </w:r>
          </w:p>
        </w:tc>
        <w:tc>
          <w:tcPr>
            <w:tcW w:w="734" w:type="pct"/>
          </w:tcPr>
          <w:p w14:paraId="20368C21" w14:textId="77777777" w:rsidR="00136FA2" w:rsidRPr="007036CE" w:rsidRDefault="00136FA2" w:rsidP="00136FA2">
            <w:pPr>
              <w:pStyle w:val="GOSTTablenorm"/>
            </w:pPr>
            <w:r w:rsidRPr="007036CE">
              <w:rPr>
                <w:b/>
                <w:szCs w:val="24"/>
                <w:lang w:val="en-US"/>
              </w:rPr>
              <w:t>SECTION_2</w:t>
            </w:r>
            <w:r w:rsidRPr="007036CE">
              <w:rPr>
                <w:b/>
                <w:szCs w:val="24"/>
              </w:rPr>
              <w:t>:</w:t>
            </w:r>
            <w:r w:rsidRPr="007036CE">
              <w:t>SUM_2</w:t>
            </w:r>
          </w:p>
        </w:tc>
        <w:tc>
          <w:tcPr>
            <w:tcW w:w="519" w:type="pct"/>
          </w:tcPr>
          <w:p w14:paraId="67AA7F97" w14:textId="77777777" w:rsidR="00136FA2" w:rsidRPr="007036CE" w:rsidRDefault="00136FA2" w:rsidP="00136FA2">
            <w:pPr>
              <w:pStyle w:val="GOSTTablenorm"/>
            </w:pPr>
            <w:r w:rsidRPr="007036CE">
              <w:t>Сумма</w:t>
            </w:r>
          </w:p>
        </w:tc>
        <w:tc>
          <w:tcPr>
            <w:tcW w:w="300" w:type="pct"/>
          </w:tcPr>
          <w:p w14:paraId="12EDA723" w14:textId="77777777" w:rsidR="00136FA2" w:rsidRPr="007036CE" w:rsidRDefault="00136FA2" w:rsidP="00136FA2">
            <w:pPr>
              <w:pStyle w:val="GOSTTablenorm"/>
            </w:pPr>
            <w:r w:rsidRPr="007036CE">
              <w:t>Да</w:t>
            </w:r>
          </w:p>
        </w:tc>
        <w:tc>
          <w:tcPr>
            <w:tcW w:w="308" w:type="pct"/>
          </w:tcPr>
          <w:p w14:paraId="4231B70B" w14:textId="77777777" w:rsidR="00136FA2" w:rsidRPr="007036CE" w:rsidRDefault="00136FA2" w:rsidP="00136FA2">
            <w:pPr>
              <w:pStyle w:val="GOSTTablenorm"/>
            </w:pPr>
            <w:r w:rsidRPr="007036CE">
              <w:t>-</w:t>
            </w:r>
          </w:p>
        </w:tc>
        <w:tc>
          <w:tcPr>
            <w:tcW w:w="2039" w:type="pct"/>
          </w:tcPr>
          <w:p w14:paraId="0847E5DC" w14:textId="77777777" w:rsidR="00136FA2" w:rsidRPr="007036CE" w:rsidDel="00136FA2" w:rsidRDefault="00136FA2" w:rsidP="00136FA2">
            <w:pPr>
              <w:pStyle w:val="GOSTTablenorm"/>
              <w:rPr>
                <w:del w:id="4818" w:author="Сатлер Марина Викторовна" w:date="2024-07-05T17:01:00Z"/>
              </w:rPr>
            </w:pPr>
            <w:r w:rsidRPr="007036CE">
              <w:t>Указывается сумма на 1-й плановый год</w:t>
            </w:r>
            <w:del w:id="4819" w:author="Сатлер Марина Викторовна" w:date="2024-07-05T17:01:00Z">
              <w:r w:rsidRPr="007036CE" w:rsidDel="00136FA2">
                <w:delText xml:space="preserve"> при распределении на текущий бюджетный цикл.</w:delText>
              </w:r>
            </w:del>
          </w:p>
          <w:p w14:paraId="4949D9A0" w14:textId="77777777" w:rsidR="00136FA2" w:rsidRPr="007036CE" w:rsidRDefault="00136FA2" w:rsidP="00136FA2">
            <w:pPr>
              <w:pStyle w:val="GOSTTablenorm"/>
            </w:pPr>
            <w:del w:id="4820" w:author="Сатлер Марина Викторовна" w:date="2024-07-05T17:01:00Z">
              <w:r w:rsidRPr="007036CE" w:rsidDel="00136FA2">
                <w:delText>Указывается сумма на текущий финансовый год при распределении на новый бюджетный цикл</w:delText>
              </w:r>
            </w:del>
          </w:p>
        </w:tc>
      </w:tr>
      <w:tr w:rsidR="00136FA2" w:rsidRPr="007036CE" w14:paraId="2B6AA3A1" w14:textId="77777777" w:rsidTr="00A759FD">
        <w:tc>
          <w:tcPr>
            <w:tcW w:w="1100" w:type="pct"/>
          </w:tcPr>
          <w:p w14:paraId="66769901" w14:textId="77777777" w:rsidR="00136FA2" w:rsidRPr="007036CE" w:rsidRDefault="00136FA2" w:rsidP="00136FA2">
            <w:pPr>
              <w:pStyle w:val="GOSTTablenorm"/>
            </w:pPr>
            <w:r w:rsidRPr="007036CE">
              <w:t>Сумма на второй год планового периода</w:t>
            </w:r>
          </w:p>
        </w:tc>
        <w:tc>
          <w:tcPr>
            <w:tcW w:w="734" w:type="pct"/>
          </w:tcPr>
          <w:p w14:paraId="6ED8A216" w14:textId="77777777" w:rsidR="00136FA2" w:rsidRPr="007036CE" w:rsidRDefault="00136FA2" w:rsidP="00136FA2">
            <w:pPr>
              <w:pStyle w:val="GOSTTablenorm"/>
            </w:pPr>
            <w:r w:rsidRPr="007036CE">
              <w:rPr>
                <w:b/>
                <w:szCs w:val="24"/>
                <w:lang w:val="en-US"/>
              </w:rPr>
              <w:t>SECTION_2</w:t>
            </w:r>
            <w:r w:rsidRPr="007036CE">
              <w:rPr>
                <w:b/>
                <w:szCs w:val="24"/>
              </w:rPr>
              <w:t>:</w:t>
            </w:r>
            <w:r w:rsidRPr="007036CE">
              <w:t>SUM_3</w:t>
            </w:r>
          </w:p>
        </w:tc>
        <w:tc>
          <w:tcPr>
            <w:tcW w:w="519" w:type="pct"/>
          </w:tcPr>
          <w:p w14:paraId="07CF2752" w14:textId="77777777" w:rsidR="00136FA2" w:rsidRPr="007036CE" w:rsidRDefault="00136FA2" w:rsidP="00136FA2">
            <w:pPr>
              <w:pStyle w:val="GOSTTablenorm"/>
            </w:pPr>
            <w:r w:rsidRPr="007036CE">
              <w:t>Сумма</w:t>
            </w:r>
          </w:p>
        </w:tc>
        <w:tc>
          <w:tcPr>
            <w:tcW w:w="300" w:type="pct"/>
          </w:tcPr>
          <w:p w14:paraId="31243C0C" w14:textId="77777777" w:rsidR="00136FA2" w:rsidRPr="007036CE" w:rsidRDefault="00136FA2" w:rsidP="00136FA2">
            <w:pPr>
              <w:pStyle w:val="GOSTTablenorm"/>
            </w:pPr>
            <w:r w:rsidRPr="007036CE">
              <w:t>Да</w:t>
            </w:r>
          </w:p>
        </w:tc>
        <w:tc>
          <w:tcPr>
            <w:tcW w:w="308" w:type="pct"/>
          </w:tcPr>
          <w:p w14:paraId="5620683B" w14:textId="77777777" w:rsidR="00136FA2" w:rsidRPr="007036CE" w:rsidRDefault="00136FA2" w:rsidP="00136FA2">
            <w:pPr>
              <w:pStyle w:val="GOSTTablenorm"/>
            </w:pPr>
            <w:r w:rsidRPr="007036CE">
              <w:t>-</w:t>
            </w:r>
          </w:p>
        </w:tc>
        <w:tc>
          <w:tcPr>
            <w:tcW w:w="2039" w:type="pct"/>
          </w:tcPr>
          <w:p w14:paraId="344B9167" w14:textId="77777777" w:rsidR="00136FA2" w:rsidRPr="007036CE" w:rsidDel="00136FA2" w:rsidRDefault="00136FA2" w:rsidP="00136FA2">
            <w:pPr>
              <w:pStyle w:val="GOSTTablenorm"/>
              <w:rPr>
                <w:del w:id="4821" w:author="Сатлер Марина Викторовна" w:date="2024-07-05T17:02:00Z"/>
              </w:rPr>
            </w:pPr>
            <w:r w:rsidRPr="007036CE">
              <w:t>Указывается сумма на 2-й плановый год</w:t>
            </w:r>
            <w:del w:id="4822" w:author="Сатлер Марина Викторовна" w:date="2024-07-05T17:02:00Z">
              <w:r w:rsidRPr="007036CE" w:rsidDel="00136FA2">
                <w:delText xml:space="preserve"> при распределении на текущий бюджетный цикл.</w:delText>
              </w:r>
            </w:del>
          </w:p>
          <w:p w14:paraId="5215DA75" w14:textId="77777777" w:rsidR="00136FA2" w:rsidRPr="007036CE" w:rsidRDefault="00136FA2" w:rsidP="00136FA2">
            <w:pPr>
              <w:pStyle w:val="GOSTTablenorm"/>
            </w:pPr>
            <w:del w:id="4823" w:author="Сатлер Марина Викторовна" w:date="2024-07-05T17:02:00Z">
              <w:r w:rsidRPr="007036CE" w:rsidDel="00136FA2">
                <w:delText>Указывается сумма на 1-й плановый год при распределении на новый бюджетный цикл</w:delText>
              </w:r>
            </w:del>
          </w:p>
        </w:tc>
      </w:tr>
      <w:tr w:rsidR="00136FA2" w:rsidRPr="007036CE" w:rsidDel="00136FA2" w14:paraId="5127BEBA" w14:textId="77777777" w:rsidTr="00A759FD">
        <w:trPr>
          <w:del w:id="4824" w:author="Сатлер Марина Викторовна" w:date="2024-07-05T17:02:00Z"/>
        </w:trPr>
        <w:tc>
          <w:tcPr>
            <w:tcW w:w="1100" w:type="pct"/>
          </w:tcPr>
          <w:p w14:paraId="35142B42" w14:textId="77777777" w:rsidR="00136FA2" w:rsidRPr="007036CE" w:rsidDel="00136FA2" w:rsidRDefault="00136FA2" w:rsidP="00136FA2">
            <w:pPr>
              <w:pStyle w:val="GOSTTablenorm"/>
              <w:rPr>
                <w:del w:id="4825" w:author="Сатлер Марина Викторовна" w:date="2024-07-05T17:02:00Z"/>
              </w:rPr>
            </w:pPr>
            <w:del w:id="4826" w:author="Сатлер Марина Викторовна" w:date="2024-07-05T17:02:00Z">
              <w:r w:rsidRPr="007036CE" w:rsidDel="00136FA2">
                <w:delText>Сумма на третий год планового периода</w:delText>
              </w:r>
            </w:del>
          </w:p>
        </w:tc>
        <w:tc>
          <w:tcPr>
            <w:tcW w:w="734" w:type="pct"/>
          </w:tcPr>
          <w:p w14:paraId="61CC5FA9" w14:textId="77777777" w:rsidR="00136FA2" w:rsidRPr="007036CE" w:rsidDel="00136FA2" w:rsidRDefault="00136FA2" w:rsidP="00136FA2">
            <w:pPr>
              <w:pStyle w:val="GOSTTablenorm"/>
              <w:rPr>
                <w:del w:id="4827" w:author="Сатлер Марина Викторовна" w:date="2024-07-05T17:02:00Z"/>
              </w:rPr>
            </w:pPr>
            <w:del w:id="4828" w:author="Сатлер Марина Викторовна" w:date="2024-07-05T17:02:00Z">
              <w:r w:rsidRPr="007036CE" w:rsidDel="00136FA2">
                <w:rPr>
                  <w:b/>
                  <w:szCs w:val="24"/>
                  <w:lang w:val="en-US"/>
                </w:rPr>
                <w:delText>SECTION</w:delText>
              </w:r>
              <w:r w:rsidRPr="007036CE" w:rsidDel="00136FA2">
                <w:rPr>
                  <w:b/>
                  <w:szCs w:val="24"/>
                </w:rPr>
                <w:delText>_2:</w:delText>
              </w:r>
              <w:r w:rsidRPr="007036CE" w:rsidDel="00136FA2">
                <w:delText>SUM_4</w:delText>
              </w:r>
            </w:del>
          </w:p>
        </w:tc>
        <w:tc>
          <w:tcPr>
            <w:tcW w:w="519" w:type="pct"/>
          </w:tcPr>
          <w:p w14:paraId="787ECAAE" w14:textId="77777777" w:rsidR="00136FA2" w:rsidRPr="007036CE" w:rsidDel="00136FA2" w:rsidRDefault="00136FA2" w:rsidP="00136FA2">
            <w:pPr>
              <w:pStyle w:val="GOSTTablenorm"/>
              <w:rPr>
                <w:del w:id="4829" w:author="Сатлер Марина Викторовна" w:date="2024-07-05T17:02:00Z"/>
              </w:rPr>
            </w:pPr>
            <w:del w:id="4830" w:author="Сатлер Марина Викторовна" w:date="2024-07-05T17:02:00Z">
              <w:r w:rsidRPr="007036CE" w:rsidDel="00136FA2">
                <w:delText>Сумма</w:delText>
              </w:r>
            </w:del>
          </w:p>
        </w:tc>
        <w:tc>
          <w:tcPr>
            <w:tcW w:w="300" w:type="pct"/>
          </w:tcPr>
          <w:p w14:paraId="333271D1" w14:textId="77777777" w:rsidR="00136FA2" w:rsidRPr="007036CE" w:rsidDel="00136FA2" w:rsidRDefault="00136FA2" w:rsidP="00136FA2">
            <w:pPr>
              <w:pStyle w:val="GOSTTablenorm"/>
              <w:rPr>
                <w:del w:id="4831" w:author="Сатлер Марина Викторовна" w:date="2024-07-05T17:02:00Z"/>
              </w:rPr>
            </w:pPr>
            <w:del w:id="4832" w:author="Сатлер Марина Викторовна" w:date="2024-07-05T17:02:00Z">
              <w:r w:rsidRPr="007036CE" w:rsidDel="00136FA2">
                <w:delText>Да</w:delText>
              </w:r>
            </w:del>
          </w:p>
        </w:tc>
        <w:tc>
          <w:tcPr>
            <w:tcW w:w="308" w:type="pct"/>
          </w:tcPr>
          <w:p w14:paraId="31453B77" w14:textId="77777777" w:rsidR="00136FA2" w:rsidRPr="007036CE" w:rsidDel="00136FA2" w:rsidRDefault="00136FA2" w:rsidP="00136FA2">
            <w:pPr>
              <w:pStyle w:val="GOSTTablenorm"/>
              <w:rPr>
                <w:del w:id="4833" w:author="Сатлер Марина Викторовна" w:date="2024-07-05T17:02:00Z"/>
              </w:rPr>
            </w:pPr>
            <w:del w:id="4834" w:author="Сатлер Марина Викторовна" w:date="2024-07-05T17:02:00Z">
              <w:r w:rsidRPr="007036CE" w:rsidDel="00136FA2">
                <w:delText>-</w:delText>
              </w:r>
            </w:del>
          </w:p>
        </w:tc>
        <w:tc>
          <w:tcPr>
            <w:tcW w:w="2039" w:type="pct"/>
          </w:tcPr>
          <w:p w14:paraId="48070438" w14:textId="77777777" w:rsidR="00136FA2" w:rsidRPr="007036CE" w:rsidDel="00136FA2" w:rsidRDefault="00136FA2" w:rsidP="00136FA2">
            <w:pPr>
              <w:pStyle w:val="GOSTTablenorm"/>
              <w:rPr>
                <w:del w:id="4835" w:author="Сатлер Марина Викторовна" w:date="2024-07-05T17:02:00Z"/>
              </w:rPr>
            </w:pPr>
            <w:del w:id="4836" w:author="Сатлер Марина Викторовна" w:date="2024-07-05T17:02:00Z">
              <w:r w:rsidRPr="007036CE" w:rsidDel="00136FA2">
                <w:delText>Указывается значение «0.00» при распределении на текущий бюджетный цикл.</w:delText>
              </w:r>
            </w:del>
          </w:p>
          <w:p w14:paraId="5039B6D4" w14:textId="77777777" w:rsidR="00136FA2" w:rsidRPr="007036CE" w:rsidDel="00136FA2" w:rsidRDefault="00136FA2" w:rsidP="00136FA2">
            <w:pPr>
              <w:pStyle w:val="GOSTTablenorm"/>
              <w:rPr>
                <w:del w:id="4837" w:author="Сатлер Марина Викторовна" w:date="2024-07-05T17:02:00Z"/>
              </w:rPr>
            </w:pPr>
            <w:del w:id="4838" w:author="Сатлер Марина Викторовна" w:date="2024-07-05T17:02:00Z">
              <w:r w:rsidRPr="007036CE" w:rsidDel="00136FA2">
                <w:delText>Указывается сумма на 2-й плановый год при распределении на новый бюджетный цикл</w:delText>
              </w:r>
            </w:del>
          </w:p>
        </w:tc>
      </w:tr>
      <w:tr w:rsidR="00136FA2" w:rsidRPr="007036CE" w14:paraId="27C3D230" w14:textId="77777777" w:rsidTr="00A759FD">
        <w:tc>
          <w:tcPr>
            <w:tcW w:w="1100" w:type="pct"/>
          </w:tcPr>
          <w:p w14:paraId="7CCCCBFE" w14:textId="77777777" w:rsidR="00136FA2" w:rsidRPr="007036CE" w:rsidRDefault="00136FA2" w:rsidP="00136FA2">
            <w:pPr>
              <w:pStyle w:val="GOSTTablenorm"/>
              <w:rPr>
                <w:b/>
              </w:rPr>
            </w:pPr>
            <w:r w:rsidRPr="007036CE">
              <w:rPr>
                <w:b/>
              </w:rPr>
              <w:t>Строки документа по разделу «ПОФР»</w:t>
            </w:r>
          </w:p>
        </w:tc>
        <w:tc>
          <w:tcPr>
            <w:tcW w:w="734" w:type="pct"/>
          </w:tcPr>
          <w:p w14:paraId="57BADB17" w14:textId="77777777" w:rsidR="00136FA2" w:rsidRPr="007036CE" w:rsidRDefault="00136FA2" w:rsidP="00136FA2">
            <w:pPr>
              <w:pStyle w:val="GOSTTablenorm"/>
              <w:rPr>
                <w:b/>
                <w:szCs w:val="24"/>
                <w:lang w:val="en-US"/>
              </w:rPr>
            </w:pPr>
            <w:r w:rsidRPr="007036CE">
              <w:rPr>
                <w:b/>
                <w:szCs w:val="24"/>
                <w:lang w:val="en-US"/>
              </w:rPr>
              <w:t>SECTION_3</w:t>
            </w:r>
          </w:p>
        </w:tc>
        <w:tc>
          <w:tcPr>
            <w:tcW w:w="519" w:type="pct"/>
          </w:tcPr>
          <w:p w14:paraId="3673D919" w14:textId="77777777" w:rsidR="00136FA2" w:rsidRPr="007036CE" w:rsidRDefault="00136FA2" w:rsidP="00136FA2">
            <w:pPr>
              <w:pStyle w:val="GOSTTablenorm"/>
            </w:pPr>
            <w:r w:rsidRPr="007036CE">
              <w:t>Массив</w:t>
            </w:r>
          </w:p>
        </w:tc>
        <w:tc>
          <w:tcPr>
            <w:tcW w:w="300" w:type="pct"/>
          </w:tcPr>
          <w:p w14:paraId="155C6276" w14:textId="77777777" w:rsidR="00136FA2" w:rsidRPr="007036CE" w:rsidRDefault="00136FA2" w:rsidP="00136FA2">
            <w:pPr>
              <w:pStyle w:val="GOSTTablenorm"/>
            </w:pPr>
            <w:r w:rsidRPr="007036CE">
              <w:t>Нет</w:t>
            </w:r>
          </w:p>
        </w:tc>
        <w:tc>
          <w:tcPr>
            <w:tcW w:w="308" w:type="pct"/>
          </w:tcPr>
          <w:p w14:paraId="1439FC32" w14:textId="77777777" w:rsidR="00136FA2" w:rsidRPr="007036CE" w:rsidRDefault="00136FA2" w:rsidP="00136FA2">
            <w:pPr>
              <w:pStyle w:val="GOSTTablenorm"/>
            </w:pPr>
            <w:r w:rsidRPr="007036CE">
              <w:t>-</w:t>
            </w:r>
          </w:p>
        </w:tc>
        <w:tc>
          <w:tcPr>
            <w:tcW w:w="2039" w:type="pct"/>
          </w:tcPr>
          <w:p w14:paraId="0F8CCDE7" w14:textId="77777777" w:rsidR="00136FA2" w:rsidRPr="007036CE" w:rsidRDefault="00136FA2" w:rsidP="00136FA2">
            <w:pPr>
              <w:pStyle w:val="GOSTTablenorm"/>
            </w:pPr>
            <w:r w:rsidRPr="007036CE">
              <w:t>-</w:t>
            </w:r>
          </w:p>
        </w:tc>
      </w:tr>
      <w:tr w:rsidR="00136FA2" w:rsidRPr="007036CE" w14:paraId="2418F11F" w14:textId="77777777" w:rsidTr="00A759FD">
        <w:tc>
          <w:tcPr>
            <w:tcW w:w="1100" w:type="pct"/>
          </w:tcPr>
          <w:p w14:paraId="1E6348EA" w14:textId="77777777" w:rsidR="00136FA2" w:rsidRPr="007036CE" w:rsidRDefault="00136FA2" w:rsidP="00136FA2">
            <w:pPr>
              <w:pStyle w:val="GOSTTablenorm"/>
            </w:pPr>
            <w:r w:rsidRPr="007036CE">
              <w:t>Раздел</w:t>
            </w:r>
          </w:p>
        </w:tc>
        <w:tc>
          <w:tcPr>
            <w:tcW w:w="734" w:type="pct"/>
          </w:tcPr>
          <w:p w14:paraId="61F10BCD" w14:textId="77777777" w:rsidR="00136FA2" w:rsidRPr="007036CE" w:rsidRDefault="00136FA2" w:rsidP="00136FA2">
            <w:pPr>
              <w:pStyle w:val="GOSTTablenorm"/>
              <w:rPr>
                <w:szCs w:val="24"/>
                <w:lang w:val="en-US"/>
              </w:rPr>
            </w:pPr>
            <w:r w:rsidRPr="007036CE">
              <w:rPr>
                <w:b/>
                <w:szCs w:val="24"/>
                <w:lang w:val="en-US"/>
              </w:rPr>
              <w:t>SECTION_3</w:t>
            </w:r>
            <w:r w:rsidRPr="007036CE">
              <w:rPr>
                <w:b/>
                <w:szCs w:val="24"/>
              </w:rPr>
              <w:t>:</w:t>
            </w:r>
            <w:r w:rsidRPr="007036CE">
              <w:rPr>
                <w:szCs w:val="24"/>
                <w:lang w:val="en-US"/>
              </w:rPr>
              <w:t>SECTION_TYPE</w:t>
            </w:r>
          </w:p>
        </w:tc>
        <w:tc>
          <w:tcPr>
            <w:tcW w:w="519" w:type="pct"/>
          </w:tcPr>
          <w:p w14:paraId="775EACA8" w14:textId="77777777" w:rsidR="00136FA2" w:rsidRPr="007036CE" w:rsidRDefault="00136FA2" w:rsidP="00136FA2">
            <w:pPr>
              <w:pStyle w:val="GOSTTablenorm"/>
            </w:pPr>
            <w:r w:rsidRPr="007036CE">
              <w:t>Строка</w:t>
            </w:r>
          </w:p>
        </w:tc>
        <w:tc>
          <w:tcPr>
            <w:tcW w:w="300" w:type="pct"/>
          </w:tcPr>
          <w:p w14:paraId="0612AC89" w14:textId="77777777" w:rsidR="00136FA2" w:rsidRPr="007036CE" w:rsidRDefault="00136FA2" w:rsidP="00136FA2">
            <w:pPr>
              <w:pStyle w:val="GOSTTablenorm"/>
            </w:pPr>
            <w:r w:rsidRPr="007036CE">
              <w:t>Да</w:t>
            </w:r>
          </w:p>
        </w:tc>
        <w:tc>
          <w:tcPr>
            <w:tcW w:w="308" w:type="pct"/>
          </w:tcPr>
          <w:p w14:paraId="1571AEDB" w14:textId="77777777" w:rsidR="00136FA2" w:rsidRPr="007036CE" w:rsidRDefault="00136FA2" w:rsidP="00136FA2">
            <w:pPr>
              <w:pStyle w:val="GOSTTablenorm"/>
            </w:pPr>
            <w:r w:rsidRPr="007036CE">
              <w:rPr>
                <w:lang w:val="en-US"/>
              </w:rPr>
              <w:t>=</w:t>
            </w:r>
            <w:r w:rsidRPr="007036CE">
              <w:t>1</w:t>
            </w:r>
          </w:p>
        </w:tc>
        <w:tc>
          <w:tcPr>
            <w:tcW w:w="2039" w:type="pct"/>
          </w:tcPr>
          <w:p w14:paraId="454DCC0B" w14:textId="77777777" w:rsidR="00136FA2" w:rsidRPr="007036CE" w:rsidRDefault="00136FA2" w:rsidP="00136FA2">
            <w:pPr>
              <w:pStyle w:val="GOSTTablenorm"/>
            </w:pPr>
            <w:r w:rsidRPr="007036CE">
              <w:t>Указывается тип раздела.</w:t>
            </w:r>
          </w:p>
          <w:p w14:paraId="54999C95" w14:textId="106DB670" w:rsidR="00136FA2" w:rsidRPr="007036CE" w:rsidRDefault="00136FA2" w:rsidP="00136FA2">
            <w:pPr>
              <w:pStyle w:val="GOSTTablenorm"/>
            </w:pPr>
            <w:r w:rsidRPr="007036CE">
              <w:t xml:space="preserve">Заполняется значением «3» </w:t>
            </w:r>
            <w:r w:rsidR="00BE14C0" w:rsidRPr="007036CE">
              <w:t>–</w:t>
            </w:r>
            <w:r w:rsidRPr="007036CE">
              <w:t xml:space="preserve"> Предельные объемы финансирования</w:t>
            </w:r>
          </w:p>
        </w:tc>
      </w:tr>
      <w:tr w:rsidR="00136FA2" w:rsidRPr="007036CE" w14:paraId="566AFEBA" w14:textId="77777777" w:rsidTr="00A759FD">
        <w:tc>
          <w:tcPr>
            <w:tcW w:w="1100" w:type="pct"/>
          </w:tcPr>
          <w:p w14:paraId="6BE708CD" w14:textId="77777777" w:rsidR="00136FA2" w:rsidRPr="007036CE" w:rsidRDefault="00136FA2" w:rsidP="00136FA2">
            <w:pPr>
              <w:pStyle w:val="GOSTTablenorm"/>
            </w:pPr>
            <w:r w:rsidRPr="007036CE">
              <w:t>Идентификатор строки</w:t>
            </w:r>
          </w:p>
        </w:tc>
        <w:tc>
          <w:tcPr>
            <w:tcW w:w="734" w:type="pct"/>
          </w:tcPr>
          <w:p w14:paraId="194998CF" w14:textId="77777777" w:rsidR="00136FA2" w:rsidRPr="007036CE" w:rsidRDefault="00136FA2" w:rsidP="00136FA2">
            <w:pPr>
              <w:pStyle w:val="GOSTTablenorm"/>
              <w:rPr>
                <w:szCs w:val="24"/>
                <w:lang w:val="en-US"/>
              </w:rPr>
            </w:pPr>
            <w:r w:rsidRPr="007036CE">
              <w:rPr>
                <w:b/>
                <w:szCs w:val="24"/>
                <w:lang w:val="en-US"/>
              </w:rPr>
              <w:t>SECTION_3</w:t>
            </w:r>
            <w:r w:rsidRPr="007036CE">
              <w:rPr>
                <w:b/>
                <w:szCs w:val="24"/>
              </w:rPr>
              <w:t>:</w:t>
            </w:r>
            <w:ins w:id="4839" w:author="Сатлер Марина Викторовна" w:date="2024-06-11T14:25:00Z">
              <w:r w:rsidRPr="007036CE">
                <w:rPr>
                  <w:szCs w:val="24"/>
                  <w:lang w:val="en-US"/>
                </w:rPr>
                <w:t>id</w:t>
              </w:r>
            </w:ins>
            <w:del w:id="4840" w:author="Сатлер Марина Викторовна" w:date="2024-06-11T14:25:00Z">
              <w:r w:rsidRPr="007036CE" w:rsidDel="006C14D9">
                <w:rPr>
                  <w:szCs w:val="24"/>
                  <w:lang w:val="en-US"/>
                </w:rPr>
                <w:delText>ID</w:delText>
              </w:r>
            </w:del>
          </w:p>
        </w:tc>
        <w:tc>
          <w:tcPr>
            <w:tcW w:w="519" w:type="pct"/>
          </w:tcPr>
          <w:p w14:paraId="37780C40" w14:textId="77777777" w:rsidR="00136FA2" w:rsidRPr="007036CE" w:rsidRDefault="00136FA2" w:rsidP="00136FA2">
            <w:pPr>
              <w:pStyle w:val="GOSTTablenorm"/>
              <w:rPr>
                <w:lang w:val="en-US"/>
              </w:rPr>
            </w:pPr>
            <w:r w:rsidRPr="007036CE">
              <w:t>Число</w:t>
            </w:r>
          </w:p>
        </w:tc>
        <w:tc>
          <w:tcPr>
            <w:tcW w:w="300" w:type="pct"/>
          </w:tcPr>
          <w:p w14:paraId="137ABEEE" w14:textId="77777777" w:rsidR="00136FA2" w:rsidRPr="007036CE" w:rsidRDefault="00136FA2" w:rsidP="00136FA2">
            <w:pPr>
              <w:pStyle w:val="GOSTTablenorm"/>
              <w:rPr>
                <w:lang w:val="en-US"/>
              </w:rPr>
            </w:pPr>
            <w:r w:rsidRPr="007036CE">
              <w:t>Да</w:t>
            </w:r>
          </w:p>
        </w:tc>
        <w:tc>
          <w:tcPr>
            <w:tcW w:w="308" w:type="pct"/>
          </w:tcPr>
          <w:p w14:paraId="66FB7578" w14:textId="77777777" w:rsidR="00136FA2" w:rsidRPr="007036CE" w:rsidRDefault="00136FA2" w:rsidP="00136FA2">
            <w:pPr>
              <w:pStyle w:val="GOSTTablenorm"/>
            </w:pPr>
            <w:r w:rsidRPr="007036CE">
              <w:t>&lt;=20</w:t>
            </w:r>
          </w:p>
        </w:tc>
        <w:tc>
          <w:tcPr>
            <w:tcW w:w="2039" w:type="pct"/>
          </w:tcPr>
          <w:p w14:paraId="57D66199" w14:textId="77777777" w:rsidR="00136FA2" w:rsidRPr="007036CE" w:rsidRDefault="00136FA2" w:rsidP="00136FA2">
            <w:pPr>
              <w:pStyle w:val="GOSTTablenorm"/>
            </w:pPr>
            <w:r w:rsidRPr="007036CE">
              <w:t>Указывается технический идентификатор строки</w:t>
            </w:r>
          </w:p>
        </w:tc>
      </w:tr>
      <w:tr w:rsidR="00136FA2" w:rsidRPr="007036CE" w14:paraId="306D881C" w14:textId="77777777" w:rsidTr="00A759FD">
        <w:tc>
          <w:tcPr>
            <w:tcW w:w="1100" w:type="pct"/>
          </w:tcPr>
          <w:p w14:paraId="61BAFEBC" w14:textId="77777777" w:rsidR="00136FA2" w:rsidRPr="007036CE" w:rsidRDefault="00136FA2" w:rsidP="00136FA2">
            <w:pPr>
              <w:pStyle w:val="GOSTTablenorm"/>
            </w:pPr>
            <w:r w:rsidRPr="007036CE">
              <w:t>Номер строки</w:t>
            </w:r>
          </w:p>
        </w:tc>
        <w:tc>
          <w:tcPr>
            <w:tcW w:w="734" w:type="pct"/>
          </w:tcPr>
          <w:p w14:paraId="5DCB51FB" w14:textId="77777777" w:rsidR="00136FA2" w:rsidRPr="007036CE" w:rsidRDefault="00136FA2" w:rsidP="00136FA2">
            <w:pPr>
              <w:pStyle w:val="GOSTTablenorm"/>
              <w:rPr>
                <w:szCs w:val="24"/>
                <w:lang w:val="en-US"/>
              </w:rPr>
            </w:pPr>
            <w:r w:rsidRPr="007036CE">
              <w:rPr>
                <w:b/>
                <w:szCs w:val="24"/>
                <w:lang w:val="en-US"/>
              </w:rPr>
              <w:t>SECTION_3</w:t>
            </w:r>
            <w:r w:rsidRPr="007036CE">
              <w:rPr>
                <w:b/>
                <w:szCs w:val="24"/>
              </w:rPr>
              <w:t>:</w:t>
            </w:r>
            <w:r w:rsidRPr="007036CE">
              <w:rPr>
                <w:szCs w:val="24"/>
                <w:lang w:val="en-US"/>
              </w:rPr>
              <w:t>NUMBROW</w:t>
            </w:r>
          </w:p>
        </w:tc>
        <w:tc>
          <w:tcPr>
            <w:tcW w:w="519" w:type="pct"/>
          </w:tcPr>
          <w:p w14:paraId="5C14E24C" w14:textId="77777777" w:rsidR="00136FA2" w:rsidRPr="007036CE" w:rsidRDefault="00136FA2" w:rsidP="00136FA2">
            <w:pPr>
              <w:pStyle w:val="GOSTTablenorm"/>
            </w:pPr>
            <w:r w:rsidRPr="007036CE">
              <w:t>Строка</w:t>
            </w:r>
          </w:p>
        </w:tc>
        <w:tc>
          <w:tcPr>
            <w:tcW w:w="300" w:type="pct"/>
          </w:tcPr>
          <w:p w14:paraId="283A6ED4" w14:textId="77777777" w:rsidR="00136FA2" w:rsidRPr="007036CE" w:rsidRDefault="00136FA2" w:rsidP="00136FA2">
            <w:pPr>
              <w:pStyle w:val="GOSTTablenorm"/>
            </w:pPr>
            <w:r w:rsidRPr="007036CE">
              <w:t>Да</w:t>
            </w:r>
          </w:p>
        </w:tc>
        <w:tc>
          <w:tcPr>
            <w:tcW w:w="308" w:type="pct"/>
          </w:tcPr>
          <w:p w14:paraId="64BA8019" w14:textId="77777777" w:rsidR="00136FA2" w:rsidRPr="007036CE" w:rsidRDefault="00136FA2" w:rsidP="00136FA2">
            <w:pPr>
              <w:pStyle w:val="GOSTTablenorm"/>
            </w:pPr>
            <w:r w:rsidRPr="007036CE">
              <w:rPr>
                <w:lang w:val="en-US"/>
              </w:rPr>
              <w:t>&lt;=20</w:t>
            </w:r>
          </w:p>
        </w:tc>
        <w:tc>
          <w:tcPr>
            <w:tcW w:w="2039" w:type="pct"/>
          </w:tcPr>
          <w:p w14:paraId="61D12B0D" w14:textId="77777777" w:rsidR="00136FA2" w:rsidRPr="007036CE" w:rsidRDefault="00136FA2" w:rsidP="00136FA2">
            <w:pPr>
              <w:pStyle w:val="GOSTTablenorm"/>
            </w:pPr>
            <w:r w:rsidRPr="007036CE">
              <w:t>Указывается порядковый номер строки по разделу «ПОФР»</w:t>
            </w:r>
          </w:p>
        </w:tc>
      </w:tr>
      <w:tr w:rsidR="00136FA2" w:rsidRPr="007036CE" w14:paraId="582920A3" w14:textId="77777777" w:rsidTr="00A759FD">
        <w:tc>
          <w:tcPr>
            <w:tcW w:w="1100" w:type="pct"/>
          </w:tcPr>
          <w:p w14:paraId="750B73B5" w14:textId="77777777" w:rsidR="00136FA2" w:rsidRPr="007036CE" w:rsidRDefault="00136FA2" w:rsidP="00136FA2">
            <w:pPr>
              <w:pStyle w:val="GOSTTablenorm"/>
            </w:pPr>
            <w:r w:rsidRPr="007036CE">
              <w:lastRenderedPageBreak/>
              <w:t>Признак детальной строки</w:t>
            </w:r>
          </w:p>
        </w:tc>
        <w:tc>
          <w:tcPr>
            <w:tcW w:w="734" w:type="pct"/>
          </w:tcPr>
          <w:p w14:paraId="5362E947" w14:textId="77777777" w:rsidR="00136FA2" w:rsidRPr="007036CE" w:rsidRDefault="00136FA2" w:rsidP="00136FA2">
            <w:pPr>
              <w:pStyle w:val="GOSTTablenorm"/>
              <w:rPr>
                <w:szCs w:val="24"/>
                <w:lang w:val="en-US"/>
              </w:rPr>
            </w:pPr>
            <w:r w:rsidRPr="007036CE">
              <w:rPr>
                <w:b/>
                <w:szCs w:val="24"/>
                <w:lang w:val="en-US"/>
              </w:rPr>
              <w:t>SECTION_3</w:t>
            </w:r>
            <w:r w:rsidRPr="007036CE">
              <w:rPr>
                <w:b/>
                <w:szCs w:val="24"/>
              </w:rPr>
              <w:t>:</w:t>
            </w:r>
            <w:r w:rsidRPr="007036CE">
              <w:t>SIGNKBK</w:t>
            </w:r>
          </w:p>
        </w:tc>
        <w:tc>
          <w:tcPr>
            <w:tcW w:w="519" w:type="pct"/>
          </w:tcPr>
          <w:p w14:paraId="149C32D2" w14:textId="77777777" w:rsidR="00136FA2" w:rsidRPr="007036CE" w:rsidRDefault="00136FA2" w:rsidP="00136FA2">
            <w:pPr>
              <w:pStyle w:val="GOSTTablenorm"/>
            </w:pPr>
            <w:r w:rsidRPr="007036CE">
              <w:t>Строка</w:t>
            </w:r>
          </w:p>
        </w:tc>
        <w:tc>
          <w:tcPr>
            <w:tcW w:w="300" w:type="pct"/>
          </w:tcPr>
          <w:p w14:paraId="47565697" w14:textId="77777777" w:rsidR="00136FA2" w:rsidRPr="007036CE" w:rsidRDefault="00136FA2" w:rsidP="00136FA2">
            <w:pPr>
              <w:pStyle w:val="GOSTTablenorm"/>
            </w:pPr>
            <w:r w:rsidRPr="007036CE">
              <w:t>Да</w:t>
            </w:r>
          </w:p>
        </w:tc>
        <w:tc>
          <w:tcPr>
            <w:tcW w:w="308" w:type="pct"/>
          </w:tcPr>
          <w:p w14:paraId="5644B074" w14:textId="77777777" w:rsidR="00136FA2" w:rsidRPr="007036CE" w:rsidRDefault="00136FA2" w:rsidP="00136FA2">
            <w:pPr>
              <w:pStyle w:val="GOSTTablenorm"/>
            </w:pPr>
            <w:r w:rsidRPr="007036CE">
              <w:t>=1</w:t>
            </w:r>
          </w:p>
        </w:tc>
        <w:tc>
          <w:tcPr>
            <w:tcW w:w="2039" w:type="pct"/>
          </w:tcPr>
          <w:p w14:paraId="24322490" w14:textId="77777777" w:rsidR="00136FA2" w:rsidRPr="007036CE" w:rsidRDefault="00136FA2" w:rsidP="00136FA2">
            <w:pPr>
              <w:pStyle w:val="GOSTTablenorm"/>
              <w:rPr>
                <w:szCs w:val="22"/>
              </w:rPr>
            </w:pPr>
            <w:r w:rsidRPr="007036CE">
              <w:rPr>
                <w:szCs w:val="22"/>
              </w:rPr>
              <w:t>Указывается признак детальной строки.</w:t>
            </w:r>
          </w:p>
          <w:p w14:paraId="32B17AA9" w14:textId="77777777" w:rsidR="00136FA2" w:rsidRPr="007036CE" w:rsidRDefault="00136FA2" w:rsidP="00136FA2">
            <w:pPr>
              <w:pStyle w:val="GOSTTablenorm"/>
              <w:rPr>
                <w:szCs w:val="22"/>
              </w:rPr>
            </w:pPr>
            <w:r w:rsidRPr="007036CE">
              <w:rPr>
                <w:szCs w:val="22"/>
              </w:rPr>
              <w:t>Возможные значения:</w:t>
            </w:r>
          </w:p>
          <w:p w14:paraId="5DBB70C5" w14:textId="77777777" w:rsidR="00136FA2" w:rsidRPr="007036CE" w:rsidRDefault="00136FA2" w:rsidP="00136FA2">
            <w:pPr>
              <w:pStyle w:val="GOSTTableListMark1"/>
            </w:pPr>
            <w:r w:rsidRPr="007036CE">
              <w:t>«N» – детализированный КБК;</w:t>
            </w:r>
          </w:p>
          <w:p w14:paraId="7AE22B6D" w14:textId="77777777" w:rsidR="00136FA2" w:rsidRPr="007036CE" w:rsidRDefault="00136FA2" w:rsidP="00136FA2">
            <w:pPr>
              <w:pStyle w:val="GOSTTableListMark1"/>
            </w:pPr>
            <w:r w:rsidRPr="007036CE">
              <w:t>«X» – недетализированный КБК;</w:t>
            </w:r>
          </w:p>
          <w:p w14:paraId="51A8EA16" w14:textId="77777777" w:rsidR="00136FA2" w:rsidRPr="007036CE" w:rsidRDefault="00136FA2" w:rsidP="00136FA2">
            <w:pPr>
              <w:pStyle w:val="GOSTTableListMark1"/>
            </w:pPr>
            <w:r w:rsidRPr="007036CE">
              <w:t>«Y» – итоговая строка раздела документа</w:t>
            </w:r>
          </w:p>
        </w:tc>
      </w:tr>
      <w:tr w:rsidR="00136FA2" w:rsidRPr="007036CE" w14:paraId="2A3A5443" w14:textId="77777777" w:rsidTr="00A759FD">
        <w:tc>
          <w:tcPr>
            <w:tcW w:w="1100" w:type="pct"/>
          </w:tcPr>
          <w:p w14:paraId="3CD5F477" w14:textId="77777777" w:rsidR="00136FA2" w:rsidRPr="007036CE" w:rsidRDefault="00136FA2" w:rsidP="00136FA2">
            <w:pPr>
              <w:pStyle w:val="GOSTTablenorm"/>
            </w:pPr>
            <w:r w:rsidRPr="007036CE">
              <w:t>КБК</w:t>
            </w:r>
          </w:p>
        </w:tc>
        <w:tc>
          <w:tcPr>
            <w:tcW w:w="734" w:type="pct"/>
          </w:tcPr>
          <w:p w14:paraId="77105E9B" w14:textId="77777777" w:rsidR="00136FA2" w:rsidRPr="007036CE" w:rsidRDefault="00136FA2" w:rsidP="00136FA2">
            <w:pPr>
              <w:pStyle w:val="GOSTTablenorm"/>
              <w:rPr>
                <w:szCs w:val="24"/>
                <w:lang w:val="en-US"/>
              </w:rPr>
            </w:pPr>
            <w:r w:rsidRPr="007036CE">
              <w:rPr>
                <w:b/>
                <w:szCs w:val="24"/>
                <w:lang w:val="en-US"/>
              </w:rPr>
              <w:t>SECTION_3</w:t>
            </w:r>
            <w:r w:rsidRPr="007036CE">
              <w:rPr>
                <w:b/>
                <w:szCs w:val="24"/>
              </w:rPr>
              <w:t>:</w:t>
            </w:r>
            <w:r w:rsidRPr="007036CE">
              <w:rPr>
                <w:szCs w:val="24"/>
                <w:lang w:val="en-US"/>
              </w:rPr>
              <w:t>KBK</w:t>
            </w:r>
          </w:p>
        </w:tc>
        <w:tc>
          <w:tcPr>
            <w:tcW w:w="519" w:type="pct"/>
          </w:tcPr>
          <w:p w14:paraId="4A0A574B" w14:textId="77777777" w:rsidR="00136FA2" w:rsidRPr="007036CE" w:rsidRDefault="00136FA2" w:rsidP="00136FA2">
            <w:pPr>
              <w:pStyle w:val="GOSTTablenorm"/>
            </w:pPr>
            <w:r w:rsidRPr="007036CE">
              <w:t>Строка</w:t>
            </w:r>
          </w:p>
        </w:tc>
        <w:tc>
          <w:tcPr>
            <w:tcW w:w="300" w:type="pct"/>
          </w:tcPr>
          <w:p w14:paraId="09C3C32C" w14:textId="77777777" w:rsidR="00136FA2" w:rsidRPr="007036CE" w:rsidRDefault="00136FA2" w:rsidP="00136FA2">
            <w:pPr>
              <w:pStyle w:val="GOSTTablenorm"/>
            </w:pPr>
            <w:r w:rsidRPr="007036CE">
              <w:t>Да</w:t>
            </w:r>
          </w:p>
        </w:tc>
        <w:tc>
          <w:tcPr>
            <w:tcW w:w="308" w:type="pct"/>
          </w:tcPr>
          <w:p w14:paraId="36232A2E" w14:textId="77777777" w:rsidR="00136FA2" w:rsidRPr="007036CE" w:rsidRDefault="00136FA2" w:rsidP="00136FA2">
            <w:pPr>
              <w:pStyle w:val="GOSTTablenorm"/>
            </w:pPr>
            <w:r w:rsidRPr="007036CE">
              <w:rPr>
                <w:lang w:val="en-US"/>
              </w:rPr>
              <w:t>=</w:t>
            </w:r>
            <w:r w:rsidRPr="007036CE">
              <w:t>20</w:t>
            </w:r>
          </w:p>
        </w:tc>
        <w:tc>
          <w:tcPr>
            <w:tcW w:w="2039" w:type="pct"/>
          </w:tcPr>
          <w:p w14:paraId="7E15ED37" w14:textId="77777777" w:rsidR="00136FA2" w:rsidRPr="007036CE" w:rsidRDefault="00136FA2" w:rsidP="00136FA2">
            <w:pPr>
              <w:pStyle w:val="GOSTTablenorm"/>
            </w:pPr>
            <w:r w:rsidRPr="007036CE">
              <w:t>Указывается код по бюджетной классификации для отражения операции на ЛС ГРБС</w:t>
            </w:r>
          </w:p>
        </w:tc>
      </w:tr>
      <w:tr w:rsidR="00136FA2" w:rsidRPr="007036CE" w14:paraId="00C05D36" w14:textId="77777777" w:rsidTr="00A759FD">
        <w:tc>
          <w:tcPr>
            <w:tcW w:w="1100" w:type="pct"/>
          </w:tcPr>
          <w:p w14:paraId="1ABF5CCB" w14:textId="77777777" w:rsidR="00136FA2" w:rsidRPr="007036CE" w:rsidRDefault="00136FA2" w:rsidP="00136FA2">
            <w:pPr>
              <w:pStyle w:val="GOSTTablenorm"/>
            </w:pPr>
            <w:r w:rsidRPr="007036CE">
              <w:t>Период действия ПОФР</w:t>
            </w:r>
          </w:p>
        </w:tc>
        <w:tc>
          <w:tcPr>
            <w:tcW w:w="734" w:type="pct"/>
          </w:tcPr>
          <w:p w14:paraId="3A57920A" w14:textId="77777777" w:rsidR="00136FA2" w:rsidRPr="007036CE" w:rsidRDefault="00136FA2" w:rsidP="00136FA2">
            <w:pPr>
              <w:pStyle w:val="GOSTTablenorm"/>
              <w:rPr>
                <w:szCs w:val="24"/>
              </w:rPr>
            </w:pPr>
            <w:r w:rsidRPr="007036CE">
              <w:rPr>
                <w:b/>
                <w:szCs w:val="24"/>
                <w:lang w:val="en-US"/>
              </w:rPr>
              <w:t>SECTION_3</w:t>
            </w:r>
            <w:r w:rsidRPr="007036CE">
              <w:rPr>
                <w:b/>
                <w:szCs w:val="24"/>
              </w:rPr>
              <w:t>:</w:t>
            </w:r>
            <w:r w:rsidRPr="007036CE">
              <w:rPr>
                <w:szCs w:val="24"/>
                <w:lang w:val="en-US"/>
              </w:rPr>
              <w:t>POFRCODE</w:t>
            </w:r>
          </w:p>
        </w:tc>
        <w:tc>
          <w:tcPr>
            <w:tcW w:w="519" w:type="pct"/>
          </w:tcPr>
          <w:p w14:paraId="4C8A6F9C" w14:textId="77777777" w:rsidR="00136FA2" w:rsidRPr="007036CE" w:rsidRDefault="00136FA2" w:rsidP="00136FA2">
            <w:pPr>
              <w:pStyle w:val="GOSTTablenorm"/>
            </w:pPr>
            <w:r w:rsidRPr="007036CE">
              <w:t>Строка</w:t>
            </w:r>
          </w:p>
        </w:tc>
        <w:tc>
          <w:tcPr>
            <w:tcW w:w="300" w:type="pct"/>
          </w:tcPr>
          <w:p w14:paraId="75E895AD" w14:textId="77777777" w:rsidR="00136FA2" w:rsidRPr="007036CE" w:rsidRDefault="00136FA2" w:rsidP="00136FA2">
            <w:pPr>
              <w:pStyle w:val="GOSTTablenorm"/>
            </w:pPr>
            <w:r w:rsidRPr="007036CE">
              <w:t>Да</w:t>
            </w:r>
          </w:p>
        </w:tc>
        <w:tc>
          <w:tcPr>
            <w:tcW w:w="308" w:type="pct"/>
          </w:tcPr>
          <w:p w14:paraId="76C2FE2A" w14:textId="77777777" w:rsidR="00136FA2" w:rsidRPr="007036CE" w:rsidRDefault="00136FA2" w:rsidP="00136FA2">
            <w:pPr>
              <w:pStyle w:val="GOSTTablenorm"/>
            </w:pPr>
            <w:r w:rsidRPr="007036CE">
              <w:rPr>
                <w:lang w:val="en-US"/>
              </w:rPr>
              <w:t>&lt;=</w:t>
            </w:r>
            <w:r w:rsidRPr="007036CE">
              <w:t>3</w:t>
            </w:r>
          </w:p>
        </w:tc>
        <w:tc>
          <w:tcPr>
            <w:tcW w:w="2039" w:type="pct"/>
          </w:tcPr>
          <w:p w14:paraId="319D75E3" w14:textId="77777777" w:rsidR="00136FA2" w:rsidRPr="007036CE" w:rsidRDefault="00136FA2" w:rsidP="00136FA2">
            <w:pPr>
              <w:pStyle w:val="GOSTTablenorm"/>
            </w:pPr>
            <w:r w:rsidRPr="007036CE">
              <w:t>Указывается период действия ПОФР</w:t>
            </w:r>
          </w:p>
        </w:tc>
      </w:tr>
      <w:tr w:rsidR="00136FA2" w:rsidRPr="007036CE" w14:paraId="7DE8850A" w14:textId="77777777" w:rsidTr="00A759FD">
        <w:tc>
          <w:tcPr>
            <w:tcW w:w="1100" w:type="pct"/>
          </w:tcPr>
          <w:p w14:paraId="6EC488A0" w14:textId="77777777" w:rsidR="00136FA2" w:rsidRPr="007036CE" w:rsidRDefault="00136FA2" w:rsidP="00136FA2">
            <w:pPr>
              <w:pStyle w:val="GOSTTablenorm"/>
            </w:pPr>
            <w:r w:rsidRPr="007036CE">
              <w:t>Сумма на текущий год</w:t>
            </w:r>
          </w:p>
        </w:tc>
        <w:tc>
          <w:tcPr>
            <w:tcW w:w="734" w:type="pct"/>
          </w:tcPr>
          <w:p w14:paraId="04BA622F" w14:textId="77777777" w:rsidR="00136FA2" w:rsidRPr="007036CE" w:rsidRDefault="00136FA2" w:rsidP="00136FA2">
            <w:pPr>
              <w:pStyle w:val="GOSTTablenorm"/>
            </w:pPr>
            <w:r w:rsidRPr="007036CE">
              <w:rPr>
                <w:b/>
                <w:szCs w:val="24"/>
                <w:lang w:val="en-US"/>
              </w:rPr>
              <w:t>SECTION_3</w:t>
            </w:r>
            <w:r w:rsidRPr="007036CE">
              <w:rPr>
                <w:b/>
                <w:szCs w:val="24"/>
              </w:rPr>
              <w:t>:</w:t>
            </w:r>
            <w:r w:rsidRPr="007036CE">
              <w:t>SUM_1</w:t>
            </w:r>
          </w:p>
        </w:tc>
        <w:tc>
          <w:tcPr>
            <w:tcW w:w="519" w:type="pct"/>
          </w:tcPr>
          <w:p w14:paraId="7D554E0E" w14:textId="77777777" w:rsidR="00136FA2" w:rsidRPr="007036CE" w:rsidRDefault="00136FA2" w:rsidP="00136FA2">
            <w:pPr>
              <w:pStyle w:val="GOSTTablenorm"/>
            </w:pPr>
            <w:r w:rsidRPr="007036CE">
              <w:t>Сумма</w:t>
            </w:r>
          </w:p>
        </w:tc>
        <w:tc>
          <w:tcPr>
            <w:tcW w:w="300" w:type="pct"/>
          </w:tcPr>
          <w:p w14:paraId="4CA07D00" w14:textId="77777777" w:rsidR="00136FA2" w:rsidRPr="007036CE" w:rsidRDefault="00136FA2" w:rsidP="00136FA2">
            <w:pPr>
              <w:pStyle w:val="GOSTTablenorm"/>
            </w:pPr>
            <w:r w:rsidRPr="007036CE">
              <w:t>Да</w:t>
            </w:r>
          </w:p>
        </w:tc>
        <w:tc>
          <w:tcPr>
            <w:tcW w:w="308" w:type="pct"/>
          </w:tcPr>
          <w:p w14:paraId="43E8440A" w14:textId="77777777" w:rsidR="00136FA2" w:rsidRPr="007036CE" w:rsidRDefault="00136FA2" w:rsidP="00136FA2">
            <w:pPr>
              <w:pStyle w:val="GOSTTablenorm"/>
            </w:pPr>
          </w:p>
        </w:tc>
        <w:tc>
          <w:tcPr>
            <w:tcW w:w="2039" w:type="pct"/>
          </w:tcPr>
          <w:p w14:paraId="408701B5" w14:textId="77777777" w:rsidR="00136FA2" w:rsidRPr="007036CE" w:rsidDel="00136FA2" w:rsidRDefault="00136FA2" w:rsidP="00136FA2">
            <w:pPr>
              <w:pStyle w:val="GOSTTablenorm"/>
              <w:rPr>
                <w:del w:id="4841" w:author="Сатлер Марина Викторовна" w:date="2024-07-05T17:02:00Z"/>
              </w:rPr>
            </w:pPr>
            <w:r w:rsidRPr="007036CE">
              <w:t>Указывается сумма на текущий финансовый год</w:t>
            </w:r>
            <w:del w:id="4842" w:author="Сатлер Марина Викторовна" w:date="2024-07-05T17:02:00Z">
              <w:r w:rsidRPr="007036CE" w:rsidDel="00136FA2">
                <w:delText xml:space="preserve"> при распределении на текущий бюджетный цикл.</w:delText>
              </w:r>
            </w:del>
          </w:p>
          <w:p w14:paraId="165960F0" w14:textId="77777777" w:rsidR="00136FA2" w:rsidRPr="007036CE" w:rsidRDefault="00136FA2" w:rsidP="00136FA2">
            <w:pPr>
              <w:pStyle w:val="GOSTTablenorm"/>
            </w:pPr>
            <w:del w:id="4843" w:author="Сатлер Марина Викторовна" w:date="2024-07-05T17:02:00Z">
              <w:r w:rsidRPr="007036CE" w:rsidDel="00136FA2">
                <w:delText>Указывается значение «0.00» при распределении на новый бюджетный цикл</w:delText>
              </w:r>
            </w:del>
          </w:p>
        </w:tc>
      </w:tr>
      <w:tr w:rsidR="00692374" w:rsidRPr="007036CE" w14:paraId="4A9C9D06" w14:textId="77777777" w:rsidTr="00A759FD">
        <w:tc>
          <w:tcPr>
            <w:tcW w:w="1100" w:type="pct"/>
          </w:tcPr>
          <w:p w14:paraId="5C44D721" w14:textId="77777777" w:rsidR="00692374" w:rsidRPr="007036CE" w:rsidRDefault="00692374" w:rsidP="00692374">
            <w:pPr>
              <w:pStyle w:val="GOSTTablenorm"/>
            </w:pPr>
            <w:ins w:id="4844" w:author="Куклина Ю.В." w:date="2024-07-09T10:59:00Z">
              <w:r w:rsidRPr="007036CE">
                <w:t>Сумма на текущий год 5%</w:t>
              </w:r>
            </w:ins>
          </w:p>
        </w:tc>
        <w:tc>
          <w:tcPr>
            <w:tcW w:w="734" w:type="pct"/>
          </w:tcPr>
          <w:p w14:paraId="57FDE8A0" w14:textId="77777777" w:rsidR="00692374" w:rsidRPr="007036CE" w:rsidRDefault="00692374" w:rsidP="00692374">
            <w:pPr>
              <w:pStyle w:val="GOSTTablenorm"/>
              <w:rPr>
                <w:b/>
                <w:szCs w:val="24"/>
                <w:lang w:val="en-US"/>
              </w:rPr>
            </w:pPr>
            <w:ins w:id="4845" w:author="Куклина Ю.В." w:date="2024-07-09T10:59:00Z">
              <w:r w:rsidRPr="007036CE">
                <w:rPr>
                  <w:b/>
                  <w:szCs w:val="24"/>
                  <w:lang w:val="en-US"/>
                </w:rPr>
                <w:t>SECTION_3</w:t>
              </w:r>
              <w:r w:rsidRPr="007036CE">
                <w:rPr>
                  <w:b/>
                  <w:szCs w:val="24"/>
                </w:rPr>
                <w:t>:</w:t>
              </w:r>
              <w:r w:rsidRPr="007036CE">
                <w:t>SUM5_1</w:t>
              </w:r>
            </w:ins>
          </w:p>
        </w:tc>
        <w:tc>
          <w:tcPr>
            <w:tcW w:w="519" w:type="pct"/>
          </w:tcPr>
          <w:p w14:paraId="42D22195" w14:textId="77777777" w:rsidR="00692374" w:rsidRPr="007036CE" w:rsidRDefault="00692374" w:rsidP="00692374">
            <w:pPr>
              <w:pStyle w:val="GOSTTablenorm"/>
            </w:pPr>
            <w:ins w:id="4846" w:author="Куклина Ю.В." w:date="2024-07-09T10:59:00Z">
              <w:r w:rsidRPr="007036CE">
                <w:t>Сумма</w:t>
              </w:r>
            </w:ins>
          </w:p>
        </w:tc>
        <w:tc>
          <w:tcPr>
            <w:tcW w:w="300" w:type="pct"/>
          </w:tcPr>
          <w:p w14:paraId="125F3AB5" w14:textId="77777777" w:rsidR="00692374" w:rsidRPr="007036CE" w:rsidRDefault="00692374" w:rsidP="00692374">
            <w:pPr>
              <w:pStyle w:val="GOSTTablenorm"/>
            </w:pPr>
            <w:ins w:id="4847" w:author="Куклина Ю.В." w:date="2024-07-09T10:59:00Z">
              <w:r w:rsidRPr="007036CE">
                <w:t>Да</w:t>
              </w:r>
            </w:ins>
          </w:p>
        </w:tc>
        <w:tc>
          <w:tcPr>
            <w:tcW w:w="308" w:type="pct"/>
          </w:tcPr>
          <w:p w14:paraId="6A5BE29B" w14:textId="77777777" w:rsidR="00692374" w:rsidRPr="007036CE" w:rsidRDefault="00692374" w:rsidP="00692374">
            <w:pPr>
              <w:pStyle w:val="GOSTTablenorm"/>
            </w:pPr>
          </w:p>
        </w:tc>
        <w:tc>
          <w:tcPr>
            <w:tcW w:w="2039" w:type="pct"/>
          </w:tcPr>
          <w:p w14:paraId="62113EA1" w14:textId="77777777" w:rsidR="00692374" w:rsidRPr="007036CE" w:rsidRDefault="00692374" w:rsidP="00692374">
            <w:pPr>
              <w:pStyle w:val="GOSTTablenorm"/>
            </w:pPr>
            <w:ins w:id="4848" w:author="Куклина Ю.В." w:date="2024-07-09T10:59:00Z">
              <w:r w:rsidRPr="007036CE">
                <w:t>Указывается сумма на текущий финансовый год с учетом 5%</w:t>
              </w:r>
            </w:ins>
          </w:p>
        </w:tc>
      </w:tr>
      <w:tr w:rsidR="00692374" w:rsidRPr="007036CE" w:rsidDel="00692374" w14:paraId="24A5F209" w14:textId="77777777" w:rsidTr="00A759FD">
        <w:trPr>
          <w:del w:id="4849" w:author="Куклина Ю.В." w:date="2024-07-09T10:58:00Z"/>
        </w:trPr>
        <w:tc>
          <w:tcPr>
            <w:tcW w:w="1100" w:type="pct"/>
          </w:tcPr>
          <w:p w14:paraId="7540D6A7" w14:textId="77777777" w:rsidR="00692374" w:rsidRPr="007036CE" w:rsidDel="00692374" w:rsidRDefault="00692374" w:rsidP="00692374">
            <w:pPr>
              <w:pStyle w:val="GOSTTablenorm"/>
              <w:rPr>
                <w:del w:id="4850" w:author="Куклина Ю.В." w:date="2024-07-09T10:58:00Z"/>
              </w:rPr>
            </w:pPr>
            <w:del w:id="4851" w:author="Куклина Ю.В." w:date="2024-07-09T10:58:00Z">
              <w:r w:rsidRPr="007036CE" w:rsidDel="00692374">
                <w:delText>Сумма на первый год планового периода</w:delText>
              </w:r>
              <w:bookmarkStart w:id="4852" w:name="_Toc173151586"/>
              <w:bookmarkStart w:id="4853" w:name="_Toc173746181"/>
              <w:bookmarkStart w:id="4854" w:name="_Toc175760793"/>
              <w:bookmarkStart w:id="4855" w:name="_Toc189429810"/>
              <w:bookmarkStart w:id="4856" w:name="_Toc222927520"/>
              <w:bookmarkStart w:id="4857" w:name="_Toc222927911"/>
              <w:bookmarkEnd w:id="4852"/>
              <w:bookmarkEnd w:id="4853"/>
              <w:bookmarkEnd w:id="4854"/>
              <w:bookmarkEnd w:id="4855"/>
              <w:bookmarkEnd w:id="4856"/>
              <w:bookmarkEnd w:id="4857"/>
            </w:del>
          </w:p>
        </w:tc>
        <w:tc>
          <w:tcPr>
            <w:tcW w:w="734" w:type="pct"/>
          </w:tcPr>
          <w:p w14:paraId="5377BEF3" w14:textId="77777777" w:rsidR="00692374" w:rsidRPr="007036CE" w:rsidDel="00692374" w:rsidRDefault="00692374" w:rsidP="00692374">
            <w:pPr>
              <w:pStyle w:val="GOSTTablenorm"/>
              <w:rPr>
                <w:del w:id="4858" w:author="Куклина Ю.В." w:date="2024-07-09T10:58:00Z"/>
              </w:rPr>
            </w:pPr>
            <w:del w:id="4859" w:author="Куклина Ю.В." w:date="2024-07-09T10:58:00Z">
              <w:r w:rsidRPr="007036CE" w:rsidDel="00692374">
                <w:rPr>
                  <w:b/>
                  <w:szCs w:val="24"/>
                  <w:lang w:val="en-US"/>
                </w:rPr>
                <w:delText>SECTION</w:delText>
              </w:r>
              <w:r w:rsidRPr="007036CE" w:rsidDel="00692374">
                <w:rPr>
                  <w:b/>
                  <w:szCs w:val="24"/>
                </w:rPr>
                <w:delText>_3:</w:delText>
              </w:r>
              <w:r w:rsidRPr="007036CE" w:rsidDel="00692374">
                <w:delText>SUM_2</w:delText>
              </w:r>
              <w:bookmarkStart w:id="4860" w:name="_Toc173151587"/>
              <w:bookmarkStart w:id="4861" w:name="_Toc173746182"/>
              <w:bookmarkStart w:id="4862" w:name="_Toc175760794"/>
              <w:bookmarkStart w:id="4863" w:name="_Toc189429811"/>
              <w:bookmarkStart w:id="4864" w:name="_Toc222927521"/>
              <w:bookmarkStart w:id="4865" w:name="_Toc222927912"/>
              <w:bookmarkEnd w:id="4860"/>
              <w:bookmarkEnd w:id="4861"/>
              <w:bookmarkEnd w:id="4862"/>
              <w:bookmarkEnd w:id="4863"/>
              <w:bookmarkEnd w:id="4864"/>
              <w:bookmarkEnd w:id="4865"/>
            </w:del>
          </w:p>
        </w:tc>
        <w:tc>
          <w:tcPr>
            <w:tcW w:w="519" w:type="pct"/>
          </w:tcPr>
          <w:p w14:paraId="33E55AE7" w14:textId="77777777" w:rsidR="00692374" w:rsidRPr="007036CE" w:rsidDel="00692374" w:rsidRDefault="00692374" w:rsidP="00692374">
            <w:pPr>
              <w:pStyle w:val="GOSTTablenorm"/>
              <w:rPr>
                <w:del w:id="4866" w:author="Куклина Ю.В." w:date="2024-07-09T10:58:00Z"/>
              </w:rPr>
            </w:pPr>
            <w:del w:id="4867" w:author="Куклина Ю.В." w:date="2024-07-09T10:58:00Z">
              <w:r w:rsidRPr="007036CE" w:rsidDel="00692374">
                <w:delText>Сумма</w:delText>
              </w:r>
              <w:bookmarkStart w:id="4868" w:name="_Toc173151588"/>
              <w:bookmarkStart w:id="4869" w:name="_Toc173746183"/>
              <w:bookmarkStart w:id="4870" w:name="_Toc175760795"/>
              <w:bookmarkStart w:id="4871" w:name="_Toc189429812"/>
              <w:bookmarkStart w:id="4872" w:name="_Toc222927522"/>
              <w:bookmarkStart w:id="4873" w:name="_Toc222927913"/>
              <w:bookmarkEnd w:id="4868"/>
              <w:bookmarkEnd w:id="4869"/>
              <w:bookmarkEnd w:id="4870"/>
              <w:bookmarkEnd w:id="4871"/>
              <w:bookmarkEnd w:id="4872"/>
              <w:bookmarkEnd w:id="4873"/>
            </w:del>
          </w:p>
        </w:tc>
        <w:tc>
          <w:tcPr>
            <w:tcW w:w="300" w:type="pct"/>
          </w:tcPr>
          <w:p w14:paraId="00DD159B" w14:textId="77777777" w:rsidR="00692374" w:rsidRPr="007036CE" w:rsidDel="00692374" w:rsidRDefault="00692374" w:rsidP="00692374">
            <w:pPr>
              <w:pStyle w:val="GOSTTablenorm"/>
              <w:rPr>
                <w:del w:id="4874" w:author="Куклина Ю.В." w:date="2024-07-09T10:58:00Z"/>
              </w:rPr>
            </w:pPr>
            <w:del w:id="4875" w:author="Куклина Ю.В." w:date="2024-07-09T10:58:00Z">
              <w:r w:rsidRPr="007036CE" w:rsidDel="00692374">
                <w:delText>Да</w:delText>
              </w:r>
              <w:bookmarkStart w:id="4876" w:name="_Toc173151589"/>
              <w:bookmarkStart w:id="4877" w:name="_Toc173746184"/>
              <w:bookmarkStart w:id="4878" w:name="_Toc175760796"/>
              <w:bookmarkStart w:id="4879" w:name="_Toc189429813"/>
              <w:bookmarkStart w:id="4880" w:name="_Toc222927523"/>
              <w:bookmarkStart w:id="4881" w:name="_Toc222927914"/>
              <w:bookmarkEnd w:id="4876"/>
              <w:bookmarkEnd w:id="4877"/>
              <w:bookmarkEnd w:id="4878"/>
              <w:bookmarkEnd w:id="4879"/>
              <w:bookmarkEnd w:id="4880"/>
              <w:bookmarkEnd w:id="4881"/>
            </w:del>
          </w:p>
        </w:tc>
        <w:tc>
          <w:tcPr>
            <w:tcW w:w="308" w:type="pct"/>
          </w:tcPr>
          <w:p w14:paraId="3C928BF0" w14:textId="77777777" w:rsidR="00692374" w:rsidRPr="007036CE" w:rsidDel="00692374" w:rsidRDefault="00692374" w:rsidP="00692374">
            <w:pPr>
              <w:pStyle w:val="GOSTTablenorm"/>
              <w:rPr>
                <w:del w:id="4882" w:author="Куклина Ю.В." w:date="2024-07-09T10:58:00Z"/>
              </w:rPr>
            </w:pPr>
            <w:bookmarkStart w:id="4883" w:name="_Toc173151590"/>
            <w:bookmarkStart w:id="4884" w:name="_Toc173746185"/>
            <w:bookmarkStart w:id="4885" w:name="_Toc175760797"/>
            <w:bookmarkStart w:id="4886" w:name="_Toc189429814"/>
            <w:bookmarkStart w:id="4887" w:name="_Toc222927524"/>
            <w:bookmarkStart w:id="4888" w:name="_Toc222927915"/>
            <w:bookmarkEnd w:id="4883"/>
            <w:bookmarkEnd w:id="4884"/>
            <w:bookmarkEnd w:id="4885"/>
            <w:bookmarkEnd w:id="4886"/>
            <w:bookmarkEnd w:id="4887"/>
            <w:bookmarkEnd w:id="4888"/>
          </w:p>
        </w:tc>
        <w:tc>
          <w:tcPr>
            <w:tcW w:w="2039" w:type="pct"/>
          </w:tcPr>
          <w:p w14:paraId="5D0F4B9B" w14:textId="77777777" w:rsidR="00692374" w:rsidRPr="007036CE" w:rsidDel="00692374" w:rsidRDefault="00692374" w:rsidP="00692374">
            <w:pPr>
              <w:pStyle w:val="GOSTTablenorm"/>
              <w:rPr>
                <w:del w:id="4889" w:author="Куклина Ю.В." w:date="2024-07-09T10:58:00Z"/>
              </w:rPr>
            </w:pPr>
            <w:del w:id="4890" w:author="Куклина Ю.В." w:date="2024-07-09T10:58:00Z">
              <w:r w:rsidRPr="007036CE" w:rsidDel="00692374">
                <w:delText>Указывается сумма на 1-й плановый год при распределении на текущий бюджетный цикл.</w:delText>
              </w:r>
              <w:bookmarkStart w:id="4891" w:name="_Toc173151591"/>
              <w:bookmarkStart w:id="4892" w:name="_Toc173746186"/>
              <w:bookmarkStart w:id="4893" w:name="_Toc175760798"/>
              <w:bookmarkStart w:id="4894" w:name="_Toc189429815"/>
              <w:bookmarkStart w:id="4895" w:name="_Toc222927525"/>
              <w:bookmarkStart w:id="4896" w:name="_Toc222927916"/>
              <w:bookmarkEnd w:id="4891"/>
              <w:bookmarkEnd w:id="4892"/>
              <w:bookmarkEnd w:id="4893"/>
              <w:bookmarkEnd w:id="4894"/>
              <w:bookmarkEnd w:id="4895"/>
              <w:bookmarkEnd w:id="4896"/>
            </w:del>
          </w:p>
          <w:p w14:paraId="2ED4614F" w14:textId="77777777" w:rsidR="00692374" w:rsidRPr="007036CE" w:rsidDel="00692374" w:rsidRDefault="00692374" w:rsidP="00692374">
            <w:pPr>
              <w:pStyle w:val="GOSTTablenorm"/>
              <w:rPr>
                <w:del w:id="4897" w:author="Куклина Ю.В." w:date="2024-07-09T10:58:00Z"/>
              </w:rPr>
            </w:pPr>
            <w:del w:id="4898" w:author="Куклина Ю.В." w:date="2024-07-09T10:58:00Z">
              <w:r w:rsidRPr="007036CE" w:rsidDel="00692374">
                <w:delText>Указывается сумма на текущий финансовый год при распределении на новый бюджетный цикл</w:delText>
              </w:r>
              <w:bookmarkStart w:id="4899" w:name="_Toc173151592"/>
              <w:bookmarkStart w:id="4900" w:name="_Toc173746187"/>
              <w:bookmarkStart w:id="4901" w:name="_Toc175760799"/>
              <w:bookmarkStart w:id="4902" w:name="_Toc189429816"/>
              <w:bookmarkStart w:id="4903" w:name="_Toc222927526"/>
              <w:bookmarkStart w:id="4904" w:name="_Toc222927917"/>
              <w:bookmarkEnd w:id="4899"/>
              <w:bookmarkEnd w:id="4900"/>
              <w:bookmarkEnd w:id="4901"/>
              <w:bookmarkEnd w:id="4902"/>
              <w:bookmarkEnd w:id="4903"/>
              <w:bookmarkEnd w:id="4904"/>
            </w:del>
          </w:p>
        </w:tc>
        <w:bookmarkStart w:id="4905" w:name="_Toc173151593"/>
        <w:bookmarkStart w:id="4906" w:name="_Toc173746188"/>
        <w:bookmarkStart w:id="4907" w:name="_Toc175760800"/>
        <w:bookmarkStart w:id="4908" w:name="_Toc189429817"/>
        <w:bookmarkStart w:id="4909" w:name="_Toc222927527"/>
        <w:bookmarkStart w:id="4910" w:name="_Toc222927918"/>
        <w:bookmarkEnd w:id="4905"/>
        <w:bookmarkEnd w:id="4906"/>
        <w:bookmarkEnd w:id="4907"/>
        <w:bookmarkEnd w:id="4908"/>
        <w:bookmarkEnd w:id="4909"/>
        <w:bookmarkEnd w:id="4910"/>
      </w:tr>
      <w:tr w:rsidR="00692374" w:rsidRPr="007036CE" w:rsidDel="00692374" w14:paraId="7B917414" w14:textId="77777777" w:rsidTr="00A759FD">
        <w:trPr>
          <w:del w:id="4911" w:author="Куклина Ю.В." w:date="2024-07-09T10:58:00Z"/>
        </w:trPr>
        <w:tc>
          <w:tcPr>
            <w:tcW w:w="1100" w:type="pct"/>
          </w:tcPr>
          <w:p w14:paraId="0D43110C" w14:textId="77777777" w:rsidR="00692374" w:rsidRPr="007036CE" w:rsidDel="00692374" w:rsidRDefault="00692374" w:rsidP="00692374">
            <w:pPr>
              <w:pStyle w:val="GOSTTablenorm"/>
              <w:rPr>
                <w:del w:id="4912" w:author="Куклина Ю.В." w:date="2024-07-09T10:58:00Z"/>
              </w:rPr>
            </w:pPr>
            <w:del w:id="4913" w:author="Куклина Ю.В." w:date="2024-07-09T10:58:00Z">
              <w:r w:rsidRPr="007036CE" w:rsidDel="00692374">
                <w:delText>Сумма на второй год планового периода</w:delText>
              </w:r>
              <w:bookmarkStart w:id="4914" w:name="_Toc173151594"/>
              <w:bookmarkStart w:id="4915" w:name="_Toc173746189"/>
              <w:bookmarkStart w:id="4916" w:name="_Toc175760801"/>
              <w:bookmarkStart w:id="4917" w:name="_Toc189429818"/>
              <w:bookmarkStart w:id="4918" w:name="_Toc222927528"/>
              <w:bookmarkStart w:id="4919" w:name="_Toc222927919"/>
              <w:bookmarkEnd w:id="4914"/>
              <w:bookmarkEnd w:id="4915"/>
              <w:bookmarkEnd w:id="4916"/>
              <w:bookmarkEnd w:id="4917"/>
              <w:bookmarkEnd w:id="4918"/>
              <w:bookmarkEnd w:id="4919"/>
            </w:del>
          </w:p>
        </w:tc>
        <w:tc>
          <w:tcPr>
            <w:tcW w:w="734" w:type="pct"/>
          </w:tcPr>
          <w:p w14:paraId="60F1C1AA" w14:textId="77777777" w:rsidR="00692374" w:rsidRPr="007036CE" w:rsidDel="00692374" w:rsidRDefault="00692374" w:rsidP="00692374">
            <w:pPr>
              <w:pStyle w:val="GOSTTablenorm"/>
              <w:rPr>
                <w:del w:id="4920" w:author="Куклина Ю.В." w:date="2024-07-09T10:58:00Z"/>
              </w:rPr>
            </w:pPr>
            <w:del w:id="4921" w:author="Куклина Ю.В." w:date="2024-07-09T10:58:00Z">
              <w:r w:rsidRPr="007036CE" w:rsidDel="00692374">
                <w:rPr>
                  <w:b/>
                  <w:szCs w:val="24"/>
                  <w:lang w:val="en-US"/>
                </w:rPr>
                <w:delText>SECTION</w:delText>
              </w:r>
              <w:r w:rsidRPr="007036CE" w:rsidDel="00692374">
                <w:rPr>
                  <w:b/>
                  <w:szCs w:val="24"/>
                </w:rPr>
                <w:delText>_3:</w:delText>
              </w:r>
              <w:r w:rsidRPr="007036CE" w:rsidDel="00692374">
                <w:delText>SUM_3</w:delText>
              </w:r>
              <w:bookmarkStart w:id="4922" w:name="_Toc173151595"/>
              <w:bookmarkStart w:id="4923" w:name="_Toc173746190"/>
              <w:bookmarkStart w:id="4924" w:name="_Toc175760802"/>
              <w:bookmarkStart w:id="4925" w:name="_Toc189429819"/>
              <w:bookmarkStart w:id="4926" w:name="_Toc222927529"/>
              <w:bookmarkStart w:id="4927" w:name="_Toc222927920"/>
              <w:bookmarkEnd w:id="4922"/>
              <w:bookmarkEnd w:id="4923"/>
              <w:bookmarkEnd w:id="4924"/>
              <w:bookmarkEnd w:id="4925"/>
              <w:bookmarkEnd w:id="4926"/>
              <w:bookmarkEnd w:id="4927"/>
            </w:del>
          </w:p>
        </w:tc>
        <w:tc>
          <w:tcPr>
            <w:tcW w:w="519" w:type="pct"/>
          </w:tcPr>
          <w:p w14:paraId="359F7B76" w14:textId="77777777" w:rsidR="00692374" w:rsidRPr="007036CE" w:rsidDel="00692374" w:rsidRDefault="00692374" w:rsidP="00692374">
            <w:pPr>
              <w:pStyle w:val="GOSTTablenorm"/>
              <w:rPr>
                <w:del w:id="4928" w:author="Куклина Ю.В." w:date="2024-07-09T10:58:00Z"/>
              </w:rPr>
            </w:pPr>
            <w:del w:id="4929" w:author="Куклина Ю.В." w:date="2024-07-09T10:58:00Z">
              <w:r w:rsidRPr="007036CE" w:rsidDel="00692374">
                <w:delText>Сумма</w:delText>
              </w:r>
              <w:bookmarkStart w:id="4930" w:name="_Toc173151596"/>
              <w:bookmarkStart w:id="4931" w:name="_Toc173746191"/>
              <w:bookmarkStart w:id="4932" w:name="_Toc175760803"/>
              <w:bookmarkStart w:id="4933" w:name="_Toc189429820"/>
              <w:bookmarkStart w:id="4934" w:name="_Toc222927530"/>
              <w:bookmarkStart w:id="4935" w:name="_Toc222927921"/>
              <w:bookmarkEnd w:id="4930"/>
              <w:bookmarkEnd w:id="4931"/>
              <w:bookmarkEnd w:id="4932"/>
              <w:bookmarkEnd w:id="4933"/>
              <w:bookmarkEnd w:id="4934"/>
              <w:bookmarkEnd w:id="4935"/>
            </w:del>
          </w:p>
        </w:tc>
        <w:tc>
          <w:tcPr>
            <w:tcW w:w="300" w:type="pct"/>
          </w:tcPr>
          <w:p w14:paraId="42503C80" w14:textId="77777777" w:rsidR="00692374" w:rsidRPr="007036CE" w:rsidDel="00692374" w:rsidRDefault="00692374" w:rsidP="00692374">
            <w:pPr>
              <w:pStyle w:val="GOSTTablenorm"/>
              <w:rPr>
                <w:del w:id="4936" w:author="Куклина Ю.В." w:date="2024-07-09T10:58:00Z"/>
              </w:rPr>
            </w:pPr>
            <w:del w:id="4937" w:author="Куклина Ю.В." w:date="2024-07-09T10:58:00Z">
              <w:r w:rsidRPr="007036CE" w:rsidDel="00692374">
                <w:delText>Да</w:delText>
              </w:r>
              <w:bookmarkStart w:id="4938" w:name="_Toc173151597"/>
              <w:bookmarkStart w:id="4939" w:name="_Toc173746192"/>
              <w:bookmarkStart w:id="4940" w:name="_Toc175760804"/>
              <w:bookmarkStart w:id="4941" w:name="_Toc189429821"/>
              <w:bookmarkStart w:id="4942" w:name="_Toc222927531"/>
              <w:bookmarkStart w:id="4943" w:name="_Toc222927922"/>
              <w:bookmarkEnd w:id="4938"/>
              <w:bookmarkEnd w:id="4939"/>
              <w:bookmarkEnd w:id="4940"/>
              <w:bookmarkEnd w:id="4941"/>
              <w:bookmarkEnd w:id="4942"/>
              <w:bookmarkEnd w:id="4943"/>
            </w:del>
          </w:p>
        </w:tc>
        <w:tc>
          <w:tcPr>
            <w:tcW w:w="308" w:type="pct"/>
          </w:tcPr>
          <w:p w14:paraId="1B2DE427" w14:textId="77777777" w:rsidR="00692374" w:rsidRPr="007036CE" w:rsidDel="00692374" w:rsidRDefault="00692374" w:rsidP="00692374">
            <w:pPr>
              <w:pStyle w:val="GOSTTablenorm"/>
              <w:rPr>
                <w:del w:id="4944" w:author="Куклина Ю.В." w:date="2024-07-09T10:58:00Z"/>
              </w:rPr>
            </w:pPr>
            <w:bookmarkStart w:id="4945" w:name="_Toc173151598"/>
            <w:bookmarkStart w:id="4946" w:name="_Toc173746193"/>
            <w:bookmarkStart w:id="4947" w:name="_Toc175760805"/>
            <w:bookmarkStart w:id="4948" w:name="_Toc189429822"/>
            <w:bookmarkStart w:id="4949" w:name="_Toc222927532"/>
            <w:bookmarkStart w:id="4950" w:name="_Toc222927923"/>
            <w:bookmarkEnd w:id="4945"/>
            <w:bookmarkEnd w:id="4946"/>
            <w:bookmarkEnd w:id="4947"/>
            <w:bookmarkEnd w:id="4948"/>
            <w:bookmarkEnd w:id="4949"/>
            <w:bookmarkEnd w:id="4950"/>
          </w:p>
        </w:tc>
        <w:tc>
          <w:tcPr>
            <w:tcW w:w="2039" w:type="pct"/>
          </w:tcPr>
          <w:p w14:paraId="4A9663FD" w14:textId="77777777" w:rsidR="00692374" w:rsidRPr="007036CE" w:rsidDel="00692374" w:rsidRDefault="00692374" w:rsidP="00692374">
            <w:pPr>
              <w:pStyle w:val="GOSTTablenorm"/>
              <w:rPr>
                <w:del w:id="4951" w:author="Куклина Ю.В." w:date="2024-07-09T10:58:00Z"/>
              </w:rPr>
            </w:pPr>
            <w:del w:id="4952" w:author="Куклина Ю.В." w:date="2024-07-09T10:58:00Z">
              <w:r w:rsidRPr="007036CE" w:rsidDel="00692374">
                <w:delText>Указывается сумма на 2-й плановый год при распределении на текущий бюджетный цикл.</w:delText>
              </w:r>
              <w:bookmarkStart w:id="4953" w:name="_Toc173151599"/>
              <w:bookmarkStart w:id="4954" w:name="_Toc173746194"/>
              <w:bookmarkStart w:id="4955" w:name="_Toc175760806"/>
              <w:bookmarkStart w:id="4956" w:name="_Toc189429823"/>
              <w:bookmarkStart w:id="4957" w:name="_Toc222927533"/>
              <w:bookmarkStart w:id="4958" w:name="_Toc222927924"/>
              <w:bookmarkEnd w:id="4953"/>
              <w:bookmarkEnd w:id="4954"/>
              <w:bookmarkEnd w:id="4955"/>
              <w:bookmarkEnd w:id="4956"/>
              <w:bookmarkEnd w:id="4957"/>
              <w:bookmarkEnd w:id="4958"/>
            </w:del>
          </w:p>
          <w:p w14:paraId="0686C71E" w14:textId="77777777" w:rsidR="00692374" w:rsidRPr="007036CE" w:rsidDel="00692374" w:rsidRDefault="00692374" w:rsidP="00692374">
            <w:pPr>
              <w:pStyle w:val="GOSTTablenorm"/>
              <w:rPr>
                <w:del w:id="4959" w:author="Куклина Ю.В." w:date="2024-07-09T10:58:00Z"/>
              </w:rPr>
            </w:pPr>
            <w:del w:id="4960" w:author="Куклина Ю.В." w:date="2024-07-09T10:58:00Z">
              <w:r w:rsidRPr="007036CE" w:rsidDel="00692374">
                <w:delText>Указывается сумма на 1-й плановый год при распределении на новый бюджетный цикл</w:delText>
              </w:r>
              <w:bookmarkStart w:id="4961" w:name="_Toc173151600"/>
              <w:bookmarkStart w:id="4962" w:name="_Toc173746195"/>
              <w:bookmarkStart w:id="4963" w:name="_Toc175760807"/>
              <w:bookmarkStart w:id="4964" w:name="_Toc189429824"/>
              <w:bookmarkStart w:id="4965" w:name="_Toc222927534"/>
              <w:bookmarkStart w:id="4966" w:name="_Toc222927925"/>
              <w:bookmarkEnd w:id="4961"/>
              <w:bookmarkEnd w:id="4962"/>
              <w:bookmarkEnd w:id="4963"/>
              <w:bookmarkEnd w:id="4964"/>
              <w:bookmarkEnd w:id="4965"/>
              <w:bookmarkEnd w:id="4966"/>
            </w:del>
          </w:p>
        </w:tc>
        <w:bookmarkStart w:id="4967" w:name="_Toc173151601"/>
        <w:bookmarkStart w:id="4968" w:name="_Toc173746196"/>
        <w:bookmarkStart w:id="4969" w:name="_Toc175760808"/>
        <w:bookmarkStart w:id="4970" w:name="_Toc189429825"/>
        <w:bookmarkStart w:id="4971" w:name="_Toc222927535"/>
        <w:bookmarkStart w:id="4972" w:name="_Toc222927926"/>
        <w:bookmarkEnd w:id="4967"/>
        <w:bookmarkEnd w:id="4968"/>
        <w:bookmarkEnd w:id="4969"/>
        <w:bookmarkEnd w:id="4970"/>
        <w:bookmarkEnd w:id="4971"/>
        <w:bookmarkEnd w:id="4972"/>
      </w:tr>
      <w:tr w:rsidR="00692374" w:rsidRPr="007036CE" w:rsidDel="00136FA2" w14:paraId="45DDCF2D" w14:textId="77777777" w:rsidTr="00A759FD">
        <w:trPr>
          <w:del w:id="4973" w:author="Сатлер Марина Викторовна" w:date="2024-07-05T17:02:00Z"/>
        </w:trPr>
        <w:tc>
          <w:tcPr>
            <w:tcW w:w="1100" w:type="pct"/>
          </w:tcPr>
          <w:p w14:paraId="161F2D96" w14:textId="77777777" w:rsidR="00692374" w:rsidRPr="007036CE" w:rsidDel="00136FA2" w:rsidRDefault="00692374" w:rsidP="00692374">
            <w:pPr>
              <w:pStyle w:val="GOSTTablenorm"/>
              <w:rPr>
                <w:del w:id="4974" w:author="Сатлер Марина Викторовна" w:date="2024-07-05T17:02:00Z"/>
              </w:rPr>
            </w:pPr>
            <w:del w:id="4975" w:author="Сатлер Марина Викторовна" w:date="2024-07-05T17:02:00Z">
              <w:r w:rsidRPr="007036CE" w:rsidDel="00136FA2">
                <w:delText>Сумма на третий год планового периода</w:delText>
              </w:r>
              <w:bookmarkStart w:id="4976" w:name="_Toc173151602"/>
              <w:bookmarkStart w:id="4977" w:name="_Toc173746197"/>
              <w:bookmarkStart w:id="4978" w:name="_Toc175760809"/>
              <w:bookmarkStart w:id="4979" w:name="_Toc189429826"/>
              <w:bookmarkStart w:id="4980" w:name="_Toc222927536"/>
              <w:bookmarkStart w:id="4981" w:name="_Toc222927927"/>
              <w:bookmarkEnd w:id="4976"/>
              <w:bookmarkEnd w:id="4977"/>
              <w:bookmarkEnd w:id="4978"/>
              <w:bookmarkEnd w:id="4979"/>
              <w:bookmarkEnd w:id="4980"/>
              <w:bookmarkEnd w:id="4981"/>
            </w:del>
          </w:p>
        </w:tc>
        <w:tc>
          <w:tcPr>
            <w:tcW w:w="734" w:type="pct"/>
          </w:tcPr>
          <w:p w14:paraId="452492F5" w14:textId="77777777" w:rsidR="00692374" w:rsidRPr="007036CE" w:rsidDel="00136FA2" w:rsidRDefault="00692374" w:rsidP="00692374">
            <w:pPr>
              <w:pStyle w:val="GOSTTablenorm"/>
              <w:rPr>
                <w:del w:id="4982" w:author="Сатлер Марина Викторовна" w:date="2024-07-05T17:02:00Z"/>
              </w:rPr>
            </w:pPr>
            <w:del w:id="4983" w:author="Сатлер Марина Викторовна" w:date="2024-07-05T17:02:00Z">
              <w:r w:rsidRPr="007036CE" w:rsidDel="00136FA2">
                <w:rPr>
                  <w:b/>
                  <w:szCs w:val="24"/>
                  <w:lang w:val="en-US"/>
                </w:rPr>
                <w:delText>SECTION</w:delText>
              </w:r>
              <w:r w:rsidRPr="007036CE" w:rsidDel="00136FA2">
                <w:rPr>
                  <w:b/>
                  <w:szCs w:val="24"/>
                </w:rPr>
                <w:delText>_3:</w:delText>
              </w:r>
              <w:r w:rsidRPr="007036CE" w:rsidDel="00136FA2">
                <w:delText>SUM_4</w:delText>
              </w:r>
              <w:bookmarkStart w:id="4984" w:name="_Toc173151603"/>
              <w:bookmarkStart w:id="4985" w:name="_Toc173746198"/>
              <w:bookmarkStart w:id="4986" w:name="_Toc175760810"/>
              <w:bookmarkStart w:id="4987" w:name="_Toc189429827"/>
              <w:bookmarkStart w:id="4988" w:name="_Toc222927537"/>
              <w:bookmarkStart w:id="4989" w:name="_Toc222927928"/>
              <w:bookmarkEnd w:id="4984"/>
              <w:bookmarkEnd w:id="4985"/>
              <w:bookmarkEnd w:id="4986"/>
              <w:bookmarkEnd w:id="4987"/>
              <w:bookmarkEnd w:id="4988"/>
              <w:bookmarkEnd w:id="4989"/>
            </w:del>
          </w:p>
        </w:tc>
        <w:tc>
          <w:tcPr>
            <w:tcW w:w="519" w:type="pct"/>
          </w:tcPr>
          <w:p w14:paraId="27269513" w14:textId="77777777" w:rsidR="00692374" w:rsidRPr="007036CE" w:rsidDel="00136FA2" w:rsidRDefault="00692374" w:rsidP="00692374">
            <w:pPr>
              <w:pStyle w:val="GOSTTablenorm"/>
              <w:rPr>
                <w:del w:id="4990" w:author="Сатлер Марина Викторовна" w:date="2024-07-05T17:02:00Z"/>
              </w:rPr>
            </w:pPr>
            <w:del w:id="4991" w:author="Сатлер Марина Викторовна" w:date="2024-07-05T17:02:00Z">
              <w:r w:rsidRPr="007036CE" w:rsidDel="00136FA2">
                <w:delText>Сумма</w:delText>
              </w:r>
              <w:bookmarkStart w:id="4992" w:name="_Toc173151604"/>
              <w:bookmarkStart w:id="4993" w:name="_Toc173746199"/>
              <w:bookmarkStart w:id="4994" w:name="_Toc175760811"/>
              <w:bookmarkStart w:id="4995" w:name="_Toc189429828"/>
              <w:bookmarkStart w:id="4996" w:name="_Toc222927538"/>
              <w:bookmarkStart w:id="4997" w:name="_Toc222927929"/>
              <w:bookmarkEnd w:id="4992"/>
              <w:bookmarkEnd w:id="4993"/>
              <w:bookmarkEnd w:id="4994"/>
              <w:bookmarkEnd w:id="4995"/>
              <w:bookmarkEnd w:id="4996"/>
              <w:bookmarkEnd w:id="4997"/>
            </w:del>
          </w:p>
        </w:tc>
        <w:tc>
          <w:tcPr>
            <w:tcW w:w="300" w:type="pct"/>
          </w:tcPr>
          <w:p w14:paraId="0E31CC1A" w14:textId="77777777" w:rsidR="00692374" w:rsidRPr="007036CE" w:rsidDel="00136FA2" w:rsidRDefault="00692374" w:rsidP="00692374">
            <w:pPr>
              <w:pStyle w:val="GOSTTablenorm"/>
              <w:rPr>
                <w:del w:id="4998" w:author="Сатлер Марина Викторовна" w:date="2024-07-05T17:02:00Z"/>
              </w:rPr>
            </w:pPr>
            <w:del w:id="4999" w:author="Сатлер Марина Викторовна" w:date="2024-07-05T17:02:00Z">
              <w:r w:rsidRPr="007036CE" w:rsidDel="00136FA2">
                <w:delText>Да</w:delText>
              </w:r>
              <w:bookmarkStart w:id="5000" w:name="_Toc173151605"/>
              <w:bookmarkStart w:id="5001" w:name="_Toc173746200"/>
              <w:bookmarkStart w:id="5002" w:name="_Toc175760812"/>
              <w:bookmarkStart w:id="5003" w:name="_Toc189429829"/>
              <w:bookmarkStart w:id="5004" w:name="_Toc222927539"/>
              <w:bookmarkStart w:id="5005" w:name="_Toc222927930"/>
              <w:bookmarkEnd w:id="5000"/>
              <w:bookmarkEnd w:id="5001"/>
              <w:bookmarkEnd w:id="5002"/>
              <w:bookmarkEnd w:id="5003"/>
              <w:bookmarkEnd w:id="5004"/>
              <w:bookmarkEnd w:id="5005"/>
            </w:del>
          </w:p>
        </w:tc>
        <w:tc>
          <w:tcPr>
            <w:tcW w:w="308" w:type="pct"/>
          </w:tcPr>
          <w:p w14:paraId="276FBEE3" w14:textId="77777777" w:rsidR="00692374" w:rsidRPr="007036CE" w:rsidDel="00136FA2" w:rsidRDefault="00692374" w:rsidP="00692374">
            <w:pPr>
              <w:pStyle w:val="GOSTTablenorm"/>
              <w:rPr>
                <w:del w:id="5006" w:author="Сатлер Марина Викторовна" w:date="2024-07-05T17:02:00Z"/>
              </w:rPr>
            </w:pPr>
            <w:bookmarkStart w:id="5007" w:name="_Toc173151606"/>
            <w:bookmarkStart w:id="5008" w:name="_Toc173746201"/>
            <w:bookmarkStart w:id="5009" w:name="_Toc175760813"/>
            <w:bookmarkStart w:id="5010" w:name="_Toc189429830"/>
            <w:bookmarkStart w:id="5011" w:name="_Toc222927540"/>
            <w:bookmarkStart w:id="5012" w:name="_Toc222927931"/>
            <w:bookmarkEnd w:id="5007"/>
            <w:bookmarkEnd w:id="5008"/>
            <w:bookmarkEnd w:id="5009"/>
            <w:bookmarkEnd w:id="5010"/>
            <w:bookmarkEnd w:id="5011"/>
            <w:bookmarkEnd w:id="5012"/>
          </w:p>
        </w:tc>
        <w:tc>
          <w:tcPr>
            <w:tcW w:w="2039" w:type="pct"/>
          </w:tcPr>
          <w:p w14:paraId="04FAE236" w14:textId="77777777" w:rsidR="00692374" w:rsidRPr="007036CE" w:rsidDel="00136FA2" w:rsidRDefault="00692374" w:rsidP="00692374">
            <w:pPr>
              <w:pStyle w:val="GOSTTablenorm"/>
              <w:rPr>
                <w:del w:id="5013" w:author="Сатлер Марина Викторовна" w:date="2024-07-05T17:02:00Z"/>
              </w:rPr>
            </w:pPr>
            <w:del w:id="5014" w:author="Сатлер Марина Викторовна" w:date="2024-07-05T17:02:00Z">
              <w:r w:rsidRPr="007036CE" w:rsidDel="00136FA2">
                <w:delText>Указывается значение «0.00» при распределении на текущий бюджетный цикл.</w:delText>
              </w:r>
              <w:bookmarkStart w:id="5015" w:name="_Toc173151607"/>
              <w:bookmarkStart w:id="5016" w:name="_Toc173746202"/>
              <w:bookmarkStart w:id="5017" w:name="_Toc175760814"/>
              <w:bookmarkStart w:id="5018" w:name="_Toc189429831"/>
              <w:bookmarkStart w:id="5019" w:name="_Toc222927541"/>
              <w:bookmarkStart w:id="5020" w:name="_Toc222927932"/>
              <w:bookmarkEnd w:id="5015"/>
              <w:bookmarkEnd w:id="5016"/>
              <w:bookmarkEnd w:id="5017"/>
              <w:bookmarkEnd w:id="5018"/>
              <w:bookmarkEnd w:id="5019"/>
              <w:bookmarkEnd w:id="5020"/>
            </w:del>
          </w:p>
          <w:p w14:paraId="27C4D9A1" w14:textId="77777777" w:rsidR="00692374" w:rsidRPr="007036CE" w:rsidDel="00136FA2" w:rsidRDefault="00692374" w:rsidP="00692374">
            <w:pPr>
              <w:pStyle w:val="GOSTTablenorm"/>
              <w:rPr>
                <w:del w:id="5021" w:author="Сатлер Марина Викторовна" w:date="2024-07-05T17:02:00Z"/>
              </w:rPr>
            </w:pPr>
            <w:del w:id="5022" w:author="Сатлер Марина Викторовна" w:date="2024-07-05T17:02:00Z">
              <w:r w:rsidRPr="007036CE" w:rsidDel="00136FA2">
                <w:delText xml:space="preserve">Указывается сумма на 2-й плановый год при распределении на </w:delText>
              </w:r>
              <w:r w:rsidRPr="007036CE" w:rsidDel="00136FA2">
                <w:lastRenderedPageBreak/>
                <w:delText>новый бюджетный цикл</w:delText>
              </w:r>
              <w:bookmarkStart w:id="5023" w:name="_Toc173151608"/>
              <w:bookmarkStart w:id="5024" w:name="_Toc173746203"/>
              <w:bookmarkStart w:id="5025" w:name="_Toc175760815"/>
              <w:bookmarkStart w:id="5026" w:name="_Toc189429832"/>
              <w:bookmarkStart w:id="5027" w:name="_Toc222927542"/>
              <w:bookmarkStart w:id="5028" w:name="_Toc222927933"/>
              <w:bookmarkEnd w:id="5023"/>
              <w:bookmarkEnd w:id="5024"/>
              <w:bookmarkEnd w:id="5025"/>
              <w:bookmarkEnd w:id="5026"/>
              <w:bookmarkEnd w:id="5027"/>
              <w:bookmarkEnd w:id="5028"/>
            </w:del>
          </w:p>
        </w:tc>
        <w:bookmarkStart w:id="5029" w:name="_Toc173151609"/>
        <w:bookmarkStart w:id="5030" w:name="_Toc173746204"/>
        <w:bookmarkStart w:id="5031" w:name="_Toc175760816"/>
        <w:bookmarkStart w:id="5032" w:name="_Toc189429833"/>
        <w:bookmarkStart w:id="5033" w:name="_Toc222927543"/>
        <w:bookmarkStart w:id="5034" w:name="_Toc222927934"/>
        <w:bookmarkEnd w:id="5029"/>
        <w:bookmarkEnd w:id="5030"/>
        <w:bookmarkEnd w:id="5031"/>
        <w:bookmarkEnd w:id="5032"/>
        <w:bookmarkEnd w:id="5033"/>
        <w:bookmarkEnd w:id="5034"/>
      </w:tr>
    </w:tbl>
    <w:p w14:paraId="6961DB72" w14:textId="77777777" w:rsidR="009E61EA" w:rsidRPr="007036CE" w:rsidRDefault="009E61EA" w:rsidP="00DE0449">
      <w:pPr>
        <w:pStyle w:val="51"/>
      </w:pPr>
      <w:bookmarkStart w:id="5035" w:name="_Toc222927935"/>
      <w:commentRangeStart w:id="5036"/>
      <w:r w:rsidRPr="007036CE">
        <w:lastRenderedPageBreak/>
        <w:t xml:space="preserve">Пример </w:t>
      </w:r>
      <w:commentRangeEnd w:id="5036"/>
      <w:r w:rsidRPr="007036CE">
        <w:rPr>
          <w:rStyle w:val="afff4"/>
          <w:sz w:val="24"/>
          <w:szCs w:val="26"/>
        </w:rPr>
        <w:commentReference w:id="5036"/>
      </w:r>
      <w:r w:rsidRPr="007036CE">
        <w:t xml:space="preserve">запроса по документу «Казначейское уведомление» (ф.0531721) </w:t>
      </w:r>
      <w:r w:rsidRPr="007036CE">
        <w:rPr>
          <w:lang w:val="en-US"/>
        </w:rPr>
        <w:t>DBD</w:t>
      </w:r>
      <w:r w:rsidRPr="007036CE">
        <w:t>_</w:t>
      </w:r>
      <w:r w:rsidRPr="007036CE">
        <w:rPr>
          <w:lang w:val="en-US"/>
        </w:rPr>
        <w:t>Treasury</w:t>
      </w:r>
      <w:r w:rsidRPr="007036CE">
        <w:t>_</w:t>
      </w:r>
      <w:r w:rsidRPr="007036CE">
        <w:rPr>
          <w:lang w:val="en-US"/>
        </w:rPr>
        <w:t>Notice</w:t>
      </w:r>
      <w:bookmarkEnd w:id="5035"/>
    </w:p>
    <w:p w14:paraId="6A2C860B" w14:textId="77777777" w:rsidR="009B5EBA" w:rsidRPr="007036CE" w:rsidRDefault="009B5EBA" w:rsidP="009B5EBA">
      <w:pPr>
        <w:pStyle w:val="GOSTScript"/>
      </w:pPr>
      <w:r w:rsidRPr="007036CE">
        <w:t>{</w:t>
      </w:r>
    </w:p>
    <w:p w14:paraId="491F47D6" w14:textId="77777777" w:rsidR="009B5EBA" w:rsidRPr="007036CE" w:rsidRDefault="009B5EBA" w:rsidP="009B5EBA">
      <w:pPr>
        <w:pStyle w:val="GOSTScript"/>
      </w:pPr>
      <w:r w:rsidRPr="007036CE">
        <w:tab/>
        <w:t>"header": {</w:t>
      </w:r>
    </w:p>
    <w:p w14:paraId="5013AF8A" w14:textId="77777777" w:rsidR="009B5EBA" w:rsidRPr="007036CE" w:rsidRDefault="009B5EBA" w:rsidP="009B5EBA">
      <w:pPr>
        <w:pStyle w:val="GOSTScript"/>
      </w:pPr>
      <w:r w:rsidRPr="007036CE">
        <w:tab/>
      </w:r>
      <w:r w:rsidRPr="007036CE">
        <w:tab/>
        <w:t>"Source": "</w:t>
      </w:r>
      <w:del w:id="5037" w:author="Сатлер Марина Викторовна" w:date="2024-09-25T17:35:00Z">
        <w:r w:rsidRPr="007036CE" w:rsidDel="00106EBC">
          <w:delText>EXP05</w:delText>
        </w:r>
      </w:del>
      <w:ins w:id="5038" w:author="Сатлер Марина Викторовна" w:date="2024-09-25T17:35:00Z">
        <w:r w:rsidR="00106EBC" w:rsidRPr="007036CE">
          <w:t>EXP01</w:t>
        </w:r>
      </w:ins>
      <w:r w:rsidRPr="007036CE">
        <w:t>",</w:t>
      </w:r>
    </w:p>
    <w:p w14:paraId="1E420FF6" w14:textId="77777777" w:rsidR="009B5EBA" w:rsidRPr="007036CE" w:rsidRDefault="009B5EBA" w:rsidP="009B5EBA">
      <w:pPr>
        <w:pStyle w:val="GOSTScript"/>
      </w:pPr>
      <w:r w:rsidRPr="007036CE">
        <w:tab/>
      </w:r>
      <w:r w:rsidRPr="007036CE">
        <w:tab/>
        <w:t>"ReqDateTime": "2024-02-05 10:37:22",</w:t>
      </w:r>
    </w:p>
    <w:p w14:paraId="676B0723" w14:textId="77777777" w:rsidR="009B5EBA" w:rsidRPr="007036CE" w:rsidRDefault="009B5EBA" w:rsidP="009B5EBA">
      <w:pPr>
        <w:pStyle w:val="GOSTScript"/>
      </w:pPr>
      <w:r w:rsidRPr="007036CE">
        <w:tab/>
      </w:r>
      <w:r w:rsidRPr="007036CE">
        <w:tab/>
        <w:t>"Version": "1.0",</w:t>
      </w:r>
    </w:p>
    <w:p w14:paraId="0FFDC174" w14:textId="77777777" w:rsidR="009B5EBA" w:rsidRPr="007036CE" w:rsidRDefault="009B5EBA" w:rsidP="009B5EBA">
      <w:pPr>
        <w:pStyle w:val="GOSTScript"/>
      </w:pPr>
      <w:r w:rsidRPr="007036CE">
        <w:tab/>
      </w:r>
      <w:r w:rsidRPr="007036CE">
        <w:tab/>
        <w:t>"Params": [</w:t>
      </w:r>
    </w:p>
    <w:p w14:paraId="14F33CA9" w14:textId="77777777" w:rsidR="009B5EBA" w:rsidRPr="007036CE" w:rsidRDefault="009B5EBA" w:rsidP="009B5EBA">
      <w:pPr>
        <w:pStyle w:val="GOSTScript"/>
      </w:pPr>
      <w:r w:rsidRPr="007036CE">
        <w:tab/>
      </w:r>
      <w:r w:rsidRPr="007036CE">
        <w:tab/>
      </w:r>
      <w:r w:rsidRPr="007036CE">
        <w:tab/>
        <w:t>{</w:t>
      </w:r>
    </w:p>
    <w:p w14:paraId="526AD7BD" w14:textId="77777777" w:rsidR="009B5EBA" w:rsidRPr="007036CE" w:rsidRDefault="009B5EBA" w:rsidP="009B5EBA">
      <w:pPr>
        <w:pStyle w:val="GOSTScript"/>
      </w:pPr>
      <w:r w:rsidRPr="007036CE">
        <w:tab/>
      </w:r>
      <w:r w:rsidRPr="007036CE">
        <w:tab/>
      </w:r>
      <w:r w:rsidRPr="007036CE">
        <w:tab/>
      </w:r>
      <w:r w:rsidRPr="007036CE">
        <w:tab/>
        <w:t>"param": "example",</w:t>
      </w:r>
    </w:p>
    <w:p w14:paraId="67E35E46" w14:textId="77777777" w:rsidR="009B5EBA" w:rsidRPr="007036CE" w:rsidRDefault="009B5EBA" w:rsidP="009B5EBA">
      <w:pPr>
        <w:pStyle w:val="GOSTScript"/>
      </w:pPr>
      <w:r w:rsidRPr="007036CE">
        <w:tab/>
      </w:r>
      <w:r w:rsidRPr="007036CE">
        <w:tab/>
      </w:r>
      <w:r w:rsidRPr="007036CE">
        <w:tab/>
      </w:r>
      <w:r w:rsidRPr="007036CE">
        <w:tab/>
        <w:t>"value": "01"</w:t>
      </w:r>
    </w:p>
    <w:p w14:paraId="18A4A3DC" w14:textId="77777777" w:rsidR="009B5EBA" w:rsidRPr="007036CE" w:rsidRDefault="009B5EBA" w:rsidP="009B5EBA">
      <w:pPr>
        <w:pStyle w:val="GOSTScript"/>
      </w:pPr>
      <w:r w:rsidRPr="007036CE">
        <w:tab/>
      </w:r>
      <w:r w:rsidRPr="007036CE">
        <w:tab/>
      </w:r>
      <w:r w:rsidRPr="007036CE">
        <w:tab/>
        <w:t>}</w:t>
      </w:r>
    </w:p>
    <w:p w14:paraId="7F2EEF22" w14:textId="77777777" w:rsidR="009B5EBA" w:rsidRPr="007036CE" w:rsidRDefault="009B5EBA" w:rsidP="009B5EBA">
      <w:pPr>
        <w:pStyle w:val="GOSTScript"/>
      </w:pPr>
      <w:r w:rsidRPr="007036CE">
        <w:tab/>
      </w:r>
      <w:r w:rsidRPr="007036CE">
        <w:tab/>
        <w:t>],</w:t>
      </w:r>
    </w:p>
    <w:p w14:paraId="4698DEBE" w14:textId="77777777" w:rsidR="009B5EBA" w:rsidRPr="007036CE" w:rsidRDefault="009B5EBA" w:rsidP="009B5EBA">
      <w:pPr>
        <w:pStyle w:val="GOSTScript"/>
      </w:pPr>
      <w:r w:rsidRPr="007036CE">
        <w:tab/>
      </w:r>
      <w:r w:rsidRPr="007036CE">
        <w:tab/>
        <w:t>"ReqGuid": "b0d4ce5d-2757-4688-948c-vv72qba94f86",</w:t>
      </w:r>
    </w:p>
    <w:p w14:paraId="71A5EE5F" w14:textId="77777777" w:rsidR="009B5EBA" w:rsidRPr="007036CE" w:rsidRDefault="009B5EBA" w:rsidP="009B5EBA">
      <w:pPr>
        <w:pStyle w:val="GOSTScript"/>
      </w:pPr>
      <w:r w:rsidRPr="007036CE">
        <w:tab/>
      </w:r>
      <w:r w:rsidRPr="007036CE">
        <w:tab/>
        <w:t>"DocGuid": "0bd90a7c-e339-34ff-ac39-73029ff81370",</w:t>
      </w:r>
    </w:p>
    <w:p w14:paraId="05B69A11" w14:textId="77777777" w:rsidR="009B5EBA" w:rsidRPr="007036CE" w:rsidRDefault="009B5EBA" w:rsidP="009B5EBA">
      <w:pPr>
        <w:pStyle w:val="GOSTScript"/>
      </w:pPr>
      <w:r w:rsidRPr="007036CE">
        <w:tab/>
      </w:r>
      <w:r w:rsidRPr="007036CE">
        <w:tab/>
        <w:t>"RequestType": "ACCOUNTING",</w:t>
      </w:r>
    </w:p>
    <w:p w14:paraId="494132DA" w14:textId="77777777" w:rsidR="009B5EBA" w:rsidRPr="007036CE" w:rsidRDefault="009B5EBA" w:rsidP="009B5EBA">
      <w:pPr>
        <w:pStyle w:val="GOSTScript"/>
      </w:pPr>
      <w:r w:rsidRPr="007036CE">
        <w:tab/>
      </w:r>
      <w:r w:rsidRPr="007036CE">
        <w:tab/>
        <w:t>"TypeDoc": "DBD_Treasury_Notice",</w:t>
      </w:r>
    </w:p>
    <w:p w14:paraId="6548A345" w14:textId="77777777" w:rsidR="009B5EBA" w:rsidRPr="007036CE" w:rsidRDefault="009B5EBA" w:rsidP="009B5EBA">
      <w:pPr>
        <w:pStyle w:val="GOSTScript"/>
      </w:pPr>
      <w:r w:rsidRPr="007036CE">
        <w:tab/>
      </w:r>
      <w:r w:rsidRPr="007036CE">
        <w:tab/>
        <w:t>"Stage": "auth",</w:t>
      </w:r>
    </w:p>
    <w:p w14:paraId="2EAC723F" w14:textId="77777777" w:rsidR="009B5EBA" w:rsidRPr="007036CE" w:rsidRDefault="009B5EBA" w:rsidP="009B5EBA">
      <w:pPr>
        <w:pStyle w:val="GOSTScript"/>
      </w:pPr>
      <w:r w:rsidRPr="007036CE">
        <w:tab/>
      </w:r>
      <w:r w:rsidRPr="007036CE">
        <w:tab/>
        <w:t>"BalLevContrl": 0,</w:t>
      </w:r>
    </w:p>
    <w:p w14:paraId="28A7AF1C" w14:textId="77777777" w:rsidR="009B5EBA" w:rsidRPr="007036CE" w:rsidRDefault="009B5EBA" w:rsidP="009B5EBA">
      <w:pPr>
        <w:pStyle w:val="GOSTScript"/>
      </w:pPr>
      <w:r w:rsidRPr="007036CE">
        <w:tab/>
      </w:r>
      <w:r w:rsidRPr="007036CE">
        <w:tab/>
        <w:t>"Subject": "</w:t>
      </w:r>
      <w:r w:rsidR="0040715D" w:rsidRPr="007036CE">
        <w:t>95</w:t>
      </w:r>
      <w:r w:rsidRPr="007036CE">
        <w:t>00",</w:t>
      </w:r>
    </w:p>
    <w:p w14:paraId="43F57EF1" w14:textId="77777777" w:rsidR="009B5EBA" w:rsidRPr="007036CE" w:rsidRDefault="009B5EBA" w:rsidP="009B5EBA">
      <w:pPr>
        <w:pStyle w:val="GOSTScript"/>
      </w:pPr>
      <w:r w:rsidRPr="007036CE">
        <w:tab/>
      </w:r>
      <w:r w:rsidRPr="007036CE">
        <w:tab/>
        <w:t>"SettlementDate": "2024-02-05"</w:t>
      </w:r>
    </w:p>
    <w:p w14:paraId="3C13BF1D" w14:textId="77777777" w:rsidR="009B5EBA" w:rsidRPr="007036CE" w:rsidRDefault="009B5EBA" w:rsidP="009B5EBA">
      <w:pPr>
        <w:pStyle w:val="GOSTScript"/>
      </w:pPr>
      <w:r w:rsidRPr="007036CE">
        <w:tab/>
        <w:t>},</w:t>
      </w:r>
    </w:p>
    <w:p w14:paraId="5C979406" w14:textId="77777777" w:rsidR="009B5EBA" w:rsidRPr="007036CE" w:rsidRDefault="009B5EBA" w:rsidP="009B5EBA">
      <w:pPr>
        <w:pStyle w:val="GOSTScript"/>
      </w:pPr>
      <w:r w:rsidRPr="007036CE">
        <w:tab/>
        <w:t>"document": {</w:t>
      </w:r>
    </w:p>
    <w:p w14:paraId="3E1697E0" w14:textId="77777777" w:rsidR="009B5EBA" w:rsidRPr="007036CE" w:rsidRDefault="009B5EBA" w:rsidP="009B5EBA">
      <w:pPr>
        <w:pStyle w:val="GOSTScript"/>
      </w:pPr>
      <w:r w:rsidRPr="007036CE">
        <w:tab/>
      </w:r>
      <w:r w:rsidRPr="007036CE">
        <w:tab/>
        <w:t>"NUM_DOC": "24/111",</w:t>
      </w:r>
    </w:p>
    <w:p w14:paraId="03CD4339" w14:textId="77777777" w:rsidR="009B5EBA" w:rsidRPr="007036CE" w:rsidRDefault="009B5EBA" w:rsidP="009B5EBA">
      <w:pPr>
        <w:pStyle w:val="GOSTScript"/>
      </w:pPr>
      <w:r w:rsidRPr="007036CE">
        <w:tab/>
      </w:r>
      <w:r w:rsidRPr="007036CE">
        <w:tab/>
        <w:t>"DATE_DOC": "2024-02-05",</w:t>
      </w:r>
    </w:p>
    <w:p w14:paraId="749882D3" w14:textId="77777777" w:rsidR="009B5EBA" w:rsidRPr="007036CE" w:rsidRDefault="009B5EBA" w:rsidP="009B5EBA">
      <w:pPr>
        <w:pStyle w:val="GOSTScript"/>
      </w:pPr>
      <w:r w:rsidRPr="007036CE">
        <w:tab/>
      </w:r>
      <w:r w:rsidRPr="007036CE">
        <w:tab/>
        <w:t>"DOC_TYPE": "</w:t>
      </w:r>
      <w:r w:rsidRPr="007036CE">
        <w:rPr>
          <w:lang w:val="ru-RU"/>
        </w:rPr>
        <w:t>БУВ</w:t>
      </w:r>
      <w:r w:rsidRPr="007036CE">
        <w:t>",</w:t>
      </w:r>
    </w:p>
    <w:p w14:paraId="19DFBD6F" w14:textId="77777777" w:rsidR="009B5EBA" w:rsidRPr="007036CE" w:rsidRDefault="009B5EBA" w:rsidP="009B5EBA">
      <w:pPr>
        <w:pStyle w:val="GOSTScript"/>
      </w:pPr>
      <w:r w:rsidRPr="007036CE">
        <w:tab/>
      </w:r>
      <w:r w:rsidRPr="007036CE">
        <w:tab/>
        <w:t>"ACCESSLEVEL": 0,</w:t>
      </w:r>
    </w:p>
    <w:p w14:paraId="37730AA4" w14:textId="77777777" w:rsidR="009B5EBA" w:rsidRPr="007036CE" w:rsidRDefault="009B5EBA" w:rsidP="009B5EBA">
      <w:pPr>
        <w:pStyle w:val="GOSTScript"/>
      </w:pPr>
      <w:r w:rsidRPr="007036CE">
        <w:tab/>
      </w:r>
      <w:r w:rsidRPr="007036CE">
        <w:tab/>
        <w:t>"BUDGET_CODE": "99010001",</w:t>
      </w:r>
    </w:p>
    <w:p w14:paraId="536BFBB6" w14:textId="77777777" w:rsidR="009B5EBA" w:rsidRPr="007036CE" w:rsidRDefault="009B5EBA" w:rsidP="009B5EBA">
      <w:pPr>
        <w:pStyle w:val="GOSTScript"/>
      </w:pPr>
      <w:r w:rsidRPr="007036CE">
        <w:tab/>
      </w:r>
      <w:r w:rsidRPr="007036CE">
        <w:tab/>
        <w:t>"EVENT_DATE": "2024-02-05",</w:t>
      </w:r>
    </w:p>
    <w:p w14:paraId="70A44F8E" w14:textId="77777777" w:rsidR="009B5EBA" w:rsidRPr="007036CE" w:rsidRDefault="009B5EBA" w:rsidP="009B5EBA">
      <w:pPr>
        <w:pStyle w:val="GOSTScript"/>
      </w:pPr>
      <w:r w:rsidRPr="007036CE">
        <w:tab/>
      </w:r>
      <w:r w:rsidRPr="007036CE">
        <w:tab/>
        <w:t>"PA": "01951001820",</w:t>
      </w:r>
    </w:p>
    <w:p w14:paraId="6A8CDDA4" w14:textId="77777777" w:rsidR="009B5EBA" w:rsidRPr="007036CE" w:rsidRDefault="009B5EBA" w:rsidP="009B5EBA">
      <w:pPr>
        <w:pStyle w:val="GOSTScript"/>
        <w:rPr>
          <w:ins w:id="5039" w:author="Сатлер Марина Викторовна" w:date="2024-07-08T16:05:00Z"/>
        </w:rPr>
      </w:pPr>
      <w:r w:rsidRPr="007036CE">
        <w:lastRenderedPageBreak/>
        <w:tab/>
      </w:r>
      <w:r w:rsidRPr="007036CE">
        <w:tab/>
        <w:t xml:space="preserve">"CONTUR": </w:t>
      </w:r>
      <w:ins w:id="5040" w:author="Сатлер Марина Викторовна" w:date="2024-02-28T19:03:00Z">
        <w:r w:rsidR="00BB4D13" w:rsidRPr="007036CE">
          <w:t>"</w:t>
        </w:r>
      </w:ins>
      <w:r w:rsidRPr="007036CE">
        <w:t>1</w:t>
      </w:r>
      <w:ins w:id="5041" w:author="Сатлер Марина Викторовна" w:date="2024-02-28T19:03:00Z">
        <w:r w:rsidR="00BB4D13" w:rsidRPr="007036CE">
          <w:t>"</w:t>
        </w:r>
      </w:ins>
      <w:r w:rsidRPr="007036CE">
        <w:t>,</w:t>
      </w:r>
    </w:p>
    <w:p w14:paraId="391FBB83" w14:textId="77777777" w:rsidR="00AD62B4" w:rsidRPr="007036CE" w:rsidRDefault="00AD62B4" w:rsidP="009B5EBA">
      <w:pPr>
        <w:pStyle w:val="GOSTScript"/>
        <w:rPr>
          <w:ins w:id="5042" w:author="Сатлер Марина Викторовна" w:date="2024-07-02T10:21:00Z"/>
        </w:rPr>
      </w:pPr>
      <w:ins w:id="5043" w:author="Сатлер Марина Викторовна" w:date="2024-07-08T16:05:00Z">
        <w:r w:rsidRPr="007036CE">
          <w:tab/>
        </w:r>
        <w:r w:rsidRPr="007036CE">
          <w:tab/>
          <w:t>"NBC": "0",</w:t>
        </w:r>
      </w:ins>
    </w:p>
    <w:p w14:paraId="11696FC0" w14:textId="77777777" w:rsidR="001902C4" w:rsidRPr="007036CE" w:rsidRDefault="001902C4" w:rsidP="001902C4">
      <w:pPr>
        <w:pStyle w:val="GOSTScript"/>
        <w:rPr>
          <w:ins w:id="5044" w:author="Сатлер Марина Викторовна" w:date="2024-07-02T10:21:00Z"/>
        </w:rPr>
      </w:pPr>
      <w:ins w:id="5045" w:author="Сатлер Марина Викторовна" w:date="2024-07-02T10:21:00Z">
        <w:r w:rsidRPr="007036CE">
          <w:tab/>
        </w:r>
        <w:r w:rsidRPr="007036CE">
          <w:tab/>
          <w:t>"ParentDoc": [</w:t>
        </w:r>
      </w:ins>
    </w:p>
    <w:p w14:paraId="14F0E674" w14:textId="77777777" w:rsidR="001902C4" w:rsidRPr="007036CE" w:rsidRDefault="001902C4" w:rsidP="001902C4">
      <w:pPr>
        <w:pStyle w:val="GOSTScript"/>
        <w:rPr>
          <w:ins w:id="5046" w:author="Сатлер Марина Викторовна" w:date="2024-07-02T10:21:00Z"/>
        </w:rPr>
      </w:pPr>
      <w:ins w:id="5047" w:author="Сатлер Марина Викторовна" w:date="2024-07-02T10:21:00Z">
        <w:r w:rsidRPr="007036CE">
          <w:tab/>
        </w:r>
        <w:r w:rsidRPr="007036CE">
          <w:tab/>
        </w:r>
        <w:r w:rsidRPr="007036CE">
          <w:tab/>
          <w:t>{</w:t>
        </w:r>
      </w:ins>
    </w:p>
    <w:p w14:paraId="78C5B17A" w14:textId="77777777" w:rsidR="001902C4" w:rsidRPr="007036CE" w:rsidRDefault="001902C4" w:rsidP="001902C4">
      <w:pPr>
        <w:pStyle w:val="GOSTScript"/>
        <w:rPr>
          <w:ins w:id="5048" w:author="Сатлер Марина Викторовна" w:date="2024-07-02T10:21:00Z"/>
        </w:rPr>
      </w:pPr>
      <w:ins w:id="5049" w:author="Сатлер Марина Викторовна" w:date="2024-07-02T10:21:00Z">
        <w:r w:rsidRPr="007036CE">
          <w:tab/>
        </w:r>
        <w:r w:rsidRPr="007036CE">
          <w:tab/>
        </w:r>
        <w:r w:rsidRPr="007036CE">
          <w:tab/>
        </w:r>
        <w:r w:rsidRPr="007036CE">
          <w:tab/>
          <w:t>"GUIDPRNT": "1tj90a8o-v236-46fg-ar34-22029ii81355",</w:t>
        </w:r>
      </w:ins>
    </w:p>
    <w:p w14:paraId="53367E25" w14:textId="77777777" w:rsidR="001902C4" w:rsidRPr="007036CE" w:rsidRDefault="001902C4" w:rsidP="001902C4">
      <w:pPr>
        <w:pStyle w:val="GOSTScript"/>
        <w:rPr>
          <w:ins w:id="5050" w:author="Сатлер Марина Викторовна" w:date="2024-07-02T10:21:00Z"/>
        </w:rPr>
      </w:pPr>
      <w:ins w:id="5051" w:author="Сатлер Марина Викторовна" w:date="2024-07-02T10:21:00Z">
        <w:r w:rsidRPr="007036CE">
          <w:tab/>
        </w:r>
        <w:r w:rsidRPr="007036CE">
          <w:tab/>
        </w:r>
        <w:r w:rsidRPr="007036CE">
          <w:tab/>
        </w:r>
        <w:r w:rsidRPr="007036CE">
          <w:tab/>
          <w:t>"NUMPRNT": "855/24-01",</w:t>
        </w:r>
      </w:ins>
    </w:p>
    <w:p w14:paraId="6C922FC6" w14:textId="77777777" w:rsidR="001902C4" w:rsidRPr="007036CE" w:rsidRDefault="001902C4" w:rsidP="001902C4">
      <w:pPr>
        <w:pStyle w:val="GOSTScript"/>
        <w:rPr>
          <w:ins w:id="5052" w:author="Сатлер Марина Викторовна" w:date="2024-07-02T10:21:00Z"/>
        </w:rPr>
      </w:pPr>
      <w:ins w:id="5053" w:author="Сатлер Марина Викторовна" w:date="2024-07-02T10:21:00Z">
        <w:r w:rsidRPr="007036CE">
          <w:tab/>
        </w:r>
        <w:r w:rsidRPr="007036CE">
          <w:tab/>
        </w:r>
        <w:r w:rsidRPr="007036CE">
          <w:tab/>
        </w:r>
        <w:r w:rsidRPr="007036CE">
          <w:tab/>
          <w:t>"DATEPRNT": "2024-01-25",</w:t>
        </w:r>
      </w:ins>
    </w:p>
    <w:p w14:paraId="3F3FB312" w14:textId="77777777" w:rsidR="001902C4" w:rsidRPr="007036CE" w:rsidRDefault="001902C4" w:rsidP="001902C4">
      <w:pPr>
        <w:pStyle w:val="GOSTScript"/>
        <w:rPr>
          <w:ins w:id="5054" w:author="Сатлер Марина Викторовна" w:date="2024-07-02T10:21:00Z"/>
        </w:rPr>
      </w:pPr>
      <w:ins w:id="5055" w:author="Сатлер Марина Викторовна" w:date="2024-07-02T10:21:00Z">
        <w:r w:rsidRPr="007036CE">
          <w:tab/>
        </w:r>
        <w:r w:rsidRPr="007036CE">
          <w:tab/>
        </w:r>
        <w:r w:rsidRPr="007036CE">
          <w:tab/>
        </w:r>
        <w:r w:rsidRPr="007036CE">
          <w:tab/>
          <w:t>"TYPEPRNT": "</w:t>
        </w:r>
      </w:ins>
      <w:ins w:id="5056" w:author="Сатлер Марина Викторовна" w:date="2024-07-02T10:24:00Z">
        <w:r w:rsidR="005D3C19" w:rsidRPr="007036CE">
          <w:t>БРБ</w:t>
        </w:r>
      </w:ins>
      <w:ins w:id="5057" w:author="Сатлер Марина Викторовна" w:date="2024-07-02T10:21:00Z">
        <w:r w:rsidRPr="007036CE">
          <w:t>"</w:t>
        </w:r>
      </w:ins>
    </w:p>
    <w:p w14:paraId="09C58200" w14:textId="77777777" w:rsidR="001902C4" w:rsidRPr="007036CE" w:rsidRDefault="001902C4" w:rsidP="001902C4">
      <w:pPr>
        <w:pStyle w:val="GOSTScript"/>
        <w:rPr>
          <w:ins w:id="5058" w:author="Сатлер Марина Викторовна" w:date="2024-07-02T10:21:00Z"/>
        </w:rPr>
      </w:pPr>
      <w:ins w:id="5059" w:author="Сатлер Марина Викторовна" w:date="2024-07-02T10:21:00Z">
        <w:r w:rsidRPr="007036CE">
          <w:tab/>
        </w:r>
        <w:r w:rsidRPr="007036CE">
          <w:tab/>
        </w:r>
        <w:r w:rsidRPr="007036CE">
          <w:tab/>
          <w:t>}</w:t>
        </w:r>
      </w:ins>
    </w:p>
    <w:p w14:paraId="7918DFE9" w14:textId="77777777" w:rsidR="001902C4" w:rsidRPr="007036CE" w:rsidRDefault="001902C4" w:rsidP="001902C4">
      <w:pPr>
        <w:pStyle w:val="GOSTScript"/>
      </w:pPr>
      <w:ins w:id="5060" w:author="Сатлер Марина Викторовна" w:date="2024-07-02T10:21:00Z">
        <w:r w:rsidRPr="007036CE">
          <w:tab/>
        </w:r>
        <w:r w:rsidRPr="007036CE">
          <w:tab/>
          <w:t>],</w:t>
        </w:r>
      </w:ins>
    </w:p>
    <w:p w14:paraId="4A52EA66" w14:textId="77777777" w:rsidR="009B5EBA" w:rsidRPr="007036CE" w:rsidRDefault="009B5EBA" w:rsidP="009B5EBA">
      <w:pPr>
        <w:pStyle w:val="GOSTScript"/>
      </w:pPr>
      <w:r w:rsidRPr="007036CE">
        <w:tab/>
      </w:r>
      <w:r w:rsidRPr="007036CE">
        <w:tab/>
        <w:t>"SECTION_1": [</w:t>
      </w:r>
    </w:p>
    <w:p w14:paraId="69F73587" w14:textId="77777777" w:rsidR="009B5EBA" w:rsidRPr="007036CE" w:rsidRDefault="009B5EBA" w:rsidP="009B5EBA">
      <w:pPr>
        <w:pStyle w:val="GOSTScript"/>
      </w:pPr>
      <w:r w:rsidRPr="007036CE">
        <w:tab/>
      </w:r>
      <w:r w:rsidRPr="007036CE">
        <w:tab/>
      </w:r>
      <w:r w:rsidRPr="007036CE">
        <w:tab/>
        <w:t>{</w:t>
      </w:r>
    </w:p>
    <w:p w14:paraId="4BCD5A27" w14:textId="77777777" w:rsidR="009B5EBA" w:rsidRPr="007036CE" w:rsidRDefault="009B5EBA" w:rsidP="009B5EBA">
      <w:pPr>
        <w:pStyle w:val="GOSTScript"/>
      </w:pPr>
      <w:r w:rsidRPr="007036CE">
        <w:tab/>
      </w:r>
      <w:r w:rsidRPr="007036CE">
        <w:tab/>
      </w:r>
      <w:r w:rsidRPr="007036CE">
        <w:tab/>
      </w:r>
      <w:r w:rsidRPr="007036CE">
        <w:tab/>
        <w:t>"SECTION_TYPE": "1",</w:t>
      </w:r>
    </w:p>
    <w:p w14:paraId="20086967" w14:textId="77777777" w:rsidR="009B5EBA" w:rsidRPr="007036CE" w:rsidRDefault="009B5EBA" w:rsidP="009B5EBA">
      <w:pPr>
        <w:pStyle w:val="GOSTScript"/>
      </w:pPr>
      <w:r w:rsidRPr="007036CE">
        <w:tab/>
      </w:r>
      <w:r w:rsidRPr="007036CE">
        <w:tab/>
      </w:r>
      <w:r w:rsidRPr="007036CE">
        <w:tab/>
      </w:r>
      <w:r w:rsidRPr="007036CE">
        <w:tab/>
        <w:t>"</w:t>
      </w:r>
      <w:ins w:id="5061" w:author="Сатлер Марина Викторовна" w:date="2024-06-11T14:25:00Z">
        <w:r w:rsidR="006C14D9" w:rsidRPr="007036CE">
          <w:rPr>
            <w:szCs w:val="24"/>
          </w:rPr>
          <w:t>id</w:t>
        </w:r>
      </w:ins>
      <w:del w:id="5062" w:author="Сатлер Марина Викторовна" w:date="2024-06-11T14:25:00Z">
        <w:r w:rsidRPr="007036CE" w:rsidDel="006C14D9">
          <w:delText>ID</w:delText>
        </w:r>
      </w:del>
      <w:r w:rsidRPr="007036CE">
        <w:t>": 1,</w:t>
      </w:r>
    </w:p>
    <w:p w14:paraId="7DC06915" w14:textId="77777777" w:rsidR="009B5EBA" w:rsidRPr="007036CE" w:rsidRDefault="009B5EBA" w:rsidP="009B5EBA">
      <w:pPr>
        <w:pStyle w:val="GOSTScript"/>
      </w:pPr>
      <w:r w:rsidRPr="007036CE">
        <w:tab/>
      </w:r>
      <w:r w:rsidRPr="007036CE">
        <w:tab/>
      </w:r>
      <w:r w:rsidRPr="007036CE">
        <w:tab/>
      </w:r>
      <w:r w:rsidRPr="007036CE">
        <w:tab/>
        <w:t>"NUMBROW": "1",</w:t>
      </w:r>
    </w:p>
    <w:p w14:paraId="598C5492" w14:textId="77777777" w:rsidR="009B5EBA" w:rsidRPr="007036CE" w:rsidRDefault="009B5EBA" w:rsidP="009B5EBA">
      <w:pPr>
        <w:pStyle w:val="GOSTScript"/>
      </w:pPr>
      <w:r w:rsidRPr="007036CE">
        <w:tab/>
      </w:r>
      <w:r w:rsidRPr="007036CE">
        <w:tab/>
      </w:r>
      <w:r w:rsidRPr="007036CE">
        <w:tab/>
      </w:r>
      <w:r w:rsidRPr="007036CE">
        <w:tab/>
        <w:t>"SIGNKBK": "N",</w:t>
      </w:r>
    </w:p>
    <w:p w14:paraId="77954E4F" w14:textId="77777777" w:rsidR="009B5EBA" w:rsidRPr="007036CE" w:rsidRDefault="009B5EBA" w:rsidP="009B5EBA">
      <w:pPr>
        <w:pStyle w:val="GOSTScript"/>
      </w:pPr>
      <w:r w:rsidRPr="007036CE">
        <w:tab/>
      </w:r>
      <w:r w:rsidRPr="007036CE">
        <w:tab/>
      </w:r>
      <w:r w:rsidRPr="007036CE">
        <w:tab/>
      </w:r>
      <w:r w:rsidRPr="007036CE">
        <w:tab/>
        <w:t>"KBK": "18710017100030010312",</w:t>
      </w:r>
    </w:p>
    <w:p w14:paraId="35EA34C5" w14:textId="77777777" w:rsidR="009B5EBA" w:rsidRPr="007036CE" w:rsidRDefault="009B5EBA" w:rsidP="009B5EBA">
      <w:pPr>
        <w:pStyle w:val="GOSTScript"/>
      </w:pPr>
      <w:r w:rsidRPr="007036CE">
        <w:tab/>
      </w:r>
      <w:r w:rsidRPr="007036CE">
        <w:tab/>
      </w:r>
      <w:r w:rsidRPr="007036CE">
        <w:tab/>
      </w:r>
      <w:r w:rsidRPr="007036CE">
        <w:tab/>
        <w:t>"TYPEKBK": "12",</w:t>
      </w:r>
    </w:p>
    <w:p w14:paraId="74F73E02" w14:textId="77777777" w:rsidR="009B5EBA" w:rsidRPr="007036CE" w:rsidRDefault="009B5EBA" w:rsidP="009B5EBA">
      <w:pPr>
        <w:pStyle w:val="GOSTScript"/>
      </w:pPr>
      <w:r w:rsidRPr="007036CE">
        <w:tab/>
      </w:r>
      <w:r w:rsidRPr="007036CE">
        <w:tab/>
      </w:r>
      <w:r w:rsidRPr="007036CE">
        <w:tab/>
      </w:r>
      <w:r w:rsidRPr="007036CE">
        <w:tab/>
        <w:t>"SUM_1": 50000.00,</w:t>
      </w:r>
    </w:p>
    <w:p w14:paraId="4C12C7C4" w14:textId="77777777" w:rsidR="009B5EBA" w:rsidRPr="007036CE" w:rsidRDefault="009B5EBA" w:rsidP="009B5EBA">
      <w:pPr>
        <w:pStyle w:val="GOSTScript"/>
      </w:pPr>
      <w:r w:rsidRPr="007036CE">
        <w:tab/>
      </w:r>
      <w:r w:rsidRPr="007036CE">
        <w:tab/>
      </w:r>
      <w:r w:rsidRPr="007036CE">
        <w:tab/>
      </w:r>
      <w:r w:rsidRPr="007036CE">
        <w:tab/>
        <w:t>"SUM_2": 50000.00,</w:t>
      </w:r>
    </w:p>
    <w:p w14:paraId="0786798E" w14:textId="77777777" w:rsidR="009B5EBA" w:rsidRPr="007036CE" w:rsidDel="00AD62B4" w:rsidRDefault="009B5EBA" w:rsidP="00AD62B4">
      <w:pPr>
        <w:pStyle w:val="GOSTScript"/>
        <w:rPr>
          <w:del w:id="5063" w:author="Сатлер Марина Викторовна" w:date="2024-07-08T16:05:00Z"/>
        </w:rPr>
      </w:pPr>
      <w:r w:rsidRPr="007036CE">
        <w:tab/>
      </w:r>
      <w:r w:rsidRPr="007036CE">
        <w:tab/>
      </w:r>
      <w:r w:rsidRPr="007036CE">
        <w:tab/>
      </w:r>
      <w:r w:rsidRPr="007036CE">
        <w:tab/>
        <w:t xml:space="preserve">"SUM_3": </w:t>
      </w:r>
      <w:del w:id="5064" w:author="Сатлер Марина Викторовна" w:date="2024-07-08T16:05:00Z">
        <w:r w:rsidRPr="007036CE" w:rsidDel="00AD62B4">
          <w:delText>5000</w:delText>
        </w:r>
      </w:del>
      <w:r w:rsidRPr="007036CE">
        <w:t>0.00</w:t>
      </w:r>
      <w:del w:id="5065" w:author="Сатлер Марина Викторовна" w:date="2024-07-08T16:05:00Z">
        <w:r w:rsidRPr="007036CE" w:rsidDel="00AD62B4">
          <w:delText>,</w:delText>
        </w:r>
      </w:del>
    </w:p>
    <w:p w14:paraId="4CF1FDC6" w14:textId="77777777" w:rsidR="009B5EBA" w:rsidRPr="007036CE" w:rsidRDefault="009B5EBA" w:rsidP="00AD62B4">
      <w:pPr>
        <w:pStyle w:val="GOSTScript"/>
      </w:pPr>
      <w:del w:id="5066" w:author="Сатлер Марина Викторовна" w:date="2024-07-08T16:05:00Z">
        <w:r w:rsidRPr="007036CE" w:rsidDel="00AD62B4">
          <w:tab/>
        </w:r>
        <w:r w:rsidRPr="007036CE" w:rsidDel="00AD62B4">
          <w:tab/>
        </w:r>
        <w:r w:rsidRPr="007036CE" w:rsidDel="00AD62B4">
          <w:tab/>
        </w:r>
        <w:r w:rsidRPr="007036CE" w:rsidDel="00AD62B4">
          <w:tab/>
          <w:delText>"SUM_4": 0.00</w:delText>
        </w:r>
      </w:del>
    </w:p>
    <w:p w14:paraId="7AA16FD0" w14:textId="77777777" w:rsidR="009B5EBA" w:rsidRPr="007036CE" w:rsidRDefault="009B5EBA" w:rsidP="009B5EBA">
      <w:pPr>
        <w:pStyle w:val="GOSTScript"/>
      </w:pPr>
      <w:r w:rsidRPr="007036CE">
        <w:tab/>
      </w:r>
      <w:r w:rsidRPr="007036CE">
        <w:tab/>
      </w:r>
      <w:r w:rsidRPr="007036CE">
        <w:tab/>
        <w:t>},</w:t>
      </w:r>
    </w:p>
    <w:p w14:paraId="1E4B8B6E" w14:textId="77777777" w:rsidR="009B5EBA" w:rsidRPr="007036CE" w:rsidRDefault="009B5EBA" w:rsidP="009B5EBA">
      <w:pPr>
        <w:pStyle w:val="GOSTScript"/>
      </w:pPr>
      <w:r w:rsidRPr="007036CE">
        <w:tab/>
      </w:r>
      <w:r w:rsidRPr="007036CE">
        <w:tab/>
      </w:r>
      <w:r w:rsidRPr="007036CE">
        <w:tab/>
        <w:t>{</w:t>
      </w:r>
    </w:p>
    <w:p w14:paraId="5330C105" w14:textId="77777777" w:rsidR="009B5EBA" w:rsidRPr="007036CE" w:rsidRDefault="009B5EBA" w:rsidP="009B5EBA">
      <w:pPr>
        <w:pStyle w:val="GOSTScript"/>
      </w:pPr>
      <w:r w:rsidRPr="007036CE">
        <w:tab/>
      </w:r>
      <w:r w:rsidRPr="007036CE">
        <w:tab/>
      </w:r>
      <w:r w:rsidRPr="007036CE">
        <w:tab/>
      </w:r>
      <w:r w:rsidRPr="007036CE">
        <w:tab/>
        <w:t>"SECTION_TYPE": "1",</w:t>
      </w:r>
    </w:p>
    <w:p w14:paraId="1069B04A" w14:textId="77777777" w:rsidR="009B5EBA" w:rsidRPr="007036CE" w:rsidRDefault="009B5EBA" w:rsidP="009B5EBA">
      <w:pPr>
        <w:pStyle w:val="GOSTScript"/>
      </w:pPr>
      <w:r w:rsidRPr="007036CE">
        <w:tab/>
      </w:r>
      <w:r w:rsidRPr="007036CE">
        <w:tab/>
      </w:r>
      <w:r w:rsidRPr="007036CE">
        <w:tab/>
      </w:r>
      <w:r w:rsidRPr="007036CE">
        <w:tab/>
        <w:t>"</w:t>
      </w:r>
      <w:ins w:id="5067" w:author="Сатлер Марина Викторовна" w:date="2024-06-11T14:25:00Z">
        <w:r w:rsidR="006C14D9" w:rsidRPr="007036CE">
          <w:rPr>
            <w:szCs w:val="24"/>
          </w:rPr>
          <w:t>id</w:t>
        </w:r>
      </w:ins>
      <w:del w:id="5068" w:author="Сатлер Марина Викторовна" w:date="2024-06-11T14:25:00Z">
        <w:r w:rsidRPr="007036CE" w:rsidDel="006C14D9">
          <w:delText>ID</w:delText>
        </w:r>
      </w:del>
      <w:r w:rsidRPr="007036CE">
        <w:t>": 2,</w:t>
      </w:r>
    </w:p>
    <w:p w14:paraId="419CC7B2" w14:textId="77777777" w:rsidR="009B5EBA" w:rsidRPr="007036CE" w:rsidRDefault="009B5EBA" w:rsidP="009B5EBA">
      <w:pPr>
        <w:pStyle w:val="GOSTScript"/>
      </w:pPr>
      <w:r w:rsidRPr="007036CE">
        <w:tab/>
      </w:r>
      <w:r w:rsidRPr="007036CE">
        <w:tab/>
      </w:r>
      <w:r w:rsidRPr="007036CE">
        <w:tab/>
      </w:r>
      <w:r w:rsidRPr="007036CE">
        <w:tab/>
        <w:t>"NUMBROW": "2",</w:t>
      </w:r>
    </w:p>
    <w:p w14:paraId="36A5D613" w14:textId="77777777" w:rsidR="009B5EBA" w:rsidRPr="007036CE" w:rsidRDefault="009B5EBA" w:rsidP="009B5EBA">
      <w:pPr>
        <w:pStyle w:val="GOSTScript"/>
      </w:pPr>
      <w:r w:rsidRPr="007036CE">
        <w:tab/>
      </w:r>
      <w:r w:rsidRPr="007036CE">
        <w:tab/>
      </w:r>
      <w:r w:rsidRPr="007036CE">
        <w:tab/>
      </w:r>
      <w:r w:rsidRPr="007036CE">
        <w:tab/>
        <w:t>"SIGNKBK": "N",</w:t>
      </w:r>
    </w:p>
    <w:p w14:paraId="13126BA6" w14:textId="77777777" w:rsidR="009B5EBA" w:rsidRPr="007036CE" w:rsidRDefault="009B5EBA" w:rsidP="009B5EBA">
      <w:pPr>
        <w:pStyle w:val="GOSTScript"/>
      </w:pPr>
      <w:r w:rsidRPr="007036CE">
        <w:tab/>
      </w:r>
      <w:r w:rsidRPr="007036CE">
        <w:tab/>
      </w:r>
      <w:r w:rsidRPr="007036CE">
        <w:tab/>
      </w:r>
      <w:r w:rsidRPr="007036CE">
        <w:tab/>
        <w:t>"KBK": "</w:t>
      </w:r>
      <w:r w:rsidR="00EA306B" w:rsidRPr="007036CE">
        <w:t>18713017100030010312</w:t>
      </w:r>
      <w:r w:rsidRPr="007036CE">
        <w:t>",</w:t>
      </w:r>
    </w:p>
    <w:p w14:paraId="44B8837D" w14:textId="77777777" w:rsidR="009B5EBA" w:rsidRPr="007036CE" w:rsidRDefault="009B5EBA" w:rsidP="009B5EBA">
      <w:pPr>
        <w:pStyle w:val="GOSTScript"/>
      </w:pPr>
      <w:r w:rsidRPr="007036CE">
        <w:tab/>
      </w:r>
      <w:r w:rsidRPr="007036CE">
        <w:tab/>
      </w:r>
      <w:r w:rsidRPr="007036CE">
        <w:tab/>
      </w:r>
      <w:r w:rsidRPr="007036CE">
        <w:tab/>
        <w:t>"TYPEKBK": "12",</w:t>
      </w:r>
    </w:p>
    <w:p w14:paraId="7599377C" w14:textId="77777777" w:rsidR="009B5EBA" w:rsidRPr="007036CE" w:rsidRDefault="009B5EBA" w:rsidP="009B5EBA">
      <w:pPr>
        <w:pStyle w:val="GOSTScript"/>
      </w:pPr>
      <w:r w:rsidRPr="007036CE">
        <w:tab/>
      </w:r>
      <w:r w:rsidRPr="007036CE">
        <w:tab/>
      </w:r>
      <w:r w:rsidRPr="007036CE">
        <w:tab/>
      </w:r>
      <w:r w:rsidRPr="007036CE">
        <w:tab/>
        <w:t>"SUM_1": 10000.00,</w:t>
      </w:r>
    </w:p>
    <w:p w14:paraId="11F29187" w14:textId="77777777" w:rsidR="009B5EBA" w:rsidRPr="007036CE" w:rsidRDefault="009B5EBA" w:rsidP="009B5EBA">
      <w:pPr>
        <w:pStyle w:val="GOSTScript"/>
      </w:pPr>
      <w:r w:rsidRPr="007036CE">
        <w:tab/>
      </w:r>
      <w:r w:rsidRPr="007036CE">
        <w:tab/>
      </w:r>
      <w:r w:rsidRPr="007036CE">
        <w:tab/>
      </w:r>
      <w:r w:rsidRPr="007036CE">
        <w:tab/>
        <w:t>"SUM_2": 2000.00,</w:t>
      </w:r>
    </w:p>
    <w:p w14:paraId="21C596BA" w14:textId="77777777" w:rsidR="009B5EBA" w:rsidRPr="007036CE" w:rsidDel="00AD62B4" w:rsidRDefault="009B5EBA" w:rsidP="00AD62B4">
      <w:pPr>
        <w:pStyle w:val="GOSTScript"/>
        <w:rPr>
          <w:del w:id="5069" w:author="Сатлер Марина Викторовна" w:date="2024-07-08T16:05:00Z"/>
        </w:rPr>
      </w:pPr>
      <w:r w:rsidRPr="007036CE">
        <w:tab/>
      </w:r>
      <w:r w:rsidRPr="007036CE">
        <w:tab/>
      </w:r>
      <w:r w:rsidRPr="007036CE">
        <w:tab/>
      </w:r>
      <w:r w:rsidRPr="007036CE">
        <w:tab/>
        <w:t xml:space="preserve">"SUM_3": </w:t>
      </w:r>
      <w:del w:id="5070" w:author="Сатлер Марина Викторовна" w:date="2024-07-08T16:05:00Z">
        <w:r w:rsidRPr="007036CE" w:rsidDel="00AD62B4">
          <w:delText>10</w:delText>
        </w:r>
      </w:del>
      <w:r w:rsidRPr="007036CE">
        <w:t>0.00</w:t>
      </w:r>
      <w:del w:id="5071" w:author="Сатлер Марина Викторовна" w:date="2024-07-08T16:05:00Z">
        <w:r w:rsidRPr="007036CE" w:rsidDel="00AD62B4">
          <w:delText>,</w:delText>
        </w:r>
      </w:del>
    </w:p>
    <w:p w14:paraId="34341744" w14:textId="77777777" w:rsidR="009B5EBA" w:rsidRPr="007036CE" w:rsidRDefault="009B5EBA" w:rsidP="00AD62B4">
      <w:pPr>
        <w:pStyle w:val="GOSTScript"/>
      </w:pPr>
      <w:del w:id="5072" w:author="Сатлер Марина Викторовна" w:date="2024-07-08T16:05:00Z">
        <w:r w:rsidRPr="007036CE" w:rsidDel="00AD62B4">
          <w:tab/>
        </w:r>
        <w:r w:rsidRPr="007036CE" w:rsidDel="00AD62B4">
          <w:tab/>
        </w:r>
        <w:r w:rsidRPr="007036CE" w:rsidDel="00AD62B4">
          <w:tab/>
        </w:r>
        <w:r w:rsidRPr="007036CE" w:rsidDel="00AD62B4">
          <w:tab/>
          <w:delText>"SUM_4": 0.00</w:delText>
        </w:r>
      </w:del>
    </w:p>
    <w:p w14:paraId="4D6D604C" w14:textId="77777777" w:rsidR="009B5EBA" w:rsidRPr="007036CE" w:rsidRDefault="009B5EBA" w:rsidP="00191F20">
      <w:pPr>
        <w:pStyle w:val="GOSTScript"/>
      </w:pPr>
      <w:r w:rsidRPr="007036CE">
        <w:tab/>
      </w:r>
      <w:r w:rsidRPr="007036CE">
        <w:tab/>
      </w:r>
      <w:r w:rsidRPr="007036CE">
        <w:tab/>
        <w:t>}</w:t>
      </w:r>
    </w:p>
    <w:p w14:paraId="78142038" w14:textId="77777777" w:rsidR="009B5EBA" w:rsidRPr="007036CE" w:rsidRDefault="009B5EBA" w:rsidP="009B5EBA">
      <w:pPr>
        <w:pStyle w:val="GOSTScript"/>
      </w:pPr>
      <w:r w:rsidRPr="007036CE">
        <w:tab/>
      </w:r>
      <w:r w:rsidRPr="007036CE">
        <w:tab/>
        <w:t>],</w:t>
      </w:r>
    </w:p>
    <w:p w14:paraId="3724F1AA" w14:textId="77777777" w:rsidR="009B5EBA" w:rsidRPr="007036CE" w:rsidRDefault="009B5EBA" w:rsidP="009B5EBA">
      <w:pPr>
        <w:pStyle w:val="GOSTScript"/>
      </w:pPr>
      <w:r w:rsidRPr="007036CE">
        <w:tab/>
      </w:r>
      <w:r w:rsidRPr="007036CE">
        <w:tab/>
        <w:t>"SECTION_2": [</w:t>
      </w:r>
    </w:p>
    <w:p w14:paraId="1F57E133" w14:textId="77777777" w:rsidR="009B5EBA" w:rsidRPr="007036CE" w:rsidRDefault="009B5EBA" w:rsidP="009B5EBA">
      <w:pPr>
        <w:pStyle w:val="GOSTScript"/>
      </w:pPr>
      <w:r w:rsidRPr="007036CE">
        <w:lastRenderedPageBreak/>
        <w:tab/>
      </w:r>
      <w:r w:rsidRPr="007036CE">
        <w:tab/>
      </w:r>
      <w:r w:rsidRPr="007036CE">
        <w:tab/>
        <w:t>{</w:t>
      </w:r>
    </w:p>
    <w:p w14:paraId="09671E39" w14:textId="77777777" w:rsidR="009B5EBA" w:rsidRPr="007036CE" w:rsidRDefault="009B5EBA" w:rsidP="009B5EBA">
      <w:pPr>
        <w:pStyle w:val="GOSTScript"/>
      </w:pPr>
      <w:r w:rsidRPr="007036CE">
        <w:tab/>
      </w:r>
      <w:r w:rsidRPr="007036CE">
        <w:tab/>
      </w:r>
      <w:r w:rsidRPr="007036CE">
        <w:tab/>
      </w:r>
      <w:r w:rsidRPr="007036CE">
        <w:tab/>
        <w:t>"SECTION_TYPE": "2",</w:t>
      </w:r>
    </w:p>
    <w:p w14:paraId="53FF2921" w14:textId="77777777" w:rsidR="009B5EBA" w:rsidRPr="007036CE" w:rsidRDefault="009B5EBA" w:rsidP="009B5EBA">
      <w:pPr>
        <w:pStyle w:val="GOSTScript"/>
      </w:pPr>
      <w:r w:rsidRPr="007036CE">
        <w:tab/>
      </w:r>
      <w:r w:rsidRPr="007036CE">
        <w:tab/>
      </w:r>
      <w:r w:rsidRPr="007036CE">
        <w:tab/>
      </w:r>
      <w:r w:rsidRPr="007036CE">
        <w:tab/>
        <w:t>"</w:t>
      </w:r>
      <w:ins w:id="5073" w:author="Сатлер Марина Викторовна" w:date="2024-06-11T14:25:00Z">
        <w:r w:rsidR="006C14D9" w:rsidRPr="007036CE">
          <w:rPr>
            <w:szCs w:val="24"/>
          </w:rPr>
          <w:t>id</w:t>
        </w:r>
      </w:ins>
      <w:del w:id="5074" w:author="Сатлер Марина Викторовна" w:date="2024-06-11T14:25:00Z">
        <w:r w:rsidRPr="007036CE" w:rsidDel="006C14D9">
          <w:delText>ID</w:delText>
        </w:r>
      </w:del>
      <w:r w:rsidRPr="007036CE">
        <w:t>": 1,</w:t>
      </w:r>
    </w:p>
    <w:p w14:paraId="7ED9A835" w14:textId="77777777" w:rsidR="009B5EBA" w:rsidRPr="007036CE" w:rsidRDefault="009B5EBA" w:rsidP="009B5EBA">
      <w:pPr>
        <w:pStyle w:val="GOSTScript"/>
      </w:pPr>
      <w:r w:rsidRPr="007036CE">
        <w:tab/>
      </w:r>
      <w:r w:rsidRPr="007036CE">
        <w:tab/>
      </w:r>
      <w:r w:rsidRPr="007036CE">
        <w:tab/>
      </w:r>
      <w:r w:rsidRPr="007036CE">
        <w:tab/>
        <w:t>"NUMBROW": "1",</w:t>
      </w:r>
    </w:p>
    <w:p w14:paraId="7F16F58E" w14:textId="77777777" w:rsidR="009B5EBA" w:rsidRPr="007036CE" w:rsidRDefault="009B5EBA" w:rsidP="009B5EBA">
      <w:pPr>
        <w:pStyle w:val="GOSTScript"/>
      </w:pPr>
      <w:r w:rsidRPr="007036CE">
        <w:tab/>
      </w:r>
      <w:r w:rsidRPr="007036CE">
        <w:tab/>
      </w:r>
      <w:r w:rsidRPr="007036CE">
        <w:tab/>
      </w:r>
      <w:r w:rsidRPr="007036CE">
        <w:tab/>
        <w:t>"SIGNKBK": "N",</w:t>
      </w:r>
    </w:p>
    <w:p w14:paraId="2ED755FA" w14:textId="77777777" w:rsidR="009B5EBA" w:rsidRPr="007036CE" w:rsidRDefault="009B5EBA" w:rsidP="009B5EBA">
      <w:pPr>
        <w:pStyle w:val="GOSTScript"/>
      </w:pPr>
      <w:r w:rsidRPr="007036CE">
        <w:tab/>
      </w:r>
      <w:r w:rsidRPr="007036CE">
        <w:tab/>
      </w:r>
      <w:r w:rsidRPr="007036CE">
        <w:tab/>
      </w:r>
      <w:r w:rsidRPr="007036CE">
        <w:tab/>
        <w:t>"KBK": "18201060011500100244",</w:t>
      </w:r>
    </w:p>
    <w:p w14:paraId="160A285F" w14:textId="77777777" w:rsidR="009B5EBA" w:rsidRPr="007036CE" w:rsidRDefault="009B5EBA" w:rsidP="009B5EBA">
      <w:pPr>
        <w:pStyle w:val="GOSTScript"/>
      </w:pPr>
      <w:r w:rsidRPr="007036CE">
        <w:tab/>
      </w:r>
      <w:r w:rsidRPr="007036CE">
        <w:tab/>
      </w:r>
      <w:r w:rsidRPr="007036CE">
        <w:tab/>
      </w:r>
      <w:r w:rsidRPr="007036CE">
        <w:tab/>
        <w:t>"OKSCODE": "</w:t>
      </w:r>
      <w:ins w:id="5075" w:author="Сатлер Марина Викторовна" w:date="2024-07-09T15:30:00Z">
        <w:r w:rsidR="00B475BF" w:rsidRPr="007036CE">
          <w:t>000000000000211538</w:t>
        </w:r>
      </w:ins>
      <w:del w:id="5076" w:author="Сатлер Марина Викторовна" w:date="2024-07-09T15:30:00Z">
        <w:r w:rsidRPr="007036CE" w:rsidDel="00B475BF">
          <w:delText>00000202100609</w:delText>
        </w:r>
      </w:del>
      <w:r w:rsidRPr="007036CE">
        <w:t>",</w:t>
      </w:r>
    </w:p>
    <w:p w14:paraId="1EBB821B" w14:textId="77777777" w:rsidR="009B5EBA" w:rsidRPr="007036CE" w:rsidRDefault="009B5EBA" w:rsidP="009B5EBA">
      <w:pPr>
        <w:pStyle w:val="GOSTScript"/>
      </w:pPr>
      <w:r w:rsidRPr="007036CE">
        <w:tab/>
      </w:r>
      <w:r w:rsidRPr="007036CE">
        <w:tab/>
      </w:r>
      <w:r w:rsidRPr="007036CE">
        <w:tab/>
      </w:r>
      <w:r w:rsidRPr="007036CE">
        <w:tab/>
        <w:t>"TYPEKBK": "11",</w:t>
      </w:r>
    </w:p>
    <w:p w14:paraId="1A7B0520" w14:textId="77777777" w:rsidR="009B5EBA" w:rsidRPr="007036CE" w:rsidRDefault="009B5EBA" w:rsidP="009B5EBA">
      <w:pPr>
        <w:pStyle w:val="GOSTScript"/>
      </w:pPr>
      <w:r w:rsidRPr="007036CE">
        <w:tab/>
      </w:r>
      <w:r w:rsidRPr="007036CE">
        <w:tab/>
      </w:r>
      <w:r w:rsidRPr="007036CE">
        <w:tab/>
      </w:r>
      <w:r w:rsidRPr="007036CE">
        <w:tab/>
        <w:t>"SUM_1": 200.00,</w:t>
      </w:r>
    </w:p>
    <w:p w14:paraId="7C8062C1" w14:textId="77777777" w:rsidR="009B5EBA" w:rsidRPr="007036CE" w:rsidRDefault="009B5EBA" w:rsidP="009B5EBA">
      <w:pPr>
        <w:pStyle w:val="GOSTScript"/>
      </w:pPr>
      <w:r w:rsidRPr="007036CE">
        <w:tab/>
      </w:r>
      <w:r w:rsidRPr="007036CE">
        <w:tab/>
      </w:r>
      <w:r w:rsidRPr="007036CE">
        <w:tab/>
      </w:r>
      <w:r w:rsidRPr="007036CE">
        <w:tab/>
        <w:t>"SUM_2": 99000.00,</w:t>
      </w:r>
    </w:p>
    <w:p w14:paraId="645986EA" w14:textId="77777777" w:rsidR="009B5EBA" w:rsidRPr="007036CE" w:rsidDel="00AD62B4" w:rsidRDefault="009B5EBA" w:rsidP="00AD62B4">
      <w:pPr>
        <w:pStyle w:val="GOSTScript"/>
        <w:rPr>
          <w:del w:id="5077" w:author="Сатлер Марина Викторовна" w:date="2024-07-08T16:05:00Z"/>
        </w:rPr>
      </w:pPr>
      <w:r w:rsidRPr="007036CE">
        <w:tab/>
      </w:r>
      <w:r w:rsidRPr="007036CE">
        <w:tab/>
      </w:r>
      <w:r w:rsidRPr="007036CE">
        <w:tab/>
      </w:r>
      <w:r w:rsidRPr="007036CE">
        <w:tab/>
        <w:t xml:space="preserve">"SUM_3": </w:t>
      </w:r>
      <w:del w:id="5078" w:author="Сатлер Марина Викторовна" w:date="2024-07-08T16:05:00Z">
        <w:r w:rsidRPr="007036CE" w:rsidDel="00AD62B4">
          <w:delText>70</w:delText>
        </w:r>
      </w:del>
      <w:r w:rsidRPr="007036CE">
        <w:t>0.00</w:t>
      </w:r>
      <w:del w:id="5079" w:author="Сатлер Марина Викторовна" w:date="2024-07-08T16:05:00Z">
        <w:r w:rsidRPr="007036CE" w:rsidDel="00AD62B4">
          <w:delText>,</w:delText>
        </w:r>
      </w:del>
    </w:p>
    <w:p w14:paraId="5999A223" w14:textId="77777777" w:rsidR="009B5EBA" w:rsidRPr="007036CE" w:rsidRDefault="009B5EBA" w:rsidP="00AD62B4">
      <w:pPr>
        <w:pStyle w:val="GOSTScript"/>
      </w:pPr>
      <w:del w:id="5080" w:author="Сатлер Марина Викторовна" w:date="2024-07-08T16:05:00Z">
        <w:r w:rsidRPr="007036CE" w:rsidDel="00AD62B4">
          <w:tab/>
        </w:r>
        <w:r w:rsidRPr="007036CE" w:rsidDel="00AD62B4">
          <w:tab/>
        </w:r>
        <w:r w:rsidRPr="007036CE" w:rsidDel="00AD62B4">
          <w:tab/>
        </w:r>
        <w:r w:rsidRPr="007036CE" w:rsidDel="00AD62B4">
          <w:tab/>
          <w:delText>"SUM_4": 0.00</w:delText>
        </w:r>
      </w:del>
    </w:p>
    <w:p w14:paraId="75EDFE77" w14:textId="77777777" w:rsidR="009B5EBA" w:rsidRPr="007036CE" w:rsidRDefault="009B5EBA" w:rsidP="009B5EBA">
      <w:pPr>
        <w:pStyle w:val="GOSTScript"/>
      </w:pPr>
      <w:r w:rsidRPr="007036CE">
        <w:tab/>
      </w:r>
      <w:r w:rsidRPr="007036CE">
        <w:tab/>
      </w:r>
      <w:r w:rsidRPr="007036CE">
        <w:tab/>
        <w:t>},</w:t>
      </w:r>
    </w:p>
    <w:p w14:paraId="46480EB2" w14:textId="77777777" w:rsidR="009B5EBA" w:rsidRPr="007036CE" w:rsidRDefault="009B5EBA" w:rsidP="009B5EBA">
      <w:pPr>
        <w:pStyle w:val="GOSTScript"/>
      </w:pPr>
      <w:r w:rsidRPr="007036CE">
        <w:tab/>
      </w:r>
      <w:r w:rsidRPr="007036CE">
        <w:tab/>
      </w:r>
      <w:r w:rsidRPr="007036CE">
        <w:tab/>
        <w:t>{</w:t>
      </w:r>
    </w:p>
    <w:p w14:paraId="5568990E" w14:textId="77777777" w:rsidR="009B5EBA" w:rsidRPr="007036CE" w:rsidRDefault="009B5EBA" w:rsidP="009B5EBA">
      <w:pPr>
        <w:pStyle w:val="GOSTScript"/>
      </w:pPr>
      <w:r w:rsidRPr="007036CE">
        <w:tab/>
      </w:r>
      <w:r w:rsidRPr="007036CE">
        <w:tab/>
      </w:r>
      <w:r w:rsidRPr="007036CE">
        <w:tab/>
      </w:r>
      <w:r w:rsidRPr="007036CE">
        <w:tab/>
        <w:t>"SECTION_TYPE": "2",</w:t>
      </w:r>
    </w:p>
    <w:p w14:paraId="28C4987C" w14:textId="77777777" w:rsidR="009B5EBA" w:rsidRPr="007036CE" w:rsidRDefault="009B5EBA" w:rsidP="009B5EBA">
      <w:pPr>
        <w:pStyle w:val="GOSTScript"/>
      </w:pPr>
      <w:r w:rsidRPr="007036CE">
        <w:tab/>
      </w:r>
      <w:r w:rsidRPr="007036CE">
        <w:tab/>
      </w:r>
      <w:r w:rsidRPr="007036CE">
        <w:tab/>
      </w:r>
      <w:r w:rsidRPr="007036CE">
        <w:tab/>
        <w:t>"</w:t>
      </w:r>
      <w:ins w:id="5081" w:author="Сатлер Марина Викторовна" w:date="2024-06-11T14:25:00Z">
        <w:r w:rsidR="006C14D9" w:rsidRPr="007036CE">
          <w:rPr>
            <w:szCs w:val="24"/>
          </w:rPr>
          <w:t>id</w:t>
        </w:r>
      </w:ins>
      <w:del w:id="5082" w:author="Сатлер Марина Викторовна" w:date="2024-06-11T14:25:00Z">
        <w:r w:rsidRPr="007036CE" w:rsidDel="006C14D9">
          <w:delText>ID</w:delText>
        </w:r>
      </w:del>
      <w:r w:rsidRPr="007036CE">
        <w:t>": 2,</w:t>
      </w:r>
    </w:p>
    <w:p w14:paraId="191AA431" w14:textId="77777777" w:rsidR="009B5EBA" w:rsidRPr="007036CE" w:rsidRDefault="009B5EBA" w:rsidP="009B5EBA">
      <w:pPr>
        <w:pStyle w:val="GOSTScript"/>
      </w:pPr>
      <w:r w:rsidRPr="007036CE">
        <w:tab/>
      </w:r>
      <w:r w:rsidRPr="007036CE">
        <w:tab/>
      </w:r>
      <w:r w:rsidRPr="007036CE">
        <w:tab/>
      </w:r>
      <w:r w:rsidRPr="007036CE">
        <w:tab/>
        <w:t>"NUMBROW": "2",</w:t>
      </w:r>
    </w:p>
    <w:p w14:paraId="2E19A8CB" w14:textId="77777777" w:rsidR="009B5EBA" w:rsidRPr="007036CE" w:rsidRDefault="009B5EBA" w:rsidP="009B5EBA">
      <w:pPr>
        <w:pStyle w:val="GOSTScript"/>
      </w:pPr>
      <w:r w:rsidRPr="007036CE">
        <w:tab/>
      </w:r>
      <w:r w:rsidRPr="007036CE">
        <w:tab/>
      </w:r>
      <w:r w:rsidRPr="007036CE">
        <w:tab/>
      </w:r>
      <w:r w:rsidRPr="007036CE">
        <w:tab/>
        <w:t>"SIGNKBK": "N",</w:t>
      </w:r>
    </w:p>
    <w:p w14:paraId="296D480B" w14:textId="77777777" w:rsidR="009B5EBA" w:rsidRPr="007036CE" w:rsidRDefault="009B5EBA" w:rsidP="009B5EBA">
      <w:pPr>
        <w:pStyle w:val="GOSTScript"/>
      </w:pPr>
      <w:r w:rsidRPr="007036CE">
        <w:tab/>
      </w:r>
      <w:r w:rsidRPr="007036CE">
        <w:tab/>
      </w:r>
      <w:r w:rsidRPr="007036CE">
        <w:tab/>
      </w:r>
      <w:r w:rsidRPr="007036CE">
        <w:tab/>
        <w:t>"KBK": "</w:t>
      </w:r>
      <w:r w:rsidR="00EA306B" w:rsidRPr="007036CE">
        <w:t>18201160011500100244</w:t>
      </w:r>
      <w:r w:rsidRPr="007036CE">
        <w:t>",</w:t>
      </w:r>
    </w:p>
    <w:p w14:paraId="60718EBC" w14:textId="77777777" w:rsidR="009B5EBA" w:rsidRPr="007036CE" w:rsidRDefault="009B5EBA" w:rsidP="009B5EBA">
      <w:pPr>
        <w:pStyle w:val="GOSTScript"/>
      </w:pPr>
      <w:r w:rsidRPr="007036CE">
        <w:tab/>
      </w:r>
      <w:r w:rsidRPr="007036CE">
        <w:tab/>
      </w:r>
      <w:r w:rsidRPr="007036CE">
        <w:tab/>
      </w:r>
      <w:r w:rsidRPr="007036CE">
        <w:tab/>
        <w:t>"OKSCODE": "</w:t>
      </w:r>
      <w:ins w:id="5083" w:author="Сатлер Марина Викторовна" w:date="2024-07-09T15:30:00Z">
        <w:r w:rsidR="00B475BF" w:rsidRPr="007036CE">
          <w:t>000000000000211538</w:t>
        </w:r>
      </w:ins>
      <w:del w:id="5084" w:author="Сатлер Марина Викторовна" w:date="2024-07-09T15:30:00Z">
        <w:r w:rsidRPr="007036CE" w:rsidDel="00B475BF">
          <w:delText>00000202100609</w:delText>
        </w:r>
      </w:del>
      <w:r w:rsidRPr="007036CE">
        <w:t>",</w:t>
      </w:r>
    </w:p>
    <w:p w14:paraId="7F7D99BC" w14:textId="77777777" w:rsidR="009B5EBA" w:rsidRPr="007036CE" w:rsidRDefault="009B5EBA" w:rsidP="009B5EBA">
      <w:pPr>
        <w:pStyle w:val="GOSTScript"/>
      </w:pPr>
      <w:r w:rsidRPr="007036CE">
        <w:tab/>
      </w:r>
      <w:r w:rsidRPr="007036CE">
        <w:tab/>
      </w:r>
      <w:r w:rsidRPr="007036CE">
        <w:tab/>
      </w:r>
      <w:r w:rsidRPr="007036CE">
        <w:tab/>
        <w:t>"TYPEKBK": "11",</w:t>
      </w:r>
    </w:p>
    <w:p w14:paraId="107FC087" w14:textId="77777777" w:rsidR="009B5EBA" w:rsidRPr="007036CE" w:rsidRDefault="009B5EBA" w:rsidP="009B5EBA">
      <w:pPr>
        <w:pStyle w:val="GOSTScript"/>
      </w:pPr>
      <w:r w:rsidRPr="007036CE">
        <w:tab/>
      </w:r>
      <w:r w:rsidRPr="007036CE">
        <w:tab/>
      </w:r>
      <w:r w:rsidRPr="007036CE">
        <w:tab/>
      </w:r>
      <w:r w:rsidRPr="007036CE">
        <w:tab/>
        <w:t>"SUM_1": 5000.00,</w:t>
      </w:r>
    </w:p>
    <w:p w14:paraId="1009BF02" w14:textId="77777777" w:rsidR="009B5EBA" w:rsidRPr="007036CE" w:rsidRDefault="009B5EBA" w:rsidP="009B5EBA">
      <w:pPr>
        <w:pStyle w:val="GOSTScript"/>
      </w:pPr>
      <w:r w:rsidRPr="007036CE">
        <w:tab/>
      </w:r>
      <w:r w:rsidRPr="007036CE">
        <w:tab/>
      </w:r>
      <w:r w:rsidRPr="007036CE">
        <w:tab/>
      </w:r>
      <w:r w:rsidRPr="007036CE">
        <w:tab/>
        <w:t>"SUM_2": 1000.00,</w:t>
      </w:r>
    </w:p>
    <w:p w14:paraId="60F15989" w14:textId="77777777" w:rsidR="009B5EBA" w:rsidRPr="007036CE" w:rsidDel="00AD62B4" w:rsidRDefault="009B5EBA" w:rsidP="00AD62B4">
      <w:pPr>
        <w:pStyle w:val="GOSTScript"/>
        <w:rPr>
          <w:del w:id="5085" w:author="Сатлер Марина Викторовна" w:date="2024-07-08T16:05:00Z"/>
        </w:rPr>
      </w:pPr>
      <w:r w:rsidRPr="007036CE">
        <w:tab/>
      </w:r>
      <w:r w:rsidRPr="007036CE">
        <w:tab/>
      </w:r>
      <w:r w:rsidRPr="007036CE">
        <w:tab/>
      </w:r>
      <w:r w:rsidRPr="007036CE">
        <w:tab/>
        <w:t xml:space="preserve">"SUM_3": </w:t>
      </w:r>
      <w:del w:id="5086" w:author="Сатлер Марина Викторовна" w:date="2024-07-08T16:05:00Z">
        <w:r w:rsidRPr="007036CE" w:rsidDel="00AD62B4">
          <w:delText>430</w:delText>
        </w:r>
      </w:del>
      <w:r w:rsidRPr="007036CE">
        <w:t>0.00</w:t>
      </w:r>
      <w:del w:id="5087" w:author="Сатлер Марина Викторовна" w:date="2024-07-08T16:05:00Z">
        <w:r w:rsidRPr="007036CE" w:rsidDel="00AD62B4">
          <w:delText>,</w:delText>
        </w:r>
      </w:del>
    </w:p>
    <w:p w14:paraId="2604C43F" w14:textId="77777777" w:rsidR="009B5EBA" w:rsidRPr="007036CE" w:rsidRDefault="009B5EBA" w:rsidP="00AD62B4">
      <w:pPr>
        <w:pStyle w:val="GOSTScript"/>
      </w:pPr>
      <w:del w:id="5088" w:author="Сатлер Марина Викторовна" w:date="2024-07-08T16:05:00Z">
        <w:r w:rsidRPr="007036CE" w:rsidDel="00AD62B4">
          <w:tab/>
        </w:r>
        <w:r w:rsidRPr="007036CE" w:rsidDel="00AD62B4">
          <w:tab/>
        </w:r>
        <w:r w:rsidRPr="007036CE" w:rsidDel="00AD62B4">
          <w:tab/>
        </w:r>
        <w:r w:rsidRPr="007036CE" w:rsidDel="00AD62B4">
          <w:tab/>
          <w:delText>"SUM_4": 0.00</w:delText>
        </w:r>
      </w:del>
    </w:p>
    <w:p w14:paraId="1FE978CF" w14:textId="77777777" w:rsidR="009B5EBA" w:rsidRPr="007036CE" w:rsidRDefault="009B5EBA" w:rsidP="00191F20">
      <w:pPr>
        <w:pStyle w:val="GOSTScript"/>
      </w:pPr>
      <w:r w:rsidRPr="007036CE">
        <w:tab/>
      </w:r>
      <w:r w:rsidRPr="007036CE">
        <w:tab/>
      </w:r>
      <w:r w:rsidRPr="007036CE">
        <w:tab/>
        <w:t>}</w:t>
      </w:r>
    </w:p>
    <w:p w14:paraId="5ACC6175" w14:textId="77777777" w:rsidR="009B5EBA" w:rsidRPr="007036CE" w:rsidRDefault="009B5EBA" w:rsidP="009B5EBA">
      <w:pPr>
        <w:pStyle w:val="GOSTScript"/>
        <w:rPr>
          <w:ins w:id="5089" w:author="Сатлер Марина Викторовна" w:date="2024-07-09T15:03:00Z"/>
        </w:rPr>
      </w:pPr>
      <w:r w:rsidRPr="007036CE">
        <w:tab/>
      </w:r>
      <w:r w:rsidRPr="007036CE">
        <w:tab/>
        <w:t>]</w:t>
      </w:r>
      <w:ins w:id="5090" w:author="Сатлер Марина Викторовна" w:date="2024-07-09T15:03:00Z">
        <w:r w:rsidR="00301D6E" w:rsidRPr="007036CE">
          <w:t>,</w:t>
        </w:r>
      </w:ins>
    </w:p>
    <w:p w14:paraId="6DC3B18C" w14:textId="77777777" w:rsidR="00301D6E" w:rsidRPr="007036CE" w:rsidRDefault="00301D6E" w:rsidP="00301D6E">
      <w:pPr>
        <w:pStyle w:val="GOSTScript"/>
        <w:rPr>
          <w:ins w:id="5091" w:author="Сатлер Марина Викторовна" w:date="2024-07-09T15:03:00Z"/>
        </w:rPr>
      </w:pPr>
      <w:ins w:id="5092" w:author="Сатлер Марина Викторовна" w:date="2024-07-09T15:03:00Z">
        <w:r w:rsidRPr="007036CE">
          <w:tab/>
        </w:r>
        <w:r w:rsidRPr="007036CE">
          <w:tab/>
          <w:t>"SECTION_3": [</w:t>
        </w:r>
      </w:ins>
    </w:p>
    <w:p w14:paraId="077F4538" w14:textId="77777777" w:rsidR="00301D6E" w:rsidRPr="007036CE" w:rsidRDefault="00301D6E" w:rsidP="00301D6E">
      <w:pPr>
        <w:pStyle w:val="GOSTScript"/>
        <w:rPr>
          <w:ins w:id="5093" w:author="Сатлер Марина Викторовна" w:date="2024-07-09T15:03:00Z"/>
        </w:rPr>
      </w:pPr>
      <w:ins w:id="5094" w:author="Сатлер Марина Викторовна" w:date="2024-07-09T15:03:00Z">
        <w:r w:rsidRPr="007036CE">
          <w:tab/>
        </w:r>
        <w:r w:rsidRPr="007036CE">
          <w:tab/>
        </w:r>
        <w:r w:rsidRPr="007036CE">
          <w:tab/>
          <w:t>{</w:t>
        </w:r>
      </w:ins>
    </w:p>
    <w:p w14:paraId="388F2479" w14:textId="77777777" w:rsidR="00301D6E" w:rsidRPr="007036CE" w:rsidRDefault="00301D6E" w:rsidP="00301D6E">
      <w:pPr>
        <w:pStyle w:val="GOSTScript"/>
        <w:rPr>
          <w:ins w:id="5095" w:author="Сатлер Марина Викторовна" w:date="2024-07-09T15:03:00Z"/>
        </w:rPr>
      </w:pPr>
      <w:ins w:id="5096" w:author="Сатлер Марина Викторовна" w:date="2024-07-09T15:03:00Z">
        <w:r w:rsidRPr="007036CE">
          <w:tab/>
        </w:r>
        <w:r w:rsidRPr="007036CE">
          <w:tab/>
        </w:r>
        <w:r w:rsidRPr="007036CE">
          <w:tab/>
        </w:r>
        <w:r w:rsidRPr="007036CE">
          <w:tab/>
          <w:t>"SECTION_TYPE": "3",</w:t>
        </w:r>
      </w:ins>
    </w:p>
    <w:p w14:paraId="66771976" w14:textId="77777777" w:rsidR="00301D6E" w:rsidRPr="007036CE" w:rsidRDefault="00301D6E" w:rsidP="00301D6E">
      <w:pPr>
        <w:pStyle w:val="GOSTScript"/>
        <w:rPr>
          <w:ins w:id="5097" w:author="Сатлер Марина Викторовна" w:date="2024-07-09T15:03:00Z"/>
        </w:rPr>
      </w:pPr>
      <w:ins w:id="5098" w:author="Сатлер Марина Викторовна" w:date="2024-07-09T15:03:00Z">
        <w:r w:rsidRPr="007036CE">
          <w:tab/>
        </w:r>
        <w:r w:rsidRPr="007036CE">
          <w:tab/>
        </w:r>
        <w:r w:rsidRPr="007036CE">
          <w:tab/>
        </w:r>
        <w:r w:rsidRPr="007036CE">
          <w:tab/>
          <w:t>"id": 1,</w:t>
        </w:r>
      </w:ins>
    </w:p>
    <w:p w14:paraId="0218A61A" w14:textId="77777777" w:rsidR="00301D6E" w:rsidRPr="007036CE" w:rsidRDefault="00301D6E" w:rsidP="00301D6E">
      <w:pPr>
        <w:pStyle w:val="GOSTScript"/>
        <w:rPr>
          <w:ins w:id="5099" w:author="Сатлер Марина Викторовна" w:date="2024-07-09T15:03:00Z"/>
        </w:rPr>
      </w:pPr>
      <w:ins w:id="5100" w:author="Сатлер Марина Викторовна" w:date="2024-07-09T15:03:00Z">
        <w:r w:rsidRPr="007036CE">
          <w:tab/>
        </w:r>
        <w:r w:rsidRPr="007036CE">
          <w:tab/>
        </w:r>
        <w:r w:rsidRPr="007036CE">
          <w:tab/>
        </w:r>
        <w:r w:rsidRPr="007036CE">
          <w:tab/>
          <w:t>"NUMBROW": "1",</w:t>
        </w:r>
      </w:ins>
    </w:p>
    <w:p w14:paraId="06A8EBF2" w14:textId="77777777" w:rsidR="00301D6E" w:rsidRPr="007036CE" w:rsidRDefault="00301D6E" w:rsidP="00301D6E">
      <w:pPr>
        <w:pStyle w:val="GOSTScript"/>
        <w:rPr>
          <w:ins w:id="5101" w:author="Сатлер Марина Викторовна" w:date="2024-07-09T15:03:00Z"/>
        </w:rPr>
      </w:pPr>
      <w:ins w:id="5102" w:author="Сатлер Марина Викторовна" w:date="2024-07-09T15:03:00Z">
        <w:r w:rsidRPr="007036CE">
          <w:tab/>
        </w:r>
        <w:r w:rsidRPr="007036CE">
          <w:tab/>
        </w:r>
        <w:r w:rsidRPr="007036CE">
          <w:tab/>
        </w:r>
        <w:r w:rsidRPr="007036CE">
          <w:tab/>
          <w:t>"SIGNKBK": "N",</w:t>
        </w:r>
      </w:ins>
    </w:p>
    <w:p w14:paraId="197054BF" w14:textId="77777777" w:rsidR="00301D6E" w:rsidRPr="007036CE" w:rsidRDefault="00301D6E" w:rsidP="00301D6E">
      <w:pPr>
        <w:pStyle w:val="GOSTScript"/>
        <w:rPr>
          <w:ins w:id="5103" w:author="Сатлер Марина Викторовна" w:date="2024-07-09T15:03:00Z"/>
        </w:rPr>
      </w:pPr>
      <w:ins w:id="5104" w:author="Сатлер Марина Викторовна" w:date="2024-07-09T15:03:00Z">
        <w:r w:rsidRPr="007036CE">
          <w:tab/>
        </w:r>
        <w:r w:rsidRPr="007036CE">
          <w:tab/>
        </w:r>
        <w:r w:rsidRPr="007036CE">
          <w:tab/>
        </w:r>
        <w:r w:rsidRPr="007036CE">
          <w:tab/>
          <w:t>"KBK": "10300000000000000000",</w:t>
        </w:r>
      </w:ins>
    </w:p>
    <w:p w14:paraId="056FE5D8" w14:textId="77777777" w:rsidR="00301D6E" w:rsidRPr="007036CE" w:rsidRDefault="00301D6E" w:rsidP="00301D6E">
      <w:pPr>
        <w:pStyle w:val="GOSTScript"/>
        <w:rPr>
          <w:ins w:id="5105" w:author="Сатлер Марина Викторовна" w:date="2024-07-09T15:03:00Z"/>
        </w:rPr>
      </w:pPr>
      <w:ins w:id="5106" w:author="Сатлер Марина Викторовна" w:date="2024-07-09T15:03:00Z">
        <w:r w:rsidRPr="007036CE">
          <w:tab/>
        </w:r>
        <w:r w:rsidRPr="007036CE">
          <w:tab/>
        </w:r>
        <w:r w:rsidRPr="007036CE">
          <w:tab/>
        </w:r>
        <w:r w:rsidRPr="007036CE">
          <w:tab/>
          <w:t>"POFRCODE": "</w:t>
        </w:r>
        <w:r w:rsidRPr="007036CE">
          <w:rPr>
            <w:lang w:val="ru-RU"/>
          </w:rPr>
          <w:t>К</w:t>
        </w:r>
        <w:r w:rsidRPr="007036CE">
          <w:t>01",</w:t>
        </w:r>
      </w:ins>
    </w:p>
    <w:p w14:paraId="30D1381E" w14:textId="77777777" w:rsidR="00301D6E" w:rsidRPr="007036CE" w:rsidRDefault="00301D6E" w:rsidP="00301D6E">
      <w:pPr>
        <w:pStyle w:val="GOSTScript"/>
        <w:rPr>
          <w:ins w:id="5107" w:author="Сатлер Марина Викторовна" w:date="2024-07-09T15:03:00Z"/>
          <w:lang w:val="ru-RU"/>
        </w:rPr>
      </w:pPr>
      <w:ins w:id="5108" w:author="Сатлер Марина Викторовна" w:date="2024-07-09T15:03:00Z">
        <w:r w:rsidRPr="007036CE">
          <w:tab/>
        </w:r>
        <w:r w:rsidRPr="007036CE">
          <w:tab/>
        </w:r>
        <w:r w:rsidRPr="007036CE">
          <w:tab/>
        </w:r>
        <w:r w:rsidRPr="007036CE">
          <w:tab/>
        </w:r>
        <w:r w:rsidRPr="007036CE">
          <w:rPr>
            <w:lang w:val="ru-RU"/>
          </w:rPr>
          <w:t>"SUM_1": 20000.00,</w:t>
        </w:r>
      </w:ins>
    </w:p>
    <w:p w14:paraId="6562B246" w14:textId="77777777" w:rsidR="00301D6E" w:rsidRPr="007036CE" w:rsidRDefault="00301D6E" w:rsidP="00301D6E">
      <w:pPr>
        <w:pStyle w:val="GOSTScript"/>
        <w:rPr>
          <w:ins w:id="5109" w:author="Сатлер Марина Викторовна" w:date="2024-07-09T15:03:00Z"/>
          <w:lang w:val="ru-RU"/>
        </w:rPr>
      </w:pPr>
      <w:ins w:id="5110" w:author="Сатлер Марина Викторовна" w:date="2024-07-09T15:03:00Z">
        <w:r w:rsidRPr="007036CE">
          <w:rPr>
            <w:lang w:val="ru-RU"/>
          </w:rPr>
          <w:tab/>
        </w:r>
        <w:r w:rsidRPr="007036CE">
          <w:rPr>
            <w:lang w:val="ru-RU"/>
          </w:rPr>
          <w:tab/>
        </w:r>
        <w:r w:rsidRPr="007036CE">
          <w:rPr>
            <w:lang w:val="ru-RU"/>
          </w:rPr>
          <w:tab/>
        </w:r>
        <w:r w:rsidRPr="007036CE">
          <w:rPr>
            <w:lang w:val="ru-RU"/>
          </w:rPr>
          <w:tab/>
          <w:t>"SUM5_1": 25000.00</w:t>
        </w:r>
      </w:ins>
    </w:p>
    <w:p w14:paraId="165E01AF" w14:textId="77777777" w:rsidR="00301D6E" w:rsidRPr="007036CE" w:rsidRDefault="00301D6E" w:rsidP="00301D6E">
      <w:pPr>
        <w:pStyle w:val="GOSTScript"/>
        <w:rPr>
          <w:ins w:id="5111" w:author="Сатлер Марина Викторовна" w:date="2024-07-09T15:03:00Z"/>
          <w:lang w:val="ru-RU"/>
        </w:rPr>
      </w:pPr>
      <w:ins w:id="5112" w:author="Сатлер Марина Викторовна" w:date="2024-07-09T15:03:00Z">
        <w:r w:rsidRPr="007036CE">
          <w:rPr>
            <w:lang w:val="ru-RU"/>
          </w:rPr>
          <w:lastRenderedPageBreak/>
          <w:tab/>
        </w:r>
        <w:r w:rsidRPr="007036CE">
          <w:rPr>
            <w:lang w:val="ru-RU"/>
          </w:rPr>
          <w:tab/>
        </w:r>
        <w:r w:rsidRPr="007036CE">
          <w:rPr>
            <w:lang w:val="ru-RU"/>
          </w:rPr>
          <w:tab/>
          <w:t>}</w:t>
        </w:r>
      </w:ins>
    </w:p>
    <w:p w14:paraId="2F735511" w14:textId="77777777" w:rsidR="00301D6E" w:rsidRPr="007036CE" w:rsidRDefault="00301D6E" w:rsidP="00301D6E">
      <w:pPr>
        <w:pStyle w:val="GOSTScript"/>
        <w:rPr>
          <w:lang w:val="ru-RU"/>
        </w:rPr>
      </w:pPr>
      <w:ins w:id="5113" w:author="Сатлер Марина Викторовна" w:date="2024-07-09T15:03:00Z">
        <w:r w:rsidRPr="007036CE">
          <w:rPr>
            <w:lang w:val="ru-RU"/>
          </w:rPr>
          <w:tab/>
        </w:r>
        <w:r w:rsidRPr="007036CE">
          <w:rPr>
            <w:lang w:val="ru-RU"/>
          </w:rPr>
          <w:tab/>
          <w:t>]</w:t>
        </w:r>
      </w:ins>
    </w:p>
    <w:p w14:paraId="76933361" w14:textId="77777777" w:rsidR="009B5EBA" w:rsidRPr="007036CE" w:rsidRDefault="009B5EBA" w:rsidP="009B5EBA">
      <w:pPr>
        <w:pStyle w:val="GOSTScript"/>
        <w:rPr>
          <w:lang w:val="ru-RU"/>
        </w:rPr>
      </w:pPr>
      <w:r w:rsidRPr="007036CE">
        <w:rPr>
          <w:lang w:val="ru-RU"/>
        </w:rPr>
        <w:tab/>
        <w:t>}</w:t>
      </w:r>
    </w:p>
    <w:p w14:paraId="08271803" w14:textId="77777777" w:rsidR="00DD187E" w:rsidRPr="007036CE" w:rsidRDefault="009B5EBA" w:rsidP="000027F9">
      <w:pPr>
        <w:pStyle w:val="GOSTScript"/>
      </w:pPr>
      <w:r w:rsidRPr="007036CE">
        <w:rPr>
          <w:lang w:val="ru-RU"/>
        </w:rPr>
        <w:t>}</w:t>
      </w:r>
    </w:p>
    <w:p w14:paraId="5ED0E3A9" w14:textId="77777777" w:rsidR="00DD187E" w:rsidRPr="007036CE" w:rsidRDefault="00DD187E" w:rsidP="00DE0449">
      <w:pPr>
        <w:pStyle w:val="41"/>
      </w:pPr>
      <w:bookmarkStart w:id="5114" w:name="_Ref158816418"/>
      <w:bookmarkStart w:id="5115" w:name="_Toc222927936"/>
      <w:r w:rsidRPr="007036CE">
        <w:t>«Уведомление о приостановлении (отмене приостановления) операций на лицевых счетах» (ф.0506107) DBD_NoticeSuspensionLC</w:t>
      </w:r>
      <w:bookmarkEnd w:id="5114"/>
      <w:bookmarkEnd w:id="5115"/>
    </w:p>
    <w:p w14:paraId="0EBAA98F" w14:textId="77777777" w:rsidR="00DD187E" w:rsidRPr="007036CE" w:rsidRDefault="00DD187E" w:rsidP="00DE0449">
      <w:pPr>
        <w:pStyle w:val="51"/>
      </w:pPr>
      <w:bookmarkStart w:id="5116" w:name="_Toc222927937"/>
      <w:r w:rsidRPr="007036CE">
        <w:t>Перечень параметров тела запроса (</w:t>
      </w:r>
      <w:r w:rsidRPr="007036CE">
        <w:rPr>
          <w:lang w:val="en-US"/>
        </w:rPr>
        <w:t>Document</w:t>
      </w:r>
      <w:r w:rsidRPr="007036CE">
        <w:t>) по документу «Уведомление о приостановлении (отмене приостановления) операций на лицевых счетах» (ф.0506107) DBD_NoticeSuspensionLC</w:t>
      </w:r>
      <w:bookmarkEnd w:id="5116"/>
    </w:p>
    <w:p w14:paraId="2A077A4A" w14:textId="6EFCC6EA" w:rsidR="004E1C81" w:rsidRPr="007036CE" w:rsidRDefault="00C828A6" w:rsidP="000027F9">
      <w:pPr>
        <w:pStyle w:val="GOSTNameTable"/>
      </w:pPr>
      <w:r w:rsidRPr="007036CE">
        <w:rPr>
          <w:noProof/>
        </w:rPr>
        <w:fldChar w:fldCharType="begin"/>
      </w:r>
      <w:r w:rsidRPr="007036CE">
        <w:rPr>
          <w:noProof/>
        </w:rPr>
        <w:instrText xml:space="preserve"> SEQ Таблица \* ARABIC </w:instrText>
      </w:r>
      <w:r w:rsidRPr="007036CE">
        <w:rPr>
          <w:noProof/>
        </w:rPr>
        <w:fldChar w:fldCharType="separate"/>
      </w:r>
      <w:bookmarkStart w:id="5117" w:name="_Toc222928010"/>
      <w:r w:rsidR="00BD74E1">
        <w:rPr>
          <w:noProof/>
        </w:rPr>
        <w:t>37</w:t>
      </w:r>
      <w:r w:rsidRPr="007036CE">
        <w:rPr>
          <w:noProof/>
        </w:rPr>
        <w:fldChar w:fldCharType="end"/>
      </w:r>
      <w:r w:rsidR="004E1C81" w:rsidRPr="007036CE">
        <w:t xml:space="preserve"> </w:t>
      </w:r>
      <w:r w:rsidR="00CC2920" w:rsidRPr="007036CE">
        <w:t>–</w:t>
      </w:r>
      <w:r w:rsidR="004E1C81" w:rsidRPr="007036CE">
        <w:t xml:space="preserve"> Параметры тела (Document) запроса на подбор / сторнирование / переформирование записей учета по документу «Уведомление о приостановлении (отмене приостановления) операций на лицевых счетах» (ф.0506107) DBD_NoticeSuspensionLC</w:t>
      </w:r>
      <w:bookmarkEnd w:id="5117"/>
    </w:p>
    <w:tbl>
      <w:tblPr>
        <w:tblStyle w:val="GOSTTable"/>
        <w:tblW w:w="5000" w:type="pct"/>
        <w:tblLayout w:type="fixed"/>
        <w:tblLook w:val="07E0" w:firstRow="1" w:lastRow="1" w:firstColumn="1" w:lastColumn="1" w:noHBand="1" w:noVBand="1"/>
      </w:tblPr>
      <w:tblGrid>
        <w:gridCol w:w="3466"/>
        <w:gridCol w:w="2314"/>
        <w:gridCol w:w="1636"/>
        <w:gridCol w:w="946"/>
        <w:gridCol w:w="971"/>
        <w:gridCol w:w="6427"/>
      </w:tblGrid>
      <w:tr w:rsidR="004E1C81" w:rsidRPr="007036CE" w14:paraId="513F5840" w14:textId="77777777" w:rsidTr="00A759FD">
        <w:trPr>
          <w:cnfStyle w:val="100000000000" w:firstRow="1" w:lastRow="0" w:firstColumn="0" w:lastColumn="0" w:oddVBand="0" w:evenVBand="0" w:oddHBand="0" w:evenHBand="0" w:firstRowFirstColumn="0" w:firstRowLastColumn="0" w:lastRowFirstColumn="0" w:lastRowLastColumn="0"/>
          <w:trHeight w:val="1002"/>
        </w:trPr>
        <w:tc>
          <w:tcPr>
            <w:tcW w:w="1100" w:type="pct"/>
            <w:hideMark/>
          </w:tcPr>
          <w:p w14:paraId="7BEB2A38" w14:textId="77777777" w:rsidR="004E1C81" w:rsidRPr="007036CE" w:rsidRDefault="004E1C81" w:rsidP="007C1AAA">
            <w:pPr>
              <w:pStyle w:val="GOSTTableHead"/>
              <w:rPr>
                <w:szCs w:val="22"/>
              </w:rPr>
            </w:pPr>
            <w:r w:rsidRPr="007036CE">
              <w:rPr>
                <w:szCs w:val="22"/>
              </w:rPr>
              <w:t>Наименование параметра</w:t>
            </w:r>
          </w:p>
        </w:tc>
        <w:tc>
          <w:tcPr>
            <w:tcW w:w="734" w:type="pct"/>
            <w:hideMark/>
          </w:tcPr>
          <w:p w14:paraId="07BF8F2C" w14:textId="77777777" w:rsidR="004E1C81" w:rsidRPr="007036CE" w:rsidRDefault="004E1C81" w:rsidP="007C1AAA">
            <w:pPr>
              <w:pStyle w:val="GOSTTableHead"/>
              <w:rPr>
                <w:szCs w:val="22"/>
              </w:rPr>
            </w:pPr>
            <w:r w:rsidRPr="007036CE">
              <w:rPr>
                <w:szCs w:val="22"/>
              </w:rPr>
              <w:t>Название тэга</w:t>
            </w:r>
          </w:p>
        </w:tc>
        <w:tc>
          <w:tcPr>
            <w:tcW w:w="519" w:type="pct"/>
            <w:hideMark/>
          </w:tcPr>
          <w:p w14:paraId="5AE442F4" w14:textId="77777777" w:rsidR="004E1C81" w:rsidRPr="007036CE" w:rsidRDefault="004E1C81" w:rsidP="007C1AAA">
            <w:pPr>
              <w:pStyle w:val="GOSTTableHead"/>
              <w:rPr>
                <w:szCs w:val="22"/>
              </w:rPr>
            </w:pPr>
            <w:r w:rsidRPr="007036CE">
              <w:rPr>
                <w:szCs w:val="22"/>
              </w:rPr>
              <w:t>Тип данных</w:t>
            </w:r>
          </w:p>
        </w:tc>
        <w:tc>
          <w:tcPr>
            <w:tcW w:w="300" w:type="pct"/>
          </w:tcPr>
          <w:p w14:paraId="01E97EC9" w14:textId="77777777" w:rsidR="004E1C81" w:rsidRPr="007036CE" w:rsidRDefault="004E1C81" w:rsidP="007C1AAA">
            <w:pPr>
              <w:pStyle w:val="GOSTTableHead"/>
              <w:rPr>
                <w:szCs w:val="22"/>
              </w:rPr>
            </w:pPr>
            <w:r w:rsidRPr="007036CE">
              <w:rPr>
                <w:szCs w:val="22"/>
              </w:rPr>
              <w:t>Обязательность</w:t>
            </w:r>
          </w:p>
        </w:tc>
        <w:tc>
          <w:tcPr>
            <w:tcW w:w="308" w:type="pct"/>
            <w:hideMark/>
          </w:tcPr>
          <w:p w14:paraId="75B186F6" w14:textId="77777777" w:rsidR="004E1C81" w:rsidRPr="007036CE" w:rsidRDefault="004E1C81" w:rsidP="007C1AAA">
            <w:pPr>
              <w:pStyle w:val="GOSTTableHead"/>
              <w:rPr>
                <w:szCs w:val="22"/>
              </w:rPr>
            </w:pPr>
            <w:r w:rsidRPr="007036CE">
              <w:rPr>
                <w:szCs w:val="22"/>
              </w:rPr>
              <w:t>Размерность</w:t>
            </w:r>
          </w:p>
        </w:tc>
        <w:tc>
          <w:tcPr>
            <w:tcW w:w="2039" w:type="pct"/>
          </w:tcPr>
          <w:p w14:paraId="36937013" w14:textId="77777777" w:rsidR="004E1C81" w:rsidRPr="007036CE" w:rsidRDefault="004E1C81" w:rsidP="007C1AAA">
            <w:pPr>
              <w:pStyle w:val="GOSTTableHead"/>
              <w:rPr>
                <w:szCs w:val="22"/>
              </w:rPr>
            </w:pPr>
            <w:r w:rsidRPr="007036CE">
              <w:rPr>
                <w:szCs w:val="22"/>
              </w:rPr>
              <w:t>Описание</w:t>
            </w:r>
          </w:p>
        </w:tc>
      </w:tr>
      <w:tr w:rsidR="004E1C81" w:rsidRPr="007036CE" w14:paraId="424FC1A6" w14:textId="77777777" w:rsidTr="00A759FD">
        <w:tc>
          <w:tcPr>
            <w:tcW w:w="1100" w:type="pct"/>
          </w:tcPr>
          <w:p w14:paraId="062976CE" w14:textId="77777777" w:rsidR="004E1C81" w:rsidRPr="007036CE" w:rsidRDefault="004E1C81">
            <w:pPr>
              <w:pStyle w:val="GOSTTablenorm"/>
            </w:pPr>
            <w:r w:rsidRPr="007036CE">
              <w:t>Номер документа</w:t>
            </w:r>
          </w:p>
        </w:tc>
        <w:tc>
          <w:tcPr>
            <w:tcW w:w="734" w:type="pct"/>
          </w:tcPr>
          <w:p w14:paraId="7FBF715B" w14:textId="77777777" w:rsidR="004E1C81" w:rsidRPr="007036CE" w:rsidRDefault="004E1C81">
            <w:pPr>
              <w:pStyle w:val="GOSTTablenorm"/>
              <w:rPr>
                <w:lang w:val="en-US"/>
              </w:rPr>
            </w:pPr>
            <w:r w:rsidRPr="007036CE">
              <w:rPr>
                <w:lang w:val="en-US"/>
              </w:rPr>
              <w:t>NUM_DOC</w:t>
            </w:r>
          </w:p>
        </w:tc>
        <w:tc>
          <w:tcPr>
            <w:tcW w:w="519" w:type="pct"/>
          </w:tcPr>
          <w:p w14:paraId="6E6CBCEC" w14:textId="77777777" w:rsidR="004E1C81" w:rsidRPr="007036CE" w:rsidRDefault="004E1C81" w:rsidP="000027F9">
            <w:pPr>
              <w:pStyle w:val="GOSTTablenorm"/>
            </w:pPr>
            <w:r w:rsidRPr="007036CE">
              <w:t>Строка</w:t>
            </w:r>
          </w:p>
        </w:tc>
        <w:tc>
          <w:tcPr>
            <w:tcW w:w="300" w:type="pct"/>
          </w:tcPr>
          <w:p w14:paraId="5C989627" w14:textId="77777777" w:rsidR="004E1C81" w:rsidRPr="007036CE" w:rsidRDefault="004E1C81" w:rsidP="000027F9">
            <w:pPr>
              <w:pStyle w:val="GOSTTablenorm"/>
            </w:pPr>
            <w:r w:rsidRPr="007036CE">
              <w:t>Да</w:t>
            </w:r>
          </w:p>
        </w:tc>
        <w:tc>
          <w:tcPr>
            <w:tcW w:w="308" w:type="pct"/>
          </w:tcPr>
          <w:p w14:paraId="64C55013" w14:textId="77777777" w:rsidR="004E1C81" w:rsidRPr="007036CE" w:rsidRDefault="004E1C81">
            <w:pPr>
              <w:pStyle w:val="GOSTTablenorm"/>
            </w:pPr>
            <w:r w:rsidRPr="007036CE">
              <w:rPr>
                <w:lang w:val="en-US"/>
              </w:rPr>
              <w:t>&lt;=25</w:t>
            </w:r>
          </w:p>
        </w:tc>
        <w:tc>
          <w:tcPr>
            <w:tcW w:w="2039" w:type="pct"/>
          </w:tcPr>
          <w:p w14:paraId="009DD70D" w14:textId="77777777" w:rsidR="004E1C81" w:rsidRPr="007036CE" w:rsidRDefault="004E1C81" w:rsidP="000027F9">
            <w:pPr>
              <w:pStyle w:val="GOSTTablenorm"/>
            </w:pPr>
            <w:r w:rsidRPr="007036CE">
              <w:t>Указывается номер документа</w:t>
            </w:r>
          </w:p>
        </w:tc>
      </w:tr>
      <w:tr w:rsidR="004E1C81" w:rsidRPr="007036CE" w14:paraId="7186CA3F" w14:textId="77777777" w:rsidTr="00A759FD">
        <w:tc>
          <w:tcPr>
            <w:tcW w:w="1100" w:type="pct"/>
          </w:tcPr>
          <w:p w14:paraId="08C4D26E" w14:textId="77777777" w:rsidR="004E1C81" w:rsidRPr="007036CE" w:rsidRDefault="004E1C81">
            <w:pPr>
              <w:pStyle w:val="GOSTTablenorm"/>
            </w:pPr>
            <w:r w:rsidRPr="007036CE">
              <w:t>Дата документа</w:t>
            </w:r>
          </w:p>
        </w:tc>
        <w:tc>
          <w:tcPr>
            <w:tcW w:w="734" w:type="pct"/>
          </w:tcPr>
          <w:p w14:paraId="01C96BBB" w14:textId="77777777" w:rsidR="004E1C81" w:rsidRPr="007036CE" w:rsidRDefault="004E1C81">
            <w:pPr>
              <w:pStyle w:val="GOSTTablenorm"/>
              <w:rPr>
                <w:lang w:val="en-US"/>
              </w:rPr>
            </w:pPr>
            <w:r w:rsidRPr="007036CE">
              <w:rPr>
                <w:lang w:val="en-US"/>
              </w:rPr>
              <w:t>DATE_DOC</w:t>
            </w:r>
          </w:p>
        </w:tc>
        <w:tc>
          <w:tcPr>
            <w:tcW w:w="519" w:type="pct"/>
          </w:tcPr>
          <w:p w14:paraId="27368707" w14:textId="77777777" w:rsidR="004E1C81" w:rsidRPr="007036CE" w:rsidRDefault="004E1C81">
            <w:pPr>
              <w:pStyle w:val="GOSTTablenorm"/>
            </w:pPr>
            <w:r w:rsidRPr="007036CE">
              <w:t>Дата</w:t>
            </w:r>
          </w:p>
        </w:tc>
        <w:tc>
          <w:tcPr>
            <w:tcW w:w="300" w:type="pct"/>
          </w:tcPr>
          <w:p w14:paraId="71E6E3D2" w14:textId="77777777" w:rsidR="004E1C81" w:rsidRPr="007036CE" w:rsidRDefault="004E1C81" w:rsidP="000027F9">
            <w:pPr>
              <w:pStyle w:val="GOSTTablenorm"/>
            </w:pPr>
            <w:r w:rsidRPr="007036CE">
              <w:t>Да</w:t>
            </w:r>
          </w:p>
        </w:tc>
        <w:tc>
          <w:tcPr>
            <w:tcW w:w="308" w:type="pct"/>
          </w:tcPr>
          <w:p w14:paraId="41BEDCAF" w14:textId="77777777" w:rsidR="004E1C81" w:rsidRPr="007036CE" w:rsidRDefault="004E1C81" w:rsidP="000027F9">
            <w:pPr>
              <w:pStyle w:val="GOSTTablenorm"/>
            </w:pPr>
          </w:p>
        </w:tc>
        <w:tc>
          <w:tcPr>
            <w:tcW w:w="2039" w:type="pct"/>
          </w:tcPr>
          <w:p w14:paraId="522506E8" w14:textId="77777777" w:rsidR="004E1C81" w:rsidRPr="007036CE" w:rsidRDefault="004E1C81" w:rsidP="000027F9">
            <w:pPr>
              <w:pStyle w:val="GOSTTablenorm"/>
            </w:pPr>
            <w:r w:rsidRPr="007036CE">
              <w:t>Указывается дата</w:t>
            </w:r>
            <w:r w:rsidR="007C1AAA" w:rsidRPr="007036CE">
              <w:t xml:space="preserve"> документа в формате YYYY-MM-DD</w:t>
            </w:r>
          </w:p>
        </w:tc>
      </w:tr>
      <w:tr w:rsidR="004E1C81" w:rsidRPr="007036CE" w14:paraId="3116C071" w14:textId="77777777" w:rsidTr="00A759FD">
        <w:tc>
          <w:tcPr>
            <w:tcW w:w="1100" w:type="pct"/>
          </w:tcPr>
          <w:p w14:paraId="5B09B62A" w14:textId="77777777" w:rsidR="004E1C81" w:rsidRPr="007036CE" w:rsidRDefault="004E1C81">
            <w:pPr>
              <w:pStyle w:val="GOSTTablenorm"/>
              <w:rPr>
                <w:szCs w:val="22"/>
              </w:rPr>
            </w:pPr>
            <w:r w:rsidRPr="007036CE">
              <w:t>Вид документа</w:t>
            </w:r>
          </w:p>
        </w:tc>
        <w:tc>
          <w:tcPr>
            <w:tcW w:w="734" w:type="pct"/>
          </w:tcPr>
          <w:p w14:paraId="1E9E5D06" w14:textId="77777777" w:rsidR="004E1C81" w:rsidRPr="007036CE" w:rsidRDefault="004E1C81">
            <w:pPr>
              <w:pStyle w:val="GOSTTablenorm"/>
              <w:rPr>
                <w:szCs w:val="22"/>
                <w:lang w:val="en-US"/>
              </w:rPr>
            </w:pPr>
            <w:r w:rsidRPr="007036CE">
              <w:rPr>
                <w:szCs w:val="22"/>
                <w:lang w:val="en-US"/>
              </w:rPr>
              <w:t>DOC_TYPE</w:t>
            </w:r>
          </w:p>
        </w:tc>
        <w:tc>
          <w:tcPr>
            <w:tcW w:w="519" w:type="pct"/>
          </w:tcPr>
          <w:p w14:paraId="3C637B02" w14:textId="77777777" w:rsidR="004E1C81" w:rsidRPr="007036CE" w:rsidRDefault="004E1C81">
            <w:pPr>
              <w:pStyle w:val="GOSTTablenorm"/>
              <w:rPr>
                <w:szCs w:val="22"/>
              </w:rPr>
            </w:pPr>
            <w:r w:rsidRPr="007036CE">
              <w:t>Строка</w:t>
            </w:r>
          </w:p>
        </w:tc>
        <w:tc>
          <w:tcPr>
            <w:tcW w:w="300" w:type="pct"/>
          </w:tcPr>
          <w:p w14:paraId="4F72CEAC" w14:textId="77777777" w:rsidR="004E1C81" w:rsidRPr="007036CE" w:rsidRDefault="004E1C81" w:rsidP="000027F9">
            <w:pPr>
              <w:pStyle w:val="GOSTTablenorm"/>
              <w:rPr>
                <w:szCs w:val="22"/>
              </w:rPr>
            </w:pPr>
            <w:r w:rsidRPr="007036CE">
              <w:t>Да</w:t>
            </w:r>
          </w:p>
        </w:tc>
        <w:tc>
          <w:tcPr>
            <w:tcW w:w="308" w:type="pct"/>
          </w:tcPr>
          <w:p w14:paraId="026F7940" w14:textId="77777777" w:rsidR="004E1C81" w:rsidRPr="007036CE" w:rsidRDefault="004E1C81" w:rsidP="000027F9">
            <w:pPr>
              <w:pStyle w:val="GOSTTablenorm"/>
              <w:rPr>
                <w:szCs w:val="22"/>
              </w:rPr>
            </w:pPr>
            <w:r w:rsidRPr="007036CE">
              <w:t>=3</w:t>
            </w:r>
          </w:p>
        </w:tc>
        <w:tc>
          <w:tcPr>
            <w:tcW w:w="2039" w:type="pct"/>
          </w:tcPr>
          <w:p w14:paraId="098B3AC9" w14:textId="77777777" w:rsidR="004E1C81" w:rsidRPr="007036CE" w:rsidRDefault="004E1C81">
            <w:pPr>
              <w:pStyle w:val="GOSTTablenorm"/>
            </w:pPr>
            <w:r w:rsidRPr="007036CE">
              <w:t>Указывается код вида документа.</w:t>
            </w:r>
          </w:p>
          <w:p w14:paraId="3D5ADCC8" w14:textId="77777777" w:rsidR="004E1C81" w:rsidRPr="007036CE" w:rsidRDefault="004E1C81" w:rsidP="000027F9">
            <w:pPr>
              <w:pStyle w:val="GOSTTablenorm"/>
            </w:pPr>
            <w:r w:rsidRPr="007036CE">
              <w:t>Возможные значения:</w:t>
            </w:r>
          </w:p>
          <w:p w14:paraId="61D4B21F" w14:textId="080308C8" w:rsidR="004E1C81" w:rsidRPr="007036CE" w:rsidRDefault="004E1C81" w:rsidP="000027F9">
            <w:pPr>
              <w:pStyle w:val="GOSTTableListMark1"/>
              <w:rPr>
                <w:szCs w:val="22"/>
              </w:rPr>
            </w:pPr>
            <w:r w:rsidRPr="007036CE">
              <w:rPr>
                <w:szCs w:val="22"/>
              </w:rPr>
              <w:t xml:space="preserve">«УПО» </w:t>
            </w:r>
            <w:r w:rsidR="00BE14C0" w:rsidRPr="007036CE">
              <w:t>–</w:t>
            </w:r>
            <w:r w:rsidRPr="007036CE">
              <w:rPr>
                <w:szCs w:val="22"/>
              </w:rPr>
              <w:t xml:space="preserve"> </w:t>
            </w:r>
            <w:r w:rsidRPr="007036CE">
              <w:t>Уведомление о приостановлении операций на лицевых счетах, открытых в ТОФК;</w:t>
            </w:r>
          </w:p>
          <w:p w14:paraId="37C23923" w14:textId="501B7A3C" w:rsidR="004E1C81" w:rsidRPr="007036CE" w:rsidRDefault="004E1C81" w:rsidP="000027F9">
            <w:pPr>
              <w:pStyle w:val="GOSTTableListMark1"/>
              <w:rPr>
                <w:szCs w:val="22"/>
              </w:rPr>
            </w:pPr>
            <w:r w:rsidRPr="007036CE">
              <w:rPr>
                <w:szCs w:val="22"/>
              </w:rPr>
              <w:t xml:space="preserve">«УОО» </w:t>
            </w:r>
            <w:r w:rsidR="00BE14C0" w:rsidRPr="007036CE">
              <w:t>–</w:t>
            </w:r>
            <w:r w:rsidRPr="007036CE">
              <w:rPr>
                <w:szCs w:val="22"/>
              </w:rPr>
              <w:t xml:space="preserve"> Уведомление об отмене приостановления операций на лицевых счетах, открытых в ТОФК</w:t>
            </w:r>
          </w:p>
        </w:tc>
      </w:tr>
      <w:tr w:rsidR="004E1C81" w:rsidRPr="007036CE" w14:paraId="29CC8F11" w14:textId="77777777" w:rsidTr="00A759FD">
        <w:tc>
          <w:tcPr>
            <w:tcW w:w="1100" w:type="pct"/>
          </w:tcPr>
          <w:p w14:paraId="50E188E4" w14:textId="77777777" w:rsidR="004E1C81" w:rsidRPr="007036CE" w:rsidRDefault="004E1C81">
            <w:pPr>
              <w:pStyle w:val="GOSTTablenorm"/>
            </w:pPr>
            <w:r w:rsidRPr="007036CE">
              <w:t>Уровень конфиденциальности</w:t>
            </w:r>
          </w:p>
        </w:tc>
        <w:tc>
          <w:tcPr>
            <w:tcW w:w="734" w:type="pct"/>
          </w:tcPr>
          <w:p w14:paraId="774D647F" w14:textId="77777777" w:rsidR="004E1C81" w:rsidRPr="007036CE" w:rsidRDefault="004E1C81">
            <w:pPr>
              <w:pStyle w:val="GOSTTablenorm"/>
              <w:rPr>
                <w:lang w:val="en-US"/>
              </w:rPr>
            </w:pPr>
            <w:r w:rsidRPr="007036CE">
              <w:rPr>
                <w:lang w:val="en-US"/>
              </w:rPr>
              <w:t>ACCESSLEVEL</w:t>
            </w:r>
          </w:p>
        </w:tc>
        <w:tc>
          <w:tcPr>
            <w:tcW w:w="519" w:type="pct"/>
          </w:tcPr>
          <w:p w14:paraId="6F155BE3" w14:textId="77777777" w:rsidR="004E1C81" w:rsidRPr="007036CE" w:rsidRDefault="004E1C81" w:rsidP="000027F9">
            <w:pPr>
              <w:pStyle w:val="GOSTTablenorm"/>
            </w:pPr>
            <w:r w:rsidRPr="007036CE">
              <w:t>Число</w:t>
            </w:r>
          </w:p>
        </w:tc>
        <w:tc>
          <w:tcPr>
            <w:tcW w:w="300" w:type="pct"/>
          </w:tcPr>
          <w:p w14:paraId="21730821" w14:textId="77777777" w:rsidR="004E1C81" w:rsidRPr="007036CE" w:rsidRDefault="004E1C81" w:rsidP="000027F9">
            <w:pPr>
              <w:pStyle w:val="GOSTTablenorm"/>
            </w:pPr>
            <w:r w:rsidRPr="007036CE">
              <w:t>Да</w:t>
            </w:r>
          </w:p>
        </w:tc>
        <w:tc>
          <w:tcPr>
            <w:tcW w:w="308" w:type="pct"/>
          </w:tcPr>
          <w:p w14:paraId="550BACC8" w14:textId="77777777" w:rsidR="004E1C81" w:rsidRPr="007036CE" w:rsidRDefault="004E1C81">
            <w:pPr>
              <w:pStyle w:val="GOSTTablenorm"/>
            </w:pPr>
            <w:r w:rsidRPr="007036CE">
              <w:t>=1</w:t>
            </w:r>
          </w:p>
        </w:tc>
        <w:tc>
          <w:tcPr>
            <w:tcW w:w="2039" w:type="pct"/>
          </w:tcPr>
          <w:p w14:paraId="3BF069D8" w14:textId="77777777" w:rsidR="004E1C81" w:rsidRPr="007036CE" w:rsidRDefault="004E1C81">
            <w:pPr>
              <w:pStyle w:val="GOSTTablenorm"/>
            </w:pPr>
            <w:r w:rsidRPr="007036CE">
              <w:t>Указывается уровень конфиденциальности документа.</w:t>
            </w:r>
          </w:p>
          <w:p w14:paraId="1119609C" w14:textId="77777777" w:rsidR="004E1C81" w:rsidRPr="007036CE" w:rsidRDefault="004E1C81">
            <w:pPr>
              <w:pStyle w:val="GOSTTablenorm"/>
            </w:pPr>
            <w:r w:rsidRPr="007036CE">
              <w:t>Возможные значения:</w:t>
            </w:r>
          </w:p>
          <w:p w14:paraId="159BEBAF" w14:textId="67D37F28" w:rsidR="004E1C81" w:rsidRPr="007036CE" w:rsidRDefault="004E1C81" w:rsidP="000027F9">
            <w:pPr>
              <w:pStyle w:val="GOSTTableListMark1"/>
            </w:pPr>
            <w:r w:rsidRPr="007036CE">
              <w:t xml:space="preserve">«0» </w:t>
            </w:r>
            <w:r w:rsidR="00BE14C0" w:rsidRPr="007036CE">
              <w:t>–</w:t>
            </w:r>
            <w:r w:rsidRPr="007036CE">
              <w:t xml:space="preserve"> Несекретно;</w:t>
            </w:r>
          </w:p>
          <w:p w14:paraId="19AD5618" w14:textId="2A985D5F" w:rsidR="004E1C81" w:rsidRPr="007036CE" w:rsidRDefault="004E1C81" w:rsidP="000027F9">
            <w:pPr>
              <w:pStyle w:val="GOSTTableListMark1"/>
            </w:pPr>
            <w:r w:rsidRPr="007036CE">
              <w:t>«</w:t>
            </w:r>
            <w:r w:rsidR="007C1AAA" w:rsidRPr="007036CE">
              <w:t xml:space="preserve">1» </w:t>
            </w:r>
            <w:r w:rsidR="00BE14C0" w:rsidRPr="007036CE">
              <w:t>–</w:t>
            </w:r>
            <w:r w:rsidR="007C1AAA" w:rsidRPr="007036CE">
              <w:t xml:space="preserve"> Для служебного пользования</w:t>
            </w:r>
          </w:p>
        </w:tc>
      </w:tr>
      <w:tr w:rsidR="004E1C81" w:rsidRPr="007036CE" w14:paraId="1057D983" w14:textId="77777777" w:rsidTr="00A759FD">
        <w:tc>
          <w:tcPr>
            <w:tcW w:w="1100" w:type="pct"/>
          </w:tcPr>
          <w:p w14:paraId="2799496E" w14:textId="77777777" w:rsidR="004E1C81" w:rsidRPr="007036CE" w:rsidRDefault="004E1C81">
            <w:pPr>
              <w:pStyle w:val="GOSTTablenorm"/>
            </w:pPr>
            <w:r w:rsidRPr="007036CE">
              <w:lastRenderedPageBreak/>
              <w:t>Код бюджета</w:t>
            </w:r>
          </w:p>
        </w:tc>
        <w:tc>
          <w:tcPr>
            <w:tcW w:w="734" w:type="pct"/>
          </w:tcPr>
          <w:p w14:paraId="3EA2DB06" w14:textId="77777777" w:rsidR="004E1C81" w:rsidRPr="007036CE" w:rsidRDefault="004E1C81">
            <w:pPr>
              <w:pStyle w:val="GOSTTablenorm"/>
            </w:pPr>
            <w:r w:rsidRPr="007036CE">
              <w:rPr>
                <w:szCs w:val="24"/>
              </w:rPr>
              <w:t>BUDGET_CODE</w:t>
            </w:r>
          </w:p>
        </w:tc>
        <w:tc>
          <w:tcPr>
            <w:tcW w:w="519" w:type="pct"/>
          </w:tcPr>
          <w:p w14:paraId="08B95BC3" w14:textId="77777777" w:rsidR="004E1C81" w:rsidRPr="007036CE" w:rsidRDefault="004E1C81" w:rsidP="000027F9">
            <w:pPr>
              <w:pStyle w:val="GOSTTablenorm"/>
            </w:pPr>
            <w:r w:rsidRPr="007036CE">
              <w:t>Строка</w:t>
            </w:r>
          </w:p>
        </w:tc>
        <w:tc>
          <w:tcPr>
            <w:tcW w:w="300" w:type="pct"/>
          </w:tcPr>
          <w:p w14:paraId="4A01EE81" w14:textId="77777777" w:rsidR="004E1C81" w:rsidRPr="007036CE" w:rsidRDefault="004E1C81" w:rsidP="000027F9">
            <w:pPr>
              <w:pStyle w:val="GOSTTablenorm"/>
            </w:pPr>
            <w:r w:rsidRPr="007036CE">
              <w:t>Да</w:t>
            </w:r>
          </w:p>
        </w:tc>
        <w:tc>
          <w:tcPr>
            <w:tcW w:w="308" w:type="pct"/>
          </w:tcPr>
          <w:p w14:paraId="47279A36" w14:textId="77777777" w:rsidR="004E1C81" w:rsidRPr="007036CE" w:rsidRDefault="004E1C81">
            <w:pPr>
              <w:pStyle w:val="GOSTTablenorm"/>
            </w:pPr>
            <w:r w:rsidRPr="007036CE">
              <w:t>=8</w:t>
            </w:r>
          </w:p>
        </w:tc>
        <w:tc>
          <w:tcPr>
            <w:tcW w:w="2039" w:type="pct"/>
          </w:tcPr>
          <w:p w14:paraId="5553F12B" w14:textId="77777777" w:rsidR="004E1C81" w:rsidRPr="007036CE" w:rsidRDefault="004E1C81" w:rsidP="000027F9">
            <w:pPr>
              <w:pStyle w:val="GOSTTablenorm"/>
            </w:pPr>
            <w:r w:rsidRPr="007036CE">
              <w:t>Указывается код бюджета в соответствии со справочником «Бюджеты»</w:t>
            </w:r>
          </w:p>
        </w:tc>
      </w:tr>
      <w:tr w:rsidR="004E1C81" w:rsidRPr="007036CE" w14:paraId="08CCCE03" w14:textId="77777777" w:rsidTr="00A759FD">
        <w:tc>
          <w:tcPr>
            <w:tcW w:w="1100" w:type="pct"/>
          </w:tcPr>
          <w:p w14:paraId="154036BB" w14:textId="77777777" w:rsidR="004E1C81" w:rsidRPr="007036CE" w:rsidRDefault="004E1C81">
            <w:pPr>
              <w:pStyle w:val="GOSTTablenorm"/>
            </w:pPr>
            <w:r w:rsidRPr="007036CE">
              <w:t>Дата ввода в действие</w:t>
            </w:r>
          </w:p>
        </w:tc>
        <w:tc>
          <w:tcPr>
            <w:tcW w:w="734" w:type="pct"/>
          </w:tcPr>
          <w:p w14:paraId="5B8069FD" w14:textId="77777777" w:rsidR="004E1C81" w:rsidRPr="007036CE" w:rsidRDefault="004E1C81">
            <w:pPr>
              <w:pStyle w:val="GOSTTablenorm"/>
              <w:rPr>
                <w:szCs w:val="24"/>
              </w:rPr>
            </w:pPr>
            <w:r w:rsidRPr="007036CE">
              <w:rPr>
                <w:szCs w:val="24"/>
              </w:rPr>
              <w:t>EVENT_DATE</w:t>
            </w:r>
          </w:p>
        </w:tc>
        <w:tc>
          <w:tcPr>
            <w:tcW w:w="519" w:type="pct"/>
          </w:tcPr>
          <w:p w14:paraId="686F08BE" w14:textId="77777777" w:rsidR="004E1C81" w:rsidRPr="007036CE" w:rsidRDefault="004E1C81" w:rsidP="000027F9">
            <w:pPr>
              <w:pStyle w:val="GOSTTablenorm"/>
            </w:pPr>
            <w:r w:rsidRPr="007036CE">
              <w:t>Дата</w:t>
            </w:r>
          </w:p>
        </w:tc>
        <w:tc>
          <w:tcPr>
            <w:tcW w:w="300" w:type="pct"/>
          </w:tcPr>
          <w:p w14:paraId="06AF4834" w14:textId="77777777" w:rsidR="004E1C81" w:rsidRPr="007036CE" w:rsidRDefault="004E1C81" w:rsidP="000027F9">
            <w:pPr>
              <w:pStyle w:val="GOSTTablenorm"/>
            </w:pPr>
            <w:r w:rsidRPr="007036CE">
              <w:t>Да</w:t>
            </w:r>
          </w:p>
        </w:tc>
        <w:tc>
          <w:tcPr>
            <w:tcW w:w="308" w:type="pct"/>
          </w:tcPr>
          <w:p w14:paraId="0D71AAF1" w14:textId="77777777" w:rsidR="004E1C81" w:rsidRPr="007036CE" w:rsidRDefault="004E1C81">
            <w:pPr>
              <w:pStyle w:val="GOSTTablenorm"/>
            </w:pPr>
          </w:p>
        </w:tc>
        <w:tc>
          <w:tcPr>
            <w:tcW w:w="2039" w:type="pct"/>
          </w:tcPr>
          <w:p w14:paraId="5CB78DEE" w14:textId="274BF0DE" w:rsidR="004E1C81" w:rsidRPr="007036CE" w:rsidRDefault="004E1C81" w:rsidP="00136E99">
            <w:pPr>
              <w:pStyle w:val="GOSTTablenorm"/>
            </w:pPr>
            <w:r w:rsidRPr="007036CE">
              <w:t>Указывается дата</w:t>
            </w:r>
            <w:r w:rsidR="007C1AAA" w:rsidRPr="007036CE">
              <w:t xml:space="preserve"> </w:t>
            </w:r>
            <w:del w:id="5118" w:author="EXP-320404" w:date="2025-09-15T18:51:00Z">
              <w:r w:rsidR="007C1AAA" w:rsidRPr="007036CE" w:rsidDel="00136E99">
                <w:delText xml:space="preserve">документа </w:delText>
              </w:r>
            </w:del>
            <w:ins w:id="5119" w:author="EXP-320404" w:date="2025-09-15T18:51:00Z">
              <w:r w:rsidR="00136E99" w:rsidRPr="007036CE">
                <w:t xml:space="preserve">ввода в действие </w:t>
              </w:r>
            </w:ins>
            <w:r w:rsidR="007C1AAA" w:rsidRPr="007036CE">
              <w:t>в формате YYYY-MM-DD</w:t>
            </w:r>
          </w:p>
        </w:tc>
      </w:tr>
      <w:tr w:rsidR="004E1C81" w:rsidRPr="007036CE" w14:paraId="07170111" w14:textId="77777777" w:rsidTr="00A759FD">
        <w:tc>
          <w:tcPr>
            <w:tcW w:w="1100" w:type="pct"/>
          </w:tcPr>
          <w:p w14:paraId="340807CE" w14:textId="77777777" w:rsidR="004E1C81" w:rsidRPr="007036CE" w:rsidRDefault="004E1C81">
            <w:pPr>
              <w:pStyle w:val="GOSTTablenorm"/>
            </w:pPr>
            <w:r w:rsidRPr="007036CE">
              <w:t>Код вида изменения</w:t>
            </w:r>
          </w:p>
        </w:tc>
        <w:tc>
          <w:tcPr>
            <w:tcW w:w="734" w:type="pct"/>
          </w:tcPr>
          <w:p w14:paraId="332044F3" w14:textId="77777777" w:rsidR="004E1C81" w:rsidRPr="007036CE" w:rsidRDefault="004E1C81">
            <w:pPr>
              <w:pStyle w:val="GOSTTablenorm"/>
              <w:rPr>
                <w:szCs w:val="24"/>
              </w:rPr>
            </w:pPr>
            <w:r w:rsidRPr="007036CE">
              <w:rPr>
                <w:szCs w:val="24"/>
              </w:rPr>
              <w:t>CHANGE_CODE</w:t>
            </w:r>
          </w:p>
        </w:tc>
        <w:tc>
          <w:tcPr>
            <w:tcW w:w="519" w:type="pct"/>
          </w:tcPr>
          <w:p w14:paraId="7801F351" w14:textId="77777777" w:rsidR="004E1C81" w:rsidRPr="007036CE" w:rsidRDefault="004E1C81" w:rsidP="000027F9">
            <w:pPr>
              <w:pStyle w:val="GOSTTablenorm"/>
            </w:pPr>
            <w:r w:rsidRPr="007036CE">
              <w:t>Строка</w:t>
            </w:r>
          </w:p>
        </w:tc>
        <w:tc>
          <w:tcPr>
            <w:tcW w:w="300" w:type="pct"/>
          </w:tcPr>
          <w:p w14:paraId="7DE070D8" w14:textId="77777777" w:rsidR="004E1C81" w:rsidRPr="007036CE" w:rsidRDefault="004E1C81" w:rsidP="000027F9">
            <w:pPr>
              <w:pStyle w:val="GOSTTablenorm"/>
            </w:pPr>
            <w:r w:rsidRPr="007036CE">
              <w:t>Да</w:t>
            </w:r>
          </w:p>
        </w:tc>
        <w:tc>
          <w:tcPr>
            <w:tcW w:w="308" w:type="pct"/>
          </w:tcPr>
          <w:p w14:paraId="26560994" w14:textId="77777777" w:rsidR="004E1C81" w:rsidRPr="007036CE" w:rsidRDefault="004E1C81">
            <w:pPr>
              <w:pStyle w:val="GOSTTablenorm"/>
            </w:pPr>
            <w:r w:rsidRPr="007036CE">
              <w:t>=3</w:t>
            </w:r>
          </w:p>
        </w:tc>
        <w:tc>
          <w:tcPr>
            <w:tcW w:w="2039" w:type="pct"/>
          </w:tcPr>
          <w:p w14:paraId="4DBA3706" w14:textId="77777777" w:rsidR="004E1C81" w:rsidRPr="007036CE" w:rsidRDefault="004E1C81" w:rsidP="000027F9">
            <w:pPr>
              <w:pStyle w:val="GOSTTablenorm"/>
            </w:pPr>
            <w:r w:rsidRPr="007036CE">
              <w:t>Указывается код вида изменения.</w:t>
            </w:r>
          </w:p>
          <w:p w14:paraId="7BDDCD39" w14:textId="77777777" w:rsidR="004E1C81" w:rsidRPr="007036CE" w:rsidRDefault="004E1C81" w:rsidP="000027F9">
            <w:pPr>
              <w:pStyle w:val="GOSTTablenorm"/>
            </w:pPr>
            <w:r w:rsidRPr="007036CE">
              <w:t>Заполняется значением «888»</w:t>
            </w:r>
          </w:p>
        </w:tc>
      </w:tr>
      <w:tr w:rsidR="004E1C81" w:rsidRPr="007036CE" w14:paraId="19ABCFF4" w14:textId="77777777" w:rsidTr="00A759FD">
        <w:tc>
          <w:tcPr>
            <w:tcW w:w="1100" w:type="pct"/>
          </w:tcPr>
          <w:p w14:paraId="1890984F" w14:textId="77777777" w:rsidR="004E1C81" w:rsidRPr="007036CE" w:rsidRDefault="004E1C81" w:rsidP="007C1AAA">
            <w:pPr>
              <w:pStyle w:val="GOSTTablenorm"/>
              <w:rPr>
                <w:szCs w:val="22"/>
              </w:rPr>
            </w:pPr>
            <w:r w:rsidRPr="007036CE">
              <w:rPr>
                <w:szCs w:val="22"/>
              </w:rPr>
              <w:t>Тип организации</w:t>
            </w:r>
          </w:p>
        </w:tc>
        <w:tc>
          <w:tcPr>
            <w:tcW w:w="734" w:type="pct"/>
          </w:tcPr>
          <w:p w14:paraId="7E2FCBD6" w14:textId="77777777" w:rsidR="004E1C81" w:rsidRPr="007036CE" w:rsidRDefault="004E1C81" w:rsidP="007C1AAA">
            <w:pPr>
              <w:pStyle w:val="GOSTTablenorm"/>
              <w:rPr>
                <w:szCs w:val="24"/>
              </w:rPr>
            </w:pPr>
            <w:r w:rsidRPr="007036CE">
              <w:rPr>
                <w:szCs w:val="24"/>
                <w:lang w:val="en-US"/>
              </w:rPr>
              <w:t>ORG_TYPE</w:t>
            </w:r>
          </w:p>
        </w:tc>
        <w:tc>
          <w:tcPr>
            <w:tcW w:w="519" w:type="pct"/>
          </w:tcPr>
          <w:p w14:paraId="0AABD957" w14:textId="77777777" w:rsidR="004E1C81" w:rsidRPr="007036CE" w:rsidRDefault="004E1C81" w:rsidP="007C1AAA">
            <w:pPr>
              <w:ind w:firstLine="30"/>
              <w:rPr>
                <w:sz w:val="22"/>
                <w:szCs w:val="22"/>
              </w:rPr>
            </w:pPr>
            <w:r w:rsidRPr="007036CE">
              <w:rPr>
                <w:sz w:val="22"/>
                <w:szCs w:val="22"/>
              </w:rPr>
              <w:t>Строка</w:t>
            </w:r>
          </w:p>
        </w:tc>
        <w:tc>
          <w:tcPr>
            <w:tcW w:w="300" w:type="pct"/>
          </w:tcPr>
          <w:p w14:paraId="7DBD972C" w14:textId="77777777" w:rsidR="004E1C81" w:rsidRPr="007036CE" w:rsidRDefault="004E1C81" w:rsidP="007C1AAA">
            <w:pPr>
              <w:ind w:firstLine="30"/>
              <w:rPr>
                <w:sz w:val="22"/>
                <w:szCs w:val="22"/>
              </w:rPr>
            </w:pPr>
            <w:r w:rsidRPr="007036CE">
              <w:rPr>
                <w:sz w:val="22"/>
                <w:szCs w:val="22"/>
              </w:rPr>
              <w:t>Да</w:t>
            </w:r>
          </w:p>
        </w:tc>
        <w:tc>
          <w:tcPr>
            <w:tcW w:w="308" w:type="pct"/>
          </w:tcPr>
          <w:p w14:paraId="6D5D7881" w14:textId="77777777" w:rsidR="004E1C81" w:rsidRPr="007036CE" w:rsidRDefault="004E1C81" w:rsidP="007C1AAA">
            <w:pPr>
              <w:pStyle w:val="GOSTTablenorm"/>
              <w:rPr>
                <w:szCs w:val="22"/>
              </w:rPr>
            </w:pPr>
            <w:r w:rsidRPr="007036CE">
              <w:rPr>
                <w:szCs w:val="22"/>
              </w:rPr>
              <w:t>=1</w:t>
            </w:r>
          </w:p>
        </w:tc>
        <w:tc>
          <w:tcPr>
            <w:tcW w:w="2039" w:type="pct"/>
          </w:tcPr>
          <w:p w14:paraId="35E4E114" w14:textId="77777777" w:rsidR="004E1C81" w:rsidRPr="007036CE" w:rsidRDefault="004E1C81" w:rsidP="007C1AAA">
            <w:pPr>
              <w:ind w:firstLine="30"/>
              <w:rPr>
                <w:sz w:val="22"/>
                <w:szCs w:val="22"/>
              </w:rPr>
            </w:pPr>
            <w:r w:rsidRPr="007036CE">
              <w:rPr>
                <w:sz w:val="22"/>
                <w:szCs w:val="22"/>
              </w:rPr>
              <w:t>Указывается тип организации УБП согласно бюджетным полномочиям.</w:t>
            </w:r>
          </w:p>
          <w:p w14:paraId="289B8B9E" w14:textId="77777777" w:rsidR="004E1C81" w:rsidRPr="007036CE" w:rsidRDefault="004E1C81" w:rsidP="007C1AAA">
            <w:pPr>
              <w:ind w:firstLine="30"/>
              <w:rPr>
                <w:sz w:val="22"/>
                <w:szCs w:val="22"/>
              </w:rPr>
            </w:pPr>
            <w:r w:rsidRPr="007036CE">
              <w:rPr>
                <w:sz w:val="22"/>
                <w:szCs w:val="22"/>
              </w:rPr>
              <w:t>Возможные значения:</w:t>
            </w:r>
          </w:p>
          <w:p w14:paraId="7247ED95" w14:textId="77777777" w:rsidR="004E1C81" w:rsidRPr="007036CE" w:rsidRDefault="004E1C81" w:rsidP="000027F9">
            <w:pPr>
              <w:pStyle w:val="GOSTTableListMark1"/>
            </w:pPr>
            <w:r w:rsidRPr="007036CE">
              <w:t>«1» – ГРБС</w:t>
            </w:r>
            <w:r w:rsidR="007C1AAA" w:rsidRPr="007036CE">
              <w:t>;</w:t>
            </w:r>
          </w:p>
          <w:p w14:paraId="4C726E61" w14:textId="77777777" w:rsidR="004E1C81" w:rsidRPr="007036CE" w:rsidRDefault="004E1C81" w:rsidP="000027F9">
            <w:pPr>
              <w:pStyle w:val="GOSTTableListMark1"/>
            </w:pPr>
            <w:r w:rsidRPr="007036CE">
              <w:t xml:space="preserve">«2» – РБС </w:t>
            </w:r>
            <w:r w:rsidR="007C1AAA" w:rsidRPr="007036CE">
              <w:t>;</w:t>
            </w:r>
          </w:p>
          <w:p w14:paraId="5D0165D0" w14:textId="77777777" w:rsidR="004E1C81" w:rsidRPr="007036CE" w:rsidRDefault="004E1C81" w:rsidP="000027F9">
            <w:pPr>
              <w:pStyle w:val="GOSTTableListMark1"/>
            </w:pPr>
            <w:r w:rsidRPr="007036CE">
              <w:t>«3» – ПБС</w:t>
            </w:r>
          </w:p>
        </w:tc>
      </w:tr>
      <w:tr w:rsidR="007036CE" w:rsidRPr="007036CE" w14:paraId="32D167A6" w14:textId="77777777" w:rsidTr="00A759FD">
        <w:tc>
          <w:tcPr>
            <w:tcW w:w="1100" w:type="pct"/>
          </w:tcPr>
          <w:p w14:paraId="530CFC6A" w14:textId="579DA069" w:rsidR="007036CE" w:rsidRPr="007036CE" w:rsidRDefault="007036CE" w:rsidP="007036CE">
            <w:pPr>
              <w:pStyle w:val="GOSTTablenorm"/>
              <w:rPr>
                <w:szCs w:val="22"/>
                <w:highlight w:val="yellow"/>
              </w:rPr>
            </w:pPr>
            <w:ins w:id="5120" w:author="EXP-331600" w:date="2025-12-25T14:26:00Z">
              <w:r w:rsidRPr="007036CE">
                <w:rPr>
                  <w:highlight w:val="yellow"/>
                </w:rPr>
                <w:t>Признак «Формирование ЛБО_ПБС_ОТЗ_</w:t>
              </w:r>
              <w:r w:rsidRPr="007036CE">
                <w:rPr>
                  <w:highlight w:val="yellow"/>
                  <w:lang w:val="en-US"/>
                </w:rPr>
                <w:t>i</w:t>
              </w:r>
              <w:r w:rsidRPr="007036CE">
                <w:rPr>
                  <w:highlight w:val="yellow"/>
                </w:rPr>
                <w:t>»</w:t>
              </w:r>
            </w:ins>
          </w:p>
        </w:tc>
        <w:tc>
          <w:tcPr>
            <w:tcW w:w="734" w:type="pct"/>
          </w:tcPr>
          <w:p w14:paraId="343C602D" w14:textId="551FCAE3" w:rsidR="007036CE" w:rsidRPr="007036CE" w:rsidRDefault="007036CE" w:rsidP="007036CE">
            <w:pPr>
              <w:pStyle w:val="GOSTTablenorm"/>
              <w:rPr>
                <w:szCs w:val="24"/>
                <w:highlight w:val="yellow"/>
                <w:lang w:val="en-US"/>
              </w:rPr>
            </w:pPr>
            <w:ins w:id="5121" w:author="EXP-331600" w:date="2025-12-25T14:26:00Z">
              <w:r w:rsidRPr="007036CE">
                <w:rPr>
                  <w:highlight w:val="yellow"/>
                  <w:lang w:val="en-US"/>
                </w:rPr>
                <w:t>LBO_PBS_OTZ</w:t>
              </w:r>
            </w:ins>
          </w:p>
        </w:tc>
        <w:tc>
          <w:tcPr>
            <w:tcW w:w="519" w:type="pct"/>
          </w:tcPr>
          <w:p w14:paraId="0B4266E2" w14:textId="3FB75223" w:rsidR="007036CE" w:rsidRPr="007036CE" w:rsidRDefault="007036CE" w:rsidP="007036CE">
            <w:pPr>
              <w:ind w:firstLine="30"/>
              <w:rPr>
                <w:sz w:val="22"/>
                <w:szCs w:val="22"/>
                <w:highlight w:val="yellow"/>
              </w:rPr>
            </w:pPr>
            <w:ins w:id="5122" w:author="EXP-331600" w:date="2025-12-25T14:26:00Z">
              <w:r w:rsidRPr="007036CE">
                <w:rPr>
                  <w:highlight w:val="yellow"/>
                </w:rPr>
                <w:t>Строка</w:t>
              </w:r>
            </w:ins>
          </w:p>
        </w:tc>
        <w:tc>
          <w:tcPr>
            <w:tcW w:w="300" w:type="pct"/>
          </w:tcPr>
          <w:p w14:paraId="0D7198FD" w14:textId="76D6E33A" w:rsidR="007036CE" w:rsidRPr="007036CE" w:rsidRDefault="007036CE" w:rsidP="007036CE">
            <w:pPr>
              <w:ind w:firstLine="30"/>
              <w:rPr>
                <w:sz w:val="22"/>
                <w:szCs w:val="22"/>
                <w:highlight w:val="yellow"/>
              </w:rPr>
            </w:pPr>
            <w:ins w:id="5123" w:author="EXP-331600" w:date="2025-12-25T14:26:00Z">
              <w:r w:rsidRPr="007036CE">
                <w:rPr>
                  <w:highlight w:val="yellow"/>
                </w:rPr>
                <w:t>Да</w:t>
              </w:r>
            </w:ins>
          </w:p>
        </w:tc>
        <w:tc>
          <w:tcPr>
            <w:tcW w:w="308" w:type="pct"/>
          </w:tcPr>
          <w:p w14:paraId="5A06CDD1" w14:textId="2CD81218" w:rsidR="007036CE" w:rsidRPr="007036CE" w:rsidRDefault="007036CE" w:rsidP="007036CE">
            <w:pPr>
              <w:pStyle w:val="GOSTTablenorm"/>
              <w:rPr>
                <w:szCs w:val="22"/>
                <w:highlight w:val="yellow"/>
              </w:rPr>
            </w:pPr>
            <w:ins w:id="5124" w:author="EXP-331600" w:date="2025-12-25T14:26:00Z">
              <w:r w:rsidRPr="007036CE">
                <w:rPr>
                  <w:highlight w:val="yellow"/>
                </w:rPr>
                <w:t>=1</w:t>
              </w:r>
            </w:ins>
          </w:p>
        </w:tc>
        <w:tc>
          <w:tcPr>
            <w:tcW w:w="2039" w:type="pct"/>
          </w:tcPr>
          <w:p w14:paraId="783AFD74" w14:textId="47FB6E56" w:rsidR="007036CE" w:rsidRPr="007036CE" w:rsidRDefault="007036CE" w:rsidP="007036CE">
            <w:pPr>
              <w:pStyle w:val="GOSTTablenorm"/>
              <w:rPr>
                <w:ins w:id="5125" w:author="EXP-331600" w:date="2025-12-25T14:26:00Z"/>
                <w:highlight w:val="yellow"/>
              </w:rPr>
            </w:pPr>
            <w:ins w:id="5126" w:author="EXP-331600" w:date="2025-12-25T14:26:00Z">
              <w:r w:rsidRPr="007036CE">
                <w:rPr>
                  <w:highlight w:val="yellow"/>
                </w:rPr>
                <w:t>Указывается признак формирования показателя «ЛБО_ПБС_ОТЗ_</w:t>
              </w:r>
              <w:r w:rsidRPr="007036CE">
                <w:rPr>
                  <w:highlight w:val="yellow"/>
                  <w:lang w:val="en-US"/>
                </w:rPr>
                <w:t>i</w:t>
              </w:r>
              <w:r w:rsidRPr="007036CE">
                <w:rPr>
                  <w:highlight w:val="yellow"/>
                </w:rPr>
                <w:t>», где «</w:t>
              </w:r>
              <w:r w:rsidRPr="007036CE">
                <w:rPr>
                  <w:highlight w:val="yellow"/>
                  <w:lang w:val="en-US"/>
                </w:rPr>
                <w:t>i</w:t>
              </w:r>
              <w:r w:rsidRPr="007036CE">
                <w:rPr>
                  <w:highlight w:val="yellow"/>
                </w:rPr>
                <w:t xml:space="preserve">» </w:t>
              </w:r>
            </w:ins>
            <w:r w:rsidR="00BE14C0" w:rsidRPr="007036CE">
              <w:t>–</w:t>
            </w:r>
            <w:ins w:id="5127" w:author="EXP-331600" w:date="2025-12-25T14:26:00Z">
              <w:r w:rsidRPr="007036CE">
                <w:rPr>
                  <w:highlight w:val="yellow"/>
                </w:rPr>
                <w:t xml:space="preserve"> это 1, 2, 3, 4</w:t>
              </w:r>
            </w:ins>
          </w:p>
          <w:p w14:paraId="0A1A4A13" w14:textId="77777777" w:rsidR="007036CE" w:rsidRPr="007036CE" w:rsidRDefault="007036CE" w:rsidP="007036CE">
            <w:pPr>
              <w:pStyle w:val="GOSTTablenorm"/>
              <w:rPr>
                <w:ins w:id="5128" w:author="EXP-331600" w:date="2025-12-25T14:26:00Z"/>
                <w:highlight w:val="yellow"/>
              </w:rPr>
            </w:pPr>
            <w:ins w:id="5129" w:author="EXP-331600" w:date="2025-12-25T14:26:00Z">
              <w:r w:rsidRPr="007036CE">
                <w:rPr>
                  <w:highlight w:val="yellow"/>
                </w:rPr>
                <w:t>Возможные значения:</w:t>
              </w:r>
            </w:ins>
          </w:p>
          <w:p w14:paraId="2D9862FE" w14:textId="7C61BAEF" w:rsidR="007036CE" w:rsidRPr="00BE14C0" w:rsidRDefault="007036CE" w:rsidP="007036CE">
            <w:pPr>
              <w:pStyle w:val="GOSTTableListMark1"/>
              <w:numPr>
                <w:ilvl w:val="0"/>
                <w:numId w:val="2"/>
              </w:numPr>
              <w:jc w:val="left"/>
              <w:rPr>
                <w:ins w:id="5130" w:author="EXP-331600" w:date="2025-12-25T14:26:00Z"/>
                <w:highlight w:val="yellow"/>
              </w:rPr>
            </w:pPr>
            <w:ins w:id="5131" w:author="EXP-331600" w:date="2025-12-25T14:26:00Z">
              <w:r w:rsidRPr="007036CE">
                <w:rPr>
                  <w:szCs w:val="22"/>
                  <w:highlight w:val="yellow"/>
                </w:rPr>
                <w:t>«</w:t>
              </w:r>
              <w:r w:rsidRPr="007036CE">
                <w:rPr>
                  <w:highlight w:val="yellow"/>
                </w:rPr>
                <w:t>Y</w:t>
              </w:r>
              <w:r w:rsidRPr="00BE14C0">
                <w:rPr>
                  <w:highlight w:val="yellow"/>
                </w:rPr>
                <w:t xml:space="preserve">» </w:t>
              </w:r>
            </w:ins>
            <w:r w:rsidR="00BE14C0" w:rsidRPr="00BE14C0">
              <w:rPr>
                <w:highlight w:val="yellow"/>
              </w:rPr>
              <w:t>–</w:t>
            </w:r>
            <w:ins w:id="5132" w:author="EXP-331600" w:date="2025-12-25T14:26:00Z">
              <w:r w:rsidRPr="00BE14C0">
                <w:rPr>
                  <w:highlight w:val="yellow"/>
                </w:rPr>
                <w:t xml:space="preserve"> требуется формирование показателя;</w:t>
              </w:r>
            </w:ins>
          </w:p>
          <w:p w14:paraId="5212B5B3" w14:textId="50FC485B" w:rsidR="007036CE" w:rsidRPr="00752944" w:rsidRDefault="007036CE" w:rsidP="00752944">
            <w:pPr>
              <w:pStyle w:val="GOSTTableListMark1"/>
              <w:numPr>
                <w:ilvl w:val="0"/>
                <w:numId w:val="2"/>
              </w:numPr>
              <w:jc w:val="left"/>
              <w:rPr>
                <w:highlight w:val="yellow"/>
              </w:rPr>
            </w:pPr>
            <w:ins w:id="5133" w:author="EXP-331600" w:date="2025-12-25T14:26:00Z">
              <w:r w:rsidRPr="00BE14C0">
                <w:rPr>
                  <w:highlight w:val="yellow"/>
                </w:rPr>
                <w:t xml:space="preserve">«N» </w:t>
              </w:r>
            </w:ins>
            <w:r w:rsidR="00BE14C0" w:rsidRPr="00BE14C0">
              <w:rPr>
                <w:highlight w:val="yellow"/>
              </w:rPr>
              <w:t>–</w:t>
            </w:r>
            <w:ins w:id="5134" w:author="EXP-331600" w:date="2025-12-25T14:26:00Z">
              <w:r w:rsidRPr="00BE14C0">
                <w:rPr>
                  <w:highlight w:val="yellow"/>
                </w:rPr>
                <w:t xml:space="preserve"> не </w:t>
              </w:r>
              <w:r w:rsidRPr="007036CE">
                <w:rPr>
                  <w:highlight w:val="yellow"/>
                </w:rPr>
                <w:t>требуется формирование показателя.</w:t>
              </w:r>
            </w:ins>
          </w:p>
        </w:tc>
      </w:tr>
      <w:tr w:rsidR="007036CE" w:rsidRPr="007036CE" w14:paraId="2DF2F25F" w14:textId="77777777" w:rsidTr="00A759FD">
        <w:tc>
          <w:tcPr>
            <w:tcW w:w="1100" w:type="pct"/>
          </w:tcPr>
          <w:p w14:paraId="6F5592FD" w14:textId="77777777" w:rsidR="007036CE" w:rsidRPr="007036CE" w:rsidRDefault="007036CE" w:rsidP="007036CE">
            <w:pPr>
              <w:pStyle w:val="GOSTTablenorm"/>
              <w:rPr>
                <w:b/>
              </w:rPr>
            </w:pPr>
            <w:r w:rsidRPr="007036CE">
              <w:rPr>
                <w:b/>
              </w:rPr>
              <w:t>Строки документа по разделу «ЛБО»</w:t>
            </w:r>
          </w:p>
        </w:tc>
        <w:tc>
          <w:tcPr>
            <w:tcW w:w="734" w:type="pct"/>
          </w:tcPr>
          <w:p w14:paraId="40F4DB76" w14:textId="77777777" w:rsidR="007036CE" w:rsidRPr="007036CE" w:rsidRDefault="007036CE" w:rsidP="007036CE">
            <w:pPr>
              <w:pStyle w:val="GOSTTablenorm"/>
              <w:rPr>
                <w:b/>
                <w:szCs w:val="24"/>
                <w:lang w:val="en-US"/>
              </w:rPr>
            </w:pPr>
            <w:r w:rsidRPr="007036CE">
              <w:rPr>
                <w:b/>
                <w:szCs w:val="24"/>
                <w:lang w:val="en-US"/>
              </w:rPr>
              <w:t>SECTION_1</w:t>
            </w:r>
          </w:p>
        </w:tc>
        <w:tc>
          <w:tcPr>
            <w:tcW w:w="519" w:type="pct"/>
          </w:tcPr>
          <w:p w14:paraId="0C9418E9" w14:textId="77777777" w:rsidR="007036CE" w:rsidRPr="007036CE" w:rsidRDefault="007036CE" w:rsidP="007036CE">
            <w:pPr>
              <w:pStyle w:val="GOSTTablenorm"/>
            </w:pPr>
            <w:r w:rsidRPr="007036CE">
              <w:t>Массив</w:t>
            </w:r>
          </w:p>
        </w:tc>
        <w:tc>
          <w:tcPr>
            <w:tcW w:w="300" w:type="pct"/>
          </w:tcPr>
          <w:p w14:paraId="288C4A5C" w14:textId="77777777" w:rsidR="007036CE" w:rsidRPr="007036CE" w:rsidRDefault="007036CE" w:rsidP="007036CE">
            <w:pPr>
              <w:pStyle w:val="GOSTTablenorm"/>
            </w:pPr>
            <w:r w:rsidRPr="007036CE">
              <w:t>Нет</w:t>
            </w:r>
          </w:p>
        </w:tc>
        <w:tc>
          <w:tcPr>
            <w:tcW w:w="308" w:type="pct"/>
          </w:tcPr>
          <w:p w14:paraId="290D693D" w14:textId="77777777" w:rsidR="007036CE" w:rsidRPr="007036CE" w:rsidRDefault="007036CE" w:rsidP="007036CE">
            <w:pPr>
              <w:pStyle w:val="GOSTTablenorm"/>
            </w:pPr>
            <w:r w:rsidRPr="007036CE">
              <w:t>-</w:t>
            </w:r>
          </w:p>
        </w:tc>
        <w:tc>
          <w:tcPr>
            <w:tcW w:w="2039" w:type="pct"/>
          </w:tcPr>
          <w:p w14:paraId="028B1D62" w14:textId="77777777" w:rsidR="007036CE" w:rsidRPr="007036CE" w:rsidRDefault="007036CE" w:rsidP="007036CE">
            <w:pPr>
              <w:pStyle w:val="GOSTTablenorm"/>
            </w:pPr>
            <w:r w:rsidRPr="007036CE">
              <w:t>-</w:t>
            </w:r>
          </w:p>
        </w:tc>
      </w:tr>
      <w:tr w:rsidR="007036CE" w:rsidRPr="007036CE" w14:paraId="4ACB0111" w14:textId="77777777" w:rsidTr="00A759FD">
        <w:tc>
          <w:tcPr>
            <w:tcW w:w="1100" w:type="pct"/>
          </w:tcPr>
          <w:p w14:paraId="5C490213" w14:textId="77777777" w:rsidR="007036CE" w:rsidRPr="007036CE" w:rsidRDefault="007036CE" w:rsidP="007036CE">
            <w:pPr>
              <w:pStyle w:val="GOSTTablenorm"/>
            </w:pPr>
            <w:r w:rsidRPr="007036CE">
              <w:t>Идентификатор строки</w:t>
            </w:r>
          </w:p>
        </w:tc>
        <w:tc>
          <w:tcPr>
            <w:tcW w:w="734" w:type="pct"/>
          </w:tcPr>
          <w:p w14:paraId="77E18264" w14:textId="77777777" w:rsidR="007036CE" w:rsidRPr="007036CE" w:rsidRDefault="007036CE" w:rsidP="007036CE">
            <w:pPr>
              <w:pStyle w:val="GOSTTablenorm"/>
              <w:rPr>
                <w:szCs w:val="24"/>
                <w:lang w:val="en-US"/>
              </w:rPr>
            </w:pPr>
            <w:r w:rsidRPr="007036CE">
              <w:rPr>
                <w:b/>
                <w:szCs w:val="24"/>
                <w:lang w:val="en-US"/>
              </w:rPr>
              <w:t>SECTION_1</w:t>
            </w:r>
            <w:r w:rsidRPr="007036CE">
              <w:rPr>
                <w:b/>
                <w:szCs w:val="24"/>
              </w:rPr>
              <w:t>:</w:t>
            </w:r>
            <w:ins w:id="5135" w:author="Сатлер Марина Викторовна" w:date="2024-06-11T14:25:00Z">
              <w:r w:rsidRPr="007036CE">
                <w:rPr>
                  <w:szCs w:val="24"/>
                  <w:lang w:val="en-US"/>
                </w:rPr>
                <w:t>id</w:t>
              </w:r>
            </w:ins>
            <w:del w:id="5136" w:author="Сатлер Марина Викторовна" w:date="2024-06-11T14:25:00Z">
              <w:r w:rsidRPr="007036CE" w:rsidDel="006C14D9">
                <w:rPr>
                  <w:szCs w:val="24"/>
                  <w:lang w:val="en-US"/>
                </w:rPr>
                <w:delText>ID</w:delText>
              </w:r>
            </w:del>
          </w:p>
        </w:tc>
        <w:tc>
          <w:tcPr>
            <w:tcW w:w="519" w:type="pct"/>
          </w:tcPr>
          <w:p w14:paraId="21544153" w14:textId="77777777" w:rsidR="007036CE" w:rsidRPr="007036CE" w:rsidRDefault="007036CE" w:rsidP="007036CE">
            <w:pPr>
              <w:pStyle w:val="GOSTTablenorm"/>
              <w:rPr>
                <w:lang w:val="en-US"/>
              </w:rPr>
            </w:pPr>
            <w:r w:rsidRPr="007036CE">
              <w:t>Число</w:t>
            </w:r>
          </w:p>
        </w:tc>
        <w:tc>
          <w:tcPr>
            <w:tcW w:w="300" w:type="pct"/>
          </w:tcPr>
          <w:p w14:paraId="385ABE88" w14:textId="77777777" w:rsidR="007036CE" w:rsidRPr="007036CE" w:rsidRDefault="007036CE" w:rsidP="007036CE">
            <w:pPr>
              <w:pStyle w:val="GOSTTablenorm"/>
              <w:rPr>
                <w:lang w:val="en-US"/>
              </w:rPr>
            </w:pPr>
            <w:r w:rsidRPr="007036CE">
              <w:t>Да</w:t>
            </w:r>
          </w:p>
        </w:tc>
        <w:tc>
          <w:tcPr>
            <w:tcW w:w="308" w:type="pct"/>
          </w:tcPr>
          <w:p w14:paraId="0C4C35C9" w14:textId="77777777" w:rsidR="007036CE" w:rsidRPr="007036CE" w:rsidRDefault="007036CE" w:rsidP="007036CE">
            <w:pPr>
              <w:pStyle w:val="GOSTTablenorm"/>
            </w:pPr>
            <w:r w:rsidRPr="007036CE">
              <w:t>&lt;=20</w:t>
            </w:r>
          </w:p>
        </w:tc>
        <w:tc>
          <w:tcPr>
            <w:tcW w:w="2039" w:type="pct"/>
          </w:tcPr>
          <w:p w14:paraId="62B81358" w14:textId="77777777" w:rsidR="007036CE" w:rsidRPr="007036CE" w:rsidRDefault="007036CE" w:rsidP="007036CE">
            <w:pPr>
              <w:pStyle w:val="GOSTTablenorm"/>
            </w:pPr>
            <w:r w:rsidRPr="007036CE">
              <w:t>Указывается технический идентификатор строки</w:t>
            </w:r>
          </w:p>
        </w:tc>
      </w:tr>
      <w:tr w:rsidR="007036CE" w:rsidRPr="007036CE" w14:paraId="4BAF63B3" w14:textId="77777777" w:rsidTr="00A759FD">
        <w:tc>
          <w:tcPr>
            <w:tcW w:w="1100" w:type="pct"/>
          </w:tcPr>
          <w:p w14:paraId="68F4CACE" w14:textId="77777777" w:rsidR="007036CE" w:rsidRPr="007036CE" w:rsidRDefault="007036CE" w:rsidP="007036CE">
            <w:pPr>
              <w:pStyle w:val="GOSTTablenorm"/>
            </w:pPr>
            <w:r w:rsidRPr="007036CE">
              <w:t>Номер строки</w:t>
            </w:r>
          </w:p>
        </w:tc>
        <w:tc>
          <w:tcPr>
            <w:tcW w:w="734" w:type="pct"/>
          </w:tcPr>
          <w:p w14:paraId="121534AE" w14:textId="77777777" w:rsidR="007036CE" w:rsidRPr="007036CE" w:rsidRDefault="007036CE" w:rsidP="007036CE">
            <w:pPr>
              <w:pStyle w:val="GOSTTablenorm"/>
              <w:rPr>
                <w:szCs w:val="24"/>
                <w:lang w:val="en-US"/>
              </w:rPr>
            </w:pPr>
            <w:r w:rsidRPr="007036CE">
              <w:rPr>
                <w:b/>
                <w:szCs w:val="24"/>
                <w:lang w:val="en-US"/>
              </w:rPr>
              <w:t>SECTION_1</w:t>
            </w:r>
            <w:r w:rsidRPr="007036CE">
              <w:rPr>
                <w:b/>
                <w:szCs w:val="24"/>
              </w:rPr>
              <w:t>:</w:t>
            </w:r>
            <w:r w:rsidRPr="007036CE">
              <w:rPr>
                <w:szCs w:val="24"/>
                <w:lang w:val="en-US"/>
              </w:rPr>
              <w:t>NUMBROW</w:t>
            </w:r>
          </w:p>
        </w:tc>
        <w:tc>
          <w:tcPr>
            <w:tcW w:w="519" w:type="pct"/>
          </w:tcPr>
          <w:p w14:paraId="5292A3A5" w14:textId="77777777" w:rsidR="007036CE" w:rsidRPr="007036CE" w:rsidRDefault="007036CE" w:rsidP="007036CE">
            <w:pPr>
              <w:pStyle w:val="GOSTTablenorm"/>
            </w:pPr>
            <w:r w:rsidRPr="007036CE">
              <w:t>Строка</w:t>
            </w:r>
          </w:p>
        </w:tc>
        <w:tc>
          <w:tcPr>
            <w:tcW w:w="300" w:type="pct"/>
          </w:tcPr>
          <w:p w14:paraId="5E9CBFC4" w14:textId="77777777" w:rsidR="007036CE" w:rsidRPr="007036CE" w:rsidRDefault="007036CE" w:rsidP="007036CE">
            <w:pPr>
              <w:pStyle w:val="GOSTTablenorm"/>
            </w:pPr>
            <w:r w:rsidRPr="007036CE">
              <w:t>Да</w:t>
            </w:r>
          </w:p>
        </w:tc>
        <w:tc>
          <w:tcPr>
            <w:tcW w:w="308" w:type="pct"/>
          </w:tcPr>
          <w:p w14:paraId="3E759F57" w14:textId="77777777" w:rsidR="007036CE" w:rsidRPr="007036CE" w:rsidRDefault="007036CE" w:rsidP="007036CE">
            <w:pPr>
              <w:pStyle w:val="GOSTTablenorm"/>
            </w:pPr>
            <w:r w:rsidRPr="007036CE">
              <w:rPr>
                <w:lang w:val="en-US"/>
              </w:rPr>
              <w:t>&lt;=20</w:t>
            </w:r>
          </w:p>
        </w:tc>
        <w:tc>
          <w:tcPr>
            <w:tcW w:w="2039" w:type="pct"/>
          </w:tcPr>
          <w:p w14:paraId="416E9DFA" w14:textId="77777777" w:rsidR="007036CE" w:rsidRPr="007036CE" w:rsidRDefault="007036CE" w:rsidP="007036CE">
            <w:pPr>
              <w:pStyle w:val="GOSTTablenorm"/>
            </w:pPr>
            <w:r w:rsidRPr="007036CE">
              <w:t>Указывается порядковый номер строки по разделу «ЛБО»</w:t>
            </w:r>
          </w:p>
        </w:tc>
      </w:tr>
      <w:tr w:rsidR="007036CE" w:rsidRPr="007036CE" w:rsidDel="00D733E5" w14:paraId="6D2F632D" w14:textId="77777777" w:rsidTr="00A759FD">
        <w:trPr>
          <w:del w:id="5137" w:author="Сатлер Марина Викторовна" w:date="2024-04-16T15:23:00Z"/>
        </w:trPr>
        <w:tc>
          <w:tcPr>
            <w:tcW w:w="1100" w:type="pct"/>
          </w:tcPr>
          <w:p w14:paraId="2290A8BD" w14:textId="77777777" w:rsidR="007036CE" w:rsidRPr="007036CE" w:rsidDel="00D733E5" w:rsidRDefault="007036CE" w:rsidP="007036CE">
            <w:pPr>
              <w:pStyle w:val="GOSTTablenorm"/>
              <w:rPr>
                <w:del w:id="5138" w:author="Сатлер Марина Викторовна" w:date="2024-04-16T15:23:00Z"/>
              </w:rPr>
            </w:pPr>
            <w:del w:id="5139" w:author="Сатлер Марина Викторовна" w:date="2024-04-16T15:23:00Z">
              <w:r w:rsidRPr="007036CE" w:rsidDel="00D733E5">
                <w:delText>Технический признак строки</w:delText>
              </w:r>
            </w:del>
          </w:p>
        </w:tc>
        <w:tc>
          <w:tcPr>
            <w:tcW w:w="734" w:type="pct"/>
          </w:tcPr>
          <w:p w14:paraId="22A624EB" w14:textId="77777777" w:rsidR="007036CE" w:rsidRPr="007036CE" w:rsidDel="00D733E5" w:rsidRDefault="007036CE" w:rsidP="007036CE">
            <w:pPr>
              <w:pStyle w:val="GOSTTablenorm"/>
              <w:rPr>
                <w:del w:id="5140" w:author="Сатлер Марина Викторовна" w:date="2024-04-16T15:23:00Z"/>
                <w:szCs w:val="24"/>
              </w:rPr>
            </w:pPr>
            <w:commentRangeStart w:id="5141"/>
            <w:del w:id="5142" w:author="Сатлер Марина Викторовна" w:date="2024-04-16T15:23:00Z">
              <w:r w:rsidRPr="007036CE" w:rsidDel="00D733E5">
                <w:rPr>
                  <w:b/>
                  <w:szCs w:val="24"/>
                  <w:lang w:val="en-US"/>
                </w:rPr>
                <w:delText>SECTION</w:delText>
              </w:r>
              <w:r w:rsidRPr="007036CE" w:rsidDel="00D733E5">
                <w:rPr>
                  <w:b/>
                  <w:szCs w:val="24"/>
                </w:rPr>
                <w:delText>_1:</w:delText>
              </w:r>
              <w:r w:rsidRPr="007036CE" w:rsidDel="00D733E5">
                <w:delText>TECHSIGN</w:delText>
              </w:r>
              <w:commentRangeEnd w:id="5141"/>
              <w:r w:rsidRPr="007036CE" w:rsidDel="00D733E5">
                <w:rPr>
                  <w:rStyle w:val="afff4"/>
                  <w:sz w:val="22"/>
                  <w:szCs w:val="24"/>
                </w:rPr>
                <w:commentReference w:id="5141"/>
              </w:r>
            </w:del>
          </w:p>
        </w:tc>
        <w:tc>
          <w:tcPr>
            <w:tcW w:w="519" w:type="pct"/>
          </w:tcPr>
          <w:p w14:paraId="5AE2FF12" w14:textId="77777777" w:rsidR="007036CE" w:rsidRPr="007036CE" w:rsidDel="00D733E5" w:rsidRDefault="007036CE" w:rsidP="007036CE">
            <w:pPr>
              <w:pStyle w:val="GOSTTablenorm"/>
              <w:rPr>
                <w:del w:id="5143" w:author="Сатлер Марина Викторовна" w:date="2024-04-16T15:23:00Z"/>
              </w:rPr>
            </w:pPr>
            <w:del w:id="5144" w:author="Сатлер Марина Викторовна" w:date="2024-04-16T15:23:00Z">
              <w:r w:rsidRPr="007036CE" w:rsidDel="00D733E5">
                <w:delText>Строка</w:delText>
              </w:r>
            </w:del>
          </w:p>
        </w:tc>
        <w:tc>
          <w:tcPr>
            <w:tcW w:w="300" w:type="pct"/>
          </w:tcPr>
          <w:p w14:paraId="51603C1D" w14:textId="77777777" w:rsidR="007036CE" w:rsidRPr="007036CE" w:rsidDel="00D733E5" w:rsidRDefault="007036CE" w:rsidP="007036CE">
            <w:pPr>
              <w:pStyle w:val="GOSTTablenorm"/>
              <w:rPr>
                <w:del w:id="5145" w:author="Сатлер Марина Викторовна" w:date="2024-04-16T15:23:00Z"/>
              </w:rPr>
            </w:pPr>
            <w:del w:id="5146" w:author="Сатлер Марина Викторовна" w:date="2024-04-16T15:23:00Z">
              <w:r w:rsidRPr="007036CE" w:rsidDel="00D733E5">
                <w:delText>Да</w:delText>
              </w:r>
            </w:del>
          </w:p>
        </w:tc>
        <w:tc>
          <w:tcPr>
            <w:tcW w:w="308" w:type="pct"/>
          </w:tcPr>
          <w:p w14:paraId="73EF17EC" w14:textId="77777777" w:rsidR="007036CE" w:rsidRPr="007036CE" w:rsidDel="00D733E5" w:rsidRDefault="007036CE" w:rsidP="007036CE">
            <w:pPr>
              <w:pStyle w:val="GOSTTablenorm"/>
              <w:rPr>
                <w:del w:id="5147" w:author="Сатлер Марина Викторовна" w:date="2024-04-16T15:23:00Z"/>
              </w:rPr>
            </w:pPr>
            <w:del w:id="5148" w:author="Сатлер Марина Викторовна" w:date="2024-04-16T15:23:00Z">
              <w:r w:rsidRPr="007036CE" w:rsidDel="00D733E5">
                <w:delText>=3</w:delText>
              </w:r>
            </w:del>
          </w:p>
        </w:tc>
        <w:tc>
          <w:tcPr>
            <w:tcW w:w="2039" w:type="pct"/>
          </w:tcPr>
          <w:p w14:paraId="3675AE73" w14:textId="77777777" w:rsidR="007036CE" w:rsidRPr="007036CE" w:rsidDel="00D733E5" w:rsidRDefault="007036CE" w:rsidP="007036CE">
            <w:pPr>
              <w:pStyle w:val="GOSTTablenorm"/>
              <w:rPr>
                <w:del w:id="5149" w:author="Сатлер Марина Викторовна" w:date="2024-04-16T15:23:00Z"/>
              </w:rPr>
            </w:pPr>
            <w:del w:id="5150" w:author="Сатлер Марина Викторовна" w:date="2024-04-16T15:23:00Z">
              <w:r w:rsidRPr="007036CE" w:rsidDel="00D733E5">
                <w:delText>Указывается технический тип документа.</w:delText>
              </w:r>
            </w:del>
          </w:p>
          <w:p w14:paraId="5BB2330A" w14:textId="77777777" w:rsidR="007036CE" w:rsidRPr="007036CE" w:rsidDel="00D733E5" w:rsidRDefault="007036CE" w:rsidP="007036CE">
            <w:pPr>
              <w:pStyle w:val="GOSTTablenorm"/>
              <w:rPr>
                <w:del w:id="5151" w:author="Сатлер Марина Викторовна" w:date="2024-04-16T15:23:00Z"/>
              </w:rPr>
            </w:pPr>
            <w:del w:id="5152" w:author="Сатлер Марина Викторовна" w:date="2024-04-16T15:23:00Z">
              <w:r w:rsidRPr="007036CE" w:rsidDel="00D733E5">
                <w:delText>Возможные значения:</w:delText>
              </w:r>
            </w:del>
          </w:p>
          <w:p w14:paraId="5E5CE87D" w14:textId="77777777" w:rsidR="007036CE" w:rsidRPr="007036CE" w:rsidDel="00D733E5" w:rsidRDefault="007036CE" w:rsidP="007036CE">
            <w:pPr>
              <w:pStyle w:val="GOSTTableListMark1"/>
              <w:rPr>
                <w:del w:id="5153" w:author="Сатлер Марина Викторовна" w:date="2024-04-16T15:23:00Z"/>
              </w:rPr>
            </w:pPr>
            <w:del w:id="5154" w:author="Сатлер Марина Викторовна" w:date="2024-04-16T15:23:00Z">
              <w:r w:rsidRPr="007036CE" w:rsidDel="00D733E5">
                <w:lastRenderedPageBreak/>
                <w:delText>УПО;</w:delText>
              </w:r>
            </w:del>
          </w:p>
          <w:p w14:paraId="2D4FE5CB" w14:textId="77777777" w:rsidR="007036CE" w:rsidRPr="007036CE" w:rsidDel="00D733E5" w:rsidRDefault="007036CE" w:rsidP="007036CE">
            <w:pPr>
              <w:pStyle w:val="GOSTTableListMark1"/>
              <w:rPr>
                <w:del w:id="5155" w:author="Сатлер Марина Викторовна" w:date="2024-04-16T15:23:00Z"/>
              </w:rPr>
            </w:pPr>
            <w:del w:id="5156" w:author="Сатлер Марина Викторовна" w:date="2024-04-16T15:23:00Z">
              <w:r w:rsidRPr="007036CE" w:rsidDel="00D733E5">
                <w:delText>УОО</w:delText>
              </w:r>
            </w:del>
          </w:p>
        </w:tc>
      </w:tr>
      <w:tr w:rsidR="007036CE" w:rsidRPr="007036CE" w14:paraId="11D68BD5" w14:textId="77777777" w:rsidTr="00A759FD">
        <w:tc>
          <w:tcPr>
            <w:tcW w:w="1100" w:type="pct"/>
          </w:tcPr>
          <w:p w14:paraId="4DFCABA9" w14:textId="77777777" w:rsidR="007036CE" w:rsidRPr="007036CE" w:rsidRDefault="007036CE" w:rsidP="007036CE">
            <w:pPr>
              <w:pStyle w:val="GOSTTablenorm"/>
            </w:pPr>
            <w:r w:rsidRPr="007036CE">
              <w:lastRenderedPageBreak/>
              <w:t>КБК</w:t>
            </w:r>
          </w:p>
        </w:tc>
        <w:tc>
          <w:tcPr>
            <w:tcW w:w="734" w:type="pct"/>
          </w:tcPr>
          <w:p w14:paraId="7152450A" w14:textId="77777777" w:rsidR="007036CE" w:rsidRPr="007036CE" w:rsidRDefault="007036CE" w:rsidP="007036CE">
            <w:pPr>
              <w:pStyle w:val="GOSTTablenorm"/>
              <w:rPr>
                <w:szCs w:val="24"/>
                <w:lang w:val="en-US"/>
              </w:rPr>
            </w:pPr>
            <w:r w:rsidRPr="007036CE">
              <w:rPr>
                <w:b/>
                <w:szCs w:val="24"/>
                <w:lang w:val="en-US"/>
              </w:rPr>
              <w:t>SECTION_1</w:t>
            </w:r>
            <w:r w:rsidRPr="007036CE">
              <w:rPr>
                <w:b/>
                <w:szCs w:val="24"/>
              </w:rPr>
              <w:t>:</w:t>
            </w:r>
            <w:r w:rsidRPr="007036CE">
              <w:rPr>
                <w:szCs w:val="24"/>
                <w:lang w:val="en-US"/>
              </w:rPr>
              <w:t>KBK</w:t>
            </w:r>
          </w:p>
        </w:tc>
        <w:tc>
          <w:tcPr>
            <w:tcW w:w="519" w:type="pct"/>
          </w:tcPr>
          <w:p w14:paraId="7C2F77E1" w14:textId="77777777" w:rsidR="007036CE" w:rsidRPr="007036CE" w:rsidRDefault="007036CE" w:rsidP="007036CE">
            <w:pPr>
              <w:pStyle w:val="GOSTTablenorm"/>
            </w:pPr>
            <w:r w:rsidRPr="007036CE">
              <w:t>Строка</w:t>
            </w:r>
          </w:p>
        </w:tc>
        <w:tc>
          <w:tcPr>
            <w:tcW w:w="300" w:type="pct"/>
          </w:tcPr>
          <w:p w14:paraId="4416FEA1" w14:textId="77777777" w:rsidR="007036CE" w:rsidRPr="007036CE" w:rsidRDefault="007036CE" w:rsidP="007036CE">
            <w:pPr>
              <w:pStyle w:val="GOSTTablenorm"/>
            </w:pPr>
            <w:r w:rsidRPr="007036CE">
              <w:t>Да</w:t>
            </w:r>
          </w:p>
        </w:tc>
        <w:tc>
          <w:tcPr>
            <w:tcW w:w="308" w:type="pct"/>
          </w:tcPr>
          <w:p w14:paraId="4133451F" w14:textId="77777777" w:rsidR="007036CE" w:rsidRPr="007036CE" w:rsidRDefault="007036CE" w:rsidP="007036CE">
            <w:pPr>
              <w:pStyle w:val="GOSTTablenorm"/>
            </w:pPr>
            <w:r w:rsidRPr="007036CE">
              <w:t>=20</w:t>
            </w:r>
          </w:p>
        </w:tc>
        <w:tc>
          <w:tcPr>
            <w:tcW w:w="2039" w:type="pct"/>
          </w:tcPr>
          <w:p w14:paraId="66EF9FE9" w14:textId="77777777" w:rsidR="007036CE" w:rsidRPr="007036CE" w:rsidRDefault="007036CE" w:rsidP="007036CE">
            <w:pPr>
              <w:pStyle w:val="GOSTTablenorm"/>
            </w:pPr>
            <w:r w:rsidRPr="007036CE">
              <w:t>Указывается код по бюджетной классификации для отражения операции на ЛС ГРБС/ РБС/ ПБС</w:t>
            </w:r>
          </w:p>
        </w:tc>
      </w:tr>
      <w:tr w:rsidR="007036CE" w:rsidRPr="007036CE" w14:paraId="2686937D" w14:textId="77777777" w:rsidTr="00A759FD">
        <w:tc>
          <w:tcPr>
            <w:tcW w:w="1100" w:type="pct"/>
          </w:tcPr>
          <w:p w14:paraId="6EBF2A37" w14:textId="77777777" w:rsidR="007036CE" w:rsidRPr="007036CE" w:rsidRDefault="007036CE" w:rsidP="007036CE">
            <w:pPr>
              <w:pStyle w:val="GOSTTablenorm"/>
            </w:pPr>
            <w:r w:rsidRPr="007036CE">
              <w:t>Код цели</w:t>
            </w:r>
          </w:p>
        </w:tc>
        <w:tc>
          <w:tcPr>
            <w:tcW w:w="734" w:type="pct"/>
          </w:tcPr>
          <w:p w14:paraId="36C376E4" w14:textId="77777777" w:rsidR="007036CE" w:rsidRPr="007036CE" w:rsidRDefault="007036CE" w:rsidP="007036CE">
            <w:pPr>
              <w:pStyle w:val="GOSTTablenorm"/>
              <w:rPr>
                <w:szCs w:val="24"/>
              </w:rPr>
            </w:pPr>
            <w:r w:rsidRPr="007036CE">
              <w:rPr>
                <w:b/>
                <w:szCs w:val="24"/>
                <w:lang w:val="en-US"/>
              </w:rPr>
              <w:t>SECTION_1</w:t>
            </w:r>
            <w:r w:rsidRPr="007036CE">
              <w:rPr>
                <w:b/>
                <w:szCs w:val="24"/>
              </w:rPr>
              <w:t>:</w:t>
            </w:r>
            <w:r w:rsidRPr="007036CE">
              <w:rPr>
                <w:szCs w:val="24"/>
              </w:rPr>
              <w:t>TARGETCODE</w:t>
            </w:r>
          </w:p>
        </w:tc>
        <w:tc>
          <w:tcPr>
            <w:tcW w:w="519" w:type="pct"/>
          </w:tcPr>
          <w:p w14:paraId="03B4ECDD" w14:textId="77777777" w:rsidR="007036CE" w:rsidRPr="007036CE" w:rsidRDefault="007036CE" w:rsidP="007036CE">
            <w:pPr>
              <w:pStyle w:val="GOSTTablenorm"/>
            </w:pPr>
            <w:r w:rsidRPr="007036CE">
              <w:t>Строка</w:t>
            </w:r>
          </w:p>
        </w:tc>
        <w:tc>
          <w:tcPr>
            <w:tcW w:w="300" w:type="pct"/>
          </w:tcPr>
          <w:p w14:paraId="4EEF7A34" w14:textId="77777777" w:rsidR="007036CE" w:rsidRPr="007036CE" w:rsidRDefault="007036CE" w:rsidP="007036CE">
            <w:pPr>
              <w:pStyle w:val="GOSTTablenorm"/>
            </w:pPr>
            <w:r w:rsidRPr="007036CE">
              <w:t>Нет</w:t>
            </w:r>
          </w:p>
        </w:tc>
        <w:tc>
          <w:tcPr>
            <w:tcW w:w="308" w:type="pct"/>
          </w:tcPr>
          <w:p w14:paraId="54300544" w14:textId="77777777" w:rsidR="007036CE" w:rsidRPr="007036CE" w:rsidRDefault="007036CE" w:rsidP="007036CE">
            <w:pPr>
              <w:pStyle w:val="GOSTTablenorm"/>
            </w:pPr>
            <w:r w:rsidRPr="007036CE">
              <w:rPr>
                <w:lang w:val="en-US"/>
              </w:rPr>
              <w:t>&lt;=</w:t>
            </w:r>
            <w:r w:rsidRPr="007036CE">
              <w:t>20</w:t>
            </w:r>
          </w:p>
        </w:tc>
        <w:tc>
          <w:tcPr>
            <w:tcW w:w="2039" w:type="pct"/>
          </w:tcPr>
          <w:p w14:paraId="5146DC84" w14:textId="77777777" w:rsidR="007036CE" w:rsidRPr="007036CE" w:rsidRDefault="007036CE" w:rsidP="007036CE">
            <w:pPr>
              <w:pStyle w:val="GOSTTablenorm"/>
            </w:pPr>
            <w:r w:rsidRPr="007036CE">
              <w:rPr>
                <w:bCs/>
              </w:rPr>
              <w:t>Указывается код цели (аналитический код) для отражения операции на ЛС ГРБС/ РБС/ ПБС (при наличии)</w:t>
            </w:r>
          </w:p>
        </w:tc>
      </w:tr>
      <w:tr w:rsidR="007036CE" w:rsidRPr="007036CE" w14:paraId="39E2CA37" w14:textId="77777777" w:rsidTr="00A759FD">
        <w:tc>
          <w:tcPr>
            <w:tcW w:w="1100" w:type="pct"/>
          </w:tcPr>
          <w:p w14:paraId="13D4EC98" w14:textId="77777777" w:rsidR="007036CE" w:rsidRPr="007036CE" w:rsidRDefault="007036CE" w:rsidP="007036CE">
            <w:pPr>
              <w:pStyle w:val="GOSTTablenorm"/>
            </w:pPr>
            <w:r w:rsidRPr="007036CE">
              <w:t>Код ОКС</w:t>
            </w:r>
          </w:p>
        </w:tc>
        <w:tc>
          <w:tcPr>
            <w:tcW w:w="734" w:type="pct"/>
          </w:tcPr>
          <w:p w14:paraId="6A852FF3" w14:textId="77777777" w:rsidR="007036CE" w:rsidRPr="007036CE" w:rsidRDefault="007036CE" w:rsidP="007036CE">
            <w:pPr>
              <w:pStyle w:val="GOSTTablenorm"/>
              <w:rPr>
                <w:szCs w:val="24"/>
              </w:rPr>
            </w:pPr>
            <w:r w:rsidRPr="007036CE">
              <w:rPr>
                <w:b/>
                <w:szCs w:val="24"/>
                <w:lang w:val="en-US"/>
              </w:rPr>
              <w:t>SECTION_1</w:t>
            </w:r>
            <w:r w:rsidRPr="007036CE">
              <w:rPr>
                <w:b/>
                <w:szCs w:val="24"/>
              </w:rPr>
              <w:t>:</w:t>
            </w:r>
            <w:r w:rsidRPr="007036CE">
              <w:rPr>
                <w:szCs w:val="24"/>
                <w:lang w:val="en-US"/>
              </w:rPr>
              <w:t>OKSCODE</w:t>
            </w:r>
          </w:p>
        </w:tc>
        <w:tc>
          <w:tcPr>
            <w:tcW w:w="519" w:type="pct"/>
          </w:tcPr>
          <w:p w14:paraId="128D67FA" w14:textId="77777777" w:rsidR="007036CE" w:rsidRPr="007036CE" w:rsidRDefault="007036CE" w:rsidP="007036CE">
            <w:pPr>
              <w:pStyle w:val="GOSTTablenorm"/>
            </w:pPr>
            <w:r w:rsidRPr="007036CE">
              <w:t>Строка</w:t>
            </w:r>
          </w:p>
        </w:tc>
        <w:tc>
          <w:tcPr>
            <w:tcW w:w="300" w:type="pct"/>
          </w:tcPr>
          <w:p w14:paraId="55DAAE79" w14:textId="77777777" w:rsidR="007036CE" w:rsidRPr="007036CE" w:rsidRDefault="007036CE" w:rsidP="007036CE">
            <w:pPr>
              <w:pStyle w:val="GOSTTablenorm"/>
            </w:pPr>
            <w:r w:rsidRPr="007036CE">
              <w:t>Нет</w:t>
            </w:r>
          </w:p>
        </w:tc>
        <w:tc>
          <w:tcPr>
            <w:tcW w:w="308" w:type="pct"/>
          </w:tcPr>
          <w:p w14:paraId="41642AD4" w14:textId="77777777" w:rsidR="007036CE" w:rsidRPr="007036CE" w:rsidRDefault="007036CE" w:rsidP="007036CE">
            <w:pPr>
              <w:pStyle w:val="GOSTTablenorm"/>
            </w:pPr>
            <w:r w:rsidRPr="007036CE">
              <w:t>=18</w:t>
            </w:r>
          </w:p>
        </w:tc>
        <w:tc>
          <w:tcPr>
            <w:tcW w:w="2039" w:type="pct"/>
          </w:tcPr>
          <w:p w14:paraId="3ACBDCCF" w14:textId="77777777" w:rsidR="007036CE" w:rsidRPr="007036CE" w:rsidRDefault="007036CE" w:rsidP="007036CE">
            <w:pPr>
              <w:pStyle w:val="GOSTTablenorm"/>
            </w:pPr>
            <w:r w:rsidRPr="007036CE">
              <w:t>Указывается код объекта капитального строительства (недвижимого имущества) для отражения операций бюджетных средств на ЛС ГРБС/ РБС/ ПБС)</w:t>
            </w:r>
          </w:p>
        </w:tc>
      </w:tr>
      <w:tr w:rsidR="007036CE" w:rsidRPr="007036CE" w14:paraId="717EC5AD" w14:textId="77777777" w:rsidTr="00A759FD">
        <w:tc>
          <w:tcPr>
            <w:tcW w:w="1100" w:type="pct"/>
          </w:tcPr>
          <w:p w14:paraId="4C7471BA" w14:textId="77777777" w:rsidR="007036CE" w:rsidRPr="007036CE" w:rsidRDefault="007036CE" w:rsidP="007036CE">
            <w:pPr>
              <w:pStyle w:val="GOSTTablenorm"/>
            </w:pPr>
            <w:r w:rsidRPr="007036CE">
              <w:t>Тип КБК</w:t>
            </w:r>
          </w:p>
        </w:tc>
        <w:tc>
          <w:tcPr>
            <w:tcW w:w="734" w:type="pct"/>
          </w:tcPr>
          <w:p w14:paraId="2A3BCCEE" w14:textId="77777777" w:rsidR="007036CE" w:rsidRPr="007036CE" w:rsidRDefault="007036CE" w:rsidP="007036CE">
            <w:pPr>
              <w:pStyle w:val="GOSTTablenorm"/>
              <w:rPr>
                <w:szCs w:val="24"/>
                <w:lang w:val="en-US"/>
              </w:rPr>
            </w:pPr>
            <w:r w:rsidRPr="007036CE">
              <w:rPr>
                <w:b/>
                <w:szCs w:val="24"/>
                <w:lang w:val="en-US"/>
              </w:rPr>
              <w:t>SECTION_1</w:t>
            </w:r>
            <w:r w:rsidRPr="007036CE">
              <w:rPr>
                <w:b/>
                <w:szCs w:val="24"/>
              </w:rPr>
              <w:t>:</w:t>
            </w:r>
            <w:r w:rsidRPr="007036CE">
              <w:rPr>
                <w:szCs w:val="24"/>
              </w:rPr>
              <w:t>TYPEKBK</w:t>
            </w:r>
          </w:p>
        </w:tc>
        <w:tc>
          <w:tcPr>
            <w:tcW w:w="519" w:type="pct"/>
          </w:tcPr>
          <w:p w14:paraId="53319090" w14:textId="77777777" w:rsidR="007036CE" w:rsidRPr="007036CE" w:rsidRDefault="007036CE" w:rsidP="007036CE">
            <w:pPr>
              <w:pStyle w:val="GOSTTablenorm"/>
            </w:pPr>
            <w:r w:rsidRPr="007036CE">
              <w:t>Строка</w:t>
            </w:r>
          </w:p>
        </w:tc>
        <w:tc>
          <w:tcPr>
            <w:tcW w:w="300" w:type="pct"/>
          </w:tcPr>
          <w:p w14:paraId="2F83D6CE" w14:textId="77777777" w:rsidR="007036CE" w:rsidRPr="007036CE" w:rsidRDefault="007036CE" w:rsidP="007036CE">
            <w:pPr>
              <w:pStyle w:val="GOSTTablenorm"/>
            </w:pPr>
            <w:r w:rsidRPr="007036CE">
              <w:t>Да</w:t>
            </w:r>
          </w:p>
        </w:tc>
        <w:tc>
          <w:tcPr>
            <w:tcW w:w="308" w:type="pct"/>
          </w:tcPr>
          <w:p w14:paraId="6FD4654A" w14:textId="77777777" w:rsidR="007036CE" w:rsidRPr="007036CE" w:rsidRDefault="007036CE" w:rsidP="007036CE">
            <w:pPr>
              <w:pStyle w:val="GOSTTablenorm"/>
            </w:pPr>
            <w:r w:rsidRPr="007036CE">
              <w:rPr>
                <w:lang w:val="en-US"/>
              </w:rPr>
              <w:t>=</w:t>
            </w:r>
            <w:r w:rsidRPr="007036CE">
              <w:t>2</w:t>
            </w:r>
          </w:p>
        </w:tc>
        <w:tc>
          <w:tcPr>
            <w:tcW w:w="2039" w:type="pct"/>
          </w:tcPr>
          <w:p w14:paraId="423EBA86" w14:textId="77777777" w:rsidR="007036CE" w:rsidRPr="007036CE" w:rsidRDefault="007036CE" w:rsidP="007036CE">
            <w:pPr>
              <w:pStyle w:val="GOSTTablenorm"/>
            </w:pPr>
            <w:r w:rsidRPr="007036CE">
              <w:t>Указывается тип кода по бюджетной классификации.</w:t>
            </w:r>
          </w:p>
          <w:p w14:paraId="7B867D38" w14:textId="73E860E7" w:rsidR="007036CE" w:rsidRPr="007036CE" w:rsidRDefault="007036CE" w:rsidP="007036CE">
            <w:pPr>
              <w:pStyle w:val="GOSTTablenorm"/>
            </w:pPr>
            <w:r w:rsidRPr="007036CE">
              <w:t xml:space="preserve">Заполняется значением «11» </w:t>
            </w:r>
            <w:r w:rsidR="00BE14C0" w:rsidRPr="007036CE">
              <w:t>–</w:t>
            </w:r>
            <w:r w:rsidRPr="007036CE">
              <w:t xml:space="preserve"> Лимитируемые расходы</w:t>
            </w:r>
          </w:p>
        </w:tc>
      </w:tr>
      <w:tr w:rsidR="007036CE" w:rsidRPr="007036CE" w14:paraId="787FB495" w14:textId="77777777" w:rsidTr="00A759FD">
        <w:tc>
          <w:tcPr>
            <w:tcW w:w="1100" w:type="pct"/>
          </w:tcPr>
          <w:p w14:paraId="27727343" w14:textId="77777777" w:rsidR="007036CE" w:rsidRPr="007036CE" w:rsidRDefault="007036CE" w:rsidP="007036CE">
            <w:pPr>
              <w:pStyle w:val="GOSTTablenorm"/>
            </w:pPr>
            <w:r w:rsidRPr="007036CE">
              <w:t>Номер лицевого счета</w:t>
            </w:r>
          </w:p>
        </w:tc>
        <w:tc>
          <w:tcPr>
            <w:tcW w:w="734" w:type="pct"/>
          </w:tcPr>
          <w:p w14:paraId="6CBC9D17" w14:textId="77777777" w:rsidR="007036CE" w:rsidRPr="007036CE" w:rsidRDefault="007036CE" w:rsidP="007036CE">
            <w:pPr>
              <w:pStyle w:val="GOSTTablenorm"/>
              <w:rPr>
                <w:szCs w:val="24"/>
              </w:rPr>
            </w:pPr>
            <w:r w:rsidRPr="007036CE">
              <w:rPr>
                <w:b/>
                <w:szCs w:val="24"/>
                <w:lang w:val="en-US"/>
              </w:rPr>
              <w:t>SECTION_1</w:t>
            </w:r>
            <w:r w:rsidRPr="007036CE">
              <w:rPr>
                <w:b/>
                <w:szCs w:val="24"/>
              </w:rPr>
              <w:t>:</w:t>
            </w:r>
            <w:r w:rsidRPr="007036CE">
              <w:rPr>
                <w:szCs w:val="24"/>
                <w:lang w:val="en-US"/>
              </w:rPr>
              <w:t>PA</w:t>
            </w:r>
          </w:p>
        </w:tc>
        <w:tc>
          <w:tcPr>
            <w:tcW w:w="519" w:type="pct"/>
          </w:tcPr>
          <w:p w14:paraId="1AE36DB3" w14:textId="77777777" w:rsidR="007036CE" w:rsidRPr="007036CE" w:rsidRDefault="007036CE" w:rsidP="007036CE">
            <w:pPr>
              <w:pStyle w:val="GOSTTablenorm"/>
            </w:pPr>
            <w:r w:rsidRPr="007036CE">
              <w:t>Строка</w:t>
            </w:r>
          </w:p>
        </w:tc>
        <w:tc>
          <w:tcPr>
            <w:tcW w:w="300" w:type="pct"/>
          </w:tcPr>
          <w:p w14:paraId="21F426B3" w14:textId="77777777" w:rsidR="007036CE" w:rsidRPr="007036CE" w:rsidRDefault="007036CE" w:rsidP="007036CE">
            <w:pPr>
              <w:pStyle w:val="GOSTTablenorm"/>
            </w:pPr>
            <w:r w:rsidRPr="007036CE">
              <w:t>Да</w:t>
            </w:r>
          </w:p>
        </w:tc>
        <w:tc>
          <w:tcPr>
            <w:tcW w:w="308" w:type="pct"/>
          </w:tcPr>
          <w:p w14:paraId="2E7D5D1F" w14:textId="77777777" w:rsidR="007036CE" w:rsidRPr="007036CE" w:rsidRDefault="007036CE" w:rsidP="007036CE">
            <w:pPr>
              <w:pStyle w:val="GOSTTablenorm"/>
            </w:pPr>
            <w:r w:rsidRPr="007036CE">
              <w:rPr>
                <w:lang w:val="en-US"/>
              </w:rPr>
              <w:t>=</w:t>
            </w:r>
            <w:r w:rsidRPr="007036CE">
              <w:t>11</w:t>
            </w:r>
          </w:p>
        </w:tc>
        <w:tc>
          <w:tcPr>
            <w:tcW w:w="2039" w:type="pct"/>
          </w:tcPr>
          <w:p w14:paraId="1A6A3BAA" w14:textId="77777777" w:rsidR="007036CE" w:rsidRPr="007036CE" w:rsidRDefault="007036CE" w:rsidP="007036CE">
            <w:pPr>
              <w:pStyle w:val="GOSTTablenorm"/>
            </w:pPr>
            <w:r w:rsidRPr="007036CE">
              <w:t>Указывается номер лицевого счета ГРБС/ РБС/ ПБС</w:t>
            </w:r>
          </w:p>
        </w:tc>
      </w:tr>
      <w:tr w:rsidR="007036CE" w:rsidRPr="007036CE" w14:paraId="558579D7" w14:textId="77777777" w:rsidTr="00A759FD">
        <w:tc>
          <w:tcPr>
            <w:tcW w:w="1100" w:type="pct"/>
          </w:tcPr>
          <w:p w14:paraId="563FB170" w14:textId="77777777" w:rsidR="007036CE" w:rsidRPr="007036CE" w:rsidRDefault="007036CE" w:rsidP="007036CE">
            <w:pPr>
              <w:pStyle w:val="GOSTTablenorm"/>
            </w:pPr>
            <w:r w:rsidRPr="007036CE">
              <w:t>Контур</w:t>
            </w:r>
          </w:p>
        </w:tc>
        <w:tc>
          <w:tcPr>
            <w:tcW w:w="734" w:type="pct"/>
          </w:tcPr>
          <w:p w14:paraId="6486F286" w14:textId="77777777" w:rsidR="007036CE" w:rsidRPr="007036CE" w:rsidRDefault="007036CE" w:rsidP="007036CE">
            <w:pPr>
              <w:pStyle w:val="GOSTTablenorm"/>
              <w:rPr>
                <w:szCs w:val="24"/>
              </w:rPr>
            </w:pPr>
            <w:r w:rsidRPr="007036CE">
              <w:rPr>
                <w:b/>
                <w:szCs w:val="24"/>
                <w:lang w:val="en-US"/>
              </w:rPr>
              <w:t>SECTION_1</w:t>
            </w:r>
            <w:r w:rsidRPr="007036CE">
              <w:rPr>
                <w:b/>
                <w:szCs w:val="24"/>
              </w:rPr>
              <w:t>:</w:t>
            </w:r>
            <w:r w:rsidRPr="007036CE">
              <w:rPr>
                <w:lang w:val="en-US"/>
              </w:rPr>
              <w:t>CONTUR</w:t>
            </w:r>
          </w:p>
        </w:tc>
        <w:tc>
          <w:tcPr>
            <w:tcW w:w="519" w:type="pct"/>
          </w:tcPr>
          <w:p w14:paraId="2812DA8B" w14:textId="77777777" w:rsidR="007036CE" w:rsidRPr="007036CE" w:rsidRDefault="007036CE" w:rsidP="007036CE">
            <w:pPr>
              <w:pStyle w:val="GOSTTablenorm"/>
            </w:pPr>
            <w:ins w:id="5157" w:author="Сатлер Марина Викторовна" w:date="2024-02-28T19:02:00Z">
              <w:r w:rsidRPr="007036CE">
                <w:t>Строка</w:t>
              </w:r>
            </w:ins>
          </w:p>
        </w:tc>
        <w:tc>
          <w:tcPr>
            <w:tcW w:w="300" w:type="pct"/>
          </w:tcPr>
          <w:p w14:paraId="7656D47E" w14:textId="77777777" w:rsidR="007036CE" w:rsidRPr="007036CE" w:rsidRDefault="007036CE" w:rsidP="007036CE">
            <w:pPr>
              <w:pStyle w:val="GOSTTablenorm"/>
            </w:pPr>
            <w:r w:rsidRPr="007036CE">
              <w:t>Да</w:t>
            </w:r>
          </w:p>
        </w:tc>
        <w:tc>
          <w:tcPr>
            <w:tcW w:w="308" w:type="pct"/>
          </w:tcPr>
          <w:p w14:paraId="7C22E958" w14:textId="77777777" w:rsidR="007036CE" w:rsidRPr="007036CE" w:rsidRDefault="007036CE" w:rsidP="007036CE">
            <w:pPr>
              <w:pStyle w:val="GOSTTablenorm"/>
            </w:pPr>
            <w:r w:rsidRPr="007036CE">
              <w:t>=1</w:t>
            </w:r>
          </w:p>
        </w:tc>
        <w:tc>
          <w:tcPr>
            <w:tcW w:w="2039" w:type="pct"/>
          </w:tcPr>
          <w:p w14:paraId="625ED3AC" w14:textId="77777777" w:rsidR="007036CE" w:rsidRPr="007036CE" w:rsidRDefault="007036CE" w:rsidP="007036CE">
            <w:pPr>
              <w:pStyle w:val="GOSTTablenorm"/>
            </w:pPr>
            <w:r w:rsidRPr="007036CE">
              <w:t>Указывается код контура, в котором проводится операция.</w:t>
            </w:r>
          </w:p>
          <w:p w14:paraId="6AEB4D51" w14:textId="77777777" w:rsidR="007036CE" w:rsidRPr="007036CE" w:rsidRDefault="007036CE" w:rsidP="007036CE">
            <w:pPr>
              <w:pStyle w:val="GOSTTablenorm"/>
            </w:pPr>
            <w:r w:rsidRPr="007036CE">
              <w:t>Возможные значения:</w:t>
            </w:r>
          </w:p>
          <w:p w14:paraId="6002027A" w14:textId="77777777" w:rsidR="007036CE" w:rsidRPr="007036CE" w:rsidRDefault="007036CE" w:rsidP="007036CE">
            <w:pPr>
              <w:pStyle w:val="GOSTTableListMark1"/>
            </w:pPr>
            <w:r w:rsidRPr="007036CE">
              <w:t>«</w:t>
            </w:r>
            <w:ins w:id="5158" w:author="Сатлер Марина Викторовна" w:date="2024-02-28T18:39:00Z">
              <w:r w:rsidRPr="007036CE">
                <w:rPr>
                  <w:lang w:val="en-US"/>
                </w:rPr>
                <w:t>O</w:t>
              </w:r>
            </w:ins>
            <w:r w:rsidRPr="007036CE">
              <w:t>» – открытый;</w:t>
            </w:r>
          </w:p>
          <w:p w14:paraId="4825EB72" w14:textId="77777777" w:rsidR="007036CE" w:rsidRPr="007036CE" w:rsidRDefault="007036CE" w:rsidP="007036CE">
            <w:pPr>
              <w:pStyle w:val="GOSTTableListMark1"/>
            </w:pPr>
            <w:r w:rsidRPr="007036CE">
              <w:t>«S» – защищенный;</w:t>
            </w:r>
          </w:p>
          <w:p w14:paraId="71C6482E" w14:textId="77777777" w:rsidR="007036CE" w:rsidRPr="007036CE" w:rsidRDefault="007036CE" w:rsidP="007036CE">
            <w:pPr>
              <w:pStyle w:val="GOSTTableListMark1"/>
            </w:pPr>
            <w:r w:rsidRPr="007036CE">
              <w:t xml:space="preserve">«1» – открытый; </w:t>
            </w:r>
          </w:p>
          <w:p w14:paraId="5ECC0FC2" w14:textId="77777777" w:rsidR="007036CE" w:rsidRPr="007036CE" w:rsidRDefault="007036CE" w:rsidP="007036CE">
            <w:pPr>
              <w:pStyle w:val="GOSTTableListMark1"/>
              <w:rPr>
                <w:szCs w:val="22"/>
              </w:rPr>
            </w:pPr>
            <w:r w:rsidRPr="007036CE">
              <w:t>«2» – защищенный</w:t>
            </w:r>
          </w:p>
        </w:tc>
      </w:tr>
      <w:tr w:rsidR="007036CE" w:rsidRPr="007036CE" w14:paraId="7A1BD411" w14:textId="77777777" w:rsidTr="00A759FD">
        <w:tc>
          <w:tcPr>
            <w:tcW w:w="1100" w:type="pct"/>
          </w:tcPr>
          <w:p w14:paraId="7CA00A50" w14:textId="77777777" w:rsidR="007036CE" w:rsidRPr="007036CE" w:rsidRDefault="007036CE" w:rsidP="007036CE">
            <w:pPr>
              <w:pStyle w:val="GOSTTablenorm"/>
            </w:pPr>
            <w:r w:rsidRPr="007036CE">
              <w:t>Сумма на текущий год</w:t>
            </w:r>
          </w:p>
        </w:tc>
        <w:tc>
          <w:tcPr>
            <w:tcW w:w="734" w:type="pct"/>
          </w:tcPr>
          <w:p w14:paraId="22B89DC5" w14:textId="77777777" w:rsidR="007036CE" w:rsidRPr="007036CE" w:rsidRDefault="007036CE" w:rsidP="007036CE">
            <w:pPr>
              <w:pStyle w:val="GOSTTablenorm"/>
            </w:pPr>
            <w:r w:rsidRPr="007036CE">
              <w:rPr>
                <w:b/>
                <w:szCs w:val="24"/>
                <w:lang w:val="en-US"/>
              </w:rPr>
              <w:t>SECTION_1</w:t>
            </w:r>
            <w:r w:rsidRPr="007036CE">
              <w:rPr>
                <w:b/>
                <w:szCs w:val="24"/>
              </w:rPr>
              <w:t>:</w:t>
            </w:r>
            <w:r w:rsidRPr="007036CE">
              <w:t>SUM_1</w:t>
            </w:r>
          </w:p>
        </w:tc>
        <w:tc>
          <w:tcPr>
            <w:tcW w:w="519" w:type="pct"/>
          </w:tcPr>
          <w:p w14:paraId="1F89480A" w14:textId="77777777" w:rsidR="007036CE" w:rsidRPr="007036CE" w:rsidRDefault="007036CE" w:rsidP="007036CE">
            <w:pPr>
              <w:pStyle w:val="GOSTTablenorm"/>
            </w:pPr>
            <w:r w:rsidRPr="007036CE">
              <w:t>Сумма</w:t>
            </w:r>
          </w:p>
        </w:tc>
        <w:tc>
          <w:tcPr>
            <w:tcW w:w="300" w:type="pct"/>
          </w:tcPr>
          <w:p w14:paraId="709D6752" w14:textId="77777777" w:rsidR="007036CE" w:rsidRPr="007036CE" w:rsidRDefault="007036CE" w:rsidP="007036CE">
            <w:pPr>
              <w:pStyle w:val="GOSTTablenorm"/>
            </w:pPr>
            <w:r w:rsidRPr="007036CE">
              <w:t>Да</w:t>
            </w:r>
          </w:p>
        </w:tc>
        <w:tc>
          <w:tcPr>
            <w:tcW w:w="308" w:type="pct"/>
          </w:tcPr>
          <w:p w14:paraId="61919DC3" w14:textId="77777777" w:rsidR="007036CE" w:rsidRPr="007036CE" w:rsidRDefault="007036CE" w:rsidP="007036CE">
            <w:pPr>
              <w:pStyle w:val="GOSTTablenorm"/>
              <w:rPr>
                <w:lang w:val="en-US"/>
              </w:rPr>
            </w:pPr>
          </w:p>
        </w:tc>
        <w:tc>
          <w:tcPr>
            <w:tcW w:w="2039" w:type="pct"/>
          </w:tcPr>
          <w:p w14:paraId="2A5E2E1D" w14:textId="77777777" w:rsidR="007036CE" w:rsidRPr="007036CE" w:rsidRDefault="007036CE" w:rsidP="007036CE">
            <w:pPr>
              <w:pStyle w:val="GOSTTablenorm"/>
            </w:pPr>
            <w:r w:rsidRPr="007036CE">
              <w:t>Указывается сумма на текущий финансовый год</w:t>
            </w:r>
          </w:p>
        </w:tc>
      </w:tr>
      <w:tr w:rsidR="007036CE" w:rsidRPr="007036CE" w14:paraId="5DBE1206" w14:textId="77777777" w:rsidTr="00A759FD">
        <w:tc>
          <w:tcPr>
            <w:tcW w:w="1100" w:type="pct"/>
          </w:tcPr>
          <w:p w14:paraId="18A37F99" w14:textId="77777777" w:rsidR="007036CE" w:rsidRPr="007036CE" w:rsidRDefault="007036CE" w:rsidP="007036CE">
            <w:pPr>
              <w:pStyle w:val="GOSTTablenorm"/>
            </w:pPr>
            <w:ins w:id="5159" w:author="Куклина Ю.В." w:date="2024-09-24T11:13:00Z">
              <w:r w:rsidRPr="007036CE">
                <w:rPr>
                  <w:b/>
                </w:rPr>
                <w:t>Строки документа по разделу «</w:t>
              </w:r>
            </w:ins>
            <w:ins w:id="5160" w:author="Куклина Ю.В." w:date="2024-09-24T11:14:00Z">
              <w:r w:rsidRPr="007036CE">
                <w:rPr>
                  <w:b/>
                </w:rPr>
                <w:t>Технический</w:t>
              </w:r>
            </w:ins>
            <w:ins w:id="5161" w:author="Куклина Ю.В." w:date="2024-09-24T11:13:00Z">
              <w:r w:rsidRPr="007036CE">
                <w:rPr>
                  <w:b/>
                </w:rPr>
                <w:t>»</w:t>
              </w:r>
            </w:ins>
          </w:p>
        </w:tc>
        <w:tc>
          <w:tcPr>
            <w:tcW w:w="734" w:type="pct"/>
          </w:tcPr>
          <w:p w14:paraId="5362C7F4" w14:textId="77777777" w:rsidR="007036CE" w:rsidRPr="007036CE" w:rsidRDefault="007036CE" w:rsidP="007036CE">
            <w:pPr>
              <w:pStyle w:val="GOSTTablenorm"/>
              <w:rPr>
                <w:b/>
                <w:szCs w:val="24"/>
                <w:lang w:val="en-US"/>
              </w:rPr>
            </w:pPr>
            <w:ins w:id="5162" w:author="Куклина Ю.В." w:date="2024-09-24T11:13:00Z">
              <w:r w:rsidRPr="007036CE">
                <w:rPr>
                  <w:b/>
                  <w:szCs w:val="24"/>
                  <w:lang w:val="en-US"/>
                </w:rPr>
                <w:t>SECTION_2</w:t>
              </w:r>
            </w:ins>
          </w:p>
        </w:tc>
        <w:tc>
          <w:tcPr>
            <w:tcW w:w="519" w:type="pct"/>
          </w:tcPr>
          <w:p w14:paraId="0F9DBE66" w14:textId="77777777" w:rsidR="007036CE" w:rsidRPr="007036CE" w:rsidRDefault="007036CE" w:rsidP="007036CE">
            <w:pPr>
              <w:pStyle w:val="GOSTTablenorm"/>
            </w:pPr>
            <w:ins w:id="5163" w:author="Куклина Ю.В." w:date="2024-09-24T11:13:00Z">
              <w:r w:rsidRPr="007036CE">
                <w:t>Массив</w:t>
              </w:r>
            </w:ins>
          </w:p>
        </w:tc>
        <w:tc>
          <w:tcPr>
            <w:tcW w:w="300" w:type="pct"/>
          </w:tcPr>
          <w:p w14:paraId="319E11F8" w14:textId="77777777" w:rsidR="007036CE" w:rsidRPr="007036CE" w:rsidRDefault="007036CE" w:rsidP="007036CE">
            <w:pPr>
              <w:pStyle w:val="GOSTTablenorm"/>
            </w:pPr>
            <w:ins w:id="5164" w:author="Куклина Ю.В." w:date="2024-09-24T11:13:00Z">
              <w:r w:rsidRPr="007036CE">
                <w:t>Нет</w:t>
              </w:r>
            </w:ins>
          </w:p>
        </w:tc>
        <w:tc>
          <w:tcPr>
            <w:tcW w:w="308" w:type="pct"/>
          </w:tcPr>
          <w:p w14:paraId="18241271" w14:textId="77777777" w:rsidR="007036CE" w:rsidRPr="007036CE" w:rsidRDefault="007036CE" w:rsidP="007036CE">
            <w:pPr>
              <w:pStyle w:val="GOSTTablenorm"/>
              <w:rPr>
                <w:lang w:val="en-US"/>
              </w:rPr>
            </w:pPr>
            <w:ins w:id="5165" w:author="Куклина Ю.В." w:date="2024-09-24T11:13:00Z">
              <w:r w:rsidRPr="007036CE">
                <w:t>-</w:t>
              </w:r>
            </w:ins>
          </w:p>
        </w:tc>
        <w:tc>
          <w:tcPr>
            <w:tcW w:w="2039" w:type="pct"/>
          </w:tcPr>
          <w:p w14:paraId="3AE42722" w14:textId="77777777" w:rsidR="007036CE" w:rsidRPr="007036CE" w:rsidRDefault="007036CE" w:rsidP="007036CE">
            <w:pPr>
              <w:pStyle w:val="GOSTTablenorm"/>
            </w:pPr>
            <w:ins w:id="5166" w:author="Куклина Ю.В." w:date="2024-09-24T11:13:00Z">
              <w:r w:rsidRPr="007036CE">
                <w:t>-</w:t>
              </w:r>
            </w:ins>
          </w:p>
        </w:tc>
      </w:tr>
      <w:tr w:rsidR="007036CE" w:rsidRPr="007036CE" w14:paraId="76EB0BE1" w14:textId="77777777" w:rsidTr="00A759FD">
        <w:tc>
          <w:tcPr>
            <w:tcW w:w="1100" w:type="pct"/>
          </w:tcPr>
          <w:p w14:paraId="5FC665BE" w14:textId="77777777" w:rsidR="007036CE" w:rsidRPr="007036CE" w:rsidRDefault="007036CE" w:rsidP="007036CE">
            <w:pPr>
              <w:pStyle w:val="GOSTTablenorm"/>
            </w:pPr>
            <w:ins w:id="5167" w:author="Куклина Ю.В." w:date="2024-09-24T11:13:00Z">
              <w:r w:rsidRPr="007036CE">
                <w:t>Идентификатор строки</w:t>
              </w:r>
            </w:ins>
          </w:p>
        </w:tc>
        <w:tc>
          <w:tcPr>
            <w:tcW w:w="734" w:type="pct"/>
          </w:tcPr>
          <w:p w14:paraId="593A03A3" w14:textId="77777777" w:rsidR="007036CE" w:rsidRPr="007036CE" w:rsidRDefault="007036CE" w:rsidP="007036CE">
            <w:pPr>
              <w:pStyle w:val="GOSTTablenorm"/>
              <w:rPr>
                <w:b/>
                <w:szCs w:val="24"/>
                <w:lang w:val="en-US"/>
              </w:rPr>
            </w:pPr>
            <w:ins w:id="5168" w:author="Куклина Ю.В." w:date="2024-09-24T11:13:00Z">
              <w:r w:rsidRPr="007036CE">
                <w:rPr>
                  <w:b/>
                  <w:szCs w:val="24"/>
                  <w:lang w:val="en-US"/>
                </w:rPr>
                <w:t>SECTION_</w:t>
              </w:r>
            </w:ins>
            <w:ins w:id="5169" w:author="Куклина Ю.В." w:date="2024-09-24T11:14:00Z">
              <w:r w:rsidRPr="007036CE">
                <w:rPr>
                  <w:b/>
                  <w:szCs w:val="24"/>
                </w:rPr>
                <w:t>2</w:t>
              </w:r>
            </w:ins>
            <w:ins w:id="5170" w:author="Куклина Ю.В." w:date="2024-09-24T11:13:00Z">
              <w:r w:rsidRPr="007036CE">
                <w:rPr>
                  <w:b/>
                  <w:szCs w:val="24"/>
                </w:rPr>
                <w:t>:</w:t>
              </w:r>
              <w:r w:rsidRPr="007036CE">
                <w:rPr>
                  <w:szCs w:val="24"/>
                  <w:lang w:val="en-US"/>
                </w:rPr>
                <w:t>id</w:t>
              </w:r>
            </w:ins>
          </w:p>
        </w:tc>
        <w:tc>
          <w:tcPr>
            <w:tcW w:w="519" w:type="pct"/>
          </w:tcPr>
          <w:p w14:paraId="21AA6759" w14:textId="77777777" w:rsidR="007036CE" w:rsidRPr="007036CE" w:rsidRDefault="007036CE" w:rsidP="007036CE">
            <w:pPr>
              <w:pStyle w:val="GOSTTablenorm"/>
            </w:pPr>
            <w:ins w:id="5171" w:author="Куклина Ю.В." w:date="2024-09-24T11:13:00Z">
              <w:r w:rsidRPr="007036CE">
                <w:t>Число</w:t>
              </w:r>
            </w:ins>
          </w:p>
        </w:tc>
        <w:tc>
          <w:tcPr>
            <w:tcW w:w="300" w:type="pct"/>
          </w:tcPr>
          <w:p w14:paraId="214B80B9" w14:textId="77777777" w:rsidR="007036CE" w:rsidRPr="007036CE" w:rsidRDefault="007036CE" w:rsidP="007036CE">
            <w:pPr>
              <w:pStyle w:val="GOSTTablenorm"/>
            </w:pPr>
            <w:ins w:id="5172" w:author="Куклина Ю.В." w:date="2024-09-24T11:13:00Z">
              <w:r w:rsidRPr="007036CE">
                <w:t>Да</w:t>
              </w:r>
            </w:ins>
          </w:p>
        </w:tc>
        <w:tc>
          <w:tcPr>
            <w:tcW w:w="308" w:type="pct"/>
          </w:tcPr>
          <w:p w14:paraId="6896064E" w14:textId="77777777" w:rsidR="007036CE" w:rsidRPr="007036CE" w:rsidRDefault="007036CE" w:rsidP="007036CE">
            <w:pPr>
              <w:pStyle w:val="GOSTTablenorm"/>
              <w:rPr>
                <w:lang w:val="en-US"/>
              </w:rPr>
            </w:pPr>
            <w:ins w:id="5173" w:author="Куклина Ю.В." w:date="2024-09-24T11:13:00Z">
              <w:r w:rsidRPr="007036CE">
                <w:t>&lt;=20</w:t>
              </w:r>
            </w:ins>
          </w:p>
        </w:tc>
        <w:tc>
          <w:tcPr>
            <w:tcW w:w="2039" w:type="pct"/>
          </w:tcPr>
          <w:p w14:paraId="5E7CDB04" w14:textId="77777777" w:rsidR="007036CE" w:rsidRPr="007036CE" w:rsidRDefault="007036CE" w:rsidP="007036CE">
            <w:pPr>
              <w:pStyle w:val="GOSTTablenorm"/>
            </w:pPr>
            <w:ins w:id="5174" w:author="Куклина Ю.В." w:date="2024-09-24T11:13:00Z">
              <w:r w:rsidRPr="007036CE">
                <w:t>Указывается технический идентификатор строки</w:t>
              </w:r>
            </w:ins>
          </w:p>
        </w:tc>
      </w:tr>
      <w:tr w:rsidR="007036CE" w:rsidRPr="007036CE" w14:paraId="620F7E87" w14:textId="77777777" w:rsidTr="00A759FD">
        <w:tc>
          <w:tcPr>
            <w:tcW w:w="1100" w:type="pct"/>
          </w:tcPr>
          <w:p w14:paraId="3233B85E" w14:textId="77777777" w:rsidR="007036CE" w:rsidRPr="007036CE" w:rsidRDefault="007036CE" w:rsidP="007036CE">
            <w:pPr>
              <w:pStyle w:val="GOSTTablenorm"/>
            </w:pPr>
            <w:ins w:id="5175" w:author="Куклина Ю.В." w:date="2024-09-24T11:13:00Z">
              <w:r w:rsidRPr="007036CE">
                <w:t>Номер строки</w:t>
              </w:r>
            </w:ins>
          </w:p>
        </w:tc>
        <w:tc>
          <w:tcPr>
            <w:tcW w:w="734" w:type="pct"/>
          </w:tcPr>
          <w:p w14:paraId="0534AAEB" w14:textId="77777777" w:rsidR="007036CE" w:rsidRPr="007036CE" w:rsidRDefault="007036CE" w:rsidP="007036CE">
            <w:pPr>
              <w:pStyle w:val="GOSTTablenorm"/>
              <w:rPr>
                <w:b/>
                <w:szCs w:val="24"/>
                <w:lang w:val="en-US"/>
              </w:rPr>
            </w:pPr>
            <w:ins w:id="5176" w:author="Куклина Ю.В." w:date="2024-09-24T11:13:00Z">
              <w:r w:rsidRPr="007036CE">
                <w:rPr>
                  <w:b/>
                  <w:szCs w:val="24"/>
                  <w:lang w:val="en-US"/>
                </w:rPr>
                <w:t>SECTION_</w:t>
              </w:r>
            </w:ins>
            <w:ins w:id="5177" w:author="Куклина Ю.В." w:date="2024-09-24T11:14:00Z">
              <w:r w:rsidRPr="007036CE">
                <w:rPr>
                  <w:b/>
                  <w:szCs w:val="24"/>
                </w:rPr>
                <w:t>2</w:t>
              </w:r>
            </w:ins>
            <w:ins w:id="5178" w:author="Куклина Ю.В." w:date="2024-09-24T11:13:00Z">
              <w:r w:rsidRPr="007036CE">
                <w:rPr>
                  <w:b/>
                  <w:szCs w:val="24"/>
                </w:rPr>
                <w:t>:</w:t>
              </w:r>
              <w:r w:rsidRPr="007036CE">
                <w:rPr>
                  <w:szCs w:val="24"/>
                  <w:lang w:val="en-US"/>
                </w:rPr>
                <w:t>NUMBR</w:t>
              </w:r>
              <w:r w:rsidRPr="007036CE">
                <w:rPr>
                  <w:szCs w:val="24"/>
                  <w:lang w:val="en-US"/>
                </w:rPr>
                <w:lastRenderedPageBreak/>
                <w:t>OW</w:t>
              </w:r>
            </w:ins>
          </w:p>
        </w:tc>
        <w:tc>
          <w:tcPr>
            <w:tcW w:w="519" w:type="pct"/>
          </w:tcPr>
          <w:p w14:paraId="508DB8C2" w14:textId="77777777" w:rsidR="007036CE" w:rsidRPr="007036CE" w:rsidRDefault="007036CE" w:rsidP="007036CE">
            <w:pPr>
              <w:pStyle w:val="GOSTTablenorm"/>
            </w:pPr>
            <w:ins w:id="5179" w:author="Куклина Ю.В." w:date="2024-09-24T11:13:00Z">
              <w:r w:rsidRPr="007036CE">
                <w:lastRenderedPageBreak/>
                <w:t>Строка</w:t>
              </w:r>
            </w:ins>
          </w:p>
        </w:tc>
        <w:tc>
          <w:tcPr>
            <w:tcW w:w="300" w:type="pct"/>
          </w:tcPr>
          <w:p w14:paraId="67F5DDF0" w14:textId="77777777" w:rsidR="007036CE" w:rsidRPr="007036CE" w:rsidRDefault="007036CE" w:rsidP="007036CE">
            <w:pPr>
              <w:pStyle w:val="GOSTTablenorm"/>
            </w:pPr>
            <w:ins w:id="5180" w:author="Куклина Ю.В." w:date="2024-09-24T11:13:00Z">
              <w:r w:rsidRPr="007036CE">
                <w:t>Да</w:t>
              </w:r>
            </w:ins>
          </w:p>
        </w:tc>
        <w:tc>
          <w:tcPr>
            <w:tcW w:w="308" w:type="pct"/>
          </w:tcPr>
          <w:p w14:paraId="5E503CDE" w14:textId="77777777" w:rsidR="007036CE" w:rsidRPr="007036CE" w:rsidRDefault="007036CE" w:rsidP="007036CE">
            <w:pPr>
              <w:pStyle w:val="GOSTTablenorm"/>
              <w:rPr>
                <w:lang w:val="en-US"/>
              </w:rPr>
            </w:pPr>
            <w:ins w:id="5181" w:author="Куклина Ю.В." w:date="2024-09-24T11:13:00Z">
              <w:r w:rsidRPr="007036CE">
                <w:rPr>
                  <w:lang w:val="en-US"/>
                </w:rPr>
                <w:t>&lt;=20</w:t>
              </w:r>
            </w:ins>
          </w:p>
        </w:tc>
        <w:tc>
          <w:tcPr>
            <w:tcW w:w="2039" w:type="pct"/>
          </w:tcPr>
          <w:p w14:paraId="473BF414" w14:textId="77777777" w:rsidR="007036CE" w:rsidRPr="007036CE" w:rsidRDefault="007036CE" w:rsidP="007036CE">
            <w:pPr>
              <w:pStyle w:val="GOSTTablenorm"/>
            </w:pPr>
            <w:ins w:id="5182" w:author="Куклина Ю.В." w:date="2024-09-24T11:13:00Z">
              <w:r w:rsidRPr="007036CE">
                <w:t>Указывается порядковый номер строки по разделу «</w:t>
              </w:r>
            </w:ins>
            <w:ins w:id="5183" w:author="Сатлер Марина Викторовна" w:date="2024-09-24T12:36:00Z">
              <w:r w:rsidRPr="007036CE">
                <w:t>Техниче</w:t>
              </w:r>
              <w:r w:rsidRPr="007036CE">
                <w:lastRenderedPageBreak/>
                <w:t>ский</w:t>
              </w:r>
            </w:ins>
            <w:del w:id="5184" w:author="Сатлер Марина Викторовна" w:date="2024-09-24T12:36:00Z">
              <w:r w:rsidRPr="007036CE" w:rsidDel="00160249">
                <w:delText>ЛБО</w:delText>
              </w:r>
            </w:del>
            <w:ins w:id="5185" w:author="Куклина Ю.В." w:date="2024-09-24T11:13:00Z">
              <w:r w:rsidRPr="007036CE">
                <w:t>»</w:t>
              </w:r>
            </w:ins>
          </w:p>
        </w:tc>
      </w:tr>
      <w:tr w:rsidR="007036CE" w:rsidRPr="007036CE" w14:paraId="7C076EF0" w14:textId="77777777" w:rsidTr="00A759FD">
        <w:tc>
          <w:tcPr>
            <w:tcW w:w="1100" w:type="pct"/>
          </w:tcPr>
          <w:p w14:paraId="0775E407" w14:textId="77777777" w:rsidR="007036CE" w:rsidRPr="007036CE" w:rsidRDefault="007036CE" w:rsidP="007036CE">
            <w:pPr>
              <w:pStyle w:val="GOSTTablenorm"/>
            </w:pPr>
            <w:ins w:id="5186" w:author="Куклина Ю.В." w:date="2024-09-24T11:13:00Z">
              <w:r w:rsidRPr="007036CE">
                <w:lastRenderedPageBreak/>
                <w:t>КБК</w:t>
              </w:r>
            </w:ins>
          </w:p>
        </w:tc>
        <w:tc>
          <w:tcPr>
            <w:tcW w:w="734" w:type="pct"/>
          </w:tcPr>
          <w:p w14:paraId="50B991FF" w14:textId="77777777" w:rsidR="007036CE" w:rsidRPr="007036CE" w:rsidRDefault="007036CE" w:rsidP="007036CE">
            <w:pPr>
              <w:pStyle w:val="GOSTTablenorm"/>
              <w:rPr>
                <w:b/>
                <w:szCs w:val="24"/>
                <w:lang w:val="en-US"/>
              </w:rPr>
            </w:pPr>
            <w:ins w:id="5187" w:author="Куклина Ю.В." w:date="2024-09-24T11:13:00Z">
              <w:r w:rsidRPr="007036CE">
                <w:rPr>
                  <w:b/>
                  <w:szCs w:val="24"/>
                  <w:lang w:val="en-US"/>
                </w:rPr>
                <w:t>SECTION_</w:t>
              </w:r>
            </w:ins>
            <w:ins w:id="5188" w:author="Куклина Ю.В." w:date="2024-09-24T11:14:00Z">
              <w:r w:rsidRPr="007036CE">
                <w:rPr>
                  <w:b/>
                  <w:szCs w:val="24"/>
                </w:rPr>
                <w:t>2</w:t>
              </w:r>
            </w:ins>
            <w:ins w:id="5189" w:author="Куклина Ю.В." w:date="2024-09-24T11:13:00Z">
              <w:r w:rsidRPr="007036CE">
                <w:rPr>
                  <w:b/>
                  <w:szCs w:val="24"/>
                </w:rPr>
                <w:t>:</w:t>
              </w:r>
              <w:r w:rsidRPr="007036CE">
                <w:rPr>
                  <w:szCs w:val="24"/>
                  <w:lang w:val="en-US"/>
                </w:rPr>
                <w:t>KBK</w:t>
              </w:r>
            </w:ins>
          </w:p>
        </w:tc>
        <w:tc>
          <w:tcPr>
            <w:tcW w:w="519" w:type="pct"/>
          </w:tcPr>
          <w:p w14:paraId="7A22B8FA" w14:textId="77777777" w:rsidR="007036CE" w:rsidRPr="007036CE" w:rsidRDefault="007036CE" w:rsidP="007036CE">
            <w:pPr>
              <w:pStyle w:val="GOSTTablenorm"/>
            </w:pPr>
            <w:ins w:id="5190" w:author="Куклина Ю.В." w:date="2024-09-24T11:13:00Z">
              <w:r w:rsidRPr="007036CE">
                <w:t>Строка</w:t>
              </w:r>
            </w:ins>
          </w:p>
        </w:tc>
        <w:tc>
          <w:tcPr>
            <w:tcW w:w="300" w:type="pct"/>
          </w:tcPr>
          <w:p w14:paraId="211F4AC1" w14:textId="77777777" w:rsidR="007036CE" w:rsidRPr="007036CE" w:rsidRDefault="007036CE" w:rsidP="007036CE">
            <w:pPr>
              <w:pStyle w:val="GOSTTablenorm"/>
            </w:pPr>
            <w:ins w:id="5191" w:author="Куклина Ю.В." w:date="2024-09-24T11:13:00Z">
              <w:r w:rsidRPr="007036CE">
                <w:t>Да</w:t>
              </w:r>
            </w:ins>
          </w:p>
        </w:tc>
        <w:tc>
          <w:tcPr>
            <w:tcW w:w="308" w:type="pct"/>
          </w:tcPr>
          <w:p w14:paraId="4883925F" w14:textId="77777777" w:rsidR="007036CE" w:rsidRPr="007036CE" w:rsidRDefault="007036CE" w:rsidP="007036CE">
            <w:pPr>
              <w:pStyle w:val="GOSTTablenorm"/>
              <w:rPr>
                <w:lang w:val="en-US"/>
              </w:rPr>
            </w:pPr>
            <w:ins w:id="5192" w:author="Куклина Ю.В." w:date="2024-09-24T11:13:00Z">
              <w:r w:rsidRPr="007036CE">
                <w:t>=20</w:t>
              </w:r>
            </w:ins>
          </w:p>
        </w:tc>
        <w:tc>
          <w:tcPr>
            <w:tcW w:w="2039" w:type="pct"/>
          </w:tcPr>
          <w:p w14:paraId="7A93328E" w14:textId="77777777" w:rsidR="007036CE" w:rsidRPr="007036CE" w:rsidRDefault="007036CE" w:rsidP="007036CE">
            <w:pPr>
              <w:pStyle w:val="GOSTTablenorm"/>
            </w:pPr>
            <w:ins w:id="5193" w:author="Куклина Ю.В." w:date="2024-09-24T11:13:00Z">
              <w:r w:rsidRPr="007036CE">
                <w:t>Указывается код по бюджетной классификации для отражения операции на ЛС ГРБС/ РБС/ ПБС</w:t>
              </w:r>
            </w:ins>
          </w:p>
        </w:tc>
      </w:tr>
      <w:tr w:rsidR="007036CE" w:rsidRPr="007036CE" w14:paraId="30D130F6" w14:textId="77777777" w:rsidTr="00A759FD">
        <w:tc>
          <w:tcPr>
            <w:tcW w:w="1100" w:type="pct"/>
          </w:tcPr>
          <w:p w14:paraId="4437E90B" w14:textId="77777777" w:rsidR="007036CE" w:rsidRPr="007036CE" w:rsidRDefault="007036CE" w:rsidP="007036CE">
            <w:pPr>
              <w:pStyle w:val="GOSTTablenorm"/>
            </w:pPr>
            <w:ins w:id="5194" w:author="Куклина Ю.В." w:date="2024-09-24T11:13:00Z">
              <w:r w:rsidRPr="007036CE">
                <w:t>Код цели</w:t>
              </w:r>
            </w:ins>
          </w:p>
        </w:tc>
        <w:tc>
          <w:tcPr>
            <w:tcW w:w="734" w:type="pct"/>
          </w:tcPr>
          <w:p w14:paraId="2FF42E94" w14:textId="77777777" w:rsidR="007036CE" w:rsidRPr="007036CE" w:rsidRDefault="007036CE" w:rsidP="007036CE">
            <w:pPr>
              <w:pStyle w:val="GOSTTablenorm"/>
              <w:rPr>
                <w:b/>
                <w:szCs w:val="24"/>
                <w:lang w:val="en-US"/>
              </w:rPr>
            </w:pPr>
            <w:ins w:id="5195" w:author="Куклина Ю.В." w:date="2024-09-24T11:13:00Z">
              <w:r w:rsidRPr="007036CE">
                <w:rPr>
                  <w:b/>
                  <w:szCs w:val="24"/>
                  <w:lang w:val="en-US"/>
                </w:rPr>
                <w:t>SECTION_</w:t>
              </w:r>
            </w:ins>
            <w:ins w:id="5196" w:author="Куклина Ю.В." w:date="2024-09-24T11:14:00Z">
              <w:r w:rsidRPr="007036CE">
                <w:rPr>
                  <w:b/>
                  <w:szCs w:val="24"/>
                </w:rPr>
                <w:t>2</w:t>
              </w:r>
            </w:ins>
            <w:ins w:id="5197" w:author="Куклина Ю.В." w:date="2024-09-24T11:13:00Z">
              <w:r w:rsidRPr="007036CE">
                <w:rPr>
                  <w:b/>
                  <w:szCs w:val="24"/>
                </w:rPr>
                <w:t>:</w:t>
              </w:r>
              <w:r w:rsidRPr="007036CE">
                <w:rPr>
                  <w:szCs w:val="24"/>
                </w:rPr>
                <w:t>TARGETCODE</w:t>
              </w:r>
            </w:ins>
          </w:p>
        </w:tc>
        <w:tc>
          <w:tcPr>
            <w:tcW w:w="519" w:type="pct"/>
          </w:tcPr>
          <w:p w14:paraId="45ABA69A" w14:textId="77777777" w:rsidR="007036CE" w:rsidRPr="007036CE" w:rsidRDefault="007036CE" w:rsidP="007036CE">
            <w:pPr>
              <w:pStyle w:val="GOSTTablenorm"/>
            </w:pPr>
            <w:ins w:id="5198" w:author="Куклина Ю.В." w:date="2024-09-24T11:13:00Z">
              <w:r w:rsidRPr="007036CE">
                <w:t>Строка</w:t>
              </w:r>
            </w:ins>
          </w:p>
        </w:tc>
        <w:tc>
          <w:tcPr>
            <w:tcW w:w="300" w:type="pct"/>
          </w:tcPr>
          <w:p w14:paraId="65233CAE" w14:textId="77777777" w:rsidR="007036CE" w:rsidRPr="007036CE" w:rsidRDefault="007036CE" w:rsidP="007036CE">
            <w:pPr>
              <w:pStyle w:val="GOSTTablenorm"/>
            </w:pPr>
            <w:ins w:id="5199" w:author="Куклина Ю.В." w:date="2024-09-24T11:13:00Z">
              <w:r w:rsidRPr="007036CE">
                <w:t>Нет</w:t>
              </w:r>
            </w:ins>
          </w:p>
        </w:tc>
        <w:tc>
          <w:tcPr>
            <w:tcW w:w="308" w:type="pct"/>
          </w:tcPr>
          <w:p w14:paraId="13DBDE24" w14:textId="77777777" w:rsidR="007036CE" w:rsidRPr="007036CE" w:rsidRDefault="007036CE" w:rsidP="007036CE">
            <w:pPr>
              <w:pStyle w:val="GOSTTablenorm"/>
              <w:rPr>
                <w:lang w:val="en-US"/>
              </w:rPr>
            </w:pPr>
            <w:ins w:id="5200" w:author="Куклина Ю.В." w:date="2024-09-24T11:13:00Z">
              <w:r w:rsidRPr="007036CE">
                <w:rPr>
                  <w:lang w:val="en-US"/>
                </w:rPr>
                <w:t>&lt;=</w:t>
              </w:r>
              <w:r w:rsidRPr="007036CE">
                <w:t>20</w:t>
              </w:r>
            </w:ins>
          </w:p>
        </w:tc>
        <w:tc>
          <w:tcPr>
            <w:tcW w:w="2039" w:type="pct"/>
          </w:tcPr>
          <w:p w14:paraId="74E5D960" w14:textId="77777777" w:rsidR="007036CE" w:rsidRPr="007036CE" w:rsidRDefault="007036CE" w:rsidP="007036CE">
            <w:pPr>
              <w:pStyle w:val="GOSTTablenorm"/>
            </w:pPr>
            <w:ins w:id="5201" w:author="Куклина Ю.В." w:date="2024-09-24T11:13:00Z">
              <w:r w:rsidRPr="007036CE">
                <w:rPr>
                  <w:bCs/>
                </w:rPr>
                <w:t>Указывается код цели (аналитический код) для отражения операции на ЛС ГРБС/ РБС/ ПБС (при наличии)</w:t>
              </w:r>
            </w:ins>
          </w:p>
        </w:tc>
      </w:tr>
      <w:tr w:rsidR="007036CE" w:rsidRPr="007036CE" w14:paraId="51E3178E" w14:textId="77777777" w:rsidTr="00A759FD">
        <w:tc>
          <w:tcPr>
            <w:tcW w:w="1100" w:type="pct"/>
          </w:tcPr>
          <w:p w14:paraId="64501539" w14:textId="77777777" w:rsidR="007036CE" w:rsidRPr="007036CE" w:rsidRDefault="007036CE" w:rsidP="007036CE">
            <w:pPr>
              <w:pStyle w:val="GOSTTablenorm"/>
            </w:pPr>
            <w:ins w:id="5202" w:author="Куклина Ю.В." w:date="2024-09-24T11:13:00Z">
              <w:r w:rsidRPr="007036CE">
                <w:t>Код ОКС</w:t>
              </w:r>
            </w:ins>
          </w:p>
        </w:tc>
        <w:tc>
          <w:tcPr>
            <w:tcW w:w="734" w:type="pct"/>
          </w:tcPr>
          <w:p w14:paraId="6F4B0CF6" w14:textId="77777777" w:rsidR="007036CE" w:rsidRPr="007036CE" w:rsidRDefault="007036CE" w:rsidP="007036CE">
            <w:pPr>
              <w:pStyle w:val="GOSTTablenorm"/>
              <w:rPr>
                <w:b/>
                <w:szCs w:val="24"/>
                <w:lang w:val="en-US"/>
              </w:rPr>
            </w:pPr>
            <w:ins w:id="5203" w:author="Куклина Ю.В." w:date="2024-09-24T11:13:00Z">
              <w:r w:rsidRPr="007036CE">
                <w:rPr>
                  <w:b/>
                  <w:szCs w:val="24"/>
                  <w:lang w:val="en-US"/>
                </w:rPr>
                <w:t>SECTION_2</w:t>
              </w:r>
              <w:r w:rsidRPr="007036CE">
                <w:rPr>
                  <w:b/>
                  <w:szCs w:val="24"/>
                </w:rPr>
                <w:t>:</w:t>
              </w:r>
              <w:r w:rsidRPr="007036CE">
                <w:rPr>
                  <w:szCs w:val="24"/>
                  <w:lang w:val="en-US"/>
                </w:rPr>
                <w:t>OKSCODE</w:t>
              </w:r>
            </w:ins>
          </w:p>
        </w:tc>
        <w:tc>
          <w:tcPr>
            <w:tcW w:w="519" w:type="pct"/>
          </w:tcPr>
          <w:p w14:paraId="2D3D30BB" w14:textId="77777777" w:rsidR="007036CE" w:rsidRPr="007036CE" w:rsidRDefault="007036CE" w:rsidP="007036CE">
            <w:pPr>
              <w:pStyle w:val="GOSTTablenorm"/>
            </w:pPr>
            <w:ins w:id="5204" w:author="Куклина Ю.В." w:date="2024-09-24T11:13:00Z">
              <w:r w:rsidRPr="007036CE">
                <w:t>Строка</w:t>
              </w:r>
            </w:ins>
          </w:p>
        </w:tc>
        <w:tc>
          <w:tcPr>
            <w:tcW w:w="300" w:type="pct"/>
          </w:tcPr>
          <w:p w14:paraId="1F83370C" w14:textId="77777777" w:rsidR="007036CE" w:rsidRPr="007036CE" w:rsidRDefault="007036CE" w:rsidP="007036CE">
            <w:pPr>
              <w:pStyle w:val="GOSTTablenorm"/>
            </w:pPr>
            <w:ins w:id="5205" w:author="Куклина Ю.В." w:date="2024-09-24T11:13:00Z">
              <w:r w:rsidRPr="007036CE">
                <w:t>Нет</w:t>
              </w:r>
            </w:ins>
          </w:p>
        </w:tc>
        <w:tc>
          <w:tcPr>
            <w:tcW w:w="308" w:type="pct"/>
          </w:tcPr>
          <w:p w14:paraId="07E39B48" w14:textId="77777777" w:rsidR="007036CE" w:rsidRPr="007036CE" w:rsidRDefault="007036CE" w:rsidP="007036CE">
            <w:pPr>
              <w:pStyle w:val="GOSTTablenorm"/>
              <w:rPr>
                <w:lang w:val="en-US"/>
              </w:rPr>
            </w:pPr>
            <w:ins w:id="5206" w:author="Куклина Ю.В." w:date="2024-09-24T11:13:00Z">
              <w:r w:rsidRPr="007036CE">
                <w:t>=18</w:t>
              </w:r>
            </w:ins>
          </w:p>
        </w:tc>
        <w:tc>
          <w:tcPr>
            <w:tcW w:w="2039" w:type="pct"/>
          </w:tcPr>
          <w:p w14:paraId="41C8DD6B" w14:textId="77777777" w:rsidR="007036CE" w:rsidRPr="007036CE" w:rsidRDefault="007036CE" w:rsidP="007036CE">
            <w:pPr>
              <w:pStyle w:val="GOSTTablenorm"/>
            </w:pPr>
            <w:ins w:id="5207" w:author="Куклина Ю.В." w:date="2024-09-24T11:13:00Z">
              <w:r w:rsidRPr="007036CE">
                <w:t>Указывается код объекта капитального строительства (недвижимого имущества) для отражения операций бюджетных средств на ЛС ГРБС/ РБС/ ПБС)</w:t>
              </w:r>
            </w:ins>
          </w:p>
        </w:tc>
      </w:tr>
      <w:tr w:rsidR="007036CE" w:rsidRPr="007036CE" w14:paraId="2588A38B" w14:textId="77777777" w:rsidTr="00A759FD">
        <w:tc>
          <w:tcPr>
            <w:tcW w:w="1100" w:type="pct"/>
          </w:tcPr>
          <w:p w14:paraId="100B7995" w14:textId="77777777" w:rsidR="007036CE" w:rsidRPr="007036CE" w:rsidRDefault="007036CE" w:rsidP="007036CE">
            <w:pPr>
              <w:pStyle w:val="GOSTTablenorm"/>
            </w:pPr>
            <w:ins w:id="5208" w:author="Куклина Ю.В." w:date="2024-09-24T11:13:00Z">
              <w:r w:rsidRPr="007036CE">
                <w:t>Тип КБК</w:t>
              </w:r>
            </w:ins>
          </w:p>
        </w:tc>
        <w:tc>
          <w:tcPr>
            <w:tcW w:w="734" w:type="pct"/>
          </w:tcPr>
          <w:p w14:paraId="2343F830" w14:textId="77777777" w:rsidR="007036CE" w:rsidRPr="007036CE" w:rsidRDefault="007036CE" w:rsidP="007036CE">
            <w:pPr>
              <w:pStyle w:val="GOSTTablenorm"/>
              <w:rPr>
                <w:b/>
                <w:szCs w:val="24"/>
                <w:lang w:val="en-US"/>
              </w:rPr>
            </w:pPr>
            <w:ins w:id="5209" w:author="Куклина Ю.В." w:date="2024-09-24T11:13:00Z">
              <w:r w:rsidRPr="007036CE">
                <w:rPr>
                  <w:b/>
                  <w:szCs w:val="24"/>
                  <w:lang w:val="en-US"/>
                </w:rPr>
                <w:t>SECTION_2</w:t>
              </w:r>
              <w:r w:rsidRPr="007036CE">
                <w:rPr>
                  <w:b/>
                  <w:szCs w:val="24"/>
                </w:rPr>
                <w:t>:</w:t>
              </w:r>
              <w:r w:rsidRPr="007036CE">
                <w:rPr>
                  <w:szCs w:val="24"/>
                </w:rPr>
                <w:t>TYPEKBK</w:t>
              </w:r>
            </w:ins>
          </w:p>
        </w:tc>
        <w:tc>
          <w:tcPr>
            <w:tcW w:w="519" w:type="pct"/>
          </w:tcPr>
          <w:p w14:paraId="0194FF9D" w14:textId="77777777" w:rsidR="007036CE" w:rsidRPr="007036CE" w:rsidRDefault="007036CE" w:rsidP="007036CE">
            <w:pPr>
              <w:pStyle w:val="GOSTTablenorm"/>
            </w:pPr>
            <w:ins w:id="5210" w:author="Куклина Ю.В." w:date="2024-09-24T11:13:00Z">
              <w:r w:rsidRPr="007036CE">
                <w:t>Строка</w:t>
              </w:r>
            </w:ins>
          </w:p>
        </w:tc>
        <w:tc>
          <w:tcPr>
            <w:tcW w:w="300" w:type="pct"/>
          </w:tcPr>
          <w:p w14:paraId="4C1EEA06" w14:textId="77777777" w:rsidR="007036CE" w:rsidRPr="007036CE" w:rsidRDefault="007036CE" w:rsidP="007036CE">
            <w:pPr>
              <w:pStyle w:val="GOSTTablenorm"/>
            </w:pPr>
            <w:ins w:id="5211" w:author="Куклина Ю.В." w:date="2024-09-24T11:13:00Z">
              <w:r w:rsidRPr="007036CE">
                <w:t>Да</w:t>
              </w:r>
            </w:ins>
          </w:p>
        </w:tc>
        <w:tc>
          <w:tcPr>
            <w:tcW w:w="308" w:type="pct"/>
          </w:tcPr>
          <w:p w14:paraId="5904C6AA" w14:textId="77777777" w:rsidR="007036CE" w:rsidRPr="007036CE" w:rsidRDefault="007036CE" w:rsidP="007036CE">
            <w:pPr>
              <w:pStyle w:val="GOSTTablenorm"/>
              <w:rPr>
                <w:lang w:val="en-US"/>
              </w:rPr>
            </w:pPr>
            <w:ins w:id="5212" w:author="Куклина Ю.В." w:date="2024-09-24T11:13:00Z">
              <w:r w:rsidRPr="007036CE">
                <w:rPr>
                  <w:lang w:val="en-US"/>
                </w:rPr>
                <w:t>=</w:t>
              </w:r>
              <w:r w:rsidRPr="007036CE">
                <w:t>2</w:t>
              </w:r>
            </w:ins>
          </w:p>
        </w:tc>
        <w:tc>
          <w:tcPr>
            <w:tcW w:w="2039" w:type="pct"/>
          </w:tcPr>
          <w:p w14:paraId="27464EF0" w14:textId="77777777" w:rsidR="007036CE" w:rsidRPr="007036CE" w:rsidRDefault="007036CE" w:rsidP="007036CE">
            <w:pPr>
              <w:pStyle w:val="GOSTTablenorm"/>
              <w:rPr>
                <w:ins w:id="5213" w:author="Куклина Ю.В." w:date="2024-09-24T11:13:00Z"/>
              </w:rPr>
            </w:pPr>
            <w:ins w:id="5214" w:author="Куклина Ю.В." w:date="2024-09-24T11:13:00Z">
              <w:r w:rsidRPr="007036CE">
                <w:t>Указывается тип кода по бюджетной классификации.</w:t>
              </w:r>
            </w:ins>
          </w:p>
          <w:p w14:paraId="4F4F053C" w14:textId="3A11A072" w:rsidR="007036CE" w:rsidRPr="007036CE" w:rsidRDefault="007036CE" w:rsidP="007036CE">
            <w:pPr>
              <w:pStyle w:val="GOSTTablenorm"/>
            </w:pPr>
            <w:ins w:id="5215" w:author="Куклина Ю.В." w:date="2024-09-24T11:13:00Z">
              <w:r w:rsidRPr="007036CE">
                <w:t xml:space="preserve">Заполняется значением «11» </w:t>
              </w:r>
            </w:ins>
            <w:r w:rsidR="00BE14C0" w:rsidRPr="007036CE">
              <w:t>–</w:t>
            </w:r>
            <w:ins w:id="5216" w:author="Куклина Ю.В." w:date="2024-09-24T11:13:00Z">
              <w:r w:rsidRPr="007036CE">
                <w:t xml:space="preserve"> Лимитируемые расходы</w:t>
              </w:r>
            </w:ins>
          </w:p>
        </w:tc>
      </w:tr>
      <w:tr w:rsidR="007036CE" w:rsidRPr="007036CE" w14:paraId="16866102" w14:textId="77777777" w:rsidTr="00A759FD">
        <w:tc>
          <w:tcPr>
            <w:tcW w:w="1100" w:type="pct"/>
          </w:tcPr>
          <w:p w14:paraId="05F6CFAF" w14:textId="77777777" w:rsidR="007036CE" w:rsidRPr="007036CE" w:rsidRDefault="007036CE" w:rsidP="007036CE">
            <w:pPr>
              <w:pStyle w:val="GOSTTablenorm"/>
            </w:pPr>
            <w:ins w:id="5217" w:author="Куклина Ю.В." w:date="2024-09-24T11:13:00Z">
              <w:r w:rsidRPr="007036CE">
                <w:t>Номер лицевого счета</w:t>
              </w:r>
            </w:ins>
          </w:p>
        </w:tc>
        <w:tc>
          <w:tcPr>
            <w:tcW w:w="734" w:type="pct"/>
          </w:tcPr>
          <w:p w14:paraId="688A2B49" w14:textId="77777777" w:rsidR="007036CE" w:rsidRPr="007036CE" w:rsidRDefault="007036CE" w:rsidP="007036CE">
            <w:pPr>
              <w:pStyle w:val="GOSTTablenorm"/>
              <w:rPr>
                <w:b/>
                <w:szCs w:val="24"/>
                <w:lang w:val="en-US"/>
              </w:rPr>
            </w:pPr>
            <w:ins w:id="5218" w:author="Куклина Ю.В." w:date="2024-09-24T11:13:00Z">
              <w:r w:rsidRPr="007036CE">
                <w:rPr>
                  <w:b/>
                  <w:szCs w:val="24"/>
                  <w:lang w:val="en-US"/>
                </w:rPr>
                <w:t>SECTION_2</w:t>
              </w:r>
              <w:r w:rsidRPr="007036CE">
                <w:rPr>
                  <w:b/>
                  <w:szCs w:val="24"/>
                </w:rPr>
                <w:t>:</w:t>
              </w:r>
              <w:r w:rsidRPr="007036CE">
                <w:rPr>
                  <w:szCs w:val="24"/>
                  <w:lang w:val="en-US"/>
                </w:rPr>
                <w:t>PA</w:t>
              </w:r>
            </w:ins>
          </w:p>
        </w:tc>
        <w:tc>
          <w:tcPr>
            <w:tcW w:w="519" w:type="pct"/>
          </w:tcPr>
          <w:p w14:paraId="17AB9100" w14:textId="77777777" w:rsidR="007036CE" w:rsidRPr="007036CE" w:rsidRDefault="007036CE" w:rsidP="007036CE">
            <w:pPr>
              <w:pStyle w:val="GOSTTablenorm"/>
            </w:pPr>
            <w:ins w:id="5219" w:author="Куклина Ю.В." w:date="2024-09-24T11:13:00Z">
              <w:r w:rsidRPr="007036CE">
                <w:t>Строка</w:t>
              </w:r>
            </w:ins>
          </w:p>
        </w:tc>
        <w:tc>
          <w:tcPr>
            <w:tcW w:w="300" w:type="pct"/>
          </w:tcPr>
          <w:p w14:paraId="2BE65BAF" w14:textId="77777777" w:rsidR="007036CE" w:rsidRPr="007036CE" w:rsidRDefault="007036CE" w:rsidP="007036CE">
            <w:pPr>
              <w:pStyle w:val="GOSTTablenorm"/>
            </w:pPr>
            <w:ins w:id="5220" w:author="Куклина Ю.В." w:date="2024-09-24T11:13:00Z">
              <w:r w:rsidRPr="007036CE">
                <w:t>Да</w:t>
              </w:r>
            </w:ins>
          </w:p>
        </w:tc>
        <w:tc>
          <w:tcPr>
            <w:tcW w:w="308" w:type="pct"/>
          </w:tcPr>
          <w:p w14:paraId="3F580245" w14:textId="77777777" w:rsidR="007036CE" w:rsidRPr="007036CE" w:rsidRDefault="007036CE" w:rsidP="007036CE">
            <w:pPr>
              <w:pStyle w:val="GOSTTablenorm"/>
              <w:rPr>
                <w:lang w:val="en-US"/>
              </w:rPr>
            </w:pPr>
            <w:ins w:id="5221" w:author="Куклина Ю.В." w:date="2024-09-24T11:13:00Z">
              <w:r w:rsidRPr="007036CE">
                <w:rPr>
                  <w:lang w:val="en-US"/>
                </w:rPr>
                <w:t>=</w:t>
              </w:r>
              <w:r w:rsidRPr="007036CE">
                <w:t>11</w:t>
              </w:r>
            </w:ins>
          </w:p>
        </w:tc>
        <w:tc>
          <w:tcPr>
            <w:tcW w:w="2039" w:type="pct"/>
          </w:tcPr>
          <w:p w14:paraId="2E5BE5A9" w14:textId="77777777" w:rsidR="007036CE" w:rsidRPr="007036CE" w:rsidRDefault="007036CE" w:rsidP="007036CE">
            <w:pPr>
              <w:pStyle w:val="GOSTTablenorm"/>
            </w:pPr>
            <w:ins w:id="5222" w:author="Куклина Ю.В." w:date="2024-09-24T11:13:00Z">
              <w:r w:rsidRPr="007036CE">
                <w:t>Указывается номер лицевого счета ГРБС/ РБС/ ПБС</w:t>
              </w:r>
            </w:ins>
          </w:p>
        </w:tc>
      </w:tr>
      <w:tr w:rsidR="007036CE" w:rsidRPr="007036CE" w14:paraId="193EDE5C" w14:textId="77777777" w:rsidTr="00A759FD">
        <w:tc>
          <w:tcPr>
            <w:tcW w:w="1100" w:type="pct"/>
          </w:tcPr>
          <w:p w14:paraId="3C4450AF" w14:textId="77777777" w:rsidR="007036CE" w:rsidRPr="007036CE" w:rsidRDefault="007036CE" w:rsidP="007036CE">
            <w:pPr>
              <w:pStyle w:val="GOSTTablenorm"/>
            </w:pPr>
            <w:ins w:id="5223" w:author="Куклина Ю.В." w:date="2024-09-24T11:13:00Z">
              <w:r w:rsidRPr="007036CE">
                <w:t>Контур</w:t>
              </w:r>
            </w:ins>
          </w:p>
        </w:tc>
        <w:tc>
          <w:tcPr>
            <w:tcW w:w="734" w:type="pct"/>
          </w:tcPr>
          <w:p w14:paraId="23D823F1" w14:textId="77777777" w:rsidR="007036CE" w:rsidRPr="007036CE" w:rsidRDefault="007036CE" w:rsidP="007036CE">
            <w:pPr>
              <w:pStyle w:val="GOSTTablenorm"/>
              <w:rPr>
                <w:b/>
                <w:szCs w:val="24"/>
                <w:lang w:val="en-US"/>
              </w:rPr>
            </w:pPr>
            <w:ins w:id="5224" w:author="Куклина Ю.В." w:date="2024-09-24T11:13:00Z">
              <w:r w:rsidRPr="007036CE">
                <w:rPr>
                  <w:b/>
                  <w:szCs w:val="24"/>
                  <w:lang w:val="en-US"/>
                </w:rPr>
                <w:t>SECTION_2</w:t>
              </w:r>
              <w:r w:rsidRPr="007036CE">
                <w:rPr>
                  <w:b/>
                  <w:szCs w:val="24"/>
                </w:rPr>
                <w:t>:</w:t>
              </w:r>
              <w:r w:rsidRPr="007036CE">
                <w:rPr>
                  <w:lang w:val="en-US"/>
                </w:rPr>
                <w:t>CONTUR</w:t>
              </w:r>
            </w:ins>
          </w:p>
        </w:tc>
        <w:tc>
          <w:tcPr>
            <w:tcW w:w="519" w:type="pct"/>
          </w:tcPr>
          <w:p w14:paraId="35E78A46" w14:textId="77777777" w:rsidR="007036CE" w:rsidRPr="007036CE" w:rsidRDefault="007036CE" w:rsidP="007036CE">
            <w:pPr>
              <w:pStyle w:val="GOSTTablenorm"/>
            </w:pPr>
            <w:ins w:id="5225" w:author="Куклина Ю.В." w:date="2024-09-24T11:13:00Z">
              <w:r w:rsidRPr="007036CE">
                <w:t>Строка</w:t>
              </w:r>
            </w:ins>
          </w:p>
        </w:tc>
        <w:tc>
          <w:tcPr>
            <w:tcW w:w="300" w:type="pct"/>
          </w:tcPr>
          <w:p w14:paraId="0EB08257" w14:textId="77777777" w:rsidR="007036CE" w:rsidRPr="007036CE" w:rsidRDefault="007036CE" w:rsidP="007036CE">
            <w:pPr>
              <w:pStyle w:val="GOSTTablenorm"/>
            </w:pPr>
            <w:ins w:id="5226" w:author="Куклина Ю.В." w:date="2024-09-24T11:13:00Z">
              <w:r w:rsidRPr="007036CE">
                <w:t>Да</w:t>
              </w:r>
            </w:ins>
          </w:p>
        </w:tc>
        <w:tc>
          <w:tcPr>
            <w:tcW w:w="308" w:type="pct"/>
          </w:tcPr>
          <w:p w14:paraId="2484EE18" w14:textId="77777777" w:rsidR="007036CE" w:rsidRPr="007036CE" w:rsidRDefault="007036CE" w:rsidP="007036CE">
            <w:pPr>
              <w:pStyle w:val="GOSTTablenorm"/>
              <w:rPr>
                <w:lang w:val="en-US"/>
              </w:rPr>
            </w:pPr>
            <w:ins w:id="5227" w:author="Куклина Ю.В." w:date="2024-09-24T11:13:00Z">
              <w:r w:rsidRPr="007036CE">
                <w:t>=1</w:t>
              </w:r>
            </w:ins>
          </w:p>
        </w:tc>
        <w:tc>
          <w:tcPr>
            <w:tcW w:w="2039" w:type="pct"/>
          </w:tcPr>
          <w:p w14:paraId="1AAEC1D3" w14:textId="77777777" w:rsidR="007036CE" w:rsidRPr="007036CE" w:rsidRDefault="007036CE" w:rsidP="007036CE">
            <w:pPr>
              <w:pStyle w:val="GOSTTablenorm"/>
              <w:rPr>
                <w:ins w:id="5228" w:author="Куклина Ю.В." w:date="2024-09-24T11:13:00Z"/>
              </w:rPr>
            </w:pPr>
            <w:ins w:id="5229" w:author="Куклина Ю.В." w:date="2024-09-24T11:13:00Z">
              <w:r w:rsidRPr="007036CE">
                <w:t>Указывается код контура, в котором проводится операция.</w:t>
              </w:r>
            </w:ins>
          </w:p>
          <w:p w14:paraId="3D4E6A7C" w14:textId="77777777" w:rsidR="007036CE" w:rsidRPr="007036CE" w:rsidRDefault="007036CE" w:rsidP="007036CE">
            <w:pPr>
              <w:pStyle w:val="GOSTTablenorm"/>
              <w:rPr>
                <w:ins w:id="5230" w:author="Куклина Ю.В." w:date="2024-09-24T11:13:00Z"/>
              </w:rPr>
            </w:pPr>
            <w:ins w:id="5231" w:author="Куклина Ю.В." w:date="2024-09-24T11:13:00Z">
              <w:r w:rsidRPr="007036CE">
                <w:t>Возможные значения:</w:t>
              </w:r>
            </w:ins>
          </w:p>
          <w:p w14:paraId="0457DEAF" w14:textId="77777777" w:rsidR="007036CE" w:rsidRPr="007036CE" w:rsidRDefault="007036CE" w:rsidP="007036CE">
            <w:pPr>
              <w:pStyle w:val="GOSTTableListMark1"/>
              <w:numPr>
                <w:ilvl w:val="0"/>
                <w:numId w:val="2"/>
              </w:numPr>
              <w:rPr>
                <w:ins w:id="5232" w:author="Куклина Ю.В." w:date="2024-09-24T11:13:00Z"/>
              </w:rPr>
            </w:pPr>
            <w:ins w:id="5233" w:author="Куклина Ю.В." w:date="2024-09-24T11:13:00Z">
              <w:r w:rsidRPr="007036CE">
                <w:t>«</w:t>
              </w:r>
              <w:r w:rsidRPr="007036CE">
                <w:rPr>
                  <w:lang w:val="en-US"/>
                </w:rPr>
                <w:t>O</w:t>
              </w:r>
              <w:r w:rsidRPr="007036CE">
                <w:t>» – открытый;</w:t>
              </w:r>
            </w:ins>
          </w:p>
          <w:p w14:paraId="3A068590" w14:textId="77777777" w:rsidR="007036CE" w:rsidRPr="007036CE" w:rsidRDefault="007036CE" w:rsidP="007036CE">
            <w:pPr>
              <w:pStyle w:val="GOSTTableListMark1"/>
              <w:numPr>
                <w:ilvl w:val="0"/>
                <w:numId w:val="2"/>
              </w:numPr>
              <w:rPr>
                <w:ins w:id="5234" w:author="Куклина Ю.В." w:date="2024-09-24T11:13:00Z"/>
              </w:rPr>
            </w:pPr>
            <w:ins w:id="5235" w:author="Куклина Ю.В." w:date="2024-09-24T11:13:00Z">
              <w:r w:rsidRPr="007036CE">
                <w:t>«S» – защищенный;</w:t>
              </w:r>
            </w:ins>
          </w:p>
          <w:p w14:paraId="273EC2AD" w14:textId="77777777" w:rsidR="007036CE" w:rsidRPr="007036CE" w:rsidRDefault="007036CE" w:rsidP="007036CE">
            <w:pPr>
              <w:pStyle w:val="GOSTTableListMark1"/>
              <w:numPr>
                <w:ilvl w:val="0"/>
                <w:numId w:val="2"/>
              </w:numPr>
            </w:pPr>
            <w:ins w:id="5236" w:author="Куклина Ю.В." w:date="2024-09-24T11:13:00Z">
              <w:r w:rsidRPr="007036CE">
                <w:t>«1» – открытый;</w:t>
              </w:r>
            </w:ins>
          </w:p>
          <w:p w14:paraId="2DBF26C3" w14:textId="77777777" w:rsidR="007036CE" w:rsidRPr="007036CE" w:rsidRDefault="007036CE" w:rsidP="007036CE">
            <w:pPr>
              <w:pStyle w:val="GOSTTableListMark1"/>
              <w:numPr>
                <w:ilvl w:val="0"/>
                <w:numId w:val="2"/>
              </w:numPr>
            </w:pPr>
            <w:ins w:id="5237" w:author="Куклина Ю.В." w:date="2024-09-24T11:13:00Z">
              <w:r w:rsidRPr="007036CE">
                <w:t>«2» – защищенный</w:t>
              </w:r>
            </w:ins>
          </w:p>
        </w:tc>
      </w:tr>
      <w:tr w:rsidR="007036CE" w:rsidRPr="007036CE" w14:paraId="718B3CEE" w14:textId="77777777" w:rsidTr="00A759FD">
        <w:tc>
          <w:tcPr>
            <w:tcW w:w="1100" w:type="pct"/>
          </w:tcPr>
          <w:p w14:paraId="1BE528E5" w14:textId="77777777" w:rsidR="007036CE" w:rsidRPr="007036CE" w:rsidRDefault="007036CE" w:rsidP="007036CE">
            <w:pPr>
              <w:pStyle w:val="GOSTTablenorm"/>
            </w:pPr>
            <w:ins w:id="5238" w:author="Куклина Ю.В." w:date="2024-09-24T11:13:00Z">
              <w:r w:rsidRPr="007036CE">
                <w:t>Сумма на текущий год</w:t>
              </w:r>
            </w:ins>
          </w:p>
        </w:tc>
        <w:tc>
          <w:tcPr>
            <w:tcW w:w="734" w:type="pct"/>
          </w:tcPr>
          <w:p w14:paraId="415E98E1" w14:textId="77777777" w:rsidR="007036CE" w:rsidRPr="007036CE" w:rsidRDefault="007036CE" w:rsidP="007036CE">
            <w:pPr>
              <w:pStyle w:val="GOSTTablenorm"/>
              <w:rPr>
                <w:b/>
                <w:szCs w:val="24"/>
                <w:lang w:val="en-US"/>
              </w:rPr>
            </w:pPr>
            <w:ins w:id="5239" w:author="Куклина Ю.В." w:date="2024-09-24T11:13:00Z">
              <w:r w:rsidRPr="007036CE">
                <w:rPr>
                  <w:b/>
                  <w:szCs w:val="24"/>
                  <w:lang w:val="en-US"/>
                </w:rPr>
                <w:t>SECTION_2</w:t>
              </w:r>
              <w:r w:rsidRPr="007036CE">
                <w:rPr>
                  <w:b/>
                  <w:szCs w:val="24"/>
                </w:rPr>
                <w:t>:</w:t>
              </w:r>
              <w:r w:rsidRPr="007036CE">
                <w:t>SUM_1</w:t>
              </w:r>
            </w:ins>
          </w:p>
        </w:tc>
        <w:tc>
          <w:tcPr>
            <w:tcW w:w="519" w:type="pct"/>
          </w:tcPr>
          <w:p w14:paraId="651BD8B6" w14:textId="77777777" w:rsidR="007036CE" w:rsidRPr="007036CE" w:rsidRDefault="007036CE" w:rsidP="007036CE">
            <w:pPr>
              <w:pStyle w:val="GOSTTablenorm"/>
            </w:pPr>
            <w:ins w:id="5240" w:author="Куклина Ю.В." w:date="2024-09-24T11:13:00Z">
              <w:r w:rsidRPr="007036CE">
                <w:t>Сумма</w:t>
              </w:r>
            </w:ins>
          </w:p>
        </w:tc>
        <w:tc>
          <w:tcPr>
            <w:tcW w:w="300" w:type="pct"/>
          </w:tcPr>
          <w:p w14:paraId="7855AA4F" w14:textId="77777777" w:rsidR="007036CE" w:rsidRPr="007036CE" w:rsidRDefault="007036CE" w:rsidP="007036CE">
            <w:pPr>
              <w:pStyle w:val="GOSTTablenorm"/>
            </w:pPr>
            <w:ins w:id="5241" w:author="Куклина Ю.В." w:date="2024-09-24T11:13:00Z">
              <w:r w:rsidRPr="007036CE">
                <w:t>Да</w:t>
              </w:r>
            </w:ins>
          </w:p>
        </w:tc>
        <w:tc>
          <w:tcPr>
            <w:tcW w:w="308" w:type="pct"/>
          </w:tcPr>
          <w:p w14:paraId="0973A3FF" w14:textId="77777777" w:rsidR="007036CE" w:rsidRPr="007036CE" w:rsidRDefault="007036CE" w:rsidP="007036CE">
            <w:pPr>
              <w:pStyle w:val="GOSTTablenorm"/>
              <w:rPr>
                <w:lang w:val="en-US"/>
              </w:rPr>
            </w:pPr>
          </w:p>
        </w:tc>
        <w:tc>
          <w:tcPr>
            <w:tcW w:w="2039" w:type="pct"/>
          </w:tcPr>
          <w:p w14:paraId="34671487" w14:textId="77777777" w:rsidR="007036CE" w:rsidRPr="007036CE" w:rsidRDefault="007036CE" w:rsidP="007036CE">
            <w:pPr>
              <w:pStyle w:val="GOSTTablenorm"/>
            </w:pPr>
            <w:ins w:id="5242" w:author="Куклина Ю.В." w:date="2024-09-24T11:13:00Z">
              <w:r w:rsidRPr="007036CE">
                <w:t>Указывается сумма на текущий финансовый год</w:t>
              </w:r>
            </w:ins>
          </w:p>
        </w:tc>
      </w:tr>
    </w:tbl>
    <w:p w14:paraId="05AD7804" w14:textId="77777777" w:rsidR="00DD187E" w:rsidRPr="007036CE" w:rsidRDefault="00DD187E" w:rsidP="00DE0449">
      <w:pPr>
        <w:pStyle w:val="51"/>
      </w:pPr>
      <w:bookmarkStart w:id="5243" w:name="_Toc222927938"/>
      <w:commentRangeStart w:id="5244"/>
      <w:r w:rsidRPr="007036CE">
        <w:t xml:space="preserve">Пример </w:t>
      </w:r>
      <w:commentRangeEnd w:id="5244"/>
      <w:r w:rsidR="009B4253" w:rsidRPr="007036CE">
        <w:rPr>
          <w:rStyle w:val="afff4"/>
          <w:sz w:val="24"/>
          <w:szCs w:val="26"/>
        </w:rPr>
        <w:commentReference w:id="5244"/>
      </w:r>
      <w:r w:rsidRPr="007036CE">
        <w:t>запроса по документу «Уведомление о приостановлении (отмене приостановления) операций на лицевых счетах» (ф.0506107) DBD_NoticeSuspensionLC</w:t>
      </w:r>
      <w:bookmarkEnd w:id="5243"/>
    </w:p>
    <w:p w14:paraId="6AE1E72D" w14:textId="77777777" w:rsidR="009B4253" w:rsidRPr="007036CE" w:rsidRDefault="009B4253" w:rsidP="009B4253">
      <w:pPr>
        <w:pStyle w:val="GOSTScript"/>
      </w:pPr>
      <w:r w:rsidRPr="007036CE">
        <w:t>{</w:t>
      </w:r>
    </w:p>
    <w:p w14:paraId="776E8C40" w14:textId="77777777" w:rsidR="009B4253" w:rsidRPr="007036CE" w:rsidRDefault="009B4253" w:rsidP="009B4253">
      <w:pPr>
        <w:pStyle w:val="GOSTScript"/>
      </w:pPr>
      <w:r w:rsidRPr="007036CE">
        <w:tab/>
        <w:t>"header": {</w:t>
      </w:r>
    </w:p>
    <w:p w14:paraId="67076A75" w14:textId="77777777" w:rsidR="009B4253" w:rsidRPr="007036CE" w:rsidRDefault="009B4253" w:rsidP="009B4253">
      <w:pPr>
        <w:pStyle w:val="GOSTScript"/>
      </w:pPr>
      <w:r w:rsidRPr="007036CE">
        <w:tab/>
      </w:r>
      <w:r w:rsidRPr="007036CE">
        <w:tab/>
        <w:t>"Source": "</w:t>
      </w:r>
      <w:del w:id="5245" w:author="Сатлер Марина Викторовна" w:date="2024-09-25T17:36:00Z">
        <w:r w:rsidRPr="007036CE" w:rsidDel="00106EBC">
          <w:delText>EXP05</w:delText>
        </w:r>
      </w:del>
      <w:ins w:id="5246" w:author="Сатлер Марина Викторовна" w:date="2024-09-25T17:36:00Z">
        <w:r w:rsidR="00106EBC" w:rsidRPr="007036CE">
          <w:t>EXP01</w:t>
        </w:r>
      </w:ins>
      <w:r w:rsidRPr="007036CE">
        <w:t>",</w:t>
      </w:r>
    </w:p>
    <w:p w14:paraId="228C0A69" w14:textId="77777777" w:rsidR="009B4253" w:rsidRPr="007036CE" w:rsidRDefault="009B4253" w:rsidP="009B4253">
      <w:pPr>
        <w:pStyle w:val="GOSTScript"/>
      </w:pPr>
      <w:r w:rsidRPr="007036CE">
        <w:lastRenderedPageBreak/>
        <w:tab/>
      </w:r>
      <w:r w:rsidRPr="007036CE">
        <w:tab/>
        <w:t>"ReqDateTime": "2024-02-05 10:37:22",</w:t>
      </w:r>
    </w:p>
    <w:p w14:paraId="717813F1" w14:textId="77777777" w:rsidR="009B4253" w:rsidRPr="007036CE" w:rsidRDefault="009B4253" w:rsidP="009B4253">
      <w:pPr>
        <w:pStyle w:val="GOSTScript"/>
      </w:pPr>
      <w:r w:rsidRPr="007036CE">
        <w:tab/>
      </w:r>
      <w:r w:rsidRPr="007036CE">
        <w:tab/>
        <w:t>"Version": "1.0",</w:t>
      </w:r>
    </w:p>
    <w:p w14:paraId="26A1EE6D" w14:textId="77777777" w:rsidR="009B4253" w:rsidRPr="007036CE" w:rsidRDefault="009B4253" w:rsidP="009B4253">
      <w:pPr>
        <w:pStyle w:val="GOSTScript"/>
      </w:pPr>
      <w:r w:rsidRPr="007036CE">
        <w:tab/>
      </w:r>
      <w:r w:rsidRPr="007036CE">
        <w:tab/>
        <w:t>"Params": [</w:t>
      </w:r>
    </w:p>
    <w:p w14:paraId="2D449867" w14:textId="77777777" w:rsidR="009B4253" w:rsidRPr="007036CE" w:rsidRDefault="009B4253" w:rsidP="009B4253">
      <w:pPr>
        <w:pStyle w:val="GOSTScript"/>
      </w:pPr>
      <w:r w:rsidRPr="007036CE">
        <w:tab/>
      </w:r>
      <w:r w:rsidRPr="007036CE">
        <w:tab/>
      </w:r>
      <w:r w:rsidRPr="007036CE">
        <w:tab/>
        <w:t>{</w:t>
      </w:r>
    </w:p>
    <w:p w14:paraId="3B9761DD" w14:textId="77777777" w:rsidR="009B4253" w:rsidRPr="007036CE" w:rsidRDefault="009B4253" w:rsidP="009B4253">
      <w:pPr>
        <w:pStyle w:val="GOSTScript"/>
      </w:pPr>
      <w:r w:rsidRPr="007036CE">
        <w:tab/>
      </w:r>
      <w:r w:rsidRPr="007036CE">
        <w:tab/>
      </w:r>
      <w:r w:rsidRPr="007036CE">
        <w:tab/>
      </w:r>
      <w:r w:rsidRPr="007036CE">
        <w:tab/>
        <w:t>"param": "example",</w:t>
      </w:r>
    </w:p>
    <w:p w14:paraId="399228D6" w14:textId="77777777" w:rsidR="009B4253" w:rsidRPr="007036CE" w:rsidRDefault="009B4253" w:rsidP="009B4253">
      <w:pPr>
        <w:pStyle w:val="GOSTScript"/>
      </w:pPr>
      <w:r w:rsidRPr="007036CE">
        <w:tab/>
      </w:r>
      <w:r w:rsidRPr="007036CE">
        <w:tab/>
      </w:r>
      <w:r w:rsidRPr="007036CE">
        <w:tab/>
      </w:r>
      <w:r w:rsidRPr="007036CE">
        <w:tab/>
        <w:t>"value": "01"</w:t>
      </w:r>
    </w:p>
    <w:p w14:paraId="37357382" w14:textId="77777777" w:rsidR="009B4253" w:rsidRPr="007036CE" w:rsidRDefault="009B4253" w:rsidP="009B4253">
      <w:pPr>
        <w:pStyle w:val="GOSTScript"/>
      </w:pPr>
      <w:r w:rsidRPr="007036CE">
        <w:tab/>
      </w:r>
      <w:r w:rsidRPr="007036CE">
        <w:tab/>
      </w:r>
      <w:r w:rsidRPr="007036CE">
        <w:tab/>
        <w:t>}</w:t>
      </w:r>
    </w:p>
    <w:p w14:paraId="189D0CEF" w14:textId="77777777" w:rsidR="009B4253" w:rsidRPr="007036CE" w:rsidRDefault="009B4253" w:rsidP="009B4253">
      <w:pPr>
        <w:pStyle w:val="GOSTScript"/>
      </w:pPr>
      <w:r w:rsidRPr="007036CE">
        <w:tab/>
      </w:r>
      <w:r w:rsidRPr="007036CE">
        <w:tab/>
        <w:t>],</w:t>
      </w:r>
    </w:p>
    <w:p w14:paraId="5C05E3F8" w14:textId="77777777" w:rsidR="009B4253" w:rsidRPr="007036CE" w:rsidRDefault="009B4253" w:rsidP="009B4253">
      <w:pPr>
        <w:pStyle w:val="GOSTScript"/>
      </w:pPr>
      <w:r w:rsidRPr="007036CE">
        <w:tab/>
      </w:r>
      <w:r w:rsidRPr="007036CE">
        <w:tab/>
        <w:t>"ReqGuid": "b0d4ce5d-2757-4688-948c-vv72qba94f86",</w:t>
      </w:r>
    </w:p>
    <w:p w14:paraId="6907954E" w14:textId="77777777" w:rsidR="009B4253" w:rsidRPr="007036CE" w:rsidRDefault="009B4253" w:rsidP="009B4253">
      <w:pPr>
        <w:pStyle w:val="GOSTScript"/>
      </w:pPr>
      <w:r w:rsidRPr="007036CE">
        <w:tab/>
      </w:r>
      <w:r w:rsidRPr="007036CE">
        <w:tab/>
        <w:t>"DocGuid": "0bd90a7c-e339-34ff-ac39-73029ff81370",</w:t>
      </w:r>
    </w:p>
    <w:p w14:paraId="62F7C6F9" w14:textId="77777777" w:rsidR="009B4253" w:rsidRPr="007036CE" w:rsidRDefault="009B4253" w:rsidP="009B4253">
      <w:pPr>
        <w:pStyle w:val="GOSTScript"/>
      </w:pPr>
      <w:r w:rsidRPr="007036CE">
        <w:tab/>
      </w:r>
      <w:r w:rsidRPr="007036CE">
        <w:tab/>
        <w:t>"RequestType": "ACCOUNTING",</w:t>
      </w:r>
    </w:p>
    <w:p w14:paraId="56991F0A" w14:textId="77777777" w:rsidR="009B4253" w:rsidRPr="007036CE" w:rsidRDefault="009B4253" w:rsidP="009B4253">
      <w:pPr>
        <w:pStyle w:val="GOSTScript"/>
      </w:pPr>
      <w:r w:rsidRPr="007036CE">
        <w:tab/>
      </w:r>
      <w:r w:rsidRPr="007036CE">
        <w:tab/>
        <w:t>"TypeDoc": "DBD_NoticeSuspensionLC",</w:t>
      </w:r>
    </w:p>
    <w:p w14:paraId="4B48A1A4" w14:textId="77777777" w:rsidR="009B4253" w:rsidRPr="007036CE" w:rsidRDefault="009B4253" w:rsidP="009B4253">
      <w:pPr>
        <w:pStyle w:val="GOSTScript"/>
      </w:pPr>
      <w:r w:rsidRPr="007036CE">
        <w:tab/>
      </w:r>
      <w:r w:rsidRPr="007036CE">
        <w:tab/>
        <w:t>"Stage": "auth",</w:t>
      </w:r>
    </w:p>
    <w:p w14:paraId="3C6DF6B5" w14:textId="77777777" w:rsidR="009B4253" w:rsidRPr="007036CE" w:rsidRDefault="009B4253" w:rsidP="009B4253">
      <w:pPr>
        <w:pStyle w:val="GOSTScript"/>
      </w:pPr>
      <w:r w:rsidRPr="007036CE">
        <w:tab/>
      </w:r>
      <w:r w:rsidRPr="007036CE">
        <w:tab/>
        <w:t>"BalLevContrl": 0,</w:t>
      </w:r>
    </w:p>
    <w:p w14:paraId="619E4755" w14:textId="77777777" w:rsidR="009B4253" w:rsidRPr="007036CE" w:rsidRDefault="009B4253" w:rsidP="009B4253">
      <w:pPr>
        <w:pStyle w:val="GOSTScript"/>
      </w:pPr>
      <w:r w:rsidRPr="007036CE">
        <w:tab/>
      </w:r>
      <w:r w:rsidRPr="007036CE">
        <w:tab/>
        <w:t>"Subject": "</w:t>
      </w:r>
      <w:r w:rsidR="0040715D" w:rsidRPr="007036CE">
        <w:t>95</w:t>
      </w:r>
      <w:r w:rsidRPr="007036CE">
        <w:t>00",</w:t>
      </w:r>
    </w:p>
    <w:p w14:paraId="10236FF5" w14:textId="77777777" w:rsidR="009B4253" w:rsidRPr="007036CE" w:rsidRDefault="009B4253" w:rsidP="009B4253">
      <w:pPr>
        <w:pStyle w:val="GOSTScript"/>
      </w:pPr>
      <w:r w:rsidRPr="007036CE">
        <w:tab/>
      </w:r>
      <w:r w:rsidRPr="007036CE">
        <w:tab/>
        <w:t>"SettlementDate": "2024-02-05"</w:t>
      </w:r>
    </w:p>
    <w:p w14:paraId="3A8AC8F2" w14:textId="77777777" w:rsidR="009B4253" w:rsidRPr="007036CE" w:rsidRDefault="009B4253" w:rsidP="009B4253">
      <w:pPr>
        <w:pStyle w:val="GOSTScript"/>
      </w:pPr>
      <w:r w:rsidRPr="007036CE">
        <w:tab/>
        <w:t>},</w:t>
      </w:r>
    </w:p>
    <w:p w14:paraId="794BB591" w14:textId="77777777" w:rsidR="009B4253" w:rsidRPr="007036CE" w:rsidRDefault="009B4253" w:rsidP="009B4253">
      <w:pPr>
        <w:pStyle w:val="GOSTScript"/>
      </w:pPr>
      <w:r w:rsidRPr="007036CE">
        <w:tab/>
        <w:t>"document": {</w:t>
      </w:r>
    </w:p>
    <w:p w14:paraId="68816AB8" w14:textId="77777777" w:rsidR="009B4253" w:rsidRPr="007036CE" w:rsidRDefault="009B4253" w:rsidP="009B4253">
      <w:pPr>
        <w:pStyle w:val="GOSTScript"/>
      </w:pPr>
      <w:r w:rsidRPr="007036CE">
        <w:tab/>
      </w:r>
      <w:r w:rsidRPr="007036CE">
        <w:tab/>
        <w:t>"NUM_DOC": "24-01/1",</w:t>
      </w:r>
    </w:p>
    <w:p w14:paraId="47E7F62D" w14:textId="77777777" w:rsidR="009B4253" w:rsidRPr="007036CE" w:rsidRDefault="009B4253" w:rsidP="009B4253">
      <w:pPr>
        <w:pStyle w:val="GOSTScript"/>
      </w:pPr>
      <w:r w:rsidRPr="007036CE">
        <w:tab/>
      </w:r>
      <w:r w:rsidRPr="007036CE">
        <w:tab/>
        <w:t>"DATE_DOC": "2024-02-05",</w:t>
      </w:r>
    </w:p>
    <w:p w14:paraId="28DBF451" w14:textId="77777777" w:rsidR="009B4253" w:rsidRPr="007036CE" w:rsidRDefault="009B4253" w:rsidP="009B4253">
      <w:pPr>
        <w:pStyle w:val="GOSTScript"/>
      </w:pPr>
      <w:r w:rsidRPr="007036CE">
        <w:tab/>
      </w:r>
      <w:r w:rsidRPr="007036CE">
        <w:tab/>
        <w:t>"DOC_TYPE": "</w:t>
      </w:r>
      <w:r w:rsidRPr="007036CE">
        <w:rPr>
          <w:lang w:val="ru-RU"/>
        </w:rPr>
        <w:t>УПО</w:t>
      </w:r>
      <w:r w:rsidRPr="007036CE">
        <w:t>",</w:t>
      </w:r>
    </w:p>
    <w:p w14:paraId="19388458" w14:textId="77777777" w:rsidR="009B4253" w:rsidRPr="007036CE" w:rsidRDefault="009B4253" w:rsidP="009B4253">
      <w:pPr>
        <w:pStyle w:val="GOSTScript"/>
      </w:pPr>
      <w:r w:rsidRPr="007036CE">
        <w:tab/>
      </w:r>
      <w:r w:rsidRPr="007036CE">
        <w:tab/>
        <w:t>"ACCESSLEVEL": 0,</w:t>
      </w:r>
    </w:p>
    <w:p w14:paraId="2839F14C" w14:textId="77777777" w:rsidR="009B4253" w:rsidRPr="007036CE" w:rsidRDefault="009B4253" w:rsidP="009B4253">
      <w:pPr>
        <w:pStyle w:val="GOSTScript"/>
      </w:pPr>
      <w:r w:rsidRPr="007036CE">
        <w:tab/>
      </w:r>
      <w:r w:rsidRPr="007036CE">
        <w:tab/>
        <w:t>"BUDGET_CODE": "99010001",</w:t>
      </w:r>
    </w:p>
    <w:p w14:paraId="51EAB578" w14:textId="77777777" w:rsidR="009B4253" w:rsidRPr="007036CE" w:rsidRDefault="009B4253" w:rsidP="009B4253">
      <w:pPr>
        <w:pStyle w:val="GOSTScript"/>
      </w:pPr>
      <w:r w:rsidRPr="007036CE">
        <w:tab/>
      </w:r>
      <w:r w:rsidRPr="007036CE">
        <w:tab/>
        <w:t>"EVENT_DATE": "2024-02-05",</w:t>
      </w:r>
    </w:p>
    <w:p w14:paraId="344093A9" w14:textId="77777777" w:rsidR="009B4253" w:rsidRPr="007036CE" w:rsidRDefault="009B4253" w:rsidP="009B4253">
      <w:pPr>
        <w:pStyle w:val="GOSTScript"/>
      </w:pPr>
      <w:r w:rsidRPr="007036CE">
        <w:tab/>
      </w:r>
      <w:r w:rsidRPr="007036CE">
        <w:tab/>
        <w:t>"CHANGE_CODE": "888",</w:t>
      </w:r>
    </w:p>
    <w:p w14:paraId="2C6D96C8" w14:textId="77777777" w:rsidR="009B4253" w:rsidRPr="007036CE" w:rsidRDefault="009B4253" w:rsidP="009B4253">
      <w:pPr>
        <w:pStyle w:val="GOSTScript"/>
      </w:pPr>
      <w:r w:rsidRPr="007036CE">
        <w:tab/>
      </w:r>
      <w:r w:rsidRPr="007036CE">
        <w:tab/>
        <w:t>"ORG_TYPE": "1",</w:t>
      </w:r>
    </w:p>
    <w:p w14:paraId="033E4F13" w14:textId="77777777" w:rsidR="009B4253" w:rsidRPr="007036CE" w:rsidRDefault="009B4253" w:rsidP="009B4253">
      <w:pPr>
        <w:pStyle w:val="GOSTScript"/>
      </w:pPr>
      <w:r w:rsidRPr="007036CE">
        <w:tab/>
      </w:r>
      <w:r w:rsidRPr="007036CE">
        <w:tab/>
        <w:t>"SECTION_1": [</w:t>
      </w:r>
    </w:p>
    <w:p w14:paraId="086C4C45" w14:textId="77777777" w:rsidR="009B4253" w:rsidRPr="007036CE" w:rsidRDefault="009B4253" w:rsidP="009B4253">
      <w:pPr>
        <w:pStyle w:val="GOSTScript"/>
      </w:pPr>
      <w:r w:rsidRPr="007036CE">
        <w:tab/>
      </w:r>
      <w:r w:rsidRPr="007036CE">
        <w:tab/>
      </w:r>
      <w:r w:rsidRPr="007036CE">
        <w:tab/>
        <w:t>{</w:t>
      </w:r>
    </w:p>
    <w:p w14:paraId="3DB6A7AB" w14:textId="77777777" w:rsidR="009B4253" w:rsidRPr="007036CE" w:rsidRDefault="009B4253" w:rsidP="009B4253">
      <w:pPr>
        <w:pStyle w:val="GOSTScript"/>
      </w:pPr>
      <w:r w:rsidRPr="007036CE">
        <w:tab/>
      </w:r>
      <w:r w:rsidRPr="007036CE">
        <w:tab/>
      </w:r>
      <w:r w:rsidRPr="007036CE">
        <w:tab/>
      </w:r>
      <w:r w:rsidRPr="007036CE">
        <w:tab/>
        <w:t>"</w:t>
      </w:r>
      <w:ins w:id="5247" w:author="Сатлер Марина Викторовна" w:date="2024-06-11T14:26:00Z">
        <w:r w:rsidR="006C14D9" w:rsidRPr="007036CE">
          <w:rPr>
            <w:szCs w:val="24"/>
          </w:rPr>
          <w:t>id</w:t>
        </w:r>
      </w:ins>
      <w:del w:id="5248" w:author="Сатлер Марина Викторовна" w:date="2024-06-11T14:25:00Z">
        <w:r w:rsidRPr="007036CE" w:rsidDel="006C14D9">
          <w:delText>ID</w:delText>
        </w:r>
      </w:del>
      <w:r w:rsidRPr="007036CE">
        <w:t>": 1,</w:t>
      </w:r>
    </w:p>
    <w:p w14:paraId="234B2939" w14:textId="77777777" w:rsidR="009B4253" w:rsidRPr="007036CE" w:rsidRDefault="009B4253" w:rsidP="009B4253">
      <w:pPr>
        <w:pStyle w:val="GOSTScript"/>
      </w:pPr>
      <w:r w:rsidRPr="007036CE">
        <w:tab/>
      </w:r>
      <w:r w:rsidRPr="007036CE">
        <w:tab/>
      </w:r>
      <w:r w:rsidRPr="007036CE">
        <w:tab/>
      </w:r>
      <w:r w:rsidRPr="007036CE">
        <w:tab/>
        <w:t>"NUMBROW": "1",</w:t>
      </w:r>
    </w:p>
    <w:p w14:paraId="15793FA9" w14:textId="77777777" w:rsidR="009B4253" w:rsidRPr="007036CE" w:rsidDel="00995A21" w:rsidRDefault="009B4253" w:rsidP="009B4253">
      <w:pPr>
        <w:pStyle w:val="GOSTScript"/>
        <w:rPr>
          <w:del w:id="5249" w:author="Сатлер Марина Викторовна" w:date="2024-04-16T15:30:00Z"/>
        </w:rPr>
      </w:pPr>
      <w:del w:id="5250" w:author="Сатлер Марина Викторовна" w:date="2024-04-16T15:30:00Z">
        <w:r w:rsidRPr="007036CE" w:rsidDel="00995A21">
          <w:tab/>
        </w:r>
        <w:r w:rsidRPr="007036CE" w:rsidDel="00995A21">
          <w:tab/>
        </w:r>
        <w:r w:rsidRPr="007036CE" w:rsidDel="00995A21">
          <w:tab/>
        </w:r>
        <w:r w:rsidRPr="007036CE" w:rsidDel="00995A21">
          <w:tab/>
          <w:delText>"TECHSIGN": "</w:delText>
        </w:r>
        <w:r w:rsidRPr="007036CE" w:rsidDel="00995A21">
          <w:rPr>
            <w:lang w:val="ru-RU"/>
          </w:rPr>
          <w:delText>УПО</w:delText>
        </w:r>
        <w:r w:rsidRPr="007036CE" w:rsidDel="00995A21">
          <w:delText>",</w:delText>
        </w:r>
      </w:del>
    </w:p>
    <w:p w14:paraId="678BE29A" w14:textId="77777777" w:rsidR="009B4253" w:rsidRPr="007036CE" w:rsidRDefault="009B4253" w:rsidP="009B4253">
      <w:pPr>
        <w:pStyle w:val="GOSTScript"/>
      </w:pPr>
      <w:r w:rsidRPr="007036CE">
        <w:tab/>
      </w:r>
      <w:r w:rsidRPr="007036CE">
        <w:tab/>
      </w:r>
      <w:r w:rsidRPr="007036CE">
        <w:tab/>
      </w:r>
      <w:r w:rsidRPr="007036CE">
        <w:tab/>
        <w:t>"KBK": "18201060011500100244",</w:t>
      </w:r>
    </w:p>
    <w:p w14:paraId="7C810E3A" w14:textId="7B243579" w:rsidR="009B4253" w:rsidRPr="007036CE" w:rsidRDefault="009B4253" w:rsidP="009B4253">
      <w:pPr>
        <w:pStyle w:val="GOSTScript"/>
      </w:pPr>
      <w:r w:rsidRPr="007036CE">
        <w:tab/>
      </w:r>
      <w:r w:rsidRPr="007036CE">
        <w:tab/>
      </w:r>
      <w:r w:rsidRPr="007036CE">
        <w:tab/>
      </w:r>
      <w:r w:rsidRPr="007036CE">
        <w:tab/>
        <w:t>"OKSCODE": "</w:t>
      </w:r>
      <w:ins w:id="5251" w:author="Сатлер Марина Викторовна" w:date="2025-12-03T17:38:00Z">
        <w:r w:rsidR="00A01FA8" w:rsidRPr="007036CE">
          <w:t>0000</w:t>
        </w:r>
      </w:ins>
      <w:r w:rsidRPr="007036CE">
        <w:t>00000202100609",</w:t>
      </w:r>
    </w:p>
    <w:p w14:paraId="7E0BB091" w14:textId="77777777" w:rsidR="009B4253" w:rsidRPr="007036CE" w:rsidRDefault="009B4253" w:rsidP="009B4253">
      <w:pPr>
        <w:pStyle w:val="GOSTScript"/>
      </w:pPr>
      <w:r w:rsidRPr="007036CE">
        <w:tab/>
      </w:r>
      <w:r w:rsidRPr="007036CE">
        <w:tab/>
      </w:r>
      <w:r w:rsidRPr="007036CE">
        <w:tab/>
      </w:r>
      <w:r w:rsidRPr="007036CE">
        <w:tab/>
        <w:t>"TYPEKBK": "11",</w:t>
      </w:r>
    </w:p>
    <w:p w14:paraId="2181A14A" w14:textId="77777777" w:rsidR="009B4253" w:rsidRPr="007036CE" w:rsidRDefault="009B4253" w:rsidP="009B4253">
      <w:pPr>
        <w:pStyle w:val="GOSTScript"/>
      </w:pPr>
      <w:r w:rsidRPr="007036CE">
        <w:tab/>
      </w:r>
      <w:r w:rsidRPr="007036CE">
        <w:tab/>
      </w:r>
      <w:r w:rsidRPr="007036CE">
        <w:tab/>
      </w:r>
      <w:r w:rsidRPr="007036CE">
        <w:tab/>
        <w:t>"PA": "01951001820",</w:t>
      </w:r>
    </w:p>
    <w:p w14:paraId="05155C0B" w14:textId="77777777" w:rsidR="009B4253" w:rsidRPr="007036CE" w:rsidRDefault="009B4253" w:rsidP="009B4253">
      <w:pPr>
        <w:pStyle w:val="GOSTScript"/>
      </w:pPr>
      <w:r w:rsidRPr="007036CE">
        <w:tab/>
      </w:r>
      <w:r w:rsidRPr="007036CE">
        <w:tab/>
      </w:r>
      <w:r w:rsidRPr="007036CE">
        <w:tab/>
      </w:r>
      <w:r w:rsidRPr="007036CE">
        <w:tab/>
        <w:t xml:space="preserve">"CONTUR": </w:t>
      </w:r>
      <w:ins w:id="5252" w:author="Сатлер Марина Викторовна" w:date="2024-02-28T19:02:00Z">
        <w:r w:rsidR="00BB4D13" w:rsidRPr="007036CE">
          <w:t>"</w:t>
        </w:r>
      </w:ins>
      <w:r w:rsidRPr="007036CE">
        <w:t>1</w:t>
      </w:r>
      <w:ins w:id="5253" w:author="Сатлер Марина Викторовна" w:date="2024-02-28T19:02:00Z">
        <w:r w:rsidR="00BB4D13" w:rsidRPr="007036CE">
          <w:t>"</w:t>
        </w:r>
      </w:ins>
      <w:r w:rsidRPr="007036CE">
        <w:t>,</w:t>
      </w:r>
    </w:p>
    <w:p w14:paraId="1F78C267" w14:textId="77777777" w:rsidR="009B4253" w:rsidRPr="007036CE" w:rsidRDefault="009B4253" w:rsidP="009B4253">
      <w:pPr>
        <w:pStyle w:val="GOSTScript"/>
      </w:pPr>
      <w:r w:rsidRPr="007036CE">
        <w:tab/>
      </w:r>
      <w:r w:rsidRPr="007036CE">
        <w:tab/>
      </w:r>
      <w:r w:rsidRPr="007036CE">
        <w:tab/>
      </w:r>
      <w:r w:rsidRPr="007036CE">
        <w:tab/>
        <w:t>"SUM_1": 50000.00</w:t>
      </w:r>
    </w:p>
    <w:p w14:paraId="76C6A9EE" w14:textId="77777777" w:rsidR="009B4253" w:rsidRPr="007036CE" w:rsidRDefault="009B4253" w:rsidP="009B4253">
      <w:pPr>
        <w:pStyle w:val="GOSTScript"/>
      </w:pPr>
      <w:r w:rsidRPr="007036CE">
        <w:lastRenderedPageBreak/>
        <w:tab/>
      </w:r>
      <w:r w:rsidRPr="007036CE">
        <w:tab/>
      </w:r>
      <w:r w:rsidRPr="007036CE">
        <w:tab/>
        <w:t>},</w:t>
      </w:r>
    </w:p>
    <w:p w14:paraId="3E71F85C" w14:textId="77777777" w:rsidR="009B4253" w:rsidRPr="007036CE" w:rsidRDefault="009B4253" w:rsidP="009B4253">
      <w:pPr>
        <w:pStyle w:val="GOSTScript"/>
      </w:pPr>
      <w:r w:rsidRPr="007036CE">
        <w:tab/>
      </w:r>
      <w:r w:rsidRPr="007036CE">
        <w:tab/>
      </w:r>
      <w:r w:rsidRPr="007036CE">
        <w:tab/>
        <w:t>{</w:t>
      </w:r>
    </w:p>
    <w:p w14:paraId="3551C6A7" w14:textId="77777777" w:rsidR="009B4253" w:rsidRPr="007036CE" w:rsidRDefault="009B4253" w:rsidP="009B4253">
      <w:pPr>
        <w:pStyle w:val="GOSTScript"/>
      </w:pPr>
      <w:r w:rsidRPr="007036CE">
        <w:tab/>
      </w:r>
      <w:r w:rsidRPr="007036CE">
        <w:tab/>
      </w:r>
      <w:r w:rsidRPr="007036CE">
        <w:tab/>
      </w:r>
      <w:r w:rsidRPr="007036CE">
        <w:tab/>
        <w:t>"</w:t>
      </w:r>
      <w:ins w:id="5254" w:author="Сатлер Марина Викторовна" w:date="2024-06-11T14:26:00Z">
        <w:r w:rsidR="006C14D9" w:rsidRPr="007036CE">
          <w:rPr>
            <w:szCs w:val="24"/>
          </w:rPr>
          <w:t>id</w:t>
        </w:r>
      </w:ins>
      <w:del w:id="5255" w:author="Сатлер Марина Викторовна" w:date="2024-06-11T14:26:00Z">
        <w:r w:rsidRPr="007036CE" w:rsidDel="006C14D9">
          <w:delText>ID</w:delText>
        </w:r>
      </w:del>
      <w:r w:rsidRPr="007036CE">
        <w:t>": 2,</w:t>
      </w:r>
    </w:p>
    <w:p w14:paraId="1D3EB75B" w14:textId="77777777" w:rsidR="009B4253" w:rsidRPr="007036CE" w:rsidRDefault="009B4253" w:rsidP="009B4253">
      <w:pPr>
        <w:pStyle w:val="GOSTScript"/>
      </w:pPr>
      <w:r w:rsidRPr="007036CE">
        <w:tab/>
      </w:r>
      <w:r w:rsidRPr="007036CE">
        <w:tab/>
      </w:r>
      <w:r w:rsidRPr="007036CE">
        <w:tab/>
      </w:r>
      <w:r w:rsidRPr="007036CE">
        <w:tab/>
        <w:t>"NUMBROW": "2",</w:t>
      </w:r>
    </w:p>
    <w:p w14:paraId="0A0CEADD" w14:textId="77777777" w:rsidR="009B4253" w:rsidRPr="007036CE" w:rsidDel="00995A21" w:rsidRDefault="009B4253" w:rsidP="009B4253">
      <w:pPr>
        <w:pStyle w:val="GOSTScript"/>
        <w:rPr>
          <w:del w:id="5256" w:author="Сатлер Марина Викторовна" w:date="2024-04-16T15:30:00Z"/>
        </w:rPr>
      </w:pPr>
      <w:del w:id="5257" w:author="Сатлер Марина Викторовна" w:date="2024-04-16T15:30:00Z">
        <w:r w:rsidRPr="007036CE" w:rsidDel="00995A21">
          <w:tab/>
        </w:r>
        <w:r w:rsidRPr="007036CE" w:rsidDel="00995A21">
          <w:tab/>
        </w:r>
        <w:r w:rsidRPr="007036CE" w:rsidDel="00995A21">
          <w:tab/>
        </w:r>
        <w:r w:rsidRPr="007036CE" w:rsidDel="00995A21">
          <w:tab/>
          <w:delText>"TECHSIGN": "</w:delText>
        </w:r>
        <w:r w:rsidRPr="007036CE" w:rsidDel="00995A21">
          <w:rPr>
            <w:lang w:val="ru-RU"/>
          </w:rPr>
          <w:delText>УПО</w:delText>
        </w:r>
        <w:r w:rsidRPr="007036CE" w:rsidDel="00995A21">
          <w:delText>",</w:delText>
        </w:r>
      </w:del>
    </w:p>
    <w:p w14:paraId="2C9ADABB" w14:textId="77777777" w:rsidR="009B4253" w:rsidRPr="007036CE" w:rsidRDefault="009B4253" w:rsidP="009B4253">
      <w:pPr>
        <w:pStyle w:val="GOSTScript"/>
      </w:pPr>
      <w:r w:rsidRPr="007036CE">
        <w:tab/>
      </w:r>
      <w:r w:rsidRPr="007036CE">
        <w:tab/>
      </w:r>
      <w:r w:rsidRPr="007036CE">
        <w:tab/>
      </w:r>
      <w:r w:rsidRPr="007036CE">
        <w:tab/>
        <w:t>"KBK": "10304122430294009414",</w:t>
      </w:r>
    </w:p>
    <w:p w14:paraId="4BC6057C" w14:textId="77777777" w:rsidR="009B4253" w:rsidRPr="007036CE" w:rsidRDefault="009B4253" w:rsidP="009B4253">
      <w:pPr>
        <w:pStyle w:val="GOSTScript"/>
      </w:pPr>
      <w:r w:rsidRPr="007036CE">
        <w:tab/>
      </w:r>
      <w:r w:rsidRPr="007036CE">
        <w:tab/>
      </w:r>
      <w:r w:rsidRPr="007036CE">
        <w:tab/>
      </w:r>
      <w:r w:rsidRPr="007036CE">
        <w:tab/>
        <w:t>"OKSCODE": "000000000000211538",</w:t>
      </w:r>
    </w:p>
    <w:p w14:paraId="06CD3FD1" w14:textId="77777777" w:rsidR="009B4253" w:rsidRPr="007036CE" w:rsidRDefault="009B4253" w:rsidP="009B4253">
      <w:pPr>
        <w:pStyle w:val="GOSTScript"/>
      </w:pPr>
      <w:r w:rsidRPr="007036CE">
        <w:tab/>
      </w:r>
      <w:r w:rsidRPr="007036CE">
        <w:tab/>
      </w:r>
      <w:r w:rsidRPr="007036CE">
        <w:tab/>
      </w:r>
      <w:r w:rsidRPr="007036CE">
        <w:tab/>
        <w:t>"TYPEKBK": "11",</w:t>
      </w:r>
    </w:p>
    <w:p w14:paraId="0B15D945" w14:textId="77777777" w:rsidR="009B4253" w:rsidRPr="007036CE" w:rsidRDefault="009B4253" w:rsidP="009B4253">
      <w:pPr>
        <w:pStyle w:val="GOSTScript"/>
      </w:pPr>
      <w:r w:rsidRPr="007036CE">
        <w:tab/>
      </w:r>
      <w:r w:rsidRPr="007036CE">
        <w:tab/>
      </w:r>
      <w:r w:rsidRPr="007036CE">
        <w:tab/>
      </w:r>
      <w:r w:rsidRPr="007036CE">
        <w:tab/>
        <w:t>"PA": "01951001031",</w:t>
      </w:r>
    </w:p>
    <w:p w14:paraId="603CE336" w14:textId="77777777" w:rsidR="009B4253" w:rsidRPr="007036CE" w:rsidRDefault="009B4253" w:rsidP="009B4253">
      <w:pPr>
        <w:pStyle w:val="GOSTScript"/>
      </w:pPr>
      <w:r w:rsidRPr="007036CE">
        <w:tab/>
      </w:r>
      <w:r w:rsidRPr="007036CE">
        <w:tab/>
      </w:r>
      <w:r w:rsidRPr="007036CE">
        <w:tab/>
      </w:r>
      <w:r w:rsidRPr="007036CE">
        <w:tab/>
        <w:t xml:space="preserve">"CONTUR": </w:t>
      </w:r>
      <w:ins w:id="5258" w:author="Сатлер Марина Викторовна" w:date="2024-02-28T19:02:00Z">
        <w:r w:rsidR="00BB4D13" w:rsidRPr="007036CE">
          <w:t>"</w:t>
        </w:r>
      </w:ins>
      <w:r w:rsidRPr="007036CE">
        <w:t>1</w:t>
      </w:r>
      <w:ins w:id="5259" w:author="Сатлер Марина Викторовна" w:date="2024-02-28T19:02:00Z">
        <w:r w:rsidR="00BB4D13" w:rsidRPr="007036CE">
          <w:t>"</w:t>
        </w:r>
      </w:ins>
      <w:r w:rsidRPr="007036CE">
        <w:t>,</w:t>
      </w:r>
    </w:p>
    <w:p w14:paraId="1AE582D5" w14:textId="77777777" w:rsidR="009B4253" w:rsidRPr="007036CE" w:rsidRDefault="009B4253" w:rsidP="009B4253">
      <w:pPr>
        <w:pStyle w:val="GOSTScript"/>
      </w:pPr>
      <w:r w:rsidRPr="007036CE">
        <w:tab/>
      </w:r>
      <w:r w:rsidRPr="007036CE">
        <w:tab/>
      </w:r>
      <w:r w:rsidRPr="007036CE">
        <w:tab/>
      </w:r>
      <w:r w:rsidRPr="007036CE">
        <w:tab/>
        <w:t>"SUM_1": 2257200.00</w:t>
      </w:r>
    </w:p>
    <w:p w14:paraId="71D8F4A6" w14:textId="77777777" w:rsidR="009B4253" w:rsidRPr="007036CE" w:rsidRDefault="009B4253" w:rsidP="009B4253">
      <w:pPr>
        <w:pStyle w:val="GOSTScript"/>
      </w:pPr>
      <w:r w:rsidRPr="007036CE">
        <w:tab/>
      </w:r>
      <w:r w:rsidRPr="007036CE">
        <w:tab/>
      </w:r>
      <w:r w:rsidRPr="007036CE">
        <w:tab/>
        <w:t>}</w:t>
      </w:r>
    </w:p>
    <w:p w14:paraId="2B2E8B41" w14:textId="77777777" w:rsidR="009B4253" w:rsidRPr="007036CE" w:rsidRDefault="009B4253" w:rsidP="009B4253">
      <w:pPr>
        <w:pStyle w:val="GOSTScript"/>
      </w:pPr>
      <w:r w:rsidRPr="007036CE">
        <w:tab/>
      </w:r>
      <w:r w:rsidRPr="007036CE">
        <w:tab/>
        <w:t>]</w:t>
      </w:r>
      <w:r w:rsidR="00160249" w:rsidRPr="007036CE">
        <w:t>,</w:t>
      </w:r>
    </w:p>
    <w:p w14:paraId="33A0F556" w14:textId="77777777" w:rsidR="00160249" w:rsidRPr="007036CE" w:rsidRDefault="00160249" w:rsidP="00160249">
      <w:pPr>
        <w:pStyle w:val="GOSTScript"/>
        <w:rPr>
          <w:ins w:id="5260" w:author="Сатлер Марина Викторовна" w:date="2024-09-24T12:36:00Z"/>
        </w:rPr>
      </w:pPr>
      <w:ins w:id="5261" w:author="Сатлер Марина Викторовна" w:date="2024-09-24T12:36:00Z">
        <w:r w:rsidRPr="007036CE">
          <w:tab/>
        </w:r>
        <w:r w:rsidRPr="007036CE">
          <w:tab/>
          <w:t>"SECTION_2": [</w:t>
        </w:r>
      </w:ins>
    </w:p>
    <w:p w14:paraId="40F0AAFA" w14:textId="77777777" w:rsidR="00160249" w:rsidRPr="007036CE" w:rsidRDefault="00160249" w:rsidP="00160249">
      <w:pPr>
        <w:pStyle w:val="GOSTScript"/>
        <w:rPr>
          <w:ins w:id="5262" w:author="Сатлер Марина Викторовна" w:date="2024-09-24T12:36:00Z"/>
        </w:rPr>
      </w:pPr>
      <w:ins w:id="5263" w:author="Сатлер Марина Викторовна" w:date="2024-09-24T12:36:00Z">
        <w:r w:rsidRPr="007036CE">
          <w:tab/>
        </w:r>
        <w:r w:rsidRPr="007036CE">
          <w:tab/>
        </w:r>
        <w:r w:rsidRPr="007036CE">
          <w:tab/>
          <w:t>{</w:t>
        </w:r>
      </w:ins>
    </w:p>
    <w:p w14:paraId="6BDBFE47" w14:textId="77777777" w:rsidR="00160249" w:rsidRPr="007036CE" w:rsidRDefault="00160249" w:rsidP="00160249">
      <w:pPr>
        <w:pStyle w:val="GOSTScript"/>
        <w:rPr>
          <w:ins w:id="5264" w:author="Сатлер Марина Викторовна" w:date="2024-09-24T12:36:00Z"/>
        </w:rPr>
      </w:pPr>
      <w:ins w:id="5265" w:author="Сатлер Марина Викторовна" w:date="2024-09-24T12:36:00Z">
        <w:r w:rsidRPr="007036CE">
          <w:tab/>
        </w:r>
        <w:r w:rsidRPr="007036CE">
          <w:tab/>
        </w:r>
        <w:r w:rsidRPr="007036CE">
          <w:tab/>
        </w:r>
        <w:r w:rsidRPr="007036CE">
          <w:tab/>
          <w:t>"id": 1,</w:t>
        </w:r>
      </w:ins>
    </w:p>
    <w:p w14:paraId="71B6D23E" w14:textId="77777777" w:rsidR="00160249" w:rsidRPr="007036CE" w:rsidRDefault="00160249" w:rsidP="00160249">
      <w:pPr>
        <w:pStyle w:val="GOSTScript"/>
        <w:rPr>
          <w:ins w:id="5266" w:author="Сатлер Марина Викторовна" w:date="2024-09-24T12:36:00Z"/>
        </w:rPr>
      </w:pPr>
      <w:ins w:id="5267" w:author="Сатлер Марина Викторовна" w:date="2024-09-24T12:36:00Z">
        <w:r w:rsidRPr="007036CE">
          <w:tab/>
        </w:r>
        <w:r w:rsidRPr="007036CE">
          <w:tab/>
        </w:r>
        <w:r w:rsidRPr="007036CE">
          <w:tab/>
        </w:r>
        <w:r w:rsidRPr="007036CE">
          <w:tab/>
          <w:t>"NUMBROW": "1",</w:t>
        </w:r>
      </w:ins>
    </w:p>
    <w:p w14:paraId="0DAC7675" w14:textId="77777777" w:rsidR="00160249" w:rsidRPr="007036CE" w:rsidRDefault="00160249" w:rsidP="00160249">
      <w:pPr>
        <w:pStyle w:val="GOSTScript"/>
        <w:rPr>
          <w:ins w:id="5268" w:author="Сатлер Марина Викторовна" w:date="2024-09-24T12:36:00Z"/>
        </w:rPr>
      </w:pPr>
      <w:ins w:id="5269" w:author="Сатлер Марина Викторовна" w:date="2024-09-24T12:36:00Z">
        <w:r w:rsidRPr="007036CE">
          <w:tab/>
        </w:r>
        <w:r w:rsidRPr="007036CE">
          <w:tab/>
        </w:r>
        <w:r w:rsidRPr="007036CE">
          <w:tab/>
        </w:r>
        <w:r w:rsidRPr="007036CE">
          <w:tab/>
          <w:t>"KBK": "18201063940290019244",</w:t>
        </w:r>
      </w:ins>
    </w:p>
    <w:p w14:paraId="2C492991" w14:textId="77777777" w:rsidR="00160249" w:rsidRPr="007036CE" w:rsidRDefault="00160249" w:rsidP="00160249">
      <w:pPr>
        <w:pStyle w:val="GOSTScript"/>
        <w:rPr>
          <w:ins w:id="5270" w:author="Сатлер Марина Викторовна" w:date="2024-09-24T12:36:00Z"/>
        </w:rPr>
      </w:pPr>
      <w:ins w:id="5271" w:author="Сатлер Марина Викторовна" w:date="2024-09-24T12:36:00Z">
        <w:r w:rsidRPr="007036CE">
          <w:tab/>
        </w:r>
        <w:r w:rsidRPr="007036CE">
          <w:tab/>
        </w:r>
        <w:r w:rsidRPr="007036CE">
          <w:tab/>
        </w:r>
        <w:r w:rsidRPr="007036CE">
          <w:tab/>
          <w:t>"TYPEKBK": "11",</w:t>
        </w:r>
      </w:ins>
    </w:p>
    <w:p w14:paraId="0DCC68F6" w14:textId="77777777" w:rsidR="00160249" w:rsidRPr="007036CE" w:rsidRDefault="00160249" w:rsidP="00160249">
      <w:pPr>
        <w:pStyle w:val="GOSTScript"/>
        <w:rPr>
          <w:ins w:id="5272" w:author="Сатлер Марина Викторовна" w:date="2024-09-24T12:36:00Z"/>
        </w:rPr>
      </w:pPr>
      <w:ins w:id="5273" w:author="Сатлер Марина Викторовна" w:date="2024-09-24T12:36:00Z">
        <w:r w:rsidRPr="007036CE">
          <w:tab/>
        </w:r>
        <w:r w:rsidRPr="007036CE">
          <w:tab/>
        </w:r>
        <w:r w:rsidRPr="007036CE">
          <w:tab/>
        </w:r>
        <w:r w:rsidRPr="007036CE">
          <w:tab/>
          <w:t>"PA": "01951001820",</w:t>
        </w:r>
      </w:ins>
    </w:p>
    <w:p w14:paraId="75E34B34" w14:textId="77777777" w:rsidR="00160249" w:rsidRPr="007036CE" w:rsidRDefault="00160249" w:rsidP="00160249">
      <w:pPr>
        <w:pStyle w:val="GOSTScript"/>
        <w:rPr>
          <w:ins w:id="5274" w:author="Сатлер Марина Викторовна" w:date="2024-09-24T12:36:00Z"/>
        </w:rPr>
      </w:pPr>
      <w:ins w:id="5275" w:author="Сатлер Марина Викторовна" w:date="2024-09-24T12:36:00Z">
        <w:r w:rsidRPr="007036CE">
          <w:tab/>
        </w:r>
        <w:r w:rsidRPr="007036CE">
          <w:tab/>
        </w:r>
        <w:r w:rsidRPr="007036CE">
          <w:tab/>
        </w:r>
        <w:r w:rsidRPr="007036CE">
          <w:tab/>
          <w:t>"CONTUR": "1",</w:t>
        </w:r>
      </w:ins>
    </w:p>
    <w:p w14:paraId="2BC8FFAE" w14:textId="77777777" w:rsidR="00160249" w:rsidRPr="007036CE" w:rsidRDefault="00160249" w:rsidP="00160249">
      <w:pPr>
        <w:pStyle w:val="GOSTScript"/>
        <w:rPr>
          <w:ins w:id="5276" w:author="Сатлер Марина Викторовна" w:date="2024-09-24T12:36:00Z"/>
        </w:rPr>
      </w:pPr>
      <w:ins w:id="5277" w:author="Сатлер Марина Викторовна" w:date="2024-09-24T12:36:00Z">
        <w:r w:rsidRPr="007036CE">
          <w:tab/>
        </w:r>
        <w:r w:rsidRPr="007036CE">
          <w:tab/>
        </w:r>
        <w:r w:rsidRPr="007036CE">
          <w:tab/>
        </w:r>
        <w:r w:rsidRPr="007036CE">
          <w:tab/>
          <w:t>"SUM_1": 20000000.00</w:t>
        </w:r>
      </w:ins>
    </w:p>
    <w:p w14:paraId="59057E5E" w14:textId="77777777" w:rsidR="00160249" w:rsidRPr="007036CE" w:rsidRDefault="00160249" w:rsidP="00160249">
      <w:pPr>
        <w:pStyle w:val="GOSTScript"/>
        <w:rPr>
          <w:ins w:id="5278" w:author="Сатлер Марина Викторовна" w:date="2024-09-24T12:36:00Z"/>
        </w:rPr>
      </w:pPr>
      <w:ins w:id="5279" w:author="Сатлер Марина Викторовна" w:date="2024-09-24T12:36:00Z">
        <w:r w:rsidRPr="007036CE">
          <w:tab/>
        </w:r>
        <w:r w:rsidRPr="007036CE">
          <w:tab/>
        </w:r>
        <w:r w:rsidRPr="007036CE">
          <w:tab/>
          <w:t>},</w:t>
        </w:r>
      </w:ins>
    </w:p>
    <w:p w14:paraId="42CDB2EA" w14:textId="77777777" w:rsidR="00160249" w:rsidRPr="007036CE" w:rsidRDefault="00160249" w:rsidP="00160249">
      <w:pPr>
        <w:pStyle w:val="GOSTScript"/>
        <w:rPr>
          <w:ins w:id="5280" w:author="Сатлер Марина Викторовна" w:date="2024-09-24T12:36:00Z"/>
        </w:rPr>
      </w:pPr>
      <w:ins w:id="5281" w:author="Сатлер Марина Викторовна" w:date="2024-09-24T12:36:00Z">
        <w:r w:rsidRPr="007036CE">
          <w:tab/>
        </w:r>
        <w:r w:rsidRPr="007036CE">
          <w:tab/>
        </w:r>
        <w:r w:rsidRPr="007036CE">
          <w:tab/>
          <w:t>{</w:t>
        </w:r>
      </w:ins>
    </w:p>
    <w:p w14:paraId="6855A1E2" w14:textId="77777777" w:rsidR="00160249" w:rsidRPr="007036CE" w:rsidRDefault="00160249" w:rsidP="00160249">
      <w:pPr>
        <w:pStyle w:val="GOSTScript"/>
        <w:rPr>
          <w:ins w:id="5282" w:author="Сатлер Марина Викторовна" w:date="2024-09-24T12:36:00Z"/>
        </w:rPr>
      </w:pPr>
      <w:ins w:id="5283" w:author="Сатлер Марина Викторовна" w:date="2024-09-24T12:36:00Z">
        <w:r w:rsidRPr="007036CE">
          <w:tab/>
        </w:r>
        <w:r w:rsidRPr="007036CE">
          <w:tab/>
        </w:r>
        <w:r w:rsidRPr="007036CE">
          <w:tab/>
        </w:r>
        <w:r w:rsidRPr="007036CE">
          <w:tab/>
          <w:t>"id": 2,</w:t>
        </w:r>
      </w:ins>
    </w:p>
    <w:p w14:paraId="38304401" w14:textId="77777777" w:rsidR="00160249" w:rsidRPr="007036CE" w:rsidRDefault="00160249" w:rsidP="00160249">
      <w:pPr>
        <w:pStyle w:val="GOSTScript"/>
        <w:rPr>
          <w:ins w:id="5284" w:author="Сатлер Марина Викторовна" w:date="2024-09-24T12:36:00Z"/>
        </w:rPr>
      </w:pPr>
      <w:ins w:id="5285" w:author="Сатлер Марина Викторовна" w:date="2024-09-24T12:36:00Z">
        <w:r w:rsidRPr="007036CE">
          <w:tab/>
        </w:r>
        <w:r w:rsidRPr="007036CE">
          <w:tab/>
        </w:r>
        <w:r w:rsidRPr="007036CE">
          <w:tab/>
        </w:r>
        <w:r w:rsidRPr="007036CE">
          <w:tab/>
          <w:t>"NUMBROW": "2",</w:t>
        </w:r>
      </w:ins>
    </w:p>
    <w:p w14:paraId="2EAD993B" w14:textId="77777777" w:rsidR="00160249" w:rsidRPr="007036CE" w:rsidRDefault="00160249" w:rsidP="00160249">
      <w:pPr>
        <w:pStyle w:val="GOSTScript"/>
        <w:rPr>
          <w:ins w:id="5286" w:author="Сатлер Марина Викторовна" w:date="2024-09-24T12:36:00Z"/>
        </w:rPr>
      </w:pPr>
      <w:ins w:id="5287" w:author="Сатлер Марина Викторовна" w:date="2024-09-24T12:36:00Z">
        <w:r w:rsidRPr="007036CE">
          <w:tab/>
        </w:r>
        <w:r w:rsidRPr="007036CE">
          <w:tab/>
        </w:r>
        <w:r w:rsidRPr="007036CE">
          <w:tab/>
        </w:r>
        <w:r w:rsidRPr="007036CE">
          <w:tab/>
          <w:t>"KBK": "18211060011500100244",</w:t>
        </w:r>
      </w:ins>
    </w:p>
    <w:p w14:paraId="54DC2F1E" w14:textId="77777777" w:rsidR="00160249" w:rsidRPr="007036CE" w:rsidRDefault="00160249" w:rsidP="00160249">
      <w:pPr>
        <w:pStyle w:val="GOSTScript"/>
        <w:rPr>
          <w:ins w:id="5288" w:author="Сатлер Марина Викторовна" w:date="2024-09-24T12:36:00Z"/>
        </w:rPr>
      </w:pPr>
      <w:ins w:id="5289" w:author="Сатлер Марина Викторовна" w:date="2024-09-24T12:36:00Z">
        <w:r w:rsidRPr="007036CE">
          <w:tab/>
        </w:r>
        <w:r w:rsidRPr="007036CE">
          <w:tab/>
        </w:r>
        <w:r w:rsidRPr="007036CE">
          <w:tab/>
        </w:r>
        <w:r w:rsidRPr="007036CE">
          <w:tab/>
          <w:t>"OKSCODE": "000000000000211538",</w:t>
        </w:r>
      </w:ins>
    </w:p>
    <w:p w14:paraId="1E088511" w14:textId="77777777" w:rsidR="00160249" w:rsidRPr="007036CE" w:rsidRDefault="00160249" w:rsidP="00160249">
      <w:pPr>
        <w:pStyle w:val="GOSTScript"/>
        <w:rPr>
          <w:ins w:id="5290" w:author="Сатлер Марина Викторовна" w:date="2024-09-24T12:36:00Z"/>
        </w:rPr>
      </w:pPr>
      <w:ins w:id="5291" w:author="Сатлер Марина Викторовна" w:date="2024-09-24T12:36:00Z">
        <w:r w:rsidRPr="007036CE">
          <w:tab/>
        </w:r>
        <w:r w:rsidRPr="007036CE">
          <w:tab/>
        </w:r>
        <w:r w:rsidRPr="007036CE">
          <w:tab/>
        </w:r>
        <w:r w:rsidRPr="007036CE">
          <w:tab/>
          <w:t>"TYPEKBK": "11",</w:t>
        </w:r>
      </w:ins>
    </w:p>
    <w:p w14:paraId="47E5979F" w14:textId="77777777" w:rsidR="00160249" w:rsidRPr="007036CE" w:rsidRDefault="00160249" w:rsidP="00160249">
      <w:pPr>
        <w:pStyle w:val="GOSTScript"/>
        <w:rPr>
          <w:ins w:id="5292" w:author="Сатлер Марина Викторовна" w:date="2024-09-24T12:36:00Z"/>
        </w:rPr>
      </w:pPr>
      <w:ins w:id="5293" w:author="Сатлер Марина Викторовна" w:date="2024-09-24T12:36:00Z">
        <w:r w:rsidRPr="007036CE">
          <w:tab/>
        </w:r>
        <w:r w:rsidRPr="007036CE">
          <w:tab/>
        </w:r>
        <w:r w:rsidRPr="007036CE">
          <w:tab/>
        </w:r>
        <w:r w:rsidRPr="007036CE">
          <w:tab/>
          <w:t>"PA": "01951001031",</w:t>
        </w:r>
      </w:ins>
    </w:p>
    <w:p w14:paraId="4DF67C50" w14:textId="77777777" w:rsidR="00160249" w:rsidRPr="007036CE" w:rsidRDefault="00160249" w:rsidP="00160249">
      <w:pPr>
        <w:pStyle w:val="GOSTScript"/>
        <w:rPr>
          <w:ins w:id="5294" w:author="Сатлер Марина Викторовна" w:date="2024-09-24T12:36:00Z"/>
        </w:rPr>
      </w:pPr>
      <w:ins w:id="5295" w:author="Сатлер Марина Викторовна" w:date="2024-09-24T12:36:00Z">
        <w:r w:rsidRPr="007036CE">
          <w:tab/>
        </w:r>
        <w:r w:rsidRPr="007036CE">
          <w:tab/>
        </w:r>
        <w:r w:rsidRPr="007036CE">
          <w:tab/>
        </w:r>
        <w:r w:rsidRPr="007036CE">
          <w:tab/>
          <w:t>"CONTUR": "1",</w:t>
        </w:r>
      </w:ins>
    </w:p>
    <w:p w14:paraId="040BE2D5" w14:textId="77777777" w:rsidR="00160249" w:rsidRPr="007036CE" w:rsidRDefault="00160249" w:rsidP="00160249">
      <w:pPr>
        <w:pStyle w:val="GOSTScript"/>
        <w:rPr>
          <w:ins w:id="5296" w:author="Сатлер Марина Викторовна" w:date="2024-09-24T12:36:00Z"/>
          <w:lang w:val="ru-RU"/>
        </w:rPr>
      </w:pPr>
      <w:ins w:id="5297" w:author="Сатлер Марина Викторовна" w:date="2024-09-24T12:36:00Z">
        <w:r w:rsidRPr="007036CE">
          <w:tab/>
        </w:r>
        <w:r w:rsidRPr="007036CE">
          <w:tab/>
        </w:r>
        <w:r w:rsidRPr="007036CE">
          <w:tab/>
        </w:r>
        <w:r w:rsidRPr="007036CE">
          <w:tab/>
        </w:r>
        <w:r w:rsidRPr="007036CE">
          <w:rPr>
            <w:lang w:val="ru-RU"/>
          </w:rPr>
          <w:t>"SUM_1": 740000.00</w:t>
        </w:r>
      </w:ins>
    </w:p>
    <w:p w14:paraId="5709A9B8" w14:textId="77777777" w:rsidR="00160249" w:rsidRPr="007036CE" w:rsidRDefault="00160249" w:rsidP="00160249">
      <w:pPr>
        <w:pStyle w:val="GOSTScript"/>
        <w:rPr>
          <w:ins w:id="5298" w:author="Сатлер Марина Викторовна" w:date="2024-09-24T12:36:00Z"/>
          <w:lang w:val="ru-RU"/>
        </w:rPr>
      </w:pPr>
      <w:ins w:id="5299" w:author="Сатлер Марина Викторовна" w:date="2024-09-24T12:36:00Z">
        <w:r w:rsidRPr="007036CE">
          <w:rPr>
            <w:lang w:val="ru-RU"/>
          </w:rPr>
          <w:tab/>
        </w:r>
        <w:r w:rsidRPr="007036CE">
          <w:rPr>
            <w:lang w:val="ru-RU"/>
          </w:rPr>
          <w:tab/>
        </w:r>
        <w:r w:rsidRPr="007036CE">
          <w:rPr>
            <w:lang w:val="ru-RU"/>
          </w:rPr>
          <w:tab/>
          <w:t>}</w:t>
        </w:r>
      </w:ins>
    </w:p>
    <w:p w14:paraId="28C0D55B" w14:textId="77777777" w:rsidR="00160249" w:rsidRPr="007036CE" w:rsidRDefault="00160249" w:rsidP="00160249">
      <w:pPr>
        <w:pStyle w:val="GOSTScript"/>
        <w:rPr>
          <w:lang w:val="ru-RU"/>
        </w:rPr>
      </w:pPr>
      <w:ins w:id="5300" w:author="Сатлер Марина Викторовна" w:date="2024-09-24T12:36:00Z">
        <w:r w:rsidRPr="007036CE">
          <w:rPr>
            <w:lang w:val="ru-RU"/>
          </w:rPr>
          <w:tab/>
        </w:r>
        <w:r w:rsidRPr="007036CE">
          <w:rPr>
            <w:lang w:val="ru-RU"/>
          </w:rPr>
          <w:tab/>
          <w:t>]</w:t>
        </w:r>
      </w:ins>
    </w:p>
    <w:p w14:paraId="08C5D1EA" w14:textId="77777777" w:rsidR="009B4253" w:rsidRPr="007036CE" w:rsidRDefault="009B4253" w:rsidP="009B4253">
      <w:pPr>
        <w:pStyle w:val="GOSTScript"/>
        <w:rPr>
          <w:lang w:val="ru-RU"/>
        </w:rPr>
      </w:pPr>
      <w:r w:rsidRPr="007036CE">
        <w:rPr>
          <w:lang w:val="ru-RU"/>
        </w:rPr>
        <w:tab/>
        <w:t>}</w:t>
      </w:r>
    </w:p>
    <w:p w14:paraId="2812A6EC" w14:textId="77777777" w:rsidR="00DD187E" w:rsidRPr="007036CE" w:rsidRDefault="009B4253" w:rsidP="000027F9">
      <w:pPr>
        <w:pStyle w:val="GOSTScript"/>
      </w:pPr>
      <w:r w:rsidRPr="007036CE">
        <w:rPr>
          <w:lang w:val="ru-RU"/>
        </w:rPr>
        <w:t>}</w:t>
      </w:r>
    </w:p>
    <w:p w14:paraId="6E9A65F3" w14:textId="77777777" w:rsidR="00DD187E" w:rsidRPr="007036CE" w:rsidRDefault="00DD187E" w:rsidP="00DE0449">
      <w:pPr>
        <w:pStyle w:val="41"/>
      </w:pPr>
      <w:bookmarkStart w:id="5301" w:name="_Ref158816422"/>
      <w:bookmarkStart w:id="5302" w:name="_Toc222927939"/>
      <w:r w:rsidRPr="007036CE">
        <w:lastRenderedPageBreak/>
        <w:t>«Информация о лимитах бюджетных обязательств, не подлежащих отзыву с лицевых счетов, открытых в территориальных органах Федерального казначейства» (ф.0506117) DBD_InfoPlannedPurchases</w:t>
      </w:r>
      <w:bookmarkEnd w:id="5301"/>
      <w:bookmarkEnd w:id="5302"/>
    </w:p>
    <w:p w14:paraId="344620A7" w14:textId="77777777" w:rsidR="00DD187E" w:rsidRPr="007036CE" w:rsidRDefault="00DD187E" w:rsidP="00DE0449">
      <w:pPr>
        <w:pStyle w:val="51"/>
      </w:pPr>
      <w:bookmarkStart w:id="5303" w:name="_Toc222927940"/>
      <w:r w:rsidRPr="007036CE">
        <w:t>Перечень параметров тела запроса (</w:t>
      </w:r>
      <w:r w:rsidRPr="007036CE">
        <w:rPr>
          <w:lang w:val="en-US"/>
        </w:rPr>
        <w:t>Document</w:t>
      </w:r>
      <w:r w:rsidRPr="007036CE">
        <w:t>) по документу «Информация о лимитах бюджетных обязательств, не подлежащих отзыву с лицевых счетов, открытых в территориальных органах Федерального казначейства» (ф.0506117) DBD_InfoPlannedPurchases</w:t>
      </w:r>
      <w:bookmarkEnd w:id="5303"/>
    </w:p>
    <w:p w14:paraId="015F6670" w14:textId="1A4F1106" w:rsidR="004E1C81" w:rsidRPr="007036CE" w:rsidRDefault="00C828A6" w:rsidP="000027F9">
      <w:pPr>
        <w:pStyle w:val="GOSTNameTable"/>
      </w:pPr>
      <w:r w:rsidRPr="007036CE">
        <w:rPr>
          <w:noProof/>
        </w:rPr>
        <w:fldChar w:fldCharType="begin"/>
      </w:r>
      <w:r w:rsidRPr="007036CE">
        <w:rPr>
          <w:noProof/>
        </w:rPr>
        <w:instrText xml:space="preserve"> SEQ Таблица \* ARABIC </w:instrText>
      </w:r>
      <w:r w:rsidRPr="007036CE">
        <w:rPr>
          <w:noProof/>
        </w:rPr>
        <w:fldChar w:fldCharType="separate"/>
      </w:r>
      <w:bookmarkStart w:id="5304" w:name="_Toc222928011"/>
      <w:r w:rsidR="00BD74E1">
        <w:rPr>
          <w:noProof/>
        </w:rPr>
        <w:t>38</w:t>
      </w:r>
      <w:r w:rsidRPr="007036CE">
        <w:rPr>
          <w:noProof/>
        </w:rPr>
        <w:fldChar w:fldCharType="end"/>
      </w:r>
      <w:r w:rsidR="004E1C81" w:rsidRPr="007036CE">
        <w:t xml:space="preserve"> </w:t>
      </w:r>
      <w:r w:rsidR="00CC2920" w:rsidRPr="007036CE">
        <w:t>–</w:t>
      </w:r>
      <w:r w:rsidR="004E1C81" w:rsidRPr="007036CE">
        <w:t xml:space="preserve"> Параметры тела (Document) запроса на подбор / сторнирование / переформирование записей учета по документу «Информация о лимитах бюджетных обязательств, не подлежащих отзыву с лицевых счетов, открытых в территориальных органах Федерального казначейства» (ф.0506117) DBD_InfoPlannedPurchases</w:t>
      </w:r>
      <w:bookmarkEnd w:id="5304"/>
    </w:p>
    <w:tbl>
      <w:tblPr>
        <w:tblStyle w:val="GOSTTable"/>
        <w:tblW w:w="5000" w:type="pct"/>
        <w:tblLayout w:type="fixed"/>
        <w:tblLook w:val="07E0" w:firstRow="1" w:lastRow="1" w:firstColumn="1" w:lastColumn="1" w:noHBand="1" w:noVBand="1"/>
      </w:tblPr>
      <w:tblGrid>
        <w:gridCol w:w="3466"/>
        <w:gridCol w:w="2314"/>
        <w:gridCol w:w="1636"/>
        <w:gridCol w:w="946"/>
        <w:gridCol w:w="971"/>
        <w:gridCol w:w="6427"/>
      </w:tblGrid>
      <w:tr w:rsidR="004E1C81" w:rsidRPr="007036CE" w14:paraId="744508A2" w14:textId="77777777" w:rsidTr="00A759FD">
        <w:trPr>
          <w:cnfStyle w:val="100000000000" w:firstRow="1" w:lastRow="0" w:firstColumn="0" w:lastColumn="0" w:oddVBand="0" w:evenVBand="0" w:oddHBand="0" w:evenHBand="0" w:firstRowFirstColumn="0" w:firstRowLastColumn="0" w:lastRowFirstColumn="0" w:lastRowLastColumn="0"/>
          <w:trHeight w:val="1002"/>
        </w:trPr>
        <w:tc>
          <w:tcPr>
            <w:tcW w:w="1100" w:type="pct"/>
            <w:hideMark/>
          </w:tcPr>
          <w:p w14:paraId="43E979E7" w14:textId="77777777" w:rsidR="004E1C81" w:rsidRPr="007036CE" w:rsidRDefault="004E1C81" w:rsidP="007C1AAA">
            <w:pPr>
              <w:pStyle w:val="GOSTTableHead"/>
              <w:rPr>
                <w:szCs w:val="22"/>
              </w:rPr>
            </w:pPr>
            <w:r w:rsidRPr="007036CE">
              <w:rPr>
                <w:szCs w:val="22"/>
              </w:rPr>
              <w:t>Наименование параметра</w:t>
            </w:r>
          </w:p>
        </w:tc>
        <w:tc>
          <w:tcPr>
            <w:tcW w:w="734" w:type="pct"/>
            <w:hideMark/>
          </w:tcPr>
          <w:p w14:paraId="6EF67AFE" w14:textId="77777777" w:rsidR="004E1C81" w:rsidRPr="007036CE" w:rsidRDefault="004E1C81" w:rsidP="007C1AAA">
            <w:pPr>
              <w:pStyle w:val="GOSTTableHead"/>
              <w:rPr>
                <w:szCs w:val="22"/>
              </w:rPr>
            </w:pPr>
            <w:r w:rsidRPr="007036CE">
              <w:rPr>
                <w:szCs w:val="22"/>
              </w:rPr>
              <w:t>Название тэга</w:t>
            </w:r>
          </w:p>
        </w:tc>
        <w:tc>
          <w:tcPr>
            <w:tcW w:w="519" w:type="pct"/>
            <w:hideMark/>
          </w:tcPr>
          <w:p w14:paraId="00D9530B" w14:textId="77777777" w:rsidR="004E1C81" w:rsidRPr="007036CE" w:rsidRDefault="004E1C81" w:rsidP="007C1AAA">
            <w:pPr>
              <w:pStyle w:val="GOSTTableHead"/>
              <w:rPr>
                <w:szCs w:val="22"/>
              </w:rPr>
            </w:pPr>
            <w:r w:rsidRPr="007036CE">
              <w:rPr>
                <w:szCs w:val="22"/>
              </w:rPr>
              <w:t>Тип данных</w:t>
            </w:r>
          </w:p>
        </w:tc>
        <w:tc>
          <w:tcPr>
            <w:tcW w:w="300" w:type="pct"/>
          </w:tcPr>
          <w:p w14:paraId="2C538EB6" w14:textId="77777777" w:rsidR="004E1C81" w:rsidRPr="007036CE" w:rsidRDefault="004E1C81" w:rsidP="007C1AAA">
            <w:pPr>
              <w:pStyle w:val="GOSTTableHead"/>
              <w:rPr>
                <w:szCs w:val="22"/>
              </w:rPr>
            </w:pPr>
            <w:r w:rsidRPr="007036CE">
              <w:rPr>
                <w:szCs w:val="22"/>
              </w:rPr>
              <w:t>Обязательность</w:t>
            </w:r>
          </w:p>
        </w:tc>
        <w:tc>
          <w:tcPr>
            <w:tcW w:w="308" w:type="pct"/>
            <w:hideMark/>
          </w:tcPr>
          <w:p w14:paraId="1C969B10" w14:textId="77777777" w:rsidR="004E1C81" w:rsidRPr="007036CE" w:rsidRDefault="004E1C81" w:rsidP="007C1AAA">
            <w:pPr>
              <w:pStyle w:val="GOSTTableHead"/>
              <w:rPr>
                <w:szCs w:val="22"/>
              </w:rPr>
            </w:pPr>
            <w:r w:rsidRPr="007036CE">
              <w:rPr>
                <w:szCs w:val="22"/>
              </w:rPr>
              <w:t>Размерность</w:t>
            </w:r>
          </w:p>
        </w:tc>
        <w:tc>
          <w:tcPr>
            <w:tcW w:w="2039" w:type="pct"/>
          </w:tcPr>
          <w:p w14:paraId="58C7639B" w14:textId="77777777" w:rsidR="004E1C81" w:rsidRPr="007036CE" w:rsidRDefault="004E1C81" w:rsidP="007C1AAA">
            <w:pPr>
              <w:pStyle w:val="GOSTTableHead"/>
              <w:rPr>
                <w:szCs w:val="22"/>
              </w:rPr>
            </w:pPr>
            <w:r w:rsidRPr="007036CE">
              <w:rPr>
                <w:szCs w:val="22"/>
              </w:rPr>
              <w:t>Описание</w:t>
            </w:r>
          </w:p>
        </w:tc>
      </w:tr>
      <w:tr w:rsidR="004E1C81" w:rsidRPr="007036CE" w14:paraId="1BBFD66A" w14:textId="77777777" w:rsidTr="00A759FD">
        <w:tc>
          <w:tcPr>
            <w:tcW w:w="1100" w:type="pct"/>
          </w:tcPr>
          <w:p w14:paraId="176936C6" w14:textId="77777777" w:rsidR="004E1C81" w:rsidRPr="007036CE" w:rsidRDefault="004E1C81">
            <w:pPr>
              <w:pStyle w:val="GOSTTablenorm"/>
            </w:pPr>
            <w:r w:rsidRPr="007036CE">
              <w:t>Номер документа</w:t>
            </w:r>
          </w:p>
        </w:tc>
        <w:tc>
          <w:tcPr>
            <w:tcW w:w="734" w:type="pct"/>
          </w:tcPr>
          <w:p w14:paraId="3A671096" w14:textId="77777777" w:rsidR="004E1C81" w:rsidRPr="007036CE" w:rsidRDefault="004E1C81">
            <w:pPr>
              <w:pStyle w:val="GOSTTablenorm"/>
              <w:rPr>
                <w:lang w:val="en-US"/>
              </w:rPr>
            </w:pPr>
            <w:r w:rsidRPr="007036CE">
              <w:rPr>
                <w:lang w:val="en-US"/>
              </w:rPr>
              <w:t>NUM_DOC</w:t>
            </w:r>
          </w:p>
        </w:tc>
        <w:tc>
          <w:tcPr>
            <w:tcW w:w="519" w:type="pct"/>
          </w:tcPr>
          <w:p w14:paraId="1EF42F59" w14:textId="77777777" w:rsidR="004E1C81" w:rsidRPr="007036CE" w:rsidRDefault="004E1C81" w:rsidP="000027F9">
            <w:pPr>
              <w:pStyle w:val="GOSTTablenorm"/>
            </w:pPr>
            <w:r w:rsidRPr="007036CE">
              <w:t>Строка</w:t>
            </w:r>
          </w:p>
        </w:tc>
        <w:tc>
          <w:tcPr>
            <w:tcW w:w="300" w:type="pct"/>
          </w:tcPr>
          <w:p w14:paraId="18C92F8B" w14:textId="77777777" w:rsidR="004E1C81" w:rsidRPr="007036CE" w:rsidRDefault="004E1C81" w:rsidP="000027F9">
            <w:pPr>
              <w:pStyle w:val="GOSTTablenorm"/>
            </w:pPr>
            <w:r w:rsidRPr="007036CE">
              <w:t>Да</w:t>
            </w:r>
          </w:p>
        </w:tc>
        <w:tc>
          <w:tcPr>
            <w:tcW w:w="308" w:type="pct"/>
          </w:tcPr>
          <w:p w14:paraId="7931A289" w14:textId="77777777" w:rsidR="004E1C81" w:rsidRPr="007036CE" w:rsidRDefault="004E1C81">
            <w:pPr>
              <w:pStyle w:val="GOSTTablenorm"/>
              <w:rPr>
                <w:lang w:val="en-US"/>
              </w:rPr>
            </w:pPr>
            <w:r w:rsidRPr="007036CE">
              <w:rPr>
                <w:lang w:val="en-US"/>
              </w:rPr>
              <w:t>&lt;=25</w:t>
            </w:r>
          </w:p>
        </w:tc>
        <w:tc>
          <w:tcPr>
            <w:tcW w:w="2039" w:type="pct"/>
          </w:tcPr>
          <w:p w14:paraId="00356712" w14:textId="77777777" w:rsidR="004E1C81" w:rsidRPr="007036CE" w:rsidRDefault="004E1C81" w:rsidP="000027F9">
            <w:pPr>
              <w:pStyle w:val="GOSTTablenorm"/>
            </w:pPr>
            <w:r w:rsidRPr="007036CE">
              <w:t>Указывается номер документа</w:t>
            </w:r>
          </w:p>
        </w:tc>
      </w:tr>
      <w:tr w:rsidR="004E1C81" w:rsidRPr="007036CE" w14:paraId="61475F3B" w14:textId="77777777" w:rsidTr="00A759FD">
        <w:tc>
          <w:tcPr>
            <w:tcW w:w="1100" w:type="pct"/>
          </w:tcPr>
          <w:p w14:paraId="29914ED1" w14:textId="77777777" w:rsidR="004E1C81" w:rsidRPr="007036CE" w:rsidRDefault="004E1C81">
            <w:pPr>
              <w:pStyle w:val="GOSTTablenorm"/>
            </w:pPr>
            <w:r w:rsidRPr="007036CE">
              <w:t>Дата документа</w:t>
            </w:r>
          </w:p>
        </w:tc>
        <w:tc>
          <w:tcPr>
            <w:tcW w:w="734" w:type="pct"/>
          </w:tcPr>
          <w:p w14:paraId="46897387" w14:textId="77777777" w:rsidR="004E1C81" w:rsidRPr="007036CE" w:rsidRDefault="004E1C81">
            <w:pPr>
              <w:pStyle w:val="GOSTTablenorm"/>
              <w:rPr>
                <w:lang w:val="en-US"/>
              </w:rPr>
            </w:pPr>
            <w:r w:rsidRPr="007036CE">
              <w:rPr>
                <w:lang w:val="en-US"/>
              </w:rPr>
              <w:t>DATE_DOC</w:t>
            </w:r>
          </w:p>
        </w:tc>
        <w:tc>
          <w:tcPr>
            <w:tcW w:w="519" w:type="pct"/>
          </w:tcPr>
          <w:p w14:paraId="2221E673" w14:textId="77777777" w:rsidR="004E1C81" w:rsidRPr="007036CE" w:rsidRDefault="004E1C81">
            <w:pPr>
              <w:pStyle w:val="GOSTTablenorm"/>
            </w:pPr>
            <w:r w:rsidRPr="007036CE">
              <w:t>Дата</w:t>
            </w:r>
          </w:p>
        </w:tc>
        <w:tc>
          <w:tcPr>
            <w:tcW w:w="300" w:type="pct"/>
          </w:tcPr>
          <w:p w14:paraId="09928C8B" w14:textId="77777777" w:rsidR="004E1C81" w:rsidRPr="007036CE" w:rsidRDefault="004E1C81" w:rsidP="000027F9">
            <w:pPr>
              <w:pStyle w:val="GOSTTablenorm"/>
            </w:pPr>
            <w:r w:rsidRPr="007036CE">
              <w:t>Да</w:t>
            </w:r>
          </w:p>
        </w:tc>
        <w:tc>
          <w:tcPr>
            <w:tcW w:w="308" w:type="pct"/>
          </w:tcPr>
          <w:p w14:paraId="56265DE7" w14:textId="77777777" w:rsidR="004E1C81" w:rsidRPr="007036CE" w:rsidRDefault="004E1C81" w:rsidP="000027F9">
            <w:pPr>
              <w:pStyle w:val="GOSTTablenorm"/>
            </w:pPr>
          </w:p>
        </w:tc>
        <w:tc>
          <w:tcPr>
            <w:tcW w:w="2039" w:type="pct"/>
          </w:tcPr>
          <w:p w14:paraId="18ED439B" w14:textId="77777777" w:rsidR="004E1C81" w:rsidRPr="007036CE" w:rsidRDefault="004E1C81" w:rsidP="000027F9">
            <w:pPr>
              <w:pStyle w:val="GOSTTablenorm"/>
            </w:pPr>
            <w:r w:rsidRPr="007036CE">
              <w:t>Указывается дата</w:t>
            </w:r>
            <w:r w:rsidR="0053707E" w:rsidRPr="007036CE">
              <w:t xml:space="preserve"> документа в формате YYYY-MM-DD</w:t>
            </w:r>
          </w:p>
        </w:tc>
      </w:tr>
      <w:tr w:rsidR="004E1C81" w:rsidRPr="007036CE" w14:paraId="16E07D79" w14:textId="77777777" w:rsidTr="00A759FD">
        <w:tc>
          <w:tcPr>
            <w:tcW w:w="1100" w:type="pct"/>
          </w:tcPr>
          <w:p w14:paraId="0A1D570B" w14:textId="77777777" w:rsidR="004E1C81" w:rsidRPr="007036CE" w:rsidRDefault="004E1C81">
            <w:pPr>
              <w:pStyle w:val="GOSTTablenorm"/>
            </w:pPr>
            <w:r w:rsidRPr="007036CE">
              <w:t>Вид документа</w:t>
            </w:r>
          </w:p>
        </w:tc>
        <w:tc>
          <w:tcPr>
            <w:tcW w:w="734" w:type="pct"/>
          </w:tcPr>
          <w:p w14:paraId="22A0F719" w14:textId="77777777" w:rsidR="004E1C81" w:rsidRPr="007036CE" w:rsidRDefault="004E1C81">
            <w:pPr>
              <w:pStyle w:val="GOSTTablenorm"/>
              <w:rPr>
                <w:lang w:val="en-US"/>
              </w:rPr>
            </w:pPr>
            <w:r w:rsidRPr="007036CE">
              <w:rPr>
                <w:lang w:val="en-US"/>
              </w:rPr>
              <w:t>DOC_TYPE</w:t>
            </w:r>
          </w:p>
        </w:tc>
        <w:tc>
          <w:tcPr>
            <w:tcW w:w="519" w:type="pct"/>
          </w:tcPr>
          <w:p w14:paraId="1434331B" w14:textId="77777777" w:rsidR="004E1C81" w:rsidRPr="007036CE" w:rsidRDefault="004E1C81">
            <w:pPr>
              <w:pStyle w:val="GOSTTablenorm"/>
            </w:pPr>
            <w:r w:rsidRPr="007036CE">
              <w:t>Строка</w:t>
            </w:r>
          </w:p>
        </w:tc>
        <w:tc>
          <w:tcPr>
            <w:tcW w:w="300" w:type="pct"/>
          </w:tcPr>
          <w:p w14:paraId="31994F0D" w14:textId="77777777" w:rsidR="004E1C81" w:rsidRPr="007036CE" w:rsidRDefault="004E1C81" w:rsidP="000027F9">
            <w:pPr>
              <w:pStyle w:val="GOSTTablenorm"/>
            </w:pPr>
            <w:r w:rsidRPr="007036CE">
              <w:t>Да</w:t>
            </w:r>
          </w:p>
        </w:tc>
        <w:tc>
          <w:tcPr>
            <w:tcW w:w="308" w:type="pct"/>
          </w:tcPr>
          <w:p w14:paraId="617A810F" w14:textId="77777777" w:rsidR="004E1C81" w:rsidRPr="007036CE" w:rsidRDefault="004E1C81" w:rsidP="000027F9">
            <w:pPr>
              <w:pStyle w:val="GOSTTablenorm"/>
            </w:pPr>
            <w:r w:rsidRPr="007036CE">
              <w:t>=3</w:t>
            </w:r>
          </w:p>
        </w:tc>
        <w:tc>
          <w:tcPr>
            <w:tcW w:w="2039" w:type="pct"/>
          </w:tcPr>
          <w:p w14:paraId="33B60666" w14:textId="77777777" w:rsidR="004E1C81" w:rsidRPr="007036CE" w:rsidRDefault="004E1C81">
            <w:pPr>
              <w:pStyle w:val="GOSTTablenorm"/>
            </w:pPr>
            <w:r w:rsidRPr="007036CE">
              <w:t>Указывается код вида документа.</w:t>
            </w:r>
          </w:p>
          <w:p w14:paraId="69204ABF" w14:textId="77777777" w:rsidR="004E1C81" w:rsidRPr="007036CE" w:rsidRDefault="004E1C81" w:rsidP="000027F9">
            <w:pPr>
              <w:pStyle w:val="GOSTTablenorm"/>
            </w:pPr>
            <w:r w:rsidRPr="007036CE">
              <w:t>Заполняется значением «ИДП»</w:t>
            </w:r>
          </w:p>
        </w:tc>
      </w:tr>
      <w:tr w:rsidR="004E1C81" w:rsidRPr="007036CE" w14:paraId="27FC3B5F" w14:textId="77777777" w:rsidTr="00A759FD">
        <w:tc>
          <w:tcPr>
            <w:tcW w:w="1100" w:type="pct"/>
          </w:tcPr>
          <w:p w14:paraId="3D3A36A4" w14:textId="77777777" w:rsidR="004E1C81" w:rsidRPr="007036CE" w:rsidRDefault="004E1C81">
            <w:pPr>
              <w:pStyle w:val="GOSTTablenorm"/>
            </w:pPr>
            <w:r w:rsidRPr="007036CE">
              <w:t>Уровень конфиденциальности</w:t>
            </w:r>
          </w:p>
        </w:tc>
        <w:tc>
          <w:tcPr>
            <w:tcW w:w="734" w:type="pct"/>
          </w:tcPr>
          <w:p w14:paraId="7D4F0771" w14:textId="77777777" w:rsidR="004E1C81" w:rsidRPr="007036CE" w:rsidRDefault="004E1C81">
            <w:pPr>
              <w:pStyle w:val="GOSTTablenorm"/>
              <w:rPr>
                <w:lang w:val="en-US"/>
              </w:rPr>
            </w:pPr>
            <w:r w:rsidRPr="007036CE">
              <w:rPr>
                <w:lang w:val="en-US"/>
              </w:rPr>
              <w:t>ACCESSLEVEL</w:t>
            </w:r>
          </w:p>
        </w:tc>
        <w:tc>
          <w:tcPr>
            <w:tcW w:w="519" w:type="pct"/>
          </w:tcPr>
          <w:p w14:paraId="5BDD8065" w14:textId="77777777" w:rsidR="004E1C81" w:rsidRPr="007036CE" w:rsidRDefault="004E1C81" w:rsidP="000027F9">
            <w:pPr>
              <w:pStyle w:val="GOSTTablenorm"/>
            </w:pPr>
            <w:r w:rsidRPr="007036CE">
              <w:t>Число</w:t>
            </w:r>
          </w:p>
        </w:tc>
        <w:tc>
          <w:tcPr>
            <w:tcW w:w="300" w:type="pct"/>
          </w:tcPr>
          <w:p w14:paraId="5B9396C1" w14:textId="77777777" w:rsidR="004E1C81" w:rsidRPr="007036CE" w:rsidRDefault="004E1C81" w:rsidP="000027F9">
            <w:pPr>
              <w:pStyle w:val="GOSTTablenorm"/>
            </w:pPr>
            <w:r w:rsidRPr="007036CE">
              <w:t>Да</w:t>
            </w:r>
          </w:p>
        </w:tc>
        <w:tc>
          <w:tcPr>
            <w:tcW w:w="308" w:type="pct"/>
          </w:tcPr>
          <w:p w14:paraId="480B51D0" w14:textId="77777777" w:rsidR="004E1C81" w:rsidRPr="007036CE" w:rsidRDefault="004E1C81">
            <w:pPr>
              <w:pStyle w:val="GOSTTablenorm"/>
            </w:pPr>
            <w:r w:rsidRPr="007036CE">
              <w:t>=1</w:t>
            </w:r>
          </w:p>
        </w:tc>
        <w:tc>
          <w:tcPr>
            <w:tcW w:w="2039" w:type="pct"/>
          </w:tcPr>
          <w:p w14:paraId="754E8162" w14:textId="77777777" w:rsidR="004E1C81" w:rsidRPr="007036CE" w:rsidRDefault="004E1C81">
            <w:pPr>
              <w:pStyle w:val="GOSTTablenorm"/>
            </w:pPr>
            <w:r w:rsidRPr="007036CE">
              <w:t>Указывается уровень конфиденциальности документа.</w:t>
            </w:r>
          </w:p>
          <w:p w14:paraId="5FC69139" w14:textId="77777777" w:rsidR="004E1C81" w:rsidRPr="007036CE" w:rsidRDefault="004E1C81">
            <w:pPr>
              <w:pStyle w:val="GOSTTablenorm"/>
            </w:pPr>
            <w:r w:rsidRPr="007036CE">
              <w:t>Возможные значения:</w:t>
            </w:r>
          </w:p>
          <w:p w14:paraId="5FBE2507" w14:textId="73CCB384" w:rsidR="004E1C81" w:rsidRPr="007036CE" w:rsidRDefault="004E1C81" w:rsidP="000027F9">
            <w:pPr>
              <w:pStyle w:val="GOSTTableListMark1"/>
            </w:pPr>
            <w:r w:rsidRPr="007036CE">
              <w:t xml:space="preserve">«0» </w:t>
            </w:r>
            <w:r w:rsidR="00FD4C4D" w:rsidRPr="007036CE">
              <w:t>–</w:t>
            </w:r>
            <w:r w:rsidRPr="007036CE">
              <w:t xml:space="preserve"> Несекретно;</w:t>
            </w:r>
          </w:p>
          <w:p w14:paraId="1C9F57E9" w14:textId="0003FD51" w:rsidR="004E1C81" w:rsidRPr="007036CE" w:rsidRDefault="004E1C81" w:rsidP="000027F9">
            <w:pPr>
              <w:pStyle w:val="GOSTTableListMark1"/>
            </w:pPr>
            <w:r w:rsidRPr="007036CE">
              <w:t>«</w:t>
            </w:r>
            <w:r w:rsidR="0053707E" w:rsidRPr="007036CE">
              <w:t xml:space="preserve">1» </w:t>
            </w:r>
            <w:r w:rsidR="00FD4C4D" w:rsidRPr="007036CE">
              <w:t>–</w:t>
            </w:r>
            <w:r w:rsidR="00FD4C4D" w:rsidRPr="007036CE">
              <w:rPr>
                <w:lang w:val="en-US"/>
              </w:rPr>
              <w:t xml:space="preserve"> </w:t>
            </w:r>
            <w:r w:rsidR="0053707E" w:rsidRPr="007036CE">
              <w:t>Для служебного пользования</w:t>
            </w:r>
          </w:p>
        </w:tc>
      </w:tr>
      <w:tr w:rsidR="004E1C81" w:rsidRPr="007036CE" w14:paraId="4997B1A4" w14:textId="77777777" w:rsidTr="00A759FD">
        <w:tc>
          <w:tcPr>
            <w:tcW w:w="1100" w:type="pct"/>
          </w:tcPr>
          <w:p w14:paraId="127E680F" w14:textId="77777777" w:rsidR="004E1C81" w:rsidRPr="007036CE" w:rsidRDefault="004E1C81">
            <w:pPr>
              <w:pStyle w:val="GOSTTablenorm"/>
            </w:pPr>
            <w:r w:rsidRPr="007036CE">
              <w:t>Код бюджета</w:t>
            </w:r>
          </w:p>
        </w:tc>
        <w:tc>
          <w:tcPr>
            <w:tcW w:w="734" w:type="pct"/>
          </w:tcPr>
          <w:p w14:paraId="166AB1F0" w14:textId="77777777" w:rsidR="004E1C81" w:rsidRPr="007036CE" w:rsidRDefault="004E1C81">
            <w:pPr>
              <w:pStyle w:val="GOSTTablenorm"/>
            </w:pPr>
            <w:r w:rsidRPr="007036CE">
              <w:rPr>
                <w:szCs w:val="24"/>
              </w:rPr>
              <w:t>BUDGET_CODE</w:t>
            </w:r>
          </w:p>
        </w:tc>
        <w:tc>
          <w:tcPr>
            <w:tcW w:w="519" w:type="pct"/>
          </w:tcPr>
          <w:p w14:paraId="1638F74B" w14:textId="77777777" w:rsidR="004E1C81" w:rsidRPr="007036CE" w:rsidRDefault="004E1C81" w:rsidP="000027F9">
            <w:pPr>
              <w:pStyle w:val="GOSTTablenorm"/>
            </w:pPr>
            <w:r w:rsidRPr="007036CE">
              <w:t>Строка</w:t>
            </w:r>
          </w:p>
        </w:tc>
        <w:tc>
          <w:tcPr>
            <w:tcW w:w="300" w:type="pct"/>
          </w:tcPr>
          <w:p w14:paraId="2273A714" w14:textId="77777777" w:rsidR="004E1C81" w:rsidRPr="007036CE" w:rsidRDefault="004E1C81" w:rsidP="000027F9">
            <w:pPr>
              <w:pStyle w:val="GOSTTablenorm"/>
            </w:pPr>
            <w:r w:rsidRPr="007036CE">
              <w:t>Да</w:t>
            </w:r>
          </w:p>
        </w:tc>
        <w:tc>
          <w:tcPr>
            <w:tcW w:w="308" w:type="pct"/>
          </w:tcPr>
          <w:p w14:paraId="49DD71E6" w14:textId="77777777" w:rsidR="004E1C81" w:rsidRPr="007036CE" w:rsidRDefault="004E1C81">
            <w:pPr>
              <w:pStyle w:val="GOSTTablenorm"/>
            </w:pPr>
            <w:r w:rsidRPr="007036CE">
              <w:t>=8</w:t>
            </w:r>
          </w:p>
        </w:tc>
        <w:tc>
          <w:tcPr>
            <w:tcW w:w="2039" w:type="pct"/>
          </w:tcPr>
          <w:p w14:paraId="4F6750E8" w14:textId="77777777" w:rsidR="004E1C81" w:rsidRPr="007036CE" w:rsidRDefault="004E1C81" w:rsidP="000027F9">
            <w:pPr>
              <w:pStyle w:val="GOSTTablenorm"/>
            </w:pPr>
            <w:r w:rsidRPr="007036CE">
              <w:t>Указывается код бюджета в соответствии со справочником «Бюджеты»</w:t>
            </w:r>
          </w:p>
        </w:tc>
      </w:tr>
      <w:tr w:rsidR="004E1C81" w:rsidRPr="007036CE" w14:paraId="007DC657" w14:textId="77777777" w:rsidTr="00A759FD">
        <w:tc>
          <w:tcPr>
            <w:tcW w:w="1100" w:type="pct"/>
          </w:tcPr>
          <w:p w14:paraId="5B86C6DB" w14:textId="77777777" w:rsidR="004E1C81" w:rsidRPr="007036CE" w:rsidRDefault="004E1C81">
            <w:pPr>
              <w:pStyle w:val="GOSTTablenorm"/>
            </w:pPr>
            <w:r w:rsidRPr="007036CE">
              <w:t>Дата ввода в действие</w:t>
            </w:r>
          </w:p>
        </w:tc>
        <w:tc>
          <w:tcPr>
            <w:tcW w:w="734" w:type="pct"/>
          </w:tcPr>
          <w:p w14:paraId="5C879713" w14:textId="77777777" w:rsidR="004E1C81" w:rsidRPr="007036CE" w:rsidRDefault="004E1C81">
            <w:pPr>
              <w:pStyle w:val="GOSTTablenorm"/>
              <w:rPr>
                <w:szCs w:val="24"/>
              </w:rPr>
            </w:pPr>
            <w:r w:rsidRPr="007036CE">
              <w:rPr>
                <w:szCs w:val="24"/>
              </w:rPr>
              <w:t>EVENT_DATE</w:t>
            </w:r>
          </w:p>
        </w:tc>
        <w:tc>
          <w:tcPr>
            <w:tcW w:w="519" w:type="pct"/>
          </w:tcPr>
          <w:p w14:paraId="58BB93BC" w14:textId="77777777" w:rsidR="004E1C81" w:rsidRPr="007036CE" w:rsidRDefault="004E1C81" w:rsidP="000027F9">
            <w:pPr>
              <w:pStyle w:val="GOSTTablenorm"/>
            </w:pPr>
            <w:r w:rsidRPr="007036CE">
              <w:t>Дата</w:t>
            </w:r>
          </w:p>
        </w:tc>
        <w:tc>
          <w:tcPr>
            <w:tcW w:w="300" w:type="pct"/>
          </w:tcPr>
          <w:p w14:paraId="2F1F795A" w14:textId="77777777" w:rsidR="004E1C81" w:rsidRPr="007036CE" w:rsidRDefault="004E1C81" w:rsidP="000027F9">
            <w:pPr>
              <w:pStyle w:val="GOSTTablenorm"/>
            </w:pPr>
            <w:r w:rsidRPr="007036CE">
              <w:t>Да</w:t>
            </w:r>
          </w:p>
        </w:tc>
        <w:tc>
          <w:tcPr>
            <w:tcW w:w="308" w:type="pct"/>
          </w:tcPr>
          <w:p w14:paraId="657F344E" w14:textId="77777777" w:rsidR="004E1C81" w:rsidRPr="007036CE" w:rsidRDefault="004E1C81">
            <w:pPr>
              <w:pStyle w:val="GOSTTablenorm"/>
            </w:pPr>
          </w:p>
        </w:tc>
        <w:tc>
          <w:tcPr>
            <w:tcW w:w="2039" w:type="pct"/>
          </w:tcPr>
          <w:p w14:paraId="5C068088" w14:textId="2C155DD5" w:rsidR="004E1C81" w:rsidRPr="007036CE" w:rsidRDefault="004E1C81" w:rsidP="00136E99">
            <w:pPr>
              <w:pStyle w:val="GOSTTablenorm"/>
            </w:pPr>
            <w:r w:rsidRPr="007036CE">
              <w:t>Указывается дата</w:t>
            </w:r>
            <w:r w:rsidR="0053707E" w:rsidRPr="007036CE">
              <w:t xml:space="preserve"> </w:t>
            </w:r>
            <w:del w:id="5305" w:author="EXP-320404" w:date="2025-09-15T18:53:00Z">
              <w:r w:rsidR="0053707E" w:rsidRPr="007036CE" w:rsidDel="00136E99">
                <w:delText xml:space="preserve">документа </w:delText>
              </w:r>
            </w:del>
            <w:ins w:id="5306" w:author="EXP-320404" w:date="2025-09-15T18:53:00Z">
              <w:r w:rsidR="00136E99" w:rsidRPr="007036CE">
                <w:t xml:space="preserve">ввода в действие </w:t>
              </w:r>
            </w:ins>
            <w:r w:rsidR="0053707E" w:rsidRPr="007036CE">
              <w:t>в формате YYYY-MM-DD</w:t>
            </w:r>
          </w:p>
        </w:tc>
      </w:tr>
      <w:tr w:rsidR="004E1C81" w:rsidRPr="007036CE" w14:paraId="4FFB5963" w14:textId="77777777" w:rsidTr="00A759FD">
        <w:tc>
          <w:tcPr>
            <w:tcW w:w="1100" w:type="pct"/>
          </w:tcPr>
          <w:p w14:paraId="742E9E6A" w14:textId="77777777" w:rsidR="004E1C81" w:rsidRPr="007036CE" w:rsidRDefault="004E1C81">
            <w:pPr>
              <w:pStyle w:val="GOSTTablenorm"/>
            </w:pPr>
            <w:r w:rsidRPr="007036CE">
              <w:t>Номер лицевого счета</w:t>
            </w:r>
          </w:p>
        </w:tc>
        <w:tc>
          <w:tcPr>
            <w:tcW w:w="734" w:type="pct"/>
          </w:tcPr>
          <w:p w14:paraId="3B804C29" w14:textId="77777777" w:rsidR="004E1C81" w:rsidRPr="007036CE" w:rsidRDefault="004E1C81">
            <w:pPr>
              <w:pStyle w:val="GOSTTablenorm"/>
              <w:rPr>
                <w:szCs w:val="24"/>
              </w:rPr>
            </w:pPr>
            <w:r w:rsidRPr="007036CE">
              <w:rPr>
                <w:szCs w:val="24"/>
                <w:lang w:val="en-US"/>
              </w:rPr>
              <w:t>PA</w:t>
            </w:r>
          </w:p>
        </w:tc>
        <w:tc>
          <w:tcPr>
            <w:tcW w:w="519" w:type="pct"/>
          </w:tcPr>
          <w:p w14:paraId="43F68574" w14:textId="77777777" w:rsidR="004E1C81" w:rsidRPr="007036CE" w:rsidRDefault="004E1C81" w:rsidP="000027F9">
            <w:pPr>
              <w:pStyle w:val="GOSTTablenorm"/>
            </w:pPr>
            <w:r w:rsidRPr="007036CE">
              <w:t>Строка</w:t>
            </w:r>
          </w:p>
        </w:tc>
        <w:tc>
          <w:tcPr>
            <w:tcW w:w="300" w:type="pct"/>
          </w:tcPr>
          <w:p w14:paraId="636A94B2" w14:textId="77777777" w:rsidR="004E1C81" w:rsidRPr="007036CE" w:rsidRDefault="004E1C81" w:rsidP="000027F9">
            <w:pPr>
              <w:pStyle w:val="GOSTTablenorm"/>
            </w:pPr>
            <w:r w:rsidRPr="007036CE">
              <w:t>Да</w:t>
            </w:r>
          </w:p>
        </w:tc>
        <w:tc>
          <w:tcPr>
            <w:tcW w:w="308" w:type="pct"/>
          </w:tcPr>
          <w:p w14:paraId="0AD75D8A" w14:textId="77777777" w:rsidR="004E1C81" w:rsidRPr="007036CE" w:rsidRDefault="004E1C81">
            <w:pPr>
              <w:pStyle w:val="GOSTTablenorm"/>
            </w:pPr>
            <w:r w:rsidRPr="007036CE">
              <w:t>=11</w:t>
            </w:r>
          </w:p>
        </w:tc>
        <w:tc>
          <w:tcPr>
            <w:tcW w:w="2039" w:type="pct"/>
          </w:tcPr>
          <w:p w14:paraId="032C27B1" w14:textId="77777777" w:rsidR="004E1C81" w:rsidRPr="007036CE" w:rsidRDefault="004E1C81" w:rsidP="000027F9">
            <w:pPr>
              <w:pStyle w:val="GOSTTablenorm"/>
            </w:pPr>
            <w:r w:rsidRPr="007036CE">
              <w:t>Указывается номер лицевого счета ГРБС/ПБС</w:t>
            </w:r>
          </w:p>
        </w:tc>
      </w:tr>
      <w:tr w:rsidR="004E1C81" w:rsidRPr="007036CE" w14:paraId="619B4208" w14:textId="77777777" w:rsidTr="00A759FD">
        <w:tc>
          <w:tcPr>
            <w:tcW w:w="1100" w:type="pct"/>
          </w:tcPr>
          <w:p w14:paraId="78A10B9F" w14:textId="77777777" w:rsidR="004E1C81" w:rsidRPr="007036CE" w:rsidRDefault="004E1C81">
            <w:pPr>
              <w:pStyle w:val="GOSTTablenorm"/>
            </w:pPr>
            <w:r w:rsidRPr="007036CE">
              <w:t>Контур</w:t>
            </w:r>
          </w:p>
        </w:tc>
        <w:tc>
          <w:tcPr>
            <w:tcW w:w="734" w:type="pct"/>
          </w:tcPr>
          <w:p w14:paraId="5547CFBE" w14:textId="77777777" w:rsidR="004E1C81" w:rsidRPr="007036CE" w:rsidRDefault="004E1C81">
            <w:pPr>
              <w:pStyle w:val="GOSTTablenorm"/>
              <w:rPr>
                <w:szCs w:val="24"/>
              </w:rPr>
            </w:pPr>
            <w:r w:rsidRPr="007036CE">
              <w:rPr>
                <w:lang w:val="en-US"/>
              </w:rPr>
              <w:t>CONTUR</w:t>
            </w:r>
          </w:p>
        </w:tc>
        <w:tc>
          <w:tcPr>
            <w:tcW w:w="519" w:type="pct"/>
          </w:tcPr>
          <w:p w14:paraId="3EF984F7" w14:textId="77777777" w:rsidR="004E1C81" w:rsidRPr="007036CE" w:rsidRDefault="00BB4D13" w:rsidP="000027F9">
            <w:pPr>
              <w:pStyle w:val="GOSTTablenorm"/>
            </w:pPr>
            <w:ins w:id="5307" w:author="Сатлер Марина Викторовна" w:date="2024-02-28T19:02:00Z">
              <w:r w:rsidRPr="007036CE">
                <w:t>Строка</w:t>
              </w:r>
            </w:ins>
          </w:p>
        </w:tc>
        <w:tc>
          <w:tcPr>
            <w:tcW w:w="300" w:type="pct"/>
          </w:tcPr>
          <w:p w14:paraId="056EC283" w14:textId="77777777" w:rsidR="004E1C81" w:rsidRPr="007036CE" w:rsidRDefault="004E1C81" w:rsidP="000027F9">
            <w:pPr>
              <w:pStyle w:val="GOSTTablenorm"/>
            </w:pPr>
            <w:r w:rsidRPr="007036CE">
              <w:t>Да</w:t>
            </w:r>
          </w:p>
        </w:tc>
        <w:tc>
          <w:tcPr>
            <w:tcW w:w="308" w:type="pct"/>
          </w:tcPr>
          <w:p w14:paraId="0528D9B6" w14:textId="77777777" w:rsidR="004E1C81" w:rsidRPr="007036CE" w:rsidRDefault="004E1C81">
            <w:pPr>
              <w:pStyle w:val="GOSTTablenorm"/>
            </w:pPr>
            <w:r w:rsidRPr="007036CE">
              <w:t>=1</w:t>
            </w:r>
          </w:p>
        </w:tc>
        <w:tc>
          <w:tcPr>
            <w:tcW w:w="2039" w:type="pct"/>
          </w:tcPr>
          <w:p w14:paraId="0B34BE7D" w14:textId="77777777" w:rsidR="004E1C81" w:rsidRPr="007036CE" w:rsidRDefault="004E1C81" w:rsidP="000027F9">
            <w:pPr>
              <w:pStyle w:val="GOSTTablenorm"/>
            </w:pPr>
            <w:r w:rsidRPr="007036CE">
              <w:t>Указывается код контура, в котором проводится операция.</w:t>
            </w:r>
          </w:p>
          <w:p w14:paraId="017C6AB3" w14:textId="77777777" w:rsidR="004E1C81" w:rsidRPr="007036CE" w:rsidRDefault="004E1C81" w:rsidP="000027F9">
            <w:pPr>
              <w:pStyle w:val="GOSTTablenorm"/>
            </w:pPr>
            <w:r w:rsidRPr="007036CE">
              <w:lastRenderedPageBreak/>
              <w:t>Возможные значения:</w:t>
            </w:r>
          </w:p>
          <w:p w14:paraId="1D160BBA" w14:textId="77777777" w:rsidR="004E1C81" w:rsidRPr="007036CE" w:rsidRDefault="004E1C81" w:rsidP="000027F9">
            <w:pPr>
              <w:pStyle w:val="GOSTTableListMark1"/>
            </w:pPr>
            <w:r w:rsidRPr="007036CE">
              <w:t>«</w:t>
            </w:r>
            <w:ins w:id="5308" w:author="Сатлер Марина Викторовна" w:date="2024-02-28T18:39:00Z">
              <w:r w:rsidR="00666E41" w:rsidRPr="007036CE">
                <w:rPr>
                  <w:lang w:val="en-US"/>
                </w:rPr>
                <w:t>O</w:t>
              </w:r>
            </w:ins>
            <w:r w:rsidRPr="007036CE">
              <w:t>» – открытый;</w:t>
            </w:r>
          </w:p>
          <w:p w14:paraId="71CCA8F9" w14:textId="77777777" w:rsidR="004E1C81" w:rsidRPr="007036CE" w:rsidRDefault="004E1C81" w:rsidP="000027F9">
            <w:pPr>
              <w:pStyle w:val="GOSTTableListMark1"/>
            </w:pPr>
            <w:r w:rsidRPr="007036CE">
              <w:t>«S» – защищенный;</w:t>
            </w:r>
          </w:p>
          <w:p w14:paraId="537B4BF5" w14:textId="77777777" w:rsidR="004E1C81" w:rsidRPr="007036CE" w:rsidRDefault="004E1C81" w:rsidP="000027F9">
            <w:pPr>
              <w:pStyle w:val="GOSTTableListMark1"/>
            </w:pPr>
            <w:r w:rsidRPr="007036CE">
              <w:t xml:space="preserve">«1» – открытый; </w:t>
            </w:r>
          </w:p>
          <w:p w14:paraId="3C1DE306" w14:textId="77777777" w:rsidR="004E1C81" w:rsidRPr="007036CE" w:rsidRDefault="004E1C81" w:rsidP="000027F9">
            <w:pPr>
              <w:pStyle w:val="GOSTTableListMark1"/>
              <w:rPr>
                <w:szCs w:val="22"/>
              </w:rPr>
            </w:pPr>
            <w:r w:rsidRPr="007036CE">
              <w:t xml:space="preserve">«2» </w:t>
            </w:r>
            <w:r w:rsidR="0053707E" w:rsidRPr="007036CE">
              <w:t>– защищенный</w:t>
            </w:r>
          </w:p>
        </w:tc>
      </w:tr>
      <w:tr w:rsidR="004E1C81" w:rsidRPr="007036CE" w14:paraId="07B63B3E" w14:textId="77777777" w:rsidTr="00A759FD">
        <w:tc>
          <w:tcPr>
            <w:tcW w:w="1100" w:type="pct"/>
          </w:tcPr>
          <w:p w14:paraId="1C41197B" w14:textId="77777777" w:rsidR="004E1C81" w:rsidRPr="007036CE" w:rsidRDefault="004E1C81">
            <w:pPr>
              <w:pStyle w:val="GOSTTablenorm"/>
              <w:rPr>
                <w:b/>
              </w:rPr>
            </w:pPr>
            <w:r w:rsidRPr="007036CE">
              <w:rPr>
                <w:b/>
              </w:rPr>
              <w:lastRenderedPageBreak/>
              <w:t>Строки документа по разделу «1»</w:t>
            </w:r>
          </w:p>
        </w:tc>
        <w:tc>
          <w:tcPr>
            <w:tcW w:w="734" w:type="pct"/>
          </w:tcPr>
          <w:p w14:paraId="087B3EBB" w14:textId="77777777" w:rsidR="004E1C81" w:rsidRPr="007036CE" w:rsidRDefault="004E1C81">
            <w:pPr>
              <w:pStyle w:val="GOSTTablenorm"/>
              <w:rPr>
                <w:b/>
                <w:szCs w:val="24"/>
                <w:lang w:val="en-US"/>
              </w:rPr>
            </w:pPr>
            <w:r w:rsidRPr="007036CE">
              <w:rPr>
                <w:b/>
                <w:szCs w:val="24"/>
                <w:lang w:val="en-US"/>
              </w:rPr>
              <w:t>SECTION_1</w:t>
            </w:r>
          </w:p>
        </w:tc>
        <w:tc>
          <w:tcPr>
            <w:tcW w:w="519" w:type="pct"/>
          </w:tcPr>
          <w:p w14:paraId="7B224480" w14:textId="77777777" w:rsidR="004E1C81" w:rsidRPr="007036CE" w:rsidRDefault="004E1C81" w:rsidP="000027F9">
            <w:pPr>
              <w:pStyle w:val="GOSTTablenorm"/>
            </w:pPr>
            <w:r w:rsidRPr="007036CE">
              <w:t>Массив</w:t>
            </w:r>
          </w:p>
        </w:tc>
        <w:tc>
          <w:tcPr>
            <w:tcW w:w="300" w:type="pct"/>
          </w:tcPr>
          <w:p w14:paraId="6CAAE805" w14:textId="77777777" w:rsidR="004E1C81" w:rsidRPr="007036CE" w:rsidRDefault="004E1C81" w:rsidP="000027F9">
            <w:pPr>
              <w:pStyle w:val="GOSTTablenorm"/>
            </w:pPr>
            <w:r w:rsidRPr="007036CE">
              <w:t>Нет</w:t>
            </w:r>
          </w:p>
        </w:tc>
        <w:tc>
          <w:tcPr>
            <w:tcW w:w="308" w:type="pct"/>
          </w:tcPr>
          <w:p w14:paraId="7393FC07" w14:textId="77777777" w:rsidR="004E1C81" w:rsidRPr="007036CE" w:rsidRDefault="004E1C81">
            <w:pPr>
              <w:pStyle w:val="GOSTTablenorm"/>
            </w:pPr>
            <w:r w:rsidRPr="007036CE">
              <w:t>-</w:t>
            </w:r>
          </w:p>
        </w:tc>
        <w:tc>
          <w:tcPr>
            <w:tcW w:w="2039" w:type="pct"/>
          </w:tcPr>
          <w:p w14:paraId="0F388E42" w14:textId="77777777" w:rsidR="004E1C81" w:rsidRPr="007036CE" w:rsidRDefault="004E1C81" w:rsidP="000027F9">
            <w:pPr>
              <w:pStyle w:val="GOSTTablenorm"/>
            </w:pPr>
            <w:r w:rsidRPr="007036CE">
              <w:t>-</w:t>
            </w:r>
          </w:p>
        </w:tc>
      </w:tr>
      <w:tr w:rsidR="004E1C81" w:rsidRPr="007036CE" w14:paraId="7BCDD523" w14:textId="77777777" w:rsidTr="00A759FD">
        <w:tc>
          <w:tcPr>
            <w:tcW w:w="1100" w:type="pct"/>
          </w:tcPr>
          <w:p w14:paraId="750B7503" w14:textId="77777777" w:rsidR="004E1C81" w:rsidRPr="007036CE" w:rsidRDefault="004E1C81">
            <w:pPr>
              <w:pStyle w:val="GOSTTablenorm"/>
            </w:pPr>
            <w:r w:rsidRPr="007036CE">
              <w:t>Идентификатор строки</w:t>
            </w:r>
          </w:p>
        </w:tc>
        <w:tc>
          <w:tcPr>
            <w:tcW w:w="734" w:type="pct"/>
          </w:tcPr>
          <w:p w14:paraId="5394FCD5" w14:textId="77777777" w:rsidR="004E1C81" w:rsidRPr="007036CE" w:rsidRDefault="0053707E" w:rsidP="006C14D9">
            <w:pPr>
              <w:pStyle w:val="GOSTTablenorm"/>
              <w:rPr>
                <w:szCs w:val="24"/>
                <w:lang w:val="en-US"/>
              </w:rPr>
            </w:pPr>
            <w:r w:rsidRPr="007036CE">
              <w:rPr>
                <w:b/>
                <w:szCs w:val="24"/>
                <w:lang w:val="en-US"/>
              </w:rPr>
              <w:t>SECTION_1</w:t>
            </w:r>
            <w:r w:rsidRPr="007036CE">
              <w:rPr>
                <w:b/>
                <w:szCs w:val="24"/>
              </w:rPr>
              <w:t>:</w:t>
            </w:r>
            <w:ins w:id="5309" w:author="Сатлер Марина Викторовна" w:date="2024-06-11T14:26:00Z">
              <w:r w:rsidR="006C14D9" w:rsidRPr="007036CE">
                <w:rPr>
                  <w:szCs w:val="24"/>
                  <w:lang w:val="en-US"/>
                </w:rPr>
                <w:t>id</w:t>
              </w:r>
            </w:ins>
            <w:del w:id="5310" w:author="Сатлер Марина Викторовна" w:date="2024-06-11T14:26:00Z">
              <w:r w:rsidR="004E1C81" w:rsidRPr="007036CE" w:rsidDel="006C14D9">
                <w:rPr>
                  <w:szCs w:val="24"/>
                  <w:lang w:val="en-US"/>
                </w:rPr>
                <w:delText>ID</w:delText>
              </w:r>
            </w:del>
          </w:p>
        </w:tc>
        <w:tc>
          <w:tcPr>
            <w:tcW w:w="519" w:type="pct"/>
          </w:tcPr>
          <w:p w14:paraId="15B46441" w14:textId="77777777" w:rsidR="004E1C81" w:rsidRPr="007036CE" w:rsidRDefault="004E1C81" w:rsidP="000027F9">
            <w:pPr>
              <w:pStyle w:val="GOSTTablenorm"/>
              <w:rPr>
                <w:lang w:val="en-US"/>
              </w:rPr>
            </w:pPr>
            <w:r w:rsidRPr="007036CE">
              <w:t>Число</w:t>
            </w:r>
          </w:p>
        </w:tc>
        <w:tc>
          <w:tcPr>
            <w:tcW w:w="300" w:type="pct"/>
          </w:tcPr>
          <w:p w14:paraId="4476C22B" w14:textId="77777777" w:rsidR="004E1C81" w:rsidRPr="007036CE" w:rsidRDefault="004E1C81" w:rsidP="000027F9">
            <w:pPr>
              <w:pStyle w:val="GOSTTablenorm"/>
              <w:rPr>
                <w:lang w:val="en-US"/>
              </w:rPr>
            </w:pPr>
            <w:r w:rsidRPr="007036CE">
              <w:t>Да</w:t>
            </w:r>
          </w:p>
        </w:tc>
        <w:tc>
          <w:tcPr>
            <w:tcW w:w="308" w:type="pct"/>
          </w:tcPr>
          <w:p w14:paraId="1B03BA13" w14:textId="77777777" w:rsidR="004E1C81" w:rsidRPr="007036CE" w:rsidRDefault="004E1C81">
            <w:pPr>
              <w:pStyle w:val="GOSTTablenorm"/>
            </w:pPr>
            <w:r w:rsidRPr="007036CE">
              <w:t>&lt;=20</w:t>
            </w:r>
          </w:p>
        </w:tc>
        <w:tc>
          <w:tcPr>
            <w:tcW w:w="2039" w:type="pct"/>
          </w:tcPr>
          <w:p w14:paraId="79062532" w14:textId="77777777" w:rsidR="004E1C81" w:rsidRPr="007036CE" w:rsidRDefault="004E1C81" w:rsidP="000027F9">
            <w:pPr>
              <w:pStyle w:val="GOSTTablenorm"/>
            </w:pPr>
            <w:r w:rsidRPr="007036CE">
              <w:t>Указывается технический идентификатор строки</w:t>
            </w:r>
          </w:p>
        </w:tc>
      </w:tr>
      <w:tr w:rsidR="004E1C81" w:rsidRPr="007036CE" w14:paraId="6FBF6A17" w14:textId="77777777" w:rsidTr="00A759FD">
        <w:tc>
          <w:tcPr>
            <w:tcW w:w="1100" w:type="pct"/>
          </w:tcPr>
          <w:p w14:paraId="2276A829" w14:textId="77777777" w:rsidR="004E1C81" w:rsidRPr="007036CE" w:rsidRDefault="004E1C81">
            <w:pPr>
              <w:pStyle w:val="GOSTTablenorm"/>
            </w:pPr>
            <w:r w:rsidRPr="007036CE">
              <w:t>Номер строки</w:t>
            </w:r>
          </w:p>
        </w:tc>
        <w:tc>
          <w:tcPr>
            <w:tcW w:w="734" w:type="pct"/>
          </w:tcPr>
          <w:p w14:paraId="3D1DFDE4" w14:textId="77777777" w:rsidR="004E1C81" w:rsidRPr="007036CE" w:rsidRDefault="0053707E">
            <w:pPr>
              <w:pStyle w:val="GOSTTablenorm"/>
              <w:rPr>
                <w:szCs w:val="24"/>
                <w:lang w:val="en-US"/>
              </w:rPr>
            </w:pPr>
            <w:r w:rsidRPr="007036CE">
              <w:rPr>
                <w:b/>
                <w:szCs w:val="24"/>
                <w:lang w:val="en-US"/>
              </w:rPr>
              <w:t>SECTION_1</w:t>
            </w:r>
            <w:r w:rsidRPr="007036CE">
              <w:rPr>
                <w:b/>
                <w:szCs w:val="24"/>
              </w:rPr>
              <w:t>:</w:t>
            </w:r>
            <w:r w:rsidR="004E1C81" w:rsidRPr="007036CE">
              <w:rPr>
                <w:szCs w:val="24"/>
                <w:lang w:val="en-US"/>
              </w:rPr>
              <w:t>NUMBROW</w:t>
            </w:r>
          </w:p>
        </w:tc>
        <w:tc>
          <w:tcPr>
            <w:tcW w:w="519" w:type="pct"/>
          </w:tcPr>
          <w:p w14:paraId="42A1FB3B" w14:textId="77777777" w:rsidR="004E1C81" w:rsidRPr="007036CE" w:rsidRDefault="004E1C81" w:rsidP="000027F9">
            <w:pPr>
              <w:pStyle w:val="GOSTTablenorm"/>
            </w:pPr>
            <w:r w:rsidRPr="007036CE">
              <w:t>Строка</w:t>
            </w:r>
          </w:p>
        </w:tc>
        <w:tc>
          <w:tcPr>
            <w:tcW w:w="300" w:type="pct"/>
          </w:tcPr>
          <w:p w14:paraId="5B2FD362" w14:textId="77777777" w:rsidR="004E1C81" w:rsidRPr="007036CE" w:rsidRDefault="004E1C81" w:rsidP="000027F9">
            <w:pPr>
              <w:pStyle w:val="GOSTTablenorm"/>
            </w:pPr>
            <w:r w:rsidRPr="007036CE">
              <w:t>Да</w:t>
            </w:r>
          </w:p>
        </w:tc>
        <w:tc>
          <w:tcPr>
            <w:tcW w:w="308" w:type="pct"/>
          </w:tcPr>
          <w:p w14:paraId="54CD4558" w14:textId="77777777" w:rsidR="004E1C81" w:rsidRPr="007036CE" w:rsidRDefault="004E1C81">
            <w:pPr>
              <w:pStyle w:val="GOSTTablenorm"/>
            </w:pPr>
            <w:r w:rsidRPr="007036CE">
              <w:rPr>
                <w:lang w:val="en-US"/>
              </w:rPr>
              <w:t>&lt;=20</w:t>
            </w:r>
          </w:p>
        </w:tc>
        <w:tc>
          <w:tcPr>
            <w:tcW w:w="2039" w:type="pct"/>
          </w:tcPr>
          <w:p w14:paraId="61EA2CA4" w14:textId="77777777" w:rsidR="004E1C81" w:rsidRPr="007036CE" w:rsidRDefault="004E1C81" w:rsidP="000027F9">
            <w:pPr>
              <w:pStyle w:val="GOSTTablenorm"/>
            </w:pPr>
            <w:r w:rsidRPr="007036CE">
              <w:t>Указывается порядковый номер строки по разделу «1»</w:t>
            </w:r>
          </w:p>
        </w:tc>
      </w:tr>
      <w:tr w:rsidR="004E1C81" w:rsidRPr="007036CE" w14:paraId="19130BB4" w14:textId="77777777" w:rsidTr="00A759FD">
        <w:tc>
          <w:tcPr>
            <w:tcW w:w="1100" w:type="pct"/>
          </w:tcPr>
          <w:p w14:paraId="1D55DE62" w14:textId="77777777" w:rsidR="004E1C81" w:rsidRPr="007036CE" w:rsidRDefault="004E1C81">
            <w:pPr>
              <w:pStyle w:val="GOSTTablenorm"/>
            </w:pPr>
            <w:r w:rsidRPr="007036CE">
              <w:t>КБК</w:t>
            </w:r>
          </w:p>
        </w:tc>
        <w:tc>
          <w:tcPr>
            <w:tcW w:w="734" w:type="pct"/>
          </w:tcPr>
          <w:p w14:paraId="024109FB" w14:textId="77777777" w:rsidR="004E1C81" w:rsidRPr="007036CE" w:rsidRDefault="0053707E">
            <w:pPr>
              <w:pStyle w:val="GOSTTablenorm"/>
              <w:rPr>
                <w:szCs w:val="24"/>
                <w:lang w:val="en-US"/>
              </w:rPr>
            </w:pPr>
            <w:r w:rsidRPr="007036CE">
              <w:rPr>
                <w:b/>
                <w:szCs w:val="24"/>
                <w:lang w:val="en-US"/>
              </w:rPr>
              <w:t>SECTION_1</w:t>
            </w:r>
            <w:r w:rsidRPr="007036CE">
              <w:rPr>
                <w:b/>
                <w:szCs w:val="24"/>
              </w:rPr>
              <w:t>:</w:t>
            </w:r>
            <w:r w:rsidR="004E1C81" w:rsidRPr="007036CE">
              <w:rPr>
                <w:szCs w:val="24"/>
                <w:lang w:val="en-US"/>
              </w:rPr>
              <w:t>KBK</w:t>
            </w:r>
          </w:p>
        </w:tc>
        <w:tc>
          <w:tcPr>
            <w:tcW w:w="519" w:type="pct"/>
          </w:tcPr>
          <w:p w14:paraId="14289463" w14:textId="77777777" w:rsidR="004E1C81" w:rsidRPr="007036CE" w:rsidRDefault="004E1C81" w:rsidP="000027F9">
            <w:pPr>
              <w:pStyle w:val="GOSTTablenorm"/>
            </w:pPr>
            <w:r w:rsidRPr="007036CE">
              <w:t>Строка</w:t>
            </w:r>
          </w:p>
        </w:tc>
        <w:tc>
          <w:tcPr>
            <w:tcW w:w="300" w:type="pct"/>
          </w:tcPr>
          <w:p w14:paraId="73D16844" w14:textId="77777777" w:rsidR="004E1C81" w:rsidRPr="007036CE" w:rsidRDefault="004E1C81" w:rsidP="000027F9">
            <w:pPr>
              <w:pStyle w:val="GOSTTablenorm"/>
            </w:pPr>
            <w:r w:rsidRPr="007036CE">
              <w:t>Да</w:t>
            </w:r>
          </w:p>
        </w:tc>
        <w:tc>
          <w:tcPr>
            <w:tcW w:w="308" w:type="pct"/>
          </w:tcPr>
          <w:p w14:paraId="4399E26D" w14:textId="77777777" w:rsidR="004E1C81" w:rsidRPr="007036CE" w:rsidRDefault="004E1C81">
            <w:pPr>
              <w:pStyle w:val="GOSTTablenorm"/>
            </w:pPr>
            <w:r w:rsidRPr="007036CE">
              <w:t>=20</w:t>
            </w:r>
          </w:p>
        </w:tc>
        <w:tc>
          <w:tcPr>
            <w:tcW w:w="2039" w:type="pct"/>
          </w:tcPr>
          <w:p w14:paraId="019054D4" w14:textId="77777777" w:rsidR="004E1C81" w:rsidRPr="007036CE" w:rsidRDefault="004E1C81" w:rsidP="000027F9">
            <w:pPr>
              <w:pStyle w:val="GOSTTablenorm"/>
            </w:pPr>
            <w:r w:rsidRPr="007036CE">
              <w:t>Указывается код по бюджетной классификации для отражения операции на ЛС ГРБС/ ПБС</w:t>
            </w:r>
          </w:p>
        </w:tc>
      </w:tr>
      <w:tr w:rsidR="004E1C81" w:rsidRPr="007036CE" w14:paraId="61CF2B5F" w14:textId="77777777" w:rsidTr="00A759FD">
        <w:tc>
          <w:tcPr>
            <w:tcW w:w="1100" w:type="pct"/>
          </w:tcPr>
          <w:p w14:paraId="0AB4C532" w14:textId="77777777" w:rsidR="004E1C81" w:rsidRPr="007036CE" w:rsidRDefault="004E1C81">
            <w:pPr>
              <w:pStyle w:val="GOSTTablenorm"/>
            </w:pPr>
            <w:r w:rsidRPr="007036CE">
              <w:t>Код цели</w:t>
            </w:r>
          </w:p>
        </w:tc>
        <w:tc>
          <w:tcPr>
            <w:tcW w:w="734" w:type="pct"/>
          </w:tcPr>
          <w:p w14:paraId="53FDD51C" w14:textId="77777777" w:rsidR="004E1C81" w:rsidRPr="007036CE" w:rsidRDefault="0053707E">
            <w:pPr>
              <w:pStyle w:val="GOSTTablenorm"/>
              <w:rPr>
                <w:szCs w:val="24"/>
              </w:rPr>
            </w:pPr>
            <w:r w:rsidRPr="007036CE">
              <w:rPr>
                <w:b/>
                <w:szCs w:val="24"/>
                <w:lang w:val="en-US"/>
              </w:rPr>
              <w:t>SECTION_1</w:t>
            </w:r>
            <w:r w:rsidRPr="007036CE">
              <w:rPr>
                <w:b/>
                <w:szCs w:val="24"/>
              </w:rPr>
              <w:t>:</w:t>
            </w:r>
            <w:r w:rsidR="004E1C81" w:rsidRPr="007036CE">
              <w:rPr>
                <w:szCs w:val="24"/>
              </w:rPr>
              <w:t>TARGETCODE</w:t>
            </w:r>
          </w:p>
        </w:tc>
        <w:tc>
          <w:tcPr>
            <w:tcW w:w="519" w:type="pct"/>
          </w:tcPr>
          <w:p w14:paraId="4BE56F5F" w14:textId="77777777" w:rsidR="004E1C81" w:rsidRPr="007036CE" w:rsidRDefault="004E1C81" w:rsidP="000027F9">
            <w:pPr>
              <w:pStyle w:val="GOSTTablenorm"/>
            </w:pPr>
            <w:r w:rsidRPr="007036CE">
              <w:t>Строка</w:t>
            </w:r>
          </w:p>
        </w:tc>
        <w:tc>
          <w:tcPr>
            <w:tcW w:w="300" w:type="pct"/>
          </w:tcPr>
          <w:p w14:paraId="3BEE69BA" w14:textId="77777777" w:rsidR="004E1C81" w:rsidRPr="007036CE" w:rsidRDefault="004E1C81" w:rsidP="000027F9">
            <w:pPr>
              <w:pStyle w:val="GOSTTablenorm"/>
            </w:pPr>
            <w:r w:rsidRPr="007036CE">
              <w:t>Да</w:t>
            </w:r>
          </w:p>
        </w:tc>
        <w:tc>
          <w:tcPr>
            <w:tcW w:w="308" w:type="pct"/>
          </w:tcPr>
          <w:p w14:paraId="445AD2B8" w14:textId="77777777" w:rsidR="004E1C81" w:rsidRPr="007036CE" w:rsidRDefault="004E1C81">
            <w:pPr>
              <w:pStyle w:val="GOSTTablenorm"/>
            </w:pPr>
            <w:r w:rsidRPr="007036CE">
              <w:rPr>
                <w:lang w:val="en-US"/>
              </w:rPr>
              <w:t>&lt;=</w:t>
            </w:r>
            <w:r w:rsidRPr="007036CE">
              <w:t>20</w:t>
            </w:r>
          </w:p>
        </w:tc>
        <w:tc>
          <w:tcPr>
            <w:tcW w:w="2039" w:type="pct"/>
          </w:tcPr>
          <w:p w14:paraId="6B52C7FD" w14:textId="77777777" w:rsidR="004E1C81" w:rsidRPr="007036CE" w:rsidRDefault="004E1C81" w:rsidP="000027F9">
            <w:pPr>
              <w:pStyle w:val="GOSTTablenorm"/>
            </w:pPr>
            <w:r w:rsidRPr="007036CE">
              <w:rPr>
                <w:bCs/>
              </w:rPr>
              <w:t>Указывается код цели (аналитический код) для отражения операции на ЛС ГРБС/ ПБС (при наличии)</w:t>
            </w:r>
          </w:p>
        </w:tc>
      </w:tr>
      <w:tr w:rsidR="004E1C81" w:rsidRPr="007036CE" w14:paraId="61F26BEF" w14:textId="77777777" w:rsidTr="00A759FD">
        <w:tc>
          <w:tcPr>
            <w:tcW w:w="1100" w:type="pct"/>
          </w:tcPr>
          <w:p w14:paraId="63BFBC18" w14:textId="77777777" w:rsidR="004E1C81" w:rsidRPr="007036CE" w:rsidRDefault="004E1C81">
            <w:pPr>
              <w:pStyle w:val="GOSTTablenorm"/>
            </w:pPr>
            <w:r w:rsidRPr="007036CE">
              <w:t>Код ОКС</w:t>
            </w:r>
          </w:p>
        </w:tc>
        <w:tc>
          <w:tcPr>
            <w:tcW w:w="734" w:type="pct"/>
          </w:tcPr>
          <w:p w14:paraId="4D9FC3BA" w14:textId="77777777" w:rsidR="004E1C81" w:rsidRPr="007036CE" w:rsidRDefault="0053707E">
            <w:pPr>
              <w:pStyle w:val="GOSTTablenorm"/>
              <w:rPr>
                <w:szCs w:val="24"/>
              </w:rPr>
            </w:pPr>
            <w:r w:rsidRPr="007036CE">
              <w:rPr>
                <w:b/>
                <w:szCs w:val="24"/>
                <w:lang w:val="en-US"/>
              </w:rPr>
              <w:t>SECTION_1</w:t>
            </w:r>
            <w:r w:rsidRPr="007036CE">
              <w:rPr>
                <w:b/>
                <w:szCs w:val="24"/>
              </w:rPr>
              <w:t>:</w:t>
            </w:r>
            <w:r w:rsidR="004E1C81" w:rsidRPr="007036CE">
              <w:rPr>
                <w:szCs w:val="24"/>
                <w:lang w:val="en-US"/>
              </w:rPr>
              <w:t>OKSCODE</w:t>
            </w:r>
          </w:p>
        </w:tc>
        <w:tc>
          <w:tcPr>
            <w:tcW w:w="519" w:type="pct"/>
          </w:tcPr>
          <w:p w14:paraId="05249CB4" w14:textId="77777777" w:rsidR="004E1C81" w:rsidRPr="007036CE" w:rsidRDefault="004E1C81" w:rsidP="000027F9">
            <w:pPr>
              <w:pStyle w:val="GOSTTablenorm"/>
            </w:pPr>
            <w:r w:rsidRPr="007036CE">
              <w:t>Строка</w:t>
            </w:r>
          </w:p>
        </w:tc>
        <w:tc>
          <w:tcPr>
            <w:tcW w:w="300" w:type="pct"/>
          </w:tcPr>
          <w:p w14:paraId="689C489B" w14:textId="77777777" w:rsidR="004E1C81" w:rsidRPr="007036CE" w:rsidRDefault="004E1C81" w:rsidP="000027F9">
            <w:pPr>
              <w:pStyle w:val="GOSTTablenorm"/>
            </w:pPr>
            <w:r w:rsidRPr="007036CE">
              <w:t>Нет</w:t>
            </w:r>
          </w:p>
        </w:tc>
        <w:tc>
          <w:tcPr>
            <w:tcW w:w="308" w:type="pct"/>
          </w:tcPr>
          <w:p w14:paraId="4E9A4A62" w14:textId="77777777" w:rsidR="004E1C81" w:rsidRPr="007036CE" w:rsidRDefault="00CB7E5B" w:rsidP="00CB7E5B">
            <w:pPr>
              <w:pStyle w:val="GOSTTablenorm"/>
            </w:pPr>
            <w:r w:rsidRPr="007036CE">
              <w:t>=18</w:t>
            </w:r>
          </w:p>
        </w:tc>
        <w:tc>
          <w:tcPr>
            <w:tcW w:w="2039" w:type="pct"/>
          </w:tcPr>
          <w:p w14:paraId="102476E8" w14:textId="77777777" w:rsidR="004E1C81" w:rsidRPr="007036CE" w:rsidRDefault="004E1C81" w:rsidP="000027F9">
            <w:pPr>
              <w:pStyle w:val="GOSTTablenorm"/>
            </w:pPr>
            <w:r w:rsidRPr="007036CE">
              <w:t>Указывается код объекта капитального строительства (недвижимого имущества) для отражения операций бюджетных средств на ЛС ГРБС/ ПБС</w:t>
            </w:r>
          </w:p>
        </w:tc>
      </w:tr>
      <w:tr w:rsidR="004E1C81" w:rsidRPr="007036CE" w14:paraId="79AA1796" w14:textId="77777777" w:rsidTr="00A759FD">
        <w:tc>
          <w:tcPr>
            <w:tcW w:w="1100" w:type="pct"/>
          </w:tcPr>
          <w:p w14:paraId="2C239EDF" w14:textId="77777777" w:rsidR="004E1C81" w:rsidRPr="007036CE" w:rsidRDefault="004E1C81">
            <w:pPr>
              <w:pStyle w:val="GOSTTablenorm"/>
            </w:pPr>
            <w:r w:rsidRPr="007036CE">
              <w:t>Тип КБК</w:t>
            </w:r>
          </w:p>
        </w:tc>
        <w:tc>
          <w:tcPr>
            <w:tcW w:w="734" w:type="pct"/>
          </w:tcPr>
          <w:p w14:paraId="6D928BD4" w14:textId="77777777" w:rsidR="004E1C81" w:rsidRPr="007036CE" w:rsidRDefault="0053707E">
            <w:pPr>
              <w:pStyle w:val="GOSTTablenorm"/>
              <w:rPr>
                <w:szCs w:val="24"/>
                <w:lang w:val="en-US"/>
              </w:rPr>
            </w:pPr>
            <w:r w:rsidRPr="007036CE">
              <w:rPr>
                <w:b/>
                <w:szCs w:val="24"/>
                <w:lang w:val="en-US"/>
              </w:rPr>
              <w:t>SECTION_1</w:t>
            </w:r>
            <w:r w:rsidRPr="007036CE">
              <w:rPr>
                <w:b/>
                <w:szCs w:val="24"/>
              </w:rPr>
              <w:t>:</w:t>
            </w:r>
            <w:r w:rsidR="004E1C81" w:rsidRPr="007036CE">
              <w:rPr>
                <w:szCs w:val="24"/>
              </w:rPr>
              <w:t>TYPEKBK</w:t>
            </w:r>
          </w:p>
        </w:tc>
        <w:tc>
          <w:tcPr>
            <w:tcW w:w="519" w:type="pct"/>
          </w:tcPr>
          <w:p w14:paraId="2A0B3469" w14:textId="77777777" w:rsidR="004E1C81" w:rsidRPr="007036CE" w:rsidRDefault="004E1C81" w:rsidP="000027F9">
            <w:pPr>
              <w:pStyle w:val="GOSTTablenorm"/>
            </w:pPr>
            <w:r w:rsidRPr="007036CE">
              <w:t>Строка</w:t>
            </w:r>
          </w:p>
        </w:tc>
        <w:tc>
          <w:tcPr>
            <w:tcW w:w="300" w:type="pct"/>
          </w:tcPr>
          <w:p w14:paraId="0AE6654F" w14:textId="77777777" w:rsidR="004E1C81" w:rsidRPr="007036CE" w:rsidRDefault="004E1C81" w:rsidP="000027F9">
            <w:pPr>
              <w:pStyle w:val="GOSTTablenorm"/>
            </w:pPr>
            <w:r w:rsidRPr="007036CE">
              <w:t>Да</w:t>
            </w:r>
          </w:p>
        </w:tc>
        <w:tc>
          <w:tcPr>
            <w:tcW w:w="308" w:type="pct"/>
          </w:tcPr>
          <w:p w14:paraId="43C92DEA" w14:textId="77777777" w:rsidR="004E1C81" w:rsidRPr="007036CE" w:rsidRDefault="004E1C81">
            <w:pPr>
              <w:pStyle w:val="GOSTTablenorm"/>
            </w:pPr>
            <w:r w:rsidRPr="007036CE">
              <w:t>=2</w:t>
            </w:r>
          </w:p>
        </w:tc>
        <w:tc>
          <w:tcPr>
            <w:tcW w:w="2039" w:type="pct"/>
          </w:tcPr>
          <w:p w14:paraId="17F335EA" w14:textId="77777777" w:rsidR="004E1C81" w:rsidRPr="007036CE" w:rsidRDefault="004E1C81">
            <w:pPr>
              <w:pStyle w:val="GOSTTablenorm"/>
            </w:pPr>
            <w:r w:rsidRPr="007036CE">
              <w:t>Указывается тип кода по бюджетной классификации.</w:t>
            </w:r>
          </w:p>
          <w:p w14:paraId="6868058E" w14:textId="592366C4" w:rsidR="004E1C81" w:rsidRPr="007036CE" w:rsidRDefault="004E1C81" w:rsidP="000027F9">
            <w:pPr>
              <w:pStyle w:val="GOSTTablenorm"/>
            </w:pPr>
            <w:r w:rsidRPr="007036CE">
              <w:t xml:space="preserve">Заполняется значением «11» </w:t>
            </w:r>
            <w:r w:rsidR="00FD4C4D" w:rsidRPr="007036CE">
              <w:t>–</w:t>
            </w:r>
            <w:r w:rsidRPr="007036CE">
              <w:t xml:space="preserve"> Лимитируемые расходы.</w:t>
            </w:r>
          </w:p>
        </w:tc>
      </w:tr>
      <w:tr w:rsidR="004E1C81" w:rsidRPr="007036CE" w14:paraId="77F4E36C" w14:textId="77777777" w:rsidTr="00A759FD">
        <w:tc>
          <w:tcPr>
            <w:tcW w:w="1100" w:type="pct"/>
          </w:tcPr>
          <w:p w14:paraId="0D57D121" w14:textId="77777777" w:rsidR="004E1C81" w:rsidRPr="007036CE" w:rsidRDefault="00A536F6">
            <w:pPr>
              <w:pStyle w:val="GOSTTablenorm"/>
            </w:pPr>
            <w:r w:rsidRPr="007036CE">
              <w:t>Сумма на текущий год</w:t>
            </w:r>
          </w:p>
        </w:tc>
        <w:tc>
          <w:tcPr>
            <w:tcW w:w="734" w:type="pct"/>
          </w:tcPr>
          <w:p w14:paraId="7CFE875F" w14:textId="77777777" w:rsidR="004E1C81" w:rsidRPr="007036CE" w:rsidRDefault="0053707E">
            <w:pPr>
              <w:pStyle w:val="GOSTTablenorm"/>
            </w:pPr>
            <w:r w:rsidRPr="007036CE">
              <w:rPr>
                <w:b/>
                <w:szCs w:val="24"/>
                <w:lang w:val="en-US"/>
              </w:rPr>
              <w:t>SECTION_1</w:t>
            </w:r>
            <w:r w:rsidRPr="007036CE">
              <w:rPr>
                <w:b/>
                <w:szCs w:val="24"/>
              </w:rPr>
              <w:t>:</w:t>
            </w:r>
            <w:r w:rsidR="004E1C81" w:rsidRPr="007036CE">
              <w:t>SUM_1</w:t>
            </w:r>
          </w:p>
        </w:tc>
        <w:tc>
          <w:tcPr>
            <w:tcW w:w="519" w:type="pct"/>
          </w:tcPr>
          <w:p w14:paraId="4B9C440B" w14:textId="77777777" w:rsidR="004E1C81" w:rsidRPr="007036CE" w:rsidRDefault="004E1C81" w:rsidP="000027F9">
            <w:pPr>
              <w:pStyle w:val="GOSTTablenorm"/>
            </w:pPr>
            <w:r w:rsidRPr="007036CE">
              <w:t>Сумма</w:t>
            </w:r>
          </w:p>
        </w:tc>
        <w:tc>
          <w:tcPr>
            <w:tcW w:w="300" w:type="pct"/>
          </w:tcPr>
          <w:p w14:paraId="44EB2FA4" w14:textId="77777777" w:rsidR="004E1C81" w:rsidRPr="007036CE" w:rsidRDefault="004E1C81" w:rsidP="000027F9">
            <w:pPr>
              <w:pStyle w:val="GOSTTablenorm"/>
            </w:pPr>
            <w:r w:rsidRPr="007036CE">
              <w:t>Да</w:t>
            </w:r>
          </w:p>
        </w:tc>
        <w:tc>
          <w:tcPr>
            <w:tcW w:w="308" w:type="pct"/>
          </w:tcPr>
          <w:p w14:paraId="0D8F71A9" w14:textId="77777777" w:rsidR="004E1C81" w:rsidRPr="007036CE" w:rsidRDefault="004E1C81">
            <w:pPr>
              <w:pStyle w:val="GOSTTablenorm"/>
            </w:pPr>
          </w:p>
        </w:tc>
        <w:tc>
          <w:tcPr>
            <w:tcW w:w="2039" w:type="pct"/>
          </w:tcPr>
          <w:p w14:paraId="53081405" w14:textId="77777777" w:rsidR="004E1C81" w:rsidRPr="007036CE" w:rsidRDefault="00A536F6" w:rsidP="000027F9">
            <w:pPr>
              <w:pStyle w:val="GOSTTablenorm"/>
            </w:pPr>
            <w:r w:rsidRPr="007036CE">
              <w:t>Указывается сумма на текущий финансовый год</w:t>
            </w:r>
          </w:p>
        </w:tc>
      </w:tr>
      <w:tr w:rsidR="004E1C81" w:rsidRPr="007036CE" w:rsidDel="005447CF" w14:paraId="598A7A2C" w14:textId="77777777" w:rsidTr="00A759FD">
        <w:tc>
          <w:tcPr>
            <w:tcW w:w="1100" w:type="pct"/>
          </w:tcPr>
          <w:p w14:paraId="08C59DC0" w14:textId="77777777" w:rsidR="004E1C81" w:rsidRPr="007036CE" w:rsidDel="005447CF" w:rsidRDefault="004E1C81">
            <w:pPr>
              <w:pStyle w:val="GOSTTablenorm"/>
              <w:rPr>
                <w:b/>
              </w:rPr>
            </w:pPr>
            <w:r w:rsidRPr="007036CE">
              <w:rPr>
                <w:b/>
              </w:rPr>
              <w:t>Строки документа по разделу «2»</w:t>
            </w:r>
          </w:p>
        </w:tc>
        <w:tc>
          <w:tcPr>
            <w:tcW w:w="734" w:type="pct"/>
          </w:tcPr>
          <w:p w14:paraId="20417770" w14:textId="77777777" w:rsidR="004E1C81" w:rsidRPr="007036CE" w:rsidDel="005447CF" w:rsidRDefault="004E1C81">
            <w:pPr>
              <w:pStyle w:val="GOSTTablenorm"/>
              <w:rPr>
                <w:b/>
              </w:rPr>
            </w:pPr>
            <w:r w:rsidRPr="007036CE">
              <w:rPr>
                <w:b/>
                <w:szCs w:val="24"/>
                <w:lang w:val="en-US"/>
              </w:rPr>
              <w:t>SECTION_2</w:t>
            </w:r>
          </w:p>
        </w:tc>
        <w:tc>
          <w:tcPr>
            <w:tcW w:w="519" w:type="pct"/>
          </w:tcPr>
          <w:p w14:paraId="0A8FCF5E" w14:textId="77777777" w:rsidR="004E1C81" w:rsidRPr="007036CE" w:rsidDel="005447CF" w:rsidRDefault="004E1C81" w:rsidP="000027F9">
            <w:pPr>
              <w:pStyle w:val="GOSTTablenorm"/>
            </w:pPr>
            <w:r w:rsidRPr="007036CE">
              <w:t>Массив</w:t>
            </w:r>
          </w:p>
        </w:tc>
        <w:tc>
          <w:tcPr>
            <w:tcW w:w="300" w:type="pct"/>
          </w:tcPr>
          <w:p w14:paraId="4A130E28" w14:textId="77777777" w:rsidR="004E1C81" w:rsidRPr="007036CE" w:rsidDel="005447CF" w:rsidRDefault="004E1C81" w:rsidP="000027F9">
            <w:pPr>
              <w:pStyle w:val="GOSTTablenorm"/>
            </w:pPr>
            <w:r w:rsidRPr="007036CE">
              <w:t>Нет</w:t>
            </w:r>
          </w:p>
        </w:tc>
        <w:tc>
          <w:tcPr>
            <w:tcW w:w="308" w:type="pct"/>
          </w:tcPr>
          <w:p w14:paraId="5812F989" w14:textId="77777777" w:rsidR="004E1C81" w:rsidRPr="007036CE" w:rsidDel="005447CF" w:rsidRDefault="004E1C81">
            <w:pPr>
              <w:pStyle w:val="GOSTTablenorm"/>
            </w:pPr>
            <w:r w:rsidRPr="007036CE">
              <w:t>-</w:t>
            </w:r>
          </w:p>
        </w:tc>
        <w:tc>
          <w:tcPr>
            <w:tcW w:w="2039" w:type="pct"/>
          </w:tcPr>
          <w:p w14:paraId="6AFBD0E9" w14:textId="77777777" w:rsidR="004E1C81" w:rsidRPr="007036CE" w:rsidDel="005447CF" w:rsidRDefault="004E1C81">
            <w:pPr>
              <w:pStyle w:val="GOSTTablenorm"/>
            </w:pPr>
            <w:r w:rsidRPr="007036CE">
              <w:t>-</w:t>
            </w:r>
          </w:p>
        </w:tc>
      </w:tr>
      <w:tr w:rsidR="004E1C81" w:rsidRPr="007036CE" w:rsidDel="005447CF" w14:paraId="6E51A435" w14:textId="77777777" w:rsidTr="00A759FD">
        <w:tc>
          <w:tcPr>
            <w:tcW w:w="1100" w:type="pct"/>
          </w:tcPr>
          <w:p w14:paraId="307DC9D2" w14:textId="77777777" w:rsidR="004E1C81" w:rsidRPr="007036CE" w:rsidDel="005447CF" w:rsidRDefault="004E1C81">
            <w:pPr>
              <w:pStyle w:val="GOSTTablenorm"/>
            </w:pPr>
            <w:r w:rsidRPr="007036CE">
              <w:t>Идентификатор строки</w:t>
            </w:r>
          </w:p>
        </w:tc>
        <w:tc>
          <w:tcPr>
            <w:tcW w:w="734" w:type="pct"/>
          </w:tcPr>
          <w:p w14:paraId="64B43CFA" w14:textId="77777777" w:rsidR="004E1C81" w:rsidRPr="007036CE" w:rsidDel="005447CF" w:rsidRDefault="0053707E">
            <w:pPr>
              <w:pStyle w:val="GOSTTablenorm"/>
            </w:pPr>
            <w:r w:rsidRPr="007036CE">
              <w:rPr>
                <w:b/>
                <w:szCs w:val="24"/>
                <w:lang w:val="en-US"/>
              </w:rPr>
              <w:t>SECTION_2</w:t>
            </w:r>
            <w:r w:rsidRPr="007036CE">
              <w:rPr>
                <w:b/>
                <w:szCs w:val="24"/>
              </w:rPr>
              <w:t>:</w:t>
            </w:r>
            <w:ins w:id="5311" w:author="Сатлер Марина Викторовна" w:date="2024-06-11T14:26:00Z">
              <w:r w:rsidR="006C14D9" w:rsidRPr="007036CE">
                <w:rPr>
                  <w:szCs w:val="24"/>
                  <w:lang w:val="en-US"/>
                </w:rPr>
                <w:t>id</w:t>
              </w:r>
            </w:ins>
            <w:del w:id="5312" w:author="Сатлер Марина Викторовна" w:date="2024-06-11T14:26:00Z">
              <w:r w:rsidR="004E1C81" w:rsidRPr="007036CE" w:rsidDel="006C14D9">
                <w:rPr>
                  <w:szCs w:val="24"/>
                  <w:lang w:val="en-US"/>
                </w:rPr>
                <w:delText>ID</w:delText>
              </w:r>
            </w:del>
          </w:p>
        </w:tc>
        <w:tc>
          <w:tcPr>
            <w:tcW w:w="519" w:type="pct"/>
          </w:tcPr>
          <w:p w14:paraId="71942BCB" w14:textId="77777777" w:rsidR="004E1C81" w:rsidRPr="007036CE" w:rsidDel="005447CF" w:rsidRDefault="004E1C81" w:rsidP="000027F9">
            <w:pPr>
              <w:pStyle w:val="GOSTTablenorm"/>
            </w:pPr>
            <w:r w:rsidRPr="007036CE">
              <w:t>Число</w:t>
            </w:r>
          </w:p>
        </w:tc>
        <w:tc>
          <w:tcPr>
            <w:tcW w:w="300" w:type="pct"/>
          </w:tcPr>
          <w:p w14:paraId="5C60F6F1" w14:textId="77777777" w:rsidR="004E1C81" w:rsidRPr="007036CE" w:rsidDel="005447CF" w:rsidRDefault="004E1C81" w:rsidP="000027F9">
            <w:pPr>
              <w:pStyle w:val="GOSTTablenorm"/>
            </w:pPr>
            <w:r w:rsidRPr="007036CE">
              <w:t>Да</w:t>
            </w:r>
          </w:p>
        </w:tc>
        <w:tc>
          <w:tcPr>
            <w:tcW w:w="308" w:type="pct"/>
          </w:tcPr>
          <w:p w14:paraId="0EEE607C" w14:textId="77777777" w:rsidR="004E1C81" w:rsidRPr="007036CE" w:rsidDel="005447CF" w:rsidRDefault="004E1C81">
            <w:pPr>
              <w:pStyle w:val="GOSTTablenorm"/>
            </w:pPr>
            <w:r w:rsidRPr="007036CE">
              <w:t>&lt;=20</w:t>
            </w:r>
          </w:p>
        </w:tc>
        <w:tc>
          <w:tcPr>
            <w:tcW w:w="2039" w:type="pct"/>
          </w:tcPr>
          <w:p w14:paraId="69F81BDC" w14:textId="77777777" w:rsidR="004E1C81" w:rsidRPr="007036CE" w:rsidDel="005447CF" w:rsidRDefault="004E1C81">
            <w:pPr>
              <w:pStyle w:val="GOSTTablenorm"/>
            </w:pPr>
            <w:r w:rsidRPr="007036CE">
              <w:t>Указывается технический идентификатор строки</w:t>
            </w:r>
          </w:p>
        </w:tc>
      </w:tr>
      <w:tr w:rsidR="004E1C81" w:rsidRPr="007036CE" w14:paraId="1ED8E6A1" w14:textId="77777777" w:rsidTr="00A759FD">
        <w:tc>
          <w:tcPr>
            <w:tcW w:w="1100" w:type="pct"/>
          </w:tcPr>
          <w:p w14:paraId="4D156490" w14:textId="77777777" w:rsidR="004E1C81" w:rsidRPr="007036CE" w:rsidRDefault="004E1C81">
            <w:pPr>
              <w:pStyle w:val="GOSTTablenorm"/>
            </w:pPr>
            <w:r w:rsidRPr="007036CE">
              <w:lastRenderedPageBreak/>
              <w:t>Номер строки</w:t>
            </w:r>
          </w:p>
        </w:tc>
        <w:tc>
          <w:tcPr>
            <w:tcW w:w="734" w:type="pct"/>
          </w:tcPr>
          <w:p w14:paraId="48BFC3F3" w14:textId="77777777" w:rsidR="004E1C81" w:rsidRPr="007036CE" w:rsidRDefault="0053707E">
            <w:pPr>
              <w:pStyle w:val="GOSTTablenorm"/>
              <w:rPr>
                <w:szCs w:val="24"/>
                <w:lang w:val="en-US"/>
              </w:rPr>
            </w:pPr>
            <w:r w:rsidRPr="007036CE">
              <w:rPr>
                <w:b/>
                <w:szCs w:val="24"/>
                <w:lang w:val="en-US"/>
              </w:rPr>
              <w:t>SECTION_2</w:t>
            </w:r>
            <w:r w:rsidRPr="007036CE">
              <w:rPr>
                <w:b/>
                <w:szCs w:val="24"/>
              </w:rPr>
              <w:t>:</w:t>
            </w:r>
            <w:r w:rsidR="004E1C81" w:rsidRPr="007036CE">
              <w:rPr>
                <w:szCs w:val="24"/>
                <w:lang w:val="en-US"/>
              </w:rPr>
              <w:t>NUMBROW</w:t>
            </w:r>
          </w:p>
        </w:tc>
        <w:tc>
          <w:tcPr>
            <w:tcW w:w="519" w:type="pct"/>
          </w:tcPr>
          <w:p w14:paraId="7FCD20BB" w14:textId="77777777" w:rsidR="004E1C81" w:rsidRPr="007036CE" w:rsidRDefault="004E1C81" w:rsidP="000027F9">
            <w:pPr>
              <w:pStyle w:val="GOSTTablenorm"/>
            </w:pPr>
            <w:r w:rsidRPr="007036CE">
              <w:t>Строка</w:t>
            </w:r>
          </w:p>
        </w:tc>
        <w:tc>
          <w:tcPr>
            <w:tcW w:w="300" w:type="pct"/>
          </w:tcPr>
          <w:p w14:paraId="7B6DB5DE" w14:textId="77777777" w:rsidR="004E1C81" w:rsidRPr="007036CE" w:rsidRDefault="004E1C81" w:rsidP="000027F9">
            <w:pPr>
              <w:pStyle w:val="GOSTTablenorm"/>
            </w:pPr>
            <w:r w:rsidRPr="007036CE">
              <w:t>Да</w:t>
            </w:r>
          </w:p>
        </w:tc>
        <w:tc>
          <w:tcPr>
            <w:tcW w:w="308" w:type="pct"/>
          </w:tcPr>
          <w:p w14:paraId="3AE7034E" w14:textId="77777777" w:rsidR="004E1C81" w:rsidRPr="007036CE" w:rsidRDefault="004E1C81">
            <w:pPr>
              <w:pStyle w:val="GOSTTablenorm"/>
            </w:pPr>
            <w:r w:rsidRPr="007036CE">
              <w:rPr>
                <w:lang w:val="en-US"/>
              </w:rPr>
              <w:t>&lt;=20</w:t>
            </w:r>
          </w:p>
        </w:tc>
        <w:tc>
          <w:tcPr>
            <w:tcW w:w="2039" w:type="pct"/>
          </w:tcPr>
          <w:p w14:paraId="4B769257" w14:textId="77777777" w:rsidR="004E1C81" w:rsidRPr="007036CE" w:rsidRDefault="004E1C81">
            <w:pPr>
              <w:pStyle w:val="GOSTTablenorm"/>
            </w:pPr>
            <w:r w:rsidRPr="007036CE">
              <w:t>Указывается порядковый номер строки по разделу «2»</w:t>
            </w:r>
          </w:p>
        </w:tc>
      </w:tr>
      <w:tr w:rsidR="004E1C81" w:rsidRPr="007036CE" w:rsidDel="005447CF" w14:paraId="13F38C02" w14:textId="77777777" w:rsidTr="00A759FD">
        <w:tc>
          <w:tcPr>
            <w:tcW w:w="1100" w:type="pct"/>
          </w:tcPr>
          <w:p w14:paraId="02146BDC" w14:textId="77777777" w:rsidR="004E1C81" w:rsidRPr="007036CE" w:rsidDel="005447CF" w:rsidRDefault="004E1C81">
            <w:pPr>
              <w:pStyle w:val="GOSTTablenorm"/>
            </w:pPr>
            <w:r w:rsidRPr="007036CE">
              <w:t>КБК</w:t>
            </w:r>
          </w:p>
        </w:tc>
        <w:tc>
          <w:tcPr>
            <w:tcW w:w="734" w:type="pct"/>
          </w:tcPr>
          <w:p w14:paraId="647A8154" w14:textId="77777777" w:rsidR="004E1C81" w:rsidRPr="007036CE" w:rsidDel="005447CF" w:rsidRDefault="0053707E">
            <w:pPr>
              <w:pStyle w:val="GOSTTablenorm"/>
            </w:pPr>
            <w:r w:rsidRPr="007036CE">
              <w:rPr>
                <w:b/>
                <w:szCs w:val="24"/>
                <w:lang w:val="en-US"/>
              </w:rPr>
              <w:t>SECTION_2</w:t>
            </w:r>
            <w:r w:rsidRPr="007036CE">
              <w:rPr>
                <w:b/>
                <w:szCs w:val="24"/>
              </w:rPr>
              <w:t>:</w:t>
            </w:r>
            <w:r w:rsidR="004E1C81" w:rsidRPr="007036CE">
              <w:rPr>
                <w:szCs w:val="24"/>
                <w:lang w:val="en-US"/>
              </w:rPr>
              <w:t>KBK</w:t>
            </w:r>
          </w:p>
        </w:tc>
        <w:tc>
          <w:tcPr>
            <w:tcW w:w="519" w:type="pct"/>
          </w:tcPr>
          <w:p w14:paraId="4AC06C61" w14:textId="77777777" w:rsidR="004E1C81" w:rsidRPr="007036CE" w:rsidDel="005447CF" w:rsidRDefault="004E1C81" w:rsidP="000027F9">
            <w:pPr>
              <w:pStyle w:val="GOSTTablenorm"/>
            </w:pPr>
            <w:r w:rsidRPr="007036CE">
              <w:t>Строка</w:t>
            </w:r>
          </w:p>
        </w:tc>
        <w:tc>
          <w:tcPr>
            <w:tcW w:w="300" w:type="pct"/>
          </w:tcPr>
          <w:p w14:paraId="530A8F31" w14:textId="77777777" w:rsidR="004E1C81" w:rsidRPr="007036CE" w:rsidDel="005447CF" w:rsidRDefault="004E1C81" w:rsidP="000027F9">
            <w:pPr>
              <w:pStyle w:val="GOSTTablenorm"/>
            </w:pPr>
            <w:r w:rsidRPr="007036CE">
              <w:t>Да</w:t>
            </w:r>
          </w:p>
        </w:tc>
        <w:tc>
          <w:tcPr>
            <w:tcW w:w="308" w:type="pct"/>
          </w:tcPr>
          <w:p w14:paraId="57242F5A" w14:textId="77777777" w:rsidR="004E1C81" w:rsidRPr="007036CE" w:rsidDel="005447CF" w:rsidRDefault="004E1C81">
            <w:pPr>
              <w:pStyle w:val="GOSTTablenorm"/>
            </w:pPr>
            <w:r w:rsidRPr="007036CE">
              <w:t>=20</w:t>
            </w:r>
          </w:p>
        </w:tc>
        <w:tc>
          <w:tcPr>
            <w:tcW w:w="2039" w:type="pct"/>
          </w:tcPr>
          <w:p w14:paraId="223986C2" w14:textId="77777777" w:rsidR="004E1C81" w:rsidRPr="007036CE" w:rsidDel="005447CF" w:rsidRDefault="004E1C81">
            <w:pPr>
              <w:pStyle w:val="GOSTTablenorm"/>
            </w:pPr>
            <w:r w:rsidRPr="007036CE">
              <w:t>Указывается код по бюджетной классификации для отражения операции на ЛС ГРБС/ ПБС</w:t>
            </w:r>
          </w:p>
        </w:tc>
      </w:tr>
      <w:tr w:rsidR="004E1C81" w:rsidRPr="007036CE" w:rsidDel="005447CF" w14:paraId="42F4BFC3" w14:textId="77777777" w:rsidTr="00A759FD">
        <w:tc>
          <w:tcPr>
            <w:tcW w:w="1100" w:type="pct"/>
          </w:tcPr>
          <w:p w14:paraId="014EDFCE" w14:textId="77777777" w:rsidR="004E1C81" w:rsidRPr="007036CE" w:rsidDel="005447CF" w:rsidRDefault="004E1C81">
            <w:pPr>
              <w:pStyle w:val="GOSTTablenorm"/>
            </w:pPr>
            <w:r w:rsidRPr="007036CE">
              <w:t>Код ОКС</w:t>
            </w:r>
          </w:p>
        </w:tc>
        <w:tc>
          <w:tcPr>
            <w:tcW w:w="734" w:type="pct"/>
          </w:tcPr>
          <w:p w14:paraId="49EC825B" w14:textId="77777777" w:rsidR="004E1C81" w:rsidRPr="007036CE" w:rsidDel="005447CF" w:rsidRDefault="0053707E">
            <w:pPr>
              <w:pStyle w:val="GOSTTablenorm"/>
            </w:pPr>
            <w:r w:rsidRPr="007036CE">
              <w:rPr>
                <w:b/>
                <w:szCs w:val="24"/>
                <w:lang w:val="en-US"/>
              </w:rPr>
              <w:t>SECTION_2</w:t>
            </w:r>
            <w:r w:rsidRPr="007036CE">
              <w:rPr>
                <w:b/>
                <w:szCs w:val="24"/>
              </w:rPr>
              <w:t>:</w:t>
            </w:r>
            <w:r w:rsidR="004E1C81" w:rsidRPr="007036CE">
              <w:rPr>
                <w:szCs w:val="24"/>
                <w:lang w:val="en-US"/>
              </w:rPr>
              <w:t>OKSCODE</w:t>
            </w:r>
          </w:p>
        </w:tc>
        <w:tc>
          <w:tcPr>
            <w:tcW w:w="519" w:type="pct"/>
          </w:tcPr>
          <w:p w14:paraId="1151B075" w14:textId="77777777" w:rsidR="004E1C81" w:rsidRPr="007036CE" w:rsidDel="005447CF" w:rsidRDefault="004E1C81" w:rsidP="000027F9">
            <w:pPr>
              <w:pStyle w:val="GOSTTablenorm"/>
            </w:pPr>
            <w:r w:rsidRPr="007036CE">
              <w:t>Строка</w:t>
            </w:r>
          </w:p>
        </w:tc>
        <w:tc>
          <w:tcPr>
            <w:tcW w:w="300" w:type="pct"/>
          </w:tcPr>
          <w:p w14:paraId="05EB3DD1" w14:textId="77777777" w:rsidR="004E1C81" w:rsidRPr="007036CE" w:rsidDel="005447CF" w:rsidRDefault="004E1C81" w:rsidP="000027F9">
            <w:pPr>
              <w:pStyle w:val="GOSTTablenorm"/>
            </w:pPr>
            <w:r w:rsidRPr="007036CE">
              <w:t>Нет</w:t>
            </w:r>
          </w:p>
        </w:tc>
        <w:tc>
          <w:tcPr>
            <w:tcW w:w="308" w:type="pct"/>
          </w:tcPr>
          <w:p w14:paraId="2CAF2F14" w14:textId="77777777" w:rsidR="004E1C81" w:rsidRPr="007036CE" w:rsidDel="005447CF" w:rsidRDefault="00CB7E5B" w:rsidP="00CB7E5B">
            <w:pPr>
              <w:pStyle w:val="GOSTTablenorm"/>
            </w:pPr>
            <w:r w:rsidRPr="007036CE">
              <w:t>=18</w:t>
            </w:r>
          </w:p>
        </w:tc>
        <w:tc>
          <w:tcPr>
            <w:tcW w:w="2039" w:type="pct"/>
          </w:tcPr>
          <w:p w14:paraId="57ADD5ED" w14:textId="77777777" w:rsidR="004E1C81" w:rsidRPr="007036CE" w:rsidDel="005447CF" w:rsidRDefault="004E1C81">
            <w:pPr>
              <w:pStyle w:val="GOSTTablenorm"/>
            </w:pPr>
            <w:r w:rsidRPr="007036CE">
              <w:t>Указывается код объекта капитального строительства (недвижимого имущества) для отражения операций бюджетных средств на ЛС ГРБС/ ПБС</w:t>
            </w:r>
          </w:p>
        </w:tc>
      </w:tr>
      <w:tr w:rsidR="004E1C81" w:rsidRPr="007036CE" w:rsidDel="005447CF" w14:paraId="0F201083" w14:textId="77777777" w:rsidTr="00A759FD">
        <w:tc>
          <w:tcPr>
            <w:tcW w:w="1100" w:type="pct"/>
          </w:tcPr>
          <w:p w14:paraId="426D6D70" w14:textId="77777777" w:rsidR="004E1C81" w:rsidRPr="007036CE" w:rsidDel="005447CF" w:rsidRDefault="004E1C81">
            <w:pPr>
              <w:pStyle w:val="GOSTTablenorm"/>
            </w:pPr>
            <w:r w:rsidRPr="007036CE">
              <w:t>Тип КБК</w:t>
            </w:r>
          </w:p>
        </w:tc>
        <w:tc>
          <w:tcPr>
            <w:tcW w:w="734" w:type="pct"/>
          </w:tcPr>
          <w:p w14:paraId="7B0C341B" w14:textId="77777777" w:rsidR="004E1C81" w:rsidRPr="007036CE" w:rsidDel="005447CF" w:rsidRDefault="0053707E">
            <w:pPr>
              <w:pStyle w:val="GOSTTablenorm"/>
            </w:pPr>
            <w:r w:rsidRPr="007036CE">
              <w:rPr>
                <w:b/>
                <w:szCs w:val="24"/>
                <w:lang w:val="en-US"/>
              </w:rPr>
              <w:t>SECTION_2</w:t>
            </w:r>
            <w:r w:rsidRPr="007036CE">
              <w:rPr>
                <w:b/>
                <w:szCs w:val="24"/>
              </w:rPr>
              <w:t>:</w:t>
            </w:r>
            <w:r w:rsidR="004E1C81" w:rsidRPr="007036CE">
              <w:rPr>
                <w:szCs w:val="24"/>
              </w:rPr>
              <w:t>TYPEKBK</w:t>
            </w:r>
          </w:p>
        </w:tc>
        <w:tc>
          <w:tcPr>
            <w:tcW w:w="519" w:type="pct"/>
          </w:tcPr>
          <w:p w14:paraId="1E37E885" w14:textId="77777777" w:rsidR="004E1C81" w:rsidRPr="007036CE" w:rsidDel="005447CF" w:rsidRDefault="004E1C81" w:rsidP="000027F9">
            <w:pPr>
              <w:pStyle w:val="GOSTTablenorm"/>
            </w:pPr>
            <w:r w:rsidRPr="007036CE">
              <w:t>Строка</w:t>
            </w:r>
          </w:p>
        </w:tc>
        <w:tc>
          <w:tcPr>
            <w:tcW w:w="300" w:type="pct"/>
          </w:tcPr>
          <w:p w14:paraId="61E001C4" w14:textId="77777777" w:rsidR="004E1C81" w:rsidRPr="007036CE" w:rsidDel="005447CF" w:rsidRDefault="004E1C81" w:rsidP="000027F9">
            <w:pPr>
              <w:pStyle w:val="GOSTTablenorm"/>
            </w:pPr>
            <w:r w:rsidRPr="007036CE">
              <w:t>Да</w:t>
            </w:r>
          </w:p>
        </w:tc>
        <w:tc>
          <w:tcPr>
            <w:tcW w:w="308" w:type="pct"/>
          </w:tcPr>
          <w:p w14:paraId="69B0B908" w14:textId="77777777" w:rsidR="004E1C81" w:rsidRPr="007036CE" w:rsidDel="005447CF" w:rsidRDefault="004E1C81">
            <w:pPr>
              <w:pStyle w:val="GOSTTablenorm"/>
            </w:pPr>
            <w:r w:rsidRPr="007036CE">
              <w:rPr>
                <w:lang w:val="en-US"/>
              </w:rPr>
              <w:t>=</w:t>
            </w:r>
            <w:r w:rsidRPr="007036CE">
              <w:t>2</w:t>
            </w:r>
          </w:p>
        </w:tc>
        <w:tc>
          <w:tcPr>
            <w:tcW w:w="2039" w:type="pct"/>
          </w:tcPr>
          <w:p w14:paraId="3BB75946" w14:textId="77777777" w:rsidR="004E1C81" w:rsidRPr="007036CE" w:rsidRDefault="004E1C81">
            <w:pPr>
              <w:pStyle w:val="GOSTTablenorm"/>
            </w:pPr>
            <w:r w:rsidRPr="007036CE">
              <w:t>Указывается тип кода по бюджетной классификации.</w:t>
            </w:r>
          </w:p>
          <w:p w14:paraId="03E8A574" w14:textId="7790EB94" w:rsidR="004E1C81" w:rsidRPr="007036CE" w:rsidDel="005447CF" w:rsidRDefault="004E1C81">
            <w:pPr>
              <w:pStyle w:val="GOSTTablenorm"/>
            </w:pPr>
            <w:r w:rsidRPr="007036CE">
              <w:t>Заполняется значен</w:t>
            </w:r>
            <w:r w:rsidR="0053707E" w:rsidRPr="007036CE">
              <w:t xml:space="preserve">ием «11» </w:t>
            </w:r>
            <w:r w:rsidR="00FD4C4D" w:rsidRPr="007036CE">
              <w:t>–</w:t>
            </w:r>
            <w:r w:rsidR="0053707E" w:rsidRPr="007036CE">
              <w:t xml:space="preserve"> Лимитируемые расходы</w:t>
            </w:r>
          </w:p>
        </w:tc>
      </w:tr>
      <w:tr w:rsidR="004E1C81" w:rsidRPr="007036CE" w:rsidDel="005447CF" w14:paraId="4AB0A437" w14:textId="77777777" w:rsidTr="00A759FD">
        <w:tc>
          <w:tcPr>
            <w:tcW w:w="1100" w:type="pct"/>
          </w:tcPr>
          <w:p w14:paraId="5C261BFF" w14:textId="77777777" w:rsidR="004E1C81" w:rsidRPr="007036CE" w:rsidDel="005447CF" w:rsidRDefault="00A536F6">
            <w:pPr>
              <w:pStyle w:val="GOSTTablenorm"/>
            </w:pPr>
            <w:r w:rsidRPr="007036CE">
              <w:t>Сумма на текущий год</w:t>
            </w:r>
          </w:p>
        </w:tc>
        <w:tc>
          <w:tcPr>
            <w:tcW w:w="734" w:type="pct"/>
          </w:tcPr>
          <w:p w14:paraId="3D0CFE7F" w14:textId="77777777" w:rsidR="004E1C81" w:rsidRPr="007036CE" w:rsidDel="005447CF" w:rsidRDefault="0053707E">
            <w:pPr>
              <w:pStyle w:val="GOSTTablenorm"/>
            </w:pPr>
            <w:r w:rsidRPr="007036CE">
              <w:rPr>
                <w:b/>
                <w:szCs w:val="24"/>
                <w:lang w:val="en-US"/>
              </w:rPr>
              <w:t>SECTION_2</w:t>
            </w:r>
            <w:r w:rsidRPr="007036CE">
              <w:rPr>
                <w:b/>
                <w:szCs w:val="24"/>
              </w:rPr>
              <w:t>:</w:t>
            </w:r>
            <w:r w:rsidR="004E1C81" w:rsidRPr="007036CE">
              <w:t>SUM_1</w:t>
            </w:r>
          </w:p>
        </w:tc>
        <w:tc>
          <w:tcPr>
            <w:tcW w:w="519" w:type="pct"/>
          </w:tcPr>
          <w:p w14:paraId="368C2774" w14:textId="77777777" w:rsidR="004E1C81" w:rsidRPr="007036CE" w:rsidDel="005447CF" w:rsidRDefault="004E1C81" w:rsidP="000027F9">
            <w:pPr>
              <w:pStyle w:val="GOSTTablenorm"/>
            </w:pPr>
            <w:r w:rsidRPr="007036CE">
              <w:t>Сумма</w:t>
            </w:r>
          </w:p>
        </w:tc>
        <w:tc>
          <w:tcPr>
            <w:tcW w:w="300" w:type="pct"/>
          </w:tcPr>
          <w:p w14:paraId="39D25466" w14:textId="77777777" w:rsidR="004E1C81" w:rsidRPr="007036CE" w:rsidDel="005447CF" w:rsidRDefault="004E1C81" w:rsidP="000027F9">
            <w:pPr>
              <w:pStyle w:val="GOSTTablenorm"/>
            </w:pPr>
            <w:r w:rsidRPr="007036CE">
              <w:t>Да</w:t>
            </w:r>
          </w:p>
        </w:tc>
        <w:tc>
          <w:tcPr>
            <w:tcW w:w="308" w:type="pct"/>
          </w:tcPr>
          <w:p w14:paraId="54FC9CED" w14:textId="77777777" w:rsidR="004E1C81" w:rsidRPr="007036CE" w:rsidDel="005447CF" w:rsidRDefault="004E1C81">
            <w:pPr>
              <w:pStyle w:val="GOSTTablenorm"/>
              <w:rPr>
                <w:lang w:val="en-US"/>
              </w:rPr>
            </w:pPr>
          </w:p>
        </w:tc>
        <w:tc>
          <w:tcPr>
            <w:tcW w:w="2039" w:type="pct"/>
          </w:tcPr>
          <w:p w14:paraId="7A1D220F" w14:textId="77777777" w:rsidR="004E1C81" w:rsidRPr="007036CE" w:rsidDel="005447CF" w:rsidRDefault="00A536F6">
            <w:pPr>
              <w:pStyle w:val="GOSTTablenorm"/>
            </w:pPr>
            <w:r w:rsidRPr="007036CE">
              <w:t>Указывается сумма на текущий финансовый год</w:t>
            </w:r>
          </w:p>
        </w:tc>
      </w:tr>
      <w:tr w:rsidR="00507281" w:rsidRPr="007036CE" w:rsidDel="005447CF" w14:paraId="0B1E9500" w14:textId="77777777" w:rsidTr="00A759FD">
        <w:tc>
          <w:tcPr>
            <w:tcW w:w="1100" w:type="pct"/>
          </w:tcPr>
          <w:p w14:paraId="64B6675E" w14:textId="645B5B25" w:rsidR="00507281" w:rsidRPr="007036CE" w:rsidRDefault="00507281" w:rsidP="00507281">
            <w:pPr>
              <w:pStyle w:val="GOSTTablenorm"/>
            </w:pPr>
            <w:ins w:id="5313" w:author="EXP-331599" w:date="2025-12-03T15:14:00Z">
              <w:r w:rsidRPr="007036CE">
                <w:rPr>
                  <w:b/>
                </w:rPr>
                <w:t>Строки документа по разделу «3»</w:t>
              </w:r>
            </w:ins>
          </w:p>
        </w:tc>
        <w:tc>
          <w:tcPr>
            <w:tcW w:w="734" w:type="pct"/>
          </w:tcPr>
          <w:p w14:paraId="44A86A4F" w14:textId="1FC482E5" w:rsidR="00507281" w:rsidRPr="007036CE" w:rsidRDefault="00507281" w:rsidP="00507281">
            <w:pPr>
              <w:pStyle w:val="GOSTTablenorm"/>
              <w:rPr>
                <w:b/>
                <w:szCs w:val="24"/>
                <w:lang w:val="en-US"/>
              </w:rPr>
            </w:pPr>
            <w:ins w:id="5314" w:author="EXP-331599" w:date="2025-12-03T15:14:00Z">
              <w:r w:rsidRPr="007036CE">
                <w:rPr>
                  <w:b/>
                  <w:szCs w:val="24"/>
                  <w:lang w:val="en-US"/>
                </w:rPr>
                <w:t>SECTION_3</w:t>
              </w:r>
            </w:ins>
          </w:p>
        </w:tc>
        <w:tc>
          <w:tcPr>
            <w:tcW w:w="519" w:type="pct"/>
          </w:tcPr>
          <w:p w14:paraId="0C032C2C" w14:textId="50DE469C" w:rsidR="00507281" w:rsidRPr="007036CE" w:rsidRDefault="00507281" w:rsidP="00507281">
            <w:pPr>
              <w:pStyle w:val="GOSTTablenorm"/>
            </w:pPr>
            <w:ins w:id="5315" w:author="EXP-331599" w:date="2025-12-03T15:14:00Z">
              <w:r w:rsidRPr="007036CE">
                <w:t>Массив</w:t>
              </w:r>
            </w:ins>
          </w:p>
        </w:tc>
        <w:tc>
          <w:tcPr>
            <w:tcW w:w="300" w:type="pct"/>
          </w:tcPr>
          <w:p w14:paraId="70C254CB" w14:textId="7A47AA15" w:rsidR="00507281" w:rsidRPr="007036CE" w:rsidRDefault="00507281" w:rsidP="00507281">
            <w:pPr>
              <w:pStyle w:val="GOSTTablenorm"/>
            </w:pPr>
            <w:ins w:id="5316" w:author="EXP-331599" w:date="2025-12-03T15:14:00Z">
              <w:r w:rsidRPr="007036CE">
                <w:t>Нет</w:t>
              </w:r>
            </w:ins>
          </w:p>
        </w:tc>
        <w:tc>
          <w:tcPr>
            <w:tcW w:w="308" w:type="pct"/>
          </w:tcPr>
          <w:p w14:paraId="6A3BF484" w14:textId="77777777" w:rsidR="00507281" w:rsidRPr="007036CE" w:rsidDel="005447CF" w:rsidRDefault="00507281" w:rsidP="00507281">
            <w:pPr>
              <w:pStyle w:val="GOSTTablenorm"/>
              <w:rPr>
                <w:lang w:val="en-US"/>
              </w:rPr>
            </w:pPr>
          </w:p>
        </w:tc>
        <w:tc>
          <w:tcPr>
            <w:tcW w:w="2039" w:type="pct"/>
          </w:tcPr>
          <w:p w14:paraId="19206710" w14:textId="2A54D88C" w:rsidR="00507281" w:rsidRPr="007036CE" w:rsidRDefault="00507281" w:rsidP="00507281">
            <w:pPr>
              <w:pStyle w:val="GOSTTablenorm"/>
            </w:pPr>
            <w:ins w:id="5317" w:author="EXP-331599" w:date="2025-12-03T15:14:00Z">
              <w:r w:rsidRPr="007036CE">
                <w:t>-</w:t>
              </w:r>
            </w:ins>
          </w:p>
        </w:tc>
      </w:tr>
      <w:tr w:rsidR="00507281" w:rsidRPr="007036CE" w:rsidDel="005447CF" w14:paraId="7998A736" w14:textId="77777777" w:rsidTr="00A759FD">
        <w:tc>
          <w:tcPr>
            <w:tcW w:w="1100" w:type="pct"/>
          </w:tcPr>
          <w:p w14:paraId="3A657303" w14:textId="14044283" w:rsidR="00507281" w:rsidRPr="007036CE" w:rsidRDefault="00507281" w:rsidP="00507281">
            <w:pPr>
              <w:pStyle w:val="GOSTTablenorm"/>
            </w:pPr>
            <w:ins w:id="5318" w:author="EXP-331599" w:date="2025-12-03T15:14:00Z">
              <w:r w:rsidRPr="007036CE">
                <w:t>Идентификатор строки</w:t>
              </w:r>
            </w:ins>
          </w:p>
        </w:tc>
        <w:tc>
          <w:tcPr>
            <w:tcW w:w="734" w:type="pct"/>
          </w:tcPr>
          <w:p w14:paraId="60FA1F3E" w14:textId="0278524B" w:rsidR="00507281" w:rsidRPr="007036CE" w:rsidRDefault="00507281" w:rsidP="00507281">
            <w:pPr>
              <w:pStyle w:val="GOSTTablenorm"/>
              <w:rPr>
                <w:b/>
                <w:szCs w:val="24"/>
                <w:lang w:val="en-US"/>
              </w:rPr>
            </w:pPr>
            <w:ins w:id="5319" w:author="EXP-331599" w:date="2025-12-03T15:14:00Z">
              <w:r w:rsidRPr="007036CE">
                <w:rPr>
                  <w:b/>
                  <w:szCs w:val="24"/>
                  <w:lang w:val="en-US"/>
                </w:rPr>
                <w:t>SECTION_3</w:t>
              </w:r>
              <w:r w:rsidRPr="007036CE">
                <w:rPr>
                  <w:b/>
                  <w:szCs w:val="24"/>
                </w:rPr>
                <w:t>:</w:t>
              </w:r>
              <w:r w:rsidRPr="007036CE">
                <w:rPr>
                  <w:szCs w:val="24"/>
                  <w:lang w:val="en-US"/>
                </w:rPr>
                <w:t>id</w:t>
              </w:r>
            </w:ins>
          </w:p>
        </w:tc>
        <w:tc>
          <w:tcPr>
            <w:tcW w:w="519" w:type="pct"/>
          </w:tcPr>
          <w:p w14:paraId="768D6F9A" w14:textId="5CF9AB49" w:rsidR="00507281" w:rsidRPr="007036CE" w:rsidRDefault="00507281" w:rsidP="00507281">
            <w:pPr>
              <w:pStyle w:val="GOSTTablenorm"/>
            </w:pPr>
            <w:ins w:id="5320" w:author="EXP-331599" w:date="2025-12-03T15:14:00Z">
              <w:r w:rsidRPr="007036CE">
                <w:t>Число</w:t>
              </w:r>
            </w:ins>
          </w:p>
        </w:tc>
        <w:tc>
          <w:tcPr>
            <w:tcW w:w="300" w:type="pct"/>
          </w:tcPr>
          <w:p w14:paraId="2AFF5E3C" w14:textId="712CF785" w:rsidR="00507281" w:rsidRPr="007036CE" w:rsidRDefault="00507281" w:rsidP="00507281">
            <w:pPr>
              <w:pStyle w:val="GOSTTablenorm"/>
            </w:pPr>
            <w:ins w:id="5321" w:author="EXP-331599" w:date="2025-12-03T15:14:00Z">
              <w:r w:rsidRPr="007036CE">
                <w:t>Да</w:t>
              </w:r>
            </w:ins>
          </w:p>
        </w:tc>
        <w:tc>
          <w:tcPr>
            <w:tcW w:w="308" w:type="pct"/>
          </w:tcPr>
          <w:p w14:paraId="21CEDDDE" w14:textId="65209EA7" w:rsidR="00507281" w:rsidRPr="007036CE" w:rsidDel="005447CF" w:rsidRDefault="00507281" w:rsidP="00507281">
            <w:pPr>
              <w:pStyle w:val="GOSTTablenorm"/>
              <w:rPr>
                <w:lang w:val="en-US"/>
              </w:rPr>
            </w:pPr>
            <w:ins w:id="5322" w:author="EXP-331599" w:date="2025-12-03T15:14:00Z">
              <w:r w:rsidRPr="007036CE">
                <w:t>&lt;=20</w:t>
              </w:r>
            </w:ins>
          </w:p>
        </w:tc>
        <w:tc>
          <w:tcPr>
            <w:tcW w:w="2039" w:type="pct"/>
          </w:tcPr>
          <w:p w14:paraId="18225EB9" w14:textId="2F7357E4" w:rsidR="00507281" w:rsidRPr="007036CE" w:rsidRDefault="00507281" w:rsidP="00507281">
            <w:pPr>
              <w:pStyle w:val="GOSTTablenorm"/>
            </w:pPr>
            <w:ins w:id="5323" w:author="EXP-331599" w:date="2025-12-03T15:14:00Z">
              <w:r w:rsidRPr="007036CE">
                <w:t>Указывается технический идентификатор строки</w:t>
              </w:r>
            </w:ins>
          </w:p>
        </w:tc>
      </w:tr>
      <w:tr w:rsidR="00507281" w:rsidRPr="007036CE" w:rsidDel="005447CF" w14:paraId="6113C638" w14:textId="77777777" w:rsidTr="00A759FD">
        <w:tc>
          <w:tcPr>
            <w:tcW w:w="1100" w:type="pct"/>
          </w:tcPr>
          <w:p w14:paraId="2CF4DC48" w14:textId="76FF9CE4" w:rsidR="00507281" w:rsidRPr="007036CE" w:rsidRDefault="00507281" w:rsidP="00507281">
            <w:pPr>
              <w:pStyle w:val="GOSTTablenorm"/>
            </w:pPr>
            <w:ins w:id="5324" w:author="EXP-331599" w:date="2025-12-03T15:14:00Z">
              <w:r w:rsidRPr="007036CE">
                <w:t>Номер строки</w:t>
              </w:r>
            </w:ins>
          </w:p>
        </w:tc>
        <w:tc>
          <w:tcPr>
            <w:tcW w:w="734" w:type="pct"/>
          </w:tcPr>
          <w:p w14:paraId="48B37240" w14:textId="4732D994" w:rsidR="00507281" w:rsidRPr="007036CE" w:rsidRDefault="00507281" w:rsidP="00507281">
            <w:pPr>
              <w:pStyle w:val="GOSTTablenorm"/>
              <w:rPr>
                <w:b/>
                <w:szCs w:val="24"/>
                <w:lang w:val="en-US"/>
              </w:rPr>
            </w:pPr>
            <w:ins w:id="5325" w:author="EXP-331599" w:date="2025-12-03T15:14:00Z">
              <w:r w:rsidRPr="007036CE">
                <w:rPr>
                  <w:b/>
                  <w:szCs w:val="24"/>
                  <w:lang w:val="en-US"/>
                </w:rPr>
                <w:t>SECTION_3</w:t>
              </w:r>
              <w:r w:rsidRPr="007036CE">
                <w:rPr>
                  <w:b/>
                  <w:szCs w:val="24"/>
                </w:rPr>
                <w:t>:</w:t>
              </w:r>
              <w:r w:rsidRPr="007036CE">
                <w:rPr>
                  <w:szCs w:val="24"/>
                  <w:lang w:val="en-US"/>
                </w:rPr>
                <w:t>NUMBROW</w:t>
              </w:r>
            </w:ins>
          </w:p>
        </w:tc>
        <w:tc>
          <w:tcPr>
            <w:tcW w:w="519" w:type="pct"/>
          </w:tcPr>
          <w:p w14:paraId="2732CEA7" w14:textId="04D1DB43" w:rsidR="00507281" w:rsidRPr="007036CE" w:rsidRDefault="00507281" w:rsidP="00507281">
            <w:pPr>
              <w:pStyle w:val="GOSTTablenorm"/>
            </w:pPr>
            <w:ins w:id="5326" w:author="EXP-331599" w:date="2025-12-03T15:14:00Z">
              <w:r w:rsidRPr="007036CE">
                <w:t>Строка</w:t>
              </w:r>
            </w:ins>
          </w:p>
        </w:tc>
        <w:tc>
          <w:tcPr>
            <w:tcW w:w="300" w:type="pct"/>
          </w:tcPr>
          <w:p w14:paraId="632EA87E" w14:textId="01D53A50" w:rsidR="00507281" w:rsidRPr="007036CE" w:rsidRDefault="00507281" w:rsidP="00507281">
            <w:pPr>
              <w:pStyle w:val="GOSTTablenorm"/>
            </w:pPr>
            <w:ins w:id="5327" w:author="EXP-331599" w:date="2025-12-03T15:14:00Z">
              <w:r w:rsidRPr="007036CE">
                <w:t>Да</w:t>
              </w:r>
            </w:ins>
          </w:p>
        </w:tc>
        <w:tc>
          <w:tcPr>
            <w:tcW w:w="308" w:type="pct"/>
          </w:tcPr>
          <w:p w14:paraId="1002E316" w14:textId="6C2ABF8A" w:rsidR="00507281" w:rsidRPr="007036CE" w:rsidDel="005447CF" w:rsidRDefault="00507281" w:rsidP="00507281">
            <w:pPr>
              <w:pStyle w:val="GOSTTablenorm"/>
              <w:rPr>
                <w:lang w:val="en-US"/>
              </w:rPr>
            </w:pPr>
            <w:ins w:id="5328" w:author="EXP-331599" w:date="2025-12-03T15:14:00Z">
              <w:r w:rsidRPr="007036CE">
                <w:rPr>
                  <w:lang w:val="en-US"/>
                </w:rPr>
                <w:t>&lt;=20</w:t>
              </w:r>
            </w:ins>
          </w:p>
        </w:tc>
        <w:tc>
          <w:tcPr>
            <w:tcW w:w="2039" w:type="pct"/>
          </w:tcPr>
          <w:p w14:paraId="59CE7964" w14:textId="3F02FEFB" w:rsidR="00507281" w:rsidRPr="007036CE" w:rsidRDefault="00507281" w:rsidP="00507281">
            <w:pPr>
              <w:pStyle w:val="GOSTTablenorm"/>
            </w:pPr>
            <w:ins w:id="5329" w:author="EXP-331599" w:date="2025-12-03T15:14:00Z">
              <w:r w:rsidRPr="007036CE">
                <w:t>Указывается порядковый номер строки по разделу «3»</w:t>
              </w:r>
            </w:ins>
          </w:p>
        </w:tc>
      </w:tr>
      <w:tr w:rsidR="00507281" w:rsidRPr="007036CE" w:rsidDel="005447CF" w14:paraId="40573878" w14:textId="77777777" w:rsidTr="00A759FD">
        <w:tc>
          <w:tcPr>
            <w:tcW w:w="1100" w:type="pct"/>
          </w:tcPr>
          <w:p w14:paraId="36A213C2" w14:textId="70FCB8AD" w:rsidR="00507281" w:rsidRPr="007036CE" w:rsidRDefault="00507281" w:rsidP="00507281">
            <w:pPr>
              <w:pStyle w:val="GOSTTablenorm"/>
            </w:pPr>
            <w:ins w:id="5330" w:author="EXP-331599" w:date="2025-12-03T15:14:00Z">
              <w:r w:rsidRPr="007036CE">
                <w:t>КБК</w:t>
              </w:r>
            </w:ins>
          </w:p>
        </w:tc>
        <w:tc>
          <w:tcPr>
            <w:tcW w:w="734" w:type="pct"/>
          </w:tcPr>
          <w:p w14:paraId="02DCCA7A" w14:textId="2A45A85B" w:rsidR="00507281" w:rsidRPr="007036CE" w:rsidRDefault="00507281" w:rsidP="00507281">
            <w:pPr>
              <w:pStyle w:val="GOSTTablenorm"/>
              <w:rPr>
                <w:b/>
                <w:szCs w:val="24"/>
                <w:lang w:val="en-US"/>
              </w:rPr>
            </w:pPr>
            <w:ins w:id="5331" w:author="EXP-331599" w:date="2025-12-03T15:14:00Z">
              <w:r w:rsidRPr="007036CE">
                <w:rPr>
                  <w:b/>
                  <w:szCs w:val="24"/>
                  <w:lang w:val="en-US"/>
                </w:rPr>
                <w:t>SECTION_3</w:t>
              </w:r>
              <w:r w:rsidRPr="007036CE">
                <w:rPr>
                  <w:b/>
                  <w:szCs w:val="24"/>
                </w:rPr>
                <w:t>:</w:t>
              </w:r>
              <w:r w:rsidRPr="007036CE">
                <w:rPr>
                  <w:szCs w:val="24"/>
                  <w:lang w:val="en-US"/>
                </w:rPr>
                <w:t>KBK</w:t>
              </w:r>
            </w:ins>
          </w:p>
        </w:tc>
        <w:tc>
          <w:tcPr>
            <w:tcW w:w="519" w:type="pct"/>
          </w:tcPr>
          <w:p w14:paraId="6B506B5B" w14:textId="4D5866ED" w:rsidR="00507281" w:rsidRPr="007036CE" w:rsidRDefault="00507281" w:rsidP="00507281">
            <w:pPr>
              <w:pStyle w:val="GOSTTablenorm"/>
            </w:pPr>
            <w:ins w:id="5332" w:author="EXP-331599" w:date="2025-12-03T15:14:00Z">
              <w:r w:rsidRPr="007036CE">
                <w:t>Строка</w:t>
              </w:r>
            </w:ins>
          </w:p>
        </w:tc>
        <w:tc>
          <w:tcPr>
            <w:tcW w:w="300" w:type="pct"/>
          </w:tcPr>
          <w:p w14:paraId="07337561" w14:textId="537170F5" w:rsidR="00507281" w:rsidRPr="007036CE" w:rsidRDefault="00507281" w:rsidP="00507281">
            <w:pPr>
              <w:pStyle w:val="GOSTTablenorm"/>
            </w:pPr>
            <w:ins w:id="5333" w:author="EXP-331599" w:date="2025-12-03T15:14:00Z">
              <w:r w:rsidRPr="007036CE">
                <w:t>Да</w:t>
              </w:r>
            </w:ins>
          </w:p>
        </w:tc>
        <w:tc>
          <w:tcPr>
            <w:tcW w:w="308" w:type="pct"/>
          </w:tcPr>
          <w:p w14:paraId="5C2AC342" w14:textId="42073F32" w:rsidR="00507281" w:rsidRPr="007036CE" w:rsidDel="005447CF" w:rsidRDefault="00507281" w:rsidP="00507281">
            <w:pPr>
              <w:pStyle w:val="GOSTTablenorm"/>
              <w:rPr>
                <w:lang w:val="en-US"/>
              </w:rPr>
            </w:pPr>
            <w:ins w:id="5334" w:author="EXP-331599" w:date="2025-12-03T15:14:00Z">
              <w:r w:rsidRPr="007036CE">
                <w:rPr>
                  <w:lang w:val="en-US"/>
                </w:rPr>
                <w:t>=</w:t>
              </w:r>
              <w:r w:rsidRPr="007036CE">
                <w:t>20</w:t>
              </w:r>
            </w:ins>
          </w:p>
        </w:tc>
        <w:tc>
          <w:tcPr>
            <w:tcW w:w="2039" w:type="pct"/>
          </w:tcPr>
          <w:p w14:paraId="6F919D94" w14:textId="2B1032FD" w:rsidR="00507281" w:rsidRPr="007036CE" w:rsidRDefault="00507281" w:rsidP="00507281">
            <w:pPr>
              <w:pStyle w:val="GOSTTablenorm"/>
            </w:pPr>
            <w:ins w:id="5335" w:author="EXP-331599" w:date="2025-12-03T15:14:00Z">
              <w:r w:rsidRPr="007036CE">
                <w:t>Указывается код по бюджетной классификации для отражения операции на ЛС ГРБС/ПБС</w:t>
              </w:r>
            </w:ins>
          </w:p>
        </w:tc>
      </w:tr>
      <w:tr w:rsidR="00507281" w:rsidRPr="007036CE" w:rsidDel="005447CF" w14:paraId="26009C5F" w14:textId="77777777" w:rsidTr="00A759FD">
        <w:tc>
          <w:tcPr>
            <w:tcW w:w="1100" w:type="pct"/>
          </w:tcPr>
          <w:p w14:paraId="04FE7859" w14:textId="2780D4E0" w:rsidR="00507281" w:rsidRPr="007036CE" w:rsidRDefault="00507281" w:rsidP="00507281">
            <w:pPr>
              <w:pStyle w:val="GOSTTablenorm"/>
            </w:pPr>
            <w:ins w:id="5336" w:author="EXP-331599" w:date="2025-12-03T15:14:00Z">
              <w:r w:rsidRPr="007036CE">
                <w:t>Код ОКС</w:t>
              </w:r>
            </w:ins>
          </w:p>
        </w:tc>
        <w:tc>
          <w:tcPr>
            <w:tcW w:w="734" w:type="pct"/>
          </w:tcPr>
          <w:p w14:paraId="315BB13F" w14:textId="14735B5C" w:rsidR="00507281" w:rsidRPr="007036CE" w:rsidRDefault="00507281" w:rsidP="00507281">
            <w:pPr>
              <w:pStyle w:val="GOSTTablenorm"/>
              <w:rPr>
                <w:b/>
                <w:szCs w:val="24"/>
                <w:lang w:val="en-US"/>
              </w:rPr>
            </w:pPr>
            <w:ins w:id="5337" w:author="EXP-331599" w:date="2025-12-03T15:14:00Z">
              <w:r w:rsidRPr="007036CE">
                <w:rPr>
                  <w:b/>
                  <w:szCs w:val="24"/>
                  <w:lang w:val="en-US"/>
                </w:rPr>
                <w:t>SECTION_3</w:t>
              </w:r>
              <w:r w:rsidRPr="007036CE">
                <w:rPr>
                  <w:b/>
                  <w:szCs w:val="24"/>
                </w:rPr>
                <w:t>:</w:t>
              </w:r>
              <w:r w:rsidRPr="007036CE">
                <w:rPr>
                  <w:szCs w:val="24"/>
                  <w:lang w:val="en-US"/>
                </w:rPr>
                <w:t>OKSCODE</w:t>
              </w:r>
            </w:ins>
          </w:p>
        </w:tc>
        <w:tc>
          <w:tcPr>
            <w:tcW w:w="519" w:type="pct"/>
          </w:tcPr>
          <w:p w14:paraId="25AB793B" w14:textId="2884A4ED" w:rsidR="00507281" w:rsidRPr="007036CE" w:rsidRDefault="00507281" w:rsidP="00507281">
            <w:pPr>
              <w:pStyle w:val="GOSTTablenorm"/>
            </w:pPr>
            <w:ins w:id="5338" w:author="EXP-331599" w:date="2025-12-03T15:14:00Z">
              <w:r w:rsidRPr="007036CE">
                <w:t>Строка</w:t>
              </w:r>
            </w:ins>
          </w:p>
        </w:tc>
        <w:tc>
          <w:tcPr>
            <w:tcW w:w="300" w:type="pct"/>
          </w:tcPr>
          <w:p w14:paraId="3E56A0E1" w14:textId="03B7DD09" w:rsidR="00507281" w:rsidRPr="007036CE" w:rsidRDefault="00507281" w:rsidP="00507281">
            <w:pPr>
              <w:pStyle w:val="GOSTTablenorm"/>
            </w:pPr>
            <w:ins w:id="5339" w:author="EXP-331599" w:date="2025-12-03T15:14:00Z">
              <w:r w:rsidRPr="007036CE">
                <w:t>Нет</w:t>
              </w:r>
            </w:ins>
          </w:p>
        </w:tc>
        <w:tc>
          <w:tcPr>
            <w:tcW w:w="308" w:type="pct"/>
          </w:tcPr>
          <w:p w14:paraId="1C66A66A" w14:textId="3FA759F1" w:rsidR="00507281" w:rsidRPr="007036CE" w:rsidDel="005447CF" w:rsidRDefault="00507281" w:rsidP="00507281">
            <w:pPr>
              <w:pStyle w:val="GOSTTablenorm"/>
              <w:rPr>
                <w:lang w:val="en-US"/>
              </w:rPr>
            </w:pPr>
            <w:ins w:id="5340" w:author="EXP-331599" w:date="2025-12-03T15:14:00Z">
              <w:r w:rsidRPr="007036CE">
                <w:t>=18</w:t>
              </w:r>
            </w:ins>
          </w:p>
        </w:tc>
        <w:tc>
          <w:tcPr>
            <w:tcW w:w="2039" w:type="pct"/>
          </w:tcPr>
          <w:p w14:paraId="290AFFB5" w14:textId="12324AD2" w:rsidR="00507281" w:rsidRPr="007036CE" w:rsidRDefault="00507281" w:rsidP="00507281">
            <w:pPr>
              <w:pStyle w:val="GOSTTablenorm"/>
            </w:pPr>
            <w:ins w:id="5341" w:author="EXP-331599" w:date="2025-12-03T15:14:00Z">
              <w:r w:rsidRPr="007036CE">
                <w:t>Указывается код объекта капитального строительства (недвижимого имущества) для отражения операций бюджетных средств на ЛС ГРБС/ ПБС</w:t>
              </w:r>
            </w:ins>
          </w:p>
        </w:tc>
      </w:tr>
      <w:tr w:rsidR="00507281" w:rsidRPr="007036CE" w:rsidDel="005447CF" w14:paraId="7CCDA885" w14:textId="77777777" w:rsidTr="00A759FD">
        <w:tc>
          <w:tcPr>
            <w:tcW w:w="1100" w:type="pct"/>
          </w:tcPr>
          <w:p w14:paraId="4BAC4D72" w14:textId="2E6D0CB8" w:rsidR="00507281" w:rsidRPr="007036CE" w:rsidRDefault="00507281" w:rsidP="00507281">
            <w:pPr>
              <w:pStyle w:val="GOSTTablenorm"/>
            </w:pPr>
            <w:ins w:id="5342" w:author="EXP-331599" w:date="2025-12-03T15:14:00Z">
              <w:r w:rsidRPr="007036CE">
                <w:t>Тип КБК</w:t>
              </w:r>
            </w:ins>
          </w:p>
        </w:tc>
        <w:tc>
          <w:tcPr>
            <w:tcW w:w="734" w:type="pct"/>
          </w:tcPr>
          <w:p w14:paraId="2C23F49E" w14:textId="288DABB0" w:rsidR="00507281" w:rsidRPr="007036CE" w:rsidRDefault="00507281" w:rsidP="00507281">
            <w:pPr>
              <w:pStyle w:val="GOSTTablenorm"/>
              <w:rPr>
                <w:b/>
                <w:szCs w:val="24"/>
                <w:lang w:val="en-US"/>
              </w:rPr>
            </w:pPr>
            <w:ins w:id="5343" w:author="EXP-331599" w:date="2025-12-03T15:14:00Z">
              <w:r w:rsidRPr="007036CE">
                <w:rPr>
                  <w:b/>
                  <w:szCs w:val="24"/>
                  <w:lang w:val="en-US"/>
                </w:rPr>
                <w:t>SECTION_3</w:t>
              </w:r>
              <w:r w:rsidRPr="007036CE">
                <w:rPr>
                  <w:b/>
                  <w:szCs w:val="24"/>
                </w:rPr>
                <w:t>:</w:t>
              </w:r>
              <w:r w:rsidRPr="007036CE">
                <w:rPr>
                  <w:szCs w:val="24"/>
                </w:rPr>
                <w:t>TYPEKBK</w:t>
              </w:r>
            </w:ins>
          </w:p>
        </w:tc>
        <w:tc>
          <w:tcPr>
            <w:tcW w:w="519" w:type="pct"/>
          </w:tcPr>
          <w:p w14:paraId="7A6C21F1" w14:textId="5E00454B" w:rsidR="00507281" w:rsidRPr="007036CE" w:rsidRDefault="00507281" w:rsidP="00507281">
            <w:pPr>
              <w:pStyle w:val="GOSTTablenorm"/>
            </w:pPr>
            <w:ins w:id="5344" w:author="EXP-331599" w:date="2025-12-03T15:14:00Z">
              <w:r w:rsidRPr="007036CE">
                <w:t>Строка</w:t>
              </w:r>
            </w:ins>
          </w:p>
        </w:tc>
        <w:tc>
          <w:tcPr>
            <w:tcW w:w="300" w:type="pct"/>
          </w:tcPr>
          <w:p w14:paraId="215F24DF" w14:textId="4B6F3D97" w:rsidR="00507281" w:rsidRPr="007036CE" w:rsidRDefault="00507281" w:rsidP="00507281">
            <w:pPr>
              <w:pStyle w:val="GOSTTablenorm"/>
            </w:pPr>
            <w:ins w:id="5345" w:author="EXP-331599" w:date="2025-12-03T15:14:00Z">
              <w:r w:rsidRPr="007036CE">
                <w:t>Да</w:t>
              </w:r>
            </w:ins>
          </w:p>
        </w:tc>
        <w:tc>
          <w:tcPr>
            <w:tcW w:w="308" w:type="pct"/>
          </w:tcPr>
          <w:p w14:paraId="5A163E7A" w14:textId="059AA08D" w:rsidR="00507281" w:rsidRPr="007036CE" w:rsidDel="005447CF" w:rsidRDefault="00507281" w:rsidP="00507281">
            <w:pPr>
              <w:pStyle w:val="GOSTTablenorm"/>
              <w:rPr>
                <w:lang w:val="en-US"/>
              </w:rPr>
            </w:pPr>
            <w:ins w:id="5346" w:author="EXP-331599" w:date="2025-12-03T15:14:00Z">
              <w:r w:rsidRPr="007036CE">
                <w:rPr>
                  <w:lang w:val="en-US"/>
                </w:rPr>
                <w:t>=</w:t>
              </w:r>
              <w:r w:rsidRPr="007036CE">
                <w:t>2</w:t>
              </w:r>
            </w:ins>
          </w:p>
        </w:tc>
        <w:tc>
          <w:tcPr>
            <w:tcW w:w="2039" w:type="pct"/>
          </w:tcPr>
          <w:p w14:paraId="180DFAC5" w14:textId="77777777" w:rsidR="00507281" w:rsidRPr="007036CE" w:rsidRDefault="00507281" w:rsidP="00507281">
            <w:pPr>
              <w:pStyle w:val="GOSTTablenorm"/>
              <w:rPr>
                <w:ins w:id="5347" w:author="EXP-331599" w:date="2025-12-03T15:14:00Z"/>
              </w:rPr>
            </w:pPr>
            <w:ins w:id="5348" w:author="EXP-331599" w:date="2025-12-03T15:14:00Z">
              <w:r w:rsidRPr="007036CE">
                <w:t>Указывается тип кода по бюджетной классификации.</w:t>
              </w:r>
            </w:ins>
          </w:p>
          <w:p w14:paraId="2267A264" w14:textId="632E14FE" w:rsidR="00507281" w:rsidRPr="007036CE" w:rsidRDefault="00507281" w:rsidP="00507281">
            <w:pPr>
              <w:pStyle w:val="GOSTTablenorm"/>
            </w:pPr>
            <w:ins w:id="5349" w:author="EXP-331599" w:date="2025-12-03T15:14:00Z">
              <w:r w:rsidRPr="007036CE">
                <w:t xml:space="preserve">Заполняется значением «11» </w:t>
              </w:r>
            </w:ins>
            <w:r w:rsidR="00FD4C4D" w:rsidRPr="007036CE">
              <w:t>–</w:t>
            </w:r>
            <w:ins w:id="5350" w:author="EXP-331599" w:date="2025-12-03T15:14:00Z">
              <w:r w:rsidRPr="007036CE">
                <w:t xml:space="preserve"> Лимитируемые расходы</w:t>
              </w:r>
            </w:ins>
          </w:p>
        </w:tc>
      </w:tr>
      <w:tr w:rsidR="00507281" w:rsidRPr="007036CE" w:rsidDel="005447CF" w14:paraId="561D260C" w14:textId="77777777" w:rsidTr="00A759FD">
        <w:tc>
          <w:tcPr>
            <w:tcW w:w="1100" w:type="pct"/>
          </w:tcPr>
          <w:p w14:paraId="053F36D0" w14:textId="7B46558F" w:rsidR="00507281" w:rsidRPr="007036CE" w:rsidRDefault="00507281" w:rsidP="00507281">
            <w:pPr>
              <w:pStyle w:val="GOSTTablenorm"/>
            </w:pPr>
            <w:ins w:id="5351" w:author="EXP-331599" w:date="2025-12-03T15:14:00Z">
              <w:r w:rsidRPr="007036CE">
                <w:t>Сумма на текущий год</w:t>
              </w:r>
            </w:ins>
          </w:p>
        </w:tc>
        <w:tc>
          <w:tcPr>
            <w:tcW w:w="734" w:type="pct"/>
          </w:tcPr>
          <w:p w14:paraId="65268AD3" w14:textId="544D3BAB" w:rsidR="00507281" w:rsidRPr="007036CE" w:rsidRDefault="00507281" w:rsidP="00507281">
            <w:pPr>
              <w:pStyle w:val="GOSTTablenorm"/>
              <w:rPr>
                <w:b/>
                <w:szCs w:val="24"/>
                <w:lang w:val="en-US"/>
              </w:rPr>
            </w:pPr>
            <w:ins w:id="5352" w:author="EXP-331599" w:date="2025-12-03T15:14:00Z">
              <w:r w:rsidRPr="007036CE">
                <w:rPr>
                  <w:b/>
                  <w:szCs w:val="24"/>
                  <w:lang w:val="en-US"/>
                </w:rPr>
                <w:t>SECTION_3</w:t>
              </w:r>
              <w:r w:rsidRPr="007036CE">
                <w:rPr>
                  <w:b/>
                  <w:szCs w:val="24"/>
                </w:rPr>
                <w:t>:</w:t>
              </w:r>
              <w:r w:rsidRPr="007036CE">
                <w:t>SUM_1</w:t>
              </w:r>
            </w:ins>
          </w:p>
        </w:tc>
        <w:tc>
          <w:tcPr>
            <w:tcW w:w="519" w:type="pct"/>
          </w:tcPr>
          <w:p w14:paraId="12A8A283" w14:textId="31F6FE8A" w:rsidR="00507281" w:rsidRPr="007036CE" w:rsidRDefault="00507281" w:rsidP="00507281">
            <w:pPr>
              <w:pStyle w:val="GOSTTablenorm"/>
            </w:pPr>
            <w:ins w:id="5353" w:author="EXP-331599" w:date="2025-12-03T15:14:00Z">
              <w:r w:rsidRPr="007036CE">
                <w:t>Сумма</w:t>
              </w:r>
            </w:ins>
          </w:p>
        </w:tc>
        <w:tc>
          <w:tcPr>
            <w:tcW w:w="300" w:type="pct"/>
          </w:tcPr>
          <w:p w14:paraId="6A6F379B" w14:textId="6B8FD1CA" w:rsidR="00507281" w:rsidRPr="007036CE" w:rsidRDefault="00507281" w:rsidP="00507281">
            <w:pPr>
              <w:pStyle w:val="GOSTTablenorm"/>
            </w:pPr>
            <w:ins w:id="5354" w:author="EXP-331599" w:date="2025-12-03T15:14:00Z">
              <w:r w:rsidRPr="007036CE">
                <w:t>Да</w:t>
              </w:r>
            </w:ins>
          </w:p>
        </w:tc>
        <w:tc>
          <w:tcPr>
            <w:tcW w:w="308" w:type="pct"/>
          </w:tcPr>
          <w:p w14:paraId="47B5221B" w14:textId="77777777" w:rsidR="00507281" w:rsidRPr="007036CE" w:rsidDel="005447CF" w:rsidRDefault="00507281" w:rsidP="00507281">
            <w:pPr>
              <w:pStyle w:val="GOSTTablenorm"/>
              <w:rPr>
                <w:lang w:val="en-US"/>
              </w:rPr>
            </w:pPr>
          </w:p>
        </w:tc>
        <w:tc>
          <w:tcPr>
            <w:tcW w:w="2039" w:type="pct"/>
          </w:tcPr>
          <w:p w14:paraId="0AEA35C3" w14:textId="07703489" w:rsidR="00507281" w:rsidRPr="007036CE" w:rsidRDefault="00507281" w:rsidP="00507281">
            <w:pPr>
              <w:pStyle w:val="GOSTTablenorm"/>
            </w:pPr>
            <w:ins w:id="5355" w:author="EXP-331599" w:date="2025-12-03T15:14:00Z">
              <w:r w:rsidRPr="007036CE">
                <w:t>Указывается сумма на текущий финансовый год</w:t>
              </w:r>
            </w:ins>
          </w:p>
        </w:tc>
      </w:tr>
      <w:tr w:rsidR="00507281" w:rsidRPr="007036CE" w:rsidDel="005447CF" w14:paraId="748D4DF1" w14:textId="77777777" w:rsidTr="00A759FD">
        <w:tc>
          <w:tcPr>
            <w:tcW w:w="1100" w:type="pct"/>
          </w:tcPr>
          <w:p w14:paraId="7598BB1A" w14:textId="582E37BD" w:rsidR="00507281" w:rsidRPr="007036CE" w:rsidDel="005447CF" w:rsidRDefault="00507281" w:rsidP="00507281">
            <w:pPr>
              <w:pStyle w:val="GOSTTablenorm"/>
              <w:rPr>
                <w:b/>
              </w:rPr>
            </w:pPr>
            <w:ins w:id="5356" w:author="EXP-331599" w:date="2025-12-03T15:15:00Z">
              <w:r w:rsidRPr="007036CE">
                <w:rPr>
                  <w:b/>
                </w:rPr>
                <w:lastRenderedPageBreak/>
                <w:t>Строки документа по разделу «4»</w:t>
              </w:r>
            </w:ins>
            <w:del w:id="5357" w:author="EXP-331599" w:date="2025-12-03T15:15:00Z">
              <w:r w:rsidRPr="007036CE" w:rsidDel="00507281">
                <w:rPr>
                  <w:b/>
                </w:rPr>
                <w:delText>Строки документа по разделу «3»</w:delText>
              </w:r>
            </w:del>
          </w:p>
        </w:tc>
        <w:tc>
          <w:tcPr>
            <w:tcW w:w="734" w:type="pct"/>
          </w:tcPr>
          <w:p w14:paraId="7F4ECE93" w14:textId="42F158EC" w:rsidR="00507281" w:rsidRPr="007036CE" w:rsidDel="005447CF" w:rsidRDefault="00507281" w:rsidP="00507281">
            <w:pPr>
              <w:pStyle w:val="GOSTTablenorm"/>
              <w:rPr>
                <w:b/>
              </w:rPr>
            </w:pPr>
            <w:ins w:id="5358" w:author="EXP-331599" w:date="2025-12-03T15:15:00Z">
              <w:r w:rsidRPr="007036CE">
                <w:rPr>
                  <w:b/>
                  <w:szCs w:val="24"/>
                  <w:lang w:val="en-US"/>
                </w:rPr>
                <w:t>SECTION_</w:t>
              </w:r>
              <w:r w:rsidRPr="007036CE">
                <w:rPr>
                  <w:b/>
                  <w:szCs w:val="24"/>
                </w:rPr>
                <w:t>4</w:t>
              </w:r>
            </w:ins>
            <w:del w:id="5359" w:author="EXP-331599" w:date="2025-12-03T15:15:00Z">
              <w:r w:rsidRPr="007036CE" w:rsidDel="00507281">
                <w:rPr>
                  <w:b/>
                  <w:szCs w:val="24"/>
                  <w:lang w:val="en-US"/>
                </w:rPr>
                <w:delText>SECTION_3</w:delText>
              </w:r>
            </w:del>
          </w:p>
        </w:tc>
        <w:tc>
          <w:tcPr>
            <w:tcW w:w="519" w:type="pct"/>
          </w:tcPr>
          <w:p w14:paraId="0D57E09B" w14:textId="77777777" w:rsidR="00507281" w:rsidRPr="007036CE" w:rsidDel="005447CF" w:rsidRDefault="00507281" w:rsidP="00507281">
            <w:pPr>
              <w:pStyle w:val="GOSTTablenorm"/>
            </w:pPr>
            <w:r w:rsidRPr="007036CE">
              <w:t>Массив</w:t>
            </w:r>
          </w:p>
        </w:tc>
        <w:tc>
          <w:tcPr>
            <w:tcW w:w="300" w:type="pct"/>
          </w:tcPr>
          <w:p w14:paraId="7F504FE1" w14:textId="77777777" w:rsidR="00507281" w:rsidRPr="007036CE" w:rsidDel="005447CF" w:rsidRDefault="00507281" w:rsidP="00507281">
            <w:pPr>
              <w:pStyle w:val="GOSTTablenorm"/>
            </w:pPr>
            <w:r w:rsidRPr="007036CE">
              <w:t>Нет</w:t>
            </w:r>
          </w:p>
        </w:tc>
        <w:tc>
          <w:tcPr>
            <w:tcW w:w="308" w:type="pct"/>
          </w:tcPr>
          <w:p w14:paraId="47156612" w14:textId="77777777" w:rsidR="00507281" w:rsidRPr="007036CE" w:rsidDel="005447CF" w:rsidRDefault="00507281" w:rsidP="00507281">
            <w:pPr>
              <w:pStyle w:val="GOSTTablenorm"/>
            </w:pPr>
          </w:p>
        </w:tc>
        <w:tc>
          <w:tcPr>
            <w:tcW w:w="2039" w:type="pct"/>
          </w:tcPr>
          <w:p w14:paraId="1AF999C8" w14:textId="77777777" w:rsidR="00507281" w:rsidRPr="007036CE" w:rsidDel="005447CF" w:rsidRDefault="00507281" w:rsidP="00507281">
            <w:pPr>
              <w:pStyle w:val="GOSTTablenorm"/>
            </w:pPr>
            <w:r w:rsidRPr="007036CE">
              <w:t>-</w:t>
            </w:r>
          </w:p>
        </w:tc>
      </w:tr>
      <w:tr w:rsidR="00507281" w:rsidRPr="007036CE" w:rsidDel="005447CF" w14:paraId="761F9F51" w14:textId="77777777" w:rsidTr="00A759FD">
        <w:tc>
          <w:tcPr>
            <w:tcW w:w="1100" w:type="pct"/>
          </w:tcPr>
          <w:p w14:paraId="6BF410E8" w14:textId="77777777" w:rsidR="00507281" w:rsidRPr="007036CE" w:rsidDel="005447CF" w:rsidRDefault="00507281" w:rsidP="00507281">
            <w:pPr>
              <w:pStyle w:val="GOSTTablenorm"/>
            </w:pPr>
            <w:r w:rsidRPr="007036CE">
              <w:t>Идентификатор строки</w:t>
            </w:r>
          </w:p>
        </w:tc>
        <w:tc>
          <w:tcPr>
            <w:tcW w:w="734" w:type="pct"/>
          </w:tcPr>
          <w:p w14:paraId="0D3985F3" w14:textId="333E12BE" w:rsidR="00507281" w:rsidRPr="007036CE" w:rsidDel="005447CF" w:rsidRDefault="00507281" w:rsidP="00507281">
            <w:pPr>
              <w:pStyle w:val="GOSTTablenorm"/>
            </w:pPr>
            <w:r w:rsidRPr="007036CE">
              <w:rPr>
                <w:b/>
                <w:szCs w:val="24"/>
                <w:lang w:val="en-US"/>
              </w:rPr>
              <w:t>SECTION_</w:t>
            </w:r>
            <w:ins w:id="5360" w:author="EXP-331599" w:date="2025-12-03T15:15:00Z">
              <w:r w:rsidRPr="007036CE">
                <w:rPr>
                  <w:b/>
                  <w:szCs w:val="24"/>
                </w:rPr>
                <w:t>4</w:t>
              </w:r>
            </w:ins>
            <w:r w:rsidRPr="007036CE">
              <w:rPr>
                <w:b/>
                <w:szCs w:val="24"/>
              </w:rPr>
              <w:t>:</w:t>
            </w:r>
            <w:ins w:id="5361" w:author="Сатлер Марина Викторовна" w:date="2024-06-11T14:26:00Z">
              <w:r w:rsidRPr="007036CE">
                <w:rPr>
                  <w:szCs w:val="24"/>
                  <w:lang w:val="en-US"/>
                </w:rPr>
                <w:t>id</w:t>
              </w:r>
            </w:ins>
          </w:p>
        </w:tc>
        <w:tc>
          <w:tcPr>
            <w:tcW w:w="519" w:type="pct"/>
          </w:tcPr>
          <w:p w14:paraId="72D483E1" w14:textId="77777777" w:rsidR="00507281" w:rsidRPr="007036CE" w:rsidDel="005447CF" w:rsidRDefault="00507281" w:rsidP="00507281">
            <w:pPr>
              <w:pStyle w:val="GOSTTablenorm"/>
            </w:pPr>
            <w:r w:rsidRPr="007036CE">
              <w:t>Число</w:t>
            </w:r>
          </w:p>
        </w:tc>
        <w:tc>
          <w:tcPr>
            <w:tcW w:w="300" w:type="pct"/>
          </w:tcPr>
          <w:p w14:paraId="5DD44F50" w14:textId="77777777" w:rsidR="00507281" w:rsidRPr="007036CE" w:rsidDel="005447CF" w:rsidRDefault="00507281" w:rsidP="00507281">
            <w:pPr>
              <w:pStyle w:val="GOSTTablenorm"/>
            </w:pPr>
            <w:r w:rsidRPr="007036CE">
              <w:t>Да</w:t>
            </w:r>
          </w:p>
        </w:tc>
        <w:tc>
          <w:tcPr>
            <w:tcW w:w="308" w:type="pct"/>
          </w:tcPr>
          <w:p w14:paraId="34F3A494" w14:textId="77777777" w:rsidR="00507281" w:rsidRPr="007036CE" w:rsidDel="005447CF" w:rsidRDefault="00507281" w:rsidP="00507281">
            <w:pPr>
              <w:pStyle w:val="GOSTTablenorm"/>
            </w:pPr>
            <w:r w:rsidRPr="007036CE">
              <w:t>&lt;=20</w:t>
            </w:r>
          </w:p>
        </w:tc>
        <w:tc>
          <w:tcPr>
            <w:tcW w:w="2039" w:type="pct"/>
          </w:tcPr>
          <w:p w14:paraId="01FD868E" w14:textId="77777777" w:rsidR="00507281" w:rsidRPr="007036CE" w:rsidDel="005447CF" w:rsidRDefault="00507281" w:rsidP="00507281">
            <w:pPr>
              <w:pStyle w:val="GOSTTablenorm"/>
            </w:pPr>
            <w:r w:rsidRPr="007036CE">
              <w:t>Указывается технический идентификатор строки</w:t>
            </w:r>
          </w:p>
        </w:tc>
      </w:tr>
      <w:tr w:rsidR="00507281" w:rsidRPr="007036CE" w14:paraId="64C7AAE6" w14:textId="77777777" w:rsidTr="00A759FD">
        <w:tc>
          <w:tcPr>
            <w:tcW w:w="1100" w:type="pct"/>
          </w:tcPr>
          <w:p w14:paraId="362FED4D" w14:textId="77777777" w:rsidR="00507281" w:rsidRPr="007036CE" w:rsidRDefault="00507281" w:rsidP="00507281">
            <w:pPr>
              <w:pStyle w:val="GOSTTablenorm"/>
            </w:pPr>
            <w:r w:rsidRPr="007036CE">
              <w:t>Номер строки</w:t>
            </w:r>
          </w:p>
        </w:tc>
        <w:tc>
          <w:tcPr>
            <w:tcW w:w="734" w:type="pct"/>
          </w:tcPr>
          <w:p w14:paraId="67AF6BBA" w14:textId="5BE6A692" w:rsidR="00507281" w:rsidRPr="007036CE" w:rsidRDefault="00507281" w:rsidP="00507281">
            <w:pPr>
              <w:pStyle w:val="GOSTTablenorm"/>
              <w:rPr>
                <w:szCs w:val="24"/>
                <w:lang w:val="en-US"/>
              </w:rPr>
            </w:pPr>
            <w:r w:rsidRPr="007036CE">
              <w:rPr>
                <w:b/>
                <w:szCs w:val="24"/>
                <w:lang w:val="en-US"/>
              </w:rPr>
              <w:t>SECTION_</w:t>
            </w:r>
            <w:ins w:id="5362" w:author="EXP-331599" w:date="2025-12-03T15:15:00Z">
              <w:r w:rsidRPr="007036CE">
                <w:rPr>
                  <w:b/>
                  <w:szCs w:val="24"/>
                </w:rPr>
                <w:t>4</w:t>
              </w:r>
            </w:ins>
            <w:r w:rsidRPr="007036CE">
              <w:rPr>
                <w:b/>
                <w:szCs w:val="24"/>
              </w:rPr>
              <w:t>:</w:t>
            </w:r>
            <w:r w:rsidRPr="007036CE">
              <w:rPr>
                <w:szCs w:val="24"/>
                <w:lang w:val="en-US"/>
              </w:rPr>
              <w:t>NUMBROW</w:t>
            </w:r>
          </w:p>
        </w:tc>
        <w:tc>
          <w:tcPr>
            <w:tcW w:w="519" w:type="pct"/>
          </w:tcPr>
          <w:p w14:paraId="4FC4A6B8" w14:textId="77777777" w:rsidR="00507281" w:rsidRPr="007036CE" w:rsidRDefault="00507281" w:rsidP="00507281">
            <w:pPr>
              <w:pStyle w:val="GOSTTablenorm"/>
            </w:pPr>
            <w:r w:rsidRPr="007036CE">
              <w:t>Строка</w:t>
            </w:r>
          </w:p>
        </w:tc>
        <w:tc>
          <w:tcPr>
            <w:tcW w:w="300" w:type="pct"/>
          </w:tcPr>
          <w:p w14:paraId="463CCD1D" w14:textId="77777777" w:rsidR="00507281" w:rsidRPr="007036CE" w:rsidRDefault="00507281" w:rsidP="00507281">
            <w:pPr>
              <w:pStyle w:val="GOSTTablenorm"/>
            </w:pPr>
            <w:r w:rsidRPr="007036CE">
              <w:t>Да</w:t>
            </w:r>
          </w:p>
        </w:tc>
        <w:tc>
          <w:tcPr>
            <w:tcW w:w="308" w:type="pct"/>
          </w:tcPr>
          <w:p w14:paraId="2595BD6F" w14:textId="77777777" w:rsidR="00507281" w:rsidRPr="007036CE" w:rsidRDefault="00507281" w:rsidP="00507281">
            <w:pPr>
              <w:pStyle w:val="GOSTTablenorm"/>
            </w:pPr>
            <w:r w:rsidRPr="007036CE">
              <w:rPr>
                <w:lang w:val="en-US"/>
              </w:rPr>
              <w:t>&lt;=20</w:t>
            </w:r>
          </w:p>
        </w:tc>
        <w:tc>
          <w:tcPr>
            <w:tcW w:w="2039" w:type="pct"/>
          </w:tcPr>
          <w:p w14:paraId="7C911460" w14:textId="77777777" w:rsidR="00507281" w:rsidRPr="007036CE" w:rsidRDefault="00507281" w:rsidP="00507281">
            <w:pPr>
              <w:pStyle w:val="GOSTTablenorm"/>
            </w:pPr>
            <w:r w:rsidRPr="007036CE">
              <w:t>Указывается порядковый номер строки по разделу «3»</w:t>
            </w:r>
          </w:p>
        </w:tc>
      </w:tr>
      <w:tr w:rsidR="00507281" w:rsidRPr="007036CE" w:rsidDel="005447CF" w14:paraId="6329016F" w14:textId="77777777" w:rsidTr="00A759FD">
        <w:tc>
          <w:tcPr>
            <w:tcW w:w="1100" w:type="pct"/>
          </w:tcPr>
          <w:p w14:paraId="5AF4157E" w14:textId="77777777" w:rsidR="00507281" w:rsidRPr="007036CE" w:rsidDel="005447CF" w:rsidRDefault="00507281" w:rsidP="00507281">
            <w:pPr>
              <w:pStyle w:val="GOSTTablenorm"/>
            </w:pPr>
            <w:r w:rsidRPr="007036CE">
              <w:t>КБК</w:t>
            </w:r>
          </w:p>
        </w:tc>
        <w:tc>
          <w:tcPr>
            <w:tcW w:w="734" w:type="pct"/>
          </w:tcPr>
          <w:p w14:paraId="60E957BE" w14:textId="407D11C5" w:rsidR="00507281" w:rsidRPr="007036CE" w:rsidDel="005447CF" w:rsidRDefault="00507281" w:rsidP="00507281">
            <w:pPr>
              <w:pStyle w:val="GOSTTablenorm"/>
            </w:pPr>
            <w:r w:rsidRPr="007036CE">
              <w:rPr>
                <w:b/>
                <w:szCs w:val="24"/>
                <w:lang w:val="en-US"/>
              </w:rPr>
              <w:t>SECTION_</w:t>
            </w:r>
            <w:ins w:id="5363" w:author="EXP-331599" w:date="2025-12-03T15:15:00Z">
              <w:r w:rsidRPr="007036CE">
                <w:rPr>
                  <w:b/>
                  <w:szCs w:val="24"/>
                </w:rPr>
                <w:t>4</w:t>
              </w:r>
            </w:ins>
            <w:r w:rsidRPr="007036CE">
              <w:rPr>
                <w:b/>
                <w:szCs w:val="24"/>
              </w:rPr>
              <w:t>:</w:t>
            </w:r>
            <w:r w:rsidRPr="007036CE">
              <w:rPr>
                <w:szCs w:val="24"/>
                <w:lang w:val="en-US"/>
              </w:rPr>
              <w:t>KBK</w:t>
            </w:r>
          </w:p>
        </w:tc>
        <w:tc>
          <w:tcPr>
            <w:tcW w:w="519" w:type="pct"/>
          </w:tcPr>
          <w:p w14:paraId="72D7ED1C" w14:textId="77777777" w:rsidR="00507281" w:rsidRPr="007036CE" w:rsidDel="005447CF" w:rsidRDefault="00507281" w:rsidP="00507281">
            <w:pPr>
              <w:pStyle w:val="GOSTTablenorm"/>
            </w:pPr>
            <w:r w:rsidRPr="007036CE">
              <w:t>Строка</w:t>
            </w:r>
          </w:p>
        </w:tc>
        <w:tc>
          <w:tcPr>
            <w:tcW w:w="300" w:type="pct"/>
          </w:tcPr>
          <w:p w14:paraId="60B04A40" w14:textId="77777777" w:rsidR="00507281" w:rsidRPr="007036CE" w:rsidDel="005447CF" w:rsidRDefault="00507281" w:rsidP="00507281">
            <w:pPr>
              <w:pStyle w:val="GOSTTablenorm"/>
            </w:pPr>
            <w:r w:rsidRPr="007036CE">
              <w:t>Да</w:t>
            </w:r>
          </w:p>
        </w:tc>
        <w:tc>
          <w:tcPr>
            <w:tcW w:w="308" w:type="pct"/>
          </w:tcPr>
          <w:p w14:paraId="661D557C" w14:textId="77777777" w:rsidR="00507281" w:rsidRPr="007036CE" w:rsidDel="005447CF" w:rsidRDefault="00507281" w:rsidP="00507281">
            <w:pPr>
              <w:pStyle w:val="GOSTTablenorm"/>
            </w:pPr>
            <w:r w:rsidRPr="007036CE">
              <w:rPr>
                <w:lang w:val="en-US"/>
              </w:rPr>
              <w:t>=</w:t>
            </w:r>
            <w:r w:rsidRPr="007036CE">
              <w:t>20</w:t>
            </w:r>
          </w:p>
        </w:tc>
        <w:tc>
          <w:tcPr>
            <w:tcW w:w="2039" w:type="pct"/>
          </w:tcPr>
          <w:p w14:paraId="0E6566E4" w14:textId="77777777" w:rsidR="00507281" w:rsidRPr="007036CE" w:rsidDel="005447CF" w:rsidRDefault="00507281" w:rsidP="00507281">
            <w:pPr>
              <w:pStyle w:val="GOSTTablenorm"/>
            </w:pPr>
            <w:r w:rsidRPr="007036CE">
              <w:t>Указывается код по бюджетной классификации для отражения операции на ЛС ГРБС/ПБС</w:t>
            </w:r>
          </w:p>
        </w:tc>
      </w:tr>
      <w:tr w:rsidR="00507281" w:rsidRPr="007036CE" w:rsidDel="005447CF" w14:paraId="717C1E1E" w14:textId="77777777" w:rsidTr="00A759FD">
        <w:tc>
          <w:tcPr>
            <w:tcW w:w="1100" w:type="pct"/>
          </w:tcPr>
          <w:p w14:paraId="3728D98A" w14:textId="77777777" w:rsidR="00507281" w:rsidRPr="007036CE" w:rsidDel="005447CF" w:rsidRDefault="00507281" w:rsidP="00507281">
            <w:pPr>
              <w:pStyle w:val="GOSTTablenorm"/>
            </w:pPr>
            <w:r w:rsidRPr="007036CE">
              <w:t>Код ОКС</w:t>
            </w:r>
          </w:p>
        </w:tc>
        <w:tc>
          <w:tcPr>
            <w:tcW w:w="734" w:type="pct"/>
          </w:tcPr>
          <w:p w14:paraId="352E5149" w14:textId="3A38A1C4" w:rsidR="00507281" w:rsidRPr="007036CE" w:rsidDel="005447CF" w:rsidRDefault="00507281" w:rsidP="00507281">
            <w:pPr>
              <w:pStyle w:val="GOSTTablenorm"/>
            </w:pPr>
            <w:r w:rsidRPr="007036CE">
              <w:rPr>
                <w:b/>
                <w:szCs w:val="24"/>
                <w:lang w:val="en-US"/>
              </w:rPr>
              <w:t>SECTION_</w:t>
            </w:r>
            <w:ins w:id="5364" w:author="EXP-331599" w:date="2025-12-03T15:15:00Z">
              <w:r w:rsidRPr="007036CE">
                <w:rPr>
                  <w:b/>
                  <w:szCs w:val="24"/>
                </w:rPr>
                <w:t>4</w:t>
              </w:r>
            </w:ins>
            <w:r w:rsidRPr="007036CE">
              <w:rPr>
                <w:b/>
                <w:szCs w:val="24"/>
              </w:rPr>
              <w:t>:</w:t>
            </w:r>
            <w:r w:rsidRPr="007036CE">
              <w:rPr>
                <w:szCs w:val="24"/>
                <w:lang w:val="en-US"/>
              </w:rPr>
              <w:t>OKSCODE</w:t>
            </w:r>
          </w:p>
        </w:tc>
        <w:tc>
          <w:tcPr>
            <w:tcW w:w="519" w:type="pct"/>
          </w:tcPr>
          <w:p w14:paraId="4CF1224E" w14:textId="77777777" w:rsidR="00507281" w:rsidRPr="007036CE" w:rsidDel="005447CF" w:rsidRDefault="00507281" w:rsidP="00507281">
            <w:pPr>
              <w:pStyle w:val="GOSTTablenorm"/>
            </w:pPr>
            <w:r w:rsidRPr="007036CE">
              <w:t>Строка</w:t>
            </w:r>
          </w:p>
        </w:tc>
        <w:tc>
          <w:tcPr>
            <w:tcW w:w="300" w:type="pct"/>
          </w:tcPr>
          <w:p w14:paraId="59BDDA6F" w14:textId="77777777" w:rsidR="00507281" w:rsidRPr="007036CE" w:rsidDel="005447CF" w:rsidRDefault="00507281" w:rsidP="00507281">
            <w:pPr>
              <w:pStyle w:val="GOSTTablenorm"/>
            </w:pPr>
            <w:r w:rsidRPr="007036CE">
              <w:t>Нет</w:t>
            </w:r>
          </w:p>
        </w:tc>
        <w:tc>
          <w:tcPr>
            <w:tcW w:w="308" w:type="pct"/>
          </w:tcPr>
          <w:p w14:paraId="6371B4D4" w14:textId="77777777" w:rsidR="00507281" w:rsidRPr="007036CE" w:rsidDel="005447CF" w:rsidRDefault="00507281" w:rsidP="00507281">
            <w:pPr>
              <w:pStyle w:val="GOSTTablenorm"/>
            </w:pPr>
            <w:r w:rsidRPr="007036CE">
              <w:t>=18</w:t>
            </w:r>
          </w:p>
        </w:tc>
        <w:tc>
          <w:tcPr>
            <w:tcW w:w="2039" w:type="pct"/>
          </w:tcPr>
          <w:p w14:paraId="1C33276C" w14:textId="77777777" w:rsidR="00507281" w:rsidRPr="007036CE" w:rsidDel="005447CF" w:rsidRDefault="00507281" w:rsidP="00507281">
            <w:pPr>
              <w:pStyle w:val="GOSTTablenorm"/>
            </w:pPr>
            <w:r w:rsidRPr="007036CE">
              <w:t>Указывается код объекта капитального строительства (недвижимого имущества) для отражения операций бюджетных средств на ЛС ГРБС/ ПБС</w:t>
            </w:r>
          </w:p>
        </w:tc>
      </w:tr>
      <w:tr w:rsidR="00507281" w:rsidRPr="007036CE" w:rsidDel="005447CF" w14:paraId="76013489" w14:textId="77777777" w:rsidTr="00A759FD">
        <w:tc>
          <w:tcPr>
            <w:tcW w:w="1100" w:type="pct"/>
          </w:tcPr>
          <w:p w14:paraId="419C5478" w14:textId="77777777" w:rsidR="00507281" w:rsidRPr="007036CE" w:rsidDel="005447CF" w:rsidRDefault="00507281" w:rsidP="00507281">
            <w:pPr>
              <w:pStyle w:val="GOSTTablenorm"/>
            </w:pPr>
            <w:r w:rsidRPr="007036CE">
              <w:t>Тип КБК</w:t>
            </w:r>
          </w:p>
        </w:tc>
        <w:tc>
          <w:tcPr>
            <w:tcW w:w="734" w:type="pct"/>
          </w:tcPr>
          <w:p w14:paraId="256144E8" w14:textId="07C3D1C3" w:rsidR="00507281" w:rsidRPr="007036CE" w:rsidDel="005447CF" w:rsidRDefault="00507281" w:rsidP="00507281">
            <w:pPr>
              <w:pStyle w:val="GOSTTablenorm"/>
            </w:pPr>
            <w:r w:rsidRPr="007036CE">
              <w:rPr>
                <w:b/>
                <w:szCs w:val="24"/>
                <w:lang w:val="en-US"/>
              </w:rPr>
              <w:t>SECTION_</w:t>
            </w:r>
            <w:ins w:id="5365" w:author="EXP-331599" w:date="2025-12-03T15:15:00Z">
              <w:r w:rsidRPr="007036CE">
                <w:rPr>
                  <w:b/>
                  <w:szCs w:val="24"/>
                </w:rPr>
                <w:t>4</w:t>
              </w:r>
            </w:ins>
            <w:r w:rsidRPr="007036CE">
              <w:rPr>
                <w:b/>
                <w:szCs w:val="24"/>
              </w:rPr>
              <w:t>:</w:t>
            </w:r>
            <w:r w:rsidRPr="007036CE">
              <w:rPr>
                <w:szCs w:val="24"/>
              </w:rPr>
              <w:t>TYPEKBK</w:t>
            </w:r>
          </w:p>
        </w:tc>
        <w:tc>
          <w:tcPr>
            <w:tcW w:w="519" w:type="pct"/>
          </w:tcPr>
          <w:p w14:paraId="1F9D2C6F" w14:textId="77777777" w:rsidR="00507281" w:rsidRPr="007036CE" w:rsidDel="005447CF" w:rsidRDefault="00507281" w:rsidP="00507281">
            <w:pPr>
              <w:pStyle w:val="GOSTTablenorm"/>
            </w:pPr>
            <w:r w:rsidRPr="007036CE">
              <w:t>Строка</w:t>
            </w:r>
          </w:p>
        </w:tc>
        <w:tc>
          <w:tcPr>
            <w:tcW w:w="300" w:type="pct"/>
          </w:tcPr>
          <w:p w14:paraId="6BBE61FB" w14:textId="77777777" w:rsidR="00507281" w:rsidRPr="007036CE" w:rsidDel="005447CF" w:rsidRDefault="00507281" w:rsidP="00507281">
            <w:pPr>
              <w:pStyle w:val="GOSTTablenorm"/>
            </w:pPr>
            <w:r w:rsidRPr="007036CE">
              <w:t>Да</w:t>
            </w:r>
          </w:p>
        </w:tc>
        <w:tc>
          <w:tcPr>
            <w:tcW w:w="308" w:type="pct"/>
          </w:tcPr>
          <w:p w14:paraId="01C1DB37" w14:textId="77777777" w:rsidR="00507281" w:rsidRPr="007036CE" w:rsidDel="005447CF" w:rsidRDefault="00507281" w:rsidP="00507281">
            <w:pPr>
              <w:pStyle w:val="GOSTTablenorm"/>
            </w:pPr>
            <w:r w:rsidRPr="007036CE">
              <w:rPr>
                <w:lang w:val="en-US"/>
              </w:rPr>
              <w:t>=</w:t>
            </w:r>
            <w:r w:rsidRPr="007036CE">
              <w:t>2</w:t>
            </w:r>
          </w:p>
        </w:tc>
        <w:tc>
          <w:tcPr>
            <w:tcW w:w="2039" w:type="pct"/>
          </w:tcPr>
          <w:p w14:paraId="0503785E" w14:textId="77777777" w:rsidR="00507281" w:rsidRPr="007036CE" w:rsidRDefault="00507281" w:rsidP="00507281">
            <w:pPr>
              <w:pStyle w:val="GOSTTablenorm"/>
            </w:pPr>
            <w:r w:rsidRPr="007036CE">
              <w:t>Указывается тип кода по бюджетной классификации.</w:t>
            </w:r>
          </w:p>
          <w:p w14:paraId="712D6825" w14:textId="5FE10ACB" w:rsidR="00507281" w:rsidRPr="007036CE" w:rsidDel="005447CF" w:rsidRDefault="00507281" w:rsidP="00FD4C4D">
            <w:pPr>
              <w:pStyle w:val="GOSTTablenorm"/>
            </w:pPr>
            <w:r w:rsidRPr="007036CE">
              <w:t xml:space="preserve">Заполняется значением «11» </w:t>
            </w:r>
            <w:r w:rsidR="00FD4C4D" w:rsidRPr="007036CE">
              <w:t>–</w:t>
            </w:r>
            <w:r w:rsidRPr="007036CE">
              <w:t xml:space="preserve"> Лимитируемые расходы</w:t>
            </w:r>
          </w:p>
        </w:tc>
      </w:tr>
      <w:tr w:rsidR="00507281" w:rsidRPr="007036CE" w:rsidDel="005447CF" w14:paraId="58F8A765" w14:textId="77777777" w:rsidTr="00A759FD">
        <w:tc>
          <w:tcPr>
            <w:tcW w:w="1100" w:type="pct"/>
          </w:tcPr>
          <w:p w14:paraId="27496C6C" w14:textId="77777777" w:rsidR="00507281" w:rsidRPr="007036CE" w:rsidDel="005447CF" w:rsidRDefault="00507281" w:rsidP="00507281">
            <w:pPr>
              <w:pStyle w:val="GOSTTablenorm"/>
            </w:pPr>
            <w:r w:rsidRPr="007036CE">
              <w:t>Сумма на текущий год</w:t>
            </w:r>
          </w:p>
        </w:tc>
        <w:tc>
          <w:tcPr>
            <w:tcW w:w="734" w:type="pct"/>
          </w:tcPr>
          <w:p w14:paraId="46D1406E" w14:textId="6B12E1BB" w:rsidR="00507281" w:rsidRPr="007036CE" w:rsidDel="005447CF" w:rsidRDefault="00507281" w:rsidP="00507281">
            <w:pPr>
              <w:pStyle w:val="GOSTTablenorm"/>
            </w:pPr>
            <w:r w:rsidRPr="007036CE">
              <w:rPr>
                <w:b/>
                <w:szCs w:val="24"/>
                <w:lang w:val="en-US"/>
              </w:rPr>
              <w:t>SECTION_</w:t>
            </w:r>
            <w:ins w:id="5366" w:author="EXP-331599" w:date="2025-12-03T15:15:00Z">
              <w:r w:rsidRPr="007036CE">
                <w:rPr>
                  <w:b/>
                  <w:szCs w:val="24"/>
                </w:rPr>
                <w:t>4</w:t>
              </w:r>
            </w:ins>
            <w:r w:rsidRPr="007036CE">
              <w:rPr>
                <w:b/>
                <w:szCs w:val="24"/>
              </w:rPr>
              <w:t>:</w:t>
            </w:r>
            <w:r w:rsidRPr="007036CE">
              <w:t>SUM_1</w:t>
            </w:r>
          </w:p>
        </w:tc>
        <w:tc>
          <w:tcPr>
            <w:tcW w:w="519" w:type="pct"/>
          </w:tcPr>
          <w:p w14:paraId="64A18397" w14:textId="77777777" w:rsidR="00507281" w:rsidRPr="007036CE" w:rsidDel="005447CF" w:rsidRDefault="00507281" w:rsidP="00507281">
            <w:pPr>
              <w:pStyle w:val="GOSTTablenorm"/>
            </w:pPr>
            <w:r w:rsidRPr="007036CE">
              <w:t>Сумма</w:t>
            </w:r>
          </w:p>
        </w:tc>
        <w:tc>
          <w:tcPr>
            <w:tcW w:w="300" w:type="pct"/>
          </w:tcPr>
          <w:p w14:paraId="23422A93" w14:textId="77777777" w:rsidR="00507281" w:rsidRPr="007036CE" w:rsidDel="005447CF" w:rsidRDefault="00507281" w:rsidP="00507281">
            <w:pPr>
              <w:pStyle w:val="GOSTTablenorm"/>
            </w:pPr>
            <w:r w:rsidRPr="007036CE">
              <w:t>Да</w:t>
            </w:r>
          </w:p>
        </w:tc>
        <w:tc>
          <w:tcPr>
            <w:tcW w:w="308" w:type="pct"/>
          </w:tcPr>
          <w:p w14:paraId="3C680066" w14:textId="77777777" w:rsidR="00507281" w:rsidRPr="007036CE" w:rsidDel="005447CF" w:rsidRDefault="00507281" w:rsidP="00507281">
            <w:pPr>
              <w:pStyle w:val="GOSTTablenorm"/>
              <w:rPr>
                <w:lang w:val="en-US"/>
              </w:rPr>
            </w:pPr>
          </w:p>
        </w:tc>
        <w:tc>
          <w:tcPr>
            <w:tcW w:w="2039" w:type="pct"/>
          </w:tcPr>
          <w:p w14:paraId="7CE42F54" w14:textId="77777777" w:rsidR="00507281" w:rsidRPr="007036CE" w:rsidDel="005447CF" w:rsidRDefault="00507281" w:rsidP="00507281">
            <w:pPr>
              <w:pStyle w:val="GOSTTablenorm"/>
            </w:pPr>
            <w:r w:rsidRPr="007036CE">
              <w:t>Указывается сумма на текущий финансовый год</w:t>
            </w:r>
          </w:p>
        </w:tc>
      </w:tr>
    </w:tbl>
    <w:p w14:paraId="563AAD86" w14:textId="77777777" w:rsidR="00DD187E" w:rsidRPr="007036CE" w:rsidRDefault="00DD187E" w:rsidP="00DE0449">
      <w:pPr>
        <w:pStyle w:val="51"/>
      </w:pPr>
      <w:bookmarkStart w:id="5367" w:name="_Toc222927941"/>
      <w:commentRangeStart w:id="5368"/>
      <w:r w:rsidRPr="007036CE">
        <w:t xml:space="preserve">Пример </w:t>
      </w:r>
      <w:commentRangeEnd w:id="5368"/>
      <w:r w:rsidR="00532F42" w:rsidRPr="007036CE">
        <w:rPr>
          <w:rStyle w:val="afff4"/>
          <w:sz w:val="24"/>
          <w:szCs w:val="26"/>
        </w:rPr>
        <w:commentReference w:id="5368"/>
      </w:r>
      <w:r w:rsidRPr="007036CE">
        <w:t>запроса по документу «Информация о лимитах бюджетных обязательств, не подлежащих отзыву с лицевых счетов, открытых в территориальных органах Федерального казначейства» (ф.0506117) DBD_InfoPlannedPurchases</w:t>
      </w:r>
      <w:bookmarkEnd w:id="5367"/>
    </w:p>
    <w:p w14:paraId="241FD3BC" w14:textId="77777777" w:rsidR="00841A86" w:rsidRPr="007036CE" w:rsidRDefault="00841A86" w:rsidP="00841A86">
      <w:pPr>
        <w:pStyle w:val="GOSTScript"/>
      </w:pPr>
      <w:r w:rsidRPr="007036CE">
        <w:t>{</w:t>
      </w:r>
    </w:p>
    <w:p w14:paraId="740A95E8" w14:textId="77777777" w:rsidR="00841A86" w:rsidRPr="007036CE" w:rsidRDefault="00841A86" w:rsidP="00841A86">
      <w:pPr>
        <w:pStyle w:val="GOSTScript"/>
      </w:pPr>
      <w:r w:rsidRPr="007036CE">
        <w:tab/>
        <w:t>"header": {</w:t>
      </w:r>
    </w:p>
    <w:p w14:paraId="5525D17A" w14:textId="77777777" w:rsidR="00841A86" w:rsidRPr="007036CE" w:rsidRDefault="00841A86" w:rsidP="00841A86">
      <w:pPr>
        <w:pStyle w:val="GOSTScript"/>
      </w:pPr>
      <w:r w:rsidRPr="007036CE">
        <w:tab/>
      </w:r>
      <w:r w:rsidRPr="007036CE">
        <w:tab/>
        <w:t>"Source": "</w:t>
      </w:r>
      <w:del w:id="5369" w:author="Сатлер Марина Викторовна" w:date="2024-09-25T17:36:00Z">
        <w:r w:rsidRPr="007036CE" w:rsidDel="00106EBC">
          <w:delText>EXP05</w:delText>
        </w:r>
      </w:del>
      <w:ins w:id="5370" w:author="Сатлер Марина Викторовна" w:date="2024-09-25T17:36:00Z">
        <w:r w:rsidR="00106EBC" w:rsidRPr="007036CE">
          <w:t>EXP01</w:t>
        </w:r>
      </w:ins>
      <w:r w:rsidRPr="007036CE">
        <w:t>",</w:t>
      </w:r>
    </w:p>
    <w:p w14:paraId="26E21A40" w14:textId="77777777" w:rsidR="00841A86" w:rsidRPr="007036CE" w:rsidRDefault="00841A86" w:rsidP="00841A86">
      <w:pPr>
        <w:pStyle w:val="GOSTScript"/>
      </w:pPr>
      <w:r w:rsidRPr="007036CE">
        <w:tab/>
      </w:r>
      <w:r w:rsidRPr="007036CE">
        <w:tab/>
        <w:t>"ReqDateTime": "2024-02-05 10:37:22",</w:t>
      </w:r>
    </w:p>
    <w:p w14:paraId="4B15D66D" w14:textId="77777777" w:rsidR="00841A86" w:rsidRPr="007036CE" w:rsidRDefault="00841A86" w:rsidP="00841A86">
      <w:pPr>
        <w:pStyle w:val="GOSTScript"/>
      </w:pPr>
      <w:r w:rsidRPr="007036CE">
        <w:tab/>
      </w:r>
      <w:r w:rsidRPr="007036CE">
        <w:tab/>
        <w:t>"Version": "1.0",</w:t>
      </w:r>
    </w:p>
    <w:p w14:paraId="1FCFF0E3" w14:textId="77777777" w:rsidR="00841A86" w:rsidRPr="007036CE" w:rsidRDefault="00841A86" w:rsidP="00841A86">
      <w:pPr>
        <w:pStyle w:val="GOSTScript"/>
      </w:pPr>
      <w:r w:rsidRPr="007036CE">
        <w:tab/>
      </w:r>
      <w:r w:rsidRPr="007036CE">
        <w:tab/>
        <w:t>"Params": [</w:t>
      </w:r>
    </w:p>
    <w:p w14:paraId="0758ED6A" w14:textId="77777777" w:rsidR="00841A86" w:rsidRPr="007036CE" w:rsidRDefault="00841A86" w:rsidP="00841A86">
      <w:pPr>
        <w:pStyle w:val="GOSTScript"/>
      </w:pPr>
      <w:r w:rsidRPr="007036CE">
        <w:tab/>
      </w:r>
      <w:r w:rsidRPr="007036CE">
        <w:tab/>
      </w:r>
      <w:r w:rsidRPr="007036CE">
        <w:tab/>
        <w:t>{</w:t>
      </w:r>
    </w:p>
    <w:p w14:paraId="7998B0C7" w14:textId="77777777" w:rsidR="00841A86" w:rsidRPr="007036CE" w:rsidRDefault="00841A86" w:rsidP="00841A86">
      <w:pPr>
        <w:pStyle w:val="GOSTScript"/>
      </w:pPr>
      <w:r w:rsidRPr="007036CE">
        <w:tab/>
      </w:r>
      <w:r w:rsidRPr="007036CE">
        <w:tab/>
      </w:r>
      <w:r w:rsidRPr="007036CE">
        <w:tab/>
      </w:r>
      <w:r w:rsidRPr="007036CE">
        <w:tab/>
        <w:t>"param": "example",</w:t>
      </w:r>
    </w:p>
    <w:p w14:paraId="71C2C81D" w14:textId="77777777" w:rsidR="00841A86" w:rsidRPr="007036CE" w:rsidRDefault="00841A86" w:rsidP="00841A86">
      <w:pPr>
        <w:pStyle w:val="GOSTScript"/>
      </w:pPr>
      <w:r w:rsidRPr="007036CE">
        <w:lastRenderedPageBreak/>
        <w:tab/>
      </w:r>
      <w:r w:rsidRPr="007036CE">
        <w:tab/>
      </w:r>
      <w:r w:rsidRPr="007036CE">
        <w:tab/>
      </w:r>
      <w:r w:rsidRPr="007036CE">
        <w:tab/>
        <w:t>"value": "01"</w:t>
      </w:r>
    </w:p>
    <w:p w14:paraId="5883EA42" w14:textId="77777777" w:rsidR="00841A86" w:rsidRPr="007036CE" w:rsidRDefault="00841A86" w:rsidP="00841A86">
      <w:pPr>
        <w:pStyle w:val="GOSTScript"/>
      </w:pPr>
      <w:r w:rsidRPr="007036CE">
        <w:tab/>
      </w:r>
      <w:r w:rsidRPr="007036CE">
        <w:tab/>
      </w:r>
      <w:r w:rsidRPr="007036CE">
        <w:tab/>
        <w:t>}</w:t>
      </w:r>
    </w:p>
    <w:p w14:paraId="57BECB34" w14:textId="77777777" w:rsidR="00841A86" w:rsidRPr="007036CE" w:rsidRDefault="00841A86" w:rsidP="00841A86">
      <w:pPr>
        <w:pStyle w:val="GOSTScript"/>
      </w:pPr>
      <w:r w:rsidRPr="007036CE">
        <w:tab/>
      </w:r>
      <w:r w:rsidRPr="007036CE">
        <w:tab/>
        <w:t>],</w:t>
      </w:r>
    </w:p>
    <w:p w14:paraId="4D8672F1" w14:textId="77777777" w:rsidR="00841A86" w:rsidRPr="007036CE" w:rsidRDefault="00841A86" w:rsidP="00841A86">
      <w:pPr>
        <w:pStyle w:val="GOSTScript"/>
      </w:pPr>
      <w:r w:rsidRPr="007036CE">
        <w:tab/>
      </w:r>
      <w:r w:rsidRPr="007036CE">
        <w:tab/>
        <w:t>"ReqGuid": "b0d4ce5d-2757-4688-948c-vv72qba94f86",</w:t>
      </w:r>
    </w:p>
    <w:p w14:paraId="39F4545A" w14:textId="77777777" w:rsidR="00841A86" w:rsidRPr="007036CE" w:rsidRDefault="00841A86" w:rsidP="00841A86">
      <w:pPr>
        <w:pStyle w:val="GOSTScript"/>
      </w:pPr>
      <w:r w:rsidRPr="007036CE">
        <w:tab/>
      </w:r>
      <w:r w:rsidRPr="007036CE">
        <w:tab/>
        <w:t>"DocGuid": "0bd90a7c-e339-34ff-ac39-73029ff81370",</w:t>
      </w:r>
    </w:p>
    <w:p w14:paraId="6D54E180" w14:textId="77777777" w:rsidR="00841A86" w:rsidRPr="007036CE" w:rsidRDefault="00841A86" w:rsidP="00841A86">
      <w:pPr>
        <w:pStyle w:val="GOSTScript"/>
      </w:pPr>
      <w:r w:rsidRPr="007036CE">
        <w:tab/>
      </w:r>
      <w:r w:rsidRPr="007036CE">
        <w:tab/>
        <w:t>"RequestType": "ACCOUNTING",</w:t>
      </w:r>
    </w:p>
    <w:p w14:paraId="6C5BDF69" w14:textId="77777777" w:rsidR="00841A86" w:rsidRPr="007036CE" w:rsidRDefault="00841A86" w:rsidP="00841A86">
      <w:pPr>
        <w:pStyle w:val="GOSTScript"/>
      </w:pPr>
      <w:r w:rsidRPr="007036CE">
        <w:tab/>
      </w:r>
      <w:r w:rsidRPr="007036CE">
        <w:tab/>
        <w:t>"TypeDoc": "DBD_InfoPlannedPurchases",</w:t>
      </w:r>
    </w:p>
    <w:p w14:paraId="1B96BF59" w14:textId="77777777" w:rsidR="00841A86" w:rsidRPr="007036CE" w:rsidRDefault="00841A86" w:rsidP="00841A86">
      <w:pPr>
        <w:pStyle w:val="GOSTScript"/>
      </w:pPr>
      <w:r w:rsidRPr="007036CE">
        <w:tab/>
      </w:r>
      <w:r w:rsidRPr="007036CE">
        <w:tab/>
        <w:t>"Stage": "auth",</w:t>
      </w:r>
    </w:p>
    <w:p w14:paraId="01378B15" w14:textId="77777777" w:rsidR="00841A86" w:rsidRPr="007036CE" w:rsidRDefault="00841A86" w:rsidP="00841A86">
      <w:pPr>
        <w:pStyle w:val="GOSTScript"/>
      </w:pPr>
      <w:r w:rsidRPr="007036CE">
        <w:tab/>
      </w:r>
      <w:r w:rsidRPr="007036CE">
        <w:tab/>
        <w:t>"BalLevContrl": 0,</w:t>
      </w:r>
    </w:p>
    <w:p w14:paraId="4ADF5EA0" w14:textId="77777777" w:rsidR="00841A86" w:rsidRPr="007036CE" w:rsidRDefault="00841A86" w:rsidP="00841A86">
      <w:pPr>
        <w:pStyle w:val="GOSTScript"/>
      </w:pPr>
      <w:r w:rsidRPr="007036CE">
        <w:tab/>
      </w:r>
      <w:r w:rsidRPr="007036CE">
        <w:tab/>
        <w:t>"Subject": "</w:t>
      </w:r>
      <w:r w:rsidR="0040715D" w:rsidRPr="007036CE">
        <w:t>95</w:t>
      </w:r>
      <w:r w:rsidRPr="007036CE">
        <w:t>00",</w:t>
      </w:r>
    </w:p>
    <w:p w14:paraId="763DEA3A" w14:textId="77777777" w:rsidR="00841A86" w:rsidRPr="007036CE" w:rsidRDefault="00841A86" w:rsidP="00841A86">
      <w:pPr>
        <w:pStyle w:val="GOSTScript"/>
      </w:pPr>
      <w:r w:rsidRPr="007036CE">
        <w:tab/>
      </w:r>
      <w:r w:rsidRPr="007036CE">
        <w:tab/>
        <w:t>"SettlementDate": "2024-02-05"</w:t>
      </w:r>
    </w:p>
    <w:p w14:paraId="404FB106" w14:textId="77777777" w:rsidR="00841A86" w:rsidRPr="007036CE" w:rsidRDefault="00841A86" w:rsidP="00841A86">
      <w:pPr>
        <w:pStyle w:val="GOSTScript"/>
      </w:pPr>
      <w:r w:rsidRPr="007036CE">
        <w:tab/>
        <w:t>},</w:t>
      </w:r>
    </w:p>
    <w:p w14:paraId="4C471A0E" w14:textId="77777777" w:rsidR="00841A86" w:rsidRPr="007036CE" w:rsidRDefault="00841A86" w:rsidP="00841A86">
      <w:pPr>
        <w:pStyle w:val="GOSTScript"/>
      </w:pPr>
      <w:r w:rsidRPr="007036CE">
        <w:tab/>
        <w:t>"document": {</w:t>
      </w:r>
    </w:p>
    <w:p w14:paraId="5EBF73FC" w14:textId="77777777" w:rsidR="00841A86" w:rsidRPr="007036CE" w:rsidRDefault="00841A86" w:rsidP="00841A86">
      <w:pPr>
        <w:pStyle w:val="GOSTScript"/>
      </w:pPr>
      <w:r w:rsidRPr="007036CE">
        <w:tab/>
      </w:r>
      <w:r w:rsidRPr="007036CE">
        <w:tab/>
        <w:t>"NUM_DOC": "01/1",</w:t>
      </w:r>
    </w:p>
    <w:p w14:paraId="71D16FC6" w14:textId="77777777" w:rsidR="00841A86" w:rsidRPr="007036CE" w:rsidRDefault="00841A86" w:rsidP="00841A86">
      <w:pPr>
        <w:pStyle w:val="GOSTScript"/>
      </w:pPr>
      <w:r w:rsidRPr="007036CE">
        <w:tab/>
      </w:r>
      <w:r w:rsidRPr="007036CE">
        <w:tab/>
        <w:t>"DATE_DOC": "2024-02-05",</w:t>
      </w:r>
    </w:p>
    <w:p w14:paraId="0AB9E7FC" w14:textId="77777777" w:rsidR="00841A86" w:rsidRPr="007036CE" w:rsidRDefault="00841A86" w:rsidP="00841A86">
      <w:pPr>
        <w:pStyle w:val="GOSTScript"/>
      </w:pPr>
      <w:r w:rsidRPr="007036CE">
        <w:tab/>
      </w:r>
      <w:r w:rsidRPr="007036CE">
        <w:tab/>
        <w:t>"DOC_TYPE": "</w:t>
      </w:r>
      <w:r w:rsidRPr="007036CE">
        <w:rPr>
          <w:lang w:val="ru-RU"/>
        </w:rPr>
        <w:t>ИДП</w:t>
      </w:r>
      <w:r w:rsidRPr="007036CE">
        <w:t>",</w:t>
      </w:r>
    </w:p>
    <w:p w14:paraId="19055523" w14:textId="77777777" w:rsidR="00841A86" w:rsidRPr="007036CE" w:rsidRDefault="00841A86" w:rsidP="00841A86">
      <w:pPr>
        <w:pStyle w:val="GOSTScript"/>
      </w:pPr>
      <w:r w:rsidRPr="007036CE">
        <w:tab/>
      </w:r>
      <w:r w:rsidRPr="007036CE">
        <w:tab/>
        <w:t>"ACCESSLEVEL": 0,</w:t>
      </w:r>
    </w:p>
    <w:p w14:paraId="7C9FE818" w14:textId="77777777" w:rsidR="00841A86" w:rsidRPr="007036CE" w:rsidRDefault="00841A86" w:rsidP="00841A86">
      <w:pPr>
        <w:pStyle w:val="GOSTScript"/>
      </w:pPr>
      <w:r w:rsidRPr="007036CE">
        <w:tab/>
      </w:r>
      <w:r w:rsidRPr="007036CE">
        <w:tab/>
        <w:t>"BUDGET_CODE": "99010001",</w:t>
      </w:r>
    </w:p>
    <w:p w14:paraId="1D97CC65" w14:textId="77777777" w:rsidR="00841A86" w:rsidRPr="007036CE" w:rsidRDefault="00841A86" w:rsidP="00841A86">
      <w:pPr>
        <w:pStyle w:val="GOSTScript"/>
      </w:pPr>
      <w:r w:rsidRPr="007036CE">
        <w:tab/>
      </w:r>
      <w:r w:rsidRPr="007036CE">
        <w:tab/>
        <w:t>"EVENT_DATE": "2024-02-05",</w:t>
      </w:r>
    </w:p>
    <w:p w14:paraId="6388F2EA" w14:textId="77777777" w:rsidR="00841A86" w:rsidRPr="007036CE" w:rsidRDefault="00841A86" w:rsidP="00841A86">
      <w:pPr>
        <w:pStyle w:val="GOSTScript"/>
      </w:pPr>
      <w:r w:rsidRPr="007036CE">
        <w:tab/>
      </w:r>
      <w:r w:rsidRPr="007036CE">
        <w:tab/>
        <w:t>"PA": "01951001820",</w:t>
      </w:r>
    </w:p>
    <w:p w14:paraId="17DBEC01" w14:textId="77777777" w:rsidR="00841A86" w:rsidRPr="007036CE" w:rsidRDefault="00841A86" w:rsidP="00841A86">
      <w:pPr>
        <w:pStyle w:val="GOSTScript"/>
      </w:pPr>
      <w:r w:rsidRPr="007036CE">
        <w:tab/>
      </w:r>
      <w:r w:rsidRPr="007036CE">
        <w:tab/>
        <w:t xml:space="preserve">"CONTUR": </w:t>
      </w:r>
      <w:ins w:id="5371" w:author="Сатлер Марина Викторовна" w:date="2024-02-28T19:02:00Z">
        <w:r w:rsidR="00BB4D13" w:rsidRPr="007036CE">
          <w:t>"</w:t>
        </w:r>
      </w:ins>
      <w:r w:rsidRPr="007036CE">
        <w:t>1</w:t>
      </w:r>
      <w:ins w:id="5372" w:author="Сатлер Марина Викторовна" w:date="2024-02-28T19:02:00Z">
        <w:r w:rsidR="00BB4D13" w:rsidRPr="007036CE">
          <w:t>"</w:t>
        </w:r>
      </w:ins>
      <w:r w:rsidRPr="007036CE">
        <w:t>,</w:t>
      </w:r>
    </w:p>
    <w:p w14:paraId="6AF9928A" w14:textId="77777777" w:rsidR="00841A86" w:rsidRPr="007036CE" w:rsidRDefault="00841A86" w:rsidP="00841A86">
      <w:pPr>
        <w:pStyle w:val="GOSTScript"/>
      </w:pPr>
      <w:r w:rsidRPr="007036CE">
        <w:tab/>
      </w:r>
      <w:r w:rsidRPr="007036CE">
        <w:tab/>
        <w:t>"SECTION_1": [</w:t>
      </w:r>
    </w:p>
    <w:p w14:paraId="0377B079" w14:textId="77777777" w:rsidR="00841A86" w:rsidRPr="007036CE" w:rsidRDefault="00841A86" w:rsidP="00841A86">
      <w:pPr>
        <w:pStyle w:val="GOSTScript"/>
      </w:pPr>
      <w:r w:rsidRPr="007036CE">
        <w:tab/>
      </w:r>
      <w:r w:rsidRPr="007036CE">
        <w:tab/>
      </w:r>
      <w:r w:rsidRPr="007036CE">
        <w:tab/>
        <w:t>{</w:t>
      </w:r>
    </w:p>
    <w:p w14:paraId="21B9BAA5" w14:textId="77777777" w:rsidR="00841A86" w:rsidRPr="007036CE" w:rsidRDefault="00841A86" w:rsidP="00841A86">
      <w:pPr>
        <w:pStyle w:val="GOSTScript"/>
      </w:pPr>
      <w:r w:rsidRPr="007036CE">
        <w:tab/>
      </w:r>
      <w:r w:rsidRPr="007036CE">
        <w:tab/>
      </w:r>
      <w:r w:rsidRPr="007036CE">
        <w:tab/>
      </w:r>
      <w:r w:rsidRPr="007036CE">
        <w:tab/>
        <w:t>"</w:t>
      </w:r>
      <w:ins w:id="5373" w:author="Сатлер Марина Викторовна" w:date="2024-06-11T14:26:00Z">
        <w:r w:rsidR="006C14D9" w:rsidRPr="007036CE">
          <w:rPr>
            <w:szCs w:val="24"/>
          </w:rPr>
          <w:t>id</w:t>
        </w:r>
      </w:ins>
      <w:del w:id="5374" w:author="Сатлер Марина Викторовна" w:date="2024-06-11T14:26:00Z">
        <w:r w:rsidRPr="007036CE" w:rsidDel="006C14D9">
          <w:delText>ID</w:delText>
        </w:r>
      </w:del>
      <w:r w:rsidRPr="007036CE">
        <w:t>": 1,</w:t>
      </w:r>
    </w:p>
    <w:p w14:paraId="6D3A179E" w14:textId="77777777" w:rsidR="00841A86" w:rsidRPr="007036CE" w:rsidRDefault="00841A86" w:rsidP="00841A86">
      <w:pPr>
        <w:pStyle w:val="GOSTScript"/>
      </w:pPr>
      <w:r w:rsidRPr="007036CE">
        <w:tab/>
      </w:r>
      <w:r w:rsidRPr="007036CE">
        <w:tab/>
      </w:r>
      <w:r w:rsidRPr="007036CE">
        <w:tab/>
      </w:r>
      <w:r w:rsidRPr="007036CE">
        <w:tab/>
        <w:t>"NUMBROW": "1",</w:t>
      </w:r>
    </w:p>
    <w:p w14:paraId="68A8F3C5" w14:textId="77777777" w:rsidR="00841A86" w:rsidRPr="007036CE" w:rsidRDefault="00841A86" w:rsidP="00841A86">
      <w:pPr>
        <w:pStyle w:val="GOSTScript"/>
      </w:pPr>
      <w:r w:rsidRPr="007036CE">
        <w:tab/>
      </w:r>
      <w:r w:rsidRPr="007036CE">
        <w:tab/>
      </w:r>
      <w:r w:rsidRPr="007036CE">
        <w:tab/>
      </w:r>
      <w:r w:rsidRPr="007036CE">
        <w:tab/>
        <w:t>"KBK": "18201060011500100244",</w:t>
      </w:r>
    </w:p>
    <w:p w14:paraId="349CB1A5" w14:textId="77777777" w:rsidR="00841A86" w:rsidRPr="007036CE" w:rsidRDefault="00841A86" w:rsidP="00841A86">
      <w:pPr>
        <w:pStyle w:val="GOSTScript"/>
      </w:pPr>
      <w:r w:rsidRPr="007036CE">
        <w:tab/>
      </w:r>
      <w:r w:rsidRPr="007036CE">
        <w:tab/>
      </w:r>
      <w:r w:rsidRPr="007036CE">
        <w:tab/>
      </w:r>
      <w:r w:rsidRPr="007036CE">
        <w:tab/>
        <w:t>"TARGETCODE": "999",</w:t>
      </w:r>
    </w:p>
    <w:p w14:paraId="7A57E20D" w14:textId="7A064710" w:rsidR="00841A86" w:rsidRPr="007036CE" w:rsidRDefault="00841A86" w:rsidP="00841A86">
      <w:pPr>
        <w:pStyle w:val="GOSTScript"/>
      </w:pPr>
      <w:r w:rsidRPr="007036CE">
        <w:tab/>
      </w:r>
      <w:r w:rsidRPr="007036CE">
        <w:tab/>
      </w:r>
      <w:r w:rsidRPr="007036CE">
        <w:tab/>
      </w:r>
      <w:r w:rsidRPr="007036CE">
        <w:tab/>
        <w:t>"OKSCODE": "</w:t>
      </w:r>
      <w:ins w:id="5375" w:author="Сатлер Марина Викторовна" w:date="2025-12-03T17:39:00Z">
        <w:r w:rsidR="00A01FA8" w:rsidRPr="007036CE">
          <w:t>0000</w:t>
        </w:r>
      </w:ins>
      <w:r w:rsidRPr="007036CE">
        <w:t>00000202100609",</w:t>
      </w:r>
    </w:p>
    <w:p w14:paraId="18880822" w14:textId="77777777" w:rsidR="00841A86" w:rsidRPr="007036CE" w:rsidRDefault="00841A86" w:rsidP="00841A86">
      <w:pPr>
        <w:pStyle w:val="GOSTScript"/>
      </w:pPr>
      <w:r w:rsidRPr="007036CE">
        <w:tab/>
      </w:r>
      <w:r w:rsidRPr="007036CE">
        <w:tab/>
      </w:r>
      <w:r w:rsidRPr="007036CE">
        <w:tab/>
      </w:r>
      <w:r w:rsidRPr="007036CE">
        <w:tab/>
        <w:t>"TYPEKBK": "11",</w:t>
      </w:r>
    </w:p>
    <w:p w14:paraId="35ACBA1F" w14:textId="77777777" w:rsidR="00841A86" w:rsidRPr="007036CE" w:rsidRDefault="00841A86" w:rsidP="00841A86">
      <w:pPr>
        <w:pStyle w:val="GOSTScript"/>
      </w:pPr>
      <w:r w:rsidRPr="007036CE">
        <w:tab/>
      </w:r>
      <w:r w:rsidRPr="007036CE">
        <w:tab/>
      </w:r>
      <w:r w:rsidRPr="007036CE">
        <w:tab/>
      </w:r>
      <w:r w:rsidRPr="007036CE">
        <w:tab/>
        <w:t>"SUM_1": 50000.00</w:t>
      </w:r>
    </w:p>
    <w:p w14:paraId="3E6D12D3" w14:textId="77777777" w:rsidR="00841A86" w:rsidRPr="007036CE" w:rsidRDefault="00841A86" w:rsidP="00841A86">
      <w:pPr>
        <w:pStyle w:val="GOSTScript"/>
      </w:pPr>
      <w:r w:rsidRPr="007036CE">
        <w:tab/>
      </w:r>
      <w:r w:rsidRPr="007036CE">
        <w:tab/>
      </w:r>
      <w:r w:rsidRPr="007036CE">
        <w:tab/>
        <w:t>},</w:t>
      </w:r>
    </w:p>
    <w:p w14:paraId="79780124" w14:textId="77777777" w:rsidR="00841A86" w:rsidRPr="007036CE" w:rsidRDefault="00841A86" w:rsidP="00841A86">
      <w:pPr>
        <w:pStyle w:val="GOSTScript"/>
      </w:pPr>
      <w:r w:rsidRPr="007036CE">
        <w:tab/>
      </w:r>
      <w:r w:rsidRPr="007036CE">
        <w:tab/>
      </w:r>
      <w:r w:rsidRPr="007036CE">
        <w:tab/>
        <w:t>{</w:t>
      </w:r>
    </w:p>
    <w:p w14:paraId="0BD0AFC7" w14:textId="77777777" w:rsidR="00841A86" w:rsidRPr="007036CE" w:rsidRDefault="00841A86" w:rsidP="00841A86">
      <w:pPr>
        <w:pStyle w:val="GOSTScript"/>
      </w:pPr>
      <w:r w:rsidRPr="007036CE">
        <w:tab/>
      </w:r>
      <w:r w:rsidRPr="007036CE">
        <w:tab/>
      </w:r>
      <w:r w:rsidRPr="007036CE">
        <w:tab/>
      </w:r>
      <w:r w:rsidRPr="007036CE">
        <w:tab/>
        <w:t>"</w:t>
      </w:r>
      <w:ins w:id="5376" w:author="Сатлер Марина Викторовна" w:date="2024-06-11T14:26:00Z">
        <w:r w:rsidR="006C14D9" w:rsidRPr="007036CE">
          <w:rPr>
            <w:szCs w:val="24"/>
          </w:rPr>
          <w:t>id</w:t>
        </w:r>
      </w:ins>
      <w:del w:id="5377" w:author="Сатлер Марина Викторовна" w:date="2024-06-11T14:26:00Z">
        <w:r w:rsidRPr="007036CE" w:rsidDel="006C14D9">
          <w:delText>ID</w:delText>
        </w:r>
      </w:del>
      <w:r w:rsidRPr="007036CE">
        <w:t>": 2,</w:t>
      </w:r>
    </w:p>
    <w:p w14:paraId="5FF415C5" w14:textId="77777777" w:rsidR="00841A86" w:rsidRPr="007036CE" w:rsidRDefault="00841A86" w:rsidP="00841A86">
      <w:pPr>
        <w:pStyle w:val="GOSTScript"/>
      </w:pPr>
      <w:r w:rsidRPr="007036CE">
        <w:tab/>
      </w:r>
      <w:r w:rsidRPr="007036CE">
        <w:tab/>
      </w:r>
      <w:r w:rsidRPr="007036CE">
        <w:tab/>
      </w:r>
      <w:r w:rsidRPr="007036CE">
        <w:tab/>
        <w:t>"NUMBROW": "2",</w:t>
      </w:r>
    </w:p>
    <w:p w14:paraId="31F4146A" w14:textId="77777777" w:rsidR="00841A86" w:rsidRPr="007036CE" w:rsidRDefault="00841A86" w:rsidP="00841A86">
      <w:pPr>
        <w:pStyle w:val="GOSTScript"/>
      </w:pPr>
      <w:r w:rsidRPr="007036CE">
        <w:tab/>
      </w:r>
      <w:r w:rsidRPr="007036CE">
        <w:tab/>
      </w:r>
      <w:r w:rsidRPr="007036CE">
        <w:tab/>
      </w:r>
      <w:r w:rsidRPr="007036CE">
        <w:tab/>
        <w:t>"KBK": "</w:t>
      </w:r>
      <w:r w:rsidR="00EA306B" w:rsidRPr="007036CE">
        <w:t>18221060011500100244</w:t>
      </w:r>
      <w:r w:rsidRPr="007036CE">
        <w:t>",</w:t>
      </w:r>
    </w:p>
    <w:p w14:paraId="7BBFE4EB" w14:textId="77777777" w:rsidR="00841A86" w:rsidRPr="007036CE" w:rsidRDefault="00841A86" w:rsidP="00841A86">
      <w:pPr>
        <w:pStyle w:val="GOSTScript"/>
      </w:pPr>
      <w:r w:rsidRPr="007036CE">
        <w:tab/>
      </w:r>
      <w:r w:rsidRPr="007036CE">
        <w:tab/>
      </w:r>
      <w:r w:rsidRPr="007036CE">
        <w:tab/>
      </w:r>
      <w:r w:rsidRPr="007036CE">
        <w:tab/>
        <w:t>"TARGETCODE": "999",</w:t>
      </w:r>
    </w:p>
    <w:p w14:paraId="0BBE1757" w14:textId="5DE13476" w:rsidR="00841A86" w:rsidRPr="007036CE" w:rsidRDefault="00841A86" w:rsidP="00841A86">
      <w:pPr>
        <w:pStyle w:val="GOSTScript"/>
      </w:pPr>
      <w:r w:rsidRPr="007036CE">
        <w:tab/>
      </w:r>
      <w:r w:rsidRPr="007036CE">
        <w:tab/>
      </w:r>
      <w:r w:rsidRPr="007036CE">
        <w:tab/>
      </w:r>
      <w:r w:rsidRPr="007036CE">
        <w:tab/>
        <w:t>"OKSCODE": "</w:t>
      </w:r>
      <w:ins w:id="5378" w:author="Сатлер Марина Викторовна" w:date="2025-12-03T17:39:00Z">
        <w:r w:rsidR="00A01FA8" w:rsidRPr="007036CE">
          <w:t>0000</w:t>
        </w:r>
      </w:ins>
      <w:r w:rsidRPr="007036CE">
        <w:t>00000202100609",</w:t>
      </w:r>
    </w:p>
    <w:p w14:paraId="169223C6" w14:textId="77777777" w:rsidR="00841A86" w:rsidRPr="007036CE" w:rsidRDefault="00841A86" w:rsidP="00841A86">
      <w:pPr>
        <w:pStyle w:val="GOSTScript"/>
      </w:pPr>
      <w:r w:rsidRPr="007036CE">
        <w:lastRenderedPageBreak/>
        <w:tab/>
      </w:r>
      <w:r w:rsidRPr="007036CE">
        <w:tab/>
      </w:r>
      <w:r w:rsidRPr="007036CE">
        <w:tab/>
      </w:r>
      <w:r w:rsidRPr="007036CE">
        <w:tab/>
        <w:t>"TYPEKBK": "11",</w:t>
      </w:r>
    </w:p>
    <w:p w14:paraId="7F731B1F" w14:textId="77777777" w:rsidR="00841A86" w:rsidRPr="007036CE" w:rsidRDefault="00841A86" w:rsidP="00841A86">
      <w:pPr>
        <w:pStyle w:val="GOSTScript"/>
      </w:pPr>
      <w:r w:rsidRPr="007036CE">
        <w:tab/>
      </w:r>
      <w:r w:rsidRPr="007036CE">
        <w:tab/>
      </w:r>
      <w:r w:rsidRPr="007036CE">
        <w:tab/>
      </w:r>
      <w:r w:rsidRPr="007036CE">
        <w:tab/>
        <w:t>"SUM_1": 7200.00</w:t>
      </w:r>
    </w:p>
    <w:p w14:paraId="7DE47D4D" w14:textId="77777777" w:rsidR="00841A86" w:rsidRPr="007036CE" w:rsidRDefault="00841A86" w:rsidP="00841A86">
      <w:pPr>
        <w:pStyle w:val="GOSTScript"/>
      </w:pPr>
      <w:r w:rsidRPr="007036CE">
        <w:tab/>
      </w:r>
      <w:r w:rsidRPr="007036CE">
        <w:tab/>
      </w:r>
      <w:r w:rsidRPr="007036CE">
        <w:tab/>
        <w:t>}</w:t>
      </w:r>
    </w:p>
    <w:p w14:paraId="41A7FBB8" w14:textId="77777777" w:rsidR="00841A86" w:rsidRPr="007036CE" w:rsidRDefault="00841A86" w:rsidP="00841A86">
      <w:pPr>
        <w:pStyle w:val="GOSTScript"/>
      </w:pPr>
      <w:r w:rsidRPr="007036CE">
        <w:tab/>
      </w:r>
      <w:r w:rsidRPr="007036CE">
        <w:tab/>
        <w:t>],</w:t>
      </w:r>
    </w:p>
    <w:p w14:paraId="64708859" w14:textId="77777777" w:rsidR="00841A86" w:rsidRPr="007036CE" w:rsidRDefault="00841A86" w:rsidP="00841A86">
      <w:pPr>
        <w:pStyle w:val="GOSTScript"/>
      </w:pPr>
      <w:r w:rsidRPr="007036CE">
        <w:tab/>
      </w:r>
      <w:r w:rsidRPr="007036CE">
        <w:tab/>
        <w:t>"SECTION_2": [</w:t>
      </w:r>
    </w:p>
    <w:p w14:paraId="4C2BBB9D" w14:textId="77777777" w:rsidR="00841A86" w:rsidRPr="007036CE" w:rsidRDefault="00841A86" w:rsidP="00841A86">
      <w:pPr>
        <w:pStyle w:val="GOSTScript"/>
      </w:pPr>
      <w:r w:rsidRPr="007036CE">
        <w:tab/>
      </w:r>
      <w:r w:rsidRPr="007036CE">
        <w:tab/>
      </w:r>
      <w:r w:rsidRPr="007036CE">
        <w:tab/>
        <w:t>{</w:t>
      </w:r>
    </w:p>
    <w:p w14:paraId="44C9447C" w14:textId="77777777" w:rsidR="00841A86" w:rsidRPr="007036CE" w:rsidRDefault="00841A86" w:rsidP="00841A86">
      <w:pPr>
        <w:pStyle w:val="GOSTScript"/>
      </w:pPr>
      <w:r w:rsidRPr="007036CE">
        <w:tab/>
      </w:r>
      <w:r w:rsidRPr="007036CE">
        <w:tab/>
      </w:r>
      <w:r w:rsidRPr="007036CE">
        <w:tab/>
      </w:r>
      <w:r w:rsidRPr="007036CE">
        <w:tab/>
        <w:t>"</w:t>
      </w:r>
      <w:ins w:id="5379" w:author="Сатлер Марина Викторовна" w:date="2024-06-11T14:26:00Z">
        <w:r w:rsidR="006C14D9" w:rsidRPr="007036CE">
          <w:rPr>
            <w:szCs w:val="24"/>
          </w:rPr>
          <w:t>id</w:t>
        </w:r>
      </w:ins>
      <w:del w:id="5380" w:author="Сатлер Марина Викторовна" w:date="2024-06-11T14:26:00Z">
        <w:r w:rsidRPr="007036CE" w:rsidDel="006C14D9">
          <w:delText>ID</w:delText>
        </w:r>
      </w:del>
      <w:r w:rsidRPr="007036CE">
        <w:t>": 1,</w:t>
      </w:r>
    </w:p>
    <w:p w14:paraId="785529B4" w14:textId="77777777" w:rsidR="00841A86" w:rsidRPr="007036CE" w:rsidRDefault="00841A86" w:rsidP="00841A86">
      <w:pPr>
        <w:pStyle w:val="GOSTScript"/>
      </w:pPr>
      <w:r w:rsidRPr="007036CE">
        <w:tab/>
      </w:r>
      <w:r w:rsidRPr="007036CE">
        <w:tab/>
      </w:r>
      <w:r w:rsidRPr="007036CE">
        <w:tab/>
      </w:r>
      <w:r w:rsidRPr="007036CE">
        <w:tab/>
        <w:t>"NUMBROW": "1",</w:t>
      </w:r>
    </w:p>
    <w:p w14:paraId="762DC45D" w14:textId="77777777" w:rsidR="00841A86" w:rsidRPr="007036CE" w:rsidRDefault="00841A86" w:rsidP="00841A86">
      <w:pPr>
        <w:pStyle w:val="GOSTScript"/>
      </w:pPr>
      <w:r w:rsidRPr="007036CE">
        <w:tab/>
      </w:r>
      <w:r w:rsidRPr="007036CE">
        <w:tab/>
      </w:r>
      <w:r w:rsidRPr="007036CE">
        <w:tab/>
      </w:r>
      <w:r w:rsidRPr="007036CE">
        <w:tab/>
        <w:t>"KBK": "</w:t>
      </w:r>
      <w:r w:rsidR="00A8537A" w:rsidRPr="007036CE">
        <w:t>18201160011500100244</w:t>
      </w:r>
      <w:r w:rsidRPr="007036CE">
        <w:t>",</w:t>
      </w:r>
    </w:p>
    <w:p w14:paraId="54D32C3B" w14:textId="77777777" w:rsidR="00841A86" w:rsidRPr="007036CE" w:rsidRDefault="00841A86" w:rsidP="00841A86">
      <w:pPr>
        <w:pStyle w:val="GOSTScript"/>
      </w:pPr>
      <w:r w:rsidRPr="007036CE">
        <w:tab/>
      </w:r>
      <w:r w:rsidRPr="007036CE">
        <w:tab/>
      </w:r>
      <w:r w:rsidRPr="007036CE">
        <w:tab/>
      </w:r>
      <w:r w:rsidRPr="007036CE">
        <w:tab/>
        <w:t>"TYPEKBK": "11",</w:t>
      </w:r>
    </w:p>
    <w:p w14:paraId="4454A46E" w14:textId="77777777" w:rsidR="00841A86" w:rsidRPr="007036CE" w:rsidRDefault="00841A86" w:rsidP="00841A86">
      <w:pPr>
        <w:pStyle w:val="GOSTScript"/>
      </w:pPr>
      <w:r w:rsidRPr="007036CE">
        <w:tab/>
      </w:r>
      <w:r w:rsidRPr="007036CE">
        <w:tab/>
      </w:r>
      <w:r w:rsidRPr="007036CE">
        <w:tab/>
      </w:r>
      <w:r w:rsidRPr="007036CE">
        <w:tab/>
        <w:t>"SUM_1": 2400.00</w:t>
      </w:r>
    </w:p>
    <w:p w14:paraId="7E34F75C" w14:textId="77777777" w:rsidR="00841A86" w:rsidRPr="007036CE" w:rsidRDefault="00841A86" w:rsidP="00841A86">
      <w:pPr>
        <w:pStyle w:val="GOSTScript"/>
      </w:pPr>
      <w:r w:rsidRPr="007036CE">
        <w:tab/>
      </w:r>
      <w:r w:rsidRPr="007036CE">
        <w:tab/>
      </w:r>
      <w:r w:rsidRPr="007036CE">
        <w:tab/>
        <w:t>},</w:t>
      </w:r>
    </w:p>
    <w:p w14:paraId="510277BC" w14:textId="77777777" w:rsidR="00841A86" w:rsidRPr="007036CE" w:rsidRDefault="00841A86" w:rsidP="00841A86">
      <w:pPr>
        <w:pStyle w:val="GOSTScript"/>
      </w:pPr>
      <w:r w:rsidRPr="007036CE">
        <w:tab/>
      </w:r>
      <w:r w:rsidRPr="007036CE">
        <w:tab/>
      </w:r>
      <w:r w:rsidRPr="007036CE">
        <w:tab/>
        <w:t>{</w:t>
      </w:r>
    </w:p>
    <w:p w14:paraId="66B8561D" w14:textId="77777777" w:rsidR="00841A86" w:rsidRPr="007036CE" w:rsidRDefault="00841A86" w:rsidP="00841A86">
      <w:pPr>
        <w:pStyle w:val="GOSTScript"/>
      </w:pPr>
      <w:r w:rsidRPr="007036CE">
        <w:tab/>
      </w:r>
      <w:r w:rsidRPr="007036CE">
        <w:tab/>
      </w:r>
      <w:r w:rsidRPr="007036CE">
        <w:tab/>
      </w:r>
      <w:r w:rsidRPr="007036CE">
        <w:tab/>
        <w:t>"</w:t>
      </w:r>
      <w:ins w:id="5381" w:author="Сатлер Марина Викторовна" w:date="2024-06-11T14:26:00Z">
        <w:r w:rsidR="006C14D9" w:rsidRPr="007036CE">
          <w:rPr>
            <w:szCs w:val="24"/>
          </w:rPr>
          <w:t>id</w:t>
        </w:r>
      </w:ins>
      <w:del w:id="5382" w:author="Сатлер Марина Викторовна" w:date="2024-06-11T14:26:00Z">
        <w:r w:rsidRPr="007036CE" w:rsidDel="006C14D9">
          <w:delText>ID</w:delText>
        </w:r>
      </w:del>
      <w:r w:rsidRPr="007036CE">
        <w:t>": 2,</w:t>
      </w:r>
    </w:p>
    <w:p w14:paraId="48CC892D" w14:textId="77777777" w:rsidR="00841A86" w:rsidRPr="007036CE" w:rsidRDefault="00841A86" w:rsidP="00841A86">
      <w:pPr>
        <w:pStyle w:val="GOSTScript"/>
      </w:pPr>
      <w:r w:rsidRPr="007036CE">
        <w:tab/>
      </w:r>
      <w:r w:rsidRPr="007036CE">
        <w:tab/>
      </w:r>
      <w:r w:rsidRPr="007036CE">
        <w:tab/>
      </w:r>
      <w:r w:rsidRPr="007036CE">
        <w:tab/>
        <w:t>"NUMBROW": "2",</w:t>
      </w:r>
    </w:p>
    <w:p w14:paraId="69B759BD" w14:textId="77777777" w:rsidR="00841A86" w:rsidRPr="007036CE" w:rsidRDefault="00841A86" w:rsidP="00841A86">
      <w:pPr>
        <w:pStyle w:val="GOSTScript"/>
      </w:pPr>
      <w:r w:rsidRPr="007036CE">
        <w:tab/>
      </w:r>
      <w:r w:rsidRPr="007036CE">
        <w:tab/>
      </w:r>
      <w:r w:rsidRPr="007036CE">
        <w:tab/>
      </w:r>
      <w:r w:rsidRPr="007036CE">
        <w:tab/>
        <w:t>"KBK": "</w:t>
      </w:r>
      <w:r w:rsidR="00EA306B" w:rsidRPr="007036CE">
        <w:t>18201360011500100244</w:t>
      </w:r>
      <w:r w:rsidRPr="007036CE">
        <w:t>",</w:t>
      </w:r>
    </w:p>
    <w:p w14:paraId="39FA920F" w14:textId="77777777" w:rsidR="00841A86" w:rsidRPr="007036CE" w:rsidRDefault="00841A86" w:rsidP="00841A86">
      <w:pPr>
        <w:pStyle w:val="GOSTScript"/>
      </w:pPr>
      <w:r w:rsidRPr="007036CE">
        <w:tab/>
      </w:r>
      <w:r w:rsidRPr="007036CE">
        <w:tab/>
      </w:r>
      <w:r w:rsidRPr="007036CE">
        <w:tab/>
      </w:r>
      <w:r w:rsidRPr="007036CE">
        <w:tab/>
        <w:t>"TYPEKBK": "11",</w:t>
      </w:r>
    </w:p>
    <w:p w14:paraId="5CC22097" w14:textId="77777777" w:rsidR="00841A86" w:rsidRPr="007036CE" w:rsidRDefault="00841A86" w:rsidP="00841A86">
      <w:pPr>
        <w:pStyle w:val="GOSTScript"/>
      </w:pPr>
      <w:r w:rsidRPr="007036CE">
        <w:tab/>
      </w:r>
      <w:r w:rsidRPr="007036CE">
        <w:tab/>
      </w:r>
      <w:r w:rsidRPr="007036CE">
        <w:tab/>
      </w:r>
      <w:r w:rsidRPr="007036CE">
        <w:tab/>
        <w:t>"SUM_1": 995503.05</w:t>
      </w:r>
    </w:p>
    <w:p w14:paraId="1E692436" w14:textId="77777777" w:rsidR="00841A86" w:rsidRPr="007036CE" w:rsidRDefault="00841A86" w:rsidP="00841A86">
      <w:pPr>
        <w:pStyle w:val="GOSTScript"/>
      </w:pPr>
      <w:r w:rsidRPr="007036CE">
        <w:tab/>
      </w:r>
      <w:r w:rsidRPr="007036CE">
        <w:tab/>
      </w:r>
      <w:r w:rsidRPr="007036CE">
        <w:tab/>
        <w:t>}</w:t>
      </w:r>
    </w:p>
    <w:p w14:paraId="2B891F46" w14:textId="11FE5C56" w:rsidR="00132910" w:rsidRPr="007036CE" w:rsidRDefault="00841A86" w:rsidP="00132910">
      <w:pPr>
        <w:pStyle w:val="GOSTScript"/>
        <w:rPr>
          <w:ins w:id="5383" w:author="Сатлер Марина Викторовна" w:date="2025-12-03T17:29:00Z"/>
        </w:rPr>
      </w:pPr>
      <w:r w:rsidRPr="007036CE">
        <w:tab/>
      </w:r>
      <w:r w:rsidRPr="007036CE">
        <w:tab/>
        <w:t>]</w:t>
      </w:r>
      <w:ins w:id="5384" w:author="Сатлер Марина Викторовна" w:date="2025-12-03T17:29:00Z">
        <w:r w:rsidR="00132910" w:rsidRPr="007036CE">
          <w:t xml:space="preserve"> ,</w:t>
        </w:r>
      </w:ins>
    </w:p>
    <w:p w14:paraId="4681970C" w14:textId="77777777" w:rsidR="00132910" w:rsidRPr="007036CE" w:rsidRDefault="00132910" w:rsidP="00132910">
      <w:pPr>
        <w:pStyle w:val="GOSTScript"/>
        <w:rPr>
          <w:ins w:id="5385" w:author="Сатлер Марина Викторовна" w:date="2025-12-03T17:29:00Z"/>
        </w:rPr>
      </w:pPr>
      <w:ins w:id="5386" w:author="Сатлер Марина Викторовна" w:date="2025-12-03T17:29:00Z">
        <w:r w:rsidRPr="007036CE">
          <w:tab/>
        </w:r>
        <w:r w:rsidRPr="007036CE">
          <w:tab/>
          <w:t>"SECTION_3": [</w:t>
        </w:r>
      </w:ins>
    </w:p>
    <w:p w14:paraId="748C804C" w14:textId="77777777" w:rsidR="00132910" w:rsidRPr="007036CE" w:rsidRDefault="00132910" w:rsidP="00132910">
      <w:pPr>
        <w:pStyle w:val="GOSTScript"/>
        <w:rPr>
          <w:ins w:id="5387" w:author="Сатлер Марина Викторовна" w:date="2025-12-03T17:29:00Z"/>
        </w:rPr>
      </w:pPr>
      <w:ins w:id="5388" w:author="Сатлер Марина Викторовна" w:date="2025-12-03T17:29:00Z">
        <w:r w:rsidRPr="007036CE">
          <w:tab/>
        </w:r>
        <w:r w:rsidRPr="007036CE">
          <w:tab/>
        </w:r>
        <w:r w:rsidRPr="007036CE">
          <w:tab/>
          <w:t>{</w:t>
        </w:r>
      </w:ins>
    </w:p>
    <w:p w14:paraId="4D22D4C0" w14:textId="77777777" w:rsidR="00132910" w:rsidRPr="007036CE" w:rsidRDefault="00132910" w:rsidP="00132910">
      <w:pPr>
        <w:pStyle w:val="GOSTScript"/>
        <w:rPr>
          <w:ins w:id="5389" w:author="Сатлер Марина Викторовна" w:date="2025-12-03T17:29:00Z"/>
        </w:rPr>
      </w:pPr>
      <w:ins w:id="5390" w:author="Сатлер Марина Викторовна" w:date="2025-12-03T17:29:00Z">
        <w:r w:rsidRPr="007036CE">
          <w:tab/>
        </w:r>
        <w:r w:rsidRPr="007036CE">
          <w:tab/>
        </w:r>
        <w:r w:rsidRPr="007036CE">
          <w:tab/>
        </w:r>
        <w:r w:rsidRPr="007036CE">
          <w:tab/>
          <w:t>"id": 1,</w:t>
        </w:r>
      </w:ins>
    </w:p>
    <w:p w14:paraId="4C48AE61" w14:textId="77777777" w:rsidR="00132910" w:rsidRPr="007036CE" w:rsidRDefault="00132910" w:rsidP="00132910">
      <w:pPr>
        <w:pStyle w:val="GOSTScript"/>
        <w:rPr>
          <w:ins w:id="5391" w:author="Сатлер Марина Викторовна" w:date="2025-12-03T17:29:00Z"/>
        </w:rPr>
      </w:pPr>
      <w:ins w:id="5392" w:author="Сатлер Марина Викторовна" w:date="2025-12-03T17:29:00Z">
        <w:r w:rsidRPr="007036CE">
          <w:tab/>
        </w:r>
        <w:r w:rsidRPr="007036CE">
          <w:tab/>
        </w:r>
        <w:r w:rsidRPr="007036CE">
          <w:tab/>
        </w:r>
        <w:r w:rsidRPr="007036CE">
          <w:tab/>
          <w:t>"NUMBROW": "1",</w:t>
        </w:r>
      </w:ins>
    </w:p>
    <w:p w14:paraId="1B5696E8" w14:textId="77777777" w:rsidR="00132910" w:rsidRPr="007036CE" w:rsidRDefault="00132910" w:rsidP="00132910">
      <w:pPr>
        <w:pStyle w:val="GOSTScript"/>
        <w:rPr>
          <w:ins w:id="5393" w:author="Сатлер Марина Викторовна" w:date="2025-12-03T17:29:00Z"/>
        </w:rPr>
      </w:pPr>
      <w:ins w:id="5394" w:author="Сатлер Марина Викторовна" w:date="2025-12-03T17:29:00Z">
        <w:r w:rsidRPr="007036CE">
          <w:tab/>
        </w:r>
        <w:r w:rsidRPr="007036CE">
          <w:tab/>
        </w:r>
        <w:r w:rsidRPr="007036CE">
          <w:tab/>
        </w:r>
        <w:r w:rsidRPr="007036CE">
          <w:tab/>
          <w:t>"KBK": "18231160011500100244",</w:t>
        </w:r>
      </w:ins>
    </w:p>
    <w:p w14:paraId="63E809B0" w14:textId="77777777" w:rsidR="00132910" w:rsidRPr="007036CE" w:rsidRDefault="00132910" w:rsidP="00132910">
      <w:pPr>
        <w:pStyle w:val="GOSTScript"/>
        <w:rPr>
          <w:ins w:id="5395" w:author="Сатлер Марина Викторовна" w:date="2025-12-03T17:29:00Z"/>
        </w:rPr>
      </w:pPr>
      <w:ins w:id="5396" w:author="Сатлер Марина Викторовна" w:date="2025-12-03T17:29:00Z">
        <w:r w:rsidRPr="007036CE">
          <w:tab/>
        </w:r>
        <w:r w:rsidRPr="007036CE">
          <w:tab/>
        </w:r>
        <w:r w:rsidRPr="007036CE">
          <w:tab/>
        </w:r>
        <w:r w:rsidRPr="007036CE">
          <w:tab/>
          <w:t>"TYPEKBK": "11",</w:t>
        </w:r>
      </w:ins>
    </w:p>
    <w:p w14:paraId="57C882BF" w14:textId="77777777" w:rsidR="00132910" w:rsidRPr="007036CE" w:rsidRDefault="00132910" w:rsidP="00132910">
      <w:pPr>
        <w:pStyle w:val="GOSTScript"/>
        <w:rPr>
          <w:ins w:id="5397" w:author="Сатлер Марина Викторовна" w:date="2025-12-03T17:29:00Z"/>
        </w:rPr>
      </w:pPr>
      <w:ins w:id="5398" w:author="Сатлер Марина Викторовна" w:date="2025-12-03T17:29:00Z">
        <w:r w:rsidRPr="007036CE">
          <w:tab/>
        </w:r>
        <w:r w:rsidRPr="007036CE">
          <w:tab/>
        </w:r>
        <w:r w:rsidRPr="007036CE">
          <w:tab/>
        </w:r>
        <w:r w:rsidRPr="007036CE">
          <w:tab/>
          <w:t>"SUM_1": 400.05</w:t>
        </w:r>
      </w:ins>
    </w:p>
    <w:p w14:paraId="424CC31C" w14:textId="77777777" w:rsidR="00132910" w:rsidRPr="007036CE" w:rsidRDefault="00132910" w:rsidP="00132910">
      <w:pPr>
        <w:pStyle w:val="GOSTScript"/>
        <w:rPr>
          <w:ins w:id="5399" w:author="Сатлер Марина Викторовна" w:date="2025-12-03T17:29:00Z"/>
        </w:rPr>
      </w:pPr>
      <w:ins w:id="5400" w:author="Сатлер Марина Викторовна" w:date="2025-12-03T17:29:00Z">
        <w:r w:rsidRPr="007036CE">
          <w:tab/>
        </w:r>
        <w:r w:rsidRPr="007036CE">
          <w:tab/>
        </w:r>
        <w:r w:rsidRPr="007036CE">
          <w:tab/>
          <w:t>},</w:t>
        </w:r>
      </w:ins>
    </w:p>
    <w:p w14:paraId="15E5EE54" w14:textId="77777777" w:rsidR="00132910" w:rsidRPr="007036CE" w:rsidRDefault="00132910" w:rsidP="00132910">
      <w:pPr>
        <w:pStyle w:val="GOSTScript"/>
        <w:rPr>
          <w:ins w:id="5401" w:author="Сатлер Марина Викторовна" w:date="2025-12-03T17:29:00Z"/>
        </w:rPr>
      </w:pPr>
      <w:ins w:id="5402" w:author="Сатлер Марина Викторовна" w:date="2025-12-03T17:29:00Z">
        <w:r w:rsidRPr="007036CE">
          <w:tab/>
        </w:r>
        <w:r w:rsidRPr="007036CE">
          <w:tab/>
        </w:r>
        <w:r w:rsidRPr="007036CE">
          <w:tab/>
          <w:t>{</w:t>
        </w:r>
      </w:ins>
    </w:p>
    <w:p w14:paraId="30F4C83C" w14:textId="77777777" w:rsidR="00132910" w:rsidRPr="007036CE" w:rsidRDefault="00132910" w:rsidP="00132910">
      <w:pPr>
        <w:pStyle w:val="GOSTScript"/>
        <w:rPr>
          <w:ins w:id="5403" w:author="Сатлер Марина Викторовна" w:date="2025-12-03T17:29:00Z"/>
        </w:rPr>
      </w:pPr>
      <w:ins w:id="5404" w:author="Сатлер Марина Викторовна" w:date="2025-12-03T17:29:00Z">
        <w:r w:rsidRPr="007036CE">
          <w:tab/>
        </w:r>
        <w:r w:rsidRPr="007036CE">
          <w:tab/>
        </w:r>
        <w:r w:rsidRPr="007036CE">
          <w:tab/>
        </w:r>
        <w:r w:rsidRPr="007036CE">
          <w:tab/>
          <w:t>"id": 2,</w:t>
        </w:r>
      </w:ins>
    </w:p>
    <w:p w14:paraId="39B276B8" w14:textId="77777777" w:rsidR="00132910" w:rsidRPr="007036CE" w:rsidRDefault="00132910" w:rsidP="00132910">
      <w:pPr>
        <w:pStyle w:val="GOSTScript"/>
        <w:rPr>
          <w:ins w:id="5405" w:author="Сатлер Марина Викторовна" w:date="2025-12-03T17:29:00Z"/>
        </w:rPr>
      </w:pPr>
      <w:ins w:id="5406" w:author="Сатлер Марина Викторовна" w:date="2025-12-03T17:29:00Z">
        <w:r w:rsidRPr="007036CE">
          <w:tab/>
        </w:r>
        <w:r w:rsidRPr="007036CE">
          <w:tab/>
        </w:r>
        <w:r w:rsidRPr="007036CE">
          <w:tab/>
        </w:r>
        <w:r w:rsidRPr="007036CE">
          <w:tab/>
          <w:t>"NUMBROW": "2",</w:t>
        </w:r>
      </w:ins>
    </w:p>
    <w:p w14:paraId="0E815148" w14:textId="77777777" w:rsidR="00132910" w:rsidRPr="007036CE" w:rsidRDefault="00132910" w:rsidP="00132910">
      <w:pPr>
        <w:pStyle w:val="GOSTScript"/>
        <w:rPr>
          <w:ins w:id="5407" w:author="Сатлер Марина Викторовна" w:date="2025-12-03T17:29:00Z"/>
        </w:rPr>
      </w:pPr>
      <w:ins w:id="5408" w:author="Сатлер Марина Викторовна" w:date="2025-12-03T17:29:00Z">
        <w:r w:rsidRPr="007036CE">
          <w:tab/>
        </w:r>
        <w:r w:rsidRPr="007036CE">
          <w:tab/>
        </w:r>
        <w:r w:rsidRPr="007036CE">
          <w:tab/>
        </w:r>
        <w:r w:rsidRPr="007036CE">
          <w:tab/>
          <w:t>"KBK": "18231360011500100244",</w:t>
        </w:r>
      </w:ins>
    </w:p>
    <w:p w14:paraId="1217E1DE" w14:textId="77777777" w:rsidR="00132910" w:rsidRPr="007036CE" w:rsidRDefault="00132910" w:rsidP="00132910">
      <w:pPr>
        <w:pStyle w:val="GOSTScript"/>
        <w:rPr>
          <w:ins w:id="5409" w:author="Сатлер Марина Викторовна" w:date="2025-12-03T17:29:00Z"/>
        </w:rPr>
      </w:pPr>
      <w:ins w:id="5410" w:author="Сатлер Марина Викторовна" w:date="2025-12-03T17:29:00Z">
        <w:r w:rsidRPr="007036CE">
          <w:tab/>
        </w:r>
        <w:r w:rsidRPr="007036CE">
          <w:tab/>
        </w:r>
        <w:r w:rsidRPr="007036CE">
          <w:tab/>
        </w:r>
        <w:r w:rsidRPr="007036CE">
          <w:tab/>
          <w:t>"TYPEKBK": "11",</w:t>
        </w:r>
      </w:ins>
    </w:p>
    <w:p w14:paraId="3940C9A8" w14:textId="77777777" w:rsidR="00132910" w:rsidRPr="007036CE" w:rsidRDefault="00132910" w:rsidP="00132910">
      <w:pPr>
        <w:pStyle w:val="GOSTScript"/>
        <w:rPr>
          <w:ins w:id="5411" w:author="Сатлер Марина Викторовна" w:date="2025-12-03T17:29:00Z"/>
        </w:rPr>
      </w:pPr>
      <w:ins w:id="5412" w:author="Сатлер Марина Викторовна" w:date="2025-12-03T17:29:00Z">
        <w:r w:rsidRPr="007036CE">
          <w:tab/>
        </w:r>
        <w:r w:rsidRPr="007036CE">
          <w:tab/>
        </w:r>
        <w:r w:rsidRPr="007036CE">
          <w:tab/>
        </w:r>
        <w:r w:rsidRPr="007036CE">
          <w:tab/>
          <w:t>"SUM_1": 7501.01</w:t>
        </w:r>
      </w:ins>
    </w:p>
    <w:p w14:paraId="0584FADE" w14:textId="77777777" w:rsidR="00132910" w:rsidRPr="007036CE" w:rsidRDefault="00132910" w:rsidP="00132910">
      <w:pPr>
        <w:pStyle w:val="GOSTScript"/>
        <w:rPr>
          <w:ins w:id="5413" w:author="Сатлер Марина Викторовна" w:date="2025-12-03T17:29:00Z"/>
        </w:rPr>
      </w:pPr>
      <w:ins w:id="5414" w:author="Сатлер Марина Викторовна" w:date="2025-12-03T17:29:00Z">
        <w:r w:rsidRPr="007036CE">
          <w:tab/>
        </w:r>
        <w:r w:rsidRPr="007036CE">
          <w:tab/>
        </w:r>
        <w:r w:rsidRPr="007036CE">
          <w:tab/>
          <w:t>}</w:t>
        </w:r>
      </w:ins>
    </w:p>
    <w:p w14:paraId="5998B90A" w14:textId="77777777" w:rsidR="00132910" w:rsidRPr="007036CE" w:rsidRDefault="00132910" w:rsidP="00132910">
      <w:pPr>
        <w:pStyle w:val="GOSTScript"/>
        <w:rPr>
          <w:ins w:id="5415" w:author="Сатлер Марина Викторовна" w:date="2025-12-03T17:29:00Z"/>
        </w:rPr>
      </w:pPr>
      <w:ins w:id="5416" w:author="Сатлер Марина Викторовна" w:date="2025-12-03T17:29:00Z">
        <w:r w:rsidRPr="007036CE">
          <w:tab/>
        </w:r>
        <w:r w:rsidRPr="007036CE">
          <w:tab/>
          <w:t>],</w:t>
        </w:r>
      </w:ins>
    </w:p>
    <w:p w14:paraId="52FF9CC8" w14:textId="77777777" w:rsidR="00132910" w:rsidRPr="007036CE" w:rsidRDefault="00132910" w:rsidP="00132910">
      <w:pPr>
        <w:pStyle w:val="GOSTScript"/>
        <w:rPr>
          <w:ins w:id="5417" w:author="Сатлер Марина Викторовна" w:date="2025-12-03T17:29:00Z"/>
        </w:rPr>
      </w:pPr>
      <w:ins w:id="5418" w:author="Сатлер Марина Викторовна" w:date="2025-12-03T17:29:00Z">
        <w:r w:rsidRPr="007036CE">
          <w:tab/>
        </w:r>
        <w:r w:rsidRPr="007036CE">
          <w:tab/>
          <w:t>"SECTION_4": [</w:t>
        </w:r>
      </w:ins>
    </w:p>
    <w:p w14:paraId="332E90EE" w14:textId="77777777" w:rsidR="00132910" w:rsidRPr="007036CE" w:rsidRDefault="00132910" w:rsidP="00132910">
      <w:pPr>
        <w:pStyle w:val="GOSTScript"/>
        <w:rPr>
          <w:ins w:id="5419" w:author="Сатлер Марина Викторовна" w:date="2025-12-03T17:29:00Z"/>
        </w:rPr>
      </w:pPr>
      <w:ins w:id="5420" w:author="Сатлер Марина Викторовна" w:date="2025-12-03T17:29:00Z">
        <w:r w:rsidRPr="007036CE">
          <w:lastRenderedPageBreak/>
          <w:tab/>
        </w:r>
        <w:r w:rsidRPr="007036CE">
          <w:tab/>
        </w:r>
        <w:r w:rsidRPr="007036CE">
          <w:tab/>
          <w:t>{</w:t>
        </w:r>
      </w:ins>
    </w:p>
    <w:p w14:paraId="1C7ABFFF" w14:textId="77777777" w:rsidR="00132910" w:rsidRPr="007036CE" w:rsidRDefault="00132910" w:rsidP="00132910">
      <w:pPr>
        <w:pStyle w:val="GOSTScript"/>
        <w:rPr>
          <w:ins w:id="5421" w:author="Сатлер Марина Викторовна" w:date="2025-12-03T17:29:00Z"/>
        </w:rPr>
      </w:pPr>
      <w:ins w:id="5422" w:author="Сатлер Марина Викторовна" w:date="2025-12-03T17:29:00Z">
        <w:r w:rsidRPr="007036CE">
          <w:tab/>
        </w:r>
        <w:r w:rsidRPr="007036CE">
          <w:tab/>
        </w:r>
        <w:r w:rsidRPr="007036CE">
          <w:tab/>
        </w:r>
        <w:r w:rsidRPr="007036CE">
          <w:tab/>
          <w:t>"id": 1,</w:t>
        </w:r>
      </w:ins>
    </w:p>
    <w:p w14:paraId="2C2462B1" w14:textId="77777777" w:rsidR="00132910" w:rsidRPr="007036CE" w:rsidRDefault="00132910" w:rsidP="00132910">
      <w:pPr>
        <w:pStyle w:val="GOSTScript"/>
        <w:rPr>
          <w:ins w:id="5423" w:author="Сатлер Марина Викторовна" w:date="2025-12-03T17:29:00Z"/>
        </w:rPr>
      </w:pPr>
      <w:ins w:id="5424" w:author="Сатлер Марина Викторовна" w:date="2025-12-03T17:29:00Z">
        <w:r w:rsidRPr="007036CE">
          <w:tab/>
        </w:r>
        <w:r w:rsidRPr="007036CE">
          <w:tab/>
        </w:r>
        <w:r w:rsidRPr="007036CE">
          <w:tab/>
        </w:r>
        <w:r w:rsidRPr="007036CE">
          <w:tab/>
          <w:t>"NUMBROW": "1",</w:t>
        </w:r>
      </w:ins>
    </w:p>
    <w:p w14:paraId="0AEAFDF7" w14:textId="77777777" w:rsidR="00132910" w:rsidRPr="007036CE" w:rsidRDefault="00132910" w:rsidP="00132910">
      <w:pPr>
        <w:pStyle w:val="GOSTScript"/>
        <w:rPr>
          <w:ins w:id="5425" w:author="Сатлер Марина Викторовна" w:date="2025-12-03T17:29:00Z"/>
        </w:rPr>
      </w:pPr>
      <w:ins w:id="5426" w:author="Сатлер Марина Викторовна" w:date="2025-12-03T17:29:00Z">
        <w:r w:rsidRPr="007036CE">
          <w:tab/>
        </w:r>
        <w:r w:rsidRPr="007036CE">
          <w:tab/>
        </w:r>
        <w:r w:rsidRPr="007036CE">
          <w:tab/>
        </w:r>
        <w:r w:rsidRPr="007036CE">
          <w:tab/>
          <w:t>"KBK": "18201060011500100244",</w:t>
        </w:r>
      </w:ins>
    </w:p>
    <w:p w14:paraId="741DA227" w14:textId="77777777" w:rsidR="00132910" w:rsidRPr="007036CE" w:rsidRDefault="00132910" w:rsidP="00132910">
      <w:pPr>
        <w:pStyle w:val="GOSTScript"/>
        <w:rPr>
          <w:ins w:id="5427" w:author="Сатлер Марина Викторовна" w:date="2025-12-03T17:29:00Z"/>
        </w:rPr>
      </w:pPr>
      <w:ins w:id="5428" w:author="Сатлер Марина Викторовна" w:date="2025-12-03T17:29:00Z">
        <w:r w:rsidRPr="007036CE">
          <w:tab/>
        </w:r>
        <w:r w:rsidRPr="007036CE">
          <w:tab/>
        </w:r>
        <w:r w:rsidRPr="007036CE">
          <w:tab/>
        </w:r>
        <w:r w:rsidRPr="007036CE">
          <w:tab/>
          <w:t>"TYPEKBK": "11",</w:t>
        </w:r>
      </w:ins>
    </w:p>
    <w:p w14:paraId="2FE29F91" w14:textId="77777777" w:rsidR="00132910" w:rsidRPr="007036CE" w:rsidRDefault="00132910" w:rsidP="00132910">
      <w:pPr>
        <w:pStyle w:val="GOSTScript"/>
        <w:rPr>
          <w:ins w:id="5429" w:author="Сатлер Марина Викторовна" w:date="2025-12-03T17:29:00Z"/>
        </w:rPr>
      </w:pPr>
      <w:ins w:id="5430" w:author="Сатлер Марина Викторовна" w:date="2025-12-03T17:29:00Z">
        <w:r w:rsidRPr="007036CE">
          <w:tab/>
        </w:r>
        <w:r w:rsidRPr="007036CE">
          <w:tab/>
        </w:r>
        <w:r w:rsidRPr="007036CE">
          <w:tab/>
        </w:r>
        <w:r w:rsidRPr="007036CE">
          <w:tab/>
          <w:t>"SUM_1": 74002.56</w:t>
        </w:r>
      </w:ins>
    </w:p>
    <w:p w14:paraId="241038A5" w14:textId="77777777" w:rsidR="00132910" w:rsidRPr="007036CE" w:rsidRDefault="00132910" w:rsidP="00132910">
      <w:pPr>
        <w:pStyle w:val="GOSTScript"/>
        <w:rPr>
          <w:ins w:id="5431" w:author="Сатлер Марина Викторовна" w:date="2025-12-03T17:29:00Z"/>
        </w:rPr>
      </w:pPr>
      <w:ins w:id="5432" w:author="Сатлер Марина Викторовна" w:date="2025-12-03T17:29:00Z">
        <w:r w:rsidRPr="007036CE">
          <w:tab/>
        </w:r>
        <w:r w:rsidRPr="007036CE">
          <w:tab/>
        </w:r>
        <w:r w:rsidRPr="007036CE">
          <w:tab/>
          <w:t>},</w:t>
        </w:r>
      </w:ins>
    </w:p>
    <w:p w14:paraId="1D59E9E9" w14:textId="77777777" w:rsidR="00132910" w:rsidRPr="007036CE" w:rsidRDefault="00132910" w:rsidP="00132910">
      <w:pPr>
        <w:pStyle w:val="GOSTScript"/>
        <w:rPr>
          <w:ins w:id="5433" w:author="Сатлер Марина Викторовна" w:date="2025-12-03T17:29:00Z"/>
        </w:rPr>
      </w:pPr>
      <w:ins w:id="5434" w:author="Сатлер Марина Викторовна" w:date="2025-12-03T17:29:00Z">
        <w:r w:rsidRPr="007036CE">
          <w:tab/>
        </w:r>
        <w:r w:rsidRPr="007036CE">
          <w:tab/>
        </w:r>
        <w:r w:rsidRPr="007036CE">
          <w:tab/>
          <w:t>{</w:t>
        </w:r>
      </w:ins>
    </w:p>
    <w:p w14:paraId="1D6F4C90" w14:textId="77777777" w:rsidR="00132910" w:rsidRPr="007036CE" w:rsidRDefault="00132910" w:rsidP="00132910">
      <w:pPr>
        <w:pStyle w:val="GOSTScript"/>
        <w:rPr>
          <w:ins w:id="5435" w:author="Сатлер Марина Викторовна" w:date="2025-12-03T17:29:00Z"/>
        </w:rPr>
      </w:pPr>
      <w:ins w:id="5436" w:author="Сатлер Марина Викторовна" w:date="2025-12-03T17:29:00Z">
        <w:r w:rsidRPr="007036CE">
          <w:tab/>
        </w:r>
        <w:r w:rsidRPr="007036CE">
          <w:tab/>
        </w:r>
        <w:r w:rsidRPr="007036CE">
          <w:tab/>
        </w:r>
        <w:r w:rsidRPr="007036CE">
          <w:tab/>
          <w:t>"id": 2,</w:t>
        </w:r>
      </w:ins>
    </w:p>
    <w:p w14:paraId="51D8FDA3" w14:textId="77777777" w:rsidR="00132910" w:rsidRPr="007036CE" w:rsidRDefault="00132910" w:rsidP="00132910">
      <w:pPr>
        <w:pStyle w:val="GOSTScript"/>
        <w:rPr>
          <w:ins w:id="5437" w:author="Сатлер Марина Викторовна" w:date="2025-12-03T17:29:00Z"/>
        </w:rPr>
      </w:pPr>
      <w:ins w:id="5438" w:author="Сатлер Марина Викторовна" w:date="2025-12-03T17:29:00Z">
        <w:r w:rsidRPr="007036CE">
          <w:tab/>
        </w:r>
        <w:r w:rsidRPr="007036CE">
          <w:tab/>
        </w:r>
        <w:r w:rsidRPr="007036CE">
          <w:tab/>
        </w:r>
        <w:r w:rsidRPr="007036CE">
          <w:tab/>
          <w:t>"NUMBROW": "2",</w:t>
        </w:r>
      </w:ins>
    </w:p>
    <w:p w14:paraId="0C874171" w14:textId="77777777" w:rsidR="00132910" w:rsidRPr="007036CE" w:rsidRDefault="00132910" w:rsidP="00132910">
      <w:pPr>
        <w:pStyle w:val="GOSTScript"/>
        <w:rPr>
          <w:ins w:id="5439" w:author="Сатлер Марина Викторовна" w:date="2025-12-03T17:29:00Z"/>
        </w:rPr>
      </w:pPr>
      <w:ins w:id="5440" w:author="Сатлер Марина Викторовна" w:date="2025-12-03T17:29:00Z">
        <w:r w:rsidRPr="007036CE">
          <w:tab/>
        </w:r>
        <w:r w:rsidRPr="007036CE">
          <w:tab/>
        </w:r>
        <w:r w:rsidRPr="007036CE">
          <w:tab/>
        </w:r>
        <w:r w:rsidRPr="007036CE">
          <w:tab/>
          <w:t>"KBK": "18201360011500100244",</w:t>
        </w:r>
      </w:ins>
    </w:p>
    <w:p w14:paraId="3BE63CC1" w14:textId="77777777" w:rsidR="00132910" w:rsidRPr="007036CE" w:rsidRDefault="00132910" w:rsidP="00132910">
      <w:pPr>
        <w:pStyle w:val="GOSTScript"/>
        <w:rPr>
          <w:ins w:id="5441" w:author="Сатлер Марина Викторовна" w:date="2025-12-03T17:29:00Z"/>
          <w:lang w:val="ru-RU"/>
        </w:rPr>
      </w:pPr>
      <w:ins w:id="5442" w:author="Сатлер Марина Викторовна" w:date="2025-12-03T17:29:00Z">
        <w:r w:rsidRPr="007036CE">
          <w:tab/>
        </w:r>
        <w:r w:rsidRPr="007036CE">
          <w:tab/>
        </w:r>
        <w:r w:rsidRPr="007036CE">
          <w:tab/>
        </w:r>
        <w:r w:rsidRPr="007036CE">
          <w:tab/>
        </w:r>
        <w:r w:rsidRPr="007036CE">
          <w:rPr>
            <w:lang w:val="ru-RU"/>
          </w:rPr>
          <w:t>"TYPEKBK": "11",</w:t>
        </w:r>
      </w:ins>
    </w:p>
    <w:p w14:paraId="0AB59481" w14:textId="77777777" w:rsidR="00132910" w:rsidRPr="007036CE" w:rsidRDefault="00132910" w:rsidP="00132910">
      <w:pPr>
        <w:pStyle w:val="GOSTScript"/>
        <w:rPr>
          <w:ins w:id="5443" w:author="Сатлер Марина Викторовна" w:date="2025-12-03T17:29:00Z"/>
          <w:lang w:val="ru-RU"/>
        </w:rPr>
      </w:pPr>
      <w:ins w:id="5444" w:author="Сатлер Марина Викторовна" w:date="2025-12-03T17:29:00Z">
        <w:r w:rsidRPr="007036CE">
          <w:rPr>
            <w:lang w:val="ru-RU"/>
          </w:rPr>
          <w:tab/>
        </w:r>
        <w:r w:rsidRPr="007036CE">
          <w:rPr>
            <w:lang w:val="ru-RU"/>
          </w:rPr>
          <w:tab/>
        </w:r>
        <w:r w:rsidRPr="007036CE">
          <w:rPr>
            <w:lang w:val="ru-RU"/>
          </w:rPr>
          <w:tab/>
        </w:r>
        <w:r w:rsidRPr="007036CE">
          <w:rPr>
            <w:lang w:val="ru-RU"/>
          </w:rPr>
          <w:tab/>
          <w:t>"SUM_1": 620.05</w:t>
        </w:r>
      </w:ins>
    </w:p>
    <w:p w14:paraId="730ECAEA" w14:textId="77777777" w:rsidR="00132910" w:rsidRPr="007036CE" w:rsidRDefault="00132910" w:rsidP="00132910">
      <w:pPr>
        <w:pStyle w:val="GOSTScript"/>
        <w:rPr>
          <w:ins w:id="5445" w:author="Сатлер Марина Викторовна" w:date="2025-12-03T17:29:00Z"/>
          <w:lang w:val="ru-RU"/>
        </w:rPr>
      </w:pPr>
      <w:ins w:id="5446" w:author="Сатлер Марина Викторовна" w:date="2025-12-03T17:29:00Z">
        <w:r w:rsidRPr="007036CE">
          <w:rPr>
            <w:lang w:val="ru-RU"/>
          </w:rPr>
          <w:tab/>
        </w:r>
        <w:r w:rsidRPr="007036CE">
          <w:rPr>
            <w:lang w:val="ru-RU"/>
          </w:rPr>
          <w:tab/>
        </w:r>
        <w:r w:rsidRPr="007036CE">
          <w:rPr>
            <w:lang w:val="ru-RU"/>
          </w:rPr>
          <w:tab/>
          <w:t>}</w:t>
        </w:r>
      </w:ins>
    </w:p>
    <w:p w14:paraId="429EFFE9" w14:textId="198B59BD" w:rsidR="00841A86" w:rsidRPr="007036CE" w:rsidRDefault="00132910" w:rsidP="00132910">
      <w:pPr>
        <w:pStyle w:val="GOSTScript"/>
        <w:rPr>
          <w:lang w:val="ru-RU"/>
        </w:rPr>
      </w:pPr>
      <w:ins w:id="5447" w:author="Сатлер Марина Викторовна" w:date="2025-12-03T17:29:00Z">
        <w:r w:rsidRPr="007036CE">
          <w:rPr>
            <w:lang w:val="ru-RU"/>
          </w:rPr>
          <w:tab/>
        </w:r>
        <w:r w:rsidRPr="007036CE">
          <w:rPr>
            <w:lang w:val="ru-RU"/>
          </w:rPr>
          <w:tab/>
          <w:t>]</w:t>
        </w:r>
      </w:ins>
    </w:p>
    <w:p w14:paraId="68CC74BE" w14:textId="77777777" w:rsidR="00841A86" w:rsidRPr="007036CE" w:rsidRDefault="00841A86" w:rsidP="00841A86">
      <w:pPr>
        <w:pStyle w:val="GOSTScript"/>
        <w:rPr>
          <w:lang w:val="ru-RU"/>
        </w:rPr>
      </w:pPr>
      <w:r w:rsidRPr="007036CE">
        <w:rPr>
          <w:lang w:val="ru-RU"/>
        </w:rPr>
        <w:tab/>
        <w:t>}</w:t>
      </w:r>
    </w:p>
    <w:p w14:paraId="06A79AD5" w14:textId="77777777" w:rsidR="00DD187E" w:rsidRPr="007036CE" w:rsidRDefault="00841A86" w:rsidP="000027F9">
      <w:pPr>
        <w:pStyle w:val="GOSTScript"/>
      </w:pPr>
      <w:r w:rsidRPr="007036CE">
        <w:rPr>
          <w:lang w:val="ru-RU"/>
        </w:rPr>
        <w:t>}</w:t>
      </w:r>
    </w:p>
    <w:p w14:paraId="66EB8FE1" w14:textId="77777777" w:rsidR="00DD187E" w:rsidRPr="007036CE" w:rsidRDefault="00DD187E" w:rsidP="00DE0449">
      <w:pPr>
        <w:pStyle w:val="41"/>
      </w:pPr>
      <w:bookmarkStart w:id="5448" w:name="_Ref158816425"/>
      <w:bookmarkStart w:id="5449" w:name="_Toc222927942"/>
      <w:r w:rsidRPr="007036CE">
        <w:lastRenderedPageBreak/>
        <w:t>«Информация о государственных контрактах на поставку товаров, выполнение работ, оказание услуг, заключаемых в текущем финансовом году в связи с расторжением ранее заключенных государственных контрактов на поставку товаров, выполнение работ, оказание услуг, подлежавших в соответствии с условиями этих государственных контрактов оплате в отчетном финансовом году, по соглашению сторон, решению суда или одностороннему отказу стороны государственного контракта на поставку товаров, выполнение работ, оказание услуг от его исполнения в соответствии с гражданским законодательством Российской Федерации, в том числе в связи с введением процедур, применяемых в деле о несостоятельности (банкротстве) поставщика (подрядчика, исполнителя)» (ф.0506115) DBD_InfoPublicContracts</w:t>
      </w:r>
      <w:bookmarkEnd w:id="5448"/>
      <w:bookmarkEnd w:id="5449"/>
    </w:p>
    <w:p w14:paraId="75FB94E9" w14:textId="77777777" w:rsidR="00DD187E" w:rsidRPr="007036CE" w:rsidRDefault="006111DA" w:rsidP="00DE0449">
      <w:pPr>
        <w:pStyle w:val="51"/>
      </w:pPr>
      <w:bookmarkStart w:id="5450" w:name="_Toc222927943"/>
      <w:r w:rsidRPr="007036CE">
        <w:t>Перечень параметров тела запроса (</w:t>
      </w:r>
      <w:r w:rsidRPr="007036CE">
        <w:rPr>
          <w:lang w:val="en-US"/>
        </w:rPr>
        <w:t>Document</w:t>
      </w:r>
      <w:r w:rsidRPr="007036CE">
        <w:t>) по документу «Информация о государственных контрактах на поставку товаров, выполнение работ, оказание услуг, заключаемых в текущем финансовом году в связи с расторжением ранее заключенных государственных контрактов на поставку товаров, выполнение работ, оказание услуг, подлежавших в соответствии с условиями этих государственных контрактов оплате в отчетном финансовом году, по соглашению сторон, решению суда или одностороннему отказу стороны государственного контракта на поставку товаров, выполнение работ, оказание услуг от его исполнения в соответствии с гражданским законодательством Российской Федерации, в том числе в связи с введением процедур, применяемых в деле о несостоятельности (банкротстве) поставщика (подрядчика, исполнителя)» (ф.0506115) DBD_InfoPublicContracts</w:t>
      </w:r>
      <w:bookmarkEnd w:id="5450"/>
    </w:p>
    <w:p w14:paraId="4F8C973E" w14:textId="2AA76A1E" w:rsidR="004E1C81" w:rsidRPr="007036CE" w:rsidRDefault="00C828A6" w:rsidP="004E1C81">
      <w:pPr>
        <w:pStyle w:val="GOSTNameTable"/>
      </w:pPr>
      <w:r w:rsidRPr="007036CE">
        <w:rPr>
          <w:noProof/>
        </w:rPr>
        <w:fldChar w:fldCharType="begin"/>
      </w:r>
      <w:r w:rsidRPr="007036CE">
        <w:rPr>
          <w:noProof/>
        </w:rPr>
        <w:instrText xml:space="preserve"> SEQ Таблица \* ARABIC </w:instrText>
      </w:r>
      <w:r w:rsidRPr="007036CE">
        <w:rPr>
          <w:noProof/>
        </w:rPr>
        <w:fldChar w:fldCharType="separate"/>
      </w:r>
      <w:bookmarkStart w:id="5451" w:name="_Toc222928012"/>
      <w:r w:rsidR="00BD74E1">
        <w:rPr>
          <w:noProof/>
        </w:rPr>
        <w:t>39</w:t>
      </w:r>
      <w:r w:rsidRPr="007036CE">
        <w:rPr>
          <w:noProof/>
        </w:rPr>
        <w:fldChar w:fldCharType="end"/>
      </w:r>
      <w:r w:rsidR="004E1C81" w:rsidRPr="007036CE">
        <w:t xml:space="preserve"> </w:t>
      </w:r>
      <w:r w:rsidR="00CC2920" w:rsidRPr="007036CE">
        <w:t>–</w:t>
      </w:r>
      <w:r w:rsidR="004E1C81" w:rsidRPr="007036CE">
        <w:t xml:space="preserve"> Параметры тела (Document) запроса на подбор / сторнирование / переформирование записей учета по документу «Информация о государственных контрактах на поставку товаров, выполнение работ, оказание услуг, заключаемых в текущем финансовом году в связи с расторжением ранее заключенных государственных контрактов на поставку товаров, выполнение работ, оказание услуг, подлежавших в соответствии с условиями этих государственных контрактов оплате в отчетном финансовом году, по соглашению сторон, решению суда или одностороннему отказу стороны государственного контракта на поставку товаров, выполнение работ, оказание услуг от его исполнения в соответствии с гражданским законодательством Российской Федерации, в том числе в связи с введением процедур, применяемых в деле о несостоятельности (банкротстве) поставщика (подрядчика, исполнителя)» (ф.0506115) DBD_InfoPublicContracts</w:t>
      </w:r>
      <w:bookmarkEnd w:id="5451"/>
    </w:p>
    <w:tbl>
      <w:tblPr>
        <w:tblStyle w:val="GOSTTable"/>
        <w:tblW w:w="5000" w:type="pct"/>
        <w:tblLayout w:type="fixed"/>
        <w:tblLook w:val="07E0" w:firstRow="1" w:lastRow="1" w:firstColumn="1" w:lastColumn="1" w:noHBand="1" w:noVBand="1"/>
      </w:tblPr>
      <w:tblGrid>
        <w:gridCol w:w="3466"/>
        <w:gridCol w:w="2314"/>
        <w:gridCol w:w="1636"/>
        <w:gridCol w:w="946"/>
        <w:gridCol w:w="971"/>
        <w:gridCol w:w="6427"/>
      </w:tblGrid>
      <w:tr w:rsidR="004E1C81" w:rsidRPr="007036CE" w14:paraId="1BA5B56E" w14:textId="77777777" w:rsidTr="00A759FD">
        <w:trPr>
          <w:cnfStyle w:val="100000000000" w:firstRow="1" w:lastRow="0" w:firstColumn="0" w:lastColumn="0" w:oddVBand="0" w:evenVBand="0" w:oddHBand="0" w:evenHBand="0" w:firstRowFirstColumn="0" w:firstRowLastColumn="0" w:lastRowFirstColumn="0" w:lastRowLastColumn="0"/>
          <w:trHeight w:val="1002"/>
        </w:trPr>
        <w:tc>
          <w:tcPr>
            <w:tcW w:w="1100" w:type="pct"/>
            <w:hideMark/>
          </w:tcPr>
          <w:p w14:paraId="5F93153D" w14:textId="77777777" w:rsidR="004E1C81" w:rsidRPr="007036CE" w:rsidRDefault="004E1C81" w:rsidP="007C1AAA">
            <w:pPr>
              <w:pStyle w:val="GOSTTableHead"/>
              <w:rPr>
                <w:szCs w:val="22"/>
              </w:rPr>
            </w:pPr>
            <w:r w:rsidRPr="007036CE">
              <w:rPr>
                <w:szCs w:val="22"/>
              </w:rPr>
              <w:t>Наименование параметра</w:t>
            </w:r>
          </w:p>
        </w:tc>
        <w:tc>
          <w:tcPr>
            <w:tcW w:w="734" w:type="pct"/>
            <w:hideMark/>
          </w:tcPr>
          <w:p w14:paraId="28A2BEB2" w14:textId="77777777" w:rsidR="004E1C81" w:rsidRPr="007036CE" w:rsidRDefault="004E1C81" w:rsidP="007C1AAA">
            <w:pPr>
              <w:pStyle w:val="GOSTTableHead"/>
              <w:rPr>
                <w:szCs w:val="22"/>
              </w:rPr>
            </w:pPr>
            <w:r w:rsidRPr="007036CE">
              <w:rPr>
                <w:szCs w:val="22"/>
              </w:rPr>
              <w:t>Название тэга</w:t>
            </w:r>
          </w:p>
        </w:tc>
        <w:tc>
          <w:tcPr>
            <w:tcW w:w="519" w:type="pct"/>
            <w:hideMark/>
          </w:tcPr>
          <w:p w14:paraId="067A7DF9" w14:textId="77777777" w:rsidR="004E1C81" w:rsidRPr="007036CE" w:rsidRDefault="004E1C81" w:rsidP="007C1AAA">
            <w:pPr>
              <w:pStyle w:val="GOSTTableHead"/>
              <w:rPr>
                <w:szCs w:val="22"/>
              </w:rPr>
            </w:pPr>
            <w:r w:rsidRPr="007036CE">
              <w:rPr>
                <w:szCs w:val="22"/>
              </w:rPr>
              <w:t>Тип данных</w:t>
            </w:r>
          </w:p>
        </w:tc>
        <w:tc>
          <w:tcPr>
            <w:tcW w:w="300" w:type="pct"/>
          </w:tcPr>
          <w:p w14:paraId="243F5BA0" w14:textId="77777777" w:rsidR="004E1C81" w:rsidRPr="007036CE" w:rsidRDefault="004E1C81" w:rsidP="007C1AAA">
            <w:pPr>
              <w:pStyle w:val="GOSTTableHead"/>
              <w:rPr>
                <w:szCs w:val="22"/>
              </w:rPr>
            </w:pPr>
            <w:r w:rsidRPr="007036CE">
              <w:rPr>
                <w:szCs w:val="22"/>
              </w:rPr>
              <w:t>Обязательность</w:t>
            </w:r>
          </w:p>
        </w:tc>
        <w:tc>
          <w:tcPr>
            <w:tcW w:w="308" w:type="pct"/>
            <w:hideMark/>
          </w:tcPr>
          <w:p w14:paraId="2DAADC5F" w14:textId="77777777" w:rsidR="004E1C81" w:rsidRPr="007036CE" w:rsidRDefault="004E1C81" w:rsidP="007C1AAA">
            <w:pPr>
              <w:pStyle w:val="GOSTTableHead"/>
              <w:rPr>
                <w:szCs w:val="22"/>
              </w:rPr>
            </w:pPr>
            <w:r w:rsidRPr="007036CE">
              <w:rPr>
                <w:szCs w:val="22"/>
              </w:rPr>
              <w:t>Размерность</w:t>
            </w:r>
          </w:p>
        </w:tc>
        <w:tc>
          <w:tcPr>
            <w:tcW w:w="2039" w:type="pct"/>
          </w:tcPr>
          <w:p w14:paraId="0ED4FAC9" w14:textId="77777777" w:rsidR="004E1C81" w:rsidRPr="007036CE" w:rsidRDefault="004E1C81" w:rsidP="007C1AAA">
            <w:pPr>
              <w:pStyle w:val="GOSTTableHead"/>
              <w:rPr>
                <w:szCs w:val="22"/>
              </w:rPr>
            </w:pPr>
            <w:r w:rsidRPr="007036CE">
              <w:rPr>
                <w:szCs w:val="22"/>
              </w:rPr>
              <w:t>Описание</w:t>
            </w:r>
          </w:p>
        </w:tc>
      </w:tr>
      <w:tr w:rsidR="004E1C81" w:rsidRPr="007036CE" w14:paraId="16A08573" w14:textId="77777777" w:rsidTr="00A759FD">
        <w:tc>
          <w:tcPr>
            <w:tcW w:w="1100" w:type="pct"/>
          </w:tcPr>
          <w:p w14:paraId="3F2E1095" w14:textId="77777777" w:rsidR="004E1C81" w:rsidRPr="007036CE" w:rsidRDefault="004E1C81">
            <w:pPr>
              <w:pStyle w:val="GOSTTablenorm"/>
            </w:pPr>
            <w:r w:rsidRPr="007036CE">
              <w:t>Номер документа</w:t>
            </w:r>
          </w:p>
        </w:tc>
        <w:tc>
          <w:tcPr>
            <w:tcW w:w="734" w:type="pct"/>
          </w:tcPr>
          <w:p w14:paraId="653EF2E0" w14:textId="77777777" w:rsidR="004E1C81" w:rsidRPr="007036CE" w:rsidRDefault="004E1C81">
            <w:pPr>
              <w:pStyle w:val="GOSTTablenorm"/>
              <w:rPr>
                <w:lang w:val="en-US"/>
              </w:rPr>
            </w:pPr>
            <w:r w:rsidRPr="007036CE">
              <w:rPr>
                <w:lang w:val="en-US"/>
              </w:rPr>
              <w:t>NUM_DOC</w:t>
            </w:r>
          </w:p>
        </w:tc>
        <w:tc>
          <w:tcPr>
            <w:tcW w:w="519" w:type="pct"/>
          </w:tcPr>
          <w:p w14:paraId="3AF877E8" w14:textId="77777777" w:rsidR="004E1C81" w:rsidRPr="007036CE" w:rsidRDefault="004E1C81" w:rsidP="000027F9">
            <w:pPr>
              <w:pStyle w:val="GOSTTablenorm"/>
            </w:pPr>
            <w:r w:rsidRPr="007036CE">
              <w:t>Строка</w:t>
            </w:r>
          </w:p>
        </w:tc>
        <w:tc>
          <w:tcPr>
            <w:tcW w:w="300" w:type="pct"/>
          </w:tcPr>
          <w:p w14:paraId="691CD4C6" w14:textId="77777777" w:rsidR="004E1C81" w:rsidRPr="007036CE" w:rsidRDefault="004E1C81" w:rsidP="000027F9">
            <w:pPr>
              <w:pStyle w:val="GOSTTablenorm"/>
            </w:pPr>
            <w:r w:rsidRPr="007036CE">
              <w:t>Да</w:t>
            </w:r>
          </w:p>
        </w:tc>
        <w:tc>
          <w:tcPr>
            <w:tcW w:w="308" w:type="pct"/>
          </w:tcPr>
          <w:p w14:paraId="121B9370" w14:textId="77777777" w:rsidR="004E1C81" w:rsidRPr="007036CE" w:rsidRDefault="004E1C81">
            <w:pPr>
              <w:pStyle w:val="GOSTTablenorm"/>
              <w:rPr>
                <w:lang w:val="en-US"/>
              </w:rPr>
            </w:pPr>
            <w:r w:rsidRPr="007036CE">
              <w:rPr>
                <w:lang w:val="en-US"/>
              </w:rPr>
              <w:t>&lt;=25</w:t>
            </w:r>
          </w:p>
        </w:tc>
        <w:tc>
          <w:tcPr>
            <w:tcW w:w="2039" w:type="pct"/>
          </w:tcPr>
          <w:p w14:paraId="46F3EB8E" w14:textId="77777777" w:rsidR="004E1C81" w:rsidRPr="007036CE" w:rsidRDefault="004E1C81" w:rsidP="000027F9">
            <w:pPr>
              <w:pStyle w:val="GOSTTablenorm"/>
            </w:pPr>
            <w:r w:rsidRPr="007036CE">
              <w:t>Указывается номер документа</w:t>
            </w:r>
          </w:p>
        </w:tc>
      </w:tr>
      <w:tr w:rsidR="004E1C81" w:rsidRPr="007036CE" w14:paraId="69E36EF9" w14:textId="77777777" w:rsidTr="00A759FD">
        <w:tc>
          <w:tcPr>
            <w:tcW w:w="1100" w:type="pct"/>
          </w:tcPr>
          <w:p w14:paraId="272C3E9B" w14:textId="77777777" w:rsidR="004E1C81" w:rsidRPr="007036CE" w:rsidRDefault="004E1C81">
            <w:pPr>
              <w:pStyle w:val="GOSTTablenorm"/>
            </w:pPr>
            <w:r w:rsidRPr="007036CE">
              <w:t>Дата документа</w:t>
            </w:r>
          </w:p>
        </w:tc>
        <w:tc>
          <w:tcPr>
            <w:tcW w:w="734" w:type="pct"/>
          </w:tcPr>
          <w:p w14:paraId="676A9221" w14:textId="77777777" w:rsidR="004E1C81" w:rsidRPr="007036CE" w:rsidRDefault="004E1C81">
            <w:pPr>
              <w:pStyle w:val="GOSTTablenorm"/>
              <w:rPr>
                <w:lang w:val="en-US"/>
              </w:rPr>
            </w:pPr>
            <w:r w:rsidRPr="007036CE">
              <w:rPr>
                <w:lang w:val="en-US"/>
              </w:rPr>
              <w:t>DATE_DOC</w:t>
            </w:r>
          </w:p>
        </w:tc>
        <w:tc>
          <w:tcPr>
            <w:tcW w:w="519" w:type="pct"/>
          </w:tcPr>
          <w:p w14:paraId="7E74E350" w14:textId="77777777" w:rsidR="004E1C81" w:rsidRPr="007036CE" w:rsidRDefault="004E1C81">
            <w:pPr>
              <w:pStyle w:val="GOSTTablenorm"/>
            </w:pPr>
            <w:r w:rsidRPr="007036CE">
              <w:t>Дата</w:t>
            </w:r>
          </w:p>
        </w:tc>
        <w:tc>
          <w:tcPr>
            <w:tcW w:w="300" w:type="pct"/>
          </w:tcPr>
          <w:p w14:paraId="65416068" w14:textId="77777777" w:rsidR="004E1C81" w:rsidRPr="007036CE" w:rsidRDefault="004E1C81" w:rsidP="000027F9">
            <w:pPr>
              <w:pStyle w:val="GOSTTablenorm"/>
            </w:pPr>
            <w:r w:rsidRPr="007036CE">
              <w:t>Да</w:t>
            </w:r>
          </w:p>
        </w:tc>
        <w:tc>
          <w:tcPr>
            <w:tcW w:w="308" w:type="pct"/>
          </w:tcPr>
          <w:p w14:paraId="181C68CD" w14:textId="77777777" w:rsidR="004E1C81" w:rsidRPr="007036CE" w:rsidRDefault="004E1C81" w:rsidP="000027F9">
            <w:pPr>
              <w:pStyle w:val="GOSTTablenorm"/>
            </w:pPr>
          </w:p>
        </w:tc>
        <w:tc>
          <w:tcPr>
            <w:tcW w:w="2039" w:type="pct"/>
          </w:tcPr>
          <w:p w14:paraId="14ED2CFC" w14:textId="77777777" w:rsidR="004E1C81" w:rsidRPr="007036CE" w:rsidRDefault="004E1C81" w:rsidP="000027F9">
            <w:pPr>
              <w:pStyle w:val="GOSTTablenorm"/>
            </w:pPr>
            <w:r w:rsidRPr="007036CE">
              <w:t>Указывается дата</w:t>
            </w:r>
            <w:r w:rsidR="005B506B" w:rsidRPr="007036CE">
              <w:t xml:space="preserve"> документа в формате YYYY-MM-DD</w:t>
            </w:r>
          </w:p>
        </w:tc>
      </w:tr>
      <w:tr w:rsidR="004E1C81" w:rsidRPr="007036CE" w14:paraId="05ED0252" w14:textId="77777777" w:rsidTr="00A759FD">
        <w:tc>
          <w:tcPr>
            <w:tcW w:w="1100" w:type="pct"/>
          </w:tcPr>
          <w:p w14:paraId="552545D6" w14:textId="77777777" w:rsidR="004E1C81" w:rsidRPr="007036CE" w:rsidRDefault="004E1C81">
            <w:pPr>
              <w:pStyle w:val="GOSTTablenorm"/>
            </w:pPr>
            <w:r w:rsidRPr="007036CE">
              <w:lastRenderedPageBreak/>
              <w:t>Вид документа</w:t>
            </w:r>
          </w:p>
        </w:tc>
        <w:tc>
          <w:tcPr>
            <w:tcW w:w="734" w:type="pct"/>
          </w:tcPr>
          <w:p w14:paraId="11F4F47E" w14:textId="77777777" w:rsidR="004E1C81" w:rsidRPr="007036CE" w:rsidRDefault="004E1C81">
            <w:pPr>
              <w:pStyle w:val="GOSTTablenorm"/>
              <w:rPr>
                <w:lang w:val="en-US"/>
              </w:rPr>
            </w:pPr>
            <w:r w:rsidRPr="007036CE">
              <w:rPr>
                <w:lang w:val="en-US"/>
              </w:rPr>
              <w:t>DOC_TYPE</w:t>
            </w:r>
          </w:p>
        </w:tc>
        <w:tc>
          <w:tcPr>
            <w:tcW w:w="519" w:type="pct"/>
          </w:tcPr>
          <w:p w14:paraId="7D543FC4" w14:textId="77777777" w:rsidR="004E1C81" w:rsidRPr="007036CE" w:rsidRDefault="004E1C81">
            <w:pPr>
              <w:pStyle w:val="GOSTTablenorm"/>
            </w:pPr>
            <w:r w:rsidRPr="007036CE">
              <w:t>Строка</w:t>
            </w:r>
          </w:p>
        </w:tc>
        <w:tc>
          <w:tcPr>
            <w:tcW w:w="300" w:type="pct"/>
          </w:tcPr>
          <w:p w14:paraId="241F32AC" w14:textId="77777777" w:rsidR="004E1C81" w:rsidRPr="007036CE" w:rsidRDefault="004E1C81" w:rsidP="000027F9">
            <w:pPr>
              <w:pStyle w:val="GOSTTablenorm"/>
            </w:pPr>
            <w:r w:rsidRPr="007036CE">
              <w:t>Да</w:t>
            </w:r>
          </w:p>
        </w:tc>
        <w:tc>
          <w:tcPr>
            <w:tcW w:w="308" w:type="pct"/>
          </w:tcPr>
          <w:p w14:paraId="5BE7BCAF" w14:textId="77777777" w:rsidR="004E1C81" w:rsidRPr="007036CE" w:rsidRDefault="004E1C81" w:rsidP="000027F9">
            <w:pPr>
              <w:pStyle w:val="GOSTTablenorm"/>
            </w:pPr>
            <w:r w:rsidRPr="007036CE">
              <w:t>=3</w:t>
            </w:r>
          </w:p>
        </w:tc>
        <w:tc>
          <w:tcPr>
            <w:tcW w:w="2039" w:type="pct"/>
          </w:tcPr>
          <w:p w14:paraId="643E7B5C" w14:textId="77777777" w:rsidR="004E1C81" w:rsidRPr="007036CE" w:rsidRDefault="004E1C81">
            <w:pPr>
              <w:pStyle w:val="GOSTTablenorm"/>
            </w:pPr>
            <w:r w:rsidRPr="007036CE">
              <w:t>Указывается код вида документа.</w:t>
            </w:r>
          </w:p>
          <w:p w14:paraId="4C0F66F1" w14:textId="77777777" w:rsidR="004E1C81" w:rsidRPr="007036CE" w:rsidRDefault="004E1C81" w:rsidP="000027F9">
            <w:pPr>
              <w:pStyle w:val="GOSTTablenorm"/>
            </w:pPr>
            <w:r w:rsidRPr="007036CE">
              <w:t>Заполняется значением «ИРК»</w:t>
            </w:r>
          </w:p>
        </w:tc>
      </w:tr>
      <w:tr w:rsidR="004E1C81" w:rsidRPr="007036CE" w14:paraId="23A359DA" w14:textId="77777777" w:rsidTr="00A759FD">
        <w:tc>
          <w:tcPr>
            <w:tcW w:w="1100" w:type="pct"/>
          </w:tcPr>
          <w:p w14:paraId="707EC44D" w14:textId="77777777" w:rsidR="004E1C81" w:rsidRPr="007036CE" w:rsidRDefault="004E1C81" w:rsidP="007C1AAA">
            <w:pPr>
              <w:pStyle w:val="GOSTTablenorm"/>
              <w:rPr>
                <w:szCs w:val="22"/>
              </w:rPr>
            </w:pPr>
            <w:r w:rsidRPr="007036CE">
              <w:rPr>
                <w:szCs w:val="22"/>
              </w:rPr>
              <w:t>Уровень конфиденциальности</w:t>
            </w:r>
          </w:p>
        </w:tc>
        <w:tc>
          <w:tcPr>
            <w:tcW w:w="734" w:type="pct"/>
          </w:tcPr>
          <w:p w14:paraId="4A3DA6DF" w14:textId="77777777" w:rsidR="004E1C81" w:rsidRPr="007036CE" w:rsidRDefault="004E1C81" w:rsidP="007C1AAA">
            <w:pPr>
              <w:pStyle w:val="GOSTTablenorm"/>
              <w:rPr>
                <w:szCs w:val="22"/>
                <w:lang w:val="en-US"/>
              </w:rPr>
            </w:pPr>
            <w:r w:rsidRPr="007036CE">
              <w:rPr>
                <w:szCs w:val="22"/>
                <w:lang w:val="en-US"/>
              </w:rPr>
              <w:t>ACCESSLEVEL</w:t>
            </w:r>
          </w:p>
        </w:tc>
        <w:tc>
          <w:tcPr>
            <w:tcW w:w="519" w:type="pct"/>
          </w:tcPr>
          <w:p w14:paraId="3A379E3E" w14:textId="77777777" w:rsidR="004E1C81" w:rsidRPr="007036CE" w:rsidRDefault="004E1C81" w:rsidP="007C1AAA">
            <w:pPr>
              <w:ind w:firstLine="30"/>
              <w:rPr>
                <w:sz w:val="22"/>
                <w:szCs w:val="22"/>
              </w:rPr>
            </w:pPr>
            <w:r w:rsidRPr="007036CE">
              <w:rPr>
                <w:sz w:val="22"/>
                <w:szCs w:val="22"/>
              </w:rPr>
              <w:t>Число</w:t>
            </w:r>
          </w:p>
        </w:tc>
        <w:tc>
          <w:tcPr>
            <w:tcW w:w="300" w:type="pct"/>
          </w:tcPr>
          <w:p w14:paraId="02BE7337" w14:textId="77777777" w:rsidR="004E1C81" w:rsidRPr="007036CE" w:rsidRDefault="004E1C81" w:rsidP="007C1AAA">
            <w:pPr>
              <w:ind w:firstLine="30"/>
              <w:rPr>
                <w:sz w:val="22"/>
                <w:szCs w:val="22"/>
              </w:rPr>
            </w:pPr>
            <w:r w:rsidRPr="007036CE">
              <w:rPr>
                <w:sz w:val="22"/>
                <w:szCs w:val="22"/>
              </w:rPr>
              <w:t>Да</w:t>
            </w:r>
          </w:p>
        </w:tc>
        <w:tc>
          <w:tcPr>
            <w:tcW w:w="308" w:type="pct"/>
          </w:tcPr>
          <w:p w14:paraId="5F56AB6B" w14:textId="77777777" w:rsidR="004E1C81" w:rsidRPr="007036CE" w:rsidRDefault="004E1C81" w:rsidP="007C1AAA">
            <w:pPr>
              <w:pStyle w:val="GOSTTablenorm"/>
              <w:rPr>
                <w:szCs w:val="22"/>
              </w:rPr>
            </w:pPr>
            <w:r w:rsidRPr="007036CE">
              <w:rPr>
                <w:szCs w:val="22"/>
              </w:rPr>
              <w:t>=1</w:t>
            </w:r>
          </w:p>
        </w:tc>
        <w:tc>
          <w:tcPr>
            <w:tcW w:w="2039" w:type="pct"/>
          </w:tcPr>
          <w:p w14:paraId="1AFB08AF" w14:textId="77777777" w:rsidR="004E1C81" w:rsidRPr="007036CE" w:rsidRDefault="004E1C81">
            <w:pPr>
              <w:pStyle w:val="GOSTTablenorm"/>
            </w:pPr>
            <w:r w:rsidRPr="007036CE">
              <w:t>Указывается уровень конфиденциальности документа.</w:t>
            </w:r>
          </w:p>
          <w:p w14:paraId="2B88DFC4" w14:textId="77777777" w:rsidR="004E1C81" w:rsidRPr="007036CE" w:rsidRDefault="004E1C81">
            <w:pPr>
              <w:pStyle w:val="GOSTTablenorm"/>
            </w:pPr>
            <w:r w:rsidRPr="007036CE">
              <w:t>Возможные значения:</w:t>
            </w:r>
          </w:p>
          <w:p w14:paraId="3CFD32E7" w14:textId="5F1F7C89" w:rsidR="004E1C81" w:rsidRPr="007036CE" w:rsidRDefault="004E1C81" w:rsidP="000027F9">
            <w:pPr>
              <w:pStyle w:val="GOSTTableListMark1"/>
            </w:pPr>
            <w:r w:rsidRPr="007036CE">
              <w:t xml:space="preserve">«0» </w:t>
            </w:r>
            <w:r w:rsidR="00BE14C0" w:rsidRPr="007036CE">
              <w:t>–</w:t>
            </w:r>
            <w:r w:rsidRPr="007036CE">
              <w:t xml:space="preserve"> Несекретно;</w:t>
            </w:r>
          </w:p>
          <w:p w14:paraId="58969372" w14:textId="6180B6B5" w:rsidR="004E1C81" w:rsidRPr="007036CE" w:rsidRDefault="004E1C81" w:rsidP="000027F9">
            <w:pPr>
              <w:pStyle w:val="GOSTTableListMark1"/>
            </w:pPr>
            <w:r w:rsidRPr="007036CE">
              <w:t>«</w:t>
            </w:r>
            <w:r w:rsidR="005B506B" w:rsidRPr="007036CE">
              <w:t xml:space="preserve">1» </w:t>
            </w:r>
            <w:r w:rsidR="00BE14C0" w:rsidRPr="007036CE">
              <w:t>–</w:t>
            </w:r>
            <w:r w:rsidR="005B506B" w:rsidRPr="007036CE">
              <w:t xml:space="preserve"> Для служебного пользования</w:t>
            </w:r>
          </w:p>
        </w:tc>
      </w:tr>
      <w:tr w:rsidR="004E1C81" w:rsidRPr="007036CE" w14:paraId="4A64BC0D" w14:textId="77777777" w:rsidTr="00A759FD">
        <w:tc>
          <w:tcPr>
            <w:tcW w:w="1100" w:type="pct"/>
          </w:tcPr>
          <w:p w14:paraId="4CBAC714" w14:textId="77777777" w:rsidR="004E1C81" w:rsidRPr="007036CE" w:rsidRDefault="004E1C81">
            <w:pPr>
              <w:pStyle w:val="GOSTTablenorm"/>
            </w:pPr>
            <w:r w:rsidRPr="007036CE">
              <w:t>Код бюджета</w:t>
            </w:r>
          </w:p>
        </w:tc>
        <w:tc>
          <w:tcPr>
            <w:tcW w:w="734" w:type="pct"/>
          </w:tcPr>
          <w:p w14:paraId="34741DA9" w14:textId="77777777" w:rsidR="004E1C81" w:rsidRPr="007036CE" w:rsidRDefault="004E1C81">
            <w:pPr>
              <w:pStyle w:val="GOSTTablenorm"/>
            </w:pPr>
            <w:r w:rsidRPr="007036CE">
              <w:rPr>
                <w:szCs w:val="24"/>
              </w:rPr>
              <w:t>BUDGET_CODE</w:t>
            </w:r>
          </w:p>
        </w:tc>
        <w:tc>
          <w:tcPr>
            <w:tcW w:w="519" w:type="pct"/>
          </w:tcPr>
          <w:p w14:paraId="65A2BC9A" w14:textId="77777777" w:rsidR="004E1C81" w:rsidRPr="007036CE" w:rsidRDefault="004E1C81" w:rsidP="000027F9">
            <w:pPr>
              <w:pStyle w:val="GOSTTablenorm"/>
            </w:pPr>
            <w:r w:rsidRPr="007036CE">
              <w:t>Строка</w:t>
            </w:r>
          </w:p>
        </w:tc>
        <w:tc>
          <w:tcPr>
            <w:tcW w:w="300" w:type="pct"/>
          </w:tcPr>
          <w:p w14:paraId="2F2A427A" w14:textId="77777777" w:rsidR="004E1C81" w:rsidRPr="007036CE" w:rsidRDefault="004E1C81" w:rsidP="000027F9">
            <w:pPr>
              <w:pStyle w:val="GOSTTablenorm"/>
            </w:pPr>
            <w:r w:rsidRPr="007036CE">
              <w:t>Да</w:t>
            </w:r>
          </w:p>
        </w:tc>
        <w:tc>
          <w:tcPr>
            <w:tcW w:w="308" w:type="pct"/>
          </w:tcPr>
          <w:p w14:paraId="034516B2" w14:textId="77777777" w:rsidR="004E1C81" w:rsidRPr="007036CE" w:rsidRDefault="004E1C81">
            <w:pPr>
              <w:pStyle w:val="GOSTTablenorm"/>
            </w:pPr>
            <w:r w:rsidRPr="007036CE">
              <w:t>=8</w:t>
            </w:r>
          </w:p>
        </w:tc>
        <w:tc>
          <w:tcPr>
            <w:tcW w:w="2039" w:type="pct"/>
          </w:tcPr>
          <w:p w14:paraId="0C844C03" w14:textId="77777777" w:rsidR="004E1C81" w:rsidRPr="007036CE" w:rsidRDefault="004E1C81" w:rsidP="000027F9">
            <w:pPr>
              <w:pStyle w:val="GOSTTablenorm"/>
            </w:pPr>
            <w:r w:rsidRPr="007036CE">
              <w:t>Указывается код бюджета в соответствии со справочником «Бюджеты»</w:t>
            </w:r>
          </w:p>
        </w:tc>
      </w:tr>
      <w:tr w:rsidR="004E1C81" w:rsidRPr="007036CE" w14:paraId="5AC49C4C" w14:textId="77777777" w:rsidTr="00A759FD">
        <w:tc>
          <w:tcPr>
            <w:tcW w:w="1100" w:type="pct"/>
          </w:tcPr>
          <w:p w14:paraId="158F0898" w14:textId="77777777" w:rsidR="004E1C81" w:rsidRPr="007036CE" w:rsidRDefault="004E1C81">
            <w:pPr>
              <w:pStyle w:val="GOSTTablenorm"/>
            </w:pPr>
            <w:r w:rsidRPr="007036CE">
              <w:t>Дата ввода в действие</w:t>
            </w:r>
          </w:p>
        </w:tc>
        <w:tc>
          <w:tcPr>
            <w:tcW w:w="734" w:type="pct"/>
          </w:tcPr>
          <w:p w14:paraId="2B497D85" w14:textId="77777777" w:rsidR="004E1C81" w:rsidRPr="007036CE" w:rsidRDefault="004E1C81">
            <w:pPr>
              <w:pStyle w:val="GOSTTablenorm"/>
              <w:rPr>
                <w:szCs w:val="24"/>
              </w:rPr>
            </w:pPr>
            <w:r w:rsidRPr="007036CE">
              <w:rPr>
                <w:szCs w:val="24"/>
              </w:rPr>
              <w:t>EVENT_DATE</w:t>
            </w:r>
          </w:p>
        </w:tc>
        <w:tc>
          <w:tcPr>
            <w:tcW w:w="519" w:type="pct"/>
          </w:tcPr>
          <w:p w14:paraId="3D612A0A" w14:textId="77777777" w:rsidR="004E1C81" w:rsidRPr="007036CE" w:rsidRDefault="004E1C81" w:rsidP="000027F9">
            <w:pPr>
              <w:pStyle w:val="GOSTTablenorm"/>
            </w:pPr>
            <w:r w:rsidRPr="007036CE">
              <w:t>Дата</w:t>
            </w:r>
          </w:p>
        </w:tc>
        <w:tc>
          <w:tcPr>
            <w:tcW w:w="300" w:type="pct"/>
          </w:tcPr>
          <w:p w14:paraId="5396897D" w14:textId="77777777" w:rsidR="004E1C81" w:rsidRPr="007036CE" w:rsidRDefault="004E1C81" w:rsidP="000027F9">
            <w:pPr>
              <w:pStyle w:val="GOSTTablenorm"/>
            </w:pPr>
            <w:r w:rsidRPr="007036CE">
              <w:t>Да</w:t>
            </w:r>
          </w:p>
        </w:tc>
        <w:tc>
          <w:tcPr>
            <w:tcW w:w="308" w:type="pct"/>
          </w:tcPr>
          <w:p w14:paraId="512561AB" w14:textId="77777777" w:rsidR="004E1C81" w:rsidRPr="007036CE" w:rsidRDefault="004E1C81">
            <w:pPr>
              <w:pStyle w:val="GOSTTablenorm"/>
            </w:pPr>
          </w:p>
        </w:tc>
        <w:tc>
          <w:tcPr>
            <w:tcW w:w="2039" w:type="pct"/>
          </w:tcPr>
          <w:p w14:paraId="2220AE1F" w14:textId="3606B958" w:rsidR="004E1C81" w:rsidRPr="007036CE" w:rsidRDefault="004E1C81" w:rsidP="00136E99">
            <w:pPr>
              <w:pStyle w:val="GOSTTablenorm"/>
            </w:pPr>
            <w:r w:rsidRPr="007036CE">
              <w:t>Указывается дата</w:t>
            </w:r>
            <w:r w:rsidR="005B506B" w:rsidRPr="007036CE">
              <w:t xml:space="preserve"> </w:t>
            </w:r>
            <w:del w:id="5452" w:author="EXP-320404" w:date="2025-09-15T18:53:00Z">
              <w:r w:rsidR="005B506B" w:rsidRPr="007036CE" w:rsidDel="00136E99">
                <w:delText xml:space="preserve">документа </w:delText>
              </w:r>
            </w:del>
            <w:ins w:id="5453" w:author="EXP-320404" w:date="2025-09-15T18:53:00Z">
              <w:r w:rsidR="00136E99" w:rsidRPr="007036CE">
                <w:t xml:space="preserve">ввода в действие </w:t>
              </w:r>
            </w:ins>
            <w:r w:rsidR="005B506B" w:rsidRPr="007036CE">
              <w:t>в формате YYYY-MM-DD</w:t>
            </w:r>
          </w:p>
        </w:tc>
      </w:tr>
      <w:tr w:rsidR="004E1C81" w:rsidRPr="007036CE" w14:paraId="2D23F15D" w14:textId="77777777" w:rsidTr="00A759FD">
        <w:tc>
          <w:tcPr>
            <w:tcW w:w="1100" w:type="pct"/>
          </w:tcPr>
          <w:p w14:paraId="43AD02ED" w14:textId="77777777" w:rsidR="004E1C81" w:rsidRPr="007036CE" w:rsidRDefault="004E1C81">
            <w:pPr>
              <w:pStyle w:val="GOSTTablenorm"/>
            </w:pPr>
            <w:r w:rsidRPr="007036CE">
              <w:t>Номер Лицевого счета</w:t>
            </w:r>
          </w:p>
        </w:tc>
        <w:tc>
          <w:tcPr>
            <w:tcW w:w="734" w:type="pct"/>
          </w:tcPr>
          <w:p w14:paraId="5F56067A" w14:textId="77777777" w:rsidR="004E1C81" w:rsidRPr="007036CE" w:rsidRDefault="004E1C81">
            <w:pPr>
              <w:pStyle w:val="GOSTTablenorm"/>
              <w:rPr>
                <w:szCs w:val="24"/>
              </w:rPr>
            </w:pPr>
            <w:r w:rsidRPr="007036CE">
              <w:rPr>
                <w:szCs w:val="24"/>
                <w:lang w:val="en-US"/>
              </w:rPr>
              <w:t>PA</w:t>
            </w:r>
          </w:p>
        </w:tc>
        <w:tc>
          <w:tcPr>
            <w:tcW w:w="519" w:type="pct"/>
          </w:tcPr>
          <w:p w14:paraId="024361FF" w14:textId="77777777" w:rsidR="004E1C81" w:rsidRPr="007036CE" w:rsidRDefault="004E1C81" w:rsidP="000027F9">
            <w:pPr>
              <w:pStyle w:val="GOSTTablenorm"/>
            </w:pPr>
            <w:r w:rsidRPr="007036CE">
              <w:t>Строка</w:t>
            </w:r>
          </w:p>
        </w:tc>
        <w:tc>
          <w:tcPr>
            <w:tcW w:w="300" w:type="pct"/>
          </w:tcPr>
          <w:p w14:paraId="6E1327C9" w14:textId="77777777" w:rsidR="004E1C81" w:rsidRPr="007036CE" w:rsidRDefault="004E1C81" w:rsidP="000027F9">
            <w:pPr>
              <w:pStyle w:val="GOSTTablenorm"/>
            </w:pPr>
            <w:r w:rsidRPr="007036CE">
              <w:t>Да</w:t>
            </w:r>
          </w:p>
        </w:tc>
        <w:tc>
          <w:tcPr>
            <w:tcW w:w="308" w:type="pct"/>
          </w:tcPr>
          <w:p w14:paraId="6FEA340B" w14:textId="77777777" w:rsidR="004E1C81" w:rsidRPr="007036CE" w:rsidRDefault="004E1C81">
            <w:pPr>
              <w:pStyle w:val="GOSTTablenorm"/>
            </w:pPr>
            <w:r w:rsidRPr="007036CE">
              <w:t>=11</w:t>
            </w:r>
          </w:p>
        </w:tc>
        <w:tc>
          <w:tcPr>
            <w:tcW w:w="2039" w:type="pct"/>
          </w:tcPr>
          <w:p w14:paraId="06DB7BAB" w14:textId="77777777" w:rsidR="004E1C81" w:rsidRPr="007036CE" w:rsidRDefault="004E1C81" w:rsidP="000027F9">
            <w:pPr>
              <w:pStyle w:val="GOSTTablenorm"/>
            </w:pPr>
            <w:r w:rsidRPr="007036CE">
              <w:t>Указывается номер лицевого счета ГРБС/ПБС</w:t>
            </w:r>
          </w:p>
        </w:tc>
      </w:tr>
      <w:tr w:rsidR="004E1C81" w:rsidRPr="007036CE" w14:paraId="29AA2611" w14:textId="77777777" w:rsidTr="00A759FD">
        <w:tc>
          <w:tcPr>
            <w:tcW w:w="1100" w:type="pct"/>
          </w:tcPr>
          <w:p w14:paraId="56EF56FF" w14:textId="77777777" w:rsidR="004E1C81" w:rsidRPr="007036CE" w:rsidRDefault="004E1C81">
            <w:pPr>
              <w:pStyle w:val="GOSTTablenorm"/>
            </w:pPr>
            <w:r w:rsidRPr="007036CE">
              <w:t>Контур</w:t>
            </w:r>
          </w:p>
        </w:tc>
        <w:tc>
          <w:tcPr>
            <w:tcW w:w="734" w:type="pct"/>
          </w:tcPr>
          <w:p w14:paraId="36E96927" w14:textId="77777777" w:rsidR="004E1C81" w:rsidRPr="007036CE" w:rsidRDefault="004E1C81">
            <w:pPr>
              <w:pStyle w:val="GOSTTablenorm"/>
              <w:rPr>
                <w:szCs w:val="24"/>
              </w:rPr>
            </w:pPr>
            <w:r w:rsidRPr="007036CE">
              <w:rPr>
                <w:lang w:val="en-US"/>
              </w:rPr>
              <w:t>CONTUR</w:t>
            </w:r>
          </w:p>
        </w:tc>
        <w:tc>
          <w:tcPr>
            <w:tcW w:w="519" w:type="pct"/>
          </w:tcPr>
          <w:p w14:paraId="3373C1F4" w14:textId="77777777" w:rsidR="004E1C81" w:rsidRPr="007036CE" w:rsidRDefault="00BB4D13" w:rsidP="000027F9">
            <w:pPr>
              <w:pStyle w:val="GOSTTablenorm"/>
            </w:pPr>
            <w:ins w:id="5454" w:author="Сатлер Марина Викторовна" w:date="2024-02-28T19:02:00Z">
              <w:r w:rsidRPr="007036CE">
                <w:t>Строка</w:t>
              </w:r>
            </w:ins>
          </w:p>
        </w:tc>
        <w:tc>
          <w:tcPr>
            <w:tcW w:w="300" w:type="pct"/>
          </w:tcPr>
          <w:p w14:paraId="7AE47DBC" w14:textId="77777777" w:rsidR="004E1C81" w:rsidRPr="007036CE" w:rsidRDefault="004E1C81" w:rsidP="000027F9">
            <w:pPr>
              <w:pStyle w:val="GOSTTablenorm"/>
            </w:pPr>
            <w:r w:rsidRPr="007036CE">
              <w:t>Да</w:t>
            </w:r>
          </w:p>
        </w:tc>
        <w:tc>
          <w:tcPr>
            <w:tcW w:w="308" w:type="pct"/>
          </w:tcPr>
          <w:p w14:paraId="2AB89C2B" w14:textId="77777777" w:rsidR="004E1C81" w:rsidRPr="007036CE" w:rsidRDefault="004E1C81">
            <w:pPr>
              <w:pStyle w:val="GOSTTablenorm"/>
            </w:pPr>
            <w:r w:rsidRPr="007036CE">
              <w:t>=1</w:t>
            </w:r>
          </w:p>
        </w:tc>
        <w:tc>
          <w:tcPr>
            <w:tcW w:w="2039" w:type="pct"/>
          </w:tcPr>
          <w:p w14:paraId="074BF5AA" w14:textId="77777777" w:rsidR="004E1C81" w:rsidRPr="007036CE" w:rsidRDefault="004E1C81" w:rsidP="000027F9">
            <w:pPr>
              <w:pStyle w:val="GOSTTablenorm"/>
            </w:pPr>
            <w:r w:rsidRPr="007036CE">
              <w:t>Указывается код контура, в котором проводится операция.</w:t>
            </w:r>
          </w:p>
          <w:p w14:paraId="081C3EA6" w14:textId="77777777" w:rsidR="004E1C81" w:rsidRPr="007036CE" w:rsidRDefault="004E1C81" w:rsidP="000027F9">
            <w:pPr>
              <w:pStyle w:val="GOSTTablenorm"/>
            </w:pPr>
            <w:r w:rsidRPr="007036CE">
              <w:t>Возможные значения:</w:t>
            </w:r>
          </w:p>
          <w:p w14:paraId="3E9C0926" w14:textId="77777777" w:rsidR="004E1C81" w:rsidRPr="007036CE" w:rsidRDefault="004E1C81" w:rsidP="000027F9">
            <w:pPr>
              <w:pStyle w:val="GOSTTableListMark1"/>
            </w:pPr>
            <w:r w:rsidRPr="007036CE">
              <w:t>«</w:t>
            </w:r>
            <w:ins w:id="5455" w:author="Сатлер Марина Викторовна" w:date="2024-02-28T18:39:00Z">
              <w:r w:rsidR="00666E41" w:rsidRPr="007036CE">
                <w:rPr>
                  <w:lang w:val="en-US"/>
                </w:rPr>
                <w:t>O</w:t>
              </w:r>
            </w:ins>
            <w:r w:rsidRPr="007036CE">
              <w:t>» – открытый;</w:t>
            </w:r>
          </w:p>
          <w:p w14:paraId="0317BC0B" w14:textId="77777777" w:rsidR="004E1C81" w:rsidRPr="007036CE" w:rsidRDefault="004E1C81" w:rsidP="000027F9">
            <w:pPr>
              <w:pStyle w:val="GOSTTableListMark1"/>
            </w:pPr>
            <w:r w:rsidRPr="007036CE">
              <w:t>«S» – защищенный;</w:t>
            </w:r>
          </w:p>
          <w:p w14:paraId="40959F2E" w14:textId="77777777" w:rsidR="004E1C81" w:rsidRPr="007036CE" w:rsidRDefault="005B506B" w:rsidP="000027F9">
            <w:pPr>
              <w:pStyle w:val="GOSTTableListMark1"/>
            </w:pPr>
            <w:r w:rsidRPr="007036CE">
              <w:t>«1» – открытый;</w:t>
            </w:r>
          </w:p>
          <w:p w14:paraId="47086F7F" w14:textId="77777777" w:rsidR="004E1C81" w:rsidRPr="007036CE" w:rsidRDefault="005B506B" w:rsidP="000027F9">
            <w:pPr>
              <w:pStyle w:val="GOSTTableListMark1"/>
              <w:rPr>
                <w:szCs w:val="22"/>
              </w:rPr>
            </w:pPr>
            <w:r w:rsidRPr="007036CE">
              <w:t>«2» – защищенный</w:t>
            </w:r>
          </w:p>
        </w:tc>
      </w:tr>
      <w:tr w:rsidR="004E1C81" w:rsidRPr="007036CE" w14:paraId="62DEC2E2" w14:textId="77777777" w:rsidTr="00A759FD">
        <w:tc>
          <w:tcPr>
            <w:tcW w:w="1100" w:type="pct"/>
          </w:tcPr>
          <w:p w14:paraId="7F832639" w14:textId="77777777" w:rsidR="004E1C81" w:rsidRPr="007036CE" w:rsidRDefault="004E1C81">
            <w:pPr>
              <w:pStyle w:val="GOSTTablenorm"/>
              <w:rPr>
                <w:b/>
              </w:rPr>
            </w:pPr>
            <w:r w:rsidRPr="007036CE">
              <w:rPr>
                <w:b/>
              </w:rPr>
              <w:t>Строки документа по разделу «ЛБО»</w:t>
            </w:r>
          </w:p>
        </w:tc>
        <w:tc>
          <w:tcPr>
            <w:tcW w:w="734" w:type="pct"/>
          </w:tcPr>
          <w:p w14:paraId="655E66EB" w14:textId="77777777" w:rsidR="004E1C81" w:rsidRPr="007036CE" w:rsidRDefault="004E1C81">
            <w:pPr>
              <w:pStyle w:val="GOSTTablenorm"/>
              <w:rPr>
                <w:b/>
                <w:szCs w:val="24"/>
                <w:lang w:val="en-US"/>
              </w:rPr>
            </w:pPr>
            <w:r w:rsidRPr="007036CE">
              <w:rPr>
                <w:b/>
                <w:szCs w:val="24"/>
                <w:lang w:val="en-US"/>
              </w:rPr>
              <w:t>SECTION_1</w:t>
            </w:r>
          </w:p>
        </w:tc>
        <w:tc>
          <w:tcPr>
            <w:tcW w:w="519" w:type="pct"/>
          </w:tcPr>
          <w:p w14:paraId="719F3C48" w14:textId="77777777" w:rsidR="004E1C81" w:rsidRPr="007036CE" w:rsidRDefault="004E1C81" w:rsidP="000027F9">
            <w:pPr>
              <w:pStyle w:val="GOSTTablenorm"/>
            </w:pPr>
            <w:r w:rsidRPr="007036CE">
              <w:t>Массив</w:t>
            </w:r>
          </w:p>
        </w:tc>
        <w:tc>
          <w:tcPr>
            <w:tcW w:w="300" w:type="pct"/>
          </w:tcPr>
          <w:p w14:paraId="04D87A1D" w14:textId="77777777" w:rsidR="004E1C81" w:rsidRPr="007036CE" w:rsidRDefault="004E1C81" w:rsidP="000027F9">
            <w:pPr>
              <w:pStyle w:val="GOSTTablenorm"/>
            </w:pPr>
            <w:r w:rsidRPr="007036CE">
              <w:t>Нет</w:t>
            </w:r>
          </w:p>
        </w:tc>
        <w:tc>
          <w:tcPr>
            <w:tcW w:w="308" w:type="pct"/>
          </w:tcPr>
          <w:p w14:paraId="7FD169FF" w14:textId="77777777" w:rsidR="004E1C81" w:rsidRPr="007036CE" w:rsidRDefault="004E1C81">
            <w:pPr>
              <w:pStyle w:val="GOSTTablenorm"/>
            </w:pPr>
            <w:r w:rsidRPr="007036CE">
              <w:t>-</w:t>
            </w:r>
          </w:p>
        </w:tc>
        <w:tc>
          <w:tcPr>
            <w:tcW w:w="2039" w:type="pct"/>
          </w:tcPr>
          <w:p w14:paraId="1FDC5612" w14:textId="77777777" w:rsidR="004E1C81" w:rsidRPr="007036CE" w:rsidRDefault="004E1C81" w:rsidP="000027F9">
            <w:pPr>
              <w:pStyle w:val="GOSTTablenorm"/>
            </w:pPr>
            <w:r w:rsidRPr="007036CE">
              <w:t>-</w:t>
            </w:r>
          </w:p>
        </w:tc>
      </w:tr>
      <w:tr w:rsidR="004E1C81" w:rsidRPr="007036CE" w14:paraId="1E10E9CC" w14:textId="77777777" w:rsidTr="00A759FD">
        <w:tc>
          <w:tcPr>
            <w:tcW w:w="1100" w:type="pct"/>
          </w:tcPr>
          <w:p w14:paraId="16E749D8" w14:textId="77777777" w:rsidR="004E1C81" w:rsidRPr="007036CE" w:rsidRDefault="004E1C81">
            <w:pPr>
              <w:pStyle w:val="GOSTTablenorm"/>
            </w:pPr>
            <w:r w:rsidRPr="007036CE">
              <w:t>Идентификатор строки</w:t>
            </w:r>
          </w:p>
        </w:tc>
        <w:tc>
          <w:tcPr>
            <w:tcW w:w="734" w:type="pct"/>
          </w:tcPr>
          <w:p w14:paraId="4208B2F8" w14:textId="77777777" w:rsidR="004E1C81" w:rsidRPr="007036CE" w:rsidRDefault="005B506B" w:rsidP="006C14D9">
            <w:pPr>
              <w:pStyle w:val="GOSTTablenorm"/>
              <w:rPr>
                <w:szCs w:val="24"/>
                <w:lang w:val="en-US"/>
              </w:rPr>
            </w:pPr>
            <w:r w:rsidRPr="007036CE">
              <w:rPr>
                <w:b/>
                <w:szCs w:val="24"/>
                <w:lang w:val="en-US"/>
              </w:rPr>
              <w:t>SECTION_1</w:t>
            </w:r>
            <w:r w:rsidRPr="007036CE">
              <w:rPr>
                <w:b/>
                <w:szCs w:val="24"/>
              </w:rPr>
              <w:t>:</w:t>
            </w:r>
            <w:ins w:id="5456" w:author="Сатлер Марина Викторовна" w:date="2024-06-11T14:26:00Z">
              <w:r w:rsidR="006C14D9" w:rsidRPr="007036CE">
                <w:rPr>
                  <w:szCs w:val="24"/>
                  <w:lang w:val="en-US"/>
                </w:rPr>
                <w:t>id</w:t>
              </w:r>
            </w:ins>
            <w:del w:id="5457" w:author="Сатлер Марина Викторовна" w:date="2024-06-11T14:26:00Z">
              <w:r w:rsidR="004E1C81" w:rsidRPr="007036CE" w:rsidDel="006C14D9">
                <w:rPr>
                  <w:szCs w:val="24"/>
                  <w:lang w:val="en-US"/>
                </w:rPr>
                <w:delText>ID</w:delText>
              </w:r>
            </w:del>
          </w:p>
        </w:tc>
        <w:tc>
          <w:tcPr>
            <w:tcW w:w="519" w:type="pct"/>
          </w:tcPr>
          <w:p w14:paraId="62C6A337" w14:textId="77777777" w:rsidR="004E1C81" w:rsidRPr="007036CE" w:rsidRDefault="004E1C81" w:rsidP="000027F9">
            <w:pPr>
              <w:pStyle w:val="GOSTTablenorm"/>
              <w:rPr>
                <w:lang w:val="en-US"/>
              </w:rPr>
            </w:pPr>
            <w:r w:rsidRPr="007036CE">
              <w:t>Число</w:t>
            </w:r>
          </w:p>
        </w:tc>
        <w:tc>
          <w:tcPr>
            <w:tcW w:w="300" w:type="pct"/>
          </w:tcPr>
          <w:p w14:paraId="79706DFD" w14:textId="77777777" w:rsidR="004E1C81" w:rsidRPr="007036CE" w:rsidRDefault="004E1C81" w:rsidP="000027F9">
            <w:pPr>
              <w:pStyle w:val="GOSTTablenorm"/>
              <w:rPr>
                <w:lang w:val="en-US"/>
              </w:rPr>
            </w:pPr>
            <w:r w:rsidRPr="007036CE">
              <w:t>Да</w:t>
            </w:r>
          </w:p>
        </w:tc>
        <w:tc>
          <w:tcPr>
            <w:tcW w:w="308" w:type="pct"/>
          </w:tcPr>
          <w:p w14:paraId="69386A29" w14:textId="77777777" w:rsidR="004E1C81" w:rsidRPr="007036CE" w:rsidRDefault="004E1C81">
            <w:pPr>
              <w:pStyle w:val="GOSTTablenorm"/>
            </w:pPr>
            <w:r w:rsidRPr="007036CE">
              <w:t>&lt;=20</w:t>
            </w:r>
          </w:p>
        </w:tc>
        <w:tc>
          <w:tcPr>
            <w:tcW w:w="2039" w:type="pct"/>
          </w:tcPr>
          <w:p w14:paraId="344D8C6C" w14:textId="77777777" w:rsidR="004E1C81" w:rsidRPr="007036CE" w:rsidRDefault="004E1C81" w:rsidP="000027F9">
            <w:pPr>
              <w:pStyle w:val="GOSTTablenorm"/>
            </w:pPr>
            <w:r w:rsidRPr="007036CE">
              <w:t>Указывается технический идентификатор строки</w:t>
            </w:r>
          </w:p>
        </w:tc>
      </w:tr>
      <w:tr w:rsidR="004E1C81" w:rsidRPr="007036CE" w14:paraId="155F631F" w14:textId="77777777" w:rsidTr="00A759FD">
        <w:tc>
          <w:tcPr>
            <w:tcW w:w="1100" w:type="pct"/>
          </w:tcPr>
          <w:p w14:paraId="09E5F36E" w14:textId="77777777" w:rsidR="004E1C81" w:rsidRPr="007036CE" w:rsidRDefault="004E1C81">
            <w:pPr>
              <w:pStyle w:val="GOSTTablenorm"/>
            </w:pPr>
            <w:r w:rsidRPr="007036CE">
              <w:t>Номер строки</w:t>
            </w:r>
          </w:p>
        </w:tc>
        <w:tc>
          <w:tcPr>
            <w:tcW w:w="734" w:type="pct"/>
          </w:tcPr>
          <w:p w14:paraId="55B87EE7" w14:textId="77777777" w:rsidR="004E1C81" w:rsidRPr="007036CE" w:rsidRDefault="005B506B">
            <w:pPr>
              <w:pStyle w:val="GOSTTablenorm"/>
              <w:rPr>
                <w:szCs w:val="24"/>
                <w:lang w:val="en-US"/>
              </w:rPr>
            </w:pPr>
            <w:r w:rsidRPr="007036CE">
              <w:rPr>
                <w:b/>
                <w:szCs w:val="24"/>
                <w:lang w:val="en-US"/>
              </w:rPr>
              <w:t>SECTION_1</w:t>
            </w:r>
            <w:r w:rsidRPr="007036CE">
              <w:rPr>
                <w:b/>
                <w:szCs w:val="24"/>
              </w:rPr>
              <w:t>:</w:t>
            </w:r>
            <w:r w:rsidR="004E1C81" w:rsidRPr="007036CE">
              <w:rPr>
                <w:szCs w:val="24"/>
                <w:lang w:val="en-US"/>
              </w:rPr>
              <w:t>NUMBROW</w:t>
            </w:r>
          </w:p>
        </w:tc>
        <w:tc>
          <w:tcPr>
            <w:tcW w:w="519" w:type="pct"/>
          </w:tcPr>
          <w:p w14:paraId="21E949BF" w14:textId="77777777" w:rsidR="004E1C81" w:rsidRPr="007036CE" w:rsidRDefault="004E1C81" w:rsidP="000027F9">
            <w:pPr>
              <w:pStyle w:val="GOSTTablenorm"/>
            </w:pPr>
            <w:r w:rsidRPr="007036CE">
              <w:t>Строка</w:t>
            </w:r>
          </w:p>
        </w:tc>
        <w:tc>
          <w:tcPr>
            <w:tcW w:w="300" w:type="pct"/>
          </w:tcPr>
          <w:p w14:paraId="0DBEF876" w14:textId="77777777" w:rsidR="004E1C81" w:rsidRPr="007036CE" w:rsidRDefault="004E1C81" w:rsidP="000027F9">
            <w:pPr>
              <w:pStyle w:val="GOSTTablenorm"/>
            </w:pPr>
            <w:r w:rsidRPr="007036CE">
              <w:t>Да</w:t>
            </w:r>
          </w:p>
        </w:tc>
        <w:tc>
          <w:tcPr>
            <w:tcW w:w="308" w:type="pct"/>
          </w:tcPr>
          <w:p w14:paraId="724E72B3" w14:textId="77777777" w:rsidR="004E1C81" w:rsidRPr="007036CE" w:rsidRDefault="004E1C81">
            <w:pPr>
              <w:pStyle w:val="GOSTTablenorm"/>
            </w:pPr>
            <w:r w:rsidRPr="007036CE">
              <w:rPr>
                <w:lang w:val="en-US"/>
              </w:rPr>
              <w:t>&lt;=20</w:t>
            </w:r>
          </w:p>
        </w:tc>
        <w:tc>
          <w:tcPr>
            <w:tcW w:w="2039" w:type="pct"/>
          </w:tcPr>
          <w:p w14:paraId="469320D5" w14:textId="77777777" w:rsidR="004E1C81" w:rsidRPr="007036CE" w:rsidRDefault="004E1C81" w:rsidP="000027F9">
            <w:pPr>
              <w:pStyle w:val="GOSTTablenorm"/>
            </w:pPr>
            <w:r w:rsidRPr="007036CE">
              <w:t>Указывается порядковый номер строки по разделу «ЛБО»</w:t>
            </w:r>
          </w:p>
        </w:tc>
      </w:tr>
      <w:tr w:rsidR="004E1C81" w:rsidRPr="007036CE" w14:paraId="578F430B" w14:textId="77777777" w:rsidTr="00A759FD">
        <w:tc>
          <w:tcPr>
            <w:tcW w:w="1100" w:type="pct"/>
          </w:tcPr>
          <w:p w14:paraId="076A6AA4" w14:textId="77777777" w:rsidR="004E1C81" w:rsidRPr="007036CE" w:rsidRDefault="004E1C81">
            <w:pPr>
              <w:pStyle w:val="GOSTTablenorm"/>
            </w:pPr>
            <w:r w:rsidRPr="007036CE">
              <w:t>КБК</w:t>
            </w:r>
          </w:p>
        </w:tc>
        <w:tc>
          <w:tcPr>
            <w:tcW w:w="734" w:type="pct"/>
          </w:tcPr>
          <w:p w14:paraId="1889C8E8" w14:textId="77777777" w:rsidR="004E1C81" w:rsidRPr="007036CE" w:rsidRDefault="005B506B">
            <w:pPr>
              <w:pStyle w:val="GOSTTablenorm"/>
              <w:rPr>
                <w:szCs w:val="24"/>
                <w:lang w:val="en-US"/>
              </w:rPr>
            </w:pPr>
            <w:r w:rsidRPr="007036CE">
              <w:rPr>
                <w:b/>
                <w:szCs w:val="24"/>
                <w:lang w:val="en-US"/>
              </w:rPr>
              <w:t>SECTION_1</w:t>
            </w:r>
            <w:r w:rsidRPr="007036CE">
              <w:rPr>
                <w:b/>
                <w:szCs w:val="24"/>
              </w:rPr>
              <w:t>:</w:t>
            </w:r>
            <w:r w:rsidR="004E1C81" w:rsidRPr="007036CE">
              <w:rPr>
                <w:szCs w:val="24"/>
                <w:lang w:val="en-US"/>
              </w:rPr>
              <w:t>KBK</w:t>
            </w:r>
          </w:p>
        </w:tc>
        <w:tc>
          <w:tcPr>
            <w:tcW w:w="519" w:type="pct"/>
          </w:tcPr>
          <w:p w14:paraId="78ED3003" w14:textId="77777777" w:rsidR="004E1C81" w:rsidRPr="007036CE" w:rsidRDefault="004E1C81" w:rsidP="000027F9">
            <w:pPr>
              <w:pStyle w:val="GOSTTablenorm"/>
            </w:pPr>
            <w:r w:rsidRPr="007036CE">
              <w:t>Строка</w:t>
            </w:r>
          </w:p>
        </w:tc>
        <w:tc>
          <w:tcPr>
            <w:tcW w:w="300" w:type="pct"/>
          </w:tcPr>
          <w:p w14:paraId="3E57EB16" w14:textId="77777777" w:rsidR="004E1C81" w:rsidRPr="007036CE" w:rsidRDefault="004E1C81" w:rsidP="000027F9">
            <w:pPr>
              <w:pStyle w:val="GOSTTablenorm"/>
            </w:pPr>
            <w:r w:rsidRPr="007036CE">
              <w:t>Да</w:t>
            </w:r>
          </w:p>
        </w:tc>
        <w:tc>
          <w:tcPr>
            <w:tcW w:w="308" w:type="pct"/>
          </w:tcPr>
          <w:p w14:paraId="4DE2788B" w14:textId="77777777" w:rsidR="004E1C81" w:rsidRPr="007036CE" w:rsidRDefault="004E1C81">
            <w:pPr>
              <w:pStyle w:val="GOSTTablenorm"/>
            </w:pPr>
            <w:r w:rsidRPr="007036CE">
              <w:t>=20</w:t>
            </w:r>
          </w:p>
        </w:tc>
        <w:tc>
          <w:tcPr>
            <w:tcW w:w="2039" w:type="pct"/>
          </w:tcPr>
          <w:p w14:paraId="04374644" w14:textId="77777777" w:rsidR="004E1C81" w:rsidRPr="007036CE" w:rsidRDefault="004E1C81" w:rsidP="000027F9">
            <w:pPr>
              <w:pStyle w:val="GOSTTablenorm"/>
            </w:pPr>
            <w:r w:rsidRPr="007036CE">
              <w:t xml:space="preserve">Указывается код по бюджетной классификации для отражения </w:t>
            </w:r>
            <w:r w:rsidRPr="007036CE">
              <w:lastRenderedPageBreak/>
              <w:t>операции на ЛС ПБС</w:t>
            </w:r>
          </w:p>
        </w:tc>
      </w:tr>
      <w:tr w:rsidR="004E1C81" w:rsidRPr="007036CE" w14:paraId="7DAFAAB5" w14:textId="77777777" w:rsidTr="00A759FD">
        <w:tc>
          <w:tcPr>
            <w:tcW w:w="1100" w:type="pct"/>
          </w:tcPr>
          <w:p w14:paraId="2E0BDA82" w14:textId="77777777" w:rsidR="004E1C81" w:rsidRPr="007036CE" w:rsidRDefault="004E1C81">
            <w:pPr>
              <w:pStyle w:val="GOSTTablenorm"/>
            </w:pPr>
            <w:r w:rsidRPr="007036CE">
              <w:lastRenderedPageBreak/>
              <w:t>Код цели</w:t>
            </w:r>
          </w:p>
        </w:tc>
        <w:tc>
          <w:tcPr>
            <w:tcW w:w="734" w:type="pct"/>
          </w:tcPr>
          <w:p w14:paraId="17CA7B14" w14:textId="77777777" w:rsidR="004E1C81" w:rsidRPr="007036CE" w:rsidRDefault="005B506B">
            <w:pPr>
              <w:pStyle w:val="GOSTTablenorm"/>
              <w:rPr>
                <w:szCs w:val="24"/>
              </w:rPr>
            </w:pPr>
            <w:r w:rsidRPr="007036CE">
              <w:rPr>
                <w:b/>
                <w:szCs w:val="24"/>
                <w:lang w:val="en-US"/>
              </w:rPr>
              <w:t>SECTION_1</w:t>
            </w:r>
            <w:r w:rsidRPr="007036CE">
              <w:rPr>
                <w:b/>
                <w:szCs w:val="24"/>
              </w:rPr>
              <w:t>:</w:t>
            </w:r>
            <w:r w:rsidR="004E1C81" w:rsidRPr="007036CE">
              <w:rPr>
                <w:szCs w:val="24"/>
              </w:rPr>
              <w:t>TARGETCODE</w:t>
            </w:r>
          </w:p>
        </w:tc>
        <w:tc>
          <w:tcPr>
            <w:tcW w:w="519" w:type="pct"/>
          </w:tcPr>
          <w:p w14:paraId="4DE07D8A" w14:textId="77777777" w:rsidR="004E1C81" w:rsidRPr="007036CE" w:rsidRDefault="004E1C81" w:rsidP="000027F9">
            <w:pPr>
              <w:pStyle w:val="GOSTTablenorm"/>
            </w:pPr>
            <w:r w:rsidRPr="007036CE">
              <w:t>Строка</w:t>
            </w:r>
          </w:p>
        </w:tc>
        <w:tc>
          <w:tcPr>
            <w:tcW w:w="300" w:type="pct"/>
          </w:tcPr>
          <w:p w14:paraId="383CF7B7" w14:textId="77777777" w:rsidR="004E1C81" w:rsidRPr="007036CE" w:rsidRDefault="004E1C81" w:rsidP="000027F9">
            <w:pPr>
              <w:pStyle w:val="GOSTTablenorm"/>
            </w:pPr>
            <w:r w:rsidRPr="007036CE">
              <w:t>Да</w:t>
            </w:r>
          </w:p>
        </w:tc>
        <w:tc>
          <w:tcPr>
            <w:tcW w:w="308" w:type="pct"/>
          </w:tcPr>
          <w:p w14:paraId="15F8067E" w14:textId="77777777" w:rsidR="004E1C81" w:rsidRPr="007036CE" w:rsidRDefault="004E1C81">
            <w:pPr>
              <w:pStyle w:val="GOSTTablenorm"/>
            </w:pPr>
            <w:r w:rsidRPr="007036CE">
              <w:rPr>
                <w:lang w:val="en-US"/>
              </w:rPr>
              <w:t>&lt;=</w:t>
            </w:r>
            <w:r w:rsidRPr="007036CE">
              <w:t>20</w:t>
            </w:r>
          </w:p>
        </w:tc>
        <w:tc>
          <w:tcPr>
            <w:tcW w:w="2039" w:type="pct"/>
          </w:tcPr>
          <w:p w14:paraId="671DCF89" w14:textId="77777777" w:rsidR="004E1C81" w:rsidRPr="007036CE" w:rsidRDefault="004E1C81" w:rsidP="000027F9">
            <w:pPr>
              <w:pStyle w:val="GOSTTablenorm"/>
            </w:pPr>
            <w:r w:rsidRPr="007036CE">
              <w:rPr>
                <w:bCs/>
              </w:rPr>
              <w:t>Указывается код цели (аналитический код) для отражения операции на ЛС ПБС (при наличии)</w:t>
            </w:r>
          </w:p>
        </w:tc>
      </w:tr>
      <w:tr w:rsidR="004E1C81" w:rsidRPr="007036CE" w14:paraId="69AFC92A" w14:textId="77777777" w:rsidTr="00A759FD">
        <w:tc>
          <w:tcPr>
            <w:tcW w:w="1100" w:type="pct"/>
          </w:tcPr>
          <w:p w14:paraId="5734F031" w14:textId="77777777" w:rsidR="004E1C81" w:rsidRPr="007036CE" w:rsidRDefault="004E1C81">
            <w:pPr>
              <w:pStyle w:val="GOSTTablenorm"/>
            </w:pPr>
            <w:r w:rsidRPr="007036CE">
              <w:t>Код ОКС</w:t>
            </w:r>
          </w:p>
        </w:tc>
        <w:tc>
          <w:tcPr>
            <w:tcW w:w="734" w:type="pct"/>
          </w:tcPr>
          <w:p w14:paraId="24EF6D2E" w14:textId="77777777" w:rsidR="004E1C81" w:rsidRPr="007036CE" w:rsidRDefault="005B506B">
            <w:pPr>
              <w:pStyle w:val="GOSTTablenorm"/>
              <w:rPr>
                <w:szCs w:val="24"/>
              </w:rPr>
            </w:pPr>
            <w:r w:rsidRPr="007036CE">
              <w:rPr>
                <w:b/>
                <w:szCs w:val="24"/>
                <w:lang w:val="en-US"/>
              </w:rPr>
              <w:t>SECTION_1</w:t>
            </w:r>
            <w:r w:rsidRPr="007036CE">
              <w:rPr>
                <w:b/>
                <w:szCs w:val="24"/>
              </w:rPr>
              <w:t>:</w:t>
            </w:r>
            <w:r w:rsidR="004E1C81" w:rsidRPr="007036CE">
              <w:rPr>
                <w:szCs w:val="24"/>
                <w:lang w:val="en-US"/>
              </w:rPr>
              <w:t>OKSCODE</w:t>
            </w:r>
          </w:p>
        </w:tc>
        <w:tc>
          <w:tcPr>
            <w:tcW w:w="519" w:type="pct"/>
          </w:tcPr>
          <w:p w14:paraId="103C4E56" w14:textId="77777777" w:rsidR="004E1C81" w:rsidRPr="007036CE" w:rsidRDefault="004E1C81" w:rsidP="000027F9">
            <w:pPr>
              <w:pStyle w:val="GOSTTablenorm"/>
            </w:pPr>
            <w:r w:rsidRPr="007036CE">
              <w:t>Строка</w:t>
            </w:r>
          </w:p>
        </w:tc>
        <w:tc>
          <w:tcPr>
            <w:tcW w:w="300" w:type="pct"/>
          </w:tcPr>
          <w:p w14:paraId="7495FDCC" w14:textId="77777777" w:rsidR="004E1C81" w:rsidRPr="007036CE" w:rsidRDefault="004E1C81" w:rsidP="000027F9">
            <w:pPr>
              <w:pStyle w:val="GOSTTablenorm"/>
            </w:pPr>
            <w:r w:rsidRPr="007036CE">
              <w:t>Нет</w:t>
            </w:r>
          </w:p>
        </w:tc>
        <w:tc>
          <w:tcPr>
            <w:tcW w:w="308" w:type="pct"/>
          </w:tcPr>
          <w:p w14:paraId="39368308" w14:textId="77777777" w:rsidR="004E1C81" w:rsidRPr="007036CE" w:rsidRDefault="007917C1">
            <w:pPr>
              <w:pStyle w:val="GOSTTablenorm"/>
            </w:pPr>
            <w:r w:rsidRPr="007036CE">
              <w:t>=18</w:t>
            </w:r>
          </w:p>
        </w:tc>
        <w:tc>
          <w:tcPr>
            <w:tcW w:w="2039" w:type="pct"/>
          </w:tcPr>
          <w:p w14:paraId="7B4D908F" w14:textId="77777777" w:rsidR="004E1C81" w:rsidRPr="007036CE" w:rsidRDefault="004E1C81" w:rsidP="000027F9">
            <w:pPr>
              <w:pStyle w:val="GOSTTablenorm"/>
            </w:pPr>
            <w:r w:rsidRPr="007036CE">
              <w:t>Указывается код объекта капитального строительства (недвижимого имущества) для отражения операций бюджетных средств на ЛС ПБС</w:t>
            </w:r>
          </w:p>
        </w:tc>
      </w:tr>
      <w:tr w:rsidR="004E1C81" w:rsidRPr="007036CE" w14:paraId="54798D83" w14:textId="77777777" w:rsidTr="00A759FD">
        <w:tc>
          <w:tcPr>
            <w:tcW w:w="1100" w:type="pct"/>
          </w:tcPr>
          <w:p w14:paraId="17C53CFB" w14:textId="77777777" w:rsidR="004E1C81" w:rsidRPr="007036CE" w:rsidRDefault="004E1C81">
            <w:pPr>
              <w:pStyle w:val="GOSTTablenorm"/>
            </w:pPr>
            <w:r w:rsidRPr="007036CE">
              <w:t>Тип КБК</w:t>
            </w:r>
          </w:p>
        </w:tc>
        <w:tc>
          <w:tcPr>
            <w:tcW w:w="734" w:type="pct"/>
          </w:tcPr>
          <w:p w14:paraId="04C1322B" w14:textId="77777777" w:rsidR="004E1C81" w:rsidRPr="007036CE" w:rsidRDefault="005B506B">
            <w:pPr>
              <w:pStyle w:val="GOSTTablenorm"/>
              <w:rPr>
                <w:szCs w:val="24"/>
                <w:lang w:val="en-US"/>
              </w:rPr>
            </w:pPr>
            <w:r w:rsidRPr="007036CE">
              <w:rPr>
                <w:b/>
                <w:szCs w:val="24"/>
                <w:lang w:val="en-US"/>
              </w:rPr>
              <w:t>SECTION_1</w:t>
            </w:r>
            <w:r w:rsidRPr="007036CE">
              <w:rPr>
                <w:b/>
                <w:szCs w:val="24"/>
              </w:rPr>
              <w:t>:</w:t>
            </w:r>
            <w:r w:rsidR="004E1C81" w:rsidRPr="007036CE">
              <w:rPr>
                <w:szCs w:val="24"/>
              </w:rPr>
              <w:t>TYPEKBK</w:t>
            </w:r>
          </w:p>
        </w:tc>
        <w:tc>
          <w:tcPr>
            <w:tcW w:w="519" w:type="pct"/>
          </w:tcPr>
          <w:p w14:paraId="02AE4BF4" w14:textId="77777777" w:rsidR="004E1C81" w:rsidRPr="007036CE" w:rsidRDefault="004E1C81" w:rsidP="000027F9">
            <w:pPr>
              <w:pStyle w:val="GOSTTablenorm"/>
            </w:pPr>
            <w:r w:rsidRPr="007036CE">
              <w:t>Строка</w:t>
            </w:r>
          </w:p>
        </w:tc>
        <w:tc>
          <w:tcPr>
            <w:tcW w:w="300" w:type="pct"/>
          </w:tcPr>
          <w:p w14:paraId="73A4892F" w14:textId="77777777" w:rsidR="004E1C81" w:rsidRPr="007036CE" w:rsidRDefault="004E1C81" w:rsidP="000027F9">
            <w:pPr>
              <w:pStyle w:val="GOSTTablenorm"/>
            </w:pPr>
            <w:r w:rsidRPr="007036CE">
              <w:t>Да</w:t>
            </w:r>
          </w:p>
        </w:tc>
        <w:tc>
          <w:tcPr>
            <w:tcW w:w="308" w:type="pct"/>
          </w:tcPr>
          <w:p w14:paraId="0A2FBD1A" w14:textId="77777777" w:rsidR="004E1C81" w:rsidRPr="007036CE" w:rsidRDefault="004E1C81">
            <w:pPr>
              <w:pStyle w:val="GOSTTablenorm"/>
            </w:pPr>
            <w:r w:rsidRPr="007036CE">
              <w:rPr>
                <w:lang w:val="en-US"/>
              </w:rPr>
              <w:t>=</w:t>
            </w:r>
            <w:r w:rsidRPr="007036CE">
              <w:t>2</w:t>
            </w:r>
          </w:p>
        </w:tc>
        <w:tc>
          <w:tcPr>
            <w:tcW w:w="2039" w:type="pct"/>
          </w:tcPr>
          <w:p w14:paraId="64763D93" w14:textId="77777777" w:rsidR="004E1C81" w:rsidRPr="007036CE" w:rsidRDefault="004E1C81">
            <w:pPr>
              <w:pStyle w:val="GOSTTablenorm"/>
            </w:pPr>
            <w:r w:rsidRPr="007036CE">
              <w:t>Указывается тип кода по бюджетной классификации.</w:t>
            </w:r>
          </w:p>
          <w:p w14:paraId="272513E9" w14:textId="4795C22C" w:rsidR="004E1C81" w:rsidRPr="007036CE" w:rsidRDefault="004E1C81" w:rsidP="000027F9">
            <w:pPr>
              <w:pStyle w:val="GOSTTablenorm"/>
            </w:pPr>
            <w:r w:rsidRPr="007036CE">
              <w:t>Заполняется значен</w:t>
            </w:r>
            <w:r w:rsidR="005B506B" w:rsidRPr="007036CE">
              <w:t xml:space="preserve">ием «11» </w:t>
            </w:r>
            <w:r w:rsidR="00BE14C0" w:rsidRPr="007036CE">
              <w:t>–</w:t>
            </w:r>
            <w:r w:rsidR="005B506B" w:rsidRPr="007036CE">
              <w:t xml:space="preserve"> Лимитируемые расходы</w:t>
            </w:r>
          </w:p>
        </w:tc>
      </w:tr>
      <w:tr w:rsidR="004E1C81" w:rsidRPr="007036CE" w14:paraId="255E1114" w14:textId="77777777" w:rsidTr="00A759FD">
        <w:tc>
          <w:tcPr>
            <w:tcW w:w="1100" w:type="pct"/>
          </w:tcPr>
          <w:p w14:paraId="5636B973" w14:textId="77777777" w:rsidR="004E1C81" w:rsidRPr="007036CE" w:rsidRDefault="004E1C81">
            <w:pPr>
              <w:pStyle w:val="GOSTTablenorm"/>
            </w:pPr>
            <w:r w:rsidRPr="007036CE">
              <w:t>Сумма на текущий год</w:t>
            </w:r>
          </w:p>
        </w:tc>
        <w:tc>
          <w:tcPr>
            <w:tcW w:w="734" w:type="pct"/>
          </w:tcPr>
          <w:p w14:paraId="0C7548F9" w14:textId="77777777" w:rsidR="004E1C81" w:rsidRPr="007036CE" w:rsidRDefault="005B506B">
            <w:pPr>
              <w:pStyle w:val="GOSTTablenorm"/>
            </w:pPr>
            <w:r w:rsidRPr="007036CE">
              <w:rPr>
                <w:b/>
                <w:szCs w:val="24"/>
                <w:lang w:val="en-US"/>
              </w:rPr>
              <w:t>SECTION_1</w:t>
            </w:r>
            <w:r w:rsidRPr="007036CE">
              <w:rPr>
                <w:b/>
                <w:szCs w:val="24"/>
              </w:rPr>
              <w:t>:</w:t>
            </w:r>
            <w:r w:rsidR="004E1C81" w:rsidRPr="007036CE">
              <w:t>SUM_1</w:t>
            </w:r>
          </w:p>
        </w:tc>
        <w:tc>
          <w:tcPr>
            <w:tcW w:w="519" w:type="pct"/>
          </w:tcPr>
          <w:p w14:paraId="0A7D23EB" w14:textId="77777777" w:rsidR="004E1C81" w:rsidRPr="007036CE" w:rsidRDefault="004E1C81" w:rsidP="000027F9">
            <w:pPr>
              <w:pStyle w:val="GOSTTablenorm"/>
            </w:pPr>
            <w:r w:rsidRPr="007036CE">
              <w:t>Сумма</w:t>
            </w:r>
          </w:p>
        </w:tc>
        <w:tc>
          <w:tcPr>
            <w:tcW w:w="300" w:type="pct"/>
          </w:tcPr>
          <w:p w14:paraId="7DD7AF55" w14:textId="77777777" w:rsidR="004E1C81" w:rsidRPr="007036CE" w:rsidRDefault="004E1C81" w:rsidP="000027F9">
            <w:pPr>
              <w:pStyle w:val="GOSTTablenorm"/>
            </w:pPr>
            <w:r w:rsidRPr="007036CE">
              <w:t>Да</w:t>
            </w:r>
          </w:p>
        </w:tc>
        <w:tc>
          <w:tcPr>
            <w:tcW w:w="308" w:type="pct"/>
          </w:tcPr>
          <w:p w14:paraId="566E3C39" w14:textId="77777777" w:rsidR="004E1C81" w:rsidRPr="007036CE" w:rsidRDefault="004E1C81">
            <w:pPr>
              <w:pStyle w:val="GOSTTablenorm"/>
              <w:rPr>
                <w:lang w:val="en-US"/>
              </w:rPr>
            </w:pPr>
          </w:p>
        </w:tc>
        <w:tc>
          <w:tcPr>
            <w:tcW w:w="2039" w:type="pct"/>
          </w:tcPr>
          <w:p w14:paraId="5E0949B8" w14:textId="77777777" w:rsidR="004E1C81" w:rsidRPr="007036CE" w:rsidRDefault="004E1C81" w:rsidP="000027F9">
            <w:pPr>
              <w:pStyle w:val="GOSTTablenorm"/>
            </w:pPr>
            <w:r w:rsidRPr="007036CE">
              <w:t xml:space="preserve">Указывается </w:t>
            </w:r>
            <w:r w:rsidR="005B506B" w:rsidRPr="007036CE">
              <w:t>сумма на текущий финансовый год</w:t>
            </w:r>
          </w:p>
        </w:tc>
      </w:tr>
    </w:tbl>
    <w:p w14:paraId="24C2020F" w14:textId="77777777" w:rsidR="006111DA" w:rsidRPr="007036CE" w:rsidRDefault="006111DA" w:rsidP="00DE0449">
      <w:pPr>
        <w:pStyle w:val="51"/>
      </w:pPr>
      <w:bookmarkStart w:id="5458" w:name="_Toc222927944"/>
      <w:commentRangeStart w:id="5459"/>
      <w:r w:rsidRPr="007036CE">
        <w:t xml:space="preserve">Пример </w:t>
      </w:r>
      <w:commentRangeEnd w:id="5459"/>
      <w:r w:rsidR="00532F42" w:rsidRPr="007036CE">
        <w:rPr>
          <w:rStyle w:val="afff4"/>
          <w:sz w:val="24"/>
          <w:szCs w:val="26"/>
        </w:rPr>
        <w:commentReference w:id="5459"/>
      </w:r>
      <w:r w:rsidRPr="007036CE">
        <w:t>запроса по документу «Информация о государственных контрактах на поставку товаров, выполнение работ, оказание услуг, заключаемых в текущем финансовом году в связи с расторжением ранее заключенных государственных контрактов на поставку товаров, выполнение работ, оказание услуг, подлежавших в соответствии с условиями этих государственных контрактов оплате в отчетном финансовом году, по соглашению сторон, решению суда или одностороннему отказу стороны государственного контракта на поставку товаров, выполнение работ, оказание услуг от его исполнения в соответствии с гражданским законодательством Российской Федерации, в том числе в связи с введением процедур, применяемых в деле о несостоятельности (банкротстве) поставщика (подрядчика, исполнителя)» (ф.0506115) DBD_InfoPublicContracts</w:t>
      </w:r>
      <w:bookmarkEnd w:id="5458"/>
    </w:p>
    <w:p w14:paraId="41D5D277" w14:textId="77777777" w:rsidR="00640F19" w:rsidRPr="007036CE" w:rsidRDefault="00640F19" w:rsidP="00640F19">
      <w:pPr>
        <w:pStyle w:val="GOSTScript"/>
      </w:pPr>
      <w:r w:rsidRPr="007036CE">
        <w:t>{</w:t>
      </w:r>
    </w:p>
    <w:p w14:paraId="42F7F0FA" w14:textId="77777777" w:rsidR="00640F19" w:rsidRPr="007036CE" w:rsidRDefault="00640F19" w:rsidP="00640F19">
      <w:pPr>
        <w:pStyle w:val="GOSTScript"/>
      </w:pPr>
      <w:r w:rsidRPr="007036CE">
        <w:tab/>
        <w:t>"header": {</w:t>
      </w:r>
    </w:p>
    <w:p w14:paraId="3CE4872E" w14:textId="77777777" w:rsidR="00640F19" w:rsidRPr="007036CE" w:rsidRDefault="00640F19" w:rsidP="00640F19">
      <w:pPr>
        <w:pStyle w:val="GOSTScript"/>
      </w:pPr>
      <w:r w:rsidRPr="007036CE">
        <w:tab/>
      </w:r>
      <w:r w:rsidRPr="007036CE">
        <w:tab/>
        <w:t>"Source": "</w:t>
      </w:r>
      <w:del w:id="5460" w:author="Сатлер Марина Викторовна" w:date="2024-09-25T17:36:00Z">
        <w:r w:rsidRPr="007036CE" w:rsidDel="00106EBC">
          <w:delText>EXP05</w:delText>
        </w:r>
      </w:del>
      <w:ins w:id="5461" w:author="Сатлер Марина Викторовна" w:date="2024-09-25T17:36:00Z">
        <w:r w:rsidR="00106EBC" w:rsidRPr="007036CE">
          <w:t>EXP01</w:t>
        </w:r>
      </w:ins>
      <w:r w:rsidRPr="007036CE">
        <w:t>",</w:t>
      </w:r>
    </w:p>
    <w:p w14:paraId="2622B9D1" w14:textId="77777777" w:rsidR="00640F19" w:rsidRPr="007036CE" w:rsidRDefault="00640F19" w:rsidP="00640F19">
      <w:pPr>
        <w:pStyle w:val="GOSTScript"/>
      </w:pPr>
      <w:r w:rsidRPr="007036CE">
        <w:tab/>
      </w:r>
      <w:r w:rsidRPr="007036CE">
        <w:tab/>
        <w:t>"ReqDateTime": "2024-02-05 10:37:22",</w:t>
      </w:r>
    </w:p>
    <w:p w14:paraId="1D3F530E" w14:textId="77777777" w:rsidR="00640F19" w:rsidRPr="007036CE" w:rsidRDefault="00640F19" w:rsidP="00640F19">
      <w:pPr>
        <w:pStyle w:val="GOSTScript"/>
      </w:pPr>
      <w:r w:rsidRPr="007036CE">
        <w:tab/>
      </w:r>
      <w:r w:rsidRPr="007036CE">
        <w:tab/>
        <w:t>"Version": "1.0",</w:t>
      </w:r>
    </w:p>
    <w:p w14:paraId="2162088B" w14:textId="77777777" w:rsidR="00640F19" w:rsidRPr="007036CE" w:rsidRDefault="00640F19" w:rsidP="00640F19">
      <w:pPr>
        <w:pStyle w:val="GOSTScript"/>
      </w:pPr>
      <w:r w:rsidRPr="007036CE">
        <w:tab/>
      </w:r>
      <w:r w:rsidRPr="007036CE">
        <w:tab/>
        <w:t>"Params": [</w:t>
      </w:r>
    </w:p>
    <w:p w14:paraId="48EE88C6" w14:textId="77777777" w:rsidR="00640F19" w:rsidRPr="007036CE" w:rsidRDefault="00640F19" w:rsidP="00640F19">
      <w:pPr>
        <w:pStyle w:val="GOSTScript"/>
      </w:pPr>
      <w:r w:rsidRPr="007036CE">
        <w:tab/>
      </w:r>
      <w:r w:rsidRPr="007036CE">
        <w:tab/>
      </w:r>
      <w:r w:rsidRPr="007036CE">
        <w:tab/>
        <w:t>{</w:t>
      </w:r>
    </w:p>
    <w:p w14:paraId="0201EA53" w14:textId="77777777" w:rsidR="00640F19" w:rsidRPr="007036CE" w:rsidRDefault="00640F19" w:rsidP="00640F19">
      <w:pPr>
        <w:pStyle w:val="GOSTScript"/>
      </w:pPr>
      <w:r w:rsidRPr="007036CE">
        <w:tab/>
      </w:r>
      <w:r w:rsidRPr="007036CE">
        <w:tab/>
      </w:r>
      <w:r w:rsidRPr="007036CE">
        <w:tab/>
      </w:r>
      <w:r w:rsidRPr="007036CE">
        <w:tab/>
        <w:t>"param": "example",</w:t>
      </w:r>
    </w:p>
    <w:p w14:paraId="1E873631" w14:textId="77777777" w:rsidR="00640F19" w:rsidRPr="007036CE" w:rsidRDefault="00640F19" w:rsidP="00640F19">
      <w:pPr>
        <w:pStyle w:val="GOSTScript"/>
      </w:pPr>
      <w:r w:rsidRPr="007036CE">
        <w:tab/>
      </w:r>
      <w:r w:rsidRPr="007036CE">
        <w:tab/>
      </w:r>
      <w:r w:rsidRPr="007036CE">
        <w:tab/>
      </w:r>
      <w:r w:rsidRPr="007036CE">
        <w:tab/>
        <w:t>"value": "01"</w:t>
      </w:r>
    </w:p>
    <w:p w14:paraId="4436A695" w14:textId="77777777" w:rsidR="00640F19" w:rsidRPr="007036CE" w:rsidRDefault="00640F19" w:rsidP="00640F19">
      <w:pPr>
        <w:pStyle w:val="GOSTScript"/>
      </w:pPr>
      <w:r w:rsidRPr="007036CE">
        <w:lastRenderedPageBreak/>
        <w:tab/>
      </w:r>
      <w:r w:rsidRPr="007036CE">
        <w:tab/>
      </w:r>
      <w:r w:rsidRPr="007036CE">
        <w:tab/>
        <w:t>}</w:t>
      </w:r>
    </w:p>
    <w:p w14:paraId="7FA1761F" w14:textId="77777777" w:rsidR="00640F19" w:rsidRPr="007036CE" w:rsidRDefault="00640F19" w:rsidP="00640F19">
      <w:pPr>
        <w:pStyle w:val="GOSTScript"/>
      </w:pPr>
      <w:r w:rsidRPr="007036CE">
        <w:tab/>
      </w:r>
      <w:r w:rsidRPr="007036CE">
        <w:tab/>
        <w:t>],</w:t>
      </w:r>
    </w:p>
    <w:p w14:paraId="703D74DA" w14:textId="77777777" w:rsidR="00640F19" w:rsidRPr="007036CE" w:rsidRDefault="00640F19" w:rsidP="00640F19">
      <w:pPr>
        <w:pStyle w:val="GOSTScript"/>
      </w:pPr>
      <w:r w:rsidRPr="007036CE">
        <w:tab/>
      </w:r>
      <w:r w:rsidRPr="007036CE">
        <w:tab/>
        <w:t>"ReqGuid": "b0d4ce5d-2757-4688-948c-vv72qba94f86",</w:t>
      </w:r>
    </w:p>
    <w:p w14:paraId="00B8B720" w14:textId="77777777" w:rsidR="00640F19" w:rsidRPr="007036CE" w:rsidRDefault="00640F19" w:rsidP="00640F19">
      <w:pPr>
        <w:pStyle w:val="GOSTScript"/>
      </w:pPr>
      <w:r w:rsidRPr="007036CE">
        <w:tab/>
      </w:r>
      <w:r w:rsidRPr="007036CE">
        <w:tab/>
        <w:t>"DocGuid": "0bd90a7c-e339-34ff-ac39-73029ff81370",</w:t>
      </w:r>
    </w:p>
    <w:p w14:paraId="4955F7B4" w14:textId="77777777" w:rsidR="00640F19" w:rsidRPr="007036CE" w:rsidRDefault="00640F19" w:rsidP="00640F19">
      <w:pPr>
        <w:pStyle w:val="GOSTScript"/>
      </w:pPr>
      <w:r w:rsidRPr="007036CE">
        <w:tab/>
      </w:r>
      <w:r w:rsidRPr="007036CE">
        <w:tab/>
        <w:t>"RequestType": "ACCOUNTING",</w:t>
      </w:r>
    </w:p>
    <w:p w14:paraId="020C8D43" w14:textId="77777777" w:rsidR="00640F19" w:rsidRPr="007036CE" w:rsidRDefault="00640F19" w:rsidP="00640F19">
      <w:pPr>
        <w:pStyle w:val="GOSTScript"/>
      </w:pPr>
      <w:r w:rsidRPr="007036CE">
        <w:tab/>
      </w:r>
      <w:r w:rsidRPr="007036CE">
        <w:tab/>
        <w:t>"TypeDoc": "DBD_InfoPublicContracts",</w:t>
      </w:r>
    </w:p>
    <w:p w14:paraId="3693EC40" w14:textId="77777777" w:rsidR="00640F19" w:rsidRPr="007036CE" w:rsidRDefault="00640F19" w:rsidP="00640F19">
      <w:pPr>
        <w:pStyle w:val="GOSTScript"/>
      </w:pPr>
      <w:r w:rsidRPr="007036CE">
        <w:tab/>
      </w:r>
      <w:r w:rsidRPr="007036CE">
        <w:tab/>
        <w:t>"Stage": "auth",</w:t>
      </w:r>
    </w:p>
    <w:p w14:paraId="63DB33D5" w14:textId="77777777" w:rsidR="00640F19" w:rsidRPr="007036CE" w:rsidRDefault="00640F19" w:rsidP="00640F19">
      <w:pPr>
        <w:pStyle w:val="GOSTScript"/>
      </w:pPr>
      <w:r w:rsidRPr="007036CE">
        <w:tab/>
      </w:r>
      <w:r w:rsidRPr="007036CE">
        <w:tab/>
        <w:t>"BalLevContrl": 0,</w:t>
      </w:r>
    </w:p>
    <w:p w14:paraId="6B606863" w14:textId="77777777" w:rsidR="00640F19" w:rsidRPr="007036CE" w:rsidRDefault="00640F19" w:rsidP="00640F19">
      <w:pPr>
        <w:pStyle w:val="GOSTScript"/>
      </w:pPr>
      <w:r w:rsidRPr="007036CE">
        <w:tab/>
      </w:r>
      <w:r w:rsidRPr="007036CE">
        <w:tab/>
        <w:t>"Subject": "</w:t>
      </w:r>
      <w:r w:rsidR="0040715D" w:rsidRPr="007036CE">
        <w:t>95</w:t>
      </w:r>
      <w:r w:rsidRPr="007036CE">
        <w:t>00",</w:t>
      </w:r>
    </w:p>
    <w:p w14:paraId="6C91A163" w14:textId="77777777" w:rsidR="00640F19" w:rsidRPr="007036CE" w:rsidRDefault="00640F19" w:rsidP="00640F19">
      <w:pPr>
        <w:pStyle w:val="GOSTScript"/>
      </w:pPr>
      <w:r w:rsidRPr="007036CE">
        <w:tab/>
      </w:r>
      <w:r w:rsidRPr="007036CE">
        <w:tab/>
        <w:t>"SettlementDate": "2024-02-05"</w:t>
      </w:r>
    </w:p>
    <w:p w14:paraId="29E943E2" w14:textId="77777777" w:rsidR="00640F19" w:rsidRPr="007036CE" w:rsidRDefault="00640F19" w:rsidP="00640F19">
      <w:pPr>
        <w:pStyle w:val="GOSTScript"/>
      </w:pPr>
      <w:r w:rsidRPr="007036CE">
        <w:tab/>
        <w:t>},</w:t>
      </w:r>
    </w:p>
    <w:p w14:paraId="74DE04BF" w14:textId="77777777" w:rsidR="00640F19" w:rsidRPr="007036CE" w:rsidRDefault="00640F19" w:rsidP="00640F19">
      <w:pPr>
        <w:pStyle w:val="GOSTScript"/>
      </w:pPr>
      <w:r w:rsidRPr="007036CE">
        <w:tab/>
        <w:t>"document": {</w:t>
      </w:r>
    </w:p>
    <w:p w14:paraId="046916D1" w14:textId="77777777" w:rsidR="00640F19" w:rsidRPr="007036CE" w:rsidRDefault="00640F19" w:rsidP="00640F19">
      <w:pPr>
        <w:pStyle w:val="GOSTScript"/>
      </w:pPr>
      <w:r w:rsidRPr="007036CE">
        <w:tab/>
      </w:r>
      <w:r w:rsidRPr="007036CE">
        <w:tab/>
        <w:t>"NUM_DOC": "2024/02-211",</w:t>
      </w:r>
    </w:p>
    <w:p w14:paraId="4E9CF41E" w14:textId="77777777" w:rsidR="00640F19" w:rsidRPr="007036CE" w:rsidRDefault="00640F19" w:rsidP="00640F19">
      <w:pPr>
        <w:pStyle w:val="GOSTScript"/>
      </w:pPr>
      <w:r w:rsidRPr="007036CE">
        <w:tab/>
      </w:r>
      <w:r w:rsidRPr="007036CE">
        <w:tab/>
        <w:t>"DATE_DOC": "2024-02-05",</w:t>
      </w:r>
    </w:p>
    <w:p w14:paraId="764DF278" w14:textId="77777777" w:rsidR="00640F19" w:rsidRPr="007036CE" w:rsidRDefault="00640F19" w:rsidP="00640F19">
      <w:pPr>
        <w:pStyle w:val="GOSTScript"/>
      </w:pPr>
      <w:r w:rsidRPr="007036CE">
        <w:tab/>
      </w:r>
      <w:r w:rsidRPr="007036CE">
        <w:tab/>
        <w:t>"DOC_TYPE": "</w:t>
      </w:r>
      <w:r w:rsidRPr="007036CE">
        <w:rPr>
          <w:lang w:val="ru-RU"/>
        </w:rPr>
        <w:t>ИРК</w:t>
      </w:r>
      <w:r w:rsidRPr="007036CE">
        <w:t>»",</w:t>
      </w:r>
    </w:p>
    <w:p w14:paraId="275BE20D" w14:textId="77777777" w:rsidR="00640F19" w:rsidRPr="007036CE" w:rsidRDefault="00640F19" w:rsidP="00640F19">
      <w:pPr>
        <w:pStyle w:val="GOSTScript"/>
      </w:pPr>
      <w:r w:rsidRPr="007036CE">
        <w:tab/>
      </w:r>
      <w:r w:rsidRPr="007036CE">
        <w:tab/>
        <w:t>"ACCESSLEVEL": 0,</w:t>
      </w:r>
    </w:p>
    <w:p w14:paraId="0AFBDB53" w14:textId="77777777" w:rsidR="00640F19" w:rsidRPr="007036CE" w:rsidRDefault="00640F19" w:rsidP="00640F19">
      <w:pPr>
        <w:pStyle w:val="GOSTScript"/>
      </w:pPr>
      <w:r w:rsidRPr="007036CE">
        <w:tab/>
      </w:r>
      <w:r w:rsidRPr="007036CE">
        <w:tab/>
        <w:t>"BUDGET_CODE": "99010001",</w:t>
      </w:r>
    </w:p>
    <w:p w14:paraId="7B19C761" w14:textId="77777777" w:rsidR="00640F19" w:rsidRPr="007036CE" w:rsidRDefault="00640F19" w:rsidP="00640F19">
      <w:pPr>
        <w:pStyle w:val="GOSTScript"/>
      </w:pPr>
      <w:r w:rsidRPr="007036CE">
        <w:tab/>
      </w:r>
      <w:r w:rsidRPr="007036CE">
        <w:tab/>
        <w:t>"EVENT_DATE": "2024-02-05",</w:t>
      </w:r>
    </w:p>
    <w:p w14:paraId="2702D857" w14:textId="77777777" w:rsidR="00640F19" w:rsidRPr="007036CE" w:rsidRDefault="00640F19" w:rsidP="00640F19">
      <w:pPr>
        <w:pStyle w:val="GOSTScript"/>
      </w:pPr>
      <w:r w:rsidRPr="007036CE">
        <w:tab/>
      </w:r>
      <w:r w:rsidRPr="007036CE">
        <w:tab/>
        <w:t>"PA": "01951001820",</w:t>
      </w:r>
    </w:p>
    <w:p w14:paraId="33323E13" w14:textId="77777777" w:rsidR="00640F19" w:rsidRPr="007036CE" w:rsidRDefault="00640F19" w:rsidP="00640F19">
      <w:pPr>
        <w:pStyle w:val="GOSTScript"/>
      </w:pPr>
      <w:r w:rsidRPr="007036CE">
        <w:tab/>
      </w:r>
      <w:r w:rsidRPr="007036CE">
        <w:tab/>
        <w:t xml:space="preserve">"CONTUR": </w:t>
      </w:r>
      <w:ins w:id="5462" w:author="Сатлер Марина Викторовна" w:date="2024-02-28T19:02:00Z">
        <w:r w:rsidR="00BB4D13" w:rsidRPr="007036CE">
          <w:t>"</w:t>
        </w:r>
      </w:ins>
      <w:r w:rsidRPr="007036CE">
        <w:t>1</w:t>
      </w:r>
      <w:ins w:id="5463" w:author="Сатлер Марина Викторовна" w:date="2024-02-28T19:02:00Z">
        <w:r w:rsidR="00BB4D13" w:rsidRPr="007036CE">
          <w:t>"</w:t>
        </w:r>
      </w:ins>
      <w:r w:rsidRPr="007036CE">
        <w:t>,</w:t>
      </w:r>
    </w:p>
    <w:p w14:paraId="298428C9" w14:textId="77777777" w:rsidR="00640F19" w:rsidRPr="007036CE" w:rsidRDefault="00640F19" w:rsidP="00640F19">
      <w:pPr>
        <w:pStyle w:val="GOSTScript"/>
      </w:pPr>
      <w:r w:rsidRPr="007036CE">
        <w:tab/>
      </w:r>
      <w:r w:rsidRPr="007036CE">
        <w:tab/>
        <w:t>"SECTION_1": [</w:t>
      </w:r>
    </w:p>
    <w:p w14:paraId="4E1D5E3E" w14:textId="77777777" w:rsidR="00640F19" w:rsidRPr="007036CE" w:rsidRDefault="00640F19" w:rsidP="00640F19">
      <w:pPr>
        <w:pStyle w:val="GOSTScript"/>
      </w:pPr>
      <w:r w:rsidRPr="007036CE">
        <w:tab/>
      </w:r>
      <w:r w:rsidRPr="007036CE">
        <w:tab/>
      </w:r>
      <w:r w:rsidRPr="007036CE">
        <w:tab/>
        <w:t>{</w:t>
      </w:r>
    </w:p>
    <w:p w14:paraId="57B54557" w14:textId="77777777" w:rsidR="00640F19" w:rsidRPr="007036CE" w:rsidRDefault="00640F19" w:rsidP="00640F19">
      <w:pPr>
        <w:pStyle w:val="GOSTScript"/>
      </w:pPr>
      <w:r w:rsidRPr="007036CE">
        <w:tab/>
      </w:r>
      <w:r w:rsidRPr="007036CE">
        <w:tab/>
      </w:r>
      <w:r w:rsidRPr="007036CE">
        <w:tab/>
      </w:r>
      <w:r w:rsidRPr="007036CE">
        <w:tab/>
        <w:t>"</w:t>
      </w:r>
      <w:ins w:id="5464" w:author="Сатлер Марина Викторовна" w:date="2024-06-11T14:26:00Z">
        <w:r w:rsidR="006C14D9" w:rsidRPr="007036CE">
          <w:rPr>
            <w:szCs w:val="24"/>
          </w:rPr>
          <w:t>id</w:t>
        </w:r>
      </w:ins>
      <w:del w:id="5465" w:author="Сатлер Марина Викторовна" w:date="2024-06-11T14:26:00Z">
        <w:r w:rsidRPr="007036CE" w:rsidDel="006C14D9">
          <w:delText>ID</w:delText>
        </w:r>
      </w:del>
      <w:r w:rsidRPr="007036CE">
        <w:t>": 1,</w:t>
      </w:r>
    </w:p>
    <w:p w14:paraId="60320C1F" w14:textId="77777777" w:rsidR="00640F19" w:rsidRPr="007036CE" w:rsidRDefault="00640F19" w:rsidP="00640F19">
      <w:pPr>
        <w:pStyle w:val="GOSTScript"/>
      </w:pPr>
      <w:r w:rsidRPr="007036CE">
        <w:tab/>
      </w:r>
      <w:r w:rsidRPr="007036CE">
        <w:tab/>
      </w:r>
      <w:r w:rsidRPr="007036CE">
        <w:tab/>
      </w:r>
      <w:r w:rsidRPr="007036CE">
        <w:tab/>
        <w:t>"NUMBROW": "1",</w:t>
      </w:r>
    </w:p>
    <w:p w14:paraId="7B07E237" w14:textId="77777777" w:rsidR="00640F19" w:rsidRPr="007036CE" w:rsidRDefault="00640F19" w:rsidP="00640F19">
      <w:pPr>
        <w:pStyle w:val="GOSTScript"/>
      </w:pPr>
      <w:r w:rsidRPr="007036CE">
        <w:tab/>
      </w:r>
      <w:r w:rsidRPr="007036CE">
        <w:tab/>
      </w:r>
      <w:r w:rsidRPr="007036CE">
        <w:tab/>
      </w:r>
      <w:r w:rsidRPr="007036CE">
        <w:tab/>
        <w:t>"KBK": "18201060011500100244",</w:t>
      </w:r>
    </w:p>
    <w:p w14:paraId="787E59D4" w14:textId="77777777" w:rsidR="00640F19" w:rsidRPr="007036CE" w:rsidRDefault="00640F19" w:rsidP="00640F19">
      <w:pPr>
        <w:pStyle w:val="GOSTScript"/>
      </w:pPr>
      <w:r w:rsidRPr="007036CE">
        <w:tab/>
      </w:r>
      <w:r w:rsidRPr="007036CE">
        <w:tab/>
      </w:r>
      <w:r w:rsidRPr="007036CE">
        <w:tab/>
      </w:r>
      <w:r w:rsidRPr="007036CE">
        <w:tab/>
        <w:t>"TARGETCODE": "999",</w:t>
      </w:r>
    </w:p>
    <w:p w14:paraId="224911FA" w14:textId="77777777" w:rsidR="00640F19" w:rsidRPr="007036CE" w:rsidRDefault="00640F19" w:rsidP="00640F19">
      <w:pPr>
        <w:pStyle w:val="GOSTScript"/>
      </w:pPr>
      <w:r w:rsidRPr="007036CE">
        <w:tab/>
      </w:r>
      <w:r w:rsidRPr="007036CE">
        <w:tab/>
      </w:r>
      <w:r w:rsidRPr="007036CE">
        <w:tab/>
      </w:r>
      <w:r w:rsidRPr="007036CE">
        <w:tab/>
        <w:t>"TYPEKBK": "11",</w:t>
      </w:r>
    </w:p>
    <w:p w14:paraId="68437650" w14:textId="77777777" w:rsidR="00640F19" w:rsidRPr="007036CE" w:rsidRDefault="00640F19" w:rsidP="00640F19">
      <w:pPr>
        <w:pStyle w:val="GOSTScript"/>
      </w:pPr>
      <w:r w:rsidRPr="007036CE">
        <w:tab/>
      </w:r>
      <w:r w:rsidRPr="007036CE">
        <w:tab/>
      </w:r>
      <w:r w:rsidRPr="007036CE">
        <w:tab/>
      </w:r>
      <w:r w:rsidRPr="007036CE">
        <w:tab/>
        <w:t>"SUM_1": 50000.00</w:t>
      </w:r>
    </w:p>
    <w:p w14:paraId="7F1EDABD" w14:textId="77777777" w:rsidR="00640F19" w:rsidRPr="007036CE" w:rsidRDefault="00640F19" w:rsidP="00640F19">
      <w:pPr>
        <w:pStyle w:val="GOSTScript"/>
      </w:pPr>
      <w:r w:rsidRPr="007036CE">
        <w:tab/>
      </w:r>
      <w:r w:rsidRPr="007036CE">
        <w:tab/>
      </w:r>
      <w:r w:rsidRPr="007036CE">
        <w:tab/>
        <w:t>},</w:t>
      </w:r>
    </w:p>
    <w:p w14:paraId="5DBA7247" w14:textId="77777777" w:rsidR="00640F19" w:rsidRPr="007036CE" w:rsidRDefault="00640F19" w:rsidP="00640F19">
      <w:pPr>
        <w:pStyle w:val="GOSTScript"/>
      </w:pPr>
      <w:r w:rsidRPr="007036CE">
        <w:tab/>
      </w:r>
      <w:r w:rsidRPr="007036CE">
        <w:tab/>
      </w:r>
      <w:r w:rsidRPr="007036CE">
        <w:tab/>
        <w:t>{</w:t>
      </w:r>
    </w:p>
    <w:p w14:paraId="54BF041B" w14:textId="77777777" w:rsidR="00640F19" w:rsidRPr="007036CE" w:rsidRDefault="00640F19" w:rsidP="00640F19">
      <w:pPr>
        <w:pStyle w:val="GOSTScript"/>
      </w:pPr>
      <w:r w:rsidRPr="007036CE">
        <w:tab/>
      </w:r>
      <w:r w:rsidRPr="007036CE">
        <w:tab/>
      </w:r>
      <w:r w:rsidRPr="007036CE">
        <w:tab/>
      </w:r>
      <w:r w:rsidRPr="007036CE">
        <w:tab/>
        <w:t>"</w:t>
      </w:r>
      <w:ins w:id="5466" w:author="Сатлер Марина Викторовна" w:date="2024-06-11T14:27:00Z">
        <w:r w:rsidR="006C14D9" w:rsidRPr="007036CE">
          <w:rPr>
            <w:szCs w:val="24"/>
          </w:rPr>
          <w:t>id</w:t>
        </w:r>
      </w:ins>
      <w:del w:id="5467" w:author="Сатлер Марина Викторовна" w:date="2024-06-11T14:27:00Z">
        <w:r w:rsidRPr="007036CE" w:rsidDel="006C14D9">
          <w:delText>ID</w:delText>
        </w:r>
      </w:del>
      <w:r w:rsidRPr="007036CE">
        <w:t>": 2,</w:t>
      </w:r>
    </w:p>
    <w:p w14:paraId="3F0D5261" w14:textId="77777777" w:rsidR="00640F19" w:rsidRPr="007036CE" w:rsidRDefault="00640F19" w:rsidP="00640F19">
      <w:pPr>
        <w:pStyle w:val="GOSTScript"/>
      </w:pPr>
      <w:r w:rsidRPr="007036CE">
        <w:tab/>
      </w:r>
      <w:r w:rsidRPr="007036CE">
        <w:tab/>
      </w:r>
      <w:r w:rsidRPr="007036CE">
        <w:tab/>
      </w:r>
      <w:r w:rsidRPr="007036CE">
        <w:tab/>
        <w:t>"NUMBROW": "2",</w:t>
      </w:r>
    </w:p>
    <w:p w14:paraId="7D1E3385" w14:textId="77777777" w:rsidR="00640F19" w:rsidRPr="007036CE" w:rsidRDefault="00640F19" w:rsidP="00640F19">
      <w:pPr>
        <w:pStyle w:val="GOSTScript"/>
      </w:pPr>
      <w:r w:rsidRPr="007036CE">
        <w:tab/>
      </w:r>
      <w:r w:rsidRPr="007036CE">
        <w:tab/>
      </w:r>
      <w:r w:rsidRPr="007036CE">
        <w:tab/>
      </w:r>
      <w:r w:rsidRPr="007036CE">
        <w:tab/>
        <w:t>"KBK": "</w:t>
      </w:r>
      <w:r w:rsidR="00EA306B" w:rsidRPr="007036CE">
        <w:t>18211060011500100244</w:t>
      </w:r>
      <w:r w:rsidRPr="007036CE">
        <w:t>",</w:t>
      </w:r>
    </w:p>
    <w:p w14:paraId="0AAB5ED2" w14:textId="77777777" w:rsidR="00640F19" w:rsidRPr="007036CE" w:rsidRDefault="00640F19" w:rsidP="00640F19">
      <w:pPr>
        <w:pStyle w:val="GOSTScript"/>
      </w:pPr>
      <w:r w:rsidRPr="007036CE">
        <w:tab/>
      </w:r>
      <w:r w:rsidRPr="007036CE">
        <w:tab/>
      </w:r>
      <w:r w:rsidRPr="007036CE">
        <w:tab/>
      </w:r>
      <w:r w:rsidRPr="007036CE">
        <w:tab/>
        <w:t>"TARGETCODE": "999",</w:t>
      </w:r>
    </w:p>
    <w:p w14:paraId="6B61482C" w14:textId="77777777" w:rsidR="00640F19" w:rsidRPr="007036CE" w:rsidRDefault="00640F19" w:rsidP="00640F19">
      <w:pPr>
        <w:pStyle w:val="GOSTScript"/>
        <w:rPr>
          <w:lang w:val="ru-RU"/>
        </w:rPr>
      </w:pPr>
      <w:r w:rsidRPr="007036CE">
        <w:tab/>
      </w:r>
      <w:r w:rsidRPr="007036CE">
        <w:tab/>
      </w:r>
      <w:r w:rsidRPr="007036CE">
        <w:tab/>
      </w:r>
      <w:r w:rsidRPr="007036CE">
        <w:tab/>
      </w:r>
      <w:r w:rsidRPr="007036CE">
        <w:rPr>
          <w:lang w:val="ru-RU"/>
        </w:rPr>
        <w:t>"TYPEKBK": "11",</w:t>
      </w:r>
    </w:p>
    <w:p w14:paraId="0E1AAE6F" w14:textId="77777777" w:rsidR="00640F19" w:rsidRPr="007036CE" w:rsidRDefault="00640F19" w:rsidP="00640F19">
      <w:pPr>
        <w:pStyle w:val="GOSTScript"/>
        <w:rPr>
          <w:lang w:val="ru-RU"/>
        </w:rPr>
      </w:pPr>
      <w:r w:rsidRPr="007036CE">
        <w:rPr>
          <w:lang w:val="ru-RU"/>
        </w:rPr>
        <w:tab/>
      </w:r>
      <w:r w:rsidRPr="007036CE">
        <w:rPr>
          <w:lang w:val="ru-RU"/>
        </w:rPr>
        <w:tab/>
      </w:r>
      <w:r w:rsidRPr="007036CE">
        <w:rPr>
          <w:lang w:val="ru-RU"/>
        </w:rPr>
        <w:tab/>
      </w:r>
      <w:r w:rsidRPr="007036CE">
        <w:rPr>
          <w:lang w:val="ru-RU"/>
        </w:rPr>
        <w:tab/>
        <w:t>"SUM_1": 7200.00</w:t>
      </w:r>
    </w:p>
    <w:p w14:paraId="30A281E9" w14:textId="77777777" w:rsidR="00640F19" w:rsidRPr="007036CE" w:rsidRDefault="00640F19" w:rsidP="00640F19">
      <w:pPr>
        <w:pStyle w:val="GOSTScript"/>
        <w:rPr>
          <w:lang w:val="ru-RU"/>
        </w:rPr>
      </w:pPr>
      <w:r w:rsidRPr="007036CE">
        <w:rPr>
          <w:lang w:val="ru-RU"/>
        </w:rPr>
        <w:tab/>
      </w:r>
      <w:r w:rsidRPr="007036CE">
        <w:rPr>
          <w:lang w:val="ru-RU"/>
        </w:rPr>
        <w:tab/>
      </w:r>
      <w:r w:rsidRPr="007036CE">
        <w:rPr>
          <w:lang w:val="ru-RU"/>
        </w:rPr>
        <w:tab/>
        <w:t>}</w:t>
      </w:r>
    </w:p>
    <w:p w14:paraId="655E9A37" w14:textId="77777777" w:rsidR="00640F19" w:rsidRPr="007036CE" w:rsidRDefault="00640F19" w:rsidP="00640F19">
      <w:pPr>
        <w:pStyle w:val="GOSTScript"/>
        <w:rPr>
          <w:lang w:val="ru-RU"/>
        </w:rPr>
      </w:pPr>
      <w:r w:rsidRPr="007036CE">
        <w:rPr>
          <w:lang w:val="ru-RU"/>
        </w:rPr>
        <w:lastRenderedPageBreak/>
        <w:tab/>
      </w:r>
      <w:r w:rsidRPr="007036CE">
        <w:rPr>
          <w:lang w:val="ru-RU"/>
        </w:rPr>
        <w:tab/>
        <w:t>]</w:t>
      </w:r>
    </w:p>
    <w:p w14:paraId="794F1043" w14:textId="77777777" w:rsidR="00640F19" w:rsidRPr="007036CE" w:rsidRDefault="00640F19" w:rsidP="00640F19">
      <w:pPr>
        <w:pStyle w:val="GOSTScript"/>
        <w:rPr>
          <w:lang w:val="ru-RU"/>
        </w:rPr>
      </w:pPr>
      <w:r w:rsidRPr="007036CE">
        <w:rPr>
          <w:lang w:val="ru-RU"/>
        </w:rPr>
        <w:tab/>
        <w:t>}</w:t>
      </w:r>
    </w:p>
    <w:p w14:paraId="692FC3D6" w14:textId="77777777" w:rsidR="006111DA" w:rsidRPr="007036CE" w:rsidRDefault="00640F19" w:rsidP="000027F9">
      <w:pPr>
        <w:pStyle w:val="GOSTScript"/>
      </w:pPr>
      <w:r w:rsidRPr="007036CE">
        <w:rPr>
          <w:lang w:val="ru-RU"/>
        </w:rPr>
        <w:t>}</w:t>
      </w:r>
    </w:p>
    <w:p w14:paraId="6878DF5A" w14:textId="77777777" w:rsidR="00792C83" w:rsidRPr="007036CE" w:rsidRDefault="00792C83">
      <w:pPr>
        <w:ind w:firstLine="0"/>
        <w:jc w:val="left"/>
        <w:rPr>
          <w:ins w:id="5468" w:author="Опаева Лидия Арашаевна" w:date="2024-03-28T11:20:00Z"/>
        </w:rPr>
      </w:pPr>
      <w:ins w:id="5469" w:author="Опаева Лидия Арашаевна" w:date="2024-03-28T11:20:00Z">
        <w:r w:rsidRPr="007036CE">
          <w:br w:type="page"/>
        </w:r>
      </w:ins>
    </w:p>
    <w:p w14:paraId="001D6E25" w14:textId="77777777" w:rsidR="00792C83" w:rsidRPr="007036CE" w:rsidRDefault="00792C83" w:rsidP="00DE0449">
      <w:pPr>
        <w:pStyle w:val="41"/>
      </w:pPr>
      <w:bookmarkStart w:id="5470" w:name="_Toc157182269"/>
      <w:bookmarkStart w:id="5471" w:name="_Ref178178561"/>
      <w:bookmarkStart w:id="5472" w:name="_Toc222927945"/>
      <w:ins w:id="5473" w:author="Опаева Лидия Арашаевна" w:date="2024-03-28T11:24:00Z">
        <w:r w:rsidRPr="007036CE">
          <w:lastRenderedPageBreak/>
          <w:t>«Справка для миграции» ARP_SVAP_MIGRATION</w:t>
        </w:r>
      </w:ins>
      <w:bookmarkEnd w:id="5470"/>
      <w:bookmarkEnd w:id="5471"/>
      <w:bookmarkEnd w:id="5472"/>
    </w:p>
    <w:p w14:paraId="04172AE1" w14:textId="77777777" w:rsidR="0012408A" w:rsidRPr="007036CE" w:rsidRDefault="0012408A" w:rsidP="0012408A">
      <w:pPr>
        <w:pStyle w:val="GOSTNormal"/>
      </w:pPr>
      <w:ins w:id="5474" w:author="Чиркова Наталия Сергеевна" w:date="2024-04-01T16:53:00Z">
        <w:r w:rsidRPr="007036CE">
          <w:t>Описание требований к параметрам, передаваемым в теле (</w:t>
        </w:r>
        <w:r w:rsidRPr="007036CE">
          <w:rPr>
            <w:lang w:val="en-US"/>
          </w:rPr>
          <w:t>Document</w:t>
        </w:r>
        <w:r w:rsidRPr="007036CE">
          <w:t xml:space="preserve">) запроса на подбор /сторнирование /переформирование записей учета по документу «Справка для миграции» </w:t>
        </w:r>
      </w:ins>
      <w:ins w:id="5475" w:author="Чиркова Наталия Сергеевна" w:date="2024-04-01T16:54:00Z">
        <w:r w:rsidRPr="007036CE">
          <w:t>ARP_SVAP_MIGRATION</w:t>
        </w:r>
      </w:ins>
      <w:ins w:id="5476" w:author="Чиркова Наталия Сергеевна" w:date="2024-04-01T16:53:00Z">
        <w:r w:rsidRPr="007036CE">
          <w:t>, и пример запроса приведены в томе 2.</w:t>
        </w:r>
      </w:ins>
    </w:p>
    <w:p w14:paraId="07D4BE61" w14:textId="77777777" w:rsidR="00C864E1" w:rsidRPr="007036CE" w:rsidRDefault="00C864E1" w:rsidP="0012408A">
      <w:pPr>
        <w:pStyle w:val="GOSTNormal"/>
      </w:pPr>
    </w:p>
    <w:p w14:paraId="0798396A" w14:textId="77777777" w:rsidR="00C864E1" w:rsidRPr="007036CE" w:rsidRDefault="00007734" w:rsidP="00DE0449">
      <w:pPr>
        <w:pStyle w:val="41"/>
      </w:pPr>
      <w:bookmarkStart w:id="5477" w:name="_Toc172815362"/>
      <w:bookmarkStart w:id="5478" w:name="_Ref173151702"/>
      <w:bookmarkStart w:id="5479" w:name="_Toc222927946"/>
      <w:r w:rsidRPr="007036CE">
        <w:t>«Информация о записях учета АСФК» ARP_INFO_ASFK_SVAP</w:t>
      </w:r>
      <w:bookmarkEnd w:id="5477"/>
      <w:bookmarkEnd w:id="5478"/>
      <w:bookmarkEnd w:id="5479"/>
    </w:p>
    <w:p w14:paraId="75DF3E35" w14:textId="77777777" w:rsidR="00007734" w:rsidRPr="007036CE" w:rsidRDefault="00007734" w:rsidP="00DE0449">
      <w:pPr>
        <w:pStyle w:val="51"/>
        <w:rPr>
          <w:szCs w:val="24"/>
        </w:rPr>
      </w:pPr>
      <w:bookmarkStart w:id="5480" w:name="_Toc172815363"/>
      <w:bookmarkStart w:id="5481" w:name="_Toc222927947"/>
      <w:r w:rsidRPr="007036CE">
        <w:t>Перечень параметров тела запроса (Document) по документу «</w:t>
      </w:r>
      <w:r w:rsidRPr="007036CE">
        <w:rPr>
          <w:szCs w:val="24"/>
        </w:rPr>
        <w:t>Информация о записях учета АСФК» ARP_INFO_ASFK_SVAP</w:t>
      </w:r>
      <w:bookmarkEnd w:id="5480"/>
      <w:bookmarkEnd w:id="5481"/>
    </w:p>
    <w:p w14:paraId="10625D46" w14:textId="2F4EA0F0" w:rsidR="00007734" w:rsidRPr="007036CE" w:rsidRDefault="00007734" w:rsidP="00007734">
      <w:pPr>
        <w:pStyle w:val="GOSTNameTable"/>
      </w:pPr>
      <w:r w:rsidRPr="007036CE">
        <w:rPr>
          <w:noProof/>
        </w:rPr>
        <w:fldChar w:fldCharType="begin"/>
      </w:r>
      <w:r w:rsidRPr="007036CE">
        <w:rPr>
          <w:noProof/>
        </w:rPr>
        <w:instrText xml:space="preserve"> SEQ Таблица \* ARABIC </w:instrText>
      </w:r>
      <w:r w:rsidRPr="007036CE">
        <w:rPr>
          <w:noProof/>
        </w:rPr>
        <w:fldChar w:fldCharType="separate"/>
      </w:r>
      <w:bookmarkStart w:id="5482" w:name="_Ref222843842"/>
      <w:bookmarkStart w:id="5483" w:name="_Toc222928013"/>
      <w:r w:rsidR="00BD74E1">
        <w:rPr>
          <w:noProof/>
        </w:rPr>
        <w:t>40</w:t>
      </w:r>
      <w:bookmarkEnd w:id="5482"/>
      <w:r w:rsidRPr="007036CE">
        <w:rPr>
          <w:noProof/>
        </w:rPr>
        <w:fldChar w:fldCharType="end"/>
      </w:r>
      <w:r w:rsidRPr="007036CE">
        <w:t xml:space="preserve"> </w:t>
      </w:r>
      <w:r w:rsidR="00CC2920" w:rsidRPr="007036CE">
        <w:t>–</w:t>
      </w:r>
      <w:r w:rsidRPr="007036CE">
        <w:t xml:space="preserve"> </w:t>
      </w:r>
      <w:ins w:id="5484" w:author="Щанов Александр Валентинович" w:date="2024-07-29T12:42:00Z">
        <w:r w:rsidRPr="007036CE">
          <w:t xml:space="preserve">Параметры тела (Document) запроса на подбор / сторнирование / переформирование записей учета по документу </w:t>
        </w:r>
      </w:ins>
      <w:ins w:id="5485" w:author="Щанов Александр Валентинович" w:date="2024-08-05T10:22:00Z">
        <w:r w:rsidR="00A3445E" w:rsidRPr="007036CE">
          <w:t>«</w:t>
        </w:r>
        <w:r w:rsidR="00A3445E" w:rsidRPr="007036CE">
          <w:rPr>
            <w:szCs w:val="24"/>
          </w:rPr>
          <w:t>Информация о записях учета АСФК» ARP_INFO_ASFK_SVAP</w:t>
        </w:r>
      </w:ins>
      <w:bookmarkEnd w:id="5483"/>
      <w:del w:id="5486" w:author="Щанов Александр Валентинович" w:date="2024-07-29T12:42:00Z">
        <w:r w:rsidRPr="007036CE" w:rsidDel="00007734">
          <w:delText>Параметры тела (Document) запроса на подбор / сторнирование / переформирование записей учета по документу «Информация о государственных контрактах на поставку товаров, выполнение работ, оказание услуг, заключаемых в текущем финансовом году в связи с расторжением ранее заключенных государственных контрактов на поставку товаров, выполнение работ, оказание услуг, подлежавших в соответствии с условиями этих государственных контрактов оплате в отчетном финансовом году, по соглашению сторон, решению суда или одностороннему отказу стороны государственного контракта на поставку товаров, выполнение работ, оказание услуг от его исполнения в соответствии с гражданским законодательством Российской Федерации, в том числе в связи с введением процедур, применяемых в деле о несостоятельности (банкротстве) поставщика (подрядчика, исполнителя)» (ф.0506115) DBD_InfoPublicContracts</w:delText>
        </w:r>
      </w:del>
    </w:p>
    <w:tbl>
      <w:tblPr>
        <w:tblStyle w:val="GOSTTable"/>
        <w:tblW w:w="5000" w:type="pct"/>
        <w:tblLayout w:type="fixed"/>
        <w:tblLook w:val="07E0" w:firstRow="1" w:lastRow="1" w:firstColumn="1" w:lastColumn="1" w:noHBand="1" w:noVBand="1"/>
      </w:tblPr>
      <w:tblGrid>
        <w:gridCol w:w="3467"/>
        <w:gridCol w:w="2364"/>
        <w:gridCol w:w="1576"/>
        <w:gridCol w:w="946"/>
        <w:gridCol w:w="993"/>
        <w:gridCol w:w="6414"/>
      </w:tblGrid>
      <w:tr w:rsidR="00007734" w:rsidRPr="007036CE" w14:paraId="1007C054" w14:textId="77777777" w:rsidTr="008116BE">
        <w:trPr>
          <w:cnfStyle w:val="100000000000" w:firstRow="1" w:lastRow="0" w:firstColumn="0" w:lastColumn="0" w:oddVBand="0" w:evenVBand="0" w:oddHBand="0" w:evenHBand="0" w:firstRowFirstColumn="0" w:firstRowLastColumn="0" w:lastRowFirstColumn="0" w:lastRowLastColumn="0"/>
        </w:trPr>
        <w:tc>
          <w:tcPr>
            <w:tcW w:w="1100" w:type="pct"/>
          </w:tcPr>
          <w:p w14:paraId="28A0F26A" w14:textId="77777777" w:rsidR="00007734" w:rsidRPr="007036CE" w:rsidRDefault="00007734" w:rsidP="008116BE">
            <w:pPr>
              <w:pStyle w:val="GOSTTableHead"/>
            </w:pPr>
            <w:r w:rsidRPr="007036CE">
              <w:t>Наименование параметра</w:t>
            </w:r>
          </w:p>
        </w:tc>
        <w:tc>
          <w:tcPr>
            <w:tcW w:w="750" w:type="pct"/>
          </w:tcPr>
          <w:p w14:paraId="418097E3" w14:textId="77777777" w:rsidR="00007734" w:rsidRPr="007036CE" w:rsidRDefault="00007734" w:rsidP="008116BE">
            <w:pPr>
              <w:pStyle w:val="GOSTTableHead"/>
            </w:pPr>
            <w:r w:rsidRPr="007036CE">
              <w:t>Название тэга</w:t>
            </w:r>
          </w:p>
        </w:tc>
        <w:tc>
          <w:tcPr>
            <w:tcW w:w="500" w:type="pct"/>
          </w:tcPr>
          <w:p w14:paraId="7D4FAEF6" w14:textId="77777777" w:rsidR="00007734" w:rsidRPr="007036CE" w:rsidRDefault="00007734" w:rsidP="008116BE">
            <w:pPr>
              <w:pStyle w:val="GOSTTableHead"/>
            </w:pPr>
            <w:r w:rsidRPr="007036CE">
              <w:t>Тип данных</w:t>
            </w:r>
          </w:p>
        </w:tc>
        <w:tc>
          <w:tcPr>
            <w:tcW w:w="300" w:type="pct"/>
          </w:tcPr>
          <w:p w14:paraId="74F808DA" w14:textId="77777777" w:rsidR="00007734" w:rsidRPr="007036CE" w:rsidRDefault="00007734" w:rsidP="008116BE">
            <w:pPr>
              <w:pStyle w:val="GOSTTableHead"/>
            </w:pPr>
            <w:r w:rsidRPr="007036CE">
              <w:t>Обязательность</w:t>
            </w:r>
          </w:p>
        </w:tc>
        <w:tc>
          <w:tcPr>
            <w:tcW w:w="315" w:type="pct"/>
          </w:tcPr>
          <w:p w14:paraId="6A788C34" w14:textId="77777777" w:rsidR="00007734" w:rsidRPr="007036CE" w:rsidRDefault="00007734" w:rsidP="008116BE">
            <w:pPr>
              <w:pStyle w:val="GOSTTableHead"/>
            </w:pPr>
            <w:r w:rsidRPr="007036CE">
              <w:t>Размерность</w:t>
            </w:r>
          </w:p>
        </w:tc>
        <w:tc>
          <w:tcPr>
            <w:tcW w:w="2035" w:type="pct"/>
          </w:tcPr>
          <w:p w14:paraId="2DA78E38" w14:textId="77777777" w:rsidR="00007734" w:rsidRPr="007036CE" w:rsidRDefault="00007734" w:rsidP="008116BE">
            <w:pPr>
              <w:pStyle w:val="GOSTTableHead"/>
            </w:pPr>
            <w:r w:rsidRPr="007036CE">
              <w:t>Описание</w:t>
            </w:r>
          </w:p>
        </w:tc>
      </w:tr>
      <w:tr w:rsidR="00007734" w:rsidRPr="007036CE" w14:paraId="5CE1E96B" w14:textId="77777777" w:rsidTr="008116BE">
        <w:tc>
          <w:tcPr>
            <w:tcW w:w="1100" w:type="pct"/>
          </w:tcPr>
          <w:p w14:paraId="146A2305" w14:textId="77777777" w:rsidR="00007734" w:rsidRPr="007036CE" w:rsidRDefault="00007734" w:rsidP="008116BE">
            <w:pPr>
              <w:pStyle w:val="GOSTTablenorm"/>
            </w:pPr>
            <w:r w:rsidRPr="007036CE">
              <w:t>Номер документа</w:t>
            </w:r>
          </w:p>
        </w:tc>
        <w:tc>
          <w:tcPr>
            <w:tcW w:w="750" w:type="pct"/>
          </w:tcPr>
          <w:p w14:paraId="46CE3BC0" w14:textId="2E6DADDD" w:rsidR="00007734" w:rsidRPr="007036CE" w:rsidRDefault="00007734" w:rsidP="00F81110">
            <w:pPr>
              <w:pStyle w:val="GOSTTablenorm"/>
            </w:pPr>
            <w:r w:rsidRPr="007036CE">
              <w:t>NDOC</w:t>
            </w:r>
          </w:p>
        </w:tc>
        <w:tc>
          <w:tcPr>
            <w:tcW w:w="500" w:type="pct"/>
          </w:tcPr>
          <w:p w14:paraId="70D712C8" w14:textId="77777777" w:rsidR="00007734" w:rsidRPr="007036CE" w:rsidRDefault="00007734" w:rsidP="008116BE">
            <w:pPr>
              <w:pStyle w:val="GOSTTablenorm"/>
            </w:pPr>
            <w:r w:rsidRPr="007036CE">
              <w:t>Строка</w:t>
            </w:r>
          </w:p>
        </w:tc>
        <w:tc>
          <w:tcPr>
            <w:tcW w:w="300" w:type="pct"/>
          </w:tcPr>
          <w:p w14:paraId="05F8814A" w14:textId="77777777" w:rsidR="00007734" w:rsidRPr="007036CE" w:rsidRDefault="00007734" w:rsidP="008116BE">
            <w:pPr>
              <w:pStyle w:val="GOSTTablenorm"/>
            </w:pPr>
            <w:r w:rsidRPr="007036CE">
              <w:t>Да</w:t>
            </w:r>
          </w:p>
        </w:tc>
        <w:tc>
          <w:tcPr>
            <w:tcW w:w="315" w:type="pct"/>
          </w:tcPr>
          <w:p w14:paraId="2984A676" w14:textId="77777777" w:rsidR="00007734" w:rsidRPr="007036CE" w:rsidRDefault="00007734" w:rsidP="008116BE">
            <w:pPr>
              <w:pStyle w:val="GOSTTablenorm"/>
            </w:pPr>
            <w:r w:rsidRPr="007036CE">
              <w:t>&lt;=50</w:t>
            </w:r>
          </w:p>
        </w:tc>
        <w:tc>
          <w:tcPr>
            <w:tcW w:w="2035" w:type="pct"/>
          </w:tcPr>
          <w:p w14:paraId="60F2C7A5" w14:textId="77777777" w:rsidR="00007734" w:rsidRPr="007036CE" w:rsidRDefault="00007734" w:rsidP="008116BE">
            <w:pPr>
              <w:pStyle w:val="GOSTTablenorm"/>
            </w:pPr>
            <w:r w:rsidRPr="007036CE">
              <w:t>Указывается номер документа</w:t>
            </w:r>
          </w:p>
        </w:tc>
      </w:tr>
      <w:tr w:rsidR="00007734" w:rsidRPr="007036CE" w14:paraId="293260A8" w14:textId="77777777" w:rsidTr="008116BE">
        <w:tc>
          <w:tcPr>
            <w:tcW w:w="1100" w:type="pct"/>
          </w:tcPr>
          <w:p w14:paraId="61C49DF6" w14:textId="77777777" w:rsidR="00007734" w:rsidRPr="007036CE" w:rsidRDefault="00007734" w:rsidP="008116BE">
            <w:pPr>
              <w:pStyle w:val="GOSTTablenorm"/>
            </w:pPr>
            <w:r w:rsidRPr="007036CE">
              <w:t>Дата документа</w:t>
            </w:r>
          </w:p>
        </w:tc>
        <w:tc>
          <w:tcPr>
            <w:tcW w:w="750" w:type="pct"/>
          </w:tcPr>
          <w:p w14:paraId="4EECDC61" w14:textId="40B3B0D5" w:rsidR="00007734" w:rsidRPr="007036CE" w:rsidRDefault="00007734" w:rsidP="00F81110">
            <w:pPr>
              <w:pStyle w:val="GOSTTablenorm"/>
            </w:pPr>
            <w:r w:rsidRPr="007036CE">
              <w:rPr>
                <w:szCs w:val="22"/>
              </w:rPr>
              <w:t>DATEDOC</w:t>
            </w:r>
          </w:p>
        </w:tc>
        <w:tc>
          <w:tcPr>
            <w:tcW w:w="500" w:type="pct"/>
          </w:tcPr>
          <w:p w14:paraId="6FCF524C" w14:textId="77777777" w:rsidR="00007734" w:rsidRPr="007036CE" w:rsidRDefault="00007734" w:rsidP="008116BE">
            <w:pPr>
              <w:pStyle w:val="GOSTTablenorm"/>
            </w:pPr>
            <w:r w:rsidRPr="007036CE">
              <w:t>Дата</w:t>
            </w:r>
          </w:p>
        </w:tc>
        <w:tc>
          <w:tcPr>
            <w:tcW w:w="300" w:type="pct"/>
          </w:tcPr>
          <w:p w14:paraId="7F951E5F" w14:textId="77777777" w:rsidR="00007734" w:rsidRPr="007036CE" w:rsidRDefault="00007734" w:rsidP="008116BE">
            <w:pPr>
              <w:pStyle w:val="GOSTTablenorm"/>
            </w:pPr>
            <w:r w:rsidRPr="007036CE">
              <w:t>Да</w:t>
            </w:r>
          </w:p>
        </w:tc>
        <w:tc>
          <w:tcPr>
            <w:tcW w:w="315" w:type="pct"/>
          </w:tcPr>
          <w:p w14:paraId="16BB30F4" w14:textId="77777777" w:rsidR="00007734" w:rsidRPr="007036CE" w:rsidRDefault="00007734" w:rsidP="008116BE">
            <w:pPr>
              <w:pStyle w:val="GOSTTablenorm"/>
            </w:pPr>
          </w:p>
        </w:tc>
        <w:tc>
          <w:tcPr>
            <w:tcW w:w="2035" w:type="pct"/>
          </w:tcPr>
          <w:p w14:paraId="2651BFA8" w14:textId="77777777" w:rsidR="00007734" w:rsidRPr="007036CE" w:rsidRDefault="00007734" w:rsidP="008116BE">
            <w:pPr>
              <w:pStyle w:val="GOSTTablenorm"/>
            </w:pPr>
            <w:r w:rsidRPr="007036CE">
              <w:t>Указывается дата документа в формате YYYY-MM-DD</w:t>
            </w:r>
          </w:p>
        </w:tc>
      </w:tr>
      <w:tr w:rsidR="00007734" w:rsidRPr="007036CE" w14:paraId="5FB97807" w14:textId="77777777" w:rsidTr="008116BE">
        <w:tc>
          <w:tcPr>
            <w:tcW w:w="1100" w:type="pct"/>
          </w:tcPr>
          <w:p w14:paraId="0CB2D198" w14:textId="77777777" w:rsidR="00007734" w:rsidRPr="007036CE" w:rsidRDefault="00007734" w:rsidP="008116BE">
            <w:pPr>
              <w:pStyle w:val="GOSTTablenorm"/>
            </w:pPr>
            <w:r w:rsidRPr="007036CE">
              <w:rPr>
                <w:szCs w:val="22"/>
              </w:rPr>
              <w:t>Тип документа</w:t>
            </w:r>
          </w:p>
        </w:tc>
        <w:tc>
          <w:tcPr>
            <w:tcW w:w="750" w:type="pct"/>
          </w:tcPr>
          <w:p w14:paraId="431F6F6A" w14:textId="4893A209" w:rsidR="00007734" w:rsidRPr="007036CE" w:rsidRDefault="00007734" w:rsidP="00F81110">
            <w:pPr>
              <w:pStyle w:val="GOSTTablenorm"/>
            </w:pPr>
            <w:r w:rsidRPr="007036CE">
              <w:t>LINE_DOC_TYPE</w:t>
            </w:r>
          </w:p>
        </w:tc>
        <w:tc>
          <w:tcPr>
            <w:tcW w:w="500" w:type="pct"/>
          </w:tcPr>
          <w:p w14:paraId="2801FC04" w14:textId="77777777" w:rsidR="00007734" w:rsidRPr="007036CE" w:rsidRDefault="00007734" w:rsidP="008116BE">
            <w:pPr>
              <w:pStyle w:val="GOSTTablenorm"/>
            </w:pPr>
            <w:r w:rsidRPr="007036CE">
              <w:rPr>
                <w:szCs w:val="22"/>
              </w:rPr>
              <w:t>Строка</w:t>
            </w:r>
          </w:p>
        </w:tc>
        <w:tc>
          <w:tcPr>
            <w:tcW w:w="300" w:type="pct"/>
          </w:tcPr>
          <w:p w14:paraId="6F2DFC5E" w14:textId="77777777" w:rsidR="00007734" w:rsidRPr="007036CE" w:rsidRDefault="00007734" w:rsidP="008116BE">
            <w:pPr>
              <w:pStyle w:val="GOSTTablenorm"/>
            </w:pPr>
            <w:r w:rsidRPr="007036CE">
              <w:rPr>
                <w:szCs w:val="22"/>
              </w:rPr>
              <w:t>Да</w:t>
            </w:r>
          </w:p>
        </w:tc>
        <w:tc>
          <w:tcPr>
            <w:tcW w:w="315" w:type="pct"/>
          </w:tcPr>
          <w:p w14:paraId="523796F6" w14:textId="77777777" w:rsidR="00007734" w:rsidRPr="007036CE" w:rsidRDefault="00007734" w:rsidP="008116BE">
            <w:pPr>
              <w:pStyle w:val="GOSTTablenorm"/>
            </w:pPr>
            <w:r w:rsidRPr="007036CE">
              <w:rPr>
                <w:szCs w:val="22"/>
              </w:rPr>
              <w:t>&lt;=50</w:t>
            </w:r>
          </w:p>
        </w:tc>
        <w:tc>
          <w:tcPr>
            <w:tcW w:w="2035" w:type="pct"/>
          </w:tcPr>
          <w:p w14:paraId="39A73C1A" w14:textId="77777777" w:rsidR="00007734" w:rsidRPr="007036CE" w:rsidRDefault="008F5771" w:rsidP="008F5771">
            <w:pPr>
              <w:pStyle w:val="GOSTTablenorm"/>
            </w:pPr>
            <w:r w:rsidRPr="007036CE">
              <w:t>Указывается тип документа</w:t>
            </w:r>
          </w:p>
        </w:tc>
      </w:tr>
      <w:tr w:rsidR="00007734" w:rsidRPr="007036CE" w14:paraId="12D0A105" w14:textId="77777777" w:rsidTr="008116BE">
        <w:tc>
          <w:tcPr>
            <w:tcW w:w="1100" w:type="pct"/>
          </w:tcPr>
          <w:p w14:paraId="693E826D" w14:textId="77777777" w:rsidR="00007734" w:rsidRPr="007036CE" w:rsidRDefault="00007734" w:rsidP="008116BE">
            <w:pPr>
              <w:pStyle w:val="GOSTTablenorm"/>
            </w:pPr>
            <w:r w:rsidRPr="007036CE">
              <w:rPr>
                <w:szCs w:val="22"/>
              </w:rPr>
              <w:t>Наименование документа</w:t>
            </w:r>
          </w:p>
        </w:tc>
        <w:tc>
          <w:tcPr>
            <w:tcW w:w="750" w:type="pct"/>
          </w:tcPr>
          <w:p w14:paraId="1E1E804B" w14:textId="77777777" w:rsidR="00007734" w:rsidRPr="007036CE" w:rsidRDefault="00007734" w:rsidP="008116BE">
            <w:pPr>
              <w:pStyle w:val="GOSTTablenorm"/>
            </w:pPr>
            <w:r w:rsidRPr="007036CE">
              <w:rPr>
                <w:lang w:val="en-US"/>
              </w:rPr>
              <w:t>FULL_</w:t>
            </w:r>
            <w:r w:rsidRPr="007036CE">
              <w:t>NAMEDOC</w:t>
            </w:r>
          </w:p>
        </w:tc>
        <w:tc>
          <w:tcPr>
            <w:tcW w:w="500" w:type="pct"/>
          </w:tcPr>
          <w:p w14:paraId="132C77EB" w14:textId="77777777" w:rsidR="00007734" w:rsidRPr="007036CE" w:rsidRDefault="00007734" w:rsidP="008116BE">
            <w:pPr>
              <w:pStyle w:val="GOSTTablenorm"/>
            </w:pPr>
            <w:r w:rsidRPr="007036CE">
              <w:t>Строка</w:t>
            </w:r>
          </w:p>
        </w:tc>
        <w:tc>
          <w:tcPr>
            <w:tcW w:w="300" w:type="pct"/>
          </w:tcPr>
          <w:p w14:paraId="2C012E77" w14:textId="77777777" w:rsidR="00007734" w:rsidRPr="007036CE" w:rsidRDefault="00007734" w:rsidP="008116BE">
            <w:pPr>
              <w:pStyle w:val="GOSTTablenorm"/>
            </w:pPr>
            <w:r w:rsidRPr="007036CE">
              <w:t>Да</w:t>
            </w:r>
          </w:p>
        </w:tc>
        <w:tc>
          <w:tcPr>
            <w:tcW w:w="315" w:type="pct"/>
          </w:tcPr>
          <w:p w14:paraId="446058A2" w14:textId="77777777" w:rsidR="00007734" w:rsidRPr="007036CE" w:rsidRDefault="00007734" w:rsidP="008116BE">
            <w:pPr>
              <w:pStyle w:val="GOSTTablenorm"/>
            </w:pPr>
            <w:r w:rsidRPr="007036CE">
              <w:t>&lt;=2000</w:t>
            </w:r>
          </w:p>
        </w:tc>
        <w:tc>
          <w:tcPr>
            <w:tcW w:w="2035" w:type="pct"/>
          </w:tcPr>
          <w:p w14:paraId="3F350AAE" w14:textId="77777777" w:rsidR="00007734" w:rsidRPr="007036CE" w:rsidRDefault="00007734" w:rsidP="008116BE">
            <w:pPr>
              <w:pStyle w:val="GOSTTablenorm"/>
            </w:pPr>
            <w:r w:rsidRPr="007036CE">
              <w:t>Указывается наименование документа, соответствующее типу:</w:t>
            </w:r>
          </w:p>
          <w:p w14:paraId="70E78827" w14:textId="750D3B2A" w:rsidR="00007734" w:rsidRPr="00D875DF" w:rsidRDefault="00007734" w:rsidP="00D875DF">
            <w:pPr>
              <w:pStyle w:val="GOSTTableListMark1"/>
            </w:pPr>
            <w:r w:rsidRPr="00D875DF">
              <w:t xml:space="preserve">«Платежное поручение» </w:t>
            </w:r>
            <w:r w:rsidR="00F81110" w:rsidRPr="00D875DF">
              <w:t>–</w:t>
            </w:r>
            <w:r w:rsidRPr="00D875DF">
              <w:t xml:space="preserve"> </w:t>
            </w:r>
            <w:r w:rsidRPr="00D875DF">
              <w:rPr>
                <w:rStyle w:val="GOSTTableListMark10"/>
              </w:rPr>
              <w:t>для типа</w:t>
            </w:r>
            <w:r w:rsidRPr="00D875DF">
              <w:t xml:space="preserve"> «1ПП»;</w:t>
            </w:r>
          </w:p>
          <w:p w14:paraId="7D5F434A" w14:textId="7E074044" w:rsidR="00007734" w:rsidRPr="00D875DF" w:rsidRDefault="00007734" w:rsidP="00D875DF">
            <w:pPr>
              <w:pStyle w:val="GOSTTableListMark1"/>
            </w:pPr>
            <w:r w:rsidRPr="00D875DF">
              <w:t xml:space="preserve">«Реестр платежей, ошибочно зачисленных на счет другого органа Федерального казначейства» </w:t>
            </w:r>
            <w:r w:rsidR="00F81110" w:rsidRPr="00D875DF">
              <w:t>–</w:t>
            </w:r>
            <w:r w:rsidRPr="00D875DF">
              <w:t xml:space="preserve"> для типа «РОВ»;</w:t>
            </w:r>
          </w:p>
          <w:p w14:paraId="4AA5694A" w14:textId="6F8DFE8B" w:rsidR="00007734" w:rsidRPr="00D875DF" w:rsidRDefault="00007734" w:rsidP="00D875DF">
            <w:pPr>
              <w:pStyle w:val="GOSTTableListMark1"/>
            </w:pPr>
            <w:r w:rsidRPr="00D875DF">
              <w:lastRenderedPageBreak/>
              <w:t xml:space="preserve">«Реестр платежей, ошибочно зачисленных на счет другого органа Федерального казначейства» </w:t>
            </w:r>
            <w:r w:rsidR="00F81110" w:rsidRPr="00D875DF">
              <w:t>–</w:t>
            </w:r>
            <w:r w:rsidRPr="00D875DF">
              <w:t xml:space="preserve"> для типа «РОН»;</w:t>
            </w:r>
          </w:p>
          <w:p w14:paraId="46C51C04" w14:textId="66F22D89" w:rsidR="00007734" w:rsidRPr="007036CE" w:rsidRDefault="00007734" w:rsidP="00D875DF">
            <w:pPr>
              <w:pStyle w:val="GOSTTableListMark1"/>
            </w:pPr>
            <w:r w:rsidRPr="00D875DF">
              <w:t xml:space="preserve">«Реестр платежей, ошибочно зачисленных на счет другого органа Федерального казначейства» </w:t>
            </w:r>
            <w:r w:rsidR="00F81110" w:rsidRPr="00D875DF">
              <w:t>–</w:t>
            </w:r>
            <w:r w:rsidRPr="00D875DF">
              <w:t xml:space="preserve"> для типа «РОЗ»</w:t>
            </w:r>
          </w:p>
        </w:tc>
      </w:tr>
      <w:tr w:rsidR="00007734" w:rsidRPr="007036CE" w14:paraId="2D1DECCB" w14:textId="77777777" w:rsidTr="008116BE">
        <w:tc>
          <w:tcPr>
            <w:tcW w:w="1100" w:type="pct"/>
          </w:tcPr>
          <w:p w14:paraId="68BDEEF1" w14:textId="77777777" w:rsidR="00007734" w:rsidRPr="007036CE" w:rsidRDefault="00007734" w:rsidP="008116BE">
            <w:pPr>
              <w:pStyle w:val="GOSTTablenorm"/>
            </w:pPr>
            <w:r w:rsidRPr="007036CE">
              <w:lastRenderedPageBreak/>
              <w:t>Код валюты</w:t>
            </w:r>
          </w:p>
        </w:tc>
        <w:tc>
          <w:tcPr>
            <w:tcW w:w="750" w:type="pct"/>
          </w:tcPr>
          <w:p w14:paraId="5984813F" w14:textId="77777777" w:rsidR="00007734" w:rsidRPr="007036CE" w:rsidRDefault="00007734" w:rsidP="008116BE">
            <w:pPr>
              <w:pStyle w:val="GOSTTablenorm"/>
            </w:pPr>
            <w:r w:rsidRPr="007036CE">
              <w:t>CURRENCY_CODE</w:t>
            </w:r>
          </w:p>
        </w:tc>
        <w:tc>
          <w:tcPr>
            <w:tcW w:w="500" w:type="pct"/>
          </w:tcPr>
          <w:p w14:paraId="4B5F24BA" w14:textId="77777777" w:rsidR="00007734" w:rsidRPr="007036CE" w:rsidRDefault="00007734" w:rsidP="008116BE">
            <w:pPr>
              <w:pStyle w:val="GOSTTablenorm"/>
            </w:pPr>
            <w:r w:rsidRPr="007036CE">
              <w:t>Строка</w:t>
            </w:r>
          </w:p>
        </w:tc>
        <w:tc>
          <w:tcPr>
            <w:tcW w:w="300" w:type="pct"/>
          </w:tcPr>
          <w:p w14:paraId="1C10E16B" w14:textId="77777777" w:rsidR="00007734" w:rsidRPr="007036CE" w:rsidRDefault="00007734" w:rsidP="008116BE">
            <w:pPr>
              <w:pStyle w:val="GOSTTablenorm"/>
            </w:pPr>
            <w:r w:rsidRPr="007036CE">
              <w:t>Да</w:t>
            </w:r>
          </w:p>
        </w:tc>
        <w:tc>
          <w:tcPr>
            <w:tcW w:w="315" w:type="pct"/>
          </w:tcPr>
          <w:p w14:paraId="4EA48449" w14:textId="77777777" w:rsidR="00007734" w:rsidRPr="007036CE" w:rsidRDefault="00007734" w:rsidP="008116BE">
            <w:pPr>
              <w:pStyle w:val="GOSTTablenorm"/>
            </w:pPr>
            <w:r w:rsidRPr="007036CE">
              <w:t>=3</w:t>
            </w:r>
          </w:p>
        </w:tc>
        <w:tc>
          <w:tcPr>
            <w:tcW w:w="2035" w:type="pct"/>
          </w:tcPr>
          <w:p w14:paraId="1873CA20" w14:textId="77777777" w:rsidR="00007734" w:rsidRPr="007036CE" w:rsidRDefault="00007734" w:rsidP="008116BE">
            <w:pPr>
              <w:pStyle w:val="GOSTTablenorm"/>
            </w:pPr>
            <w:r w:rsidRPr="007036CE">
              <w:t>Указывается код валюты по Общероссийскому классификатору валют</w:t>
            </w:r>
          </w:p>
        </w:tc>
      </w:tr>
      <w:tr w:rsidR="00007734" w:rsidRPr="007036CE" w14:paraId="137068AA" w14:textId="77777777" w:rsidTr="008116BE">
        <w:tc>
          <w:tcPr>
            <w:tcW w:w="1100" w:type="pct"/>
          </w:tcPr>
          <w:p w14:paraId="7011DFF1" w14:textId="77777777" w:rsidR="00007734" w:rsidRPr="007036CE" w:rsidRDefault="00007734" w:rsidP="008116BE">
            <w:pPr>
              <w:pStyle w:val="GOSTTablenorm"/>
            </w:pPr>
            <w:r w:rsidRPr="007036CE">
              <w:t>Уровень конфиденциальности</w:t>
            </w:r>
          </w:p>
        </w:tc>
        <w:tc>
          <w:tcPr>
            <w:tcW w:w="750" w:type="pct"/>
          </w:tcPr>
          <w:p w14:paraId="78C9033A" w14:textId="77777777" w:rsidR="00007734" w:rsidRPr="007036CE" w:rsidRDefault="00007734" w:rsidP="008116BE">
            <w:pPr>
              <w:pStyle w:val="GOSTTablenorm"/>
            </w:pPr>
            <w:r w:rsidRPr="007036CE">
              <w:t>SystemInformation_UFOS_SECRECY</w:t>
            </w:r>
          </w:p>
        </w:tc>
        <w:tc>
          <w:tcPr>
            <w:tcW w:w="500" w:type="pct"/>
          </w:tcPr>
          <w:p w14:paraId="528DD0D0" w14:textId="77777777" w:rsidR="00007734" w:rsidRPr="007036CE" w:rsidRDefault="00007734" w:rsidP="008116BE">
            <w:pPr>
              <w:pStyle w:val="GOSTTablenorm"/>
            </w:pPr>
            <w:r w:rsidRPr="007036CE">
              <w:t>Число</w:t>
            </w:r>
          </w:p>
        </w:tc>
        <w:tc>
          <w:tcPr>
            <w:tcW w:w="300" w:type="pct"/>
          </w:tcPr>
          <w:p w14:paraId="2590A86F" w14:textId="77777777" w:rsidR="00007734" w:rsidRPr="007036CE" w:rsidRDefault="00007734" w:rsidP="008116BE">
            <w:pPr>
              <w:pStyle w:val="GOSTTablenorm"/>
            </w:pPr>
            <w:r w:rsidRPr="007036CE">
              <w:t>Да</w:t>
            </w:r>
          </w:p>
        </w:tc>
        <w:tc>
          <w:tcPr>
            <w:tcW w:w="315" w:type="pct"/>
          </w:tcPr>
          <w:p w14:paraId="399A813E" w14:textId="77777777" w:rsidR="00007734" w:rsidRPr="007036CE" w:rsidRDefault="00007734" w:rsidP="008116BE">
            <w:pPr>
              <w:pStyle w:val="GOSTTablenorm"/>
            </w:pPr>
            <w:r w:rsidRPr="007036CE">
              <w:t>=1</w:t>
            </w:r>
          </w:p>
        </w:tc>
        <w:tc>
          <w:tcPr>
            <w:tcW w:w="2035" w:type="pct"/>
          </w:tcPr>
          <w:p w14:paraId="775CF5F8" w14:textId="77777777" w:rsidR="00007734" w:rsidRPr="007036CE" w:rsidRDefault="00007734" w:rsidP="008116BE">
            <w:pPr>
              <w:pStyle w:val="GOSTTablenorm"/>
            </w:pPr>
            <w:r w:rsidRPr="007036CE">
              <w:t>Указывается уровень конфиденциальности документа.</w:t>
            </w:r>
          </w:p>
          <w:p w14:paraId="4455321D" w14:textId="1D78DF4D" w:rsidR="00007734" w:rsidRPr="007036CE" w:rsidRDefault="00007734" w:rsidP="00007734">
            <w:pPr>
              <w:pStyle w:val="GOSTTableListMark1"/>
              <w:numPr>
                <w:ilvl w:val="0"/>
                <w:numId w:val="2"/>
              </w:numPr>
              <w:tabs>
                <w:tab w:val="clear" w:pos="369"/>
                <w:tab w:val="num" w:pos="340"/>
              </w:tabs>
              <w:ind w:left="340"/>
            </w:pPr>
            <w:r w:rsidRPr="007036CE">
              <w:t xml:space="preserve">По умолчанию «0» </w:t>
            </w:r>
            <w:r w:rsidR="00F81110" w:rsidRPr="007036CE">
              <w:t>–</w:t>
            </w:r>
            <w:r w:rsidRPr="007036CE">
              <w:t xml:space="preserve"> Несекретно</w:t>
            </w:r>
          </w:p>
        </w:tc>
      </w:tr>
      <w:tr w:rsidR="00007734" w:rsidRPr="007036CE" w14:paraId="44B428BF" w14:textId="77777777" w:rsidTr="008116BE">
        <w:tc>
          <w:tcPr>
            <w:tcW w:w="1100" w:type="pct"/>
          </w:tcPr>
          <w:p w14:paraId="5A6C0B56" w14:textId="77777777" w:rsidR="00007734" w:rsidRPr="007036CE" w:rsidRDefault="00007734" w:rsidP="008116BE">
            <w:pPr>
              <w:pStyle w:val="GOSTTablenorm"/>
            </w:pPr>
            <w:r w:rsidRPr="007036CE">
              <w:t>Код бюджета</w:t>
            </w:r>
          </w:p>
        </w:tc>
        <w:tc>
          <w:tcPr>
            <w:tcW w:w="750" w:type="pct"/>
          </w:tcPr>
          <w:p w14:paraId="7DFBCA50" w14:textId="77777777" w:rsidR="00007734" w:rsidRPr="007036CE" w:rsidRDefault="00007734" w:rsidP="008116BE">
            <w:pPr>
              <w:pStyle w:val="GOSTTablenorm"/>
            </w:pPr>
            <w:r w:rsidRPr="007036CE">
              <w:t>TtlPrt_Budget_Cd</w:t>
            </w:r>
          </w:p>
        </w:tc>
        <w:tc>
          <w:tcPr>
            <w:tcW w:w="500" w:type="pct"/>
          </w:tcPr>
          <w:p w14:paraId="3F8D6ABB" w14:textId="77777777" w:rsidR="00007734" w:rsidRPr="007036CE" w:rsidRDefault="00007734" w:rsidP="008116BE">
            <w:pPr>
              <w:pStyle w:val="GOSTTablenorm"/>
            </w:pPr>
            <w:r w:rsidRPr="007036CE">
              <w:t>Строка</w:t>
            </w:r>
          </w:p>
        </w:tc>
        <w:tc>
          <w:tcPr>
            <w:tcW w:w="300" w:type="pct"/>
          </w:tcPr>
          <w:p w14:paraId="2F445197" w14:textId="77777777" w:rsidR="00007734" w:rsidRPr="007036CE" w:rsidRDefault="00007734" w:rsidP="008116BE">
            <w:pPr>
              <w:pStyle w:val="GOSTTablenorm"/>
            </w:pPr>
            <w:r w:rsidRPr="007036CE">
              <w:t>Да</w:t>
            </w:r>
          </w:p>
        </w:tc>
        <w:tc>
          <w:tcPr>
            <w:tcW w:w="315" w:type="pct"/>
          </w:tcPr>
          <w:p w14:paraId="6AFAD689" w14:textId="77777777" w:rsidR="00007734" w:rsidRPr="007036CE" w:rsidRDefault="00007734" w:rsidP="008116BE">
            <w:pPr>
              <w:pStyle w:val="GOSTTablenorm"/>
            </w:pPr>
            <w:r w:rsidRPr="007036CE">
              <w:t>=8</w:t>
            </w:r>
          </w:p>
        </w:tc>
        <w:tc>
          <w:tcPr>
            <w:tcW w:w="2035" w:type="pct"/>
          </w:tcPr>
          <w:p w14:paraId="340526F4" w14:textId="77777777" w:rsidR="00007734" w:rsidRPr="007036CE" w:rsidRDefault="00007734" w:rsidP="008116BE">
            <w:pPr>
              <w:pStyle w:val="GOSTTablenorm"/>
            </w:pPr>
            <w:r w:rsidRPr="007036CE">
              <w:t>Указывается код бюджета в 99010001</w:t>
            </w:r>
          </w:p>
        </w:tc>
      </w:tr>
      <w:tr w:rsidR="00007734" w:rsidRPr="007036CE" w14:paraId="77CAEAA4" w14:textId="77777777" w:rsidTr="008116BE">
        <w:tc>
          <w:tcPr>
            <w:tcW w:w="1100" w:type="pct"/>
          </w:tcPr>
          <w:p w14:paraId="4E8BF383" w14:textId="77777777" w:rsidR="00007734" w:rsidRPr="007036CE" w:rsidRDefault="00007734" w:rsidP="008116BE">
            <w:pPr>
              <w:pStyle w:val="GOSTTablenorm"/>
            </w:pPr>
            <w:r w:rsidRPr="007036CE">
              <w:t>Книга учета</w:t>
            </w:r>
          </w:p>
        </w:tc>
        <w:tc>
          <w:tcPr>
            <w:tcW w:w="750" w:type="pct"/>
          </w:tcPr>
          <w:p w14:paraId="6A09D768" w14:textId="77777777" w:rsidR="00007734" w:rsidRPr="007036CE" w:rsidRDefault="00007734" w:rsidP="008116BE">
            <w:pPr>
              <w:pStyle w:val="GOSTTablenorm"/>
            </w:pPr>
            <w:r w:rsidRPr="007036CE">
              <w:t>TtlPrt_LEDGERBOOK</w:t>
            </w:r>
          </w:p>
        </w:tc>
        <w:tc>
          <w:tcPr>
            <w:tcW w:w="500" w:type="pct"/>
          </w:tcPr>
          <w:p w14:paraId="1699A36D" w14:textId="77777777" w:rsidR="00007734" w:rsidRPr="007036CE" w:rsidRDefault="00007734" w:rsidP="008116BE">
            <w:pPr>
              <w:pStyle w:val="GOSTTablenorm"/>
            </w:pPr>
            <w:r w:rsidRPr="007036CE">
              <w:t>Строка</w:t>
            </w:r>
          </w:p>
        </w:tc>
        <w:tc>
          <w:tcPr>
            <w:tcW w:w="300" w:type="pct"/>
          </w:tcPr>
          <w:p w14:paraId="1F1F3CA1" w14:textId="77777777" w:rsidR="00007734" w:rsidRPr="007036CE" w:rsidRDefault="00007734" w:rsidP="008116BE">
            <w:pPr>
              <w:pStyle w:val="GOSTTablenorm"/>
            </w:pPr>
            <w:r w:rsidRPr="007036CE">
              <w:t>Да</w:t>
            </w:r>
          </w:p>
        </w:tc>
        <w:tc>
          <w:tcPr>
            <w:tcW w:w="315" w:type="pct"/>
          </w:tcPr>
          <w:p w14:paraId="0C65B087" w14:textId="77777777" w:rsidR="00007734" w:rsidRPr="007036CE" w:rsidRDefault="00007734" w:rsidP="008116BE">
            <w:pPr>
              <w:pStyle w:val="GOSTTablenorm"/>
            </w:pPr>
            <w:r w:rsidRPr="007036CE">
              <w:t>&lt;=100</w:t>
            </w:r>
          </w:p>
        </w:tc>
        <w:tc>
          <w:tcPr>
            <w:tcW w:w="2035" w:type="pct"/>
          </w:tcPr>
          <w:p w14:paraId="3431DBD3" w14:textId="77777777" w:rsidR="00007734" w:rsidRPr="007036CE" w:rsidRDefault="00007734" w:rsidP="008116BE">
            <w:pPr>
              <w:pStyle w:val="GOSTTablenorm"/>
            </w:pPr>
            <w:r w:rsidRPr="007036CE">
              <w:t xml:space="preserve">Указывается системное наименование книги бухгалтерского учета в соответствии со справочником «Книги учета» в </w:t>
            </w:r>
            <w:r w:rsidRPr="007036CE">
              <w:rPr>
                <w:lang w:val="en-US"/>
              </w:rPr>
              <w:t>SVAP</w:t>
            </w:r>
          </w:p>
        </w:tc>
      </w:tr>
      <w:tr w:rsidR="00007734" w:rsidRPr="007036CE" w14:paraId="27BAE041" w14:textId="77777777" w:rsidTr="008116BE">
        <w:tc>
          <w:tcPr>
            <w:tcW w:w="1100" w:type="pct"/>
          </w:tcPr>
          <w:p w14:paraId="3E98903C" w14:textId="77777777" w:rsidR="00007734" w:rsidRPr="007036CE" w:rsidRDefault="00007734" w:rsidP="008116BE">
            <w:pPr>
              <w:pStyle w:val="GOSTTablenorm"/>
              <w:rPr>
                <w:b/>
                <w:bCs/>
                <w:szCs w:val="22"/>
              </w:rPr>
            </w:pPr>
            <w:r w:rsidRPr="007036CE">
              <w:rPr>
                <w:b/>
                <w:bCs/>
                <w:szCs w:val="22"/>
              </w:rPr>
              <w:t>Строки</w:t>
            </w:r>
          </w:p>
        </w:tc>
        <w:tc>
          <w:tcPr>
            <w:tcW w:w="750" w:type="pct"/>
          </w:tcPr>
          <w:p w14:paraId="7DE234F8" w14:textId="77777777" w:rsidR="00007734" w:rsidRPr="007036CE" w:rsidRDefault="00007734" w:rsidP="008116BE">
            <w:pPr>
              <w:pStyle w:val="GOSTTablenorm"/>
              <w:rPr>
                <w:b/>
                <w:bCs/>
                <w:szCs w:val="22"/>
              </w:rPr>
            </w:pPr>
            <w:r w:rsidRPr="007036CE">
              <w:rPr>
                <w:b/>
                <w:szCs w:val="24"/>
              </w:rPr>
              <w:t>INFOASFK</w:t>
            </w:r>
          </w:p>
        </w:tc>
        <w:tc>
          <w:tcPr>
            <w:tcW w:w="500" w:type="pct"/>
          </w:tcPr>
          <w:p w14:paraId="6A1712DD" w14:textId="77777777" w:rsidR="00007734" w:rsidRPr="007036CE" w:rsidRDefault="00007734" w:rsidP="008116BE">
            <w:pPr>
              <w:pStyle w:val="GOSTTablenorm"/>
              <w:rPr>
                <w:szCs w:val="22"/>
              </w:rPr>
            </w:pPr>
            <w:r w:rsidRPr="007036CE">
              <w:rPr>
                <w:bCs/>
                <w:szCs w:val="22"/>
              </w:rPr>
              <w:t>Массив</w:t>
            </w:r>
          </w:p>
        </w:tc>
        <w:tc>
          <w:tcPr>
            <w:tcW w:w="300" w:type="pct"/>
          </w:tcPr>
          <w:p w14:paraId="123BA365" w14:textId="77777777" w:rsidR="00007734" w:rsidRPr="007036CE" w:rsidRDefault="00007734" w:rsidP="008116BE">
            <w:pPr>
              <w:pStyle w:val="GOSTTablenorm"/>
              <w:rPr>
                <w:szCs w:val="22"/>
              </w:rPr>
            </w:pPr>
            <w:r w:rsidRPr="007036CE">
              <w:rPr>
                <w:szCs w:val="22"/>
              </w:rPr>
              <w:t>Да</w:t>
            </w:r>
          </w:p>
        </w:tc>
        <w:tc>
          <w:tcPr>
            <w:tcW w:w="315" w:type="pct"/>
          </w:tcPr>
          <w:p w14:paraId="14F81DE1" w14:textId="77777777" w:rsidR="00007734" w:rsidRPr="007036CE" w:rsidRDefault="00007734" w:rsidP="008116BE">
            <w:pPr>
              <w:pStyle w:val="GOSTTablenorm"/>
              <w:rPr>
                <w:szCs w:val="22"/>
              </w:rPr>
            </w:pPr>
            <w:r w:rsidRPr="007036CE">
              <w:rPr>
                <w:szCs w:val="22"/>
              </w:rPr>
              <w:t>-</w:t>
            </w:r>
          </w:p>
        </w:tc>
        <w:tc>
          <w:tcPr>
            <w:tcW w:w="2035" w:type="pct"/>
          </w:tcPr>
          <w:p w14:paraId="0D9EFF75" w14:textId="77777777" w:rsidR="00007734" w:rsidRPr="007036CE" w:rsidRDefault="00007734" w:rsidP="008116BE">
            <w:pPr>
              <w:pStyle w:val="GOSTTablenorm"/>
              <w:rPr>
                <w:szCs w:val="22"/>
              </w:rPr>
            </w:pPr>
            <w:r w:rsidRPr="007036CE">
              <w:rPr>
                <w:szCs w:val="22"/>
              </w:rPr>
              <w:t>-</w:t>
            </w:r>
          </w:p>
        </w:tc>
      </w:tr>
      <w:tr w:rsidR="00007734" w:rsidRPr="007036CE" w14:paraId="739E68D6" w14:textId="77777777" w:rsidTr="008116BE">
        <w:tc>
          <w:tcPr>
            <w:tcW w:w="1100" w:type="pct"/>
          </w:tcPr>
          <w:p w14:paraId="4739F2A8" w14:textId="77777777" w:rsidR="00007734" w:rsidRPr="007036CE" w:rsidRDefault="00007734" w:rsidP="008116BE">
            <w:pPr>
              <w:pStyle w:val="GOSTTablenorm"/>
              <w:rPr>
                <w:bCs/>
                <w:szCs w:val="22"/>
              </w:rPr>
            </w:pPr>
            <w:r w:rsidRPr="007036CE">
              <w:t>Идентификатор строки</w:t>
            </w:r>
          </w:p>
        </w:tc>
        <w:tc>
          <w:tcPr>
            <w:tcW w:w="750" w:type="pct"/>
          </w:tcPr>
          <w:p w14:paraId="151EF718" w14:textId="411B5F2B" w:rsidR="00007734" w:rsidRPr="007036CE" w:rsidRDefault="00007734" w:rsidP="00F81110">
            <w:pPr>
              <w:pStyle w:val="GOSTTablenorm"/>
              <w:rPr>
                <w:bCs/>
                <w:szCs w:val="22"/>
                <w:lang w:val="en-US"/>
              </w:rPr>
            </w:pPr>
            <w:r w:rsidRPr="007036CE">
              <w:rPr>
                <w:b/>
                <w:szCs w:val="24"/>
                <w:lang w:val="en-US"/>
              </w:rPr>
              <w:t>INFOASFK</w:t>
            </w:r>
            <w:r w:rsidRPr="007036CE">
              <w:rPr>
                <w:lang w:val="en-US"/>
              </w:rPr>
              <w:t>:</w:t>
            </w:r>
            <w:r w:rsidRPr="007036CE">
              <w:rPr>
                <w:color w:val="000000"/>
                <w:szCs w:val="24"/>
                <w:lang w:val="en-US"/>
              </w:rPr>
              <w:t>MEMO_SLIP_LINES_ID</w:t>
            </w:r>
          </w:p>
        </w:tc>
        <w:tc>
          <w:tcPr>
            <w:tcW w:w="500" w:type="pct"/>
          </w:tcPr>
          <w:p w14:paraId="5FFA01F3" w14:textId="77777777" w:rsidR="00007734" w:rsidRPr="007036CE" w:rsidRDefault="00007734" w:rsidP="008116BE">
            <w:pPr>
              <w:pStyle w:val="GOSTTablenorm"/>
              <w:rPr>
                <w:bCs/>
                <w:szCs w:val="22"/>
              </w:rPr>
            </w:pPr>
            <w:r w:rsidRPr="007036CE">
              <w:rPr>
                <w:szCs w:val="22"/>
              </w:rPr>
              <w:t>Число</w:t>
            </w:r>
          </w:p>
        </w:tc>
        <w:tc>
          <w:tcPr>
            <w:tcW w:w="300" w:type="pct"/>
          </w:tcPr>
          <w:p w14:paraId="1529A3E4" w14:textId="77777777" w:rsidR="00007734" w:rsidRPr="007036CE" w:rsidRDefault="00007734" w:rsidP="008116BE">
            <w:pPr>
              <w:pStyle w:val="GOSTTablenorm"/>
              <w:rPr>
                <w:szCs w:val="22"/>
              </w:rPr>
            </w:pPr>
            <w:r w:rsidRPr="007036CE">
              <w:rPr>
                <w:szCs w:val="22"/>
              </w:rPr>
              <w:t>Да</w:t>
            </w:r>
          </w:p>
        </w:tc>
        <w:tc>
          <w:tcPr>
            <w:tcW w:w="315" w:type="pct"/>
          </w:tcPr>
          <w:p w14:paraId="798128C8" w14:textId="77777777" w:rsidR="00007734" w:rsidRPr="007036CE" w:rsidRDefault="00007734" w:rsidP="008116BE">
            <w:pPr>
              <w:pStyle w:val="GOSTTablenorm"/>
              <w:rPr>
                <w:lang w:val="en-US"/>
              </w:rPr>
            </w:pPr>
            <w:r w:rsidRPr="007036CE">
              <w:rPr>
                <w:szCs w:val="22"/>
              </w:rPr>
              <w:t>&lt;=20</w:t>
            </w:r>
          </w:p>
        </w:tc>
        <w:tc>
          <w:tcPr>
            <w:tcW w:w="2035" w:type="pct"/>
          </w:tcPr>
          <w:p w14:paraId="6B068161" w14:textId="77777777" w:rsidR="00007734" w:rsidRPr="007036CE" w:rsidRDefault="00007734" w:rsidP="008116BE">
            <w:pPr>
              <w:pStyle w:val="GOSTTablenorm"/>
              <w:rPr>
                <w:szCs w:val="22"/>
              </w:rPr>
            </w:pPr>
            <w:r w:rsidRPr="007036CE">
              <w:rPr>
                <w:szCs w:val="22"/>
              </w:rPr>
              <w:t>Указывается технический идентификатор строки</w:t>
            </w:r>
          </w:p>
        </w:tc>
      </w:tr>
      <w:tr w:rsidR="00007734" w:rsidRPr="007036CE" w14:paraId="235B1E93" w14:textId="77777777" w:rsidTr="008116BE">
        <w:tc>
          <w:tcPr>
            <w:tcW w:w="1100" w:type="pct"/>
          </w:tcPr>
          <w:p w14:paraId="1F28CAA9" w14:textId="77777777" w:rsidR="00007734" w:rsidRPr="007036CE" w:rsidRDefault="00007734" w:rsidP="008116BE">
            <w:pPr>
              <w:pStyle w:val="GOSTTablenorm"/>
              <w:rPr>
                <w:bCs/>
                <w:szCs w:val="22"/>
              </w:rPr>
            </w:pPr>
            <w:r w:rsidRPr="007036CE">
              <w:rPr>
                <w:bCs/>
                <w:szCs w:val="22"/>
              </w:rPr>
              <w:t>Номер строки</w:t>
            </w:r>
          </w:p>
        </w:tc>
        <w:tc>
          <w:tcPr>
            <w:tcW w:w="750" w:type="pct"/>
          </w:tcPr>
          <w:p w14:paraId="7AF3850A" w14:textId="77777777" w:rsidR="00007734" w:rsidRPr="007036CE" w:rsidRDefault="00007734" w:rsidP="008116BE">
            <w:pPr>
              <w:pStyle w:val="GOSTTablenorm"/>
              <w:rPr>
                <w:bCs/>
                <w:szCs w:val="22"/>
              </w:rPr>
            </w:pPr>
            <w:r w:rsidRPr="007036CE">
              <w:rPr>
                <w:b/>
                <w:szCs w:val="24"/>
              </w:rPr>
              <w:t>INFOASFK</w:t>
            </w:r>
            <w:r w:rsidRPr="007036CE">
              <w:t>:</w:t>
            </w:r>
            <w:r w:rsidRPr="007036CE">
              <w:rPr>
                <w:color w:val="000000"/>
                <w:szCs w:val="24"/>
              </w:rPr>
              <w:t>LINE_NO</w:t>
            </w:r>
          </w:p>
        </w:tc>
        <w:tc>
          <w:tcPr>
            <w:tcW w:w="500" w:type="pct"/>
          </w:tcPr>
          <w:p w14:paraId="6B43D40E" w14:textId="77777777" w:rsidR="00007734" w:rsidRPr="007036CE" w:rsidRDefault="00007734" w:rsidP="008116BE">
            <w:pPr>
              <w:pStyle w:val="GOSTTablenorm"/>
              <w:rPr>
                <w:szCs w:val="22"/>
              </w:rPr>
            </w:pPr>
            <w:r w:rsidRPr="007036CE">
              <w:rPr>
                <w:bCs/>
                <w:szCs w:val="22"/>
              </w:rPr>
              <w:t>Число</w:t>
            </w:r>
          </w:p>
        </w:tc>
        <w:tc>
          <w:tcPr>
            <w:tcW w:w="300" w:type="pct"/>
          </w:tcPr>
          <w:p w14:paraId="242B0E01" w14:textId="77777777" w:rsidR="00007734" w:rsidRPr="007036CE" w:rsidRDefault="00007734" w:rsidP="008116BE">
            <w:pPr>
              <w:pStyle w:val="GOSTTablenorm"/>
              <w:rPr>
                <w:szCs w:val="22"/>
              </w:rPr>
            </w:pPr>
            <w:r w:rsidRPr="007036CE">
              <w:rPr>
                <w:szCs w:val="22"/>
              </w:rPr>
              <w:t>Да</w:t>
            </w:r>
          </w:p>
        </w:tc>
        <w:tc>
          <w:tcPr>
            <w:tcW w:w="315" w:type="pct"/>
          </w:tcPr>
          <w:p w14:paraId="22C50C04" w14:textId="77777777" w:rsidR="00007734" w:rsidRPr="007036CE" w:rsidRDefault="00007734" w:rsidP="008116BE">
            <w:pPr>
              <w:pStyle w:val="GOSTTablenorm"/>
              <w:rPr>
                <w:szCs w:val="22"/>
              </w:rPr>
            </w:pPr>
            <w:r w:rsidRPr="007036CE">
              <w:rPr>
                <w:lang w:val="en-US"/>
              </w:rPr>
              <w:t>&lt;=5</w:t>
            </w:r>
          </w:p>
        </w:tc>
        <w:tc>
          <w:tcPr>
            <w:tcW w:w="2035" w:type="pct"/>
          </w:tcPr>
          <w:p w14:paraId="7C6AAC26" w14:textId="77777777" w:rsidR="00007734" w:rsidRPr="007036CE" w:rsidRDefault="00007734" w:rsidP="008116BE">
            <w:pPr>
              <w:pStyle w:val="GOSTTablenorm"/>
              <w:rPr>
                <w:szCs w:val="22"/>
              </w:rPr>
            </w:pPr>
            <w:r w:rsidRPr="007036CE">
              <w:rPr>
                <w:szCs w:val="22"/>
              </w:rPr>
              <w:t>Указывается порядковый номер строки</w:t>
            </w:r>
          </w:p>
        </w:tc>
      </w:tr>
      <w:tr w:rsidR="00007734" w:rsidRPr="007036CE" w14:paraId="4B152B91" w14:textId="77777777" w:rsidTr="008116BE">
        <w:tc>
          <w:tcPr>
            <w:tcW w:w="1100" w:type="pct"/>
          </w:tcPr>
          <w:p w14:paraId="79B0AF1C" w14:textId="77777777" w:rsidR="00007734" w:rsidRPr="007036CE" w:rsidRDefault="00007734" w:rsidP="008116BE">
            <w:pPr>
              <w:pStyle w:val="GOSTTablenorm"/>
              <w:rPr>
                <w:bCs/>
                <w:szCs w:val="22"/>
              </w:rPr>
            </w:pPr>
            <w:r w:rsidRPr="007036CE">
              <w:t>Наименование операции</w:t>
            </w:r>
          </w:p>
        </w:tc>
        <w:tc>
          <w:tcPr>
            <w:tcW w:w="750" w:type="pct"/>
          </w:tcPr>
          <w:p w14:paraId="0A3AD0D8" w14:textId="77777777" w:rsidR="00007734" w:rsidRPr="007036CE" w:rsidRDefault="00007734" w:rsidP="008116BE">
            <w:pPr>
              <w:pStyle w:val="GOSTTablenorm"/>
              <w:rPr>
                <w:bCs/>
                <w:szCs w:val="22"/>
              </w:rPr>
            </w:pPr>
            <w:r w:rsidRPr="007036CE">
              <w:rPr>
                <w:b/>
                <w:szCs w:val="24"/>
              </w:rPr>
              <w:t>INFOASFK</w:t>
            </w:r>
            <w:r w:rsidRPr="007036CE">
              <w:t>:NAME_OF_OPERATION</w:t>
            </w:r>
          </w:p>
        </w:tc>
        <w:tc>
          <w:tcPr>
            <w:tcW w:w="500" w:type="pct"/>
          </w:tcPr>
          <w:p w14:paraId="0D6A91C3" w14:textId="77777777" w:rsidR="00007734" w:rsidRPr="007036CE" w:rsidRDefault="00007734" w:rsidP="008116BE">
            <w:pPr>
              <w:pStyle w:val="GOSTTablenorm"/>
              <w:rPr>
                <w:szCs w:val="22"/>
              </w:rPr>
            </w:pPr>
            <w:r w:rsidRPr="007036CE">
              <w:t>Строка</w:t>
            </w:r>
          </w:p>
        </w:tc>
        <w:tc>
          <w:tcPr>
            <w:tcW w:w="300" w:type="pct"/>
          </w:tcPr>
          <w:p w14:paraId="4C66AE85" w14:textId="77777777" w:rsidR="00007734" w:rsidRPr="007036CE" w:rsidRDefault="00007734" w:rsidP="008116BE">
            <w:pPr>
              <w:pStyle w:val="GOSTTablenorm"/>
              <w:rPr>
                <w:szCs w:val="22"/>
              </w:rPr>
            </w:pPr>
            <w:r w:rsidRPr="007036CE">
              <w:rPr>
                <w:bCs/>
              </w:rPr>
              <w:t>Да</w:t>
            </w:r>
          </w:p>
        </w:tc>
        <w:tc>
          <w:tcPr>
            <w:tcW w:w="315" w:type="pct"/>
          </w:tcPr>
          <w:p w14:paraId="1A420580" w14:textId="77777777" w:rsidR="00007734" w:rsidRPr="007036CE" w:rsidRDefault="00007734" w:rsidP="008116BE">
            <w:pPr>
              <w:pStyle w:val="GOSTTablenorm"/>
              <w:rPr>
                <w:szCs w:val="22"/>
              </w:rPr>
            </w:pPr>
            <w:r w:rsidRPr="007036CE">
              <w:t>&lt;=2000</w:t>
            </w:r>
          </w:p>
        </w:tc>
        <w:tc>
          <w:tcPr>
            <w:tcW w:w="2035" w:type="pct"/>
          </w:tcPr>
          <w:p w14:paraId="71D9C987" w14:textId="521ED86D" w:rsidR="00007734" w:rsidRPr="007036CE" w:rsidRDefault="00007734" w:rsidP="00F81110">
            <w:pPr>
              <w:pStyle w:val="GOSTTablenorm"/>
              <w:rPr>
                <w:szCs w:val="22"/>
              </w:rPr>
            </w:pPr>
            <w:r w:rsidRPr="007036CE">
              <w:rPr>
                <w:szCs w:val="22"/>
              </w:rPr>
              <w:t xml:space="preserve">Указывается произвольное наименование операции, может отсутствовать в справочнике «Наименования записей учета» в </w:t>
            </w:r>
            <w:r w:rsidRPr="007036CE">
              <w:rPr>
                <w:szCs w:val="22"/>
                <w:lang w:val="en-US"/>
              </w:rPr>
              <w:t>SVAP</w:t>
            </w:r>
          </w:p>
        </w:tc>
      </w:tr>
      <w:tr w:rsidR="00FE3EF4" w:rsidRPr="007036CE" w14:paraId="148CEC5C" w14:textId="77777777" w:rsidTr="008116BE">
        <w:trPr>
          <w:ins w:id="5487" w:author="Сарафанова (Чиркова) Наталия Сергеевна" w:date="2026-02-24T15:18:00Z"/>
        </w:trPr>
        <w:tc>
          <w:tcPr>
            <w:tcW w:w="1100" w:type="pct"/>
          </w:tcPr>
          <w:p w14:paraId="019DFEE3" w14:textId="5D0C4682" w:rsidR="00FE3EF4" w:rsidRPr="00A11B67" w:rsidRDefault="00FE3EF4" w:rsidP="00FE3EF4">
            <w:pPr>
              <w:pStyle w:val="GOSTTablenorm"/>
              <w:rPr>
                <w:ins w:id="5488" w:author="Сарафанова (Чиркова) Наталия Сергеевна" w:date="2026-02-24T15:18:00Z"/>
              </w:rPr>
            </w:pPr>
            <w:ins w:id="5489" w:author="Сарафанова (Чиркова) Наталия Сергеевна" w:date="2026-02-24T15:19:00Z">
              <w:r w:rsidRPr="00A11B67">
                <w:rPr>
                  <w:szCs w:val="22"/>
                </w:rPr>
                <w:t>Номер родительского документа</w:t>
              </w:r>
            </w:ins>
          </w:p>
        </w:tc>
        <w:tc>
          <w:tcPr>
            <w:tcW w:w="750" w:type="pct"/>
          </w:tcPr>
          <w:p w14:paraId="2547F999" w14:textId="0461A558" w:rsidR="00FE3EF4" w:rsidRPr="00A11B67" w:rsidRDefault="00FE3EF4" w:rsidP="00F81110">
            <w:pPr>
              <w:pStyle w:val="GOSTTablenorm"/>
              <w:rPr>
                <w:ins w:id="5490" w:author="Сарафанова (Чиркова) Наталия Сергеевна" w:date="2026-02-24T15:18:00Z"/>
                <w:b/>
                <w:szCs w:val="24"/>
              </w:rPr>
            </w:pPr>
            <w:ins w:id="5491" w:author="Сарафанова (Чиркова) Наталия Сергеевна" w:date="2026-02-24T15:19:00Z">
              <w:r w:rsidRPr="00A11B67">
                <w:rPr>
                  <w:b/>
                  <w:szCs w:val="24"/>
                </w:rPr>
                <w:t>INFOASFK</w:t>
              </w:r>
              <w:r w:rsidRPr="00A11B67">
                <w:rPr>
                  <w:b/>
                  <w:bCs/>
                  <w:szCs w:val="22"/>
                </w:rPr>
                <w:t>:</w:t>
              </w:r>
              <w:r w:rsidRPr="00A11B67">
                <w:t>ATTRIBUTE6_3</w:t>
              </w:r>
            </w:ins>
          </w:p>
        </w:tc>
        <w:tc>
          <w:tcPr>
            <w:tcW w:w="500" w:type="pct"/>
          </w:tcPr>
          <w:p w14:paraId="553F1FB9" w14:textId="25D77F60" w:rsidR="00FE3EF4" w:rsidRPr="00A11B67" w:rsidRDefault="00FE3EF4" w:rsidP="00FE3EF4">
            <w:pPr>
              <w:pStyle w:val="GOSTTablenorm"/>
              <w:rPr>
                <w:ins w:id="5492" w:author="Сарафанова (Чиркова) Наталия Сергеевна" w:date="2026-02-24T15:18:00Z"/>
              </w:rPr>
            </w:pPr>
            <w:ins w:id="5493" w:author="Сарафанова (Чиркова) Наталия Сергеевна" w:date="2026-02-24T15:19:00Z">
              <w:r w:rsidRPr="00A11B67">
                <w:t>Строка</w:t>
              </w:r>
            </w:ins>
          </w:p>
        </w:tc>
        <w:tc>
          <w:tcPr>
            <w:tcW w:w="300" w:type="pct"/>
          </w:tcPr>
          <w:p w14:paraId="71B0E9F0" w14:textId="18055593" w:rsidR="00FE3EF4" w:rsidRPr="00A11B67" w:rsidRDefault="00FE3EF4" w:rsidP="00FE3EF4">
            <w:pPr>
              <w:pStyle w:val="GOSTTablenorm"/>
              <w:rPr>
                <w:ins w:id="5494" w:author="Сарафанова (Чиркова) Наталия Сергеевна" w:date="2026-02-24T15:18:00Z"/>
                <w:bCs/>
              </w:rPr>
            </w:pPr>
            <w:ins w:id="5495" w:author="Сарафанова (Чиркова) Наталия Сергеевна" w:date="2026-02-24T15:19:00Z">
              <w:r w:rsidRPr="00A11B67">
                <w:t>Нет</w:t>
              </w:r>
            </w:ins>
          </w:p>
        </w:tc>
        <w:tc>
          <w:tcPr>
            <w:tcW w:w="315" w:type="pct"/>
          </w:tcPr>
          <w:p w14:paraId="2B0B89BC" w14:textId="3C168452" w:rsidR="00FE3EF4" w:rsidRPr="00A11B67" w:rsidRDefault="00FE3EF4" w:rsidP="00FE3EF4">
            <w:pPr>
              <w:pStyle w:val="GOSTTablenorm"/>
              <w:rPr>
                <w:ins w:id="5496" w:author="Сарафанова (Чиркова) Наталия Сергеевна" w:date="2026-02-24T15:18:00Z"/>
              </w:rPr>
            </w:pPr>
            <w:ins w:id="5497" w:author="Сарафанова (Чиркова) Наталия Сергеевна" w:date="2026-02-24T15:19:00Z">
              <w:r w:rsidRPr="00A11B67">
                <w:rPr>
                  <w:szCs w:val="22"/>
                </w:rPr>
                <w:t>&lt;=25</w:t>
              </w:r>
            </w:ins>
          </w:p>
        </w:tc>
        <w:tc>
          <w:tcPr>
            <w:tcW w:w="2035" w:type="pct"/>
          </w:tcPr>
          <w:p w14:paraId="74AFBA59" w14:textId="4465B1AD" w:rsidR="00FE3EF4" w:rsidRPr="00A11B67" w:rsidRDefault="00FE3EF4" w:rsidP="00FE3EF4">
            <w:pPr>
              <w:pStyle w:val="GOSTTablenorm"/>
              <w:rPr>
                <w:ins w:id="5498" w:author="Сарафанова (Чиркова) Наталия Сергеевна" w:date="2026-02-24T15:18:00Z"/>
                <w:szCs w:val="22"/>
              </w:rPr>
            </w:pPr>
            <w:ins w:id="5499" w:author="Сарафанова (Чиркова) Наталия Сергеевна" w:date="2026-02-24T15:20:00Z">
              <w:r w:rsidRPr="00A11B67">
                <w:t xml:space="preserve">Указывается номер </w:t>
              </w:r>
              <w:r w:rsidRPr="00A11B67">
                <w:rPr>
                  <w:szCs w:val="22"/>
                </w:rPr>
                <w:t>родительского</w:t>
              </w:r>
              <w:r w:rsidRPr="00A11B67">
                <w:t xml:space="preserve"> документа</w:t>
              </w:r>
            </w:ins>
          </w:p>
        </w:tc>
      </w:tr>
      <w:tr w:rsidR="00FE3EF4" w:rsidRPr="007036CE" w14:paraId="2BD32971" w14:textId="77777777" w:rsidTr="008116BE">
        <w:trPr>
          <w:ins w:id="5500" w:author="Сарафанова (Чиркова) Наталия Сергеевна" w:date="2026-02-24T15:18:00Z"/>
        </w:trPr>
        <w:tc>
          <w:tcPr>
            <w:tcW w:w="1100" w:type="pct"/>
          </w:tcPr>
          <w:p w14:paraId="76F174DA" w14:textId="291241F5" w:rsidR="00FE3EF4" w:rsidRPr="00A11B67" w:rsidRDefault="00FE3EF4" w:rsidP="00FE3EF4">
            <w:pPr>
              <w:pStyle w:val="GOSTTablenorm"/>
              <w:rPr>
                <w:ins w:id="5501" w:author="Сарафанова (Чиркова) Наталия Сергеевна" w:date="2026-02-24T15:18:00Z"/>
              </w:rPr>
            </w:pPr>
            <w:ins w:id="5502" w:author="Сарафанова (Чиркова) Наталия Сергеевна" w:date="2026-02-24T15:19:00Z">
              <w:r w:rsidRPr="00A11B67">
                <w:rPr>
                  <w:szCs w:val="22"/>
                </w:rPr>
                <w:t>Дата родительского документа</w:t>
              </w:r>
            </w:ins>
          </w:p>
        </w:tc>
        <w:tc>
          <w:tcPr>
            <w:tcW w:w="750" w:type="pct"/>
          </w:tcPr>
          <w:p w14:paraId="281CD638" w14:textId="3110C8FB" w:rsidR="00FE3EF4" w:rsidRPr="00A11B67" w:rsidRDefault="00FE3EF4" w:rsidP="00F81110">
            <w:pPr>
              <w:pStyle w:val="GOSTTablenorm"/>
              <w:rPr>
                <w:ins w:id="5503" w:author="Сарафанова (Чиркова) Наталия Сергеевна" w:date="2026-02-24T15:18:00Z"/>
                <w:b/>
                <w:szCs w:val="24"/>
              </w:rPr>
            </w:pPr>
            <w:ins w:id="5504" w:author="Сарафанова (Чиркова) Наталия Сергеевна" w:date="2026-02-24T15:19:00Z">
              <w:r w:rsidRPr="00A11B67">
                <w:rPr>
                  <w:b/>
                  <w:szCs w:val="24"/>
                </w:rPr>
                <w:t>INFOASFK</w:t>
              </w:r>
              <w:r w:rsidRPr="00A11B67">
                <w:rPr>
                  <w:b/>
                  <w:bCs/>
                  <w:szCs w:val="22"/>
                </w:rPr>
                <w:t>:</w:t>
              </w:r>
              <w:r w:rsidRPr="00A11B67">
                <w:t>ATTRIBUTE6_2</w:t>
              </w:r>
            </w:ins>
          </w:p>
        </w:tc>
        <w:tc>
          <w:tcPr>
            <w:tcW w:w="500" w:type="pct"/>
          </w:tcPr>
          <w:p w14:paraId="7552E21B" w14:textId="573E536D" w:rsidR="00FE3EF4" w:rsidRPr="00A11B67" w:rsidRDefault="00FE3EF4" w:rsidP="00FE3EF4">
            <w:pPr>
              <w:pStyle w:val="GOSTTablenorm"/>
              <w:rPr>
                <w:ins w:id="5505" w:author="Сарафанова (Чиркова) Наталия Сергеевна" w:date="2026-02-24T15:18:00Z"/>
              </w:rPr>
            </w:pPr>
            <w:ins w:id="5506" w:author="Сарафанова (Чиркова) Наталия Сергеевна" w:date="2026-02-24T15:19:00Z">
              <w:r w:rsidRPr="00A11B67">
                <w:t>Дата</w:t>
              </w:r>
            </w:ins>
          </w:p>
        </w:tc>
        <w:tc>
          <w:tcPr>
            <w:tcW w:w="300" w:type="pct"/>
          </w:tcPr>
          <w:p w14:paraId="07B915C1" w14:textId="1FB0A41F" w:rsidR="00FE3EF4" w:rsidRPr="00A11B67" w:rsidRDefault="00FE3EF4" w:rsidP="00FE3EF4">
            <w:pPr>
              <w:pStyle w:val="GOSTTablenorm"/>
              <w:rPr>
                <w:ins w:id="5507" w:author="Сарафанова (Чиркова) Наталия Сергеевна" w:date="2026-02-24T15:18:00Z"/>
                <w:bCs/>
              </w:rPr>
            </w:pPr>
            <w:ins w:id="5508" w:author="Сарафанова (Чиркова) Наталия Сергеевна" w:date="2026-02-24T15:19:00Z">
              <w:r w:rsidRPr="00A11B67">
                <w:rPr>
                  <w:bCs/>
                </w:rPr>
                <w:t>Нет</w:t>
              </w:r>
            </w:ins>
          </w:p>
        </w:tc>
        <w:tc>
          <w:tcPr>
            <w:tcW w:w="315" w:type="pct"/>
          </w:tcPr>
          <w:p w14:paraId="62844EF9" w14:textId="04DF8744" w:rsidR="00FE3EF4" w:rsidRPr="00A11B67" w:rsidRDefault="00FE3EF4" w:rsidP="00FE3EF4">
            <w:pPr>
              <w:pStyle w:val="GOSTTablenorm"/>
              <w:rPr>
                <w:ins w:id="5509" w:author="Сарафанова (Чиркова) Наталия Сергеевна" w:date="2026-02-24T15:18:00Z"/>
              </w:rPr>
            </w:pPr>
          </w:p>
        </w:tc>
        <w:tc>
          <w:tcPr>
            <w:tcW w:w="2035" w:type="pct"/>
          </w:tcPr>
          <w:p w14:paraId="08D699B3" w14:textId="79490D82" w:rsidR="00FE3EF4" w:rsidRPr="00A11B67" w:rsidRDefault="00FE3EF4" w:rsidP="00FE3EF4">
            <w:pPr>
              <w:pStyle w:val="GOSTTablenorm"/>
              <w:rPr>
                <w:ins w:id="5510" w:author="Сарафанова (Чиркова) Наталия Сергеевна" w:date="2026-02-24T15:18:00Z"/>
                <w:szCs w:val="22"/>
              </w:rPr>
            </w:pPr>
            <w:ins w:id="5511" w:author="Сарафанова (Чиркова) Наталия Сергеевна" w:date="2026-02-24T15:20:00Z">
              <w:r w:rsidRPr="00A11B67">
                <w:t xml:space="preserve">Указывается дата </w:t>
              </w:r>
              <w:r w:rsidRPr="00A11B67">
                <w:rPr>
                  <w:szCs w:val="22"/>
                </w:rPr>
                <w:t>родительского</w:t>
              </w:r>
              <w:r w:rsidRPr="00A11B67">
                <w:t xml:space="preserve"> документа в формате YYYY-MM-DD</w:t>
              </w:r>
            </w:ins>
          </w:p>
        </w:tc>
      </w:tr>
      <w:tr w:rsidR="00FE3EF4" w:rsidRPr="007036CE" w14:paraId="12108FC5" w14:textId="77777777" w:rsidTr="008116BE">
        <w:trPr>
          <w:ins w:id="5512" w:author="Сарафанова (Чиркова) Наталия Сергеевна" w:date="2026-02-24T15:18:00Z"/>
        </w:trPr>
        <w:tc>
          <w:tcPr>
            <w:tcW w:w="1100" w:type="pct"/>
          </w:tcPr>
          <w:p w14:paraId="0ACEF48B" w14:textId="0D82046F" w:rsidR="00FE3EF4" w:rsidRPr="00A11B67" w:rsidRDefault="00FE3EF4" w:rsidP="00FE3EF4">
            <w:pPr>
              <w:pStyle w:val="GOSTTablenorm"/>
              <w:rPr>
                <w:ins w:id="5513" w:author="Сарафанова (Чиркова) Наталия Сергеевна" w:date="2026-02-24T15:18:00Z"/>
              </w:rPr>
            </w:pPr>
            <w:ins w:id="5514" w:author="Сарафанова (Чиркова) Наталия Сергеевна" w:date="2026-02-24T15:19:00Z">
              <w:r w:rsidRPr="00A11B67">
                <w:rPr>
                  <w:szCs w:val="22"/>
                </w:rPr>
                <w:t>Тип родительского документа</w:t>
              </w:r>
            </w:ins>
          </w:p>
        </w:tc>
        <w:tc>
          <w:tcPr>
            <w:tcW w:w="750" w:type="pct"/>
          </w:tcPr>
          <w:p w14:paraId="40881D5C" w14:textId="6BFB1EDF" w:rsidR="00FE3EF4" w:rsidRPr="00A11B67" w:rsidRDefault="00FE3EF4" w:rsidP="00F81110">
            <w:pPr>
              <w:pStyle w:val="GOSTTablenorm"/>
              <w:rPr>
                <w:ins w:id="5515" w:author="Сарафанова (Чиркова) Наталия Сергеевна" w:date="2026-02-24T15:18:00Z"/>
                <w:b/>
                <w:szCs w:val="24"/>
              </w:rPr>
            </w:pPr>
            <w:ins w:id="5516" w:author="Сарафанова (Чиркова) Наталия Сергеевна" w:date="2026-02-24T15:19:00Z">
              <w:r w:rsidRPr="00A11B67">
                <w:rPr>
                  <w:b/>
                  <w:szCs w:val="24"/>
                </w:rPr>
                <w:t>INFOASFK</w:t>
              </w:r>
              <w:r w:rsidRPr="00A11B67">
                <w:rPr>
                  <w:b/>
                  <w:bCs/>
                  <w:szCs w:val="22"/>
                </w:rPr>
                <w:t>:</w:t>
              </w:r>
              <w:r w:rsidRPr="00A11B67">
                <w:t>ATTRIBUTE6_1</w:t>
              </w:r>
            </w:ins>
          </w:p>
        </w:tc>
        <w:tc>
          <w:tcPr>
            <w:tcW w:w="500" w:type="pct"/>
          </w:tcPr>
          <w:p w14:paraId="40DB3A59" w14:textId="0D13565D" w:rsidR="00FE3EF4" w:rsidRPr="00A11B67" w:rsidRDefault="00FE3EF4" w:rsidP="00FE3EF4">
            <w:pPr>
              <w:pStyle w:val="GOSTTablenorm"/>
              <w:rPr>
                <w:ins w:id="5517" w:author="Сарафанова (Чиркова) Наталия Сергеевна" w:date="2026-02-24T15:18:00Z"/>
              </w:rPr>
            </w:pPr>
            <w:ins w:id="5518" w:author="Сарафанова (Чиркова) Наталия Сергеевна" w:date="2026-02-24T15:19:00Z">
              <w:r w:rsidRPr="00A11B67">
                <w:t>Строка</w:t>
              </w:r>
            </w:ins>
          </w:p>
        </w:tc>
        <w:tc>
          <w:tcPr>
            <w:tcW w:w="300" w:type="pct"/>
          </w:tcPr>
          <w:p w14:paraId="355A3FB3" w14:textId="56950A2F" w:rsidR="00FE3EF4" w:rsidRPr="00A11B67" w:rsidRDefault="00FE3EF4" w:rsidP="00FE3EF4">
            <w:pPr>
              <w:pStyle w:val="GOSTTablenorm"/>
              <w:rPr>
                <w:ins w:id="5519" w:author="Сарафанова (Чиркова) Наталия Сергеевна" w:date="2026-02-24T15:18:00Z"/>
                <w:bCs/>
              </w:rPr>
            </w:pPr>
            <w:ins w:id="5520" w:author="Сарафанова (Чиркова) Наталия Сергеевна" w:date="2026-02-24T15:19:00Z">
              <w:r w:rsidRPr="00A11B67">
                <w:rPr>
                  <w:bCs/>
                </w:rPr>
                <w:t>Нет</w:t>
              </w:r>
            </w:ins>
          </w:p>
        </w:tc>
        <w:tc>
          <w:tcPr>
            <w:tcW w:w="315" w:type="pct"/>
          </w:tcPr>
          <w:p w14:paraId="624A87EC" w14:textId="3B3A28FC" w:rsidR="00FE3EF4" w:rsidRPr="00A11B67" w:rsidRDefault="00FE3EF4" w:rsidP="00FE3EF4">
            <w:pPr>
              <w:pStyle w:val="GOSTTablenorm"/>
              <w:rPr>
                <w:ins w:id="5521" w:author="Сарафанова (Чиркова) Наталия Сергеевна" w:date="2026-02-24T15:18:00Z"/>
              </w:rPr>
            </w:pPr>
            <w:ins w:id="5522" w:author="Сарафанова (Чиркова) Наталия Сергеевна" w:date="2026-02-24T15:20:00Z">
              <w:r w:rsidRPr="00A11B67">
                <w:rPr>
                  <w:szCs w:val="22"/>
                </w:rPr>
                <w:t>&lt;=25</w:t>
              </w:r>
            </w:ins>
          </w:p>
        </w:tc>
        <w:tc>
          <w:tcPr>
            <w:tcW w:w="2035" w:type="pct"/>
          </w:tcPr>
          <w:p w14:paraId="604D5707" w14:textId="4DC33BEA" w:rsidR="00FE3EF4" w:rsidRPr="00A11B67" w:rsidRDefault="00FE3EF4" w:rsidP="00FE3EF4">
            <w:pPr>
              <w:pStyle w:val="GOSTTablenorm"/>
              <w:rPr>
                <w:ins w:id="5523" w:author="Сарафанова (Чиркова) Наталия Сергеевна" w:date="2026-02-24T15:18:00Z"/>
                <w:szCs w:val="22"/>
              </w:rPr>
            </w:pPr>
            <w:ins w:id="5524" w:author="Сарафанова (Чиркова) Наталия Сергеевна" w:date="2026-02-24T15:20:00Z">
              <w:r w:rsidRPr="00A11B67">
                <w:rPr>
                  <w:szCs w:val="22"/>
                </w:rPr>
                <w:t>Указывается тип родительского документа</w:t>
              </w:r>
            </w:ins>
          </w:p>
        </w:tc>
      </w:tr>
      <w:tr w:rsidR="00FE3EF4" w:rsidRPr="007036CE" w14:paraId="44E55131" w14:textId="77777777" w:rsidTr="008116BE">
        <w:trPr>
          <w:ins w:id="5525" w:author="Сарафанова (Чиркова) Наталия Сергеевна" w:date="2026-02-24T15:18:00Z"/>
        </w:trPr>
        <w:tc>
          <w:tcPr>
            <w:tcW w:w="1100" w:type="pct"/>
          </w:tcPr>
          <w:p w14:paraId="672DA438" w14:textId="617DC609" w:rsidR="00FE3EF4" w:rsidRPr="00A11B67" w:rsidRDefault="00FE3EF4" w:rsidP="00FE3EF4">
            <w:pPr>
              <w:pStyle w:val="GOSTTablenorm"/>
              <w:rPr>
                <w:ins w:id="5526" w:author="Сарафанова (Чиркова) Наталия Сергеевна" w:date="2026-02-24T15:18:00Z"/>
              </w:rPr>
            </w:pPr>
            <w:ins w:id="5527" w:author="Сарафанова (Чиркова) Наталия Сергеевна" w:date="2026-02-24T15:19:00Z">
              <w:r w:rsidRPr="00A11B67">
                <w:rPr>
                  <w:szCs w:val="22"/>
                </w:rPr>
                <w:t>GUID родительского документа</w:t>
              </w:r>
            </w:ins>
          </w:p>
        </w:tc>
        <w:tc>
          <w:tcPr>
            <w:tcW w:w="750" w:type="pct"/>
          </w:tcPr>
          <w:p w14:paraId="5D01D8DA" w14:textId="1BDC3B1D" w:rsidR="00FE3EF4" w:rsidRPr="00A11B67" w:rsidRDefault="00FE3EF4" w:rsidP="00F81110">
            <w:pPr>
              <w:pStyle w:val="GOSTTablenorm"/>
              <w:rPr>
                <w:ins w:id="5528" w:author="Сарафанова (Чиркова) Наталия Сергеевна" w:date="2026-02-24T15:18:00Z"/>
                <w:b/>
                <w:szCs w:val="24"/>
              </w:rPr>
            </w:pPr>
            <w:ins w:id="5529" w:author="Сарафанова (Чиркова) Наталия Сергеевна" w:date="2026-02-24T15:19:00Z">
              <w:r w:rsidRPr="00A11B67">
                <w:rPr>
                  <w:b/>
                  <w:szCs w:val="24"/>
                </w:rPr>
                <w:t>INFOASFK</w:t>
              </w:r>
              <w:r w:rsidRPr="00A11B67">
                <w:rPr>
                  <w:b/>
                  <w:bCs/>
                  <w:szCs w:val="22"/>
                </w:rPr>
                <w:t>:</w:t>
              </w:r>
              <w:r w:rsidRPr="00A11B67">
                <w:t>ATTRIBU</w:t>
              </w:r>
              <w:r w:rsidRPr="00A11B67">
                <w:lastRenderedPageBreak/>
                <w:t>TE5</w:t>
              </w:r>
            </w:ins>
          </w:p>
        </w:tc>
        <w:tc>
          <w:tcPr>
            <w:tcW w:w="500" w:type="pct"/>
          </w:tcPr>
          <w:p w14:paraId="2AE8FB3D" w14:textId="39E4F87D" w:rsidR="00FE3EF4" w:rsidRPr="00A11B67" w:rsidRDefault="00FE3EF4" w:rsidP="00FE3EF4">
            <w:pPr>
              <w:pStyle w:val="GOSTTablenorm"/>
              <w:rPr>
                <w:ins w:id="5530" w:author="Сарафанова (Чиркова) Наталия Сергеевна" w:date="2026-02-24T15:18:00Z"/>
              </w:rPr>
            </w:pPr>
            <w:ins w:id="5531" w:author="Сарафанова (Чиркова) Наталия Сергеевна" w:date="2026-02-24T15:19:00Z">
              <w:r w:rsidRPr="00A11B67">
                <w:lastRenderedPageBreak/>
                <w:t>Строка</w:t>
              </w:r>
            </w:ins>
          </w:p>
        </w:tc>
        <w:tc>
          <w:tcPr>
            <w:tcW w:w="300" w:type="pct"/>
          </w:tcPr>
          <w:p w14:paraId="46FB170C" w14:textId="2EB48D82" w:rsidR="00FE3EF4" w:rsidRPr="00A11B67" w:rsidRDefault="00FE3EF4" w:rsidP="00FE3EF4">
            <w:pPr>
              <w:pStyle w:val="GOSTTablenorm"/>
              <w:rPr>
                <w:ins w:id="5532" w:author="Сарафанова (Чиркова) Наталия Сергеевна" w:date="2026-02-24T15:18:00Z"/>
                <w:bCs/>
              </w:rPr>
            </w:pPr>
            <w:ins w:id="5533" w:author="Сарафанова (Чиркова) Наталия Сергеевна" w:date="2026-02-24T15:19:00Z">
              <w:r w:rsidRPr="00A11B67">
                <w:t>Нет</w:t>
              </w:r>
            </w:ins>
          </w:p>
        </w:tc>
        <w:tc>
          <w:tcPr>
            <w:tcW w:w="315" w:type="pct"/>
          </w:tcPr>
          <w:p w14:paraId="29AFF091" w14:textId="2978384E" w:rsidR="00FE3EF4" w:rsidRPr="00A11B67" w:rsidRDefault="00FE3EF4" w:rsidP="00FE3EF4">
            <w:pPr>
              <w:pStyle w:val="GOSTTablenorm"/>
              <w:rPr>
                <w:ins w:id="5534" w:author="Сарафанова (Чиркова) Наталия Сергеевна" w:date="2026-02-24T15:18:00Z"/>
              </w:rPr>
            </w:pPr>
            <w:ins w:id="5535" w:author="Сарафанова (Чиркова) Наталия Сергеевна" w:date="2026-02-24T15:20:00Z">
              <w:r w:rsidRPr="00A11B67">
                <w:t>=36</w:t>
              </w:r>
            </w:ins>
          </w:p>
        </w:tc>
        <w:tc>
          <w:tcPr>
            <w:tcW w:w="2035" w:type="pct"/>
          </w:tcPr>
          <w:p w14:paraId="5DACAFE8" w14:textId="74BF9BBF" w:rsidR="00FE3EF4" w:rsidRPr="00A11B67" w:rsidRDefault="00FE3EF4" w:rsidP="00FE3EF4">
            <w:pPr>
              <w:pStyle w:val="GOSTTablenorm"/>
              <w:rPr>
                <w:ins w:id="5536" w:author="Сарафанова (Чиркова) Наталия Сергеевна" w:date="2026-02-24T15:18:00Z"/>
                <w:szCs w:val="22"/>
              </w:rPr>
            </w:pPr>
            <w:ins w:id="5537" w:author="Сарафанова (Чиркова) Наталия Сергеевна" w:date="2026-02-24T15:20:00Z">
              <w:r w:rsidRPr="00A11B67">
                <w:rPr>
                  <w:szCs w:val="22"/>
                </w:rPr>
                <w:t>Указывается GUID родительского документа</w:t>
              </w:r>
            </w:ins>
          </w:p>
        </w:tc>
      </w:tr>
      <w:tr w:rsidR="00FE3EF4" w:rsidRPr="007036CE" w14:paraId="563034F3" w14:textId="77777777" w:rsidTr="008116BE">
        <w:tc>
          <w:tcPr>
            <w:tcW w:w="1100" w:type="pct"/>
          </w:tcPr>
          <w:p w14:paraId="06352655" w14:textId="77777777" w:rsidR="00FE3EF4" w:rsidRPr="007036CE" w:rsidRDefault="00FE3EF4" w:rsidP="00FE3EF4">
            <w:pPr>
              <w:pStyle w:val="GOSTTablenorm"/>
              <w:rPr>
                <w:bCs/>
                <w:szCs w:val="22"/>
              </w:rPr>
            </w:pPr>
            <w:del w:id="5538" w:author="Опаева Лидия Арашаевна" w:date="2024-08-19T11:29:00Z">
              <w:r w:rsidRPr="007036CE" w:rsidDel="00B36AE1">
                <w:delText>Введенная сумма</w:delText>
              </w:r>
            </w:del>
            <w:ins w:id="5539" w:author="Опаева Лидия Арашаевна" w:date="2024-08-19T11:29:00Z">
              <w:r w:rsidRPr="007036CE">
                <w:t>Сумма в валюте документа</w:t>
              </w:r>
            </w:ins>
          </w:p>
        </w:tc>
        <w:tc>
          <w:tcPr>
            <w:tcW w:w="750" w:type="pct"/>
          </w:tcPr>
          <w:p w14:paraId="400C3763" w14:textId="77777777" w:rsidR="00FE3EF4" w:rsidRPr="007036CE" w:rsidRDefault="00FE3EF4" w:rsidP="00FE3EF4">
            <w:pPr>
              <w:pStyle w:val="GOSTTablenorm"/>
              <w:rPr>
                <w:bCs/>
                <w:szCs w:val="22"/>
              </w:rPr>
            </w:pPr>
            <w:r w:rsidRPr="007036CE">
              <w:rPr>
                <w:b/>
                <w:szCs w:val="24"/>
              </w:rPr>
              <w:t>INFOASFK</w:t>
            </w:r>
            <w:r w:rsidRPr="007036CE">
              <w:t>:ENTERED_AMOUNT</w:t>
            </w:r>
          </w:p>
        </w:tc>
        <w:tc>
          <w:tcPr>
            <w:tcW w:w="500" w:type="pct"/>
          </w:tcPr>
          <w:p w14:paraId="2FB5A6C2" w14:textId="77777777" w:rsidR="00FE3EF4" w:rsidRPr="007036CE" w:rsidRDefault="00FE3EF4" w:rsidP="00FE3EF4">
            <w:pPr>
              <w:pStyle w:val="GOSTTablenorm"/>
              <w:rPr>
                <w:szCs w:val="22"/>
              </w:rPr>
            </w:pPr>
            <w:r w:rsidRPr="007036CE">
              <w:t>Сумма</w:t>
            </w:r>
          </w:p>
        </w:tc>
        <w:tc>
          <w:tcPr>
            <w:tcW w:w="300" w:type="pct"/>
          </w:tcPr>
          <w:p w14:paraId="66CB397D" w14:textId="77777777" w:rsidR="00FE3EF4" w:rsidRPr="007036CE" w:rsidRDefault="00FE3EF4" w:rsidP="00FE3EF4">
            <w:pPr>
              <w:pStyle w:val="GOSTTablenorm"/>
              <w:rPr>
                <w:szCs w:val="22"/>
              </w:rPr>
            </w:pPr>
            <w:r w:rsidRPr="007036CE">
              <w:t>Да</w:t>
            </w:r>
          </w:p>
        </w:tc>
        <w:tc>
          <w:tcPr>
            <w:tcW w:w="315" w:type="pct"/>
          </w:tcPr>
          <w:p w14:paraId="1D696886" w14:textId="77777777" w:rsidR="00FE3EF4" w:rsidRPr="007036CE" w:rsidRDefault="00FE3EF4" w:rsidP="00FE3EF4">
            <w:pPr>
              <w:pStyle w:val="GOSTTablenorm"/>
              <w:rPr>
                <w:szCs w:val="22"/>
              </w:rPr>
            </w:pPr>
          </w:p>
        </w:tc>
        <w:tc>
          <w:tcPr>
            <w:tcW w:w="2035" w:type="pct"/>
          </w:tcPr>
          <w:p w14:paraId="6FDB96AC" w14:textId="77777777" w:rsidR="00FE3EF4" w:rsidRPr="007036CE" w:rsidRDefault="00FE3EF4" w:rsidP="00FE3EF4">
            <w:pPr>
              <w:pStyle w:val="GOSTTablenorm"/>
              <w:rPr>
                <w:szCs w:val="22"/>
              </w:rPr>
            </w:pPr>
            <w:r w:rsidRPr="007036CE">
              <w:t>Сумма передается в единицах валюты, указанной в параметре CURRENCY_CODE, с точностью 2 знака после запятой</w:t>
            </w:r>
          </w:p>
        </w:tc>
      </w:tr>
      <w:tr w:rsidR="00FE3EF4" w:rsidRPr="007036CE" w14:paraId="41510625" w14:textId="77777777" w:rsidTr="008116BE">
        <w:tc>
          <w:tcPr>
            <w:tcW w:w="1100" w:type="pct"/>
          </w:tcPr>
          <w:p w14:paraId="126C40D9" w14:textId="77777777" w:rsidR="00FE3EF4" w:rsidRPr="007036CE" w:rsidRDefault="00FE3EF4" w:rsidP="00FE3EF4">
            <w:pPr>
              <w:pStyle w:val="GOSTTablenorm"/>
              <w:rPr>
                <w:szCs w:val="22"/>
              </w:rPr>
            </w:pPr>
            <w:del w:id="5540" w:author="Опаева Лидия Арашаевна" w:date="2024-08-19T11:29:00Z">
              <w:r w:rsidRPr="007036CE" w:rsidDel="00B36AE1">
                <w:delText>Учетная сумма</w:delText>
              </w:r>
            </w:del>
            <w:ins w:id="5541" w:author="Опаева Лидия Арашаевна" w:date="2024-08-19T11:29:00Z">
              <w:r w:rsidRPr="007036CE">
                <w:t>Сумма в валюте учета (руб)</w:t>
              </w:r>
            </w:ins>
          </w:p>
        </w:tc>
        <w:tc>
          <w:tcPr>
            <w:tcW w:w="750" w:type="pct"/>
          </w:tcPr>
          <w:p w14:paraId="5E006DE4" w14:textId="77777777" w:rsidR="00FE3EF4" w:rsidRPr="007036CE" w:rsidRDefault="00FE3EF4" w:rsidP="00FE3EF4">
            <w:pPr>
              <w:pStyle w:val="GOSTTablenorm"/>
              <w:rPr>
                <w:szCs w:val="22"/>
              </w:rPr>
            </w:pPr>
            <w:r w:rsidRPr="007036CE">
              <w:rPr>
                <w:b/>
                <w:szCs w:val="24"/>
              </w:rPr>
              <w:t>INFOASFK</w:t>
            </w:r>
            <w:r w:rsidRPr="007036CE">
              <w:t>:ACCOUNTED_AMOUNT</w:t>
            </w:r>
          </w:p>
        </w:tc>
        <w:tc>
          <w:tcPr>
            <w:tcW w:w="500" w:type="pct"/>
          </w:tcPr>
          <w:p w14:paraId="5184B259" w14:textId="77777777" w:rsidR="00FE3EF4" w:rsidRPr="007036CE" w:rsidRDefault="00FE3EF4" w:rsidP="00FE3EF4">
            <w:pPr>
              <w:pStyle w:val="GOSTTablenorm"/>
              <w:rPr>
                <w:szCs w:val="22"/>
              </w:rPr>
            </w:pPr>
            <w:r w:rsidRPr="007036CE">
              <w:t>Сумма</w:t>
            </w:r>
          </w:p>
        </w:tc>
        <w:tc>
          <w:tcPr>
            <w:tcW w:w="300" w:type="pct"/>
          </w:tcPr>
          <w:p w14:paraId="6ABAD719" w14:textId="77777777" w:rsidR="00FE3EF4" w:rsidRPr="007036CE" w:rsidRDefault="00FE3EF4" w:rsidP="00FE3EF4">
            <w:pPr>
              <w:pStyle w:val="GOSTTablenorm"/>
              <w:rPr>
                <w:szCs w:val="22"/>
              </w:rPr>
            </w:pPr>
            <w:r w:rsidRPr="007036CE">
              <w:t>Да</w:t>
            </w:r>
          </w:p>
        </w:tc>
        <w:tc>
          <w:tcPr>
            <w:tcW w:w="315" w:type="pct"/>
          </w:tcPr>
          <w:p w14:paraId="1CDAC0F6" w14:textId="77777777" w:rsidR="00FE3EF4" w:rsidRPr="007036CE" w:rsidRDefault="00FE3EF4" w:rsidP="00FE3EF4">
            <w:pPr>
              <w:pStyle w:val="GOSTTablenorm"/>
              <w:rPr>
                <w:szCs w:val="22"/>
              </w:rPr>
            </w:pPr>
          </w:p>
        </w:tc>
        <w:tc>
          <w:tcPr>
            <w:tcW w:w="2035" w:type="pct"/>
          </w:tcPr>
          <w:p w14:paraId="0F295FE8" w14:textId="77777777" w:rsidR="00FE3EF4" w:rsidRPr="007036CE" w:rsidRDefault="00FE3EF4" w:rsidP="00FE3EF4">
            <w:pPr>
              <w:pStyle w:val="GOSTTablenorm"/>
              <w:rPr>
                <w:szCs w:val="22"/>
              </w:rPr>
            </w:pPr>
            <w:r w:rsidRPr="007036CE">
              <w:t>Сумма передается в единицах валюты учета (в рублях) с точностью 2 знака после запятой</w:t>
            </w:r>
          </w:p>
        </w:tc>
      </w:tr>
      <w:tr w:rsidR="00FE3EF4" w:rsidRPr="007036CE" w14:paraId="374549B5" w14:textId="77777777" w:rsidTr="008116BE">
        <w:tc>
          <w:tcPr>
            <w:tcW w:w="1100" w:type="pct"/>
          </w:tcPr>
          <w:p w14:paraId="5C65A27D" w14:textId="77777777" w:rsidR="00FE3EF4" w:rsidRPr="007036CE" w:rsidRDefault="00FE3EF4" w:rsidP="00FE3EF4">
            <w:pPr>
              <w:pStyle w:val="GOSTTablenorm"/>
              <w:rPr>
                <w:szCs w:val="22"/>
              </w:rPr>
            </w:pPr>
            <w:r w:rsidRPr="007036CE">
              <w:t>КБК по Дт</w:t>
            </w:r>
          </w:p>
        </w:tc>
        <w:tc>
          <w:tcPr>
            <w:tcW w:w="750" w:type="pct"/>
          </w:tcPr>
          <w:p w14:paraId="42178893" w14:textId="77777777" w:rsidR="00FE3EF4" w:rsidRPr="007036CE" w:rsidRDefault="00FE3EF4" w:rsidP="00FE3EF4">
            <w:pPr>
              <w:pStyle w:val="GOSTTablenorm"/>
              <w:rPr>
                <w:szCs w:val="22"/>
              </w:rPr>
            </w:pPr>
            <w:r w:rsidRPr="007036CE">
              <w:rPr>
                <w:b/>
                <w:szCs w:val="24"/>
              </w:rPr>
              <w:t>INFOASFK</w:t>
            </w:r>
            <w:r w:rsidRPr="007036CE">
              <w:t>:DT_SEGMENT2</w:t>
            </w:r>
          </w:p>
        </w:tc>
        <w:tc>
          <w:tcPr>
            <w:tcW w:w="500" w:type="pct"/>
          </w:tcPr>
          <w:p w14:paraId="1BDF5036" w14:textId="77777777" w:rsidR="00FE3EF4" w:rsidRPr="007036CE" w:rsidRDefault="00FE3EF4" w:rsidP="00FE3EF4">
            <w:pPr>
              <w:pStyle w:val="GOSTTablenorm"/>
              <w:rPr>
                <w:szCs w:val="22"/>
              </w:rPr>
            </w:pPr>
            <w:r w:rsidRPr="007036CE">
              <w:t>Строка</w:t>
            </w:r>
          </w:p>
        </w:tc>
        <w:tc>
          <w:tcPr>
            <w:tcW w:w="300" w:type="pct"/>
          </w:tcPr>
          <w:p w14:paraId="6114F52B" w14:textId="77777777" w:rsidR="00FE3EF4" w:rsidRPr="007036CE" w:rsidRDefault="00FE3EF4" w:rsidP="00FE3EF4">
            <w:pPr>
              <w:pStyle w:val="GOSTTablenorm"/>
              <w:rPr>
                <w:szCs w:val="22"/>
              </w:rPr>
            </w:pPr>
            <w:r w:rsidRPr="007036CE">
              <w:t>Да</w:t>
            </w:r>
          </w:p>
        </w:tc>
        <w:tc>
          <w:tcPr>
            <w:tcW w:w="315" w:type="pct"/>
          </w:tcPr>
          <w:p w14:paraId="7C0E4C62" w14:textId="77777777" w:rsidR="00FE3EF4" w:rsidRPr="007036CE" w:rsidRDefault="00FE3EF4" w:rsidP="00FE3EF4">
            <w:pPr>
              <w:pStyle w:val="GOSTTablenorm"/>
              <w:rPr>
                <w:szCs w:val="22"/>
              </w:rPr>
            </w:pPr>
            <w:r w:rsidRPr="007036CE">
              <w:rPr>
                <w:lang w:val="en-US"/>
              </w:rPr>
              <w:t>&lt;</w:t>
            </w:r>
            <w:r w:rsidRPr="007036CE">
              <w:t>=</w:t>
            </w:r>
            <w:r w:rsidRPr="007036CE">
              <w:rPr>
                <w:lang w:val="en-US"/>
              </w:rPr>
              <w:t>20</w:t>
            </w:r>
          </w:p>
        </w:tc>
        <w:tc>
          <w:tcPr>
            <w:tcW w:w="2035" w:type="pct"/>
          </w:tcPr>
          <w:p w14:paraId="4B953CAB" w14:textId="77777777" w:rsidR="00FE3EF4" w:rsidRPr="007036CE" w:rsidRDefault="00FE3EF4" w:rsidP="00FE3EF4">
            <w:pPr>
              <w:pStyle w:val="GOSTTablenorm"/>
              <w:rPr>
                <w:szCs w:val="22"/>
              </w:rPr>
            </w:pPr>
            <w:r w:rsidRPr="007036CE">
              <w:t>Указывается значение аналитического признака «КБК» (Код по бюджетной классификации) для отражения по дебету записи учета</w:t>
            </w:r>
          </w:p>
        </w:tc>
      </w:tr>
      <w:tr w:rsidR="00FE3EF4" w:rsidRPr="007036CE" w14:paraId="53E6721C" w14:textId="77777777" w:rsidTr="008116BE">
        <w:tc>
          <w:tcPr>
            <w:tcW w:w="1100" w:type="pct"/>
          </w:tcPr>
          <w:p w14:paraId="78297992" w14:textId="77777777" w:rsidR="00FE3EF4" w:rsidRPr="007036CE" w:rsidRDefault="00FE3EF4" w:rsidP="00FE3EF4">
            <w:pPr>
              <w:pStyle w:val="GOSTTablenorm"/>
              <w:rPr>
                <w:szCs w:val="22"/>
              </w:rPr>
            </w:pPr>
            <w:r w:rsidRPr="007036CE">
              <w:t>КБК по Кт</w:t>
            </w:r>
          </w:p>
        </w:tc>
        <w:tc>
          <w:tcPr>
            <w:tcW w:w="750" w:type="pct"/>
          </w:tcPr>
          <w:p w14:paraId="6A29C78E" w14:textId="77777777" w:rsidR="00FE3EF4" w:rsidRPr="007036CE" w:rsidRDefault="00FE3EF4" w:rsidP="00FE3EF4">
            <w:pPr>
              <w:pStyle w:val="GOSTTablenorm"/>
              <w:rPr>
                <w:szCs w:val="22"/>
              </w:rPr>
            </w:pPr>
            <w:r w:rsidRPr="007036CE">
              <w:rPr>
                <w:b/>
                <w:szCs w:val="24"/>
              </w:rPr>
              <w:t>INFOASFK</w:t>
            </w:r>
            <w:r w:rsidRPr="007036CE">
              <w:t>:</w:t>
            </w:r>
            <w:r w:rsidRPr="007036CE">
              <w:rPr>
                <w:lang w:val="en-US"/>
              </w:rPr>
              <w:t>C</w:t>
            </w:r>
            <w:r w:rsidRPr="007036CE">
              <w:t>T_SEGMENT2</w:t>
            </w:r>
          </w:p>
        </w:tc>
        <w:tc>
          <w:tcPr>
            <w:tcW w:w="500" w:type="pct"/>
          </w:tcPr>
          <w:p w14:paraId="5FD9739E" w14:textId="77777777" w:rsidR="00FE3EF4" w:rsidRPr="007036CE" w:rsidRDefault="00FE3EF4" w:rsidP="00FE3EF4">
            <w:pPr>
              <w:pStyle w:val="GOSTTablenorm"/>
              <w:rPr>
                <w:szCs w:val="22"/>
              </w:rPr>
            </w:pPr>
            <w:r w:rsidRPr="007036CE">
              <w:t>Строка</w:t>
            </w:r>
          </w:p>
        </w:tc>
        <w:tc>
          <w:tcPr>
            <w:tcW w:w="300" w:type="pct"/>
          </w:tcPr>
          <w:p w14:paraId="343556DB" w14:textId="77777777" w:rsidR="00FE3EF4" w:rsidRPr="007036CE" w:rsidRDefault="00FE3EF4" w:rsidP="00FE3EF4">
            <w:pPr>
              <w:pStyle w:val="GOSTTablenorm"/>
              <w:rPr>
                <w:szCs w:val="22"/>
              </w:rPr>
            </w:pPr>
            <w:r w:rsidRPr="007036CE">
              <w:t>Да</w:t>
            </w:r>
          </w:p>
        </w:tc>
        <w:tc>
          <w:tcPr>
            <w:tcW w:w="315" w:type="pct"/>
          </w:tcPr>
          <w:p w14:paraId="7D51DCF5" w14:textId="77777777" w:rsidR="00FE3EF4" w:rsidRPr="007036CE" w:rsidRDefault="00FE3EF4" w:rsidP="00FE3EF4">
            <w:pPr>
              <w:pStyle w:val="GOSTTablenorm"/>
              <w:rPr>
                <w:szCs w:val="22"/>
              </w:rPr>
            </w:pPr>
            <w:r w:rsidRPr="007036CE">
              <w:rPr>
                <w:lang w:val="en-US"/>
              </w:rPr>
              <w:t>&lt;</w:t>
            </w:r>
            <w:r w:rsidRPr="007036CE">
              <w:t>=</w:t>
            </w:r>
            <w:r w:rsidRPr="007036CE">
              <w:rPr>
                <w:lang w:val="en-US"/>
              </w:rPr>
              <w:t>20</w:t>
            </w:r>
          </w:p>
        </w:tc>
        <w:tc>
          <w:tcPr>
            <w:tcW w:w="2035" w:type="pct"/>
          </w:tcPr>
          <w:p w14:paraId="48969532" w14:textId="77777777" w:rsidR="00FE3EF4" w:rsidRPr="007036CE" w:rsidRDefault="00FE3EF4" w:rsidP="00FE3EF4">
            <w:pPr>
              <w:pStyle w:val="GOSTTablenorm"/>
              <w:rPr>
                <w:szCs w:val="22"/>
              </w:rPr>
            </w:pPr>
            <w:r w:rsidRPr="007036CE">
              <w:t>Указывается значение аналитического признака «КБК» (Код по бюджетной классификации) для отражения по кредиту записи учета</w:t>
            </w:r>
          </w:p>
        </w:tc>
      </w:tr>
      <w:tr w:rsidR="00FE3EF4" w:rsidRPr="007036CE" w14:paraId="170C20A8" w14:textId="77777777" w:rsidTr="008116BE">
        <w:tc>
          <w:tcPr>
            <w:tcW w:w="1100" w:type="pct"/>
          </w:tcPr>
          <w:p w14:paraId="4AB478EF" w14:textId="77777777" w:rsidR="00FE3EF4" w:rsidRPr="007036CE" w:rsidRDefault="00FE3EF4" w:rsidP="00FE3EF4">
            <w:pPr>
              <w:pStyle w:val="GOSTTablenorm"/>
              <w:rPr>
                <w:szCs w:val="22"/>
              </w:rPr>
            </w:pPr>
            <w:r w:rsidRPr="007036CE">
              <w:t>Тип КБК Дт</w:t>
            </w:r>
          </w:p>
        </w:tc>
        <w:tc>
          <w:tcPr>
            <w:tcW w:w="750" w:type="pct"/>
          </w:tcPr>
          <w:p w14:paraId="08903DB9" w14:textId="77777777" w:rsidR="00FE3EF4" w:rsidRPr="007036CE" w:rsidRDefault="00FE3EF4" w:rsidP="00FE3EF4">
            <w:pPr>
              <w:pStyle w:val="GOSTTablenorm"/>
              <w:rPr>
                <w:szCs w:val="22"/>
              </w:rPr>
            </w:pPr>
            <w:r w:rsidRPr="007036CE">
              <w:rPr>
                <w:b/>
                <w:szCs w:val="24"/>
              </w:rPr>
              <w:t>INFOASFK</w:t>
            </w:r>
            <w:r w:rsidRPr="007036CE">
              <w:t>:DT_</w:t>
            </w:r>
            <w:r w:rsidRPr="007036CE">
              <w:rPr>
                <w:lang w:val="en-US"/>
              </w:rPr>
              <w:t>TYPE</w:t>
            </w:r>
            <w:r w:rsidRPr="007036CE">
              <w:t>KBK</w:t>
            </w:r>
          </w:p>
        </w:tc>
        <w:tc>
          <w:tcPr>
            <w:tcW w:w="500" w:type="pct"/>
          </w:tcPr>
          <w:p w14:paraId="209C8DF8" w14:textId="77777777" w:rsidR="00FE3EF4" w:rsidRPr="007036CE" w:rsidRDefault="00FE3EF4" w:rsidP="00FE3EF4">
            <w:pPr>
              <w:pStyle w:val="GOSTTablenorm"/>
              <w:rPr>
                <w:szCs w:val="22"/>
              </w:rPr>
            </w:pPr>
            <w:r w:rsidRPr="007036CE">
              <w:t>Строка</w:t>
            </w:r>
          </w:p>
        </w:tc>
        <w:tc>
          <w:tcPr>
            <w:tcW w:w="300" w:type="pct"/>
          </w:tcPr>
          <w:p w14:paraId="30FF1991" w14:textId="77777777" w:rsidR="00FE3EF4" w:rsidRPr="007036CE" w:rsidRDefault="00FE3EF4" w:rsidP="00FE3EF4">
            <w:pPr>
              <w:pStyle w:val="GOSTTablenorm"/>
              <w:rPr>
                <w:szCs w:val="22"/>
              </w:rPr>
            </w:pPr>
            <w:r w:rsidRPr="007036CE">
              <w:t>Да</w:t>
            </w:r>
          </w:p>
        </w:tc>
        <w:tc>
          <w:tcPr>
            <w:tcW w:w="315" w:type="pct"/>
          </w:tcPr>
          <w:p w14:paraId="4584AB8A" w14:textId="77777777" w:rsidR="00FE3EF4" w:rsidRPr="007036CE" w:rsidRDefault="00FE3EF4" w:rsidP="00FE3EF4">
            <w:pPr>
              <w:pStyle w:val="GOSTTablenorm"/>
              <w:rPr>
                <w:szCs w:val="22"/>
              </w:rPr>
            </w:pPr>
            <w:r w:rsidRPr="007036CE">
              <w:t>&lt;=2</w:t>
            </w:r>
          </w:p>
        </w:tc>
        <w:tc>
          <w:tcPr>
            <w:tcW w:w="2035" w:type="pct"/>
          </w:tcPr>
          <w:p w14:paraId="0DB59B23" w14:textId="77777777" w:rsidR="00FE3EF4" w:rsidRPr="007036CE" w:rsidRDefault="00FE3EF4" w:rsidP="00FE3EF4">
            <w:pPr>
              <w:pStyle w:val="GOSTTablenorm"/>
            </w:pPr>
            <w:r w:rsidRPr="007036CE">
              <w:t>Указывается значение аналитического признака «Тип КБК» для отражения по дебету записи учета.</w:t>
            </w:r>
          </w:p>
          <w:p w14:paraId="0B0D4491" w14:textId="77777777" w:rsidR="00FE3EF4" w:rsidRPr="007036CE" w:rsidRDefault="00FE3EF4" w:rsidP="00FE3EF4">
            <w:pPr>
              <w:pStyle w:val="GOSTTablenorm"/>
              <w:rPr>
                <w:szCs w:val="22"/>
              </w:rPr>
            </w:pPr>
            <w:r w:rsidRPr="007036CE">
              <w:t>Допускается заполнение прочерком</w:t>
            </w:r>
          </w:p>
        </w:tc>
      </w:tr>
      <w:tr w:rsidR="00FE3EF4" w:rsidRPr="007036CE" w14:paraId="5E168345" w14:textId="77777777" w:rsidTr="008116BE">
        <w:tc>
          <w:tcPr>
            <w:tcW w:w="1100" w:type="pct"/>
          </w:tcPr>
          <w:p w14:paraId="474D866D" w14:textId="77777777" w:rsidR="00FE3EF4" w:rsidRPr="007036CE" w:rsidRDefault="00FE3EF4" w:rsidP="00FE3EF4">
            <w:pPr>
              <w:pStyle w:val="GOSTTablenorm"/>
            </w:pPr>
            <w:r w:rsidRPr="007036CE">
              <w:t>Тип КБК Кт</w:t>
            </w:r>
          </w:p>
        </w:tc>
        <w:tc>
          <w:tcPr>
            <w:tcW w:w="750" w:type="pct"/>
          </w:tcPr>
          <w:p w14:paraId="042AE2B0" w14:textId="77777777" w:rsidR="00FE3EF4" w:rsidRPr="007036CE" w:rsidRDefault="00FE3EF4" w:rsidP="00FE3EF4">
            <w:pPr>
              <w:pStyle w:val="GOSTTablenorm"/>
            </w:pPr>
            <w:r w:rsidRPr="007036CE">
              <w:rPr>
                <w:b/>
                <w:szCs w:val="24"/>
              </w:rPr>
              <w:t>INFOASFK</w:t>
            </w:r>
            <w:r w:rsidRPr="007036CE">
              <w:t>:CT_</w:t>
            </w:r>
            <w:r w:rsidRPr="007036CE">
              <w:rPr>
                <w:lang w:val="en-US"/>
              </w:rPr>
              <w:t>TYPE</w:t>
            </w:r>
            <w:r w:rsidRPr="007036CE">
              <w:t>KBK</w:t>
            </w:r>
          </w:p>
        </w:tc>
        <w:tc>
          <w:tcPr>
            <w:tcW w:w="500" w:type="pct"/>
          </w:tcPr>
          <w:p w14:paraId="7C471A4E" w14:textId="77777777" w:rsidR="00FE3EF4" w:rsidRPr="007036CE" w:rsidRDefault="00FE3EF4" w:rsidP="00FE3EF4">
            <w:pPr>
              <w:pStyle w:val="GOSTTablenorm"/>
            </w:pPr>
            <w:r w:rsidRPr="007036CE">
              <w:t>Строка</w:t>
            </w:r>
          </w:p>
        </w:tc>
        <w:tc>
          <w:tcPr>
            <w:tcW w:w="300" w:type="pct"/>
          </w:tcPr>
          <w:p w14:paraId="4EC90E28" w14:textId="77777777" w:rsidR="00FE3EF4" w:rsidRPr="007036CE" w:rsidRDefault="00FE3EF4" w:rsidP="00FE3EF4">
            <w:pPr>
              <w:pStyle w:val="GOSTTablenorm"/>
            </w:pPr>
            <w:r w:rsidRPr="007036CE">
              <w:t>Да</w:t>
            </w:r>
          </w:p>
        </w:tc>
        <w:tc>
          <w:tcPr>
            <w:tcW w:w="315" w:type="pct"/>
          </w:tcPr>
          <w:p w14:paraId="1230FD0F" w14:textId="77777777" w:rsidR="00FE3EF4" w:rsidRPr="007036CE" w:rsidRDefault="00FE3EF4" w:rsidP="00FE3EF4">
            <w:pPr>
              <w:pStyle w:val="GOSTTablenorm"/>
            </w:pPr>
            <w:r w:rsidRPr="007036CE">
              <w:t>&lt;=2</w:t>
            </w:r>
          </w:p>
        </w:tc>
        <w:tc>
          <w:tcPr>
            <w:tcW w:w="2035" w:type="pct"/>
          </w:tcPr>
          <w:p w14:paraId="7C68EAD5" w14:textId="77777777" w:rsidR="00FE3EF4" w:rsidRPr="007036CE" w:rsidRDefault="00FE3EF4" w:rsidP="00FE3EF4">
            <w:pPr>
              <w:pStyle w:val="GOSTTablenorm"/>
            </w:pPr>
            <w:r w:rsidRPr="007036CE">
              <w:t>Указывается значение аналитического признака «Тип КБК» для отражения по кредиту записи учета.</w:t>
            </w:r>
          </w:p>
          <w:p w14:paraId="6005EB08" w14:textId="77777777" w:rsidR="00FE3EF4" w:rsidRPr="007036CE" w:rsidRDefault="00FE3EF4" w:rsidP="00FE3EF4">
            <w:pPr>
              <w:pStyle w:val="GOSTTablenorm"/>
            </w:pPr>
            <w:r w:rsidRPr="007036CE">
              <w:t>Допускается заполнение прочерком</w:t>
            </w:r>
          </w:p>
        </w:tc>
      </w:tr>
      <w:tr w:rsidR="00FE3EF4" w:rsidRPr="007036CE" w14:paraId="730778D1" w14:textId="77777777" w:rsidTr="008116BE">
        <w:tc>
          <w:tcPr>
            <w:tcW w:w="1100" w:type="pct"/>
          </w:tcPr>
          <w:p w14:paraId="20B6E774" w14:textId="77777777" w:rsidR="00FE3EF4" w:rsidRPr="007036CE" w:rsidRDefault="00FE3EF4" w:rsidP="00FE3EF4">
            <w:pPr>
              <w:pStyle w:val="GOSTTablenorm"/>
            </w:pPr>
            <w:r w:rsidRPr="007036CE">
              <w:t>Вид средств по Дт</w:t>
            </w:r>
          </w:p>
        </w:tc>
        <w:tc>
          <w:tcPr>
            <w:tcW w:w="750" w:type="pct"/>
          </w:tcPr>
          <w:p w14:paraId="23DA0A82" w14:textId="77777777" w:rsidR="00FE3EF4" w:rsidRPr="007036CE" w:rsidRDefault="00FE3EF4" w:rsidP="00FE3EF4">
            <w:pPr>
              <w:pStyle w:val="GOSTTablenorm"/>
            </w:pPr>
            <w:r w:rsidRPr="007036CE">
              <w:rPr>
                <w:b/>
                <w:szCs w:val="24"/>
              </w:rPr>
              <w:t>INFOASFK</w:t>
            </w:r>
            <w:r w:rsidRPr="007036CE">
              <w:t>:DT_SEGMENT3</w:t>
            </w:r>
          </w:p>
        </w:tc>
        <w:tc>
          <w:tcPr>
            <w:tcW w:w="500" w:type="pct"/>
          </w:tcPr>
          <w:p w14:paraId="7ED1EDFF" w14:textId="77777777" w:rsidR="00FE3EF4" w:rsidRPr="007036CE" w:rsidRDefault="00FE3EF4" w:rsidP="00FE3EF4">
            <w:pPr>
              <w:pStyle w:val="GOSTTablenorm"/>
            </w:pPr>
            <w:r w:rsidRPr="007036CE">
              <w:t>Строка</w:t>
            </w:r>
          </w:p>
        </w:tc>
        <w:tc>
          <w:tcPr>
            <w:tcW w:w="300" w:type="pct"/>
          </w:tcPr>
          <w:p w14:paraId="56A4487F" w14:textId="77777777" w:rsidR="00FE3EF4" w:rsidRPr="007036CE" w:rsidRDefault="00FE3EF4" w:rsidP="00FE3EF4">
            <w:pPr>
              <w:pStyle w:val="GOSTTablenorm"/>
            </w:pPr>
            <w:r w:rsidRPr="007036CE">
              <w:t>Да</w:t>
            </w:r>
          </w:p>
        </w:tc>
        <w:tc>
          <w:tcPr>
            <w:tcW w:w="315" w:type="pct"/>
          </w:tcPr>
          <w:p w14:paraId="777E0986" w14:textId="77777777" w:rsidR="00FE3EF4" w:rsidRPr="007036CE" w:rsidRDefault="00FE3EF4" w:rsidP="00FE3EF4">
            <w:pPr>
              <w:pStyle w:val="GOSTTablenorm"/>
            </w:pPr>
            <w:r w:rsidRPr="007036CE">
              <w:t>&lt;=</w:t>
            </w:r>
            <w:r w:rsidRPr="007036CE">
              <w:rPr>
                <w:lang w:val="en-US"/>
              </w:rPr>
              <w:t>2</w:t>
            </w:r>
          </w:p>
        </w:tc>
        <w:tc>
          <w:tcPr>
            <w:tcW w:w="2035" w:type="pct"/>
          </w:tcPr>
          <w:p w14:paraId="39404E45" w14:textId="77777777" w:rsidR="00FE3EF4" w:rsidRPr="007036CE" w:rsidRDefault="00FE3EF4" w:rsidP="00FE3EF4">
            <w:pPr>
              <w:pStyle w:val="GOSTTablenorm"/>
            </w:pPr>
            <w:r w:rsidRPr="007036CE">
              <w:t>Указывается значение аналитического признака «Вид деятельности» для отражения по дебету записи аналитического учета</w:t>
            </w:r>
          </w:p>
        </w:tc>
      </w:tr>
      <w:tr w:rsidR="00FE3EF4" w:rsidRPr="007036CE" w14:paraId="22154DBB" w14:textId="77777777" w:rsidTr="008116BE">
        <w:tc>
          <w:tcPr>
            <w:tcW w:w="1100" w:type="pct"/>
          </w:tcPr>
          <w:p w14:paraId="00B2DC45" w14:textId="77777777" w:rsidR="00FE3EF4" w:rsidRPr="007036CE" w:rsidRDefault="00FE3EF4" w:rsidP="00FE3EF4">
            <w:pPr>
              <w:pStyle w:val="GOSTTablenorm"/>
            </w:pPr>
            <w:r w:rsidRPr="007036CE">
              <w:t>Вид средств по Кт</w:t>
            </w:r>
          </w:p>
        </w:tc>
        <w:tc>
          <w:tcPr>
            <w:tcW w:w="750" w:type="pct"/>
          </w:tcPr>
          <w:p w14:paraId="68B8FDBC" w14:textId="77777777" w:rsidR="00FE3EF4" w:rsidRPr="007036CE" w:rsidRDefault="00FE3EF4" w:rsidP="00FE3EF4">
            <w:pPr>
              <w:pStyle w:val="GOSTTablenorm"/>
            </w:pPr>
            <w:r w:rsidRPr="007036CE">
              <w:rPr>
                <w:b/>
                <w:szCs w:val="24"/>
              </w:rPr>
              <w:t>INFOASFK</w:t>
            </w:r>
            <w:r w:rsidRPr="007036CE">
              <w:t>:</w:t>
            </w:r>
            <w:r w:rsidRPr="007036CE">
              <w:rPr>
                <w:lang w:val="en-US"/>
              </w:rPr>
              <w:t>CT_SEGMENT3</w:t>
            </w:r>
          </w:p>
        </w:tc>
        <w:tc>
          <w:tcPr>
            <w:tcW w:w="500" w:type="pct"/>
          </w:tcPr>
          <w:p w14:paraId="1BEAF7C2" w14:textId="77777777" w:rsidR="00FE3EF4" w:rsidRPr="007036CE" w:rsidRDefault="00FE3EF4" w:rsidP="00FE3EF4">
            <w:pPr>
              <w:pStyle w:val="GOSTTablenorm"/>
            </w:pPr>
            <w:r w:rsidRPr="007036CE">
              <w:t>Строка</w:t>
            </w:r>
          </w:p>
        </w:tc>
        <w:tc>
          <w:tcPr>
            <w:tcW w:w="300" w:type="pct"/>
          </w:tcPr>
          <w:p w14:paraId="202F7FFB" w14:textId="77777777" w:rsidR="00FE3EF4" w:rsidRPr="007036CE" w:rsidRDefault="00FE3EF4" w:rsidP="00FE3EF4">
            <w:pPr>
              <w:pStyle w:val="GOSTTablenorm"/>
            </w:pPr>
            <w:r w:rsidRPr="007036CE">
              <w:t>Да</w:t>
            </w:r>
          </w:p>
        </w:tc>
        <w:tc>
          <w:tcPr>
            <w:tcW w:w="315" w:type="pct"/>
          </w:tcPr>
          <w:p w14:paraId="594D83FE" w14:textId="77777777" w:rsidR="00FE3EF4" w:rsidRPr="007036CE" w:rsidRDefault="00FE3EF4" w:rsidP="00FE3EF4">
            <w:pPr>
              <w:pStyle w:val="GOSTTablenorm"/>
            </w:pPr>
            <w:r w:rsidRPr="007036CE">
              <w:t>&lt;=</w:t>
            </w:r>
            <w:r w:rsidRPr="007036CE">
              <w:rPr>
                <w:lang w:val="en-US"/>
              </w:rPr>
              <w:t>2</w:t>
            </w:r>
          </w:p>
        </w:tc>
        <w:tc>
          <w:tcPr>
            <w:tcW w:w="2035" w:type="pct"/>
          </w:tcPr>
          <w:p w14:paraId="0DCD8FE0" w14:textId="77777777" w:rsidR="00FE3EF4" w:rsidRPr="007036CE" w:rsidRDefault="00FE3EF4" w:rsidP="00FE3EF4">
            <w:pPr>
              <w:pStyle w:val="GOSTTablenorm"/>
            </w:pPr>
            <w:r w:rsidRPr="007036CE">
              <w:t>Указывается значение аналитического признака «Вид деятельности» для отражения по кредиту записи аналитического учета</w:t>
            </w:r>
          </w:p>
        </w:tc>
      </w:tr>
      <w:tr w:rsidR="00FE3EF4" w:rsidRPr="007036CE" w14:paraId="26CB45D6" w14:textId="77777777" w:rsidTr="008116BE">
        <w:tc>
          <w:tcPr>
            <w:tcW w:w="1100" w:type="pct"/>
          </w:tcPr>
          <w:p w14:paraId="2653D21B" w14:textId="77777777" w:rsidR="00FE3EF4" w:rsidRPr="007036CE" w:rsidRDefault="00FE3EF4" w:rsidP="00FE3EF4">
            <w:pPr>
              <w:pStyle w:val="GOSTTablenorm"/>
            </w:pPr>
            <w:r w:rsidRPr="007036CE">
              <w:t>Показатель лицевого счета по Дт</w:t>
            </w:r>
          </w:p>
        </w:tc>
        <w:tc>
          <w:tcPr>
            <w:tcW w:w="750" w:type="pct"/>
          </w:tcPr>
          <w:p w14:paraId="78B0211C" w14:textId="77777777" w:rsidR="00FE3EF4" w:rsidRPr="007036CE" w:rsidRDefault="00FE3EF4" w:rsidP="00FE3EF4">
            <w:pPr>
              <w:pStyle w:val="GOSTTablenorm"/>
            </w:pPr>
            <w:r w:rsidRPr="007036CE">
              <w:rPr>
                <w:b/>
                <w:szCs w:val="24"/>
              </w:rPr>
              <w:t>INFOASFK</w:t>
            </w:r>
            <w:r w:rsidRPr="007036CE">
              <w:t>:DT_SEGMENT4</w:t>
            </w:r>
          </w:p>
        </w:tc>
        <w:tc>
          <w:tcPr>
            <w:tcW w:w="500" w:type="pct"/>
          </w:tcPr>
          <w:p w14:paraId="17F31E12" w14:textId="77777777" w:rsidR="00FE3EF4" w:rsidRPr="007036CE" w:rsidRDefault="00FE3EF4" w:rsidP="00FE3EF4">
            <w:pPr>
              <w:pStyle w:val="GOSTTablenorm"/>
            </w:pPr>
            <w:r w:rsidRPr="007036CE">
              <w:t>Строка</w:t>
            </w:r>
          </w:p>
        </w:tc>
        <w:tc>
          <w:tcPr>
            <w:tcW w:w="300" w:type="pct"/>
          </w:tcPr>
          <w:p w14:paraId="64D5456B" w14:textId="77777777" w:rsidR="00FE3EF4" w:rsidRPr="007036CE" w:rsidRDefault="00FE3EF4" w:rsidP="00FE3EF4">
            <w:pPr>
              <w:pStyle w:val="GOSTTablenorm"/>
            </w:pPr>
            <w:r w:rsidRPr="007036CE">
              <w:t>Да</w:t>
            </w:r>
          </w:p>
        </w:tc>
        <w:tc>
          <w:tcPr>
            <w:tcW w:w="315" w:type="pct"/>
          </w:tcPr>
          <w:p w14:paraId="64D51281" w14:textId="77777777" w:rsidR="00FE3EF4" w:rsidRPr="007036CE" w:rsidRDefault="00FE3EF4" w:rsidP="00FE3EF4">
            <w:pPr>
              <w:pStyle w:val="GOSTTablenorm"/>
            </w:pPr>
            <w:r w:rsidRPr="007036CE">
              <w:t>&lt;=</w:t>
            </w:r>
            <w:r w:rsidRPr="007036CE">
              <w:rPr>
                <w:lang w:val="en-US"/>
              </w:rPr>
              <w:t>2</w:t>
            </w:r>
            <w:r w:rsidRPr="007036CE">
              <w:t>5</w:t>
            </w:r>
          </w:p>
        </w:tc>
        <w:tc>
          <w:tcPr>
            <w:tcW w:w="2035" w:type="pct"/>
          </w:tcPr>
          <w:p w14:paraId="5D33C9A2" w14:textId="77777777" w:rsidR="00FE3EF4" w:rsidRPr="007036CE" w:rsidRDefault="00FE3EF4" w:rsidP="00FE3EF4">
            <w:pPr>
              <w:pStyle w:val="GOSTTablenorm"/>
            </w:pPr>
            <w:r w:rsidRPr="007036CE">
              <w:t xml:space="preserve">Указывается счет аналитического учета (показатель лицевого счета) в соответствии со справочником «План счетов» в </w:t>
            </w:r>
            <w:r w:rsidRPr="007036CE">
              <w:rPr>
                <w:lang w:val="en-US"/>
              </w:rPr>
              <w:t>SVAP</w:t>
            </w:r>
            <w:r w:rsidRPr="007036CE">
              <w:t xml:space="preserve"> для отражения по дебету записи учета</w:t>
            </w:r>
          </w:p>
        </w:tc>
      </w:tr>
      <w:tr w:rsidR="00FE3EF4" w:rsidRPr="007036CE" w14:paraId="3400ABF0" w14:textId="77777777" w:rsidTr="008116BE">
        <w:tc>
          <w:tcPr>
            <w:tcW w:w="1100" w:type="pct"/>
          </w:tcPr>
          <w:p w14:paraId="5F42F17E" w14:textId="77777777" w:rsidR="00FE3EF4" w:rsidRPr="007036CE" w:rsidRDefault="00FE3EF4" w:rsidP="00FE3EF4">
            <w:pPr>
              <w:pStyle w:val="GOSTTablenorm"/>
            </w:pPr>
            <w:r w:rsidRPr="007036CE">
              <w:t>Показатель лицевого счета по Кт</w:t>
            </w:r>
          </w:p>
        </w:tc>
        <w:tc>
          <w:tcPr>
            <w:tcW w:w="750" w:type="pct"/>
          </w:tcPr>
          <w:p w14:paraId="263744F1" w14:textId="77777777" w:rsidR="00FE3EF4" w:rsidRPr="007036CE" w:rsidRDefault="00FE3EF4" w:rsidP="00FE3EF4">
            <w:pPr>
              <w:pStyle w:val="GOSTTablenorm"/>
            </w:pPr>
            <w:r w:rsidRPr="007036CE">
              <w:rPr>
                <w:b/>
                <w:szCs w:val="24"/>
              </w:rPr>
              <w:t>INFOASFK</w:t>
            </w:r>
            <w:r w:rsidRPr="007036CE">
              <w:t>:</w:t>
            </w:r>
            <w:r w:rsidRPr="007036CE">
              <w:rPr>
                <w:lang w:val="en-US"/>
              </w:rPr>
              <w:t>C</w:t>
            </w:r>
            <w:r w:rsidRPr="007036CE">
              <w:t>T_SEG</w:t>
            </w:r>
            <w:r w:rsidRPr="007036CE">
              <w:lastRenderedPageBreak/>
              <w:t>MENT4</w:t>
            </w:r>
          </w:p>
        </w:tc>
        <w:tc>
          <w:tcPr>
            <w:tcW w:w="500" w:type="pct"/>
          </w:tcPr>
          <w:p w14:paraId="315CA70C" w14:textId="77777777" w:rsidR="00FE3EF4" w:rsidRPr="007036CE" w:rsidRDefault="00FE3EF4" w:rsidP="00FE3EF4">
            <w:pPr>
              <w:pStyle w:val="GOSTTablenorm"/>
            </w:pPr>
            <w:r w:rsidRPr="007036CE">
              <w:lastRenderedPageBreak/>
              <w:t>Строка</w:t>
            </w:r>
          </w:p>
        </w:tc>
        <w:tc>
          <w:tcPr>
            <w:tcW w:w="300" w:type="pct"/>
          </w:tcPr>
          <w:p w14:paraId="4A813480" w14:textId="77777777" w:rsidR="00FE3EF4" w:rsidRPr="007036CE" w:rsidRDefault="00FE3EF4" w:rsidP="00FE3EF4">
            <w:pPr>
              <w:pStyle w:val="GOSTTablenorm"/>
            </w:pPr>
            <w:r w:rsidRPr="007036CE">
              <w:t>Да</w:t>
            </w:r>
          </w:p>
        </w:tc>
        <w:tc>
          <w:tcPr>
            <w:tcW w:w="315" w:type="pct"/>
          </w:tcPr>
          <w:p w14:paraId="59C7F4BB" w14:textId="77777777" w:rsidR="00FE3EF4" w:rsidRPr="007036CE" w:rsidRDefault="00FE3EF4" w:rsidP="00FE3EF4">
            <w:pPr>
              <w:pStyle w:val="GOSTTablenorm"/>
              <w:rPr>
                <w:lang w:val="en-US"/>
              </w:rPr>
            </w:pPr>
            <w:r w:rsidRPr="007036CE">
              <w:t>&lt;=</w:t>
            </w:r>
            <w:r w:rsidRPr="007036CE">
              <w:rPr>
                <w:lang w:val="en-US"/>
              </w:rPr>
              <w:t>2</w:t>
            </w:r>
            <w:r w:rsidRPr="007036CE">
              <w:t>5</w:t>
            </w:r>
          </w:p>
        </w:tc>
        <w:tc>
          <w:tcPr>
            <w:tcW w:w="2035" w:type="pct"/>
          </w:tcPr>
          <w:p w14:paraId="670488CA" w14:textId="77777777" w:rsidR="00FE3EF4" w:rsidRPr="007036CE" w:rsidRDefault="00FE3EF4" w:rsidP="00FE3EF4">
            <w:pPr>
              <w:pStyle w:val="GOSTTablenorm"/>
            </w:pPr>
            <w:r w:rsidRPr="007036CE">
              <w:t xml:space="preserve">Указывается счет аналитического учета (показатель лицевого </w:t>
            </w:r>
            <w:r w:rsidRPr="007036CE">
              <w:lastRenderedPageBreak/>
              <w:t xml:space="preserve">счета) в соответствии со справочником «План счетов» в </w:t>
            </w:r>
            <w:r w:rsidRPr="007036CE">
              <w:rPr>
                <w:lang w:val="en-US"/>
              </w:rPr>
              <w:t>SVAP</w:t>
            </w:r>
            <w:r w:rsidRPr="007036CE">
              <w:t xml:space="preserve"> для отражения по кредиту записи учета</w:t>
            </w:r>
          </w:p>
        </w:tc>
      </w:tr>
      <w:tr w:rsidR="00FE3EF4" w:rsidRPr="007036CE" w14:paraId="3136D867" w14:textId="77777777" w:rsidTr="008116BE">
        <w:tc>
          <w:tcPr>
            <w:tcW w:w="1100" w:type="pct"/>
          </w:tcPr>
          <w:p w14:paraId="18D0E803" w14:textId="77777777" w:rsidR="00FE3EF4" w:rsidRPr="007036CE" w:rsidRDefault="00FE3EF4" w:rsidP="00FE3EF4">
            <w:pPr>
              <w:pStyle w:val="GOSTTablenorm"/>
            </w:pPr>
            <w:r w:rsidRPr="007036CE">
              <w:lastRenderedPageBreak/>
              <w:t>Счет бухгалтерского учета по Дт</w:t>
            </w:r>
          </w:p>
        </w:tc>
        <w:tc>
          <w:tcPr>
            <w:tcW w:w="750" w:type="pct"/>
          </w:tcPr>
          <w:p w14:paraId="21617C0E" w14:textId="77777777" w:rsidR="00FE3EF4" w:rsidRPr="007036CE" w:rsidRDefault="00FE3EF4" w:rsidP="00FE3EF4">
            <w:pPr>
              <w:pStyle w:val="GOSTTablenorm"/>
            </w:pPr>
            <w:r w:rsidRPr="007036CE">
              <w:rPr>
                <w:b/>
                <w:szCs w:val="24"/>
              </w:rPr>
              <w:t>INFOASFK</w:t>
            </w:r>
            <w:r w:rsidRPr="007036CE">
              <w:t>:DT_ACC_SEGMENT2</w:t>
            </w:r>
          </w:p>
        </w:tc>
        <w:tc>
          <w:tcPr>
            <w:tcW w:w="500" w:type="pct"/>
          </w:tcPr>
          <w:p w14:paraId="33E0EB12" w14:textId="77777777" w:rsidR="00FE3EF4" w:rsidRPr="007036CE" w:rsidRDefault="00FE3EF4" w:rsidP="00FE3EF4">
            <w:pPr>
              <w:pStyle w:val="GOSTTablenorm"/>
            </w:pPr>
            <w:r w:rsidRPr="007036CE">
              <w:t>Строка</w:t>
            </w:r>
          </w:p>
        </w:tc>
        <w:tc>
          <w:tcPr>
            <w:tcW w:w="300" w:type="pct"/>
          </w:tcPr>
          <w:p w14:paraId="56A6DE0A" w14:textId="77777777" w:rsidR="00FE3EF4" w:rsidRPr="007036CE" w:rsidRDefault="00FE3EF4" w:rsidP="00FE3EF4">
            <w:pPr>
              <w:pStyle w:val="GOSTTablenorm"/>
            </w:pPr>
            <w:r w:rsidRPr="007036CE">
              <w:t>Да</w:t>
            </w:r>
          </w:p>
        </w:tc>
        <w:tc>
          <w:tcPr>
            <w:tcW w:w="315" w:type="pct"/>
          </w:tcPr>
          <w:p w14:paraId="5AA110EE" w14:textId="77777777" w:rsidR="00FE3EF4" w:rsidRPr="007036CE" w:rsidRDefault="00FE3EF4" w:rsidP="00FE3EF4">
            <w:pPr>
              <w:pStyle w:val="GOSTTablenorm"/>
              <w:rPr>
                <w:lang w:val="en-US"/>
              </w:rPr>
            </w:pPr>
            <w:r w:rsidRPr="007036CE">
              <w:t>&lt;=5</w:t>
            </w:r>
          </w:p>
        </w:tc>
        <w:tc>
          <w:tcPr>
            <w:tcW w:w="2035" w:type="pct"/>
          </w:tcPr>
          <w:p w14:paraId="7013587E" w14:textId="77777777" w:rsidR="00FE3EF4" w:rsidRPr="007036CE" w:rsidRDefault="00FE3EF4" w:rsidP="00FE3EF4">
            <w:pPr>
              <w:pStyle w:val="GOSTTablenorm"/>
            </w:pPr>
            <w:r w:rsidRPr="007036CE">
              <w:t xml:space="preserve">Указывается счет бухгалтерского учета в соответствии со справочником «План счетов» в </w:t>
            </w:r>
            <w:r w:rsidRPr="007036CE">
              <w:rPr>
                <w:lang w:val="en-US"/>
              </w:rPr>
              <w:t>SVAP</w:t>
            </w:r>
            <w:r w:rsidRPr="007036CE">
              <w:t xml:space="preserve"> для отражения по дебету записи учета</w:t>
            </w:r>
          </w:p>
        </w:tc>
      </w:tr>
      <w:tr w:rsidR="00FE3EF4" w:rsidRPr="007036CE" w14:paraId="28E0D61E" w14:textId="77777777" w:rsidTr="008116BE">
        <w:tc>
          <w:tcPr>
            <w:tcW w:w="1100" w:type="pct"/>
          </w:tcPr>
          <w:p w14:paraId="2018C05C" w14:textId="77777777" w:rsidR="00FE3EF4" w:rsidRPr="007036CE" w:rsidRDefault="00FE3EF4" w:rsidP="00FE3EF4">
            <w:pPr>
              <w:pStyle w:val="GOSTTablenorm"/>
            </w:pPr>
            <w:r w:rsidRPr="007036CE">
              <w:t>Счет бухгалтерского учета по Кт</w:t>
            </w:r>
          </w:p>
        </w:tc>
        <w:tc>
          <w:tcPr>
            <w:tcW w:w="750" w:type="pct"/>
          </w:tcPr>
          <w:p w14:paraId="70985433" w14:textId="77777777" w:rsidR="00FE3EF4" w:rsidRPr="007036CE" w:rsidRDefault="00FE3EF4" w:rsidP="00FE3EF4">
            <w:pPr>
              <w:pStyle w:val="GOSTTablenorm"/>
            </w:pPr>
            <w:r w:rsidRPr="007036CE">
              <w:rPr>
                <w:b/>
                <w:szCs w:val="24"/>
              </w:rPr>
              <w:t>INFOASFK</w:t>
            </w:r>
            <w:r w:rsidRPr="007036CE">
              <w:t>:</w:t>
            </w:r>
            <w:r w:rsidRPr="007036CE">
              <w:rPr>
                <w:lang w:val="en-US"/>
              </w:rPr>
              <w:t>C</w:t>
            </w:r>
            <w:r w:rsidRPr="007036CE">
              <w:t>T_ACC_SEGMENT2</w:t>
            </w:r>
          </w:p>
        </w:tc>
        <w:tc>
          <w:tcPr>
            <w:tcW w:w="500" w:type="pct"/>
          </w:tcPr>
          <w:p w14:paraId="1EE30D02" w14:textId="77777777" w:rsidR="00FE3EF4" w:rsidRPr="007036CE" w:rsidRDefault="00FE3EF4" w:rsidP="00FE3EF4">
            <w:pPr>
              <w:pStyle w:val="GOSTTablenorm"/>
            </w:pPr>
            <w:r w:rsidRPr="007036CE">
              <w:t>Строка</w:t>
            </w:r>
          </w:p>
        </w:tc>
        <w:tc>
          <w:tcPr>
            <w:tcW w:w="300" w:type="pct"/>
          </w:tcPr>
          <w:p w14:paraId="0776CF89" w14:textId="77777777" w:rsidR="00FE3EF4" w:rsidRPr="007036CE" w:rsidRDefault="00FE3EF4" w:rsidP="00FE3EF4">
            <w:pPr>
              <w:pStyle w:val="GOSTTablenorm"/>
            </w:pPr>
            <w:r w:rsidRPr="007036CE">
              <w:t>Да</w:t>
            </w:r>
          </w:p>
        </w:tc>
        <w:tc>
          <w:tcPr>
            <w:tcW w:w="315" w:type="pct"/>
          </w:tcPr>
          <w:p w14:paraId="74046B05" w14:textId="77777777" w:rsidR="00FE3EF4" w:rsidRPr="007036CE" w:rsidRDefault="00FE3EF4" w:rsidP="00FE3EF4">
            <w:pPr>
              <w:pStyle w:val="GOSTTablenorm"/>
            </w:pPr>
            <w:r w:rsidRPr="007036CE">
              <w:t>&lt;=5</w:t>
            </w:r>
          </w:p>
        </w:tc>
        <w:tc>
          <w:tcPr>
            <w:tcW w:w="2035" w:type="pct"/>
          </w:tcPr>
          <w:p w14:paraId="688A9E1E" w14:textId="77777777" w:rsidR="00FE3EF4" w:rsidRPr="007036CE" w:rsidRDefault="00FE3EF4" w:rsidP="00FE3EF4">
            <w:pPr>
              <w:pStyle w:val="GOSTTablenorm"/>
            </w:pPr>
            <w:r w:rsidRPr="007036CE">
              <w:t xml:space="preserve">Указывается счет бухгалтерского учета в соответствии со справочником «План счетов» в </w:t>
            </w:r>
            <w:r w:rsidRPr="007036CE">
              <w:rPr>
                <w:lang w:val="en-US"/>
              </w:rPr>
              <w:t>SVAP</w:t>
            </w:r>
            <w:r w:rsidRPr="007036CE">
              <w:t xml:space="preserve"> для отражения по кредиту записи учета</w:t>
            </w:r>
          </w:p>
        </w:tc>
      </w:tr>
      <w:tr w:rsidR="00FE3EF4" w:rsidRPr="007036CE" w14:paraId="2DDCA5A9" w14:textId="77777777" w:rsidTr="008116BE">
        <w:tc>
          <w:tcPr>
            <w:tcW w:w="1100" w:type="pct"/>
          </w:tcPr>
          <w:p w14:paraId="548301FB" w14:textId="77777777" w:rsidR="00FE3EF4" w:rsidRPr="007036CE" w:rsidRDefault="00FE3EF4" w:rsidP="00FE3EF4">
            <w:pPr>
              <w:pStyle w:val="GOSTTablenorm"/>
            </w:pPr>
            <w:r w:rsidRPr="007036CE">
              <w:t>Контур по Дт</w:t>
            </w:r>
          </w:p>
        </w:tc>
        <w:tc>
          <w:tcPr>
            <w:tcW w:w="750" w:type="pct"/>
          </w:tcPr>
          <w:p w14:paraId="40EFE628" w14:textId="77777777" w:rsidR="00FE3EF4" w:rsidRPr="007036CE" w:rsidRDefault="00FE3EF4" w:rsidP="00FE3EF4">
            <w:pPr>
              <w:pStyle w:val="GOSTTablenorm"/>
            </w:pPr>
            <w:r w:rsidRPr="007036CE">
              <w:rPr>
                <w:b/>
                <w:szCs w:val="24"/>
              </w:rPr>
              <w:t>INFOASFK</w:t>
            </w:r>
            <w:r w:rsidRPr="007036CE">
              <w:t>:</w:t>
            </w:r>
            <w:r w:rsidRPr="007036CE">
              <w:rPr>
                <w:lang w:val="en-US"/>
              </w:rPr>
              <w:t>D</w:t>
            </w:r>
            <w:r w:rsidRPr="007036CE">
              <w:t>T_SEGMENT5</w:t>
            </w:r>
          </w:p>
        </w:tc>
        <w:tc>
          <w:tcPr>
            <w:tcW w:w="500" w:type="pct"/>
          </w:tcPr>
          <w:p w14:paraId="4E5D5C8E" w14:textId="77777777" w:rsidR="00FE3EF4" w:rsidRPr="007036CE" w:rsidRDefault="00FE3EF4" w:rsidP="00FE3EF4">
            <w:pPr>
              <w:pStyle w:val="GOSTTablenorm"/>
            </w:pPr>
            <w:r w:rsidRPr="007036CE">
              <w:t>Строка</w:t>
            </w:r>
          </w:p>
        </w:tc>
        <w:tc>
          <w:tcPr>
            <w:tcW w:w="300" w:type="pct"/>
          </w:tcPr>
          <w:p w14:paraId="6EB48D1F" w14:textId="77777777" w:rsidR="00FE3EF4" w:rsidRPr="007036CE" w:rsidRDefault="00FE3EF4" w:rsidP="00FE3EF4">
            <w:pPr>
              <w:pStyle w:val="GOSTTablenorm"/>
            </w:pPr>
            <w:r w:rsidRPr="007036CE">
              <w:t>Да</w:t>
            </w:r>
          </w:p>
        </w:tc>
        <w:tc>
          <w:tcPr>
            <w:tcW w:w="315" w:type="pct"/>
          </w:tcPr>
          <w:p w14:paraId="1F96E0CA" w14:textId="77777777" w:rsidR="00FE3EF4" w:rsidRPr="007036CE" w:rsidRDefault="00FE3EF4" w:rsidP="00FE3EF4">
            <w:pPr>
              <w:pStyle w:val="GOSTTablenorm"/>
            </w:pPr>
            <w:r w:rsidRPr="007036CE">
              <w:t>=1</w:t>
            </w:r>
          </w:p>
        </w:tc>
        <w:tc>
          <w:tcPr>
            <w:tcW w:w="2035" w:type="pct"/>
          </w:tcPr>
          <w:p w14:paraId="7A3A690A" w14:textId="77777777" w:rsidR="00FE3EF4" w:rsidRPr="007036CE" w:rsidRDefault="00FE3EF4" w:rsidP="00FE3EF4">
            <w:pPr>
              <w:pStyle w:val="GOSTTablenorm"/>
            </w:pPr>
            <w:r w:rsidRPr="007036CE">
              <w:t>Указывается значение аналитического признака «Контур» для отражения по дебету записи учета</w:t>
            </w:r>
          </w:p>
        </w:tc>
      </w:tr>
      <w:tr w:rsidR="00FE3EF4" w:rsidRPr="007036CE" w14:paraId="167577A4" w14:textId="77777777" w:rsidTr="008116BE">
        <w:tc>
          <w:tcPr>
            <w:tcW w:w="1100" w:type="pct"/>
          </w:tcPr>
          <w:p w14:paraId="04CC1625" w14:textId="77777777" w:rsidR="00FE3EF4" w:rsidRPr="007036CE" w:rsidRDefault="00FE3EF4" w:rsidP="00FE3EF4">
            <w:pPr>
              <w:pStyle w:val="GOSTTablenorm"/>
            </w:pPr>
            <w:r w:rsidRPr="007036CE">
              <w:t>Контур по Кт</w:t>
            </w:r>
          </w:p>
        </w:tc>
        <w:tc>
          <w:tcPr>
            <w:tcW w:w="750" w:type="pct"/>
          </w:tcPr>
          <w:p w14:paraId="247A4370" w14:textId="77777777" w:rsidR="00FE3EF4" w:rsidRPr="007036CE" w:rsidRDefault="00FE3EF4" w:rsidP="00FE3EF4">
            <w:pPr>
              <w:pStyle w:val="GOSTTablenorm"/>
            </w:pPr>
            <w:r w:rsidRPr="007036CE">
              <w:rPr>
                <w:b/>
                <w:szCs w:val="24"/>
              </w:rPr>
              <w:t>INFOASFK</w:t>
            </w:r>
            <w:r w:rsidRPr="007036CE">
              <w:t>:CT_SEGMENT5</w:t>
            </w:r>
          </w:p>
        </w:tc>
        <w:tc>
          <w:tcPr>
            <w:tcW w:w="500" w:type="pct"/>
          </w:tcPr>
          <w:p w14:paraId="0179E9CC" w14:textId="77777777" w:rsidR="00FE3EF4" w:rsidRPr="007036CE" w:rsidRDefault="00FE3EF4" w:rsidP="00FE3EF4">
            <w:pPr>
              <w:pStyle w:val="GOSTTablenorm"/>
            </w:pPr>
            <w:r w:rsidRPr="007036CE">
              <w:t>Строка</w:t>
            </w:r>
          </w:p>
        </w:tc>
        <w:tc>
          <w:tcPr>
            <w:tcW w:w="300" w:type="pct"/>
          </w:tcPr>
          <w:p w14:paraId="3D0ADCE0" w14:textId="77777777" w:rsidR="00FE3EF4" w:rsidRPr="007036CE" w:rsidRDefault="00FE3EF4" w:rsidP="00FE3EF4">
            <w:pPr>
              <w:pStyle w:val="GOSTTablenorm"/>
            </w:pPr>
            <w:r w:rsidRPr="007036CE">
              <w:t>Да</w:t>
            </w:r>
          </w:p>
        </w:tc>
        <w:tc>
          <w:tcPr>
            <w:tcW w:w="315" w:type="pct"/>
          </w:tcPr>
          <w:p w14:paraId="64C845D4" w14:textId="77777777" w:rsidR="00FE3EF4" w:rsidRPr="007036CE" w:rsidRDefault="00FE3EF4" w:rsidP="00FE3EF4">
            <w:pPr>
              <w:pStyle w:val="GOSTTablenorm"/>
            </w:pPr>
            <w:r w:rsidRPr="007036CE">
              <w:t>=1</w:t>
            </w:r>
          </w:p>
        </w:tc>
        <w:tc>
          <w:tcPr>
            <w:tcW w:w="2035" w:type="pct"/>
          </w:tcPr>
          <w:p w14:paraId="722BD41E" w14:textId="77777777" w:rsidR="00FE3EF4" w:rsidRPr="007036CE" w:rsidRDefault="00FE3EF4" w:rsidP="00FE3EF4">
            <w:pPr>
              <w:pStyle w:val="GOSTTablenorm"/>
            </w:pPr>
            <w:r w:rsidRPr="007036CE">
              <w:t>Указывается значение аналитического признака «Контур» для отражения по кредиту записи учета</w:t>
            </w:r>
          </w:p>
        </w:tc>
      </w:tr>
      <w:tr w:rsidR="00FE3EF4" w:rsidRPr="007036CE" w:rsidDel="00E80843" w14:paraId="45D41BC3" w14:textId="77777777" w:rsidTr="008116BE">
        <w:trPr>
          <w:del w:id="5542" w:author="Опаева Лидия Арашаевна" w:date="2024-08-19T11:22:00Z"/>
        </w:trPr>
        <w:tc>
          <w:tcPr>
            <w:tcW w:w="1100" w:type="pct"/>
          </w:tcPr>
          <w:p w14:paraId="337B820E" w14:textId="77777777" w:rsidR="00FE3EF4" w:rsidRPr="007036CE" w:rsidDel="00E80843" w:rsidRDefault="00FE3EF4" w:rsidP="00FE3EF4">
            <w:pPr>
              <w:pStyle w:val="GOSTTablenorm"/>
              <w:rPr>
                <w:del w:id="5543" w:author="Опаева Лидия Арашаевна" w:date="2024-08-19T11:22:00Z"/>
              </w:rPr>
            </w:pPr>
            <w:del w:id="5544" w:author="Опаева Лидия Арашаевна" w:date="2024-08-19T11:22:00Z">
              <w:r w:rsidRPr="007036CE" w:rsidDel="00E80843">
                <w:delText>ТОФК по Дт</w:delText>
              </w:r>
            </w:del>
          </w:p>
        </w:tc>
        <w:tc>
          <w:tcPr>
            <w:tcW w:w="750" w:type="pct"/>
          </w:tcPr>
          <w:p w14:paraId="243924C3" w14:textId="77777777" w:rsidR="00FE3EF4" w:rsidRPr="007036CE" w:rsidDel="00E80843" w:rsidRDefault="00FE3EF4" w:rsidP="00FE3EF4">
            <w:pPr>
              <w:pStyle w:val="GOSTTablenorm"/>
              <w:rPr>
                <w:del w:id="5545" w:author="Опаева Лидия Арашаевна" w:date="2024-08-19T11:22:00Z"/>
              </w:rPr>
            </w:pPr>
            <w:del w:id="5546" w:author="Опаева Лидия Арашаевна" w:date="2024-08-19T11:22:00Z">
              <w:r w:rsidRPr="007036CE" w:rsidDel="00E80843">
                <w:rPr>
                  <w:b/>
                  <w:szCs w:val="24"/>
                </w:rPr>
                <w:delText>INFOASFK</w:delText>
              </w:r>
              <w:r w:rsidRPr="007036CE" w:rsidDel="00E80843">
                <w:delText>:</w:delText>
              </w:r>
              <w:r w:rsidRPr="007036CE" w:rsidDel="00E80843">
                <w:rPr>
                  <w:lang w:val="en-US"/>
                </w:rPr>
                <w:delText>D</w:delText>
              </w:r>
              <w:r w:rsidRPr="007036CE" w:rsidDel="00E80843">
                <w:delText>T_SEGMENT6</w:delText>
              </w:r>
            </w:del>
          </w:p>
        </w:tc>
        <w:tc>
          <w:tcPr>
            <w:tcW w:w="500" w:type="pct"/>
          </w:tcPr>
          <w:p w14:paraId="3F43FFDE" w14:textId="77777777" w:rsidR="00FE3EF4" w:rsidRPr="007036CE" w:rsidDel="00E80843" w:rsidRDefault="00FE3EF4" w:rsidP="00FE3EF4">
            <w:pPr>
              <w:pStyle w:val="GOSTTablenorm"/>
              <w:rPr>
                <w:del w:id="5547" w:author="Опаева Лидия Арашаевна" w:date="2024-08-19T11:22:00Z"/>
              </w:rPr>
            </w:pPr>
            <w:del w:id="5548" w:author="Опаева Лидия Арашаевна" w:date="2024-08-19T11:22:00Z">
              <w:r w:rsidRPr="007036CE" w:rsidDel="00E80843">
                <w:delText>Строка</w:delText>
              </w:r>
            </w:del>
          </w:p>
        </w:tc>
        <w:tc>
          <w:tcPr>
            <w:tcW w:w="300" w:type="pct"/>
          </w:tcPr>
          <w:p w14:paraId="2EBBB5E0" w14:textId="77777777" w:rsidR="00FE3EF4" w:rsidRPr="007036CE" w:rsidDel="00E80843" w:rsidRDefault="00FE3EF4" w:rsidP="00FE3EF4">
            <w:pPr>
              <w:pStyle w:val="GOSTTablenorm"/>
              <w:rPr>
                <w:del w:id="5549" w:author="Опаева Лидия Арашаевна" w:date="2024-08-19T11:22:00Z"/>
              </w:rPr>
            </w:pPr>
            <w:del w:id="5550" w:author="Опаева Лидия Арашаевна" w:date="2024-08-19T11:22:00Z">
              <w:r w:rsidRPr="007036CE" w:rsidDel="00E80843">
                <w:delText>Да</w:delText>
              </w:r>
            </w:del>
          </w:p>
        </w:tc>
        <w:tc>
          <w:tcPr>
            <w:tcW w:w="315" w:type="pct"/>
          </w:tcPr>
          <w:p w14:paraId="723D1E20" w14:textId="77777777" w:rsidR="00FE3EF4" w:rsidRPr="007036CE" w:rsidDel="00E80843" w:rsidRDefault="00FE3EF4" w:rsidP="00FE3EF4">
            <w:pPr>
              <w:pStyle w:val="GOSTTablenorm"/>
              <w:rPr>
                <w:del w:id="5551" w:author="Опаева Лидия Арашаевна" w:date="2024-08-19T11:22:00Z"/>
              </w:rPr>
            </w:pPr>
            <w:del w:id="5552" w:author="Опаева Лидия Арашаевна" w:date="2024-08-19T11:22:00Z">
              <w:r w:rsidRPr="007036CE" w:rsidDel="00E80843">
                <w:delText>=4</w:delText>
              </w:r>
            </w:del>
          </w:p>
        </w:tc>
        <w:tc>
          <w:tcPr>
            <w:tcW w:w="2035" w:type="pct"/>
          </w:tcPr>
          <w:p w14:paraId="2DB9A3F8" w14:textId="77777777" w:rsidR="00FE3EF4" w:rsidRPr="007036CE" w:rsidDel="00E80843" w:rsidRDefault="00FE3EF4" w:rsidP="00FE3EF4">
            <w:pPr>
              <w:pStyle w:val="GOSTTablenorm"/>
              <w:rPr>
                <w:del w:id="5553" w:author="Опаева Лидия Арашаевна" w:date="2024-08-19T11:22:00Z"/>
              </w:rPr>
            </w:pPr>
            <w:del w:id="5554" w:author="Опаева Лидия Арашаевна" w:date="2024-08-19T11:22:00Z">
              <w:r w:rsidRPr="007036CE" w:rsidDel="00E80843">
                <w:delText>Указывается значение аналитического признака «ТОФК» для отражения по кредиту записи учета</w:delText>
              </w:r>
            </w:del>
          </w:p>
        </w:tc>
      </w:tr>
      <w:tr w:rsidR="00FE3EF4" w:rsidRPr="007036CE" w:rsidDel="00E80843" w14:paraId="5E337B3D" w14:textId="77777777" w:rsidTr="008116BE">
        <w:trPr>
          <w:del w:id="5555" w:author="Опаева Лидия Арашаевна" w:date="2024-08-19T11:22:00Z"/>
        </w:trPr>
        <w:tc>
          <w:tcPr>
            <w:tcW w:w="1100" w:type="pct"/>
          </w:tcPr>
          <w:p w14:paraId="7539EA4B" w14:textId="77777777" w:rsidR="00FE3EF4" w:rsidRPr="007036CE" w:rsidDel="00E80843" w:rsidRDefault="00FE3EF4" w:rsidP="00FE3EF4">
            <w:pPr>
              <w:pStyle w:val="GOSTTablenorm"/>
              <w:rPr>
                <w:del w:id="5556" w:author="Опаева Лидия Арашаевна" w:date="2024-08-19T11:22:00Z"/>
              </w:rPr>
            </w:pPr>
            <w:del w:id="5557" w:author="Опаева Лидия Арашаевна" w:date="2024-08-19T11:22:00Z">
              <w:r w:rsidRPr="007036CE" w:rsidDel="00E80843">
                <w:delText>ТОФК по Кт</w:delText>
              </w:r>
            </w:del>
          </w:p>
        </w:tc>
        <w:tc>
          <w:tcPr>
            <w:tcW w:w="750" w:type="pct"/>
          </w:tcPr>
          <w:p w14:paraId="49DE3303" w14:textId="77777777" w:rsidR="00FE3EF4" w:rsidRPr="007036CE" w:rsidDel="00E80843" w:rsidRDefault="00FE3EF4" w:rsidP="00FE3EF4">
            <w:pPr>
              <w:pStyle w:val="GOSTTablenorm"/>
              <w:rPr>
                <w:del w:id="5558" w:author="Опаева Лидия Арашаевна" w:date="2024-08-19T11:22:00Z"/>
              </w:rPr>
            </w:pPr>
            <w:del w:id="5559" w:author="Опаева Лидия Арашаевна" w:date="2024-08-19T11:22:00Z">
              <w:r w:rsidRPr="007036CE" w:rsidDel="00E80843">
                <w:rPr>
                  <w:b/>
                  <w:szCs w:val="24"/>
                </w:rPr>
                <w:delText>INFOASFK</w:delText>
              </w:r>
              <w:r w:rsidRPr="007036CE" w:rsidDel="00E80843">
                <w:delText>:CT_SEGMENT6</w:delText>
              </w:r>
            </w:del>
          </w:p>
        </w:tc>
        <w:tc>
          <w:tcPr>
            <w:tcW w:w="500" w:type="pct"/>
          </w:tcPr>
          <w:p w14:paraId="6C57C5FD" w14:textId="77777777" w:rsidR="00FE3EF4" w:rsidRPr="007036CE" w:rsidDel="00E80843" w:rsidRDefault="00FE3EF4" w:rsidP="00FE3EF4">
            <w:pPr>
              <w:pStyle w:val="GOSTTablenorm"/>
              <w:rPr>
                <w:del w:id="5560" w:author="Опаева Лидия Арашаевна" w:date="2024-08-19T11:22:00Z"/>
              </w:rPr>
            </w:pPr>
            <w:del w:id="5561" w:author="Опаева Лидия Арашаевна" w:date="2024-08-19T11:22:00Z">
              <w:r w:rsidRPr="007036CE" w:rsidDel="00E80843">
                <w:delText>Строка</w:delText>
              </w:r>
            </w:del>
          </w:p>
        </w:tc>
        <w:tc>
          <w:tcPr>
            <w:tcW w:w="300" w:type="pct"/>
          </w:tcPr>
          <w:p w14:paraId="7E537B2F" w14:textId="77777777" w:rsidR="00FE3EF4" w:rsidRPr="007036CE" w:rsidDel="00E80843" w:rsidRDefault="00FE3EF4" w:rsidP="00FE3EF4">
            <w:pPr>
              <w:pStyle w:val="GOSTTablenorm"/>
              <w:rPr>
                <w:del w:id="5562" w:author="Опаева Лидия Арашаевна" w:date="2024-08-19T11:22:00Z"/>
              </w:rPr>
            </w:pPr>
            <w:del w:id="5563" w:author="Опаева Лидия Арашаевна" w:date="2024-08-19T11:22:00Z">
              <w:r w:rsidRPr="007036CE" w:rsidDel="00E80843">
                <w:delText>Да</w:delText>
              </w:r>
            </w:del>
          </w:p>
        </w:tc>
        <w:tc>
          <w:tcPr>
            <w:tcW w:w="315" w:type="pct"/>
          </w:tcPr>
          <w:p w14:paraId="63A9B913" w14:textId="77777777" w:rsidR="00FE3EF4" w:rsidRPr="007036CE" w:rsidDel="00E80843" w:rsidRDefault="00FE3EF4" w:rsidP="00FE3EF4">
            <w:pPr>
              <w:pStyle w:val="GOSTTablenorm"/>
              <w:rPr>
                <w:del w:id="5564" w:author="Опаева Лидия Арашаевна" w:date="2024-08-19T11:22:00Z"/>
              </w:rPr>
            </w:pPr>
            <w:del w:id="5565" w:author="Опаева Лидия Арашаевна" w:date="2024-08-19T11:22:00Z">
              <w:r w:rsidRPr="007036CE" w:rsidDel="00E80843">
                <w:delText>=4</w:delText>
              </w:r>
            </w:del>
          </w:p>
        </w:tc>
        <w:tc>
          <w:tcPr>
            <w:tcW w:w="2035" w:type="pct"/>
          </w:tcPr>
          <w:p w14:paraId="012E099D" w14:textId="77777777" w:rsidR="00FE3EF4" w:rsidRPr="007036CE" w:rsidDel="00E80843" w:rsidRDefault="00FE3EF4" w:rsidP="00FE3EF4">
            <w:pPr>
              <w:pStyle w:val="GOSTTablenorm"/>
              <w:rPr>
                <w:del w:id="5566" w:author="Опаева Лидия Арашаевна" w:date="2024-08-19T11:22:00Z"/>
              </w:rPr>
            </w:pPr>
            <w:del w:id="5567" w:author="Опаева Лидия Арашаевна" w:date="2024-08-19T11:22:00Z">
              <w:r w:rsidRPr="007036CE" w:rsidDel="00E80843">
                <w:delText>Указывается значение аналитического признака «ТОФК» для отражения по кредиту записи учета</w:delText>
              </w:r>
            </w:del>
          </w:p>
        </w:tc>
      </w:tr>
      <w:tr w:rsidR="00FE3EF4" w:rsidRPr="007036CE" w14:paraId="3BD71DAF" w14:textId="77777777" w:rsidTr="008116BE">
        <w:tc>
          <w:tcPr>
            <w:tcW w:w="1100" w:type="pct"/>
          </w:tcPr>
          <w:p w14:paraId="780BBDA2" w14:textId="77777777" w:rsidR="00FE3EF4" w:rsidRPr="007036CE" w:rsidRDefault="00FE3EF4" w:rsidP="00FE3EF4">
            <w:pPr>
              <w:pStyle w:val="GOSTTablenorm"/>
            </w:pPr>
            <w:r w:rsidRPr="007036CE">
              <w:t>Лицевой счет по Дт</w:t>
            </w:r>
          </w:p>
        </w:tc>
        <w:tc>
          <w:tcPr>
            <w:tcW w:w="750" w:type="pct"/>
          </w:tcPr>
          <w:p w14:paraId="7576D96C" w14:textId="77777777" w:rsidR="00FE3EF4" w:rsidRPr="007036CE" w:rsidRDefault="00FE3EF4" w:rsidP="00FE3EF4">
            <w:pPr>
              <w:pStyle w:val="GOSTTablenorm"/>
            </w:pPr>
            <w:r w:rsidRPr="007036CE">
              <w:rPr>
                <w:b/>
                <w:szCs w:val="24"/>
              </w:rPr>
              <w:t>INFOASFK</w:t>
            </w:r>
            <w:r w:rsidRPr="007036CE">
              <w:t>:</w:t>
            </w:r>
            <w:r w:rsidRPr="007036CE">
              <w:rPr>
                <w:lang w:val="en-US"/>
              </w:rPr>
              <w:t>D</w:t>
            </w:r>
            <w:r w:rsidRPr="007036CE">
              <w:t>T_SEGMENT7</w:t>
            </w:r>
          </w:p>
        </w:tc>
        <w:tc>
          <w:tcPr>
            <w:tcW w:w="500" w:type="pct"/>
          </w:tcPr>
          <w:p w14:paraId="6B8001E3" w14:textId="77777777" w:rsidR="00FE3EF4" w:rsidRPr="007036CE" w:rsidRDefault="00FE3EF4" w:rsidP="00FE3EF4">
            <w:pPr>
              <w:pStyle w:val="GOSTTablenorm"/>
            </w:pPr>
            <w:r w:rsidRPr="007036CE">
              <w:t>Строка</w:t>
            </w:r>
          </w:p>
        </w:tc>
        <w:tc>
          <w:tcPr>
            <w:tcW w:w="300" w:type="pct"/>
          </w:tcPr>
          <w:p w14:paraId="28D552D5" w14:textId="77777777" w:rsidR="00FE3EF4" w:rsidRPr="007036CE" w:rsidRDefault="00FE3EF4" w:rsidP="00FE3EF4">
            <w:pPr>
              <w:pStyle w:val="GOSTTablenorm"/>
            </w:pPr>
            <w:r w:rsidRPr="007036CE">
              <w:t>Да</w:t>
            </w:r>
          </w:p>
        </w:tc>
        <w:tc>
          <w:tcPr>
            <w:tcW w:w="315" w:type="pct"/>
          </w:tcPr>
          <w:p w14:paraId="1AD7887A" w14:textId="77777777" w:rsidR="00FE3EF4" w:rsidRPr="007036CE" w:rsidRDefault="00FE3EF4" w:rsidP="00FE3EF4">
            <w:pPr>
              <w:pStyle w:val="GOSTTablenorm"/>
            </w:pPr>
            <w:r w:rsidRPr="007036CE">
              <w:t>&lt;=20</w:t>
            </w:r>
          </w:p>
        </w:tc>
        <w:tc>
          <w:tcPr>
            <w:tcW w:w="2035" w:type="pct"/>
          </w:tcPr>
          <w:p w14:paraId="599B74A7" w14:textId="77777777" w:rsidR="00FE3EF4" w:rsidRPr="007036CE" w:rsidRDefault="00FE3EF4" w:rsidP="00FE3EF4">
            <w:pPr>
              <w:pStyle w:val="GOSTTablenorm"/>
            </w:pPr>
            <w:r w:rsidRPr="007036CE">
              <w:t>Указывается значение аналитического признака «ЛС» (Лицевой счет) для отражения по дебету записи учета</w:t>
            </w:r>
          </w:p>
        </w:tc>
      </w:tr>
      <w:tr w:rsidR="00FE3EF4" w:rsidRPr="007036CE" w14:paraId="348AA03C" w14:textId="77777777" w:rsidTr="008116BE">
        <w:tc>
          <w:tcPr>
            <w:tcW w:w="1100" w:type="pct"/>
          </w:tcPr>
          <w:p w14:paraId="469A9572" w14:textId="77777777" w:rsidR="00FE3EF4" w:rsidRPr="007036CE" w:rsidRDefault="00FE3EF4" w:rsidP="00FE3EF4">
            <w:pPr>
              <w:pStyle w:val="GOSTTablenorm"/>
            </w:pPr>
            <w:r w:rsidRPr="007036CE">
              <w:t>Лицевой счет по Кт</w:t>
            </w:r>
          </w:p>
        </w:tc>
        <w:tc>
          <w:tcPr>
            <w:tcW w:w="750" w:type="pct"/>
          </w:tcPr>
          <w:p w14:paraId="33640C35" w14:textId="77777777" w:rsidR="00FE3EF4" w:rsidRPr="007036CE" w:rsidRDefault="00FE3EF4" w:rsidP="00FE3EF4">
            <w:pPr>
              <w:pStyle w:val="GOSTTablenorm"/>
            </w:pPr>
            <w:r w:rsidRPr="007036CE">
              <w:rPr>
                <w:b/>
                <w:szCs w:val="24"/>
              </w:rPr>
              <w:t>INFOASFK</w:t>
            </w:r>
            <w:r w:rsidRPr="007036CE">
              <w:t>:CT_SEGMENT7</w:t>
            </w:r>
          </w:p>
        </w:tc>
        <w:tc>
          <w:tcPr>
            <w:tcW w:w="500" w:type="pct"/>
          </w:tcPr>
          <w:p w14:paraId="20352645" w14:textId="77777777" w:rsidR="00FE3EF4" w:rsidRPr="007036CE" w:rsidRDefault="00FE3EF4" w:rsidP="00FE3EF4">
            <w:pPr>
              <w:pStyle w:val="GOSTTablenorm"/>
            </w:pPr>
            <w:r w:rsidRPr="007036CE">
              <w:t>Строка</w:t>
            </w:r>
          </w:p>
        </w:tc>
        <w:tc>
          <w:tcPr>
            <w:tcW w:w="300" w:type="pct"/>
          </w:tcPr>
          <w:p w14:paraId="3209F6D0" w14:textId="77777777" w:rsidR="00FE3EF4" w:rsidRPr="007036CE" w:rsidRDefault="00FE3EF4" w:rsidP="00FE3EF4">
            <w:pPr>
              <w:pStyle w:val="GOSTTablenorm"/>
            </w:pPr>
            <w:r w:rsidRPr="007036CE">
              <w:t>Да</w:t>
            </w:r>
          </w:p>
        </w:tc>
        <w:tc>
          <w:tcPr>
            <w:tcW w:w="315" w:type="pct"/>
          </w:tcPr>
          <w:p w14:paraId="434E69EC" w14:textId="77777777" w:rsidR="00FE3EF4" w:rsidRPr="007036CE" w:rsidRDefault="00FE3EF4" w:rsidP="00FE3EF4">
            <w:pPr>
              <w:pStyle w:val="GOSTTablenorm"/>
            </w:pPr>
            <w:r w:rsidRPr="007036CE">
              <w:t>&lt;=20</w:t>
            </w:r>
          </w:p>
        </w:tc>
        <w:tc>
          <w:tcPr>
            <w:tcW w:w="2035" w:type="pct"/>
          </w:tcPr>
          <w:p w14:paraId="32424CD7" w14:textId="77777777" w:rsidR="00FE3EF4" w:rsidRPr="007036CE" w:rsidRDefault="00FE3EF4" w:rsidP="00FE3EF4">
            <w:pPr>
              <w:pStyle w:val="GOSTTablenorm"/>
            </w:pPr>
            <w:r w:rsidRPr="007036CE">
              <w:t>Указывается значение аналитического признака «ЛС» (Лицевой счет) для отражения по кредиту записи учета</w:t>
            </w:r>
          </w:p>
        </w:tc>
      </w:tr>
      <w:tr w:rsidR="00FE3EF4" w:rsidRPr="007036CE" w14:paraId="47067E82" w14:textId="77777777" w:rsidTr="008116BE">
        <w:tc>
          <w:tcPr>
            <w:tcW w:w="1100" w:type="pct"/>
          </w:tcPr>
          <w:p w14:paraId="4531E641" w14:textId="77777777" w:rsidR="00FE3EF4" w:rsidRPr="007036CE" w:rsidRDefault="00FE3EF4" w:rsidP="00FE3EF4">
            <w:pPr>
              <w:pStyle w:val="GOSTTablenorm"/>
            </w:pPr>
            <w:r w:rsidRPr="007036CE">
              <w:t>Подведомственное учреждение по Дт</w:t>
            </w:r>
          </w:p>
        </w:tc>
        <w:tc>
          <w:tcPr>
            <w:tcW w:w="750" w:type="pct"/>
          </w:tcPr>
          <w:p w14:paraId="265B17E4" w14:textId="77777777" w:rsidR="00FE3EF4" w:rsidRPr="007036CE" w:rsidRDefault="00FE3EF4" w:rsidP="00FE3EF4">
            <w:pPr>
              <w:pStyle w:val="GOSTTablenorm"/>
            </w:pPr>
            <w:r w:rsidRPr="007036CE">
              <w:rPr>
                <w:b/>
                <w:szCs w:val="24"/>
              </w:rPr>
              <w:t>INFOASFK</w:t>
            </w:r>
            <w:r w:rsidRPr="007036CE">
              <w:t>:</w:t>
            </w:r>
            <w:r w:rsidRPr="007036CE">
              <w:rPr>
                <w:lang w:val="en-US"/>
              </w:rPr>
              <w:t>D</w:t>
            </w:r>
            <w:r w:rsidRPr="007036CE">
              <w:t>T_SEGMENT8</w:t>
            </w:r>
          </w:p>
        </w:tc>
        <w:tc>
          <w:tcPr>
            <w:tcW w:w="500" w:type="pct"/>
          </w:tcPr>
          <w:p w14:paraId="0FB05C39" w14:textId="77777777" w:rsidR="00FE3EF4" w:rsidRPr="007036CE" w:rsidRDefault="00FE3EF4" w:rsidP="00FE3EF4">
            <w:pPr>
              <w:pStyle w:val="GOSTTablenorm"/>
            </w:pPr>
            <w:r w:rsidRPr="007036CE">
              <w:t>Строка</w:t>
            </w:r>
          </w:p>
        </w:tc>
        <w:tc>
          <w:tcPr>
            <w:tcW w:w="300" w:type="pct"/>
          </w:tcPr>
          <w:p w14:paraId="7BCEBABD" w14:textId="77777777" w:rsidR="00FE3EF4" w:rsidRPr="007036CE" w:rsidRDefault="00FE3EF4" w:rsidP="00FE3EF4">
            <w:pPr>
              <w:pStyle w:val="GOSTTablenorm"/>
            </w:pPr>
            <w:r w:rsidRPr="007036CE">
              <w:t>Да</w:t>
            </w:r>
          </w:p>
        </w:tc>
        <w:tc>
          <w:tcPr>
            <w:tcW w:w="315" w:type="pct"/>
          </w:tcPr>
          <w:p w14:paraId="44DEE22A" w14:textId="77777777" w:rsidR="00FE3EF4" w:rsidRPr="007036CE" w:rsidRDefault="00FE3EF4" w:rsidP="00FE3EF4">
            <w:pPr>
              <w:pStyle w:val="GOSTTablenorm"/>
            </w:pPr>
            <w:r w:rsidRPr="007036CE">
              <w:t>&lt;=25</w:t>
            </w:r>
          </w:p>
        </w:tc>
        <w:tc>
          <w:tcPr>
            <w:tcW w:w="2035" w:type="pct"/>
          </w:tcPr>
          <w:p w14:paraId="359748B0" w14:textId="77777777" w:rsidR="00FE3EF4" w:rsidRPr="007036CE" w:rsidRDefault="00FE3EF4" w:rsidP="00FE3EF4">
            <w:pPr>
              <w:pStyle w:val="GOSTTablenorm"/>
            </w:pPr>
            <w:r w:rsidRPr="007036CE">
              <w:t>Указывается значение аналитического признака «УБП» (Подведомственное учреждение, участник бюджетного процесса) для отражения по дебету записи учета.</w:t>
            </w:r>
          </w:p>
          <w:p w14:paraId="07CC6334" w14:textId="77777777" w:rsidR="00FE3EF4" w:rsidRPr="007036CE" w:rsidRDefault="00FE3EF4" w:rsidP="00FE3EF4">
            <w:pPr>
              <w:pStyle w:val="GOSTTablenorm"/>
            </w:pPr>
            <w:r w:rsidRPr="007036CE">
              <w:t>Допускается заполнение прочерком</w:t>
            </w:r>
          </w:p>
        </w:tc>
      </w:tr>
      <w:tr w:rsidR="00FE3EF4" w:rsidRPr="007036CE" w14:paraId="5B61C38B" w14:textId="77777777" w:rsidTr="008116BE">
        <w:tc>
          <w:tcPr>
            <w:tcW w:w="1100" w:type="pct"/>
          </w:tcPr>
          <w:p w14:paraId="5F30190A" w14:textId="77777777" w:rsidR="00FE3EF4" w:rsidRPr="007036CE" w:rsidRDefault="00FE3EF4" w:rsidP="00FE3EF4">
            <w:pPr>
              <w:pStyle w:val="GOSTTablenorm"/>
            </w:pPr>
            <w:r w:rsidRPr="007036CE">
              <w:t xml:space="preserve">Подведомственное учреждение по </w:t>
            </w:r>
            <w:r w:rsidRPr="007036CE">
              <w:lastRenderedPageBreak/>
              <w:t>Кт</w:t>
            </w:r>
          </w:p>
        </w:tc>
        <w:tc>
          <w:tcPr>
            <w:tcW w:w="750" w:type="pct"/>
          </w:tcPr>
          <w:p w14:paraId="533D9057" w14:textId="77777777" w:rsidR="00FE3EF4" w:rsidRPr="007036CE" w:rsidRDefault="00FE3EF4" w:rsidP="00FE3EF4">
            <w:pPr>
              <w:pStyle w:val="GOSTTablenorm"/>
            </w:pPr>
            <w:r w:rsidRPr="007036CE">
              <w:rPr>
                <w:b/>
                <w:szCs w:val="24"/>
              </w:rPr>
              <w:lastRenderedPageBreak/>
              <w:t>INFOASFK</w:t>
            </w:r>
            <w:r w:rsidRPr="007036CE">
              <w:t>:CT_SEG</w:t>
            </w:r>
            <w:r w:rsidRPr="007036CE">
              <w:lastRenderedPageBreak/>
              <w:t>MENT8</w:t>
            </w:r>
          </w:p>
        </w:tc>
        <w:tc>
          <w:tcPr>
            <w:tcW w:w="500" w:type="pct"/>
          </w:tcPr>
          <w:p w14:paraId="7BD72F2C" w14:textId="77777777" w:rsidR="00FE3EF4" w:rsidRPr="007036CE" w:rsidRDefault="00FE3EF4" w:rsidP="00FE3EF4">
            <w:pPr>
              <w:pStyle w:val="GOSTTablenorm"/>
            </w:pPr>
            <w:r w:rsidRPr="007036CE">
              <w:lastRenderedPageBreak/>
              <w:t>Строка</w:t>
            </w:r>
          </w:p>
        </w:tc>
        <w:tc>
          <w:tcPr>
            <w:tcW w:w="300" w:type="pct"/>
          </w:tcPr>
          <w:p w14:paraId="09399576" w14:textId="77777777" w:rsidR="00FE3EF4" w:rsidRPr="007036CE" w:rsidRDefault="00FE3EF4" w:rsidP="00FE3EF4">
            <w:pPr>
              <w:pStyle w:val="GOSTTablenorm"/>
            </w:pPr>
            <w:r w:rsidRPr="007036CE">
              <w:t>Да</w:t>
            </w:r>
          </w:p>
        </w:tc>
        <w:tc>
          <w:tcPr>
            <w:tcW w:w="315" w:type="pct"/>
          </w:tcPr>
          <w:p w14:paraId="012787B1" w14:textId="77777777" w:rsidR="00FE3EF4" w:rsidRPr="007036CE" w:rsidRDefault="00FE3EF4" w:rsidP="00FE3EF4">
            <w:pPr>
              <w:pStyle w:val="GOSTTablenorm"/>
            </w:pPr>
            <w:r w:rsidRPr="007036CE">
              <w:t>&lt;=25</w:t>
            </w:r>
          </w:p>
        </w:tc>
        <w:tc>
          <w:tcPr>
            <w:tcW w:w="2035" w:type="pct"/>
          </w:tcPr>
          <w:p w14:paraId="648D5123" w14:textId="77777777" w:rsidR="00FE3EF4" w:rsidRPr="007036CE" w:rsidRDefault="00FE3EF4" w:rsidP="00FE3EF4">
            <w:pPr>
              <w:pStyle w:val="GOSTTablenorm"/>
            </w:pPr>
            <w:r w:rsidRPr="007036CE">
              <w:t>Указывается значение аналитического признака «УБП» (Подве</w:t>
            </w:r>
            <w:r w:rsidRPr="007036CE">
              <w:lastRenderedPageBreak/>
              <w:t>домственное учреждение, участник бюджетного процесса) для отражения по кредиту записи учета.</w:t>
            </w:r>
          </w:p>
          <w:p w14:paraId="1C6EA2A1" w14:textId="77777777" w:rsidR="00FE3EF4" w:rsidRPr="007036CE" w:rsidRDefault="00FE3EF4" w:rsidP="00FE3EF4">
            <w:pPr>
              <w:pStyle w:val="GOSTTablenorm"/>
            </w:pPr>
            <w:r w:rsidRPr="007036CE">
              <w:t>Допускается заполнение прочерком</w:t>
            </w:r>
          </w:p>
        </w:tc>
      </w:tr>
      <w:tr w:rsidR="00FE3EF4" w:rsidRPr="007036CE" w14:paraId="1DA31A8B" w14:textId="77777777" w:rsidTr="008116BE">
        <w:tc>
          <w:tcPr>
            <w:tcW w:w="1100" w:type="pct"/>
          </w:tcPr>
          <w:p w14:paraId="50978928" w14:textId="77777777" w:rsidR="00FE3EF4" w:rsidRPr="007036CE" w:rsidRDefault="00FE3EF4" w:rsidP="00FE3EF4">
            <w:pPr>
              <w:pStyle w:val="GOSTTablenorm"/>
            </w:pPr>
            <w:r w:rsidRPr="007036CE">
              <w:lastRenderedPageBreak/>
              <w:t>Код цели (аналитический код) по Дт</w:t>
            </w:r>
          </w:p>
        </w:tc>
        <w:tc>
          <w:tcPr>
            <w:tcW w:w="750" w:type="pct"/>
          </w:tcPr>
          <w:p w14:paraId="60759F51" w14:textId="77777777" w:rsidR="00FE3EF4" w:rsidRPr="007036CE" w:rsidRDefault="00FE3EF4" w:rsidP="00FE3EF4">
            <w:pPr>
              <w:pStyle w:val="GOSTTablenorm"/>
            </w:pPr>
            <w:r w:rsidRPr="007036CE">
              <w:rPr>
                <w:b/>
                <w:szCs w:val="24"/>
              </w:rPr>
              <w:t>INFOASFK</w:t>
            </w:r>
            <w:r w:rsidRPr="007036CE">
              <w:t>:</w:t>
            </w:r>
            <w:r w:rsidRPr="007036CE">
              <w:rPr>
                <w:lang w:val="en-US"/>
              </w:rPr>
              <w:t>D</w:t>
            </w:r>
            <w:r w:rsidRPr="007036CE">
              <w:t>T_SEGMENT9</w:t>
            </w:r>
          </w:p>
        </w:tc>
        <w:tc>
          <w:tcPr>
            <w:tcW w:w="500" w:type="pct"/>
          </w:tcPr>
          <w:p w14:paraId="1B6DD3D3" w14:textId="77777777" w:rsidR="00FE3EF4" w:rsidRPr="007036CE" w:rsidRDefault="00FE3EF4" w:rsidP="00FE3EF4">
            <w:pPr>
              <w:pStyle w:val="GOSTTablenorm"/>
            </w:pPr>
            <w:r w:rsidRPr="007036CE">
              <w:t>Строка</w:t>
            </w:r>
          </w:p>
        </w:tc>
        <w:tc>
          <w:tcPr>
            <w:tcW w:w="300" w:type="pct"/>
          </w:tcPr>
          <w:p w14:paraId="5F64009F" w14:textId="77777777" w:rsidR="00FE3EF4" w:rsidRPr="007036CE" w:rsidRDefault="00FE3EF4" w:rsidP="00FE3EF4">
            <w:pPr>
              <w:pStyle w:val="GOSTTablenorm"/>
            </w:pPr>
            <w:r w:rsidRPr="007036CE">
              <w:t>Да</w:t>
            </w:r>
          </w:p>
        </w:tc>
        <w:tc>
          <w:tcPr>
            <w:tcW w:w="315" w:type="pct"/>
          </w:tcPr>
          <w:p w14:paraId="1A78ABBB" w14:textId="77777777" w:rsidR="00FE3EF4" w:rsidRPr="007036CE" w:rsidRDefault="00FE3EF4" w:rsidP="00FE3EF4">
            <w:pPr>
              <w:pStyle w:val="GOSTTablenorm"/>
            </w:pPr>
            <w:r w:rsidRPr="007036CE">
              <w:t>&lt;=25</w:t>
            </w:r>
          </w:p>
        </w:tc>
        <w:tc>
          <w:tcPr>
            <w:tcW w:w="2035" w:type="pct"/>
          </w:tcPr>
          <w:p w14:paraId="2260E1DA" w14:textId="77777777" w:rsidR="00FE3EF4" w:rsidRPr="007036CE" w:rsidRDefault="00FE3EF4" w:rsidP="00FE3EF4">
            <w:pPr>
              <w:pStyle w:val="GOSTTablenorm"/>
            </w:pPr>
            <w:r w:rsidRPr="007036CE">
              <w:t>Указывается значение аналитического признака «Код цели» (Код цели, аналитический код) для отражения по дебету записи учета.</w:t>
            </w:r>
          </w:p>
          <w:p w14:paraId="79C53585" w14:textId="77777777" w:rsidR="00FE3EF4" w:rsidRPr="007036CE" w:rsidRDefault="00FE3EF4" w:rsidP="00FE3EF4">
            <w:pPr>
              <w:pStyle w:val="GOSTTablenorm"/>
            </w:pPr>
            <w:r w:rsidRPr="007036CE">
              <w:t>Допускается заполнение прочерком</w:t>
            </w:r>
          </w:p>
        </w:tc>
      </w:tr>
      <w:tr w:rsidR="00FE3EF4" w:rsidRPr="007036CE" w14:paraId="077534AE" w14:textId="77777777" w:rsidTr="008116BE">
        <w:tc>
          <w:tcPr>
            <w:tcW w:w="1100" w:type="pct"/>
          </w:tcPr>
          <w:p w14:paraId="153DF747" w14:textId="77777777" w:rsidR="00FE3EF4" w:rsidRPr="007036CE" w:rsidRDefault="00FE3EF4" w:rsidP="00FE3EF4">
            <w:pPr>
              <w:pStyle w:val="GOSTTablenorm"/>
            </w:pPr>
            <w:r w:rsidRPr="007036CE">
              <w:t>Код цели (аналитический код) по Кт</w:t>
            </w:r>
          </w:p>
        </w:tc>
        <w:tc>
          <w:tcPr>
            <w:tcW w:w="750" w:type="pct"/>
          </w:tcPr>
          <w:p w14:paraId="05441BCA" w14:textId="77777777" w:rsidR="00FE3EF4" w:rsidRPr="007036CE" w:rsidRDefault="00FE3EF4" w:rsidP="00FE3EF4">
            <w:pPr>
              <w:pStyle w:val="GOSTTablenorm"/>
            </w:pPr>
            <w:r w:rsidRPr="007036CE">
              <w:rPr>
                <w:b/>
                <w:szCs w:val="24"/>
              </w:rPr>
              <w:t>INFOASFK</w:t>
            </w:r>
            <w:r w:rsidRPr="007036CE">
              <w:t>:CT_SEGMENT9</w:t>
            </w:r>
          </w:p>
        </w:tc>
        <w:tc>
          <w:tcPr>
            <w:tcW w:w="500" w:type="pct"/>
          </w:tcPr>
          <w:p w14:paraId="20EAC251" w14:textId="77777777" w:rsidR="00FE3EF4" w:rsidRPr="007036CE" w:rsidRDefault="00FE3EF4" w:rsidP="00FE3EF4">
            <w:pPr>
              <w:pStyle w:val="GOSTTablenorm"/>
            </w:pPr>
            <w:r w:rsidRPr="007036CE">
              <w:t>Строка</w:t>
            </w:r>
          </w:p>
        </w:tc>
        <w:tc>
          <w:tcPr>
            <w:tcW w:w="300" w:type="pct"/>
          </w:tcPr>
          <w:p w14:paraId="692D5E29" w14:textId="77777777" w:rsidR="00FE3EF4" w:rsidRPr="007036CE" w:rsidRDefault="00FE3EF4" w:rsidP="00FE3EF4">
            <w:pPr>
              <w:pStyle w:val="GOSTTablenorm"/>
            </w:pPr>
            <w:r w:rsidRPr="007036CE">
              <w:t>Да</w:t>
            </w:r>
          </w:p>
        </w:tc>
        <w:tc>
          <w:tcPr>
            <w:tcW w:w="315" w:type="pct"/>
          </w:tcPr>
          <w:p w14:paraId="0C8248B4" w14:textId="77777777" w:rsidR="00FE3EF4" w:rsidRPr="007036CE" w:rsidRDefault="00FE3EF4" w:rsidP="00FE3EF4">
            <w:pPr>
              <w:pStyle w:val="GOSTTablenorm"/>
            </w:pPr>
            <w:r w:rsidRPr="007036CE">
              <w:t>&lt;=25</w:t>
            </w:r>
          </w:p>
        </w:tc>
        <w:tc>
          <w:tcPr>
            <w:tcW w:w="2035" w:type="pct"/>
          </w:tcPr>
          <w:p w14:paraId="7D2BD3E4" w14:textId="77777777" w:rsidR="00FE3EF4" w:rsidRPr="007036CE" w:rsidRDefault="00FE3EF4" w:rsidP="00FE3EF4">
            <w:pPr>
              <w:pStyle w:val="GOSTTablenorm"/>
            </w:pPr>
            <w:r w:rsidRPr="007036CE">
              <w:t>Указывается значение аналитического признака «Код цели» (Код цели, аналитический код) для отражения по кредиту записи учета.</w:t>
            </w:r>
          </w:p>
          <w:p w14:paraId="156CBC01" w14:textId="77777777" w:rsidR="00FE3EF4" w:rsidRPr="007036CE" w:rsidRDefault="00FE3EF4" w:rsidP="00FE3EF4">
            <w:pPr>
              <w:pStyle w:val="GOSTTablenorm"/>
            </w:pPr>
            <w:r w:rsidRPr="007036CE">
              <w:t>Допускается заполнение прочерком</w:t>
            </w:r>
          </w:p>
        </w:tc>
      </w:tr>
      <w:tr w:rsidR="00FE3EF4" w:rsidRPr="007036CE" w14:paraId="7F3DB49B" w14:textId="77777777" w:rsidTr="008116BE">
        <w:tc>
          <w:tcPr>
            <w:tcW w:w="1100" w:type="pct"/>
          </w:tcPr>
          <w:p w14:paraId="3672A12C" w14:textId="77777777" w:rsidR="00FE3EF4" w:rsidRPr="007036CE" w:rsidRDefault="00FE3EF4" w:rsidP="00FE3EF4">
            <w:pPr>
              <w:pStyle w:val="GOSTTablenorm"/>
            </w:pPr>
            <w:r w:rsidRPr="007036CE">
              <w:t>Бюджетное обязательство по Дт</w:t>
            </w:r>
          </w:p>
        </w:tc>
        <w:tc>
          <w:tcPr>
            <w:tcW w:w="750" w:type="pct"/>
          </w:tcPr>
          <w:p w14:paraId="669DE408" w14:textId="77777777" w:rsidR="00FE3EF4" w:rsidRPr="007036CE" w:rsidRDefault="00FE3EF4" w:rsidP="00FE3EF4">
            <w:pPr>
              <w:pStyle w:val="GOSTTablenorm"/>
            </w:pPr>
            <w:r w:rsidRPr="007036CE">
              <w:rPr>
                <w:b/>
                <w:szCs w:val="24"/>
              </w:rPr>
              <w:t>INFOASFK</w:t>
            </w:r>
            <w:r w:rsidRPr="007036CE">
              <w:t>:</w:t>
            </w:r>
            <w:r w:rsidRPr="007036CE">
              <w:rPr>
                <w:lang w:val="en-US"/>
              </w:rPr>
              <w:t>D</w:t>
            </w:r>
            <w:r w:rsidRPr="007036CE">
              <w:t>T_SEGMENT10</w:t>
            </w:r>
          </w:p>
        </w:tc>
        <w:tc>
          <w:tcPr>
            <w:tcW w:w="500" w:type="pct"/>
          </w:tcPr>
          <w:p w14:paraId="5241F8F2" w14:textId="77777777" w:rsidR="00FE3EF4" w:rsidRPr="007036CE" w:rsidRDefault="00FE3EF4" w:rsidP="00FE3EF4">
            <w:pPr>
              <w:pStyle w:val="GOSTTablenorm"/>
            </w:pPr>
            <w:r w:rsidRPr="007036CE">
              <w:t>Строка</w:t>
            </w:r>
          </w:p>
        </w:tc>
        <w:tc>
          <w:tcPr>
            <w:tcW w:w="300" w:type="pct"/>
          </w:tcPr>
          <w:p w14:paraId="47F84749" w14:textId="77777777" w:rsidR="00FE3EF4" w:rsidRPr="007036CE" w:rsidRDefault="00FE3EF4" w:rsidP="00FE3EF4">
            <w:pPr>
              <w:pStyle w:val="GOSTTablenorm"/>
            </w:pPr>
            <w:r w:rsidRPr="007036CE">
              <w:t>Да</w:t>
            </w:r>
          </w:p>
        </w:tc>
        <w:tc>
          <w:tcPr>
            <w:tcW w:w="315" w:type="pct"/>
          </w:tcPr>
          <w:p w14:paraId="1AD3A087" w14:textId="77777777" w:rsidR="00FE3EF4" w:rsidRPr="007036CE" w:rsidRDefault="00FE3EF4" w:rsidP="00FE3EF4">
            <w:pPr>
              <w:pStyle w:val="GOSTTablenorm"/>
            </w:pPr>
            <w:r w:rsidRPr="007036CE">
              <w:t>&lt;=25</w:t>
            </w:r>
          </w:p>
        </w:tc>
        <w:tc>
          <w:tcPr>
            <w:tcW w:w="2035" w:type="pct"/>
          </w:tcPr>
          <w:p w14:paraId="43C208D3" w14:textId="77777777" w:rsidR="00FE3EF4" w:rsidRPr="007036CE" w:rsidRDefault="00FE3EF4" w:rsidP="00FE3EF4">
            <w:pPr>
              <w:pStyle w:val="GOSTTablenorm"/>
            </w:pPr>
            <w:r w:rsidRPr="007036CE">
              <w:t>Указывается значение аналитического признака «БО» (Бюджетное обязательство) для отражения по дебету записи учета.</w:t>
            </w:r>
          </w:p>
          <w:p w14:paraId="05D95FD2" w14:textId="77777777" w:rsidR="00FE3EF4" w:rsidRPr="007036CE" w:rsidRDefault="00FE3EF4" w:rsidP="00FE3EF4">
            <w:pPr>
              <w:pStyle w:val="GOSTTablenorm"/>
            </w:pPr>
            <w:r w:rsidRPr="007036CE">
              <w:t>Допускается заполнение прочерком</w:t>
            </w:r>
          </w:p>
        </w:tc>
      </w:tr>
      <w:tr w:rsidR="00FE3EF4" w:rsidRPr="007036CE" w14:paraId="2069CA2F" w14:textId="77777777" w:rsidTr="008116BE">
        <w:tc>
          <w:tcPr>
            <w:tcW w:w="1100" w:type="pct"/>
          </w:tcPr>
          <w:p w14:paraId="7D469CC9" w14:textId="77777777" w:rsidR="00FE3EF4" w:rsidRPr="007036CE" w:rsidRDefault="00FE3EF4" w:rsidP="00FE3EF4">
            <w:pPr>
              <w:pStyle w:val="GOSTTablenorm"/>
            </w:pPr>
            <w:r w:rsidRPr="007036CE">
              <w:t>Бюджетное обязательство по Кт</w:t>
            </w:r>
          </w:p>
        </w:tc>
        <w:tc>
          <w:tcPr>
            <w:tcW w:w="750" w:type="pct"/>
          </w:tcPr>
          <w:p w14:paraId="18F9BC3D" w14:textId="77777777" w:rsidR="00FE3EF4" w:rsidRPr="007036CE" w:rsidRDefault="00FE3EF4" w:rsidP="00FE3EF4">
            <w:pPr>
              <w:pStyle w:val="GOSTTablenorm"/>
            </w:pPr>
            <w:r w:rsidRPr="007036CE">
              <w:rPr>
                <w:b/>
                <w:szCs w:val="24"/>
              </w:rPr>
              <w:t>INFOASFK</w:t>
            </w:r>
            <w:r w:rsidRPr="007036CE">
              <w:t>:CT_SEGMENT10</w:t>
            </w:r>
          </w:p>
        </w:tc>
        <w:tc>
          <w:tcPr>
            <w:tcW w:w="500" w:type="pct"/>
          </w:tcPr>
          <w:p w14:paraId="3FB73552" w14:textId="77777777" w:rsidR="00FE3EF4" w:rsidRPr="007036CE" w:rsidRDefault="00FE3EF4" w:rsidP="00FE3EF4">
            <w:pPr>
              <w:pStyle w:val="GOSTTablenorm"/>
            </w:pPr>
            <w:r w:rsidRPr="007036CE">
              <w:t>Строка</w:t>
            </w:r>
          </w:p>
        </w:tc>
        <w:tc>
          <w:tcPr>
            <w:tcW w:w="300" w:type="pct"/>
          </w:tcPr>
          <w:p w14:paraId="7285575D" w14:textId="77777777" w:rsidR="00FE3EF4" w:rsidRPr="007036CE" w:rsidRDefault="00FE3EF4" w:rsidP="00FE3EF4">
            <w:pPr>
              <w:pStyle w:val="GOSTTablenorm"/>
            </w:pPr>
            <w:r w:rsidRPr="007036CE">
              <w:t>Да</w:t>
            </w:r>
          </w:p>
        </w:tc>
        <w:tc>
          <w:tcPr>
            <w:tcW w:w="315" w:type="pct"/>
          </w:tcPr>
          <w:p w14:paraId="00757D0E" w14:textId="77777777" w:rsidR="00FE3EF4" w:rsidRPr="007036CE" w:rsidRDefault="00FE3EF4" w:rsidP="00FE3EF4">
            <w:pPr>
              <w:pStyle w:val="GOSTTablenorm"/>
            </w:pPr>
            <w:r w:rsidRPr="007036CE">
              <w:t>&lt;=25</w:t>
            </w:r>
          </w:p>
        </w:tc>
        <w:tc>
          <w:tcPr>
            <w:tcW w:w="2035" w:type="pct"/>
          </w:tcPr>
          <w:p w14:paraId="364B35B6" w14:textId="77777777" w:rsidR="00FE3EF4" w:rsidRPr="007036CE" w:rsidRDefault="00FE3EF4" w:rsidP="00FE3EF4">
            <w:pPr>
              <w:pStyle w:val="GOSTTablenorm"/>
            </w:pPr>
            <w:r w:rsidRPr="007036CE">
              <w:t>Указывается значение аналитического признака «БО» (Бюджетное обязательство) для отражения по кредиту записи учета.</w:t>
            </w:r>
          </w:p>
          <w:p w14:paraId="7E5866B9" w14:textId="77777777" w:rsidR="00FE3EF4" w:rsidRPr="007036CE" w:rsidRDefault="00FE3EF4" w:rsidP="00FE3EF4">
            <w:pPr>
              <w:pStyle w:val="GOSTTablenorm"/>
            </w:pPr>
            <w:r w:rsidRPr="007036CE">
              <w:t>Допускается заполнение прочерком</w:t>
            </w:r>
          </w:p>
        </w:tc>
      </w:tr>
      <w:tr w:rsidR="00FE3EF4" w:rsidRPr="007036CE" w14:paraId="20BFFBFB" w14:textId="77777777" w:rsidTr="008116BE">
        <w:tc>
          <w:tcPr>
            <w:tcW w:w="1100" w:type="pct"/>
          </w:tcPr>
          <w:p w14:paraId="157E3409" w14:textId="77777777" w:rsidR="00FE3EF4" w:rsidRPr="007036CE" w:rsidRDefault="00FE3EF4" w:rsidP="00FE3EF4">
            <w:pPr>
              <w:pStyle w:val="GOSTTablenorm"/>
            </w:pPr>
            <w:r w:rsidRPr="007036CE">
              <w:t>ОКТМО по Дт</w:t>
            </w:r>
          </w:p>
        </w:tc>
        <w:tc>
          <w:tcPr>
            <w:tcW w:w="750" w:type="pct"/>
          </w:tcPr>
          <w:p w14:paraId="259EF146" w14:textId="77777777" w:rsidR="00FE3EF4" w:rsidRPr="007036CE" w:rsidRDefault="00FE3EF4" w:rsidP="00FE3EF4">
            <w:pPr>
              <w:pStyle w:val="GOSTTablenorm"/>
            </w:pPr>
            <w:r w:rsidRPr="007036CE">
              <w:rPr>
                <w:b/>
                <w:szCs w:val="24"/>
              </w:rPr>
              <w:t>INFOASFK</w:t>
            </w:r>
            <w:r w:rsidRPr="007036CE">
              <w:t>:</w:t>
            </w:r>
            <w:r w:rsidRPr="007036CE">
              <w:rPr>
                <w:lang w:val="en-US"/>
              </w:rPr>
              <w:t>D</w:t>
            </w:r>
            <w:r w:rsidRPr="007036CE">
              <w:t>T_SEGMENT11</w:t>
            </w:r>
          </w:p>
        </w:tc>
        <w:tc>
          <w:tcPr>
            <w:tcW w:w="500" w:type="pct"/>
          </w:tcPr>
          <w:p w14:paraId="5D9AC027" w14:textId="77777777" w:rsidR="00FE3EF4" w:rsidRPr="007036CE" w:rsidRDefault="00FE3EF4" w:rsidP="00FE3EF4">
            <w:pPr>
              <w:pStyle w:val="GOSTTablenorm"/>
            </w:pPr>
            <w:r w:rsidRPr="007036CE">
              <w:t>Строка</w:t>
            </w:r>
          </w:p>
        </w:tc>
        <w:tc>
          <w:tcPr>
            <w:tcW w:w="300" w:type="pct"/>
          </w:tcPr>
          <w:p w14:paraId="14CA7B14" w14:textId="77777777" w:rsidR="00FE3EF4" w:rsidRPr="007036CE" w:rsidRDefault="00FE3EF4" w:rsidP="00FE3EF4">
            <w:pPr>
              <w:pStyle w:val="GOSTTablenorm"/>
            </w:pPr>
            <w:r w:rsidRPr="007036CE">
              <w:t>Да</w:t>
            </w:r>
          </w:p>
        </w:tc>
        <w:tc>
          <w:tcPr>
            <w:tcW w:w="315" w:type="pct"/>
          </w:tcPr>
          <w:p w14:paraId="36E058C0" w14:textId="77777777" w:rsidR="00FE3EF4" w:rsidRPr="007036CE" w:rsidRDefault="00FE3EF4" w:rsidP="00FE3EF4">
            <w:pPr>
              <w:pStyle w:val="GOSTTablenorm"/>
            </w:pPr>
            <w:r w:rsidRPr="007036CE">
              <w:t>&lt;=25</w:t>
            </w:r>
          </w:p>
        </w:tc>
        <w:tc>
          <w:tcPr>
            <w:tcW w:w="2035" w:type="pct"/>
          </w:tcPr>
          <w:p w14:paraId="57B99737" w14:textId="77777777" w:rsidR="00FE3EF4" w:rsidRPr="007036CE" w:rsidRDefault="00FE3EF4" w:rsidP="00FE3EF4">
            <w:pPr>
              <w:pStyle w:val="GOSTTablenorm"/>
            </w:pPr>
            <w:r w:rsidRPr="007036CE">
              <w:t>Указывается значение аналитического признака «ОКТМО» для отражения по дебету записи учета.</w:t>
            </w:r>
          </w:p>
          <w:p w14:paraId="05EAEE2E" w14:textId="77777777" w:rsidR="00FE3EF4" w:rsidRPr="007036CE" w:rsidRDefault="00FE3EF4" w:rsidP="00FE3EF4">
            <w:pPr>
              <w:pStyle w:val="GOSTTablenorm"/>
            </w:pPr>
            <w:r w:rsidRPr="007036CE">
              <w:t>Допускается заполнение прочерком</w:t>
            </w:r>
          </w:p>
        </w:tc>
      </w:tr>
      <w:tr w:rsidR="00FE3EF4" w:rsidRPr="007036CE" w14:paraId="29EF9697" w14:textId="77777777" w:rsidTr="008116BE">
        <w:tc>
          <w:tcPr>
            <w:tcW w:w="1100" w:type="pct"/>
          </w:tcPr>
          <w:p w14:paraId="0032988A" w14:textId="77777777" w:rsidR="00FE3EF4" w:rsidRPr="007036CE" w:rsidRDefault="00FE3EF4" w:rsidP="00FE3EF4">
            <w:pPr>
              <w:pStyle w:val="GOSTTablenorm"/>
            </w:pPr>
            <w:r w:rsidRPr="007036CE">
              <w:t>ОКТМО по Кт</w:t>
            </w:r>
          </w:p>
        </w:tc>
        <w:tc>
          <w:tcPr>
            <w:tcW w:w="750" w:type="pct"/>
          </w:tcPr>
          <w:p w14:paraId="30129D22" w14:textId="77777777" w:rsidR="00FE3EF4" w:rsidRPr="007036CE" w:rsidRDefault="00FE3EF4" w:rsidP="00FE3EF4">
            <w:pPr>
              <w:pStyle w:val="GOSTTablenorm"/>
            </w:pPr>
            <w:r w:rsidRPr="007036CE">
              <w:rPr>
                <w:b/>
                <w:szCs w:val="24"/>
              </w:rPr>
              <w:t>INFOASFK</w:t>
            </w:r>
            <w:r w:rsidRPr="007036CE">
              <w:t>:CT_SEGMENT11</w:t>
            </w:r>
          </w:p>
        </w:tc>
        <w:tc>
          <w:tcPr>
            <w:tcW w:w="500" w:type="pct"/>
          </w:tcPr>
          <w:p w14:paraId="5522E144" w14:textId="77777777" w:rsidR="00FE3EF4" w:rsidRPr="007036CE" w:rsidRDefault="00FE3EF4" w:rsidP="00FE3EF4">
            <w:pPr>
              <w:pStyle w:val="GOSTTablenorm"/>
            </w:pPr>
            <w:r w:rsidRPr="007036CE">
              <w:t>Строка</w:t>
            </w:r>
          </w:p>
        </w:tc>
        <w:tc>
          <w:tcPr>
            <w:tcW w:w="300" w:type="pct"/>
          </w:tcPr>
          <w:p w14:paraId="3628D39B" w14:textId="77777777" w:rsidR="00FE3EF4" w:rsidRPr="007036CE" w:rsidRDefault="00FE3EF4" w:rsidP="00FE3EF4">
            <w:pPr>
              <w:pStyle w:val="GOSTTablenorm"/>
            </w:pPr>
            <w:r w:rsidRPr="007036CE">
              <w:t>Да</w:t>
            </w:r>
          </w:p>
        </w:tc>
        <w:tc>
          <w:tcPr>
            <w:tcW w:w="315" w:type="pct"/>
          </w:tcPr>
          <w:p w14:paraId="574ABC58" w14:textId="77777777" w:rsidR="00FE3EF4" w:rsidRPr="007036CE" w:rsidRDefault="00FE3EF4" w:rsidP="00FE3EF4">
            <w:pPr>
              <w:pStyle w:val="GOSTTablenorm"/>
            </w:pPr>
            <w:r w:rsidRPr="007036CE">
              <w:t>&lt;=25</w:t>
            </w:r>
          </w:p>
        </w:tc>
        <w:tc>
          <w:tcPr>
            <w:tcW w:w="2035" w:type="pct"/>
          </w:tcPr>
          <w:p w14:paraId="69287068" w14:textId="77777777" w:rsidR="00FE3EF4" w:rsidRPr="007036CE" w:rsidRDefault="00FE3EF4" w:rsidP="00FE3EF4">
            <w:pPr>
              <w:pStyle w:val="GOSTTablenorm"/>
            </w:pPr>
            <w:r w:rsidRPr="007036CE">
              <w:t>Указывается значение аналитического признака «ОКТМО» для отражения по кредиту записи учета.</w:t>
            </w:r>
          </w:p>
          <w:p w14:paraId="4F6D29F6" w14:textId="77777777" w:rsidR="00FE3EF4" w:rsidRPr="007036CE" w:rsidRDefault="00FE3EF4" w:rsidP="00FE3EF4">
            <w:pPr>
              <w:pStyle w:val="GOSTTablenorm"/>
            </w:pPr>
            <w:r w:rsidRPr="007036CE">
              <w:t>Допускается заполнение прочерком</w:t>
            </w:r>
          </w:p>
        </w:tc>
      </w:tr>
      <w:tr w:rsidR="00FE3EF4" w:rsidRPr="007036CE" w14:paraId="165F3E4B" w14:textId="77777777" w:rsidTr="008116BE">
        <w:tc>
          <w:tcPr>
            <w:tcW w:w="1100" w:type="pct"/>
          </w:tcPr>
          <w:p w14:paraId="6770D8A0" w14:textId="77777777" w:rsidR="00FE3EF4" w:rsidRPr="007036CE" w:rsidRDefault="00FE3EF4" w:rsidP="00FE3EF4">
            <w:pPr>
              <w:pStyle w:val="GOSTTablenorm"/>
            </w:pPr>
            <w:r w:rsidRPr="007036CE">
              <w:t>Признак заключительных оборотов по Дт</w:t>
            </w:r>
          </w:p>
        </w:tc>
        <w:tc>
          <w:tcPr>
            <w:tcW w:w="750" w:type="pct"/>
          </w:tcPr>
          <w:p w14:paraId="6F334DAF" w14:textId="77777777" w:rsidR="00FE3EF4" w:rsidRPr="007036CE" w:rsidRDefault="00FE3EF4" w:rsidP="00FE3EF4">
            <w:pPr>
              <w:pStyle w:val="GOSTTablenorm"/>
            </w:pPr>
            <w:r w:rsidRPr="007036CE">
              <w:rPr>
                <w:b/>
                <w:szCs w:val="24"/>
              </w:rPr>
              <w:t>INFOASFK</w:t>
            </w:r>
            <w:r w:rsidRPr="007036CE">
              <w:t>:</w:t>
            </w:r>
            <w:r w:rsidRPr="007036CE">
              <w:rPr>
                <w:lang w:val="en-US"/>
              </w:rPr>
              <w:t>D</w:t>
            </w:r>
            <w:r w:rsidRPr="007036CE">
              <w:t>T_SEGMENT12</w:t>
            </w:r>
          </w:p>
        </w:tc>
        <w:tc>
          <w:tcPr>
            <w:tcW w:w="500" w:type="pct"/>
          </w:tcPr>
          <w:p w14:paraId="1E38316E" w14:textId="77777777" w:rsidR="00FE3EF4" w:rsidRPr="007036CE" w:rsidRDefault="00FE3EF4" w:rsidP="00FE3EF4">
            <w:pPr>
              <w:pStyle w:val="GOSTTablenorm"/>
            </w:pPr>
            <w:r w:rsidRPr="007036CE">
              <w:t>Строка</w:t>
            </w:r>
          </w:p>
        </w:tc>
        <w:tc>
          <w:tcPr>
            <w:tcW w:w="300" w:type="pct"/>
          </w:tcPr>
          <w:p w14:paraId="6CCD105D" w14:textId="77777777" w:rsidR="00FE3EF4" w:rsidRPr="007036CE" w:rsidRDefault="00FE3EF4" w:rsidP="00FE3EF4">
            <w:pPr>
              <w:pStyle w:val="GOSTTablenorm"/>
            </w:pPr>
            <w:r w:rsidRPr="007036CE">
              <w:t>Да</w:t>
            </w:r>
          </w:p>
        </w:tc>
        <w:tc>
          <w:tcPr>
            <w:tcW w:w="315" w:type="pct"/>
          </w:tcPr>
          <w:p w14:paraId="11F9C3F6" w14:textId="77777777" w:rsidR="00FE3EF4" w:rsidRPr="007036CE" w:rsidRDefault="00FE3EF4" w:rsidP="00FE3EF4">
            <w:pPr>
              <w:pStyle w:val="GOSTTablenorm"/>
            </w:pPr>
            <w:r w:rsidRPr="007036CE">
              <w:t>&lt;=25</w:t>
            </w:r>
          </w:p>
        </w:tc>
        <w:tc>
          <w:tcPr>
            <w:tcW w:w="2035" w:type="pct"/>
          </w:tcPr>
          <w:p w14:paraId="35DF77BB" w14:textId="77777777" w:rsidR="00FE3EF4" w:rsidRPr="007036CE" w:rsidRDefault="00FE3EF4" w:rsidP="00FE3EF4">
            <w:pPr>
              <w:pStyle w:val="GOSTTablenorm"/>
            </w:pPr>
            <w:r w:rsidRPr="007036CE">
              <w:t>Указывается значение аналитического признака «ЗО» (Признак заключительных оборотов) для отражения по дебету записи учета.</w:t>
            </w:r>
          </w:p>
          <w:p w14:paraId="5900FFB9" w14:textId="77777777" w:rsidR="00FE3EF4" w:rsidRPr="007036CE" w:rsidRDefault="00FE3EF4" w:rsidP="00FE3EF4">
            <w:pPr>
              <w:pStyle w:val="GOSTTablenorm"/>
            </w:pPr>
            <w:r w:rsidRPr="007036CE">
              <w:t>Допускается заполнение прочерком</w:t>
            </w:r>
          </w:p>
        </w:tc>
      </w:tr>
      <w:tr w:rsidR="00FE3EF4" w:rsidRPr="007036CE" w14:paraId="0B9C9FBC" w14:textId="77777777" w:rsidTr="008116BE">
        <w:tc>
          <w:tcPr>
            <w:tcW w:w="1100" w:type="pct"/>
          </w:tcPr>
          <w:p w14:paraId="5EE56DCE" w14:textId="77777777" w:rsidR="00FE3EF4" w:rsidRPr="007036CE" w:rsidRDefault="00FE3EF4" w:rsidP="00FE3EF4">
            <w:pPr>
              <w:pStyle w:val="GOSTTablenorm"/>
            </w:pPr>
            <w:r w:rsidRPr="007036CE">
              <w:lastRenderedPageBreak/>
              <w:t>Признак заключительных оборотов по Кт</w:t>
            </w:r>
          </w:p>
        </w:tc>
        <w:tc>
          <w:tcPr>
            <w:tcW w:w="750" w:type="pct"/>
          </w:tcPr>
          <w:p w14:paraId="22B25845" w14:textId="77777777" w:rsidR="00FE3EF4" w:rsidRPr="007036CE" w:rsidRDefault="00FE3EF4" w:rsidP="00FE3EF4">
            <w:pPr>
              <w:pStyle w:val="GOSTTablenorm"/>
              <w:rPr>
                <w:lang w:val="en-US"/>
              </w:rPr>
            </w:pPr>
            <w:r w:rsidRPr="007036CE">
              <w:rPr>
                <w:b/>
                <w:szCs w:val="24"/>
              </w:rPr>
              <w:t>INFOASFK</w:t>
            </w:r>
            <w:r w:rsidRPr="007036CE">
              <w:t>:CT_SEGMENT12</w:t>
            </w:r>
          </w:p>
        </w:tc>
        <w:tc>
          <w:tcPr>
            <w:tcW w:w="500" w:type="pct"/>
          </w:tcPr>
          <w:p w14:paraId="2EF12024" w14:textId="77777777" w:rsidR="00FE3EF4" w:rsidRPr="007036CE" w:rsidRDefault="00FE3EF4" w:rsidP="00FE3EF4">
            <w:pPr>
              <w:pStyle w:val="GOSTTablenorm"/>
            </w:pPr>
            <w:r w:rsidRPr="007036CE">
              <w:t>Строка</w:t>
            </w:r>
          </w:p>
        </w:tc>
        <w:tc>
          <w:tcPr>
            <w:tcW w:w="300" w:type="pct"/>
          </w:tcPr>
          <w:p w14:paraId="736ACD15" w14:textId="77777777" w:rsidR="00FE3EF4" w:rsidRPr="007036CE" w:rsidRDefault="00FE3EF4" w:rsidP="00FE3EF4">
            <w:pPr>
              <w:pStyle w:val="GOSTTablenorm"/>
            </w:pPr>
            <w:r w:rsidRPr="007036CE">
              <w:t>Да</w:t>
            </w:r>
          </w:p>
        </w:tc>
        <w:tc>
          <w:tcPr>
            <w:tcW w:w="315" w:type="pct"/>
          </w:tcPr>
          <w:p w14:paraId="634A8DD2" w14:textId="77777777" w:rsidR="00FE3EF4" w:rsidRPr="007036CE" w:rsidRDefault="00FE3EF4" w:rsidP="00FE3EF4">
            <w:pPr>
              <w:pStyle w:val="GOSTTablenorm"/>
            </w:pPr>
            <w:r w:rsidRPr="007036CE">
              <w:t>&lt;=25</w:t>
            </w:r>
          </w:p>
        </w:tc>
        <w:tc>
          <w:tcPr>
            <w:tcW w:w="2035" w:type="pct"/>
          </w:tcPr>
          <w:p w14:paraId="3E2FA068" w14:textId="77777777" w:rsidR="00FE3EF4" w:rsidRPr="007036CE" w:rsidRDefault="00FE3EF4" w:rsidP="00FE3EF4">
            <w:pPr>
              <w:pStyle w:val="GOSTTablenorm"/>
            </w:pPr>
            <w:r w:rsidRPr="007036CE">
              <w:t>Указывается значение аналитического признака «ЗО» (Признак заключительных оборотов) для отражения по кредиту записи учета.</w:t>
            </w:r>
          </w:p>
          <w:p w14:paraId="44299DEF" w14:textId="77777777" w:rsidR="00FE3EF4" w:rsidRPr="007036CE" w:rsidRDefault="00FE3EF4" w:rsidP="00FE3EF4">
            <w:pPr>
              <w:pStyle w:val="GOSTTablenorm"/>
            </w:pPr>
            <w:r w:rsidRPr="007036CE">
              <w:t>Допускается заполнение прочерком</w:t>
            </w:r>
          </w:p>
        </w:tc>
      </w:tr>
      <w:tr w:rsidR="00FE3EF4" w:rsidRPr="007036CE" w14:paraId="1890EEA3" w14:textId="77777777" w:rsidTr="008116BE">
        <w:tc>
          <w:tcPr>
            <w:tcW w:w="1100" w:type="pct"/>
          </w:tcPr>
          <w:p w14:paraId="12A8B4D5" w14:textId="77777777" w:rsidR="00FE3EF4" w:rsidRPr="007036CE" w:rsidRDefault="00FE3EF4" w:rsidP="00FE3EF4">
            <w:pPr>
              <w:pStyle w:val="GOSTTablenorm"/>
            </w:pPr>
            <w:r w:rsidRPr="007036CE">
              <w:t>ОКС/КМИ по Дт</w:t>
            </w:r>
          </w:p>
        </w:tc>
        <w:tc>
          <w:tcPr>
            <w:tcW w:w="750" w:type="pct"/>
          </w:tcPr>
          <w:p w14:paraId="6D2E186E" w14:textId="77777777" w:rsidR="00FE3EF4" w:rsidRPr="007036CE" w:rsidRDefault="00FE3EF4" w:rsidP="00FE3EF4">
            <w:pPr>
              <w:pStyle w:val="GOSTTablenorm"/>
              <w:rPr>
                <w:lang w:val="en-US"/>
              </w:rPr>
            </w:pPr>
            <w:r w:rsidRPr="007036CE">
              <w:rPr>
                <w:b/>
                <w:szCs w:val="24"/>
              </w:rPr>
              <w:t>INFOASFK</w:t>
            </w:r>
            <w:r w:rsidRPr="007036CE">
              <w:t>:</w:t>
            </w:r>
            <w:r w:rsidRPr="007036CE">
              <w:rPr>
                <w:lang w:val="en-US"/>
              </w:rPr>
              <w:t>D</w:t>
            </w:r>
            <w:r w:rsidRPr="007036CE">
              <w:t>T_SEGMENT13</w:t>
            </w:r>
          </w:p>
        </w:tc>
        <w:tc>
          <w:tcPr>
            <w:tcW w:w="500" w:type="pct"/>
          </w:tcPr>
          <w:p w14:paraId="1C6C37FD" w14:textId="77777777" w:rsidR="00FE3EF4" w:rsidRPr="007036CE" w:rsidRDefault="00FE3EF4" w:rsidP="00FE3EF4">
            <w:pPr>
              <w:pStyle w:val="GOSTTablenorm"/>
            </w:pPr>
            <w:r w:rsidRPr="007036CE">
              <w:t>Строка</w:t>
            </w:r>
          </w:p>
        </w:tc>
        <w:tc>
          <w:tcPr>
            <w:tcW w:w="300" w:type="pct"/>
          </w:tcPr>
          <w:p w14:paraId="7EAC9A7B" w14:textId="77777777" w:rsidR="00FE3EF4" w:rsidRPr="007036CE" w:rsidRDefault="00FE3EF4" w:rsidP="00FE3EF4">
            <w:pPr>
              <w:pStyle w:val="GOSTTablenorm"/>
            </w:pPr>
            <w:r w:rsidRPr="007036CE">
              <w:t>Да</w:t>
            </w:r>
          </w:p>
        </w:tc>
        <w:tc>
          <w:tcPr>
            <w:tcW w:w="315" w:type="pct"/>
          </w:tcPr>
          <w:p w14:paraId="3EAF5C04" w14:textId="77777777" w:rsidR="00FE3EF4" w:rsidRPr="007036CE" w:rsidRDefault="00FE3EF4" w:rsidP="00FE3EF4">
            <w:pPr>
              <w:pStyle w:val="GOSTTablenorm"/>
            </w:pPr>
            <w:r w:rsidRPr="007036CE">
              <w:t>&lt;=25</w:t>
            </w:r>
          </w:p>
        </w:tc>
        <w:tc>
          <w:tcPr>
            <w:tcW w:w="2035" w:type="pct"/>
          </w:tcPr>
          <w:p w14:paraId="6869DEB1" w14:textId="77777777" w:rsidR="00FE3EF4" w:rsidRPr="007036CE" w:rsidRDefault="00FE3EF4" w:rsidP="00FE3EF4">
            <w:pPr>
              <w:pStyle w:val="GOSTTablenorm"/>
            </w:pPr>
            <w:r w:rsidRPr="007036CE">
              <w:t>Указывается значение аналитического признака «ОКС/КМИ» (Код объекта капитального строительства/ капитальных вложений, мероприятия по информатизации) для отражения по дебету записи учета.</w:t>
            </w:r>
          </w:p>
          <w:p w14:paraId="409112F4" w14:textId="77777777" w:rsidR="00FE3EF4" w:rsidRPr="007036CE" w:rsidRDefault="00FE3EF4" w:rsidP="00FE3EF4">
            <w:pPr>
              <w:pStyle w:val="GOSTTablenorm"/>
            </w:pPr>
            <w:r w:rsidRPr="007036CE">
              <w:t>Допускается заполнение прочерком</w:t>
            </w:r>
          </w:p>
        </w:tc>
      </w:tr>
      <w:tr w:rsidR="00FE3EF4" w:rsidRPr="007036CE" w14:paraId="26F1498D" w14:textId="77777777" w:rsidTr="008116BE">
        <w:tc>
          <w:tcPr>
            <w:tcW w:w="1100" w:type="pct"/>
          </w:tcPr>
          <w:p w14:paraId="0B1FAE72" w14:textId="77777777" w:rsidR="00FE3EF4" w:rsidRPr="007036CE" w:rsidRDefault="00FE3EF4" w:rsidP="00FE3EF4">
            <w:pPr>
              <w:pStyle w:val="GOSTTablenorm"/>
            </w:pPr>
            <w:r w:rsidRPr="007036CE">
              <w:t>ОКС/КМИ по Кт</w:t>
            </w:r>
          </w:p>
        </w:tc>
        <w:tc>
          <w:tcPr>
            <w:tcW w:w="750" w:type="pct"/>
          </w:tcPr>
          <w:p w14:paraId="59740CFA" w14:textId="77777777" w:rsidR="00FE3EF4" w:rsidRPr="007036CE" w:rsidRDefault="00FE3EF4" w:rsidP="00FE3EF4">
            <w:pPr>
              <w:pStyle w:val="GOSTTablenorm"/>
            </w:pPr>
            <w:r w:rsidRPr="007036CE">
              <w:rPr>
                <w:b/>
                <w:szCs w:val="24"/>
              </w:rPr>
              <w:t>INFOASFK</w:t>
            </w:r>
            <w:r w:rsidRPr="007036CE">
              <w:t>:CT_SEGMENT13</w:t>
            </w:r>
          </w:p>
        </w:tc>
        <w:tc>
          <w:tcPr>
            <w:tcW w:w="500" w:type="pct"/>
          </w:tcPr>
          <w:p w14:paraId="5422AA30" w14:textId="77777777" w:rsidR="00FE3EF4" w:rsidRPr="007036CE" w:rsidRDefault="00FE3EF4" w:rsidP="00FE3EF4">
            <w:pPr>
              <w:pStyle w:val="GOSTTablenorm"/>
            </w:pPr>
            <w:r w:rsidRPr="007036CE">
              <w:t>Строка</w:t>
            </w:r>
          </w:p>
        </w:tc>
        <w:tc>
          <w:tcPr>
            <w:tcW w:w="300" w:type="pct"/>
          </w:tcPr>
          <w:p w14:paraId="50E7C555" w14:textId="77777777" w:rsidR="00FE3EF4" w:rsidRPr="007036CE" w:rsidRDefault="00FE3EF4" w:rsidP="00FE3EF4">
            <w:pPr>
              <w:pStyle w:val="GOSTTablenorm"/>
            </w:pPr>
            <w:r w:rsidRPr="007036CE">
              <w:t>Да</w:t>
            </w:r>
          </w:p>
        </w:tc>
        <w:tc>
          <w:tcPr>
            <w:tcW w:w="315" w:type="pct"/>
          </w:tcPr>
          <w:p w14:paraId="668A3C2C" w14:textId="77777777" w:rsidR="00FE3EF4" w:rsidRPr="007036CE" w:rsidRDefault="00FE3EF4" w:rsidP="00FE3EF4">
            <w:pPr>
              <w:pStyle w:val="GOSTTablenorm"/>
            </w:pPr>
            <w:r w:rsidRPr="007036CE">
              <w:t>&lt;=25</w:t>
            </w:r>
          </w:p>
        </w:tc>
        <w:tc>
          <w:tcPr>
            <w:tcW w:w="2035" w:type="pct"/>
          </w:tcPr>
          <w:p w14:paraId="60334C35" w14:textId="77777777" w:rsidR="00FE3EF4" w:rsidRPr="007036CE" w:rsidRDefault="00FE3EF4" w:rsidP="00FE3EF4">
            <w:pPr>
              <w:pStyle w:val="GOSTTablenorm"/>
            </w:pPr>
            <w:r w:rsidRPr="007036CE">
              <w:t>Указывается значение аналитического признака «ОКС/КМИ» (Код объекта капитального строительства/капитальных вложений, мероприятия по информатизации) для отражения по кредиту записи учета.</w:t>
            </w:r>
          </w:p>
          <w:p w14:paraId="2AFF807F" w14:textId="77777777" w:rsidR="00FE3EF4" w:rsidRPr="007036CE" w:rsidRDefault="00FE3EF4" w:rsidP="00FE3EF4">
            <w:pPr>
              <w:pStyle w:val="GOSTTablenorm"/>
            </w:pPr>
            <w:r w:rsidRPr="007036CE">
              <w:t>Допускается заполнение прочерком</w:t>
            </w:r>
          </w:p>
        </w:tc>
      </w:tr>
      <w:tr w:rsidR="00FE3EF4" w:rsidRPr="007036CE" w14:paraId="696E00D6" w14:textId="77777777" w:rsidTr="008116BE">
        <w:tc>
          <w:tcPr>
            <w:tcW w:w="1100" w:type="pct"/>
          </w:tcPr>
          <w:p w14:paraId="119F6FA8" w14:textId="77777777" w:rsidR="00FE3EF4" w:rsidRPr="007036CE" w:rsidRDefault="00FE3EF4" w:rsidP="00FE3EF4">
            <w:pPr>
              <w:pStyle w:val="GOSTTablenorm"/>
            </w:pPr>
            <w:r w:rsidRPr="007036CE">
              <w:t>Финансовый орган по Дт</w:t>
            </w:r>
          </w:p>
        </w:tc>
        <w:tc>
          <w:tcPr>
            <w:tcW w:w="750" w:type="pct"/>
          </w:tcPr>
          <w:p w14:paraId="2C8B33CF" w14:textId="77777777" w:rsidR="00FE3EF4" w:rsidRPr="007036CE" w:rsidRDefault="00FE3EF4" w:rsidP="00FE3EF4">
            <w:pPr>
              <w:pStyle w:val="GOSTTablenorm"/>
            </w:pPr>
            <w:r w:rsidRPr="007036CE">
              <w:rPr>
                <w:b/>
                <w:szCs w:val="24"/>
              </w:rPr>
              <w:t>INFOASFK</w:t>
            </w:r>
            <w:r w:rsidRPr="007036CE">
              <w:t>:</w:t>
            </w:r>
            <w:r w:rsidRPr="007036CE">
              <w:rPr>
                <w:lang w:val="en-US"/>
              </w:rPr>
              <w:t>D</w:t>
            </w:r>
            <w:r w:rsidRPr="007036CE">
              <w:t>T_SEGMENT14</w:t>
            </w:r>
          </w:p>
        </w:tc>
        <w:tc>
          <w:tcPr>
            <w:tcW w:w="500" w:type="pct"/>
          </w:tcPr>
          <w:p w14:paraId="734F5361" w14:textId="77777777" w:rsidR="00FE3EF4" w:rsidRPr="007036CE" w:rsidRDefault="00FE3EF4" w:rsidP="00FE3EF4">
            <w:pPr>
              <w:pStyle w:val="GOSTTablenorm"/>
            </w:pPr>
            <w:r w:rsidRPr="007036CE">
              <w:t>Строка</w:t>
            </w:r>
          </w:p>
        </w:tc>
        <w:tc>
          <w:tcPr>
            <w:tcW w:w="300" w:type="pct"/>
          </w:tcPr>
          <w:p w14:paraId="453E9F82" w14:textId="77777777" w:rsidR="00FE3EF4" w:rsidRPr="007036CE" w:rsidRDefault="00FE3EF4" w:rsidP="00FE3EF4">
            <w:pPr>
              <w:pStyle w:val="GOSTTablenorm"/>
            </w:pPr>
            <w:r w:rsidRPr="007036CE">
              <w:t>Да</w:t>
            </w:r>
          </w:p>
        </w:tc>
        <w:tc>
          <w:tcPr>
            <w:tcW w:w="315" w:type="pct"/>
          </w:tcPr>
          <w:p w14:paraId="0E7A0E07" w14:textId="77777777" w:rsidR="00FE3EF4" w:rsidRPr="007036CE" w:rsidRDefault="00FE3EF4" w:rsidP="00FE3EF4">
            <w:pPr>
              <w:pStyle w:val="GOSTTablenorm"/>
            </w:pPr>
            <w:r w:rsidRPr="007036CE">
              <w:t>&lt;=25</w:t>
            </w:r>
          </w:p>
        </w:tc>
        <w:tc>
          <w:tcPr>
            <w:tcW w:w="2035" w:type="pct"/>
          </w:tcPr>
          <w:p w14:paraId="7B78E72D" w14:textId="77777777" w:rsidR="00FE3EF4" w:rsidRPr="007036CE" w:rsidRDefault="00FE3EF4" w:rsidP="00FE3EF4">
            <w:pPr>
              <w:pStyle w:val="GOSTTablenorm"/>
            </w:pPr>
            <w:r w:rsidRPr="007036CE">
              <w:t>Указывается значение аналитического признака «ФО» (Финансовый орган) для отражения по дебету записи учета.</w:t>
            </w:r>
          </w:p>
          <w:p w14:paraId="684991DF" w14:textId="77777777" w:rsidR="00FE3EF4" w:rsidRPr="007036CE" w:rsidRDefault="00FE3EF4" w:rsidP="00FE3EF4">
            <w:pPr>
              <w:pStyle w:val="GOSTTablenorm"/>
            </w:pPr>
            <w:r w:rsidRPr="007036CE">
              <w:t>Допускается заполнение прочерком</w:t>
            </w:r>
          </w:p>
        </w:tc>
      </w:tr>
      <w:tr w:rsidR="00FE3EF4" w:rsidRPr="007036CE" w14:paraId="06E9BD4D" w14:textId="77777777" w:rsidTr="008116BE">
        <w:tc>
          <w:tcPr>
            <w:tcW w:w="1100" w:type="pct"/>
          </w:tcPr>
          <w:p w14:paraId="3C22F001" w14:textId="77777777" w:rsidR="00FE3EF4" w:rsidRPr="007036CE" w:rsidRDefault="00FE3EF4" w:rsidP="00FE3EF4">
            <w:pPr>
              <w:pStyle w:val="GOSTTablenorm"/>
            </w:pPr>
            <w:r w:rsidRPr="007036CE">
              <w:t>Финансовый орган по Кт</w:t>
            </w:r>
          </w:p>
        </w:tc>
        <w:tc>
          <w:tcPr>
            <w:tcW w:w="750" w:type="pct"/>
          </w:tcPr>
          <w:p w14:paraId="235E1D2C" w14:textId="77777777" w:rsidR="00FE3EF4" w:rsidRPr="007036CE" w:rsidRDefault="00FE3EF4" w:rsidP="00FE3EF4">
            <w:pPr>
              <w:pStyle w:val="GOSTTablenorm"/>
            </w:pPr>
            <w:r w:rsidRPr="007036CE">
              <w:rPr>
                <w:b/>
                <w:szCs w:val="24"/>
              </w:rPr>
              <w:t>INFOASFK</w:t>
            </w:r>
            <w:r w:rsidRPr="007036CE">
              <w:t>:CT_SEGMENT14</w:t>
            </w:r>
          </w:p>
        </w:tc>
        <w:tc>
          <w:tcPr>
            <w:tcW w:w="500" w:type="pct"/>
          </w:tcPr>
          <w:p w14:paraId="6C91ED69" w14:textId="77777777" w:rsidR="00FE3EF4" w:rsidRPr="007036CE" w:rsidRDefault="00FE3EF4" w:rsidP="00FE3EF4">
            <w:pPr>
              <w:pStyle w:val="GOSTTablenorm"/>
            </w:pPr>
            <w:r w:rsidRPr="007036CE">
              <w:t>Строка</w:t>
            </w:r>
          </w:p>
        </w:tc>
        <w:tc>
          <w:tcPr>
            <w:tcW w:w="300" w:type="pct"/>
          </w:tcPr>
          <w:p w14:paraId="354DB979" w14:textId="77777777" w:rsidR="00FE3EF4" w:rsidRPr="007036CE" w:rsidRDefault="00FE3EF4" w:rsidP="00FE3EF4">
            <w:pPr>
              <w:pStyle w:val="GOSTTablenorm"/>
            </w:pPr>
            <w:r w:rsidRPr="007036CE">
              <w:t>Да</w:t>
            </w:r>
          </w:p>
        </w:tc>
        <w:tc>
          <w:tcPr>
            <w:tcW w:w="315" w:type="pct"/>
          </w:tcPr>
          <w:p w14:paraId="01D13931" w14:textId="77777777" w:rsidR="00FE3EF4" w:rsidRPr="007036CE" w:rsidRDefault="00FE3EF4" w:rsidP="00FE3EF4">
            <w:pPr>
              <w:pStyle w:val="GOSTTablenorm"/>
            </w:pPr>
            <w:r w:rsidRPr="007036CE">
              <w:t>&lt;=25</w:t>
            </w:r>
          </w:p>
        </w:tc>
        <w:tc>
          <w:tcPr>
            <w:tcW w:w="2035" w:type="pct"/>
          </w:tcPr>
          <w:p w14:paraId="528BC54C" w14:textId="77777777" w:rsidR="00FE3EF4" w:rsidRPr="007036CE" w:rsidRDefault="00FE3EF4" w:rsidP="00FE3EF4">
            <w:pPr>
              <w:pStyle w:val="GOSTTablenorm"/>
            </w:pPr>
            <w:r w:rsidRPr="007036CE">
              <w:t>Указывается значение аналитического признака «ФО» (Финансовый орган) для отражения по дебету записи учета.</w:t>
            </w:r>
          </w:p>
          <w:p w14:paraId="571CCCCD" w14:textId="77777777" w:rsidR="00FE3EF4" w:rsidRPr="007036CE" w:rsidRDefault="00FE3EF4" w:rsidP="00FE3EF4">
            <w:pPr>
              <w:pStyle w:val="GOSTTablenorm"/>
            </w:pPr>
            <w:r w:rsidRPr="007036CE">
              <w:t>Допускается заполнение прочерком</w:t>
            </w:r>
          </w:p>
        </w:tc>
      </w:tr>
    </w:tbl>
    <w:p w14:paraId="500FEADE" w14:textId="77777777" w:rsidR="00007734" w:rsidRPr="007036CE" w:rsidRDefault="00007734" w:rsidP="00DE0449">
      <w:pPr>
        <w:pStyle w:val="51"/>
        <w:rPr>
          <w:ins w:id="5568" w:author="Щанов Александр Валентинович" w:date="2024-07-29T12:43:00Z"/>
        </w:rPr>
      </w:pPr>
      <w:bookmarkStart w:id="5569" w:name="_Toc172815364"/>
      <w:bookmarkStart w:id="5570" w:name="_Toc222927948"/>
      <w:ins w:id="5571" w:author="Щанов Александр Валентинович" w:date="2024-07-29T12:43:00Z">
        <w:r w:rsidRPr="007036CE">
          <w:t>Пример запроса по документу «Информации о записях учета АСФК» ARP_INFO_ASFK_SVAP</w:t>
        </w:r>
        <w:bookmarkEnd w:id="5569"/>
        <w:bookmarkEnd w:id="5570"/>
      </w:ins>
    </w:p>
    <w:p w14:paraId="0DB233D3" w14:textId="77777777" w:rsidR="00007734" w:rsidRPr="007036CE" w:rsidRDefault="00007734" w:rsidP="00007734">
      <w:pPr>
        <w:pStyle w:val="GOSTScript"/>
        <w:rPr>
          <w:ins w:id="5572" w:author="Щанов Александр Валентинович" w:date="2024-07-29T12:44:00Z"/>
        </w:rPr>
      </w:pPr>
      <w:ins w:id="5573" w:author="Щанов Александр Валентинович" w:date="2024-07-29T12:44:00Z">
        <w:r w:rsidRPr="007036CE">
          <w:t>{</w:t>
        </w:r>
      </w:ins>
    </w:p>
    <w:p w14:paraId="087ACBB8" w14:textId="77777777" w:rsidR="00007734" w:rsidRPr="007036CE" w:rsidRDefault="00007734" w:rsidP="00007734">
      <w:pPr>
        <w:pStyle w:val="GOSTScript"/>
        <w:rPr>
          <w:ins w:id="5574" w:author="Щанов Александр Валентинович" w:date="2024-07-29T12:44:00Z"/>
        </w:rPr>
      </w:pPr>
      <w:ins w:id="5575" w:author="Щанов Александр Валентинович" w:date="2024-07-29T12:44:00Z">
        <w:r w:rsidRPr="007036CE">
          <w:tab/>
          <w:t>"header": {</w:t>
        </w:r>
      </w:ins>
    </w:p>
    <w:p w14:paraId="69E60FCF" w14:textId="77777777" w:rsidR="00007734" w:rsidRPr="007036CE" w:rsidRDefault="00007734" w:rsidP="00007734">
      <w:pPr>
        <w:pStyle w:val="GOSTScript"/>
        <w:rPr>
          <w:ins w:id="5576" w:author="Щанов Александр Валентинович" w:date="2024-07-29T12:44:00Z"/>
        </w:rPr>
      </w:pPr>
      <w:ins w:id="5577" w:author="Щанов Александр Валентинович" w:date="2024-07-29T12:44:00Z">
        <w:r w:rsidRPr="007036CE">
          <w:tab/>
        </w:r>
        <w:r w:rsidRPr="007036CE">
          <w:tab/>
          <w:t>"Source": "ARP",</w:t>
        </w:r>
      </w:ins>
    </w:p>
    <w:p w14:paraId="39F95A5B" w14:textId="77777777" w:rsidR="00007734" w:rsidRPr="007036CE" w:rsidRDefault="00007734" w:rsidP="00007734">
      <w:pPr>
        <w:pStyle w:val="GOSTScript"/>
        <w:rPr>
          <w:ins w:id="5578" w:author="Щанов Александр Валентинович" w:date="2024-07-29T12:44:00Z"/>
        </w:rPr>
      </w:pPr>
      <w:ins w:id="5579" w:author="Щанов Александр Валентинович" w:date="2024-07-29T12:44:00Z">
        <w:r w:rsidRPr="007036CE">
          <w:tab/>
        </w:r>
        <w:r w:rsidRPr="007036CE">
          <w:tab/>
          <w:t>"ReqDateTime": "2022-12-05 10:37:22",</w:t>
        </w:r>
      </w:ins>
    </w:p>
    <w:p w14:paraId="2E0C2CF3" w14:textId="77777777" w:rsidR="00007734" w:rsidRPr="007036CE" w:rsidRDefault="00007734" w:rsidP="00007734">
      <w:pPr>
        <w:pStyle w:val="GOSTScript"/>
        <w:rPr>
          <w:ins w:id="5580" w:author="Щанов Александр Валентинович" w:date="2024-07-29T12:44:00Z"/>
        </w:rPr>
      </w:pPr>
      <w:ins w:id="5581" w:author="Щанов Александр Валентинович" w:date="2024-07-29T12:44:00Z">
        <w:r w:rsidRPr="007036CE">
          <w:tab/>
        </w:r>
        <w:r w:rsidRPr="007036CE">
          <w:tab/>
          <w:t>"Version": "2.4",</w:t>
        </w:r>
      </w:ins>
    </w:p>
    <w:p w14:paraId="24254297" w14:textId="77777777" w:rsidR="00007734" w:rsidRPr="007036CE" w:rsidRDefault="00007734" w:rsidP="00007734">
      <w:pPr>
        <w:pStyle w:val="GOSTScript"/>
        <w:rPr>
          <w:ins w:id="5582" w:author="Щанов Александр Валентинович" w:date="2024-07-29T12:44:00Z"/>
        </w:rPr>
      </w:pPr>
      <w:ins w:id="5583" w:author="Щанов Александр Валентинович" w:date="2024-07-29T12:44:00Z">
        <w:r w:rsidRPr="007036CE">
          <w:tab/>
        </w:r>
        <w:r w:rsidRPr="007036CE">
          <w:tab/>
          <w:t>"Params": [</w:t>
        </w:r>
      </w:ins>
    </w:p>
    <w:p w14:paraId="44786C4D" w14:textId="77777777" w:rsidR="00007734" w:rsidRPr="007036CE" w:rsidRDefault="00007734" w:rsidP="00007734">
      <w:pPr>
        <w:pStyle w:val="GOSTScript"/>
        <w:rPr>
          <w:ins w:id="5584" w:author="Щанов Александр Валентинович" w:date="2024-07-29T12:44:00Z"/>
        </w:rPr>
      </w:pPr>
      <w:ins w:id="5585" w:author="Щанов Александр Валентинович" w:date="2024-07-29T12:44:00Z">
        <w:r w:rsidRPr="007036CE">
          <w:lastRenderedPageBreak/>
          <w:tab/>
        </w:r>
        <w:r w:rsidRPr="007036CE">
          <w:tab/>
        </w:r>
        <w:r w:rsidRPr="007036CE">
          <w:tab/>
          <w:t>{</w:t>
        </w:r>
      </w:ins>
    </w:p>
    <w:p w14:paraId="5ADFB0D2" w14:textId="77777777" w:rsidR="00007734" w:rsidRPr="007036CE" w:rsidRDefault="00007734" w:rsidP="00007734">
      <w:pPr>
        <w:pStyle w:val="GOSTScript"/>
        <w:rPr>
          <w:ins w:id="5586" w:author="Щанов Александр Валентинович" w:date="2024-07-29T12:44:00Z"/>
        </w:rPr>
      </w:pPr>
      <w:ins w:id="5587" w:author="Щанов Александр Валентинович" w:date="2024-07-29T12:44:00Z">
        <w:r w:rsidRPr="007036CE">
          <w:tab/>
        </w:r>
        <w:r w:rsidRPr="007036CE">
          <w:tab/>
        </w:r>
        <w:r w:rsidRPr="007036CE">
          <w:tab/>
        </w:r>
        <w:r w:rsidRPr="007036CE">
          <w:tab/>
          <w:t>"param": "example",</w:t>
        </w:r>
      </w:ins>
    </w:p>
    <w:p w14:paraId="528F42E0" w14:textId="77777777" w:rsidR="00007734" w:rsidRPr="007036CE" w:rsidRDefault="00007734" w:rsidP="00007734">
      <w:pPr>
        <w:pStyle w:val="GOSTScript"/>
        <w:rPr>
          <w:ins w:id="5588" w:author="Щанов Александр Валентинович" w:date="2024-07-29T12:44:00Z"/>
        </w:rPr>
      </w:pPr>
      <w:ins w:id="5589" w:author="Щанов Александр Валентинович" w:date="2024-07-29T12:44:00Z">
        <w:r w:rsidRPr="007036CE">
          <w:tab/>
        </w:r>
        <w:r w:rsidRPr="007036CE">
          <w:tab/>
        </w:r>
        <w:r w:rsidRPr="007036CE">
          <w:tab/>
        </w:r>
        <w:r w:rsidRPr="007036CE">
          <w:tab/>
          <w:t>"value": "01"</w:t>
        </w:r>
      </w:ins>
    </w:p>
    <w:p w14:paraId="5D057C5E" w14:textId="77777777" w:rsidR="00007734" w:rsidRPr="007036CE" w:rsidRDefault="00007734" w:rsidP="00007734">
      <w:pPr>
        <w:pStyle w:val="GOSTScript"/>
        <w:rPr>
          <w:ins w:id="5590" w:author="Щанов Александр Валентинович" w:date="2024-07-29T12:44:00Z"/>
        </w:rPr>
      </w:pPr>
      <w:ins w:id="5591" w:author="Щанов Александр Валентинович" w:date="2024-07-29T12:44:00Z">
        <w:r w:rsidRPr="007036CE">
          <w:tab/>
        </w:r>
        <w:r w:rsidRPr="007036CE">
          <w:tab/>
        </w:r>
        <w:r w:rsidRPr="007036CE">
          <w:tab/>
          <w:t>}</w:t>
        </w:r>
      </w:ins>
    </w:p>
    <w:p w14:paraId="3680F8B1" w14:textId="77777777" w:rsidR="00007734" w:rsidRPr="007036CE" w:rsidRDefault="00007734" w:rsidP="00007734">
      <w:pPr>
        <w:pStyle w:val="GOSTScript"/>
        <w:rPr>
          <w:ins w:id="5592" w:author="Щанов Александр Валентинович" w:date="2024-07-29T12:44:00Z"/>
        </w:rPr>
      </w:pPr>
      <w:ins w:id="5593" w:author="Щанов Александр Валентинович" w:date="2024-07-29T12:44:00Z">
        <w:r w:rsidRPr="007036CE">
          <w:tab/>
        </w:r>
        <w:r w:rsidRPr="007036CE">
          <w:tab/>
          <w:t>],</w:t>
        </w:r>
      </w:ins>
    </w:p>
    <w:p w14:paraId="0CD17047" w14:textId="77777777" w:rsidR="00007734" w:rsidRPr="007036CE" w:rsidRDefault="00007734" w:rsidP="00007734">
      <w:pPr>
        <w:pStyle w:val="GOSTScript"/>
        <w:rPr>
          <w:ins w:id="5594" w:author="Щанов Александр Валентинович" w:date="2024-07-29T12:44:00Z"/>
        </w:rPr>
      </w:pPr>
      <w:ins w:id="5595" w:author="Щанов Александр Валентинович" w:date="2024-07-29T12:44:00Z">
        <w:r w:rsidRPr="007036CE">
          <w:tab/>
        </w:r>
        <w:r w:rsidRPr="007036CE">
          <w:tab/>
          <w:t>"ReqGuid": "b0d4ce5d-2757-4699-948c-vv72qba94f86",</w:t>
        </w:r>
      </w:ins>
    </w:p>
    <w:p w14:paraId="59CCFC54" w14:textId="77777777" w:rsidR="00007734" w:rsidRPr="007036CE" w:rsidRDefault="00007734" w:rsidP="00007734">
      <w:pPr>
        <w:pStyle w:val="GOSTScript"/>
        <w:rPr>
          <w:ins w:id="5596" w:author="Щанов Александр Валентинович" w:date="2024-07-29T12:44:00Z"/>
        </w:rPr>
      </w:pPr>
      <w:ins w:id="5597" w:author="Щанов Александр Валентинович" w:date="2024-07-29T12:44:00Z">
        <w:r w:rsidRPr="007036CE">
          <w:tab/>
        </w:r>
        <w:r w:rsidRPr="007036CE">
          <w:tab/>
          <w:t>"DocGuid": "0bd90a7c-e339-46ff-ac39-73029ff81370",</w:t>
        </w:r>
      </w:ins>
    </w:p>
    <w:p w14:paraId="27F9069F" w14:textId="77777777" w:rsidR="00007734" w:rsidRPr="007036CE" w:rsidRDefault="00007734" w:rsidP="00007734">
      <w:pPr>
        <w:pStyle w:val="GOSTScript"/>
        <w:rPr>
          <w:ins w:id="5598" w:author="Щанов Александр Валентинович" w:date="2024-07-29T12:44:00Z"/>
        </w:rPr>
      </w:pPr>
      <w:ins w:id="5599" w:author="Щанов Александр Валентинович" w:date="2024-07-29T12:44:00Z">
        <w:r w:rsidRPr="007036CE">
          <w:tab/>
        </w:r>
        <w:r w:rsidRPr="007036CE">
          <w:tab/>
          <w:t>"RequestType": "ACCOUNTING",</w:t>
        </w:r>
      </w:ins>
    </w:p>
    <w:p w14:paraId="177FCF04" w14:textId="77777777" w:rsidR="00007734" w:rsidRPr="007036CE" w:rsidRDefault="00007734" w:rsidP="00007734">
      <w:pPr>
        <w:pStyle w:val="GOSTScript"/>
        <w:rPr>
          <w:ins w:id="5600" w:author="Щанов Александр Валентинович" w:date="2024-07-29T12:44:00Z"/>
        </w:rPr>
      </w:pPr>
      <w:ins w:id="5601" w:author="Щанов Александр Валентинович" w:date="2024-07-29T12:44:00Z">
        <w:r w:rsidRPr="007036CE">
          <w:tab/>
        </w:r>
        <w:r w:rsidRPr="007036CE">
          <w:tab/>
          <w:t>"TypeDoc": "</w:t>
        </w:r>
        <w:r w:rsidRPr="007036CE">
          <w:rPr>
            <w:rFonts w:cs="Courier New"/>
            <w:sz w:val="22"/>
            <w:szCs w:val="22"/>
          </w:rPr>
          <w:t>ARP_INFO_ASFK_SVAP</w:t>
        </w:r>
        <w:r w:rsidRPr="007036CE">
          <w:t>",</w:t>
        </w:r>
      </w:ins>
    </w:p>
    <w:p w14:paraId="1D358A59" w14:textId="77777777" w:rsidR="00007734" w:rsidRPr="007036CE" w:rsidRDefault="00007734" w:rsidP="00007734">
      <w:pPr>
        <w:pStyle w:val="GOSTScript"/>
        <w:rPr>
          <w:ins w:id="5602" w:author="Щанов Александр Валентинович" w:date="2024-07-29T12:44:00Z"/>
        </w:rPr>
      </w:pPr>
      <w:ins w:id="5603" w:author="Щанов Александр Валентинович" w:date="2024-07-29T12:44:00Z">
        <w:r w:rsidRPr="007036CE">
          <w:tab/>
        </w:r>
        <w:r w:rsidRPr="007036CE">
          <w:tab/>
          <w:t>"Stage": "auth",</w:t>
        </w:r>
      </w:ins>
    </w:p>
    <w:p w14:paraId="2A092D28" w14:textId="77777777" w:rsidR="00007734" w:rsidRPr="007036CE" w:rsidRDefault="00007734" w:rsidP="00007734">
      <w:pPr>
        <w:pStyle w:val="GOSTScript"/>
        <w:rPr>
          <w:ins w:id="5604" w:author="Щанов Александр Валентинович" w:date="2024-07-29T12:44:00Z"/>
        </w:rPr>
      </w:pPr>
      <w:ins w:id="5605" w:author="Щанов Александр Валентинович" w:date="2024-07-29T12:44:00Z">
        <w:r w:rsidRPr="007036CE">
          <w:tab/>
        </w:r>
        <w:r w:rsidRPr="007036CE">
          <w:tab/>
          <w:t>"BalLevContrl": 0,</w:t>
        </w:r>
      </w:ins>
    </w:p>
    <w:p w14:paraId="3D16338B" w14:textId="77777777" w:rsidR="00007734" w:rsidRPr="007036CE" w:rsidRDefault="00007734" w:rsidP="00007734">
      <w:pPr>
        <w:pStyle w:val="GOSTScript"/>
        <w:rPr>
          <w:ins w:id="5606" w:author="Щанов Александр Валентинович" w:date="2024-07-29T12:44:00Z"/>
        </w:rPr>
      </w:pPr>
      <w:ins w:id="5607" w:author="Щанов Александр Валентинович" w:date="2024-07-29T12:44:00Z">
        <w:r w:rsidRPr="007036CE">
          <w:tab/>
        </w:r>
        <w:r w:rsidRPr="007036CE">
          <w:tab/>
          <w:t>"Subject": "6000",</w:t>
        </w:r>
      </w:ins>
    </w:p>
    <w:p w14:paraId="17C43770" w14:textId="77777777" w:rsidR="00007734" w:rsidRPr="007036CE" w:rsidRDefault="00007734" w:rsidP="00007734">
      <w:pPr>
        <w:pStyle w:val="GOSTScript"/>
        <w:rPr>
          <w:ins w:id="5608" w:author="Щанов Александр Валентинович" w:date="2024-07-29T12:44:00Z"/>
        </w:rPr>
      </w:pPr>
      <w:ins w:id="5609" w:author="Щанов Александр Валентинович" w:date="2024-07-29T12:44:00Z">
        <w:r w:rsidRPr="007036CE">
          <w:tab/>
        </w:r>
        <w:r w:rsidRPr="007036CE">
          <w:tab/>
          <w:t>"SettlementDate": "2022-12-05"</w:t>
        </w:r>
      </w:ins>
    </w:p>
    <w:p w14:paraId="5D8F724B" w14:textId="77777777" w:rsidR="00007734" w:rsidRPr="007036CE" w:rsidRDefault="00007734" w:rsidP="00007734">
      <w:pPr>
        <w:pStyle w:val="GOSTScript"/>
        <w:rPr>
          <w:ins w:id="5610" w:author="Щанов Александр Валентинович" w:date="2024-07-29T12:44:00Z"/>
        </w:rPr>
      </w:pPr>
      <w:ins w:id="5611" w:author="Щанов Александр Валентинович" w:date="2024-07-29T12:44:00Z">
        <w:r w:rsidRPr="007036CE">
          <w:tab/>
          <w:t>},</w:t>
        </w:r>
      </w:ins>
    </w:p>
    <w:p w14:paraId="63208056" w14:textId="77777777" w:rsidR="00007734" w:rsidRPr="007036CE" w:rsidRDefault="00007734" w:rsidP="00007734">
      <w:pPr>
        <w:pStyle w:val="GOSTScript"/>
        <w:rPr>
          <w:ins w:id="5612" w:author="Щанов Александр Валентинович" w:date="2024-07-29T12:44:00Z"/>
        </w:rPr>
      </w:pPr>
      <w:ins w:id="5613" w:author="Щанов Александр Валентинович" w:date="2024-07-29T12:44:00Z">
        <w:r w:rsidRPr="007036CE">
          <w:tab/>
          <w:t>"document": {</w:t>
        </w:r>
      </w:ins>
    </w:p>
    <w:p w14:paraId="70E83BF4" w14:textId="77777777" w:rsidR="00007734" w:rsidRPr="007036CE" w:rsidRDefault="00007734" w:rsidP="00007734">
      <w:pPr>
        <w:pStyle w:val="GOSTScript"/>
        <w:rPr>
          <w:ins w:id="5614" w:author="Щанов Александр Валентинович" w:date="2024-07-29T12:44:00Z"/>
        </w:rPr>
      </w:pPr>
      <w:ins w:id="5615" w:author="Щанов Александр Валентинович" w:date="2024-07-29T12:44:00Z">
        <w:r w:rsidRPr="007036CE">
          <w:tab/>
        </w:r>
        <w:r w:rsidRPr="007036CE">
          <w:tab/>
          <w:t>"NDOC": "РОВ-77736",</w:t>
        </w:r>
      </w:ins>
    </w:p>
    <w:p w14:paraId="1851023E" w14:textId="77777777" w:rsidR="00007734" w:rsidRPr="007036CE" w:rsidRDefault="00007734" w:rsidP="00007734">
      <w:pPr>
        <w:pStyle w:val="GOSTScript"/>
        <w:rPr>
          <w:ins w:id="5616" w:author="Щанов Александр Валентинович" w:date="2024-07-29T12:44:00Z"/>
        </w:rPr>
      </w:pPr>
      <w:ins w:id="5617" w:author="Щанов Александр Валентинович" w:date="2024-07-29T12:44:00Z">
        <w:r w:rsidRPr="007036CE">
          <w:tab/>
        </w:r>
        <w:r w:rsidRPr="007036CE">
          <w:tab/>
          <w:t>"DATEDOC": "2022-12-05",</w:t>
        </w:r>
      </w:ins>
    </w:p>
    <w:p w14:paraId="76CFCF13" w14:textId="77777777" w:rsidR="00007734" w:rsidRPr="007036CE" w:rsidRDefault="00007734" w:rsidP="00007734">
      <w:pPr>
        <w:pStyle w:val="GOSTScript"/>
        <w:rPr>
          <w:ins w:id="5618" w:author="Щанов Александр Валентинович" w:date="2024-07-29T12:44:00Z"/>
        </w:rPr>
      </w:pPr>
      <w:ins w:id="5619" w:author="Щанов Александр Валентинович" w:date="2024-07-29T12:44:00Z">
        <w:r w:rsidRPr="007036CE">
          <w:tab/>
        </w:r>
        <w:r w:rsidRPr="007036CE">
          <w:tab/>
          <w:t>"LINE_DOC_TYPE": "</w:t>
        </w:r>
        <w:r w:rsidRPr="007036CE">
          <w:rPr>
            <w:lang w:val="ru-RU"/>
          </w:rPr>
          <w:t>РОВ</w:t>
        </w:r>
        <w:r w:rsidRPr="007036CE">
          <w:t>",</w:t>
        </w:r>
      </w:ins>
    </w:p>
    <w:p w14:paraId="1D4801D8" w14:textId="77777777" w:rsidR="00007734" w:rsidRPr="007036CE" w:rsidRDefault="00007734" w:rsidP="00007734">
      <w:pPr>
        <w:pStyle w:val="GOSTScript"/>
        <w:rPr>
          <w:ins w:id="5620" w:author="Щанов Александр Валентинович" w:date="2024-07-29T12:44:00Z"/>
          <w:lang w:val="ru-RU"/>
        </w:rPr>
      </w:pPr>
      <w:ins w:id="5621" w:author="Щанов Александр Валентинович" w:date="2024-07-29T12:44:00Z">
        <w:r w:rsidRPr="007036CE">
          <w:tab/>
        </w:r>
        <w:r w:rsidRPr="007036CE">
          <w:tab/>
        </w:r>
        <w:r w:rsidRPr="007036CE">
          <w:rPr>
            <w:lang w:val="ru-RU"/>
          </w:rPr>
          <w:t>"</w:t>
        </w:r>
        <w:r w:rsidRPr="007036CE">
          <w:t>FULL</w:t>
        </w:r>
        <w:r w:rsidRPr="007036CE">
          <w:rPr>
            <w:lang w:val="ru-RU"/>
          </w:rPr>
          <w:t>_</w:t>
        </w:r>
        <w:r w:rsidRPr="007036CE">
          <w:t>NAMEDOC</w:t>
        </w:r>
        <w:r w:rsidRPr="007036CE">
          <w:rPr>
            <w:lang w:val="ru-RU"/>
          </w:rPr>
          <w:t>": "Реестр платежей, ошибочно зачисленных на счет другого органа Федерального казначейства",</w:t>
        </w:r>
      </w:ins>
    </w:p>
    <w:p w14:paraId="6E7B6B58" w14:textId="77777777" w:rsidR="00007734" w:rsidRPr="007036CE" w:rsidRDefault="00007734" w:rsidP="00007734">
      <w:pPr>
        <w:pStyle w:val="GOSTScript"/>
        <w:rPr>
          <w:ins w:id="5622" w:author="Щанов Александр Валентинович" w:date="2024-07-29T12:44:00Z"/>
        </w:rPr>
      </w:pPr>
      <w:ins w:id="5623" w:author="Щанов Александр Валентинович" w:date="2024-07-29T12:44:00Z">
        <w:r w:rsidRPr="007036CE">
          <w:rPr>
            <w:lang w:val="ru-RU"/>
          </w:rPr>
          <w:tab/>
        </w:r>
        <w:r w:rsidRPr="007036CE">
          <w:rPr>
            <w:lang w:val="ru-RU"/>
          </w:rPr>
          <w:tab/>
        </w:r>
        <w:r w:rsidRPr="007036CE">
          <w:t>"CURRENCY_CODE": "643",</w:t>
        </w:r>
      </w:ins>
    </w:p>
    <w:p w14:paraId="0FD211CC" w14:textId="77777777" w:rsidR="00007734" w:rsidRPr="007036CE" w:rsidRDefault="00007734" w:rsidP="00007734">
      <w:pPr>
        <w:pStyle w:val="GOSTScript"/>
        <w:rPr>
          <w:ins w:id="5624" w:author="Щанов Александр Валентинович" w:date="2024-07-29T12:44:00Z"/>
        </w:rPr>
      </w:pPr>
      <w:ins w:id="5625" w:author="Щанов Александр Валентинович" w:date="2024-07-29T12:44:00Z">
        <w:r w:rsidRPr="007036CE">
          <w:tab/>
        </w:r>
        <w:r w:rsidRPr="007036CE">
          <w:tab/>
          <w:t>"SystemInformation_UFOS_SECRECY": 0,</w:t>
        </w:r>
      </w:ins>
    </w:p>
    <w:p w14:paraId="09017849" w14:textId="77777777" w:rsidR="00007734" w:rsidRPr="007036CE" w:rsidRDefault="00007734" w:rsidP="00007734">
      <w:pPr>
        <w:pStyle w:val="GOSTScript"/>
        <w:rPr>
          <w:ins w:id="5626" w:author="Щанов Александр Валентинович" w:date="2024-07-29T12:44:00Z"/>
        </w:rPr>
      </w:pPr>
      <w:ins w:id="5627" w:author="Щанов Александр Валентинович" w:date="2024-07-29T12:44:00Z">
        <w:r w:rsidRPr="007036CE">
          <w:tab/>
        </w:r>
        <w:r w:rsidRPr="007036CE">
          <w:tab/>
          <w:t>"TtlPrt_Budget_Cd": "99010001",</w:t>
        </w:r>
      </w:ins>
    </w:p>
    <w:p w14:paraId="18702C57" w14:textId="77777777" w:rsidR="00007734" w:rsidRPr="007036CE" w:rsidRDefault="00007734" w:rsidP="00007734">
      <w:pPr>
        <w:pStyle w:val="GOSTScript"/>
        <w:rPr>
          <w:ins w:id="5628" w:author="Щанов Александр Валентинович" w:date="2024-07-29T12:44:00Z"/>
        </w:rPr>
      </w:pPr>
      <w:ins w:id="5629" w:author="Щанов Александр Валентинович" w:date="2024-07-29T12:44:00Z">
        <w:r w:rsidRPr="007036CE">
          <w:tab/>
        </w:r>
        <w:r w:rsidRPr="007036CE">
          <w:tab/>
          <w:t>"TtlPrt_LEDGERBOOK": "FTAccFedOrg",</w:t>
        </w:r>
      </w:ins>
    </w:p>
    <w:p w14:paraId="2261B257" w14:textId="77777777" w:rsidR="00007734" w:rsidRPr="009E4183" w:rsidRDefault="00007734" w:rsidP="00007734">
      <w:pPr>
        <w:pStyle w:val="GOSTScript"/>
        <w:rPr>
          <w:ins w:id="5630" w:author="Щанов Александр Валентинович" w:date="2024-07-29T12:44:00Z"/>
        </w:rPr>
      </w:pPr>
      <w:ins w:id="5631" w:author="Щанов Александр Валентинович" w:date="2024-07-29T12:44:00Z">
        <w:r w:rsidRPr="007036CE">
          <w:tab/>
        </w:r>
        <w:r w:rsidRPr="007036CE">
          <w:tab/>
        </w:r>
        <w:r w:rsidRPr="009E4183">
          <w:t>"</w:t>
        </w:r>
        <w:r w:rsidRPr="007036CE">
          <w:rPr>
            <w:szCs w:val="24"/>
          </w:rPr>
          <w:t>INFOASFK</w:t>
        </w:r>
        <w:r w:rsidRPr="009E4183">
          <w:t>": [</w:t>
        </w:r>
      </w:ins>
    </w:p>
    <w:p w14:paraId="190377F1" w14:textId="77777777" w:rsidR="00007734" w:rsidRPr="009E4183" w:rsidRDefault="00007734" w:rsidP="00007734">
      <w:pPr>
        <w:pStyle w:val="GOSTScript"/>
        <w:rPr>
          <w:ins w:id="5632" w:author="Щанов Александр Валентинович" w:date="2024-07-29T12:44:00Z"/>
        </w:rPr>
      </w:pPr>
      <w:ins w:id="5633" w:author="Щанов Александр Валентинович" w:date="2024-07-29T12:44:00Z">
        <w:r w:rsidRPr="009E4183">
          <w:tab/>
        </w:r>
        <w:r w:rsidRPr="009E4183">
          <w:tab/>
        </w:r>
        <w:r w:rsidRPr="009E4183">
          <w:tab/>
          <w:t>{</w:t>
        </w:r>
      </w:ins>
    </w:p>
    <w:p w14:paraId="351D2534" w14:textId="5E3158A3" w:rsidR="00007734" w:rsidRPr="002F1F94" w:rsidRDefault="00007734" w:rsidP="00007734">
      <w:pPr>
        <w:pStyle w:val="GOSTScript"/>
        <w:rPr>
          <w:ins w:id="5634" w:author="Щанов Александр Валентинович" w:date="2024-07-29T12:44:00Z"/>
        </w:rPr>
      </w:pPr>
      <w:ins w:id="5635" w:author="Щанов Александр Валентинович" w:date="2024-07-29T12:44:00Z">
        <w:r w:rsidRPr="009E4183">
          <w:tab/>
        </w:r>
        <w:r w:rsidRPr="009E4183">
          <w:tab/>
        </w:r>
        <w:r w:rsidRPr="009E4183">
          <w:tab/>
        </w:r>
        <w:r w:rsidRPr="009E4183">
          <w:tab/>
        </w:r>
        <w:r w:rsidRPr="002F1F94">
          <w:t>"</w:t>
        </w:r>
      </w:ins>
      <w:ins w:id="5636" w:author="Сатлер Марина Викторовна" w:date="2026-02-25T14:31:00Z">
        <w:r w:rsidR="002F1F94" w:rsidRPr="007036CE">
          <w:rPr>
            <w:color w:val="000000"/>
            <w:szCs w:val="24"/>
          </w:rPr>
          <w:t>MEMO_SLIP_LINES_ID</w:t>
        </w:r>
      </w:ins>
      <w:ins w:id="5637" w:author="Щанов Александр Валентинович" w:date="2024-07-29T12:44:00Z">
        <w:del w:id="5638" w:author="Сатлер Марина Викторовна" w:date="2026-02-25T14:31:00Z">
          <w:r w:rsidRPr="007036CE" w:rsidDel="002F1F94">
            <w:delText>id</w:delText>
          </w:r>
        </w:del>
        <w:r w:rsidRPr="002F1F94">
          <w:t xml:space="preserve">": </w:t>
        </w:r>
      </w:ins>
      <w:ins w:id="5639" w:author="Сатлер Марина Викторовна" w:date="2026-02-25T14:31:00Z">
        <w:r w:rsidR="002F1F94" w:rsidRPr="002F1F94">
          <w:t>5778735</w:t>
        </w:r>
      </w:ins>
      <w:ins w:id="5640" w:author="Щанов Александр Валентинович" w:date="2024-07-29T12:44:00Z">
        <w:del w:id="5641" w:author="Сатлер Марина Викторовна" w:date="2026-02-25T14:31:00Z">
          <w:r w:rsidRPr="002F1F94" w:rsidDel="002F1F94">
            <w:delText>1</w:delText>
          </w:r>
        </w:del>
        <w:r w:rsidRPr="002F1F94">
          <w:t>,</w:t>
        </w:r>
      </w:ins>
    </w:p>
    <w:p w14:paraId="3A290EC3" w14:textId="7F456EBB" w:rsidR="00007734" w:rsidRPr="009E4183" w:rsidRDefault="00007734" w:rsidP="00007734">
      <w:pPr>
        <w:pStyle w:val="GOSTScript"/>
        <w:rPr>
          <w:ins w:id="5642" w:author="Щанов Александр Валентинович" w:date="2024-07-29T12:44:00Z"/>
          <w:lang w:val="ru-RU"/>
        </w:rPr>
      </w:pPr>
      <w:ins w:id="5643" w:author="Щанов Александр Валентинович" w:date="2024-07-29T12:44:00Z">
        <w:r w:rsidRPr="002F1F94">
          <w:tab/>
        </w:r>
        <w:r w:rsidRPr="002F1F94">
          <w:tab/>
        </w:r>
        <w:r w:rsidRPr="002F1F94">
          <w:tab/>
        </w:r>
        <w:r w:rsidRPr="002F1F94">
          <w:tab/>
        </w:r>
        <w:r w:rsidRPr="009E4183">
          <w:rPr>
            <w:lang w:val="ru-RU"/>
          </w:rPr>
          <w:t>"</w:t>
        </w:r>
      </w:ins>
      <w:ins w:id="5644" w:author="Сатлер Марина Викторовна" w:date="2026-02-25T14:32:00Z">
        <w:r w:rsidR="002F1F94" w:rsidRPr="002F1F94">
          <w:t>LINE</w:t>
        </w:r>
        <w:r w:rsidR="002F1F94" w:rsidRPr="009E4183">
          <w:rPr>
            <w:lang w:val="ru-RU"/>
          </w:rPr>
          <w:t>_</w:t>
        </w:r>
        <w:r w:rsidR="002F1F94" w:rsidRPr="002F1F94">
          <w:t>NO</w:t>
        </w:r>
      </w:ins>
      <w:ins w:id="5645" w:author="Щанов Александр Валентинович" w:date="2024-07-29T12:44:00Z">
        <w:del w:id="5646" w:author="Сатлер Марина Викторовна" w:date="2026-02-25T14:32:00Z">
          <w:r w:rsidRPr="007036CE" w:rsidDel="002F1F94">
            <w:delText>NPP</w:delText>
          </w:r>
        </w:del>
        <w:r w:rsidRPr="009E4183">
          <w:rPr>
            <w:lang w:val="ru-RU"/>
          </w:rPr>
          <w:t>": 1,</w:t>
        </w:r>
      </w:ins>
    </w:p>
    <w:p w14:paraId="542824A2" w14:textId="77777777" w:rsidR="00007734" w:rsidRPr="007036CE" w:rsidRDefault="00007734" w:rsidP="00007734">
      <w:pPr>
        <w:pStyle w:val="GOSTScript"/>
        <w:rPr>
          <w:ins w:id="5647" w:author="Щанов Александр Валентинович" w:date="2024-07-29T12:44:00Z"/>
          <w:lang w:val="ru-RU"/>
        </w:rPr>
      </w:pPr>
      <w:ins w:id="5648" w:author="Щанов Александр Валентинович" w:date="2024-07-29T12:44:00Z">
        <w:r w:rsidRPr="009E4183">
          <w:rPr>
            <w:lang w:val="ru-RU"/>
          </w:rPr>
          <w:tab/>
        </w:r>
        <w:r w:rsidRPr="009E4183">
          <w:rPr>
            <w:lang w:val="ru-RU"/>
          </w:rPr>
          <w:tab/>
        </w:r>
        <w:r w:rsidRPr="009E4183">
          <w:rPr>
            <w:lang w:val="ru-RU"/>
          </w:rPr>
          <w:tab/>
        </w:r>
        <w:r w:rsidRPr="009E4183">
          <w:rPr>
            <w:lang w:val="ru-RU"/>
          </w:rPr>
          <w:tab/>
        </w:r>
        <w:r w:rsidRPr="007036CE">
          <w:rPr>
            <w:lang w:val="ru-RU"/>
          </w:rPr>
          <w:t>"</w:t>
        </w:r>
        <w:r w:rsidRPr="007036CE">
          <w:t>NAME</w:t>
        </w:r>
        <w:r w:rsidRPr="007036CE">
          <w:rPr>
            <w:lang w:val="ru-RU"/>
          </w:rPr>
          <w:t>_</w:t>
        </w:r>
        <w:r w:rsidRPr="007036CE">
          <w:t>OF</w:t>
        </w:r>
        <w:r w:rsidRPr="007036CE">
          <w:rPr>
            <w:lang w:val="ru-RU"/>
          </w:rPr>
          <w:t>_</w:t>
        </w:r>
        <w:r w:rsidRPr="007036CE">
          <w:t>OPERATION</w:t>
        </w:r>
        <w:r w:rsidRPr="007036CE">
          <w:rPr>
            <w:lang w:val="ru-RU"/>
          </w:rPr>
          <w:t>": "Принятие к учету поступлений, ошибочно зачисленных на счет другого органа Федерального казначейства",</w:t>
        </w:r>
      </w:ins>
    </w:p>
    <w:p w14:paraId="231233DE" w14:textId="77777777" w:rsidR="00007734" w:rsidRPr="007036CE" w:rsidRDefault="00007734" w:rsidP="00007734">
      <w:pPr>
        <w:pStyle w:val="GOSTScript"/>
        <w:rPr>
          <w:ins w:id="5649" w:author="Щанов Александр Валентинович" w:date="2024-07-29T12:44:00Z"/>
        </w:rPr>
      </w:pPr>
      <w:ins w:id="5650" w:author="Щанов Александр Валентинович" w:date="2024-07-29T12:44:00Z">
        <w:r w:rsidRPr="007036CE">
          <w:rPr>
            <w:lang w:val="ru-RU"/>
          </w:rPr>
          <w:tab/>
        </w:r>
        <w:r w:rsidRPr="007036CE">
          <w:rPr>
            <w:lang w:val="ru-RU"/>
          </w:rPr>
          <w:tab/>
        </w:r>
        <w:r w:rsidRPr="007036CE">
          <w:rPr>
            <w:lang w:val="ru-RU"/>
          </w:rPr>
          <w:tab/>
        </w:r>
        <w:r w:rsidRPr="007036CE">
          <w:rPr>
            <w:lang w:val="ru-RU"/>
          </w:rPr>
          <w:tab/>
        </w:r>
        <w:r w:rsidRPr="007036CE">
          <w:t>"ENTERED_AMOUNT": 200.00,</w:t>
        </w:r>
      </w:ins>
    </w:p>
    <w:p w14:paraId="0C5C9D66" w14:textId="77777777" w:rsidR="00007734" w:rsidRPr="007036CE" w:rsidRDefault="00007734" w:rsidP="00007734">
      <w:pPr>
        <w:pStyle w:val="GOSTScript"/>
        <w:rPr>
          <w:ins w:id="5651" w:author="Щанов Александр Валентинович" w:date="2024-07-29T12:44:00Z"/>
        </w:rPr>
      </w:pPr>
      <w:ins w:id="5652" w:author="Щанов Александр Валентинович" w:date="2024-07-29T12:44:00Z">
        <w:r w:rsidRPr="007036CE">
          <w:tab/>
        </w:r>
        <w:r w:rsidRPr="007036CE">
          <w:tab/>
        </w:r>
        <w:r w:rsidRPr="007036CE">
          <w:tab/>
        </w:r>
        <w:r w:rsidRPr="007036CE">
          <w:tab/>
          <w:t>"ACCOUNTED_AMOUNT": 200.00,</w:t>
        </w:r>
      </w:ins>
    </w:p>
    <w:p w14:paraId="580F0C0C" w14:textId="77777777" w:rsidR="00007734" w:rsidRPr="007036CE" w:rsidRDefault="00007734" w:rsidP="00007734">
      <w:pPr>
        <w:pStyle w:val="GOSTScript"/>
        <w:rPr>
          <w:ins w:id="5653" w:author="Щанов Александр Валентинович" w:date="2024-07-29T12:44:00Z"/>
        </w:rPr>
      </w:pPr>
      <w:ins w:id="5654" w:author="Щанов Александр Валентинович" w:date="2024-07-29T12:44:00Z">
        <w:r w:rsidRPr="007036CE">
          <w:tab/>
        </w:r>
        <w:r w:rsidRPr="007036CE">
          <w:tab/>
        </w:r>
        <w:r w:rsidRPr="007036CE">
          <w:tab/>
        </w:r>
        <w:r w:rsidRPr="007036CE">
          <w:tab/>
          <w:t>"DT_SEGMENT2": "10000000000000000560",</w:t>
        </w:r>
      </w:ins>
    </w:p>
    <w:p w14:paraId="544E18D3" w14:textId="77777777" w:rsidR="00007734" w:rsidRPr="007036CE" w:rsidRDefault="00007734" w:rsidP="00007734">
      <w:pPr>
        <w:pStyle w:val="GOSTScript"/>
        <w:rPr>
          <w:ins w:id="5655" w:author="Щанов Александр Валентинович" w:date="2024-07-29T12:44:00Z"/>
        </w:rPr>
      </w:pPr>
      <w:ins w:id="5656" w:author="Щанов Александр Валентинович" w:date="2024-07-29T12:44:00Z">
        <w:r w:rsidRPr="007036CE">
          <w:tab/>
        </w:r>
        <w:r w:rsidRPr="007036CE">
          <w:tab/>
        </w:r>
        <w:r w:rsidRPr="007036CE">
          <w:tab/>
        </w:r>
        <w:r w:rsidRPr="007036CE">
          <w:tab/>
          <w:t>"CT_SEGMENT2": "10011701010016000180",</w:t>
        </w:r>
      </w:ins>
    </w:p>
    <w:p w14:paraId="531B4924" w14:textId="77777777" w:rsidR="00007734" w:rsidRPr="007036CE" w:rsidRDefault="00007734" w:rsidP="00007734">
      <w:pPr>
        <w:pStyle w:val="GOSTScript"/>
        <w:rPr>
          <w:ins w:id="5657" w:author="Щанов Александр Валентинович" w:date="2024-07-29T12:44:00Z"/>
        </w:rPr>
      </w:pPr>
      <w:ins w:id="5658" w:author="Щанов Александр Валентинович" w:date="2024-07-29T12:44:00Z">
        <w:r w:rsidRPr="007036CE">
          <w:tab/>
        </w:r>
        <w:r w:rsidRPr="007036CE">
          <w:tab/>
        </w:r>
        <w:r w:rsidRPr="007036CE">
          <w:tab/>
        </w:r>
        <w:r w:rsidRPr="007036CE">
          <w:tab/>
          <w:t>"DT_TYPEKBK": "31",</w:t>
        </w:r>
      </w:ins>
    </w:p>
    <w:p w14:paraId="58D1D8E5" w14:textId="77777777" w:rsidR="00007734" w:rsidRPr="007036CE" w:rsidRDefault="00007734" w:rsidP="00007734">
      <w:pPr>
        <w:pStyle w:val="GOSTScript"/>
        <w:rPr>
          <w:ins w:id="5659" w:author="Щанов Александр Валентинович" w:date="2024-07-29T12:44:00Z"/>
        </w:rPr>
      </w:pPr>
      <w:ins w:id="5660" w:author="Щанов Александр Валентинович" w:date="2024-07-29T12:44:00Z">
        <w:r w:rsidRPr="007036CE">
          <w:tab/>
        </w:r>
        <w:r w:rsidRPr="007036CE">
          <w:tab/>
        </w:r>
        <w:r w:rsidRPr="007036CE">
          <w:tab/>
        </w:r>
        <w:r w:rsidRPr="007036CE">
          <w:tab/>
          <w:t>"CT_TYPEKBK": "20",</w:t>
        </w:r>
      </w:ins>
    </w:p>
    <w:p w14:paraId="057ABBD6" w14:textId="77777777" w:rsidR="00007734" w:rsidRPr="007036CE" w:rsidRDefault="00007734" w:rsidP="00007734">
      <w:pPr>
        <w:pStyle w:val="GOSTScript"/>
        <w:rPr>
          <w:ins w:id="5661" w:author="Щанов Александр Валентинович" w:date="2024-07-29T12:44:00Z"/>
        </w:rPr>
      </w:pPr>
      <w:ins w:id="5662" w:author="Щанов Александр Валентинович" w:date="2024-07-29T12:44:00Z">
        <w:r w:rsidRPr="007036CE">
          <w:tab/>
        </w:r>
        <w:r w:rsidRPr="007036CE">
          <w:tab/>
        </w:r>
        <w:r w:rsidRPr="007036CE">
          <w:tab/>
        </w:r>
        <w:r w:rsidRPr="007036CE">
          <w:tab/>
          <w:t>"DT_SEGMENT3": "10",</w:t>
        </w:r>
      </w:ins>
    </w:p>
    <w:p w14:paraId="5084B0C5" w14:textId="77777777" w:rsidR="00007734" w:rsidRPr="007036CE" w:rsidRDefault="00007734" w:rsidP="00007734">
      <w:pPr>
        <w:pStyle w:val="GOSTScript"/>
        <w:rPr>
          <w:ins w:id="5663" w:author="Щанов Александр Валентинович" w:date="2024-07-29T12:44:00Z"/>
        </w:rPr>
      </w:pPr>
      <w:ins w:id="5664" w:author="Щанов Александр Валентинович" w:date="2024-07-29T12:44:00Z">
        <w:r w:rsidRPr="007036CE">
          <w:tab/>
        </w:r>
        <w:r w:rsidRPr="007036CE">
          <w:tab/>
        </w:r>
        <w:r w:rsidRPr="007036CE">
          <w:tab/>
        </w:r>
        <w:r w:rsidRPr="007036CE">
          <w:tab/>
          <w:t>"CT_SEGMENT3": "10",</w:t>
        </w:r>
      </w:ins>
    </w:p>
    <w:p w14:paraId="0D7E5FF8" w14:textId="77777777" w:rsidR="00007734" w:rsidRPr="007036CE" w:rsidRDefault="00007734" w:rsidP="00007734">
      <w:pPr>
        <w:pStyle w:val="GOSTScript"/>
        <w:rPr>
          <w:ins w:id="5665" w:author="Щанов Александр Валентинович" w:date="2024-07-29T12:44:00Z"/>
        </w:rPr>
      </w:pPr>
      <w:ins w:id="5666" w:author="Щанов Александр Валентинович" w:date="2024-07-29T12:44:00Z">
        <w:r w:rsidRPr="007036CE">
          <w:tab/>
        </w:r>
        <w:r w:rsidRPr="007036CE">
          <w:tab/>
        </w:r>
        <w:r w:rsidRPr="007036CE">
          <w:tab/>
        </w:r>
        <w:r w:rsidRPr="007036CE">
          <w:tab/>
          <w:t>"DT_SEGMENT4": "</w:t>
        </w:r>
        <w:r w:rsidRPr="007036CE">
          <w:rPr>
            <w:lang w:val="ru-RU"/>
          </w:rPr>
          <w:t>РСЧ</w:t>
        </w:r>
        <w:r w:rsidRPr="007036CE">
          <w:t>_</w:t>
        </w:r>
        <w:r w:rsidRPr="007036CE">
          <w:rPr>
            <w:lang w:val="ru-RU"/>
          </w:rPr>
          <w:t>ПОСТ</w:t>
        </w:r>
        <w:r w:rsidRPr="007036CE">
          <w:t>_</w:t>
        </w:r>
        <w:r w:rsidRPr="007036CE">
          <w:rPr>
            <w:lang w:val="ru-RU"/>
          </w:rPr>
          <w:t>КРД</w:t>
        </w:r>
        <w:r w:rsidRPr="007036CE">
          <w:t>_</w:t>
        </w:r>
        <w:r w:rsidRPr="007036CE">
          <w:rPr>
            <w:lang w:val="ru-RU"/>
          </w:rPr>
          <w:t>Р</w:t>
        </w:r>
        <w:r w:rsidRPr="007036CE">
          <w:t>",</w:t>
        </w:r>
      </w:ins>
    </w:p>
    <w:p w14:paraId="44345DDF" w14:textId="77777777" w:rsidR="00007734" w:rsidRPr="007036CE" w:rsidRDefault="00007734" w:rsidP="00007734">
      <w:pPr>
        <w:pStyle w:val="GOSTScript"/>
        <w:rPr>
          <w:ins w:id="5667" w:author="Щанов Александр Валентинович" w:date="2024-07-29T12:44:00Z"/>
        </w:rPr>
      </w:pPr>
      <w:ins w:id="5668" w:author="Щанов Александр Валентинович" w:date="2024-07-29T12:44:00Z">
        <w:r w:rsidRPr="007036CE">
          <w:lastRenderedPageBreak/>
          <w:tab/>
        </w:r>
        <w:r w:rsidRPr="007036CE">
          <w:tab/>
        </w:r>
        <w:r w:rsidRPr="007036CE">
          <w:tab/>
        </w:r>
        <w:r w:rsidRPr="007036CE">
          <w:tab/>
          <w:t>"CT_SEGMENT4": "</w:t>
        </w:r>
        <w:r w:rsidRPr="007036CE">
          <w:rPr>
            <w:lang w:val="ru-RU"/>
          </w:rPr>
          <w:t>ПОСТУПЛЕНИЯ</w:t>
        </w:r>
        <w:r w:rsidRPr="007036CE">
          <w:t>_</w:t>
        </w:r>
        <w:r w:rsidRPr="007036CE">
          <w:rPr>
            <w:lang w:val="ru-RU"/>
          </w:rPr>
          <w:t>КУ</w:t>
        </w:r>
        <w:r w:rsidRPr="007036CE">
          <w:t>",</w:t>
        </w:r>
      </w:ins>
    </w:p>
    <w:p w14:paraId="2802175E" w14:textId="77777777" w:rsidR="00007734" w:rsidRPr="007036CE" w:rsidRDefault="00007734" w:rsidP="00007734">
      <w:pPr>
        <w:pStyle w:val="GOSTScript"/>
        <w:rPr>
          <w:ins w:id="5669" w:author="Щанов Александр Валентинович" w:date="2024-07-29T12:44:00Z"/>
        </w:rPr>
      </w:pPr>
      <w:ins w:id="5670" w:author="Щанов Александр Валентинович" w:date="2024-07-29T12:44:00Z">
        <w:r w:rsidRPr="007036CE">
          <w:tab/>
        </w:r>
        <w:r w:rsidRPr="007036CE">
          <w:tab/>
        </w:r>
        <w:r w:rsidRPr="007036CE">
          <w:tab/>
        </w:r>
        <w:r w:rsidRPr="007036CE">
          <w:tab/>
          <w:t>"DT_ACC_SEGMENT2": "21101",</w:t>
        </w:r>
      </w:ins>
    </w:p>
    <w:p w14:paraId="73474571" w14:textId="77777777" w:rsidR="00007734" w:rsidRPr="007036CE" w:rsidRDefault="00007734" w:rsidP="00007734">
      <w:pPr>
        <w:pStyle w:val="GOSTScript"/>
        <w:rPr>
          <w:ins w:id="5671" w:author="Щанов Александр Валентинович" w:date="2024-07-29T12:44:00Z"/>
        </w:rPr>
      </w:pPr>
      <w:ins w:id="5672" w:author="Щанов Александр Валентинович" w:date="2024-07-29T12:44:00Z">
        <w:r w:rsidRPr="007036CE">
          <w:tab/>
        </w:r>
        <w:r w:rsidRPr="007036CE">
          <w:tab/>
        </w:r>
        <w:r w:rsidRPr="007036CE">
          <w:tab/>
        </w:r>
        <w:r w:rsidRPr="007036CE">
          <w:tab/>
          <w:t>"CT_ACC_SEGMENT2": "40210",</w:t>
        </w:r>
      </w:ins>
    </w:p>
    <w:p w14:paraId="103FE728" w14:textId="77777777" w:rsidR="00007734" w:rsidRPr="007036CE" w:rsidRDefault="00007734" w:rsidP="00007734">
      <w:pPr>
        <w:pStyle w:val="GOSTScript"/>
        <w:rPr>
          <w:ins w:id="5673" w:author="Щанов Александр Валентинович" w:date="2024-07-29T12:44:00Z"/>
        </w:rPr>
      </w:pPr>
      <w:ins w:id="5674" w:author="Щанов Александр Валентинович" w:date="2024-07-29T12:44:00Z">
        <w:r w:rsidRPr="007036CE">
          <w:tab/>
        </w:r>
        <w:r w:rsidRPr="007036CE">
          <w:tab/>
        </w:r>
        <w:r w:rsidRPr="007036CE">
          <w:tab/>
        </w:r>
        <w:r w:rsidRPr="007036CE">
          <w:tab/>
          <w:t>"DT_SEGMENT5": "1",</w:t>
        </w:r>
      </w:ins>
    </w:p>
    <w:p w14:paraId="7E939A9B" w14:textId="77777777" w:rsidR="00007734" w:rsidRPr="007036CE" w:rsidRDefault="00007734" w:rsidP="00007734">
      <w:pPr>
        <w:pStyle w:val="GOSTScript"/>
        <w:rPr>
          <w:ins w:id="5675" w:author="Щанов Александр Валентинович" w:date="2024-07-29T12:44:00Z"/>
        </w:rPr>
      </w:pPr>
      <w:ins w:id="5676" w:author="Щанов Александр Валентинович" w:date="2024-07-29T12:44:00Z">
        <w:r w:rsidRPr="007036CE">
          <w:tab/>
        </w:r>
        <w:r w:rsidRPr="007036CE">
          <w:tab/>
        </w:r>
        <w:r w:rsidRPr="007036CE">
          <w:tab/>
        </w:r>
        <w:r w:rsidRPr="007036CE">
          <w:tab/>
          <w:t>"CT_SEGMENT5": "1",</w:t>
        </w:r>
      </w:ins>
    </w:p>
    <w:p w14:paraId="7F9F2B89" w14:textId="77777777" w:rsidR="00007734" w:rsidRPr="007036CE" w:rsidDel="00E80843" w:rsidRDefault="00007734" w:rsidP="00E80843">
      <w:pPr>
        <w:pStyle w:val="GOSTScript"/>
        <w:rPr>
          <w:ins w:id="5677" w:author="Щанов Александр Валентинович" w:date="2024-07-29T12:44:00Z"/>
          <w:del w:id="5678" w:author="Опаева Лидия Арашаевна" w:date="2024-08-19T11:23:00Z"/>
        </w:rPr>
      </w:pPr>
      <w:ins w:id="5679" w:author="Щанов Александр Валентинович" w:date="2024-07-29T12:44:00Z">
        <w:r w:rsidRPr="007036CE">
          <w:tab/>
        </w:r>
        <w:r w:rsidRPr="007036CE">
          <w:tab/>
        </w:r>
        <w:r w:rsidRPr="007036CE">
          <w:tab/>
        </w:r>
        <w:r w:rsidRPr="007036CE">
          <w:tab/>
        </w:r>
        <w:del w:id="5680" w:author="Опаева Лидия Арашаевна" w:date="2024-08-19T11:23:00Z">
          <w:r w:rsidRPr="007036CE" w:rsidDel="00E80843">
            <w:delText>"DT_SEGMENT6": "6000",</w:delText>
          </w:r>
        </w:del>
      </w:ins>
    </w:p>
    <w:p w14:paraId="18561118" w14:textId="77777777" w:rsidR="00007734" w:rsidRPr="007036CE" w:rsidDel="00E80843" w:rsidRDefault="00007734" w:rsidP="00E80843">
      <w:pPr>
        <w:pStyle w:val="GOSTScript"/>
        <w:rPr>
          <w:ins w:id="5681" w:author="Щанов Александр Валентинович" w:date="2024-07-29T12:44:00Z"/>
          <w:del w:id="5682" w:author="Опаева Лидия Арашаевна" w:date="2024-08-19T11:23:00Z"/>
        </w:rPr>
      </w:pPr>
      <w:ins w:id="5683" w:author="Щанов Александр Валентинович" w:date="2024-07-29T12:44:00Z">
        <w:del w:id="5684" w:author="Опаева Лидия Арашаевна" w:date="2024-08-19T11:23:00Z">
          <w:r w:rsidRPr="007036CE" w:rsidDel="00E80843">
            <w:tab/>
          </w:r>
          <w:r w:rsidRPr="007036CE" w:rsidDel="00E80843">
            <w:tab/>
          </w:r>
          <w:r w:rsidRPr="007036CE" w:rsidDel="00E80843">
            <w:tab/>
          </w:r>
          <w:r w:rsidRPr="007036CE" w:rsidDel="00E80843">
            <w:tab/>
            <w:delText>"CT_SEGMENT6": "6000",</w:delText>
          </w:r>
        </w:del>
      </w:ins>
    </w:p>
    <w:p w14:paraId="38DA95F8" w14:textId="2451E4B2" w:rsidR="00007734" w:rsidRPr="007036CE" w:rsidRDefault="00007734" w:rsidP="00007734">
      <w:pPr>
        <w:pStyle w:val="GOSTScript"/>
        <w:rPr>
          <w:ins w:id="5685" w:author="Щанов Александр Валентинович" w:date="2024-07-29T12:44:00Z"/>
        </w:rPr>
      </w:pPr>
      <w:ins w:id="5686" w:author="Щанов Александр Валентинович" w:date="2024-07-29T12:44:00Z">
        <w:del w:id="5687" w:author="Опаева Лидия Арашаевна" w:date="2024-08-19T11:23:00Z">
          <w:r w:rsidRPr="007036CE" w:rsidDel="00E80843">
            <w:tab/>
          </w:r>
          <w:r w:rsidRPr="007036CE" w:rsidDel="00E80843">
            <w:tab/>
          </w:r>
          <w:r w:rsidRPr="007036CE" w:rsidDel="00E80843">
            <w:tab/>
          </w:r>
          <w:r w:rsidRPr="007036CE" w:rsidDel="00E80843">
            <w:tab/>
          </w:r>
        </w:del>
        <w:r w:rsidRPr="007036CE">
          <w:t>"DT_SEGMENT7": "</w:t>
        </w:r>
      </w:ins>
      <w:ins w:id="5688" w:author="Сатлер Марина Викторовна" w:date="2026-02-25T14:44:00Z">
        <w:r w:rsidR="001F482F" w:rsidRPr="007036CE">
          <w:t>03971G23530</w:t>
        </w:r>
      </w:ins>
      <w:ins w:id="5689" w:author="Щанов Александр Валентинович" w:date="2024-07-29T12:44:00Z">
        <w:del w:id="5690" w:author="Сатлер Марина Викторовна" w:date="2026-02-25T14:39:00Z">
          <w:r w:rsidRPr="007036CE" w:rsidDel="002F1F94">
            <w:delText>6200</w:delText>
          </w:r>
        </w:del>
        <w:r w:rsidRPr="007036CE">
          <w:t>",</w:t>
        </w:r>
      </w:ins>
    </w:p>
    <w:p w14:paraId="34B8132D" w14:textId="77777777" w:rsidR="00007734" w:rsidRPr="007036CE" w:rsidRDefault="00007734" w:rsidP="00007734">
      <w:pPr>
        <w:pStyle w:val="GOSTScript"/>
        <w:rPr>
          <w:ins w:id="5691" w:author="Щанов Александр Валентинович" w:date="2024-07-29T12:44:00Z"/>
        </w:rPr>
      </w:pPr>
      <w:ins w:id="5692" w:author="Щанов Александр Валентинович" w:date="2024-07-29T12:44:00Z">
        <w:r w:rsidRPr="007036CE">
          <w:tab/>
        </w:r>
        <w:r w:rsidRPr="007036CE">
          <w:tab/>
        </w:r>
        <w:r w:rsidRPr="007036CE">
          <w:tab/>
        </w:r>
        <w:r w:rsidRPr="007036CE">
          <w:tab/>
          <w:t>"DT_SEGMENT7": "04391521740",</w:t>
        </w:r>
      </w:ins>
    </w:p>
    <w:p w14:paraId="14C47526" w14:textId="77777777" w:rsidR="00007734" w:rsidRPr="007036CE" w:rsidRDefault="00007734" w:rsidP="00007734">
      <w:pPr>
        <w:pStyle w:val="GOSTScript"/>
        <w:rPr>
          <w:ins w:id="5693" w:author="Щанов Александр Валентинович" w:date="2024-07-29T12:44:00Z"/>
        </w:rPr>
      </w:pPr>
      <w:ins w:id="5694" w:author="Щанов Александр Валентинович" w:date="2024-07-29T12:44:00Z">
        <w:r w:rsidRPr="007036CE">
          <w:tab/>
        </w:r>
        <w:r w:rsidRPr="007036CE">
          <w:tab/>
        </w:r>
        <w:r w:rsidRPr="007036CE">
          <w:tab/>
        </w:r>
        <w:r w:rsidRPr="007036CE">
          <w:tab/>
          <w:t>"DT_SEGMENT8": "-",</w:t>
        </w:r>
      </w:ins>
    </w:p>
    <w:p w14:paraId="4FCEF770" w14:textId="77777777" w:rsidR="00007734" w:rsidRPr="007036CE" w:rsidRDefault="00007734" w:rsidP="00007734">
      <w:pPr>
        <w:pStyle w:val="GOSTScript"/>
        <w:rPr>
          <w:ins w:id="5695" w:author="Щанов Александр Валентинович" w:date="2024-07-29T12:44:00Z"/>
        </w:rPr>
      </w:pPr>
      <w:ins w:id="5696" w:author="Щанов Александр Валентинович" w:date="2024-07-29T12:44:00Z">
        <w:r w:rsidRPr="007036CE">
          <w:tab/>
        </w:r>
        <w:r w:rsidRPr="007036CE">
          <w:tab/>
        </w:r>
        <w:r w:rsidRPr="007036CE">
          <w:tab/>
        </w:r>
        <w:r w:rsidRPr="007036CE">
          <w:tab/>
          <w:t>"CT_SEGMENT8": "-",</w:t>
        </w:r>
      </w:ins>
    </w:p>
    <w:p w14:paraId="51F76C36" w14:textId="77777777" w:rsidR="00007734" w:rsidRPr="007036CE" w:rsidRDefault="00007734" w:rsidP="00007734">
      <w:pPr>
        <w:pStyle w:val="GOSTScript"/>
        <w:rPr>
          <w:ins w:id="5697" w:author="Щанов Александр Валентинович" w:date="2024-07-29T12:44:00Z"/>
        </w:rPr>
      </w:pPr>
      <w:ins w:id="5698" w:author="Щанов Александр Валентинович" w:date="2024-07-29T12:44:00Z">
        <w:r w:rsidRPr="007036CE">
          <w:tab/>
        </w:r>
        <w:r w:rsidRPr="007036CE">
          <w:tab/>
        </w:r>
        <w:r w:rsidRPr="007036CE">
          <w:tab/>
        </w:r>
        <w:r w:rsidRPr="007036CE">
          <w:tab/>
          <w:t>"DT_SEGMENT9": "-",</w:t>
        </w:r>
      </w:ins>
    </w:p>
    <w:p w14:paraId="1BFF3C5F" w14:textId="77777777" w:rsidR="00007734" w:rsidRPr="007036CE" w:rsidRDefault="00007734" w:rsidP="00007734">
      <w:pPr>
        <w:pStyle w:val="GOSTScript"/>
        <w:rPr>
          <w:ins w:id="5699" w:author="Щанов Александр Валентинович" w:date="2024-07-29T12:44:00Z"/>
        </w:rPr>
      </w:pPr>
      <w:ins w:id="5700" w:author="Щанов Александр Валентинович" w:date="2024-07-29T12:44:00Z">
        <w:r w:rsidRPr="007036CE">
          <w:tab/>
        </w:r>
        <w:r w:rsidRPr="007036CE">
          <w:tab/>
        </w:r>
        <w:r w:rsidRPr="007036CE">
          <w:tab/>
        </w:r>
        <w:r w:rsidRPr="007036CE">
          <w:tab/>
          <w:t>"CT_SEGMENT9": "-",</w:t>
        </w:r>
      </w:ins>
    </w:p>
    <w:p w14:paraId="29BBB971" w14:textId="77777777" w:rsidR="00007734" w:rsidRPr="007036CE" w:rsidRDefault="00007734" w:rsidP="00007734">
      <w:pPr>
        <w:pStyle w:val="GOSTScript"/>
        <w:rPr>
          <w:ins w:id="5701" w:author="Щанов Александр Валентинович" w:date="2024-07-29T12:44:00Z"/>
        </w:rPr>
      </w:pPr>
      <w:ins w:id="5702" w:author="Щанов Александр Валентинович" w:date="2024-07-29T12:44:00Z">
        <w:r w:rsidRPr="007036CE">
          <w:tab/>
        </w:r>
        <w:r w:rsidRPr="007036CE">
          <w:tab/>
        </w:r>
        <w:r w:rsidRPr="007036CE">
          <w:tab/>
        </w:r>
        <w:r w:rsidRPr="007036CE">
          <w:tab/>
          <w:t>"DT_SEGMENT10": "-",</w:t>
        </w:r>
      </w:ins>
    </w:p>
    <w:p w14:paraId="21C5EEFB" w14:textId="77777777" w:rsidR="00007734" w:rsidRPr="007036CE" w:rsidRDefault="00007734" w:rsidP="00007734">
      <w:pPr>
        <w:pStyle w:val="GOSTScript"/>
        <w:rPr>
          <w:ins w:id="5703" w:author="Щанов Александр Валентинович" w:date="2024-07-29T12:44:00Z"/>
        </w:rPr>
      </w:pPr>
      <w:ins w:id="5704" w:author="Щанов Александр Валентинович" w:date="2024-07-29T12:44:00Z">
        <w:r w:rsidRPr="007036CE">
          <w:tab/>
        </w:r>
        <w:r w:rsidRPr="007036CE">
          <w:tab/>
        </w:r>
        <w:r w:rsidRPr="007036CE">
          <w:tab/>
        </w:r>
        <w:r w:rsidRPr="007036CE">
          <w:tab/>
          <w:t>"CT_SEGMENT10": "-",</w:t>
        </w:r>
      </w:ins>
    </w:p>
    <w:p w14:paraId="416DDF3C" w14:textId="77777777" w:rsidR="00007734" w:rsidRPr="007036CE" w:rsidRDefault="00007734" w:rsidP="00007734">
      <w:pPr>
        <w:pStyle w:val="GOSTScript"/>
        <w:rPr>
          <w:ins w:id="5705" w:author="Щанов Александр Валентинович" w:date="2024-07-29T12:44:00Z"/>
        </w:rPr>
      </w:pPr>
      <w:ins w:id="5706" w:author="Щанов Александр Валентинович" w:date="2024-07-29T12:44:00Z">
        <w:r w:rsidRPr="007036CE">
          <w:tab/>
        </w:r>
        <w:r w:rsidRPr="007036CE">
          <w:tab/>
        </w:r>
        <w:r w:rsidRPr="007036CE">
          <w:tab/>
        </w:r>
        <w:r w:rsidRPr="007036CE">
          <w:tab/>
          <w:t>"DT_SEGMENT11": "-",</w:t>
        </w:r>
      </w:ins>
    </w:p>
    <w:p w14:paraId="2F19E8A6" w14:textId="77777777" w:rsidR="00007734" w:rsidRPr="007036CE" w:rsidRDefault="00007734" w:rsidP="00007734">
      <w:pPr>
        <w:pStyle w:val="GOSTScript"/>
        <w:rPr>
          <w:ins w:id="5707" w:author="Щанов Александр Валентинович" w:date="2024-07-29T12:44:00Z"/>
        </w:rPr>
      </w:pPr>
      <w:ins w:id="5708" w:author="Щанов Александр Валентинович" w:date="2024-07-29T12:44:00Z">
        <w:r w:rsidRPr="007036CE">
          <w:tab/>
        </w:r>
        <w:r w:rsidRPr="007036CE">
          <w:tab/>
        </w:r>
        <w:r w:rsidRPr="007036CE">
          <w:tab/>
        </w:r>
        <w:r w:rsidRPr="007036CE">
          <w:tab/>
          <w:t>"CT_SEGMENT11": "-",</w:t>
        </w:r>
      </w:ins>
    </w:p>
    <w:p w14:paraId="0FFEF8B5" w14:textId="77777777" w:rsidR="00007734" w:rsidRPr="007036CE" w:rsidRDefault="00007734" w:rsidP="00007734">
      <w:pPr>
        <w:pStyle w:val="GOSTScript"/>
        <w:rPr>
          <w:ins w:id="5709" w:author="Щанов Александр Валентинович" w:date="2024-07-29T12:44:00Z"/>
        </w:rPr>
      </w:pPr>
      <w:ins w:id="5710" w:author="Щанов Александр Валентинович" w:date="2024-07-29T12:44:00Z">
        <w:r w:rsidRPr="007036CE">
          <w:tab/>
        </w:r>
        <w:r w:rsidRPr="007036CE">
          <w:tab/>
        </w:r>
        <w:r w:rsidRPr="007036CE">
          <w:tab/>
        </w:r>
        <w:r w:rsidRPr="007036CE">
          <w:tab/>
          <w:t>"DT_SEGMENT12": "-",</w:t>
        </w:r>
      </w:ins>
    </w:p>
    <w:p w14:paraId="4397E769" w14:textId="77777777" w:rsidR="00007734" w:rsidRPr="007036CE" w:rsidRDefault="00007734" w:rsidP="00007734">
      <w:pPr>
        <w:pStyle w:val="GOSTScript"/>
        <w:rPr>
          <w:ins w:id="5711" w:author="Щанов Александр Валентинович" w:date="2024-07-29T12:44:00Z"/>
        </w:rPr>
      </w:pPr>
      <w:ins w:id="5712" w:author="Щанов Александр Валентинович" w:date="2024-07-29T12:44:00Z">
        <w:r w:rsidRPr="007036CE">
          <w:tab/>
        </w:r>
        <w:r w:rsidRPr="007036CE">
          <w:tab/>
        </w:r>
        <w:r w:rsidRPr="007036CE">
          <w:tab/>
        </w:r>
        <w:r w:rsidRPr="007036CE">
          <w:tab/>
          <w:t>"CT_SEGMENT12": "-",</w:t>
        </w:r>
      </w:ins>
    </w:p>
    <w:p w14:paraId="35956EB4" w14:textId="77777777" w:rsidR="00007734" w:rsidRPr="007036CE" w:rsidRDefault="00007734" w:rsidP="00007734">
      <w:pPr>
        <w:pStyle w:val="GOSTScript"/>
        <w:rPr>
          <w:ins w:id="5713" w:author="Щанов Александр Валентинович" w:date="2024-07-29T12:44:00Z"/>
        </w:rPr>
      </w:pPr>
      <w:ins w:id="5714" w:author="Щанов Александр Валентинович" w:date="2024-07-29T12:44:00Z">
        <w:r w:rsidRPr="007036CE">
          <w:tab/>
        </w:r>
        <w:r w:rsidRPr="007036CE">
          <w:tab/>
        </w:r>
        <w:r w:rsidRPr="007036CE">
          <w:tab/>
        </w:r>
        <w:r w:rsidRPr="007036CE">
          <w:tab/>
          <w:t>"DT_SEGMENT13": "-",</w:t>
        </w:r>
      </w:ins>
    </w:p>
    <w:p w14:paraId="40C4B4C6" w14:textId="77777777" w:rsidR="00007734" w:rsidRPr="007036CE" w:rsidRDefault="00007734" w:rsidP="00007734">
      <w:pPr>
        <w:pStyle w:val="GOSTScript"/>
        <w:rPr>
          <w:ins w:id="5715" w:author="Щанов Александр Валентинович" w:date="2024-07-29T12:44:00Z"/>
        </w:rPr>
      </w:pPr>
      <w:ins w:id="5716" w:author="Щанов Александр Валентинович" w:date="2024-07-29T12:44:00Z">
        <w:r w:rsidRPr="007036CE">
          <w:tab/>
        </w:r>
        <w:r w:rsidRPr="007036CE">
          <w:tab/>
        </w:r>
        <w:r w:rsidRPr="007036CE">
          <w:tab/>
        </w:r>
        <w:r w:rsidRPr="007036CE">
          <w:tab/>
          <w:t>"CT_SEGMENT13": "-",</w:t>
        </w:r>
      </w:ins>
    </w:p>
    <w:p w14:paraId="5557F169" w14:textId="77777777" w:rsidR="00007734" w:rsidRPr="007036CE" w:rsidRDefault="00007734" w:rsidP="00007734">
      <w:pPr>
        <w:pStyle w:val="GOSTScript"/>
        <w:rPr>
          <w:ins w:id="5717" w:author="Щанов Александр Валентинович" w:date="2024-07-29T12:44:00Z"/>
        </w:rPr>
      </w:pPr>
      <w:ins w:id="5718" w:author="Щанов Александр Валентинович" w:date="2024-07-29T12:44:00Z">
        <w:r w:rsidRPr="007036CE">
          <w:tab/>
        </w:r>
        <w:r w:rsidRPr="007036CE">
          <w:tab/>
        </w:r>
        <w:r w:rsidRPr="007036CE">
          <w:tab/>
        </w:r>
        <w:r w:rsidRPr="007036CE">
          <w:tab/>
          <w:t>"DT_SEGMENT14": "-",</w:t>
        </w:r>
      </w:ins>
    </w:p>
    <w:p w14:paraId="29D52F0C" w14:textId="77777777" w:rsidR="00007734" w:rsidRPr="007036CE" w:rsidRDefault="00007734" w:rsidP="00007734">
      <w:pPr>
        <w:pStyle w:val="GOSTScript"/>
        <w:rPr>
          <w:ins w:id="5719" w:author="Щанов Александр Валентинович" w:date="2024-07-29T12:44:00Z"/>
        </w:rPr>
      </w:pPr>
      <w:ins w:id="5720" w:author="Щанов Александр Валентинович" w:date="2024-07-29T12:44:00Z">
        <w:r w:rsidRPr="007036CE">
          <w:tab/>
        </w:r>
        <w:r w:rsidRPr="007036CE">
          <w:tab/>
        </w:r>
        <w:r w:rsidRPr="007036CE">
          <w:tab/>
        </w:r>
        <w:r w:rsidRPr="007036CE">
          <w:tab/>
          <w:t>"CT_SEGMENT14": "-"</w:t>
        </w:r>
      </w:ins>
    </w:p>
    <w:p w14:paraId="727ABA65" w14:textId="77777777" w:rsidR="00007734" w:rsidRPr="007036CE" w:rsidRDefault="00007734" w:rsidP="00007734">
      <w:pPr>
        <w:pStyle w:val="GOSTScript"/>
        <w:rPr>
          <w:ins w:id="5721" w:author="Щанов Александр Валентинович" w:date="2024-07-29T12:44:00Z"/>
        </w:rPr>
      </w:pPr>
      <w:ins w:id="5722" w:author="Щанов Александр Валентинович" w:date="2024-07-29T12:44:00Z">
        <w:r w:rsidRPr="007036CE">
          <w:tab/>
        </w:r>
        <w:r w:rsidRPr="007036CE">
          <w:tab/>
        </w:r>
        <w:r w:rsidRPr="007036CE">
          <w:tab/>
          <w:t>}</w:t>
        </w:r>
      </w:ins>
    </w:p>
    <w:p w14:paraId="694DA921" w14:textId="77777777" w:rsidR="00007734" w:rsidRPr="007036CE" w:rsidRDefault="00007734" w:rsidP="00007734">
      <w:pPr>
        <w:pStyle w:val="GOSTScript"/>
        <w:rPr>
          <w:ins w:id="5723" w:author="Щанов Александр Валентинович" w:date="2024-07-29T12:44:00Z"/>
        </w:rPr>
      </w:pPr>
      <w:ins w:id="5724" w:author="Щанов Александр Валентинович" w:date="2024-07-29T12:44:00Z">
        <w:r w:rsidRPr="007036CE">
          <w:tab/>
        </w:r>
        <w:r w:rsidRPr="007036CE">
          <w:tab/>
          <w:t>]</w:t>
        </w:r>
      </w:ins>
    </w:p>
    <w:p w14:paraId="635E3B51" w14:textId="77777777" w:rsidR="00007734" w:rsidRPr="007036CE" w:rsidRDefault="00007734" w:rsidP="00007734">
      <w:pPr>
        <w:pStyle w:val="GOSTScript"/>
        <w:rPr>
          <w:ins w:id="5725" w:author="Щанов Александр Валентинович" w:date="2024-07-29T12:44:00Z"/>
        </w:rPr>
      </w:pPr>
      <w:ins w:id="5726" w:author="Щанов Александр Валентинович" w:date="2024-07-29T12:44:00Z">
        <w:r w:rsidRPr="007036CE">
          <w:tab/>
          <w:t>}</w:t>
        </w:r>
      </w:ins>
    </w:p>
    <w:p w14:paraId="31167495" w14:textId="77777777" w:rsidR="00007734" w:rsidRPr="007036CE" w:rsidRDefault="00007734" w:rsidP="00007734">
      <w:pPr>
        <w:pStyle w:val="GOSTScript"/>
        <w:rPr>
          <w:ins w:id="5727" w:author="Щанов Александр Валентинович" w:date="2024-07-29T12:44:00Z"/>
          <w:spacing w:val="0"/>
        </w:rPr>
      </w:pPr>
      <w:ins w:id="5728" w:author="Щанов Александр Валентинович" w:date="2024-07-29T12:44:00Z">
        <w:r w:rsidRPr="007036CE">
          <w:t>}</w:t>
        </w:r>
      </w:ins>
    </w:p>
    <w:p w14:paraId="45835005" w14:textId="77777777" w:rsidR="001C3522" w:rsidRPr="007036CE" w:rsidRDefault="001C3522" w:rsidP="00DE0449">
      <w:pPr>
        <w:pStyle w:val="41"/>
        <w:rPr>
          <w:ins w:id="5729" w:author="Опаева Лидия Арашаевна" w:date="2024-08-28T15:12:00Z"/>
        </w:rPr>
      </w:pPr>
      <w:bookmarkStart w:id="5730" w:name="_Toc173151131"/>
      <w:bookmarkStart w:id="5731" w:name="_Ref177038191"/>
      <w:bookmarkStart w:id="5732" w:name="_Toc222927949"/>
      <w:ins w:id="5733" w:author="Опаева Лидия Арашаевна" w:date="2024-08-28T15:12:00Z">
        <w:r w:rsidRPr="007036CE">
          <w:lastRenderedPageBreak/>
          <w:t xml:space="preserve">«Бухгалтерская справка (ф. 0504833)» </w:t>
        </w:r>
        <w:bookmarkEnd w:id="5730"/>
        <w:r w:rsidRPr="007036CE">
          <w:t>ARP_SVAP_ZG_FB</w:t>
        </w:r>
        <w:bookmarkEnd w:id="5731"/>
        <w:bookmarkEnd w:id="5732"/>
      </w:ins>
    </w:p>
    <w:p w14:paraId="59A1AC20" w14:textId="77777777" w:rsidR="001C3522" w:rsidRPr="007036CE" w:rsidRDefault="001C3522" w:rsidP="00DE0449">
      <w:pPr>
        <w:pStyle w:val="51"/>
        <w:rPr>
          <w:ins w:id="5734" w:author="Опаева Лидия Арашаевна" w:date="2024-08-28T15:12:00Z"/>
        </w:rPr>
      </w:pPr>
      <w:bookmarkStart w:id="5735" w:name="_Toc173151132"/>
      <w:bookmarkStart w:id="5736" w:name="_Toc222927950"/>
      <w:ins w:id="5737" w:author="Опаева Лидия Арашаевна" w:date="2024-08-28T15:12:00Z">
        <w:r w:rsidRPr="007036CE">
          <w:t xml:space="preserve">Перечень параметров тела запроса (Document) по документу «Бухгалтерская справка (ф. 0504833)» </w:t>
        </w:r>
        <w:bookmarkEnd w:id="5735"/>
        <w:r w:rsidRPr="007036CE">
          <w:t>ARP_SVAP_ZG_FB</w:t>
        </w:r>
        <w:bookmarkEnd w:id="5736"/>
      </w:ins>
    </w:p>
    <w:p w14:paraId="2A553F70" w14:textId="4A8078AA" w:rsidR="001C3522" w:rsidRPr="007036CE" w:rsidRDefault="001C3522" w:rsidP="001C3522">
      <w:pPr>
        <w:pStyle w:val="GOSTNameTable"/>
        <w:numPr>
          <w:ilvl w:val="0"/>
          <w:numId w:val="1"/>
        </w:numPr>
        <w:ind w:left="0"/>
        <w:rPr>
          <w:ins w:id="5738" w:author="Опаева Лидия Арашаевна" w:date="2024-08-28T15:12:00Z"/>
        </w:rPr>
      </w:pPr>
      <w:ins w:id="5739" w:author="Опаева Лидия Арашаевна" w:date="2024-08-28T15:12:00Z">
        <w:r w:rsidRPr="007036CE">
          <w:rPr>
            <w:noProof/>
          </w:rPr>
          <w:fldChar w:fldCharType="begin"/>
        </w:r>
        <w:r w:rsidRPr="007036CE">
          <w:rPr>
            <w:noProof/>
          </w:rPr>
          <w:instrText xml:space="preserve"> SEQ Таблица \* ARABIC </w:instrText>
        </w:r>
        <w:r w:rsidRPr="007036CE">
          <w:rPr>
            <w:noProof/>
          </w:rPr>
          <w:fldChar w:fldCharType="separate"/>
        </w:r>
      </w:ins>
      <w:bookmarkStart w:id="5740" w:name="_Toc173151067"/>
      <w:bookmarkStart w:id="5741" w:name="_Toc222928014"/>
      <w:r w:rsidR="00BD74E1">
        <w:rPr>
          <w:noProof/>
        </w:rPr>
        <w:t>41</w:t>
      </w:r>
      <w:ins w:id="5742" w:author="Опаева Лидия Арашаевна" w:date="2024-08-28T15:12:00Z">
        <w:r w:rsidRPr="007036CE">
          <w:rPr>
            <w:noProof/>
          </w:rPr>
          <w:fldChar w:fldCharType="end"/>
        </w:r>
        <w:r w:rsidRPr="007036CE">
          <w:t xml:space="preserve"> </w:t>
        </w:r>
      </w:ins>
      <w:r w:rsidR="00CC2920" w:rsidRPr="007036CE">
        <w:t>–</w:t>
      </w:r>
      <w:ins w:id="5743" w:author="Опаева Лидия Арашаевна" w:date="2024-08-28T15:12:00Z">
        <w:r w:rsidRPr="007036CE">
          <w:t xml:space="preserve"> Параметры тела (Document) запроса на подбор / сторнирование / переформирование записей учета по документу «Бухгалтерская справка (ф. 0504833)» </w:t>
        </w:r>
        <w:bookmarkEnd w:id="5740"/>
        <w:r w:rsidRPr="007036CE">
          <w:t>ARP_SVAP_ZG_FB</w:t>
        </w:r>
        <w:bookmarkEnd w:id="5741"/>
      </w:ins>
    </w:p>
    <w:tbl>
      <w:tblPr>
        <w:tblStyle w:val="GOSTTable"/>
        <w:tblW w:w="5000" w:type="pct"/>
        <w:tblLayout w:type="fixed"/>
        <w:tblLook w:val="07E0" w:firstRow="1" w:lastRow="1" w:firstColumn="1" w:lastColumn="1" w:noHBand="1" w:noVBand="1"/>
      </w:tblPr>
      <w:tblGrid>
        <w:gridCol w:w="3467"/>
        <w:gridCol w:w="2364"/>
        <w:gridCol w:w="1576"/>
        <w:gridCol w:w="946"/>
        <w:gridCol w:w="993"/>
        <w:gridCol w:w="6414"/>
      </w:tblGrid>
      <w:tr w:rsidR="001C3522" w:rsidRPr="007036CE" w14:paraId="1984404D" w14:textId="77777777" w:rsidTr="001C3522">
        <w:trPr>
          <w:cnfStyle w:val="100000000000" w:firstRow="1" w:lastRow="0" w:firstColumn="0" w:lastColumn="0" w:oddVBand="0" w:evenVBand="0" w:oddHBand="0" w:evenHBand="0" w:firstRowFirstColumn="0" w:firstRowLastColumn="0" w:lastRowFirstColumn="0" w:lastRowLastColumn="0"/>
          <w:ins w:id="5744" w:author="Опаева Лидия Арашаевна" w:date="2024-08-28T15:12:00Z"/>
        </w:trPr>
        <w:tc>
          <w:tcPr>
            <w:tcW w:w="1100" w:type="pct"/>
          </w:tcPr>
          <w:p w14:paraId="236F702D" w14:textId="77777777" w:rsidR="001C3522" w:rsidRPr="007036CE" w:rsidRDefault="001C3522" w:rsidP="001C3522">
            <w:pPr>
              <w:pStyle w:val="GOSTTableHead"/>
              <w:rPr>
                <w:ins w:id="5745" w:author="Опаева Лидия Арашаевна" w:date="2024-08-28T15:12:00Z"/>
              </w:rPr>
            </w:pPr>
            <w:ins w:id="5746" w:author="Опаева Лидия Арашаевна" w:date="2024-08-28T15:12:00Z">
              <w:r w:rsidRPr="007036CE">
                <w:t>Наименование параметра</w:t>
              </w:r>
            </w:ins>
          </w:p>
        </w:tc>
        <w:tc>
          <w:tcPr>
            <w:tcW w:w="750" w:type="pct"/>
          </w:tcPr>
          <w:p w14:paraId="052F2294" w14:textId="77777777" w:rsidR="001C3522" w:rsidRPr="007036CE" w:rsidRDefault="001C3522" w:rsidP="001C3522">
            <w:pPr>
              <w:pStyle w:val="GOSTTableHead"/>
              <w:rPr>
                <w:ins w:id="5747" w:author="Опаева Лидия Арашаевна" w:date="2024-08-28T15:12:00Z"/>
              </w:rPr>
            </w:pPr>
            <w:ins w:id="5748" w:author="Опаева Лидия Арашаевна" w:date="2024-08-28T15:12:00Z">
              <w:r w:rsidRPr="007036CE">
                <w:t>Название тэга</w:t>
              </w:r>
            </w:ins>
          </w:p>
        </w:tc>
        <w:tc>
          <w:tcPr>
            <w:tcW w:w="500" w:type="pct"/>
          </w:tcPr>
          <w:p w14:paraId="7C4E2C07" w14:textId="77777777" w:rsidR="001C3522" w:rsidRPr="007036CE" w:rsidRDefault="001C3522" w:rsidP="001C3522">
            <w:pPr>
              <w:pStyle w:val="GOSTTableHead"/>
              <w:rPr>
                <w:ins w:id="5749" w:author="Опаева Лидия Арашаевна" w:date="2024-08-28T15:12:00Z"/>
              </w:rPr>
            </w:pPr>
            <w:ins w:id="5750" w:author="Опаева Лидия Арашаевна" w:date="2024-08-28T15:12:00Z">
              <w:r w:rsidRPr="007036CE">
                <w:t>Тип данных</w:t>
              </w:r>
            </w:ins>
          </w:p>
        </w:tc>
        <w:tc>
          <w:tcPr>
            <w:tcW w:w="300" w:type="pct"/>
          </w:tcPr>
          <w:p w14:paraId="5DFC0572" w14:textId="77777777" w:rsidR="001C3522" w:rsidRPr="007036CE" w:rsidRDefault="001C3522" w:rsidP="001C3522">
            <w:pPr>
              <w:pStyle w:val="GOSTTableHead"/>
              <w:rPr>
                <w:ins w:id="5751" w:author="Опаева Лидия Арашаевна" w:date="2024-08-28T15:12:00Z"/>
              </w:rPr>
            </w:pPr>
            <w:ins w:id="5752" w:author="Опаева Лидия Арашаевна" w:date="2024-08-28T15:12:00Z">
              <w:r w:rsidRPr="007036CE">
                <w:t>Обязательность</w:t>
              </w:r>
            </w:ins>
          </w:p>
        </w:tc>
        <w:tc>
          <w:tcPr>
            <w:tcW w:w="315" w:type="pct"/>
          </w:tcPr>
          <w:p w14:paraId="2869DED3" w14:textId="77777777" w:rsidR="001C3522" w:rsidRPr="007036CE" w:rsidRDefault="001C3522" w:rsidP="001C3522">
            <w:pPr>
              <w:pStyle w:val="GOSTTableHead"/>
              <w:rPr>
                <w:ins w:id="5753" w:author="Опаева Лидия Арашаевна" w:date="2024-08-28T15:12:00Z"/>
              </w:rPr>
            </w:pPr>
            <w:ins w:id="5754" w:author="Опаева Лидия Арашаевна" w:date="2024-08-28T15:12:00Z">
              <w:r w:rsidRPr="007036CE">
                <w:t>Размерность</w:t>
              </w:r>
            </w:ins>
          </w:p>
        </w:tc>
        <w:tc>
          <w:tcPr>
            <w:tcW w:w="2035" w:type="pct"/>
          </w:tcPr>
          <w:p w14:paraId="00961A86" w14:textId="77777777" w:rsidR="001C3522" w:rsidRPr="007036CE" w:rsidRDefault="001C3522" w:rsidP="001C3522">
            <w:pPr>
              <w:pStyle w:val="GOSTTableHead"/>
              <w:rPr>
                <w:ins w:id="5755" w:author="Опаева Лидия Арашаевна" w:date="2024-08-28T15:12:00Z"/>
              </w:rPr>
            </w:pPr>
            <w:ins w:id="5756" w:author="Опаева Лидия Арашаевна" w:date="2024-08-28T15:12:00Z">
              <w:r w:rsidRPr="007036CE">
                <w:t>Описание</w:t>
              </w:r>
            </w:ins>
          </w:p>
        </w:tc>
      </w:tr>
      <w:tr w:rsidR="001C3522" w:rsidRPr="007036CE" w14:paraId="41284219" w14:textId="77777777" w:rsidTr="001C3522">
        <w:trPr>
          <w:ins w:id="5757" w:author="Опаева Лидия Арашаевна" w:date="2024-08-28T15:12:00Z"/>
        </w:trPr>
        <w:tc>
          <w:tcPr>
            <w:tcW w:w="1100" w:type="pct"/>
          </w:tcPr>
          <w:p w14:paraId="01A3979B" w14:textId="77777777" w:rsidR="001C3522" w:rsidRPr="007036CE" w:rsidRDefault="001C3522" w:rsidP="001C3522">
            <w:pPr>
              <w:pStyle w:val="GOSTTablenorm"/>
              <w:rPr>
                <w:ins w:id="5758" w:author="Опаева Лидия Арашаевна" w:date="2024-08-28T15:12:00Z"/>
              </w:rPr>
            </w:pPr>
            <w:ins w:id="5759" w:author="Опаева Лидия Арашаевна" w:date="2024-08-28T15:12:00Z">
              <w:r w:rsidRPr="007036CE">
                <w:t>Номер документа</w:t>
              </w:r>
            </w:ins>
          </w:p>
        </w:tc>
        <w:tc>
          <w:tcPr>
            <w:tcW w:w="750" w:type="pct"/>
          </w:tcPr>
          <w:p w14:paraId="7BFBB4D0" w14:textId="77777777" w:rsidR="001C3522" w:rsidRPr="007036CE" w:rsidRDefault="001C3522" w:rsidP="001C3522">
            <w:pPr>
              <w:pStyle w:val="GOSTTablenorm"/>
              <w:rPr>
                <w:ins w:id="5760" w:author="Опаева Лидия Арашаевна" w:date="2024-08-28T15:12:00Z"/>
              </w:rPr>
            </w:pPr>
            <w:ins w:id="5761" w:author="Опаева Лидия Арашаевна" w:date="2024-08-28T15:12:00Z">
              <w:r w:rsidRPr="007036CE">
                <w:t>TtlPrt_DcNmbr</w:t>
              </w:r>
            </w:ins>
          </w:p>
        </w:tc>
        <w:tc>
          <w:tcPr>
            <w:tcW w:w="500" w:type="pct"/>
          </w:tcPr>
          <w:p w14:paraId="02548B29" w14:textId="77777777" w:rsidR="001C3522" w:rsidRPr="007036CE" w:rsidRDefault="001C3522" w:rsidP="001C3522">
            <w:pPr>
              <w:pStyle w:val="GOSTTablenorm"/>
              <w:rPr>
                <w:ins w:id="5762" w:author="Опаева Лидия Арашаевна" w:date="2024-08-28T15:12:00Z"/>
              </w:rPr>
            </w:pPr>
            <w:ins w:id="5763" w:author="Опаева Лидия Арашаевна" w:date="2024-08-28T15:12:00Z">
              <w:r w:rsidRPr="007036CE">
                <w:t>Строка</w:t>
              </w:r>
            </w:ins>
          </w:p>
        </w:tc>
        <w:tc>
          <w:tcPr>
            <w:tcW w:w="300" w:type="pct"/>
          </w:tcPr>
          <w:p w14:paraId="006B6769" w14:textId="77777777" w:rsidR="001C3522" w:rsidRPr="007036CE" w:rsidRDefault="001C3522" w:rsidP="001C3522">
            <w:pPr>
              <w:pStyle w:val="GOSTTablenorm"/>
              <w:rPr>
                <w:ins w:id="5764" w:author="Опаева Лидия Арашаевна" w:date="2024-08-28T15:12:00Z"/>
              </w:rPr>
            </w:pPr>
            <w:ins w:id="5765" w:author="Опаева Лидия Арашаевна" w:date="2024-08-28T15:12:00Z">
              <w:r w:rsidRPr="007036CE">
                <w:t>Да</w:t>
              </w:r>
            </w:ins>
          </w:p>
        </w:tc>
        <w:tc>
          <w:tcPr>
            <w:tcW w:w="315" w:type="pct"/>
          </w:tcPr>
          <w:p w14:paraId="336ACD83" w14:textId="77777777" w:rsidR="001C3522" w:rsidRPr="007036CE" w:rsidRDefault="001C3522" w:rsidP="001C3522">
            <w:pPr>
              <w:pStyle w:val="GOSTTablenorm"/>
              <w:rPr>
                <w:ins w:id="5766" w:author="Опаева Лидия Арашаевна" w:date="2024-08-28T15:12:00Z"/>
              </w:rPr>
            </w:pPr>
            <w:ins w:id="5767" w:author="Опаева Лидия Арашаевна" w:date="2024-08-28T15:12:00Z">
              <w:r w:rsidRPr="007036CE">
                <w:t>&lt;=50</w:t>
              </w:r>
            </w:ins>
          </w:p>
        </w:tc>
        <w:tc>
          <w:tcPr>
            <w:tcW w:w="2035" w:type="pct"/>
          </w:tcPr>
          <w:p w14:paraId="235AE511" w14:textId="77777777" w:rsidR="001C3522" w:rsidRPr="007036CE" w:rsidRDefault="001C3522" w:rsidP="001C3522">
            <w:pPr>
              <w:pStyle w:val="GOSTTablenorm"/>
              <w:rPr>
                <w:ins w:id="5768" w:author="Опаева Лидия Арашаевна" w:date="2024-08-28T15:12:00Z"/>
              </w:rPr>
            </w:pPr>
            <w:ins w:id="5769" w:author="Опаева Лидия Арашаевна" w:date="2024-08-28T15:12:00Z">
              <w:r w:rsidRPr="007036CE">
                <w:t xml:space="preserve">Указывается номер документа в формате </w:t>
              </w:r>
            </w:ins>
            <w:r w:rsidR="008F5771" w:rsidRPr="007036CE">
              <w:t>«</w:t>
            </w:r>
            <w:ins w:id="5770" w:author="Опаева Лидия Арашаевна" w:date="2024-08-28T15:12:00Z">
              <w:r w:rsidRPr="007036CE">
                <w:t>TTTT_ZG_YY_NN</w:t>
              </w:r>
            </w:ins>
            <w:r w:rsidR="008F5771" w:rsidRPr="007036CE">
              <w:t>»</w:t>
            </w:r>
            <w:ins w:id="5771" w:author="Опаева Лидия Арашаевна" w:date="2024-08-28T15:12:00Z">
              <w:r w:rsidRPr="007036CE">
                <w:t>, где</w:t>
              </w:r>
            </w:ins>
            <w:r w:rsidR="008F5771" w:rsidRPr="007036CE">
              <w:t>;</w:t>
            </w:r>
          </w:p>
          <w:p w14:paraId="711272A2" w14:textId="77777777" w:rsidR="001C3522" w:rsidRPr="007036CE" w:rsidRDefault="001C3522" w:rsidP="008F5771">
            <w:pPr>
              <w:pStyle w:val="GOSTTableListMark1"/>
              <w:rPr>
                <w:ins w:id="5772" w:author="Опаева Лидия Арашаевна" w:date="2024-08-28T15:12:00Z"/>
              </w:rPr>
            </w:pPr>
            <w:ins w:id="5773" w:author="Опаева Лидия Арашаевна" w:date="2024-08-28T15:12:00Z">
              <w:r w:rsidRPr="007036CE">
                <w:t xml:space="preserve">TTTT </w:t>
              </w:r>
            </w:ins>
            <w:r w:rsidR="008F5771" w:rsidRPr="007036CE">
              <w:t>–</w:t>
            </w:r>
            <w:ins w:id="5774" w:author="Опаева Лидия Арашаевна" w:date="2024-08-28T15:12:00Z">
              <w:r w:rsidRPr="007036CE">
                <w:t xml:space="preserve"> код ТОФК</w:t>
              </w:r>
            </w:ins>
            <w:r w:rsidR="008F5771" w:rsidRPr="007036CE">
              <w:t>;</w:t>
            </w:r>
          </w:p>
          <w:p w14:paraId="6BC4B4E9" w14:textId="77777777" w:rsidR="001C3522" w:rsidRPr="007036CE" w:rsidRDefault="001C3522" w:rsidP="008F5771">
            <w:pPr>
              <w:pStyle w:val="GOSTTableListMark1"/>
              <w:rPr>
                <w:ins w:id="5775" w:author="Опаева Лидия Арашаевна" w:date="2024-08-28T15:12:00Z"/>
              </w:rPr>
            </w:pPr>
            <w:ins w:id="5776" w:author="Опаева Лидия Арашаевна" w:date="2024-08-28T15:12:00Z">
              <w:r w:rsidRPr="007036CE">
                <w:t xml:space="preserve">ZG </w:t>
              </w:r>
            </w:ins>
            <w:r w:rsidR="008F5771" w:rsidRPr="007036CE">
              <w:t>–</w:t>
            </w:r>
            <w:ins w:id="5777" w:author="Опаева Лидия Арашаевна" w:date="2024-08-28T15:12:00Z">
              <w:r w:rsidRPr="007036CE">
                <w:t xml:space="preserve"> константа</w:t>
              </w:r>
            </w:ins>
            <w:r w:rsidR="008F5771" w:rsidRPr="007036CE">
              <w:t>;</w:t>
            </w:r>
          </w:p>
          <w:p w14:paraId="745D4135" w14:textId="77777777" w:rsidR="001C3522" w:rsidRPr="007036CE" w:rsidRDefault="001C3522" w:rsidP="008F5771">
            <w:pPr>
              <w:pStyle w:val="GOSTTableListMark1"/>
              <w:rPr>
                <w:ins w:id="5778" w:author="Опаева Лидия Арашаевна" w:date="2024-08-28T15:12:00Z"/>
              </w:rPr>
            </w:pPr>
            <w:ins w:id="5779" w:author="Опаева Лидия Арашаевна" w:date="2024-08-28T15:12:00Z">
              <w:r w:rsidRPr="007036CE">
                <w:t xml:space="preserve">YY </w:t>
              </w:r>
            </w:ins>
            <w:r w:rsidR="008F5771" w:rsidRPr="007036CE">
              <w:t>–</w:t>
            </w:r>
            <w:ins w:id="5780" w:author="Опаева Лидия Арашаевна" w:date="2024-08-28T15:12:00Z">
              <w:r w:rsidRPr="007036CE">
                <w:t xml:space="preserve"> последние 2 цифры закрываемого года</w:t>
              </w:r>
            </w:ins>
            <w:r w:rsidR="008F5771" w:rsidRPr="007036CE">
              <w:t>;</w:t>
            </w:r>
          </w:p>
          <w:p w14:paraId="389B841E" w14:textId="77777777" w:rsidR="001C3522" w:rsidRPr="007036CE" w:rsidRDefault="001C3522" w:rsidP="008F5771">
            <w:pPr>
              <w:pStyle w:val="GOSTTableListMark1"/>
              <w:rPr>
                <w:ins w:id="5781" w:author="Опаева Лидия Арашаевна" w:date="2024-08-28T15:12:00Z"/>
              </w:rPr>
            </w:pPr>
            <w:ins w:id="5782" w:author="Опаева Лидия Арашаевна" w:date="2024-08-28T15:12:00Z">
              <w:r w:rsidRPr="007036CE">
                <w:t xml:space="preserve">NN </w:t>
              </w:r>
            </w:ins>
            <w:r w:rsidR="008F5771" w:rsidRPr="007036CE">
              <w:t>–</w:t>
            </w:r>
            <w:ins w:id="5783" w:author="Опаева Лидия Арашаевна" w:date="2024-08-28T15:12:00Z">
              <w:r w:rsidRPr="007036CE">
                <w:t xml:space="preserve"> порядковый номер документа (01, 02 и т.д.)</w:t>
              </w:r>
            </w:ins>
          </w:p>
        </w:tc>
      </w:tr>
      <w:tr w:rsidR="001C3522" w:rsidRPr="007036CE" w14:paraId="22BAE0D5" w14:textId="77777777" w:rsidTr="001C3522">
        <w:trPr>
          <w:ins w:id="5784" w:author="Опаева Лидия Арашаевна" w:date="2024-08-28T15:12:00Z"/>
        </w:trPr>
        <w:tc>
          <w:tcPr>
            <w:tcW w:w="1100" w:type="pct"/>
          </w:tcPr>
          <w:p w14:paraId="407C92B2" w14:textId="77777777" w:rsidR="001C3522" w:rsidRPr="007036CE" w:rsidRDefault="001C3522" w:rsidP="001C3522">
            <w:pPr>
              <w:pStyle w:val="GOSTTablenorm"/>
              <w:rPr>
                <w:ins w:id="5785" w:author="Опаева Лидия Арашаевна" w:date="2024-08-28T15:12:00Z"/>
              </w:rPr>
            </w:pPr>
            <w:ins w:id="5786" w:author="Опаева Лидия Арашаевна" w:date="2024-08-28T15:12:00Z">
              <w:r w:rsidRPr="007036CE">
                <w:t>Дата документа</w:t>
              </w:r>
            </w:ins>
          </w:p>
        </w:tc>
        <w:tc>
          <w:tcPr>
            <w:tcW w:w="750" w:type="pct"/>
          </w:tcPr>
          <w:p w14:paraId="061499CC" w14:textId="77777777" w:rsidR="001C3522" w:rsidRPr="007036CE" w:rsidRDefault="001C3522" w:rsidP="001C3522">
            <w:pPr>
              <w:pStyle w:val="GOSTTablenorm"/>
              <w:rPr>
                <w:ins w:id="5787" w:author="Опаева Лидия Арашаевна" w:date="2024-08-28T15:12:00Z"/>
              </w:rPr>
            </w:pPr>
            <w:ins w:id="5788" w:author="Опаева Лидия Арашаевна" w:date="2024-08-28T15:12:00Z">
              <w:r w:rsidRPr="007036CE">
                <w:t>TtlPrt_Dt</w:t>
              </w:r>
            </w:ins>
          </w:p>
        </w:tc>
        <w:tc>
          <w:tcPr>
            <w:tcW w:w="500" w:type="pct"/>
          </w:tcPr>
          <w:p w14:paraId="5F5CE67F" w14:textId="77777777" w:rsidR="001C3522" w:rsidRPr="007036CE" w:rsidRDefault="001C3522" w:rsidP="001C3522">
            <w:pPr>
              <w:pStyle w:val="GOSTTablenorm"/>
              <w:rPr>
                <w:ins w:id="5789" w:author="Опаева Лидия Арашаевна" w:date="2024-08-28T15:12:00Z"/>
              </w:rPr>
            </w:pPr>
            <w:ins w:id="5790" w:author="Опаева Лидия Арашаевна" w:date="2024-08-28T15:12:00Z">
              <w:r w:rsidRPr="007036CE">
                <w:t>Дата</w:t>
              </w:r>
            </w:ins>
          </w:p>
        </w:tc>
        <w:tc>
          <w:tcPr>
            <w:tcW w:w="300" w:type="pct"/>
          </w:tcPr>
          <w:p w14:paraId="0A03899B" w14:textId="77777777" w:rsidR="001C3522" w:rsidRPr="007036CE" w:rsidRDefault="001C3522" w:rsidP="001C3522">
            <w:pPr>
              <w:pStyle w:val="GOSTTablenorm"/>
              <w:rPr>
                <w:ins w:id="5791" w:author="Опаева Лидия Арашаевна" w:date="2024-08-28T15:12:00Z"/>
              </w:rPr>
            </w:pPr>
            <w:ins w:id="5792" w:author="Опаева Лидия Арашаевна" w:date="2024-08-28T15:12:00Z">
              <w:r w:rsidRPr="007036CE">
                <w:t>Да</w:t>
              </w:r>
            </w:ins>
          </w:p>
        </w:tc>
        <w:tc>
          <w:tcPr>
            <w:tcW w:w="315" w:type="pct"/>
          </w:tcPr>
          <w:p w14:paraId="44C2AF43" w14:textId="77777777" w:rsidR="001C3522" w:rsidRPr="007036CE" w:rsidRDefault="001C3522" w:rsidP="001C3522">
            <w:pPr>
              <w:pStyle w:val="GOSTTablenorm"/>
              <w:rPr>
                <w:ins w:id="5793" w:author="Опаева Лидия Арашаевна" w:date="2024-08-28T15:12:00Z"/>
              </w:rPr>
            </w:pPr>
          </w:p>
        </w:tc>
        <w:tc>
          <w:tcPr>
            <w:tcW w:w="2035" w:type="pct"/>
          </w:tcPr>
          <w:p w14:paraId="7BCA80C4" w14:textId="77777777" w:rsidR="001C3522" w:rsidRPr="007036CE" w:rsidRDefault="001C3522" w:rsidP="001C3522">
            <w:pPr>
              <w:pStyle w:val="GOSTTablenorm"/>
              <w:rPr>
                <w:ins w:id="5794" w:author="Опаева Лидия Арашаевна" w:date="2024-08-28T15:12:00Z"/>
              </w:rPr>
            </w:pPr>
            <w:ins w:id="5795" w:author="Опаева Лидия Арашаевна" w:date="2024-08-28T15:12:00Z">
              <w:r w:rsidRPr="007036CE">
                <w:t>Указывается дата документа в формате YYYY-MM-DD</w:t>
              </w:r>
            </w:ins>
          </w:p>
        </w:tc>
      </w:tr>
      <w:tr w:rsidR="001C3522" w:rsidRPr="007036CE" w14:paraId="5316EDBA" w14:textId="77777777" w:rsidTr="001C3522">
        <w:trPr>
          <w:ins w:id="5796" w:author="Опаева Лидия Арашаевна" w:date="2024-08-28T15:12:00Z"/>
        </w:trPr>
        <w:tc>
          <w:tcPr>
            <w:tcW w:w="1100" w:type="pct"/>
          </w:tcPr>
          <w:p w14:paraId="76500825" w14:textId="77777777" w:rsidR="001C3522" w:rsidRPr="007036CE" w:rsidRDefault="001C3522" w:rsidP="001C3522">
            <w:pPr>
              <w:pStyle w:val="GOSTTablenorm"/>
              <w:rPr>
                <w:ins w:id="5797" w:author="Опаева Лидия Арашаевна" w:date="2024-08-28T15:12:00Z"/>
              </w:rPr>
            </w:pPr>
            <w:ins w:id="5798" w:author="Опаева Лидия Арашаевна" w:date="2024-08-28T15:12:00Z">
              <w:r w:rsidRPr="007036CE">
                <w:t>Тип справки</w:t>
              </w:r>
            </w:ins>
          </w:p>
        </w:tc>
        <w:tc>
          <w:tcPr>
            <w:tcW w:w="750" w:type="pct"/>
          </w:tcPr>
          <w:p w14:paraId="77555931" w14:textId="77777777" w:rsidR="001C3522" w:rsidRPr="007036CE" w:rsidRDefault="001C3522" w:rsidP="001C3522">
            <w:pPr>
              <w:pStyle w:val="GOSTTablenorm"/>
              <w:rPr>
                <w:ins w:id="5799" w:author="Опаева Лидия Арашаевна" w:date="2024-08-28T15:12:00Z"/>
              </w:rPr>
            </w:pPr>
            <w:ins w:id="5800" w:author="Опаева Лидия Арашаевна" w:date="2024-08-28T15:12:00Z">
              <w:r w:rsidRPr="007036CE">
                <w:t>TtlPrt_TypeDoc</w:t>
              </w:r>
            </w:ins>
          </w:p>
        </w:tc>
        <w:tc>
          <w:tcPr>
            <w:tcW w:w="500" w:type="pct"/>
          </w:tcPr>
          <w:p w14:paraId="204BA06B" w14:textId="77777777" w:rsidR="001C3522" w:rsidRPr="007036CE" w:rsidRDefault="001C3522" w:rsidP="001C3522">
            <w:pPr>
              <w:pStyle w:val="GOSTTablenorm"/>
              <w:rPr>
                <w:ins w:id="5801" w:author="Опаева Лидия Арашаевна" w:date="2024-08-28T15:12:00Z"/>
              </w:rPr>
            </w:pPr>
            <w:ins w:id="5802" w:author="Опаева Лидия Арашаевна" w:date="2024-08-28T15:12:00Z">
              <w:r w:rsidRPr="007036CE">
                <w:t>Строка</w:t>
              </w:r>
            </w:ins>
          </w:p>
        </w:tc>
        <w:tc>
          <w:tcPr>
            <w:tcW w:w="300" w:type="pct"/>
          </w:tcPr>
          <w:p w14:paraId="1055E6D7" w14:textId="77777777" w:rsidR="001C3522" w:rsidRPr="007036CE" w:rsidRDefault="001C3522" w:rsidP="001C3522">
            <w:pPr>
              <w:pStyle w:val="GOSTTablenorm"/>
              <w:rPr>
                <w:ins w:id="5803" w:author="Опаева Лидия Арашаевна" w:date="2024-08-28T15:12:00Z"/>
              </w:rPr>
            </w:pPr>
            <w:ins w:id="5804" w:author="Опаева Лидия Арашаевна" w:date="2024-08-28T15:12:00Z">
              <w:r w:rsidRPr="007036CE">
                <w:t>Да</w:t>
              </w:r>
            </w:ins>
          </w:p>
        </w:tc>
        <w:tc>
          <w:tcPr>
            <w:tcW w:w="315" w:type="pct"/>
          </w:tcPr>
          <w:p w14:paraId="4A8581E6" w14:textId="77777777" w:rsidR="001C3522" w:rsidRPr="007036CE" w:rsidRDefault="001C3522" w:rsidP="001C3522">
            <w:pPr>
              <w:pStyle w:val="GOSTTablenorm"/>
              <w:rPr>
                <w:ins w:id="5805" w:author="Опаева Лидия Арашаевна" w:date="2024-08-28T15:12:00Z"/>
              </w:rPr>
            </w:pPr>
            <w:ins w:id="5806" w:author="Опаева Лидия Арашаевна" w:date="2024-08-28T15:12:00Z">
              <w:r w:rsidRPr="007036CE">
                <w:t>=3</w:t>
              </w:r>
            </w:ins>
          </w:p>
        </w:tc>
        <w:tc>
          <w:tcPr>
            <w:tcW w:w="2035" w:type="pct"/>
          </w:tcPr>
          <w:p w14:paraId="7ED52C71" w14:textId="77777777" w:rsidR="001C3522" w:rsidRPr="007036CE" w:rsidRDefault="001C3522" w:rsidP="001C3522">
            <w:pPr>
              <w:pStyle w:val="GOSTTablenorm"/>
              <w:rPr>
                <w:ins w:id="5807" w:author="Опаева Лидия Арашаевна" w:date="2024-08-28T15:12:00Z"/>
              </w:rPr>
            </w:pPr>
            <w:ins w:id="5808" w:author="Опаева Лидия Арашаевна" w:date="2024-08-28T15:12:00Z">
              <w:r w:rsidRPr="007036CE">
                <w:t>Указывается тип справки «БСЗ»</w:t>
              </w:r>
            </w:ins>
          </w:p>
        </w:tc>
      </w:tr>
      <w:tr w:rsidR="001C3522" w:rsidRPr="007036CE" w14:paraId="59FF1B4D" w14:textId="77777777" w:rsidTr="001C3522">
        <w:trPr>
          <w:trHeight w:val="125"/>
          <w:ins w:id="5809" w:author="Опаева Лидия Арашаевна" w:date="2024-08-28T15:12:00Z"/>
        </w:trPr>
        <w:tc>
          <w:tcPr>
            <w:tcW w:w="1100" w:type="pct"/>
          </w:tcPr>
          <w:p w14:paraId="31AACA05" w14:textId="77777777" w:rsidR="001C3522" w:rsidRPr="007036CE" w:rsidRDefault="001C3522" w:rsidP="001C3522">
            <w:pPr>
              <w:pStyle w:val="GOSTTablenorm"/>
              <w:rPr>
                <w:ins w:id="5810" w:author="Опаева Лидия Арашаевна" w:date="2024-08-28T15:12:00Z"/>
              </w:rPr>
            </w:pPr>
            <w:ins w:id="5811" w:author="Опаева Лидия Арашаевна" w:date="2024-08-28T15:12:00Z">
              <w:r w:rsidRPr="007036CE">
                <w:t>Наименование типа справки</w:t>
              </w:r>
            </w:ins>
          </w:p>
        </w:tc>
        <w:tc>
          <w:tcPr>
            <w:tcW w:w="750" w:type="pct"/>
          </w:tcPr>
          <w:p w14:paraId="0014E64E" w14:textId="77777777" w:rsidR="001C3522" w:rsidRPr="007036CE" w:rsidRDefault="001C3522" w:rsidP="001C3522">
            <w:pPr>
              <w:pStyle w:val="GOSTTablenorm"/>
              <w:rPr>
                <w:ins w:id="5812" w:author="Опаева Лидия Арашаевна" w:date="2024-08-28T15:12:00Z"/>
              </w:rPr>
            </w:pPr>
            <w:ins w:id="5813" w:author="Опаева Лидия Арашаевна" w:date="2024-08-28T15:12:00Z">
              <w:r w:rsidRPr="007036CE">
                <w:t>TtlPrt_FullTypeDoc</w:t>
              </w:r>
            </w:ins>
          </w:p>
        </w:tc>
        <w:tc>
          <w:tcPr>
            <w:tcW w:w="500" w:type="pct"/>
          </w:tcPr>
          <w:p w14:paraId="3CD3F290" w14:textId="77777777" w:rsidR="001C3522" w:rsidRPr="007036CE" w:rsidRDefault="001C3522" w:rsidP="001C3522">
            <w:pPr>
              <w:pStyle w:val="GOSTTablenorm"/>
              <w:rPr>
                <w:ins w:id="5814" w:author="Опаева Лидия Арашаевна" w:date="2024-08-28T15:12:00Z"/>
              </w:rPr>
            </w:pPr>
            <w:ins w:id="5815" w:author="Опаева Лидия Арашаевна" w:date="2024-08-28T15:12:00Z">
              <w:r w:rsidRPr="007036CE">
                <w:t>Строка</w:t>
              </w:r>
            </w:ins>
          </w:p>
        </w:tc>
        <w:tc>
          <w:tcPr>
            <w:tcW w:w="300" w:type="pct"/>
          </w:tcPr>
          <w:p w14:paraId="2A0D48F2" w14:textId="77777777" w:rsidR="001C3522" w:rsidRPr="007036CE" w:rsidRDefault="001C3522" w:rsidP="001C3522">
            <w:pPr>
              <w:pStyle w:val="GOSTTablenorm"/>
              <w:rPr>
                <w:ins w:id="5816" w:author="Опаева Лидия Арашаевна" w:date="2024-08-28T15:12:00Z"/>
              </w:rPr>
            </w:pPr>
            <w:ins w:id="5817" w:author="Опаева Лидия Арашаевна" w:date="2024-08-28T15:12:00Z">
              <w:r w:rsidRPr="007036CE">
                <w:t>Да</w:t>
              </w:r>
            </w:ins>
          </w:p>
        </w:tc>
        <w:tc>
          <w:tcPr>
            <w:tcW w:w="315" w:type="pct"/>
          </w:tcPr>
          <w:p w14:paraId="5AB429BB" w14:textId="77777777" w:rsidR="001C3522" w:rsidRPr="007036CE" w:rsidRDefault="001C3522" w:rsidP="001C3522">
            <w:pPr>
              <w:pStyle w:val="GOSTTablenorm"/>
              <w:rPr>
                <w:ins w:id="5818" w:author="Опаева Лидия Арашаевна" w:date="2024-08-28T15:12:00Z"/>
              </w:rPr>
            </w:pPr>
            <w:ins w:id="5819" w:author="Опаева Лидия Арашаевна" w:date="2024-08-28T15:12:00Z">
              <w:r w:rsidRPr="007036CE">
                <w:t>&lt;=2000</w:t>
              </w:r>
            </w:ins>
          </w:p>
        </w:tc>
        <w:tc>
          <w:tcPr>
            <w:tcW w:w="2035" w:type="pct"/>
          </w:tcPr>
          <w:p w14:paraId="4CB1BF27" w14:textId="77777777" w:rsidR="001C3522" w:rsidRPr="007036CE" w:rsidRDefault="001C3522" w:rsidP="001C3522">
            <w:pPr>
              <w:pStyle w:val="GOSTTablenorm"/>
              <w:rPr>
                <w:ins w:id="5820" w:author="Опаева Лидия Арашаевна" w:date="2024-08-28T15:12:00Z"/>
              </w:rPr>
            </w:pPr>
            <w:ins w:id="5821" w:author="Опаева Лидия Арашаевна" w:date="2024-08-28T15:12:00Z">
              <w:r w:rsidRPr="007036CE">
                <w:t>Указывается наименование справки</w:t>
              </w:r>
            </w:ins>
            <w:ins w:id="5822" w:author="Опаева Лидия Арашаевна" w:date="2024-08-28T15:13:00Z">
              <w:r w:rsidRPr="007036CE">
                <w:t xml:space="preserve"> </w:t>
              </w:r>
            </w:ins>
            <w:ins w:id="5823" w:author="Опаева Лидия Арашаевна" w:date="2024-08-28T15:12:00Z">
              <w:r w:rsidRPr="007036CE">
                <w:t>«Справка по заключению счетов»</w:t>
              </w:r>
            </w:ins>
          </w:p>
        </w:tc>
      </w:tr>
      <w:tr w:rsidR="001C3522" w:rsidRPr="007036CE" w14:paraId="677D421C" w14:textId="77777777" w:rsidTr="001C3522">
        <w:trPr>
          <w:ins w:id="5824" w:author="Опаева Лидия Арашаевна" w:date="2024-08-28T15:12:00Z"/>
        </w:trPr>
        <w:tc>
          <w:tcPr>
            <w:tcW w:w="1100" w:type="pct"/>
          </w:tcPr>
          <w:p w14:paraId="2AC73489" w14:textId="77777777" w:rsidR="001C3522" w:rsidRPr="007036CE" w:rsidRDefault="001C3522" w:rsidP="001C3522">
            <w:pPr>
              <w:pStyle w:val="GOSTTablenorm"/>
              <w:rPr>
                <w:ins w:id="5825" w:author="Опаева Лидия Арашаевна" w:date="2024-08-28T15:12:00Z"/>
              </w:rPr>
            </w:pPr>
            <w:ins w:id="5826" w:author="Опаева Лидия Арашаевна" w:date="2024-08-28T15:12:00Z">
              <w:r w:rsidRPr="007036CE">
                <w:t>Код валюты по ОКВ</w:t>
              </w:r>
            </w:ins>
          </w:p>
        </w:tc>
        <w:tc>
          <w:tcPr>
            <w:tcW w:w="750" w:type="pct"/>
          </w:tcPr>
          <w:p w14:paraId="37374443" w14:textId="77777777" w:rsidR="001C3522" w:rsidRPr="007036CE" w:rsidRDefault="001C3522" w:rsidP="001C3522">
            <w:pPr>
              <w:pStyle w:val="GOSTTablenorm"/>
              <w:rPr>
                <w:ins w:id="5827" w:author="Опаева Лидия Арашаевна" w:date="2024-08-28T15:12:00Z"/>
              </w:rPr>
            </w:pPr>
            <w:ins w:id="5828" w:author="Опаева Лидия Арашаевна" w:date="2024-08-28T15:12:00Z">
              <w:r w:rsidRPr="007036CE">
                <w:t>TtlPrt_CdCrr</w:t>
              </w:r>
            </w:ins>
          </w:p>
        </w:tc>
        <w:tc>
          <w:tcPr>
            <w:tcW w:w="500" w:type="pct"/>
          </w:tcPr>
          <w:p w14:paraId="5E4285AC" w14:textId="77777777" w:rsidR="001C3522" w:rsidRPr="007036CE" w:rsidRDefault="001C3522" w:rsidP="001C3522">
            <w:pPr>
              <w:pStyle w:val="GOSTTablenorm"/>
              <w:rPr>
                <w:ins w:id="5829" w:author="Опаева Лидия Арашаевна" w:date="2024-08-28T15:12:00Z"/>
              </w:rPr>
            </w:pPr>
            <w:ins w:id="5830" w:author="Опаева Лидия Арашаевна" w:date="2024-08-28T15:12:00Z">
              <w:r w:rsidRPr="007036CE">
                <w:t>Строка</w:t>
              </w:r>
            </w:ins>
          </w:p>
        </w:tc>
        <w:tc>
          <w:tcPr>
            <w:tcW w:w="300" w:type="pct"/>
          </w:tcPr>
          <w:p w14:paraId="390EEE54" w14:textId="77777777" w:rsidR="001C3522" w:rsidRPr="007036CE" w:rsidRDefault="001C3522" w:rsidP="001C3522">
            <w:pPr>
              <w:pStyle w:val="GOSTTablenorm"/>
              <w:rPr>
                <w:ins w:id="5831" w:author="Опаева Лидия Арашаевна" w:date="2024-08-28T15:12:00Z"/>
              </w:rPr>
            </w:pPr>
            <w:ins w:id="5832" w:author="Опаева Лидия Арашаевна" w:date="2024-08-28T15:12:00Z">
              <w:r w:rsidRPr="007036CE">
                <w:t>Да</w:t>
              </w:r>
            </w:ins>
          </w:p>
        </w:tc>
        <w:tc>
          <w:tcPr>
            <w:tcW w:w="315" w:type="pct"/>
          </w:tcPr>
          <w:p w14:paraId="0CD9D400" w14:textId="77777777" w:rsidR="001C3522" w:rsidRPr="007036CE" w:rsidRDefault="001C3522" w:rsidP="001C3522">
            <w:pPr>
              <w:pStyle w:val="GOSTTablenorm"/>
              <w:rPr>
                <w:ins w:id="5833" w:author="Опаева Лидия Арашаевна" w:date="2024-08-28T15:12:00Z"/>
              </w:rPr>
            </w:pPr>
            <w:ins w:id="5834" w:author="Опаева Лидия Арашаевна" w:date="2024-08-28T15:12:00Z">
              <w:r w:rsidRPr="007036CE">
                <w:t>=3</w:t>
              </w:r>
            </w:ins>
          </w:p>
        </w:tc>
        <w:tc>
          <w:tcPr>
            <w:tcW w:w="2035" w:type="pct"/>
          </w:tcPr>
          <w:p w14:paraId="1BA6C26B" w14:textId="77777777" w:rsidR="001C3522" w:rsidRPr="007036CE" w:rsidRDefault="001C3522" w:rsidP="001C3522">
            <w:pPr>
              <w:pStyle w:val="GOSTTablenorm"/>
              <w:rPr>
                <w:ins w:id="5835" w:author="Опаева Лидия Арашаевна" w:date="2024-08-28T15:12:00Z"/>
              </w:rPr>
            </w:pPr>
            <w:ins w:id="5836" w:author="Опаева Лидия Арашаевна" w:date="2024-08-28T15:12:00Z">
              <w:r w:rsidRPr="007036CE">
                <w:t>Указывается код валюты по Общероссийскому классификатору валют. Указывается код валюты «643»</w:t>
              </w:r>
            </w:ins>
          </w:p>
        </w:tc>
      </w:tr>
      <w:tr w:rsidR="001C3522" w:rsidRPr="007036CE" w14:paraId="3E4C5FC1" w14:textId="77777777" w:rsidTr="001C3522">
        <w:trPr>
          <w:ins w:id="5837" w:author="Опаева Лидия Арашаевна" w:date="2024-08-28T15:12:00Z"/>
        </w:trPr>
        <w:tc>
          <w:tcPr>
            <w:tcW w:w="1100" w:type="pct"/>
          </w:tcPr>
          <w:p w14:paraId="4B5E11B3" w14:textId="77777777" w:rsidR="001C3522" w:rsidRPr="007036CE" w:rsidRDefault="001C3522" w:rsidP="001C3522">
            <w:pPr>
              <w:pStyle w:val="GOSTTablenorm"/>
              <w:rPr>
                <w:ins w:id="5838" w:author="Опаева Лидия Арашаевна" w:date="2024-08-28T15:12:00Z"/>
              </w:rPr>
            </w:pPr>
            <w:ins w:id="5839" w:author="Опаева Лидия Арашаевна" w:date="2024-08-28T15:12:00Z">
              <w:r w:rsidRPr="007036CE">
                <w:t>Уровень конфиденциальности</w:t>
              </w:r>
            </w:ins>
          </w:p>
        </w:tc>
        <w:tc>
          <w:tcPr>
            <w:tcW w:w="750" w:type="pct"/>
          </w:tcPr>
          <w:p w14:paraId="72D9DE96" w14:textId="77777777" w:rsidR="001C3522" w:rsidRPr="007036CE" w:rsidRDefault="001C3522" w:rsidP="001C3522">
            <w:pPr>
              <w:pStyle w:val="GOSTTablenorm"/>
              <w:rPr>
                <w:ins w:id="5840" w:author="Опаева Лидия Арашаевна" w:date="2024-08-28T15:12:00Z"/>
              </w:rPr>
            </w:pPr>
            <w:ins w:id="5841" w:author="Опаева Лидия Арашаевна" w:date="2024-08-28T15:12:00Z">
              <w:r w:rsidRPr="007036CE">
                <w:t>SystemInformation_UFOS_SECRECY</w:t>
              </w:r>
            </w:ins>
          </w:p>
        </w:tc>
        <w:tc>
          <w:tcPr>
            <w:tcW w:w="500" w:type="pct"/>
          </w:tcPr>
          <w:p w14:paraId="2B3D032D" w14:textId="77777777" w:rsidR="001C3522" w:rsidRPr="007036CE" w:rsidRDefault="001C3522" w:rsidP="001C3522">
            <w:pPr>
              <w:pStyle w:val="GOSTTablenorm"/>
              <w:rPr>
                <w:ins w:id="5842" w:author="Опаева Лидия Арашаевна" w:date="2024-08-28T15:12:00Z"/>
              </w:rPr>
            </w:pPr>
            <w:ins w:id="5843" w:author="Опаева Лидия Арашаевна" w:date="2024-08-28T15:12:00Z">
              <w:r w:rsidRPr="007036CE">
                <w:t>Число</w:t>
              </w:r>
            </w:ins>
          </w:p>
        </w:tc>
        <w:tc>
          <w:tcPr>
            <w:tcW w:w="300" w:type="pct"/>
          </w:tcPr>
          <w:p w14:paraId="5EAF915D" w14:textId="77777777" w:rsidR="001C3522" w:rsidRPr="007036CE" w:rsidRDefault="001C3522" w:rsidP="001C3522">
            <w:pPr>
              <w:pStyle w:val="GOSTTablenorm"/>
              <w:rPr>
                <w:ins w:id="5844" w:author="Опаева Лидия Арашаевна" w:date="2024-08-28T15:12:00Z"/>
              </w:rPr>
            </w:pPr>
            <w:ins w:id="5845" w:author="Опаева Лидия Арашаевна" w:date="2024-08-28T15:12:00Z">
              <w:r w:rsidRPr="007036CE">
                <w:t>Да</w:t>
              </w:r>
            </w:ins>
          </w:p>
        </w:tc>
        <w:tc>
          <w:tcPr>
            <w:tcW w:w="315" w:type="pct"/>
          </w:tcPr>
          <w:p w14:paraId="10688996" w14:textId="77777777" w:rsidR="001C3522" w:rsidRPr="007036CE" w:rsidRDefault="001C3522" w:rsidP="001C3522">
            <w:pPr>
              <w:pStyle w:val="GOSTTablenorm"/>
              <w:rPr>
                <w:ins w:id="5846" w:author="Опаева Лидия Арашаевна" w:date="2024-08-28T15:12:00Z"/>
              </w:rPr>
            </w:pPr>
            <w:ins w:id="5847" w:author="Опаева Лидия Арашаевна" w:date="2024-08-28T15:12:00Z">
              <w:r w:rsidRPr="007036CE">
                <w:t>=1</w:t>
              </w:r>
            </w:ins>
          </w:p>
        </w:tc>
        <w:tc>
          <w:tcPr>
            <w:tcW w:w="2035" w:type="pct"/>
          </w:tcPr>
          <w:p w14:paraId="1572E915" w14:textId="77777777" w:rsidR="001C3522" w:rsidRPr="007036CE" w:rsidRDefault="001C3522" w:rsidP="001C3522">
            <w:pPr>
              <w:pStyle w:val="GOSTTablenorm"/>
              <w:rPr>
                <w:ins w:id="5848" w:author="Опаева Лидия Арашаевна" w:date="2024-08-28T15:12:00Z"/>
                <w:szCs w:val="22"/>
              </w:rPr>
            </w:pPr>
            <w:ins w:id="5849" w:author="Опаева Лидия Арашаевна" w:date="2024-08-28T15:12:00Z">
              <w:r w:rsidRPr="007036CE">
                <w:rPr>
                  <w:szCs w:val="22"/>
                </w:rPr>
                <w:t>Указывается уровень конфиденциальности документа.</w:t>
              </w:r>
            </w:ins>
          </w:p>
          <w:p w14:paraId="746476D5" w14:textId="77777777" w:rsidR="001C3522" w:rsidRPr="007036CE" w:rsidRDefault="001C3522" w:rsidP="001C3522">
            <w:pPr>
              <w:pStyle w:val="GOSTTablenorm"/>
              <w:rPr>
                <w:ins w:id="5850" w:author="Опаева Лидия Арашаевна" w:date="2024-08-28T15:12:00Z"/>
                <w:szCs w:val="22"/>
              </w:rPr>
            </w:pPr>
            <w:ins w:id="5851" w:author="Опаева Лидия Арашаевна" w:date="2024-08-28T15:12:00Z">
              <w:r w:rsidRPr="007036CE">
                <w:rPr>
                  <w:szCs w:val="22"/>
                </w:rPr>
                <w:t>Возможные значения:</w:t>
              </w:r>
            </w:ins>
          </w:p>
          <w:p w14:paraId="4D2FD006" w14:textId="23BBE26F" w:rsidR="001C3522" w:rsidRPr="007036CE" w:rsidRDefault="001C3522" w:rsidP="001C3522">
            <w:pPr>
              <w:pStyle w:val="GOSTTableListMark1"/>
              <w:numPr>
                <w:ilvl w:val="0"/>
                <w:numId w:val="2"/>
              </w:numPr>
              <w:tabs>
                <w:tab w:val="clear" w:pos="369"/>
                <w:tab w:val="num" w:pos="340"/>
              </w:tabs>
              <w:ind w:left="340"/>
              <w:rPr>
                <w:ins w:id="5852" w:author="Опаева Лидия Арашаевна" w:date="2024-08-28T15:12:00Z"/>
                <w:szCs w:val="22"/>
              </w:rPr>
            </w:pPr>
            <w:ins w:id="5853" w:author="Опаева Лидия Арашаевна" w:date="2024-08-28T15:12:00Z">
              <w:r w:rsidRPr="007036CE">
                <w:rPr>
                  <w:szCs w:val="22"/>
                </w:rPr>
                <w:t xml:space="preserve">«0» </w:t>
              </w:r>
            </w:ins>
            <w:ins w:id="5854" w:author="Опаева Лидия Арашаевна" w:date="2024-10-01T11:35:00Z">
              <w:r w:rsidR="005B1C15" w:rsidRPr="007036CE">
                <w:t>–</w:t>
              </w:r>
            </w:ins>
            <w:ins w:id="5855" w:author="Опаева Лидия Арашаевна" w:date="2024-08-28T15:12:00Z">
              <w:r w:rsidRPr="007036CE">
                <w:rPr>
                  <w:szCs w:val="22"/>
                </w:rPr>
                <w:t xml:space="preserve"> Несекретно</w:t>
              </w:r>
            </w:ins>
          </w:p>
        </w:tc>
      </w:tr>
      <w:tr w:rsidR="001C3522" w:rsidRPr="007036CE" w14:paraId="654022AA" w14:textId="77777777" w:rsidTr="001C3522">
        <w:trPr>
          <w:ins w:id="5856" w:author="Опаева Лидия Арашаевна" w:date="2024-08-28T15:12:00Z"/>
        </w:trPr>
        <w:tc>
          <w:tcPr>
            <w:tcW w:w="1100" w:type="pct"/>
          </w:tcPr>
          <w:p w14:paraId="13024655" w14:textId="77777777" w:rsidR="001C3522" w:rsidRPr="007036CE" w:rsidRDefault="001C3522" w:rsidP="001C3522">
            <w:pPr>
              <w:pStyle w:val="GOSTTablenorm"/>
              <w:rPr>
                <w:ins w:id="5857" w:author="Опаева Лидия Арашаевна" w:date="2024-08-28T15:12:00Z"/>
              </w:rPr>
            </w:pPr>
            <w:ins w:id="5858" w:author="Опаева Лидия Арашаевна" w:date="2024-08-28T15:12:00Z">
              <w:r w:rsidRPr="007036CE">
                <w:t>Код бюджета</w:t>
              </w:r>
            </w:ins>
          </w:p>
        </w:tc>
        <w:tc>
          <w:tcPr>
            <w:tcW w:w="750" w:type="pct"/>
          </w:tcPr>
          <w:p w14:paraId="5950EED6" w14:textId="77777777" w:rsidR="001C3522" w:rsidRPr="007036CE" w:rsidRDefault="001C3522" w:rsidP="001C3522">
            <w:pPr>
              <w:pStyle w:val="GOSTTablenorm"/>
              <w:rPr>
                <w:ins w:id="5859" w:author="Опаева Лидия Арашаевна" w:date="2024-08-28T15:12:00Z"/>
              </w:rPr>
            </w:pPr>
            <w:ins w:id="5860" w:author="Опаева Лидия Арашаевна" w:date="2024-08-28T15:12:00Z">
              <w:r w:rsidRPr="007036CE">
                <w:t>TtlPrt_Budget_Cd</w:t>
              </w:r>
            </w:ins>
          </w:p>
        </w:tc>
        <w:tc>
          <w:tcPr>
            <w:tcW w:w="500" w:type="pct"/>
          </w:tcPr>
          <w:p w14:paraId="10E77E48" w14:textId="77777777" w:rsidR="001C3522" w:rsidRPr="007036CE" w:rsidRDefault="001C3522" w:rsidP="001C3522">
            <w:pPr>
              <w:pStyle w:val="GOSTTablenorm"/>
              <w:rPr>
                <w:ins w:id="5861" w:author="Опаева Лидия Арашаевна" w:date="2024-08-28T15:12:00Z"/>
              </w:rPr>
            </w:pPr>
            <w:ins w:id="5862" w:author="Опаева Лидия Арашаевна" w:date="2024-08-28T15:12:00Z">
              <w:r w:rsidRPr="007036CE">
                <w:t>Строка</w:t>
              </w:r>
            </w:ins>
          </w:p>
        </w:tc>
        <w:tc>
          <w:tcPr>
            <w:tcW w:w="300" w:type="pct"/>
          </w:tcPr>
          <w:p w14:paraId="1BE45145" w14:textId="77777777" w:rsidR="001C3522" w:rsidRPr="007036CE" w:rsidRDefault="001C3522" w:rsidP="001C3522">
            <w:pPr>
              <w:pStyle w:val="GOSTTablenorm"/>
              <w:rPr>
                <w:ins w:id="5863" w:author="Опаева Лидия Арашаевна" w:date="2024-08-28T15:12:00Z"/>
              </w:rPr>
            </w:pPr>
            <w:ins w:id="5864" w:author="Опаева Лидия Арашаевна" w:date="2024-08-28T15:12:00Z">
              <w:r w:rsidRPr="007036CE">
                <w:t>Да</w:t>
              </w:r>
            </w:ins>
          </w:p>
        </w:tc>
        <w:tc>
          <w:tcPr>
            <w:tcW w:w="315" w:type="pct"/>
          </w:tcPr>
          <w:p w14:paraId="210E97FD" w14:textId="77777777" w:rsidR="001C3522" w:rsidRPr="007036CE" w:rsidRDefault="001C3522" w:rsidP="001C3522">
            <w:pPr>
              <w:pStyle w:val="GOSTTablenorm"/>
              <w:rPr>
                <w:ins w:id="5865" w:author="Опаева Лидия Арашаевна" w:date="2024-08-28T15:12:00Z"/>
              </w:rPr>
            </w:pPr>
            <w:ins w:id="5866" w:author="Опаева Лидия Арашаевна" w:date="2024-08-28T15:12:00Z">
              <w:r w:rsidRPr="007036CE">
                <w:t>=8</w:t>
              </w:r>
            </w:ins>
          </w:p>
        </w:tc>
        <w:tc>
          <w:tcPr>
            <w:tcW w:w="2035" w:type="pct"/>
          </w:tcPr>
          <w:p w14:paraId="47E9892B" w14:textId="77777777" w:rsidR="001C3522" w:rsidRPr="007036CE" w:rsidRDefault="001C3522" w:rsidP="001C3522">
            <w:pPr>
              <w:pStyle w:val="GOSTTablenorm"/>
              <w:rPr>
                <w:ins w:id="5867" w:author="Опаева Лидия Арашаевна" w:date="2024-08-28T15:12:00Z"/>
              </w:rPr>
            </w:pPr>
            <w:ins w:id="5868" w:author="Опаева Лидия Арашаевна" w:date="2024-08-28T15:12:00Z">
              <w:r w:rsidRPr="007036CE">
                <w:t>Указывается код бюджета «</w:t>
              </w:r>
              <w:r w:rsidRPr="007036CE">
                <w:rPr>
                  <w:bCs/>
                  <w:szCs w:val="22"/>
                </w:rPr>
                <w:t>99010001</w:t>
              </w:r>
              <w:r w:rsidRPr="007036CE">
                <w:t>»</w:t>
              </w:r>
            </w:ins>
          </w:p>
        </w:tc>
      </w:tr>
      <w:tr w:rsidR="001C3522" w:rsidRPr="007036CE" w14:paraId="4E271566" w14:textId="77777777" w:rsidTr="001C3522">
        <w:trPr>
          <w:ins w:id="5869" w:author="Опаева Лидия Арашаевна" w:date="2024-08-28T15:12:00Z"/>
        </w:trPr>
        <w:tc>
          <w:tcPr>
            <w:tcW w:w="1100" w:type="pct"/>
          </w:tcPr>
          <w:p w14:paraId="687ED11C" w14:textId="77777777" w:rsidR="001C3522" w:rsidRPr="007036CE" w:rsidRDefault="001C3522" w:rsidP="001C3522">
            <w:pPr>
              <w:pStyle w:val="GOSTTablenorm"/>
              <w:rPr>
                <w:ins w:id="5870" w:author="Опаева Лидия Арашаевна" w:date="2024-08-28T15:12:00Z"/>
              </w:rPr>
            </w:pPr>
            <w:ins w:id="5871" w:author="Опаева Лидия Арашаевна" w:date="2024-08-28T15:12:00Z">
              <w:r w:rsidRPr="007036CE">
                <w:t>Книга учета</w:t>
              </w:r>
            </w:ins>
          </w:p>
        </w:tc>
        <w:tc>
          <w:tcPr>
            <w:tcW w:w="750" w:type="pct"/>
          </w:tcPr>
          <w:p w14:paraId="64291AF4" w14:textId="77777777" w:rsidR="001C3522" w:rsidRPr="007036CE" w:rsidRDefault="001C3522" w:rsidP="001C3522">
            <w:pPr>
              <w:pStyle w:val="GOSTTablenorm"/>
              <w:rPr>
                <w:ins w:id="5872" w:author="Опаева Лидия Арашаевна" w:date="2024-08-28T15:12:00Z"/>
              </w:rPr>
            </w:pPr>
            <w:ins w:id="5873" w:author="Опаева Лидия Арашаевна" w:date="2024-08-28T15:12:00Z">
              <w:r w:rsidRPr="007036CE">
                <w:t>TtlPrt_LEDGERBOOK</w:t>
              </w:r>
            </w:ins>
          </w:p>
        </w:tc>
        <w:tc>
          <w:tcPr>
            <w:tcW w:w="500" w:type="pct"/>
          </w:tcPr>
          <w:p w14:paraId="17FBDF2E" w14:textId="77777777" w:rsidR="001C3522" w:rsidRPr="007036CE" w:rsidRDefault="001C3522" w:rsidP="001C3522">
            <w:pPr>
              <w:pStyle w:val="GOSTTablenorm"/>
              <w:rPr>
                <w:ins w:id="5874" w:author="Опаева Лидия Арашаевна" w:date="2024-08-28T15:12:00Z"/>
              </w:rPr>
            </w:pPr>
            <w:ins w:id="5875" w:author="Опаева Лидия Арашаевна" w:date="2024-08-28T15:12:00Z">
              <w:r w:rsidRPr="007036CE">
                <w:t>Строка</w:t>
              </w:r>
            </w:ins>
          </w:p>
        </w:tc>
        <w:tc>
          <w:tcPr>
            <w:tcW w:w="300" w:type="pct"/>
          </w:tcPr>
          <w:p w14:paraId="34ADA7B3" w14:textId="77777777" w:rsidR="001C3522" w:rsidRPr="007036CE" w:rsidRDefault="001C3522" w:rsidP="001C3522">
            <w:pPr>
              <w:pStyle w:val="GOSTTablenorm"/>
              <w:rPr>
                <w:ins w:id="5876" w:author="Опаева Лидия Арашаевна" w:date="2024-08-28T15:12:00Z"/>
              </w:rPr>
            </w:pPr>
            <w:ins w:id="5877" w:author="Опаева Лидия Арашаевна" w:date="2024-08-28T15:12:00Z">
              <w:r w:rsidRPr="007036CE">
                <w:t>Да</w:t>
              </w:r>
            </w:ins>
          </w:p>
        </w:tc>
        <w:tc>
          <w:tcPr>
            <w:tcW w:w="315" w:type="pct"/>
          </w:tcPr>
          <w:p w14:paraId="05075C84" w14:textId="77777777" w:rsidR="001C3522" w:rsidRPr="007036CE" w:rsidRDefault="001C3522" w:rsidP="001C3522">
            <w:pPr>
              <w:pStyle w:val="GOSTTablenorm"/>
              <w:rPr>
                <w:ins w:id="5878" w:author="Опаева Лидия Арашаевна" w:date="2024-08-28T15:12:00Z"/>
              </w:rPr>
            </w:pPr>
            <w:ins w:id="5879" w:author="Опаева Лидия Арашаевна" w:date="2024-08-28T15:12:00Z">
              <w:r w:rsidRPr="007036CE">
                <w:t>&lt;=100</w:t>
              </w:r>
            </w:ins>
          </w:p>
        </w:tc>
        <w:tc>
          <w:tcPr>
            <w:tcW w:w="2035" w:type="pct"/>
          </w:tcPr>
          <w:p w14:paraId="0674E94E" w14:textId="77777777" w:rsidR="001C3522" w:rsidRPr="007036CE" w:rsidRDefault="001C3522" w:rsidP="001C3522">
            <w:pPr>
              <w:pStyle w:val="GOSTTablenorm"/>
              <w:rPr>
                <w:ins w:id="5880" w:author="Опаева Лидия Арашаевна" w:date="2024-08-28T15:12:00Z"/>
              </w:rPr>
            </w:pPr>
            <w:ins w:id="5881" w:author="Опаева Лидия Арашаевна" w:date="2024-08-28T15:12:00Z">
              <w:r w:rsidRPr="007036CE">
                <w:t>Указывается системное наименование книги бухгалтерского учета «FTAccFedOrg»</w:t>
              </w:r>
            </w:ins>
          </w:p>
        </w:tc>
      </w:tr>
      <w:tr w:rsidR="001C3522" w:rsidRPr="007036CE" w14:paraId="492B514A" w14:textId="77777777" w:rsidTr="001C3522">
        <w:trPr>
          <w:ins w:id="5882" w:author="Опаева Лидия Арашаевна" w:date="2024-08-28T15:12:00Z"/>
        </w:trPr>
        <w:tc>
          <w:tcPr>
            <w:tcW w:w="1100" w:type="pct"/>
          </w:tcPr>
          <w:p w14:paraId="4C6CCF82" w14:textId="77777777" w:rsidR="001C3522" w:rsidRPr="007036CE" w:rsidRDefault="001C3522" w:rsidP="001C3522">
            <w:pPr>
              <w:pStyle w:val="GOSTTablenorm"/>
              <w:rPr>
                <w:ins w:id="5883" w:author="Опаева Лидия Арашаевна" w:date="2024-08-28T15:12:00Z"/>
                <w:b/>
                <w:bCs/>
                <w:szCs w:val="22"/>
              </w:rPr>
            </w:pPr>
            <w:ins w:id="5884" w:author="Опаева Лидия Арашаевна" w:date="2024-08-28T15:12:00Z">
              <w:r w:rsidRPr="007036CE">
                <w:rPr>
                  <w:b/>
                  <w:bCs/>
                  <w:szCs w:val="22"/>
                </w:rPr>
                <w:t>Строки</w:t>
              </w:r>
            </w:ins>
          </w:p>
        </w:tc>
        <w:tc>
          <w:tcPr>
            <w:tcW w:w="750" w:type="pct"/>
          </w:tcPr>
          <w:p w14:paraId="056185D2" w14:textId="77777777" w:rsidR="001C3522" w:rsidRPr="007036CE" w:rsidRDefault="001C3522" w:rsidP="001C3522">
            <w:pPr>
              <w:pStyle w:val="GOSTTablenorm"/>
              <w:rPr>
                <w:ins w:id="5885" w:author="Опаева Лидия Арашаевна" w:date="2024-08-28T15:12:00Z"/>
                <w:b/>
                <w:bCs/>
                <w:szCs w:val="22"/>
              </w:rPr>
            </w:pPr>
            <w:ins w:id="5886" w:author="Опаева Лидия Арашаевна" w:date="2024-08-28T15:12:00Z">
              <w:r w:rsidRPr="007036CE">
                <w:rPr>
                  <w:b/>
                  <w:bCs/>
                  <w:szCs w:val="22"/>
                </w:rPr>
                <w:t>T0504833</w:t>
              </w:r>
            </w:ins>
          </w:p>
        </w:tc>
        <w:tc>
          <w:tcPr>
            <w:tcW w:w="500" w:type="pct"/>
          </w:tcPr>
          <w:p w14:paraId="095789BB" w14:textId="77777777" w:rsidR="001C3522" w:rsidRPr="007036CE" w:rsidRDefault="001C3522" w:rsidP="001C3522">
            <w:pPr>
              <w:pStyle w:val="GOSTTablenorm"/>
              <w:rPr>
                <w:ins w:id="5887" w:author="Опаева Лидия Арашаевна" w:date="2024-08-28T15:12:00Z"/>
                <w:szCs w:val="22"/>
              </w:rPr>
            </w:pPr>
            <w:ins w:id="5888" w:author="Опаева Лидия Арашаевна" w:date="2024-08-28T15:12:00Z">
              <w:r w:rsidRPr="007036CE">
                <w:rPr>
                  <w:bCs/>
                  <w:szCs w:val="22"/>
                </w:rPr>
                <w:t>Массив</w:t>
              </w:r>
            </w:ins>
          </w:p>
        </w:tc>
        <w:tc>
          <w:tcPr>
            <w:tcW w:w="300" w:type="pct"/>
          </w:tcPr>
          <w:p w14:paraId="7E4B8680" w14:textId="77777777" w:rsidR="001C3522" w:rsidRPr="007036CE" w:rsidRDefault="001C3522" w:rsidP="001C3522">
            <w:pPr>
              <w:pStyle w:val="GOSTTablenorm"/>
              <w:rPr>
                <w:ins w:id="5889" w:author="Опаева Лидия Арашаевна" w:date="2024-08-28T15:12:00Z"/>
                <w:szCs w:val="22"/>
              </w:rPr>
            </w:pPr>
            <w:ins w:id="5890" w:author="Опаева Лидия Арашаевна" w:date="2024-08-28T15:12:00Z">
              <w:r w:rsidRPr="007036CE">
                <w:rPr>
                  <w:szCs w:val="22"/>
                </w:rPr>
                <w:t>Да</w:t>
              </w:r>
            </w:ins>
          </w:p>
        </w:tc>
        <w:tc>
          <w:tcPr>
            <w:tcW w:w="315" w:type="pct"/>
          </w:tcPr>
          <w:p w14:paraId="3273C5DA" w14:textId="77777777" w:rsidR="001C3522" w:rsidRPr="007036CE" w:rsidRDefault="001C3522" w:rsidP="001C3522">
            <w:pPr>
              <w:pStyle w:val="GOSTTablenorm"/>
              <w:rPr>
                <w:ins w:id="5891" w:author="Опаева Лидия Арашаевна" w:date="2024-08-28T15:12:00Z"/>
                <w:szCs w:val="22"/>
              </w:rPr>
            </w:pPr>
            <w:ins w:id="5892" w:author="Опаева Лидия Арашаевна" w:date="2024-08-28T15:12:00Z">
              <w:r w:rsidRPr="007036CE">
                <w:rPr>
                  <w:szCs w:val="22"/>
                </w:rPr>
                <w:t>-</w:t>
              </w:r>
            </w:ins>
          </w:p>
        </w:tc>
        <w:tc>
          <w:tcPr>
            <w:tcW w:w="2035" w:type="pct"/>
          </w:tcPr>
          <w:p w14:paraId="1E79FEA9" w14:textId="77777777" w:rsidR="001C3522" w:rsidRPr="007036CE" w:rsidRDefault="001C3522" w:rsidP="001C3522">
            <w:pPr>
              <w:pStyle w:val="GOSTTablenorm"/>
              <w:rPr>
                <w:ins w:id="5893" w:author="Опаева Лидия Арашаевна" w:date="2024-08-28T15:12:00Z"/>
                <w:szCs w:val="22"/>
              </w:rPr>
            </w:pPr>
            <w:ins w:id="5894" w:author="Опаева Лидия Арашаевна" w:date="2024-08-28T15:12:00Z">
              <w:r w:rsidRPr="007036CE">
                <w:rPr>
                  <w:szCs w:val="22"/>
                </w:rPr>
                <w:t>-</w:t>
              </w:r>
            </w:ins>
          </w:p>
        </w:tc>
      </w:tr>
      <w:tr w:rsidR="001C3522" w:rsidRPr="007036CE" w14:paraId="2A53272A" w14:textId="77777777" w:rsidTr="001C3522">
        <w:trPr>
          <w:ins w:id="5895" w:author="Опаева Лидия Арашаевна" w:date="2024-08-28T15:12:00Z"/>
        </w:trPr>
        <w:tc>
          <w:tcPr>
            <w:tcW w:w="1100" w:type="pct"/>
          </w:tcPr>
          <w:p w14:paraId="1DDA710E" w14:textId="77777777" w:rsidR="001C3522" w:rsidRPr="007036CE" w:rsidRDefault="001C3522" w:rsidP="001C3522">
            <w:pPr>
              <w:pStyle w:val="GOSTTablenorm"/>
              <w:rPr>
                <w:ins w:id="5896" w:author="Опаева Лидия Арашаевна" w:date="2024-08-28T15:12:00Z"/>
                <w:bCs/>
                <w:szCs w:val="22"/>
              </w:rPr>
            </w:pPr>
            <w:ins w:id="5897" w:author="Опаева Лидия Арашаевна" w:date="2024-08-28T15:12:00Z">
              <w:r w:rsidRPr="007036CE">
                <w:lastRenderedPageBreak/>
                <w:t>Идентификатор строки</w:t>
              </w:r>
            </w:ins>
          </w:p>
        </w:tc>
        <w:tc>
          <w:tcPr>
            <w:tcW w:w="750" w:type="pct"/>
          </w:tcPr>
          <w:p w14:paraId="602FF283" w14:textId="77777777" w:rsidR="001C3522" w:rsidRPr="007036CE" w:rsidRDefault="001C3522" w:rsidP="001C3522">
            <w:pPr>
              <w:pStyle w:val="GOSTTablenorm"/>
              <w:rPr>
                <w:ins w:id="5898" w:author="Опаева Лидия Арашаевна" w:date="2024-08-28T15:12:00Z"/>
                <w:bCs/>
                <w:szCs w:val="22"/>
              </w:rPr>
            </w:pPr>
            <w:ins w:id="5899" w:author="Опаева Лидия Арашаевна" w:date="2024-08-28T15:12:00Z">
              <w:r w:rsidRPr="007036CE">
                <w:rPr>
                  <w:b/>
                  <w:bCs/>
                  <w:szCs w:val="22"/>
                </w:rPr>
                <w:t>T0504833</w:t>
              </w:r>
              <w:r w:rsidRPr="007036CE">
                <w:t>:</w:t>
              </w:r>
              <w:r w:rsidRPr="007036CE">
                <w:rPr>
                  <w:lang w:val="en-US"/>
                </w:rPr>
                <w:t>id</w:t>
              </w:r>
            </w:ins>
          </w:p>
        </w:tc>
        <w:tc>
          <w:tcPr>
            <w:tcW w:w="500" w:type="pct"/>
          </w:tcPr>
          <w:p w14:paraId="2A776FEC" w14:textId="77777777" w:rsidR="001C3522" w:rsidRPr="007036CE" w:rsidRDefault="001C3522" w:rsidP="001C3522">
            <w:pPr>
              <w:pStyle w:val="GOSTTablenorm"/>
              <w:rPr>
                <w:ins w:id="5900" w:author="Опаева Лидия Арашаевна" w:date="2024-08-28T15:12:00Z"/>
                <w:bCs/>
                <w:szCs w:val="22"/>
              </w:rPr>
            </w:pPr>
            <w:ins w:id="5901" w:author="Опаева Лидия Арашаевна" w:date="2024-08-28T15:12:00Z">
              <w:r w:rsidRPr="007036CE">
                <w:rPr>
                  <w:szCs w:val="22"/>
                </w:rPr>
                <w:t>Число</w:t>
              </w:r>
            </w:ins>
          </w:p>
        </w:tc>
        <w:tc>
          <w:tcPr>
            <w:tcW w:w="300" w:type="pct"/>
          </w:tcPr>
          <w:p w14:paraId="430D6C87" w14:textId="77777777" w:rsidR="001C3522" w:rsidRPr="007036CE" w:rsidRDefault="001C3522" w:rsidP="001C3522">
            <w:pPr>
              <w:pStyle w:val="GOSTTablenorm"/>
              <w:rPr>
                <w:ins w:id="5902" w:author="Опаева Лидия Арашаевна" w:date="2024-08-28T15:12:00Z"/>
                <w:szCs w:val="22"/>
              </w:rPr>
            </w:pPr>
            <w:ins w:id="5903" w:author="Опаева Лидия Арашаевна" w:date="2024-08-28T15:12:00Z">
              <w:r w:rsidRPr="007036CE">
                <w:rPr>
                  <w:szCs w:val="22"/>
                </w:rPr>
                <w:t>Да</w:t>
              </w:r>
            </w:ins>
          </w:p>
        </w:tc>
        <w:tc>
          <w:tcPr>
            <w:tcW w:w="315" w:type="pct"/>
          </w:tcPr>
          <w:p w14:paraId="75094EEE" w14:textId="77777777" w:rsidR="001C3522" w:rsidRPr="007036CE" w:rsidRDefault="001C3522" w:rsidP="001C3522">
            <w:pPr>
              <w:pStyle w:val="GOSTTablenorm"/>
              <w:rPr>
                <w:ins w:id="5904" w:author="Опаева Лидия Арашаевна" w:date="2024-08-28T15:12:00Z"/>
                <w:lang w:val="en-US"/>
              </w:rPr>
            </w:pPr>
            <w:ins w:id="5905" w:author="Опаева Лидия Арашаевна" w:date="2024-08-28T15:12:00Z">
              <w:r w:rsidRPr="007036CE">
                <w:rPr>
                  <w:szCs w:val="22"/>
                </w:rPr>
                <w:t>&lt;=20</w:t>
              </w:r>
            </w:ins>
          </w:p>
        </w:tc>
        <w:tc>
          <w:tcPr>
            <w:tcW w:w="2035" w:type="pct"/>
          </w:tcPr>
          <w:p w14:paraId="01260324" w14:textId="77777777" w:rsidR="001C3522" w:rsidRPr="007036CE" w:rsidRDefault="001C3522" w:rsidP="001C3522">
            <w:pPr>
              <w:pStyle w:val="GOSTTablenorm"/>
              <w:rPr>
                <w:ins w:id="5906" w:author="Опаева Лидия Арашаевна" w:date="2024-08-28T15:12:00Z"/>
                <w:szCs w:val="22"/>
              </w:rPr>
            </w:pPr>
            <w:ins w:id="5907" w:author="Опаева Лидия Арашаевна" w:date="2024-08-28T15:12:00Z">
              <w:r w:rsidRPr="007036CE">
                <w:rPr>
                  <w:szCs w:val="22"/>
                </w:rPr>
                <w:t>Указывается технический идентификатор строки</w:t>
              </w:r>
            </w:ins>
          </w:p>
        </w:tc>
      </w:tr>
      <w:tr w:rsidR="001C3522" w:rsidRPr="007036CE" w14:paraId="1935C87E" w14:textId="77777777" w:rsidTr="001C3522">
        <w:trPr>
          <w:ins w:id="5908" w:author="Опаева Лидия Арашаевна" w:date="2024-08-28T15:12:00Z"/>
        </w:trPr>
        <w:tc>
          <w:tcPr>
            <w:tcW w:w="1100" w:type="pct"/>
          </w:tcPr>
          <w:p w14:paraId="53123ABE" w14:textId="77777777" w:rsidR="001C3522" w:rsidRPr="007036CE" w:rsidRDefault="001C3522" w:rsidP="001C3522">
            <w:pPr>
              <w:pStyle w:val="GOSTTablenorm"/>
              <w:rPr>
                <w:ins w:id="5909" w:author="Опаева Лидия Арашаевна" w:date="2024-08-28T15:12:00Z"/>
                <w:bCs/>
                <w:szCs w:val="22"/>
              </w:rPr>
            </w:pPr>
            <w:ins w:id="5910" w:author="Опаева Лидия Арашаевна" w:date="2024-08-28T15:12:00Z">
              <w:r w:rsidRPr="007036CE">
                <w:rPr>
                  <w:bCs/>
                  <w:szCs w:val="22"/>
                </w:rPr>
                <w:t>Номер строки</w:t>
              </w:r>
            </w:ins>
          </w:p>
        </w:tc>
        <w:tc>
          <w:tcPr>
            <w:tcW w:w="750" w:type="pct"/>
          </w:tcPr>
          <w:p w14:paraId="7D64711C" w14:textId="77777777" w:rsidR="001C3522" w:rsidRPr="007036CE" w:rsidRDefault="001C3522" w:rsidP="001C3522">
            <w:pPr>
              <w:pStyle w:val="GOSTTablenorm"/>
              <w:rPr>
                <w:ins w:id="5911" w:author="Опаева Лидия Арашаевна" w:date="2024-08-28T15:12:00Z"/>
                <w:bCs/>
                <w:szCs w:val="22"/>
              </w:rPr>
            </w:pPr>
            <w:ins w:id="5912" w:author="Опаева Лидия Арашаевна" w:date="2024-08-28T15:12:00Z">
              <w:r w:rsidRPr="007036CE">
                <w:rPr>
                  <w:b/>
                  <w:bCs/>
                  <w:szCs w:val="22"/>
                </w:rPr>
                <w:t>T0504833:</w:t>
              </w:r>
              <w:r w:rsidRPr="007036CE">
                <w:rPr>
                  <w:bCs/>
                  <w:szCs w:val="22"/>
                </w:rPr>
                <w:t>NPP</w:t>
              </w:r>
            </w:ins>
          </w:p>
        </w:tc>
        <w:tc>
          <w:tcPr>
            <w:tcW w:w="500" w:type="pct"/>
          </w:tcPr>
          <w:p w14:paraId="11543EDA" w14:textId="77777777" w:rsidR="001C3522" w:rsidRPr="007036CE" w:rsidRDefault="001C3522" w:rsidP="001C3522">
            <w:pPr>
              <w:pStyle w:val="GOSTTablenorm"/>
              <w:rPr>
                <w:ins w:id="5913" w:author="Опаева Лидия Арашаевна" w:date="2024-08-28T15:12:00Z"/>
                <w:szCs w:val="22"/>
              </w:rPr>
            </w:pPr>
            <w:ins w:id="5914" w:author="Опаева Лидия Арашаевна" w:date="2024-08-28T15:12:00Z">
              <w:r w:rsidRPr="007036CE">
                <w:rPr>
                  <w:bCs/>
                  <w:szCs w:val="22"/>
                </w:rPr>
                <w:t>Число</w:t>
              </w:r>
            </w:ins>
          </w:p>
        </w:tc>
        <w:tc>
          <w:tcPr>
            <w:tcW w:w="300" w:type="pct"/>
          </w:tcPr>
          <w:p w14:paraId="67FBF873" w14:textId="77777777" w:rsidR="001C3522" w:rsidRPr="007036CE" w:rsidRDefault="001C3522" w:rsidP="001C3522">
            <w:pPr>
              <w:pStyle w:val="GOSTTablenorm"/>
              <w:rPr>
                <w:ins w:id="5915" w:author="Опаева Лидия Арашаевна" w:date="2024-08-28T15:12:00Z"/>
                <w:szCs w:val="22"/>
              </w:rPr>
            </w:pPr>
            <w:ins w:id="5916" w:author="Опаева Лидия Арашаевна" w:date="2024-08-28T15:12:00Z">
              <w:r w:rsidRPr="007036CE">
                <w:rPr>
                  <w:szCs w:val="22"/>
                </w:rPr>
                <w:t>Да</w:t>
              </w:r>
            </w:ins>
          </w:p>
        </w:tc>
        <w:tc>
          <w:tcPr>
            <w:tcW w:w="315" w:type="pct"/>
          </w:tcPr>
          <w:p w14:paraId="48774A04" w14:textId="77777777" w:rsidR="001C3522" w:rsidRPr="007036CE" w:rsidRDefault="001C3522" w:rsidP="001C3522">
            <w:pPr>
              <w:pStyle w:val="GOSTTablenorm"/>
              <w:rPr>
                <w:ins w:id="5917" w:author="Опаева Лидия Арашаевна" w:date="2024-08-28T15:12:00Z"/>
                <w:szCs w:val="22"/>
              </w:rPr>
            </w:pPr>
            <w:ins w:id="5918" w:author="Опаева Лидия Арашаевна" w:date="2024-08-28T15:12:00Z">
              <w:r w:rsidRPr="007036CE">
                <w:rPr>
                  <w:lang w:val="en-US"/>
                </w:rPr>
                <w:t>&lt;=5</w:t>
              </w:r>
            </w:ins>
          </w:p>
        </w:tc>
        <w:tc>
          <w:tcPr>
            <w:tcW w:w="2035" w:type="pct"/>
          </w:tcPr>
          <w:p w14:paraId="235F470F" w14:textId="77777777" w:rsidR="001C3522" w:rsidRPr="007036CE" w:rsidRDefault="001C3522" w:rsidP="001C3522">
            <w:pPr>
              <w:pStyle w:val="GOSTTablenorm"/>
              <w:rPr>
                <w:ins w:id="5919" w:author="Опаева Лидия Арашаевна" w:date="2024-08-28T15:12:00Z"/>
                <w:szCs w:val="22"/>
              </w:rPr>
            </w:pPr>
            <w:ins w:id="5920" w:author="Опаева Лидия Арашаевна" w:date="2024-08-28T15:12:00Z">
              <w:r w:rsidRPr="007036CE">
                <w:rPr>
                  <w:szCs w:val="22"/>
                </w:rPr>
                <w:t>Указывается порядковый номер строки</w:t>
              </w:r>
            </w:ins>
          </w:p>
        </w:tc>
      </w:tr>
      <w:tr w:rsidR="001C3522" w:rsidRPr="007036CE" w14:paraId="44172301" w14:textId="77777777" w:rsidTr="001C3522">
        <w:trPr>
          <w:ins w:id="5921" w:author="Опаева Лидия Арашаевна" w:date="2024-08-28T15:12:00Z"/>
        </w:trPr>
        <w:tc>
          <w:tcPr>
            <w:tcW w:w="1100" w:type="pct"/>
          </w:tcPr>
          <w:p w14:paraId="3F594C89" w14:textId="77777777" w:rsidR="001C3522" w:rsidRPr="007036CE" w:rsidRDefault="001C3522" w:rsidP="001C3522">
            <w:pPr>
              <w:pStyle w:val="GOSTTablenorm"/>
              <w:rPr>
                <w:ins w:id="5922" w:author="Опаева Лидия Арашаевна" w:date="2024-08-28T15:12:00Z"/>
                <w:bCs/>
                <w:szCs w:val="22"/>
              </w:rPr>
            </w:pPr>
            <w:ins w:id="5923" w:author="Опаева Лидия Арашаевна" w:date="2024-08-28T15:12:00Z">
              <w:r w:rsidRPr="007036CE">
                <w:rPr>
                  <w:bCs/>
                  <w:szCs w:val="22"/>
                </w:rPr>
                <w:t>Наименование операции</w:t>
              </w:r>
            </w:ins>
          </w:p>
        </w:tc>
        <w:tc>
          <w:tcPr>
            <w:tcW w:w="750" w:type="pct"/>
          </w:tcPr>
          <w:p w14:paraId="5FD9F78A" w14:textId="77777777" w:rsidR="001C3522" w:rsidRPr="007036CE" w:rsidRDefault="001C3522" w:rsidP="001C3522">
            <w:pPr>
              <w:pStyle w:val="GOSTTablenorm"/>
              <w:rPr>
                <w:ins w:id="5924" w:author="Опаева Лидия Арашаевна" w:date="2024-08-28T15:12:00Z"/>
                <w:bCs/>
                <w:szCs w:val="22"/>
              </w:rPr>
            </w:pPr>
            <w:ins w:id="5925" w:author="Опаева Лидия Арашаевна" w:date="2024-08-28T15:12:00Z">
              <w:r w:rsidRPr="007036CE">
                <w:rPr>
                  <w:b/>
                  <w:bCs/>
                  <w:szCs w:val="22"/>
                </w:rPr>
                <w:t>T0504833:</w:t>
              </w:r>
              <w:r w:rsidRPr="007036CE">
                <w:rPr>
                  <w:bCs/>
                  <w:szCs w:val="22"/>
                </w:rPr>
                <w:t>NAME_O</w:t>
              </w:r>
            </w:ins>
          </w:p>
        </w:tc>
        <w:tc>
          <w:tcPr>
            <w:tcW w:w="500" w:type="pct"/>
          </w:tcPr>
          <w:p w14:paraId="47FA45D2" w14:textId="77777777" w:rsidR="001C3522" w:rsidRPr="007036CE" w:rsidRDefault="001C3522" w:rsidP="001C3522">
            <w:pPr>
              <w:pStyle w:val="GOSTTablenorm"/>
              <w:rPr>
                <w:ins w:id="5926" w:author="Опаева Лидия Арашаевна" w:date="2024-08-28T15:12:00Z"/>
                <w:szCs w:val="22"/>
              </w:rPr>
            </w:pPr>
            <w:ins w:id="5927" w:author="Опаева Лидия Арашаевна" w:date="2024-08-28T15:12:00Z">
              <w:r w:rsidRPr="007036CE">
                <w:rPr>
                  <w:szCs w:val="22"/>
                </w:rPr>
                <w:t>Строка</w:t>
              </w:r>
            </w:ins>
          </w:p>
        </w:tc>
        <w:tc>
          <w:tcPr>
            <w:tcW w:w="300" w:type="pct"/>
          </w:tcPr>
          <w:p w14:paraId="67555736" w14:textId="77777777" w:rsidR="001C3522" w:rsidRPr="007036CE" w:rsidRDefault="001C3522" w:rsidP="001C3522">
            <w:pPr>
              <w:pStyle w:val="GOSTTablenorm"/>
              <w:rPr>
                <w:ins w:id="5928" w:author="Опаева Лидия Арашаевна" w:date="2024-08-28T15:12:00Z"/>
                <w:szCs w:val="22"/>
              </w:rPr>
            </w:pPr>
            <w:ins w:id="5929" w:author="Опаева Лидия Арашаевна" w:date="2024-08-28T15:12:00Z">
              <w:r w:rsidRPr="007036CE">
                <w:rPr>
                  <w:bCs/>
                  <w:szCs w:val="22"/>
                </w:rPr>
                <w:t>Да</w:t>
              </w:r>
            </w:ins>
          </w:p>
        </w:tc>
        <w:tc>
          <w:tcPr>
            <w:tcW w:w="315" w:type="pct"/>
          </w:tcPr>
          <w:p w14:paraId="4FFFAF39" w14:textId="77777777" w:rsidR="001C3522" w:rsidRPr="007036CE" w:rsidRDefault="001C3522" w:rsidP="001C3522">
            <w:pPr>
              <w:pStyle w:val="GOSTTablenorm"/>
              <w:rPr>
                <w:ins w:id="5930" w:author="Опаева Лидия Арашаевна" w:date="2024-08-28T15:12:00Z"/>
                <w:szCs w:val="22"/>
              </w:rPr>
            </w:pPr>
            <w:ins w:id="5931" w:author="Опаева Лидия Арашаевна" w:date="2024-08-28T15:12:00Z">
              <w:r w:rsidRPr="007036CE">
                <w:rPr>
                  <w:szCs w:val="22"/>
                </w:rPr>
                <w:t>&lt;=2000</w:t>
              </w:r>
            </w:ins>
          </w:p>
        </w:tc>
        <w:tc>
          <w:tcPr>
            <w:tcW w:w="2035" w:type="pct"/>
          </w:tcPr>
          <w:p w14:paraId="1EF1FA2C" w14:textId="58615D59" w:rsidR="001C3522" w:rsidRPr="007036CE" w:rsidRDefault="001C3522" w:rsidP="001C3522">
            <w:pPr>
              <w:pStyle w:val="GOSTTablenorm"/>
              <w:rPr>
                <w:ins w:id="5932" w:author="Опаева Лидия Арашаевна" w:date="2024-08-28T15:12:00Z"/>
                <w:szCs w:val="22"/>
              </w:rPr>
            </w:pPr>
            <w:ins w:id="5933" w:author="Опаева Лидия Арашаевна" w:date="2024-08-28T15:12:00Z">
              <w:r w:rsidRPr="007036CE">
                <w:rPr>
                  <w:szCs w:val="22"/>
                </w:rPr>
                <w:t>Указывается произвольное наименование</w:t>
              </w:r>
            </w:ins>
            <w:ins w:id="5934" w:author="Опаева Лидия Арашаевна" w:date="2024-08-28T15:14:00Z">
              <w:r w:rsidRPr="007036CE">
                <w:rPr>
                  <w:szCs w:val="22"/>
                </w:rPr>
                <w:t xml:space="preserve"> операции. Для БСЗ допустимо </w:t>
              </w:r>
            </w:ins>
            <w:r w:rsidR="00BE14C0" w:rsidRPr="007036CE">
              <w:t>–</w:t>
            </w:r>
            <w:ins w:id="5935" w:author="Опаева Лидия Арашаевна" w:date="2024-08-28T15:12:00Z">
              <w:r w:rsidRPr="007036CE">
                <w:rPr>
                  <w:szCs w:val="22"/>
                </w:rPr>
                <w:t xml:space="preserve"> </w:t>
              </w:r>
              <w:r w:rsidRPr="007036CE">
                <w:rPr>
                  <w:color w:val="000000"/>
                </w:rPr>
                <w:t>Заключение счетов финансового года</w:t>
              </w:r>
            </w:ins>
          </w:p>
        </w:tc>
      </w:tr>
      <w:tr w:rsidR="001C3522" w:rsidRPr="007036CE" w14:paraId="53BB6849" w14:textId="77777777" w:rsidTr="001C3522">
        <w:trPr>
          <w:ins w:id="5936" w:author="Опаева Лидия Арашаевна" w:date="2024-08-28T15:12:00Z"/>
        </w:trPr>
        <w:tc>
          <w:tcPr>
            <w:tcW w:w="1100" w:type="pct"/>
          </w:tcPr>
          <w:p w14:paraId="46A6BFF8" w14:textId="77777777" w:rsidR="001C3522" w:rsidRPr="007036CE" w:rsidRDefault="001C3522" w:rsidP="001C3522">
            <w:pPr>
              <w:pStyle w:val="GOSTTablenorm"/>
              <w:rPr>
                <w:ins w:id="5937" w:author="Опаева Лидия Арашаевна" w:date="2024-08-28T15:12:00Z"/>
              </w:rPr>
            </w:pPr>
            <w:ins w:id="5938" w:author="Опаева Лидия Арашаевна" w:date="2024-08-28T15:12:00Z">
              <w:r w:rsidRPr="007036CE">
                <w:t>Сумма</w:t>
              </w:r>
            </w:ins>
          </w:p>
        </w:tc>
        <w:tc>
          <w:tcPr>
            <w:tcW w:w="750" w:type="pct"/>
          </w:tcPr>
          <w:p w14:paraId="061F686F" w14:textId="77777777" w:rsidR="001C3522" w:rsidRPr="007036CE" w:rsidRDefault="001C3522" w:rsidP="001C3522">
            <w:pPr>
              <w:pStyle w:val="GOSTTablenorm"/>
              <w:rPr>
                <w:ins w:id="5939" w:author="Опаева Лидия Арашаевна" w:date="2024-08-28T15:12:00Z"/>
              </w:rPr>
            </w:pPr>
            <w:ins w:id="5940" w:author="Опаева Лидия Арашаевна" w:date="2024-08-28T15:12:00Z">
              <w:r w:rsidRPr="007036CE">
                <w:rPr>
                  <w:b/>
                  <w:bCs/>
                  <w:szCs w:val="22"/>
                </w:rPr>
                <w:t>T0504833:</w:t>
              </w:r>
              <w:r w:rsidRPr="007036CE">
                <w:t>SUMM</w:t>
              </w:r>
            </w:ins>
          </w:p>
        </w:tc>
        <w:tc>
          <w:tcPr>
            <w:tcW w:w="500" w:type="pct"/>
          </w:tcPr>
          <w:p w14:paraId="7DF62DE8" w14:textId="77777777" w:rsidR="001C3522" w:rsidRPr="007036CE" w:rsidRDefault="001C3522" w:rsidP="001C3522">
            <w:pPr>
              <w:pStyle w:val="GOSTTablenorm"/>
              <w:rPr>
                <w:ins w:id="5941" w:author="Опаева Лидия Арашаевна" w:date="2024-08-28T15:12:00Z"/>
              </w:rPr>
            </w:pPr>
            <w:ins w:id="5942" w:author="Опаева Лидия Арашаевна" w:date="2024-08-28T15:12:00Z">
              <w:r w:rsidRPr="007036CE">
                <w:t>Сумма</w:t>
              </w:r>
            </w:ins>
          </w:p>
        </w:tc>
        <w:tc>
          <w:tcPr>
            <w:tcW w:w="300" w:type="pct"/>
          </w:tcPr>
          <w:p w14:paraId="684C1756" w14:textId="77777777" w:rsidR="001C3522" w:rsidRPr="007036CE" w:rsidRDefault="001C3522" w:rsidP="001C3522">
            <w:pPr>
              <w:pStyle w:val="GOSTTablenorm"/>
              <w:rPr>
                <w:ins w:id="5943" w:author="Опаева Лидия Арашаевна" w:date="2024-08-28T15:12:00Z"/>
              </w:rPr>
            </w:pPr>
            <w:ins w:id="5944" w:author="Опаева Лидия Арашаевна" w:date="2024-08-28T15:12:00Z">
              <w:r w:rsidRPr="007036CE">
                <w:t>Да</w:t>
              </w:r>
            </w:ins>
          </w:p>
        </w:tc>
        <w:tc>
          <w:tcPr>
            <w:tcW w:w="315" w:type="pct"/>
          </w:tcPr>
          <w:p w14:paraId="4A283A66" w14:textId="77777777" w:rsidR="001C3522" w:rsidRPr="007036CE" w:rsidRDefault="001C3522" w:rsidP="001C3522">
            <w:pPr>
              <w:pStyle w:val="GOSTTablenorm"/>
              <w:rPr>
                <w:ins w:id="5945" w:author="Опаева Лидия Арашаевна" w:date="2024-08-28T15:12:00Z"/>
              </w:rPr>
            </w:pPr>
          </w:p>
        </w:tc>
        <w:tc>
          <w:tcPr>
            <w:tcW w:w="2035" w:type="pct"/>
          </w:tcPr>
          <w:p w14:paraId="04553413" w14:textId="77777777" w:rsidR="001C3522" w:rsidRPr="007036CE" w:rsidRDefault="001C3522" w:rsidP="001C3522">
            <w:pPr>
              <w:pStyle w:val="GOSTTablenorm"/>
              <w:rPr>
                <w:ins w:id="5946" w:author="Опаева Лидия Арашаевна" w:date="2024-08-28T15:12:00Z"/>
              </w:rPr>
            </w:pPr>
            <w:ins w:id="5947" w:author="Опаева Лидия Арашаевна" w:date="2024-08-28T15:12:00Z">
              <w:r w:rsidRPr="007036CE">
                <w:t>Сумма передается с точностью 2 знака после запятой</w:t>
              </w:r>
            </w:ins>
          </w:p>
        </w:tc>
      </w:tr>
      <w:tr w:rsidR="001C3522" w:rsidRPr="007036CE" w14:paraId="1EE7206A" w14:textId="77777777" w:rsidTr="001C3522">
        <w:trPr>
          <w:ins w:id="5948" w:author="Опаева Лидия Арашаевна" w:date="2024-08-28T15:12:00Z"/>
        </w:trPr>
        <w:tc>
          <w:tcPr>
            <w:tcW w:w="1100" w:type="pct"/>
          </w:tcPr>
          <w:p w14:paraId="579C98E0" w14:textId="77777777" w:rsidR="001C3522" w:rsidRPr="007036CE" w:rsidRDefault="001C3522" w:rsidP="001C3522">
            <w:pPr>
              <w:pStyle w:val="GOSTTablenorm"/>
              <w:rPr>
                <w:ins w:id="5949" w:author="Опаева Лидия Арашаевна" w:date="2024-08-28T15:12:00Z"/>
              </w:rPr>
            </w:pPr>
            <w:ins w:id="5950" w:author="Опаева Лидия Арашаевна" w:date="2024-08-28T15:12:00Z">
              <w:r w:rsidRPr="007036CE">
                <w:t>КБК по Дт</w:t>
              </w:r>
            </w:ins>
          </w:p>
        </w:tc>
        <w:tc>
          <w:tcPr>
            <w:tcW w:w="750" w:type="pct"/>
          </w:tcPr>
          <w:p w14:paraId="2DA1B9D8" w14:textId="77777777" w:rsidR="001C3522" w:rsidRPr="007036CE" w:rsidRDefault="001C3522" w:rsidP="001C3522">
            <w:pPr>
              <w:pStyle w:val="GOSTTablenorm"/>
              <w:rPr>
                <w:ins w:id="5951" w:author="Опаева Лидия Арашаевна" w:date="2024-08-28T15:12:00Z"/>
              </w:rPr>
            </w:pPr>
            <w:ins w:id="5952" w:author="Опаева Лидия Арашаевна" w:date="2024-08-28T15:12:00Z">
              <w:r w:rsidRPr="007036CE">
                <w:rPr>
                  <w:b/>
                  <w:bCs/>
                  <w:szCs w:val="22"/>
                </w:rPr>
                <w:t>T0504833:</w:t>
              </w:r>
              <w:r w:rsidRPr="007036CE">
                <w:t>DT_KBK</w:t>
              </w:r>
            </w:ins>
          </w:p>
        </w:tc>
        <w:tc>
          <w:tcPr>
            <w:tcW w:w="500" w:type="pct"/>
          </w:tcPr>
          <w:p w14:paraId="30635F99" w14:textId="77777777" w:rsidR="001C3522" w:rsidRPr="007036CE" w:rsidRDefault="001C3522" w:rsidP="001C3522">
            <w:pPr>
              <w:pStyle w:val="GOSTTablenorm"/>
              <w:rPr>
                <w:ins w:id="5953" w:author="Опаева Лидия Арашаевна" w:date="2024-08-28T15:12:00Z"/>
              </w:rPr>
            </w:pPr>
            <w:ins w:id="5954" w:author="Опаева Лидия Арашаевна" w:date="2024-08-28T15:12:00Z">
              <w:r w:rsidRPr="007036CE">
                <w:t>Строка</w:t>
              </w:r>
            </w:ins>
          </w:p>
        </w:tc>
        <w:tc>
          <w:tcPr>
            <w:tcW w:w="300" w:type="pct"/>
          </w:tcPr>
          <w:p w14:paraId="6F573909" w14:textId="77777777" w:rsidR="001C3522" w:rsidRPr="007036CE" w:rsidRDefault="001C3522" w:rsidP="001C3522">
            <w:pPr>
              <w:pStyle w:val="GOSTTablenorm"/>
              <w:rPr>
                <w:ins w:id="5955" w:author="Опаева Лидия Арашаевна" w:date="2024-08-28T15:12:00Z"/>
              </w:rPr>
            </w:pPr>
            <w:ins w:id="5956" w:author="Опаева Лидия Арашаевна" w:date="2024-08-28T15:12:00Z">
              <w:r w:rsidRPr="007036CE">
                <w:t>Да</w:t>
              </w:r>
            </w:ins>
          </w:p>
        </w:tc>
        <w:tc>
          <w:tcPr>
            <w:tcW w:w="315" w:type="pct"/>
          </w:tcPr>
          <w:p w14:paraId="003400EA" w14:textId="77777777" w:rsidR="001C3522" w:rsidRPr="007036CE" w:rsidRDefault="001C3522" w:rsidP="001C3522">
            <w:pPr>
              <w:pStyle w:val="GOSTTablenorm"/>
              <w:rPr>
                <w:ins w:id="5957" w:author="Опаева Лидия Арашаевна" w:date="2024-08-28T15:12:00Z"/>
              </w:rPr>
            </w:pPr>
            <w:ins w:id="5958" w:author="Опаева Лидия Арашаевна" w:date="2024-08-28T15:12:00Z">
              <w:r w:rsidRPr="007036CE">
                <w:t>&lt;=20</w:t>
              </w:r>
            </w:ins>
          </w:p>
        </w:tc>
        <w:tc>
          <w:tcPr>
            <w:tcW w:w="2035" w:type="pct"/>
          </w:tcPr>
          <w:p w14:paraId="6613C12F" w14:textId="77777777" w:rsidR="001C3522" w:rsidRPr="007036CE" w:rsidRDefault="001C3522" w:rsidP="001C3522">
            <w:pPr>
              <w:pStyle w:val="GOSTTablenorm"/>
              <w:rPr>
                <w:ins w:id="5959" w:author="Опаева Лидия Арашаевна" w:date="2024-08-28T15:12:00Z"/>
              </w:rPr>
            </w:pPr>
            <w:ins w:id="5960" w:author="Опаева Лидия Арашаевна" w:date="2024-08-28T15:12:00Z">
              <w:r w:rsidRPr="007036CE">
                <w:t>Указывается значение аналитического признака «КБК» (Код по бюджетной классификации) для отражения по дебету записи учета</w:t>
              </w:r>
            </w:ins>
          </w:p>
        </w:tc>
      </w:tr>
      <w:tr w:rsidR="001C3522" w:rsidRPr="007036CE" w14:paraId="4448A4E7" w14:textId="77777777" w:rsidTr="001C3522">
        <w:trPr>
          <w:ins w:id="5961" w:author="Опаева Лидия Арашаевна" w:date="2024-08-28T15:12:00Z"/>
        </w:trPr>
        <w:tc>
          <w:tcPr>
            <w:tcW w:w="1100" w:type="pct"/>
          </w:tcPr>
          <w:p w14:paraId="23D3396F" w14:textId="77777777" w:rsidR="001C3522" w:rsidRPr="007036CE" w:rsidRDefault="001C3522" w:rsidP="001C3522">
            <w:pPr>
              <w:pStyle w:val="GOSTTablenorm"/>
              <w:rPr>
                <w:ins w:id="5962" w:author="Опаева Лидия Арашаевна" w:date="2024-08-28T15:12:00Z"/>
              </w:rPr>
            </w:pPr>
            <w:ins w:id="5963" w:author="Опаева Лидия Арашаевна" w:date="2024-08-28T15:12:00Z">
              <w:r w:rsidRPr="007036CE">
                <w:t>КБК по Кт</w:t>
              </w:r>
            </w:ins>
          </w:p>
        </w:tc>
        <w:tc>
          <w:tcPr>
            <w:tcW w:w="750" w:type="pct"/>
          </w:tcPr>
          <w:p w14:paraId="794F1044" w14:textId="77777777" w:rsidR="001C3522" w:rsidRPr="007036CE" w:rsidRDefault="001C3522" w:rsidP="001C3522">
            <w:pPr>
              <w:pStyle w:val="GOSTTablenorm"/>
              <w:rPr>
                <w:ins w:id="5964" w:author="Опаева Лидия Арашаевна" w:date="2024-08-28T15:12:00Z"/>
              </w:rPr>
            </w:pPr>
            <w:ins w:id="5965" w:author="Опаева Лидия Арашаевна" w:date="2024-08-28T15:12:00Z">
              <w:r w:rsidRPr="007036CE">
                <w:rPr>
                  <w:b/>
                  <w:bCs/>
                  <w:szCs w:val="22"/>
                </w:rPr>
                <w:t>T0504833:</w:t>
              </w:r>
              <w:r w:rsidRPr="007036CE">
                <w:t>CT_KBK</w:t>
              </w:r>
            </w:ins>
          </w:p>
        </w:tc>
        <w:tc>
          <w:tcPr>
            <w:tcW w:w="500" w:type="pct"/>
          </w:tcPr>
          <w:p w14:paraId="693002B4" w14:textId="77777777" w:rsidR="001C3522" w:rsidRPr="007036CE" w:rsidRDefault="001C3522" w:rsidP="001C3522">
            <w:pPr>
              <w:pStyle w:val="GOSTTablenorm"/>
              <w:rPr>
                <w:ins w:id="5966" w:author="Опаева Лидия Арашаевна" w:date="2024-08-28T15:12:00Z"/>
              </w:rPr>
            </w:pPr>
            <w:ins w:id="5967" w:author="Опаева Лидия Арашаевна" w:date="2024-08-28T15:12:00Z">
              <w:r w:rsidRPr="007036CE">
                <w:t>Строка</w:t>
              </w:r>
            </w:ins>
          </w:p>
        </w:tc>
        <w:tc>
          <w:tcPr>
            <w:tcW w:w="300" w:type="pct"/>
          </w:tcPr>
          <w:p w14:paraId="71E492EC" w14:textId="77777777" w:rsidR="001C3522" w:rsidRPr="007036CE" w:rsidRDefault="001C3522" w:rsidP="001C3522">
            <w:pPr>
              <w:pStyle w:val="GOSTTablenorm"/>
              <w:rPr>
                <w:ins w:id="5968" w:author="Опаева Лидия Арашаевна" w:date="2024-08-28T15:12:00Z"/>
              </w:rPr>
            </w:pPr>
            <w:ins w:id="5969" w:author="Опаева Лидия Арашаевна" w:date="2024-08-28T15:12:00Z">
              <w:r w:rsidRPr="007036CE">
                <w:t>Да</w:t>
              </w:r>
            </w:ins>
          </w:p>
        </w:tc>
        <w:tc>
          <w:tcPr>
            <w:tcW w:w="315" w:type="pct"/>
          </w:tcPr>
          <w:p w14:paraId="68E55846" w14:textId="77777777" w:rsidR="001C3522" w:rsidRPr="007036CE" w:rsidRDefault="001C3522" w:rsidP="001C3522">
            <w:pPr>
              <w:pStyle w:val="GOSTTablenorm"/>
              <w:rPr>
                <w:ins w:id="5970" w:author="Опаева Лидия Арашаевна" w:date="2024-08-28T15:12:00Z"/>
              </w:rPr>
            </w:pPr>
            <w:ins w:id="5971" w:author="Опаева Лидия Арашаевна" w:date="2024-08-28T15:12:00Z">
              <w:r w:rsidRPr="007036CE">
                <w:rPr>
                  <w:lang w:val="en-US"/>
                </w:rPr>
                <w:t>&lt;</w:t>
              </w:r>
              <w:r w:rsidRPr="007036CE">
                <w:t>=</w:t>
              </w:r>
              <w:r w:rsidRPr="007036CE">
                <w:rPr>
                  <w:lang w:val="en-US"/>
                </w:rPr>
                <w:t>20</w:t>
              </w:r>
            </w:ins>
          </w:p>
        </w:tc>
        <w:tc>
          <w:tcPr>
            <w:tcW w:w="2035" w:type="pct"/>
          </w:tcPr>
          <w:p w14:paraId="41786F0A" w14:textId="77777777" w:rsidR="001C3522" w:rsidRPr="007036CE" w:rsidRDefault="001C3522" w:rsidP="001C3522">
            <w:pPr>
              <w:pStyle w:val="GOSTTablenorm"/>
              <w:rPr>
                <w:ins w:id="5972" w:author="Опаева Лидия Арашаевна" w:date="2024-08-28T15:12:00Z"/>
              </w:rPr>
            </w:pPr>
            <w:ins w:id="5973" w:author="Опаева Лидия Арашаевна" w:date="2024-08-28T15:12:00Z">
              <w:r w:rsidRPr="007036CE">
                <w:t>Указывается значение аналитического признака «КБК» (Код по бюджетной классификации) для отражения по кредиту записи учета</w:t>
              </w:r>
            </w:ins>
          </w:p>
        </w:tc>
      </w:tr>
      <w:tr w:rsidR="001C3522" w:rsidRPr="007036CE" w14:paraId="38484B59" w14:textId="77777777" w:rsidTr="001C3522">
        <w:trPr>
          <w:ins w:id="5974" w:author="Опаева Лидия Арашаевна" w:date="2024-08-28T15:12:00Z"/>
        </w:trPr>
        <w:tc>
          <w:tcPr>
            <w:tcW w:w="1100" w:type="pct"/>
          </w:tcPr>
          <w:p w14:paraId="31EB1CB1" w14:textId="77777777" w:rsidR="001C3522" w:rsidRPr="007036CE" w:rsidRDefault="001C3522" w:rsidP="001C3522">
            <w:pPr>
              <w:pStyle w:val="GOSTTablenorm"/>
              <w:rPr>
                <w:ins w:id="5975" w:author="Опаева Лидия Арашаевна" w:date="2024-08-28T15:12:00Z"/>
              </w:rPr>
            </w:pPr>
            <w:ins w:id="5976" w:author="Опаева Лидия Арашаевна" w:date="2024-08-28T15:12:00Z">
              <w:r w:rsidRPr="007036CE">
                <w:t>Тип КБК Дт</w:t>
              </w:r>
            </w:ins>
          </w:p>
        </w:tc>
        <w:tc>
          <w:tcPr>
            <w:tcW w:w="750" w:type="pct"/>
          </w:tcPr>
          <w:p w14:paraId="23B885EC" w14:textId="77777777" w:rsidR="001C3522" w:rsidRPr="007036CE" w:rsidRDefault="001C3522" w:rsidP="001C3522">
            <w:pPr>
              <w:pStyle w:val="GOSTTablenorm"/>
              <w:rPr>
                <w:ins w:id="5977" w:author="Опаева Лидия Арашаевна" w:date="2024-08-28T15:12:00Z"/>
              </w:rPr>
            </w:pPr>
            <w:ins w:id="5978" w:author="Опаева Лидия Арашаевна" w:date="2024-08-28T15:12:00Z">
              <w:r w:rsidRPr="007036CE">
                <w:rPr>
                  <w:b/>
                  <w:bCs/>
                  <w:szCs w:val="22"/>
                </w:rPr>
                <w:t>T0504833:</w:t>
              </w:r>
              <w:r w:rsidRPr="007036CE">
                <w:t>DT_TYPEKBK</w:t>
              </w:r>
            </w:ins>
          </w:p>
        </w:tc>
        <w:tc>
          <w:tcPr>
            <w:tcW w:w="500" w:type="pct"/>
          </w:tcPr>
          <w:p w14:paraId="78F67D7B" w14:textId="77777777" w:rsidR="001C3522" w:rsidRPr="007036CE" w:rsidRDefault="001C3522" w:rsidP="001C3522">
            <w:pPr>
              <w:pStyle w:val="GOSTTablenorm"/>
              <w:rPr>
                <w:ins w:id="5979" w:author="Опаева Лидия Арашаевна" w:date="2024-08-28T15:12:00Z"/>
              </w:rPr>
            </w:pPr>
            <w:ins w:id="5980" w:author="Опаева Лидия Арашаевна" w:date="2024-08-28T15:12:00Z">
              <w:r w:rsidRPr="007036CE">
                <w:t>Строка</w:t>
              </w:r>
            </w:ins>
          </w:p>
        </w:tc>
        <w:tc>
          <w:tcPr>
            <w:tcW w:w="300" w:type="pct"/>
          </w:tcPr>
          <w:p w14:paraId="2338D437" w14:textId="77777777" w:rsidR="001C3522" w:rsidRPr="007036CE" w:rsidRDefault="001C3522" w:rsidP="001C3522">
            <w:pPr>
              <w:pStyle w:val="GOSTTablenorm"/>
              <w:rPr>
                <w:ins w:id="5981" w:author="Опаева Лидия Арашаевна" w:date="2024-08-28T15:12:00Z"/>
              </w:rPr>
            </w:pPr>
            <w:ins w:id="5982" w:author="Опаева Лидия Арашаевна" w:date="2024-08-28T15:12:00Z">
              <w:r w:rsidRPr="007036CE">
                <w:t>Да</w:t>
              </w:r>
            </w:ins>
          </w:p>
        </w:tc>
        <w:tc>
          <w:tcPr>
            <w:tcW w:w="315" w:type="pct"/>
          </w:tcPr>
          <w:p w14:paraId="5632179F" w14:textId="77777777" w:rsidR="001C3522" w:rsidRPr="007036CE" w:rsidRDefault="001C3522" w:rsidP="001C3522">
            <w:pPr>
              <w:pStyle w:val="GOSTTablenorm"/>
              <w:rPr>
                <w:ins w:id="5983" w:author="Опаева Лидия Арашаевна" w:date="2024-08-28T15:12:00Z"/>
                <w:lang w:val="en-US"/>
              </w:rPr>
            </w:pPr>
            <w:ins w:id="5984" w:author="Опаева Лидия Арашаевна" w:date="2024-08-28T15:12:00Z">
              <w:r w:rsidRPr="007036CE">
                <w:t>&lt;=2</w:t>
              </w:r>
            </w:ins>
          </w:p>
        </w:tc>
        <w:tc>
          <w:tcPr>
            <w:tcW w:w="2035" w:type="pct"/>
          </w:tcPr>
          <w:p w14:paraId="5AC12034" w14:textId="77777777" w:rsidR="001C3522" w:rsidRPr="007036CE" w:rsidRDefault="001C3522" w:rsidP="001C3522">
            <w:pPr>
              <w:pStyle w:val="GOSTTablenorm"/>
              <w:rPr>
                <w:ins w:id="5985" w:author="Опаева Лидия Арашаевна" w:date="2024-08-28T15:12:00Z"/>
              </w:rPr>
            </w:pPr>
            <w:ins w:id="5986" w:author="Опаева Лидия Арашаевна" w:date="2024-08-28T15:12:00Z">
              <w:r w:rsidRPr="007036CE">
                <w:t>Указывается значение аналитического признака «Тип КБК» для отражения по дебету записи учета.</w:t>
              </w:r>
            </w:ins>
          </w:p>
          <w:p w14:paraId="3DFD44E1" w14:textId="77777777" w:rsidR="001C3522" w:rsidRPr="007036CE" w:rsidRDefault="001C3522" w:rsidP="001C3522">
            <w:pPr>
              <w:pStyle w:val="GOSTTablenorm"/>
              <w:rPr>
                <w:ins w:id="5987" w:author="Опаева Лидия Арашаевна" w:date="2024-08-28T15:12:00Z"/>
              </w:rPr>
            </w:pPr>
            <w:ins w:id="5988" w:author="Опаева Лидия Арашаевна" w:date="2024-08-28T15:12:00Z">
              <w:r w:rsidRPr="007036CE">
                <w:t>Допускается заполнение прочерком</w:t>
              </w:r>
            </w:ins>
          </w:p>
        </w:tc>
      </w:tr>
      <w:tr w:rsidR="001C3522" w:rsidRPr="007036CE" w14:paraId="420AFD3B" w14:textId="77777777" w:rsidTr="001C3522">
        <w:trPr>
          <w:ins w:id="5989" w:author="Опаева Лидия Арашаевна" w:date="2024-08-28T15:12:00Z"/>
        </w:trPr>
        <w:tc>
          <w:tcPr>
            <w:tcW w:w="1100" w:type="pct"/>
          </w:tcPr>
          <w:p w14:paraId="487F667B" w14:textId="77777777" w:rsidR="001C3522" w:rsidRPr="007036CE" w:rsidRDefault="001C3522" w:rsidP="001C3522">
            <w:pPr>
              <w:pStyle w:val="GOSTTablenorm"/>
              <w:rPr>
                <w:ins w:id="5990" w:author="Опаева Лидия Арашаевна" w:date="2024-08-28T15:12:00Z"/>
              </w:rPr>
            </w:pPr>
            <w:ins w:id="5991" w:author="Опаева Лидия Арашаевна" w:date="2024-08-28T15:12:00Z">
              <w:r w:rsidRPr="007036CE">
                <w:t>Тип КБК Кт</w:t>
              </w:r>
            </w:ins>
          </w:p>
        </w:tc>
        <w:tc>
          <w:tcPr>
            <w:tcW w:w="750" w:type="pct"/>
          </w:tcPr>
          <w:p w14:paraId="5A8B4BA8" w14:textId="77777777" w:rsidR="001C3522" w:rsidRPr="007036CE" w:rsidRDefault="001C3522" w:rsidP="001C3522">
            <w:pPr>
              <w:pStyle w:val="GOSTTablenorm"/>
              <w:rPr>
                <w:ins w:id="5992" w:author="Опаева Лидия Арашаевна" w:date="2024-08-28T15:12:00Z"/>
              </w:rPr>
            </w:pPr>
            <w:ins w:id="5993" w:author="Опаева Лидия Арашаевна" w:date="2024-08-28T15:12:00Z">
              <w:r w:rsidRPr="007036CE">
                <w:rPr>
                  <w:b/>
                  <w:bCs/>
                  <w:szCs w:val="22"/>
                </w:rPr>
                <w:t>T0504833:</w:t>
              </w:r>
              <w:r w:rsidRPr="007036CE">
                <w:t>CT_TYPEKBK</w:t>
              </w:r>
            </w:ins>
          </w:p>
        </w:tc>
        <w:tc>
          <w:tcPr>
            <w:tcW w:w="500" w:type="pct"/>
          </w:tcPr>
          <w:p w14:paraId="2CE2571B" w14:textId="77777777" w:rsidR="001C3522" w:rsidRPr="007036CE" w:rsidRDefault="001C3522" w:rsidP="001C3522">
            <w:pPr>
              <w:pStyle w:val="GOSTTablenorm"/>
              <w:rPr>
                <w:ins w:id="5994" w:author="Опаева Лидия Арашаевна" w:date="2024-08-28T15:12:00Z"/>
              </w:rPr>
            </w:pPr>
            <w:ins w:id="5995" w:author="Опаева Лидия Арашаевна" w:date="2024-08-28T15:12:00Z">
              <w:r w:rsidRPr="007036CE">
                <w:t>Строка</w:t>
              </w:r>
            </w:ins>
          </w:p>
        </w:tc>
        <w:tc>
          <w:tcPr>
            <w:tcW w:w="300" w:type="pct"/>
          </w:tcPr>
          <w:p w14:paraId="02346FF1" w14:textId="77777777" w:rsidR="001C3522" w:rsidRPr="007036CE" w:rsidRDefault="001C3522" w:rsidP="001C3522">
            <w:pPr>
              <w:pStyle w:val="GOSTTablenorm"/>
              <w:rPr>
                <w:ins w:id="5996" w:author="Опаева Лидия Арашаевна" w:date="2024-08-28T15:12:00Z"/>
              </w:rPr>
            </w:pPr>
            <w:ins w:id="5997" w:author="Опаева Лидия Арашаевна" w:date="2024-08-28T15:12:00Z">
              <w:r w:rsidRPr="007036CE">
                <w:t>Да</w:t>
              </w:r>
            </w:ins>
          </w:p>
        </w:tc>
        <w:tc>
          <w:tcPr>
            <w:tcW w:w="315" w:type="pct"/>
          </w:tcPr>
          <w:p w14:paraId="30B72ED1" w14:textId="77777777" w:rsidR="001C3522" w:rsidRPr="007036CE" w:rsidRDefault="001C3522" w:rsidP="001C3522">
            <w:pPr>
              <w:pStyle w:val="GOSTTablenorm"/>
              <w:rPr>
                <w:ins w:id="5998" w:author="Опаева Лидия Арашаевна" w:date="2024-08-28T15:12:00Z"/>
                <w:lang w:val="en-US"/>
              </w:rPr>
            </w:pPr>
            <w:ins w:id="5999" w:author="Опаева Лидия Арашаевна" w:date="2024-08-28T15:12:00Z">
              <w:r w:rsidRPr="007036CE">
                <w:t>&lt;=2</w:t>
              </w:r>
            </w:ins>
          </w:p>
        </w:tc>
        <w:tc>
          <w:tcPr>
            <w:tcW w:w="2035" w:type="pct"/>
          </w:tcPr>
          <w:p w14:paraId="7E8BDF97" w14:textId="77777777" w:rsidR="001C3522" w:rsidRPr="007036CE" w:rsidRDefault="001C3522" w:rsidP="001C3522">
            <w:pPr>
              <w:pStyle w:val="GOSTTablenorm"/>
              <w:rPr>
                <w:ins w:id="6000" w:author="Опаева Лидия Арашаевна" w:date="2024-08-28T15:12:00Z"/>
              </w:rPr>
            </w:pPr>
            <w:ins w:id="6001" w:author="Опаева Лидия Арашаевна" w:date="2024-08-28T15:12:00Z">
              <w:r w:rsidRPr="007036CE">
                <w:t>Указывается значение аналитического признака «Тип КБК» для отражения по кредиту записи учета.</w:t>
              </w:r>
            </w:ins>
          </w:p>
          <w:p w14:paraId="570DA8A1" w14:textId="77777777" w:rsidR="001C3522" w:rsidRPr="007036CE" w:rsidRDefault="001C3522" w:rsidP="001C3522">
            <w:pPr>
              <w:pStyle w:val="GOSTTablenorm"/>
              <w:rPr>
                <w:ins w:id="6002" w:author="Опаева Лидия Арашаевна" w:date="2024-08-28T15:12:00Z"/>
              </w:rPr>
            </w:pPr>
            <w:ins w:id="6003" w:author="Опаева Лидия Арашаевна" w:date="2024-08-28T15:12:00Z">
              <w:r w:rsidRPr="007036CE">
                <w:t>Допускается заполнение прочерком</w:t>
              </w:r>
            </w:ins>
          </w:p>
        </w:tc>
      </w:tr>
      <w:tr w:rsidR="001C3522" w:rsidRPr="007036CE" w14:paraId="58655B86" w14:textId="77777777" w:rsidTr="001C3522">
        <w:trPr>
          <w:ins w:id="6004" w:author="Опаева Лидия Арашаевна" w:date="2024-08-28T15:12:00Z"/>
        </w:trPr>
        <w:tc>
          <w:tcPr>
            <w:tcW w:w="1100" w:type="pct"/>
          </w:tcPr>
          <w:p w14:paraId="3AA1AAFB" w14:textId="77777777" w:rsidR="001C3522" w:rsidRPr="007036CE" w:rsidRDefault="001C3522" w:rsidP="001C3522">
            <w:pPr>
              <w:pStyle w:val="GOSTTablenorm"/>
              <w:rPr>
                <w:ins w:id="6005" w:author="Опаева Лидия Арашаевна" w:date="2024-08-28T15:12:00Z"/>
              </w:rPr>
            </w:pPr>
            <w:ins w:id="6006" w:author="Опаева Лидия Арашаевна" w:date="2024-08-28T15:12:00Z">
              <w:r w:rsidRPr="007036CE">
                <w:t>Вид средств по Дт</w:t>
              </w:r>
            </w:ins>
          </w:p>
        </w:tc>
        <w:tc>
          <w:tcPr>
            <w:tcW w:w="750" w:type="pct"/>
          </w:tcPr>
          <w:p w14:paraId="67294443" w14:textId="77777777" w:rsidR="001C3522" w:rsidRPr="007036CE" w:rsidRDefault="001C3522" w:rsidP="001C3522">
            <w:pPr>
              <w:pStyle w:val="GOSTTablenorm"/>
              <w:rPr>
                <w:ins w:id="6007" w:author="Опаева Лидия Арашаевна" w:date="2024-08-28T15:12:00Z"/>
              </w:rPr>
            </w:pPr>
            <w:ins w:id="6008" w:author="Опаева Лидия Арашаевна" w:date="2024-08-28T15:12:00Z">
              <w:r w:rsidRPr="007036CE">
                <w:t>T</w:t>
              </w:r>
              <w:r w:rsidRPr="007036CE">
                <w:rPr>
                  <w:b/>
                  <w:bCs/>
                  <w:szCs w:val="22"/>
                </w:rPr>
                <w:t>0504833:</w:t>
              </w:r>
              <w:r w:rsidRPr="007036CE">
                <w:t>DT_KVFO</w:t>
              </w:r>
            </w:ins>
          </w:p>
        </w:tc>
        <w:tc>
          <w:tcPr>
            <w:tcW w:w="500" w:type="pct"/>
          </w:tcPr>
          <w:p w14:paraId="352C9974" w14:textId="77777777" w:rsidR="001C3522" w:rsidRPr="007036CE" w:rsidRDefault="001C3522" w:rsidP="001C3522">
            <w:pPr>
              <w:pStyle w:val="GOSTTablenorm"/>
              <w:rPr>
                <w:ins w:id="6009" w:author="Опаева Лидия Арашаевна" w:date="2024-08-28T15:12:00Z"/>
              </w:rPr>
            </w:pPr>
            <w:ins w:id="6010" w:author="Опаева Лидия Арашаевна" w:date="2024-08-28T15:12:00Z">
              <w:r w:rsidRPr="007036CE">
                <w:t>Строка</w:t>
              </w:r>
            </w:ins>
          </w:p>
        </w:tc>
        <w:tc>
          <w:tcPr>
            <w:tcW w:w="300" w:type="pct"/>
          </w:tcPr>
          <w:p w14:paraId="0B07CC30" w14:textId="77777777" w:rsidR="001C3522" w:rsidRPr="007036CE" w:rsidRDefault="001C3522" w:rsidP="001C3522">
            <w:pPr>
              <w:pStyle w:val="GOSTTablenorm"/>
              <w:rPr>
                <w:ins w:id="6011" w:author="Опаева Лидия Арашаевна" w:date="2024-08-28T15:12:00Z"/>
              </w:rPr>
            </w:pPr>
            <w:ins w:id="6012" w:author="Опаева Лидия Арашаевна" w:date="2024-08-28T15:12:00Z">
              <w:r w:rsidRPr="007036CE">
                <w:t>Да</w:t>
              </w:r>
            </w:ins>
          </w:p>
        </w:tc>
        <w:tc>
          <w:tcPr>
            <w:tcW w:w="315" w:type="pct"/>
          </w:tcPr>
          <w:p w14:paraId="45310722" w14:textId="77777777" w:rsidR="001C3522" w:rsidRPr="007036CE" w:rsidRDefault="001C3522" w:rsidP="001C3522">
            <w:pPr>
              <w:pStyle w:val="GOSTTablenorm"/>
              <w:rPr>
                <w:ins w:id="6013" w:author="Опаева Лидия Арашаевна" w:date="2024-08-28T15:12:00Z"/>
              </w:rPr>
            </w:pPr>
            <w:ins w:id="6014" w:author="Опаева Лидия Арашаевна" w:date="2024-08-28T15:12:00Z">
              <w:r w:rsidRPr="007036CE">
                <w:t>&lt;=</w:t>
              </w:r>
              <w:r w:rsidRPr="007036CE">
                <w:rPr>
                  <w:lang w:val="en-US"/>
                </w:rPr>
                <w:t>2</w:t>
              </w:r>
            </w:ins>
          </w:p>
        </w:tc>
        <w:tc>
          <w:tcPr>
            <w:tcW w:w="2035" w:type="pct"/>
          </w:tcPr>
          <w:p w14:paraId="04EB77F3" w14:textId="77777777" w:rsidR="001C3522" w:rsidRPr="007036CE" w:rsidRDefault="001C3522" w:rsidP="001C3522">
            <w:pPr>
              <w:pStyle w:val="GOSTTablenorm"/>
              <w:rPr>
                <w:ins w:id="6015" w:author="Опаева Лидия Арашаевна" w:date="2024-08-28T15:12:00Z"/>
              </w:rPr>
            </w:pPr>
            <w:ins w:id="6016" w:author="Опаева Лидия Арашаевна" w:date="2024-08-28T15:12:00Z">
              <w:r w:rsidRPr="007036CE">
                <w:t>Указывается значение аналитического признака «Вид деятельности» для отражения по дебету записи аналитического учета</w:t>
              </w:r>
            </w:ins>
          </w:p>
        </w:tc>
      </w:tr>
      <w:tr w:rsidR="001C3522" w:rsidRPr="007036CE" w14:paraId="06B452AD" w14:textId="77777777" w:rsidTr="001C3522">
        <w:trPr>
          <w:ins w:id="6017" w:author="Опаева Лидия Арашаевна" w:date="2024-08-28T15:12:00Z"/>
        </w:trPr>
        <w:tc>
          <w:tcPr>
            <w:tcW w:w="1100" w:type="pct"/>
          </w:tcPr>
          <w:p w14:paraId="43751100" w14:textId="77777777" w:rsidR="001C3522" w:rsidRPr="007036CE" w:rsidRDefault="001C3522" w:rsidP="001C3522">
            <w:pPr>
              <w:pStyle w:val="GOSTTablenorm"/>
              <w:rPr>
                <w:ins w:id="6018" w:author="Опаева Лидия Арашаевна" w:date="2024-08-28T15:12:00Z"/>
              </w:rPr>
            </w:pPr>
            <w:ins w:id="6019" w:author="Опаева Лидия Арашаевна" w:date="2024-08-28T15:12:00Z">
              <w:r w:rsidRPr="007036CE">
                <w:t>Вид средств по Кт</w:t>
              </w:r>
            </w:ins>
          </w:p>
        </w:tc>
        <w:tc>
          <w:tcPr>
            <w:tcW w:w="750" w:type="pct"/>
          </w:tcPr>
          <w:p w14:paraId="7D1A075C" w14:textId="77777777" w:rsidR="001C3522" w:rsidRPr="007036CE" w:rsidRDefault="001C3522" w:rsidP="001C3522">
            <w:pPr>
              <w:pStyle w:val="GOSTTablenorm"/>
              <w:rPr>
                <w:ins w:id="6020" w:author="Опаева Лидия Арашаевна" w:date="2024-08-28T15:12:00Z"/>
              </w:rPr>
            </w:pPr>
            <w:ins w:id="6021" w:author="Опаева Лидия Арашаевна" w:date="2024-08-28T15:12:00Z">
              <w:r w:rsidRPr="007036CE">
                <w:rPr>
                  <w:b/>
                  <w:bCs/>
                  <w:szCs w:val="22"/>
                </w:rPr>
                <w:t>T0504833:</w:t>
              </w:r>
              <w:r w:rsidRPr="007036CE">
                <w:rPr>
                  <w:lang w:val="en-US"/>
                </w:rPr>
                <w:t>C</w:t>
              </w:r>
              <w:r w:rsidRPr="007036CE">
                <w:t>T_KVFO</w:t>
              </w:r>
            </w:ins>
          </w:p>
        </w:tc>
        <w:tc>
          <w:tcPr>
            <w:tcW w:w="500" w:type="pct"/>
          </w:tcPr>
          <w:p w14:paraId="6A9956DF" w14:textId="77777777" w:rsidR="001C3522" w:rsidRPr="007036CE" w:rsidRDefault="001C3522" w:rsidP="001C3522">
            <w:pPr>
              <w:pStyle w:val="GOSTTablenorm"/>
              <w:rPr>
                <w:ins w:id="6022" w:author="Опаева Лидия Арашаевна" w:date="2024-08-28T15:12:00Z"/>
              </w:rPr>
            </w:pPr>
            <w:ins w:id="6023" w:author="Опаева Лидия Арашаевна" w:date="2024-08-28T15:12:00Z">
              <w:r w:rsidRPr="007036CE">
                <w:t>Строка</w:t>
              </w:r>
            </w:ins>
          </w:p>
        </w:tc>
        <w:tc>
          <w:tcPr>
            <w:tcW w:w="300" w:type="pct"/>
          </w:tcPr>
          <w:p w14:paraId="17A68BFF" w14:textId="77777777" w:rsidR="001C3522" w:rsidRPr="007036CE" w:rsidRDefault="001C3522" w:rsidP="001C3522">
            <w:pPr>
              <w:pStyle w:val="GOSTTablenorm"/>
              <w:rPr>
                <w:ins w:id="6024" w:author="Опаева Лидия Арашаевна" w:date="2024-08-28T15:12:00Z"/>
              </w:rPr>
            </w:pPr>
            <w:ins w:id="6025" w:author="Опаева Лидия Арашаевна" w:date="2024-08-28T15:12:00Z">
              <w:r w:rsidRPr="007036CE">
                <w:t>Да</w:t>
              </w:r>
            </w:ins>
          </w:p>
        </w:tc>
        <w:tc>
          <w:tcPr>
            <w:tcW w:w="315" w:type="pct"/>
          </w:tcPr>
          <w:p w14:paraId="6B556716" w14:textId="77777777" w:rsidR="001C3522" w:rsidRPr="007036CE" w:rsidRDefault="001C3522" w:rsidP="001C3522">
            <w:pPr>
              <w:pStyle w:val="GOSTTablenorm"/>
              <w:rPr>
                <w:ins w:id="6026" w:author="Опаева Лидия Арашаевна" w:date="2024-08-28T15:12:00Z"/>
              </w:rPr>
            </w:pPr>
            <w:ins w:id="6027" w:author="Опаева Лидия Арашаевна" w:date="2024-08-28T15:12:00Z">
              <w:r w:rsidRPr="007036CE">
                <w:t>&lt;=</w:t>
              </w:r>
              <w:r w:rsidRPr="007036CE">
                <w:rPr>
                  <w:lang w:val="en-US"/>
                </w:rPr>
                <w:t>2</w:t>
              </w:r>
            </w:ins>
          </w:p>
        </w:tc>
        <w:tc>
          <w:tcPr>
            <w:tcW w:w="2035" w:type="pct"/>
          </w:tcPr>
          <w:p w14:paraId="4660B2B3" w14:textId="77777777" w:rsidR="001C3522" w:rsidRPr="007036CE" w:rsidRDefault="001C3522" w:rsidP="001C3522">
            <w:pPr>
              <w:pStyle w:val="GOSTTablenorm"/>
              <w:rPr>
                <w:ins w:id="6028" w:author="Опаева Лидия Арашаевна" w:date="2024-08-28T15:12:00Z"/>
              </w:rPr>
            </w:pPr>
            <w:ins w:id="6029" w:author="Опаева Лидия Арашаевна" w:date="2024-08-28T15:12:00Z">
              <w:r w:rsidRPr="007036CE">
                <w:t>Указывается значение аналитического признака «Вид деятельности» для отражения по кредиту записи аналитического учета</w:t>
              </w:r>
            </w:ins>
          </w:p>
        </w:tc>
      </w:tr>
      <w:tr w:rsidR="001C3522" w:rsidRPr="007036CE" w14:paraId="1F1BFBED" w14:textId="77777777" w:rsidTr="001C3522">
        <w:trPr>
          <w:ins w:id="6030" w:author="Опаева Лидия Арашаевна" w:date="2024-08-28T15:12:00Z"/>
        </w:trPr>
        <w:tc>
          <w:tcPr>
            <w:tcW w:w="1100" w:type="pct"/>
          </w:tcPr>
          <w:p w14:paraId="4ED45B90" w14:textId="77777777" w:rsidR="001C3522" w:rsidRPr="007036CE" w:rsidRDefault="001C3522" w:rsidP="001C3522">
            <w:pPr>
              <w:pStyle w:val="GOSTTablenorm"/>
              <w:rPr>
                <w:ins w:id="6031" w:author="Опаева Лидия Арашаевна" w:date="2024-08-28T15:12:00Z"/>
              </w:rPr>
            </w:pPr>
            <w:ins w:id="6032" w:author="Опаева Лидия Арашаевна" w:date="2024-08-28T15:12:00Z">
              <w:r w:rsidRPr="007036CE">
                <w:t>Показатель лицевого счета по Дт</w:t>
              </w:r>
            </w:ins>
          </w:p>
        </w:tc>
        <w:tc>
          <w:tcPr>
            <w:tcW w:w="750" w:type="pct"/>
          </w:tcPr>
          <w:p w14:paraId="43C97D4D" w14:textId="77777777" w:rsidR="001C3522" w:rsidRPr="007036CE" w:rsidRDefault="001C3522" w:rsidP="001C3522">
            <w:pPr>
              <w:pStyle w:val="GOSTTablenorm"/>
              <w:rPr>
                <w:ins w:id="6033" w:author="Опаева Лидия Арашаевна" w:date="2024-08-28T15:12:00Z"/>
              </w:rPr>
            </w:pPr>
            <w:ins w:id="6034" w:author="Опаева Лидия Арашаевна" w:date="2024-08-28T15:12:00Z">
              <w:r w:rsidRPr="007036CE">
                <w:rPr>
                  <w:b/>
                  <w:bCs/>
                  <w:szCs w:val="22"/>
                </w:rPr>
                <w:t>T0504833:</w:t>
              </w:r>
              <w:r w:rsidRPr="007036CE">
                <w:t>DT_PLS</w:t>
              </w:r>
            </w:ins>
          </w:p>
        </w:tc>
        <w:tc>
          <w:tcPr>
            <w:tcW w:w="500" w:type="pct"/>
          </w:tcPr>
          <w:p w14:paraId="23D8D295" w14:textId="77777777" w:rsidR="001C3522" w:rsidRPr="007036CE" w:rsidRDefault="001C3522" w:rsidP="001C3522">
            <w:pPr>
              <w:pStyle w:val="GOSTTablenorm"/>
              <w:rPr>
                <w:ins w:id="6035" w:author="Опаева Лидия Арашаевна" w:date="2024-08-28T15:12:00Z"/>
              </w:rPr>
            </w:pPr>
            <w:ins w:id="6036" w:author="Опаева Лидия Арашаевна" w:date="2024-08-28T15:12:00Z">
              <w:r w:rsidRPr="007036CE">
                <w:t>Строка</w:t>
              </w:r>
            </w:ins>
          </w:p>
        </w:tc>
        <w:tc>
          <w:tcPr>
            <w:tcW w:w="300" w:type="pct"/>
          </w:tcPr>
          <w:p w14:paraId="50136F47" w14:textId="77777777" w:rsidR="001C3522" w:rsidRPr="007036CE" w:rsidRDefault="001C3522" w:rsidP="001C3522">
            <w:pPr>
              <w:pStyle w:val="GOSTTablenorm"/>
              <w:rPr>
                <w:ins w:id="6037" w:author="Опаева Лидия Арашаевна" w:date="2024-08-28T15:12:00Z"/>
              </w:rPr>
            </w:pPr>
            <w:ins w:id="6038" w:author="Опаева Лидия Арашаевна" w:date="2024-08-28T15:12:00Z">
              <w:r w:rsidRPr="007036CE">
                <w:t>Да</w:t>
              </w:r>
            </w:ins>
          </w:p>
        </w:tc>
        <w:tc>
          <w:tcPr>
            <w:tcW w:w="315" w:type="pct"/>
          </w:tcPr>
          <w:p w14:paraId="14A0C5C5" w14:textId="77777777" w:rsidR="001C3522" w:rsidRPr="007036CE" w:rsidRDefault="001C3522" w:rsidP="001C3522">
            <w:pPr>
              <w:pStyle w:val="GOSTTablenorm"/>
              <w:rPr>
                <w:ins w:id="6039" w:author="Опаева Лидия Арашаевна" w:date="2024-08-28T15:12:00Z"/>
              </w:rPr>
            </w:pPr>
            <w:ins w:id="6040" w:author="Опаева Лидия Арашаевна" w:date="2024-08-28T15:12:00Z">
              <w:r w:rsidRPr="007036CE">
                <w:t>&lt;=</w:t>
              </w:r>
              <w:r w:rsidRPr="007036CE">
                <w:rPr>
                  <w:lang w:val="en-US"/>
                </w:rPr>
                <w:t>2</w:t>
              </w:r>
              <w:r w:rsidRPr="007036CE">
                <w:t>5</w:t>
              </w:r>
            </w:ins>
          </w:p>
        </w:tc>
        <w:tc>
          <w:tcPr>
            <w:tcW w:w="2035" w:type="pct"/>
          </w:tcPr>
          <w:p w14:paraId="76CFDB46" w14:textId="77777777" w:rsidR="001C3522" w:rsidRPr="007036CE" w:rsidRDefault="001C3522" w:rsidP="001C3522">
            <w:pPr>
              <w:pStyle w:val="GOSTTablenorm"/>
              <w:rPr>
                <w:ins w:id="6041" w:author="Опаева Лидия Арашаевна" w:date="2024-08-28T15:12:00Z"/>
              </w:rPr>
            </w:pPr>
            <w:ins w:id="6042" w:author="Опаева Лидия Арашаевна" w:date="2024-08-28T15:12:00Z">
              <w:r w:rsidRPr="007036CE">
                <w:t xml:space="preserve">Указывается счет аналитического учета (показатель лицевого счета) в соответствии со справочником «План счетов» в </w:t>
              </w:r>
              <w:r w:rsidRPr="007036CE">
                <w:rPr>
                  <w:lang w:val="en-US"/>
                </w:rPr>
                <w:t>SVAP</w:t>
              </w:r>
              <w:r w:rsidRPr="007036CE">
                <w:t xml:space="preserve"> для отражения по дебету записи учета</w:t>
              </w:r>
            </w:ins>
          </w:p>
        </w:tc>
      </w:tr>
      <w:tr w:rsidR="001C3522" w:rsidRPr="007036CE" w14:paraId="610E4CEF" w14:textId="77777777" w:rsidTr="001C3522">
        <w:trPr>
          <w:ins w:id="6043" w:author="Опаева Лидия Арашаевна" w:date="2024-08-28T15:12:00Z"/>
        </w:trPr>
        <w:tc>
          <w:tcPr>
            <w:tcW w:w="1100" w:type="pct"/>
          </w:tcPr>
          <w:p w14:paraId="0F9C715E" w14:textId="77777777" w:rsidR="001C3522" w:rsidRPr="007036CE" w:rsidRDefault="001C3522" w:rsidP="001C3522">
            <w:pPr>
              <w:pStyle w:val="GOSTTablenorm"/>
              <w:rPr>
                <w:ins w:id="6044" w:author="Опаева Лидия Арашаевна" w:date="2024-08-28T15:12:00Z"/>
              </w:rPr>
            </w:pPr>
            <w:ins w:id="6045" w:author="Опаева Лидия Арашаевна" w:date="2024-08-28T15:12:00Z">
              <w:r w:rsidRPr="007036CE">
                <w:t>Показатель лицевого счета по Кт</w:t>
              </w:r>
            </w:ins>
          </w:p>
        </w:tc>
        <w:tc>
          <w:tcPr>
            <w:tcW w:w="750" w:type="pct"/>
          </w:tcPr>
          <w:p w14:paraId="7FB5D473" w14:textId="77777777" w:rsidR="001C3522" w:rsidRPr="007036CE" w:rsidRDefault="001C3522" w:rsidP="001C3522">
            <w:pPr>
              <w:pStyle w:val="GOSTTablenorm"/>
              <w:rPr>
                <w:ins w:id="6046" w:author="Опаева Лидия Арашаевна" w:date="2024-08-28T15:12:00Z"/>
              </w:rPr>
            </w:pPr>
            <w:ins w:id="6047" w:author="Опаева Лидия Арашаевна" w:date="2024-08-28T15:12:00Z">
              <w:r w:rsidRPr="007036CE">
                <w:rPr>
                  <w:b/>
                  <w:bCs/>
                  <w:szCs w:val="22"/>
                </w:rPr>
                <w:t>T0504833:</w:t>
              </w:r>
              <w:r w:rsidRPr="007036CE">
                <w:rPr>
                  <w:lang w:val="en-US"/>
                </w:rPr>
                <w:t>C</w:t>
              </w:r>
              <w:r w:rsidRPr="007036CE">
                <w:t>T_PLS</w:t>
              </w:r>
            </w:ins>
          </w:p>
        </w:tc>
        <w:tc>
          <w:tcPr>
            <w:tcW w:w="500" w:type="pct"/>
          </w:tcPr>
          <w:p w14:paraId="7DA42D8B" w14:textId="77777777" w:rsidR="001C3522" w:rsidRPr="007036CE" w:rsidRDefault="001C3522" w:rsidP="001C3522">
            <w:pPr>
              <w:pStyle w:val="GOSTTablenorm"/>
              <w:rPr>
                <w:ins w:id="6048" w:author="Опаева Лидия Арашаевна" w:date="2024-08-28T15:12:00Z"/>
              </w:rPr>
            </w:pPr>
            <w:ins w:id="6049" w:author="Опаева Лидия Арашаевна" w:date="2024-08-28T15:12:00Z">
              <w:r w:rsidRPr="007036CE">
                <w:t>Строка</w:t>
              </w:r>
            </w:ins>
          </w:p>
        </w:tc>
        <w:tc>
          <w:tcPr>
            <w:tcW w:w="300" w:type="pct"/>
          </w:tcPr>
          <w:p w14:paraId="1E7431BF" w14:textId="77777777" w:rsidR="001C3522" w:rsidRPr="007036CE" w:rsidRDefault="001C3522" w:rsidP="001C3522">
            <w:pPr>
              <w:pStyle w:val="GOSTTablenorm"/>
              <w:rPr>
                <w:ins w:id="6050" w:author="Опаева Лидия Арашаевна" w:date="2024-08-28T15:12:00Z"/>
              </w:rPr>
            </w:pPr>
            <w:ins w:id="6051" w:author="Опаева Лидия Арашаевна" w:date="2024-08-28T15:12:00Z">
              <w:r w:rsidRPr="007036CE">
                <w:t>Да</w:t>
              </w:r>
            </w:ins>
          </w:p>
        </w:tc>
        <w:tc>
          <w:tcPr>
            <w:tcW w:w="315" w:type="pct"/>
          </w:tcPr>
          <w:p w14:paraId="6AA536CA" w14:textId="77777777" w:rsidR="001C3522" w:rsidRPr="007036CE" w:rsidRDefault="001C3522" w:rsidP="001C3522">
            <w:pPr>
              <w:pStyle w:val="GOSTTablenorm"/>
              <w:rPr>
                <w:ins w:id="6052" w:author="Опаева Лидия Арашаевна" w:date="2024-08-28T15:12:00Z"/>
              </w:rPr>
            </w:pPr>
            <w:ins w:id="6053" w:author="Опаева Лидия Арашаевна" w:date="2024-08-28T15:12:00Z">
              <w:r w:rsidRPr="007036CE">
                <w:t>&lt;=</w:t>
              </w:r>
              <w:r w:rsidRPr="007036CE">
                <w:rPr>
                  <w:lang w:val="en-US"/>
                </w:rPr>
                <w:t>2</w:t>
              </w:r>
              <w:r w:rsidRPr="007036CE">
                <w:t>5</w:t>
              </w:r>
            </w:ins>
          </w:p>
        </w:tc>
        <w:tc>
          <w:tcPr>
            <w:tcW w:w="2035" w:type="pct"/>
          </w:tcPr>
          <w:p w14:paraId="5F33CB62" w14:textId="77777777" w:rsidR="001C3522" w:rsidRPr="007036CE" w:rsidRDefault="001C3522" w:rsidP="001C3522">
            <w:pPr>
              <w:pStyle w:val="GOSTTablenorm"/>
              <w:rPr>
                <w:ins w:id="6054" w:author="Опаева Лидия Арашаевна" w:date="2024-08-28T15:12:00Z"/>
              </w:rPr>
            </w:pPr>
            <w:ins w:id="6055" w:author="Опаева Лидия Арашаевна" w:date="2024-08-28T15:12:00Z">
              <w:r w:rsidRPr="007036CE">
                <w:t xml:space="preserve">Указывается счет аналитического учета (показатель лицевого </w:t>
              </w:r>
              <w:r w:rsidRPr="007036CE">
                <w:lastRenderedPageBreak/>
                <w:t xml:space="preserve">счета) в соответствии со справочником «План счетов» в </w:t>
              </w:r>
              <w:r w:rsidRPr="007036CE">
                <w:rPr>
                  <w:lang w:val="en-US"/>
                </w:rPr>
                <w:t>SVAP</w:t>
              </w:r>
              <w:r w:rsidRPr="007036CE">
                <w:t xml:space="preserve"> для отражения по кредиту записи учета</w:t>
              </w:r>
            </w:ins>
          </w:p>
        </w:tc>
      </w:tr>
      <w:tr w:rsidR="001C3522" w:rsidRPr="007036CE" w14:paraId="619ACA44" w14:textId="77777777" w:rsidTr="001C3522">
        <w:trPr>
          <w:ins w:id="6056" w:author="Опаева Лидия Арашаевна" w:date="2024-08-28T15:12:00Z"/>
        </w:trPr>
        <w:tc>
          <w:tcPr>
            <w:tcW w:w="1100" w:type="pct"/>
          </w:tcPr>
          <w:p w14:paraId="7CAA60F6" w14:textId="77777777" w:rsidR="001C3522" w:rsidRPr="007036CE" w:rsidRDefault="001C3522" w:rsidP="001C3522">
            <w:pPr>
              <w:pStyle w:val="GOSTTablenorm"/>
              <w:rPr>
                <w:ins w:id="6057" w:author="Опаева Лидия Арашаевна" w:date="2024-08-28T15:12:00Z"/>
              </w:rPr>
            </w:pPr>
            <w:ins w:id="6058" w:author="Опаева Лидия Арашаевна" w:date="2024-08-28T15:12:00Z">
              <w:r w:rsidRPr="007036CE">
                <w:lastRenderedPageBreak/>
                <w:t>Счет бухгалтерского учета по Дт</w:t>
              </w:r>
            </w:ins>
          </w:p>
        </w:tc>
        <w:tc>
          <w:tcPr>
            <w:tcW w:w="750" w:type="pct"/>
          </w:tcPr>
          <w:p w14:paraId="2F56AC0A" w14:textId="77777777" w:rsidR="001C3522" w:rsidRPr="007036CE" w:rsidRDefault="001C3522" w:rsidP="001C3522">
            <w:pPr>
              <w:pStyle w:val="GOSTTablenorm"/>
              <w:rPr>
                <w:ins w:id="6059" w:author="Опаева Лидия Арашаевна" w:date="2024-08-28T15:12:00Z"/>
              </w:rPr>
            </w:pPr>
            <w:ins w:id="6060" w:author="Опаева Лидия Арашаевна" w:date="2024-08-28T15:12:00Z">
              <w:r w:rsidRPr="007036CE">
                <w:rPr>
                  <w:b/>
                  <w:bCs/>
                  <w:szCs w:val="22"/>
                </w:rPr>
                <w:t>T0504833:</w:t>
              </w:r>
              <w:r w:rsidRPr="007036CE">
                <w:t>DT_NSBU</w:t>
              </w:r>
            </w:ins>
          </w:p>
        </w:tc>
        <w:tc>
          <w:tcPr>
            <w:tcW w:w="500" w:type="pct"/>
          </w:tcPr>
          <w:p w14:paraId="2B12BA0D" w14:textId="77777777" w:rsidR="001C3522" w:rsidRPr="007036CE" w:rsidRDefault="001C3522" w:rsidP="001C3522">
            <w:pPr>
              <w:pStyle w:val="GOSTTablenorm"/>
              <w:rPr>
                <w:ins w:id="6061" w:author="Опаева Лидия Арашаевна" w:date="2024-08-28T15:12:00Z"/>
              </w:rPr>
            </w:pPr>
            <w:ins w:id="6062" w:author="Опаева Лидия Арашаевна" w:date="2024-08-28T15:12:00Z">
              <w:r w:rsidRPr="007036CE">
                <w:t>Строка</w:t>
              </w:r>
            </w:ins>
          </w:p>
        </w:tc>
        <w:tc>
          <w:tcPr>
            <w:tcW w:w="300" w:type="pct"/>
          </w:tcPr>
          <w:p w14:paraId="087843F7" w14:textId="77777777" w:rsidR="001C3522" w:rsidRPr="007036CE" w:rsidRDefault="001C3522" w:rsidP="001C3522">
            <w:pPr>
              <w:pStyle w:val="GOSTTablenorm"/>
              <w:rPr>
                <w:ins w:id="6063" w:author="Опаева Лидия Арашаевна" w:date="2024-08-28T15:12:00Z"/>
              </w:rPr>
            </w:pPr>
            <w:ins w:id="6064" w:author="Опаева Лидия Арашаевна" w:date="2024-08-28T15:12:00Z">
              <w:r w:rsidRPr="007036CE">
                <w:t>Да</w:t>
              </w:r>
            </w:ins>
          </w:p>
        </w:tc>
        <w:tc>
          <w:tcPr>
            <w:tcW w:w="315" w:type="pct"/>
          </w:tcPr>
          <w:p w14:paraId="08D419E6" w14:textId="77777777" w:rsidR="001C3522" w:rsidRPr="007036CE" w:rsidRDefault="001C3522" w:rsidP="001C3522">
            <w:pPr>
              <w:pStyle w:val="GOSTTablenorm"/>
              <w:rPr>
                <w:ins w:id="6065" w:author="Опаева Лидия Арашаевна" w:date="2024-08-28T15:12:00Z"/>
              </w:rPr>
            </w:pPr>
            <w:ins w:id="6066" w:author="Опаева Лидия Арашаевна" w:date="2024-08-28T15:12:00Z">
              <w:r w:rsidRPr="007036CE">
                <w:t>&lt;=5</w:t>
              </w:r>
            </w:ins>
          </w:p>
        </w:tc>
        <w:tc>
          <w:tcPr>
            <w:tcW w:w="2035" w:type="pct"/>
          </w:tcPr>
          <w:p w14:paraId="4BF244C0" w14:textId="77777777" w:rsidR="001C3522" w:rsidRPr="007036CE" w:rsidRDefault="001C3522" w:rsidP="001C3522">
            <w:pPr>
              <w:pStyle w:val="GOSTTablenorm"/>
              <w:rPr>
                <w:ins w:id="6067" w:author="Опаева Лидия Арашаевна" w:date="2024-08-28T15:12:00Z"/>
              </w:rPr>
            </w:pPr>
            <w:ins w:id="6068" w:author="Опаева Лидия Арашаевна" w:date="2024-08-28T15:12:00Z">
              <w:r w:rsidRPr="007036CE">
                <w:t xml:space="preserve">Указывается счет бухгалтерского учета в соответствии со справочником «План счетов» в </w:t>
              </w:r>
              <w:r w:rsidRPr="007036CE">
                <w:rPr>
                  <w:lang w:val="en-US"/>
                </w:rPr>
                <w:t>SVAP</w:t>
              </w:r>
              <w:r w:rsidRPr="007036CE">
                <w:t xml:space="preserve"> для отражения по дебету записи учета.</w:t>
              </w:r>
            </w:ins>
          </w:p>
          <w:p w14:paraId="28445C6F" w14:textId="77777777" w:rsidR="001C3522" w:rsidRPr="007036CE" w:rsidRDefault="001C3522" w:rsidP="001C3522">
            <w:pPr>
              <w:pStyle w:val="GOSTTablenorm"/>
              <w:rPr>
                <w:ins w:id="6069" w:author="Опаева Лидия Арашаевна" w:date="2024-08-28T15:12:00Z"/>
              </w:rPr>
            </w:pPr>
            <w:ins w:id="6070" w:author="Опаева Лидия Арашаевна" w:date="2024-08-28T15:12:00Z">
              <w:r w:rsidRPr="007036CE">
                <w:t>Если операция не подлежит отражению в бухгалтерском учете, то заполняется прочерком</w:t>
              </w:r>
            </w:ins>
          </w:p>
        </w:tc>
      </w:tr>
      <w:tr w:rsidR="001C3522" w:rsidRPr="007036CE" w14:paraId="62173513" w14:textId="77777777" w:rsidTr="001C3522">
        <w:trPr>
          <w:ins w:id="6071" w:author="Опаева Лидия Арашаевна" w:date="2024-08-28T15:12:00Z"/>
        </w:trPr>
        <w:tc>
          <w:tcPr>
            <w:tcW w:w="1100" w:type="pct"/>
          </w:tcPr>
          <w:p w14:paraId="0A4E7889" w14:textId="77777777" w:rsidR="001C3522" w:rsidRPr="007036CE" w:rsidRDefault="001C3522" w:rsidP="001C3522">
            <w:pPr>
              <w:pStyle w:val="GOSTTablenorm"/>
              <w:rPr>
                <w:ins w:id="6072" w:author="Опаева Лидия Арашаевна" w:date="2024-08-28T15:12:00Z"/>
              </w:rPr>
            </w:pPr>
            <w:ins w:id="6073" w:author="Опаева Лидия Арашаевна" w:date="2024-08-28T15:12:00Z">
              <w:r w:rsidRPr="007036CE">
                <w:t>Счет бухгалтерского учета по Кт</w:t>
              </w:r>
            </w:ins>
          </w:p>
        </w:tc>
        <w:tc>
          <w:tcPr>
            <w:tcW w:w="750" w:type="pct"/>
          </w:tcPr>
          <w:p w14:paraId="7F72CD79" w14:textId="77777777" w:rsidR="001C3522" w:rsidRPr="007036CE" w:rsidRDefault="001C3522" w:rsidP="001C3522">
            <w:pPr>
              <w:pStyle w:val="GOSTTablenorm"/>
              <w:rPr>
                <w:ins w:id="6074" w:author="Опаева Лидия Арашаевна" w:date="2024-08-28T15:12:00Z"/>
              </w:rPr>
            </w:pPr>
            <w:ins w:id="6075" w:author="Опаева Лидия Арашаевна" w:date="2024-08-28T15:12:00Z">
              <w:r w:rsidRPr="007036CE">
                <w:rPr>
                  <w:b/>
                  <w:bCs/>
                  <w:szCs w:val="22"/>
                </w:rPr>
                <w:t>T0504833:</w:t>
              </w:r>
              <w:r w:rsidRPr="007036CE">
                <w:rPr>
                  <w:lang w:val="en-US"/>
                </w:rPr>
                <w:t>C</w:t>
              </w:r>
              <w:r w:rsidRPr="007036CE">
                <w:t>T_NSBU</w:t>
              </w:r>
            </w:ins>
          </w:p>
        </w:tc>
        <w:tc>
          <w:tcPr>
            <w:tcW w:w="500" w:type="pct"/>
          </w:tcPr>
          <w:p w14:paraId="72419384" w14:textId="77777777" w:rsidR="001C3522" w:rsidRPr="007036CE" w:rsidRDefault="001C3522" w:rsidP="001C3522">
            <w:pPr>
              <w:pStyle w:val="GOSTTablenorm"/>
              <w:rPr>
                <w:ins w:id="6076" w:author="Опаева Лидия Арашаевна" w:date="2024-08-28T15:12:00Z"/>
              </w:rPr>
            </w:pPr>
            <w:ins w:id="6077" w:author="Опаева Лидия Арашаевна" w:date="2024-08-28T15:12:00Z">
              <w:r w:rsidRPr="007036CE">
                <w:t>Строка</w:t>
              </w:r>
            </w:ins>
          </w:p>
        </w:tc>
        <w:tc>
          <w:tcPr>
            <w:tcW w:w="300" w:type="pct"/>
          </w:tcPr>
          <w:p w14:paraId="58C512D5" w14:textId="77777777" w:rsidR="001C3522" w:rsidRPr="007036CE" w:rsidRDefault="001C3522" w:rsidP="001C3522">
            <w:pPr>
              <w:pStyle w:val="GOSTTablenorm"/>
              <w:rPr>
                <w:ins w:id="6078" w:author="Опаева Лидия Арашаевна" w:date="2024-08-28T15:12:00Z"/>
              </w:rPr>
            </w:pPr>
            <w:ins w:id="6079" w:author="Опаева Лидия Арашаевна" w:date="2024-08-28T15:12:00Z">
              <w:r w:rsidRPr="007036CE">
                <w:t>Да</w:t>
              </w:r>
            </w:ins>
          </w:p>
        </w:tc>
        <w:tc>
          <w:tcPr>
            <w:tcW w:w="315" w:type="pct"/>
          </w:tcPr>
          <w:p w14:paraId="1B70542A" w14:textId="77777777" w:rsidR="001C3522" w:rsidRPr="007036CE" w:rsidRDefault="001C3522" w:rsidP="001C3522">
            <w:pPr>
              <w:pStyle w:val="GOSTTablenorm"/>
              <w:rPr>
                <w:ins w:id="6080" w:author="Опаева Лидия Арашаевна" w:date="2024-08-28T15:12:00Z"/>
              </w:rPr>
            </w:pPr>
            <w:ins w:id="6081" w:author="Опаева Лидия Арашаевна" w:date="2024-08-28T15:12:00Z">
              <w:r w:rsidRPr="007036CE">
                <w:t>&lt;=5</w:t>
              </w:r>
            </w:ins>
          </w:p>
        </w:tc>
        <w:tc>
          <w:tcPr>
            <w:tcW w:w="2035" w:type="pct"/>
          </w:tcPr>
          <w:p w14:paraId="3F59A07B" w14:textId="77777777" w:rsidR="001C3522" w:rsidRPr="007036CE" w:rsidRDefault="001C3522" w:rsidP="001C3522">
            <w:pPr>
              <w:pStyle w:val="GOSTTablenorm"/>
              <w:rPr>
                <w:ins w:id="6082" w:author="Опаева Лидия Арашаевна" w:date="2024-08-28T15:12:00Z"/>
              </w:rPr>
            </w:pPr>
            <w:ins w:id="6083" w:author="Опаева Лидия Арашаевна" w:date="2024-08-28T15:12:00Z">
              <w:r w:rsidRPr="007036CE">
                <w:t xml:space="preserve">Указывается счет бухгалтерского учета в соответствии со справочником «План счетов» в </w:t>
              </w:r>
              <w:r w:rsidRPr="007036CE">
                <w:rPr>
                  <w:lang w:val="en-US"/>
                </w:rPr>
                <w:t>SVAP</w:t>
              </w:r>
              <w:r w:rsidRPr="007036CE">
                <w:t xml:space="preserve"> для отражения по кредиту записи учета.</w:t>
              </w:r>
            </w:ins>
          </w:p>
          <w:p w14:paraId="6C6E64A0" w14:textId="77777777" w:rsidR="001C3522" w:rsidRPr="007036CE" w:rsidRDefault="001C3522" w:rsidP="001C3522">
            <w:pPr>
              <w:pStyle w:val="GOSTTablenorm"/>
              <w:rPr>
                <w:ins w:id="6084" w:author="Опаева Лидия Арашаевна" w:date="2024-08-28T15:12:00Z"/>
              </w:rPr>
            </w:pPr>
            <w:ins w:id="6085" w:author="Опаева Лидия Арашаевна" w:date="2024-08-28T15:12:00Z">
              <w:r w:rsidRPr="007036CE">
                <w:t>Если операция не подлежит отражению в бухгалтерском учете, то заполняется прочерком</w:t>
              </w:r>
            </w:ins>
          </w:p>
        </w:tc>
      </w:tr>
      <w:tr w:rsidR="001C3522" w:rsidRPr="007036CE" w14:paraId="4D1F1D9D" w14:textId="77777777" w:rsidTr="001C3522">
        <w:trPr>
          <w:ins w:id="6086" w:author="Опаева Лидия Арашаевна" w:date="2024-08-28T15:12:00Z"/>
        </w:trPr>
        <w:tc>
          <w:tcPr>
            <w:tcW w:w="1100" w:type="pct"/>
          </w:tcPr>
          <w:p w14:paraId="2F5C09EC" w14:textId="77777777" w:rsidR="001C3522" w:rsidRPr="007036CE" w:rsidRDefault="001C3522" w:rsidP="001C3522">
            <w:pPr>
              <w:pStyle w:val="GOSTTablenorm"/>
              <w:rPr>
                <w:ins w:id="6087" w:author="Опаева Лидия Арашаевна" w:date="2024-08-28T15:12:00Z"/>
              </w:rPr>
            </w:pPr>
            <w:ins w:id="6088" w:author="Опаева Лидия Арашаевна" w:date="2024-08-28T15:12:00Z">
              <w:r w:rsidRPr="007036CE">
                <w:t>Контур по Дт</w:t>
              </w:r>
            </w:ins>
          </w:p>
        </w:tc>
        <w:tc>
          <w:tcPr>
            <w:tcW w:w="750" w:type="pct"/>
          </w:tcPr>
          <w:p w14:paraId="78F56B69" w14:textId="77777777" w:rsidR="001C3522" w:rsidRPr="007036CE" w:rsidRDefault="001C3522" w:rsidP="001C3522">
            <w:pPr>
              <w:pStyle w:val="GOSTTablenorm"/>
              <w:rPr>
                <w:ins w:id="6089" w:author="Опаева Лидия Арашаевна" w:date="2024-08-28T15:12:00Z"/>
                <w:lang w:val="en-US"/>
              </w:rPr>
            </w:pPr>
            <w:ins w:id="6090" w:author="Опаева Лидия Арашаевна" w:date="2024-08-28T15:12:00Z">
              <w:r w:rsidRPr="007036CE">
                <w:rPr>
                  <w:b/>
                  <w:bCs/>
                  <w:szCs w:val="22"/>
                </w:rPr>
                <w:t>T0504833:</w:t>
              </w:r>
              <w:r w:rsidRPr="007036CE">
                <w:rPr>
                  <w:lang w:val="en-US"/>
                </w:rPr>
                <w:t>D</w:t>
              </w:r>
              <w:r w:rsidRPr="007036CE">
                <w:t>T_C</w:t>
              </w:r>
              <w:r w:rsidRPr="007036CE">
                <w:rPr>
                  <w:lang w:val="en-US"/>
                </w:rPr>
                <w:t>NT</w:t>
              </w:r>
            </w:ins>
          </w:p>
        </w:tc>
        <w:tc>
          <w:tcPr>
            <w:tcW w:w="500" w:type="pct"/>
          </w:tcPr>
          <w:p w14:paraId="7A26A2B0" w14:textId="77777777" w:rsidR="001C3522" w:rsidRPr="007036CE" w:rsidRDefault="001C3522" w:rsidP="001C3522">
            <w:pPr>
              <w:pStyle w:val="GOSTTablenorm"/>
              <w:rPr>
                <w:ins w:id="6091" w:author="Опаева Лидия Арашаевна" w:date="2024-08-28T15:12:00Z"/>
              </w:rPr>
            </w:pPr>
            <w:ins w:id="6092" w:author="Опаева Лидия Арашаевна" w:date="2024-08-28T15:12:00Z">
              <w:r w:rsidRPr="007036CE">
                <w:t>Строка</w:t>
              </w:r>
            </w:ins>
          </w:p>
        </w:tc>
        <w:tc>
          <w:tcPr>
            <w:tcW w:w="300" w:type="pct"/>
          </w:tcPr>
          <w:p w14:paraId="373C2A68" w14:textId="77777777" w:rsidR="001C3522" w:rsidRPr="007036CE" w:rsidRDefault="001C3522" w:rsidP="001C3522">
            <w:pPr>
              <w:pStyle w:val="GOSTTablenorm"/>
              <w:rPr>
                <w:ins w:id="6093" w:author="Опаева Лидия Арашаевна" w:date="2024-08-28T15:12:00Z"/>
              </w:rPr>
            </w:pPr>
            <w:ins w:id="6094" w:author="Опаева Лидия Арашаевна" w:date="2024-08-28T15:12:00Z">
              <w:r w:rsidRPr="007036CE">
                <w:t>Да</w:t>
              </w:r>
            </w:ins>
          </w:p>
        </w:tc>
        <w:tc>
          <w:tcPr>
            <w:tcW w:w="315" w:type="pct"/>
          </w:tcPr>
          <w:p w14:paraId="1A33A3FC" w14:textId="77777777" w:rsidR="001C3522" w:rsidRPr="007036CE" w:rsidRDefault="001C3522" w:rsidP="001C3522">
            <w:pPr>
              <w:pStyle w:val="GOSTTablenorm"/>
              <w:rPr>
                <w:ins w:id="6095" w:author="Опаева Лидия Арашаевна" w:date="2024-08-28T15:12:00Z"/>
              </w:rPr>
            </w:pPr>
            <w:ins w:id="6096" w:author="Опаева Лидия Арашаевна" w:date="2024-08-28T15:12:00Z">
              <w:r w:rsidRPr="007036CE">
                <w:t>=1</w:t>
              </w:r>
            </w:ins>
          </w:p>
        </w:tc>
        <w:tc>
          <w:tcPr>
            <w:tcW w:w="2035" w:type="pct"/>
          </w:tcPr>
          <w:p w14:paraId="4A26C9F8" w14:textId="77777777" w:rsidR="001C3522" w:rsidRPr="007036CE" w:rsidRDefault="001C3522" w:rsidP="001C3522">
            <w:pPr>
              <w:pStyle w:val="GOSTTablenorm"/>
              <w:rPr>
                <w:ins w:id="6097" w:author="Опаева Лидия Арашаевна" w:date="2024-08-28T15:12:00Z"/>
              </w:rPr>
            </w:pPr>
            <w:ins w:id="6098" w:author="Опаева Лидия Арашаевна" w:date="2024-08-28T15:12:00Z">
              <w:r w:rsidRPr="007036CE">
                <w:t>Указывается значение аналитического признака «Контур» для отражения по дебету записи учета</w:t>
              </w:r>
            </w:ins>
          </w:p>
        </w:tc>
      </w:tr>
      <w:tr w:rsidR="001C3522" w:rsidRPr="007036CE" w14:paraId="6CA418C9" w14:textId="77777777" w:rsidTr="001C3522">
        <w:trPr>
          <w:ins w:id="6099" w:author="Опаева Лидия Арашаевна" w:date="2024-08-28T15:12:00Z"/>
        </w:trPr>
        <w:tc>
          <w:tcPr>
            <w:tcW w:w="1100" w:type="pct"/>
          </w:tcPr>
          <w:p w14:paraId="3DBFE6CD" w14:textId="77777777" w:rsidR="001C3522" w:rsidRPr="007036CE" w:rsidRDefault="001C3522" w:rsidP="001C3522">
            <w:pPr>
              <w:pStyle w:val="GOSTTablenorm"/>
              <w:rPr>
                <w:ins w:id="6100" w:author="Опаева Лидия Арашаевна" w:date="2024-08-28T15:12:00Z"/>
              </w:rPr>
            </w:pPr>
            <w:ins w:id="6101" w:author="Опаева Лидия Арашаевна" w:date="2024-08-28T15:12:00Z">
              <w:r w:rsidRPr="007036CE">
                <w:t>Контур по Кт</w:t>
              </w:r>
            </w:ins>
          </w:p>
        </w:tc>
        <w:tc>
          <w:tcPr>
            <w:tcW w:w="750" w:type="pct"/>
          </w:tcPr>
          <w:p w14:paraId="06062D5A" w14:textId="77777777" w:rsidR="001C3522" w:rsidRPr="007036CE" w:rsidRDefault="001C3522" w:rsidP="008F5771">
            <w:pPr>
              <w:pStyle w:val="GOSTTablenorm"/>
              <w:rPr>
                <w:ins w:id="6102" w:author="Опаева Лидия Арашаевна" w:date="2024-08-28T15:12:00Z"/>
              </w:rPr>
            </w:pPr>
            <w:ins w:id="6103" w:author="Опаева Лидия Арашаевна" w:date="2024-08-28T15:12:00Z">
              <w:r w:rsidRPr="007036CE">
                <w:rPr>
                  <w:b/>
                  <w:bCs/>
                  <w:szCs w:val="22"/>
                </w:rPr>
                <w:t>T0504833:</w:t>
              </w:r>
              <w:r w:rsidRPr="007036CE">
                <w:t>CT_C</w:t>
              </w:r>
              <w:r w:rsidRPr="007036CE">
                <w:rPr>
                  <w:lang w:val="en-US"/>
                </w:rPr>
                <w:t>NT</w:t>
              </w:r>
            </w:ins>
          </w:p>
        </w:tc>
        <w:tc>
          <w:tcPr>
            <w:tcW w:w="500" w:type="pct"/>
          </w:tcPr>
          <w:p w14:paraId="3606983C" w14:textId="77777777" w:rsidR="001C3522" w:rsidRPr="007036CE" w:rsidRDefault="001C3522" w:rsidP="001C3522">
            <w:pPr>
              <w:pStyle w:val="GOSTTablenorm"/>
              <w:rPr>
                <w:ins w:id="6104" w:author="Опаева Лидия Арашаевна" w:date="2024-08-28T15:12:00Z"/>
              </w:rPr>
            </w:pPr>
            <w:ins w:id="6105" w:author="Опаева Лидия Арашаевна" w:date="2024-08-28T15:12:00Z">
              <w:r w:rsidRPr="007036CE">
                <w:t>Строка</w:t>
              </w:r>
            </w:ins>
          </w:p>
        </w:tc>
        <w:tc>
          <w:tcPr>
            <w:tcW w:w="300" w:type="pct"/>
          </w:tcPr>
          <w:p w14:paraId="360AF4AA" w14:textId="77777777" w:rsidR="001C3522" w:rsidRPr="007036CE" w:rsidRDefault="001C3522" w:rsidP="001C3522">
            <w:pPr>
              <w:pStyle w:val="GOSTTablenorm"/>
              <w:rPr>
                <w:ins w:id="6106" w:author="Опаева Лидия Арашаевна" w:date="2024-08-28T15:12:00Z"/>
              </w:rPr>
            </w:pPr>
            <w:ins w:id="6107" w:author="Опаева Лидия Арашаевна" w:date="2024-08-28T15:12:00Z">
              <w:r w:rsidRPr="007036CE">
                <w:t>Да</w:t>
              </w:r>
            </w:ins>
          </w:p>
        </w:tc>
        <w:tc>
          <w:tcPr>
            <w:tcW w:w="315" w:type="pct"/>
          </w:tcPr>
          <w:p w14:paraId="5D58E071" w14:textId="77777777" w:rsidR="001C3522" w:rsidRPr="007036CE" w:rsidRDefault="001C3522" w:rsidP="001C3522">
            <w:pPr>
              <w:pStyle w:val="GOSTTablenorm"/>
              <w:rPr>
                <w:ins w:id="6108" w:author="Опаева Лидия Арашаевна" w:date="2024-08-28T15:12:00Z"/>
              </w:rPr>
            </w:pPr>
            <w:ins w:id="6109" w:author="Опаева Лидия Арашаевна" w:date="2024-08-28T15:12:00Z">
              <w:r w:rsidRPr="007036CE">
                <w:t>=1</w:t>
              </w:r>
            </w:ins>
          </w:p>
        </w:tc>
        <w:tc>
          <w:tcPr>
            <w:tcW w:w="2035" w:type="pct"/>
          </w:tcPr>
          <w:p w14:paraId="35A74237" w14:textId="77777777" w:rsidR="001C3522" w:rsidRPr="007036CE" w:rsidRDefault="001C3522" w:rsidP="001C3522">
            <w:pPr>
              <w:pStyle w:val="GOSTTablenorm"/>
              <w:rPr>
                <w:ins w:id="6110" w:author="Опаева Лидия Арашаевна" w:date="2024-08-28T15:12:00Z"/>
              </w:rPr>
            </w:pPr>
            <w:ins w:id="6111" w:author="Опаева Лидия Арашаевна" w:date="2024-08-28T15:12:00Z">
              <w:r w:rsidRPr="007036CE">
                <w:t>Указывается значение аналитического признака «Контур» для отражения по кредиту записи учета</w:t>
              </w:r>
            </w:ins>
          </w:p>
        </w:tc>
      </w:tr>
      <w:tr w:rsidR="001C3522" w:rsidRPr="007036CE" w14:paraId="03A13DA2" w14:textId="77777777" w:rsidTr="001C3522">
        <w:trPr>
          <w:ins w:id="6112" w:author="Опаева Лидия Арашаевна" w:date="2024-08-28T15:12:00Z"/>
        </w:trPr>
        <w:tc>
          <w:tcPr>
            <w:tcW w:w="1100" w:type="pct"/>
          </w:tcPr>
          <w:p w14:paraId="6E57CAEE" w14:textId="77777777" w:rsidR="001C3522" w:rsidRPr="007036CE" w:rsidRDefault="001C3522" w:rsidP="001C3522">
            <w:pPr>
              <w:pStyle w:val="GOSTTablenorm"/>
              <w:rPr>
                <w:ins w:id="6113" w:author="Опаева Лидия Арашаевна" w:date="2024-08-28T15:12:00Z"/>
              </w:rPr>
            </w:pPr>
            <w:ins w:id="6114" w:author="Опаева Лидия Арашаевна" w:date="2024-08-28T15:12:00Z">
              <w:r w:rsidRPr="007036CE">
                <w:t>Лицевой счет по Дт</w:t>
              </w:r>
            </w:ins>
          </w:p>
        </w:tc>
        <w:tc>
          <w:tcPr>
            <w:tcW w:w="750" w:type="pct"/>
          </w:tcPr>
          <w:p w14:paraId="39110CAA" w14:textId="77777777" w:rsidR="001C3522" w:rsidRPr="007036CE" w:rsidRDefault="001C3522" w:rsidP="001C3522">
            <w:pPr>
              <w:pStyle w:val="GOSTTablenorm"/>
              <w:rPr>
                <w:ins w:id="6115" w:author="Опаева Лидия Арашаевна" w:date="2024-08-28T15:12:00Z"/>
              </w:rPr>
            </w:pPr>
            <w:ins w:id="6116" w:author="Опаева Лидия Арашаевна" w:date="2024-08-28T15:12:00Z">
              <w:r w:rsidRPr="007036CE">
                <w:rPr>
                  <w:b/>
                  <w:bCs/>
                  <w:szCs w:val="22"/>
                </w:rPr>
                <w:t>T0504833:</w:t>
              </w:r>
              <w:r w:rsidRPr="007036CE">
                <w:t>DT_LS</w:t>
              </w:r>
            </w:ins>
          </w:p>
        </w:tc>
        <w:tc>
          <w:tcPr>
            <w:tcW w:w="500" w:type="pct"/>
          </w:tcPr>
          <w:p w14:paraId="5E1FA781" w14:textId="77777777" w:rsidR="001C3522" w:rsidRPr="007036CE" w:rsidRDefault="001C3522" w:rsidP="001C3522">
            <w:pPr>
              <w:pStyle w:val="GOSTTablenorm"/>
              <w:rPr>
                <w:ins w:id="6117" w:author="Опаева Лидия Арашаевна" w:date="2024-08-28T15:12:00Z"/>
              </w:rPr>
            </w:pPr>
            <w:ins w:id="6118" w:author="Опаева Лидия Арашаевна" w:date="2024-08-28T15:12:00Z">
              <w:r w:rsidRPr="007036CE">
                <w:t>Строка</w:t>
              </w:r>
            </w:ins>
          </w:p>
        </w:tc>
        <w:tc>
          <w:tcPr>
            <w:tcW w:w="300" w:type="pct"/>
          </w:tcPr>
          <w:p w14:paraId="7F69E038" w14:textId="77777777" w:rsidR="001C3522" w:rsidRPr="007036CE" w:rsidRDefault="001C3522" w:rsidP="001C3522">
            <w:pPr>
              <w:pStyle w:val="GOSTTablenorm"/>
              <w:rPr>
                <w:ins w:id="6119" w:author="Опаева Лидия Арашаевна" w:date="2024-08-28T15:12:00Z"/>
              </w:rPr>
            </w:pPr>
            <w:ins w:id="6120" w:author="Опаева Лидия Арашаевна" w:date="2024-08-28T15:12:00Z">
              <w:r w:rsidRPr="007036CE">
                <w:t>Да</w:t>
              </w:r>
            </w:ins>
          </w:p>
        </w:tc>
        <w:tc>
          <w:tcPr>
            <w:tcW w:w="315" w:type="pct"/>
          </w:tcPr>
          <w:p w14:paraId="1BCBB4D0" w14:textId="77777777" w:rsidR="001C3522" w:rsidRPr="007036CE" w:rsidRDefault="001C3522" w:rsidP="001C3522">
            <w:pPr>
              <w:pStyle w:val="GOSTTablenorm"/>
              <w:rPr>
                <w:ins w:id="6121" w:author="Опаева Лидия Арашаевна" w:date="2024-08-28T15:12:00Z"/>
              </w:rPr>
            </w:pPr>
            <w:ins w:id="6122" w:author="Опаева Лидия Арашаевна" w:date="2024-08-28T15:12:00Z">
              <w:r w:rsidRPr="007036CE">
                <w:t>&lt;=20</w:t>
              </w:r>
            </w:ins>
          </w:p>
        </w:tc>
        <w:tc>
          <w:tcPr>
            <w:tcW w:w="2035" w:type="pct"/>
          </w:tcPr>
          <w:p w14:paraId="70E45BC3" w14:textId="77777777" w:rsidR="001C3522" w:rsidRPr="007036CE" w:rsidRDefault="001C3522" w:rsidP="001C3522">
            <w:pPr>
              <w:pStyle w:val="GOSTTablenorm"/>
              <w:rPr>
                <w:ins w:id="6123" w:author="Опаева Лидия Арашаевна" w:date="2024-08-28T15:12:00Z"/>
              </w:rPr>
            </w:pPr>
            <w:ins w:id="6124" w:author="Опаева Лидия Арашаевна" w:date="2024-08-28T15:12:00Z">
              <w:r w:rsidRPr="007036CE">
                <w:t>Указывается значение аналитического признака «ЛС» (Лицевой счет) для отражения по дебету записи учета</w:t>
              </w:r>
            </w:ins>
          </w:p>
        </w:tc>
      </w:tr>
      <w:tr w:rsidR="001C3522" w:rsidRPr="007036CE" w14:paraId="75D60F4A" w14:textId="77777777" w:rsidTr="001C3522">
        <w:trPr>
          <w:ins w:id="6125" w:author="Опаева Лидия Арашаевна" w:date="2024-08-28T15:12:00Z"/>
        </w:trPr>
        <w:tc>
          <w:tcPr>
            <w:tcW w:w="1100" w:type="pct"/>
          </w:tcPr>
          <w:p w14:paraId="5BC611A5" w14:textId="77777777" w:rsidR="001C3522" w:rsidRPr="007036CE" w:rsidRDefault="001C3522" w:rsidP="001C3522">
            <w:pPr>
              <w:pStyle w:val="GOSTTablenorm"/>
              <w:rPr>
                <w:ins w:id="6126" w:author="Опаева Лидия Арашаевна" w:date="2024-08-28T15:12:00Z"/>
              </w:rPr>
            </w:pPr>
            <w:ins w:id="6127" w:author="Опаева Лидия Арашаевна" w:date="2024-08-28T15:12:00Z">
              <w:r w:rsidRPr="007036CE">
                <w:t>Лицевой счет по Кт</w:t>
              </w:r>
            </w:ins>
          </w:p>
        </w:tc>
        <w:tc>
          <w:tcPr>
            <w:tcW w:w="750" w:type="pct"/>
          </w:tcPr>
          <w:p w14:paraId="589FBDB5" w14:textId="77777777" w:rsidR="001C3522" w:rsidRPr="007036CE" w:rsidRDefault="001C3522" w:rsidP="001C3522">
            <w:pPr>
              <w:pStyle w:val="GOSTTablenorm"/>
              <w:rPr>
                <w:ins w:id="6128" w:author="Опаева Лидия Арашаевна" w:date="2024-08-28T15:12:00Z"/>
              </w:rPr>
            </w:pPr>
            <w:ins w:id="6129" w:author="Опаева Лидия Арашаевна" w:date="2024-08-28T15:12:00Z">
              <w:r w:rsidRPr="007036CE">
                <w:rPr>
                  <w:b/>
                  <w:bCs/>
                  <w:szCs w:val="22"/>
                </w:rPr>
                <w:t>T0504833:</w:t>
              </w:r>
              <w:r w:rsidRPr="007036CE">
                <w:t>CT_LS</w:t>
              </w:r>
            </w:ins>
          </w:p>
        </w:tc>
        <w:tc>
          <w:tcPr>
            <w:tcW w:w="500" w:type="pct"/>
          </w:tcPr>
          <w:p w14:paraId="033DAFA2" w14:textId="77777777" w:rsidR="001C3522" w:rsidRPr="007036CE" w:rsidRDefault="001C3522" w:rsidP="001C3522">
            <w:pPr>
              <w:pStyle w:val="GOSTTablenorm"/>
              <w:rPr>
                <w:ins w:id="6130" w:author="Опаева Лидия Арашаевна" w:date="2024-08-28T15:12:00Z"/>
              </w:rPr>
            </w:pPr>
            <w:ins w:id="6131" w:author="Опаева Лидия Арашаевна" w:date="2024-08-28T15:12:00Z">
              <w:r w:rsidRPr="007036CE">
                <w:t>Строка</w:t>
              </w:r>
            </w:ins>
          </w:p>
        </w:tc>
        <w:tc>
          <w:tcPr>
            <w:tcW w:w="300" w:type="pct"/>
          </w:tcPr>
          <w:p w14:paraId="70879C63" w14:textId="77777777" w:rsidR="001C3522" w:rsidRPr="007036CE" w:rsidRDefault="001C3522" w:rsidP="001C3522">
            <w:pPr>
              <w:pStyle w:val="GOSTTablenorm"/>
              <w:rPr>
                <w:ins w:id="6132" w:author="Опаева Лидия Арашаевна" w:date="2024-08-28T15:12:00Z"/>
              </w:rPr>
            </w:pPr>
            <w:ins w:id="6133" w:author="Опаева Лидия Арашаевна" w:date="2024-08-28T15:12:00Z">
              <w:r w:rsidRPr="007036CE">
                <w:t>Да</w:t>
              </w:r>
            </w:ins>
          </w:p>
        </w:tc>
        <w:tc>
          <w:tcPr>
            <w:tcW w:w="315" w:type="pct"/>
          </w:tcPr>
          <w:p w14:paraId="1D876733" w14:textId="77777777" w:rsidR="001C3522" w:rsidRPr="007036CE" w:rsidRDefault="001C3522" w:rsidP="001C3522">
            <w:pPr>
              <w:pStyle w:val="GOSTTablenorm"/>
              <w:rPr>
                <w:ins w:id="6134" w:author="Опаева Лидия Арашаевна" w:date="2024-08-28T15:12:00Z"/>
              </w:rPr>
            </w:pPr>
            <w:ins w:id="6135" w:author="Опаева Лидия Арашаевна" w:date="2024-08-28T15:12:00Z">
              <w:r w:rsidRPr="007036CE">
                <w:t>&lt;=20</w:t>
              </w:r>
            </w:ins>
          </w:p>
        </w:tc>
        <w:tc>
          <w:tcPr>
            <w:tcW w:w="2035" w:type="pct"/>
          </w:tcPr>
          <w:p w14:paraId="6E8EC2DA" w14:textId="77777777" w:rsidR="001C3522" w:rsidRPr="007036CE" w:rsidRDefault="001C3522" w:rsidP="001C3522">
            <w:pPr>
              <w:pStyle w:val="GOSTTablenorm"/>
              <w:rPr>
                <w:ins w:id="6136" w:author="Опаева Лидия Арашаевна" w:date="2024-08-28T15:12:00Z"/>
              </w:rPr>
            </w:pPr>
            <w:ins w:id="6137" w:author="Опаева Лидия Арашаевна" w:date="2024-08-28T15:12:00Z">
              <w:r w:rsidRPr="007036CE">
                <w:t>Указывается значение аналитического признака «ЛС» (Лицевой счет) для отражения по кредиту записи учета</w:t>
              </w:r>
            </w:ins>
          </w:p>
        </w:tc>
      </w:tr>
      <w:tr w:rsidR="001C3522" w:rsidRPr="007036CE" w14:paraId="348C343C" w14:textId="77777777" w:rsidTr="001C3522">
        <w:trPr>
          <w:ins w:id="6138" w:author="Опаева Лидия Арашаевна" w:date="2024-08-28T15:12:00Z"/>
        </w:trPr>
        <w:tc>
          <w:tcPr>
            <w:tcW w:w="1100" w:type="pct"/>
          </w:tcPr>
          <w:p w14:paraId="301591E1" w14:textId="77777777" w:rsidR="001C3522" w:rsidRPr="007036CE" w:rsidRDefault="001C3522" w:rsidP="001C3522">
            <w:pPr>
              <w:pStyle w:val="GOSTTablenorm"/>
              <w:rPr>
                <w:ins w:id="6139" w:author="Опаева Лидия Арашаевна" w:date="2024-08-28T15:12:00Z"/>
              </w:rPr>
            </w:pPr>
            <w:ins w:id="6140" w:author="Опаева Лидия Арашаевна" w:date="2024-08-28T15:12:00Z">
              <w:r w:rsidRPr="007036CE">
                <w:t>Подведомственное учреждение по Дт</w:t>
              </w:r>
            </w:ins>
          </w:p>
        </w:tc>
        <w:tc>
          <w:tcPr>
            <w:tcW w:w="750" w:type="pct"/>
          </w:tcPr>
          <w:p w14:paraId="468A324A" w14:textId="77777777" w:rsidR="001C3522" w:rsidRPr="007036CE" w:rsidRDefault="001C3522" w:rsidP="001C3522">
            <w:pPr>
              <w:pStyle w:val="GOSTTablenorm"/>
              <w:rPr>
                <w:ins w:id="6141" w:author="Опаева Лидия Арашаевна" w:date="2024-08-28T15:12:00Z"/>
              </w:rPr>
            </w:pPr>
            <w:ins w:id="6142" w:author="Опаева Лидия Арашаевна" w:date="2024-08-28T15:12:00Z">
              <w:r w:rsidRPr="007036CE">
                <w:rPr>
                  <w:b/>
                  <w:bCs/>
                  <w:szCs w:val="22"/>
                </w:rPr>
                <w:t>T0504833:</w:t>
              </w:r>
              <w:r w:rsidRPr="007036CE">
                <w:t>DT_PUCH</w:t>
              </w:r>
            </w:ins>
          </w:p>
        </w:tc>
        <w:tc>
          <w:tcPr>
            <w:tcW w:w="500" w:type="pct"/>
          </w:tcPr>
          <w:p w14:paraId="3EB81AA6" w14:textId="77777777" w:rsidR="001C3522" w:rsidRPr="007036CE" w:rsidRDefault="001C3522" w:rsidP="001C3522">
            <w:pPr>
              <w:pStyle w:val="GOSTTablenorm"/>
              <w:rPr>
                <w:ins w:id="6143" w:author="Опаева Лидия Арашаевна" w:date="2024-08-28T15:12:00Z"/>
              </w:rPr>
            </w:pPr>
            <w:ins w:id="6144" w:author="Опаева Лидия Арашаевна" w:date="2024-08-28T15:12:00Z">
              <w:r w:rsidRPr="007036CE">
                <w:t>Строка</w:t>
              </w:r>
            </w:ins>
          </w:p>
        </w:tc>
        <w:tc>
          <w:tcPr>
            <w:tcW w:w="300" w:type="pct"/>
          </w:tcPr>
          <w:p w14:paraId="37E31D02" w14:textId="77777777" w:rsidR="001C3522" w:rsidRPr="007036CE" w:rsidRDefault="001C3522" w:rsidP="001C3522">
            <w:pPr>
              <w:pStyle w:val="GOSTTablenorm"/>
              <w:rPr>
                <w:ins w:id="6145" w:author="Опаева Лидия Арашаевна" w:date="2024-08-28T15:12:00Z"/>
              </w:rPr>
            </w:pPr>
            <w:ins w:id="6146" w:author="Опаева Лидия Арашаевна" w:date="2024-08-28T15:12:00Z">
              <w:r w:rsidRPr="007036CE">
                <w:t>Да</w:t>
              </w:r>
            </w:ins>
          </w:p>
        </w:tc>
        <w:tc>
          <w:tcPr>
            <w:tcW w:w="315" w:type="pct"/>
          </w:tcPr>
          <w:p w14:paraId="1EDCB33D" w14:textId="77777777" w:rsidR="001C3522" w:rsidRPr="007036CE" w:rsidRDefault="001C3522" w:rsidP="001C3522">
            <w:pPr>
              <w:pStyle w:val="GOSTTablenorm"/>
              <w:rPr>
                <w:ins w:id="6147" w:author="Опаева Лидия Арашаевна" w:date="2024-08-28T15:12:00Z"/>
              </w:rPr>
            </w:pPr>
            <w:ins w:id="6148" w:author="Опаева Лидия Арашаевна" w:date="2024-08-28T15:12:00Z">
              <w:r w:rsidRPr="007036CE">
                <w:t>&lt;=25</w:t>
              </w:r>
            </w:ins>
          </w:p>
        </w:tc>
        <w:tc>
          <w:tcPr>
            <w:tcW w:w="2035" w:type="pct"/>
          </w:tcPr>
          <w:p w14:paraId="13D4F904" w14:textId="77777777" w:rsidR="001C3522" w:rsidRPr="007036CE" w:rsidRDefault="001C3522" w:rsidP="001C3522">
            <w:pPr>
              <w:pStyle w:val="GOSTTablenorm"/>
              <w:rPr>
                <w:ins w:id="6149" w:author="Опаева Лидия Арашаевна" w:date="2024-08-28T15:12:00Z"/>
              </w:rPr>
            </w:pPr>
            <w:ins w:id="6150" w:author="Опаева Лидия Арашаевна" w:date="2024-08-28T15:12:00Z">
              <w:r w:rsidRPr="007036CE">
                <w:t>Указывается значение аналитического признака «УБП» (Подведомственное учреждение, участник бюджетного процесса) для отражения по дебету записи учета.</w:t>
              </w:r>
            </w:ins>
          </w:p>
          <w:p w14:paraId="6C61B75D" w14:textId="77777777" w:rsidR="001C3522" w:rsidRPr="007036CE" w:rsidRDefault="001C3522" w:rsidP="001C3522">
            <w:pPr>
              <w:pStyle w:val="afffe"/>
              <w:ind w:left="75" w:firstLine="0"/>
              <w:rPr>
                <w:ins w:id="6151" w:author="Опаева Лидия Арашаевна" w:date="2024-08-28T15:12:00Z"/>
              </w:rPr>
            </w:pPr>
            <w:ins w:id="6152" w:author="Опаева Лидия Арашаевна" w:date="2024-08-28T15:12:00Z">
              <w:r w:rsidRPr="007036CE">
                <w:rPr>
                  <w:sz w:val="22"/>
                </w:rPr>
                <w:t>Возможные значения</w:t>
              </w:r>
              <w:r w:rsidRPr="007036CE">
                <w:t>:</w:t>
              </w:r>
            </w:ins>
          </w:p>
          <w:p w14:paraId="7BC44B5D" w14:textId="77777777" w:rsidR="001C3522" w:rsidRPr="007036CE" w:rsidRDefault="008F5771" w:rsidP="008F5771">
            <w:pPr>
              <w:pStyle w:val="GOSTTableListMark1"/>
              <w:numPr>
                <w:ilvl w:val="0"/>
                <w:numId w:val="2"/>
              </w:numPr>
              <w:tabs>
                <w:tab w:val="clear" w:pos="369"/>
                <w:tab w:val="num" w:pos="340"/>
              </w:tabs>
              <w:ind w:left="340"/>
              <w:rPr>
                <w:ins w:id="6153" w:author="Опаева Лидия Арашаевна" w:date="2024-08-28T15:12:00Z"/>
              </w:rPr>
            </w:pPr>
            <w:r w:rsidRPr="007036CE">
              <w:rPr>
                <w:szCs w:val="22"/>
              </w:rPr>
              <w:t>«</w:t>
            </w:r>
            <w:ins w:id="6154" w:author="Опаева Лидия Арашаевна" w:date="2024-08-28T15:15:00Z">
              <w:r w:rsidR="001C3522" w:rsidRPr="007036CE">
                <w:rPr>
                  <w:szCs w:val="22"/>
                </w:rPr>
                <w:t>–</w:t>
              </w:r>
            </w:ins>
            <w:r w:rsidRPr="007036CE">
              <w:rPr>
                <w:szCs w:val="22"/>
              </w:rPr>
              <w:t>»</w:t>
            </w:r>
            <w:ins w:id="6155" w:author="Опаева Лидия Арашаевна" w:date="2024-08-28T15:12:00Z">
              <w:r w:rsidR="001C3522" w:rsidRPr="007036CE">
                <w:rPr>
                  <w:szCs w:val="22"/>
                </w:rPr>
                <w:t xml:space="preserve"> (прочерк)</w:t>
              </w:r>
            </w:ins>
          </w:p>
        </w:tc>
      </w:tr>
      <w:tr w:rsidR="001C3522" w:rsidRPr="007036CE" w14:paraId="5175F374" w14:textId="77777777" w:rsidTr="001C3522">
        <w:trPr>
          <w:ins w:id="6156" w:author="Опаева Лидия Арашаевна" w:date="2024-08-28T15:12:00Z"/>
        </w:trPr>
        <w:tc>
          <w:tcPr>
            <w:tcW w:w="1100" w:type="pct"/>
          </w:tcPr>
          <w:p w14:paraId="01BCA89C" w14:textId="77777777" w:rsidR="001C3522" w:rsidRPr="007036CE" w:rsidRDefault="001C3522" w:rsidP="001C3522">
            <w:pPr>
              <w:pStyle w:val="GOSTTablenorm"/>
              <w:rPr>
                <w:ins w:id="6157" w:author="Опаева Лидия Арашаевна" w:date="2024-08-28T15:12:00Z"/>
              </w:rPr>
            </w:pPr>
            <w:ins w:id="6158" w:author="Опаева Лидия Арашаевна" w:date="2024-08-28T15:12:00Z">
              <w:r w:rsidRPr="007036CE">
                <w:t xml:space="preserve">Подведомственное учреждение по </w:t>
              </w:r>
              <w:r w:rsidRPr="007036CE">
                <w:lastRenderedPageBreak/>
                <w:t>Кт</w:t>
              </w:r>
            </w:ins>
          </w:p>
        </w:tc>
        <w:tc>
          <w:tcPr>
            <w:tcW w:w="750" w:type="pct"/>
          </w:tcPr>
          <w:p w14:paraId="3D9D0EBC" w14:textId="77777777" w:rsidR="001C3522" w:rsidRPr="007036CE" w:rsidRDefault="001C3522" w:rsidP="001C3522">
            <w:pPr>
              <w:pStyle w:val="GOSTTablenorm"/>
              <w:rPr>
                <w:ins w:id="6159" w:author="Опаева Лидия Арашаевна" w:date="2024-08-28T15:12:00Z"/>
              </w:rPr>
            </w:pPr>
            <w:ins w:id="6160" w:author="Опаева Лидия Арашаевна" w:date="2024-08-28T15:12:00Z">
              <w:r w:rsidRPr="007036CE">
                <w:rPr>
                  <w:b/>
                  <w:bCs/>
                  <w:szCs w:val="22"/>
                </w:rPr>
                <w:lastRenderedPageBreak/>
                <w:t>T0504833:</w:t>
              </w:r>
              <w:r w:rsidRPr="007036CE">
                <w:t>CT_PUCH</w:t>
              </w:r>
            </w:ins>
          </w:p>
        </w:tc>
        <w:tc>
          <w:tcPr>
            <w:tcW w:w="500" w:type="pct"/>
          </w:tcPr>
          <w:p w14:paraId="4D4B26A1" w14:textId="77777777" w:rsidR="001C3522" w:rsidRPr="007036CE" w:rsidRDefault="001C3522" w:rsidP="001C3522">
            <w:pPr>
              <w:pStyle w:val="GOSTTablenorm"/>
              <w:rPr>
                <w:ins w:id="6161" w:author="Опаева Лидия Арашаевна" w:date="2024-08-28T15:12:00Z"/>
              </w:rPr>
            </w:pPr>
            <w:ins w:id="6162" w:author="Опаева Лидия Арашаевна" w:date="2024-08-28T15:12:00Z">
              <w:r w:rsidRPr="007036CE">
                <w:t>Строка</w:t>
              </w:r>
            </w:ins>
          </w:p>
        </w:tc>
        <w:tc>
          <w:tcPr>
            <w:tcW w:w="300" w:type="pct"/>
          </w:tcPr>
          <w:p w14:paraId="5715C148" w14:textId="77777777" w:rsidR="001C3522" w:rsidRPr="007036CE" w:rsidRDefault="001C3522" w:rsidP="001C3522">
            <w:pPr>
              <w:pStyle w:val="GOSTTablenorm"/>
              <w:rPr>
                <w:ins w:id="6163" w:author="Опаева Лидия Арашаевна" w:date="2024-08-28T15:12:00Z"/>
              </w:rPr>
            </w:pPr>
            <w:ins w:id="6164" w:author="Опаева Лидия Арашаевна" w:date="2024-08-28T15:12:00Z">
              <w:r w:rsidRPr="007036CE">
                <w:t>Да</w:t>
              </w:r>
            </w:ins>
          </w:p>
        </w:tc>
        <w:tc>
          <w:tcPr>
            <w:tcW w:w="315" w:type="pct"/>
          </w:tcPr>
          <w:p w14:paraId="78A4DC57" w14:textId="77777777" w:rsidR="001C3522" w:rsidRPr="007036CE" w:rsidRDefault="001C3522" w:rsidP="001C3522">
            <w:pPr>
              <w:pStyle w:val="GOSTTablenorm"/>
              <w:rPr>
                <w:ins w:id="6165" w:author="Опаева Лидия Арашаевна" w:date="2024-08-28T15:12:00Z"/>
              </w:rPr>
            </w:pPr>
            <w:ins w:id="6166" w:author="Опаева Лидия Арашаевна" w:date="2024-08-28T15:12:00Z">
              <w:r w:rsidRPr="007036CE">
                <w:t>&lt;=25</w:t>
              </w:r>
            </w:ins>
          </w:p>
        </w:tc>
        <w:tc>
          <w:tcPr>
            <w:tcW w:w="2035" w:type="pct"/>
          </w:tcPr>
          <w:p w14:paraId="67A5F91A" w14:textId="77777777" w:rsidR="001C3522" w:rsidRPr="007036CE" w:rsidRDefault="001C3522" w:rsidP="001C3522">
            <w:pPr>
              <w:pStyle w:val="GOSTTablenorm"/>
              <w:rPr>
                <w:ins w:id="6167" w:author="Опаева Лидия Арашаевна" w:date="2024-08-28T15:12:00Z"/>
              </w:rPr>
            </w:pPr>
            <w:ins w:id="6168" w:author="Опаева Лидия Арашаевна" w:date="2024-08-28T15:12:00Z">
              <w:r w:rsidRPr="007036CE">
                <w:t>Указывается значение аналитического признака «УБП» (Подве</w:t>
              </w:r>
              <w:r w:rsidRPr="007036CE">
                <w:lastRenderedPageBreak/>
                <w:t>домственное учреждение, участник бюджетного процесса) для отражения по кредиту записи учета.</w:t>
              </w:r>
            </w:ins>
          </w:p>
          <w:p w14:paraId="65525241" w14:textId="77777777" w:rsidR="001C3522" w:rsidRPr="007036CE" w:rsidRDefault="001C3522" w:rsidP="001C3522">
            <w:pPr>
              <w:pStyle w:val="afffe"/>
              <w:ind w:left="75" w:firstLine="0"/>
              <w:rPr>
                <w:ins w:id="6169" w:author="Опаева Лидия Арашаевна" w:date="2024-08-28T15:16:00Z"/>
              </w:rPr>
            </w:pPr>
            <w:ins w:id="6170" w:author="Опаева Лидия Арашаевна" w:date="2024-08-28T15:16:00Z">
              <w:r w:rsidRPr="007036CE">
                <w:rPr>
                  <w:sz w:val="22"/>
                </w:rPr>
                <w:t>Возможные значения</w:t>
              </w:r>
              <w:r w:rsidRPr="007036CE">
                <w:t>:</w:t>
              </w:r>
            </w:ins>
          </w:p>
          <w:p w14:paraId="222A7277" w14:textId="77777777" w:rsidR="001C3522" w:rsidRPr="007036CE" w:rsidRDefault="008F5771" w:rsidP="008F5771">
            <w:pPr>
              <w:pStyle w:val="GOSTTableListMark1"/>
              <w:numPr>
                <w:ilvl w:val="0"/>
                <w:numId w:val="2"/>
              </w:numPr>
              <w:tabs>
                <w:tab w:val="clear" w:pos="369"/>
                <w:tab w:val="num" w:pos="340"/>
              </w:tabs>
              <w:ind w:left="340"/>
              <w:rPr>
                <w:ins w:id="6171" w:author="Опаева Лидия Арашаевна" w:date="2024-08-28T15:12:00Z"/>
              </w:rPr>
            </w:pPr>
            <w:r w:rsidRPr="007036CE">
              <w:rPr>
                <w:szCs w:val="22"/>
              </w:rPr>
              <w:t>«</w:t>
            </w:r>
            <w:ins w:id="6172" w:author="Опаева Лидия Арашаевна" w:date="2024-08-28T15:16:00Z">
              <w:r w:rsidR="001C3522" w:rsidRPr="007036CE">
                <w:rPr>
                  <w:szCs w:val="22"/>
                </w:rPr>
                <w:t>–</w:t>
              </w:r>
            </w:ins>
            <w:r w:rsidRPr="007036CE">
              <w:rPr>
                <w:szCs w:val="22"/>
              </w:rPr>
              <w:t>»</w:t>
            </w:r>
            <w:ins w:id="6173" w:author="Опаева Лидия Арашаевна" w:date="2024-08-28T15:16:00Z">
              <w:r w:rsidR="001C3522" w:rsidRPr="007036CE">
                <w:rPr>
                  <w:szCs w:val="22"/>
                </w:rPr>
                <w:t xml:space="preserve"> (прочерк)</w:t>
              </w:r>
            </w:ins>
          </w:p>
        </w:tc>
      </w:tr>
      <w:tr w:rsidR="001C3522" w:rsidRPr="007036CE" w14:paraId="645F483E" w14:textId="77777777" w:rsidTr="001C3522">
        <w:trPr>
          <w:ins w:id="6174" w:author="Опаева Лидия Арашаевна" w:date="2024-08-28T15:12:00Z"/>
        </w:trPr>
        <w:tc>
          <w:tcPr>
            <w:tcW w:w="1100" w:type="pct"/>
          </w:tcPr>
          <w:p w14:paraId="35099A22" w14:textId="77777777" w:rsidR="001C3522" w:rsidRPr="007036CE" w:rsidRDefault="001C3522" w:rsidP="001C3522">
            <w:pPr>
              <w:pStyle w:val="GOSTTablenorm"/>
              <w:rPr>
                <w:ins w:id="6175" w:author="Опаева Лидия Арашаевна" w:date="2024-08-28T15:12:00Z"/>
              </w:rPr>
            </w:pPr>
            <w:ins w:id="6176" w:author="Опаева Лидия Арашаевна" w:date="2024-08-28T15:12:00Z">
              <w:r w:rsidRPr="007036CE">
                <w:lastRenderedPageBreak/>
                <w:t>Код цели (аналитический код) по Дт</w:t>
              </w:r>
            </w:ins>
          </w:p>
        </w:tc>
        <w:tc>
          <w:tcPr>
            <w:tcW w:w="750" w:type="pct"/>
          </w:tcPr>
          <w:p w14:paraId="4C6AE0E5" w14:textId="77777777" w:rsidR="001C3522" w:rsidRPr="007036CE" w:rsidRDefault="001C3522" w:rsidP="001C3522">
            <w:pPr>
              <w:pStyle w:val="GOSTTablenorm"/>
              <w:rPr>
                <w:ins w:id="6177" w:author="Опаева Лидия Арашаевна" w:date="2024-08-28T15:12:00Z"/>
              </w:rPr>
            </w:pPr>
            <w:ins w:id="6178" w:author="Опаева Лидия Арашаевна" w:date="2024-08-28T15:12:00Z">
              <w:r w:rsidRPr="007036CE">
                <w:rPr>
                  <w:b/>
                  <w:bCs/>
                  <w:szCs w:val="22"/>
                </w:rPr>
                <w:t>T0504833:</w:t>
              </w:r>
              <w:r w:rsidRPr="007036CE">
                <w:t>DT_KS</w:t>
              </w:r>
            </w:ins>
          </w:p>
        </w:tc>
        <w:tc>
          <w:tcPr>
            <w:tcW w:w="500" w:type="pct"/>
          </w:tcPr>
          <w:p w14:paraId="3B42832A" w14:textId="77777777" w:rsidR="001C3522" w:rsidRPr="007036CE" w:rsidRDefault="001C3522" w:rsidP="001C3522">
            <w:pPr>
              <w:pStyle w:val="GOSTTablenorm"/>
              <w:rPr>
                <w:ins w:id="6179" w:author="Опаева Лидия Арашаевна" w:date="2024-08-28T15:12:00Z"/>
              </w:rPr>
            </w:pPr>
            <w:ins w:id="6180" w:author="Опаева Лидия Арашаевна" w:date="2024-08-28T15:12:00Z">
              <w:r w:rsidRPr="007036CE">
                <w:t>Строка</w:t>
              </w:r>
            </w:ins>
          </w:p>
        </w:tc>
        <w:tc>
          <w:tcPr>
            <w:tcW w:w="300" w:type="pct"/>
          </w:tcPr>
          <w:p w14:paraId="01AEB129" w14:textId="77777777" w:rsidR="001C3522" w:rsidRPr="007036CE" w:rsidRDefault="001C3522" w:rsidP="001C3522">
            <w:pPr>
              <w:pStyle w:val="GOSTTablenorm"/>
              <w:rPr>
                <w:ins w:id="6181" w:author="Опаева Лидия Арашаевна" w:date="2024-08-28T15:12:00Z"/>
              </w:rPr>
            </w:pPr>
            <w:ins w:id="6182" w:author="Опаева Лидия Арашаевна" w:date="2024-08-28T15:12:00Z">
              <w:r w:rsidRPr="007036CE">
                <w:t>Да</w:t>
              </w:r>
            </w:ins>
          </w:p>
        </w:tc>
        <w:tc>
          <w:tcPr>
            <w:tcW w:w="315" w:type="pct"/>
          </w:tcPr>
          <w:p w14:paraId="25CF2FA3" w14:textId="77777777" w:rsidR="001C3522" w:rsidRPr="007036CE" w:rsidRDefault="001C3522" w:rsidP="001C3522">
            <w:pPr>
              <w:pStyle w:val="GOSTTablenorm"/>
              <w:rPr>
                <w:ins w:id="6183" w:author="Опаева Лидия Арашаевна" w:date="2024-08-28T15:12:00Z"/>
              </w:rPr>
            </w:pPr>
            <w:ins w:id="6184" w:author="Опаева Лидия Арашаевна" w:date="2024-08-28T15:12:00Z">
              <w:r w:rsidRPr="007036CE">
                <w:t>&lt;=25</w:t>
              </w:r>
            </w:ins>
          </w:p>
        </w:tc>
        <w:tc>
          <w:tcPr>
            <w:tcW w:w="2035" w:type="pct"/>
          </w:tcPr>
          <w:p w14:paraId="18634D79" w14:textId="77777777" w:rsidR="001C3522" w:rsidRPr="007036CE" w:rsidRDefault="001C3522" w:rsidP="001C3522">
            <w:pPr>
              <w:pStyle w:val="GOSTTablenorm"/>
              <w:rPr>
                <w:ins w:id="6185" w:author="Опаева Лидия Арашаевна" w:date="2024-08-28T15:12:00Z"/>
              </w:rPr>
            </w:pPr>
            <w:ins w:id="6186" w:author="Опаева Лидия Арашаевна" w:date="2024-08-28T15:12:00Z">
              <w:r w:rsidRPr="007036CE">
                <w:t>Указывается значение аналитического признака «Код цели» (Код цели, аналитический код) для отражения по дебету записи учета.</w:t>
              </w:r>
            </w:ins>
          </w:p>
          <w:p w14:paraId="349FC97D" w14:textId="77777777" w:rsidR="001C3522" w:rsidRPr="007036CE" w:rsidRDefault="001C3522" w:rsidP="001C3522">
            <w:pPr>
              <w:pStyle w:val="afffe"/>
              <w:ind w:left="75" w:firstLine="0"/>
              <w:rPr>
                <w:ins w:id="6187" w:author="Опаева Лидия Арашаевна" w:date="2024-08-28T15:16:00Z"/>
              </w:rPr>
            </w:pPr>
            <w:ins w:id="6188" w:author="Опаева Лидия Арашаевна" w:date="2024-08-28T15:16:00Z">
              <w:r w:rsidRPr="007036CE">
                <w:rPr>
                  <w:sz w:val="22"/>
                </w:rPr>
                <w:t>Возможные значения</w:t>
              </w:r>
              <w:r w:rsidRPr="007036CE">
                <w:t>:</w:t>
              </w:r>
            </w:ins>
          </w:p>
          <w:p w14:paraId="71019287" w14:textId="77777777" w:rsidR="001C3522" w:rsidRPr="007036CE" w:rsidRDefault="008F5771" w:rsidP="001C3522">
            <w:pPr>
              <w:pStyle w:val="GOSTTableListMark1"/>
              <w:numPr>
                <w:ilvl w:val="0"/>
                <w:numId w:val="2"/>
              </w:numPr>
              <w:tabs>
                <w:tab w:val="clear" w:pos="369"/>
                <w:tab w:val="num" w:pos="340"/>
              </w:tabs>
              <w:ind w:left="340"/>
              <w:rPr>
                <w:ins w:id="6189" w:author="Опаева Лидия Арашаевна" w:date="2024-08-28T15:12:00Z"/>
              </w:rPr>
            </w:pPr>
            <w:r w:rsidRPr="007036CE">
              <w:rPr>
                <w:szCs w:val="22"/>
              </w:rPr>
              <w:t>«</w:t>
            </w:r>
            <w:ins w:id="6190" w:author="Опаева Лидия Арашаевна" w:date="2024-08-28T15:16:00Z">
              <w:r w:rsidR="001C3522" w:rsidRPr="007036CE">
                <w:rPr>
                  <w:szCs w:val="22"/>
                </w:rPr>
                <w:t>–</w:t>
              </w:r>
            </w:ins>
            <w:r w:rsidRPr="007036CE">
              <w:rPr>
                <w:szCs w:val="22"/>
              </w:rPr>
              <w:t>»</w:t>
            </w:r>
            <w:ins w:id="6191" w:author="Опаева Лидия Арашаевна" w:date="2024-08-28T15:16:00Z">
              <w:r w:rsidR="001C3522" w:rsidRPr="007036CE">
                <w:rPr>
                  <w:szCs w:val="22"/>
                </w:rPr>
                <w:t xml:space="preserve"> (прочерк)</w:t>
              </w:r>
            </w:ins>
          </w:p>
        </w:tc>
      </w:tr>
      <w:tr w:rsidR="001C3522" w:rsidRPr="007036CE" w14:paraId="646A6540" w14:textId="77777777" w:rsidTr="001C3522">
        <w:trPr>
          <w:ins w:id="6192" w:author="Опаева Лидия Арашаевна" w:date="2024-08-28T15:12:00Z"/>
        </w:trPr>
        <w:tc>
          <w:tcPr>
            <w:tcW w:w="1100" w:type="pct"/>
          </w:tcPr>
          <w:p w14:paraId="36634E76" w14:textId="77777777" w:rsidR="001C3522" w:rsidRPr="007036CE" w:rsidRDefault="001C3522" w:rsidP="001C3522">
            <w:pPr>
              <w:pStyle w:val="GOSTTablenorm"/>
              <w:rPr>
                <w:ins w:id="6193" w:author="Опаева Лидия Арашаевна" w:date="2024-08-28T15:12:00Z"/>
              </w:rPr>
            </w:pPr>
            <w:ins w:id="6194" w:author="Опаева Лидия Арашаевна" w:date="2024-08-28T15:12:00Z">
              <w:r w:rsidRPr="007036CE">
                <w:t>Код цели (аналитический код) по Кт</w:t>
              </w:r>
            </w:ins>
          </w:p>
        </w:tc>
        <w:tc>
          <w:tcPr>
            <w:tcW w:w="750" w:type="pct"/>
          </w:tcPr>
          <w:p w14:paraId="1AC5D9D7" w14:textId="77777777" w:rsidR="001C3522" w:rsidRPr="007036CE" w:rsidRDefault="001C3522" w:rsidP="001C3522">
            <w:pPr>
              <w:pStyle w:val="GOSTTablenorm"/>
              <w:rPr>
                <w:ins w:id="6195" w:author="Опаева Лидия Арашаевна" w:date="2024-08-28T15:12:00Z"/>
              </w:rPr>
            </w:pPr>
            <w:ins w:id="6196" w:author="Опаева Лидия Арашаевна" w:date="2024-08-28T15:12:00Z">
              <w:r w:rsidRPr="007036CE">
                <w:rPr>
                  <w:b/>
                  <w:bCs/>
                  <w:szCs w:val="22"/>
                </w:rPr>
                <w:t>T0504833:</w:t>
              </w:r>
              <w:r w:rsidRPr="007036CE">
                <w:t>CT_KS</w:t>
              </w:r>
            </w:ins>
          </w:p>
        </w:tc>
        <w:tc>
          <w:tcPr>
            <w:tcW w:w="500" w:type="pct"/>
          </w:tcPr>
          <w:p w14:paraId="3342BFD5" w14:textId="77777777" w:rsidR="001C3522" w:rsidRPr="007036CE" w:rsidRDefault="001C3522" w:rsidP="001C3522">
            <w:pPr>
              <w:pStyle w:val="GOSTTablenorm"/>
              <w:rPr>
                <w:ins w:id="6197" w:author="Опаева Лидия Арашаевна" w:date="2024-08-28T15:12:00Z"/>
              </w:rPr>
            </w:pPr>
            <w:ins w:id="6198" w:author="Опаева Лидия Арашаевна" w:date="2024-08-28T15:12:00Z">
              <w:r w:rsidRPr="007036CE">
                <w:t>Строка</w:t>
              </w:r>
            </w:ins>
          </w:p>
        </w:tc>
        <w:tc>
          <w:tcPr>
            <w:tcW w:w="300" w:type="pct"/>
          </w:tcPr>
          <w:p w14:paraId="22C62719" w14:textId="77777777" w:rsidR="001C3522" w:rsidRPr="007036CE" w:rsidRDefault="001C3522" w:rsidP="001C3522">
            <w:pPr>
              <w:pStyle w:val="GOSTTablenorm"/>
              <w:rPr>
                <w:ins w:id="6199" w:author="Опаева Лидия Арашаевна" w:date="2024-08-28T15:12:00Z"/>
              </w:rPr>
            </w:pPr>
            <w:ins w:id="6200" w:author="Опаева Лидия Арашаевна" w:date="2024-08-28T15:12:00Z">
              <w:r w:rsidRPr="007036CE">
                <w:t>Да</w:t>
              </w:r>
            </w:ins>
          </w:p>
        </w:tc>
        <w:tc>
          <w:tcPr>
            <w:tcW w:w="315" w:type="pct"/>
          </w:tcPr>
          <w:p w14:paraId="26D69FF5" w14:textId="77777777" w:rsidR="001C3522" w:rsidRPr="007036CE" w:rsidRDefault="001C3522" w:rsidP="001C3522">
            <w:pPr>
              <w:pStyle w:val="GOSTTablenorm"/>
              <w:rPr>
                <w:ins w:id="6201" w:author="Опаева Лидия Арашаевна" w:date="2024-08-28T15:12:00Z"/>
              </w:rPr>
            </w:pPr>
            <w:ins w:id="6202" w:author="Опаева Лидия Арашаевна" w:date="2024-08-28T15:12:00Z">
              <w:r w:rsidRPr="007036CE">
                <w:t>&lt;=25</w:t>
              </w:r>
            </w:ins>
          </w:p>
        </w:tc>
        <w:tc>
          <w:tcPr>
            <w:tcW w:w="2035" w:type="pct"/>
          </w:tcPr>
          <w:p w14:paraId="12C3447C" w14:textId="77777777" w:rsidR="001C3522" w:rsidRPr="007036CE" w:rsidRDefault="001C3522" w:rsidP="001C3522">
            <w:pPr>
              <w:pStyle w:val="GOSTTablenorm"/>
              <w:rPr>
                <w:ins w:id="6203" w:author="Опаева Лидия Арашаевна" w:date="2024-08-28T15:12:00Z"/>
              </w:rPr>
            </w:pPr>
            <w:ins w:id="6204" w:author="Опаева Лидия Арашаевна" w:date="2024-08-28T15:12:00Z">
              <w:r w:rsidRPr="007036CE">
                <w:t>Указывается значение аналитического признака «Код цели» (Код цели, аналитический код) для отражения по кредиту записи учета.</w:t>
              </w:r>
            </w:ins>
          </w:p>
          <w:p w14:paraId="682711A6" w14:textId="77777777" w:rsidR="001C3522" w:rsidRPr="007036CE" w:rsidRDefault="001C3522" w:rsidP="001C3522">
            <w:pPr>
              <w:pStyle w:val="afffe"/>
              <w:ind w:left="75" w:firstLine="0"/>
              <w:rPr>
                <w:ins w:id="6205" w:author="Опаева Лидия Арашаевна" w:date="2024-08-28T15:16:00Z"/>
              </w:rPr>
            </w:pPr>
            <w:ins w:id="6206" w:author="Опаева Лидия Арашаевна" w:date="2024-08-28T15:16:00Z">
              <w:r w:rsidRPr="007036CE">
                <w:rPr>
                  <w:sz w:val="22"/>
                </w:rPr>
                <w:t>Возможные значения</w:t>
              </w:r>
              <w:r w:rsidRPr="007036CE">
                <w:t>:</w:t>
              </w:r>
            </w:ins>
          </w:p>
          <w:p w14:paraId="3DDD0DE2" w14:textId="77777777" w:rsidR="001C3522" w:rsidRPr="007036CE" w:rsidRDefault="008F5771" w:rsidP="008F5771">
            <w:pPr>
              <w:pStyle w:val="GOSTTableListMark1"/>
              <w:numPr>
                <w:ilvl w:val="0"/>
                <w:numId w:val="2"/>
              </w:numPr>
              <w:tabs>
                <w:tab w:val="clear" w:pos="369"/>
                <w:tab w:val="num" w:pos="340"/>
              </w:tabs>
              <w:ind w:left="340"/>
              <w:rPr>
                <w:ins w:id="6207" w:author="Опаева Лидия Арашаевна" w:date="2024-08-28T15:12:00Z"/>
              </w:rPr>
            </w:pPr>
            <w:r w:rsidRPr="007036CE">
              <w:rPr>
                <w:szCs w:val="22"/>
              </w:rPr>
              <w:t>«</w:t>
            </w:r>
            <w:ins w:id="6208" w:author="Опаева Лидия Арашаевна" w:date="2024-08-28T15:16:00Z">
              <w:r w:rsidR="001C3522" w:rsidRPr="007036CE">
                <w:rPr>
                  <w:szCs w:val="22"/>
                </w:rPr>
                <w:t>–</w:t>
              </w:r>
            </w:ins>
            <w:r w:rsidRPr="007036CE">
              <w:rPr>
                <w:szCs w:val="22"/>
              </w:rPr>
              <w:t>»</w:t>
            </w:r>
            <w:ins w:id="6209" w:author="Опаева Лидия Арашаевна" w:date="2024-08-28T15:16:00Z">
              <w:r w:rsidR="001C3522" w:rsidRPr="007036CE">
                <w:rPr>
                  <w:szCs w:val="22"/>
                </w:rPr>
                <w:t xml:space="preserve"> (прочерк)</w:t>
              </w:r>
            </w:ins>
          </w:p>
        </w:tc>
      </w:tr>
      <w:tr w:rsidR="001C3522" w:rsidRPr="007036CE" w14:paraId="4750F830" w14:textId="77777777" w:rsidTr="001C3522">
        <w:trPr>
          <w:ins w:id="6210" w:author="Опаева Лидия Арашаевна" w:date="2024-08-28T15:12:00Z"/>
        </w:trPr>
        <w:tc>
          <w:tcPr>
            <w:tcW w:w="1100" w:type="pct"/>
          </w:tcPr>
          <w:p w14:paraId="60BB3365" w14:textId="77777777" w:rsidR="001C3522" w:rsidRPr="007036CE" w:rsidRDefault="001C3522" w:rsidP="001C3522">
            <w:pPr>
              <w:pStyle w:val="GOSTTablenorm"/>
              <w:rPr>
                <w:ins w:id="6211" w:author="Опаева Лидия Арашаевна" w:date="2024-08-28T15:12:00Z"/>
              </w:rPr>
            </w:pPr>
            <w:ins w:id="6212" w:author="Опаева Лидия Арашаевна" w:date="2024-08-28T15:12:00Z">
              <w:r w:rsidRPr="007036CE">
                <w:t>Бюджетное обязательство по Дт</w:t>
              </w:r>
            </w:ins>
          </w:p>
        </w:tc>
        <w:tc>
          <w:tcPr>
            <w:tcW w:w="750" w:type="pct"/>
          </w:tcPr>
          <w:p w14:paraId="08AFA028" w14:textId="77777777" w:rsidR="001C3522" w:rsidRPr="007036CE" w:rsidRDefault="001C3522" w:rsidP="001C3522">
            <w:pPr>
              <w:pStyle w:val="GOSTTablenorm"/>
              <w:rPr>
                <w:ins w:id="6213" w:author="Опаева Лидия Арашаевна" w:date="2024-08-28T15:12:00Z"/>
              </w:rPr>
            </w:pPr>
            <w:ins w:id="6214" w:author="Опаева Лидия Арашаевна" w:date="2024-08-28T15:12:00Z">
              <w:r w:rsidRPr="007036CE">
                <w:rPr>
                  <w:b/>
                  <w:bCs/>
                  <w:szCs w:val="22"/>
                </w:rPr>
                <w:t>T0504833:</w:t>
              </w:r>
              <w:r w:rsidRPr="007036CE">
                <w:t>DT_BO</w:t>
              </w:r>
            </w:ins>
          </w:p>
        </w:tc>
        <w:tc>
          <w:tcPr>
            <w:tcW w:w="500" w:type="pct"/>
          </w:tcPr>
          <w:p w14:paraId="549FD8AD" w14:textId="77777777" w:rsidR="001C3522" w:rsidRPr="007036CE" w:rsidRDefault="001C3522" w:rsidP="001C3522">
            <w:pPr>
              <w:pStyle w:val="GOSTTablenorm"/>
              <w:rPr>
                <w:ins w:id="6215" w:author="Опаева Лидия Арашаевна" w:date="2024-08-28T15:12:00Z"/>
              </w:rPr>
            </w:pPr>
            <w:ins w:id="6216" w:author="Опаева Лидия Арашаевна" w:date="2024-08-28T15:12:00Z">
              <w:r w:rsidRPr="007036CE">
                <w:t>Строка</w:t>
              </w:r>
            </w:ins>
          </w:p>
        </w:tc>
        <w:tc>
          <w:tcPr>
            <w:tcW w:w="300" w:type="pct"/>
          </w:tcPr>
          <w:p w14:paraId="13483CE4" w14:textId="77777777" w:rsidR="001C3522" w:rsidRPr="007036CE" w:rsidRDefault="001C3522" w:rsidP="001C3522">
            <w:pPr>
              <w:pStyle w:val="GOSTTablenorm"/>
              <w:rPr>
                <w:ins w:id="6217" w:author="Опаева Лидия Арашаевна" w:date="2024-08-28T15:12:00Z"/>
              </w:rPr>
            </w:pPr>
            <w:ins w:id="6218" w:author="Опаева Лидия Арашаевна" w:date="2024-08-28T15:12:00Z">
              <w:r w:rsidRPr="007036CE">
                <w:t>Да</w:t>
              </w:r>
            </w:ins>
          </w:p>
        </w:tc>
        <w:tc>
          <w:tcPr>
            <w:tcW w:w="315" w:type="pct"/>
          </w:tcPr>
          <w:p w14:paraId="5554BAB6" w14:textId="77777777" w:rsidR="001C3522" w:rsidRPr="007036CE" w:rsidRDefault="001C3522" w:rsidP="001C3522">
            <w:pPr>
              <w:pStyle w:val="GOSTTablenorm"/>
              <w:rPr>
                <w:ins w:id="6219" w:author="Опаева Лидия Арашаевна" w:date="2024-08-28T15:12:00Z"/>
              </w:rPr>
            </w:pPr>
            <w:ins w:id="6220" w:author="Опаева Лидия Арашаевна" w:date="2024-08-28T15:12:00Z">
              <w:r w:rsidRPr="007036CE">
                <w:t>&lt;=25</w:t>
              </w:r>
            </w:ins>
          </w:p>
        </w:tc>
        <w:tc>
          <w:tcPr>
            <w:tcW w:w="2035" w:type="pct"/>
          </w:tcPr>
          <w:p w14:paraId="2E8BC7B0" w14:textId="77777777" w:rsidR="001C3522" w:rsidRPr="007036CE" w:rsidRDefault="001C3522" w:rsidP="001C3522">
            <w:pPr>
              <w:pStyle w:val="GOSTTablenorm"/>
              <w:rPr>
                <w:ins w:id="6221" w:author="Опаева Лидия Арашаевна" w:date="2024-08-28T15:12:00Z"/>
              </w:rPr>
            </w:pPr>
            <w:ins w:id="6222" w:author="Опаева Лидия Арашаевна" w:date="2024-08-28T15:12:00Z">
              <w:r w:rsidRPr="007036CE">
                <w:t>Указывается значение аналитического признака «БО» (Бюджетное обязательство) для отражения по дебету записи учета.</w:t>
              </w:r>
            </w:ins>
          </w:p>
          <w:p w14:paraId="4378702C" w14:textId="77777777" w:rsidR="001C3522" w:rsidRPr="007036CE" w:rsidRDefault="001C3522" w:rsidP="001C3522">
            <w:pPr>
              <w:pStyle w:val="afffe"/>
              <w:ind w:left="75" w:firstLine="0"/>
              <w:rPr>
                <w:ins w:id="6223" w:author="Опаева Лидия Арашаевна" w:date="2024-08-28T15:16:00Z"/>
              </w:rPr>
            </w:pPr>
            <w:ins w:id="6224" w:author="Опаева Лидия Арашаевна" w:date="2024-08-28T15:16:00Z">
              <w:r w:rsidRPr="007036CE">
                <w:rPr>
                  <w:sz w:val="22"/>
                </w:rPr>
                <w:t>Возможные значения</w:t>
              </w:r>
              <w:r w:rsidRPr="007036CE">
                <w:t>:</w:t>
              </w:r>
            </w:ins>
          </w:p>
          <w:p w14:paraId="7E741B87" w14:textId="77777777" w:rsidR="001C3522" w:rsidRPr="007036CE" w:rsidRDefault="008F5771" w:rsidP="008F5771">
            <w:pPr>
              <w:pStyle w:val="GOSTTableListMark1"/>
              <w:numPr>
                <w:ilvl w:val="0"/>
                <w:numId w:val="2"/>
              </w:numPr>
              <w:tabs>
                <w:tab w:val="clear" w:pos="369"/>
                <w:tab w:val="num" w:pos="340"/>
              </w:tabs>
              <w:ind w:left="340"/>
              <w:rPr>
                <w:ins w:id="6225" w:author="Опаева Лидия Арашаевна" w:date="2024-08-28T15:12:00Z"/>
              </w:rPr>
            </w:pPr>
            <w:r w:rsidRPr="007036CE">
              <w:rPr>
                <w:szCs w:val="22"/>
              </w:rPr>
              <w:t>«</w:t>
            </w:r>
            <w:ins w:id="6226" w:author="Опаева Лидия Арашаевна" w:date="2024-08-28T15:16:00Z">
              <w:r w:rsidR="001C3522" w:rsidRPr="007036CE">
                <w:rPr>
                  <w:szCs w:val="22"/>
                </w:rPr>
                <w:t>–</w:t>
              </w:r>
            </w:ins>
            <w:r w:rsidRPr="007036CE">
              <w:rPr>
                <w:szCs w:val="22"/>
              </w:rPr>
              <w:t>»</w:t>
            </w:r>
            <w:ins w:id="6227" w:author="Опаева Лидия Арашаевна" w:date="2024-08-28T15:16:00Z">
              <w:r w:rsidR="001C3522" w:rsidRPr="007036CE">
                <w:rPr>
                  <w:szCs w:val="22"/>
                </w:rPr>
                <w:t xml:space="preserve"> (прочерк)</w:t>
              </w:r>
            </w:ins>
          </w:p>
        </w:tc>
      </w:tr>
      <w:tr w:rsidR="001C3522" w:rsidRPr="007036CE" w14:paraId="34890A76" w14:textId="77777777" w:rsidTr="001C3522">
        <w:trPr>
          <w:ins w:id="6228" w:author="Опаева Лидия Арашаевна" w:date="2024-08-28T15:12:00Z"/>
        </w:trPr>
        <w:tc>
          <w:tcPr>
            <w:tcW w:w="1100" w:type="pct"/>
          </w:tcPr>
          <w:p w14:paraId="084E23E1" w14:textId="77777777" w:rsidR="001C3522" w:rsidRPr="007036CE" w:rsidRDefault="001C3522" w:rsidP="001C3522">
            <w:pPr>
              <w:pStyle w:val="GOSTTablenorm"/>
              <w:rPr>
                <w:ins w:id="6229" w:author="Опаева Лидия Арашаевна" w:date="2024-08-28T15:12:00Z"/>
              </w:rPr>
            </w:pPr>
            <w:ins w:id="6230" w:author="Опаева Лидия Арашаевна" w:date="2024-08-28T15:12:00Z">
              <w:r w:rsidRPr="007036CE">
                <w:t>Бюджетное обязательство по Кт</w:t>
              </w:r>
            </w:ins>
          </w:p>
        </w:tc>
        <w:tc>
          <w:tcPr>
            <w:tcW w:w="750" w:type="pct"/>
          </w:tcPr>
          <w:p w14:paraId="38C32B6E" w14:textId="77777777" w:rsidR="001C3522" w:rsidRPr="007036CE" w:rsidRDefault="001C3522" w:rsidP="001C3522">
            <w:pPr>
              <w:pStyle w:val="GOSTTablenorm"/>
              <w:rPr>
                <w:ins w:id="6231" w:author="Опаева Лидия Арашаевна" w:date="2024-08-28T15:12:00Z"/>
              </w:rPr>
            </w:pPr>
            <w:ins w:id="6232" w:author="Опаева Лидия Арашаевна" w:date="2024-08-28T15:12:00Z">
              <w:r w:rsidRPr="007036CE">
                <w:rPr>
                  <w:b/>
                  <w:bCs/>
                  <w:szCs w:val="22"/>
                </w:rPr>
                <w:t>T0504833:</w:t>
              </w:r>
              <w:r w:rsidRPr="007036CE">
                <w:rPr>
                  <w:lang w:val="en-US"/>
                </w:rPr>
                <w:t>C</w:t>
              </w:r>
              <w:r w:rsidRPr="007036CE">
                <w:t>T_BO</w:t>
              </w:r>
            </w:ins>
          </w:p>
        </w:tc>
        <w:tc>
          <w:tcPr>
            <w:tcW w:w="500" w:type="pct"/>
          </w:tcPr>
          <w:p w14:paraId="3265F9BF" w14:textId="77777777" w:rsidR="001C3522" w:rsidRPr="007036CE" w:rsidRDefault="001C3522" w:rsidP="001C3522">
            <w:pPr>
              <w:pStyle w:val="GOSTTablenorm"/>
              <w:rPr>
                <w:ins w:id="6233" w:author="Опаева Лидия Арашаевна" w:date="2024-08-28T15:12:00Z"/>
              </w:rPr>
            </w:pPr>
            <w:ins w:id="6234" w:author="Опаева Лидия Арашаевна" w:date="2024-08-28T15:12:00Z">
              <w:r w:rsidRPr="007036CE">
                <w:t>Строка</w:t>
              </w:r>
            </w:ins>
          </w:p>
        </w:tc>
        <w:tc>
          <w:tcPr>
            <w:tcW w:w="300" w:type="pct"/>
          </w:tcPr>
          <w:p w14:paraId="0D2AE59D" w14:textId="77777777" w:rsidR="001C3522" w:rsidRPr="007036CE" w:rsidRDefault="001C3522" w:rsidP="001C3522">
            <w:pPr>
              <w:pStyle w:val="GOSTTablenorm"/>
              <w:rPr>
                <w:ins w:id="6235" w:author="Опаева Лидия Арашаевна" w:date="2024-08-28T15:12:00Z"/>
              </w:rPr>
            </w:pPr>
            <w:ins w:id="6236" w:author="Опаева Лидия Арашаевна" w:date="2024-08-28T15:12:00Z">
              <w:r w:rsidRPr="007036CE">
                <w:t>Да</w:t>
              </w:r>
            </w:ins>
          </w:p>
        </w:tc>
        <w:tc>
          <w:tcPr>
            <w:tcW w:w="315" w:type="pct"/>
          </w:tcPr>
          <w:p w14:paraId="41B7679D" w14:textId="77777777" w:rsidR="001C3522" w:rsidRPr="007036CE" w:rsidRDefault="001C3522" w:rsidP="001C3522">
            <w:pPr>
              <w:pStyle w:val="GOSTTablenorm"/>
              <w:rPr>
                <w:ins w:id="6237" w:author="Опаева Лидия Арашаевна" w:date="2024-08-28T15:12:00Z"/>
              </w:rPr>
            </w:pPr>
            <w:ins w:id="6238" w:author="Опаева Лидия Арашаевна" w:date="2024-08-28T15:12:00Z">
              <w:r w:rsidRPr="007036CE">
                <w:t>&lt;=25</w:t>
              </w:r>
            </w:ins>
          </w:p>
        </w:tc>
        <w:tc>
          <w:tcPr>
            <w:tcW w:w="2035" w:type="pct"/>
          </w:tcPr>
          <w:p w14:paraId="340ED8FD" w14:textId="77777777" w:rsidR="001C3522" w:rsidRPr="007036CE" w:rsidRDefault="001C3522" w:rsidP="001C3522">
            <w:pPr>
              <w:pStyle w:val="GOSTTablenorm"/>
              <w:rPr>
                <w:ins w:id="6239" w:author="Опаева Лидия Арашаевна" w:date="2024-08-28T15:12:00Z"/>
              </w:rPr>
            </w:pPr>
            <w:ins w:id="6240" w:author="Опаева Лидия Арашаевна" w:date="2024-08-28T15:12:00Z">
              <w:r w:rsidRPr="007036CE">
                <w:t>Указывается значение аналитического признака «БО» (Бюджетное обязательство) для отражения по кредиту записи учета.</w:t>
              </w:r>
            </w:ins>
          </w:p>
          <w:p w14:paraId="38A72B6A" w14:textId="77777777" w:rsidR="001C3522" w:rsidRPr="007036CE" w:rsidRDefault="001C3522" w:rsidP="001C3522">
            <w:pPr>
              <w:pStyle w:val="afffe"/>
              <w:ind w:left="75" w:firstLine="0"/>
              <w:rPr>
                <w:ins w:id="6241" w:author="Опаева Лидия Арашаевна" w:date="2024-08-28T15:16:00Z"/>
              </w:rPr>
            </w:pPr>
            <w:ins w:id="6242" w:author="Опаева Лидия Арашаевна" w:date="2024-08-28T15:16:00Z">
              <w:r w:rsidRPr="007036CE">
                <w:rPr>
                  <w:sz w:val="22"/>
                </w:rPr>
                <w:t>Возможные значения</w:t>
              </w:r>
              <w:r w:rsidRPr="007036CE">
                <w:t>:</w:t>
              </w:r>
            </w:ins>
          </w:p>
          <w:p w14:paraId="0039629E" w14:textId="77777777" w:rsidR="001C3522" w:rsidRPr="007036CE" w:rsidRDefault="008F5771" w:rsidP="008F5771">
            <w:pPr>
              <w:pStyle w:val="GOSTTableListMark1"/>
              <w:numPr>
                <w:ilvl w:val="0"/>
                <w:numId w:val="2"/>
              </w:numPr>
              <w:tabs>
                <w:tab w:val="clear" w:pos="369"/>
                <w:tab w:val="num" w:pos="340"/>
              </w:tabs>
              <w:ind w:left="340"/>
              <w:rPr>
                <w:ins w:id="6243" w:author="Опаева Лидия Арашаевна" w:date="2024-08-28T15:12:00Z"/>
              </w:rPr>
            </w:pPr>
            <w:r w:rsidRPr="007036CE">
              <w:rPr>
                <w:szCs w:val="22"/>
              </w:rPr>
              <w:t>«</w:t>
            </w:r>
            <w:ins w:id="6244" w:author="Опаева Лидия Арашаевна" w:date="2024-08-28T15:16:00Z">
              <w:r w:rsidR="001C3522" w:rsidRPr="007036CE">
                <w:rPr>
                  <w:szCs w:val="22"/>
                </w:rPr>
                <w:t>–</w:t>
              </w:r>
            </w:ins>
            <w:r w:rsidRPr="007036CE">
              <w:rPr>
                <w:szCs w:val="22"/>
              </w:rPr>
              <w:t>»</w:t>
            </w:r>
            <w:ins w:id="6245" w:author="Опаева Лидия Арашаевна" w:date="2024-08-28T15:16:00Z">
              <w:r w:rsidR="001C3522" w:rsidRPr="007036CE">
                <w:rPr>
                  <w:szCs w:val="22"/>
                </w:rPr>
                <w:t xml:space="preserve"> (прочерк)</w:t>
              </w:r>
            </w:ins>
          </w:p>
        </w:tc>
      </w:tr>
      <w:tr w:rsidR="001C3522" w:rsidRPr="007036CE" w14:paraId="67EDA82C" w14:textId="77777777" w:rsidTr="001C3522">
        <w:trPr>
          <w:ins w:id="6246" w:author="Опаева Лидия Арашаевна" w:date="2024-08-28T15:12:00Z"/>
        </w:trPr>
        <w:tc>
          <w:tcPr>
            <w:tcW w:w="1100" w:type="pct"/>
          </w:tcPr>
          <w:p w14:paraId="08631A27" w14:textId="77777777" w:rsidR="001C3522" w:rsidRPr="007036CE" w:rsidRDefault="001C3522" w:rsidP="001C3522">
            <w:pPr>
              <w:pStyle w:val="GOSTTablenorm"/>
              <w:rPr>
                <w:ins w:id="6247" w:author="Опаева Лидия Арашаевна" w:date="2024-08-28T15:12:00Z"/>
              </w:rPr>
            </w:pPr>
            <w:ins w:id="6248" w:author="Опаева Лидия Арашаевна" w:date="2024-08-28T15:12:00Z">
              <w:r w:rsidRPr="007036CE">
                <w:t>ОКТМО по Дт</w:t>
              </w:r>
            </w:ins>
          </w:p>
        </w:tc>
        <w:tc>
          <w:tcPr>
            <w:tcW w:w="750" w:type="pct"/>
          </w:tcPr>
          <w:p w14:paraId="5CEEFE64" w14:textId="77777777" w:rsidR="001C3522" w:rsidRPr="007036CE" w:rsidRDefault="001C3522" w:rsidP="001C3522">
            <w:pPr>
              <w:pStyle w:val="GOSTTablenorm"/>
              <w:rPr>
                <w:ins w:id="6249" w:author="Опаева Лидия Арашаевна" w:date="2024-08-28T15:12:00Z"/>
                <w:lang w:val="en-US"/>
              </w:rPr>
            </w:pPr>
            <w:ins w:id="6250" w:author="Опаева Лидия Арашаевна" w:date="2024-08-28T15:12:00Z">
              <w:r w:rsidRPr="007036CE">
                <w:rPr>
                  <w:b/>
                  <w:bCs/>
                  <w:szCs w:val="22"/>
                </w:rPr>
                <w:t>T0504833:</w:t>
              </w:r>
              <w:r w:rsidRPr="007036CE">
                <w:t>DT_</w:t>
              </w:r>
              <w:r w:rsidRPr="007036CE">
                <w:rPr>
                  <w:lang w:val="en-US"/>
                </w:rPr>
                <w:t>OKTMO</w:t>
              </w:r>
            </w:ins>
          </w:p>
        </w:tc>
        <w:tc>
          <w:tcPr>
            <w:tcW w:w="500" w:type="pct"/>
          </w:tcPr>
          <w:p w14:paraId="57A23352" w14:textId="77777777" w:rsidR="001C3522" w:rsidRPr="007036CE" w:rsidRDefault="001C3522" w:rsidP="001C3522">
            <w:pPr>
              <w:pStyle w:val="GOSTTablenorm"/>
              <w:rPr>
                <w:ins w:id="6251" w:author="Опаева Лидия Арашаевна" w:date="2024-08-28T15:12:00Z"/>
              </w:rPr>
            </w:pPr>
            <w:ins w:id="6252" w:author="Опаева Лидия Арашаевна" w:date="2024-08-28T15:12:00Z">
              <w:r w:rsidRPr="007036CE">
                <w:t>Строка</w:t>
              </w:r>
            </w:ins>
          </w:p>
        </w:tc>
        <w:tc>
          <w:tcPr>
            <w:tcW w:w="300" w:type="pct"/>
          </w:tcPr>
          <w:p w14:paraId="0497A756" w14:textId="77777777" w:rsidR="001C3522" w:rsidRPr="007036CE" w:rsidRDefault="001C3522" w:rsidP="001C3522">
            <w:pPr>
              <w:pStyle w:val="GOSTTablenorm"/>
              <w:rPr>
                <w:ins w:id="6253" w:author="Опаева Лидия Арашаевна" w:date="2024-08-28T15:12:00Z"/>
              </w:rPr>
            </w:pPr>
            <w:ins w:id="6254" w:author="Опаева Лидия Арашаевна" w:date="2024-08-28T15:12:00Z">
              <w:r w:rsidRPr="007036CE">
                <w:t>Да</w:t>
              </w:r>
            </w:ins>
          </w:p>
        </w:tc>
        <w:tc>
          <w:tcPr>
            <w:tcW w:w="315" w:type="pct"/>
          </w:tcPr>
          <w:p w14:paraId="48FB39DA" w14:textId="77777777" w:rsidR="001C3522" w:rsidRPr="007036CE" w:rsidRDefault="001C3522" w:rsidP="001C3522">
            <w:pPr>
              <w:pStyle w:val="GOSTTablenorm"/>
              <w:rPr>
                <w:ins w:id="6255" w:author="Опаева Лидия Арашаевна" w:date="2024-08-28T15:12:00Z"/>
              </w:rPr>
            </w:pPr>
            <w:ins w:id="6256" w:author="Опаева Лидия Арашаевна" w:date="2024-08-28T15:12:00Z">
              <w:r w:rsidRPr="007036CE">
                <w:t>&lt;=25</w:t>
              </w:r>
            </w:ins>
          </w:p>
        </w:tc>
        <w:tc>
          <w:tcPr>
            <w:tcW w:w="2035" w:type="pct"/>
          </w:tcPr>
          <w:p w14:paraId="68E72F18" w14:textId="77777777" w:rsidR="001C3522" w:rsidRPr="007036CE" w:rsidRDefault="001C3522" w:rsidP="001C3522">
            <w:pPr>
              <w:pStyle w:val="GOSTTablenorm"/>
              <w:rPr>
                <w:ins w:id="6257" w:author="Опаева Лидия Арашаевна" w:date="2024-08-28T15:12:00Z"/>
              </w:rPr>
            </w:pPr>
            <w:ins w:id="6258" w:author="Опаева Лидия Арашаевна" w:date="2024-08-28T15:12:00Z">
              <w:r w:rsidRPr="007036CE">
                <w:t>Указывается значение аналитического признака «ОКТМО» для отражения по дебету записи учета.</w:t>
              </w:r>
            </w:ins>
          </w:p>
          <w:p w14:paraId="08068FD4" w14:textId="77777777" w:rsidR="001C3522" w:rsidRPr="007036CE" w:rsidRDefault="001C3522" w:rsidP="001C3522">
            <w:pPr>
              <w:pStyle w:val="afffe"/>
              <w:ind w:left="75" w:firstLine="0"/>
              <w:rPr>
                <w:ins w:id="6259" w:author="Опаева Лидия Арашаевна" w:date="2024-08-28T15:16:00Z"/>
              </w:rPr>
            </w:pPr>
            <w:ins w:id="6260" w:author="Опаева Лидия Арашаевна" w:date="2024-08-28T15:16:00Z">
              <w:r w:rsidRPr="007036CE">
                <w:rPr>
                  <w:sz w:val="22"/>
                </w:rPr>
                <w:t>Возможные значения</w:t>
              </w:r>
              <w:r w:rsidRPr="007036CE">
                <w:t>:</w:t>
              </w:r>
            </w:ins>
          </w:p>
          <w:p w14:paraId="7EC85EE6" w14:textId="77777777" w:rsidR="001C3522" w:rsidRPr="007036CE" w:rsidRDefault="008F5771" w:rsidP="008F5771">
            <w:pPr>
              <w:pStyle w:val="GOSTTableListMark1"/>
              <w:numPr>
                <w:ilvl w:val="0"/>
                <w:numId w:val="2"/>
              </w:numPr>
              <w:tabs>
                <w:tab w:val="clear" w:pos="369"/>
                <w:tab w:val="num" w:pos="340"/>
              </w:tabs>
              <w:ind w:left="340"/>
              <w:rPr>
                <w:ins w:id="6261" w:author="Опаева Лидия Арашаевна" w:date="2024-08-28T15:12:00Z"/>
              </w:rPr>
            </w:pPr>
            <w:r w:rsidRPr="007036CE">
              <w:rPr>
                <w:szCs w:val="22"/>
              </w:rPr>
              <w:t>«</w:t>
            </w:r>
            <w:ins w:id="6262" w:author="Опаева Лидия Арашаевна" w:date="2024-08-28T15:16:00Z">
              <w:r w:rsidR="001C3522" w:rsidRPr="007036CE">
                <w:rPr>
                  <w:szCs w:val="22"/>
                </w:rPr>
                <w:t>–</w:t>
              </w:r>
            </w:ins>
            <w:r w:rsidRPr="007036CE">
              <w:rPr>
                <w:szCs w:val="22"/>
              </w:rPr>
              <w:t>»</w:t>
            </w:r>
            <w:ins w:id="6263" w:author="Опаева Лидия Арашаевна" w:date="2024-08-28T15:16:00Z">
              <w:r w:rsidR="001C3522" w:rsidRPr="007036CE">
                <w:rPr>
                  <w:szCs w:val="22"/>
                </w:rPr>
                <w:t xml:space="preserve"> (прочерк)</w:t>
              </w:r>
            </w:ins>
          </w:p>
        </w:tc>
      </w:tr>
      <w:tr w:rsidR="001C3522" w:rsidRPr="007036CE" w14:paraId="5CE214F0" w14:textId="77777777" w:rsidTr="001C3522">
        <w:trPr>
          <w:ins w:id="6264" w:author="Опаева Лидия Арашаевна" w:date="2024-08-28T15:12:00Z"/>
        </w:trPr>
        <w:tc>
          <w:tcPr>
            <w:tcW w:w="1100" w:type="pct"/>
          </w:tcPr>
          <w:p w14:paraId="23597B53" w14:textId="77777777" w:rsidR="001C3522" w:rsidRPr="007036CE" w:rsidRDefault="001C3522" w:rsidP="001C3522">
            <w:pPr>
              <w:pStyle w:val="GOSTTablenorm"/>
              <w:rPr>
                <w:ins w:id="6265" w:author="Опаева Лидия Арашаевна" w:date="2024-08-28T15:12:00Z"/>
              </w:rPr>
            </w:pPr>
            <w:ins w:id="6266" w:author="Опаева Лидия Арашаевна" w:date="2024-08-28T15:12:00Z">
              <w:r w:rsidRPr="007036CE">
                <w:t>ОКТМО по Кт</w:t>
              </w:r>
            </w:ins>
          </w:p>
        </w:tc>
        <w:tc>
          <w:tcPr>
            <w:tcW w:w="750" w:type="pct"/>
          </w:tcPr>
          <w:p w14:paraId="3ADCE2BD" w14:textId="77777777" w:rsidR="001C3522" w:rsidRPr="007036CE" w:rsidRDefault="001C3522" w:rsidP="001C3522">
            <w:pPr>
              <w:pStyle w:val="GOSTTablenorm"/>
              <w:rPr>
                <w:ins w:id="6267" w:author="Опаева Лидия Арашаевна" w:date="2024-08-28T15:12:00Z"/>
                <w:lang w:val="en-US"/>
              </w:rPr>
            </w:pPr>
            <w:ins w:id="6268" w:author="Опаева Лидия Арашаевна" w:date="2024-08-28T15:12:00Z">
              <w:r w:rsidRPr="007036CE">
                <w:rPr>
                  <w:b/>
                  <w:bCs/>
                  <w:szCs w:val="22"/>
                </w:rPr>
                <w:t>T0504833:</w:t>
              </w:r>
              <w:r w:rsidRPr="007036CE">
                <w:rPr>
                  <w:lang w:val="en-US"/>
                </w:rPr>
                <w:t>C</w:t>
              </w:r>
              <w:r w:rsidRPr="007036CE">
                <w:t>T_</w:t>
              </w:r>
              <w:r w:rsidRPr="007036CE">
                <w:rPr>
                  <w:lang w:val="en-US"/>
                </w:rPr>
                <w:t>OKTMO</w:t>
              </w:r>
            </w:ins>
          </w:p>
        </w:tc>
        <w:tc>
          <w:tcPr>
            <w:tcW w:w="500" w:type="pct"/>
          </w:tcPr>
          <w:p w14:paraId="46F3405B" w14:textId="77777777" w:rsidR="001C3522" w:rsidRPr="007036CE" w:rsidRDefault="001C3522" w:rsidP="001C3522">
            <w:pPr>
              <w:pStyle w:val="GOSTTablenorm"/>
              <w:rPr>
                <w:ins w:id="6269" w:author="Опаева Лидия Арашаевна" w:date="2024-08-28T15:12:00Z"/>
              </w:rPr>
            </w:pPr>
            <w:ins w:id="6270" w:author="Опаева Лидия Арашаевна" w:date="2024-08-28T15:12:00Z">
              <w:r w:rsidRPr="007036CE">
                <w:t>Строка</w:t>
              </w:r>
            </w:ins>
          </w:p>
        </w:tc>
        <w:tc>
          <w:tcPr>
            <w:tcW w:w="300" w:type="pct"/>
          </w:tcPr>
          <w:p w14:paraId="7CF8B8C6" w14:textId="77777777" w:rsidR="001C3522" w:rsidRPr="007036CE" w:rsidRDefault="001C3522" w:rsidP="001C3522">
            <w:pPr>
              <w:pStyle w:val="GOSTTablenorm"/>
              <w:rPr>
                <w:ins w:id="6271" w:author="Опаева Лидия Арашаевна" w:date="2024-08-28T15:12:00Z"/>
              </w:rPr>
            </w:pPr>
            <w:ins w:id="6272" w:author="Опаева Лидия Арашаевна" w:date="2024-08-28T15:12:00Z">
              <w:r w:rsidRPr="007036CE">
                <w:t>Да</w:t>
              </w:r>
            </w:ins>
          </w:p>
        </w:tc>
        <w:tc>
          <w:tcPr>
            <w:tcW w:w="315" w:type="pct"/>
          </w:tcPr>
          <w:p w14:paraId="6CD57C56" w14:textId="77777777" w:rsidR="001C3522" w:rsidRPr="007036CE" w:rsidRDefault="001C3522" w:rsidP="001C3522">
            <w:pPr>
              <w:pStyle w:val="GOSTTablenorm"/>
              <w:rPr>
                <w:ins w:id="6273" w:author="Опаева Лидия Арашаевна" w:date="2024-08-28T15:12:00Z"/>
              </w:rPr>
            </w:pPr>
            <w:ins w:id="6274" w:author="Опаева Лидия Арашаевна" w:date="2024-08-28T15:12:00Z">
              <w:r w:rsidRPr="007036CE">
                <w:t>&lt;=25</w:t>
              </w:r>
            </w:ins>
          </w:p>
        </w:tc>
        <w:tc>
          <w:tcPr>
            <w:tcW w:w="2035" w:type="pct"/>
          </w:tcPr>
          <w:p w14:paraId="550FEB8C" w14:textId="77777777" w:rsidR="001C3522" w:rsidRPr="007036CE" w:rsidRDefault="001C3522" w:rsidP="001C3522">
            <w:pPr>
              <w:pStyle w:val="GOSTTablenorm"/>
              <w:rPr>
                <w:ins w:id="6275" w:author="Опаева Лидия Арашаевна" w:date="2024-08-28T15:12:00Z"/>
              </w:rPr>
            </w:pPr>
            <w:ins w:id="6276" w:author="Опаева Лидия Арашаевна" w:date="2024-08-28T15:12:00Z">
              <w:r w:rsidRPr="007036CE">
                <w:t xml:space="preserve">Указывается значение аналитического признака «ОКТМО» для </w:t>
              </w:r>
              <w:r w:rsidRPr="007036CE">
                <w:lastRenderedPageBreak/>
                <w:t>отражения по кредиту записи учета.</w:t>
              </w:r>
            </w:ins>
          </w:p>
          <w:p w14:paraId="5ECC40E2" w14:textId="77777777" w:rsidR="001C3522" w:rsidRPr="007036CE" w:rsidRDefault="001C3522" w:rsidP="001C3522">
            <w:pPr>
              <w:pStyle w:val="GOSTTablenorm"/>
              <w:rPr>
                <w:ins w:id="6277" w:author="Опаева Лидия Арашаевна" w:date="2024-08-28T15:12:00Z"/>
              </w:rPr>
            </w:pPr>
            <w:ins w:id="6278" w:author="Опаева Лидия Арашаевна" w:date="2024-08-28T15:12:00Z">
              <w:r w:rsidRPr="007036CE">
                <w:t>Допускается заполнение прочерком</w:t>
              </w:r>
            </w:ins>
          </w:p>
        </w:tc>
      </w:tr>
      <w:tr w:rsidR="001C3522" w:rsidRPr="007036CE" w14:paraId="6B51E689" w14:textId="77777777" w:rsidTr="001C3522">
        <w:trPr>
          <w:ins w:id="6279" w:author="Опаева Лидия Арашаевна" w:date="2024-08-28T15:12:00Z"/>
        </w:trPr>
        <w:tc>
          <w:tcPr>
            <w:tcW w:w="1100" w:type="pct"/>
          </w:tcPr>
          <w:p w14:paraId="684A182C" w14:textId="77777777" w:rsidR="001C3522" w:rsidRPr="007036CE" w:rsidRDefault="001C3522" w:rsidP="001C3522">
            <w:pPr>
              <w:pStyle w:val="GOSTTablenorm"/>
              <w:rPr>
                <w:ins w:id="6280" w:author="Опаева Лидия Арашаевна" w:date="2024-08-28T15:12:00Z"/>
              </w:rPr>
            </w:pPr>
            <w:ins w:id="6281" w:author="Опаева Лидия Арашаевна" w:date="2024-08-28T15:12:00Z">
              <w:r w:rsidRPr="007036CE">
                <w:lastRenderedPageBreak/>
                <w:t>Признак заключительных оборотов по Дт</w:t>
              </w:r>
            </w:ins>
          </w:p>
        </w:tc>
        <w:tc>
          <w:tcPr>
            <w:tcW w:w="750" w:type="pct"/>
          </w:tcPr>
          <w:p w14:paraId="7D8E39C8" w14:textId="77777777" w:rsidR="001C3522" w:rsidRPr="007036CE" w:rsidRDefault="001C3522" w:rsidP="001C3522">
            <w:pPr>
              <w:pStyle w:val="GOSTTablenorm"/>
              <w:rPr>
                <w:ins w:id="6282" w:author="Опаева Лидия Арашаевна" w:date="2024-08-28T15:12:00Z"/>
              </w:rPr>
            </w:pPr>
            <w:ins w:id="6283" w:author="Опаева Лидия Арашаевна" w:date="2024-08-28T15:12:00Z">
              <w:r w:rsidRPr="007036CE">
                <w:rPr>
                  <w:b/>
                  <w:bCs/>
                  <w:szCs w:val="22"/>
                </w:rPr>
                <w:t>T0504833:</w:t>
              </w:r>
              <w:r w:rsidRPr="007036CE">
                <w:t>DT_PZO</w:t>
              </w:r>
            </w:ins>
          </w:p>
        </w:tc>
        <w:tc>
          <w:tcPr>
            <w:tcW w:w="500" w:type="pct"/>
          </w:tcPr>
          <w:p w14:paraId="544B99C7" w14:textId="77777777" w:rsidR="001C3522" w:rsidRPr="007036CE" w:rsidRDefault="001C3522" w:rsidP="001C3522">
            <w:pPr>
              <w:pStyle w:val="GOSTTablenorm"/>
              <w:rPr>
                <w:ins w:id="6284" w:author="Опаева Лидия Арашаевна" w:date="2024-08-28T15:12:00Z"/>
              </w:rPr>
            </w:pPr>
            <w:ins w:id="6285" w:author="Опаева Лидия Арашаевна" w:date="2024-08-28T15:12:00Z">
              <w:r w:rsidRPr="007036CE">
                <w:t>Строка</w:t>
              </w:r>
            </w:ins>
          </w:p>
        </w:tc>
        <w:tc>
          <w:tcPr>
            <w:tcW w:w="300" w:type="pct"/>
          </w:tcPr>
          <w:p w14:paraId="73574553" w14:textId="77777777" w:rsidR="001C3522" w:rsidRPr="007036CE" w:rsidRDefault="001C3522" w:rsidP="001C3522">
            <w:pPr>
              <w:pStyle w:val="GOSTTablenorm"/>
              <w:rPr>
                <w:ins w:id="6286" w:author="Опаева Лидия Арашаевна" w:date="2024-08-28T15:12:00Z"/>
              </w:rPr>
            </w:pPr>
            <w:ins w:id="6287" w:author="Опаева Лидия Арашаевна" w:date="2024-08-28T15:12:00Z">
              <w:r w:rsidRPr="007036CE">
                <w:t>Да</w:t>
              </w:r>
            </w:ins>
          </w:p>
        </w:tc>
        <w:tc>
          <w:tcPr>
            <w:tcW w:w="315" w:type="pct"/>
          </w:tcPr>
          <w:p w14:paraId="760B7FC7" w14:textId="77777777" w:rsidR="001C3522" w:rsidRPr="007036CE" w:rsidRDefault="001C3522" w:rsidP="001C3522">
            <w:pPr>
              <w:pStyle w:val="GOSTTablenorm"/>
              <w:rPr>
                <w:ins w:id="6288" w:author="Опаева Лидия Арашаевна" w:date="2024-08-28T15:12:00Z"/>
              </w:rPr>
            </w:pPr>
            <w:ins w:id="6289" w:author="Опаева Лидия Арашаевна" w:date="2024-08-28T15:12:00Z">
              <w:r w:rsidRPr="007036CE">
                <w:t>&lt;=25</w:t>
              </w:r>
            </w:ins>
          </w:p>
        </w:tc>
        <w:tc>
          <w:tcPr>
            <w:tcW w:w="2035" w:type="pct"/>
          </w:tcPr>
          <w:p w14:paraId="3231F499" w14:textId="77777777" w:rsidR="001C3522" w:rsidRPr="007036CE" w:rsidRDefault="001C3522" w:rsidP="001C3522">
            <w:pPr>
              <w:pStyle w:val="GOSTTablenorm"/>
              <w:rPr>
                <w:ins w:id="6290" w:author="Опаева Лидия Арашаевна" w:date="2024-08-28T15:12:00Z"/>
              </w:rPr>
            </w:pPr>
            <w:ins w:id="6291" w:author="Опаева Лидия Арашаевна" w:date="2024-08-28T15:12:00Z">
              <w:r w:rsidRPr="007036CE">
                <w:t>Указывается значение аналитического признака «ЗО» (Признак заключительных оборотов) для отражения по дебету записи учета.</w:t>
              </w:r>
            </w:ins>
          </w:p>
          <w:p w14:paraId="41815C70" w14:textId="77777777" w:rsidR="001C3522" w:rsidRPr="007036CE" w:rsidRDefault="001C3522" w:rsidP="001C3522">
            <w:pPr>
              <w:pStyle w:val="GOSTTablenorm"/>
              <w:rPr>
                <w:ins w:id="6292" w:author="Опаева Лидия Арашаевна" w:date="2024-08-28T15:12:00Z"/>
              </w:rPr>
            </w:pPr>
            <w:ins w:id="6293" w:author="Опаева Лидия Арашаевна" w:date="2024-08-28T15:12:00Z">
              <w:r w:rsidRPr="007036CE">
                <w:t>Возможные значения:</w:t>
              </w:r>
            </w:ins>
          </w:p>
          <w:p w14:paraId="1AC3F9C6" w14:textId="77777777" w:rsidR="001C3522" w:rsidRPr="007036CE" w:rsidRDefault="008F5771" w:rsidP="008F5771">
            <w:pPr>
              <w:pStyle w:val="GOSTTableListMark1"/>
              <w:numPr>
                <w:ilvl w:val="0"/>
                <w:numId w:val="2"/>
              </w:numPr>
              <w:tabs>
                <w:tab w:val="clear" w:pos="369"/>
                <w:tab w:val="num" w:pos="340"/>
              </w:tabs>
              <w:ind w:left="340"/>
              <w:rPr>
                <w:ins w:id="6294" w:author="Опаева Лидия Арашаевна" w:date="2024-08-28T15:12:00Z"/>
              </w:rPr>
            </w:pPr>
            <w:r w:rsidRPr="007036CE">
              <w:t>«</w:t>
            </w:r>
            <w:ins w:id="6295" w:author="Опаева Лидия Арашаевна" w:date="2024-08-28T15:12:00Z">
              <w:r w:rsidR="001C3522" w:rsidRPr="007036CE">
                <w:t>ЗГ-ХХ</w:t>
              </w:r>
            </w:ins>
            <w:r w:rsidRPr="007036CE">
              <w:t>»</w:t>
            </w:r>
            <w:ins w:id="6296" w:author="Опаева Лидия Арашаевна" w:date="2024-08-28T15:12:00Z">
              <w:r w:rsidR="001C3522" w:rsidRPr="007036CE">
                <w:t>, где XX – последние две цифры закрываемого финансового года</w:t>
              </w:r>
            </w:ins>
          </w:p>
        </w:tc>
      </w:tr>
      <w:tr w:rsidR="001C3522" w:rsidRPr="007036CE" w14:paraId="315D3E14" w14:textId="77777777" w:rsidTr="001C3522">
        <w:trPr>
          <w:ins w:id="6297" w:author="Опаева Лидия Арашаевна" w:date="2024-08-28T15:12:00Z"/>
        </w:trPr>
        <w:tc>
          <w:tcPr>
            <w:tcW w:w="1100" w:type="pct"/>
          </w:tcPr>
          <w:p w14:paraId="40060C28" w14:textId="77777777" w:rsidR="001C3522" w:rsidRPr="007036CE" w:rsidRDefault="001C3522" w:rsidP="001C3522">
            <w:pPr>
              <w:pStyle w:val="GOSTTablenorm"/>
              <w:rPr>
                <w:ins w:id="6298" w:author="Опаева Лидия Арашаевна" w:date="2024-08-28T15:12:00Z"/>
              </w:rPr>
            </w:pPr>
            <w:ins w:id="6299" w:author="Опаева Лидия Арашаевна" w:date="2024-08-28T15:12:00Z">
              <w:r w:rsidRPr="007036CE">
                <w:t>Признак заключительных оборотов по Кт</w:t>
              </w:r>
            </w:ins>
          </w:p>
        </w:tc>
        <w:tc>
          <w:tcPr>
            <w:tcW w:w="750" w:type="pct"/>
          </w:tcPr>
          <w:p w14:paraId="430D3412" w14:textId="77777777" w:rsidR="001C3522" w:rsidRPr="007036CE" w:rsidRDefault="001C3522" w:rsidP="001C3522">
            <w:pPr>
              <w:pStyle w:val="GOSTTablenorm"/>
              <w:rPr>
                <w:ins w:id="6300" w:author="Опаева Лидия Арашаевна" w:date="2024-08-28T15:12:00Z"/>
              </w:rPr>
            </w:pPr>
            <w:ins w:id="6301" w:author="Опаева Лидия Арашаевна" w:date="2024-08-28T15:12:00Z">
              <w:r w:rsidRPr="007036CE">
                <w:rPr>
                  <w:b/>
                  <w:bCs/>
                  <w:szCs w:val="22"/>
                </w:rPr>
                <w:t>T0504833:</w:t>
              </w:r>
              <w:r w:rsidRPr="007036CE">
                <w:rPr>
                  <w:lang w:val="en-US"/>
                </w:rPr>
                <w:t>C</w:t>
              </w:r>
              <w:r w:rsidRPr="007036CE">
                <w:t>T_PZO</w:t>
              </w:r>
            </w:ins>
          </w:p>
        </w:tc>
        <w:tc>
          <w:tcPr>
            <w:tcW w:w="500" w:type="pct"/>
          </w:tcPr>
          <w:p w14:paraId="6C9372B3" w14:textId="77777777" w:rsidR="001C3522" w:rsidRPr="007036CE" w:rsidRDefault="001C3522" w:rsidP="001C3522">
            <w:pPr>
              <w:pStyle w:val="GOSTTablenorm"/>
              <w:rPr>
                <w:ins w:id="6302" w:author="Опаева Лидия Арашаевна" w:date="2024-08-28T15:12:00Z"/>
              </w:rPr>
            </w:pPr>
            <w:ins w:id="6303" w:author="Опаева Лидия Арашаевна" w:date="2024-08-28T15:12:00Z">
              <w:r w:rsidRPr="007036CE">
                <w:t>Строка</w:t>
              </w:r>
            </w:ins>
          </w:p>
        </w:tc>
        <w:tc>
          <w:tcPr>
            <w:tcW w:w="300" w:type="pct"/>
          </w:tcPr>
          <w:p w14:paraId="6FA426E6" w14:textId="77777777" w:rsidR="001C3522" w:rsidRPr="007036CE" w:rsidRDefault="001C3522" w:rsidP="001C3522">
            <w:pPr>
              <w:pStyle w:val="GOSTTablenorm"/>
              <w:rPr>
                <w:ins w:id="6304" w:author="Опаева Лидия Арашаевна" w:date="2024-08-28T15:12:00Z"/>
              </w:rPr>
            </w:pPr>
            <w:ins w:id="6305" w:author="Опаева Лидия Арашаевна" w:date="2024-08-28T15:12:00Z">
              <w:r w:rsidRPr="007036CE">
                <w:t>Да</w:t>
              </w:r>
            </w:ins>
          </w:p>
        </w:tc>
        <w:tc>
          <w:tcPr>
            <w:tcW w:w="315" w:type="pct"/>
          </w:tcPr>
          <w:p w14:paraId="077538B9" w14:textId="77777777" w:rsidR="001C3522" w:rsidRPr="007036CE" w:rsidRDefault="001C3522" w:rsidP="001C3522">
            <w:pPr>
              <w:pStyle w:val="GOSTTablenorm"/>
              <w:rPr>
                <w:ins w:id="6306" w:author="Опаева Лидия Арашаевна" w:date="2024-08-28T15:12:00Z"/>
              </w:rPr>
            </w:pPr>
            <w:ins w:id="6307" w:author="Опаева Лидия Арашаевна" w:date="2024-08-28T15:12:00Z">
              <w:r w:rsidRPr="007036CE">
                <w:t>&lt;=25</w:t>
              </w:r>
            </w:ins>
          </w:p>
        </w:tc>
        <w:tc>
          <w:tcPr>
            <w:tcW w:w="2035" w:type="pct"/>
          </w:tcPr>
          <w:p w14:paraId="370DCBBA" w14:textId="77777777" w:rsidR="001C3522" w:rsidRPr="007036CE" w:rsidRDefault="001C3522" w:rsidP="001C3522">
            <w:pPr>
              <w:pStyle w:val="GOSTTablenorm"/>
              <w:rPr>
                <w:ins w:id="6308" w:author="Опаева Лидия Арашаевна" w:date="2024-08-28T15:12:00Z"/>
              </w:rPr>
            </w:pPr>
            <w:ins w:id="6309" w:author="Опаева Лидия Арашаевна" w:date="2024-08-28T15:12:00Z">
              <w:r w:rsidRPr="007036CE">
                <w:t>Указывается значение аналитического признака «ЗО» (Признак заключительных оборотов) для отражения по кредиту записи учета.</w:t>
              </w:r>
            </w:ins>
          </w:p>
          <w:p w14:paraId="274D7317" w14:textId="77777777" w:rsidR="001C3522" w:rsidRPr="007036CE" w:rsidRDefault="001C3522" w:rsidP="001C3522">
            <w:pPr>
              <w:pStyle w:val="GOSTTablenorm"/>
              <w:rPr>
                <w:ins w:id="6310" w:author="Опаева Лидия Арашаевна" w:date="2024-08-28T15:12:00Z"/>
              </w:rPr>
            </w:pPr>
            <w:ins w:id="6311" w:author="Опаева Лидия Арашаевна" w:date="2024-08-28T15:12:00Z">
              <w:r w:rsidRPr="007036CE">
                <w:t>Возможные значения:</w:t>
              </w:r>
            </w:ins>
          </w:p>
          <w:p w14:paraId="61450EFF" w14:textId="77777777" w:rsidR="001C3522" w:rsidRPr="007036CE" w:rsidRDefault="008F5771" w:rsidP="008F5771">
            <w:pPr>
              <w:pStyle w:val="GOSTTableListMark1"/>
              <w:numPr>
                <w:ilvl w:val="0"/>
                <w:numId w:val="2"/>
              </w:numPr>
              <w:tabs>
                <w:tab w:val="clear" w:pos="369"/>
                <w:tab w:val="num" w:pos="340"/>
              </w:tabs>
              <w:ind w:left="340"/>
              <w:rPr>
                <w:ins w:id="6312" w:author="Опаева Лидия Арашаевна" w:date="2024-08-28T15:12:00Z"/>
              </w:rPr>
            </w:pPr>
            <w:r w:rsidRPr="007036CE">
              <w:t>«</w:t>
            </w:r>
            <w:ins w:id="6313" w:author="Опаева Лидия Арашаевна" w:date="2024-08-28T15:12:00Z">
              <w:r w:rsidR="001C3522" w:rsidRPr="007036CE">
                <w:rPr>
                  <w:szCs w:val="22"/>
                </w:rPr>
                <w:t>ЗГ-ХХ</w:t>
              </w:r>
            </w:ins>
            <w:r w:rsidRPr="007036CE">
              <w:rPr>
                <w:szCs w:val="22"/>
              </w:rPr>
              <w:t>»</w:t>
            </w:r>
            <w:ins w:id="6314" w:author="Опаева Лидия Арашаевна" w:date="2024-08-28T15:12:00Z">
              <w:r w:rsidR="001C3522" w:rsidRPr="007036CE">
                <w:rPr>
                  <w:szCs w:val="22"/>
                </w:rPr>
                <w:t>, где XX – последние две цифры закрываемого финансового года</w:t>
              </w:r>
            </w:ins>
          </w:p>
        </w:tc>
      </w:tr>
      <w:tr w:rsidR="001C3522" w:rsidRPr="007036CE" w14:paraId="63A52800" w14:textId="77777777" w:rsidTr="001C3522">
        <w:trPr>
          <w:ins w:id="6315" w:author="Опаева Лидия Арашаевна" w:date="2024-08-28T15:12:00Z"/>
        </w:trPr>
        <w:tc>
          <w:tcPr>
            <w:tcW w:w="1100" w:type="pct"/>
          </w:tcPr>
          <w:p w14:paraId="61235F41" w14:textId="77777777" w:rsidR="001C3522" w:rsidRPr="007036CE" w:rsidRDefault="001C3522" w:rsidP="001C3522">
            <w:pPr>
              <w:pStyle w:val="GOSTTablenorm"/>
              <w:rPr>
                <w:ins w:id="6316" w:author="Опаева Лидия Арашаевна" w:date="2024-08-28T15:12:00Z"/>
              </w:rPr>
            </w:pPr>
            <w:ins w:id="6317" w:author="Опаева Лидия Арашаевна" w:date="2024-08-28T15:12:00Z">
              <w:r w:rsidRPr="007036CE">
                <w:t>ОКС/КМИ по Дт</w:t>
              </w:r>
            </w:ins>
          </w:p>
        </w:tc>
        <w:tc>
          <w:tcPr>
            <w:tcW w:w="750" w:type="pct"/>
          </w:tcPr>
          <w:p w14:paraId="250A2039" w14:textId="77777777" w:rsidR="001C3522" w:rsidRPr="007036CE" w:rsidRDefault="001C3522" w:rsidP="001C3522">
            <w:pPr>
              <w:pStyle w:val="GOSTTablenorm"/>
              <w:rPr>
                <w:ins w:id="6318" w:author="Опаева Лидия Арашаевна" w:date="2024-08-28T15:12:00Z"/>
              </w:rPr>
            </w:pPr>
            <w:ins w:id="6319" w:author="Опаева Лидия Арашаевна" w:date="2024-08-28T15:12:00Z">
              <w:r w:rsidRPr="007036CE">
                <w:rPr>
                  <w:b/>
                  <w:bCs/>
                  <w:szCs w:val="22"/>
                </w:rPr>
                <w:t>T0504833:</w:t>
              </w:r>
              <w:r w:rsidRPr="007036CE">
                <w:t>DT_FAIP</w:t>
              </w:r>
            </w:ins>
          </w:p>
        </w:tc>
        <w:tc>
          <w:tcPr>
            <w:tcW w:w="500" w:type="pct"/>
          </w:tcPr>
          <w:p w14:paraId="1082FBDC" w14:textId="77777777" w:rsidR="001C3522" w:rsidRPr="007036CE" w:rsidRDefault="001C3522" w:rsidP="001C3522">
            <w:pPr>
              <w:pStyle w:val="GOSTTablenorm"/>
              <w:rPr>
                <w:ins w:id="6320" w:author="Опаева Лидия Арашаевна" w:date="2024-08-28T15:12:00Z"/>
              </w:rPr>
            </w:pPr>
            <w:ins w:id="6321" w:author="Опаева Лидия Арашаевна" w:date="2024-08-28T15:12:00Z">
              <w:r w:rsidRPr="007036CE">
                <w:t>Строка</w:t>
              </w:r>
            </w:ins>
          </w:p>
        </w:tc>
        <w:tc>
          <w:tcPr>
            <w:tcW w:w="300" w:type="pct"/>
          </w:tcPr>
          <w:p w14:paraId="0C04CF89" w14:textId="77777777" w:rsidR="001C3522" w:rsidRPr="007036CE" w:rsidRDefault="001C3522" w:rsidP="001C3522">
            <w:pPr>
              <w:pStyle w:val="GOSTTablenorm"/>
              <w:rPr>
                <w:ins w:id="6322" w:author="Опаева Лидия Арашаевна" w:date="2024-08-28T15:12:00Z"/>
              </w:rPr>
            </w:pPr>
            <w:ins w:id="6323" w:author="Опаева Лидия Арашаевна" w:date="2024-08-28T15:12:00Z">
              <w:r w:rsidRPr="007036CE">
                <w:t>Да</w:t>
              </w:r>
            </w:ins>
          </w:p>
        </w:tc>
        <w:tc>
          <w:tcPr>
            <w:tcW w:w="315" w:type="pct"/>
          </w:tcPr>
          <w:p w14:paraId="2F9A7F7B" w14:textId="77777777" w:rsidR="001C3522" w:rsidRPr="007036CE" w:rsidRDefault="001C3522" w:rsidP="001C3522">
            <w:pPr>
              <w:pStyle w:val="GOSTTablenorm"/>
              <w:rPr>
                <w:ins w:id="6324" w:author="Опаева Лидия Арашаевна" w:date="2024-08-28T15:12:00Z"/>
              </w:rPr>
            </w:pPr>
            <w:ins w:id="6325" w:author="Опаева Лидия Арашаевна" w:date="2024-08-28T15:12:00Z">
              <w:r w:rsidRPr="007036CE">
                <w:t>&lt;=25</w:t>
              </w:r>
            </w:ins>
          </w:p>
        </w:tc>
        <w:tc>
          <w:tcPr>
            <w:tcW w:w="2035" w:type="pct"/>
          </w:tcPr>
          <w:p w14:paraId="55195AD0" w14:textId="77777777" w:rsidR="001C3522" w:rsidRPr="007036CE" w:rsidRDefault="001C3522" w:rsidP="001C3522">
            <w:pPr>
              <w:pStyle w:val="GOSTTablenorm"/>
              <w:rPr>
                <w:ins w:id="6326" w:author="Опаева Лидия Арашаевна" w:date="2024-08-28T15:12:00Z"/>
              </w:rPr>
            </w:pPr>
            <w:ins w:id="6327" w:author="Опаева Лидия Арашаевна" w:date="2024-08-28T15:12:00Z">
              <w:r w:rsidRPr="007036CE">
                <w:t>Указывается значение аналитического признака «ОКС/КМИ» (Код объекта капитального строительства/ капитальных вложений, мероприятия по информатизации) для отражения по дебету записи учета.</w:t>
              </w:r>
            </w:ins>
          </w:p>
          <w:p w14:paraId="48BDC231" w14:textId="77777777" w:rsidR="001C3522" w:rsidRPr="007036CE" w:rsidRDefault="001C3522" w:rsidP="001C3522">
            <w:pPr>
              <w:pStyle w:val="GOSTTablenorm"/>
              <w:rPr>
                <w:ins w:id="6328" w:author="Опаева Лидия Арашаевна" w:date="2024-08-28T15:12:00Z"/>
              </w:rPr>
            </w:pPr>
            <w:ins w:id="6329" w:author="Опаева Лидия Арашаевна" w:date="2024-08-28T15:12:00Z">
              <w:r w:rsidRPr="007036CE">
                <w:t>Возможные значения:</w:t>
              </w:r>
            </w:ins>
          </w:p>
          <w:p w14:paraId="32CFA978" w14:textId="77777777" w:rsidR="001C3522" w:rsidRPr="007036CE" w:rsidRDefault="008F5771" w:rsidP="008F5771">
            <w:pPr>
              <w:pStyle w:val="GOSTTableListMark1"/>
              <w:numPr>
                <w:ilvl w:val="0"/>
                <w:numId w:val="2"/>
              </w:numPr>
              <w:tabs>
                <w:tab w:val="clear" w:pos="369"/>
                <w:tab w:val="num" w:pos="340"/>
              </w:tabs>
              <w:ind w:left="340"/>
              <w:rPr>
                <w:ins w:id="6330" w:author="Опаева Лидия Арашаевна" w:date="2024-08-28T15:12:00Z"/>
              </w:rPr>
            </w:pPr>
            <w:r w:rsidRPr="007036CE">
              <w:rPr>
                <w:szCs w:val="22"/>
              </w:rPr>
              <w:t>«</w:t>
            </w:r>
            <w:ins w:id="6331" w:author="Опаева Лидия Арашаевна" w:date="2024-08-28T15:12:00Z">
              <w:r w:rsidR="001C3522" w:rsidRPr="007036CE">
                <w:rPr>
                  <w:szCs w:val="22"/>
                </w:rPr>
                <w:t>-</w:t>
              </w:r>
            </w:ins>
            <w:r w:rsidRPr="007036CE">
              <w:rPr>
                <w:szCs w:val="22"/>
              </w:rPr>
              <w:t>»</w:t>
            </w:r>
            <w:ins w:id="6332" w:author="Опаева Лидия Арашаевна" w:date="2024-08-28T15:12:00Z">
              <w:r w:rsidR="001C3522" w:rsidRPr="007036CE">
                <w:rPr>
                  <w:szCs w:val="22"/>
                </w:rPr>
                <w:t xml:space="preserve"> (прочерк)</w:t>
              </w:r>
            </w:ins>
          </w:p>
        </w:tc>
      </w:tr>
      <w:tr w:rsidR="001C3522" w:rsidRPr="007036CE" w14:paraId="084C47EE" w14:textId="77777777" w:rsidTr="001C3522">
        <w:trPr>
          <w:ins w:id="6333" w:author="Опаева Лидия Арашаевна" w:date="2024-08-28T15:12:00Z"/>
        </w:trPr>
        <w:tc>
          <w:tcPr>
            <w:tcW w:w="1100" w:type="pct"/>
          </w:tcPr>
          <w:p w14:paraId="51FC65CF" w14:textId="77777777" w:rsidR="001C3522" w:rsidRPr="007036CE" w:rsidRDefault="001C3522" w:rsidP="001C3522">
            <w:pPr>
              <w:pStyle w:val="GOSTTablenorm"/>
              <w:rPr>
                <w:ins w:id="6334" w:author="Опаева Лидия Арашаевна" w:date="2024-08-28T15:12:00Z"/>
              </w:rPr>
            </w:pPr>
            <w:ins w:id="6335" w:author="Опаева Лидия Арашаевна" w:date="2024-08-28T15:12:00Z">
              <w:r w:rsidRPr="007036CE">
                <w:t>ОКС/КМИ по Кт</w:t>
              </w:r>
            </w:ins>
          </w:p>
        </w:tc>
        <w:tc>
          <w:tcPr>
            <w:tcW w:w="750" w:type="pct"/>
          </w:tcPr>
          <w:p w14:paraId="5ADA9FEC" w14:textId="77777777" w:rsidR="001C3522" w:rsidRPr="007036CE" w:rsidRDefault="001C3522" w:rsidP="001C3522">
            <w:pPr>
              <w:pStyle w:val="GOSTTablenorm"/>
              <w:rPr>
                <w:ins w:id="6336" w:author="Опаева Лидия Арашаевна" w:date="2024-08-28T15:12:00Z"/>
              </w:rPr>
            </w:pPr>
            <w:ins w:id="6337" w:author="Опаева Лидия Арашаевна" w:date="2024-08-28T15:12:00Z">
              <w:r w:rsidRPr="007036CE">
                <w:rPr>
                  <w:b/>
                  <w:bCs/>
                  <w:szCs w:val="22"/>
                </w:rPr>
                <w:t>T0504833:</w:t>
              </w:r>
              <w:r w:rsidRPr="007036CE">
                <w:rPr>
                  <w:lang w:val="en-US"/>
                </w:rPr>
                <w:t>C</w:t>
              </w:r>
              <w:r w:rsidRPr="007036CE">
                <w:t>T_FAIP</w:t>
              </w:r>
            </w:ins>
          </w:p>
        </w:tc>
        <w:tc>
          <w:tcPr>
            <w:tcW w:w="500" w:type="pct"/>
          </w:tcPr>
          <w:p w14:paraId="103605E4" w14:textId="77777777" w:rsidR="001C3522" w:rsidRPr="007036CE" w:rsidRDefault="001C3522" w:rsidP="001C3522">
            <w:pPr>
              <w:pStyle w:val="GOSTTablenorm"/>
              <w:rPr>
                <w:ins w:id="6338" w:author="Опаева Лидия Арашаевна" w:date="2024-08-28T15:12:00Z"/>
              </w:rPr>
            </w:pPr>
            <w:ins w:id="6339" w:author="Опаева Лидия Арашаевна" w:date="2024-08-28T15:12:00Z">
              <w:r w:rsidRPr="007036CE">
                <w:t>Строка</w:t>
              </w:r>
            </w:ins>
          </w:p>
        </w:tc>
        <w:tc>
          <w:tcPr>
            <w:tcW w:w="300" w:type="pct"/>
          </w:tcPr>
          <w:p w14:paraId="038CB78D" w14:textId="77777777" w:rsidR="001C3522" w:rsidRPr="007036CE" w:rsidRDefault="001C3522" w:rsidP="001C3522">
            <w:pPr>
              <w:pStyle w:val="GOSTTablenorm"/>
              <w:rPr>
                <w:ins w:id="6340" w:author="Опаева Лидия Арашаевна" w:date="2024-08-28T15:12:00Z"/>
              </w:rPr>
            </w:pPr>
            <w:ins w:id="6341" w:author="Опаева Лидия Арашаевна" w:date="2024-08-28T15:12:00Z">
              <w:r w:rsidRPr="007036CE">
                <w:t>Да</w:t>
              </w:r>
            </w:ins>
          </w:p>
        </w:tc>
        <w:tc>
          <w:tcPr>
            <w:tcW w:w="315" w:type="pct"/>
          </w:tcPr>
          <w:p w14:paraId="486A46C8" w14:textId="77777777" w:rsidR="001C3522" w:rsidRPr="007036CE" w:rsidRDefault="001C3522" w:rsidP="001C3522">
            <w:pPr>
              <w:pStyle w:val="GOSTTablenorm"/>
              <w:rPr>
                <w:ins w:id="6342" w:author="Опаева Лидия Арашаевна" w:date="2024-08-28T15:12:00Z"/>
              </w:rPr>
            </w:pPr>
            <w:ins w:id="6343" w:author="Опаева Лидия Арашаевна" w:date="2024-08-28T15:12:00Z">
              <w:r w:rsidRPr="007036CE">
                <w:t>&lt;=25</w:t>
              </w:r>
            </w:ins>
          </w:p>
        </w:tc>
        <w:tc>
          <w:tcPr>
            <w:tcW w:w="2035" w:type="pct"/>
          </w:tcPr>
          <w:p w14:paraId="302A4717" w14:textId="77777777" w:rsidR="001C3522" w:rsidRPr="007036CE" w:rsidRDefault="001C3522" w:rsidP="001C3522">
            <w:pPr>
              <w:pStyle w:val="GOSTTablenorm"/>
              <w:rPr>
                <w:ins w:id="6344" w:author="Опаева Лидия Арашаевна" w:date="2024-08-28T15:12:00Z"/>
              </w:rPr>
            </w:pPr>
            <w:ins w:id="6345" w:author="Опаева Лидия Арашаевна" w:date="2024-08-28T15:12:00Z">
              <w:r w:rsidRPr="007036CE">
                <w:t>Указывается значение аналитического признака «ОКС/КМИ» (Код объекта капитального строительства/капитальных вложений, мероприятия по информатизации) для отражения по кредиту записи учета.</w:t>
              </w:r>
            </w:ins>
          </w:p>
          <w:p w14:paraId="60F60E6D" w14:textId="77777777" w:rsidR="001C3522" w:rsidRPr="007036CE" w:rsidRDefault="001C3522" w:rsidP="001C3522">
            <w:pPr>
              <w:pStyle w:val="GOSTTablenorm"/>
              <w:rPr>
                <w:ins w:id="6346" w:author="Опаева Лидия Арашаевна" w:date="2024-08-28T15:12:00Z"/>
              </w:rPr>
            </w:pPr>
            <w:ins w:id="6347" w:author="Опаева Лидия Арашаевна" w:date="2024-08-28T15:12:00Z">
              <w:r w:rsidRPr="007036CE">
                <w:t>Возможные значения:</w:t>
              </w:r>
            </w:ins>
          </w:p>
          <w:p w14:paraId="5A9459F7" w14:textId="77777777" w:rsidR="001C3522" w:rsidRPr="007036CE" w:rsidRDefault="008F5771" w:rsidP="008F5771">
            <w:pPr>
              <w:pStyle w:val="GOSTTableListMark1"/>
              <w:numPr>
                <w:ilvl w:val="0"/>
                <w:numId w:val="2"/>
              </w:numPr>
              <w:tabs>
                <w:tab w:val="clear" w:pos="369"/>
                <w:tab w:val="num" w:pos="340"/>
              </w:tabs>
              <w:ind w:left="340"/>
              <w:rPr>
                <w:ins w:id="6348" w:author="Опаева Лидия Арашаевна" w:date="2024-08-28T15:12:00Z"/>
              </w:rPr>
            </w:pPr>
            <w:r w:rsidRPr="007036CE">
              <w:rPr>
                <w:szCs w:val="22"/>
              </w:rPr>
              <w:t>«</w:t>
            </w:r>
            <w:ins w:id="6349" w:author="Опаева Лидия Арашаевна" w:date="2024-08-28T15:12:00Z">
              <w:r w:rsidR="001C3522" w:rsidRPr="007036CE">
                <w:rPr>
                  <w:szCs w:val="22"/>
                </w:rPr>
                <w:t>-</w:t>
              </w:r>
            </w:ins>
            <w:r w:rsidRPr="007036CE">
              <w:rPr>
                <w:szCs w:val="22"/>
              </w:rPr>
              <w:t xml:space="preserve">» </w:t>
            </w:r>
            <w:ins w:id="6350" w:author="Опаева Лидия Арашаевна" w:date="2024-08-28T15:12:00Z">
              <w:r w:rsidR="001C3522" w:rsidRPr="007036CE">
                <w:rPr>
                  <w:szCs w:val="22"/>
                </w:rPr>
                <w:t>(прочерк)</w:t>
              </w:r>
            </w:ins>
          </w:p>
        </w:tc>
      </w:tr>
      <w:tr w:rsidR="001C3522" w:rsidRPr="007036CE" w14:paraId="3F621CAC" w14:textId="77777777" w:rsidTr="001C3522">
        <w:trPr>
          <w:ins w:id="6351" w:author="Опаева Лидия Арашаевна" w:date="2024-08-28T15:12:00Z"/>
        </w:trPr>
        <w:tc>
          <w:tcPr>
            <w:tcW w:w="1100" w:type="pct"/>
          </w:tcPr>
          <w:p w14:paraId="717017DA" w14:textId="77777777" w:rsidR="001C3522" w:rsidRPr="007036CE" w:rsidRDefault="001C3522" w:rsidP="001C3522">
            <w:pPr>
              <w:pStyle w:val="GOSTTablenorm"/>
              <w:rPr>
                <w:ins w:id="6352" w:author="Опаева Лидия Арашаевна" w:date="2024-08-28T15:12:00Z"/>
              </w:rPr>
            </w:pPr>
            <w:ins w:id="6353" w:author="Опаева Лидия Арашаевна" w:date="2024-08-28T15:12:00Z">
              <w:r w:rsidRPr="007036CE">
                <w:t>Финансовый орган по Дт</w:t>
              </w:r>
            </w:ins>
          </w:p>
        </w:tc>
        <w:tc>
          <w:tcPr>
            <w:tcW w:w="750" w:type="pct"/>
          </w:tcPr>
          <w:p w14:paraId="744FEE58" w14:textId="77777777" w:rsidR="001C3522" w:rsidRPr="007036CE" w:rsidRDefault="001C3522" w:rsidP="001C3522">
            <w:pPr>
              <w:pStyle w:val="GOSTTablenorm"/>
              <w:rPr>
                <w:ins w:id="6354" w:author="Опаева Лидия Арашаевна" w:date="2024-08-28T15:12:00Z"/>
              </w:rPr>
            </w:pPr>
            <w:ins w:id="6355" w:author="Опаева Лидия Арашаевна" w:date="2024-08-28T15:12:00Z">
              <w:r w:rsidRPr="007036CE">
                <w:rPr>
                  <w:b/>
                  <w:bCs/>
                  <w:szCs w:val="22"/>
                </w:rPr>
                <w:t>T0504833:</w:t>
              </w:r>
              <w:r w:rsidRPr="007036CE">
                <w:t>DT_FO</w:t>
              </w:r>
            </w:ins>
          </w:p>
        </w:tc>
        <w:tc>
          <w:tcPr>
            <w:tcW w:w="500" w:type="pct"/>
          </w:tcPr>
          <w:p w14:paraId="39779264" w14:textId="77777777" w:rsidR="001C3522" w:rsidRPr="007036CE" w:rsidRDefault="001C3522" w:rsidP="001C3522">
            <w:pPr>
              <w:pStyle w:val="GOSTTablenorm"/>
              <w:rPr>
                <w:ins w:id="6356" w:author="Опаева Лидия Арашаевна" w:date="2024-08-28T15:12:00Z"/>
              </w:rPr>
            </w:pPr>
            <w:ins w:id="6357" w:author="Опаева Лидия Арашаевна" w:date="2024-08-28T15:12:00Z">
              <w:r w:rsidRPr="007036CE">
                <w:t>Строка</w:t>
              </w:r>
            </w:ins>
          </w:p>
        </w:tc>
        <w:tc>
          <w:tcPr>
            <w:tcW w:w="300" w:type="pct"/>
          </w:tcPr>
          <w:p w14:paraId="3B37D9E0" w14:textId="77777777" w:rsidR="001C3522" w:rsidRPr="007036CE" w:rsidRDefault="001C3522" w:rsidP="001C3522">
            <w:pPr>
              <w:pStyle w:val="GOSTTablenorm"/>
              <w:rPr>
                <w:ins w:id="6358" w:author="Опаева Лидия Арашаевна" w:date="2024-08-28T15:12:00Z"/>
              </w:rPr>
            </w:pPr>
            <w:ins w:id="6359" w:author="Опаева Лидия Арашаевна" w:date="2024-08-28T15:12:00Z">
              <w:r w:rsidRPr="007036CE">
                <w:t>Да</w:t>
              </w:r>
            </w:ins>
          </w:p>
        </w:tc>
        <w:tc>
          <w:tcPr>
            <w:tcW w:w="315" w:type="pct"/>
          </w:tcPr>
          <w:p w14:paraId="68AE2E27" w14:textId="77777777" w:rsidR="001C3522" w:rsidRPr="007036CE" w:rsidRDefault="001C3522" w:rsidP="001C3522">
            <w:pPr>
              <w:pStyle w:val="GOSTTablenorm"/>
              <w:rPr>
                <w:ins w:id="6360" w:author="Опаева Лидия Арашаевна" w:date="2024-08-28T15:12:00Z"/>
              </w:rPr>
            </w:pPr>
            <w:ins w:id="6361" w:author="Опаева Лидия Арашаевна" w:date="2024-08-28T15:12:00Z">
              <w:r w:rsidRPr="007036CE">
                <w:t>&lt;=25</w:t>
              </w:r>
            </w:ins>
          </w:p>
        </w:tc>
        <w:tc>
          <w:tcPr>
            <w:tcW w:w="2035" w:type="pct"/>
          </w:tcPr>
          <w:p w14:paraId="7D2D8ED1" w14:textId="77777777" w:rsidR="001C3522" w:rsidRPr="007036CE" w:rsidRDefault="001C3522" w:rsidP="001C3522">
            <w:pPr>
              <w:pStyle w:val="GOSTTablenorm"/>
              <w:rPr>
                <w:ins w:id="6362" w:author="Опаева Лидия Арашаевна" w:date="2024-08-28T15:12:00Z"/>
              </w:rPr>
            </w:pPr>
            <w:ins w:id="6363" w:author="Опаева Лидия Арашаевна" w:date="2024-08-28T15:12:00Z">
              <w:r w:rsidRPr="007036CE">
                <w:t>Указывается значение аналитического признака «ФО» (Финансовый орган) для отражения по дебету записи учета.</w:t>
              </w:r>
            </w:ins>
          </w:p>
          <w:p w14:paraId="57CCE368" w14:textId="77777777" w:rsidR="001C3522" w:rsidRPr="007036CE" w:rsidRDefault="001C3522" w:rsidP="001C3522">
            <w:pPr>
              <w:pStyle w:val="afffe"/>
              <w:ind w:firstLine="10"/>
              <w:rPr>
                <w:ins w:id="6364" w:author="Опаева Лидия Арашаевна" w:date="2024-08-28T15:12:00Z"/>
                <w:sz w:val="22"/>
              </w:rPr>
            </w:pPr>
            <w:ins w:id="6365" w:author="Опаева Лидия Арашаевна" w:date="2024-08-28T15:12:00Z">
              <w:r w:rsidRPr="007036CE">
                <w:rPr>
                  <w:sz w:val="22"/>
                </w:rPr>
                <w:lastRenderedPageBreak/>
                <w:t>Возможные значения:</w:t>
              </w:r>
            </w:ins>
          </w:p>
          <w:p w14:paraId="6A3CF3CE" w14:textId="77777777" w:rsidR="001C3522" w:rsidRPr="007036CE" w:rsidRDefault="008F5771" w:rsidP="008F5771">
            <w:pPr>
              <w:pStyle w:val="GOSTTableListMark1"/>
              <w:numPr>
                <w:ilvl w:val="0"/>
                <w:numId w:val="2"/>
              </w:numPr>
              <w:tabs>
                <w:tab w:val="clear" w:pos="369"/>
                <w:tab w:val="num" w:pos="340"/>
              </w:tabs>
              <w:ind w:left="340"/>
              <w:rPr>
                <w:ins w:id="6366" w:author="Опаева Лидия Арашаевна" w:date="2024-08-28T15:12:00Z"/>
              </w:rPr>
            </w:pPr>
            <w:r w:rsidRPr="007036CE">
              <w:t>«</w:t>
            </w:r>
            <w:ins w:id="6367" w:author="Опаева Лидия Арашаевна" w:date="2024-08-28T15:12:00Z">
              <w:r w:rsidR="001C3522" w:rsidRPr="007036CE">
                <w:t>-</w:t>
              </w:r>
            </w:ins>
            <w:r w:rsidRPr="007036CE">
              <w:t>»</w:t>
            </w:r>
            <w:ins w:id="6368" w:author="Опаева Лидия Арашаевна" w:date="2024-08-28T15:12:00Z">
              <w:r w:rsidR="001C3522" w:rsidRPr="007036CE">
                <w:t xml:space="preserve"> (</w:t>
              </w:r>
              <w:r w:rsidR="001C3522" w:rsidRPr="007036CE">
                <w:rPr>
                  <w:szCs w:val="22"/>
                </w:rPr>
                <w:t>прочерк</w:t>
              </w:r>
              <w:r w:rsidR="001C3522" w:rsidRPr="007036CE">
                <w:t>)</w:t>
              </w:r>
            </w:ins>
          </w:p>
        </w:tc>
      </w:tr>
      <w:tr w:rsidR="001C3522" w:rsidRPr="007036CE" w14:paraId="567DAEDF" w14:textId="77777777" w:rsidTr="001C3522">
        <w:trPr>
          <w:ins w:id="6369" w:author="Опаева Лидия Арашаевна" w:date="2024-08-28T15:12:00Z"/>
        </w:trPr>
        <w:tc>
          <w:tcPr>
            <w:tcW w:w="1100" w:type="pct"/>
          </w:tcPr>
          <w:p w14:paraId="31F2CF79" w14:textId="77777777" w:rsidR="001C3522" w:rsidRPr="007036CE" w:rsidRDefault="001C3522" w:rsidP="001C3522">
            <w:pPr>
              <w:pStyle w:val="GOSTTablenorm"/>
              <w:rPr>
                <w:ins w:id="6370" w:author="Опаева Лидия Арашаевна" w:date="2024-08-28T15:12:00Z"/>
              </w:rPr>
            </w:pPr>
            <w:ins w:id="6371" w:author="Опаева Лидия Арашаевна" w:date="2024-08-28T15:12:00Z">
              <w:r w:rsidRPr="007036CE">
                <w:lastRenderedPageBreak/>
                <w:t>Финансовый орган по Кт</w:t>
              </w:r>
            </w:ins>
          </w:p>
        </w:tc>
        <w:tc>
          <w:tcPr>
            <w:tcW w:w="750" w:type="pct"/>
          </w:tcPr>
          <w:p w14:paraId="4B0E1864" w14:textId="77777777" w:rsidR="001C3522" w:rsidRPr="007036CE" w:rsidRDefault="001C3522" w:rsidP="001C3522">
            <w:pPr>
              <w:pStyle w:val="GOSTTablenorm"/>
              <w:rPr>
                <w:ins w:id="6372" w:author="Опаева Лидия Арашаевна" w:date="2024-08-28T15:12:00Z"/>
              </w:rPr>
            </w:pPr>
            <w:ins w:id="6373" w:author="Опаева Лидия Арашаевна" w:date="2024-08-28T15:12:00Z">
              <w:r w:rsidRPr="007036CE">
                <w:rPr>
                  <w:b/>
                  <w:bCs/>
                  <w:szCs w:val="22"/>
                </w:rPr>
                <w:t>T0504833:</w:t>
              </w:r>
              <w:r w:rsidRPr="007036CE">
                <w:rPr>
                  <w:lang w:val="en-US"/>
                </w:rPr>
                <w:t>C</w:t>
              </w:r>
              <w:r w:rsidRPr="007036CE">
                <w:t>T_FO</w:t>
              </w:r>
            </w:ins>
          </w:p>
        </w:tc>
        <w:tc>
          <w:tcPr>
            <w:tcW w:w="500" w:type="pct"/>
          </w:tcPr>
          <w:p w14:paraId="76CAA072" w14:textId="77777777" w:rsidR="001C3522" w:rsidRPr="007036CE" w:rsidRDefault="001C3522" w:rsidP="001C3522">
            <w:pPr>
              <w:pStyle w:val="GOSTTablenorm"/>
              <w:rPr>
                <w:ins w:id="6374" w:author="Опаева Лидия Арашаевна" w:date="2024-08-28T15:12:00Z"/>
              </w:rPr>
            </w:pPr>
            <w:ins w:id="6375" w:author="Опаева Лидия Арашаевна" w:date="2024-08-28T15:12:00Z">
              <w:r w:rsidRPr="007036CE">
                <w:t>Строка</w:t>
              </w:r>
            </w:ins>
          </w:p>
        </w:tc>
        <w:tc>
          <w:tcPr>
            <w:tcW w:w="300" w:type="pct"/>
          </w:tcPr>
          <w:p w14:paraId="567A39BD" w14:textId="77777777" w:rsidR="001C3522" w:rsidRPr="007036CE" w:rsidRDefault="001C3522" w:rsidP="001C3522">
            <w:pPr>
              <w:pStyle w:val="GOSTTablenorm"/>
              <w:rPr>
                <w:ins w:id="6376" w:author="Опаева Лидия Арашаевна" w:date="2024-08-28T15:12:00Z"/>
              </w:rPr>
            </w:pPr>
            <w:ins w:id="6377" w:author="Опаева Лидия Арашаевна" w:date="2024-08-28T15:12:00Z">
              <w:r w:rsidRPr="007036CE">
                <w:t>Да</w:t>
              </w:r>
            </w:ins>
          </w:p>
        </w:tc>
        <w:tc>
          <w:tcPr>
            <w:tcW w:w="315" w:type="pct"/>
          </w:tcPr>
          <w:p w14:paraId="2A05D91C" w14:textId="77777777" w:rsidR="001C3522" w:rsidRPr="007036CE" w:rsidRDefault="001C3522" w:rsidP="001C3522">
            <w:pPr>
              <w:pStyle w:val="GOSTTablenorm"/>
              <w:rPr>
                <w:ins w:id="6378" w:author="Опаева Лидия Арашаевна" w:date="2024-08-28T15:12:00Z"/>
              </w:rPr>
            </w:pPr>
            <w:ins w:id="6379" w:author="Опаева Лидия Арашаевна" w:date="2024-08-28T15:12:00Z">
              <w:r w:rsidRPr="007036CE">
                <w:t>&lt;=25</w:t>
              </w:r>
            </w:ins>
          </w:p>
        </w:tc>
        <w:tc>
          <w:tcPr>
            <w:tcW w:w="2035" w:type="pct"/>
          </w:tcPr>
          <w:p w14:paraId="3D66CBA8" w14:textId="77777777" w:rsidR="001C3522" w:rsidRPr="007036CE" w:rsidRDefault="001C3522" w:rsidP="001C3522">
            <w:pPr>
              <w:pStyle w:val="GOSTTablenorm"/>
              <w:rPr>
                <w:ins w:id="6380" w:author="Опаева Лидия Арашаевна" w:date="2024-08-28T15:12:00Z"/>
              </w:rPr>
            </w:pPr>
            <w:ins w:id="6381" w:author="Опаева Лидия Арашаевна" w:date="2024-08-28T15:12:00Z">
              <w:r w:rsidRPr="007036CE">
                <w:t>Указывается значение аналитического признака «ФО» (Финансовый орган) для отражения по дебету записи учета.</w:t>
              </w:r>
            </w:ins>
          </w:p>
          <w:p w14:paraId="2B9FC69F" w14:textId="77777777" w:rsidR="001C3522" w:rsidRPr="007036CE" w:rsidRDefault="001C3522" w:rsidP="001C3522">
            <w:pPr>
              <w:pStyle w:val="afffe"/>
              <w:ind w:left="89" w:firstLine="10"/>
              <w:rPr>
                <w:ins w:id="6382" w:author="Опаева Лидия Арашаевна" w:date="2024-08-28T15:12:00Z"/>
                <w:sz w:val="22"/>
              </w:rPr>
            </w:pPr>
            <w:ins w:id="6383" w:author="Опаева Лидия Арашаевна" w:date="2024-08-28T15:12:00Z">
              <w:r w:rsidRPr="007036CE">
                <w:rPr>
                  <w:sz w:val="22"/>
                </w:rPr>
                <w:t>Возможные значения:</w:t>
              </w:r>
            </w:ins>
          </w:p>
          <w:p w14:paraId="2B938C64" w14:textId="77777777" w:rsidR="001C3522" w:rsidRPr="007036CE" w:rsidRDefault="008F5771" w:rsidP="008F5771">
            <w:pPr>
              <w:pStyle w:val="GOSTTableListMark1"/>
              <w:numPr>
                <w:ilvl w:val="0"/>
                <w:numId w:val="2"/>
              </w:numPr>
              <w:tabs>
                <w:tab w:val="clear" w:pos="369"/>
                <w:tab w:val="num" w:pos="340"/>
              </w:tabs>
              <w:ind w:left="340"/>
              <w:rPr>
                <w:ins w:id="6384" w:author="Опаева Лидия Арашаевна" w:date="2024-08-28T15:12:00Z"/>
              </w:rPr>
            </w:pPr>
            <w:r w:rsidRPr="007036CE">
              <w:t>«</w:t>
            </w:r>
            <w:ins w:id="6385" w:author="Опаева Лидия Арашаевна" w:date="2024-08-28T15:12:00Z">
              <w:r w:rsidR="001C3522" w:rsidRPr="007036CE">
                <w:t>-</w:t>
              </w:r>
            </w:ins>
            <w:r w:rsidRPr="007036CE">
              <w:t>»</w:t>
            </w:r>
            <w:ins w:id="6386" w:author="Опаева Лидия Арашаевна" w:date="2024-08-28T15:12:00Z">
              <w:r w:rsidR="001C3522" w:rsidRPr="007036CE">
                <w:t xml:space="preserve"> (</w:t>
              </w:r>
              <w:r w:rsidR="001C3522" w:rsidRPr="007036CE">
                <w:rPr>
                  <w:szCs w:val="22"/>
                </w:rPr>
                <w:t>прочерк</w:t>
              </w:r>
              <w:r w:rsidR="001C3522" w:rsidRPr="007036CE">
                <w:t>)</w:t>
              </w:r>
            </w:ins>
          </w:p>
        </w:tc>
      </w:tr>
    </w:tbl>
    <w:p w14:paraId="2EAA72FC" w14:textId="77777777" w:rsidR="001C3522" w:rsidRPr="007036CE" w:rsidRDefault="001C3522" w:rsidP="00DE0449">
      <w:pPr>
        <w:pStyle w:val="51"/>
        <w:rPr>
          <w:ins w:id="6387" w:author="Опаева Лидия Арашаевна" w:date="2024-08-28T15:12:00Z"/>
        </w:rPr>
      </w:pPr>
      <w:bookmarkStart w:id="6388" w:name="_Toc173151133"/>
      <w:bookmarkStart w:id="6389" w:name="_Toc222927951"/>
      <w:ins w:id="6390" w:author="Опаева Лидия Арашаевна" w:date="2024-08-28T15:12:00Z">
        <w:r w:rsidRPr="007036CE">
          <w:t xml:space="preserve">Пример запроса по документу «Бухгалтерская справка (ф. 0504833)» </w:t>
        </w:r>
        <w:bookmarkEnd w:id="6388"/>
        <w:r w:rsidRPr="007036CE">
          <w:t>ARP_SVAP_ZG_FB</w:t>
        </w:r>
        <w:bookmarkEnd w:id="6389"/>
      </w:ins>
    </w:p>
    <w:p w14:paraId="5C09FC72" w14:textId="77777777" w:rsidR="001C3522" w:rsidRPr="007036CE" w:rsidRDefault="001C3522" w:rsidP="001C3522">
      <w:pPr>
        <w:pStyle w:val="GOSTScript"/>
        <w:rPr>
          <w:ins w:id="6391" w:author="Опаева Лидия Арашаевна" w:date="2024-08-28T15:12:00Z"/>
        </w:rPr>
      </w:pPr>
      <w:ins w:id="6392" w:author="Опаева Лидия Арашаевна" w:date="2024-08-28T15:12:00Z">
        <w:r w:rsidRPr="007036CE">
          <w:t>{</w:t>
        </w:r>
      </w:ins>
    </w:p>
    <w:p w14:paraId="06268586" w14:textId="77777777" w:rsidR="001C3522" w:rsidRPr="007036CE" w:rsidRDefault="001C3522" w:rsidP="001C3522">
      <w:pPr>
        <w:pStyle w:val="GOSTScript"/>
        <w:rPr>
          <w:ins w:id="6393" w:author="Опаева Лидия Арашаевна" w:date="2024-08-28T15:12:00Z"/>
        </w:rPr>
      </w:pPr>
      <w:ins w:id="6394" w:author="Опаева Лидия Арашаевна" w:date="2024-08-28T15:12:00Z">
        <w:r w:rsidRPr="007036CE">
          <w:tab/>
          <w:t>"header": {</w:t>
        </w:r>
      </w:ins>
    </w:p>
    <w:p w14:paraId="0EDD0C92" w14:textId="77777777" w:rsidR="001C3522" w:rsidRPr="007036CE" w:rsidRDefault="001C3522" w:rsidP="001C3522">
      <w:pPr>
        <w:pStyle w:val="GOSTScript"/>
        <w:rPr>
          <w:ins w:id="6395" w:author="Опаева Лидия Арашаевна" w:date="2024-08-28T15:12:00Z"/>
        </w:rPr>
      </w:pPr>
      <w:ins w:id="6396" w:author="Опаева Лидия Арашаевна" w:date="2024-08-28T15:12:00Z">
        <w:r w:rsidRPr="007036CE">
          <w:tab/>
        </w:r>
        <w:r w:rsidRPr="007036CE">
          <w:tab/>
          <w:t>"Source": "ARP",</w:t>
        </w:r>
      </w:ins>
    </w:p>
    <w:p w14:paraId="5137FAEE" w14:textId="77777777" w:rsidR="001C3522" w:rsidRPr="007036CE" w:rsidRDefault="001C3522" w:rsidP="001C3522">
      <w:pPr>
        <w:pStyle w:val="GOSTScript"/>
        <w:rPr>
          <w:ins w:id="6397" w:author="Опаева Лидия Арашаевна" w:date="2024-08-28T15:12:00Z"/>
        </w:rPr>
      </w:pPr>
      <w:ins w:id="6398" w:author="Опаева Лидия Арашаевна" w:date="2024-08-28T15:12:00Z">
        <w:r w:rsidRPr="007036CE">
          <w:tab/>
        </w:r>
        <w:r w:rsidRPr="007036CE">
          <w:tab/>
          <w:t>"ReqDateTime": "2025-01-05 18:37:22",</w:t>
        </w:r>
      </w:ins>
    </w:p>
    <w:p w14:paraId="6BA257A5" w14:textId="77777777" w:rsidR="001C3522" w:rsidRPr="007036CE" w:rsidRDefault="001C3522" w:rsidP="001C3522">
      <w:pPr>
        <w:pStyle w:val="GOSTScript"/>
        <w:rPr>
          <w:ins w:id="6399" w:author="Опаева Лидия Арашаевна" w:date="2024-08-28T15:12:00Z"/>
        </w:rPr>
      </w:pPr>
      <w:ins w:id="6400" w:author="Опаева Лидия Арашаевна" w:date="2024-08-28T15:12:00Z">
        <w:r w:rsidRPr="007036CE">
          <w:tab/>
        </w:r>
        <w:r w:rsidRPr="007036CE">
          <w:tab/>
          <w:t>"Version": "2.4",</w:t>
        </w:r>
      </w:ins>
    </w:p>
    <w:p w14:paraId="4E095751" w14:textId="77777777" w:rsidR="001C3522" w:rsidRPr="007036CE" w:rsidRDefault="001C3522" w:rsidP="001C3522">
      <w:pPr>
        <w:pStyle w:val="GOSTScript"/>
        <w:rPr>
          <w:ins w:id="6401" w:author="Опаева Лидия Арашаевна" w:date="2024-08-28T15:12:00Z"/>
        </w:rPr>
      </w:pPr>
      <w:ins w:id="6402" w:author="Опаева Лидия Арашаевна" w:date="2024-08-28T15:12:00Z">
        <w:r w:rsidRPr="007036CE">
          <w:tab/>
        </w:r>
        <w:r w:rsidRPr="007036CE">
          <w:tab/>
          <w:t>"Params": [</w:t>
        </w:r>
      </w:ins>
    </w:p>
    <w:p w14:paraId="57679A5D" w14:textId="77777777" w:rsidR="001C3522" w:rsidRPr="007036CE" w:rsidRDefault="001C3522" w:rsidP="001C3522">
      <w:pPr>
        <w:pStyle w:val="GOSTScript"/>
        <w:rPr>
          <w:ins w:id="6403" w:author="Опаева Лидия Арашаевна" w:date="2024-08-28T15:12:00Z"/>
        </w:rPr>
      </w:pPr>
      <w:ins w:id="6404" w:author="Опаева Лидия Арашаевна" w:date="2024-08-28T15:12:00Z">
        <w:r w:rsidRPr="007036CE">
          <w:tab/>
        </w:r>
        <w:r w:rsidRPr="007036CE">
          <w:tab/>
        </w:r>
        <w:r w:rsidRPr="007036CE">
          <w:tab/>
          <w:t>{</w:t>
        </w:r>
      </w:ins>
    </w:p>
    <w:p w14:paraId="3C99B6C1" w14:textId="77777777" w:rsidR="001C3522" w:rsidRPr="007036CE" w:rsidRDefault="001C3522" w:rsidP="001C3522">
      <w:pPr>
        <w:pStyle w:val="GOSTScript"/>
        <w:rPr>
          <w:ins w:id="6405" w:author="Опаева Лидия Арашаевна" w:date="2024-08-28T15:12:00Z"/>
        </w:rPr>
      </w:pPr>
      <w:ins w:id="6406" w:author="Опаева Лидия Арашаевна" w:date="2024-08-28T15:12:00Z">
        <w:r w:rsidRPr="007036CE">
          <w:tab/>
        </w:r>
        <w:r w:rsidRPr="007036CE">
          <w:tab/>
        </w:r>
        <w:r w:rsidRPr="007036CE">
          <w:tab/>
        </w:r>
        <w:r w:rsidRPr="007036CE">
          <w:tab/>
          <w:t>"param": "example",</w:t>
        </w:r>
      </w:ins>
    </w:p>
    <w:p w14:paraId="7004E333" w14:textId="77777777" w:rsidR="001C3522" w:rsidRPr="007036CE" w:rsidRDefault="001C3522" w:rsidP="001C3522">
      <w:pPr>
        <w:pStyle w:val="GOSTScript"/>
        <w:rPr>
          <w:ins w:id="6407" w:author="Опаева Лидия Арашаевна" w:date="2024-08-28T15:12:00Z"/>
        </w:rPr>
      </w:pPr>
      <w:ins w:id="6408" w:author="Опаева Лидия Арашаевна" w:date="2024-08-28T15:12:00Z">
        <w:r w:rsidRPr="007036CE">
          <w:tab/>
        </w:r>
        <w:r w:rsidRPr="007036CE">
          <w:tab/>
        </w:r>
        <w:r w:rsidRPr="007036CE">
          <w:tab/>
        </w:r>
        <w:r w:rsidRPr="007036CE">
          <w:tab/>
          <w:t>"value": "01"</w:t>
        </w:r>
      </w:ins>
    </w:p>
    <w:p w14:paraId="068D1A9C" w14:textId="77777777" w:rsidR="001C3522" w:rsidRPr="007036CE" w:rsidRDefault="001C3522" w:rsidP="001C3522">
      <w:pPr>
        <w:pStyle w:val="GOSTScript"/>
        <w:rPr>
          <w:ins w:id="6409" w:author="Опаева Лидия Арашаевна" w:date="2024-08-28T15:12:00Z"/>
        </w:rPr>
      </w:pPr>
      <w:ins w:id="6410" w:author="Опаева Лидия Арашаевна" w:date="2024-08-28T15:12:00Z">
        <w:r w:rsidRPr="007036CE">
          <w:tab/>
        </w:r>
        <w:r w:rsidRPr="007036CE">
          <w:tab/>
        </w:r>
        <w:r w:rsidRPr="007036CE">
          <w:tab/>
          <w:t>}</w:t>
        </w:r>
      </w:ins>
    </w:p>
    <w:p w14:paraId="6E42888B" w14:textId="77777777" w:rsidR="001C3522" w:rsidRPr="007036CE" w:rsidRDefault="001C3522" w:rsidP="001C3522">
      <w:pPr>
        <w:pStyle w:val="GOSTScript"/>
        <w:rPr>
          <w:ins w:id="6411" w:author="Опаева Лидия Арашаевна" w:date="2024-08-28T15:12:00Z"/>
        </w:rPr>
      </w:pPr>
      <w:ins w:id="6412" w:author="Опаева Лидия Арашаевна" w:date="2024-08-28T15:12:00Z">
        <w:r w:rsidRPr="007036CE">
          <w:tab/>
        </w:r>
        <w:r w:rsidRPr="007036CE">
          <w:tab/>
          <w:t>],</w:t>
        </w:r>
      </w:ins>
    </w:p>
    <w:p w14:paraId="097D2D57" w14:textId="77777777" w:rsidR="001C3522" w:rsidRPr="007036CE" w:rsidRDefault="001C3522" w:rsidP="001C3522">
      <w:pPr>
        <w:pStyle w:val="GOSTScript"/>
        <w:rPr>
          <w:ins w:id="6413" w:author="Опаева Лидия Арашаевна" w:date="2024-08-28T15:12:00Z"/>
        </w:rPr>
      </w:pPr>
      <w:ins w:id="6414" w:author="Опаева Лидия Арашаевна" w:date="2024-08-28T15:12:00Z">
        <w:r w:rsidRPr="007036CE">
          <w:tab/>
        </w:r>
        <w:r w:rsidRPr="007036CE">
          <w:tab/>
          <w:t>"ReqGuid": "b0d4ce5d-2757-4699-948c-vv72qba94f86",</w:t>
        </w:r>
      </w:ins>
    </w:p>
    <w:p w14:paraId="22412B5D" w14:textId="77777777" w:rsidR="001C3522" w:rsidRPr="007036CE" w:rsidRDefault="001C3522" w:rsidP="001C3522">
      <w:pPr>
        <w:pStyle w:val="GOSTScript"/>
        <w:rPr>
          <w:ins w:id="6415" w:author="Опаева Лидия Арашаевна" w:date="2024-08-28T15:12:00Z"/>
        </w:rPr>
      </w:pPr>
      <w:ins w:id="6416" w:author="Опаева Лидия Арашаевна" w:date="2024-08-28T15:12:00Z">
        <w:r w:rsidRPr="007036CE">
          <w:tab/>
        </w:r>
        <w:r w:rsidRPr="007036CE">
          <w:tab/>
          <w:t>"DocGuid": "0bd90a7c-e339-46ff-ac39-73029ff81370",</w:t>
        </w:r>
      </w:ins>
    </w:p>
    <w:p w14:paraId="39295093" w14:textId="77777777" w:rsidR="001C3522" w:rsidRPr="007036CE" w:rsidRDefault="001C3522" w:rsidP="001C3522">
      <w:pPr>
        <w:pStyle w:val="GOSTScript"/>
        <w:rPr>
          <w:ins w:id="6417" w:author="Опаева Лидия Арашаевна" w:date="2024-08-28T15:12:00Z"/>
        </w:rPr>
      </w:pPr>
      <w:ins w:id="6418" w:author="Опаева Лидия Арашаевна" w:date="2024-08-28T15:12:00Z">
        <w:r w:rsidRPr="007036CE">
          <w:tab/>
        </w:r>
        <w:r w:rsidRPr="007036CE">
          <w:tab/>
          <w:t>"RequestType": "ACCOUNTING",</w:t>
        </w:r>
      </w:ins>
    </w:p>
    <w:p w14:paraId="0104DD51" w14:textId="77777777" w:rsidR="001C3522" w:rsidRPr="007036CE" w:rsidRDefault="001C3522" w:rsidP="001C3522">
      <w:pPr>
        <w:pStyle w:val="GOSTScript"/>
        <w:rPr>
          <w:ins w:id="6419" w:author="Опаева Лидия Арашаевна" w:date="2024-08-28T15:12:00Z"/>
        </w:rPr>
      </w:pPr>
      <w:ins w:id="6420" w:author="Опаева Лидия Арашаевна" w:date="2024-08-28T15:12:00Z">
        <w:r w:rsidRPr="007036CE">
          <w:tab/>
        </w:r>
        <w:r w:rsidRPr="007036CE">
          <w:tab/>
          <w:t>"TypeDoc": "ARP_SVAP_ZG_FB",</w:t>
        </w:r>
      </w:ins>
    </w:p>
    <w:p w14:paraId="32AB0B99" w14:textId="77777777" w:rsidR="001C3522" w:rsidRPr="007036CE" w:rsidRDefault="001C3522" w:rsidP="001C3522">
      <w:pPr>
        <w:pStyle w:val="GOSTScript"/>
        <w:rPr>
          <w:ins w:id="6421" w:author="Опаева Лидия Арашаевна" w:date="2024-08-28T15:12:00Z"/>
        </w:rPr>
      </w:pPr>
      <w:ins w:id="6422" w:author="Опаева Лидия Арашаевна" w:date="2024-08-28T15:12:00Z">
        <w:r w:rsidRPr="007036CE">
          <w:tab/>
        </w:r>
        <w:r w:rsidRPr="007036CE">
          <w:tab/>
          <w:t>"Stage": "auth",</w:t>
        </w:r>
      </w:ins>
    </w:p>
    <w:p w14:paraId="66E8B5A3" w14:textId="77777777" w:rsidR="001C3522" w:rsidRPr="007036CE" w:rsidRDefault="001C3522" w:rsidP="001C3522">
      <w:pPr>
        <w:pStyle w:val="GOSTScript"/>
        <w:rPr>
          <w:ins w:id="6423" w:author="Опаева Лидия Арашаевна" w:date="2024-08-28T15:12:00Z"/>
        </w:rPr>
      </w:pPr>
      <w:ins w:id="6424" w:author="Опаева Лидия Арашаевна" w:date="2024-08-28T15:12:00Z">
        <w:r w:rsidRPr="007036CE">
          <w:tab/>
        </w:r>
        <w:r w:rsidRPr="007036CE">
          <w:tab/>
          <w:t>"BalLevContrl": 0,</w:t>
        </w:r>
      </w:ins>
    </w:p>
    <w:p w14:paraId="088D1761" w14:textId="77777777" w:rsidR="001C3522" w:rsidRPr="007036CE" w:rsidRDefault="001C3522" w:rsidP="001C3522">
      <w:pPr>
        <w:pStyle w:val="GOSTScript"/>
        <w:rPr>
          <w:ins w:id="6425" w:author="Опаева Лидия Арашаевна" w:date="2024-08-28T15:12:00Z"/>
        </w:rPr>
      </w:pPr>
      <w:ins w:id="6426" w:author="Опаева Лидия Арашаевна" w:date="2024-08-28T15:12:00Z">
        <w:r w:rsidRPr="007036CE">
          <w:tab/>
        </w:r>
        <w:r w:rsidRPr="007036CE">
          <w:tab/>
          <w:t>"Subject": "6000",</w:t>
        </w:r>
      </w:ins>
    </w:p>
    <w:p w14:paraId="27C6A846" w14:textId="77777777" w:rsidR="001C3522" w:rsidRPr="007036CE" w:rsidRDefault="001C3522" w:rsidP="001C3522">
      <w:pPr>
        <w:pStyle w:val="GOSTScript"/>
        <w:rPr>
          <w:ins w:id="6427" w:author="Опаева Лидия Арашаевна" w:date="2024-08-28T15:12:00Z"/>
        </w:rPr>
      </w:pPr>
      <w:ins w:id="6428" w:author="Опаева Лидия Арашаевна" w:date="2024-08-28T15:12:00Z">
        <w:r w:rsidRPr="007036CE">
          <w:tab/>
        </w:r>
        <w:r w:rsidRPr="007036CE">
          <w:tab/>
          <w:t>"SettlementDate": "2024-31-12"</w:t>
        </w:r>
      </w:ins>
    </w:p>
    <w:p w14:paraId="0B325C93" w14:textId="77777777" w:rsidR="001C3522" w:rsidRPr="007036CE" w:rsidRDefault="001C3522" w:rsidP="001C3522">
      <w:pPr>
        <w:pStyle w:val="GOSTScript"/>
        <w:rPr>
          <w:ins w:id="6429" w:author="Опаева Лидия Арашаевна" w:date="2024-08-28T15:12:00Z"/>
        </w:rPr>
      </w:pPr>
      <w:ins w:id="6430" w:author="Опаева Лидия Арашаевна" w:date="2024-08-28T15:12:00Z">
        <w:r w:rsidRPr="007036CE">
          <w:tab/>
          <w:t>},</w:t>
        </w:r>
      </w:ins>
    </w:p>
    <w:p w14:paraId="26163065" w14:textId="77777777" w:rsidR="001C3522" w:rsidRPr="007036CE" w:rsidRDefault="001C3522" w:rsidP="001C3522">
      <w:pPr>
        <w:pStyle w:val="GOSTScript"/>
        <w:rPr>
          <w:ins w:id="6431" w:author="Опаева Лидия Арашаевна" w:date="2024-08-28T15:12:00Z"/>
        </w:rPr>
      </w:pPr>
      <w:ins w:id="6432" w:author="Опаева Лидия Арашаевна" w:date="2024-08-28T15:12:00Z">
        <w:r w:rsidRPr="007036CE">
          <w:tab/>
          <w:t>"document": {</w:t>
        </w:r>
      </w:ins>
    </w:p>
    <w:p w14:paraId="3C4B66FC" w14:textId="77777777" w:rsidR="001C3522" w:rsidRPr="007036CE" w:rsidRDefault="001C3522" w:rsidP="001C3522">
      <w:pPr>
        <w:pStyle w:val="GOSTScript"/>
        <w:rPr>
          <w:ins w:id="6433" w:author="Опаева Лидия Арашаевна" w:date="2024-08-28T15:12:00Z"/>
        </w:rPr>
      </w:pPr>
      <w:ins w:id="6434" w:author="Опаева Лидия Арашаевна" w:date="2024-08-28T15:12:00Z">
        <w:r w:rsidRPr="007036CE">
          <w:tab/>
        </w:r>
        <w:r w:rsidRPr="007036CE">
          <w:tab/>
          <w:t>"TtlPrt_DcNmbr": "33",</w:t>
        </w:r>
      </w:ins>
    </w:p>
    <w:p w14:paraId="33BAB8A6" w14:textId="77777777" w:rsidR="001C3522" w:rsidRPr="007036CE" w:rsidRDefault="001C3522" w:rsidP="001C3522">
      <w:pPr>
        <w:pStyle w:val="GOSTScript"/>
        <w:rPr>
          <w:ins w:id="6435" w:author="Опаева Лидия Арашаевна" w:date="2024-08-28T15:12:00Z"/>
        </w:rPr>
      </w:pPr>
      <w:ins w:id="6436" w:author="Опаева Лидия Арашаевна" w:date="2024-08-28T15:12:00Z">
        <w:r w:rsidRPr="007036CE">
          <w:tab/>
        </w:r>
        <w:r w:rsidRPr="007036CE">
          <w:tab/>
          <w:t>"TtlPrt_Dt": "2024-12-31",</w:t>
        </w:r>
      </w:ins>
    </w:p>
    <w:p w14:paraId="1D4A8FC0" w14:textId="77777777" w:rsidR="001C3522" w:rsidRPr="007036CE" w:rsidRDefault="001C3522" w:rsidP="001C3522">
      <w:pPr>
        <w:pStyle w:val="GOSTScript"/>
        <w:rPr>
          <w:ins w:id="6437" w:author="Опаева Лидия Арашаевна" w:date="2024-08-28T15:12:00Z"/>
          <w:lang w:val="ru-RU"/>
        </w:rPr>
      </w:pPr>
      <w:ins w:id="6438" w:author="Опаева Лидия Арашаевна" w:date="2024-08-28T15:12:00Z">
        <w:r w:rsidRPr="007036CE">
          <w:lastRenderedPageBreak/>
          <w:tab/>
        </w:r>
        <w:r w:rsidRPr="007036CE">
          <w:tab/>
        </w:r>
        <w:r w:rsidRPr="007036CE">
          <w:rPr>
            <w:lang w:val="ru-RU"/>
          </w:rPr>
          <w:t>"</w:t>
        </w:r>
        <w:r w:rsidRPr="007036CE">
          <w:t>TtlPrt</w:t>
        </w:r>
        <w:r w:rsidRPr="007036CE">
          <w:rPr>
            <w:lang w:val="ru-RU"/>
          </w:rPr>
          <w:t>_</w:t>
        </w:r>
        <w:r w:rsidRPr="007036CE">
          <w:t>TypeDoc</w:t>
        </w:r>
        <w:r w:rsidRPr="007036CE">
          <w:rPr>
            <w:lang w:val="ru-RU"/>
          </w:rPr>
          <w:t>": "БСЗ",</w:t>
        </w:r>
      </w:ins>
    </w:p>
    <w:p w14:paraId="50796B40" w14:textId="77777777" w:rsidR="001C3522" w:rsidRPr="007036CE" w:rsidRDefault="001C3522" w:rsidP="001C3522">
      <w:pPr>
        <w:pStyle w:val="GOSTScript"/>
        <w:rPr>
          <w:ins w:id="6439" w:author="Опаева Лидия Арашаевна" w:date="2024-08-28T15:12:00Z"/>
          <w:lang w:val="ru-RU"/>
        </w:rPr>
      </w:pPr>
      <w:ins w:id="6440" w:author="Опаева Лидия Арашаевна" w:date="2024-08-28T15:12:00Z">
        <w:r w:rsidRPr="007036CE">
          <w:rPr>
            <w:lang w:val="ru-RU"/>
          </w:rPr>
          <w:tab/>
        </w:r>
        <w:r w:rsidRPr="007036CE">
          <w:rPr>
            <w:lang w:val="ru-RU"/>
          </w:rPr>
          <w:tab/>
          <w:t>"</w:t>
        </w:r>
        <w:r w:rsidRPr="007036CE">
          <w:t>TtlPrt</w:t>
        </w:r>
        <w:r w:rsidRPr="007036CE">
          <w:rPr>
            <w:lang w:val="ru-RU"/>
          </w:rPr>
          <w:t>_</w:t>
        </w:r>
        <w:r w:rsidRPr="007036CE">
          <w:t>FullTypeDoc</w:t>
        </w:r>
        <w:r w:rsidRPr="007036CE">
          <w:rPr>
            <w:lang w:val="ru-RU"/>
          </w:rPr>
          <w:t>": "Справка по заключению счетов",</w:t>
        </w:r>
      </w:ins>
    </w:p>
    <w:p w14:paraId="5D14606C" w14:textId="77777777" w:rsidR="001C3522" w:rsidRPr="007036CE" w:rsidRDefault="001C3522" w:rsidP="001C3522">
      <w:pPr>
        <w:pStyle w:val="GOSTScript"/>
        <w:rPr>
          <w:ins w:id="6441" w:author="Опаева Лидия Арашаевна" w:date="2024-08-28T15:12:00Z"/>
        </w:rPr>
      </w:pPr>
      <w:ins w:id="6442" w:author="Опаева Лидия Арашаевна" w:date="2024-08-28T15:12:00Z">
        <w:r w:rsidRPr="007036CE">
          <w:rPr>
            <w:lang w:val="ru-RU"/>
          </w:rPr>
          <w:tab/>
        </w:r>
        <w:r w:rsidRPr="007036CE">
          <w:rPr>
            <w:lang w:val="ru-RU"/>
          </w:rPr>
          <w:tab/>
        </w:r>
        <w:r w:rsidRPr="007036CE">
          <w:t>"TtlPrt_CdCrr": "643",</w:t>
        </w:r>
      </w:ins>
    </w:p>
    <w:p w14:paraId="71C3F7D5" w14:textId="77777777" w:rsidR="001C3522" w:rsidRPr="007036CE" w:rsidRDefault="001C3522" w:rsidP="001C3522">
      <w:pPr>
        <w:pStyle w:val="GOSTScript"/>
        <w:rPr>
          <w:ins w:id="6443" w:author="Опаева Лидия Арашаевна" w:date="2024-08-28T15:12:00Z"/>
        </w:rPr>
      </w:pPr>
      <w:ins w:id="6444" w:author="Опаева Лидия Арашаевна" w:date="2024-08-28T15:12:00Z">
        <w:r w:rsidRPr="007036CE">
          <w:tab/>
        </w:r>
        <w:r w:rsidRPr="007036CE">
          <w:tab/>
          <w:t>"SystemInformation_UFOS_SECRECY": 0,</w:t>
        </w:r>
      </w:ins>
    </w:p>
    <w:p w14:paraId="0607961A" w14:textId="77777777" w:rsidR="001C3522" w:rsidRPr="007036CE" w:rsidRDefault="001C3522" w:rsidP="001C3522">
      <w:pPr>
        <w:pStyle w:val="GOSTScript"/>
        <w:rPr>
          <w:ins w:id="6445" w:author="Опаева Лидия Арашаевна" w:date="2024-08-28T15:12:00Z"/>
        </w:rPr>
      </w:pPr>
      <w:ins w:id="6446" w:author="Опаева Лидия Арашаевна" w:date="2024-08-28T15:12:00Z">
        <w:r w:rsidRPr="007036CE">
          <w:tab/>
        </w:r>
        <w:r w:rsidRPr="007036CE">
          <w:tab/>
          <w:t>"TtlPrt_Budget_Cd": "99010001",</w:t>
        </w:r>
      </w:ins>
    </w:p>
    <w:p w14:paraId="6C161053" w14:textId="77777777" w:rsidR="001C3522" w:rsidRPr="007036CE" w:rsidRDefault="001C3522" w:rsidP="001C3522">
      <w:pPr>
        <w:pStyle w:val="GOSTScript"/>
        <w:rPr>
          <w:ins w:id="6447" w:author="Опаева Лидия Арашаевна" w:date="2024-08-28T15:12:00Z"/>
        </w:rPr>
      </w:pPr>
      <w:ins w:id="6448" w:author="Опаева Лидия Арашаевна" w:date="2024-08-28T15:12:00Z">
        <w:r w:rsidRPr="007036CE">
          <w:tab/>
        </w:r>
        <w:r w:rsidRPr="007036CE">
          <w:tab/>
          <w:t>"TtlPrt_LEDGERBOOK": "FTAccFedOrg",</w:t>
        </w:r>
        <w:r w:rsidRPr="007036CE">
          <w:tab/>
        </w:r>
      </w:ins>
    </w:p>
    <w:p w14:paraId="257D38CA" w14:textId="77777777" w:rsidR="001C3522" w:rsidRPr="007036CE" w:rsidRDefault="001C3522" w:rsidP="001C3522">
      <w:pPr>
        <w:pStyle w:val="GOSTScript"/>
        <w:rPr>
          <w:ins w:id="6449" w:author="Опаева Лидия Арашаевна" w:date="2024-08-28T15:12:00Z"/>
          <w:lang w:val="ru-RU"/>
        </w:rPr>
      </w:pPr>
      <w:ins w:id="6450" w:author="Опаева Лидия Арашаевна" w:date="2024-08-28T15:12:00Z">
        <w:r w:rsidRPr="007036CE">
          <w:tab/>
        </w:r>
        <w:r w:rsidRPr="007036CE">
          <w:tab/>
        </w:r>
        <w:r w:rsidRPr="007036CE">
          <w:rPr>
            <w:lang w:val="ru-RU"/>
          </w:rPr>
          <w:t>"</w:t>
        </w:r>
        <w:r w:rsidRPr="007036CE">
          <w:t>T</w:t>
        </w:r>
        <w:r w:rsidRPr="007036CE">
          <w:rPr>
            <w:lang w:val="ru-RU"/>
          </w:rPr>
          <w:t>0504833": [</w:t>
        </w:r>
      </w:ins>
    </w:p>
    <w:p w14:paraId="4FF861F1" w14:textId="77777777" w:rsidR="001C3522" w:rsidRPr="007036CE" w:rsidRDefault="001C3522" w:rsidP="001C3522">
      <w:pPr>
        <w:pStyle w:val="GOSTScript"/>
        <w:rPr>
          <w:ins w:id="6451" w:author="Опаева Лидия Арашаевна" w:date="2024-08-28T15:12:00Z"/>
          <w:lang w:val="ru-RU"/>
        </w:rPr>
      </w:pPr>
      <w:ins w:id="6452" w:author="Опаева Лидия Арашаевна" w:date="2024-08-28T15:12:00Z">
        <w:r w:rsidRPr="007036CE">
          <w:rPr>
            <w:lang w:val="ru-RU"/>
          </w:rPr>
          <w:tab/>
        </w:r>
        <w:r w:rsidRPr="007036CE">
          <w:rPr>
            <w:lang w:val="ru-RU"/>
          </w:rPr>
          <w:tab/>
        </w:r>
        <w:r w:rsidRPr="007036CE">
          <w:rPr>
            <w:lang w:val="ru-RU"/>
          </w:rPr>
          <w:tab/>
          <w:t>{</w:t>
        </w:r>
      </w:ins>
    </w:p>
    <w:p w14:paraId="06D23C1C" w14:textId="77777777" w:rsidR="001C3522" w:rsidRPr="007036CE" w:rsidRDefault="001C3522" w:rsidP="001C3522">
      <w:pPr>
        <w:pStyle w:val="GOSTScript"/>
        <w:rPr>
          <w:ins w:id="6453" w:author="Опаева Лидия Арашаевна" w:date="2024-08-28T15:12:00Z"/>
          <w:lang w:val="ru-RU"/>
        </w:rPr>
      </w:pPr>
      <w:ins w:id="6454" w:author="Опаева Лидия Арашаевна" w:date="2024-08-28T15:12:00Z">
        <w:r w:rsidRPr="007036CE">
          <w:rPr>
            <w:lang w:val="ru-RU"/>
          </w:rPr>
          <w:tab/>
        </w:r>
        <w:r w:rsidRPr="007036CE">
          <w:rPr>
            <w:lang w:val="ru-RU"/>
          </w:rPr>
          <w:tab/>
        </w:r>
        <w:r w:rsidRPr="007036CE">
          <w:rPr>
            <w:lang w:val="ru-RU"/>
          </w:rPr>
          <w:tab/>
        </w:r>
        <w:r w:rsidRPr="007036CE">
          <w:rPr>
            <w:lang w:val="ru-RU"/>
          </w:rPr>
          <w:tab/>
          <w:t>"</w:t>
        </w:r>
        <w:r w:rsidRPr="007036CE">
          <w:t>id</w:t>
        </w:r>
        <w:r w:rsidRPr="007036CE">
          <w:rPr>
            <w:lang w:val="ru-RU"/>
          </w:rPr>
          <w:t>": 1,</w:t>
        </w:r>
      </w:ins>
    </w:p>
    <w:p w14:paraId="4A58C4AE" w14:textId="77777777" w:rsidR="001C3522" w:rsidRPr="007036CE" w:rsidRDefault="001C3522" w:rsidP="001C3522">
      <w:pPr>
        <w:pStyle w:val="GOSTScript"/>
        <w:rPr>
          <w:ins w:id="6455" w:author="Опаева Лидия Арашаевна" w:date="2024-08-28T15:12:00Z"/>
          <w:lang w:val="ru-RU"/>
        </w:rPr>
      </w:pPr>
      <w:ins w:id="6456" w:author="Опаева Лидия Арашаевна" w:date="2024-08-28T15:12:00Z">
        <w:r w:rsidRPr="007036CE">
          <w:rPr>
            <w:lang w:val="ru-RU"/>
          </w:rPr>
          <w:tab/>
        </w:r>
        <w:r w:rsidRPr="007036CE">
          <w:rPr>
            <w:lang w:val="ru-RU"/>
          </w:rPr>
          <w:tab/>
        </w:r>
        <w:r w:rsidRPr="007036CE">
          <w:rPr>
            <w:lang w:val="ru-RU"/>
          </w:rPr>
          <w:tab/>
        </w:r>
        <w:r w:rsidRPr="007036CE">
          <w:rPr>
            <w:lang w:val="ru-RU"/>
          </w:rPr>
          <w:tab/>
          <w:t>"</w:t>
        </w:r>
        <w:r w:rsidRPr="007036CE">
          <w:t>NPP</w:t>
        </w:r>
        <w:r w:rsidRPr="007036CE">
          <w:rPr>
            <w:lang w:val="ru-RU"/>
          </w:rPr>
          <w:t>": 1,</w:t>
        </w:r>
      </w:ins>
    </w:p>
    <w:p w14:paraId="4A7E1E21" w14:textId="77777777" w:rsidR="001C3522" w:rsidRPr="007036CE" w:rsidRDefault="001C3522" w:rsidP="001C3522">
      <w:pPr>
        <w:pStyle w:val="GOSTScript"/>
        <w:rPr>
          <w:ins w:id="6457" w:author="Опаева Лидия Арашаевна" w:date="2024-08-28T15:12:00Z"/>
          <w:lang w:val="ru-RU"/>
        </w:rPr>
      </w:pPr>
      <w:ins w:id="6458" w:author="Опаева Лидия Арашаевна" w:date="2024-08-28T15:12:00Z">
        <w:r w:rsidRPr="007036CE">
          <w:rPr>
            <w:lang w:val="ru-RU"/>
          </w:rPr>
          <w:tab/>
        </w:r>
        <w:r w:rsidRPr="007036CE">
          <w:rPr>
            <w:lang w:val="ru-RU"/>
          </w:rPr>
          <w:tab/>
        </w:r>
        <w:r w:rsidRPr="007036CE">
          <w:rPr>
            <w:lang w:val="ru-RU"/>
          </w:rPr>
          <w:tab/>
        </w:r>
        <w:r w:rsidRPr="007036CE">
          <w:rPr>
            <w:lang w:val="ru-RU"/>
          </w:rPr>
          <w:tab/>
          <w:t>"</w:t>
        </w:r>
        <w:r w:rsidRPr="007036CE">
          <w:t>NAME</w:t>
        </w:r>
        <w:r w:rsidRPr="007036CE">
          <w:rPr>
            <w:lang w:val="ru-RU"/>
          </w:rPr>
          <w:t>_</w:t>
        </w:r>
        <w:r w:rsidRPr="007036CE">
          <w:t>O</w:t>
        </w:r>
        <w:r w:rsidRPr="007036CE">
          <w:rPr>
            <w:lang w:val="ru-RU"/>
          </w:rPr>
          <w:t>": "Заключение счетов финансового года",</w:t>
        </w:r>
        <w:r w:rsidRPr="007036CE">
          <w:rPr>
            <w:lang w:val="ru-RU"/>
          </w:rPr>
          <w:tab/>
        </w:r>
      </w:ins>
    </w:p>
    <w:p w14:paraId="6356A670" w14:textId="77777777" w:rsidR="001C3522" w:rsidRPr="007036CE" w:rsidRDefault="001C3522" w:rsidP="001C3522">
      <w:pPr>
        <w:pStyle w:val="GOSTScript"/>
        <w:rPr>
          <w:ins w:id="6459" w:author="Опаева Лидия Арашаевна" w:date="2024-08-28T15:12:00Z"/>
        </w:rPr>
      </w:pPr>
      <w:ins w:id="6460" w:author="Опаева Лидия Арашаевна" w:date="2024-08-28T15:12:00Z">
        <w:r w:rsidRPr="007036CE">
          <w:rPr>
            <w:lang w:val="ru-RU"/>
          </w:rPr>
          <w:tab/>
        </w:r>
        <w:r w:rsidRPr="007036CE">
          <w:rPr>
            <w:lang w:val="ru-RU"/>
          </w:rPr>
          <w:tab/>
        </w:r>
        <w:r w:rsidRPr="007036CE">
          <w:rPr>
            <w:lang w:val="ru-RU"/>
          </w:rPr>
          <w:tab/>
        </w:r>
        <w:r w:rsidRPr="007036CE">
          <w:rPr>
            <w:lang w:val="ru-RU"/>
          </w:rPr>
          <w:tab/>
        </w:r>
        <w:r w:rsidRPr="007036CE">
          <w:t>"SUMM": 200.00,</w:t>
        </w:r>
      </w:ins>
    </w:p>
    <w:p w14:paraId="0E3BF759" w14:textId="77777777" w:rsidR="001C3522" w:rsidRPr="007036CE" w:rsidRDefault="001C3522" w:rsidP="001C3522">
      <w:pPr>
        <w:pStyle w:val="GOSTScript"/>
        <w:rPr>
          <w:ins w:id="6461" w:author="Опаева Лидия Арашаевна" w:date="2024-08-28T15:12:00Z"/>
        </w:rPr>
      </w:pPr>
      <w:ins w:id="6462" w:author="Опаева Лидия Арашаевна" w:date="2024-08-28T15:12:00Z">
        <w:r w:rsidRPr="007036CE">
          <w:tab/>
        </w:r>
        <w:r w:rsidRPr="007036CE">
          <w:tab/>
        </w:r>
        <w:r w:rsidRPr="007036CE">
          <w:tab/>
        </w:r>
        <w:r w:rsidRPr="007036CE">
          <w:tab/>
          <w:t>"DT_KBK": "10000000000000000000",</w:t>
        </w:r>
      </w:ins>
    </w:p>
    <w:p w14:paraId="2D8CD0F3" w14:textId="77777777" w:rsidR="001C3522" w:rsidRPr="007036CE" w:rsidRDefault="001C3522" w:rsidP="001C3522">
      <w:pPr>
        <w:pStyle w:val="GOSTScript"/>
        <w:rPr>
          <w:ins w:id="6463" w:author="Опаева Лидия Арашаевна" w:date="2024-08-28T15:12:00Z"/>
        </w:rPr>
      </w:pPr>
      <w:ins w:id="6464" w:author="Опаева Лидия Арашаевна" w:date="2024-08-28T15:12:00Z">
        <w:r w:rsidRPr="007036CE">
          <w:tab/>
        </w:r>
        <w:r w:rsidRPr="007036CE">
          <w:tab/>
        </w:r>
        <w:r w:rsidRPr="007036CE">
          <w:tab/>
        </w:r>
        <w:r w:rsidRPr="007036CE">
          <w:tab/>
          <w:t>"CT_KBK": "08903149790090049244",</w:t>
        </w:r>
      </w:ins>
    </w:p>
    <w:p w14:paraId="0E38B5EC" w14:textId="77777777" w:rsidR="001C3522" w:rsidRPr="007036CE" w:rsidRDefault="001C3522" w:rsidP="001C3522">
      <w:pPr>
        <w:pStyle w:val="GOSTScript"/>
        <w:rPr>
          <w:ins w:id="6465" w:author="Опаева Лидия Арашаевна" w:date="2024-08-28T15:12:00Z"/>
        </w:rPr>
      </w:pPr>
      <w:ins w:id="6466" w:author="Опаева Лидия Арашаевна" w:date="2024-08-28T15:12:00Z">
        <w:r w:rsidRPr="007036CE">
          <w:tab/>
        </w:r>
        <w:r w:rsidRPr="007036CE">
          <w:tab/>
        </w:r>
        <w:r w:rsidRPr="007036CE">
          <w:tab/>
        </w:r>
        <w:r w:rsidRPr="007036CE">
          <w:tab/>
          <w:t>"DT_TYPEKBK": "31",</w:t>
        </w:r>
      </w:ins>
    </w:p>
    <w:p w14:paraId="30A7E8B1" w14:textId="77777777" w:rsidR="001C3522" w:rsidRPr="007036CE" w:rsidRDefault="001C3522" w:rsidP="001C3522">
      <w:pPr>
        <w:pStyle w:val="GOSTScript"/>
        <w:rPr>
          <w:ins w:id="6467" w:author="Опаева Лидия Арашаевна" w:date="2024-08-28T15:12:00Z"/>
        </w:rPr>
      </w:pPr>
      <w:ins w:id="6468" w:author="Опаева Лидия Арашаевна" w:date="2024-08-28T15:12:00Z">
        <w:r w:rsidRPr="007036CE">
          <w:tab/>
        </w:r>
        <w:r w:rsidRPr="007036CE">
          <w:tab/>
        </w:r>
        <w:r w:rsidRPr="007036CE">
          <w:tab/>
        </w:r>
        <w:r w:rsidRPr="007036CE">
          <w:tab/>
          <w:t>"CT_TYPEKBK": "11",</w:t>
        </w:r>
      </w:ins>
    </w:p>
    <w:p w14:paraId="34968C7E" w14:textId="77777777" w:rsidR="001C3522" w:rsidRPr="007036CE" w:rsidRDefault="001C3522" w:rsidP="001C3522">
      <w:pPr>
        <w:pStyle w:val="GOSTScript"/>
        <w:rPr>
          <w:ins w:id="6469" w:author="Опаева Лидия Арашаевна" w:date="2024-08-28T15:12:00Z"/>
        </w:rPr>
      </w:pPr>
      <w:ins w:id="6470" w:author="Опаева Лидия Арашаевна" w:date="2024-08-28T15:12:00Z">
        <w:r w:rsidRPr="007036CE">
          <w:tab/>
        </w:r>
        <w:r w:rsidRPr="007036CE">
          <w:tab/>
        </w:r>
        <w:r w:rsidRPr="007036CE">
          <w:tab/>
        </w:r>
        <w:r w:rsidRPr="007036CE">
          <w:tab/>
          <w:t>"DT_KVFO": "10",</w:t>
        </w:r>
      </w:ins>
    </w:p>
    <w:p w14:paraId="0E988E79" w14:textId="77777777" w:rsidR="001C3522" w:rsidRPr="007036CE" w:rsidRDefault="001C3522" w:rsidP="001C3522">
      <w:pPr>
        <w:pStyle w:val="GOSTScript"/>
        <w:rPr>
          <w:ins w:id="6471" w:author="Опаева Лидия Арашаевна" w:date="2024-08-28T15:12:00Z"/>
          <w:lang w:val="ru-RU"/>
        </w:rPr>
      </w:pPr>
      <w:ins w:id="6472" w:author="Опаева Лидия Арашаевна" w:date="2024-08-28T15:12:00Z">
        <w:r w:rsidRPr="007036CE">
          <w:tab/>
        </w:r>
        <w:r w:rsidRPr="007036CE">
          <w:tab/>
        </w:r>
        <w:r w:rsidRPr="007036CE">
          <w:tab/>
        </w:r>
        <w:r w:rsidRPr="007036CE">
          <w:tab/>
        </w:r>
        <w:r w:rsidRPr="007036CE">
          <w:rPr>
            <w:lang w:val="ru-RU"/>
          </w:rPr>
          <w:t>"</w:t>
        </w:r>
        <w:r w:rsidRPr="007036CE">
          <w:t>CT</w:t>
        </w:r>
        <w:r w:rsidRPr="007036CE">
          <w:rPr>
            <w:lang w:val="ru-RU"/>
          </w:rPr>
          <w:t>_</w:t>
        </w:r>
        <w:r w:rsidRPr="007036CE">
          <w:t>KVFO</w:t>
        </w:r>
        <w:r w:rsidRPr="007036CE">
          <w:rPr>
            <w:lang w:val="ru-RU"/>
          </w:rPr>
          <w:t>": "10",</w:t>
        </w:r>
      </w:ins>
    </w:p>
    <w:p w14:paraId="0D9E837D" w14:textId="77777777" w:rsidR="001C3522" w:rsidRPr="007036CE" w:rsidRDefault="001C3522" w:rsidP="001C3522">
      <w:pPr>
        <w:pStyle w:val="GOSTScript"/>
        <w:rPr>
          <w:ins w:id="6473" w:author="Опаева Лидия Арашаевна" w:date="2024-08-28T15:12:00Z"/>
          <w:lang w:val="ru-RU"/>
        </w:rPr>
      </w:pPr>
      <w:ins w:id="6474" w:author="Опаева Лидия Арашаевна" w:date="2024-08-28T15:12:00Z">
        <w:r w:rsidRPr="007036CE">
          <w:rPr>
            <w:lang w:val="ru-RU"/>
          </w:rPr>
          <w:tab/>
        </w:r>
        <w:r w:rsidRPr="007036CE">
          <w:rPr>
            <w:lang w:val="ru-RU"/>
          </w:rPr>
          <w:tab/>
        </w:r>
        <w:r w:rsidRPr="007036CE">
          <w:rPr>
            <w:lang w:val="ru-RU"/>
          </w:rPr>
          <w:tab/>
        </w:r>
        <w:r w:rsidRPr="007036CE">
          <w:rPr>
            <w:lang w:val="ru-RU"/>
          </w:rPr>
          <w:tab/>
          <w:t>"</w:t>
        </w:r>
        <w:r w:rsidRPr="007036CE">
          <w:t>DT</w:t>
        </w:r>
        <w:r w:rsidRPr="007036CE">
          <w:rPr>
            <w:lang w:val="ru-RU"/>
          </w:rPr>
          <w:t>_</w:t>
        </w:r>
        <w:r w:rsidRPr="007036CE">
          <w:t>PLS</w:t>
        </w:r>
        <w:r w:rsidRPr="007036CE">
          <w:rPr>
            <w:lang w:val="ru-RU"/>
          </w:rPr>
          <w:t>": "РЕЗ_ПРШ_ПЕР_Н",</w:t>
        </w:r>
      </w:ins>
    </w:p>
    <w:p w14:paraId="1527097C" w14:textId="77777777" w:rsidR="001C3522" w:rsidRPr="007036CE" w:rsidRDefault="001C3522" w:rsidP="001C3522">
      <w:pPr>
        <w:pStyle w:val="GOSTScript"/>
        <w:rPr>
          <w:ins w:id="6475" w:author="Опаева Лидия Арашаевна" w:date="2024-08-28T15:12:00Z"/>
          <w:lang w:val="ru-RU"/>
        </w:rPr>
      </w:pPr>
      <w:ins w:id="6476" w:author="Опаева Лидия Арашаевна" w:date="2024-08-28T15:12:00Z">
        <w:r w:rsidRPr="007036CE">
          <w:rPr>
            <w:lang w:val="ru-RU"/>
          </w:rPr>
          <w:tab/>
        </w:r>
        <w:r w:rsidRPr="007036CE">
          <w:rPr>
            <w:lang w:val="ru-RU"/>
          </w:rPr>
          <w:tab/>
        </w:r>
        <w:r w:rsidRPr="007036CE">
          <w:rPr>
            <w:lang w:val="ru-RU"/>
          </w:rPr>
          <w:tab/>
        </w:r>
        <w:r w:rsidRPr="007036CE">
          <w:rPr>
            <w:lang w:val="ru-RU"/>
          </w:rPr>
          <w:tab/>
          <w:t>"</w:t>
        </w:r>
        <w:r w:rsidRPr="007036CE">
          <w:t>CT</w:t>
        </w:r>
        <w:r w:rsidRPr="007036CE">
          <w:rPr>
            <w:lang w:val="ru-RU"/>
          </w:rPr>
          <w:t>_</w:t>
        </w:r>
        <w:r w:rsidRPr="007036CE">
          <w:t>PLS</w:t>
        </w:r>
        <w:r w:rsidRPr="007036CE">
          <w:rPr>
            <w:lang w:val="ru-RU"/>
          </w:rPr>
          <w:t>": "ВЫБЫТИЯ_КУ",</w:t>
        </w:r>
      </w:ins>
    </w:p>
    <w:p w14:paraId="15A3A0EF" w14:textId="77777777" w:rsidR="001C3522" w:rsidRPr="007036CE" w:rsidRDefault="001C3522" w:rsidP="001C3522">
      <w:pPr>
        <w:pStyle w:val="GOSTScript"/>
        <w:rPr>
          <w:ins w:id="6477" w:author="Опаева Лидия Арашаевна" w:date="2024-08-28T15:12:00Z"/>
          <w:lang w:val="ru-RU"/>
        </w:rPr>
      </w:pPr>
      <w:ins w:id="6478" w:author="Опаева Лидия Арашаевна" w:date="2024-08-28T15:12:00Z">
        <w:r w:rsidRPr="007036CE">
          <w:rPr>
            <w:lang w:val="ru-RU"/>
          </w:rPr>
          <w:tab/>
        </w:r>
        <w:r w:rsidRPr="007036CE">
          <w:rPr>
            <w:lang w:val="ru-RU"/>
          </w:rPr>
          <w:tab/>
        </w:r>
        <w:r w:rsidRPr="007036CE">
          <w:rPr>
            <w:lang w:val="ru-RU"/>
          </w:rPr>
          <w:tab/>
        </w:r>
        <w:r w:rsidRPr="007036CE">
          <w:rPr>
            <w:lang w:val="ru-RU"/>
          </w:rPr>
          <w:tab/>
          <w:t>"</w:t>
        </w:r>
        <w:r w:rsidRPr="007036CE">
          <w:t>DT</w:t>
        </w:r>
        <w:r w:rsidRPr="007036CE">
          <w:rPr>
            <w:lang w:val="ru-RU"/>
          </w:rPr>
          <w:t>_</w:t>
        </w:r>
        <w:r w:rsidRPr="007036CE">
          <w:t>NSBU</w:t>
        </w:r>
        <w:r w:rsidRPr="007036CE">
          <w:rPr>
            <w:lang w:val="ru-RU"/>
          </w:rPr>
          <w:t>": "40230",</w:t>
        </w:r>
      </w:ins>
    </w:p>
    <w:p w14:paraId="41619DDB" w14:textId="77777777" w:rsidR="001C3522" w:rsidRPr="007036CE" w:rsidRDefault="001C3522" w:rsidP="001C3522">
      <w:pPr>
        <w:pStyle w:val="GOSTScript"/>
        <w:rPr>
          <w:ins w:id="6479" w:author="Опаева Лидия Арашаевна" w:date="2024-08-28T15:12:00Z"/>
        </w:rPr>
      </w:pPr>
      <w:ins w:id="6480" w:author="Опаева Лидия Арашаевна" w:date="2024-08-28T15:12:00Z">
        <w:r w:rsidRPr="007036CE">
          <w:rPr>
            <w:lang w:val="ru-RU"/>
          </w:rPr>
          <w:tab/>
        </w:r>
        <w:r w:rsidRPr="007036CE">
          <w:rPr>
            <w:lang w:val="ru-RU"/>
          </w:rPr>
          <w:tab/>
        </w:r>
        <w:r w:rsidRPr="007036CE">
          <w:rPr>
            <w:lang w:val="ru-RU"/>
          </w:rPr>
          <w:tab/>
        </w:r>
        <w:r w:rsidRPr="007036CE">
          <w:rPr>
            <w:lang w:val="ru-RU"/>
          </w:rPr>
          <w:tab/>
        </w:r>
        <w:r w:rsidRPr="007036CE">
          <w:t>"CT_NSBU": "40220",</w:t>
        </w:r>
      </w:ins>
    </w:p>
    <w:p w14:paraId="58F1BAC4" w14:textId="77777777" w:rsidR="001C3522" w:rsidRPr="007036CE" w:rsidRDefault="001C3522" w:rsidP="001C3522">
      <w:pPr>
        <w:pStyle w:val="GOSTScript"/>
        <w:rPr>
          <w:ins w:id="6481" w:author="Опаева Лидия Арашаевна" w:date="2024-08-28T15:12:00Z"/>
        </w:rPr>
      </w:pPr>
      <w:ins w:id="6482" w:author="Опаева Лидия Арашаевна" w:date="2024-08-28T15:12:00Z">
        <w:r w:rsidRPr="007036CE">
          <w:tab/>
        </w:r>
        <w:r w:rsidRPr="007036CE">
          <w:tab/>
        </w:r>
        <w:r w:rsidRPr="007036CE">
          <w:tab/>
        </w:r>
        <w:r w:rsidRPr="007036CE">
          <w:tab/>
          <w:t>"DT_Cnt": "1",</w:t>
        </w:r>
      </w:ins>
    </w:p>
    <w:p w14:paraId="4C96D3BC" w14:textId="77777777" w:rsidR="001C3522" w:rsidRPr="007036CE" w:rsidRDefault="001C3522" w:rsidP="001C3522">
      <w:pPr>
        <w:pStyle w:val="GOSTScript"/>
        <w:rPr>
          <w:ins w:id="6483" w:author="Опаева Лидия Арашаевна" w:date="2024-08-28T15:12:00Z"/>
        </w:rPr>
      </w:pPr>
      <w:ins w:id="6484" w:author="Опаева Лидия Арашаевна" w:date="2024-08-28T15:12:00Z">
        <w:r w:rsidRPr="007036CE">
          <w:tab/>
        </w:r>
        <w:r w:rsidRPr="007036CE">
          <w:tab/>
        </w:r>
        <w:r w:rsidRPr="007036CE">
          <w:tab/>
        </w:r>
        <w:r w:rsidRPr="007036CE">
          <w:tab/>
          <w:t>"CT_Cnt": "1",</w:t>
        </w:r>
      </w:ins>
    </w:p>
    <w:p w14:paraId="5145A7AA" w14:textId="77777777" w:rsidR="001C3522" w:rsidRPr="007036CE" w:rsidRDefault="001C3522" w:rsidP="001C3522">
      <w:pPr>
        <w:pStyle w:val="GOSTScript"/>
        <w:rPr>
          <w:ins w:id="6485" w:author="Опаева Лидия Арашаевна" w:date="2024-08-28T15:12:00Z"/>
        </w:rPr>
      </w:pPr>
      <w:ins w:id="6486" w:author="Опаева Лидия Арашаевна" w:date="2024-08-28T15:12:00Z">
        <w:r w:rsidRPr="007036CE">
          <w:tab/>
        </w:r>
        <w:r w:rsidRPr="007036CE">
          <w:tab/>
        </w:r>
        <w:r w:rsidRPr="007036CE">
          <w:tab/>
        </w:r>
        <w:r w:rsidRPr="007036CE">
          <w:tab/>
          <w:t>"DT_LS": "52951000928",</w:t>
        </w:r>
      </w:ins>
    </w:p>
    <w:p w14:paraId="783E12D3" w14:textId="77777777" w:rsidR="001C3522" w:rsidRPr="007036CE" w:rsidRDefault="001C3522" w:rsidP="001C3522">
      <w:pPr>
        <w:pStyle w:val="GOSTScript"/>
        <w:rPr>
          <w:ins w:id="6487" w:author="Опаева Лидия Арашаевна" w:date="2024-08-28T15:12:00Z"/>
        </w:rPr>
      </w:pPr>
      <w:ins w:id="6488" w:author="Опаева Лидия Арашаевна" w:date="2024-08-28T15:12:00Z">
        <w:r w:rsidRPr="007036CE">
          <w:tab/>
        </w:r>
        <w:r w:rsidRPr="007036CE">
          <w:tab/>
        </w:r>
        <w:r w:rsidRPr="007036CE">
          <w:tab/>
        </w:r>
        <w:r w:rsidRPr="007036CE">
          <w:tab/>
          <w:t>"CT_LS": "03971G23530",</w:t>
        </w:r>
      </w:ins>
    </w:p>
    <w:p w14:paraId="00652257" w14:textId="77777777" w:rsidR="001C3522" w:rsidRPr="007036CE" w:rsidRDefault="001C3522" w:rsidP="001C3522">
      <w:pPr>
        <w:pStyle w:val="GOSTScript"/>
        <w:rPr>
          <w:ins w:id="6489" w:author="Опаева Лидия Арашаевна" w:date="2024-08-28T15:12:00Z"/>
        </w:rPr>
      </w:pPr>
      <w:ins w:id="6490" w:author="Опаева Лидия Арашаевна" w:date="2024-08-28T15:12:00Z">
        <w:r w:rsidRPr="007036CE">
          <w:tab/>
        </w:r>
        <w:r w:rsidRPr="007036CE">
          <w:tab/>
        </w:r>
        <w:r w:rsidRPr="007036CE">
          <w:tab/>
        </w:r>
        <w:r w:rsidRPr="007036CE">
          <w:tab/>
          <w:t>"DT_PUCH": "-",</w:t>
        </w:r>
      </w:ins>
    </w:p>
    <w:p w14:paraId="42E3167B" w14:textId="77777777" w:rsidR="001C3522" w:rsidRPr="007036CE" w:rsidRDefault="001C3522" w:rsidP="001C3522">
      <w:pPr>
        <w:pStyle w:val="GOSTScript"/>
        <w:rPr>
          <w:ins w:id="6491" w:author="Опаева Лидия Арашаевна" w:date="2024-08-28T15:12:00Z"/>
        </w:rPr>
      </w:pPr>
      <w:ins w:id="6492" w:author="Опаева Лидия Арашаевна" w:date="2024-08-28T15:12:00Z">
        <w:r w:rsidRPr="007036CE">
          <w:tab/>
        </w:r>
        <w:r w:rsidRPr="007036CE">
          <w:tab/>
        </w:r>
        <w:r w:rsidRPr="007036CE">
          <w:tab/>
        </w:r>
        <w:r w:rsidRPr="007036CE">
          <w:tab/>
          <w:t>"CT_PUCH": "-",</w:t>
        </w:r>
      </w:ins>
    </w:p>
    <w:p w14:paraId="1CE25357" w14:textId="77777777" w:rsidR="001C3522" w:rsidRPr="007036CE" w:rsidRDefault="001C3522" w:rsidP="001C3522">
      <w:pPr>
        <w:pStyle w:val="GOSTScript"/>
        <w:rPr>
          <w:ins w:id="6493" w:author="Опаева Лидия Арашаевна" w:date="2024-08-28T15:12:00Z"/>
        </w:rPr>
      </w:pPr>
      <w:ins w:id="6494" w:author="Опаева Лидия Арашаевна" w:date="2024-08-28T15:12:00Z">
        <w:r w:rsidRPr="007036CE">
          <w:tab/>
        </w:r>
        <w:r w:rsidRPr="007036CE">
          <w:tab/>
        </w:r>
        <w:r w:rsidRPr="007036CE">
          <w:tab/>
        </w:r>
        <w:r w:rsidRPr="007036CE">
          <w:tab/>
          <w:t>"DT_KS": "-",</w:t>
        </w:r>
      </w:ins>
    </w:p>
    <w:p w14:paraId="31A3ECA0" w14:textId="77777777" w:rsidR="001C3522" w:rsidRPr="007036CE" w:rsidRDefault="001C3522" w:rsidP="001C3522">
      <w:pPr>
        <w:pStyle w:val="GOSTScript"/>
        <w:rPr>
          <w:ins w:id="6495" w:author="Опаева Лидия Арашаевна" w:date="2024-08-28T15:12:00Z"/>
        </w:rPr>
      </w:pPr>
      <w:ins w:id="6496" w:author="Опаева Лидия Арашаевна" w:date="2024-08-28T15:12:00Z">
        <w:r w:rsidRPr="007036CE">
          <w:tab/>
        </w:r>
        <w:r w:rsidRPr="007036CE">
          <w:tab/>
        </w:r>
        <w:r w:rsidRPr="007036CE">
          <w:tab/>
        </w:r>
        <w:r w:rsidRPr="007036CE">
          <w:tab/>
          <w:t>"CT_KS": "-",</w:t>
        </w:r>
      </w:ins>
    </w:p>
    <w:p w14:paraId="78B97C8E" w14:textId="77777777" w:rsidR="001C3522" w:rsidRPr="007036CE" w:rsidRDefault="001C3522" w:rsidP="001C3522">
      <w:pPr>
        <w:pStyle w:val="GOSTScript"/>
        <w:rPr>
          <w:ins w:id="6497" w:author="Опаева Лидия Арашаевна" w:date="2024-08-28T15:12:00Z"/>
        </w:rPr>
      </w:pPr>
      <w:ins w:id="6498" w:author="Опаева Лидия Арашаевна" w:date="2024-08-28T15:12:00Z">
        <w:r w:rsidRPr="007036CE">
          <w:tab/>
        </w:r>
        <w:r w:rsidRPr="007036CE">
          <w:tab/>
        </w:r>
        <w:r w:rsidRPr="007036CE">
          <w:tab/>
        </w:r>
        <w:r w:rsidRPr="007036CE">
          <w:tab/>
          <w:t>"DT_BO": "-",</w:t>
        </w:r>
      </w:ins>
    </w:p>
    <w:p w14:paraId="7EEC49E5" w14:textId="77777777" w:rsidR="001C3522" w:rsidRPr="007036CE" w:rsidRDefault="001C3522" w:rsidP="001C3522">
      <w:pPr>
        <w:pStyle w:val="GOSTScript"/>
        <w:rPr>
          <w:ins w:id="6499" w:author="Опаева Лидия Арашаевна" w:date="2024-08-28T15:12:00Z"/>
        </w:rPr>
      </w:pPr>
      <w:ins w:id="6500" w:author="Опаева Лидия Арашаевна" w:date="2024-08-28T15:12:00Z">
        <w:r w:rsidRPr="007036CE">
          <w:tab/>
        </w:r>
        <w:r w:rsidRPr="007036CE">
          <w:tab/>
        </w:r>
        <w:r w:rsidRPr="007036CE">
          <w:tab/>
        </w:r>
        <w:r w:rsidRPr="007036CE">
          <w:tab/>
          <w:t>"CT_BO": "-",</w:t>
        </w:r>
      </w:ins>
    </w:p>
    <w:p w14:paraId="49DBCF33" w14:textId="77777777" w:rsidR="001C3522" w:rsidRPr="007036CE" w:rsidRDefault="001C3522" w:rsidP="001C3522">
      <w:pPr>
        <w:pStyle w:val="GOSTScript"/>
        <w:rPr>
          <w:ins w:id="6501" w:author="Опаева Лидия Арашаевна" w:date="2024-08-28T15:12:00Z"/>
        </w:rPr>
      </w:pPr>
      <w:ins w:id="6502" w:author="Опаева Лидия Арашаевна" w:date="2024-08-28T15:12:00Z">
        <w:r w:rsidRPr="007036CE">
          <w:tab/>
        </w:r>
        <w:r w:rsidRPr="007036CE">
          <w:tab/>
        </w:r>
        <w:r w:rsidRPr="007036CE">
          <w:tab/>
        </w:r>
        <w:r w:rsidRPr="007036CE">
          <w:tab/>
          <w:t>"DT_OKTMO": "-",</w:t>
        </w:r>
      </w:ins>
    </w:p>
    <w:p w14:paraId="10A8BEDB" w14:textId="77777777" w:rsidR="001C3522" w:rsidRPr="007036CE" w:rsidRDefault="001C3522" w:rsidP="001C3522">
      <w:pPr>
        <w:pStyle w:val="GOSTScript"/>
        <w:rPr>
          <w:ins w:id="6503" w:author="Опаева Лидия Арашаевна" w:date="2024-08-28T15:12:00Z"/>
        </w:rPr>
      </w:pPr>
      <w:ins w:id="6504" w:author="Опаева Лидия Арашаевна" w:date="2024-08-28T15:12:00Z">
        <w:r w:rsidRPr="007036CE">
          <w:tab/>
        </w:r>
        <w:r w:rsidRPr="007036CE">
          <w:tab/>
        </w:r>
        <w:r w:rsidRPr="007036CE">
          <w:tab/>
        </w:r>
        <w:r w:rsidRPr="007036CE">
          <w:tab/>
          <w:t>"CT_OKTMO": "-",</w:t>
        </w:r>
      </w:ins>
    </w:p>
    <w:p w14:paraId="34AE9D8B" w14:textId="77777777" w:rsidR="001C3522" w:rsidRPr="007036CE" w:rsidRDefault="001C3522" w:rsidP="001C3522">
      <w:pPr>
        <w:pStyle w:val="GOSTScript"/>
        <w:rPr>
          <w:ins w:id="6505" w:author="Опаева Лидия Арашаевна" w:date="2024-08-28T15:12:00Z"/>
        </w:rPr>
      </w:pPr>
      <w:ins w:id="6506" w:author="Опаева Лидия Арашаевна" w:date="2024-08-28T15:12:00Z">
        <w:r w:rsidRPr="007036CE">
          <w:tab/>
        </w:r>
        <w:r w:rsidRPr="007036CE">
          <w:tab/>
        </w:r>
        <w:r w:rsidRPr="007036CE">
          <w:tab/>
        </w:r>
        <w:r w:rsidRPr="007036CE">
          <w:tab/>
          <w:t>"DT_PZO": "</w:t>
        </w:r>
        <w:r w:rsidRPr="007036CE">
          <w:rPr>
            <w:lang w:val="ru-RU"/>
          </w:rPr>
          <w:t>ЗГ</w:t>
        </w:r>
        <w:r w:rsidRPr="007036CE">
          <w:t>-24",</w:t>
        </w:r>
      </w:ins>
    </w:p>
    <w:p w14:paraId="29DEAA00" w14:textId="77777777" w:rsidR="001C3522" w:rsidRPr="007036CE" w:rsidRDefault="001C3522" w:rsidP="001C3522">
      <w:pPr>
        <w:pStyle w:val="GOSTScript"/>
        <w:rPr>
          <w:ins w:id="6507" w:author="Опаева Лидия Арашаевна" w:date="2024-08-28T15:12:00Z"/>
        </w:rPr>
      </w:pPr>
      <w:ins w:id="6508" w:author="Опаева Лидия Арашаевна" w:date="2024-08-28T15:12:00Z">
        <w:r w:rsidRPr="007036CE">
          <w:tab/>
        </w:r>
        <w:r w:rsidRPr="007036CE">
          <w:tab/>
        </w:r>
        <w:r w:rsidRPr="007036CE">
          <w:tab/>
        </w:r>
        <w:r w:rsidRPr="007036CE">
          <w:tab/>
          <w:t>"CT_PZO": "</w:t>
        </w:r>
        <w:r w:rsidRPr="007036CE">
          <w:rPr>
            <w:lang w:val="ru-RU"/>
          </w:rPr>
          <w:t>ЗГ</w:t>
        </w:r>
        <w:r w:rsidRPr="007036CE">
          <w:t>-24",</w:t>
        </w:r>
      </w:ins>
    </w:p>
    <w:p w14:paraId="5E2C86EF" w14:textId="77777777" w:rsidR="001C3522" w:rsidRPr="007036CE" w:rsidRDefault="001C3522" w:rsidP="001C3522">
      <w:pPr>
        <w:pStyle w:val="GOSTScript"/>
        <w:rPr>
          <w:ins w:id="6509" w:author="Опаева Лидия Арашаевна" w:date="2024-08-28T15:12:00Z"/>
        </w:rPr>
      </w:pPr>
      <w:ins w:id="6510" w:author="Опаева Лидия Арашаевна" w:date="2024-08-28T15:12:00Z">
        <w:r w:rsidRPr="007036CE">
          <w:tab/>
        </w:r>
        <w:r w:rsidRPr="007036CE">
          <w:tab/>
        </w:r>
        <w:r w:rsidRPr="007036CE">
          <w:tab/>
        </w:r>
        <w:r w:rsidRPr="007036CE">
          <w:tab/>
          <w:t>"DT_FAIP": "-",</w:t>
        </w:r>
      </w:ins>
    </w:p>
    <w:p w14:paraId="6D415CDB" w14:textId="77777777" w:rsidR="001C3522" w:rsidRPr="007036CE" w:rsidRDefault="001C3522" w:rsidP="001C3522">
      <w:pPr>
        <w:pStyle w:val="GOSTScript"/>
        <w:rPr>
          <w:ins w:id="6511" w:author="Опаева Лидия Арашаевна" w:date="2024-08-28T15:12:00Z"/>
        </w:rPr>
      </w:pPr>
      <w:ins w:id="6512" w:author="Опаева Лидия Арашаевна" w:date="2024-08-28T15:12:00Z">
        <w:r w:rsidRPr="007036CE">
          <w:lastRenderedPageBreak/>
          <w:tab/>
        </w:r>
        <w:r w:rsidRPr="007036CE">
          <w:tab/>
        </w:r>
        <w:r w:rsidRPr="007036CE">
          <w:tab/>
        </w:r>
        <w:r w:rsidRPr="007036CE">
          <w:tab/>
          <w:t>"CT_FAIP": "-",</w:t>
        </w:r>
      </w:ins>
    </w:p>
    <w:p w14:paraId="7F943C2F" w14:textId="77777777" w:rsidR="001C3522" w:rsidRPr="007036CE" w:rsidRDefault="001C3522" w:rsidP="001C3522">
      <w:pPr>
        <w:pStyle w:val="GOSTScript"/>
        <w:rPr>
          <w:ins w:id="6513" w:author="Опаева Лидия Арашаевна" w:date="2024-08-28T15:12:00Z"/>
        </w:rPr>
      </w:pPr>
      <w:ins w:id="6514" w:author="Опаева Лидия Арашаевна" w:date="2024-08-28T15:12:00Z">
        <w:r w:rsidRPr="007036CE">
          <w:tab/>
        </w:r>
        <w:r w:rsidRPr="007036CE">
          <w:tab/>
        </w:r>
        <w:r w:rsidRPr="007036CE">
          <w:tab/>
        </w:r>
        <w:r w:rsidRPr="007036CE">
          <w:tab/>
          <w:t>"DT_FO": "-",</w:t>
        </w:r>
      </w:ins>
    </w:p>
    <w:p w14:paraId="74D5D660" w14:textId="77777777" w:rsidR="001C3522" w:rsidRPr="007036CE" w:rsidRDefault="001C3522" w:rsidP="001C3522">
      <w:pPr>
        <w:pStyle w:val="GOSTScript"/>
        <w:rPr>
          <w:ins w:id="6515" w:author="Опаева Лидия Арашаевна" w:date="2024-08-28T15:12:00Z"/>
        </w:rPr>
      </w:pPr>
      <w:ins w:id="6516" w:author="Опаева Лидия Арашаевна" w:date="2024-08-28T15:12:00Z">
        <w:r w:rsidRPr="007036CE">
          <w:tab/>
        </w:r>
        <w:r w:rsidRPr="007036CE">
          <w:tab/>
        </w:r>
        <w:r w:rsidRPr="007036CE">
          <w:tab/>
        </w:r>
        <w:r w:rsidRPr="007036CE">
          <w:tab/>
          <w:t>"CT_FO": "-"</w:t>
        </w:r>
      </w:ins>
    </w:p>
    <w:p w14:paraId="4A8E1217" w14:textId="77777777" w:rsidR="001C3522" w:rsidRPr="007036CE" w:rsidRDefault="001C3522" w:rsidP="001C3522">
      <w:pPr>
        <w:pStyle w:val="GOSTScript"/>
        <w:rPr>
          <w:ins w:id="6517" w:author="Опаева Лидия Арашаевна" w:date="2024-08-28T15:12:00Z"/>
          <w:lang w:val="ru-RU"/>
        </w:rPr>
      </w:pPr>
      <w:ins w:id="6518" w:author="Опаева Лидия Арашаевна" w:date="2024-08-28T15:12:00Z">
        <w:r w:rsidRPr="007036CE">
          <w:tab/>
        </w:r>
        <w:r w:rsidRPr="007036CE">
          <w:tab/>
        </w:r>
        <w:r w:rsidRPr="007036CE">
          <w:tab/>
        </w:r>
        <w:r w:rsidRPr="007036CE">
          <w:rPr>
            <w:lang w:val="ru-RU"/>
          </w:rPr>
          <w:t>}</w:t>
        </w:r>
      </w:ins>
    </w:p>
    <w:p w14:paraId="4758E7E1" w14:textId="77777777" w:rsidR="001C3522" w:rsidRPr="007036CE" w:rsidRDefault="001C3522" w:rsidP="001C3522">
      <w:pPr>
        <w:pStyle w:val="GOSTScript"/>
        <w:rPr>
          <w:ins w:id="6519" w:author="Опаева Лидия Арашаевна" w:date="2024-08-28T15:12:00Z"/>
          <w:lang w:val="ru-RU"/>
        </w:rPr>
      </w:pPr>
      <w:ins w:id="6520" w:author="Опаева Лидия Арашаевна" w:date="2024-08-28T15:12:00Z">
        <w:r w:rsidRPr="007036CE">
          <w:rPr>
            <w:lang w:val="ru-RU"/>
          </w:rPr>
          <w:tab/>
        </w:r>
        <w:r w:rsidRPr="007036CE">
          <w:rPr>
            <w:lang w:val="ru-RU"/>
          </w:rPr>
          <w:tab/>
          <w:t>]</w:t>
        </w:r>
      </w:ins>
    </w:p>
    <w:p w14:paraId="38C46F51" w14:textId="77777777" w:rsidR="001C3522" w:rsidRPr="007036CE" w:rsidRDefault="001C3522" w:rsidP="001C3522">
      <w:pPr>
        <w:pStyle w:val="GOSTScript"/>
        <w:rPr>
          <w:ins w:id="6521" w:author="Опаева Лидия Арашаевна" w:date="2024-08-28T15:12:00Z"/>
          <w:lang w:val="ru-RU"/>
        </w:rPr>
      </w:pPr>
      <w:ins w:id="6522" w:author="Опаева Лидия Арашаевна" w:date="2024-08-28T15:12:00Z">
        <w:r w:rsidRPr="007036CE">
          <w:rPr>
            <w:lang w:val="ru-RU"/>
          </w:rPr>
          <w:tab/>
          <w:t>}</w:t>
        </w:r>
      </w:ins>
    </w:p>
    <w:p w14:paraId="62EF4254" w14:textId="77777777" w:rsidR="001C3522" w:rsidRPr="007036CE" w:rsidRDefault="001C3522" w:rsidP="001C3522">
      <w:pPr>
        <w:pStyle w:val="GOSTScript"/>
        <w:rPr>
          <w:ins w:id="6523" w:author="Опаева Лидия Арашаевна" w:date="2024-08-28T15:12:00Z"/>
          <w:spacing w:val="0"/>
          <w:lang w:val="ru-RU"/>
        </w:rPr>
      </w:pPr>
      <w:ins w:id="6524" w:author="Опаева Лидия Арашаевна" w:date="2024-08-28T15:12:00Z">
        <w:r w:rsidRPr="007036CE">
          <w:rPr>
            <w:lang w:val="ru-RU"/>
          </w:rPr>
          <w:t>}</w:t>
        </w:r>
      </w:ins>
    </w:p>
    <w:p w14:paraId="0FD06A6F" w14:textId="77777777" w:rsidR="008D6D4D" w:rsidRPr="007036CE" w:rsidRDefault="008D6D4D" w:rsidP="00DE0449">
      <w:pPr>
        <w:pStyle w:val="41"/>
        <w:rPr>
          <w:ins w:id="6525" w:author="Опаева Лидия Арашаевна" w:date="2024-10-01T11:35:00Z"/>
        </w:rPr>
      </w:pPr>
      <w:bookmarkStart w:id="6526" w:name="_Ref177038202"/>
      <w:bookmarkStart w:id="6527" w:name="_Toc222927952"/>
      <w:ins w:id="6528" w:author="Опаева Лидия Арашаевна" w:date="2024-10-01T11:35:00Z">
        <w:r w:rsidRPr="007036CE">
          <w:t>«Бухгалтерская справка (ф. 0504833)» ARP_SVAP_NG_FB</w:t>
        </w:r>
        <w:bookmarkEnd w:id="6526"/>
        <w:bookmarkEnd w:id="6527"/>
      </w:ins>
    </w:p>
    <w:p w14:paraId="498FD69A" w14:textId="77777777" w:rsidR="008D6D4D" w:rsidRPr="007036CE" w:rsidRDefault="008D6D4D" w:rsidP="00DE0449">
      <w:pPr>
        <w:pStyle w:val="51"/>
        <w:rPr>
          <w:ins w:id="6529" w:author="Опаева Лидия Арашаевна" w:date="2024-10-01T11:35:00Z"/>
        </w:rPr>
      </w:pPr>
      <w:bookmarkStart w:id="6530" w:name="_Ref184652054"/>
      <w:bookmarkStart w:id="6531" w:name="_Toc222927953"/>
      <w:ins w:id="6532" w:author="Опаева Лидия Арашаевна" w:date="2024-10-01T11:35:00Z">
        <w:r w:rsidRPr="007036CE">
          <w:t>Перечень параметров тела запроса (Document) по документу «Бухгалтерская справка (ф. 0504833)» ARP_SVAP_NG_FB</w:t>
        </w:r>
        <w:bookmarkEnd w:id="6530"/>
        <w:bookmarkEnd w:id="6531"/>
      </w:ins>
    </w:p>
    <w:p w14:paraId="2E28A737" w14:textId="08C99365" w:rsidR="008D6D4D" w:rsidRPr="007036CE" w:rsidRDefault="008D6D4D" w:rsidP="008D6D4D">
      <w:pPr>
        <w:pStyle w:val="GOSTNameTable"/>
        <w:numPr>
          <w:ilvl w:val="0"/>
          <w:numId w:val="1"/>
        </w:numPr>
        <w:ind w:left="0"/>
        <w:rPr>
          <w:ins w:id="6533" w:author="Опаева Лидия Арашаевна" w:date="2024-10-01T11:35:00Z"/>
        </w:rPr>
      </w:pPr>
      <w:ins w:id="6534" w:author="Опаева Лидия Арашаевна" w:date="2024-10-01T11:35:00Z">
        <w:r w:rsidRPr="007036CE">
          <w:rPr>
            <w:noProof/>
          </w:rPr>
          <w:fldChar w:fldCharType="begin"/>
        </w:r>
        <w:r w:rsidRPr="007036CE">
          <w:rPr>
            <w:noProof/>
          </w:rPr>
          <w:instrText xml:space="preserve"> SEQ Таблица \* ARABIC </w:instrText>
        </w:r>
        <w:r w:rsidRPr="007036CE">
          <w:rPr>
            <w:noProof/>
          </w:rPr>
          <w:fldChar w:fldCharType="separate"/>
        </w:r>
      </w:ins>
      <w:bookmarkStart w:id="6535" w:name="_Toc222928015"/>
      <w:r w:rsidR="00BD74E1">
        <w:rPr>
          <w:noProof/>
        </w:rPr>
        <w:t>42</w:t>
      </w:r>
      <w:ins w:id="6536" w:author="Опаева Лидия Арашаевна" w:date="2024-10-01T11:35:00Z">
        <w:r w:rsidRPr="007036CE">
          <w:rPr>
            <w:noProof/>
          </w:rPr>
          <w:fldChar w:fldCharType="end"/>
        </w:r>
        <w:r w:rsidRPr="007036CE">
          <w:t xml:space="preserve"> </w:t>
        </w:r>
      </w:ins>
      <w:r w:rsidR="00CC2920" w:rsidRPr="007036CE">
        <w:t>–</w:t>
      </w:r>
      <w:ins w:id="6537" w:author="Опаева Лидия Арашаевна" w:date="2024-10-01T11:35:00Z">
        <w:r w:rsidRPr="007036CE">
          <w:t xml:space="preserve"> Параметры тела (Document) запроса на подбор / сторнирование / переформирование записей учета по документу «Бухгалтерская справка (ф. 0504833)» ARP_SVAP_NG_FB</w:t>
        </w:r>
        <w:bookmarkEnd w:id="6535"/>
      </w:ins>
    </w:p>
    <w:tbl>
      <w:tblPr>
        <w:tblStyle w:val="GOSTTable"/>
        <w:tblW w:w="5000" w:type="pct"/>
        <w:tblLayout w:type="fixed"/>
        <w:tblLook w:val="07E0" w:firstRow="1" w:lastRow="1" w:firstColumn="1" w:lastColumn="1" w:noHBand="1" w:noVBand="1"/>
      </w:tblPr>
      <w:tblGrid>
        <w:gridCol w:w="3467"/>
        <w:gridCol w:w="2364"/>
        <w:gridCol w:w="1576"/>
        <w:gridCol w:w="946"/>
        <w:gridCol w:w="993"/>
        <w:gridCol w:w="6414"/>
      </w:tblGrid>
      <w:tr w:rsidR="008D6D4D" w:rsidRPr="007036CE" w14:paraId="665967CA" w14:textId="77777777" w:rsidTr="008212CC">
        <w:trPr>
          <w:cnfStyle w:val="100000000000" w:firstRow="1" w:lastRow="0" w:firstColumn="0" w:lastColumn="0" w:oddVBand="0" w:evenVBand="0" w:oddHBand="0" w:evenHBand="0" w:firstRowFirstColumn="0" w:firstRowLastColumn="0" w:lastRowFirstColumn="0" w:lastRowLastColumn="0"/>
          <w:ins w:id="6538" w:author="Опаева Лидия Арашаевна" w:date="2024-10-01T11:35:00Z"/>
        </w:trPr>
        <w:tc>
          <w:tcPr>
            <w:tcW w:w="1100" w:type="pct"/>
          </w:tcPr>
          <w:p w14:paraId="68A3B794" w14:textId="77777777" w:rsidR="008D6D4D" w:rsidRPr="007036CE" w:rsidRDefault="008D6D4D" w:rsidP="008212CC">
            <w:pPr>
              <w:pStyle w:val="GOSTTableHead"/>
              <w:rPr>
                <w:ins w:id="6539" w:author="Опаева Лидия Арашаевна" w:date="2024-10-01T11:35:00Z"/>
              </w:rPr>
            </w:pPr>
            <w:ins w:id="6540" w:author="Опаева Лидия Арашаевна" w:date="2024-10-01T11:35:00Z">
              <w:r w:rsidRPr="007036CE">
                <w:t>Наименование параметра</w:t>
              </w:r>
            </w:ins>
          </w:p>
        </w:tc>
        <w:tc>
          <w:tcPr>
            <w:tcW w:w="750" w:type="pct"/>
          </w:tcPr>
          <w:p w14:paraId="6BC6975C" w14:textId="77777777" w:rsidR="008D6D4D" w:rsidRPr="007036CE" w:rsidRDefault="008D6D4D" w:rsidP="008212CC">
            <w:pPr>
              <w:pStyle w:val="GOSTTableHead"/>
              <w:rPr>
                <w:ins w:id="6541" w:author="Опаева Лидия Арашаевна" w:date="2024-10-01T11:35:00Z"/>
              </w:rPr>
            </w:pPr>
            <w:ins w:id="6542" w:author="Опаева Лидия Арашаевна" w:date="2024-10-01T11:35:00Z">
              <w:r w:rsidRPr="007036CE">
                <w:t>Название тэга</w:t>
              </w:r>
            </w:ins>
          </w:p>
        </w:tc>
        <w:tc>
          <w:tcPr>
            <w:tcW w:w="500" w:type="pct"/>
          </w:tcPr>
          <w:p w14:paraId="3CA98228" w14:textId="77777777" w:rsidR="008D6D4D" w:rsidRPr="007036CE" w:rsidRDefault="008D6D4D" w:rsidP="008212CC">
            <w:pPr>
              <w:pStyle w:val="GOSTTableHead"/>
              <w:rPr>
                <w:ins w:id="6543" w:author="Опаева Лидия Арашаевна" w:date="2024-10-01T11:35:00Z"/>
              </w:rPr>
            </w:pPr>
            <w:ins w:id="6544" w:author="Опаева Лидия Арашаевна" w:date="2024-10-01T11:35:00Z">
              <w:r w:rsidRPr="007036CE">
                <w:t>Тип данных</w:t>
              </w:r>
            </w:ins>
          </w:p>
        </w:tc>
        <w:tc>
          <w:tcPr>
            <w:tcW w:w="300" w:type="pct"/>
          </w:tcPr>
          <w:p w14:paraId="4DF31B5C" w14:textId="77777777" w:rsidR="008D6D4D" w:rsidRPr="007036CE" w:rsidRDefault="008D6D4D" w:rsidP="008212CC">
            <w:pPr>
              <w:pStyle w:val="GOSTTableHead"/>
              <w:rPr>
                <w:ins w:id="6545" w:author="Опаева Лидия Арашаевна" w:date="2024-10-01T11:35:00Z"/>
              </w:rPr>
            </w:pPr>
            <w:ins w:id="6546" w:author="Опаева Лидия Арашаевна" w:date="2024-10-01T11:35:00Z">
              <w:r w:rsidRPr="007036CE">
                <w:t>Обязательность</w:t>
              </w:r>
            </w:ins>
          </w:p>
        </w:tc>
        <w:tc>
          <w:tcPr>
            <w:tcW w:w="315" w:type="pct"/>
          </w:tcPr>
          <w:p w14:paraId="026D88AB" w14:textId="77777777" w:rsidR="008D6D4D" w:rsidRPr="007036CE" w:rsidRDefault="008D6D4D" w:rsidP="008212CC">
            <w:pPr>
              <w:pStyle w:val="GOSTTableHead"/>
              <w:rPr>
                <w:ins w:id="6547" w:author="Опаева Лидия Арашаевна" w:date="2024-10-01T11:35:00Z"/>
              </w:rPr>
            </w:pPr>
            <w:ins w:id="6548" w:author="Опаева Лидия Арашаевна" w:date="2024-10-01T11:35:00Z">
              <w:r w:rsidRPr="007036CE">
                <w:t>Размерность</w:t>
              </w:r>
            </w:ins>
          </w:p>
        </w:tc>
        <w:tc>
          <w:tcPr>
            <w:tcW w:w="2035" w:type="pct"/>
          </w:tcPr>
          <w:p w14:paraId="3F20BF58" w14:textId="77777777" w:rsidR="008D6D4D" w:rsidRPr="007036CE" w:rsidRDefault="008D6D4D" w:rsidP="008212CC">
            <w:pPr>
              <w:pStyle w:val="GOSTTableHead"/>
              <w:rPr>
                <w:ins w:id="6549" w:author="Опаева Лидия Арашаевна" w:date="2024-10-01T11:35:00Z"/>
              </w:rPr>
            </w:pPr>
            <w:ins w:id="6550" w:author="Опаева Лидия Арашаевна" w:date="2024-10-01T11:35:00Z">
              <w:r w:rsidRPr="007036CE">
                <w:t>Описание</w:t>
              </w:r>
            </w:ins>
          </w:p>
        </w:tc>
      </w:tr>
      <w:tr w:rsidR="008D6D4D" w:rsidRPr="007036CE" w14:paraId="28476F34" w14:textId="77777777" w:rsidTr="008212CC">
        <w:trPr>
          <w:ins w:id="6551" w:author="Опаева Лидия Арашаевна" w:date="2024-10-01T11:35:00Z"/>
        </w:trPr>
        <w:tc>
          <w:tcPr>
            <w:tcW w:w="1100" w:type="pct"/>
          </w:tcPr>
          <w:p w14:paraId="0EEF928B" w14:textId="77777777" w:rsidR="008D6D4D" w:rsidRPr="007036CE" w:rsidRDefault="008D6D4D" w:rsidP="008212CC">
            <w:pPr>
              <w:pStyle w:val="GOSTTablenorm"/>
              <w:rPr>
                <w:ins w:id="6552" w:author="Опаева Лидия Арашаевна" w:date="2024-10-01T11:35:00Z"/>
              </w:rPr>
            </w:pPr>
            <w:ins w:id="6553" w:author="Опаева Лидия Арашаевна" w:date="2024-10-01T11:35:00Z">
              <w:r w:rsidRPr="007036CE">
                <w:t>Номер документа</w:t>
              </w:r>
            </w:ins>
          </w:p>
        </w:tc>
        <w:tc>
          <w:tcPr>
            <w:tcW w:w="750" w:type="pct"/>
          </w:tcPr>
          <w:p w14:paraId="17D59007" w14:textId="77777777" w:rsidR="008D6D4D" w:rsidRPr="007036CE" w:rsidRDefault="008D6D4D" w:rsidP="008212CC">
            <w:pPr>
              <w:pStyle w:val="GOSTTablenorm"/>
              <w:rPr>
                <w:ins w:id="6554" w:author="Опаева Лидия Арашаевна" w:date="2024-10-01T11:35:00Z"/>
              </w:rPr>
            </w:pPr>
            <w:ins w:id="6555" w:author="Опаева Лидия Арашаевна" w:date="2024-10-01T11:35:00Z">
              <w:r w:rsidRPr="007036CE">
                <w:t>TtlPrt_DcNmbr</w:t>
              </w:r>
            </w:ins>
          </w:p>
        </w:tc>
        <w:tc>
          <w:tcPr>
            <w:tcW w:w="500" w:type="pct"/>
          </w:tcPr>
          <w:p w14:paraId="7703127D" w14:textId="77777777" w:rsidR="008D6D4D" w:rsidRPr="007036CE" w:rsidRDefault="008D6D4D" w:rsidP="008212CC">
            <w:pPr>
              <w:pStyle w:val="GOSTTablenorm"/>
              <w:rPr>
                <w:ins w:id="6556" w:author="Опаева Лидия Арашаевна" w:date="2024-10-01T11:35:00Z"/>
              </w:rPr>
            </w:pPr>
            <w:ins w:id="6557" w:author="Опаева Лидия Арашаевна" w:date="2024-10-01T11:35:00Z">
              <w:r w:rsidRPr="007036CE">
                <w:t>Строка</w:t>
              </w:r>
            </w:ins>
          </w:p>
        </w:tc>
        <w:tc>
          <w:tcPr>
            <w:tcW w:w="300" w:type="pct"/>
          </w:tcPr>
          <w:p w14:paraId="4BE93D38" w14:textId="77777777" w:rsidR="008D6D4D" w:rsidRPr="007036CE" w:rsidRDefault="008D6D4D" w:rsidP="008212CC">
            <w:pPr>
              <w:pStyle w:val="GOSTTablenorm"/>
              <w:rPr>
                <w:ins w:id="6558" w:author="Опаева Лидия Арашаевна" w:date="2024-10-01T11:35:00Z"/>
              </w:rPr>
            </w:pPr>
            <w:ins w:id="6559" w:author="Опаева Лидия Арашаевна" w:date="2024-10-01T11:35:00Z">
              <w:r w:rsidRPr="007036CE">
                <w:t>Да</w:t>
              </w:r>
            </w:ins>
          </w:p>
        </w:tc>
        <w:tc>
          <w:tcPr>
            <w:tcW w:w="315" w:type="pct"/>
          </w:tcPr>
          <w:p w14:paraId="4DDE7844" w14:textId="77777777" w:rsidR="008D6D4D" w:rsidRPr="007036CE" w:rsidRDefault="008D6D4D" w:rsidP="008212CC">
            <w:pPr>
              <w:pStyle w:val="GOSTTablenorm"/>
              <w:rPr>
                <w:ins w:id="6560" w:author="Опаева Лидия Арашаевна" w:date="2024-10-01T11:35:00Z"/>
              </w:rPr>
            </w:pPr>
            <w:ins w:id="6561" w:author="Опаева Лидия Арашаевна" w:date="2024-10-01T11:35:00Z">
              <w:r w:rsidRPr="007036CE">
                <w:t>&lt;=50</w:t>
              </w:r>
            </w:ins>
          </w:p>
        </w:tc>
        <w:tc>
          <w:tcPr>
            <w:tcW w:w="2035" w:type="pct"/>
          </w:tcPr>
          <w:p w14:paraId="6AB8AA42" w14:textId="77777777" w:rsidR="008D6D4D" w:rsidRPr="007036CE" w:rsidRDefault="008D6D4D" w:rsidP="008212CC">
            <w:pPr>
              <w:pStyle w:val="GOSTTablenorm"/>
              <w:rPr>
                <w:ins w:id="6562" w:author="Опаева Лидия Арашаевна" w:date="2024-10-01T11:35:00Z"/>
              </w:rPr>
            </w:pPr>
            <w:ins w:id="6563" w:author="Опаева Лидия Арашаевна" w:date="2024-10-01T11:35:00Z">
              <w:r w:rsidRPr="007036CE">
                <w:t>Указывается номер документа в формате «TTTT_NG_YY_NN», где:</w:t>
              </w:r>
            </w:ins>
          </w:p>
          <w:p w14:paraId="496892D9" w14:textId="77777777" w:rsidR="008D6D4D" w:rsidRPr="007036CE" w:rsidRDefault="008D6D4D" w:rsidP="008212CC">
            <w:pPr>
              <w:pStyle w:val="GOSTTableListMark1"/>
              <w:rPr>
                <w:ins w:id="6564" w:author="Опаева Лидия Арашаевна" w:date="2024-10-01T11:35:00Z"/>
              </w:rPr>
            </w:pPr>
            <w:ins w:id="6565" w:author="Опаева Лидия Арашаевна" w:date="2024-10-01T11:35:00Z">
              <w:r w:rsidRPr="007036CE">
                <w:t>TTTT – код ТОФК;</w:t>
              </w:r>
            </w:ins>
          </w:p>
          <w:p w14:paraId="4BD665C0" w14:textId="77777777" w:rsidR="008D6D4D" w:rsidRPr="007036CE" w:rsidRDefault="008D6D4D" w:rsidP="008212CC">
            <w:pPr>
              <w:pStyle w:val="GOSTTableListMark1"/>
              <w:rPr>
                <w:ins w:id="6566" w:author="Опаева Лидия Арашаевна" w:date="2024-10-01T11:35:00Z"/>
              </w:rPr>
            </w:pPr>
            <w:ins w:id="6567" w:author="Опаева Лидия Арашаевна" w:date="2024-10-01T11:35:00Z">
              <w:r w:rsidRPr="007036CE">
                <w:t>NG – константа;</w:t>
              </w:r>
            </w:ins>
          </w:p>
          <w:p w14:paraId="7B0A4532" w14:textId="77777777" w:rsidR="008D6D4D" w:rsidRPr="007036CE" w:rsidRDefault="008D6D4D" w:rsidP="008212CC">
            <w:pPr>
              <w:pStyle w:val="GOSTTableListMark1"/>
              <w:rPr>
                <w:ins w:id="6568" w:author="Опаева Лидия Арашаевна" w:date="2024-10-01T11:35:00Z"/>
              </w:rPr>
            </w:pPr>
            <w:ins w:id="6569" w:author="Опаева Лидия Арашаевна" w:date="2024-10-01T11:35:00Z">
              <w:r w:rsidRPr="007036CE">
                <w:t>YY – последние 2 цифры закрываемого года;</w:t>
              </w:r>
            </w:ins>
          </w:p>
          <w:p w14:paraId="540D962F" w14:textId="77777777" w:rsidR="008D6D4D" w:rsidRPr="007036CE" w:rsidRDefault="008D6D4D" w:rsidP="008212CC">
            <w:pPr>
              <w:pStyle w:val="GOSTTableListMark1"/>
              <w:rPr>
                <w:ins w:id="6570" w:author="Опаева Лидия Арашаевна" w:date="2024-10-01T11:35:00Z"/>
              </w:rPr>
            </w:pPr>
            <w:ins w:id="6571" w:author="Опаева Лидия Арашаевна" w:date="2024-10-01T11:35:00Z">
              <w:r w:rsidRPr="007036CE">
                <w:t>NN – порядковый номер документа (01, 02 и т.д.)</w:t>
              </w:r>
            </w:ins>
          </w:p>
        </w:tc>
      </w:tr>
      <w:tr w:rsidR="008D6D4D" w:rsidRPr="007036CE" w14:paraId="36141434" w14:textId="77777777" w:rsidTr="008212CC">
        <w:trPr>
          <w:ins w:id="6572" w:author="Опаева Лидия Арашаевна" w:date="2024-10-01T11:35:00Z"/>
        </w:trPr>
        <w:tc>
          <w:tcPr>
            <w:tcW w:w="1100" w:type="pct"/>
          </w:tcPr>
          <w:p w14:paraId="5781E778" w14:textId="77777777" w:rsidR="008D6D4D" w:rsidRPr="007036CE" w:rsidRDefault="008D6D4D" w:rsidP="008212CC">
            <w:pPr>
              <w:pStyle w:val="GOSTTablenorm"/>
              <w:rPr>
                <w:ins w:id="6573" w:author="Опаева Лидия Арашаевна" w:date="2024-10-01T11:35:00Z"/>
              </w:rPr>
            </w:pPr>
            <w:ins w:id="6574" w:author="Опаева Лидия Арашаевна" w:date="2024-10-01T11:35:00Z">
              <w:r w:rsidRPr="007036CE">
                <w:t>Дата документа</w:t>
              </w:r>
            </w:ins>
          </w:p>
        </w:tc>
        <w:tc>
          <w:tcPr>
            <w:tcW w:w="750" w:type="pct"/>
          </w:tcPr>
          <w:p w14:paraId="2D99CEAC" w14:textId="77777777" w:rsidR="008D6D4D" w:rsidRPr="007036CE" w:rsidRDefault="008D6D4D" w:rsidP="008212CC">
            <w:pPr>
              <w:pStyle w:val="GOSTTablenorm"/>
              <w:rPr>
                <w:ins w:id="6575" w:author="Опаева Лидия Арашаевна" w:date="2024-10-01T11:35:00Z"/>
              </w:rPr>
            </w:pPr>
            <w:ins w:id="6576" w:author="Опаева Лидия Арашаевна" w:date="2024-10-01T11:35:00Z">
              <w:r w:rsidRPr="007036CE">
                <w:t>TtlPrt_Dt</w:t>
              </w:r>
            </w:ins>
          </w:p>
        </w:tc>
        <w:tc>
          <w:tcPr>
            <w:tcW w:w="500" w:type="pct"/>
          </w:tcPr>
          <w:p w14:paraId="009A5B6E" w14:textId="77777777" w:rsidR="008D6D4D" w:rsidRPr="007036CE" w:rsidRDefault="008D6D4D" w:rsidP="008212CC">
            <w:pPr>
              <w:pStyle w:val="GOSTTablenorm"/>
              <w:rPr>
                <w:ins w:id="6577" w:author="Опаева Лидия Арашаевна" w:date="2024-10-01T11:35:00Z"/>
              </w:rPr>
            </w:pPr>
            <w:ins w:id="6578" w:author="Опаева Лидия Арашаевна" w:date="2024-10-01T11:35:00Z">
              <w:r w:rsidRPr="007036CE">
                <w:t>Дата</w:t>
              </w:r>
            </w:ins>
          </w:p>
        </w:tc>
        <w:tc>
          <w:tcPr>
            <w:tcW w:w="300" w:type="pct"/>
          </w:tcPr>
          <w:p w14:paraId="3CB22E41" w14:textId="77777777" w:rsidR="008D6D4D" w:rsidRPr="007036CE" w:rsidRDefault="008D6D4D" w:rsidP="008212CC">
            <w:pPr>
              <w:pStyle w:val="GOSTTablenorm"/>
              <w:rPr>
                <w:ins w:id="6579" w:author="Опаева Лидия Арашаевна" w:date="2024-10-01T11:35:00Z"/>
              </w:rPr>
            </w:pPr>
            <w:ins w:id="6580" w:author="Опаева Лидия Арашаевна" w:date="2024-10-01T11:35:00Z">
              <w:r w:rsidRPr="007036CE">
                <w:t>Да</w:t>
              </w:r>
            </w:ins>
          </w:p>
        </w:tc>
        <w:tc>
          <w:tcPr>
            <w:tcW w:w="315" w:type="pct"/>
          </w:tcPr>
          <w:p w14:paraId="1AA53C4C" w14:textId="77777777" w:rsidR="008D6D4D" w:rsidRPr="007036CE" w:rsidRDefault="008D6D4D" w:rsidP="008212CC">
            <w:pPr>
              <w:pStyle w:val="GOSTTablenorm"/>
              <w:rPr>
                <w:ins w:id="6581" w:author="Опаева Лидия Арашаевна" w:date="2024-10-01T11:35:00Z"/>
              </w:rPr>
            </w:pPr>
          </w:p>
        </w:tc>
        <w:tc>
          <w:tcPr>
            <w:tcW w:w="2035" w:type="pct"/>
          </w:tcPr>
          <w:p w14:paraId="5006F5E4" w14:textId="77777777" w:rsidR="008D6D4D" w:rsidRPr="007036CE" w:rsidRDefault="008D6D4D" w:rsidP="008212CC">
            <w:pPr>
              <w:pStyle w:val="GOSTTablenorm"/>
              <w:rPr>
                <w:ins w:id="6582" w:author="Опаева Лидия Арашаевна" w:date="2024-10-01T11:35:00Z"/>
              </w:rPr>
            </w:pPr>
            <w:ins w:id="6583" w:author="Опаева Лидия Арашаевна" w:date="2024-10-01T11:35:00Z">
              <w:r w:rsidRPr="007036CE">
                <w:t>Указывается дата документа в формате YYYY-MM-DD</w:t>
              </w:r>
            </w:ins>
          </w:p>
        </w:tc>
      </w:tr>
      <w:tr w:rsidR="008D6D4D" w:rsidRPr="007036CE" w14:paraId="11B57485" w14:textId="77777777" w:rsidTr="008212CC">
        <w:trPr>
          <w:ins w:id="6584" w:author="Опаева Лидия Арашаевна" w:date="2024-10-01T11:35:00Z"/>
        </w:trPr>
        <w:tc>
          <w:tcPr>
            <w:tcW w:w="1100" w:type="pct"/>
          </w:tcPr>
          <w:p w14:paraId="3B57E9B4" w14:textId="77777777" w:rsidR="008D6D4D" w:rsidRPr="007036CE" w:rsidRDefault="008D6D4D" w:rsidP="008212CC">
            <w:pPr>
              <w:pStyle w:val="GOSTTablenorm"/>
              <w:rPr>
                <w:ins w:id="6585" w:author="Опаева Лидия Арашаевна" w:date="2024-10-01T11:35:00Z"/>
              </w:rPr>
            </w:pPr>
            <w:ins w:id="6586" w:author="Опаева Лидия Арашаевна" w:date="2024-10-01T11:35:00Z">
              <w:r w:rsidRPr="007036CE">
                <w:t>Тип справки</w:t>
              </w:r>
            </w:ins>
          </w:p>
        </w:tc>
        <w:tc>
          <w:tcPr>
            <w:tcW w:w="750" w:type="pct"/>
          </w:tcPr>
          <w:p w14:paraId="36AD7DED" w14:textId="77777777" w:rsidR="008D6D4D" w:rsidRPr="007036CE" w:rsidRDefault="008D6D4D" w:rsidP="008212CC">
            <w:pPr>
              <w:pStyle w:val="GOSTTablenorm"/>
              <w:rPr>
                <w:ins w:id="6587" w:author="Опаева Лидия Арашаевна" w:date="2024-10-01T11:35:00Z"/>
              </w:rPr>
            </w:pPr>
            <w:ins w:id="6588" w:author="Опаева Лидия Арашаевна" w:date="2024-10-01T11:35:00Z">
              <w:r w:rsidRPr="007036CE">
                <w:t>TtlPrt_TypeDoc</w:t>
              </w:r>
            </w:ins>
          </w:p>
        </w:tc>
        <w:tc>
          <w:tcPr>
            <w:tcW w:w="500" w:type="pct"/>
          </w:tcPr>
          <w:p w14:paraId="38C4B747" w14:textId="77777777" w:rsidR="008D6D4D" w:rsidRPr="007036CE" w:rsidRDefault="008D6D4D" w:rsidP="008212CC">
            <w:pPr>
              <w:pStyle w:val="GOSTTablenorm"/>
              <w:rPr>
                <w:ins w:id="6589" w:author="Опаева Лидия Арашаевна" w:date="2024-10-01T11:35:00Z"/>
              </w:rPr>
            </w:pPr>
            <w:ins w:id="6590" w:author="Опаева Лидия Арашаевна" w:date="2024-10-01T11:35:00Z">
              <w:r w:rsidRPr="007036CE">
                <w:t>Строка</w:t>
              </w:r>
            </w:ins>
          </w:p>
        </w:tc>
        <w:tc>
          <w:tcPr>
            <w:tcW w:w="300" w:type="pct"/>
          </w:tcPr>
          <w:p w14:paraId="6DB7F1E3" w14:textId="77777777" w:rsidR="008D6D4D" w:rsidRPr="007036CE" w:rsidRDefault="008D6D4D" w:rsidP="008212CC">
            <w:pPr>
              <w:pStyle w:val="GOSTTablenorm"/>
              <w:rPr>
                <w:ins w:id="6591" w:author="Опаева Лидия Арашаевна" w:date="2024-10-01T11:35:00Z"/>
              </w:rPr>
            </w:pPr>
            <w:ins w:id="6592" w:author="Опаева Лидия Арашаевна" w:date="2024-10-01T11:35:00Z">
              <w:r w:rsidRPr="007036CE">
                <w:t>Да</w:t>
              </w:r>
            </w:ins>
          </w:p>
        </w:tc>
        <w:tc>
          <w:tcPr>
            <w:tcW w:w="315" w:type="pct"/>
          </w:tcPr>
          <w:p w14:paraId="44C77C2A" w14:textId="77777777" w:rsidR="008D6D4D" w:rsidRPr="007036CE" w:rsidRDefault="008D6D4D" w:rsidP="008212CC">
            <w:pPr>
              <w:pStyle w:val="GOSTTablenorm"/>
              <w:rPr>
                <w:ins w:id="6593" w:author="Опаева Лидия Арашаевна" w:date="2024-10-01T11:35:00Z"/>
              </w:rPr>
            </w:pPr>
            <w:ins w:id="6594" w:author="Опаева Лидия Арашаевна" w:date="2024-10-01T11:35:00Z">
              <w:r w:rsidRPr="007036CE">
                <w:t>=3</w:t>
              </w:r>
            </w:ins>
          </w:p>
        </w:tc>
        <w:tc>
          <w:tcPr>
            <w:tcW w:w="2035" w:type="pct"/>
          </w:tcPr>
          <w:p w14:paraId="33F323E9" w14:textId="77777777" w:rsidR="008D6D4D" w:rsidRPr="007036CE" w:rsidRDefault="008D6D4D" w:rsidP="008212CC">
            <w:pPr>
              <w:pStyle w:val="GOSTTablenorm"/>
              <w:rPr>
                <w:ins w:id="6595" w:author="Опаева Лидия Арашаевна" w:date="2024-10-01T11:35:00Z"/>
              </w:rPr>
            </w:pPr>
            <w:ins w:id="6596" w:author="Опаева Лидия Арашаевна" w:date="2024-10-01T11:35:00Z">
              <w:r w:rsidRPr="007036CE">
                <w:t>Указывается тип справки «БСЕ»</w:t>
              </w:r>
            </w:ins>
          </w:p>
        </w:tc>
      </w:tr>
      <w:tr w:rsidR="008D6D4D" w:rsidRPr="007036CE" w14:paraId="243FA09A" w14:textId="77777777" w:rsidTr="008212CC">
        <w:trPr>
          <w:trHeight w:val="125"/>
          <w:ins w:id="6597" w:author="Опаева Лидия Арашаевна" w:date="2024-10-01T11:35:00Z"/>
        </w:trPr>
        <w:tc>
          <w:tcPr>
            <w:tcW w:w="1100" w:type="pct"/>
          </w:tcPr>
          <w:p w14:paraId="7943C1BE" w14:textId="77777777" w:rsidR="008D6D4D" w:rsidRPr="007036CE" w:rsidRDefault="008D6D4D" w:rsidP="008212CC">
            <w:pPr>
              <w:pStyle w:val="GOSTTablenorm"/>
              <w:rPr>
                <w:ins w:id="6598" w:author="Опаева Лидия Арашаевна" w:date="2024-10-01T11:35:00Z"/>
              </w:rPr>
            </w:pPr>
            <w:ins w:id="6599" w:author="Опаева Лидия Арашаевна" w:date="2024-10-01T11:35:00Z">
              <w:r w:rsidRPr="007036CE">
                <w:t>Наименование типа справки</w:t>
              </w:r>
            </w:ins>
          </w:p>
        </w:tc>
        <w:tc>
          <w:tcPr>
            <w:tcW w:w="750" w:type="pct"/>
          </w:tcPr>
          <w:p w14:paraId="376C9567" w14:textId="77777777" w:rsidR="008D6D4D" w:rsidRPr="007036CE" w:rsidRDefault="008D6D4D" w:rsidP="008212CC">
            <w:pPr>
              <w:pStyle w:val="GOSTTablenorm"/>
              <w:rPr>
                <w:ins w:id="6600" w:author="Опаева Лидия Арашаевна" w:date="2024-10-01T11:35:00Z"/>
              </w:rPr>
            </w:pPr>
            <w:ins w:id="6601" w:author="Опаева Лидия Арашаевна" w:date="2024-10-01T11:35:00Z">
              <w:r w:rsidRPr="007036CE">
                <w:t>TtlPrt_FullTypeDoc</w:t>
              </w:r>
            </w:ins>
          </w:p>
        </w:tc>
        <w:tc>
          <w:tcPr>
            <w:tcW w:w="500" w:type="pct"/>
          </w:tcPr>
          <w:p w14:paraId="5BAC622A" w14:textId="77777777" w:rsidR="008D6D4D" w:rsidRPr="007036CE" w:rsidRDefault="008D6D4D" w:rsidP="008212CC">
            <w:pPr>
              <w:pStyle w:val="GOSTTablenorm"/>
              <w:rPr>
                <w:ins w:id="6602" w:author="Опаева Лидия Арашаевна" w:date="2024-10-01T11:35:00Z"/>
              </w:rPr>
            </w:pPr>
            <w:ins w:id="6603" w:author="Опаева Лидия Арашаевна" w:date="2024-10-01T11:35:00Z">
              <w:r w:rsidRPr="007036CE">
                <w:t>Строка</w:t>
              </w:r>
            </w:ins>
          </w:p>
        </w:tc>
        <w:tc>
          <w:tcPr>
            <w:tcW w:w="300" w:type="pct"/>
          </w:tcPr>
          <w:p w14:paraId="7F3EC59D" w14:textId="77777777" w:rsidR="008D6D4D" w:rsidRPr="007036CE" w:rsidRDefault="008D6D4D" w:rsidP="008212CC">
            <w:pPr>
              <w:pStyle w:val="GOSTTablenorm"/>
              <w:rPr>
                <w:ins w:id="6604" w:author="Опаева Лидия Арашаевна" w:date="2024-10-01T11:35:00Z"/>
              </w:rPr>
            </w:pPr>
            <w:ins w:id="6605" w:author="Опаева Лидия Арашаевна" w:date="2024-10-01T11:35:00Z">
              <w:r w:rsidRPr="007036CE">
                <w:t>Да</w:t>
              </w:r>
            </w:ins>
          </w:p>
        </w:tc>
        <w:tc>
          <w:tcPr>
            <w:tcW w:w="315" w:type="pct"/>
          </w:tcPr>
          <w:p w14:paraId="26300881" w14:textId="77777777" w:rsidR="008D6D4D" w:rsidRPr="007036CE" w:rsidRDefault="008D6D4D" w:rsidP="008212CC">
            <w:pPr>
              <w:pStyle w:val="GOSTTablenorm"/>
              <w:rPr>
                <w:ins w:id="6606" w:author="Опаева Лидия Арашаевна" w:date="2024-10-01T11:35:00Z"/>
              </w:rPr>
            </w:pPr>
            <w:ins w:id="6607" w:author="Опаева Лидия Арашаевна" w:date="2024-10-01T11:35:00Z">
              <w:r w:rsidRPr="007036CE">
                <w:t>&lt;=2000</w:t>
              </w:r>
            </w:ins>
          </w:p>
        </w:tc>
        <w:tc>
          <w:tcPr>
            <w:tcW w:w="2035" w:type="pct"/>
          </w:tcPr>
          <w:p w14:paraId="1BC30911" w14:textId="77777777" w:rsidR="008D6D4D" w:rsidRPr="007036CE" w:rsidRDefault="008D6D4D" w:rsidP="008212CC">
            <w:pPr>
              <w:pStyle w:val="GOSTTablenorm"/>
              <w:rPr>
                <w:ins w:id="6608" w:author="Опаева Лидия Арашаевна" w:date="2024-10-01T11:35:00Z"/>
              </w:rPr>
            </w:pPr>
            <w:ins w:id="6609" w:author="Опаева Лидия Арашаевна" w:date="2024-10-01T11:35:00Z">
              <w:r w:rsidRPr="007036CE">
                <w:t xml:space="preserve">Указывается наименование справки «Справка по открытию года» </w:t>
              </w:r>
            </w:ins>
          </w:p>
        </w:tc>
      </w:tr>
      <w:tr w:rsidR="008D6D4D" w:rsidRPr="007036CE" w14:paraId="5D6F6C4B" w14:textId="77777777" w:rsidTr="008212CC">
        <w:trPr>
          <w:ins w:id="6610" w:author="Опаева Лидия Арашаевна" w:date="2024-10-01T11:35:00Z"/>
        </w:trPr>
        <w:tc>
          <w:tcPr>
            <w:tcW w:w="1100" w:type="pct"/>
          </w:tcPr>
          <w:p w14:paraId="3800FC1A" w14:textId="77777777" w:rsidR="008D6D4D" w:rsidRPr="007036CE" w:rsidRDefault="008D6D4D" w:rsidP="008212CC">
            <w:pPr>
              <w:pStyle w:val="GOSTTablenorm"/>
              <w:rPr>
                <w:ins w:id="6611" w:author="Опаева Лидия Арашаевна" w:date="2024-10-01T11:35:00Z"/>
              </w:rPr>
            </w:pPr>
            <w:ins w:id="6612" w:author="Опаева Лидия Арашаевна" w:date="2024-10-01T11:35:00Z">
              <w:r w:rsidRPr="007036CE">
                <w:t>Код валюты по ОКВ</w:t>
              </w:r>
            </w:ins>
          </w:p>
        </w:tc>
        <w:tc>
          <w:tcPr>
            <w:tcW w:w="750" w:type="pct"/>
          </w:tcPr>
          <w:p w14:paraId="18D44837" w14:textId="77777777" w:rsidR="008D6D4D" w:rsidRPr="007036CE" w:rsidRDefault="008D6D4D" w:rsidP="008212CC">
            <w:pPr>
              <w:pStyle w:val="GOSTTablenorm"/>
              <w:rPr>
                <w:ins w:id="6613" w:author="Опаева Лидия Арашаевна" w:date="2024-10-01T11:35:00Z"/>
              </w:rPr>
            </w:pPr>
            <w:ins w:id="6614" w:author="Опаева Лидия Арашаевна" w:date="2024-10-01T11:35:00Z">
              <w:r w:rsidRPr="007036CE">
                <w:t>TtlPrt_CdCrr</w:t>
              </w:r>
            </w:ins>
          </w:p>
        </w:tc>
        <w:tc>
          <w:tcPr>
            <w:tcW w:w="500" w:type="pct"/>
          </w:tcPr>
          <w:p w14:paraId="22E3267F" w14:textId="77777777" w:rsidR="008D6D4D" w:rsidRPr="007036CE" w:rsidRDefault="008D6D4D" w:rsidP="008212CC">
            <w:pPr>
              <w:pStyle w:val="GOSTTablenorm"/>
              <w:rPr>
                <w:ins w:id="6615" w:author="Опаева Лидия Арашаевна" w:date="2024-10-01T11:35:00Z"/>
              </w:rPr>
            </w:pPr>
            <w:ins w:id="6616" w:author="Опаева Лидия Арашаевна" w:date="2024-10-01T11:35:00Z">
              <w:r w:rsidRPr="007036CE">
                <w:t>Строка</w:t>
              </w:r>
            </w:ins>
          </w:p>
        </w:tc>
        <w:tc>
          <w:tcPr>
            <w:tcW w:w="300" w:type="pct"/>
          </w:tcPr>
          <w:p w14:paraId="7F4898AB" w14:textId="77777777" w:rsidR="008D6D4D" w:rsidRPr="007036CE" w:rsidRDefault="008D6D4D" w:rsidP="008212CC">
            <w:pPr>
              <w:pStyle w:val="GOSTTablenorm"/>
              <w:rPr>
                <w:ins w:id="6617" w:author="Опаева Лидия Арашаевна" w:date="2024-10-01T11:35:00Z"/>
              </w:rPr>
            </w:pPr>
            <w:ins w:id="6618" w:author="Опаева Лидия Арашаевна" w:date="2024-10-01T11:35:00Z">
              <w:r w:rsidRPr="007036CE">
                <w:t>Да</w:t>
              </w:r>
            </w:ins>
          </w:p>
        </w:tc>
        <w:tc>
          <w:tcPr>
            <w:tcW w:w="315" w:type="pct"/>
          </w:tcPr>
          <w:p w14:paraId="1F15E3B7" w14:textId="77777777" w:rsidR="008D6D4D" w:rsidRPr="007036CE" w:rsidRDefault="008D6D4D" w:rsidP="008212CC">
            <w:pPr>
              <w:pStyle w:val="GOSTTablenorm"/>
              <w:rPr>
                <w:ins w:id="6619" w:author="Опаева Лидия Арашаевна" w:date="2024-10-01T11:35:00Z"/>
              </w:rPr>
            </w:pPr>
            <w:ins w:id="6620" w:author="Опаева Лидия Арашаевна" w:date="2024-10-01T11:35:00Z">
              <w:r w:rsidRPr="007036CE">
                <w:t>=3</w:t>
              </w:r>
            </w:ins>
          </w:p>
        </w:tc>
        <w:tc>
          <w:tcPr>
            <w:tcW w:w="2035" w:type="pct"/>
          </w:tcPr>
          <w:p w14:paraId="25CDA63E" w14:textId="77777777" w:rsidR="008D6D4D" w:rsidRPr="007036CE" w:rsidRDefault="008D6D4D" w:rsidP="008212CC">
            <w:pPr>
              <w:pStyle w:val="GOSTTablenorm"/>
              <w:rPr>
                <w:ins w:id="6621" w:author="Опаева Лидия Арашаевна" w:date="2024-10-01T11:35:00Z"/>
              </w:rPr>
            </w:pPr>
            <w:ins w:id="6622" w:author="Опаева Лидия Арашаевна" w:date="2024-10-01T11:35:00Z">
              <w:r w:rsidRPr="007036CE">
                <w:t>Указывается код валюты по Общероссийскому классификатору валют. Указывается код валюты «643»</w:t>
              </w:r>
            </w:ins>
          </w:p>
        </w:tc>
      </w:tr>
      <w:tr w:rsidR="008D6D4D" w:rsidRPr="007036CE" w14:paraId="05A69174" w14:textId="77777777" w:rsidTr="008212CC">
        <w:trPr>
          <w:ins w:id="6623" w:author="Опаева Лидия Арашаевна" w:date="2024-10-01T11:35:00Z"/>
        </w:trPr>
        <w:tc>
          <w:tcPr>
            <w:tcW w:w="1100" w:type="pct"/>
          </w:tcPr>
          <w:p w14:paraId="169A55EF" w14:textId="77777777" w:rsidR="008D6D4D" w:rsidRPr="007036CE" w:rsidRDefault="008D6D4D" w:rsidP="008212CC">
            <w:pPr>
              <w:pStyle w:val="GOSTTablenorm"/>
              <w:rPr>
                <w:ins w:id="6624" w:author="Опаева Лидия Арашаевна" w:date="2024-10-01T11:35:00Z"/>
              </w:rPr>
            </w:pPr>
            <w:ins w:id="6625" w:author="Опаева Лидия Арашаевна" w:date="2024-10-01T11:35:00Z">
              <w:r w:rsidRPr="007036CE">
                <w:t>Уровень конфиденциальности</w:t>
              </w:r>
            </w:ins>
          </w:p>
        </w:tc>
        <w:tc>
          <w:tcPr>
            <w:tcW w:w="750" w:type="pct"/>
          </w:tcPr>
          <w:p w14:paraId="39DF7FC0" w14:textId="77777777" w:rsidR="008D6D4D" w:rsidRPr="007036CE" w:rsidRDefault="008D6D4D" w:rsidP="008212CC">
            <w:pPr>
              <w:pStyle w:val="GOSTTablenorm"/>
              <w:rPr>
                <w:ins w:id="6626" w:author="Опаева Лидия Арашаевна" w:date="2024-10-01T11:35:00Z"/>
              </w:rPr>
            </w:pPr>
            <w:ins w:id="6627" w:author="Опаева Лидия Арашаевна" w:date="2024-10-01T11:35:00Z">
              <w:r w:rsidRPr="007036CE">
                <w:t>SystemInformation_UFOS_SECRECY</w:t>
              </w:r>
            </w:ins>
          </w:p>
        </w:tc>
        <w:tc>
          <w:tcPr>
            <w:tcW w:w="500" w:type="pct"/>
          </w:tcPr>
          <w:p w14:paraId="4E34BEFE" w14:textId="77777777" w:rsidR="008D6D4D" w:rsidRPr="007036CE" w:rsidRDefault="008D6D4D" w:rsidP="008212CC">
            <w:pPr>
              <w:pStyle w:val="GOSTTablenorm"/>
              <w:rPr>
                <w:ins w:id="6628" w:author="Опаева Лидия Арашаевна" w:date="2024-10-01T11:35:00Z"/>
              </w:rPr>
            </w:pPr>
            <w:ins w:id="6629" w:author="Опаева Лидия Арашаевна" w:date="2024-10-01T11:35:00Z">
              <w:r w:rsidRPr="007036CE">
                <w:t>Число</w:t>
              </w:r>
            </w:ins>
          </w:p>
        </w:tc>
        <w:tc>
          <w:tcPr>
            <w:tcW w:w="300" w:type="pct"/>
          </w:tcPr>
          <w:p w14:paraId="588FF2BC" w14:textId="77777777" w:rsidR="008D6D4D" w:rsidRPr="007036CE" w:rsidRDefault="008D6D4D" w:rsidP="008212CC">
            <w:pPr>
              <w:pStyle w:val="GOSTTablenorm"/>
              <w:rPr>
                <w:ins w:id="6630" w:author="Опаева Лидия Арашаевна" w:date="2024-10-01T11:35:00Z"/>
              </w:rPr>
            </w:pPr>
            <w:ins w:id="6631" w:author="Опаева Лидия Арашаевна" w:date="2024-10-01T11:35:00Z">
              <w:r w:rsidRPr="007036CE">
                <w:t>Да</w:t>
              </w:r>
            </w:ins>
          </w:p>
        </w:tc>
        <w:tc>
          <w:tcPr>
            <w:tcW w:w="315" w:type="pct"/>
          </w:tcPr>
          <w:p w14:paraId="255FF5AF" w14:textId="77777777" w:rsidR="008D6D4D" w:rsidRPr="007036CE" w:rsidRDefault="008D6D4D" w:rsidP="008212CC">
            <w:pPr>
              <w:pStyle w:val="GOSTTablenorm"/>
              <w:rPr>
                <w:ins w:id="6632" w:author="Опаева Лидия Арашаевна" w:date="2024-10-01T11:35:00Z"/>
              </w:rPr>
            </w:pPr>
            <w:ins w:id="6633" w:author="Опаева Лидия Арашаевна" w:date="2024-10-01T11:35:00Z">
              <w:r w:rsidRPr="007036CE">
                <w:t>=1</w:t>
              </w:r>
            </w:ins>
          </w:p>
        </w:tc>
        <w:tc>
          <w:tcPr>
            <w:tcW w:w="2035" w:type="pct"/>
          </w:tcPr>
          <w:p w14:paraId="6D60F6D0" w14:textId="77777777" w:rsidR="008D6D4D" w:rsidRPr="007036CE" w:rsidRDefault="008D6D4D" w:rsidP="008212CC">
            <w:pPr>
              <w:pStyle w:val="GOSTTablenorm"/>
              <w:rPr>
                <w:ins w:id="6634" w:author="Опаева Лидия Арашаевна" w:date="2024-10-01T11:35:00Z"/>
              </w:rPr>
            </w:pPr>
            <w:ins w:id="6635" w:author="Опаева Лидия Арашаевна" w:date="2024-10-01T11:35:00Z">
              <w:r w:rsidRPr="007036CE">
                <w:t>Указывается уровень конфиденциальности документа.</w:t>
              </w:r>
            </w:ins>
          </w:p>
          <w:p w14:paraId="3BE98B44" w14:textId="77777777" w:rsidR="008D6D4D" w:rsidRPr="007036CE" w:rsidRDefault="008D6D4D" w:rsidP="008212CC">
            <w:pPr>
              <w:pStyle w:val="GOSTTablenorm"/>
              <w:rPr>
                <w:ins w:id="6636" w:author="Опаева Лидия Арашаевна" w:date="2024-10-01T11:35:00Z"/>
              </w:rPr>
            </w:pPr>
            <w:ins w:id="6637" w:author="Опаева Лидия Арашаевна" w:date="2024-10-01T11:35:00Z">
              <w:r w:rsidRPr="007036CE">
                <w:t>Возможные значения:</w:t>
              </w:r>
            </w:ins>
          </w:p>
          <w:p w14:paraId="0990735E" w14:textId="6E6FCCBB" w:rsidR="008D6D4D" w:rsidRPr="007036CE" w:rsidRDefault="008D6D4D" w:rsidP="008212CC">
            <w:pPr>
              <w:pStyle w:val="GOSTTableListMark1"/>
              <w:numPr>
                <w:ilvl w:val="0"/>
                <w:numId w:val="2"/>
              </w:numPr>
              <w:tabs>
                <w:tab w:val="clear" w:pos="369"/>
                <w:tab w:val="num" w:pos="340"/>
              </w:tabs>
              <w:ind w:left="340"/>
              <w:rPr>
                <w:ins w:id="6638" w:author="Опаева Лидия Арашаевна" w:date="2024-10-01T11:35:00Z"/>
              </w:rPr>
            </w:pPr>
            <w:ins w:id="6639" w:author="Опаева Лидия Арашаевна" w:date="2024-10-01T11:35:00Z">
              <w:r w:rsidRPr="007036CE">
                <w:lastRenderedPageBreak/>
                <w:t xml:space="preserve">«0» </w:t>
              </w:r>
            </w:ins>
            <w:r w:rsidR="00BE14C0" w:rsidRPr="007036CE">
              <w:t>–</w:t>
            </w:r>
            <w:ins w:id="6640" w:author="Опаева Лидия Арашаевна" w:date="2024-10-01T11:35:00Z">
              <w:r w:rsidRPr="007036CE">
                <w:t xml:space="preserve"> Несекретно</w:t>
              </w:r>
            </w:ins>
          </w:p>
        </w:tc>
      </w:tr>
      <w:tr w:rsidR="008D6D4D" w:rsidRPr="007036CE" w14:paraId="0DA21EF5" w14:textId="77777777" w:rsidTr="008212CC">
        <w:trPr>
          <w:ins w:id="6641" w:author="Опаева Лидия Арашаевна" w:date="2024-10-01T11:35:00Z"/>
        </w:trPr>
        <w:tc>
          <w:tcPr>
            <w:tcW w:w="1100" w:type="pct"/>
          </w:tcPr>
          <w:p w14:paraId="6226BA5F" w14:textId="77777777" w:rsidR="008D6D4D" w:rsidRPr="007036CE" w:rsidRDefault="008D6D4D" w:rsidP="008212CC">
            <w:pPr>
              <w:pStyle w:val="GOSTTablenorm"/>
              <w:rPr>
                <w:ins w:id="6642" w:author="Опаева Лидия Арашаевна" w:date="2024-10-01T11:35:00Z"/>
              </w:rPr>
            </w:pPr>
            <w:ins w:id="6643" w:author="Опаева Лидия Арашаевна" w:date="2024-10-01T11:35:00Z">
              <w:r w:rsidRPr="007036CE">
                <w:lastRenderedPageBreak/>
                <w:t>Код бюджета</w:t>
              </w:r>
            </w:ins>
          </w:p>
        </w:tc>
        <w:tc>
          <w:tcPr>
            <w:tcW w:w="750" w:type="pct"/>
          </w:tcPr>
          <w:p w14:paraId="02C8C74D" w14:textId="77777777" w:rsidR="008D6D4D" w:rsidRPr="007036CE" w:rsidRDefault="008D6D4D" w:rsidP="008212CC">
            <w:pPr>
              <w:pStyle w:val="GOSTTablenorm"/>
              <w:rPr>
                <w:ins w:id="6644" w:author="Опаева Лидия Арашаевна" w:date="2024-10-01T11:35:00Z"/>
              </w:rPr>
            </w:pPr>
            <w:ins w:id="6645" w:author="Опаева Лидия Арашаевна" w:date="2024-10-01T11:35:00Z">
              <w:r w:rsidRPr="007036CE">
                <w:t>TtlPrt_Budget_Cd</w:t>
              </w:r>
            </w:ins>
          </w:p>
        </w:tc>
        <w:tc>
          <w:tcPr>
            <w:tcW w:w="500" w:type="pct"/>
          </w:tcPr>
          <w:p w14:paraId="6B9280F4" w14:textId="77777777" w:rsidR="008D6D4D" w:rsidRPr="007036CE" w:rsidRDefault="008D6D4D" w:rsidP="008212CC">
            <w:pPr>
              <w:pStyle w:val="GOSTTablenorm"/>
              <w:rPr>
                <w:ins w:id="6646" w:author="Опаева Лидия Арашаевна" w:date="2024-10-01T11:35:00Z"/>
              </w:rPr>
            </w:pPr>
            <w:ins w:id="6647" w:author="Опаева Лидия Арашаевна" w:date="2024-10-01T11:35:00Z">
              <w:r w:rsidRPr="007036CE">
                <w:t>Строка</w:t>
              </w:r>
            </w:ins>
          </w:p>
        </w:tc>
        <w:tc>
          <w:tcPr>
            <w:tcW w:w="300" w:type="pct"/>
          </w:tcPr>
          <w:p w14:paraId="6E6A0262" w14:textId="77777777" w:rsidR="008D6D4D" w:rsidRPr="007036CE" w:rsidRDefault="008D6D4D" w:rsidP="008212CC">
            <w:pPr>
              <w:pStyle w:val="GOSTTablenorm"/>
              <w:rPr>
                <w:ins w:id="6648" w:author="Опаева Лидия Арашаевна" w:date="2024-10-01T11:35:00Z"/>
              </w:rPr>
            </w:pPr>
            <w:ins w:id="6649" w:author="Опаева Лидия Арашаевна" w:date="2024-10-01T11:35:00Z">
              <w:r w:rsidRPr="007036CE">
                <w:t>Да</w:t>
              </w:r>
            </w:ins>
          </w:p>
        </w:tc>
        <w:tc>
          <w:tcPr>
            <w:tcW w:w="315" w:type="pct"/>
          </w:tcPr>
          <w:p w14:paraId="73EA502D" w14:textId="77777777" w:rsidR="008D6D4D" w:rsidRPr="007036CE" w:rsidRDefault="008D6D4D" w:rsidP="008212CC">
            <w:pPr>
              <w:pStyle w:val="GOSTTablenorm"/>
              <w:rPr>
                <w:ins w:id="6650" w:author="Опаева Лидия Арашаевна" w:date="2024-10-01T11:35:00Z"/>
              </w:rPr>
            </w:pPr>
            <w:ins w:id="6651" w:author="Опаева Лидия Арашаевна" w:date="2024-10-01T11:35:00Z">
              <w:r w:rsidRPr="007036CE">
                <w:t>=8</w:t>
              </w:r>
            </w:ins>
          </w:p>
        </w:tc>
        <w:tc>
          <w:tcPr>
            <w:tcW w:w="2035" w:type="pct"/>
          </w:tcPr>
          <w:p w14:paraId="7F12C1CF" w14:textId="77777777" w:rsidR="008D6D4D" w:rsidRPr="007036CE" w:rsidRDefault="008D6D4D" w:rsidP="008212CC">
            <w:pPr>
              <w:pStyle w:val="GOSTTablenorm"/>
              <w:rPr>
                <w:ins w:id="6652" w:author="Опаева Лидия Арашаевна" w:date="2024-10-01T11:35:00Z"/>
              </w:rPr>
            </w:pPr>
            <w:ins w:id="6653" w:author="Опаева Лидия Арашаевна" w:date="2024-10-01T11:35:00Z">
              <w:r w:rsidRPr="007036CE">
                <w:t>Указывается код бюджета «</w:t>
              </w:r>
              <w:r w:rsidRPr="007036CE">
                <w:rPr>
                  <w:bCs/>
                  <w:szCs w:val="22"/>
                </w:rPr>
                <w:t>99010001</w:t>
              </w:r>
              <w:r w:rsidRPr="007036CE">
                <w:t>»</w:t>
              </w:r>
            </w:ins>
          </w:p>
        </w:tc>
      </w:tr>
      <w:tr w:rsidR="008D6D4D" w:rsidRPr="007036CE" w14:paraId="31A1566B" w14:textId="77777777" w:rsidTr="008212CC">
        <w:trPr>
          <w:ins w:id="6654" w:author="Опаева Лидия Арашаевна" w:date="2024-10-01T11:35:00Z"/>
        </w:trPr>
        <w:tc>
          <w:tcPr>
            <w:tcW w:w="1100" w:type="pct"/>
          </w:tcPr>
          <w:p w14:paraId="1F8A611E" w14:textId="77777777" w:rsidR="008D6D4D" w:rsidRPr="007036CE" w:rsidRDefault="008D6D4D" w:rsidP="008212CC">
            <w:pPr>
              <w:pStyle w:val="GOSTTablenorm"/>
              <w:rPr>
                <w:ins w:id="6655" w:author="Опаева Лидия Арашаевна" w:date="2024-10-01T11:35:00Z"/>
              </w:rPr>
            </w:pPr>
            <w:ins w:id="6656" w:author="Опаева Лидия Арашаевна" w:date="2024-10-01T11:35:00Z">
              <w:r w:rsidRPr="007036CE">
                <w:t>Книга учета</w:t>
              </w:r>
            </w:ins>
          </w:p>
        </w:tc>
        <w:tc>
          <w:tcPr>
            <w:tcW w:w="750" w:type="pct"/>
          </w:tcPr>
          <w:p w14:paraId="1ABC73A6" w14:textId="77777777" w:rsidR="008D6D4D" w:rsidRPr="007036CE" w:rsidRDefault="008D6D4D" w:rsidP="008212CC">
            <w:pPr>
              <w:pStyle w:val="GOSTTablenorm"/>
              <w:rPr>
                <w:ins w:id="6657" w:author="Опаева Лидия Арашаевна" w:date="2024-10-01T11:35:00Z"/>
              </w:rPr>
            </w:pPr>
            <w:ins w:id="6658" w:author="Опаева Лидия Арашаевна" w:date="2024-10-01T11:35:00Z">
              <w:r w:rsidRPr="007036CE">
                <w:t>TtlPrt_LEDGERBOOK</w:t>
              </w:r>
            </w:ins>
          </w:p>
        </w:tc>
        <w:tc>
          <w:tcPr>
            <w:tcW w:w="500" w:type="pct"/>
          </w:tcPr>
          <w:p w14:paraId="4AAD602D" w14:textId="77777777" w:rsidR="008D6D4D" w:rsidRPr="007036CE" w:rsidRDefault="008D6D4D" w:rsidP="008212CC">
            <w:pPr>
              <w:pStyle w:val="GOSTTablenorm"/>
              <w:rPr>
                <w:ins w:id="6659" w:author="Опаева Лидия Арашаевна" w:date="2024-10-01T11:35:00Z"/>
              </w:rPr>
            </w:pPr>
            <w:ins w:id="6660" w:author="Опаева Лидия Арашаевна" w:date="2024-10-01T11:35:00Z">
              <w:r w:rsidRPr="007036CE">
                <w:t>Строка</w:t>
              </w:r>
            </w:ins>
          </w:p>
        </w:tc>
        <w:tc>
          <w:tcPr>
            <w:tcW w:w="300" w:type="pct"/>
          </w:tcPr>
          <w:p w14:paraId="784F7303" w14:textId="77777777" w:rsidR="008D6D4D" w:rsidRPr="007036CE" w:rsidRDefault="008D6D4D" w:rsidP="008212CC">
            <w:pPr>
              <w:pStyle w:val="GOSTTablenorm"/>
              <w:rPr>
                <w:ins w:id="6661" w:author="Опаева Лидия Арашаевна" w:date="2024-10-01T11:35:00Z"/>
              </w:rPr>
            </w:pPr>
            <w:ins w:id="6662" w:author="Опаева Лидия Арашаевна" w:date="2024-10-01T11:35:00Z">
              <w:r w:rsidRPr="007036CE">
                <w:t>Да</w:t>
              </w:r>
            </w:ins>
          </w:p>
        </w:tc>
        <w:tc>
          <w:tcPr>
            <w:tcW w:w="315" w:type="pct"/>
          </w:tcPr>
          <w:p w14:paraId="1AFC4409" w14:textId="77777777" w:rsidR="008D6D4D" w:rsidRPr="007036CE" w:rsidRDefault="008D6D4D" w:rsidP="008212CC">
            <w:pPr>
              <w:pStyle w:val="GOSTTablenorm"/>
              <w:rPr>
                <w:ins w:id="6663" w:author="Опаева Лидия Арашаевна" w:date="2024-10-01T11:35:00Z"/>
              </w:rPr>
            </w:pPr>
            <w:ins w:id="6664" w:author="Опаева Лидия Арашаевна" w:date="2024-10-01T11:35:00Z">
              <w:r w:rsidRPr="007036CE">
                <w:t>&lt;=100</w:t>
              </w:r>
            </w:ins>
          </w:p>
        </w:tc>
        <w:tc>
          <w:tcPr>
            <w:tcW w:w="2035" w:type="pct"/>
          </w:tcPr>
          <w:p w14:paraId="5ACAD02E" w14:textId="77777777" w:rsidR="008D6D4D" w:rsidRPr="007036CE" w:rsidRDefault="008D6D4D" w:rsidP="008212CC">
            <w:pPr>
              <w:pStyle w:val="GOSTTablenorm"/>
              <w:rPr>
                <w:ins w:id="6665" w:author="Опаева Лидия Арашаевна" w:date="2024-10-01T11:35:00Z"/>
              </w:rPr>
            </w:pPr>
            <w:ins w:id="6666" w:author="Опаева Лидия Арашаевна" w:date="2024-10-01T11:35:00Z">
              <w:r w:rsidRPr="007036CE">
                <w:t>Указывается системное наименование книги бухгалтерского учета «FTAccFedOrg»</w:t>
              </w:r>
            </w:ins>
          </w:p>
        </w:tc>
      </w:tr>
      <w:tr w:rsidR="008D6D4D" w:rsidRPr="007036CE" w14:paraId="5BA35F19" w14:textId="77777777" w:rsidTr="008212CC">
        <w:trPr>
          <w:ins w:id="6667" w:author="Опаева Лидия Арашаевна" w:date="2024-10-01T11:35:00Z"/>
        </w:trPr>
        <w:tc>
          <w:tcPr>
            <w:tcW w:w="1100" w:type="pct"/>
          </w:tcPr>
          <w:p w14:paraId="157D1B51" w14:textId="77777777" w:rsidR="008D6D4D" w:rsidRPr="007036CE" w:rsidRDefault="008D6D4D" w:rsidP="008212CC">
            <w:pPr>
              <w:pStyle w:val="GOSTTablenorm"/>
              <w:rPr>
                <w:ins w:id="6668" w:author="Опаева Лидия Арашаевна" w:date="2024-10-01T11:35:00Z"/>
                <w:b/>
                <w:bCs/>
                <w:szCs w:val="22"/>
              </w:rPr>
            </w:pPr>
            <w:ins w:id="6669" w:author="Опаева Лидия Арашаевна" w:date="2024-10-01T11:35:00Z">
              <w:r w:rsidRPr="007036CE">
                <w:rPr>
                  <w:b/>
                  <w:bCs/>
                  <w:szCs w:val="22"/>
                </w:rPr>
                <w:t>Строки</w:t>
              </w:r>
            </w:ins>
          </w:p>
        </w:tc>
        <w:tc>
          <w:tcPr>
            <w:tcW w:w="750" w:type="pct"/>
          </w:tcPr>
          <w:p w14:paraId="7B8DC119" w14:textId="77777777" w:rsidR="008D6D4D" w:rsidRPr="007036CE" w:rsidRDefault="008D6D4D" w:rsidP="008212CC">
            <w:pPr>
              <w:pStyle w:val="GOSTTablenorm"/>
              <w:rPr>
                <w:ins w:id="6670" w:author="Опаева Лидия Арашаевна" w:date="2024-10-01T11:35:00Z"/>
                <w:b/>
                <w:bCs/>
                <w:szCs w:val="22"/>
              </w:rPr>
            </w:pPr>
            <w:ins w:id="6671" w:author="Опаева Лидия Арашаевна" w:date="2024-10-01T11:35:00Z">
              <w:r w:rsidRPr="007036CE">
                <w:rPr>
                  <w:b/>
                  <w:bCs/>
                  <w:szCs w:val="22"/>
                </w:rPr>
                <w:t>T0504833</w:t>
              </w:r>
            </w:ins>
          </w:p>
        </w:tc>
        <w:tc>
          <w:tcPr>
            <w:tcW w:w="500" w:type="pct"/>
          </w:tcPr>
          <w:p w14:paraId="0835D1A6" w14:textId="77777777" w:rsidR="008D6D4D" w:rsidRPr="007036CE" w:rsidRDefault="008D6D4D" w:rsidP="008212CC">
            <w:pPr>
              <w:pStyle w:val="GOSTTablenorm"/>
              <w:rPr>
                <w:ins w:id="6672" w:author="Опаева Лидия Арашаевна" w:date="2024-10-01T11:35:00Z"/>
                <w:szCs w:val="22"/>
              </w:rPr>
            </w:pPr>
            <w:ins w:id="6673" w:author="Опаева Лидия Арашаевна" w:date="2024-10-01T11:35:00Z">
              <w:r w:rsidRPr="007036CE">
                <w:rPr>
                  <w:bCs/>
                  <w:szCs w:val="22"/>
                </w:rPr>
                <w:t>Массив</w:t>
              </w:r>
            </w:ins>
          </w:p>
        </w:tc>
        <w:tc>
          <w:tcPr>
            <w:tcW w:w="300" w:type="pct"/>
          </w:tcPr>
          <w:p w14:paraId="13B880A2" w14:textId="77777777" w:rsidR="008D6D4D" w:rsidRPr="007036CE" w:rsidRDefault="008D6D4D" w:rsidP="008212CC">
            <w:pPr>
              <w:pStyle w:val="GOSTTablenorm"/>
              <w:rPr>
                <w:ins w:id="6674" w:author="Опаева Лидия Арашаевна" w:date="2024-10-01T11:35:00Z"/>
                <w:szCs w:val="22"/>
              </w:rPr>
            </w:pPr>
            <w:ins w:id="6675" w:author="Опаева Лидия Арашаевна" w:date="2024-10-01T11:35:00Z">
              <w:r w:rsidRPr="007036CE">
                <w:rPr>
                  <w:szCs w:val="22"/>
                </w:rPr>
                <w:t>Да</w:t>
              </w:r>
            </w:ins>
          </w:p>
        </w:tc>
        <w:tc>
          <w:tcPr>
            <w:tcW w:w="315" w:type="pct"/>
          </w:tcPr>
          <w:p w14:paraId="282B8A97" w14:textId="77777777" w:rsidR="008D6D4D" w:rsidRPr="007036CE" w:rsidRDefault="008D6D4D" w:rsidP="008212CC">
            <w:pPr>
              <w:pStyle w:val="GOSTTablenorm"/>
              <w:rPr>
                <w:ins w:id="6676" w:author="Опаева Лидия Арашаевна" w:date="2024-10-01T11:35:00Z"/>
                <w:szCs w:val="22"/>
              </w:rPr>
            </w:pPr>
            <w:ins w:id="6677" w:author="Опаева Лидия Арашаевна" w:date="2024-10-01T11:35:00Z">
              <w:r w:rsidRPr="007036CE">
                <w:rPr>
                  <w:szCs w:val="22"/>
                </w:rPr>
                <w:t>-</w:t>
              </w:r>
            </w:ins>
          </w:p>
        </w:tc>
        <w:tc>
          <w:tcPr>
            <w:tcW w:w="2035" w:type="pct"/>
          </w:tcPr>
          <w:p w14:paraId="29707E20" w14:textId="77777777" w:rsidR="008D6D4D" w:rsidRPr="007036CE" w:rsidRDefault="008D6D4D" w:rsidP="008212CC">
            <w:pPr>
              <w:pStyle w:val="GOSTTablenorm"/>
              <w:rPr>
                <w:ins w:id="6678" w:author="Опаева Лидия Арашаевна" w:date="2024-10-01T11:35:00Z"/>
                <w:szCs w:val="22"/>
              </w:rPr>
            </w:pPr>
            <w:ins w:id="6679" w:author="Опаева Лидия Арашаевна" w:date="2024-10-01T11:35:00Z">
              <w:r w:rsidRPr="007036CE">
                <w:rPr>
                  <w:szCs w:val="22"/>
                </w:rPr>
                <w:t>-</w:t>
              </w:r>
            </w:ins>
          </w:p>
        </w:tc>
      </w:tr>
      <w:tr w:rsidR="008D6D4D" w:rsidRPr="007036CE" w14:paraId="35E742DB" w14:textId="77777777" w:rsidTr="008212CC">
        <w:trPr>
          <w:ins w:id="6680" w:author="Опаева Лидия Арашаевна" w:date="2024-10-01T11:35:00Z"/>
        </w:trPr>
        <w:tc>
          <w:tcPr>
            <w:tcW w:w="1100" w:type="pct"/>
          </w:tcPr>
          <w:p w14:paraId="25843B3E" w14:textId="77777777" w:rsidR="008D6D4D" w:rsidRPr="007036CE" w:rsidRDefault="008D6D4D" w:rsidP="008212CC">
            <w:pPr>
              <w:pStyle w:val="GOSTTablenorm"/>
              <w:rPr>
                <w:ins w:id="6681" w:author="Опаева Лидия Арашаевна" w:date="2024-10-01T11:35:00Z"/>
                <w:bCs/>
                <w:szCs w:val="22"/>
              </w:rPr>
            </w:pPr>
            <w:ins w:id="6682" w:author="Опаева Лидия Арашаевна" w:date="2024-10-01T11:35:00Z">
              <w:r w:rsidRPr="007036CE">
                <w:t>Идентификатор строки</w:t>
              </w:r>
            </w:ins>
          </w:p>
        </w:tc>
        <w:tc>
          <w:tcPr>
            <w:tcW w:w="750" w:type="pct"/>
          </w:tcPr>
          <w:p w14:paraId="5CE18859" w14:textId="77777777" w:rsidR="008D6D4D" w:rsidRPr="007036CE" w:rsidRDefault="008D6D4D" w:rsidP="008212CC">
            <w:pPr>
              <w:pStyle w:val="GOSTTablenorm"/>
              <w:rPr>
                <w:ins w:id="6683" w:author="Опаева Лидия Арашаевна" w:date="2024-10-01T11:35:00Z"/>
                <w:bCs/>
                <w:szCs w:val="22"/>
              </w:rPr>
            </w:pPr>
            <w:ins w:id="6684" w:author="Опаева Лидия Арашаевна" w:date="2024-10-01T11:35:00Z">
              <w:r w:rsidRPr="007036CE">
                <w:rPr>
                  <w:b/>
                  <w:bCs/>
                  <w:szCs w:val="22"/>
                </w:rPr>
                <w:t>T0504833</w:t>
              </w:r>
              <w:r w:rsidRPr="007036CE">
                <w:t>:</w:t>
              </w:r>
              <w:r w:rsidRPr="007036CE">
                <w:rPr>
                  <w:lang w:val="en-US"/>
                </w:rPr>
                <w:t>id</w:t>
              </w:r>
            </w:ins>
          </w:p>
        </w:tc>
        <w:tc>
          <w:tcPr>
            <w:tcW w:w="500" w:type="pct"/>
          </w:tcPr>
          <w:p w14:paraId="53389B78" w14:textId="77777777" w:rsidR="008D6D4D" w:rsidRPr="007036CE" w:rsidRDefault="008D6D4D" w:rsidP="008212CC">
            <w:pPr>
              <w:pStyle w:val="GOSTTablenorm"/>
              <w:rPr>
                <w:ins w:id="6685" w:author="Опаева Лидия Арашаевна" w:date="2024-10-01T11:35:00Z"/>
                <w:bCs/>
                <w:szCs w:val="22"/>
              </w:rPr>
            </w:pPr>
            <w:ins w:id="6686" w:author="Опаева Лидия Арашаевна" w:date="2024-10-01T11:35:00Z">
              <w:r w:rsidRPr="007036CE">
                <w:rPr>
                  <w:szCs w:val="22"/>
                </w:rPr>
                <w:t>Число</w:t>
              </w:r>
            </w:ins>
          </w:p>
        </w:tc>
        <w:tc>
          <w:tcPr>
            <w:tcW w:w="300" w:type="pct"/>
          </w:tcPr>
          <w:p w14:paraId="3DB11BF7" w14:textId="77777777" w:rsidR="008D6D4D" w:rsidRPr="007036CE" w:rsidRDefault="008D6D4D" w:rsidP="008212CC">
            <w:pPr>
              <w:pStyle w:val="GOSTTablenorm"/>
              <w:rPr>
                <w:ins w:id="6687" w:author="Опаева Лидия Арашаевна" w:date="2024-10-01T11:35:00Z"/>
                <w:szCs w:val="22"/>
              </w:rPr>
            </w:pPr>
            <w:ins w:id="6688" w:author="Опаева Лидия Арашаевна" w:date="2024-10-01T11:35:00Z">
              <w:r w:rsidRPr="007036CE">
                <w:rPr>
                  <w:szCs w:val="22"/>
                </w:rPr>
                <w:t>Да</w:t>
              </w:r>
            </w:ins>
          </w:p>
        </w:tc>
        <w:tc>
          <w:tcPr>
            <w:tcW w:w="315" w:type="pct"/>
          </w:tcPr>
          <w:p w14:paraId="4E8AB69C" w14:textId="77777777" w:rsidR="008D6D4D" w:rsidRPr="007036CE" w:rsidRDefault="008D6D4D" w:rsidP="008212CC">
            <w:pPr>
              <w:pStyle w:val="GOSTTablenorm"/>
              <w:rPr>
                <w:ins w:id="6689" w:author="Опаева Лидия Арашаевна" w:date="2024-10-01T11:35:00Z"/>
                <w:lang w:val="en-US"/>
              </w:rPr>
            </w:pPr>
            <w:ins w:id="6690" w:author="Опаева Лидия Арашаевна" w:date="2024-10-01T11:35:00Z">
              <w:r w:rsidRPr="007036CE">
                <w:rPr>
                  <w:szCs w:val="22"/>
                </w:rPr>
                <w:t>&lt;=20</w:t>
              </w:r>
            </w:ins>
          </w:p>
        </w:tc>
        <w:tc>
          <w:tcPr>
            <w:tcW w:w="2035" w:type="pct"/>
          </w:tcPr>
          <w:p w14:paraId="3A8C5D62" w14:textId="77777777" w:rsidR="008D6D4D" w:rsidRPr="007036CE" w:rsidRDefault="008D6D4D" w:rsidP="008212CC">
            <w:pPr>
              <w:pStyle w:val="GOSTTablenorm"/>
              <w:rPr>
                <w:ins w:id="6691" w:author="Опаева Лидия Арашаевна" w:date="2024-10-01T11:35:00Z"/>
                <w:szCs w:val="22"/>
              </w:rPr>
            </w:pPr>
            <w:ins w:id="6692" w:author="Опаева Лидия Арашаевна" w:date="2024-10-01T11:35:00Z">
              <w:r w:rsidRPr="007036CE">
                <w:rPr>
                  <w:szCs w:val="22"/>
                </w:rPr>
                <w:t>Указывается технический идентификатор строки</w:t>
              </w:r>
            </w:ins>
          </w:p>
        </w:tc>
      </w:tr>
      <w:tr w:rsidR="008D6D4D" w:rsidRPr="007036CE" w14:paraId="7D240F68" w14:textId="77777777" w:rsidTr="008212CC">
        <w:trPr>
          <w:ins w:id="6693" w:author="Опаева Лидия Арашаевна" w:date="2024-10-01T11:35:00Z"/>
        </w:trPr>
        <w:tc>
          <w:tcPr>
            <w:tcW w:w="1100" w:type="pct"/>
          </w:tcPr>
          <w:p w14:paraId="03FCA5A0" w14:textId="77777777" w:rsidR="008D6D4D" w:rsidRPr="007036CE" w:rsidRDefault="008D6D4D" w:rsidP="008212CC">
            <w:pPr>
              <w:pStyle w:val="GOSTTablenorm"/>
              <w:rPr>
                <w:ins w:id="6694" w:author="Опаева Лидия Арашаевна" w:date="2024-10-01T11:35:00Z"/>
                <w:bCs/>
                <w:szCs w:val="22"/>
              </w:rPr>
            </w:pPr>
            <w:ins w:id="6695" w:author="Опаева Лидия Арашаевна" w:date="2024-10-01T11:35:00Z">
              <w:r w:rsidRPr="007036CE">
                <w:rPr>
                  <w:bCs/>
                  <w:szCs w:val="22"/>
                </w:rPr>
                <w:t>Номер строки</w:t>
              </w:r>
            </w:ins>
          </w:p>
        </w:tc>
        <w:tc>
          <w:tcPr>
            <w:tcW w:w="750" w:type="pct"/>
          </w:tcPr>
          <w:p w14:paraId="0E6AAB58" w14:textId="77777777" w:rsidR="008D6D4D" w:rsidRPr="007036CE" w:rsidRDefault="008D6D4D" w:rsidP="008212CC">
            <w:pPr>
              <w:pStyle w:val="GOSTTablenorm"/>
              <w:rPr>
                <w:ins w:id="6696" w:author="Опаева Лидия Арашаевна" w:date="2024-10-01T11:35:00Z"/>
                <w:bCs/>
                <w:szCs w:val="22"/>
              </w:rPr>
            </w:pPr>
            <w:ins w:id="6697" w:author="Опаева Лидия Арашаевна" w:date="2024-10-01T11:35:00Z">
              <w:r w:rsidRPr="007036CE">
                <w:rPr>
                  <w:b/>
                  <w:bCs/>
                  <w:szCs w:val="22"/>
                </w:rPr>
                <w:t>T0504833:</w:t>
              </w:r>
              <w:r w:rsidRPr="007036CE">
                <w:rPr>
                  <w:bCs/>
                  <w:szCs w:val="22"/>
                </w:rPr>
                <w:t>NPP</w:t>
              </w:r>
            </w:ins>
          </w:p>
        </w:tc>
        <w:tc>
          <w:tcPr>
            <w:tcW w:w="500" w:type="pct"/>
          </w:tcPr>
          <w:p w14:paraId="2D3BF5A2" w14:textId="77777777" w:rsidR="008D6D4D" w:rsidRPr="007036CE" w:rsidRDefault="008D6D4D" w:rsidP="008212CC">
            <w:pPr>
              <w:pStyle w:val="GOSTTablenorm"/>
              <w:rPr>
                <w:ins w:id="6698" w:author="Опаева Лидия Арашаевна" w:date="2024-10-01T11:35:00Z"/>
                <w:szCs w:val="22"/>
              </w:rPr>
            </w:pPr>
            <w:ins w:id="6699" w:author="Опаева Лидия Арашаевна" w:date="2024-10-01T11:35:00Z">
              <w:r w:rsidRPr="007036CE">
                <w:rPr>
                  <w:bCs/>
                  <w:szCs w:val="22"/>
                </w:rPr>
                <w:t>Число</w:t>
              </w:r>
            </w:ins>
          </w:p>
        </w:tc>
        <w:tc>
          <w:tcPr>
            <w:tcW w:w="300" w:type="pct"/>
          </w:tcPr>
          <w:p w14:paraId="704B1733" w14:textId="77777777" w:rsidR="008D6D4D" w:rsidRPr="007036CE" w:rsidRDefault="008D6D4D" w:rsidP="008212CC">
            <w:pPr>
              <w:pStyle w:val="GOSTTablenorm"/>
              <w:rPr>
                <w:ins w:id="6700" w:author="Опаева Лидия Арашаевна" w:date="2024-10-01T11:35:00Z"/>
                <w:szCs w:val="22"/>
              </w:rPr>
            </w:pPr>
            <w:ins w:id="6701" w:author="Опаева Лидия Арашаевна" w:date="2024-10-01T11:35:00Z">
              <w:r w:rsidRPr="007036CE">
                <w:rPr>
                  <w:szCs w:val="22"/>
                </w:rPr>
                <w:t>Да</w:t>
              </w:r>
            </w:ins>
          </w:p>
        </w:tc>
        <w:tc>
          <w:tcPr>
            <w:tcW w:w="315" w:type="pct"/>
          </w:tcPr>
          <w:p w14:paraId="0BC5E715" w14:textId="77777777" w:rsidR="008D6D4D" w:rsidRPr="007036CE" w:rsidRDefault="008D6D4D" w:rsidP="008212CC">
            <w:pPr>
              <w:pStyle w:val="GOSTTablenorm"/>
              <w:rPr>
                <w:ins w:id="6702" w:author="Опаева Лидия Арашаевна" w:date="2024-10-01T11:35:00Z"/>
                <w:szCs w:val="22"/>
              </w:rPr>
            </w:pPr>
            <w:ins w:id="6703" w:author="Опаева Лидия Арашаевна" w:date="2024-10-01T11:35:00Z">
              <w:r w:rsidRPr="007036CE">
                <w:rPr>
                  <w:lang w:val="en-US"/>
                </w:rPr>
                <w:t>&lt;=5</w:t>
              </w:r>
            </w:ins>
          </w:p>
        </w:tc>
        <w:tc>
          <w:tcPr>
            <w:tcW w:w="2035" w:type="pct"/>
          </w:tcPr>
          <w:p w14:paraId="423EC54E" w14:textId="77777777" w:rsidR="008D6D4D" w:rsidRPr="007036CE" w:rsidRDefault="008D6D4D" w:rsidP="008212CC">
            <w:pPr>
              <w:pStyle w:val="GOSTTablenorm"/>
              <w:rPr>
                <w:ins w:id="6704" w:author="Опаева Лидия Арашаевна" w:date="2024-10-01T11:35:00Z"/>
                <w:szCs w:val="22"/>
              </w:rPr>
            </w:pPr>
            <w:ins w:id="6705" w:author="Опаева Лидия Арашаевна" w:date="2024-10-01T11:35:00Z">
              <w:r w:rsidRPr="007036CE">
                <w:rPr>
                  <w:szCs w:val="22"/>
                </w:rPr>
                <w:t>Указывается порядковый номер строки</w:t>
              </w:r>
            </w:ins>
          </w:p>
        </w:tc>
      </w:tr>
      <w:tr w:rsidR="008D6D4D" w:rsidRPr="007036CE" w14:paraId="50D4E887" w14:textId="77777777" w:rsidTr="008212CC">
        <w:trPr>
          <w:ins w:id="6706" w:author="Опаева Лидия Арашаевна" w:date="2024-10-01T11:35:00Z"/>
        </w:trPr>
        <w:tc>
          <w:tcPr>
            <w:tcW w:w="1100" w:type="pct"/>
          </w:tcPr>
          <w:p w14:paraId="6B701352" w14:textId="77777777" w:rsidR="008D6D4D" w:rsidRPr="007036CE" w:rsidRDefault="008D6D4D" w:rsidP="008212CC">
            <w:pPr>
              <w:pStyle w:val="GOSTTablenorm"/>
              <w:rPr>
                <w:ins w:id="6707" w:author="Опаева Лидия Арашаевна" w:date="2024-10-01T11:35:00Z"/>
                <w:bCs/>
                <w:szCs w:val="22"/>
              </w:rPr>
            </w:pPr>
            <w:ins w:id="6708" w:author="Опаева Лидия Арашаевна" w:date="2024-10-01T11:35:00Z">
              <w:r w:rsidRPr="007036CE">
                <w:rPr>
                  <w:bCs/>
                  <w:szCs w:val="22"/>
                </w:rPr>
                <w:t>Наименование операции</w:t>
              </w:r>
            </w:ins>
          </w:p>
        </w:tc>
        <w:tc>
          <w:tcPr>
            <w:tcW w:w="750" w:type="pct"/>
          </w:tcPr>
          <w:p w14:paraId="45A22B72" w14:textId="77777777" w:rsidR="008D6D4D" w:rsidRPr="007036CE" w:rsidRDefault="008D6D4D" w:rsidP="008212CC">
            <w:pPr>
              <w:pStyle w:val="GOSTTablenorm"/>
              <w:rPr>
                <w:ins w:id="6709" w:author="Опаева Лидия Арашаевна" w:date="2024-10-01T11:35:00Z"/>
                <w:bCs/>
                <w:szCs w:val="22"/>
              </w:rPr>
            </w:pPr>
            <w:ins w:id="6710" w:author="Опаева Лидия Арашаевна" w:date="2024-10-01T11:35:00Z">
              <w:r w:rsidRPr="007036CE">
                <w:rPr>
                  <w:b/>
                  <w:bCs/>
                  <w:szCs w:val="22"/>
                </w:rPr>
                <w:t>T0504833:</w:t>
              </w:r>
              <w:r w:rsidRPr="007036CE">
                <w:rPr>
                  <w:bCs/>
                  <w:szCs w:val="22"/>
                </w:rPr>
                <w:t>NAME_O</w:t>
              </w:r>
            </w:ins>
          </w:p>
        </w:tc>
        <w:tc>
          <w:tcPr>
            <w:tcW w:w="500" w:type="pct"/>
          </w:tcPr>
          <w:p w14:paraId="79699B96" w14:textId="77777777" w:rsidR="008D6D4D" w:rsidRPr="007036CE" w:rsidRDefault="008D6D4D" w:rsidP="008212CC">
            <w:pPr>
              <w:pStyle w:val="GOSTTablenorm"/>
              <w:rPr>
                <w:ins w:id="6711" w:author="Опаева Лидия Арашаевна" w:date="2024-10-01T11:35:00Z"/>
                <w:szCs w:val="22"/>
              </w:rPr>
            </w:pPr>
            <w:ins w:id="6712" w:author="Опаева Лидия Арашаевна" w:date="2024-10-01T11:35:00Z">
              <w:r w:rsidRPr="007036CE">
                <w:rPr>
                  <w:szCs w:val="22"/>
                </w:rPr>
                <w:t>Строка</w:t>
              </w:r>
            </w:ins>
          </w:p>
        </w:tc>
        <w:tc>
          <w:tcPr>
            <w:tcW w:w="300" w:type="pct"/>
          </w:tcPr>
          <w:p w14:paraId="6382CE43" w14:textId="77777777" w:rsidR="008D6D4D" w:rsidRPr="007036CE" w:rsidRDefault="008D6D4D" w:rsidP="008212CC">
            <w:pPr>
              <w:pStyle w:val="GOSTTablenorm"/>
              <w:rPr>
                <w:ins w:id="6713" w:author="Опаева Лидия Арашаевна" w:date="2024-10-01T11:35:00Z"/>
                <w:szCs w:val="22"/>
              </w:rPr>
            </w:pPr>
            <w:ins w:id="6714" w:author="Опаева Лидия Арашаевна" w:date="2024-10-01T11:35:00Z">
              <w:r w:rsidRPr="007036CE">
                <w:rPr>
                  <w:bCs/>
                  <w:szCs w:val="22"/>
                </w:rPr>
                <w:t>Да</w:t>
              </w:r>
            </w:ins>
          </w:p>
        </w:tc>
        <w:tc>
          <w:tcPr>
            <w:tcW w:w="315" w:type="pct"/>
          </w:tcPr>
          <w:p w14:paraId="2C2FDB73" w14:textId="77777777" w:rsidR="008D6D4D" w:rsidRPr="007036CE" w:rsidRDefault="008D6D4D" w:rsidP="008212CC">
            <w:pPr>
              <w:pStyle w:val="GOSTTablenorm"/>
              <w:rPr>
                <w:ins w:id="6715" w:author="Опаева Лидия Арашаевна" w:date="2024-10-01T11:35:00Z"/>
                <w:szCs w:val="22"/>
              </w:rPr>
            </w:pPr>
            <w:ins w:id="6716" w:author="Опаева Лидия Арашаевна" w:date="2024-10-01T11:35:00Z">
              <w:r w:rsidRPr="007036CE">
                <w:rPr>
                  <w:szCs w:val="22"/>
                </w:rPr>
                <w:t>&lt;=2000</w:t>
              </w:r>
            </w:ins>
          </w:p>
        </w:tc>
        <w:tc>
          <w:tcPr>
            <w:tcW w:w="2035" w:type="pct"/>
          </w:tcPr>
          <w:p w14:paraId="43028EF6" w14:textId="77777777" w:rsidR="008D6D4D" w:rsidRPr="007036CE" w:rsidRDefault="008D6D4D" w:rsidP="008212CC">
            <w:pPr>
              <w:pStyle w:val="GOSTTablenorm"/>
              <w:rPr>
                <w:ins w:id="6717" w:author="Опаева Лидия Арашаевна" w:date="2024-10-01T11:35:00Z"/>
                <w:szCs w:val="22"/>
              </w:rPr>
            </w:pPr>
            <w:ins w:id="6718" w:author="Опаева Лидия Арашаевна" w:date="2024-10-01T11:35:00Z">
              <w:r w:rsidRPr="007036CE">
                <w:rPr>
                  <w:szCs w:val="22"/>
                </w:rPr>
                <w:t>Указывается произвольное наименование.</w:t>
              </w:r>
            </w:ins>
          </w:p>
          <w:p w14:paraId="54335872" w14:textId="77777777" w:rsidR="008D6D4D" w:rsidRPr="007036CE" w:rsidRDefault="008D6D4D" w:rsidP="008212CC">
            <w:pPr>
              <w:pStyle w:val="GOSTTablenorm"/>
              <w:rPr>
                <w:ins w:id="6719" w:author="Опаева Лидия Арашаевна" w:date="2024-10-01T11:35:00Z"/>
                <w:szCs w:val="22"/>
              </w:rPr>
            </w:pPr>
            <w:ins w:id="6720" w:author="Опаева Лидия Арашаевна" w:date="2024-10-01T11:35:00Z">
              <w:r w:rsidRPr="007036CE">
                <w:rPr>
                  <w:szCs w:val="22"/>
                </w:rPr>
                <w:t>«Открытие финансового года»</w:t>
              </w:r>
            </w:ins>
          </w:p>
        </w:tc>
      </w:tr>
      <w:tr w:rsidR="008D6D4D" w:rsidRPr="007036CE" w14:paraId="344EB06F" w14:textId="77777777" w:rsidTr="008212CC">
        <w:trPr>
          <w:ins w:id="6721" w:author="Опаева Лидия Арашаевна" w:date="2024-10-01T11:35:00Z"/>
        </w:trPr>
        <w:tc>
          <w:tcPr>
            <w:tcW w:w="1100" w:type="pct"/>
          </w:tcPr>
          <w:p w14:paraId="12E95817" w14:textId="77777777" w:rsidR="008D6D4D" w:rsidRPr="007036CE" w:rsidRDefault="008D6D4D" w:rsidP="008212CC">
            <w:pPr>
              <w:pStyle w:val="GOSTTablenorm"/>
              <w:rPr>
                <w:ins w:id="6722" w:author="Опаева Лидия Арашаевна" w:date="2024-10-01T11:35:00Z"/>
              </w:rPr>
            </w:pPr>
            <w:ins w:id="6723" w:author="Опаева Лидия Арашаевна" w:date="2024-10-01T11:35:00Z">
              <w:r w:rsidRPr="007036CE">
                <w:t>Сумма</w:t>
              </w:r>
            </w:ins>
          </w:p>
        </w:tc>
        <w:tc>
          <w:tcPr>
            <w:tcW w:w="750" w:type="pct"/>
          </w:tcPr>
          <w:p w14:paraId="1CE5240D" w14:textId="77777777" w:rsidR="008D6D4D" w:rsidRPr="007036CE" w:rsidRDefault="008D6D4D" w:rsidP="008212CC">
            <w:pPr>
              <w:pStyle w:val="GOSTTablenorm"/>
              <w:rPr>
                <w:ins w:id="6724" w:author="Опаева Лидия Арашаевна" w:date="2024-10-01T11:35:00Z"/>
              </w:rPr>
            </w:pPr>
            <w:ins w:id="6725" w:author="Опаева Лидия Арашаевна" w:date="2024-10-01T11:35:00Z">
              <w:r w:rsidRPr="007036CE">
                <w:rPr>
                  <w:b/>
                  <w:bCs/>
                  <w:szCs w:val="22"/>
                </w:rPr>
                <w:t>T0504833:</w:t>
              </w:r>
              <w:r w:rsidRPr="007036CE">
                <w:t>SUMM</w:t>
              </w:r>
            </w:ins>
          </w:p>
        </w:tc>
        <w:tc>
          <w:tcPr>
            <w:tcW w:w="500" w:type="pct"/>
          </w:tcPr>
          <w:p w14:paraId="1DA4DB52" w14:textId="77777777" w:rsidR="008D6D4D" w:rsidRPr="007036CE" w:rsidRDefault="008D6D4D" w:rsidP="008212CC">
            <w:pPr>
              <w:pStyle w:val="GOSTTablenorm"/>
              <w:rPr>
                <w:ins w:id="6726" w:author="Опаева Лидия Арашаевна" w:date="2024-10-01T11:35:00Z"/>
              </w:rPr>
            </w:pPr>
            <w:ins w:id="6727" w:author="Опаева Лидия Арашаевна" w:date="2024-10-01T11:35:00Z">
              <w:r w:rsidRPr="007036CE">
                <w:t>Сумма</w:t>
              </w:r>
            </w:ins>
          </w:p>
        </w:tc>
        <w:tc>
          <w:tcPr>
            <w:tcW w:w="300" w:type="pct"/>
          </w:tcPr>
          <w:p w14:paraId="587E8F09" w14:textId="77777777" w:rsidR="008D6D4D" w:rsidRPr="007036CE" w:rsidRDefault="008D6D4D" w:rsidP="008212CC">
            <w:pPr>
              <w:pStyle w:val="GOSTTablenorm"/>
              <w:rPr>
                <w:ins w:id="6728" w:author="Опаева Лидия Арашаевна" w:date="2024-10-01T11:35:00Z"/>
              </w:rPr>
            </w:pPr>
            <w:ins w:id="6729" w:author="Опаева Лидия Арашаевна" w:date="2024-10-01T11:35:00Z">
              <w:r w:rsidRPr="007036CE">
                <w:t>Да</w:t>
              </w:r>
            </w:ins>
          </w:p>
        </w:tc>
        <w:tc>
          <w:tcPr>
            <w:tcW w:w="315" w:type="pct"/>
          </w:tcPr>
          <w:p w14:paraId="0A423998" w14:textId="77777777" w:rsidR="008D6D4D" w:rsidRPr="007036CE" w:rsidRDefault="008D6D4D" w:rsidP="008212CC">
            <w:pPr>
              <w:pStyle w:val="GOSTTablenorm"/>
              <w:rPr>
                <w:ins w:id="6730" w:author="Опаева Лидия Арашаевна" w:date="2024-10-01T11:35:00Z"/>
              </w:rPr>
            </w:pPr>
          </w:p>
        </w:tc>
        <w:tc>
          <w:tcPr>
            <w:tcW w:w="2035" w:type="pct"/>
          </w:tcPr>
          <w:p w14:paraId="29A83038" w14:textId="77777777" w:rsidR="008D6D4D" w:rsidRPr="007036CE" w:rsidRDefault="008D6D4D" w:rsidP="008212CC">
            <w:pPr>
              <w:pStyle w:val="GOSTTablenorm"/>
              <w:rPr>
                <w:ins w:id="6731" w:author="Опаева Лидия Арашаевна" w:date="2024-10-01T11:35:00Z"/>
              </w:rPr>
            </w:pPr>
            <w:ins w:id="6732" w:author="Опаева Лидия Арашаевна" w:date="2024-10-01T11:35:00Z">
              <w:r w:rsidRPr="007036CE">
                <w:t>Сумма передается с точностью 2 знака после запятой</w:t>
              </w:r>
            </w:ins>
          </w:p>
        </w:tc>
      </w:tr>
      <w:tr w:rsidR="008D6D4D" w:rsidRPr="007036CE" w14:paraId="44C1A5D8" w14:textId="77777777" w:rsidTr="008212CC">
        <w:trPr>
          <w:ins w:id="6733" w:author="Опаева Лидия Арашаевна" w:date="2024-10-01T11:35:00Z"/>
        </w:trPr>
        <w:tc>
          <w:tcPr>
            <w:tcW w:w="1100" w:type="pct"/>
          </w:tcPr>
          <w:p w14:paraId="49D34EDE" w14:textId="77777777" w:rsidR="008D6D4D" w:rsidRPr="007036CE" w:rsidRDefault="008D6D4D" w:rsidP="008212CC">
            <w:pPr>
              <w:pStyle w:val="GOSTTablenorm"/>
              <w:rPr>
                <w:ins w:id="6734" w:author="Опаева Лидия Арашаевна" w:date="2024-10-01T11:35:00Z"/>
              </w:rPr>
            </w:pPr>
            <w:ins w:id="6735" w:author="Опаева Лидия Арашаевна" w:date="2024-10-01T11:35:00Z">
              <w:r w:rsidRPr="007036CE">
                <w:t>КБК по Дт</w:t>
              </w:r>
            </w:ins>
          </w:p>
        </w:tc>
        <w:tc>
          <w:tcPr>
            <w:tcW w:w="750" w:type="pct"/>
          </w:tcPr>
          <w:p w14:paraId="4A856B7F" w14:textId="77777777" w:rsidR="008D6D4D" w:rsidRPr="007036CE" w:rsidRDefault="008D6D4D" w:rsidP="008212CC">
            <w:pPr>
              <w:pStyle w:val="GOSTTablenorm"/>
              <w:rPr>
                <w:ins w:id="6736" w:author="Опаева Лидия Арашаевна" w:date="2024-10-01T11:35:00Z"/>
              </w:rPr>
            </w:pPr>
            <w:ins w:id="6737" w:author="Опаева Лидия Арашаевна" w:date="2024-10-01T11:35:00Z">
              <w:r w:rsidRPr="007036CE">
                <w:rPr>
                  <w:b/>
                  <w:bCs/>
                  <w:szCs w:val="22"/>
                </w:rPr>
                <w:t>T0504833:</w:t>
              </w:r>
              <w:r w:rsidRPr="007036CE">
                <w:t>DT_KBK</w:t>
              </w:r>
            </w:ins>
          </w:p>
        </w:tc>
        <w:tc>
          <w:tcPr>
            <w:tcW w:w="500" w:type="pct"/>
          </w:tcPr>
          <w:p w14:paraId="7B79C099" w14:textId="77777777" w:rsidR="008D6D4D" w:rsidRPr="007036CE" w:rsidRDefault="008D6D4D" w:rsidP="008212CC">
            <w:pPr>
              <w:pStyle w:val="GOSTTablenorm"/>
              <w:rPr>
                <w:ins w:id="6738" w:author="Опаева Лидия Арашаевна" w:date="2024-10-01T11:35:00Z"/>
              </w:rPr>
            </w:pPr>
            <w:ins w:id="6739" w:author="Опаева Лидия Арашаевна" w:date="2024-10-01T11:35:00Z">
              <w:r w:rsidRPr="007036CE">
                <w:t>Строка</w:t>
              </w:r>
            </w:ins>
          </w:p>
        </w:tc>
        <w:tc>
          <w:tcPr>
            <w:tcW w:w="300" w:type="pct"/>
          </w:tcPr>
          <w:p w14:paraId="08DEA924" w14:textId="77777777" w:rsidR="008D6D4D" w:rsidRPr="007036CE" w:rsidRDefault="008D6D4D" w:rsidP="008212CC">
            <w:pPr>
              <w:pStyle w:val="GOSTTablenorm"/>
              <w:rPr>
                <w:ins w:id="6740" w:author="Опаева Лидия Арашаевна" w:date="2024-10-01T11:35:00Z"/>
              </w:rPr>
            </w:pPr>
            <w:ins w:id="6741" w:author="Опаева Лидия Арашаевна" w:date="2024-10-01T11:35:00Z">
              <w:r w:rsidRPr="007036CE">
                <w:t>Да</w:t>
              </w:r>
            </w:ins>
          </w:p>
        </w:tc>
        <w:tc>
          <w:tcPr>
            <w:tcW w:w="315" w:type="pct"/>
          </w:tcPr>
          <w:p w14:paraId="610B91C8" w14:textId="77777777" w:rsidR="008D6D4D" w:rsidRPr="007036CE" w:rsidRDefault="008D6D4D" w:rsidP="008212CC">
            <w:pPr>
              <w:pStyle w:val="GOSTTablenorm"/>
              <w:rPr>
                <w:ins w:id="6742" w:author="Опаева Лидия Арашаевна" w:date="2024-10-01T11:35:00Z"/>
              </w:rPr>
            </w:pPr>
            <w:ins w:id="6743" w:author="Опаева Лидия Арашаевна" w:date="2024-10-01T11:35:00Z">
              <w:r w:rsidRPr="007036CE">
                <w:rPr>
                  <w:lang w:val="en-US"/>
                </w:rPr>
                <w:t>&lt;</w:t>
              </w:r>
              <w:r w:rsidRPr="007036CE">
                <w:t>=</w:t>
              </w:r>
              <w:r w:rsidRPr="007036CE">
                <w:rPr>
                  <w:lang w:val="en-US"/>
                </w:rPr>
                <w:t>20</w:t>
              </w:r>
            </w:ins>
          </w:p>
        </w:tc>
        <w:tc>
          <w:tcPr>
            <w:tcW w:w="2035" w:type="pct"/>
          </w:tcPr>
          <w:p w14:paraId="13E49F58" w14:textId="77777777" w:rsidR="008D6D4D" w:rsidRPr="007036CE" w:rsidRDefault="008D6D4D" w:rsidP="008212CC">
            <w:pPr>
              <w:pStyle w:val="GOSTTablenorm"/>
              <w:rPr>
                <w:ins w:id="6744" w:author="Опаева Лидия Арашаевна" w:date="2024-10-01T11:35:00Z"/>
              </w:rPr>
            </w:pPr>
            <w:ins w:id="6745" w:author="Опаева Лидия Арашаевна" w:date="2024-10-01T11:35:00Z">
              <w:r w:rsidRPr="007036CE">
                <w:t>Указывается значение аналитического признака «КБК» (Код по бюджетной классификации) для отражения по дебету записи учета</w:t>
              </w:r>
            </w:ins>
          </w:p>
        </w:tc>
      </w:tr>
      <w:tr w:rsidR="008D6D4D" w:rsidRPr="007036CE" w14:paraId="62B29B5F" w14:textId="77777777" w:rsidTr="008212CC">
        <w:trPr>
          <w:ins w:id="6746" w:author="Опаева Лидия Арашаевна" w:date="2024-10-01T11:35:00Z"/>
        </w:trPr>
        <w:tc>
          <w:tcPr>
            <w:tcW w:w="1100" w:type="pct"/>
          </w:tcPr>
          <w:p w14:paraId="5404361F" w14:textId="77777777" w:rsidR="008D6D4D" w:rsidRPr="007036CE" w:rsidRDefault="008D6D4D" w:rsidP="008212CC">
            <w:pPr>
              <w:pStyle w:val="GOSTTablenorm"/>
              <w:rPr>
                <w:ins w:id="6747" w:author="Опаева Лидия Арашаевна" w:date="2024-10-01T11:35:00Z"/>
              </w:rPr>
            </w:pPr>
            <w:ins w:id="6748" w:author="Опаева Лидия Арашаевна" w:date="2024-10-01T11:35:00Z">
              <w:r w:rsidRPr="007036CE">
                <w:t>КБК по Кт</w:t>
              </w:r>
            </w:ins>
          </w:p>
        </w:tc>
        <w:tc>
          <w:tcPr>
            <w:tcW w:w="750" w:type="pct"/>
          </w:tcPr>
          <w:p w14:paraId="409D1742" w14:textId="77777777" w:rsidR="008D6D4D" w:rsidRPr="007036CE" w:rsidRDefault="008D6D4D" w:rsidP="008212CC">
            <w:pPr>
              <w:pStyle w:val="GOSTTablenorm"/>
              <w:rPr>
                <w:ins w:id="6749" w:author="Опаева Лидия Арашаевна" w:date="2024-10-01T11:35:00Z"/>
              </w:rPr>
            </w:pPr>
            <w:ins w:id="6750" w:author="Опаева Лидия Арашаевна" w:date="2024-10-01T11:35:00Z">
              <w:r w:rsidRPr="007036CE">
                <w:rPr>
                  <w:b/>
                  <w:bCs/>
                  <w:szCs w:val="22"/>
                </w:rPr>
                <w:t>T0504833:</w:t>
              </w:r>
              <w:r w:rsidRPr="007036CE">
                <w:t>CT_KBK</w:t>
              </w:r>
            </w:ins>
          </w:p>
        </w:tc>
        <w:tc>
          <w:tcPr>
            <w:tcW w:w="500" w:type="pct"/>
          </w:tcPr>
          <w:p w14:paraId="65920A34" w14:textId="77777777" w:rsidR="008D6D4D" w:rsidRPr="007036CE" w:rsidRDefault="008D6D4D" w:rsidP="008212CC">
            <w:pPr>
              <w:pStyle w:val="GOSTTablenorm"/>
              <w:rPr>
                <w:ins w:id="6751" w:author="Опаева Лидия Арашаевна" w:date="2024-10-01T11:35:00Z"/>
              </w:rPr>
            </w:pPr>
            <w:ins w:id="6752" w:author="Опаева Лидия Арашаевна" w:date="2024-10-01T11:35:00Z">
              <w:r w:rsidRPr="007036CE">
                <w:t>Строка</w:t>
              </w:r>
            </w:ins>
          </w:p>
        </w:tc>
        <w:tc>
          <w:tcPr>
            <w:tcW w:w="300" w:type="pct"/>
          </w:tcPr>
          <w:p w14:paraId="2E9E54D1" w14:textId="77777777" w:rsidR="008D6D4D" w:rsidRPr="007036CE" w:rsidRDefault="008D6D4D" w:rsidP="008212CC">
            <w:pPr>
              <w:pStyle w:val="GOSTTablenorm"/>
              <w:rPr>
                <w:ins w:id="6753" w:author="Опаева Лидия Арашаевна" w:date="2024-10-01T11:35:00Z"/>
              </w:rPr>
            </w:pPr>
            <w:ins w:id="6754" w:author="Опаева Лидия Арашаевна" w:date="2024-10-01T11:35:00Z">
              <w:r w:rsidRPr="007036CE">
                <w:t>Да</w:t>
              </w:r>
            </w:ins>
          </w:p>
        </w:tc>
        <w:tc>
          <w:tcPr>
            <w:tcW w:w="315" w:type="pct"/>
          </w:tcPr>
          <w:p w14:paraId="0B28AD4C" w14:textId="77777777" w:rsidR="008D6D4D" w:rsidRPr="007036CE" w:rsidRDefault="008D6D4D" w:rsidP="008212CC">
            <w:pPr>
              <w:pStyle w:val="GOSTTablenorm"/>
              <w:rPr>
                <w:ins w:id="6755" w:author="Опаева Лидия Арашаевна" w:date="2024-10-01T11:35:00Z"/>
              </w:rPr>
            </w:pPr>
            <w:ins w:id="6756" w:author="Опаева Лидия Арашаевна" w:date="2024-10-01T11:35:00Z">
              <w:r w:rsidRPr="007036CE">
                <w:rPr>
                  <w:lang w:val="en-US"/>
                </w:rPr>
                <w:t>&lt;</w:t>
              </w:r>
              <w:r w:rsidRPr="007036CE">
                <w:t>=</w:t>
              </w:r>
              <w:r w:rsidRPr="007036CE">
                <w:rPr>
                  <w:lang w:val="en-US"/>
                </w:rPr>
                <w:t>20</w:t>
              </w:r>
            </w:ins>
          </w:p>
        </w:tc>
        <w:tc>
          <w:tcPr>
            <w:tcW w:w="2035" w:type="pct"/>
          </w:tcPr>
          <w:p w14:paraId="328CE825" w14:textId="77777777" w:rsidR="008D6D4D" w:rsidRPr="007036CE" w:rsidRDefault="008D6D4D" w:rsidP="008212CC">
            <w:pPr>
              <w:pStyle w:val="GOSTTablenorm"/>
              <w:rPr>
                <w:ins w:id="6757" w:author="Опаева Лидия Арашаевна" w:date="2024-10-01T11:35:00Z"/>
              </w:rPr>
            </w:pPr>
            <w:ins w:id="6758" w:author="Опаева Лидия Арашаевна" w:date="2024-10-01T11:35:00Z">
              <w:r w:rsidRPr="007036CE">
                <w:t>Указывается значение аналитического признака «КБК» (Код по бюджетной классификации) для отражения по кредиту записи учета</w:t>
              </w:r>
            </w:ins>
          </w:p>
        </w:tc>
      </w:tr>
      <w:tr w:rsidR="008D6D4D" w:rsidRPr="007036CE" w14:paraId="02EC0C74" w14:textId="77777777" w:rsidTr="008212CC">
        <w:trPr>
          <w:ins w:id="6759" w:author="Опаева Лидия Арашаевна" w:date="2024-10-01T11:35:00Z"/>
        </w:trPr>
        <w:tc>
          <w:tcPr>
            <w:tcW w:w="1100" w:type="pct"/>
          </w:tcPr>
          <w:p w14:paraId="78FF73BC" w14:textId="77777777" w:rsidR="008D6D4D" w:rsidRPr="007036CE" w:rsidRDefault="008D6D4D" w:rsidP="008212CC">
            <w:pPr>
              <w:pStyle w:val="GOSTTablenorm"/>
              <w:rPr>
                <w:ins w:id="6760" w:author="Опаева Лидия Арашаевна" w:date="2024-10-01T11:35:00Z"/>
              </w:rPr>
            </w:pPr>
            <w:ins w:id="6761" w:author="Опаева Лидия Арашаевна" w:date="2024-10-01T11:35:00Z">
              <w:r w:rsidRPr="007036CE">
                <w:t>Тип КБК Дт</w:t>
              </w:r>
            </w:ins>
          </w:p>
        </w:tc>
        <w:tc>
          <w:tcPr>
            <w:tcW w:w="750" w:type="pct"/>
          </w:tcPr>
          <w:p w14:paraId="7B07E689" w14:textId="77777777" w:rsidR="008D6D4D" w:rsidRPr="007036CE" w:rsidRDefault="008D6D4D" w:rsidP="008212CC">
            <w:pPr>
              <w:pStyle w:val="GOSTTablenorm"/>
              <w:rPr>
                <w:ins w:id="6762" w:author="Опаева Лидия Арашаевна" w:date="2024-10-01T11:35:00Z"/>
              </w:rPr>
            </w:pPr>
            <w:ins w:id="6763" w:author="Опаева Лидия Арашаевна" w:date="2024-10-01T11:35:00Z">
              <w:r w:rsidRPr="007036CE">
                <w:rPr>
                  <w:b/>
                  <w:bCs/>
                  <w:szCs w:val="22"/>
                </w:rPr>
                <w:t>T0504833:</w:t>
              </w:r>
              <w:r w:rsidRPr="007036CE">
                <w:t>DT_TYPEKBK</w:t>
              </w:r>
            </w:ins>
          </w:p>
        </w:tc>
        <w:tc>
          <w:tcPr>
            <w:tcW w:w="500" w:type="pct"/>
          </w:tcPr>
          <w:p w14:paraId="7923FDB1" w14:textId="77777777" w:rsidR="008D6D4D" w:rsidRPr="007036CE" w:rsidRDefault="008D6D4D" w:rsidP="008212CC">
            <w:pPr>
              <w:pStyle w:val="GOSTTablenorm"/>
              <w:rPr>
                <w:ins w:id="6764" w:author="Опаева Лидия Арашаевна" w:date="2024-10-01T11:35:00Z"/>
              </w:rPr>
            </w:pPr>
            <w:ins w:id="6765" w:author="Опаева Лидия Арашаевна" w:date="2024-10-01T11:35:00Z">
              <w:r w:rsidRPr="007036CE">
                <w:t>Строка</w:t>
              </w:r>
            </w:ins>
          </w:p>
        </w:tc>
        <w:tc>
          <w:tcPr>
            <w:tcW w:w="300" w:type="pct"/>
          </w:tcPr>
          <w:p w14:paraId="74C86D1A" w14:textId="77777777" w:rsidR="008D6D4D" w:rsidRPr="007036CE" w:rsidRDefault="008D6D4D" w:rsidP="008212CC">
            <w:pPr>
              <w:pStyle w:val="GOSTTablenorm"/>
              <w:rPr>
                <w:ins w:id="6766" w:author="Опаева Лидия Арашаевна" w:date="2024-10-01T11:35:00Z"/>
              </w:rPr>
            </w:pPr>
            <w:ins w:id="6767" w:author="Опаева Лидия Арашаевна" w:date="2024-10-01T11:35:00Z">
              <w:r w:rsidRPr="007036CE">
                <w:t>Да</w:t>
              </w:r>
            </w:ins>
          </w:p>
        </w:tc>
        <w:tc>
          <w:tcPr>
            <w:tcW w:w="315" w:type="pct"/>
          </w:tcPr>
          <w:p w14:paraId="480E7DC0" w14:textId="77777777" w:rsidR="008D6D4D" w:rsidRPr="007036CE" w:rsidRDefault="008D6D4D" w:rsidP="008212CC">
            <w:pPr>
              <w:pStyle w:val="GOSTTablenorm"/>
              <w:rPr>
                <w:ins w:id="6768" w:author="Опаева Лидия Арашаевна" w:date="2024-10-01T11:35:00Z"/>
                <w:lang w:val="en-US"/>
              </w:rPr>
            </w:pPr>
            <w:ins w:id="6769" w:author="Опаева Лидия Арашаевна" w:date="2024-10-01T11:35:00Z">
              <w:r w:rsidRPr="007036CE">
                <w:t>&lt;=2</w:t>
              </w:r>
            </w:ins>
          </w:p>
        </w:tc>
        <w:tc>
          <w:tcPr>
            <w:tcW w:w="2035" w:type="pct"/>
          </w:tcPr>
          <w:p w14:paraId="6EFAF99A" w14:textId="77777777" w:rsidR="008D6D4D" w:rsidRPr="007036CE" w:rsidRDefault="008D6D4D" w:rsidP="008212CC">
            <w:pPr>
              <w:pStyle w:val="GOSTTablenorm"/>
              <w:rPr>
                <w:ins w:id="6770" w:author="Опаева Лидия Арашаевна" w:date="2024-10-01T11:35:00Z"/>
              </w:rPr>
            </w:pPr>
            <w:ins w:id="6771" w:author="Опаева Лидия Арашаевна" w:date="2024-10-01T11:35:00Z">
              <w:r w:rsidRPr="007036CE">
                <w:t>Указывается значение аналитического признака «Тип КБК» для отражения по дебету записи учета.</w:t>
              </w:r>
            </w:ins>
          </w:p>
          <w:p w14:paraId="2D467465" w14:textId="77777777" w:rsidR="008D6D4D" w:rsidRPr="007036CE" w:rsidRDefault="008D6D4D" w:rsidP="008212CC">
            <w:pPr>
              <w:pStyle w:val="GOSTTablenorm"/>
              <w:rPr>
                <w:ins w:id="6772" w:author="Опаева Лидия Арашаевна" w:date="2024-10-01T11:35:00Z"/>
              </w:rPr>
            </w:pPr>
            <w:ins w:id="6773" w:author="Опаева Лидия Арашаевна" w:date="2024-10-01T11:35:00Z">
              <w:r w:rsidRPr="007036CE">
                <w:t>Допускается заполнение прочерком</w:t>
              </w:r>
            </w:ins>
          </w:p>
        </w:tc>
      </w:tr>
      <w:tr w:rsidR="008D6D4D" w:rsidRPr="007036CE" w14:paraId="1F487BC9" w14:textId="77777777" w:rsidTr="008212CC">
        <w:trPr>
          <w:ins w:id="6774" w:author="Опаева Лидия Арашаевна" w:date="2024-10-01T11:35:00Z"/>
        </w:trPr>
        <w:tc>
          <w:tcPr>
            <w:tcW w:w="1100" w:type="pct"/>
          </w:tcPr>
          <w:p w14:paraId="34A675BD" w14:textId="77777777" w:rsidR="008D6D4D" w:rsidRPr="007036CE" w:rsidRDefault="008D6D4D" w:rsidP="008212CC">
            <w:pPr>
              <w:pStyle w:val="GOSTTablenorm"/>
              <w:rPr>
                <w:ins w:id="6775" w:author="Опаева Лидия Арашаевна" w:date="2024-10-01T11:35:00Z"/>
              </w:rPr>
            </w:pPr>
            <w:ins w:id="6776" w:author="Опаева Лидия Арашаевна" w:date="2024-10-01T11:35:00Z">
              <w:r w:rsidRPr="007036CE">
                <w:t>Тип КБК Кт</w:t>
              </w:r>
            </w:ins>
          </w:p>
        </w:tc>
        <w:tc>
          <w:tcPr>
            <w:tcW w:w="750" w:type="pct"/>
          </w:tcPr>
          <w:p w14:paraId="70FFA4F5" w14:textId="77777777" w:rsidR="008D6D4D" w:rsidRPr="007036CE" w:rsidRDefault="008D6D4D" w:rsidP="008212CC">
            <w:pPr>
              <w:pStyle w:val="GOSTTablenorm"/>
              <w:rPr>
                <w:ins w:id="6777" w:author="Опаева Лидия Арашаевна" w:date="2024-10-01T11:35:00Z"/>
              </w:rPr>
            </w:pPr>
            <w:ins w:id="6778" w:author="Опаева Лидия Арашаевна" w:date="2024-10-01T11:35:00Z">
              <w:r w:rsidRPr="007036CE">
                <w:rPr>
                  <w:b/>
                  <w:bCs/>
                  <w:szCs w:val="22"/>
                </w:rPr>
                <w:t>T0504833:</w:t>
              </w:r>
              <w:r w:rsidRPr="007036CE">
                <w:t>CT_TYPEKBK</w:t>
              </w:r>
            </w:ins>
          </w:p>
        </w:tc>
        <w:tc>
          <w:tcPr>
            <w:tcW w:w="500" w:type="pct"/>
          </w:tcPr>
          <w:p w14:paraId="1A683EEC" w14:textId="77777777" w:rsidR="008D6D4D" w:rsidRPr="007036CE" w:rsidRDefault="008D6D4D" w:rsidP="008212CC">
            <w:pPr>
              <w:pStyle w:val="GOSTTablenorm"/>
              <w:rPr>
                <w:ins w:id="6779" w:author="Опаева Лидия Арашаевна" w:date="2024-10-01T11:35:00Z"/>
              </w:rPr>
            </w:pPr>
            <w:ins w:id="6780" w:author="Опаева Лидия Арашаевна" w:date="2024-10-01T11:35:00Z">
              <w:r w:rsidRPr="007036CE">
                <w:t>Строка</w:t>
              </w:r>
            </w:ins>
          </w:p>
        </w:tc>
        <w:tc>
          <w:tcPr>
            <w:tcW w:w="300" w:type="pct"/>
          </w:tcPr>
          <w:p w14:paraId="2C429736" w14:textId="77777777" w:rsidR="008D6D4D" w:rsidRPr="007036CE" w:rsidRDefault="008D6D4D" w:rsidP="008212CC">
            <w:pPr>
              <w:pStyle w:val="GOSTTablenorm"/>
              <w:rPr>
                <w:ins w:id="6781" w:author="Опаева Лидия Арашаевна" w:date="2024-10-01T11:35:00Z"/>
              </w:rPr>
            </w:pPr>
            <w:ins w:id="6782" w:author="Опаева Лидия Арашаевна" w:date="2024-10-01T11:35:00Z">
              <w:r w:rsidRPr="007036CE">
                <w:t>Да</w:t>
              </w:r>
            </w:ins>
          </w:p>
        </w:tc>
        <w:tc>
          <w:tcPr>
            <w:tcW w:w="315" w:type="pct"/>
          </w:tcPr>
          <w:p w14:paraId="11AFC44B" w14:textId="77777777" w:rsidR="008D6D4D" w:rsidRPr="007036CE" w:rsidRDefault="008D6D4D" w:rsidP="008212CC">
            <w:pPr>
              <w:pStyle w:val="GOSTTablenorm"/>
              <w:rPr>
                <w:ins w:id="6783" w:author="Опаева Лидия Арашаевна" w:date="2024-10-01T11:35:00Z"/>
                <w:lang w:val="en-US"/>
              </w:rPr>
            </w:pPr>
            <w:ins w:id="6784" w:author="Опаева Лидия Арашаевна" w:date="2024-10-01T11:35:00Z">
              <w:r w:rsidRPr="007036CE">
                <w:t>&lt;=2</w:t>
              </w:r>
            </w:ins>
          </w:p>
        </w:tc>
        <w:tc>
          <w:tcPr>
            <w:tcW w:w="2035" w:type="pct"/>
          </w:tcPr>
          <w:p w14:paraId="1F0A2446" w14:textId="77777777" w:rsidR="008D6D4D" w:rsidRPr="007036CE" w:rsidRDefault="008D6D4D" w:rsidP="008212CC">
            <w:pPr>
              <w:pStyle w:val="GOSTTablenorm"/>
              <w:rPr>
                <w:ins w:id="6785" w:author="Опаева Лидия Арашаевна" w:date="2024-10-01T11:35:00Z"/>
              </w:rPr>
            </w:pPr>
            <w:ins w:id="6786" w:author="Опаева Лидия Арашаевна" w:date="2024-10-01T11:35:00Z">
              <w:r w:rsidRPr="007036CE">
                <w:t>Указывается значение аналитического признака «Тип КБК» для отражения по кредиту записи учета.</w:t>
              </w:r>
            </w:ins>
          </w:p>
          <w:p w14:paraId="631E5FA7" w14:textId="77777777" w:rsidR="008D6D4D" w:rsidRPr="007036CE" w:rsidRDefault="008D6D4D" w:rsidP="008212CC">
            <w:pPr>
              <w:pStyle w:val="GOSTTablenorm"/>
              <w:rPr>
                <w:ins w:id="6787" w:author="Опаева Лидия Арашаевна" w:date="2024-10-01T11:35:00Z"/>
              </w:rPr>
            </w:pPr>
            <w:ins w:id="6788" w:author="Опаева Лидия Арашаевна" w:date="2024-10-01T11:35:00Z">
              <w:r w:rsidRPr="007036CE">
                <w:t>Допускается заполнение прочерком</w:t>
              </w:r>
            </w:ins>
          </w:p>
        </w:tc>
      </w:tr>
      <w:tr w:rsidR="008D6D4D" w:rsidRPr="007036CE" w14:paraId="546C5028" w14:textId="77777777" w:rsidTr="008212CC">
        <w:trPr>
          <w:ins w:id="6789" w:author="Опаева Лидия Арашаевна" w:date="2024-10-01T11:35:00Z"/>
        </w:trPr>
        <w:tc>
          <w:tcPr>
            <w:tcW w:w="1100" w:type="pct"/>
          </w:tcPr>
          <w:p w14:paraId="3AC199FF" w14:textId="77777777" w:rsidR="008D6D4D" w:rsidRPr="007036CE" w:rsidRDefault="008D6D4D" w:rsidP="008212CC">
            <w:pPr>
              <w:pStyle w:val="GOSTTablenorm"/>
              <w:rPr>
                <w:ins w:id="6790" w:author="Опаева Лидия Арашаевна" w:date="2024-10-01T11:35:00Z"/>
              </w:rPr>
            </w:pPr>
            <w:ins w:id="6791" w:author="Опаева Лидия Арашаевна" w:date="2024-10-01T11:35:00Z">
              <w:r w:rsidRPr="007036CE">
                <w:t>Вид средств по Дт</w:t>
              </w:r>
            </w:ins>
          </w:p>
        </w:tc>
        <w:tc>
          <w:tcPr>
            <w:tcW w:w="750" w:type="pct"/>
          </w:tcPr>
          <w:p w14:paraId="303DAC85" w14:textId="77777777" w:rsidR="008D6D4D" w:rsidRPr="007036CE" w:rsidRDefault="008D6D4D" w:rsidP="008212CC">
            <w:pPr>
              <w:pStyle w:val="GOSTTablenorm"/>
              <w:rPr>
                <w:ins w:id="6792" w:author="Опаева Лидия Арашаевна" w:date="2024-10-01T11:35:00Z"/>
              </w:rPr>
            </w:pPr>
            <w:ins w:id="6793" w:author="Опаева Лидия Арашаевна" w:date="2024-10-01T11:35:00Z">
              <w:r w:rsidRPr="007036CE">
                <w:t>T</w:t>
              </w:r>
              <w:r w:rsidRPr="007036CE">
                <w:rPr>
                  <w:b/>
                  <w:bCs/>
                  <w:szCs w:val="22"/>
                </w:rPr>
                <w:t>0504833:</w:t>
              </w:r>
              <w:r w:rsidRPr="007036CE">
                <w:t>DT_KVFO</w:t>
              </w:r>
            </w:ins>
          </w:p>
        </w:tc>
        <w:tc>
          <w:tcPr>
            <w:tcW w:w="500" w:type="pct"/>
          </w:tcPr>
          <w:p w14:paraId="49103ED6" w14:textId="77777777" w:rsidR="008D6D4D" w:rsidRPr="007036CE" w:rsidRDefault="008D6D4D" w:rsidP="008212CC">
            <w:pPr>
              <w:pStyle w:val="GOSTTablenorm"/>
              <w:rPr>
                <w:ins w:id="6794" w:author="Опаева Лидия Арашаевна" w:date="2024-10-01T11:35:00Z"/>
              </w:rPr>
            </w:pPr>
            <w:ins w:id="6795" w:author="Опаева Лидия Арашаевна" w:date="2024-10-01T11:35:00Z">
              <w:r w:rsidRPr="007036CE">
                <w:t>Строка</w:t>
              </w:r>
            </w:ins>
          </w:p>
        </w:tc>
        <w:tc>
          <w:tcPr>
            <w:tcW w:w="300" w:type="pct"/>
          </w:tcPr>
          <w:p w14:paraId="0F476D63" w14:textId="77777777" w:rsidR="008D6D4D" w:rsidRPr="007036CE" w:rsidRDefault="008D6D4D" w:rsidP="008212CC">
            <w:pPr>
              <w:pStyle w:val="GOSTTablenorm"/>
              <w:rPr>
                <w:ins w:id="6796" w:author="Опаева Лидия Арашаевна" w:date="2024-10-01T11:35:00Z"/>
              </w:rPr>
            </w:pPr>
            <w:ins w:id="6797" w:author="Опаева Лидия Арашаевна" w:date="2024-10-01T11:35:00Z">
              <w:r w:rsidRPr="007036CE">
                <w:t>Да</w:t>
              </w:r>
            </w:ins>
          </w:p>
        </w:tc>
        <w:tc>
          <w:tcPr>
            <w:tcW w:w="315" w:type="pct"/>
          </w:tcPr>
          <w:p w14:paraId="423C3A0B" w14:textId="77777777" w:rsidR="008D6D4D" w:rsidRPr="007036CE" w:rsidRDefault="008D6D4D" w:rsidP="008212CC">
            <w:pPr>
              <w:pStyle w:val="GOSTTablenorm"/>
              <w:rPr>
                <w:ins w:id="6798" w:author="Опаева Лидия Арашаевна" w:date="2024-10-01T11:35:00Z"/>
              </w:rPr>
            </w:pPr>
            <w:ins w:id="6799" w:author="Опаева Лидия Арашаевна" w:date="2024-10-01T11:35:00Z">
              <w:r w:rsidRPr="007036CE">
                <w:t>&lt;=</w:t>
              </w:r>
              <w:r w:rsidRPr="007036CE">
                <w:rPr>
                  <w:lang w:val="en-US"/>
                </w:rPr>
                <w:t>2</w:t>
              </w:r>
            </w:ins>
          </w:p>
        </w:tc>
        <w:tc>
          <w:tcPr>
            <w:tcW w:w="2035" w:type="pct"/>
          </w:tcPr>
          <w:p w14:paraId="1B8B91FD" w14:textId="77777777" w:rsidR="008D6D4D" w:rsidRPr="007036CE" w:rsidRDefault="008D6D4D" w:rsidP="008212CC">
            <w:pPr>
              <w:pStyle w:val="GOSTTablenorm"/>
              <w:rPr>
                <w:ins w:id="6800" w:author="Опаева Лидия Арашаевна" w:date="2024-10-01T11:35:00Z"/>
              </w:rPr>
            </w:pPr>
            <w:ins w:id="6801" w:author="Опаева Лидия Арашаевна" w:date="2024-10-01T11:35:00Z">
              <w:r w:rsidRPr="007036CE">
                <w:t>Указывается значение аналитического признака «Вид деятельности» для отражения по дебету записи аналитического учета</w:t>
              </w:r>
            </w:ins>
          </w:p>
        </w:tc>
      </w:tr>
      <w:tr w:rsidR="008D6D4D" w:rsidRPr="007036CE" w14:paraId="51FDD79B" w14:textId="77777777" w:rsidTr="008212CC">
        <w:trPr>
          <w:ins w:id="6802" w:author="Опаева Лидия Арашаевна" w:date="2024-10-01T11:35:00Z"/>
        </w:trPr>
        <w:tc>
          <w:tcPr>
            <w:tcW w:w="1100" w:type="pct"/>
          </w:tcPr>
          <w:p w14:paraId="5A4BDFAD" w14:textId="77777777" w:rsidR="008D6D4D" w:rsidRPr="007036CE" w:rsidRDefault="008D6D4D" w:rsidP="008212CC">
            <w:pPr>
              <w:pStyle w:val="GOSTTablenorm"/>
              <w:rPr>
                <w:ins w:id="6803" w:author="Опаева Лидия Арашаевна" w:date="2024-10-01T11:35:00Z"/>
              </w:rPr>
            </w:pPr>
            <w:ins w:id="6804" w:author="Опаева Лидия Арашаевна" w:date="2024-10-01T11:35:00Z">
              <w:r w:rsidRPr="007036CE">
                <w:lastRenderedPageBreak/>
                <w:t>Вид средств по Кт</w:t>
              </w:r>
            </w:ins>
          </w:p>
        </w:tc>
        <w:tc>
          <w:tcPr>
            <w:tcW w:w="750" w:type="pct"/>
          </w:tcPr>
          <w:p w14:paraId="2BD0E530" w14:textId="77777777" w:rsidR="008D6D4D" w:rsidRPr="007036CE" w:rsidRDefault="008D6D4D" w:rsidP="008212CC">
            <w:pPr>
              <w:pStyle w:val="GOSTTablenorm"/>
              <w:rPr>
                <w:ins w:id="6805" w:author="Опаева Лидия Арашаевна" w:date="2024-10-01T11:35:00Z"/>
              </w:rPr>
            </w:pPr>
            <w:ins w:id="6806" w:author="Опаева Лидия Арашаевна" w:date="2024-10-01T11:35:00Z">
              <w:r w:rsidRPr="007036CE">
                <w:rPr>
                  <w:b/>
                  <w:bCs/>
                  <w:szCs w:val="22"/>
                </w:rPr>
                <w:t>T0504833:</w:t>
              </w:r>
              <w:r w:rsidRPr="007036CE">
                <w:rPr>
                  <w:lang w:val="en-US"/>
                </w:rPr>
                <w:t>C</w:t>
              </w:r>
              <w:r w:rsidRPr="007036CE">
                <w:t>T_KVFO</w:t>
              </w:r>
            </w:ins>
          </w:p>
        </w:tc>
        <w:tc>
          <w:tcPr>
            <w:tcW w:w="500" w:type="pct"/>
          </w:tcPr>
          <w:p w14:paraId="07F52727" w14:textId="77777777" w:rsidR="008D6D4D" w:rsidRPr="007036CE" w:rsidRDefault="008D6D4D" w:rsidP="008212CC">
            <w:pPr>
              <w:pStyle w:val="GOSTTablenorm"/>
              <w:rPr>
                <w:ins w:id="6807" w:author="Опаева Лидия Арашаевна" w:date="2024-10-01T11:35:00Z"/>
              </w:rPr>
            </w:pPr>
            <w:ins w:id="6808" w:author="Опаева Лидия Арашаевна" w:date="2024-10-01T11:35:00Z">
              <w:r w:rsidRPr="007036CE">
                <w:t>Строка</w:t>
              </w:r>
            </w:ins>
          </w:p>
        </w:tc>
        <w:tc>
          <w:tcPr>
            <w:tcW w:w="300" w:type="pct"/>
          </w:tcPr>
          <w:p w14:paraId="62EBA5EF" w14:textId="77777777" w:rsidR="008D6D4D" w:rsidRPr="007036CE" w:rsidRDefault="008D6D4D" w:rsidP="008212CC">
            <w:pPr>
              <w:pStyle w:val="GOSTTablenorm"/>
              <w:rPr>
                <w:ins w:id="6809" w:author="Опаева Лидия Арашаевна" w:date="2024-10-01T11:35:00Z"/>
              </w:rPr>
            </w:pPr>
            <w:ins w:id="6810" w:author="Опаева Лидия Арашаевна" w:date="2024-10-01T11:35:00Z">
              <w:r w:rsidRPr="007036CE">
                <w:t>Да</w:t>
              </w:r>
            </w:ins>
          </w:p>
        </w:tc>
        <w:tc>
          <w:tcPr>
            <w:tcW w:w="315" w:type="pct"/>
          </w:tcPr>
          <w:p w14:paraId="0549A675" w14:textId="77777777" w:rsidR="008D6D4D" w:rsidRPr="007036CE" w:rsidRDefault="008D6D4D" w:rsidP="008212CC">
            <w:pPr>
              <w:pStyle w:val="GOSTTablenorm"/>
              <w:rPr>
                <w:ins w:id="6811" w:author="Опаева Лидия Арашаевна" w:date="2024-10-01T11:35:00Z"/>
              </w:rPr>
            </w:pPr>
            <w:ins w:id="6812" w:author="Опаева Лидия Арашаевна" w:date="2024-10-01T11:35:00Z">
              <w:r w:rsidRPr="007036CE">
                <w:t>&lt;=</w:t>
              </w:r>
              <w:r w:rsidRPr="007036CE">
                <w:rPr>
                  <w:lang w:val="en-US"/>
                </w:rPr>
                <w:t>2</w:t>
              </w:r>
            </w:ins>
          </w:p>
        </w:tc>
        <w:tc>
          <w:tcPr>
            <w:tcW w:w="2035" w:type="pct"/>
          </w:tcPr>
          <w:p w14:paraId="758387CE" w14:textId="77777777" w:rsidR="008D6D4D" w:rsidRPr="007036CE" w:rsidRDefault="008D6D4D" w:rsidP="008212CC">
            <w:pPr>
              <w:pStyle w:val="GOSTTablenorm"/>
              <w:rPr>
                <w:ins w:id="6813" w:author="Опаева Лидия Арашаевна" w:date="2024-10-01T11:35:00Z"/>
              </w:rPr>
            </w:pPr>
            <w:ins w:id="6814" w:author="Опаева Лидия Арашаевна" w:date="2024-10-01T11:35:00Z">
              <w:r w:rsidRPr="007036CE">
                <w:t>Указывается значение аналитического признака «Вид деятельности» для отражения по кредиту записи аналитического учета</w:t>
              </w:r>
            </w:ins>
          </w:p>
        </w:tc>
      </w:tr>
      <w:tr w:rsidR="008D6D4D" w:rsidRPr="007036CE" w14:paraId="448EDF14" w14:textId="77777777" w:rsidTr="008212CC">
        <w:trPr>
          <w:ins w:id="6815" w:author="Опаева Лидия Арашаевна" w:date="2024-10-01T11:35:00Z"/>
        </w:trPr>
        <w:tc>
          <w:tcPr>
            <w:tcW w:w="1100" w:type="pct"/>
          </w:tcPr>
          <w:p w14:paraId="12453332" w14:textId="77777777" w:rsidR="008D6D4D" w:rsidRPr="007036CE" w:rsidRDefault="008D6D4D" w:rsidP="008212CC">
            <w:pPr>
              <w:pStyle w:val="GOSTTablenorm"/>
              <w:rPr>
                <w:ins w:id="6816" w:author="Опаева Лидия Арашаевна" w:date="2024-10-01T11:35:00Z"/>
              </w:rPr>
            </w:pPr>
            <w:ins w:id="6817" w:author="Опаева Лидия Арашаевна" w:date="2024-10-01T11:35:00Z">
              <w:r w:rsidRPr="007036CE">
                <w:t>Показатель лицевого счета по Дт</w:t>
              </w:r>
            </w:ins>
          </w:p>
        </w:tc>
        <w:tc>
          <w:tcPr>
            <w:tcW w:w="750" w:type="pct"/>
          </w:tcPr>
          <w:p w14:paraId="03C9CF7F" w14:textId="77777777" w:rsidR="008D6D4D" w:rsidRPr="007036CE" w:rsidRDefault="008D6D4D" w:rsidP="008212CC">
            <w:pPr>
              <w:pStyle w:val="GOSTTablenorm"/>
              <w:rPr>
                <w:ins w:id="6818" w:author="Опаева Лидия Арашаевна" w:date="2024-10-01T11:35:00Z"/>
              </w:rPr>
            </w:pPr>
            <w:ins w:id="6819" w:author="Опаева Лидия Арашаевна" w:date="2024-10-01T11:35:00Z">
              <w:r w:rsidRPr="007036CE">
                <w:rPr>
                  <w:b/>
                  <w:bCs/>
                  <w:szCs w:val="22"/>
                </w:rPr>
                <w:t>T0504833:</w:t>
              </w:r>
              <w:r w:rsidRPr="007036CE">
                <w:t>DT_PLS</w:t>
              </w:r>
            </w:ins>
          </w:p>
        </w:tc>
        <w:tc>
          <w:tcPr>
            <w:tcW w:w="500" w:type="pct"/>
          </w:tcPr>
          <w:p w14:paraId="7029F5CE" w14:textId="77777777" w:rsidR="008D6D4D" w:rsidRPr="007036CE" w:rsidRDefault="008D6D4D" w:rsidP="008212CC">
            <w:pPr>
              <w:pStyle w:val="GOSTTablenorm"/>
              <w:rPr>
                <w:ins w:id="6820" w:author="Опаева Лидия Арашаевна" w:date="2024-10-01T11:35:00Z"/>
              </w:rPr>
            </w:pPr>
            <w:ins w:id="6821" w:author="Опаева Лидия Арашаевна" w:date="2024-10-01T11:35:00Z">
              <w:r w:rsidRPr="007036CE">
                <w:t>Строка</w:t>
              </w:r>
            </w:ins>
          </w:p>
        </w:tc>
        <w:tc>
          <w:tcPr>
            <w:tcW w:w="300" w:type="pct"/>
          </w:tcPr>
          <w:p w14:paraId="14C7C24B" w14:textId="77777777" w:rsidR="008D6D4D" w:rsidRPr="007036CE" w:rsidRDefault="008D6D4D" w:rsidP="008212CC">
            <w:pPr>
              <w:pStyle w:val="GOSTTablenorm"/>
              <w:rPr>
                <w:ins w:id="6822" w:author="Опаева Лидия Арашаевна" w:date="2024-10-01T11:35:00Z"/>
              </w:rPr>
            </w:pPr>
            <w:ins w:id="6823" w:author="Опаева Лидия Арашаевна" w:date="2024-10-01T11:35:00Z">
              <w:r w:rsidRPr="007036CE">
                <w:t>Да</w:t>
              </w:r>
            </w:ins>
          </w:p>
        </w:tc>
        <w:tc>
          <w:tcPr>
            <w:tcW w:w="315" w:type="pct"/>
          </w:tcPr>
          <w:p w14:paraId="4E7584CC" w14:textId="77777777" w:rsidR="008D6D4D" w:rsidRPr="007036CE" w:rsidRDefault="008D6D4D" w:rsidP="008212CC">
            <w:pPr>
              <w:pStyle w:val="GOSTTablenorm"/>
              <w:rPr>
                <w:ins w:id="6824" w:author="Опаева Лидия Арашаевна" w:date="2024-10-01T11:35:00Z"/>
              </w:rPr>
            </w:pPr>
            <w:ins w:id="6825" w:author="Опаева Лидия Арашаевна" w:date="2024-10-01T11:35:00Z">
              <w:r w:rsidRPr="007036CE">
                <w:t>&lt;=</w:t>
              </w:r>
              <w:r w:rsidRPr="007036CE">
                <w:rPr>
                  <w:lang w:val="en-US"/>
                </w:rPr>
                <w:t>2</w:t>
              </w:r>
              <w:r w:rsidRPr="007036CE">
                <w:t>5</w:t>
              </w:r>
            </w:ins>
          </w:p>
        </w:tc>
        <w:tc>
          <w:tcPr>
            <w:tcW w:w="2035" w:type="pct"/>
          </w:tcPr>
          <w:p w14:paraId="0D745FE0" w14:textId="77777777" w:rsidR="008D6D4D" w:rsidRPr="007036CE" w:rsidRDefault="008D6D4D" w:rsidP="008212CC">
            <w:pPr>
              <w:pStyle w:val="GOSTTablenorm"/>
              <w:rPr>
                <w:ins w:id="6826" w:author="Опаева Лидия Арашаевна" w:date="2024-10-01T11:35:00Z"/>
              </w:rPr>
            </w:pPr>
            <w:ins w:id="6827" w:author="Опаева Лидия Арашаевна" w:date="2024-10-01T11:35:00Z">
              <w:r w:rsidRPr="007036CE">
                <w:t xml:space="preserve">Указывается счет аналитического учета (показатель лицевого счета) в соответствии со справочником «План счетов» в </w:t>
              </w:r>
              <w:r w:rsidRPr="007036CE">
                <w:rPr>
                  <w:lang w:val="en-US"/>
                </w:rPr>
                <w:t>SVAP</w:t>
              </w:r>
              <w:r w:rsidRPr="007036CE">
                <w:t xml:space="preserve"> для отражения по дебету записи учета</w:t>
              </w:r>
            </w:ins>
          </w:p>
        </w:tc>
      </w:tr>
      <w:tr w:rsidR="008D6D4D" w:rsidRPr="007036CE" w14:paraId="4BE6DEDB" w14:textId="77777777" w:rsidTr="008212CC">
        <w:trPr>
          <w:ins w:id="6828" w:author="Опаева Лидия Арашаевна" w:date="2024-10-01T11:35:00Z"/>
        </w:trPr>
        <w:tc>
          <w:tcPr>
            <w:tcW w:w="1100" w:type="pct"/>
          </w:tcPr>
          <w:p w14:paraId="3810DFC7" w14:textId="77777777" w:rsidR="008D6D4D" w:rsidRPr="007036CE" w:rsidRDefault="008D6D4D" w:rsidP="008212CC">
            <w:pPr>
              <w:pStyle w:val="GOSTTablenorm"/>
              <w:rPr>
                <w:ins w:id="6829" w:author="Опаева Лидия Арашаевна" w:date="2024-10-01T11:35:00Z"/>
              </w:rPr>
            </w:pPr>
            <w:ins w:id="6830" w:author="Опаева Лидия Арашаевна" w:date="2024-10-01T11:35:00Z">
              <w:r w:rsidRPr="007036CE">
                <w:t>Показатель лицевого счета по Кт</w:t>
              </w:r>
            </w:ins>
          </w:p>
        </w:tc>
        <w:tc>
          <w:tcPr>
            <w:tcW w:w="750" w:type="pct"/>
          </w:tcPr>
          <w:p w14:paraId="7A65A324" w14:textId="77777777" w:rsidR="008D6D4D" w:rsidRPr="007036CE" w:rsidRDefault="008D6D4D" w:rsidP="008212CC">
            <w:pPr>
              <w:pStyle w:val="GOSTTablenorm"/>
              <w:rPr>
                <w:ins w:id="6831" w:author="Опаева Лидия Арашаевна" w:date="2024-10-01T11:35:00Z"/>
              </w:rPr>
            </w:pPr>
            <w:ins w:id="6832" w:author="Опаева Лидия Арашаевна" w:date="2024-10-01T11:35:00Z">
              <w:r w:rsidRPr="007036CE">
                <w:rPr>
                  <w:b/>
                  <w:bCs/>
                  <w:szCs w:val="22"/>
                </w:rPr>
                <w:t>T0504833:</w:t>
              </w:r>
              <w:r w:rsidRPr="007036CE">
                <w:rPr>
                  <w:lang w:val="en-US"/>
                </w:rPr>
                <w:t>C</w:t>
              </w:r>
              <w:r w:rsidRPr="007036CE">
                <w:t>T_PLS</w:t>
              </w:r>
            </w:ins>
          </w:p>
        </w:tc>
        <w:tc>
          <w:tcPr>
            <w:tcW w:w="500" w:type="pct"/>
          </w:tcPr>
          <w:p w14:paraId="283091B8" w14:textId="77777777" w:rsidR="008D6D4D" w:rsidRPr="007036CE" w:rsidRDefault="008D6D4D" w:rsidP="008212CC">
            <w:pPr>
              <w:pStyle w:val="GOSTTablenorm"/>
              <w:rPr>
                <w:ins w:id="6833" w:author="Опаева Лидия Арашаевна" w:date="2024-10-01T11:35:00Z"/>
              </w:rPr>
            </w:pPr>
            <w:ins w:id="6834" w:author="Опаева Лидия Арашаевна" w:date="2024-10-01T11:35:00Z">
              <w:r w:rsidRPr="007036CE">
                <w:t>Строка</w:t>
              </w:r>
            </w:ins>
          </w:p>
        </w:tc>
        <w:tc>
          <w:tcPr>
            <w:tcW w:w="300" w:type="pct"/>
          </w:tcPr>
          <w:p w14:paraId="6A52FA36" w14:textId="77777777" w:rsidR="008D6D4D" w:rsidRPr="007036CE" w:rsidRDefault="008D6D4D" w:rsidP="008212CC">
            <w:pPr>
              <w:pStyle w:val="GOSTTablenorm"/>
              <w:rPr>
                <w:ins w:id="6835" w:author="Опаева Лидия Арашаевна" w:date="2024-10-01T11:35:00Z"/>
              </w:rPr>
            </w:pPr>
            <w:ins w:id="6836" w:author="Опаева Лидия Арашаевна" w:date="2024-10-01T11:35:00Z">
              <w:r w:rsidRPr="007036CE">
                <w:t>Да</w:t>
              </w:r>
            </w:ins>
          </w:p>
        </w:tc>
        <w:tc>
          <w:tcPr>
            <w:tcW w:w="315" w:type="pct"/>
          </w:tcPr>
          <w:p w14:paraId="0C55D691" w14:textId="77777777" w:rsidR="008D6D4D" w:rsidRPr="007036CE" w:rsidRDefault="008D6D4D" w:rsidP="008212CC">
            <w:pPr>
              <w:pStyle w:val="GOSTTablenorm"/>
              <w:rPr>
                <w:ins w:id="6837" w:author="Опаева Лидия Арашаевна" w:date="2024-10-01T11:35:00Z"/>
              </w:rPr>
            </w:pPr>
            <w:ins w:id="6838" w:author="Опаева Лидия Арашаевна" w:date="2024-10-01T11:35:00Z">
              <w:r w:rsidRPr="007036CE">
                <w:t>&lt;=</w:t>
              </w:r>
              <w:r w:rsidRPr="007036CE">
                <w:rPr>
                  <w:lang w:val="en-US"/>
                </w:rPr>
                <w:t>2</w:t>
              </w:r>
              <w:r w:rsidRPr="007036CE">
                <w:t>5</w:t>
              </w:r>
            </w:ins>
          </w:p>
        </w:tc>
        <w:tc>
          <w:tcPr>
            <w:tcW w:w="2035" w:type="pct"/>
          </w:tcPr>
          <w:p w14:paraId="54153032" w14:textId="77777777" w:rsidR="008D6D4D" w:rsidRPr="007036CE" w:rsidRDefault="008D6D4D" w:rsidP="008212CC">
            <w:pPr>
              <w:pStyle w:val="GOSTTablenorm"/>
              <w:rPr>
                <w:ins w:id="6839" w:author="Опаева Лидия Арашаевна" w:date="2024-10-01T11:35:00Z"/>
              </w:rPr>
            </w:pPr>
            <w:ins w:id="6840" w:author="Опаева Лидия Арашаевна" w:date="2024-10-01T11:35:00Z">
              <w:r w:rsidRPr="007036CE">
                <w:t xml:space="preserve">Указывается счет аналитического учета (показатель лицевого счета) в соответствии со справочником «План счетов» в </w:t>
              </w:r>
              <w:r w:rsidRPr="007036CE">
                <w:rPr>
                  <w:lang w:val="en-US"/>
                </w:rPr>
                <w:t>SVAP</w:t>
              </w:r>
              <w:r w:rsidRPr="007036CE">
                <w:t xml:space="preserve"> для отражения по кредиту записи учета</w:t>
              </w:r>
            </w:ins>
          </w:p>
        </w:tc>
      </w:tr>
      <w:tr w:rsidR="008D6D4D" w:rsidRPr="007036CE" w14:paraId="19F9248A" w14:textId="77777777" w:rsidTr="008212CC">
        <w:trPr>
          <w:ins w:id="6841" w:author="Опаева Лидия Арашаевна" w:date="2024-10-01T11:35:00Z"/>
        </w:trPr>
        <w:tc>
          <w:tcPr>
            <w:tcW w:w="1100" w:type="pct"/>
          </w:tcPr>
          <w:p w14:paraId="73005897" w14:textId="77777777" w:rsidR="008D6D4D" w:rsidRPr="007036CE" w:rsidRDefault="008D6D4D" w:rsidP="008212CC">
            <w:pPr>
              <w:pStyle w:val="GOSTTablenorm"/>
              <w:rPr>
                <w:ins w:id="6842" w:author="Опаева Лидия Арашаевна" w:date="2024-10-01T11:35:00Z"/>
              </w:rPr>
            </w:pPr>
            <w:ins w:id="6843" w:author="Опаева Лидия Арашаевна" w:date="2024-10-01T11:35:00Z">
              <w:r w:rsidRPr="007036CE">
                <w:t>Счет бухгалтерского учета по Дт</w:t>
              </w:r>
            </w:ins>
          </w:p>
        </w:tc>
        <w:tc>
          <w:tcPr>
            <w:tcW w:w="750" w:type="pct"/>
          </w:tcPr>
          <w:p w14:paraId="6F537B4F" w14:textId="77777777" w:rsidR="008D6D4D" w:rsidRPr="007036CE" w:rsidRDefault="008D6D4D" w:rsidP="008212CC">
            <w:pPr>
              <w:pStyle w:val="GOSTTablenorm"/>
              <w:rPr>
                <w:ins w:id="6844" w:author="Опаева Лидия Арашаевна" w:date="2024-10-01T11:35:00Z"/>
              </w:rPr>
            </w:pPr>
            <w:ins w:id="6845" w:author="Опаева Лидия Арашаевна" w:date="2024-10-01T11:35:00Z">
              <w:r w:rsidRPr="007036CE">
                <w:rPr>
                  <w:b/>
                  <w:bCs/>
                  <w:szCs w:val="22"/>
                </w:rPr>
                <w:t>T0504833:</w:t>
              </w:r>
              <w:r w:rsidRPr="007036CE">
                <w:t>DT_NSBU</w:t>
              </w:r>
            </w:ins>
          </w:p>
        </w:tc>
        <w:tc>
          <w:tcPr>
            <w:tcW w:w="500" w:type="pct"/>
          </w:tcPr>
          <w:p w14:paraId="70AE799C" w14:textId="77777777" w:rsidR="008D6D4D" w:rsidRPr="007036CE" w:rsidRDefault="008D6D4D" w:rsidP="008212CC">
            <w:pPr>
              <w:pStyle w:val="GOSTTablenorm"/>
              <w:rPr>
                <w:ins w:id="6846" w:author="Опаева Лидия Арашаевна" w:date="2024-10-01T11:35:00Z"/>
              </w:rPr>
            </w:pPr>
            <w:ins w:id="6847" w:author="Опаева Лидия Арашаевна" w:date="2024-10-01T11:35:00Z">
              <w:r w:rsidRPr="007036CE">
                <w:t>Строка</w:t>
              </w:r>
            </w:ins>
          </w:p>
        </w:tc>
        <w:tc>
          <w:tcPr>
            <w:tcW w:w="300" w:type="pct"/>
          </w:tcPr>
          <w:p w14:paraId="707C55DF" w14:textId="77777777" w:rsidR="008D6D4D" w:rsidRPr="007036CE" w:rsidRDefault="008D6D4D" w:rsidP="008212CC">
            <w:pPr>
              <w:pStyle w:val="GOSTTablenorm"/>
              <w:rPr>
                <w:ins w:id="6848" w:author="Опаева Лидия Арашаевна" w:date="2024-10-01T11:35:00Z"/>
              </w:rPr>
            </w:pPr>
            <w:ins w:id="6849" w:author="Опаева Лидия Арашаевна" w:date="2024-10-01T11:35:00Z">
              <w:r w:rsidRPr="007036CE">
                <w:t>Да</w:t>
              </w:r>
            </w:ins>
          </w:p>
        </w:tc>
        <w:tc>
          <w:tcPr>
            <w:tcW w:w="315" w:type="pct"/>
          </w:tcPr>
          <w:p w14:paraId="6CF7441F" w14:textId="77777777" w:rsidR="008D6D4D" w:rsidRPr="007036CE" w:rsidRDefault="008D6D4D" w:rsidP="008212CC">
            <w:pPr>
              <w:pStyle w:val="GOSTTablenorm"/>
              <w:rPr>
                <w:ins w:id="6850" w:author="Опаева Лидия Арашаевна" w:date="2024-10-01T11:35:00Z"/>
              </w:rPr>
            </w:pPr>
            <w:ins w:id="6851" w:author="Опаева Лидия Арашаевна" w:date="2024-10-01T11:35:00Z">
              <w:r w:rsidRPr="007036CE">
                <w:t>&lt;=5</w:t>
              </w:r>
            </w:ins>
          </w:p>
        </w:tc>
        <w:tc>
          <w:tcPr>
            <w:tcW w:w="2035" w:type="pct"/>
          </w:tcPr>
          <w:p w14:paraId="64FD39B1" w14:textId="77777777" w:rsidR="008D6D4D" w:rsidRPr="007036CE" w:rsidRDefault="008D6D4D" w:rsidP="008212CC">
            <w:pPr>
              <w:pStyle w:val="GOSTTablenorm"/>
              <w:rPr>
                <w:ins w:id="6852" w:author="Опаева Лидия Арашаевна" w:date="2024-10-01T11:35:00Z"/>
              </w:rPr>
            </w:pPr>
            <w:ins w:id="6853" w:author="Опаева Лидия Арашаевна" w:date="2024-10-01T11:35:00Z">
              <w:r w:rsidRPr="007036CE">
                <w:t xml:space="preserve">Указывается счет бухгалтерского учета в соответствии со справочником «План счетов» в </w:t>
              </w:r>
              <w:r w:rsidRPr="007036CE">
                <w:rPr>
                  <w:lang w:val="en-US"/>
                </w:rPr>
                <w:t>SVAP</w:t>
              </w:r>
              <w:r w:rsidRPr="007036CE">
                <w:t xml:space="preserve"> для отражения по дебету записи учета.</w:t>
              </w:r>
            </w:ins>
          </w:p>
          <w:p w14:paraId="619B32CF" w14:textId="77777777" w:rsidR="008D6D4D" w:rsidRPr="007036CE" w:rsidRDefault="008D6D4D" w:rsidP="008212CC">
            <w:pPr>
              <w:pStyle w:val="GOSTTablenorm"/>
              <w:rPr>
                <w:ins w:id="6854" w:author="Опаева Лидия Арашаевна" w:date="2024-10-01T11:35:00Z"/>
              </w:rPr>
            </w:pPr>
            <w:ins w:id="6855" w:author="Опаева Лидия Арашаевна" w:date="2024-10-01T11:35:00Z">
              <w:r w:rsidRPr="007036CE">
                <w:t>Если операция не подлежит отражению в бухгалтерском учете, то заполняется прочерком</w:t>
              </w:r>
            </w:ins>
          </w:p>
        </w:tc>
      </w:tr>
      <w:tr w:rsidR="008D6D4D" w:rsidRPr="007036CE" w14:paraId="2AF15385" w14:textId="77777777" w:rsidTr="008212CC">
        <w:trPr>
          <w:ins w:id="6856" w:author="Опаева Лидия Арашаевна" w:date="2024-10-01T11:35:00Z"/>
        </w:trPr>
        <w:tc>
          <w:tcPr>
            <w:tcW w:w="1100" w:type="pct"/>
          </w:tcPr>
          <w:p w14:paraId="05FB86D9" w14:textId="77777777" w:rsidR="008D6D4D" w:rsidRPr="007036CE" w:rsidRDefault="008D6D4D" w:rsidP="008212CC">
            <w:pPr>
              <w:pStyle w:val="GOSTTablenorm"/>
              <w:rPr>
                <w:ins w:id="6857" w:author="Опаева Лидия Арашаевна" w:date="2024-10-01T11:35:00Z"/>
              </w:rPr>
            </w:pPr>
            <w:ins w:id="6858" w:author="Опаева Лидия Арашаевна" w:date="2024-10-01T11:35:00Z">
              <w:r w:rsidRPr="007036CE">
                <w:t>Счет бухгалтерского учета по Кт</w:t>
              </w:r>
            </w:ins>
          </w:p>
        </w:tc>
        <w:tc>
          <w:tcPr>
            <w:tcW w:w="750" w:type="pct"/>
          </w:tcPr>
          <w:p w14:paraId="1D70D59A" w14:textId="77777777" w:rsidR="008D6D4D" w:rsidRPr="007036CE" w:rsidRDefault="008D6D4D" w:rsidP="008212CC">
            <w:pPr>
              <w:pStyle w:val="GOSTTablenorm"/>
              <w:rPr>
                <w:ins w:id="6859" w:author="Опаева Лидия Арашаевна" w:date="2024-10-01T11:35:00Z"/>
              </w:rPr>
            </w:pPr>
            <w:ins w:id="6860" w:author="Опаева Лидия Арашаевна" w:date="2024-10-01T11:35:00Z">
              <w:r w:rsidRPr="007036CE">
                <w:rPr>
                  <w:b/>
                  <w:bCs/>
                  <w:szCs w:val="22"/>
                </w:rPr>
                <w:t>T0504833:</w:t>
              </w:r>
              <w:r w:rsidRPr="007036CE">
                <w:rPr>
                  <w:lang w:val="en-US"/>
                </w:rPr>
                <w:t>C</w:t>
              </w:r>
              <w:r w:rsidRPr="007036CE">
                <w:t>T_NSBU</w:t>
              </w:r>
            </w:ins>
          </w:p>
        </w:tc>
        <w:tc>
          <w:tcPr>
            <w:tcW w:w="500" w:type="pct"/>
          </w:tcPr>
          <w:p w14:paraId="0CBF3337" w14:textId="77777777" w:rsidR="008D6D4D" w:rsidRPr="007036CE" w:rsidRDefault="008D6D4D" w:rsidP="008212CC">
            <w:pPr>
              <w:pStyle w:val="GOSTTablenorm"/>
              <w:rPr>
                <w:ins w:id="6861" w:author="Опаева Лидия Арашаевна" w:date="2024-10-01T11:35:00Z"/>
              </w:rPr>
            </w:pPr>
            <w:ins w:id="6862" w:author="Опаева Лидия Арашаевна" w:date="2024-10-01T11:35:00Z">
              <w:r w:rsidRPr="007036CE">
                <w:t>Строка</w:t>
              </w:r>
            </w:ins>
          </w:p>
        </w:tc>
        <w:tc>
          <w:tcPr>
            <w:tcW w:w="300" w:type="pct"/>
          </w:tcPr>
          <w:p w14:paraId="1E1C7649" w14:textId="77777777" w:rsidR="008D6D4D" w:rsidRPr="007036CE" w:rsidRDefault="008D6D4D" w:rsidP="008212CC">
            <w:pPr>
              <w:pStyle w:val="GOSTTablenorm"/>
              <w:rPr>
                <w:ins w:id="6863" w:author="Опаева Лидия Арашаевна" w:date="2024-10-01T11:35:00Z"/>
              </w:rPr>
            </w:pPr>
            <w:ins w:id="6864" w:author="Опаева Лидия Арашаевна" w:date="2024-10-01T11:35:00Z">
              <w:r w:rsidRPr="007036CE">
                <w:t>Да</w:t>
              </w:r>
            </w:ins>
          </w:p>
        </w:tc>
        <w:tc>
          <w:tcPr>
            <w:tcW w:w="315" w:type="pct"/>
          </w:tcPr>
          <w:p w14:paraId="44F295ED" w14:textId="77777777" w:rsidR="008D6D4D" w:rsidRPr="007036CE" w:rsidRDefault="008D6D4D" w:rsidP="008212CC">
            <w:pPr>
              <w:pStyle w:val="GOSTTablenorm"/>
              <w:rPr>
                <w:ins w:id="6865" w:author="Опаева Лидия Арашаевна" w:date="2024-10-01T11:35:00Z"/>
              </w:rPr>
            </w:pPr>
            <w:ins w:id="6866" w:author="Опаева Лидия Арашаевна" w:date="2024-10-01T11:35:00Z">
              <w:r w:rsidRPr="007036CE">
                <w:t>&lt;=5</w:t>
              </w:r>
            </w:ins>
          </w:p>
        </w:tc>
        <w:tc>
          <w:tcPr>
            <w:tcW w:w="2035" w:type="pct"/>
          </w:tcPr>
          <w:p w14:paraId="296E82E9" w14:textId="77777777" w:rsidR="008D6D4D" w:rsidRPr="007036CE" w:rsidRDefault="008D6D4D" w:rsidP="008212CC">
            <w:pPr>
              <w:pStyle w:val="GOSTTablenorm"/>
              <w:rPr>
                <w:ins w:id="6867" w:author="Опаева Лидия Арашаевна" w:date="2024-10-01T11:35:00Z"/>
              </w:rPr>
            </w:pPr>
            <w:ins w:id="6868" w:author="Опаева Лидия Арашаевна" w:date="2024-10-01T11:35:00Z">
              <w:r w:rsidRPr="007036CE">
                <w:t xml:space="preserve">Указывается счет бухгалтерского учета в соответствии со справочником «План счетов» в </w:t>
              </w:r>
              <w:r w:rsidRPr="007036CE">
                <w:rPr>
                  <w:lang w:val="en-US"/>
                </w:rPr>
                <w:t>SVAP</w:t>
              </w:r>
              <w:r w:rsidRPr="007036CE">
                <w:t xml:space="preserve"> для отражения по кредиту записи учета.</w:t>
              </w:r>
            </w:ins>
          </w:p>
          <w:p w14:paraId="0FA0E802" w14:textId="77777777" w:rsidR="008D6D4D" w:rsidRPr="007036CE" w:rsidRDefault="008D6D4D" w:rsidP="008212CC">
            <w:pPr>
              <w:pStyle w:val="GOSTTablenorm"/>
              <w:rPr>
                <w:ins w:id="6869" w:author="Опаева Лидия Арашаевна" w:date="2024-10-01T11:35:00Z"/>
              </w:rPr>
            </w:pPr>
            <w:ins w:id="6870" w:author="Опаева Лидия Арашаевна" w:date="2024-10-01T11:35:00Z">
              <w:r w:rsidRPr="007036CE">
                <w:t>Если операция не подлежит отражению в бухгалтерском учете, то заполняется прочерком</w:t>
              </w:r>
            </w:ins>
          </w:p>
        </w:tc>
      </w:tr>
      <w:tr w:rsidR="008D6D4D" w:rsidRPr="007036CE" w14:paraId="09422510" w14:textId="77777777" w:rsidTr="008212CC">
        <w:trPr>
          <w:ins w:id="6871" w:author="Опаева Лидия Арашаевна" w:date="2024-10-01T11:35:00Z"/>
        </w:trPr>
        <w:tc>
          <w:tcPr>
            <w:tcW w:w="1100" w:type="pct"/>
          </w:tcPr>
          <w:p w14:paraId="071DD10A" w14:textId="77777777" w:rsidR="008D6D4D" w:rsidRPr="007036CE" w:rsidRDefault="008D6D4D" w:rsidP="008212CC">
            <w:pPr>
              <w:pStyle w:val="GOSTTablenorm"/>
              <w:rPr>
                <w:ins w:id="6872" w:author="Опаева Лидия Арашаевна" w:date="2024-10-01T11:35:00Z"/>
              </w:rPr>
            </w:pPr>
            <w:ins w:id="6873" w:author="Опаева Лидия Арашаевна" w:date="2024-10-01T11:35:00Z">
              <w:r w:rsidRPr="007036CE">
                <w:t>Контур по Дт</w:t>
              </w:r>
            </w:ins>
          </w:p>
        </w:tc>
        <w:tc>
          <w:tcPr>
            <w:tcW w:w="750" w:type="pct"/>
          </w:tcPr>
          <w:p w14:paraId="1DE91732" w14:textId="77777777" w:rsidR="008D6D4D" w:rsidRPr="007036CE" w:rsidRDefault="008D6D4D" w:rsidP="008212CC">
            <w:pPr>
              <w:pStyle w:val="GOSTTablenorm"/>
              <w:rPr>
                <w:ins w:id="6874" w:author="Опаева Лидия Арашаевна" w:date="2024-10-01T11:35:00Z"/>
                <w:lang w:val="en-US"/>
              </w:rPr>
            </w:pPr>
            <w:ins w:id="6875" w:author="Опаева Лидия Арашаевна" w:date="2024-10-01T11:35:00Z">
              <w:r w:rsidRPr="007036CE">
                <w:rPr>
                  <w:b/>
                  <w:bCs/>
                  <w:szCs w:val="22"/>
                </w:rPr>
                <w:t>T0504833:</w:t>
              </w:r>
              <w:r w:rsidRPr="007036CE">
                <w:rPr>
                  <w:lang w:val="en-US"/>
                </w:rPr>
                <w:t>D</w:t>
              </w:r>
              <w:r w:rsidRPr="007036CE">
                <w:t>T_C</w:t>
              </w:r>
              <w:r w:rsidRPr="007036CE">
                <w:rPr>
                  <w:lang w:val="en-US"/>
                </w:rPr>
                <w:t>NT</w:t>
              </w:r>
            </w:ins>
          </w:p>
        </w:tc>
        <w:tc>
          <w:tcPr>
            <w:tcW w:w="500" w:type="pct"/>
          </w:tcPr>
          <w:p w14:paraId="122B933D" w14:textId="77777777" w:rsidR="008D6D4D" w:rsidRPr="007036CE" w:rsidRDefault="008D6D4D" w:rsidP="008212CC">
            <w:pPr>
              <w:pStyle w:val="GOSTTablenorm"/>
              <w:rPr>
                <w:ins w:id="6876" w:author="Опаева Лидия Арашаевна" w:date="2024-10-01T11:35:00Z"/>
              </w:rPr>
            </w:pPr>
            <w:ins w:id="6877" w:author="Опаева Лидия Арашаевна" w:date="2024-10-01T11:35:00Z">
              <w:r w:rsidRPr="007036CE">
                <w:t>Строка</w:t>
              </w:r>
            </w:ins>
          </w:p>
        </w:tc>
        <w:tc>
          <w:tcPr>
            <w:tcW w:w="300" w:type="pct"/>
          </w:tcPr>
          <w:p w14:paraId="2CBC35DF" w14:textId="77777777" w:rsidR="008D6D4D" w:rsidRPr="007036CE" w:rsidRDefault="008D6D4D" w:rsidP="008212CC">
            <w:pPr>
              <w:pStyle w:val="GOSTTablenorm"/>
              <w:rPr>
                <w:ins w:id="6878" w:author="Опаева Лидия Арашаевна" w:date="2024-10-01T11:35:00Z"/>
              </w:rPr>
            </w:pPr>
            <w:ins w:id="6879" w:author="Опаева Лидия Арашаевна" w:date="2024-10-01T11:35:00Z">
              <w:r w:rsidRPr="007036CE">
                <w:t>Да</w:t>
              </w:r>
            </w:ins>
          </w:p>
        </w:tc>
        <w:tc>
          <w:tcPr>
            <w:tcW w:w="315" w:type="pct"/>
          </w:tcPr>
          <w:p w14:paraId="4B6B7404" w14:textId="77777777" w:rsidR="008D6D4D" w:rsidRPr="007036CE" w:rsidRDefault="008D6D4D" w:rsidP="008212CC">
            <w:pPr>
              <w:pStyle w:val="GOSTTablenorm"/>
              <w:rPr>
                <w:ins w:id="6880" w:author="Опаева Лидия Арашаевна" w:date="2024-10-01T11:35:00Z"/>
              </w:rPr>
            </w:pPr>
            <w:ins w:id="6881" w:author="Опаева Лидия Арашаевна" w:date="2024-10-01T11:35:00Z">
              <w:r w:rsidRPr="007036CE">
                <w:t>=1</w:t>
              </w:r>
            </w:ins>
          </w:p>
        </w:tc>
        <w:tc>
          <w:tcPr>
            <w:tcW w:w="2035" w:type="pct"/>
          </w:tcPr>
          <w:p w14:paraId="744EACA5" w14:textId="77777777" w:rsidR="008D6D4D" w:rsidRPr="007036CE" w:rsidRDefault="008D6D4D" w:rsidP="008212CC">
            <w:pPr>
              <w:pStyle w:val="GOSTTablenorm"/>
              <w:rPr>
                <w:ins w:id="6882" w:author="Опаева Лидия Арашаевна" w:date="2024-10-01T11:35:00Z"/>
              </w:rPr>
            </w:pPr>
            <w:ins w:id="6883" w:author="Опаева Лидия Арашаевна" w:date="2024-10-01T11:35:00Z">
              <w:r w:rsidRPr="007036CE">
                <w:t>Указывается значение аналитического признака «Контур» для отражения по дебету записи учета</w:t>
              </w:r>
            </w:ins>
          </w:p>
        </w:tc>
      </w:tr>
      <w:tr w:rsidR="008D6D4D" w:rsidRPr="007036CE" w14:paraId="2BB2C721" w14:textId="77777777" w:rsidTr="008212CC">
        <w:trPr>
          <w:ins w:id="6884" w:author="Опаева Лидия Арашаевна" w:date="2024-10-01T11:35:00Z"/>
        </w:trPr>
        <w:tc>
          <w:tcPr>
            <w:tcW w:w="1100" w:type="pct"/>
          </w:tcPr>
          <w:p w14:paraId="499498AD" w14:textId="77777777" w:rsidR="008D6D4D" w:rsidRPr="007036CE" w:rsidRDefault="008D6D4D" w:rsidP="008212CC">
            <w:pPr>
              <w:pStyle w:val="GOSTTablenorm"/>
              <w:rPr>
                <w:ins w:id="6885" w:author="Опаева Лидия Арашаевна" w:date="2024-10-01T11:35:00Z"/>
              </w:rPr>
            </w:pPr>
            <w:ins w:id="6886" w:author="Опаева Лидия Арашаевна" w:date="2024-10-01T11:35:00Z">
              <w:r w:rsidRPr="007036CE">
                <w:t>Контур по Кт</w:t>
              </w:r>
            </w:ins>
          </w:p>
        </w:tc>
        <w:tc>
          <w:tcPr>
            <w:tcW w:w="750" w:type="pct"/>
          </w:tcPr>
          <w:p w14:paraId="64B1F1B9" w14:textId="77777777" w:rsidR="008D6D4D" w:rsidRPr="007036CE" w:rsidRDefault="008D6D4D" w:rsidP="008212CC">
            <w:pPr>
              <w:pStyle w:val="GOSTTablenorm"/>
              <w:rPr>
                <w:ins w:id="6887" w:author="Опаева Лидия Арашаевна" w:date="2024-10-01T11:35:00Z"/>
              </w:rPr>
            </w:pPr>
            <w:ins w:id="6888" w:author="Опаева Лидия Арашаевна" w:date="2024-10-01T11:35:00Z">
              <w:r w:rsidRPr="007036CE">
                <w:rPr>
                  <w:b/>
                  <w:bCs/>
                  <w:szCs w:val="22"/>
                </w:rPr>
                <w:t>T0504833:</w:t>
              </w:r>
              <w:r w:rsidRPr="007036CE">
                <w:t>CT_C</w:t>
              </w:r>
              <w:r w:rsidRPr="007036CE">
                <w:rPr>
                  <w:lang w:val="en-US"/>
                </w:rPr>
                <w:t>NT</w:t>
              </w:r>
            </w:ins>
          </w:p>
        </w:tc>
        <w:tc>
          <w:tcPr>
            <w:tcW w:w="500" w:type="pct"/>
          </w:tcPr>
          <w:p w14:paraId="19932DFC" w14:textId="77777777" w:rsidR="008D6D4D" w:rsidRPr="007036CE" w:rsidRDefault="008D6D4D" w:rsidP="008212CC">
            <w:pPr>
              <w:pStyle w:val="GOSTTablenorm"/>
              <w:rPr>
                <w:ins w:id="6889" w:author="Опаева Лидия Арашаевна" w:date="2024-10-01T11:35:00Z"/>
              </w:rPr>
            </w:pPr>
            <w:ins w:id="6890" w:author="Опаева Лидия Арашаевна" w:date="2024-10-01T11:35:00Z">
              <w:r w:rsidRPr="007036CE">
                <w:t>Строка</w:t>
              </w:r>
            </w:ins>
          </w:p>
        </w:tc>
        <w:tc>
          <w:tcPr>
            <w:tcW w:w="300" w:type="pct"/>
          </w:tcPr>
          <w:p w14:paraId="3E57E5FA" w14:textId="77777777" w:rsidR="008D6D4D" w:rsidRPr="007036CE" w:rsidRDefault="008D6D4D" w:rsidP="008212CC">
            <w:pPr>
              <w:pStyle w:val="GOSTTablenorm"/>
              <w:rPr>
                <w:ins w:id="6891" w:author="Опаева Лидия Арашаевна" w:date="2024-10-01T11:35:00Z"/>
              </w:rPr>
            </w:pPr>
            <w:ins w:id="6892" w:author="Опаева Лидия Арашаевна" w:date="2024-10-01T11:35:00Z">
              <w:r w:rsidRPr="007036CE">
                <w:t>Да</w:t>
              </w:r>
            </w:ins>
          </w:p>
        </w:tc>
        <w:tc>
          <w:tcPr>
            <w:tcW w:w="315" w:type="pct"/>
          </w:tcPr>
          <w:p w14:paraId="4D1E81F5" w14:textId="77777777" w:rsidR="008D6D4D" w:rsidRPr="007036CE" w:rsidRDefault="008D6D4D" w:rsidP="008212CC">
            <w:pPr>
              <w:pStyle w:val="GOSTTablenorm"/>
              <w:rPr>
                <w:ins w:id="6893" w:author="Опаева Лидия Арашаевна" w:date="2024-10-01T11:35:00Z"/>
              </w:rPr>
            </w:pPr>
            <w:ins w:id="6894" w:author="Опаева Лидия Арашаевна" w:date="2024-10-01T11:35:00Z">
              <w:r w:rsidRPr="007036CE">
                <w:t>=1</w:t>
              </w:r>
            </w:ins>
          </w:p>
        </w:tc>
        <w:tc>
          <w:tcPr>
            <w:tcW w:w="2035" w:type="pct"/>
          </w:tcPr>
          <w:p w14:paraId="266C818D" w14:textId="77777777" w:rsidR="008D6D4D" w:rsidRPr="007036CE" w:rsidRDefault="008D6D4D" w:rsidP="008212CC">
            <w:pPr>
              <w:pStyle w:val="GOSTTablenorm"/>
              <w:rPr>
                <w:ins w:id="6895" w:author="Опаева Лидия Арашаевна" w:date="2024-10-01T11:35:00Z"/>
              </w:rPr>
            </w:pPr>
            <w:ins w:id="6896" w:author="Опаева Лидия Арашаевна" w:date="2024-10-01T11:35:00Z">
              <w:r w:rsidRPr="007036CE">
                <w:t>Указывается значение аналитического признака «Контур» для отражения по кредиту записи учета</w:t>
              </w:r>
            </w:ins>
          </w:p>
        </w:tc>
      </w:tr>
      <w:tr w:rsidR="008D6D4D" w:rsidRPr="007036CE" w14:paraId="5B5F482D" w14:textId="77777777" w:rsidTr="008212CC">
        <w:trPr>
          <w:ins w:id="6897" w:author="Опаева Лидия Арашаевна" w:date="2024-10-01T11:35:00Z"/>
        </w:trPr>
        <w:tc>
          <w:tcPr>
            <w:tcW w:w="1100" w:type="pct"/>
          </w:tcPr>
          <w:p w14:paraId="048E0CB7" w14:textId="77777777" w:rsidR="008D6D4D" w:rsidRPr="007036CE" w:rsidRDefault="008D6D4D" w:rsidP="008212CC">
            <w:pPr>
              <w:pStyle w:val="GOSTTablenorm"/>
              <w:rPr>
                <w:ins w:id="6898" w:author="Опаева Лидия Арашаевна" w:date="2024-10-01T11:35:00Z"/>
              </w:rPr>
            </w:pPr>
            <w:ins w:id="6899" w:author="Опаева Лидия Арашаевна" w:date="2024-10-01T11:35:00Z">
              <w:r w:rsidRPr="007036CE">
                <w:t>Лицевой счет по Дт</w:t>
              </w:r>
            </w:ins>
          </w:p>
        </w:tc>
        <w:tc>
          <w:tcPr>
            <w:tcW w:w="750" w:type="pct"/>
          </w:tcPr>
          <w:p w14:paraId="588A8625" w14:textId="77777777" w:rsidR="008D6D4D" w:rsidRPr="007036CE" w:rsidRDefault="008D6D4D" w:rsidP="008212CC">
            <w:pPr>
              <w:pStyle w:val="GOSTTablenorm"/>
              <w:rPr>
                <w:ins w:id="6900" w:author="Опаева Лидия Арашаевна" w:date="2024-10-01T11:35:00Z"/>
              </w:rPr>
            </w:pPr>
            <w:ins w:id="6901" w:author="Опаева Лидия Арашаевна" w:date="2024-10-01T11:35:00Z">
              <w:r w:rsidRPr="007036CE">
                <w:rPr>
                  <w:b/>
                  <w:bCs/>
                  <w:szCs w:val="22"/>
                </w:rPr>
                <w:t>T0504833:</w:t>
              </w:r>
              <w:r w:rsidRPr="007036CE">
                <w:t>DT_LS</w:t>
              </w:r>
            </w:ins>
          </w:p>
        </w:tc>
        <w:tc>
          <w:tcPr>
            <w:tcW w:w="500" w:type="pct"/>
          </w:tcPr>
          <w:p w14:paraId="55492616" w14:textId="77777777" w:rsidR="008D6D4D" w:rsidRPr="007036CE" w:rsidRDefault="008D6D4D" w:rsidP="008212CC">
            <w:pPr>
              <w:pStyle w:val="GOSTTablenorm"/>
              <w:rPr>
                <w:ins w:id="6902" w:author="Опаева Лидия Арашаевна" w:date="2024-10-01T11:35:00Z"/>
              </w:rPr>
            </w:pPr>
            <w:ins w:id="6903" w:author="Опаева Лидия Арашаевна" w:date="2024-10-01T11:35:00Z">
              <w:r w:rsidRPr="007036CE">
                <w:t>Строка</w:t>
              </w:r>
            </w:ins>
          </w:p>
        </w:tc>
        <w:tc>
          <w:tcPr>
            <w:tcW w:w="300" w:type="pct"/>
          </w:tcPr>
          <w:p w14:paraId="7247025D" w14:textId="77777777" w:rsidR="008D6D4D" w:rsidRPr="007036CE" w:rsidRDefault="008D6D4D" w:rsidP="008212CC">
            <w:pPr>
              <w:pStyle w:val="GOSTTablenorm"/>
              <w:rPr>
                <w:ins w:id="6904" w:author="Опаева Лидия Арашаевна" w:date="2024-10-01T11:35:00Z"/>
              </w:rPr>
            </w:pPr>
            <w:ins w:id="6905" w:author="Опаева Лидия Арашаевна" w:date="2024-10-01T11:35:00Z">
              <w:r w:rsidRPr="007036CE">
                <w:t>Да</w:t>
              </w:r>
            </w:ins>
          </w:p>
        </w:tc>
        <w:tc>
          <w:tcPr>
            <w:tcW w:w="315" w:type="pct"/>
          </w:tcPr>
          <w:p w14:paraId="2932AAF7" w14:textId="77777777" w:rsidR="008D6D4D" w:rsidRPr="007036CE" w:rsidRDefault="008D6D4D" w:rsidP="008212CC">
            <w:pPr>
              <w:pStyle w:val="GOSTTablenorm"/>
              <w:rPr>
                <w:ins w:id="6906" w:author="Опаева Лидия Арашаевна" w:date="2024-10-01T11:35:00Z"/>
              </w:rPr>
            </w:pPr>
            <w:ins w:id="6907" w:author="Опаева Лидия Арашаевна" w:date="2024-10-01T11:35:00Z">
              <w:r w:rsidRPr="007036CE">
                <w:t>&lt;=20</w:t>
              </w:r>
            </w:ins>
          </w:p>
        </w:tc>
        <w:tc>
          <w:tcPr>
            <w:tcW w:w="2035" w:type="pct"/>
          </w:tcPr>
          <w:p w14:paraId="17D57EE7" w14:textId="77777777" w:rsidR="008D6D4D" w:rsidRPr="007036CE" w:rsidRDefault="008D6D4D" w:rsidP="008212CC">
            <w:pPr>
              <w:pStyle w:val="GOSTTablenorm"/>
              <w:rPr>
                <w:ins w:id="6908" w:author="Опаева Лидия Арашаевна" w:date="2024-10-01T11:35:00Z"/>
              </w:rPr>
            </w:pPr>
            <w:ins w:id="6909" w:author="Опаева Лидия Арашаевна" w:date="2024-10-01T11:35:00Z">
              <w:r w:rsidRPr="007036CE">
                <w:t>Указывается значение аналитического признака «ЛС» (Лицевой счет) для отражения по дебету записи учета.</w:t>
              </w:r>
            </w:ins>
          </w:p>
          <w:p w14:paraId="74722E18" w14:textId="77777777" w:rsidR="008D6D4D" w:rsidRPr="007036CE" w:rsidRDefault="008D6D4D" w:rsidP="008212CC">
            <w:pPr>
              <w:pStyle w:val="GOSTTablenorm"/>
              <w:rPr>
                <w:ins w:id="6910" w:author="Опаева Лидия Арашаевна" w:date="2024-10-01T11:35:00Z"/>
              </w:rPr>
            </w:pPr>
            <w:ins w:id="6911" w:author="Опаева Лидия Арашаевна" w:date="2024-10-01T11:35:00Z">
              <w:r w:rsidRPr="007036CE">
                <w:t>Допускается заполнение прочерком</w:t>
              </w:r>
            </w:ins>
          </w:p>
        </w:tc>
      </w:tr>
      <w:tr w:rsidR="008D6D4D" w:rsidRPr="007036CE" w14:paraId="149E0A60" w14:textId="77777777" w:rsidTr="008212CC">
        <w:trPr>
          <w:ins w:id="6912" w:author="Опаева Лидия Арашаевна" w:date="2024-10-01T11:35:00Z"/>
        </w:trPr>
        <w:tc>
          <w:tcPr>
            <w:tcW w:w="1100" w:type="pct"/>
          </w:tcPr>
          <w:p w14:paraId="7160D11E" w14:textId="77777777" w:rsidR="008D6D4D" w:rsidRPr="007036CE" w:rsidRDefault="008D6D4D" w:rsidP="008212CC">
            <w:pPr>
              <w:pStyle w:val="GOSTTablenorm"/>
              <w:rPr>
                <w:ins w:id="6913" w:author="Опаева Лидия Арашаевна" w:date="2024-10-01T11:35:00Z"/>
              </w:rPr>
            </w:pPr>
            <w:ins w:id="6914" w:author="Опаева Лидия Арашаевна" w:date="2024-10-01T11:35:00Z">
              <w:r w:rsidRPr="007036CE">
                <w:t>Лицевой счет по Кт</w:t>
              </w:r>
            </w:ins>
          </w:p>
        </w:tc>
        <w:tc>
          <w:tcPr>
            <w:tcW w:w="750" w:type="pct"/>
          </w:tcPr>
          <w:p w14:paraId="2A4365E2" w14:textId="77777777" w:rsidR="008D6D4D" w:rsidRPr="007036CE" w:rsidRDefault="008D6D4D" w:rsidP="008212CC">
            <w:pPr>
              <w:pStyle w:val="GOSTTablenorm"/>
              <w:rPr>
                <w:ins w:id="6915" w:author="Опаева Лидия Арашаевна" w:date="2024-10-01T11:35:00Z"/>
              </w:rPr>
            </w:pPr>
            <w:ins w:id="6916" w:author="Опаева Лидия Арашаевна" w:date="2024-10-01T11:35:00Z">
              <w:r w:rsidRPr="007036CE">
                <w:rPr>
                  <w:b/>
                  <w:bCs/>
                  <w:szCs w:val="22"/>
                </w:rPr>
                <w:t>T0504833:</w:t>
              </w:r>
              <w:r w:rsidRPr="007036CE">
                <w:t>CT_LS</w:t>
              </w:r>
            </w:ins>
          </w:p>
        </w:tc>
        <w:tc>
          <w:tcPr>
            <w:tcW w:w="500" w:type="pct"/>
          </w:tcPr>
          <w:p w14:paraId="76A85DD9" w14:textId="77777777" w:rsidR="008D6D4D" w:rsidRPr="007036CE" w:rsidRDefault="008D6D4D" w:rsidP="008212CC">
            <w:pPr>
              <w:pStyle w:val="GOSTTablenorm"/>
              <w:rPr>
                <w:ins w:id="6917" w:author="Опаева Лидия Арашаевна" w:date="2024-10-01T11:35:00Z"/>
              </w:rPr>
            </w:pPr>
            <w:ins w:id="6918" w:author="Опаева Лидия Арашаевна" w:date="2024-10-01T11:35:00Z">
              <w:r w:rsidRPr="007036CE">
                <w:t>Строка</w:t>
              </w:r>
            </w:ins>
          </w:p>
        </w:tc>
        <w:tc>
          <w:tcPr>
            <w:tcW w:w="300" w:type="pct"/>
          </w:tcPr>
          <w:p w14:paraId="34254A5D" w14:textId="77777777" w:rsidR="008D6D4D" w:rsidRPr="007036CE" w:rsidRDefault="008D6D4D" w:rsidP="008212CC">
            <w:pPr>
              <w:pStyle w:val="GOSTTablenorm"/>
              <w:rPr>
                <w:ins w:id="6919" w:author="Опаева Лидия Арашаевна" w:date="2024-10-01T11:35:00Z"/>
              </w:rPr>
            </w:pPr>
            <w:ins w:id="6920" w:author="Опаева Лидия Арашаевна" w:date="2024-10-01T11:35:00Z">
              <w:r w:rsidRPr="007036CE">
                <w:t>Да</w:t>
              </w:r>
            </w:ins>
          </w:p>
        </w:tc>
        <w:tc>
          <w:tcPr>
            <w:tcW w:w="315" w:type="pct"/>
          </w:tcPr>
          <w:p w14:paraId="15A2A76E" w14:textId="77777777" w:rsidR="008D6D4D" w:rsidRPr="007036CE" w:rsidRDefault="008D6D4D" w:rsidP="008212CC">
            <w:pPr>
              <w:pStyle w:val="GOSTTablenorm"/>
              <w:rPr>
                <w:ins w:id="6921" w:author="Опаева Лидия Арашаевна" w:date="2024-10-01T11:35:00Z"/>
              </w:rPr>
            </w:pPr>
            <w:ins w:id="6922" w:author="Опаева Лидия Арашаевна" w:date="2024-10-01T11:35:00Z">
              <w:r w:rsidRPr="007036CE">
                <w:t>&lt;=20</w:t>
              </w:r>
            </w:ins>
          </w:p>
        </w:tc>
        <w:tc>
          <w:tcPr>
            <w:tcW w:w="2035" w:type="pct"/>
          </w:tcPr>
          <w:p w14:paraId="1BFDF20B" w14:textId="77777777" w:rsidR="008D6D4D" w:rsidRPr="007036CE" w:rsidRDefault="008D6D4D" w:rsidP="008212CC">
            <w:pPr>
              <w:pStyle w:val="GOSTTablenorm"/>
              <w:rPr>
                <w:ins w:id="6923" w:author="Опаева Лидия Арашаевна" w:date="2024-10-01T11:35:00Z"/>
              </w:rPr>
            </w:pPr>
            <w:ins w:id="6924" w:author="Опаева Лидия Арашаевна" w:date="2024-10-01T11:35:00Z">
              <w:r w:rsidRPr="007036CE">
                <w:t xml:space="preserve">Указывается значение аналитического признака «ЛС» (Лицевой </w:t>
              </w:r>
              <w:r w:rsidRPr="007036CE">
                <w:lastRenderedPageBreak/>
                <w:t>счет) для отражения по кредиту записи учета.</w:t>
              </w:r>
            </w:ins>
          </w:p>
          <w:p w14:paraId="783B439E" w14:textId="77777777" w:rsidR="008D6D4D" w:rsidRPr="007036CE" w:rsidRDefault="008D6D4D" w:rsidP="008212CC">
            <w:pPr>
              <w:pStyle w:val="GOSTTablenorm"/>
              <w:rPr>
                <w:ins w:id="6925" w:author="Опаева Лидия Арашаевна" w:date="2024-10-01T11:35:00Z"/>
              </w:rPr>
            </w:pPr>
            <w:ins w:id="6926" w:author="Опаева Лидия Арашаевна" w:date="2024-10-01T11:35:00Z">
              <w:r w:rsidRPr="007036CE">
                <w:t>Допускается заполнение прочерком</w:t>
              </w:r>
            </w:ins>
          </w:p>
        </w:tc>
      </w:tr>
      <w:tr w:rsidR="008D6D4D" w:rsidRPr="007036CE" w14:paraId="4CC8C336" w14:textId="77777777" w:rsidTr="008212CC">
        <w:trPr>
          <w:ins w:id="6927" w:author="Опаева Лидия Арашаевна" w:date="2024-10-01T11:35:00Z"/>
        </w:trPr>
        <w:tc>
          <w:tcPr>
            <w:tcW w:w="1100" w:type="pct"/>
          </w:tcPr>
          <w:p w14:paraId="0E00AFAA" w14:textId="77777777" w:rsidR="008D6D4D" w:rsidRPr="007036CE" w:rsidRDefault="008D6D4D" w:rsidP="008212CC">
            <w:pPr>
              <w:pStyle w:val="GOSTTablenorm"/>
              <w:rPr>
                <w:ins w:id="6928" w:author="Опаева Лидия Арашаевна" w:date="2024-10-01T11:35:00Z"/>
              </w:rPr>
            </w:pPr>
            <w:ins w:id="6929" w:author="Опаева Лидия Арашаевна" w:date="2024-10-01T11:35:00Z">
              <w:r w:rsidRPr="007036CE">
                <w:lastRenderedPageBreak/>
                <w:t>Подведомственное учреждение по Дт</w:t>
              </w:r>
            </w:ins>
          </w:p>
        </w:tc>
        <w:tc>
          <w:tcPr>
            <w:tcW w:w="750" w:type="pct"/>
          </w:tcPr>
          <w:p w14:paraId="4B5FB55E" w14:textId="77777777" w:rsidR="008D6D4D" w:rsidRPr="007036CE" w:rsidRDefault="008D6D4D" w:rsidP="008212CC">
            <w:pPr>
              <w:pStyle w:val="GOSTTablenorm"/>
              <w:rPr>
                <w:ins w:id="6930" w:author="Опаева Лидия Арашаевна" w:date="2024-10-01T11:35:00Z"/>
              </w:rPr>
            </w:pPr>
            <w:ins w:id="6931" w:author="Опаева Лидия Арашаевна" w:date="2024-10-01T11:35:00Z">
              <w:r w:rsidRPr="007036CE">
                <w:rPr>
                  <w:b/>
                  <w:bCs/>
                  <w:szCs w:val="22"/>
                </w:rPr>
                <w:t>T0504833:</w:t>
              </w:r>
              <w:r w:rsidRPr="007036CE">
                <w:t>DT_PUCH</w:t>
              </w:r>
            </w:ins>
          </w:p>
        </w:tc>
        <w:tc>
          <w:tcPr>
            <w:tcW w:w="500" w:type="pct"/>
          </w:tcPr>
          <w:p w14:paraId="31BDC239" w14:textId="77777777" w:rsidR="008D6D4D" w:rsidRPr="007036CE" w:rsidRDefault="008D6D4D" w:rsidP="008212CC">
            <w:pPr>
              <w:pStyle w:val="GOSTTablenorm"/>
              <w:rPr>
                <w:ins w:id="6932" w:author="Опаева Лидия Арашаевна" w:date="2024-10-01T11:35:00Z"/>
              </w:rPr>
            </w:pPr>
            <w:ins w:id="6933" w:author="Опаева Лидия Арашаевна" w:date="2024-10-01T11:35:00Z">
              <w:r w:rsidRPr="007036CE">
                <w:t>Строка</w:t>
              </w:r>
            </w:ins>
          </w:p>
        </w:tc>
        <w:tc>
          <w:tcPr>
            <w:tcW w:w="300" w:type="pct"/>
          </w:tcPr>
          <w:p w14:paraId="57D0CDD6" w14:textId="77777777" w:rsidR="008D6D4D" w:rsidRPr="007036CE" w:rsidRDefault="008D6D4D" w:rsidP="008212CC">
            <w:pPr>
              <w:pStyle w:val="GOSTTablenorm"/>
              <w:rPr>
                <w:ins w:id="6934" w:author="Опаева Лидия Арашаевна" w:date="2024-10-01T11:35:00Z"/>
              </w:rPr>
            </w:pPr>
            <w:ins w:id="6935" w:author="Опаева Лидия Арашаевна" w:date="2024-10-01T11:35:00Z">
              <w:r w:rsidRPr="007036CE">
                <w:t>Да</w:t>
              </w:r>
            </w:ins>
          </w:p>
        </w:tc>
        <w:tc>
          <w:tcPr>
            <w:tcW w:w="315" w:type="pct"/>
          </w:tcPr>
          <w:p w14:paraId="00756F60" w14:textId="77777777" w:rsidR="008D6D4D" w:rsidRPr="007036CE" w:rsidRDefault="008D6D4D" w:rsidP="008212CC">
            <w:pPr>
              <w:pStyle w:val="GOSTTablenorm"/>
              <w:rPr>
                <w:ins w:id="6936" w:author="Опаева Лидия Арашаевна" w:date="2024-10-01T11:35:00Z"/>
              </w:rPr>
            </w:pPr>
            <w:ins w:id="6937" w:author="Опаева Лидия Арашаевна" w:date="2024-10-01T11:35:00Z">
              <w:r w:rsidRPr="007036CE">
                <w:t>&lt;=25</w:t>
              </w:r>
            </w:ins>
          </w:p>
        </w:tc>
        <w:tc>
          <w:tcPr>
            <w:tcW w:w="2035" w:type="pct"/>
          </w:tcPr>
          <w:p w14:paraId="343E672E" w14:textId="77777777" w:rsidR="008D6D4D" w:rsidRPr="007036CE" w:rsidRDefault="008D6D4D" w:rsidP="008212CC">
            <w:pPr>
              <w:pStyle w:val="GOSTTablenorm"/>
              <w:rPr>
                <w:ins w:id="6938" w:author="Опаева Лидия Арашаевна" w:date="2024-10-01T11:35:00Z"/>
              </w:rPr>
            </w:pPr>
            <w:ins w:id="6939" w:author="Опаева Лидия Арашаевна" w:date="2024-10-01T11:35:00Z">
              <w:r w:rsidRPr="007036CE">
                <w:t>Указывается значение аналитического признака «УБП» (Подведомственное учреждение, участник бюджетного процесса) для отражения по дебету записи учета.</w:t>
              </w:r>
            </w:ins>
          </w:p>
          <w:p w14:paraId="5909171E" w14:textId="77777777" w:rsidR="008D6D4D" w:rsidRPr="007036CE" w:rsidRDefault="008D6D4D" w:rsidP="008212CC">
            <w:pPr>
              <w:pStyle w:val="GOSTTablenorm"/>
              <w:rPr>
                <w:ins w:id="6940" w:author="Опаева Лидия Арашаевна" w:date="2024-10-01T11:35:00Z"/>
              </w:rPr>
            </w:pPr>
            <w:ins w:id="6941" w:author="Опаева Лидия Арашаевна" w:date="2024-10-01T11:35:00Z">
              <w:r w:rsidRPr="007036CE">
                <w:t>Допускается заполнение прочерком)</w:t>
              </w:r>
            </w:ins>
          </w:p>
        </w:tc>
      </w:tr>
      <w:tr w:rsidR="008D6D4D" w:rsidRPr="007036CE" w14:paraId="3107CD14" w14:textId="77777777" w:rsidTr="008212CC">
        <w:trPr>
          <w:ins w:id="6942" w:author="Опаева Лидия Арашаевна" w:date="2024-10-01T11:35:00Z"/>
        </w:trPr>
        <w:tc>
          <w:tcPr>
            <w:tcW w:w="1100" w:type="pct"/>
          </w:tcPr>
          <w:p w14:paraId="4CF5C097" w14:textId="77777777" w:rsidR="008D6D4D" w:rsidRPr="007036CE" w:rsidRDefault="008D6D4D" w:rsidP="008212CC">
            <w:pPr>
              <w:pStyle w:val="GOSTTablenorm"/>
              <w:rPr>
                <w:ins w:id="6943" w:author="Опаева Лидия Арашаевна" w:date="2024-10-01T11:35:00Z"/>
              </w:rPr>
            </w:pPr>
            <w:ins w:id="6944" w:author="Опаева Лидия Арашаевна" w:date="2024-10-01T11:35:00Z">
              <w:r w:rsidRPr="007036CE">
                <w:t>Подведомственное учреждение по Кт</w:t>
              </w:r>
            </w:ins>
          </w:p>
        </w:tc>
        <w:tc>
          <w:tcPr>
            <w:tcW w:w="750" w:type="pct"/>
          </w:tcPr>
          <w:p w14:paraId="0AEA2FC2" w14:textId="77777777" w:rsidR="008D6D4D" w:rsidRPr="007036CE" w:rsidRDefault="008D6D4D" w:rsidP="008212CC">
            <w:pPr>
              <w:pStyle w:val="GOSTTablenorm"/>
              <w:rPr>
                <w:ins w:id="6945" w:author="Опаева Лидия Арашаевна" w:date="2024-10-01T11:35:00Z"/>
              </w:rPr>
            </w:pPr>
            <w:ins w:id="6946" w:author="Опаева Лидия Арашаевна" w:date="2024-10-01T11:35:00Z">
              <w:r w:rsidRPr="007036CE">
                <w:rPr>
                  <w:b/>
                  <w:bCs/>
                  <w:szCs w:val="22"/>
                </w:rPr>
                <w:t>T0504833:</w:t>
              </w:r>
              <w:r w:rsidRPr="007036CE">
                <w:t>CT_PUCH</w:t>
              </w:r>
            </w:ins>
          </w:p>
        </w:tc>
        <w:tc>
          <w:tcPr>
            <w:tcW w:w="500" w:type="pct"/>
          </w:tcPr>
          <w:p w14:paraId="5536E337" w14:textId="77777777" w:rsidR="008D6D4D" w:rsidRPr="007036CE" w:rsidRDefault="008D6D4D" w:rsidP="008212CC">
            <w:pPr>
              <w:pStyle w:val="GOSTTablenorm"/>
              <w:rPr>
                <w:ins w:id="6947" w:author="Опаева Лидия Арашаевна" w:date="2024-10-01T11:35:00Z"/>
              </w:rPr>
            </w:pPr>
            <w:ins w:id="6948" w:author="Опаева Лидия Арашаевна" w:date="2024-10-01T11:35:00Z">
              <w:r w:rsidRPr="007036CE">
                <w:t>Строка</w:t>
              </w:r>
            </w:ins>
          </w:p>
        </w:tc>
        <w:tc>
          <w:tcPr>
            <w:tcW w:w="300" w:type="pct"/>
          </w:tcPr>
          <w:p w14:paraId="35B7A899" w14:textId="77777777" w:rsidR="008D6D4D" w:rsidRPr="007036CE" w:rsidRDefault="008D6D4D" w:rsidP="008212CC">
            <w:pPr>
              <w:pStyle w:val="GOSTTablenorm"/>
              <w:rPr>
                <w:ins w:id="6949" w:author="Опаева Лидия Арашаевна" w:date="2024-10-01T11:35:00Z"/>
              </w:rPr>
            </w:pPr>
            <w:ins w:id="6950" w:author="Опаева Лидия Арашаевна" w:date="2024-10-01T11:35:00Z">
              <w:r w:rsidRPr="007036CE">
                <w:t>Да</w:t>
              </w:r>
            </w:ins>
          </w:p>
        </w:tc>
        <w:tc>
          <w:tcPr>
            <w:tcW w:w="315" w:type="pct"/>
          </w:tcPr>
          <w:p w14:paraId="61CBB379" w14:textId="77777777" w:rsidR="008D6D4D" w:rsidRPr="007036CE" w:rsidRDefault="008D6D4D" w:rsidP="008212CC">
            <w:pPr>
              <w:pStyle w:val="GOSTTablenorm"/>
              <w:rPr>
                <w:ins w:id="6951" w:author="Опаева Лидия Арашаевна" w:date="2024-10-01T11:35:00Z"/>
              </w:rPr>
            </w:pPr>
            <w:ins w:id="6952" w:author="Опаева Лидия Арашаевна" w:date="2024-10-01T11:35:00Z">
              <w:r w:rsidRPr="007036CE">
                <w:t>&lt;=25</w:t>
              </w:r>
            </w:ins>
          </w:p>
        </w:tc>
        <w:tc>
          <w:tcPr>
            <w:tcW w:w="2035" w:type="pct"/>
          </w:tcPr>
          <w:p w14:paraId="5EB10425" w14:textId="77777777" w:rsidR="008D6D4D" w:rsidRPr="007036CE" w:rsidRDefault="008D6D4D" w:rsidP="008212CC">
            <w:pPr>
              <w:pStyle w:val="GOSTTablenorm"/>
              <w:rPr>
                <w:ins w:id="6953" w:author="Опаева Лидия Арашаевна" w:date="2024-10-01T11:35:00Z"/>
              </w:rPr>
            </w:pPr>
            <w:ins w:id="6954" w:author="Опаева Лидия Арашаевна" w:date="2024-10-01T11:35:00Z">
              <w:r w:rsidRPr="007036CE">
                <w:t>Указывается значение аналитического признака «УБП» (Подведомственное учреждение, участник бюджетного процесса) для отражения по кредиту записи учета.</w:t>
              </w:r>
            </w:ins>
          </w:p>
          <w:p w14:paraId="47F8DB74" w14:textId="77777777" w:rsidR="008D6D4D" w:rsidRPr="007036CE" w:rsidRDefault="008D6D4D" w:rsidP="008212CC">
            <w:pPr>
              <w:pStyle w:val="GOSTTablenorm"/>
              <w:rPr>
                <w:ins w:id="6955" w:author="Опаева Лидия Арашаевна" w:date="2024-10-01T11:35:00Z"/>
              </w:rPr>
            </w:pPr>
            <w:ins w:id="6956" w:author="Опаева Лидия Арашаевна" w:date="2024-10-01T11:35:00Z">
              <w:r w:rsidRPr="007036CE">
                <w:t>Допускается заполнение прочерком</w:t>
              </w:r>
            </w:ins>
          </w:p>
        </w:tc>
      </w:tr>
      <w:tr w:rsidR="008D6D4D" w:rsidRPr="007036CE" w14:paraId="77A1569E" w14:textId="77777777" w:rsidTr="008212CC">
        <w:trPr>
          <w:ins w:id="6957" w:author="Опаева Лидия Арашаевна" w:date="2024-10-01T11:35:00Z"/>
        </w:trPr>
        <w:tc>
          <w:tcPr>
            <w:tcW w:w="1100" w:type="pct"/>
          </w:tcPr>
          <w:p w14:paraId="13534D3D" w14:textId="77777777" w:rsidR="008D6D4D" w:rsidRPr="007036CE" w:rsidRDefault="008D6D4D" w:rsidP="008212CC">
            <w:pPr>
              <w:pStyle w:val="GOSTTablenorm"/>
              <w:rPr>
                <w:ins w:id="6958" w:author="Опаева Лидия Арашаевна" w:date="2024-10-01T11:35:00Z"/>
              </w:rPr>
            </w:pPr>
            <w:ins w:id="6959" w:author="Опаева Лидия Арашаевна" w:date="2024-10-01T11:35:00Z">
              <w:r w:rsidRPr="007036CE">
                <w:t>Код цели (аналитический код) по Дт</w:t>
              </w:r>
            </w:ins>
          </w:p>
        </w:tc>
        <w:tc>
          <w:tcPr>
            <w:tcW w:w="750" w:type="pct"/>
          </w:tcPr>
          <w:p w14:paraId="7DC6CFE2" w14:textId="77777777" w:rsidR="008D6D4D" w:rsidRPr="007036CE" w:rsidRDefault="008D6D4D" w:rsidP="008212CC">
            <w:pPr>
              <w:pStyle w:val="GOSTTablenorm"/>
              <w:rPr>
                <w:ins w:id="6960" w:author="Опаева Лидия Арашаевна" w:date="2024-10-01T11:35:00Z"/>
              </w:rPr>
            </w:pPr>
            <w:ins w:id="6961" w:author="Опаева Лидия Арашаевна" w:date="2024-10-01T11:35:00Z">
              <w:r w:rsidRPr="007036CE">
                <w:rPr>
                  <w:b/>
                  <w:bCs/>
                  <w:szCs w:val="22"/>
                </w:rPr>
                <w:t>T0504833:</w:t>
              </w:r>
              <w:r w:rsidRPr="007036CE">
                <w:t>DT_KS</w:t>
              </w:r>
            </w:ins>
          </w:p>
        </w:tc>
        <w:tc>
          <w:tcPr>
            <w:tcW w:w="500" w:type="pct"/>
          </w:tcPr>
          <w:p w14:paraId="4F22102E" w14:textId="77777777" w:rsidR="008D6D4D" w:rsidRPr="007036CE" w:rsidRDefault="008D6D4D" w:rsidP="008212CC">
            <w:pPr>
              <w:pStyle w:val="GOSTTablenorm"/>
              <w:rPr>
                <w:ins w:id="6962" w:author="Опаева Лидия Арашаевна" w:date="2024-10-01T11:35:00Z"/>
              </w:rPr>
            </w:pPr>
            <w:ins w:id="6963" w:author="Опаева Лидия Арашаевна" w:date="2024-10-01T11:35:00Z">
              <w:r w:rsidRPr="007036CE">
                <w:t>Строка</w:t>
              </w:r>
            </w:ins>
          </w:p>
        </w:tc>
        <w:tc>
          <w:tcPr>
            <w:tcW w:w="300" w:type="pct"/>
          </w:tcPr>
          <w:p w14:paraId="68D390F2" w14:textId="77777777" w:rsidR="008D6D4D" w:rsidRPr="007036CE" w:rsidRDefault="008D6D4D" w:rsidP="008212CC">
            <w:pPr>
              <w:pStyle w:val="GOSTTablenorm"/>
              <w:rPr>
                <w:ins w:id="6964" w:author="Опаева Лидия Арашаевна" w:date="2024-10-01T11:35:00Z"/>
              </w:rPr>
            </w:pPr>
            <w:ins w:id="6965" w:author="Опаева Лидия Арашаевна" w:date="2024-10-01T11:35:00Z">
              <w:r w:rsidRPr="007036CE">
                <w:t>Да</w:t>
              </w:r>
            </w:ins>
          </w:p>
        </w:tc>
        <w:tc>
          <w:tcPr>
            <w:tcW w:w="315" w:type="pct"/>
          </w:tcPr>
          <w:p w14:paraId="176C84C2" w14:textId="77777777" w:rsidR="008D6D4D" w:rsidRPr="007036CE" w:rsidRDefault="008D6D4D" w:rsidP="008212CC">
            <w:pPr>
              <w:pStyle w:val="GOSTTablenorm"/>
              <w:rPr>
                <w:ins w:id="6966" w:author="Опаева Лидия Арашаевна" w:date="2024-10-01T11:35:00Z"/>
              </w:rPr>
            </w:pPr>
            <w:ins w:id="6967" w:author="Опаева Лидия Арашаевна" w:date="2024-10-01T11:35:00Z">
              <w:r w:rsidRPr="007036CE">
                <w:t>&lt;=25</w:t>
              </w:r>
            </w:ins>
          </w:p>
        </w:tc>
        <w:tc>
          <w:tcPr>
            <w:tcW w:w="2035" w:type="pct"/>
          </w:tcPr>
          <w:p w14:paraId="392DCF15" w14:textId="77777777" w:rsidR="008D6D4D" w:rsidRPr="007036CE" w:rsidRDefault="008D6D4D" w:rsidP="008212CC">
            <w:pPr>
              <w:pStyle w:val="GOSTTablenorm"/>
              <w:rPr>
                <w:ins w:id="6968" w:author="Опаева Лидия Арашаевна" w:date="2024-10-01T11:35:00Z"/>
              </w:rPr>
            </w:pPr>
            <w:ins w:id="6969" w:author="Опаева Лидия Арашаевна" w:date="2024-10-01T11:35:00Z">
              <w:r w:rsidRPr="007036CE">
                <w:t>Указывается значение аналитического признака «Код цели» (Код цели, аналитический код) для отражения по дебету записи учета.</w:t>
              </w:r>
            </w:ins>
          </w:p>
          <w:p w14:paraId="2D6E32D8" w14:textId="77777777" w:rsidR="008D6D4D" w:rsidRPr="007036CE" w:rsidRDefault="008D6D4D" w:rsidP="008212CC">
            <w:pPr>
              <w:pStyle w:val="GOSTTablenorm"/>
              <w:rPr>
                <w:ins w:id="6970" w:author="Опаева Лидия Арашаевна" w:date="2024-10-01T11:35:00Z"/>
              </w:rPr>
            </w:pPr>
            <w:ins w:id="6971" w:author="Опаева Лидия Арашаевна" w:date="2024-10-01T11:35:00Z">
              <w:r w:rsidRPr="007036CE">
                <w:t>Допускается заполнение прочерком</w:t>
              </w:r>
            </w:ins>
          </w:p>
        </w:tc>
      </w:tr>
      <w:tr w:rsidR="008D6D4D" w:rsidRPr="007036CE" w14:paraId="34CD0829" w14:textId="77777777" w:rsidTr="008212CC">
        <w:trPr>
          <w:ins w:id="6972" w:author="Опаева Лидия Арашаевна" w:date="2024-10-01T11:35:00Z"/>
        </w:trPr>
        <w:tc>
          <w:tcPr>
            <w:tcW w:w="1100" w:type="pct"/>
          </w:tcPr>
          <w:p w14:paraId="0384D68D" w14:textId="77777777" w:rsidR="008D6D4D" w:rsidRPr="007036CE" w:rsidRDefault="008D6D4D" w:rsidP="008212CC">
            <w:pPr>
              <w:pStyle w:val="GOSTTablenorm"/>
              <w:rPr>
                <w:ins w:id="6973" w:author="Опаева Лидия Арашаевна" w:date="2024-10-01T11:35:00Z"/>
              </w:rPr>
            </w:pPr>
            <w:ins w:id="6974" w:author="Опаева Лидия Арашаевна" w:date="2024-10-01T11:35:00Z">
              <w:r w:rsidRPr="007036CE">
                <w:t>Код цели (аналитический код) по Кт</w:t>
              </w:r>
            </w:ins>
          </w:p>
        </w:tc>
        <w:tc>
          <w:tcPr>
            <w:tcW w:w="750" w:type="pct"/>
          </w:tcPr>
          <w:p w14:paraId="1A27891C" w14:textId="77777777" w:rsidR="008D6D4D" w:rsidRPr="007036CE" w:rsidRDefault="008D6D4D" w:rsidP="008212CC">
            <w:pPr>
              <w:pStyle w:val="GOSTTablenorm"/>
              <w:rPr>
                <w:ins w:id="6975" w:author="Опаева Лидия Арашаевна" w:date="2024-10-01T11:35:00Z"/>
              </w:rPr>
            </w:pPr>
            <w:ins w:id="6976" w:author="Опаева Лидия Арашаевна" w:date="2024-10-01T11:35:00Z">
              <w:r w:rsidRPr="007036CE">
                <w:rPr>
                  <w:b/>
                  <w:bCs/>
                  <w:szCs w:val="22"/>
                </w:rPr>
                <w:t>T0504833:</w:t>
              </w:r>
              <w:r w:rsidRPr="007036CE">
                <w:t>CT_KS</w:t>
              </w:r>
            </w:ins>
          </w:p>
        </w:tc>
        <w:tc>
          <w:tcPr>
            <w:tcW w:w="500" w:type="pct"/>
          </w:tcPr>
          <w:p w14:paraId="79C3BF40" w14:textId="77777777" w:rsidR="008D6D4D" w:rsidRPr="007036CE" w:rsidRDefault="008D6D4D" w:rsidP="008212CC">
            <w:pPr>
              <w:pStyle w:val="GOSTTablenorm"/>
              <w:rPr>
                <w:ins w:id="6977" w:author="Опаева Лидия Арашаевна" w:date="2024-10-01T11:35:00Z"/>
              </w:rPr>
            </w:pPr>
            <w:ins w:id="6978" w:author="Опаева Лидия Арашаевна" w:date="2024-10-01T11:35:00Z">
              <w:r w:rsidRPr="007036CE">
                <w:t>Строка</w:t>
              </w:r>
            </w:ins>
          </w:p>
        </w:tc>
        <w:tc>
          <w:tcPr>
            <w:tcW w:w="300" w:type="pct"/>
          </w:tcPr>
          <w:p w14:paraId="658CF069" w14:textId="77777777" w:rsidR="008D6D4D" w:rsidRPr="007036CE" w:rsidRDefault="008D6D4D" w:rsidP="008212CC">
            <w:pPr>
              <w:pStyle w:val="GOSTTablenorm"/>
              <w:rPr>
                <w:ins w:id="6979" w:author="Опаева Лидия Арашаевна" w:date="2024-10-01T11:35:00Z"/>
              </w:rPr>
            </w:pPr>
            <w:ins w:id="6980" w:author="Опаева Лидия Арашаевна" w:date="2024-10-01T11:35:00Z">
              <w:r w:rsidRPr="007036CE">
                <w:t>Да</w:t>
              </w:r>
            </w:ins>
          </w:p>
        </w:tc>
        <w:tc>
          <w:tcPr>
            <w:tcW w:w="315" w:type="pct"/>
          </w:tcPr>
          <w:p w14:paraId="6AEFD737" w14:textId="77777777" w:rsidR="008D6D4D" w:rsidRPr="007036CE" w:rsidRDefault="008D6D4D" w:rsidP="008212CC">
            <w:pPr>
              <w:pStyle w:val="GOSTTablenorm"/>
              <w:rPr>
                <w:ins w:id="6981" w:author="Опаева Лидия Арашаевна" w:date="2024-10-01T11:35:00Z"/>
              </w:rPr>
            </w:pPr>
            <w:ins w:id="6982" w:author="Опаева Лидия Арашаевна" w:date="2024-10-01T11:35:00Z">
              <w:r w:rsidRPr="007036CE">
                <w:t>&lt;=25</w:t>
              </w:r>
            </w:ins>
          </w:p>
        </w:tc>
        <w:tc>
          <w:tcPr>
            <w:tcW w:w="2035" w:type="pct"/>
          </w:tcPr>
          <w:p w14:paraId="0E20487A" w14:textId="77777777" w:rsidR="008D6D4D" w:rsidRPr="007036CE" w:rsidRDefault="008D6D4D" w:rsidP="008212CC">
            <w:pPr>
              <w:pStyle w:val="GOSTTablenorm"/>
              <w:rPr>
                <w:ins w:id="6983" w:author="Опаева Лидия Арашаевна" w:date="2024-10-01T11:35:00Z"/>
              </w:rPr>
            </w:pPr>
            <w:ins w:id="6984" w:author="Опаева Лидия Арашаевна" w:date="2024-10-01T11:35:00Z">
              <w:r w:rsidRPr="007036CE">
                <w:t>Указывается значение аналитического признака «Код цели» (Код цели, аналитический код) для отражения по кредиту записи учета.</w:t>
              </w:r>
            </w:ins>
          </w:p>
          <w:p w14:paraId="07892E97" w14:textId="77777777" w:rsidR="008D6D4D" w:rsidRPr="007036CE" w:rsidRDefault="008D6D4D" w:rsidP="008212CC">
            <w:pPr>
              <w:pStyle w:val="GOSTTablenorm"/>
              <w:rPr>
                <w:ins w:id="6985" w:author="Опаева Лидия Арашаевна" w:date="2024-10-01T11:35:00Z"/>
              </w:rPr>
            </w:pPr>
            <w:ins w:id="6986" w:author="Опаева Лидия Арашаевна" w:date="2024-10-01T11:35:00Z">
              <w:r w:rsidRPr="007036CE">
                <w:t>Допускается заполнение прочерком</w:t>
              </w:r>
            </w:ins>
          </w:p>
        </w:tc>
      </w:tr>
      <w:tr w:rsidR="008D6D4D" w:rsidRPr="007036CE" w14:paraId="43BCF3BF" w14:textId="77777777" w:rsidTr="008212CC">
        <w:trPr>
          <w:ins w:id="6987" w:author="Опаева Лидия Арашаевна" w:date="2024-10-01T11:35:00Z"/>
        </w:trPr>
        <w:tc>
          <w:tcPr>
            <w:tcW w:w="1100" w:type="pct"/>
          </w:tcPr>
          <w:p w14:paraId="38BED44D" w14:textId="77777777" w:rsidR="008D6D4D" w:rsidRPr="007036CE" w:rsidRDefault="008D6D4D" w:rsidP="008212CC">
            <w:pPr>
              <w:pStyle w:val="GOSTTablenorm"/>
              <w:rPr>
                <w:ins w:id="6988" w:author="Опаева Лидия Арашаевна" w:date="2024-10-01T11:35:00Z"/>
              </w:rPr>
            </w:pPr>
            <w:ins w:id="6989" w:author="Опаева Лидия Арашаевна" w:date="2024-10-01T11:35:00Z">
              <w:r w:rsidRPr="007036CE">
                <w:t>Бюджетное обязательство по Дт</w:t>
              </w:r>
            </w:ins>
          </w:p>
        </w:tc>
        <w:tc>
          <w:tcPr>
            <w:tcW w:w="750" w:type="pct"/>
          </w:tcPr>
          <w:p w14:paraId="0BE36BC9" w14:textId="77777777" w:rsidR="008D6D4D" w:rsidRPr="007036CE" w:rsidRDefault="008D6D4D" w:rsidP="008212CC">
            <w:pPr>
              <w:pStyle w:val="GOSTTablenorm"/>
              <w:rPr>
                <w:ins w:id="6990" w:author="Опаева Лидия Арашаевна" w:date="2024-10-01T11:35:00Z"/>
              </w:rPr>
            </w:pPr>
            <w:ins w:id="6991" w:author="Опаева Лидия Арашаевна" w:date="2024-10-01T11:35:00Z">
              <w:r w:rsidRPr="007036CE">
                <w:rPr>
                  <w:b/>
                  <w:bCs/>
                  <w:szCs w:val="22"/>
                </w:rPr>
                <w:t>T0504833:</w:t>
              </w:r>
              <w:r w:rsidRPr="007036CE">
                <w:t>DT_BO</w:t>
              </w:r>
            </w:ins>
          </w:p>
        </w:tc>
        <w:tc>
          <w:tcPr>
            <w:tcW w:w="500" w:type="pct"/>
          </w:tcPr>
          <w:p w14:paraId="2EAAC162" w14:textId="77777777" w:rsidR="008D6D4D" w:rsidRPr="007036CE" w:rsidRDefault="008D6D4D" w:rsidP="008212CC">
            <w:pPr>
              <w:pStyle w:val="GOSTTablenorm"/>
              <w:rPr>
                <w:ins w:id="6992" w:author="Опаева Лидия Арашаевна" w:date="2024-10-01T11:35:00Z"/>
              </w:rPr>
            </w:pPr>
            <w:ins w:id="6993" w:author="Опаева Лидия Арашаевна" w:date="2024-10-01T11:35:00Z">
              <w:r w:rsidRPr="007036CE">
                <w:t>Строка</w:t>
              </w:r>
            </w:ins>
          </w:p>
        </w:tc>
        <w:tc>
          <w:tcPr>
            <w:tcW w:w="300" w:type="pct"/>
          </w:tcPr>
          <w:p w14:paraId="67C98B64" w14:textId="77777777" w:rsidR="008D6D4D" w:rsidRPr="007036CE" w:rsidRDefault="008D6D4D" w:rsidP="008212CC">
            <w:pPr>
              <w:pStyle w:val="GOSTTablenorm"/>
              <w:rPr>
                <w:ins w:id="6994" w:author="Опаева Лидия Арашаевна" w:date="2024-10-01T11:35:00Z"/>
              </w:rPr>
            </w:pPr>
            <w:ins w:id="6995" w:author="Опаева Лидия Арашаевна" w:date="2024-10-01T11:35:00Z">
              <w:r w:rsidRPr="007036CE">
                <w:t>Да</w:t>
              </w:r>
            </w:ins>
          </w:p>
        </w:tc>
        <w:tc>
          <w:tcPr>
            <w:tcW w:w="315" w:type="pct"/>
          </w:tcPr>
          <w:p w14:paraId="39F55D69" w14:textId="77777777" w:rsidR="008D6D4D" w:rsidRPr="007036CE" w:rsidRDefault="008D6D4D" w:rsidP="008212CC">
            <w:pPr>
              <w:pStyle w:val="GOSTTablenorm"/>
              <w:rPr>
                <w:ins w:id="6996" w:author="Опаева Лидия Арашаевна" w:date="2024-10-01T11:35:00Z"/>
              </w:rPr>
            </w:pPr>
            <w:ins w:id="6997" w:author="Опаева Лидия Арашаевна" w:date="2024-10-01T11:35:00Z">
              <w:r w:rsidRPr="007036CE">
                <w:t>&lt;=25</w:t>
              </w:r>
            </w:ins>
          </w:p>
        </w:tc>
        <w:tc>
          <w:tcPr>
            <w:tcW w:w="2035" w:type="pct"/>
          </w:tcPr>
          <w:p w14:paraId="150D5612" w14:textId="77777777" w:rsidR="008D6D4D" w:rsidRPr="007036CE" w:rsidRDefault="008D6D4D" w:rsidP="008212CC">
            <w:pPr>
              <w:pStyle w:val="GOSTTablenorm"/>
              <w:rPr>
                <w:ins w:id="6998" w:author="Опаева Лидия Арашаевна" w:date="2024-10-01T11:35:00Z"/>
              </w:rPr>
            </w:pPr>
            <w:ins w:id="6999" w:author="Опаева Лидия Арашаевна" w:date="2024-10-01T11:35:00Z">
              <w:r w:rsidRPr="007036CE">
                <w:t>Указывается значение аналитического признака «БО» (Бюджетное обязательство) для отражения по дебету записи учета.</w:t>
              </w:r>
            </w:ins>
          </w:p>
          <w:p w14:paraId="3BABAA9C" w14:textId="77777777" w:rsidR="008D6D4D" w:rsidRPr="007036CE" w:rsidRDefault="008D6D4D" w:rsidP="008212CC">
            <w:pPr>
              <w:pStyle w:val="GOSTTablenorm"/>
              <w:rPr>
                <w:ins w:id="7000" w:author="Опаева Лидия Арашаевна" w:date="2024-10-01T11:35:00Z"/>
              </w:rPr>
            </w:pPr>
            <w:ins w:id="7001" w:author="Опаева Лидия Арашаевна" w:date="2024-10-01T11:35:00Z">
              <w:r w:rsidRPr="007036CE">
                <w:t>Допускается заполнение прочерком</w:t>
              </w:r>
            </w:ins>
          </w:p>
        </w:tc>
      </w:tr>
      <w:tr w:rsidR="008D6D4D" w:rsidRPr="007036CE" w14:paraId="010A1478" w14:textId="77777777" w:rsidTr="008212CC">
        <w:trPr>
          <w:ins w:id="7002" w:author="Опаева Лидия Арашаевна" w:date="2024-10-01T11:35:00Z"/>
        </w:trPr>
        <w:tc>
          <w:tcPr>
            <w:tcW w:w="1100" w:type="pct"/>
          </w:tcPr>
          <w:p w14:paraId="42DFAE65" w14:textId="77777777" w:rsidR="008D6D4D" w:rsidRPr="007036CE" w:rsidRDefault="008D6D4D" w:rsidP="008212CC">
            <w:pPr>
              <w:pStyle w:val="GOSTTablenorm"/>
              <w:rPr>
                <w:ins w:id="7003" w:author="Опаева Лидия Арашаевна" w:date="2024-10-01T11:35:00Z"/>
              </w:rPr>
            </w:pPr>
            <w:ins w:id="7004" w:author="Опаева Лидия Арашаевна" w:date="2024-10-01T11:35:00Z">
              <w:r w:rsidRPr="007036CE">
                <w:t>Бюджетное обязательство по Кт</w:t>
              </w:r>
            </w:ins>
          </w:p>
        </w:tc>
        <w:tc>
          <w:tcPr>
            <w:tcW w:w="750" w:type="pct"/>
          </w:tcPr>
          <w:p w14:paraId="1A322186" w14:textId="77777777" w:rsidR="008D6D4D" w:rsidRPr="007036CE" w:rsidRDefault="008D6D4D" w:rsidP="008212CC">
            <w:pPr>
              <w:pStyle w:val="GOSTTablenorm"/>
              <w:rPr>
                <w:ins w:id="7005" w:author="Опаева Лидия Арашаевна" w:date="2024-10-01T11:35:00Z"/>
              </w:rPr>
            </w:pPr>
            <w:ins w:id="7006" w:author="Опаева Лидия Арашаевна" w:date="2024-10-01T11:35:00Z">
              <w:r w:rsidRPr="007036CE">
                <w:rPr>
                  <w:b/>
                  <w:bCs/>
                  <w:szCs w:val="22"/>
                </w:rPr>
                <w:t>T0504833:</w:t>
              </w:r>
              <w:r w:rsidRPr="007036CE">
                <w:rPr>
                  <w:lang w:val="en-US"/>
                </w:rPr>
                <w:t>C</w:t>
              </w:r>
              <w:r w:rsidRPr="007036CE">
                <w:t>T_BO</w:t>
              </w:r>
            </w:ins>
          </w:p>
        </w:tc>
        <w:tc>
          <w:tcPr>
            <w:tcW w:w="500" w:type="pct"/>
          </w:tcPr>
          <w:p w14:paraId="103CDA70" w14:textId="77777777" w:rsidR="008D6D4D" w:rsidRPr="007036CE" w:rsidRDefault="008D6D4D" w:rsidP="008212CC">
            <w:pPr>
              <w:pStyle w:val="GOSTTablenorm"/>
              <w:rPr>
                <w:ins w:id="7007" w:author="Опаева Лидия Арашаевна" w:date="2024-10-01T11:35:00Z"/>
              </w:rPr>
            </w:pPr>
            <w:ins w:id="7008" w:author="Опаева Лидия Арашаевна" w:date="2024-10-01T11:35:00Z">
              <w:r w:rsidRPr="007036CE">
                <w:t>Строка</w:t>
              </w:r>
            </w:ins>
          </w:p>
        </w:tc>
        <w:tc>
          <w:tcPr>
            <w:tcW w:w="300" w:type="pct"/>
          </w:tcPr>
          <w:p w14:paraId="0994BC7A" w14:textId="77777777" w:rsidR="008D6D4D" w:rsidRPr="007036CE" w:rsidRDefault="008D6D4D" w:rsidP="008212CC">
            <w:pPr>
              <w:pStyle w:val="GOSTTablenorm"/>
              <w:rPr>
                <w:ins w:id="7009" w:author="Опаева Лидия Арашаевна" w:date="2024-10-01T11:35:00Z"/>
              </w:rPr>
            </w:pPr>
            <w:ins w:id="7010" w:author="Опаева Лидия Арашаевна" w:date="2024-10-01T11:35:00Z">
              <w:r w:rsidRPr="007036CE">
                <w:t>Да</w:t>
              </w:r>
            </w:ins>
          </w:p>
        </w:tc>
        <w:tc>
          <w:tcPr>
            <w:tcW w:w="315" w:type="pct"/>
          </w:tcPr>
          <w:p w14:paraId="2A0F5A3B" w14:textId="77777777" w:rsidR="008D6D4D" w:rsidRPr="007036CE" w:rsidRDefault="008D6D4D" w:rsidP="008212CC">
            <w:pPr>
              <w:pStyle w:val="GOSTTablenorm"/>
              <w:rPr>
                <w:ins w:id="7011" w:author="Опаева Лидия Арашаевна" w:date="2024-10-01T11:35:00Z"/>
              </w:rPr>
            </w:pPr>
            <w:ins w:id="7012" w:author="Опаева Лидия Арашаевна" w:date="2024-10-01T11:35:00Z">
              <w:r w:rsidRPr="007036CE">
                <w:t>&lt;=25</w:t>
              </w:r>
            </w:ins>
          </w:p>
        </w:tc>
        <w:tc>
          <w:tcPr>
            <w:tcW w:w="2035" w:type="pct"/>
          </w:tcPr>
          <w:p w14:paraId="2A054EF8" w14:textId="77777777" w:rsidR="008D6D4D" w:rsidRPr="007036CE" w:rsidRDefault="008D6D4D" w:rsidP="008212CC">
            <w:pPr>
              <w:pStyle w:val="GOSTTablenorm"/>
              <w:rPr>
                <w:ins w:id="7013" w:author="Опаева Лидия Арашаевна" w:date="2024-10-01T11:35:00Z"/>
              </w:rPr>
            </w:pPr>
            <w:ins w:id="7014" w:author="Опаева Лидия Арашаевна" w:date="2024-10-01T11:35:00Z">
              <w:r w:rsidRPr="007036CE">
                <w:t>Указывается значение аналитического признака «БО» (Бюджетное обязательство) для отражения по кредиту записи учета.</w:t>
              </w:r>
            </w:ins>
          </w:p>
          <w:p w14:paraId="28B34927" w14:textId="77777777" w:rsidR="008D6D4D" w:rsidRPr="007036CE" w:rsidRDefault="008D6D4D" w:rsidP="008212CC">
            <w:pPr>
              <w:pStyle w:val="GOSTTablenorm"/>
              <w:rPr>
                <w:ins w:id="7015" w:author="Опаева Лидия Арашаевна" w:date="2024-10-01T11:35:00Z"/>
              </w:rPr>
            </w:pPr>
            <w:ins w:id="7016" w:author="Опаева Лидия Арашаевна" w:date="2024-10-01T11:35:00Z">
              <w:r w:rsidRPr="007036CE">
                <w:t>Допускается заполнение прочерком</w:t>
              </w:r>
            </w:ins>
          </w:p>
        </w:tc>
      </w:tr>
      <w:tr w:rsidR="008D6D4D" w:rsidRPr="007036CE" w14:paraId="3FCD7B7A" w14:textId="77777777" w:rsidTr="008212CC">
        <w:trPr>
          <w:ins w:id="7017" w:author="Опаева Лидия Арашаевна" w:date="2024-10-01T11:35:00Z"/>
        </w:trPr>
        <w:tc>
          <w:tcPr>
            <w:tcW w:w="1100" w:type="pct"/>
          </w:tcPr>
          <w:p w14:paraId="7ABFF504" w14:textId="77777777" w:rsidR="008D6D4D" w:rsidRPr="007036CE" w:rsidRDefault="008D6D4D" w:rsidP="008212CC">
            <w:pPr>
              <w:pStyle w:val="GOSTTablenorm"/>
              <w:rPr>
                <w:ins w:id="7018" w:author="Опаева Лидия Арашаевна" w:date="2024-10-01T11:35:00Z"/>
              </w:rPr>
            </w:pPr>
            <w:ins w:id="7019" w:author="Опаева Лидия Арашаевна" w:date="2024-10-01T11:35:00Z">
              <w:r w:rsidRPr="007036CE">
                <w:t>ОКТМО по Дт</w:t>
              </w:r>
            </w:ins>
          </w:p>
        </w:tc>
        <w:tc>
          <w:tcPr>
            <w:tcW w:w="750" w:type="pct"/>
          </w:tcPr>
          <w:p w14:paraId="312787DA" w14:textId="77777777" w:rsidR="008D6D4D" w:rsidRPr="007036CE" w:rsidRDefault="008D6D4D" w:rsidP="008212CC">
            <w:pPr>
              <w:pStyle w:val="GOSTTablenorm"/>
              <w:rPr>
                <w:ins w:id="7020" w:author="Опаева Лидия Арашаевна" w:date="2024-10-01T11:35:00Z"/>
                <w:lang w:val="en-US"/>
              </w:rPr>
            </w:pPr>
            <w:ins w:id="7021" w:author="Опаева Лидия Арашаевна" w:date="2024-10-01T11:35:00Z">
              <w:r w:rsidRPr="007036CE">
                <w:rPr>
                  <w:b/>
                  <w:bCs/>
                  <w:szCs w:val="22"/>
                </w:rPr>
                <w:t>T0504833:</w:t>
              </w:r>
              <w:r w:rsidRPr="007036CE">
                <w:t>DT_</w:t>
              </w:r>
              <w:r w:rsidRPr="007036CE">
                <w:rPr>
                  <w:lang w:val="en-US"/>
                </w:rPr>
                <w:t>OKTMO</w:t>
              </w:r>
            </w:ins>
          </w:p>
        </w:tc>
        <w:tc>
          <w:tcPr>
            <w:tcW w:w="500" w:type="pct"/>
          </w:tcPr>
          <w:p w14:paraId="54937CB4" w14:textId="77777777" w:rsidR="008D6D4D" w:rsidRPr="007036CE" w:rsidRDefault="008D6D4D" w:rsidP="008212CC">
            <w:pPr>
              <w:pStyle w:val="GOSTTablenorm"/>
              <w:rPr>
                <w:ins w:id="7022" w:author="Опаева Лидия Арашаевна" w:date="2024-10-01T11:35:00Z"/>
              </w:rPr>
            </w:pPr>
            <w:ins w:id="7023" w:author="Опаева Лидия Арашаевна" w:date="2024-10-01T11:35:00Z">
              <w:r w:rsidRPr="007036CE">
                <w:t>Строка</w:t>
              </w:r>
            </w:ins>
          </w:p>
        </w:tc>
        <w:tc>
          <w:tcPr>
            <w:tcW w:w="300" w:type="pct"/>
          </w:tcPr>
          <w:p w14:paraId="3923DC4F" w14:textId="77777777" w:rsidR="008D6D4D" w:rsidRPr="007036CE" w:rsidRDefault="008D6D4D" w:rsidP="008212CC">
            <w:pPr>
              <w:pStyle w:val="GOSTTablenorm"/>
              <w:rPr>
                <w:ins w:id="7024" w:author="Опаева Лидия Арашаевна" w:date="2024-10-01T11:35:00Z"/>
              </w:rPr>
            </w:pPr>
            <w:ins w:id="7025" w:author="Опаева Лидия Арашаевна" w:date="2024-10-01T11:35:00Z">
              <w:r w:rsidRPr="007036CE">
                <w:t>Да</w:t>
              </w:r>
            </w:ins>
          </w:p>
        </w:tc>
        <w:tc>
          <w:tcPr>
            <w:tcW w:w="315" w:type="pct"/>
          </w:tcPr>
          <w:p w14:paraId="2FC79127" w14:textId="77777777" w:rsidR="008D6D4D" w:rsidRPr="007036CE" w:rsidRDefault="008D6D4D" w:rsidP="008212CC">
            <w:pPr>
              <w:pStyle w:val="GOSTTablenorm"/>
              <w:rPr>
                <w:ins w:id="7026" w:author="Опаева Лидия Арашаевна" w:date="2024-10-01T11:35:00Z"/>
              </w:rPr>
            </w:pPr>
            <w:ins w:id="7027" w:author="Опаева Лидия Арашаевна" w:date="2024-10-01T11:35:00Z">
              <w:r w:rsidRPr="007036CE">
                <w:t>&lt;=25</w:t>
              </w:r>
            </w:ins>
          </w:p>
        </w:tc>
        <w:tc>
          <w:tcPr>
            <w:tcW w:w="2035" w:type="pct"/>
          </w:tcPr>
          <w:p w14:paraId="16183F77" w14:textId="77777777" w:rsidR="008D6D4D" w:rsidRPr="007036CE" w:rsidRDefault="008D6D4D" w:rsidP="008212CC">
            <w:pPr>
              <w:pStyle w:val="GOSTTablenorm"/>
              <w:rPr>
                <w:ins w:id="7028" w:author="Опаева Лидия Арашаевна" w:date="2024-10-01T11:35:00Z"/>
              </w:rPr>
            </w:pPr>
            <w:ins w:id="7029" w:author="Опаева Лидия Арашаевна" w:date="2024-10-01T11:35:00Z">
              <w:r w:rsidRPr="007036CE">
                <w:t>Указывается значение аналитического признака «ОКТМО» для отражения по дебету записи учета.</w:t>
              </w:r>
            </w:ins>
          </w:p>
          <w:p w14:paraId="3B4777D8" w14:textId="77777777" w:rsidR="008D6D4D" w:rsidRPr="007036CE" w:rsidRDefault="008D6D4D" w:rsidP="008212CC">
            <w:pPr>
              <w:pStyle w:val="GOSTTablenorm"/>
              <w:rPr>
                <w:ins w:id="7030" w:author="Опаева Лидия Арашаевна" w:date="2024-10-01T11:35:00Z"/>
              </w:rPr>
            </w:pPr>
            <w:ins w:id="7031" w:author="Опаева Лидия Арашаевна" w:date="2024-10-01T11:35:00Z">
              <w:r w:rsidRPr="007036CE">
                <w:t>Допускается заполнение прочерком</w:t>
              </w:r>
            </w:ins>
          </w:p>
        </w:tc>
      </w:tr>
      <w:tr w:rsidR="008D6D4D" w:rsidRPr="007036CE" w14:paraId="6E8FC912" w14:textId="77777777" w:rsidTr="008212CC">
        <w:trPr>
          <w:ins w:id="7032" w:author="Опаева Лидия Арашаевна" w:date="2024-10-01T11:35:00Z"/>
        </w:trPr>
        <w:tc>
          <w:tcPr>
            <w:tcW w:w="1100" w:type="pct"/>
          </w:tcPr>
          <w:p w14:paraId="4906C146" w14:textId="77777777" w:rsidR="008D6D4D" w:rsidRPr="007036CE" w:rsidRDefault="008D6D4D" w:rsidP="008212CC">
            <w:pPr>
              <w:pStyle w:val="GOSTTablenorm"/>
              <w:rPr>
                <w:ins w:id="7033" w:author="Опаева Лидия Арашаевна" w:date="2024-10-01T11:35:00Z"/>
              </w:rPr>
            </w:pPr>
            <w:ins w:id="7034" w:author="Опаева Лидия Арашаевна" w:date="2024-10-01T11:35:00Z">
              <w:r w:rsidRPr="007036CE">
                <w:lastRenderedPageBreak/>
                <w:t>ОКТМО по Кт</w:t>
              </w:r>
            </w:ins>
          </w:p>
        </w:tc>
        <w:tc>
          <w:tcPr>
            <w:tcW w:w="750" w:type="pct"/>
          </w:tcPr>
          <w:p w14:paraId="23317EFC" w14:textId="77777777" w:rsidR="008D6D4D" w:rsidRPr="007036CE" w:rsidRDefault="008D6D4D" w:rsidP="008212CC">
            <w:pPr>
              <w:pStyle w:val="GOSTTablenorm"/>
              <w:rPr>
                <w:ins w:id="7035" w:author="Опаева Лидия Арашаевна" w:date="2024-10-01T11:35:00Z"/>
                <w:lang w:val="en-US"/>
              </w:rPr>
            </w:pPr>
            <w:ins w:id="7036" w:author="Опаева Лидия Арашаевна" w:date="2024-10-01T11:35:00Z">
              <w:r w:rsidRPr="007036CE">
                <w:rPr>
                  <w:b/>
                  <w:bCs/>
                  <w:szCs w:val="22"/>
                </w:rPr>
                <w:t>T0504833:</w:t>
              </w:r>
              <w:r w:rsidRPr="007036CE">
                <w:rPr>
                  <w:lang w:val="en-US"/>
                </w:rPr>
                <w:t>C</w:t>
              </w:r>
              <w:r w:rsidRPr="007036CE">
                <w:t>T_</w:t>
              </w:r>
              <w:r w:rsidRPr="007036CE">
                <w:rPr>
                  <w:lang w:val="en-US"/>
                </w:rPr>
                <w:t>OKTMO</w:t>
              </w:r>
            </w:ins>
          </w:p>
        </w:tc>
        <w:tc>
          <w:tcPr>
            <w:tcW w:w="500" w:type="pct"/>
          </w:tcPr>
          <w:p w14:paraId="3CE15A3F" w14:textId="77777777" w:rsidR="008D6D4D" w:rsidRPr="007036CE" w:rsidRDefault="008D6D4D" w:rsidP="008212CC">
            <w:pPr>
              <w:pStyle w:val="GOSTTablenorm"/>
              <w:rPr>
                <w:ins w:id="7037" w:author="Опаева Лидия Арашаевна" w:date="2024-10-01T11:35:00Z"/>
              </w:rPr>
            </w:pPr>
            <w:ins w:id="7038" w:author="Опаева Лидия Арашаевна" w:date="2024-10-01T11:35:00Z">
              <w:r w:rsidRPr="007036CE">
                <w:t>Строка</w:t>
              </w:r>
            </w:ins>
          </w:p>
        </w:tc>
        <w:tc>
          <w:tcPr>
            <w:tcW w:w="300" w:type="pct"/>
          </w:tcPr>
          <w:p w14:paraId="2C4FEE6A" w14:textId="77777777" w:rsidR="008D6D4D" w:rsidRPr="007036CE" w:rsidRDefault="008D6D4D" w:rsidP="008212CC">
            <w:pPr>
              <w:pStyle w:val="GOSTTablenorm"/>
              <w:rPr>
                <w:ins w:id="7039" w:author="Опаева Лидия Арашаевна" w:date="2024-10-01T11:35:00Z"/>
              </w:rPr>
            </w:pPr>
            <w:ins w:id="7040" w:author="Опаева Лидия Арашаевна" w:date="2024-10-01T11:35:00Z">
              <w:r w:rsidRPr="007036CE">
                <w:t>Да</w:t>
              </w:r>
            </w:ins>
          </w:p>
        </w:tc>
        <w:tc>
          <w:tcPr>
            <w:tcW w:w="315" w:type="pct"/>
          </w:tcPr>
          <w:p w14:paraId="117A35F2" w14:textId="77777777" w:rsidR="008D6D4D" w:rsidRPr="007036CE" w:rsidRDefault="008D6D4D" w:rsidP="008212CC">
            <w:pPr>
              <w:pStyle w:val="GOSTTablenorm"/>
              <w:rPr>
                <w:ins w:id="7041" w:author="Опаева Лидия Арашаевна" w:date="2024-10-01T11:35:00Z"/>
              </w:rPr>
            </w:pPr>
            <w:ins w:id="7042" w:author="Опаева Лидия Арашаевна" w:date="2024-10-01T11:35:00Z">
              <w:r w:rsidRPr="007036CE">
                <w:t>&lt;=25</w:t>
              </w:r>
            </w:ins>
          </w:p>
        </w:tc>
        <w:tc>
          <w:tcPr>
            <w:tcW w:w="2035" w:type="pct"/>
          </w:tcPr>
          <w:p w14:paraId="18744BCD" w14:textId="77777777" w:rsidR="008D6D4D" w:rsidRPr="007036CE" w:rsidRDefault="008D6D4D" w:rsidP="008212CC">
            <w:pPr>
              <w:pStyle w:val="GOSTTablenorm"/>
              <w:rPr>
                <w:ins w:id="7043" w:author="Опаева Лидия Арашаевна" w:date="2024-10-01T11:35:00Z"/>
              </w:rPr>
            </w:pPr>
            <w:ins w:id="7044" w:author="Опаева Лидия Арашаевна" w:date="2024-10-01T11:35:00Z">
              <w:r w:rsidRPr="007036CE">
                <w:t>Указывается значение аналитического признака «ОКТМО» для отражения по кредиту записи учета.</w:t>
              </w:r>
            </w:ins>
          </w:p>
          <w:p w14:paraId="408CA481" w14:textId="77777777" w:rsidR="008D6D4D" w:rsidRPr="007036CE" w:rsidRDefault="008D6D4D" w:rsidP="008212CC">
            <w:pPr>
              <w:pStyle w:val="GOSTTablenorm"/>
              <w:rPr>
                <w:ins w:id="7045" w:author="Опаева Лидия Арашаевна" w:date="2024-10-01T11:35:00Z"/>
              </w:rPr>
            </w:pPr>
            <w:ins w:id="7046" w:author="Опаева Лидия Арашаевна" w:date="2024-10-01T11:35:00Z">
              <w:r w:rsidRPr="007036CE">
                <w:t>Допускается заполнение прочерком</w:t>
              </w:r>
            </w:ins>
          </w:p>
        </w:tc>
      </w:tr>
      <w:tr w:rsidR="008D6D4D" w:rsidRPr="007036CE" w14:paraId="31B1D7E7" w14:textId="77777777" w:rsidTr="008212CC">
        <w:trPr>
          <w:ins w:id="7047" w:author="Опаева Лидия Арашаевна" w:date="2024-10-01T11:35:00Z"/>
        </w:trPr>
        <w:tc>
          <w:tcPr>
            <w:tcW w:w="1100" w:type="pct"/>
          </w:tcPr>
          <w:p w14:paraId="1D219A12" w14:textId="77777777" w:rsidR="008D6D4D" w:rsidRPr="007036CE" w:rsidRDefault="008D6D4D" w:rsidP="008212CC">
            <w:pPr>
              <w:pStyle w:val="GOSTTablenorm"/>
              <w:rPr>
                <w:ins w:id="7048" w:author="Опаева Лидия Арашаевна" w:date="2024-10-01T11:35:00Z"/>
              </w:rPr>
            </w:pPr>
            <w:ins w:id="7049" w:author="Опаева Лидия Арашаевна" w:date="2024-10-01T11:35:00Z">
              <w:r w:rsidRPr="007036CE">
                <w:t>Признак заключительных оборотов по Дт</w:t>
              </w:r>
            </w:ins>
          </w:p>
        </w:tc>
        <w:tc>
          <w:tcPr>
            <w:tcW w:w="750" w:type="pct"/>
          </w:tcPr>
          <w:p w14:paraId="2D2078FC" w14:textId="77777777" w:rsidR="008D6D4D" w:rsidRPr="007036CE" w:rsidRDefault="008D6D4D" w:rsidP="008212CC">
            <w:pPr>
              <w:pStyle w:val="GOSTTablenorm"/>
              <w:rPr>
                <w:ins w:id="7050" w:author="Опаева Лидия Арашаевна" w:date="2024-10-01T11:35:00Z"/>
              </w:rPr>
            </w:pPr>
            <w:ins w:id="7051" w:author="Опаева Лидия Арашаевна" w:date="2024-10-01T11:35:00Z">
              <w:r w:rsidRPr="007036CE">
                <w:rPr>
                  <w:b/>
                  <w:bCs/>
                  <w:szCs w:val="22"/>
                </w:rPr>
                <w:t>T0504833:</w:t>
              </w:r>
              <w:r w:rsidRPr="007036CE">
                <w:t>DT_PZO</w:t>
              </w:r>
            </w:ins>
          </w:p>
        </w:tc>
        <w:tc>
          <w:tcPr>
            <w:tcW w:w="500" w:type="pct"/>
          </w:tcPr>
          <w:p w14:paraId="51CE2A39" w14:textId="77777777" w:rsidR="008D6D4D" w:rsidRPr="007036CE" w:rsidRDefault="008D6D4D" w:rsidP="008212CC">
            <w:pPr>
              <w:pStyle w:val="GOSTTablenorm"/>
              <w:rPr>
                <w:ins w:id="7052" w:author="Опаева Лидия Арашаевна" w:date="2024-10-01T11:35:00Z"/>
              </w:rPr>
            </w:pPr>
            <w:ins w:id="7053" w:author="Опаева Лидия Арашаевна" w:date="2024-10-01T11:35:00Z">
              <w:r w:rsidRPr="007036CE">
                <w:t>Строка</w:t>
              </w:r>
            </w:ins>
          </w:p>
        </w:tc>
        <w:tc>
          <w:tcPr>
            <w:tcW w:w="300" w:type="pct"/>
          </w:tcPr>
          <w:p w14:paraId="6D369BE7" w14:textId="77777777" w:rsidR="008D6D4D" w:rsidRPr="007036CE" w:rsidRDefault="008D6D4D" w:rsidP="008212CC">
            <w:pPr>
              <w:pStyle w:val="GOSTTablenorm"/>
              <w:rPr>
                <w:ins w:id="7054" w:author="Опаева Лидия Арашаевна" w:date="2024-10-01T11:35:00Z"/>
              </w:rPr>
            </w:pPr>
            <w:ins w:id="7055" w:author="Опаева Лидия Арашаевна" w:date="2024-10-01T11:35:00Z">
              <w:r w:rsidRPr="007036CE">
                <w:t>Да</w:t>
              </w:r>
            </w:ins>
          </w:p>
        </w:tc>
        <w:tc>
          <w:tcPr>
            <w:tcW w:w="315" w:type="pct"/>
          </w:tcPr>
          <w:p w14:paraId="6307ECE5" w14:textId="77777777" w:rsidR="008D6D4D" w:rsidRPr="007036CE" w:rsidRDefault="008D6D4D" w:rsidP="008212CC">
            <w:pPr>
              <w:pStyle w:val="GOSTTablenorm"/>
              <w:rPr>
                <w:ins w:id="7056" w:author="Опаева Лидия Арашаевна" w:date="2024-10-01T11:35:00Z"/>
              </w:rPr>
            </w:pPr>
            <w:ins w:id="7057" w:author="Опаева Лидия Арашаевна" w:date="2024-10-01T11:35:00Z">
              <w:r w:rsidRPr="007036CE">
                <w:t>&lt;=25</w:t>
              </w:r>
            </w:ins>
          </w:p>
        </w:tc>
        <w:tc>
          <w:tcPr>
            <w:tcW w:w="2035" w:type="pct"/>
          </w:tcPr>
          <w:p w14:paraId="4217F052" w14:textId="77777777" w:rsidR="008D6D4D" w:rsidRPr="007036CE" w:rsidRDefault="008D6D4D" w:rsidP="008212CC">
            <w:pPr>
              <w:pStyle w:val="GOSTTablenorm"/>
              <w:rPr>
                <w:ins w:id="7058" w:author="Опаева Лидия Арашаевна" w:date="2024-10-01T11:35:00Z"/>
              </w:rPr>
            </w:pPr>
            <w:ins w:id="7059" w:author="Опаева Лидия Арашаевна" w:date="2024-10-01T11:35:00Z">
              <w:r w:rsidRPr="007036CE">
                <w:t>Указывается значение аналитического признака «ЗО» (Признак заключительных оборотов) для отражения по дебету записи учета.</w:t>
              </w:r>
            </w:ins>
          </w:p>
          <w:p w14:paraId="2B6B5F8B" w14:textId="77777777" w:rsidR="008D6D4D" w:rsidRPr="007036CE" w:rsidRDefault="008D6D4D" w:rsidP="008212CC">
            <w:pPr>
              <w:pStyle w:val="afffe"/>
              <w:ind w:firstLine="89"/>
              <w:rPr>
                <w:ins w:id="7060" w:author="Опаева Лидия Арашаевна" w:date="2024-10-01T11:35:00Z"/>
                <w:sz w:val="22"/>
              </w:rPr>
            </w:pPr>
            <w:ins w:id="7061" w:author="Опаева Лидия Арашаевна" w:date="2024-10-01T11:35:00Z">
              <w:r w:rsidRPr="007036CE">
                <w:rPr>
                  <w:sz w:val="22"/>
                </w:rPr>
                <w:t>Возможные значения:</w:t>
              </w:r>
            </w:ins>
          </w:p>
          <w:p w14:paraId="513D2499" w14:textId="77777777" w:rsidR="008D6D4D" w:rsidRPr="007036CE" w:rsidRDefault="008D6D4D" w:rsidP="008212CC">
            <w:pPr>
              <w:pStyle w:val="GOSTTableListMark1"/>
              <w:numPr>
                <w:ilvl w:val="0"/>
                <w:numId w:val="2"/>
              </w:numPr>
              <w:tabs>
                <w:tab w:val="clear" w:pos="369"/>
                <w:tab w:val="num" w:pos="340"/>
              </w:tabs>
              <w:ind w:left="340"/>
              <w:rPr>
                <w:ins w:id="7062" w:author="Опаева Лидия Арашаевна" w:date="2024-10-01T11:35:00Z"/>
              </w:rPr>
            </w:pPr>
            <w:ins w:id="7063" w:author="Опаева Лидия Арашаевна" w:date="2024-10-01T11:35:00Z">
              <w:r w:rsidRPr="007036CE">
                <w:rPr>
                  <w:szCs w:val="22"/>
                </w:rPr>
                <w:t>«НГ-ХХ», где XX – последние две цифры закрываемого финансового года</w:t>
              </w:r>
            </w:ins>
          </w:p>
        </w:tc>
      </w:tr>
      <w:tr w:rsidR="008D6D4D" w:rsidRPr="007036CE" w14:paraId="018AEDF1" w14:textId="77777777" w:rsidTr="008212CC">
        <w:trPr>
          <w:ins w:id="7064" w:author="Опаева Лидия Арашаевна" w:date="2024-10-01T11:35:00Z"/>
        </w:trPr>
        <w:tc>
          <w:tcPr>
            <w:tcW w:w="1100" w:type="pct"/>
          </w:tcPr>
          <w:p w14:paraId="0EB475FD" w14:textId="77777777" w:rsidR="008D6D4D" w:rsidRPr="007036CE" w:rsidRDefault="008D6D4D" w:rsidP="008212CC">
            <w:pPr>
              <w:pStyle w:val="GOSTTablenorm"/>
              <w:rPr>
                <w:ins w:id="7065" w:author="Опаева Лидия Арашаевна" w:date="2024-10-01T11:35:00Z"/>
              </w:rPr>
            </w:pPr>
            <w:ins w:id="7066" w:author="Опаева Лидия Арашаевна" w:date="2024-10-01T11:35:00Z">
              <w:r w:rsidRPr="007036CE">
                <w:t>Признак заключительных оборотов по Кт</w:t>
              </w:r>
            </w:ins>
          </w:p>
        </w:tc>
        <w:tc>
          <w:tcPr>
            <w:tcW w:w="750" w:type="pct"/>
          </w:tcPr>
          <w:p w14:paraId="3C1F1FCF" w14:textId="77777777" w:rsidR="008D6D4D" w:rsidRPr="007036CE" w:rsidRDefault="008D6D4D" w:rsidP="008212CC">
            <w:pPr>
              <w:pStyle w:val="GOSTTablenorm"/>
              <w:rPr>
                <w:ins w:id="7067" w:author="Опаева Лидия Арашаевна" w:date="2024-10-01T11:35:00Z"/>
              </w:rPr>
            </w:pPr>
            <w:ins w:id="7068" w:author="Опаева Лидия Арашаевна" w:date="2024-10-01T11:35:00Z">
              <w:r w:rsidRPr="007036CE">
                <w:rPr>
                  <w:b/>
                  <w:bCs/>
                  <w:szCs w:val="22"/>
                </w:rPr>
                <w:t>T0504833:</w:t>
              </w:r>
              <w:r w:rsidRPr="007036CE">
                <w:rPr>
                  <w:lang w:val="en-US"/>
                </w:rPr>
                <w:t>C</w:t>
              </w:r>
              <w:r w:rsidRPr="007036CE">
                <w:t>T_PZO</w:t>
              </w:r>
            </w:ins>
          </w:p>
        </w:tc>
        <w:tc>
          <w:tcPr>
            <w:tcW w:w="500" w:type="pct"/>
          </w:tcPr>
          <w:p w14:paraId="11142B2F" w14:textId="77777777" w:rsidR="008D6D4D" w:rsidRPr="007036CE" w:rsidRDefault="008D6D4D" w:rsidP="008212CC">
            <w:pPr>
              <w:pStyle w:val="GOSTTablenorm"/>
              <w:rPr>
                <w:ins w:id="7069" w:author="Опаева Лидия Арашаевна" w:date="2024-10-01T11:35:00Z"/>
              </w:rPr>
            </w:pPr>
            <w:ins w:id="7070" w:author="Опаева Лидия Арашаевна" w:date="2024-10-01T11:35:00Z">
              <w:r w:rsidRPr="007036CE">
                <w:t>Строка</w:t>
              </w:r>
            </w:ins>
          </w:p>
        </w:tc>
        <w:tc>
          <w:tcPr>
            <w:tcW w:w="300" w:type="pct"/>
          </w:tcPr>
          <w:p w14:paraId="4DC95B87" w14:textId="77777777" w:rsidR="008D6D4D" w:rsidRPr="007036CE" w:rsidRDefault="008D6D4D" w:rsidP="008212CC">
            <w:pPr>
              <w:pStyle w:val="GOSTTablenorm"/>
              <w:rPr>
                <w:ins w:id="7071" w:author="Опаева Лидия Арашаевна" w:date="2024-10-01T11:35:00Z"/>
              </w:rPr>
            </w:pPr>
            <w:ins w:id="7072" w:author="Опаева Лидия Арашаевна" w:date="2024-10-01T11:35:00Z">
              <w:r w:rsidRPr="007036CE">
                <w:t>Да</w:t>
              </w:r>
            </w:ins>
          </w:p>
        </w:tc>
        <w:tc>
          <w:tcPr>
            <w:tcW w:w="315" w:type="pct"/>
          </w:tcPr>
          <w:p w14:paraId="40C91F63" w14:textId="77777777" w:rsidR="008D6D4D" w:rsidRPr="007036CE" w:rsidRDefault="008D6D4D" w:rsidP="008212CC">
            <w:pPr>
              <w:pStyle w:val="GOSTTablenorm"/>
              <w:rPr>
                <w:ins w:id="7073" w:author="Опаева Лидия Арашаевна" w:date="2024-10-01T11:35:00Z"/>
              </w:rPr>
            </w:pPr>
            <w:ins w:id="7074" w:author="Опаева Лидия Арашаевна" w:date="2024-10-01T11:35:00Z">
              <w:r w:rsidRPr="007036CE">
                <w:t>&lt;=25</w:t>
              </w:r>
            </w:ins>
          </w:p>
        </w:tc>
        <w:tc>
          <w:tcPr>
            <w:tcW w:w="2035" w:type="pct"/>
          </w:tcPr>
          <w:p w14:paraId="7EC5EE88" w14:textId="77777777" w:rsidR="008D6D4D" w:rsidRPr="007036CE" w:rsidRDefault="008D6D4D" w:rsidP="008212CC">
            <w:pPr>
              <w:pStyle w:val="GOSTTablenorm"/>
              <w:rPr>
                <w:ins w:id="7075" w:author="Опаева Лидия Арашаевна" w:date="2024-10-01T11:35:00Z"/>
              </w:rPr>
            </w:pPr>
            <w:ins w:id="7076" w:author="Опаева Лидия Арашаевна" w:date="2024-10-01T11:35:00Z">
              <w:r w:rsidRPr="007036CE">
                <w:t>Указывается значение аналитического признака «ЗО» (Признак заключительных оборотов) для отражения по кредиту записи учета.</w:t>
              </w:r>
            </w:ins>
          </w:p>
          <w:p w14:paraId="0A5CC1E2" w14:textId="77777777" w:rsidR="008D6D4D" w:rsidRPr="007036CE" w:rsidRDefault="008D6D4D" w:rsidP="008212CC">
            <w:pPr>
              <w:pStyle w:val="GOSTTablenorm"/>
              <w:rPr>
                <w:ins w:id="7077" w:author="Опаева Лидия Арашаевна" w:date="2024-10-01T11:35:00Z"/>
              </w:rPr>
            </w:pPr>
            <w:ins w:id="7078" w:author="Опаева Лидия Арашаевна" w:date="2024-10-01T11:35:00Z">
              <w:r w:rsidRPr="007036CE">
                <w:t>Возможные значения:</w:t>
              </w:r>
            </w:ins>
          </w:p>
          <w:p w14:paraId="2386B2ED" w14:textId="77777777" w:rsidR="008D6D4D" w:rsidRPr="007036CE" w:rsidRDefault="008D6D4D" w:rsidP="008212CC">
            <w:pPr>
              <w:pStyle w:val="GOSTTableListMark1"/>
              <w:numPr>
                <w:ilvl w:val="0"/>
                <w:numId w:val="2"/>
              </w:numPr>
              <w:tabs>
                <w:tab w:val="clear" w:pos="369"/>
                <w:tab w:val="num" w:pos="340"/>
              </w:tabs>
              <w:ind w:left="340"/>
              <w:rPr>
                <w:ins w:id="7079" w:author="Опаева Лидия Арашаевна" w:date="2024-10-01T11:35:00Z"/>
              </w:rPr>
            </w:pPr>
            <w:ins w:id="7080" w:author="Опаева Лидия Арашаевна" w:date="2024-10-01T11:35:00Z">
              <w:r w:rsidRPr="007036CE">
                <w:rPr>
                  <w:szCs w:val="22"/>
                </w:rPr>
                <w:t>«НГ-ХХ», где XX – последние две цифры закрываемого финансового года</w:t>
              </w:r>
            </w:ins>
          </w:p>
        </w:tc>
      </w:tr>
      <w:tr w:rsidR="008D6D4D" w:rsidRPr="007036CE" w14:paraId="46D2A312" w14:textId="77777777" w:rsidTr="008212CC">
        <w:trPr>
          <w:ins w:id="7081" w:author="Опаева Лидия Арашаевна" w:date="2024-10-01T11:35:00Z"/>
        </w:trPr>
        <w:tc>
          <w:tcPr>
            <w:tcW w:w="1100" w:type="pct"/>
          </w:tcPr>
          <w:p w14:paraId="49D6E0BC" w14:textId="77777777" w:rsidR="008D6D4D" w:rsidRPr="007036CE" w:rsidRDefault="008D6D4D" w:rsidP="008212CC">
            <w:pPr>
              <w:pStyle w:val="GOSTTablenorm"/>
              <w:rPr>
                <w:ins w:id="7082" w:author="Опаева Лидия Арашаевна" w:date="2024-10-01T11:35:00Z"/>
              </w:rPr>
            </w:pPr>
            <w:ins w:id="7083" w:author="Опаева Лидия Арашаевна" w:date="2024-10-01T11:35:00Z">
              <w:r w:rsidRPr="007036CE">
                <w:t>ОКС/КМИ по Дт</w:t>
              </w:r>
            </w:ins>
          </w:p>
        </w:tc>
        <w:tc>
          <w:tcPr>
            <w:tcW w:w="750" w:type="pct"/>
          </w:tcPr>
          <w:p w14:paraId="53787040" w14:textId="77777777" w:rsidR="008D6D4D" w:rsidRPr="007036CE" w:rsidRDefault="008D6D4D" w:rsidP="008212CC">
            <w:pPr>
              <w:pStyle w:val="GOSTTablenorm"/>
              <w:rPr>
                <w:ins w:id="7084" w:author="Опаева Лидия Арашаевна" w:date="2024-10-01T11:35:00Z"/>
              </w:rPr>
            </w:pPr>
            <w:ins w:id="7085" w:author="Опаева Лидия Арашаевна" w:date="2024-10-01T11:35:00Z">
              <w:r w:rsidRPr="007036CE">
                <w:rPr>
                  <w:b/>
                  <w:bCs/>
                  <w:szCs w:val="22"/>
                </w:rPr>
                <w:t>T0504833:</w:t>
              </w:r>
              <w:r w:rsidRPr="007036CE">
                <w:t>DT_FAIP</w:t>
              </w:r>
            </w:ins>
          </w:p>
        </w:tc>
        <w:tc>
          <w:tcPr>
            <w:tcW w:w="500" w:type="pct"/>
          </w:tcPr>
          <w:p w14:paraId="4E773864" w14:textId="77777777" w:rsidR="008D6D4D" w:rsidRPr="007036CE" w:rsidRDefault="008D6D4D" w:rsidP="008212CC">
            <w:pPr>
              <w:pStyle w:val="GOSTTablenorm"/>
              <w:rPr>
                <w:ins w:id="7086" w:author="Опаева Лидия Арашаевна" w:date="2024-10-01T11:35:00Z"/>
              </w:rPr>
            </w:pPr>
            <w:ins w:id="7087" w:author="Опаева Лидия Арашаевна" w:date="2024-10-01T11:35:00Z">
              <w:r w:rsidRPr="007036CE">
                <w:t>Строка</w:t>
              </w:r>
            </w:ins>
          </w:p>
        </w:tc>
        <w:tc>
          <w:tcPr>
            <w:tcW w:w="300" w:type="pct"/>
          </w:tcPr>
          <w:p w14:paraId="4EBB38CE" w14:textId="77777777" w:rsidR="008D6D4D" w:rsidRPr="007036CE" w:rsidRDefault="008D6D4D" w:rsidP="008212CC">
            <w:pPr>
              <w:pStyle w:val="GOSTTablenorm"/>
              <w:rPr>
                <w:ins w:id="7088" w:author="Опаева Лидия Арашаевна" w:date="2024-10-01T11:35:00Z"/>
              </w:rPr>
            </w:pPr>
            <w:ins w:id="7089" w:author="Опаева Лидия Арашаевна" w:date="2024-10-01T11:35:00Z">
              <w:r w:rsidRPr="007036CE">
                <w:t>Да</w:t>
              </w:r>
            </w:ins>
          </w:p>
        </w:tc>
        <w:tc>
          <w:tcPr>
            <w:tcW w:w="315" w:type="pct"/>
          </w:tcPr>
          <w:p w14:paraId="7F7F26ED" w14:textId="77777777" w:rsidR="008D6D4D" w:rsidRPr="007036CE" w:rsidRDefault="008D6D4D" w:rsidP="008212CC">
            <w:pPr>
              <w:pStyle w:val="GOSTTablenorm"/>
              <w:rPr>
                <w:ins w:id="7090" w:author="Опаева Лидия Арашаевна" w:date="2024-10-01T11:35:00Z"/>
              </w:rPr>
            </w:pPr>
            <w:ins w:id="7091" w:author="Опаева Лидия Арашаевна" w:date="2024-10-01T11:35:00Z">
              <w:r w:rsidRPr="007036CE">
                <w:t>&lt;=25</w:t>
              </w:r>
            </w:ins>
          </w:p>
        </w:tc>
        <w:tc>
          <w:tcPr>
            <w:tcW w:w="2035" w:type="pct"/>
          </w:tcPr>
          <w:p w14:paraId="4C05481C" w14:textId="77777777" w:rsidR="008D6D4D" w:rsidRPr="007036CE" w:rsidRDefault="008D6D4D" w:rsidP="008212CC">
            <w:pPr>
              <w:pStyle w:val="GOSTTablenorm"/>
              <w:rPr>
                <w:ins w:id="7092" w:author="Опаева Лидия Арашаевна" w:date="2024-10-01T11:35:00Z"/>
              </w:rPr>
            </w:pPr>
            <w:ins w:id="7093" w:author="Опаева Лидия Арашаевна" w:date="2024-10-01T11:35:00Z">
              <w:r w:rsidRPr="007036CE">
                <w:t>Указывается значение аналитического признака «ОКС/КМИ» (Код объекта капитального строительства/ капитальных вложений, мероприятия по информатизации) для отражения по дебету записи учета.</w:t>
              </w:r>
            </w:ins>
          </w:p>
          <w:p w14:paraId="01AC3750" w14:textId="77777777" w:rsidR="008D6D4D" w:rsidRPr="007036CE" w:rsidRDefault="008D6D4D" w:rsidP="008212CC">
            <w:pPr>
              <w:pStyle w:val="GOSTTablenorm"/>
              <w:rPr>
                <w:ins w:id="7094" w:author="Опаева Лидия Арашаевна" w:date="2024-10-01T11:35:00Z"/>
              </w:rPr>
            </w:pPr>
            <w:ins w:id="7095" w:author="Опаева Лидия Арашаевна" w:date="2024-10-01T11:35:00Z">
              <w:r w:rsidRPr="007036CE">
                <w:t>Допускается заполнение прочерком</w:t>
              </w:r>
            </w:ins>
          </w:p>
        </w:tc>
      </w:tr>
      <w:tr w:rsidR="008D6D4D" w:rsidRPr="007036CE" w14:paraId="7861C536" w14:textId="77777777" w:rsidTr="008212CC">
        <w:trPr>
          <w:ins w:id="7096" w:author="Опаева Лидия Арашаевна" w:date="2024-10-01T11:35:00Z"/>
        </w:trPr>
        <w:tc>
          <w:tcPr>
            <w:tcW w:w="1100" w:type="pct"/>
          </w:tcPr>
          <w:p w14:paraId="19C6CD6C" w14:textId="77777777" w:rsidR="008D6D4D" w:rsidRPr="007036CE" w:rsidRDefault="008D6D4D" w:rsidP="008212CC">
            <w:pPr>
              <w:pStyle w:val="GOSTTablenorm"/>
              <w:rPr>
                <w:ins w:id="7097" w:author="Опаева Лидия Арашаевна" w:date="2024-10-01T11:35:00Z"/>
              </w:rPr>
            </w:pPr>
            <w:ins w:id="7098" w:author="Опаева Лидия Арашаевна" w:date="2024-10-01T11:35:00Z">
              <w:r w:rsidRPr="007036CE">
                <w:t>ОКС/КМИ по Кт</w:t>
              </w:r>
            </w:ins>
          </w:p>
        </w:tc>
        <w:tc>
          <w:tcPr>
            <w:tcW w:w="750" w:type="pct"/>
          </w:tcPr>
          <w:p w14:paraId="7AC37795" w14:textId="77777777" w:rsidR="008D6D4D" w:rsidRPr="007036CE" w:rsidRDefault="008D6D4D" w:rsidP="008212CC">
            <w:pPr>
              <w:pStyle w:val="GOSTTablenorm"/>
              <w:rPr>
                <w:ins w:id="7099" w:author="Опаева Лидия Арашаевна" w:date="2024-10-01T11:35:00Z"/>
              </w:rPr>
            </w:pPr>
            <w:ins w:id="7100" w:author="Опаева Лидия Арашаевна" w:date="2024-10-01T11:35:00Z">
              <w:r w:rsidRPr="007036CE">
                <w:rPr>
                  <w:b/>
                  <w:bCs/>
                  <w:szCs w:val="22"/>
                </w:rPr>
                <w:t>T0504833:</w:t>
              </w:r>
              <w:r w:rsidRPr="007036CE">
                <w:rPr>
                  <w:lang w:val="en-US"/>
                </w:rPr>
                <w:t>C</w:t>
              </w:r>
              <w:r w:rsidRPr="007036CE">
                <w:t>T_FAIP</w:t>
              </w:r>
            </w:ins>
          </w:p>
        </w:tc>
        <w:tc>
          <w:tcPr>
            <w:tcW w:w="500" w:type="pct"/>
          </w:tcPr>
          <w:p w14:paraId="37CF76AE" w14:textId="77777777" w:rsidR="008D6D4D" w:rsidRPr="007036CE" w:rsidRDefault="008D6D4D" w:rsidP="008212CC">
            <w:pPr>
              <w:pStyle w:val="GOSTTablenorm"/>
              <w:rPr>
                <w:ins w:id="7101" w:author="Опаева Лидия Арашаевна" w:date="2024-10-01T11:35:00Z"/>
              </w:rPr>
            </w:pPr>
            <w:ins w:id="7102" w:author="Опаева Лидия Арашаевна" w:date="2024-10-01T11:35:00Z">
              <w:r w:rsidRPr="007036CE">
                <w:t>Строка</w:t>
              </w:r>
            </w:ins>
          </w:p>
        </w:tc>
        <w:tc>
          <w:tcPr>
            <w:tcW w:w="300" w:type="pct"/>
          </w:tcPr>
          <w:p w14:paraId="2D08CC40" w14:textId="77777777" w:rsidR="008D6D4D" w:rsidRPr="007036CE" w:rsidRDefault="008D6D4D" w:rsidP="008212CC">
            <w:pPr>
              <w:pStyle w:val="GOSTTablenorm"/>
              <w:rPr>
                <w:ins w:id="7103" w:author="Опаева Лидия Арашаевна" w:date="2024-10-01T11:35:00Z"/>
              </w:rPr>
            </w:pPr>
            <w:ins w:id="7104" w:author="Опаева Лидия Арашаевна" w:date="2024-10-01T11:35:00Z">
              <w:r w:rsidRPr="007036CE">
                <w:t>Да</w:t>
              </w:r>
            </w:ins>
          </w:p>
        </w:tc>
        <w:tc>
          <w:tcPr>
            <w:tcW w:w="315" w:type="pct"/>
          </w:tcPr>
          <w:p w14:paraId="45908153" w14:textId="77777777" w:rsidR="008D6D4D" w:rsidRPr="007036CE" w:rsidRDefault="008D6D4D" w:rsidP="008212CC">
            <w:pPr>
              <w:pStyle w:val="GOSTTablenorm"/>
              <w:rPr>
                <w:ins w:id="7105" w:author="Опаева Лидия Арашаевна" w:date="2024-10-01T11:35:00Z"/>
              </w:rPr>
            </w:pPr>
            <w:ins w:id="7106" w:author="Опаева Лидия Арашаевна" w:date="2024-10-01T11:35:00Z">
              <w:r w:rsidRPr="007036CE">
                <w:t>&lt;=25</w:t>
              </w:r>
            </w:ins>
          </w:p>
        </w:tc>
        <w:tc>
          <w:tcPr>
            <w:tcW w:w="2035" w:type="pct"/>
          </w:tcPr>
          <w:p w14:paraId="53BE3155" w14:textId="77777777" w:rsidR="008D6D4D" w:rsidRPr="007036CE" w:rsidRDefault="008D6D4D" w:rsidP="008212CC">
            <w:pPr>
              <w:pStyle w:val="GOSTTablenorm"/>
              <w:rPr>
                <w:ins w:id="7107" w:author="Опаева Лидия Арашаевна" w:date="2024-10-01T11:35:00Z"/>
              </w:rPr>
            </w:pPr>
            <w:ins w:id="7108" w:author="Опаева Лидия Арашаевна" w:date="2024-10-01T11:35:00Z">
              <w:r w:rsidRPr="007036CE">
                <w:t>Указывается значение аналитического признака «ОКС/КМИ» (Код объекта капитального строительства/капитальных вложений, мероприятия по информатизации) для отражения по кредиту записи учета.</w:t>
              </w:r>
            </w:ins>
          </w:p>
          <w:p w14:paraId="42775E19" w14:textId="77777777" w:rsidR="008D6D4D" w:rsidRPr="007036CE" w:rsidRDefault="008D6D4D" w:rsidP="008212CC">
            <w:pPr>
              <w:pStyle w:val="GOSTTablenorm"/>
              <w:rPr>
                <w:ins w:id="7109" w:author="Опаева Лидия Арашаевна" w:date="2024-10-01T11:35:00Z"/>
              </w:rPr>
            </w:pPr>
            <w:ins w:id="7110" w:author="Опаева Лидия Арашаевна" w:date="2024-10-01T11:35:00Z">
              <w:r w:rsidRPr="007036CE">
                <w:t>Допускается заполнение прочерком</w:t>
              </w:r>
            </w:ins>
          </w:p>
        </w:tc>
      </w:tr>
      <w:tr w:rsidR="008D6D4D" w:rsidRPr="007036CE" w14:paraId="054BDE2D" w14:textId="77777777" w:rsidTr="008212CC">
        <w:trPr>
          <w:ins w:id="7111" w:author="Опаева Лидия Арашаевна" w:date="2024-10-01T11:35:00Z"/>
        </w:trPr>
        <w:tc>
          <w:tcPr>
            <w:tcW w:w="1100" w:type="pct"/>
          </w:tcPr>
          <w:p w14:paraId="59D7AA8B" w14:textId="77777777" w:rsidR="008D6D4D" w:rsidRPr="007036CE" w:rsidRDefault="008D6D4D" w:rsidP="008212CC">
            <w:pPr>
              <w:pStyle w:val="GOSTTablenorm"/>
              <w:rPr>
                <w:ins w:id="7112" w:author="Опаева Лидия Арашаевна" w:date="2024-10-01T11:35:00Z"/>
              </w:rPr>
            </w:pPr>
            <w:ins w:id="7113" w:author="Опаева Лидия Арашаевна" w:date="2024-10-01T11:35:00Z">
              <w:r w:rsidRPr="007036CE">
                <w:t>Финансовый орган по Дт</w:t>
              </w:r>
            </w:ins>
          </w:p>
        </w:tc>
        <w:tc>
          <w:tcPr>
            <w:tcW w:w="750" w:type="pct"/>
          </w:tcPr>
          <w:p w14:paraId="41B66F23" w14:textId="77777777" w:rsidR="008D6D4D" w:rsidRPr="007036CE" w:rsidRDefault="008D6D4D" w:rsidP="008212CC">
            <w:pPr>
              <w:pStyle w:val="GOSTTablenorm"/>
              <w:rPr>
                <w:ins w:id="7114" w:author="Опаева Лидия Арашаевна" w:date="2024-10-01T11:35:00Z"/>
              </w:rPr>
            </w:pPr>
            <w:ins w:id="7115" w:author="Опаева Лидия Арашаевна" w:date="2024-10-01T11:35:00Z">
              <w:r w:rsidRPr="007036CE">
                <w:rPr>
                  <w:b/>
                  <w:bCs/>
                  <w:szCs w:val="22"/>
                </w:rPr>
                <w:t>T0504833:</w:t>
              </w:r>
              <w:r w:rsidRPr="007036CE">
                <w:t>DT_FO</w:t>
              </w:r>
            </w:ins>
          </w:p>
        </w:tc>
        <w:tc>
          <w:tcPr>
            <w:tcW w:w="500" w:type="pct"/>
          </w:tcPr>
          <w:p w14:paraId="0ED266FD" w14:textId="77777777" w:rsidR="008D6D4D" w:rsidRPr="007036CE" w:rsidRDefault="008D6D4D" w:rsidP="008212CC">
            <w:pPr>
              <w:pStyle w:val="GOSTTablenorm"/>
              <w:rPr>
                <w:ins w:id="7116" w:author="Опаева Лидия Арашаевна" w:date="2024-10-01T11:35:00Z"/>
              </w:rPr>
            </w:pPr>
            <w:ins w:id="7117" w:author="Опаева Лидия Арашаевна" w:date="2024-10-01T11:35:00Z">
              <w:r w:rsidRPr="007036CE">
                <w:t>Строка</w:t>
              </w:r>
            </w:ins>
          </w:p>
        </w:tc>
        <w:tc>
          <w:tcPr>
            <w:tcW w:w="300" w:type="pct"/>
          </w:tcPr>
          <w:p w14:paraId="38C5A026" w14:textId="77777777" w:rsidR="008D6D4D" w:rsidRPr="007036CE" w:rsidRDefault="008D6D4D" w:rsidP="008212CC">
            <w:pPr>
              <w:pStyle w:val="GOSTTablenorm"/>
              <w:rPr>
                <w:ins w:id="7118" w:author="Опаева Лидия Арашаевна" w:date="2024-10-01T11:35:00Z"/>
              </w:rPr>
            </w:pPr>
            <w:ins w:id="7119" w:author="Опаева Лидия Арашаевна" w:date="2024-10-01T11:35:00Z">
              <w:r w:rsidRPr="007036CE">
                <w:t>Да</w:t>
              </w:r>
            </w:ins>
          </w:p>
        </w:tc>
        <w:tc>
          <w:tcPr>
            <w:tcW w:w="315" w:type="pct"/>
          </w:tcPr>
          <w:p w14:paraId="109D9A0A" w14:textId="77777777" w:rsidR="008D6D4D" w:rsidRPr="007036CE" w:rsidRDefault="008D6D4D" w:rsidP="008212CC">
            <w:pPr>
              <w:pStyle w:val="GOSTTablenorm"/>
              <w:rPr>
                <w:ins w:id="7120" w:author="Опаева Лидия Арашаевна" w:date="2024-10-01T11:35:00Z"/>
              </w:rPr>
            </w:pPr>
            <w:ins w:id="7121" w:author="Опаева Лидия Арашаевна" w:date="2024-10-01T11:35:00Z">
              <w:r w:rsidRPr="007036CE">
                <w:t>&lt;=25</w:t>
              </w:r>
            </w:ins>
          </w:p>
        </w:tc>
        <w:tc>
          <w:tcPr>
            <w:tcW w:w="2035" w:type="pct"/>
          </w:tcPr>
          <w:p w14:paraId="092B2902" w14:textId="77777777" w:rsidR="008D6D4D" w:rsidRPr="007036CE" w:rsidRDefault="008D6D4D" w:rsidP="008212CC">
            <w:pPr>
              <w:pStyle w:val="GOSTTablenorm"/>
              <w:rPr>
                <w:ins w:id="7122" w:author="Опаева Лидия Арашаевна" w:date="2024-10-01T11:35:00Z"/>
              </w:rPr>
            </w:pPr>
            <w:ins w:id="7123" w:author="Опаева Лидия Арашаевна" w:date="2024-10-01T11:35:00Z">
              <w:r w:rsidRPr="007036CE">
                <w:t>Указывается значение аналитического признака «ФО» (Финансовый орган) для отражения по дебету записи учета.</w:t>
              </w:r>
            </w:ins>
          </w:p>
          <w:p w14:paraId="57D0EE1E" w14:textId="77777777" w:rsidR="008D6D4D" w:rsidRPr="007036CE" w:rsidRDefault="008D6D4D" w:rsidP="008212CC">
            <w:pPr>
              <w:pStyle w:val="GOSTTablenorm"/>
              <w:rPr>
                <w:ins w:id="7124" w:author="Опаева Лидия Арашаевна" w:date="2024-10-01T11:35:00Z"/>
              </w:rPr>
            </w:pPr>
            <w:ins w:id="7125" w:author="Опаева Лидия Арашаевна" w:date="2024-10-01T11:35:00Z">
              <w:r w:rsidRPr="007036CE">
                <w:t>Допускается заполнение прочерком</w:t>
              </w:r>
            </w:ins>
          </w:p>
        </w:tc>
      </w:tr>
      <w:tr w:rsidR="008D6D4D" w:rsidRPr="007036CE" w14:paraId="169D2BA5" w14:textId="77777777" w:rsidTr="008212CC">
        <w:trPr>
          <w:ins w:id="7126" w:author="Опаева Лидия Арашаевна" w:date="2024-10-01T11:35:00Z"/>
        </w:trPr>
        <w:tc>
          <w:tcPr>
            <w:tcW w:w="1100" w:type="pct"/>
          </w:tcPr>
          <w:p w14:paraId="4A971FB1" w14:textId="77777777" w:rsidR="008D6D4D" w:rsidRPr="007036CE" w:rsidRDefault="008D6D4D" w:rsidP="008212CC">
            <w:pPr>
              <w:pStyle w:val="GOSTTablenorm"/>
              <w:rPr>
                <w:ins w:id="7127" w:author="Опаева Лидия Арашаевна" w:date="2024-10-01T11:35:00Z"/>
              </w:rPr>
            </w:pPr>
            <w:ins w:id="7128" w:author="Опаева Лидия Арашаевна" w:date="2024-10-01T11:35:00Z">
              <w:r w:rsidRPr="007036CE">
                <w:lastRenderedPageBreak/>
                <w:t>Финансовый орган по Кт</w:t>
              </w:r>
            </w:ins>
          </w:p>
        </w:tc>
        <w:tc>
          <w:tcPr>
            <w:tcW w:w="750" w:type="pct"/>
          </w:tcPr>
          <w:p w14:paraId="22A79DBF" w14:textId="77777777" w:rsidR="008D6D4D" w:rsidRPr="007036CE" w:rsidRDefault="008D6D4D" w:rsidP="008212CC">
            <w:pPr>
              <w:pStyle w:val="GOSTTablenorm"/>
              <w:rPr>
                <w:ins w:id="7129" w:author="Опаева Лидия Арашаевна" w:date="2024-10-01T11:35:00Z"/>
              </w:rPr>
            </w:pPr>
            <w:ins w:id="7130" w:author="Опаева Лидия Арашаевна" w:date="2024-10-01T11:35:00Z">
              <w:r w:rsidRPr="007036CE">
                <w:rPr>
                  <w:b/>
                  <w:bCs/>
                  <w:szCs w:val="22"/>
                </w:rPr>
                <w:t>T0504833:</w:t>
              </w:r>
              <w:r w:rsidRPr="007036CE">
                <w:rPr>
                  <w:lang w:val="en-US"/>
                </w:rPr>
                <w:t>C</w:t>
              </w:r>
              <w:r w:rsidRPr="007036CE">
                <w:t>T_FO</w:t>
              </w:r>
            </w:ins>
          </w:p>
        </w:tc>
        <w:tc>
          <w:tcPr>
            <w:tcW w:w="500" w:type="pct"/>
          </w:tcPr>
          <w:p w14:paraId="135B7711" w14:textId="77777777" w:rsidR="008D6D4D" w:rsidRPr="007036CE" w:rsidRDefault="008D6D4D" w:rsidP="008212CC">
            <w:pPr>
              <w:pStyle w:val="GOSTTablenorm"/>
              <w:rPr>
                <w:ins w:id="7131" w:author="Опаева Лидия Арашаевна" w:date="2024-10-01T11:35:00Z"/>
              </w:rPr>
            </w:pPr>
            <w:ins w:id="7132" w:author="Опаева Лидия Арашаевна" w:date="2024-10-01T11:35:00Z">
              <w:r w:rsidRPr="007036CE">
                <w:t>Строка</w:t>
              </w:r>
            </w:ins>
          </w:p>
        </w:tc>
        <w:tc>
          <w:tcPr>
            <w:tcW w:w="300" w:type="pct"/>
          </w:tcPr>
          <w:p w14:paraId="36F37003" w14:textId="77777777" w:rsidR="008D6D4D" w:rsidRPr="007036CE" w:rsidRDefault="008D6D4D" w:rsidP="008212CC">
            <w:pPr>
              <w:pStyle w:val="GOSTTablenorm"/>
              <w:rPr>
                <w:ins w:id="7133" w:author="Опаева Лидия Арашаевна" w:date="2024-10-01T11:35:00Z"/>
              </w:rPr>
            </w:pPr>
            <w:ins w:id="7134" w:author="Опаева Лидия Арашаевна" w:date="2024-10-01T11:35:00Z">
              <w:r w:rsidRPr="007036CE">
                <w:t>Да</w:t>
              </w:r>
            </w:ins>
          </w:p>
        </w:tc>
        <w:tc>
          <w:tcPr>
            <w:tcW w:w="315" w:type="pct"/>
          </w:tcPr>
          <w:p w14:paraId="341CFCB5" w14:textId="77777777" w:rsidR="008D6D4D" w:rsidRPr="007036CE" w:rsidRDefault="008D6D4D" w:rsidP="008212CC">
            <w:pPr>
              <w:pStyle w:val="GOSTTablenorm"/>
              <w:rPr>
                <w:ins w:id="7135" w:author="Опаева Лидия Арашаевна" w:date="2024-10-01T11:35:00Z"/>
              </w:rPr>
            </w:pPr>
            <w:ins w:id="7136" w:author="Опаева Лидия Арашаевна" w:date="2024-10-01T11:35:00Z">
              <w:r w:rsidRPr="007036CE">
                <w:t>&lt;=25</w:t>
              </w:r>
            </w:ins>
          </w:p>
        </w:tc>
        <w:tc>
          <w:tcPr>
            <w:tcW w:w="2035" w:type="pct"/>
          </w:tcPr>
          <w:p w14:paraId="57176885" w14:textId="77777777" w:rsidR="008D6D4D" w:rsidRPr="007036CE" w:rsidRDefault="008D6D4D" w:rsidP="008212CC">
            <w:pPr>
              <w:pStyle w:val="GOSTTablenorm"/>
              <w:rPr>
                <w:ins w:id="7137" w:author="Опаева Лидия Арашаевна" w:date="2024-10-01T11:35:00Z"/>
              </w:rPr>
            </w:pPr>
            <w:ins w:id="7138" w:author="Опаева Лидия Арашаевна" w:date="2024-10-01T11:35:00Z">
              <w:r w:rsidRPr="007036CE">
                <w:t>Указывается значение аналитического признака «ФО» (Финансовый орган) для отражения по дебету записи учета.</w:t>
              </w:r>
            </w:ins>
          </w:p>
          <w:p w14:paraId="38119C12" w14:textId="77777777" w:rsidR="008D6D4D" w:rsidRPr="007036CE" w:rsidRDefault="008D6D4D" w:rsidP="008212CC">
            <w:pPr>
              <w:pStyle w:val="GOSTTablenorm"/>
              <w:rPr>
                <w:ins w:id="7139" w:author="Опаева Лидия Арашаевна" w:date="2024-10-01T11:35:00Z"/>
              </w:rPr>
            </w:pPr>
            <w:ins w:id="7140" w:author="Опаева Лидия Арашаевна" w:date="2024-10-01T11:35:00Z">
              <w:r w:rsidRPr="007036CE">
                <w:t>Допускается заполнение прочерком</w:t>
              </w:r>
            </w:ins>
          </w:p>
        </w:tc>
      </w:tr>
      <w:tr w:rsidR="008D6D4D" w:rsidRPr="007036CE" w14:paraId="08995154" w14:textId="77777777" w:rsidTr="008212CC">
        <w:trPr>
          <w:ins w:id="7141" w:author="Опаева Лидия Арашаевна" w:date="2024-10-01T11:35:00Z"/>
        </w:trPr>
        <w:tc>
          <w:tcPr>
            <w:tcW w:w="1100" w:type="pct"/>
          </w:tcPr>
          <w:p w14:paraId="26A008E6" w14:textId="77777777" w:rsidR="008D6D4D" w:rsidRPr="007036CE" w:rsidRDefault="008D6D4D" w:rsidP="008212CC">
            <w:pPr>
              <w:pStyle w:val="GOSTTablenorm"/>
              <w:rPr>
                <w:ins w:id="7142" w:author="Опаева Лидия Арашаевна" w:date="2024-10-01T11:35:00Z"/>
              </w:rPr>
            </w:pPr>
            <w:ins w:id="7143" w:author="Опаева Лидия Арашаевна" w:date="2024-10-01T11:35:00Z">
              <w:r w:rsidRPr="007036CE">
                <w:t>Дата ввода в действие</w:t>
              </w:r>
            </w:ins>
          </w:p>
        </w:tc>
        <w:tc>
          <w:tcPr>
            <w:tcW w:w="750" w:type="pct"/>
          </w:tcPr>
          <w:p w14:paraId="64821C9F" w14:textId="77777777" w:rsidR="008D6D4D" w:rsidRPr="007036CE" w:rsidRDefault="008D6D4D" w:rsidP="008212CC">
            <w:pPr>
              <w:pStyle w:val="GOSTTablenorm"/>
              <w:rPr>
                <w:ins w:id="7144" w:author="Опаева Лидия Арашаевна" w:date="2024-10-01T11:35:00Z"/>
                <w:b/>
                <w:bCs/>
                <w:szCs w:val="22"/>
              </w:rPr>
            </w:pPr>
            <w:ins w:id="7145" w:author="Опаева Лидия Арашаевна" w:date="2024-10-01T11:35:00Z">
              <w:r w:rsidRPr="007036CE">
                <w:rPr>
                  <w:b/>
                  <w:bCs/>
                  <w:szCs w:val="22"/>
                </w:rPr>
                <w:t>T0504833:</w:t>
              </w:r>
              <w:r w:rsidRPr="007036CE">
                <w:t>effectivedate</w:t>
              </w:r>
            </w:ins>
          </w:p>
        </w:tc>
        <w:tc>
          <w:tcPr>
            <w:tcW w:w="500" w:type="pct"/>
          </w:tcPr>
          <w:p w14:paraId="6E90DB06" w14:textId="77777777" w:rsidR="008D6D4D" w:rsidRPr="007036CE" w:rsidRDefault="008D6D4D" w:rsidP="008212CC">
            <w:pPr>
              <w:pStyle w:val="GOSTTablenorm"/>
              <w:rPr>
                <w:ins w:id="7146" w:author="Опаева Лидия Арашаевна" w:date="2024-10-01T11:35:00Z"/>
              </w:rPr>
            </w:pPr>
            <w:ins w:id="7147" w:author="Опаева Лидия Арашаевна" w:date="2024-10-01T11:35:00Z">
              <w:r w:rsidRPr="007036CE">
                <w:t>Дата</w:t>
              </w:r>
            </w:ins>
          </w:p>
        </w:tc>
        <w:tc>
          <w:tcPr>
            <w:tcW w:w="300" w:type="pct"/>
          </w:tcPr>
          <w:p w14:paraId="462F5829" w14:textId="77777777" w:rsidR="008D6D4D" w:rsidRPr="007036CE" w:rsidRDefault="008D6D4D" w:rsidP="008212CC">
            <w:pPr>
              <w:pStyle w:val="GOSTTablenorm"/>
              <w:rPr>
                <w:ins w:id="7148" w:author="Опаева Лидия Арашаевна" w:date="2024-10-01T11:35:00Z"/>
              </w:rPr>
            </w:pPr>
            <w:ins w:id="7149" w:author="Опаева Лидия Арашаевна" w:date="2024-10-01T11:35:00Z">
              <w:r w:rsidRPr="007036CE">
                <w:t>Да</w:t>
              </w:r>
            </w:ins>
          </w:p>
        </w:tc>
        <w:tc>
          <w:tcPr>
            <w:tcW w:w="315" w:type="pct"/>
          </w:tcPr>
          <w:p w14:paraId="2155F4CA" w14:textId="77777777" w:rsidR="008D6D4D" w:rsidRPr="007036CE" w:rsidRDefault="008D6D4D" w:rsidP="008212CC">
            <w:pPr>
              <w:pStyle w:val="GOSTTablenorm"/>
              <w:rPr>
                <w:ins w:id="7150" w:author="Опаева Лидия Арашаевна" w:date="2024-10-01T11:35:00Z"/>
              </w:rPr>
            </w:pPr>
          </w:p>
        </w:tc>
        <w:tc>
          <w:tcPr>
            <w:tcW w:w="2035" w:type="pct"/>
          </w:tcPr>
          <w:p w14:paraId="799C9F54" w14:textId="77777777" w:rsidR="008D6D4D" w:rsidRPr="007036CE" w:rsidRDefault="008D6D4D" w:rsidP="008212CC">
            <w:pPr>
              <w:pStyle w:val="GOSTTablenorm"/>
              <w:rPr>
                <w:ins w:id="7151" w:author="Опаева Лидия Арашаевна" w:date="2024-10-01T11:35:00Z"/>
              </w:rPr>
            </w:pPr>
            <w:ins w:id="7152" w:author="Опаева Лидия Арашаевна" w:date="2024-10-01T11:35:00Z">
              <w:r w:rsidRPr="007036CE">
                <w:t>Указывается дата ввода в действие</w:t>
              </w:r>
            </w:ins>
          </w:p>
        </w:tc>
      </w:tr>
    </w:tbl>
    <w:p w14:paraId="7CD1C812" w14:textId="77777777" w:rsidR="008D6D4D" w:rsidRPr="007036CE" w:rsidRDefault="008D6D4D" w:rsidP="00DE0449">
      <w:pPr>
        <w:pStyle w:val="51"/>
        <w:rPr>
          <w:ins w:id="7153" w:author="Опаева Лидия Арашаевна" w:date="2024-10-01T11:35:00Z"/>
        </w:rPr>
      </w:pPr>
      <w:bookmarkStart w:id="7154" w:name="_Toc222927954"/>
      <w:ins w:id="7155" w:author="Опаева Лидия Арашаевна" w:date="2024-10-01T11:35:00Z">
        <w:r w:rsidRPr="007036CE">
          <w:t>Пример запроса по документу «Бухгалтерская справка (ф. 0504833)» ARP_SVAP_</w:t>
        </w:r>
        <w:r w:rsidRPr="007036CE">
          <w:rPr>
            <w:lang w:val="en-US"/>
          </w:rPr>
          <w:t>N</w:t>
        </w:r>
        <w:r w:rsidRPr="007036CE">
          <w:t>G_FB</w:t>
        </w:r>
        <w:bookmarkEnd w:id="7154"/>
      </w:ins>
    </w:p>
    <w:p w14:paraId="16F56276" w14:textId="77777777" w:rsidR="008D6D4D" w:rsidRPr="007036CE" w:rsidRDefault="008D6D4D" w:rsidP="008D6D4D">
      <w:pPr>
        <w:pStyle w:val="GOSTScript"/>
        <w:rPr>
          <w:ins w:id="7156" w:author="Опаева Лидия Арашаевна" w:date="2024-10-01T11:35:00Z"/>
        </w:rPr>
      </w:pPr>
      <w:ins w:id="7157" w:author="Опаева Лидия Арашаевна" w:date="2024-10-01T11:35:00Z">
        <w:r w:rsidRPr="007036CE">
          <w:t>{</w:t>
        </w:r>
      </w:ins>
    </w:p>
    <w:p w14:paraId="5ECF0F86" w14:textId="77777777" w:rsidR="008D6D4D" w:rsidRPr="007036CE" w:rsidRDefault="008D6D4D" w:rsidP="008D6D4D">
      <w:pPr>
        <w:pStyle w:val="GOSTScript"/>
        <w:rPr>
          <w:ins w:id="7158" w:author="Опаева Лидия Арашаевна" w:date="2024-10-01T11:35:00Z"/>
        </w:rPr>
      </w:pPr>
      <w:ins w:id="7159" w:author="Опаева Лидия Арашаевна" w:date="2024-10-01T11:35:00Z">
        <w:r w:rsidRPr="007036CE">
          <w:tab/>
          <w:t>"header": {</w:t>
        </w:r>
      </w:ins>
    </w:p>
    <w:p w14:paraId="48936C88" w14:textId="77777777" w:rsidR="008D6D4D" w:rsidRPr="007036CE" w:rsidRDefault="008D6D4D" w:rsidP="008D6D4D">
      <w:pPr>
        <w:pStyle w:val="GOSTScript"/>
        <w:rPr>
          <w:ins w:id="7160" w:author="Опаева Лидия Арашаевна" w:date="2024-10-01T11:35:00Z"/>
        </w:rPr>
      </w:pPr>
      <w:ins w:id="7161" w:author="Опаева Лидия Арашаевна" w:date="2024-10-01T11:35:00Z">
        <w:r w:rsidRPr="007036CE">
          <w:tab/>
        </w:r>
        <w:r w:rsidRPr="007036CE">
          <w:tab/>
          <w:t>"Source": "ARP",</w:t>
        </w:r>
      </w:ins>
    </w:p>
    <w:p w14:paraId="5AB789FA" w14:textId="77777777" w:rsidR="008D6D4D" w:rsidRPr="007036CE" w:rsidRDefault="008D6D4D" w:rsidP="008D6D4D">
      <w:pPr>
        <w:pStyle w:val="GOSTScript"/>
        <w:rPr>
          <w:ins w:id="7162" w:author="Опаева Лидия Арашаевна" w:date="2024-10-01T11:35:00Z"/>
        </w:rPr>
      </w:pPr>
      <w:ins w:id="7163" w:author="Опаева Лидия Арашаевна" w:date="2024-10-01T11:35:00Z">
        <w:r w:rsidRPr="007036CE">
          <w:tab/>
        </w:r>
        <w:r w:rsidRPr="007036CE">
          <w:tab/>
          <w:t>"ReqDateTime": "2025-01-05 18:37:22",</w:t>
        </w:r>
      </w:ins>
    </w:p>
    <w:p w14:paraId="4E351D3A" w14:textId="77777777" w:rsidR="008D6D4D" w:rsidRPr="007036CE" w:rsidRDefault="008D6D4D" w:rsidP="008D6D4D">
      <w:pPr>
        <w:pStyle w:val="GOSTScript"/>
        <w:rPr>
          <w:ins w:id="7164" w:author="Опаева Лидия Арашаевна" w:date="2024-10-01T11:35:00Z"/>
        </w:rPr>
      </w:pPr>
      <w:ins w:id="7165" w:author="Опаева Лидия Арашаевна" w:date="2024-10-01T11:35:00Z">
        <w:r w:rsidRPr="007036CE">
          <w:tab/>
        </w:r>
        <w:r w:rsidRPr="007036CE">
          <w:tab/>
          <w:t>"Version": "2.4",</w:t>
        </w:r>
      </w:ins>
    </w:p>
    <w:p w14:paraId="66AF1901" w14:textId="77777777" w:rsidR="008D6D4D" w:rsidRPr="007036CE" w:rsidRDefault="008D6D4D" w:rsidP="008D6D4D">
      <w:pPr>
        <w:pStyle w:val="GOSTScript"/>
        <w:rPr>
          <w:ins w:id="7166" w:author="Опаева Лидия Арашаевна" w:date="2024-10-01T11:35:00Z"/>
        </w:rPr>
      </w:pPr>
      <w:ins w:id="7167" w:author="Опаева Лидия Арашаевна" w:date="2024-10-01T11:35:00Z">
        <w:r w:rsidRPr="007036CE">
          <w:tab/>
        </w:r>
        <w:r w:rsidRPr="007036CE">
          <w:tab/>
          <w:t>"Params": [</w:t>
        </w:r>
      </w:ins>
    </w:p>
    <w:p w14:paraId="665F1A85" w14:textId="77777777" w:rsidR="008D6D4D" w:rsidRPr="007036CE" w:rsidRDefault="008D6D4D" w:rsidP="008D6D4D">
      <w:pPr>
        <w:pStyle w:val="GOSTScript"/>
        <w:rPr>
          <w:ins w:id="7168" w:author="Опаева Лидия Арашаевна" w:date="2024-10-01T11:35:00Z"/>
        </w:rPr>
      </w:pPr>
      <w:ins w:id="7169" w:author="Опаева Лидия Арашаевна" w:date="2024-10-01T11:35:00Z">
        <w:r w:rsidRPr="007036CE">
          <w:tab/>
        </w:r>
        <w:r w:rsidRPr="007036CE">
          <w:tab/>
        </w:r>
        <w:r w:rsidRPr="007036CE">
          <w:tab/>
          <w:t>{</w:t>
        </w:r>
      </w:ins>
    </w:p>
    <w:p w14:paraId="69895461" w14:textId="77777777" w:rsidR="008D6D4D" w:rsidRPr="007036CE" w:rsidRDefault="008D6D4D" w:rsidP="008D6D4D">
      <w:pPr>
        <w:pStyle w:val="GOSTScript"/>
        <w:rPr>
          <w:ins w:id="7170" w:author="Опаева Лидия Арашаевна" w:date="2024-10-01T11:35:00Z"/>
        </w:rPr>
      </w:pPr>
      <w:ins w:id="7171" w:author="Опаева Лидия Арашаевна" w:date="2024-10-01T11:35:00Z">
        <w:r w:rsidRPr="007036CE">
          <w:tab/>
        </w:r>
        <w:r w:rsidRPr="007036CE">
          <w:tab/>
        </w:r>
        <w:r w:rsidRPr="007036CE">
          <w:tab/>
        </w:r>
        <w:r w:rsidRPr="007036CE">
          <w:tab/>
          <w:t>"param": "example",</w:t>
        </w:r>
      </w:ins>
    </w:p>
    <w:p w14:paraId="5476F4F0" w14:textId="77777777" w:rsidR="008D6D4D" w:rsidRPr="007036CE" w:rsidRDefault="008D6D4D" w:rsidP="008D6D4D">
      <w:pPr>
        <w:pStyle w:val="GOSTScript"/>
        <w:rPr>
          <w:ins w:id="7172" w:author="Опаева Лидия Арашаевна" w:date="2024-10-01T11:35:00Z"/>
        </w:rPr>
      </w:pPr>
      <w:ins w:id="7173" w:author="Опаева Лидия Арашаевна" w:date="2024-10-01T11:35:00Z">
        <w:r w:rsidRPr="007036CE">
          <w:tab/>
        </w:r>
        <w:r w:rsidRPr="007036CE">
          <w:tab/>
        </w:r>
        <w:r w:rsidRPr="007036CE">
          <w:tab/>
        </w:r>
        <w:r w:rsidRPr="007036CE">
          <w:tab/>
          <w:t>"value": "01"</w:t>
        </w:r>
      </w:ins>
    </w:p>
    <w:p w14:paraId="729F8402" w14:textId="77777777" w:rsidR="008D6D4D" w:rsidRPr="007036CE" w:rsidRDefault="008D6D4D" w:rsidP="008D6D4D">
      <w:pPr>
        <w:pStyle w:val="GOSTScript"/>
        <w:rPr>
          <w:ins w:id="7174" w:author="Опаева Лидия Арашаевна" w:date="2024-10-01T11:35:00Z"/>
        </w:rPr>
      </w:pPr>
      <w:ins w:id="7175" w:author="Опаева Лидия Арашаевна" w:date="2024-10-01T11:35:00Z">
        <w:r w:rsidRPr="007036CE">
          <w:tab/>
        </w:r>
        <w:r w:rsidRPr="007036CE">
          <w:tab/>
        </w:r>
        <w:r w:rsidRPr="007036CE">
          <w:tab/>
          <w:t>}</w:t>
        </w:r>
      </w:ins>
    </w:p>
    <w:p w14:paraId="6C984559" w14:textId="77777777" w:rsidR="008D6D4D" w:rsidRPr="007036CE" w:rsidRDefault="008D6D4D" w:rsidP="008D6D4D">
      <w:pPr>
        <w:pStyle w:val="GOSTScript"/>
        <w:rPr>
          <w:ins w:id="7176" w:author="Опаева Лидия Арашаевна" w:date="2024-10-01T11:35:00Z"/>
        </w:rPr>
      </w:pPr>
      <w:ins w:id="7177" w:author="Опаева Лидия Арашаевна" w:date="2024-10-01T11:35:00Z">
        <w:r w:rsidRPr="007036CE">
          <w:tab/>
        </w:r>
        <w:r w:rsidRPr="007036CE">
          <w:tab/>
          <w:t>],</w:t>
        </w:r>
      </w:ins>
    </w:p>
    <w:p w14:paraId="28A954A7" w14:textId="77777777" w:rsidR="008D6D4D" w:rsidRPr="007036CE" w:rsidRDefault="008D6D4D" w:rsidP="008D6D4D">
      <w:pPr>
        <w:pStyle w:val="GOSTScript"/>
        <w:rPr>
          <w:ins w:id="7178" w:author="Опаева Лидия Арашаевна" w:date="2024-10-01T11:35:00Z"/>
        </w:rPr>
      </w:pPr>
      <w:ins w:id="7179" w:author="Опаева Лидия Арашаевна" w:date="2024-10-01T11:35:00Z">
        <w:r w:rsidRPr="007036CE">
          <w:tab/>
        </w:r>
        <w:r w:rsidRPr="007036CE">
          <w:tab/>
          <w:t>"ReqGuid": "b0d4ce5d-2757-4699-948c-vv72qba94f86",</w:t>
        </w:r>
      </w:ins>
    </w:p>
    <w:p w14:paraId="0321651C" w14:textId="77777777" w:rsidR="008D6D4D" w:rsidRPr="007036CE" w:rsidRDefault="008D6D4D" w:rsidP="008D6D4D">
      <w:pPr>
        <w:pStyle w:val="GOSTScript"/>
        <w:rPr>
          <w:ins w:id="7180" w:author="Опаева Лидия Арашаевна" w:date="2024-10-01T11:35:00Z"/>
        </w:rPr>
      </w:pPr>
      <w:ins w:id="7181" w:author="Опаева Лидия Арашаевна" w:date="2024-10-01T11:35:00Z">
        <w:r w:rsidRPr="007036CE">
          <w:tab/>
        </w:r>
        <w:r w:rsidRPr="007036CE">
          <w:tab/>
          <w:t>"DocGuid": "0bd90a7c-e339-46ff-ac39-73029ff81370",</w:t>
        </w:r>
      </w:ins>
    </w:p>
    <w:p w14:paraId="33309FDD" w14:textId="77777777" w:rsidR="008D6D4D" w:rsidRPr="007036CE" w:rsidRDefault="008D6D4D" w:rsidP="008D6D4D">
      <w:pPr>
        <w:pStyle w:val="GOSTScript"/>
        <w:rPr>
          <w:ins w:id="7182" w:author="Опаева Лидия Арашаевна" w:date="2024-10-01T11:35:00Z"/>
        </w:rPr>
      </w:pPr>
      <w:ins w:id="7183" w:author="Опаева Лидия Арашаевна" w:date="2024-10-01T11:35:00Z">
        <w:r w:rsidRPr="007036CE">
          <w:tab/>
        </w:r>
        <w:r w:rsidRPr="007036CE">
          <w:tab/>
          <w:t>"RequestType": "ACCOUNTING",</w:t>
        </w:r>
      </w:ins>
    </w:p>
    <w:p w14:paraId="6B71C012" w14:textId="77777777" w:rsidR="008D6D4D" w:rsidRPr="007036CE" w:rsidRDefault="008D6D4D" w:rsidP="008D6D4D">
      <w:pPr>
        <w:pStyle w:val="GOSTScript"/>
        <w:rPr>
          <w:ins w:id="7184" w:author="Опаева Лидия Арашаевна" w:date="2024-10-01T11:35:00Z"/>
        </w:rPr>
      </w:pPr>
      <w:ins w:id="7185" w:author="Опаева Лидия Арашаевна" w:date="2024-10-01T11:35:00Z">
        <w:r w:rsidRPr="007036CE">
          <w:tab/>
        </w:r>
        <w:r w:rsidRPr="007036CE">
          <w:tab/>
          <w:t>"TypeDoc": "ARP_SVAP_NG_FB",</w:t>
        </w:r>
      </w:ins>
    </w:p>
    <w:p w14:paraId="05E25AC5" w14:textId="77777777" w:rsidR="008D6D4D" w:rsidRPr="007036CE" w:rsidRDefault="008D6D4D" w:rsidP="008D6D4D">
      <w:pPr>
        <w:pStyle w:val="GOSTScript"/>
        <w:rPr>
          <w:ins w:id="7186" w:author="Опаева Лидия Арашаевна" w:date="2024-10-01T11:35:00Z"/>
        </w:rPr>
      </w:pPr>
      <w:ins w:id="7187" w:author="Опаева Лидия Арашаевна" w:date="2024-10-01T11:35:00Z">
        <w:r w:rsidRPr="007036CE">
          <w:tab/>
        </w:r>
        <w:r w:rsidRPr="007036CE">
          <w:tab/>
          <w:t>"Stage": "auth",</w:t>
        </w:r>
      </w:ins>
    </w:p>
    <w:p w14:paraId="57C0DE27" w14:textId="77777777" w:rsidR="008D6D4D" w:rsidRPr="007036CE" w:rsidRDefault="008D6D4D" w:rsidP="008D6D4D">
      <w:pPr>
        <w:pStyle w:val="GOSTScript"/>
        <w:rPr>
          <w:ins w:id="7188" w:author="Опаева Лидия Арашаевна" w:date="2024-10-01T11:35:00Z"/>
        </w:rPr>
      </w:pPr>
      <w:ins w:id="7189" w:author="Опаева Лидия Арашаевна" w:date="2024-10-01T11:35:00Z">
        <w:r w:rsidRPr="007036CE">
          <w:tab/>
        </w:r>
        <w:r w:rsidRPr="007036CE">
          <w:tab/>
          <w:t>"BalLevContrl": 0,</w:t>
        </w:r>
      </w:ins>
    </w:p>
    <w:p w14:paraId="1D176CEA" w14:textId="77777777" w:rsidR="008D6D4D" w:rsidRPr="007036CE" w:rsidRDefault="008D6D4D" w:rsidP="008D6D4D">
      <w:pPr>
        <w:pStyle w:val="GOSTScript"/>
        <w:rPr>
          <w:ins w:id="7190" w:author="Опаева Лидия Арашаевна" w:date="2024-10-01T11:35:00Z"/>
        </w:rPr>
      </w:pPr>
      <w:ins w:id="7191" w:author="Опаева Лидия Арашаевна" w:date="2024-10-01T11:35:00Z">
        <w:r w:rsidRPr="007036CE">
          <w:tab/>
        </w:r>
        <w:r w:rsidRPr="007036CE">
          <w:tab/>
          <w:t>"Subject": "6000",</w:t>
        </w:r>
      </w:ins>
    </w:p>
    <w:p w14:paraId="26BA1251" w14:textId="77777777" w:rsidR="008D6D4D" w:rsidRPr="007036CE" w:rsidRDefault="008D6D4D" w:rsidP="008D6D4D">
      <w:pPr>
        <w:pStyle w:val="GOSTScript"/>
        <w:rPr>
          <w:ins w:id="7192" w:author="Опаева Лидия Арашаевна" w:date="2024-10-01T11:35:00Z"/>
        </w:rPr>
      </w:pPr>
      <w:ins w:id="7193" w:author="Опаева Лидия Арашаевна" w:date="2024-10-01T11:35:00Z">
        <w:r w:rsidRPr="007036CE">
          <w:tab/>
        </w:r>
        <w:r w:rsidRPr="007036CE">
          <w:tab/>
          <w:t>"SettlementDate": "2025-01-01"</w:t>
        </w:r>
      </w:ins>
    </w:p>
    <w:p w14:paraId="4B5D87F0" w14:textId="77777777" w:rsidR="008D6D4D" w:rsidRPr="007036CE" w:rsidRDefault="008D6D4D" w:rsidP="008D6D4D">
      <w:pPr>
        <w:pStyle w:val="GOSTScript"/>
        <w:rPr>
          <w:ins w:id="7194" w:author="Опаева Лидия Арашаевна" w:date="2024-10-01T11:35:00Z"/>
        </w:rPr>
      </w:pPr>
      <w:ins w:id="7195" w:author="Опаева Лидия Арашаевна" w:date="2024-10-01T11:35:00Z">
        <w:r w:rsidRPr="007036CE">
          <w:tab/>
          <w:t>},</w:t>
        </w:r>
      </w:ins>
    </w:p>
    <w:p w14:paraId="5E34EC36" w14:textId="77777777" w:rsidR="008D6D4D" w:rsidRPr="007036CE" w:rsidRDefault="008D6D4D" w:rsidP="008D6D4D">
      <w:pPr>
        <w:pStyle w:val="GOSTScript"/>
        <w:rPr>
          <w:ins w:id="7196" w:author="Опаева Лидия Арашаевна" w:date="2024-10-01T11:35:00Z"/>
        </w:rPr>
      </w:pPr>
      <w:ins w:id="7197" w:author="Опаева Лидия Арашаевна" w:date="2024-10-01T11:35:00Z">
        <w:r w:rsidRPr="007036CE">
          <w:tab/>
          <w:t>"document": {</w:t>
        </w:r>
      </w:ins>
    </w:p>
    <w:p w14:paraId="2F56AE48" w14:textId="77777777" w:rsidR="008D6D4D" w:rsidRPr="007036CE" w:rsidRDefault="008D6D4D" w:rsidP="008D6D4D">
      <w:pPr>
        <w:pStyle w:val="GOSTScript"/>
        <w:rPr>
          <w:ins w:id="7198" w:author="Опаева Лидия Арашаевна" w:date="2024-10-01T11:35:00Z"/>
        </w:rPr>
      </w:pPr>
      <w:ins w:id="7199" w:author="Опаева Лидия Арашаевна" w:date="2024-10-01T11:35:00Z">
        <w:r w:rsidRPr="007036CE">
          <w:tab/>
        </w:r>
        <w:r w:rsidRPr="007036CE">
          <w:tab/>
          <w:t>"TtlPrt_DcNmbr": "33",</w:t>
        </w:r>
      </w:ins>
    </w:p>
    <w:p w14:paraId="2B68D1C1" w14:textId="77777777" w:rsidR="008D6D4D" w:rsidRPr="007036CE" w:rsidRDefault="008D6D4D" w:rsidP="008D6D4D">
      <w:pPr>
        <w:pStyle w:val="GOSTScript"/>
        <w:rPr>
          <w:ins w:id="7200" w:author="Опаева Лидия Арашаевна" w:date="2024-10-01T11:35:00Z"/>
        </w:rPr>
      </w:pPr>
      <w:ins w:id="7201" w:author="Опаева Лидия Арашаевна" w:date="2024-10-01T11:35:00Z">
        <w:r w:rsidRPr="007036CE">
          <w:tab/>
        </w:r>
        <w:r w:rsidRPr="007036CE">
          <w:tab/>
          <w:t>"TtlPrt_Dt": "2025-01-01",</w:t>
        </w:r>
      </w:ins>
    </w:p>
    <w:p w14:paraId="6F43AB88" w14:textId="77777777" w:rsidR="008D6D4D" w:rsidRPr="007036CE" w:rsidRDefault="008D6D4D" w:rsidP="008D6D4D">
      <w:pPr>
        <w:pStyle w:val="GOSTScript"/>
        <w:rPr>
          <w:ins w:id="7202" w:author="Опаева Лидия Арашаевна" w:date="2024-10-01T11:35:00Z"/>
        </w:rPr>
      </w:pPr>
      <w:ins w:id="7203" w:author="Опаева Лидия Арашаевна" w:date="2024-10-01T11:35:00Z">
        <w:r w:rsidRPr="007036CE">
          <w:tab/>
        </w:r>
        <w:r w:rsidRPr="007036CE">
          <w:tab/>
          <w:t>"TtlPrt_TypeDoc": "</w:t>
        </w:r>
        <w:r w:rsidRPr="007036CE">
          <w:rPr>
            <w:lang w:val="ru-RU"/>
          </w:rPr>
          <w:t>БСЕ</w:t>
        </w:r>
        <w:r w:rsidRPr="007036CE">
          <w:t>",</w:t>
        </w:r>
      </w:ins>
    </w:p>
    <w:p w14:paraId="1218791E" w14:textId="77777777" w:rsidR="008D6D4D" w:rsidRPr="007036CE" w:rsidRDefault="008D6D4D" w:rsidP="008D6D4D">
      <w:pPr>
        <w:pStyle w:val="GOSTScript"/>
        <w:rPr>
          <w:ins w:id="7204" w:author="Опаева Лидия Арашаевна" w:date="2024-10-01T11:35:00Z"/>
        </w:rPr>
      </w:pPr>
      <w:ins w:id="7205" w:author="Опаева Лидия Арашаевна" w:date="2024-10-01T11:35:00Z">
        <w:r w:rsidRPr="007036CE">
          <w:tab/>
        </w:r>
        <w:r w:rsidRPr="007036CE">
          <w:tab/>
          <w:t>"TtlPrt_FullTypeDoc": "</w:t>
        </w:r>
        <w:r w:rsidRPr="007036CE">
          <w:rPr>
            <w:lang w:val="ru-RU"/>
          </w:rPr>
          <w:t>Справка</w:t>
        </w:r>
        <w:r w:rsidRPr="007036CE">
          <w:t xml:space="preserve"> </w:t>
        </w:r>
        <w:r w:rsidRPr="007036CE">
          <w:rPr>
            <w:lang w:val="ru-RU"/>
          </w:rPr>
          <w:t>по</w:t>
        </w:r>
        <w:r w:rsidRPr="007036CE">
          <w:t xml:space="preserve"> </w:t>
        </w:r>
        <w:r w:rsidRPr="007036CE">
          <w:rPr>
            <w:lang w:val="ru-RU"/>
          </w:rPr>
          <w:t>открытию</w:t>
        </w:r>
        <w:r w:rsidRPr="007036CE">
          <w:t xml:space="preserve"> </w:t>
        </w:r>
        <w:r w:rsidRPr="007036CE">
          <w:rPr>
            <w:lang w:val="ru-RU"/>
          </w:rPr>
          <w:t>года</w:t>
        </w:r>
        <w:r w:rsidRPr="007036CE">
          <w:t>",</w:t>
        </w:r>
      </w:ins>
    </w:p>
    <w:p w14:paraId="4FEB3F5A" w14:textId="77777777" w:rsidR="008D6D4D" w:rsidRPr="007036CE" w:rsidRDefault="008D6D4D" w:rsidP="008D6D4D">
      <w:pPr>
        <w:pStyle w:val="GOSTScript"/>
        <w:rPr>
          <w:ins w:id="7206" w:author="Опаева Лидия Арашаевна" w:date="2024-10-01T11:35:00Z"/>
        </w:rPr>
      </w:pPr>
      <w:ins w:id="7207" w:author="Опаева Лидия Арашаевна" w:date="2024-10-01T11:35:00Z">
        <w:r w:rsidRPr="007036CE">
          <w:tab/>
        </w:r>
        <w:r w:rsidRPr="007036CE">
          <w:tab/>
          <w:t>"TtlPrt_CdCrr": "643",</w:t>
        </w:r>
      </w:ins>
    </w:p>
    <w:p w14:paraId="0EEA362A" w14:textId="77777777" w:rsidR="008D6D4D" w:rsidRPr="007036CE" w:rsidRDefault="008D6D4D" w:rsidP="008D6D4D">
      <w:pPr>
        <w:pStyle w:val="GOSTScript"/>
        <w:rPr>
          <w:ins w:id="7208" w:author="Опаева Лидия Арашаевна" w:date="2024-10-01T11:35:00Z"/>
        </w:rPr>
      </w:pPr>
      <w:ins w:id="7209" w:author="Опаева Лидия Арашаевна" w:date="2024-10-01T11:35:00Z">
        <w:r w:rsidRPr="007036CE">
          <w:lastRenderedPageBreak/>
          <w:tab/>
        </w:r>
        <w:r w:rsidRPr="007036CE">
          <w:tab/>
          <w:t>"SystemInformation_UFOS_SECRECY": 0,</w:t>
        </w:r>
      </w:ins>
    </w:p>
    <w:p w14:paraId="4A2CB443" w14:textId="77777777" w:rsidR="008D6D4D" w:rsidRPr="007036CE" w:rsidRDefault="008D6D4D" w:rsidP="008D6D4D">
      <w:pPr>
        <w:pStyle w:val="GOSTScript"/>
        <w:rPr>
          <w:ins w:id="7210" w:author="Опаева Лидия Арашаевна" w:date="2024-10-01T11:35:00Z"/>
        </w:rPr>
      </w:pPr>
      <w:ins w:id="7211" w:author="Опаева Лидия Арашаевна" w:date="2024-10-01T11:35:00Z">
        <w:r w:rsidRPr="007036CE">
          <w:tab/>
        </w:r>
        <w:r w:rsidRPr="007036CE">
          <w:tab/>
          <w:t>"TtlPrt_Budget_Cd": "99010001",</w:t>
        </w:r>
      </w:ins>
    </w:p>
    <w:p w14:paraId="300C415D" w14:textId="77777777" w:rsidR="008D6D4D" w:rsidRPr="007036CE" w:rsidRDefault="008D6D4D" w:rsidP="008D6D4D">
      <w:pPr>
        <w:pStyle w:val="GOSTScript"/>
        <w:rPr>
          <w:ins w:id="7212" w:author="Опаева Лидия Арашаевна" w:date="2024-10-01T11:35:00Z"/>
        </w:rPr>
      </w:pPr>
      <w:ins w:id="7213" w:author="Опаева Лидия Арашаевна" w:date="2024-10-01T11:35:00Z">
        <w:r w:rsidRPr="007036CE">
          <w:tab/>
        </w:r>
        <w:r w:rsidRPr="007036CE">
          <w:tab/>
          <w:t>"TtlPrt_LEDGERBOOK": "FTAccFedOrg",</w:t>
        </w:r>
        <w:r w:rsidRPr="007036CE">
          <w:tab/>
        </w:r>
      </w:ins>
    </w:p>
    <w:p w14:paraId="61344A26" w14:textId="77777777" w:rsidR="008D6D4D" w:rsidRPr="007036CE" w:rsidRDefault="008D6D4D" w:rsidP="008D6D4D">
      <w:pPr>
        <w:pStyle w:val="GOSTScript"/>
        <w:rPr>
          <w:ins w:id="7214" w:author="Опаева Лидия Арашаевна" w:date="2024-10-01T11:35:00Z"/>
          <w:lang w:val="ru-RU"/>
        </w:rPr>
      </w:pPr>
      <w:ins w:id="7215" w:author="Опаева Лидия Арашаевна" w:date="2024-10-01T11:35:00Z">
        <w:r w:rsidRPr="007036CE">
          <w:tab/>
        </w:r>
        <w:r w:rsidRPr="007036CE">
          <w:tab/>
        </w:r>
        <w:r w:rsidRPr="007036CE">
          <w:rPr>
            <w:lang w:val="ru-RU"/>
          </w:rPr>
          <w:t>"</w:t>
        </w:r>
        <w:r w:rsidRPr="007036CE">
          <w:t>T</w:t>
        </w:r>
        <w:r w:rsidRPr="007036CE">
          <w:rPr>
            <w:lang w:val="ru-RU"/>
          </w:rPr>
          <w:t>0504833": [</w:t>
        </w:r>
      </w:ins>
    </w:p>
    <w:p w14:paraId="2E0D8AF1" w14:textId="77777777" w:rsidR="008D6D4D" w:rsidRPr="007036CE" w:rsidRDefault="008D6D4D" w:rsidP="008D6D4D">
      <w:pPr>
        <w:pStyle w:val="GOSTScript"/>
        <w:rPr>
          <w:ins w:id="7216" w:author="Опаева Лидия Арашаевна" w:date="2024-10-01T11:35:00Z"/>
          <w:lang w:val="ru-RU"/>
        </w:rPr>
      </w:pPr>
      <w:ins w:id="7217" w:author="Опаева Лидия Арашаевна" w:date="2024-10-01T11:35:00Z">
        <w:r w:rsidRPr="007036CE">
          <w:rPr>
            <w:lang w:val="ru-RU"/>
          </w:rPr>
          <w:tab/>
        </w:r>
        <w:r w:rsidRPr="007036CE">
          <w:rPr>
            <w:lang w:val="ru-RU"/>
          </w:rPr>
          <w:tab/>
        </w:r>
        <w:r w:rsidRPr="007036CE">
          <w:rPr>
            <w:lang w:val="ru-RU"/>
          </w:rPr>
          <w:tab/>
          <w:t>{</w:t>
        </w:r>
      </w:ins>
    </w:p>
    <w:p w14:paraId="5898120C" w14:textId="77777777" w:rsidR="008D6D4D" w:rsidRPr="007036CE" w:rsidRDefault="008D6D4D" w:rsidP="008D6D4D">
      <w:pPr>
        <w:pStyle w:val="GOSTScript"/>
        <w:rPr>
          <w:ins w:id="7218" w:author="Опаева Лидия Арашаевна" w:date="2024-10-01T11:35:00Z"/>
          <w:lang w:val="ru-RU"/>
        </w:rPr>
      </w:pPr>
      <w:ins w:id="7219" w:author="Опаева Лидия Арашаевна" w:date="2024-10-01T11:35:00Z">
        <w:r w:rsidRPr="007036CE">
          <w:rPr>
            <w:lang w:val="ru-RU"/>
          </w:rPr>
          <w:tab/>
        </w:r>
        <w:r w:rsidRPr="007036CE">
          <w:rPr>
            <w:lang w:val="ru-RU"/>
          </w:rPr>
          <w:tab/>
        </w:r>
        <w:r w:rsidRPr="007036CE">
          <w:rPr>
            <w:lang w:val="ru-RU"/>
          </w:rPr>
          <w:tab/>
        </w:r>
        <w:r w:rsidRPr="007036CE">
          <w:rPr>
            <w:lang w:val="ru-RU"/>
          </w:rPr>
          <w:tab/>
          <w:t>"</w:t>
        </w:r>
        <w:r w:rsidRPr="007036CE">
          <w:t>id</w:t>
        </w:r>
        <w:r w:rsidRPr="007036CE">
          <w:rPr>
            <w:lang w:val="ru-RU"/>
          </w:rPr>
          <w:t>": 1,</w:t>
        </w:r>
      </w:ins>
    </w:p>
    <w:p w14:paraId="5CF92FAC" w14:textId="77777777" w:rsidR="008D6D4D" w:rsidRPr="007036CE" w:rsidRDefault="008D6D4D" w:rsidP="008D6D4D">
      <w:pPr>
        <w:pStyle w:val="GOSTScript"/>
        <w:rPr>
          <w:ins w:id="7220" w:author="Опаева Лидия Арашаевна" w:date="2024-10-01T11:35:00Z"/>
          <w:lang w:val="ru-RU"/>
        </w:rPr>
      </w:pPr>
      <w:ins w:id="7221" w:author="Опаева Лидия Арашаевна" w:date="2024-10-01T11:35:00Z">
        <w:r w:rsidRPr="007036CE">
          <w:rPr>
            <w:lang w:val="ru-RU"/>
          </w:rPr>
          <w:tab/>
        </w:r>
        <w:r w:rsidRPr="007036CE">
          <w:rPr>
            <w:lang w:val="ru-RU"/>
          </w:rPr>
          <w:tab/>
        </w:r>
        <w:r w:rsidRPr="007036CE">
          <w:rPr>
            <w:lang w:val="ru-RU"/>
          </w:rPr>
          <w:tab/>
        </w:r>
        <w:r w:rsidRPr="007036CE">
          <w:rPr>
            <w:lang w:val="ru-RU"/>
          </w:rPr>
          <w:tab/>
          <w:t>"</w:t>
        </w:r>
        <w:r w:rsidRPr="007036CE">
          <w:t>NPP</w:t>
        </w:r>
        <w:r w:rsidRPr="007036CE">
          <w:rPr>
            <w:lang w:val="ru-RU"/>
          </w:rPr>
          <w:t>": 1,</w:t>
        </w:r>
      </w:ins>
    </w:p>
    <w:p w14:paraId="5EA6C71A" w14:textId="77777777" w:rsidR="008D6D4D" w:rsidRPr="007036CE" w:rsidRDefault="008D6D4D" w:rsidP="008D6D4D">
      <w:pPr>
        <w:pStyle w:val="GOSTScript"/>
        <w:rPr>
          <w:ins w:id="7222" w:author="Опаева Лидия Арашаевна" w:date="2024-10-01T11:35:00Z"/>
          <w:lang w:val="ru-RU"/>
        </w:rPr>
      </w:pPr>
      <w:ins w:id="7223" w:author="Опаева Лидия Арашаевна" w:date="2024-10-01T11:35:00Z">
        <w:r w:rsidRPr="007036CE">
          <w:rPr>
            <w:lang w:val="ru-RU"/>
          </w:rPr>
          <w:tab/>
        </w:r>
        <w:r w:rsidRPr="007036CE">
          <w:rPr>
            <w:lang w:val="ru-RU"/>
          </w:rPr>
          <w:tab/>
        </w:r>
        <w:r w:rsidRPr="007036CE">
          <w:rPr>
            <w:lang w:val="ru-RU"/>
          </w:rPr>
          <w:tab/>
        </w:r>
        <w:r w:rsidRPr="007036CE">
          <w:rPr>
            <w:lang w:val="ru-RU"/>
          </w:rPr>
          <w:tab/>
          <w:t>"</w:t>
        </w:r>
        <w:r w:rsidRPr="007036CE">
          <w:t>NAME</w:t>
        </w:r>
        <w:r w:rsidRPr="007036CE">
          <w:rPr>
            <w:lang w:val="ru-RU"/>
          </w:rPr>
          <w:t>_</w:t>
        </w:r>
        <w:r w:rsidRPr="007036CE">
          <w:t>O</w:t>
        </w:r>
        <w:r w:rsidRPr="007036CE">
          <w:rPr>
            <w:lang w:val="ru-RU"/>
          </w:rPr>
          <w:t>": "Открытие финансового года",</w:t>
        </w:r>
      </w:ins>
    </w:p>
    <w:p w14:paraId="3F3126AF" w14:textId="77777777" w:rsidR="008D6D4D" w:rsidRPr="007036CE" w:rsidRDefault="008D6D4D" w:rsidP="008D6D4D">
      <w:pPr>
        <w:pStyle w:val="GOSTScript"/>
        <w:rPr>
          <w:ins w:id="7224" w:author="Опаева Лидия Арашаевна" w:date="2024-10-01T11:35:00Z"/>
        </w:rPr>
      </w:pPr>
      <w:ins w:id="7225" w:author="Опаева Лидия Арашаевна" w:date="2024-10-01T11:35:00Z">
        <w:r w:rsidRPr="007036CE">
          <w:rPr>
            <w:lang w:val="ru-RU"/>
          </w:rPr>
          <w:tab/>
        </w:r>
        <w:r w:rsidRPr="007036CE">
          <w:rPr>
            <w:lang w:val="ru-RU"/>
          </w:rPr>
          <w:tab/>
        </w:r>
        <w:r w:rsidRPr="007036CE">
          <w:rPr>
            <w:lang w:val="ru-RU"/>
          </w:rPr>
          <w:tab/>
        </w:r>
        <w:r w:rsidRPr="007036CE">
          <w:rPr>
            <w:lang w:val="ru-RU"/>
          </w:rPr>
          <w:tab/>
        </w:r>
        <w:r w:rsidRPr="007036CE">
          <w:t>"SUMM": 200.00,</w:t>
        </w:r>
      </w:ins>
    </w:p>
    <w:p w14:paraId="5BA5D32D" w14:textId="77777777" w:rsidR="008D6D4D" w:rsidRPr="007036CE" w:rsidRDefault="008D6D4D" w:rsidP="008D6D4D">
      <w:pPr>
        <w:pStyle w:val="GOSTScript"/>
        <w:rPr>
          <w:ins w:id="7226" w:author="Опаева Лидия Арашаевна" w:date="2024-10-01T11:35:00Z"/>
        </w:rPr>
      </w:pPr>
      <w:ins w:id="7227" w:author="Опаева Лидия Арашаевна" w:date="2024-10-01T11:35:00Z">
        <w:r w:rsidRPr="007036CE">
          <w:tab/>
        </w:r>
        <w:r w:rsidRPr="007036CE">
          <w:tab/>
        </w:r>
        <w:r w:rsidRPr="007036CE">
          <w:tab/>
        </w:r>
        <w:r w:rsidRPr="007036CE">
          <w:tab/>
          <w:t>"DT_KBK": "10001050201010002000",</w:t>
        </w:r>
      </w:ins>
    </w:p>
    <w:p w14:paraId="03A349C1" w14:textId="77777777" w:rsidR="008D6D4D" w:rsidRPr="007036CE" w:rsidRDefault="008D6D4D" w:rsidP="008D6D4D">
      <w:pPr>
        <w:pStyle w:val="GOSTScript"/>
        <w:rPr>
          <w:ins w:id="7228" w:author="Опаева Лидия Арашаевна" w:date="2024-10-01T11:35:00Z"/>
        </w:rPr>
      </w:pPr>
      <w:ins w:id="7229" w:author="Опаева Лидия Арашаевна" w:date="2024-10-01T11:35:00Z">
        <w:r w:rsidRPr="007036CE">
          <w:tab/>
        </w:r>
        <w:r w:rsidRPr="007036CE">
          <w:tab/>
        </w:r>
        <w:r w:rsidRPr="007036CE">
          <w:tab/>
        </w:r>
        <w:r w:rsidRPr="007036CE">
          <w:tab/>
          <w:t>"CT_KBK": "10000000000000000000",</w:t>
        </w:r>
      </w:ins>
    </w:p>
    <w:p w14:paraId="2A5133E0" w14:textId="77777777" w:rsidR="008D6D4D" w:rsidRPr="007036CE" w:rsidRDefault="008D6D4D" w:rsidP="008D6D4D">
      <w:pPr>
        <w:pStyle w:val="GOSTScript"/>
        <w:rPr>
          <w:ins w:id="7230" w:author="Опаева Лидия Арашаевна" w:date="2024-10-01T11:35:00Z"/>
        </w:rPr>
      </w:pPr>
      <w:ins w:id="7231" w:author="Опаева Лидия Арашаевна" w:date="2024-10-01T11:35:00Z">
        <w:r w:rsidRPr="007036CE">
          <w:tab/>
        </w:r>
        <w:r w:rsidRPr="007036CE">
          <w:tab/>
        </w:r>
        <w:r w:rsidRPr="007036CE">
          <w:tab/>
        </w:r>
        <w:r w:rsidRPr="007036CE">
          <w:tab/>
          <w:t>"DT_TYPEKBK": "31",</w:t>
        </w:r>
      </w:ins>
    </w:p>
    <w:p w14:paraId="083FEC26" w14:textId="77777777" w:rsidR="008D6D4D" w:rsidRPr="007036CE" w:rsidRDefault="008D6D4D" w:rsidP="008D6D4D">
      <w:pPr>
        <w:pStyle w:val="GOSTScript"/>
        <w:rPr>
          <w:ins w:id="7232" w:author="Опаева Лидия Арашаевна" w:date="2024-10-01T11:35:00Z"/>
        </w:rPr>
      </w:pPr>
      <w:ins w:id="7233" w:author="Опаева Лидия Арашаевна" w:date="2024-10-01T11:35:00Z">
        <w:r w:rsidRPr="007036CE">
          <w:tab/>
        </w:r>
        <w:r w:rsidRPr="007036CE">
          <w:tab/>
        </w:r>
        <w:r w:rsidRPr="007036CE">
          <w:tab/>
        </w:r>
        <w:r w:rsidRPr="007036CE">
          <w:tab/>
          <w:t>"CT_TYPEKBK": "31",</w:t>
        </w:r>
      </w:ins>
    </w:p>
    <w:p w14:paraId="17532421" w14:textId="77777777" w:rsidR="008D6D4D" w:rsidRPr="007036CE" w:rsidRDefault="008D6D4D" w:rsidP="008D6D4D">
      <w:pPr>
        <w:pStyle w:val="GOSTScript"/>
        <w:rPr>
          <w:ins w:id="7234" w:author="Опаева Лидия Арашаевна" w:date="2024-10-01T11:35:00Z"/>
        </w:rPr>
      </w:pPr>
      <w:ins w:id="7235" w:author="Опаева Лидия Арашаевна" w:date="2024-10-01T11:35:00Z">
        <w:r w:rsidRPr="007036CE">
          <w:tab/>
        </w:r>
        <w:r w:rsidRPr="007036CE">
          <w:tab/>
        </w:r>
        <w:r w:rsidRPr="007036CE">
          <w:tab/>
        </w:r>
        <w:r w:rsidRPr="007036CE">
          <w:tab/>
          <w:t>"DT_KVFO": "10",</w:t>
        </w:r>
      </w:ins>
    </w:p>
    <w:p w14:paraId="6B9DD3E9" w14:textId="77777777" w:rsidR="008D6D4D" w:rsidRPr="007036CE" w:rsidRDefault="008D6D4D" w:rsidP="008D6D4D">
      <w:pPr>
        <w:pStyle w:val="GOSTScript"/>
        <w:rPr>
          <w:ins w:id="7236" w:author="Опаева Лидия Арашаевна" w:date="2024-10-01T11:35:00Z"/>
        </w:rPr>
      </w:pPr>
      <w:ins w:id="7237" w:author="Опаева Лидия Арашаевна" w:date="2024-10-01T11:35:00Z">
        <w:r w:rsidRPr="007036CE">
          <w:tab/>
        </w:r>
        <w:r w:rsidRPr="007036CE">
          <w:tab/>
        </w:r>
        <w:r w:rsidRPr="007036CE">
          <w:tab/>
        </w:r>
        <w:r w:rsidRPr="007036CE">
          <w:tab/>
          <w:t>"CT_KVFO": "10",</w:t>
        </w:r>
      </w:ins>
    </w:p>
    <w:p w14:paraId="20D78E41" w14:textId="77777777" w:rsidR="008D6D4D" w:rsidRPr="007036CE" w:rsidRDefault="008D6D4D" w:rsidP="008D6D4D">
      <w:pPr>
        <w:pStyle w:val="GOSTScript"/>
        <w:rPr>
          <w:ins w:id="7238" w:author="Опаева Лидия Арашаевна" w:date="2024-10-01T11:35:00Z"/>
        </w:rPr>
      </w:pPr>
      <w:ins w:id="7239" w:author="Опаева Лидия Арашаевна" w:date="2024-10-01T11:35:00Z">
        <w:r w:rsidRPr="007036CE">
          <w:tab/>
        </w:r>
        <w:r w:rsidRPr="007036CE">
          <w:tab/>
        </w:r>
        <w:r w:rsidRPr="007036CE">
          <w:tab/>
        </w:r>
        <w:r w:rsidRPr="007036CE">
          <w:tab/>
          <w:t>"DT_PLS": "</w:t>
        </w:r>
        <w:r w:rsidRPr="007036CE">
          <w:rPr>
            <w:lang w:val="ru-RU"/>
          </w:rPr>
          <w:t>СРЕД</w:t>
        </w:r>
        <w:r w:rsidRPr="007036CE">
          <w:t>_</w:t>
        </w:r>
        <w:r w:rsidRPr="007036CE">
          <w:rPr>
            <w:lang w:val="ru-RU"/>
          </w:rPr>
          <w:t>ЕКС</w:t>
        </w:r>
        <w:r w:rsidRPr="007036CE">
          <w:t>_</w:t>
        </w:r>
        <w:r w:rsidRPr="007036CE">
          <w:rPr>
            <w:lang w:val="ru-RU"/>
          </w:rPr>
          <w:t>КУ</w:t>
        </w:r>
        <w:r w:rsidRPr="007036CE">
          <w:t>",</w:t>
        </w:r>
      </w:ins>
    </w:p>
    <w:p w14:paraId="087909CA" w14:textId="77777777" w:rsidR="008D6D4D" w:rsidRPr="007036CE" w:rsidRDefault="008D6D4D" w:rsidP="008D6D4D">
      <w:pPr>
        <w:pStyle w:val="GOSTScript"/>
        <w:rPr>
          <w:ins w:id="7240" w:author="Опаева Лидия Арашаевна" w:date="2024-10-01T11:35:00Z"/>
          <w:lang w:val="ru-RU"/>
        </w:rPr>
      </w:pPr>
      <w:ins w:id="7241" w:author="Опаева Лидия Арашаевна" w:date="2024-10-01T11:35:00Z">
        <w:r w:rsidRPr="007036CE">
          <w:tab/>
        </w:r>
        <w:r w:rsidRPr="007036CE">
          <w:tab/>
        </w:r>
        <w:r w:rsidRPr="007036CE">
          <w:tab/>
        </w:r>
        <w:r w:rsidRPr="007036CE">
          <w:tab/>
        </w:r>
        <w:r w:rsidRPr="007036CE">
          <w:rPr>
            <w:lang w:val="ru-RU"/>
          </w:rPr>
          <w:t>"</w:t>
        </w:r>
        <w:r w:rsidRPr="007036CE">
          <w:t>CT</w:t>
        </w:r>
        <w:r w:rsidRPr="007036CE">
          <w:rPr>
            <w:lang w:val="ru-RU"/>
          </w:rPr>
          <w:t>_</w:t>
        </w:r>
        <w:r w:rsidRPr="007036CE">
          <w:t>PLS</w:t>
        </w:r>
        <w:r w:rsidRPr="007036CE">
          <w:rPr>
            <w:lang w:val="ru-RU"/>
          </w:rPr>
          <w:t>": "РЕЗ_ПРШ_ПЕР_Н",</w:t>
        </w:r>
      </w:ins>
    </w:p>
    <w:p w14:paraId="26794A60" w14:textId="77777777" w:rsidR="008D6D4D" w:rsidRPr="007036CE" w:rsidRDefault="008D6D4D" w:rsidP="008D6D4D">
      <w:pPr>
        <w:pStyle w:val="GOSTScript"/>
        <w:rPr>
          <w:ins w:id="7242" w:author="Опаева Лидия Арашаевна" w:date="2024-10-01T11:35:00Z"/>
        </w:rPr>
      </w:pPr>
      <w:ins w:id="7243" w:author="Опаева Лидия Арашаевна" w:date="2024-10-01T11:35:00Z">
        <w:r w:rsidRPr="007036CE">
          <w:rPr>
            <w:lang w:val="ru-RU"/>
          </w:rPr>
          <w:tab/>
        </w:r>
        <w:r w:rsidRPr="007036CE">
          <w:rPr>
            <w:lang w:val="ru-RU"/>
          </w:rPr>
          <w:tab/>
        </w:r>
        <w:r w:rsidRPr="007036CE">
          <w:rPr>
            <w:lang w:val="ru-RU"/>
          </w:rPr>
          <w:tab/>
        </w:r>
        <w:r w:rsidRPr="007036CE">
          <w:rPr>
            <w:lang w:val="ru-RU"/>
          </w:rPr>
          <w:tab/>
        </w:r>
        <w:r w:rsidRPr="007036CE">
          <w:t>"DT_NSBU": "20211",</w:t>
        </w:r>
      </w:ins>
    </w:p>
    <w:p w14:paraId="1626FD00" w14:textId="77777777" w:rsidR="008D6D4D" w:rsidRPr="007036CE" w:rsidRDefault="008D6D4D" w:rsidP="008D6D4D">
      <w:pPr>
        <w:pStyle w:val="GOSTScript"/>
        <w:rPr>
          <w:ins w:id="7244" w:author="Опаева Лидия Арашаевна" w:date="2024-10-01T11:35:00Z"/>
        </w:rPr>
      </w:pPr>
      <w:ins w:id="7245" w:author="Опаева Лидия Арашаевна" w:date="2024-10-01T11:35:00Z">
        <w:r w:rsidRPr="007036CE">
          <w:tab/>
        </w:r>
        <w:r w:rsidRPr="007036CE">
          <w:tab/>
        </w:r>
        <w:r w:rsidRPr="007036CE">
          <w:tab/>
        </w:r>
        <w:r w:rsidRPr="007036CE">
          <w:tab/>
          <w:t>"CT_NSBU": "40230",</w:t>
        </w:r>
      </w:ins>
    </w:p>
    <w:p w14:paraId="70C49E59" w14:textId="77777777" w:rsidR="008D6D4D" w:rsidRPr="007036CE" w:rsidRDefault="008D6D4D" w:rsidP="008D6D4D">
      <w:pPr>
        <w:pStyle w:val="GOSTScript"/>
        <w:rPr>
          <w:ins w:id="7246" w:author="Опаева Лидия Арашаевна" w:date="2024-10-01T11:35:00Z"/>
        </w:rPr>
      </w:pPr>
      <w:ins w:id="7247" w:author="Опаева Лидия Арашаевна" w:date="2024-10-01T11:35:00Z">
        <w:r w:rsidRPr="007036CE">
          <w:tab/>
        </w:r>
        <w:r w:rsidRPr="007036CE">
          <w:tab/>
        </w:r>
        <w:r w:rsidRPr="007036CE">
          <w:tab/>
        </w:r>
        <w:r w:rsidRPr="007036CE">
          <w:tab/>
          <w:t>"DT_Cnt": "1",</w:t>
        </w:r>
      </w:ins>
    </w:p>
    <w:p w14:paraId="41FBA2C2" w14:textId="77777777" w:rsidR="008D6D4D" w:rsidRPr="007036CE" w:rsidRDefault="008D6D4D" w:rsidP="008D6D4D">
      <w:pPr>
        <w:pStyle w:val="GOSTScript"/>
        <w:rPr>
          <w:ins w:id="7248" w:author="Опаева Лидия Арашаевна" w:date="2024-10-01T11:35:00Z"/>
        </w:rPr>
      </w:pPr>
      <w:ins w:id="7249" w:author="Опаева Лидия Арашаевна" w:date="2024-10-01T11:35:00Z">
        <w:r w:rsidRPr="007036CE">
          <w:tab/>
        </w:r>
        <w:r w:rsidRPr="007036CE">
          <w:tab/>
        </w:r>
        <w:r w:rsidRPr="007036CE">
          <w:tab/>
        </w:r>
        <w:r w:rsidRPr="007036CE">
          <w:tab/>
          <w:t>"CT_Cnt": "1",</w:t>
        </w:r>
      </w:ins>
    </w:p>
    <w:p w14:paraId="6D9FD200" w14:textId="77777777" w:rsidR="008D6D4D" w:rsidRPr="007036CE" w:rsidRDefault="008D6D4D" w:rsidP="008D6D4D">
      <w:pPr>
        <w:pStyle w:val="GOSTScript"/>
        <w:rPr>
          <w:ins w:id="7250" w:author="Опаева Лидия Арашаевна" w:date="2024-10-01T11:35:00Z"/>
        </w:rPr>
      </w:pPr>
      <w:ins w:id="7251" w:author="Опаева Лидия Арашаевна" w:date="2024-10-01T11:35:00Z">
        <w:r w:rsidRPr="007036CE">
          <w:tab/>
        </w:r>
        <w:r w:rsidRPr="007036CE">
          <w:tab/>
        </w:r>
        <w:r w:rsidRPr="007036CE">
          <w:tab/>
        </w:r>
        <w:r w:rsidRPr="007036CE">
          <w:tab/>
          <w:t>"DT_LS": "03211643000000012001",</w:t>
        </w:r>
      </w:ins>
    </w:p>
    <w:p w14:paraId="27484EED" w14:textId="77777777" w:rsidR="008D6D4D" w:rsidRPr="007036CE" w:rsidRDefault="008D6D4D" w:rsidP="008D6D4D">
      <w:pPr>
        <w:pStyle w:val="GOSTScript"/>
        <w:rPr>
          <w:ins w:id="7252" w:author="Опаева Лидия Арашаевна" w:date="2024-10-01T11:35:00Z"/>
        </w:rPr>
      </w:pPr>
      <w:ins w:id="7253" w:author="Опаева Лидия Арашаевна" w:date="2024-10-01T11:35:00Z">
        <w:r w:rsidRPr="007036CE">
          <w:tab/>
        </w:r>
        <w:r w:rsidRPr="007036CE">
          <w:tab/>
        </w:r>
        <w:r w:rsidRPr="007036CE">
          <w:tab/>
        </w:r>
        <w:r w:rsidRPr="007036CE">
          <w:tab/>
          <w:t>"CT_LS": "52951000928",</w:t>
        </w:r>
      </w:ins>
    </w:p>
    <w:p w14:paraId="1C089691" w14:textId="77777777" w:rsidR="008D6D4D" w:rsidRPr="007036CE" w:rsidRDefault="008D6D4D" w:rsidP="008D6D4D">
      <w:pPr>
        <w:pStyle w:val="GOSTScript"/>
        <w:rPr>
          <w:ins w:id="7254" w:author="Опаева Лидия Арашаевна" w:date="2024-10-01T11:35:00Z"/>
        </w:rPr>
      </w:pPr>
      <w:ins w:id="7255" w:author="Опаева Лидия Арашаевна" w:date="2024-10-01T11:35:00Z">
        <w:r w:rsidRPr="007036CE">
          <w:tab/>
        </w:r>
        <w:r w:rsidRPr="007036CE">
          <w:tab/>
        </w:r>
        <w:r w:rsidRPr="007036CE">
          <w:tab/>
        </w:r>
        <w:r w:rsidRPr="007036CE">
          <w:tab/>
          <w:t>"DT_PUCH": "-",</w:t>
        </w:r>
      </w:ins>
    </w:p>
    <w:p w14:paraId="1085028F" w14:textId="77777777" w:rsidR="008D6D4D" w:rsidRPr="007036CE" w:rsidRDefault="008D6D4D" w:rsidP="008D6D4D">
      <w:pPr>
        <w:pStyle w:val="GOSTScript"/>
        <w:rPr>
          <w:ins w:id="7256" w:author="Опаева Лидия Арашаевна" w:date="2024-10-01T11:35:00Z"/>
        </w:rPr>
      </w:pPr>
      <w:ins w:id="7257" w:author="Опаева Лидия Арашаевна" w:date="2024-10-01T11:35:00Z">
        <w:r w:rsidRPr="007036CE">
          <w:tab/>
        </w:r>
        <w:r w:rsidRPr="007036CE">
          <w:tab/>
        </w:r>
        <w:r w:rsidRPr="007036CE">
          <w:tab/>
        </w:r>
        <w:r w:rsidRPr="007036CE">
          <w:tab/>
          <w:t>"CT_PUCH": "-",</w:t>
        </w:r>
      </w:ins>
    </w:p>
    <w:p w14:paraId="59BFDF2C" w14:textId="77777777" w:rsidR="008D6D4D" w:rsidRPr="007036CE" w:rsidRDefault="008D6D4D" w:rsidP="008D6D4D">
      <w:pPr>
        <w:pStyle w:val="GOSTScript"/>
        <w:rPr>
          <w:ins w:id="7258" w:author="Опаева Лидия Арашаевна" w:date="2024-10-01T11:35:00Z"/>
        </w:rPr>
      </w:pPr>
      <w:ins w:id="7259" w:author="Опаева Лидия Арашаевна" w:date="2024-10-01T11:35:00Z">
        <w:r w:rsidRPr="007036CE">
          <w:tab/>
        </w:r>
        <w:r w:rsidRPr="007036CE">
          <w:tab/>
        </w:r>
        <w:r w:rsidRPr="007036CE">
          <w:tab/>
        </w:r>
        <w:r w:rsidRPr="007036CE">
          <w:tab/>
          <w:t>"DT_KS": "-",</w:t>
        </w:r>
      </w:ins>
    </w:p>
    <w:p w14:paraId="30E16FCE" w14:textId="77777777" w:rsidR="008D6D4D" w:rsidRPr="007036CE" w:rsidRDefault="008D6D4D" w:rsidP="008D6D4D">
      <w:pPr>
        <w:pStyle w:val="GOSTScript"/>
        <w:rPr>
          <w:ins w:id="7260" w:author="Опаева Лидия Арашаевна" w:date="2024-10-01T11:35:00Z"/>
        </w:rPr>
      </w:pPr>
      <w:ins w:id="7261" w:author="Опаева Лидия Арашаевна" w:date="2024-10-01T11:35:00Z">
        <w:r w:rsidRPr="007036CE">
          <w:tab/>
        </w:r>
        <w:r w:rsidRPr="007036CE">
          <w:tab/>
        </w:r>
        <w:r w:rsidRPr="007036CE">
          <w:tab/>
        </w:r>
        <w:r w:rsidRPr="007036CE">
          <w:tab/>
          <w:t>"CT_KS": "-",</w:t>
        </w:r>
      </w:ins>
    </w:p>
    <w:p w14:paraId="538AFCFD" w14:textId="77777777" w:rsidR="008D6D4D" w:rsidRPr="007036CE" w:rsidRDefault="008D6D4D" w:rsidP="008D6D4D">
      <w:pPr>
        <w:pStyle w:val="GOSTScript"/>
        <w:rPr>
          <w:ins w:id="7262" w:author="Опаева Лидия Арашаевна" w:date="2024-10-01T11:35:00Z"/>
        </w:rPr>
      </w:pPr>
      <w:ins w:id="7263" w:author="Опаева Лидия Арашаевна" w:date="2024-10-01T11:35:00Z">
        <w:r w:rsidRPr="007036CE">
          <w:tab/>
        </w:r>
        <w:r w:rsidRPr="007036CE">
          <w:tab/>
        </w:r>
        <w:r w:rsidRPr="007036CE">
          <w:tab/>
        </w:r>
        <w:r w:rsidRPr="007036CE">
          <w:tab/>
          <w:t>"DT_BO": "-",</w:t>
        </w:r>
      </w:ins>
    </w:p>
    <w:p w14:paraId="161856DF" w14:textId="77777777" w:rsidR="008D6D4D" w:rsidRPr="007036CE" w:rsidRDefault="008D6D4D" w:rsidP="008D6D4D">
      <w:pPr>
        <w:pStyle w:val="GOSTScript"/>
        <w:rPr>
          <w:ins w:id="7264" w:author="Опаева Лидия Арашаевна" w:date="2024-10-01T11:35:00Z"/>
        </w:rPr>
      </w:pPr>
      <w:ins w:id="7265" w:author="Опаева Лидия Арашаевна" w:date="2024-10-01T11:35:00Z">
        <w:r w:rsidRPr="007036CE">
          <w:tab/>
        </w:r>
        <w:r w:rsidRPr="007036CE">
          <w:tab/>
        </w:r>
        <w:r w:rsidRPr="007036CE">
          <w:tab/>
        </w:r>
        <w:r w:rsidRPr="007036CE">
          <w:tab/>
          <w:t>"CT_BO": "-",</w:t>
        </w:r>
      </w:ins>
    </w:p>
    <w:p w14:paraId="3EC95E23" w14:textId="77777777" w:rsidR="008D6D4D" w:rsidRPr="007036CE" w:rsidRDefault="008D6D4D" w:rsidP="008D6D4D">
      <w:pPr>
        <w:pStyle w:val="GOSTScript"/>
        <w:rPr>
          <w:ins w:id="7266" w:author="Опаева Лидия Арашаевна" w:date="2024-10-01T11:35:00Z"/>
        </w:rPr>
      </w:pPr>
      <w:ins w:id="7267" w:author="Опаева Лидия Арашаевна" w:date="2024-10-01T11:35:00Z">
        <w:r w:rsidRPr="007036CE">
          <w:tab/>
        </w:r>
        <w:r w:rsidRPr="007036CE">
          <w:tab/>
        </w:r>
        <w:r w:rsidRPr="007036CE">
          <w:tab/>
        </w:r>
        <w:r w:rsidRPr="007036CE">
          <w:tab/>
          <w:t>"DT_OKTMO": "-",</w:t>
        </w:r>
      </w:ins>
    </w:p>
    <w:p w14:paraId="4E2D363C" w14:textId="77777777" w:rsidR="008D6D4D" w:rsidRPr="007036CE" w:rsidRDefault="008D6D4D" w:rsidP="008D6D4D">
      <w:pPr>
        <w:pStyle w:val="GOSTScript"/>
        <w:rPr>
          <w:ins w:id="7268" w:author="Опаева Лидия Арашаевна" w:date="2024-10-01T11:35:00Z"/>
        </w:rPr>
      </w:pPr>
      <w:ins w:id="7269" w:author="Опаева Лидия Арашаевна" w:date="2024-10-01T11:35:00Z">
        <w:r w:rsidRPr="007036CE">
          <w:tab/>
        </w:r>
        <w:r w:rsidRPr="007036CE">
          <w:tab/>
        </w:r>
        <w:r w:rsidRPr="007036CE">
          <w:tab/>
        </w:r>
        <w:r w:rsidRPr="007036CE">
          <w:tab/>
          <w:t>"CT_OKTMO": "-",</w:t>
        </w:r>
      </w:ins>
    </w:p>
    <w:p w14:paraId="37868D9D" w14:textId="77777777" w:rsidR="008D6D4D" w:rsidRPr="007036CE" w:rsidRDefault="008D6D4D" w:rsidP="008D6D4D">
      <w:pPr>
        <w:pStyle w:val="GOSTScript"/>
        <w:rPr>
          <w:ins w:id="7270" w:author="Опаева Лидия Арашаевна" w:date="2024-10-01T11:35:00Z"/>
        </w:rPr>
      </w:pPr>
      <w:ins w:id="7271" w:author="Опаева Лидия Арашаевна" w:date="2024-10-01T11:35:00Z">
        <w:r w:rsidRPr="007036CE">
          <w:tab/>
        </w:r>
        <w:r w:rsidRPr="007036CE">
          <w:tab/>
        </w:r>
        <w:r w:rsidRPr="007036CE">
          <w:tab/>
        </w:r>
        <w:r w:rsidRPr="007036CE">
          <w:tab/>
          <w:t>"DT_PZO": "</w:t>
        </w:r>
        <w:r w:rsidRPr="007036CE">
          <w:rPr>
            <w:lang w:val="ru-RU"/>
          </w:rPr>
          <w:t>НГ</w:t>
        </w:r>
        <w:r w:rsidRPr="007036CE">
          <w:t>-24",</w:t>
        </w:r>
      </w:ins>
    </w:p>
    <w:p w14:paraId="3FF39681" w14:textId="77777777" w:rsidR="008D6D4D" w:rsidRPr="007036CE" w:rsidRDefault="008D6D4D" w:rsidP="008D6D4D">
      <w:pPr>
        <w:pStyle w:val="GOSTScript"/>
        <w:rPr>
          <w:ins w:id="7272" w:author="Опаева Лидия Арашаевна" w:date="2024-10-01T11:35:00Z"/>
        </w:rPr>
      </w:pPr>
      <w:ins w:id="7273" w:author="Опаева Лидия Арашаевна" w:date="2024-10-01T11:35:00Z">
        <w:r w:rsidRPr="007036CE">
          <w:tab/>
        </w:r>
        <w:r w:rsidRPr="007036CE">
          <w:tab/>
        </w:r>
        <w:r w:rsidRPr="007036CE">
          <w:tab/>
        </w:r>
        <w:r w:rsidRPr="007036CE">
          <w:tab/>
          <w:t>"CT_PZO": "</w:t>
        </w:r>
        <w:r w:rsidRPr="007036CE">
          <w:rPr>
            <w:lang w:val="ru-RU"/>
          </w:rPr>
          <w:t>НГ</w:t>
        </w:r>
        <w:r w:rsidRPr="007036CE">
          <w:t>-24",</w:t>
        </w:r>
      </w:ins>
    </w:p>
    <w:p w14:paraId="7EE19DDD" w14:textId="77777777" w:rsidR="008D6D4D" w:rsidRPr="007036CE" w:rsidRDefault="008D6D4D" w:rsidP="008D6D4D">
      <w:pPr>
        <w:pStyle w:val="GOSTScript"/>
        <w:rPr>
          <w:ins w:id="7274" w:author="Опаева Лидия Арашаевна" w:date="2024-10-01T11:35:00Z"/>
        </w:rPr>
      </w:pPr>
      <w:ins w:id="7275" w:author="Опаева Лидия Арашаевна" w:date="2024-10-01T11:35:00Z">
        <w:r w:rsidRPr="007036CE">
          <w:tab/>
        </w:r>
        <w:r w:rsidRPr="007036CE">
          <w:tab/>
        </w:r>
        <w:r w:rsidRPr="007036CE">
          <w:tab/>
        </w:r>
        <w:r w:rsidRPr="007036CE">
          <w:tab/>
          <w:t>"DT_FAIP": "-",</w:t>
        </w:r>
      </w:ins>
    </w:p>
    <w:p w14:paraId="307220AC" w14:textId="77777777" w:rsidR="008D6D4D" w:rsidRPr="007036CE" w:rsidRDefault="008D6D4D" w:rsidP="008D6D4D">
      <w:pPr>
        <w:pStyle w:val="GOSTScript"/>
        <w:rPr>
          <w:ins w:id="7276" w:author="Опаева Лидия Арашаевна" w:date="2024-10-01T11:35:00Z"/>
        </w:rPr>
      </w:pPr>
      <w:ins w:id="7277" w:author="Опаева Лидия Арашаевна" w:date="2024-10-01T11:35:00Z">
        <w:r w:rsidRPr="007036CE">
          <w:tab/>
        </w:r>
        <w:r w:rsidRPr="007036CE">
          <w:tab/>
        </w:r>
        <w:r w:rsidRPr="007036CE">
          <w:tab/>
        </w:r>
        <w:r w:rsidRPr="007036CE">
          <w:tab/>
          <w:t>"CT_FAIP": "-",</w:t>
        </w:r>
      </w:ins>
    </w:p>
    <w:p w14:paraId="255C23DA" w14:textId="77777777" w:rsidR="008D6D4D" w:rsidRPr="007036CE" w:rsidRDefault="008D6D4D" w:rsidP="008D6D4D">
      <w:pPr>
        <w:pStyle w:val="GOSTScript"/>
        <w:rPr>
          <w:ins w:id="7278" w:author="Опаева Лидия Арашаевна" w:date="2024-10-01T11:35:00Z"/>
        </w:rPr>
      </w:pPr>
      <w:ins w:id="7279" w:author="Опаева Лидия Арашаевна" w:date="2024-10-01T11:35:00Z">
        <w:r w:rsidRPr="007036CE">
          <w:tab/>
        </w:r>
        <w:r w:rsidRPr="007036CE">
          <w:tab/>
        </w:r>
        <w:r w:rsidRPr="007036CE">
          <w:tab/>
        </w:r>
        <w:r w:rsidRPr="007036CE">
          <w:tab/>
          <w:t>"DT_FO": "-",</w:t>
        </w:r>
      </w:ins>
    </w:p>
    <w:p w14:paraId="5AD832F7" w14:textId="77777777" w:rsidR="008D6D4D" w:rsidRPr="007036CE" w:rsidRDefault="008D6D4D" w:rsidP="008D6D4D">
      <w:pPr>
        <w:pStyle w:val="GOSTScript"/>
        <w:rPr>
          <w:ins w:id="7280" w:author="Опаева Лидия Арашаевна" w:date="2024-10-01T11:35:00Z"/>
        </w:rPr>
      </w:pPr>
      <w:ins w:id="7281" w:author="Опаева Лидия Арашаевна" w:date="2024-10-01T11:35:00Z">
        <w:r w:rsidRPr="007036CE">
          <w:tab/>
        </w:r>
        <w:r w:rsidRPr="007036CE">
          <w:tab/>
        </w:r>
        <w:r w:rsidRPr="007036CE">
          <w:tab/>
        </w:r>
        <w:r w:rsidRPr="007036CE">
          <w:tab/>
          <w:t>"CT_FO": "-"</w:t>
        </w:r>
      </w:ins>
    </w:p>
    <w:p w14:paraId="33282697" w14:textId="77777777" w:rsidR="008D6D4D" w:rsidRPr="007036CE" w:rsidRDefault="008D6D4D" w:rsidP="008D6D4D">
      <w:pPr>
        <w:pStyle w:val="GOSTScript"/>
        <w:rPr>
          <w:ins w:id="7282" w:author="Опаева Лидия Арашаевна" w:date="2024-10-01T11:35:00Z"/>
          <w:lang w:val="ru-RU"/>
        </w:rPr>
      </w:pPr>
      <w:ins w:id="7283" w:author="Опаева Лидия Арашаевна" w:date="2024-10-01T11:35:00Z">
        <w:r w:rsidRPr="007036CE">
          <w:lastRenderedPageBreak/>
          <w:tab/>
        </w:r>
        <w:r w:rsidRPr="007036CE">
          <w:tab/>
        </w:r>
        <w:r w:rsidRPr="007036CE">
          <w:tab/>
        </w:r>
        <w:r w:rsidRPr="007036CE">
          <w:rPr>
            <w:lang w:val="ru-RU"/>
          </w:rPr>
          <w:t>}</w:t>
        </w:r>
      </w:ins>
    </w:p>
    <w:p w14:paraId="265D482C" w14:textId="77777777" w:rsidR="008D6D4D" w:rsidRPr="007036CE" w:rsidRDefault="008D6D4D" w:rsidP="008D6D4D">
      <w:pPr>
        <w:pStyle w:val="GOSTScript"/>
        <w:rPr>
          <w:ins w:id="7284" w:author="Опаева Лидия Арашаевна" w:date="2024-10-01T11:35:00Z"/>
          <w:lang w:val="ru-RU"/>
        </w:rPr>
      </w:pPr>
      <w:ins w:id="7285" w:author="Опаева Лидия Арашаевна" w:date="2024-10-01T11:35:00Z">
        <w:r w:rsidRPr="007036CE">
          <w:rPr>
            <w:lang w:val="ru-RU"/>
          </w:rPr>
          <w:tab/>
        </w:r>
        <w:r w:rsidRPr="007036CE">
          <w:rPr>
            <w:lang w:val="ru-RU"/>
          </w:rPr>
          <w:tab/>
          <w:t>]</w:t>
        </w:r>
      </w:ins>
    </w:p>
    <w:p w14:paraId="63A6873D" w14:textId="77777777" w:rsidR="008D6D4D" w:rsidRPr="007036CE" w:rsidRDefault="008D6D4D" w:rsidP="008D6D4D">
      <w:pPr>
        <w:pStyle w:val="GOSTScript"/>
        <w:rPr>
          <w:ins w:id="7286" w:author="Опаева Лидия Арашаевна" w:date="2024-10-01T11:35:00Z"/>
          <w:lang w:val="ru-RU"/>
        </w:rPr>
      </w:pPr>
      <w:ins w:id="7287" w:author="Опаева Лидия Арашаевна" w:date="2024-10-01T11:35:00Z">
        <w:r w:rsidRPr="007036CE">
          <w:rPr>
            <w:lang w:val="ru-RU"/>
          </w:rPr>
          <w:tab/>
          <w:t>}</w:t>
        </w:r>
      </w:ins>
    </w:p>
    <w:p w14:paraId="069F2567" w14:textId="77777777" w:rsidR="008D6D4D" w:rsidRPr="007036CE" w:rsidRDefault="008D6D4D" w:rsidP="008D6D4D">
      <w:pPr>
        <w:pStyle w:val="GOSTScript"/>
        <w:rPr>
          <w:ins w:id="7288" w:author="Опаева Лидия Арашаевна" w:date="2024-10-01T11:35:00Z"/>
          <w:spacing w:val="0"/>
          <w:lang w:val="ru-RU"/>
        </w:rPr>
      </w:pPr>
      <w:ins w:id="7289" w:author="Опаева Лидия Арашаевна" w:date="2024-10-01T11:35:00Z">
        <w:r w:rsidRPr="007036CE">
          <w:rPr>
            <w:lang w:val="ru-RU"/>
          </w:rPr>
          <w:t>}</w:t>
        </w:r>
      </w:ins>
    </w:p>
    <w:p w14:paraId="226A85A9" w14:textId="77777777" w:rsidR="008D6D4D" w:rsidRPr="007036CE" w:rsidRDefault="008D6D4D" w:rsidP="008D6D4D">
      <w:pPr>
        <w:pStyle w:val="GOSTNormal"/>
        <w:rPr>
          <w:ins w:id="7290" w:author="Опаева Лидия Арашаевна" w:date="2024-10-01T11:35:00Z"/>
        </w:rPr>
      </w:pPr>
    </w:p>
    <w:p w14:paraId="6B96626F" w14:textId="77777777" w:rsidR="008D6D4D" w:rsidRPr="007036CE" w:rsidRDefault="008D6D4D">
      <w:pPr>
        <w:ind w:firstLine="0"/>
        <w:jc w:val="left"/>
        <w:rPr>
          <w:ins w:id="7291" w:author="Опаева Лидия Арашаевна" w:date="2024-10-01T11:35:00Z"/>
        </w:rPr>
      </w:pPr>
      <w:ins w:id="7292" w:author="Опаева Лидия Арашаевна" w:date="2024-10-01T11:35:00Z">
        <w:r w:rsidRPr="007036CE">
          <w:br w:type="page"/>
        </w:r>
      </w:ins>
    </w:p>
    <w:p w14:paraId="034B2574" w14:textId="197878A7" w:rsidR="008D6D4D" w:rsidRPr="007036CE" w:rsidRDefault="008D6D4D" w:rsidP="00DE0449">
      <w:pPr>
        <w:pStyle w:val="41"/>
        <w:rPr>
          <w:ins w:id="7293" w:author="Опаева Лидия Арашаевна" w:date="2024-10-01T11:35:00Z"/>
        </w:rPr>
      </w:pPr>
      <w:bookmarkStart w:id="7294" w:name="_Ref184652062"/>
      <w:bookmarkStart w:id="7295" w:name="_Toc222927955"/>
      <w:ins w:id="7296" w:author="Опаева Лидия Арашаевна" w:date="2024-10-01T11:35:00Z">
        <w:r w:rsidRPr="007036CE">
          <w:lastRenderedPageBreak/>
          <w:t>«Бухгалтерская справка (ф. 0504833)» ARP_SVAP_</w:t>
        </w:r>
      </w:ins>
      <w:ins w:id="7297" w:author="Опаева Лидия Арашаевна" w:date="2024-12-09T15:55:00Z">
        <w:del w:id="7298" w:author="Сатлер Марина Викторовна" w:date="2025-10-06T10:00:00Z">
          <w:r w:rsidR="00F07D8B" w:rsidRPr="007036CE" w:rsidDel="00B335B8">
            <w:delText xml:space="preserve"> </w:delText>
          </w:r>
        </w:del>
        <w:r w:rsidR="00F07D8B" w:rsidRPr="007036CE">
          <w:rPr>
            <w:lang w:val="en-US"/>
          </w:rPr>
          <w:t>IN</w:t>
        </w:r>
      </w:ins>
      <w:ins w:id="7299" w:author="Опаева Лидия Арашаевна" w:date="2024-10-01T11:35:00Z">
        <w:del w:id="7300" w:author="Опаева Лидия Арашаевна" w:date="2024-12-09T15:55:00Z">
          <w:r w:rsidRPr="007036CE" w:rsidDel="00F07D8B">
            <w:delText>NG</w:delText>
          </w:r>
        </w:del>
        <w:r w:rsidRPr="007036CE">
          <w:t>_FB</w:t>
        </w:r>
        <w:bookmarkEnd w:id="7294"/>
        <w:bookmarkEnd w:id="7295"/>
      </w:ins>
    </w:p>
    <w:p w14:paraId="74E8809F" w14:textId="77777777" w:rsidR="008D6D4D" w:rsidRPr="007036CE" w:rsidRDefault="008D6D4D" w:rsidP="00DE0449">
      <w:pPr>
        <w:pStyle w:val="51"/>
        <w:rPr>
          <w:ins w:id="7301" w:author="Опаева Лидия Арашаевна" w:date="2024-10-01T11:35:00Z"/>
        </w:rPr>
      </w:pPr>
      <w:bookmarkStart w:id="7302" w:name="_Toc222927956"/>
      <w:ins w:id="7303" w:author="Опаева Лидия Арашаевна" w:date="2024-10-01T11:35:00Z">
        <w:r w:rsidRPr="007036CE">
          <w:t>Перечень параметров тела запроса (Document) по документу «Бухгалтерская справка (ф. 0504833)» ARP_SVAP_</w:t>
        </w:r>
      </w:ins>
      <w:ins w:id="7304" w:author="Опаева Лидия Арашаевна" w:date="2024-10-01T11:36:00Z">
        <w:r w:rsidRPr="007036CE">
          <w:rPr>
            <w:lang w:val="en-US"/>
          </w:rPr>
          <w:t>IN</w:t>
        </w:r>
      </w:ins>
      <w:ins w:id="7305" w:author="Опаева Лидия Арашаевна" w:date="2024-10-01T11:35:00Z">
        <w:r w:rsidRPr="007036CE">
          <w:t>_FB</w:t>
        </w:r>
        <w:bookmarkEnd w:id="7302"/>
      </w:ins>
    </w:p>
    <w:p w14:paraId="169B376C" w14:textId="7A8BAE9E" w:rsidR="008D6D4D" w:rsidRPr="007036CE" w:rsidRDefault="008D6D4D" w:rsidP="008D6D4D">
      <w:pPr>
        <w:pStyle w:val="GOSTNameTable"/>
        <w:numPr>
          <w:ilvl w:val="0"/>
          <w:numId w:val="1"/>
        </w:numPr>
        <w:ind w:left="0"/>
        <w:rPr>
          <w:ins w:id="7306" w:author="Опаева Лидия Арашаевна" w:date="2024-10-01T11:35:00Z"/>
        </w:rPr>
      </w:pPr>
      <w:ins w:id="7307" w:author="Опаева Лидия Арашаевна" w:date="2024-10-01T11:35:00Z">
        <w:r w:rsidRPr="007036CE">
          <w:rPr>
            <w:noProof/>
          </w:rPr>
          <w:fldChar w:fldCharType="begin"/>
        </w:r>
        <w:r w:rsidRPr="007036CE">
          <w:rPr>
            <w:noProof/>
          </w:rPr>
          <w:instrText xml:space="preserve"> SEQ Таблица \* ARABIC </w:instrText>
        </w:r>
        <w:r w:rsidRPr="007036CE">
          <w:rPr>
            <w:noProof/>
          </w:rPr>
          <w:fldChar w:fldCharType="separate"/>
        </w:r>
      </w:ins>
      <w:bookmarkStart w:id="7308" w:name="_Toc222928016"/>
      <w:r w:rsidR="00BD74E1">
        <w:rPr>
          <w:noProof/>
        </w:rPr>
        <w:t>43</w:t>
      </w:r>
      <w:ins w:id="7309" w:author="Опаева Лидия Арашаевна" w:date="2024-10-01T11:35:00Z">
        <w:r w:rsidRPr="007036CE">
          <w:rPr>
            <w:noProof/>
          </w:rPr>
          <w:fldChar w:fldCharType="end"/>
        </w:r>
        <w:r w:rsidRPr="007036CE">
          <w:t xml:space="preserve"> </w:t>
        </w:r>
      </w:ins>
      <w:r w:rsidR="00CC2920" w:rsidRPr="007036CE">
        <w:t>–</w:t>
      </w:r>
      <w:ins w:id="7310" w:author="Опаева Лидия Арашаевна" w:date="2024-10-01T11:35:00Z">
        <w:r w:rsidRPr="007036CE">
          <w:t xml:space="preserve"> Параметры тела (Document) запроса на подбор / сторнирование / переформирование записей учета по документу «Бухгалтерская справка (ф. 0504833)» ARP_SVAP_</w:t>
        </w:r>
      </w:ins>
      <w:ins w:id="7311" w:author="Опаева Лидия Арашаевна" w:date="2024-10-01T11:36:00Z">
        <w:r w:rsidRPr="007036CE">
          <w:rPr>
            <w:lang w:val="en-US"/>
          </w:rPr>
          <w:t>IN</w:t>
        </w:r>
      </w:ins>
      <w:ins w:id="7312" w:author="Опаева Лидия Арашаевна" w:date="2024-10-01T11:35:00Z">
        <w:r w:rsidRPr="007036CE">
          <w:t>_FB</w:t>
        </w:r>
        <w:bookmarkEnd w:id="7308"/>
      </w:ins>
    </w:p>
    <w:tbl>
      <w:tblPr>
        <w:tblStyle w:val="GOSTTable"/>
        <w:tblW w:w="5000" w:type="pct"/>
        <w:tblLayout w:type="fixed"/>
        <w:tblLook w:val="07E0" w:firstRow="1" w:lastRow="1" w:firstColumn="1" w:lastColumn="1" w:noHBand="1" w:noVBand="1"/>
      </w:tblPr>
      <w:tblGrid>
        <w:gridCol w:w="3467"/>
        <w:gridCol w:w="2364"/>
        <w:gridCol w:w="1576"/>
        <w:gridCol w:w="946"/>
        <w:gridCol w:w="993"/>
        <w:gridCol w:w="6414"/>
      </w:tblGrid>
      <w:tr w:rsidR="008D6D4D" w:rsidRPr="007036CE" w14:paraId="0CBA1D8B" w14:textId="77777777" w:rsidTr="008212CC">
        <w:trPr>
          <w:cnfStyle w:val="100000000000" w:firstRow="1" w:lastRow="0" w:firstColumn="0" w:lastColumn="0" w:oddVBand="0" w:evenVBand="0" w:oddHBand="0" w:evenHBand="0" w:firstRowFirstColumn="0" w:firstRowLastColumn="0" w:lastRowFirstColumn="0" w:lastRowLastColumn="0"/>
          <w:ins w:id="7313" w:author="Опаева Лидия Арашаевна" w:date="2024-10-01T11:35:00Z"/>
        </w:trPr>
        <w:tc>
          <w:tcPr>
            <w:tcW w:w="1100" w:type="pct"/>
          </w:tcPr>
          <w:p w14:paraId="5BA9E4C1" w14:textId="77777777" w:rsidR="008D6D4D" w:rsidRPr="007036CE" w:rsidRDefault="008D6D4D" w:rsidP="008212CC">
            <w:pPr>
              <w:pStyle w:val="GOSTTableHead"/>
              <w:rPr>
                <w:ins w:id="7314" w:author="Опаева Лидия Арашаевна" w:date="2024-10-01T11:35:00Z"/>
              </w:rPr>
            </w:pPr>
            <w:ins w:id="7315" w:author="Опаева Лидия Арашаевна" w:date="2024-10-01T11:35:00Z">
              <w:r w:rsidRPr="007036CE">
                <w:t>Наименование параметра</w:t>
              </w:r>
            </w:ins>
          </w:p>
        </w:tc>
        <w:tc>
          <w:tcPr>
            <w:tcW w:w="750" w:type="pct"/>
          </w:tcPr>
          <w:p w14:paraId="1FB994A2" w14:textId="77777777" w:rsidR="008D6D4D" w:rsidRPr="007036CE" w:rsidRDefault="008D6D4D" w:rsidP="008212CC">
            <w:pPr>
              <w:pStyle w:val="GOSTTableHead"/>
              <w:rPr>
                <w:ins w:id="7316" w:author="Опаева Лидия Арашаевна" w:date="2024-10-01T11:35:00Z"/>
              </w:rPr>
            </w:pPr>
            <w:ins w:id="7317" w:author="Опаева Лидия Арашаевна" w:date="2024-10-01T11:35:00Z">
              <w:r w:rsidRPr="007036CE">
                <w:t>Название тэга</w:t>
              </w:r>
            </w:ins>
          </w:p>
        </w:tc>
        <w:tc>
          <w:tcPr>
            <w:tcW w:w="500" w:type="pct"/>
          </w:tcPr>
          <w:p w14:paraId="2D87E07F" w14:textId="77777777" w:rsidR="008D6D4D" w:rsidRPr="007036CE" w:rsidRDefault="008D6D4D" w:rsidP="008212CC">
            <w:pPr>
              <w:pStyle w:val="GOSTTableHead"/>
              <w:rPr>
                <w:ins w:id="7318" w:author="Опаева Лидия Арашаевна" w:date="2024-10-01T11:35:00Z"/>
              </w:rPr>
            </w:pPr>
            <w:ins w:id="7319" w:author="Опаева Лидия Арашаевна" w:date="2024-10-01T11:35:00Z">
              <w:r w:rsidRPr="007036CE">
                <w:t>Тип данных</w:t>
              </w:r>
            </w:ins>
          </w:p>
        </w:tc>
        <w:tc>
          <w:tcPr>
            <w:tcW w:w="300" w:type="pct"/>
          </w:tcPr>
          <w:p w14:paraId="50BC3337" w14:textId="77777777" w:rsidR="008D6D4D" w:rsidRPr="007036CE" w:rsidRDefault="008D6D4D" w:rsidP="008212CC">
            <w:pPr>
              <w:pStyle w:val="GOSTTableHead"/>
              <w:rPr>
                <w:ins w:id="7320" w:author="Опаева Лидия Арашаевна" w:date="2024-10-01T11:35:00Z"/>
              </w:rPr>
            </w:pPr>
            <w:ins w:id="7321" w:author="Опаева Лидия Арашаевна" w:date="2024-10-01T11:35:00Z">
              <w:r w:rsidRPr="007036CE">
                <w:t>Обязательность</w:t>
              </w:r>
            </w:ins>
          </w:p>
        </w:tc>
        <w:tc>
          <w:tcPr>
            <w:tcW w:w="315" w:type="pct"/>
          </w:tcPr>
          <w:p w14:paraId="5F059EF8" w14:textId="77777777" w:rsidR="008D6D4D" w:rsidRPr="007036CE" w:rsidRDefault="008D6D4D" w:rsidP="008212CC">
            <w:pPr>
              <w:pStyle w:val="GOSTTableHead"/>
              <w:rPr>
                <w:ins w:id="7322" w:author="Опаева Лидия Арашаевна" w:date="2024-10-01T11:35:00Z"/>
              </w:rPr>
            </w:pPr>
            <w:ins w:id="7323" w:author="Опаева Лидия Арашаевна" w:date="2024-10-01T11:35:00Z">
              <w:r w:rsidRPr="007036CE">
                <w:t>Размерность</w:t>
              </w:r>
            </w:ins>
          </w:p>
        </w:tc>
        <w:tc>
          <w:tcPr>
            <w:tcW w:w="2035" w:type="pct"/>
          </w:tcPr>
          <w:p w14:paraId="75B06FB3" w14:textId="77777777" w:rsidR="008D6D4D" w:rsidRPr="007036CE" w:rsidRDefault="008D6D4D" w:rsidP="008212CC">
            <w:pPr>
              <w:pStyle w:val="GOSTTableHead"/>
              <w:rPr>
                <w:ins w:id="7324" w:author="Опаева Лидия Арашаевна" w:date="2024-10-01T11:35:00Z"/>
              </w:rPr>
            </w:pPr>
            <w:ins w:id="7325" w:author="Опаева Лидия Арашаевна" w:date="2024-10-01T11:35:00Z">
              <w:r w:rsidRPr="007036CE">
                <w:t>Описание</w:t>
              </w:r>
            </w:ins>
          </w:p>
        </w:tc>
      </w:tr>
      <w:tr w:rsidR="008D6D4D" w:rsidRPr="007036CE" w14:paraId="0050D86A" w14:textId="77777777" w:rsidTr="008212CC">
        <w:trPr>
          <w:ins w:id="7326" w:author="Опаева Лидия Арашаевна" w:date="2024-10-01T11:35:00Z"/>
        </w:trPr>
        <w:tc>
          <w:tcPr>
            <w:tcW w:w="1100" w:type="pct"/>
          </w:tcPr>
          <w:p w14:paraId="5B0C062E" w14:textId="77777777" w:rsidR="008D6D4D" w:rsidRPr="007036CE" w:rsidRDefault="008D6D4D" w:rsidP="008212CC">
            <w:pPr>
              <w:pStyle w:val="GOSTTablenorm"/>
              <w:rPr>
                <w:ins w:id="7327" w:author="Опаева Лидия Арашаевна" w:date="2024-10-01T11:35:00Z"/>
              </w:rPr>
            </w:pPr>
            <w:ins w:id="7328" w:author="Опаева Лидия Арашаевна" w:date="2024-10-01T11:35:00Z">
              <w:r w:rsidRPr="007036CE">
                <w:t>Номер документа</w:t>
              </w:r>
            </w:ins>
          </w:p>
        </w:tc>
        <w:tc>
          <w:tcPr>
            <w:tcW w:w="750" w:type="pct"/>
          </w:tcPr>
          <w:p w14:paraId="775604C0" w14:textId="77777777" w:rsidR="008D6D4D" w:rsidRPr="007036CE" w:rsidRDefault="008D6D4D" w:rsidP="008212CC">
            <w:pPr>
              <w:pStyle w:val="GOSTTablenorm"/>
              <w:rPr>
                <w:ins w:id="7329" w:author="Опаева Лидия Арашаевна" w:date="2024-10-01T11:35:00Z"/>
              </w:rPr>
            </w:pPr>
            <w:ins w:id="7330" w:author="Опаева Лидия Арашаевна" w:date="2024-10-01T11:35:00Z">
              <w:r w:rsidRPr="007036CE">
                <w:t>TtlPrt_DcNmbr</w:t>
              </w:r>
            </w:ins>
          </w:p>
        </w:tc>
        <w:tc>
          <w:tcPr>
            <w:tcW w:w="500" w:type="pct"/>
          </w:tcPr>
          <w:p w14:paraId="3A01251F" w14:textId="77777777" w:rsidR="008D6D4D" w:rsidRPr="007036CE" w:rsidRDefault="008D6D4D" w:rsidP="008212CC">
            <w:pPr>
              <w:pStyle w:val="GOSTTablenorm"/>
              <w:rPr>
                <w:ins w:id="7331" w:author="Опаева Лидия Арашаевна" w:date="2024-10-01T11:35:00Z"/>
              </w:rPr>
            </w:pPr>
            <w:ins w:id="7332" w:author="Опаева Лидия Арашаевна" w:date="2024-10-01T11:35:00Z">
              <w:r w:rsidRPr="007036CE">
                <w:t>Строка</w:t>
              </w:r>
            </w:ins>
          </w:p>
        </w:tc>
        <w:tc>
          <w:tcPr>
            <w:tcW w:w="300" w:type="pct"/>
          </w:tcPr>
          <w:p w14:paraId="58F9FB57" w14:textId="77777777" w:rsidR="008D6D4D" w:rsidRPr="007036CE" w:rsidRDefault="008D6D4D" w:rsidP="008212CC">
            <w:pPr>
              <w:pStyle w:val="GOSTTablenorm"/>
              <w:rPr>
                <w:ins w:id="7333" w:author="Опаева Лидия Арашаевна" w:date="2024-10-01T11:35:00Z"/>
              </w:rPr>
            </w:pPr>
            <w:ins w:id="7334" w:author="Опаева Лидия Арашаевна" w:date="2024-10-01T11:35:00Z">
              <w:r w:rsidRPr="007036CE">
                <w:t>Да</w:t>
              </w:r>
            </w:ins>
          </w:p>
        </w:tc>
        <w:tc>
          <w:tcPr>
            <w:tcW w:w="315" w:type="pct"/>
          </w:tcPr>
          <w:p w14:paraId="092C13B9" w14:textId="77777777" w:rsidR="008D6D4D" w:rsidRPr="007036CE" w:rsidRDefault="008D6D4D" w:rsidP="008212CC">
            <w:pPr>
              <w:pStyle w:val="GOSTTablenorm"/>
              <w:rPr>
                <w:ins w:id="7335" w:author="Опаева Лидия Арашаевна" w:date="2024-10-01T11:35:00Z"/>
              </w:rPr>
            </w:pPr>
            <w:ins w:id="7336" w:author="Опаева Лидия Арашаевна" w:date="2024-10-01T11:35:00Z">
              <w:r w:rsidRPr="007036CE">
                <w:t>&lt;=50</w:t>
              </w:r>
            </w:ins>
          </w:p>
        </w:tc>
        <w:tc>
          <w:tcPr>
            <w:tcW w:w="2035" w:type="pct"/>
          </w:tcPr>
          <w:p w14:paraId="7AFD4EE2" w14:textId="77777777" w:rsidR="008D6D4D" w:rsidRPr="007036CE" w:rsidRDefault="008D6D4D" w:rsidP="008212CC">
            <w:pPr>
              <w:pStyle w:val="GOSTTablenorm"/>
              <w:rPr>
                <w:ins w:id="7337" w:author="Опаева Лидия Арашаевна" w:date="2024-10-01T11:35:00Z"/>
              </w:rPr>
            </w:pPr>
            <w:ins w:id="7338" w:author="Опаева Лидия Арашаевна" w:date="2024-10-01T11:35:00Z">
              <w:r w:rsidRPr="007036CE">
                <w:t>Указывается номер документа в формате «TTTT_</w:t>
              </w:r>
              <w:r w:rsidRPr="007036CE">
                <w:rPr>
                  <w:lang w:val="en-US"/>
                </w:rPr>
                <w:t>IN</w:t>
              </w:r>
              <w:r w:rsidRPr="007036CE">
                <w:t>_YY_NN», где:</w:t>
              </w:r>
            </w:ins>
          </w:p>
          <w:p w14:paraId="62C83A85" w14:textId="77777777" w:rsidR="008D6D4D" w:rsidRPr="007036CE" w:rsidRDefault="008D6D4D" w:rsidP="008212CC">
            <w:pPr>
              <w:pStyle w:val="GOSTTableListMark1"/>
              <w:rPr>
                <w:ins w:id="7339" w:author="Опаева Лидия Арашаевна" w:date="2024-10-01T11:35:00Z"/>
              </w:rPr>
            </w:pPr>
            <w:ins w:id="7340" w:author="Опаева Лидия Арашаевна" w:date="2024-10-01T11:35:00Z">
              <w:r w:rsidRPr="007036CE">
                <w:t>TTTT – код ТОФК;</w:t>
              </w:r>
            </w:ins>
          </w:p>
          <w:p w14:paraId="3679FB6D" w14:textId="77777777" w:rsidR="008D6D4D" w:rsidRPr="007036CE" w:rsidRDefault="008D6D4D" w:rsidP="008212CC">
            <w:pPr>
              <w:pStyle w:val="GOSTTableListMark1"/>
              <w:rPr>
                <w:ins w:id="7341" w:author="Опаева Лидия Арашаевна" w:date="2024-10-01T11:35:00Z"/>
              </w:rPr>
            </w:pPr>
            <w:ins w:id="7342" w:author="Опаева Лидия Арашаевна" w:date="2024-10-01T11:36:00Z">
              <w:r w:rsidRPr="007036CE">
                <w:rPr>
                  <w:lang w:val="en-US"/>
                </w:rPr>
                <w:t>IN</w:t>
              </w:r>
            </w:ins>
            <w:ins w:id="7343" w:author="Опаева Лидия Арашаевна" w:date="2024-10-01T11:35:00Z">
              <w:r w:rsidRPr="007036CE">
                <w:t xml:space="preserve"> – константа;</w:t>
              </w:r>
            </w:ins>
          </w:p>
          <w:p w14:paraId="00AF48C9" w14:textId="77777777" w:rsidR="008D6D4D" w:rsidRPr="007036CE" w:rsidRDefault="008D6D4D" w:rsidP="008212CC">
            <w:pPr>
              <w:pStyle w:val="GOSTTableListMark1"/>
              <w:rPr>
                <w:ins w:id="7344" w:author="Опаева Лидия Арашаевна" w:date="2024-10-01T11:35:00Z"/>
              </w:rPr>
            </w:pPr>
            <w:ins w:id="7345" w:author="Опаева Лидия Арашаевна" w:date="2024-10-01T11:35:00Z">
              <w:r w:rsidRPr="007036CE">
                <w:t>YY – последние 2 цифры закрываемого года;</w:t>
              </w:r>
            </w:ins>
          </w:p>
          <w:p w14:paraId="5F8805BC" w14:textId="77777777" w:rsidR="008D6D4D" w:rsidRPr="007036CE" w:rsidRDefault="008D6D4D" w:rsidP="008212CC">
            <w:pPr>
              <w:pStyle w:val="GOSTTableListMark1"/>
              <w:rPr>
                <w:ins w:id="7346" w:author="Опаева Лидия Арашаевна" w:date="2024-10-01T11:35:00Z"/>
              </w:rPr>
            </w:pPr>
            <w:ins w:id="7347" w:author="Опаева Лидия Арашаевна" w:date="2024-10-01T11:35:00Z">
              <w:r w:rsidRPr="007036CE">
                <w:t>NN – порядковый номер документа (01, 02 и т.д.)</w:t>
              </w:r>
            </w:ins>
          </w:p>
        </w:tc>
      </w:tr>
      <w:tr w:rsidR="008D6D4D" w:rsidRPr="007036CE" w14:paraId="03887A74" w14:textId="77777777" w:rsidTr="008212CC">
        <w:trPr>
          <w:ins w:id="7348" w:author="Опаева Лидия Арашаевна" w:date="2024-10-01T11:35:00Z"/>
        </w:trPr>
        <w:tc>
          <w:tcPr>
            <w:tcW w:w="1100" w:type="pct"/>
          </w:tcPr>
          <w:p w14:paraId="388B14A7" w14:textId="77777777" w:rsidR="008D6D4D" w:rsidRPr="007036CE" w:rsidRDefault="008D6D4D" w:rsidP="008212CC">
            <w:pPr>
              <w:pStyle w:val="GOSTTablenorm"/>
              <w:rPr>
                <w:ins w:id="7349" w:author="Опаева Лидия Арашаевна" w:date="2024-10-01T11:35:00Z"/>
              </w:rPr>
            </w:pPr>
            <w:ins w:id="7350" w:author="Опаева Лидия Арашаевна" w:date="2024-10-01T11:35:00Z">
              <w:r w:rsidRPr="007036CE">
                <w:t>Дата документа</w:t>
              </w:r>
            </w:ins>
          </w:p>
        </w:tc>
        <w:tc>
          <w:tcPr>
            <w:tcW w:w="750" w:type="pct"/>
          </w:tcPr>
          <w:p w14:paraId="4AA422B6" w14:textId="77777777" w:rsidR="008D6D4D" w:rsidRPr="007036CE" w:rsidRDefault="008D6D4D" w:rsidP="008212CC">
            <w:pPr>
              <w:pStyle w:val="GOSTTablenorm"/>
              <w:rPr>
                <w:ins w:id="7351" w:author="Опаева Лидия Арашаевна" w:date="2024-10-01T11:35:00Z"/>
              </w:rPr>
            </w:pPr>
            <w:ins w:id="7352" w:author="Опаева Лидия Арашаевна" w:date="2024-10-01T11:35:00Z">
              <w:r w:rsidRPr="007036CE">
                <w:t>TtlPrt_Dt</w:t>
              </w:r>
            </w:ins>
          </w:p>
        </w:tc>
        <w:tc>
          <w:tcPr>
            <w:tcW w:w="500" w:type="pct"/>
          </w:tcPr>
          <w:p w14:paraId="15D47264" w14:textId="77777777" w:rsidR="008D6D4D" w:rsidRPr="007036CE" w:rsidRDefault="008D6D4D" w:rsidP="008212CC">
            <w:pPr>
              <w:pStyle w:val="GOSTTablenorm"/>
              <w:rPr>
                <w:ins w:id="7353" w:author="Опаева Лидия Арашаевна" w:date="2024-10-01T11:35:00Z"/>
              </w:rPr>
            </w:pPr>
            <w:ins w:id="7354" w:author="Опаева Лидия Арашаевна" w:date="2024-10-01T11:35:00Z">
              <w:r w:rsidRPr="007036CE">
                <w:t>Дата</w:t>
              </w:r>
            </w:ins>
          </w:p>
        </w:tc>
        <w:tc>
          <w:tcPr>
            <w:tcW w:w="300" w:type="pct"/>
          </w:tcPr>
          <w:p w14:paraId="12352ABE" w14:textId="77777777" w:rsidR="008D6D4D" w:rsidRPr="007036CE" w:rsidRDefault="008D6D4D" w:rsidP="008212CC">
            <w:pPr>
              <w:pStyle w:val="GOSTTablenorm"/>
              <w:rPr>
                <w:ins w:id="7355" w:author="Опаева Лидия Арашаевна" w:date="2024-10-01T11:35:00Z"/>
              </w:rPr>
            </w:pPr>
            <w:ins w:id="7356" w:author="Опаева Лидия Арашаевна" w:date="2024-10-01T11:35:00Z">
              <w:r w:rsidRPr="007036CE">
                <w:t>Да</w:t>
              </w:r>
            </w:ins>
          </w:p>
        </w:tc>
        <w:tc>
          <w:tcPr>
            <w:tcW w:w="315" w:type="pct"/>
          </w:tcPr>
          <w:p w14:paraId="1CB56848" w14:textId="77777777" w:rsidR="008D6D4D" w:rsidRPr="007036CE" w:rsidRDefault="008D6D4D" w:rsidP="008212CC">
            <w:pPr>
              <w:pStyle w:val="GOSTTablenorm"/>
              <w:rPr>
                <w:ins w:id="7357" w:author="Опаева Лидия Арашаевна" w:date="2024-10-01T11:35:00Z"/>
              </w:rPr>
            </w:pPr>
          </w:p>
        </w:tc>
        <w:tc>
          <w:tcPr>
            <w:tcW w:w="2035" w:type="pct"/>
          </w:tcPr>
          <w:p w14:paraId="766E60E7" w14:textId="77777777" w:rsidR="008D6D4D" w:rsidRPr="007036CE" w:rsidRDefault="008D6D4D" w:rsidP="008212CC">
            <w:pPr>
              <w:pStyle w:val="GOSTTablenorm"/>
              <w:rPr>
                <w:ins w:id="7358" w:author="Опаева Лидия Арашаевна" w:date="2024-10-01T11:35:00Z"/>
              </w:rPr>
            </w:pPr>
            <w:ins w:id="7359" w:author="Опаева Лидия Арашаевна" w:date="2024-10-01T11:35:00Z">
              <w:r w:rsidRPr="007036CE">
                <w:t>Указывается дата документа в формате YYYY-MM-DD</w:t>
              </w:r>
            </w:ins>
          </w:p>
        </w:tc>
      </w:tr>
      <w:tr w:rsidR="008D6D4D" w:rsidRPr="007036CE" w14:paraId="6503CE3A" w14:textId="77777777" w:rsidTr="008212CC">
        <w:trPr>
          <w:ins w:id="7360" w:author="Опаева Лидия Арашаевна" w:date="2024-10-01T11:35:00Z"/>
        </w:trPr>
        <w:tc>
          <w:tcPr>
            <w:tcW w:w="1100" w:type="pct"/>
          </w:tcPr>
          <w:p w14:paraId="25CE636C" w14:textId="77777777" w:rsidR="008D6D4D" w:rsidRPr="007036CE" w:rsidRDefault="008D6D4D" w:rsidP="008212CC">
            <w:pPr>
              <w:pStyle w:val="GOSTTablenorm"/>
              <w:rPr>
                <w:ins w:id="7361" w:author="Опаева Лидия Арашаевна" w:date="2024-10-01T11:35:00Z"/>
              </w:rPr>
            </w:pPr>
            <w:ins w:id="7362" w:author="Опаева Лидия Арашаевна" w:date="2024-10-01T11:35:00Z">
              <w:r w:rsidRPr="007036CE">
                <w:t>Тип справки</w:t>
              </w:r>
            </w:ins>
          </w:p>
        </w:tc>
        <w:tc>
          <w:tcPr>
            <w:tcW w:w="750" w:type="pct"/>
          </w:tcPr>
          <w:p w14:paraId="79C8F14F" w14:textId="77777777" w:rsidR="008D6D4D" w:rsidRPr="007036CE" w:rsidRDefault="008D6D4D" w:rsidP="008212CC">
            <w:pPr>
              <w:pStyle w:val="GOSTTablenorm"/>
              <w:rPr>
                <w:ins w:id="7363" w:author="Опаева Лидия Арашаевна" w:date="2024-10-01T11:35:00Z"/>
              </w:rPr>
            </w:pPr>
            <w:ins w:id="7364" w:author="Опаева Лидия Арашаевна" w:date="2024-10-01T11:35:00Z">
              <w:r w:rsidRPr="007036CE">
                <w:t>TtlPrt_TypeDoc</w:t>
              </w:r>
            </w:ins>
          </w:p>
        </w:tc>
        <w:tc>
          <w:tcPr>
            <w:tcW w:w="500" w:type="pct"/>
          </w:tcPr>
          <w:p w14:paraId="2CDE640E" w14:textId="77777777" w:rsidR="008D6D4D" w:rsidRPr="007036CE" w:rsidRDefault="008D6D4D" w:rsidP="008212CC">
            <w:pPr>
              <w:pStyle w:val="GOSTTablenorm"/>
              <w:rPr>
                <w:ins w:id="7365" w:author="Опаева Лидия Арашаевна" w:date="2024-10-01T11:35:00Z"/>
              </w:rPr>
            </w:pPr>
            <w:ins w:id="7366" w:author="Опаева Лидия Арашаевна" w:date="2024-10-01T11:35:00Z">
              <w:r w:rsidRPr="007036CE">
                <w:t>Строка</w:t>
              </w:r>
            </w:ins>
          </w:p>
        </w:tc>
        <w:tc>
          <w:tcPr>
            <w:tcW w:w="300" w:type="pct"/>
          </w:tcPr>
          <w:p w14:paraId="6AB12667" w14:textId="77777777" w:rsidR="008D6D4D" w:rsidRPr="007036CE" w:rsidRDefault="008D6D4D" w:rsidP="008212CC">
            <w:pPr>
              <w:pStyle w:val="GOSTTablenorm"/>
              <w:rPr>
                <w:ins w:id="7367" w:author="Опаева Лидия Арашаевна" w:date="2024-10-01T11:35:00Z"/>
              </w:rPr>
            </w:pPr>
            <w:ins w:id="7368" w:author="Опаева Лидия Арашаевна" w:date="2024-10-01T11:35:00Z">
              <w:r w:rsidRPr="007036CE">
                <w:t>Да</w:t>
              </w:r>
            </w:ins>
          </w:p>
        </w:tc>
        <w:tc>
          <w:tcPr>
            <w:tcW w:w="315" w:type="pct"/>
          </w:tcPr>
          <w:p w14:paraId="291B3BE6" w14:textId="77777777" w:rsidR="008D6D4D" w:rsidRPr="007036CE" w:rsidRDefault="008D6D4D" w:rsidP="008212CC">
            <w:pPr>
              <w:pStyle w:val="GOSTTablenorm"/>
              <w:rPr>
                <w:ins w:id="7369" w:author="Опаева Лидия Арашаевна" w:date="2024-10-01T11:35:00Z"/>
              </w:rPr>
            </w:pPr>
            <w:ins w:id="7370" w:author="Опаева Лидия Арашаевна" w:date="2024-10-01T11:35:00Z">
              <w:r w:rsidRPr="007036CE">
                <w:t>=3</w:t>
              </w:r>
            </w:ins>
          </w:p>
        </w:tc>
        <w:tc>
          <w:tcPr>
            <w:tcW w:w="2035" w:type="pct"/>
          </w:tcPr>
          <w:p w14:paraId="14D5B169" w14:textId="77777777" w:rsidR="008D6D4D" w:rsidRPr="007036CE" w:rsidRDefault="008D6D4D" w:rsidP="008D6D4D">
            <w:pPr>
              <w:pStyle w:val="GOSTTablenorm"/>
              <w:rPr>
                <w:ins w:id="7371" w:author="Опаева Лидия Арашаевна" w:date="2024-10-01T11:35:00Z"/>
              </w:rPr>
            </w:pPr>
            <w:ins w:id="7372" w:author="Опаева Лидия Арашаевна" w:date="2024-10-01T11:35:00Z">
              <w:r w:rsidRPr="007036CE">
                <w:t>Указывается тип справки «БС</w:t>
              </w:r>
            </w:ins>
            <w:ins w:id="7373" w:author="Опаева Лидия Арашаевна" w:date="2024-10-01T11:36:00Z">
              <w:r w:rsidRPr="007036CE">
                <w:t>О</w:t>
              </w:r>
            </w:ins>
            <w:ins w:id="7374" w:author="Опаева Лидия Арашаевна" w:date="2024-10-01T11:35:00Z">
              <w:r w:rsidRPr="007036CE">
                <w:t>»</w:t>
              </w:r>
            </w:ins>
          </w:p>
        </w:tc>
      </w:tr>
      <w:tr w:rsidR="008D6D4D" w:rsidRPr="007036CE" w14:paraId="7BA98452" w14:textId="77777777" w:rsidTr="008212CC">
        <w:trPr>
          <w:trHeight w:val="125"/>
          <w:ins w:id="7375" w:author="Опаева Лидия Арашаевна" w:date="2024-10-01T11:35:00Z"/>
        </w:trPr>
        <w:tc>
          <w:tcPr>
            <w:tcW w:w="1100" w:type="pct"/>
          </w:tcPr>
          <w:p w14:paraId="5E0B730A" w14:textId="77777777" w:rsidR="008D6D4D" w:rsidRPr="007036CE" w:rsidRDefault="008D6D4D" w:rsidP="008212CC">
            <w:pPr>
              <w:pStyle w:val="GOSTTablenorm"/>
              <w:rPr>
                <w:ins w:id="7376" w:author="Опаева Лидия Арашаевна" w:date="2024-10-01T11:35:00Z"/>
              </w:rPr>
            </w:pPr>
            <w:ins w:id="7377" w:author="Опаева Лидия Арашаевна" w:date="2024-10-01T11:35:00Z">
              <w:r w:rsidRPr="007036CE">
                <w:t>Наименование типа справки</w:t>
              </w:r>
            </w:ins>
          </w:p>
        </w:tc>
        <w:tc>
          <w:tcPr>
            <w:tcW w:w="750" w:type="pct"/>
          </w:tcPr>
          <w:p w14:paraId="78493D04" w14:textId="77777777" w:rsidR="008D6D4D" w:rsidRPr="007036CE" w:rsidRDefault="008D6D4D" w:rsidP="008212CC">
            <w:pPr>
              <w:pStyle w:val="GOSTTablenorm"/>
              <w:rPr>
                <w:ins w:id="7378" w:author="Опаева Лидия Арашаевна" w:date="2024-10-01T11:35:00Z"/>
              </w:rPr>
            </w:pPr>
            <w:ins w:id="7379" w:author="Опаева Лидия Арашаевна" w:date="2024-10-01T11:35:00Z">
              <w:r w:rsidRPr="007036CE">
                <w:t>TtlPrt_FullTypeDoc</w:t>
              </w:r>
            </w:ins>
          </w:p>
        </w:tc>
        <w:tc>
          <w:tcPr>
            <w:tcW w:w="500" w:type="pct"/>
          </w:tcPr>
          <w:p w14:paraId="2CB6C25B" w14:textId="77777777" w:rsidR="008D6D4D" w:rsidRPr="007036CE" w:rsidRDefault="008D6D4D" w:rsidP="008212CC">
            <w:pPr>
              <w:pStyle w:val="GOSTTablenorm"/>
              <w:rPr>
                <w:ins w:id="7380" w:author="Опаева Лидия Арашаевна" w:date="2024-10-01T11:35:00Z"/>
              </w:rPr>
            </w:pPr>
            <w:ins w:id="7381" w:author="Опаева Лидия Арашаевна" w:date="2024-10-01T11:35:00Z">
              <w:r w:rsidRPr="007036CE">
                <w:t>Строка</w:t>
              </w:r>
            </w:ins>
          </w:p>
        </w:tc>
        <w:tc>
          <w:tcPr>
            <w:tcW w:w="300" w:type="pct"/>
          </w:tcPr>
          <w:p w14:paraId="7A4AF94B" w14:textId="77777777" w:rsidR="008D6D4D" w:rsidRPr="007036CE" w:rsidRDefault="008D6D4D" w:rsidP="008212CC">
            <w:pPr>
              <w:pStyle w:val="GOSTTablenorm"/>
              <w:rPr>
                <w:ins w:id="7382" w:author="Опаева Лидия Арашаевна" w:date="2024-10-01T11:35:00Z"/>
              </w:rPr>
            </w:pPr>
            <w:ins w:id="7383" w:author="Опаева Лидия Арашаевна" w:date="2024-10-01T11:35:00Z">
              <w:r w:rsidRPr="007036CE">
                <w:t>Да</w:t>
              </w:r>
            </w:ins>
          </w:p>
        </w:tc>
        <w:tc>
          <w:tcPr>
            <w:tcW w:w="315" w:type="pct"/>
          </w:tcPr>
          <w:p w14:paraId="294AA317" w14:textId="77777777" w:rsidR="008D6D4D" w:rsidRPr="007036CE" w:rsidRDefault="008D6D4D" w:rsidP="008212CC">
            <w:pPr>
              <w:pStyle w:val="GOSTTablenorm"/>
              <w:rPr>
                <w:ins w:id="7384" w:author="Опаева Лидия Арашаевна" w:date="2024-10-01T11:35:00Z"/>
              </w:rPr>
            </w:pPr>
            <w:ins w:id="7385" w:author="Опаева Лидия Арашаевна" w:date="2024-10-01T11:35:00Z">
              <w:r w:rsidRPr="007036CE">
                <w:t>&lt;=2000</w:t>
              </w:r>
            </w:ins>
          </w:p>
        </w:tc>
        <w:tc>
          <w:tcPr>
            <w:tcW w:w="2035" w:type="pct"/>
          </w:tcPr>
          <w:p w14:paraId="2F5F721D" w14:textId="77777777" w:rsidR="008D6D4D" w:rsidRPr="007036CE" w:rsidRDefault="008D6D4D" w:rsidP="008D6D4D">
            <w:pPr>
              <w:pStyle w:val="GOSTTablenorm"/>
              <w:rPr>
                <w:ins w:id="7386" w:author="Опаева Лидия Арашаевна" w:date="2024-10-01T11:35:00Z"/>
              </w:rPr>
            </w:pPr>
            <w:ins w:id="7387" w:author="Опаева Лидия Арашаевна" w:date="2024-10-01T11:35:00Z">
              <w:r w:rsidRPr="007036CE">
                <w:t xml:space="preserve">Указывается наименование справки «Справка по </w:t>
              </w:r>
            </w:ins>
            <w:ins w:id="7388" w:author="Опаева Лидия Арашаевна" w:date="2024-10-01T11:36:00Z">
              <w:r w:rsidRPr="007036CE">
                <w:t>инициации</w:t>
              </w:r>
            </w:ins>
            <w:ins w:id="7389" w:author="Опаева Лидия Арашаевна" w:date="2024-10-01T11:35:00Z">
              <w:r w:rsidRPr="007036CE">
                <w:t xml:space="preserve"> года» </w:t>
              </w:r>
            </w:ins>
          </w:p>
        </w:tc>
      </w:tr>
      <w:tr w:rsidR="008D6D4D" w:rsidRPr="007036CE" w14:paraId="134C882C" w14:textId="77777777" w:rsidTr="008212CC">
        <w:trPr>
          <w:ins w:id="7390" w:author="Опаева Лидия Арашаевна" w:date="2024-10-01T11:35:00Z"/>
        </w:trPr>
        <w:tc>
          <w:tcPr>
            <w:tcW w:w="1100" w:type="pct"/>
          </w:tcPr>
          <w:p w14:paraId="31462A10" w14:textId="77777777" w:rsidR="008D6D4D" w:rsidRPr="007036CE" w:rsidRDefault="008D6D4D" w:rsidP="008212CC">
            <w:pPr>
              <w:pStyle w:val="GOSTTablenorm"/>
              <w:rPr>
                <w:ins w:id="7391" w:author="Опаева Лидия Арашаевна" w:date="2024-10-01T11:35:00Z"/>
              </w:rPr>
            </w:pPr>
            <w:ins w:id="7392" w:author="Опаева Лидия Арашаевна" w:date="2024-10-01T11:35:00Z">
              <w:r w:rsidRPr="007036CE">
                <w:t>Код валюты по ОКВ</w:t>
              </w:r>
            </w:ins>
          </w:p>
        </w:tc>
        <w:tc>
          <w:tcPr>
            <w:tcW w:w="750" w:type="pct"/>
          </w:tcPr>
          <w:p w14:paraId="6BC86D6B" w14:textId="77777777" w:rsidR="008D6D4D" w:rsidRPr="007036CE" w:rsidRDefault="008D6D4D" w:rsidP="008212CC">
            <w:pPr>
              <w:pStyle w:val="GOSTTablenorm"/>
              <w:rPr>
                <w:ins w:id="7393" w:author="Опаева Лидия Арашаевна" w:date="2024-10-01T11:35:00Z"/>
              </w:rPr>
            </w:pPr>
            <w:ins w:id="7394" w:author="Опаева Лидия Арашаевна" w:date="2024-10-01T11:35:00Z">
              <w:r w:rsidRPr="007036CE">
                <w:t>TtlPrt_CdCrr</w:t>
              </w:r>
            </w:ins>
          </w:p>
        </w:tc>
        <w:tc>
          <w:tcPr>
            <w:tcW w:w="500" w:type="pct"/>
          </w:tcPr>
          <w:p w14:paraId="031A9843" w14:textId="77777777" w:rsidR="008D6D4D" w:rsidRPr="007036CE" w:rsidRDefault="008D6D4D" w:rsidP="008212CC">
            <w:pPr>
              <w:pStyle w:val="GOSTTablenorm"/>
              <w:rPr>
                <w:ins w:id="7395" w:author="Опаева Лидия Арашаевна" w:date="2024-10-01T11:35:00Z"/>
              </w:rPr>
            </w:pPr>
            <w:ins w:id="7396" w:author="Опаева Лидия Арашаевна" w:date="2024-10-01T11:35:00Z">
              <w:r w:rsidRPr="007036CE">
                <w:t>Строка</w:t>
              </w:r>
            </w:ins>
          </w:p>
        </w:tc>
        <w:tc>
          <w:tcPr>
            <w:tcW w:w="300" w:type="pct"/>
          </w:tcPr>
          <w:p w14:paraId="2E4FF584" w14:textId="77777777" w:rsidR="008D6D4D" w:rsidRPr="007036CE" w:rsidRDefault="008D6D4D" w:rsidP="008212CC">
            <w:pPr>
              <w:pStyle w:val="GOSTTablenorm"/>
              <w:rPr>
                <w:ins w:id="7397" w:author="Опаева Лидия Арашаевна" w:date="2024-10-01T11:35:00Z"/>
              </w:rPr>
            </w:pPr>
            <w:ins w:id="7398" w:author="Опаева Лидия Арашаевна" w:date="2024-10-01T11:35:00Z">
              <w:r w:rsidRPr="007036CE">
                <w:t>Да</w:t>
              </w:r>
            </w:ins>
          </w:p>
        </w:tc>
        <w:tc>
          <w:tcPr>
            <w:tcW w:w="315" w:type="pct"/>
          </w:tcPr>
          <w:p w14:paraId="4C8AA51E" w14:textId="77777777" w:rsidR="008D6D4D" w:rsidRPr="007036CE" w:rsidRDefault="008D6D4D" w:rsidP="008212CC">
            <w:pPr>
              <w:pStyle w:val="GOSTTablenorm"/>
              <w:rPr>
                <w:ins w:id="7399" w:author="Опаева Лидия Арашаевна" w:date="2024-10-01T11:35:00Z"/>
              </w:rPr>
            </w:pPr>
            <w:ins w:id="7400" w:author="Опаева Лидия Арашаевна" w:date="2024-10-01T11:35:00Z">
              <w:r w:rsidRPr="007036CE">
                <w:t>=3</w:t>
              </w:r>
            </w:ins>
          </w:p>
        </w:tc>
        <w:tc>
          <w:tcPr>
            <w:tcW w:w="2035" w:type="pct"/>
          </w:tcPr>
          <w:p w14:paraId="7DED4A69" w14:textId="77777777" w:rsidR="008D6D4D" w:rsidRPr="007036CE" w:rsidRDefault="008D6D4D" w:rsidP="008212CC">
            <w:pPr>
              <w:pStyle w:val="GOSTTablenorm"/>
              <w:rPr>
                <w:ins w:id="7401" w:author="Опаева Лидия Арашаевна" w:date="2024-10-01T11:35:00Z"/>
              </w:rPr>
            </w:pPr>
            <w:ins w:id="7402" w:author="Опаева Лидия Арашаевна" w:date="2024-10-01T11:35:00Z">
              <w:r w:rsidRPr="007036CE">
                <w:t>Указывается код валюты по Общероссийскому классификатору валют. Указывается код валюты «643»</w:t>
              </w:r>
            </w:ins>
          </w:p>
        </w:tc>
      </w:tr>
      <w:tr w:rsidR="008D6D4D" w:rsidRPr="007036CE" w14:paraId="5AE7BA6C" w14:textId="77777777" w:rsidTr="008212CC">
        <w:trPr>
          <w:ins w:id="7403" w:author="Опаева Лидия Арашаевна" w:date="2024-10-01T11:35:00Z"/>
        </w:trPr>
        <w:tc>
          <w:tcPr>
            <w:tcW w:w="1100" w:type="pct"/>
          </w:tcPr>
          <w:p w14:paraId="7A10B45B" w14:textId="77777777" w:rsidR="008D6D4D" w:rsidRPr="007036CE" w:rsidRDefault="008D6D4D" w:rsidP="008212CC">
            <w:pPr>
              <w:pStyle w:val="GOSTTablenorm"/>
              <w:rPr>
                <w:ins w:id="7404" w:author="Опаева Лидия Арашаевна" w:date="2024-10-01T11:35:00Z"/>
              </w:rPr>
            </w:pPr>
            <w:ins w:id="7405" w:author="Опаева Лидия Арашаевна" w:date="2024-10-01T11:35:00Z">
              <w:r w:rsidRPr="007036CE">
                <w:t>Уровень конфиденциальности</w:t>
              </w:r>
            </w:ins>
          </w:p>
        </w:tc>
        <w:tc>
          <w:tcPr>
            <w:tcW w:w="750" w:type="pct"/>
          </w:tcPr>
          <w:p w14:paraId="6DE405FC" w14:textId="77777777" w:rsidR="008D6D4D" w:rsidRPr="007036CE" w:rsidRDefault="008D6D4D" w:rsidP="008212CC">
            <w:pPr>
              <w:pStyle w:val="GOSTTablenorm"/>
              <w:rPr>
                <w:ins w:id="7406" w:author="Опаева Лидия Арашаевна" w:date="2024-10-01T11:35:00Z"/>
              </w:rPr>
            </w:pPr>
            <w:ins w:id="7407" w:author="Опаева Лидия Арашаевна" w:date="2024-10-01T11:35:00Z">
              <w:r w:rsidRPr="007036CE">
                <w:t>SystemInformation_UFOS_SECRECY</w:t>
              </w:r>
            </w:ins>
          </w:p>
        </w:tc>
        <w:tc>
          <w:tcPr>
            <w:tcW w:w="500" w:type="pct"/>
          </w:tcPr>
          <w:p w14:paraId="5FC6895C" w14:textId="77777777" w:rsidR="008D6D4D" w:rsidRPr="007036CE" w:rsidRDefault="008D6D4D" w:rsidP="008212CC">
            <w:pPr>
              <w:pStyle w:val="GOSTTablenorm"/>
              <w:rPr>
                <w:ins w:id="7408" w:author="Опаева Лидия Арашаевна" w:date="2024-10-01T11:35:00Z"/>
              </w:rPr>
            </w:pPr>
            <w:ins w:id="7409" w:author="Опаева Лидия Арашаевна" w:date="2024-10-01T11:35:00Z">
              <w:r w:rsidRPr="007036CE">
                <w:t>Число</w:t>
              </w:r>
            </w:ins>
          </w:p>
        </w:tc>
        <w:tc>
          <w:tcPr>
            <w:tcW w:w="300" w:type="pct"/>
          </w:tcPr>
          <w:p w14:paraId="5E906F27" w14:textId="77777777" w:rsidR="008D6D4D" w:rsidRPr="007036CE" w:rsidRDefault="008D6D4D" w:rsidP="008212CC">
            <w:pPr>
              <w:pStyle w:val="GOSTTablenorm"/>
              <w:rPr>
                <w:ins w:id="7410" w:author="Опаева Лидия Арашаевна" w:date="2024-10-01T11:35:00Z"/>
              </w:rPr>
            </w:pPr>
            <w:ins w:id="7411" w:author="Опаева Лидия Арашаевна" w:date="2024-10-01T11:35:00Z">
              <w:r w:rsidRPr="007036CE">
                <w:t>Да</w:t>
              </w:r>
            </w:ins>
          </w:p>
        </w:tc>
        <w:tc>
          <w:tcPr>
            <w:tcW w:w="315" w:type="pct"/>
          </w:tcPr>
          <w:p w14:paraId="6605181D" w14:textId="77777777" w:rsidR="008D6D4D" w:rsidRPr="007036CE" w:rsidRDefault="008D6D4D" w:rsidP="008212CC">
            <w:pPr>
              <w:pStyle w:val="GOSTTablenorm"/>
              <w:rPr>
                <w:ins w:id="7412" w:author="Опаева Лидия Арашаевна" w:date="2024-10-01T11:35:00Z"/>
              </w:rPr>
            </w:pPr>
            <w:ins w:id="7413" w:author="Опаева Лидия Арашаевна" w:date="2024-10-01T11:35:00Z">
              <w:r w:rsidRPr="007036CE">
                <w:t>=1</w:t>
              </w:r>
            </w:ins>
          </w:p>
        </w:tc>
        <w:tc>
          <w:tcPr>
            <w:tcW w:w="2035" w:type="pct"/>
          </w:tcPr>
          <w:p w14:paraId="6C7AEE6B" w14:textId="77777777" w:rsidR="008D6D4D" w:rsidRPr="007036CE" w:rsidRDefault="008D6D4D" w:rsidP="008212CC">
            <w:pPr>
              <w:pStyle w:val="GOSTTablenorm"/>
              <w:rPr>
                <w:ins w:id="7414" w:author="Опаева Лидия Арашаевна" w:date="2024-10-01T11:35:00Z"/>
              </w:rPr>
            </w:pPr>
            <w:ins w:id="7415" w:author="Опаева Лидия Арашаевна" w:date="2024-10-01T11:35:00Z">
              <w:r w:rsidRPr="007036CE">
                <w:t>Указывается уровень конфиденциальности документа.</w:t>
              </w:r>
            </w:ins>
          </w:p>
          <w:p w14:paraId="43196F90" w14:textId="77777777" w:rsidR="008D6D4D" w:rsidRPr="007036CE" w:rsidRDefault="008D6D4D" w:rsidP="008212CC">
            <w:pPr>
              <w:pStyle w:val="GOSTTablenorm"/>
              <w:rPr>
                <w:ins w:id="7416" w:author="Опаева Лидия Арашаевна" w:date="2024-10-01T11:35:00Z"/>
              </w:rPr>
            </w:pPr>
            <w:ins w:id="7417" w:author="Опаева Лидия Арашаевна" w:date="2024-10-01T11:35:00Z">
              <w:r w:rsidRPr="007036CE">
                <w:t>Возможные значения:</w:t>
              </w:r>
            </w:ins>
          </w:p>
          <w:p w14:paraId="41D9C858" w14:textId="30050A98" w:rsidR="008D6D4D" w:rsidRPr="007036CE" w:rsidRDefault="008D6D4D" w:rsidP="008212CC">
            <w:pPr>
              <w:pStyle w:val="GOSTTableListMark1"/>
              <w:numPr>
                <w:ilvl w:val="0"/>
                <w:numId w:val="2"/>
              </w:numPr>
              <w:tabs>
                <w:tab w:val="clear" w:pos="369"/>
                <w:tab w:val="num" w:pos="340"/>
              </w:tabs>
              <w:ind w:left="340"/>
              <w:rPr>
                <w:ins w:id="7418" w:author="Опаева Лидия Арашаевна" w:date="2024-10-01T11:35:00Z"/>
              </w:rPr>
            </w:pPr>
            <w:ins w:id="7419" w:author="Опаева Лидия Арашаевна" w:date="2024-10-01T11:35:00Z">
              <w:r w:rsidRPr="007036CE">
                <w:t xml:space="preserve">«0» </w:t>
              </w:r>
              <w:r w:rsidR="005B1C15" w:rsidRPr="007036CE">
                <w:t>–</w:t>
              </w:r>
              <w:r w:rsidRPr="007036CE">
                <w:t xml:space="preserve"> Несекретно</w:t>
              </w:r>
            </w:ins>
          </w:p>
        </w:tc>
      </w:tr>
      <w:tr w:rsidR="008D6D4D" w:rsidRPr="007036CE" w14:paraId="53CC4EFA" w14:textId="77777777" w:rsidTr="008212CC">
        <w:trPr>
          <w:ins w:id="7420" w:author="Опаева Лидия Арашаевна" w:date="2024-10-01T11:35:00Z"/>
        </w:trPr>
        <w:tc>
          <w:tcPr>
            <w:tcW w:w="1100" w:type="pct"/>
          </w:tcPr>
          <w:p w14:paraId="06E7B501" w14:textId="77777777" w:rsidR="008D6D4D" w:rsidRPr="007036CE" w:rsidRDefault="008D6D4D" w:rsidP="008212CC">
            <w:pPr>
              <w:pStyle w:val="GOSTTablenorm"/>
              <w:rPr>
                <w:ins w:id="7421" w:author="Опаева Лидия Арашаевна" w:date="2024-10-01T11:35:00Z"/>
              </w:rPr>
            </w:pPr>
            <w:ins w:id="7422" w:author="Опаева Лидия Арашаевна" w:date="2024-10-01T11:35:00Z">
              <w:r w:rsidRPr="007036CE">
                <w:t>Код бюджета</w:t>
              </w:r>
            </w:ins>
          </w:p>
        </w:tc>
        <w:tc>
          <w:tcPr>
            <w:tcW w:w="750" w:type="pct"/>
          </w:tcPr>
          <w:p w14:paraId="02178CD5" w14:textId="77777777" w:rsidR="008D6D4D" w:rsidRPr="007036CE" w:rsidRDefault="008D6D4D" w:rsidP="008212CC">
            <w:pPr>
              <w:pStyle w:val="GOSTTablenorm"/>
              <w:rPr>
                <w:ins w:id="7423" w:author="Опаева Лидия Арашаевна" w:date="2024-10-01T11:35:00Z"/>
              </w:rPr>
            </w:pPr>
            <w:ins w:id="7424" w:author="Опаева Лидия Арашаевна" w:date="2024-10-01T11:35:00Z">
              <w:r w:rsidRPr="007036CE">
                <w:t>TtlPrt_Budget_Cd</w:t>
              </w:r>
            </w:ins>
          </w:p>
        </w:tc>
        <w:tc>
          <w:tcPr>
            <w:tcW w:w="500" w:type="pct"/>
          </w:tcPr>
          <w:p w14:paraId="5C8273F6" w14:textId="77777777" w:rsidR="008D6D4D" w:rsidRPr="007036CE" w:rsidRDefault="008D6D4D" w:rsidP="008212CC">
            <w:pPr>
              <w:pStyle w:val="GOSTTablenorm"/>
              <w:rPr>
                <w:ins w:id="7425" w:author="Опаева Лидия Арашаевна" w:date="2024-10-01T11:35:00Z"/>
              </w:rPr>
            </w:pPr>
            <w:ins w:id="7426" w:author="Опаева Лидия Арашаевна" w:date="2024-10-01T11:35:00Z">
              <w:r w:rsidRPr="007036CE">
                <w:t>Строка</w:t>
              </w:r>
            </w:ins>
          </w:p>
        </w:tc>
        <w:tc>
          <w:tcPr>
            <w:tcW w:w="300" w:type="pct"/>
          </w:tcPr>
          <w:p w14:paraId="13A78122" w14:textId="77777777" w:rsidR="008D6D4D" w:rsidRPr="007036CE" w:rsidRDefault="008D6D4D" w:rsidP="008212CC">
            <w:pPr>
              <w:pStyle w:val="GOSTTablenorm"/>
              <w:rPr>
                <w:ins w:id="7427" w:author="Опаева Лидия Арашаевна" w:date="2024-10-01T11:35:00Z"/>
              </w:rPr>
            </w:pPr>
            <w:ins w:id="7428" w:author="Опаева Лидия Арашаевна" w:date="2024-10-01T11:35:00Z">
              <w:r w:rsidRPr="007036CE">
                <w:t>Да</w:t>
              </w:r>
            </w:ins>
          </w:p>
        </w:tc>
        <w:tc>
          <w:tcPr>
            <w:tcW w:w="315" w:type="pct"/>
          </w:tcPr>
          <w:p w14:paraId="1C11BAE3" w14:textId="77777777" w:rsidR="008D6D4D" w:rsidRPr="007036CE" w:rsidRDefault="008D6D4D" w:rsidP="008212CC">
            <w:pPr>
              <w:pStyle w:val="GOSTTablenorm"/>
              <w:rPr>
                <w:ins w:id="7429" w:author="Опаева Лидия Арашаевна" w:date="2024-10-01T11:35:00Z"/>
              </w:rPr>
            </w:pPr>
            <w:ins w:id="7430" w:author="Опаева Лидия Арашаевна" w:date="2024-10-01T11:35:00Z">
              <w:r w:rsidRPr="007036CE">
                <w:t>=8</w:t>
              </w:r>
            </w:ins>
          </w:p>
        </w:tc>
        <w:tc>
          <w:tcPr>
            <w:tcW w:w="2035" w:type="pct"/>
          </w:tcPr>
          <w:p w14:paraId="6F3B5F84" w14:textId="77777777" w:rsidR="008D6D4D" w:rsidRPr="007036CE" w:rsidRDefault="008D6D4D" w:rsidP="008212CC">
            <w:pPr>
              <w:pStyle w:val="GOSTTablenorm"/>
              <w:rPr>
                <w:ins w:id="7431" w:author="Опаева Лидия Арашаевна" w:date="2024-10-01T11:35:00Z"/>
              </w:rPr>
            </w:pPr>
            <w:ins w:id="7432" w:author="Опаева Лидия Арашаевна" w:date="2024-10-01T11:35:00Z">
              <w:r w:rsidRPr="007036CE">
                <w:t>Указывается код бюджета «</w:t>
              </w:r>
              <w:r w:rsidRPr="007036CE">
                <w:rPr>
                  <w:bCs/>
                  <w:szCs w:val="22"/>
                </w:rPr>
                <w:t>99010001</w:t>
              </w:r>
              <w:r w:rsidRPr="007036CE">
                <w:t>»</w:t>
              </w:r>
            </w:ins>
          </w:p>
        </w:tc>
      </w:tr>
      <w:tr w:rsidR="008D6D4D" w:rsidRPr="007036CE" w14:paraId="2B2CA313" w14:textId="77777777" w:rsidTr="008212CC">
        <w:trPr>
          <w:ins w:id="7433" w:author="Опаева Лидия Арашаевна" w:date="2024-10-01T11:35:00Z"/>
        </w:trPr>
        <w:tc>
          <w:tcPr>
            <w:tcW w:w="1100" w:type="pct"/>
          </w:tcPr>
          <w:p w14:paraId="5FFEA8C1" w14:textId="77777777" w:rsidR="008D6D4D" w:rsidRPr="007036CE" w:rsidRDefault="008D6D4D" w:rsidP="008212CC">
            <w:pPr>
              <w:pStyle w:val="GOSTTablenorm"/>
              <w:rPr>
                <w:ins w:id="7434" w:author="Опаева Лидия Арашаевна" w:date="2024-10-01T11:35:00Z"/>
              </w:rPr>
            </w:pPr>
            <w:ins w:id="7435" w:author="Опаева Лидия Арашаевна" w:date="2024-10-01T11:35:00Z">
              <w:r w:rsidRPr="007036CE">
                <w:t>Книга учета</w:t>
              </w:r>
            </w:ins>
          </w:p>
        </w:tc>
        <w:tc>
          <w:tcPr>
            <w:tcW w:w="750" w:type="pct"/>
          </w:tcPr>
          <w:p w14:paraId="479CEF72" w14:textId="77777777" w:rsidR="008D6D4D" w:rsidRPr="007036CE" w:rsidRDefault="008D6D4D" w:rsidP="008212CC">
            <w:pPr>
              <w:pStyle w:val="GOSTTablenorm"/>
              <w:rPr>
                <w:ins w:id="7436" w:author="Опаева Лидия Арашаевна" w:date="2024-10-01T11:35:00Z"/>
              </w:rPr>
            </w:pPr>
            <w:ins w:id="7437" w:author="Опаева Лидия Арашаевна" w:date="2024-10-01T11:35:00Z">
              <w:r w:rsidRPr="007036CE">
                <w:t>TtlPrt_LEDGERBOOK</w:t>
              </w:r>
            </w:ins>
          </w:p>
        </w:tc>
        <w:tc>
          <w:tcPr>
            <w:tcW w:w="500" w:type="pct"/>
          </w:tcPr>
          <w:p w14:paraId="6A9AC180" w14:textId="77777777" w:rsidR="008D6D4D" w:rsidRPr="007036CE" w:rsidRDefault="008D6D4D" w:rsidP="008212CC">
            <w:pPr>
              <w:pStyle w:val="GOSTTablenorm"/>
              <w:rPr>
                <w:ins w:id="7438" w:author="Опаева Лидия Арашаевна" w:date="2024-10-01T11:35:00Z"/>
              </w:rPr>
            </w:pPr>
            <w:ins w:id="7439" w:author="Опаева Лидия Арашаевна" w:date="2024-10-01T11:35:00Z">
              <w:r w:rsidRPr="007036CE">
                <w:t>Строка</w:t>
              </w:r>
            </w:ins>
          </w:p>
        </w:tc>
        <w:tc>
          <w:tcPr>
            <w:tcW w:w="300" w:type="pct"/>
          </w:tcPr>
          <w:p w14:paraId="4DFE4A94" w14:textId="77777777" w:rsidR="008D6D4D" w:rsidRPr="007036CE" w:rsidRDefault="008D6D4D" w:rsidP="008212CC">
            <w:pPr>
              <w:pStyle w:val="GOSTTablenorm"/>
              <w:rPr>
                <w:ins w:id="7440" w:author="Опаева Лидия Арашаевна" w:date="2024-10-01T11:35:00Z"/>
              </w:rPr>
            </w:pPr>
            <w:ins w:id="7441" w:author="Опаева Лидия Арашаевна" w:date="2024-10-01T11:35:00Z">
              <w:r w:rsidRPr="007036CE">
                <w:t>Да</w:t>
              </w:r>
            </w:ins>
          </w:p>
        </w:tc>
        <w:tc>
          <w:tcPr>
            <w:tcW w:w="315" w:type="pct"/>
          </w:tcPr>
          <w:p w14:paraId="2F7FEC01" w14:textId="77777777" w:rsidR="008D6D4D" w:rsidRPr="007036CE" w:rsidRDefault="008D6D4D" w:rsidP="008212CC">
            <w:pPr>
              <w:pStyle w:val="GOSTTablenorm"/>
              <w:rPr>
                <w:ins w:id="7442" w:author="Опаева Лидия Арашаевна" w:date="2024-10-01T11:35:00Z"/>
              </w:rPr>
            </w:pPr>
            <w:ins w:id="7443" w:author="Опаева Лидия Арашаевна" w:date="2024-10-01T11:35:00Z">
              <w:r w:rsidRPr="007036CE">
                <w:t>&lt;=100</w:t>
              </w:r>
            </w:ins>
          </w:p>
        </w:tc>
        <w:tc>
          <w:tcPr>
            <w:tcW w:w="2035" w:type="pct"/>
          </w:tcPr>
          <w:p w14:paraId="598DACD7" w14:textId="77777777" w:rsidR="008D6D4D" w:rsidRPr="007036CE" w:rsidRDefault="008D6D4D" w:rsidP="008212CC">
            <w:pPr>
              <w:pStyle w:val="GOSTTablenorm"/>
              <w:rPr>
                <w:ins w:id="7444" w:author="Опаева Лидия Арашаевна" w:date="2024-10-01T11:35:00Z"/>
              </w:rPr>
            </w:pPr>
            <w:ins w:id="7445" w:author="Опаева Лидия Арашаевна" w:date="2024-10-01T11:35:00Z">
              <w:r w:rsidRPr="007036CE">
                <w:t>Указывается системное наименование книги бухгалтерского учета «FTAccFedOrg»</w:t>
              </w:r>
            </w:ins>
          </w:p>
        </w:tc>
      </w:tr>
      <w:tr w:rsidR="008D6D4D" w:rsidRPr="007036CE" w14:paraId="7CF071ED" w14:textId="77777777" w:rsidTr="008212CC">
        <w:trPr>
          <w:ins w:id="7446" w:author="Опаева Лидия Арашаевна" w:date="2024-10-01T11:35:00Z"/>
        </w:trPr>
        <w:tc>
          <w:tcPr>
            <w:tcW w:w="1100" w:type="pct"/>
          </w:tcPr>
          <w:p w14:paraId="6A78EA1D" w14:textId="77777777" w:rsidR="008D6D4D" w:rsidRPr="007036CE" w:rsidRDefault="008D6D4D" w:rsidP="008212CC">
            <w:pPr>
              <w:pStyle w:val="GOSTTablenorm"/>
              <w:rPr>
                <w:ins w:id="7447" w:author="Опаева Лидия Арашаевна" w:date="2024-10-01T11:35:00Z"/>
                <w:b/>
                <w:bCs/>
                <w:szCs w:val="22"/>
              </w:rPr>
            </w:pPr>
            <w:ins w:id="7448" w:author="Опаева Лидия Арашаевна" w:date="2024-10-01T11:35:00Z">
              <w:r w:rsidRPr="007036CE">
                <w:rPr>
                  <w:b/>
                  <w:bCs/>
                  <w:szCs w:val="22"/>
                </w:rPr>
                <w:t>Строки</w:t>
              </w:r>
            </w:ins>
          </w:p>
        </w:tc>
        <w:tc>
          <w:tcPr>
            <w:tcW w:w="750" w:type="pct"/>
          </w:tcPr>
          <w:p w14:paraId="3BBA4F0D" w14:textId="77777777" w:rsidR="008D6D4D" w:rsidRPr="007036CE" w:rsidRDefault="008D6D4D" w:rsidP="008212CC">
            <w:pPr>
              <w:pStyle w:val="GOSTTablenorm"/>
              <w:rPr>
                <w:ins w:id="7449" w:author="Опаева Лидия Арашаевна" w:date="2024-10-01T11:35:00Z"/>
                <w:b/>
                <w:bCs/>
                <w:szCs w:val="22"/>
              </w:rPr>
            </w:pPr>
            <w:ins w:id="7450" w:author="Опаева Лидия Арашаевна" w:date="2024-10-01T11:35:00Z">
              <w:r w:rsidRPr="007036CE">
                <w:rPr>
                  <w:b/>
                  <w:bCs/>
                  <w:szCs w:val="22"/>
                </w:rPr>
                <w:t>T0504833</w:t>
              </w:r>
            </w:ins>
          </w:p>
        </w:tc>
        <w:tc>
          <w:tcPr>
            <w:tcW w:w="500" w:type="pct"/>
          </w:tcPr>
          <w:p w14:paraId="75776A81" w14:textId="77777777" w:rsidR="008D6D4D" w:rsidRPr="007036CE" w:rsidRDefault="008D6D4D" w:rsidP="008212CC">
            <w:pPr>
              <w:pStyle w:val="GOSTTablenorm"/>
              <w:rPr>
                <w:ins w:id="7451" w:author="Опаева Лидия Арашаевна" w:date="2024-10-01T11:35:00Z"/>
                <w:szCs w:val="22"/>
              </w:rPr>
            </w:pPr>
            <w:ins w:id="7452" w:author="Опаева Лидия Арашаевна" w:date="2024-10-01T11:35:00Z">
              <w:r w:rsidRPr="007036CE">
                <w:rPr>
                  <w:bCs/>
                  <w:szCs w:val="22"/>
                </w:rPr>
                <w:t>Массив</w:t>
              </w:r>
            </w:ins>
          </w:p>
        </w:tc>
        <w:tc>
          <w:tcPr>
            <w:tcW w:w="300" w:type="pct"/>
          </w:tcPr>
          <w:p w14:paraId="013DCD54" w14:textId="77777777" w:rsidR="008D6D4D" w:rsidRPr="007036CE" w:rsidRDefault="008D6D4D" w:rsidP="008212CC">
            <w:pPr>
              <w:pStyle w:val="GOSTTablenorm"/>
              <w:rPr>
                <w:ins w:id="7453" w:author="Опаева Лидия Арашаевна" w:date="2024-10-01T11:35:00Z"/>
                <w:szCs w:val="22"/>
              </w:rPr>
            </w:pPr>
            <w:ins w:id="7454" w:author="Опаева Лидия Арашаевна" w:date="2024-10-01T11:35:00Z">
              <w:r w:rsidRPr="007036CE">
                <w:rPr>
                  <w:szCs w:val="22"/>
                </w:rPr>
                <w:t>Да</w:t>
              </w:r>
            </w:ins>
          </w:p>
        </w:tc>
        <w:tc>
          <w:tcPr>
            <w:tcW w:w="315" w:type="pct"/>
          </w:tcPr>
          <w:p w14:paraId="3AFAC9BC" w14:textId="77777777" w:rsidR="008D6D4D" w:rsidRPr="007036CE" w:rsidRDefault="008D6D4D" w:rsidP="008212CC">
            <w:pPr>
              <w:pStyle w:val="GOSTTablenorm"/>
              <w:rPr>
                <w:ins w:id="7455" w:author="Опаева Лидия Арашаевна" w:date="2024-10-01T11:35:00Z"/>
                <w:szCs w:val="22"/>
              </w:rPr>
            </w:pPr>
            <w:ins w:id="7456" w:author="Опаева Лидия Арашаевна" w:date="2024-10-01T11:35:00Z">
              <w:r w:rsidRPr="007036CE">
                <w:rPr>
                  <w:szCs w:val="22"/>
                </w:rPr>
                <w:t>-</w:t>
              </w:r>
            </w:ins>
          </w:p>
        </w:tc>
        <w:tc>
          <w:tcPr>
            <w:tcW w:w="2035" w:type="pct"/>
          </w:tcPr>
          <w:p w14:paraId="421A104F" w14:textId="77777777" w:rsidR="008D6D4D" w:rsidRPr="007036CE" w:rsidRDefault="008D6D4D" w:rsidP="008212CC">
            <w:pPr>
              <w:pStyle w:val="GOSTTablenorm"/>
              <w:rPr>
                <w:ins w:id="7457" w:author="Опаева Лидия Арашаевна" w:date="2024-10-01T11:35:00Z"/>
                <w:szCs w:val="22"/>
              </w:rPr>
            </w:pPr>
            <w:ins w:id="7458" w:author="Опаева Лидия Арашаевна" w:date="2024-10-01T11:35:00Z">
              <w:r w:rsidRPr="007036CE">
                <w:rPr>
                  <w:szCs w:val="22"/>
                </w:rPr>
                <w:t>-</w:t>
              </w:r>
            </w:ins>
          </w:p>
        </w:tc>
      </w:tr>
      <w:tr w:rsidR="008D6D4D" w:rsidRPr="007036CE" w14:paraId="4BCAD9B4" w14:textId="77777777" w:rsidTr="008212CC">
        <w:trPr>
          <w:ins w:id="7459" w:author="Опаева Лидия Арашаевна" w:date="2024-10-01T11:35:00Z"/>
        </w:trPr>
        <w:tc>
          <w:tcPr>
            <w:tcW w:w="1100" w:type="pct"/>
          </w:tcPr>
          <w:p w14:paraId="2F4F7906" w14:textId="77777777" w:rsidR="008D6D4D" w:rsidRPr="007036CE" w:rsidRDefault="008D6D4D" w:rsidP="008212CC">
            <w:pPr>
              <w:pStyle w:val="GOSTTablenorm"/>
              <w:rPr>
                <w:ins w:id="7460" w:author="Опаева Лидия Арашаевна" w:date="2024-10-01T11:35:00Z"/>
                <w:bCs/>
                <w:szCs w:val="22"/>
              </w:rPr>
            </w:pPr>
            <w:ins w:id="7461" w:author="Опаева Лидия Арашаевна" w:date="2024-10-01T11:35:00Z">
              <w:r w:rsidRPr="007036CE">
                <w:lastRenderedPageBreak/>
                <w:t>Идентификатор строки</w:t>
              </w:r>
            </w:ins>
          </w:p>
        </w:tc>
        <w:tc>
          <w:tcPr>
            <w:tcW w:w="750" w:type="pct"/>
          </w:tcPr>
          <w:p w14:paraId="16E2B2A0" w14:textId="77777777" w:rsidR="008D6D4D" w:rsidRPr="007036CE" w:rsidRDefault="008D6D4D" w:rsidP="008212CC">
            <w:pPr>
              <w:pStyle w:val="GOSTTablenorm"/>
              <w:rPr>
                <w:ins w:id="7462" w:author="Опаева Лидия Арашаевна" w:date="2024-10-01T11:35:00Z"/>
                <w:bCs/>
                <w:szCs w:val="22"/>
              </w:rPr>
            </w:pPr>
            <w:ins w:id="7463" w:author="Опаева Лидия Арашаевна" w:date="2024-10-01T11:35:00Z">
              <w:r w:rsidRPr="007036CE">
                <w:rPr>
                  <w:b/>
                  <w:bCs/>
                  <w:szCs w:val="22"/>
                </w:rPr>
                <w:t>T0504833</w:t>
              </w:r>
              <w:r w:rsidRPr="007036CE">
                <w:t>:</w:t>
              </w:r>
              <w:r w:rsidRPr="007036CE">
                <w:rPr>
                  <w:lang w:val="en-US"/>
                </w:rPr>
                <w:t>id</w:t>
              </w:r>
            </w:ins>
          </w:p>
        </w:tc>
        <w:tc>
          <w:tcPr>
            <w:tcW w:w="500" w:type="pct"/>
          </w:tcPr>
          <w:p w14:paraId="11EB56A1" w14:textId="77777777" w:rsidR="008D6D4D" w:rsidRPr="007036CE" w:rsidRDefault="008D6D4D" w:rsidP="008212CC">
            <w:pPr>
              <w:pStyle w:val="GOSTTablenorm"/>
              <w:rPr>
                <w:ins w:id="7464" w:author="Опаева Лидия Арашаевна" w:date="2024-10-01T11:35:00Z"/>
                <w:bCs/>
                <w:szCs w:val="22"/>
              </w:rPr>
            </w:pPr>
            <w:ins w:id="7465" w:author="Опаева Лидия Арашаевна" w:date="2024-10-01T11:35:00Z">
              <w:r w:rsidRPr="007036CE">
                <w:rPr>
                  <w:szCs w:val="22"/>
                </w:rPr>
                <w:t>Число</w:t>
              </w:r>
            </w:ins>
          </w:p>
        </w:tc>
        <w:tc>
          <w:tcPr>
            <w:tcW w:w="300" w:type="pct"/>
          </w:tcPr>
          <w:p w14:paraId="0C67224D" w14:textId="77777777" w:rsidR="008D6D4D" w:rsidRPr="007036CE" w:rsidRDefault="008D6D4D" w:rsidP="008212CC">
            <w:pPr>
              <w:pStyle w:val="GOSTTablenorm"/>
              <w:rPr>
                <w:ins w:id="7466" w:author="Опаева Лидия Арашаевна" w:date="2024-10-01T11:35:00Z"/>
                <w:szCs w:val="22"/>
              </w:rPr>
            </w:pPr>
            <w:ins w:id="7467" w:author="Опаева Лидия Арашаевна" w:date="2024-10-01T11:35:00Z">
              <w:r w:rsidRPr="007036CE">
                <w:rPr>
                  <w:szCs w:val="22"/>
                </w:rPr>
                <w:t>Да</w:t>
              </w:r>
            </w:ins>
          </w:p>
        </w:tc>
        <w:tc>
          <w:tcPr>
            <w:tcW w:w="315" w:type="pct"/>
          </w:tcPr>
          <w:p w14:paraId="6B9BA635" w14:textId="77777777" w:rsidR="008D6D4D" w:rsidRPr="007036CE" w:rsidRDefault="008D6D4D" w:rsidP="008212CC">
            <w:pPr>
              <w:pStyle w:val="GOSTTablenorm"/>
              <w:rPr>
                <w:ins w:id="7468" w:author="Опаева Лидия Арашаевна" w:date="2024-10-01T11:35:00Z"/>
                <w:lang w:val="en-US"/>
              </w:rPr>
            </w:pPr>
            <w:ins w:id="7469" w:author="Опаева Лидия Арашаевна" w:date="2024-10-01T11:35:00Z">
              <w:r w:rsidRPr="007036CE">
                <w:rPr>
                  <w:szCs w:val="22"/>
                </w:rPr>
                <w:t>&lt;=20</w:t>
              </w:r>
            </w:ins>
          </w:p>
        </w:tc>
        <w:tc>
          <w:tcPr>
            <w:tcW w:w="2035" w:type="pct"/>
          </w:tcPr>
          <w:p w14:paraId="4D442EF9" w14:textId="77777777" w:rsidR="008D6D4D" w:rsidRPr="007036CE" w:rsidRDefault="008D6D4D" w:rsidP="008212CC">
            <w:pPr>
              <w:pStyle w:val="GOSTTablenorm"/>
              <w:rPr>
                <w:ins w:id="7470" w:author="Опаева Лидия Арашаевна" w:date="2024-10-01T11:35:00Z"/>
                <w:szCs w:val="22"/>
              </w:rPr>
            </w:pPr>
            <w:ins w:id="7471" w:author="Опаева Лидия Арашаевна" w:date="2024-10-01T11:35:00Z">
              <w:r w:rsidRPr="007036CE">
                <w:rPr>
                  <w:szCs w:val="22"/>
                </w:rPr>
                <w:t>Указывается технический идентификатор строки</w:t>
              </w:r>
            </w:ins>
          </w:p>
        </w:tc>
      </w:tr>
      <w:tr w:rsidR="008D6D4D" w:rsidRPr="007036CE" w14:paraId="31689669" w14:textId="77777777" w:rsidTr="008212CC">
        <w:trPr>
          <w:ins w:id="7472" w:author="Опаева Лидия Арашаевна" w:date="2024-10-01T11:35:00Z"/>
        </w:trPr>
        <w:tc>
          <w:tcPr>
            <w:tcW w:w="1100" w:type="pct"/>
          </w:tcPr>
          <w:p w14:paraId="400EA0AA" w14:textId="77777777" w:rsidR="008D6D4D" w:rsidRPr="007036CE" w:rsidRDefault="008D6D4D" w:rsidP="008212CC">
            <w:pPr>
              <w:pStyle w:val="GOSTTablenorm"/>
              <w:rPr>
                <w:ins w:id="7473" w:author="Опаева Лидия Арашаевна" w:date="2024-10-01T11:35:00Z"/>
                <w:bCs/>
                <w:szCs w:val="22"/>
              </w:rPr>
            </w:pPr>
            <w:ins w:id="7474" w:author="Опаева Лидия Арашаевна" w:date="2024-10-01T11:35:00Z">
              <w:r w:rsidRPr="007036CE">
                <w:rPr>
                  <w:bCs/>
                  <w:szCs w:val="22"/>
                </w:rPr>
                <w:t>Номер строки</w:t>
              </w:r>
            </w:ins>
          </w:p>
        </w:tc>
        <w:tc>
          <w:tcPr>
            <w:tcW w:w="750" w:type="pct"/>
          </w:tcPr>
          <w:p w14:paraId="0C365E2C" w14:textId="77777777" w:rsidR="008D6D4D" w:rsidRPr="007036CE" w:rsidRDefault="008D6D4D" w:rsidP="008212CC">
            <w:pPr>
              <w:pStyle w:val="GOSTTablenorm"/>
              <w:rPr>
                <w:ins w:id="7475" w:author="Опаева Лидия Арашаевна" w:date="2024-10-01T11:35:00Z"/>
                <w:bCs/>
                <w:szCs w:val="22"/>
              </w:rPr>
            </w:pPr>
            <w:ins w:id="7476" w:author="Опаева Лидия Арашаевна" w:date="2024-10-01T11:35:00Z">
              <w:r w:rsidRPr="007036CE">
                <w:rPr>
                  <w:b/>
                  <w:bCs/>
                  <w:szCs w:val="22"/>
                </w:rPr>
                <w:t>T0504833:</w:t>
              </w:r>
              <w:r w:rsidRPr="007036CE">
                <w:rPr>
                  <w:bCs/>
                  <w:szCs w:val="22"/>
                </w:rPr>
                <w:t>NPP</w:t>
              </w:r>
            </w:ins>
          </w:p>
        </w:tc>
        <w:tc>
          <w:tcPr>
            <w:tcW w:w="500" w:type="pct"/>
          </w:tcPr>
          <w:p w14:paraId="1CC76B3E" w14:textId="77777777" w:rsidR="008D6D4D" w:rsidRPr="007036CE" w:rsidRDefault="008D6D4D" w:rsidP="008212CC">
            <w:pPr>
              <w:pStyle w:val="GOSTTablenorm"/>
              <w:rPr>
                <w:ins w:id="7477" w:author="Опаева Лидия Арашаевна" w:date="2024-10-01T11:35:00Z"/>
                <w:szCs w:val="22"/>
              </w:rPr>
            </w:pPr>
            <w:ins w:id="7478" w:author="Опаева Лидия Арашаевна" w:date="2024-10-01T11:35:00Z">
              <w:r w:rsidRPr="007036CE">
                <w:rPr>
                  <w:bCs/>
                  <w:szCs w:val="22"/>
                </w:rPr>
                <w:t>Число</w:t>
              </w:r>
            </w:ins>
          </w:p>
        </w:tc>
        <w:tc>
          <w:tcPr>
            <w:tcW w:w="300" w:type="pct"/>
          </w:tcPr>
          <w:p w14:paraId="2969F846" w14:textId="77777777" w:rsidR="008D6D4D" w:rsidRPr="007036CE" w:rsidRDefault="008D6D4D" w:rsidP="008212CC">
            <w:pPr>
              <w:pStyle w:val="GOSTTablenorm"/>
              <w:rPr>
                <w:ins w:id="7479" w:author="Опаева Лидия Арашаевна" w:date="2024-10-01T11:35:00Z"/>
                <w:szCs w:val="22"/>
              </w:rPr>
            </w:pPr>
            <w:ins w:id="7480" w:author="Опаева Лидия Арашаевна" w:date="2024-10-01T11:35:00Z">
              <w:r w:rsidRPr="007036CE">
                <w:rPr>
                  <w:szCs w:val="22"/>
                </w:rPr>
                <w:t>Да</w:t>
              </w:r>
            </w:ins>
          </w:p>
        </w:tc>
        <w:tc>
          <w:tcPr>
            <w:tcW w:w="315" w:type="pct"/>
          </w:tcPr>
          <w:p w14:paraId="61666B98" w14:textId="77777777" w:rsidR="008D6D4D" w:rsidRPr="007036CE" w:rsidRDefault="008D6D4D" w:rsidP="008212CC">
            <w:pPr>
              <w:pStyle w:val="GOSTTablenorm"/>
              <w:rPr>
                <w:ins w:id="7481" w:author="Опаева Лидия Арашаевна" w:date="2024-10-01T11:35:00Z"/>
                <w:szCs w:val="22"/>
              </w:rPr>
            </w:pPr>
            <w:ins w:id="7482" w:author="Опаева Лидия Арашаевна" w:date="2024-10-01T11:35:00Z">
              <w:r w:rsidRPr="007036CE">
                <w:rPr>
                  <w:lang w:val="en-US"/>
                </w:rPr>
                <w:t>&lt;=5</w:t>
              </w:r>
            </w:ins>
          </w:p>
        </w:tc>
        <w:tc>
          <w:tcPr>
            <w:tcW w:w="2035" w:type="pct"/>
          </w:tcPr>
          <w:p w14:paraId="313AA214" w14:textId="77777777" w:rsidR="008D6D4D" w:rsidRPr="007036CE" w:rsidRDefault="008D6D4D" w:rsidP="008212CC">
            <w:pPr>
              <w:pStyle w:val="GOSTTablenorm"/>
              <w:rPr>
                <w:ins w:id="7483" w:author="Опаева Лидия Арашаевна" w:date="2024-10-01T11:35:00Z"/>
                <w:szCs w:val="22"/>
              </w:rPr>
            </w:pPr>
            <w:ins w:id="7484" w:author="Опаева Лидия Арашаевна" w:date="2024-10-01T11:35:00Z">
              <w:r w:rsidRPr="007036CE">
                <w:rPr>
                  <w:szCs w:val="22"/>
                </w:rPr>
                <w:t>Указывается порядковый номер строки</w:t>
              </w:r>
            </w:ins>
          </w:p>
        </w:tc>
      </w:tr>
      <w:tr w:rsidR="008D6D4D" w:rsidRPr="007036CE" w14:paraId="6E6963E9" w14:textId="77777777" w:rsidTr="008212CC">
        <w:trPr>
          <w:ins w:id="7485" w:author="Опаева Лидия Арашаевна" w:date="2024-10-01T11:35:00Z"/>
        </w:trPr>
        <w:tc>
          <w:tcPr>
            <w:tcW w:w="1100" w:type="pct"/>
          </w:tcPr>
          <w:p w14:paraId="145EF604" w14:textId="77777777" w:rsidR="008D6D4D" w:rsidRPr="007036CE" w:rsidRDefault="008D6D4D" w:rsidP="008212CC">
            <w:pPr>
              <w:pStyle w:val="GOSTTablenorm"/>
              <w:rPr>
                <w:ins w:id="7486" w:author="Опаева Лидия Арашаевна" w:date="2024-10-01T11:35:00Z"/>
                <w:bCs/>
                <w:szCs w:val="22"/>
              </w:rPr>
            </w:pPr>
            <w:ins w:id="7487" w:author="Опаева Лидия Арашаевна" w:date="2024-10-01T11:35:00Z">
              <w:r w:rsidRPr="007036CE">
                <w:rPr>
                  <w:bCs/>
                  <w:szCs w:val="22"/>
                </w:rPr>
                <w:t>Наименование операции</w:t>
              </w:r>
            </w:ins>
          </w:p>
        </w:tc>
        <w:tc>
          <w:tcPr>
            <w:tcW w:w="750" w:type="pct"/>
          </w:tcPr>
          <w:p w14:paraId="1A10AFF4" w14:textId="77777777" w:rsidR="008D6D4D" w:rsidRPr="007036CE" w:rsidRDefault="008D6D4D" w:rsidP="008212CC">
            <w:pPr>
              <w:pStyle w:val="GOSTTablenorm"/>
              <w:rPr>
                <w:ins w:id="7488" w:author="Опаева Лидия Арашаевна" w:date="2024-10-01T11:35:00Z"/>
                <w:bCs/>
                <w:szCs w:val="22"/>
              </w:rPr>
            </w:pPr>
            <w:ins w:id="7489" w:author="Опаева Лидия Арашаевна" w:date="2024-10-01T11:35:00Z">
              <w:r w:rsidRPr="007036CE">
                <w:rPr>
                  <w:b/>
                  <w:bCs/>
                  <w:szCs w:val="22"/>
                </w:rPr>
                <w:t>T0504833:</w:t>
              </w:r>
              <w:r w:rsidRPr="007036CE">
                <w:rPr>
                  <w:bCs/>
                  <w:szCs w:val="22"/>
                </w:rPr>
                <w:t>NAME_O</w:t>
              </w:r>
            </w:ins>
          </w:p>
        </w:tc>
        <w:tc>
          <w:tcPr>
            <w:tcW w:w="500" w:type="pct"/>
          </w:tcPr>
          <w:p w14:paraId="0D3AD579" w14:textId="77777777" w:rsidR="008D6D4D" w:rsidRPr="007036CE" w:rsidRDefault="008D6D4D" w:rsidP="008212CC">
            <w:pPr>
              <w:pStyle w:val="GOSTTablenorm"/>
              <w:rPr>
                <w:ins w:id="7490" w:author="Опаева Лидия Арашаевна" w:date="2024-10-01T11:35:00Z"/>
                <w:szCs w:val="22"/>
              </w:rPr>
            </w:pPr>
            <w:ins w:id="7491" w:author="Опаева Лидия Арашаевна" w:date="2024-10-01T11:35:00Z">
              <w:r w:rsidRPr="007036CE">
                <w:rPr>
                  <w:szCs w:val="22"/>
                </w:rPr>
                <w:t>Строка</w:t>
              </w:r>
            </w:ins>
          </w:p>
        </w:tc>
        <w:tc>
          <w:tcPr>
            <w:tcW w:w="300" w:type="pct"/>
          </w:tcPr>
          <w:p w14:paraId="251C2E6B" w14:textId="77777777" w:rsidR="008D6D4D" w:rsidRPr="007036CE" w:rsidRDefault="008D6D4D" w:rsidP="008212CC">
            <w:pPr>
              <w:pStyle w:val="GOSTTablenorm"/>
              <w:rPr>
                <w:ins w:id="7492" w:author="Опаева Лидия Арашаевна" w:date="2024-10-01T11:35:00Z"/>
                <w:szCs w:val="22"/>
              </w:rPr>
            </w:pPr>
            <w:ins w:id="7493" w:author="Опаева Лидия Арашаевна" w:date="2024-10-01T11:35:00Z">
              <w:r w:rsidRPr="007036CE">
                <w:rPr>
                  <w:bCs/>
                  <w:szCs w:val="22"/>
                </w:rPr>
                <w:t>Да</w:t>
              </w:r>
            </w:ins>
          </w:p>
        </w:tc>
        <w:tc>
          <w:tcPr>
            <w:tcW w:w="315" w:type="pct"/>
          </w:tcPr>
          <w:p w14:paraId="452D7FD5" w14:textId="77777777" w:rsidR="008D6D4D" w:rsidRPr="007036CE" w:rsidRDefault="008D6D4D" w:rsidP="008212CC">
            <w:pPr>
              <w:pStyle w:val="GOSTTablenorm"/>
              <w:rPr>
                <w:ins w:id="7494" w:author="Опаева Лидия Арашаевна" w:date="2024-10-01T11:35:00Z"/>
                <w:szCs w:val="22"/>
              </w:rPr>
            </w:pPr>
            <w:ins w:id="7495" w:author="Опаева Лидия Арашаевна" w:date="2024-10-01T11:35:00Z">
              <w:r w:rsidRPr="007036CE">
                <w:rPr>
                  <w:szCs w:val="22"/>
                </w:rPr>
                <w:t>&lt;=2000</w:t>
              </w:r>
            </w:ins>
          </w:p>
        </w:tc>
        <w:tc>
          <w:tcPr>
            <w:tcW w:w="2035" w:type="pct"/>
          </w:tcPr>
          <w:p w14:paraId="7D8DFAB9" w14:textId="77777777" w:rsidR="008D6D4D" w:rsidRPr="007036CE" w:rsidRDefault="008D6D4D" w:rsidP="008212CC">
            <w:pPr>
              <w:pStyle w:val="GOSTTablenorm"/>
              <w:rPr>
                <w:ins w:id="7496" w:author="Опаева Лидия Арашаевна" w:date="2024-10-01T11:35:00Z"/>
                <w:szCs w:val="22"/>
              </w:rPr>
            </w:pPr>
            <w:ins w:id="7497" w:author="Опаева Лидия Арашаевна" w:date="2024-10-01T11:35:00Z">
              <w:r w:rsidRPr="007036CE">
                <w:rPr>
                  <w:szCs w:val="22"/>
                </w:rPr>
                <w:t>Указывается произвольное наименование.</w:t>
              </w:r>
            </w:ins>
          </w:p>
          <w:p w14:paraId="4AD87E12" w14:textId="7EB9FE80" w:rsidR="008D6D4D" w:rsidRPr="007036CE" w:rsidRDefault="008D6D4D" w:rsidP="008D6D4D">
            <w:pPr>
              <w:pStyle w:val="GOSTTablenorm"/>
              <w:rPr>
                <w:ins w:id="7498" w:author="Опаева Лидия Арашаевна" w:date="2024-10-01T11:35:00Z"/>
                <w:szCs w:val="22"/>
              </w:rPr>
            </w:pPr>
            <w:ins w:id="7499" w:author="Опаева Лидия Арашаевна" w:date="2024-10-01T11:36:00Z">
              <w:r w:rsidRPr="007036CE">
                <w:rPr>
                  <w:szCs w:val="22"/>
                </w:rPr>
                <w:t xml:space="preserve">Для БСО </w:t>
              </w:r>
            </w:ins>
            <w:r w:rsidR="00BE14C0" w:rsidRPr="007036CE">
              <w:t>–</w:t>
            </w:r>
            <w:ins w:id="7500" w:author="Опаева Лидия Арашаевна" w:date="2024-10-01T11:36:00Z">
              <w:r w:rsidRPr="007036CE">
                <w:rPr>
                  <w:szCs w:val="22"/>
                </w:rPr>
                <w:t xml:space="preserve"> </w:t>
              </w:r>
            </w:ins>
            <w:ins w:id="7501" w:author="Опаева Лидия Арашаевна" w:date="2024-10-01T11:35:00Z">
              <w:r w:rsidRPr="007036CE">
                <w:rPr>
                  <w:szCs w:val="22"/>
                </w:rPr>
                <w:t>«</w:t>
              </w:r>
            </w:ins>
            <w:ins w:id="7502" w:author="Опаева Лидия Арашаевна" w:date="2024-10-01T11:36:00Z">
              <w:r w:rsidRPr="007036CE">
                <w:rPr>
                  <w:szCs w:val="22"/>
                </w:rPr>
                <w:t>Инициация</w:t>
              </w:r>
            </w:ins>
            <w:ins w:id="7503" w:author="Опаева Лидия Арашаевна" w:date="2024-10-01T11:35:00Z">
              <w:r w:rsidRPr="007036CE">
                <w:rPr>
                  <w:szCs w:val="22"/>
                </w:rPr>
                <w:t xml:space="preserve"> финансового года»</w:t>
              </w:r>
            </w:ins>
          </w:p>
        </w:tc>
      </w:tr>
      <w:tr w:rsidR="008D6D4D" w:rsidRPr="007036CE" w14:paraId="456C8EC6" w14:textId="77777777" w:rsidTr="008212CC">
        <w:trPr>
          <w:ins w:id="7504" w:author="Опаева Лидия Арашаевна" w:date="2024-10-01T11:35:00Z"/>
        </w:trPr>
        <w:tc>
          <w:tcPr>
            <w:tcW w:w="1100" w:type="pct"/>
          </w:tcPr>
          <w:p w14:paraId="5C2AC6A5" w14:textId="77777777" w:rsidR="008D6D4D" w:rsidRPr="007036CE" w:rsidRDefault="008D6D4D" w:rsidP="008212CC">
            <w:pPr>
              <w:pStyle w:val="GOSTTablenorm"/>
              <w:rPr>
                <w:ins w:id="7505" w:author="Опаева Лидия Арашаевна" w:date="2024-10-01T11:35:00Z"/>
              </w:rPr>
            </w:pPr>
            <w:ins w:id="7506" w:author="Опаева Лидия Арашаевна" w:date="2024-10-01T11:35:00Z">
              <w:r w:rsidRPr="007036CE">
                <w:t>Сумма</w:t>
              </w:r>
            </w:ins>
          </w:p>
        </w:tc>
        <w:tc>
          <w:tcPr>
            <w:tcW w:w="750" w:type="pct"/>
          </w:tcPr>
          <w:p w14:paraId="7013A272" w14:textId="77777777" w:rsidR="008D6D4D" w:rsidRPr="007036CE" w:rsidRDefault="008D6D4D" w:rsidP="008212CC">
            <w:pPr>
              <w:pStyle w:val="GOSTTablenorm"/>
              <w:rPr>
                <w:ins w:id="7507" w:author="Опаева Лидия Арашаевна" w:date="2024-10-01T11:35:00Z"/>
              </w:rPr>
            </w:pPr>
            <w:ins w:id="7508" w:author="Опаева Лидия Арашаевна" w:date="2024-10-01T11:35:00Z">
              <w:r w:rsidRPr="007036CE">
                <w:rPr>
                  <w:b/>
                  <w:bCs/>
                  <w:szCs w:val="22"/>
                </w:rPr>
                <w:t>T0504833:</w:t>
              </w:r>
              <w:r w:rsidRPr="007036CE">
                <w:t>SUMM</w:t>
              </w:r>
            </w:ins>
          </w:p>
        </w:tc>
        <w:tc>
          <w:tcPr>
            <w:tcW w:w="500" w:type="pct"/>
          </w:tcPr>
          <w:p w14:paraId="3C4BEEF1" w14:textId="77777777" w:rsidR="008D6D4D" w:rsidRPr="007036CE" w:rsidRDefault="008D6D4D" w:rsidP="008212CC">
            <w:pPr>
              <w:pStyle w:val="GOSTTablenorm"/>
              <w:rPr>
                <w:ins w:id="7509" w:author="Опаева Лидия Арашаевна" w:date="2024-10-01T11:35:00Z"/>
              </w:rPr>
            </w:pPr>
            <w:ins w:id="7510" w:author="Опаева Лидия Арашаевна" w:date="2024-10-01T11:35:00Z">
              <w:r w:rsidRPr="007036CE">
                <w:t>Сумма</w:t>
              </w:r>
            </w:ins>
          </w:p>
        </w:tc>
        <w:tc>
          <w:tcPr>
            <w:tcW w:w="300" w:type="pct"/>
          </w:tcPr>
          <w:p w14:paraId="481A7362" w14:textId="77777777" w:rsidR="008D6D4D" w:rsidRPr="007036CE" w:rsidRDefault="008D6D4D" w:rsidP="008212CC">
            <w:pPr>
              <w:pStyle w:val="GOSTTablenorm"/>
              <w:rPr>
                <w:ins w:id="7511" w:author="Опаева Лидия Арашаевна" w:date="2024-10-01T11:35:00Z"/>
              </w:rPr>
            </w:pPr>
            <w:ins w:id="7512" w:author="Опаева Лидия Арашаевна" w:date="2024-10-01T11:35:00Z">
              <w:r w:rsidRPr="007036CE">
                <w:t>Да</w:t>
              </w:r>
            </w:ins>
          </w:p>
        </w:tc>
        <w:tc>
          <w:tcPr>
            <w:tcW w:w="315" w:type="pct"/>
          </w:tcPr>
          <w:p w14:paraId="39C95CA8" w14:textId="77777777" w:rsidR="008D6D4D" w:rsidRPr="007036CE" w:rsidRDefault="008D6D4D" w:rsidP="008212CC">
            <w:pPr>
              <w:pStyle w:val="GOSTTablenorm"/>
              <w:rPr>
                <w:ins w:id="7513" w:author="Опаева Лидия Арашаевна" w:date="2024-10-01T11:35:00Z"/>
              </w:rPr>
            </w:pPr>
          </w:p>
        </w:tc>
        <w:tc>
          <w:tcPr>
            <w:tcW w:w="2035" w:type="pct"/>
          </w:tcPr>
          <w:p w14:paraId="7CF45BA4" w14:textId="77777777" w:rsidR="008D6D4D" w:rsidRPr="007036CE" w:rsidRDefault="008D6D4D" w:rsidP="008212CC">
            <w:pPr>
              <w:pStyle w:val="GOSTTablenorm"/>
              <w:rPr>
                <w:ins w:id="7514" w:author="Опаева Лидия Арашаевна" w:date="2024-10-01T11:35:00Z"/>
              </w:rPr>
            </w:pPr>
            <w:ins w:id="7515" w:author="Опаева Лидия Арашаевна" w:date="2024-10-01T11:35:00Z">
              <w:r w:rsidRPr="007036CE">
                <w:t>Сумма передается с точностью 2 знака после запятой</w:t>
              </w:r>
            </w:ins>
          </w:p>
        </w:tc>
      </w:tr>
      <w:tr w:rsidR="008D6D4D" w:rsidRPr="007036CE" w14:paraId="41FD9415" w14:textId="77777777" w:rsidTr="008212CC">
        <w:trPr>
          <w:ins w:id="7516" w:author="Опаева Лидия Арашаевна" w:date="2024-10-01T11:35:00Z"/>
        </w:trPr>
        <w:tc>
          <w:tcPr>
            <w:tcW w:w="1100" w:type="pct"/>
          </w:tcPr>
          <w:p w14:paraId="70AE26DB" w14:textId="77777777" w:rsidR="008D6D4D" w:rsidRPr="007036CE" w:rsidRDefault="008D6D4D" w:rsidP="008212CC">
            <w:pPr>
              <w:pStyle w:val="GOSTTablenorm"/>
              <w:rPr>
                <w:ins w:id="7517" w:author="Опаева Лидия Арашаевна" w:date="2024-10-01T11:35:00Z"/>
              </w:rPr>
            </w:pPr>
            <w:ins w:id="7518" w:author="Опаева Лидия Арашаевна" w:date="2024-10-01T11:35:00Z">
              <w:r w:rsidRPr="007036CE">
                <w:t>КБК по Дт</w:t>
              </w:r>
            </w:ins>
          </w:p>
        </w:tc>
        <w:tc>
          <w:tcPr>
            <w:tcW w:w="750" w:type="pct"/>
          </w:tcPr>
          <w:p w14:paraId="64159319" w14:textId="77777777" w:rsidR="008D6D4D" w:rsidRPr="007036CE" w:rsidRDefault="008D6D4D" w:rsidP="008212CC">
            <w:pPr>
              <w:pStyle w:val="GOSTTablenorm"/>
              <w:rPr>
                <w:ins w:id="7519" w:author="Опаева Лидия Арашаевна" w:date="2024-10-01T11:35:00Z"/>
              </w:rPr>
            </w:pPr>
            <w:ins w:id="7520" w:author="Опаева Лидия Арашаевна" w:date="2024-10-01T11:35:00Z">
              <w:r w:rsidRPr="007036CE">
                <w:rPr>
                  <w:b/>
                  <w:bCs/>
                  <w:szCs w:val="22"/>
                </w:rPr>
                <w:t>T0504833:</w:t>
              </w:r>
              <w:r w:rsidRPr="007036CE">
                <w:t>DT_KBK</w:t>
              </w:r>
            </w:ins>
          </w:p>
        </w:tc>
        <w:tc>
          <w:tcPr>
            <w:tcW w:w="500" w:type="pct"/>
          </w:tcPr>
          <w:p w14:paraId="2AB90385" w14:textId="77777777" w:rsidR="008D6D4D" w:rsidRPr="007036CE" w:rsidRDefault="008D6D4D" w:rsidP="008212CC">
            <w:pPr>
              <w:pStyle w:val="GOSTTablenorm"/>
              <w:rPr>
                <w:ins w:id="7521" w:author="Опаева Лидия Арашаевна" w:date="2024-10-01T11:35:00Z"/>
              </w:rPr>
            </w:pPr>
            <w:ins w:id="7522" w:author="Опаева Лидия Арашаевна" w:date="2024-10-01T11:35:00Z">
              <w:r w:rsidRPr="007036CE">
                <w:t>Строка</w:t>
              </w:r>
            </w:ins>
          </w:p>
        </w:tc>
        <w:tc>
          <w:tcPr>
            <w:tcW w:w="300" w:type="pct"/>
          </w:tcPr>
          <w:p w14:paraId="16C8CC34" w14:textId="77777777" w:rsidR="008D6D4D" w:rsidRPr="007036CE" w:rsidRDefault="008D6D4D" w:rsidP="008212CC">
            <w:pPr>
              <w:pStyle w:val="GOSTTablenorm"/>
              <w:rPr>
                <w:ins w:id="7523" w:author="Опаева Лидия Арашаевна" w:date="2024-10-01T11:35:00Z"/>
              </w:rPr>
            </w:pPr>
            <w:ins w:id="7524" w:author="Опаева Лидия Арашаевна" w:date="2024-10-01T11:35:00Z">
              <w:r w:rsidRPr="007036CE">
                <w:t>Да</w:t>
              </w:r>
            </w:ins>
          </w:p>
        </w:tc>
        <w:tc>
          <w:tcPr>
            <w:tcW w:w="315" w:type="pct"/>
          </w:tcPr>
          <w:p w14:paraId="304E93EC" w14:textId="77777777" w:rsidR="008D6D4D" w:rsidRPr="007036CE" w:rsidRDefault="008D6D4D" w:rsidP="008212CC">
            <w:pPr>
              <w:pStyle w:val="GOSTTablenorm"/>
              <w:rPr>
                <w:ins w:id="7525" w:author="Опаева Лидия Арашаевна" w:date="2024-10-01T11:35:00Z"/>
              </w:rPr>
            </w:pPr>
            <w:ins w:id="7526" w:author="Опаева Лидия Арашаевна" w:date="2024-10-01T11:35:00Z">
              <w:r w:rsidRPr="007036CE">
                <w:rPr>
                  <w:lang w:val="en-US"/>
                </w:rPr>
                <w:t>&lt;</w:t>
              </w:r>
              <w:r w:rsidRPr="007036CE">
                <w:t>=</w:t>
              </w:r>
              <w:r w:rsidRPr="007036CE">
                <w:rPr>
                  <w:lang w:val="en-US"/>
                </w:rPr>
                <w:t>20</w:t>
              </w:r>
            </w:ins>
          </w:p>
        </w:tc>
        <w:tc>
          <w:tcPr>
            <w:tcW w:w="2035" w:type="pct"/>
          </w:tcPr>
          <w:p w14:paraId="518DA4F1" w14:textId="77777777" w:rsidR="008D6D4D" w:rsidRPr="007036CE" w:rsidRDefault="008D6D4D" w:rsidP="008212CC">
            <w:pPr>
              <w:pStyle w:val="GOSTTablenorm"/>
              <w:rPr>
                <w:ins w:id="7527" w:author="Опаева Лидия Арашаевна" w:date="2024-10-01T11:35:00Z"/>
              </w:rPr>
            </w:pPr>
            <w:ins w:id="7528" w:author="Опаева Лидия Арашаевна" w:date="2024-10-01T11:35:00Z">
              <w:r w:rsidRPr="007036CE">
                <w:t>Указывается значение аналитического признака «КБК» (Код по бюджетной классификации) для отражения по дебету записи учета</w:t>
              </w:r>
            </w:ins>
          </w:p>
        </w:tc>
      </w:tr>
      <w:tr w:rsidR="008D6D4D" w:rsidRPr="007036CE" w14:paraId="3ADAEAB1" w14:textId="77777777" w:rsidTr="008212CC">
        <w:trPr>
          <w:ins w:id="7529" w:author="Опаева Лидия Арашаевна" w:date="2024-10-01T11:35:00Z"/>
        </w:trPr>
        <w:tc>
          <w:tcPr>
            <w:tcW w:w="1100" w:type="pct"/>
          </w:tcPr>
          <w:p w14:paraId="3826BE00" w14:textId="77777777" w:rsidR="008D6D4D" w:rsidRPr="007036CE" w:rsidRDefault="008D6D4D" w:rsidP="008212CC">
            <w:pPr>
              <w:pStyle w:val="GOSTTablenorm"/>
              <w:rPr>
                <w:ins w:id="7530" w:author="Опаева Лидия Арашаевна" w:date="2024-10-01T11:35:00Z"/>
              </w:rPr>
            </w:pPr>
            <w:ins w:id="7531" w:author="Опаева Лидия Арашаевна" w:date="2024-10-01T11:35:00Z">
              <w:r w:rsidRPr="007036CE">
                <w:t>КБК по Кт</w:t>
              </w:r>
            </w:ins>
          </w:p>
        </w:tc>
        <w:tc>
          <w:tcPr>
            <w:tcW w:w="750" w:type="pct"/>
          </w:tcPr>
          <w:p w14:paraId="4153CDB5" w14:textId="77777777" w:rsidR="008D6D4D" w:rsidRPr="007036CE" w:rsidRDefault="008D6D4D" w:rsidP="008212CC">
            <w:pPr>
              <w:pStyle w:val="GOSTTablenorm"/>
              <w:rPr>
                <w:ins w:id="7532" w:author="Опаева Лидия Арашаевна" w:date="2024-10-01T11:35:00Z"/>
              </w:rPr>
            </w:pPr>
            <w:ins w:id="7533" w:author="Опаева Лидия Арашаевна" w:date="2024-10-01T11:35:00Z">
              <w:r w:rsidRPr="007036CE">
                <w:rPr>
                  <w:b/>
                  <w:bCs/>
                  <w:szCs w:val="22"/>
                </w:rPr>
                <w:t>T0504833:</w:t>
              </w:r>
              <w:r w:rsidRPr="007036CE">
                <w:t>CT_KBK</w:t>
              </w:r>
            </w:ins>
          </w:p>
        </w:tc>
        <w:tc>
          <w:tcPr>
            <w:tcW w:w="500" w:type="pct"/>
          </w:tcPr>
          <w:p w14:paraId="47076C13" w14:textId="77777777" w:rsidR="008D6D4D" w:rsidRPr="007036CE" w:rsidRDefault="008D6D4D" w:rsidP="008212CC">
            <w:pPr>
              <w:pStyle w:val="GOSTTablenorm"/>
              <w:rPr>
                <w:ins w:id="7534" w:author="Опаева Лидия Арашаевна" w:date="2024-10-01T11:35:00Z"/>
              </w:rPr>
            </w:pPr>
            <w:ins w:id="7535" w:author="Опаева Лидия Арашаевна" w:date="2024-10-01T11:35:00Z">
              <w:r w:rsidRPr="007036CE">
                <w:t>Строка</w:t>
              </w:r>
            </w:ins>
          </w:p>
        </w:tc>
        <w:tc>
          <w:tcPr>
            <w:tcW w:w="300" w:type="pct"/>
          </w:tcPr>
          <w:p w14:paraId="02C9EE25" w14:textId="77777777" w:rsidR="008D6D4D" w:rsidRPr="007036CE" w:rsidRDefault="008D6D4D" w:rsidP="008212CC">
            <w:pPr>
              <w:pStyle w:val="GOSTTablenorm"/>
              <w:rPr>
                <w:ins w:id="7536" w:author="Опаева Лидия Арашаевна" w:date="2024-10-01T11:35:00Z"/>
              </w:rPr>
            </w:pPr>
            <w:ins w:id="7537" w:author="Опаева Лидия Арашаевна" w:date="2024-10-01T11:35:00Z">
              <w:r w:rsidRPr="007036CE">
                <w:t>Да</w:t>
              </w:r>
            </w:ins>
          </w:p>
        </w:tc>
        <w:tc>
          <w:tcPr>
            <w:tcW w:w="315" w:type="pct"/>
          </w:tcPr>
          <w:p w14:paraId="17C1C1BC" w14:textId="77777777" w:rsidR="008D6D4D" w:rsidRPr="007036CE" w:rsidRDefault="008D6D4D" w:rsidP="008212CC">
            <w:pPr>
              <w:pStyle w:val="GOSTTablenorm"/>
              <w:rPr>
                <w:ins w:id="7538" w:author="Опаева Лидия Арашаевна" w:date="2024-10-01T11:35:00Z"/>
              </w:rPr>
            </w:pPr>
            <w:ins w:id="7539" w:author="Опаева Лидия Арашаевна" w:date="2024-10-01T11:35:00Z">
              <w:r w:rsidRPr="007036CE">
                <w:rPr>
                  <w:lang w:val="en-US"/>
                </w:rPr>
                <w:t>&lt;</w:t>
              </w:r>
              <w:r w:rsidRPr="007036CE">
                <w:t>=</w:t>
              </w:r>
              <w:r w:rsidRPr="007036CE">
                <w:rPr>
                  <w:lang w:val="en-US"/>
                </w:rPr>
                <w:t>20</w:t>
              </w:r>
            </w:ins>
          </w:p>
        </w:tc>
        <w:tc>
          <w:tcPr>
            <w:tcW w:w="2035" w:type="pct"/>
          </w:tcPr>
          <w:p w14:paraId="7F31F6ED" w14:textId="77777777" w:rsidR="008D6D4D" w:rsidRPr="007036CE" w:rsidRDefault="008D6D4D" w:rsidP="008212CC">
            <w:pPr>
              <w:pStyle w:val="GOSTTablenorm"/>
              <w:rPr>
                <w:ins w:id="7540" w:author="Опаева Лидия Арашаевна" w:date="2024-10-01T11:35:00Z"/>
              </w:rPr>
            </w:pPr>
            <w:ins w:id="7541" w:author="Опаева Лидия Арашаевна" w:date="2024-10-01T11:35:00Z">
              <w:r w:rsidRPr="007036CE">
                <w:t>Указывается значение аналитического признака «КБК» (Код по бюджетной классификации) для отражения по кредиту записи учета</w:t>
              </w:r>
            </w:ins>
          </w:p>
        </w:tc>
      </w:tr>
      <w:tr w:rsidR="008D6D4D" w:rsidRPr="007036CE" w14:paraId="2B826B5A" w14:textId="77777777" w:rsidTr="008212CC">
        <w:trPr>
          <w:ins w:id="7542" w:author="Опаева Лидия Арашаевна" w:date="2024-10-01T11:35:00Z"/>
        </w:trPr>
        <w:tc>
          <w:tcPr>
            <w:tcW w:w="1100" w:type="pct"/>
          </w:tcPr>
          <w:p w14:paraId="7B6A673B" w14:textId="77777777" w:rsidR="008D6D4D" w:rsidRPr="007036CE" w:rsidRDefault="008D6D4D" w:rsidP="008212CC">
            <w:pPr>
              <w:pStyle w:val="GOSTTablenorm"/>
              <w:rPr>
                <w:ins w:id="7543" w:author="Опаева Лидия Арашаевна" w:date="2024-10-01T11:35:00Z"/>
              </w:rPr>
            </w:pPr>
            <w:ins w:id="7544" w:author="Опаева Лидия Арашаевна" w:date="2024-10-01T11:35:00Z">
              <w:r w:rsidRPr="007036CE">
                <w:t>Тип КБК Дт</w:t>
              </w:r>
            </w:ins>
          </w:p>
        </w:tc>
        <w:tc>
          <w:tcPr>
            <w:tcW w:w="750" w:type="pct"/>
          </w:tcPr>
          <w:p w14:paraId="3C0747F5" w14:textId="77777777" w:rsidR="008D6D4D" w:rsidRPr="007036CE" w:rsidRDefault="008D6D4D" w:rsidP="008212CC">
            <w:pPr>
              <w:pStyle w:val="GOSTTablenorm"/>
              <w:rPr>
                <w:ins w:id="7545" w:author="Опаева Лидия Арашаевна" w:date="2024-10-01T11:35:00Z"/>
              </w:rPr>
            </w:pPr>
            <w:ins w:id="7546" w:author="Опаева Лидия Арашаевна" w:date="2024-10-01T11:35:00Z">
              <w:r w:rsidRPr="007036CE">
                <w:rPr>
                  <w:b/>
                  <w:bCs/>
                  <w:szCs w:val="22"/>
                </w:rPr>
                <w:t>T0504833:</w:t>
              </w:r>
              <w:r w:rsidRPr="007036CE">
                <w:t>DT_TYPEKBK</w:t>
              </w:r>
            </w:ins>
          </w:p>
        </w:tc>
        <w:tc>
          <w:tcPr>
            <w:tcW w:w="500" w:type="pct"/>
          </w:tcPr>
          <w:p w14:paraId="7E604FDA" w14:textId="77777777" w:rsidR="008D6D4D" w:rsidRPr="007036CE" w:rsidRDefault="008D6D4D" w:rsidP="008212CC">
            <w:pPr>
              <w:pStyle w:val="GOSTTablenorm"/>
              <w:rPr>
                <w:ins w:id="7547" w:author="Опаева Лидия Арашаевна" w:date="2024-10-01T11:35:00Z"/>
              </w:rPr>
            </w:pPr>
            <w:ins w:id="7548" w:author="Опаева Лидия Арашаевна" w:date="2024-10-01T11:35:00Z">
              <w:r w:rsidRPr="007036CE">
                <w:t>Строка</w:t>
              </w:r>
            </w:ins>
          </w:p>
        </w:tc>
        <w:tc>
          <w:tcPr>
            <w:tcW w:w="300" w:type="pct"/>
          </w:tcPr>
          <w:p w14:paraId="4FE453D5" w14:textId="77777777" w:rsidR="008D6D4D" w:rsidRPr="007036CE" w:rsidRDefault="008D6D4D" w:rsidP="008212CC">
            <w:pPr>
              <w:pStyle w:val="GOSTTablenorm"/>
              <w:rPr>
                <w:ins w:id="7549" w:author="Опаева Лидия Арашаевна" w:date="2024-10-01T11:35:00Z"/>
              </w:rPr>
            </w:pPr>
            <w:ins w:id="7550" w:author="Опаева Лидия Арашаевна" w:date="2024-10-01T11:35:00Z">
              <w:r w:rsidRPr="007036CE">
                <w:t>Да</w:t>
              </w:r>
            </w:ins>
          </w:p>
        </w:tc>
        <w:tc>
          <w:tcPr>
            <w:tcW w:w="315" w:type="pct"/>
          </w:tcPr>
          <w:p w14:paraId="0570F31D" w14:textId="77777777" w:rsidR="008D6D4D" w:rsidRPr="007036CE" w:rsidRDefault="008D6D4D" w:rsidP="008212CC">
            <w:pPr>
              <w:pStyle w:val="GOSTTablenorm"/>
              <w:rPr>
                <w:ins w:id="7551" w:author="Опаева Лидия Арашаевна" w:date="2024-10-01T11:35:00Z"/>
                <w:lang w:val="en-US"/>
              </w:rPr>
            </w:pPr>
            <w:ins w:id="7552" w:author="Опаева Лидия Арашаевна" w:date="2024-10-01T11:35:00Z">
              <w:r w:rsidRPr="007036CE">
                <w:t>&lt;=2</w:t>
              </w:r>
            </w:ins>
          </w:p>
        </w:tc>
        <w:tc>
          <w:tcPr>
            <w:tcW w:w="2035" w:type="pct"/>
          </w:tcPr>
          <w:p w14:paraId="592B661E" w14:textId="77777777" w:rsidR="008D6D4D" w:rsidRPr="007036CE" w:rsidRDefault="008D6D4D" w:rsidP="008212CC">
            <w:pPr>
              <w:pStyle w:val="GOSTTablenorm"/>
              <w:rPr>
                <w:ins w:id="7553" w:author="Опаева Лидия Арашаевна" w:date="2024-10-01T11:35:00Z"/>
              </w:rPr>
            </w:pPr>
            <w:ins w:id="7554" w:author="Опаева Лидия Арашаевна" w:date="2024-10-01T11:35:00Z">
              <w:r w:rsidRPr="007036CE">
                <w:t>Указывается значение аналитического признака «Тип КБК» для отражения по дебету записи учета.</w:t>
              </w:r>
            </w:ins>
          </w:p>
          <w:p w14:paraId="70F96AC8" w14:textId="77777777" w:rsidR="008D6D4D" w:rsidRPr="007036CE" w:rsidRDefault="008D6D4D" w:rsidP="008212CC">
            <w:pPr>
              <w:pStyle w:val="GOSTTablenorm"/>
              <w:rPr>
                <w:ins w:id="7555" w:author="Опаева Лидия Арашаевна" w:date="2024-10-01T11:35:00Z"/>
              </w:rPr>
            </w:pPr>
            <w:ins w:id="7556" w:author="Опаева Лидия Арашаевна" w:date="2024-10-01T11:35:00Z">
              <w:r w:rsidRPr="007036CE">
                <w:t>Допускается заполнение прочерком</w:t>
              </w:r>
            </w:ins>
          </w:p>
        </w:tc>
      </w:tr>
      <w:tr w:rsidR="008D6D4D" w:rsidRPr="007036CE" w14:paraId="0A21D8A3" w14:textId="77777777" w:rsidTr="008212CC">
        <w:trPr>
          <w:ins w:id="7557" w:author="Опаева Лидия Арашаевна" w:date="2024-10-01T11:35:00Z"/>
        </w:trPr>
        <w:tc>
          <w:tcPr>
            <w:tcW w:w="1100" w:type="pct"/>
          </w:tcPr>
          <w:p w14:paraId="455D165D" w14:textId="77777777" w:rsidR="008D6D4D" w:rsidRPr="007036CE" w:rsidRDefault="008D6D4D" w:rsidP="008212CC">
            <w:pPr>
              <w:pStyle w:val="GOSTTablenorm"/>
              <w:rPr>
                <w:ins w:id="7558" w:author="Опаева Лидия Арашаевна" w:date="2024-10-01T11:35:00Z"/>
              </w:rPr>
            </w:pPr>
            <w:ins w:id="7559" w:author="Опаева Лидия Арашаевна" w:date="2024-10-01T11:35:00Z">
              <w:r w:rsidRPr="007036CE">
                <w:t>Тип КБК Кт</w:t>
              </w:r>
            </w:ins>
          </w:p>
        </w:tc>
        <w:tc>
          <w:tcPr>
            <w:tcW w:w="750" w:type="pct"/>
          </w:tcPr>
          <w:p w14:paraId="1F2FD03E" w14:textId="77777777" w:rsidR="008D6D4D" w:rsidRPr="007036CE" w:rsidRDefault="008D6D4D" w:rsidP="008212CC">
            <w:pPr>
              <w:pStyle w:val="GOSTTablenorm"/>
              <w:rPr>
                <w:ins w:id="7560" w:author="Опаева Лидия Арашаевна" w:date="2024-10-01T11:35:00Z"/>
              </w:rPr>
            </w:pPr>
            <w:ins w:id="7561" w:author="Опаева Лидия Арашаевна" w:date="2024-10-01T11:35:00Z">
              <w:r w:rsidRPr="007036CE">
                <w:rPr>
                  <w:b/>
                  <w:bCs/>
                  <w:szCs w:val="22"/>
                </w:rPr>
                <w:t>T0504833:</w:t>
              </w:r>
              <w:r w:rsidRPr="007036CE">
                <w:t>CT_TYPEKBK</w:t>
              </w:r>
            </w:ins>
          </w:p>
        </w:tc>
        <w:tc>
          <w:tcPr>
            <w:tcW w:w="500" w:type="pct"/>
          </w:tcPr>
          <w:p w14:paraId="0854A7EE" w14:textId="77777777" w:rsidR="008D6D4D" w:rsidRPr="007036CE" w:rsidRDefault="008D6D4D" w:rsidP="008212CC">
            <w:pPr>
              <w:pStyle w:val="GOSTTablenorm"/>
              <w:rPr>
                <w:ins w:id="7562" w:author="Опаева Лидия Арашаевна" w:date="2024-10-01T11:35:00Z"/>
              </w:rPr>
            </w:pPr>
            <w:ins w:id="7563" w:author="Опаева Лидия Арашаевна" w:date="2024-10-01T11:35:00Z">
              <w:r w:rsidRPr="007036CE">
                <w:t>Строка</w:t>
              </w:r>
            </w:ins>
          </w:p>
        </w:tc>
        <w:tc>
          <w:tcPr>
            <w:tcW w:w="300" w:type="pct"/>
          </w:tcPr>
          <w:p w14:paraId="32BAFAED" w14:textId="77777777" w:rsidR="008D6D4D" w:rsidRPr="007036CE" w:rsidRDefault="008D6D4D" w:rsidP="008212CC">
            <w:pPr>
              <w:pStyle w:val="GOSTTablenorm"/>
              <w:rPr>
                <w:ins w:id="7564" w:author="Опаева Лидия Арашаевна" w:date="2024-10-01T11:35:00Z"/>
              </w:rPr>
            </w:pPr>
            <w:ins w:id="7565" w:author="Опаева Лидия Арашаевна" w:date="2024-10-01T11:35:00Z">
              <w:r w:rsidRPr="007036CE">
                <w:t>Да</w:t>
              </w:r>
            </w:ins>
          </w:p>
        </w:tc>
        <w:tc>
          <w:tcPr>
            <w:tcW w:w="315" w:type="pct"/>
          </w:tcPr>
          <w:p w14:paraId="4A39290B" w14:textId="77777777" w:rsidR="008D6D4D" w:rsidRPr="007036CE" w:rsidRDefault="008D6D4D" w:rsidP="008212CC">
            <w:pPr>
              <w:pStyle w:val="GOSTTablenorm"/>
              <w:rPr>
                <w:ins w:id="7566" w:author="Опаева Лидия Арашаевна" w:date="2024-10-01T11:35:00Z"/>
                <w:lang w:val="en-US"/>
              </w:rPr>
            </w:pPr>
            <w:ins w:id="7567" w:author="Опаева Лидия Арашаевна" w:date="2024-10-01T11:35:00Z">
              <w:r w:rsidRPr="007036CE">
                <w:t>&lt;=2</w:t>
              </w:r>
            </w:ins>
          </w:p>
        </w:tc>
        <w:tc>
          <w:tcPr>
            <w:tcW w:w="2035" w:type="pct"/>
          </w:tcPr>
          <w:p w14:paraId="0DE867C3" w14:textId="77777777" w:rsidR="008D6D4D" w:rsidRPr="007036CE" w:rsidRDefault="008D6D4D" w:rsidP="008212CC">
            <w:pPr>
              <w:pStyle w:val="GOSTTablenorm"/>
              <w:rPr>
                <w:ins w:id="7568" w:author="Опаева Лидия Арашаевна" w:date="2024-10-01T11:35:00Z"/>
              </w:rPr>
            </w:pPr>
            <w:ins w:id="7569" w:author="Опаева Лидия Арашаевна" w:date="2024-10-01T11:35:00Z">
              <w:r w:rsidRPr="007036CE">
                <w:t>Указывается значение аналитического признака «Тип КБК» для отражения по кредиту записи учета.</w:t>
              </w:r>
            </w:ins>
          </w:p>
          <w:p w14:paraId="27E1525F" w14:textId="77777777" w:rsidR="008D6D4D" w:rsidRPr="007036CE" w:rsidRDefault="008D6D4D" w:rsidP="008212CC">
            <w:pPr>
              <w:pStyle w:val="GOSTTablenorm"/>
              <w:rPr>
                <w:ins w:id="7570" w:author="Опаева Лидия Арашаевна" w:date="2024-10-01T11:35:00Z"/>
              </w:rPr>
            </w:pPr>
            <w:ins w:id="7571" w:author="Опаева Лидия Арашаевна" w:date="2024-10-01T11:35:00Z">
              <w:r w:rsidRPr="007036CE">
                <w:t>Допускается заполнение прочерком</w:t>
              </w:r>
            </w:ins>
          </w:p>
        </w:tc>
      </w:tr>
      <w:tr w:rsidR="008D6D4D" w:rsidRPr="007036CE" w14:paraId="06A4C7B6" w14:textId="77777777" w:rsidTr="008212CC">
        <w:trPr>
          <w:ins w:id="7572" w:author="Опаева Лидия Арашаевна" w:date="2024-10-01T11:35:00Z"/>
        </w:trPr>
        <w:tc>
          <w:tcPr>
            <w:tcW w:w="1100" w:type="pct"/>
          </w:tcPr>
          <w:p w14:paraId="4F809BB0" w14:textId="77777777" w:rsidR="008D6D4D" w:rsidRPr="007036CE" w:rsidRDefault="008D6D4D" w:rsidP="008212CC">
            <w:pPr>
              <w:pStyle w:val="GOSTTablenorm"/>
              <w:rPr>
                <w:ins w:id="7573" w:author="Опаева Лидия Арашаевна" w:date="2024-10-01T11:35:00Z"/>
              </w:rPr>
            </w:pPr>
            <w:ins w:id="7574" w:author="Опаева Лидия Арашаевна" w:date="2024-10-01T11:35:00Z">
              <w:r w:rsidRPr="007036CE">
                <w:t>Вид средств по Дт</w:t>
              </w:r>
            </w:ins>
          </w:p>
        </w:tc>
        <w:tc>
          <w:tcPr>
            <w:tcW w:w="750" w:type="pct"/>
          </w:tcPr>
          <w:p w14:paraId="13E18ACD" w14:textId="77777777" w:rsidR="008D6D4D" w:rsidRPr="007036CE" w:rsidRDefault="008D6D4D" w:rsidP="008212CC">
            <w:pPr>
              <w:pStyle w:val="GOSTTablenorm"/>
              <w:rPr>
                <w:ins w:id="7575" w:author="Опаева Лидия Арашаевна" w:date="2024-10-01T11:35:00Z"/>
              </w:rPr>
            </w:pPr>
            <w:ins w:id="7576" w:author="Опаева Лидия Арашаевна" w:date="2024-10-01T11:35:00Z">
              <w:r w:rsidRPr="007036CE">
                <w:t>T</w:t>
              </w:r>
              <w:r w:rsidRPr="007036CE">
                <w:rPr>
                  <w:b/>
                  <w:bCs/>
                  <w:szCs w:val="22"/>
                </w:rPr>
                <w:t>0504833:</w:t>
              </w:r>
              <w:r w:rsidRPr="007036CE">
                <w:t>DT_KVFO</w:t>
              </w:r>
            </w:ins>
          </w:p>
        </w:tc>
        <w:tc>
          <w:tcPr>
            <w:tcW w:w="500" w:type="pct"/>
          </w:tcPr>
          <w:p w14:paraId="4E96A879" w14:textId="77777777" w:rsidR="008D6D4D" w:rsidRPr="007036CE" w:rsidRDefault="008D6D4D" w:rsidP="008212CC">
            <w:pPr>
              <w:pStyle w:val="GOSTTablenorm"/>
              <w:rPr>
                <w:ins w:id="7577" w:author="Опаева Лидия Арашаевна" w:date="2024-10-01T11:35:00Z"/>
              </w:rPr>
            </w:pPr>
            <w:ins w:id="7578" w:author="Опаева Лидия Арашаевна" w:date="2024-10-01T11:35:00Z">
              <w:r w:rsidRPr="007036CE">
                <w:t>Строка</w:t>
              </w:r>
            </w:ins>
          </w:p>
        </w:tc>
        <w:tc>
          <w:tcPr>
            <w:tcW w:w="300" w:type="pct"/>
          </w:tcPr>
          <w:p w14:paraId="04CA072C" w14:textId="77777777" w:rsidR="008D6D4D" w:rsidRPr="007036CE" w:rsidRDefault="008D6D4D" w:rsidP="008212CC">
            <w:pPr>
              <w:pStyle w:val="GOSTTablenorm"/>
              <w:rPr>
                <w:ins w:id="7579" w:author="Опаева Лидия Арашаевна" w:date="2024-10-01T11:35:00Z"/>
              </w:rPr>
            </w:pPr>
            <w:ins w:id="7580" w:author="Опаева Лидия Арашаевна" w:date="2024-10-01T11:35:00Z">
              <w:r w:rsidRPr="007036CE">
                <w:t>Да</w:t>
              </w:r>
            </w:ins>
          </w:p>
        </w:tc>
        <w:tc>
          <w:tcPr>
            <w:tcW w:w="315" w:type="pct"/>
          </w:tcPr>
          <w:p w14:paraId="5581D4F6" w14:textId="77777777" w:rsidR="008D6D4D" w:rsidRPr="007036CE" w:rsidRDefault="008D6D4D" w:rsidP="008212CC">
            <w:pPr>
              <w:pStyle w:val="GOSTTablenorm"/>
              <w:rPr>
                <w:ins w:id="7581" w:author="Опаева Лидия Арашаевна" w:date="2024-10-01T11:35:00Z"/>
              </w:rPr>
            </w:pPr>
            <w:ins w:id="7582" w:author="Опаева Лидия Арашаевна" w:date="2024-10-01T11:35:00Z">
              <w:r w:rsidRPr="007036CE">
                <w:t>&lt;=</w:t>
              </w:r>
              <w:r w:rsidRPr="007036CE">
                <w:rPr>
                  <w:lang w:val="en-US"/>
                </w:rPr>
                <w:t>2</w:t>
              </w:r>
            </w:ins>
          </w:p>
        </w:tc>
        <w:tc>
          <w:tcPr>
            <w:tcW w:w="2035" w:type="pct"/>
          </w:tcPr>
          <w:p w14:paraId="70D3C11F" w14:textId="77777777" w:rsidR="008D6D4D" w:rsidRPr="007036CE" w:rsidRDefault="008D6D4D" w:rsidP="008212CC">
            <w:pPr>
              <w:pStyle w:val="GOSTTablenorm"/>
              <w:rPr>
                <w:ins w:id="7583" w:author="Опаева Лидия Арашаевна" w:date="2024-10-01T11:35:00Z"/>
              </w:rPr>
            </w:pPr>
            <w:ins w:id="7584" w:author="Опаева Лидия Арашаевна" w:date="2024-10-01T11:35:00Z">
              <w:r w:rsidRPr="007036CE">
                <w:t>Указывается значение аналитического признака «Вид деятельности» для отражения по дебету записи аналитического учета</w:t>
              </w:r>
            </w:ins>
          </w:p>
        </w:tc>
      </w:tr>
      <w:tr w:rsidR="008D6D4D" w:rsidRPr="007036CE" w14:paraId="0954E2F1" w14:textId="77777777" w:rsidTr="008212CC">
        <w:trPr>
          <w:ins w:id="7585" w:author="Опаева Лидия Арашаевна" w:date="2024-10-01T11:35:00Z"/>
        </w:trPr>
        <w:tc>
          <w:tcPr>
            <w:tcW w:w="1100" w:type="pct"/>
          </w:tcPr>
          <w:p w14:paraId="7A8E57EC" w14:textId="77777777" w:rsidR="008D6D4D" w:rsidRPr="007036CE" w:rsidRDefault="008D6D4D" w:rsidP="008212CC">
            <w:pPr>
              <w:pStyle w:val="GOSTTablenorm"/>
              <w:rPr>
                <w:ins w:id="7586" w:author="Опаева Лидия Арашаевна" w:date="2024-10-01T11:35:00Z"/>
              </w:rPr>
            </w:pPr>
            <w:ins w:id="7587" w:author="Опаева Лидия Арашаевна" w:date="2024-10-01T11:35:00Z">
              <w:r w:rsidRPr="007036CE">
                <w:t>Вид средств по Кт</w:t>
              </w:r>
            </w:ins>
          </w:p>
        </w:tc>
        <w:tc>
          <w:tcPr>
            <w:tcW w:w="750" w:type="pct"/>
          </w:tcPr>
          <w:p w14:paraId="41CFEB86" w14:textId="77777777" w:rsidR="008D6D4D" w:rsidRPr="007036CE" w:rsidRDefault="008D6D4D" w:rsidP="008212CC">
            <w:pPr>
              <w:pStyle w:val="GOSTTablenorm"/>
              <w:rPr>
                <w:ins w:id="7588" w:author="Опаева Лидия Арашаевна" w:date="2024-10-01T11:35:00Z"/>
              </w:rPr>
            </w:pPr>
            <w:ins w:id="7589" w:author="Опаева Лидия Арашаевна" w:date="2024-10-01T11:35:00Z">
              <w:r w:rsidRPr="007036CE">
                <w:rPr>
                  <w:b/>
                  <w:bCs/>
                  <w:szCs w:val="22"/>
                </w:rPr>
                <w:t>T0504833:</w:t>
              </w:r>
              <w:r w:rsidRPr="007036CE">
                <w:rPr>
                  <w:lang w:val="en-US"/>
                </w:rPr>
                <w:t>C</w:t>
              </w:r>
              <w:r w:rsidRPr="007036CE">
                <w:t>T_KVFO</w:t>
              </w:r>
            </w:ins>
          </w:p>
        </w:tc>
        <w:tc>
          <w:tcPr>
            <w:tcW w:w="500" w:type="pct"/>
          </w:tcPr>
          <w:p w14:paraId="608B5802" w14:textId="77777777" w:rsidR="008D6D4D" w:rsidRPr="007036CE" w:rsidRDefault="008D6D4D" w:rsidP="008212CC">
            <w:pPr>
              <w:pStyle w:val="GOSTTablenorm"/>
              <w:rPr>
                <w:ins w:id="7590" w:author="Опаева Лидия Арашаевна" w:date="2024-10-01T11:35:00Z"/>
              </w:rPr>
            </w:pPr>
            <w:ins w:id="7591" w:author="Опаева Лидия Арашаевна" w:date="2024-10-01T11:35:00Z">
              <w:r w:rsidRPr="007036CE">
                <w:t>Строка</w:t>
              </w:r>
            </w:ins>
          </w:p>
        </w:tc>
        <w:tc>
          <w:tcPr>
            <w:tcW w:w="300" w:type="pct"/>
          </w:tcPr>
          <w:p w14:paraId="5CBC26E2" w14:textId="77777777" w:rsidR="008D6D4D" w:rsidRPr="007036CE" w:rsidRDefault="008D6D4D" w:rsidP="008212CC">
            <w:pPr>
              <w:pStyle w:val="GOSTTablenorm"/>
              <w:rPr>
                <w:ins w:id="7592" w:author="Опаева Лидия Арашаевна" w:date="2024-10-01T11:35:00Z"/>
              </w:rPr>
            </w:pPr>
            <w:ins w:id="7593" w:author="Опаева Лидия Арашаевна" w:date="2024-10-01T11:35:00Z">
              <w:r w:rsidRPr="007036CE">
                <w:t>Да</w:t>
              </w:r>
            </w:ins>
          </w:p>
        </w:tc>
        <w:tc>
          <w:tcPr>
            <w:tcW w:w="315" w:type="pct"/>
          </w:tcPr>
          <w:p w14:paraId="392C83FE" w14:textId="77777777" w:rsidR="008D6D4D" w:rsidRPr="007036CE" w:rsidRDefault="008D6D4D" w:rsidP="008212CC">
            <w:pPr>
              <w:pStyle w:val="GOSTTablenorm"/>
              <w:rPr>
                <w:ins w:id="7594" w:author="Опаева Лидия Арашаевна" w:date="2024-10-01T11:35:00Z"/>
              </w:rPr>
            </w:pPr>
            <w:ins w:id="7595" w:author="Опаева Лидия Арашаевна" w:date="2024-10-01T11:35:00Z">
              <w:r w:rsidRPr="007036CE">
                <w:t>&lt;=</w:t>
              </w:r>
              <w:r w:rsidRPr="007036CE">
                <w:rPr>
                  <w:lang w:val="en-US"/>
                </w:rPr>
                <w:t>2</w:t>
              </w:r>
            </w:ins>
          </w:p>
        </w:tc>
        <w:tc>
          <w:tcPr>
            <w:tcW w:w="2035" w:type="pct"/>
          </w:tcPr>
          <w:p w14:paraId="7BD08395" w14:textId="77777777" w:rsidR="008D6D4D" w:rsidRPr="007036CE" w:rsidRDefault="008D6D4D" w:rsidP="008212CC">
            <w:pPr>
              <w:pStyle w:val="GOSTTablenorm"/>
              <w:rPr>
                <w:ins w:id="7596" w:author="Опаева Лидия Арашаевна" w:date="2024-10-01T11:35:00Z"/>
              </w:rPr>
            </w:pPr>
            <w:ins w:id="7597" w:author="Опаева Лидия Арашаевна" w:date="2024-10-01T11:35:00Z">
              <w:r w:rsidRPr="007036CE">
                <w:t>Указывается значение аналитического признака «Вид деятельности» для отражения по кредиту записи аналитического учета</w:t>
              </w:r>
            </w:ins>
          </w:p>
        </w:tc>
      </w:tr>
      <w:tr w:rsidR="008D6D4D" w:rsidRPr="007036CE" w14:paraId="3E3FCF25" w14:textId="77777777" w:rsidTr="008212CC">
        <w:trPr>
          <w:ins w:id="7598" w:author="Опаева Лидия Арашаевна" w:date="2024-10-01T11:35:00Z"/>
        </w:trPr>
        <w:tc>
          <w:tcPr>
            <w:tcW w:w="1100" w:type="pct"/>
          </w:tcPr>
          <w:p w14:paraId="1892FC1D" w14:textId="77777777" w:rsidR="008D6D4D" w:rsidRPr="007036CE" w:rsidRDefault="008D6D4D" w:rsidP="008212CC">
            <w:pPr>
              <w:pStyle w:val="GOSTTablenorm"/>
              <w:rPr>
                <w:ins w:id="7599" w:author="Опаева Лидия Арашаевна" w:date="2024-10-01T11:35:00Z"/>
              </w:rPr>
            </w:pPr>
            <w:ins w:id="7600" w:author="Опаева Лидия Арашаевна" w:date="2024-10-01T11:35:00Z">
              <w:r w:rsidRPr="007036CE">
                <w:t>Показатель лицевого счета по Дт</w:t>
              </w:r>
            </w:ins>
          </w:p>
        </w:tc>
        <w:tc>
          <w:tcPr>
            <w:tcW w:w="750" w:type="pct"/>
          </w:tcPr>
          <w:p w14:paraId="59DE9FBA" w14:textId="77777777" w:rsidR="008D6D4D" w:rsidRPr="007036CE" w:rsidRDefault="008D6D4D" w:rsidP="008212CC">
            <w:pPr>
              <w:pStyle w:val="GOSTTablenorm"/>
              <w:rPr>
                <w:ins w:id="7601" w:author="Опаева Лидия Арашаевна" w:date="2024-10-01T11:35:00Z"/>
              </w:rPr>
            </w:pPr>
            <w:ins w:id="7602" w:author="Опаева Лидия Арашаевна" w:date="2024-10-01T11:35:00Z">
              <w:r w:rsidRPr="007036CE">
                <w:rPr>
                  <w:b/>
                  <w:bCs/>
                  <w:szCs w:val="22"/>
                </w:rPr>
                <w:t>T0504833:</w:t>
              </w:r>
              <w:r w:rsidRPr="007036CE">
                <w:t>DT_PLS</w:t>
              </w:r>
            </w:ins>
          </w:p>
        </w:tc>
        <w:tc>
          <w:tcPr>
            <w:tcW w:w="500" w:type="pct"/>
          </w:tcPr>
          <w:p w14:paraId="4CA28F71" w14:textId="77777777" w:rsidR="008D6D4D" w:rsidRPr="007036CE" w:rsidRDefault="008D6D4D" w:rsidP="008212CC">
            <w:pPr>
              <w:pStyle w:val="GOSTTablenorm"/>
              <w:rPr>
                <w:ins w:id="7603" w:author="Опаева Лидия Арашаевна" w:date="2024-10-01T11:35:00Z"/>
              </w:rPr>
            </w:pPr>
            <w:ins w:id="7604" w:author="Опаева Лидия Арашаевна" w:date="2024-10-01T11:35:00Z">
              <w:r w:rsidRPr="007036CE">
                <w:t>Строка</w:t>
              </w:r>
            </w:ins>
          </w:p>
        </w:tc>
        <w:tc>
          <w:tcPr>
            <w:tcW w:w="300" w:type="pct"/>
          </w:tcPr>
          <w:p w14:paraId="1365B8F8" w14:textId="77777777" w:rsidR="008D6D4D" w:rsidRPr="007036CE" w:rsidRDefault="008D6D4D" w:rsidP="008212CC">
            <w:pPr>
              <w:pStyle w:val="GOSTTablenorm"/>
              <w:rPr>
                <w:ins w:id="7605" w:author="Опаева Лидия Арашаевна" w:date="2024-10-01T11:35:00Z"/>
              </w:rPr>
            </w:pPr>
            <w:ins w:id="7606" w:author="Опаева Лидия Арашаевна" w:date="2024-10-01T11:35:00Z">
              <w:r w:rsidRPr="007036CE">
                <w:t>Да</w:t>
              </w:r>
            </w:ins>
          </w:p>
        </w:tc>
        <w:tc>
          <w:tcPr>
            <w:tcW w:w="315" w:type="pct"/>
          </w:tcPr>
          <w:p w14:paraId="4075D08B" w14:textId="77777777" w:rsidR="008D6D4D" w:rsidRPr="007036CE" w:rsidRDefault="008D6D4D" w:rsidP="008212CC">
            <w:pPr>
              <w:pStyle w:val="GOSTTablenorm"/>
              <w:rPr>
                <w:ins w:id="7607" w:author="Опаева Лидия Арашаевна" w:date="2024-10-01T11:35:00Z"/>
              </w:rPr>
            </w:pPr>
            <w:ins w:id="7608" w:author="Опаева Лидия Арашаевна" w:date="2024-10-01T11:35:00Z">
              <w:r w:rsidRPr="007036CE">
                <w:t>&lt;=</w:t>
              </w:r>
              <w:r w:rsidRPr="007036CE">
                <w:rPr>
                  <w:lang w:val="en-US"/>
                </w:rPr>
                <w:t>2</w:t>
              </w:r>
              <w:r w:rsidRPr="007036CE">
                <w:t>5</w:t>
              </w:r>
            </w:ins>
          </w:p>
        </w:tc>
        <w:tc>
          <w:tcPr>
            <w:tcW w:w="2035" w:type="pct"/>
          </w:tcPr>
          <w:p w14:paraId="02CE4528" w14:textId="77777777" w:rsidR="008D6D4D" w:rsidRPr="007036CE" w:rsidRDefault="008D6D4D" w:rsidP="008212CC">
            <w:pPr>
              <w:pStyle w:val="GOSTTablenorm"/>
              <w:rPr>
                <w:ins w:id="7609" w:author="Опаева Лидия Арашаевна" w:date="2024-10-01T11:35:00Z"/>
              </w:rPr>
            </w:pPr>
            <w:ins w:id="7610" w:author="Опаева Лидия Арашаевна" w:date="2024-10-01T11:35:00Z">
              <w:r w:rsidRPr="007036CE">
                <w:t xml:space="preserve">Указывается счет аналитического учета (показатель лицевого счета) в соответствии со справочником «План счетов» в </w:t>
              </w:r>
              <w:r w:rsidRPr="007036CE">
                <w:rPr>
                  <w:lang w:val="en-US"/>
                </w:rPr>
                <w:t>SVAP</w:t>
              </w:r>
              <w:r w:rsidRPr="007036CE">
                <w:t xml:space="preserve"> для отражения по дебету записи учета</w:t>
              </w:r>
            </w:ins>
          </w:p>
        </w:tc>
      </w:tr>
      <w:tr w:rsidR="008D6D4D" w:rsidRPr="007036CE" w14:paraId="47E67464" w14:textId="77777777" w:rsidTr="008212CC">
        <w:trPr>
          <w:ins w:id="7611" w:author="Опаева Лидия Арашаевна" w:date="2024-10-01T11:35:00Z"/>
        </w:trPr>
        <w:tc>
          <w:tcPr>
            <w:tcW w:w="1100" w:type="pct"/>
          </w:tcPr>
          <w:p w14:paraId="30FAA074" w14:textId="77777777" w:rsidR="008D6D4D" w:rsidRPr="007036CE" w:rsidRDefault="008D6D4D" w:rsidP="008212CC">
            <w:pPr>
              <w:pStyle w:val="GOSTTablenorm"/>
              <w:rPr>
                <w:ins w:id="7612" w:author="Опаева Лидия Арашаевна" w:date="2024-10-01T11:35:00Z"/>
              </w:rPr>
            </w:pPr>
            <w:ins w:id="7613" w:author="Опаева Лидия Арашаевна" w:date="2024-10-01T11:35:00Z">
              <w:r w:rsidRPr="007036CE">
                <w:t>Показатель лицевого счета по Кт</w:t>
              </w:r>
            </w:ins>
          </w:p>
        </w:tc>
        <w:tc>
          <w:tcPr>
            <w:tcW w:w="750" w:type="pct"/>
          </w:tcPr>
          <w:p w14:paraId="19EA3CBD" w14:textId="77777777" w:rsidR="008D6D4D" w:rsidRPr="007036CE" w:rsidRDefault="008D6D4D" w:rsidP="008212CC">
            <w:pPr>
              <w:pStyle w:val="GOSTTablenorm"/>
              <w:rPr>
                <w:ins w:id="7614" w:author="Опаева Лидия Арашаевна" w:date="2024-10-01T11:35:00Z"/>
              </w:rPr>
            </w:pPr>
            <w:ins w:id="7615" w:author="Опаева Лидия Арашаевна" w:date="2024-10-01T11:35:00Z">
              <w:r w:rsidRPr="007036CE">
                <w:rPr>
                  <w:b/>
                  <w:bCs/>
                  <w:szCs w:val="22"/>
                </w:rPr>
                <w:t>T0504833:</w:t>
              </w:r>
              <w:r w:rsidRPr="007036CE">
                <w:rPr>
                  <w:lang w:val="en-US"/>
                </w:rPr>
                <w:t>C</w:t>
              </w:r>
              <w:r w:rsidRPr="007036CE">
                <w:t>T_PLS</w:t>
              </w:r>
            </w:ins>
          </w:p>
        </w:tc>
        <w:tc>
          <w:tcPr>
            <w:tcW w:w="500" w:type="pct"/>
          </w:tcPr>
          <w:p w14:paraId="4A28D3C9" w14:textId="77777777" w:rsidR="008D6D4D" w:rsidRPr="007036CE" w:rsidRDefault="008D6D4D" w:rsidP="008212CC">
            <w:pPr>
              <w:pStyle w:val="GOSTTablenorm"/>
              <w:rPr>
                <w:ins w:id="7616" w:author="Опаева Лидия Арашаевна" w:date="2024-10-01T11:35:00Z"/>
              </w:rPr>
            </w:pPr>
            <w:ins w:id="7617" w:author="Опаева Лидия Арашаевна" w:date="2024-10-01T11:35:00Z">
              <w:r w:rsidRPr="007036CE">
                <w:t>Строка</w:t>
              </w:r>
            </w:ins>
          </w:p>
        </w:tc>
        <w:tc>
          <w:tcPr>
            <w:tcW w:w="300" w:type="pct"/>
          </w:tcPr>
          <w:p w14:paraId="1B51978B" w14:textId="77777777" w:rsidR="008D6D4D" w:rsidRPr="007036CE" w:rsidRDefault="008D6D4D" w:rsidP="008212CC">
            <w:pPr>
              <w:pStyle w:val="GOSTTablenorm"/>
              <w:rPr>
                <w:ins w:id="7618" w:author="Опаева Лидия Арашаевна" w:date="2024-10-01T11:35:00Z"/>
              </w:rPr>
            </w:pPr>
            <w:ins w:id="7619" w:author="Опаева Лидия Арашаевна" w:date="2024-10-01T11:35:00Z">
              <w:r w:rsidRPr="007036CE">
                <w:t>Да</w:t>
              </w:r>
            </w:ins>
          </w:p>
        </w:tc>
        <w:tc>
          <w:tcPr>
            <w:tcW w:w="315" w:type="pct"/>
          </w:tcPr>
          <w:p w14:paraId="242F7AF3" w14:textId="77777777" w:rsidR="008D6D4D" w:rsidRPr="007036CE" w:rsidRDefault="008D6D4D" w:rsidP="008212CC">
            <w:pPr>
              <w:pStyle w:val="GOSTTablenorm"/>
              <w:rPr>
                <w:ins w:id="7620" w:author="Опаева Лидия Арашаевна" w:date="2024-10-01T11:35:00Z"/>
              </w:rPr>
            </w:pPr>
            <w:ins w:id="7621" w:author="Опаева Лидия Арашаевна" w:date="2024-10-01T11:35:00Z">
              <w:r w:rsidRPr="007036CE">
                <w:t>&lt;=</w:t>
              </w:r>
              <w:r w:rsidRPr="007036CE">
                <w:rPr>
                  <w:lang w:val="en-US"/>
                </w:rPr>
                <w:t>2</w:t>
              </w:r>
              <w:r w:rsidRPr="007036CE">
                <w:t>5</w:t>
              </w:r>
            </w:ins>
          </w:p>
        </w:tc>
        <w:tc>
          <w:tcPr>
            <w:tcW w:w="2035" w:type="pct"/>
          </w:tcPr>
          <w:p w14:paraId="4C8C92BF" w14:textId="77777777" w:rsidR="008D6D4D" w:rsidRPr="007036CE" w:rsidRDefault="008D6D4D" w:rsidP="008212CC">
            <w:pPr>
              <w:pStyle w:val="GOSTTablenorm"/>
              <w:rPr>
                <w:ins w:id="7622" w:author="Опаева Лидия Арашаевна" w:date="2024-10-01T11:35:00Z"/>
              </w:rPr>
            </w:pPr>
            <w:ins w:id="7623" w:author="Опаева Лидия Арашаевна" w:date="2024-10-01T11:35:00Z">
              <w:r w:rsidRPr="007036CE">
                <w:t xml:space="preserve">Указывается счет аналитического учета (показатель лицевого </w:t>
              </w:r>
              <w:r w:rsidRPr="007036CE">
                <w:lastRenderedPageBreak/>
                <w:t xml:space="preserve">счета) в соответствии со справочником «План счетов» в </w:t>
              </w:r>
              <w:r w:rsidRPr="007036CE">
                <w:rPr>
                  <w:lang w:val="en-US"/>
                </w:rPr>
                <w:t>SVAP</w:t>
              </w:r>
              <w:r w:rsidRPr="007036CE">
                <w:t xml:space="preserve"> для отражения по кредиту записи учета</w:t>
              </w:r>
            </w:ins>
          </w:p>
        </w:tc>
      </w:tr>
      <w:tr w:rsidR="008D6D4D" w:rsidRPr="007036CE" w14:paraId="3A72C2D6" w14:textId="77777777" w:rsidTr="008212CC">
        <w:trPr>
          <w:ins w:id="7624" w:author="Опаева Лидия Арашаевна" w:date="2024-10-01T11:35:00Z"/>
        </w:trPr>
        <w:tc>
          <w:tcPr>
            <w:tcW w:w="1100" w:type="pct"/>
          </w:tcPr>
          <w:p w14:paraId="6F0BF359" w14:textId="77777777" w:rsidR="008D6D4D" w:rsidRPr="007036CE" w:rsidRDefault="008D6D4D" w:rsidP="008212CC">
            <w:pPr>
              <w:pStyle w:val="GOSTTablenorm"/>
              <w:rPr>
                <w:ins w:id="7625" w:author="Опаева Лидия Арашаевна" w:date="2024-10-01T11:35:00Z"/>
              </w:rPr>
            </w:pPr>
            <w:ins w:id="7626" w:author="Опаева Лидия Арашаевна" w:date="2024-10-01T11:35:00Z">
              <w:r w:rsidRPr="007036CE">
                <w:lastRenderedPageBreak/>
                <w:t>Счет бухгалтерского учета по Дт</w:t>
              </w:r>
            </w:ins>
          </w:p>
        </w:tc>
        <w:tc>
          <w:tcPr>
            <w:tcW w:w="750" w:type="pct"/>
          </w:tcPr>
          <w:p w14:paraId="38838110" w14:textId="77777777" w:rsidR="008D6D4D" w:rsidRPr="007036CE" w:rsidRDefault="008D6D4D" w:rsidP="008212CC">
            <w:pPr>
              <w:pStyle w:val="GOSTTablenorm"/>
              <w:rPr>
                <w:ins w:id="7627" w:author="Опаева Лидия Арашаевна" w:date="2024-10-01T11:35:00Z"/>
              </w:rPr>
            </w:pPr>
            <w:ins w:id="7628" w:author="Опаева Лидия Арашаевна" w:date="2024-10-01T11:35:00Z">
              <w:r w:rsidRPr="007036CE">
                <w:rPr>
                  <w:b/>
                  <w:bCs/>
                  <w:szCs w:val="22"/>
                </w:rPr>
                <w:t>T0504833:</w:t>
              </w:r>
              <w:r w:rsidRPr="007036CE">
                <w:t>DT_NSBU</w:t>
              </w:r>
            </w:ins>
          </w:p>
        </w:tc>
        <w:tc>
          <w:tcPr>
            <w:tcW w:w="500" w:type="pct"/>
          </w:tcPr>
          <w:p w14:paraId="27FB13A9" w14:textId="77777777" w:rsidR="008D6D4D" w:rsidRPr="007036CE" w:rsidRDefault="008D6D4D" w:rsidP="008212CC">
            <w:pPr>
              <w:pStyle w:val="GOSTTablenorm"/>
              <w:rPr>
                <w:ins w:id="7629" w:author="Опаева Лидия Арашаевна" w:date="2024-10-01T11:35:00Z"/>
              </w:rPr>
            </w:pPr>
            <w:ins w:id="7630" w:author="Опаева Лидия Арашаевна" w:date="2024-10-01T11:35:00Z">
              <w:r w:rsidRPr="007036CE">
                <w:t>Строка</w:t>
              </w:r>
            </w:ins>
          </w:p>
        </w:tc>
        <w:tc>
          <w:tcPr>
            <w:tcW w:w="300" w:type="pct"/>
          </w:tcPr>
          <w:p w14:paraId="662E13DB" w14:textId="77777777" w:rsidR="008D6D4D" w:rsidRPr="007036CE" w:rsidRDefault="008D6D4D" w:rsidP="008212CC">
            <w:pPr>
              <w:pStyle w:val="GOSTTablenorm"/>
              <w:rPr>
                <w:ins w:id="7631" w:author="Опаева Лидия Арашаевна" w:date="2024-10-01T11:35:00Z"/>
              </w:rPr>
            </w:pPr>
            <w:ins w:id="7632" w:author="Опаева Лидия Арашаевна" w:date="2024-10-01T11:35:00Z">
              <w:r w:rsidRPr="007036CE">
                <w:t>Да</w:t>
              </w:r>
            </w:ins>
          </w:p>
        </w:tc>
        <w:tc>
          <w:tcPr>
            <w:tcW w:w="315" w:type="pct"/>
          </w:tcPr>
          <w:p w14:paraId="10BCB41E" w14:textId="77777777" w:rsidR="008D6D4D" w:rsidRPr="007036CE" w:rsidRDefault="008D6D4D" w:rsidP="008212CC">
            <w:pPr>
              <w:pStyle w:val="GOSTTablenorm"/>
              <w:rPr>
                <w:ins w:id="7633" w:author="Опаева Лидия Арашаевна" w:date="2024-10-01T11:35:00Z"/>
              </w:rPr>
            </w:pPr>
            <w:ins w:id="7634" w:author="Опаева Лидия Арашаевна" w:date="2024-10-01T11:35:00Z">
              <w:r w:rsidRPr="007036CE">
                <w:t>&lt;=5</w:t>
              </w:r>
            </w:ins>
          </w:p>
        </w:tc>
        <w:tc>
          <w:tcPr>
            <w:tcW w:w="2035" w:type="pct"/>
          </w:tcPr>
          <w:p w14:paraId="3256AA88" w14:textId="77777777" w:rsidR="008D6D4D" w:rsidRPr="007036CE" w:rsidRDefault="008D6D4D" w:rsidP="008212CC">
            <w:pPr>
              <w:pStyle w:val="GOSTTablenorm"/>
              <w:rPr>
                <w:ins w:id="7635" w:author="Опаева Лидия Арашаевна" w:date="2024-10-01T11:35:00Z"/>
              </w:rPr>
            </w:pPr>
            <w:ins w:id="7636" w:author="Опаева Лидия Арашаевна" w:date="2024-10-01T11:35:00Z">
              <w:r w:rsidRPr="007036CE">
                <w:t xml:space="preserve">Указывается счет бухгалтерского учета в соответствии со справочником «План счетов» в </w:t>
              </w:r>
              <w:r w:rsidRPr="007036CE">
                <w:rPr>
                  <w:lang w:val="en-US"/>
                </w:rPr>
                <w:t>SVAP</w:t>
              </w:r>
              <w:r w:rsidRPr="007036CE">
                <w:t xml:space="preserve"> для отражения по дебету записи учета.</w:t>
              </w:r>
            </w:ins>
          </w:p>
          <w:p w14:paraId="41D8EFC2" w14:textId="77777777" w:rsidR="008D6D4D" w:rsidRPr="007036CE" w:rsidRDefault="008D6D4D" w:rsidP="008212CC">
            <w:pPr>
              <w:pStyle w:val="GOSTTablenorm"/>
              <w:rPr>
                <w:ins w:id="7637" w:author="Опаева Лидия Арашаевна" w:date="2024-10-01T11:35:00Z"/>
              </w:rPr>
            </w:pPr>
            <w:ins w:id="7638" w:author="Опаева Лидия Арашаевна" w:date="2024-10-01T11:35:00Z">
              <w:r w:rsidRPr="007036CE">
                <w:t>Если операция не подлежит отражению в бухгалтерском учете, то заполняется прочерком</w:t>
              </w:r>
            </w:ins>
          </w:p>
        </w:tc>
      </w:tr>
      <w:tr w:rsidR="008D6D4D" w:rsidRPr="007036CE" w14:paraId="415CCD1D" w14:textId="77777777" w:rsidTr="008212CC">
        <w:trPr>
          <w:ins w:id="7639" w:author="Опаева Лидия Арашаевна" w:date="2024-10-01T11:35:00Z"/>
        </w:trPr>
        <w:tc>
          <w:tcPr>
            <w:tcW w:w="1100" w:type="pct"/>
          </w:tcPr>
          <w:p w14:paraId="5FA97205" w14:textId="77777777" w:rsidR="008D6D4D" w:rsidRPr="007036CE" w:rsidRDefault="008D6D4D" w:rsidP="008212CC">
            <w:pPr>
              <w:pStyle w:val="GOSTTablenorm"/>
              <w:rPr>
                <w:ins w:id="7640" w:author="Опаева Лидия Арашаевна" w:date="2024-10-01T11:35:00Z"/>
              </w:rPr>
            </w:pPr>
            <w:ins w:id="7641" w:author="Опаева Лидия Арашаевна" w:date="2024-10-01T11:35:00Z">
              <w:r w:rsidRPr="007036CE">
                <w:t>Счет бухгалтерского учета по Кт</w:t>
              </w:r>
            </w:ins>
          </w:p>
        </w:tc>
        <w:tc>
          <w:tcPr>
            <w:tcW w:w="750" w:type="pct"/>
          </w:tcPr>
          <w:p w14:paraId="02880156" w14:textId="77777777" w:rsidR="008D6D4D" w:rsidRPr="007036CE" w:rsidRDefault="008D6D4D" w:rsidP="008212CC">
            <w:pPr>
              <w:pStyle w:val="GOSTTablenorm"/>
              <w:rPr>
                <w:ins w:id="7642" w:author="Опаева Лидия Арашаевна" w:date="2024-10-01T11:35:00Z"/>
              </w:rPr>
            </w:pPr>
            <w:ins w:id="7643" w:author="Опаева Лидия Арашаевна" w:date="2024-10-01T11:35:00Z">
              <w:r w:rsidRPr="007036CE">
                <w:rPr>
                  <w:b/>
                  <w:bCs/>
                  <w:szCs w:val="22"/>
                </w:rPr>
                <w:t>T0504833:</w:t>
              </w:r>
              <w:r w:rsidRPr="007036CE">
                <w:rPr>
                  <w:lang w:val="en-US"/>
                </w:rPr>
                <w:t>C</w:t>
              </w:r>
              <w:r w:rsidRPr="007036CE">
                <w:t>T_NSBU</w:t>
              </w:r>
            </w:ins>
          </w:p>
        </w:tc>
        <w:tc>
          <w:tcPr>
            <w:tcW w:w="500" w:type="pct"/>
          </w:tcPr>
          <w:p w14:paraId="36A7F9B7" w14:textId="77777777" w:rsidR="008D6D4D" w:rsidRPr="007036CE" w:rsidRDefault="008D6D4D" w:rsidP="008212CC">
            <w:pPr>
              <w:pStyle w:val="GOSTTablenorm"/>
              <w:rPr>
                <w:ins w:id="7644" w:author="Опаева Лидия Арашаевна" w:date="2024-10-01T11:35:00Z"/>
              </w:rPr>
            </w:pPr>
            <w:ins w:id="7645" w:author="Опаева Лидия Арашаевна" w:date="2024-10-01T11:35:00Z">
              <w:r w:rsidRPr="007036CE">
                <w:t>Строка</w:t>
              </w:r>
            </w:ins>
          </w:p>
        </w:tc>
        <w:tc>
          <w:tcPr>
            <w:tcW w:w="300" w:type="pct"/>
          </w:tcPr>
          <w:p w14:paraId="6523A12B" w14:textId="77777777" w:rsidR="008D6D4D" w:rsidRPr="007036CE" w:rsidRDefault="008D6D4D" w:rsidP="008212CC">
            <w:pPr>
              <w:pStyle w:val="GOSTTablenorm"/>
              <w:rPr>
                <w:ins w:id="7646" w:author="Опаева Лидия Арашаевна" w:date="2024-10-01T11:35:00Z"/>
              </w:rPr>
            </w:pPr>
            <w:ins w:id="7647" w:author="Опаева Лидия Арашаевна" w:date="2024-10-01T11:35:00Z">
              <w:r w:rsidRPr="007036CE">
                <w:t>Да</w:t>
              </w:r>
            </w:ins>
          </w:p>
        </w:tc>
        <w:tc>
          <w:tcPr>
            <w:tcW w:w="315" w:type="pct"/>
          </w:tcPr>
          <w:p w14:paraId="22EAEE9A" w14:textId="77777777" w:rsidR="008D6D4D" w:rsidRPr="007036CE" w:rsidRDefault="008D6D4D" w:rsidP="008212CC">
            <w:pPr>
              <w:pStyle w:val="GOSTTablenorm"/>
              <w:rPr>
                <w:ins w:id="7648" w:author="Опаева Лидия Арашаевна" w:date="2024-10-01T11:35:00Z"/>
              </w:rPr>
            </w:pPr>
            <w:ins w:id="7649" w:author="Опаева Лидия Арашаевна" w:date="2024-10-01T11:35:00Z">
              <w:r w:rsidRPr="007036CE">
                <w:t>&lt;=5</w:t>
              </w:r>
            </w:ins>
          </w:p>
        </w:tc>
        <w:tc>
          <w:tcPr>
            <w:tcW w:w="2035" w:type="pct"/>
          </w:tcPr>
          <w:p w14:paraId="29D046B7" w14:textId="77777777" w:rsidR="008D6D4D" w:rsidRPr="007036CE" w:rsidRDefault="008D6D4D" w:rsidP="008212CC">
            <w:pPr>
              <w:pStyle w:val="GOSTTablenorm"/>
              <w:rPr>
                <w:ins w:id="7650" w:author="Опаева Лидия Арашаевна" w:date="2024-10-01T11:35:00Z"/>
              </w:rPr>
            </w:pPr>
            <w:ins w:id="7651" w:author="Опаева Лидия Арашаевна" w:date="2024-10-01T11:35:00Z">
              <w:r w:rsidRPr="007036CE">
                <w:t xml:space="preserve">Указывается счет бухгалтерского учета в соответствии со справочником «План счетов» в </w:t>
              </w:r>
              <w:r w:rsidRPr="007036CE">
                <w:rPr>
                  <w:lang w:val="en-US"/>
                </w:rPr>
                <w:t>SVAP</w:t>
              </w:r>
              <w:r w:rsidRPr="007036CE">
                <w:t xml:space="preserve"> для отражения по кредиту записи учета.</w:t>
              </w:r>
            </w:ins>
          </w:p>
          <w:p w14:paraId="363599DF" w14:textId="77777777" w:rsidR="008D6D4D" w:rsidRPr="007036CE" w:rsidRDefault="008D6D4D" w:rsidP="008212CC">
            <w:pPr>
              <w:pStyle w:val="GOSTTablenorm"/>
              <w:rPr>
                <w:ins w:id="7652" w:author="Опаева Лидия Арашаевна" w:date="2024-10-01T11:35:00Z"/>
              </w:rPr>
            </w:pPr>
            <w:ins w:id="7653" w:author="Опаева Лидия Арашаевна" w:date="2024-10-01T11:35:00Z">
              <w:r w:rsidRPr="007036CE">
                <w:t>Если операция не подлежит отражению в бухгалтерском учете, то заполняется прочерком</w:t>
              </w:r>
            </w:ins>
          </w:p>
        </w:tc>
      </w:tr>
      <w:tr w:rsidR="008D6D4D" w:rsidRPr="007036CE" w14:paraId="5C5F7D5C" w14:textId="77777777" w:rsidTr="008212CC">
        <w:trPr>
          <w:ins w:id="7654" w:author="Опаева Лидия Арашаевна" w:date="2024-10-01T11:35:00Z"/>
        </w:trPr>
        <w:tc>
          <w:tcPr>
            <w:tcW w:w="1100" w:type="pct"/>
          </w:tcPr>
          <w:p w14:paraId="2035A7DB" w14:textId="77777777" w:rsidR="008D6D4D" w:rsidRPr="007036CE" w:rsidRDefault="008D6D4D" w:rsidP="008212CC">
            <w:pPr>
              <w:pStyle w:val="GOSTTablenorm"/>
              <w:rPr>
                <w:ins w:id="7655" w:author="Опаева Лидия Арашаевна" w:date="2024-10-01T11:35:00Z"/>
              </w:rPr>
            </w:pPr>
            <w:ins w:id="7656" w:author="Опаева Лидия Арашаевна" w:date="2024-10-01T11:35:00Z">
              <w:r w:rsidRPr="007036CE">
                <w:t>Контур по Дт</w:t>
              </w:r>
            </w:ins>
          </w:p>
        </w:tc>
        <w:tc>
          <w:tcPr>
            <w:tcW w:w="750" w:type="pct"/>
          </w:tcPr>
          <w:p w14:paraId="457539A0" w14:textId="77777777" w:rsidR="008D6D4D" w:rsidRPr="007036CE" w:rsidRDefault="008D6D4D" w:rsidP="008212CC">
            <w:pPr>
              <w:pStyle w:val="GOSTTablenorm"/>
              <w:rPr>
                <w:ins w:id="7657" w:author="Опаева Лидия Арашаевна" w:date="2024-10-01T11:35:00Z"/>
                <w:lang w:val="en-US"/>
              </w:rPr>
            </w:pPr>
            <w:ins w:id="7658" w:author="Опаева Лидия Арашаевна" w:date="2024-10-01T11:35:00Z">
              <w:r w:rsidRPr="007036CE">
                <w:rPr>
                  <w:b/>
                  <w:bCs/>
                  <w:szCs w:val="22"/>
                </w:rPr>
                <w:t>T0504833:</w:t>
              </w:r>
              <w:r w:rsidRPr="007036CE">
                <w:rPr>
                  <w:lang w:val="en-US"/>
                </w:rPr>
                <w:t>D</w:t>
              </w:r>
              <w:r w:rsidRPr="007036CE">
                <w:t>T_C</w:t>
              </w:r>
              <w:r w:rsidRPr="007036CE">
                <w:rPr>
                  <w:lang w:val="en-US"/>
                </w:rPr>
                <w:t>NT</w:t>
              </w:r>
            </w:ins>
          </w:p>
        </w:tc>
        <w:tc>
          <w:tcPr>
            <w:tcW w:w="500" w:type="pct"/>
          </w:tcPr>
          <w:p w14:paraId="3D308A63" w14:textId="77777777" w:rsidR="008D6D4D" w:rsidRPr="007036CE" w:rsidRDefault="008D6D4D" w:rsidP="008212CC">
            <w:pPr>
              <w:pStyle w:val="GOSTTablenorm"/>
              <w:rPr>
                <w:ins w:id="7659" w:author="Опаева Лидия Арашаевна" w:date="2024-10-01T11:35:00Z"/>
              </w:rPr>
            </w:pPr>
            <w:ins w:id="7660" w:author="Опаева Лидия Арашаевна" w:date="2024-10-01T11:35:00Z">
              <w:r w:rsidRPr="007036CE">
                <w:t>Строка</w:t>
              </w:r>
            </w:ins>
          </w:p>
        </w:tc>
        <w:tc>
          <w:tcPr>
            <w:tcW w:w="300" w:type="pct"/>
          </w:tcPr>
          <w:p w14:paraId="0A39DAF3" w14:textId="77777777" w:rsidR="008D6D4D" w:rsidRPr="007036CE" w:rsidRDefault="008D6D4D" w:rsidP="008212CC">
            <w:pPr>
              <w:pStyle w:val="GOSTTablenorm"/>
              <w:rPr>
                <w:ins w:id="7661" w:author="Опаева Лидия Арашаевна" w:date="2024-10-01T11:35:00Z"/>
              </w:rPr>
            </w:pPr>
            <w:ins w:id="7662" w:author="Опаева Лидия Арашаевна" w:date="2024-10-01T11:35:00Z">
              <w:r w:rsidRPr="007036CE">
                <w:t>Да</w:t>
              </w:r>
            </w:ins>
          </w:p>
        </w:tc>
        <w:tc>
          <w:tcPr>
            <w:tcW w:w="315" w:type="pct"/>
          </w:tcPr>
          <w:p w14:paraId="68914DBA" w14:textId="77777777" w:rsidR="008D6D4D" w:rsidRPr="007036CE" w:rsidRDefault="008D6D4D" w:rsidP="008212CC">
            <w:pPr>
              <w:pStyle w:val="GOSTTablenorm"/>
              <w:rPr>
                <w:ins w:id="7663" w:author="Опаева Лидия Арашаевна" w:date="2024-10-01T11:35:00Z"/>
              </w:rPr>
            </w:pPr>
            <w:ins w:id="7664" w:author="Опаева Лидия Арашаевна" w:date="2024-10-01T11:35:00Z">
              <w:r w:rsidRPr="007036CE">
                <w:t>=1</w:t>
              </w:r>
            </w:ins>
          </w:p>
        </w:tc>
        <w:tc>
          <w:tcPr>
            <w:tcW w:w="2035" w:type="pct"/>
          </w:tcPr>
          <w:p w14:paraId="295FD447" w14:textId="77777777" w:rsidR="008D6D4D" w:rsidRPr="007036CE" w:rsidRDefault="008D6D4D" w:rsidP="008212CC">
            <w:pPr>
              <w:pStyle w:val="GOSTTablenorm"/>
              <w:rPr>
                <w:ins w:id="7665" w:author="Опаева Лидия Арашаевна" w:date="2024-10-01T11:35:00Z"/>
              </w:rPr>
            </w:pPr>
            <w:ins w:id="7666" w:author="Опаева Лидия Арашаевна" w:date="2024-10-01T11:35:00Z">
              <w:r w:rsidRPr="007036CE">
                <w:t>Указывается значение аналитического признака «Контур» для отражения по дебету записи учета</w:t>
              </w:r>
            </w:ins>
          </w:p>
        </w:tc>
      </w:tr>
      <w:tr w:rsidR="008D6D4D" w:rsidRPr="007036CE" w14:paraId="4FD620DC" w14:textId="77777777" w:rsidTr="008212CC">
        <w:trPr>
          <w:ins w:id="7667" w:author="Опаева Лидия Арашаевна" w:date="2024-10-01T11:35:00Z"/>
        </w:trPr>
        <w:tc>
          <w:tcPr>
            <w:tcW w:w="1100" w:type="pct"/>
          </w:tcPr>
          <w:p w14:paraId="56591CE5" w14:textId="77777777" w:rsidR="008D6D4D" w:rsidRPr="007036CE" w:rsidRDefault="008D6D4D" w:rsidP="008212CC">
            <w:pPr>
              <w:pStyle w:val="GOSTTablenorm"/>
              <w:rPr>
                <w:ins w:id="7668" w:author="Опаева Лидия Арашаевна" w:date="2024-10-01T11:35:00Z"/>
              </w:rPr>
            </w:pPr>
            <w:ins w:id="7669" w:author="Опаева Лидия Арашаевна" w:date="2024-10-01T11:35:00Z">
              <w:r w:rsidRPr="007036CE">
                <w:t>Контур по Кт</w:t>
              </w:r>
            </w:ins>
          </w:p>
        </w:tc>
        <w:tc>
          <w:tcPr>
            <w:tcW w:w="750" w:type="pct"/>
          </w:tcPr>
          <w:p w14:paraId="33B65B4D" w14:textId="77777777" w:rsidR="008D6D4D" w:rsidRPr="007036CE" w:rsidRDefault="008D6D4D" w:rsidP="008212CC">
            <w:pPr>
              <w:pStyle w:val="GOSTTablenorm"/>
              <w:rPr>
                <w:ins w:id="7670" w:author="Опаева Лидия Арашаевна" w:date="2024-10-01T11:35:00Z"/>
              </w:rPr>
            </w:pPr>
            <w:ins w:id="7671" w:author="Опаева Лидия Арашаевна" w:date="2024-10-01T11:35:00Z">
              <w:r w:rsidRPr="007036CE">
                <w:rPr>
                  <w:b/>
                  <w:bCs/>
                  <w:szCs w:val="22"/>
                </w:rPr>
                <w:t>T0504833:</w:t>
              </w:r>
              <w:r w:rsidRPr="007036CE">
                <w:t>CT_C</w:t>
              </w:r>
              <w:r w:rsidRPr="007036CE">
                <w:rPr>
                  <w:lang w:val="en-US"/>
                </w:rPr>
                <w:t>NT</w:t>
              </w:r>
            </w:ins>
          </w:p>
        </w:tc>
        <w:tc>
          <w:tcPr>
            <w:tcW w:w="500" w:type="pct"/>
          </w:tcPr>
          <w:p w14:paraId="75D97834" w14:textId="77777777" w:rsidR="008D6D4D" w:rsidRPr="007036CE" w:rsidRDefault="008D6D4D" w:rsidP="008212CC">
            <w:pPr>
              <w:pStyle w:val="GOSTTablenorm"/>
              <w:rPr>
                <w:ins w:id="7672" w:author="Опаева Лидия Арашаевна" w:date="2024-10-01T11:35:00Z"/>
              </w:rPr>
            </w:pPr>
            <w:ins w:id="7673" w:author="Опаева Лидия Арашаевна" w:date="2024-10-01T11:35:00Z">
              <w:r w:rsidRPr="007036CE">
                <w:t>Строка</w:t>
              </w:r>
            </w:ins>
          </w:p>
        </w:tc>
        <w:tc>
          <w:tcPr>
            <w:tcW w:w="300" w:type="pct"/>
          </w:tcPr>
          <w:p w14:paraId="32E55DED" w14:textId="77777777" w:rsidR="008D6D4D" w:rsidRPr="007036CE" w:rsidRDefault="008D6D4D" w:rsidP="008212CC">
            <w:pPr>
              <w:pStyle w:val="GOSTTablenorm"/>
              <w:rPr>
                <w:ins w:id="7674" w:author="Опаева Лидия Арашаевна" w:date="2024-10-01T11:35:00Z"/>
              </w:rPr>
            </w:pPr>
            <w:ins w:id="7675" w:author="Опаева Лидия Арашаевна" w:date="2024-10-01T11:35:00Z">
              <w:r w:rsidRPr="007036CE">
                <w:t>Да</w:t>
              </w:r>
            </w:ins>
          </w:p>
        </w:tc>
        <w:tc>
          <w:tcPr>
            <w:tcW w:w="315" w:type="pct"/>
          </w:tcPr>
          <w:p w14:paraId="24510A77" w14:textId="77777777" w:rsidR="008D6D4D" w:rsidRPr="007036CE" w:rsidRDefault="008D6D4D" w:rsidP="008212CC">
            <w:pPr>
              <w:pStyle w:val="GOSTTablenorm"/>
              <w:rPr>
                <w:ins w:id="7676" w:author="Опаева Лидия Арашаевна" w:date="2024-10-01T11:35:00Z"/>
              </w:rPr>
            </w:pPr>
            <w:ins w:id="7677" w:author="Опаева Лидия Арашаевна" w:date="2024-10-01T11:35:00Z">
              <w:r w:rsidRPr="007036CE">
                <w:t>=1</w:t>
              </w:r>
            </w:ins>
          </w:p>
        </w:tc>
        <w:tc>
          <w:tcPr>
            <w:tcW w:w="2035" w:type="pct"/>
          </w:tcPr>
          <w:p w14:paraId="540B4801" w14:textId="77777777" w:rsidR="008D6D4D" w:rsidRPr="007036CE" w:rsidRDefault="008D6D4D" w:rsidP="008212CC">
            <w:pPr>
              <w:pStyle w:val="GOSTTablenorm"/>
              <w:rPr>
                <w:ins w:id="7678" w:author="Опаева Лидия Арашаевна" w:date="2024-10-01T11:35:00Z"/>
              </w:rPr>
            </w:pPr>
            <w:ins w:id="7679" w:author="Опаева Лидия Арашаевна" w:date="2024-10-01T11:35:00Z">
              <w:r w:rsidRPr="007036CE">
                <w:t>Указывается значение аналитического признака «Контур» для отражения по кредиту записи учета</w:t>
              </w:r>
            </w:ins>
          </w:p>
        </w:tc>
      </w:tr>
      <w:tr w:rsidR="008D6D4D" w:rsidRPr="007036CE" w14:paraId="31F87776" w14:textId="77777777" w:rsidTr="008212CC">
        <w:trPr>
          <w:ins w:id="7680" w:author="Опаева Лидия Арашаевна" w:date="2024-10-01T11:35:00Z"/>
        </w:trPr>
        <w:tc>
          <w:tcPr>
            <w:tcW w:w="1100" w:type="pct"/>
          </w:tcPr>
          <w:p w14:paraId="64B7713C" w14:textId="77777777" w:rsidR="008D6D4D" w:rsidRPr="007036CE" w:rsidRDefault="008D6D4D" w:rsidP="008212CC">
            <w:pPr>
              <w:pStyle w:val="GOSTTablenorm"/>
              <w:rPr>
                <w:ins w:id="7681" w:author="Опаева Лидия Арашаевна" w:date="2024-10-01T11:35:00Z"/>
              </w:rPr>
            </w:pPr>
            <w:ins w:id="7682" w:author="Опаева Лидия Арашаевна" w:date="2024-10-01T11:35:00Z">
              <w:r w:rsidRPr="007036CE">
                <w:t>Лицевой счет по Дт</w:t>
              </w:r>
            </w:ins>
          </w:p>
        </w:tc>
        <w:tc>
          <w:tcPr>
            <w:tcW w:w="750" w:type="pct"/>
          </w:tcPr>
          <w:p w14:paraId="6C7FF86A" w14:textId="77777777" w:rsidR="008D6D4D" w:rsidRPr="007036CE" w:rsidRDefault="008D6D4D" w:rsidP="008212CC">
            <w:pPr>
              <w:pStyle w:val="GOSTTablenorm"/>
              <w:rPr>
                <w:ins w:id="7683" w:author="Опаева Лидия Арашаевна" w:date="2024-10-01T11:35:00Z"/>
              </w:rPr>
            </w:pPr>
            <w:ins w:id="7684" w:author="Опаева Лидия Арашаевна" w:date="2024-10-01T11:35:00Z">
              <w:r w:rsidRPr="007036CE">
                <w:rPr>
                  <w:b/>
                  <w:bCs/>
                  <w:szCs w:val="22"/>
                </w:rPr>
                <w:t>T0504833:</w:t>
              </w:r>
              <w:r w:rsidRPr="007036CE">
                <w:t>DT_LS</w:t>
              </w:r>
            </w:ins>
          </w:p>
        </w:tc>
        <w:tc>
          <w:tcPr>
            <w:tcW w:w="500" w:type="pct"/>
          </w:tcPr>
          <w:p w14:paraId="0469F0C0" w14:textId="77777777" w:rsidR="008D6D4D" w:rsidRPr="007036CE" w:rsidRDefault="008D6D4D" w:rsidP="008212CC">
            <w:pPr>
              <w:pStyle w:val="GOSTTablenorm"/>
              <w:rPr>
                <w:ins w:id="7685" w:author="Опаева Лидия Арашаевна" w:date="2024-10-01T11:35:00Z"/>
              </w:rPr>
            </w:pPr>
            <w:ins w:id="7686" w:author="Опаева Лидия Арашаевна" w:date="2024-10-01T11:35:00Z">
              <w:r w:rsidRPr="007036CE">
                <w:t>Строка</w:t>
              </w:r>
            </w:ins>
          </w:p>
        </w:tc>
        <w:tc>
          <w:tcPr>
            <w:tcW w:w="300" w:type="pct"/>
          </w:tcPr>
          <w:p w14:paraId="6F459B23" w14:textId="77777777" w:rsidR="008D6D4D" w:rsidRPr="007036CE" w:rsidRDefault="008D6D4D" w:rsidP="008212CC">
            <w:pPr>
              <w:pStyle w:val="GOSTTablenorm"/>
              <w:rPr>
                <w:ins w:id="7687" w:author="Опаева Лидия Арашаевна" w:date="2024-10-01T11:35:00Z"/>
              </w:rPr>
            </w:pPr>
            <w:ins w:id="7688" w:author="Опаева Лидия Арашаевна" w:date="2024-10-01T11:35:00Z">
              <w:r w:rsidRPr="007036CE">
                <w:t>Да</w:t>
              </w:r>
            </w:ins>
          </w:p>
        </w:tc>
        <w:tc>
          <w:tcPr>
            <w:tcW w:w="315" w:type="pct"/>
          </w:tcPr>
          <w:p w14:paraId="5C5D800E" w14:textId="77777777" w:rsidR="008D6D4D" w:rsidRPr="007036CE" w:rsidRDefault="008D6D4D" w:rsidP="008212CC">
            <w:pPr>
              <w:pStyle w:val="GOSTTablenorm"/>
              <w:rPr>
                <w:ins w:id="7689" w:author="Опаева Лидия Арашаевна" w:date="2024-10-01T11:35:00Z"/>
              </w:rPr>
            </w:pPr>
            <w:ins w:id="7690" w:author="Опаева Лидия Арашаевна" w:date="2024-10-01T11:35:00Z">
              <w:r w:rsidRPr="007036CE">
                <w:t>&lt;=20</w:t>
              </w:r>
            </w:ins>
          </w:p>
        </w:tc>
        <w:tc>
          <w:tcPr>
            <w:tcW w:w="2035" w:type="pct"/>
          </w:tcPr>
          <w:p w14:paraId="0A067A1F" w14:textId="77777777" w:rsidR="008D6D4D" w:rsidRPr="007036CE" w:rsidRDefault="008D6D4D" w:rsidP="008212CC">
            <w:pPr>
              <w:pStyle w:val="GOSTTablenorm"/>
              <w:rPr>
                <w:ins w:id="7691" w:author="Опаева Лидия Арашаевна" w:date="2024-10-01T11:35:00Z"/>
              </w:rPr>
            </w:pPr>
            <w:ins w:id="7692" w:author="Опаева Лидия Арашаевна" w:date="2024-10-01T11:35:00Z">
              <w:r w:rsidRPr="007036CE">
                <w:t>Указывается значение аналитического признака «ЛС» (Лицевой счет) для отражения по дебету записи учета.</w:t>
              </w:r>
            </w:ins>
          </w:p>
          <w:p w14:paraId="3587B35B" w14:textId="77777777" w:rsidR="008D6D4D" w:rsidRPr="007036CE" w:rsidRDefault="008D6D4D" w:rsidP="008212CC">
            <w:pPr>
              <w:pStyle w:val="GOSTTablenorm"/>
              <w:rPr>
                <w:ins w:id="7693" w:author="Опаева Лидия Арашаевна" w:date="2024-10-01T11:35:00Z"/>
              </w:rPr>
            </w:pPr>
            <w:ins w:id="7694" w:author="Опаева Лидия Арашаевна" w:date="2024-10-01T11:35:00Z">
              <w:r w:rsidRPr="007036CE">
                <w:t>Допускается заполнение прочерком</w:t>
              </w:r>
            </w:ins>
          </w:p>
        </w:tc>
      </w:tr>
      <w:tr w:rsidR="008D6D4D" w:rsidRPr="007036CE" w14:paraId="009A7460" w14:textId="77777777" w:rsidTr="008212CC">
        <w:trPr>
          <w:ins w:id="7695" w:author="Опаева Лидия Арашаевна" w:date="2024-10-01T11:35:00Z"/>
        </w:trPr>
        <w:tc>
          <w:tcPr>
            <w:tcW w:w="1100" w:type="pct"/>
          </w:tcPr>
          <w:p w14:paraId="240BB5B2" w14:textId="77777777" w:rsidR="008D6D4D" w:rsidRPr="007036CE" w:rsidRDefault="008D6D4D" w:rsidP="008212CC">
            <w:pPr>
              <w:pStyle w:val="GOSTTablenorm"/>
              <w:rPr>
                <w:ins w:id="7696" w:author="Опаева Лидия Арашаевна" w:date="2024-10-01T11:35:00Z"/>
              </w:rPr>
            </w:pPr>
            <w:ins w:id="7697" w:author="Опаева Лидия Арашаевна" w:date="2024-10-01T11:35:00Z">
              <w:r w:rsidRPr="007036CE">
                <w:t>Лицевой счет по Кт</w:t>
              </w:r>
            </w:ins>
          </w:p>
        </w:tc>
        <w:tc>
          <w:tcPr>
            <w:tcW w:w="750" w:type="pct"/>
          </w:tcPr>
          <w:p w14:paraId="7046409B" w14:textId="77777777" w:rsidR="008D6D4D" w:rsidRPr="007036CE" w:rsidRDefault="008D6D4D" w:rsidP="008212CC">
            <w:pPr>
              <w:pStyle w:val="GOSTTablenorm"/>
              <w:rPr>
                <w:ins w:id="7698" w:author="Опаева Лидия Арашаевна" w:date="2024-10-01T11:35:00Z"/>
              </w:rPr>
            </w:pPr>
            <w:ins w:id="7699" w:author="Опаева Лидия Арашаевна" w:date="2024-10-01T11:35:00Z">
              <w:r w:rsidRPr="007036CE">
                <w:rPr>
                  <w:b/>
                  <w:bCs/>
                  <w:szCs w:val="22"/>
                </w:rPr>
                <w:t>T0504833:</w:t>
              </w:r>
              <w:r w:rsidRPr="007036CE">
                <w:t>CT_LS</w:t>
              </w:r>
            </w:ins>
          </w:p>
        </w:tc>
        <w:tc>
          <w:tcPr>
            <w:tcW w:w="500" w:type="pct"/>
          </w:tcPr>
          <w:p w14:paraId="52297D6F" w14:textId="77777777" w:rsidR="008D6D4D" w:rsidRPr="007036CE" w:rsidRDefault="008D6D4D" w:rsidP="008212CC">
            <w:pPr>
              <w:pStyle w:val="GOSTTablenorm"/>
              <w:rPr>
                <w:ins w:id="7700" w:author="Опаева Лидия Арашаевна" w:date="2024-10-01T11:35:00Z"/>
              </w:rPr>
            </w:pPr>
            <w:ins w:id="7701" w:author="Опаева Лидия Арашаевна" w:date="2024-10-01T11:35:00Z">
              <w:r w:rsidRPr="007036CE">
                <w:t>Строка</w:t>
              </w:r>
            </w:ins>
          </w:p>
        </w:tc>
        <w:tc>
          <w:tcPr>
            <w:tcW w:w="300" w:type="pct"/>
          </w:tcPr>
          <w:p w14:paraId="1CBDE05F" w14:textId="77777777" w:rsidR="008D6D4D" w:rsidRPr="007036CE" w:rsidRDefault="008D6D4D" w:rsidP="008212CC">
            <w:pPr>
              <w:pStyle w:val="GOSTTablenorm"/>
              <w:rPr>
                <w:ins w:id="7702" w:author="Опаева Лидия Арашаевна" w:date="2024-10-01T11:35:00Z"/>
              </w:rPr>
            </w:pPr>
            <w:ins w:id="7703" w:author="Опаева Лидия Арашаевна" w:date="2024-10-01T11:35:00Z">
              <w:r w:rsidRPr="007036CE">
                <w:t>Да</w:t>
              </w:r>
            </w:ins>
          </w:p>
        </w:tc>
        <w:tc>
          <w:tcPr>
            <w:tcW w:w="315" w:type="pct"/>
          </w:tcPr>
          <w:p w14:paraId="3B555635" w14:textId="77777777" w:rsidR="008D6D4D" w:rsidRPr="007036CE" w:rsidRDefault="008D6D4D" w:rsidP="008212CC">
            <w:pPr>
              <w:pStyle w:val="GOSTTablenorm"/>
              <w:rPr>
                <w:ins w:id="7704" w:author="Опаева Лидия Арашаевна" w:date="2024-10-01T11:35:00Z"/>
              </w:rPr>
            </w:pPr>
            <w:ins w:id="7705" w:author="Опаева Лидия Арашаевна" w:date="2024-10-01T11:35:00Z">
              <w:r w:rsidRPr="007036CE">
                <w:t>&lt;=20</w:t>
              </w:r>
            </w:ins>
          </w:p>
        </w:tc>
        <w:tc>
          <w:tcPr>
            <w:tcW w:w="2035" w:type="pct"/>
          </w:tcPr>
          <w:p w14:paraId="53D903D9" w14:textId="77777777" w:rsidR="008D6D4D" w:rsidRPr="007036CE" w:rsidRDefault="008D6D4D" w:rsidP="008212CC">
            <w:pPr>
              <w:pStyle w:val="GOSTTablenorm"/>
              <w:rPr>
                <w:ins w:id="7706" w:author="Опаева Лидия Арашаевна" w:date="2024-10-01T11:35:00Z"/>
              </w:rPr>
            </w:pPr>
            <w:ins w:id="7707" w:author="Опаева Лидия Арашаевна" w:date="2024-10-01T11:35:00Z">
              <w:r w:rsidRPr="007036CE">
                <w:t>Указывается значение аналитического признака «ЛС» (Лицевой счет) для отражения по кредиту записи учета.</w:t>
              </w:r>
            </w:ins>
          </w:p>
          <w:p w14:paraId="47757871" w14:textId="77777777" w:rsidR="008D6D4D" w:rsidRPr="007036CE" w:rsidRDefault="008D6D4D" w:rsidP="008212CC">
            <w:pPr>
              <w:pStyle w:val="GOSTTablenorm"/>
              <w:rPr>
                <w:ins w:id="7708" w:author="Опаева Лидия Арашаевна" w:date="2024-10-01T11:35:00Z"/>
              </w:rPr>
            </w:pPr>
            <w:ins w:id="7709" w:author="Опаева Лидия Арашаевна" w:date="2024-10-01T11:35:00Z">
              <w:r w:rsidRPr="007036CE">
                <w:t>Допускается заполнение прочерком</w:t>
              </w:r>
            </w:ins>
          </w:p>
        </w:tc>
      </w:tr>
      <w:tr w:rsidR="008D6D4D" w:rsidRPr="007036CE" w14:paraId="5FA333AD" w14:textId="77777777" w:rsidTr="008212CC">
        <w:trPr>
          <w:ins w:id="7710" w:author="Опаева Лидия Арашаевна" w:date="2024-10-01T11:35:00Z"/>
        </w:trPr>
        <w:tc>
          <w:tcPr>
            <w:tcW w:w="1100" w:type="pct"/>
          </w:tcPr>
          <w:p w14:paraId="406F3AE0" w14:textId="77777777" w:rsidR="008D6D4D" w:rsidRPr="007036CE" w:rsidRDefault="008D6D4D" w:rsidP="008212CC">
            <w:pPr>
              <w:pStyle w:val="GOSTTablenorm"/>
              <w:rPr>
                <w:ins w:id="7711" w:author="Опаева Лидия Арашаевна" w:date="2024-10-01T11:35:00Z"/>
              </w:rPr>
            </w:pPr>
            <w:ins w:id="7712" w:author="Опаева Лидия Арашаевна" w:date="2024-10-01T11:35:00Z">
              <w:r w:rsidRPr="007036CE">
                <w:t>Подведомственное учреждение по Дт</w:t>
              </w:r>
            </w:ins>
          </w:p>
        </w:tc>
        <w:tc>
          <w:tcPr>
            <w:tcW w:w="750" w:type="pct"/>
          </w:tcPr>
          <w:p w14:paraId="06327F78" w14:textId="77777777" w:rsidR="008D6D4D" w:rsidRPr="007036CE" w:rsidRDefault="008D6D4D" w:rsidP="008212CC">
            <w:pPr>
              <w:pStyle w:val="GOSTTablenorm"/>
              <w:rPr>
                <w:ins w:id="7713" w:author="Опаева Лидия Арашаевна" w:date="2024-10-01T11:35:00Z"/>
              </w:rPr>
            </w:pPr>
            <w:ins w:id="7714" w:author="Опаева Лидия Арашаевна" w:date="2024-10-01T11:35:00Z">
              <w:r w:rsidRPr="007036CE">
                <w:rPr>
                  <w:b/>
                  <w:bCs/>
                  <w:szCs w:val="22"/>
                </w:rPr>
                <w:t>T0504833:</w:t>
              </w:r>
              <w:r w:rsidRPr="007036CE">
                <w:t>DT_PUCH</w:t>
              </w:r>
            </w:ins>
          </w:p>
        </w:tc>
        <w:tc>
          <w:tcPr>
            <w:tcW w:w="500" w:type="pct"/>
          </w:tcPr>
          <w:p w14:paraId="5A50C03C" w14:textId="77777777" w:rsidR="008D6D4D" w:rsidRPr="007036CE" w:rsidRDefault="008D6D4D" w:rsidP="008212CC">
            <w:pPr>
              <w:pStyle w:val="GOSTTablenorm"/>
              <w:rPr>
                <w:ins w:id="7715" w:author="Опаева Лидия Арашаевна" w:date="2024-10-01T11:35:00Z"/>
              </w:rPr>
            </w:pPr>
            <w:ins w:id="7716" w:author="Опаева Лидия Арашаевна" w:date="2024-10-01T11:35:00Z">
              <w:r w:rsidRPr="007036CE">
                <w:t>Строка</w:t>
              </w:r>
            </w:ins>
          </w:p>
        </w:tc>
        <w:tc>
          <w:tcPr>
            <w:tcW w:w="300" w:type="pct"/>
          </w:tcPr>
          <w:p w14:paraId="66EBACFD" w14:textId="77777777" w:rsidR="008D6D4D" w:rsidRPr="007036CE" w:rsidRDefault="008D6D4D" w:rsidP="008212CC">
            <w:pPr>
              <w:pStyle w:val="GOSTTablenorm"/>
              <w:rPr>
                <w:ins w:id="7717" w:author="Опаева Лидия Арашаевна" w:date="2024-10-01T11:35:00Z"/>
              </w:rPr>
            </w:pPr>
            <w:ins w:id="7718" w:author="Опаева Лидия Арашаевна" w:date="2024-10-01T11:35:00Z">
              <w:r w:rsidRPr="007036CE">
                <w:t>Да</w:t>
              </w:r>
            </w:ins>
          </w:p>
        </w:tc>
        <w:tc>
          <w:tcPr>
            <w:tcW w:w="315" w:type="pct"/>
          </w:tcPr>
          <w:p w14:paraId="7A585507" w14:textId="77777777" w:rsidR="008D6D4D" w:rsidRPr="007036CE" w:rsidRDefault="008D6D4D" w:rsidP="008212CC">
            <w:pPr>
              <w:pStyle w:val="GOSTTablenorm"/>
              <w:rPr>
                <w:ins w:id="7719" w:author="Опаева Лидия Арашаевна" w:date="2024-10-01T11:35:00Z"/>
              </w:rPr>
            </w:pPr>
            <w:ins w:id="7720" w:author="Опаева Лидия Арашаевна" w:date="2024-10-01T11:35:00Z">
              <w:r w:rsidRPr="007036CE">
                <w:t>&lt;=25</w:t>
              </w:r>
            </w:ins>
          </w:p>
        </w:tc>
        <w:tc>
          <w:tcPr>
            <w:tcW w:w="2035" w:type="pct"/>
          </w:tcPr>
          <w:p w14:paraId="29C2D5B2" w14:textId="77777777" w:rsidR="008D6D4D" w:rsidRPr="007036CE" w:rsidRDefault="008D6D4D" w:rsidP="008212CC">
            <w:pPr>
              <w:pStyle w:val="GOSTTablenorm"/>
              <w:rPr>
                <w:ins w:id="7721" w:author="Опаева Лидия Арашаевна" w:date="2024-10-01T11:35:00Z"/>
              </w:rPr>
            </w:pPr>
            <w:ins w:id="7722" w:author="Опаева Лидия Арашаевна" w:date="2024-10-01T11:35:00Z">
              <w:r w:rsidRPr="007036CE">
                <w:t>Указывается значение аналитического признака «УБП» (Подведомственное учреждение, участник бюджетного процесса) для отражения по дебету записи учета.</w:t>
              </w:r>
            </w:ins>
          </w:p>
          <w:p w14:paraId="328CD3B9" w14:textId="77777777" w:rsidR="008D6D4D" w:rsidRPr="007036CE" w:rsidRDefault="008D6D4D" w:rsidP="008212CC">
            <w:pPr>
              <w:pStyle w:val="GOSTTablenorm"/>
              <w:rPr>
                <w:ins w:id="7723" w:author="Опаева Лидия Арашаевна" w:date="2024-10-01T11:35:00Z"/>
              </w:rPr>
            </w:pPr>
            <w:ins w:id="7724" w:author="Опаева Лидия Арашаевна" w:date="2024-10-01T11:35:00Z">
              <w:r w:rsidRPr="007036CE">
                <w:t>Допускается заполнение прочерком)</w:t>
              </w:r>
            </w:ins>
          </w:p>
        </w:tc>
      </w:tr>
      <w:tr w:rsidR="008D6D4D" w:rsidRPr="007036CE" w14:paraId="5800193B" w14:textId="77777777" w:rsidTr="008212CC">
        <w:trPr>
          <w:ins w:id="7725" w:author="Опаева Лидия Арашаевна" w:date="2024-10-01T11:35:00Z"/>
        </w:trPr>
        <w:tc>
          <w:tcPr>
            <w:tcW w:w="1100" w:type="pct"/>
          </w:tcPr>
          <w:p w14:paraId="13025B07" w14:textId="77777777" w:rsidR="008D6D4D" w:rsidRPr="007036CE" w:rsidRDefault="008D6D4D" w:rsidP="008212CC">
            <w:pPr>
              <w:pStyle w:val="GOSTTablenorm"/>
              <w:rPr>
                <w:ins w:id="7726" w:author="Опаева Лидия Арашаевна" w:date="2024-10-01T11:35:00Z"/>
              </w:rPr>
            </w:pPr>
            <w:ins w:id="7727" w:author="Опаева Лидия Арашаевна" w:date="2024-10-01T11:35:00Z">
              <w:r w:rsidRPr="007036CE">
                <w:lastRenderedPageBreak/>
                <w:t>Подведомственное учреждение по Кт</w:t>
              </w:r>
            </w:ins>
          </w:p>
        </w:tc>
        <w:tc>
          <w:tcPr>
            <w:tcW w:w="750" w:type="pct"/>
          </w:tcPr>
          <w:p w14:paraId="5C6AD397" w14:textId="77777777" w:rsidR="008D6D4D" w:rsidRPr="007036CE" w:rsidRDefault="008D6D4D" w:rsidP="008212CC">
            <w:pPr>
              <w:pStyle w:val="GOSTTablenorm"/>
              <w:rPr>
                <w:ins w:id="7728" w:author="Опаева Лидия Арашаевна" w:date="2024-10-01T11:35:00Z"/>
              </w:rPr>
            </w:pPr>
            <w:ins w:id="7729" w:author="Опаева Лидия Арашаевна" w:date="2024-10-01T11:35:00Z">
              <w:r w:rsidRPr="007036CE">
                <w:rPr>
                  <w:b/>
                  <w:bCs/>
                  <w:szCs w:val="22"/>
                </w:rPr>
                <w:t>T0504833:</w:t>
              </w:r>
              <w:r w:rsidRPr="007036CE">
                <w:t>CT_PUCH</w:t>
              </w:r>
            </w:ins>
          </w:p>
        </w:tc>
        <w:tc>
          <w:tcPr>
            <w:tcW w:w="500" w:type="pct"/>
          </w:tcPr>
          <w:p w14:paraId="09441C9A" w14:textId="77777777" w:rsidR="008D6D4D" w:rsidRPr="007036CE" w:rsidRDefault="008D6D4D" w:rsidP="008212CC">
            <w:pPr>
              <w:pStyle w:val="GOSTTablenorm"/>
              <w:rPr>
                <w:ins w:id="7730" w:author="Опаева Лидия Арашаевна" w:date="2024-10-01T11:35:00Z"/>
              </w:rPr>
            </w:pPr>
            <w:ins w:id="7731" w:author="Опаева Лидия Арашаевна" w:date="2024-10-01T11:35:00Z">
              <w:r w:rsidRPr="007036CE">
                <w:t>Строка</w:t>
              </w:r>
            </w:ins>
          </w:p>
        </w:tc>
        <w:tc>
          <w:tcPr>
            <w:tcW w:w="300" w:type="pct"/>
          </w:tcPr>
          <w:p w14:paraId="150A0422" w14:textId="77777777" w:rsidR="008D6D4D" w:rsidRPr="007036CE" w:rsidRDefault="008D6D4D" w:rsidP="008212CC">
            <w:pPr>
              <w:pStyle w:val="GOSTTablenorm"/>
              <w:rPr>
                <w:ins w:id="7732" w:author="Опаева Лидия Арашаевна" w:date="2024-10-01T11:35:00Z"/>
              </w:rPr>
            </w:pPr>
            <w:ins w:id="7733" w:author="Опаева Лидия Арашаевна" w:date="2024-10-01T11:35:00Z">
              <w:r w:rsidRPr="007036CE">
                <w:t>Да</w:t>
              </w:r>
            </w:ins>
          </w:p>
        </w:tc>
        <w:tc>
          <w:tcPr>
            <w:tcW w:w="315" w:type="pct"/>
          </w:tcPr>
          <w:p w14:paraId="3C4D4B11" w14:textId="77777777" w:rsidR="008D6D4D" w:rsidRPr="007036CE" w:rsidRDefault="008D6D4D" w:rsidP="008212CC">
            <w:pPr>
              <w:pStyle w:val="GOSTTablenorm"/>
              <w:rPr>
                <w:ins w:id="7734" w:author="Опаева Лидия Арашаевна" w:date="2024-10-01T11:35:00Z"/>
              </w:rPr>
            </w:pPr>
            <w:ins w:id="7735" w:author="Опаева Лидия Арашаевна" w:date="2024-10-01T11:35:00Z">
              <w:r w:rsidRPr="007036CE">
                <w:t>&lt;=25</w:t>
              </w:r>
            </w:ins>
          </w:p>
        </w:tc>
        <w:tc>
          <w:tcPr>
            <w:tcW w:w="2035" w:type="pct"/>
          </w:tcPr>
          <w:p w14:paraId="7C45A649" w14:textId="77777777" w:rsidR="008D6D4D" w:rsidRPr="007036CE" w:rsidRDefault="008D6D4D" w:rsidP="008212CC">
            <w:pPr>
              <w:pStyle w:val="GOSTTablenorm"/>
              <w:rPr>
                <w:ins w:id="7736" w:author="Опаева Лидия Арашаевна" w:date="2024-10-01T11:35:00Z"/>
              </w:rPr>
            </w:pPr>
            <w:ins w:id="7737" w:author="Опаева Лидия Арашаевна" w:date="2024-10-01T11:35:00Z">
              <w:r w:rsidRPr="007036CE">
                <w:t>Указывается значение аналитического признака «УБП» (Подведомственное учреждение, участник бюджетного процесса) для отражения по кредиту записи учета.</w:t>
              </w:r>
            </w:ins>
          </w:p>
          <w:p w14:paraId="170939EE" w14:textId="77777777" w:rsidR="008D6D4D" w:rsidRPr="007036CE" w:rsidRDefault="008D6D4D" w:rsidP="008212CC">
            <w:pPr>
              <w:pStyle w:val="GOSTTablenorm"/>
              <w:rPr>
                <w:ins w:id="7738" w:author="Опаева Лидия Арашаевна" w:date="2024-10-01T11:35:00Z"/>
              </w:rPr>
            </w:pPr>
            <w:ins w:id="7739" w:author="Опаева Лидия Арашаевна" w:date="2024-10-01T11:35:00Z">
              <w:r w:rsidRPr="007036CE">
                <w:t>Допускается заполнение прочерком</w:t>
              </w:r>
            </w:ins>
          </w:p>
        </w:tc>
      </w:tr>
      <w:tr w:rsidR="008D6D4D" w:rsidRPr="007036CE" w14:paraId="7D6F0CAC" w14:textId="77777777" w:rsidTr="008212CC">
        <w:trPr>
          <w:ins w:id="7740" w:author="Опаева Лидия Арашаевна" w:date="2024-10-01T11:35:00Z"/>
        </w:trPr>
        <w:tc>
          <w:tcPr>
            <w:tcW w:w="1100" w:type="pct"/>
          </w:tcPr>
          <w:p w14:paraId="16D4C800" w14:textId="77777777" w:rsidR="008D6D4D" w:rsidRPr="007036CE" w:rsidRDefault="008D6D4D" w:rsidP="008212CC">
            <w:pPr>
              <w:pStyle w:val="GOSTTablenorm"/>
              <w:rPr>
                <w:ins w:id="7741" w:author="Опаева Лидия Арашаевна" w:date="2024-10-01T11:35:00Z"/>
              </w:rPr>
            </w:pPr>
            <w:ins w:id="7742" w:author="Опаева Лидия Арашаевна" w:date="2024-10-01T11:35:00Z">
              <w:r w:rsidRPr="007036CE">
                <w:t>Код цели (аналитический код) по Дт</w:t>
              </w:r>
            </w:ins>
          </w:p>
        </w:tc>
        <w:tc>
          <w:tcPr>
            <w:tcW w:w="750" w:type="pct"/>
          </w:tcPr>
          <w:p w14:paraId="7C095A20" w14:textId="77777777" w:rsidR="008D6D4D" w:rsidRPr="007036CE" w:rsidRDefault="008D6D4D" w:rsidP="008212CC">
            <w:pPr>
              <w:pStyle w:val="GOSTTablenorm"/>
              <w:rPr>
                <w:ins w:id="7743" w:author="Опаева Лидия Арашаевна" w:date="2024-10-01T11:35:00Z"/>
              </w:rPr>
            </w:pPr>
            <w:ins w:id="7744" w:author="Опаева Лидия Арашаевна" w:date="2024-10-01T11:35:00Z">
              <w:r w:rsidRPr="007036CE">
                <w:rPr>
                  <w:b/>
                  <w:bCs/>
                  <w:szCs w:val="22"/>
                </w:rPr>
                <w:t>T0504833:</w:t>
              </w:r>
              <w:r w:rsidRPr="007036CE">
                <w:t>DT_KS</w:t>
              </w:r>
            </w:ins>
          </w:p>
        </w:tc>
        <w:tc>
          <w:tcPr>
            <w:tcW w:w="500" w:type="pct"/>
          </w:tcPr>
          <w:p w14:paraId="0DD36B53" w14:textId="77777777" w:rsidR="008D6D4D" w:rsidRPr="007036CE" w:rsidRDefault="008D6D4D" w:rsidP="008212CC">
            <w:pPr>
              <w:pStyle w:val="GOSTTablenorm"/>
              <w:rPr>
                <w:ins w:id="7745" w:author="Опаева Лидия Арашаевна" w:date="2024-10-01T11:35:00Z"/>
              </w:rPr>
            </w:pPr>
            <w:ins w:id="7746" w:author="Опаева Лидия Арашаевна" w:date="2024-10-01T11:35:00Z">
              <w:r w:rsidRPr="007036CE">
                <w:t>Строка</w:t>
              </w:r>
            </w:ins>
          </w:p>
        </w:tc>
        <w:tc>
          <w:tcPr>
            <w:tcW w:w="300" w:type="pct"/>
          </w:tcPr>
          <w:p w14:paraId="02C8FFA3" w14:textId="77777777" w:rsidR="008D6D4D" w:rsidRPr="007036CE" w:rsidRDefault="008D6D4D" w:rsidP="008212CC">
            <w:pPr>
              <w:pStyle w:val="GOSTTablenorm"/>
              <w:rPr>
                <w:ins w:id="7747" w:author="Опаева Лидия Арашаевна" w:date="2024-10-01T11:35:00Z"/>
              </w:rPr>
            </w:pPr>
            <w:ins w:id="7748" w:author="Опаева Лидия Арашаевна" w:date="2024-10-01T11:35:00Z">
              <w:r w:rsidRPr="007036CE">
                <w:t>Да</w:t>
              </w:r>
            </w:ins>
          </w:p>
        </w:tc>
        <w:tc>
          <w:tcPr>
            <w:tcW w:w="315" w:type="pct"/>
          </w:tcPr>
          <w:p w14:paraId="7403B155" w14:textId="77777777" w:rsidR="008D6D4D" w:rsidRPr="007036CE" w:rsidRDefault="008D6D4D" w:rsidP="008212CC">
            <w:pPr>
              <w:pStyle w:val="GOSTTablenorm"/>
              <w:rPr>
                <w:ins w:id="7749" w:author="Опаева Лидия Арашаевна" w:date="2024-10-01T11:35:00Z"/>
              </w:rPr>
            </w:pPr>
            <w:ins w:id="7750" w:author="Опаева Лидия Арашаевна" w:date="2024-10-01T11:35:00Z">
              <w:r w:rsidRPr="007036CE">
                <w:t>&lt;=25</w:t>
              </w:r>
            </w:ins>
          </w:p>
        </w:tc>
        <w:tc>
          <w:tcPr>
            <w:tcW w:w="2035" w:type="pct"/>
          </w:tcPr>
          <w:p w14:paraId="4CB6EEA9" w14:textId="77777777" w:rsidR="008D6D4D" w:rsidRPr="007036CE" w:rsidRDefault="008D6D4D" w:rsidP="008212CC">
            <w:pPr>
              <w:pStyle w:val="GOSTTablenorm"/>
              <w:rPr>
                <w:ins w:id="7751" w:author="Опаева Лидия Арашаевна" w:date="2024-10-01T11:35:00Z"/>
              </w:rPr>
            </w:pPr>
            <w:ins w:id="7752" w:author="Опаева Лидия Арашаевна" w:date="2024-10-01T11:35:00Z">
              <w:r w:rsidRPr="007036CE">
                <w:t>Указывается значение аналитического признака «Код цели» (Код цели, аналитический код) для отражения по дебету записи учета.</w:t>
              </w:r>
            </w:ins>
          </w:p>
          <w:p w14:paraId="20EE9FA4" w14:textId="77777777" w:rsidR="008D6D4D" w:rsidRPr="007036CE" w:rsidRDefault="008D6D4D" w:rsidP="008212CC">
            <w:pPr>
              <w:pStyle w:val="GOSTTablenorm"/>
              <w:rPr>
                <w:ins w:id="7753" w:author="Опаева Лидия Арашаевна" w:date="2024-10-01T11:35:00Z"/>
              </w:rPr>
            </w:pPr>
            <w:ins w:id="7754" w:author="Опаева Лидия Арашаевна" w:date="2024-10-01T11:35:00Z">
              <w:r w:rsidRPr="007036CE">
                <w:t>Допускается заполнение прочерком</w:t>
              </w:r>
            </w:ins>
          </w:p>
        </w:tc>
      </w:tr>
      <w:tr w:rsidR="008D6D4D" w:rsidRPr="007036CE" w14:paraId="054E6284" w14:textId="77777777" w:rsidTr="008212CC">
        <w:trPr>
          <w:ins w:id="7755" w:author="Опаева Лидия Арашаевна" w:date="2024-10-01T11:35:00Z"/>
        </w:trPr>
        <w:tc>
          <w:tcPr>
            <w:tcW w:w="1100" w:type="pct"/>
          </w:tcPr>
          <w:p w14:paraId="2846283C" w14:textId="77777777" w:rsidR="008D6D4D" w:rsidRPr="007036CE" w:rsidRDefault="008D6D4D" w:rsidP="008212CC">
            <w:pPr>
              <w:pStyle w:val="GOSTTablenorm"/>
              <w:rPr>
                <w:ins w:id="7756" w:author="Опаева Лидия Арашаевна" w:date="2024-10-01T11:35:00Z"/>
              </w:rPr>
            </w:pPr>
            <w:ins w:id="7757" w:author="Опаева Лидия Арашаевна" w:date="2024-10-01T11:35:00Z">
              <w:r w:rsidRPr="007036CE">
                <w:t>Код цели (аналитический код) по Кт</w:t>
              </w:r>
            </w:ins>
          </w:p>
        </w:tc>
        <w:tc>
          <w:tcPr>
            <w:tcW w:w="750" w:type="pct"/>
          </w:tcPr>
          <w:p w14:paraId="2682421E" w14:textId="77777777" w:rsidR="008D6D4D" w:rsidRPr="007036CE" w:rsidRDefault="008D6D4D" w:rsidP="008212CC">
            <w:pPr>
              <w:pStyle w:val="GOSTTablenorm"/>
              <w:rPr>
                <w:ins w:id="7758" w:author="Опаева Лидия Арашаевна" w:date="2024-10-01T11:35:00Z"/>
              </w:rPr>
            </w:pPr>
            <w:ins w:id="7759" w:author="Опаева Лидия Арашаевна" w:date="2024-10-01T11:35:00Z">
              <w:r w:rsidRPr="007036CE">
                <w:rPr>
                  <w:b/>
                  <w:bCs/>
                  <w:szCs w:val="22"/>
                </w:rPr>
                <w:t>T0504833:</w:t>
              </w:r>
              <w:r w:rsidRPr="007036CE">
                <w:t>CT_KS</w:t>
              </w:r>
            </w:ins>
          </w:p>
        </w:tc>
        <w:tc>
          <w:tcPr>
            <w:tcW w:w="500" w:type="pct"/>
          </w:tcPr>
          <w:p w14:paraId="6E2F34D7" w14:textId="77777777" w:rsidR="008D6D4D" w:rsidRPr="007036CE" w:rsidRDefault="008D6D4D" w:rsidP="008212CC">
            <w:pPr>
              <w:pStyle w:val="GOSTTablenorm"/>
              <w:rPr>
                <w:ins w:id="7760" w:author="Опаева Лидия Арашаевна" w:date="2024-10-01T11:35:00Z"/>
              </w:rPr>
            </w:pPr>
            <w:ins w:id="7761" w:author="Опаева Лидия Арашаевна" w:date="2024-10-01T11:35:00Z">
              <w:r w:rsidRPr="007036CE">
                <w:t>Строка</w:t>
              </w:r>
            </w:ins>
          </w:p>
        </w:tc>
        <w:tc>
          <w:tcPr>
            <w:tcW w:w="300" w:type="pct"/>
          </w:tcPr>
          <w:p w14:paraId="240B01EF" w14:textId="77777777" w:rsidR="008D6D4D" w:rsidRPr="007036CE" w:rsidRDefault="008D6D4D" w:rsidP="008212CC">
            <w:pPr>
              <w:pStyle w:val="GOSTTablenorm"/>
              <w:rPr>
                <w:ins w:id="7762" w:author="Опаева Лидия Арашаевна" w:date="2024-10-01T11:35:00Z"/>
              </w:rPr>
            </w:pPr>
            <w:ins w:id="7763" w:author="Опаева Лидия Арашаевна" w:date="2024-10-01T11:35:00Z">
              <w:r w:rsidRPr="007036CE">
                <w:t>Да</w:t>
              </w:r>
            </w:ins>
          </w:p>
        </w:tc>
        <w:tc>
          <w:tcPr>
            <w:tcW w:w="315" w:type="pct"/>
          </w:tcPr>
          <w:p w14:paraId="555601F8" w14:textId="77777777" w:rsidR="008D6D4D" w:rsidRPr="007036CE" w:rsidRDefault="008D6D4D" w:rsidP="008212CC">
            <w:pPr>
              <w:pStyle w:val="GOSTTablenorm"/>
              <w:rPr>
                <w:ins w:id="7764" w:author="Опаева Лидия Арашаевна" w:date="2024-10-01T11:35:00Z"/>
              </w:rPr>
            </w:pPr>
            <w:ins w:id="7765" w:author="Опаева Лидия Арашаевна" w:date="2024-10-01T11:35:00Z">
              <w:r w:rsidRPr="007036CE">
                <w:t>&lt;=25</w:t>
              </w:r>
            </w:ins>
          </w:p>
        </w:tc>
        <w:tc>
          <w:tcPr>
            <w:tcW w:w="2035" w:type="pct"/>
          </w:tcPr>
          <w:p w14:paraId="5F966042" w14:textId="77777777" w:rsidR="008D6D4D" w:rsidRPr="007036CE" w:rsidRDefault="008D6D4D" w:rsidP="008212CC">
            <w:pPr>
              <w:pStyle w:val="GOSTTablenorm"/>
              <w:rPr>
                <w:ins w:id="7766" w:author="Опаева Лидия Арашаевна" w:date="2024-10-01T11:35:00Z"/>
              </w:rPr>
            </w:pPr>
            <w:ins w:id="7767" w:author="Опаева Лидия Арашаевна" w:date="2024-10-01T11:35:00Z">
              <w:r w:rsidRPr="007036CE">
                <w:t>Указывается значение аналитического признака «Код цели» (Код цели, аналитический код) для отражения по кредиту записи учета.</w:t>
              </w:r>
            </w:ins>
          </w:p>
          <w:p w14:paraId="26F7A3A9" w14:textId="77777777" w:rsidR="008D6D4D" w:rsidRPr="007036CE" w:rsidRDefault="008D6D4D" w:rsidP="008212CC">
            <w:pPr>
              <w:pStyle w:val="GOSTTablenorm"/>
              <w:rPr>
                <w:ins w:id="7768" w:author="Опаева Лидия Арашаевна" w:date="2024-10-01T11:35:00Z"/>
              </w:rPr>
            </w:pPr>
            <w:ins w:id="7769" w:author="Опаева Лидия Арашаевна" w:date="2024-10-01T11:35:00Z">
              <w:r w:rsidRPr="007036CE">
                <w:t>Допускается заполнение прочерком</w:t>
              </w:r>
            </w:ins>
          </w:p>
        </w:tc>
      </w:tr>
      <w:tr w:rsidR="008D6D4D" w:rsidRPr="007036CE" w14:paraId="5C0EA02D" w14:textId="77777777" w:rsidTr="008212CC">
        <w:trPr>
          <w:ins w:id="7770" w:author="Опаева Лидия Арашаевна" w:date="2024-10-01T11:35:00Z"/>
        </w:trPr>
        <w:tc>
          <w:tcPr>
            <w:tcW w:w="1100" w:type="pct"/>
          </w:tcPr>
          <w:p w14:paraId="2B260672" w14:textId="77777777" w:rsidR="008D6D4D" w:rsidRPr="007036CE" w:rsidRDefault="008D6D4D" w:rsidP="008212CC">
            <w:pPr>
              <w:pStyle w:val="GOSTTablenorm"/>
              <w:rPr>
                <w:ins w:id="7771" w:author="Опаева Лидия Арашаевна" w:date="2024-10-01T11:35:00Z"/>
              </w:rPr>
            </w:pPr>
            <w:ins w:id="7772" w:author="Опаева Лидия Арашаевна" w:date="2024-10-01T11:35:00Z">
              <w:r w:rsidRPr="007036CE">
                <w:t>Бюджетное обязательство по Дт</w:t>
              </w:r>
            </w:ins>
          </w:p>
        </w:tc>
        <w:tc>
          <w:tcPr>
            <w:tcW w:w="750" w:type="pct"/>
          </w:tcPr>
          <w:p w14:paraId="6CD2087F" w14:textId="77777777" w:rsidR="008D6D4D" w:rsidRPr="007036CE" w:rsidRDefault="008D6D4D" w:rsidP="008212CC">
            <w:pPr>
              <w:pStyle w:val="GOSTTablenorm"/>
              <w:rPr>
                <w:ins w:id="7773" w:author="Опаева Лидия Арашаевна" w:date="2024-10-01T11:35:00Z"/>
              </w:rPr>
            </w:pPr>
            <w:ins w:id="7774" w:author="Опаева Лидия Арашаевна" w:date="2024-10-01T11:35:00Z">
              <w:r w:rsidRPr="007036CE">
                <w:rPr>
                  <w:b/>
                  <w:bCs/>
                  <w:szCs w:val="22"/>
                </w:rPr>
                <w:t>T0504833:</w:t>
              </w:r>
              <w:r w:rsidRPr="007036CE">
                <w:t>DT_BO</w:t>
              </w:r>
            </w:ins>
          </w:p>
        </w:tc>
        <w:tc>
          <w:tcPr>
            <w:tcW w:w="500" w:type="pct"/>
          </w:tcPr>
          <w:p w14:paraId="509CDC1C" w14:textId="77777777" w:rsidR="008D6D4D" w:rsidRPr="007036CE" w:rsidRDefault="008D6D4D" w:rsidP="008212CC">
            <w:pPr>
              <w:pStyle w:val="GOSTTablenorm"/>
              <w:rPr>
                <w:ins w:id="7775" w:author="Опаева Лидия Арашаевна" w:date="2024-10-01T11:35:00Z"/>
              </w:rPr>
            </w:pPr>
            <w:ins w:id="7776" w:author="Опаева Лидия Арашаевна" w:date="2024-10-01T11:35:00Z">
              <w:r w:rsidRPr="007036CE">
                <w:t>Строка</w:t>
              </w:r>
            </w:ins>
          </w:p>
        </w:tc>
        <w:tc>
          <w:tcPr>
            <w:tcW w:w="300" w:type="pct"/>
          </w:tcPr>
          <w:p w14:paraId="2CB4EE46" w14:textId="77777777" w:rsidR="008D6D4D" w:rsidRPr="007036CE" w:rsidRDefault="008D6D4D" w:rsidP="008212CC">
            <w:pPr>
              <w:pStyle w:val="GOSTTablenorm"/>
              <w:rPr>
                <w:ins w:id="7777" w:author="Опаева Лидия Арашаевна" w:date="2024-10-01T11:35:00Z"/>
              </w:rPr>
            </w:pPr>
            <w:ins w:id="7778" w:author="Опаева Лидия Арашаевна" w:date="2024-10-01T11:35:00Z">
              <w:r w:rsidRPr="007036CE">
                <w:t>Да</w:t>
              </w:r>
            </w:ins>
          </w:p>
        </w:tc>
        <w:tc>
          <w:tcPr>
            <w:tcW w:w="315" w:type="pct"/>
          </w:tcPr>
          <w:p w14:paraId="3425AD93" w14:textId="77777777" w:rsidR="008D6D4D" w:rsidRPr="007036CE" w:rsidRDefault="008D6D4D" w:rsidP="008212CC">
            <w:pPr>
              <w:pStyle w:val="GOSTTablenorm"/>
              <w:rPr>
                <w:ins w:id="7779" w:author="Опаева Лидия Арашаевна" w:date="2024-10-01T11:35:00Z"/>
              </w:rPr>
            </w:pPr>
            <w:ins w:id="7780" w:author="Опаева Лидия Арашаевна" w:date="2024-10-01T11:35:00Z">
              <w:r w:rsidRPr="007036CE">
                <w:t>&lt;=25</w:t>
              </w:r>
            </w:ins>
          </w:p>
        </w:tc>
        <w:tc>
          <w:tcPr>
            <w:tcW w:w="2035" w:type="pct"/>
          </w:tcPr>
          <w:p w14:paraId="2480B872" w14:textId="77777777" w:rsidR="008D6D4D" w:rsidRPr="007036CE" w:rsidRDefault="008D6D4D" w:rsidP="008212CC">
            <w:pPr>
              <w:pStyle w:val="GOSTTablenorm"/>
              <w:rPr>
                <w:ins w:id="7781" w:author="Опаева Лидия Арашаевна" w:date="2024-10-01T11:35:00Z"/>
              </w:rPr>
            </w:pPr>
            <w:ins w:id="7782" w:author="Опаева Лидия Арашаевна" w:date="2024-10-01T11:35:00Z">
              <w:r w:rsidRPr="007036CE">
                <w:t>Указывается значение аналитического признака «БО» (Бюджетное обязательство) для отражения по дебету записи учета.</w:t>
              </w:r>
            </w:ins>
          </w:p>
          <w:p w14:paraId="7930B14C" w14:textId="77777777" w:rsidR="008D6D4D" w:rsidRPr="007036CE" w:rsidRDefault="008D6D4D" w:rsidP="008212CC">
            <w:pPr>
              <w:pStyle w:val="GOSTTablenorm"/>
              <w:rPr>
                <w:ins w:id="7783" w:author="Опаева Лидия Арашаевна" w:date="2024-10-01T11:35:00Z"/>
              </w:rPr>
            </w:pPr>
            <w:ins w:id="7784" w:author="Опаева Лидия Арашаевна" w:date="2024-10-01T11:35:00Z">
              <w:r w:rsidRPr="007036CE">
                <w:t>Допускается заполнение прочерком</w:t>
              </w:r>
            </w:ins>
          </w:p>
        </w:tc>
      </w:tr>
      <w:tr w:rsidR="008D6D4D" w:rsidRPr="007036CE" w14:paraId="798E46EE" w14:textId="77777777" w:rsidTr="008212CC">
        <w:trPr>
          <w:ins w:id="7785" w:author="Опаева Лидия Арашаевна" w:date="2024-10-01T11:35:00Z"/>
        </w:trPr>
        <w:tc>
          <w:tcPr>
            <w:tcW w:w="1100" w:type="pct"/>
          </w:tcPr>
          <w:p w14:paraId="3823CA05" w14:textId="77777777" w:rsidR="008D6D4D" w:rsidRPr="007036CE" w:rsidRDefault="008D6D4D" w:rsidP="008212CC">
            <w:pPr>
              <w:pStyle w:val="GOSTTablenorm"/>
              <w:rPr>
                <w:ins w:id="7786" w:author="Опаева Лидия Арашаевна" w:date="2024-10-01T11:35:00Z"/>
              </w:rPr>
            </w:pPr>
            <w:ins w:id="7787" w:author="Опаева Лидия Арашаевна" w:date="2024-10-01T11:35:00Z">
              <w:r w:rsidRPr="007036CE">
                <w:t>Бюджетное обязательство по Кт</w:t>
              </w:r>
            </w:ins>
          </w:p>
        </w:tc>
        <w:tc>
          <w:tcPr>
            <w:tcW w:w="750" w:type="pct"/>
          </w:tcPr>
          <w:p w14:paraId="5009FC54" w14:textId="77777777" w:rsidR="008D6D4D" w:rsidRPr="007036CE" w:rsidRDefault="008D6D4D" w:rsidP="008212CC">
            <w:pPr>
              <w:pStyle w:val="GOSTTablenorm"/>
              <w:rPr>
                <w:ins w:id="7788" w:author="Опаева Лидия Арашаевна" w:date="2024-10-01T11:35:00Z"/>
              </w:rPr>
            </w:pPr>
            <w:ins w:id="7789" w:author="Опаева Лидия Арашаевна" w:date="2024-10-01T11:35:00Z">
              <w:r w:rsidRPr="007036CE">
                <w:rPr>
                  <w:b/>
                  <w:bCs/>
                  <w:szCs w:val="22"/>
                </w:rPr>
                <w:t>T0504833:</w:t>
              </w:r>
              <w:r w:rsidRPr="007036CE">
                <w:rPr>
                  <w:lang w:val="en-US"/>
                </w:rPr>
                <w:t>C</w:t>
              </w:r>
              <w:r w:rsidRPr="007036CE">
                <w:t>T_BO</w:t>
              </w:r>
            </w:ins>
          </w:p>
        </w:tc>
        <w:tc>
          <w:tcPr>
            <w:tcW w:w="500" w:type="pct"/>
          </w:tcPr>
          <w:p w14:paraId="2A220C8A" w14:textId="77777777" w:rsidR="008D6D4D" w:rsidRPr="007036CE" w:rsidRDefault="008D6D4D" w:rsidP="008212CC">
            <w:pPr>
              <w:pStyle w:val="GOSTTablenorm"/>
              <w:rPr>
                <w:ins w:id="7790" w:author="Опаева Лидия Арашаевна" w:date="2024-10-01T11:35:00Z"/>
              </w:rPr>
            </w:pPr>
            <w:ins w:id="7791" w:author="Опаева Лидия Арашаевна" w:date="2024-10-01T11:35:00Z">
              <w:r w:rsidRPr="007036CE">
                <w:t>Строка</w:t>
              </w:r>
            </w:ins>
          </w:p>
        </w:tc>
        <w:tc>
          <w:tcPr>
            <w:tcW w:w="300" w:type="pct"/>
          </w:tcPr>
          <w:p w14:paraId="7747E4CB" w14:textId="77777777" w:rsidR="008D6D4D" w:rsidRPr="007036CE" w:rsidRDefault="008D6D4D" w:rsidP="008212CC">
            <w:pPr>
              <w:pStyle w:val="GOSTTablenorm"/>
              <w:rPr>
                <w:ins w:id="7792" w:author="Опаева Лидия Арашаевна" w:date="2024-10-01T11:35:00Z"/>
              </w:rPr>
            </w:pPr>
            <w:ins w:id="7793" w:author="Опаева Лидия Арашаевна" w:date="2024-10-01T11:35:00Z">
              <w:r w:rsidRPr="007036CE">
                <w:t>Да</w:t>
              </w:r>
            </w:ins>
          </w:p>
        </w:tc>
        <w:tc>
          <w:tcPr>
            <w:tcW w:w="315" w:type="pct"/>
          </w:tcPr>
          <w:p w14:paraId="1C2137B5" w14:textId="77777777" w:rsidR="008D6D4D" w:rsidRPr="007036CE" w:rsidRDefault="008D6D4D" w:rsidP="008212CC">
            <w:pPr>
              <w:pStyle w:val="GOSTTablenorm"/>
              <w:rPr>
                <w:ins w:id="7794" w:author="Опаева Лидия Арашаевна" w:date="2024-10-01T11:35:00Z"/>
              </w:rPr>
            </w:pPr>
            <w:ins w:id="7795" w:author="Опаева Лидия Арашаевна" w:date="2024-10-01T11:35:00Z">
              <w:r w:rsidRPr="007036CE">
                <w:t>&lt;=25</w:t>
              </w:r>
            </w:ins>
          </w:p>
        </w:tc>
        <w:tc>
          <w:tcPr>
            <w:tcW w:w="2035" w:type="pct"/>
          </w:tcPr>
          <w:p w14:paraId="4162ED40" w14:textId="77777777" w:rsidR="008D6D4D" w:rsidRPr="007036CE" w:rsidRDefault="008D6D4D" w:rsidP="008212CC">
            <w:pPr>
              <w:pStyle w:val="GOSTTablenorm"/>
              <w:rPr>
                <w:ins w:id="7796" w:author="Опаева Лидия Арашаевна" w:date="2024-10-01T11:35:00Z"/>
              </w:rPr>
            </w:pPr>
            <w:ins w:id="7797" w:author="Опаева Лидия Арашаевна" w:date="2024-10-01T11:35:00Z">
              <w:r w:rsidRPr="007036CE">
                <w:t>Указывается значение аналитического признака «БО» (Бюджетное обязательство) для отражения по кредиту записи учета.</w:t>
              </w:r>
            </w:ins>
          </w:p>
          <w:p w14:paraId="0B348991" w14:textId="77777777" w:rsidR="008D6D4D" w:rsidRPr="007036CE" w:rsidRDefault="008D6D4D" w:rsidP="008212CC">
            <w:pPr>
              <w:pStyle w:val="GOSTTablenorm"/>
              <w:rPr>
                <w:ins w:id="7798" w:author="Опаева Лидия Арашаевна" w:date="2024-10-01T11:35:00Z"/>
              </w:rPr>
            </w:pPr>
            <w:ins w:id="7799" w:author="Опаева Лидия Арашаевна" w:date="2024-10-01T11:35:00Z">
              <w:r w:rsidRPr="007036CE">
                <w:t>Допускается заполнение прочерком</w:t>
              </w:r>
            </w:ins>
          </w:p>
        </w:tc>
      </w:tr>
      <w:tr w:rsidR="008D6D4D" w:rsidRPr="007036CE" w14:paraId="732752E2" w14:textId="77777777" w:rsidTr="008212CC">
        <w:trPr>
          <w:ins w:id="7800" w:author="Опаева Лидия Арашаевна" w:date="2024-10-01T11:35:00Z"/>
        </w:trPr>
        <w:tc>
          <w:tcPr>
            <w:tcW w:w="1100" w:type="pct"/>
          </w:tcPr>
          <w:p w14:paraId="62440EB2" w14:textId="77777777" w:rsidR="008D6D4D" w:rsidRPr="007036CE" w:rsidRDefault="008D6D4D" w:rsidP="008212CC">
            <w:pPr>
              <w:pStyle w:val="GOSTTablenorm"/>
              <w:rPr>
                <w:ins w:id="7801" w:author="Опаева Лидия Арашаевна" w:date="2024-10-01T11:35:00Z"/>
              </w:rPr>
            </w:pPr>
            <w:ins w:id="7802" w:author="Опаева Лидия Арашаевна" w:date="2024-10-01T11:35:00Z">
              <w:r w:rsidRPr="007036CE">
                <w:t>ОКТМО по Дт</w:t>
              </w:r>
            </w:ins>
          </w:p>
        </w:tc>
        <w:tc>
          <w:tcPr>
            <w:tcW w:w="750" w:type="pct"/>
          </w:tcPr>
          <w:p w14:paraId="67F4B4C7" w14:textId="77777777" w:rsidR="008D6D4D" w:rsidRPr="007036CE" w:rsidRDefault="008D6D4D" w:rsidP="008212CC">
            <w:pPr>
              <w:pStyle w:val="GOSTTablenorm"/>
              <w:rPr>
                <w:ins w:id="7803" w:author="Опаева Лидия Арашаевна" w:date="2024-10-01T11:35:00Z"/>
                <w:lang w:val="en-US"/>
              </w:rPr>
            </w:pPr>
            <w:ins w:id="7804" w:author="Опаева Лидия Арашаевна" w:date="2024-10-01T11:35:00Z">
              <w:r w:rsidRPr="007036CE">
                <w:rPr>
                  <w:b/>
                  <w:bCs/>
                  <w:szCs w:val="22"/>
                </w:rPr>
                <w:t>T0504833:</w:t>
              </w:r>
              <w:r w:rsidRPr="007036CE">
                <w:t>DT_</w:t>
              </w:r>
              <w:r w:rsidRPr="007036CE">
                <w:rPr>
                  <w:lang w:val="en-US"/>
                </w:rPr>
                <w:t>OKTMO</w:t>
              </w:r>
            </w:ins>
          </w:p>
        </w:tc>
        <w:tc>
          <w:tcPr>
            <w:tcW w:w="500" w:type="pct"/>
          </w:tcPr>
          <w:p w14:paraId="31C828A2" w14:textId="77777777" w:rsidR="008D6D4D" w:rsidRPr="007036CE" w:rsidRDefault="008D6D4D" w:rsidP="008212CC">
            <w:pPr>
              <w:pStyle w:val="GOSTTablenorm"/>
              <w:rPr>
                <w:ins w:id="7805" w:author="Опаева Лидия Арашаевна" w:date="2024-10-01T11:35:00Z"/>
              </w:rPr>
            </w:pPr>
            <w:ins w:id="7806" w:author="Опаева Лидия Арашаевна" w:date="2024-10-01T11:35:00Z">
              <w:r w:rsidRPr="007036CE">
                <w:t>Строка</w:t>
              </w:r>
            </w:ins>
          </w:p>
        </w:tc>
        <w:tc>
          <w:tcPr>
            <w:tcW w:w="300" w:type="pct"/>
          </w:tcPr>
          <w:p w14:paraId="66CBAFBB" w14:textId="77777777" w:rsidR="008D6D4D" w:rsidRPr="007036CE" w:rsidRDefault="008D6D4D" w:rsidP="008212CC">
            <w:pPr>
              <w:pStyle w:val="GOSTTablenorm"/>
              <w:rPr>
                <w:ins w:id="7807" w:author="Опаева Лидия Арашаевна" w:date="2024-10-01T11:35:00Z"/>
              </w:rPr>
            </w:pPr>
            <w:ins w:id="7808" w:author="Опаева Лидия Арашаевна" w:date="2024-10-01T11:35:00Z">
              <w:r w:rsidRPr="007036CE">
                <w:t>Да</w:t>
              </w:r>
            </w:ins>
          </w:p>
        </w:tc>
        <w:tc>
          <w:tcPr>
            <w:tcW w:w="315" w:type="pct"/>
          </w:tcPr>
          <w:p w14:paraId="2F2193D1" w14:textId="77777777" w:rsidR="008D6D4D" w:rsidRPr="007036CE" w:rsidRDefault="008D6D4D" w:rsidP="008212CC">
            <w:pPr>
              <w:pStyle w:val="GOSTTablenorm"/>
              <w:rPr>
                <w:ins w:id="7809" w:author="Опаева Лидия Арашаевна" w:date="2024-10-01T11:35:00Z"/>
              </w:rPr>
            </w:pPr>
            <w:ins w:id="7810" w:author="Опаева Лидия Арашаевна" w:date="2024-10-01T11:35:00Z">
              <w:r w:rsidRPr="007036CE">
                <w:t>&lt;=25</w:t>
              </w:r>
            </w:ins>
          </w:p>
        </w:tc>
        <w:tc>
          <w:tcPr>
            <w:tcW w:w="2035" w:type="pct"/>
          </w:tcPr>
          <w:p w14:paraId="36308E92" w14:textId="77777777" w:rsidR="008D6D4D" w:rsidRPr="007036CE" w:rsidRDefault="008D6D4D" w:rsidP="008212CC">
            <w:pPr>
              <w:pStyle w:val="GOSTTablenorm"/>
              <w:rPr>
                <w:ins w:id="7811" w:author="Опаева Лидия Арашаевна" w:date="2024-10-01T11:35:00Z"/>
              </w:rPr>
            </w:pPr>
            <w:ins w:id="7812" w:author="Опаева Лидия Арашаевна" w:date="2024-10-01T11:35:00Z">
              <w:r w:rsidRPr="007036CE">
                <w:t>Указывается значение аналитического признака «ОКТМО» для отражения по дебету записи учета.</w:t>
              </w:r>
            </w:ins>
          </w:p>
          <w:p w14:paraId="7FDA421D" w14:textId="77777777" w:rsidR="008D6D4D" w:rsidRPr="007036CE" w:rsidRDefault="008D6D4D" w:rsidP="008212CC">
            <w:pPr>
              <w:pStyle w:val="GOSTTablenorm"/>
              <w:rPr>
                <w:ins w:id="7813" w:author="Опаева Лидия Арашаевна" w:date="2024-10-01T11:35:00Z"/>
              </w:rPr>
            </w:pPr>
            <w:ins w:id="7814" w:author="Опаева Лидия Арашаевна" w:date="2024-10-01T11:35:00Z">
              <w:r w:rsidRPr="007036CE">
                <w:t>Допускается заполнение прочерком</w:t>
              </w:r>
            </w:ins>
          </w:p>
        </w:tc>
      </w:tr>
      <w:tr w:rsidR="008D6D4D" w:rsidRPr="007036CE" w14:paraId="25287DF6" w14:textId="77777777" w:rsidTr="008212CC">
        <w:trPr>
          <w:ins w:id="7815" w:author="Опаева Лидия Арашаевна" w:date="2024-10-01T11:35:00Z"/>
        </w:trPr>
        <w:tc>
          <w:tcPr>
            <w:tcW w:w="1100" w:type="pct"/>
          </w:tcPr>
          <w:p w14:paraId="46A3AE26" w14:textId="77777777" w:rsidR="008D6D4D" w:rsidRPr="007036CE" w:rsidRDefault="008D6D4D" w:rsidP="008212CC">
            <w:pPr>
              <w:pStyle w:val="GOSTTablenorm"/>
              <w:rPr>
                <w:ins w:id="7816" w:author="Опаева Лидия Арашаевна" w:date="2024-10-01T11:35:00Z"/>
              </w:rPr>
            </w:pPr>
            <w:ins w:id="7817" w:author="Опаева Лидия Арашаевна" w:date="2024-10-01T11:35:00Z">
              <w:r w:rsidRPr="007036CE">
                <w:t>ОКТМО по Кт</w:t>
              </w:r>
            </w:ins>
          </w:p>
        </w:tc>
        <w:tc>
          <w:tcPr>
            <w:tcW w:w="750" w:type="pct"/>
          </w:tcPr>
          <w:p w14:paraId="105CC000" w14:textId="77777777" w:rsidR="008D6D4D" w:rsidRPr="007036CE" w:rsidRDefault="008D6D4D" w:rsidP="008212CC">
            <w:pPr>
              <w:pStyle w:val="GOSTTablenorm"/>
              <w:rPr>
                <w:ins w:id="7818" w:author="Опаева Лидия Арашаевна" w:date="2024-10-01T11:35:00Z"/>
                <w:lang w:val="en-US"/>
              </w:rPr>
            </w:pPr>
            <w:ins w:id="7819" w:author="Опаева Лидия Арашаевна" w:date="2024-10-01T11:35:00Z">
              <w:r w:rsidRPr="007036CE">
                <w:rPr>
                  <w:b/>
                  <w:bCs/>
                  <w:szCs w:val="22"/>
                </w:rPr>
                <w:t>T0504833:</w:t>
              </w:r>
              <w:r w:rsidRPr="007036CE">
                <w:rPr>
                  <w:lang w:val="en-US"/>
                </w:rPr>
                <w:t>C</w:t>
              </w:r>
              <w:r w:rsidRPr="007036CE">
                <w:t>T_</w:t>
              </w:r>
              <w:r w:rsidRPr="007036CE">
                <w:rPr>
                  <w:lang w:val="en-US"/>
                </w:rPr>
                <w:t>OKTMO</w:t>
              </w:r>
            </w:ins>
          </w:p>
        </w:tc>
        <w:tc>
          <w:tcPr>
            <w:tcW w:w="500" w:type="pct"/>
          </w:tcPr>
          <w:p w14:paraId="513E6B75" w14:textId="77777777" w:rsidR="008D6D4D" w:rsidRPr="007036CE" w:rsidRDefault="008D6D4D" w:rsidP="008212CC">
            <w:pPr>
              <w:pStyle w:val="GOSTTablenorm"/>
              <w:rPr>
                <w:ins w:id="7820" w:author="Опаева Лидия Арашаевна" w:date="2024-10-01T11:35:00Z"/>
              </w:rPr>
            </w:pPr>
            <w:ins w:id="7821" w:author="Опаева Лидия Арашаевна" w:date="2024-10-01T11:35:00Z">
              <w:r w:rsidRPr="007036CE">
                <w:t>Строка</w:t>
              </w:r>
            </w:ins>
          </w:p>
        </w:tc>
        <w:tc>
          <w:tcPr>
            <w:tcW w:w="300" w:type="pct"/>
          </w:tcPr>
          <w:p w14:paraId="62AD4ED4" w14:textId="77777777" w:rsidR="008D6D4D" w:rsidRPr="007036CE" w:rsidRDefault="008D6D4D" w:rsidP="008212CC">
            <w:pPr>
              <w:pStyle w:val="GOSTTablenorm"/>
              <w:rPr>
                <w:ins w:id="7822" w:author="Опаева Лидия Арашаевна" w:date="2024-10-01T11:35:00Z"/>
              </w:rPr>
            </w:pPr>
            <w:ins w:id="7823" w:author="Опаева Лидия Арашаевна" w:date="2024-10-01T11:35:00Z">
              <w:r w:rsidRPr="007036CE">
                <w:t>Да</w:t>
              </w:r>
            </w:ins>
          </w:p>
        </w:tc>
        <w:tc>
          <w:tcPr>
            <w:tcW w:w="315" w:type="pct"/>
          </w:tcPr>
          <w:p w14:paraId="2DB6075D" w14:textId="77777777" w:rsidR="008D6D4D" w:rsidRPr="007036CE" w:rsidRDefault="008D6D4D" w:rsidP="008212CC">
            <w:pPr>
              <w:pStyle w:val="GOSTTablenorm"/>
              <w:rPr>
                <w:ins w:id="7824" w:author="Опаева Лидия Арашаевна" w:date="2024-10-01T11:35:00Z"/>
              </w:rPr>
            </w:pPr>
            <w:ins w:id="7825" w:author="Опаева Лидия Арашаевна" w:date="2024-10-01T11:35:00Z">
              <w:r w:rsidRPr="007036CE">
                <w:t>&lt;=25</w:t>
              </w:r>
            </w:ins>
          </w:p>
        </w:tc>
        <w:tc>
          <w:tcPr>
            <w:tcW w:w="2035" w:type="pct"/>
          </w:tcPr>
          <w:p w14:paraId="3B45474A" w14:textId="77777777" w:rsidR="008D6D4D" w:rsidRPr="007036CE" w:rsidRDefault="008D6D4D" w:rsidP="008212CC">
            <w:pPr>
              <w:pStyle w:val="GOSTTablenorm"/>
              <w:rPr>
                <w:ins w:id="7826" w:author="Опаева Лидия Арашаевна" w:date="2024-10-01T11:35:00Z"/>
              </w:rPr>
            </w:pPr>
            <w:ins w:id="7827" w:author="Опаева Лидия Арашаевна" w:date="2024-10-01T11:35:00Z">
              <w:r w:rsidRPr="007036CE">
                <w:t>Указывается значение аналитического признака «ОКТМО» для отражения по кредиту записи учета.</w:t>
              </w:r>
            </w:ins>
          </w:p>
          <w:p w14:paraId="6BCCA6D1" w14:textId="77777777" w:rsidR="008D6D4D" w:rsidRPr="007036CE" w:rsidRDefault="008D6D4D" w:rsidP="008212CC">
            <w:pPr>
              <w:pStyle w:val="GOSTTablenorm"/>
              <w:rPr>
                <w:ins w:id="7828" w:author="Опаева Лидия Арашаевна" w:date="2024-10-01T11:35:00Z"/>
              </w:rPr>
            </w:pPr>
            <w:ins w:id="7829" w:author="Опаева Лидия Арашаевна" w:date="2024-10-01T11:35:00Z">
              <w:r w:rsidRPr="007036CE">
                <w:t>Допускается заполнение прочерком</w:t>
              </w:r>
            </w:ins>
          </w:p>
        </w:tc>
      </w:tr>
      <w:tr w:rsidR="008D6D4D" w:rsidRPr="007036CE" w14:paraId="23C2AA4B" w14:textId="77777777" w:rsidTr="008212CC">
        <w:trPr>
          <w:ins w:id="7830" w:author="Опаева Лидия Арашаевна" w:date="2024-10-01T11:35:00Z"/>
        </w:trPr>
        <w:tc>
          <w:tcPr>
            <w:tcW w:w="1100" w:type="pct"/>
          </w:tcPr>
          <w:p w14:paraId="1D751EB6" w14:textId="77777777" w:rsidR="008D6D4D" w:rsidRPr="007036CE" w:rsidRDefault="008D6D4D" w:rsidP="008212CC">
            <w:pPr>
              <w:pStyle w:val="GOSTTablenorm"/>
              <w:rPr>
                <w:ins w:id="7831" w:author="Опаева Лидия Арашаевна" w:date="2024-10-01T11:35:00Z"/>
              </w:rPr>
            </w:pPr>
            <w:ins w:id="7832" w:author="Опаева Лидия Арашаевна" w:date="2024-10-01T11:35:00Z">
              <w:r w:rsidRPr="007036CE">
                <w:t>Признак заключительных оборотов по Дт</w:t>
              </w:r>
            </w:ins>
          </w:p>
        </w:tc>
        <w:tc>
          <w:tcPr>
            <w:tcW w:w="750" w:type="pct"/>
          </w:tcPr>
          <w:p w14:paraId="3127E583" w14:textId="77777777" w:rsidR="008D6D4D" w:rsidRPr="007036CE" w:rsidRDefault="008D6D4D" w:rsidP="008212CC">
            <w:pPr>
              <w:pStyle w:val="GOSTTablenorm"/>
              <w:rPr>
                <w:ins w:id="7833" w:author="Опаева Лидия Арашаевна" w:date="2024-10-01T11:35:00Z"/>
              </w:rPr>
            </w:pPr>
            <w:ins w:id="7834" w:author="Опаева Лидия Арашаевна" w:date="2024-10-01T11:35:00Z">
              <w:r w:rsidRPr="007036CE">
                <w:rPr>
                  <w:b/>
                  <w:bCs/>
                  <w:szCs w:val="22"/>
                </w:rPr>
                <w:t>T0504833:</w:t>
              </w:r>
              <w:r w:rsidRPr="007036CE">
                <w:t>DT_PZO</w:t>
              </w:r>
            </w:ins>
          </w:p>
        </w:tc>
        <w:tc>
          <w:tcPr>
            <w:tcW w:w="500" w:type="pct"/>
          </w:tcPr>
          <w:p w14:paraId="629CB1AC" w14:textId="77777777" w:rsidR="008D6D4D" w:rsidRPr="007036CE" w:rsidRDefault="008D6D4D" w:rsidP="008212CC">
            <w:pPr>
              <w:pStyle w:val="GOSTTablenorm"/>
              <w:rPr>
                <w:ins w:id="7835" w:author="Опаева Лидия Арашаевна" w:date="2024-10-01T11:35:00Z"/>
              </w:rPr>
            </w:pPr>
            <w:ins w:id="7836" w:author="Опаева Лидия Арашаевна" w:date="2024-10-01T11:35:00Z">
              <w:r w:rsidRPr="007036CE">
                <w:t>Строка</w:t>
              </w:r>
            </w:ins>
          </w:p>
        </w:tc>
        <w:tc>
          <w:tcPr>
            <w:tcW w:w="300" w:type="pct"/>
          </w:tcPr>
          <w:p w14:paraId="30590095" w14:textId="77777777" w:rsidR="008D6D4D" w:rsidRPr="007036CE" w:rsidRDefault="008D6D4D" w:rsidP="008212CC">
            <w:pPr>
              <w:pStyle w:val="GOSTTablenorm"/>
              <w:rPr>
                <w:ins w:id="7837" w:author="Опаева Лидия Арашаевна" w:date="2024-10-01T11:35:00Z"/>
              </w:rPr>
            </w:pPr>
            <w:ins w:id="7838" w:author="Опаева Лидия Арашаевна" w:date="2024-10-01T11:35:00Z">
              <w:r w:rsidRPr="007036CE">
                <w:t>Да</w:t>
              </w:r>
            </w:ins>
          </w:p>
        </w:tc>
        <w:tc>
          <w:tcPr>
            <w:tcW w:w="315" w:type="pct"/>
          </w:tcPr>
          <w:p w14:paraId="61781996" w14:textId="77777777" w:rsidR="008D6D4D" w:rsidRPr="007036CE" w:rsidRDefault="008D6D4D" w:rsidP="008212CC">
            <w:pPr>
              <w:pStyle w:val="GOSTTablenorm"/>
              <w:rPr>
                <w:ins w:id="7839" w:author="Опаева Лидия Арашаевна" w:date="2024-10-01T11:35:00Z"/>
              </w:rPr>
            </w:pPr>
            <w:ins w:id="7840" w:author="Опаева Лидия Арашаевна" w:date="2024-10-01T11:35:00Z">
              <w:r w:rsidRPr="007036CE">
                <w:t>&lt;=25</w:t>
              </w:r>
            </w:ins>
          </w:p>
        </w:tc>
        <w:tc>
          <w:tcPr>
            <w:tcW w:w="2035" w:type="pct"/>
          </w:tcPr>
          <w:p w14:paraId="577A77F1" w14:textId="77777777" w:rsidR="008D6D4D" w:rsidRPr="007036CE" w:rsidRDefault="008D6D4D" w:rsidP="008212CC">
            <w:pPr>
              <w:pStyle w:val="GOSTTablenorm"/>
              <w:rPr>
                <w:ins w:id="7841" w:author="Опаева Лидия Арашаевна" w:date="2024-10-01T11:35:00Z"/>
              </w:rPr>
            </w:pPr>
            <w:ins w:id="7842" w:author="Опаева Лидия Арашаевна" w:date="2024-10-01T11:35:00Z">
              <w:r w:rsidRPr="007036CE">
                <w:t>Указывается значение аналитического признака «ЗО» (Признак заключительных оборотов) для отражения по дебету записи учета.</w:t>
              </w:r>
            </w:ins>
          </w:p>
          <w:p w14:paraId="10583A56" w14:textId="77777777" w:rsidR="008D6D4D" w:rsidRPr="007036CE" w:rsidRDefault="008D6D4D" w:rsidP="008D6D4D">
            <w:pPr>
              <w:pStyle w:val="afffe"/>
              <w:ind w:firstLine="89"/>
              <w:rPr>
                <w:ins w:id="7843" w:author="Опаева Лидия Арашаевна" w:date="2024-10-01T11:35:00Z"/>
              </w:rPr>
            </w:pPr>
            <w:ins w:id="7844" w:author="Опаева Лидия Арашаевна" w:date="2024-10-01T11:37:00Z">
              <w:r w:rsidRPr="007036CE">
                <w:t>Допускается заполнение прочерком</w:t>
              </w:r>
            </w:ins>
          </w:p>
        </w:tc>
      </w:tr>
      <w:tr w:rsidR="008D6D4D" w:rsidRPr="007036CE" w14:paraId="2A357FB6" w14:textId="77777777" w:rsidTr="008212CC">
        <w:trPr>
          <w:ins w:id="7845" w:author="Опаева Лидия Арашаевна" w:date="2024-10-01T11:35:00Z"/>
        </w:trPr>
        <w:tc>
          <w:tcPr>
            <w:tcW w:w="1100" w:type="pct"/>
          </w:tcPr>
          <w:p w14:paraId="7E0BC9CC" w14:textId="77777777" w:rsidR="008D6D4D" w:rsidRPr="007036CE" w:rsidRDefault="008D6D4D" w:rsidP="008212CC">
            <w:pPr>
              <w:pStyle w:val="GOSTTablenorm"/>
              <w:rPr>
                <w:ins w:id="7846" w:author="Опаева Лидия Арашаевна" w:date="2024-10-01T11:35:00Z"/>
              </w:rPr>
            </w:pPr>
            <w:ins w:id="7847" w:author="Опаева Лидия Арашаевна" w:date="2024-10-01T11:35:00Z">
              <w:r w:rsidRPr="007036CE">
                <w:lastRenderedPageBreak/>
                <w:t>Признак заключительных оборотов по Кт</w:t>
              </w:r>
            </w:ins>
          </w:p>
        </w:tc>
        <w:tc>
          <w:tcPr>
            <w:tcW w:w="750" w:type="pct"/>
          </w:tcPr>
          <w:p w14:paraId="25498D0C" w14:textId="77777777" w:rsidR="008D6D4D" w:rsidRPr="007036CE" w:rsidRDefault="008D6D4D" w:rsidP="008212CC">
            <w:pPr>
              <w:pStyle w:val="GOSTTablenorm"/>
              <w:rPr>
                <w:ins w:id="7848" w:author="Опаева Лидия Арашаевна" w:date="2024-10-01T11:35:00Z"/>
              </w:rPr>
            </w:pPr>
            <w:ins w:id="7849" w:author="Опаева Лидия Арашаевна" w:date="2024-10-01T11:35:00Z">
              <w:r w:rsidRPr="007036CE">
                <w:rPr>
                  <w:b/>
                  <w:bCs/>
                  <w:szCs w:val="22"/>
                </w:rPr>
                <w:t>T0504833:</w:t>
              </w:r>
              <w:r w:rsidRPr="007036CE">
                <w:rPr>
                  <w:lang w:val="en-US"/>
                </w:rPr>
                <w:t>C</w:t>
              </w:r>
              <w:r w:rsidRPr="007036CE">
                <w:t>T_PZO</w:t>
              </w:r>
            </w:ins>
          </w:p>
        </w:tc>
        <w:tc>
          <w:tcPr>
            <w:tcW w:w="500" w:type="pct"/>
          </w:tcPr>
          <w:p w14:paraId="11B4DB9B" w14:textId="77777777" w:rsidR="008D6D4D" w:rsidRPr="007036CE" w:rsidRDefault="008D6D4D" w:rsidP="008212CC">
            <w:pPr>
              <w:pStyle w:val="GOSTTablenorm"/>
              <w:rPr>
                <w:ins w:id="7850" w:author="Опаева Лидия Арашаевна" w:date="2024-10-01T11:35:00Z"/>
              </w:rPr>
            </w:pPr>
            <w:ins w:id="7851" w:author="Опаева Лидия Арашаевна" w:date="2024-10-01T11:35:00Z">
              <w:r w:rsidRPr="007036CE">
                <w:t>Строка</w:t>
              </w:r>
            </w:ins>
          </w:p>
        </w:tc>
        <w:tc>
          <w:tcPr>
            <w:tcW w:w="300" w:type="pct"/>
          </w:tcPr>
          <w:p w14:paraId="62597F68" w14:textId="77777777" w:rsidR="008D6D4D" w:rsidRPr="007036CE" w:rsidRDefault="008D6D4D" w:rsidP="008212CC">
            <w:pPr>
              <w:pStyle w:val="GOSTTablenorm"/>
              <w:rPr>
                <w:ins w:id="7852" w:author="Опаева Лидия Арашаевна" w:date="2024-10-01T11:35:00Z"/>
              </w:rPr>
            </w:pPr>
            <w:ins w:id="7853" w:author="Опаева Лидия Арашаевна" w:date="2024-10-01T11:35:00Z">
              <w:r w:rsidRPr="007036CE">
                <w:t>Да</w:t>
              </w:r>
            </w:ins>
          </w:p>
        </w:tc>
        <w:tc>
          <w:tcPr>
            <w:tcW w:w="315" w:type="pct"/>
          </w:tcPr>
          <w:p w14:paraId="1E79982B" w14:textId="77777777" w:rsidR="008D6D4D" w:rsidRPr="007036CE" w:rsidRDefault="008D6D4D" w:rsidP="008212CC">
            <w:pPr>
              <w:pStyle w:val="GOSTTablenorm"/>
              <w:rPr>
                <w:ins w:id="7854" w:author="Опаева Лидия Арашаевна" w:date="2024-10-01T11:35:00Z"/>
              </w:rPr>
            </w:pPr>
            <w:ins w:id="7855" w:author="Опаева Лидия Арашаевна" w:date="2024-10-01T11:35:00Z">
              <w:r w:rsidRPr="007036CE">
                <w:t>&lt;=25</w:t>
              </w:r>
            </w:ins>
          </w:p>
        </w:tc>
        <w:tc>
          <w:tcPr>
            <w:tcW w:w="2035" w:type="pct"/>
          </w:tcPr>
          <w:p w14:paraId="39CF65DD" w14:textId="77777777" w:rsidR="008D6D4D" w:rsidRPr="007036CE" w:rsidRDefault="008D6D4D" w:rsidP="008212CC">
            <w:pPr>
              <w:pStyle w:val="GOSTTablenorm"/>
              <w:rPr>
                <w:ins w:id="7856" w:author="Опаева Лидия Арашаевна" w:date="2024-10-01T11:35:00Z"/>
              </w:rPr>
            </w:pPr>
            <w:ins w:id="7857" w:author="Опаева Лидия Арашаевна" w:date="2024-10-01T11:35:00Z">
              <w:r w:rsidRPr="007036CE">
                <w:t>Указывается значение аналитического признака «ЗО» (Признак заключительных оборотов) для отражения по кредиту записи учета.</w:t>
              </w:r>
            </w:ins>
          </w:p>
          <w:p w14:paraId="6483AA9F" w14:textId="77777777" w:rsidR="008D6D4D" w:rsidRPr="007036CE" w:rsidRDefault="008D6D4D" w:rsidP="008D6D4D">
            <w:pPr>
              <w:pStyle w:val="GOSTTablenorm"/>
              <w:rPr>
                <w:ins w:id="7858" w:author="Опаева Лидия Арашаевна" w:date="2024-10-01T11:35:00Z"/>
              </w:rPr>
            </w:pPr>
            <w:ins w:id="7859" w:author="Опаева Лидия Арашаевна" w:date="2024-10-01T11:37:00Z">
              <w:r w:rsidRPr="007036CE">
                <w:t>Допускается заполнение прочерком</w:t>
              </w:r>
            </w:ins>
          </w:p>
        </w:tc>
      </w:tr>
      <w:tr w:rsidR="008D6D4D" w:rsidRPr="007036CE" w14:paraId="785EE2CE" w14:textId="77777777" w:rsidTr="008212CC">
        <w:trPr>
          <w:ins w:id="7860" w:author="Опаева Лидия Арашаевна" w:date="2024-10-01T11:35:00Z"/>
        </w:trPr>
        <w:tc>
          <w:tcPr>
            <w:tcW w:w="1100" w:type="pct"/>
          </w:tcPr>
          <w:p w14:paraId="61713CCF" w14:textId="77777777" w:rsidR="008D6D4D" w:rsidRPr="007036CE" w:rsidRDefault="008D6D4D" w:rsidP="008212CC">
            <w:pPr>
              <w:pStyle w:val="GOSTTablenorm"/>
              <w:rPr>
                <w:ins w:id="7861" w:author="Опаева Лидия Арашаевна" w:date="2024-10-01T11:35:00Z"/>
              </w:rPr>
            </w:pPr>
            <w:ins w:id="7862" w:author="Опаева Лидия Арашаевна" w:date="2024-10-01T11:35:00Z">
              <w:r w:rsidRPr="007036CE">
                <w:t>ОКС/КМИ по Дт</w:t>
              </w:r>
            </w:ins>
          </w:p>
        </w:tc>
        <w:tc>
          <w:tcPr>
            <w:tcW w:w="750" w:type="pct"/>
          </w:tcPr>
          <w:p w14:paraId="5036CD48" w14:textId="77777777" w:rsidR="008D6D4D" w:rsidRPr="007036CE" w:rsidRDefault="008D6D4D" w:rsidP="008212CC">
            <w:pPr>
              <w:pStyle w:val="GOSTTablenorm"/>
              <w:rPr>
                <w:ins w:id="7863" w:author="Опаева Лидия Арашаевна" w:date="2024-10-01T11:35:00Z"/>
              </w:rPr>
            </w:pPr>
            <w:ins w:id="7864" w:author="Опаева Лидия Арашаевна" w:date="2024-10-01T11:35:00Z">
              <w:r w:rsidRPr="007036CE">
                <w:rPr>
                  <w:b/>
                  <w:bCs/>
                  <w:szCs w:val="22"/>
                </w:rPr>
                <w:t>T0504833:</w:t>
              </w:r>
              <w:r w:rsidRPr="007036CE">
                <w:t>DT_FAIP</w:t>
              </w:r>
            </w:ins>
          </w:p>
        </w:tc>
        <w:tc>
          <w:tcPr>
            <w:tcW w:w="500" w:type="pct"/>
          </w:tcPr>
          <w:p w14:paraId="616E1533" w14:textId="77777777" w:rsidR="008D6D4D" w:rsidRPr="007036CE" w:rsidRDefault="008D6D4D" w:rsidP="008212CC">
            <w:pPr>
              <w:pStyle w:val="GOSTTablenorm"/>
              <w:rPr>
                <w:ins w:id="7865" w:author="Опаева Лидия Арашаевна" w:date="2024-10-01T11:35:00Z"/>
              </w:rPr>
            </w:pPr>
            <w:ins w:id="7866" w:author="Опаева Лидия Арашаевна" w:date="2024-10-01T11:35:00Z">
              <w:r w:rsidRPr="007036CE">
                <w:t>Строка</w:t>
              </w:r>
            </w:ins>
          </w:p>
        </w:tc>
        <w:tc>
          <w:tcPr>
            <w:tcW w:w="300" w:type="pct"/>
          </w:tcPr>
          <w:p w14:paraId="573041C2" w14:textId="77777777" w:rsidR="008D6D4D" w:rsidRPr="007036CE" w:rsidRDefault="008D6D4D" w:rsidP="008212CC">
            <w:pPr>
              <w:pStyle w:val="GOSTTablenorm"/>
              <w:rPr>
                <w:ins w:id="7867" w:author="Опаева Лидия Арашаевна" w:date="2024-10-01T11:35:00Z"/>
              </w:rPr>
            </w:pPr>
            <w:ins w:id="7868" w:author="Опаева Лидия Арашаевна" w:date="2024-10-01T11:35:00Z">
              <w:r w:rsidRPr="007036CE">
                <w:t>Да</w:t>
              </w:r>
            </w:ins>
          </w:p>
        </w:tc>
        <w:tc>
          <w:tcPr>
            <w:tcW w:w="315" w:type="pct"/>
          </w:tcPr>
          <w:p w14:paraId="71578F75" w14:textId="77777777" w:rsidR="008D6D4D" w:rsidRPr="007036CE" w:rsidRDefault="008D6D4D" w:rsidP="008212CC">
            <w:pPr>
              <w:pStyle w:val="GOSTTablenorm"/>
              <w:rPr>
                <w:ins w:id="7869" w:author="Опаева Лидия Арашаевна" w:date="2024-10-01T11:35:00Z"/>
              </w:rPr>
            </w:pPr>
            <w:ins w:id="7870" w:author="Опаева Лидия Арашаевна" w:date="2024-10-01T11:35:00Z">
              <w:r w:rsidRPr="007036CE">
                <w:t>&lt;=25</w:t>
              </w:r>
            </w:ins>
          </w:p>
        </w:tc>
        <w:tc>
          <w:tcPr>
            <w:tcW w:w="2035" w:type="pct"/>
          </w:tcPr>
          <w:p w14:paraId="47276F7E" w14:textId="77777777" w:rsidR="008D6D4D" w:rsidRPr="007036CE" w:rsidRDefault="008D6D4D" w:rsidP="008212CC">
            <w:pPr>
              <w:pStyle w:val="GOSTTablenorm"/>
              <w:rPr>
                <w:ins w:id="7871" w:author="Опаева Лидия Арашаевна" w:date="2024-10-01T11:35:00Z"/>
              </w:rPr>
            </w:pPr>
            <w:ins w:id="7872" w:author="Опаева Лидия Арашаевна" w:date="2024-10-01T11:35:00Z">
              <w:r w:rsidRPr="007036CE">
                <w:t>Указывается значение аналитического признака «ОКС/КМИ» (Код объекта капитального строительства/ капитальных вложений, мероприятия по информатизации) для отражения по дебету записи учета.</w:t>
              </w:r>
            </w:ins>
          </w:p>
          <w:p w14:paraId="4EED1581" w14:textId="77777777" w:rsidR="008D6D4D" w:rsidRPr="007036CE" w:rsidRDefault="008D6D4D" w:rsidP="008212CC">
            <w:pPr>
              <w:pStyle w:val="GOSTTablenorm"/>
              <w:rPr>
                <w:ins w:id="7873" w:author="Опаева Лидия Арашаевна" w:date="2024-10-01T11:35:00Z"/>
              </w:rPr>
            </w:pPr>
            <w:ins w:id="7874" w:author="Опаева Лидия Арашаевна" w:date="2024-10-01T11:35:00Z">
              <w:r w:rsidRPr="007036CE">
                <w:t>Допускается заполнение прочерком</w:t>
              </w:r>
            </w:ins>
          </w:p>
        </w:tc>
      </w:tr>
      <w:tr w:rsidR="008D6D4D" w:rsidRPr="007036CE" w14:paraId="2A832E36" w14:textId="77777777" w:rsidTr="008212CC">
        <w:trPr>
          <w:ins w:id="7875" w:author="Опаева Лидия Арашаевна" w:date="2024-10-01T11:35:00Z"/>
        </w:trPr>
        <w:tc>
          <w:tcPr>
            <w:tcW w:w="1100" w:type="pct"/>
          </w:tcPr>
          <w:p w14:paraId="6B2FFD15" w14:textId="77777777" w:rsidR="008D6D4D" w:rsidRPr="007036CE" w:rsidRDefault="008D6D4D" w:rsidP="008212CC">
            <w:pPr>
              <w:pStyle w:val="GOSTTablenorm"/>
              <w:rPr>
                <w:ins w:id="7876" w:author="Опаева Лидия Арашаевна" w:date="2024-10-01T11:35:00Z"/>
              </w:rPr>
            </w:pPr>
            <w:ins w:id="7877" w:author="Опаева Лидия Арашаевна" w:date="2024-10-01T11:35:00Z">
              <w:r w:rsidRPr="007036CE">
                <w:t>ОКС/КМИ по Кт</w:t>
              </w:r>
            </w:ins>
          </w:p>
        </w:tc>
        <w:tc>
          <w:tcPr>
            <w:tcW w:w="750" w:type="pct"/>
          </w:tcPr>
          <w:p w14:paraId="2B0CFF66" w14:textId="77777777" w:rsidR="008D6D4D" w:rsidRPr="007036CE" w:rsidRDefault="008D6D4D" w:rsidP="008212CC">
            <w:pPr>
              <w:pStyle w:val="GOSTTablenorm"/>
              <w:rPr>
                <w:ins w:id="7878" w:author="Опаева Лидия Арашаевна" w:date="2024-10-01T11:35:00Z"/>
              </w:rPr>
            </w:pPr>
            <w:ins w:id="7879" w:author="Опаева Лидия Арашаевна" w:date="2024-10-01T11:35:00Z">
              <w:r w:rsidRPr="007036CE">
                <w:rPr>
                  <w:b/>
                  <w:bCs/>
                  <w:szCs w:val="22"/>
                </w:rPr>
                <w:t>T0504833:</w:t>
              </w:r>
              <w:r w:rsidRPr="007036CE">
                <w:rPr>
                  <w:lang w:val="en-US"/>
                </w:rPr>
                <w:t>C</w:t>
              </w:r>
              <w:r w:rsidRPr="007036CE">
                <w:t>T_FAIP</w:t>
              </w:r>
            </w:ins>
          </w:p>
        </w:tc>
        <w:tc>
          <w:tcPr>
            <w:tcW w:w="500" w:type="pct"/>
          </w:tcPr>
          <w:p w14:paraId="2CAEADC5" w14:textId="77777777" w:rsidR="008D6D4D" w:rsidRPr="007036CE" w:rsidRDefault="008D6D4D" w:rsidP="008212CC">
            <w:pPr>
              <w:pStyle w:val="GOSTTablenorm"/>
              <w:rPr>
                <w:ins w:id="7880" w:author="Опаева Лидия Арашаевна" w:date="2024-10-01T11:35:00Z"/>
              </w:rPr>
            </w:pPr>
            <w:ins w:id="7881" w:author="Опаева Лидия Арашаевна" w:date="2024-10-01T11:35:00Z">
              <w:r w:rsidRPr="007036CE">
                <w:t>Строка</w:t>
              </w:r>
            </w:ins>
          </w:p>
        </w:tc>
        <w:tc>
          <w:tcPr>
            <w:tcW w:w="300" w:type="pct"/>
          </w:tcPr>
          <w:p w14:paraId="444D1D82" w14:textId="77777777" w:rsidR="008D6D4D" w:rsidRPr="007036CE" w:rsidRDefault="008D6D4D" w:rsidP="008212CC">
            <w:pPr>
              <w:pStyle w:val="GOSTTablenorm"/>
              <w:rPr>
                <w:ins w:id="7882" w:author="Опаева Лидия Арашаевна" w:date="2024-10-01T11:35:00Z"/>
              </w:rPr>
            </w:pPr>
            <w:ins w:id="7883" w:author="Опаева Лидия Арашаевна" w:date="2024-10-01T11:35:00Z">
              <w:r w:rsidRPr="007036CE">
                <w:t>Да</w:t>
              </w:r>
            </w:ins>
          </w:p>
        </w:tc>
        <w:tc>
          <w:tcPr>
            <w:tcW w:w="315" w:type="pct"/>
          </w:tcPr>
          <w:p w14:paraId="5D71CDE1" w14:textId="77777777" w:rsidR="008D6D4D" w:rsidRPr="007036CE" w:rsidRDefault="008D6D4D" w:rsidP="008212CC">
            <w:pPr>
              <w:pStyle w:val="GOSTTablenorm"/>
              <w:rPr>
                <w:ins w:id="7884" w:author="Опаева Лидия Арашаевна" w:date="2024-10-01T11:35:00Z"/>
              </w:rPr>
            </w:pPr>
            <w:ins w:id="7885" w:author="Опаева Лидия Арашаевна" w:date="2024-10-01T11:35:00Z">
              <w:r w:rsidRPr="007036CE">
                <w:t>&lt;=25</w:t>
              </w:r>
            </w:ins>
          </w:p>
        </w:tc>
        <w:tc>
          <w:tcPr>
            <w:tcW w:w="2035" w:type="pct"/>
          </w:tcPr>
          <w:p w14:paraId="71F41FC7" w14:textId="77777777" w:rsidR="008D6D4D" w:rsidRPr="007036CE" w:rsidRDefault="008D6D4D" w:rsidP="008212CC">
            <w:pPr>
              <w:pStyle w:val="GOSTTablenorm"/>
              <w:rPr>
                <w:ins w:id="7886" w:author="Опаева Лидия Арашаевна" w:date="2024-10-01T11:35:00Z"/>
              </w:rPr>
            </w:pPr>
            <w:ins w:id="7887" w:author="Опаева Лидия Арашаевна" w:date="2024-10-01T11:35:00Z">
              <w:r w:rsidRPr="007036CE">
                <w:t>Указывается значение аналитического признака «ОКС/КМИ» (Код объекта капитального строительства/капитальных вложений, мероприятия по информатизации) для отражения по кредиту записи учета.</w:t>
              </w:r>
            </w:ins>
          </w:p>
          <w:p w14:paraId="3D741CD7" w14:textId="77777777" w:rsidR="008D6D4D" w:rsidRPr="007036CE" w:rsidRDefault="008D6D4D" w:rsidP="008212CC">
            <w:pPr>
              <w:pStyle w:val="GOSTTablenorm"/>
              <w:rPr>
                <w:ins w:id="7888" w:author="Опаева Лидия Арашаевна" w:date="2024-10-01T11:35:00Z"/>
              </w:rPr>
            </w:pPr>
            <w:ins w:id="7889" w:author="Опаева Лидия Арашаевна" w:date="2024-10-01T11:35:00Z">
              <w:r w:rsidRPr="007036CE">
                <w:t>Допускается заполнение прочерком</w:t>
              </w:r>
            </w:ins>
          </w:p>
        </w:tc>
      </w:tr>
      <w:tr w:rsidR="008D6D4D" w:rsidRPr="007036CE" w14:paraId="73938813" w14:textId="77777777" w:rsidTr="008212CC">
        <w:trPr>
          <w:ins w:id="7890" w:author="Опаева Лидия Арашаевна" w:date="2024-10-01T11:35:00Z"/>
        </w:trPr>
        <w:tc>
          <w:tcPr>
            <w:tcW w:w="1100" w:type="pct"/>
          </w:tcPr>
          <w:p w14:paraId="059099C0" w14:textId="77777777" w:rsidR="008D6D4D" w:rsidRPr="007036CE" w:rsidRDefault="008D6D4D" w:rsidP="008212CC">
            <w:pPr>
              <w:pStyle w:val="GOSTTablenorm"/>
              <w:rPr>
                <w:ins w:id="7891" w:author="Опаева Лидия Арашаевна" w:date="2024-10-01T11:35:00Z"/>
              </w:rPr>
            </w:pPr>
            <w:ins w:id="7892" w:author="Опаева Лидия Арашаевна" w:date="2024-10-01T11:35:00Z">
              <w:r w:rsidRPr="007036CE">
                <w:t>Финансовый орган по Дт</w:t>
              </w:r>
            </w:ins>
          </w:p>
        </w:tc>
        <w:tc>
          <w:tcPr>
            <w:tcW w:w="750" w:type="pct"/>
          </w:tcPr>
          <w:p w14:paraId="1766FCD8" w14:textId="77777777" w:rsidR="008D6D4D" w:rsidRPr="007036CE" w:rsidRDefault="008D6D4D" w:rsidP="008212CC">
            <w:pPr>
              <w:pStyle w:val="GOSTTablenorm"/>
              <w:rPr>
                <w:ins w:id="7893" w:author="Опаева Лидия Арашаевна" w:date="2024-10-01T11:35:00Z"/>
              </w:rPr>
            </w:pPr>
            <w:ins w:id="7894" w:author="Опаева Лидия Арашаевна" w:date="2024-10-01T11:35:00Z">
              <w:r w:rsidRPr="007036CE">
                <w:rPr>
                  <w:b/>
                  <w:bCs/>
                  <w:szCs w:val="22"/>
                </w:rPr>
                <w:t>T0504833:</w:t>
              </w:r>
              <w:r w:rsidRPr="007036CE">
                <w:t>DT_FO</w:t>
              </w:r>
            </w:ins>
          </w:p>
        </w:tc>
        <w:tc>
          <w:tcPr>
            <w:tcW w:w="500" w:type="pct"/>
          </w:tcPr>
          <w:p w14:paraId="64FEB6BE" w14:textId="77777777" w:rsidR="008D6D4D" w:rsidRPr="007036CE" w:rsidRDefault="008D6D4D" w:rsidP="008212CC">
            <w:pPr>
              <w:pStyle w:val="GOSTTablenorm"/>
              <w:rPr>
                <w:ins w:id="7895" w:author="Опаева Лидия Арашаевна" w:date="2024-10-01T11:35:00Z"/>
              </w:rPr>
            </w:pPr>
            <w:ins w:id="7896" w:author="Опаева Лидия Арашаевна" w:date="2024-10-01T11:35:00Z">
              <w:r w:rsidRPr="007036CE">
                <w:t>Строка</w:t>
              </w:r>
            </w:ins>
          </w:p>
        </w:tc>
        <w:tc>
          <w:tcPr>
            <w:tcW w:w="300" w:type="pct"/>
          </w:tcPr>
          <w:p w14:paraId="1AB593C8" w14:textId="77777777" w:rsidR="008D6D4D" w:rsidRPr="007036CE" w:rsidRDefault="008D6D4D" w:rsidP="008212CC">
            <w:pPr>
              <w:pStyle w:val="GOSTTablenorm"/>
              <w:rPr>
                <w:ins w:id="7897" w:author="Опаева Лидия Арашаевна" w:date="2024-10-01T11:35:00Z"/>
              </w:rPr>
            </w:pPr>
            <w:ins w:id="7898" w:author="Опаева Лидия Арашаевна" w:date="2024-10-01T11:35:00Z">
              <w:r w:rsidRPr="007036CE">
                <w:t>Да</w:t>
              </w:r>
            </w:ins>
          </w:p>
        </w:tc>
        <w:tc>
          <w:tcPr>
            <w:tcW w:w="315" w:type="pct"/>
          </w:tcPr>
          <w:p w14:paraId="42F323B1" w14:textId="77777777" w:rsidR="008D6D4D" w:rsidRPr="007036CE" w:rsidRDefault="008D6D4D" w:rsidP="008212CC">
            <w:pPr>
              <w:pStyle w:val="GOSTTablenorm"/>
              <w:rPr>
                <w:ins w:id="7899" w:author="Опаева Лидия Арашаевна" w:date="2024-10-01T11:35:00Z"/>
              </w:rPr>
            </w:pPr>
            <w:ins w:id="7900" w:author="Опаева Лидия Арашаевна" w:date="2024-10-01T11:35:00Z">
              <w:r w:rsidRPr="007036CE">
                <w:t>&lt;=25</w:t>
              </w:r>
            </w:ins>
          </w:p>
        </w:tc>
        <w:tc>
          <w:tcPr>
            <w:tcW w:w="2035" w:type="pct"/>
          </w:tcPr>
          <w:p w14:paraId="04AD1472" w14:textId="77777777" w:rsidR="008D6D4D" w:rsidRPr="007036CE" w:rsidRDefault="008D6D4D" w:rsidP="008212CC">
            <w:pPr>
              <w:pStyle w:val="GOSTTablenorm"/>
              <w:rPr>
                <w:ins w:id="7901" w:author="Опаева Лидия Арашаевна" w:date="2024-10-01T11:37:00Z"/>
              </w:rPr>
            </w:pPr>
            <w:ins w:id="7902" w:author="Опаева Лидия Арашаевна" w:date="2024-10-01T11:35:00Z">
              <w:r w:rsidRPr="007036CE">
                <w:t>Указывается значение аналитического признака «ФО» (Финансовый орган) для отражения по дебету записи учета.</w:t>
              </w:r>
            </w:ins>
          </w:p>
          <w:p w14:paraId="7EF61667" w14:textId="77777777" w:rsidR="008D6D4D" w:rsidRPr="007036CE" w:rsidRDefault="008D6D4D" w:rsidP="008212CC">
            <w:pPr>
              <w:pStyle w:val="GOSTTablenorm"/>
              <w:rPr>
                <w:ins w:id="7903" w:author="Опаева Лидия Арашаевна" w:date="2024-10-01T11:35:00Z"/>
              </w:rPr>
            </w:pPr>
            <w:ins w:id="7904" w:author="Опаева Лидия Арашаевна" w:date="2024-10-01T11:37:00Z">
              <w:r w:rsidRPr="007036CE">
                <w:t>Возможное значение «</w:t>
              </w:r>
              <w:r w:rsidRPr="007036CE">
                <w:rPr>
                  <w:lang w:val="en-US"/>
                </w:rPr>
                <w:t>Q</w:t>
              </w:r>
              <w:r w:rsidRPr="007036CE">
                <w:t>».</w:t>
              </w:r>
            </w:ins>
          </w:p>
          <w:p w14:paraId="41C66813" w14:textId="77777777" w:rsidR="008D6D4D" w:rsidRPr="007036CE" w:rsidRDefault="008D6D4D" w:rsidP="008212CC">
            <w:pPr>
              <w:pStyle w:val="GOSTTablenorm"/>
              <w:rPr>
                <w:ins w:id="7905" w:author="Опаева Лидия Арашаевна" w:date="2024-10-01T11:35:00Z"/>
              </w:rPr>
            </w:pPr>
            <w:ins w:id="7906" w:author="Опаева Лидия Арашаевна" w:date="2024-10-01T11:35:00Z">
              <w:r w:rsidRPr="007036CE">
                <w:t>Допускается заполнение прочерком</w:t>
              </w:r>
            </w:ins>
          </w:p>
        </w:tc>
      </w:tr>
      <w:tr w:rsidR="008D6D4D" w:rsidRPr="007036CE" w14:paraId="0999A349" w14:textId="77777777" w:rsidTr="008212CC">
        <w:trPr>
          <w:ins w:id="7907" w:author="Опаева Лидия Арашаевна" w:date="2024-10-01T11:35:00Z"/>
        </w:trPr>
        <w:tc>
          <w:tcPr>
            <w:tcW w:w="1100" w:type="pct"/>
          </w:tcPr>
          <w:p w14:paraId="7DD845AC" w14:textId="77777777" w:rsidR="008D6D4D" w:rsidRPr="007036CE" w:rsidRDefault="008D6D4D" w:rsidP="008212CC">
            <w:pPr>
              <w:pStyle w:val="GOSTTablenorm"/>
              <w:rPr>
                <w:ins w:id="7908" w:author="Опаева Лидия Арашаевна" w:date="2024-10-01T11:35:00Z"/>
              </w:rPr>
            </w:pPr>
            <w:ins w:id="7909" w:author="Опаева Лидия Арашаевна" w:date="2024-10-01T11:35:00Z">
              <w:r w:rsidRPr="007036CE">
                <w:t>Финансовый орган по Кт</w:t>
              </w:r>
            </w:ins>
          </w:p>
        </w:tc>
        <w:tc>
          <w:tcPr>
            <w:tcW w:w="750" w:type="pct"/>
          </w:tcPr>
          <w:p w14:paraId="6CF5D297" w14:textId="77777777" w:rsidR="008D6D4D" w:rsidRPr="007036CE" w:rsidRDefault="008D6D4D" w:rsidP="008212CC">
            <w:pPr>
              <w:pStyle w:val="GOSTTablenorm"/>
              <w:rPr>
                <w:ins w:id="7910" w:author="Опаева Лидия Арашаевна" w:date="2024-10-01T11:35:00Z"/>
              </w:rPr>
            </w:pPr>
            <w:ins w:id="7911" w:author="Опаева Лидия Арашаевна" w:date="2024-10-01T11:35:00Z">
              <w:r w:rsidRPr="007036CE">
                <w:rPr>
                  <w:b/>
                  <w:bCs/>
                  <w:szCs w:val="22"/>
                </w:rPr>
                <w:t>T0504833:</w:t>
              </w:r>
              <w:r w:rsidRPr="007036CE">
                <w:rPr>
                  <w:lang w:val="en-US"/>
                </w:rPr>
                <w:t>C</w:t>
              </w:r>
              <w:r w:rsidRPr="007036CE">
                <w:t>T_FO</w:t>
              </w:r>
            </w:ins>
          </w:p>
        </w:tc>
        <w:tc>
          <w:tcPr>
            <w:tcW w:w="500" w:type="pct"/>
          </w:tcPr>
          <w:p w14:paraId="2D9CD57B" w14:textId="77777777" w:rsidR="008D6D4D" w:rsidRPr="007036CE" w:rsidRDefault="008D6D4D" w:rsidP="008212CC">
            <w:pPr>
              <w:pStyle w:val="GOSTTablenorm"/>
              <w:rPr>
                <w:ins w:id="7912" w:author="Опаева Лидия Арашаевна" w:date="2024-10-01T11:35:00Z"/>
              </w:rPr>
            </w:pPr>
            <w:ins w:id="7913" w:author="Опаева Лидия Арашаевна" w:date="2024-10-01T11:35:00Z">
              <w:r w:rsidRPr="007036CE">
                <w:t>Строка</w:t>
              </w:r>
            </w:ins>
          </w:p>
        </w:tc>
        <w:tc>
          <w:tcPr>
            <w:tcW w:w="300" w:type="pct"/>
          </w:tcPr>
          <w:p w14:paraId="74B69570" w14:textId="77777777" w:rsidR="008D6D4D" w:rsidRPr="007036CE" w:rsidRDefault="008D6D4D" w:rsidP="008212CC">
            <w:pPr>
              <w:pStyle w:val="GOSTTablenorm"/>
              <w:rPr>
                <w:ins w:id="7914" w:author="Опаева Лидия Арашаевна" w:date="2024-10-01T11:35:00Z"/>
              </w:rPr>
            </w:pPr>
            <w:ins w:id="7915" w:author="Опаева Лидия Арашаевна" w:date="2024-10-01T11:35:00Z">
              <w:r w:rsidRPr="007036CE">
                <w:t>Да</w:t>
              </w:r>
            </w:ins>
          </w:p>
        </w:tc>
        <w:tc>
          <w:tcPr>
            <w:tcW w:w="315" w:type="pct"/>
          </w:tcPr>
          <w:p w14:paraId="1B8FEE03" w14:textId="77777777" w:rsidR="008D6D4D" w:rsidRPr="007036CE" w:rsidRDefault="008D6D4D" w:rsidP="008212CC">
            <w:pPr>
              <w:pStyle w:val="GOSTTablenorm"/>
              <w:rPr>
                <w:ins w:id="7916" w:author="Опаева Лидия Арашаевна" w:date="2024-10-01T11:35:00Z"/>
              </w:rPr>
            </w:pPr>
            <w:ins w:id="7917" w:author="Опаева Лидия Арашаевна" w:date="2024-10-01T11:35:00Z">
              <w:r w:rsidRPr="007036CE">
                <w:t>&lt;=25</w:t>
              </w:r>
            </w:ins>
          </w:p>
        </w:tc>
        <w:tc>
          <w:tcPr>
            <w:tcW w:w="2035" w:type="pct"/>
          </w:tcPr>
          <w:p w14:paraId="7BAABA89" w14:textId="77777777" w:rsidR="008D6D4D" w:rsidRPr="007036CE" w:rsidRDefault="008D6D4D" w:rsidP="008212CC">
            <w:pPr>
              <w:pStyle w:val="GOSTTablenorm"/>
              <w:rPr>
                <w:ins w:id="7918" w:author="Опаева Лидия Арашаевна" w:date="2024-10-01T11:38:00Z"/>
              </w:rPr>
            </w:pPr>
            <w:ins w:id="7919" w:author="Опаева Лидия Арашаевна" w:date="2024-10-01T11:35:00Z">
              <w:r w:rsidRPr="007036CE">
                <w:t>Указывается значение аналитического признака «ФО» (Финансовый орган) для отражения по дебету записи учета.</w:t>
              </w:r>
            </w:ins>
          </w:p>
          <w:p w14:paraId="5FC3049E" w14:textId="77777777" w:rsidR="008D6D4D" w:rsidRPr="007036CE" w:rsidRDefault="008D6D4D" w:rsidP="008D6D4D">
            <w:pPr>
              <w:pStyle w:val="GOSTTablenorm"/>
              <w:rPr>
                <w:ins w:id="7920" w:author="Опаева Лидия Арашаевна" w:date="2024-10-01T11:38:00Z"/>
              </w:rPr>
            </w:pPr>
            <w:ins w:id="7921" w:author="Опаева Лидия Арашаевна" w:date="2024-10-01T11:38:00Z">
              <w:r w:rsidRPr="007036CE">
                <w:t>Возможное значение «</w:t>
              </w:r>
              <w:r w:rsidRPr="007036CE">
                <w:rPr>
                  <w:lang w:val="en-US"/>
                </w:rPr>
                <w:t>Q</w:t>
              </w:r>
              <w:r w:rsidRPr="007036CE">
                <w:t>».</w:t>
              </w:r>
            </w:ins>
          </w:p>
          <w:p w14:paraId="5794FC23" w14:textId="77777777" w:rsidR="008D6D4D" w:rsidRPr="007036CE" w:rsidRDefault="008D6D4D" w:rsidP="008212CC">
            <w:pPr>
              <w:pStyle w:val="GOSTTablenorm"/>
              <w:rPr>
                <w:ins w:id="7922" w:author="Опаева Лидия Арашаевна" w:date="2024-10-01T11:35:00Z"/>
              </w:rPr>
            </w:pPr>
            <w:ins w:id="7923" w:author="Опаева Лидия Арашаевна" w:date="2024-10-01T11:35:00Z">
              <w:r w:rsidRPr="007036CE">
                <w:t>Допускается заполнение прочерком</w:t>
              </w:r>
            </w:ins>
          </w:p>
        </w:tc>
      </w:tr>
      <w:tr w:rsidR="008D6D4D" w:rsidRPr="007036CE" w14:paraId="16481100" w14:textId="77777777" w:rsidTr="008212CC">
        <w:trPr>
          <w:ins w:id="7924" w:author="Опаева Лидия Арашаевна" w:date="2024-10-01T11:35:00Z"/>
        </w:trPr>
        <w:tc>
          <w:tcPr>
            <w:tcW w:w="1100" w:type="pct"/>
          </w:tcPr>
          <w:p w14:paraId="6619CF74" w14:textId="77777777" w:rsidR="008D6D4D" w:rsidRPr="007036CE" w:rsidRDefault="008D6D4D" w:rsidP="008212CC">
            <w:pPr>
              <w:pStyle w:val="GOSTTablenorm"/>
              <w:rPr>
                <w:ins w:id="7925" w:author="Опаева Лидия Арашаевна" w:date="2024-10-01T11:35:00Z"/>
              </w:rPr>
            </w:pPr>
            <w:ins w:id="7926" w:author="Опаева Лидия Арашаевна" w:date="2024-10-01T11:35:00Z">
              <w:r w:rsidRPr="007036CE">
                <w:t>Дата ввода в действие</w:t>
              </w:r>
            </w:ins>
          </w:p>
        </w:tc>
        <w:tc>
          <w:tcPr>
            <w:tcW w:w="750" w:type="pct"/>
          </w:tcPr>
          <w:p w14:paraId="07388E3B" w14:textId="77777777" w:rsidR="008D6D4D" w:rsidRPr="007036CE" w:rsidRDefault="008D6D4D" w:rsidP="008212CC">
            <w:pPr>
              <w:pStyle w:val="GOSTTablenorm"/>
              <w:rPr>
                <w:ins w:id="7927" w:author="Опаева Лидия Арашаевна" w:date="2024-10-01T11:35:00Z"/>
                <w:b/>
                <w:bCs/>
                <w:szCs w:val="22"/>
              </w:rPr>
            </w:pPr>
            <w:ins w:id="7928" w:author="Опаева Лидия Арашаевна" w:date="2024-10-01T11:35:00Z">
              <w:r w:rsidRPr="007036CE">
                <w:rPr>
                  <w:b/>
                  <w:bCs/>
                  <w:szCs w:val="22"/>
                </w:rPr>
                <w:t>T0504833:</w:t>
              </w:r>
              <w:r w:rsidRPr="007036CE">
                <w:t>effectivedate</w:t>
              </w:r>
            </w:ins>
          </w:p>
        </w:tc>
        <w:tc>
          <w:tcPr>
            <w:tcW w:w="500" w:type="pct"/>
          </w:tcPr>
          <w:p w14:paraId="1FB50EEE" w14:textId="77777777" w:rsidR="008D6D4D" w:rsidRPr="007036CE" w:rsidRDefault="008D6D4D" w:rsidP="008212CC">
            <w:pPr>
              <w:pStyle w:val="GOSTTablenorm"/>
              <w:rPr>
                <w:ins w:id="7929" w:author="Опаева Лидия Арашаевна" w:date="2024-10-01T11:35:00Z"/>
              </w:rPr>
            </w:pPr>
            <w:ins w:id="7930" w:author="Опаева Лидия Арашаевна" w:date="2024-10-01T11:35:00Z">
              <w:r w:rsidRPr="007036CE">
                <w:t>Дата</w:t>
              </w:r>
            </w:ins>
          </w:p>
        </w:tc>
        <w:tc>
          <w:tcPr>
            <w:tcW w:w="300" w:type="pct"/>
          </w:tcPr>
          <w:p w14:paraId="000A7B5C" w14:textId="77777777" w:rsidR="008D6D4D" w:rsidRPr="007036CE" w:rsidRDefault="008D6D4D" w:rsidP="008212CC">
            <w:pPr>
              <w:pStyle w:val="GOSTTablenorm"/>
              <w:rPr>
                <w:ins w:id="7931" w:author="Опаева Лидия Арашаевна" w:date="2024-10-01T11:35:00Z"/>
              </w:rPr>
            </w:pPr>
            <w:ins w:id="7932" w:author="Опаева Лидия Арашаевна" w:date="2024-10-01T11:35:00Z">
              <w:r w:rsidRPr="007036CE">
                <w:t>Да</w:t>
              </w:r>
            </w:ins>
          </w:p>
        </w:tc>
        <w:tc>
          <w:tcPr>
            <w:tcW w:w="315" w:type="pct"/>
          </w:tcPr>
          <w:p w14:paraId="2D2B230F" w14:textId="77777777" w:rsidR="008D6D4D" w:rsidRPr="007036CE" w:rsidRDefault="008D6D4D" w:rsidP="008212CC">
            <w:pPr>
              <w:pStyle w:val="GOSTTablenorm"/>
              <w:rPr>
                <w:ins w:id="7933" w:author="Опаева Лидия Арашаевна" w:date="2024-10-01T11:35:00Z"/>
              </w:rPr>
            </w:pPr>
          </w:p>
        </w:tc>
        <w:tc>
          <w:tcPr>
            <w:tcW w:w="2035" w:type="pct"/>
          </w:tcPr>
          <w:p w14:paraId="6AECB77C" w14:textId="77777777" w:rsidR="008D6D4D" w:rsidRPr="007036CE" w:rsidRDefault="008D6D4D" w:rsidP="008212CC">
            <w:pPr>
              <w:pStyle w:val="GOSTTablenorm"/>
              <w:rPr>
                <w:ins w:id="7934" w:author="Опаева Лидия Арашаевна" w:date="2024-10-01T11:35:00Z"/>
              </w:rPr>
            </w:pPr>
            <w:ins w:id="7935" w:author="Опаева Лидия Арашаевна" w:date="2024-10-01T11:35:00Z">
              <w:r w:rsidRPr="007036CE">
                <w:t>Указывается дата ввода в действие</w:t>
              </w:r>
            </w:ins>
          </w:p>
        </w:tc>
      </w:tr>
    </w:tbl>
    <w:p w14:paraId="65C0F7B4" w14:textId="77777777" w:rsidR="008D6D4D" w:rsidRPr="007036CE" w:rsidRDefault="008D6D4D" w:rsidP="00DE0449">
      <w:pPr>
        <w:pStyle w:val="51"/>
        <w:rPr>
          <w:ins w:id="7936" w:author="Опаева Лидия Арашаевна" w:date="2024-10-01T11:35:00Z"/>
        </w:rPr>
      </w:pPr>
      <w:bookmarkStart w:id="7937" w:name="_Toc222927957"/>
      <w:ins w:id="7938" w:author="Опаева Лидия Арашаевна" w:date="2024-10-01T11:35:00Z">
        <w:r w:rsidRPr="007036CE">
          <w:t>Пример запроса по документу «Бухгалтерская справка (ф. 0504833)» ARP_SVAP_</w:t>
        </w:r>
      </w:ins>
      <w:ins w:id="7939" w:author="Опаева Лидия Арашаевна" w:date="2024-10-01T11:38:00Z">
        <w:r w:rsidRPr="007036CE">
          <w:rPr>
            <w:lang w:val="en-US"/>
          </w:rPr>
          <w:t>IN</w:t>
        </w:r>
      </w:ins>
      <w:ins w:id="7940" w:author="Опаева Лидия Арашаевна" w:date="2024-10-01T11:35:00Z">
        <w:r w:rsidRPr="007036CE">
          <w:t>_FB</w:t>
        </w:r>
        <w:bookmarkEnd w:id="7937"/>
      </w:ins>
    </w:p>
    <w:p w14:paraId="36EB91E7" w14:textId="77777777" w:rsidR="008D6D4D" w:rsidRPr="007036CE" w:rsidRDefault="008D6D4D" w:rsidP="008D6D4D">
      <w:pPr>
        <w:pStyle w:val="GOSTScript"/>
        <w:rPr>
          <w:ins w:id="7941" w:author="Опаева Лидия Арашаевна" w:date="2024-10-01T11:35:00Z"/>
        </w:rPr>
      </w:pPr>
      <w:ins w:id="7942" w:author="Опаева Лидия Арашаевна" w:date="2024-10-01T11:35:00Z">
        <w:r w:rsidRPr="007036CE">
          <w:t>{</w:t>
        </w:r>
      </w:ins>
    </w:p>
    <w:p w14:paraId="064918C6" w14:textId="77777777" w:rsidR="008D6D4D" w:rsidRPr="007036CE" w:rsidRDefault="008D6D4D" w:rsidP="008D6D4D">
      <w:pPr>
        <w:pStyle w:val="GOSTScript"/>
        <w:rPr>
          <w:ins w:id="7943" w:author="Опаева Лидия Арашаевна" w:date="2024-10-01T11:35:00Z"/>
        </w:rPr>
      </w:pPr>
      <w:ins w:id="7944" w:author="Опаева Лидия Арашаевна" w:date="2024-10-01T11:35:00Z">
        <w:r w:rsidRPr="007036CE">
          <w:tab/>
          <w:t>"header": {</w:t>
        </w:r>
      </w:ins>
    </w:p>
    <w:p w14:paraId="3D480CD7" w14:textId="77777777" w:rsidR="008D6D4D" w:rsidRPr="007036CE" w:rsidRDefault="008D6D4D" w:rsidP="008D6D4D">
      <w:pPr>
        <w:pStyle w:val="GOSTScript"/>
        <w:rPr>
          <w:ins w:id="7945" w:author="Опаева Лидия Арашаевна" w:date="2024-10-01T11:35:00Z"/>
        </w:rPr>
      </w:pPr>
      <w:ins w:id="7946" w:author="Опаева Лидия Арашаевна" w:date="2024-10-01T11:35:00Z">
        <w:r w:rsidRPr="007036CE">
          <w:lastRenderedPageBreak/>
          <w:tab/>
        </w:r>
        <w:r w:rsidRPr="007036CE">
          <w:tab/>
          <w:t>"Source": "ARP",</w:t>
        </w:r>
      </w:ins>
    </w:p>
    <w:p w14:paraId="102174B1" w14:textId="77777777" w:rsidR="008D6D4D" w:rsidRPr="007036CE" w:rsidRDefault="008D6D4D" w:rsidP="008D6D4D">
      <w:pPr>
        <w:pStyle w:val="GOSTScript"/>
        <w:rPr>
          <w:ins w:id="7947" w:author="Опаева Лидия Арашаевна" w:date="2024-10-01T11:35:00Z"/>
        </w:rPr>
      </w:pPr>
      <w:ins w:id="7948" w:author="Опаева Лидия Арашаевна" w:date="2024-10-01T11:35:00Z">
        <w:r w:rsidRPr="007036CE">
          <w:tab/>
        </w:r>
        <w:r w:rsidRPr="007036CE">
          <w:tab/>
          <w:t>"ReqDateTime": "2025-01-</w:t>
        </w:r>
      </w:ins>
      <w:ins w:id="7949" w:author="Опаева Лидия Арашаевна" w:date="2024-10-01T11:38:00Z">
        <w:r w:rsidRPr="007036CE">
          <w:t>09</w:t>
        </w:r>
      </w:ins>
      <w:ins w:id="7950" w:author="Опаева Лидия Арашаевна" w:date="2024-10-01T11:35:00Z">
        <w:r w:rsidRPr="007036CE">
          <w:t xml:space="preserve"> 18:37:22",</w:t>
        </w:r>
      </w:ins>
    </w:p>
    <w:p w14:paraId="6E8662F2" w14:textId="77777777" w:rsidR="008D6D4D" w:rsidRPr="007036CE" w:rsidRDefault="008D6D4D" w:rsidP="008D6D4D">
      <w:pPr>
        <w:pStyle w:val="GOSTScript"/>
        <w:rPr>
          <w:ins w:id="7951" w:author="Опаева Лидия Арашаевна" w:date="2024-10-01T11:35:00Z"/>
        </w:rPr>
      </w:pPr>
      <w:ins w:id="7952" w:author="Опаева Лидия Арашаевна" w:date="2024-10-01T11:35:00Z">
        <w:r w:rsidRPr="007036CE">
          <w:tab/>
        </w:r>
        <w:r w:rsidRPr="007036CE">
          <w:tab/>
          <w:t>"Version": "2.4",</w:t>
        </w:r>
      </w:ins>
    </w:p>
    <w:p w14:paraId="348EC40B" w14:textId="77777777" w:rsidR="008D6D4D" w:rsidRPr="007036CE" w:rsidRDefault="008D6D4D" w:rsidP="008D6D4D">
      <w:pPr>
        <w:pStyle w:val="GOSTScript"/>
        <w:rPr>
          <w:ins w:id="7953" w:author="Опаева Лидия Арашаевна" w:date="2024-10-01T11:35:00Z"/>
        </w:rPr>
      </w:pPr>
      <w:ins w:id="7954" w:author="Опаева Лидия Арашаевна" w:date="2024-10-01T11:35:00Z">
        <w:r w:rsidRPr="007036CE">
          <w:tab/>
        </w:r>
        <w:r w:rsidRPr="007036CE">
          <w:tab/>
          <w:t>"Params": [</w:t>
        </w:r>
      </w:ins>
    </w:p>
    <w:p w14:paraId="6403A3A6" w14:textId="77777777" w:rsidR="008D6D4D" w:rsidRPr="007036CE" w:rsidRDefault="008D6D4D" w:rsidP="008D6D4D">
      <w:pPr>
        <w:pStyle w:val="GOSTScript"/>
        <w:rPr>
          <w:ins w:id="7955" w:author="Опаева Лидия Арашаевна" w:date="2024-10-01T11:35:00Z"/>
        </w:rPr>
      </w:pPr>
      <w:ins w:id="7956" w:author="Опаева Лидия Арашаевна" w:date="2024-10-01T11:35:00Z">
        <w:r w:rsidRPr="007036CE">
          <w:tab/>
        </w:r>
        <w:r w:rsidRPr="007036CE">
          <w:tab/>
        </w:r>
        <w:r w:rsidRPr="007036CE">
          <w:tab/>
          <w:t>{</w:t>
        </w:r>
      </w:ins>
    </w:p>
    <w:p w14:paraId="7AAA0658" w14:textId="77777777" w:rsidR="008D6D4D" w:rsidRPr="007036CE" w:rsidRDefault="008D6D4D" w:rsidP="008D6D4D">
      <w:pPr>
        <w:pStyle w:val="GOSTScript"/>
        <w:rPr>
          <w:ins w:id="7957" w:author="Опаева Лидия Арашаевна" w:date="2024-10-01T11:35:00Z"/>
        </w:rPr>
      </w:pPr>
      <w:ins w:id="7958" w:author="Опаева Лидия Арашаевна" w:date="2024-10-01T11:35:00Z">
        <w:r w:rsidRPr="007036CE">
          <w:tab/>
        </w:r>
        <w:r w:rsidRPr="007036CE">
          <w:tab/>
        </w:r>
        <w:r w:rsidRPr="007036CE">
          <w:tab/>
        </w:r>
        <w:r w:rsidRPr="007036CE">
          <w:tab/>
          <w:t>"param": "example",</w:t>
        </w:r>
      </w:ins>
    </w:p>
    <w:p w14:paraId="67C26583" w14:textId="77777777" w:rsidR="008D6D4D" w:rsidRPr="007036CE" w:rsidRDefault="008D6D4D" w:rsidP="008D6D4D">
      <w:pPr>
        <w:pStyle w:val="GOSTScript"/>
        <w:rPr>
          <w:ins w:id="7959" w:author="Опаева Лидия Арашаевна" w:date="2024-10-01T11:35:00Z"/>
        </w:rPr>
      </w:pPr>
      <w:ins w:id="7960" w:author="Опаева Лидия Арашаевна" w:date="2024-10-01T11:35:00Z">
        <w:r w:rsidRPr="007036CE">
          <w:tab/>
        </w:r>
        <w:r w:rsidRPr="007036CE">
          <w:tab/>
        </w:r>
        <w:r w:rsidRPr="007036CE">
          <w:tab/>
        </w:r>
        <w:r w:rsidRPr="007036CE">
          <w:tab/>
          <w:t>"value": "01"</w:t>
        </w:r>
      </w:ins>
    </w:p>
    <w:p w14:paraId="27BD430F" w14:textId="77777777" w:rsidR="008D6D4D" w:rsidRPr="007036CE" w:rsidRDefault="008D6D4D" w:rsidP="008D6D4D">
      <w:pPr>
        <w:pStyle w:val="GOSTScript"/>
        <w:rPr>
          <w:ins w:id="7961" w:author="Опаева Лидия Арашаевна" w:date="2024-10-01T11:35:00Z"/>
        </w:rPr>
      </w:pPr>
      <w:ins w:id="7962" w:author="Опаева Лидия Арашаевна" w:date="2024-10-01T11:35:00Z">
        <w:r w:rsidRPr="007036CE">
          <w:tab/>
        </w:r>
        <w:r w:rsidRPr="007036CE">
          <w:tab/>
        </w:r>
        <w:r w:rsidRPr="007036CE">
          <w:tab/>
          <w:t>}</w:t>
        </w:r>
      </w:ins>
    </w:p>
    <w:p w14:paraId="22C26294" w14:textId="77777777" w:rsidR="008D6D4D" w:rsidRPr="007036CE" w:rsidRDefault="008D6D4D" w:rsidP="008D6D4D">
      <w:pPr>
        <w:pStyle w:val="GOSTScript"/>
        <w:rPr>
          <w:ins w:id="7963" w:author="Опаева Лидия Арашаевна" w:date="2024-10-01T11:35:00Z"/>
        </w:rPr>
      </w:pPr>
      <w:ins w:id="7964" w:author="Опаева Лидия Арашаевна" w:date="2024-10-01T11:35:00Z">
        <w:r w:rsidRPr="007036CE">
          <w:tab/>
        </w:r>
        <w:r w:rsidRPr="007036CE">
          <w:tab/>
          <w:t>],</w:t>
        </w:r>
      </w:ins>
    </w:p>
    <w:p w14:paraId="164C9039" w14:textId="77777777" w:rsidR="008D6D4D" w:rsidRPr="007036CE" w:rsidRDefault="008D6D4D" w:rsidP="008D6D4D">
      <w:pPr>
        <w:pStyle w:val="GOSTScript"/>
        <w:rPr>
          <w:ins w:id="7965" w:author="Опаева Лидия Арашаевна" w:date="2024-10-01T11:35:00Z"/>
        </w:rPr>
      </w:pPr>
      <w:ins w:id="7966" w:author="Опаева Лидия Арашаевна" w:date="2024-10-01T11:35:00Z">
        <w:r w:rsidRPr="007036CE">
          <w:tab/>
        </w:r>
        <w:r w:rsidRPr="007036CE">
          <w:tab/>
          <w:t>"ReqGuid": "b0d4ce5d-2757-4699-948c-vv72qba94f86",</w:t>
        </w:r>
      </w:ins>
    </w:p>
    <w:p w14:paraId="1245A6FD" w14:textId="77777777" w:rsidR="008D6D4D" w:rsidRPr="007036CE" w:rsidRDefault="008D6D4D" w:rsidP="008D6D4D">
      <w:pPr>
        <w:pStyle w:val="GOSTScript"/>
        <w:rPr>
          <w:ins w:id="7967" w:author="Опаева Лидия Арашаевна" w:date="2024-10-01T11:35:00Z"/>
        </w:rPr>
      </w:pPr>
      <w:ins w:id="7968" w:author="Опаева Лидия Арашаевна" w:date="2024-10-01T11:35:00Z">
        <w:r w:rsidRPr="007036CE">
          <w:tab/>
        </w:r>
        <w:r w:rsidRPr="007036CE">
          <w:tab/>
          <w:t>"DocGuid": "0bd90a7c-e339-46ff-ac39-73029ff81370",</w:t>
        </w:r>
      </w:ins>
    </w:p>
    <w:p w14:paraId="1523E7F1" w14:textId="77777777" w:rsidR="008D6D4D" w:rsidRPr="007036CE" w:rsidRDefault="008D6D4D" w:rsidP="008D6D4D">
      <w:pPr>
        <w:pStyle w:val="GOSTScript"/>
        <w:rPr>
          <w:ins w:id="7969" w:author="Опаева Лидия Арашаевна" w:date="2024-10-01T11:35:00Z"/>
        </w:rPr>
      </w:pPr>
      <w:ins w:id="7970" w:author="Опаева Лидия Арашаевна" w:date="2024-10-01T11:35:00Z">
        <w:r w:rsidRPr="007036CE">
          <w:tab/>
        </w:r>
        <w:r w:rsidRPr="007036CE">
          <w:tab/>
          <w:t>"RequestType": "ACCOUNTING",</w:t>
        </w:r>
      </w:ins>
    </w:p>
    <w:p w14:paraId="1D85CC97" w14:textId="77777777" w:rsidR="008D6D4D" w:rsidRPr="007036CE" w:rsidRDefault="008D6D4D" w:rsidP="008D6D4D">
      <w:pPr>
        <w:pStyle w:val="GOSTScript"/>
        <w:rPr>
          <w:ins w:id="7971" w:author="Опаева Лидия Арашаевна" w:date="2024-10-01T11:35:00Z"/>
        </w:rPr>
      </w:pPr>
      <w:ins w:id="7972" w:author="Опаева Лидия Арашаевна" w:date="2024-10-01T11:35:00Z">
        <w:r w:rsidRPr="007036CE">
          <w:tab/>
        </w:r>
        <w:r w:rsidRPr="007036CE">
          <w:tab/>
          <w:t>"TypeDoc": "ARP_SVAP_</w:t>
        </w:r>
      </w:ins>
      <w:ins w:id="7973" w:author="Опаева Лидия Арашаевна" w:date="2024-10-01T11:38:00Z">
        <w:r w:rsidRPr="007036CE">
          <w:t>IN</w:t>
        </w:r>
      </w:ins>
      <w:ins w:id="7974" w:author="Опаева Лидия Арашаевна" w:date="2024-10-01T11:35:00Z">
        <w:r w:rsidRPr="007036CE">
          <w:t>_FB",</w:t>
        </w:r>
      </w:ins>
    </w:p>
    <w:p w14:paraId="31066DA3" w14:textId="77777777" w:rsidR="008D6D4D" w:rsidRPr="007036CE" w:rsidRDefault="008D6D4D" w:rsidP="008D6D4D">
      <w:pPr>
        <w:pStyle w:val="GOSTScript"/>
        <w:rPr>
          <w:ins w:id="7975" w:author="Опаева Лидия Арашаевна" w:date="2024-10-01T11:35:00Z"/>
        </w:rPr>
      </w:pPr>
      <w:ins w:id="7976" w:author="Опаева Лидия Арашаевна" w:date="2024-10-01T11:35:00Z">
        <w:r w:rsidRPr="007036CE">
          <w:tab/>
        </w:r>
        <w:r w:rsidRPr="007036CE">
          <w:tab/>
          <w:t>"Stage": "auth",</w:t>
        </w:r>
      </w:ins>
    </w:p>
    <w:p w14:paraId="5EA8C334" w14:textId="77777777" w:rsidR="008D6D4D" w:rsidRPr="007036CE" w:rsidRDefault="008D6D4D" w:rsidP="008D6D4D">
      <w:pPr>
        <w:pStyle w:val="GOSTScript"/>
        <w:rPr>
          <w:ins w:id="7977" w:author="Опаева Лидия Арашаевна" w:date="2024-10-01T11:35:00Z"/>
        </w:rPr>
      </w:pPr>
      <w:ins w:id="7978" w:author="Опаева Лидия Арашаевна" w:date="2024-10-01T11:35:00Z">
        <w:r w:rsidRPr="007036CE">
          <w:tab/>
        </w:r>
        <w:r w:rsidRPr="007036CE">
          <w:tab/>
          <w:t>"BalLevContrl": 0,</w:t>
        </w:r>
      </w:ins>
    </w:p>
    <w:p w14:paraId="0B559C8D" w14:textId="77777777" w:rsidR="008D6D4D" w:rsidRPr="007036CE" w:rsidRDefault="008D6D4D" w:rsidP="008D6D4D">
      <w:pPr>
        <w:pStyle w:val="GOSTScript"/>
        <w:rPr>
          <w:ins w:id="7979" w:author="Опаева Лидия Арашаевна" w:date="2024-10-01T11:35:00Z"/>
        </w:rPr>
      </w:pPr>
      <w:ins w:id="7980" w:author="Опаева Лидия Арашаевна" w:date="2024-10-01T11:35:00Z">
        <w:r w:rsidRPr="007036CE">
          <w:tab/>
        </w:r>
        <w:r w:rsidRPr="007036CE">
          <w:tab/>
          <w:t>"Subject": "6000",</w:t>
        </w:r>
      </w:ins>
    </w:p>
    <w:p w14:paraId="6E638DF5" w14:textId="77777777" w:rsidR="008D6D4D" w:rsidRPr="007036CE" w:rsidRDefault="008D6D4D" w:rsidP="008D6D4D">
      <w:pPr>
        <w:pStyle w:val="GOSTScript"/>
        <w:rPr>
          <w:ins w:id="7981" w:author="Опаева Лидия Арашаевна" w:date="2024-10-01T11:35:00Z"/>
        </w:rPr>
      </w:pPr>
      <w:ins w:id="7982" w:author="Опаева Лидия Арашаевна" w:date="2024-10-01T11:35:00Z">
        <w:r w:rsidRPr="007036CE">
          <w:tab/>
        </w:r>
        <w:r w:rsidRPr="007036CE">
          <w:tab/>
          <w:t>"SettlementDate": "2025-01-</w:t>
        </w:r>
      </w:ins>
      <w:ins w:id="7983" w:author="Опаева Лидия Арашаевна" w:date="2024-10-01T11:38:00Z">
        <w:r w:rsidRPr="007036CE">
          <w:t>09</w:t>
        </w:r>
      </w:ins>
      <w:ins w:id="7984" w:author="Опаева Лидия Арашаевна" w:date="2024-10-01T11:35:00Z">
        <w:r w:rsidRPr="007036CE">
          <w:t>"</w:t>
        </w:r>
      </w:ins>
    </w:p>
    <w:p w14:paraId="7C49EDCE" w14:textId="77777777" w:rsidR="008D6D4D" w:rsidRPr="007036CE" w:rsidRDefault="008D6D4D" w:rsidP="008D6D4D">
      <w:pPr>
        <w:pStyle w:val="GOSTScript"/>
        <w:rPr>
          <w:ins w:id="7985" w:author="Опаева Лидия Арашаевна" w:date="2024-10-01T11:35:00Z"/>
        </w:rPr>
      </w:pPr>
      <w:ins w:id="7986" w:author="Опаева Лидия Арашаевна" w:date="2024-10-01T11:35:00Z">
        <w:r w:rsidRPr="007036CE">
          <w:tab/>
          <w:t>},</w:t>
        </w:r>
      </w:ins>
    </w:p>
    <w:p w14:paraId="3B34F724" w14:textId="77777777" w:rsidR="008D6D4D" w:rsidRPr="007036CE" w:rsidRDefault="008D6D4D" w:rsidP="008D6D4D">
      <w:pPr>
        <w:pStyle w:val="GOSTScript"/>
        <w:rPr>
          <w:ins w:id="7987" w:author="Опаева Лидия Арашаевна" w:date="2024-10-01T11:35:00Z"/>
        </w:rPr>
      </w:pPr>
      <w:ins w:id="7988" w:author="Опаева Лидия Арашаевна" w:date="2024-10-01T11:35:00Z">
        <w:r w:rsidRPr="007036CE">
          <w:tab/>
          <w:t>"document": {</w:t>
        </w:r>
      </w:ins>
    </w:p>
    <w:p w14:paraId="79F9EAEE" w14:textId="77777777" w:rsidR="008D6D4D" w:rsidRPr="007036CE" w:rsidRDefault="008D6D4D" w:rsidP="008D6D4D">
      <w:pPr>
        <w:pStyle w:val="GOSTScript"/>
        <w:rPr>
          <w:ins w:id="7989" w:author="Опаева Лидия Арашаевна" w:date="2024-10-01T11:35:00Z"/>
        </w:rPr>
      </w:pPr>
      <w:ins w:id="7990" w:author="Опаева Лидия Арашаевна" w:date="2024-10-01T11:35:00Z">
        <w:r w:rsidRPr="007036CE">
          <w:tab/>
        </w:r>
        <w:r w:rsidRPr="007036CE">
          <w:tab/>
          <w:t>"TtlPrt_DcNmbr": "33",</w:t>
        </w:r>
      </w:ins>
    </w:p>
    <w:p w14:paraId="03B697EA" w14:textId="77777777" w:rsidR="008D6D4D" w:rsidRPr="007036CE" w:rsidRDefault="008D6D4D" w:rsidP="008D6D4D">
      <w:pPr>
        <w:pStyle w:val="GOSTScript"/>
        <w:rPr>
          <w:ins w:id="7991" w:author="Опаева Лидия Арашаевна" w:date="2024-10-01T11:35:00Z"/>
        </w:rPr>
      </w:pPr>
      <w:ins w:id="7992" w:author="Опаева Лидия Арашаевна" w:date="2024-10-01T11:35:00Z">
        <w:r w:rsidRPr="007036CE">
          <w:tab/>
        </w:r>
        <w:r w:rsidRPr="007036CE">
          <w:tab/>
          <w:t>"TtlPrt_Dt": "2025-01-</w:t>
        </w:r>
      </w:ins>
      <w:ins w:id="7993" w:author="Опаева Лидия Арашаевна" w:date="2024-10-01T11:39:00Z">
        <w:r w:rsidRPr="007036CE">
          <w:t>09</w:t>
        </w:r>
      </w:ins>
      <w:ins w:id="7994" w:author="Опаева Лидия Арашаевна" w:date="2024-10-01T11:35:00Z">
        <w:r w:rsidRPr="007036CE">
          <w:t>",</w:t>
        </w:r>
      </w:ins>
    </w:p>
    <w:p w14:paraId="0EEE8B68" w14:textId="77777777" w:rsidR="008D6D4D" w:rsidRPr="007036CE" w:rsidRDefault="008D6D4D" w:rsidP="008D6D4D">
      <w:pPr>
        <w:pStyle w:val="GOSTScript"/>
        <w:rPr>
          <w:ins w:id="7995" w:author="Опаева Лидия Арашаевна" w:date="2024-10-01T11:35:00Z"/>
        </w:rPr>
      </w:pPr>
      <w:ins w:id="7996" w:author="Опаева Лидия Арашаевна" w:date="2024-10-01T11:35:00Z">
        <w:r w:rsidRPr="007036CE">
          <w:tab/>
        </w:r>
        <w:r w:rsidRPr="007036CE">
          <w:tab/>
          <w:t>"TtlPrt_TypeDoc": "</w:t>
        </w:r>
        <w:r w:rsidRPr="007036CE">
          <w:rPr>
            <w:lang w:val="ru-RU"/>
          </w:rPr>
          <w:t>БС</w:t>
        </w:r>
      </w:ins>
      <w:ins w:id="7997" w:author="Опаева Лидия Арашаевна" w:date="2024-10-01T11:38:00Z">
        <w:r w:rsidRPr="007036CE">
          <w:rPr>
            <w:lang w:val="ru-RU"/>
          </w:rPr>
          <w:t>О</w:t>
        </w:r>
      </w:ins>
      <w:ins w:id="7998" w:author="Опаева Лидия Арашаевна" w:date="2024-10-01T11:35:00Z">
        <w:r w:rsidRPr="007036CE">
          <w:t>",</w:t>
        </w:r>
      </w:ins>
    </w:p>
    <w:p w14:paraId="7066CC60" w14:textId="77777777" w:rsidR="008D6D4D" w:rsidRPr="007036CE" w:rsidRDefault="008D6D4D" w:rsidP="008D6D4D">
      <w:pPr>
        <w:pStyle w:val="GOSTScript"/>
        <w:rPr>
          <w:ins w:id="7999" w:author="Опаева Лидия Арашаевна" w:date="2024-10-01T11:35:00Z"/>
        </w:rPr>
      </w:pPr>
      <w:ins w:id="8000" w:author="Опаева Лидия Арашаевна" w:date="2024-10-01T11:35:00Z">
        <w:r w:rsidRPr="007036CE">
          <w:tab/>
        </w:r>
        <w:r w:rsidRPr="007036CE">
          <w:tab/>
          <w:t>"TtlPrt_FullTypeDoc": "</w:t>
        </w:r>
        <w:r w:rsidRPr="007036CE">
          <w:rPr>
            <w:lang w:val="ru-RU"/>
          </w:rPr>
          <w:t>Справка</w:t>
        </w:r>
        <w:r w:rsidRPr="007036CE">
          <w:t xml:space="preserve"> </w:t>
        </w:r>
        <w:r w:rsidRPr="007036CE">
          <w:rPr>
            <w:lang w:val="ru-RU"/>
          </w:rPr>
          <w:t>по</w:t>
        </w:r>
        <w:r w:rsidRPr="007036CE">
          <w:t xml:space="preserve"> </w:t>
        </w:r>
      </w:ins>
      <w:ins w:id="8001" w:author="Опаева Лидия Арашаевна" w:date="2024-10-01T11:38:00Z">
        <w:r w:rsidRPr="007036CE">
          <w:rPr>
            <w:lang w:val="ru-RU"/>
          </w:rPr>
          <w:t>инициации</w:t>
        </w:r>
      </w:ins>
      <w:ins w:id="8002" w:author="Опаева Лидия Арашаевна" w:date="2024-10-01T11:35:00Z">
        <w:r w:rsidRPr="007036CE">
          <w:t xml:space="preserve"> </w:t>
        </w:r>
        <w:r w:rsidRPr="007036CE">
          <w:rPr>
            <w:lang w:val="ru-RU"/>
          </w:rPr>
          <w:t>года</w:t>
        </w:r>
        <w:r w:rsidRPr="007036CE">
          <w:t>",</w:t>
        </w:r>
      </w:ins>
    </w:p>
    <w:p w14:paraId="32BB7689" w14:textId="77777777" w:rsidR="008D6D4D" w:rsidRPr="007036CE" w:rsidRDefault="008D6D4D" w:rsidP="008D6D4D">
      <w:pPr>
        <w:pStyle w:val="GOSTScript"/>
        <w:rPr>
          <w:ins w:id="8003" w:author="Опаева Лидия Арашаевна" w:date="2024-10-01T11:35:00Z"/>
        </w:rPr>
      </w:pPr>
      <w:ins w:id="8004" w:author="Опаева Лидия Арашаевна" w:date="2024-10-01T11:35:00Z">
        <w:r w:rsidRPr="007036CE">
          <w:tab/>
        </w:r>
        <w:r w:rsidRPr="007036CE">
          <w:tab/>
          <w:t>"TtlPrt_CdCrr": "643",</w:t>
        </w:r>
      </w:ins>
    </w:p>
    <w:p w14:paraId="5CBF42C1" w14:textId="77777777" w:rsidR="008D6D4D" w:rsidRPr="007036CE" w:rsidRDefault="008D6D4D" w:rsidP="008D6D4D">
      <w:pPr>
        <w:pStyle w:val="GOSTScript"/>
        <w:rPr>
          <w:ins w:id="8005" w:author="Опаева Лидия Арашаевна" w:date="2024-10-01T11:35:00Z"/>
        </w:rPr>
      </w:pPr>
      <w:ins w:id="8006" w:author="Опаева Лидия Арашаевна" w:date="2024-10-01T11:35:00Z">
        <w:r w:rsidRPr="007036CE">
          <w:tab/>
        </w:r>
        <w:r w:rsidRPr="007036CE">
          <w:tab/>
          <w:t>"SystemInformation_UFOS_SECRECY": 0,</w:t>
        </w:r>
      </w:ins>
    </w:p>
    <w:p w14:paraId="3070CFEA" w14:textId="77777777" w:rsidR="008D6D4D" w:rsidRPr="007036CE" w:rsidRDefault="008D6D4D" w:rsidP="008D6D4D">
      <w:pPr>
        <w:pStyle w:val="GOSTScript"/>
        <w:rPr>
          <w:ins w:id="8007" w:author="Опаева Лидия Арашаевна" w:date="2024-10-01T11:35:00Z"/>
        </w:rPr>
      </w:pPr>
      <w:ins w:id="8008" w:author="Опаева Лидия Арашаевна" w:date="2024-10-01T11:35:00Z">
        <w:r w:rsidRPr="007036CE">
          <w:tab/>
        </w:r>
        <w:r w:rsidRPr="007036CE">
          <w:tab/>
          <w:t>"TtlPrt_Budget_Cd": "99010001",</w:t>
        </w:r>
      </w:ins>
    </w:p>
    <w:p w14:paraId="72E509C3" w14:textId="77777777" w:rsidR="008D6D4D" w:rsidRPr="007036CE" w:rsidRDefault="008D6D4D" w:rsidP="008D6D4D">
      <w:pPr>
        <w:pStyle w:val="GOSTScript"/>
        <w:rPr>
          <w:ins w:id="8009" w:author="Опаева Лидия Арашаевна" w:date="2024-10-01T11:35:00Z"/>
        </w:rPr>
      </w:pPr>
      <w:ins w:id="8010" w:author="Опаева Лидия Арашаевна" w:date="2024-10-01T11:35:00Z">
        <w:r w:rsidRPr="007036CE">
          <w:tab/>
        </w:r>
        <w:r w:rsidRPr="007036CE">
          <w:tab/>
          <w:t>"TtlPrt_LEDGERBOOK": "FTAccFedOrg",</w:t>
        </w:r>
        <w:r w:rsidRPr="007036CE">
          <w:tab/>
        </w:r>
      </w:ins>
    </w:p>
    <w:p w14:paraId="57B48229" w14:textId="77777777" w:rsidR="008D6D4D" w:rsidRPr="007036CE" w:rsidRDefault="008D6D4D" w:rsidP="008D6D4D">
      <w:pPr>
        <w:pStyle w:val="GOSTScript"/>
        <w:rPr>
          <w:ins w:id="8011" w:author="Опаева Лидия Арашаевна" w:date="2024-10-01T11:35:00Z"/>
          <w:lang w:val="ru-RU"/>
        </w:rPr>
      </w:pPr>
      <w:ins w:id="8012" w:author="Опаева Лидия Арашаевна" w:date="2024-10-01T11:35:00Z">
        <w:r w:rsidRPr="007036CE">
          <w:tab/>
        </w:r>
        <w:r w:rsidRPr="007036CE">
          <w:tab/>
        </w:r>
        <w:r w:rsidRPr="007036CE">
          <w:rPr>
            <w:lang w:val="ru-RU"/>
          </w:rPr>
          <w:t>"</w:t>
        </w:r>
        <w:r w:rsidRPr="007036CE">
          <w:t>T</w:t>
        </w:r>
        <w:r w:rsidRPr="007036CE">
          <w:rPr>
            <w:lang w:val="ru-RU"/>
          </w:rPr>
          <w:t>0504833": [</w:t>
        </w:r>
      </w:ins>
    </w:p>
    <w:p w14:paraId="42F256B4" w14:textId="77777777" w:rsidR="008D6D4D" w:rsidRPr="007036CE" w:rsidRDefault="008D6D4D" w:rsidP="008D6D4D">
      <w:pPr>
        <w:pStyle w:val="GOSTScript"/>
        <w:rPr>
          <w:ins w:id="8013" w:author="Опаева Лидия Арашаевна" w:date="2024-10-01T11:35:00Z"/>
          <w:lang w:val="ru-RU"/>
        </w:rPr>
      </w:pPr>
      <w:ins w:id="8014" w:author="Опаева Лидия Арашаевна" w:date="2024-10-01T11:35:00Z">
        <w:r w:rsidRPr="007036CE">
          <w:rPr>
            <w:lang w:val="ru-RU"/>
          </w:rPr>
          <w:tab/>
        </w:r>
        <w:r w:rsidRPr="007036CE">
          <w:rPr>
            <w:lang w:val="ru-RU"/>
          </w:rPr>
          <w:tab/>
        </w:r>
        <w:r w:rsidRPr="007036CE">
          <w:rPr>
            <w:lang w:val="ru-RU"/>
          </w:rPr>
          <w:tab/>
          <w:t>{</w:t>
        </w:r>
      </w:ins>
    </w:p>
    <w:p w14:paraId="65F5223D" w14:textId="77777777" w:rsidR="008D6D4D" w:rsidRPr="007036CE" w:rsidRDefault="008D6D4D" w:rsidP="008D6D4D">
      <w:pPr>
        <w:pStyle w:val="GOSTScript"/>
        <w:rPr>
          <w:ins w:id="8015" w:author="Опаева Лидия Арашаевна" w:date="2024-10-01T11:35:00Z"/>
          <w:lang w:val="ru-RU"/>
        </w:rPr>
      </w:pPr>
      <w:ins w:id="8016" w:author="Опаева Лидия Арашаевна" w:date="2024-10-01T11:35:00Z">
        <w:r w:rsidRPr="007036CE">
          <w:rPr>
            <w:lang w:val="ru-RU"/>
          </w:rPr>
          <w:tab/>
        </w:r>
        <w:r w:rsidRPr="007036CE">
          <w:rPr>
            <w:lang w:val="ru-RU"/>
          </w:rPr>
          <w:tab/>
        </w:r>
        <w:r w:rsidRPr="007036CE">
          <w:rPr>
            <w:lang w:val="ru-RU"/>
          </w:rPr>
          <w:tab/>
        </w:r>
        <w:r w:rsidRPr="007036CE">
          <w:rPr>
            <w:lang w:val="ru-RU"/>
          </w:rPr>
          <w:tab/>
          <w:t>"</w:t>
        </w:r>
        <w:r w:rsidRPr="007036CE">
          <w:t>id</w:t>
        </w:r>
        <w:r w:rsidRPr="007036CE">
          <w:rPr>
            <w:lang w:val="ru-RU"/>
          </w:rPr>
          <w:t>": 1,</w:t>
        </w:r>
      </w:ins>
    </w:p>
    <w:p w14:paraId="082F58C1" w14:textId="77777777" w:rsidR="008D6D4D" w:rsidRPr="007036CE" w:rsidRDefault="008D6D4D" w:rsidP="008D6D4D">
      <w:pPr>
        <w:pStyle w:val="GOSTScript"/>
        <w:rPr>
          <w:ins w:id="8017" w:author="Опаева Лидия Арашаевна" w:date="2024-10-01T11:35:00Z"/>
          <w:lang w:val="ru-RU"/>
        </w:rPr>
      </w:pPr>
      <w:ins w:id="8018" w:author="Опаева Лидия Арашаевна" w:date="2024-10-01T11:35:00Z">
        <w:r w:rsidRPr="007036CE">
          <w:rPr>
            <w:lang w:val="ru-RU"/>
          </w:rPr>
          <w:tab/>
        </w:r>
        <w:r w:rsidRPr="007036CE">
          <w:rPr>
            <w:lang w:val="ru-RU"/>
          </w:rPr>
          <w:tab/>
        </w:r>
        <w:r w:rsidRPr="007036CE">
          <w:rPr>
            <w:lang w:val="ru-RU"/>
          </w:rPr>
          <w:tab/>
        </w:r>
        <w:r w:rsidRPr="007036CE">
          <w:rPr>
            <w:lang w:val="ru-RU"/>
          </w:rPr>
          <w:tab/>
          <w:t>"</w:t>
        </w:r>
        <w:r w:rsidRPr="007036CE">
          <w:t>NPP</w:t>
        </w:r>
        <w:r w:rsidRPr="007036CE">
          <w:rPr>
            <w:lang w:val="ru-RU"/>
          </w:rPr>
          <w:t>": 1,</w:t>
        </w:r>
      </w:ins>
    </w:p>
    <w:p w14:paraId="1B6C8862" w14:textId="77777777" w:rsidR="008D6D4D" w:rsidRPr="007036CE" w:rsidRDefault="008D6D4D" w:rsidP="008D6D4D">
      <w:pPr>
        <w:pStyle w:val="GOSTScript"/>
        <w:rPr>
          <w:ins w:id="8019" w:author="Опаева Лидия Арашаевна" w:date="2024-10-01T11:35:00Z"/>
          <w:lang w:val="ru-RU"/>
        </w:rPr>
      </w:pPr>
      <w:ins w:id="8020" w:author="Опаева Лидия Арашаевна" w:date="2024-10-01T11:35:00Z">
        <w:r w:rsidRPr="007036CE">
          <w:rPr>
            <w:lang w:val="ru-RU"/>
          </w:rPr>
          <w:tab/>
        </w:r>
        <w:r w:rsidRPr="007036CE">
          <w:rPr>
            <w:lang w:val="ru-RU"/>
          </w:rPr>
          <w:tab/>
        </w:r>
        <w:r w:rsidRPr="007036CE">
          <w:rPr>
            <w:lang w:val="ru-RU"/>
          </w:rPr>
          <w:tab/>
        </w:r>
        <w:r w:rsidRPr="007036CE">
          <w:rPr>
            <w:lang w:val="ru-RU"/>
          </w:rPr>
          <w:tab/>
          <w:t>"</w:t>
        </w:r>
        <w:r w:rsidRPr="007036CE">
          <w:t>NAME</w:t>
        </w:r>
        <w:r w:rsidRPr="007036CE">
          <w:rPr>
            <w:lang w:val="ru-RU"/>
          </w:rPr>
          <w:t>_</w:t>
        </w:r>
        <w:r w:rsidRPr="007036CE">
          <w:t>O</w:t>
        </w:r>
        <w:r w:rsidRPr="007036CE">
          <w:rPr>
            <w:lang w:val="ru-RU"/>
          </w:rPr>
          <w:t>": "</w:t>
        </w:r>
      </w:ins>
      <w:ins w:id="8021" w:author="Опаева Лидия Арашаевна" w:date="2024-10-01T11:38:00Z">
        <w:r w:rsidRPr="007036CE">
          <w:rPr>
            <w:lang w:val="ru-RU"/>
          </w:rPr>
          <w:t xml:space="preserve"> Инициация </w:t>
        </w:r>
      </w:ins>
      <w:ins w:id="8022" w:author="Опаева Лидия Арашаевна" w:date="2024-10-01T11:35:00Z">
        <w:r w:rsidRPr="007036CE">
          <w:rPr>
            <w:lang w:val="ru-RU"/>
          </w:rPr>
          <w:t>финансового года",</w:t>
        </w:r>
      </w:ins>
    </w:p>
    <w:p w14:paraId="2DB8C7C8" w14:textId="77777777" w:rsidR="008D6D4D" w:rsidRPr="007036CE" w:rsidRDefault="008D6D4D" w:rsidP="008D6D4D">
      <w:pPr>
        <w:pStyle w:val="GOSTScript"/>
        <w:rPr>
          <w:ins w:id="8023" w:author="Опаева Лидия Арашаевна" w:date="2024-10-01T11:35:00Z"/>
        </w:rPr>
      </w:pPr>
      <w:ins w:id="8024" w:author="Опаева Лидия Арашаевна" w:date="2024-10-01T11:35:00Z">
        <w:r w:rsidRPr="007036CE">
          <w:rPr>
            <w:lang w:val="ru-RU"/>
          </w:rPr>
          <w:tab/>
        </w:r>
        <w:r w:rsidRPr="007036CE">
          <w:rPr>
            <w:lang w:val="ru-RU"/>
          </w:rPr>
          <w:tab/>
        </w:r>
        <w:r w:rsidRPr="007036CE">
          <w:rPr>
            <w:lang w:val="ru-RU"/>
          </w:rPr>
          <w:tab/>
        </w:r>
        <w:r w:rsidRPr="007036CE">
          <w:rPr>
            <w:lang w:val="ru-RU"/>
          </w:rPr>
          <w:tab/>
        </w:r>
        <w:r w:rsidRPr="007036CE">
          <w:t>"SUMM": 200.00,</w:t>
        </w:r>
      </w:ins>
    </w:p>
    <w:p w14:paraId="24D515A1" w14:textId="77777777" w:rsidR="008D6D4D" w:rsidRPr="007036CE" w:rsidRDefault="008D6D4D" w:rsidP="008D6D4D">
      <w:pPr>
        <w:pStyle w:val="GOSTScript"/>
        <w:rPr>
          <w:ins w:id="8025" w:author="Опаева Лидия Арашаевна" w:date="2024-10-01T11:35:00Z"/>
        </w:rPr>
      </w:pPr>
      <w:ins w:id="8026" w:author="Опаева Лидия Арашаевна" w:date="2024-10-01T11:35:00Z">
        <w:r w:rsidRPr="007036CE">
          <w:tab/>
        </w:r>
        <w:r w:rsidRPr="007036CE">
          <w:tab/>
        </w:r>
        <w:r w:rsidRPr="007036CE">
          <w:tab/>
        </w:r>
        <w:r w:rsidRPr="007036CE">
          <w:tab/>
          <w:t>"DT_KBK": "</w:t>
        </w:r>
      </w:ins>
      <w:ins w:id="8027" w:author="Опаева Лидия Арашаевна" w:date="2024-10-01T11:39:00Z">
        <w:r w:rsidRPr="007036CE">
          <w:t>18201063930290059243</w:t>
        </w:r>
      </w:ins>
      <w:ins w:id="8028" w:author="Опаева Лидия Арашаевна" w:date="2024-10-01T11:35:00Z">
        <w:r w:rsidRPr="007036CE">
          <w:t>",</w:t>
        </w:r>
      </w:ins>
    </w:p>
    <w:p w14:paraId="1DAB9064" w14:textId="77777777" w:rsidR="008D6D4D" w:rsidRPr="007036CE" w:rsidRDefault="008D6D4D" w:rsidP="008D6D4D">
      <w:pPr>
        <w:pStyle w:val="GOSTScript"/>
        <w:rPr>
          <w:ins w:id="8029" w:author="Опаева Лидия Арашаевна" w:date="2024-10-01T11:35:00Z"/>
        </w:rPr>
      </w:pPr>
      <w:ins w:id="8030" w:author="Опаева Лидия Арашаевна" w:date="2024-10-01T11:35:00Z">
        <w:r w:rsidRPr="007036CE">
          <w:tab/>
        </w:r>
        <w:r w:rsidRPr="007036CE">
          <w:tab/>
        </w:r>
        <w:r w:rsidRPr="007036CE">
          <w:tab/>
        </w:r>
        <w:r w:rsidRPr="007036CE">
          <w:tab/>
          <w:t>"CT_KBK": "</w:t>
        </w:r>
      </w:ins>
      <w:ins w:id="8031" w:author="Опаева Лидия Арашаевна" w:date="2024-10-01T11:39:00Z">
        <w:r w:rsidRPr="007036CE">
          <w:t>18201063930290059243</w:t>
        </w:r>
      </w:ins>
      <w:ins w:id="8032" w:author="Опаева Лидия Арашаевна" w:date="2024-10-01T11:35:00Z">
        <w:r w:rsidRPr="007036CE">
          <w:t>",</w:t>
        </w:r>
      </w:ins>
    </w:p>
    <w:p w14:paraId="59CF0A11" w14:textId="77777777" w:rsidR="008D6D4D" w:rsidRPr="007036CE" w:rsidRDefault="008D6D4D" w:rsidP="008D6D4D">
      <w:pPr>
        <w:pStyle w:val="GOSTScript"/>
        <w:rPr>
          <w:ins w:id="8033" w:author="Опаева Лидия Арашаевна" w:date="2024-10-01T11:35:00Z"/>
        </w:rPr>
      </w:pPr>
      <w:ins w:id="8034" w:author="Опаева Лидия Арашаевна" w:date="2024-10-01T11:35:00Z">
        <w:r w:rsidRPr="007036CE">
          <w:tab/>
        </w:r>
        <w:r w:rsidRPr="007036CE">
          <w:tab/>
        </w:r>
        <w:r w:rsidRPr="007036CE">
          <w:tab/>
        </w:r>
        <w:r w:rsidRPr="007036CE">
          <w:tab/>
          <w:t>"DT_TYPEKBK": "</w:t>
        </w:r>
      </w:ins>
      <w:ins w:id="8035" w:author="Опаева Лидия Арашаевна" w:date="2024-10-01T11:39:00Z">
        <w:r w:rsidRPr="007036CE">
          <w:t>12</w:t>
        </w:r>
      </w:ins>
      <w:ins w:id="8036" w:author="Опаева Лидия Арашаевна" w:date="2024-10-01T11:35:00Z">
        <w:r w:rsidRPr="007036CE">
          <w:t>",</w:t>
        </w:r>
      </w:ins>
    </w:p>
    <w:p w14:paraId="76C221CA" w14:textId="77777777" w:rsidR="008D6D4D" w:rsidRPr="007036CE" w:rsidRDefault="008D6D4D" w:rsidP="008D6D4D">
      <w:pPr>
        <w:pStyle w:val="GOSTScript"/>
        <w:rPr>
          <w:ins w:id="8037" w:author="Опаева Лидия Арашаевна" w:date="2024-10-01T11:35:00Z"/>
        </w:rPr>
      </w:pPr>
      <w:ins w:id="8038" w:author="Опаева Лидия Арашаевна" w:date="2024-10-01T11:35:00Z">
        <w:r w:rsidRPr="007036CE">
          <w:tab/>
        </w:r>
        <w:r w:rsidRPr="007036CE">
          <w:tab/>
        </w:r>
        <w:r w:rsidRPr="007036CE">
          <w:tab/>
        </w:r>
        <w:r w:rsidRPr="007036CE">
          <w:tab/>
          <w:t>"CT_TYPEKBK": "</w:t>
        </w:r>
      </w:ins>
      <w:ins w:id="8039" w:author="Опаева Лидия Арашаевна" w:date="2024-10-01T11:39:00Z">
        <w:r w:rsidRPr="007036CE">
          <w:t>12</w:t>
        </w:r>
      </w:ins>
      <w:ins w:id="8040" w:author="Опаева Лидия Арашаевна" w:date="2024-10-01T11:35:00Z">
        <w:r w:rsidRPr="007036CE">
          <w:t>",</w:t>
        </w:r>
      </w:ins>
    </w:p>
    <w:p w14:paraId="109726A4" w14:textId="77777777" w:rsidR="008D6D4D" w:rsidRPr="007036CE" w:rsidRDefault="008D6D4D" w:rsidP="008D6D4D">
      <w:pPr>
        <w:pStyle w:val="GOSTScript"/>
        <w:rPr>
          <w:ins w:id="8041" w:author="Опаева Лидия Арашаевна" w:date="2024-10-01T11:35:00Z"/>
        </w:rPr>
      </w:pPr>
      <w:ins w:id="8042" w:author="Опаева Лидия Арашаевна" w:date="2024-10-01T11:35:00Z">
        <w:r w:rsidRPr="007036CE">
          <w:lastRenderedPageBreak/>
          <w:tab/>
        </w:r>
        <w:r w:rsidRPr="007036CE">
          <w:tab/>
        </w:r>
        <w:r w:rsidRPr="007036CE">
          <w:tab/>
        </w:r>
        <w:r w:rsidRPr="007036CE">
          <w:tab/>
          <w:t>"DT_KVFO": "10",</w:t>
        </w:r>
      </w:ins>
    </w:p>
    <w:p w14:paraId="11B2168E" w14:textId="77777777" w:rsidR="008D6D4D" w:rsidRPr="007036CE" w:rsidRDefault="008D6D4D" w:rsidP="008D6D4D">
      <w:pPr>
        <w:pStyle w:val="GOSTScript"/>
        <w:rPr>
          <w:ins w:id="8043" w:author="Опаева Лидия Арашаевна" w:date="2024-10-01T11:35:00Z"/>
        </w:rPr>
      </w:pPr>
      <w:ins w:id="8044" w:author="Опаева Лидия Арашаевна" w:date="2024-10-01T11:35:00Z">
        <w:r w:rsidRPr="007036CE">
          <w:tab/>
        </w:r>
        <w:r w:rsidRPr="007036CE">
          <w:tab/>
        </w:r>
        <w:r w:rsidRPr="007036CE">
          <w:tab/>
        </w:r>
        <w:r w:rsidRPr="007036CE">
          <w:tab/>
          <w:t>"CT_KVFO": "10",</w:t>
        </w:r>
      </w:ins>
    </w:p>
    <w:p w14:paraId="7818092B" w14:textId="77777777" w:rsidR="008D6D4D" w:rsidRPr="007036CE" w:rsidRDefault="008D6D4D" w:rsidP="008D6D4D">
      <w:pPr>
        <w:pStyle w:val="GOSTScript"/>
        <w:rPr>
          <w:ins w:id="8045" w:author="Опаева Лидия Арашаевна" w:date="2024-10-01T11:35:00Z"/>
        </w:rPr>
      </w:pPr>
      <w:ins w:id="8046" w:author="Опаева Лидия Арашаевна" w:date="2024-10-01T11:35:00Z">
        <w:r w:rsidRPr="007036CE">
          <w:tab/>
        </w:r>
        <w:r w:rsidRPr="007036CE">
          <w:tab/>
        </w:r>
        <w:r w:rsidRPr="007036CE">
          <w:tab/>
        </w:r>
        <w:r w:rsidRPr="007036CE">
          <w:tab/>
          <w:t>"DT_PLS": "</w:t>
        </w:r>
      </w:ins>
      <w:ins w:id="8047" w:author="Опаева Лидия Арашаевна" w:date="2024-10-01T11:39:00Z">
        <w:r w:rsidRPr="007036CE">
          <w:rPr>
            <w:lang w:val="ru-RU"/>
          </w:rPr>
          <w:t>БА</w:t>
        </w:r>
        <w:r w:rsidRPr="007036CE">
          <w:t>_</w:t>
        </w:r>
        <w:r w:rsidRPr="007036CE">
          <w:rPr>
            <w:lang w:val="ru-RU"/>
          </w:rPr>
          <w:t>ПБС</w:t>
        </w:r>
        <w:r w:rsidRPr="007036CE">
          <w:t>_3</w:t>
        </w:r>
      </w:ins>
      <w:ins w:id="8048" w:author="Опаева Лидия Арашаевна" w:date="2024-10-01T11:35:00Z">
        <w:r w:rsidRPr="007036CE">
          <w:t>",</w:t>
        </w:r>
      </w:ins>
    </w:p>
    <w:p w14:paraId="4D24B0AE" w14:textId="77777777" w:rsidR="008D6D4D" w:rsidRPr="007036CE" w:rsidRDefault="008D6D4D" w:rsidP="008D6D4D">
      <w:pPr>
        <w:pStyle w:val="GOSTScript"/>
        <w:rPr>
          <w:ins w:id="8049" w:author="Опаева Лидия Арашаевна" w:date="2024-10-01T11:35:00Z"/>
        </w:rPr>
      </w:pPr>
      <w:ins w:id="8050" w:author="Опаева Лидия Арашаевна" w:date="2024-10-01T11:35:00Z">
        <w:r w:rsidRPr="007036CE">
          <w:tab/>
        </w:r>
        <w:r w:rsidRPr="007036CE">
          <w:tab/>
        </w:r>
        <w:r w:rsidRPr="007036CE">
          <w:tab/>
        </w:r>
        <w:r w:rsidRPr="007036CE">
          <w:tab/>
          <w:t>"CT_PLS": "</w:t>
        </w:r>
      </w:ins>
      <w:ins w:id="8051" w:author="Опаева Лидия Арашаевна" w:date="2024-10-01T11:39:00Z">
        <w:r w:rsidRPr="007036CE">
          <w:rPr>
            <w:lang w:val="ru-RU"/>
          </w:rPr>
          <w:t>БА</w:t>
        </w:r>
        <w:r w:rsidRPr="007036CE">
          <w:t>_</w:t>
        </w:r>
        <w:r w:rsidRPr="007036CE">
          <w:rPr>
            <w:lang w:val="ru-RU"/>
          </w:rPr>
          <w:t>ПБС</w:t>
        </w:r>
        <w:r w:rsidRPr="007036CE">
          <w:t>_</w:t>
        </w:r>
      </w:ins>
      <w:ins w:id="8052" w:author="Опаева Лидия Арашаевна" w:date="2024-10-01T11:40:00Z">
        <w:r w:rsidRPr="007036CE">
          <w:t>2</w:t>
        </w:r>
      </w:ins>
      <w:ins w:id="8053" w:author="Опаева Лидия Арашаевна" w:date="2024-10-01T11:35:00Z">
        <w:r w:rsidRPr="007036CE">
          <w:t>",</w:t>
        </w:r>
      </w:ins>
    </w:p>
    <w:p w14:paraId="139AD902" w14:textId="77777777" w:rsidR="008D6D4D" w:rsidRPr="007036CE" w:rsidRDefault="008D6D4D" w:rsidP="008D6D4D">
      <w:pPr>
        <w:pStyle w:val="GOSTScript"/>
        <w:rPr>
          <w:ins w:id="8054" w:author="Опаева Лидия Арашаевна" w:date="2024-10-01T11:35:00Z"/>
        </w:rPr>
      </w:pPr>
      <w:ins w:id="8055" w:author="Опаева Лидия Арашаевна" w:date="2024-10-01T11:35:00Z">
        <w:r w:rsidRPr="007036CE">
          <w:tab/>
        </w:r>
        <w:r w:rsidRPr="007036CE">
          <w:tab/>
        </w:r>
        <w:r w:rsidRPr="007036CE">
          <w:tab/>
        </w:r>
        <w:r w:rsidRPr="007036CE">
          <w:tab/>
          <w:t>"DT_NSBU": "</w:t>
        </w:r>
      </w:ins>
      <w:ins w:id="8056" w:author="Опаева Лидия Арашаевна" w:date="2024-10-01T11:40:00Z">
        <w:r w:rsidRPr="007036CE">
          <w:t>50333</w:t>
        </w:r>
      </w:ins>
      <w:ins w:id="8057" w:author="Опаева Лидия Арашаевна" w:date="2024-10-01T11:35:00Z">
        <w:r w:rsidRPr="007036CE">
          <w:t>",</w:t>
        </w:r>
      </w:ins>
    </w:p>
    <w:p w14:paraId="3683D461" w14:textId="77777777" w:rsidR="008D6D4D" w:rsidRPr="007036CE" w:rsidRDefault="008D6D4D" w:rsidP="008D6D4D">
      <w:pPr>
        <w:pStyle w:val="GOSTScript"/>
        <w:rPr>
          <w:ins w:id="8058" w:author="Опаева Лидия Арашаевна" w:date="2024-10-01T11:35:00Z"/>
        </w:rPr>
      </w:pPr>
      <w:ins w:id="8059" w:author="Опаева Лидия Арашаевна" w:date="2024-10-01T11:35:00Z">
        <w:r w:rsidRPr="007036CE">
          <w:tab/>
        </w:r>
        <w:r w:rsidRPr="007036CE">
          <w:tab/>
        </w:r>
        <w:r w:rsidRPr="007036CE">
          <w:tab/>
        </w:r>
        <w:r w:rsidRPr="007036CE">
          <w:tab/>
          <w:t>"CT_NSBU": "</w:t>
        </w:r>
      </w:ins>
      <w:ins w:id="8060" w:author="Опаева Лидия Арашаевна" w:date="2024-10-01T11:40:00Z">
        <w:r w:rsidRPr="007036CE">
          <w:t>50323</w:t>
        </w:r>
      </w:ins>
      <w:ins w:id="8061" w:author="Опаева Лидия Арашаевна" w:date="2024-10-01T11:35:00Z">
        <w:r w:rsidRPr="007036CE">
          <w:t>",</w:t>
        </w:r>
      </w:ins>
    </w:p>
    <w:p w14:paraId="7A775EFB" w14:textId="77777777" w:rsidR="008D6D4D" w:rsidRPr="007036CE" w:rsidRDefault="008D6D4D" w:rsidP="008D6D4D">
      <w:pPr>
        <w:pStyle w:val="GOSTScript"/>
        <w:rPr>
          <w:ins w:id="8062" w:author="Опаева Лидия Арашаевна" w:date="2024-10-01T11:35:00Z"/>
        </w:rPr>
      </w:pPr>
      <w:ins w:id="8063" w:author="Опаева Лидия Арашаевна" w:date="2024-10-01T11:35:00Z">
        <w:r w:rsidRPr="007036CE">
          <w:tab/>
        </w:r>
        <w:r w:rsidRPr="007036CE">
          <w:tab/>
        </w:r>
        <w:r w:rsidRPr="007036CE">
          <w:tab/>
        </w:r>
        <w:r w:rsidRPr="007036CE">
          <w:tab/>
          <w:t>"DT_Cnt": "1",</w:t>
        </w:r>
      </w:ins>
    </w:p>
    <w:p w14:paraId="5083C9E7" w14:textId="77777777" w:rsidR="008D6D4D" w:rsidRPr="007036CE" w:rsidRDefault="008D6D4D" w:rsidP="008D6D4D">
      <w:pPr>
        <w:pStyle w:val="GOSTScript"/>
        <w:rPr>
          <w:ins w:id="8064" w:author="Опаева Лидия Арашаевна" w:date="2024-10-01T11:35:00Z"/>
        </w:rPr>
      </w:pPr>
      <w:ins w:id="8065" w:author="Опаева Лидия Арашаевна" w:date="2024-10-01T11:35:00Z">
        <w:r w:rsidRPr="007036CE">
          <w:tab/>
        </w:r>
        <w:r w:rsidRPr="007036CE">
          <w:tab/>
        </w:r>
        <w:r w:rsidRPr="007036CE">
          <w:tab/>
        </w:r>
        <w:r w:rsidRPr="007036CE">
          <w:tab/>
          <w:t>"CT_Cnt": "1",</w:t>
        </w:r>
      </w:ins>
    </w:p>
    <w:p w14:paraId="6AE59388" w14:textId="77777777" w:rsidR="008D6D4D" w:rsidRPr="007036CE" w:rsidRDefault="008D6D4D" w:rsidP="008D6D4D">
      <w:pPr>
        <w:pStyle w:val="GOSTScript"/>
        <w:rPr>
          <w:ins w:id="8066" w:author="Опаева Лидия Арашаевна" w:date="2024-10-01T11:35:00Z"/>
        </w:rPr>
      </w:pPr>
      <w:ins w:id="8067" w:author="Опаева Лидия Арашаевна" w:date="2024-10-01T11:35:00Z">
        <w:r w:rsidRPr="007036CE">
          <w:tab/>
        </w:r>
        <w:r w:rsidRPr="007036CE">
          <w:tab/>
        </w:r>
        <w:r w:rsidRPr="007036CE">
          <w:tab/>
        </w:r>
        <w:r w:rsidRPr="007036CE">
          <w:tab/>
          <w:t>"DT_LS": "</w:t>
        </w:r>
      </w:ins>
      <w:ins w:id="8068" w:author="Опаева Лидия Арашаевна" w:date="2024-10-01T11:40:00Z">
        <w:r w:rsidRPr="007036CE">
          <w:t>08601076330</w:t>
        </w:r>
      </w:ins>
      <w:ins w:id="8069" w:author="Опаева Лидия Арашаевна" w:date="2024-10-01T11:35:00Z">
        <w:r w:rsidRPr="007036CE">
          <w:t>",</w:t>
        </w:r>
      </w:ins>
    </w:p>
    <w:p w14:paraId="0459C8D6" w14:textId="77777777" w:rsidR="008D6D4D" w:rsidRPr="007036CE" w:rsidRDefault="008D6D4D" w:rsidP="008D6D4D">
      <w:pPr>
        <w:pStyle w:val="GOSTScript"/>
        <w:rPr>
          <w:ins w:id="8070" w:author="Опаева Лидия Арашаевна" w:date="2024-10-01T11:35:00Z"/>
        </w:rPr>
      </w:pPr>
      <w:ins w:id="8071" w:author="Опаева Лидия Арашаевна" w:date="2024-10-01T11:35:00Z">
        <w:r w:rsidRPr="007036CE">
          <w:tab/>
        </w:r>
        <w:r w:rsidRPr="007036CE">
          <w:tab/>
        </w:r>
        <w:r w:rsidRPr="007036CE">
          <w:tab/>
        </w:r>
        <w:r w:rsidRPr="007036CE">
          <w:tab/>
          <w:t>"CT_LS": "</w:t>
        </w:r>
      </w:ins>
      <w:ins w:id="8072" w:author="Опаева Лидия Арашаевна" w:date="2024-10-01T11:40:00Z">
        <w:r w:rsidRPr="007036CE">
          <w:t>08601076330</w:t>
        </w:r>
      </w:ins>
      <w:ins w:id="8073" w:author="Опаева Лидия Арашаевна" w:date="2024-10-01T11:35:00Z">
        <w:r w:rsidRPr="007036CE">
          <w:t>",</w:t>
        </w:r>
      </w:ins>
    </w:p>
    <w:p w14:paraId="037A7A1C" w14:textId="77777777" w:rsidR="008D6D4D" w:rsidRPr="007036CE" w:rsidRDefault="008D6D4D" w:rsidP="008D6D4D">
      <w:pPr>
        <w:pStyle w:val="GOSTScript"/>
        <w:rPr>
          <w:ins w:id="8074" w:author="Опаева Лидия Арашаевна" w:date="2024-10-01T11:35:00Z"/>
        </w:rPr>
      </w:pPr>
      <w:ins w:id="8075" w:author="Опаева Лидия Арашаевна" w:date="2024-10-01T11:35:00Z">
        <w:r w:rsidRPr="007036CE">
          <w:tab/>
        </w:r>
        <w:r w:rsidRPr="007036CE">
          <w:tab/>
        </w:r>
        <w:r w:rsidRPr="007036CE">
          <w:tab/>
        </w:r>
        <w:r w:rsidRPr="007036CE">
          <w:tab/>
          <w:t>"DT_PUCH": "-",</w:t>
        </w:r>
      </w:ins>
    </w:p>
    <w:p w14:paraId="0CAB38C6" w14:textId="77777777" w:rsidR="008D6D4D" w:rsidRPr="007036CE" w:rsidRDefault="008D6D4D" w:rsidP="008D6D4D">
      <w:pPr>
        <w:pStyle w:val="GOSTScript"/>
        <w:rPr>
          <w:ins w:id="8076" w:author="Опаева Лидия Арашаевна" w:date="2024-10-01T11:35:00Z"/>
        </w:rPr>
      </w:pPr>
      <w:ins w:id="8077" w:author="Опаева Лидия Арашаевна" w:date="2024-10-01T11:35:00Z">
        <w:r w:rsidRPr="007036CE">
          <w:tab/>
        </w:r>
        <w:r w:rsidRPr="007036CE">
          <w:tab/>
        </w:r>
        <w:r w:rsidRPr="007036CE">
          <w:tab/>
        </w:r>
        <w:r w:rsidRPr="007036CE">
          <w:tab/>
          <w:t>"CT_PUCH": "-",</w:t>
        </w:r>
      </w:ins>
    </w:p>
    <w:p w14:paraId="1FADCB0A" w14:textId="77777777" w:rsidR="008D6D4D" w:rsidRPr="007036CE" w:rsidRDefault="008D6D4D" w:rsidP="008D6D4D">
      <w:pPr>
        <w:pStyle w:val="GOSTScript"/>
        <w:rPr>
          <w:ins w:id="8078" w:author="Опаева Лидия Арашаевна" w:date="2024-10-01T11:35:00Z"/>
        </w:rPr>
      </w:pPr>
      <w:ins w:id="8079" w:author="Опаева Лидия Арашаевна" w:date="2024-10-01T11:35:00Z">
        <w:r w:rsidRPr="007036CE">
          <w:tab/>
        </w:r>
        <w:r w:rsidRPr="007036CE">
          <w:tab/>
        </w:r>
        <w:r w:rsidRPr="007036CE">
          <w:tab/>
        </w:r>
        <w:r w:rsidRPr="007036CE">
          <w:tab/>
          <w:t>"DT_KS": "-",</w:t>
        </w:r>
      </w:ins>
    </w:p>
    <w:p w14:paraId="69530091" w14:textId="77777777" w:rsidR="008D6D4D" w:rsidRPr="007036CE" w:rsidRDefault="008D6D4D" w:rsidP="008D6D4D">
      <w:pPr>
        <w:pStyle w:val="GOSTScript"/>
        <w:rPr>
          <w:ins w:id="8080" w:author="Опаева Лидия Арашаевна" w:date="2024-10-01T11:35:00Z"/>
        </w:rPr>
      </w:pPr>
      <w:ins w:id="8081" w:author="Опаева Лидия Арашаевна" w:date="2024-10-01T11:35:00Z">
        <w:r w:rsidRPr="007036CE">
          <w:tab/>
        </w:r>
        <w:r w:rsidRPr="007036CE">
          <w:tab/>
        </w:r>
        <w:r w:rsidRPr="007036CE">
          <w:tab/>
        </w:r>
        <w:r w:rsidRPr="007036CE">
          <w:tab/>
          <w:t>"CT_KS": "-",</w:t>
        </w:r>
      </w:ins>
    </w:p>
    <w:p w14:paraId="3049B4E3" w14:textId="77777777" w:rsidR="008D6D4D" w:rsidRPr="007036CE" w:rsidRDefault="008D6D4D" w:rsidP="008D6D4D">
      <w:pPr>
        <w:pStyle w:val="GOSTScript"/>
        <w:rPr>
          <w:ins w:id="8082" w:author="Опаева Лидия Арашаевна" w:date="2024-10-01T11:35:00Z"/>
        </w:rPr>
      </w:pPr>
      <w:ins w:id="8083" w:author="Опаева Лидия Арашаевна" w:date="2024-10-01T11:35:00Z">
        <w:r w:rsidRPr="007036CE">
          <w:tab/>
        </w:r>
        <w:r w:rsidRPr="007036CE">
          <w:tab/>
        </w:r>
        <w:r w:rsidRPr="007036CE">
          <w:tab/>
        </w:r>
        <w:r w:rsidRPr="007036CE">
          <w:tab/>
          <w:t>"DT_BO": "-",</w:t>
        </w:r>
      </w:ins>
    </w:p>
    <w:p w14:paraId="16AD25C2" w14:textId="77777777" w:rsidR="008D6D4D" w:rsidRPr="007036CE" w:rsidRDefault="008D6D4D" w:rsidP="008D6D4D">
      <w:pPr>
        <w:pStyle w:val="GOSTScript"/>
        <w:rPr>
          <w:ins w:id="8084" w:author="Опаева Лидия Арашаевна" w:date="2024-10-01T11:35:00Z"/>
        </w:rPr>
      </w:pPr>
      <w:ins w:id="8085" w:author="Опаева Лидия Арашаевна" w:date="2024-10-01T11:35:00Z">
        <w:r w:rsidRPr="007036CE">
          <w:tab/>
        </w:r>
        <w:r w:rsidRPr="007036CE">
          <w:tab/>
        </w:r>
        <w:r w:rsidRPr="007036CE">
          <w:tab/>
        </w:r>
        <w:r w:rsidRPr="007036CE">
          <w:tab/>
          <w:t>"CT_BO": "-",</w:t>
        </w:r>
      </w:ins>
    </w:p>
    <w:p w14:paraId="0B8E4D49" w14:textId="77777777" w:rsidR="008D6D4D" w:rsidRPr="007036CE" w:rsidRDefault="008D6D4D" w:rsidP="008D6D4D">
      <w:pPr>
        <w:pStyle w:val="GOSTScript"/>
        <w:rPr>
          <w:ins w:id="8086" w:author="Опаева Лидия Арашаевна" w:date="2024-10-01T11:35:00Z"/>
        </w:rPr>
      </w:pPr>
      <w:ins w:id="8087" w:author="Опаева Лидия Арашаевна" w:date="2024-10-01T11:35:00Z">
        <w:r w:rsidRPr="007036CE">
          <w:tab/>
        </w:r>
        <w:r w:rsidRPr="007036CE">
          <w:tab/>
        </w:r>
        <w:r w:rsidRPr="007036CE">
          <w:tab/>
        </w:r>
        <w:r w:rsidRPr="007036CE">
          <w:tab/>
          <w:t>"DT_OKTMO": "-",</w:t>
        </w:r>
      </w:ins>
    </w:p>
    <w:p w14:paraId="6D3799C5" w14:textId="77777777" w:rsidR="008D6D4D" w:rsidRPr="007036CE" w:rsidRDefault="008D6D4D" w:rsidP="008D6D4D">
      <w:pPr>
        <w:pStyle w:val="GOSTScript"/>
        <w:rPr>
          <w:ins w:id="8088" w:author="Опаева Лидия Арашаевна" w:date="2024-10-01T11:35:00Z"/>
        </w:rPr>
      </w:pPr>
      <w:ins w:id="8089" w:author="Опаева Лидия Арашаевна" w:date="2024-10-01T11:35:00Z">
        <w:r w:rsidRPr="007036CE">
          <w:tab/>
        </w:r>
        <w:r w:rsidRPr="007036CE">
          <w:tab/>
        </w:r>
        <w:r w:rsidRPr="007036CE">
          <w:tab/>
        </w:r>
        <w:r w:rsidRPr="007036CE">
          <w:tab/>
          <w:t>"CT_OKTMO": "-",</w:t>
        </w:r>
      </w:ins>
    </w:p>
    <w:p w14:paraId="091319E0" w14:textId="77777777" w:rsidR="008D6D4D" w:rsidRPr="007036CE" w:rsidRDefault="008D6D4D" w:rsidP="008D6D4D">
      <w:pPr>
        <w:pStyle w:val="GOSTScript"/>
        <w:rPr>
          <w:ins w:id="8090" w:author="Опаева Лидия Арашаевна" w:date="2024-10-01T11:35:00Z"/>
        </w:rPr>
      </w:pPr>
      <w:ins w:id="8091" w:author="Опаева Лидия Арашаевна" w:date="2024-10-01T11:35:00Z">
        <w:r w:rsidRPr="007036CE">
          <w:tab/>
        </w:r>
        <w:r w:rsidRPr="007036CE">
          <w:tab/>
        </w:r>
        <w:r w:rsidRPr="007036CE">
          <w:tab/>
        </w:r>
        <w:r w:rsidRPr="007036CE">
          <w:tab/>
          <w:t>"DT_PZO": "</w:t>
        </w:r>
      </w:ins>
      <w:ins w:id="8092" w:author="Опаева Лидия Арашаевна" w:date="2024-10-01T11:40:00Z">
        <w:r w:rsidRPr="007036CE">
          <w:t>-</w:t>
        </w:r>
      </w:ins>
      <w:ins w:id="8093" w:author="Опаева Лидия Арашаевна" w:date="2024-10-01T11:35:00Z">
        <w:r w:rsidRPr="007036CE">
          <w:t>",</w:t>
        </w:r>
      </w:ins>
    </w:p>
    <w:p w14:paraId="3CD44ADE" w14:textId="77777777" w:rsidR="008D6D4D" w:rsidRPr="007036CE" w:rsidRDefault="008D6D4D" w:rsidP="008D6D4D">
      <w:pPr>
        <w:pStyle w:val="GOSTScript"/>
        <w:rPr>
          <w:ins w:id="8094" w:author="Опаева Лидия Арашаевна" w:date="2024-10-01T11:35:00Z"/>
        </w:rPr>
      </w:pPr>
      <w:ins w:id="8095" w:author="Опаева Лидия Арашаевна" w:date="2024-10-01T11:35:00Z">
        <w:r w:rsidRPr="007036CE">
          <w:tab/>
        </w:r>
        <w:r w:rsidRPr="007036CE">
          <w:tab/>
        </w:r>
        <w:r w:rsidRPr="007036CE">
          <w:tab/>
        </w:r>
        <w:r w:rsidRPr="007036CE">
          <w:tab/>
          <w:t>"CT_PZO": "</w:t>
        </w:r>
      </w:ins>
      <w:ins w:id="8096" w:author="Опаева Лидия Арашаевна" w:date="2024-10-01T11:40:00Z">
        <w:r w:rsidRPr="007036CE">
          <w:t>-</w:t>
        </w:r>
      </w:ins>
      <w:ins w:id="8097" w:author="Опаева Лидия Арашаевна" w:date="2024-10-01T11:35:00Z">
        <w:r w:rsidRPr="007036CE">
          <w:t>",</w:t>
        </w:r>
      </w:ins>
    </w:p>
    <w:p w14:paraId="3748EBBC" w14:textId="77777777" w:rsidR="008D6D4D" w:rsidRPr="007036CE" w:rsidRDefault="008D6D4D" w:rsidP="008D6D4D">
      <w:pPr>
        <w:pStyle w:val="GOSTScript"/>
        <w:rPr>
          <w:ins w:id="8098" w:author="Опаева Лидия Арашаевна" w:date="2024-10-01T11:35:00Z"/>
        </w:rPr>
      </w:pPr>
      <w:ins w:id="8099" w:author="Опаева Лидия Арашаевна" w:date="2024-10-01T11:35:00Z">
        <w:r w:rsidRPr="007036CE">
          <w:tab/>
        </w:r>
        <w:r w:rsidRPr="007036CE">
          <w:tab/>
        </w:r>
        <w:r w:rsidRPr="007036CE">
          <w:tab/>
        </w:r>
        <w:r w:rsidRPr="007036CE">
          <w:tab/>
          <w:t>"DT_FAIP": "-",</w:t>
        </w:r>
      </w:ins>
    </w:p>
    <w:p w14:paraId="038850E9" w14:textId="77777777" w:rsidR="008D6D4D" w:rsidRPr="007036CE" w:rsidRDefault="008D6D4D" w:rsidP="008D6D4D">
      <w:pPr>
        <w:pStyle w:val="GOSTScript"/>
        <w:rPr>
          <w:ins w:id="8100" w:author="Опаева Лидия Арашаевна" w:date="2024-10-01T11:35:00Z"/>
        </w:rPr>
      </w:pPr>
      <w:ins w:id="8101" w:author="Опаева Лидия Арашаевна" w:date="2024-10-01T11:35:00Z">
        <w:r w:rsidRPr="007036CE">
          <w:tab/>
        </w:r>
        <w:r w:rsidRPr="007036CE">
          <w:tab/>
        </w:r>
        <w:r w:rsidRPr="007036CE">
          <w:tab/>
        </w:r>
        <w:r w:rsidRPr="007036CE">
          <w:tab/>
          <w:t>"CT_FAIP": "-",</w:t>
        </w:r>
      </w:ins>
    </w:p>
    <w:p w14:paraId="1F94A44F" w14:textId="77777777" w:rsidR="008D6D4D" w:rsidRPr="007036CE" w:rsidRDefault="008D6D4D" w:rsidP="008D6D4D">
      <w:pPr>
        <w:pStyle w:val="GOSTScript"/>
        <w:rPr>
          <w:ins w:id="8102" w:author="Опаева Лидия Арашаевна" w:date="2024-10-01T11:35:00Z"/>
        </w:rPr>
      </w:pPr>
      <w:ins w:id="8103" w:author="Опаева Лидия Арашаевна" w:date="2024-10-01T11:35:00Z">
        <w:r w:rsidRPr="007036CE">
          <w:tab/>
        </w:r>
        <w:r w:rsidRPr="007036CE">
          <w:tab/>
        </w:r>
        <w:r w:rsidRPr="007036CE">
          <w:tab/>
        </w:r>
        <w:r w:rsidRPr="007036CE">
          <w:tab/>
          <w:t>"DT_FO": "</w:t>
        </w:r>
      </w:ins>
      <w:ins w:id="8104" w:author="Опаева Лидия Арашаевна" w:date="2024-10-01T11:40:00Z">
        <w:r w:rsidRPr="007036CE">
          <w:t>Q</w:t>
        </w:r>
      </w:ins>
      <w:ins w:id="8105" w:author="Опаева Лидия Арашаевна" w:date="2024-10-01T11:35:00Z">
        <w:r w:rsidRPr="007036CE">
          <w:t>",</w:t>
        </w:r>
      </w:ins>
    </w:p>
    <w:p w14:paraId="24701DE1" w14:textId="77777777" w:rsidR="008D6D4D" w:rsidRPr="007036CE" w:rsidRDefault="008D6D4D" w:rsidP="008D6D4D">
      <w:pPr>
        <w:pStyle w:val="GOSTScript"/>
        <w:rPr>
          <w:ins w:id="8106" w:author="Опаева Лидия Арашаевна" w:date="2024-10-01T11:35:00Z"/>
        </w:rPr>
      </w:pPr>
      <w:ins w:id="8107" w:author="Опаева Лидия Арашаевна" w:date="2024-10-01T11:35:00Z">
        <w:r w:rsidRPr="007036CE">
          <w:tab/>
        </w:r>
        <w:r w:rsidRPr="007036CE">
          <w:tab/>
        </w:r>
        <w:r w:rsidRPr="007036CE">
          <w:tab/>
        </w:r>
        <w:r w:rsidRPr="007036CE">
          <w:tab/>
          <w:t>"CT_FO": "-"</w:t>
        </w:r>
      </w:ins>
    </w:p>
    <w:p w14:paraId="7C36F689" w14:textId="77777777" w:rsidR="008D6D4D" w:rsidRPr="007036CE" w:rsidRDefault="008D6D4D" w:rsidP="008D6D4D">
      <w:pPr>
        <w:pStyle w:val="GOSTScript"/>
        <w:rPr>
          <w:ins w:id="8108" w:author="Опаева Лидия Арашаевна" w:date="2024-10-01T11:35:00Z"/>
          <w:lang w:val="ru-RU"/>
        </w:rPr>
      </w:pPr>
      <w:ins w:id="8109" w:author="Опаева Лидия Арашаевна" w:date="2024-10-01T11:35:00Z">
        <w:r w:rsidRPr="007036CE">
          <w:tab/>
        </w:r>
        <w:r w:rsidRPr="007036CE">
          <w:tab/>
        </w:r>
        <w:r w:rsidRPr="007036CE">
          <w:tab/>
        </w:r>
        <w:r w:rsidRPr="007036CE">
          <w:rPr>
            <w:lang w:val="ru-RU"/>
          </w:rPr>
          <w:t>}</w:t>
        </w:r>
      </w:ins>
    </w:p>
    <w:p w14:paraId="639CCFA4" w14:textId="77777777" w:rsidR="008D6D4D" w:rsidRPr="007036CE" w:rsidRDefault="008D6D4D" w:rsidP="008D6D4D">
      <w:pPr>
        <w:pStyle w:val="GOSTScript"/>
        <w:rPr>
          <w:ins w:id="8110" w:author="Опаева Лидия Арашаевна" w:date="2024-10-01T11:35:00Z"/>
          <w:lang w:val="ru-RU"/>
        </w:rPr>
      </w:pPr>
      <w:ins w:id="8111" w:author="Опаева Лидия Арашаевна" w:date="2024-10-01T11:35:00Z">
        <w:r w:rsidRPr="007036CE">
          <w:rPr>
            <w:lang w:val="ru-RU"/>
          </w:rPr>
          <w:tab/>
        </w:r>
        <w:r w:rsidRPr="007036CE">
          <w:rPr>
            <w:lang w:val="ru-RU"/>
          </w:rPr>
          <w:tab/>
          <w:t>]</w:t>
        </w:r>
      </w:ins>
    </w:p>
    <w:p w14:paraId="11D6B9BF" w14:textId="77777777" w:rsidR="008D6D4D" w:rsidRPr="007036CE" w:rsidRDefault="008D6D4D" w:rsidP="008D6D4D">
      <w:pPr>
        <w:pStyle w:val="GOSTScript"/>
        <w:rPr>
          <w:ins w:id="8112" w:author="Опаева Лидия Арашаевна" w:date="2024-10-01T11:35:00Z"/>
          <w:lang w:val="ru-RU"/>
        </w:rPr>
      </w:pPr>
      <w:ins w:id="8113" w:author="Опаева Лидия Арашаевна" w:date="2024-10-01T11:35:00Z">
        <w:r w:rsidRPr="007036CE">
          <w:rPr>
            <w:lang w:val="ru-RU"/>
          </w:rPr>
          <w:tab/>
          <w:t>}</w:t>
        </w:r>
      </w:ins>
    </w:p>
    <w:p w14:paraId="75A08ED4" w14:textId="77777777" w:rsidR="008D6D4D" w:rsidRPr="007036CE" w:rsidRDefault="008D6D4D" w:rsidP="008D6D4D">
      <w:pPr>
        <w:pStyle w:val="GOSTScript"/>
        <w:rPr>
          <w:ins w:id="8114" w:author="Опаева Лидия Арашаевна" w:date="2024-10-01T11:35:00Z"/>
          <w:spacing w:val="0"/>
          <w:lang w:val="ru-RU"/>
        </w:rPr>
      </w:pPr>
      <w:ins w:id="8115" w:author="Опаева Лидия Арашаевна" w:date="2024-10-01T11:35:00Z">
        <w:r w:rsidRPr="007036CE">
          <w:rPr>
            <w:lang w:val="ru-RU"/>
          </w:rPr>
          <w:t>}</w:t>
        </w:r>
      </w:ins>
    </w:p>
    <w:p w14:paraId="2B944EEE" w14:textId="77777777" w:rsidR="008D6D4D" w:rsidRPr="007036CE" w:rsidRDefault="008D6D4D" w:rsidP="008D6D4D">
      <w:pPr>
        <w:pStyle w:val="GOSTNormal"/>
        <w:rPr>
          <w:ins w:id="8116" w:author="Опаева Лидия Арашаевна" w:date="2024-10-01T11:35:00Z"/>
        </w:rPr>
      </w:pPr>
    </w:p>
    <w:p w14:paraId="73A4DA4C" w14:textId="77777777" w:rsidR="008D6D4D" w:rsidRPr="007036CE" w:rsidRDefault="008D6D4D" w:rsidP="008D6D4D">
      <w:pPr>
        <w:pStyle w:val="GOSTNormal"/>
        <w:rPr>
          <w:ins w:id="8117" w:author="Опаева Лидия Арашаевна" w:date="2024-10-01T11:35:00Z"/>
        </w:rPr>
      </w:pPr>
    </w:p>
    <w:p w14:paraId="16578DA6" w14:textId="77777777" w:rsidR="0031554D" w:rsidRPr="007036CE" w:rsidRDefault="0031554D" w:rsidP="00DE0449">
      <w:pPr>
        <w:pStyle w:val="41"/>
        <w:rPr>
          <w:ins w:id="8118" w:author="Краснова Наталья EXP-307875" w:date="2024-12-27T10:33:00Z"/>
        </w:rPr>
      </w:pPr>
      <w:ins w:id="8119" w:author="Краснова Наталья EXP-307875" w:date="2024-12-27T10:34:00Z">
        <w:r w:rsidRPr="007036CE">
          <w:lastRenderedPageBreak/>
          <w:t xml:space="preserve"> </w:t>
        </w:r>
      </w:ins>
      <w:bookmarkStart w:id="8120" w:name="_Toc222927958"/>
      <w:ins w:id="8121" w:author="Краснова Наталья EXP-307875" w:date="2024-12-27T10:33:00Z">
        <w:r w:rsidRPr="007036CE">
          <w:t>«Техническая спра</w:t>
        </w:r>
      </w:ins>
      <w:ins w:id="8122" w:author="Краснова Наталья EXP-307875" w:date="2024-12-27T10:34:00Z">
        <w:r w:rsidRPr="007036CE">
          <w:t>вка для корректировки балансов</w:t>
        </w:r>
      </w:ins>
      <w:ins w:id="8123" w:author="Краснова Наталья EXP-307875" w:date="2024-12-27T10:33:00Z">
        <w:r w:rsidRPr="007036CE">
          <w:t xml:space="preserve">» </w:t>
        </w:r>
      </w:ins>
      <w:ins w:id="8124" w:author="Краснова Наталья EXP-307875" w:date="2024-12-27T10:34:00Z">
        <w:r w:rsidRPr="007036CE">
          <w:t>VLS_DocTechBal</w:t>
        </w:r>
      </w:ins>
      <w:bookmarkEnd w:id="8120"/>
    </w:p>
    <w:p w14:paraId="37E1CC7B" w14:textId="77777777" w:rsidR="0031554D" w:rsidRPr="007036CE" w:rsidRDefault="0031554D" w:rsidP="00DE0449">
      <w:pPr>
        <w:pStyle w:val="51"/>
        <w:rPr>
          <w:ins w:id="8125" w:author="Краснова Наталья EXP-307875" w:date="2024-12-27T10:33:00Z"/>
        </w:rPr>
      </w:pPr>
      <w:bookmarkStart w:id="8126" w:name="_Toc222927959"/>
      <w:ins w:id="8127" w:author="Краснова Наталья EXP-307875" w:date="2024-12-27T10:33:00Z">
        <w:r w:rsidRPr="007036CE">
          <w:t xml:space="preserve">Перечень параметров тела запроса (Document) по документу </w:t>
        </w:r>
      </w:ins>
      <w:ins w:id="8128" w:author="Краснова Наталья EXP-307875" w:date="2024-12-27T10:34:00Z">
        <w:r w:rsidRPr="007036CE">
          <w:t>«Техническая справка для корректировки балансов» VLS_DocTechBal</w:t>
        </w:r>
      </w:ins>
      <w:bookmarkEnd w:id="8126"/>
    </w:p>
    <w:p w14:paraId="6C6E66D8" w14:textId="11D361DE" w:rsidR="0031554D" w:rsidRPr="007036CE" w:rsidRDefault="0031554D" w:rsidP="0031554D">
      <w:pPr>
        <w:pStyle w:val="GOSTNameTable"/>
        <w:numPr>
          <w:ilvl w:val="0"/>
          <w:numId w:val="1"/>
        </w:numPr>
        <w:ind w:left="0"/>
        <w:rPr>
          <w:ins w:id="8129" w:author="Краснова Наталья EXP-307875" w:date="2024-12-27T10:33:00Z"/>
        </w:rPr>
      </w:pPr>
      <w:ins w:id="8130" w:author="Краснова Наталья EXP-307875" w:date="2024-12-27T10:33:00Z">
        <w:r w:rsidRPr="007036CE">
          <w:rPr>
            <w:noProof/>
          </w:rPr>
          <w:fldChar w:fldCharType="begin"/>
        </w:r>
        <w:r w:rsidRPr="007036CE">
          <w:rPr>
            <w:noProof/>
          </w:rPr>
          <w:instrText xml:space="preserve"> SEQ Таблица \* ARABIC </w:instrText>
        </w:r>
        <w:r w:rsidRPr="007036CE">
          <w:rPr>
            <w:noProof/>
          </w:rPr>
          <w:fldChar w:fldCharType="separate"/>
        </w:r>
      </w:ins>
      <w:bookmarkStart w:id="8131" w:name="_Toc222928017"/>
      <w:r w:rsidR="00BD74E1">
        <w:rPr>
          <w:noProof/>
        </w:rPr>
        <w:t>44</w:t>
      </w:r>
      <w:ins w:id="8132" w:author="Краснова Наталья EXP-307875" w:date="2024-12-27T10:33:00Z">
        <w:r w:rsidRPr="007036CE">
          <w:rPr>
            <w:noProof/>
          </w:rPr>
          <w:fldChar w:fldCharType="end"/>
        </w:r>
        <w:r w:rsidRPr="007036CE">
          <w:t xml:space="preserve"> </w:t>
        </w:r>
      </w:ins>
      <w:r w:rsidR="00CC2920" w:rsidRPr="007036CE">
        <w:t>–</w:t>
      </w:r>
      <w:ins w:id="8133" w:author="Краснова Наталья EXP-307875" w:date="2024-12-27T10:33:00Z">
        <w:r w:rsidRPr="007036CE">
          <w:t xml:space="preserve"> Параметры тела (Document) запроса на подбор / сторнирование / переформирование записей учета по документу </w:t>
        </w:r>
      </w:ins>
      <w:ins w:id="8134" w:author="Краснова Наталья EXP-307875" w:date="2024-12-27T10:34:00Z">
        <w:r w:rsidRPr="007036CE">
          <w:t>«Техническая справка для корректировки балансов» VLS_DocTechBal</w:t>
        </w:r>
      </w:ins>
      <w:bookmarkEnd w:id="8131"/>
    </w:p>
    <w:tbl>
      <w:tblPr>
        <w:tblStyle w:val="GOSTTable"/>
        <w:tblW w:w="5000" w:type="pct"/>
        <w:tblLayout w:type="fixed"/>
        <w:tblLook w:val="07E0" w:firstRow="1" w:lastRow="1" w:firstColumn="1" w:lastColumn="1" w:noHBand="1" w:noVBand="1"/>
      </w:tblPr>
      <w:tblGrid>
        <w:gridCol w:w="3467"/>
        <w:gridCol w:w="2364"/>
        <w:gridCol w:w="1576"/>
        <w:gridCol w:w="946"/>
        <w:gridCol w:w="993"/>
        <w:gridCol w:w="6414"/>
      </w:tblGrid>
      <w:tr w:rsidR="0031554D" w:rsidRPr="007036CE" w14:paraId="684FF9FE" w14:textId="77777777" w:rsidTr="0031554D">
        <w:trPr>
          <w:cnfStyle w:val="100000000000" w:firstRow="1" w:lastRow="0" w:firstColumn="0" w:lastColumn="0" w:oddVBand="0" w:evenVBand="0" w:oddHBand="0" w:evenHBand="0" w:firstRowFirstColumn="0" w:firstRowLastColumn="0" w:lastRowFirstColumn="0" w:lastRowLastColumn="0"/>
          <w:ins w:id="8135" w:author="Краснова Наталья EXP-307875" w:date="2024-12-27T10:33:00Z"/>
        </w:trPr>
        <w:tc>
          <w:tcPr>
            <w:tcW w:w="1100" w:type="pct"/>
          </w:tcPr>
          <w:p w14:paraId="626C5657" w14:textId="77777777" w:rsidR="0031554D" w:rsidRPr="007036CE" w:rsidRDefault="0031554D" w:rsidP="0031554D">
            <w:pPr>
              <w:pStyle w:val="GOSTTableHead"/>
              <w:rPr>
                <w:ins w:id="8136" w:author="Краснова Наталья EXP-307875" w:date="2024-12-27T10:33:00Z"/>
              </w:rPr>
            </w:pPr>
            <w:ins w:id="8137" w:author="Краснова Наталья EXP-307875" w:date="2024-12-27T10:33:00Z">
              <w:r w:rsidRPr="007036CE">
                <w:t>Наименование параметра</w:t>
              </w:r>
            </w:ins>
          </w:p>
        </w:tc>
        <w:tc>
          <w:tcPr>
            <w:tcW w:w="750" w:type="pct"/>
          </w:tcPr>
          <w:p w14:paraId="71393AC4" w14:textId="77777777" w:rsidR="0031554D" w:rsidRPr="007036CE" w:rsidRDefault="0031554D" w:rsidP="0031554D">
            <w:pPr>
              <w:pStyle w:val="GOSTTableHead"/>
              <w:rPr>
                <w:ins w:id="8138" w:author="Краснова Наталья EXP-307875" w:date="2024-12-27T10:33:00Z"/>
              </w:rPr>
            </w:pPr>
            <w:ins w:id="8139" w:author="Краснова Наталья EXP-307875" w:date="2024-12-27T10:33:00Z">
              <w:r w:rsidRPr="007036CE">
                <w:t>Название тэга</w:t>
              </w:r>
            </w:ins>
          </w:p>
        </w:tc>
        <w:tc>
          <w:tcPr>
            <w:tcW w:w="500" w:type="pct"/>
          </w:tcPr>
          <w:p w14:paraId="3B907860" w14:textId="77777777" w:rsidR="0031554D" w:rsidRPr="007036CE" w:rsidRDefault="0031554D" w:rsidP="0031554D">
            <w:pPr>
              <w:pStyle w:val="GOSTTableHead"/>
              <w:rPr>
                <w:ins w:id="8140" w:author="Краснова Наталья EXP-307875" w:date="2024-12-27T10:33:00Z"/>
              </w:rPr>
            </w:pPr>
            <w:ins w:id="8141" w:author="Краснова Наталья EXP-307875" w:date="2024-12-27T10:33:00Z">
              <w:r w:rsidRPr="007036CE">
                <w:t>Тип данных</w:t>
              </w:r>
            </w:ins>
          </w:p>
        </w:tc>
        <w:tc>
          <w:tcPr>
            <w:tcW w:w="300" w:type="pct"/>
          </w:tcPr>
          <w:p w14:paraId="3066C86D" w14:textId="77777777" w:rsidR="0031554D" w:rsidRPr="007036CE" w:rsidRDefault="0031554D" w:rsidP="0031554D">
            <w:pPr>
              <w:pStyle w:val="GOSTTableHead"/>
              <w:rPr>
                <w:ins w:id="8142" w:author="Краснова Наталья EXP-307875" w:date="2024-12-27T10:33:00Z"/>
              </w:rPr>
            </w:pPr>
            <w:ins w:id="8143" w:author="Краснова Наталья EXP-307875" w:date="2024-12-27T10:33:00Z">
              <w:r w:rsidRPr="007036CE">
                <w:t>Обязательность</w:t>
              </w:r>
            </w:ins>
          </w:p>
        </w:tc>
        <w:tc>
          <w:tcPr>
            <w:tcW w:w="315" w:type="pct"/>
          </w:tcPr>
          <w:p w14:paraId="7223D75C" w14:textId="77777777" w:rsidR="0031554D" w:rsidRPr="007036CE" w:rsidRDefault="0031554D" w:rsidP="0031554D">
            <w:pPr>
              <w:pStyle w:val="GOSTTableHead"/>
              <w:rPr>
                <w:ins w:id="8144" w:author="Краснова Наталья EXP-307875" w:date="2024-12-27T10:33:00Z"/>
              </w:rPr>
            </w:pPr>
            <w:ins w:id="8145" w:author="Краснова Наталья EXP-307875" w:date="2024-12-27T10:33:00Z">
              <w:r w:rsidRPr="007036CE">
                <w:t>Размерность</w:t>
              </w:r>
            </w:ins>
          </w:p>
        </w:tc>
        <w:tc>
          <w:tcPr>
            <w:tcW w:w="2035" w:type="pct"/>
          </w:tcPr>
          <w:p w14:paraId="6409D57D" w14:textId="77777777" w:rsidR="0031554D" w:rsidRPr="007036CE" w:rsidRDefault="0031554D" w:rsidP="0031554D">
            <w:pPr>
              <w:pStyle w:val="GOSTTableHead"/>
              <w:rPr>
                <w:ins w:id="8146" w:author="Краснова Наталья EXP-307875" w:date="2024-12-27T10:33:00Z"/>
              </w:rPr>
            </w:pPr>
            <w:ins w:id="8147" w:author="Краснова Наталья EXP-307875" w:date="2024-12-27T10:33:00Z">
              <w:r w:rsidRPr="007036CE">
                <w:t>Описание</w:t>
              </w:r>
            </w:ins>
          </w:p>
        </w:tc>
      </w:tr>
      <w:tr w:rsidR="00D114ED" w:rsidRPr="007036CE" w14:paraId="0CD350B5" w14:textId="77777777" w:rsidTr="0031554D">
        <w:trPr>
          <w:ins w:id="8148" w:author="Краснова Наталья EXP-307875" w:date="2024-12-27T10:33:00Z"/>
        </w:trPr>
        <w:tc>
          <w:tcPr>
            <w:tcW w:w="1100" w:type="pct"/>
          </w:tcPr>
          <w:p w14:paraId="5F368074" w14:textId="77777777" w:rsidR="00D114ED" w:rsidRPr="007036CE" w:rsidRDefault="00D114ED" w:rsidP="00D114ED">
            <w:pPr>
              <w:pStyle w:val="GOSTTablenorm"/>
              <w:rPr>
                <w:ins w:id="8149" w:author="Краснова Наталья EXP-307875" w:date="2024-12-27T10:33:00Z"/>
              </w:rPr>
            </w:pPr>
            <w:ins w:id="8150" w:author="Краснова Наталья EXP-307875" w:date="2024-12-27T10:33:00Z">
              <w:r w:rsidRPr="007036CE">
                <w:t>Номер документа</w:t>
              </w:r>
            </w:ins>
          </w:p>
        </w:tc>
        <w:tc>
          <w:tcPr>
            <w:tcW w:w="750" w:type="pct"/>
          </w:tcPr>
          <w:p w14:paraId="48EAD3A8" w14:textId="77777777" w:rsidR="00D114ED" w:rsidRPr="007036CE" w:rsidRDefault="00D114ED" w:rsidP="00D114ED">
            <w:pPr>
              <w:pStyle w:val="GOSTTablenorm"/>
              <w:rPr>
                <w:ins w:id="8151" w:author="Краснова Наталья EXP-307875" w:date="2024-12-27T10:33:00Z"/>
              </w:rPr>
            </w:pPr>
            <w:ins w:id="8152" w:author="Краснова Наталья EXP-307875" w:date="2025-01-16T08:48:00Z">
              <w:r w:rsidRPr="007036CE">
                <w:rPr>
                  <w:lang w:val="en-US"/>
                </w:rPr>
                <w:t>TitlePart_DocNumber</w:t>
              </w:r>
            </w:ins>
          </w:p>
        </w:tc>
        <w:tc>
          <w:tcPr>
            <w:tcW w:w="500" w:type="pct"/>
          </w:tcPr>
          <w:p w14:paraId="73C6B4FC" w14:textId="77777777" w:rsidR="00D114ED" w:rsidRPr="007036CE" w:rsidRDefault="00D114ED" w:rsidP="00D114ED">
            <w:pPr>
              <w:pStyle w:val="GOSTTablenorm"/>
              <w:rPr>
                <w:ins w:id="8153" w:author="Краснова Наталья EXP-307875" w:date="2024-12-27T10:33:00Z"/>
              </w:rPr>
            </w:pPr>
            <w:ins w:id="8154" w:author="Краснова Наталья EXP-307875" w:date="2024-12-27T10:33:00Z">
              <w:r w:rsidRPr="007036CE">
                <w:t>Строка</w:t>
              </w:r>
            </w:ins>
          </w:p>
        </w:tc>
        <w:tc>
          <w:tcPr>
            <w:tcW w:w="300" w:type="pct"/>
          </w:tcPr>
          <w:p w14:paraId="291A2966" w14:textId="77777777" w:rsidR="00D114ED" w:rsidRPr="007036CE" w:rsidRDefault="00D114ED" w:rsidP="00D114ED">
            <w:pPr>
              <w:pStyle w:val="GOSTTablenorm"/>
              <w:rPr>
                <w:ins w:id="8155" w:author="Краснова Наталья EXP-307875" w:date="2024-12-27T10:33:00Z"/>
              </w:rPr>
            </w:pPr>
            <w:ins w:id="8156" w:author="Краснова Наталья EXP-307875" w:date="2024-12-27T10:33:00Z">
              <w:r w:rsidRPr="007036CE">
                <w:t>Да</w:t>
              </w:r>
            </w:ins>
          </w:p>
        </w:tc>
        <w:tc>
          <w:tcPr>
            <w:tcW w:w="315" w:type="pct"/>
          </w:tcPr>
          <w:p w14:paraId="6BB2FFA6" w14:textId="77777777" w:rsidR="00D114ED" w:rsidRPr="007036CE" w:rsidRDefault="00D114ED" w:rsidP="00D114ED">
            <w:pPr>
              <w:pStyle w:val="GOSTTablenorm"/>
              <w:rPr>
                <w:ins w:id="8157" w:author="Краснова Наталья EXP-307875" w:date="2024-12-27T10:33:00Z"/>
              </w:rPr>
            </w:pPr>
            <w:ins w:id="8158" w:author="Краснова Наталья EXP-307875" w:date="2024-12-27T10:53:00Z">
              <w:r w:rsidRPr="007036CE">
                <w:t>&lt;=15</w:t>
              </w:r>
            </w:ins>
          </w:p>
        </w:tc>
        <w:tc>
          <w:tcPr>
            <w:tcW w:w="2035" w:type="pct"/>
          </w:tcPr>
          <w:p w14:paraId="4D067C17" w14:textId="77777777" w:rsidR="00D114ED" w:rsidRPr="007036CE" w:rsidRDefault="00D114ED" w:rsidP="00D114ED">
            <w:pPr>
              <w:pStyle w:val="GOSTTablenorm"/>
              <w:rPr>
                <w:ins w:id="8159" w:author="Краснова Наталья EXP-307875" w:date="2024-12-27T10:33:00Z"/>
              </w:rPr>
            </w:pPr>
            <w:ins w:id="8160" w:author="Краснова Наталья EXP-307875" w:date="2024-12-27T10:33:00Z">
              <w:r w:rsidRPr="007036CE">
                <w:t xml:space="preserve">Указывается </w:t>
              </w:r>
            </w:ins>
            <w:ins w:id="8161" w:author="Краснова Наталья EXP-307875" w:date="2024-12-27T10:52:00Z">
              <w:r w:rsidRPr="007036CE">
                <w:t>порядковый номер документа в конкретном ТОФК</w:t>
              </w:r>
            </w:ins>
          </w:p>
        </w:tc>
      </w:tr>
      <w:tr w:rsidR="00D114ED" w:rsidRPr="007036CE" w14:paraId="56A4B516" w14:textId="77777777" w:rsidTr="0031554D">
        <w:trPr>
          <w:ins w:id="8162" w:author="Краснова Наталья EXP-307875" w:date="2024-12-27T10:33:00Z"/>
        </w:trPr>
        <w:tc>
          <w:tcPr>
            <w:tcW w:w="1100" w:type="pct"/>
          </w:tcPr>
          <w:p w14:paraId="21CBD4C5" w14:textId="77777777" w:rsidR="00D114ED" w:rsidRPr="007036CE" w:rsidRDefault="00D114ED" w:rsidP="00D114ED">
            <w:pPr>
              <w:pStyle w:val="GOSTTablenorm"/>
              <w:rPr>
                <w:ins w:id="8163" w:author="Краснова Наталья EXP-307875" w:date="2024-12-27T10:33:00Z"/>
              </w:rPr>
            </w:pPr>
            <w:ins w:id="8164" w:author="Краснова Наталья EXP-307875" w:date="2024-12-27T10:33:00Z">
              <w:r w:rsidRPr="007036CE">
                <w:t>Дата документа</w:t>
              </w:r>
            </w:ins>
          </w:p>
        </w:tc>
        <w:tc>
          <w:tcPr>
            <w:tcW w:w="750" w:type="pct"/>
          </w:tcPr>
          <w:p w14:paraId="23AE5911" w14:textId="77777777" w:rsidR="00D114ED" w:rsidRPr="007036CE" w:rsidRDefault="00D114ED" w:rsidP="00D114ED">
            <w:pPr>
              <w:pStyle w:val="GOSTTablenorm"/>
              <w:rPr>
                <w:ins w:id="8165" w:author="Краснова Наталья EXP-307875" w:date="2024-12-27T10:33:00Z"/>
              </w:rPr>
            </w:pPr>
            <w:ins w:id="8166" w:author="Краснова Наталья EXP-307875" w:date="2025-01-16T08:48:00Z">
              <w:r w:rsidRPr="007036CE">
                <w:t>TitlePart_DocDate</w:t>
              </w:r>
            </w:ins>
          </w:p>
        </w:tc>
        <w:tc>
          <w:tcPr>
            <w:tcW w:w="500" w:type="pct"/>
          </w:tcPr>
          <w:p w14:paraId="729BB04C" w14:textId="77777777" w:rsidR="00D114ED" w:rsidRPr="007036CE" w:rsidRDefault="00D114ED" w:rsidP="00D114ED">
            <w:pPr>
              <w:pStyle w:val="GOSTTablenorm"/>
              <w:rPr>
                <w:ins w:id="8167" w:author="Краснова Наталья EXP-307875" w:date="2024-12-27T10:33:00Z"/>
              </w:rPr>
            </w:pPr>
            <w:ins w:id="8168" w:author="Краснова Наталья EXP-307875" w:date="2024-12-27T10:33:00Z">
              <w:r w:rsidRPr="007036CE">
                <w:t>Дата</w:t>
              </w:r>
            </w:ins>
          </w:p>
        </w:tc>
        <w:tc>
          <w:tcPr>
            <w:tcW w:w="300" w:type="pct"/>
          </w:tcPr>
          <w:p w14:paraId="59C74C9E" w14:textId="77777777" w:rsidR="00D114ED" w:rsidRPr="007036CE" w:rsidRDefault="00D114ED" w:rsidP="00D114ED">
            <w:pPr>
              <w:pStyle w:val="GOSTTablenorm"/>
              <w:rPr>
                <w:ins w:id="8169" w:author="Краснова Наталья EXP-307875" w:date="2024-12-27T10:33:00Z"/>
              </w:rPr>
            </w:pPr>
            <w:ins w:id="8170" w:author="Краснова Наталья EXP-307875" w:date="2024-12-27T10:33:00Z">
              <w:r w:rsidRPr="007036CE">
                <w:t>Да</w:t>
              </w:r>
            </w:ins>
          </w:p>
        </w:tc>
        <w:tc>
          <w:tcPr>
            <w:tcW w:w="315" w:type="pct"/>
          </w:tcPr>
          <w:p w14:paraId="4DD330B9" w14:textId="77777777" w:rsidR="00D114ED" w:rsidRPr="007036CE" w:rsidRDefault="00D114ED" w:rsidP="00D114ED">
            <w:pPr>
              <w:pStyle w:val="GOSTTablenorm"/>
              <w:rPr>
                <w:ins w:id="8171" w:author="Краснова Наталья EXP-307875" w:date="2024-12-27T10:33:00Z"/>
              </w:rPr>
            </w:pPr>
            <w:ins w:id="8172" w:author="Краснова Наталья EXP-307875" w:date="2024-12-27T10:53:00Z">
              <w:r w:rsidRPr="007036CE">
                <w:t>=10</w:t>
              </w:r>
            </w:ins>
          </w:p>
        </w:tc>
        <w:tc>
          <w:tcPr>
            <w:tcW w:w="2035" w:type="pct"/>
          </w:tcPr>
          <w:p w14:paraId="3A01158E" w14:textId="77777777" w:rsidR="00D114ED" w:rsidRPr="007036CE" w:rsidRDefault="00D114ED" w:rsidP="00D114ED">
            <w:pPr>
              <w:pStyle w:val="GOSTTablenorm"/>
              <w:rPr>
                <w:ins w:id="8173" w:author="Краснова Наталья EXP-307875" w:date="2024-12-27T10:33:00Z"/>
              </w:rPr>
            </w:pPr>
            <w:ins w:id="8174" w:author="Краснова Наталья EXP-307875" w:date="2024-12-27T10:33:00Z">
              <w:r w:rsidRPr="007036CE">
                <w:t>Указывается дата документа в формате YYYY-MM-DD</w:t>
              </w:r>
            </w:ins>
          </w:p>
        </w:tc>
      </w:tr>
      <w:tr w:rsidR="00D114ED" w:rsidRPr="007036CE" w14:paraId="480D8709" w14:textId="77777777" w:rsidTr="0031554D">
        <w:trPr>
          <w:ins w:id="8175" w:author="Краснова Наталья EXP-307875" w:date="2024-12-27T10:33:00Z"/>
        </w:trPr>
        <w:tc>
          <w:tcPr>
            <w:tcW w:w="1100" w:type="pct"/>
          </w:tcPr>
          <w:p w14:paraId="07C3F84B" w14:textId="77777777" w:rsidR="00D114ED" w:rsidRPr="007036CE" w:rsidRDefault="00D114ED" w:rsidP="00D114ED">
            <w:pPr>
              <w:pStyle w:val="GOSTTablenorm"/>
              <w:rPr>
                <w:ins w:id="8176" w:author="Краснова Наталья EXP-307875" w:date="2024-12-27T10:33:00Z"/>
              </w:rPr>
            </w:pPr>
            <w:ins w:id="8177" w:author="Краснова Наталья EXP-307875" w:date="2024-12-27T10:33:00Z">
              <w:r w:rsidRPr="007036CE">
                <w:t>Тип справки</w:t>
              </w:r>
            </w:ins>
          </w:p>
        </w:tc>
        <w:tc>
          <w:tcPr>
            <w:tcW w:w="750" w:type="pct"/>
          </w:tcPr>
          <w:p w14:paraId="04190CEC" w14:textId="77777777" w:rsidR="00D114ED" w:rsidRPr="007036CE" w:rsidRDefault="00D114ED" w:rsidP="00D114ED">
            <w:pPr>
              <w:pStyle w:val="GOSTTablenorm"/>
              <w:rPr>
                <w:ins w:id="8178" w:author="Краснова Наталья EXP-307875" w:date="2024-12-27T10:33:00Z"/>
              </w:rPr>
            </w:pPr>
            <w:ins w:id="8179" w:author="Краснова Наталья EXP-307875" w:date="2025-01-16T08:48:00Z">
              <w:r w:rsidRPr="007036CE">
                <w:t>TitlePart_DocType</w:t>
              </w:r>
            </w:ins>
          </w:p>
        </w:tc>
        <w:tc>
          <w:tcPr>
            <w:tcW w:w="500" w:type="pct"/>
          </w:tcPr>
          <w:p w14:paraId="50116BA3" w14:textId="77777777" w:rsidR="00D114ED" w:rsidRPr="007036CE" w:rsidRDefault="00D114ED" w:rsidP="00D114ED">
            <w:pPr>
              <w:pStyle w:val="GOSTTablenorm"/>
              <w:rPr>
                <w:ins w:id="8180" w:author="Краснова Наталья EXP-307875" w:date="2024-12-27T10:33:00Z"/>
              </w:rPr>
            </w:pPr>
            <w:ins w:id="8181" w:author="Краснова Наталья EXP-307875" w:date="2024-12-27T10:33:00Z">
              <w:r w:rsidRPr="007036CE">
                <w:t>Строка</w:t>
              </w:r>
            </w:ins>
          </w:p>
        </w:tc>
        <w:tc>
          <w:tcPr>
            <w:tcW w:w="300" w:type="pct"/>
          </w:tcPr>
          <w:p w14:paraId="475B2501" w14:textId="77777777" w:rsidR="00D114ED" w:rsidRPr="007036CE" w:rsidRDefault="00D114ED" w:rsidP="00D114ED">
            <w:pPr>
              <w:pStyle w:val="GOSTTablenorm"/>
              <w:rPr>
                <w:ins w:id="8182" w:author="Краснова Наталья EXP-307875" w:date="2024-12-27T10:33:00Z"/>
              </w:rPr>
            </w:pPr>
            <w:ins w:id="8183" w:author="Краснова Наталья EXP-307875" w:date="2024-12-27T10:33:00Z">
              <w:r w:rsidRPr="007036CE">
                <w:t>Да</w:t>
              </w:r>
            </w:ins>
          </w:p>
        </w:tc>
        <w:tc>
          <w:tcPr>
            <w:tcW w:w="315" w:type="pct"/>
          </w:tcPr>
          <w:p w14:paraId="0EA77A92" w14:textId="77777777" w:rsidR="00D114ED" w:rsidRPr="007036CE" w:rsidRDefault="00D114ED" w:rsidP="00D114ED">
            <w:pPr>
              <w:pStyle w:val="GOSTTablenorm"/>
              <w:rPr>
                <w:ins w:id="8184" w:author="Краснова Наталья EXP-307875" w:date="2024-12-27T10:33:00Z"/>
              </w:rPr>
            </w:pPr>
            <w:ins w:id="8185" w:author="Краснова Наталья EXP-307875" w:date="2024-12-27T10:33:00Z">
              <w:r w:rsidRPr="007036CE">
                <w:t>=3</w:t>
              </w:r>
            </w:ins>
          </w:p>
        </w:tc>
        <w:tc>
          <w:tcPr>
            <w:tcW w:w="2035" w:type="pct"/>
          </w:tcPr>
          <w:p w14:paraId="4A15F965" w14:textId="77777777" w:rsidR="00D114ED" w:rsidRPr="007036CE" w:rsidRDefault="00D114ED" w:rsidP="00D114ED">
            <w:pPr>
              <w:pStyle w:val="GOSTTablenorm"/>
              <w:rPr>
                <w:ins w:id="8186" w:author="Краснова Наталья EXP-307875" w:date="2024-12-27T10:33:00Z"/>
              </w:rPr>
            </w:pPr>
            <w:ins w:id="8187" w:author="Краснова Наталья EXP-307875" w:date="2024-12-27T10:33:00Z">
              <w:r w:rsidRPr="007036CE">
                <w:t>Указывается тип справки «</w:t>
              </w:r>
            </w:ins>
            <w:ins w:id="8188" w:author="Краснова Наталья EXP-307875" w:date="2024-12-27T10:53:00Z">
              <w:r w:rsidRPr="007036CE">
                <w:t>ТЕХ</w:t>
              </w:r>
            </w:ins>
            <w:ins w:id="8189" w:author="Краснова Наталья EXP-307875" w:date="2024-12-27T10:33:00Z">
              <w:r w:rsidRPr="007036CE">
                <w:t>»</w:t>
              </w:r>
            </w:ins>
          </w:p>
        </w:tc>
      </w:tr>
      <w:tr w:rsidR="00D114ED" w:rsidRPr="007036CE" w14:paraId="1BA9325E" w14:textId="77777777" w:rsidTr="0031554D">
        <w:trPr>
          <w:trHeight w:val="125"/>
          <w:ins w:id="8190" w:author="Краснова Наталья EXP-307875" w:date="2024-12-27T10:33:00Z"/>
        </w:trPr>
        <w:tc>
          <w:tcPr>
            <w:tcW w:w="1100" w:type="pct"/>
          </w:tcPr>
          <w:p w14:paraId="4A023AF6" w14:textId="77777777" w:rsidR="00D114ED" w:rsidRPr="007036CE" w:rsidRDefault="00D114ED" w:rsidP="00D114ED">
            <w:pPr>
              <w:pStyle w:val="GOSTTablenorm"/>
              <w:rPr>
                <w:ins w:id="8191" w:author="Краснова Наталья EXP-307875" w:date="2024-12-27T10:33:00Z"/>
              </w:rPr>
            </w:pPr>
            <w:ins w:id="8192" w:author="Краснова Наталья EXP-307875" w:date="2024-12-27T10:33:00Z">
              <w:r w:rsidRPr="007036CE">
                <w:t>Наименование типа справки</w:t>
              </w:r>
            </w:ins>
          </w:p>
        </w:tc>
        <w:tc>
          <w:tcPr>
            <w:tcW w:w="750" w:type="pct"/>
          </w:tcPr>
          <w:p w14:paraId="529CCF46" w14:textId="77777777" w:rsidR="00D114ED" w:rsidRPr="007036CE" w:rsidRDefault="00D114ED" w:rsidP="00D114ED">
            <w:pPr>
              <w:pStyle w:val="GOSTTablenorm"/>
              <w:rPr>
                <w:ins w:id="8193" w:author="Краснова Наталья EXP-307875" w:date="2024-12-27T10:33:00Z"/>
              </w:rPr>
            </w:pPr>
            <w:ins w:id="8194" w:author="Краснова Наталья EXP-307875" w:date="2025-01-16T08:48:00Z">
              <w:r w:rsidRPr="007036CE">
                <w:t>TitlePart_DocName</w:t>
              </w:r>
            </w:ins>
          </w:p>
        </w:tc>
        <w:tc>
          <w:tcPr>
            <w:tcW w:w="500" w:type="pct"/>
          </w:tcPr>
          <w:p w14:paraId="64C89D73" w14:textId="77777777" w:rsidR="00D114ED" w:rsidRPr="007036CE" w:rsidRDefault="00D114ED" w:rsidP="00D114ED">
            <w:pPr>
              <w:pStyle w:val="GOSTTablenorm"/>
              <w:rPr>
                <w:ins w:id="8195" w:author="Краснова Наталья EXP-307875" w:date="2024-12-27T10:33:00Z"/>
              </w:rPr>
            </w:pPr>
            <w:ins w:id="8196" w:author="Краснова Наталья EXP-307875" w:date="2024-12-27T10:33:00Z">
              <w:r w:rsidRPr="007036CE">
                <w:t>Строка</w:t>
              </w:r>
            </w:ins>
          </w:p>
        </w:tc>
        <w:tc>
          <w:tcPr>
            <w:tcW w:w="300" w:type="pct"/>
          </w:tcPr>
          <w:p w14:paraId="7F4D29A1" w14:textId="77777777" w:rsidR="00D114ED" w:rsidRPr="007036CE" w:rsidRDefault="00D114ED" w:rsidP="00D114ED">
            <w:pPr>
              <w:pStyle w:val="GOSTTablenorm"/>
              <w:rPr>
                <w:ins w:id="8197" w:author="Краснова Наталья EXP-307875" w:date="2024-12-27T10:33:00Z"/>
              </w:rPr>
            </w:pPr>
            <w:ins w:id="8198" w:author="Краснова Наталья EXP-307875" w:date="2024-12-27T10:33:00Z">
              <w:r w:rsidRPr="007036CE">
                <w:t>Да</w:t>
              </w:r>
            </w:ins>
          </w:p>
        </w:tc>
        <w:tc>
          <w:tcPr>
            <w:tcW w:w="315" w:type="pct"/>
          </w:tcPr>
          <w:p w14:paraId="4E42F20F" w14:textId="77777777" w:rsidR="00D114ED" w:rsidRPr="007036CE" w:rsidRDefault="00D114ED" w:rsidP="00D114ED">
            <w:pPr>
              <w:pStyle w:val="GOSTTablenorm"/>
              <w:rPr>
                <w:ins w:id="8199" w:author="Краснова Наталья EXP-307875" w:date="2024-12-27T10:33:00Z"/>
              </w:rPr>
            </w:pPr>
            <w:ins w:id="8200" w:author="Краснова Наталья EXP-307875" w:date="2024-12-27T10:33:00Z">
              <w:r w:rsidRPr="007036CE">
                <w:t>&lt;=2000</w:t>
              </w:r>
            </w:ins>
          </w:p>
        </w:tc>
        <w:tc>
          <w:tcPr>
            <w:tcW w:w="2035" w:type="pct"/>
          </w:tcPr>
          <w:p w14:paraId="794D0AEE" w14:textId="77777777" w:rsidR="00D114ED" w:rsidRPr="007036CE" w:rsidRDefault="00D114ED" w:rsidP="00D114ED">
            <w:pPr>
              <w:pStyle w:val="GOSTTablenorm"/>
              <w:rPr>
                <w:ins w:id="8201" w:author="Краснова Наталья EXP-307875" w:date="2024-12-27T10:33:00Z"/>
              </w:rPr>
            </w:pPr>
            <w:ins w:id="8202" w:author="Краснова Наталья EXP-307875" w:date="2024-12-27T10:33:00Z">
              <w:r w:rsidRPr="007036CE">
                <w:t>Указывается наименование справки «</w:t>
              </w:r>
            </w:ins>
            <w:ins w:id="8203" w:author="Краснова Наталья EXP-307875" w:date="2024-12-27T10:56:00Z">
              <w:r w:rsidRPr="007036CE">
                <w:t>Техническая справка для корректировки балансов</w:t>
              </w:r>
            </w:ins>
            <w:ins w:id="8204" w:author="Краснова Наталья EXP-307875" w:date="2024-12-27T10:33:00Z">
              <w:r w:rsidRPr="007036CE">
                <w:t xml:space="preserve">» </w:t>
              </w:r>
            </w:ins>
          </w:p>
        </w:tc>
      </w:tr>
      <w:tr w:rsidR="00D114ED" w:rsidRPr="007036CE" w14:paraId="01FDD559" w14:textId="77777777" w:rsidTr="0031554D">
        <w:trPr>
          <w:ins w:id="8205" w:author="Краснова Наталья EXP-307875" w:date="2024-12-27T10:33:00Z"/>
        </w:trPr>
        <w:tc>
          <w:tcPr>
            <w:tcW w:w="1100" w:type="pct"/>
          </w:tcPr>
          <w:p w14:paraId="44FDF4D3" w14:textId="77777777" w:rsidR="00D114ED" w:rsidRPr="007036CE" w:rsidRDefault="00D114ED" w:rsidP="00D114ED">
            <w:pPr>
              <w:pStyle w:val="GOSTTablenorm"/>
              <w:rPr>
                <w:ins w:id="8206" w:author="Краснова Наталья EXP-307875" w:date="2024-12-27T10:33:00Z"/>
                <w:b/>
                <w:bCs/>
                <w:szCs w:val="22"/>
              </w:rPr>
            </w:pPr>
            <w:ins w:id="8207" w:author="Краснова Наталья EXP-307875" w:date="2024-12-27T10:33:00Z">
              <w:r w:rsidRPr="007036CE">
                <w:rPr>
                  <w:b/>
                  <w:bCs/>
                  <w:szCs w:val="22"/>
                </w:rPr>
                <w:t>Строки</w:t>
              </w:r>
            </w:ins>
          </w:p>
        </w:tc>
        <w:tc>
          <w:tcPr>
            <w:tcW w:w="750" w:type="pct"/>
          </w:tcPr>
          <w:p w14:paraId="5DA610BA" w14:textId="77777777" w:rsidR="00D114ED" w:rsidRPr="007036CE" w:rsidRDefault="00D114ED" w:rsidP="00D114ED">
            <w:pPr>
              <w:pStyle w:val="GOSTTablenorm"/>
              <w:rPr>
                <w:ins w:id="8208" w:author="Краснова Наталья EXP-307875" w:date="2024-12-27T10:33:00Z"/>
                <w:b/>
                <w:bCs/>
                <w:szCs w:val="22"/>
              </w:rPr>
            </w:pPr>
            <w:ins w:id="8209" w:author="Краснова Наталья EXP-307875" w:date="2025-01-16T08:48:00Z">
              <w:r w:rsidRPr="007036CE">
                <w:rPr>
                  <w:b/>
                  <w:bCs/>
                  <w:szCs w:val="22"/>
                </w:rPr>
                <w:t>PUiO_VLS</w:t>
              </w:r>
            </w:ins>
          </w:p>
        </w:tc>
        <w:tc>
          <w:tcPr>
            <w:tcW w:w="500" w:type="pct"/>
          </w:tcPr>
          <w:p w14:paraId="46DC93C0" w14:textId="77777777" w:rsidR="00D114ED" w:rsidRPr="007036CE" w:rsidRDefault="00D114ED" w:rsidP="00D114ED">
            <w:pPr>
              <w:pStyle w:val="GOSTTablenorm"/>
              <w:rPr>
                <w:ins w:id="8210" w:author="Краснова Наталья EXP-307875" w:date="2024-12-27T10:33:00Z"/>
                <w:szCs w:val="22"/>
              </w:rPr>
            </w:pPr>
            <w:ins w:id="8211" w:author="Краснова Наталья EXP-307875" w:date="2024-12-27T10:33:00Z">
              <w:r w:rsidRPr="007036CE">
                <w:rPr>
                  <w:bCs/>
                  <w:szCs w:val="22"/>
                </w:rPr>
                <w:t>Массив</w:t>
              </w:r>
            </w:ins>
          </w:p>
        </w:tc>
        <w:tc>
          <w:tcPr>
            <w:tcW w:w="300" w:type="pct"/>
          </w:tcPr>
          <w:p w14:paraId="171D00F9" w14:textId="77777777" w:rsidR="00D114ED" w:rsidRPr="007036CE" w:rsidRDefault="00D114ED" w:rsidP="00D114ED">
            <w:pPr>
              <w:pStyle w:val="GOSTTablenorm"/>
              <w:rPr>
                <w:ins w:id="8212" w:author="Краснова Наталья EXP-307875" w:date="2024-12-27T10:33:00Z"/>
                <w:szCs w:val="22"/>
              </w:rPr>
            </w:pPr>
            <w:ins w:id="8213" w:author="Краснова Наталья EXP-307875" w:date="2024-12-27T10:33:00Z">
              <w:r w:rsidRPr="007036CE">
                <w:rPr>
                  <w:szCs w:val="22"/>
                </w:rPr>
                <w:t>Да</w:t>
              </w:r>
            </w:ins>
          </w:p>
        </w:tc>
        <w:tc>
          <w:tcPr>
            <w:tcW w:w="315" w:type="pct"/>
          </w:tcPr>
          <w:p w14:paraId="4EBB0A3A" w14:textId="77777777" w:rsidR="00D114ED" w:rsidRPr="007036CE" w:rsidRDefault="00D114ED" w:rsidP="00D114ED">
            <w:pPr>
              <w:pStyle w:val="GOSTTablenorm"/>
              <w:rPr>
                <w:ins w:id="8214" w:author="Краснова Наталья EXP-307875" w:date="2024-12-27T10:33:00Z"/>
                <w:szCs w:val="22"/>
              </w:rPr>
            </w:pPr>
            <w:ins w:id="8215" w:author="Краснова Наталья EXP-307875" w:date="2024-12-27T10:33:00Z">
              <w:r w:rsidRPr="007036CE">
                <w:rPr>
                  <w:szCs w:val="22"/>
                </w:rPr>
                <w:t>-</w:t>
              </w:r>
            </w:ins>
          </w:p>
        </w:tc>
        <w:tc>
          <w:tcPr>
            <w:tcW w:w="2035" w:type="pct"/>
          </w:tcPr>
          <w:p w14:paraId="78842EA1" w14:textId="77777777" w:rsidR="00D114ED" w:rsidRPr="007036CE" w:rsidRDefault="00D114ED" w:rsidP="00D114ED">
            <w:pPr>
              <w:pStyle w:val="GOSTTablenorm"/>
              <w:rPr>
                <w:ins w:id="8216" w:author="Краснова Наталья EXP-307875" w:date="2024-12-27T10:33:00Z"/>
                <w:szCs w:val="22"/>
              </w:rPr>
            </w:pPr>
            <w:ins w:id="8217" w:author="Краснова Наталья EXP-307875" w:date="2024-12-27T10:33:00Z">
              <w:r w:rsidRPr="007036CE">
                <w:rPr>
                  <w:szCs w:val="22"/>
                </w:rPr>
                <w:t>-</w:t>
              </w:r>
            </w:ins>
          </w:p>
        </w:tc>
      </w:tr>
      <w:tr w:rsidR="00D114ED" w:rsidRPr="007036CE" w14:paraId="4857EA3F" w14:textId="77777777" w:rsidTr="0031554D">
        <w:trPr>
          <w:ins w:id="8218" w:author="Краснова Наталья EXP-307875" w:date="2024-12-27T10:33:00Z"/>
        </w:trPr>
        <w:tc>
          <w:tcPr>
            <w:tcW w:w="1100" w:type="pct"/>
          </w:tcPr>
          <w:p w14:paraId="01EE5861" w14:textId="77777777" w:rsidR="00D114ED" w:rsidRPr="007036CE" w:rsidRDefault="00D114ED" w:rsidP="00D114ED">
            <w:pPr>
              <w:pStyle w:val="GOSTTablenorm"/>
              <w:rPr>
                <w:ins w:id="8219" w:author="Краснова Наталья EXP-307875" w:date="2024-12-27T10:33:00Z"/>
                <w:bCs/>
                <w:szCs w:val="22"/>
              </w:rPr>
            </w:pPr>
            <w:ins w:id="8220" w:author="Краснова Наталья EXP-307875" w:date="2024-12-27T10:33:00Z">
              <w:r w:rsidRPr="007036CE">
                <w:t>Идентификатор строки</w:t>
              </w:r>
            </w:ins>
          </w:p>
        </w:tc>
        <w:tc>
          <w:tcPr>
            <w:tcW w:w="750" w:type="pct"/>
          </w:tcPr>
          <w:p w14:paraId="2FC138B0" w14:textId="77777777" w:rsidR="00D114ED" w:rsidRPr="007036CE" w:rsidRDefault="00D114ED" w:rsidP="00D114ED">
            <w:pPr>
              <w:pStyle w:val="GOSTTablenorm"/>
              <w:rPr>
                <w:ins w:id="8221" w:author="Краснова Наталья EXP-307875" w:date="2024-12-27T10:33:00Z"/>
                <w:bCs/>
                <w:szCs w:val="22"/>
              </w:rPr>
            </w:pPr>
            <w:ins w:id="8222" w:author="Краснова Наталья EXP-307875" w:date="2025-01-16T08:48:00Z">
              <w:r w:rsidRPr="007036CE">
                <w:rPr>
                  <w:b/>
                  <w:bCs/>
                  <w:szCs w:val="22"/>
                </w:rPr>
                <w:t>PUiO_VLS</w:t>
              </w:r>
              <w:r w:rsidRPr="007036CE">
                <w:t>:</w:t>
              </w:r>
              <w:r w:rsidRPr="007036CE">
                <w:rPr>
                  <w:lang w:val="en-US"/>
                </w:rPr>
                <w:t>id</w:t>
              </w:r>
            </w:ins>
          </w:p>
        </w:tc>
        <w:tc>
          <w:tcPr>
            <w:tcW w:w="500" w:type="pct"/>
          </w:tcPr>
          <w:p w14:paraId="22A8924C" w14:textId="77777777" w:rsidR="00D114ED" w:rsidRPr="007036CE" w:rsidRDefault="00D114ED" w:rsidP="00D114ED">
            <w:pPr>
              <w:pStyle w:val="GOSTTablenorm"/>
              <w:rPr>
                <w:ins w:id="8223" w:author="Краснова Наталья EXP-307875" w:date="2024-12-27T10:33:00Z"/>
                <w:bCs/>
                <w:szCs w:val="22"/>
              </w:rPr>
            </w:pPr>
            <w:ins w:id="8224" w:author="Краснова Наталья EXP-307875" w:date="2024-12-27T10:33:00Z">
              <w:r w:rsidRPr="007036CE">
                <w:rPr>
                  <w:szCs w:val="22"/>
                </w:rPr>
                <w:t>Число</w:t>
              </w:r>
            </w:ins>
          </w:p>
        </w:tc>
        <w:tc>
          <w:tcPr>
            <w:tcW w:w="300" w:type="pct"/>
          </w:tcPr>
          <w:p w14:paraId="3801420E" w14:textId="77777777" w:rsidR="00D114ED" w:rsidRPr="007036CE" w:rsidRDefault="00D114ED" w:rsidP="00D114ED">
            <w:pPr>
              <w:pStyle w:val="GOSTTablenorm"/>
              <w:rPr>
                <w:ins w:id="8225" w:author="Краснова Наталья EXP-307875" w:date="2024-12-27T10:33:00Z"/>
                <w:szCs w:val="22"/>
              </w:rPr>
            </w:pPr>
            <w:ins w:id="8226" w:author="Краснова Наталья EXP-307875" w:date="2024-12-27T10:33:00Z">
              <w:r w:rsidRPr="007036CE">
                <w:rPr>
                  <w:szCs w:val="22"/>
                </w:rPr>
                <w:t>Да</w:t>
              </w:r>
            </w:ins>
          </w:p>
        </w:tc>
        <w:tc>
          <w:tcPr>
            <w:tcW w:w="315" w:type="pct"/>
          </w:tcPr>
          <w:p w14:paraId="234FE1C3" w14:textId="77777777" w:rsidR="00D114ED" w:rsidRPr="007036CE" w:rsidRDefault="00D114ED" w:rsidP="00D114ED">
            <w:pPr>
              <w:pStyle w:val="GOSTTablenorm"/>
              <w:rPr>
                <w:ins w:id="8227" w:author="Краснова Наталья EXP-307875" w:date="2024-12-27T10:33:00Z"/>
                <w:lang w:val="en-US"/>
              </w:rPr>
            </w:pPr>
            <w:ins w:id="8228" w:author="Краснова Наталья EXP-307875" w:date="2024-12-27T10:33:00Z">
              <w:r w:rsidRPr="007036CE">
                <w:rPr>
                  <w:szCs w:val="22"/>
                </w:rPr>
                <w:t>&lt;=20</w:t>
              </w:r>
            </w:ins>
          </w:p>
        </w:tc>
        <w:tc>
          <w:tcPr>
            <w:tcW w:w="2035" w:type="pct"/>
          </w:tcPr>
          <w:p w14:paraId="4A94C50A" w14:textId="77777777" w:rsidR="00D114ED" w:rsidRPr="007036CE" w:rsidRDefault="00D114ED" w:rsidP="00D114ED">
            <w:pPr>
              <w:pStyle w:val="GOSTTablenorm"/>
              <w:rPr>
                <w:ins w:id="8229" w:author="Краснова Наталья EXP-307875" w:date="2024-12-27T10:33:00Z"/>
                <w:szCs w:val="22"/>
              </w:rPr>
            </w:pPr>
            <w:ins w:id="8230" w:author="Краснова Наталья EXP-307875" w:date="2024-12-27T10:33:00Z">
              <w:r w:rsidRPr="007036CE">
                <w:rPr>
                  <w:szCs w:val="22"/>
                </w:rPr>
                <w:t>Указывается технический идентификатор строки</w:t>
              </w:r>
            </w:ins>
          </w:p>
        </w:tc>
      </w:tr>
      <w:tr w:rsidR="00D114ED" w:rsidRPr="007036CE" w14:paraId="3414684D" w14:textId="77777777" w:rsidTr="0031554D">
        <w:trPr>
          <w:ins w:id="8231" w:author="Краснова Наталья EXP-307875" w:date="2024-12-27T10:33:00Z"/>
        </w:trPr>
        <w:tc>
          <w:tcPr>
            <w:tcW w:w="1100" w:type="pct"/>
          </w:tcPr>
          <w:p w14:paraId="6FC25604" w14:textId="77777777" w:rsidR="00D114ED" w:rsidRPr="007036CE" w:rsidRDefault="00D114ED" w:rsidP="00D114ED">
            <w:pPr>
              <w:pStyle w:val="GOSTTablenorm"/>
              <w:rPr>
                <w:ins w:id="8232" w:author="Краснова Наталья EXP-307875" w:date="2024-12-27T10:33:00Z"/>
                <w:bCs/>
                <w:szCs w:val="22"/>
              </w:rPr>
            </w:pPr>
            <w:ins w:id="8233" w:author="Краснова Наталья EXP-307875" w:date="2024-12-27T10:33:00Z">
              <w:r w:rsidRPr="007036CE">
                <w:rPr>
                  <w:bCs/>
                  <w:szCs w:val="22"/>
                </w:rPr>
                <w:t>Номер строки</w:t>
              </w:r>
            </w:ins>
          </w:p>
        </w:tc>
        <w:tc>
          <w:tcPr>
            <w:tcW w:w="750" w:type="pct"/>
          </w:tcPr>
          <w:p w14:paraId="0D6ABD36" w14:textId="77777777" w:rsidR="00D114ED" w:rsidRPr="007036CE" w:rsidRDefault="00D114ED" w:rsidP="00D114ED">
            <w:pPr>
              <w:pStyle w:val="GOSTTablenorm"/>
              <w:rPr>
                <w:ins w:id="8234" w:author="Краснова Наталья EXP-307875" w:date="2024-12-27T10:33:00Z"/>
                <w:bCs/>
                <w:szCs w:val="22"/>
              </w:rPr>
            </w:pPr>
            <w:ins w:id="8235" w:author="Краснова Наталья EXP-307875" w:date="2025-01-16T08:48:00Z">
              <w:r w:rsidRPr="007036CE">
                <w:rPr>
                  <w:b/>
                  <w:bCs/>
                  <w:szCs w:val="22"/>
                </w:rPr>
                <w:t>PUiO_VLS</w:t>
              </w:r>
              <w:r w:rsidRPr="007036CE">
                <w:t>:NPP</w:t>
              </w:r>
            </w:ins>
          </w:p>
        </w:tc>
        <w:tc>
          <w:tcPr>
            <w:tcW w:w="500" w:type="pct"/>
          </w:tcPr>
          <w:p w14:paraId="52E96781" w14:textId="77777777" w:rsidR="00D114ED" w:rsidRPr="007036CE" w:rsidRDefault="00D114ED" w:rsidP="00D114ED">
            <w:pPr>
              <w:pStyle w:val="GOSTTablenorm"/>
              <w:rPr>
                <w:ins w:id="8236" w:author="Краснова Наталья EXP-307875" w:date="2024-12-27T10:33:00Z"/>
                <w:szCs w:val="22"/>
              </w:rPr>
            </w:pPr>
            <w:ins w:id="8237" w:author="Краснова Наталья EXP-307875" w:date="2024-12-27T10:33:00Z">
              <w:r w:rsidRPr="007036CE">
                <w:rPr>
                  <w:bCs/>
                  <w:szCs w:val="22"/>
                </w:rPr>
                <w:t>Число</w:t>
              </w:r>
            </w:ins>
          </w:p>
        </w:tc>
        <w:tc>
          <w:tcPr>
            <w:tcW w:w="300" w:type="pct"/>
          </w:tcPr>
          <w:p w14:paraId="5F34A41E" w14:textId="77777777" w:rsidR="00D114ED" w:rsidRPr="007036CE" w:rsidRDefault="00D114ED" w:rsidP="00D114ED">
            <w:pPr>
              <w:pStyle w:val="GOSTTablenorm"/>
              <w:rPr>
                <w:ins w:id="8238" w:author="Краснова Наталья EXP-307875" w:date="2024-12-27T10:33:00Z"/>
                <w:szCs w:val="22"/>
              </w:rPr>
            </w:pPr>
            <w:ins w:id="8239" w:author="Краснова Наталья EXP-307875" w:date="2024-12-27T10:33:00Z">
              <w:r w:rsidRPr="007036CE">
                <w:rPr>
                  <w:szCs w:val="22"/>
                </w:rPr>
                <w:t>Да</w:t>
              </w:r>
            </w:ins>
          </w:p>
        </w:tc>
        <w:tc>
          <w:tcPr>
            <w:tcW w:w="315" w:type="pct"/>
          </w:tcPr>
          <w:p w14:paraId="0188EE17" w14:textId="77777777" w:rsidR="00D114ED" w:rsidRPr="007036CE" w:rsidRDefault="00D114ED" w:rsidP="00D114ED">
            <w:pPr>
              <w:pStyle w:val="GOSTTablenorm"/>
              <w:rPr>
                <w:ins w:id="8240" w:author="Краснова Наталья EXP-307875" w:date="2024-12-27T10:33:00Z"/>
                <w:szCs w:val="22"/>
              </w:rPr>
            </w:pPr>
            <w:ins w:id="8241" w:author="Краснова Наталья EXP-307875" w:date="2024-12-27T10:33:00Z">
              <w:r w:rsidRPr="007036CE">
                <w:rPr>
                  <w:lang w:val="en-US"/>
                </w:rPr>
                <w:t>&lt;=5</w:t>
              </w:r>
            </w:ins>
          </w:p>
        </w:tc>
        <w:tc>
          <w:tcPr>
            <w:tcW w:w="2035" w:type="pct"/>
          </w:tcPr>
          <w:p w14:paraId="7D229E00" w14:textId="77777777" w:rsidR="00D114ED" w:rsidRPr="007036CE" w:rsidRDefault="00D114ED" w:rsidP="00D114ED">
            <w:pPr>
              <w:pStyle w:val="GOSTTablenorm"/>
              <w:rPr>
                <w:ins w:id="8242" w:author="Краснова Наталья EXP-307875" w:date="2024-12-27T10:33:00Z"/>
                <w:szCs w:val="22"/>
              </w:rPr>
            </w:pPr>
            <w:ins w:id="8243" w:author="Краснова Наталья EXP-307875" w:date="2024-12-27T10:33:00Z">
              <w:r w:rsidRPr="007036CE">
                <w:rPr>
                  <w:szCs w:val="22"/>
                </w:rPr>
                <w:t>Указывается порядковый номер строки</w:t>
              </w:r>
            </w:ins>
          </w:p>
        </w:tc>
      </w:tr>
      <w:tr w:rsidR="00E04674" w:rsidRPr="007036CE" w14:paraId="146DDD76" w14:textId="77777777" w:rsidTr="0031554D">
        <w:trPr>
          <w:ins w:id="8244" w:author="Краснова Наталья EXP-307875" w:date="2025-01-16T09:57:00Z"/>
        </w:trPr>
        <w:tc>
          <w:tcPr>
            <w:tcW w:w="1100" w:type="pct"/>
          </w:tcPr>
          <w:p w14:paraId="0DF2328F" w14:textId="77777777" w:rsidR="00E04674" w:rsidRPr="007036CE" w:rsidRDefault="00E04674" w:rsidP="00E04674">
            <w:pPr>
              <w:pStyle w:val="GOSTTablenorm"/>
              <w:rPr>
                <w:ins w:id="8245" w:author="Краснова Наталья EXP-307875" w:date="2025-01-16T09:57:00Z"/>
                <w:bCs/>
                <w:szCs w:val="22"/>
              </w:rPr>
            </w:pPr>
            <w:ins w:id="8246" w:author="Краснова Наталья EXP-307875" w:date="2025-01-16T09:57:00Z">
              <w:r w:rsidRPr="007036CE">
                <w:t>Код бюджета</w:t>
              </w:r>
            </w:ins>
          </w:p>
        </w:tc>
        <w:tc>
          <w:tcPr>
            <w:tcW w:w="750" w:type="pct"/>
          </w:tcPr>
          <w:p w14:paraId="1F8A5099" w14:textId="77777777" w:rsidR="00E04674" w:rsidRPr="007036CE" w:rsidRDefault="00E04674" w:rsidP="00E04674">
            <w:pPr>
              <w:pStyle w:val="GOSTTablenorm"/>
              <w:rPr>
                <w:ins w:id="8247" w:author="Краснова Наталья EXP-307875" w:date="2025-01-16T09:57:00Z"/>
                <w:b/>
                <w:bCs/>
                <w:szCs w:val="22"/>
              </w:rPr>
            </w:pPr>
            <w:ins w:id="8248" w:author="Краснова Наталья EXP-307875" w:date="2025-01-16T09:57:00Z">
              <w:r w:rsidRPr="007036CE">
                <w:rPr>
                  <w:b/>
                  <w:bCs/>
                  <w:szCs w:val="22"/>
                </w:rPr>
                <w:t>PUiO_VLS</w:t>
              </w:r>
              <w:r w:rsidRPr="007036CE">
                <w:t>:Budget</w:t>
              </w:r>
            </w:ins>
          </w:p>
        </w:tc>
        <w:tc>
          <w:tcPr>
            <w:tcW w:w="500" w:type="pct"/>
          </w:tcPr>
          <w:p w14:paraId="1842BD59" w14:textId="77777777" w:rsidR="00E04674" w:rsidRPr="007036CE" w:rsidRDefault="00E04674" w:rsidP="00E04674">
            <w:pPr>
              <w:pStyle w:val="GOSTTablenorm"/>
              <w:rPr>
                <w:ins w:id="8249" w:author="Краснова Наталья EXP-307875" w:date="2025-01-16T09:57:00Z"/>
                <w:bCs/>
                <w:szCs w:val="22"/>
              </w:rPr>
            </w:pPr>
            <w:ins w:id="8250" w:author="Краснова Наталья EXP-307875" w:date="2025-01-16T09:57:00Z">
              <w:r w:rsidRPr="007036CE">
                <w:rPr>
                  <w:bCs/>
                  <w:szCs w:val="22"/>
                </w:rPr>
                <w:t xml:space="preserve">Строка </w:t>
              </w:r>
            </w:ins>
          </w:p>
        </w:tc>
        <w:tc>
          <w:tcPr>
            <w:tcW w:w="300" w:type="pct"/>
          </w:tcPr>
          <w:p w14:paraId="5366C8E9" w14:textId="77777777" w:rsidR="00E04674" w:rsidRPr="007036CE" w:rsidRDefault="00E04674" w:rsidP="00E04674">
            <w:pPr>
              <w:pStyle w:val="GOSTTablenorm"/>
              <w:rPr>
                <w:ins w:id="8251" w:author="Краснова Наталья EXP-307875" w:date="2025-01-16T09:57:00Z"/>
                <w:szCs w:val="22"/>
              </w:rPr>
            </w:pPr>
            <w:ins w:id="8252" w:author="Краснова Наталья EXP-307875" w:date="2025-01-16T09:57:00Z">
              <w:r w:rsidRPr="007036CE">
                <w:rPr>
                  <w:szCs w:val="22"/>
                </w:rPr>
                <w:t>Да</w:t>
              </w:r>
            </w:ins>
          </w:p>
        </w:tc>
        <w:tc>
          <w:tcPr>
            <w:tcW w:w="315" w:type="pct"/>
          </w:tcPr>
          <w:p w14:paraId="29367AB9" w14:textId="77777777" w:rsidR="00E04674" w:rsidRPr="007036CE" w:rsidRDefault="00E04674" w:rsidP="00E04674">
            <w:pPr>
              <w:pStyle w:val="GOSTTablenorm"/>
              <w:rPr>
                <w:ins w:id="8253" w:author="Краснова Наталья EXP-307875" w:date="2025-01-16T09:57:00Z"/>
                <w:lang w:val="en-US"/>
              </w:rPr>
            </w:pPr>
            <w:ins w:id="8254" w:author="Краснова Наталья EXP-307875" w:date="2025-01-16T09:59:00Z">
              <w:r w:rsidRPr="007036CE">
                <w:t>=8</w:t>
              </w:r>
            </w:ins>
          </w:p>
        </w:tc>
        <w:tc>
          <w:tcPr>
            <w:tcW w:w="2035" w:type="pct"/>
          </w:tcPr>
          <w:p w14:paraId="2A0ECA26" w14:textId="77777777" w:rsidR="00E04674" w:rsidRPr="007036CE" w:rsidRDefault="00E04674" w:rsidP="00E04674">
            <w:pPr>
              <w:pStyle w:val="GOSTTablenorm"/>
              <w:rPr>
                <w:ins w:id="8255" w:author="Краснова Наталья EXP-307875" w:date="2025-01-16T09:57:00Z"/>
                <w:szCs w:val="22"/>
              </w:rPr>
            </w:pPr>
            <w:ins w:id="8256" w:author="Краснова Наталья EXP-307875" w:date="2025-01-16T09:58:00Z">
              <w:r w:rsidRPr="007036CE">
                <w:t>Указывается код бюджета в соответствии со справочником «Бюджеты»</w:t>
              </w:r>
            </w:ins>
          </w:p>
        </w:tc>
      </w:tr>
      <w:tr w:rsidR="00E04674" w:rsidRPr="007036CE" w14:paraId="4BD9F950" w14:textId="77777777" w:rsidTr="0031554D">
        <w:trPr>
          <w:ins w:id="8257" w:author="Краснова Наталья EXP-307875" w:date="2024-12-27T10:33:00Z"/>
        </w:trPr>
        <w:tc>
          <w:tcPr>
            <w:tcW w:w="1100" w:type="pct"/>
          </w:tcPr>
          <w:p w14:paraId="55D5C08C" w14:textId="77777777" w:rsidR="00E04674" w:rsidRPr="007036CE" w:rsidRDefault="00E04674" w:rsidP="00E04674">
            <w:pPr>
              <w:pStyle w:val="GOSTTablenorm"/>
              <w:rPr>
                <w:ins w:id="8258" w:author="Краснова Наталья EXP-307875" w:date="2024-12-27T10:33:00Z"/>
                <w:bCs/>
                <w:szCs w:val="22"/>
              </w:rPr>
            </w:pPr>
            <w:ins w:id="8259" w:author="Краснова Наталья EXP-307875" w:date="2024-12-27T11:02:00Z">
              <w:r w:rsidRPr="007036CE">
                <w:t>Код бюджетной классификации</w:t>
              </w:r>
            </w:ins>
          </w:p>
        </w:tc>
        <w:tc>
          <w:tcPr>
            <w:tcW w:w="750" w:type="pct"/>
          </w:tcPr>
          <w:p w14:paraId="04489C0C" w14:textId="77777777" w:rsidR="00E04674" w:rsidRPr="007036CE" w:rsidRDefault="00E04674" w:rsidP="00E04674">
            <w:pPr>
              <w:pStyle w:val="GOSTTablenorm"/>
              <w:rPr>
                <w:ins w:id="8260" w:author="Краснова Наталья EXP-307875" w:date="2024-12-27T10:33:00Z"/>
                <w:bCs/>
                <w:szCs w:val="22"/>
              </w:rPr>
            </w:pPr>
            <w:ins w:id="8261" w:author="Краснова Наталья EXP-307875" w:date="2025-01-16T08:48:00Z">
              <w:r w:rsidRPr="007036CE">
                <w:rPr>
                  <w:b/>
                  <w:bCs/>
                  <w:szCs w:val="22"/>
                </w:rPr>
                <w:t>PUiO_VLS</w:t>
              </w:r>
              <w:r w:rsidRPr="007036CE">
                <w:t>:BudgetClass</w:t>
              </w:r>
            </w:ins>
          </w:p>
        </w:tc>
        <w:tc>
          <w:tcPr>
            <w:tcW w:w="500" w:type="pct"/>
          </w:tcPr>
          <w:p w14:paraId="70971C06" w14:textId="77777777" w:rsidR="00E04674" w:rsidRPr="007036CE" w:rsidRDefault="00E04674" w:rsidP="00E04674">
            <w:pPr>
              <w:pStyle w:val="GOSTTablenorm"/>
              <w:rPr>
                <w:ins w:id="8262" w:author="Краснова Наталья EXP-307875" w:date="2024-12-27T10:33:00Z"/>
                <w:szCs w:val="22"/>
              </w:rPr>
            </w:pPr>
            <w:ins w:id="8263" w:author="Краснова Наталья EXP-307875" w:date="2025-01-16T09:57:00Z">
              <w:r w:rsidRPr="007036CE">
                <w:t>Строка</w:t>
              </w:r>
            </w:ins>
          </w:p>
        </w:tc>
        <w:tc>
          <w:tcPr>
            <w:tcW w:w="300" w:type="pct"/>
          </w:tcPr>
          <w:p w14:paraId="701AFDB3" w14:textId="77777777" w:rsidR="00E04674" w:rsidRPr="007036CE" w:rsidRDefault="00E04674" w:rsidP="00E04674">
            <w:pPr>
              <w:pStyle w:val="GOSTTablenorm"/>
              <w:rPr>
                <w:ins w:id="8264" w:author="Краснова Наталья EXP-307875" w:date="2024-12-27T10:33:00Z"/>
                <w:szCs w:val="22"/>
              </w:rPr>
            </w:pPr>
            <w:ins w:id="8265" w:author="Краснова Наталья EXP-307875" w:date="2024-12-27T11:02:00Z">
              <w:r w:rsidRPr="007036CE">
                <w:rPr>
                  <w:szCs w:val="22"/>
                </w:rPr>
                <w:t>Да</w:t>
              </w:r>
            </w:ins>
          </w:p>
        </w:tc>
        <w:tc>
          <w:tcPr>
            <w:tcW w:w="315" w:type="pct"/>
          </w:tcPr>
          <w:p w14:paraId="5683AF0B" w14:textId="77777777" w:rsidR="00E04674" w:rsidRPr="007036CE" w:rsidRDefault="00E04674" w:rsidP="00E04674">
            <w:pPr>
              <w:pStyle w:val="GOSTTablenorm"/>
              <w:rPr>
                <w:ins w:id="8266" w:author="Краснова Наталья EXP-307875" w:date="2024-12-27T10:33:00Z"/>
                <w:szCs w:val="22"/>
              </w:rPr>
            </w:pPr>
            <w:ins w:id="8267" w:author="Краснова Наталья EXP-307875" w:date="2024-12-27T11:02:00Z">
              <w:r w:rsidRPr="007036CE">
                <w:t>=20</w:t>
              </w:r>
            </w:ins>
          </w:p>
        </w:tc>
        <w:tc>
          <w:tcPr>
            <w:tcW w:w="2035" w:type="pct"/>
          </w:tcPr>
          <w:p w14:paraId="14DF0BF2" w14:textId="77777777" w:rsidR="00E04674" w:rsidRPr="007036CE" w:rsidRDefault="00E04674" w:rsidP="00E04674">
            <w:pPr>
              <w:pStyle w:val="GOSTTablenorm"/>
              <w:rPr>
                <w:ins w:id="8268" w:author="Краснова Наталья EXP-307875" w:date="2024-12-27T10:33:00Z"/>
                <w:szCs w:val="22"/>
              </w:rPr>
            </w:pPr>
            <w:ins w:id="8269" w:author="Краснова Наталья EXP-307875" w:date="2025-01-16T08:49:00Z">
              <w:r w:rsidRPr="007036CE">
                <w:t xml:space="preserve">Указывается </w:t>
              </w:r>
              <w:r w:rsidRPr="007036CE">
                <w:rPr>
                  <w:bCs/>
                </w:rPr>
                <w:t xml:space="preserve">значение аналитического признака </w:t>
              </w:r>
              <w:r w:rsidRPr="007036CE">
                <w:t>«Код бюджетной классификации»</w:t>
              </w:r>
            </w:ins>
          </w:p>
        </w:tc>
      </w:tr>
      <w:tr w:rsidR="00E04674" w:rsidRPr="007036CE" w14:paraId="7B3D979B" w14:textId="77777777" w:rsidTr="0031554D">
        <w:trPr>
          <w:ins w:id="8270" w:author="Краснова Наталья EXP-307875" w:date="2024-12-27T10:33:00Z"/>
        </w:trPr>
        <w:tc>
          <w:tcPr>
            <w:tcW w:w="1100" w:type="pct"/>
          </w:tcPr>
          <w:p w14:paraId="043E46F6" w14:textId="77777777" w:rsidR="00E04674" w:rsidRPr="007036CE" w:rsidRDefault="00E04674" w:rsidP="00E04674">
            <w:pPr>
              <w:pStyle w:val="GOSTTablenorm"/>
              <w:rPr>
                <w:ins w:id="8271" w:author="Краснова Наталья EXP-307875" w:date="2024-12-27T10:33:00Z"/>
              </w:rPr>
            </w:pPr>
            <w:ins w:id="8272" w:author="Краснова Наталья EXP-307875" w:date="2024-12-27T11:02:00Z">
              <w:r w:rsidRPr="007036CE">
                <w:t>Тип КБК</w:t>
              </w:r>
            </w:ins>
          </w:p>
        </w:tc>
        <w:tc>
          <w:tcPr>
            <w:tcW w:w="750" w:type="pct"/>
          </w:tcPr>
          <w:p w14:paraId="6434F720" w14:textId="77777777" w:rsidR="00E04674" w:rsidRPr="007036CE" w:rsidRDefault="00E04674" w:rsidP="00E04674">
            <w:pPr>
              <w:pStyle w:val="GOSTTablenorm"/>
              <w:rPr>
                <w:ins w:id="8273" w:author="Краснова Наталья EXP-307875" w:date="2024-12-27T10:33:00Z"/>
              </w:rPr>
            </w:pPr>
            <w:ins w:id="8274" w:author="Краснова Наталья EXP-307875" w:date="2025-01-16T08:48:00Z">
              <w:r w:rsidRPr="007036CE">
                <w:rPr>
                  <w:b/>
                  <w:bCs/>
                  <w:szCs w:val="22"/>
                </w:rPr>
                <w:t>PUiO_VLS</w:t>
              </w:r>
              <w:r w:rsidRPr="007036CE">
                <w:t>:TypeBCC</w:t>
              </w:r>
            </w:ins>
          </w:p>
        </w:tc>
        <w:tc>
          <w:tcPr>
            <w:tcW w:w="500" w:type="pct"/>
          </w:tcPr>
          <w:p w14:paraId="5EF96376" w14:textId="77777777" w:rsidR="00E04674" w:rsidRPr="007036CE" w:rsidRDefault="00E04674" w:rsidP="00E04674">
            <w:pPr>
              <w:pStyle w:val="GOSTTablenorm"/>
              <w:rPr>
                <w:ins w:id="8275" w:author="Краснова Наталья EXP-307875" w:date="2024-12-27T10:33:00Z"/>
              </w:rPr>
            </w:pPr>
            <w:ins w:id="8276" w:author="Краснова Наталья EXP-307875" w:date="2024-12-27T11:02:00Z">
              <w:r w:rsidRPr="007036CE">
                <w:t>Строка</w:t>
              </w:r>
            </w:ins>
          </w:p>
        </w:tc>
        <w:tc>
          <w:tcPr>
            <w:tcW w:w="300" w:type="pct"/>
          </w:tcPr>
          <w:p w14:paraId="206981BB" w14:textId="77777777" w:rsidR="00E04674" w:rsidRPr="007036CE" w:rsidRDefault="00E04674" w:rsidP="00E04674">
            <w:pPr>
              <w:pStyle w:val="GOSTTablenorm"/>
              <w:rPr>
                <w:ins w:id="8277" w:author="Краснова Наталья EXP-307875" w:date="2024-12-27T10:33:00Z"/>
              </w:rPr>
            </w:pPr>
            <w:ins w:id="8278" w:author="Краснова Наталья EXP-307875" w:date="2024-12-27T11:02:00Z">
              <w:r w:rsidRPr="007036CE">
                <w:rPr>
                  <w:szCs w:val="22"/>
                </w:rPr>
                <w:t>Да</w:t>
              </w:r>
            </w:ins>
          </w:p>
        </w:tc>
        <w:tc>
          <w:tcPr>
            <w:tcW w:w="315" w:type="pct"/>
          </w:tcPr>
          <w:p w14:paraId="0AA2B0F0" w14:textId="77777777" w:rsidR="00E04674" w:rsidRPr="007036CE" w:rsidRDefault="00E04674" w:rsidP="00E04674">
            <w:pPr>
              <w:pStyle w:val="GOSTTablenorm"/>
              <w:rPr>
                <w:ins w:id="8279" w:author="Краснова Наталья EXP-307875" w:date="2024-12-27T10:33:00Z"/>
              </w:rPr>
            </w:pPr>
            <w:ins w:id="8280" w:author="Краснова Наталья EXP-307875" w:date="2024-12-27T11:02:00Z">
              <w:r w:rsidRPr="007036CE">
                <w:t>=2</w:t>
              </w:r>
            </w:ins>
          </w:p>
        </w:tc>
        <w:tc>
          <w:tcPr>
            <w:tcW w:w="2035" w:type="pct"/>
          </w:tcPr>
          <w:p w14:paraId="1E6A9E0A" w14:textId="77777777" w:rsidR="00E04674" w:rsidRPr="007036CE" w:rsidRDefault="00E04674" w:rsidP="00E04674">
            <w:pPr>
              <w:pStyle w:val="GOSTTablenorm"/>
              <w:rPr>
                <w:ins w:id="8281" w:author="Краснова Наталья EXP-307875" w:date="2024-12-27T10:33:00Z"/>
              </w:rPr>
            </w:pPr>
            <w:ins w:id="8282" w:author="Краснова Наталья EXP-307875" w:date="2025-01-16T08:50:00Z">
              <w:r w:rsidRPr="007036CE">
                <w:t>Указывается тип кода по бюджетной классификации</w:t>
              </w:r>
            </w:ins>
          </w:p>
        </w:tc>
      </w:tr>
      <w:tr w:rsidR="00E04674" w:rsidRPr="007036CE" w14:paraId="35D0640E" w14:textId="77777777" w:rsidTr="0031554D">
        <w:trPr>
          <w:ins w:id="8283" w:author="Краснова Наталья EXP-307875" w:date="2024-12-27T10:33:00Z"/>
        </w:trPr>
        <w:tc>
          <w:tcPr>
            <w:tcW w:w="1100" w:type="pct"/>
          </w:tcPr>
          <w:p w14:paraId="04EE1B6F" w14:textId="77777777" w:rsidR="00E04674" w:rsidRPr="007036CE" w:rsidRDefault="00E04674" w:rsidP="00E04674">
            <w:pPr>
              <w:pStyle w:val="GOSTTablenorm"/>
              <w:rPr>
                <w:ins w:id="8284" w:author="Краснова Наталья EXP-307875" w:date="2024-12-27T10:33:00Z"/>
              </w:rPr>
            </w:pPr>
            <w:ins w:id="8285" w:author="Краснова Наталья EXP-307875" w:date="2024-12-27T11:02:00Z">
              <w:r w:rsidRPr="007036CE">
                <w:t>ВД (источник средств)</w:t>
              </w:r>
            </w:ins>
          </w:p>
        </w:tc>
        <w:tc>
          <w:tcPr>
            <w:tcW w:w="750" w:type="pct"/>
          </w:tcPr>
          <w:p w14:paraId="3D9F2A32" w14:textId="77777777" w:rsidR="00E04674" w:rsidRPr="007036CE" w:rsidRDefault="00E04674" w:rsidP="00E04674">
            <w:pPr>
              <w:pStyle w:val="GOSTTablenorm"/>
              <w:rPr>
                <w:ins w:id="8286" w:author="Краснова Наталья EXP-307875" w:date="2024-12-27T10:33:00Z"/>
              </w:rPr>
            </w:pPr>
            <w:ins w:id="8287" w:author="Краснова Наталья EXP-307875" w:date="2025-01-16T08:48:00Z">
              <w:r w:rsidRPr="007036CE">
                <w:rPr>
                  <w:b/>
                  <w:bCs/>
                  <w:szCs w:val="22"/>
                </w:rPr>
                <w:t>PUiO_VLS</w:t>
              </w:r>
              <w:r w:rsidRPr="007036CE">
                <w:t>:KindOfActivity</w:t>
              </w:r>
            </w:ins>
          </w:p>
        </w:tc>
        <w:tc>
          <w:tcPr>
            <w:tcW w:w="500" w:type="pct"/>
          </w:tcPr>
          <w:p w14:paraId="1E2294D6" w14:textId="77777777" w:rsidR="00E04674" w:rsidRPr="007036CE" w:rsidRDefault="00E04674" w:rsidP="00E04674">
            <w:pPr>
              <w:pStyle w:val="GOSTTablenorm"/>
              <w:rPr>
                <w:ins w:id="8288" w:author="Краснова Наталья EXP-307875" w:date="2024-12-27T10:33:00Z"/>
              </w:rPr>
            </w:pPr>
            <w:ins w:id="8289" w:author="Краснова Наталья EXP-307875" w:date="2024-12-27T11:02:00Z">
              <w:r w:rsidRPr="007036CE">
                <w:t>Строка</w:t>
              </w:r>
            </w:ins>
          </w:p>
        </w:tc>
        <w:tc>
          <w:tcPr>
            <w:tcW w:w="300" w:type="pct"/>
          </w:tcPr>
          <w:p w14:paraId="2FB492F6" w14:textId="77777777" w:rsidR="00E04674" w:rsidRPr="007036CE" w:rsidRDefault="00E04674" w:rsidP="00E04674">
            <w:pPr>
              <w:pStyle w:val="GOSTTablenorm"/>
              <w:rPr>
                <w:ins w:id="8290" w:author="Краснова Наталья EXP-307875" w:date="2024-12-27T10:33:00Z"/>
              </w:rPr>
            </w:pPr>
            <w:ins w:id="8291" w:author="Краснова Наталья EXP-307875" w:date="2024-12-27T11:02:00Z">
              <w:r w:rsidRPr="007036CE">
                <w:rPr>
                  <w:szCs w:val="22"/>
                </w:rPr>
                <w:t>Да</w:t>
              </w:r>
            </w:ins>
          </w:p>
        </w:tc>
        <w:tc>
          <w:tcPr>
            <w:tcW w:w="315" w:type="pct"/>
          </w:tcPr>
          <w:p w14:paraId="3D76AA34" w14:textId="77777777" w:rsidR="00E04674" w:rsidRPr="007036CE" w:rsidRDefault="00E04674" w:rsidP="00E04674">
            <w:pPr>
              <w:pStyle w:val="GOSTTablenorm"/>
              <w:rPr>
                <w:ins w:id="8292" w:author="Краснова Наталья EXP-307875" w:date="2024-12-27T10:33:00Z"/>
              </w:rPr>
            </w:pPr>
            <w:ins w:id="8293" w:author="Краснова Наталья EXP-307875" w:date="2024-12-27T11:02:00Z">
              <w:r w:rsidRPr="007036CE">
                <w:t>=2</w:t>
              </w:r>
            </w:ins>
          </w:p>
        </w:tc>
        <w:tc>
          <w:tcPr>
            <w:tcW w:w="2035" w:type="pct"/>
          </w:tcPr>
          <w:p w14:paraId="0C6C67A2" w14:textId="77777777" w:rsidR="00E04674" w:rsidRPr="007036CE" w:rsidRDefault="00E04674" w:rsidP="00E04674">
            <w:pPr>
              <w:pStyle w:val="GOSTTablenorm"/>
              <w:rPr>
                <w:ins w:id="8294" w:author="Краснова Наталья EXP-307875" w:date="2024-12-27T10:33:00Z"/>
              </w:rPr>
            </w:pPr>
            <w:ins w:id="8295" w:author="Краснова Наталья EXP-307875" w:date="2025-01-16T08:51:00Z">
              <w:r w:rsidRPr="007036CE">
                <w:t>Указывается значение аналитического признака «Вид деятельности»</w:t>
              </w:r>
            </w:ins>
          </w:p>
        </w:tc>
      </w:tr>
      <w:tr w:rsidR="00E04674" w:rsidRPr="007036CE" w14:paraId="11CFC163" w14:textId="77777777" w:rsidTr="0031554D">
        <w:trPr>
          <w:ins w:id="8296" w:author="Краснова Наталья EXP-307875" w:date="2024-12-27T10:33:00Z"/>
        </w:trPr>
        <w:tc>
          <w:tcPr>
            <w:tcW w:w="1100" w:type="pct"/>
          </w:tcPr>
          <w:p w14:paraId="169B3B64" w14:textId="77777777" w:rsidR="00E04674" w:rsidRPr="007036CE" w:rsidRDefault="00E04674" w:rsidP="00E04674">
            <w:pPr>
              <w:pStyle w:val="GOSTTablenorm"/>
              <w:rPr>
                <w:ins w:id="8297" w:author="Краснова Наталья EXP-307875" w:date="2024-12-27T10:33:00Z"/>
              </w:rPr>
            </w:pPr>
            <w:ins w:id="8298" w:author="Краснова Наталья EXP-307875" w:date="2024-12-27T11:02:00Z">
              <w:r w:rsidRPr="007036CE">
                <w:t>Показатель лицевого счета</w:t>
              </w:r>
            </w:ins>
          </w:p>
        </w:tc>
        <w:tc>
          <w:tcPr>
            <w:tcW w:w="750" w:type="pct"/>
          </w:tcPr>
          <w:p w14:paraId="5C4217AF" w14:textId="77777777" w:rsidR="00E04674" w:rsidRPr="007036CE" w:rsidRDefault="00E04674" w:rsidP="00E04674">
            <w:pPr>
              <w:pStyle w:val="GOSTTablenorm"/>
              <w:rPr>
                <w:ins w:id="8299" w:author="Краснова Наталья EXP-307875" w:date="2024-12-27T10:33:00Z"/>
              </w:rPr>
            </w:pPr>
            <w:ins w:id="8300" w:author="Краснова Наталья EXP-307875" w:date="2025-01-16T08:48:00Z">
              <w:r w:rsidRPr="007036CE">
                <w:rPr>
                  <w:b/>
                  <w:bCs/>
                  <w:szCs w:val="22"/>
                </w:rPr>
                <w:t>PUiO_VLS</w:t>
              </w:r>
              <w:r w:rsidRPr="007036CE">
                <w:t>:PersAccIndicator</w:t>
              </w:r>
            </w:ins>
          </w:p>
        </w:tc>
        <w:tc>
          <w:tcPr>
            <w:tcW w:w="500" w:type="pct"/>
          </w:tcPr>
          <w:p w14:paraId="6E9382CB" w14:textId="77777777" w:rsidR="00E04674" w:rsidRPr="007036CE" w:rsidRDefault="00E04674" w:rsidP="00E04674">
            <w:pPr>
              <w:pStyle w:val="GOSTTablenorm"/>
              <w:rPr>
                <w:ins w:id="8301" w:author="Краснова Наталья EXP-307875" w:date="2024-12-27T10:33:00Z"/>
              </w:rPr>
            </w:pPr>
            <w:ins w:id="8302" w:author="Краснова Наталья EXP-307875" w:date="2024-12-27T11:02:00Z">
              <w:r w:rsidRPr="007036CE">
                <w:t xml:space="preserve">Строка </w:t>
              </w:r>
            </w:ins>
          </w:p>
        </w:tc>
        <w:tc>
          <w:tcPr>
            <w:tcW w:w="300" w:type="pct"/>
          </w:tcPr>
          <w:p w14:paraId="2C0D8701" w14:textId="77777777" w:rsidR="00E04674" w:rsidRPr="007036CE" w:rsidRDefault="00E04674" w:rsidP="00E04674">
            <w:pPr>
              <w:pStyle w:val="GOSTTablenorm"/>
              <w:rPr>
                <w:ins w:id="8303" w:author="Краснова Наталья EXP-307875" w:date="2024-12-27T10:33:00Z"/>
              </w:rPr>
            </w:pPr>
            <w:ins w:id="8304" w:author="Краснова Наталья EXP-307875" w:date="2024-12-27T11:02:00Z">
              <w:r w:rsidRPr="007036CE">
                <w:rPr>
                  <w:szCs w:val="22"/>
                </w:rPr>
                <w:t>Да</w:t>
              </w:r>
            </w:ins>
          </w:p>
        </w:tc>
        <w:tc>
          <w:tcPr>
            <w:tcW w:w="315" w:type="pct"/>
          </w:tcPr>
          <w:p w14:paraId="1E010283" w14:textId="77777777" w:rsidR="00E04674" w:rsidRPr="007036CE" w:rsidRDefault="00E04674" w:rsidP="00E04674">
            <w:pPr>
              <w:pStyle w:val="GOSTTablenorm"/>
              <w:rPr>
                <w:ins w:id="8305" w:author="Краснова Наталья EXP-307875" w:date="2024-12-27T10:33:00Z"/>
              </w:rPr>
            </w:pPr>
            <w:ins w:id="8306" w:author="Краснова Наталья EXP-307875" w:date="2024-12-27T11:02:00Z">
              <w:r w:rsidRPr="007036CE">
                <w:t>&lt;=20</w:t>
              </w:r>
            </w:ins>
          </w:p>
        </w:tc>
        <w:tc>
          <w:tcPr>
            <w:tcW w:w="2035" w:type="pct"/>
          </w:tcPr>
          <w:p w14:paraId="27CA2A91" w14:textId="77777777" w:rsidR="00E04674" w:rsidRPr="007036CE" w:rsidRDefault="00E04674" w:rsidP="00E04674">
            <w:pPr>
              <w:pStyle w:val="GOSTTablenorm"/>
              <w:rPr>
                <w:ins w:id="8307" w:author="Краснова Наталья EXP-307875" w:date="2024-12-27T10:33:00Z"/>
              </w:rPr>
            </w:pPr>
            <w:ins w:id="8308" w:author="Краснова Наталья EXP-307875" w:date="2025-01-16T08:51:00Z">
              <w:r w:rsidRPr="007036CE">
                <w:t xml:space="preserve">Указывается счет аналитического учета (показатель лицевого счета) в соответствии со справочником «План счетов» в </w:t>
              </w:r>
              <w:r w:rsidRPr="007036CE">
                <w:rPr>
                  <w:lang w:val="en-US"/>
                </w:rPr>
                <w:t>SVAP</w:t>
              </w:r>
            </w:ins>
          </w:p>
        </w:tc>
      </w:tr>
      <w:tr w:rsidR="00E04674" w:rsidRPr="007036CE" w14:paraId="18344FAF" w14:textId="77777777" w:rsidTr="0031554D">
        <w:trPr>
          <w:ins w:id="8309" w:author="Краснова Наталья EXP-307875" w:date="2024-12-27T10:33:00Z"/>
        </w:trPr>
        <w:tc>
          <w:tcPr>
            <w:tcW w:w="1100" w:type="pct"/>
          </w:tcPr>
          <w:p w14:paraId="6A3ABC18" w14:textId="77777777" w:rsidR="00E04674" w:rsidRPr="007036CE" w:rsidRDefault="00E04674" w:rsidP="00E04674">
            <w:pPr>
              <w:pStyle w:val="GOSTTablenorm"/>
              <w:rPr>
                <w:ins w:id="8310" w:author="Краснова Наталья EXP-307875" w:date="2024-12-27T10:33:00Z"/>
              </w:rPr>
            </w:pPr>
            <w:ins w:id="8311" w:author="Краснова Наталья EXP-307875" w:date="2024-12-27T11:02:00Z">
              <w:r w:rsidRPr="007036CE">
                <w:t>Контур</w:t>
              </w:r>
            </w:ins>
          </w:p>
        </w:tc>
        <w:tc>
          <w:tcPr>
            <w:tcW w:w="750" w:type="pct"/>
          </w:tcPr>
          <w:p w14:paraId="6A4EC958" w14:textId="77777777" w:rsidR="00E04674" w:rsidRPr="007036CE" w:rsidRDefault="00E04674" w:rsidP="00E04674">
            <w:pPr>
              <w:pStyle w:val="GOSTTablenorm"/>
              <w:rPr>
                <w:ins w:id="8312" w:author="Краснова Наталья EXP-307875" w:date="2024-12-27T10:33:00Z"/>
              </w:rPr>
            </w:pPr>
            <w:ins w:id="8313" w:author="Краснова Наталья EXP-307875" w:date="2025-01-16T08:48:00Z">
              <w:r w:rsidRPr="007036CE">
                <w:rPr>
                  <w:b/>
                  <w:bCs/>
                  <w:szCs w:val="22"/>
                </w:rPr>
                <w:t>PUiO_VLS</w:t>
              </w:r>
              <w:r w:rsidRPr="007036CE">
                <w:t>:Contour</w:t>
              </w:r>
            </w:ins>
          </w:p>
        </w:tc>
        <w:tc>
          <w:tcPr>
            <w:tcW w:w="500" w:type="pct"/>
          </w:tcPr>
          <w:p w14:paraId="6B8F32FF" w14:textId="77777777" w:rsidR="00E04674" w:rsidRPr="007036CE" w:rsidRDefault="00E04674" w:rsidP="00E04674">
            <w:pPr>
              <w:pStyle w:val="GOSTTablenorm"/>
              <w:rPr>
                <w:ins w:id="8314" w:author="Краснова Наталья EXP-307875" w:date="2024-12-27T10:33:00Z"/>
              </w:rPr>
            </w:pPr>
            <w:ins w:id="8315" w:author="Краснова Наталья EXP-307875" w:date="2024-12-27T11:02:00Z">
              <w:r w:rsidRPr="007036CE">
                <w:t>Строка</w:t>
              </w:r>
            </w:ins>
          </w:p>
        </w:tc>
        <w:tc>
          <w:tcPr>
            <w:tcW w:w="300" w:type="pct"/>
          </w:tcPr>
          <w:p w14:paraId="6FA44E67" w14:textId="77777777" w:rsidR="00E04674" w:rsidRPr="007036CE" w:rsidRDefault="00E04674" w:rsidP="00E04674">
            <w:pPr>
              <w:pStyle w:val="GOSTTablenorm"/>
              <w:rPr>
                <w:ins w:id="8316" w:author="Краснова Наталья EXP-307875" w:date="2024-12-27T10:33:00Z"/>
              </w:rPr>
            </w:pPr>
            <w:ins w:id="8317" w:author="Краснова Наталья EXP-307875" w:date="2024-12-27T11:02:00Z">
              <w:r w:rsidRPr="007036CE">
                <w:rPr>
                  <w:szCs w:val="22"/>
                </w:rPr>
                <w:t>Да</w:t>
              </w:r>
            </w:ins>
          </w:p>
        </w:tc>
        <w:tc>
          <w:tcPr>
            <w:tcW w:w="315" w:type="pct"/>
          </w:tcPr>
          <w:p w14:paraId="0D60C9AB" w14:textId="77777777" w:rsidR="00E04674" w:rsidRPr="007036CE" w:rsidRDefault="00E04674" w:rsidP="00E04674">
            <w:pPr>
              <w:pStyle w:val="GOSTTablenorm"/>
              <w:rPr>
                <w:ins w:id="8318" w:author="Краснова Наталья EXP-307875" w:date="2024-12-27T10:33:00Z"/>
                <w:lang w:val="en-US"/>
              </w:rPr>
            </w:pPr>
            <w:ins w:id="8319" w:author="Краснова Наталья EXP-307875" w:date="2024-12-27T11:02:00Z">
              <w:r w:rsidRPr="007036CE">
                <w:t>=1</w:t>
              </w:r>
            </w:ins>
          </w:p>
        </w:tc>
        <w:tc>
          <w:tcPr>
            <w:tcW w:w="2035" w:type="pct"/>
          </w:tcPr>
          <w:p w14:paraId="55256F86" w14:textId="77777777" w:rsidR="00E04674" w:rsidRPr="007036CE" w:rsidRDefault="00E04674" w:rsidP="00E04674">
            <w:pPr>
              <w:pStyle w:val="GOSTTablenorm"/>
              <w:rPr>
                <w:ins w:id="8320" w:author="Краснова Наталья EXP-307875" w:date="2024-12-27T10:33:00Z"/>
              </w:rPr>
            </w:pPr>
            <w:ins w:id="8321" w:author="Краснова Наталья EXP-307875" w:date="2025-01-16T08:54:00Z">
              <w:r w:rsidRPr="007036CE">
                <w:t>Указывается значение аналитического признака «Контур»</w:t>
              </w:r>
            </w:ins>
          </w:p>
        </w:tc>
      </w:tr>
      <w:tr w:rsidR="00E04674" w:rsidRPr="007036CE" w14:paraId="708442C8" w14:textId="77777777" w:rsidTr="0031554D">
        <w:trPr>
          <w:ins w:id="8322" w:author="Краснова Наталья EXP-307875" w:date="2024-12-27T10:33:00Z"/>
        </w:trPr>
        <w:tc>
          <w:tcPr>
            <w:tcW w:w="1100" w:type="pct"/>
          </w:tcPr>
          <w:p w14:paraId="29E1A48C" w14:textId="77777777" w:rsidR="00E04674" w:rsidRPr="007036CE" w:rsidRDefault="00E04674" w:rsidP="00E04674">
            <w:pPr>
              <w:pStyle w:val="GOSTTablenorm"/>
              <w:rPr>
                <w:ins w:id="8323" w:author="Краснова Наталья EXP-307875" w:date="2024-12-27T10:33:00Z"/>
              </w:rPr>
            </w:pPr>
            <w:ins w:id="8324" w:author="Краснова Наталья EXP-307875" w:date="2024-12-27T11:02:00Z">
              <w:r w:rsidRPr="007036CE">
                <w:lastRenderedPageBreak/>
                <w:t>Лицевой счет</w:t>
              </w:r>
            </w:ins>
          </w:p>
        </w:tc>
        <w:tc>
          <w:tcPr>
            <w:tcW w:w="750" w:type="pct"/>
          </w:tcPr>
          <w:p w14:paraId="50725CA2" w14:textId="77777777" w:rsidR="00E04674" w:rsidRPr="007036CE" w:rsidRDefault="00E04674" w:rsidP="00E04674">
            <w:pPr>
              <w:pStyle w:val="GOSTTablenorm"/>
              <w:rPr>
                <w:ins w:id="8325" w:author="Краснова Наталья EXP-307875" w:date="2024-12-27T10:33:00Z"/>
              </w:rPr>
            </w:pPr>
            <w:ins w:id="8326" w:author="Краснова Наталья EXP-307875" w:date="2025-01-16T08:49:00Z">
              <w:r w:rsidRPr="007036CE">
                <w:rPr>
                  <w:b/>
                  <w:bCs/>
                  <w:szCs w:val="22"/>
                </w:rPr>
                <w:t>PUiO_VLS</w:t>
              </w:r>
              <w:r w:rsidRPr="007036CE">
                <w:t>:PersAcc</w:t>
              </w:r>
            </w:ins>
          </w:p>
        </w:tc>
        <w:tc>
          <w:tcPr>
            <w:tcW w:w="500" w:type="pct"/>
          </w:tcPr>
          <w:p w14:paraId="4E58A185" w14:textId="77777777" w:rsidR="00E04674" w:rsidRPr="007036CE" w:rsidRDefault="00E04674" w:rsidP="00E04674">
            <w:pPr>
              <w:pStyle w:val="GOSTTablenorm"/>
              <w:rPr>
                <w:ins w:id="8327" w:author="Краснова Наталья EXP-307875" w:date="2024-12-27T10:33:00Z"/>
              </w:rPr>
            </w:pPr>
            <w:ins w:id="8328" w:author="Краснова Наталья EXP-307875" w:date="2024-12-27T11:02:00Z">
              <w:r w:rsidRPr="007036CE">
                <w:t>Строка</w:t>
              </w:r>
            </w:ins>
          </w:p>
        </w:tc>
        <w:tc>
          <w:tcPr>
            <w:tcW w:w="300" w:type="pct"/>
          </w:tcPr>
          <w:p w14:paraId="39395005" w14:textId="77777777" w:rsidR="00E04674" w:rsidRPr="007036CE" w:rsidRDefault="00E04674" w:rsidP="00E04674">
            <w:pPr>
              <w:pStyle w:val="GOSTTablenorm"/>
              <w:rPr>
                <w:ins w:id="8329" w:author="Краснова Наталья EXP-307875" w:date="2024-12-27T10:33:00Z"/>
              </w:rPr>
            </w:pPr>
            <w:ins w:id="8330" w:author="Краснова Наталья EXP-307875" w:date="2024-12-27T11:02:00Z">
              <w:r w:rsidRPr="007036CE">
                <w:rPr>
                  <w:szCs w:val="22"/>
                </w:rPr>
                <w:t>Да</w:t>
              </w:r>
            </w:ins>
          </w:p>
        </w:tc>
        <w:tc>
          <w:tcPr>
            <w:tcW w:w="315" w:type="pct"/>
          </w:tcPr>
          <w:p w14:paraId="66BFAE73" w14:textId="77777777" w:rsidR="00E04674" w:rsidRPr="007036CE" w:rsidRDefault="00E04674" w:rsidP="00E04674">
            <w:pPr>
              <w:pStyle w:val="GOSTTablenorm"/>
              <w:rPr>
                <w:ins w:id="8331" w:author="Краснова Наталья EXP-307875" w:date="2024-12-27T10:33:00Z"/>
              </w:rPr>
            </w:pPr>
            <w:ins w:id="8332" w:author="Краснова Наталья EXP-307875" w:date="2024-12-27T11:02:00Z">
              <w:r w:rsidRPr="007036CE">
                <w:t>=11</w:t>
              </w:r>
            </w:ins>
          </w:p>
        </w:tc>
        <w:tc>
          <w:tcPr>
            <w:tcW w:w="2035" w:type="pct"/>
          </w:tcPr>
          <w:p w14:paraId="62945B6D" w14:textId="77777777" w:rsidR="00E04674" w:rsidRPr="007036CE" w:rsidRDefault="00E04674" w:rsidP="00E04674">
            <w:pPr>
              <w:pStyle w:val="GOSTTablenorm"/>
              <w:rPr>
                <w:ins w:id="8333" w:author="Краснова Наталья EXP-307875" w:date="2024-12-27T10:33:00Z"/>
              </w:rPr>
            </w:pPr>
            <w:ins w:id="8334" w:author="Краснова Наталья EXP-307875" w:date="2025-01-16T08:54:00Z">
              <w:r w:rsidRPr="007036CE">
                <w:rPr>
                  <w:bCs/>
                </w:rPr>
                <w:t>Указывается значение аналитического признака «ЛС» (Лицевой счет)</w:t>
              </w:r>
            </w:ins>
          </w:p>
        </w:tc>
      </w:tr>
      <w:tr w:rsidR="00E04674" w:rsidRPr="007036CE" w14:paraId="0D9B0A36" w14:textId="77777777" w:rsidTr="0031554D">
        <w:trPr>
          <w:ins w:id="8335" w:author="Краснова Наталья EXP-307875" w:date="2024-12-27T10:33:00Z"/>
        </w:trPr>
        <w:tc>
          <w:tcPr>
            <w:tcW w:w="1100" w:type="pct"/>
          </w:tcPr>
          <w:p w14:paraId="1D02D8DC" w14:textId="77777777" w:rsidR="00E04674" w:rsidRPr="007036CE" w:rsidRDefault="00E04674" w:rsidP="00E04674">
            <w:pPr>
              <w:pStyle w:val="GOSTTablenorm"/>
              <w:rPr>
                <w:ins w:id="8336" w:author="Краснова Наталья EXP-307875" w:date="2024-12-27T10:33:00Z"/>
              </w:rPr>
            </w:pPr>
            <w:ins w:id="8337" w:author="Краснова Наталья EXP-307875" w:date="2024-12-27T11:02:00Z">
              <w:r w:rsidRPr="007036CE">
                <w:t>Подведомственное учреждение</w:t>
              </w:r>
            </w:ins>
          </w:p>
        </w:tc>
        <w:tc>
          <w:tcPr>
            <w:tcW w:w="750" w:type="pct"/>
          </w:tcPr>
          <w:p w14:paraId="11464079" w14:textId="77777777" w:rsidR="00E04674" w:rsidRPr="007036CE" w:rsidRDefault="00E04674" w:rsidP="00E04674">
            <w:pPr>
              <w:pStyle w:val="GOSTTablenorm"/>
              <w:rPr>
                <w:ins w:id="8338" w:author="Краснова Наталья EXP-307875" w:date="2024-12-27T10:33:00Z"/>
              </w:rPr>
            </w:pPr>
            <w:ins w:id="8339" w:author="Краснова Наталья EXP-307875" w:date="2025-01-16T08:49:00Z">
              <w:r w:rsidRPr="007036CE">
                <w:rPr>
                  <w:b/>
                  <w:bCs/>
                  <w:szCs w:val="22"/>
                </w:rPr>
                <w:t>PUiO_VLS</w:t>
              </w:r>
              <w:r w:rsidRPr="007036CE">
                <w:t>:SubordinateOrg</w:t>
              </w:r>
            </w:ins>
          </w:p>
        </w:tc>
        <w:tc>
          <w:tcPr>
            <w:tcW w:w="500" w:type="pct"/>
          </w:tcPr>
          <w:p w14:paraId="4F241F8C" w14:textId="77777777" w:rsidR="00E04674" w:rsidRPr="007036CE" w:rsidRDefault="00E04674" w:rsidP="00E04674">
            <w:pPr>
              <w:pStyle w:val="GOSTTablenorm"/>
              <w:rPr>
                <w:ins w:id="8340" w:author="Краснова Наталья EXP-307875" w:date="2024-12-27T10:33:00Z"/>
              </w:rPr>
            </w:pPr>
            <w:ins w:id="8341" w:author="Краснова Наталья EXP-307875" w:date="2024-12-27T11:02:00Z">
              <w:r w:rsidRPr="007036CE">
                <w:t>Строка</w:t>
              </w:r>
            </w:ins>
          </w:p>
        </w:tc>
        <w:tc>
          <w:tcPr>
            <w:tcW w:w="300" w:type="pct"/>
          </w:tcPr>
          <w:p w14:paraId="37DB238A" w14:textId="77777777" w:rsidR="00E04674" w:rsidRPr="007036CE" w:rsidRDefault="00E04674" w:rsidP="00E04674">
            <w:pPr>
              <w:pStyle w:val="GOSTTablenorm"/>
              <w:rPr>
                <w:ins w:id="8342" w:author="Краснова Наталья EXP-307875" w:date="2024-12-27T10:33:00Z"/>
              </w:rPr>
            </w:pPr>
            <w:ins w:id="8343" w:author="Краснова Наталья EXP-307875" w:date="2024-12-27T11:02:00Z">
              <w:r w:rsidRPr="007036CE">
                <w:rPr>
                  <w:szCs w:val="22"/>
                </w:rPr>
                <w:t>Да</w:t>
              </w:r>
            </w:ins>
          </w:p>
        </w:tc>
        <w:tc>
          <w:tcPr>
            <w:tcW w:w="315" w:type="pct"/>
          </w:tcPr>
          <w:p w14:paraId="6CEF2B43" w14:textId="77777777" w:rsidR="00E04674" w:rsidRPr="007036CE" w:rsidRDefault="00E04674" w:rsidP="00E04674">
            <w:pPr>
              <w:pStyle w:val="GOSTTablenorm"/>
              <w:rPr>
                <w:ins w:id="8344" w:author="Краснова Наталья EXP-307875" w:date="2024-12-27T10:33:00Z"/>
              </w:rPr>
            </w:pPr>
            <w:ins w:id="8345" w:author="Краснова Наталья EXP-307875" w:date="2024-12-27T11:02:00Z">
              <w:r w:rsidRPr="007036CE">
                <w:t>&lt;=11</w:t>
              </w:r>
            </w:ins>
          </w:p>
        </w:tc>
        <w:tc>
          <w:tcPr>
            <w:tcW w:w="2035" w:type="pct"/>
          </w:tcPr>
          <w:p w14:paraId="2E5BAA25" w14:textId="77777777" w:rsidR="00E04674" w:rsidRPr="007036CE" w:rsidRDefault="00E04674" w:rsidP="00E04674">
            <w:pPr>
              <w:pStyle w:val="GOSTTablenorm"/>
              <w:rPr>
                <w:ins w:id="8346" w:author="Краснова Наталья EXP-307875" w:date="2024-12-27T10:33:00Z"/>
              </w:rPr>
            </w:pPr>
            <w:ins w:id="8347" w:author="Краснова Наталья EXP-307875" w:date="2025-01-16T08:54:00Z">
              <w:r w:rsidRPr="007036CE">
                <w:rPr>
                  <w:bCs/>
                </w:rPr>
                <w:t>Указывается значение аналитического признака «</w:t>
              </w:r>
            </w:ins>
            <w:ins w:id="8348" w:author="Краснова Наталья EXP-307875" w:date="2025-01-16T08:55:00Z">
              <w:r w:rsidRPr="007036CE">
                <w:rPr>
                  <w:bCs/>
                </w:rPr>
                <w:t>Участник СКП-УБП</w:t>
              </w:r>
            </w:ins>
            <w:ins w:id="8349" w:author="Краснова Наталья EXP-307875" w:date="2025-01-16T08:54:00Z">
              <w:r w:rsidRPr="007036CE">
                <w:rPr>
                  <w:bCs/>
                </w:rPr>
                <w:t>»</w:t>
              </w:r>
            </w:ins>
          </w:p>
        </w:tc>
      </w:tr>
      <w:tr w:rsidR="00E04674" w:rsidRPr="007036CE" w14:paraId="41078826" w14:textId="77777777" w:rsidTr="0031554D">
        <w:trPr>
          <w:ins w:id="8350" w:author="Краснова Наталья EXP-307875" w:date="2024-12-27T10:33:00Z"/>
        </w:trPr>
        <w:tc>
          <w:tcPr>
            <w:tcW w:w="1100" w:type="pct"/>
          </w:tcPr>
          <w:p w14:paraId="0FE37903" w14:textId="77777777" w:rsidR="00E04674" w:rsidRPr="007036CE" w:rsidRDefault="00E04674" w:rsidP="00E04674">
            <w:pPr>
              <w:pStyle w:val="GOSTTablenorm"/>
              <w:rPr>
                <w:ins w:id="8351" w:author="Краснова Наталья EXP-307875" w:date="2024-12-27T10:33:00Z"/>
              </w:rPr>
            </w:pPr>
            <w:ins w:id="8352" w:author="Краснова Наталья EXP-307875" w:date="2024-12-27T11:02:00Z">
              <w:r w:rsidRPr="007036CE">
                <w:t>Код цели /субсидии</w:t>
              </w:r>
            </w:ins>
          </w:p>
        </w:tc>
        <w:tc>
          <w:tcPr>
            <w:tcW w:w="750" w:type="pct"/>
          </w:tcPr>
          <w:p w14:paraId="24A60ED4" w14:textId="77777777" w:rsidR="00E04674" w:rsidRPr="007036CE" w:rsidRDefault="00E04674" w:rsidP="00E04674">
            <w:pPr>
              <w:pStyle w:val="GOSTTablenorm"/>
              <w:rPr>
                <w:ins w:id="8353" w:author="Краснова Наталья EXP-307875" w:date="2024-12-27T10:33:00Z"/>
              </w:rPr>
            </w:pPr>
            <w:ins w:id="8354" w:author="Краснова Наталья EXP-307875" w:date="2025-01-16T08:49:00Z">
              <w:r w:rsidRPr="007036CE">
                <w:rPr>
                  <w:b/>
                  <w:bCs/>
                  <w:szCs w:val="22"/>
                </w:rPr>
                <w:t>PUiO_VLS</w:t>
              </w:r>
              <w:r w:rsidRPr="007036CE">
                <w:t>:CodeCS</w:t>
              </w:r>
            </w:ins>
          </w:p>
        </w:tc>
        <w:tc>
          <w:tcPr>
            <w:tcW w:w="500" w:type="pct"/>
          </w:tcPr>
          <w:p w14:paraId="1193B156" w14:textId="77777777" w:rsidR="00E04674" w:rsidRPr="007036CE" w:rsidRDefault="00E04674" w:rsidP="00E04674">
            <w:pPr>
              <w:pStyle w:val="GOSTTablenorm"/>
              <w:rPr>
                <w:ins w:id="8355" w:author="Краснова Наталья EXP-307875" w:date="2024-12-27T10:33:00Z"/>
              </w:rPr>
            </w:pPr>
            <w:ins w:id="8356" w:author="Краснова Наталья EXP-307875" w:date="2024-12-27T11:02:00Z">
              <w:r w:rsidRPr="007036CE">
                <w:t>Строка</w:t>
              </w:r>
            </w:ins>
          </w:p>
        </w:tc>
        <w:tc>
          <w:tcPr>
            <w:tcW w:w="300" w:type="pct"/>
          </w:tcPr>
          <w:p w14:paraId="6A06ED4E" w14:textId="77777777" w:rsidR="00E04674" w:rsidRPr="007036CE" w:rsidRDefault="00E04674" w:rsidP="00E04674">
            <w:pPr>
              <w:pStyle w:val="GOSTTablenorm"/>
              <w:rPr>
                <w:ins w:id="8357" w:author="Краснова Наталья EXP-307875" w:date="2024-12-27T10:33:00Z"/>
              </w:rPr>
            </w:pPr>
            <w:ins w:id="8358" w:author="Краснова Наталья EXP-307875" w:date="2024-12-27T11:02:00Z">
              <w:r w:rsidRPr="007036CE">
                <w:rPr>
                  <w:szCs w:val="22"/>
                </w:rPr>
                <w:t>Да</w:t>
              </w:r>
            </w:ins>
          </w:p>
        </w:tc>
        <w:tc>
          <w:tcPr>
            <w:tcW w:w="315" w:type="pct"/>
          </w:tcPr>
          <w:p w14:paraId="26CACAF7" w14:textId="77777777" w:rsidR="00E04674" w:rsidRPr="007036CE" w:rsidRDefault="00E04674" w:rsidP="00E04674">
            <w:pPr>
              <w:pStyle w:val="GOSTTablenorm"/>
              <w:rPr>
                <w:ins w:id="8359" w:author="Краснова Наталья EXP-307875" w:date="2024-12-27T10:33:00Z"/>
              </w:rPr>
            </w:pPr>
            <w:ins w:id="8360" w:author="Краснова Наталья EXP-307875" w:date="2024-12-27T11:02:00Z">
              <w:r w:rsidRPr="007036CE">
                <w:t>&lt;=25</w:t>
              </w:r>
            </w:ins>
          </w:p>
        </w:tc>
        <w:tc>
          <w:tcPr>
            <w:tcW w:w="2035" w:type="pct"/>
          </w:tcPr>
          <w:p w14:paraId="4CD92259" w14:textId="77777777" w:rsidR="00E04674" w:rsidRPr="007036CE" w:rsidRDefault="00E04674" w:rsidP="00E04674">
            <w:pPr>
              <w:pStyle w:val="GOSTTablenorm"/>
              <w:rPr>
                <w:ins w:id="8361" w:author="Краснова Наталья EXP-307875" w:date="2024-12-27T10:33:00Z"/>
              </w:rPr>
            </w:pPr>
            <w:ins w:id="8362" w:author="Краснова Наталья EXP-307875" w:date="2025-01-16T08:55:00Z">
              <w:r w:rsidRPr="007036CE">
                <w:rPr>
                  <w:bCs/>
                </w:rPr>
                <w:t>Указывается значение аналитического признака «Код цели»</w:t>
              </w:r>
            </w:ins>
          </w:p>
        </w:tc>
      </w:tr>
      <w:tr w:rsidR="00E04674" w:rsidRPr="007036CE" w14:paraId="3A8ADA18" w14:textId="77777777" w:rsidTr="0031554D">
        <w:trPr>
          <w:ins w:id="8363" w:author="Краснова Наталья EXP-307875" w:date="2024-12-27T10:33:00Z"/>
        </w:trPr>
        <w:tc>
          <w:tcPr>
            <w:tcW w:w="1100" w:type="pct"/>
          </w:tcPr>
          <w:p w14:paraId="58FEEF26" w14:textId="77777777" w:rsidR="00E04674" w:rsidRPr="007036CE" w:rsidRDefault="00E04674" w:rsidP="00E04674">
            <w:pPr>
              <w:pStyle w:val="GOSTTablenorm"/>
              <w:rPr>
                <w:ins w:id="8364" w:author="Краснова Наталья EXP-307875" w:date="2024-12-27T10:33:00Z"/>
              </w:rPr>
            </w:pPr>
            <w:ins w:id="8365" w:author="Краснова Наталья EXP-307875" w:date="2024-12-27T11:02:00Z">
              <w:r w:rsidRPr="007036CE">
                <w:t>Бюджетное обязательство</w:t>
              </w:r>
            </w:ins>
          </w:p>
        </w:tc>
        <w:tc>
          <w:tcPr>
            <w:tcW w:w="750" w:type="pct"/>
          </w:tcPr>
          <w:p w14:paraId="47295A5F" w14:textId="77777777" w:rsidR="00E04674" w:rsidRPr="007036CE" w:rsidRDefault="00E04674" w:rsidP="00E04674">
            <w:pPr>
              <w:pStyle w:val="GOSTTablenorm"/>
              <w:rPr>
                <w:ins w:id="8366" w:author="Краснова Наталья EXP-307875" w:date="2024-12-27T10:33:00Z"/>
              </w:rPr>
            </w:pPr>
            <w:ins w:id="8367" w:author="Краснова Наталья EXP-307875" w:date="2025-01-16T08:49:00Z">
              <w:r w:rsidRPr="007036CE">
                <w:rPr>
                  <w:b/>
                  <w:bCs/>
                  <w:szCs w:val="22"/>
                </w:rPr>
                <w:t>PUiO_VLS</w:t>
              </w:r>
              <w:r w:rsidRPr="007036CE">
                <w:t>:BudgetCommitment</w:t>
              </w:r>
            </w:ins>
          </w:p>
        </w:tc>
        <w:tc>
          <w:tcPr>
            <w:tcW w:w="500" w:type="pct"/>
          </w:tcPr>
          <w:p w14:paraId="187CD8FD" w14:textId="77777777" w:rsidR="00E04674" w:rsidRPr="007036CE" w:rsidRDefault="00E04674" w:rsidP="00E04674">
            <w:pPr>
              <w:pStyle w:val="GOSTTablenorm"/>
              <w:rPr>
                <w:ins w:id="8368" w:author="Краснова Наталья EXP-307875" w:date="2024-12-27T10:33:00Z"/>
              </w:rPr>
            </w:pPr>
            <w:ins w:id="8369" w:author="Краснова Наталья EXP-307875" w:date="2024-12-27T11:02:00Z">
              <w:r w:rsidRPr="007036CE">
                <w:t>Строка</w:t>
              </w:r>
            </w:ins>
          </w:p>
        </w:tc>
        <w:tc>
          <w:tcPr>
            <w:tcW w:w="300" w:type="pct"/>
          </w:tcPr>
          <w:p w14:paraId="089D19A9" w14:textId="77777777" w:rsidR="00E04674" w:rsidRPr="007036CE" w:rsidRDefault="00E04674" w:rsidP="00E04674">
            <w:pPr>
              <w:pStyle w:val="GOSTTablenorm"/>
              <w:rPr>
                <w:ins w:id="8370" w:author="Краснова Наталья EXP-307875" w:date="2024-12-27T10:33:00Z"/>
              </w:rPr>
            </w:pPr>
            <w:ins w:id="8371" w:author="Краснова Наталья EXP-307875" w:date="2024-12-27T11:02:00Z">
              <w:r w:rsidRPr="007036CE">
                <w:rPr>
                  <w:szCs w:val="22"/>
                </w:rPr>
                <w:t>Да</w:t>
              </w:r>
            </w:ins>
          </w:p>
        </w:tc>
        <w:tc>
          <w:tcPr>
            <w:tcW w:w="315" w:type="pct"/>
          </w:tcPr>
          <w:p w14:paraId="0DEE2145" w14:textId="77777777" w:rsidR="00E04674" w:rsidRPr="007036CE" w:rsidRDefault="00E04674" w:rsidP="00E04674">
            <w:pPr>
              <w:pStyle w:val="GOSTTablenorm"/>
              <w:rPr>
                <w:ins w:id="8372" w:author="Краснова Наталья EXP-307875" w:date="2024-12-27T10:33:00Z"/>
              </w:rPr>
            </w:pPr>
            <w:ins w:id="8373" w:author="Краснова Наталья EXP-307875" w:date="2024-12-27T11:02:00Z">
              <w:r w:rsidRPr="007036CE">
                <w:t>&lt;=19</w:t>
              </w:r>
            </w:ins>
          </w:p>
        </w:tc>
        <w:tc>
          <w:tcPr>
            <w:tcW w:w="2035" w:type="pct"/>
          </w:tcPr>
          <w:p w14:paraId="037F0260" w14:textId="77777777" w:rsidR="00E04674" w:rsidRPr="007036CE" w:rsidRDefault="00E04674" w:rsidP="00E04674">
            <w:pPr>
              <w:pStyle w:val="GOSTTablenorm"/>
              <w:rPr>
                <w:ins w:id="8374" w:author="Краснова Наталья EXP-307875" w:date="2024-12-27T10:33:00Z"/>
              </w:rPr>
            </w:pPr>
            <w:ins w:id="8375" w:author="Краснова Наталья EXP-307875" w:date="2025-01-16T08:56:00Z">
              <w:r w:rsidRPr="007036CE">
                <w:rPr>
                  <w:bCs/>
                </w:rPr>
                <w:t>Указывается значение аналитического признака «БО» (Бюджетное обязательство)</w:t>
              </w:r>
            </w:ins>
          </w:p>
        </w:tc>
      </w:tr>
      <w:tr w:rsidR="00E04674" w:rsidRPr="007036CE" w14:paraId="3C82025D" w14:textId="77777777" w:rsidTr="0031554D">
        <w:trPr>
          <w:ins w:id="8376" w:author="Краснова Наталья EXP-307875" w:date="2024-12-27T10:33:00Z"/>
        </w:trPr>
        <w:tc>
          <w:tcPr>
            <w:tcW w:w="1100" w:type="pct"/>
          </w:tcPr>
          <w:p w14:paraId="7BDD8D8D" w14:textId="77777777" w:rsidR="00E04674" w:rsidRPr="007036CE" w:rsidRDefault="00E04674" w:rsidP="00E04674">
            <w:pPr>
              <w:pStyle w:val="GOSTTablenorm"/>
              <w:rPr>
                <w:ins w:id="8377" w:author="Краснова Наталья EXP-307875" w:date="2024-12-27T10:33:00Z"/>
              </w:rPr>
            </w:pPr>
            <w:ins w:id="8378" w:author="Краснова Наталья EXP-307875" w:date="2024-12-27T11:02:00Z">
              <w:r w:rsidRPr="007036CE">
                <w:t>ОКТМО</w:t>
              </w:r>
            </w:ins>
          </w:p>
        </w:tc>
        <w:tc>
          <w:tcPr>
            <w:tcW w:w="750" w:type="pct"/>
          </w:tcPr>
          <w:p w14:paraId="7D8C5B52" w14:textId="77777777" w:rsidR="00E04674" w:rsidRPr="007036CE" w:rsidRDefault="00E04674" w:rsidP="00E04674">
            <w:pPr>
              <w:pStyle w:val="GOSTTablenorm"/>
              <w:rPr>
                <w:ins w:id="8379" w:author="Краснова Наталья EXP-307875" w:date="2024-12-27T10:33:00Z"/>
              </w:rPr>
            </w:pPr>
            <w:ins w:id="8380" w:author="Краснова Наталья EXP-307875" w:date="2025-01-16T08:49:00Z">
              <w:r w:rsidRPr="007036CE">
                <w:rPr>
                  <w:b/>
                  <w:bCs/>
                  <w:szCs w:val="22"/>
                </w:rPr>
                <w:t>PUiO_VLS</w:t>
              </w:r>
              <w:r w:rsidRPr="007036CE">
                <w:t>:ORTerClass</w:t>
              </w:r>
            </w:ins>
          </w:p>
        </w:tc>
        <w:tc>
          <w:tcPr>
            <w:tcW w:w="500" w:type="pct"/>
          </w:tcPr>
          <w:p w14:paraId="0C9857CC" w14:textId="77777777" w:rsidR="00E04674" w:rsidRPr="007036CE" w:rsidRDefault="00E04674" w:rsidP="00E04674">
            <w:pPr>
              <w:pStyle w:val="GOSTTablenorm"/>
              <w:rPr>
                <w:ins w:id="8381" w:author="Краснова Наталья EXP-307875" w:date="2024-12-27T10:33:00Z"/>
              </w:rPr>
            </w:pPr>
            <w:ins w:id="8382" w:author="Краснова Наталья EXP-307875" w:date="2024-12-27T11:02:00Z">
              <w:r w:rsidRPr="007036CE">
                <w:t>Строка</w:t>
              </w:r>
            </w:ins>
          </w:p>
        </w:tc>
        <w:tc>
          <w:tcPr>
            <w:tcW w:w="300" w:type="pct"/>
          </w:tcPr>
          <w:p w14:paraId="4B6CDC17" w14:textId="77777777" w:rsidR="00E04674" w:rsidRPr="007036CE" w:rsidRDefault="00E04674" w:rsidP="00E04674">
            <w:pPr>
              <w:pStyle w:val="GOSTTablenorm"/>
              <w:rPr>
                <w:ins w:id="8383" w:author="Краснова Наталья EXP-307875" w:date="2024-12-27T10:33:00Z"/>
              </w:rPr>
            </w:pPr>
            <w:ins w:id="8384" w:author="Краснова Наталья EXP-307875" w:date="2024-12-27T11:02:00Z">
              <w:r w:rsidRPr="007036CE">
                <w:rPr>
                  <w:szCs w:val="22"/>
                </w:rPr>
                <w:t>Да</w:t>
              </w:r>
            </w:ins>
          </w:p>
        </w:tc>
        <w:tc>
          <w:tcPr>
            <w:tcW w:w="315" w:type="pct"/>
          </w:tcPr>
          <w:p w14:paraId="2A4433ED" w14:textId="77777777" w:rsidR="00E04674" w:rsidRPr="007036CE" w:rsidRDefault="00E04674" w:rsidP="00E04674">
            <w:pPr>
              <w:pStyle w:val="GOSTTablenorm"/>
              <w:rPr>
                <w:ins w:id="8385" w:author="Краснова Наталья EXP-307875" w:date="2024-12-27T10:33:00Z"/>
              </w:rPr>
            </w:pPr>
            <w:ins w:id="8386" w:author="Краснова Наталья EXP-307875" w:date="2024-12-27T11:02:00Z">
              <w:r w:rsidRPr="007036CE">
                <w:t>&lt;=25</w:t>
              </w:r>
            </w:ins>
          </w:p>
        </w:tc>
        <w:tc>
          <w:tcPr>
            <w:tcW w:w="2035" w:type="pct"/>
          </w:tcPr>
          <w:p w14:paraId="1588CF36" w14:textId="77777777" w:rsidR="00E04674" w:rsidRPr="007036CE" w:rsidRDefault="00E04674" w:rsidP="00E04674">
            <w:pPr>
              <w:pStyle w:val="GOSTTablenorm"/>
              <w:rPr>
                <w:ins w:id="8387" w:author="Краснова Наталья EXP-307875" w:date="2024-12-27T10:33:00Z"/>
              </w:rPr>
            </w:pPr>
            <w:ins w:id="8388" w:author="Краснова Наталья EXP-307875" w:date="2025-01-16T08:56:00Z">
              <w:r w:rsidRPr="007036CE">
                <w:t>Указывается значение аналитического признака «ОКТМО»</w:t>
              </w:r>
            </w:ins>
          </w:p>
        </w:tc>
      </w:tr>
      <w:tr w:rsidR="00E04674" w:rsidRPr="007036CE" w14:paraId="0880EDFF" w14:textId="77777777" w:rsidTr="0031554D">
        <w:trPr>
          <w:ins w:id="8389" w:author="Краснова Наталья EXP-307875" w:date="2024-12-27T10:33:00Z"/>
        </w:trPr>
        <w:tc>
          <w:tcPr>
            <w:tcW w:w="1100" w:type="pct"/>
          </w:tcPr>
          <w:p w14:paraId="62A18904" w14:textId="77777777" w:rsidR="00E04674" w:rsidRPr="007036CE" w:rsidRDefault="00E04674" w:rsidP="00E04674">
            <w:pPr>
              <w:pStyle w:val="GOSTTablenorm"/>
              <w:rPr>
                <w:ins w:id="8390" w:author="Краснова Наталья EXP-307875" w:date="2024-12-27T10:33:00Z"/>
              </w:rPr>
            </w:pPr>
            <w:ins w:id="8391" w:author="Краснова Наталья EXP-307875" w:date="2024-12-27T11:02:00Z">
              <w:r w:rsidRPr="007036CE">
                <w:t>Признак заключительных оборотов</w:t>
              </w:r>
            </w:ins>
          </w:p>
        </w:tc>
        <w:tc>
          <w:tcPr>
            <w:tcW w:w="750" w:type="pct"/>
          </w:tcPr>
          <w:p w14:paraId="6A12597C" w14:textId="77777777" w:rsidR="00E04674" w:rsidRPr="007036CE" w:rsidRDefault="00E04674" w:rsidP="00E04674">
            <w:pPr>
              <w:pStyle w:val="GOSTTablenorm"/>
              <w:rPr>
                <w:ins w:id="8392" w:author="Краснова Наталья EXP-307875" w:date="2024-12-27T10:33:00Z"/>
              </w:rPr>
            </w:pPr>
            <w:ins w:id="8393" w:author="Краснова Наталья EXP-307875" w:date="2025-01-16T08:49:00Z">
              <w:r w:rsidRPr="007036CE">
                <w:rPr>
                  <w:b/>
                  <w:bCs/>
                  <w:szCs w:val="22"/>
                </w:rPr>
                <w:t>PUiO_VLS</w:t>
              </w:r>
              <w:r w:rsidRPr="007036CE">
                <w:t>:CloseTurnovers</w:t>
              </w:r>
            </w:ins>
          </w:p>
        </w:tc>
        <w:tc>
          <w:tcPr>
            <w:tcW w:w="500" w:type="pct"/>
          </w:tcPr>
          <w:p w14:paraId="5CFFCDA0" w14:textId="77777777" w:rsidR="00E04674" w:rsidRPr="007036CE" w:rsidRDefault="00E04674" w:rsidP="00E04674">
            <w:pPr>
              <w:pStyle w:val="GOSTTablenorm"/>
              <w:rPr>
                <w:ins w:id="8394" w:author="Краснова Наталья EXP-307875" w:date="2024-12-27T10:33:00Z"/>
              </w:rPr>
            </w:pPr>
            <w:ins w:id="8395" w:author="Краснова Наталья EXP-307875" w:date="2024-12-27T11:02:00Z">
              <w:r w:rsidRPr="007036CE">
                <w:t>Строка</w:t>
              </w:r>
            </w:ins>
          </w:p>
        </w:tc>
        <w:tc>
          <w:tcPr>
            <w:tcW w:w="300" w:type="pct"/>
          </w:tcPr>
          <w:p w14:paraId="5C805C53" w14:textId="77777777" w:rsidR="00E04674" w:rsidRPr="007036CE" w:rsidRDefault="00E04674" w:rsidP="00E04674">
            <w:pPr>
              <w:pStyle w:val="GOSTTablenorm"/>
              <w:rPr>
                <w:ins w:id="8396" w:author="Краснова Наталья EXP-307875" w:date="2024-12-27T10:33:00Z"/>
              </w:rPr>
            </w:pPr>
            <w:ins w:id="8397" w:author="Краснова Наталья EXP-307875" w:date="2024-12-27T11:02:00Z">
              <w:r w:rsidRPr="007036CE">
                <w:rPr>
                  <w:szCs w:val="22"/>
                </w:rPr>
                <w:t>Да</w:t>
              </w:r>
            </w:ins>
          </w:p>
        </w:tc>
        <w:tc>
          <w:tcPr>
            <w:tcW w:w="315" w:type="pct"/>
          </w:tcPr>
          <w:p w14:paraId="4362B6E4" w14:textId="77777777" w:rsidR="00E04674" w:rsidRPr="007036CE" w:rsidRDefault="00E04674" w:rsidP="00E04674">
            <w:pPr>
              <w:pStyle w:val="GOSTTablenorm"/>
              <w:rPr>
                <w:ins w:id="8398" w:author="Краснова Наталья EXP-307875" w:date="2024-12-27T10:33:00Z"/>
              </w:rPr>
            </w:pPr>
            <w:ins w:id="8399" w:author="Краснова Наталья EXP-307875" w:date="2024-12-27T11:02:00Z">
              <w:r w:rsidRPr="007036CE">
                <w:t>&lt;=25</w:t>
              </w:r>
            </w:ins>
          </w:p>
        </w:tc>
        <w:tc>
          <w:tcPr>
            <w:tcW w:w="2035" w:type="pct"/>
          </w:tcPr>
          <w:p w14:paraId="3D0F2165" w14:textId="77777777" w:rsidR="00E04674" w:rsidRPr="007036CE" w:rsidRDefault="00E04674" w:rsidP="00E04674">
            <w:pPr>
              <w:pStyle w:val="GOSTTablenorm"/>
              <w:rPr>
                <w:ins w:id="8400" w:author="Краснова Наталья EXP-307875" w:date="2024-12-27T10:33:00Z"/>
              </w:rPr>
            </w:pPr>
            <w:ins w:id="8401" w:author="Краснова Наталья EXP-307875" w:date="2025-01-16T08:56:00Z">
              <w:r w:rsidRPr="007036CE">
                <w:t>Указывается значение аналитического признака «ЗО» (Признак заключительных оборотов)</w:t>
              </w:r>
            </w:ins>
          </w:p>
        </w:tc>
      </w:tr>
      <w:tr w:rsidR="00E04674" w:rsidRPr="007036CE" w14:paraId="3E179768" w14:textId="77777777" w:rsidTr="0031554D">
        <w:trPr>
          <w:ins w:id="8402" w:author="Краснова Наталья EXP-307875" w:date="2024-12-27T10:33:00Z"/>
        </w:trPr>
        <w:tc>
          <w:tcPr>
            <w:tcW w:w="1100" w:type="pct"/>
          </w:tcPr>
          <w:p w14:paraId="5536FBFE" w14:textId="77777777" w:rsidR="00E04674" w:rsidRPr="007036CE" w:rsidRDefault="00E04674" w:rsidP="00E04674">
            <w:pPr>
              <w:pStyle w:val="GOSTTablenorm"/>
              <w:rPr>
                <w:ins w:id="8403" w:author="Краснова Наталья EXP-307875" w:date="2024-12-27T10:33:00Z"/>
              </w:rPr>
            </w:pPr>
            <w:ins w:id="8404" w:author="Краснова Наталья EXP-307875" w:date="2024-12-27T11:02:00Z">
              <w:r w:rsidRPr="007036CE">
                <w:t>Код ОКВ/КМИ</w:t>
              </w:r>
            </w:ins>
          </w:p>
        </w:tc>
        <w:tc>
          <w:tcPr>
            <w:tcW w:w="750" w:type="pct"/>
          </w:tcPr>
          <w:p w14:paraId="396E2D7E" w14:textId="77777777" w:rsidR="00E04674" w:rsidRPr="007036CE" w:rsidRDefault="00E04674" w:rsidP="00E04674">
            <w:pPr>
              <w:pStyle w:val="GOSTTablenorm"/>
              <w:rPr>
                <w:ins w:id="8405" w:author="Краснова Наталья EXP-307875" w:date="2024-12-27T10:33:00Z"/>
                <w:lang w:val="en-US"/>
              </w:rPr>
            </w:pPr>
            <w:ins w:id="8406" w:author="Краснова Наталья EXP-307875" w:date="2025-01-16T08:49:00Z">
              <w:r w:rsidRPr="007036CE">
                <w:rPr>
                  <w:b/>
                  <w:bCs/>
                  <w:szCs w:val="22"/>
                </w:rPr>
                <w:t>PUiO_VLS</w:t>
              </w:r>
              <w:r w:rsidRPr="007036CE">
                <w:t>:FedAdrInvProgr</w:t>
              </w:r>
            </w:ins>
          </w:p>
        </w:tc>
        <w:tc>
          <w:tcPr>
            <w:tcW w:w="500" w:type="pct"/>
          </w:tcPr>
          <w:p w14:paraId="52D41C08" w14:textId="77777777" w:rsidR="00E04674" w:rsidRPr="007036CE" w:rsidRDefault="00E04674" w:rsidP="00E04674">
            <w:pPr>
              <w:pStyle w:val="GOSTTablenorm"/>
              <w:rPr>
                <w:ins w:id="8407" w:author="Краснова Наталья EXP-307875" w:date="2024-12-27T10:33:00Z"/>
              </w:rPr>
            </w:pPr>
            <w:ins w:id="8408" w:author="Краснова Наталья EXP-307875" w:date="2024-12-27T11:02:00Z">
              <w:r w:rsidRPr="007036CE">
                <w:t>Строка</w:t>
              </w:r>
            </w:ins>
          </w:p>
        </w:tc>
        <w:tc>
          <w:tcPr>
            <w:tcW w:w="300" w:type="pct"/>
          </w:tcPr>
          <w:p w14:paraId="2E442FE8" w14:textId="77777777" w:rsidR="00E04674" w:rsidRPr="007036CE" w:rsidRDefault="00E04674" w:rsidP="00E04674">
            <w:pPr>
              <w:pStyle w:val="GOSTTablenorm"/>
              <w:rPr>
                <w:ins w:id="8409" w:author="Краснова Наталья EXP-307875" w:date="2024-12-27T10:33:00Z"/>
              </w:rPr>
            </w:pPr>
            <w:ins w:id="8410" w:author="Краснова Наталья EXP-307875" w:date="2024-12-27T11:02:00Z">
              <w:r w:rsidRPr="007036CE">
                <w:rPr>
                  <w:szCs w:val="22"/>
                </w:rPr>
                <w:t>Да</w:t>
              </w:r>
            </w:ins>
          </w:p>
        </w:tc>
        <w:tc>
          <w:tcPr>
            <w:tcW w:w="315" w:type="pct"/>
          </w:tcPr>
          <w:p w14:paraId="08EE9853" w14:textId="77777777" w:rsidR="00E04674" w:rsidRPr="007036CE" w:rsidRDefault="00E04674" w:rsidP="00E04674">
            <w:pPr>
              <w:pStyle w:val="GOSTTablenorm"/>
              <w:rPr>
                <w:ins w:id="8411" w:author="Краснова Наталья EXP-307875" w:date="2024-12-27T10:33:00Z"/>
              </w:rPr>
            </w:pPr>
            <w:ins w:id="8412" w:author="Краснова Наталья EXP-307875" w:date="2024-12-27T11:02:00Z">
              <w:r w:rsidRPr="007036CE">
                <w:t>&lt;=25</w:t>
              </w:r>
            </w:ins>
          </w:p>
        </w:tc>
        <w:tc>
          <w:tcPr>
            <w:tcW w:w="2035" w:type="pct"/>
          </w:tcPr>
          <w:p w14:paraId="44564EBE" w14:textId="77777777" w:rsidR="00E04674" w:rsidRPr="007036CE" w:rsidRDefault="00E04674" w:rsidP="00E04674">
            <w:pPr>
              <w:pStyle w:val="GOSTTablenorm"/>
              <w:rPr>
                <w:ins w:id="8413" w:author="Краснова Наталья EXP-307875" w:date="2024-12-27T10:33:00Z"/>
              </w:rPr>
            </w:pPr>
            <w:ins w:id="8414" w:author="Краснова Наталья EXP-307875" w:date="2025-01-16T08:56:00Z">
              <w:r w:rsidRPr="007036CE">
                <w:t>Указывается значение аналитического признака «ОКС/КМИ» (Код объекта капитального строительства/ капитальных вложений, мероприятия по информатизации)</w:t>
              </w:r>
            </w:ins>
          </w:p>
        </w:tc>
      </w:tr>
      <w:tr w:rsidR="00E04674" w:rsidRPr="007036CE" w14:paraId="448527A8" w14:textId="77777777" w:rsidTr="0031554D">
        <w:trPr>
          <w:ins w:id="8415" w:author="Краснова Наталья EXP-307875" w:date="2024-12-27T10:33:00Z"/>
        </w:trPr>
        <w:tc>
          <w:tcPr>
            <w:tcW w:w="1100" w:type="pct"/>
          </w:tcPr>
          <w:p w14:paraId="2A183617" w14:textId="77777777" w:rsidR="00E04674" w:rsidRPr="007036CE" w:rsidRDefault="00E04674" w:rsidP="00E04674">
            <w:pPr>
              <w:pStyle w:val="GOSTTablenorm"/>
              <w:rPr>
                <w:ins w:id="8416" w:author="Краснова Наталья EXP-307875" w:date="2024-12-27T10:33:00Z"/>
              </w:rPr>
            </w:pPr>
            <w:ins w:id="8417" w:author="Краснова Наталья EXP-307875" w:date="2024-12-27T11:02:00Z">
              <w:r w:rsidRPr="007036CE">
                <w:t>Финансовый орган</w:t>
              </w:r>
            </w:ins>
          </w:p>
        </w:tc>
        <w:tc>
          <w:tcPr>
            <w:tcW w:w="750" w:type="pct"/>
          </w:tcPr>
          <w:p w14:paraId="7DDFEADE" w14:textId="77777777" w:rsidR="00E04674" w:rsidRPr="007036CE" w:rsidRDefault="00E04674" w:rsidP="00E04674">
            <w:pPr>
              <w:pStyle w:val="GOSTTablenorm"/>
              <w:rPr>
                <w:ins w:id="8418" w:author="Краснова Наталья EXP-307875" w:date="2024-12-27T10:33:00Z"/>
              </w:rPr>
            </w:pPr>
            <w:ins w:id="8419" w:author="Краснова Наталья EXP-307875" w:date="2025-01-16T08:49:00Z">
              <w:r w:rsidRPr="007036CE">
                <w:rPr>
                  <w:b/>
                  <w:bCs/>
                  <w:szCs w:val="22"/>
                </w:rPr>
                <w:t>PUiO_VLS</w:t>
              </w:r>
              <w:r w:rsidRPr="007036CE">
                <w:t>:FinOrgan</w:t>
              </w:r>
            </w:ins>
          </w:p>
        </w:tc>
        <w:tc>
          <w:tcPr>
            <w:tcW w:w="500" w:type="pct"/>
          </w:tcPr>
          <w:p w14:paraId="124230AD" w14:textId="77777777" w:rsidR="00E04674" w:rsidRPr="007036CE" w:rsidRDefault="00E04674" w:rsidP="00E04674">
            <w:pPr>
              <w:pStyle w:val="GOSTTablenorm"/>
              <w:rPr>
                <w:ins w:id="8420" w:author="Краснова Наталья EXP-307875" w:date="2024-12-27T10:33:00Z"/>
              </w:rPr>
            </w:pPr>
            <w:ins w:id="8421" w:author="Краснова Наталья EXP-307875" w:date="2024-12-27T11:02:00Z">
              <w:r w:rsidRPr="007036CE">
                <w:t>Строка</w:t>
              </w:r>
            </w:ins>
          </w:p>
        </w:tc>
        <w:tc>
          <w:tcPr>
            <w:tcW w:w="300" w:type="pct"/>
          </w:tcPr>
          <w:p w14:paraId="1052113A" w14:textId="77777777" w:rsidR="00E04674" w:rsidRPr="007036CE" w:rsidRDefault="00E04674" w:rsidP="00E04674">
            <w:pPr>
              <w:pStyle w:val="GOSTTablenorm"/>
              <w:rPr>
                <w:ins w:id="8422" w:author="Краснова Наталья EXP-307875" w:date="2024-12-27T10:33:00Z"/>
              </w:rPr>
            </w:pPr>
            <w:ins w:id="8423" w:author="Краснова Наталья EXP-307875" w:date="2024-12-27T11:02:00Z">
              <w:r w:rsidRPr="007036CE">
                <w:rPr>
                  <w:szCs w:val="22"/>
                </w:rPr>
                <w:t>Да</w:t>
              </w:r>
            </w:ins>
          </w:p>
        </w:tc>
        <w:tc>
          <w:tcPr>
            <w:tcW w:w="315" w:type="pct"/>
          </w:tcPr>
          <w:p w14:paraId="376B9046" w14:textId="77777777" w:rsidR="00E04674" w:rsidRPr="007036CE" w:rsidRDefault="00E04674" w:rsidP="00E04674">
            <w:pPr>
              <w:pStyle w:val="GOSTTablenorm"/>
              <w:rPr>
                <w:ins w:id="8424" w:author="Краснова Наталья EXP-307875" w:date="2024-12-27T10:33:00Z"/>
              </w:rPr>
            </w:pPr>
            <w:ins w:id="8425" w:author="Краснова Наталья EXP-307875" w:date="2024-12-27T11:02:00Z">
              <w:r w:rsidRPr="007036CE">
                <w:t>&lt;=25</w:t>
              </w:r>
            </w:ins>
          </w:p>
        </w:tc>
        <w:tc>
          <w:tcPr>
            <w:tcW w:w="2035" w:type="pct"/>
          </w:tcPr>
          <w:p w14:paraId="348A9BBB" w14:textId="77777777" w:rsidR="00E04674" w:rsidRPr="007036CE" w:rsidRDefault="00E04674" w:rsidP="00E04674">
            <w:pPr>
              <w:pStyle w:val="GOSTTablenorm"/>
              <w:rPr>
                <w:ins w:id="8426" w:author="Краснова Наталья EXP-307875" w:date="2024-12-27T10:33:00Z"/>
              </w:rPr>
            </w:pPr>
            <w:ins w:id="8427" w:author="Краснова Наталья EXP-307875" w:date="2025-01-16T08:56:00Z">
              <w:r w:rsidRPr="007036CE">
                <w:t>Указывается значение аналитического признака «ФО» (Финансовый орган)</w:t>
              </w:r>
            </w:ins>
          </w:p>
        </w:tc>
      </w:tr>
      <w:tr w:rsidR="00E04674" w:rsidRPr="007036CE" w14:paraId="507DD1D3" w14:textId="77777777" w:rsidTr="0031554D">
        <w:trPr>
          <w:ins w:id="8428" w:author="Краснова Наталья EXP-307875" w:date="2024-12-27T10:33:00Z"/>
        </w:trPr>
        <w:tc>
          <w:tcPr>
            <w:tcW w:w="1100" w:type="pct"/>
          </w:tcPr>
          <w:p w14:paraId="434F1FE3" w14:textId="77777777" w:rsidR="00E04674" w:rsidRPr="007036CE" w:rsidRDefault="00E04674" w:rsidP="00E04674">
            <w:pPr>
              <w:pStyle w:val="GOSTTablenorm"/>
              <w:rPr>
                <w:ins w:id="8429" w:author="Краснова Наталья EXP-307875" w:date="2024-12-27T10:33:00Z"/>
              </w:rPr>
            </w:pPr>
            <w:ins w:id="8430" w:author="Краснова Наталья EXP-307875" w:date="2024-12-27T11:02:00Z">
              <w:r w:rsidRPr="007036CE">
                <w:t>Дата ввода в действие</w:t>
              </w:r>
            </w:ins>
          </w:p>
        </w:tc>
        <w:tc>
          <w:tcPr>
            <w:tcW w:w="750" w:type="pct"/>
          </w:tcPr>
          <w:p w14:paraId="4D8728B9" w14:textId="77777777" w:rsidR="00E04674" w:rsidRPr="007036CE" w:rsidRDefault="00E04674" w:rsidP="00E04674">
            <w:pPr>
              <w:pStyle w:val="GOSTTablenorm"/>
              <w:rPr>
                <w:ins w:id="8431" w:author="Краснова Наталья EXP-307875" w:date="2024-12-27T10:33:00Z"/>
              </w:rPr>
            </w:pPr>
            <w:ins w:id="8432" w:author="Краснова Наталья EXP-307875" w:date="2025-01-16T08:49:00Z">
              <w:r w:rsidRPr="007036CE">
                <w:rPr>
                  <w:b/>
                  <w:bCs/>
                  <w:szCs w:val="22"/>
                </w:rPr>
                <w:t>PUiO_VLS</w:t>
              </w:r>
              <w:r w:rsidRPr="007036CE">
                <w:t>:ACTIVATION_DATE</w:t>
              </w:r>
            </w:ins>
          </w:p>
        </w:tc>
        <w:tc>
          <w:tcPr>
            <w:tcW w:w="500" w:type="pct"/>
          </w:tcPr>
          <w:p w14:paraId="55321234" w14:textId="77777777" w:rsidR="00E04674" w:rsidRPr="007036CE" w:rsidRDefault="00E04674" w:rsidP="00E04674">
            <w:pPr>
              <w:pStyle w:val="GOSTTablenorm"/>
              <w:rPr>
                <w:ins w:id="8433" w:author="Краснова Наталья EXP-307875" w:date="2024-12-27T10:33:00Z"/>
              </w:rPr>
            </w:pPr>
            <w:ins w:id="8434" w:author="Краснова Наталья EXP-307875" w:date="2024-12-27T11:02:00Z">
              <w:r w:rsidRPr="007036CE">
                <w:t>Дата</w:t>
              </w:r>
            </w:ins>
          </w:p>
        </w:tc>
        <w:tc>
          <w:tcPr>
            <w:tcW w:w="300" w:type="pct"/>
          </w:tcPr>
          <w:p w14:paraId="7CF13C4A" w14:textId="77777777" w:rsidR="00E04674" w:rsidRPr="007036CE" w:rsidRDefault="00E04674" w:rsidP="00E04674">
            <w:pPr>
              <w:pStyle w:val="GOSTTablenorm"/>
              <w:rPr>
                <w:ins w:id="8435" w:author="Краснова Наталья EXP-307875" w:date="2024-12-27T10:33:00Z"/>
              </w:rPr>
            </w:pPr>
            <w:ins w:id="8436" w:author="Краснова Наталья EXP-307875" w:date="2024-12-27T11:02:00Z">
              <w:r w:rsidRPr="007036CE">
                <w:rPr>
                  <w:szCs w:val="22"/>
                </w:rPr>
                <w:t>Да</w:t>
              </w:r>
            </w:ins>
          </w:p>
        </w:tc>
        <w:tc>
          <w:tcPr>
            <w:tcW w:w="315" w:type="pct"/>
          </w:tcPr>
          <w:p w14:paraId="4DA2D632" w14:textId="77777777" w:rsidR="00E04674" w:rsidRPr="007036CE" w:rsidRDefault="00E04674" w:rsidP="00E04674">
            <w:pPr>
              <w:pStyle w:val="GOSTTablenorm"/>
              <w:rPr>
                <w:ins w:id="8437" w:author="Краснова Наталья EXP-307875" w:date="2024-12-27T10:33:00Z"/>
              </w:rPr>
            </w:pPr>
            <w:ins w:id="8438" w:author="Краснова Наталья EXP-307875" w:date="2024-12-27T11:02:00Z">
              <w:r w:rsidRPr="007036CE">
                <w:t>=10</w:t>
              </w:r>
            </w:ins>
          </w:p>
        </w:tc>
        <w:tc>
          <w:tcPr>
            <w:tcW w:w="2035" w:type="pct"/>
          </w:tcPr>
          <w:p w14:paraId="7B002AFB" w14:textId="77777777" w:rsidR="00E04674" w:rsidRPr="007036CE" w:rsidRDefault="00E04674" w:rsidP="00E04674">
            <w:pPr>
              <w:pStyle w:val="GOSTTablenorm"/>
              <w:rPr>
                <w:ins w:id="8439" w:author="Краснова Наталья EXP-307875" w:date="2024-12-27T10:33:00Z"/>
              </w:rPr>
            </w:pPr>
            <w:ins w:id="8440" w:author="Краснова Наталья EXP-307875" w:date="2025-01-16T09:19:00Z">
              <w:r w:rsidRPr="007036CE">
                <w:t xml:space="preserve">Указывается </w:t>
              </w:r>
              <w:r w:rsidRPr="007036CE">
                <w:rPr>
                  <w:szCs w:val="22"/>
                </w:rPr>
                <w:t>дата вступления в силу учетных данных</w:t>
              </w:r>
            </w:ins>
          </w:p>
        </w:tc>
      </w:tr>
      <w:tr w:rsidR="00E04674" w:rsidRPr="007036CE" w14:paraId="3CC74AC1" w14:textId="77777777" w:rsidTr="0031554D">
        <w:trPr>
          <w:ins w:id="8441" w:author="Краснова Наталья EXP-307875" w:date="2024-12-27T10:33:00Z"/>
        </w:trPr>
        <w:tc>
          <w:tcPr>
            <w:tcW w:w="1100" w:type="pct"/>
          </w:tcPr>
          <w:p w14:paraId="05E76233" w14:textId="77777777" w:rsidR="00E04674" w:rsidRPr="007036CE" w:rsidRDefault="00E04674" w:rsidP="00E04674">
            <w:pPr>
              <w:pStyle w:val="GOSTTablenorm"/>
              <w:rPr>
                <w:ins w:id="8442" w:author="Краснова Наталья EXP-307875" w:date="2024-12-27T10:33:00Z"/>
              </w:rPr>
            </w:pPr>
            <w:ins w:id="8443" w:author="Краснова Наталья EXP-307875" w:date="2024-12-27T11:02:00Z">
              <w:r w:rsidRPr="007036CE">
                <w:t>Код валюты</w:t>
              </w:r>
            </w:ins>
          </w:p>
        </w:tc>
        <w:tc>
          <w:tcPr>
            <w:tcW w:w="750" w:type="pct"/>
          </w:tcPr>
          <w:p w14:paraId="18AEEA23" w14:textId="77777777" w:rsidR="00E04674" w:rsidRPr="007036CE" w:rsidRDefault="00E04674" w:rsidP="00E04674">
            <w:pPr>
              <w:pStyle w:val="GOSTTablenorm"/>
              <w:rPr>
                <w:ins w:id="8444" w:author="Краснова Наталья EXP-307875" w:date="2024-12-27T10:33:00Z"/>
              </w:rPr>
            </w:pPr>
            <w:ins w:id="8445" w:author="Краснова Наталья EXP-307875" w:date="2025-01-16T08:49:00Z">
              <w:r w:rsidRPr="007036CE">
                <w:rPr>
                  <w:b/>
                  <w:bCs/>
                  <w:szCs w:val="22"/>
                </w:rPr>
                <w:t>PUiO_VLS</w:t>
              </w:r>
              <w:r w:rsidRPr="007036CE">
                <w:t>:CURRENCY_CODE</w:t>
              </w:r>
            </w:ins>
          </w:p>
        </w:tc>
        <w:tc>
          <w:tcPr>
            <w:tcW w:w="500" w:type="pct"/>
          </w:tcPr>
          <w:p w14:paraId="09590F9E" w14:textId="77777777" w:rsidR="00E04674" w:rsidRPr="007036CE" w:rsidRDefault="00E04674" w:rsidP="00E04674">
            <w:pPr>
              <w:pStyle w:val="GOSTTablenorm"/>
              <w:rPr>
                <w:ins w:id="8446" w:author="Краснова Наталья EXP-307875" w:date="2024-12-27T10:33:00Z"/>
              </w:rPr>
            </w:pPr>
            <w:ins w:id="8447" w:author="Краснова Наталья EXP-307875" w:date="2024-12-27T11:02:00Z">
              <w:r w:rsidRPr="007036CE">
                <w:t xml:space="preserve">Строка </w:t>
              </w:r>
            </w:ins>
          </w:p>
        </w:tc>
        <w:tc>
          <w:tcPr>
            <w:tcW w:w="300" w:type="pct"/>
          </w:tcPr>
          <w:p w14:paraId="38B8DE24" w14:textId="77777777" w:rsidR="00E04674" w:rsidRPr="007036CE" w:rsidRDefault="00E04674" w:rsidP="00E04674">
            <w:pPr>
              <w:pStyle w:val="GOSTTablenorm"/>
              <w:rPr>
                <w:ins w:id="8448" w:author="Краснова Наталья EXP-307875" w:date="2024-12-27T10:33:00Z"/>
              </w:rPr>
            </w:pPr>
            <w:ins w:id="8449" w:author="Краснова Наталья EXP-307875" w:date="2024-12-27T11:02:00Z">
              <w:r w:rsidRPr="007036CE">
                <w:rPr>
                  <w:szCs w:val="22"/>
                </w:rPr>
                <w:t>Да</w:t>
              </w:r>
            </w:ins>
          </w:p>
        </w:tc>
        <w:tc>
          <w:tcPr>
            <w:tcW w:w="315" w:type="pct"/>
          </w:tcPr>
          <w:p w14:paraId="272ED855" w14:textId="77777777" w:rsidR="00E04674" w:rsidRPr="007036CE" w:rsidRDefault="00E04674" w:rsidP="00E04674">
            <w:pPr>
              <w:pStyle w:val="GOSTTablenorm"/>
              <w:rPr>
                <w:ins w:id="8450" w:author="Краснова Наталья EXP-307875" w:date="2024-12-27T10:33:00Z"/>
              </w:rPr>
            </w:pPr>
            <w:ins w:id="8451" w:author="Краснова Наталья EXP-307875" w:date="2024-12-27T11:02:00Z">
              <w:r w:rsidRPr="007036CE">
                <w:t>=3</w:t>
              </w:r>
            </w:ins>
          </w:p>
        </w:tc>
        <w:tc>
          <w:tcPr>
            <w:tcW w:w="2035" w:type="pct"/>
          </w:tcPr>
          <w:p w14:paraId="4B2DF2C5" w14:textId="77777777" w:rsidR="00E04674" w:rsidRPr="007036CE" w:rsidRDefault="00E04674" w:rsidP="00E04674">
            <w:pPr>
              <w:pStyle w:val="GOSTTablenorm"/>
              <w:rPr>
                <w:ins w:id="8452" w:author="Краснова Наталья EXP-307875" w:date="2024-12-27T10:33:00Z"/>
              </w:rPr>
            </w:pPr>
            <w:ins w:id="8453" w:author="Краснова Наталья EXP-307875" w:date="2025-01-16T09:19:00Z">
              <w:r w:rsidRPr="007036CE" w:rsidDel="00D14E4E">
                <w:t>Указывается код валюты по Общероссийскому классификатору валют</w:t>
              </w:r>
            </w:ins>
          </w:p>
        </w:tc>
      </w:tr>
      <w:tr w:rsidR="00E04674" w:rsidRPr="007036CE" w14:paraId="790A738D" w14:textId="77777777" w:rsidTr="0031554D">
        <w:trPr>
          <w:ins w:id="8454" w:author="Краснова Наталья EXP-307875" w:date="2024-12-28T15:11:00Z"/>
        </w:trPr>
        <w:tc>
          <w:tcPr>
            <w:tcW w:w="1100" w:type="pct"/>
          </w:tcPr>
          <w:p w14:paraId="448BAA20" w14:textId="77777777" w:rsidR="00E04674" w:rsidRPr="007036CE" w:rsidRDefault="00E04674" w:rsidP="00E04674">
            <w:pPr>
              <w:pStyle w:val="GOSTTablenorm"/>
              <w:rPr>
                <w:ins w:id="8455" w:author="Краснова Наталья EXP-307875" w:date="2024-12-28T15:11:00Z"/>
              </w:rPr>
            </w:pPr>
            <w:ins w:id="8456" w:author="Краснова Наталья EXP-307875" w:date="2024-12-28T15:11:00Z">
              <w:r w:rsidRPr="007036CE">
                <w:t>Показатель лицевого счета корреспондирующий</w:t>
              </w:r>
            </w:ins>
          </w:p>
        </w:tc>
        <w:tc>
          <w:tcPr>
            <w:tcW w:w="750" w:type="pct"/>
          </w:tcPr>
          <w:p w14:paraId="3D0A6990" w14:textId="77777777" w:rsidR="00E04674" w:rsidRPr="007036CE" w:rsidRDefault="00E04674" w:rsidP="00E04674">
            <w:pPr>
              <w:pStyle w:val="GOSTTablenorm"/>
              <w:rPr>
                <w:ins w:id="8457" w:author="Краснова Наталья EXP-307875" w:date="2024-12-28T15:11:00Z"/>
              </w:rPr>
            </w:pPr>
            <w:ins w:id="8458" w:author="Краснова Наталья EXP-307875" w:date="2025-01-16T08:49:00Z">
              <w:r w:rsidRPr="007036CE">
                <w:rPr>
                  <w:b/>
                  <w:bCs/>
                  <w:szCs w:val="22"/>
                </w:rPr>
                <w:t>PUiO_VLS</w:t>
              </w:r>
              <w:r w:rsidRPr="007036CE">
                <w:t>:AccountCorr</w:t>
              </w:r>
            </w:ins>
          </w:p>
        </w:tc>
        <w:tc>
          <w:tcPr>
            <w:tcW w:w="500" w:type="pct"/>
          </w:tcPr>
          <w:p w14:paraId="53808E48" w14:textId="77777777" w:rsidR="00E04674" w:rsidRPr="007036CE" w:rsidRDefault="00E04674" w:rsidP="00E04674">
            <w:pPr>
              <w:pStyle w:val="GOSTTablenorm"/>
              <w:rPr>
                <w:ins w:id="8459" w:author="Краснова Наталья EXP-307875" w:date="2024-12-28T15:11:00Z"/>
              </w:rPr>
            </w:pPr>
            <w:ins w:id="8460" w:author="Краснова Наталья EXP-307875" w:date="2024-12-28T15:11:00Z">
              <w:r w:rsidRPr="007036CE">
                <w:t xml:space="preserve">Строка </w:t>
              </w:r>
            </w:ins>
          </w:p>
        </w:tc>
        <w:tc>
          <w:tcPr>
            <w:tcW w:w="300" w:type="pct"/>
          </w:tcPr>
          <w:p w14:paraId="05DF3940" w14:textId="77777777" w:rsidR="00E04674" w:rsidRPr="007036CE" w:rsidRDefault="00E04674" w:rsidP="00E04674">
            <w:pPr>
              <w:pStyle w:val="GOSTTablenorm"/>
              <w:rPr>
                <w:ins w:id="8461" w:author="Краснова Наталья EXP-307875" w:date="2024-12-28T15:11:00Z"/>
                <w:szCs w:val="22"/>
              </w:rPr>
            </w:pPr>
            <w:ins w:id="8462" w:author="Краснова Наталья EXP-307875" w:date="2024-12-28T15:11:00Z">
              <w:r w:rsidRPr="007036CE">
                <w:rPr>
                  <w:szCs w:val="22"/>
                </w:rPr>
                <w:t>Да</w:t>
              </w:r>
            </w:ins>
          </w:p>
        </w:tc>
        <w:tc>
          <w:tcPr>
            <w:tcW w:w="315" w:type="pct"/>
          </w:tcPr>
          <w:p w14:paraId="5FA3FE9A" w14:textId="77777777" w:rsidR="00E04674" w:rsidRPr="007036CE" w:rsidRDefault="00E04674" w:rsidP="00E04674">
            <w:pPr>
              <w:pStyle w:val="GOSTTablenorm"/>
              <w:rPr>
                <w:ins w:id="8463" w:author="Краснова Наталья EXP-307875" w:date="2024-12-28T15:11:00Z"/>
              </w:rPr>
            </w:pPr>
            <w:ins w:id="8464" w:author="Краснова Наталья EXP-307875" w:date="2024-12-28T15:11:00Z">
              <w:r w:rsidRPr="007036CE">
                <w:t>&lt;=20</w:t>
              </w:r>
            </w:ins>
          </w:p>
        </w:tc>
        <w:tc>
          <w:tcPr>
            <w:tcW w:w="2035" w:type="pct"/>
          </w:tcPr>
          <w:p w14:paraId="316B362F" w14:textId="77777777" w:rsidR="00E04674" w:rsidRPr="007036CE" w:rsidRDefault="00E04674" w:rsidP="00E04674">
            <w:pPr>
              <w:pStyle w:val="GOSTTablenorm"/>
              <w:rPr>
                <w:ins w:id="8465" w:author="Краснова Наталья EXP-307875" w:date="2024-12-28T15:11:00Z"/>
              </w:rPr>
            </w:pPr>
            <w:ins w:id="8466" w:author="Краснова Наталья EXP-307875" w:date="2025-01-16T09:20:00Z">
              <w:r w:rsidRPr="007036CE">
                <w:t xml:space="preserve">Указывается значение коррекспондирующего показателя лицевого счета в соответствии со справочником «План счетов» в </w:t>
              </w:r>
              <w:r w:rsidRPr="007036CE">
                <w:rPr>
                  <w:lang w:val="en-US"/>
                </w:rPr>
                <w:t>SVAP</w:t>
              </w:r>
            </w:ins>
          </w:p>
        </w:tc>
      </w:tr>
      <w:tr w:rsidR="00E04674" w:rsidRPr="007036CE" w14:paraId="220BEA46" w14:textId="77777777" w:rsidTr="0031554D">
        <w:trPr>
          <w:ins w:id="8467" w:author="Краснова Наталья EXP-307875" w:date="2024-12-27T10:33:00Z"/>
        </w:trPr>
        <w:tc>
          <w:tcPr>
            <w:tcW w:w="1100" w:type="pct"/>
          </w:tcPr>
          <w:p w14:paraId="20FFD732" w14:textId="77777777" w:rsidR="00E04674" w:rsidRPr="007036CE" w:rsidRDefault="00E04674" w:rsidP="00E04674">
            <w:pPr>
              <w:pStyle w:val="GOSTTablenorm"/>
              <w:rPr>
                <w:ins w:id="8468" w:author="Краснова Наталья EXP-307875" w:date="2024-12-27T10:33:00Z"/>
              </w:rPr>
            </w:pPr>
            <w:ins w:id="8469" w:author="Краснова Наталья EXP-307875" w:date="2024-12-27T11:02:00Z">
              <w:r w:rsidRPr="007036CE">
                <w:t>Оборот по дебету в рублях</w:t>
              </w:r>
            </w:ins>
          </w:p>
        </w:tc>
        <w:tc>
          <w:tcPr>
            <w:tcW w:w="750" w:type="pct"/>
          </w:tcPr>
          <w:p w14:paraId="11EF4D18" w14:textId="77777777" w:rsidR="00E04674" w:rsidRPr="007036CE" w:rsidRDefault="00E04674" w:rsidP="00E04674">
            <w:pPr>
              <w:pStyle w:val="GOSTTablenorm"/>
              <w:rPr>
                <w:ins w:id="8470" w:author="Краснова Наталья EXP-307875" w:date="2024-12-27T10:33:00Z"/>
              </w:rPr>
            </w:pPr>
            <w:ins w:id="8471" w:author="Краснова Наталья EXP-307875" w:date="2025-01-16T08:49:00Z">
              <w:r w:rsidRPr="007036CE">
                <w:rPr>
                  <w:b/>
                  <w:bCs/>
                  <w:szCs w:val="22"/>
                </w:rPr>
                <w:t>PUiO_VLS</w:t>
              </w:r>
              <w:r w:rsidRPr="007036CE">
                <w:t>:TurnoverDT</w:t>
              </w:r>
            </w:ins>
          </w:p>
        </w:tc>
        <w:tc>
          <w:tcPr>
            <w:tcW w:w="500" w:type="pct"/>
          </w:tcPr>
          <w:p w14:paraId="246D407A" w14:textId="77777777" w:rsidR="00E04674" w:rsidRPr="007036CE" w:rsidRDefault="00E04674" w:rsidP="00E04674">
            <w:pPr>
              <w:pStyle w:val="GOSTTablenorm"/>
              <w:rPr>
                <w:ins w:id="8472" w:author="Краснова Наталья EXP-307875" w:date="2024-12-27T10:33:00Z"/>
              </w:rPr>
            </w:pPr>
            <w:ins w:id="8473" w:author="Краснова Наталья EXP-307875" w:date="2024-12-27T11:02:00Z">
              <w:r w:rsidRPr="007036CE">
                <w:t>Сумма</w:t>
              </w:r>
            </w:ins>
          </w:p>
        </w:tc>
        <w:tc>
          <w:tcPr>
            <w:tcW w:w="300" w:type="pct"/>
          </w:tcPr>
          <w:p w14:paraId="0E4F48FD" w14:textId="77777777" w:rsidR="00E04674" w:rsidRPr="007036CE" w:rsidRDefault="00E04674" w:rsidP="00E04674">
            <w:pPr>
              <w:pStyle w:val="GOSTTablenorm"/>
              <w:rPr>
                <w:ins w:id="8474" w:author="Краснова Наталья EXP-307875" w:date="2024-12-27T10:33:00Z"/>
              </w:rPr>
            </w:pPr>
            <w:ins w:id="8475" w:author="Краснова Наталья EXP-307875" w:date="2024-12-27T11:02:00Z">
              <w:r w:rsidRPr="007036CE">
                <w:rPr>
                  <w:szCs w:val="22"/>
                </w:rPr>
                <w:t>Да</w:t>
              </w:r>
            </w:ins>
          </w:p>
        </w:tc>
        <w:tc>
          <w:tcPr>
            <w:tcW w:w="315" w:type="pct"/>
          </w:tcPr>
          <w:p w14:paraId="12AFBC06" w14:textId="77777777" w:rsidR="00E04674" w:rsidRPr="007036CE" w:rsidRDefault="00E04674" w:rsidP="00E04674">
            <w:pPr>
              <w:pStyle w:val="GOSTTablenorm"/>
              <w:rPr>
                <w:ins w:id="8476" w:author="Краснова Наталья EXP-307875" w:date="2024-12-27T10:33:00Z"/>
              </w:rPr>
            </w:pPr>
            <w:ins w:id="8477" w:author="Краснова Наталья EXP-307875" w:date="2024-12-27T11:02:00Z">
              <w:r w:rsidRPr="007036CE">
                <w:t>&lt;=20.2</w:t>
              </w:r>
            </w:ins>
          </w:p>
        </w:tc>
        <w:tc>
          <w:tcPr>
            <w:tcW w:w="2035" w:type="pct"/>
          </w:tcPr>
          <w:p w14:paraId="7ACCE8CD" w14:textId="77777777" w:rsidR="00E04674" w:rsidRPr="007036CE" w:rsidRDefault="00E04674" w:rsidP="00E04674">
            <w:pPr>
              <w:pStyle w:val="GOSTTablenorm"/>
              <w:rPr>
                <w:ins w:id="8478" w:author="Краснова Наталья EXP-307875" w:date="2024-12-27T10:33:00Z"/>
              </w:rPr>
            </w:pPr>
            <w:ins w:id="8479" w:author="Краснова Наталья EXP-307875" w:date="2025-01-16T09:21:00Z">
              <w:r w:rsidRPr="007036CE">
                <w:t>Сумма оборота по дебету в единицах валюты учета (в рублях), с точностью 2 знака после запятой</w:t>
              </w:r>
            </w:ins>
          </w:p>
        </w:tc>
      </w:tr>
      <w:tr w:rsidR="00E04674" w:rsidRPr="007036CE" w14:paraId="3952A697" w14:textId="77777777" w:rsidTr="0031554D">
        <w:trPr>
          <w:ins w:id="8480" w:author="Краснова Наталья EXP-307875" w:date="2024-12-27T10:33:00Z"/>
        </w:trPr>
        <w:tc>
          <w:tcPr>
            <w:tcW w:w="1100" w:type="pct"/>
          </w:tcPr>
          <w:p w14:paraId="3E274530" w14:textId="77777777" w:rsidR="00E04674" w:rsidRPr="007036CE" w:rsidRDefault="00E04674" w:rsidP="00E04674">
            <w:pPr>
              <w:pStyle w:val="GOSTTablenorm"/>
              <w:rPr>
                <w:ins w:id="8481" w:author="Краснова Наталья EXP-307875" w:date="2024-12-27T10:33:00Z"/>
              </w:rPr>
            </w:pPr>
            <w:ins w:id="8482" w:author="Краснова Наталья EXP-307875" w:date="2024-12-27T11:02:00Z">
              <w:r w:rsidRPr="007036CE">
                <w:lastRenderedPageBreak/>
                <w:t>Оборот по кредиту в рублях</w:t>
              </w:r>
            </w:ins>
          </w:p>
        </w:tc>
        <w:tc>
          <w:tcPr>
            <w:tcW w:w="750" w:type="pct"/>
          </w:tcPr>
          <w:p w14:paraId="03962067" w14:textId="77777777" w:rsidR="00E04674" w:rsidRPr="007036CE" w:rsidRDefault="00E04674" w:rsidP="00E04674">
            <w:pPr>
              <w:pStyle w:val="GOSTTablenorm"/>
              <w:rPr>
                <w:ins w:id="8483" w:author="Краснова Наталья EXP-307875" w:date="2024-12-27T10:33:00Z"/>
              </w:rPr>
            </w:pPr>
            <w:ins w:id="8484" w:author="Краснова Наталья EXP-307875" w:date="2025-01-16T08:49:00Z">
              <w:r w:rsidRPr="007036CE">
                <w:rPr>
                  <w:b/>
                  <w:bCs/>
                  <w:szCs w:val="22"/>
                </w:rPr>
                <w:t>PUiO_VLS</w:t>
              </w:r>
              <w:r w:rsidRPr="007036CE">
                <w:t>:TurnoverKT</w:t>
              </w:r>
            </w:ins>
          </w:p>
        </w:tc>
        <w:tc>
          <w:tcPr>
            <w:tcW w:w="500" w:type="pct"/>
          </w:tcPr>
          <w:p w14:paraId="3165BA5A" w14:textId="77777777" w:rsidR="00E04674" w:rsidRPr="007036CE" w:rsidRDefault="00E04674" w:rsidP="00E04674">
            <w:pPr>
              <w:pStyle w:val="GOSTTablenorm"/>
              <w:rPr>
                <w:ins w:id="8485" w:author="Краснова Наталья EXP-307875" w:date="2024-12-27T10:33:00Z"/>
              </w:rPr>
            </w:pPr>
            <w:ins w:id="8486" w:author="Краснова Наталья EXP-307875" w:date="2024-12-27T11:02:00Z">
              <w:r w:rsidRPr="007036CE">
                <w:t>Сумма</w:t>
              </w:r>
            </w:ins>
          </w:p>
        </w:tc>
        <w:tc>
          <w:tcPr>
            <w:tcW w:w="300" w:type="pct"/>
          </w:tcPr>
          <w:p w14:paraId="26AAEB9C" w14:textId="77777777" w:rsidR="00E04674" w:rsidRPr="007036CE" w:rsidRDefault="00E04674" w:rsidP="00E04674">
            <w:pPr>
              <w:pStyle w:val="GOSTTablenorm"/>
              <w:rPr>
                <w:ins w:id="8487" w:author="Краснова Наталья EXP-307875" w:date="2024-12-27T10:33:00Z"/>
              </w:rPr>
            </w:pPr>
            <w:ins w:id="8488" w:author="Краснова Наталья EXP-307875" w:date="2024-12-27T11:02:00Z">
              <w:r w:rsidRPr="007036CE">
                <w:rPr>
                  <w:szCs w:val="22"/>
                </w:rPr>
                <w:t>Да</w:t>
              </w:r>
            </w:ins>
          </w:p>
        </w:tc>
        <w:tc>
          <w:tcPr>
            <w:tcW w:w="315" w:type="pct"/>
          </w:tcPr>
          <w:p w14:paraId="061D7C25" w14:textId="77777777" w:rsidR="00E04674" w:rsidRPr="007036CE" w:rsidRDefault="00E04674" w:rsidP="00E04674">
            <w:pPr>
              <w:pStyle w:val="GOSTTablenorm"/>
              <w:rPr>
                <w:ins w:id="8489" w:author="Краснова Наталья EXP-307875" w:date="2024-12-27T10:33:00Z"/>
              </w:rPr>
            </w:pPr>
            <w:ins w:id="8490" w:author="Краснова Наталья EXP-307875" w:date="2024-12-27T11:02:00Z">
              <w:r w:rsidRPr="007036CE">
                <w:t>&lt;=20.2</w:t>
              </w:r>
            </w:ins>
          </w:p>
        </w:tc>
        <w:tc>
          <w:tcPr>
            <w:tcW w:w="2035" w:type="pct"/>
          </w:tcPr>
          <w:p w14:paraId="34303AF5" w14:textId="77777777" w:rsidR="00E04674" w:rsidRPr="007036CE" w:rsidRDefault="00E04674" w:rsidP="00E04674">
            <w:pPr>
              <w:pStyle w:val="GOSTTablenorm"/>
              <w:rPr>
                <w:ins w:id="8491" w:author="Краснова Наталья EXP-307875" w:date="2024-12-27T10:33:00Z"/>
              </w:rPr>
            </w:pPr>
            <w:ins w:id="8492" w:author="Краснова Наталья EXP-307875" w:date="2025-01-16T09:21:00Z">
              <w:r w:rsidRPr="007036CE">
                <w:t>Сумма оборота по кредиту в единицах валюты учета (в рублях), с точностью 2 знака после запятой</w:t>
              </w:r>
            </w:ins>
          </w:p>
        </w:tc>
      </w:tr>
      <w:tr w:rsidR="00E04674" w:rsidRPr="007036CE" w14:paraId="3CC2A35D" w14:textId="77777777" w:rsidTr="0031554D">
        <w:trPr>
          <w:ins w:id="8493" w:author="Краснова Наталья EXP-307875" w:date="2024-12-27T10:33:00Z"/>
        </w:trPr>
        <w:tc>
          <w:tcPr>
            <w:tcW w:w="1100" w:type="pct"/>
          </w:tcPr>
          <w:p w14:paraId="32CDC3AD" w14:textId="77777777" w:rsidR="00E04674" w:rsidRPr="007036CE" w:rsidRDefault="00E04674" w:rsidP="00E04674">
            <w:pPr>
              <w:pStyle w:val="GOSTTablenorm"/>
              <w:rPr>
                <w:ins w:id="8494" w:author="Краснова Наталья EXP-307875" w:date="2024-12-27T10:33:00Z"/>
              </w:rPr>
            </w:pPr>
            <w:ins w:id="8495" w:author="Краснова Наталья EXP-307875" w:date="2024-12-27T11:02:00Z">
              <w:r w:rsidRPr="007036CE">
                <w:t>Оборот по дебету в валюте</w:t>
              </w:r>
            </w:ins>
          </w:p>
        </w:tc>
        <w:tc>
          <w:tcPr>
            <w:tcW w:w="750" w:type="pct"/>
          </w:tcPr>
          <w:p w14:paraId="1AD88F01" w14:textId="77777777" w:rsidR="00E04674" w:rsidRPr="007036CE" w:rsidRDefault="00E04674" w:rsidP="00E04674">
            <w:pPr>
              <w:pStyle w:val="GOSTTablenorm"/>
              <w:rPr>
                <w:ins w:id="8496" w:author="Краснова Наталья EXP-307875" w:date="2024-12-27T10:33:00Z"/>
              </w:rPr>
            </w:pPr>
            <w:ins w:id="8497" w:author="Краснова Наталья EXP-307875" w:date="2025-01-16T08:49:00Z">
              <w:r w:rsidRPr="007036CE">
                <w:rPr>
                  <w:b/>
                  <w:bCs/>
                  <w:szCs w:val="22"/>
                </w:rPr>
                <w:t>PUiO_VLS</w:t>
              </w:r>
              <w:r w:rsidRPr="007036CE">
                <w:t>:TurnoverDTINV</w:t>
              </w:r>
            </w:ins>
          </w:p>
        </w:tc>
        <w:tc>
          <w:tcPr>
            <w:tcW w:w="500" w:type="pct"/>
          </w:tcPr>
          <w:p w14:paraId="00F2D3F6" w14:textId="77777777" w:rsidR="00E04674" w:rsidRPr="007036CE" w:rsidRDefault="00E04674" w:rsidP="00E04674">
            <w:pPr>
              <w:pStyle w:val="GOSTTablenorm"/>
              <w:rPr>
                <w:ins w:id="8498" w:author="Краснова Наталья EXP-307875" w:date="2024-12-27T10:33:00Z"/>
              </w:rPr>
            </w:pPr>
            <w:ins w:id="8499" w:author="Краснова Наталья EXP-307875" w:date="2024-12-27T11:02:00Z">
              <w:r w:rsidRPr="007036CE">
                <w:t>Сумма</w:t>
              </w:r>
            </w:ins>
          </w:p>
        </w:tc>
        <w:tc>
          <w:tcPr>
            <w:tcW w:w="300" w:type="pct"/>
          </w:tcPr>
          <w:p w14:paraId="7EBA397D" w14:textId="77777777" w:rsidR="00E04674" w:rsidRPr="007036CE" w:rsidRDefault="00E04674" w:rsidP="00E04674">
            <w:pPr>
              <w:pStyle w:val="GOSTTablenorm"/>
              <w:rPr>
                <w:ins w:id="8500" w:author="Краснова Наталья EXP-307875" w:date="2024-12-27T10:33:00Z"/>
              </w:rPr>
            </w:pPr>
            <w:ins w:id="8501" w:author="Краснова Наталья EXP-307875" w:date="2024-12-27T11:02:00Z">
              <w:r w:rsidRPr="007036CE">
                <w:rPr>
                  <w:szCs w:val="22"/>
                </w:rPr>
                <w:t>Да</w:t>
              </w:r>
            </w:ins>
          </w:p>
        </w:tc>
        <w:tc>
          <w:tcPr>
            <w:tcW w:w="315" w:type="pct"/>
          </w:tcPr>
          <w:p w14:paraId="493C684C" w14:textId="77777777" w:rsidR="00E04674" w:rsidRPr="007036CE" w:rsidRDefault="00E04674" w:rsidP="00E04674">
            <w:pPr>
              <w:pStyle w:val="GOSTTablenorm"/>
              <w:rPr>
                <w:ins w:id="8502" w:author="Краснова Наталья EXP-307875" w:date="2024-12-27T10:33:00Z"/>
              </w:rPr>
            </w:pPr>
            <w:ins w:id="8503" w:author="Краснова Наталья EXP-307875" w:date="2024-12-27T11:02:00Z">
              <w:r w:rsidRPr="007036CE">
                <w:t>&lt;=20.2</w:t>
              </w:r>
            </w:ins>
          </w:p>
        </w:tc>
        <w:tc>
          <w:tcPr>
            <w:tcW w:w="2035" w:type="pct"/>
          </w:tcPr>
          <w:p w14:paraId="2D7A029A" w14:textId="77777777" w:rsidR="00E04674" w:rsidRPr="007036CE" w:rsidRDefault="00E04674" w:rsidP="00E04674">
            <w:pPr>
              <w:pStyle w:val="GOSTTablenorm"/>
              <w:rPr>
                <w:ins w:id="8504" w:author="Краснова Наталья EXP-307875" w:date="2024-12-27T10:33:00Z"/>
              </w:rPr>
            </w:pPr>
            <w:ins w:id="8505" w:author="Краснова Наталья EXP-307875" w:date="2025-01-16T09:21:00Z">
              <w:r w:rsidRPr="007036CE">
                <w:t xml:space="preserve">Сумма оборота по дебету в единицах валюты, указанной в реквизите </w:t>
              </w:r>
            </w:ins>
            <w:ins w:id="8506" w:author="Краснова Наталья EXP-307875" w:date="2025-01-16T09:22:00Z">
              <w:r w:rsidRPr="007036CE">
                <w:rPr>
                  <w:b/>
                  <w:bCs/>
                  <w:szCs w:val="22"/>
                </w:rPr>
                <w:t>PUiO_VLS</w:t>
              </w:r>
              <w:r w:rsidRPr="007036CE">
                <w:t>:CURRENCY_CODE</w:t>
              </w:r>
            </w:ins>
            <w:ins w:id="8507" w:author="Краснова Наталья EXP-307875" w:date="2025-01-16T09:21:00Z">
              <w:r w:rsidRPr="007036CE">
                <w:t xml:space="preserve"> с точностью 2 знака после запятой</w:t>
              </w:r>
            </w:ins>
          </w:p>
        </w:tc>
      </w:tr>
      <w:tr w:rsidR="00E04674" w:rsidRPr="007036CE" w14:paraId="33DE6DB6" w14:textId="77777777" w:rsidTr="0031554D">
        <w:trPr>
          <w:ins w:id="8508" w:author="Краснова Наталья EXP-307875" w:date="2024-12-27T10:33:00Z"/>
        </w:trPr>
        <w:tc>
          <w:tcPr>
            <w:tcW w:w="1100" w:type="pct"/>
          </w:tcPr>
          <w:p w14:paraId="12020353" w14:textId="77777777" w:rsidR="00E04674" w:rsidRPr="007036CE" w:rsidRDefault="00E04674" w:rsidP="00E04674">
            <w:pPr>
              <w:pStyle w:val="GOSTTablenorm"/>
              <w:rPr>
                <w:ins w:id="8509" w:author="Краснова Наталья EXP-307875" w:date="2024-12-27T10:33:00Z"/>
              </w:rPr>
            </w:pPr>
            <w:ins w:id="8510" w:author="Краснова Наталья EXP-307875" w:date="2024-12-27T11:02:00Z">
              <w:r w:rsidRPr="007036CE">
                <w:t>Оборот по кредиту в валюте</w:t>
              </w:r>
            </w:ins>
          </w:p>
        </w:tc>
        <w:tc>
          <w:tcPr>
            <w:tcW w:w="750" w:type="pct"/>
          </w:tcPr>
          <w:p w14:paraId="72464723" w14:textId="77777777" w:rsidR="00E04674" w:rsidRPr="007036CE" w:rsidRDefault="00E04674" w:rsidP="00E04674">
            <w:pPr>
              <w:pStyle w:val="GOSTTablenorm"/>
              <w:rPr>
                <w:ins w:id="8511" w:author="Краснова Наталья EXP-307875" w:date="2024-12-27T10:33:00Z"/>
              </w:rPr>
            </w:pPr>
            <w:ins w:id="8512" w:author="Краснова Наталья EXP-307875" w:date="2025-01-16T08:49:00Z">
              <w:r w:rsidRPr="007036CE">
                <w:rPr>
                  <w:b/>
                  <w:bCs/>
                  <w:szCs w:val="22"/>
                </w:rPr>
                <w:t>PUiO_VLS</w:t>
              </w:r>
              <w:r w:rsidRPr="007036CE">
                <w:t>:TurnoverKTINV</w:t>
              </w:r>
            </w:ins>
          </w:p>
        </w:tc>
        <w:tc>
          <w:tcPr>
            <w:tcW w:w="500" w:type="pct"/>
          </w:tcPr>
          <w:p w14:paraId="0D240E91" w14:textId="77777777" w:rsidR="00E04674" w:rsidRPr="007036CE" w:rsidRDefault="00E04674" w:rsidP="00E04674">
            <w:pPr>
              <w:pStyle w:val="GOSTTablenorm"/>
              <w:rPr>
                <w:ins w:id="8513" w:author="Краснова Наталья EXP-307875" w:date="2024-12-27T10:33:00Z"/>
              </w:rPr>
            </w:pPr>
            <w:ins w:id="8514" w:author="Краснова Наталья EXP-307875" w:date="2024-12-27T11:02:00Z">
              <w:r w:rsidRPr="007036CE">
                <w:t>Сумма</w:t>
              </w:r>
            </w:ins>
          </w:p>
        </w:tc>
        <w:tc>
          <w:tcPr>
            <w:tcW w:w="300" w:type="pct"/>
          </w:tcPr>
          <w:p w14:paraId="3B4F861A" w14:textId="77777777" w:rsidR="00E04674" w:rsidRPr="007036CE" w:rsidRDefault="00E04674" w:rsidP="00E04674">
            <w:pPr>
              <w:pStyle w:val="GOSTTablenorm"/>
              <w:rPr>
                <w:ins w:id="8515" w:author="Краснова Наталья EXP-307875" w:date="2024-12-27T10:33:00Z"/>
              </w:rPr>
            </w:pPr>
            <w:ins w:id="8516" w:author="Краснова Наталья EXP-307875" w:date="2024-12-27T11:02:00Z">
              <w:r w:rsidRPr="007036CE">
                <w:rPr>
                  <w:szCs w:val="22"/>
                </w:rPr>
                <w:t>Да</w:t>
              </w:r>
            </w:ins>
          </w:p>
        </w:tc>
        <w:tc>
          <w:tcPr>
            <w:tcW w:w="315" w:type="pct"/>
          </w:tcPr>
          <w:p w14:paraId="74D85A79" w14:textId="77777777" w:rsidR="00E04674" w:rsidRPr="007036CE" w:rsidRDefault="00E04674" w:rsidP="00E04674">
            <w:pPr>
              <w:pStyle w:val="GOSTTablenorm"/>
              <w:rPr>
                <w:ins w:id="8517" w:author="Краснова Наталья EXP-307875" w:date="2024-12-27T10:33:00Z"/>
              </w:rPr>
            </w:pPr>
            <w:ins w:id="8518" w:author="Краснова Наталья EXP-307875" w:date="2024-12-27T11:02:00Z">
              <w:r w:rsidRPr="007036CE">
                <w:t>&lt;=20.2</w:t>
              </w:r>
            </w:ins>
          </w:p>
        </w:tc>
        <w:tc>
          <w:tcPr>
            <w:tcW w:w="2035" w:type="pct"/>
          </w:tcPr>
          <w:p w14:paraId="2B13DBA7" w14:textId="77777777" w:rsidR="00E04674" w:rsidRPr="007036CE" w:rsidRDefault="00E04674" w:rsidP="00E04674">
            <w:pPr>
              <w:pStyle w:val="GOSTTablenorm"/>
              <w:rPr>
                <w:ins w:id="8519" w:author="Краснова Наталья EXP-307875" w:date="2024-12-27T10:33:00Z"/>
              </w:rPr>
            </w:pPr>
            <w:ins w:id="8520" w:author="Краснова Наталья EXP-307875" w:date="2025-01-16T09:21:00Z">
              <w:r w:rsidRPr="007036CE">
                <w:t xml:space="preserve">Сумма оборота по кредиту в единицах валюты, указанной в реквизите </w:t>
              </w:r>
            </w:ins>
            <w:ins w:id="8521" w:author="Краснова Наталья EXP-307875" w:date="2025-01-16T09:22:00Z">
              <w:r w:rsidRPr="007036CE">
                <w:rPr>
                  <w:b/>
                  <w:bCs/>
                  <w:szCs w:val="22"/>
                </w:rPr>
                <w:t>PUiO_VLS</w:t>
              </w:r>
              <w:r w:rsidRPr="007036CE">
                <w:t>:CURRENCY_CODE</w:t>
              </w:r>
            </w:ins>
            <w:ins w:id="8522" w:author="Краснова Наталья EXP-307875" w:date="2025-01-16T09:21:00Z">
              <w:r w:rsidRPr="007036CE">
                <w:t xml:space="preserve"> с точностью 2 знака после запятой</w:t>
              </w:r>
            </w:ins>
          </w:p>
        </w:tc>
      </w:tr>
    </w:tbl>
    <w:p w14:paraId="7723A300" w14:textId="77777777" w:rsidR="000D2870" w:rsidRPr="007036CE" w:rsidRDefault="009F626E" w:rsidP="00DE0449">
      <w:pPr>
        <w:pStyle w:val="41"/>
        <w:rPr>
          <w:ins w:id="8523" w:author="Андрей SUP-1613562" w:date="2025-04-23T13:25:00Z"/>
        </w:rPr>
      </w:pPr>
      <w:bookmarkStart w:id="8524" w:name="_Toc189429859"/>
      <w:bookmarkEnd w:id="8524"/>
      <w:ins w:id="8525" w:author="Андрей SUP-1613562" w:date="2025-04-23T13:28:00Z">
        <w:r w:rsidRPr="007036CE">
          <w:t xml:space="preserve"> </w:t>
        </w:r>
      </w:ins>
      <w:bookmarkStart w:id="8526" w:name="_Ref196309511"/>
      <w:bookmarkStart w:id="8527" w:name="_Toc222927960"/>
      <w:ins w:id="8528" w:author="Андрей SUP-1613562" w:date="2025-04-23T13:25:00Z">
        <w:r w:rsidR="000D2870" w:rsidRPr="007036CE">
          <w:t xml:space="preserve">«Распоряжение о совершении казначейского платежа </w:t>
        </w:r>
      </w:ins>
      <w:ins w:id="8529" w:author="Андрей SUP-1613562" w:date="2025-04-23T13:26:00Z">
        <w:r w:rsidR="000D2870" w:rsidRPr="007036CE">
          <w:t>(</w:t>
        </w:r>
      </w:ins>
      <w:ins w:id="8530" w:author="Андрей SUP-1613562" w:date="2025-04-23T13:25:00Z">
        <w:r w:rsidR="000D2870" w:rsidRPr="007036CE">
          <w:t>перечисление)</w:t>
        </w:r>
      </w:ins>
      <w:ins w:id="8531" w:author="Андрей SUP-1613562" w:date="2025-04-23T13:28:00Z">
        <w:r w:rsidRPr="007036CE">
          <w:t>»</w:t>
        </w:r>
      </w:ins>
      <w:ins w:id="8532" w:author="Андрей SUP-1613562" w:date="2025-04-23T13:25:00Z">
        <w:r w:rsidR="000D2870" w:rsidRPr="007036CE">
          <w:t xml:space="preserve"> </w:t>
        </w:r>
      </w:ins>
      <w:ins w:id="8533" w:author="Андрей SUP-1613562" w:date="2025-04-23T13:28:00Z">
        <w:r w:rsidRPr="007036CE">
          <w:rPr>
            <w:lang w:val="en-US"/>
          </w:rPr>
          <w:t>MSC</w:t>
        </w:r>
        <w:r w:rsidRPr="007036CE">
          <w:t>_</w:t>
        </w:r>
        <w:r w:rsidRPr="007036CE">
          <w:rPr>
            <w:lang w:val="en-US"/>
          </w:rPr>
          <w:t>RSKP</w:t>
        </w:r>
        <w:r w:rsidRPr="007036CE">
          <w:t>_</w:t>
        </w:r>
        <w:r w:rsidRPr="007036CE">
          <w:rPr>
            <w:lang w:val="en-US"/>
          </w:rPr>
          <w:t>Perech</w:t>
        </w:r>
      </w:ins>
      <w:bookmarkEnd w:id="8526"/>
      <w:bookmarkEnd w:id="8527"/>
    </w:p>
    <w:p w14:paraId="2D312692" w14:textId="77777777" w:rsidR="000D2870" w:rsidRPr="007036CE" w:rsidRDefault="000D2870" w:rsidP="00DE0449">
      <w:pPr>
        <w:pStyle w:val="51"/>
        <w:rPr>
          <w:ins w:id="8534" w:author="Андрей SUP-1613562" w:date="2025-04-23T13:25:00Z"/>
        </w:rPr>
      </w:pPr>
      <w:bookmarkStart w:id="8535" w:name="_Toc222927961"/>
      <w:ins w:id="8536" w:author="Андрей SUP-1613562" w:date="2025-04-23T13:25:00Z">
        <w:r w:rsidRPr="007036CE">
          <w:t xml:space="preserve">Перечень параметров тела запроса (Document) по документу </w:t>
        </w:r>
      </w:ins>
      <w:ins w:id="8537" w:author="Андрей SUP-1613562" w:date="2025-04-23T13:28:00Z">
        <w:r w:rsidR="009F626E" w:rsidRPr="007036CE">
          <w:t xml:space="preserve">«Распоряжение о совершении казначейского платежа (перечисление)» </w:t>
        </w:r>
      </w:ins>
      <w:ins w:id="8538" w:author="Андрей SUP-1613562" w:date="2025-04-23T13:29:00Z">
        <w:r w:rsidR="009F626E" w:rsidRPr="007036CE">
          <w:rPr>
            <w:lang w:val="en-US"/>
          </w:rPr>
          <w:t>MSC</w:t>
        </w:r>
        <w:r w:rsidR="009F626E" w:rsidRPr="007036CE">
          <w:t>_</w:t>
        </w:r>
        <w:r w:rsidR="009F626E" w:rsidRPr="007036CE">
          <w:rPr>
            <w:lang w:val="en-US"/>
          </w:rPr>
          <w:t>RSKP</w:t>
        </w:r>
        <w:r w:rsidR="009F626E" w:rsidRPr="007036CE">
          <w:t>_</w:t>
        </w:r>
        <w:r w:rsidR="009F626E" w:rsidRPr="007036CE">
          <w:rPr>
            <w:lang w:val="en-US"/>
          </w:rPr>
          <w:t>Perech</w:t>
        </w:r>
      </w:ins>
      <w:bookmarkEnd w:id="8535"/>
    </w:p>
    <w:p w14:paraId="51A17459" w14:textId="3CD7DF63" w:rsidR="000D2870" w:rsidRPr="007036CE" w:rsidRDefault="00130046" w:rsidP="000D2870">
      <w:pPr>
        <w:pStyle w:val="GOSTNameTable"/>
        <w:rPr>
          <w:ins w:id="8539" w:author="Андрей SUP-1613562" w:date="2025-04-23T13:31:00Z"/>
        </w:rPr>
      </w:pPr>
      <w:r>
        <w:rPr>
          <w:noProof/>
        </w:rPr>
        <w:fldChar w:fldCharType="begin"/>
      </w:r>
      <w:r>
        <w:rPr>
          <w:noProof/>
        </w:rPr>
        <w:instrText xml:space="preserve"> SEQ Таблица \* ARABIC </w:instrText>
      </w:r>
      <w:r>
        <w:rPr>
          <w:noProof/>
        </w:rPr>
        <w:fldChar w:fldCharType="separate"/>
      </w:r>
      <w:bookmarkStart w:id="8540" w:name="_Toc222928018"/>
      <w:r w:rsidR="00BD74E1">
        <w:rPr>
          <w:noProof/>
        </w:rPr>
        <w:t>45</w:t>
      </w:r>
      <w:r>
        <w:rPr>
          <w:noProof/>
        </w:rPr>
        <w:fldChar w:fldCharType="end"/>
      </w:r>
      <w:ins w:id="8541" w:author="Андрей SUP-1613562" w:date="2025-04-23T13:25:00Z">
        <w:r w:rsidR="000D2870" w:rsidRPr="007036CE">
          <w:t xml:space="preserve"> </w:t>
        </w:r>
      </w:ins>
      <w:r w:rsidR="00CC2920" w:rsidRPr="007036CE">
        <w:t>–</w:t>
      </w:r>
      <w:ins w:id="8542" w:author="Андрей SUP-1613562" w:date="2025-04-23T13:25:00Z">
        <w:r w:rsidR="000D2870" w:rsidRPr="007036CE">
          <w:t xml:space="preserve"> Параметры тела (Document) запроса на подбор / сторнирование / переформирование записей учета по документу </w:t>
        </w:r>
      </w:ins>
      <w:ins w:id="8543" w:author="Андрей SUP-1613562" w:date="2025-04-23T13:29:00Z">
        <w:r w:rsidR="009F626E" w:rsidRPr="007036CE">
          <w:t xml:space="preserve">«Распоряжение о совершении казначейского платежа (перечисление)» </w:t>
        </w:r>
        <w:r w:rsidR="009F626E" w:rsidRPr="007036CE">
          <w:rPr>
            <w:lang w:val="en-US"/>
          </w:rPr>
          <w:t>MSC</w:t>
        </w:r>
        <w:r w:rsidR="009F626E" w:rsidRPr="007036CE">
          <w:t>_</w:t>
        </w:r>
        <w:r w:rsidR="009F626E" w:rsidRPr="007036CE">
          <w:rPr>
            <w:lang w:val="en-US"/>
          </w:rPr>
          <w:t>RSKP</w:t>
        </w:r>
        <w:r w:rsidR="009F626E" w:rsidRPr="007036CE">
          <w:t>_</w:t>
        </w:r>
        <w:r w:rsidR="009F626E" w:rsidRPr="007036CE">
          <w:rPr>
            <w:lang w:val="en-US"/>
          </w:rPr>
          <w:t>Perech</w:t>
        </w:r>
      </w:ins>
      <w:bookmarkEnd w:id="8540"/>
    </w:p>
    <w:tbl>
      <w:tblPr>
        <w:tblStyle w:val="GOSTTable"/>
        <w:tblW w:w="5001" w:type="pct"/>
        <w:tblLayout w:type="fixed"/>
        <w:tblLook w:val="00A0" w:firstRow="1" w:lastRow="0" w:firstColumn="1" w:lastColumn="0" w:noHBand="0" w:noVBand="0"/>
      </w:tblPr>
      <w:tblGrid>
        <w:gridCol w:w="3429"/>
        <w:gridCol w:w="2409"/>
        <w:gridCol w:w="1561"/>
        <w:gridCol w:w="851"/>
        <w:gridCol w:w="993"/>
        <w:gridCol w:w="6520"/>
      </w:tblGrid>
      <w:tr w:rsidR="00B4173A" w:rsidRPr="007036CE" w14:paraId="3C0EBFCC" w14:textId="77777777" w:rsidTr="005646EA">
        <w:trPr>
          <w:cnfStyle w:val="100000000000" w:firstRow="1" w:lastRow="0" w:firstColumn="0" w:lastColumn="0" w:oddVBand="0" w:evenVBand="0" w:oddHBand="0" w:evenHBand="0" w:firstRowFirstColumn="0" w:firstRowLastColumn="0" w:lastRowFirstColumn="0" w:lastRowLastColumn="0"/>
          <w:ins w:id="8544" w:author="Андрей SUP-1613562" w:date="2025-04-23T13:31:00Z"/>
        </w:trPr>
        <w:tc>
          <w:tcPr>
            <w:tcW w:w="1088" w:type="pct"/>
          </w:tcPr>
          <w:p w14:paraId="2D38CC7E" w14:textId="0C706122" w:rsidR="00B4173A" w:rsidRPr="007036CE" w:rsidRDefault="00B4173A" w:rsidP="00B335B8">
            <w:pPr>
              <w:pStyle w:val="GOSTTableHead"/>
              <w:rPr>
                <w:ins w:id="8545" w:author="Андрей SUP-1613562" w:date="2025-04-23T13:31:00Z"/>
              </w:rPr>
            </w:pPr>
            <w:ins w:id="8546" w:author="Андрей SUP-1613562" w:date="2025-04-23T13:31:00Z">
              <w:r w:rsidRPr="007036CE">
                <w:t>Наименование параметра</w:t>
              </w:r>
            </w:ins>
          </w:p>
        </w:tc>
        <w:tc>
          <w:tcPr>
            <w:tcW w:w="764" w:type="pct"/>
          </w:tcPr>
          <w:p w14:paraId="4FC11249" w14:textId="4E4B0169" w:rsidR="00B4173A" w:rsidRPr="007036CE" w:rsidRDefault="00B4173A" w:rsidP="00B335B8">
            <w:pPr>
              <w:pStyle w:val="GOSTTableHead"/>
              <w:rPr>
                <w:ins w:id="8547" w:author="Андрей SUP-1613562" w:date="2025-04-23T13:31:00Z"/>
              </w:rPr>
            </w:pPr>
            <w:ins w:id="8548" w:author="Андрей SUP-1613562" w:date="2025-04-23T13:31:00Z">
              <w:r w:rsidRPr="007036CE">
                <w:t>Название тэга</w:t>
              </w:r>
            </w:ins>
          </w:p>
        </w:tc>
        <w:tc>
          <w:tcPr>
            <w:tcW w:w="495" w:type="pct"/>
          </w:tcPr>
          <w:p w14:paraId="3CE74D04" w14:textId="77777777" w:rsidR="00B4173A" w:rsidRPr="007036CE" w:rsidRDefault="00B4173A" w:rsidP="00462CB1">
            <w:pPr>
              <w:pStyle w:val="GOSTTableHead"/>
              <w:rPr>
                <w:ins w:id="8549" w:author="Андрей SUP-1613562" w:date="2025-04-23T13:31:00Z"/>
              </w:rPr>
            </w:pPr>
            <w:ins w:id="8550" w:author="Андрей SUP-1613562" w:date="2025-04-23T13:31:00Z">
              <w:r w:rsidRPr="007036CE">
                <w:t>Тип данных</w:t>
              </w:r>
            </w:ins>
          </w:p>
        </w:tc>
        <w:tc>
          <w:tcPr>
            <w:tcW w:w="270" w:type="pct"/>
          </w:tcPr>
          <w:p w14:paraId="10826BC5" w14:textId="77777777" w:rsidR="00B4173A" w:rsidRPr="007036CE" w:rsidRDefault="00B4173A" w:rsidP="00462CB1">
            <w:pPr>
              <w:pStyle w:val="GOSTTableHead"/>
              <w:rPr>
                <w:ins w:id="8551" w:author="Андрей SUP-1613562" w:date="2025-04-23T13:31:00Z"/>
              </w:rPr>
            </w:pPr>
            <w:ins w:id="8552" w:author="Андрей SUP-1613562" w:date="2025-04-23T13:31:00Z">
              <w:r w:rsidRPr="007036CE">
                <w:t>Обяза-тель-ность</w:t>
              </w:r>
            </w:ins>
          </w:p>
        </w:tc>
        <w:tc>
          <w:tcPr>
            <w:tcW w:w="315" w:type="pct"/>
          </w:tcPr>
          <w:p w14:paraId="766D2BD2" w14:textId="77777777" w:rsidR="00B4173A" w:rsidRPr="007036CE" w:rsidRDefault="00B4173A" w:rsidP="00462CB1">
            <w:pPr>
              <w:pStyle w:val="GOSTTableHead"/>
              <w:rPr>
                <w:ins w:id="8553" w:author="Андрей SUP-1613562" w:date="2025-04-23T13:31:00Z"/>
              </w:rPr>
            </w:pPr>
            <w:ins w:id="8554" w:author="Андрей SUP-1613562" w:date="2025-04-23T13:31:00Z">
              <w:r w:rsidRPr="007036CE">
                <w:t>Размерн-ость</w:t>
              </w:r>
            </w:ins>
          </w:p>
        </w:tc>
        <w:tc>
          <w:tcPr>
            <w:tcW w:w="2068" w:type="pct"/>
          </w:tcPr>
          <w:p w14:paraId="55370D86" w14:textId="77777777" w:rsidR="00B4173A" w:rsidRPr="007036CE" w:rsidRDefault="00B4173A" w:rsidP="00462CB1">
            <w:pPr>
              <w:pStyle w:val="GOSTTableHead"/>
              <w:rPr>
                <w:ins w:id="8555" w:author="Андрей SUP-1613562" w:date="2025-04-23T13:31:00Z"/>
              </w:rPr>
            </w:pPr>
            <w:ins w:id="8556" w:author="Андрей SUP-1613562" w:date="2025-04-23T13:31:00Z">
              <w:r w:rsidRPr="007036CE">
                <w:t>Описание</w:t>
              </w:r>
            </w:ins>
          </w:p>
        </w:tc>
      </w:tr>
      <w:tr w:rsidR="00B4173A" w:rsidRPr="007036CE" w14:paraId="4A733B71" w14:textId="77777777" w:rsidTr="005646EA">
        <w:trPr>
          <w:cnfStyle w:val="000000100000" w:firstRow="0" w:lastRow="0" w:firstColumn="0" w:lastColumn="0" w:oddVBand="0" w:evenVBand="0" w:oddHBand="1" w:evenHBand="0" w:firstRowFirstColumn="0" w:firstRowLastColumn="0" w:lastRowFirstColumn="0" w:lastRowLastColumn="0"/>
          <w:ins w:id="8557" w:author="Андрей SUP-1613562" w:date="2025-04-23T13:31:00Z"/>
        </w:trPr>
        <w:tc>
          <w:tcPr>
            <w:tcW w:w="1088" w:type="pct"/>
          </w:tcPr>
          <w:p w14:paraId="1CE0C117" w14:textId="77777777" w:rsidR="00B4173A" w:rsidRPr="007036CE" w:rsidRDefault="00B4173A" w:rsidP="00462CB1">
            <w:pPr>
              <w:pStyle w:val="GOSTTablenorm"/>
              <w:rPr>
                <w:ins w:id="8558" w:author="Андрей SUP-1613562" w:date="2025-04-23T13:31:00Z"/>
              </w:rPr>
            </w:pPr>
            <w:ins w:id="8559" w:author="Андрей SUP-1613562" w:date="2025-04-23T13:31:00Z">
              <w:r w:rsidRPr="007036CE">
                <w:t>Номер документа</w:t>
              </w:r>
            </w:ins>
          </w:p>
        </w:tc>
        <w:tc>
          <w:tcPr>
            <w:tcW w:w="764" w:type="pct"/>
          </w:tcPr>
          <w:p w14:paraId="755C49DF" w14:textId="77777777" w:rsidR="00B4173A" w:rsidRPr="007036CE" w:rsidRDefault="00B66992" w:rsidP="00462CB1">
            <w:pPr>
              <w:pStyle w:val="GOSTTablenorm"/>
              <w:rPr>
                <w:ins w:id="8560" w:author="Андрей SUP-1613562" w:date="2025-04-23T13:31:00Z"/>
              </w:rPr>
            </w:pPr>
            <w:ins w:id="8561" w:author="Кирилл Воробьёв" w:date="2025-05-28T19:27:00Z">
              <w:r w:rsidRPr="007036CE">
                <w:t>INF_DocNumber</w:t>
              </w:r>
            </w:ins>
          </w:p>
        </w:tc>
        <w:tc>
          <w:tcPr>
            <w:tcW w:w="495" w:type="pct"/>
          </w:tcPr>
          <w:p w14:paraId="708AEAE4" w14:textId="77777777" w:rsidR="00B4173A" w:rsidRPr="007036CE" w:rsidRDefault="00B4173A" w:rsidP="00462CB1">
            <w:pPr>
              <w:pStyle w:val="GOSTTablenorm"/>
              <w:rPr>
                <w:ins w:id="8562" w:author="Андрей SUP-1613562" w:date="2025-04-23T13:31:00Z"/>
              </w:rPr>
            </w:pPr>
            <w:ins w:id="8563" w:author="Андрей SUP-1613562" w:date="2025-04-23T13:31:00Z">
              <w:r w:rsidRPr="007036CE">
                <w:t>Строка</w:t>
              </w:r>
            </w:ins>
          </w:p>
        </w:tc>
        <w:tc>
          <w:tcPr>
            <w:tcW w:w="270" w:type="pct"/>
          </w:tcPr>
          <w:p w14:paraId="1C6228D6" w14:textId="77777777" w:rsidR="00B4173A" w:rsidRPr="007036CE" w:rsidRDefault="00B4173A" w:rsidP="00462CB1">
            <w:pPr>
              <w:pStyle w:val="GOSTTablenorm"/>
              <w:rPr>
                <w:ins w:id="8564" w:author="Андрей SUP-1613562" w:date="2025-04-23T13:31:00Z"/>
              </w:rPr>
            </w:pPr>
            <w:ins w:id="8565" w:author="Андрей SUP-1613562" w:date="2025-04-23T13:31:00Z">
              <w:r w:rsidRPr="007036CE">
                <w:t>Да</w:t>
              </w:r>
            </w:ins>
          </w:p>
        </w:tc>
        <w:tc>
          <w:tcPr>
            <w:tcW w:w="315" w:type="pct"/>
          </w:tcPr>
          <w:p w14:paraId="7CC564E4" w14:textId="77777777" w:rsidR="00B4173A" w:rsidRPr="007036CE" w:rsidRDefault="00B4173A" w:rsidP="00462CB1">
            <w:pPr>
              <w:pStyle w:val="GOSTTablenorm"/>
              <w:rPr>
                <w:ins w:id="8566" w:author="Андрей SUP-1613562" w:date="2025-04-23T13:31:00Z"/>
              </w:rPr>
            </w:pPr>
            <w:ins w:id="8567" w:author="Андрей SUP-1613562" w:date="2025-04-23T13:31:00Z">
              <w:r w:rsidRPr="007036CE">
                <w:t>&lt;=15</w:t>
              </w:r>
            </w:ins>
          </w:p>
        </w:tc>
        <w:tc>
          <w:tcPr>
            <w:tcW w:w="2068" w:type="pct"/>
          </w:tcPr>
          <w:p w14:paraId="3BBC8626" w14:textId="77777777" w:rsidR="00B4173A" w:rsidRPr="007036CE" w:rsidRDefault="00B4173A" w:rsidP="00462CB1">
            <w:pPr>
              <w:pStyle w:val="GOSTTablenorm"/>
              <w:rPr>
                <w:ins w:id="8568" w:author="Андрей SUP-1613562" w:date="2025-04-23T13:31:00Z"/>
              </w:rPr>
            </w:pPr>
            <w:ins w:id="8569" w:author="Андрей SUP-1613562" w:date="2025-04-23T13:31:00Z">
              <w:r w:rsidRPr="007036CE">
                <w:t>Указывается номер документа</w:t>
              </w:r>
            </w:ins>
          </w:p>
        </w:tc>
      </w:tr>
      <w:tr w:rsidR="00B4173A" w:rsidRPr="007036CE" w14:paraId="4D260918" w14:textId="77777777" w:rsidTr="005646EA">
        <w:trPr>
          <w:cnfStyle w:val="000000010000" w:firstRow="0" w:lastRow="0" w:firstColumn="0" w:lastColumn="0" w:oddVBand="0" w:evenVBand="0" w:oddHBand="0" w:evenHBand="1" w:firstRowFirstColumn="0" w:firstRowLastColumn="0" w:lastRowFirstColumn="0" w:lastRowLastColumn="0"/>
          <w:ins w:id="8570" w:author="Андрей SUP-1613562" w:date="2025-04-23T13:31:00Z"/>
        </w:trPr>
        <w:tc>
          <w:tcPr>
            <w:tcW w:w="1088" w:type="pct"/>
          </w:tcPr>
          <w:p w14:paraId="41BC3D82" w14:textId="77777777" w:rsidR="00B4173A" w:rsidRPr="007036CE" w:rsidRDefault="00B4173A" w:rsidP="00462CB1">
            <w:pPr>
              <w:pStyle w:val="GOSTTablenorm"/>
              <w:rPr>
                <w:ins w:id="8571" w:author="Андрей SUP-1613562" w:date="2025-04-23T13:31:00Z"/>
              </w:rPr>
            </w:pPr>
            <w:ins w:id="8572" w:author="Андрей SUP-1613562" w:date="2025-04-23T13:31:00Z">
              <w:r w:rsidRPr="007036CE">
                <w:t>Дата документа</w:t>
              </w:r>
            </w:ins>
          </w:p>
        </w:tc>
        <w:tc>
          <w:tcPr>
            <w:tcW w:w="764" w:type="pct"/>
          </w:tcPr>
          <w:p w14:paraId="6D908DCC" w14:textId="77777777" w:rsidR="00B4173A" w:rsidRPr="007036CE" w:rsidRDefault="00B66992" w:rsidP="00462CB1">
            <w:pPr>
              <w:pStyle w:val="GOSTTablenorm"/>
              <w:rPr>
                <w:ins w:id="8573" w:author="Андрей SUP-1613562" w:date="2025-04-23T13:31:00Z"/>
              </w:rPr>
            </w:pPr>
            <w:ins w:id="8574" w:author="Кирилл Воробьёв" w:date="2025-05-28T19:27:00Z">
              <w:r w:rsidRPr="007036CE">
                <w:t>INF_DocDate</w:t>
              </w:r>
            </w:ins>
          </w:p>
        </w:tc>
        <w:tc>
          <w:tcPr>
            <w:tcW w:w="495" w:type="pct"/>
          </w:tcPr>
          <w:p w14:paraId="5D9CC8B0" w14:textId="77777777" w:rsidR="00B4173A" w:rsidRPr="007036CE" w:rsidRDefault="00B4173A" w:rsidP="00462CB1">
            <w:pPr>
              <w:pStyle w:val="GOSTTablenorm"/>
              <w:rPr>
                <w:ins w:id="8575" w:author="Андрей SUP-1613562" w:date="2025-04-23T13:31:00Z"/>
              </w:rPr>
            </w:pPr>
            <w:ins w:id="8576" w:author="Андрей SUP-1613562" w:date="2025-04-23T13:31:00Z">
              <w:r w:rsidRPr="007036CE">
                <w:t>Дата</w:t>
              </w:r>
            </w:ins>
          </w:p>
        </w:tc>
        <w:tc>
          <w:tcPr>
            <w:tcW w:w="270" w:type="pct"/>
          </w:tcPr>
          <w:p w14:paraId="62CBF242" w14:textId="77777777" w:rsidR="00B4173A" w:rsidRPr="007036CE" w:rsidRDefault="00B4173A" w:rsidP="00462CB1">
            <w:pPr>
              <w:pStyle w:val="GOSTTablenorm"/>
              <w:rPr>
                <w:ins w:id="8577" w:author="Андрей SUP-1613562" w:date="2025-04-23T13:31:00Z"/>
              </w:rPr>
            </w:pPr>
            <w:ins w:id="8578" w:author="Андрей SUP-1613562" w:date="2025-04-23T13:31:00Z">
              <w:r w:rsidRPr="007036CE">
                <w:t>Да</w:t>
              </w:r>
            </w:ins>
          </w:p>
        </w:tc>
        <w:tc>
          <w:tcPr>
            <w:tcW w:w="315" w:type="pct"/>
          </w:tcPr>
          <w:p w14:paraId="4519C483" w14:textId="722B6A3F" w:rsidR="00B4173A" w:rsidRPr="007036CE" w:rsidRDefault="00B4173A" w:rsidP="00462CB1">
            <w:pPr>
              <w:pStyle w:val="GOSTTablenorm"/>
              <w:rPr>
                <w:ins w:id="8579" w:author="Андрей SUP-1613562" w:date="2025-04-23T13:31:00Z"/>
              </w:rPr>
            </w:pPr>
          </w:p>
        </w:tc>
        <w:tc>
          <w:tcPr>
            <w:tcW w:w="2068" w:type="pct"/>
          </w:tcPr>
          <w:p w14:paraId="0894BD12" w14:textId="77777777" w:rsidR="00B4173A" w:rsidRPr="007036CE" w:rsidRDefault="00B4173A" w:rsidP="00462CB1">
            <w:pPr>
              <w:pStyle w:val="GOSTTablenorm"/>
              <w:rPr>
                <w:ins w:id="8580" w:author="Андрей SUP-1613562" w:date="2025-04-23T13:31:00Z"/>
              </w:rPr>
            </w:pPr>
            <w:ins w:id="8581" w:author="Андрей SUP-1613562" w:date="2025-04-23T13:31:00Z">
              <w:r w:rsidRPr="007036CE">
                <w:t>Указывается дата документа в формате YYYY-MM-DD</w:t>
              </w:r>
            </w:ins>
          </w:p>
        </w:tc>
      </w:tr>
      <w:tr w:rsidR="00B4173A" w:rsidRPr="007036CE" w14:paraId="3F5EABE9" w14:textId="77777777" w:rsidTr="005646EA">
        <w:trPr>
          <w:cnfStyle w:val="000000100000" w:firstRow="0" w:lastRow="0" w:firstColumn="0" w:lastColumn="0" w:oddVBand="0" w:evenVBand="0" w:oddHBand="1" w:evenHBand="0" w:firstRowFirstColumn="0" w:firstRowLastColumn="0" w:lastRowFirstColumn="0" w:lastRowLastColumn="0"/>
          <w:ins w:id="8582" w:author="Андрей SUP-1613562" w:date="2025-04-23T13:31:00Z"/>
        </w:trPr>
        <w:tc>
          <w:tcPr>
            <w:tcW w:w="1088" w:type="pct"/>
          </w:tcPr>
          <w:p w14:paraId="4737C857" w14:textId="77777777" w:rsidR="00B4173A" w:rsidRPr="007036CE" w:rsidRDefault="00B4173A" w:rsidP="00462CB1">
            <w:pPr>
              <w:pStyle w:val="GOSTTablenorm"/>
              <w:rPr>
                <w:ins w:id="8583" w:author="Андрей SUP-1613562" w:date="2025-04-23T13:31:00Z"/>
              </w:rPr>
            </w:pPr>
            <w:ins w:id="8584" w:author="Андрей SUP-1613562" w:date="2025-04-23T13:31:00Z">
              <w:r w:rsidRPr="007036CE">
                <w:rPr>
                  <w:szCs w:val="22"/>
                </w:rPr>
                <w:t>Вид документа</w:t>
              </w:r>
            </w:ins>
          </w:p>
        </w:tc>
        <w:tc>
          <w:tcPr>
            <w:tcW w:w="764" w:type="pct"/>
          </w:tcPr>
          <w:p w14:paraId="420D9DA7" w14:textId="77777777" w:rsidR="00B4173A" w:rsidRPr="007036CE" w:rsidRDefault="00B66992" w:rsidP="00462CB1">
            <w:pPr>
              <w:pStyle w:val="GOSTTablenorm"/>
              <w:rPr>
                <w:ins w:id="8585" w:author="Андрей SUP-1613562" w:date="2025-04-23T13:31:00Z"/>
              </w:rPr>
            </w:pPr>
            <w:ins w:id="8586" w:author="Кирилл Воробьёв" w:date="2025-05-28T19:29:00Z">
              <w:r w:rsidRPr="007036CE">
                <w:t>SystemInformation_TF_DocType</w:t>
              </w:r>
            </w:ins>
          </w:p>
        </w:tc>
        <w:tc>
          <w:tcPr>
            <w:tcW w:w="495" w:type="pct"/>
          </w:tcPr>
          <w:p w14:paraId="1F65E6A9" w14:textId="77777777" w:rsidR="00B4173A" w:rsidRPr="007036CE" w:rsidRDefault="00B4173A" w:rsidP="00462CB1">
            <w:pPr>
              <w:pStyle w:val="GOSTTablenorm"/>
              <w:rPr>
                <w:ins w:id="8587" w:author="Андрей SUP-1613562" w:date="2025-04-23T13:31:00Z"/>
              </w:rPr>
            </w:pPr>
            <w:ins w:id="8588" w:author="Андрей SUP-1613562" w:date="2025-04-23T13:31:00Z">
              <w:r w:rsidRPr="007036CE">
                <w:t>Строка</w:t>
              </w:r>
            </w:ins>
          </w:p>
        </w:tc>
        <w:tc>
          <w:tcPr>
            <w:tcW w:w="270" w:type="pct"/>
          </w:tcPr>
          <w:p w14:paraId="234EB6D1" w14:textId="77777777" w:rsidR="00B4173A" w:rsidRPr="007036CE" w:rsidRDefault="00B4173A" w:rsidP="00462CB1">
            <w:pPr>
              <w:pStyle w:val="GOSTTablenorm"/>
              <w:rPr>
                <w:ins w:id="8589" w:author="Андрей SUP-1613562" w:date="2025-04-23T13:31:00Z"/>
              </w:rPr>
            </w:pPr>
            <w:ins w:id="8590" w:author="Андрей SUP-1613562" w:date="2025-04-23T13:31:00Z">
              <w:r w:rsidRPr="007036CE">
                <w:rPr>
                  <w:szCs w:val="22"/>
                </w:rPr>
                <w:t>Да</w:t>
              </w:r>
            </w:ins>
          </w:p>
        </w:tc>
        <w:tc>
          <w:tcPr>
            <w:tcW w:w="315" w:type="pct"/>
          </w:tcPr>
          <w:p w14:paraId="1DC8261A" w14:textId="77777777" w:rsidR="00B4173A" w:rsidRPr="007036CE" w:rsidRDefault="00B4173A" w:rsidP="00462CB1">
            <w:pPr>
              <w:pStyle w:val="GOSTTablenorm"/>
              <w:rPr>
                <w:ins w:id="8591" w:author="Андрей SUP-1613562" w:date="2025-04-23T13:31:00Z"/>
              </w:rPr>
            </w:pPr>
            <w:ins w:id="8592" w:author="Андрей SUP-1613562" w:date="2025-04-23T13:31:00Z">
              <w:r w:rsidRPr="007036CE">
                <w:t>=3</w:t>
              </w:r>
            </w:ins>
          </w:p>
        </w:tc>
        <w:tc>
          <w:tcPr>
            <w:tcW w:w="2068" w:type="pct"/>
          </w:tcPr>
          <w:p w14:paraId="226A7370" w14:textId="77777777" w:rsidR="00B4173A" w:rsidRPr="007036CE" w:rsidRDefault="00B4173A" w:rsidP="00462CB1">
            <w:pPr>
              <w:pStyle w:val="GOSTTablenorm"/>
              <w:rPr>
                <w:ins w:id="8593" w:author="Андрей SUP-1613562" w:date="2025-04-23T13:31:00Z"/>
                <w:szCs w:val="22"/>
              </w:rPr>
            </w:pPr>
            <w:ins w:id="8594" w:author="Андрей SUP-1613562" w:date="2025-04-23T13:31:00Z">
              <w:r w:rsidRPr="007036CE">
                <w:rPr>
                  <w:szCs w:val="22"/>
                </w:rPr>
                <w:t>Указывается код вида документа.</w:t>
              </w:r>
            </w:ins>
          </w:p>
          <w:p w14:paraId="68DB47CE" w14:textId="77777777" w:rsidR="00B4173A" w:rsidRPr="007036CE" w:rsidRDefault="00B4173A" w:rsidP="00462CB1">
            <w:pPr>
              <w:pStyle w:val="GOSTTablenorm"/>
              <w:rPr>
                <w:ins w:id="8595" w:author="Андрей SUP-1613562" w:date="2025-04-23T13:31:00Z"/>
              </w:rPr>
            </w:pPr>
            <w:ins w:id="8596" w:author="Андрей SUP-1613562" w:date="2025-04-23T13:31:00Z">
              <w:r w:rsidRPr="007036CE">
                <w:rPr>
                  <w:szCs w:val="22"/>
                </w:rPr>
                <w:t xml:space="preserve">Заполняется значением </w:t>
              </w:r>
              <w:r w:rsidRPr="007036CE">
                <w:t>«РСП»</w:t>
              </w:r>
            </w:ins>
          </w:p>
        </w:tc>
      </w:tr>
      <w:tr w:rsidR="00B4173A" w:rsidRPr="007036CE" w14:paraId="36B5194E" w14:textId="77777777" w:rsidTr="005646EA">
        <w:trPr>
          <w:cnfStyle w:val="000000010000" w:firstRow="0" w:lastRow="0" w:firstColumn="0" w:lastColumn="0" w:oddVBand="0" w:evenVBand="0" w:oddHBand="0" w:evenHBand="1" w:firstRowFirstColumn="0" w:firstRowLastColumn="0" w:lastRowFirstColumn="0" w:lastRowLastColumn="0"/>
          <w:ins w:id="8597" w:author="Андрей SUP-1613562" w:date="2025-04-23T13:31:00Z"/>
        </w:trPr>
        <w:tc>
          <w:tcPr>
            <w:tcW w:w="1088" w:type="pct"/>
          </w:tcPr>
          <w:p w14:paraId="2DF5F013" w14:textId="77777777" w:rsidR="00B4173A" w:rsidRPr="007036CE" w:rsidRDefault="00B4173A" w:rsidP="00462CB1">
            <w:pPr>
              <w:pStyle w:val="GOSTTablenorm"/>
              <w:rPr>
                <w:ins w:id="8598" w:author="Андрей SUP-1613562" w:date="2025-04-23T13:31:00Z"/>
              </w:rPr>
            </w:pPr>
            <w:ins w:id="8599" w:author="Андрей SUP-1613562" w:date="2025-04-23T13:31:00Z">
              <w:r w:rsidRPr="007036CE">
                <w:t>Код валюты по ОКВ</w:t>
              </w:r>
            </w:ins>
          </w:p>
        </w:tc>
        <w:tc>
          <w:tcPr>
            <w:tcW w:w="764" w:type="pct"/>
          </w:tcPr>
          <w:p w14:paraId="4F07C7FE" w14:textId="77777777" w:rsidR="00B4173A" w:rsidRPr="007036CE" w:rsidRDefault="00B66992" w:rsidP="00462CB1">
            <w:pPr>
              <w:pStyle w:val="GOSTTablenorm"/>
              <w:rPr>
                <w:ins w:id="8600" w:author="Андрей SUP-1613562" w:date="2025-04-23T13:31:00Z"/>
              </w:rPr>
            </w:pPr>
            <w:ins w:id="8601" w:author="Кирилл Воробьёв" w:date="2025-05-28T19:29:00Z">
              <w:r w:rsidRPr="007036CE">
                <w:t>InfPayment_OKV_Code</w:t>
              </w:r>
            </w:ins>
          </w:p>
        </w:tc>
        <w:tc>
          <w:tcPr>
            <w:tcW w:w="495" w:type="pct"/>
          </w:tcPr>
          <w:p w14:paraId="789032DD" w14:textId="77777777" w:rsidR="00B4173A" w:rsidRPr="007036CE" w:rsidRDefault="00B4173A" w:rsidP="00462CB1">
            <w:pPr>
              <w:pStyle w:val="GOSTTablenorm"/>
              <w:rPr>
                <w:ins w:id="8602" w:author="Андрей SUP-1613562" w:date="2025-04-23T13:31:00Z"/>
              </w:rPr>
            </w:pPr>
            <w:ins w:id="8603" w:author="Андрей SUP-1613562" w:date="2025-04-23T13:31:00Z">
              <w:r w:rsidRPr="007036CE">
                <w:t>Строка</w:t>
              </w:r>
            </w:ins>
          </w:p>
        </w:tc>
        <w:tc>
          <w:tcPr>
            <w:tcW w:w="270" w:type="pct"/>
          </w:tcPr>
          <w:p w14:paraId="4EFC2F16" w14:textId="77777777" w:rsidR="00B4173A" w:rsidRPr="007036CE" w:rsidRDefault="00B4173A" w:rsidP="00462CB1">
            <w:pPr>
              <w:pStyle w:val="GOSTTablenorm"/>
              <w:rPr>
                <w:ins w:id="8604" w:author="Андрей SUP-1613562" w:date="2025-04-23T13:31:00Z"/>
              </w:rPr>
            </w:pPr>
            <w:ins w:id="8605" w:author="Андрей SUP-1613562" w:date="2025-04-23T13:31:00Z">
              <w:r w:rsidRPr="007036CE">
                <w:t>Да</w:t>
              </w:r>
            </w:ins>
          </w:p>
        </w:tc>
        <w:tc>
          <w:tcPr>
            <w:tcW w:w="315" w:type="pct"/>
          </w:tcPr>
          <w:p w14:paraId="3BA740ED" w14:textId="77777777" w:rsidR="00B4173A" w:rsidRPr="007036CE" w:rsidRDefault="00B4173A" w:rsidP="00462CB1">
            <w:pPr>
              <w:pStyle w:val="GOSTTablenorm"/>
              <w:rPr>
                <w:ins w:id="8606" w:author="Андрей SUP-1613562" w:date="2025-04-23T13:31:00Z"/>
              </w:rPr>
            </w:pPr>
            <w:ins w:id="8607" w:author="Андрей SUP-1613562" w:date="2025-04-23T13:31:00Z">
              <w:r w:rsidRPr="007036CE">
                <w:t>=3</w:t>
              </w:r>
            </w:ins>
          </w:p>
        </w:tc>
        <w:tc>
          <w:tcPr>
            <w:tcW w:w="2068" w:type="pct"/>
          </w:tcPr>
          <w:p w14:paraId="1A728716" w14:textId="77777777" w:rsidR="00B4173A" w:rsidRPr="007036CE" w:rsidRDefault="00B4173A" w:rsidP="00462CB1">
            <w:pPr>
              <w:pStyle w:val="GOSTTablenorm"/>
              <w:rPr>
                <w:ins w:id="8608" w:author="Андрей SUP-1613562" w:date="2025-04-23T13:31:00Z"/>
              </w:rPr>
            </w:pPr>
            <w:ins w:id="8609" w:author="Андрей SUP-1613562" w:date="2025-04-23T13:31:00Z">
              <w:r w:rsidRPr="007036CE">
                <w:t>Указывается цифровой код валюты по Общероссийскому классификатору валют</w:t>
              </w:r>
            </w:ins>
          </w:p>
        </w:tc>
      </w:tr>
      <w:tr w:rsidR="00B4173A" w:rsidRPr="007036CE" w14:paraId="3724D006" w14:textId="77777777" w:rsidTr="005646EA">
        <w:trPr>
          <w:cnfStyle w:val="000000100000" w:firstRow="0" w:lastRow="0" w:firstColumn="0" w:lastColumn="0" w:oddVBand="0" w:evenVBand="0" w:oddHBand="1" w:evenHBand="0" w:firstRowFirstColumn="0" w:firstRowLastColumn="0" w:lastRowFirstColumn="0" w:lastRowLastColumn="0"/>
          <w:ins w:id="8610" w:author="Андрей SUP-1613562" w:date="2025-04-23T13:31:00Z"/>
        </w:trPr>
        <w:tc>
          <w:tcPr>
            <w:tcW w:w="1088" w:type="pct"/>
          </w:tcPr>
          <w:p w14:paraId="5C9895A8" w14:textId="77777777" w:rsidR="00B4173A" w:rsidRPr="007036CE" w:rsidRDefault="00B4173A" w:rsidP="00462CB1">
            <w:pPr>
              <w:pStyle w:val="GOSTTablenorm"/>
              <w:rPr>
                <w:ins w:id="8611" w:author="Андрей SUP-1613562" w:date="2025-04-23T13:31:00Z"/>
              </w:rPr>
            </w:pPr>
            <w:ins w:id="8612" w:author="Андрей SUP-1613562" w:date="2025-04-23T13:31:00Z">
              <w:r w:rsidRPr="007036CE">
                <w:lastRenderedPageBreak/>
                <w:t>Код валюты платежа</w:t>
              </w:r>
            </w:ins>
          </w:p>
        </w:tc>
        <w:tc>
          <w:tcPr>
            <w:tcW w:w="764" w:type="pct"/>
          </w:tcPr>
          <w:p w14:paraId="64B24371" w14:textId="77777777" w:rsidR="00B4173A" w:rsidRPr="007036CE" w:rsidRDefault="00B66992" w:rsidP="00462CB1">
            <w:pPr>
              <w:pStyle w:val="GOSTTablenorm"/>
              <w:rPr>
                <w:ins w:id="8613" w:author="Андрей SUP-1613562" w:date="2025-04-23T13:31:00Z"/>
              </w:rPr>
            </w:pPr>
            <w:ins w:id="8614" w:author="Кирилл Воробьёв" w:date="2025-05-28T19:30:00Z">
              <w:r w:rsidRPr="007036CE">
                <w:t>InfPayment_TechInfPay_CURRENCYCODE_PAY</w:t>
              </w:r>
            </w:ins>
          </w:p>
        </w:tc>
        <w:tc>
          <w:tcPr>
            <w:tcW w:w="495" w:type="pct"/>
          </w:tcPr>
          <w:p w14:paraId="25D23818" w14:textId="77777777" w:rsidR="00B4173A" w:rsidRPr="007036CE" w:rsidRDefault="00B4173A" w:rsidP="00462CB1">
            <w:pPr>
              <w:pStyle w:val="GOSTTablenorm"/>
              <w:rPr>
                <w:ins w:id="8615" w:author="Андрей SUP-1613562" w:date="2025-04-23T13:31:00Z"/>
              </w:rPr>
            </w:pPr>
            <w:ins w:id="8616" w:author="Андрей SUP-1613562" w:date="2025-04-23T13:31:00Z">
              <w:r w:rsidRPr="007036CE">
                <w:t>Строка</w:t>
              </w:r>
            </w:ins>
          </w:p>
        </w:tc>
        <w:tc>
          <w:tcPr>
            <w:tcW w:w="270" w:type="pct"/>
          </w:tcPr>
          <w:p w14:paraId="0CBEB5BB" w14:textId="77777777" w:rsidR="00B4173A" w:rsidRPr="007036CE" w:rsidRDefault="00B4173A" w:rsidP="00462CB1">
            <w:pPr>
              <w:pStyle w:val="GOSTTablenorm"/>
              <w:rPr>
                <w:ins w:id="8617" w:author="Андрей SUP-1613562" w:date="2025-04-23T13:31:00Z"/>
              </w:rPr>
            </w:pPr>
            <w:ins w:id="8618" w:author="Андрей SUP-1613562" w:date="2025-04-23T13:31:00Z">
              <w:r w:rsidRPr="007036CE">
                <w:t>Да</w:t>
              </w:r>
            </w:ins>
          </w:p>
        </w:tc>
        <w:tc>
          <w:tcPr>
            <w:tcW w:w="315" w:type="pct"/>
          </w:tcPr>
          <w:p w14:paraId="0B4E8594" w14:textId="77777777" w:rsidR="00B4173A" w:rsidRPr="007036CE" w:rsidRDefault="00B4173A" w:rsidP="00462CB1">
            <w:pPr>
              <w:pStyle w:val="GOSTTablenorm"/>
              <w:rPr>
                <w:ins w:id="8619" w:author="Андрей SUP-1613562" w:date="2025-04-23T13:31:00Z"/>
              </w:rPr>
            </w:pPr>
            <w:ins w:id="8620" w:author="Андрей SUP-1613562" w:date="2025-04-23T13:31:00Z">
              <w:r w:rsidRPr="007036CE">
                <w:t>=3</w:t>
              </w:r>
            </w:ins>
          </w:p>
        </w:tc>
        <w:tc>
          <w:tcPr>
            <w:tcW w:w="2068" w:type="pct"/>
          </w:tcPr>
          <w:p w14:paraId="5E672C8C" w14:textId="77777777" w:rsidR="00B4173A" w:rsidRPr="007036CE" w:rsidRDefault="00B4173A" w:rsidP="00462CB1">
            <w:pPr>
              <w:pStyle w:val="GOSTTablenorm"/>
              <w:rPr>
                <w:ins w:id="8621" w:author="Андрей SUP-1613562" w:date="2025-04-23T13:31:00Z"/>
              </w:rPr>
            </w:pPr>
            <w:ins w:id="8622" w:author="Андрей SUP-1613562" w:date="2025-04-23T13:31:00Z">
              <w:r w:rsidRPr="007036CE">
                <w:t>Указывается цифровой код валюты по Общероссийскому классификатору валют</w:t>
              </w:r>
            </w:ins>
          </w:p>
        </w:tc>
      </w:tr>
      <w:tr w:rsidR="00B4173A" w:rsidRPr="007036CE" w14:paraId="37CD602D" w14:textId="77777777" w:rsidTr="005646EA">
        <w:trPr>
          <w:cnfStyle w:val="000000010000" w:firstRow="0" w:lastRow="0" w:firstColumn="0" w:lastColumn="0" w:oddVBand="0" w:evenVBand="0" w:oddHBand="0" w:evenHBand="1" w:firstRowFirstColumn="0" w:firstRowLastColumn="0" w:lastRowFirstColumn="0" w:lastRowLastColumn="0"/>
          <w:ins w:id="8623" w:author="Андрей SUP-1613562" w:date="2025-04-23T13:31:00Z"/>
        </w:trPr>
        <w:tc>
          <w:tcPr>
            <w:tcW w:w="1088" w:type="pct"/>
          </w:tcPr>
          <w:p w14:paraId="1A4D55DE" w14:textId="77777777" w:rsidR="00B4173A" w:rsidRPr="007036CE" w:rsidRDefault="00B4173A" w:rsidP="00462CB1">
            <w:pPr>
              <w:pStyle w:val="GOSTTablenorm"/>
              <w:rPr>
                <w:ins w:id="8624" w:author="Андрей SUP-1613562" w:date="2025-04-23T13:31:00Z"/>
              </w:rPr>
            </w:pPr>
            <w:ins w:id="8625" w:author="Андрей SUP-1613562" w:date="2025-04-23T13:31:00Z">
              <w:r w:rsidRPr="007036CE">
                <w:t>Контур</w:t>
              </w:r>
            </w:ins>
          </w:p>
        </w:tc>
        <w:tc>
          <w:tcPr>
            <w:tcW w:w="764" w:type="pct"/>
          </w:tcPr>
          <w:p w14:paraId="23E3D767" w14:textId="77777777" w:rsidR="00B4173A" w:rsidRPr="007036CE" w:rsidRDefault="00B66992" w:rsidP="00462CB1">
            <w:pPr>
              <w:pStyle w:val="GOSTTablenorm"/>
              <w:rPr>
                <w:ins w:id="8626" w:author="Андрей SUP-1613562" w:date="2025-04-23T13:31:00Z"/>
              </w:rPr>
            </w:pPr>
            <w:ins w:id="8627" w:author="Кирилл Воробьёв" w:date="2025-05-28T19:30:00Z">
              <w:r w:rsidRPr="007036CE">
                <w:t>SystemInformation_Contour</w:t>
              </w:r>
            </w:ins>
          </w:p>
        </w:tc>
        <w:tc>
          <w:tcPr>
            <w:tcW w:w="495" w:type="pct"/>
          </w:tcPr>
          <w:p w14:paraId="76CB5545" w14:textId="77777777" w:rsidR="00B4173A" w:rsidRPr="007036CE" w:rsidRDefault="00B4173A" w:rsidP="00462CB1">
            <w:pPr>
              <w:pStyle w:val="GOSTTablenorm"/>
              <w:rPr>
                <w:ins w:id="8628" w:author="Андрей SUP-1613562" w:date="2025-04-23T13:31:00Z"/>
              </w:rPr>
            </w:pPr>
            <w:ins w:id="8629" w:author="Андрей SUP-1613562" w:date="2025-04-23T13:31:00Z">
              <w:r w:rsidRPr="007036CE">
                <w:t>Строка</w:t>
              </w:r>
            </w:ins>
          </w:p>
        </w:tc>
        <w:tc>
          <w:tcPr>
            <w:tcW w:w="270" w:type="pct"/>
          </w:tcPr>
          <w:p w14:paraId="71932383" w14:textId="77777777" w:rsidR="00B4173A" w:rsidRPr="007036CE" w:rsidRDefault="00B4173A" w:rsidP="00462CB1">
            <w:pPr>
              <w:pStyle w:val="GOSTTablenorm"/>
              <w:rPr>
                <w:ins w:id="8630" w:author="Андрей SUP-1613562" w:date="2025-04-23T13:31:00Z"/>
              </w:rPr>
            </w:pPr>
            <w:ins w:id="8631" w:author="Андрей SUP-1613562" w:date="2025-04-23T13:31:00Z">
              <w:r w:rsidRPr="007036CE">
                <w:t>Да</w:t>
              </w:r>
            </w:ins>
          </w:p>
        </w:tc>
        <w:tc>
          <w:tcPr>
            <w:tcW w:w="315" w:type="pct"/>
          </w:tcPr>
          <w:p w14:paraId="34C644B6" w14:textId="77777777" w:rsidR="00B4173A" w:rsidRPr="007036CE" w:rsidRDefault="00B4173A" w:rsidP="00462CB1">
            <w:pPr>
              <w:pStyle w:val="GOSTTablenorm"/>
              <w:rPr>
                <w:ins w:id="8632" w:author="Андрей SUP-1613562" w:date="2025-04-23T13:31:00Z"/>
              </w:rPr>
            </w:pPr>
            <w:ins w:id="8633" w:author="Андрей SUP-1613562" w:date="2025-04-23T13:31:00Z">
              <w:r w:rsidRPr="007036CE">
                <w:t>=1</w:t>
              </w:r>
            </w:ins>
          </w:p>
        </w:tc>
        <w:tc>
          <w:tcPr>
            <w:tcW w:w="2068" w:type="pct"/>
          </w:tcPr>
          <w:p w14:paraId="3546D827" w14:textId="77777777" w:rsidR="00B4173A" w:rsidRPr="007036CE" w:rsidRDefault="00B4173A" w:rsidP="00462CB1">
            <w:pPr>
              <w:pStyle w:val="GOSTTablenorm"/>
              <w:rPr>
                <w:ins w:id="8634" w:author="Андрей SUP-1613562" w:date="2025-04-23T13:31:00Z"/>
              </w:rPr>
            </w:pPr>
            <w:ins w:id="8635" w:author="Андрей SUP-1613562" w:date="2025-04-23T13:31:00Z">
              <w:r w:rsidRPr="007036CE">
                <w:t>Указывается код контура, в котором проводится операция.</w:t>
              </w:r>
            </w:ins>
          </w:p>
          <w:p w14:paraId="79DF286E" w14:textId="77777777" w:rsidR="00B4173A" w:rsidRPr="007036CE" w:rsidRDefault="00B4173A" w:rsidP="00462CB1">
            <w:pPr>
              <w:pStyle w:val="GOSTTablenorm"/>
              <w:rPr>
                <w:ins w:id="8636" w:author="Андрей SUP-1613562" w:date="2025-04-23T13:31:00Z"/>
              </w:rPr>
            </w:pPr>
            <w:ins w:id="8637" w:author="Андрей SUP-1613562" w:date="2025-04-23T13:31:00Z">
              <w:r w:rsidRPr="007036CE">
                <w:t>Возможные значения:</w:t>
              </w:r>
            </w:ins>
          </w:p>
          <w:p w14:paraId="011F031E" w14:textId="77777777" w:rsidR="00B4173A" w:rsidRPr="007036CE" w:rsidRDefault="00B4173A" w:rsidP="00B4173A">
            <w:pPr>
              <w:pStyle w:val="GOSTTableListMark1"/>
              <w:numPr>
                <w:ilvl w:val="0"/>
                <w:numId w:val="2"/>
              </w:numPr>
              <w:ind w:left="368"/>
              <w:rPr>
                <w:ins w:id="8638" w:author="Андрей SUP-1613562" w:date="2025-04-23T13:31:00Z"/>
              </w:rPr>
            </w:pPr>
            <w:ins w:id="8639" w:author="Андрей SUP-1613562" w:date="2025-04-23T13:31:00Z">
              <w:r w:rsidRPr="007036CE">
                <w:t>«</w:t>
              </w:r>
              <w:r w:rsidRPr="007036CE">
                <w:rPr>
                  <w:lang w:val="en-US"/>
                </w:rPr>
                <w:t>O</w:t>
              </w:r>
              <w:r w:rsidRPr="007036CE">
                <w:t>» – открытый;</w:t>
              </w:r>
            </w:ins>
          </w:p>
          <w:p w14:paraId="1DC752D1" w14:textId="77777777" w:rsidR="00B4173A" w:rsidRPr="007036CE" w:rsidRDefault="00B4173A" w:rsidP="00B4173A">
            <w:pPr>
              <w:pStyle w:val="GOSTTableListMark1"/>
              <w:numPr>
                <w:ilvl w:val="0"/>
                <w:numId w:val="2"/>
              </w:numPr>
              <w:ind w:left="368"/>
              <w:rPr>
                <w:ins w:id="8640" w:author="Андрей SUP-1613562" w:date="2025-04-23T13:31:00Z"/>
              </w:rPr>
            </w:pPr>
            <w:ins w:id="8641" w:author="Андрей SUP-1613562" w:date="2025-04-23T13:31:00Z">
              <w:r w:rsidRPr="007036CE">
                <w:t>«S» – защищенный;</w:t>
              </w:r>
            </w:ins>
          </w:p>
          <w:p w14:paraId="02C0E942" w14:textId="77777777" w:rsidR="00B4173A" w:rsidRPr="007036CE" w:rsidRDefault="00B4173A" w:rsidP="00B4173A">
            <w:pPr>
              <w:pStyle w:val="GOSTTableListMark1"/>
              <w:numPr>
                <w:ilvl w:val="0"/>
                <w:numId w:val="2"/>
              </w:numPr>
              <w:ind w:left="368"/>
              <w:rPr>
                <w:ins w:id="8642" w:author="Андрей SUP-1613562" w:date="2025-04-23T13:31:00Z"/>
              </w:rPr>
            </w:pPr>
            <w:ins w:id="8643" w:author="Андрей SUP-1613562" w:date="2025-04-23T13:31:00Z">
              <w:r w:rsidRPr="007036CE">
                <w:t>«1» – открытый;</w:t>
              </w:r>
            </w:ins>
          </w:p>
          <w:p w14:paraId="3DC132F9" w14:textId="6CC303AA" w:rsidR="00B4173A" w:rsidRPr="007036CE" w:rsidRDefault="00B4173A" w:rsidP="00B4173A">
            <w:pPr>
              <w:pStyle w:val="GOSTTableListMark1"/>
              <w:numPr>
                <w:ilvl w:val="0"/>
                <w:numId w:val="2"/>
              </w:numPr>
              <w:tabs>
                <w:tab w:val="clear" w:pos="369"/>
              </w:tabs>
              <w:ind w:left="283" w:hanging="170"/>
              <w:rPr>
                <w:ins w:id="8644" w:author="Андрей SUP-1613562" w:date="2025-04-23T13:31:00Z"/>
              </w:rPr>
            </w:pPr>
            <w:ins w:id="8645" w:author="Андрей SUP-1613562" w:date="2025-04-23T13:31:00Z">
              <w:r w:rsidRPr="007036CE">
                <w:t xml:space="preserve">«2» </w:t>
              </w:r>
              <w:r w:rsidR="00B335B8" w:rsidRPr="007036CE">
                <w:t>–</w:t>
              </w:r>
              <w:r w:rsidRPr="007036CE">
                <w:t xml:space="preserve"> защищенный</w:t>
              </w:r>
            </w:ins>
          </w:p>
        </w:tc>
      </w:tr>
      <w:tr w:rsidR="00B4173A" w:rsidRPr="007036CE" w14:paraId="7BF1ED44" w14:textId="77777777" w:rsidTr="005646EA">
        <w:trPr>
          <w:cnfStyle w:val="000000100000" w:firstRow="0" w:lastRow="0" w:firstColumn="0" w:lastColumn="0" w:oddVBand="0" w:evenVBand="0" w:oddHBand="1" w:evenHBand="0" w:firstRowFirstColumn="0" w:firstRowLastColumn="0" w:lastRowFirstColumn="0" w:lastRowLastColumn="0"/>
          <w:ins w:id="8646" w:author="Андрей SUP-1613562" w:date="2025-04-23T13:31:00Z"/>
        </w:trPr>
        <w:tc>
          <w:tcPr>
            <w:tcW w:w="1088" w:type="pct"/>
          </w:tcPr>
          <w:p w14:paraId="5CEF6BBF" w14:textId="77777777" w:rsidR="00B4173A" w:rsidRPr="007036CE" w:rsidRDefault="00B4173A" w:rsidP="00462CB1">
            <w:pPr>
              <w:pStyle w:val="GOSTTablenorm"/>
              <w:rPr>
                <w:ins w:id="8647" w:author="Андрей SUP-1613562" w:date="2025-04-23T13:31:00Z"/>
              </w:rPr>
            </w:pPr>
            <w:ins w:id="8648" w:author="Андрей SUP-1613562" w:date="2025-04-23T13:31:00Z">
              <w:r w:rsidRPr="007036CE">
                <w:t>Уровень конфиденциальности</w:t>
              </w:r>
            </w:ins>
          </w:p>
        </w:tc>
        <w:tc>
          <w:tcPr>
            <w:tcW w:w="764" w:type="pct"/>
          </w:tcPr>
          <w:p w14:paraId="68057093" w14:textId="77777777" w:rsidR="00B4173A" w:rsidRPr="007036CE" w:rsidRDefault="00B66992" w:rsidP="00462CB1">
            <w:pPr>
              <w:pStyle w:val="GOSTTablenorm"/>
              <w:rPr>
                <w:ins w:id="8649" w:author="Андрей SUP-1613562" w:date="2025-04-23T13:31:00Z"/>
              </w:rPr>
            </w:pPr>
            <w:ins w:id="8650" w:author="Кирилл Воробьёв" w:date="2025-05-28T19:33:00Z">
              <w:r w:rsidRPr="007036CE">
                <w:t>StmInfrmtn_AccessLevelStereotype</w:t>
              </w:r>
            </w:ins>
          </w:p>
        </w:tc>
        <w:tc>
          <w:tcPr>
            <w:tcW w:w="495" w:type="pct"/>
          </w:tcPr>
          <w:p w14:paraId="33BCB0B6" w14:textId="77777777" w:rsidR="00B4173A" w:rsidRPr="007036CE" w:rsidRDefault="00B4173A" w:rsidP="00462CB1">
            <w:pPr>
              <w:pStyle w:val="GOSTTablenorm"/>
              <w:rPr>
                <w:ins w:id="8651" w:author="Андрей SUP-1613562" w:date="2025-04-23T13:31:00Z"/>
              </w:rPr>
            </w:pPr>
            <w:commentRangeStart w:id="8652"/>
            <w:ins w:id="8653" w:author="Андрей SUP-1613562" w:date="2025-04-23T13:31:00Z">
              <w:r w:rsidRPr="007036CE">
                <w:t>Строка</w:t>
              </w:r>
            </w:ins>
            <w:commentRangeEnd w:id="8652"/>
            <w:r w:rsidR="0035094B" w:rsidRPr="007036CE">
              <w:rPr>
                <w:rStyle w:val="afff4"/>
                <w:sz w:val="22"/>
                <w:szCs w:val="20"/>
              </w:rPr>
              <w:commentReference w:id="8652"/>
            </w:r>
          </w:p>
        </w:tc>
        <w:tc>
          <w:tcPr>
            <w:tcW w:w="270" w:type="pct"/>
          </w:tcPr>
          <w:p w14:paraId="68D412E0" w14:textId="77777777" w:rsidR="00B4173A" w:rsidRPr="007036CE" w:rsidRDefault="00B4173A" w:rsidP="00462CB1">
            <w:pPr>
              <w:pStyle w:val="GOSTTablenorm"/>
              <w:rPr>
                <w:ins w:id="8654" w:author="Андрей SUP-1613562" w:date="2025-04-23T13:31:00Z"/>
              </w:rPr>
            </w:pPr>
            <w:ins w:id="8655" w:author="Андрей SUP-1613562" w:date="2025-04-23T13:31:00Z">
              <w:r w:rsidRPr="007036CE">
                <w:t>Да</w:t>
              </w:r>
            </w:ins>
          </w:p>
        </w:tc>
        <w:tc>
          <w:tcPr>
            <w:tcW w:w="315" w:type="pct"/>
          </w:tcPr>
          <w:p w14:paraId="2AE516A2" w14:textId="77777777" w:rsidR="00B4173A" w:rsidRPr="007036CE" w:rsidRDefault="00B4173A" w:rsidP="00462CB1">
            <w:pPr>
              <w:pStyle w:val="GOSTTablenorm"/>
              <w:rPr>
                <w:ins w:id="8656" w:author="Андрей SUP-1613562" w:date="2025-04-23T13:31:00Z"/>
              </w:rPr>
            </w:pPr>
            <w:ins w:id="8657" w:author="Андрей SUP-1613562" w:date="2025-04-23T13:31:00Z">
              <w:r w:rsidRPr="007036CE">
                <w:t>=1</w:t>
              </w:r>
            </w:ins>
          </w:p>
        </w:tc>
        <w:tc>
          <w:tcPr>
            <w:tcW w:w="2068" w:type="pct"/>
          </w:tcPr>
          <w:p w14:paraId="31A216F9" w14:textId="77777777" w:rsidR="00B4173A" w:rsidRPr="007036CE" w:rsidRDefault="00B4173A" w:rsidP="00462CB1">
            <w:pPr>
              <w:pStyle w:val="GOSTTablenorm"/>
              <w:rPr>
                <w:ins w:id="8658" w:author="Андрей SUP-1613562" w:date="2025-04-23T13:31:00Z"/>
              </w:rPr>
            </w:pPr>
            <w:ins w:id="8659" w:author="Андрей SUP-1613562" w:date="2025-04-23T13:31:00Z">
              <w:r w:rsidRPr="007036CE">
                <w:t>Указывается уровень конфиденциальности документа.</w:t>
              </w:r>
            </w:ins>
          </w:p>
          <w:p w14:paraId="32582B4B" w14:textId="77777777" w:rsidR="00B4173A" w:rsidRPr="007036CE" w:rsidRDefault="00B4173A" w:rsidP="00462CB1">
            <w:pPr>
              <w:pStyle w:val="GOSTTablenorm"/>
              <w:rPr>
                <w:ins w:id="8660" w:author="Андрей SUP-1613562" w:date="2025-04-23T13:31:00Z"/>
              </w:rPr>
            </w:pPr>
            <w:ins w:id="8661" w:author="Андрей SUP-1613562" w:date="2025-04-23T13:31:00Z">
              <w:r w:rsidRPr="007036CE">
                <w:t>Возможные значения:</w:t>
              </w:r>
            </w:ins>
          </w:p>
          <w:p w14:paraId="7B81B81B" w14:textId="47DAF188" w:rsidR="00B4173A" w:rsidRPr="007036CE" w:rsidRDefault="00B4173A" w:rsidP="00B4173A">
            <w:pPr>
              <w:pStyle w:val="GOSTTableListMark1"/>
              <w:numPr>
                <w:ilvl w:val="0"/>
                <w:numId w:val="2"/>
              </w:numPr>
              <w:ind w:left="368"/>
              <w:rPr>
                <w:ins w:id="8662" w:author="Андрей SUP-1613562" w:date="2025-04-23T13:31:00Z"/>
              </w:rPr>
            </w:pPr>
            <w:ins w:id="8663" w:author="Андрей SUP-1613562" w:date="2025-04-23T13:31:00Z">
              <w:r w:rsidRPr="007036CE">
                <w:t xml:space="preserve">«0» </w:t>
              </w:r>
              <w:r w:rsidR="00B335B8" w:rsidRPr="007036CE">
                <w:t>–</w:t>
              </w:r>
              <w:r w:rsidRPr="007036CE">
                <w:t xml:space="preserve"> Несекретно;</w:t>
              </w:r>
            </w:ins>
          </w:p>
          <w:p w14:paraId="3A80D82C" w14:textId="44C17369" w:rsidR="00B4173A" w:rsidRPr="007036CE" w:rsidRDefault="00B4173A" w:rsidP="00B4173A">
            <w:pPr>
              <w:pStyle w:val="GOSTTableListMark1"/>
              <w:numPr>
                <w:ilvl w:val="0"/>
                <w:numId w:val="2"/>
              </w:numPr>
              <w:tabs>
                <w:tab w:val="clear" w:pos="369"/>
              </w:tabs>
              <w:ind w:left="283" w:hanging="170"/>
              <w:rPr>
                <w:ins w:id="8664" w:author="Андрей SUP-1613562" w:date="2025-04-23T13:31:00Z"/>
              </w:rPr>
            </w:pPr>
            <w:ins w:id="8665" w:author="Андрей SUP-1613562" w:date="2025-04-23T13:31:00Z">
              <w:r w:rsidRPr="007036CE">
                <w:t xml:space="preserve">«1» </w:t>
              </w:r>
              <w:r w:rsidR="00B335B8" w:rsidRPr="007036CE">
                <w:t>–</w:t>
              </w:r>
              <w:r w:rsidRPr="007036CE">
                <w:t xml:space="preserve"> Для служебного пользования</w:t>
              </w:r>
            </w:ins>
          </w:p>
        </w:tc>
      </w:tr>
      <w:tr w:rsidR="00B4173A" w:rsidRPr="007036CE" w14:paraId="4B87F511" w14:textId="77777777" w:rsidTr="005646EA">
        <w:trPr>
          <w:cnfStyle w:val="000000010000" w:firstRow="0" w:lastRow="0" w:firstColumn="0" w:lastColumn="0" w:oddVBand="0" w:evenVBand="0" w:oddHBand="0" w:evenHBand="1" w:firstRowFirstColumn="0" w:firstRowLastColumn="0" w:lastRowFirstColumn="0" w:lastRowLastColumn="0"/>
          <w:ins w:id="8666" w:author="Андрей SUP-1613562" w:date="2025-04-23T13:31:00Z"/>
        </w:trPr>
        <w:tc>
          <w:tcPr>
            <w:tcW w:w="1088" w:type="pct"/>
          </w:tcPr>
          <w:p w14:paraId="0B284F61" w14:textId="77777777" w:rsidR="00B4173A" w:rsidRPr="007036CE" w:rsidRDefault="00B4173A" w:rsidP="00462CB1">
            <w:pPr>
              <w:pStyle w:val="GOSTTablenorm"/>
              <w:rPr>
                <w:ins w:id="8667" w:author="Андрей SUP-1613562" w:date="2025-04-23T13:31:00Z"/>
              </w:rPr>
            </w:pPr>
            <w:ins w:id="8668" w:author="Андрей SUP-1613562" w:date="2025-04-23T13:31:00Z">
              <w:r w:rsidRPr="007036CE">
                <w:t>Код бюджета</w:t>
              </w:r>
            </w:ins>
          </w:p>
        </w:tc>
        <w:tc>
          <w:tcPr>
            <w:tcW w:w="764" w:type="pct"/>
          </w:tcPr>
          <w:p w14:paraId="2479F184" w14:textId="77777777" w:rsidR="00B4173A" w:rsidRPr="007036CE" w:rsidRDefault="009E2ABB" w:rsidP="00A375FA">
            <w:pPr>
              <w:pStyle w:val="GOSTTablenorm"/>
              <w:rPr>
                <w:ins w:id="8669" w:author="Андрей SUP-1613562" w:date="2025-04-23T13:31:00Z"/>
                <w:lang w:val="en-US"/>
              </w:rPr>
            </w:pPr>
            <w:ins w:id="8670" w:author="Кирилл Воробьёв" w:date="2025-05-28T19:39:00Z">
              <w:r w:rsidRPr="007036CE">
                <w:rPr>
                  <w:lang w:val="en-US"/>
                </w:rPr>
                <w:t>InfPayer_SI_PAY_BT_Code</w:t>
              </w:r>
            </w:ins>
          </w:p>
        </w:tc>
        <w:tc>
          <w:tcPr>
            <w:tcW w:w="495" w:type="pct"/>
          </w:tcPr>
          <w:p w14:paraId="75330E0C" w14:textId="77777777" w:rsidR="00B4173A" w:rsidRPr="007036CE" w:rsidRDefault="00B4173A" w:rsidP="00462CB1">
            <w:pPr>
              <w:pStyle w:val="GOSTTablenorm"/>
              <w:rPr>
                <w:ins w:id="8671" w:author="Андрей SUP-1613562" w:date="2025-04-23T13:31:00Z"/>
              </w:rPr>
            </w:pPr>
            <w:ins w:id="8672" w:author="Андрей SUP-1613562" w:date="2025-04-23T13:31:00Z">
              <w:r w:rsidRPr="007036CE">
                <w:t>Строка</w:t>
              </w:r>
            </w:ins>
          </w:p>
        </w:tc>
        <w:tc>
          <w:tcPr>
            <w:tcW w:w="270" w:type="pct"/>
          </w:tcPr>
          <w:p w14:paraId="42AECBEF" w14:textId="77777777" w:rsidR="00B4173A" w:rsidRPr="007036CE" w:rsidRDefault="00B4173A" w:rsidP="00462CB1">
            <w:pPr>
              <w:pStyle w:val="GOSTTablenorm"/>
              <w:rPr>
                <w:ins w:id="8673" w:author="Андрей SUP-1613562" w:date="2025-04-23T13:31:00Z"/>
              </w:rPr>
            </w:pPr>
            <w:ins w:id="8674" w:author="Андрей SUP-1613562" w:date="2025-04-23T13:31:00Z">
              <w:r w:rsidRPr="007036CE">
                <w:rPr>
                  <w:szCs w:val="22"/>
                </w:rPr>
                <w:t>Да</w:t>
              </w:r>
            </w:ins>
          </w:p>
        </w:tc>
        <w:tc>
          <w:tcPr>
            <w:tcW w:w="315" w:type="pct"/>
          </w:tcPr>
          <w:p w14:paraId="46D2671E" w14:textId="77777777" w:rsidR="00B4173A" w:rsidRPr="007036CE" w:rsidRDefault="00B4173A" w:rsidP="00462CB1">
            <w:pPr>
              <w:pStyle w:val="GOSTTablenorm"/>
              <w:rPr>
                <w:ins w:id="8675" w:author="Андрей SUP-1613562" w:date="2025-04-23T13:31:00Z"/>
              </w:rPr>
            </w:pPr>
            <w:ins w:id="8676" w:author="Андрей SUP-1613562" w:date="2025-04-23T13:31:00Z">
              <w:r w:rsidRPr="007036CE">
                <w:t>=8</w:t>
              </w:r>
            </w:ins>
          </w:p>
        </w:tc>
        <w:tc>
          <w:tcPr>
            <w:tcW w:w="2068" w:type="pct"/>
          </w:tcPr>
          <w:p w14:paraId="10CAB4D4" w14:textId="77777777" w:rsidR="00B4173A" w:rsidRPr="007036CE" w:rsidRDefault="00B4173A" w:rsidP="00462CB1">
            <w:pPr>
              <w:pStyle w:val="GOSTTablenorm"/>
              <w:rPr>
                <w:ins w:id="8677" w:author="Андрей SUP-1613562" w:date="2025-04-23T13:31:00Z"/>
              </w:rPr>
            </w:pPr>
            <w:ins w:id="8678" w:author="Андрей SUP-1613562" w:date="2025-04-23T13:31:00Z">
              <w:r w:rsidRPr="007036CE">
                <w:t>Указывается код бюджета в соответствии со справочником «Бюджеты»</w:t>
              </w:r>
            </w:ins>
          </w:p>
        </w:tc>
      </w:tr>
      <w:tr w:rsidR="00B4173A" w:rsidRPr="007036CE" w14:paraId="1235B486" w14:textId="77777777" w:rsidTr="005646EA">
        <w:trPr>
          <w:cnfStyle w:val="000000100000" w:firstRow="0" w:lastRow="0" w:firstColumn="0" w:lastColumn="0" w:oddVBand="0" w:evenVBand="0" w:oddHBand="1" w:evenHBand="0" w:firstRowFirstColumn="0" w:firstRowLastColumn="0" w:lastRowFirstColumn="0" w:lastRowLastColumn="0"/>
          <w:ins w:id="8679" w:author="Андрей SUP-1613562" w:date="2025-04-23T13:31:00Z"/>
        </w:trPr>
        <w:tc>
          <w:tcPr>
            <w:tcW w:w="1088" w:type="pct"/>
          </w:tcPr>
          <w:p w14:paraId="39D17507" w14:textId="77777777" w:rsidR="00B4173A" w:rsidRPr="007036CE" w:rsidRDefault="00B4173A" w:rsidP="00462CB1">
            <w:pPr>
              <w:pStyle w:val="GOSTTablenorm"/>
              <w:rPr>
                <w:ins w:id="8680" w:author="Андрей SUP-1613562" w:date="2025-04-23T13:31:00Z"/>
              </w:rPr>
            </w:pPr>
            <w:ins w:id="8681" w:author="Андрей SUP-1613562" w:date="2025-04-23T13:31:00Z">
              <w:r w:rsidRPr="007036CE">
                <w:t>Номер лицевого счета плательщика</w:t>
              </w:r>
            </w:ins>
          </w:p>
        </w:tc>
        <w:tc>
          <w:tcPr>
            <w:tcW w:w="764" w:type="pct"/>
          </w:tcPr>
          <w:p w14:paraId="33835DF1" w14:textId="77777777" w:rsidR="00B4173A" w:rsidRPr="007036CE" w:rsidRDefault="009E2ABB" w:rsidP="00462CB1">
            <w:pPr>
              <w:pStyle w:val="GOSTTablenorm"/>
              <w:rPr>
                <w:ins w:id="8682" w:author="Андрей SUP-1613562" w:date="2025-04-23T13:31:00Z"/>
              </w:rPr>
            </w:pPr>
            <w:ins w:id="8683" w:author="Кирилл Воробьёв" w:date="2025-05-28T19:40:00Z">
              <w:r w:rsidRPr="007036CE">
                <w:t>InfPayer_Customer_AccountNumber</w:t>
              </w:r>
            </w:ins>
          </w:p>
        </w:tc>
        <w:tc>
          <w:tcPr>
            <w:tcW w:w="495" w:type="pct"/>
          </w:tcPr>
          <w:p w14:paraId="51B7BC91" w14:textId="77777777" w:rsidR="00B4173A" w:rsidRPr="007036CE" w:rsidRDefault="00B4173A" w:rsidP="00462CB1">
            <w:pPr>
              <w:pStyle w:val="GOSTTablenorm"/>
              <w:rPr>
                <w:ins w:id="8684" w:author="Андрей SUP-1613562" w:date="2025-04-23T13:31:00Z"/>
              </w:rPr>
            </w:pPr>
            <w:ins w:id="8685" w:author="Андрей SUP-1613562" w:date="2025-04-23T13:31:00Z">
              <w:r w:rsidRPr="007036CE">
                <w:t>Строка</w:t>
              </w:r>
            </w:ins>
          </w:p>
        </w:tc>
        <w:tc>
          <w:tcPr>
            <w:tcW w:w="270" w:type="pct"/>
          </w:tcPr>
          <w:p w14:paraId="10C9F499" w14:textId="77777777" w:rsidR="00B4173A" w:rsidRPr="007036CE" w:rsidRDefault="00B4173A" w:rsidP="00462CB1">
            <w:pPr>
              <w:pStyle w:val="GOSTTablenorm"/>
              <w:rPr>
                <w:ins w:id="8686" w:author="Андрей SUP-1613562" w:date="2025-04-23T13:31:00Z"/>
              </w:rPr>
            </w:pPr>
            <w:ins w:id="8687" w:author="Андрей SUP-1613562" w:date="2025-04-23T13:31:00Z">
              <w:r w:rsidRPr="007036CE">
                <w:rPr>
                  <w:szCs w:val="22"/>
                </w:rPr>
                <w:t>Да</w:t>
              </w:r>
            </w:ins>
          </w:p>
        </w:tc>
        <w:tc>
          <w:tcPr>
            <w:tcW w:w="315" w:type="pct"/>
          </w:tcPr>
          <w:p w14:paraId="2EB956F8" w14:textId="77777777" w:rsidR="00B4173A" w:rsidRPr="007036CE" w:rsidRDefault="00B4173A" w:rsidP="00462CB1">
            <w:pPr>
              <w:pStyle w:val="GOSTTablenorm"/>
              <w:rPr>
                <w:ins w:id="8688" w:author="Андрей SUP-1613562" w:date="2025-04-23T13:31:00Z"/>
              </w:rPr>
            </w:pPr>
            <w:ins w:id="8689" w:author="Андрей SUP-1613562" w:date="2025-04-23T13:31:00Z">
              <w:r w:rsidRPr="007036CE">
                <w:t>=11</w:t>
              </w:r>
            </w:ins>
          </w:p>
        </w:tc>
        <w:tc>
          <w:tcPr>
            <w:tcW w:w="2068" w:type="pct"/>
          </w:tcPr>
          <w:p w14:paraId="174A2337" w14:textId="77777777" w:rsidR="00B4173A" w:rsidRPr="007036CE" w:rsidRDefault="00B4173A" w:rsidP="00462CB1">
            <w:pPr>
              <w:pStyle w:val="GOSTTablenorm"/>
              <w:rPr>
                <w:ins w:id="8690" w:author="Андрей SUP-1613562" w:date="2025-04-23T13:31:00Z"/>
              </w:rPr>
            </w:pPr>
            <w:ins w:id="8691" w:author="Андрей SUP-1613562" w:date="2025-04-23T13:31:00Z">
              <w:r w:rsidRPr="007036CE">
                <w:t>Указывается номер лицевого счета плательщика</w:t>
              </w:r>
            </w:ins>
          </w:p>
        </w:tc>
      </w:tr>
      <w:tr w:rsidR="00B4173A" w:rsidRPr="007036CE" w14:paraId="0BEB5AD7" w14:textId="77777777" w:rsidTr="005646EA">
        <w:trPr>
          <w:cnfStyle w:val="000000010000" w:firstRow="0" w:lastRow="0" w:firstColumn="0" w:lastColumn="0" w:oddVBand="0" w:evenVBand="0" w:oddHBand="0" w:evenHBand="1" w:firstRowFirstColumn="0" w:firstRowLastColumn="0" w:lastRowFirstColumn="0" w:lastRowLastColumn="0"/>
          <w:ins w:id="8692" w:author="Андрей SUP-1613562" w:date="2025-04-23T13:31:00Z"/>
        </w:trPr>
        <w:tc>
          <w:tcPr>
            <w:tcW w:w="1088" w:type="pct"/>
          </w:tcPr>
          <w:p w14:paraId="315B2D5B" w14:textId="77777777" w:rsidR="00B4173A" w:rsidRPr="007036CE" w:rsidRDefault="00B4173A" w:rsidP="00462CB1">
            <w:pPr>
              <w:pStyle w:val="GOSTTablenorm"/>
              <w:rPr>
                <w:ins w:id="8693" w:author="Андрей SUP-1613562" w:date="2025-04-23T13:31:00Z"/>
              </w:rPr>
            </w:pPr>
            <w:ins w:id="8694" w:author="Андрей SUP-1613562" w:date="2025-04-23T13:31:00Z">
              <w:r w:rsidRPr="007036CE">
                <w:t>Признак авансового ДО плательщика</w:t>
              </w:r>
            </w:ins>
          </w:p>
        </w:tc>
        <w:tc>
          <w:tcPr>
            <w:tcW w:w="764" w:type="pct"/>
          </w:tcPr>
          <w:p w14:paraId="11E7CA23" w14:textId="77777777" w:rsidR="00B4173A" w:rsidRPr="007036CE" w:rsidRDefault="009E2ABB" w:rsidP="00462CB1">
            <w:pPr>
              <w:pStyle w:val="GOSTTablenorm"/>
              <w:rPr>
                <w:ins w:id="8695" w:author="Андрей SUP-1613562" w:date="2025-04-23T13:31:00Z"/>
              </w:rPr>
            </w:pPr>
            <w:ins w:id="8696" w:author="Кирилл Воробьёв" w:date="2025-05-28T19:42:00Z">
              <w:r w:rsidRPr="007036CE">
                <w:t>InfPayment_AdvnPaySign</w:t>
              </w:r>
            </w:ins>
          </w:p>
        </w:tc>
        <w:tc>
          <w:tcPr>
            <w:tcW w:w="495" w:type="pct"/>
          </w:tcPr>
          <w:p w14:paraId="04425E89" w14:textId="77777777" w:rsidR="00B4173A" w:rsidRPr="007036CE" w:rsidRDefault="00B4173A" w:rsidP="00462CB1">
            <w:pPr>
              <w:pStyle w:val="GOSTTablenorm"/>
              <w:rPr>
                <w:ins w:id="8697" w:author="Андрей SUP-1613562" w:date="2025-04-23T13:31:00Z"/>
              </w:rPr>
            </w:pPr>
            <w:ins w:id="8698" w:author="Андрей SUP-1613562" w:date="2025-04-23T13:31:00Z">
              <w:r w:rsidRPr="007036CE">
                <w:t>Строка</w:t>
              </w:r>
            </w:ins>
          </w:p>
        </w:tc>
        <w:tc>
          <w:tcPr>
            <w:tcW w:w="270" w:type="pct"/>
          </w:tcPr>
          <w:p w14:paraId="01315BA1" w14:textId="77777777" w:rsidR="00B4173A" w:rsidRPr="007036CE" w:rsidRDefault="00B4173A" w:rsidP="00462CB1">
            <w:pPr>
              <w:pStyle w:val="GOSTTablenorm"/>
              <w:rPr>
                <w:ins w:id="8699" w:author="Андрей SUP-1613562" w:date="2025-04-23T13:31:00Z"/>
              </w:rPr>
            </w:pPr>
            <w:ins w:id="8700" w:author="Андрей SUP-1613562" w:date="2025-04-23T13:31:00Z">
              <w:r w:rsidRPr="007036CE">
                <w:t>Да</w:t>
              </w:r>
            </w:ins>
          </w:p>
        </w:tc>
        <w:tc>
          <w:tcPr>
            <w:tcW w:w="315" w:type="pct"/>
          </w:tcPr>
          <w:p w14:paraId="5D94E942" w14:textId="77777777" w:rsidR="00B4173A" w:rsidRPr="007036CE" w:rsidRDefault="00B4173A" w:rsidP="00462CB1">
            <w:pPr>
              <w:pStyle w:val="GOSTTablenorm"/>
              <w:rPr>
                <w:ins w:id="8701" w:author="Андрей SUP-1613562" w:date="2025-04-23T13:31:00Z"/>
              </w:rPr>
            </w:pPr>
            <w:ins w:id="8702" w:author="Андрей SUP-1613562" w:date="2025-04-23T13:31:00Z">
              <w:r w:rsidRPr="007036CE">
                <w:t>&lt;=50</w:t>
              </w:r>
            </w:ins>
          </w:p>
        </w:tc>
        <w:tc>
          <w:tcPr>
            <w:tcW w:w="2068" w:type="pct"/>
          </w:tcPr>
          <w:p w14:paraId="34C5648B" w14:textId="77777777" w:rsidR="00B4173A" w:rsidRPr="007036CE" w:rsidRDefault="00B4173A" w:rsidP="00462CB1">
            <w:pPr>
              <w:pStyle w:val="GOSTTablenorm"/>
              <w:rPr>
                <w:ins w:id="8703" w:author="Андрей SUP-1613562" w:date="2025-04-23T13:31:00Z"/>
              </w:rPr>
            </w:pPr>
            <w:ins w:id="8704" w:author="Андрей SUP-1613562" w:date="2025-04-23T13:31:00Z">
              <w:r w:rsidRPr="007036CE">
                <w:t>Указывается признак авансового ДО по плательщику.</w:t>
              </w:r>
            </w:ins>
          </w:p>
          <w:p w14:paraId="13AEE617" w14:textId="77777777" w:rsidR="00B4173A" w:rsidRPr="007036CE" w:rsidRDefault="00B4173A" w:rsidP="00462CB1">
            <w:pPr>
              <w:pStyle w:val="GOSTTablenorm"/>
              <w:rPr>
                <w:ins w:id="8705" w:author="Андрей SUP-1613562" w:date="2025-04-23T13:31:00Z"/>
              </w:rPr>
            </w:pPr>
            <w:ins w:id="8706" w:author="Андрей SUP-1613562" w:date="2025-04-23T13:31:00Z">
              <w:r w:rsidRPr="007036CE">
                <w:t>Возможные значения:</w:t>
              </w:r>
            </w:ins>
          </w:p>
          <w:p w14:paraId="37BDBFAC" w14:textId="4C1B7120" w:rsidR="00B4173A" w:rsidRPr="007036CE" w:rsidRDefault="00B4173A" w:rsidP="00B4173A">
            <w:pPr>
              <w:pStyle w:val="GOSTTableListMark1"/>
              <w:numPr>
                <w:ilvl w:val="0"/>
                <w:numId w:val="2"/>
              </w:numPr>
              <w:rPr>
                <w:ins w:id="8707" w:author="Андрей SUP-1613562" w:date="2025-04-23T13:31:00Z"/>
              </w:rPr>
            </w:pPr>
            <w:ins w:id="8708" w:author="Андрей SUP-1613562" w:date="2025-04-23T13:31:00Z">
              <w:r w:rsidRPr="007036CE" w:rsidDel="006B42B4">
                <w:t xml:space="preserve"> </w:t>
              </w:r>
              <w:r w:rsidRPr="007036CE">
                <w:t xml:space="preserve">«PayAdvance» </w:t>
              </w:r>
              <w:r w:rsidR="00B335B8" w:rsidRPr="007036CE">
                <w:t>–</w:t>
              </w:r>
              <w:r w:rsidRPr="007036CE">
                <w:t xml:space="preserve"> Да;</w:t>
              </w:r>
            </w:ins>
          </w:p>
          <w:p w14:paraId="056EEF9F" w14:textId="63266394" w:rsidR="00B4173A" w:rsidRPr="007036CE" w:rsidRDefault="00B4173A" w:rsidP="00B4173A">
            <w:pPr>
              <w:pStyle w:val="GOSTTableListMark1"/>
              <w:numPr>
                <w:ilvl w:val="0"/>
                <w:numId w:val="2"/>
              </w:numPr>
              <w:tabs>
                <w:tab w:val="clear" w:pos="369"/>
              </w:tabs>
              <w:ind w:left="283" w:hanging="170"/>
              <w:rPr>
                <w:ins w:id="8709" w:author="Андрей SUP-1613562" w:date="2025-04-23T13:31:00Z"/>
              </w:rPr>
            </w:pPr>
            <w:ins w:id="8710" w:author="Андрей SUP-1613562" w:date="2025-04-23T13:31:00Z">
              <w:r w:rsidRPr="007036CE">
                <w:t xml:space="preserve"> «PayNotAdvance» </w:t>
              </w:r>
              <w:r w:rsidR="00B335B8" w:rsidRPr="007036CE">
                <w:t>–</w:t>
              </w:r>
              <w:r w:rsidRPr="007036CE">
                <w:t xml:space="preserve"> Нет</w:t>
              </w:r>
            </w:ins>
          </w:p>
        </w:tc>
      </w:tr>
      <w:tr w:rsidR="00B4173A" w:rsidRPr="007036CE" w14:paraId="0FA5FCE9" w14:textId="77777777" w:rsidTr="005646EA">
        <w:trPr>
          <w:cnfStyle w:val="000000100000" w:firstRow="0" w:lastRow="0" w:firstColumn="0" w:lastColumn="0" w:oddVBand="0" w:evenVBand="0" w:oddHBand="1" w:evenHBand="0" w:firstRowFirstColumn="0" w:firstRowLastColumn="0" w:lastRowFirstColumn="0" w:lastRowLastColumn="0"/>
          <w:ins w:id="8711" w:author="Андрей SUP-1613562" w:date="2025-04-23T13:31:00Z"/>
        </w:trPr>
        <w:tc>
          <w:tcPr>
            <w:tcW w:w="1088" w:type="pct"/>
          </w:tcPr>
          <w:p w14:paraId="5F08A6CC" w14:textId="11864F83" w:rsidR="00B4173A" w:rsidRPr="007036CE" w:rsidRDefault="00B4173A" w:rsidP="00462CB1">
            <w:pPr>
              <w:pStyle w:val="GOSTTablenorm"/>
              <w:rPr>
                <w:ins w:id="8712" w:author="Андрей SUP-1613562" w:date="2025-04-23T13:31:00Z"/>
              </w:rPr>
            </w:pPr>
            <w:commentRangeStart w:id="8713"/>
            <w:ins w:id="8714" w:author="Андрей SUP-1613562" w:date="2025-04-23T13:31:00Z">
              <w:del w:id="8715" w:author="Андрей EXP-327912" w:date="2025-10-30T20:56:00Z">
                <w:r w:rsidRPr="007036CE" w:rsidDel="00907737">
                  <w:delText>Признак учета ПОФР на ЛС плательщика</w:delText>
                </w:r>
              </w:del>
            </w:ins>
          </w:p>
        </w:tc>
        <w:tc>
          <w:tcPr>
            <w:tcW w:w="764" w:type="pct"/>
          </w:tcPr>
          <w:p w14:paraId="69F3BEE4" w14:textId="00F7CE16" w:rsidR="00B4173A" w:rsidRPr="007036CE" w:rsidRDefault="009E2ABB" w:rsidP="00462CB1">
            <w:pPr>
              <w:pStyle w:val="GOSTTablenorm"/>
              <w:rPr>
                <w:ins w:id="8716" w:author="Андрей SUP-1613562" w:date="2025-04-23T13:31:00Z"/>
              </w:rPr>
            </w:pPr>
            <w:ins w:id="8717" w:author="Кирилл Воробьёв" w:date="2025-05-28T19:42:00Z">
              <w:del w:id="8718" w:author="Андрей EXP-327912" w:date="2025-10-30T20:56:00Z">
                <w:r w:rsidRPr="007036CE" w:rsidDel="00907737">
                  <w:delText>SystemInformation_SIGN_POFR_Snd</w:delText>
                </w:r>
              </w:del>
            </w:ins>
          </w:p>
        </w:tc>
        <w:tc>
          <w:tcPr>
            <w:tcW w:w="495" w:type="pct"/>
          </w:tcPr>
          <w:p w14:paraId="46EF286A" w14:textId="7FF1F959" w:rsidR="00B4173A" w:rsidRPr="007036CE" w:rsidRDefault="00B4173A" w:rsidP="00462CB1">
            <w:pPr>
              <w:pStyle w:val="GOSTTablenorm"/>
              <w:rPr>
                <w:ins w:id="8719" w:author="Андрей SUP-1613562" w:date="2025-04-23T13:31:00Z"/>
              </w:rPr>
            </w:pPr>
            <w:ins w:id="8720" w:author="Андрей SUP-1613562" w:date="2025-04-23T13:31:00Z">
              <w:del w:id="8721" w:author="Андрей EXP-327912" w:date="2025-10-30T20:56:00Z">
                <w:r w:rsidRPr="007036CE" w:rsidDel="00907737">
                  <w:delText>Логический</w:delText>
                </w:r>
              </w:del>
            </w:ins>
          </w:p>
        </w:tc>
        <w:tc>
          <w:tcPr>
            <w:tcW w:w="270" w:type="pct"/>
          </w:tcPr>
          <w:p w14:paraId="5FEE4073" w14:textId="2B0BD4DD" w:rsidR="00B4173A" w:rsidRPr="007036CE" w:rsidRDefault="00B4173A" w:rsidP="00462CB1">
            <w:pPr>
              <w:pStyle w:val="GOSTTablenorm"/>
              <w:rPr>
                <w:ins w:id="8722" w:author="Андрей SUP-1613562" w:date="2025-04-23T13:31:00Z"/>
              </w:rPr>
            </w:pPr>
            <w:ins w:id="8723" w:author="Андрей SUP-1613562" w:date="2025-04-23T13:31:00Z">
              <w:del w:id="8724" w:author="Андрей EXP-327912" w:date="2025-10-30T20:56:00Z">
                <w:r w:rsidRPr="007036CE" w:rsidDel="00907737">
                  <w:delText>Да</w:delText>
                </w:r>
              </w:del>
            </w:ins>
          </w:p>
        </w:tc>
        <w:tc>
          <w:tcPr>
            <w:tcW w:w="315" w:type="pct"/>
          </w:tcPr>
          <w:p w14:paraId="522B62BA" w14:textId="784E62A6" w:rsidR="00B4173A" w:rsidRPr="007036CE" w:rsidRDefault="00B4173A" w:rsidP="00462CB1">
            <w:pPr>
              <w:pStyle w:val="GOSTTablenorm"/>
              <w:rPr>
                <w:ins w:id="8725" w:author="Андрей SUP-1613562" w:date="2025-04-23T13:31:00Z"/>
              </w:rPr>
            </w:pPr>
          </w:p>
        </w:tc>
        <w:tc>
          <w:tcPr>
            <w:tcW w:w="2068" w:type="pct"/>
          </w:tcPr>
          <w:p w14:paraId="65776970" w14:textId="145414C1" w:rsidR="00B4173A" w:rsidRPr="007036CE" w:rsidDel="00907737" w:rsidRDefault="00B4173A" w:rsidP="00462CB1">
            <w:pPr>
              <w:pStyle w:val="GOSTTablenorm"/>
              <w:rPr>
                <w:ins w:id="8726" w:author="Андрей SUP-1613562" w:date="2025-04-23T13:31:00Z"/>
                <w:del w:id="8727" w:author="Андрей EXP-327912" w:date="2025-10-30T20:56:00Z"/>
              </w:rPr>
            </w:pPr>
            <w:ins w:id="8728" w:author="Андрей SUP-1613562" w:date="2025-04-23T13:31:00Z">
              <w:del w:id="8729" w:author="Андрей EXP-327912" w:date="2025-10-30T20:56:00Z">
                <w:r w:rsidRPr="007036CE" w:rsidDel="00907737">
                  <w:delText>Указывается признак учета ПОФР на ЛС плательщика.</w:delText>
                </w:r>
              </w:del>
            </w:ins>
          </w:p>
          <w:p w14:paraId="3114CECC" w14:textId="1E0DEDBA" w:rsidR="00B4173A" w:rsidRPr="007036CE" w:rsidDel="00907737" w:rsidRDefault="00B4173A" w:rsidP="00462CB1">
            <w:pPr>
              <w:pStyle w:val="GOSTTablenorm"/>
              <w:rPr>
                <w:ins w:id="8730" w:author="Андрей SUP-1613562" w:date="2025-04-23T13:31:00Z"/>
                <w:del w:id="8731" w:author="Андрей EXP-327912" w:date="2025-10-30T20:56:00Z"/>
              </w:rPr>
            </w:pPr>
            <w:ins w:id="8732" w:author="Андрей SUP-1613562" w:date="2025-04-23T13:31:00Z">
              <w:del w:id="8733" w:author="Андрей EXP-327912" w:date="2025-10-30T20:56:00Z">
                <w:r w:rsidRPr="007036CE" w:rsidDel="00907737">
                  <w:delText>Может принимать значения:</w:delText>
                </w:r>
              </w:del>
            </w:ins>
          </w:p>
          <w:p w14:paraId="064E2B2D" w14:textId="0C660D15" w:rsidR="00B4173A" w:rsidRPr="007036CE" w:rsidDel="00907737" w:rsidRDefault="00B4173A" w:rsidP="00B4173A">
            <w:pPr>
              <w:pStyle w:val="GOSTTableListMark1"/>
              <w:numPr>
                <w:ilvl w:val="0"/>
                <w:numId w:val="2"/>
              </w:numPr>
              <w:rPr>
                <w:ins w:id="8734" w:author="Андрей SUP-1613562" w:date="2025-04-23T13:31:00Z"/>
                <w:del w:id="8735" w:author="Андрей EXP-327912" w:date="2025-10-30T20:56:00Z"/>
              </w:rPr>
            </w:pPr>
            <w:ins w:id="8736" w:author="Андрей SUP-1613562" w:date="2025-04-23T13:31:00Z">
              <w:del w:id="8737" w:author="Андрей EXP-327912" w:date="2025-10-30T20:56:00Z">
                <w:r w:rsidRPr="007036CE" w:rsidDel="00907737">
                  <w:delText xml:space="preserve"> «true» </w:delText>
                </w:r>
                <w:r w:rsidR="00B335B8" w:rsidRPr="007036CE" w:rsidDel="00907737">
                  <w:delText>–</w:delText>
                </w:r>
                <w:r w:rsidRPr="007036CE" w:rsidDel="00907737">
                  <w:delText xml:space="preserve"> Да;</w:delText>
                </w:r>
              </w:del>
            </w:ins>
          </w:p>
          <w:p w14:paraId="7FDB0043" w14:textId="63CC2DF4" w:rsidR="00B4173A" w:rsidRPr="007036CE" w:rsidRDefault="00B4173A" w:rsidP="00B4173A">
            <w:pPr>
              <w:pStyle w:val="GOSTTableListMark1"/>
              <w:numPr>
                <w:ilvl w:val="0"/>
                <w:numId w:val="2"/>
              </w:numPr>
              <w:tabs>
                <w:tab w:val="clear" w:pos="369"/>
              </w:tabs>
              <w:ind w:left="283" w:hanging="170"/>
              <w:rPr>
                <w:ins w:id="8738" w:author="Андрей SUP-1613562" w:date="2025-04-23T13:31:00Z"/>
              </w:rPr>
            </w:pPr>
            <w:ins w:id="8739" w:author="Андрей SUP-1613562" w:date="2025-04-23T13:31:00Z">
              <w:del w:id="8740" w:author="Андрей EXP-327912" w:date="2025-10-30T20:56:00Z">
                <w:r w:rsidRPr="007036CE" w:rsidDel="00907737">
                  <w:delText xml:space="preserve"> «false» </w:delText>
                </w:r>
                <w:r w:rsidR="00B335B8" w:rsidRPr="007036CE" w:rsidDel="00907737">
                  <w:delText>–</w:delText>
                </w:r>
                <w:r w:rsidRPr="007036CE" w:rsidDel="00907737">
                  <w:delText xml:space="preserve"> Нет</w:delText>
                </w:r>
              </w:del>
            </w:ins>
            <w:commentRangeEnd w:id="8713"/>
            <w:r w:rsidR="0035094B" w:rsidRPr="007036CE">
              <w:rPr>
                <w:rStyle w:val="afff4"/>
                <w:sz w:val="22"/>
                <w:szCs w:val="20"/>
              </w:rPr>
              <w:commentReference w:id="8713"/>
            </w:r>
          </w:p>
        </w:tc>
      </w:tr>
      <w:tr w:rsidR="00B4173A" w:rsidRPr="007036CE" w14:paraId="56B3FB8F" w14:textId="77777777" w:rsidTr="005646EA">
        <w:trPr>
          <w:cnfStyle w:val="000000010000" w:firstRow="0" w:lastRow="0" w:firstColumn="0" w:lastColumn="0" w:oddVBand="0" w:evenVBand="0" w:oddHBand="0" w:evenHBand="1" w:firstRowFirstColumn="0" w:firstRowLastColumn="0" w:lastRowFirstColumn="0" w:lastRowLastColumn="0"/>
          <w:ins w:id="8741" w:author="Андрей SUP-1613562" w:date="2025-04-23T13:31:00Z"/>
        </w:trPr>
        <w:tc>
          <w:tcPr>
            <w:tcW w:w="1088" w:type="pct"/>
          </w:tcPr>
          <w:p w14:paraId="6DE41FC7" w14:textId="3DF8CA2B" w:rsidR="00B4173A" w:rsidRPr="007036CE" w:rsidRDefault="00B4173A" w:rsidP="00462CB1">
            <w:pPr>
              <w:pStyle w:val="GOSTTablenorm"/>
              <w:rPr>
                <w:ins w:id="8742" w:author="Андрей SUP-1613562" w:date="2025-04-23T13:31:00Z"/>
              </w:rPr>
            </w:pPr>
            <w:commentRangeStart w:id="8743"/>
            <w:ins w:id="8744" w:author="Андрей SUP-1613562" w:date="2025-04-23T13:31:00Z">
              <w:del w:id="8745" w:author="Андрей EXP-323201" w:date="2025-08-29T11:45:00Z">
                <w:r w:rsidRPr="007036CE" w:rsidDel="00D019D8">
                  <w:lastRenderedPageBreak/>
                  <w:delText>Период действия ПОФР</w:delText>
                </w:r>
              </w:del>
            </w:ins>
          </w:p>
        </w:tc>
        <w:tc>
          <w:tcPr>
            <w:tcW w:w="764" w:type="pct"/>
          </w:tcPr>
          <w:p w14:paraId="63A40AC7" w14:textId="57F71BF7" w:rsidR="00B4173A" w:rsidRPr="007036CE" w:rsidRDefault="009E2ABB" w:rsidP="00462CB1">
            <w:pPr>
              <w:pStyle w:val="GOSTTablenorm"/>
              <w:rPr>
                <w:ins w:id="8746" w:author="Андрей SUP-1613562" w:date="2025-04-23T13:31:00Z"/>
              </w:rPr>
            </w:pPr>
            <w:ins w:id="8747" w:author="Кирилл Воробьёв" w:date="2025-05-28T19:43:00Z">
              <w:del w:id="8748" w:author="Андрей EXP-323201" w:date="2025-08-29T11:45:00Z">
                <w:r w:rsidRPr="007036CE" w:rsidDel="00D019D8">
                  <w:delText>SystemInformation_ValidityPOFR</w:delText>
                </w:r>
              </w:del>
            </w:ins>
          </w:p>
        </w:tc>
        <w:tc>
          <w:tcPr>
            <w:tcW w:w="495" w:type="pct"/>
          </w:tcPr>
          <w:p w14:paraId="273E6D4E" w14:textId="3FF93F1D" w:rsidR="00B4173A" w:rsidRPr="007036CE" w:rsidRDefault="00B4173A" w:rsidP="00462CB1">
            <w:pPr>
              <w:pStyle w:val="GOSTTablenorm"/>
              <w:rPr>
                <w:ins w:id="8749" w:author="Андрей SUP-1613562" w:date="2025-04-23T13:31:00Z"/>
              </w:rPr>
            </w:pPr>
            <w:ins w:id="8750" w:author="Андрей SUP-1613562" w:date="2025-04-23T13:31:00Z">
              <w:del w:id="8751" w:author="Андрей EXP-323201" w:date="2025-08-29T11:45:00Z">
                <w:r w:rsidRPr="007036CE" w:rsidDel="00D019D8">
                  <w:delText>Строка</w:delText>
                </w:r>
              </w:del>
            </w:ins>
          </w:p>
        </w:tc>
        <w:tc>
          <w:tcPr>
            <w:tcW w:w="270" w:type="pct"/>
          </w:tcPr>
          <w:p w14:paraId="20F40A3A" w14:textId="2D76C1E5" w:rsidR="00B4173A" w:rsidRPr="007036CE" w:rsidRDefault="00B4173A" w:rsidP="00462CB1">
            <w:pPr>
              <w:pStyle w:val="GOSTTablenorm"/>
              <w:rPr>
                <w:ins w:id="8752" w:author="Андрей SUP-1613562" w:date="2025-04-23T13:31:00Z"/>
              </w:rPr>
            </w:pPr>
            <w:ins w:id="8753" w:author="Андрей SUP-1613562" w:date="2025-04-23T13:31:00Z">
              <w:del w:id="8754" w:author="Андрей EXP-323201" w:date="2025-08-29T11:45:00Z">
                <w:r w:rsidRPr="007036CE" w:rsidDel="00D019D8">
                  <w:delText>Нет</w:delText>
                </w:r>
              </w:del>
            </w:ins>
          </w:p>
        </w:tc>
        <w:tc>
          <w:tcPr>
            <w:tcW w:w="315" w:type="pct"/>
          </w:tcPr>
          <w:p w14:paraId="4D391216" w14:textId="2B59C211" w:rsidR="00B4173A" w:rsidRPr="007036CE" w:rsidRDefault="00B4173A" w:rsidP="00462CB1">
            <w:pPr>
              <w:pStyle w:val="GOSTTablenorm"/>
              <w:rPr>
                <w:ins w:id="8755" w:author="Андрей SUP-1613562" w:date="2025-04-23T13:31:00Z"/>
              </w:rPr>
            </w:pPr>
            <w:ins w:id="8756" w:author="Андрей SUP-1613562" w:date="2025-04-23T13:31:00Z">
              <w:del w:id="8757" w:author="Андрей EXP-323201" w:date="2025-08-29T11:45:00Z">
                <w:r w:rsidRPr="007036CE" w:rsidDel="00D019D8">
                  <w:delText>&lt;=3</w:delText>
                </w:r>
              </w:del>
            </w:ins>
          </w:p>
        </w:tc>
        <w:tc>
          <w:tcPr>
            <w:tcW w:w="2068" w:type="pct"/>
          </w:tcPr>
          <w:p w14:paraId="2177A69E" w14:textId="0F42B1A6" w:rsidR="00B4173A" w:rsidRPr="007036CE" w:rsidDel="00D019D8" w:rsidRDefault="00B4173A" w:rsidP="00462CB1">
            <w:pPr>
              <w:pStyle w:val="GOSTTablenorm"/>
              <w:rPr>
                <w:ins w:id="8758" w:author="Андрей SUP-1613562" w:date="2025-04-23T13:31:00Z"/>
                <w:del w:id="8759" w:author="Андрей EXP-323201" w:date="2025-08-29T11:45:00Z"/>
              </w:rPr>
            </w:pPr>
            <w:ins w:id="8760" w:author="Андрей SUP-1613562" w:date="2025-04-23T13:31:00Z">
              <w:del w:id="8761" w:author="Андрей EXP-323201" w:date="2025-08-29T11:45:00Z">
                <w:r w:rsidRPr="007036CE" w:rsidDel="00D019D8">
                  <w:delText>Указывается период действия ПОФР.</w:delText>
                </w:r>
              </w:del>
            </w:ins>
          </w:p>
          <w:p w14:paraId="063FBFF6" w14:textId="2EEBD315" w:rsidR="00B4173A" w:rsidRPr="007036CE" w:rsidRDefault="00B4173A" w:rsidP="00462CB1">
            <w:pPr>
              <w:pStyle w:val="GOSTTablenorm"/>
              <w:rPr>
                <w:ins w:id="8762" w:author="Андрей SUP-1613562" w:date="2025-04-23T13:31:00Z"/>
              </w:rPr>
            </w:pPr>
            <w:ins w:id="8763" w:author="Андрей SUP-1613562" w:date="2025-04-23T13:31:00Z">
              <w:del w:id="8764" w:author="Андрей EXP-323201" w:date="2025-08-29T11:45:00Z">
                <w:r w:rsidRPr="007036CE" w:rsidDel="00D019D8">
                  <w:delText>Обязателен для заполнения, если в параметре «Признак учета ПОФР на ЛС плательщика» (StmInfrmtn_SIGN_POFR_Snd) указано значение «</w:delText>
                </w:r>
                <w:r w:rsidRPr="007036CE" w:rsidDel="00D019D8">
                  <w:rPr>
                    <w:lang w:val="en-US"/>
                  </w:rPr>
                  <w:delText>true</w:delText>
                </w:r>
                <w:r w:rsidRPr="007036CE" w:rsidDel="00D019D8">
                  <w:delText>» (Да)</w:delText>
                </w:r>
              </w:del>
            </w:ins>
            <w:commentRangeEnd w:id="8743"/>
            <w:r w:rsidR="0035094B" w:rsidRPr="007036CE">
              <w:rPr>
                <w:rStyle w:val="afff4"/>
                <w:sz w:val="22"/>
                <w:szCs w:val="20"/>
              </w:rPr>
              <w:commentReference w:id="8743"/>
            </w:r>
          </w:p>
        </w:tc>
      </w:tr>
      <w:tr w:rsidR="00B4173A" w:rsidRPr="007036CE" w14:paraId="066DD473" w14:textId="77777777" w:rsidTr="005646EA">
        <w:trPr>
          <w:cnfStyle w:val="000000100000" w:firstRow="0" w:lastRow="0" w:firstColumn="0" w:lastColumn="0" w:oddVBand="0" w:evenVBand="0" w:oddHBand="1" w:evenHBand="0" w:firstRowFirstColumn="0" w:firstRowLastColumn="0" w:lastRowFirstColumn="0" w:lastRowLastColumn="0"/>
          <w:ins w:id="8765" w:author="Андрей SUP-1613562" w:date="2025-04-23T13:31:00Z"/>
        </w:trPr>
        <w:tc>
          <w:tcPr>
            <w:tcW w:w="1088" w:type="pct"/>
          </w:tcPr>
          <w:p w14:paraId="51C689D2" w14:textId="77777777" w:rsidR="00B4173A" w:rsidRPr="007036CE" w:rsidRDefault="00B4173A" w:rsidP="00462CB1">
            <w:pPr>
              <w:pStyle w:val="GOSTTablenorm"/>
              <w:rPr>
                <w:ins w:id="8766" w:author="Андрей SUP-1613562" w:date="2025-04-23T13:31:00Z"/>
              </w:rPr>
            </w:pPr>
            <w:ins w:id="8767" w:author="Андрей SUP-1613562" w:date="2025-04-23T13:31:00Z">
              <w:r w:rsidRPr="007036CE">
                <w:t>КБК для контроля остатка ПОФР плательщика</w:t>
              </w:r>
            </w:ins>
          </w:p>
        </w:tc>
        <w:tc>
          <w:tcPr>
            <w:tcW w:w="764" w:type="pct"/>
          </w:tcPr>
          <w:p w14:paraId="48A21435" w14:textId="77777777" w:rsidR="00B4173A" w:rsidRPr="007036CE" w:rsidRDefault="009E2ABB" w:rsidP="00462CB1">
            <w:pPr>
              <w:pStyle w:val="GOSTTablenorm"/>
              <w:rPr>
                <w:ins w:id="8768" w:author="Андрей SUP-1613562" w:date="2025-04-23T13:31:00Z"/>
              </w:rPr>
            </w:pPr>
            <w:ins w:id="8769" w:author="Кирилл Воробьёв" w:date="2025-05-28T19:43:00Z">
              <w:r w:rsidRPr="007036CE">
                <w:t>SystemInformation_KBKCtrlBalancePOFRPay</w:t>
              </w:r>
            </w:ins>
          </w:p>
        </w:tc>
        <w:tc>
          <w:tcPr>
            <w:tcW w:w="495" w:type="pct"/>
          </w:tcPr>
          <w:p w14:paraId="0CEE03B5" w14:textId="77777777" w:rsidR="00B4173A" w:rsidRPr="007036CE" w:rsidRDefault="00B4173A" w:rsidP="00462CB1">
            <w:pPr>
              <w:pStyle w:val="GOSTTablenorm"/>
              <w:rPr>
                <w:ins w:id="8770" w:author="Андрей SUP-1613562" w:date="2025-04-23T13:31:00Z"/>
              </w:rPr>
            </w:pPr>
            <w:ins w:id="8771" w:author="Андрей SUP-1613562" w:date="2025-04-23T13:31:00Z">
              <w:r w:rsidRPr="007036CE">
                <w:t>Строка</w:t>
              </w:r>
            </w:ins>
          </w:p>
        </w:tc>
        <w:tc>
          <w:tcPr>
            <w:tcW w:w="270" w:type="pct"/>
          </w:tcPr>
          <w:p w14:paraId="2210F10D" w14:textId="77777777" w:rsidR="00B4173A" w:rsidRPr="007036CE" w:rsidRDefault="00B4173A" w:rsidP="00462CB1">
            <w:pPr>
              <w:pStyle w:val="GOSTTablenorm"/>
              <w:rPr>
                <w:ins w:id="8772" w:author="Андрей SUP-1613562" w:date="2025-04-23T13:31:00Z"/>
              </w:rPr>
            </w:pPr>
            <w:ins w:id="8773" w:author="Андрей SUP-1613562" w:date="2025-04-23T13:31:00Z">
              <w:r w:rsidRPr="007036CE">
                <w:t>Нет</w:t>
              </w:r>
            </w:ins>
          </w:p>
        </w:tc>
        <w:tc>
          <w:tcPr>
            <w:tcW w:w="315" w:type="pct"/>
          </w:tcPr>
          <w:p w14:paraId="7EFC3F55" w14:textId="77777777" w:rsidR="00B4173A" w:rsidRPr="007036CE" w:rsidRDefault="00B4173A" w:rsidP="00462CB1">
            <w:pPr>
              <w:pStyle w:val="GOSTTablenorm"/>
              <w:rPr>
                <w:ins w:id="8774" w:author="Андрей SUP-1613562" w:date="2025-04-23T13:31:00Z"/>
              </w:rPr>
            </w:pPr>
            <w:ins w:id="8775" w:author="Андрей SUP-1613562" w:date="2025-04-23T13:31:00Z">
              <w:r w:rsidRPr="007036CE">
                <w:t>=20</w:t>
              </w:r>
            </w:ins>
          </w:p>
        </w:tc>
        <w:tc>
          <w:tcPr>
            <w:tcW w:w="2068" w:type="pct"/>
          </w:tcPr>
          <w:p w14:paraId="2E16A840" w14:textId="77777777" w:rsidR="00B4173A" w:rsidRPr="007036CE" w:rsidRDefault="00B4173A" w:rsidP="00462CB1">
            <w:pPr>
              <w:pStyle w:val="GOSTTablenorm"/>
              <w:rPr>
                <w:ins w:id="8776" w:author="Андрей SUP-1613562" w:date="2025-04-23T13:31:00Z"/>
              </w:rPr>
            </w:pPr>
            <w:ins w:id="8777" w:author="Андрей SUP-1613562" w:date="2025-04-23T13:31:00Z">
              <w:r w:rsidRPr="007036CE">
                <w:t>Указывается КБК для контроля остатка ПОФР по ЛС плательщика.</w:t>
              </w:r>
            </w:ins>
          </w:p>
          <w:p w14:paraId="36416935" w14:textId="77777777" w:rsidR="00B4173A" w:rsidRPr="007036CE" w:rsidRDefault="00B4173A" w:rsidP="00462CB1">
            <w:pPr>
              <w:pStyle w:val="GOSTTablenorm"/>
              <w:rPr>
                <w:ins w:id="8778" w:author="Андрей SUP-1613562" w:date="2025-04-23T13:31:00Z"/>
              </w:rPr>
            </w:pPr>
            <w:ins w:id="8779" w:author="Андрей SUP-1613562" w:date="2025-04-23T13:31:00Z">
              <w:r w:rsidRPr="007036CE">
                <w:t>Обязателен для заполнения, если в параметре «Признак учета ПОФР на ЛС плательщика» (StmInfrmtn_SIGN_POFR_Snd) указано значение «1» (Да)</w:t>
              </w:r>
            </w:ins>
          </w:p>
        </w:tc>
      </w:tr>
      <w:tr w:rsidR="00B4173A" w:rsidRPr="007036CE" w14:paraId="0FDE4D08" w14:textId="77777777" w:rsidTr="005646EA">
        <w:trPr>
          <w:cnfStyle w:val="000000010000" w:firstRow="0" w:lastRow="0" w:firstColumn="0" w:lastColumn="0" w:oddVBand="0" w:evenVBand="0" w:oddHBand="0" w:evenHBand="1" w:firstRowFirstColumn="0" w:firstRowLastColumn="0" w:lastRowFirstColumn="0" w:lastRowLastColumn="0"/>
          <w:ins w:id="8780" w:author="Андрей SUP-1613562" w:date="2025-04-23T13:31:00Z"/>
        </w:trPr>
        <w:tc>
          <w:tcPr>
            <w:tcW w:w="1088" w:type="pct"/>
          </w:tcPr>
          <w:p w14:paraId="3E7BEA1D" w14:textId="77777777" w:rsidR="00B4173A" w:rsidRPr="007036CE" w:rsidRDefault="00B4173A" w:rsidP="00462CB1">
            <w:pPr>
              <w:pStyle w:val="GOSTTablenorm"/>
              <w:rPr>
                <w:ins w:id="8781" w:author="Андрей SUP-1613562" w:date="2025-04-23T13:31:00Z"/>
              </w:rPr>
            </w:pPr>
            <w:ins w:id="8782" w:author="Андрей SUP-1613562" w:date="2025-04-23T13:31:00Z">
              <w:r w:rsidRPr="007036CE">
                <w:t>Признак учета ДО на ЛС плательщика</w:t>
              </w:r>
            </w:ins>
          </w:p>
        </w:tc>
        <w:tc>
          <w:tcPr>
            <w:tcW w:w="764" w:type="pct"/>
          </w:tcPr>
          <w:p w14:paraId="32D12610" w14:textId="77777777" w:rsidR="00B4173A" w:rsidRPr="007036CE" w:rsidRDefault="00450D41" w:rsidP="00A375FA">
            <w:pPr>
              <w:pStyle w:val="GOSTTablenorm"/>
              <w:rPr>
                <w:ins w:id="8783" w:author="Андрей SUP-1613562" w:date="2025-04-23T13:31:00Z"/>
                <w:lang w:val="en-US"/>
              </w:rPr>
            </w:pPr>
            <w:ins w:id="8784" w:author="Кирилл Воробьёв" w:date="2025-05-29T19:40:00Z">
              <w:r w:rsidRPr="007036CE">
                <w:rPr>
                  <w:lang w:val="en-US"/>
                </w:rPr>
                <w:t>supportingDocs_TechFd_SIGN_DO_SND</w:t>
              </w:r>
            </w:ins>
          </w:p>
        </w:tc>
        <w:tc>
          <w:tcPr>
            <w:tcW w:w="495" w:type="pct"/>
          </w:tcPr>
          <w:p w14:paraId="1CAE1140" w14:textId="77777777" w:rsidR="00B4173A" w:rsidRPr="007036CE" w:rsidRDefault="00B4173A" w:rsidP="00462CB1">
            <w:pPr>
              <w:pStyle w:val="GOSTTablenorm"/>
              <w:rPr>
                <w:ins w:id="8785" w:author="Андрей SUP-1613562" w:date="2025-04-23T13:31:00Z"/>
              </w:rPr>
            </w:pPr>
            <w:ins w:id="8786" w:author="Андрей SUP-1613562" w:date="2025-04-23T13:31:00Z">
              <w:r w:rsidRPr="007036CE">
                <w:t>Логический</w:t>
              </w:r>
            </w:ins>
          </w:p>
        </w:tc>
        <w:tc>
          <w:tcPr>
            <w:tcW w:w="270" w:type="pct"/>
          </w:tcPr>
          <w:p w14:paraId="5CD88B21" w14:textId="77777777" w:rsidR="00B4173A" w:rsidRPr="007036CE" w:rsidRDefault="00B4173A" w:rsidP="00462CB1">
            <w:pPr>
              <w:pStyle w:val="GOSTTablenorm"/>
              <w:rPr>
                <w:ins w:id="8787" w:author="Андрей SUP-1613562" w:date="2025-04-23T13:31:00Z"/>
              </w:rPr>
            </w:pPr>
            <w:ins w:id="8788" w:author="Андрей SUP-1613562" w:date="2025-04-23T13:31:00Z">
              <w:r w:rsidRPr="007036CE">
                <w:t>Да</w:t>
              </w:r>
            </w:ins>
          </w:p>
        </w:tc>
        <w:tc>
          <w:tcPr>
            <w:tcW w:w="315" w:type="pct"/>
          </w:tcPr>
          <w:p w14:paraId="7A5E6ABE" w14:textId="2BF1DA3F" w:rsidR="00B4173A" w:rsidRPr="007036CE" w:rsidRDefault="00B4173A" w:rsidP="00462CB1">
            <w:pPr>
              <w:pStyle w:val="GOSTTablenorm"/>
              <w:rPr>
                <w:ins w:id="8789" w:author="Андрей SUP-1613562" w:date="2025-04-23T13:31:00Z"/>
              </w:rPr>
            </w:pPr>
          </w:p>
        </w:tc>
        <w:tc>
          <w:tcPr>
            <w:tcW w:w="2068" w:type="pct"/>
          </w:tcPr>
          <w:p w14:paraId="13320199" w14:textId="77777777" w:rsidR="00B4173A" w:rsidRPr="007036CE" w:rsidRDefault="00B4173A" w:rsidP="00462CB1">
            <w:pPr>
              <w:pStyle w:val="GOSTTablenorm"/>
              <w:rPr>
                <w:ins w:id="8790" w:author="Андрей SUP-1613562" w:date="2025-04-23T13:31:00Z"/>
              </w:rPr>
            </w:pPr>
            <w:ins w:id="8791" w:author="Андрей SUP-1613562" w:date="2025-04-23T13:31:00Z">
              <w:r w:rsidRPr="007036CE">
                <w:t>Указывается признак учета ДО на ЛС плательщика.</w:t>
              </w:r>
            </w:ins>
          </w:p>
          <w:p w14:paraId="007406C1" w14:textId="77777777" w:rsidR="00B4173A" w:rsidRPr="007036CE" w:rsidRDefault="00B4173A" w:rsidP="00462CB1">
            <w:pPr>
              <w:pStyle w:val="GOSTTablenorm"/>
              <w:rPr>
                <w:ins w:id="8792" w:author="Андрей SUP-1613562" w:date="2025-04-23T13:31:00Z"/>
              </w:rPr>
            </w:pPr>
            <w:ins w:id="8793" w:author="Андрей SUP-1613562" w:date="2025-04-23T13:31:00Z">
              <w:r w:rsidRPr="007036CE">
                <w:t>Может принимать значения:</w:t>
              </w:r>
            </w:ins>
          </w:p>
          <w:p w14:paraId="7E33C81E" w14:textId="4FDDFD1E" w:rsidR="00B4173A" w:rsidRPr="007036CE" w:rsidRDefault="00B4173A" w:rsidP="00B4173A">
            <w:pPr>
              <w:pStyle w:val="GOSTTableListMark1"/>
              <w:numPr>
                <w:ilvl w:val="0"/>
                <w:numId w:val="2"/>
              </w:numPr>
              <w:rPr>
                <w:ins w:id="8794" w:author="Андрей SUP-1613562" w:date="2025-04-23T13:31:00Z"/>
              </w:rPr>
            </w:pPr>
            <w:ins w:id="8795" w:author="Андрей SUP-1613562" w:date="2025-04-23T13:31:00Z">
              <w:r w:rsidRPr="007036CE">
                <w:t>«</w:t>
              </w:r>
              <w:r w:rsidRPr="007036CE">
                <w:rPr>
                  <w:lang w:val="en-US"/>
                </w:rPr>
                <w:t>true</w:t>
              </w:r>
              <w:r w:rsidRPr="007036CE">
                <w:t xml:space="preserve">» </w:t>
              </w:r>
              <w:r w:rsidR="00B335B8" w:rsidRPr="007036CE">
                <w:t>–</w:t>
              </w:r>
              <w:r w:rsidRPr="007036CE">
                <w:t xml:space="preserve"> Да;</w:t>
              </w:r>
            </w:ins>
          </w:p>
          <w:p w14:paraId="239114F9" w14:textId="6097B5F3" w:rsidR="00B4173A" w:rsidRPr="007036CE" w:rsidRDefault="00B4173A" w:rsidP="00B4173A">
            <w:pPr>
              <w:pStyle w:val="GOSTTableListMark1"/>
              <w:numPr>
                <w:ilvl w:val="0"/>
                <w:numId w:val="2"/>
              </w:numPr>
              <w:tabs>
                <w:tab w:val="clear" w:pos="369"/>
              </w:tabs>
              <w:ind w:left="283" w:hanging="170"/>
              <w:rPr>
                <w:ins w:id="8796" w:author="Андрей SUP-1613562" w:date="2025-04-23T13:31:00Z"/>
              </w:rPr>
            </w:pPr>
            <w:ins w:id="8797" w:author="Андрей SUP-1613562" w:date="2025-04-23T13:31:00Z">
              <w:r w:rsidRPr="007036CE">
                <w:t>«</w:t>
              </w:r>
              <w:r w:rsidRPr="007036CE">
                <w:rPr>
                  <w:lang w:val="en-US"/>
                </w:rPr>
                <w:t>false</w:t>
              </w:r>
              <w:r w:rsidRPr="007036CE">
                <w:t xml:space="preserve">» </w:t>
              </w:r>
              <w:r w:rsidR="00B335B8" w:rsidRPr="007036CE">
                <w:t>–</w:t>
              </w:r>
              <w:r w:rsidRPr="007036CE">
                <w:t xml:space="preserve"> Нет</w:t>
              </w:r>
            </w:ins>
          </w:p>
        </w:tc>
      </w:tr>
      <w:tr w:rsidR="00B4173A" w:rsidRPr="007036CE" w14:paraId="6E08C3C8" w14:textId="77777777" w:rsidTr="005646EA">
        <w:trPr>
          <w:cnfStyle w:val="000000100000" w:firstRow="0" w:lastRow="0" w:firstColumn="0" w:lastColumn="0" w:oddVBand="0" w:evenVBand="0" w:oddHBand="1" w:evenHBand="0" w:firstRowFirstColumn="0" w:firstRowLastColumn="0" w:lastRowFirstColumn="0" w:lastRowLastColumn="0"/>
          <w:ins w:id="8798" w:author="Андрей SUP-1613562" w:date="2025-04-23T13:31:00Z"/>
        </w:trPr>
        <w:tc>
          <w:tcPr>
            <w:tcW w:w="1088" w:type="pct"/>
          </w:tcPr>
          <w:p w14:paraId="5E3DE4B3" w14:textId="77777777" w:rsidR="00B4173A" w:rsidRPr="007036CE" w:rsidRDefault="00B4173A" w:rsidP="00462CB1">
            <w:pPr>
              <w:pStyle w:val="GOSTTablenorm"/>
              <w:rPr>
                <w:ins w:id="8799" w:author="Андрей SUP-1613562" w:date="2025-04-23T13:31:00Z"/>
              </w:rPr>
            </w:pPr>
            <w:ins w:id="8800" w:author="Андрей SUP-1613562" w:date="2025-04-23T13:31:00Z">
              <w:r w:rsidRPr="007036CE">
                <w:t>Номер БО плательщика</w:t>
              </w:r>
            </w:ins>
          </w:p>
        </w:tc>
        <w:tc>
          <w:tcPr>
            <w:tcW w:w="764" w:type="pct"/>
          </w:tcPr>
          <w:p w14:paraId="077B9B18" w14:textId="77777777" w:rsidR="00B4173A" w:rsidRPr="007036CE" w:rsidRDefault="009E2ABB" w:rsidP="00462CB1">
            <w:pPr>
              <w:pStyle w:val="GOSTTablenorm"/>
              <w:rPr>
                <w:ins w:id="8801" w:author="Андрей SUP-1613562" w:date="2025-04-23T13:31:00Z"/>
              </w:rPr>
            </w:pPr>
            <w:ins w:id="8802" w:author="Кирилл Воробьёв" w:date="2025-05-28T19:44:00Z">
              <w:r w:rsidRPr="007036CE">
                <w:t>supportingDocs_RegNumBo</w:t>
              </w:r>
            </w:ins>
          </w:p>
        </w:tc>
        <w:tc>
          <w:tcPr>
            <w:tcW w:w="495" w:type="pct"/>
          </w:tcPr>
          <w:p w14:paraId="2BF9A90F" w14:textId="77777777" w:rsidR="00B4173A" w:rsidRPr="007036CE" w:rsidRDefault="00B4173A" w:rsidP="00462CB1">
            <w:pPr>
              <w:pStyle w:val="GOSTTablenorm"/>
              <w:rPr>
                <w:ins w:id="8803" w:author="Андрей SUP-1613562" w:date="2025-04-23T13:31:00Z"/>
              </w:rPr>
            </w:pPr>
            <w:ins w:id="8804" w:author="Андрей SUP-1613562" w:date="2025-04-23T13:31:00Z">
              <w:r w:rsidRPr="007036CE">
                <w:t>Строка</w:t>
              </w:r>
            </w:ins>
          </w:p>
        </w:tc>
        <w:tc>
          <w:tcPr>
            <w:tcW w:w="270" w:type="pct"/>
          </w:tcPr>
          <w:p w14:paraId="23D766EA" w14:textId="77777777" w:rsidR="00B4173A" w:rsidRPr="007036CE" w:rsidRDefault="00B4173A" w:rsidP="00462CB1">
            <w:pPr>
              <w:pStyle w:val="GOSTTablenorm"/>
              <w:rPr>
                <w:ins w:id="8805" w:author="Андрей SUP-1613562" w:date="2025-04-23T13:31:00Z"/>
              </w:rPr>
            </w:pPr>
            <w:ins w:id="8806" w:author="Андрей SUP-1613562" w:date="2025-04-23T13:31:00Z">
              <w:r w:rsidRPr="007036CE">
                <w:t>Нет</w:t>
              </w:r>
            </w:ins>
          </w:p>
        </w:tc>
        <w:tc>
          <w:tcPr>
            <w:tcW w:w="315" w:type="pct"/>
          </w:tcPr>
          <w:p w14:paraId="1993D6E8" w14:textId="77777777" w:rsidR="00B4173A" w:rsidRPr="007036CE" w:rsidRDefault="00B4173A" w:rsidP="00462CB1">
            <w:pPr>
              <w:pStyle w:val="GOSTTablenorm"/>
              <w:rPr>
                <w:ins w:id="8807" w:author="Андрей SUP-1613562" w:date="2025-04-23T13:31:00Z"/>
              </w:rPr>
            </w:pPr>
            <w:ins w:id="8808" w:author="Андрей SUP-1613562" w:date="2025-04-23T13:31:00Z">
              <w:r w:rsidRPr="007036CE">
                <w:rPr>
                  <w:lang w:val="en-US"/>
                </w:rPr>
                <w:t>&lt;</w:t>
              </w:r>
              <w:r w:rsidRPr="007036CE">
                <w:t>=19</w:t>
              </w:r>
            </w:ins>
          </w:p>
        </w:tc>
        <w:tc>
          <w:tcPr>
            <w:tcW w:w="2068" w:type="pct"/>
          </w:tcPr>
          <w:p w14:paraId="57A84916" w14:textId="77777777" w:rsidR="00B4173A" w:rsidRPr="007036CE" w:rsidRDefault="00B4173A" w:rsidP="00462CB1">
            <w:pPr>
              <w:pStyle w:val="GOSTTablenorm"/>
              <w:rPr>
                <w:ins w:id="8809" w:author="Андрей SUP-1613562" w:date="2025-04-23T13:31:00Z"/>
              </w:rPr>
            </w:pPr>
            <w:ins w:id="8810" w:author="Андрей SUP-1613562" w:date="2025-04-23T13:31:00Z">
              <w:r w:rsidRPr="007036CE">
                <w:t xml:space="preserve">Указывается учетный номер БО плательщика </w:t>
              </w:r>
              <w:r w:rsidRPr="007036CE">
                <w:rPr>
                  <w:szCs w:val="22"/>
                </w:rPr>
                <w:t>(при наличии)</w:t>
              </w:r>
              <w:r w:rsidRPr="007036CE">
                <w:t xml:space="preserve">. </w:t>
              </w:r>
            </w:ins>
          </w:p>
        </w:tc>
      </w:tr>
      <w:tr w:rsidR="00B4173A" w:rsidRPr="007036CE" w14:paraId="00A81E42" w14:textId="77777777" w:rsidTr="005646EA">
        <w:trPr>
          <w:cnfStyle w:val="000000010000" w:firstRow="0" w:lastRow="0" w:firstColumn="0" w:lastColumn="0" w:oddVBand="0" w:evenVBand="0" w:oddHBand="0" w:evenHBand="1" w:firstRowFirstColumn="0" w:firstRowLastColumn="0" w:lastRowFirstColumn="0" w:lastRowLastColumn="0"/>
          <w:ins w:id="8811" w:author="Андрей SUP-1613562" w:date="2025-04-23T13:31:00Z"/>
        </w:trPr>
        <w:tc>
          <w:tcPr>
            <w:tcW w:w="1088" w:type="pct"/>
          </w:tcPr>
          <w:p w14:paraId="614BB3FC" w14:textId="77777777" w:rsidR="00B4173A" w:rsidRPr="007036CE" w:rsidRDefault="00B4173A" w:rsidP="00462CB1">
            <w:pPr>
              <w:pStyle w:val="GOSTTablenorm"/>
              <w:rPr>
                <w:ins w:id="8812" w:author="Андрей SUP-1613562" w:date="2025-04-23T13:31:00Z"/>
              </w:rPr>
            </w:pPr>
            <w:ins w:id="8813" w:author="Андрей SUP-1613562" w:date="2025-04-23T13:31:00Z">
              <w:r w:rsidRPr="007036CE">
                <w:t>Номер ДО плательщика</w:t>
              </w:r>
            </w:ins>
          </w:p>
        </w:tc>
        <w:tc>
          <w:tcPr>
            <w:tcW w:w="764" w:type="pct"/>
          </w:tcPr>
          <w:p w14:paraId="3044ACC7" w14:textId="77777777" w:rsidR="00B4173A" w:rsidRPr="007036CE" w:rsidRDefault="009E2ABB" w:rsidP="00462CB1">
            <w:pPr>
              <w:pStyle w:val="GOSTTablenorm"/>
              <w:rPr>
                <w:ins w:id="8814" w:author="Андрей SUP-1613562" w:date="2025-04-23T13:31:00Z"/>
              </w:rPr>
            </w:pPr>
            <w:ins w:id="8815" w:author="Кирилл Воробьёв" w:date="2025-05-28T19:44:00Z">
              <w:r w:rsidRPr="007036CE">
                <w:t>supportingDocs_RegNumDo</w:t>
              </w:r>
            </w:ins>
          </w:p>
        </w:tc>
        <w:tc>
          <w:tcPr>
            <w:tcW w:w="495" w:type="pct"/>
          </w:tcPr>
          <w:p w14:paraId="55A52D27" w14:textId="77777777" w:rsidR="00B4173A" w:rsidRPr="007036CE" w:rsidRDefault="00B4173A" w:rsidP="00462CB1">
            <w:pPr>
              <w:pStyle w:val="GOSTTablenorm"/>
              <w:rPr>
                <w:ins w:id="8816" w:author="Андрей SUP-1613562" w:date="2025-04-23T13:31:00Z"/>
              </w:rPr>
            </w:pPr>
            <w:ins w:id="8817" w:author="Андрей SUP-1613562" w:date="2025-04-23T13:31:00Z">
              <w:r w:rsidRPr="007036CE">
                <w:t>Строка</w:t>
              </w:r>
            </w:ins>
          </w:p>
        </w:tc>
        <w:tc>
          <w:tcPr>
            <w:tcW w:w="270" w:type="pct"/>
          </w:tcPr>
          <w:p w14:paraId="3CC2095C" w14:textId="77777777" w:rsidR="00B4173A" w:rsidRPr="007036CE" w:rsidRDefault="00B4173A" w:rsidP="00462CB1">
            <w:pPr>
              <w:pStyle w:val="GOSTTablenorm"/>
              <w:rPr>
                <w:ins w:id="8818" w:author="Андрей SUP-1613562" w:date="2025-04-23T13:31:00Z"/>
              </w:rPr>
            </w:pPr>
            <w:ins w:id="8819" w:author="Андрей SUP-1613562" w:date="2025-04-23T13:31:00Z">
              <w:r w:rsidRPr="007036CE">
                <w:t>Нет</w:t>
              </w:r>
            </w:ins>
          </w:p>
        </w:tc>
        <w:tc>
          <w:tcPr>
            <w:tcW w:w="315" w:type="pct"/>
          </w:tcPr>
          <w:p w14:paraId="7AEDE03E" w14:textId="77777777" w:rsidR="00B4173A" w:rsidRPr="007036CE" w:rsidRDefault="00B4173A" w:rsidP="00462CB1">
            <w:pPr>
              <w:pStyle w:val="GOSTTablenorm"/>
              <w:rPr>
                <w:ins w:id="8820" w:author="Андрей SUP-1613562" w:date="2025-04-23T13:31:00Z"/>
              </w:rPr>
            </w:pPr>
            <w:ins w:id="8821" w:author="Андрей SUP-1613562" w:date="2025-04-23T13:31:00Z">
              <w:r w:rsidRPr="007036CE">
                <w:rPr>
                  <w:lang w:val="en-US"/>
                </w:rPr>
                <w:t>&lt;</w:t>
              </w:r>
              <w:r w:rsidRPr="007036CE">
                <w:t>=25</w:t>
              </w:r>
            </w:ins>
          </w:p>
        </w:tc>
        <w:tc>
          <w:tcPr>
            <w:tcW w:w="2068" w:type="pct"/>
          </w:tcPr>
          <w:p w14:paraId="12C091DA" w14:textId="77777777" w:rsidR="00B4173A" w:rsidRPr="007036CE" w:rsidRDefault="00B4173A" w:rsidP="00462CB1">
            <w:pPr>
              <w:pStyle w:val="GOSTTablenorm"/>
              <w:rPr>
                <w:ins w:id="8822" w:author="Андрей SUP-1613562" w:date="2025-04-23T13:31:00Z"/>
              </w:rPr>
            </w:pPr>
            <w:ins w:id="8823" w:author="Андрей SUP-1613562" w:date="2025-04-23T13:31:00Z">
              <w:r w:rsidRPr="007036CE">
                <w:t xml:space="preserve">Указывается учетный номер ДО плательщика </w:t>
              </w:r>
              <w:r w:rsidRPr="007036CE">
                <w:rPr>
                  <w:szCs w:val="22"/>
                </w:rPr>
                <w:t>(при наличии)</w:t>
              </w:r>
              <w:r w:rsidRPr="007036CE">
                <w:t xml:space="preserve">. </w:t>
              </w:r>
            </w:ins>
          </w:p>
        </w:tc>
      </w:tr>
      <w:tr w:rsidR="00B4173A" w:rsidRPr="007036CE" w14:paraId="5615EB32" w14:textId="77777777" w:rsidTr="005646EA">
        <w:trPr>
          <w:cnfStyle w:val="000000100000" w:firstRow="0" w:lastRow="0" w:firstColumn="0" w:lastColumn="0" w:oddVBand="0" w:evenVBand="0" w:oddHBand="1" w:evenHBand="0" w:firstRowFirstColumn="0" w:firstRowLastColumn="0" w:lastRowFirstColumn="0" w:lastRowLastColumn="0"/>
          <w:ins w:id="8824" w:author="Андрей SUP-1613562" w:date="2025-04-23T13:31:00Z"/>
        </w:trPr>
        <w:tc>
          <w:tcPr>
            <w:tcW w:w="1088" w:type="pct"/>
          </w:tcPr>
          <w:p w14:paraId="4C9D7715" w14:textId="77777777" w:rsidR="00B4173A" w:rsidRPr="007036CE" w:rsidRDefault="00B4173A" w:rsidP="00462CB1">
            <w:pPr>
              <w:pStyle w:val="GOSTTablenorm"/>
              <w:rPr>
                <w:ins w:id="8825" w:author="Андрей SUP-1613562" w:date="2025-04-23T13:31:00Z"/>
              </w:rPr>
            </w:pPr>
            <w:ins w:id="8826" w:author="Андрей SUP-1613562" w:date="2025-04-23T13:31:00Z">
              <w:r w:rsidRPr="007036CE">
                <w:rPr>
                  <w:szCs w:val="22"/>
                </w:rPr>
                <w:t>Номер КОО плательщика</w:t>
              </w:r>
            </w:ins>
          </w:p>
        </w:tc>
        <w:tc>
          <w:tcPr>
            <w:tcW w:w="764" w:type="pct"/>
          </w:tcPr>
          <w:p w14:paraId="4FEE47CE" w14:textId="77777777" w:rsidR="00B4173A" w:rsidRPr="007036CE" w:rsidRDefault="009E2ABB" w:rsidP="00462CB1">
            <w:pPr>
              <w:pStyle w:val="GOSTTablenorm"/>
              <w:rPr>
                <w:ins w:id="8827" w:author="Андрей SUP-1613562" w:date="2025-04-23T13:31:00Z"/>
              </w:rPr>
            </w:pPr>
            <w:ins w:id="8828" w:author="Кирилл Воробьёв" w:date="2025-05-28T19:45:00Z">
              <w:r w:rsidRPr="007036CE">
                <w:t>SystemInformation_NumKOO</w:t>
              </w:r>
            </w:ins>
          </w:p>
        </w:tc>
        <w:tc>
          <w:tcPr>
            <w:tcW w:w="495" w:type="pct"/>
          </w:tcPr>
          <w:p w14:paraId="034593B7" w14:textId="77777777" w:rsidR="00B4173A" w:rsidRPr="007036CE" w:rsidRDefault="00B4173A" w:rsidP="00462CB1">
            <w:pPr>
              <w:pStyle w:val="GOSTTablenorm"/>
              <w:rPr>
                <w:ins w:id="8829" w:author="Андрей SUP-1613562" w:date="2025-04-23T13:31:00Z"/>
              </w:rPr>
            </w:pPr>
            <w:ins w:id="8830" w:author="Андрей SUP-1613562" w:date="2025-04-23T13:31:00Z">
              <w:r w:rsidRPr="007036CE">
                <w:t>Строка</w:t>
              </w:r>
            </w:ins>
          </w:p>
        </w:tc>
        <w:tc>
          <w:tcPr>
            <w:tcW w:w="270" w:type="pct"/>
          </w:tcPr>
          <w:p w14:paraId="1F4079D9" w14:textId="77777777" w:rsidR="00B4173A" w:rsidRPr="007036CE" w:rsidRDefault="00B4173A" w:rsidP="00462CB1">
            <w:pPr>
              <w:pStyle w:val="GOSTTablenorm"/>
              <w:rPr>
                <w:ins w:id="8831" w:author="Андрей SUP-1613562" w:date="2025-04-23T13:31:00Z"/>
              </w:rPr>
            </w:pPr>
            <w:ins w:id="8832" w:author="Андрей SUP-1613562" w:date="2025-04-23T13:31:00Z">
              <w:r w:rsidRPr="007036CE">
                <w:rPr>
                  <w:szCs w:val="22"/>
                </w:rPr>
                <w:t>Нет</w:t>
              </w:r>
            </w:ins>
          </w:p>
        </w:tc>
        <w:tc>
          <w:tcPr>
            <w:tcW w:w="315" w:type="pct"/>
          </w:tcPr>
          <w:p w14:paraId="078F2D50" w14:textId="77777777" w:rsidR="00B4173A" w:rsidRPr="007036CE" w:rsidRDefault="00B4173A" w:rsidP="00462CB1">
            <w:pPr>
              <w:pStyle w:val="GOSTTablenorm"/>
              <w:rPr>
                <w:ins w:id="8833" w:author="Андрей SUP-1613562" w:date="2025-04-23T13:31:00Z"/>
              </w:rPr>
            </w:pPr>
            <w:ins w:id="8834" w:author="Андрей SUP-1613562" w:date="2025-04-23T13:31:00Z">
              <w:r w:rsidRPr="007036CE">
                <w:rPr>
                  <w:lang w:val="en-US"/>
                </w:rPr>
                <w:t>&lt;=50</w:t>
              </w:r>
            </w:ins>
          </w:p>
        </w:tc>
        <w:tc>
          <w:tcPr>
            <w:tcW w:w="2068" w:type="pct"/>
          </w:tcPr>
          <w:p w14:paraId="1ACA1860" w14:textId="77777777" w:rsidR="00B4173A" w:rsidRPr="007036CE" w:rsidRDefault="00B4173A" w:rsidP="00462CB1">
            <w:pPr>
              <w:pStyle w:val="GOSTTablenorm"/>
              <w:rPr>
                <w:ins w:id="8835" w:author="Андрей SUP-1613562" w:date="2025-04-23T13:31:00Z"/>
              </w:rPr>
            </w:pPr>
            <w:ins w:id="8836" w:author="Андрей SUP-1613562" w:date="2025-04-23T13:31:00Z">
              <w:r w:rsidRPr="007036CE">
                <w:rPr>
                  <w:szCs w:val="22"/>
                </w:rPr>
                <w:t>Указывается номер Казначейского обеспечения обязательств плательщика (при наличии)</w:t>
              </w:r>
            </w:ins>
          </w:p>
        </w:tc>
      </w:tr>
      <w:tr w:rsidR="00B4173A" w:rsidRPr="007036CE" w14:paraId="1DFAF030" w14:textId="77777777" w:rsidTr="005646EA">
        <w:trPr>
          <w:cnfStyle w:val="000000010000" w:firstRow="0" w:lastRow="0" w:firstColumn="0" w:lastColumn="0" w:oddVBand="0" w:evenVBand="0" w:oddHBand="0" w:evenHBand="1" w:firstRowFirstColumn="0" w:firstRowLastColumn="0" w:lastRowFirstColumn="0" w:lastRowLastColumn="0"/>
          <w:ins w:id="8837" w:author="Андрей SUP-1613562" w:date="2025-04-23T13:31:00Z"/>
        </w:trPr>
        <w:tc>
          <w:tcPr>
            <w:tcW w:w="1088" w:type="pct"/>
          </w:tcPr>
          <w:p w14:paraId="21ECD294" w14:textId="77777777" w:rsidR="00B4173A" w:rsidRPr="007036CE" w:rsidRDefault="00B4173A" w:rsidP="00462CB1">
            <w:pPr>
              <w:pStyle w:val="GOSTTablenorm"/>
              <w:rPr>
                <w:ins w:id="8838" w:author="Андрей SUP-1613562" w:date="2025-04-23T13:31:00Z"/>
              </w:rPr>
            </w:pPr>
            <w:ins w:id="8839" w:author="Андрей SUP-1613562" w:date="2025-04-23T13:31:00Z">
              <w:r w:rsidRPr="007036CE">
                <w:rPr>
                  <w:b/>
                </w:rPr>
                <w:t>Расшифровка РСКП</w:t>
              </w:r>
            </w:ins>
          </w:p>
        </w:tc>
        <w:tc>
          <w:tcPr>
            <w:tcW w:w="764" w:type="pct"/>
          </w:tcPr>
          <w:p w14:paraId="15574372" w14:textId="77777777" w:rsidR="00B4173A" w:rsidRPr="007036CE" w:rsidRDefault="00F16DBC" w:rsidP="00462CB1">
            <w:pPr>
              <w:pStyle w:val="GOSTTablenorm"/>
              <w:rPr>
                <w:ins w:id="8840" w:author="Андрей SUP-1613562" w:date="2025-04-23T13:31:00Z"/>
                <w:lang w:val="en-US"/>
              </w:rPr>
            </w:pPr>
            <w:ins w:id="8841" w:author="Кирилл Воробьёв" w:date="2025-05-28T19:47:00Z">
              <w:r w:rsidRPr="007036CE">
                <w:rPr>
                  <w:b/>
                  <w:bCs/>
                </w:rPr>
                <w:t>IncludedPaymentsDes</w:t>
              </w:r>
            </w:ins>
            <w:ins w:id="8842" w:author="Кирилл Воробьёв" w:date="2025-05-28T19:51:00Z">
              <w:r w:rsidRPr="007036CE">
                <w:rPr>
                  <w:b/>
                  <w:bCs/>
                </w:rPr>
                <w:t>с</w:t>
              </w:r>
            </w:ins>
            <w:ins w:id="8843" w:author="Андрей SUP-1613562" w:date="2025-04-23T13:31:00Z">
              <w:del w:id="8844" w:author="Кирилл Воробьёв" w:date="2025-05-28T19:47:00Z">
                <w:r w:rsidR="00B4173A" w:rsidRPr="007036CE" w:rsidDel="00F16DBC">
                  <w:delText>-</w:delText>
                </w:r>
              </w:del>
            </w:ins>
          </w:p>
        </w:tc>
        <w:tc>
          <w:tcPr>
            <w:tcW w:w="495" w:type="pct"/>
          </w:tcPr>
          <w:p w14:paraId="4FC3316C" w14:textId="77777777" w:rsidR="00B4173A" w:rsidRPr="007036CE" w:rsidRDefault="00AB16DD" w:rsidP="00462CB1">
            <w:pPr>
              <w:pStyle w:val="GOSTTablenorm"/>
              <w:rPr>
                <w:ins w:id="8845" w:author="Андрей SUP-1613562" w:date="2025-04-23T13:31:00Z"/>
              </w:rPr>
            </w:pPr>
            <w:ins w:id="8846" w:author="Андрей SUP-1613562" w:date="2025-04-23T15:18:00Z">
              <w:r w:rsidRPr="007036CE">
                <w:t>Массив</w:t>
              </w:r>
            </w:ins>
          </w:p>
        </w:tc>
        <w:tc>
          <w:tcPr>
            <w:tcW w:w="270" w:type="pct"/>
          </w:tcPr>
          <w:p w14:paraId="0E4BE13E" w14:textId="77777777" w:rsidR="00B4173A" w:rsidRPr="007036CE" w:rsidRDefault="00B4173A" w:rsidP="00462CB1">
            <w:pPr>
              <w:pStyle w:val="GOSTTablenorm"/>
              <w:rPr>
                <w:ins w:id="8847" w:author="Андрей SUP-1613562" w:date="2025-04-23T13:31:00Z"/>
              </w:rPr>
            </w:pPr>
            <w:ins w:id="8848" w:author="Андрей SUP-1613562" w:date="2025-04-23T13:31:00Z">
              <w:r w:rsidRPr="007036CE">
                <w:t>Да</w:t>
              </w:r>
            </w:ins>
          </w:p>
        </w:tc>
        <w:tc>
          <w:tcPr>
            <w:tcW w:w="315" w:type="pct"/>
          </w:tcPr>
          <w:p w14:paraId="100CB54F" w14:textId="77777777" w:rsidR="00B4173A" w:rsidRPr="007036CE" w:rsidRDefault="00B4173A" w:rsidP="00462CB1">
            <w:pPr>
              <w:pStyle w:val="GOSTTablenorm"/>
              <w:rPr>
                <w:ins w:id="8849" w:author="Андрей SUP-1613562" w:date="2025-04-23T13:31:00Z"/>
              </w:rPr>
            </w:pPr>
            <w:ins w:id="8850" w:author="Андрей SUP-1613562" w:date="2025-04-23T13:31:00Z">
              <w:r w:rsidRPr="007036CE">
                <w:t>-</w:t>
              </w:r>
            </w:ins>
          </w:p>
        </w:tc>
        <w:tc>
          <w:tcPr>
            <w:tcW w:w="2068" w:type="pct"/>
          </w:tcPr>
          <w:p w14:paraId="52944A80" w14:textId="77777777" w:rsidR="00B4173A" w:rsidRPr="007036CE" w:rsidRDefault="00B4173A" w:rsidP="00462CB1">
            <w:pPr>
              <w:pStyle w:val="GOSTTablenorm"/>
              <w:rPr>
                <w:ins w:id="8851" w:author="Андрей SUP-1613562" w:date="2025-04-23T13:31:00Z"/>
              </w:rPr>
            </w:pPr>
            <w:ins w:id="8852" w:author="Андрей SUP-1613562" w:date="2025-04-23T13:31:00Z">
              <w:r w:rsidRPr="007036CE">
                <w:t>-</w:t>
              </w:r>
            </w:ins>
          </w:p>
        </w:tc>
      </w:tr>
      <w:tr w:rsidR="00B4173A" w:rsidRPr="007036CE" w14:paraId="371CEF8C" w14:textId="77777777" w:rsidTr="005646EA">
        <w:trPr>
          <w:cnfStyle w:val="000000100000" w:firstRow="0" w:lastRow="0" w:firstColumn="0" w:lastColumn="0" w:oddVBand="0" w:evenVBand="0" w:oddHBand="1" w:evenHBand="0" w:firstRowFirstColumn="0" w:firstRowLastColumn="0" w:lastRowFirstColumn="0" w:lastRowLastColumn="0"/>
          <w:ins w:id="8853" w:author="Андрей SUP-1613562" w:date="2025-04-23T13:31:00Z"/>
        </w:trPr>
        <w:tc>
          <w:tcPr>
            <w:tcW w:w="1088" w:type="pct"/>
          </w:tcPr>
          <w:p w14:paraId="3EDD1331" w14:textId="77777777" w:rsidR="00B4173A" w:rsidRPr="007036CE" w:rsidRDefault="00B4173A" w:rsidP="00462CB1">
            <w:pPr>
              <w:pStyle w:val="GOSTTablenorm"/>
              <w:rPr>
                <w:ins w:id="8854" w:author="Андрей SUP-1613562" w:date="2025-04-23T13:31:00Z"/>
              </w:rPr>
            </w:pPr>
            <w:ins w:id="8855" w:author="Андрей SUP-1613562" w:date="2025-04-23T13:31:00Z">
              <w:r w:rsidRPr="007036CE">
                <w:t>Идентификатор строки</w:t>
              </w:r>
            </w:ins>
          </w:p>
        </w:tc>
        <w:tc>
          <w:tcPr>
            <w:tcW w:w="764" w:type="pct"/>
          </w:tcPr>
          <w:p w14:paraId="423609A8" w14:textId="77777777" w:rsidR="00B4173A" w:rsidRPr="007036CE" w:rsidRDefault="00F16DBC" w:rsidP="00462CB1">
            <w:pPr>
              <w:pStyle w:val="GOSTTablenorm"/>
              <w:rPr>
                <w:ins w:id="8856" w:author="Андрей SUP-1613562" w:date="2025-04-23T13:31:00Z"/>
              </w:rPr>
            </w:pPr>
            <w:ins w:id="8857" w:author="Кирилл Воробьёв" w:date="2025-05-28T19:48:00Z">
              <w:r w:rsidRPr="007036CE">
                <w:rPr>
                  <w:b/>
                </w:rPr>
                <w:t>IncludedPaymentsDesc</w:t>
              </w:r>
            </w:ins>
            <w:ins w:id="8858" w:author="Кирилл Воробьёв" w:date="2025-05-28T19:47:00Z">
              <w:r w:rsidR="009E2ABB" w:rsidRPr="007036CE">
                <w:rPr>
                  <w:b/>
                </w:rPr>
                <w:t>:</w:t>
              </w:r>
              <w:r w:rsidR="009E2ABB" w:rsidRPr="007036CE">
                <w:rPr>
                  <w:lang w:val="en-US"/>
                </w:rPr>
                <w:t>id</w:t>
              </w:r>
            </w:ins>
          </w:p>
        </w:tc>
        <w:tc>
          <w:tcPr>
            <w:tcW w:w="495" w:type="pct"/>
          </w:tcPr>
          <w:p w14:paraId="2E1D371E" w14:textId="77777777" w:rsidR="00B4173A" w:rsidRPr="007036CE" w:rsidRDefault="00B4173A" w:rsidP="00462CB1">
            <w:pPr>
              <w:pStyle w:val="GOSTTablenorm"/>
              <w:rPr>
                <w:ins w:id="8859" w:author="Андрей SUP-1613562" w:date="2025-04-23T13:31:00Z"/>
              </w:rPr>
            </w:pPr>
            <w:ins w:id="8860" w:author="Андрей SUP-1613562" w:date="2025-04-23T13:31:00Z">
              <w:r w:rsidRPr="007036CE">
                <w:t>Число</w:t>
              </w:r>
            </w:ins>
          </w:p>
        </w:tc>
        <w:tc>
          <w:tcPr>
            <w:tcW w:w="270" w:type="pct"/>
          </w:tcPr>
          <w:p w14:paraId="31D83F82" w14:textId="77777777" w:rsidR="00B4173A" w:rsidRPr="007036CE" w:rsidRDefault="00B4173A" w:rsidP="00462CB1">
            <w:pPr>
              <w:pStyle w:val="GOSTTablenorm"/>
              <w:rPr>
                <w:ins w:id="8861" w:author="Андрей SUP-1613562" w:date="2025-04-23T13:31:00Z"/>
              </w:rPr>
            </w:pPr>
            <w:ins w:id="8862" w:author="Андрей SUP-1613562" w:date="2025-04-23T13:31:00Z">
              <w:r w:rsidRPr="007036CE">
                <w:t>Да</w:t>
              </w:r>
            </w:ins>
          </w:p>
        </w:tc>
        <w:tc>
          <w:tcPr>
            <w:tcW w:w="315" w:type="pct"/>
          </w:tcPr>
          <w:p w14:paraId="50092E40" w14:textId="77777777" w:rsidR="00B4173A" w:rsidRPr="007036CE" w:rsidRDefault="00B4173A" w:rsidP="00462CB1">
            <w:pPr>
              <w:pStyle w:val="GOSTTablenorm"/>
              <w:rPr>
                <w:ins w:id="8863" w:author="Андрей SUP-1613562" w:date="2025-04-23T13:31:00Z"/>
              </w:rPr>
            </w:pPr>
            <w:ins w:id="8864" w:author="Андрей SUP-1613562" w:date="2025-04-23T13:31:00Z">
              <w:r w:rsidRPr="007036CE">
                <w:t>&lt;=20</w:t>
              </w:r>
            </w:ins>
          </w:p>
        </w:tc>
        <w:tc>
          <w:tcPr>
            <w:tcW w:w="2068" w:type="pct"/>
          </w:tcPr>
          <w:p w14:paraId="0B4026CB" w14:textId="77777777" w:rsidR="00B4173A" w:rsidRPr="007036CE" w:rsidRDefault="00B4173A" w:rsidP="00462CB1">
            <w:pPr>
              <w:pStyle w:val="GOSTTablenorm"/>
              <w:rPr>
                <w:ins w:id="8865" w:author="Андрей SUP-1613562" w:date="2025-04-23T13:31:00Z"/>
              </w:rPr>
            </w:pPr>
            <w:ins w:id="8866" w:author="Андрей SUP-1613562" w:date="2025-04-23T13:31:00Z">
              <w:r w:rsidRPr="007036CE">
                <w:t>Указывается технический идентификатор строки</w:t>
              </w:r>
            </w:ins>
          </w:p>
        </w:tc>
      </w:tr>
      <w:tr w:rsidR="00B4173A" w:rsidRPr="007036CE" w14:paraId="24367AE7" w14:textId="77777777" w:rsidTr="005646EA">
        <w:trPr>
          <w:cnfStyle w:val="000000010000" w:firstRow="0" w:lastRow="0" w:firstColumn="0" w:lastColumn="0" w:oddVBand="0" w:evenVBand="0" w:oddHBand="0" w:evenHBand="1" w:firstRowFirstColumn="0" w:firstRowLastColumn="0" w:lastRowFirstColumn="0" w:lastRowLastColumn="0"/>
          <w:ins w:id="8867" w:author="Андрей SUP-1613562" w:date="2025-04-23T13:31:00Z"/>
        </w:trPr>
        <w:tc>
          <w:tcPr>
            <w:tcW w:w="1088" w:type="pct"/>
          </w:tcPr>
          <w:p w14:paraId="6C1E915E" w14:textId="77777777" w:rsidR="00B4173A" w:rsidRPr="007036CE" w:rsidRDefault="00B4173A" w:rsidP="00462CB1">
            <w:pPr>
              <w:pStyle w:val="GOSTTablenorm"/>
              <w:rPr>
                <w:ins w:id="8868" w:author="Андрей SUP-1613562" w:date="2025-04-23T13:31:00Z"/>
              </w:rPr>
            </w:pPr>
            <w:ins w:id="8869" w:author="Андрей SUP-1613562" w:date="2025-04-23T13:31:00Z">
              <w:r w:rsidRPr="007036CE">
                <w:t>Номер строки</w:t>
              </w:r>
            </w:ins>
          </w:p>
        </w:tc>
        <w:tc>
          <w:tcPr>
            <w:tcW w:w="764" w:type="pct"/>
          </w:tcPr>
          <w:p w14:paraId="6BBBB63C" w14:textId="77777777" w:rsidR="00B4173A" w:rsidRPr="007036CE" w:rsidRDefault="00F16DBC" w:rsidP="00462CB1">
            <w:pPr>
              <w:pStyle w:val="GOSTTablenorm"/>
              <w:rPr>
                <w:ins w:id="8870" w:author="Андрей SUP-1613562" w:date="2025-04-23T13:31:00Z"/>
              </w:rPr>
            </w:pPr>
            <w:ins w:id="8871" w:author="Кирилл Воробьёв" w:date="2025-05-28T19:48:00Z">
              <w:r w:rsidRPr="007036CE">
                <w:rPr>
                  <w:b/>
                </w:rPr>
                <w:t>IncludedPaymentsDesc</w:t>
              </w:r>
              <w:r w:rsidRPr="007036CE">
                <w:rPr>
                  <w:bCs/>
                </w:rPr>
                <w:t>:NumbRow</w:t>
              </w:r>
            </w:ins>
          </w:p>
        </w:tc>
        <w:tc>
          <w:tcPr>
            <w:tcW w:w="495" w:type="pct"/>
          </w:tcPr>
          <w:p w14:paraId="1B4B1C00" w14:textId="77777777" w:rsidR="00B4173A" w:rsidRPr="007036CE" w:rsidRDefault="00B4173A" w:rsidP="00462CB1">
            <w:pPr>
              <w:pStyle w:val="GOSTTablenorm"/>
              <w:rPr>
                <w:ins w:id="8872" w:author="Андрей SUP-1613562" w:date="2025-04-23T13:31:00Z"/>
              </w:rPr>
            </w:pPr>
            <w:ins w:id="8873" w:author="Андрей SUP-1613562" w:date="2025-04-23T13:31:00Z">
              <w:r w:rsidRPr="007036CE">
                <w:t>Число</w:t>
              </w:r>
            </w:ins>
          </w:p>
        </w:tc>
        <w:tc>
          <w:tcPr>
            <w:tcW w:w="270" w:type="pct"/>
          </w:tcPr>
          <w:p w14:paraId="2B7DFDC0" w14:textId="77777777" w:rsidR="00B4173A" w:rsidRPr="007036CE" w:rsidRDefault="00B4173A" w:rsidP="00462CB1">
            <w:pPr>
              <w:pStyle w:val="GOSTTablenorm"/>
              <w:rPr>
                <w:ins w:id="8874" w:author="Андрей SUP-1613562" w:date="2025-04-23T13:31:00Z"/>
              </w:rPr>
            </w:pPr>
            <w:ins w:id="8875" w:author="Андрей SUP-1613562" w:date="2025-04-23T13:31:00Z">
              <w:r w:rsidRPr="007036CE">
                <w:t>Да</w:t>
              </w:r>
            </w:ins>
          </w:p>
        </w:tc>
        <w:tc>
          <w:tcPr>
            <w:tcW w:w="315" w:type="pct"/>
          </w:tcPr>
          <w:p w14:paraId="1B7C68BF" w14:textId="77777777" w:rsidR="00B4173A" w:rsidRPr="007036CE" w:rsidRDefault="00B4173A" w:rsidP="00462CB1">
            <w:pPr>
              <w:pStyle w:val="GOSTTablenorm"/>
              <w:rPr>
                <w:ins w:id="8876" w:author="Андрей SUP-1613562" w:date="2025-04-23T13:31:00Z"/>
              </w:rPr>
            </w:pPr>
            <w:ins w:id="8877" w:author="Андрей SUP-1613562" w:date="2025-04-23T13:31:00Z">
              <w:r w:rsidRPr="007036CE">
                <w:t>&lt;=4</w:t>
              </w:r>
            </w:ins>
          </w:p>
        </w:tc>
        <w:tc>
          <w:tcPr>
            <w:tcW w:w="2068" w:type="pct"/>
          </w:tcPr>
          <w:p w14:paraId="0ECB317E" w14:textId="77777777" w:rsidR="00B4173A" w:rsidRPr="007036CE" w:rsidRDefault="00B4173A" w:rsidP="00462CB1">
            <w:pPr>
              <w:pStyle w:val="GOSTTablenorm"/>
              <w:rPr>
                <w:ins w:id="8878" w:author="Андрей SUP-1613562" w:date="2025-04-23T13:31:00Z"/>
              </w:rPr>
            </w:pPr>
            <w:ins w:id="8879" w:author="Андрей SUP-1613562" w:date="2025-04-23T13:31:00Z">
              <w:r w:rsidRPr="007036CE">
                <w:t>Указывается порядковый номер строки расшифровки заявки</w:t>
              </w:r>
            </w:ins>
          </w:p>
        </w:tc>
      </w:tr>
      <w:tr w:rsidR="00F16DBC" w:rsidRPr="007036CE" w14:paraId="3D0E4C0D" w14:textId="77777777" w:rsidTr="005646EA">
        <w:trPr>
          <w:cnfStyle w:val="000000100000" w:firstRow="0" w:lastRow="0" w:firstColumn="0" w:lastColumn="0" w:oddVBand="0" w:evenVBand="0" w:oddHBand="1" w:evenHBand="0" w:firstRowFirstColumn="0" w:firstRowLastColumn="0" w:lastRowFirstColumn="0" w:lastRowLastColumn="0"/>
          <w:ins w:id="8880" w:author="Андрей SUP-1613562" w:date="2025-04-23T13:31:00Z"/>
        </w:trPr>
        <w:tc>
          <w:tcPr>
            <w:tcW w:w="1088" w:type="pct"/>
          </w:tcPr>
          <w:p w14:paraId="5915B85F" w14:textId="77777777" w:rsidR="00F16DBC" w:rsidRPr="007036CE" w:rsidRDefault="00F16DBC" w:rsidP="00F16DBC">
            <w:pPr>
              <w:pStyle w:val="GOSTTablenorm"/>
              <w:rPr>
                <w:ins w:id="8881" w:author="Андрей SUP-1613562" w:date="2025-04-23T13:31:00Z"/>
              </w:rPr>
            </w:pPr>
            <w:ins w:id="8882" w:author="Андрей SUP-1613562" w:date="2025-04-23T13:31:00Z">
              <w:r w:rsidRPr="007036CE">
                <w:t>КБК плательщика</w:t>
              </w:r>
            </w:ins>
          </w:p>
        </w:tc>
        <w:tc>
          <w:tcPr>
            <w:tcW w:w="764" w:type="pct"/>
          </w:tcPr>
          <w:p w14:paraId="3FD23990" w14:textId="463CB322" w:rsidR="00F16DBC" w:rsidRPr="007036CE" w:rsidRDefault="00902E76" w:rsidP="00A375FA">
            <w:pPr>
              <w:pStyle w:val="GOSTTablenorm"/>
              <w:rPr>
                <w:ins w:id="8883" w:author="Андрей SUP-1613562" w:date="2025-04-23T13:31:00Z"/>
              </w:rPr>
            </w:pPr>
            <w:ins w:id="8884" w:author="Андрей EXP-317415" w:date="2025-05-29T16:12:00Z">
              <w:r w:rsidRPr="007036CE">
                <w:rPr>
                  <w:b/>
                </w:rPr>
                <w:t>IncludedPaymentsDesc</w:t>
              </w:r>
              <w:r w:rsidRPr="007036CE">
                <w:rPr>
                  <w:bCs/>
                </w:rPr>
                <w:lastRenderedPageBreak/>
                <w:t>:KBKPayer_KBK</w:t>
              </w:r>
            </w:ins>
          </w:p>
        </w:tc>
        <w:tc>
          <w:tcPr>
            <w:tcW w:w="495" w:type="pct"/>
          </w:tcPr>
          <w:p w14:paraId="7EF70D58" w14:textId="77777777" w:rsidR="00F16DBC" w:rsidRPr="007036CE" w:rsidRDefault="00F16DBC" w:rsidP="00F16DBC">
            <w:pPr>
              <w:pStyle w:val="GOSTTablenorm"/>
              <w:rPr>
                <w:ins w:id="8885" w:author="Андрей SUP-1613562" w:date="2025-04-23T13:31:00Z"/>
              </w:rPr>
            </w:pPr>
            <w:ins w:id="8886" w:author="Андрей SUP-1613562" w:date="2025-04-23T13:31:00Z">
              <w:r w:rsidRPr="007036CE">
                <w:lastRenderedPageBreak/>
                <w:t>Строка</w:t>
              </w:r>
            </w:ins>
          </w:p>
        </w:tc>
        <w:tc>
          <w:tcPr>
            <w:tcW w:w="270" w:type="pct"/>
          </w:tcPr>
          <w:p w14:paraId="66C7E679" w14:textId="77777777" w:rsidR="00F16DBC" w:rsidRPr="007036CE" w:rsidRDefault="00F16DBC" w:rsidP="00F16DBC">
            <w:pPr>
              <w:pStyle w:val="GOSTTablenorm"/>
              <w:rPr>
                <w:ins w:id="8887" w:author="Андрей SUP-1613562" w:date="2025-04-23T13:31:00Z"/>
              </w:rPr>
            </w:pPr>
            <w:ins w:id="8888" w:author="Андрей SUP-1613562" w:date="2025-04-23T13:31:00Z">
              <w:r w:rsidRPr="007036CE">
                <w:t>Да</w:t>
              </w:r>
            </w:ins>
          </w:p>
        </w:tc>
        <w:tc>
          <w:tcPr>
            <w:tcW w:w="315" w:type="pct"/>
          </w:tcPr>
          <w:p w14:paraId="1DE19364" w14:textId="77777777" w:rsidR="00F16DBC" w:rsidRPr="007036CE" w:rsidRDefault="00F16DBC" w:rsidP="00F16DBC">
            <w:pPr>
              <w:pStyle w:val="GOSTTablenorm"/>
              <w:rPr>
                <w:ins w:id="8889" w:author="Андрей SUP-1613562" w:date="2025-04-23T13:31:00Z"/>
              </w:rPr>
            </w:pPr>
            <w:ins w:id="8890" w:author="Андрей SUP-1613562" w:date="2025-04-23T13:31:00Z">
              <w:r w:rsidRPr="007036CE">
                <w:t>&lt;=20</w:t>
              </w:r>
            </w:ins>
          </w:p>
        </w:tc>
        <w:tc>
          <w:tcPr>
            <w:tcW w:w="2068" w:type="pct"/>
          </w:tcPr>
          <w:p w14:paraId="71E0183A" w14:textId="77777777" w:rsidR="00F16DBC" w:rsidRPr="007036CE" w:rsidRDefault="00F16DBC" w:rsidP="00F16DBC">
            <w:pPr>
              <w:pStyle w:val="GOSTTablenorm"/>
              <w:rPr>
                <w:ins w:id="8891" w:author="Андрей SUP-1613562" w:date="2025-04-23T13:31:00Z"/>
              </w:rPr>
            </w:pPr>
            <w:ins w:id="8892" w:author="Андрей SUP-1613562" w:date="2025-04-23T13:31:00Z">
              <w:r w:rsidRPr="007036CE">
                <w:t xml:space="preserve">Указывается код по бюджетной классификации для отражения </w:t>
              </w:r>
              <w:r w:rsidRPr="007036CE">
                <w:lastRenderedPageBreak/>
                <w:t>операции на ЛС плательщика</w:t>
              </w:r>
            </w:ins>
          </w:p>
        </w:tc>
      </w:tr>
      <w:tr w:rsidR="00F16DBC" w:rsidRPr="007036CE" w14:paraId="33359B2D" w14:textId="77777777" w:rsidTr="005646EA">
        <w:trPr>
          <w:cnfStyle w:val="000000010000" w:firstRow="0" w:lastRow="0" w:firstColumn="0" w:lastColumn="0" w:oddVBand="0" w:evenVBand="0" w:oddHBand="0" w:evenHBand="1" w:firstRowFirstColumn="0" w:firstRowLastColumn="0" w:lastRowFirstColumn="0" w:lastRowLastColumn="0"/>
          <w:ins w:id="8893" w:author="Андрей SUP-1613562" w:date="2025-04-23T13:31:00Z"/>
        </w:trPr>
        <w:tc>
          <w:tcPr>
            <w:tcW w:w="1088" w:type="pct"/>
          </w:tcPr>
          <w:p w14:paraId="6888669D" w14:textId="77777777" w:rsidR="00F16DBC" w:rsidRPr="007036CE" w:rsidRDefault="00F16DBC" w:rsidP="00F16DBC">
            <w:pPr>
              <w:pStyle w:val="GOSTTablenorm"/>
              <w:rPr>
                <w:ins w:id="8894" w:author="Андрей SUP-1613562" w:date="2025-04-23T13:31:00Z"/>
              </w:rPr>
            </w:pPr>
            <w:ins w:id="8895" w:author="Андрей SUP-1613562" w:date="2025-04-23T13:31:00Z">
              <w:r w:rsidRPr="007036CE">
                <w:lastRenderedPageBreak/>
                <w:t xml:space="preserve">Тип КБК плательщика </w:t>
              </w:r>
            </w:ins>
          </w:p>
        </w:tc>
        <w:tc>
          <w:tcPr>
            <w:tcW w:w="764" w:type="pct"/>
          </w:tcPr>
          <w:p w14:paraId="53D57159" w14:textId="21B10B07" w:rsidR="00902E76" w:rsidRPr="007036CE" w:rsidRDefault="00902E76" w:rsidP="00A375FA">
            <w:pPr>
              <w:pStyle w:val="GOSTTablenorm"/>
              <w:rPr>
                <w:ins w:id="8896" w:author="Андрей SUP-1613562" w:date="2025-04-23T13:31:00Z"/>
              </w:rPr>
            </w:pPr>
            <w:ins w:id="8897" w:author="Андрей EXP-317415" w:date="2025-05-29T16:12:00Z">
              <w:r w:rsidRPr="007036CE">
                <w:rPr>
                  <w:b/>
                </w:rPr>
                <w:t>IncludedPaymentsDesc</w:t>
              </w:r>
              <w:r w:rsidRPr="007036CE">
                <w:rPr>
                  <w:bCs/>
                </w:rPr>
                <w:t>:</w:t>
              </w:r>
            </w:ins>
            <w:ins w:id="8898" w:author="Кирилл Воробьёв" w:date="2025-05-29T19:39:00Z">
              <w:r w:rsidR="00450D41" w:rsidRPr="007036CE">
                <w:rPr>
                  <w:bCs/>
                </w:rPr>
                <w:t>codeKBKP</w:t>
              </w:r>
            </w:ins>
          </w:p>
        </w:tc>
        <w:tc>
          <w:tcPr>
            <w:tcW w:w="495" w:type="pct"/>
          </w:tcPr>
          <w:p w14:paraId="3E6A34C8" w14:textId="77777777" w:rsidR="00F16DBC" w:rsidRPr="007036CE" w:rsidRDefault="00F16DBC" w:rsidP="00F16DBC">
            <w:pPr>
              <w:pStyle w:val="GOSTTablenorm"/>
              <w:rPr>
                <w:ins w:id="8899" w:author="Андрей SUP-1613562" w:date="2025-04-23T13:31:00Z"/>
              </w:rPr>
            </w:pPr>
            <w:ins w:id="8900" w:author="Андрей SUP-1613562" w:date="2025-04-23T13:31:00Z">
              <w:r w:rsidRPr="007036CE">
                <w:t>Строка</w:t>
              </w:r>
            </w:ins>
          </w:p>
        </w:tc>
        <w:tc>
          <w:tcPr>
            <w:tcW w:w="270" w:type="pct"/>
          </w:tcPr>
          <w:p w14:paraId="0B77A125" w14:textId="77777777" w:rsidR="00F16DBC" w:rsidRPr="007036CE" w:rsidRDefault="00F16DBC" w:rsidP="00F16DBC">
            <w:pPr>
              <w:pStyle w:val="GOSTTablenorm"/>
              <w:rPr>
                <w:ins w:id="8901" w:author="Андрей SUP-1613562" w:date="2025-04-23T13:31:00Z"/>
              </w:rPr>
            </w:pPr>
            <w:ins w:id="8902" w:author="Андрей SUP-1613562" w:date="2025-04-23T13:31:00Z">
              <w:r w:rsidRPr="007036CE">
                <w:t>Да</w:t>
              </w:r>
            </w:ins>
          </w:p>
        </w:tc>
        <w:tc>
          <w:tcPr>
            <w:tcW w:w="315" w:type="pct"/>
          </w:tcPr>
          <w:p w14:paraId="076DBCAC" w14:textId="77777777" w:rsidR="00F16DBC" w:rsidRPr="007036CE" w:rsidRDefault="00F16DBC" w:rsidP="00F16DBC">
            <w:pPr>
              <w:pStyle w:val="GOSTTablenorm"/>
              <w:rPr>
                <w:ins w:id="8903" w:author="Андрей SUP-1613562" w:date="2025-04-23T13:31:00Z"/>
              </w:rPr>
            </w:pPr>
            <w:ins w:id="8904" w:author="Андрей SUP-1613562" w:date="2025-04-23T13:31:00Z">
              <w:r w:rsidRPr="007036CE">
                <w:t>&lt;=50</w:t>
              </w:r>
            </w:ins>
          </w:p>
        </w:tc>
        <w:tc>
          <w:tcPr>
            <w:tcW w:w="2068" w:type="pct"/>
          </w:tcPr>
          <w:p w14:paraId="17EBB6C1" w14:textId="77777777" w:rsidR="00F16DBC" w:rsidRPr="007036CE" w:rsidRDefault="00F16DBC" w:rsidP="00F16DBC">
            <w:pPr>
              <w:pStyle w:val="GOSTTablenorm"/>
              <w:rPr>
                <w:ins w:id="8905" w:author="Андрей SUP-1613562" w:date="2025-04-23T13:31:00Z"/>
              </w:rPr>
            </w:pPr>
            <w:ins w:id="8906" w:author="Андрей SUP-1613562" w:date="2025-04-23T13:31:00Z">
              <w:r w:rsidRPr="007036CE">
                <w:t>Указывается тип кода по бюджетной классификации плательщика.</w:t>
              </w:r>
            </w:ins>
          </w:p>
          <w:p w14:paraId="48CEBA4B" w14:textId="77777777" w:rsidR="00F16DBC" w:rsidRPr="007036CE" w:rsidRDefault="00F16DBC" w:rsidP="00F16DBC">
            <w:pPr>
              <w:pStyle w:val="GOSTTablenorm"/>
              <w:rPr>
                <w:ins w:id="8907" w:author="Андрей SUP-1613562" w:date="2025-04-23T13:31:00Z"/>
              </w:rPr>
            </w:pPr>
            <w:ins w:id="8908" w:author="Андрей SUP-1613562" w:date="2025-04-23T13:31:00Z">
              <w:r w:rsidRPr="007036CE">
                <w:t>Возможные значения:</w:t>
              </w:r>
            </w:ins>
          </w:p>
          <w:p w14:paraId="3DCDA138" w14:textId="31E0BE23" w:rsidR="00F16DBC" w:rsidRPr="007036CE" w:rsidRDefault="00F16DBC" w:rsidP="00F16DBC">
            <w:pPr>
              <w:pStyle w:val="GOSTTableListMark1"/>
              <w:numPr>
                <w:ilvl w:val="0"/>
                <w:numId w:val="2"/>
              </w:numPr>
              <w:rPr>
                <w:ins w:id="8909" w:author="Андрей SUP-1613562" w:date="2025-04-23T13:31:00Z"/>
              </w:rPr>
            </w:pPr>
            <w:ins w:id="8910" w:author="Андрей SUP-1613562" w:date="2025-04-23T13:31:00Z">
              <w:r w:rsidRPr="007036CE">
                <w:t xml:space="preserve">«Costs» </w:t>
              </w:r>
              <w:r w:rsidR="00B335B8" w:rsidRPr="007036CE">
                <w:t>–</w:t>
              </w:r>
              <w:r w:rsidRPr="007036CE">
                <w:t xml:space="preserve"> Расходы;</w:t>
              </w:r>
            </w:ins>
          </w:p>
          <w:p w14:paraId="14AEB03F" w14:textId="75709CBE" w:rsidR="00F16DBC" w:rsidRPr="007036CE" w:rsidRDefault="00F16DBC" w:rsidP="00F16DBC">
            <w:pPr>
              <w:pStyle w:val="GOSTTableListMark1"/>
              <w:numPr>
                <w:ilvl w:val="0"/>
                <w:numId w:val="2"/>
              </w:numPr>
              <w:rPr>
                <w:ins w:id="8911" w:author="Андрей SUP-1613562" w:date="2025-04-23T13:31:00Z"/>
              </w:rPr>
            </w:pPr>
            <w:ins w:id="8912" w:author="Андрей SUP-1613562" w:date="2025-04-23T13:31:00Z">
              <w:r w:rsidRPr="007036CE">
                <w:t xml:space="preserve">«LimitedTypeCosts» </w:t>
              </w:r>
              <w:r w:rsidR="00B335B8" w:rsidRPr="007036CE">
                <w:t>–</w:t>
              </w:r>
              <w:r w:rsidRPr="007036CE">
                <w:t xml:space="preserve"> Лимитируемые расходы;</w:t>
              </w:r>
            </w:ins>
          </w:p>
          <w:p w14:paraId="0CAC1EA2" w14:textId="18313990" w:rsidR="00F16DBC" w:rsidRPr="007036CE" w:rsidRDefault="00F16DBC" w:rsidP="00F16DBC">
            <w:pPr>
              <w:pStyle w:val="GOSTTableListMark1"/>
              <w:numPr>
                <w:ilvl w:val="0"/>
                <w:numId w:val="2"/>
              </w:numPr>
              <w:rPr>
                <w:ins w:id="8913" w:author="Андрей SUP-1613562" w:date="2025-04-23T13:31:00Z"/>
              </w:rPr>
            </w:pPr>
            <w:ins w:id="8914" w:author="Андрей SUP-1613562" w:date="2025-04-23T13:31:00Z">
              <w:r w:rsidRPr="007036CE">
                <w:t xml:space="preserve">«UnLimitedTypeCosts» </w:t>
              </w:r>
              <w:r w:rsidR="00B335B8" w:rsidRPr="007036CE">
                <w:t>–</w:t>
              </w:r>
              <w:r w:rsidRPr="007036CE">
                <w:t xml:space="preserve"> Нелимитруемые расходы;</w:t>
              </w:r>
            </w:ins>
          </w:p>
          <w:p w14:paraId="421FD3BD" w14:textId="699EA628" w:rsidR="00F16DBC" w:rsidRPr="007036CE" w:rsidRDefault="00F16DBC" w:rsidP="00F16DBC">
            <w:pPr>
              <w:pStyle w:val="GOSTTableListMark1"/>
              <w:numPr>
                <w:ilvl w:val="0"/>
                <w:numId w:val="2"/>
              </w:numPr>
              <w:rPr>
                <w:ins w:id="8915" w:author="Андрей SUP-1613562" w:date="2025-04-23T13:31:00Z"/>
              </w:rPr>
            </w:pPr>
            <w:ins w:id="8916" w:author="Андрей SUP-1613562" w:date="2025-04-23T13:31:00Z">
              <w:r w:rsidRPr="007036CE">
                <w:t xml:space="preserve">«Sources» </w:t>
              </w:r>
              <w:r w:rsidR="00B335B8" w:rsidRPr="007036CE">
                <w:t>–</w:t>
              </w:r>
              <w:r w:rsidRPr="007036CE">
                <w:t xml:space="preserve"> Источники;</w:t>
              </w:r>
            </w:ins>
          </w:p>
          <w:p w14:paraId="5A0ADDEA" w14:textId="286376AE" w:rsidR="00F16DBC" w:rsidRPr="007036CE" w:rsidRDefault="00F16DBC" w:rsidP="00F16DBC">
            <w:pPr>
              <w:pStyle w:val="GOSTTableListMark1"/>
              <w:numPr>
                <w:ilvl w:val="0"/>
                <w:numId w:val="2"/>
              </w:numPr>
              <w:rPr>
                <w:ins w:id="8917" w:author="Андрей SUP-1613562" w:date="2025-04-23T13:31:00Z"/>
              </w:rPr>
            </w:pPr>
            <w:ins w:id="8918" w:author="Андрей SUP-1613562" w:date="2025-04-23T13:31:00Z">
              <w:r w:rsidRPr="007036CE">
                <w:t xml:space="preserve">«IVFDB» </w:t>
              </w:r>
              <w:r w:rsidR="00B335B8" w:rsidRPr="007036CE">
                <w:t>–</w:t>
              </w:r>
              <w:r w:rsidRPr="007036CE">
                <w:t xml:space="preserve"> Внутренние источники;</w:t>
              </w:r>
            </w:ins>
          </w:p>
          <w:p w14:paraId="6DF03531" w14:textId="5AB65637" w:rsidR="00F16DBC" w:rsidRPr="007036CE" w:rsidRDefault="00F16DBC" w:rsidP="00F16DBC">
            <w:pPr>
              <w:pStyle w:val="GOSTTableListMark1"/>
              <w:numPr>
                <w:ilvl w:val="0"/>
                <w:numId w:val="2"/>
              </w:numPr>
              <w:rPr>
                <w:ins w:id="8919" w:author="Андрей SUP-1613562" w:date="2025-04-23T13:31:00Z"/>
              </w:rPr>
            </w:pPr>
            <w:ins w:id="8920" w:author="Андрей SUP-1613562" w:date="2025-04-23T13:31:00Z">
              <w:r w:rsidRPr="007036CE">
                <w:t xml:space="preserve">«IVnFDB» </w:t>
              </w:r>
              <w:r w:rsidR="00B335B8" w:rsidRPr="007036CE">
                <w:t>–</w:t>
              </w:r>
              <w:r w:rsidRPr="007036CE">
                <w:t xml:space="preserve"> Внешние источники</w:t>
              </w:r>
            </w:ins>
          </w:p>
        </w:tc>
      </w:tr>
      <w:tr w:rsidR="00F16DBC" w:rsidRPr="007036CE" w14:paraId="41D68021" w14:textId="77777777" w:rsidTr="005646EA">
        <w:trPr>
          <w:cnfStyle w:val="000000100000" w:firstRow="0" w:lastRow="0" w:firstColumn="0" w:lastColumn="0" w:oddVBand="0" w:evenVBand="0" w:oddHBand="1" w:evenHBand="0" w:firstRowFirstColumn="0" w:firstRowLastColumn="0" w:lastRowFirstColumn="0" w:lastRowLastColumn="0"/>
          <w:ins w:id="8921" w:author="Андрей SUP-1613562" w:date="2025-04-23T13:31:00Z"/>
        </w:trPr>
        <w:tc>
          <w:tcPr>
            <w:tcW w:w="1088" w:type="pct"/>
          </w:tcPr>
          <w:p w14:paraId="2A8EE949" w14:textId="77777777" w:rsidR="00F16DBC" w:rsidRPr="007036CE" w:rsidRDefault="00F16DBC" w:rsidP="00F16DBC">
            <w:pPr>
              <w:pStyle w:val="GOSTTablenorm"/>
              <w:rPr>
                <w:ins w:id="8922" w:author="Андрей SUP-1613562" w:date="2025-04-23T13:31:00Z"/>
              </w:rPr>
            </w:pPr>
            <w:ins w:id="8923" w:author="Андрей SUP-1613562" w:date="2025-04-23T13:31:00Z">
              <w:r w:rsidRPr="007036CE">
                <w:t>Код прослеживаемости плательщика</w:t>
              </w:r>
            </w:ins>
          </w:p>
        </w:tc>
        <w:tc>
          <w:tcPr>
            <w:tcW w:w="764" w:type="pct"/>
          </w:tcPr>
          <w:p w14:paraId="47986A7D" w14:textId="77777777" w:rsidR="00F16DBC" w:rsidRPr="007036CE" w:rsidRDefault="00F16DBC" w:rsidP="00F16DBC">
            <w:pPr>
              <w:pStyle w:val="GOSTTablenorm"/>
              <w:rPr>
                <w:ins w:id="8924" w:author="Андрей SUP-1613562" w:date="2025-04-23T13:31:00Z"/>
              </w:rPr>
            </w:pPr>
            <w:ins w:id="8925" w:author="Кирилл Воробьёв" w:date="2025-05-28T19:49:00Z">
              <w:r w:rsidRPr="007036CE">
                <w:rPr>
                  <w:b/>
                </w:rPr>
                <w:t>IncludedPaymentsDesc</w:t>
              </w:r>
              <w:r w:rsidRPr="007036CE">
                <w:rPr>
                  <w:bCs/>
                </w:rPr>
                <w:t>:</w:t>
              </w:r>
            </w:ins>
            <w:ins w:id="8926" w:author="Кирилл Воробьёв" w:date="2025-05-28T19:54:00Z">
              <w:r w:rsidRPr="007036CE">
                <w:rPr>
                  <w:bCs/>
                </w:rPr>
                <w:t>traceability_code</w:t>
              </w:r>
            </w:ins>
          </w:p>
        </w:tc>
        <w:tc>
          <w:tcPr>
            <w:tcW w:w="495" w:type="pct"/>
          </w:tcPr>
          <w:p w14:paraId="3D3A1680" w14:textId="77777777" w:rsidR="00F16DBC" w:rsidRPr="007036CE" w:rsidRDefault="00F16DBC" w:rsidP="00F16DBC">
            <w:pPr>
              <w:pStyle w:val="GOSTTablenorm"/>
              <w:rPr>
                <w:ins w:id="8927" w:author="Андрей SUP-1613562" w:date="2025-04-23T13:31:00Z"/>
              </w:rPr>
            </w:pPr>
            <w:ins w:id="8928" w:author="Андрей SUP-1613562" w:date="2025-04-23T13:31:00Z">
              <w:r w:rsidRPr="007036CE">
                <w:t>Строка</w:t>
              </w:r>
            </w:ins>
          </w:p>
        </w:tc>
        <w:tc>
          <w:tcPr>
            <w:tcW w:w="270" w:type="pct"/>
          </w:tcPr>
          <w:p w14:paraId="787E0536" w14:textId="77777777" w:rsidR="00F16DBC" w:rsidRPr="007036CE" w:rsidRDefault="00F16DBC" w:rsidP="00F16DBC">
            <w:pPr>
              <w:pStyle w:val="GOSTTablenorm"/>
              <w:rPr>
                <w:ins w:id="8929" w:author="Андрей SUP-1613562" w:date="2025-04-23T13:31:00Z"/>
              </w:rPr>
            </w:pPr>
            <w:ins w:id="8930" w:author="Андрей SUP-1613562" w:date="2025-04-23T13:31:00Z">
              <w:r w:rsidRPr="007036CE">
                <w:rPr>
                  <w:szCs w:val="22"/>
                </w:rPr>
                <w:t>Нет</w:t>
              </w:r>
            </w:ins>
          </w:p>
        </w:tc>
        <w:tc>
          <w:tcPr>
            <w:tcW w:w="315" w:type="pct"/>
          </w:tcPr>
          <w:p w14:paraId="159AEB38" w14:textId="77777777" w:rsidR="00F16DBC" w:rsidRPr="007036CE" w:rsidRDefault="00F16DBC" w:rsidP="00F16DBC">
            <w:pPr>
              <w:pStyle w:val="GOSTTablenorm"/>
              <w:rPr>
                <w:ins w:id="8931" w:author="Андрей SUP-1613562" w:date="2025-04-23T13:31:00Z"/>
              </w:rPr>
            </w:pPr>
            <w:ins w:id="8932" w:author="Андрей SUP-1613562" w:date="2025-04-23T13:31:00Z">
              <w:r w:rsidRPr="007036CE">
                <w:t>&lt;=25</w:t>
              </w:r>
            </w:ins>
          </w:p>
        </w:tc>
        <w:tc>
          <w:tcPr>
            <w:tcW w:w="2068" w:type="pct"/>
          </w:tcPr>
          <w:p w14:paraId="733E8DE5" w14:textId="77777777" w:rsidR="00F16DBC" w:rsidRPr="007036CE" w:rsidRDefault="00F16DBC" w:rsidP="00F16DBC">
            <w:pPr>
              <w:pStyle w:val="GOSTTablenorm"/>
              <w:rPr>
                <w:ins w:id="8933" w:author="Андрей SUP-1613562" w:date="2025-04-23T13:31:00Z"/>
              </w:rPr>
            </w:pPr>
            <w:ins w:id="8934" w:author="Андрей SUP-1613562" w:date="2025-04-23T13:31:00Z">
              <w:r w:rsidRPr="007036CE">
                <w:t>Указывается код цели (аналитический код) для отражения операции на ЛС плательщика (при наличии)</w:t>
              </w:r>
            </w:ins>
          </w:p>
        </w:tc>
      </w:tr>
      <w:tr w:rsidR="00F16DBC" w:rsidRPr="007036CE" w14:paraId="1F84A889" w14:textId="77777777" w:rsidTr="005646EA">
        <w:trPr>
          <w:cnfStyle w:val="000000010000" w:firstRow="0" w:lastRow="0" w:firstColumn="0" w:lastColumn="0" w:oddVBand="0" w:evenVBand="0" w:oddHBand="0" w:evenHBand="1" w:firstRowFirstColumn="0" w:firstRowLastColumn="0" w:lastRowFirstColumn="0" w:lastRowLastColumn="0"/>
          <w:ins w:id="8935" w:author="Андрей SUP-1613562" w:date="2025-04-23T13:31:00Z"/>
        </w:trPr>
        <w:tc>
          <w:tcPr>
            <w:tcW w:w="1088" w:type="pct"/>
          </w:tcPr>
          <w:p w14:paraId="5CFE483B" w14:textId="77777777" w:rsidR="00F16DBC" w:rsidRPr="007036CE" w:rsidRDefault="00F16DBC" w:rsidP="00F16DBC">
            <w:pPr>
              <w:pStyle w:val="GOSTTablenorm"/>
              <w:rPr>
                <w:ins w:id="8936" w:author="Андрей SUP-1613562" w:date="2025-04-23T13:31:00Z"/>
              </w:rPr>
            </w:pPr>
            <w:ins w:id="8937" w:author="Андрей SUP-1613562" w:date="2025-04-23T13:31:00Z">
              <w:r w:rsidRPr="007036CE">
                <w:t>ОКС (КМИ) плательщика</w:t>
              </w:r>
            </w:ins>
          </w:p>
        </w:tc>
        <w:tc>
          <w:tcPr>
            <w:tcW w:w="764" w:type="pct"/>
          </w:tcPr>
          <w:p w14:paraId="2225DBE6" w14:textId="77777777" w:rsidR="00F16DBC" w:rsidRPr="007036CE" w:rsidRDefault="00F16DBC" w:rsidP="00F16DBC">
            <w:pPr>
              <w:pStyle w:val="GOSTTablenorm"/>
              <w:rPr>
                <w:ins w:id="8938" w:author="Андрей SUP-1613562" w:date="2025-04-23T13:31:00Z"/>
              </w:rPr>
            </w:pPr>
            <w:ins w:id="8939" w:author="Кирилл Воробьёв" w:date="2025-05-28T19:49:00Z">
              <w:r w:rsidRPr="007036CE">
                <w:rPr>
                  <w:b/>
                </w:rPr>
                <w:t>IncludedPaymentsDesc</w:t>
              </w:r>
              <w:r w:rsidRPr="007036CE">
                <w:rPr>
                  <w:bCs/>
                </w:rPr>
                <w:t>:</w:t>
              </w:r>
            </w:ins>
            <w:ins w:id="8940" w:author="Кирилл Воробьёв" w:date="2025-05-28T19:55:00Z">
              <w:r w:rsidRPr="007036CE">
                <w:rPr>
                  <w:bCs/>
                </w:rPr>
                <w:t>codeFAIP</w:t>
              </w:r>
            </w:ins>
          </w:p>
        </w:tc>
        <w:tc>
          <w:tcPr>
            <w:tcW w:w="495" w:type="pct"/>
          </w:tcPr>
          <w:p w14:paraId="2171BF94" w14:textId="77777777" w:rsidR="00F16DBC" w:rsidRPr="007036CE" w:rsidRDefault="00F16DBC" w:rsidP="00F16DBC">
            <w:pPr>
              <w:pStyle w:val="GOSTTablenorm"/>
              <w:rPr>
                <w:ins w:id="8941" w:author="Андрей SUP-1613562" w:date="2025-04-23T13:31:00Z"/>
              </w:rPr>
            </w:pPr>
            <w:ins w:id="8942" w:author="Андрей SUP-1613562" w:date="2025-04-23T13:31:00Z">
              <w:r w:rsidRPr="007036CE">
                <w:t>Строка</w:t>
              </w:r>
            </w:ins>
          </w:p>
        </w:tc>
        <w:tc>
          <w:tcPr>
            <w:tcW w:w="270" w:type="pct"/>
          </w:tcPr>
          <w:p w14:paraId="23CF4D03" w14:textId="77777777" w:rsidR="00F16DBC" w:rsidRPr="007036CE" w:rsidRDefault="00F16DBC" w:rsidP="00F16DBC">
            <w:pPr>
              <w:pStyle w:val="GOSTTablenorm"/>
              <w:rPr>
                <w:ins w:id="8943" w:author="Андрей SUP-1613562" w:date="2025-04-23T13:31:00Z"/>
                <w:szCs w:val="22"/>
              </w:rPr>
            </w:pPr>
            <w:ins w:id="8944" w:author="Андрей SUP-1613562" w:date="2025-04-23T13:31:00Z">
              <w:r w:rsidRPr="007036CE">
                <w:t>Нет</w:t>
              </w:r>
            </w:ins>
          </w:p>
        </w:tc>
        <w:tc>
          <w:tcPr>
            <w:tcW w:w="315" w:type="pct"/>
          </w:tcPr>
          <w:p w14:paraId="62CA2110" w14:textId="77777777" w:rsidR="00F16DBC" w:rsidRPr="007036CE" w:rsidRDefault="00F16DBC" w:rsidP="00F16DBC">
            <w:pPr>
              <w:pStyle w:val="GOSTTablenorm"/>
              <w:rPr>
                <w:ins w:id="8945" w:author="Андрей SUP-1613562" w:date="2025-04-23T13:31:00Z"/>
              </w:rPr>
            </w:pPr>
            <w:ins w:id="8946" w:author="Андрей SUP-1613562" w:date="2025-04-23T13:31:00Z">
              <w:r w:rsidRPr="007036CE">
                <w:t>&lt;=24</w:t>
              </w:r>
            </w:ins>
          </w:p>
        </w:tc>
        <w:tc>
          <w:tcPr>
            <w:tcW w:w="2068" w:type="pct"/>
          </w:tcPr>
          <w:p w14:paraId="7F634CC2" w14:textId="77777777" w:rsidR="00F16DBC" w:rsidRPr="007036CE" w:rsidRDefault="00F16DBC" w:rsidP="00F16DBC">
            <w:pPr>
              <w:pStyle w:val="GOSTTablenorm"/>
              <w:rPr>
                <w:ins w:id="8947" w:author="Андрей SUP-1613562" w:date="2025-04-23T13:31:00Z"/>
              </w:rPr>
            </w:pPr>
            <w:ins w:id="8948" w:author="Андрей SUP-1613562" w:date="2025-04-23T13:31:00Z">
              <w:r w:rsidRPr="007036CE">
                <w:t>Указывается код ОКС (КМИ) для отражения операции на ЛС плательщика (при наличии)</w:t>
              </w:r>
            </w:ins>
          </w:p>
        </w:tc>
      </w:tr>
      <w:tr w:rsidR="00F16DBC" w:rsidRPr="007036CE" w14:paraId="65AC2454" w14:textId="77777777" w:rsidTr="005646EA">
        <w:trPr>
          <w:cnfStyle w:val="000000100000" w:firstRow="0" w:lastRow="0" w:firstColumn="0" w:lastColumn="0" w:oddVBand="0" w:evenVBand="0" w:oddHBand="1" w:evenHBand="0" w:firstRowFirstColumn="0" w:firstRowLastColumn="0" w:lastRowFirstColumn="0" w:lastRowLastColumn="0"/>
          <w:ins w:id="8949" w:author="Андрей SUP-1613562" w:date="2025-04-23T13:31:00Z"/>
        </w:trPr>
        <w:tc>
          <w:tcPr>
            <w:tcW w:w="1088" w:type="pct"/>
          </w:tcPr>
          <w:p w14:paraId="3F426590" w14:textId="77777777" w:rsidR="00F16DBC" w:rsidRPr="007036CE" w:rsidRDefault="00F16DBC" w:rsidP="00F16DBC">
            <w:pPr>
              <w:pStyle w:val="GOSTTablenorm"/>
              <w:rPr>
                <w:ins w:id="8950" w:author="Андрей SUP-1613562" w:date="2025-04-23T13:31:00Z"/>
              </w:rPr>
            </w:pPr>
            <w:ins w:id="8951" w:author="Андрей SUP-1613562" w:date="2025-04-23T13:31:00Z">
              <w:r w:rsidRPr="007036CE">
                <w:t>Признак учета БА, ЛБО на ЛС плательщика</w:t>
              </w:r>
            </w:ins>
          </w:p>
        </w:tc>
        <w:tc>
          <w:tcPr>
            <w:tcW w:w="764" w:type="pct"/>
          </w:tcPr>
          <w:p w14:paraId="713F1E53" w14:textId="77777777" w:rsidR="00F16DBC" w:rsidRPr="007036CE" w:rsidRDefault="00F16DBC" w:rsidP="00F16DBC">
            <w:pPr>
              <w:pStyle w:val="GOSTTablenorm"/>
              <w:rPr>
                <w:ins w:id="8952" w:author="Андрей SUP-1613562" w:date="2025-04-23T13:31:00Z"/>
              </w:rPr>
            </w:pPr>
            <w:ins w:id="8953" w:author="Кирилл Воробьёв" w:date="2025-05-28T19:49:00Z">
              <w:r w:rsidRPr="007036CE">
                <w:rPr>
                  <w:b/>
                </w:rPr>
                <w:t>IncludedPaymentsDesc</w:t>
              </w:r>
              <w:r w:rsidRPr="007036CE">
                <w:rPr>
                  <w:bCs/>
                </w:rPr>
                <w:t>:</w:t>
              </w:r>
            </w:ins>
            <w:ins w:id="8954" w:author="Кирилл Воробьёв" w:date="2025-05-28T19:55:00Z">
              <w:r w:rsidRPr="007036CE">
                <w:rPr>
                  <w:bCs/>
                </w:rPr>
                <w:t>SIGN_BaLbo_Payer</w:t>
              </w:r>
            </w:ins>
          </w:p>
        </w:tc>
        <w:tc>
          <w:tcPr>
            <w:tcW w:w="495" w:type="pct"/>
          </w:tcPr>
          <w:p w14:paraId="1D7B4E44" w14:textId="77777777" w:rsidR="00F16DBC" w:rsidRPr="007036CE" w:rsidRDefault="00F16DBC" w:rsidP="00F16DBC">
            <w:pPr>
              <w:pStyle w:val="GOSTTablenorm"/>
              <w:rPr>
                <w:ins w:id="8955" w:author="Андрей SUP-1613562" w:date="2025-04-23T13:31:00Z"/>
              </w:rPr>
            </w:pPr>
            <w:ins w:id="8956" w:author="Андрей SUP-1613562" w:date="2025-04-23T13:31:00Z">
              <w:r w:rsidRPr="007036CE">
                <w:t>Логический</w:t>
              </w:r>
            </w:ins>
          </w:p>
        </w:tc>
        <w:tc>
          <w:tcPr>
            <w:tcW w:w="270" w:type="pct"/>
          </w:tcPr>
          <w:p w14:paraId="1E7640C6" w14:textId="77777777" w:rsidR="00F16DBC" w:rsidRPr="007036CE" w:rsidRDefault="00F16DBC" w:rsidP="00F16DBC">
            <w:pPr>
              <w:pStyle w:val="GOSTTablenorm"/>
              <w:rPr>
                <w:ins w:id="8957" w:author="Андрей SUP-1613562" w:date="2025-04-23T13:31:00Z"/>
              </w:rPr>
            </w:pPr>
            <w:ins w:id="8958" w:author="Андрей SUP-1613562" w:date="2025-04-23T13:31:00Z">
              <w:r w:rsidRPr="007036CE">
                <w:t>Да</w:t>
              </w:r>
            </w:ins>
          </w:p>
        </w:tc>
        <w:tc>
          <w:tcPr>
            <w:tcW w:w="315" w:type="pct"/>
          </w:tcPr>
          <w:p w14:paraId="399FBD01" w14:textId="78994B7C" w:rsidR="00F16DBC" w:rsidRPr="007036CE" w:rsidRDefault="00F16DBC" w:rsidP="00F16DBC">
            <w:pPr>
              <w:pStyle w:val="GOSTTablenorm"/>
              <w:rPr>
                <w:ins w:id="8959" w:author="Андрей SUP-1613562" w:date="2025-04-23T13:31:00Z"/>
              </w:rPr>
            </w:pPr>
          </w:p>
        </w:tc>
        <w:tc>
          <w:tcPr>
            <w:tcW w:w="2068" w:type="pct"/>
          </w:tcPr>
          <w:p w14:paraId="4022975F" w14:textId="77777777" w:rsidR="00F16DBC" w:rsidRPr="007036CE" w:rsidRDefault="00F16DBC" w:rsidP="00F16DBC">
            <w:pPr>
              <w:pStyle w:val="GOSTTablenorm"/>
              <w:rPr>
                <w:ins w:id="8960" w:author="Андрей SUP-1613562" w:date="2025-04-23T13:31:00Z"/>
              </w:rPr>
            </w:pPr>
            <w:ins w:id="8961" w:author="Андрей SUP-1613562" w:date="2025-04-23T13:31:00Z">
              <w:r w:rsidRPr="007036CE">
                <w:t>Указывается признак учета БА, ЛБО на ЛС плательщика.</w:t>
              </w:r>
            </w:ins>
          </w:p>
          <w:p w14:paraId="0A15E058" w14:textId="77777777" w:rsidR="00F16DBC" w:rsidRPr="007036CE" w:rsidRDefault="00F16DBC" w:rsidP="00F16DBC">
            <w:pPr>
              <w:pStyle w:val="GOSTTablenorm"/>
              <w:rPr>
                <w:ins w:id="8962" w:author="Андрей SUP-1613562" w:date="2025-04-23T13:31:00Z"/>
              </w:rPr>
            </w:pPr>
            <w:ins w:id="8963" w:author="Андрей SUP-1613562" w:date="2025-04-23T13:31:00Z">
              <w:r w:rsidRPr="007036CE">
                <w:t>Может принимать значения:</w:t>
              </w:r>
            </w:ins>
          </w:p>
          <w:p w14:paraId="044C58BA" w14:textId="6CA50E41" w:rsidR="00F16DBC" w:rsidRPr="007036CE" w:rsidRDefault="00F16DBC" w:rsidP="00F16DBC">
            <w:pPr>
              <w:pStyle w:val="GOSTTableListMark1"/>
              <w:numPr>
                <w:ilvl w:val="0"/>
                <w:numId w:val="2"/>
              </w:numPr>
              <w:rPr>
                <w:ins w:id="8964" w:author="Андрей SUP-1613562" w:date="2025-04-23T13:31:00Z"/>
              </w:rPr>
            </w:pPr>
            <w:ins w:id="8965" w:author="Андрей SUP-1613562" w:date="2025-04-23T13:31:00Z">
              <w:r w:rsidRPr="007036CE">
                <w:t>«</w:t>
              </w:r>
              <w:r w:rsidRPr="007036CE">
                <w:rPr>
                  <w:lang w:val="en-US"/>
                </w:rPr>
                <w:t>true</w:t>
              </w:r>
              <w:r w:rsidRPr="007036CE">
                <w:t xml:space="preserve">» </w:t>
              </w:r>
              <w:r w:rsidR="00B335B8" w:rsidRPr="007036CE">
                <w:t>–</w:t>
              </w:r>
              <w:r w:rsidRPr="007036CE">
                <w:t xml:space="preserve"> Да;</w:t>
              </w:r>
            </w:ins>
          </w:p>
          <w:p w14:paraId="7FF4995B" w14:textId="6D7C09E5" w:rsidR="00F16DBC" w:rsidRPr="007036CE" w:rsidRDefault="00F16DBC" w:rsidP="00F16DBC">
            <w:pPr>
              <w:pStyle w:val="GOSTTableListMark1"/>
              <w:numPr>
                <w:ilvl w:val="0"/>
                <w:numId w:val="2"/>
              </w:numPr>
              <w:rPr>
                <w:ins w:id="8966" w:author="Андрей SUP-1613562" w:date="2025-04-23T13:31:00Z"/>
              </w:rPr>
            </w:pPr>
            <w:ins w:id="8967" w:author="Андрей SUP-1613562" w:date="2025-04-23T13:31:00Z">
              <w:r w:rsidRPr="007036CE">
                <w:t>«</w:t>
              </w:r>
              <w:r w:rsidRPr="007036CE">
                <w:rPr>
                  <w:lang w:val="en-US"/>
                </w:rPr>
                <w:t>false</w:t>
              </w:r>
              <w:r w:rsidRPr="007036CE">
                <w:t xml:space="preserve">» </w:t>
              </w:r>
              <w:r w:rsidR="00B335B8" w:rsidRPr="007036CE">
                <w:t>–</w:t>
              </w:r>
              <w:r w:rsidRPr="007036CE">
                <w:t xml:space="preserve"> Нет</w:t>
              </w:r>
            </w:ins>
          </w:p>
        </w:tc>
      </w:tr>
      <w:tr w:rsidR="00F16DBC" w:rsidRPr="007036CE" w14:paraId="2FBB6A62" w14:textId="77777777" w:rsidTr="005646EA">
        <w:trPr>
          <w:cnfStyle w:val="000000010000" w:firstRow="0" w:lastRow="0" w:firstColumn="0" w:lastColumn="0" w:oddVBand="0" w:evenVBand="0" w:oddHBand="0" w:evenHBand="1" w:firstRowFirstColumn="0" w:firstRowLastColumn="0" w:lastRowFirstColumn="0" w:lastRowLastColumn="0"/>
          <w:ins w:id="8968" w:author="Андрей SUP-1613562" w:date="2025-04-23T13:31:00Z"/>
        </w:trPr>
        <w:tc>
          <w:tcPr>
            <w:tcW w:w="1088" w:type="pct"/>
          </w:tcPr>
          <w:p w14:paraId="17FA967D" w14:textId="77777777" w:rsidR="00F16DBC" w:rsidRPr="007036CE" w:rsidRDefault="00F16DBC" w:rsidP="00F16DBC">
            <w:pPr>
              <w:pStyle w:val="GOSTTablenorm"/>
              <w:rPr>
                <w:ins w:id="8969" w:author="Андрей SUP-1613562" w:date="2025-04-23T13:31:00Z"/>
              </w:rPr>
            </w:pPr>
            <w:ins w:id="8970" w:author="Андрей SUP-1613562" w:date="2025-04-23T13:31:00Z">
              <w:r w:rsidRPr="007036CE">
                <w:t xml:space="preserve">Сумма в валюте </w:t>
              </w:r>
            </w:ins>
          </w:p>
        </w:tc>
        <w:tc>
          <w:tcPr>
            <w:tcW w:w="764" w:type="pct"/>
          </w:tcPr>
          <w:p w14:paraId="036C0970" w14:textId="77777777" w:rsidR="00F16DBC" w:rsidRPr="007036CE" w:rsidRDefault="00F16DBC" w:rsidP="00F16DBC">
            <w:pPr>
              <w:pStyle w:val="GOSTTablenorm"/>
              <w:rPr>
                <w:ins w:id="8971" w:author="Андрей SUP-1613562" w:date="2025-04-23T13:31:00Z"/>
              </w:rPr>
            </w:pPr>
            <w:ins w:id="8972" w:author="Кирилл Воробьёв" w:date="2025-05-28T19:49:00Z">
              <w:r w:rsidRPr="007036CE">
                <w:rPr>
                  <w:b/>
                </w:rPr>
                <w:t>IncludedPaymentsDesc</w:t>
              </w:r>
              <w:r w:rsidRPr="007036CE">
                <w:rPr>
                  <w:bCs/>
                </w:rPr>
                <w:t>:</w:t>
              </w:r>
            </w:ins>
            <w:ins w:id="8973" w:author="Кирилл Воробьёв" w:date="2025-05-28T19:55:00Z">
              <w:r w:rsidRPr="007036CE">
                <w:rPr>
                  <w:bCs/>
                </w:rPr>
                <w:t>amountCurr</w:t>
              </w:r>
            </w:ins>
          </w:p>
        </w:tc>
        <w:tc>
          <w:tcPr>
            <w:tcW w:w="495" w:type="pct"/>
          </w:tcPr>
          <w:p w14:paraId="62B2C0DD" w14:textId="77777777" w:rsidR="00F16DBC" w:rsidRPr="007036CE" w:rsidRDefault="00F16DBC" w:rsidP="00F16DBC">
            <w:pPr>
              <w:pStyle w:val="GOSTTablenorm"/>
              <w:rPr>
                <w:ins w:id="8974" w:author="Андрей SUP-1613562" w:date="2025-04-23T13:31:00Z"/>
              </w:rPr>
            </w:pPr>
            <w:ins w:id="8975" w:author="Андрей SUP-1613562" w:date="2025-04-23T13:31:00Z">
              <w:r w:rsidRPr="007036CE">
                <w:t>Сумма</w:t>
              </w:r>
            </w:ins>
          </w:p>
        </w:tc>
        <w:tc>
          <w:tcPr>
            <w:tcW w:w="270" w:type="pct"/>
          </w:tcPr>
          <w:p w14:paraId="7E9DBA72" w14:textId="77777777" w:rsidR="00F16DBC" w:rsidRPr="007036CE" w:rsidRDefault="00F16DBC" w:rsidP="00F16DBC">
            <w:pPr>
              <w:pStyle w:val="GOSTTablenorm"/>
              <w:rPr>
                <w:ins w:id="8976" w:author="Андрей SUP-1613562" w:date="2025-04-23T13:31:00Z"/>
              </w:rPr>
            </w:pPr>
            <w:ins w:id="8977" w:author="Андрей SUP-1613562" w:date="2025-04-23T13:31:00Z">
              <w:r w:rsidRPr="007036CE">
                <w:t>Да</w:t>
              </w:r>
            </w:ins>
          </w:p>
        </w:tc>
        <w:tc>
          <w:tcPr>
            <w:tcW w:w="315" w:type="pct"/>
          </w:tcPr>
          <w:p w14:paraId="0406914B" w14:textId="190BAFBF" w:rsidR="00F16DBC" w:rsidRPr="007036CE" w:rsidRDefault="00F16DBC" w:rsidP="00F16DBC">
            <w:pPr>
              <w:pStyle w:val="GOSTTablenorm"/>
              <w:rPr>
                <w:ins w:id="8978" w:author="Андрей SUP-1613562" w:date="2025-04-23T13:31:00Z"/>
              </w:rPr>
            </w:pPr>
          </w:p>
        </w:tc>
        <w:tc>
          <w:tcPr>
            <w:tcW w:w="2068" w:type="pct"/>
          </w:tcPr>
          <w:p w14:paraId="0B0090B0" w14:textId="77777777" w:rsidR="00F16DBC" w:rsidRPr="007036CE" w:rsidRDefault="00F16DBC" w:rsidP="00F16DBC">
            <w:pPr>
              <w:pStyle w:val="GOSTTablenorm"/>
              <w:rPr>
                <w:ins w:id="8979" w:author="Андрей SUP-1613562" w:date="2025-04-23T13:31:00Z"/>
              </w:rPr>
            </w:pPr>
            <w:ins w:id="8980" w:author="Андрей SUP-1613562" w:date="2025-04-23T13:31:00Z">
              <w:r w:rsidRPr="007036CE">
                <w:t>Сумма платежа в единицах валюты, указанной в реквизите ZR_MSC_OKV_CD, с точностью 2 знака после запятой</w:t>
              </w:r>
            </w:ins>
          </w:p>
        </w:tc>
      </w:tr>
      <w:tr w:rsidR="00F16DBC" w:rsidRPr="007036CE" w14:paraId="0EFB2D3B" w14:textId="77777777" w:rsidTr="005646EA">
        <w:trPr>
          <w:cnfStyle w:val="000000100000" w:firstRow="0" w:lastRow="0" w:firstColumn="0" w:lastColumn="0" w:oddVBand="0" w:evenVBand="0" w:oddHBand="1" w:evenHBand="0" w:firstRowFirstColumn="0" w:firstRowLastColumn="0" w:lastRowFirstColumn="0" w:lastRowLastColumn="0"/>
          <w:ins w:id="8981" w:author="Андрей SUP-1613562" w:date="2025-04-23T13:31:00Z"/>
        </w:trPr>
        <w:tc>
          <w:tcPr>
            <w:tcW w:w="1088" w:type="pct"/>
          </w:tcPr>
          <w:p w14:paraId="43ECFF27" w14:textId="77777777" w:rsidR="00F16DBC" w:rsidRPr="007036CE" w:rsidRDefault="00F16DBC" w:rsidP="00F16DBC">
            <w:pPr>
              <w:pStyle w:val="GOSTTablenorm"/>
              <w:rPr>
                <w:ins w:id="8982" w:author="Андрей SUP-1613562" w:date="2025-04-23T13:31:00Z"/>
              </w:rPr>
            </w:pPr>
            <w:ins w:id="8983" w:author="Андрей SUP-1613562" w:date="2025-04-23T13:31:00Z">
              <w:r w:rsidRPr="007036CE">
                <w:t>Сумма в рублях (учетная)</w:t>
              </w:r>
            </w:ins>
          </w:p>
        </w:tc>
        <w:tc>
          <w:tcPr>
            <w:tcW w:w="764" w:type="pct"/>
          </w:tcPr>
          <w:p w14:paraId="760554EE" w14:textId="77777777" w:rsidR="00F16DBC" w:rsidRPr="007036CE" w:rsidRDefault="00F16DBC" w:rsidP="00F16DBC">
            <w:pPr>
              <w:pStyle w:val="GOSTTablenorm"/>
              <w:rPr>
                <w:ins w:id="8984" w:author="Андрей SUP-1613562" w:date="2025-04-23T13:31:00Z"/>
              </w:rPr>
            </w:pPr>
            <w:ins w:id="8985" w:author="Кирилл Воробьёв" w:date="2025-05-28T19:49:00Z">
              <w:r w:rsidRPr="007036CE">
                <w:rPr>
                  <w:b/>
                </w:rPr>
                <w:t>IncludedPaymentsDesc</w:t>
              </w:r>
              <w:r w:rsidRPr="007036CE">
                <w:rPr>
                  <w:bCs/>
                </w:rPr>
                <w:t>:</w:t>
              </w:r>
            </w:ins>
            <w:ins w:id="8986" w:author="Кирилл Воробьёв" w:date="2025-05-28T19:55:00Z">
              <w:r w:rsidRPr="007036CE">
                <w:rPr>
                  <w:bCs/>
                </w:rPr>
                <w:t>amountRub</w:t>
              </w:r>
            </w:ins>
          </w:p>
        </w:tc>
        <w:tc>
          <w:tcPr>
            <w:tcW w:w="495" w:type="pct"/>
          </w:tcPr>
          <w:p w14:paraId="45981F87" w14:textId="77777777" w:rsidR="00F16DBC" w:rsidRPr="007036CE" w:rsidRDefault="00F16DBC" w:rsidP="00F16DBC">
            <w:pPr>
              <w:pStyle w:val="GOSTTablenorm"/>
              <w:rPr>
                <w:ins w:id="8987" w:author="Андрей SUP-1613562" w:date="2025-04-23T13:31:00Z"/>
              </w:rPr>
            </w:pPr>
            <w:ins w:id="8988" w:author="Андрей SUP-1613562" w:date="2025-04-23T13:31:00Z">
              <w:r w:rsidRPr="007036CE">
                <w:t>Сумма</w:t>
              </w:r>
            </w:ins>
          </w:p>
        </w:tc>
        <w:tc>
          <w:tcPr>
            <w:tcW w:w="270" w:type="pct"/>
          </w:tcPr>
          <w:p w14:paraId="77FE5BA0" w14:textId="77777777" w:rsidR="00F16DBC" w:rsidRPr="007036CE" w:rsidRDefault="00F16DBC" w:rsidP="00F16DBC">
            <w:pPr>
              <w:pStyle w:val="GOSTTablenorm"/>
              <w:rPr>
                <w:ins w:id="8989" w:author="Андрей SUP-1613562" w:date="2025-04-23T13:31:00Z"/>
              </w:rPr>
            </w:pPr>
            <w:ins w:id="8990" w:author="Андрей SUP-1613562" w:date="2025-04-23T13:31:00Z">
              <w:r w:rsidRPr="007036CE">
                <w:t>Да</w:t>
              </w:r>
            </w:ins>
          </w:p>
        </w:tc>
        <w:tc>
          <w:tcPr>
            <w:tcW w:w="315" w:type="pct"/>
          </w:tcPr>
          <w:p w14:paraId="740E044E" w14:textId="7061F24C" w:rsidR="00F16DBC" w:rsidRPr="007036CE" w:rsidRDefault="00F16DBC" w:rsidP="00F16DBC">
            <w:pPr>
              <w:pStyle w:val="GOSTTablenorm"/>
              <w:rPr>
                <w:ins w:id="8991" w:author="Андрей SUP-1613562" w:date="2025-04-23T13:31:00Z"/>
              </w:rPr>
            </w:pPr>
          </w:p>
        </w:tc>
        <w:tc>
          <w:tcPr>
            <w:tcW w:w="2068" w:type="pct"/>
          </w:tcPr>
          <w:p w14:paraId="58C815DA" w14:textId="77777777" w:rsidR="00F16DBC" w:rsidRPr="007036CE" w:rsidRDefault="00F16DBC" w:rsidP="00F16DBC">
            <w:pPr>
              <w:pStyle w:val="GOSTTablenorm"/>
              <w:rPr>
                <w:ins w:id="8992" w:author="Андрей SUP-1613562" w:date="2025-04-23T13:31:00Z"/>
              </w:rPr>
            </w:pPr>
            <w:ins w:id="8993" w:author="Андрей SUP-1613562" w:date="2025-04-23T13:31:00Z">
              <w:r w:rsidRPr="007036CE">
                <w:t>Сумма платежа в рублевом эквиваленте с точностью 2 знака после запятой</w:t>
              </w:r>
            </w:ins>
          </w:p>
        </w:tc>
      </w:tr>
      <w:tr w:rsidR="00F16DBC" w:rsidRPr="007036CE" w14:paraId="30A7F761" w14:textId="77777777" w:rsidTr="005646EA">
        <w:trPr>
          <w:cnfStyle w:val="000000010000" w:firstRow="0" w:lastRow="0" w:firstColumn="0" w:lastColumn="0" w:oddVBand="0" w:evenVBand="0" w:oddHBand="0" w:evenHBand="1" w:firstRowFirstColumn="0" w:firstRowLastColumn="0" w:lastRowFirstColumn="0" w:lastRowLastColumn="0"/>
          <w:ins w:id="8994" w:author="Андрей SUP-1613562" w:date="2025-04-23T13:31:00Z"/>
        </w:trPr>
        <w:tc>
          <w:tcPr>
            <w:tcW w:w="1088" w:type="pct"/>
          </w:tcPr>
          <w:p w14:paraId="5502EC86" w14:textId="77777777" w:rsidR="00F16DBC" w:rsidRPr="007036CE" w:rsidRDefault="00F16DBC" w:rsidP="00F16DBC">
            <w:pPr>
              <w:pStyle w:val="GOSTTablenorm"/>
              <w:rPr>
                <w:ins w:id="8995" w:author="Андрей SUP-1613562" w:date="2025-04-23T13:31:00Z"/>
                <w:b/>
              </w:rPr>
            </w:pPr>
            <w:ins w:id="8996" w:author="Андрей SUP-1613562" w:date="2025-04-23T13:31:00Z">
              <w:r w:rsidRPr="007036CE">
                <w:rPr>
                  <w:b/>
                </w:rPr>
                <w:t>Информация о получателях</w:t>
              </w:r>
            </w:ins>
          </w:p>
        </w:tc>
        <w:tc>
          <w:tcPr>
            <w:tcW w:w="764" w:type="pct"/>
          </w:tcPr>
          <w:p w14:paraId="6C38C471" w14:textId="77777777" w:rsidR="00F16DBC" w:rsidRPr="007036CE" w:rsidRDefault="00F16DBC" w:rsidP="00F16DBC">
            <w:pPr>
              <w:pStyle w:val="GOSTTablenorm"/>
              <w:rPr>
                <w:ins w:id="8997" w:author="Андрей SUP-1613562" w:date="2025-04-23T13:31:00Z"/>
              </w:rPr>
            </w:pPr>
            <w:ins w:id="8998" w:author="Кирилл Воробьёв" w:date="2025-05-28T19:50:00Z">
              <w:r w:rsidRPr="007036CE">
                <w:rPr>
                  <w:b/>
                </w:rPr>
                <w:t>InfRecipient</w:t>
              </w:r>
            </w:ins>
            <w:ins w:id="8999" w:author="Андрей SUP-1613562" w:date="2025-04-23T13:31:00Z">
              <w:del w:id="9000" w:author="Кирилл Воробьёв" w:date="2025-05-28T19:49:00Z">
                <w:r w:rsidRPr="007036CE" w:rsidDel="00C80BCE">
                  <w:delText>-</w:delText>
                </w:r>
              </w:del>
            </w:ins>
          </w:p>
        </w:tc>
        <w:tc>
          <w:tcPr>
            <w:tcW w:w="495" w:type="pct"/>
          </w:tcPr>
          <w:p w14:paraId="58D5153E" w14:textId="77777777" w:rsidR="00F16DBC" w:rsidRPr="007036CE" w:rsidRDefault="00F16DBC" w:rsidP="00F16DBC">
            <w:pPr>
              <w:pStyle w:val="GOSTTablenorm"/>
              <w:rPr>
                <w:ins w:id="9001" w:author="Андрей SUP-1613562" w:date="2025-04-23T13:31:00Z"/>
              </w:rPr>
            </w:pPr>
            <w:ins w:id="9002" w:author="Андрей SUP-1613562" w:date="2025-04-23T15:18:00Z">
              <w:r w:rsidRPr="007036CE">
                <w:t>Массив</w:t>
              </w:r>
            </w:ins>
          </w:p>
        </w:tc>
        <w:tc>
          <w:tcPr>
            <w:tcW w:w="270" w:type="pct"/>
          </w:tcPr>
          <w:p w14:paraId="019CBE79" w14:textId="77777777" w:rsidR="00F16DBC" w:rsidRPr="007036CE" w:rsidRDefault="00F16DBC" w:rsidP="00F16DBC">
            <w:pPr>
              <w:pStyle w:val="GOSTTablenorm"/>
              <w:rPr>
                <w:ins w:id="9003" w:author="Андрей SUP-1613562" w:date="2025-04-23T13:31:00Z"/>
              </w:rPr>
            </w:pPr>
            <w:ins w:id="9004" w:author="Андрей SUP-1613562" w:date="2025-04-23T13:31:00Z">
              <w:r w:rsidRPr="007036CE">
                <w:t>Да</w:t>
              </w:r>
            </w:ins>
          </w:p>
        </w:tc>
        <w:tc>
          <w:tcPr>
            <w:tcW w:w="315" w:type="pct"/>
          </w:tcPr>
          <w:p w14:paraId="7543DE5A" w14:textId="77777777" w:rsidR="00F16DBC" w:rsidRPr="007036CE" w:rsidRDefault="00F16DBC" w:rsidP="00F16DBC">
            <w:pPr>
              <w:pStyle w:val="GOSTTablenorm"/>
              <w:rPr>
                <w:ins w:id="9005" w:author="Андрей SUP-1613562" w:date="2025-04-23T13:31:00Z"/>
              </w:rPr>
            </w:pPr>
            <w:ins w:id="9006" w:author="Андрей SUP-1613562" w:date="2025-04-23T13:31:00Z">
              <w:r w:rsidRPr="007036CE">
                <w:t>-</w:t>
              </w:r>
            </w:ins>
          </w:p>
        </w:tc>
        <w:tc>
          <w:tcPr>
            <w:tcW w:w="2068" w:type="pct"/>
          </w:tcPr>
          <w:p w14:paraId="47B61DF4" w14:textId="77777777" w:rsidR="00F16DBC" w:rsidRPr="007036CE" w:rsidRDefault="00F16DBC" w:rsidP="00F16DBC">
            <w:pPr>
              <w:pStyle w:val="GOSTTablenorm"/>
              <w:rPr>
                <w:ins w:id="9007" w:author="Андрей SUP-1613562" w:date="2025-04-23T13:31:00Z"/>
              </w:rPr>
            </w:pPr>
            <w:ins w:id="9008" w:author="Андрей SUP-1613562" w:date="2025-04-23T13:31:00Z">
              <w:r w:rsidRPr="007036CE">
                <w:t>-</w:t>
              </w:r>
            </w:ins>
          </w:p>
        </w:tc>
      </w:tr>
      <w:tr w:rsidR="00F16DBC" w:rsidRPr="007036CE" w14:paraId="5B8EFB3D" w14:textId="77777777" w:rsidTr="005646EA">
        <w:trPr>
          <w:cnfStyle w:val="000000100000" w:firstRow="0" w:lastRow="0" w:firstColumn="0" w:lastColumn="0" w:oddVBand="0" w:evenVBand="0" w:oddHBand="1" w:evenHBand="0" w:firstRowFirstColumn="0" w:firstRowLastColumn="0" w:lastRowFirstColumn="0" w:lastRowLastColumn="0"/>
          <w:ins w:id="9009" w:author="Андрей SUP-1613562" w:date="2025-04-23T13:31:00Z"/>
        </w:trPr>
        <w:tc>
          <w:tcPr>
            <w:tcW w:w="1088" w:type="pct"/>
          </w:tcPr>
          <w:p w14:paraId="36CA00A2" w14:textId="77777777" w:rsidR="00F16DBC" w:rsidRPr="007036CE" w:rsidRDefault="00F16DBC" w:rsidP="00F16DBC">
            <w:pPr>
              <w:pStyle w:val="GOSTTablenorm"/>
              <w:rPr>
                <w:ins w:id="9010" w:author="Андрей SUP-1613562" w:date="2025-04-23T13:31:00Z"/>
              </w:rPr>
            </w:pPr>
            <w:ins w:id="9011" w:author="Андрей SUP-1613562" w:date="2025-04-23T13:31:00Z">
              <w:r w:rsidRPr="007036CE">
                <w:t>Идентификатор строки</w:t>
              </w:r>
            </w:ins>
          </w:p>
        </w:tc>
        <w:tc>
          <w:tcPr>
            <w:tcW w:w="764" w:type="pct"/>
          </w:tcPr>
          <w:p w14:paraId="7E8709C2" w14:textId="77777777" w:rsidR="00F16DBC" w:rsidRPr="007036CE" w:rsidRDefault="005737E4" w:rsidP="00F16DBC">
            <w:pPr>
              <w:pStyle w:val="GOSTTablenorm"/>
              <w:rPr>
                <w:ins w:id="9012" w:author="Андрей SUP-1613562" w:date="2025-04-23T13:31:00Z"/>
                <w:lang w:val="en-US"/>
              </w:rPr>
            </w:pPr>
            <w:ins w:id="9013" w:author="Кирилл Воробьёв" w:date="2025-05-28T20:17:00Z">
              <w:r w:rsidRPr="007036CE">
                <w:rPr>
                  <w:b/>
                </w:rPr>
                <w:t>InfRecipient</w:t>
              </w:r>
            </w:ins>
            <w:ins w:id="9014" w:author="Кирилл Воробьёв" w:date="2025-05-28T19:49:00Z">
              <w:r w:rsidR="00F16DBC" w:rsidRPr="007036CE">
                <w:rPr>
                  <w:bCs/>
                </w:rPr>
                <w:t>:</w:t>
              </w:r>
            </w:ins>
            <w:ins w:id="9015" w:author="Кирилл Воробьёв" w:date="2025-05-28T19:50:00Z">
              <w:r w:rsidR="00F16DBC" w:rsidRPr="007036CE">
                <w:rPr>
                  <w:bCs/>
                  <w:lang w:val="en-US"/>
                </w:rPr>
                <w:t>id</w:t>
              </w:r>
            </w:ins>
          </w:p>
        </w:tc>
        <w:tc>
          <w:tcPr>
            <w:tcW w:w="495" w:type="pct"/>
          </w:tcPr>
          <w:p w14:paraId="1D8E5F8C" w14:textId="77777777" w:rsidR="00F16DBC" w:rsidRPr="007036CE" w:rsidRDefault="00F16DBC" w:rsidP="00F16DBC">
            <w:pPr>
              <w:pStyle w:val="GOSTTablenorm"/>
              <w:rPr>
                <w:ins w:id="9016" w:author="Андрей SUP-1613562" w:date="2025-04-23T13:31:00Z"/>
              </w:rPr>
            </w:pPr>
            <w:ins w:id="9017" w:author="Андрей SUP-1613562" w:date="2025-04-23T13:31:00Z">
              <w:r w:rsidRPr="007036CE">
                <w:t>Число</w:t>
              </w:r>
            </w:ins>
          </w:p>
        </w:tc>
        <w:tc>
          <w:tcPr>
            <w:tcW w:w="270" w:type="pct"/>
          </w:tcPr>
          <w:p w14:paraId="79F4524D" w14:textId="77777777" w:rsidR="00F16DBC" w:rsidRPr="007036CE" w:rsidRDefault="00F16DBC" w:rsidP="00F16DBC">
            <w:pPr>
              <w:pStyle w:val="GOSTTablenorm"/>
              <w:rPr>
                <w:ins w:id="9018" w:author="Андрей SUP-1613562" w:date="2025-04-23T13:31:00Z"/>
              </w:rPr>
            </w:pPr>
            <w:ins w:id="9019" w:author="Андрей SUP-1613562" w:date="2025-04-23T13:31:00Z">
              <w:r w:rsidRPr="007036CE">
                <w:t>Да</w:t>
              </w:r>
            </w:ins>
          </w:p>
        </w:tc>
        <w:tc>
          <w:tcPr>
            <w:tcW w:w="315" w:type="pct"/>
          </w:tcPr>
          <w:p w14:paraId="2D064903" w14:textId="77777777" w:rsidR="00F16DBC" w:rsidRPr="007036CE" w:rsidRDefault="00F16DBC" w:rsidP="00F16DBC">
            <w:pPr>
              <w:pStyle w:val="GOSTTablenorm"/>
              <w:rPr>
                <w:ins w:id="9020" w:author="Андрей SUP-1613562" w:date="2025-04-23T13:31:00Z"/>
              </w:rPr>
            </w:pPr>
            <w:ins w:id="9021" w:author="Андрей SUP-1613562" w:date="2025-04-23T13:31:00Z">
              <w:r w:rsidRPr="007036CE">
                <w:t>&lt;=20</w:t>
              </w:r>
            </w:ins>
          </w:p>
        </w:tc>
        <w:tc>
          <w:tcPr>
            <w:tcW w:w="2068" w:type="pct"/>
          </w:tcPr>
          <w:p w14:paraId="652BC770" w14:textId="77777777" w:rsidR="00F16DBC" w:rsidRPr="007036CE" w:rsidRDefault="00F16DBC" w:rsidP="00F16DBC">
            <w:pPr>
              <w:pStyle w:val="GOSTTablenorm"/>
              <w:rPr>
                <w:ins w:id="9022" w:author="Андрей SUP-1613562" w:date="2025-04-23T13:31:00Z"/>
              </w:rPr>
            </w:pPr>
            <w:ins w:id="9023" w:author="Андрей SUP-1613562" w:date="2025-04-23T13:31:00Z">
              <w:r w:rsidRPr="007036CE">
                <w:rPr>
                  <w:szCs w:val="22"/>
                </w:rPr>
                <w:t>Указывается технический идентификатор строки</w:t>
              </w:r>
            </w:ins>
          </w:p>
        </w:tc>
      </w:tr>
      <w:tr w:rsidR="00F16DBC" w:rsidRPr="007036CE" w14:paraId="05F73F9D" w14:textId="77777777" w:rsidTr="005646EA">
        <w:trPr>
          <w:cnfStyle w:val="000000010000" w:firstRow="0" w:lastRow="0" w:firstColumn="0" w:lastColumn="0" w:oddVBand="0" w:evenVBand="0" w:oddHBand="0" w:evenHBand="1" w:firstRowFirstColumn="0" w:firstRowLastColumn="0" w:lastRowFirstColumn="0" w:lastRowLastColumn="0"/>
          <w:ins w:id="9024" w:author="Андрей SUP-1613562" w:date="2025-04-23T13:31:00Z"/>
        </w:trPr>
        <w:tc>
          <w:tcPr>
            <w:tcW w:w="1088" w:type="pct"/>
          </w:tcPr>
          <w:p w14:paraId="17492E0D" w14:textId="77777777" w:rsidR="00F16DBC" w:rsidRPr="007036CE" w:rsidRDefault="00F16DBC" w:rsidP="00F16DBC">
            <w:pPr>
              <w:pStyle w:val="GOSTTablenorm"/>
              <w:rPr>
                <w:ins w:id="9025" w:author="Андрей SUP-1613562" w:date="2025-04-23T13:31:00Z"/>
              </w:rPr>
            </w:pPr>
            <w:ins w:id="9026" w:author="Андрей SUP-1613562" w:date="2025-04-23T13:31:00Z">
              <w:r w:rsidRPr="007036CE">
                <w:rPr>
                  <w:rFonts w:eastAsiaTheme="minorHAnsi"/>
                </w:rPr>
                <w:t>Номер строки по порядку</w:t>
              </w:r>
            </w:ins>
          </w:p>
        </w:tc>
        <w:tc>
          <w:tcPr>
            <w:tcW w:w="764" w:type="pct"/>
          </w:tcPr>
          <w:p w14:paraId="6D7868DC" w14:textId="77777777" w:rsidR="00F16DBC" w:rsidRPr="007036CE" w:rsidRDefault="005737E4" w:rsidP="00F16DBC">
            <w:pPr>
              <w:pStyle w:val="GOSTTablenorm"/>
              <w:rPr>
                <w:ins w:id="9027" w:author="Андрей SUP-1613562" w:date="2025-04-23T13:31:00Z"/>
              </w:rPr>
            </w:pPr>
            <w:ins w:id="9028" w:author="Кирилл Воробьёв" w:date="2025-05-28T20:17:00Z">
              <w:r w:rsidRPr="007036CE">
                <w:rPr>
                  <w:b/>
                </w:rPr>
                <w:t>InfRecipient</w:t>
              </w:r>
            </w:ins>
            <w:ins w:id="9029" w:author="Кирилл Воробьёв" w:date="2025-05-28T19:49:00Z">
              <w:r w:rsidR="00F16DBC" w:rsidRPr="007036CE">
                <w:rPr>
                  <w:bCs/>
                </w:rPr>
                <w:t>:NumbRow</w:t>
              </w:r>
            </w:ins>
          </w:p>
        </w:tc>
        <w:tc>
          <w:tcPr>
            <w:tcW w:w="495" w:type="pct"/>
          </w:tcPr>
          <w:p w14:paraId="3F5BAC58" w14:textId="77777777" w:rsidR="00F16DBC" w:rsidRPr="007036CE" w:rsidRDefault="00F16DBC" w:rsidP="00F16DBC">
            <w:pPr>
              <w:pStyle w:val="GOSTTablenorm"/>
              <w:rPr>
                <w:ins w:id="9030" w:author="Андрей SUP-1613562" w:date="2025-04-23T13:31:00Z"/>
              </w:rPr>
            </w:pPr>
            <w:ins w:id="9031" w:author="Андрей SUP-1613562" w:date="2025-04-23T13:31:00Z">
              <w:r w:rsidRPr="007036CE">
                <w:t>Число</w:t>
              </w:r>
            </w:ins>
          </w:p>
        </w:tc>
        <w:tc>
          <w:tcPr>
            <w:tcW w:w="270" w:type="pct"/>
          </w:tcPr>
          <w:p w14:paraId="3AEF7F84" w14:textId="77777777" w:rsidR="00F16DBC" w:rsidRPr="007036CE" w:rsidRDefault="00F16DBC" w:rsidP="00F16DBC">
            <w:pPr>
              <w:pStyle w:val="GOSTTablenorm"/>
              <w:rPr>
                <w:ins w:id="9032" w:author="Андрей SUP-1613562" w:date="2025-04-23T13:31:00Z"/>
              </w:rPr>
            </w:pPr>
            <w:ins w:id="9033" w:author="Андрей SUP-1613562" w:date="2025-04-23T13:31:00Z">
              <w:r w:rsidRPr="007036CE">
                <w:t>Да</w:t>
              </w:r>
            </w:ins>
          </w:p>
        </w:tc>
        <w:tc>
          <w:tcPr>
            <w:tcW w:w="315" w:type="pct"/>
          </w:tcPr>
          <w:p w14:paraId="10FBB2BD" w14:textId="77777777" w:rsidR="00F16DBC" w:rsidRPr="007036CE" w:rsidRDefault="00F16DBC" w:rsidP="00F16DBC">
            <w:pPr>
              <w:pStyle w:val="GOSTTablenorm"/>
              <w:rPr>
                <w:ins w:id="9034" w:author="Андрей SUP-1613562" w:date="2025-04-23T13:31:00Z"/>
              </w:rPr>
            </w:pPr>
            <w:ins w:id="9035" w:author="Андрей SUP-1613562" w:date="2025-04-23T13:31:00Z">
              <w:r w:rsidRPr="007036CE">
                <w:t>&lt;=3</w:t>
              </w:r>
            </w:ins>
          </w:p>
        </w:tc>
        <w:tc>
          <w:tcPr>
            <w:tcW w:w="2068" w:type="pct"/>
          </w:tcPr>
          <w:p w14:paraId="2304B096" w14:textId="77777777" w:rsidR="00F16DBC" w:rsidRPr="007036CE" w:rsidRDefault="00F16DBC" w:rsidP="00F16DBC">
            <w:pPr>
              <w:pStyle w:val="GOSTTablenorm"/>
              <w:rPr>
                <w:ins w:id="9036" w:author="Андрей SUP-1613562" w:date="2025-04-23T13:31:00Z"/>
              </w:rPr>
            </w:pPr>
            <w:ins w:id="9037" w:author="Андрей SUP-1613562" w:date="2025-04-23T13:31:00Z">
              <w:r w:rsidRPr="007036CE">
                <w:rPr>
                  <w:szCs w:val="22"/>
                </w:rPr>
                <w:t>Указывается порядковый номер строки расшифровки заявки.</w:t>
              </w:r>
            </w:ins>
          </w:p>
        </w:tc>
      </w:tr>
      <w:tr w:rsidR="00F16DBC" w:rsidRPr="007036CE" w14:paraId="013523F7" w14:textId="77777777" w:rsidTr="005646EA">
        <w:trPr>
          <w:cnfStyle w:val="000000100000" w:firstRow="0" w:lastRow="0" w:firstColumn="0" w:lastColumn="0" w:oddVBand="0" w:evenVBand="0" w:oddHBand="1" w:evenHBand="0" w:firstRowFirstColumn="0" w:firstRowLastColumn="0" w:lastRowFirstColumn="0" w:lastRowLastColumn="0"/>
          <w:ins w:id="9038" w:author="Андрей SUP-1613562" w:date="2025-04-23T13:31:00Z"/>
        </w:trPr>
        <w:tc>
          <w:tcPr>
            <w:tcW w:w="1088" w:type="pct"/>
          </w:tcPr>
          <w:p w14:paraId="79502AB2" w14:textId="77777777" w:rsidR="00F16DBC" w:rsidRPr="007036CE" w:rsidRDefault="00F16DBC" w:rsidP="00F16DBC">
            <w:pPr>
              <w:pStyle w:val="GOSTTablenorm"/>
              <w:rPr>
                <w:ins w:id="9039" w:author="Андрей SUP-1613562" w:date="2025-04-23T13:31:00Z"/>
              </w:rPr>
            </w:pPr>
            <w:ins w:id="9040" w:author="Андрей SUP-1613562" w:date="2025-04-23T13:31:00Z">
              <w:r w:rsidRPr="007036CE">
                <w:rPr>
                  <w:szCs w:val="22"/>
                </w:rPr>
                <w:lastRenderedPageBreak/>
                <w:t>Код прослеживаемости плательщика</w:t>
              </w:r>
            </w:ins>
          </w:p>
        </w:tc>
        <w:tc>
          <w:tcPr>
            <w:tcW w:w="764" w:type="pct"/>
          </w:tcPr>
          <w:p w14:paraId="1382E581" w14:textId="77777777" w:rsidR="00F16DBC" w:rsidRPr="007036CE" w:rsidRDefault="005737E4" w:rsidP="00F16DBC">
            <w:pPr>
              <w:pStyle w:val="GOSTTablenorm"/>
              <w:rPr>
                <w:ins w:id="9041" w:author="Андрей SUP-1613562" w:date="2025-04-23T13:31:00Z"/>
              </w:rPr>
            </w:pPr>
            <w:ins w:id="9042" w:author="Кирилл Воробьёв" w:date="2025-05-28T20:17:00Z">
              <w:r w:rsidRPr="007036CE">
                <w:rPr>
                  <w:b/>
                </w:rPr>
                <w:t>InfRecipient</w:t>
              </w:r>
            </w:ins>
            <w:ins w:id="9043" w:author="Кирилл Воробьёв" w:date="2025-05-28T19:49:00Z">
              <w:r w:rsidR="00F16DBC" w:rsidRPr="007036CE">
                <w:rPr>
                  <w:bCs/>
                </w:rPr>
                <w:t>:</w:t>
              </w:r>
            </w:ins>
            <w:ins w:id="9044" w:author="Кирилл Воробьёв" w:date="2025-05-28T19:57:00Z">
              <w:r w:rsidR="00F16DBC" w:rsidRPr="007036CE">
                <w:rPr>
                  <w:bCs/>
                </w:rPr>
                <w:t>DetailsRecipientOrganization_traceability_code</w:t>
              </w:r>
            </w:ins>
          </w:p>
        </w:tc>
        <w:tc>
          <w:tcPr>
            <w:tcW w:w="495" w:type="pct"/>
          </w:tcPr>
          <w:p w14:paraId="1FAB3CA3" w14:textId="77777777" w:rsidR="00F16DBC" w:rsidRPr="007036CE" w:rsidRDefault="00F16DBC" w:rsidP="00F16DBC">
            <w:pPr>
              <w:pStyle w:val="GOSTTablenorm"/>
              <w:rPr>
                <w:ins w:id="9045" w:author="Андрей SUP-1613562" w:date="2025-04-23T13:31:00Z"/>
              </w:rPr>
            </w:pPr>
            <w:ins w:id="9046" w:author="Андрей SUP-1613562" w:date="2025-04-23T13:31:00Z">
              <w:r w:rsidRPr="007036CE">
                <w:t>Строка</w:t>
              </w:r>
            </w:ins>
          </w:p>
        </w:tc>
        <w:tc>
          <w:tcPr>
            <w:tcW w:w="270" w:type="pct"/>
          </w:tcPr>
          <w:p w14:paraId="07420A97" w14:textId="77777777" w:rsidR="00F16DBC" w:rsidRPr="007036CE" w:rsidRDefault="00F16DBC" w:rsidP="00F16DBC">
            <w:pPr>
              <w:pStyle w:val="GOSTTablenorm"/>
              <w:rPr>
                <w:ins w:id="9047" w:author="Андрей SUP-1613562" w:date="2025-04-23T13:31:00Z"/>
              </w:rPr>
            </w:pPr>
            <w:ins w:id="9048" w:author="Андрей SUP-1613562" w:date="2025-04-23T13:31:00Z">
              <w:r w:rsidRPr="007036CE">
                <w:rPr>
                  <w:szCs w:val="22"/>
                </w:rPr>
                <w:t>Нет</w:t>
              </w:r>
            </w:ins>
          </w:p>
        </w:tc>
        <w:tc>
          <w:tcPr>
            <w:tcW w:w="315" w:type="pct"/>
          </w:tcPr>
          <w:p w14:paraId="0B9D0060" w14:textId="77777777" w:rsidR="00F16DBC" w:rsidRPr="007036CE" w:rsidRDefault="00F16DBC" w:rsidP="00F16DBC">
            <w:pPr>
              <w:pStyle w:val="GOSTTablenorm"/>
              <w:rPr>
                <w:ins w:id="9049" w:author="Андрей SUP-1613562" w:date="2025-04-23T13:31:00Z"/>
              </w:rPr>
            </w:pPr>
            <w:ins w:id="9050" w:author="Андрей SUP-1613562" w:date="2025-04-23T13:31:00Z">
              <w:r w:rsidRPr="007036CE">
                <w:t>&lt;=25</w:t>
              </w:r>
            </w:ins>
          </w:p>
        </w:tc>
        <w:tc>
          <w:tcPr>
            <w:tcW w:w="2068" w:type="pct"/>
          </w:tcPr>
          <w:p w14:paraId="21241B39" w14:textId="77777777" w:rsidR="00F16DBC" w:rsidRPr="007036CE" w:rsidRDefault="00F16DBC" w:rsidP="00F16DBC">
            <w:pPr>
              <w:pStyle w:val="GOSTTablenorm"/>
              <w:rPr>
                <w:ins w:id="9051" w:author="Андрей SUP-1613562" w:date="2025-04-23T13:31:00Z"/>
              </w:rPr>
            </w:pPr>
            <w:ins w:id="9052" w:author="Андрей SUP-1613562" w:date="2025-04-23T13:31:00Z">
              <w:r w:rsidRPr="007036CE">
                <w:rPr>
                  <w:szCs w:val="22"/>
                </w:rPr>
                <w:t>Указывается код прослеживаемости для отражения операции на ЛС плательщика, относящийся к текущей строке документа (при наличии).</w:t>
              </w:r>
            </w:ins>
          </w:p>
        </w:tc>
      </w:tr>
      <w:tr w:rsidR="00F16DBC" w:rsidRPr="007036CE" w14:paraId="16DE61F4" w14:textId="77777777" w:rsidTr="005646EA">
        <w:trPr>
          <w:cnfStyle w:val="000000010000" w:firstRow="0" w:lastRow="0" w:firstColumn="0" w:lastColumn="0" w:oddVBand="0" w:evenVBand="0" w:oddHBand="0" w:evenHBand="1" w:firstRowFirstColumn="0" w:firstRowLastColumn="0" w:lastRowFirstColumn="0" w:lastRowLastColumn="0"/>
          <w:ins w:id="9053" w:author="Андрей SUP-1613562" w:date="2025-04-23T13:31:00Z"/>
        </w:trPr>
        <w:tc>
          <w:tcPr>
            <w:tcW w:w="1088" w:type="pct"/>
          </w:tcPr>
          <w:p w14:paraId="6EB16E6E" w14:textId="77777777" w:rsidR="00F16DBC" w:rsidRPr="007036CE" w:rsidRDefault="00F16DBC" w:rsidP="00F16DBC">
            <w:pPr>
              <w:pStyle w:val="GOSTTablenorm"/>
              <w:rPr>
                <w:ins w:id="9054" w:author="Андрей SUP-1613562" w:date="2025-04-23T13:31:00Z"/>
              </w:rPr>
            </w:pPr>
            <w:ins w:id="9055" w:author="Андрей SUP-1613562" w:date="2025-04-23T13:31:00Z">
              <w:r w:rsidRPr="007036CE">
                <w:rPr>
                  <w:rFonts w:eastAsiaTheme="minorHAnsi"/>
                  <w:lang w:val="en-US"/>
                </w:rPr>
                <w:t xml:space="preserve">Сумма в валюте </w:t>
              </w:r>
            </w:ins>
          </w:p>
        </w:tc>
        <w:tc>
          <w:tcPr>
            <w:tcW w:w="764" w:type="pct"/>
          </w:tcPr>
          <w:p w14:paraId="27E6588A" w14:textId="77777777" w:rsidR="00F16DBC" w:rsidRPr="007036CE" w:rsidRDefault="005737E4" w:rsidP="00F16DBC">
            <w:pPr>
              <w:pStyle w:val="GOSTTablenorm"/>
              <w:rPr>
                <w:ins w:id="9056" w:author="Андрей SUP-1613562" w:date="2025-04-23T13:31:00Z"/>
              </w:rPr>
            </w:pPr>
            <w:ins w:id="9057" w:author="Кирилл Воробьёв" w:date="2025-05-28T20:18:00Z">
              <w:r w:rsidRPr="007036CE">
                <w:rPr>
                  <w:b/>
                </w:rPr>
                <w:t>InfRecipient</w:t>
              </w:r>
            </w:ins>
            <w:ins w:id="9058" w:author="Кирилл Воробьёв" w:date="2025-05-28T19:49:00Z">
              <w:r w:rsidR="00F16DBC" w:rsidRPr="007036CE">
                <w:rPr>
                  <w:bCs/>
                </w:rPr>
                <w:t>:</w:t>
              </w:r>
            </w:ins>
            <w:ins w:id="9059" w:author="Кирилл Воробьёв" w:date="2025-05-28T19:58:00Z">
              <w:r w:rsidR="00CF3130" w:rsidRPr="007036CE">
                <w:rPr>
                  <w:bCs/>
                </w:rPr>
                <w:t>DetailsRecipientOrganization_AmountVal</w:t>
              </w:r>
            </w:ins>
          </w:p>
        </w:tc>
        <w:tc>
          <w:tcPr>
            <w:tcW w:w="495" w:type="pct"/>
          </w:tcPr>
          <w:p w14:paraId="4ADF7EC6" w14:textId="77777777" w:rsidR="00F16DBC" w:rsidRPr="007036CE" w:rsidRDefault="00F16DBC" w:rsidP="00F16DBC">
            <w:pPr>
              <w:pStyle w:val="GOSTTablenorm"/>
              <w:rPr>
                <w:ins w:id="9060" w:author="Андрей SUP-1613562" w:date="2025-04-23T13:31:00Z"/>
              </w:rPr>
            </w:pPr>
            <w:ins w:id="9061" w:author="Андрей SUP-1613562" w:date="2025-04-23T13:31:00Z">
              <w:r w:rsidRPr="007036CE">
                <w:t>Сумма</w:t>
              </w:r>
            </w:ins>
          </w:p>
        </w:tc>
        <w:tc>
          <w:tcPr>
            <w:tcW w:w="270" w:type="pct"/>
          </w:tcPr>
          <w:p w14:paraId="7B0F4732" w14:textId="77777777" w:rsidR="00F16DBC" w:rsidRPr="007036CE" w:rsidRDefault="00F16DBC" w:rsidP="00F16DBC">
            <w:pPr>
              <w:pStyle w:val="GOSTTablenorm"/>
              <w:rPr>
                <w:ins w:id="9062" w:author="Андрей SUP-1613562" w:date="2025-04-23T13:31:00Z"/>
              </w:rPr>
            </w:pPr>
            <w:ins w:id="9063" w:author="Андрей SUP-1613562" w:date="2025-04-23T13:31:00Z">
              <w:r w:rsidRPr="007036CE">
                <w:rPr>
                  <w:szCs w:val="22"/>
                </w:rPr>
                <w:t>Да</w:t>
              </w:r>
            </w:ins>
          </w:p>
        </w:tc>
        <w:tc>
          <w:tcPr>
            <w:tcW w:w="315" w:type="pct"/>
          </w:tcPr>
          <w:p w14:paraId="142B3E21" w14:textId="4A948430" w:rsidR="00F16DBC" w:rsidRPr="007036CE" w:rsidRDefault="00F16DBC" w:rsidP="00F16DBC">
            <w:pPr>
              <w:pStyle w:val="GOSTTablenorm"/>
              <w:rPr>
                <w:ins w:id="9064" w:author="Андрей SUP-1613562" w:date="2025-04-23T13:31:00Z"/>
              </w:rPr>
            </w:pPr>
          </w:p>
        </w:tc>
        <w:tc>
          <w:tcPr>
            <w:tcW w:w="2068" w:type="pct"/>
          </w:tcPr>
          <w:p w14:paraId="59FB404B" w14:textId="77777777" w:rsidR="00F16DBC" w:rsidRPr="007036CE" w:rsidRDefault="00F16DBC" w:rsidP="00F16DBC">
            <w:pPr>
              <w:pStyle w:val="GOSTTablenorm"/>
              <w:rPr>
                <w:ins w:id="9065" w:author="Андрей SUP-1613562" w:date="2025-04-23T13:31:00Z"/>
              </w:rPr>
            </w:pPr>
            <w:ins w:id="9066" w:author="Андрей SUP-1613562" w:date="2025-04-23T13:31:00Z">
              <w:r w:rsidRPr="007036CE">
                <w:rPr>
                  <w:szCs w:val="22"/>
                </w:rPr>
                <w:t>Сумма платежа в валюте с точностью 2 знака после запятой</w:t>
              </w:r>
            </w:ins>
          </w:p>
        </w:tc>
      </w:tr>
      <w:tr w:rsidR="00F16DBC" w:rsidRPr="007036CE" w14:paraId="79329CBE" w14:textId="77777777" w:rsidTr="005646EA">
        <w:trPr>
          <w:cnfStyle w:val="000000100000" w:firstRow="0" w:lastRow="0" w:firstColumn="0" w:lastColumn="0" w:oddVBand="0" w:evenVBand="0" w:oddHBand="1" w:evenHBand="0" w:firstRowFirstColumn="0" w:firstRowLastColumn="0" w:lastRowFirstColumn="0" w:lastRowLastColumn="0"/>
          <w:ins w:id="9067" w:author="Андрей SUP-1613562" w:date="2025-04-23T13:31:00Z"/>
        </w:trPr>
        <w:tc>
          <w:tcPr>
            <w:tcW w:w="1088" w:type="pct"/>
          </w:tcPr>
          <w:p w14:paraId="6C6085E9" w14:textId="77777777" w:rsidR="00F16DBC" w:rsidRPr="007036CE" w:rsidRDefault="00F16DBC" w:rsidP="00F16DBC">
            <w:pPr>
              <w:pStyle w:val="GOSTTablenorm"/>
              <w:rPr>
                <w:ins w:id="9068" w:author="Андрей SUP-1613562" w:date="2025-04-23T13:31:00Z"/>
                <w:rFonts w:eastAsiaTheme="minorHAnsi"/>
                <w:lang w:val="en-US"/>
              </w:rPr>
            </w:pPr>
            <w:ins w:id="9069" w:author="Андрей SUP-1613562" w:date="2025-04-23T13:31:00Z">
              <w:r w:rsidRPr="007036CE">
                <w:t>Сумма в рублях (учетная)</w:t>
              </w:r>
            </w:ins>
          </w:p>
        </w:tc>
        <w:tc>
          <w:tcPr>
            <w:tcW w:w="764" w:type="pct"/>
          </w:tcPr>
          <w:p w14:paraId="4DFE254B" w14:textId="77777777" w:rsidR="00F16DBC" w:rsidRPr="007036CE" w:rsidRDefault="005737E4" w:rsidP="00F16DBC">
            <w:pPr>
              <w:pStyle w:val="GOSTTablenorm"/>
              <w:rPr>
                <w:ins w:id="9070" w:author="Андрей SUP-1613562" w:date="2025-04-23T13:31:00Z"/>
              </w:rPr>
            </w:pPr>
            <w:ins w:id="9071" w:author="Кирилл Воробьёв" w:date="2025-05-28T20:18:00Z">
              <w:r w:rsidRPr="007036CE">
                <w:rPr>
                  <w:b/>
                </w:rPr>
                <w:t>InfRecipient</w:t>
              </w:r>
            </w:ins>
            <w:ins w:id="9072" w:author="Кирилл Воробьёв" w:date="2025-05-28T19:49:00Z">
              <w:r w:rsidR="00F16DBC" w:rsidRPr="007036CE">
                <w:rPr>
                  <w:bCs/>
                </w:rPr>
                <w:t>:</w:t>
              </w:r>
            </w:ins>
            <w:ins w:id="9073" w:author="Кирилл Воробьёв" w:date="2025-05-28T19:58:00Z">
              <w:r w:rsidR="00CF3130" w:rsidRPr="007036CE">
                <w:rPr>
                  <w:bCs/>
                </w:rPr>
                <w:t>DetailsRecipientOrganization_AmountRub</w:t>
              </w:r>
            </w:ins>
          </w:p>
        </w:tc>
        <w:tc>
          <w:tcPr>
            <w:tcW w:w="495" w:type="pct"/>
          </w:tcPr>
          <w:p w14:paraId="29E98C95" w14:textId="77777777" w:rsidR="00F16DBC" w:rsidRPr="007036CE" w:rsidRDefault="00F16DBC" w:rsidP="00F16DBC">
            <w:pPr>
              <w:pStyle w:val="GOSTTablenorm"/>
              <w:rPr>
                <w:ins w:id="9074" w:author="Андрей SUP-1613562" w:date="2025-04-23T13:31:00Z"/>
              </w:rPr>
            </w:pPr>
            <w:ins w:id="9075" w:author="Андрей SUP-1613562" w:date="2025-04-23T13:31:00Z">
              <w:r w:rsidRPr="007036CE">
                <w:t>Сумма</w:t>
              </w:r>
            </w:ins>
          </w:p>
        </w:tc>
        <w:tc>
          <w:tcPr>
            <w:tcW w:w="270" w:type="pct"/>
          </w:tcPr>
          <w:p w14:paraId="7FC2FDE7" w14:textId="77777777" w:rsidR="00F16DBC" w:rsidRPr="007036CE" w:rsidRDefault="00F16DBC" w:rsidP="00F16DBC">
            <w:pPr>
              <w:pStyle w:val="GOSTTablenorm"/>
              <w:rPr>
                <w:ins w:id="9076" w:author="Андрей SUP-1613562" w:date="2025-04-23T13:31:00Z"/>
                <w:szCs w:val="22"/>
              </w:rPr>
            </w:pPr>
            <w:ins w:id="9077" w:author="Андрей SUP-1613562" w:date="2025-04-23T13:31:00Z">
              <w:r w:rsidRPr="007036CE">
                <w:rPr>
                  <w:szCs w:val="22"/>
                </w:rPr>
                <w:t>Да</w:t>
              </w:r>
            </w:ins>
          </w:p>
        </w:tc>
        <w:tc>
          <w:tcPr>
            <w:tcW w:w="315" w:type="pct"/>
          </w:tcPr>
          <w:p w14:paraId="76937596" w14:textId="3E9FF1CA" w:rsidR="00F16DBC" w:rsidRPr="007036CE" w:rsidRDefault="00F16DBC" w:rsidP="00F16DBC">
            <w:pPr>
              <w:pStyle w:val="GOSTTablenorm"/>
              <w:rPr>
                <w:ins w:id="9078" w:author="Андрей SUP-1613562" w:date="2025-04-23T13:31:00Z"/>
              </w:rPr>
            </w:pPr>
          </w:p>
        </w:tc>
        <w:tc>
          <w:tcPr>
            <w:tcW w:w="2068" w:type="pct"/>
          </w:tcPr>
          <w:p w14:paraId="1212E046" w14:textId="77777777" w:rsidR="00F16DBC" w:rsidRPr="007036CE" w:rsidRDefault="00F16DBC" w:rsidP="00F16DBC">
            <w:pPr>
              <w:pStyle w:val="GOSTTablenorm"/>
              <w:rPr>
                <w:ins w:id="9079" w:author="Андрей SUP-1613562" w:date="2025-04-23T13:31:00Z"/>
                <w:szCs w:val="22"/>
              </w:rPr>
            </w:pPr>
            <w:ins w:id="9080" w:author="Андрей SUP-1613562" w:date="2025-04-23T13:31:00Z">
              <w:r w:rsidRPr="007036CE">
                <w:rPr>
                  <w:szCs w:val="22"/>
                </w:rPr>
                <w:t>Учетная сумма в валюте Российской Федерации (в рублях) с точностью 2 знака после запятой.</w:t>
              </w:r>
            </w:ins>
          </w:p>
        </w:tc>
      </w:tr>
      <w:tr w:rsidR="00F16DBC" w:rsidRPr="007036CE" w14:paraId="255DE0F7" w14:textId="77777777" w:rsidTr="005646EA">
        <w:trPr>
          <w:cnfStyle w:val="000000010000" w:firstRow="0" w:lastRow="0" w:firstColumn="0" w:lastColumn="0" w:oddVBand="0" w:evenVBand="0" w:oddHBand="0" w:evenHBand="1" w:firstRowFirstColumn="0" w:firstRowLastColumn="0" w:lastRowFirstColumn="0" w:lastRowLastColumn="0"/>
          <w:ins w:id="9081" w:author="Андрей SUP-1613562" w:date="2025-04-23T13:31:00Z"/>
        </w:trPr>
        <w:tc>
          <w:tcPr>
            <w:tcW w:w="1088" w:type="pct"/>
          </w:tcPr>
          <w:p w14:paraId="25B41186" w14:textId="77777777" w:rsidR="00F16DBC" w:rsidRPr="007036CE" w:rsidRDefault="00F16DBC" w:rsidP="00F16DBC">
            <w:pPr>
              <w:pStyle w:val="GOSTTablenorm"/>
              <w:rPr>
                <w:ins w:id="9082" w:author="Андрей SUP-1613562" w:date="2025-04-23T13:31:00Z"/>
              </w:rPr>
            </w:pPr>
            <w:ins w:id="9083" w:author="Андрей SUP-1613562" w:date="2025-04-23T13:31:00Z">
              <w:r w:rsidRPr="007036CE">
                <w:rPr>
                  <w:rFonts w:eastAsiaTheme="minorHAnsi"/>
                </w:rPr>
                <w:t>Признак исполнения</w:t>
              </w:r>
            </w:ins>
          </w:p>
        </w:tc>
        <w:tc>
          <w:tcPr>
            <w:tcW w:w="764" w:type="pct"/>
          </w:tcPr>
          <w:p w14:paraId="0810F5C2" w14:textId="77777777" w:rsidR="00F16DBC" w:rsidRPr="007036CE" w:rsidRDefault="005737E4" w:rsidP="00F16DBC">
            <w:pPr>
              <w:pStyle w:val="GOSTTablenorm"/>
              <w:rPr>
                <w:ins w:id="9084" w:author="Андрей SUP-1613562" w:date="2025-04-23T13:31:00Z"/>
              </w:rPr>
            </w:pPr>
            <w:ins w:id="9085" w:author="Кирилл Воробьёв" w:date="2025-05-28T20:18:00Z">
              <w:r w:rsidRPr="007036CE">
                <w:rPr>
                  <w:b/>
                </w:rPr>
                <w:t>InfRecipient</w:t>
              </w:r>
            </w:ins>
            <w:ins w:id="9086" w:author="Кирилл Воробьёв" w:date="2025-05-28T19:49:00Z">
              <w:r w:rsidR="00F16DBC" w:rsidRPr="007036CE">
                <w:rPr>
                  <w:bCs/>
                </w:rPr>
                <w:t>:</w:t>
              </w:r>
            </w:ins>
            <w:ins w:id="9087" w:author="Кирилл Воробьёв" w:date="2025-05-28T19:59:00Z">
              <w:r w:rsidR="00CF3130" w:rsidRPr="007036CE">
                <w:rPr>
                  <w:bCs/>
                </w:rPr>
                <w:t>SIGN_EXECUTED</w:t>
              </w:r>
            </w:ins>
          </w:p>
        </w:tc>
        <w:tc>
          <w:tcPr>
            <w:tcW w:w="495" w:type="pct"/>
          </w:tcPr>
          <w:p w14:paraId="0DB0D02C" w14:textId="77777777" w:rsidR="00F16DBC" w:rsidRPr="007036CE" w:rsidRDefault="00F16DBC" w:rsidP="00F16DBC">
            <w:pPr>
              <w:pStyle w:val="GOSTTablenorm"/>
              <w:rPr>
                <w:ins w:id="9088" w:author="Андрей SUP-1613562" w:date="2025-04-23T13:31:00Z"/>
              </w:rPr>
            </w:pPr>
            <w:ins w:id="9089" w:author="Андрей SUP-1613562" w:date="2025-04-23T13:31:00Z">
              <w:r w:rsidRPr="007036CE">
                <w:t>Строка</w:t>
              </w:r>
            </w:ins>
          </w:p>
        </w:tc>
        <w:tc>
          <w:tcPr>
            <w:tcW w:w="270" w:type="pct"/>
          </w:tcPr>
          <w:p w14:paraId="532EE068" w14:textId="77777777" w:rsidR="00F16DBC" w:rsidRPr="007036CE" w:rsidRDefault="00F16DBC" w:rsidP="00F16DBC">
            <w:pPr>
              <w:pStyle w:val="GOSTTablenorm"/>
              <w:rPr>
                <w:ins w:id="9090" w:author="Андрей SUP-1613562" w:date="2025-04-23T13:31:00Z"/>
              </w:rPr>
            </w:pPr>
            <w:ins w:id="9091" w:author="Андрей SUP-1613562" w:date="2025-04-23T13:31:00Z">
              <w:r w:rsidRPr="007036CE">
                <w:t>Нет</w:t>
              </w:r>
            </w:ins>
          </w:p>
        </w:tc>
        <w:tc>
          <w:tcPr>
            <w:tcW w:w="315" w:type="pct"/>
          </w:tcPr>
          <w:p w14:paraId="4863C701" w14:textId="77777777" w:rsidR="00F16DBC" w:rsidRPr="007036CE" w:rsidRDefault="00F16DBC" w:rsidP="00F16DBC">
            <w:pPr>
              <w:pStyle w:val="GOSTTablenorm"/>
              <w:rPr>
                <w:ins w:id="9092" w:author="Андрей SUP-1613562" w:date="2025-04-23T13:31:00Z"/>
              </w:rPr>
            </w:pPr>
            <w:ins w:id="9093" w:author="Андрей SUP-1613562" w:date="2025-04-23T13:31:00Z">
              <w:r w:rsidRPr="007036CE">
                <w:t>=1</w:t>
              </w:r>
            </w:ins>
          </w:p>
        </w:tc>
        <w:tc>
          <w:tcPr>
            <w:tcW w:w="2068" w:type="pct"/>
          </w:tcPr>
          <w:p w14:paraId="36D6474F" w14:textId="77777777" w:rsidR="00F16DBC" w:rsidRPr="007036CE" w:rsidRDefault="00F16DBC" w:rsidP="00F16DBC">
            <w:pPr>
              <w:pStyle w:val="GOSTTablenorm"/>
              <w:rPr>
                <w:ins w:id="9094" w:author="Андрей SUP-1613562" w:date="2025-04-23T13:31:00Z"/>
                <w:szCs w:val="22"/>
              </w:rPr>
            </w:pPr>
            <w:ins w:id="9095" w:author="Андрей SUP-1613562" w:date="2025-04-23T13:31:00Z">
              <w:r w:rsidRPr="007036CE">
                <w:rPr>
                  <w:szCs w:val="22"/>
                </w:rPr>
                <w:t>Признак исполнения расчетного документа.</w:t>
              </w:r>
            </w:ins>
          </w:p>
          <w:p w14:paraId="557A6249" w14:textId="77777777" w:rsidR="00F16DBC" w:rsidRPr="007036CE" w:rsidRDefault="00F16DBC" w:rsidP="00F16DBC">
            <w:pPr>
              <w:pStyle w:val="GOSTTablenorm"/>
              <w:rPr>
                <w:ins w:id="9096" w:author="Андрей SUP-1613562" w:date="2025-04-23T13:31:00Z"/>
                <w:szCs w:val="22"/>
              </w:rPr>
            </w:pPr>
            <w:ins w:id="9097" w:author="Андрей SUP-1613562" w:date="2025-04-23T13:31:00Z">
              <w:r w:rsidRPr="007036CE">
                <w:rPr>
                  <w:szCs w:val="22"/>
                </w:rPr>
                <w:t>Возможные значения:</w:t>
              </w:r>
            </w:ins>
          </w:p>
          <w:p w14:paraId="53197A63" w14:textId="77777777" w:rsidR="00F16DBC" w:rsidRPr="007036CE" w:rsidRDefault="00F16DBC" w:rsidP="00F16DBC">
            <w:pPr>
              <w:pStyle w:val="GOSTTableListMark1"/>
              <w:numPr>
                <w:ilvl w:val="0"/>
                <w:numId w:val="2"/>
              </w:numPr>
              <w:tabs>
                <w:tab w:val="num" w:pos="340"/>
              </w:tabs>
              <w:ind w:left="368"/>
              <w:rPr>
                <w:ins w:id="9098" w:author="Андрей SUP-1613562" w:date="2025-04-23T13:31:00Z"/>
                <w:szCs w:val="22"/>
              </w:rPr>
            </w:pPr>
            <w:ins w:id="9099" w:author="Андрей SUP-1613562" w:date="2025-04-23T13:31:00Z">
              <w:r w:rsidRPr="007036CE">
                <w:rPr>
                  <w:szCs w:val="22"/>
                </w:rPr>
                <w:t>«Y» – Исполнен;</w:t>
              </w:r>
            </w:ins>
          </w:p>
          <w:p w14:paraId="13790913" w14:textId="77777777" w:rsidR="00F16DBC" w:rsidRPr="007036CE" w:rsidRDefault="00F16DBC" w:rsidP="00F16DBC">
            <w:pPr>
              <w:pStyle w:val="GOSTTableListMark1"/>
              <w:numPr>
                <w:ilvl w:val="0"/>
                <w:numId w:val="2"/>
              </w:numPr>
              <w:tabs>
                <w:tab w:val="clear" w:pos="369"/>
              </w:tabs>
              <w:ind w:left="283" w:hanging="170"/>
              <w:rPr>
                <w:ins w:id="9100" w:author="Андрей SUP-1613562" w:date="2025-04-23T13:31:00Z"/>
              </w:rPr>
            </w:pPr>
            <w:ins w:id="9101" w:author="Андрей SUP-1613562" w:date="2025-04-23T13:31:00Z">
              <w:r w:rsidRPr="007036CE">
                <w:t>«N» – Отменен</w:t>
              </w:r>
            </w:ins>
          </w:p>
        </w:tc>
      </w:tr>
      <w:tr w:rsidR="00D019D8" w:rsidRPr="007036CE" w14:paraId="61C8DDAC" w14:textId="77777777" w:rsidTr="005646EA">
        <w:trPr>
          <w:cnfStyle w:val="000000100000" w:firstRow="0" w:lastRow="0" w:firstColumn="0" w:lastColumn="0" w:oddVBand="0" w:evenVBand="0" w:oddHBand="1" w:evenHBand="0" w:firstRowFirstColumn="0" w:firstRowLastColumn="0" w:lastRowFirstColumn="0" w:lastRowLastColumn="0"/>
          <w:ins w:id="9102" w:author="Андрей EXP-323201" w:date="2025-08-29T11:45:00Z"/>
        </w:trPr>
        <w:tc>
          <w:tcPr>
            <w:tcW w:w="1088" w:type="pct"/>
          </w:tcPr>
          <w:p w14:paraId="28C73403" w14:textId="47B9E46C" w:rsidR="00D019D8" w:rsidRPr="007036CE" w:rsidRDefault="00D019D8" w:rsidP="00F16DBC">
            <w:pPr>
              <w:pStyle w:val="GOSTTablenorm"/>
              <w:rPr>
                <w:ins w:id="9103" w:author="Андрей EXP-323201" w:date="2025-08-29T11:45:00Z"/>
                <w:rFonts w:eastAsiaTheme="minorHAnsi"/>
              </w:rPr>
            </w:pPr>
            <w:commentRangeStart w:id="9104"/>
            <w:ins w:id="9105" w:author="Андрей EXP-323201" w:date="2025-08-29T11:45:00Z">
              <w:r w:rsidRPr="007036CE">
                <w:t>Период действия ПОФР</w:t>
              </w:r>
            </w:ins>
          </w:p>
        </w:tc>
        <w:tc>
          <w:tcPr>
            <w:tcW w:w="764" w:type="pct"/>
          </w:tcPr>
          <w:p w14:paraId="7D230E62" w14:textId="7CD7FDC7" w:rsidR="00D019D8" w:rsidRPr="007036CE" w:rsidRDefault="00D019D8" w:rsidP="00B67553">
            <w:pPr>
              <w:pStyle w:val="GOSTTablenorm"/>
              <w:rPr>
                <w:ins w:id="9106" w:author="Андрей EXP-323201" w:date="2025-08-29T11:45:00Z"/>
                <w:b/>
              </w:rPr>
            </w:pPr>
            <w:ins w:id="9107" w:author="Андрей EXP-323201" w:date="2025-08-29T11:45:00Z">
              <w:r w:rsidRPr="007036CE">
                <w:rPr>
                  <w:b/>
                </w:rPr>
                <w:t>InfRecipient</w:t>
              </w:r>
              <w:r w:rsidRPr="007036CE">
                <w:rPr>
                  <w:bCs/>
                </w:rPr>
                <w:t>:</w:t>
              </w:r>
              <w:r w:rsidRPr="007036CE">
                <w:t>ValidityPOFR</w:t>
              </w:r>
            </w:ins>
          </w:p>
        </w:tc>
        <w:tc>
          <w:tcPr>
            <w:tcW w:w="495" w:type="pct"/>
          </w:tcPr>
          <w:p w14:paraId="44EBC7C1" w14:textId="6BCFEF60" w:rsidR="00D019D8" w:rsidRPr="007036CE" w:rsidRDefault="00D019D8" w:rsidP="00F16DBC">
            <w:pPr>
              <w:pStyle w:val="GOSTTablenorm"/>
              <w:rPr>
                <w:ins w:id="9108" w:author="Андрей EXP-323201" w:date="2025-08-29T11:45:00Z"/>
              </w:rPr>
            </w:pPr>
            <w:ins w:id="9109" w:author="Андрей EXP-323201" w:date="2025-08-29T11:45:00Z">
              <w:r w:rsidRPr="007036CE">
                <w:t>Строка</w:t>
              </w:r>
            </w:ins>
          </w:p>
        </w:tc>
        <w:tc>
          <w:tcPr>
            <w:tcW w:w="270" w:type="pct"/>
          </w:tcPr>
          <w:p w14:paraId="245AFE39" w14:textId="231F394D" w:rsidR="00D019D8" w:rsidRPr="007036CE" w:rsidRDefault="00D019D8" w:rsidP="00F16DBC">
            <w:pPr>
              <w:pStyle w:val="GOSTTablenorm"/>
              <w:rPr>
                <w:ins w:id="9110" w:author="Андрей EXP-323201" w:date="2025-08-29T11:45:00Z"/>
              </w:rPr>
            </w:pPr>
            <w:ins w:id="9111" w:author="Андрей EXP-323201" w:date="2025-08-29T11:45:00Z">
              <w:r w:rsidRPr="007036CE">
                <w:t>Нет</w:t>
              </w:r>
            </w:ins>
          </w:p>
        </w:tc>
        <w:tc>
          <w:tcPr>
            <w:tcW w:w="315" w:type="pct"/>
          </w:tcPr>
          <w:p w14:paraId="51D792A5" w14:textId="7FE6095F" w:rsidR="00D019D8" w:rsidRPr="007036CE" w:rsidRDefault="00D019D8" w:rsidP="00F16DBC">
            <w:pPr>
              <w:pStyle w:val="GOSTTablenorm"/>
              <w:rPr>
                <w:ins w:id="9112" w:author="Андрей EXP-323201" w:date="2025-08-29T11:45:00Z"/>
              </w:rPr>
            </w:pPr>
            <w:ins w:id="9113" w:author="Андрей EXP-323201" w:date="2025-08-29T11:45:00Z">
              <w:r w:rsidRPr="007036CE">
                <w:t>&lt;=3</w:t>
              </w:r>
            </w:ins>
          </w:p>
        </w:tc>
        <w:tc>
          <w:tcPr>
            <w:tcW w:w="2068" w:type="pct"/>
          </w:tcPr>
          <w:p w14:paraId="37028FE0" w14:textId="77777777" w:rsidR="00D019D8" w:rsidRPr="007036CE" w:rsidRDefault="00D019D8" w:rsidP="00AC2917">
            <w:pPr>
              <w:pStyle w:val="GOSTTablenorm"/>
              <w:rPr>
                <w:ins w:id="9114" w:author="Андрей EXP-323201" w:date="2025-08-29T11:45:00Z"/>
              </w:rPr>
            </w:pPr>
            <w:ins w:id="9115" w:author="Андрей EXP-323201" w:date="2025-08-29T11:45:00Z">
              <w:r w:rsidRPr="007036CE">
                <w:t>Указывается период действия ПОФР.</w:t>
              </w:r>
            </w:ins>
          </w:p>
          <w:p w14:paraId="562197C9" w14:textId="3F5E6E2B" w:rsidR="00D019D8" w:rsidRPr="007036CE" w:rsidRDefault="00D019D8" w:rsidP="00E647F9">
            <w:pPr>
              <w:pStyle w:val="GOSTTablenorm"/>
              <w:rPr>
                <w:ins w:id="9116" w:author="Андрей EXP-323201" w:date="2025-08-29T11:45:00Z"/>
                <w:szCs w:val="22"/>
              </w:rPr>
            </w:pPr>
            <w:ins w:id="9117" w:author="Андрей EXP-323201" w:date="2025-08-29T11:45:00Z">
              <w:r w:rsidRPr="007036CE">
                <w:t>Обязателен для заполнения, если в параметре «Признак учета ПОФР на ЛС плательщика» (</w:t>
              </w:r>
            </w:ins>
            <w:ins w:id="9118" w:author="Андрей EXP-327912" w:date="2025-10-30T21:02:00Z">
              <w:r w:rsidR="0072642A" w:rsidRPr="007036CE">
                <w:rPr>
                  <w:b/>
                  <w:lang w:val="en-US"/>
                </w:rPr>
                <w:t>InfRecipient</w:t>
              </w:r>
              <w:r w:rsidR="0072642A" w:rsidRPr="007036CE">
                <w:rPr>
                  <w:bCs/>
                </w:rPr>
                <w:t xml:space="preserve">: </w:t>
              </w:r>
              <w:r w:rsidR="0072642A" w:rsidRPr="007036CE">
                <w:rPr>
                  <w:lang w:val="en-US"/>
                </w:rPr>
                <w:t>SystemInformation</w:t>
              </w:r>
              <w:r w:rsidR="0072642A" w:rsidRPr="007036CE">
                <w:t>_</w:t>
              </w:r>
              <w:r w:rsidR="0072642A" w:rsidRPr="007036CE">
                <w:rPr>
                  <w:lang w:val="en-US"/>
                </w:rPr>
                <w:t>SIGN</w:t>
              </w:r>
              <w:r w:rsidR="0072642A" w:rsidRPr="007036CE">
                <w:t>_</w:t>
              </w:r>
              <w:r w:rsidR="0072642A" w:rsidRPr="007036CE">
                <w:rPr>
                  <w:lang w:val="en-US"/>
                </w:rPr>
                <w:t>POFR</w:t>
              </w:r>
              <w:r w:rsidR="0072642A" w:rsidRPr="007036CE">
                <w:t>_</w:t>
              </w:r>
              <w:r w:rsidR="0072642A" w:rsidRPr="007036CE">
                <w:rPr>
                  <w:lang w:val="en-US"/>
                </w:rPr>
                <w:t>Snd</w:t>
              </w:r>
            </w:ins>
            <w:ins w:id="9119" w:author="Андрей EXP-323201" w:date="2025-08-29T11:45:00Z">
              <w:r w:rsidRPr="007036CE">
                <w:t>) указано значение «</w:t>
              </w:r>
              <w:r w:rsidRPr="007036CE">
                <w:rPr>
                  <w:lang w:val="en-US"/>
                </w:rPr>
                <w:t>true</w:t>
              </w:r>
              <w:r w:rsidRPr="007036CE">
                <w:t>» (Да)</w:t>
              </w:r>
            </w:ins>
            <w:commentRangeEnd w:id="9104"/>
            <w:ins w:id="9120" w:author="Андрей EXP-323201" w:date="2025-08-29T11:46:00Z">
              <w:r w:rsidR="0035094B" w:rsidRPr="007036CE">
                <w:rPr>
                  <w:rStyle w:val="afff4"/>
                  <w:sz w:val="22"/>
                  <w:szCs w:val="20"/>
                </w:rPr>
                <w:commentReference w:id="9104"/>
              </w:r>
            </w:ins>
            <w:ins w:id="9121" w:author="Андрей EXP-327886" w:date="2025-10-06T15:38:00Z">
              <w:r w:rsidR="00E647F9" w:rsidRPr="007036CE">
                <w:t xml:space="preserve"> </w:t>
              </w:r>
            </w:ins>
          </w:p>
        </w:tc>
      </w:tr>
      <w:tr w:rsidR="00227B1B" w:rsidRPr="007036CE" w14:paraId="55E57275" w14:textId="77777777" w:rsidTr="005646EA">
        <w:trPr>
          <w:cnfStyle w:val="000000010000" w:firstRow="0" w:lastRow="0" w:firstColumn="0" w:lastColumn="0" w:oddVBand="0" w:evenVBand="0" w:oddHBand="0" w:evenHBand="1" w:firstRowFirstColumn="0" w:firstRowLastColumn="0" w:lastRowFirstColumn="0" w:lastRowLastColumn="0"/>
          <w:ins w:id="9122" w:author="Андрей EXP-327912" w:date="2025-10-30T20:54:00Z"/>
        </w:trPr>
        <w:tc>
          <w:tcPr>
            <w:tcW w:w="1088" w:type="pct"/>
          </w:tcPr>
          <w:p w14:paraId="34B39B2A" w14:textId="5C190955" w:rsidR="00227B1B" w:rsidRPr="007036CE" w:rsidRDefault="00227B1B" w:rsidP="00F16DBC">
            <w:pPr>
              <w:pStyle w:val="GOSTTablenorm"/>
              <w:rPr>
                <w:ins w:id="9123" w:author="Андрей EXP-327912" w:date="2025-10-30T20:54:00Z"/>
              </w:rPr>
            </w:pPr>
            <w:commentRangeStart w:id="9124"/>
            <w:ins w:id="9125" w:author="Андрей EXP-327912" w:date="2025-10-30T20:54:00Z">
              <w:r w:rsidRPr="007036CE">
                <w:t>Признак учета ПОФР на ЛС плательщика</w:t>
              </w:r>
            </w:ins>
            <w:ins w:id="9126" w:author="Андрей EXP-327912" w:date="2025-10-30T21:01:00Z">
              <w:r w:rsidR="0072642A" w:rsidRPr="007036CE">
                <w:t xml:space="preserve"> (построчно)</w:t>
              </w:r>
            </w:ins>
          </w:p>
        </w:tc>
        <w:tc>
          <w:tcPr>
            <w:tcW w:w="764" w:type="pct"/>
          </w:tcPr>
          <w:p w14:paraId="6954663C" w14:textId="1D554029" w:rsidR="00227B1B" w:rsidRPr="007036CE" w:rsidRDefault="00227B1B" w:rsidP="00B67553">
            <w:pPr>
              <w:pStyle w:val="GOSTTablenorm"/>
              <w:rPr>
                <w:ins w:id="9127" w:author="Андрей EXP-327912" w:date="2025-10-30T20:54:00Z"/>
                <w:b/>
                <w:lang w:val="en-US"/>
              </w:rPr>
            </w:pPr>
            <w:ins w:id="9128" w:author="Андрей EXP-327912" w:date="2025-10-30T20:54:00Z">
              <w:r w:rsidRPr="007036CE">
                <w:rPr>
                  <w:b/>
                  <w:lang w:val="en-US"/>
                </w:rPr>
                <w:t>InfRecipient</w:t>
              </w:r>
              <w:r w:rsidRPr="007036CE">
                <w:rPr>
                  <w:bCs/>
                  <w:lang w:val="en-US"/>
                </w:rPr>
                <w:t>:</w:t>
              </w:r>
              <w:del w:id="9129" w:author="Кирилл Воробьёв" w:date="2026-01-27T18:11:00Z">
                <w:r w:rsidRPr="007036CE" w:rsidDel="0094715C">
                  <w:rPr>
                    <w:bCs/>
                    <w:lang w:val="en-US"/>
                  </w:rPr>
                  <w:delText xml:space="preserve"> </w:delText>
                </w:r>
              </w:del>
              <w:del w:id="9130" w:author="Кирилл Воробьёв" w:date="2026-01-27T18:14:00Z">
                <w:r w:rsidRPr="007036CE" w:rsidDel="0094715C">
                  <w:rPr>
                    <w:lang w:val="en-US"/>
                  </w:rPr>
                  <w:delText>SystemInformation_</w:delText>
                </w:r>
              </w:del>
              <w:r w:rsidRPr="007036CE">
                <w:rPr>
                  <w:lang w:val="en-US"/>
                </w:rPr>
                <w:t>SIGN_POFR_Snd</w:t>
              </w:r>
            </w:ins>
          </w:p>
        </w:tc>
        <w:tc>
          <w:tcPr>
            <w:tcW w:w="495" w:type="pct"/>
          </w:tcPr>
          <w:p w14:paraId="65E2ECAD" w14:textId="18A848BC" w:rsidR="00227B1B" w:rsidRPr="007036CE" w:rsidRDefault="00227B1B" w:rsidP="00F16DBC">
            <w:pPr>
              <w:pStyle w:val="GOSTTablenorm"/>
              <w:rPr>
                <w:ins w:id="9131" w:author="Андрей EXP-327912" w:date="2025-10-30T20:54:00Z"/>
              </w:rPr>
            </w:pPr>
            <w:ins w:id="9132" w:author="Андрей EXP-327912" w:date="2025-10-30T20:54:00Z">
              <w:r w:rsidRPr="007036CE">
                <w:t>Логический</w:t>
              </w:r>
            </w:ins>
          </w:p>
        </w:tc>
        <w:tc>
          <w:tcPr>
            <w:tcW w:w="270" w:type="pct"/>
          </w:tcPr>
          <w:p w14:paraId="4D9EA3BB" w14:textId="0AFB1BB5" w:rsidR="00227B1B" w:rsidRPr="007036CE" w:rsidRDefault="00227B1B" w:rsidP="00F16DBC">
            <w:pPr>
              <w:pStyle w:val="GOSTTablenorm"/>
              <w:rPr>
                <w:ins w:id="9133" w:author="Андрей EXP-327912" w:date="2025-10-30T20:54:00Z"/>
              </w:rPr>
            </w:pPr>
            <w:ins w:id="9134" w:author="Андрей EXP-327912" w:date="2025-10-30T20:54:00Z">
              <w:r w:rsidRPr="007036CE">
                <w:t>Да</w:t>
              </w:r>
            </w:ins>
          </w:p>
        </w:tc>
        <w:tc>
          <w:tcPr>
            <w:tcW w:w="315" w:type="pct"/>
          </w:tcPr>
          <w:p w14:paraId="59FC1293" w14:textId="30DCBFF1" w:rsidR="00227B1B" w:rsidRPr="007036CE" w:rsidRDefault="00414982" w:rsidP="00F16DBC">
            <w:pPr>
              <w:pStyle w:val="GOSTTablenorm"/>
              <w:rPr>
                <w:ins w:id="9135" w:author="Андрей EXP-327912" w:date="2025-10-30T20:54:00Z"/>
                <w:lang w:val="en-US"/>
              </w:rPr>
            </w:pPr>
            <w:ins w:id="9136" w:author="Андрей EXP-327912" w:date="2025-10-30T20:58:00Z">
              <w:r w:rsidRPr="007036CE">
                <w:rPr>
                  <w:lang w:val="en-US"/>
                </w:rPr>
                <w:t>-</w:t>
              </w:r>
            </w:ins>
          </w:p>
        </w:tc>
        <w:tc>
          <w:tcPr>
            <w:tcW w:w="2068" w:type="pct"/>
          </w:tcPr>
          <w:p w14:paraId="5E62A633" w14:textId="77777777" w:rsidR="00227B1B" w:rsidRPr="007036CE" w:rsidRDefault="00227B1B" w:rsidP="0072642A">
            <w:pPr>
              <w:pStyle w:val="GOSTTablenorm"/>
              <w:rPr>
                <w:ins w:id="9137" w:author="Андрей EXP-327912" w:date="2025-10-30T20:54:00Z"/>
              </w:rPr>
            </w:pPr>
            <w:ins w:id="9138" w:author="Андрей EXP-327912" w:date="2025-10-30T20:54:00Z">
              <w:r w:rsidRPr="007036CE">
                <w:t>Указывается признак учета ПОФР на ЛС плательщика.</w:t>
              </w:r>
            </w:ins>
          </w:p>
          <w:p w14:paraId="098EDC41" w14:textId="77777777" w:rsidR="00227B1B" w:rsidRPr="007036CE" w:rsidRDefault="00227B1B" w:rsidP="0072642A">
            <w:pPr>
              <w:pStyle w:val="GOSTTablenorm"/>
              <w:rPr>
                <w:ins w:id="9139" w:author="Андрей EXP-327912" w:date="2025-10-30T20:54:00Z"/>
              </w:rPr>
            </w:pPr>
            <w:ins w:id="9140" w:author="Андрей EXP-327912" w:date="2025-10-30T20:54:00Z">
              <w:r w:rsidRPr="007036CE">
                <w:t>Может принимать значения:</w:t>
              </w:r>
            </w:ins>
          </w:p>
          <w:p w14:paraId="48A46867" w14:textId="77777777" w:rsidR="00227B1B" w:rsidRPr="007036CE" w:rsidRDefault="00227B1B" w:rsidP="0072642A">
            <w:pPr>
              <w:pStyle w:val="GOSTTableListMark1"/>
              <w:numPr>
                <w:ilvl w:val="0"/>
                <w:numId w:val="2"/>
              </w:numPr>
              <w:rPr>
                <w:ins w:id="9141" w:author="Андрей EXP-327912" w:date="2025-10-30T20:54:00Z"/>
              </w:rPr>
            </w:pPr>
            <w:ins w:id="9142" w:author="Андрей EXP-327912" w:date="2025-10-30T20:54:00Z">
              <w:r w:rsidRPr="007036CE" w:rsidDel="006B42B4">
                <w:t xml:space="preserve"> </w:t>
              </w:r>
              <w:r w:rsidRPr="007036CE">
                <w:t>«true» – Да;</w:t>
              </w:r>
            </w:ins>
          </w:p>
          <w:p w14:paraId="366182D8" w14:textId="54880CB1" w:rsidR="00227B1B" w:rsidRPr="007036CE" w:rsidRDefault="00227B1B" w:rsidP="00227B1B">
            <w:pPr>
              <w:pStyle w:val="GOSTTableListMark1"/>
              <w:numPr>
                <w:ilvl w:val="0"/>
                <w:numId w:val="2"/>
              </w:numPr>
              <w:rPr>
                <w:ins w:id="9143" w:author="Андрей EXP-327912" w:date="2025-10-30T20:54:00Z"/>
              </w:rPr>
            </w:pPr>
            <w:ins w:id="9144" w:author="Андрей EXP-327912" w:date="2025-10-30T20:54:00Z">
              <w:r w:rsidRPr="007036CE">
                <w:t xml:space="preserve"> «false» – Нет</w:t>
              </w:r>
            </w:ins>
            <w:commentRangeEnd w:id="9124"/>
            <w:ins w:id="9145" w:author="Андрей EXP-327912" w:date="2025-10-30T20:55:00Z">
              <w:r w:rsidR="0035094B" w:rsidRPr="007036CE">
                <w:rPr>
                  <w:rStyle w:val="afff4"/>
                  <w:sz w:val="22"/>
                  <w:szCs w:val="20"/>
                </w:rPr>
                <w:commentReference w:id="9124"/>
              </w:r>
            </w:ins>
          </w:p>
        </w:tc>
      </w:tr>
      <w:tr w:rsidR="00414982" w:rsidRPr="007036CE" w14:paraId="354D54F6" w14:textId="77777777" w:rsidTr="005646EA">
        <w:trPr>
          <w:cnfStyle w:val="000000100000" w:firstRow="0" w:lastRow="0" w:firstColumn="0" w:lastColumn="0" w:oddVBand="0" w:evenVBand="0" w:oddHBand="1" w:evenHBand="0" w:firstRowFirstColumn="0" w:firstRowLastColumn="0" w:lastRowFirstColumn="0" w:lastRowLastColumn="0"/>
          <w:ins w:id="9146" w:author="Андрей EXP-327912" w:date="2025-10-30T20:56:00Z"/>
        </w:trPr>
        <w:tc>
          <w:tcPr>
            <w:tcW w:w="1088" w:type="pct"/>
          </w:tcPr>
          <w:p w14:paraId="58F5BA9A" w14:textId="359BCCAB" w:rsidR="00414982" w:rsidRPr="007036CE" w:rsidRDefault="00414982" w:rsidP="00F16DBC">
            <w:pPr>
              <w:pStyle w:val="GOSTTablenorm"/>
              <w:rPr>
                <w:ins w:id="9147" w:author="Андрей EXP-327912" w:date="2025-10-30T20:56:00Z"/>
              </w:rPr>
            </w:pPr>
            <w:commentRangeStart w:id="9148"/>
            <w:ins w:id="9149" w:author="Андрей EXP-327912" w:date="2025-10-30T20:58:00Z">
              <w:r w:rsidRPr="007036CE">
                <w:t>Признак отличия периода ПОФР исполнения от периода ПОФР резервирования</w:t>
              </w:r>
            </w:ins>
          </w:p>
        </w:tc>
        <w:tc>
          <w:tcPr>
            <w:tcW w:w="764" w:type="pct"/>
          </w:tcPr>
          <w:p w14:paraId="66048B19" w14:textId="67713FD8" w:rsidR="00414982" w:rsidRPr="0035094B" w:rsidRDefault="00414982" w:rsidP="00B67553">
            <w:pPr>
              <w:pStyle w:val="GOSTTablenorm"/>
              <w:rPr>
                <w:ins w:id="9150" w:author="Андрей EXP-327912" w:date="2025-10-30T20:56:00Z"/>
                <w:b/>
              </w:rPr>
            </w:pPr>
            <w:commentRangeStart w:id="9151"/>
            <w:ins w:id="9152" w:author="Андрей EXP-327912" w:date="2025-10-30T20:58:00Z">
              <w:r w:rsidRPr="007036CE">
                <w:rPr>
                  <w:b/>
                  <w:lang w:val="en-US"/>
                </w:rPr>
                <w:t>InfRecipient</w:t>
              </w:r>
              <w:r w:rsidRPr="007036CE">
                <w:rPr>
                  <w:bCs/>
                  <w:lang w:val="en-US"/>
                </w:rPr>
                <w:t>:</w:t>
              </w:r>
              <w:commentRangeEnd w:id="9151"/>
              <w:r w:rsidR="0035094B">
                <w:rPr>
                  <w:rStyle w:val="afff4"/>
                  <w:bCs/>
                  <w:sz w:val="22"/>
                  <w:szCs w:val="20"/>
                  <w:lang w:val="en-US"/>
                </w:rPr>
                <w:commentReference w:id="9151"/>
              </w:r>
            </w:ins>
            <w:ins w:id="9153" w:author="Кирилл Воробьёв" w:date="2026-01-27T18:15:00Z">
              <w:r w:rsidR="0094715C">
                <w:rPr>
                  <w:bCs/>
                  <w:lang w:val="en-US"/>
                </w:rPr>
                <w:t>SIGN_</w:t>
              </w:r>
            </w:ins>
            <w:ins w:id="9154" w:author="Кирилл Воробьёв" w:date="2026-01-27T18:16:00Z">
              <w:r w:rsidR="0094715C">
                <w:rPr>
                  <w:bCs/>
                  <w:lang w:val="en-US"/>
                </w:rPr>
                <w:t>DIFF_POFR</w:t>
              </w:r>
            </w:ins>
          </w:p>
        </w:tc>
        <w:tc>
          <w:tcPr>
            <w:tcW w:w="495" w:type="pct"/>
          </w:tcPr>
          <w:p w14:paraId="57592029" w14:textId="624C887C" w:rsidR="00414982" w:rsidRPr="007036CE" w:rsidRDefault="00414982" w:rsidP="00F16DBC">
            <w:pPr>
              <w:pStyle w:val="GOSTTablenorm"/>
              <w:rPr>
                <w:ins w:id="9155" w:author="Андрей EXP-327912" w:date="2025-10-30T20:56:00Z"/>
              </w:rPr>
            </w:pPr>
            <w:ins w:id="9156" w:author="Андрей EXP-327912" w:date="2025-10-30T20:58:00Z">
              <w:r w:rsidRPr="007036CE">
                <w:t>Логический</w:t>
              </w:r>
            </w:ins>
          </w:p>
        </w:tc>
        <w:tc>
          <w:tcPr>
            <w:tcW w:w="270" w:type="pct"/>
          </w:tcPr>
          <w:p w14:paraId="1133BC2F" w14:textId="2D1CD7B6" w:rsidR="00414982" w:rsidRPr="007036CE" w:rsidRDefault="00414982" w:rsidP="00F16DBC">
            <w:pPr>
              <w:pStyle w:val="GOSTTablenorm"/>
              <w:rPr>
                <w:ins w:id="9157" w:author="Андрей EXP-327912" w:date="2025-10-30T20:56:00Z"/>
              </w:rPr>
            </w:pPr>
            <w:ins w:id="9158" w:author="Андрей EXP-327912" w:date="2025-10-30T20:58:00Z">
              <w:r w:rsidRPr="007036CE">
                <w:t>Да</w:t>
              </w:r>
            </w:ins>
          </w:p>
        </w:tc>
        <w:tc>
          <w:tcPr>
            <w:tcW w:w="315" w:type="pct"/>
          </w:tcPr>
          <w:p w14:paraId="08C71126" w14:textId="468C32B7" w:rsidR="00414982" w:rsidRPr="007036CE" w:rsidRDefault="00414982" w:rsidP="00F16DBC">
            <w:pPr>
              <w:pStyle w:val="GOSTTablenorm"/>
              <w:rPr>
                <w:ins w:id="9159" w:author="Андрей EXP-327912" w:date="2025-10-30T20:56:00Z"/>
              </w:rPr>
            </w:pPr>
            <w:ins w:id="9160" w:author="Андрей EXP-327912" w:date="2025-10-30T20:58:00Z">
              <w:r w:rsidRPr="007036CE">
                <w:rPr>
                  <w:lang w:val="en-US"/>
                </w:rPr>
                <w:t>-</w:t>
              </w:r>
            </w:ins>
          </w:p>
        </w:tc>
        <w:tc>
          <w:tcPr>
            <w:tcW w:w="2068" w:type="pct"/>
          </w:tcPr>
          <w:p w14:paraId="587B92B3" w14:textId="77777777" w:rsidR="00414982" w:rsidRPr="007036CE" w:rsidRDefault="00414982" w:rsidP="00414982">
            <w:pPr>
              <w:pStyle w:val="GOSTTablenorm"/>
              <w:rPr>
                <w:ins w:id="9161" w:author="Андрей EXP-327912" w:date="2025-10-30T21:00:00Z"/>
              </w:rPr>
            </w:pPr>
            <w:ins w:id="9162" w:author="Андрей EXP-327912" w:date="2025-10-30T21:00:00Z">
              <w:r w:rsidRPr="007036CE">
                <w:t>Указывается признак отличия периода ПОФР исполнения от периода ПОФР резервирования.</w:t>
              </w:r>
            </w:ins>
          </w:p>
          <w:p w14:paraId="17B7CE49" w14:textId="77777777" w:rsidR="00414982" w:rsidRPr="007036CE" w:rsidRDefault="00414982" w:rsidP="00414982">
            <w:pPr>
              <w:pStyle w:val="GOSTTablenorm"/>
              <w:rPr>
                <w:ins w:id="9163" w:author="Андрей EXP-327912" w:date="2025-10-30T21:00:00Z"/>
              </w:rPr>
            </w:pPr>
            <w:ins w:id="9164" w:author="Андрей EXP-327912" w:date="2025-10-30T21:00:00Z">
              <w:r w:rsidRPr="007036CE">
                <w:t>Может принимать значения:</w:t>
              </w:r>
            </w:ins>
          </w:p>
          <w:p w14:paraId="01717BF3" w14:textId="10D5FCB9" w:rsidR="00414982" w:rsidRPr="007036CE" w:rsidRDefault="00414982" w:rsidP="00414982">
            <w:pPr>
              <w:pStyle w:val="GOSTTableListMark1"/>
              <w:numPr>
                <w:ilvl w:val="0"/>
                <w:numId w:val="2"/>
              </w:numPr>
              <w:tabs>
                <w:tab w:val="num" w:pos="340"/>
              </w:tabs>
              <w:rPr>
                <w:ins w:id="9165" w:author="Андрей EXP-327912" w:date="2025-10-30T21:00:00Z"/>
              </w:rPr>
            </w:pPr>
            <w:ins w:id="9166" w:author="Андрей EXP-327912" w:date="2025-10-30T21:00:00Z">
              <w:r w:rsidRPr="007036CE">
                <w:t xml:space="preserve">«true» </w:t>
              </w:r>
            </w:ins>
            <w:r w:rsidR="00BE14C0" w:rsidRPr="007036CE">
              <w:t>–</w:t>
            </w:r>
            <w:ins w:id="9167" w:author="Андрей EXP-327912" w:date="2025-10-30T21:00:00Z">
              <w:r w:rsidRPr="007036CE">
                <w:t xml:space="preserve"> Да;</w:t>
              </w:r>
            </w:ins>
          </w:p>
          <w:p w14:paraId="57E98983" w14:textId="2FDEC3E5" w:rsidR="00414982" w:rsidRPr="007036CE" w:rsidRDefault="00414982" w:rsidP="00414982">
            <w:pPr>
              <w:pStyle w:val="GOSTTableListMark1"/>
              <w:numPr>
                <w:ilvl w:val="0"/>
                <w:numId w:val="2"/>
              </w:numPr>
              <w:tabs>
                <w:tab w:val="num" w:pos="340"/>
              </w:tabs>
              <w:rPr>
                <w:ins w:id="9168" w:author="Андрей EXP-327912" w:date="2025-10-30T20:56:00Z"/>
              </w:rPr>
            </w:pPr>
            <w:ins w:id="9169" w:author="Андрей EXP-327912" w:date="2025-10-30T21:00:00Z">
              <w:r w:rsidRPr="007036CE">
                <w:t xml:space="preserve">«false» </w:t>
              </w:r>
            </w:ins>
            <w:r w:rsidR="00BE14C0" w:rsidRPr="007036CE">
              <w:t>–</w:t>
            </w:r>
            <w:ins w:id="9170" w:author="Андрей EXP-327912" w:date="2025-10-30T21:00:00Z">
              <w:r w:rsidRPr="007036CE">
                <w:t xml:space="preserve"> Нет</w:t>
              </w:r>
              <w:commentRangeStart w:id="9171"/>
              <w:commentRangeEnd w:id="9171"/>
              <w:r w:rsidR="0035094B" w:rsidRPr="007036CE">
                <w:rPr>
                  <w:rStyle w:val="afff4"/>
                  <w:sz w:val="22"/>
                  <w:szCs w:val="20"/>
                </w:rPr>
                <w:commentReference w:id="9171"/>
              </w:r>
              <w:commentRangeEnd w:id="9148"/>
              <w:r w:rsidR="0035094B" w:rsidRPr="007036CE">
                <w:rPr>
                  <w:rStyle w:val="afff4"/>
                  <w:sz w:val="22"/>
                  <w:szCs w:val="20"/>
                </w:rPr>
                <w:commentReference w:id="9148"/>
              </w:r>
            </w:ins>
          </w:p>
        </w:tc>
      </w:tr>
    </w:tbl>
    <w:p w14:paraId="1D8C2D03" w14:textId="77777777" w:rsidR="00E065A3" w:rsidRPr="007036CE" w:rsidRDefault="00E065A3" w:rsidP="00DE0449">
      <w:pPr>
        <w:pStyle w:val="51"/>
        <w:rPr>
          <w:ins w:id="9172" w:author="Наталия Коршунова" w:date="2025-06-05T09:19:00Z"/>
        </w:rPr>
      </w:pPr>
      <w:bookmarkStart w:id="9173" w:name="_Toc222927962"/>
      <w:ins w:id="9174" w:author="Наталия Коршунова" w:date="2025-06-05T09:19:00Z">
        <w:r w:rsidRPr="007036CE">
          <w:lastRenderedPageBreak/>
          <w:t xml:space="preserve">Пример запроса по документу «Распоряжение о совершении казначейского платежа (перечисление)» </w:t>
        </w:r>
        <w:r w:rsidRPr="007036CE">
          <w:rPr>
            <w:lang w:val="en-US"/>
          </w:rPr>
          <w:t>MSC</w:t>
        </w:r>
        <w:r w:rsidRPr="007036CE">
          <w:t>_</w:t>
        </w:r>
        <w:r w:rsidRPr="007036CE">
          <w:rPr>
            <w:lang w:val="en-US"/>
          </w:rPr>
          <w:t>RSKP</w:t>
        </w:r>
        <w:r w:rsidRPr="007036CE">
          <w:t>_</w:t>
        </w:r>
        <w:r w:rsidRPr="007036CE">
          <w:rPr>
            <w:lang w:val="en-US"/>
          </w:rPr>
          <w:t>Perech</w:t>
        </w:r>
        <w:bookmarkEnd w:id="9173"/>
      </w:ins>
    </w:p>
    <w:p w14:paraId="25A7984B" w14:textId="77777777" w:rsidR="007F5FFC" w:rsidRPr="007036CE" w:rsidRDefault="00E065A3" w:rsidP="007F5FFC">
      <w:pPr>
        <w:pStyle w:val="GOSTScript"/>
        <w:rPr>
          <w:ins w:id="9175" w:author="Наталия Коршунова" w:date="2025-06-05T09:42:00Z"/>
        </w:rPr>
      </w:pPr>
      <w:ins w:id="9176" w:author="Наталия Коршунова" w:date="2025-06-05T09:21:00Z">
        <w:r w:rsidRPr="007036CE">
          <w:rPr>
            <w:lang w:val="ru-RU"/>
          </w:rPr>
          <w:tab/>
        </w:r>
      </w:ins>
      <w:ins w:id="9177" w:author="Наталия Коршунова" w:date="2025-06-05T09:42:00Z">
        <w:r w:rsidR="007F5FFC" w:rsidRPr="007036CE">
          <w:t>{</w:t>
        </w:r>
      </w:ins>
    </w:p>
    <w:p w14:paraId="298A44AC" w14:textId="77777777" w:rsidR="007F5FFC" w:rsidRPr="007036CE" w:rsidRDefault="007F5FFC" w:rsidP="007F5FFC">
      <w:pPr>
        <w:pStyle w:val="GOSTScript"/>
        <w:rPr>
          <w:ins w:id="9178" w:author="Наталия Коршунова" w:date="2025-06-05T09:42:00Z"/>
        </w:rPr>
      </w:pPr>
      <w:ins w:id="9179" w:author="Наталия Коршунова" w:date="2025-06-05T09:42:00Z">
        <w:r w:rsidRPr="007036CE">
          <w:tab/>
          <w:t>"header": {</w:t>
        </w:r>
      </w:ins>
    </w:p>
    <w:p w14:paraId="387942A4" w14:textId="77777777" w:rsidR="007F5FFC" w:rsidRPr="007036CE" w:rsidRDefault="007F5FFC" w:rsidP="007F5FFC">
      <w:pPr>
        <w:pStyle w:val="GOSTScript"/>
        <w:rPr>
          <w:ins w:id="9180" w:author="Наталия Коршунова" w:date="2025-06-05T09:42:00Z"/>
        </w:rPr>
      </w:pPr>
      <w:ins w:id="9181" w:author="Наталия Коршунова" w:date="2025-06-05T09:42:00Z">
        <w:r w:rsidRPr="007036CE">
          <w:tab/>
        </w:r>
        <w:r w:rsidRPr="007036CE">
          <w:tab/>
          <w:t>"Source": "EXP03",</w:t>
        </w:r>
      </w:ins>
    </w:p>
    <w:p w14:paraId="1EFE6459" w14:textId="77777777" w:rsidR="007F5FFC" w:rsidRPr="007036CE" w:rsidRDefault="007F5FFC" w:rsidP="007F5FFC">
      <w:pPr>
        <w:pStyle w:val="GOSTScript"/>
        <w:rPr>
          <w:ins w:id="9182" w:author="Наталия Коршунова" w:date="2025-06-05T09:42:00Z"/>
        </w:rPr>
      </w:pPr>
      <w:ins w:id="9183" w:author="Наталия Коршунова" w:date="2025-06-05T09:42:00Z">
        <w:r w:rsidRPr="007036CE">
          <w:tab/>
        </w:r>
        <w:r w:rsidRPr="007036CE">
          <w:tab/>
          <w:t>"ReqDateTime": "2024-01-29 10:37:22",</w:t>
        </w:r>
      </w:ins>
    </w:p>
    <w:p w14:paraId="205C6AD9" w14:textId="77777777" w:rsidR="007F5FFC" w:rsidRPr="007036CE" w:rsidRDefault="007F5FFC" w:rsidP="007F5FFC">
      <w:pPr>
        <w:pStyle w:val="GOSTScript"/>
        <w:rPr>
          <w:ins w:id="9184" w:author="Наталия Коршунова" w:date="2025-06-05T09:42:00Z"/>
        </w:rPr>
      </w:pPr>
      <w:ins w:id="9185" w:author="Наталия Коршунова" w:date="2025-06-05T09:42:00Z">
        <w:r w:rsidRPr="007036CE">
          <w:tab/>
        </w:r>
        <w:r w:rsidRPr="007036CE">
          <w:tab/>
          <w:t>"Version": "1.0",</w:t>
        </w:r>
      </w:ins>
    </w:p>
    <w:p w14:paraId="147BC95F" w14:textId="77777777" w:rsidR="007F5FFC" w:rsidRPr="007036CE" w:rsidRDefault="007F5FFC" w:rsidP="007F5FFC">
      <w:pPr>
        <w:pStyle w:val="GOSTScript"/>
        <w:rPr>
          <w:ins w:id="9186" w:author="Наталия Коршунова" w:date="2025-06-05T09:42:00Z"/>
        </w:rPr>
      </w:pPr>
      <w:ins w:id="9187" w:author="Наталия Коршунова" w:date="2025-06-05T09:42:00Z">
        <w:r w:rsidRPr="007036CE">
          <w:tab/>
        </w:r>
        <w:r w:rsidRPr="007036CE">
          <w:tab/>
          <w:t>"Params": [</w:t>
        </w:r>
      </w:ins>
    </w:p>
    <w:p w14:paraId="6BE90060" w14:textId="77777777" w:rsidR="007F5FFC" w:rsidRPr="007036CE" w:rsidRDefault="007F5FFC" w:rsidP="007F5FFC">
      <w:pPr>
        <w:pStyle w:val="GOSTScript"/>
        <w:rPr>
          <w:ins w:id="9188" w:author="Наталия Коршунова" w:date="2025-06-05T09:42:00Z"/>
        </w:rPr>
      </w:pPr>
      <w:ins w:id="9189" w:author="Наталия Коршунова" w:date="2025-06-05T09:42:00Z">
        <w:r w:rsidRPr="007036CE">
          <w:tab/>
        </w:r>
        <w:r w:rsidRPr="007036CE">
          <w:tab/>
        </w:r>
        <w:r w:rsidRPr="007036CE">
          <w:tab/>
          <w:t>{</w:t>
        </w:r>
      </w:ins>
    </w:p>
    <w:p w14:paraId="64C04BEC" w14:textId="77777777" w:rsidR="007F5FFC" w:rsidRPr="007036CE" w:rsidRDefault="007F5FFC" w:rsidP="007F5FFC">
      <w:pPr>
        <w:pStyle w:val="GOSTScript"/>
        <w:rPr>
          <w:ins w:id="9190" w:author="Наталия Коршунова" w:date="2025-06-05T09:42:00Z"/>
        </w:rPr>
      </w:pPr>
      <w:ins w:id="9191" w:author="Наталия Коршунова" w:date="2025-06-05T09:42:00Z">
        <w:r w:rsidRPr="007036CE">
          <w:tab/>
        </w:r>
        <w:r w:rsidRPr="007036CE">
          <w:tab/>
        </w:r>
        <w:r w:rsidRPr="007036CE">
          <w:tab/>
        </w:r>
        <w:r w:rsidRPr="007036CE">
          <w:tab/>
          <w:t>"param": "example",</w:t>
        </w:r>
      </w:ins>
    </w:p>
    <w:p w14:paraId="402D900D" w14:textId="77777777" w:rsidR="007F5FFC" w:rsidRPr="007036CE" w:rsidRDefault="007F5FFC" w:rsidP="007F5FFC">
      <w:pPr>
        <w:pStyle w:val="GOSTScript"/>
        <w:rPr>
          <w:ins w:id="9192" w:author="Наталия Коршунова" w:date="2025-06-05T09:42:00Z"/>
        </w:rPr>
      </w:pPr>
      <w:ins w:id="9193" w:author="Наталия Коршунова" w:date="2025-06-05T09:42:00Z">
        <w:r w:rsidRPr="007036CE">
          <w:tab/>
        </w:r>
        <w:r w:rsidRPr="007036CE">
          <w:tab/>
        </w:r>
        <w:r w:rsidRPr="007036CE">
          <w:tab/>
        </w:r>
        <w:r w:rsidRPr="007036CE">
          <w:tab/>
          <w:t>"value": "01"</w:t>
        </w:r>
      </w:ins>
    </w:p>
    <w:p w14:paraId="2EFC0B1B" w14:textId="77777777" w:rsidR="007F5FFC" w:rsidRPr="007036CE" w:rsidRDefault="007F5FFC" w:rsidP="007F5FFC">
      <w:pPr>
        <w:pStyle w:val="GOSTScript"/>
        <w:rPr>
          <w:ins w:id="9194" w:author="Наталия Коршунова" w:date="2025-06-05T09:42:00Z"/>
        </w:rPr>
      </w:pPr>
      <w:ins w:id="9195" w:author="Наталия Коршунова" w:date="2025-06-05T09:42:00Z">
        <w:r w:rsidRPr="007036CE">
          <w:tab/>
        </w:r>
        <w:r w:rsidRPr="007036CE">
          <w:tab/>
        </w:r>
        <w:r w:rsidRPr="007036CE">
          <w:tab/>
          <w:t>}</w:t>
        </w:r>
      </w:ins>
    </w:p>
    <w:p w14:paraId="1642D01F" w14:textId="77777777" w:rsidR="007F5FFC" w:rsidRPr="007036CE" w:rsidRDefault="007F5FFC" w:rsidP="007F5FFC">
      <w:pPr>
        <w:pStyle w:val="GOSTScript"/>
        <w:rPr>
          <w:ins w:id="9196" w:author="Наталия Коршунова" w:date="2025-06-05T09:42:00Z"/>
        </w:rPr>
      </w:pPr>
      <w:ins w:id="9197" w:author="Наталия Коршунова" w:date="2025-06-05T09:42:00Z">
        <w:r w:rsidRPr="007036CE">
          <w:tab/>
        </w:r>
        <w:r w:rsidRPr="007036CE">
          <w:tab/>
          <w:t>],</w:t>
        </w:r>
      </w:ins>
    </w:p>
    <w:p w14:paraId="1C36E96A" w14:textId="77777777" w:rsidR="007F5FFC" w:rsidRPr="007036CE" w:rsidRDefault="007F5FFC" w:rsidP="007F5FFC">
      <w:pPr>
        <w:pStyle w:val="GOSTScript"/>
        <w:rPr>
          <w:ins w:id="9198" w:author="Наталия Коршунова" w:date="2025-06-05T09:42:00Z"/>
        </w:rPr>
      </w:pPr>
      <w:ins w:id="9199" w:author="Наталия Коршунова" w:date="2025-06-05T09:42:00Z">
        <w:r w:rsidRPr="007036CE">
          <w:tab/>
        </w:r>
        <w:r w:rsidRPr="007036CE">
          <w:tab/>
          <w:t>"ReqGuid": "b0d4ce5d-2757-4699-948c-cfa72ba94f10",</w:t>
        </w:r>
      </w:ins>
    </w:p>
    <w:p w14:paraId="01A54B2C" w14:textId="77777777" w:rsidR="007F5FFC" w:rsidRPr="007036CE" w:rsidRDefault="007F5FFC" w:rsidP="007F5FFC">
      <w:pPr>
        <w:pStyle w:val="GOSTScript"/>
        <w:rPr>
          <w:ins w:id="9200" w:author="Наталия Коршунова" w:date="2025-06-05T09:42:00Z"/>
        </w:rPr>
      </w:pPr>
      <w:ins w:id="9201" w:author="Наталия Коршунова" w:date="2025-06-05T09:42:00Z">
        <w:r w:rsidRPr="007036CE">
          <w:tab/>
        </w:r>
        <w:r w:rsidRPr="007036CE">
          <w:tab/>
          <w:t>"DocGuid": "0bd90a7c-e339-46ff-ac39-71029ff81370",</w:t>
        </w:r>
      </w:ins>
    </w:p>
    <w:p w14:paraId="3D418B49" w14:textId="77777777" w:rsidR="007F5FFC" w:rsidRPr="007036CE" w:rsidRDefault="007F5FFC" w:rsidP="007F5FFC">
      <w:pPr>
        <w:pStyle w:val="GOSTScript"/>
        <w:rPr>
          <w:ins w:id="9202" w:author="Наталия Коршунова" w:date="2025-06-05T09:42:00Z"/>
        </w:rPr>
      </w:pPr>
      <w:ins w:id="9203" w:author="Наталия Коршунова" w:date="2025-06-05T09:42:00Z">
        <w:r w:rsidRPr="007036CE">
          <w:tab/>
        </w:r>
        <w:r w:rsidRPr="007036CE">
          <w:tab/>
          <w:t>"RequestType": "ACCOUNTING",</w:t>
        </w:r>
      </w:ins>
    </w:p>
    <w:p w14:paraId="1689411F" w14:textId="77777777" w:rsidR="007F5FFC" w:rsidRPr="007036CE" w:rsidRDefault="007F5FFC" w:rsidP="007F5FFC">
      <w:pPr>
        <w:pStyle w:val="GOSTScript"/>
        <w:rPr>
          <w:ins w:id="9204" w:author="Наталия Коршунова" w:date="2025-06-05T09:42:00Z"/>
        </w:rPr>
      </w:pPr>
      <w:ins w:id="9205" w:author="Наталия Коршунова" w:date="2025-06-05T09:42:00Z">
        <w:r w:rsidRPr="007036CE">
          <w:tab/>
        </w:r>
        <w:r w:rsidRPr="007036CE">
          <w:tab/>
          <w:t>"TypeDoc": "MSC_RSKP_Perech",</w:t>
        </w:r>
      </w:ins>
    </w:p>
    <w:p w14:paraId="2A93F9C9" w14:textId="77777777" w:rsidR="007F5FFC" w:rsidRPr="007036CE" w:rsidRDefault="007F5FFC" w:rsidP="007F5FFC">
      <w:pPr>
        <w:pStyle w:val="GOSTScript"/>
        <w:rPr>
          <w:ins w:id="9206" w:author="Наталия Коршунова" w:date="2025-06-05T09:42:00Z"/>
        </w:rPr>
      </w:pPr>
      <w:ins w:id="9207" w:author="Наталия Коршунова" w:date="2025-06-05T09:42:00Z">
        <w:r w:rsidRPr="007036CE">
          <w:tab/>
        </w:r>
        <w:r w:rsidRPr="007036CE">
          <w:tab/>
          <w:t>"Stage": "auth",</w:t>
        </w:r>
      </w:ins>
    </w:p>
    <w:p w14:paraId="09E25E5A" w14:textId="77777777" w:rsidR="007F5FFC" w:rsidRPr="007036CE" w:rsidRDefault="007F5FFC" w:rsidP="007F5FFC">
      <w:pPr>
        <w:pStyle w:val="GOSTScript"/>
        <w:rPr>
          <w:ins w:id="9208" w:author="Наталия Коршунова" w:date="2025-06-05T09:42:00Z"/>
        </w:rPr>
      </w:pPr>
      <w:ins w:id="9209" w:author="Наталия Коршунова" w:date="2025-06-05T09:42:00Z">
        <w:r w:rsidRPr="007036CE">
          <w:tab/>
        </w:r>
        <w:r w:rsidRPr="007036CE">
          <w:tab/>
          <w:t>"BalLevContrl": 0,</w:t>
        </w:r>
      </w:ins>
    </w:p>
    <w:p w14:paraId="4C4A5D5D" w14:textId="77777777" w:rsidR="007F5FFC" w:rsidRPr="007036CE" w:rsidRDefault="007F5FFC" w:rsidP="007F5FFC">
      <w:pPr>
        <w:pStyle w:val="GOSTScript"/>
        <w:rPr>
          <w:ins w:id="9210" w:author="Наталия Коршунова" w:date="2025-06-05T09:42:00Z"/>
        </w:rPr>
      </w:pPr>
      <w:ins w:id="9211" w:author="Наталия Коршунова" w:date="2025-06-05T09:42:00Z">
        <w:r w:rsidRPr="007036CE">
          <w:tab/>
        </w:r>
        <w:r w:rsidRPr="007036CE">
          <w:tab/>
          <w:t>"Subject": "6000",</w:t>
        </w:r>
      </w:ins>
    </w:p>
    <w:p w14:paraId="5BEC9B3D" w14:textId="77777777" w:rsidR="007F5FFC" w:rsidRPr="007036CE" w:rsidRDefault="007F5FFC" w:rsidP="007F5FFC">
      <w:pPr>
        <w:pStyle w:val="GOSTScript"/>
        <w:rPr>
          <w:ins w:id="9212" w:author="Наталия Коршунова" w:date="2025-06-05T09:42:00Z"/>
        </w:rPr>
      </w:pPr>
      <w:ins w:id="9213" w:author="Наталия Коршунова" w:date="2025-06-05T09:42:00Z">
        <w:r w:rsidRPr="007036CE">
          <w:tab/>
        </w:r>
        <w:r w:rsidRPr="007036CE">
          <w:tab/>
          <w:t>"SettlementDate": "2024-01-29"</w:t>
        </w:r>
      </w:ins>
    </w:p>
    <w:p w14:paraId="1F0C66ED" w14:textId="77777777" w:rsidR="007F5FFC" w:rsidRPr="007036CE" w:rsidRDefault="007F5FFC" w:rsidP="007F5FFC">
      <w:pPr>
        <w:pStyle w:val="GOSTScript"/>
        <w:rPr>
          <w:ins w:id="9214" w:author="Наталия Коршунова" w:date="2025-06-05T09:42:00Z"/>
        </w:rPr>
      </w:pPr>
      <w:ins w:id="9215" w:author="Наталия Коршунова" w:date="2025-06-05T09:42:00Z">
        <w:r w:rsidRPr="007036CE">
          <w:tab/>
          <w:t>},</w:t>
        </w:r>
      </w:ins>
    </w:p>
    <w:p w14:paraId="39D55DED" w14:textId="77777777" w:rsidR="007F5FFC" w:rsidRPr="007036CE" w:rsidRDefault="007F5FFC" w:rsidP="007F5FFC">
      <w:pPr>
        <w:pStyle w:val="GOSTScript"/>
        <w:rPr>
          <w:ins w:id="9216" w:author="Наталия Коршунова" w:date="2025-06-05T09:42:00Z"/>
        </w:rPr>
      </w:pPr>
      <w:ins w:id="9217" w:author="Наталия Коршунова" w:date="2025-06-05T09:42:00Z">
        <w:r w:rsidRPr="007036CE">
          <w:tab/>
          <w:t>"document": {</w:t>
        </w:r>
      </w:ins>
    </w:p>
    <w:p w14:paraId="4981200B" w14:textId="502B170B" w:rsidR="007F5FFC" w:rsidRPr="007036CE" w:rsidRDefault="007F5FFC" w:rsidP="007F5FFC">
      <w:pPr>
        <w:pStyle w:val="GOSTScript"/>
        <w:rPr>
          <w:ins w:id="9218" w:author="Наталия Коршунова" w:date="2025-06-05T09:42:00Z"/>
        </w:rPr>
      </w:pPr>
      <w:ins w:id="9219" w:author="Наталия Коршунова" w:date="2025-06-05T09:42:00Z">
        <w:r w:rsidRPr="007036CE">
          <w:tab/>
        </w:r>
        <w:r w:rsidRPr="007036CE">
          <w:tab/>
          <w:t xml:space="preserve">"INF_DocNumber": </w:t>
        </w:r>
      </w:ins>
      <w:ins w:id="9220" w:author="Сатлер Марина Викторовна" w:date="2025-10-06T09:55:00Z">
        <w:r w:rsidR="00895E22" w:rsidRPr="007036CE">
          <w:t>"</w:t>
        </w:r>
      </w:ins>
      <w:ins w:id="9221" w:author="Наталия Коршунова" w:date="2025-06-05T09:42:00Z">
        <w:r w:rsidRPr="007036CE">
          <w:t>2344</w:t>
        </w:r>
      </w:ins>
      <w:ins w:id="9222" w:author="Сатлер Марина Викторовна" w:date="2025-10-06T09:55:00Z">
        <w:r w:rsidR="00895E22" w:rsidRPr="007036CE">
          <w:t>"</w:t>
        </w:r>
      </w:ins>
      <w:ins w:id="9223" w:author="Наталия Коршунова" w:date="2025-06-05T09:42:00Z">
        <w:r w:rsidRPr="007036CE">
          <w:t>,</w:t>
        </w:r>
      </w:ins>
    </w:p>
    <w:p w14:paraId="79B722C1" w14:textId="23287164" w:rsidR="007F5FFC" w:rsidRPr="007036CE" w:rsidRDefault="007F5FFC" w:rsidP="007F5FFC">
      <w:pPr>
        <w:pStyle w:val="GOSTScript"/>
        <w:rPr>
          <w:ins w:id="9224" w:author="Наталия Коршунова" w:date="2025-06-05T09:42:00Z"/>
        </w:rPr>
      </w:pPr>
      <w:ins w:id="9225" w:author="Наталия Коршунова" w:date="2025-06-05T09:42:00Z">
        <w:r w:rsidRPr="007036CE">
          <w:tab/>
        </w:r>
        <w:r w:rsidRPr="007036CE">
          <w:tab/>
          <w:t xml:space="preserve">"INF_DocDate": </w:t>
        </w:r>
      </w:ins>
      <w:ins w:id="9226" w:author="Сатлер Марина Викторовна" w:date="2025-10-06T09:55:00Z">
        <w:r w:rsidR="00895E22" w:rsidRPr="007036CE">
          <w:t>"</w:t>
        </w:r>
      </w:ins>
      <w:ins w:id="9227" w:author="Наталия Коршунова" w:date="2025-06-05T09:42:00Z">
        <w:r w:rsidRPr="007036CE">
          <w:t>2025-06-10</w:t>
        </w:r>
      </w:ins>
      <w:ins w:id="9228" w:author="Сатлер Марина Викторовна" w:date="2025-10-06T09:55:00Z">
        <w:r w:rsidR="00895E22" w:rsidRPr="007036CE">
          <w:t>"</w:t>
        </w:r>
      </w:ins>
      <w:ins w:id="9229" w:author="Наталия Коршунова" w:date="2025-06-05T09:42:00Z">
        <w:r w:rsidRPr="007036CE">
          <w:t>,</w:t>
        </w:r>
      </w:ins>
    </w:p>
    <w:p w14:paraId="01BD4160" w14:textId="18100AB7" w:rsidR="007F5FFC" w:rsidRPr="007036CE" w:rsidRDefault="007F5FFC" w:rsidP="007F5FFC">
      <w:pPr>
        <w:pStyle w:val="GOSTScript"/>
        <w:rPr>
          <w:ins w:id="9230" w:author="Наталия Коршунова" w:date="2025-06-05T09:42:00Z"/>
        </w:rPr>
      </w:pPr>
      <w:ins w:id="9231" w:author="Наталия Коршунова" w:date="2025-06-05T09:42:00Z">
        <w:r w:rsidRPr="007036CE">
          <w:tab/>
        </w:r>
        <w:r w:rsidRPr="007036CE">
          <w:tab/>
          <w:t xml:space="preserve">"SystemInformation_TF_DocType": </w:t>
        </w:r>
      </w:ins>
      <w:ins w:id="9232" w:author="Сатлер Марина Викторовна" w:date="2025-10-06T09:55:00Z">
        <w:r w:rsidR="00895E22" w:rsidRPr="007036CE">
          <w:t>"</w:t>
        </w:r>
      </w:ins>
      <w:ins w:id="9233" w:author="Наталия Коршунова" w:date="2025-06-05T09:42:00Z">
        <w:r w:rsidRPr="007036CE">
          <w:t>РСП</w:t>
        </w:r>
      </w:ins>
      <w:ins w:id="9234" w:author="Сатлер Марина Викторовна" w:date="2025-10-06T09:55:00Z">
        <w:r w:rsidR="00895E22" w:rsidRPr="007036CE">
          <w:t>"</w:t>
        </w:r>
      </w:ins>
      <w:ins w:id="9235" w:author="Наталия Коршунова" w:date="2025-06-05T09:42:00Z">
        <w:r w:rsidRPr="007036CE">
          <w:t>,</w:t>
        </w:r>
      </w:ins>
    </w:p>
    <w:p w14:paraId="5481ABB5" w14:textId="7B3415BA" w:rsidR="007F5FFC" w:rsidRPr="007036CE" w:rsidRDefault="007F5FFC" w:rsidP="007F5FFC">
      <w:pPr>
        <w:pStyle w:val="GOSTScript"/>
        <w:rPr>
          <w:ins w:id="9236" w:author="Наталия Коршунова" w:date="2025-06-05T09:42:00Z"/>
        </w:rPr>
      </w:pPr>
      <w:ins w:id="9237" w:author="Наталия Коршунова" w:date="2025-06-05T09:42:00Z">
        <w:r w:rsidRPr="007036CE">
          <w:tab/>
        </w:r>
        <w:r w:rsidRPr="007036CE">
          <w:tab/>
          <w:t xml:space="preserve">"InfPayment_OKV_Code": </w:t>
        </w:r>
      </w:ins>
      <w:ins w:id="9238" w:author="Сатлер Марина Викторовна" w:date="2025-10-06T09:55:00Z">
        <w:r w:rsidR="00895E22" w:rsidRPr="007036CE">
          <w:t>"</w:t>
        </w:r>
      </w:ins>
      <w:ins w:id="9239" w:author="Наталия Коршунова" w:date="2025-06-05T09:42:00Z">
        <w:r w:rsidRPr="007036CE">
          <w:t>643</w:t>
        </w:r>
      </w:ins>
      <w:ins w:id="9240" w:author="Сатлер Марина Викторовна" w:date="2025-10-06T09:55:00Z">
        <w:r w:rsidR="00895E22" w:rsidRPr="007036CE">
          <w:t>"</w:t>
        </w:r>
      </w:ins>
      <w:ins w:id="9241" w:author="Наталия Коршунова" w:date="2025-06-05T09:42:00Z">
        <w:r w:rsidRPr="007036CE">
          <w:t>,</w:t>
        </w:r>
      </w:ins>
    </w:p>
    <w:p w14:paraId="0DA52290" w14:textId="414A4E74" w:rsidR="007F5FFC" w:rsidRPr="007036CE" w:rsidRDefault="007F5FFC" w:rsidP="007F5FFC">
      <w:pPr>
        <w:pStyle w:val="GOSTScript"/>
        <w:rPr>
          <w:ins w:id="9242" w:author="Наталия Коршунова" w:date="2025-06-05T09:42:00Z"/>
        </w:rPr>
      </w:pPr>
      <w:ins w:id="9243" w:author="Наталия Коршунова" w:date="2025-06-05T09:42:00Z">
        <w:r w:rsidRPr="007036CE">
          <w:tab/>
        </w:r>
        <w:r w:rsidRPr="007036CE">
          <w:tab/>
          <w:t xml:space="preserve">"InfPayment_TechInfPay_CURRENCYCODE_PAY": </w:t>
        </w:r>
      </w:ins>
      <w:ins w:id="9244" w:author="Сатлер Марина Викторовна" w:date="2025-10-06T09:55:00Z">
        <w:r w:rsidR="00895E22" w:rsidRPr="007036CE">
          <w:t>"</w:t>
        </w:r>
      </w:ins>
      <w:ins w:id="9245" w:author="Наталия Коршунова" w:date="2025-06-05T09:42:00Z">
        <w:r w:rsidRPr="007036CE">
          <w:t>643</w:t>
        </w:r>
      </w:ins>
      <w:ins w:id="9246" w:author="Сатлер Марина Викторовна" w:date="2025-10-06T09:55:00Z">
        <w:r w:rsidR="00895E22" w:rsidRPr="007036CE">
          <w:t>"</w:t>
        </w:r>
      </w:ins>
      <w:ins w:id="9247" w:author="Наталия Коршунова" w:date="2025-06-05T09:42:00Z">
        <w:r w:rsidRPr="007036CE">
          <w:t>,</w:t>
        </w:r>
      </w:ins>
    </w:p>
    <w:p w14:paraId="132BB6B2" w14:textId="1CBA90CA" w:rsidR="007F5FFC" w:rsidRPr="007036CE" w:rsidRDefault="007F5FFC" w:rsidP="007F5FFC">
      <w:pPr>
        <w:pStyle w:val="GOSTScript"/>
        <w:rPr>
          <w:ins w:id="9248" w:author="Наталия Коршунова" w:date="2025-06-05T09:42:00Z"/>
        </w:rPr>
      </w:pPr>
      <w:ins w:id="9249" w:author="Наталия Коршунова" w:date="2025-06-05T09:42:00Z">
        <w:r w:rsidRPr="007036CE">
          <w:tab/>
        </w:r>
        <w:r w:rsidRPr="007036CE">
          <w:tab/>
          <w:t xml:space="preserve">"SystemInformation_Contour": </w:t>
        </w:r>
      </w:ins>
      <w:ins w:id="9250" w:author="Сатлер Марина Викторовна" w:date="2025-10-06T09:55:00Z">
        <w:r w:rsidR="00895E22" w:rsidRPr="007036CE">
          <w:t>"</w:t>
        </w:r>
      </w:ins>
      <w:ins w:id="9251" w:author="Наталия Коршунова" w:date="2025-06-05T09:42:00Z">
        <w:r w:rsidRPr="007036CE">
          <w:t>1</w:t>
        </w:r>
      </w:ins>
      <w:ins w:id="9252" w:author="Сатлер Марина Викторовна" w:date="2025-10-06T09:55:00Z">
        <w:r w:rsidR="00895E22" w:rsidRPr="007036CE">
          <w:t>"</w:t>
        </w:r>
      </w:ins>
      <w:ins w:id="9253" w:author="Наталия Коршунова" w:date="2025-06-05T09:42:00Z">
        <w:r w:rsidRPr="007036CE">
          <w:t>,</w:t>
        </w:r>
      </w:ins>
    </w:p>
    <w:p w14:paraId="0F0C8FFA" w14:textId="77777777" w:rsidR="007F5FFC" w:rsidRPr="007036CE" w:rsidRDefault="007F5FFC" w:rsidP="007F5FFC">
      <w:pPr>
        <w:pStyle w:val="GOSTScript"/>
        <w:rPr>
          <w:ins w:id="9254" w:author="Наталия Коршунова" w:date="2025-06-05T09:42:00Z"/>
        </w:rPr>
      </w:pPr>
      <w:ins w:id="9255" w:author="Наталия Коршунова" w:date="2025-06-05T09:42:00Z">
        <w:r w:rsidRPr="007036CE">
          <w:tab/>
        </w:r>
        <w:r w:rsidRPr="007036CE">
          <w:tab/>
          <w:t>"StmInfrmtn_AccessLevelStereotype": 0,</w:t>
        </w:r>
      </w:ins>
    </w:p>
    <w:p w14:paraId="6FFC1DF8" w14:textId="61F85504" w:rsidR="007F5FFC" w:rsidRPr="007036CE" w:rsidRDefault="007F5FFC" w:rsidP="007F5FFC">
      <w:pPr>
        <w:pStyle w:val="GOSTScript"/>
        <w:rPr>
          <w:ins w:id="9256" w:author="Наталия Коршунова" w:date="2025-06-05T09:42:00Z"/>
        </w:rPr>
      </w:pPr>
      <w:ins w:id="9257" w:author="Наталия Коршунова" w:date="2025-06-05T09:42:00Z">
        <w:r w:rsidRPr="007036CE">
          <w:tab/>
        </w:r>
        <w:r w:rsidRPr="007036CE">
          <w:tab/>
          <w:t xml:space="preserve">"InfPayer_SI_PAY_BT_Code": </w:t>
        </w:r>
      </w:ins>
      <w:ins w:id="9258" w:author="Сатлер Марина Викторовна" w:date="2025-10-06T09:55:00Z">
        <w:r w:rsidR="00895E22" w:rsidRPr="007036CE">
          <w:t>"</w:t>
        </w:r>
      </w:ins>
      <w:ins w:id="9259" w:author="Наталия Коршунова" w:date="2025-06-05T09:42:00Z">
        <w:r w:rsidRPr="007036CE">
          <w:t>99010001</w:t>
        </w:r>
      </w:ins>
      <w:ins w:id="9260" w:author="Сатлер Марина Викторовна" w:date="2025-10-06T09:55:00Z">
        <w:r w:rsidR="00895E22" w:rsidRPr="007036CE">
          <w:t>"</w:t>
        </w:r>
      </w:ins>
      <w:ins w:id="9261" w:author="Наталия Коршунова" w:date="2025-06-05T09:42:00Z">
        <w:r w:rsidRPr="007036CE">
          <w:t>,</w:t>
        </w:r>
      </w:ins>
    </w:p>
    <w:p w14:paraId="36169D1E" w14:textId="37BB8109" w:rsidR="007F5FFC" w:rsidRPr="007036CE" w:rsidRDefault="007F5FFC" w:rsidP="007F5FFC">
      <w:pPr>
        <w:pStyle w:val="GOSTScript"/>
        <w:rPr>
          <w:ins w:id="9262" w:author="Наталия Коршунова" w:date="2025-06-05T09:42:00Z"/>
        </w:rPr>
      </w:pPr>
      <w:ins w:id="9263" w:author="Наталия Коршунова" w:date="2025-06-05T09:42:00Z">
        <w:r w:rsidRPr="007036CE">
          <w:tab/>
        </w:r>
        <w:r w:rsidRPr="007036CE">
          <w:tab/>
          <w:t xml:space="preserve">"InfPayer_Customer_AccountNumber": </w:t>
        </w:r>
      </w:ins>
      <w:ins w:id="9264" w:author="Сатлер Марина Викторовна" w:date="2025-10-06T09:55:00Z">
        <w:r w:rsidR="00234C57" w:rsidRPr="007036CE">
          <w:t>"</w:t>
        </w:r>
      </w:ins>
      <w:ins w:id="9265" w:author="Наталия Коршунова" w:date="2025-06-05T09:42:00Z">
        <w:r w:rsidRPr="007036CE">
          <w:t>03621А57300</w:t>
        </w:r>
      </w:ins>
      <w:ins w:id="9266" w:author="Сатлер Марина Викторовна" w:date="2025-10-06T09:55:00Z">
        <w:r w:rsidR="00234C57" w:rsidRPr="007036CE">
          <w:t>",</w:t>
        </w:r>
      </w:ins>
    </w:p>
    <w:p w14:paraId="1C9662A4" w14:textId="10B5078F" w:rsidR="007F5FFC" w:rsidRPr="007036CE" w:rsidRDefault="007F5FFC" w:rsidP="007F5FFC">
      <w:pPr>
        <w:pStyle w:val="GOSTScript"/>
        <w:rPr>
          <w:ins w:id="9267" w:author="Наталия Коршунова" w:date="2025-06-05T09:42:00Z"/>
        </w:rPr>
      </w:pPr>
      <w:ins w:id="9268" w:author="Наталия Коршунова" w:date="2025-06-05T09:42:00Z">
        <w:r w:rsidRPr="007036CE">
          <w:tab/>
        </w:r>
        <w:r w:rsidRPr="007036CE">
          <w:tab/>
          <w:t xml:space="preserve">"InfPayment_AdvnPaySign": </w:t>
        </w:r>
      </w:ins>
      <w:ins w:id="9269" w:author="Сатлер Марина Викторовна" w:date="2025-10-06T09:55:00Z">
        <w:r w:rsidR="00234C57" w:rsidRPr="007036CE">
          <w:t>"</w:t>
        </w:r>
      </w:ins>
      <w:ins w:id="9270" w:author="Наталия Коршунова" w:date="2025-06-05T09:42:00Z">
        <w:r w:rsidRPr="007036CE">
          <w:t>PayNotAdvance</w:t>
        </w:r>
      </w:ins>
      <w:ins w:id="9271" w:author="Сатлер Марина Викторовна" w:date="2025-10-06T09:55:00Z">
        <w:r w:rsidR="00234C57" w:rsidRPr="007036CE">
          <w:t>"</w:t>
        </w:r>
      </w:ins>
      <w:ins w:id="9272" w:author="Наталия Коршунова" w:date="2025-06-05T09:42:00Z">
        <w:r w:rsidRPr="007036CE">
          <w:t>,</w:t>
        </w:r>
      </w:ins>
    </w:p>
    <w:p w14:paraId="5052DFC8" w14:textId="77777777" w:rsidR="007F5FFC" w:rsidRPr="007036CE" w:rsidRDefault="007F5FFC" w:rsidP="007F5FFC">
      <w:pPr>
        <w:pStyle w:val="GOSTScript"/>
        <w:rPr>
          <w:ins w:id="9273" w:author="Наталия Коршунова" w:date="2025-06-05T09:42:00Z"/>
        </w:rPr>
      </w:pPr>
      <w:ins w:id="9274" w:author="Наталия Коршунова" w:date="2025-06-05T09:42:00Z">
        <w:r w:rsidRPr="007036CE">
          <w:tab/>
        </w:r>
        <w:r w:rsidRPr="007036CE">
          <w:tab/>
          <w:t>"SystemInformation_SIGN_POFR_Snd": false,</w:t>
        </w:r>
      </w:ins>
    </w:p>
    <w:p w14:paraId="165FC9F6" w14:textId="5D711FAD" w:rsidR="007F5FFC" w:rsidRPr="007036CE" w:rsidRDefault="00850A39" w:rsidP="007F5FFC">
      <w:pPr>
        <w:pStyle w:val="GOSTScript"/>
        <w:rPr>
          <w:ins w:id="9275" w:author="Наталия Коршунова" w:date="2025-06-05T09:42:00Z"/>
        </w:rPr>
      </w:pPr>
      <w:r w:rsidRPr="007036CE">
        <w:tab/>
      </w:r>
      <w:r w:rsidRPr="007036CE">
        <w:tab/>
      </w:r>
      <w:r w:rsidRPr="007036CE">
        <w:tab/>
      </w:r>
      <w:r w:rsidRPr="007036CE">
        <w:tab/>
      </w:r>
      <w:ins w:id="9276" w:author="Наталия Коршунова" w:date="2025-06-05T09:42:00Z">
        <w:r w:rsidR="007F5FFC" w:rsidRPr="007036CE">
          <w:t>"supportingDocs_TechFd_SIGN_DO_SND": true,</w:t>
        </w:r>
      </w:ins>
    </w:p>
    <w:p w14:paraId="73D38EB9" w14:textId="257DFAA7" w:rsidR="007F5FFC" w:rsidRPr="007036CE" w:rsidRDefault="007F5FFC" w:rsidP="007F5FFC">
      <w:pPr>
        <w:pStyle w:val="GOSTScript"/>
        <w:rPr>
          <w:ins w:id="9277" w:author="Наталия Коршунова" w:date="2025-06-05T09:42:00Z"/>
        </w:rPr>
      </w:pPr>
      <w:ins w:id="9278" w:author="Наталия Коршунова" w:date="2025-06-05T09:42:00Z">
        <w:r w:rsidRPr="007036CE">
          <w:tab/>
        </w:r>
        <w:r w:rsidRPr="007036CE">
          <w:tab/>
          <w:t xml:space="preserve">"supportingDocs_RegNumBo": </w:t>
        </w:r>
      </w:ins>
      <w:ins w:id="9279" w:author="Сатлер Марина Викторовна" w:date="2025-10-06T09:56:00Z">
        <w:r w:rsidR="00234C57" w:rsidRPr="007036CE">
          <w:t>"</w:t>
        </w:r>
      </w:ins>
      <w:ins w:id="9280" w:author="Наталия Коршунова" w:date="2025-06-05T09:42:00Z">
        <w:r w:rsidRPr="007036CE">
          <w:t>4348778754</w:t>
        </w:r>
      </w:ins>
      <w:ins w:id="9281" w:author="Сатлер Марина Викторовна" w:date="2025-10-06T09:56:00Z">
        <w:r w:rsidR="00234C57" w:rsidRPr="007036CE">
          <w:t>"</w:t>
        </w:r>
      </w:ins>
      <w:ins w:id="9282" w:author="Наталия Коршунова" w:date="2025-06-05T09:42:00Z">
        <w:r w:rsidRPr="007036CE">
          <w:t>,</w:t>
        </w:r>
      </w:ins>
    </w:p>
    <w:p w14:paraId="16173D6E" w14:textId="3F325108" w:rsidR="007F5FFC" w:rsidRPr="007036CE" w:rsidRDefault="007F5FFC" w:rsidP="007F5FFC">
      <w:pPr>
        <w:pStyle w:val="GOSTScript"/>
        <w:rPr>
          <w:ins w:id="9283" w:author="Наталия Коршунова" w:date="2025-06-05T09:42:00Z"/>
        </w:rPr>
      </w:pPr>
      <w:ins w:id="9284" w:author="Наталия Коршунова" w:date="2025-06-05T09:42:00Z">
        <w:r w:rsidRPr="007036CE">
          <w:tab/>
        </w:r>
        <w:r w:rsidRPr="007036CE">
          <w:tab/>
          <w:t xml:space="preserve">"supportingDocs_RegNumDo": </w:t>
        </w:r>
      </w:ins>
      <w:ins w:id="9285" w:author="Сатлер Марина Викторовна" w:date="2025-10-06T09:56:00Z">
        <w:r w:rsidR="00234C57" w:rsidRPr="007036CE">
          <w:t>"</w:t>
        </w:r>
      </w:ins>
      <w:ins w:id="9286" w:author="Наталия Коршунова" w:date="2025-06-05T09:42:00Z">
        <w:r w:rsidRPr="007036CE">
          <w:t>345345345</w:t>
        </w:r>
      </w:ins>
      <w:ins w:id="9287" w:author="Сатлер Марина Викторовна" w:date="2025-10-06T09:56:00Z">
        <w:r w:rsidR="00234C57" w:rsidRPr="007036CE">
          <w:t>"</w:t>
        </w:r>
      </w:ins>
      <w:ins w:id="9288" w:author="Наталия Коршунова" w:date="2025-06-05T09:42:00Z">
        <w:r w:rsidRPr="007036CE">
          <w:t>,</w:t>
        </w:r>
      </w:ins>
    </w:p>
    <w:p w14:paraId="149C5FEF" w14:textId="77777777" w:rsidR="007F5FFC" w:rsidRPr="007036CE" w:rsidRDefault="007F5FFC" w:rsidP="007F5FFC">
      <w:pPr>
        <w:pStyle w:val="GOSTScript"/>
        <w:rPr>
          <w:ins w:id="9289" w:author="Наталия Коршунова" w:date="2025-06-05T09:42:00Z"/>
        </w:rPr>
      </w:pPr>
      <w:ins w:id="9290" w:author="Наталия Коршунова" w:date="2025-06-05T09:42:00Z">
        <w:r w:rsidRPr="007036CE">
          <w:lastRenderedPageBreak/>
          <w:tab/>
        </w:r>
        <w:r w:rsidRPr="007036CE">
          <w:tab/>
          <w:t>"IncludedPaymentsDesс": [</w:t>
        </w:r>
      </w:ins>
    </w:p>
    <w:p w14:paraId="4E19056D" w14:textId="77777777" w:rsidR="007F5FFC" w:rsidRPr="007036CE" w:rsidRDefault="007F5FFC" w:rsidP="007F5FFC">
      <w:pPr>
        <w:pStyle w:val="GOSTScript"/>
        <w:rPr>
          <w:ins w:id="9291" w:author="Наталия Коршунова" w:date="2025-06-05T09:42:00Z"/>
        </w:rPr>
      </w:pPr>
      <w:ins w:id="9292" w:author="Наталия Коршунова" w:date="2025-06-05T09:42:00Z">
        <w:r w:rsidRPr="007036CE">
          <w:tab/>
        </w:r>
        <w:r w:rsidRPr="007036CE">
          <w:tab/>
        </w:r>
        <w:r w:rsidRPr="007036CE">
          <w:tab/>
          <w:t>{</w:t>
        </w:r>
      </w:ins>
    </w:p>
    <w:p w14:paraId="30F209E1" w14:textId="77777777" w:rsidR="007F5FFC" w:rsidRPr="007036CE" w:rsidRDefault="007F5FFC" w:rsidP="007F5FFC">
      <w:pPr>
        <w:pStyle w:val="GOSTScript"/>
        <w:rPr>
          <w:ins w:id="9293" w:author="Наталия Коршунова" w:date="2025-06-05T09:42:00Z"/>
        </w:rPr>
      </w:pPr>
      <w:ins w:id="9294" w:author="Наталия Коршунова" w:date="2025-06-05T09:42:00Z">
        <w:r w:rsidRPr="007036CE">
          <w:tab/>
        </w:r>
        <w:r w:rsidRPr="007036CE">
          <w:tab/>
        </w:r>
        <w:r w:rsidRPr="007036CE">
          <w:tab/>
        </w:r>
        <w:r w:rsidRPr="007036CE">
          <w:tab/>
          <w:t>"id": 1,</w:t>
        </w:r>
      </w:ins>
    </w:p>
    <w:p w14:paraId="5071CA10" w14:textId="77777777" w:rsidR="007F5FFC" w:rsidRPr="007036CE" w:rsidRDefault="007F5FFC" w:rsidP="007F5FFC">
      <w:pPr>
        <w:pStyle w:val="GOSTScript"/>
        <w:rPr>
          <w:ins w:id="9295" w:author="Наталия Коршунова" w:date="2025-06-05T09:42:00Z"/>
        </w:rPr>
      </w:pPr>
      <w:ins w:id="9296" w:author="Наталия Коршунова" w:date="2025-06-05T09:42:00Z">
        <w:r w:rsidRPr="007036CE">
          <w:tab/>
        </w:r>
        <w:r w:rsidRPr="007036CE">
          <w:tab/>
        </w:r>
        <w:r w:rsidRPr="007036CE">
          <w:tab/>
        </w:r>
        <w:r w:rsidRPr="007036CE">
          <w:tab/>
          <w:t>"NumbRow": 1,</w:t>
        </w:r>
      </w:ins>
    </w:p>
    <w:p w14:paraId="3861B309" w14:textId="4387F7D7" w:rsidR="007F5FFC" w:rsidRPr="007036CE" w:rsidRDefault="00850A39" w:rsidP="007F5FFC">
      <w:pPr>
        <w:pStyle w:val="GOSTScript"/>
        <w:rPr>
          <w:ins w:id="9297" w:author="Наталия Коршунова" w:date="2025-06-05T09:42:00Z"/>
        </w:rPr>
      </w:pPr>
      <w:r w:rsidRPr="007036CE">
        <w:tab/>
      </w:r>
      <w:r w:rsidRPr="007036CE">
        <w:tab/>
      </w:r>
      <w:r w:rsidRPr="007036CE">
        <w:tab/>
      </w:r>
      <w:r w:rsidRPr="007036CE">
        <w:tab/>
      </w:r>
      <w:ins w:id="9298" w:author="Наталия Коршунова" w:date="2025-06-05T09:42:00Z">
        <w:r w:rsidR="007F5FFC" w:rsidRPr="007036CE">
          <w:t xml:space="preserve">"KBKPayer_KBK": </w:t>
        </w:r>
      </w:ins>
      <w:ins w:id="9299" w:author="Сатлер Марина Викторовна" w:date="2025-10-06T09:56:00Z">
        <w:r w:rsidR="00234C57" w:rsidRPr="007036CE">
          <w:t>"</w:t>
        </w:r>
      </w:ins>
      <w:ins w:id="9300" w:author="Наталия Коршунова" w:date="2025-06-05T09:42:00Z">
        <w:r w:rsidR="007F5FFC" w:rsidRPr="007036CE">
          <w:t>18201063940290059244</w:t>
        </w:r>
      </w:ins>
      <w:ins w:id="9301" w:author="Сатлер Марина Викторовна" w:date="2025-10-06T09:56:00Z">
        <w:r w:rsidR="00234C57" w:rsidRPr="007036CE">
          <w:t>"</w:t>
        </w:r>
      </w:ins>
      <w:ins w:id="9302" w:author="Наталия Коршунова" w:date="2025-06-05T09:42:00Z">
        <w:r w:rsidR="007F5FFC" w:rsidRPr="007036CE">
          <w:t>,</w:t>
        </w:r>
      </w:ins>
    </w:p>
    <w:p w14:paraId="171E3757" w14:textId="7FB92EE9" w:rsidR="007F5FFC" w:rsidRPr="007036CE" w:rsidRDefault="00850A39" w:rsidP="007F5FFC">
      <w:pPr>
        <w:pStyle w:val="GOSTScript"/>
        <w:rPr>
          <w:ins w:id="9303" w:author="Наталия Коршунова" w:date="2025-06-05T09:42:00Z"/>
        </w:rPr>
      </w:pPr>
      <w:r w:rsidRPr="007036CE">
        <w:tab/>
      </w:r>
      <w:r w:rsidRPr="007036CE">
        <w:tab/>
      </w:r>
      <w:r w:rsidRPr="007036CE">
        <w:tab/>
      </w:r>
      <w:r w:rsidRPr="007036CE">
        <w:tab/>
      </w:r>
      <w:ins w:id="9304" w:author="Наталия Коршунова" w:date="2025-06-05T09:42:00Z">
        <w:r w:rsidR="007F5FFC" w:rsidRPr="007036CE">
          <w:t xml:space="preserve">"codeKBKP": </w:t>
        </w:r>
      </w:ins>
      <w:ins w:id="9305" w:author="Сатлер Марина Викторовна" w:date="2025-10-06T09:56:00Z">
        <w:r w:rsidR="00234C57" w:rsidRPr="007036CE">
          <w:t>"</w:t>
        </w:r>
      </w:ins>
      <w:ins w:id="9306" w:author="Наталия Коршунова" w:date="2025-06-05T09:42:00Z">
        <w:r w:rsidR="007F5FFC" w:rsidRPr="007036CE">
          <w:t>Costs</w:t>
        </w:r>
      </w:ins>
      <w:ins w:id="9307" w:author="Сатлер Марина Викторовна" w:date="2025-10-06T09:56:00Z">
        <w:r w:rsidR="00234C57" w:rsidRPr="007036CE">
          <w:t>"</w:t>
        </w:r>
      </w:ins>
      <w:ins w:id="9308" w:author="Наталия Коршунова" w:date="2025-06-05T09:42:00Z">
        <w:r w:rsidR="007F5FFC" w:rsidRPr="007036CE">
          <w:t>,</w:t>
        </w:r>
      </w:ins>
    </w:p>
    <w:p w14:paraId="7D3DBAA0" w14:textId="1D6EDC6D" w:rsidR="007F5FFC" w:rsidRPr="007036CE" w:rsidRDefault="00850A39" w:rsidP="007F5FFC">
      <w:pPr>
        <w:pStyle w:val="GOSTScript"/>
        <w:rPr>
          <w:ins w:id="9309" w:author="Наталия Коршунова" w:date="2025-06-05T09:42:00Z"/>
        </w:rPr>
      </w:pPr>
      <w:r w:rsidRPr="007036CE">
        <w:tab/>
      </w:r>
      <w:r w:rsidRPr="007036CE">
        <w:tab/>
      </w:r>
      <w:r w:rsidRPr="007036CE">
        <w:tab/>
      </w:r>
      <w:r w:rsidRPr="007036CE">
        <w:tab/>
      </w:r>
      <w:ins w:id="9310" w:author="Наталия Коршунова" w:date="2025-06-05T09:42:00Z">
        <w:r w:rsidR="007F5FFC" w:rsidRPr="007036CE">
          <w:t>"SIGN_BaLbo_Payer": false,</w:t>
        </w:r>
      </w:ins>
    </w:p>
    <w:p w14:paraId="442D8AE7" w14:textId="77777777" w:rsidR="007F5FFC" w:rsidRPr="007036CE" w:rsidRDefault="007F5FFC" w:rsidP="007F5FFC">
      <w:pPr>
        <w:pStyle w:val="GOSTScript"/>
        <w:rPr>
          <w:ins w:id="9311" w:author="Наталия Коршунова" w:date="2025-06-05T09:42:00Z"/>
        </w:rPr>
      </w:pPr>
      <w:ins w:id="9312" w:author="Наталия Коршунова" w:date="2025-06-05T09:42:00Z">
        <w:r w:rsidRPr="007036CE">
          <w:tab/>
        </w:r>
        <w:r w:rsidRPr="007036CE">
          <w:tab/>
        </w:r>
        <w:r w:rsidRPr="007036CE">
          <w:tab/>
        </w:r>
        <w:r w:rsidRPr="007036CE">
          <w:tab/>
          <w:t>"amountCurr": 10000.00,</w:t>
        </w:r>
      </w:ins>
    </w:p>
    <w:p w14:paraId="2236A6A6" w14:textId="77777777" w:rsidR="007F5FFC" w:rsidRPr="007036CE" w:rsidRDefault="007F5FFC" w:rsidP="007F5FFC">
      <w:pPr>
        <w:pStyle w:val="GOSTScript"/>
        <w:rPr>
          <w:ins w:id="9313" w:author="Наталия Коршунова" w:date="2025-06-05T09:42:00Z"/>
        </w:rPr>
      </w:pPr>
      <w:ins w:id="9314" w:author="Наталия Коршунова" w:date="2025-06-05T09:42:00Z">
        <w:r w:rsidRPr="007036CE">
          <w:tab/>
        </w:r>
        <w:r w:rsidRPr="007036CE">
          <w:tab/>
        </w:r>
        <w:r w:rsidRPr="007036CE">
          <w:tab/>
        </w:r>
        <w:r w:rsidRPr="007036CE">
          <w:tab/>
          <w:t>"amountRub": 10000.00,</w:t>
        </w:r>
      </w:ins>
    </w:p>
    <w:p w14:paraId="25A3E2E8" w14:textId="77777777" w:rsidR="007F5FFC" w:rsidRPr="007036CE" w:rsidRDefault="007F5FFC" w:rsidP="007F5FFC">
      <w:pPr>
        <w:pStyle w:val="GOSTScript"/>
        <w:rPr>
          <w:ins w:id="9315" w:author="Наталия Коршунова" w:date="2025-06-05T09:42:00Z"/>
        </w:rPr>
      </w:pPr>
      <w:ins w:id="9316" w:author="Наталия Коршунова" w:date="2025-06-05T09:42:00Z">
        <w:r w:rsidRPr="007036CE">
          <w:tab/>
        </w:r>
        <w:r w:rsidRPr="007036CE">
          <w:tab/>
        </w:r>
        <w:r w:rsidRPr="007036CE">
          <w:tab/>
          <w:t>}</w:t>
        </w:r>
      </w:ins>
    </w:p>
    <w:p w14:paraId="1B44A564" w14:textId="77777777" w:rsidR="007F5FFC" w:rsidRPr="007036CE" w:rsidRDefault="007F5FFC" w:rsidP="007F5FFC">
      <w:pPr>
        <w:pStyle w:val="GOSTScript"/>
        <w:rPr>
          <w:ins w:id="9317" w:author="Наталия Коршунова" w:date="2025-06-05T09:42:00Z"/>
        </w:rPr>
      </w:pPr>
      <w:ins w:id="9318" w:author="Наталия Коршунова" w:date="2025-06-05T09:42:00Z">
        <w:r w:rsidRPr="007036CE">
          <w:tab/>
        </w:r>
        <w:r w:rsidRPr="007036CE">
          <w:tab/>
          <w:t>],</w:t>
        </w:r>
      </w:ins>
    </w:p>
    <w:p w14:paraId="3389AF44" w14:textId="77777777" w:rsidR="007F5FFC" w:rsidRPr="007036CE" w:rsidRDefault="007F5FFC" w:rsidP="007F5FFC">
      <w:pPr>
        <w:pStyle w:val="GOSTScript"/>
        <w:rPr>
          <w:ins w:id="9319" w:author="Наталия Коршунова" w:date="2025-06-05T09:42:00Z"/>
        </w:rPr>
      </w:pPr>
      <w:ins w:id="9320" w:author="Наталия Коршунова" w:date="2025-06-05T09:42:00Z">
        <w:r w:rsidRPr="007036CE">
          <w:tab/>
        </w:r>
        <w:r w:rsidRPr="007036CE">
          <w:tab/>
          <w:t>"InfRecipient": [</w:t>
        </w:r>
      </w:ins>
    </w:p>
    <w:p w14:paraId="4415978C" w14:textId="77777777" w:rsidR="007F5FFC" w:rsidRPr="007036CE" w:rsidRDefault="007F5FFC" w:rsidP="007F5FFC">
      <w:pPr>
        <w:pStyle w:val="GOSTScript"/>
        <w:rPr>
          <w:ins w:id="9321" w:author="Наталия Коршунова" w:date="2025-06-05T09:42:00Z"/>
        </w:rPr>
      </w:pPr>
      <w:ins w:id="9322" w:author="Наталия Коршунова" w:date="2025-06-05T09:42:00Z">
        <w:r w:rsidRPr="007036CE">
          <w:tab/>
        </w:r>
        <w:r w:rsidRPr="007036CE">
          <w:tab/>
        </w:r>
        <w:r w:rsidRPr="007036CE">
          <w:tab/>
          <w:t>{</w:t>
        </w:r>
      </w:ins>
    </w:p>
    <w:p w14:paraId="0B63B984" w14:textId="77777777" w:rsidR="007F5FFC" w:rsidRPr="007036CE" w:rsidRDefault="007F5FFC" w:rsidP="007F5FFC">
      <w:pPr>
        <w:pStyle w:val="GOSTScript"/>
        <w:rPr>
          <w:ins w:id="9323" w:author="Наталия Коршунова" w:date="2025-06-05T09:42:00Z"/>
        </w:rPr>
      </w:pPr>
      <w:ins w:id="9324" w:author="Наталия Коршунова" w:date="2025-06-05T09:42:00Z">
        <w:r w:rsidRPr="007036CE">
          <w:tab/>
        </w:r>
        <w:r w:rsidRPr="007036CE">
          <w:tab/>
        </w:r>
        <w:r w:rsidRPr="007036CE">
          <w:tab/>
        </w:r>
        <w:r w:rsidRPr="007036CE">
          <w:tab/>
          <w:t>"id": 1,</w:t>
        </w:r>
      </w:ins>
    </w:p>
    <w:p w14:paraId="0BD0C6C3" w14:textId="77777777" w:rsidR="007F5FFC" w:rsidRPr="007036CE" w:rsidRDefault="007F5FFC" w:rsidP="007F5FFC">
      <w:pPr>
        <w:pStyle w:val="GOSTScript"/>
        <w:rPr>
          <w:ins w:id="9325" w:author="Наталия Коршунова" w:date="2025-06-05T09:42:00Z"/>
        </w:rPr>
      </w:pPr>
      <w:ins w:id="9326" w:author="Наталия Коршунова" w:date="2025-06-05T09:42:00Z">
        <w:r w:rsidRPr="007036CE">
          <w:tab/>
        </w:r>
        <w:r w:rsidRPr="007036CE">
          <w:tab/>
        </w:r>
        <w:r w:rsidRPr="007036CE">
          <w:tab/>
        </w:r>
        <w:r w:rsidRPr="007036CE">
          <w:tab/>
          <w:t>"NumbRow": 2,</w:t>
        </w:r>
      </w:ins>
    </w:p>
    <w:p w14:paraId="6365D718" w14:textId="77777777" w:rsidR="007F5FFC" w:rsidRPr="007036CE" w:rsidRDefault="007F5FFC" w:rsidP="007F5FFC">
      <w:pPr>
        <w:pStyle w:val="GOSTScript"/>
        <w:rPr>
          <w:ins w:id="9327" w:author="Наталия Коршунова" w:date="2025-06-05T09:42:00Z"/>
        </w:rPr>
      </w:pPr>
      <w:ins w:id="9328" w:author="Наталия Коршунова" w:date="2025-06-05T09:42:00Z">
        <w:r w:rsidRPr="007036CE">
          <w:tab/>
        </w:r>
        <w:r w:rsidRPr="007036CE">
          <w:tab/>
        </w:r>
        <w:r w:rsidRPr="007036CE">
          <w:tab/>
        </w:r>
        <w:r w:rsidRPr="007036CE">
          <w:tab/>
          <w:t>"DetailsRecipientOrganization_AmountVal": 10000.00,</w:t>
        </w:r>
      </w:ins>
    </w:p>
    <w:p w14:paraId="54F98CA8" w14:textId="77777777" w:rsidR="007F5FFC" w:rsidRPr="007036CE" w:rsidRDefault="007F5FFC" w:rsidP="007F5FFC">
      <w:pPr>
        <w:pStyle w:val="GOSTScript"/>
        <w:rPr>
          <w:ins w:id="9329" w:author="Наталия Коршунова" w:date="2025-06-05T09:42:00Z"/>
        </w:rPr>
      </w:pPr>
      <w:ins w:id="9330" w:author="Наталия Коршунова" w:date="2025-06-05T09:42:00Z">
        <w:r w:rsidRPr="007036CE">
          <w:tab/>
        </w:r>
        <w:r w:rsidRPr="007036CE">
          <w:tab/>
        </w:r>
        <w:r w:rsidRPr="007036CE">
          <w:tab/>
        </w:r>
        <w:r w:rsidRPr="007036CE">
          <w:tab/>
          <w:t>"DetailsRecipientOrganization_AmountRub": 10000.00,</w:t>
        </w:r>
      </w:ins>
    </w:p>
    <w:p w14:paraId="0495FA2D" w14:textId="2DFC0E7C" w:rsidR="007F5FFC" w:rsidRPr="007036CE" w:rsidRDefault="007F5FFC" w:rsidP="007F5FFC">
      <w:pPr>
        <w:pStyle w:val="GOSTScript"/>
        <w:rPr>
          <w:ins w:id="9331" w:author="Наталия Коршунова" w:date="2025-06-05T09:42:00Z"/>
        </w:rPr>
      </w:pPr>
      <w:ins w:id="9332" w:author="Наталия Коршунова" w:date="2025-06-05T09:42:00Z">
        <w:r w:rsidRPr="007036CE">
          <w:tab/>
        </w:r>
        <w:r w:rsidRPr="007036CE">
          <w:tab/>
        </w:r>
        <w:r w:rsidRPr="007036CE">
          <w:tab/>
        </w:r>
        <w:r w:rsidRPr="007036CE">
          <w:tab/>
          <w:t xml:space="preserve">"SIGN_EXECUTED": </w:t>
        </w:r>
      </w:ins>
      <w:ins w:id="9333" w:author="Сатлер Марина Викторовна" w:date="2025-10-06T09:56:00Z">
        <w:r w:rsidR="00234C57" w:rsidRPr="007036CE">
          <w:t>"</w:t>
        </w:r>
      </w:ins>
      <w:ins w:id="9334" w:author="Наталия Коршунова" w:date="2025-06-05T09:42:00Z">
        <w:r w:rsidRPr="007036CE">
          <w:t>Y</w:t>
        </w:r>
      </w:ins>
      <w:ins w:id="9335" w:author="Сатлер Марина Викторовна" w:date="2025-10-06T09:56:00Z">
        <w:r w:rsidR="00234C57" w:rsidRPr="007036CE">
          <w:t>"</w:t>
        </w:r>
      </w:ins>
    </w:p>
    <w:p w14:paraId="08AB4E78" w14:textId="77777777" w:rsidR="007F5FFC" w:rsidRPr="007036CE" w:rsidRDefault="007F5FFC" w:rsidP="007F5FFC">
      <w:pPr>
        <w:pStyle w:val="GOSTScript"/>
        <w:rPr>
          <w:ins w:id="9336" w:author="Наталия Коршунова" w:date="2025-06-05T09:42:00Z"/>
        </w:rPr>
      </w:pPr>
      <w:ins w:id="9337" w:author="Наталия Коршунова" w:date="2025-06-05T09:42:00Z">
        <w:r w:rsidRPr="007036CE">
          <w:tab/>
        </w:r>
        <w:r w:rsidRPr="007036CE">
          <w:tab/>
        </w:r>
        <w:r w:rsidRPr="007036CE">
          <w:tab/>
          <w:t>}</w:t>
        </w:r>
      </w:ins>
    </w:p>
    <w:p w14:paraId="2EEDF4F6" w14:textId="77777777" w:rsidR="007F5FFC" w:rsidRPr="007036CE" w:rsidRDefault="007F5FFC" w:rsidP="007F5FFC">
      <w:pPr>
        <w:pStyle w:val="GOSTScript"/>
        <w:rPr>
          <w:ins w:id="9338" w:author="Наталия Коршунова" w:date="2025-06-05T09:42:00Z"/>
          <w:lang w:val="ru-RU"/>
        </w:rPr>
      </w:pPr>
      <w:ins w:id="9339" w:author="Наталия Коршунова" w:date="2025-06-05T09:42:00Z">
        <w:r w:rsidRPr="007036CE">
          <w:tab/>
        </w:r>
        <w:r w:rsidRPr="007036CE">
          <w:tab/>
        </w:r>
        <w:r w:rsidRPr="007036CE">
          <w:rPr>
            <w:lang w:val="ru-RU"/>
          </w:rPr>
          <w:t>],</w:t>
        </w:r>
      </w:ins>
    </w:p>
    <w:p w14:paraId="79DB5103" w14:textId="77777777" w:rsidR="007F5FFC" w:rsidRPr="007036CE" w:rsidRDefault="007F5FFC" w:rsidP="007F5FFC">
      <w:pPr>
        <w:pStyle w:val="GOSTScript"/>
        <w:rPr>
          <w:ins w:id="9340" w:author="Наталия Коршунова" w:date="2025-06-05T09:42:00Z"/>
          <w:lang w:val="ru-RU"/>
        </w:rPr>
      </w:pPr>
      <w:ins w:id="9341" w:author="Наталия Коршунова" w:date="2025-06-05T09:42:00Z">
        <w:r w:rsidRPr="007036CE">
          <w:rPr>
            <w:lang w:val="ru-RU"/>
          </w:rPr>
          <w:tab/>
          <w:t>}</w:t>
        </w:r>
      </w:ins>
    </w:p>
    <w:p w14:paraId="6DBFE383" w14:textId="77777777" w:rsidR="00E065A3" w:rsidRPr="007036CE" w:rsidRDefault="007F5FFC" w:rsidP="007F5FFC">
      <w:pPr>
        <w:pStyle w:val="GOSTScript"/>
        <w:rPr>
          <w:ins w:id="9342" w:author="Наталия Коршунова" w:date="2025-06-05T09:19:00Z"/>
          <w:lang w:val="ru-RU"/>
        </w:rPr>
      </w:pPr>
      <w:ins w:id="9343" w:author="Наталия Коршунова" w:date="2025-06-05T09:42:00Z">
        <w:r w:rsidRPr="007036CE">
          <w:rPr>
            <w:lang w:val="ru-RU"/>
          </w:rPr>
          <w:t>}</w:t>
        </w:r>
      </w:ins>
    </w:p>
    <w:p w14:paraId="0FAB6633" w14:textId="63F144E7" w:rsidR="00464C88" w:rsidRDefault="00464C88" w:rsidP="00464C88">
      <w:pPr>
        <w:pStyle w:val="41"/>
        <w:rPr>
          <w:ins w:id="9344" w:author="Тимофеева Ирина" w:date="2026-01-15T15:14:00Z"/>
        </w:rPr>
      </w:pPr>
      <w:bookmarkStart w:id="9345" w:name="_Toc222927963"/>
      <w:bookmarkStart w:id="9346" w:name="_Ref185932293"/>
      <w:bookmarkStart w:id="9347" w:name="_Toc195714994"/>
      <w:bookmarkStart w:id="9348" w:name="_Toc200115422"/>
      <w:ins w:id="9349" w:author="Тимофеева Ирина" w:date="2026-01-15T15:15:00Z">
        <w:r>
          <w:lastRenderedPageBreak/>
          <w:t>«Распоряжение о совершении казначейского платежа (уточнение)»</w:t>
        </w:r>
      </w:ins>
      <w:ins w:id="9350" w:author="Кирилл Воробьёв" w:date="2026-01-27T18:20:00Z">
        <w:r w:rsidR="0035094B" w:rsidRPr="0035094B">
          <w:t xml:space="preserve"> </w:t>
        </w:r>
        <w:r w:rsidR="0035094B">
          <w:rPr>
            <w:lang w:val="en-US"/>
          </w:rPr>
          <w:t>MSC</w:t>
        </w:r>
        <w:r w:rsidR="0035094B" w:rsidRPr="0035094B">
          <w:t>_</w:t>
        </w:r>
        <w:r w:rsidR="0035094B">
          <w:rPr>
            <w:lang w:val="en-US"/>
          </w:rPr>
          <w:t>RSKP</w:t>
        </w:r>
        <w:r w:rsidR="0035094B" w:rsidRPr="0035094B">
          <w:t>_</w:t>
        </w:r>
        <w:r w:rsidR="0035094B">
          <w:rPr>
            <w:lang w:val="en-US"/>
          </w:rPr>
          <w:t>Utoch</w:t>
        </w:r>
      </w:ins>
      <w:bookmarkEnd w:id="9345"/>
    </w:p>
    <w:p w14:paraId="355D148A" w14:textId="5B83B07C" w:rsidR="00464C88" w:rsidRPr="007036CE" w:rsidRDefault="00464C88" w:rsidP="00464C88">
      <w:pPr>
        <w:pStyle w:val="51"/>
        <w:rPr>
          <w:ins w:id="9351" w:author="Тимофеева Ирина" w:date="2026-01-15T15:14:00Z"/>
        </w:rPr>
      </w:pPr>
      <w:bookmarkStart w:id="9352" w:name="_Toc222927964"/>
      <w:ins w:id="9353" w:author="Тимофеева Ирина" w:date="2026-01-15T15:14:00Z">
        <w:r w:rsidRPr="007036CE">
          <w:t>Перечень параметров тела запроса (Document) по документу «</w:t>
        </w:r>
      </w:ins>
      <w:ins w:id="9354" w:author="Тимофеева Ирина" w:date="2026-01-15T15:16:00Z">
        <w:r>
          <w:t>Распоряжение о совершении каз</w:t>
        </w:r>
      </w:ins>
      <w:ins w:id="9355" w:author="Тимофеева Ирина" w:date="2026-01-15T15:19:00Z">
        <w:r>
          <w:t>н</w:t>
        </w:r>
      </w:ins>
      <w:ins w:id="9356" w:author="Тимофеева Ирина" w:date="2026-01-15T15:16:00Z">
        <w:r>
          <w:t>ачейского платежа (уточнение)</w:t>
        </w:r>
      </w:ins>
      <w:ins w:id="9357" w:author="Тимофеева Ирина" w:date="2026-01-15T15:14:00Z">
        <w:r w:rsidRPr="007036CE">
          <w:t>»</w:t>
        </w:r>
      </w:ins>
      <w:ins w:id="9358" w:author="Кирилл Воробьёв" w:date="2026-01-27T18:21:00Z">
        <w:r w:rsidR="0035094B" w:rsidRPr="0035094B">
          <w:t xml:space="preserve"> </w:t>
        </w:r>
        <w:r w:rsidR="0035094B">
          <w:rPr>
            <w:lang w:val="en-US"/>
          </w:rPr>
          <w:t>MSC</w:t>
        </w:r>
        <w:r w:rsidR="0035094B" w:rsidRPr="0035094B">
          <w:t>_</w:t>
        </w:r>
        <w:r w:rsidR="0035094B">
          <w:rPr>
            <w:lang w:val="en-US"/>
          </w:rPr>
          <w:t>RSKP</w:t>
        </w:r>
        <w:r w:rsidR="0035094B" w:rsidRPr="0035094B">
          <w:t>_</w:t>
        </w:r>
        <w:r w:rsidR="0035094B">
          <w:rPr>
            <w:lang w:val="en-US"/>
          </w:rPr>
          <w:t>Utoch</w:t>
        </w:r>
      </w:ins>
      <w:bookmarkEnd w:id="9352"/>
    </w:p>
    <w:p w14:paraId="4EE9C022" w14:textId="1827058F" w:rsidR="00464C88" w:rsidRPr="007036CE" w:rsidRDefault="00464C88" w:rsidP="00464C88">
      <w:pPr>
        <w:pStyle w:val="GOSTNameTable"/>
      </w:pPr>
      <w:r w:rsidRPr="007036CE">
        <w:rPr>
          <w:noProof/>
        </w:rPr>
        <w:fldChar w:fldCharType="begin"/>
      </w:r>
      <w:r w:rsidRPr="007036CE">
        <w:rPr>
          <w:noProof/>
        </w:rPr>
        <w:instrText xml:space="preserve"> SEQ Таблица \* ARABIC </w:instrText>
      </w:r>
      <w:r w:rsidRPr="007036CE">
        <w:rPr>
          <w:noProof/>
        </w:rPr>
        <w:fldChar w:fldCharType="separate"/>
      </w:r>
      <w:bookmarkStart w:id="9359" w:name="_Toc222928019"/>
      <w:r w:rsidR="00BD74E1">
        <w:rPr>
          <w:noProof/>
        </w:rPr>
        <w:t>46</w:t>
      </w:r>
      <w:r w:rsidRPr="007036CE">
        <w:rPr>
          <w:noProof/>
        </w:rPr>
        <w:fldChar w:fldCharType="end"/>
      </w:r>
      <w:ins w:id="9360" w:author="Тимофеева Ирина" w:date="2026-01-15T15:14:00Z">
        <w:r w:rsidRPr="007036CE">
          <w:t xml:space="preserve"> </w:t>
        </w:r>
      </w:ins>
      <w:r w:rsidR="00CC2920" w:rsidRPr="007036CE">
        <w:t>–</w:t>
      </w:r>
      <w:ins w:id="9361" w:author="Тимофеева Ирина" w:date="2026-01-15T15:14:00Z">
        <w:r w:rsidRPr="007036CE">
          <w:t xml:space="preserve"> Параметры тела (Document) запроса на подбор / сторнирование / переформирование записей учета по документу «</w:t>
        </w:r>
      </w:ins>
      <w:ins w:id="9362" w:author="Тимофеева Ирина" w:date="2026-01-15T15:18:00Z">
        <w:r>
          <w:t>Распоряжение о совершении каз</w:t>
        </w:r>
      </w:ins>
      <w:ins w:id="9363" w:author="Тимофеева Ирина" w:date="2026-01-15T15:19:00Z">
        <w:r>
          <w:t>начейского платежа (уточнение)»</w:t>
        </w:r>
      </w:ins>
      <w:ins w:id="9364" w:author="Кирилл Воробьёв" w:date="2026-01-27T18:21:00Z">
        <w:r w:rsidR="0035094B" w:rsidRPr="0035094B">
          <w:t xml:space="preserve"> </w:t>
        </w:r>
        <w:r w:rsidR="0035094B">
          <w:rPr>
            <w:lang w:val="en-US"/>
          </w:rPr>
          <w:t>MSC</w:t>
        </w:r>
        <w:r w:rsidR="0035094B" w:rsidRPr="0035094B">
          <w:t>_</w:t>
        </w:r>
        <w:r w:rsidR="0035094B">
          <w:rPr>
            <w:lang w:val="en-US"/>
          </w:rPr>
          <w:t>RSKP</w:t>
        </w:r>
        <w:r w:rsidR="0035094B" w:rsidRPr="0035094B">
          <w:t>_</w:t>
        </w:r>
        <w:r w:rsidR="0035094B">
          <w:rPr>
            <w:lang w:val="en-US"/>
          </w:rPr>
          <w:t>Utoch</w:t>
        </w:r>
      </w:ins>
      <w:bookmarkEnd w:id="9359"/>
    </w:p>
    <w:tbl>
      <w:tblPr>
        <w:tblStyle w:val="GOSTTable"/>
        <w:tblW w:w="5000" w:type="pct"/>
        <w:tblLayout w:type="fixed"/>
        <w:tblLook w:val="07E0" w:firstRow="1" w:lastRow="1" w:firstColumn="1" w:lastColumn="1" w:noHBand="1" w:noVBand="1"/>
      </w:tblPr>
      <w:tblGrid>
        <w:gridCol w:w="3467"/>
        <w:gridCol w:w="2364"/>
        <w:gridCol w:w="1576"/>
        <w:gridCol w:w="889"/>
        <w:gridCol w:w="993"/>
        <w:gridCol w:w="6471"/>
      </w:tblGrid>
      <w:tr w:rsidR="002610D3" w:rsidRPr="007036CE" w14:paraId="273C976B" w14:textId="77777777" w:rsidTr="0084483E">
        <w:trPr>
          <w:cnfStyle w:val="100000000000" w:firstRow="1" w:lastRow="0" w:firstColumn="0" w:lastColumn="0" w:oddVBand="0" w:evenVBand="0" w:oddHBand="0" w:evenHBand="0" w:firstRowFirstColumn="0" w:firstRowLastColumn="0" w:lastRowFirstColumn="0" w:lastRowLastColumn="0"/>
          <w:trHeight w:val="1002"/>
        </w:trPr>
        <w:tc>
          <w:tcPr>
            <w:tcW w:w="1100" w:type="pct"/>
            <w:hideMark/>
          </w:tcPr>
          <w:p w14:paraId="14FEB5F5" w14:textId="77777777" w:rsidR="002610D3" w:rsidRPr="007036CE" w:rsidRDefault="002610D3" w:rsidP="0084483E">
            <w:pPr>
              <w:pStyle w:val="GOSTTableHead"/>
            </w:pPr>
            <w:r w:rsidRPr="007036CE">
              <w:t>Наименование параметра</w:t>
            </w:r>
          </w:p>
        </w:tc>
        <w:tc>
          <w:tcPr>
            <w:tcW w:w="750" w:type="pct"/>
            <w:hideMark/>
          </w:tcPr>
          <w:p w14:paraId="0A9747E2" w14:textId="77777777" w:rsidR="002610D3" w:rsidRPr="007036CE" w:rsidRDefault="002610D3" w:rsidP="0084483E">
            <w:pPr>
              <w:pStyle w:val="GOSTTableHead"/>
            </w:pPr>
            <w:r w:rsidRPr="007036CE">
              <w:t>Название тэга</w:t>
            </w:r>
          </w:p>
        </w:tc>
        <w:tc>
          <w:tcPr>
            <w:tcW w:w="500" w:type="pct"/>
            <w:hideMark/>
          </w:tcPr>
          <w:p w14:paraId="68AD4E57" w14:textId="77777777" w:rsidR="002610D3" w:rsidRPr="007036CE" w:rsidRDefault="002610D3" w:rsidP="0084483E">
            <w:pPr>
              <w:pStyle w:val="GOSTTableHead"/>
            </w:pPr>
            <w:r w:rsidRPr="007036CE">
              <w:t>Тип данных</w:t>
            </w:r>
          </w:p>
        </w:tc>
        <w:tc>
          <w:tcPr>
            <w:tcW w:w="282" w:type="pct"/>
          </w:tcPr>
          <w:p w14:paraId="5BA34402" w14:textId="77777777" w:rsidR="002610D3" w:rsidRPr="007036CE" w:rsidRDefault="002610D3" w:rsidP="0084483E">
            <w:pPr>
              <w:pStyle w:val="GOSTTableHead"/>
            </w:pPr>
            <w:r w:rsidRPr="007036CE">
              <w:t>Обязательность</w:t>
            </w:r>
          </w:p>
        </w:tc>
        <w:tc>
          <w:tcPr>
            <w:tcW w:w="315" w:type="pct"/>
            <w:hideMark/>
          </w:tcPr>
          <w:p w14:paraId="2174E9DA" w14:textId="77777777" w:rsidR="002610D3" w:rsidRPr="007036CE" w:rsidRDefault="002610D3" w:rsidP="0084483E">
            <w:pPr>
              <w:pStyle w:val="GOSTTableHead"/>
            </w:pPr>
            <w:r w:rsidRPr="007036CE">
              <w:t>Размерность</w:t>
            </w:r>
          </w:p>
        </w:tc>
        <w:tc>
          <w:tcPr>
            <w:tcW w:w="2053" w:type="pct"/>
          </w:tcPr>
          <w:p w14:paraId="1D3C23F8" w14:textId="77777777" w:rsidR="002610D3" w:rsidRPr="007036CE" w:rsidRDefault="002610D3" w:rsidP="0084483E">
            <w:pPr>
              <w:pStyle w:val="GOSTTableHead"/>
            </w:pPr>
            <w:r w:rsidRPr="007036CE">
              <w:t>Описание</w:t>
            </w:r>
          </w:p>
        </w:tc>
      </w:tr>
      <w:tr w:rsidR="00C36E3F" w:rsidRPr="007036CE" w14:paraId="19ADB6F2" w14:textId="77777777" w:rsidTr="0084483E">
        <w:tc>
          <w:tcPr>
            <w:tcW w:w="1100" w:type="pct"/>
          </w:tcPr>
          <w:p w14:paraId="5A89B1CC" w14:textId="77777777" w:rsidR="00C36E3F" w:rsidRPr="007036CE" w:rsidRDefault="00C36E3F" w:rsidP="00C36E3F">
            <w:pPr>
              <w:pStyle w:val="GOSTTablenorm"/>
            </w:pPr>
            <w:r w:rsidRPr="007036CE">
              <w:rPr>
                <w:szCs w:val="22"/>
              </w:rPr>
              <w:t>Номер документа</w:t>
            </w:r>
          </w:p>
        </w:tc>
        <w:tc>
          <w:tcPr>
            <w:tcW w:w="750" w:type="pct"/>
          </w:tcPr>
          <w:p w14:paraId="6F76B559" w14:textId="09552535" w:rsidR="00C36E3F" w:rsidRPr="007036CE" w:rsidRDefault="00C36E3F" w:rsidP="00C36E3F">
            <w:pPr>
              <w:pStyle w:val="GOSTTablenorm"/>
            </w:pPr>
            <w:r w:rsidRPr="008255A0">
              <w:t>INF_DocNumber</w:t>
            </w:r>
          </w:p>
        </w:tc>
        <w:tc>
          <w:tcPr>
            <w:tcW w:w="500" w:type="pct"/>
          </w:tcPr>
          <w:p w14:paraId="38181A28" w14:textId="77777777" w:rsidR="00C36E3F" w:rsidRPr="007036CE" w:rsidRDefault="00C36E3F" w:rsidP="00C36E3F">
            <w:pPr>
              <w:pStyle w:val="GOSTTablenorm"/>
            </w:pPr>
            <w:r w:rsidRPr="007036CE">
              <w:t>Строка</w:t>
            </w:r>
          </w:p>
        </w:tc>
        <w:tc>
          <w:tcPr>
            <w:tcW w:w="282" w:type="pct"/>
          </w:tcPr>
          <w:p w14:paraId="0FB05011" w14:textId="77777777" w:rsidR="00C36E3F" w:rsidRPr="007036CE" w:rsidRDefault="00C36E3F" w:rsidP="00C36E3F">
            <w:pPr>
              <w:pStyle w:val="GOSTTablenorm"/>
            </w:pPr>
            <w:r w:rsidRPr="007036CE">
              <w:t>Да</w:t>
            </w:r>
          </w:p>
        </w:tc>
        <w:tc>
          <w:tcPr>
            <w:tcW w:w="315" w:type="pct"/>
          </w:tcPr>
          <w:p w14:paraId="79FC665A" w14:textId="77777777" w:rsidR="00C36E3F" w:rsidRPr="007036CE" w:rsidRDefault="00C36E3F" w:rsidP="00C36E3F">
            <w:pPr>
              <w:pStyle w:val="GOSTTablenorm"/>
            </w:pPr>
            <w:r w:rsidRPr="007036CE">
              <w:t>&lt;=15</w:t>
            </w:r>
          </w:p>
        </w:tc>
        <w:tc>
          <w:tcPr>
            <w:tcW w:w="2053" w:type="pct"/>
          </w:tcPr>
          <w:p w14:paraId="62EF8427" w14:textId="77777777" w:rsidR="00C36E3F" w:rsidRPr="007036CE" w:rsidRDefault="00C36E3F" w:rsidP="00C36E3F">
            <w:pPr>
              <w:pStyle w:val="GOSTTablenorm"/>
            </w:pPr>
            <w:r w:rsidRPr="007036CE">
              <w:rPr>
                <w:szCs w:val="22"/>
              </w:rPr>
              <w:t>Указывается номер документа</w:t>
            </w:r>
          </w:p>
        </w:tc>
      </w:tr>
      <w:tr w:rsidR="00C36E3F" w:rsidRPr="007036CE" w14:paraId="28D8B299" w14:textId="77777777" w:rsidTr="0084483E">
        <w:tc>
          <w:tcPr>
            <w:tcW w:w="1100" w:type="pct"/>
          </w:tcPr>
          <w:p w14:paraId="38500F2C" w14:textId="77777777" w:rsidR="00C36E3F" w:rsidRPr="007036CE" w:rsidRDefault="00C36E3F" w:rsidP="00C36E3F">
            <w:pPr>
              <w:pStyle w:val="GOSTTablenorm"/>
            </w:pPr>
            <w:r w:rsidRPr="007036CE">
              <w:rPr>
                <w:szCs w:val="22"/>
              </w:rPr>
              <w:t>Дата документа</w:t>
            </w:r>
          </w:p>
        </w:tc>
        <w:tc>
          <w:tcPr>
            <w:tcW w:w="750" w:type="pct"/>
          </w:tcPr>
          <w:p w14:paraId="7262D9BB" w14:textId="22812757" w:rsidR="00C36E3F" w:rsidRPr="007036CE" w:rsidRDefault="00C36E3F" w:rsidP="00C36E3F">
            <w:pPr>
              <w:pStyle w:val="GOSTTablenorm"/>
            </w:pPr>
            <w:r w:rsidRPr="008255A0">
              <w:t>INF_DocDate</w:t>
            </w:r>
          </w:p>
        </w:tc>
        <w:tc>
          <w:tcPr>
            <w:tcW w:w="500" w:type="pct"/>
          </w:tcPr>
          <w:p w14:paraId="5547D777" w14:textId="77777777" w:rsidR="00C36E3F" w:rsidRPr="007036CE" w:rsidRDefault="00C36E3F" w:rsidP="00C36E3F">
            <w:pPr>
              <w:pStyle w:val="GOSTTablenorm"/>
            </w:pPr>
            <w:r w:rsidRPr="007036CE">
              <w:t>Дата</w:t>
            </w:r>
          </w:p>
        </w:tc>
        <w:tc>
          <w:tcPr>
            <w:tcW w:w="282" w:type="pct"/>
          </w:tcPr>
          <w:p w14:paraId="4021C5E0" w14:textId="77777777" w:rsidR="00C36E3F" w:rsidRPr="007036CE" w:rsidRDefault="00C36E3F" w:rsidP="00C36E3F">
            <w:pPr>
              <w:pStyle w:val="GOSTTablenorm"/>
            </w:pPr>
            <w:r w:rsidRPr="007036CE">
              <w:t>Да</w:t>
            </w:r>
          </w:p>
        </w:tc>
        <w:tc>
          <w:tcPr>
            <w:tcW w:w="315" w:type="pct"/>
          </w:tcPr>
          <w:p w14:paraId="6AB0ED73" w14:textId="77777777" w:rsidR="00C36E3F" w:rsidRPr="007036CE" w:rsidRDefault="00C36E3F" w:rsidP="00C36E3F">
            <w:pPr>
              <w:pStyle w:val="GOSTTablenorm"/>
            </w:pPr>
            <w:r w:rsidRPr="007036CE">
              <w:t>-</w:t>
            </w:r>
          </w:p>
        </w:tc>
        <w:tc>
          <w:tcPr>
            <w:tcW w:w="2053" w:type="pct"/>
          </w:tcPr>
          <w:p w14:paraId="20925522" w14:textId="77777777" w:rsidR="00C36E3F" w:rsidRPr="007036CE" w:rsidRDefault="00C36E3F" w:rsidP="00C36E3F">
            <w:pPr>
              <w:pStyle w:val="GOSTTablenorm"/>
            </w:pPr>
            <w:r w:rsidRPr="007036CE">
              <w:rPr>
                <w:szCs w:val="22"/>
              </w:rPr>
              <w:t>Указывается дата документа в формате YYYY-MM-DD</w:t>
            </w:r>
          </w:p>
        </w:tc>
      </w:tr>
      <w:tr w:rsidR="00C36E3F" w:rsidRPr="007036CE" w14:paraId="05C77444" w14:textId="77777777" w:rsidTr="0084483E">
        <w:tc>
          <w:tcPr>
            <w:tcW w:w="1100" w:type="pct"/>
          </w:tcPr>
          <w:p w14:paraId="1C4868BB" w14:textId="77777777" w:rsidR="00C36E3F" w:rsidRPr="007036CE" w:rsidRDefault="00C36E3F" w:rsidP="00C36E3F">
            <w:pPr>
              <w:pStyle w:val="GOSTTablenorm"/>
              <w:rPr>
                <w:szCs w:val="22"/>
              </w:rPr>
            </w:pPr>
            <w:r w:rsidRPr="007036CE">
              <w:rPr>
                <w:szCs w:val="22"/>
              </w:rPr>
              <w:t>Вид документа</w:t>
            </w:r>
          </w:p>
        </w:tc>
        <w:tc>
          <w:tcPr>
            <w:tcW w:w="750" w:type="pct"/>
          </w:tcPr>
          <w:p w14:paraId="20E69CE9" w14:textId="7CA2ED55" w:rsidR="00C36E3F" w:rsidRPr="007036CE" w:rsidRDefault="001C3329" w:rsidP="00C36E3F">
            <w:pPr>
              <w:pStyle w:val="GOSTTablenorm"/>
            </w:pPr>
            <w:r w:rsidRPr="001C3329">
              <w:t>SI_TF_DOCTYPE</w:t>
            </w:r>
          </w:p>
        </w:tc>
        <w:tc>
          <w:tcPr>
            <w:tcW w:w="500" w:type="pct"/>
          </w:tcPr>
          <w:p w14:paraId="4A1E5B5A" w14:textId="77777777" w:rsidR="00C36E3F" w:rsidRPr="007036CE" w:rsidRDefault="00C36E3F" w:rsidP="00C36E3F">
            <w:pPr>
              <w:pStyle w:val="GOSTTablenorm"/>
            </w:pPr>
            <w:r w:rsidRPr="007036CE">
              <w:t>Строка</w:t>
            </w:r>
          </w:p>
        </w:tc>
        <w:tc>
          <w:tcPr>
            <w:tcW w:w="282" w:type="pct"/>
          </w:tcPr>
          <w:p w14:paraId="09A37B31" w14:textId="77777777" w:rsidR="00C36E3F" w:rsidRPr="007036CE" w:rsidRDefault="00C36E3F" w:rsidP="00C36E3F">
            <w:pPr>
              <w:pStyle w:val="GOSTTablenorm"/>
            </w:pPr>
            <w:r w:rsidRPr="007036CE">
              <w:t>Да</w:t>
            </w:r>
          </w:p>
        </w:tc>
        <w:tc>
          <w:tcPr>
            <w:tcW w:w="315" w:type="pct"/>
          </w:tcPr>
          <w:p w14:paraId="5FB9C511" w14:textId="77777777" w:rsidR="00C36E3F" w:rsidRPr="007036CE" w:rsidRDefault="00C36E3F" w:rsidP="00C36E3F">
            <w:pPr>
              <w:pStyle w:val="GOSTTablenorm"/>
            </w:pPr>
            <w:r w:rsidRPr="007036CE">
              <w:t>=3</w:t>
            </w:r>
          </w:p>
        </w:tc>
        <w:tc>
          <w:tcPr>
            <w:tcW w:w="2053" w:type="pct"/>
          </w:tcPr>
          <w:p w14:paraId="74C9F4D7" w14:textId="77777777" w:rsidR="00C36E3F" w:rsidRPr="007036CE" w:rsidRDefault="00C36E3F" w:rsidP="00C36E3F">
            <w:pPr>
              <w:pStyle w:val="GOSTTablenorm"/>
              <w:rPr>
                <w:szCs w:val="22"/>
              </w:rPr>
            </w:pPr>
            <w:r w:rsidRPr="007036CE">
              <w:rPr>
                <w:szCs w:val="22"/>
              </w:rPr>
              <w:t>Указывается код вида документа.</w:t>
            </w:r>
          </w:p>
          <w:p w14:paraId="02C2C9E1" w14:textId="06D13817" w:rsidR="00C36E3F" w:rsidRPr="007036CE" w:rsidRDefault="00631E6F" w:rsidP="002B167C">
            <w:pPr>
              <w:pStyle w:val="GOSTTablenorm"/>
            </w:pPr>
            <w:r>
              <w:t>Заполняется значением «</w:t>
            </w:r>
            <w:r w:rsidR="002B167C">
              <w:rPr>
                <w:lang w:val="en-US"/>
              </w:rPr>
              <w:t>RSU</w:t>
            </w:r>
            <w:r>
              <w:t>»</w:t>
            </w:r>
          </w:p>
        </w:tc>
      </w:tr>
      <w:tr w:rsidR="00C36E3F" w:rsidRPr="007036CE" w14:paraId="25D7D7CA" w14:textId="77777777" w:rsidTr="0084483E">
        <w:tc>
          <w:tcPr>
            <w:tcW w:w="1100" w:type="pct"/>
          </w:tcPr>
          <w:p w14:paraId="4FC3F8AC" w14:textId="77777777" w:rsidR="00C36E3F" w:rsidRPr="007036CE" w:rsidRDefault="00C36E3F" w:rsidP="00C36E3F">
            <w:pPr>
              <w:pStyle w:val="GOSTTablenorm"/>
              <w:rPr>
                <w:szCs w:val="22"/>
              </w:rPr>
            </w:pPr>
            <w:r w:rsidRPr="007036CE">
              <w:rPr>
                <w:szCs w:val="22"/>
              </w:rPr>
              <w:t>Код валюты по ОКВ</w:t>
            </w:r>
          </w:p>
        </w:tc>
        <w:tc>
          <w:tcPr>
            <w:tcW w:w="750" w:type="pct"/>
          </w:tcPr>
          <w:p w14:paraId="2C27B026" w14:textId="5261E001" w:rsidR="00C36E3F" w:rsidRPr="007036CE" w:rsidRDefault="00C36E3F" w:rsidP="00C36E3F">
            <w:pPr>
              <w:pStyle w:val="GOSTTablenorm"/>
            </w:pPr>
            <w:r w:rsidRPr="00752D5D">
              <w:t>INF_OKV_CODE</w:t>
            </w:r>
          </w:p>
        </w:tc>
        <w:tc>
          <w:tcPr>
            <w:tcW w:w="500" w:type="pct"/>
          </w:tcPr>
          <w:p w14:paraId="099D6BEA" w14:textId="77777777" w:rsidR="00C36E3F" w:rsidRPr="007036CE" w:rsidRDefault="00C36E3F" w:rsidP="00C36E3F">
            <w:pPr>
              <w:pStyle w:val="GOSTTablenorm"/>
            </w:pPr>
            <w:r w:rsidRPr="007036CE">
              <w:t>Строка</w:t>
            </w:r>
          </w:p>
        </w:tc>
        <w:tc>
          <w:tcPr>
            <w:tcW w:w="282" w:type="pct"/>
          </w:tcPr>
          <w:p w14:paraId="774195C5" w14:textId="77777777" w:rsidR="00C36E3F" w:rsidRPr="007036CE" w:rsidRDefault="00C36E3F" w:rsidP="00C36E3F">
            <w:pPr>
              <w:pStyle w:val="GOSTTablenorm"/>
            </w:pPr>
            <w:r w:rsidRPr="007036CE">
              <w:t>Да</w:t>
            </w:r>
          </w:p>
        </w:tc>
        <w:tc>
          <w:tcPr>
            <w:tcW w:w="315" w:type="pct"/>
          </w:tcPr>
          <w:p w14:paraId="2A1B9563" w14:textId="77777777" w:rsidR="00C36E3F" w:rsidRPr="007036CE" w:rsidRDefault="00C36E3F" w:rsidP="00C36E3F">
            <w:pPr>
              <w:pStyle w:val="GOSTTablenorm"/>
            </w:pPr>
            <w:r w:rsidRPr="007036CE">
              <w:t>=3</w:t>
            </w:r>
          </w:p>
        </w:tc>
        <w:tc>
          <w:tcPr>
            <w:tcW w:w="2053" w:type="pct"/>
          </w:tcPr>
          <w:p w14:paraId="7F3EC350" w14:textId="77777777" w:rsidR="00C36E3F" w:rsidRPr="007036CE" w:rsidRDefault="00C36E3F" w:rsidP="00C36E3F">
            <w:pPr>
              <w:pStyle w:val="GOSTTablenorm"/>
              <w:rPr>
                <w:bCs/>
                <w:szCs w:val="22"/>
              </w:rPr>
            </w:pPr>
            <w:r w:rsidRPr="007036CE">
              <w:t>Указывается цифровой код валюты по Общероссийскому классификатору валют</w:t>
            </w:r>
          </w:p>
        </w:tc>
      </w:tr>
      <w:tr w:rsidR="00C36E3F" w:rsidRPr="007036CE" w14:paraId="56950D57" w14:textId="77777777" w:rsidTr="0084483E">
        <w:tc>
          <w:tcPr>
            <w:tcW w:w="1100" w:type="pct"/>
          </w:tcPr>
          <w:p w14:paraId="647E2072" w14:textId="77777777" w:rsidR="00C36E3F" w:rsidRPr="007036CE" w:rsidRDefault="00C36E3F" w:rsidP="00C36E3F">
            <w:pPr>
              <w:pStyle w:val="GOSTTablenorm"/>
            </w:pPr>
            <w:r w:rsidRPr="007036CE">
              <w:rPr>
                <w:szCs w:val="22"/>
              </w:rPr>
              <w:t>Контур</w:t>
            </w:r>
          </w:p>
        </w:tc>
        <w:tc>
          <w:tcPr>
            <w:tcW w:w="750" w:type="pct"/>
          </w:tcPr>
          <w:p w14:paraId="55AF9ADE" w14:textId="7DFF086F" w:rsidR="00C36E3F" w:rsidRPr="007036CE" w:rsidRDefault="00DB6DFA" w:rsidP="00C36E3F">
            <w:pPr>
              <w:pStyle w:val="GOSTTablenorm"/>
            </w:pPr>
            <w:r w:rsidRPr="008255A0">
              <w:t>SystemInformation_Contour</w:t>
            </w:r>
          </w:p>
        </w:tc>
        <w:tc>
          <w:tcPr>
            <w:tcW w:w="500" w:type="pct"/>
          </w:tcPr>
          <w:p w14:paraId="4CD50E3D" w14:textId="77777777" w:rsidR="00C36E3F" w:rsidRPr="007036CE" w:rsidRDefault="00C36E3F" w:rsidP="00C36E3F">
            <w:pPr>
              <w:pStyle w:val="GOSTTablenorm"/>
            </w:pPr>
            <w:r w:rsidRPr="007036CE">
              <w:t>Строка</w:t>
            </w:r>
          </w:p>
        </w:tc>
        <w:tc>
          <w:tcPr>
            <w:tcW w:w="282" w:type="pct"/>
          </w:tcPr>
          <w:p w14:paraId="249020F7" w14:textId="77777777" w:rsidR="00C36E3F" w:rsidRPr="007036CE" w:rsidRDefault="00C36E3F" w:rsidP="00C36E3F">
            <w:pPr>
              <w:pStyle w:val="GOSTTablenorm"/>
            </w:pPr>
            <w:r w:rsidRPr="007036CE">
              <w:t>Да</w:t>
            </w:r>
          </w:p>
        </w:tc>
        <w:tc>
          <w:tcPr>
            <w:tcW w:w="315" w:type="pct"/>
          </w:tcPr>
          <w:p w14:paraId="484D5F4C" w14:textId="77777777" w:rsidR="00C36E3F" w:rsidRPr="007036CE" w:rsidRDefault="00C36E3F" w:rsidP="00C36E3F">
            <w:pPr>
              <w:pStyle w:val="GOSTTablenorm"/>
            </w:pPr>
            <w:r w:rsidRPr="007036CE">
              <w:t>=1</w:t>
            </w:r>
          </w:p>
        </w:tc>
        <w:tc>
          <w:tcPr>
            <w:tcW w:w="2053" w:type="pct"/>
          </w:tcPr>
          <w:p w14:paraId="5B4DCFF5" w14:textId="77777777" w:rsidR="00C36E3F" w:rsidRPr="007036CE" w:rsidRDefault="00C36E3F" w:rsidP="00C36E3F">
            <w:pPr>
              <w:pStyle w:val="GOSTTablenorm"/>
              <w:rPr>
                <w:szCs w:val="22"/>
              </w:rPr>
            </w:pPr>
            <w:r w:rsidRPr="007036CE">
              <w:rPr>
                <w:szCs w:val="22"/>
              </w:rPr>
              <w:t>Указывается код контура, в котором проводится операция.</w:t>
            </w:r>
          </w:p>
          <w:p w14:paraId="532FD2AE" w14:textId="77777777" w:rsidR="00C36E3F" w:rsidRPr="007036CE" w:rsidRDefault="00C36E3F" w:rsidP="00C36E3F">
            <w:pPr>
              <w:pStyle w:val="GOSTTablenorm"/>
              <w:rPr>
                <w:szCs w:val="22"/>
              </w:rPr>
            </w:pPr>
            <w:r w:rsidRPr="007036CE">
              <w:rPr>
                <w:szCs w:val="22"/>
              </w:rPr>
              <w:t>Возможные значения:</w:t>
            </w:r>
          </w:p>
          <w:p w14:paraId="6CB22D88" w14:textId="77777777" w:rsidR="00C36E3F" w:rsidRPr="007036CE" w:rsidRDefault="00C36E3F" w:rsidP="00C36E3F">
            <w:pPr>
              <w:pStyle w:val="GOSTTableListMark1"/>
            </w:pPr>
            <w:r w:rsidRPr="007036CE">
              <w:t>«</w:t>
            </w:r>
            <w:r w:rsidRPr="007036CE">
              <w:rPr>
                <w:lang w:val="en-US"/>
              </w:rPr>
              <w:t>O</w:t>
            </w:r>
            <w:r w:rsidRPr="007036CE">
              <w:t xml:space="preserve">» </w:t>
            </w:r>
            <w:r w:rsidRPr="007036CE">
              <w:rPr>
                <w:lang w:val="en-US"/>
              </w:rPr>
              <w:t xml:space="preserve">– </w:t>
            </w:r>
            <w:r w:rsidRPr="007036CE">
              <w:t>открытый;</w:t>
            </w:r>
          </w:p>
          <w:p w14:paraId="0A89AFD3" w14:textId="77777777" w:rsidR="00C36E3F" w:rsidRPr="007036CE" w:rsidRDefault="00C36E3F" w:rsidP="00C36E3F">
            <w:pPr>
              <w:pStyle w:val="GOSTTableListMark1"/>
            </w:pPr>
            <w:r w:rsidRPr="007036CE">
              <w:t>«</w:t>
            </w:r>
            <w:r w:rsidRPr="007036CE">
              <w:rPr>
                <w:lang w:val="en-US"/>
              </w:rPr>
              <w:t>S</w:t>
            </w:r>
            <w:r w:rsidRPr="007036CE">
              <w:t>»</w:t>
            </w:r>
            <w:r w:rsidRPr="007036CE">
              <w:rPr>
                <w:lang w:val="en-US"/>
              </w:rPr>
              <w:t xml:space="preserve"> – </w:t>
            </w:r>
            <w:r w:rsidRPr="007036CE">
              <w:t>защищенный;</w:t>
            </w:r>
          </w:p>
          <w:p w14:paraId="5F2AD70A" w14:textId="77777777" w:rsidR="00C36E3F" w:rsidRPr="007036CE" w:rsidRDefault="00C36E3F" w:rsidP="00C36E3F">
            <w:pPr>
              <w:pStyle w:val="GOSTTableListMark1"/>
            </w:pPr>
            <w:r w:rsidRPr="007036CE">
              <w:t>«1» – открытый;</w:t>
            </w:r>
          </w:p>
          <w:p w14:paraId="09888CFA" w14:textId="067DB4B1" w:rsidR="00C36E3F" w:rsidRPr="007036CE" w:rsidRDefault="00C36E3F" w:rsidP="00C36E3F">
            <w:pPr>
              <w:pStyle w:val="GOSTTableListMark1"/>
            </w:pPr>
            <w:r w:rsidRPr="007036CE">
              <w:t xml:space="preserve">«2» </w:t>
            </w:r>
            <w:r w:rsidR="00BE14C0" w:rsidRPr="007036CE">
              <w:t>–</w:t>
            </w:r>
            <w:r w:rsidRPr="007036CE">
              <w:t xml:space="preserve"> защищенный</w:t>
            </w:r>
          </w:p>
        </w:tc>
      </w:tr>
      <w:tr w:rsidR="00C36E3F" w:rsidRPr="007036CE" w14:paraId="1D59EEDE" w14:textId="77777777" w:rsidTr="0084483E">
        <w:tc>
          <w:tcPr>
            <w:tcW w:w="1100" w:type="pct"/>
          </w:tcPr>
          <w:p w14:paraId="2F2D9720" w14:textId="77777777" w:rsidR="00C36E3F" w:rsidRPr="007036CE" w:rsidRDefault="00C36E3F" w:rsidP="00C36E3F">
            <w:pPr>
              <w:pStyle w:val="GOSTTablenorm"/>
            </w:pPr>
            <w:r w:rsidRPr="007036CE">
              <w:rPr>
                <w:szCs w:val="22"/>
              </w:rPr>
              <w:t>Уровень конфиденциальности</w:t>
            </w:r>
          </w:p>
        </w:tc>
        <w:tc>
          <w:tcPr>
            <w:tcW w:w="750" w:type="pct"/>
          </w:tcPr>
          <w:p w14:paraId="030B7C46" w14:textId="09013EC4" w:rsidR="00467B93" w:rsidRPr="007036CE" w:rsidRDefault="00DB6DFA" w:rsidP="00467B93">
            <w:pPr>
              <w:pStyle w:val="GOSTTablenorm"/>
            </w:pPr>
            <w:r w:rsidRPr="00A82AF1">
              <w:t>StmInfrmtn_AccessLevelStereotype</w:t>
            </w:r>
          </w:p>
        </w:tc>
        <w:tc>
          <w:tcPr>
            <w:tcW w:w="500" w:type="pct"/>
          </w:tcPr>
          <w:p w14:paraId="6AAB2E24" w14:textId="77777777" w:rsidR="00C36E3F" w:rsidRPr="007036CE" w:rsidRDefault="00C36E3F" w:rsidP="00C36E3F">
            <w:pPr>
              <w:pStyle w:val="GOSTTablenorm"/>
            </w:pPr>
            <w:r w:rsidRPr="007036CE">
              <w:t>Число</w:t>
            </w:r>
          </w:p>
        </w:tc>
        <w:tc>
          <w:tcPr>
            <w:tcW w:w="282" w:type="pct"/>
          </w:tcPr>
          <w:p w14:paraId="44161B6F" w14:textId="77777777" w:rsidR="00C36E3F" w:rsidRPr="007036CE" w:rsidRDefault="00C36E3F" w:rsidP="00C36E3F">
            <w:pPr>
              <w:pStyle w:val="GOSTTablenorm"/>
            </w:pPr>
            <w:r w:rsidRPr="007036CE">
              <w:t>Да</w:t>
            </w:r>
          </w:p>
        </w:tc>
        <w:tc>
          <w:tcPr>
            <w:tcW w:w="315" w:type="pct"/>
          </w:tcPr>
          <w:p w14:paraId="1F274193" w14:textId="77777777" w:rsidR="00C36E3F" w:rsidRPr="007036CE" w:rsidRDefault="00C36E3F" w:rsidP="00C36E3F">
            <w:pPr>
              <w:pStyle w:val="GOSTTablenorm"/>
            </w:pPr>
            <w:r w:rsidRPr="007036CE">
              <w:t>=1</w:t>
            </w:r>
          </w:p>
        </w:tc>
        <w:tc>
          <w:tcPr>
            <w:tcW w:w="2053" w:type="pct"/>
          </w:tcPr>
          <w:p w14:paraId="400B6C7C" w14:textId="77777777" w:rsidR="00C36E3F" w:rsidRPr="007036CE" w:rsidRDefault="00C36E3F" w:rsidP="00C36E3F">
            <w:pPr>
              <w:pStyle w:val="GOSTTablenorm"/>
              <w:rPr>
                <w:szCs w:val="22"/>
              </w:rPr>
            </w:pPr>
            <w:r w:rsidRPr="007036CE">
              <w:rPr>
                <w:szCs w:val="22"/>
              </w:rPr>
              <w:t>Указывается уровень конфиденциальности документа.</w:t>
            </w:r>
          </w:p>
          <w:p w14:paraId="114DA0D9" w14:textId="77777777" w:rsidR="00C36E3F" w:rsidRPr="007036CE" w:rsidRDefault="00C36E3F" w:rsidP="00C36E3F">
            <w:pPr>
              <w:pStyle w:val="GOSTTablenorm"/>
              <w:rPr>
                <w:szCs w:val="22"/>
              </w:rPr>
            </w:pPr>
            <w:r w:rsidRPr="007036CE">
              <w:rPr>
                <w:szCs w:val="22"/>
              </w:rPr>
              <w:t>Возможные значения:</w:t>
            </w:r>
          </w:p>
          <w:p w14:paraId="6A206977" w14:textId="0008EF5A" w:rsidR="00C36E3F" w:rsidRPr="007036CE" w:rsidRDefault="00C36E3F" w:rsidP="00C36E3F">
            <w:pPr>
              <w:pStyle w:val="GOSTTableListMark1"/>
            </w:pPr>
            <w:r w:rsidRPr="007036CE">
              <w:t xml:space="preserve">«0» </w:t>
            </w:r>
            <w:r w:rsidR="00BE14C0" w:rsidRPr="007036CE">
              <w:t>–</w:t>
            </w:r>
            <w:r w:rsidRPr="007036CE">
              <w:t xml:space="preserve"> Несекретно;</w:t>
            </w:r>
          </w:p>
          <w:p w14:paraId="787AE2C1" w14:textId="496986EC" w:rsidR="00C36E3F" w:rsidRPr="007036CE" w:rsidRDefault="00C36E3F" w:rsidP="00C36E3F">
            <w:pPr>
              <w:pStyle w:val="GOSTTableListMark1"/>
            </w:pPr>
            <w:r w:rsidRPr="007036CE">
              <w:t xml:space="preserve">«1» </w:t>
            </w:r>
            <w:r w:rsidR="00BE14C0" w:rsidRPr="007036CE">
              <w:t>–</w:t>
            </w:r>
            <w:r w:rsidRPr="007036CE">
              <w:t xml:space="preserve"> Для служебного пользования</w:t>
            </w:r>
          </w:p>
        </w:tc>
      </w:tr>
      <w:tr w:rsidR="00C36E3F" w:rsidRPr="007036CE" w14:paraId="5BC4C46D" w14:textId="77777777" w:rsidTr="0084483E">
        <w:tc>
          <w:tcPr>
            <w:tcW w:w="1100" w:type="pct"/>
          </w:tcPr>
          <w:p w14:paraId="1E2D6BBB" w14:textId="77777777" w:rsidR="00C36E3F" w:rsidRPr="007036CE" w:rsidRDefault="00C36E3F" w:rsidP="00C36E3F">
            <w:pPr>
              <w:pStyle w:val="GOSTTablenorm"/>
            </w:pPr>
            <w:r w:rsidRPr="007036CE">
              <w:rPr>
                <w:szCs w:val="22"/>
              </w:rPr>
              <w:t>Код бюджета</w:t>
            </w:r>
          </w:p>
        </w:tc>
        <w:tc>
          <w:tcPr>
            <w:tcW w:w="750" w:type="pct"/>
          </w:tcPr>
          <w:p w14:paraId="4F8A976F" w14:textId="1BBEB68D" w:rsidR="00C36E3F" w:rsidRPr="009B0C71" w:rsidRDefault="00DB6DFA" w:rsidP="00481218">
            <w:pPr>
              <w:pStyle w:val="GOSTTablenorm"/>
              <w:rPr>
                <w:lang w:val="en-US"/>
              </w:rPr>
            </w:pPr>
            <w:r w:rsidRPr="009B0C71">
              <w:rPr>
                <w:lang w:val="en-US"/>
              </w:rPr>
              <w:t>InfPay</w:t>
            </w:r>
            <w:r w:rsidRPr="009B0C71">
              <w:rPr>
                <w:lang w:val="en-US"/>
              </w:rPr>
              <w:lastRenderedPageBreak/>
              <w:t>er_SI_PAY_BT_Code</w:t>
            </w:r>
          </w:p>
        </w:tc>
        <w:tc>
          <w:tcPr>
            <w:tcW w:w="500" w:type="pct"/>
          </w:tcPr>
          <w:p w14:paraId="12E06780" w14:textId="77777777" w:rsidR="00C36E3F" w:rsidRPr="007036CE" w:rsidRDefault="00C36E3F" w:rsidP="00C36E3F">
            <w:pPr>
              <w:pStyle w:val="GOSTTablenorm"/>
            </w:pPr>
            <w:r w:rsidRPr="007036CE">
              <w:lastRenderedPageBreak/>
              <w:t>Строка</w:t>
            </w:r>
          </w:p>
        </w:tc>
        <w:tc>
          <w:tcPr>
            <w:tcW w:w="282" w:type="pct"/>
          </w:tcPr>
          <w:p w14:paraId="45EF5BBD" w14:textId="77777777" w:rsidR="00C36E3F" w:rsidRPr="007036CE" w:rsidRDefault="00C36E3F" w:rsidP="00C36E3F">
            <w:pPr>
              <w:pStyle w:val="GOSTTablenorm"/>
            </w:pPr>
            <w:r w:rsidRPr="007036CE">
              <w:t>Да</w:t>
            </w:r>
          </w:p>
        </w:tc>
        <w:tc>
          <w:tcPr>
            <w:tcW w:w="315" w:type="pct"/>
          </w:tcPr>
          <w:p w14:paraId="0A9F2B05" w14:textId="77777777" w:rsidR="00C36E3F" w:rsidRPr="007036CE" w:rsidRDefault="00C36E3F" w:rsidP="00C36E3F">
            <w:pPr>
              <w:pStyle w:val="GOSTTablenorm"/>
            </w:pPr>
            <w:r w:rsidRPr="007036CE">
              <w:t>=8</w:t>
            </w:r>
          </w:p>
        </w:tc>
        <w:tc>
          <w:tcPr>
            <w:tcW w:w="2053" w:type="pct"/>
          </w:tcPr>
          <w:p w14:paraId="17420BA0" w14:textId="77777777" w:rsidR="00C36E3F" w:rsidRPr="007036CE" w:rsidRDefault="00C36E3F" w:rsidP="00C36E3F">
            <w:pPr>
              <w:pStyle w:val="GOSTTablenorm"/>
            </w:pPr>
            <w:r w:rsidRPr="007036CE">
              <w:rPr>
                <w:szCs w:val="22"/>
              </w:rPr>
              <w:t>Указывается код бюджета в соответствии со справочником «Бюд</w:t>
            </w:r>
            <w:r w:rsidRPr="007036CE">
              <w:rPr>
                <w:szCs w:val="22"/>
              </w:rPr>
              <w:lastRenderedPageBreak/>
              <w:t>жеты»</w:t>
            </w:r>
          </w:p>
        </w:tc>
      </w:tr>
      <w:tr w:rsidR="00C36E3F" w:rsidRPr="007036CE" w14:paraId="46CEA996" w14:textId="77777777" w:rsidTr="0084483E">
        <w:tc>
          <w:tcPr>
            <w:tcW w:w="1100" w:type="pct"/>
          </w:tcPr>
          <w:p w14:paraId="26B0787E" w14:textId="77777777" w:rsidR="00C36E3F" w:rsidRPr="007036CE" w:rsidRDefault="00C36E3F" w:rsidP="00C36E3F">
            <w:pPr>
              <w:pStyle w:val="GOSTTablenorm"/>
            </w:pPr>
            <w:r w:rsidRPr="007036CE">
              <w:rPr>
                <w:szCs w:val="22"/>
              </w:rPr>
              <w:lastRenderedPageBreak/>
              <w:t>Номер банковского счета (казначейского счета) уточненный</w:t>
            </w:r>
          </w:p>
        </w:tc>
        <w:tc>
          <w:tcPr>
            <w:tcW w:w="750" w:type="pct"/>
          </w:tcPr>
          <w:p w14:paraId="5B0B4D04" w14:textId="083C3B73" w:rsidR="00C36E3F" w:rsidRPr="007036CE" w:rsidRDefault="00DB6DFA" w:rsidP="00C36E3F">
            <w:pPr>
              <w:pStyle w:val="GOSTTablenorm"/>
            </w:pPr>
            <w:r w:rsidRPr="00752D5D">
              <w:t>InfPayer_Customer_AccNum</w:t>
            </w:r>
          </w:p>
        </w:tc>
        <w:tc>
          <w:tcPr>
            <w:tcW w:w="500" w:type="pct"/>
          </w:tcPr>
          <w:p w14:paraId="5B968B16" w14:textId="77777777" w:rsidR="00C36E3F" w:rsidRPr="007036CE" w:rsidRDefault="00C36E3F" w:rsidP="00C36E3F">
            <w:pPr>
              <w:pStyle w:val="GOSTTablenorm"/>
            </w:pPr>
            <w:r w:rsidRPr="007036CE">
              <w:t>Строка</w:t>
            </w:r>
          </w:p>
        </w:tc>
        <w:tc>
          <w:tcPr>
            <w:tcW w:w="282" w:type="pct"/>
          </w:tcPr>
          <w:p w14:paraId="3962B5C4" w14:textId="77777777" w:rsidR="00C36E3F" w:rsidRPr="007036CE" w:rsidRDefault="00C36E3F" w:rsidP="00C36E3F">
            <w:pPr>
              <w:pStyle w:val="GOSTTablenorm"/>
            </w:pPr>
            <w:r w:rsidRPr="007036CE">
              <w:t>Нет</w:t>
            </w:r>
          </w:p>
        </w:tc>
        <w:tc>
          <w:tcPr>
            <w:tcW w:w="315" w:type="pct"/>
          </w:tcPr>
          <w:p w14:paraId="1AE3F3D3" w14:textId="77777777" w:rsidR="00C36E3F" w:rsidRPr="007036CE" w:rsidRDefault="00C36E3F" w:rsidP="00C36E3F">
            <w:pPr>
              <w:pStyle w:val="GOSTTablenorm"/>
            </w:pPr>
            <w:r w:rsidRPr="007036CE">
              <w:t>=20</w:t>
            </w:r>
          </w:p>
        </w:tc>
        <w:tc>
          <w:tcPr>
            <w:tcW w:w="2053" w:type="pct"/>
          </w:tcPr>
          <w:p w14:paraId="360DB467" w14:textId="77777777" w:rsidR="00C36E3F" w:rsidRPr="007036CE" w:rsidRDefault="00C36E3F" w:rsidP="00C36E3F">
            <w:pPr>
              <w:pStyle w:val="GOSTTablenorm"/>
            </w:pPr>
            <w:r w:rsidRPr="007036CE">
              <w:rPr>
                <w:bCs/>
                <w:szCs w:val="22"/>
              </w:rPr>
              <w:t>Указывается номер банковского счета (казначейского счета) уточненный. Заполняется в случае уточнения средств с КС 3420 «Средства единого казначейского счета до выяснения принадлежности»</w:t>
            </w:r>
          </w:p>
        </w:tc>
      </w:tr>
      <w:tr w:rsidR="00C36E3F" w:rsidRPr="007036CE" w14:paraId="70309287" w14:textId="77777777" w:rsidTr="0084483E">
        <w:tc>
          <w:tcPr>
            <w:tcW w:w="1100" w:type="pct"/>
          </w:tcPr>
          <w:p w14:paraId="014CB4FD" w14:textId="77777777" w:rsidR="00C36E3F" w:rsidRPr="007036CE" w:rsidRDefault="00C36E3F" w:rsidP="00C36E3F">
            <w:pPr>
              <w:pStyle w:val="GOSTTablenorm"/>
            </w:pPr>
            <w:r w:rsidRPr="007036CE">
              <w:t>Признак учета ДО на ЛС</w:t>
            </w:r>
          </w:p>
        </w:tc>
        <w:tc>
          <w:tcPr>
            <w:tcW w:w="750" w:type="pct"/>
          </w:tcPr>
          <w:p w14:paraId="76C80B0C" w14:textId="7A3AB32E" w:rsidR="00C36E3F" w:rsidRPr="007036CE" w:rsidRDefault="00467B93" w:rsidP="00C36E3F">
            <w:pPr>
              <w:pStyle w:val="GOSTTablenorm"/>
            </w:pPr>
            <w:r w:rsidRPr="00467B93">
              <w:t>SystemInformation_SIGN_DO_SND</w:t>
            </w:r>
          </w:p>
        </w:tc>
        <w:tc>
          <w:tcPr>
            <w:tcW w:w="500" w:type="pct"/>
          </w:tcPr>
          <w:p w14:paraId="735CD3F4" w14:textId="77777777" w:rsidR="00C36E3F" w:rsidRPr="007036CE" w:rsidRDefault="00C36E3F" w:rsidP="00C36E3F">
            <w:pPr>
              <w:pStyle w:val="GOSTTablenorm"/>
            </w:pPr>
            <w:r w:rsidRPr="007036CE">
              <w:t>Логический</w:t>
            </w:r>
          </w:p>
        </w:tc>
        <w:tc>
          <w:tcPr>
            <w:tcW w:w="282" w:type="pct"/>
          </w:tcPr>
          <w:p w14:paraId="4B3C221D" w14:textId="77777777" w:rsidR="00C36E3F" w:rsidRPr="007036CE" w:rsidRDefault="00C36E3F" w:rsidP="00C36E3F">
            <w:pPr>
              <w:pStyle w:val="GOSTTablenorm"/>
            </w:pPr>
            <w:r w:rsidRPr="007036CE">
              <w:t>Да</w:t>
            </w:r>
          </w:p>
        </w:tc>
        <w:tc>
          <w:tcPr>
            <w:tcW w:w="315" w:type="pct"/>
          </w:tcPr>
          <w:p w14:paraId="5CF590B8" w14:textId="77777777" w:rsidR="00C36E3F" w:rsidRPr="007036CE" w:rsidRDefault="00C36E3F" w:rsidP="00C36E3F">
            <w:pPr>
              <w:pStyle w:val="GOSTTablenorm"/>
            </w:pPr>
            <w:r w:rsidRPr="007036CE">
              <w:t>-</w:t>
            </w:r>
          </w:p>
        </w:tc>
        <w:tc>
          <w:tcPr>
            <w:tcW w:w="2053" w:type="pct"/>
          </w:tcPr>
          <w:p w14:paraId="53BDC90C" w14:textId="77777777" w:rsidR="00C36E3F" w:rsidRPr="007036CE" w:rsidRDefault="00C36E3F" w:rsidP="00C36E3F">
            <w:pPr>
              <w:pStyle w:val="GOSTTablenorm"/>
            </w:pPr>
            <w:r w:rsidRPr="007036CE">
              <w:t>Указывается признак учета ДО на ЛС уточняемом и/или уточненном.</w:t>
            </w:r>
          </w:p>
          <w:p w14:paraId="32D6A1E9" w14:textId="77777777" w:rsidR="00C36E3F" w:rsidRPr="007036CE" w:rsidRDefault="00C36E3F" w:rsidP="00C36E3F">
            <w:pPr>
              <w:pStyle w:val="GOSTTablenorm"/>
            </w:pPr>
            <w:r w:rsidRPr="007036CE">
              <w:t>Может принимать значения:</w:t>
            </w:r>
          </w:p>
          <w:p w14:paraId="6F0E253C" w14:textId="296B0C25" w:rsidR="00C36E3F" w:rsidRPr="007036CE" w:rsidRDefault="00C36E3F" w:rsidP="00C36E3F">
            <w:pPr>
              <w:pStyle w:val="GOSTTableListMark1"/>
            </w:pPr>
            <w:r w:rsidRPr="007036CE">
              <w:t>«</w:t>
            </w:r>
            <w:r w:rsidRPr="007036CE">
              <w:rPr>
                <w:lang w:val="en-US"/>
              </w:rPr>
              <w:t>true</w:t>
            </w:r>
            <w:r w:rsidRPr="007036CE">
              <w:t xml:space="preserve">» </w:t>
            </w:r>
            <w:r w:rsidR="00BE14C0" w:rsidRPr="007036CE">
              <w:t>–</w:t>
            </w:r>
            <w:r w:rsidRPr="007036CE">
              <w:t xml:space="preserve"> Да;</w:t>
            </w:r>
          </w:p>
          <w:p w14:paraId="0CB7547A" w14:textId="2B034BF8" w:rsidR="00C36E3F" w:rsidRPr="007036CE" w:rsidRDefault="00C36E3F" w:rsidP="00C36E3F">
            <w:pPr>
              <w:pStyle w:val="GOSTTableListMark1"/>
            </w:pPr>
            <w:r w:rsidRPr="007036CE">
              <w:t>«</w:t>
            </w:r>
            <w:r w:rsidRPr="007036CE">
              <w:rPr>
                <w:lang w:val="en-US"/>
              </w:rPr>
              <w:t>false</w:t>
            </w:r>
            <w:r w:rsidRPr="007036CE">
              <w:t xml:space="preserve">» </w:t>
            </w:r>
            <w:r w:rsidR="00BE14C0" w:rsidRPr="007036CE">
              <w:t>–</w:t>
            </w:r>
            <w:r w:rsidRPr="007036CE">
              <w:t xml:space="preserve"> Нет</w:t>
            </w:r>
          </w:p>
        </w:tc>
      </w:tr>
      <w:tr w:rsidR="00C36E3F" w:rsidRPr="007036CE" w14:paraId="671B450B" w14:textId="77777777" w:rsidTr="0084483E">
        <w:tc>
          <w:tcPr>
            <w:tcW w:w="1100" w:type="pct"/>
          </w:tcPr>
          <w:p w14:paraId="12722674" w14:textId="77777777" w:rsidR="00C36E3F" w:rsidRPr="007036CE" w:rsidRDefault="00C36E3F" w:rsidP="00C36E3F">
            <w:pPr>
              <w:pStyle w:val="GOSTTablenorm"/>
              <w:rPr>
                <w:szCs w:val="22"/>
              </w:rPr>
            </w:pPr>
            <w:r w:rsidRPr="007036CE">
              <w:t>Признак учета ПОФР на ЛС</w:t>
            </w:r>
          </w:p>
        </w:tc>
        <w:tc>
          <w:tcPr>
            <w:tcW w:w="750" w:type="pct"/>
          </w:tcPr>
          <w:p w14:paraId="4039E8B6" w14:textId="4CE0BF97" w:rsidR="00C36E3F" w:rsidRPr="007036CE" w:rsidRDefault="00467B93" w:rsidP="00C36E3F">
            <w:pPr>
              <w:pStyle w:val="GOSTTablenorm"/>
            </w:pPr>
            <w:r w:rsidRPr="00467B93">
              <w:t>SystemInformation_SIGN_POFR_Snd</w:t>
            </w:r>
          </w:p>
        </w:tc>
        <w:tc>
          <w:tcPr>
            <w:tcW w:w="500" w:type="pct"/>
          </w:tcPr>
          <w:p w14:paraId="08A16D48" w14:textId="77777777" w:rsidR="00C36E3F" w:rsidRPr="007036CE" w:rsidRDefault="00C36E3F" w:rsidP="00C36E3F">
            <w:pPr>
              <w:pStyle w:val="GOSTTablenorm"/>
            </w:pPr>
            <w:r w:rsidRPr="007036CE">
              <w:t>Логический</w:t>
            </w:r>
          </w:p>
        </w:tc>
        <w:tc>
          <w:tcPr>
            <w:tcW w:w="282" w:type="pct"/>
          </w:tcPr>
          <w:p w14:paraId="33EA0A7F" w14:textId="77777777" w:rsidR="00C36E3F" w:rsidRPr="007036CE" w:rsidRDefault="00C36E3F" w:rsidP="00C36E3F">
            <w:pPr>
              <w:pStyle w:val="GOSTTablenorm"/>
            </w:pPr>
            <w:r w:rsidRPr="007036CE">
              <w:t>Да</w:t>
            </w:r>
          </w:p>
        </w:tc>
        <w:tc>
          <w:tcPr>
            <w:tcW w:w="315" w:type="pct"/>
          </w:tcPr>
          <w:p w14:paraId="34A16B7A" w14:textId="77777777" w:rsidR="00C36E3F" w:rsidRPr="007036CE" w:rsidRDefault="00C36E3F" w:rsidP="00C36E3F">
            <w:pPr>
              <w:pStyle w:val="GOSTTablenorm"/>
            </w:pPr>
            <w:r w:rsidRPr="007036CE">
              <w:t>-</w:t>
            </w:r>
          </w:p>
        </w:tc>
        <w:tc>
          <w:tcPr>
            <w:tcW w:w="2053" w:type="pct"/>
          </w:tcPr>
          <w:p w14:paraId="2FA4E9C8" w14:textId="77777777" w:rsidR="00C36E3F" w:rsidRPr="007036CE" w:rsidRDefault="00C36E3F" w:rsidP="00C36E3F">
            <w:pPr>
              <w:pStyle w:val="GOSTTablenorm"/>
            </w:pPr>
            <w:r w:rsidRPr="007036CE">
              <w:t>Указывается признак учета ПОФР на ЛС уточняемом и/или уточненном.</w:t>
            </w:r>
          </w:p>
          <w:p w14:paraId="64A97BEA" w14:textId="77777777" w:rsidR="00C36E3F" w:rsidRPr="007036CE" w:rsidRDefault="00C36E3F" w:rsidP="00C36E3F">
            <w:pPr>
              <w:pStyle w:val="GOSTTablenorm"/>
            </w:pPr>
            <w:r w:rsidRPr="007036CE">
              <w:t>Может принимать значения:</w:t>
            </w:r>
          </w:p>
          <w:p w14:paraId="5503AD2D" w14:textId="111BE400" w:rsidR="00C36E3F" w:rsidRPr="007036CE" w:rsidRDefault="00C36E3F" w:rsidP="00C36E3F">
            <w:pPr>
              <w:pStyle w:val="GOSTTableListMark1"/>
            </w:pPr>
            <w:r w:rsidRPr="007036CE">
              <w:t>«</w:t>
            </w:r>
            <w:r w:rsidRPr="007036CE">
              <w:rPr>
                <w:lang w:val="en-US"/>
              </w:rPr>
              <w:t>true</w:t>
            </w:r>
            <w:r w:rsidRPr="007036CE">
              <w:t xml:space="preserve">» </w:t>
            </w:r>
            <w:r w:rsidR="00BE14C0" w:rsidRPr="007036CE">
              <w:t>–</w:t>
            </w:r>
            <w:r w:rsidRPr="007036CE">
              <w:t xml:space="preserve"> Да;</w:t>
            </w:r>
          </w:p>
          <w:p w14:paraId="09178A24" w14:textId="74CA1681" w:rsidR="00C36E3F" w:rsidRPr="007036CE" w:rsidRDefault="00C36E3F" w:rsidP="00C36E3F">
            <w:pPr>
              <w:pStyle w:val="GOSTTableListMark1"/>
              <w:rPr>
                <w:bCs/>
                <w:szCs w:val="22"/>
              </w:rPr>
            </w:pPr>
            <w:r w:rsidRPr="007036CE">
              <w:t>«</w:t>
            </w:r>
            <w:r w:rsidRPr="007036CE">
              <w:rPr>
                <w:lang w:val="en-US"/>
              </w:rPr>
              <w:t>false</w:t>
            </w:r>
            <w:r w:rsidRPr="007036CE">
              <w:t xml:space="preserve">» </w:t>
            </w:r>
            <w:r w:rsidR="00BE14C0" w:rsidRPr="007036CE">
              <w:t>–</w:t>
            </w:r>
            <w:r w:rsidRPr="007036CE">
              <w:t xml:space="preserve"> Нет</w:t>
            </w:r>
          </w:p>
        </w:tc>
      </w:tr>
      <w:tr w:rsidR="00C36E3F" w:rsidRPr="007036CE" w14:paraId="1FBE136D" w14:textId="77777777" w:rsidTr="0084483E">
        <w:tc>
          <w:tcPr>
            <w:tcW w:w="1100" w:type="pct"/>
          </w:tcPr>
          <w:p w14:paraId="1C349928" w14:textId="77777777" w:rsidR="00C36E3F" w:rsidRPr="007036CE" w:rsidRDefault="00C36E3F" w:rsidP="00C36E3F">
            <w:pPr>
              <w:pStyle w:val="GOSTTablenorm"/>
            </w:pPr>
            <w:r w:rsidRPr="007036CE">
              <w:t>Период действия ПОФР</w:t>
            </w:r>
          </w:p>
        </w:tc>
        <w:tc>
          <w:tcPr>
            <w:tcW w:w="750" w:type="pct"/>
          </w:tcPr>
          <w:p w14:paraId="28E44510" w14:textId="65B9CA9C" w:rsidR="00C36E3F" w:rsidRPr="007036CE" w:rsidRDefault="00467B93" w:rsidP="00C36E3F">
            <w:pPr>
              <w:pStyle w:val="GOSTTablenorm"/>
            </w:pPr>
            <w:r w:rsidRPr="00467B93">
              <w:t>SystemInformation_POFRValidity</w:t>
            </w:r>
          </w:p>
        </w:tc>
        <w:tc>
          <w:tcPr>
            <w:tcW w:w="500" w:type="pct"/>
          </w:tcPr>
          <w:p w14:paraId="583A2CC2" w14:textId="77777777" w:rsidR="00C36E3F" w:rsidRPr="007036CE" w:rsidRDefault="00C36E3F" w:rsidP="00C36E3F">
            <w:pPr>
              <w:pStyle w:val="GOSTTablenorm"/>
            </w:pPr>
            <w:r w:rsidRPr="007036CE">
              <w:t>Строка</w:t>
            </w:r>
          </w:p>
        </w:tc>
        <w:tc>
          <w:tcPr>
            <w:tcW w:w="282" w:type="pct"/>
          </w:tcPr>
          <w:p w14:paraId="4AD40649" w14:textId="77777777" w:rsidR="00C36E3F" w:rsidRPr="007036CE" w:rsidRDefault="00C36E3F" w:rsidP="00C36E3F">
            <w:pPr>
              <w:pStyle w:val="GOSTTablenorm"/>
            </w:pPr>
            <w:r w:rsidRPr="007036CE">
              <w:t>Нет</w:t>
            </w:r>
          </w:p>
        </w:tc>
        <w:tc>
          <w:tcPr>
            <w:tcW w:w="315" w:type="pct"/>
          </w:tcPr>
          <w:p w14:paraId="4302095E" w14:textId="77777777" w:rsidR="00C36E3F" w:rsidRPr="007036CE" w:rsidRDefault="00C36E3F" w:rsidP="00C36E3F">
            <w:pPr>
              <w:pStyle w:val="GOSTTablenorm"/>
            </w:pPr>
            <w:r w:rsidRPr="007036CE">
              <w:t>&lt;=3</w:t>
            </w:r>
          </w:p>
        </w:tc>
        <w:tc>
          <w:tcPr>
            <w:tcW w:w="2053" w:type="pct"/>
          </w:tcPr>
          <w:p w14:paraId="402E35BD" w14:textId="77777777" w:rsidR="00C36E3F" w:rsidRPr="007036CE" w:rsidRDefault="00C36E3F" w:rsidP="00C36E3F">
            <w:pPr>
              <w:pStyle w:val="GOSTTablenorm"/>
            </w:pPr>
            <w:r w:rsidRPr="007036CE">
              <w:t>Указывается период действия ПОФР на ЛС уточняемом и/или уточненном.</w:t>
            </w:r>
          </w:p>
          <w:p w14:paraId="47D05E4A" w14:textId="4D286EE5" w:rsidR="00C36E3F" w:rsidRPr="007036CE" w:rsidRDefault="00C36E3F" w:rsidP="00631E6F">
            <w:pPr>
              <w:pStyle w:val="GOSTTablenorm"/>
              <w:rPr>
                <w:bCs/>
                <w:szCs w:val="22"/>
              </w:rPr>
            </w:pPr>
            <w:r w:rsidRPr="007036CE">
              <w:t>Обязателен для заполнения, если параметр «Признак учета ПОФР на ЛС» (</w:t>
            </w:r>
            <w:r w:rsidR="00631E6F" w:rsidRPr="00467B93">
              <w:t>SystemInformation_SIGN_POFR_Snd</w:t>
            </w:r>
            <w:r w:rsidRPr="007036CE">
              <w:t>) заполнен значением «</w:t>
            </w:r>
            <w:r w:rsidRPr="007036CE">
              <w:rPr>
                <w:lang w:val="en-US"/>
              </w:rPr>
              <w:t>true</w:t>
            </w:r>
            <w:r w:rsidRPr="007036CE">
              <w:t>» (Да)</w:t>
            </w:r>
          </w:p>
        </w:tc>
      </w:tr>
      <w:tr w:rsidR="00C36E3F" w:rsidRPr="007036CE" w14:paraId="41A97B73" w14:textId="77777777" w:rsidTr="0084483E">
        <w:tc>
          <w:tcPr>
            <w:tcW w:w="1100" w:type="pct"/>
          </w:tcPr>
          <w:p w14:paraId="59FC0E91" w14:textId="77777777" w:rsidR="00C36E3F" w:rsidRPr="007036CE" w:rsidRDefault="00C36E3F" w:rsidP="00C36E3F">
            <w:pPr>
              <w:pStyle w:val="GOSTTablenorm"/>
              <w:rPr>
                <w:szCs w:val="22"/>
              </w:rPr>
            </w:pPr>
            <w:r w:rsidRPr="007036CE">
              <w:t xml:space="preserve">КБК для контроля остатка ПОФР </w:t>
            </w:r>
          </w:p>
        </w:tc>
        <w:tc>
          <w:tcPr>
            <w:tcW w:w="750" w:type="pct"/>
          </w:tcPr>
          <w:p w14:paraId="35C7C5F1" w14:textId="67873FE7" w:rsidR="00C36E3F" w:rsidRPr="007036CE" w:rsidRDefault="00467B93" w:rsidP="00C36E3F">
            <w:pPr>
              <w:pStyle w:val="GOSTTablenorm"/>
            </w:pPr>
            <w:r w:rsidRPr="00467B93">
              <w:t>SystemInformation_PofrBalanceKbk</w:t>
            </w:r>
          </w:p>
        </w:tc>
        <w:tc>
          <w:tcPr>
            <w:tcW w:w="500" w:type="pct"/>
          </w:tcPr>
          <w:p w14:paraId="4C016C4B" w14:textId="77777777" w:rsidR="00C36E3F" w:rsidRPr="007036CE" w:rsidRDefault="00C36E3F" w:rsidP="00C36E3F">
            <w:pPr>
              <w:pStyle w:val="GOSTTablenorm"/>
            </w:pPr>
            <w:r w:rsidRPr="007036CE">
              <w:t>Строка</w:t>
            </w:r>
          </w:p>
        </w:tc>
        <w:tc>
          <w:tcPr>
            <w:tcW w:w="282" w:type="pct"/>
          </w:tcPr>
          <w:p w14:paraId="6DA4467F" w14:textId="77777777" w:rsidR="00C36E3F" w:rsidRPr="007036CE" w:rsidRDefault="00C36E3F" w:rsidP="00C36E3F">
            <w:pPr>
              <w:pStyle w:val="GOSTTablenorm"/>
            </w:pPr>
            <w:r w:rsidRPr="007036CE">
              <w:t>Нет</w:t>
            </w:r>
          </w:p>
        </w:tc>
        <w:tc>
          <w:tcPr>
            <w:tcW w:w="315" w:type="pct"/>
          </w:tcPr>
          <w:p w14:paraId="52315A64" w14:textId="77777777" w:rsidR="00C36E3F" w:rsidRPr="007036CE" w:rsidRDefault="00C36E3F" w:rsidP="00C36E3F">
            <w:pPr>
              <w:pStyle w:val="GOSTTablenorm"/>
            </w:pPr>
            <w:r w:rsidRPr="007036CE">
              <w:t>=20</w:t>
            </w:r>
          </w:p>
        </w:tc>
        <w:tc>
          <w:tcPr>
            <w:tcW w:w="2053" w:type="pct"/>
          </w:tcPr>
          <w:p w14:paraId="4A6589AA" w14:textId="77777777" w:rsidR="00C36E3F" w:rsidRPr="007036CE" w:rsidRDefault="00C36E3F" w:rsidP="00C36E3F">
            <w:pPr>
              <w:pStyle w:val="GOSTTablenorm"/>
            </w:pPr>
            <w:r w:rsidRPr="007036CE">
              <w:t>Указывается КБК для контроля остатка ПОФР на ЛС уточняемом и/или уточненном.</w:t>
            </w:r>
          </w:p>
          <w:p w14:paraId="345F28B5" w14:textId="0E09CF66" w:rsidR="00C36E3F" w:rsidRPr="007036CE" w:rsidRDefault="00C36E3F" w:rsidP="008843E3">
            <w:pPr>
              <w:pStyle w:val="GOSTTablenorm"/>
              <w:rPr>
                <w:bCs/>
                <w:szCs w:val="22"/>
              </w:rPr>
            </w:pPr>
            <w:r w:rsidRPr="007036CE">
              <w:t>Обязателен для заполнения, если параметр «Признак учета ПОФР на ЛС» (</w:t>
            </w:r>
            <w:r w:rsidR="008843E3" w:rsidRPr="00467B93">
              <w:t>SystemInformation_SIGN_POFR_Snd</w:t>
            </w:r>
            <w:r w:rsidRPr="007036CE">
              <w:t>) заполнен значением «</w:t>
            </w:r>
            <w:r w:rsidRPr="007036CE">
              <w:rPr>
                <w:lang w:val="en-US"/>
              </w:rPr>
              <w:t>true</w:t>
            </w:r>
            <w:r w:rsidRPr="007036CE">
              <w:t>» (Да)</w:t>
            </w:r>
          </w:p>
        </w:tc>
      </w:tr>
      <w:tr w:rsidR="00C36E3F" w:rsidRPr="007036CE" w14:paraId="1316BD13" w14:textId="77777777" w:rsidTr="0084483E">
        <w:tc>
          <w:tcPr>
            <w:tcW w:w="1100" w:type="pct"/>
          </w:tcPr>
          <w:p w14:paraId="1DF1C07F" w14:textId="1C4B1C55" w:rsidR="00C36E3F" w:rsidRPr="007036CE" w:rsidRDefault="00C36E3F" w:rsidP="00C36E3F">
            <w:pPr>
              <w:pStyle w:val="GOSTTablenorm"/>
              <w:rPr>
                <w:b/>
              </w:rPr>
            </w:pPr>
            <w:r>
              <w:rPr>
                <w:b/>
              </w:rPr>
              <w:lastRenderedPageBreak/>
              <w:t>Уточняемые реквизиты</w:t>
            </w:r>
          </w:p>
        </w:tc>
        <w:tc>
          <w:tcPr>
            <w:tcW w:w="750" w:type="pct"/>
          </w:tcPr>
          <w:p w14:paraId="5E729A2F" w14:textId="0DAB1307" w:rsidR="00C36E3F" w:rsidRPr="007036CE" w:rsidRDefault="00DB6DFA" w:rsidP="00C36E3F">
            <w:pPr>
              <w:pStyle w:val="GOSTTablenorm"/>
              <w:rPr>
                <w:b/>
              </w:rPr>
            </w:pPr>
            <w:r w:rsidRPr="00752D5D">
              <w:rPr>
                <w:b/>
              </w:rPr>
              <w:t>DETAILS</w:t>
            </w:r>
          </w:p>
        </w:tc>
        <w:tc>
          <w:tcPr>
            <w:tcW w:w="500" w:type="pct"/>
          </w:tcPr>
          <w:p w14:paraId="6D91D2F1" w14:textId="77777777" w:rsidR="00C36E3F" w:rsidRPr="007036CE" w:rsidRDefault="00C36E3F" w:rsidP="00C36E3F">
            <w:pPr>
              <w:pStyle w:val="GOSTTablenorm"/>
            </w:pPr>
            <w:r w:rsidRPr="007036CE">
              <w:t>Массив</w:t>
            </w:r>
          </w:p>
        </w:tc>
        <w:tc>
          <w:tcPr>
            <w:tcW w:w="282" w:type="pct"/>
          </w:tcPr>
          <w:p w14:paraId="0E56478A" w14:textId="77777777" w:rsidR="00C36E3F" w:rsidRPr="007036CE" w:rsidRDefault="00C36E3F" w:rsidP="00C36E3F">
            <w:pPr>
              <w:pStyle w:val="GOSTTablenorm"/>
            </w:pPr>
            <w:r w:rsidRPr="007036CE">
              <w:t>Да</w:t>
            </w:r>
          </w:p>
        </w:tc>
        <w:tc>
          <w:tcPr>
            <w:tcW w:w="315" w:type="pct"/>
          </w:tcPr>
          <w:p w14:paraId="1F032079" w14:textId="77777777" w:rsidR="00C36E3F" w:rsidRPr="007036CE" w:rsidRDefault="00C36E3F" w:rsidP="00C36E3F">
            <w:pPr>
              <w:pStyle w:val="GOSTTablenorm"/>
            </w:pPr>
            <w:r w:rsidRPr="007036CE">
              <w:t>-</w:t>
            </w:r>
          </w:p>
        </w:tc>
        <w:tc>
          <w:tcPr>
            <w:tcW w:w="2053" w:type="pct"/>
          </w:tcPr>
          <w:p w14:paraId="5601834B" w14:textId="77777777" w:rsidR="00C36E3F" w:rsidRPr="007036CE" w:rsidRDefault="00C36E3F" w:rsidP="00C36E3F">
            <w:pPr>
              <w:pStyle w:val="GOSTTablenorm"/>
            </w:pPr>
            <w:r w:rsidRPr="007036CE">
              <w:t>-</w:t>
            </w:r>
          </w:p>
        </w:tc>
      </w:tr>
      <w:tr w:rsidR="00C36E3F" w:rsidRPr="007036CE" w14:paraId="1FC457D5" w14:textId="77777777" w:rsidTr="0084483E">
        <w:tc>
          <w:tcPr>
            <w:tcW w:w="1100" w:type="pct"/>
          </w:tcPr>
          <w:p w14:paraId="6A6039CC" w14:textId="77777777" w:rsidR="00C36E3F" w:rsidRPr="007036CE" w:rsidRDefault="00C36E3F" w:rsidP="00C36E3F">
            <w:pPr>
              <w:pStyle w:val="GOSTTablenorm"/>
            </w:pPr>
            <w:r w:rsidRPr="007036CE">
              <w:t>Идентификатор строки</w:t>
            </w:r>
          </w:p>
        </w:tc>
        <w:tc>
          <w:tcPr>
            <w:tcW w:w="750" w:type="pct"/>
          </w:tcPr>
          <w:p w14:paraId="08963449" w14:textId="62812472" w:rsidR="00C36E3F" w:rsidRPr="007036CE" w:rsidRDefault="00DB6DFA" w:rsidP="00C36E3F">
            <w:pPr>
              <w:pStyle w:val="GOSTTablenorm"/>
            </w:pPr>
            <w:r w:rsidRPr="00752D5D">
              <w:rPr>
                <w:b/>
                <w:bCs/>
              </w:rPr>
              <w:t>DETAILS:</w:t>
            </w:r>
            <w:r>
              <w:rPr>
                <w:bCs/>
                <w:lang w:val="en-US"/>
              </w:rPr>
              <w:t>id</w:t>
            </w:r>
          </w:p>
        </w:tc>
        <w:tc>
          <w:tcPr>
            <w:tcW w:w="500" w:type="pct"/>
          </w:tcPr>
          <w:p w14:paraId="05607A96" w14:textId="77777777" w:rsidR="00C36E3F" w:rsidRPr="007036CE" w:rsidRDefault="00C36E3F" w:rsidP="00C36E3F">
            <w:pPr>
              <w:pStyle w:val="GOSTTablenorm"/>
            </w:pPr>
            <w:r w:rsidRPr="007036CE">
              <w:t>Число</w:t>
            </w:r>
          </w:p>
        </w:tc>
        <w:tc>
          <w:tcPr>
            <w:tcW w:w="282" w:type="pct"/>
          </w:tcPr>
          <w:p w14:paraId="614B8A75" w14:textId="77777777" w:rsidR="00C36E3F" w:rsidRPr="007036CE" w:rsidRDefault="00C36E3F" w:rsidP="00C36E3F">
            <w:pPr>
              <w:pStyle w:val="GOSTTablenorm"/>
            </w:pPr>
            <w:r w:rsidRPr="007036CE">
              <w:t>Да</w:t>
            </w:r>
          </w:p>
        </w:tc>
        <w:tc>
          <w:tcPr>
            <w:tcW w:w="315" w:type="pct"/>
          </w:tcPr>
          <w:p w14:paraId="2A0B8CA9" w14:textId="77777777" w:rsidR="00C36E3F" w:rsidRPr="007036CE" w:rsidRDefault="00C36E3F" w:rsidP="00C36E3F">
            <w:pPr>
              <w:pStyle w:val="GOSTTablenorm"/>
            </w:pPr>
            <w:r w:rsidRPr="007036CE">
              <w:t>&lt;=20</w:t>
            </w:r>
          </w:p>
        </w:tc>
        <w:tc>
          <w:tcPr>
            <w:tcW w:w="2053" w:type="pct"/>
          </w:tcPr>
          <w:p w14:paraId="1820074A" w14:textId="77777777" w:rsidR="00C36E3F" w:rsidRPr="007036CE" w:rsidRDefault="00C36E3F" w:rsidP="00C36E3F">
            <w:pPr>
              <w:pStyle w:val="GOSTTablenorm"/>
            </w:pPr>
            <w:r w:rsidRPr="007036CE">
              <w:rPr>
                <w:szCs w:val="22"/>
              </w:rPr>
              <w:t>Указывается технический идентификатор строки</w:t>
            </w:r>
          </w:p>
        </w:tc>
      </w:tr>
      <w:tr w:rsidR="00C36E3F" w:rsidRPr="007036CE" w14:paraId="13FA9683" w14:textId="77777777" w:rsidTr="0084483E">
        <w:tc>
          <w:tcPr>
            <w:tcW w:w="1100" w:type="pct"/>
          </w:tcPr>
          <w:p w14:paraId="4A6A57D3" w14:textId="77777777" w:rsidR="00C36E3F" w:rsidRPr="007036CE" w:rsidRDefault="00C36E3F" w:rsidP="00C36E3F">
            <w:pPr>
              <w:pStyle w:val="GOSTTablenorm"/>
            </w:pPr>
            <w:r w:rsidRPr="007036CE">
              <w:rPr>
                <w:szCs w:val="22"/>
              </w:rPr>
              <w:t>Номер строки уточняемой</w:t>
            </w:r>
          </w:p>
        </w:tc>
        <w:tc>
          <w:tcPr>
            <w:tcW w:w="750" w:type="pct"/>
          </w:tcPr>
          <w:p w14:paraId="6CB8247F" w14:textId="78758408" w:rsidR="00C36E3F" w:rsidRPr="007036CE" w:rsidRDefault="00DB6DFA" w:rsidP="00C36E3F">
            <w:pPr>
              <w:pStyle w:val="GOSTTablenorm"/>
            </w:pPr>
            <w:r w:rsidRPr="00752D5D">
              <w:rPr>
                <w:b/>
                <w:bCs/>
              </w:rPr>
              <w:t>DETAILS:</w:t>
            </w:r>
            <w:r w:rsidRPr="00752D5D">
              <w:t>RecordNum</w:t>
            </w:r>
          </w:p>
        </w:tc>
        <w:tc>
          <w:tcPr>
            <w:tcW w:w="500" w:type="pct"/>
          </w:tcPr>
          <w:p w14:paraId="6F5D1D16" w14:textId="77777777" w:rsidR="00C36E3F" w:rsidRPr="007036CE" w:rsidRDefault="00C36E3F" w:rsidP="00C36E3F">
            <w:pPr>
              <w:pStyle w:val="GOSTTablenorm"/>
            </w:pPr>
            <w:r w:rsidRPr="007036CE">
              <w:t>Число</w:t>
            </w:r>
          </w:p>
        </w:tc>
        <w:tc>
          <w:tcPr>
            <w:tcW w:w="282" w:type="pct"/>
          </w:tcPr>
          <w:p w14:paraId="6231C60F" w14:textId="77777777" w:rsidR="00C36E3F" w:rsidRPr="007036CE" w:rsidRDefault="00C36E3F" w:rsidP="00C36E3F">
            <w:pPr>
              <w:pStyle w:val="GOSTTablenorm"/>
            </w:pPr>
            <w:r w:rsidRPr="007036CE">
              <w:t>Да</w:t>
            </w:r>
          </w:p>
        </w:tc>
        <w:tc>
          <w:tcPr>
            <w:tcW w:w="315" w:type="pct"/>
          </w:tcPr>
          <w:p w14:paraId="2A880B09" w14:textId="77777777" w:rsidR="00C36E3F" w:rsidRPr="007036CE" w:rsidRDefault="00C36E3F" w:rsidP="00C36E3F">
            <w:pPr>
              <w:pStyle w:val="GOSTTablenorm"/>
            </w:pPr>
            <w:r w:rsidRPr="007036CE">
              <w:t>&lt;=7</w:t>
            </w:r>
          </w:p>
        </w:tc>
        <w:tc>
          <w:tcPr>
            <w:tcW w:w="2053" w:type="pct"/>
          </w:tcPr>
          <w:p w14:paraId="401C2D17" w14:textId="77777777" w:rsidR="00C36E3F" w:rsidRPr="007036CE" w:rsidRDefault="00C36E3F" w:rsidP="00C36E3F">
            <w:pPr>
              <w:pStyle w:val="GOSTTablenorm"/>
            </w:pPr>
            <w:r w:rsidRPr="007036CE">
              <w:t>Указывается порядковый номер строки</w:t>
            </w:r>
          </w:p>
        </w:tc>
      </w:tr>
      <w:tr w:rsidR="00C36E3F" w:rsidRPr="007036CE" w14:paraId="26DD1E4F" w14:textId="77777777" w:rsidTr="0084483E">
        <w:tc>
          <w:tcPr>
            <w:tcW w:w="1100" w:type="pct"/>
          </w:tcPr>
          <w:p w14:paraId="0F6CDA30" w14:textId="77777777" w:rsidR="00C36E3F" w:rsidRPr="007036CE" w:rsidRDefault="00C36E3F" w:rsidP="00C36E3F">
            <w:pPr>
              <w:pStyle w:val="GOSTTablenorm"/>
            </w:pPr>
            <w:r w:rsidRPr="007036CE">
              <w:rPr>
                <w:szCs w:val="22"/>
              </w:rPr>
              <w:t>Тип уточняемой операции</w:t>
            </w:r>
          </w:p>
        </w:tc>
        <w:tc>
          <w:tcPr>
            <w:tcW w:w="750" w:type="pct"/>
          </w:tcPr>
          <w:p w14:paraId="5DFB188F" w14:textId="23D1AD38" w:rsidR="00C36E3F" w:rsidRPr="007036CE" w:rsidRDefault="00DB6DFA" w:rsidP="00C36E3F">
            <w:pPr>
              <w:pStyle w:val="GOSTTablenorm"/>
            </w:pPr>
            <w:r w:rsidRPr="00752D5D">
              <w:rPr>
                <w:b/>
                <w:bCs/>
              </w:rPr>
              <w:t>DETAILS:</w:t>
            </w:r>
            <w:r w:rsidRPr="00752D5D">
              <w:t>OperType</w:t>
            </w:r>
          </w:p>
        </w:tc>
        <w:tc>
          <w:tcPr>
            <w:tcW w:w="500" w:type="pct"/>
          </w:tcPr>
          <w:p w14:paraId="04EA1DD7" w14:textId="77777777" w:rsidR="00C36E3F" w:rsidRPr="007036CE" w:rsidRDefault="00C36E3F" w:rsidP="00C36E3F">
            <w:pPr>
              <w:pStyle w:val="GOSTTablenorm"/>
            </w:pPr>
            <w:r w:rsidRPr="007036CE">
              <w:t>Строка</w:t>
            </w:r>
          </w:p>
        </w:tc>
        <w:tc>
          <w:tcPr>
            <w:tcW w:w="282" w:type="pct"/>
          </w:tcPr>
          <w:p w14:paraId="24876632" w14:textId="77777777" w:rsidR="00C36E3F" w:rsidRPr="007036CE" w:rsidRDefault="00C36E3F" w:rsidP="00C36E3F">
            <w:pPr>
              <w:pStyle w:val="GOSTTablenorm"/>
            </w:pPr>
            <w:r w:rsidRPr="007036CE">
              <w:t>Да</w:t>
            </w:r>
          </w:p>
        </w:tc>
        <w:tc>
          <w:tcPr>
            <w:tcW w:w="315" w:type="pct"/>
          </w:tcPr>
          <w:p w14:paraId="796862A1" w14:textId="77777777" w:rsidR="00C36E3F" w:rsidRPr="007036CE" w:rsidRDefault="00C36E3F" w:rsidP="00C36E3F">
            <w:pPr>
              <w:pStyle w:val="GOSTTablenorm"/>
            </w:pPr>
            <w:r w:rsidRPr="007036CE">
              <w:t>=1</w:t>
            </w:r>
          </w:p>
        </w:tc>
        <w:tc>
          <w:tcPr>
            <w:tcW w:w="2053" w:type="pct"/>
          </w:tcPr>
          <w:p w14:paraId="349CABDB" w14:textId="77777777" w:rsidR="00C36E3F" w:rsidRPr="007036CE" w:rsidRDefault="00C36E3F" w:rsidP="00C36E3F">
            <w:pPr>
              <w:pStyle w:val="GOSTTablenorm"/>
            </w:pPr>
            <w:r w:rsidRPr="007036CE">
              <w:t>Возможные значения:</w:t>
            </w:r>
          </w:p>
          <w:p w14:paraId="7979C3A7" w14:textId="111C0783" w:rsidR="00C36E3F" w:rsidRPr="007036CE" w:rsidRDefault="00C36E3F" w:rsidP="00C36E3F">
            <w:pPr>
              <w:pStyle w:val="GOSTTableListMark1"/>
            </w:pPr>
            <w:r w:rsidRPr="007036CE">
              <w:t xml:space="preserve">«1» </w:t>
            </w:r>
            <w:r w:rsidR="00BE14C0" w:rsidRPr="007036CE">
              <w:t>–</w:t>
            </w:r>
            <w:r w:rsidRPr="007036CE">
              <w:t xml:space="preserve"> Поступление;</w:t>
            </w:r>
          </w:p>
          <w:p w14:paraId="4F53C85E" w14:textId="1D6D48C5" w:rsidR="00C36E3F" w:rsidRPr="007036CE" w:rsidRDefault="00C36E3F" w:rsidP="00C36E3F">
            <w:pPr>
              <w:pStyle w:val="GOSTTableListMark1"/>
            </w:pPr>
            <w:r w:rsidRPr="007036CE">
              <w:t xml:space="preserve">«2» </w:t>
            </w:r>
            <w:r w:rsidR="00BE14C0" w:rsidRPr="007036CE">
              <w:t>–</w:t>
            </w:r>
            <w:r w:rsidRPr="007036CE">
              <w:t xml:space="preserve"> Возврат поступлений;</w:t>
            </w:r>
          </w:p>
          <w:p w14:paraId="5C3A8ACC" w14:textId="4193D4DB" w:rsidR="00C36E3F" w:rsidRPr="007036CE" w:rsidRDefault="00C36E3F" w:rsidP="00C36E3F">
            <w:pPr>
              <w:pStyle w:val="GOSTTableListMark1"/>
            </w:pPr>
            <w:r w:rsidRPr="007036CE">
              <w:t xml:space="preserve">«3» </w:t>
            </w:r>
            <w:r w:rsidR="00BE14C0" w:rsidRPr="007036CE">
              <w:t>–</w:t>
            </w:r>
            <w:r w:rsidRPr="007036CE">
              <w:t xml:space="preserve"> Кассовый расход;</w:t>
            </w:r>
          </w:p>
          <w:p w14:paraId="4CEBAD58" w14:textId="0C26CAB3" w:rsidR="00C36E3F" w:rsidRPr="007036CE" w:rsidRDefault="00C36E3F" w:rsidP="00C36E3F">
            <w:pPr>
              <w:pStyle w:val="GOSTTableListMark1"/>
            </w:pPr>
            <w:r w:rsidRPr="007036CE">
              <w:t xml:space="preserve">«4» </w:t>
            </w:r>
            <w:r w:rsidR="00BE14C0" w:rsidRPr="007036CE">
              <w:t>–</w:t>
            </w:r>
            <w:r w:rsidRPr="007036CE">
              <w:t xml:space="preserve"> Восстановление кассового расхода;</w:t>
            </w:r>
          </w:p>
          <w:p w14:paraId="0865DEC4" w14:textId="3A412B2C" w:rsidR="00C36E3F" w:rsidRPr="007036CE" w:rsidRDefault="00C36E3F" w:rsidP="00C36E3F">
            <w:pPr>
              <w:pStyle w:val="GOSTTableListMark1"/>
            </w:pPr>
            <w:r w:rsidRPr="007036CE">
              <w:t xml:space="preserve">«5» </w:t>
            </w:r>
            <w:r w:rsidR="00BE14C0" w:rsidRPr="007036CE">
              <w:t>–</w:t>
            </w:r>
            <w:r w:rsidRPr="007036CE">
              <w:t xml:space="preserve"> Уточнение ДВС;</w:t>
            </w:r>
          </w:p>
          <w:p w14:paraId="471FB7DB" w14:textId="440BB364" w:rsidR="00C36E3F" w:rsidRPr="007036CE" w:rsidRDefault="00C36E3F" w:rsidP="00C36E3F">
            <w:pPr>
              <w:pStyle w:val="GOSTTableListMark1"/>
            </w:pPr>
            <w:r w:rsidRPr="007036CE">
              <w:t>«-»</w:t>
            </w:r>
            <w:r w:rsidR="00BE14C0" w:rsidRPr="007036CE">
              <w:t>–</w:t>
            </w:r>
            <w:r w:rsidRPr="007036CE">
              <w:t xml:space="preserve"> Уточнение НВС, операций со средствами дополнительного бюджетного финансирования</w:t>
            </w:r>
          </w:p>
        </w:tc>
      </w:tr>
      <w:tr w:rsidR="00C36E3F" w:rsidRPr="007036CE" w14:paraId="2750DA14" w14:textId="77777777" w:rsidTr="0084483E">
        <w:tc>
          <w:tcPr>
            <w:tcW w:w="1100" w:type="pct"/>
          </w:tcPr>
          <w:p w14:paraId="0BE076B2" w14:textId="77777777" w:rsidR="00C36E3F" w:rsidRPr="007036CE" w:rsidRDefault="00C36E3F" w:rsidP="00C36E3F">
            <w:pPr>
              <w:pStyle w:val="GOSTTablenorm"/>
            </w:pPr>
            <w:r w:rsidRPr="007036CE">
              <w:rPr>
                <w:szCs w:val="22"/>
              </w:rPr>
              <w:t>Номер лицевого счета уточняемый</w:t>
            </w:r>
          </w:p>
        </w:tc>
        <w:tc>
          <w:tcPr>
            <w:tcW w:w="750" w:type="pct"/>
          </w:tcPr>
          <w:p w14:paraId="3D3654C5" w14:textId="16614C3E" w:rsidR="00C36E3F" w:rsidRPr="007036CE" w:rsidRDefault="00DB6DFA" w:rsidP="00C36E3F">
            <w:pPr>
              <w:pStyle w:val="GOSTTablenorm"/>
            </w:pPr>
            <w:r w:rsidRPr="00752D5D">
              <w:rPr>
                <w:b/>
                <w:bCs/>
              </w:rPr>
              <w:t>DETAILS:</w:t>
            </w:r>
            <w:r w:rsidRPr="00D40F4A">
              <w:t>AccountNum</w:t>
            </w:r>
          </w:p>
        </w:tc>
        <w:tc>
          <w:tcPr>
            <w:tcW w:w="500" w:type="pct"/>
          </w:tcPr>
          <w:p w14:paraId="685ED5B1" w14:textId="77777777" w:rsidR="00C36E3F" w:rsidRPr="007036CE" w:rsidRDefault="00C36E3F" w:rsidP="00C36E3F">
            <w:pPr>
              <w:pStyle w:val="GOSTTablenorm"/>
            </w:pPr>
            <w:r w:rsidRPr="007036CE">
              <w:t>Строка</w:t>
            </w:r>
          </w:p>
        </w:tc>
        <w:tc>
          <w:tcPr>
            <w:tcW w:w="282" w:type="pct"/>
          </w:tcPr>
          <w:p w14:paraId="1938D61F" w14:textId="77777777" w:rsidR="00C36E3F" w:rsidRPr="007036CE" w:rsidRDefault="00C36E3F" w:rsidP="00C36E3F">
            <w:pPr>
              <w:pStyle w:val="GOSTTablenorm"/>
            </w:pPr>
            <w:r w:rsidRPr="007036CE">
              <w:t>Нет</w:t>
            </w:r>
          </w:p>
        </w:tc>
        <w:tc>
          <w:tcPr>
            <w:tcW w:w="315" w:type="pct"/>
          </w:tcPr>
          <w:p w14:paraId="347B2F8A" w14:textId="77777777" w:rsidR="00C36E3F" w:rsidRPr="007036CE" w:rsidRDefault="00C36E3F" w:rsidP="00C36E3F">
            <w:pPr>
              <w:pStyle w:val="GOSTTablenorm"/>
            </w:pPr>
            <w:r w:rsidRPr="007036CE">
              <w:t>=11</w:t>
            </w:r>
          </w:p>
        </w:tc>
        <w:tc>
          <w:tcPr>
            <w:tcW w:w="2053" w:type="pct"/>
          </w:tcPr>
          <w:p w14:paraId="74DB9786" w14:textId="77777777" w:rsidR="00C36E3F" w:rsidRPr="007036CE" w:rsidRDefault="00C36E3F" w:rsidP="00C36E3F">
            <w:pPr>
              <w:pStyle w:val="GOSTTablenorm"/>
            </w:pPr>
            <w:r w:rsidRPr="007036CE">
              <w:t>Указывается номер лицевого счета, на котором отражается уточняемая операция. Не заполняется в случае уточнения средств с КС 3420 «Средства единого казначейского счета до выяснения принадлежности»</w:t>
            </w:r>
          </w:p>
        </w:tc>
      </w:tr>
      <w:tr w:rsidR="00C36E3F" w:rsidRPr="007036CE" w14:paraId="0AF1F1C3" w14:textId="77777777" w:rsidTr="0084483E">
        <w:tc>
          <w:tcPr>
            <w:tcW w:w="1100" w:type="pct"/>
          </w:tcPr>
          <w:p w14:paraId="63CB0868" w14:textId="77777777" w:rsidR="00C36E3F" w:rsidRPr="007036CE" w:rsidRDefault="00C36E3F" w:rsidP="00C36E3F">
            <w:pPr>
              <w:pStyle w:val="GOSTTablenorm"/>
              <w:rPr>
                <w:szCs w:val="22"/>
              </w:rPr>
            </w:pPr>
            <w:r w:rsidRPr="007036CE">
              <w:rPr>
                <w:szCs w:val="22"/>
              </w:rPr>
              <w:t>ОКТМО уточняемый</w:t>
            </w:r>
          </w:p>
        </w:tc>
        <w:tc>
          <w:tcPr>
            <w:tcW w:w="750" w:type="pct"/>
          </w:tcPr>
          <w:p w14:paraId="7F0E6122" w14:textId="79313B54" w:rsidR="00C36E3F" w:rsidRPr="007036CE" w:rsidRDefault="00467B93" w:rsidP="00C36E3F">
            <w:pPr>
              <w:pStyle w:val="GOSTTablenorm"/>
              <w:rPr>
                <w:b/>
              </w:rPr>
            </w:pPr>
            <w:r w:rsidRPr="00752D5D">
              <w:rPr>
                <w:b/>
                <w:bCs/>
              </w:rPr>
              <w:t>DETAILS:</w:t>
            </w:r>
            <w:r w:rsidRPr="00AC16BC">
              <w:rPr>
                <w:bCs/>
              </w:rPr>
              <w:t>OKT_CODE</w:t>
            </w:r>
          </w:p>
        </w:tc>
        <w:tc>
          <w:tcPr>
            <w:tcW w:w="500" w:type="pct"/>
          </w:tcPr>
          <w:p w14:paraId="65B15002" w14:textId="77777777" w:rsidR="00C36E3F" w:rsidRPr="007036CE" w:rsidRDefault="00C36E3F" w:rsidP="00C36E3F">
            <w:pPr>
              <w:pStyle w:val="GOSTTablenorm"/>
            </w:pPr>
            <w:r w:rsidRPr="007036CE">
              <w:t>Строка</w:t>
            </w:r>
          </w:p>
        </w:tc>
        <w:tc>
          <w:tcPr>
            <w:tcW w:w="282" w:type="pct"/>
          </w:tcPr>
          <w:p w14:paraId="5E5743E7" w14:textId="77777777" w:rsidR="00C36E3F" w:rsidRPr="007036CE" w:rsidRDefault="00C36E3F" w:rsidP="00C36E3F">
            <w:pPr>
              <w:pStyle w:val="GOSTTablenorm"/>
            </w:pPr>
            <w:r w:rsidRPr="007036CE">
              <w:t>Нет</w:t>
            </w:r>
          </w:p>
        </w:tc>
        <w:tc>
          <w:tcPr>
            <w:tcW w:w="315" w:type="pct"/>
          </w:tcPr>
          <w:p w14:paraId="54D4D354" w14:textId="77777777" w:rsidR="00C36E3F" w:rsidRPr="007036CE" w:rsidRDefault="00C36E3F" w:rsidP="00C36E3F">
            <w:pPr>
              <w:pStyle w:val="GOSTTablenorm"/>
            </w:pPr>
            <w:r w:rsidRPr="007036CE">
              <w:t>=8</w:t>
            </w:r>
          </w:p>
        </w:tc>
        <w:tc>
          <w:tcPr>
            <w:tcW w:w="2053" w:type="pct"/>
          </w:tcPr>
          <w:p w14:paraId="03BC1243" w14:textId="77777777" w:rsidR="00C36E3F" w:rsidRPr="007036CE" w:rsidRDefault="00C36E3F" w:rsidP="00C36E3F">
            <w:pPr>
              <w:pStyle w:val="GOSTTablenorm"/>
            </w:pPr>
            <w:r w:rsidRPr="007036CE">
              <w:t>Указывается ОКТМО уточняемый.</w:t>
            </w:r>
          </w:p>
          <w:p w14:paraId="61155886" w14:textId="4ABDB239" w:rsidR="00C36E3F" w:rsidRPr="007036CE" w:rsidRDefault="00C36E3F" w:rsidP="00631E6F">
            <w:pPr>
              <w:pStyle w:val="GOSTTablenorm"/>
            </w:pPr>
            <w:r w:rsidRPr="007036CE">
              <w:t>Обязателен для заполнения, если в параметре «Номер лицевого счета уточняемый» (</w:t>
            </w:r>
            <w:r w:rsidR="00631E6F" w:rsidRPr="00752D5D">
              <w:rPr>
                <w:b/>
                <w:bCs/>
              </w:rPr>
              <w:t>DETAILS:</w:t>
            </w:r>
            <w:r w:rsidR="00631E6F" w:rsidRPr="00D40F4A">
              <w:t>AccountNum</w:t>
            </w:r>
            <w:r w:rsidRPr="007036CE">
              <w:t>) указан л/с с кодом 04</w:t>
            </w:r>
          </w:p>
        </w:tc>
      </w:tr>
      <w:tr w:rsidR="00C36E3F" w:rsidRPr="007036CE" w14:paraId="38BEDEA6" w14:textId="77777777" w:rsidTr="0084483E">
        <w:tc>
          <w:tcPr>
            <w:tcW w:w="1100" w:type="pct"/>
          </w:tcPr>
          <w:p w14:paraId="7ED47A96" w14:textId="77777777" w:rsidR="00C36E3F" w:rsidRPr="007036CE" w:rsidRDefault="00C36E3F" w:rsidP="00C36E3F">
            <w:pPr>
              <w:pStyle w:val="GOSTTablenorm"/>
            </w:pPr>
            <w:r w:rsidRPr="007036CE">
              <w:rPr>
                <w:szCs w:val="22"/>
              </w:rPr>
              <w:t>КБК уточняемый</w:t>
            </w:r>
          </w:p>
        </w:tc>
        <w:tc>
          <w:tcPr>
            <w:tcW w:w="750" w:type="pct"/>
          </w:tcPr>
          <w:p w14:paraId="386FC7E6" w14:textId="2A365B9C" w:rsidR="00C36E3F" w:rsidRPr="007036CE" w:rsidRDefault="00DB6DFA" w:rsidP="00C36E3F">
            <w:pPr>
              <w:pStyle w:val="GOSTTablenorm"/>
            </w:pPr>
            <w:r w:rsidRPr="00752D5D">
              <w:rPr>
                <w:b/>
                <w:bCs/>
              </w:rPr>
              <w:t>DETAILS:</w:t>
            </w:r>
            <w:r w:rsidRPr="00D40F4A">
              <w:t>KBK</w:t>
            </w:r>
          </w:p>
        </w:tc>
        <w:tc>
          <w:tcPr>
            <w:tcW w:w="500" w:type="pct"/>
          </w:tcPr>
          <w:p w14:paraId="3354A2B0" w14:textId="77777777" w:rsidR="00C36E3F" w:rsidRPr="007036CE" w:rsidRDefault="00C36E3F" w:rsidP="00C36E3F">
            <w:pPr>
              <w:pStyle w:val="GOSTTablenorm"/>
            </w:pPr>
            <w:r w:rsidRPr="007036CE">
              <w:t>Строка</w:t>
            </w:r>
          </w:p>
        </w:tc>
        <w:tc>
          <w:tcPr>
            <w:tcW w:w="282" w:type="pct"/>
          </w:tcPr>
          <w:p w14:paraId="50F21580" w14:textId="77777777" w:rsidR="00C36E3F" w:rsidRPr="007036CE" w:rsidRDefault="00C36E3F" w:rsidP="00C36E3F">
            <w:pPr>
              <w:pStyle w:val="GOSTTablenorm"/>
            </w:pPr>
            <w:r w:rsidRPr="007036CE">
              <w:t>Нет</w:t>
            </w:r>
          </w:p>
        </w:tc>
        <w:tc>
          <w:tcPr>
            <w:tcW w:w="315" w:type="pct"/>
          </w:tcPr>
          <w:p w14:paraId="722FA7FD" w14:textId="77777777" w:rsidR="00C36E3F" w:rsidRPr="007036CE" w:rsidRDefault="00C36E3F" w:rsidP="00C36E3F">
            <w:pPr>
              <w:pStyle w:val="GOSTTablenorm"/>
            </w:pPr>
            <w:r w:rsidRPr="007036CE">
              <w:rPr>
                <w:lang w:val="en-US"/>
              </w:rPr>
              <w:t>=20</w:t>
            </w:r>
          </w:p>
        </w:tc>
        <w:tc>
          <w:tcPr>
            <w:tcW w:w="2053" w:type="pct"/>
          </w:tcPr>
          <w:p w14:paraId="294C829B" w14:textId="77777777" w:rsidR="00C36E3F" w:rsidRPr="007036CE" w:rsidRDefault="00C36E3F" w:rsidP="00C36E3F">
            <w:pPr>
              <w:pStyle w:val="GOSTTablenorm"/>
            </w:pPr>
            <w:r w:rsidRPr="007036CE">
              <w:t>Указывается код по бюджетной классификации для отражения операции на ЛС уточняемом.</w:t>
            </w:r>
          </w:p>
          <w:p w14:paraId="773B4B26" w14:textId="77777777" w:rsidR="00C36E3F" w:rsidRPr="007036CE" w:rsidRDefault="00C36E3F" w:rsidP="00C36E3F">
            <w:pPr>
              <w:pStyle w:val="GOSTTablenorm"/>
            </w:pPr>
            <w:r w:rsidRPr="007036CE">
              <w:t>Не заполняется в случае уточнения средств с КС 3420 «Средства единого казначейского счета до выяснения принадлежности»</w:t>
            </w:r>
          </w:p>
        </w:tc>
      </w:tr>
      <w:tr w:rsidR="00C36E3F" w:rsidRPr="007036CE" w14:paraId="2BBB080A" w14:textId="77777777" w:rsidTr="0084483E">
        <w:tc>
          <w:tcPr>
            <w:tcW w:w="1100" w:type="pct"/>
          </w:tcPr>
          <w:p w14:paraId="0D706B3D" w14:textId="77777777" w:rsidR="00C36E3F" w:rsidRPr="007036CE" w:rsidRDefault="00C36E3F" w:rsidP="00C36E3F">
            <w:pPr>
              <w:pStyle w:val="GOSTTablenorm"/>
              <w:rPr>
                <w:szCs w:val="22"/>
              </w:rPr>
            </w:pPr>
            <w:r w:rsidRPr="007036CE">
              <w:rPr>
                <w:szCs w:val="22"/>
              </w:rPr>
              <w:t>Тип КБК уточняемый</w:t>
            </w:r>
          </w:p>
        </w:tc>
        <w:tc>
          <w:tcPr>
            <w:tcW w:w="750" w:type="pct"/>
          </w:tcPr>
          <w:p w14:paraId="2CCEA9F9" w14:textId="5B64D66A" w:rsidR="00C36E3F" w:rsidRPr="007036CE" w:rsidRDefault="00467B93" w:rsidP="00C36E3F">
            <w:pPr>
              <w:pStyle w:val="GOSTTablenorm"/>
            </w:pPr>
            <w:r w:rsidRPr="00752D5D">
              <w:rPr>
                <w:b/>
                <w:bCs/>
              </w:rPr>
              <w:t>DETAILS:</w:t>
            </w:r>
            <w:r w:rsidRPr="00467B93">
              <w:t>Refined_KbkType</w:t>
            </w:r>
          </w:p>
        </w:tc>
        <w:tc>
          <w:tcPr>
            <w:tcW w:w="500" w:type="pct"/>
          </w:tcPr>
          <w:p w14:paraId="0F5B92BF" w14:textId="77777777" w:rsidR="00C36E3F" w:rsidRPr="007036CE" w:rsidRDefault="00C36E3F" w:rsidP="00C36E3F">
            <w:pPr>
              <w:pStyle w:val="GOSTTablenorm"/>
            </w:pPr>
            <w:r w:rsidRPr="007036CE">
              <w:t>Строка</w:t>
            </w:r>
          </w:p>
        </w:tc>
        <w:tc>
          <w:tcPr>
            <w:tcW w:w="282" w:type="pct"/>
          </w:tcPr>
          <w:p w14:paraId="47196255" w14:textId="77777777" w:rsidR="00C36E3F" w:rsidRPr="007036CE" w:rsidRDefault="00C36E3F" w:rsidP="00C36E3F">
            <w:pPr>
              <w:pStyle w:val="GOSTTablenorm"/>
            </w:pPr>
            <w:r w:rsidRPr="007036CE">
              <w:t>Нет</w:t>
            </w:r>
          </w:p>
        </w:tc>
        <w:tc>
          <w:tcPr>
            <w:tcW w:w="315" w:type="pct"/>
          </w:tcPr>
          <w:p w14:paraId="33DE3284" w14:textId="77777777" w:rsidR="00C36E3F" w:rsidRPr="007036CE" w:rsidRDefault="00C36E3F" w:rsidP="00C36E3F">
            <w:pPr>
              <w:pStyle w:val="GOSTTablenorm"/>
              <w:rPr>
                <w:lang w:val="en-US"/>
              </w:rPr>
            </w:pPr>
            <w:r w:rsidRPr="007036CE">
              <w:t>=2</w:t>
            </w:r>
          </w:p>
        </w:tc>
        <w:tc>
          <w:tcPr>
            <w:tcW w:w="2053" w:type="pct"/>
          </w:tcPr>
          <w:p w14:paraId="6E44D169" w14:textId="77777777" w:rsidR="00C36E3F" w:rsidRPr="007036CE" w:rsidRDefault="00C36E3F" w:rsidP="00C36E3F">
            <w:pPr>
              <w:pStyle w:val="GOSTTablenorm"/>
            </w:pPr>
            <w:r w:rsidRPr="007036CE">
              <w:t>Указывается тип кода по бюджетной классификации для отражения операции на ЛС уточняемом.</w:t>
            </w:r>
          </w:p>
          <w:p w14:paraId="612292B8" w14:textId="77777777" w:rsidR="00C36E3F" w:rsidRPr="007036CE" w:rsidRDefault="00C36E3F" w:rsidP="00C36E3F">
            <w:pPr>
              <w:pStyle w:val="GOSTTablenorm"/>
            </w:pPr>
            <w:r w:rsidRPr="007036CE">
              <w:lastRenderedPageBreak/>
              <w:t>Не заполняется в случае уточнения средств с КС 3420 «Средства единого казначейского счета до выяснения принадлежности».</w:t>
            </w:r>
          </w:p>
          <w:p w14:paraId="06637424" w14:textId="77777777" w:rsidR="00C36E3F" w:rsidRPr="007036CE" w:rsidRDefault="00C36E3F" w:rsidP="00C36E3F">
            <w:pPr>
              <w:pStyle w:val="GOSTTablenorm"/>
            </w:pPr>
            <w:r w:rsidRPr="007036CE">
              <w:t>Возможные значения:</w:t>
            </w:r>
          </w:p>
          <w:p w14:paraId="306B2DA5" w14:textId="34BA7BBE" w:rsidR="00C36E3F" w:rsidRPr="007036CE" w:rsidRDefault="00C36E3F" w:rsidP="00C36E3F">
            <w:pPr>
              <w:pStyle w:val="GOSTTableListMark1"/>
            </w:pPr>
            <w:r w:rsidRPr="007036CE">
              <w:t xml:space="preserve">«10» </w:t>
            </w:r>
            <w:r w:rsidR="00BE14C0" w:rsidRPr="007036CE">
              <w:t>–</w:t>
            </w:r>
            <w:r w:rsidRPr="007036CE">
              <w:t xml:space="preserve"> Расходы;</w:t>
            </w:r>
          </w:p>
          <w:p w14:paraId="1AC2DEFF" w14:textId="6F353F64" w:rsidR="00C36E3F" w:rsidRPr="007036CE" w:rsidRDefault="00C36E3F" w:rsidP="00C36E3F">
            <w:pPr>
              <w:pStyle w:val="GOSTTableListMark1"/>
            </w:pPr>
            <w:r w:rsidRPr="007036CE">
              <w:t xml:space="preserve">«11» </w:t>
            </w:r>
            <w:r w:rsidR="00BE14C0" w:rsidRPr="007036CE">
              <w:t>–</w:t>
            </w:r>
            <w:r w:rsidRPr="007036CE">
              <w:t xml:space="preserve"> Лимитируемые расходы;</w:t>
            </w:r>
          </w:p>
          <w:p w14:paraId="40F19E20" w14:textId="3C58BDEA" w:rsidR="00C36E3F" w:rsidRPr="007036CE" w:rsidRDefault="00C36E3F" w:rsidP="00C36E3F">
            <w:pPr>
              <w:pStyle w:val="GOSTTableListMark1"/>
            </w:pPr>
            <w:r w:rsidRPr="007036CE">
              <w:t xml:space="preserve">«12» </w:t>
            </w:r>
            <w:r w:rsidR="00BE14C0" w:rsidRPr="007036CE">
              <w:t>–</w:t>
            </w:r>
            <w:r w:rsidRPr="007036CE">
              <w:t xml:space="preserve"> Нелимитруемые расходы;</w:t>
            </w:r>
          </w:p>
          <w:p w14:paraId="104C0207" w14:textId="7E5076FA" w:rsidR="00C36E3F" w:rsidRPr="007036CE" w:rsidRDefault="00C36E3F" w:rsidP="00C36E3F">
            <w:pPr>
              <w:pStyle w:val="GOSTTableListMark1"/>
            </w:pPr>
            <w:r w:rsidRPr="007036CE">
              <w:t xml:space="preserve">«21» </w:t>
            </w:r>
            <w:r w:rsidR="00BE14C0" w:rsidRPr="007036CE">
              <w:t>–</w:t>
            </w:r>
            <w:r w:rsidRPr="007036CE">
              <w:t xml:space="preserve"> НВС по доходам;</w:t>
            </w:r>
          </w:p>
          <w:p w14:paraId="4EF67632" w14:textId="1934EEE5" w:rsidR="00C36E3F" w:rsidRPr="007036CE" w:rsidRDefault="00C36E3F" w:rsidP="00C36E3F">
            <w:pPr>
              <w:pStyle w:val="GOSTTableListMark1"/>
            </w:pPr>
            <w:r w:rsidRPr="007036CE">
              <w:t xml:space="preserve">«22» </w:t>
            </w:r>
            <w:r w:rsidR="00BE14C0" w:rsidRPr="007036CE">
              <w:t>–</w:t>
            </w:r>
            <w:r w:rsidRPr="007036CE">
              <w:t xml:space="preserve"> Средства дополнительного бюджетного финансирования;</w:t>
            </w:r>
          </w:p>
          <w:p w14:paraId="60214A15" w14:textId="6A399433" w:rsidR="00C36E3F" w:rsidRPr="007036CE" w:rsidRDefault="00C36E3F" w:rsidP="00C36E3F">
            <w:pPr>
              <w:pStyle w:val="GOSTTableListMark1"/>
            </w:pPr>
            <w:r w:rsidRPr="007036CE">
              <w:t xml:space="preserve">«30» </w:t>
            </w:r>
            <w:r w:rsidR="00BE14C0" w:rsidRPr="007036CE">
              <w:t>–</w:t>
            </w:r>
            <w:r w:rsidRPr="007036CE">
              <w:t xml:space="preserve"> Источники;</w:t>
            </w:r>
          </w:p>
          <w:p w14:paraId="7823F35F" w14:textId="545A838F" w:rsidR="00C36E3F" w:rsidRPr="007036CE" w:rsidRDefault="00C36E3F" w:rsidP="00C36E3F">
            <w:pPr>
              <w:pStyle w:val="GOSTTableListMark1"/>
            </w:pPr>
            <w:r w:rsidRPr="007036CE">
              <w:t xml:space="preserve">«31» </w:t>
            </w:r>
            <w:r w:rsidR="00BE14C0" w:rsidRPr="007036CE">
              <w:t>–</w:t>
            </w:r>
            <w:r w:rsidRPr="007036CE">
              <w:t xml:space="preserve"> Внутренние источники;</w:t>
            </w:r>
          </w:p>
          <w:p w14:paraId="163C8B5C" w14:textId="571646E2" w:rsidR="00C36E3F" w:rsidRPr="007036CE" w:rsidRDefault="00C36E3F" w:rsidP="00C36E3F">
            <w:pPr>
              <w:pStyle w:val="GOSTTableListMark1"/>
            </w:pPr>
            <w:r w:rsidRPr="007036CE">
              <w:t xml:space="preserve">«32» </w:t>
            </w:r>
            <w:r w:rsidR="00BE14C0" w:rsidRPr="007036CE">
              <w:t>–</w:t>
            </w:r>
            <w:r w:rsidRPr="007036CE">
              <w:t xml:space="preserve"> Внешние источники</w:t>
            </w:r>
          </w:p>
        </w:tc>
      </w:tr>
      <w:tr w:rsidR="00C36E3F" w:rsidRPr="007036CE" w14:paraId="14FCA6BB" w14:textId="77777777" w:rsidTr="0084483E">
        <w:tc>
          <w:tcPr>
            <w:tcW w:w="1100" w:type="pct"/>
          </w:tcPr>
          <w:p w14:paraId="41302347" w14:textId="77777777" w:rsidR="00C36E3F" w:rsidRPr="007036CE" w:rsidRDefault="00C36E3F" w:rsidP="00C36E3F">
            <w:pPr>
              <w:pStyle w:val="GOSTTablenorm"/>
              <w:rPr>
                <w:szCs w:val="22"/>
              </w:rPr>
            </w:pPr>
            <w:r w:rsidRPr="007036CE">
              <w:rPr>
                <w:szCs w:val="22"/>
              </w:rPr>
              <w:lastRenderedPageBreak/>
              <w:t>Вид КБК уточняемый</w:t>
            </w:r>
          </w:p>
        </w:tc>
        <w:tc>
          <w:tcPr>
            <w:tcW w:w="750" w:type="pct"/>
          </w:tcPr>
          <w:p w14:paraId="6EC624BF" w14:textId="3D207B62" w:rsidR="00C36E3F" w:rsidRPr="007036CE" w:rsidRDefault="00467B93" w:rsidP="00C36E3F">
            <w:pPr>
              <w:pStyle w:val="GOSTTablenorm"/>
            </w:pPr>
            <w:r w:rsidRPr="00752D5D">
              <w:rPr>
                <w:b/>
                <w:bCs/>
              </w:rPr>
              <w:t>DETAILS:</w:t>
            </w:r>
            <w:r w:rsidRPr="00467B93">
              <w:t>Refined_KbkKind</w:t>
            </w:r>
          </w:p>
        </w:tc>
        <w:tc>
          <w:tcPr>
            <w:tcW w:w="500" w:type="pct"/>
          </w:tcPr>
          <w:p w14:paraId="427C97F1" w14:textId="77777777" w:rsidR="00C36E3F" w:rsidRPr="007036CE" w:rsidRDefault="00C36E3F" w:rsidP="00C36E3F">
            <w:pPr>
              <w:pStyle w:val="GOSTTablenorm"/>
            </w:pPr>
            <w:r w:rsidRPr="007036CE">
              <w:t>Число</w:t>
            </w:r>
          </w:p>
        </w:tc>
        <w:tc>
          <w:tcPr>
            <w:tcW w:w="282" w:type="pct"/>
          </w:tcPr>
          <w:p w14:paraId="40DDC966" w14:textId="77777777" w:rsidR="00C36E3F" w:rsidRPr="007036CE" w:rsidDel="006423B4" w:rsidRDefault="00C36E3F" w:rsidP="00C36E3F">
            <w:pPr>
              <w:pStyle w:val="GOSTTablenorm"/>
            </w:pPr>
            <w:r w:rsidRPr="007036CE">
              <w:t>Нет</w:t>
            </w:r>
          </w:p>
        </w:tc>
        <w:tc>
          <w:tcPr>
            <w:tcW w:w="315" w:type="pct"/>
          </w:tcPr>
          <w:p w14:paraId="17842786" w14:textId="77777777" w:rsidR="00C36E3F" w:rsidRPr="007036CE" w:rsidRDefault="00C36E3F" w:rsidP="00C36E3F">
            <w:pPr>
              <w:pStyle w:val="GOSTTablenorm"/>
            </w:pPr>
            <w:r w:rsidRPr="007036CE">
              <w:t>=1</w:t>
            </w:r>
          </w:p>
        </w:tc>
        <w:tc>
          <w:tcPr>
            <w:tcW w:w="2053" w:type="pct"/>
          </w:tcPr>
          <w:p w14:paraId="43ECEE83" w14:textId="77777777" w:rsidR="00C36E3F" w:rsidRPr="007036CE" w:rsidRDefault="00C36E3F" w:rsidP="00C36E3F">
            <w:pPr>
              <w:pStyle w:val="GOSTTablenorm"/>
            </w:pPr>
            <w:r w:rsidRPr="007036CE">
              <w:t>Указывается вид КБК для отражения операции на ЛС уточняемом.</w:t>
            </w:r>
          </w:p>
          <w:p w14:paraId="7386DF38" w14:textId="77777777" w:rsidR="00C36E3F" w:rsidRPr="007036CE" w:rsidRDefault="00C36E3F" w:rsidP="00C36E3F">
            <w:pPr>
              <w:pStyle w:val="GOSTTablenorm"/>
            </w:pPr>
            <w:r w:rsidRPr="007036CE">
              <w:t>Возможные значения:</w:t>
            </w:r>
          </w:p>
          <w:p w14:paraId="182E5A10" w14:textId="775E9622" w:rsidR="00C36E3F" w:rsidRPr="007036CE" w:rsidRDefault="00C36E3F" w:rsidP="00C36E3F">
            <w:pPr>
              <w:pStyle w:val="GOSTTableListMark1"/>
            </w:pPr>
            <w:r w:rsidRPr="007036CE">
              <w:t xml:space="preserve">«4» </w:t>
            </w:r>
            <w:r w:rsidR="00BE14C0" w:rsidRPr="007036CE">
              <w:t>–</w:t>
            </w:r>
            <w:r w:rsidRPr="007036CE">
              <w:t xml:space="preserve"> Поступления по источникам;</w:t>
            </w:r>
          </w:p>
          <w:p w14:paraId="4541CEE3" w14:textId="1607B133" w:rsidR="00C36E3F" w:rsidRPr="007036CE" w:rsidRDefault="00C36E3F" w:rsidP="00C36E3F">
            <w:pPr>
              <w:pStyle w:val="GOSTTableListMark1"/>
            </w:pPr>
            <w:r w:rsidRPr="007036CE">
              <w:t xml:space="preserve">«5» </w:t>
            </w:r>
            <w:r w:rsidR="00BE14C0" w:rsidRPr="007036CE">
              <w:t>–</w:t>
            </w:r>
            <w:r w:rsidRPr="007036CE">
              <w:t xml:space="preserve"> Выплаты по источникам.</w:t>
            </w:r>
          </w:p>
          <w:p w14:paraId="08AAA15A" w14:textId="48BC7567" w:rsidR="00C36E3F" w:rsidRPr="007036CE" w:rsidRDefault="00C36E3F" w:rsidP="008843E3">
            <w:pPr>
              <w:pStyle w:val="GOSTTablenorm"/>
            </w:pPr>
            <w:r w:rsidRPr="007036CE">
              <w:t>Обязателен для заполнения, если в параметре «Номер лицевого счета уточняемый» (</w:t>
            </w:r>
            <w:r w:rsidR="008843E3" w:rsidRPr="00752D5D">
              <w:rPr>
                <w:b/>
                <w:bCs/>
              </w:rPr>
              <w:t>DETAILS:</w:t>
            </w:r>
            <w:r w:rsidR="008843E3" w:rsidRPr="00D40F4A">
              <w:t>AccountNum</w:t>
            </w:r>
            <w:r w:rsidRPr="007036CE">
              <w:t>) указан л/с с кодом 08, 09</w:t>
            </w:r>
          </w:p>
        </w:tc>
      </w:tr>
      <w:tr w:rsidR="00C36E3F" w:rsidRPr="007036CE" w14:paraId="2C279A7C" w14:textId="77777777" w:rsidTr="0084483E">
        <w:tc>
          <w:tcPr>
            <w:tcW w:w="1100" w:type="pct"/>
          </w:tcPr>
          <w:p w14:paraId="3B950DC7" w14:textId="34D0EE3B" w:rsidR="00C36E3F" w:rsidRPr="007036CE" w:rsidRDefault="00C36E3F" w:rsidP="00C36E3F">
            <w:pPr>
              <w:pStyle w:val="GOSTTablenorm"/>
            </w:pPr>
            <w:r>
              <w:t>Код прослеживаемости</w:t>
            </w:r>
            <w:r w:rsidR="006270BE">
              <w:t xml:space="preserve"> уточняемый</w:t>
            </w:r>
          </w:p>
        </w:tc>
        <w:tc>
          <w:tcPr>
            <w:tcW w:w="750" w:type="pct"/>
          </w:tcPr>
          <w:p w14:paraId="603E6DD2" w14:textId="6271167F" w:rsidR="00C36E3F" w:rsidRPr="007036CE" w:rsidRDefault="00DB6DFA" w:rsidP="00C36E3F">
            <w:pPr>
              <w:pStyle w:val="GOSTTablenorm"/>
            </w:pPr>
            <w:r w:rsidRPr="00752D5D">
              <w:rPr>
                <w:b/>
                <w:bCs/>
              </w:rPr>
              <w:t>DETAILS:</w:t>
            </w:r>
            <w:r w:rsidRPr="00D40F4A">
              <w:t>Traceability_code</w:t>
            </w:r>
          </w:p>
        </w:tc>
        <w:tc>
          <w:tcPr>
            <w:tcW w:w="500" w:type="pct"/>
          </w:tcPr>
          <w:p w14:paraId="56080C05" w14:textId="77777777" w:rsidR="00C36E3F" w:rsidRPr="007036CE" w:rsidRDefault="00C36E3F" w:rsidP="00C36E3F">
            <w:pPr>
              <w:pStyle w:val="GOSTTablenorm"/>
            </w:pPr>
            <w:r w:rsidRPr="007036CE">
              <w:t>Строка</w:t>
            </w:r>
          </w:p>
        </w:tc>
        <w:tc>
          <w:tcPr>
            <w:tcW w:w="282" w:type="pct"/>
          </w:tcPr>
          <w:p w14:paraId="0DC209E4" w14:textId="77777777" w:rsidR="00C36E3F" w:rsidRPr="007036CE" w:rsidRDefault="00C36E3F" w:rsidP="00C36E3F">
            <w:pPr>
              <w:pStyle w:val="GOSTTablenorm"/>
            </w:pPr>
            <w:r w:rsidRPr="007036CE">
              <w:t>Нет</w:t>
            </w:r>
          </w:p>
        </w:tc>
        <w:tc>
          <w:tcPr>
            <w:tcW w:w="315" w:type="pct"/>
          </w:tcPr>
          <w:p w14:paraId="68021CC8" w14:textId="77777777" w:rsidR="00C36E3F" w:rsidRPr="007036CE" w:rsidRDefault="00C36E3F" w:rsidP="00C36E3F">
            <w:pPr>
              <w:pStyle w:val="GOSTTablenorm"/>
            </w:pPr>
            <w:r w:rsidRPr="007036CE">
              <w:t>&lt;=25</w:t>
            </w:r>
          </w:p>
        </w:tc>
        <w:tc>
          <w:tcPr>
            <w:tcW w:w="2053" w:type="pct"/>
          </w:tcPr>
          <w:p w14:paraId="34172443" w14:textId="77777777" w:rsidR="00C36E3F" w:rsidRPr="007036CE" w:rsidRDefault="00C36E3F" w:rsidP="00C36E3F">
            <w:pPr>
              <w:pStyle w:val="GOSTTablenorm"/>
            </w:pPr>
            <w:r w:rsidRPr="007036CE">
              <w:t xml:space="preserve">Указывается код цели (аналитический код) для отражения операции на ЛС уточняемом (при наличии). </w:t>
            </w:r>
          </w:p>
          <w:p w14:paraId="76D6DEA0" w14:textId="77777777" w:rsidR="00C36E3F" w:rsidRPr="007036CE" w:rsidRDefault="00C36E3F" w:rsidP="00C36E3F">
            <w:pPr>
              <w:pStyle w:val="GOSTTablenorm"/>
            </w:pPr>
            <w:r w:rsidRPr="007036CE">
              <w:t>Не заполняется в случае уточнения НВС и средств с КС 3420 «Средства единого казначейского счета до выяснения принадлежности»</w:t>
            </w:r>
          </w:p>
        </w:tc>
      </w:tr>
      <w:tr w:rsidR="00C36E3F" w:rsidRPr="007036CE" w14:paraId="70D3F950" w14:textId="77777777" w:rsidTr="0084483E">
        <w:tc>
          <w:tcPr>
            <w:tcW w:w="1100" w:type="pct"/>
          </w:tcPr>
          <w:p w14:paraId="065E525B" w14:textId="77777777" w:rsidR="00C36E3F" w:rsidRPr="007036CE" w:rsidRDefault="00C36E3F" w:rsidP="00C36E3F">
            <w:pPr>
              <w:pStyle w:val="GOSTTablenorm"/>
              <w:rPr>
                <w:szCs w:val="22"/>
              </w:rPr>
            </w:pPr>
            <w:r w:rsidRPr="007036CE">
              <w:rPr>
                <w:szCs w:val="22"/>
              </w:rPr>
              <w:t>ОКС (КМИ) уточняемый</w:t>
            </w:r>
          </w:p>
        </w:tc>
        <w:tc>
          <w:tcPr>
            <w:tcW w:w="750" w:type="pct"/>
          </w:tcPr>
          <w:p w14:paraId="6B8A0F39" w14:textId="28971B24" w:rsidR="00C36E3F" w:rsidRPr="007036CE" w:rsidRDefault="00AC16BC" w:rsidP="00C36E3F">
            <w:pPr>
              <w:pStyle w:val="GOSTTablenorm"/>
            </w:pPr>
            <w:r w:rsidRPr="00752D5D">
              <w:rPr>
                <w:b/>
                <w:bCs/>
              </w:rPr>
              <w:t>DETAILS:</w:t>
            </w:r>
            <w:r w:rsidRPr="00AC16BC">
              <w:t>CodeFAIP</w:t>
            </w:r>
          </w:p>
        </w:tc>
        <w:tc>
          <w:tcPr>
            <w:tcW w:w="500" w:type="pct"/>
          </w:tcPr>
          <w:p w14:paraId="2A76F751" w14:textId="77777777" w:rsidR="00C36E3F" w:rsidRPr="007036CE" w:rsidRDefault="00C36E3F" w:rsidP="00C36E3F">
            <w:pPr>
              <w:pStyle w:val="GOSTTablenorm"/>
            </w:pPr>
            <w:r w:rsidRPr="007036CE">
              <w:t>Строка</w:t>
            </w:r>
          </w:p>
        </w:tc>
        <w:tc>
          <w:tcPr>
            <w:tcW w:w="282" w:type="pct"/>
          </w:tcPr>
          <w:p w14:paraId="30FAB0C6" w14:textId="77777777" w:rsidR="00C36E3F" w:rsidRPr="007036CE" w:rsidRDefault="00C36E3F" w:rsidP="00C36E3F">
            <w:pPr>
              <w:pStyle w:val="GOSTTablenorm"/>
            </w:pPr>
            <w:r w:rsidRPr="007036CE">
              <w:t>Нет</w:t>
            </w:r>
          </w:p>
        </w:tc>
        <w:tc>
          <w:tcPr>
            <w:tcW w:w="315" w:type="pct"/>
          </w:tcPr>
          <w:p w14:paraId="1C5C674F" w14:textId="77777777" w:rsidR="00C36E3F" w:rsidRPr="007036CE" w:rsidRDefault="00C36E3F" w:rsidP="00C36E3F">
            <w:pPr>
              <w:pStyle w:val="GOSTTablenorm"/>
            </w:pPr>
            <w:r w:rsidRPr="007036CE">
              <w:t>&lt;=24</w:t>
            </w:r>
          </w:p>
        </w:tc>
        <w:tc>
          <w:tcPr>
            <w:tcW w:w="2053" w:type="pct"/>
          </w:tcPr>
          <w:p w14:paraId="1FF41133" w14:textId="77777777" w:rsidR="00C36E3F" w:rsidRPr="007036CE" w:rsidRDefault="00C36E3F" w:rsidP="00C36E3F">
            <w:pPr>
              <w:pStyle w:val="GOSTTablenorm"/>
            </w:pPr>
            <w:r w:rsidRPr="007036CE">
              <w:t>Указывается код ОКС (КМИ) для отражения операции на ЛС уточняемом (при наличии).</w:t>
            </w:r>
          </w:p>
          <w:p w14:paraId="7144A0A6" w14:textId="77777777" w:rsidR="00C36E3F" w:rsidRPr="007036CE" w:rsidRDefault="00C36E3F" w:rsidP="00C36E3F">
            <w:pPr>
              <w:pStyle w:val="GOSTTablenorm"/>
              <w:rPr>
                <w:szCs w:val="22"/>
              </w:rPr>
            </w:pPr>
            <w:r w:rsidRPr="007036CE">
              <w:lastRenderedPageBreak/>
              <w:t>Не заполняется в случае уточнения НВС и средств с КС 3420 «Средства единого казначейского счета до выяснения принадлежности»</w:t>
            </w:r>
          </w:p>
        </w:tc>
      </w:tr>
      <w:tr w:rsidR="00C36E3F" w:rsidRPr="007036CE" w14:paraId="4D10DCEF" w14:textId="77777777" w:rsidTr="0084483E">
        <w:tc>
          <w:tcPr>
            <w:tcW w:w="1100" w:type="pct"/>
          </w:tcPr>
          <w:p w14:paraId="0F105964" w14:textId="2E556EA7" w:rsidR="00C36E3F" w:rsidRPr="007036CE" w:rsidRDefault="00C36E3F" w:rsidP="00C36E3F">
            <w:pPr>
              <w:pStyle w:val="GOSTTablenorm"/>
              <w:rPr>
                <w:szCs w:val="22"/>
              </w:rPr>
            </w:pPr>
            <w:r w:rsidRPr="007036CE">
              <w:rPr>
                <w:szCs w:val="22"/>
              </w:rPr>
              <w:lastRenderedPageBreak/>
              <w:t>ОКС укрупненный уточняемый</w:t>
            </w:r>
          </w:p>
        </w:tc>
        <w:tc>
          <w:tcPr>
            <w:tcW w:w="750" w:type="pct"/>
          </w:tcPr>
          <w:p w14:paraId="01421764" w14:textId="7AE39146" w:rsidR="00C36E3F" w:rsidRPr="00E442A5" w:rsidRDefault="00AC16BC" w:rsidP="00481218">
            <w:pPr>
              <w:pStyle w:val="GOSTTablenorm"/>
              <w:rPr>
                <w:b/>
              </w:rPr>
            </w:pPr>
            <w:r w:rsidRPr="00752D5D">
              <w:rPr>
                <w:b/>
                <w:bCs/>
              </w:rPr>
              <w:t>DETAILS:</w:t>
            </w:r>
            <w:r w:rsidR="00E442A5" w:rsidRPr="00E442A5">
              <w:rPr>
                <w:bCs/>
              </w:rPr>
              <w:t>COMMONOKS</w:t>
            </w:r>
          </w:p>
        </w:tc>
        <w:tc>
          <w:tcPr>
            <w:tcW w:w="500" w:type="pct"/>
          </w:tcPr>
          <w:p w14:paraId="5F88046F" w14:textId="5D62D741" w:rsidR="00C36E3F" w:rsidRPr="007036CE" w:rsidRDefault="00C36E3F" w:rsidP="00C36E3F">
            <w:pPr>
              <w:pStyle w:val="GOSTTablenorm"/>
            </w:pPr>
            <w:r w:rsidRPr="007036CE">
              <w:t>Строка</w:t>
            </w:r>
          </w:p>
        </w:tc>
        <w:tc>
          <w:tcPr>
            <w:tcW w:w="282" w:type="pct"/>
          </w:tcPr>
          <w:p w14:paraId="001EFD82" w14:textId="700A7CCE" w:rsidR="00C36E3F" w:rsidRPr="007036CE" w:rsidRDefault="00C36E3F" w:rsidP="00C36E3F">
            <w:pPr>
              <w:pStyle w:val="GOSTTablenorm"/>
            </w:pPr>
            <w:r w:rsidRPr="007036CE">
              <w:t>Нет</w:t>
            </w:r>
          </w:p>
        </w:tc>
        <w:tc>
          <w:tcPr>
            <w:tcW w:w="315" w:type="pct"/>
          </w:tcPr>
          <w:p w14:paraId="3FF00160" w14:textId="26002EA7" w:rsidR="00C36E3F" w:rsidRPr="007036CE" w:rsidRDefault="00C36E3F" w:rsidP="00C36E3F">
            <w:pPr>
              <w:pStyle w:val="GOSTTablenorm"/>
            </w:pPr>
            <w:r w:rsidRPr="007036CE">
              <w:t>=18</w:t>
            </w:r>
          </w:p>
        </w:tc>
        <w:tc>
          <w:tcPr>
            <w:tcW w:w="2053" w:type="pct"/>
          </w:tcPr>
          <w:p w14:paraId="75718C9A" w14:textId="53DD083A" w:rsidR="00C36E3F" w:rsidRPr="007036CE" w:rsidRDefault="00C36E3F" w:rsidP="00C36E3F">
            <w:pPr>
              <w:pStyle w:val="GOSTTablenorm"/>
            </w:pPr>
            <w:r w:rsidRPr="007036CE">
              <w:t>Указывается код ОКС укрупненный для отражения операции на ЛС уточняемом (при наличии).</w:t>
            </w:r>
          </w:p>
          <w:p w14:paraId="202BD82C" w14:textId="6191809F" w:rsidR="00C36E3F" w:rsidRPr="007036CE" w:rsidRDefault="00C36E3F" w:rsidP="00C36E3F">
            <w:pPr>
              <w:pStyle w:val="GOSTTablenorm"/>
            </w:pPr>
            <w:r w:rsidRPr="007036CE">
              <w:t>Не заполняется в случае уточнения НВС и средств с КС 3420 «Средства единого казначейского счета до выяснения принадлежности»</w:t>
            </w:r>
          </w:p>
        </w:tc>
      </w:tr>
      <w:tr w:rsidR="00C36E3F" w:rsidRPr="007036CE" w14:paraId="18B9B3FC" w14:textId="77777777" w:rsidTr="0084483E">
        <w:tc>
          <w:tcPr>
            <w:tcW w:w="1100" w:type="pct"/>
          </w:tcPr>
          <w:p w14:paraId="1AF8AB92" w14:textId="77777777" w:rsidR="00C36E3F" w:rsidRPr="007036CE" w:rsidRDefault="00C36E3F" w:rsidP="00C36E3F">
            <w:pPr>
              <w:pStyle w:val="GOSTTablenorm"/>
              <w:rPr>
                <w:szCs w:val="22"/>
              </w:rPr>
            </w:pPr>
            <w:r w:rsidRPr="007036CE">
              <w:rPr>
                <w:szCs w:val="22"/>
              </w:rPr>
              <w:t>Номер БО уточняемый</w:t>
            </w:r>
          </w:p>
        </w:tc>
        <w:tc>
          <w:tcPr>
            <w:tcW w:w="750" w:type="pct"/>
          </w:tcPr>
          <w:p w14:paraId="50DAC559" w14:textId="3BD77882" w:rsidR="00C36E3F" w:rsidRPr="007036CE" w:rsidRDefault="00AC16BC" w:rsidP="00C36E3F">
            <w:pPr>
              <w:pStyle w:val="GOSTTablenorm"/>
            </w:pPr>
            <w:r w:rsidRPr="00752D5D">
              <w:rPr>
                <w:b/>
                <w:bCs/>
              </w:rPr>
              <w:t>DETAILS:</w:t>
            </w:r>
            <w:r w:rsidRPr="00AC16BC">
              <w:t>ObligatNum</w:t>
            </w:r>
          </w:p>
        </w:tc>
        <w:tc>
          <w:tcPr>
            <w:tcW w:w="500" w:type="pct"/>
          </w:tcPr>
          <w:p w14:paraId="73D1C1D8" w14:textId="77777777" w:rsidR="00C36E3F" w:rsidRPr="007036CE" w:rsidRDefault="00C36E3F" w:rsidP="00C36E3F">
            <w:pPr>
              <w:pStyle w:val="GOSTTablenorm"/>
            </w:pPr>
            <w:r w:rsidRPr="007036CE">
              <w:t>Строка</w:t>
            </w:r>
          </w:p>
        </w:tc>
        <w:tc>
          <w:tcPr>
            <w:tcW w:w="282" w:type="pct"/>
          </w:tcPr>
          <w:p w14:paraId="5106657E" w14:textId="77777777" w:rsidR="00C36E3F" w:rsidRPr="007036CE" w:rsidRDefault="00C36E3F" w:rsidP="00C36E3F">
            <w:pPr>
              <w:pStyle w:val="GOSTTablenorm"/>
            </w:pPr>
            <w:r w:rsidRPr="007036CE">
              <w:t>Нет</w:t>
            </w:r>
          </w:p>
        </w:tc>
        <w:tc>
          <w:tcPr>
            <w:tcW w:w="315" w:type="pct"/>
          </w:tcPr>
          <w:p w14:paraId="7D706D82" w14:textId="77777777" w:rsidR="00C36E3F" w:rsidRPr="007036CE" w:rsidRDefault="00C36E3F" w:rsidP="00C36E3F">
            <w:pPr>
              <w:pStyle w:val="GOSTTablenorm"/>
            </w:pPr>
            <w:r w:rsidRPr="007036CE">
              <w:t>=19</w:t>
            </w:r>
          </w:p>
        </w:tc>
        <w:tc>
          <w:tcPr>
            <w:tcW w:w="2053" w:type="pct"/>
          </w:tcPr>
          <w:p w14:paraId="5D261327" w14:textId="77777777" w:rsidR="00C36E3F" w:rsidRPr="007036CE" w:rsidRDefault="00C36E3F" w:rsidP="00C36E3F">
            <w:pPr>
              <w:pStyle w:val="GOSTTablenorm"/>
              <w:rPr>
                <w:szCs w:val="22"/>
              </w:rPr>
            </w:pPr>
            <w:r w:rsidRPr="007036CE">
              <w:t>Указывается учетный номер бюджетного обязательства по ЛС уточняемому</w:t>
            </w:r>
          </w:p>
        </w:tc>
      </w:tr>
      <w:tr w:rsidR="00C36E3F" w:rsidRPr="007036CE" w14:paraId="086C84E4" w14:textId="77777777" w:rsidTr="0084483E">
        <w:tc>
          <w:tcPr>
            <w:tcW w:w="1100" w:type="pct"/>
          </w:tcPr>
          <w:p w14:paraId="273A84D8" w14:textId="77777777" w:rsidR="00C36E3F" w:rsidRPr="007036CE" w:rsidRDefault="00C36E3F" w:rsidP="00C36E3F">
            <w:pPr>
              <w:pStyle w:val="GOSTTablenorm"/>
              <w:rPr>
                <w:szCs w:val="22"/>
              </w:rPr>
            </w:pPr>
            <w:r w:rsidRPr="007036CE">
              <w:rPr>
                <w:szCs w:val="22"/>
              </w:rPr>
              <w:t>Номер ДО уточняемый</w:t>
            </w:r>
          </w:p>
        </w:tc>
        <w:tc>
          <w:tcPr>
            <w:tcW w:w="750" w:type="pct"/>
          </w:tcPr>
          <w:p w14:paraId="0B071216" w14:textId="4AF97C60" w:rsidR="00C36E3F" w:rsidRPr="007036CE" w:rsidRDefault="00AC16BC" w:rsidP="00C36E3F">
            <w:pPr>
              <w:pStyle w:val="GOSTTablenorm"/>
            </w:pPr>
            <w:r w:rsidRPr="00752D5D">
              <w:rPr>
                <w:b/>
                <w:bCs/>
              </w:rPr>
              <w:t>DETAILS:</w:t>
            </w:r>
            <w:r w:rsidRPr="00AC16BC">
              <w:t>RegNumDo</w:t>
            </w:r>
          </w:p>
        </w:tc>
        <w:tc>
          <w:tcPr>
            <w:tcW w:w="500" w:type="pct"/>
          </w:tcPr>
          <w:p w14:paraId="294D91A3" w14:textId="77777777" w:rsidR="00C36E3F" w:rsidRPr="007036CE" w:rsidRDefault="00C36E3F" w:rsidP="00C36E3F">
            <w:pPr>
              <w:pStyle w:val="GOSTTablenorm"/>
            </w:pPr>
            <w:r w:rsidRPr="007036CE">
              <w:t>Строка</w:t>
            </w:r>
          </w:p>
        </w:tc>
        <w:tc>
          <w:tcPr>
            <w:tcW w:w="282" w:type="pct"/>
          </w:tcPr>
          <w:p w14:paraId="1FD8E42C" w14:textId="77777777" w:rsidR="00C36E3F" w:rsidRPr="007036CE" w:rsidRDefault="00C36E3F" w:rsidP="00C36E3F">
            <w:pPr>
              <w:pStyle w:val="GOSTTablenorm"/>
            </w:pPr>
            <w:r w:rsidRPr="007036CE">
              <w:t>Нет</w:t>
            </w:r>
          </w:p>
        </w:tc>
        <w:tc>
          <w:tcPr>
            <w:tcW w:w="315" w:type="pct"/>
          </w:tcPr>
          <w:p w14:paraId="5EB62A2C" w14:textId="77777777" w:rsidR="00C36E3F" w:rsidRPr="007036CE" w:rsidRDefault="00C36E3F" w:rsidP="00C36E3F">
            <w:pPr>
              <w:pStyle w:val="GOSTTablenorm"/>
            </w:pPr>
            <w:r w:rsidRPr="007036CE">
              <w:t>=25</w:t>
            </w:r>
          </w:p>
        </w:tc>
        <w:tc>
          <w:tcPr>
            <w:tcW w:w="2053" w:type="pct"/>
          </w:tcPr>
          <w:p w14:paraId="0D7CD10D" w14:textId="77777777" w:rsidR="00C36E3F" w:rsidRPr="007036CE" w:rsidRDefault="00C36E3F" w:rsidP="00C36E3F">
            <w:pPr>
              <w:pStyle w:val="GOSTTablenorm"/>
              <w:rPr>
                <w:szCs w:val="22"/>
              </w:rPr>
            </w:pPr>
            <w:r w:rsidRPr="007036CE">
              <w:t>Указывается учетный номер денежного обязательства по ЛС уточняемому</w:t>
            </w:r>
          </w:p>
        </w:tc>
      </w:tr>
      <w:tr w:rsidR="00C36E3F" w:rsidRPr="007036CE" w14:paraId="6B241579" w14:textId="77777777" w:rsidTr="0084483E">
        <w:tc>
          <w:tcPr>
            <w:tcW w:w="1100" w:type="pct"/>
          </w:tcPr>
          <w:p w14:paraId="4632D5E6" w14:textId="77777777" w:rsidR="00C36E3F" w:rsidRPr="007036CE" w:rsidRDefault="00C36E3F" w:rsidP="00C36E3F">
            <w:pPr>
              <w:pStyle w:val="GOSTTablenorm"/>
              <w:rPr>
                <w:szCs w:val="22"/>
              </w:rPr>
            </w:pPr>
            <w:r w:rsidRPr="007036CE">
              <w:rPr>
                <w:szCs w:val="22"/>
              </w:rPr>
              <w:t>Признак авансового ДО уточняемый</w:t>
            </w:r>
          </w:p>
        </w:tc>
        <w:tc>
          <w:tcPr>
            <w:tcW w:w="750" w:type="pct"/>
          </w:tcPr>
          <w:p w14:paraId="2744C5CD" w14:textId="5609BCA6" w:rsidR="00C36E3F" w:rsidRPr="007036CE" w:rsidRDefault="00AC16BC" w:rsidP="00C36E3F">
            <w:pPr>
              <w:pStyle w:val="GOSTTablenorm"/>
            </w:pPr>
            <w:r w:rsidRPr="00752D5D">
              <w:rPr>
                <w:b/>
                <w:bCs/>
              </w:rPr>
              <w:t>DETAILS:</w:t>
            </w:r>
            <w:r w:rsidR="004D4613" w:rsidRPr="004D4613">
              <w:t>AdvnPaySign</w:t>
            </w:r>
          </w:p>
        </w:tc>
        <w:tc>
          <w:tcPr>
            <w:tcW w:w="500" w:type="pct"/>
          </w:tcPr>
          <w:p w14:paraId="14651CDF" w14:textId="77777777" w:rsidR="00C36E3F" w:rsidRPr="007036CE" w:rsidRDefault="00C36E3F" w:rsidP="00C36E3F">
            <w:pPr>
              <w:pStyle w:val="GOSTTablenorm"/>
            </w:pPr>
            <w:r w:rsidRPr="007036CE">
              <w:t>Строка</w:t>
            </w:r>
          </w:p>
        </w:tc>
        <w:tc>
          <w:tcPr>
            <w:tcW w:w="282" w:type="pct"/>
          </w:tcPr>
          <w:p w14:paraId="061150DC" w14:textId="77777777" w:rsidR="00C36E3F" w:rsidRPr="007036CE" w:rsidRDefault="00C36E3F" w:rsidP="00C36E3F">
            <w:pPr>
              <w:pStyle w:val="GOSTTablenorm"/>
            </w:pPr>
            <w:r w:rsidRPr="007036CE">
              <w:t>Да</w:t>
            </w:r>
          </w:p>
        </w:tc>
        <w:tc>
          <w:tcPr>
            <w:tcW w:w="315" w:type="pct"/>
          </w:tcPr>
          <w:p w14:paraId="6157C416" w14:textId="56F54A11" w:rsidR="00C36E3F" w:rsidRPr="007B1714" w:rsidRDefault="00C36E3F" w:rsidP="007B1714">
            <w:pPr>
              <w:pStyle w:val="GOSTTablenorm"/>
            </w:pPr>
            <w:r w:rsidRPr="007036CE">
              <w:rPr>
                <w:lang w:val="en-US"/>
              </w:rPr>
              <w:t>&lt;=</w:t>
            </w:r>
            <w:r w:rsidR="007B1714">
              <w:t>3</w:t>
            </w:r>
          </w:p>
        </w:tc>
        <w:tc>
          <w:tcPr>
            <w:tcW w:w="2053" w:type="pct"/>
          </w:tcPr>
          <w:p w14:paraId="7F0A7AB9" w14:textId="77777777" w:rsidR="00C36E3F" w:rsidRPr="007036CE" w:rsidRDefault="00C36E3F" w:rsidP="00C36E3F">
            <w:pPr>
              <w:pStyle w:val="GOSTTablenorm"/>
            </w:pPr>
            <w:r w:rsidRPr="007036CE">
              <w:t xml:space="preserve">Указывается признак авансового денежного обязательства </w:t>
            </w:r>
            <w:r w:rsidRPr="007036CE">
              <w:rPr>
                <w:szCs w:val="22"/>
              </w:rPr>
              <w:t>по ЛС уточняемому</w:t>
            </w:r>
            <w:r w:rsidRPr="007036CE">
              <w:t>.</w:t>
            </w:r>
          </w:p>
          <w:p w14:paraId="5012F947" w14:textId="77777777" w:rsidR="00C36E3F" w:rsidRPr="007036CE" w:rsidRDefault="00C36E3F" w:rsidP="00C36E3F">
            <w:pPr>
              <w:pStyle w:val="GOSTTablenorm"/>
            </w:pPr>
            <w:r w:rsidRPr="007036CE">
              <w:t>Возможные значения:</w:t>
            </w:r>
          </w:p>
          <w:p w14:paraId="02F1EC31" w14:textId="270C1024" w:rsidR="00C36E3F" w:rsidRPr="007036CE" w:rsidRDefault="00BB4D2A" w:rsidP="00C36E3F">
            <w:pPr>
              <w:pStyle w:val="GOSTTableListMark1"/>
            </w:pPr>
            <w:ins w:id="9365" w:author="Сатлер Марина Викторовна" w:date="2026-04-15T12:04:00Z">
              <w:r>
                <w:t>«</w:t>
              </w:r>
            </w:ins>
            <w:r w:rsidR="00C36E3F" w:rsidRPr="007036CE">
              <w:t>Нет</w:t>
            </w:r>
            <w:ins w:id="9366" w:author="Сатлер Марина Викторовна" w:date="2026-04-15T12:04:00Z">
              <w:r>
                <w:t>»</w:t>
              </w:r>
            </w:ins>
            <w:r w:rsidR="00C36E3F" w:rsidRPr="007036CE">
              <w:t>;</w:t>
            </w:r>
          </w:p>
          <w:p w14:paraId="15FECDA6" w14:textId="312CD99D" w:rsidR="00C36E3F" w:rsidRPr="007036CE" w:rsidRDefault="00BB4D2A" w:rsidP="00C36E3F">
            <w:pPr>
              <w:pStyle w:val="GOSTTableListMark1"/>
            </w:pPr>
            <w:ins w:id="9367" w:author="Сатлер Марина Викторовна" w:date="2026-04-15T12:04:00Z">
              <w:r>
                <w:t>«</w:t>
              </w:r>
            </w:ins>
            <w:r w:rsidR="00C36E3F" w:rsidRPr="007036CE">
              <w:t>Да</w:t>
            </w:r>
            <w:ins w:id="9368" w:author="Сатлер Марина Викторовна" w:date="2026-04-15T12:04:00Z">
              <w:r>
                <w:t>»</w:t>
              </w:r>
            </w:ins>
          </w:p>
        </w:tc>
      </w:tr>
      <w:tr w:rsidR="00C36E3F" w:rsidRPr="007036CE" w14:paraId="7185D17A" w14:textId="77777777" w:rsidTr="0084483E">
        <w:tc>
          <w:tcPr>
            <w:tcW w:w="1100" w:type="pct"/>
          </w:tcPr>
          <w:p w14:paraId="6258AE54" w14:textId="77777777" w:rsidR="00C36E3F" w:rsidRPr="007036CE" w:rsidRDefault="00C36E3F" w:rsidP="00C36E3F">
            <w:pPr>
              <w:pStyle w:val="GOSTTablenorm"/>
              <w:rPr>
                <w:szCs w:val="22"/>
              </w:rPr>
            </w:pPr>
            <w:r w:rsidRPr="007036CE">
              <w:t>Признак учета БА, ЛБО на ЛС уточняемом</w:t>
            </w:r>
          </w:p>
        </w:tc>
        <w:tc>
          <w:tcPr>
            <w:tcW w:w="750" w:type="pct"/>
          </w:tcPr>
          <w:p w14:paraId="7F24B197" w14:textId="246A2DE9" w:rsidR="00C36E3F" w:rsidRPr="007036CE" w:rsidRDefault="00AC16BC" w:rsidP="00C36E3F">
            <w:pPr>
              <w:pStyle w:val="GOSTTablenorm"/>
            </w:pPr>
            <w:r w:rsidRPr="00752D5D">
              <w:rPr>
                <w:b/>
                <w:bCs/>
              </w:rPr>
              <w:t>DETAILS:</w:t>
            </w:r>
            <w:r w:rsidR="004D4613" w:rsidRPr="004D4613">
              <w:t xml:space="preserve">SIGN_BaLbo_Snd </w:t>
            </w:r>
          </w:p>
        </w:tc>
        <w:tc>
          <w:tcPr>
            <w:tcW w:w="500" w:type="pct"/>
          </w:tcPr>
          <w:p w14:paraId="3DBDEF55" w14:textId="77777777" w:rsidR="00C36E3F" w:rsidRPr="007036CE" w:rsidRDefault="00C36E3F" w:rsidP="00C36E3F">
            <w:pPr>
              <w:pStyle w:val="GOSTTablenorm"/>
            </w:pPr>
            <w:r w:rsidRPr="007036CE">
              <w:t>Логический</w:t>
            </w:r>
          </w:p>
        </w:tc>
        <w:tc>
          <w:tcPr>
            <w:tcW w:w="282" w:type="pct"/>
          </w:tcPr>
          <w:p w14:paraId="3A9364EC" w14:textId="77777777" w:rsidR="00C36E3F" w:rsidRPr="007036CE" w:rsidRDefault="00C36E3F" w:rsidP="00C36E3F">
            <w:pPr>
              <w:pStyle w:val="GOSTTablenorm"/>
            </w:pPr>
            <w:r w:rsidRPr="007036CE">
              <w:t>Да</w:t>
            </w:r>
          </w:p>
        </w:tc>
        <w:tc>
          <w:tcPr>
            <w:tcW w:w="315" w:type="pct"/>
          </w:tcPr>
          <w:p w14:paraId="439391CB" w14:textId="77777777" w:rsidR="00C36E3F" w:rsidRPr="007036CE" w:rsidRDefault="00C36E3F" w:rsidP="00C36E3F">
            <w:pPr>
              <w:pStyle w:val="GOSTTablenorm"/>
            </w:pPr>
            <w:r w:rsidRPr="007036CE">
              <w:t>-</w:t>
            </w:r>
          </w:p>
        </w:tc>
        <w:tc>
          <w:tcPr>
            <w:tcW w:w="2053" w:type="pct"/>
          </w:tcPr>
          <w:p w14:paraId="0F4CED58" w14:textId="77777777" w:rsidR="00C36E3F" w:rsidRPr="007036CE" w:rsidRDefault="00C36E3F" w:rsidP="00C36E3F">
            <w:pPr>
              <w:pStyle w:val="GOSTTablenorm"/>
            </w:pPr>
            <w:r w:rsidRPr="007036CE">
              <w:t>Указывается признак учета БА, ЛБО на ЛС уточняемом.</w:t>
            </w:r>
          </w:p>
          <w:p w14:paraId="1539FF38" w14:textId="77777777" w:rsidR="00C36E3F" w:rsidRPr="007036CE" w:rsidRDefault="00C36E3F" w:rsidP="00C36E3F">
            <w:pPr>
              <w:pStyle w:val="GOSTTablenorm"/>
            </w:pPr>
            <w:r w:rsidRPr="007036CE">
              <w:t>Возможные значения:</w:t>
            </w:r>
          </w:p>
          <w:p w14:paraId="6D00CE4C" w14:textId="32388CC9" w:rsidR="00C36E3F" w:rsidRPr="007036CE" w:rsidRDefault="00C36E3F" w:rsidP="00C36E3F">
            <w:pPr>
              <w:pStyle w:val="GOSTTableListMark1"/>
            </w:pPr>
            <w:r w:rsidRPr="007036CE">
              <w:t>«</w:t>
            </w:r>
            <w:r w:rsidRPr="007036CE">
              <w:rPr>
                <w:lang w:val="en-US"/>
              </w:rPr>
              <w:t>true</w:t>
            </w:r>
            <w:r w:rsidRPr="007036CE">
              <w:t xml:space="preserve">» </w:t>
            </w:r>
            <w:r w:rsidR="00BC0B8A" w:rsidRPr="007036CE">
              <w:t>–</w:t>
            </w:r>
            <w:r w:rsidRPr="007036CE">
              <w:t xml:space="preserve"> Да;</w:t>
            </w:r>
          </w:p>
          <w:p w14:paraId="52F73A56" w14:textId="7D2AC447" w:rsidR="00C36E3F" w:rsidRPr="007036CE" w:rsidRDefault="00C36E3F" w:rsidP="00C36E3F">
            <w:pPr>
              <w:pStyle w:val="GOSTTableListMark1"/>
            </w:pPr>
            <w:r w:rsidRPr="007036CE">
              <w:t>«</w:t>
            </w:r>
            <w:r w:rsidRPr="007036CE">
              <w:rPr>
                <w:lang w:val="en-US"/>
              </w:rPr>
              <w:t>false</w:t>
            </w:r>
            <w:r w:rsidRPr="007036CE">
              <w:t xml:space="preserve">» </w:t>
            </w:r>
            <w:r w:rsidR="00BC0B8A" w:rsidRPr="007036CE">
              <w:t>–</w:t>
            </w:r>
            <w:r w:rsidRPr="007036CE">
              <w:t xml:space="preserve"> Нет</w:t>
            </w:r>
          </w:p>
        </w:tc>
      </w:tr>
      <w:tr w:rsidR="00C36E3F" w:rsidRPr="007036CE" w14:paraId="55AC68E3" w14:textId="77777777" w:rsidTr="0084483E">
        <w:tc>
          <w:tcPr>
            <w:tcW w:w="1100" w:type="pct"/>
          </w:tcPr>
          <w:p w14:paraId="35C2262A" w14:textId="77777777" w:rsidR="00C36E3F" w:rsidRPr="007036CE" w:rsidRDefault="00C36E3F" w:rsidP="00C36E3F">
            <w:pPr>
              <w:pStyle w:val="GOSTTablenorm"/>
            </w:pPr>
            <w:r w:rsidRPr="007036CE">
              <w:t>Идентификатор документа по зачислению НВС ФБ</w:t>
            </w:r>
          </w:p>
        </w:tc>
        <w:tc>
          <w:tcPr>
            <w:tcW w:w="750" w:type="pct"/>
          </w:tcPr>
          <w:p w14:paraId="743EE203" w14:textId="5D90F422" w:rsidR="00C36E3F" w:rsidRPr="007036CE" w:rsidRDefault="00AC16BC" w:rsidP="00C36E3F">
            <w:pPr>
              <w:pStyle w:val="GOSTTablenorm"/>
              <w:rPr>
                <w:b/>
              </w:rPr>
            </w:pPr>
            <w:r w:rsidRPr="00752D5D">
              <w:rPr>
                <w:b/>
                <w:bCs/>
              </w:rPr>
              <w:t>DETAILS:</w:t>
            </w:r>
            <w:r w:rsidR="004D4613" w:rsidRPr="004D4613">
              <w:t>GUIDRelDcRow</w:t>
            </w:r>
          </w:p>
        </w:tc>
        <w:tc>
          <w:tcPr>
            <w:tcW w:w="500" w:type="pct"/>
          </w:tcPr>
          <w:p w14:paraId="2B71753E" w14:textId="77777777" w:rsidR="00C36E3F" w:rsidRPr="007036CE" w:rsidRDefault="00C36E3F" w:rsidP="00C36E3F">
            <w:pPr>
              <w:pStyle w:val="GOSTTablenorm"/>
            </w:pPr>
            <w:r w:rsidRPr="007036CE">
              <w:rPr>
                <w:lang w:val="en-US"/>
              </w:rPr>
              <w:t>GUID</w:t>
            </w:r>
          </w:p>
        </w:tc>
        <w:tc>
          <w:tcPr>
            <w:tcW w:w="282" w:type="pct"/>
          </w:tcPr>
          <w:p w14:paraId="3AAB9195" w14:textId="77777777" w:rsidR="00C36E3F" w:rsidRPr="007036CE" w:rsidRDefault="00C36E3F" w:rsidP="00C36E3F">
            <w:pPr>
              <w:pStyle w:val="GOSTTablenorm"/>
            </w:pPr>
            <w:r w:rsidRPr="007036CE">
              <w:t>Нет</w:t>
            </w:r>
          </w:p>
        </w:tc>
        <w:tc>
          <w:tcPr>
            <w:tcW w:w="315" w:type="pct"/>
          </w:tcPr>
          <w:p w14:paraId="62FCD499" w14:textId="77777777" w:rsidR="00C36E3F" w:rsidRPr="007036CE" w:rsidRDefault="00C36E3F" w:rsidP="00C36E3F">
            <w:pPr>
              <w:pStyle w:val="GOSTTablenorm"/>
            </w:pPr>
            <w:r w:rsidRPr="007036CE">
              <w:t>=36</w:t>
            </w:r>
          </w:p>
        </w:tc>
        <w:tc>
          <w:tcPr>
            <w:tcW w:w="2053" w:type="pct"/>
          </w:tcPr>
          <w:p w14:paraId="1874D8C3" w14:textId="77777777" w:rsidR="00C36E3F" w:rsidRPr="007036CE" w:rsidRDefault="00C36E3F" w:rsidP="00C36E3F">
            <w:pPr>
              <w:pStyle w:val="GOSTTablenorm"/>
            </w:pPr>
            <w:r w:rsidRPr="007036CE">
              <w:t xml:space="preserve">Указывается </w:t>
            </w:r>
            <w:r w:rsidRPr="007036CE">
              <w:rPr>
                <w:lang w:val="en-US"/>
              </w:rPr>
              <w:t>GUID</w:t>
            </w:r>
            <w:r w:rsidRPr="007036CE">
              <w:t xml:space="preserve"> уточняемого документа, в случае, если значение параметра «</w:t>
            </w:r>
            <w:r w:rsidRPr="007036CE">
              <w:rPr>
                <w:szCs w:val="22"/>
              </w:rPr>
              <w:t>Тип уточняемой операции</w:t>
            </w:r>
            <w:r w:rsidRPr="007036CE">
              <w:t>» равно «-» (уточнение НВС)</w:t>
            </w:r>
          </w:p>
        </w:tc>
      </w:tr>
      <w:tr w:rsidR="00C36E3F" w:rsidRPr="007036CE" w14:paraId="4165F509" w14:textId="77777777" w:rsidTr="0084483E">
        <w:tc>
          <w:tcPr>
            <w:tcW w:w="1100" w:type="pct"/>
          </w:tcPr>
          <w:p w14:paraId="5240A135" w14:textId="77777777" w:rsidR="00C36E3F" w:rsidRPr="007036CE" w:rsidRDefault="00C36E3F" w:rsidP="00C36E3F">
            <w:pPr>
              <w:pStyle w:val="GOSTTablenorm"/>
            </w:pPr>
            <w:r w:rsidRPr="007036CE">
              <w:t>Счет контрагента уточняемый</w:t>
            </w:r>
          </w:p>
        </w:tc>
        <w:tc>
          <w:tcPr>
            <w:tcW w:w="750" w:type="pct"/>
          </w:tcPr>
          <w:p w14:paraId="147558CE" w14:textId="3363F8F2" w:rsidR="00C36E3F" w:rsidRPr="007036CE" w:rsidRDefault="00AC16BC" w:rsidP="00C36E3F">
            <w:pPr>
              <w:pStyle w:val="GOSTTablenorm"/>
              <w:rPr>
                <w:b/>
              </w:rPr>
            </w:pPr>
            <w:r w:rsidRPr="00752D5D">
              <w:rPr>
                <w:b/>
                <w:bCs/>
              </w:rPr>
              <w:t>DETAILS:</w:t>
            </w:r>
            <w:r w:rsidR="004D4613" w:rsidRPr="004D4613">
              <w:t>AccNum</w:t>
            </w:r>
          </w:p>
        </w:tc>
        <w:tc>
          <w:tcPr>
            <w:tcW w:w="500" w:type="pct"/>
          </w:tcPr>
          <w:p w14:paraId="74DC958C" w14:textId="77777777" w:rsidR="00C36E3F" w:rsidRPr="007036CE" w:rsidRDefault="00C36E3F" w:rsidP="00C36E3F">
            <w:pPr>
              <w:pStyle w:val="GOSTTablenorm"/>
              <w:rPr>
                <w:lang w:val="en-US"/>
              </w:rPr>
            </w:pPr>
            <w:r w:rsidRPr="007036CE">
              <w:t>Строка</w:t>
            </w:r>
          </w:p>
        </w:tc>
        <w:tc>
          <w:tcPr>
            <w:tcW w:w="282" w:type="pct"/>
          </w:tcPr>
          <w:p w14:paraId="4D621D56" w14:textId="77777777" w:rsidR="00C36E3F" w:rsidRPr="007036CE" w:rsidRDefault="00C36E3F" w:rsidP="00C36E3F">
            <w:pPr>
              <w:pStyle w:val="GOSTTablenorm"/>
            </w:pPr>
            <w:r w:rsidRPr="007036CE">
              <w:t>Нет</w:t>
            </w:r>
          </w:p>
        </w:tc>
        <w:tc>
          <w:tcPr>
            <w:tcW w:w="315" w:type="pct"/>
          </w:tcPr>
          <w:p w14:paraId="480C4149" w14:textId="77777777" w:rsidR="00C36E3F" w:rsidRPr="007036CE" w:rsidRDefault="00C36E3F" w:rsidP="00C36E3F">
            <w:pPr>
              <w:pStyle w:val="GOSTTablenorm"/>
            </w:pPr>
            <w:r w:rsidRPr="007036CE">
              <w:t>=20</w:t>
            </w:r>
          </w:p>
        </w:tc>
        <w:tc>
          <w:tcPr>
            <w:tcW w:w="2053" w:type="pct"/>
          </w:tcPr>
          <w:p w14:paraId="19316D95" w14:textId="77777777" w:rsidR="00C36E3F" w:rsidRPr="007036CE" w:rsidRDefault="00C36E3F" w:rsidP="00C36E3F">
            <w:pPr>
              <w:pStyle w:val="GOSTTablenorm"/>
            </w:pPr>
            <w:r w:rsidRPr="007036CE">
              <w:t xml:space="preserve">Указывается номер казначейского счета или расчетного счета </w:t>
            </w:r>
            <w:r w:rsidRPr="007036CE">
              <w:lastRenderedPageBreak/>
              <w:t>контрагента уточняемого документа.</w:t>
            </w:r>
          </w:p>
          <w:p w14:paraId="18459B5D" w14:textId="525A6479" w:rsidR="00C36E3F" w:rsidRPr="007036CE" w:rsidRDefault="00C36E3F" w:rsidP="00C36E3F">
            <w:pPr>
              <w:pStyle w:val="GOSTTablenorm"/>
            </w:pPr>
            <w:del w:id="9369" w:author="Тимофеева Ирина EXP-328502" w:date="2026-04-17T17:04:00Z">
              <w:r w:rsidRPr="007036CE" w:rsidDel="009B0C71">
                <w:delText>Заполняется при уточнении операций по МБТ</w:delText>
              </w:r>
            </w:del>
          </w:p>
        </w:tc>
      </w:tr>
      <w:tr w:rsidR="00C36E3F" w:rsidRPr="007036CE" w14:paraId="06B63C44" w14:textId="77777777" w:rsidTr="0084483E">
        <w:tc>
          <w:tcPr>
            <w:tcW w:w="1100" w:type="pct"/>
          </w:tcPr>
          <w:p w14:paraId="7F762139" w14:textId="7CE04635" w:rsidR="00C36E3F" w:rsidRPr="007036CE" w:rsidRDefault="00C36E3F" w:rsidP="00C36E3F">
            <w:pPr>
              <w:pStyle w:val="GOSTTablenorm"/>
              <w:rPr>
                <w:b/>
              </w:rPr>
            </w:pPr>
            <w:r>
              <w:rPr>
                <w:b/>
              </w:rPr>
              <w:lastRenderedPageBreak/>
              <w:t>Уточненные реквизиты</w:t>
            </w:r>
          </w:p>
        </w:tc>
        <w:tc>
          <w:tcPr>
            <w:tcW w:w="750" w:type="pct"/>
          </w:tcPr>
          <w:p w14:paraId="71E5886E" w14:textId="2841F86D" w:rsidR="00C36E3F" w:rsidRPr="007036CE" w:rsidRDefault="00DB6DFA" w:rsidP="00C36E3F">
            <w:pPr>
              <w:pStyle w:val="GOSTTablenorm"/>
              <w:rPr>
                <w:b/>
              </w:rPr>
            </w:pPr>
            <w:r w:rsidRPr="00752D5D">
              <w:rPr>
                <w:b/>
                <w:lang w:val="en-US"/>
              </w:rPr>
              <w:t>Updated</w:t>
            </w:r>
          </w:p>
        </w:tc>
        <w:tc>
          <w:tcPr>
            <w:tcW w:w="500" w:type="pct"/>
          </w:tcPr>
          <w:p w14:paraId="0DAFE690" w14:textId="77777777" w:rsidR="00C36E3F" w:rsidRPr="007036CE" w:rsidRDefault="00C36E3F" w:rsidP="00C36E3F">
            <w:pPr>
              <w:pStyle w:val="GOSTTablenorm"/>
            </w:pPr>
            <w:r w:rsidRPr="007036CE">
              <w:t>Массив</w:t>
            </w:r>
          </w:p>
        </w:tc>
        <w:tc>
          <w:tcPr>
            <w:tcW w:w="282" w:type="pct"/>
          </w:tcPr>
          <w:p w14:paraId="302CECDE" w14:textId="77777777" w:rsidR="00C36E3F" w:rsidRPr="007036CE" w:rsidRDefault="00C36E3F" w:rsidP="00C36E3F">
            <w:pPr>
              <w:pStyle w:val="GOSTTablenorm"/>
            </w:pPr>
            <w:r w:rsidRPr="007036CE">
              <w:t>Да</w:t>
            </w:r>
          </w:p>
        </w:tc>
        <w:tc>
          <w:tcPr>
            <w:tcW w:w="315" w:type="pct"/>
          </w:tcPr>
          <w:p w14:paraId="4687D039" w14:textId="77777777" w:rsidR="00C36E3F" w:rsidRPr="007036CE" w:rsidRDefault="00C36E3F" w:rsidP="00C36E3F">
            <w:pPr>
              <w:pStyle w:val="GOSTTablenorm"/>
            </w:pPr>
            <w:r w:rsidRPr="007036CE">
              <w:t>-</w:t>
            </w:r>
          </w:p>
        </w:tc>
        <w:tc>
          <w:tcPr>
            <w:tcW w:w="2053" w:type="pct"/>
          </w:tcPr>
          <w:p w14:paraId="634BF0CC" w14:textId="70BAA492" w:rsidR="00C36E3F" w:rsidRPr="007036CE" w:rsidRDefault="00C36E3F" w:rsidP="00C36E3F">
            <w:pPr>
              <w:pStyle w:val="GOSTTablenorm"/>
            </w:pPr>
            <w:r w:rsidRPr="007036CE">
              <w:t xml:space="preserve">Одной уточняемой строке блока </w:t>
            </w:r>
            <w:r w:rsidR="008843E3" w:rsidRPr="00752D5D">
              <w:rPr>
                <w:b/>
              </w:rPr>
              <w:t>DETAILS</w:t>
            </w:r>
            <w:r w:rsidR="008843E3" w:rsidRPr="007036CE">
              <w:t xml:space="preserve"> </w:t>
            </w:r>
            <w:r w:rsidRPr="007036CE">
              <w:t xml:space="preserve">может соответствовать несколько уточняющих строк блока </w:t>
            </w:r>
            <w:r w:rsidR="008843E3" w:rsidRPr="00752D5D">
              <w:rPr>
                <w:b/>
                <w:lang w:val="en-US"/>
              </w:rPr>
              <w:t>Updated</w:t>
            </w:r>
            <w:r w:rsidRPr="007036CE">
              <w:t>. Уточняемая и относящиеся к ней уточняющие строки связаны по значению номера строки.</w:t>
            </w:r>
          </w:p>
          <w:p w14:paraId="7361B6FF" w14:textId="77777777" w:rsidR="00C36E3F" w:rsidRPr="007036CE" w:rsidRDefault="00C36E3F" w:rsidP="00C36E3F">
            <w:pPr>
              <w:pStyle w:val="GOSTTablenorm"/>
              <w:rPr>
                <w:bCs/>
              </w:rPr>
            </w:pPr>
            <w:r w:rsidRPr="007036CE">
              <w:rPr>
                <w:b/>
                <w:bCs/>
              </w:rPr>
              <w:t>Внимание!</w:t>
            </w:r>
            <w:r w:rsidRPr="007036CE">
              <w:rPr>
                <w:bCs/>
              </w:rPr>
              <w:t xml:space="preserve"> В учет передаются все уточняющие строки, присутствующие в документе. Строки, по которым формирование записей учета не требуется ввиду отсутствия влияния на состояние учетных данных (уточняются реквизиты платежа, не включенные в аналитики учета), отсекаются через условия срабатывания правил формирования записей учета</w:t>
            </w:r>
          </w:p>
        </w:tc>
      </w:tr>
      <w:tr w:rsidR="00C36E3F" w:rsidRPr="007036CE" w14:paraId="57DEFDB2" w14:textId="77777777" w:rsidTr="0084483E">
        <w:tc>
          <w:tcPr>
            <w:tcW w:w="1100" w:type="pct"/>
          </w:tcPr>
          <w:p w14:paraId="1832B846" w14:textId="77777777" w:rsidR="00C36E3F" w:rsidRPr="007036CE" w:rsidRDefault="00C36E3F" w:rsidP="00C36E3F">
            <w:pPr>
              <w:pStyle w:val="GOSTTablenorm"/>
            </w:pPr>
            <w:r w:rsidRPr="007036CE">
              <w:t>Идентификатор строки</w:t>
            </w:r>
          </w:p>
        </w:tc>
        <w:tc>
          <w:tcPr>
            <w:tcW w:w="750" w:type="pct"/>
          </w:tcPr>
          <w:p w14:paraId="6CD4186A" w14:textId="22FC9F7B" w:rsidR="00C36E3F" w:rsidRPr="007036CE" w:rsidRDefault="00DB6DFA" w:rsidP="00C36E3F">
            <w:pPr>
              <w:pStyle w:val="GOSTTablenorm"/>
            </w:pPr>
            <w:r w:rsidRPr="00752D5D">
              <w:rPr>
                <w:b/>
                <w:lang w:val="en-US"/>
              </w:rPr>
              <w:t>Updated</w:t>
            </w:r>
            <w:r>
              <w:rPr>
                <w:b/>
              </w:rPr>
              <w:t>:</w:t>
            </w:r>
            <w:r>
              <w:rPr>
                <w:bCs/>
                <w:lang w:val="en-US"/>
              </w:rPr>
              <w:t>id</w:t>
            </w:r>
          </w:p>
        </w:tc>
        <w:tc>
          <w:tcPr>
            <w:tcW w:w="500" w:type="pct"/>
          </w:tcPr>
          <w:p w14:paraId="1FB9832F" w14:textId="77777777" w:rsidR="00C36E3F" w:rsidRPr="007036CE" w:rsidRDefault="00C36E3F" w:rsidP="00C36E3F">
            <w:pPr>
              <w:pStyle w:val="GOSTTablenorm"/>
            </w:pPr>
            <w:r w:rsidRPr="007036CE">
              <w:t>Число</w:t>
            </w:r>
          </w:p>
        </w:tc>
        <w:tc>
          <w:tcPr>
            <w:tcW w:w="282" w:type="pct"/>
          </w:tcPr>
          <w:p w14:paraId="2AEA7279" w14:textId="77777777" w:rsidR="00C36E3F" w:rsidRPr="007036CE" w:rsidRDefault="00C36E3F" w:rsidP="00C36E3F">
            <w:pPr>
              <w:pStyle w:val="GOSTTablenorm"/>
            </w:pPr>
            <w:r w:rsidRPr="007036CE">
              <w:t>Да</w:t>
            </w:r>
          </w:p>
        </w:tc>
        <w:tc>
          <w:tcPr>
            <w:tcW w:w="315" w:type="pct"/>
          </w:tcPr>
          <w:p w14:paraId="7F3661F9" w14:textId="77777777" w:rsidR="00C36E3F" w:rsidRPr="007036CE" w:rsidRDefault="00C36E3F" w:rsidP="00C36E3F">
            <w:pPr>
              <w:pStyle w:val="GOSTTablenorm"/>
            </w:pPr>
            <w:r w:rsidRPr="007036CE">
              <w:t>&lt;=20</w:t>
            </w:r>
          </w:p>
        </w:tc>
        <w:tc>
          <w:tcPr>
            <w:tcW w:w="2053" w:type="pct"/>
          </w:tcPr>
          <w:p w14:paraId="64597B60" w14:textId="77777777" w:rsidR="00C36E3F" w:rsidRPr="007036CE" w:rsidRDefault="00C36E3F" w:rsidP="00C36E3F">
            <w:pPr>
              <w:pStyle w:val="GOSTTablenorm"/>
            </w:pPr>
            <w:r w:rsidRPr="007036CE">
              <w:t>Указывается технический идентификатор строки</w:t>
            </w:r>
          </w:p>
        </w:tc>
      </w:tr>
      <w:tr w:rsidR="00C36E3F" w:rsidRPr="007036CE" w14:paraId="63291A09" w14:textId="77777777" w:rsidTr="0084483E">
        <w:tc>
          <w:tcPr>
            <w:tcW w:w="1100" w:type="pct"/>
          </w:tcPr>
          <w:p w14:paraId="20B77E1E" w14:textId="77777777" w:rsidR="00C36E3F" w:rsidRPr="007036CE" w:rsidRDefault="00C36E3F" w:rsidP="00C36E3F">
            <w:pPr>
              <w:pStyle w:val="GOSTTablenorm"/>
            </w:pPr>
            <w:r w:rsidRPr="007036CE">
              <w:rPr>
                <w:szCs w:val="22"/>
              </w:rPr>
              <w:t>Номер строки уточняющей</w:t>
            </w:r>
          </w:p>
        </w:tc>
        <w:tc>
          <w:tcPr>
            <w:tcW w:w="750" w:type="pct"/>
          </w:tcPr>
          <w:p w14:paraId="3A6E0051" w14:textId="1A59AC64" w:rsidR="00C36E3F" w:rsidRPr="007036CE" w:rsidRDefault="00DB6DFA" w:rsidP="00C36E3F">
            <w:pPr>
              <w:pStyle w:val="GOSTTablenorm"/>
            </w:pPr>
            <w:r w:rsidRPr="00752D5D">
              <w:rPr>
                <w:b/>
                <w:lang w:val="en-US"/>
              </w:rPr>
              <w:t>Updated</w:t>
            </w:r>
            <w:r>
              <w:rPr>
                <w:b/>
              </w:rPr>
              <w:t>:</w:t>
            </w:r>
            <w:r w:rsidRPr="00077245">
              <w:rPr>
                <w:bCs/>
              </w:rPr>
              <w:t>UR_RecordNum</w:t>
            </w:r>
          </w:p>
        </w:tc>
        <w:tc>
          <w:tcPr>
            <w:tcW w:w="500" w:type="pct"/>
          </w:tcPr>
          <w:p w14:paraId="290EFED7" w14:textId="77777777" w:rsidR="00C36E3F" w:rsidRPr="007036CE" w:rsidRDefault="00C36E3F" w:rsidP="00C36E3F">
            <w:pPr>
              <w:pStyle w:val="GOSTTablenorm"/>
            </w:pPr>
            <w:r w:rsidRPr="007036CE">
              <w:t>Число</w:t>
            </w:r>
          </w:p>
        </w:tc>
        <w:tc>
          <w:tcPr>
            <w:tcW w:w="282" w:type="pct"/>
          </w:tcPr>
          <w:p w14:paraId="3F5348A9" w14:textId="77777777" w:rsidR="00C36E3F" w:rsidRPr="007036CE" w:rsidRDefault="00C36E3F" w:rsidP="00C36E3F">
            <w:pPr>
              <w:pStyle w:val="GOSTTablenorm"/>
            </w:pPr>
            <w:r w:rsidRPr="007036CE">
              <w:t>Да</w:t>
            </w:r>
          </w:p>
        </w:tc>
        <w:tc>
          <w:tcPr>
            <w:tcW w:w="315" w:type="pct"/>
          </w:tcPr>
          <w:p w14:paraId="79174AF7" w14:textId="77777777" w:rsidR="00C36E3F" w:rsidRPr="007036CE" w:rsidRDefault="00C36E3F" w:rsidP="00C36E3F">
            <w:pPr>
              <w:pStyle w:val="GOSTTablenorm"/>
            </w:pPr>
            <w:r w:rsidRPr="007036CE">
              <w:t>&lt;=7</w:t>
            </w:r>
          </w:p>
        </w:tc>
        <w:tc>
          <w:tcPr>
            <w:tcW w:w="2053" w:type="pct"/>
          </w:tcPr>
          <w:p w14:paraId="0DA3E231" w14:textId="77777777" w:rsidR="00C36E3F" w:rsidRPr="007036CE" w:rsidRDefault="00C36E3F" w:rsidP="00C36E3F">
            <w:pPr>
              <w:pStyle w:val="GOSTTablenorm"/>
            </w:pPr>
            <w:r w:rsidRPr="007036CE">
              <w:t>Указывается порядковый номер строки</w:t>
            </w:r>
          </w:p>
        </w:tc>
      </w:tr>
      <w:tr w:rsidR="00C36E3F" w:rsidRPr="007036CE" w14:paraId="3621D2C4" w14:textId="77777777" w:rsidTr="0084483E">
        <w:tc>
          <w:tcPr>
            <w:tcW w:w="1100" w:type="pct"/>
          </w:tcPr>
          <w:p w14:paraId="3AD8B9DD" w14:textId="77777777" w:rsidR="00C36E3F" w:rsidRPr="007036CE" w:rsidRDefault="00C36E3F" w:rsidP="00C36E3F">
            <w:pPr>
              <w:pStyle w:val="GOSTTablenorm"/>
            </w:pPr>
            <w:r w:rsidRPr="007036CE">
              <w:rPr>
                <w:szCs w:val="22"/>
                <w:lang w:val="en-US"/>
              </w:rPr>
              <w:t>Номер лицевого счета уточненный</w:t>
            </w:r>
          </w:p>
        </w:tc>
        <w:tc>
          <w:tcPr>
            <w:tcW w:w="750" w:type="pct"/>
          </w:tcPr>
          <w:p w14:paraId="275F3106" w14:textId="3F75FD35" w:rsidR="00C36E3F" w:rsidRPr="007036CE" w:rsidRDefault="00DB6DFA" w:rsidP="00C36E3F">
            <w:pPr>
              <w:pStyle w:val="GOSTTablenorm"/>
              <w:rPr>
                <w:lang w:val="en-US"/>
              </w:rPr>
            </w:pPr>
            <w:r w:rsidRPr="00752D5D">
              <w:rPr>
                <w:b/>
                <w:lang w:val="en-US"/>
              </w:rPr>
              <w:t>Updated</w:t>
            </w:r>
            <w:r>
              <w:rPr>
                <w:b/>
              </w:rPr>
              <w:t>:</w:t>
            </w:r>
            <w:r w:rsidRPr="008C3BF2">
              <w:rPr>
                <w:bCs/>
              </w:rPr>
              <w:t>UR_REC_ACCOUNTNUM</w:t>
            </w:r>
          </w:p>
        </w:tc>
        <w:tc>
          <w:tcPr>
            <w:tcW w:w="500" w:type="pct"/>
          </w:tcPr>
          <w:p w14:paraId="09E86F93" w14:textId="77777777" w:rsidR="00C36E3F" w:rsidRPr="007036CE" w:rsidRDefault="00C36E3F" w:rsidP="00C36E3F">
            <w:pPr>
              <w:pStyle w:val="GOSTTablenorm"/>
            </w:pPr>
            <w:r w:rsidRPr="007036CE">
              <w:t>Строка</w:t>
            </w:r>
          </w:p>
        </w:tc>
        <w:tc>
          <w:tcPr>
            <w:tcW w:w="282" w:type="pct"/>
          </w:tcPr>
          <w:p w14:paraId="350D1D50" w14:textId="77777777" w:rsidR="00C36E3F" w:rsidRPr="007036CE" w:rsidRDefault="00C36E3F" w:rsidP="00C36E3F">
            <w:pPr>
              <w:pStyle w:val="GOSTTablenorm"/>
            </w:pPr>
            <w:r w:rsidRPr="007036CE">
              <w:t>Да</w:t>
            </w:r>
          </w:p>
        </w:tc>
        <w:tc>
          <w:tcPr>
            <w:tcW w:w="315" w:type="pct"/>
          </w:tcPr>
          <w:p w14:paraId="532A67C5" w14:textId="77777777" w:rsidR="00C36E3F" w:rsidRPr="007036CE" w:rsidRDefault="00C36E3F" w:rsidP="00C36E3F">
            <w:pPr>
              <w:pStyle w:val="GOSTTablenorm"/>
            </w:pPr>
            <w:r w:rsidRPr="007036CE">
              <w:rPr>
                <w:lang w:val="en-US"/>
              </w:rPr>
              <w:t>=</w:t>
            </w:r>
            <w:r w:rsidRPr="007036CE">
              <w:t>11</w:t>
            </w:r>
          </w:p>
        </w:tc>
        <w:tc>
          <w:tcPr>
            <w:tcW w:w="2053" w:type="pct"/>
          </w:tcPr>
          <w:p w14:paraId="1CDBC503" w14:textId="77777777" w:rsidR="00C36E3F" w:rsidRPr="007036CE" w:rsidRDefault="00C36E3F" w:rsidP="00C36E3F">
            <w:pPr>
              <w:pStyle w:val="GOSTTablenorm"/>
            </w:pPr>
            <w:r w:rsidRPr="007036CE">
              <w:t>Указывается номер лицевого счета, на котором отражается уточненная операция</w:t>
            </w:r>
          </w:p>
        </w:tc>
      </w:tr>
      <w:tr w:rsidR="00C36E3F" w:rsidRPr="007036CE" w14:paraId="2686A6C3" w14:textId="77777777" w:rsidTr="0084483E">
        <w:tc>
          <w:tcPr>
            <w:tcW w:w="1100" w:type="pct"/>
          </w:tcPr>
          <w:p w14:paraId="4A9F7867" w14:textId="77777777" w:rsidR="00C36E3F" w:rsidRPr="007036CE" w:rsidRDefault="00C36E3F" w:rsidP="00C36E3F">
            <w:pPr>
              <w:pStyle w:val="GOSTTablenorm"/>
            </w:pPr>
            <w:r w:rsidRPr="007036CE">
              <w:rPr>
                <w:szCs w:val="22"/>
              </w:rPr>
              <w:t>КБК уточненный</w:t>
            </w:r>
          </w:p>
        </w:tc>
        <w:tc>
          <w:tcPr>
            <w:tcW w:w="750" w:type="pct"/>
          </w:tcPr>
          <w:p w14:paraId="62DAE108" w14:textId="7D4BD214" w:rsidR="00C36E3F" w:rsidRPr="007036CE" w:rsidRDefault="00DB6DFA" w:rsidP="00C36E3F">
            <w:pPr>
              <w:pStyle w:val="GOSTTablenorm"/>
              <w:rPr>
                <w:lang w:val="en-US"/>
              </w:rPr>
            </w:pPr>
            <w:r w:rsidRPr="00752D5D">
              <w:rPr>
                <w:b/>
                <w:lang w:val="en-US"/>
              </w:rPr>
              <w:t>Updated</w:t>
            </w:r>
            <w:r>
              <w:rPr>
                <w:b/>
              </w:rPr>
              <w:t>:</w:t>
            </w:r>
            <w:r w:rsidRPr="008C3BF2">
              <w:rPr>
                <w:bCs/>
              </w:rPr>
              <w:t>UR_KBK</w:t>
            </w:r>
          </w:p>
        </w:tc>
        <w:tc>
          <w:tcPr>
            <w:tcW w:w="500" w:type="pct"/>
          </w:tcPr>
          <w:p w14:paraId="01F7D30A" w14:textId="77777777" w:rsidR="00C36E3F" w:rsidRPr="007036CE" w:rsidRDefault="00C36E3F" w:rsidP="00C36E3F">
            <w:pPr>
              <w:pStyle w:val="GOSTTablenorm"/>
            </w:pPr>
            <w:r w:rsidRPr="007036CE">
              <w:t>Строка</w:t>
            </w:r>
          </w:p>
        </w:tc>
        <w:tc>
          <w:tcPr>
            <w:tcW w:w="282" w:type="pct"/>
          </w:tcPr>
          <w:p w14:paraId="1B67E606" w14:textId="77777777" w:rsidR="00C36E3F" w:rsidRPr="007036CE" w:rsidRDefault="00C36E3F" w:rsidP="00C36E3F">
            <w:pPr>
              <w:pStyle w:val="GOSTTablenorm"/>
            </w:pPr>
            <w:r w:rsidRPr="007036CE">
              <w:t>Да</w:t>
            </w:r>
          </w:p>
        </w:tc>
        <w:tc>
          <w:tcPr>
            <w:tcW w:w="315" w:type="pct"/>
          </w:tcPr>
          <w:p w14:paraId="7BF04148" w14:textId="77777777" w:rsidR="00C36E3F" w:rsidRPr="007036CE" w:rsidRDefault="00C36E3F" w:rsidP="00C36E3F">
            <w:pPr>
              <w:pStyle w:val="GOSTTablenorm"/>
            </w:pPr>
            <w:r w:rsidRPr="007036CE">
              <w:rPr>
                <w:lang w:val="en-US"/>
              </w:rPr>
              <w:t>=20</w:t>
            </w:r>
          </w:p>
        </w:tc>
        <w:tc>
          <w:tcPr>
            <w:tcW w:w="2053" w:type="pct"/>
          </w:tcPr>
          <w:p w14:paraId="4B05547A" w14:textId="77777777" w:rsidR="00C36E3F" w:rsidRPr="007036CE" w:rsidRDefault="00C36E3F" w:rsidP="00C36E3F">
            <w:pPr>
              <w:pStyle w:val="GOSTTablenorm"/>
            </w:pPr>
            <w:r w:rsidRPr="007036CE">
              <w:t>Указывается код по бюджетной классификации для отражения операции на ЛС уточненном</w:t>
            </w:r>
          </w:p>
        </w:tc>
      </w:tr>
      <w:tr w:rsidR="00C36E3F" w:rsidRPr="007036CE" w14:paraId="5B66B9F2" w14:textId="77777777" w:rsidTr="0084483E">
        <w:tc>
          <w:tcPr>
            <w:tcW w:w="1100" w:type="pct"/>
          </w:tcPr>
          <w:p w14:paraId="16B84389" w14:textId="77777777" w:rsidR="00C36E3F" w:rsidRPr="007036CE" w:rsidRDefault="00C36E3F" w:rsidP="00C36E3F">
            <w:pPr>
              <w:pStyle w:val="GOSTTablenorm"/>
              <w:rPr>
                <w:szCs w:val="22"/>
              </w:rPr>
            </w:pPr>
            <w:r w:rsidRPr="007036CE">
              <w:rPr>
                <w:szCs w:val="22"/>
              </w:rPr>
              <w:t>Тип КБК уточненный</w:t>
            </w:r>
          </w:p>
        </w:tc>
        <w:tc>
          <w:tcPr>
            <w:tcW w:w="750" w:type="pct"/>
          </w:tcPr>
          <w:p w14:paraId="36039731" w14:textId="621638BF" w:rsidR="00C36E3F" w:rsidRPr="007036CE" w:rsidRDefault="00AC16BC" w:rsidP="00C36E3F">
            <w:pPr>
              <w:pStyle w:val="GOSTTablenorm"/>
              <w:rPr>
                <w:lang w:val="en-US"/>
              </w:rPr>
            </w:pPr>
            <w:r w:rsidRPr="00752D5D">
              <w:rPr>
                <w:b/>
                <w:lang w:val="en-US"/>
              </w:rPr>
              <w:t>Updated</w:t>
            </w:r>
            <w:r>
              <w:rPr>
                <w:b/>
              </w:rPr>
              <w:t>:</w:t>
            </w:r>
            <w:r w:rsidR="00795C90" w:rsidRPr="00795C90">
              <w:rPr>
                <w:bCs/>
              </w:rPr>
              <w:t>UR_KBKType</w:t>
            </w:r>
          </w:p>
        </w:tc>
        <w:tc>
          <w:tcPr>
            <w:tcW w:w="500" w:type="pct"/>
          </w:tcPr>
          <w:p w14:paraId="42CC0406" w14:textId="77777777" w:rsidR="00C36E3F" w:rsidRPr="007036CE" w:rsidRDefault="00C36E3F" w:rsidP="00C36E3F">
            <w:pPr>
              <w:pStyle w:val="GOSTTablenorm"/>
            </w:pPr>
            <w:r w:rsidRPr="007036CE">
              <w:t>Строка</w:t>
            </w:r>
          </w:p>
        </w:tc>
        <w:tc>
          <w:tcPr>
            <w:tcW w:w="282" w:type="pct"/>
          </w:tcPr>
          <w:p w14:paraId="27C33020" w14:textId="77777777" w:rsidR="00C36E3F" w:rsidRPr="007036CE" w:rsidRDefault="00C36E3F" w:rsidP="00C36E3F">
            <w:pPr>
              <w:pStyle w:val="GOSTTablenorm"/>
            </w:pPr>
            <w:r w:rsidRPr="007036CE">
              <w:t>Да</w:t>
            </w:r>
          </w:p>
        </w:tc>
        <w:tc>
          <w:tcPr>
            <w:tcW w:w="315" w:type="pct"/>
          </w:tcPr>
          <w:p w14:paraId="0619FC38" w14:textId="77777777" w:rsidR="00C36E3F" w:rsidRPr="007036CE" w:rsidRDefault="00C36E3F" w:rsidP="00C36E3F">
            <w:pPr>
              <w:pStyle w:val="GOSTTablenorm"/>
              <w:rPr>
                <w:lang w:val="en-US"/>
              </w:rPr>
            </w:pPr>
            <w:r w:rsidRPr="007036CE">
              <w:t>=2</w:t>
            </w:r>
          </w:p>
        </w:tc>
        <w:tc>
          <w:tcPr>
            <w:tcW w:w="2053" w:type="pct"/>
          </w:tcPr>
          <w:p w14:paraId="2DED937D" w14:textId="77777777" w:rsidR="00C36E3F" w:rsidRPr="007036CE" w:rsidRDefault="00C36E3F" w:rsidP="00C36E3F">
            <w:pPr>
              <w:pStyle w:val="GOSTTablenorm"/>
            </w:pPr>
            <w:r w:rsidRPr="007036CE">
              <w:t>Указывается тип кода по бюджетной классификации для отражения операции на ЛС уточненном.</w:t>
            </w:r>
          </w:p>
          <w:p w14:paraId="0E3FDD28" w14:textId="77777777" w:rsidR="00C36E3F" w:rsidRPr="007036CE" w:rsidRDefault="00C36E3F" w:rsidP="00C36E3F">
            <w:pPr>
              <w:pStyle w:val="GOSTTablenorm"/>
            </w:pPr>
            <w:r w:rsidRPr="007036CE">
              <w:t>Возможные значения:</w:t>
            </w:r>
          </w:p>
          <w:p w14:paraId="43140A98" w14:textId="0BB8D293" w:rsidR="00C36E3F" w:rsidRPr="007036CE" w:rsidRDefault="00C36E3F" w:rsidP="00C36E3F">
            <w:pPr>
              <w:pStyle w:val="GOSTTableListMark1"/>
            </w:pPr>
            <w:r w:rsidRPr="007036CE">
              <w:t xml:space="preserve">«10» </w:t>
            </w:r>
            <w:r w:rsidR="00BC0B8A" w:rsidRPr="007036CE">
              <w:t>–</w:t>
            </w:r>
            <w:r w:rsidRPr="007036CE">
              <w:t xml:space="preserve"> Расходы;</w:t>
            </w:r>
          </w:p>
          <w:p w14:paraId="72E7327F" w14:textId="74BFAFB3" w:rsidR="00C36E3F" w:rsidRPr="007036CE" w:rsidRDefault="00C36E3F" w:rsidP="00C36E3F">
            <w:pPr>
              <w:pStyle w:val="GOSTTableListMark1"/>
            </w:pPr>
            <w:r w:rsidRPr="007036CE">
              <w:t xml:space="preserve">«11» </w:t>
            </w:r>
            <w:r w:rsidR="00BC0B8A" w:rsidRPr="007036CE">
              <w:t>–</w:t>
            </w:r>
            <w:r w:rsidRPr="007036CE">
              <w:t xml:space="preserve"> Лимитируемые расходы;</w:t>
            </w:r>
          </w:p>
          <w:p w14:paraId="2A8924B4" w14:textId="1F485191" w:rsidR="00C36E3F" w:rsidRPr="007036CE" w:rsidRDefault="00C36E3F" w:rsidP="00C36E3F">
            <w:pPr>
              <w:pStyle w:val="GOSTTableListMark1"/>
            </w:pPr>
            <w:r w:rsidRPr="007036CE">
              <w:t xml:space="preserve">«12» </w:t>
            </w:r>
            <w:r w:rsidR="00BC0B8A" w:rsidRPr="007036CE">
              <w:t>–</w:t>
            </w:r>
            <w:r w:rsidRPr="007036CE">
              <w:t xml:space="preserve"> Нелимитруемые расходы;</w:t>
            </w:r>
          </w:p>
          <w:p w14:paraId="6A51DCE3" w14:textId="75FBB326" w:rsidR="00C36E3F" w:rsidRPr="007036CE" w:rsidRDefault="00C36E3F" w:rsidP="00C36E3F">
            <w:pPr>
              <w:pStyle w:val="GOSTTableListMark1"/>
            </w:pPr>
            <w:r w:rsidRPr="007036CE">
              <w:lastRenderedPageBreak/>
              <w:t xml:space="preserve">«22» </w:t>
            </w:r>
            <w:r w:rsidR="00BC0B8A" w:rsidRPr="007036CE">
              <w:t>–</w:t>
            </w:r>
            <w:r w:rsidRPr="007036CE">
              <w:t xml:space="preserve"> средства дополнительного бюджетного финансирования;</w:t>
            </w:r>
          </w:p>
          <w:p w14:paraId="6193E5F3" w14:textId="35CBC45C" w:rsidR="00C36E3F" w:rsidRPr="007036CE" w:rsidRDefault="00C36E3F" w:rsidP="00C36E3F">
            <w:pPr>
              <w:pStyle w:val="GOSTTableListMark1"/>
            </w:pPr>
            <w:r w:rsidRPr="007036CE">
              <w:t xml:space="preserve">«30» </w:t>
            </w:r>
            <w:r w:rsidR="00BC0B8A" w:rsidRPr="007036CE">
              <w:t>–</w:t>
            </w:r>
            <w:r w:rsidRPr="007036CE">
              <w:t xml:space="preserve"> Источники;</w:t>
            </w:r>
          </w:p>
          <w:p w14:paraId="01E9944A" w14:textId="4F5C65E2" w:rsidR="00C36E3F" w:rsidRPr="007036CE" w:rsidRDefault="00C36E3F" w:rsidP="00C36E3F">
            <w:pPr>
              <w:pStyle w:val="GOSTTableListMark1"/>
            </w:pPr>
            <w:r w:rsidRPr="007036CE">
              <w:t xml:space="preserve">«31» </w:t>
            </w:r>
            <w:r w:rsidR="00BC0B8A" w:rsidRPr="007036CE">
              <w:t>–</w:t>
            </w:r>
            <w:r w:rsidRPr="007036CE">
              <w:t xml:space="preserve"> Внутренние источники;</w:t>
            </w:r>
          </w:p>
          <w:p w14:paraId="78EA9BC4" w14:textId="4D66C097" w:rsidR="00C36E3F" w:rsidRPr="007036CE" w:rsidRDefault="00C36E3F" w:rsidP="00C36E3F">
            <w:pPr>
              <w:pStyle w:val="GOSTTableListMark1"/>
              <w:rPr>
                <w:bCs/>
                <w:szCs w:val="22"/>
              </w:rPr>
            </w:pPr>
            <w:r w:rsidRPr="007036CE">
              <w:t xml:space="preserve">«32» </w:t>
            </w:r>
            <w:r w:rsidR="00BC0B8A" w:rsidRPr="007036CE">
              <w:t>–</w:t>
            </w:r>
            <w:r w:rsidRPr="007036CE">
              <w:t xml:space="preserve"> Внешние источники</w:t>
            </w:r>
          </w:p>
        </w:tc>
      </w:tr>
      <w:tr w:rsidR="00C36E3F" w:rsidRPr="007036CE" w14:paraId="7D8D47FE" w14:textId="77777777" w:rsidTr="0084483E">
        <w:tc>
          <w:tcPr>
            <w:tcW w:w="1100" w:type="pct"/>
          </w:tcPr>
          <w:p w14:paraId="0EF8608B" w14:textId="77777777" w:rsidR="00C36E3F" w:rsidRPr="007036CE" w:rsidRDefault="00C36E3F" w:rsidP="00C36E3F">
            <w:pPr>
              <w:pStyle w:val="GOSTTablenorm"/>
              <w:rPr>
                <w:szCs w:val="22"/>
              </w:rPr>
            </w:pPr>
            <w:r w:rsidRPr="007036CE">
              <w:rPr>
                <w:szCs w:val="22"/>
              </w:rPr>
              <w:lastRenderedPageBreak/>
              <w:t>Вид КБК уточненный</w:t>
            </w:r>
          </w:p>
        </w:tc>
        <w:tc>
          <w:tcPr>
            <w:tcW w:w="750" w:type="pct"/>
          </w:tcPr>
          <w:p w14:paraId="699C6FFD" w14:textId="0B048E72" w:rsidR="00C36E3F" w:rsidRPr="007036CE" w:rsidRDefault="00AC16BC" w:rsidP="00C36E3F">
            <w:pPr>
              <w:pStyle w:val="GOSTTablenorm"/>
            </w:pPr>
            <w:r w:rsidRPr="00752D5D">
              <w:rPr>
                <w:b/>
                <w:lang w:val="en-US"/>
              </w:rPr>
              <w:t>Updated</w:t>
            </w:r>
            <w:r>
              <w:rPr>
                <w:b/>
              </w:rPr>
              <w:t>:</w:t>
            </w:r>
            <w:r w:rsidR="00795C90" w:rsidRPr="00795C90">
              <w:rPr>
                <w:bCs/>
              </w:rPr>
              <w:t>UR_KbkKind</w:t>
            </w:r>
          </w:p>
        </w:tc>
        <w:tc>
          <w:tcPr>
            <w:tcW w:w="500" w:type="pct"/>
          </w:tcPr>
          <w:p w14:paraId="31811F4B" w14:textId="77777777" w:rsidR="00C36E3F" w:rsidRPr="007036CE" w:rsidRDefault="00C36E3F" w:rsidP="00C36E3F">
            <w:pPr>
              <w:pStyle w:val="GOSTTablenorm"/>
            </w:pPr>
            <w:r w:rsidRPr="007036CE">
              <w:t>Число</w:t>
            </w:r>
          </w:p>
        </w:tc>
        <w:tc>
          <w:tcPr>
            <w:tcW w:w="282" w:type="pct"/>
          </w:tcPr>
          <w:p w14:paraId="419A46AE" w14:textId="77777777" w:rsidR="00C36E3F" w:rsidRPr="007036CE" w:rsidDel="006423B4" w:rsidRDefault="00C36E3F" w:rsidP="00C36E3F">
            <w:pPr>
              <w:pStyle w:val="GOSTTablenorm"/>
            </w:pPr>
            <w:r w:rsidRPr="007036CE">
              <w:t>Нет</w:t>
            </w:r>
          </w:p>
        </w:tc>
        <w:tc>
          <w:tcPr>
            <w:tcW w:w="315" w:type="pct"/>
          </w:tcPr>
          <w:p w14:paraId="56965129" w14:textId="77777777" w:rsidR="00C36E3F" w:rsidRPr="007036CE" w:rsidRDefault="00C36E3F" w:rsidP="00C36E3F">
            <w:pPr>
              <w:pStyle w:val="GOSTTablenorm"/>
            </w:pPr>
            <w:r w:rsidRPr="007036CE">
              <w:t>=1</w:t>
            </w:r>
          </w:p>
        </w:tc>
        <w:tc>
          <w:tcPr>
            <w:tcW w:w="2053" w:type="pct"/>
          </w:tcPr>
          <w:p w14:paraId="5FB46477" w14:textId="77777777" w:rsidR="00C36E3F" w:rsidRPr="007036CE" w:rsidRDefault="00C36E3F" w:rsidP="00C36E3F">
            <w:pPr>
              <w:pStyle w:val="GOSTTablenorm"/>
            </w:pPr>
            <w:r w:rsidRPr="007036CE">
              <w:t>Указывается вид КБК для отражения операции на ЛС уточненном.</w:t>
            </w:r>
          </w:p>
          <w:p w14:paraId="267F0984" w14:textId="77777777" w:rsidR="00C36E3F" w:rsidRPr="007036CE" w:rsidRDefault="00C36E3F" w:rsidP="00C36E3F">
            <w:pPr>
              <w:pStyle w:val="GOSTTablenorm"/>
            </w:pPr>
            <w:r w:rsidRPr="007036CE">
              <w:t>Возможные значения:</w:t>
            </w:r>
          </w:p>
          <w:p w14:paraId="729CD016" w14:textId="1DAA63CB" w:rsidR="00C36E3F" w:rsidRPr="007036CE" w:rsidRDefault="00C36E3F" w:rsidP="00C36E3F">
            <w:pPr>
              <w:pStyle w:val="GOSTTableListMark1"/>
            </w:pPr>
            <w:r w:rsidRPr="007036CE">
              <w:t xml:space="preserve">«4» </w:t>
            </w:r>
            <w:r w:rsidR="00BC0B8A" w:rsidRPr="007036CE">
              <w:t>–</w:t>
            </w:r>
            <w:r w:rsidRPr="007036CE">
              <w:t xml:space="preserve"> Поступления по источникам;</w:t>
            </w:r>
          </w:p>
          <w:p w14:paraId="04E7D29C" w14:textId="567FB49D" w:rsidR="00C36E3F" w:rsidRPr="007036CE" w:rsidRDefault="00C36E3F" w:rsidP="00C36E3F">
            <w:pPr>
              <w:pStyle w:val="GOSTTableListMark1"/>
            </w:pPr>
            <w:r w:rsidRPr="007036CE">
              <w:t xml:space="preserve">«5» </w:t>
            </w:r>
            <w:r w:rsidR="00BC0B8A" w:rsidRPr="007036CE">
              <w:t>–</w:t>
            </w:r>
            <w:r w:rsidRPr="007036CE">
              <w:t xml:space="preserve"> Выплаты по источникам.</w:t>
            </w:r>
          </w:p>
          <w:p w14:paraId="4C874C77" w14:textId="4AE4D2DC" w:rsidR="00C36E3F" w:rsidRPr="007036CE" w:rsidRDefault="00C36E3F" w:rsidP="008E040D">
            <w:pPr>
              <w:pStyle w:val="GOSTTablenorm"/>
            </w:pPr>
            <w:r w:rsidRPr="007036CE">
              <w:t>Обязателен для заполнения, если в параметре «Номер лицевого счета уточненный»</w:t>
            </w:r>
            <w:r w:rsidR="008843E3">
              <w:rPr>
                <w:b/>
              </w:rPr>
              <w:t xml:space="preserve"> </w:t>
            </w:r>
            <w:r w:rsidR="008843E3" w:rsidRPr="008843E3">
              <w:t>(</w:t>
            </w:r>
            <w:r w:rsidR="008843E3" w:rsidRPr="008843E3">
              <w:rPr>
                <w:b/>
                <w:lang w:val="en-US"/>
              </w:rPr>
              <w:t>Updated</w:t>
            </w:r>
            <w:r w:rsidR="008843E3" w:rsidRPr="008843E3">
              <w:rPr>
                <w:b/>
              </w:rPr>
              <w:t>:</w:t>
            </w:r>
            <w:r w:rsidR="008843E3" w:rsidRPr="008C3BF2">
              <w:rPr>
                <w:bCs/>
              </w:rPr>
              <w:t>UR_REC_ACCOUNTNUM</w:t>
            </w:r>
            <w:r w:rsidRPr="007036CE">
              <w:t>) указан л/с с кодом 08, 09</w:t>
            </w:r>
          </w:p>
        </w:tc>
      </w:tr>
      <w:tr w:rsidR="00C36E3F" w:rsidRPr="007036CE" w14:paraId="6E9B34AE" w14:textId="77777777" w:rsidTr="0084483E">
        <w:tc>
          <w:tcPr>
            <w:tcW w:w="1100" w:type="pct"/>
          </w:tcPr>
          <w:p w14:paraId="300FE884" w14:textId="5C542903" w:rsidR="00C36E3F" w:rsidRPr="007036CE" w:rsidRDefault="006270BE" w:rsidP="006270BE">
            <w:pPr>
              <w:pStyle w:val="GOSTTablenorm"/>
            </w:pPr>
            <w:r>
              <w:t>Код прослеживаемости уточненный</w:t>
            </w:r>
          </w:p>
        </w:tc>
        <w:tc>
          <w:tcPr>
            <w:tcW w:w="750" w:type="pct"/>
          </w:tcPr>
          <w:p w14:paraId="6D57D290" w14:textId="3B819904" w:rsidR="00C36E3F" w:rsidRPr="00791283" w:rsidRDefault="00AC16BC" w:rsidP="006270BE">
            <w:pPr>
              <w:pStyle w:val="GOSTTablenorm"/>
            </w:pPr>
            <w:r w:rsidRPr="00752D5D">
              <w:rPr>
                <w:b/>
                <w:lang w:val="en-US"/>
              </w:rPr>
              <w:t>Updated</w:t>
            </w:r>
            <w:r>
              <w:rPr>
                <w:b/>
              </w:rPr>
              <w:t>:</w:t>
            </w:r>
            <w:r w:rsidR="006270BE">
              <w:rPr>
                <w:lang w:val="en-US"/>
              </w:rPr>
              <w:t>UR_</w:t>
            </w:r>
            <w:r w:rsidR="006270BE" w:rsidRPr="00D40F4A">
              <w:t>Traceability_code</w:t>
            </w:r>
          </w:p>
        </w:tc>
        <w:tc>
          <w:tcPr>
            <w:tcW w:w="500" w:type="pct"/>
          </w:tcPr>
          <w:p w14:paraId="5D35CA82" w14:textId="77777777" w:rsidR="00C36E3F" w:rsidRPr="007036CE" w:rsidRDefault="00C36E3F" w:rsidP="00C36E3F">
            <w:pPr>
              <w:pStyle w:val="GOSTTablenorm"/>
            </w:pPr>
            <w:r w:rsidRPr="007036CE">
              <w:t>Строка</w:t>
            </w:r>
          </w:p>
        </w:tc>
        <w:tc>
          <w:tcPr>
            <w:tcW w:w="282" w:type="pct"/>
          </w:tcPr>
          <w:p w14:paraId="73A6C227" w14:textId="77777777" w:rsidR="00C36E3F" w:rsidRPr="007036CE" w:rsidRDefault="00C36E3F" w:rsidP="00C36E3F">
            <w:pPr>
              <w:pStyle w:val="GOSTTablenorm"/>
            </w:pPr>
            <w:r w:rsidRPr="007036CE">
              <w:t>Нет</w:t>
            </w:r>
          </w:p>
        </w:tc>
        <w:tc>
          <w:tcPr>
            <w:tcW w:w="315" w:type="pct"/>
          </w:tcPr>
          <w:p w14:paraId="5F7345B5" w14:textId="77777777" w:rsidR="00C36E3F" w:rsidRPr="007036CE" w:rsidRDefault="00C36E3F" w:rsidP="00C36E3F">
            <w:pPr>
              <w:pStyle w:val="GOSTTablenorm"/>
            </w:pPr>
            <w:r w:rsidRPr="007036CE">
              <w:t>&lt;=25</w:t>
            </w:r>
          </w:p>
        </w:tc>
        <w:tc>
          <w:tcPr>
            <w:tcW w:w="2053" w:type="pct"/>
          </w:tcPr>
          <w:p w14:paraId="64460E30" w14:textId="77777777" w:rsidR="00C36E3F" w:rsidRPr="007036CE" w:rsidRDefault="00C36E3F" w:rsidP="00C36E3F">
            <w:pPr>
              <w:pStyle w:val="GOSTTablenorm"/>
            </w:pPr>
            <w:r w:rsidRPr="007036CE">
              <w:t>Указывается код цели (аналитический код) для отражения операции на ЛС уточненном (при наличии)</w:t>
            </w:r>
          </w:p>
        </w:tc>
      </w:tr>
      <w:tr w:rsidR="00C36E3F" w:rsidRPr="007036CE" w14:paraId="07B6C6F7" w14:textId="77777777" w:rsidTr="0084483E">
        <w:tc>
          <w:tcPr>
            <w:tcW w:w="1100" w:type="pct"/>
          </w:tcPr>
          <w:p w14:paraId="5340F0F8" w14:textId="77777777" w:rsidR="00C36E3F" w:rsidRPr="007036CE" w:rsidRDefault="00C36E3F" w:rsidP="00C36E3F">
            <w:pPr>
              <w:pStyle w:val="GOSTTablenorm"/>
              <w:rPr>
                <w:szCs w:val="22"/>
              </w:rPr>
            </w:pPr>
            <w:r w:rsidRPr="007036CE">
              <w:rPr>
                <w:szCs w:val="22"/>
              </w:rPr>
              <w:t>ОКС (КМИ) уточненный</w:t>
            </w:r>
          </w:p>
        </w:tc>
        <w:tc>
          <w:tcPr>
            <w:tcW w:w="750" w:type="pct"/>
          </w:tcPr>
          <w:p w14:paraId="7D693A60" w14:textId="650F7862" w:rsidR="00C36E3F" w:rsidRPr="007036CE" w:rsidRDefault="00AC16BC" w:rsidP="00C36E3F">
            <w:pPr>
              <w:pStyle w:val="GOSTTablenorm"/>
            </w:pPr>
            <w:r w:rsidRPr="00752D5D">
              <w:rPr>
                <w:b/>
                <w:lang w:val="en-US"/>
              </w:rPr>
              <w:t>Updated</w:t>
            </w:r>
            <w:r>
              <w:rPr>
                <w:b/>
              </w:rPr>
              <w:t>:</w:t>
            </w:r>
            <w:r w:rsidR="009E4183" w:rsidRPr="009E4183">
              <w:rPr>
                <w:bCs/>
              </w:rPr>
              <w:t>UR_CodeFAIP</w:t>
            </w:r>
          </w:p>
        </w:tc>
        <w:tc>
          <w:tcPr>
            <w:tcW w:w="500" w:type="pct"/>
          </w:tcPr>
          <w:p w14:paraId="48F15E60" w14:textId="77777777" w:rsidR="00C36E3F" w:rsidRPr="007036CE" w:rsidRDefault="00C36E3F" w:rsidP="00C36E3F">
            <w:pPr>
              <w:pStyle w:val="GOSTTablenorm"/>
            </w:pPr>
            <w:r w:rsidRPr="007036CE">
              <w:t>Строка</w:t>
            </w:r>
          </w:p>
        </w:tc>
        <w:tc>
          <w:tcPr>
            <w:tcW w:w="282" w:type="pct"/>
          </w:tcPr>
          <w:p w14:paraId="6EBE591F" w14:textId="77777777" w:rsidR="00C36E3F" w:rsidRPr="007036CE" w:rsidRDefault="00C36E3F" w:rsidP="00C36E3F">
            <w:pPr>
              <w:pStyle w:val="GOSTTablenorm"/>
            </w:pPr>
            <w:r w:rsidRPr="007036CE">
              <w:t>Нет</w:t>
            </w:r>
          </w:p>
        </w:tc>
        <w:tc>
          <w:tcPr>
            <w:tcW w:w="315" w:type="pct"/>
          </w:tcPr>
          <w:p w14:paraId="176DE8B5" w14:textId="77777777" w:rsidR="00C36E3F" w:rsidRPr="007036CE" w:rsidRDefault="00C36E3F" w:rsidP="00C36E3F">
            <w:pPr>
              <w:pStyle w:val="GOSTTablenorm"/>
            </w:pPr>
            <w:r w:rsidRPr="007036CE">
              <w:t>&lt;=24</w:t>
            </w:r>
          </w:p>
        </w:tc>
        <w:tc>
          <w:tcPr>
            <w:tcW w:w="2053" w:type="pct"/>
          </w:tcPr>
          <w:p w14:paraId="6E8537B3" w14:textId="77777777" w:rsidR="00C36E3F" w:rsidRPr="007036CE" w:rsidRDefault="00C36E3F" w:rsidP="00C36E3F">
            <w:pPr>
              <w:pStyle w:val="GOSTTablenorm"/>
            </w:pPr>
            <w:r w:rsidRPr="007036CE">
              <w:t>Указывается код ОКС (КМИ) для отражения операции на ЛС уточненном (при наличии)</w:t>
            </w:r>
          </w:p>
        </w:tc>
      </w:tr>
      <w:tr w:rsidR="00C36E3F" w:rsidRPr="007036CE" w14:paraId="7B4C4803" w14:textId="77777777" w:rsidTr="0084483E">
        <w:tc>
          <w:tcPr>
            <w:tcW w:w="1100" w:type="pct"/>
          </w:tcPr>
          <w:p w14:paraId="09FBABCE" w14:textId="7C6A15F0" w:rsidR="00C36E3F" w:rsidRPr="007036CE" w:rsidRDefault="00C36E3F" w:rsidP="00C36E3F">
            <w:pPr>
              <w:pStyle w:val="GOSTTablenorm"/>
              <w:rPr>
                <w:szCs w:val="22"/>
              </w:rPr>
            </w:pPr>
            <w:r w:rsidRPr="007036CE">
              <w:rPr>
                <w:szCs w:val="22"/>
              </w:rPr>
              <w:t>ОКС укрупненный уточненный</w:t>
            </w:r>
          </w:p>
        </w:tc>
        <w:tc>
          <w:tcPr>
            <w:tcW w:w="750" w:type="pct"/>
          </w:tcPr>
          <w:p w14:paraId="16FAA88C" w14:textId="4E6BFF43" w:rsidR="00C36E3F" w:rsidRPr="007036CE" w:rsidRDefault="00AC16BC" w:rsidP="00E442A5">
            <w:pPr>
              <w:pStyle w:val="GOSTTablenorm"/>
              <w:rPr>
                <w:b/>
                <w:lang w:val="en-US"/>
              </w:rPr>
            </w:pPr>
            <w:r w:rsidRPr="00752D5D">
              <w:rPr>
                <w:b/>
                <w:lang w:val="en-US"/>
              </w:rPr>
              <w:t>Updated</w:t>
            </w:r>
            <w:r>
              <w:rPr>
                <w:b/>
              </w:rPr>
              <w:t>:</w:t>
            </w:r>
            <w:r w:rsidR="00E442A5">
              <w:t xml:space="preserve"> </w:t>
            </w:r>
            <w:r w:rsidR="00E442A5" w:rsidRPr="00E442A5">
              <w:t>UR_COMMONOKS</w:t>
            </w:r>
          </w:p>
        </w:tc>
        <w:tc>
          <w:tcPr>
            <w:tcW w:w="500" w:type="pct"/>
          </w:tcPr>
          <w:p w14:paraId="2920CADE" w14:textId="13643E58" w:rsidR="00C36E3F" w:rsidRPr="007036CE" w:rsidRDefault="00C36E3F" w:rsidP="00C36E3F">
            <w:pPr>
              <w:pStyle w:val="GOSTTablenorm"/>
            </w:pPr>
            <w:r w:rsidRPr="007036CE">
              <w:t>Строка</w:t>
            </w:r>
          </w:p>
        </w:tc>
        <w:tc>
          <w:tcPr>
            <w:tcW w:w="282" w:type="pct"/>
          </w:tcPr>
          <w:p w14:paraId="6A136F7A" w14:textId="44E1541A" w:rsidR="00C36E3F" w:rsidRPr="007036CE" w:rsidRDefault="00C36E3F" w:rsidP="00C36E3F">
            <w:pPr>
              <w:pStyle w:val="GOSTTablenorm"/>
            </w:pPr>
            <w:r w:rsidRPr="007036CE">
              <w:t>Нет</w:t>
            </w:r>
          </w:p>
        </w:tc>
        <w:tc>
          <w:tcPr>
            <w:tcW w:w="315" w:type="pct"/>
          </w:tcPr>
          <w:p w14:paraId="06A88A71" w14:textId="0BD35144" w:rsidR="00C36E3F" w:rsidRPr="007036CE" w:rsidRDefault="00C36E3F" w:rsidP="00C36E3F">
            <w:pPr>
              <w:pStyle w:val="GOSTTablenorm"/>
            </w:pPr>
            <w:r w:rsidRPr="007036CE">
              <w:t>=18</w:t>
            </w:r>
          </w:p>
        </w:tc>
        <w:tc>
          <w:tcPr>
            <w:tcW w:w="2053" w:type="pct"/>
          </w:tcPr>
          <w:p w14:paraId="0AD3D2D7" w14:textId="1133D086" w:rsidR="00C36E3F" w:rsidRPr="007036CE" w:rsidRDefault="00C36E3F" w:rsidP="00C36E3F">
            <w:pPr>
              <w:pStyle w:val="GOSTTablenorm"/>
            </w:pPr>
            <w:r w:rsidRPr="007036CE">
              <w:t>Указывается код ОКС укрупненный для отражения операции на ЛС уточненном (при наличии)</w:t>
            </w:r>
          </w:p>
        </w:tc>
      </w:tr>
      <w:tr w:rsidR="00C36E3F" w:rsidRPr="007036CE" w14:paraId="4449B8B6" w14:textId="77777777" w:rsidTr="0084483E">
        <w:tc>
          <w:tcPr>
            <w:tcW w:w="1100" w:type="pct"/>
          </w:tcPr>
          <w:p w14:paraId="387386FD" w14:textId="77777777" w:rsidR="00C36E3F" w:rsidRPr="007036CE" w:rsidRDefault="00C36E3F" w:rsidP="00C36E3F">
            <w:pPr>
              <w:pStyle w:val="GOSTTablenorm"/>
              <w:rPr>
                <w:szCs w:val="22"/>
              </w:rPr>
            </w:pPr>
            <w:r w:rsidRPr="007036CE">
              <w:rPr>
                <w:szCs w:val="22"/>
              </w:rPr>
              <w:t>Номер БО уточненный</w:t>
            </w:r>
          </w:p>
        </w:tc>
        <w:tc>
          <w:tcPr>
            <w:tcW w:w="750" w:type="pct"/>
          </w:tcPr>
          <w:p w14:paraId="430E60F7" w14:textId="2C43D67A" w:rsidR="00C36E3F" w:rsidRPr="007036CE" w:rsidRDefault="00AC16BC" w:rsidP="00C36E3F">
            <w:pPr>
              <w:pStyle w:val="GOSTTablenorm"/>
            </w:pPr>
            <w:r w:rsidRPr="00752D5D">
              <w:rPr>
                <w:b/>
                <w:lang w:val="en-US"/>
              </w:rPr>
              <w:t>Updated</w:t>
            </w:r>
            <w:r>
              <w:rPr>
                <w:b/>
              </w:rPr>
              <w:t>:</w:t>
            </w:r>
            <w:r w:rsidR="009E4183" w:rsidRPr="009E4183">
              <w:rPr>
                <w:bCs/>
              </w:rPr>
              <w:t>UR_ObligatNum</w:t>
            </w:r>
          </w:p>
        </w:tc>
        <w:tc>
          <w:tcPr>
            <w:tcW w:w="500" w:type="pct"/>
          </w:tcPr>
          <w:p w14:paraId="19AAC165" w14:textId="77777777" w:rsidR="00C36E3F" w:rsidRPr="007036CE" w:rsidRDefault="00C36E3F" w:rsidP="00C36E3F">
            <w:pPr>
              <w:pStyle w:val="GOSTTablenorm"/>
            </w:pPr>
            <w:r w:rsidRPr="007036CE">
              <w:t>Строка</w:t>
            </w:r>
          </w:p>
        </w:tc>
        <w:tc>
          <w:tcPr>
            <w:tcW w:w="282" w:type="pct"/>
          </w:tcPr>
          <w:p w14:paraId="46C9F51D" w14:textId="77777777" w:rsidR="00C36E3F" w:rsidRPr="007036CE" w:rsidRDefault="00C36E3F" w:rsidP="00C36E3F">
            <w:pPr>
              <w:pStyle w:val="GOSTTablenorm"/>
            </w:pPr>
            <w:r w:rsidRPr="007036CE">
              <w:t>Нет</w:t>
            </w:r>
          </w:p>
        </w:tc>
        <w:tc>
          <w:tcPr>
            <w:tcW w:w="315" w:type="pct"/>
          </w:tcPr>
          <w:p w14:paraId="4CCD46EE" w14:textId="77777777" w:rsidR="00C36E3F" w:rsidRPr="007036CE" w:rsidRDefault="00C36E3F" w:rsidP="00C36E3F">
            <w:pPr>
              <w:pStyle w:val="GOSTTablenorm"/>
            </w:pPr>
            <w:r w:rsidRPr="007036CE">
              <w:t>=19</w:t>
            </w:r>
          </w:p>
        </w:tc>
        <w:tc>
          <w:tcPr>
            <w:tcW w:w="2053" w:type="pct"/>
          </w:tcPr>
          <w:p w14:paraId="7A26F9CA" w14:textId="77777777" w:rsidR="00C36E3F" w:rsidRPr="007036CE" w:rsidRDefault="00C36E3F" w:rsidP="00C36E3F">
            <w:pPr>
              <w:pStyle w:val="GOSTTablenorm"/>
            </w:pPr>
            <w:r w:rsidRPr="007036CE">
              <w:t>Указывается учетный номер бюджетного обязательства по ЛС уточненному</w:t>
            </w:r>
          </w:p>
        </w:tc>
      </w:tr>
      <w:tr w:rsidR="00C36E3F" w:rsidRPr="007036CE" w14:paraId="273262F2" w14:textId="77777777" w:rsidTr="0084483E">
        <w:tc>
          <w:tcPr>
            <w:tcW w:w="1100" w:type="pct"/>
          </w:tcPr>
          <w:p w14:paraId="5B40018C" w14:textId="77777777" w:rsidR="00C36E3F" w:rsidRPr="007036CE" w:rsidRDefault="00C36E3F" w:rsidP="00C36E3F">
            <w:pPr>
              <w:pStyle w:val="GOSTTablenorm"/>
              <w:rPr>
                <w:szCs w:val="22"/>
              </w:rPr>
            </w:pPr>
            <w:r w:rsidRPr="007036CE">
              <w:rPr>
                <w:szCs w:val="22"/>
              </w:rPr>
              <w:t>Номер ДО уточненный</w:t>
            </w:r>
          </w:p>
        </w:tc>
        <w:tc>
          <w:tcPr>
            <w:tcW w:w="750" w:type="pct"/>
          </w:tcPr>
          <w:p w14:paraId="4188331F" w14:textId="4187D991" w:rsidR="00C36E3F" w:rsidRPr="007036CE" w:rsidRDefault="00AC16BC" w:rsidP="00C36E3F">
            <w:pPr>
              <w:pStyle w:val="GOSTTablenorm"/>
            </w:pPr>
            <w:r w:rsidRPr="00752D5D">
              <w:rPr>
                <w:b/>
                <w:lang w:val="en-US"/>
              </w:rPr>
              <w:t>Updated</w:t>
            </w:r>
            <w:r>
              <w:rPr>
                <w:b/>
              </w:rPr>
              <w:t>:</w:t>
            </w:r>
            <w:r w:rsidR="009E4183" w:rsidRPr="009E4183">
              <w:rPr>
                <w:bCs/>
              </w:rPr>
              <w:t>UR_RegNumDo</w:t>
            </w:r>
          </w:p>
        </w:tc>
        <w:tc>
          <w:tcPr>
            <w:tcW w:w="500" w:type="pct"/>
          </w:tcPr>
          <w:p w14:paraId="211E0F3F" w14:textId="77777777" w:rsidR="00C36E3F" w:rsidRPr="007036CE" w:rsidRDefault="00C36E3F" w:rsidP="00C36E3F">
            <w:pPr>
              <w:pStyle w:val="GOSTTablenorm"/>
            </w:pPr>
            <w:r w:rsidRPr="007036CE">
              <w:t>Строка</w:t>
            </w:r>
          </w:p>
        </w:tc>
        <w:tc>
          <w:tcPr>
            <w:tcW w:w="282" w:type="pct"/>
          </w:tcPr>
          <w:p w14:paraId="193B9558" w14:textId="77777777" w:rsidR="00C36E3F" w:rsidRPr="007036CE" w:rsidRDefault="00C36E3F" w:rsidP="00C36E3F">
            <w:pPr>
              <w:pStyle w:val="GOSTTablenorm"/>
            </w:pPr>
            <w:r w:rsidRPr="007036CE">
              <w:t>Нет</w:t>
            </w:r>
          </w:p>
        </w:tc>
        <w:tc>
          <w:tcPr>
            <w:tcW w:w="315" w:type="pct"/>
          </w:tcPr>
          <w:p w14:paraId="1DDCFFF4" w14:textId="77777777" w:rsidR="00C36E3F" w:rsidRPr="007036CE" w:rsidRDefault="00C36E3F" w:rsidP="00C36E3F">
            <w:pPr>
              <w:pStyle w:val="GOSTTablenorm"/>
            </w:pPr>
            <w:r w:rsidRPr="007036CE">
              <w:t>=25</w:t>
            </w:r>
          </w:p>
        </w:tc>
        <w:tc>
          <w:tcPr>
            <w:tcW w:w="2053" w:type="pct"/>
          </w:tcPr>
          <w:p w14:paraId="4253E2D8" w14:textId="77777777" w:rsidR="00C36E3F" w:rsidRPr="007036CE" w:rsidRDefault="00C36E3F" w:rsidP="00C36E3F">
            <w:pPr>
              <w:pStyle w:val="GOSTTablenorm"/>
            </w:pPr>
            <w:r w:rsidRPr="007036CE">
              <w:t>Указывается учетный номер денежного обязательства по ЛС уточненному</w:t>
            </w:r>
          </w:p>
        </w:tc>
      </w:tr>
      <w:tr w:rsidR="00C36E3F" w:rsidRPr="007036CE" w14:paraId="0ADA197A" w14:textId="77777777" w:rsidTr="0084483E">
        <w:tc>
          <w:tcPr>
            <w:tcW w:w="1100" w:type="pct"/>
          </w:tcPr>
          <w:p w14:paraId="530A95A9" w14:textId="77777777" w:rsidR="00C36E3F" w:rsidRPr="007036CE" w:rsidRDefault="00C36E3F" w:rsidP="00C36E3F">
            <w:pPr>
              <w:pStyle w:val="GOSTTablenorm"/>
              <w:rPr>
                <w:szCs w:val="22"/>
              </w:rPr>
            </w:pPr>
            <w:r w:rsidRPr="007036CE">
              <w:rPr>
                <w:szCs w:val="22"/>
              </w:rPr>
              <w:t>Признак авансового ДО уточненный</w:t>
            </w:r>
          </w:p>
        </w:tc>
        <w:tc>
          <w:tcPr>
            <w:tcW w:w="750" w:type="pct"/>
          </w:tcPr>
          <w:p w14:paraId="581C53A1" w14:textId="6F1C7743" w:rsidR="00C36E3F" w:rsidRPr="007036CE" w:rsidRDefault="00AC16BC" w:rsidP="00C36E3F">
            <w:pPr>
              <w:pStyle w:val="GOSTTablenorm"/>
            </w:pPr>
            <w:r w:rsidRPr="00752D5D">
              <w:rPr>
                <w:b/>
                <w:lang w:val="en-US"/>
              </w:rPr>
              <w:t>Updated</w:t>
            </w:r>
            <w:r>
              <w:rPr>
                <w:b/>
              </w:rPr>
              <w:t>:</w:t>
            </w:r>
            <w:r w:rsidR="009E4183" w:rsidRPr="009E4183">
              <w:rPr>
                <w:bCs/>
              </w:rPr>
              <w:t>UR_AdvnPaySign</w:t>
            </w:r>
          </w:p>
        </w:tc>
        <w:tc>
          <w:tcPr>
            <w:tcW w:w="500" w:type="pct"/>
          </w:tcPr>
          <w:p w14:paraId="51C11C28" w14:textId="77777777" w:rsidR="00C36E3F" w:rsidRPr="007036CE" w:rsidRDefault="00C36E3F" w:rsidP="00C36E3F">
            <w:pPr>
              <w:pStyle w:val="GOSTTablenorm"/>
            </w:pPr>
            <w:r w:rsidRPr="007036CE">
              <w:t>Строка</w:t>
            </w:r>
          </w:p>
        </w:tc>
        <w:tc>
          <w:tcPr>
            <w:tcW w:w="282" w:type="pct"/>
          </w:tcPr>
          <w:p w14:paraId="78620E1C" w14:textId="77777777" w:rsidR="00C36E3F" w:rsidRPr="007036CE" w:rsidRDefault="00C36E3F" w:rsidP="00C36E3F">
            <w:pPr>
              <w:pStyle w:val="GOSTTablenorm"/>
            </w:pPr>
            <w:r w:rsidRPr="007036CE">
              <w:t>Да</w:t>
            </w:r>
          </w:p>
        </w:tc>
        <w:tc>
          <w:tcPr>
            <w:tcW w:w="315" w:type="pct"/>
          </w:tcPr>
          <w:p w14:paraId="64C4315F" w14:textId="27876B23" w:rsidR="00C36E3F" w:rsidRPr="007B1714" w:rsidRDefault="00C36E3F" w:rsidP="007B1714">
            <w:pPr>
              <w:pStyle w:val="GOSTTablenorm"/>
            </w:pPr>
            <w:r w:rsidRPr="007036CE">
              <w:rPr>
                <w:lang w:val="en-US"/>
              </w:rPr>
              <w:t>&lt;=</w:t>
            </w:r>
            <w:r w:rsidR="007B1714">
              <w:t>3</w:t>
            </w:r>
          </w:p>
        </w:tc>
        <w:tc>
          <w:tcPr>
            <w:tcW w:w="2053" w:type="pct"/>
          </w:tcPr>
          <w:p w14:paraId="55A6E440" w14:textId="77777777" w:rsidR="00C36E3F" w:rsidRPr="007036CE" w:rsidRDefault="00C36E3F" w:rsidP="00C36E3F">
            <w:pPr>
              <w:pStyle w:val="GOSTTablenorm"/>
            </w:pPr>
            <w:r w:rsidRPr="007036CE">
              <w:t>Указывается признак авансового денежного обязательства по ЛС уточненному.</w:t>
            </w:r>
          </w:p>
          <w:p w14:paraId="7E8F43D0" w14:textId="77777777" w:rsidR="00C36E3F" w:rsidRPr="007036CE" w:rsidRDefault="00C36E3F" w:rsidP="00C36E3F">
            <w:pPr>
              <w:pStyle w:val="GOSTTablenorm"/>
            </w:pPr>
            <w:r w:rsidRPr="007036CE">
              <w:t>Возможные значения:</w:t>
            </w:r>
          </w:p>
          <w:p w14:paraId="5929773A" w14:textId="5784B3EE" w:rsidR="00C36E3F" w:rsidRPr="007036CE" w:rsidRDefault="00BB4D2A" w:rsidP="00C36E3F">
            <w:pPr>
              <w:pStyle w:val="GOSTTableListMark1"/>
            </w:pPr>
            <w:ins w:id="9370" w:author="Сатлер Марина Викторовна" w:date="2026-04-15T12:04:00Z">
              <w:r>
                <w:lastRenderedPageBreak/>
                <w:t>«</w:t>
              </w:r>
            </w:ins>
            <w:r w:rsidR="00C36E3F" w:rsidRPr="007036CE">
              <w:t>Нет</w:t>
            </w:r>
            <w:ins w:id="9371" w:author="Сатлер Марина Викторовна" w:date="2026-04-15T12:04:00Z">
              <w:r>
                <w:t>»</w:t>
              </w:r>
            </w:ins>
            <w:r w:rsidR="00C36E3F" w:rsidRPr="007036CE">
              <w:t>;</w:t>
            </w:r>
          </w:p>
          <w:p w14:paraId="26CFBEDE" w14:textId="289BD1AF" w:rsidR="00C36E3F" w:rsidRPr="007036CE" w:rsidRDefault="00BB4D2A" w:rsidP="00C36E3F">
            <w:pPr>
              <w:pStyle w:val="GOSTTableListMark1"/>
            </w:pPr>
            <w:ins w:id="9372" w:author="Сатлер Марина Викторовна" w:date="2026-04-15T12:04:00Z">
              <w:r>
                <w:t>«</w:t>
              </w:r>
            </w:ins>
            <w:r w:rsidR="00C36E3F" w:rsidRPr="007036CE">
              <w:t>Да</w:t>
            </w:r>
            <w:ins w:id="9373" w:author="Сатлер Марина Викторовна" w:date="2026-04-15T12:04:00Z">
              <w:r>
                <w:t>»</w:t>
              </w:r>
            </w:ins>
          </w:p>
        </w:tc>
      </w:tr>
      <w:tr w:rsidR="00C36E3F" w:rsidRPr="007036CE" w14:paraId="6FC8BD9B" w14:textId="77777777" w:rsidTr="0084483E">
        <w:tc>
          <w:tcPr>
            <w:tcW w:w="1100" w:type="pct"/>
          </w:tcPr>
          <w:p w14:paraId="6C101417" w14:textId="77777777" w:rsidR="00C36E3F" w:rsidRPr="007036CE" w:rsidRDefault="00C36E3F" w:rsidP="00C36E3F">
            <w:pPr>
              <w:pStyle w:val="GOSTTablenorm"/>
              <w:rPr>
                <w:szCs w:val="22"/>
              </w:rPr>
            </w:pPr>
            <w:r w:rsidRPr="007036CE">
              <w:lastRenderedPageBreak/>
              <w:t>Признак учета БА, ЛБО на ЛС уточненном</w:t>
            </w:r>
          </w:p>
        </w:tc>
        <w:tc>
          <w:tcPr>
            <w:tcW w:w="750" w:type="pct"/>
          </w:tcPr>
          <w:p w14:paraId="3FDFAE17" w14:textId="799385EA" w:rsidR="00C36E3F" w:rsidRPr="009B0C71" w:rsidRDefault="00AC16BC" w:rsidP="00481218">
            <w:pPr>
              <w:pStyle w:val="GOSTTablenorm"/>
              <w:rPr>
                <w:lang w:val="en-US"/>
              </w:rPr>
            </w:pPr>
            <w:r w:rsidRPr="009B0C71">
              <w:rPr>
                <w:b/>
                <w:lang w:val="en-US"/>
              </w:rPr>
              <w:t>Updated:</w:t>
            </w:r>
            <w:r w:rsidR="009E4183" w:rsidRPr="009B0C71">
              <w:rPr>
                <w:lang w:val="en-US"/>
              </w:rPr>
              <w:t>UR_SIGN_BaLboNw_Snd</w:t>
            </w:r>
          </w:p>
        </w:tc>
        <w:tc>
          <w:tcPr>
            <w:tcW w:w="500" w:type="pct"/>
          </w:tcPr>
          <w:p w14:paraId="03268C64" w14:textId="77777777" w:rsidR="00C36E3F" w:rsidRPr="007036CE" w:rsidRDefault="00C36E3F" w:rsidP="00C36E3F">
            <w:pPr>
              <w:pStyle w:val="GOSTTablenorm"/>
            </w:pPr>
            <w:r w:rsidRPr="007036CE">
              <w:t>Логический</w:t>
            </w:r>
          </w:p>
        </w:tc>
        <w:tc>
          <w:tcPr>
            <w:tcW w:w="282" w:type="pct"/>
          </w:tcPr>
          <w:p w14:paraId="78E4783F" w14:textId="77777777" w:rsidR="00C36E3F" w:rsidRPr="007036CE" w:rsidDel="006423B4" w:rsidRDefault="00C36E3F" w:rsidP="00C36E3F">
            <w:pPr>
              <w:pStyle w:val="GOSTTablenorm"/>
            </w:pPr>
            <w:r w:rsidRPr="007036CE">
              <w:t>Да</w:t>
            </w:r>
          </w:p>
        </w:tc>
        <w:tc>
          <w:tcPr>
            <w:tcW w:w="315" w:type="pct"/>
          </w:tcPr>
          <w:p w14:paraId="6FE5F143" w14:textId="77777777" w:rsidR="00C36E3F" w:rsidRPr="007036CE" w:rsidRDefault="00C36E3F" w:rsidP="00C36E3F">
            <w:pPr>
              <w:pStyle w:val="GOSTTablenorm"/>
            </w:pPr>
            <w:r w:rsidRPr="007036CE">
              <w:t>-</w:t>
            </w:r>
          </w:p>
        </w:tc>
        <w:tc>
          <w:tcPr>
            <w:tcW w:w="2053" w:type="pct"/>
          </w:tcPr>
          <w:p w14:paraId="63658927" w14:textId="77777777" w:rsidR="00C36E3F" w:rsidRPr="007036CE" w:rsidRDefault="00C36E3F" w:rsidP="00C36E3F">
            <w:pPr>
              <w:pStyle w:val="GOSTTablenorm"/>
            </w:pPr>
            <w:r w:rsidRPr="007036CE">
              <w:t>Указывается признак учета БА, ЛБО на ЛС уточненном.</w:t>
            </w:r>
          </w:p>
          <w:p w14:paraId="494B9A13" w14:textId="77777777" w:rsidR="00C36E3F" w:rsidRPr="007036CE" w:rsidRDefault="00C36E3F" w:rsidP="00C36E3F">
            <w:pPr>
              <w:pStyle w:val="GOSTTablenorm"/>
            </w:pPr>
            <w:r w:rsidRPr="007036CE">
              <w:t>Может принимать значения:</w:t>
            </w:r>
          </w:p>
          <w:p w14:paraId="74629CDF" w14:textId="1533945F" w:rsidR="00C36E3F" w:rsidRPr="007036CE" w:rsidRDefault="00C36E3F" w:rsidP="00C36E3F">
            <w:pPr>
              <w:pStyle w:val="GOSTTableListMark1"/>
            </w:pPr>
            <w:r w:rsidRPr="007036CE">
              <w:t>«</w:t>
            </w:r>
            <w:r w:rsidRPr="007036CE">
              <w:rPr>
                <w:lang w:val="en-US"/>
              </w:rPr>
              <w:t>true</w:t>
            </w:r>
            <w:r w:rsidRPr="007036CE">
              <w:t xml:space="preserve">» </w:t>
            </w:r>
            <w:r w:rsidR="00BC0B8A" w:rsidRPr="007036CE">
              <w:t>–</w:t>
            </w:r>
            <w:r w:rsidRPr="007036CE">
              <w:t xml:space="preserve"> Да;</w:t>
            </w:r>
          </w:p>
          <w:p w14:paraId="06290C47" w14:textId="1C12E1BC" w:rsidR="00C36E3F" w:rsidRPr="007036CE" w:rsidRDefault="00C36E3F" w:rsidP="00C36E3F">
            <w:pPr>
              <w:pStyle w:val="GOSTTableListMark1"/>
            </w:pPr>
            <w:r w:rsidRPr="007036CE">
              <w:t>«</w:t>
            </w:r>
            <w:r w:rsidRPr="007036CE">
              <w:rPr>
                <w:lang w:val="en-US"/>
              </w:rPr>
              <w:t>false</w:t>
            </w:r>
            <w:r w:rsidRPr="007036CE">
              <w:t xml:space="preserve">» </w:t>
            </w:r>
            <w:r w:rsidR="00BC0B8A" w:rsidRPr="007036CE">
              <w:t>–</w:t>
            </w:r>
            <w:r w:rsidRPr="007036CE">
              <w:t xml:space="preserve"> Нет</w:t>
            </w:r>
          </w:p>
        </w:tc>
      </w:tr>
      <w:tr w:rsidR="00C36E3F" w:rsidRPr="007036CE" w14:paraId="5578E133" w14:textId="77777777" w:rsidTr="0084483E">
        <w:tc>
          <w:tcPr>
            <w:tcW w:w="1100" w:type="pct"/>
          </w:tcPr>
          <w:p w14:paraId="031EDDE5" w14:textId="77777777" w:rsidR="00C36E3F" w:rsidRPr="007036CE" w:rsidRDefault="00C36E3F" w:rsidP="00C36E3F">
            <w:pPr>
              <w:pStyle w:val="GOSTTablenorm"/>
              <w:rPr>
                <w:szCs w:val="22"/>
              </w:rPr>
            </w:pPr>
            <w:r w:rsidRPr="007036CE">
              <w:t>Счет контрагента уточненный</w:t>
            </w:r>
          </w:p>
        </w:tc>
        <w:tc>
          <w:tcPr>
            <w:tcW w:w="750" w:type="pct"/>
          </w:tcPr>
          <w:p w14:paraId="523353F6" w14:textId="3E632C16" w:rsidR="00C36E3F" w:rsidRPr="007036CE" w:rsidRDefault="00AC16BC" w:rsidP="00C36E3F">
            <w:pPr>
              <w:pStyle w:val="GOSTTablenorm"/>
            </w:pPr>
            <w:r w:rsidRPr="00752D5D">
              <w:rPr>
                <w:b/>
                <w:lang w:val="en-US"/>
              </w:rPr>
              <w:t>Updated</w:t>
            </w:r>
            <w:r>
              <w:rPr>
                <w:b/>
              </w:rPr>
              <w:t>:</w:t>
            </w:r>
            <w:r w:rsidR="009E4183" w:rsidRPr="009E4183">
              <w:rPr>
                <w:bCs/>
              </w:rPr>
              <w:t>UR_AccNum</w:t>
            </w:r>
          </w:p>
        </w:tc>
        <w:tc>
          <w:tcPr>
            <w:tcW w:w="500" w:type="pct"/>
          </w:tcPr>
          <w:p w14:paraId="1628DFEF" w14:textId="77777777" w:rsidR="00C36E3F" w:rsidRPr="007036CE" w:rsidRDefault="00C36E3F" w:rsidP="00C36E3F">
            <w:pPr>
              <w:pStyle w:val="GOSTTablenorm"/>
            </w:pPr>
            <w:r w:rsidRPr="007036CE">
              <w:t>Строка</w:t>
            </w:r>
          </w:p>
        </w:tc>
        <w:tc>
          <w:tcPr>
            <w:tcW w:w="282" w:type="pct"/>
          </w:tcPr>
          <w:p w14:paraId="39239CF4" w14:textId="77777777" w:rsidR="00C36E3F" w:rsidRPr="007036CE" w:rsidRDefault="00C36E3F" w:rsidP="00C36E3F">
            <w:pPr>
              <w:pStyle w:val="GOSTTablenorm"/>
            </w:pPr>
            <w:r w:rsidRPr="007036CE">
              <w:t>Нет</w:t>
            </w:r>
          </w:p>
        </w:tc>
        <w:tc>
          <w:tcPr>
            <w:tcW w:w="315" w:type="pct"/>
          </w:tcPr>
          <w:p w14:paraId="26492145" w14:textId="77777777" w:rsidR="00C36E3F" w:rsidRPr="007036CE" w:rsidRDefault="00C36E3F" w:rsidP="00C36E3F">
            <w:pPr>
              <w:pStyle w:val="GOSTTablenorm"/>
            </w:pPr>
            <w:r w:rsidRPr="007036CE">
              <w:t>=20</w:t>
            </w:r>
          </w:p>
        </w:tc>
        <w:tc>
          <w:tcPr>
            <w:tcW w:w="2053" w:type="pct"/>
          </w:tcPr>
          <w:p w14:paraId="5E8E2BBB" w14:textId="77777777" w:rsidR="00C36E3F" w:rsidRPr="007036CE" w:rsidRDefault="00C36E3F" w:rsidP="00C36E3F">
            <w:pPr>
              <w:pStyle w:val="GOSTTablenorm"/>
            </w:pPr>
            <w:r w:rsidRPr="007036CE">
              <w:t>Указывается номер казначейского счета или расчетного счета контрагента уточняемого документа.</w:t>
            </w:r>
          </w:p>
          <w:p w14:paraId="0F3092B5" w14:textId="16082AB0" w:rsidR="00C36E3F" w:rsidRPr="007036CE" w:rsidRDefault="00C36E3F" w:rsidP="00C36E3F">
            <w:pPr>
              <w:pStyle w:val="GOSTTablenorm"/>
            </w:pPr>
            <w:del w:id="9374" w:author="Тимофеева Ирина EXP-328502" w:date="2026-04-17T17:03:00Z">
              <w:r w:rsidRPr="007036CE" w:rsidDel="009B0C71">
                <w:delText>Заполняется при уточнении операций по МБТ</w:delText>
              </w:r>
            </w:del>
          </w:p>
        </w:tc>
      </w:tr>
      <w:tr w:rsidR="00C36E3F" w:rsidRPr="007036CE" w14:paraId="437641D1" w14:textId="77777777" w:rsidTr="0084483E">
        <w:tc>
          <w:tcPr>
            <w:tcW w:w="1100" w:type="pct"/>
          </w:tcPr>
          <w:p w14:paraId="19644B41" w14:textId="77777777" w:rsidR="00C36E3F" w:rsidRPr="007036CE" w:rsidRDefault="00C36E3F" w:rsidP="00C36E3F">
            <w:pPr>
              <w:pStyle w:val="GOSTTablenorm"/>
              <w:rPr>
                <w:szCs w:val="22"/>
              </w:rPr>
            </w:pPr>
            <w:r w:rsidRPr="007036CE">
              <w:rPr>
                <w:szCs w:val="22"/>
              </w:rPr>
              <w:t>Сумма в валюте документа</w:t>
            </w:r>
          </w:p>
        </w:tc>
        <w:tc>
          <w:tcPr>
            <w:tcW w:w="750" w:type="pct"/>
          </w:tcPr>
          <w:p w14:paraId="37A7BB67" w14:textId="49498EB7" w:rsidR="00C36E3F" w:rsidRPr="007036CE" w:rsidRDefault="00DB6DFA" w:rsidP="00C36E3F">
            <w:pPr>
              <w:pStyle w:val="GOSTTablenorm"/>
              <w:rPr>
                <w:b/>
                <w:lang w:val="en-US"/>
              </w:rPr>
            </w:pPr>
            <w:r w:rsidRPr="00752D5D">
              <w:rPr>
                <w:b/>
                <w:lang w:val="en-US"/>
              </w:rPr>
              <w:t>Updated</w:t>
            </w:r>
            <w:r>
              <w:rPr>
                <w:b/>
              </w:rPr>
              <w:t>:</w:t>
            </w:r>
            <w:r w:rsidRPr="008C3BF2">
              <w:rPr>
                <w:bCs/>
              </w:rPr>
              <w:t>UR_Amount_Currency</w:t>
            </w:r>
          </w:p>
        </w:tc>
        <w:tc>
          <w:tcPr>
            <w:tcW w:w="500" w:type="pct"/>
          </w:tcPr>
          <w:p w14:paraId="38CD4080" w14:textId="77777777" w:rsidR="00C36E3F" w:rsidRPr="007036CE" w:rsidRDefault="00C36E3F" w:rsidP="00C36E3F">
            <w:pPr>
              <w:pStyle w:val="GOSTTablenorm"/>
            </w:pPr>
            <w:r w:rsidRPr="007036CE">
              <w:t>Сумма</w:t>
            </w:r>
          </w:p>
        </w:tc>
        <w:tc>
          <w:tcPr>
            <w:tcW w:w="282" w:type="pct"/>
          </w:tcPr>
          <w:p w14:paraId="35303F6C" w14:textId="313DD233" w:rsidR="00C36E3F" w:rsidRPr="007036CE" w:rsidRDefault="00C36E3F" w:rsidP="00C36E3F">
            <w:pPr>
              <w:pStyle w:val="GOSTTablenorm"/>
            </w:pPr>
            <w:r>
              <w:t>Да</w:t>
            </w:r>
          </w:p>
        </w:tc>
        <w:tc>
          <w:tcPr>
            <w:tcW w:w="315" w:type="pct"/>
          </w:tcPr>
          <w:p w14:paraId="16FDF2AB" w14:textId="07493593" w:rsidR="00C36E3F" w:rsidRPr="007036CE" w:rsidRDefault="00C36E3F" w:rsidP="00C36E3F">
            <w:pPr>
              <w:pStyle w:val="GOSTTablenorm"/>
            </w:pPr>
          </w:p>
        </w:tc>
        <w:tc>
          <w:tcPr>
            <w:tcW w:w="2053" w:type="pct"/>
          </w:tcPr>
          <w:p w14:paraId="27535B32" w14:textId="1BE500CD" w:rsidR="00C36E3F" w:rsidRPr="007036CE" w:rsidDel="00BB4D2A" w:rsidRDefault="00C36E3F" w:rsidP="00BB4D2A">
            <w:pPr>
              <w:pStyle w:val="GOSTTablenorm"/>
              <w:rPr>
                <w:del w:id="9375" w:author="Сатлер Марина Викторовна" w:date="2026-04-15T12:04:00Z"/>
              </w:rPr>
            </w:pPr>
            <w:r w:rsidRPr="007036CE">
              <w:t>Сумма операции в единицах валюты, указанной в реквизите</w:t>
            </w:r>
            <w:r w:rsidR="008843E3">
              <w:t xml:space="preserve"> </w:t>
            </w:r>
            <w:r w:rsidR="008843E3" w:rsidRPr="00752D5D">
              <w:t>INF_OKV_CODE</w:t>
            </w:r>
            <w:r w:rsidRPr="007036CE">
              <w:t>, с точностью 2 знака после запятой</w:t>
            </w:r>
            <w:del w:id="9376" w:author="Сатлер Марина Викторовна" w:date="2026-04-15T12:04:00Z">
              <w:r w:rsidRPr="007036CE" w:rsidDel="00BB4D2A">
                <w:delText>.</w:delText>
              </w:r>
            </w:del>
          </w:p>
          <w:p w14:paraId="43DE552C" w14:textId="477A2EA5" w:rsidR="00C36E3F" w:rsidRPr="007036CE" w:rsidRDefault="00C36E3F" w:rsidP="00BB4D2A">
            <w:pPr>
              <w:pStyle w:val="GOSTTablenorm"/>
            </w:pPr>
          </w:p>
        </w:tc>
      </w:tr>
      <w:tr w:rsidR="00C36E3F" w:rsidRPr="007036CE" w14:paraId="0BD0A00B" w14:textId="77777777" w:rsidTr="0084483E">
        <w:tc>
          <w:tcPr>
            <w:tcW w:w="1100" w:type="pct"/>
          </w:tcPr>
          <w:p w14:paraId="2AC7B7AF" w14:textId="77777777" w:rsidR="00C36E3F" w:rsidRPr="007036CE" w:rsidRDefault="00C36E3F" w:rsidP="00C36E3F">
            <w:pPr>
              <w:pStyle w:val="GOSTTablenorm"/>
            </w:pPr>
            <w:r w:rsidRPr="007036CE">
              <w:rPr>
                <w:szCs w:val="22"/>
              </w:rPr>
              <w:t>Сумма в рублях</w:t>
            </w:r>
          </w:p>
        </w:tc>
        <w:tc>
          <w:tcPr>
            <w:tcW w:w="750" w:type="pct"/>
          </w:tcPr>
          <w:p w14:paraId="4ADE765C" w14:textId="512C7BFA" w:rsidR="00C36E3F" w:rsidRPr="007036CE" w:rsidRDefault="00DB6DFA" w:rsidP="00C36E3F">
            <w:pPr>
              <w:pStyle w:val="GOSTTablenorm"/>
            </w:pPr>
            <w:r w:rsidRPr="00752D5D">
              <w:rPr>
                <w:b/>
                <w:lang w:val="en-US"/>
              </w:rPr>
              <w:t>Updated</w:t>
            </w:r>
            <w:r>
              <w:rPr>
                <w:b/>
              </w:rPr>
              <w:t>:</w:t>
            </w:r>
            <w:r w:rsidRPr="008C3BF2">
              <w:rPr>
                <w:bCs/>
              </w:rPr>
              <w:t>UR_Amount_rub</w:t>
            </w:r>
          </w:p>
        </w:tc>
        <w:tc>
          <w:tcPr>
            <w:tcW w:w="500" w:type="pct"/>
          </w:tcPr>
          <w:p w14:paraId="536F93B1" w14:textId="77777777" w:rsidR="00C36E3F" w:rsidRPr="007036CE" w:rsidRDefault="00C36E3F" w:rsidP="00C36E3F">
            <w:pPr>
              <w:pStyle w:val="GOSTTablenorm"/>
            </w:pPr>
            <w:r w:rsidRPr="007036CE">
              <w:t>Сумма</w:t>
            </w:r>
          </w:p>
        </w:tc>
        <w:tc>
          <w:tcPr>
            <w:tcW w:w="282" w:type="pct"/>
          </w:tcPr>
          <w:p w14:paraId="7A81D932" w14:textId="2BB5AD9E" w:rsidR="00C36E3F" w:rsidRPr="007036CE" w:rsidRDefault="00C36E3F" w:rsidP="00C36E3F">
            <w:pPr>
              <w:pStyle w:val="GOSTTablenorm"/>
            </w:pPr>
            <w:r>
              <w:t>Да</w:t>
            </w:r>
          </w:p>
        </w:tc>
        <w:tc>
          <w:tcPr>
            <w:tcW w:w="315" w:type="pct"/>
          </w:tcPr>
          <w:p w14:paraId="62764295" w14:textId="1E9907B8" w:rsidR="00C36E3F" w:rsidRPr="007036CE" w:rsidRDefault="00C36E3F" w:rsidP="00C36E3F">
            <w:pPr>
              <w:pStyle w:val="GOSTTablenorm"/>
            </w:pPr>
          </w:p>
        </w:tc>
        <w:tc>
          <w:tcPr>
            <w:tcW w:w="2053" w:type="pct"/>
          </w:tcPr>
          <w:p w14:paraId="6DE52BDD" w14:textId="77777777" w:rsidR="00C36E3F" w:rsidRPr="007036CE" w:rsidRDefault="00C36E3F" w:rsidP="00C36E3F">
            <w:pPr>
              <w:pStyle w:val="GOSTTablenorm"/>
            </w:pPr>
            <w:r w:rsidRPr="007036CE">
              <w:t>Сумма операции в валюте Российской Федерации (в рублях), с точностью 2 знака после запятой</w:t>
            </w:r>
          </w:p>
        </w:tc>
      </w:tr>
      <w:tr w:rsidR="00B74B57" w:rsidRPr="007036CE" w14:paraId="36E03217" w14:textId="77777777" w:rsidTr="0084483E">
        <w:trPr>
          <w:ins w:id="9377" w:author="Тимофеева Ирина" w:date="2026-04-22T12:11:00Z"/>
        </w:trPr>
        <w:tc>
          <w:tcPr>
            <w:tcW w:w="1100" w:type="pct"/>
          </w:tcPr>
          <w:p w14:paraId="1B6CBB6F" w14:textId="3F7A2BF9" w:rsidR="00B74B57" w:rsidRPr="007036CE" w:rsidRDefault="00B74B57" w:rsidP="00C36E3F">
            <w:pPr>
              <w:pStyle w:val="GOSTTablenorm"/>
              <w:rPr>
                <w:ins w:id="9378" w:author="Тимофеева Ирина" w:date="2026-04-22T12:11:00Z"/>
                <w:szCs w:val="22"/>
              </w:rPr>
            </w:pPr>
            <w:ins w:id="9379" w:author="Тимофеева Ирина" w:date="2026-04-22T12:11:00Z">
              <w:r>
                <w:rPr>
                  <w:szCs w:val="22"/>
                </w:rPr>
                <w:t xml:space="preserve">Расчетная сумма в рублях </w:t>
              </w:r>
              <w:commentRangeStart w:id="9380"/>
              <w:r>
                <w:rPr>
                  <w:szCs w:val="22"/>
                </w:rPr>
                <w:t>уточненная</w:t>
              </w:r>
            </w:ins>
            <w:commentRangeEnd w:id="9380"/>
            <w:ins w:id="9381" w:author="Тимофеева Ирина" w:date="2026-04-22T12:13:00Z">
              <w:r>
                <w:rPr>
                  <w:rStyle w:val="afff4"/>
                </w:rPr>
                <w:commentReference w:id="9380"/>
              </w:r>
            </w:ins>
          </w:p>
        </w:tc>
        <w:tc>
          <w:tcPr>
            <w:tcW w:w="750" w:type="pct"/>
          </w:tcPr>
          <w:p w14:paraId="355F5895" w14:textId="77777777" w:rsidR="00B74B57" w:rsidRPr="00B74B57" w:rsidRDefault="00B74B57" w:rsidP="00C36E3F">
            <w:pPr>
              <w:pStyle w:val="GOSTTablenorm"/>
              <w:rPr>
                <w:ins w:id="9382" w:author="Тимофеева Ирина" w:date="2026-04-22T12:11:00Z"/>
                <w:b/>
              </w:rPr>
            </w:pPr>
          </w:p>
        </w:tc>
        <w:tc>
          <w:tcPr>
            <w:tcW w:w="500" w:type="pct"/>
          </w:tcPr>
          <w:p w14:paraId="25D61C01" w14:textId="4CF5D8BB" w:rsidR="00B74B57" w:rsidRPr="007036CE" w:rsidRDefault="00B74B57" w:rsidP="00C36E3F">
            <w:pPr>
              <w:pStyle w:val="GOSTTablenorm"/>
              <w:rPr>
                <w:ins w:id="9383" w:author="Тимофеева Ирина" w:date="2026-04-22T12:11:00Z"/>
              </w:rPr>
            </w:pPr>
            <w:ins w:id="9384" w:author="Тимофеева Ирина" w:date="2026-04-22T12:12:00Z">
              <w:r>
                <w:t>Сум</w:t>
              </w:r>
              <w:bookmarkStart w:id="9385" w:name="_GoBack"/>
              <w:bookmarkEnd w:id="9385"/>
              <w:r>
                <w:t>ма</w:t>
              </w:r>
            </w:ins>
          </w:p>
        </w:tc>
        <w:tc>
          <w:tcPr>
            <w:tcW w:w="282" w:type="pct"/>
          </w:tcPr>
          <w:p w14:paraId="21FD1DF8" w14:textId="0E885FA5" w:rsidR="00B74B57" w:rsidRDefault="00B74B57" w:rsidP="00C36E3F">
            <w:pPr>
              <w:pStyle w:val="GOSTTablenorm"/>
              <w:rPr>
                <w:ins w:id="9386" w:author="Тимофеева Ирина" w:date="2026-04-22T12:11:00Z"/>
              </w:rPr>
            </w:pPr>
            <w:ins w:id="9387" w:author="Тимофеева Ирина" w:date="2026-04-22T12:12:00Z">
              <w:r>
                <w:t>Нет</w:t>
              </w:r>
            </w:ins>
          </w:p>
        </w:tc>
        <w:tc>
          <w:tcPr>
            <w:tcW w:w="315" w:type="pct"/>
          </w:tcPr>
          <w:p w14:paraId="06737123" w14:textId="77777777" w:rsidR="00B74B57" w:rsidRPr="007036CE" w:rsidRDefault="00B74B57" w:rsidP="00C36E3F">
            <w:pPr>
              <w:pStyle w:val="GOSTTablenorm"/>
              <w:rPr>
                <w:ins w:id="9388" w:author="Тимофеева Ирина" w:date="2026-04-22T12:11:00Z"/>
              </w:rPr>
            </w:pPr>
          </w:p>
        </w:tc>
        <w:tc>
          <w:tcPr>
            <w:tcW w:w="2053" w:type="pct"/>
          </w:tcPr>
          <w:p w14:paraId="15C80E7B" w14:textId="1E6A2017" w:rsidR="00B74B57" w:rsidRPr="007036CE" w:rsidRDefault="00B74B57" w:rsidP="00C36E3F">
            <w:pPr>
              <w:pStyle w:val="GOSTTablenorm"/>
              <w:rPr>
                <w:ins w:id="9389" w:author="Тимофеева Ирина" w:date="2026-04-22T12:11:00Z"/>
              </w:rPr>
            </w:pPr>
            <w:ins w:id="9390" w:author="Тимофеева Ирина" w:date="2026-04-22T12:13:00Z">
              <w:r>
                <w:t>С</w:t>
              </w:r>
            </w:ins>
            <w:ins w:id="9391" w:author="Тимофеева Ирина" w:date="2026-04-22T12:12:00Z">
              <w:r>
                <w:t xml:space="preserve">умма операции в </w:t>
              </w:r>
            </w:ins>
            <w:ins w:id="9392" w:author="Тимофеева Ирина" w:date="2026-04-22T12:13:00Z">
              <w:r w:rsidRPr="007036CE">
                <w:t>валюте Российской Федерации (в рублях), с точностью 2 знака после запятой</w:t>
              </w:r>
            </w:ins>
          </w:p>
        </w:tc>
      </w:tr>
    </w:tbl>
    <w:p w14:paraId="56C09691" w14:textId="34C03FE1" w:rsidR="00464C88" w:rsidRPr="00AA43B0" w:rsidRDefault="00AA43B0" w:rsidP="00AA43B0">
      <w:pPr>
        <w:pStyle w:val="51"/>
        <w:rPr>
          <w:ins w:id="9393" w:author="Сатлер Марина Викторовна" w:date="2026-04-15T11:24:00Z"/>
        </w:rPr>
      </w:pPr>
      <w:ins w:id="9394" w:author="Сатлер Марина Викторовна" w:date="2026-04-15T11:24:00Z">
        <w:r w:rsidRPr="007036CE">
          <w:t>Пример запроса по документу «</w:t>
        </w:r>
        <w:r>
          <w:t>Распоряжение о совершении казначейского платежа (уточнение)</w:t>
        </w:r>
        <w:r w:rsidRPr="007036CE">
          <w:t>»</w:t>
        </w:r>
        <w:r w:rsidRPr="0035094B">
          <w:t xml:space="preserve"> </w:t>
        </w:r>
        <w:r>
          <w:rPr>
            <w:lang w:val="en-US"/>
          </w:rPr>
          <w:t>MSC</w:t>
        </w:r>
        <w:r w:rsidRPr="0035094B">
          <w:t>_</w:t>
        </w:r>
        <w:r>
          <w:rPr>
            <w:lang w:val="en-US"/>
          </w:rPr>
          <w:t>RSKP</w:t>
        </w:r>
        <w:r w:rsidRPr="0035094B">
          <w:t>_</w:t>
        </w:r>
        <w:r>
          <w:rPr>
            <w:lang w:val="en-US"/>
          </w:rPr>
          <w:t>Utoch</w:t>
        </w:r>
      </w:ins>
    </w:p>
    <w:p w14:paraId="6B12401C" w14:textId="77777777" w:rsidR="00481218" w:rsidRPr="00481218" w:rsidRDefault="00481218" w:rsidP="00481218">
      <w:pPr>
        <w:pStyle w:val="GOSTScript"/>
        <w:rPr>
          <w:ins w:id="9395" w:author="Сатлер Марина Викторовна" w:date="2026-04-15T12:00:00Z"/>
          <w:lang w:eastAsia="ko-KR"/>
        </w:rPr>
      </w:pPr>
      <w:ins w:id="9396" w:author="Сатлер Марина Викторовна" w:date="2026-04-15T12:00:00Z">
        <w:r w:rsidRPr="00481218">
          <w:rPr>
            <w:lang w:eastAsia="ko-KR"/>
          </w:rPr>
          <w:t>{</w:t>
        </w:r>
      </w:ins>
    </w:p>
    <w:p w14:paraId="3632609E" w14:textId="77777777" w:rsidR="00481218" w:rsidRPr="00481218" w:rsidRDefault="00481218" w:rsidP="00481218">
      <w:pPr>
        <w:pStyle w:val="GOSTScript"/>
        <w:rPr>
          <w:ins w:id="9397" w:author="Сатлер Марина Викторовна" w:date="2026-04-15T12:00:00Z"/>
          <w:lang w:eastAsia="ko-KR"/>
        </w:rPr>
      </w:pPr>
      <w:ins w:id="9398" w:author="Сатлер Марина Викторовна" w:date="2026-04-15T12:00:00Z">
        <w:r w:rsidRPr="00481218">
          <w:rPr>
            <w:lang w:eastAsia="ko-KR"/>
          </w:rPr>
          <w:tab/>
          <w:t>"header": {</w:t>
        </w:r>
      </w:ins>
    </w:p>
    <w:p w14:paraId="45B15D59" w14:textId="77777777" w:rsidR="00481218" w:rsidRPr="00481218" w:rsidRDefault="00481218" w:rsidP="00481218">
      <w:pPr>
        <w:pStyle w:val="GOSTScript"/>
        <w:rPr>
          <w:ins w:id="9399" w:author="Сатлер Марина Викторовна" w:date="2026-04-15T12:00:00Z"/>
          <w:lang w:eastAsia="ko-KR"/>
        </w:rPr>
      </w:pPr>
      <w:ins w:id="9400" w:author="Сатлер Марина Викторовна" w:date="2026-04-15T12:00:00Z">
        <w:r w:rsidRPr="00481218">
          <w:rPr>
            <w:lang w:eastAsia="ko-KR"/>
          </w:rPr>
          <w:tab/>
        </w:r>
        <w:r w:rsidRPr="00481218">
          <w:rPr>
            <w:lang w:eastAsia="ko-KR"/>
          </w:rPr>
          <w:tab/>
          <w:t>"Source": "EXP03",</w:t>
        </w:r>
      </w:ins>
    </w:p>
    <w:p w14:paraId="4056F1E7" w14:textId="77777777" w:rsidR="00481218" w:rsidRPr="00481218" w:rsidRDefault="00481218" w:rsidP="00481218">
      <w:pPr>
        <w:pStyle w:val="GOSTScript"/>
        <w:rPr>
          <w:ins w:id="9401" w:author="Сатлер Марина Викторовна" w:date="2026-04-15T12:00:00Z"/>
          <w:lang w:eastAsia="ko-KR"/>
        </w:rPr>
      </w:pPr>
      <w:ins w:id="9402" w:author="Сатлер Марина Викторовна" w:date="2026-04-15T12:00:00Z">
        <w:r w:rsidRPr="00481218">
          <w:rPr>
            <w:lang w:eastAsia="ko-KR"/>
          </w:rPr>
          <w:tab/>
        </w:r>
        <w:r w:rsidRPr="00481218">
          <w:rPr>
            <w:lang w:eastAsia="ko-KR"/>
          </w:rPr>
          <w:tab/>
          <w:t>"ReqDateTime": "2026-12-05 10:37:22",</w:t>
        </w:r>
      </w:ins>
    </w:p>
    <w:p w14:paraId="628B0B33" w14:textId="77777777" w:rsidR="00481218" w:rsidRPr="00481218" w:rsidRDefault="00481218" w:rsidP="00481218">
      <w:pPr>
        <w:pStyle w:val="GOSTScript"/>
        <w:rPr>
          <w:ins w:id="9403" w:author="Сатлер Марина Викторовна" w:date="2026-04-15T12:00:00Z"/>
          <w:lang w:eastAsia="ko-KR"/>
        </w:rPr>
      </w:pPr>
      <w:ins w:id="9404" w:author="Сатлер Марина Викторовна" w:date="2026-04-15T12:00:00Z">
        <w:r w:rsidRPr="00481218">
          <w:rPr>
            <w:lang w:eastAsia="ko-KR"/>
          </w:rPr>
          <w:tab/>
        </w:r>
        <w:r w:rsidRPr="00481218">
          <w:rPr>
            <w:lang w:eastAsia="ko-KR"/>
          </w:rPr>
          <w:tab/>
          <w:t>"Version": "1.0",</w:t>
        </w:r>
      </w:ins>
    </w:p>
    <w:p w14:paraId="0B398D08" w14:textId="77777777" w:rsidR="00481218" w:rsidRPr="00481218" w:rsidRDefault="00481218" w:rsidP="00481218">
      <w:pPr>
        <w:pStyle w:val="GOSTScript"/>
        <w:rPr>
          <w:ins w:id="9405" w:author="Сатлер Марина Викторовна" w:date="2026-04-15T12:00:00Z"/>
          <w:lang w:eastAsia="ko-KR"/>
        </w:rPr>
      </w:pPr>
      <w:ins w:id="9406" w:author="Сатлер Марина Викторовна" w:date="2026-04-15T12:00:00Z">
        <w:r w:rsidRPr="00481218">
          <w:rPr>
            <w:lang w:eastAsia="ko-KR"/>
          </w:rPr>
          <w:tab/>
        </w:r>
        <w:r w:rsidRPr="00481218">
          <w:rPr>
            <w:lang w:eastAsia="ko-KR"/>
          </w:rPr>
          <w:tab/>
          <w:t>"Params": [</w:t>
        </w:r>
      </w:ins>
    </w:p>
    <w:p w14:paraId="39E415CB" w14:textId="77777777" w:rsidR="00481218" w:rsidRPr="00481218" w:rsidRDefault="00481218" w:rsidP="00481218">
      <w:pPr>
        <w:pStyle w:val="GOSTScript"/>
        <w:rPr>
          <w:ins w:id="9407" w:author="Сатлер Марина Викторовна" w:date="2026-04-15T12:00:00Z"/>
          <w:lang w:eastAsia="ko-KR"/>
        </w:rPr>
      </w:pPr>
      <w:ins w:id="9408" w:author="Сатлер Марина Викторовна" w:date="2026-04-15T12:00:00Z">
        <w:r w:rsidRPr="00481218">
          <w:rPr>
            <w:lang w:eastAsia="ko-KR"/>
          </w:rPr>
          <w:tab/>
        </w:r>
        <w:r w:rsidRPr="00481218">
          <w:rPr>
            <w:lang w:eastAsia="ko-KR"/>
          </w:rPr>
          <w:tab/>
        </w:r>
        <w:r w:rsidRPr="00481218">
          <w:rPr>
            <w:lang w:eastAsia="ko-KR"/>
          </w:rPr>
          <w:tab/>
          <w:t>{</w:t>
        </w:r>
      </w:ins>
    </w:p>
    <w:p w14:paraId="7E24D4D3" w14:textId="77777777" w:rsidR="00481218" w:rsidRPr="00481218" w:rsidRDefault="00481218" w:rsidP="00481218">
      <w:pPr>
        <w:pStyle w:val="GOSTScript"/>
        <w:rPr>
          <w:ins w:id="9409" w:author="Сатлер Марина Викторовна" w:date="2026-04-15T12:00:00Z"/>
          <w:lang w:eastAsia="ko-KR"/>
        </w:rPr>
      </w:pPr>
      <w:ins w:id="9410" w:author="Сатлер Марина Викторовна" w:date="2026-04-15T12:00:00Z">
        <w:r w:rsidRPr="00481218">
          <w:rPr>
            <w:lang w:eastAsia="ko-KR"/>
          </w:rPr>
          <w:tab/>
        </w:r>
        <w:r w:rsidRPr="00481218">
          <w:rPr>
            <w:lang w:eastAsia="ko-KR"/>
          </w:rPr>
          <w:tab/>
        </w:r>
        <w:r w:rsidRPr="00481218">
          <w:rPr>
            <w:lang w:eastAsia="ko-KR"/>
          </w:rPr>
          <w:tab/>
        </w:r>
        <w:r w:rsidRPr="00481218">
          <w:rPr>
            <w:lang w:eastAsia="ko-KR"/>
          </w:rPr>
          <w:tab/>
          <w:t>"param": "example",</w:t>
        </w:r>
      </w:ins>
    </w:p>
    <w:p w14:paraId="660598D0" w14:textId="77777777" w:rsidR="00481218" w:rsidRPr="00481218" w:rsidRDefault="00481218" w:rsidP="00481218">
      <w:pPr>
        <w:pStyle w:val="GOSTScript"/>
        <w:rPr>
          <w:ins w:id="9411" w:author="Сатлер Марина Викторовна" w:date="2026-04-15T12:00:00Z"/>
          <w:lang w:eastAsia="ko-KR"/>
        </w:rPr>
      </w:pPr>
      <w:ins w:id="9412" w:author="Сатлер Марина Викторовна" w:date="2026-04-15T12:00:00Z">
        <w:r w:rsidRPr="00481218">
          <w:rPr>
            <w:lang w:eastAsia="ko-KR"/>
          </w:rPr>
          <w:lastRenderedPageBreak/>
          <w:tab/>
        </w:r>
        <w:r w:rsidRPr="00481218">
          <w:rPr>
            <w:lang w:eastAsia="ko-KR"/>
          </w:rPr>
          <w:tab/>
        </w:r>
        <w:r w:rsidRPr="00481218">
          <w:rPr>
            <w:lang w:eastAsia="ko-KR"/>
          </w:rPr>
          <w:tab/>
        </w:r>
        <w:r w:rsidRPr="00481218">
          <w:rPr>
            <w:lang w:eastAsia="ko-KR"/>
          </w:rPr>
          <w:tab/>
          <w:t>"value": "01"</w:t>
        </w:r>
      </w:ins>
    </w:p>
    <w:p w14:paraId="7FC44EA2" w14:textId="77777777" w:rsidR="00481218" w:rsidRPr="00481218" w:rsidRDefault="00481218" w:rsidP="00481218">
      <w:pPr>
        <w:pStyle w:val="GOSTScript"/>
        <w:rPr>
          <w:ins w:id="9413" w:author="Сатлер Марина Викторовна" w:date="2026-04-15T12:00:00Z"/>
          <w:lang w:eastAsia="ko-KR"/>
        </w:rPr>
      </w:pPr>
      <w:ins w:id="9414" w:author="Сатлер Марина Викторовна" w:date="2026-04-15T12:00:00Z">
        <w:r w:rsidRPr="00481218">
          <w:rPr>
            <w:lang w:eastAsia="ko-KR"/>
          </w:rPr>
          <w:tab/>
        </w:r>
        <w:r w:rsidRPr="00481218">
          <w:rPr>
            <w:lang w:eastAsia="ko-KR"/>
          </w:rPr>
          <w:tab/>
        </w:r>
        <w:r w:rsidRPr="00481218">
          <w:rPr>
            <w:lang w:eastAsia="ko-KR"/>
          </w:rPr>
          <w:tab/>
          <w:t>}</w:t>
        </w:r>
      </w:ins>
    </w:p>
    <w:p w14:paraId="29098C59" w14:textId="77777777" w:rsidR="00481218" w:rsidRPr="00481218" w:rsidRDefault="00481218" w:rsidP="00481218">
      <w:pPr>
        <w:pStyle w:val="GOSTScript"/>
        <w:rPr>
          <w:ins w:id="9415" w:author="Сатлер Марина Викторовна" w:date="2026-04-15T12:00:00Z"/>
          <w:lang w:eastAsia="ko-KR"/>
        </w:rPr>
      </w:pPr>
      <w:ins w:id="9416" w:author="Сатлер Марина Викторовна" w:date="2026-04-15T12:00:00Z">
        <w:r w:rsidRPr="00481218">
          <w:rPr>
            <w:lang w:eastAsia="ko-KR"/>
          </w:rPr>
          <w:tab/>
        </w:r>
        <w:r w:rsidRPr="00481218">
          <w:rPr>
            <w:lang w:eastAsia="ko-KR"/>
          </w:rPr>
          <w:tab/>
          <w:t>],</w:t>
        </w:r>
      </w:ins>
    </w:p>
    <w:p w14:paraId="6E59F098" w14:textId="77777777" w:rsidR="00481218" w:rsidRPr="00481218" w:rsidRDefault="00481218" w:rsidP="00481218">
      <w:pPr>
        <w:pStyle w:val="GOSTScript"/>
        <w:rPr>
          <w:ins w:id="9417" w:author="Сатлер Марина Викторовна" w:date="2026-04-15T12:00:00Z"/>
          <w:lang w:eastAsia="ko-KR"/>
        </w:rPr>
      </w:pPr>
      <w:ins w:id="9418" w:author="Сатлер Марина Викторовна" w:date="2026-04-15T12:00:00Z">
        <w:r w:rsidRPr="00481218">
          <w:rPr>
            <w:lang w:eastAsia="ko-KR"/>
          </w:rPr>
          <w:tab/>
        </w:r>
        <w:r w:rsidRPr="00481218">
          <w:rPr>
            <w:lang w:eastAsia="ko-KR"/>
          </w:rPr>
          <w:tab/>
          <w:t>"ReqGuid": "b0d4ce5d-2757-4688-948c-vv72qba94f86",</w:t>
        </w:r>
      </w:ins>
    </w:p>
    <w:p w14:paraId="0B6FF540" w14:textId="77777777" w:rsidR="00481218" w:rsidRPr="00481218" w:rsidRDefault="00481218" w:rsidP="00481218">
      <w:pPr>
        <w:pStyle w:val="GOSTScript"/>
        <w:rPr>
          <w:ins w:id="9419" w:author="Сатлер Марина Викторовна" w:date="2026-04-15T12:00:00Z"/>
          <w:lang w:eastAsia="ko-KR"/>
        </w:rPr>
      </w:pPr>
      <w:ins w:id="9420" w:author="Сатлер Марина Викторовна" w:date="2026-04-15T12:00:00Z">
        <w:r w:rsidRPr="00481218">
          <w:rPr>
            <w:lang w:eastAsia="ko-KR"/>
          </w:rPr>
          <w:tab/>
        </w:r>
        <w:r w:rsidRPr="00481218">
          <w:rPr>
            <w:lang w:eastAsia="ko-KR"/>
          </w:rPr>
          <w:tab/>
          <w:t>"DocGuid": "0bd90a7c-e339-34ff-ac39-73029ff81370",</w:t>
        </w:r>
      </w:ins>
    </w:p>
    <w:p w14:paraId="61205FCE" w14:textId="77777777" w:rsidR="00481218" w:rsidRPr="00481218" w:rsidRDefault="00481218" w:rsidP="00481218">
      <w:pPr>
        <w:pStyle w:val="GOSTScript"/>
        <w:rPr>
          <w:ins w:id="9421" w:author="Сатлер Марина Викторовна" w:date="2026-04-15T12:00:00Z"/>
          <w:lang w:eastAsia="ko-KR"/>
        </w:rPr>
      </w:pPr>
      <w:ins w:id="9422" w:author="Сатлер Марина Викторовна" w:date="2026-04-15T12:00:00Z">
        <w:r w:rsidRPr="00481218">
          <w:rPr>
            <w:lang w:eastAsia="ko-KR"/>
          </w:rPr>
          <w:tab/>
        </w:r>
        <w:r w:rsidRPr="00481218">
          <w:rPr>
            <w:lang w:eastAsia="ko-KR"/>
          </w:rPr>
          <w:tab/>
          <w:t>"RequestType": "ACCOUNTING",</w:t>
        </w:r>
      </w:ins>
    </w:p>
    <w:p w14:paraId="32084D96" w14:textId="77777777" w:rsidR="00481218" w:rsidRPr="00481218" w:rsidRDefault="00481218" w:rsidP="00481218">
      <w:pPr>
        <w:pStyle w:val="GOSTScript"/>
        <w:rPr>
          <w:ins w:id="9423" w:author="Сатлер Марина Викторовна" w:date="2026-04-15T12:00:00Z"/>
          <w:lang w:eastAsia="ko-KR"/>
        </w:rPr>
      </w:pPr>
      <w:ins w:id="9424" w:author="Сатлер Марина Викторовна" w:date="2026-04-15T12:00:00Z">
        <w:r w:rsidRPr="00481218">
          <w:rPr>
            <w:lang w:eastAsia="ko-KR"/>
          </w:rPr>
          <w:tab/>
        </w:r>
        <w:r w:rsidRPr="00481218">
          <w:rPr>
            <w:lang w:eastAsia="ko-KR"/>
          </w:rPr>
          <w:tab/>
          <w:t>"TypeDoc": "MSC_RSKP_Utoch",</w:t>
        </w:r>
      </w:ins>
    </w:p>
    <w:p w14:paraId="03952E9D" w14:textId="77777777" w:rsidR="00481218" w:rsidRPr="00481218" w:rsidRDefault="00481218" w:rsidP="00481218">
      <w:pPr>
        <w:pStyle w:val="GOSTScript"/>
        <w:rPr>
          <w:ins w:id="9425" w:author="Сатлер Марина Викторовна" w:date="2026-04-15T12:00:00Z"/>
          <w:lang w:eastAsia="ko-KR"/>
        </w:rPr>
      </w:pPr>
      <w:ins w:id="9426" w:author="Сатлер Марина Викторовна" w:date="2026-04-15T12:00:00Z">
        <w:r w:rsidRPr="00481218">
          <w:rPr>
            <w:lang w:eastAsia="ko-KR"/>
          </w:rPr>
          <w:tab/>
        </w:r>
        <w:r w:rsidRPr="00481218">
          <w:rPr>
            <w:lang w:eastAsia="ko-KR"/>
          </w:rPr>
          <w:tab/>
          <w:t>"Stage": "auth",</w:t>
        </w:r>
      </w:ins>
    </w:p>
    <w:p w14:paraId="0D29FC94" w14:textId="77777777" w:rsidR="00481218" w:rsidRPr="00481218" w:rsidRDefault="00481218" w:rsidP="00481218">
      <w:pPr>
        <w:pStyle w:val="GOSTScript"/>
        <w:rPr>
          <w:ins w:id="9427" w:author="Сатлер Марина Викторовна" w:date="2026-04-15T12:00:00Z"/>
          <w:lang w:eastAsia="ko-KR"/>
        </w:rPr>
      </w:pPr>
      <w:ins w:id="9428" w:author="Сатлер Марина Викторовна" w:date="2026-04-15T12:00:00Z">
        <w:r w:rsidRPr="00481218">
          <w:rPr>
            <w:lang w:eastAsia="ko-KR"/>
          </w:rPr>
          <w:tab/>
        </w:r>
        <w:r w:rsidRPr="00481218">
          <w:rPr>
            <w:lang w:eastAsia="ko-KR"/>
          </w:rPr>
          <w:tab/>
          <w:t>"BalLevContrl": 0,</w:t>
        </w:r>
      </w:ins>
    </w:p>
    <w:p w14:paraId="1ECB6E71" w14:textId="77777777" w:rsidR="00481218" w:rsidRPr="00481218" w:rsidRDefault="00481218" w:rsidP="00481218">
      <w:pPr>
        <w:pStyle w:val="GOSTScript"/>
        <w:rPr>
          <w:ins w:id="9429" w:author="Сатлер Марина Викторовна" w:date="2026-04-15T12:00:00Z"/>
          <w:lang w:eastAsia="ko-KR"/>
        </w:rPr>
      </w:pPr>
      <w:ins w:id="9430" w:author="Сатлер Марина Викторовна" w:date="2026-04-15T12:00:00Z">
        <w:r w:rsidRPr="00481218">
          <w:rPr>
            <w:lang w:eastAsia="ko-KR"/>
          </w:rPr>
          <w:tab/>
        </w:r>
        <w:r w:rsidRPr="00481218">
          <w:rPr>
            <w:lang w:eastAsia="ko-KR"/>
          </w:rPr>
          <w:tab/>
          <w:t>"Subject": "9500",</w:t>
        </w:r>
      </w:ins>
    </w:p>
    <w:p w14:paraId="7D58B31F" w14:textId="77777777" w:rsidR="00481218" w:rsidRPr="00481218" w:rsidRDefault="00481218" w:rsidP="00481218">
      <w:pPr>
        <w:pStyle w:val="GOSTScript"/>
        <w:rPr>
          <w:ins w:id="9431" w:author="Сатлер Марина Викторовна" w:date="2026-04-15T12:00:00Z"/>
          <w:lang w:eastAsia="ko-KR"/>
        </w:rPr>
      </w:pPr>
      <w:ins w:id="9432" w:author="Сатлер Марина Викторовна" w:date="2026-04-15T12:00:00Z">
        <w:r w:rsidRPr="00481218">
          <w:rPr>
            <w:lang w:eastAsia="ko-KR"/>
          </w:rPr>
          <w:tab/>
        </w:r>
        <w:r w:rsidRPr="00481218">
          <w:rPr>
            <w:lang w:eastAsia="ko-KR"/>
          </w:rPr>
          <w:tab/>
          <w:t>"SettlementDate": "2026-12-05"</w:t>
        </w:r>
      </w:ins>
    </w:p>
    <w:p w14:paraId="4EDCB6CE" w14:textId="77777777" w:rsidR="00481218" w:rsidRPr="00481218" w:rsidRDefault="00481218" w:rsidP="00481218">
      <w:pPr>
        <w:pStyle w:val="GOSTScript"/>
        <w:rPr>
          <w:ins w:id="9433" w:author="Сатлер Марина Викторовна" w:date="2026-04-15T12:00:00Z"/>
          <w:lang w:eastAsia="ko-KR"/>
        </w:rPr>
      </w:pPr>
      <w:ins w:id="9434" w:author="Сатлер Марина Викторовна" w:date="2026-04-15T12:00:00Z">
        <w:r w:rsidRPr="00481218">
          <w:rPr>
            <w:lang w:eastAsia="ko-KR"/>
          </w:rPr>
          <w:tab/>
          <w:t>},</w:t>
        </w:r>
      </w:ins>
    </w:p>
    <w:p w14:paraId="045DD122" w14:textId="77777777" w:rsidR="00481218" w:rsidRPr="00481218" w:rsidRDefault="00481218" w:rsidP="00481218">
      <w:pPr>
        <w:pStyle w:val="GOSTScript"/>
        <w:rPr>
          <w:ins w:id="9435" w:author="Сатлер Марина Викторовна" w:date="2026-04-15T12:00:00Z"/>
          <w:lang w:eastAsia="ko-KR"/>
        </w:rPr>
      </w:pPr>
      <w:ins w:id="9436" w:author="Сатлер Марина Викторовна" w:date="2026-04-15T12:00:00Z">
        <w:r w:rsidRPr="00481218">
          <w:rPr>
            <w:lang w:eastAsia="ko-KR"/>
          </w:rPr>
          <w:tab/>
          <w:t>"document": {</w:t>
        </w:r>
      </w:ins>
    </w:p>
    <w:p w14:paraId="1E2CC618" w14:textId="77777777" w:rsidR="00481218" w:rsidRPr="00481218" w:rsidRDefault="00481218" w:rsidP="00481218">
      <w:pPr>
        <w:pStyle w:val="GOSTScript"/>
        <w:rPr>
          <w:ins w:id="9437" w:author="Сатлер Марина Викторовна" w:date="2026-04-15T12:00:00Z"/>
          <w:lang w:eastAsia="ko-KR"/>
        </w:rPr>
      </w:pPr>
      <w:ins w:id="9438" w:author="Сатлер Марина Викторовна" w:date="2026-04-15T12:00:00Z">
        <w:r w:rsidRPr="00481218">
          <w:rPr>
            <w:lang w:eastAsia="ko-KR"/>
          </w:rPr>
          <w:tab/>
        </w:r>
        <w:r w:rsidRPr="00481218">
          <w:rPr>
            <w:lang w:eastAsia="ko-KR"/>
          </w:rPr>
          <w:tab/>
          <w:t>"INF_DocNumber": "01/1",</w:t>
        </w:r>
      </w:ins>
    </w:p>
    <w:p w14:paraId="36B837CC" w14:textId="77777777" w:rsidR="00481218" w:rsidRPr="00481218" w:rsidRDefault="00481218" w:rsidP="00481218">
      <w:pPr>
        <w:pStyle w:val="GOSTScript"/>
        <w:rPr>
          <w:ins w:id="9439" w:author="Сатлер Марина Викторовна" w:date="2026-04-15T12:00:00Z"/>
          <w:lang w:eastAsia="ko-KR"/>
        </w:rPr>
      </w:pPr>
      <w:ins w:id="9440" w:author="Сатлер Марина Викторовна" w:date="2026-04-15T12:00:00Z">
        <w:r w:rsidRPr="00481218">
          <w:rPr>
            <w:lang w:eastAsia="ko-KR"/>
          </w:rPr>
          <w:tab/>
        </w:r>
        <w:r w:rsidRPr="00481218">
          <w:rPr>
            <w:lang w:eastAsia="ko-KR"/>
          </w:rPr>
          <w:tab/>
          <w:t>"INF_DocDate": "2026-12-05",</w:t>
        </w:r>
      </w:ins>
    </w:p>
    <w:p w14:paraId="544165F9" w14:textId="77777777" w:rsidR="00481218" w:rsidRPr="00481218" w:rsidRDefault="00481218" w:rsidP="00481218">
      <w:pPr>
        <w:pStyle w:val="GOSTScript"/>
        <w:rPr>
          <w:ins w:id="9441" w:author="Сатлер Марина Викторовна" w:date="2026-04-15T12:00:00Z"/>
          <w:lang w:eastAsia="ko-KR"/>
        </w:rPr>
      </w:pPr>
      <w:ins w:id="9442" w:author="Сатлер Марина Викторовна" w:date="2026-04-15T12:00:00Z">
        <w:r w:rsidRPr="00481218">
          <w:rPr>
            <w:lang w:eastAsia="ko-KR"/>
          </w:rPr>
          <w:tab/>
        </w:r>
        <w:r w:rsidRPr="00481218">
          <w:rPr>
            <w:lang w:eastAsia="ko-KR"/>
          </w:rPr>
          <w:tab/>
          <w:t>"SI_TF_DOCTYPE": "RSU",</w:t>
        </w:r>
      </w:ins>
    </w:p>
    <w:p w14:paraId="6BF1EBA1" w14:textId="77777777" w:rsidR="00481218" w:rsidRPr="00481218" w:rsidRDefault="00481218" w:rsidP="00481218">
      <w:pPr>
        <w:pStyle w:val="GOSTScript"/>
        <w:rPr>
          <w:ins w:id="9443" w:author="Сатлер Марина Викторовна" w:date="2026-04-15T12:00:00Z"/>
          <w:lang w:eastAsia="ko-KR"/>
        </w:rPr>
      </w:pPr>
      <w:ins w:id="9444" w:author="Сатлер Марина Викторовна" w:date="2026-04-15T12:00:00Z">
        <w:r w:rsidRPr="00481218">
          <w:rPr>
            <w:lang w:eastAsia="ko-KR"/>
          </w:rPr>
          <w:tab/>
        </w:r>
        <w:r w:rsidRPr="00481218">
          <w:rPr>
            <w:lang w:eastAsia="ko-KR"/>
          </w:rPr>
          <w:tab/>
          <w:t>"INF_OKV_CODE": "643",</w:t>
        </w:r>
      </w:ins>
    </w:p>
    <w:p w14:paraId="3AE96817" w14:textId="77777777" w:rsidR="00481218" w:rsidRPr="00481218" w:rsidRDefault="00481218" w:rsidP="00481218">
      <w:pPr>
        <w:pStyle w:val="GOSTScript"/>
        <w:rPr>
          <w:ins w:id="9445" w:author="Сатлер Марина Викторовна" w:date="2026-04-15T12:00:00Z"/>
          <w:lang w:eastAsia="ko-KR"/>
        </w:rPr>
      </w:pPr>
      <w:ins w:id="9446" w:author="Сатлер Марина Викторовна" w:date="2026-04-15T12:00:00Z">
        <w:r w:rsidRPr="00481218">
          <w:rPr>
            <w:lang w:eastAsia="ko-KR"/>
          </w:rPr>
          <w:tab/>
        </w:r>
        <w:r w:rsidRPr="00481218">
          <w:rPr>
            <w:lang w:eastAsia="ko-KR"/>
          </w:rPr>
          <w:tab/>
          <w:t>"SystemInformation_Contour": "0",</w:t>
        </w:r>
      </w:ins>
    </w:p>
    <w:p w14:paraId="274B03B6" w14:textId="77777777" w:rsidR="00481218" w:rsidRPr="00481218" w:rsidRDefault="00481218" w:rsidP="00481218">
      <w:pPr>
        <w:pStyle w:val="GOSTScript"/>
        <w:rPr>
          <w:ins w:id="9447" w:author="Сатлер Марина Викторовна" w:date="2026-04-15T12:00:00Z"/>
          <w:lang w:eastAsia="ko-KR"/>
        </w:rPr>
      </w:pPr>
      <w:ins w:id="9448" w:author="Сатлер Марина Викторовна" w:date="2026-04-15T12:00:00Z">
        <w:r w:rsidRPr="00481218">
          <w:rPr>
            <w:lang w:eastAsia="ko-KR"/>
          </w:rPr>
          <w:tab/>
        </w:r>
        <w:r w:rsidRPr="00481218">
          <w:rPr>
            <w:lang w:eastAsia="ko-KR"/>
          </w:rPr>
          <w:tab/>
          <w:t>"StmInfrmtn_AccessLevelStereotype": 0,</w:t>
        </w:r>
      </w:ins>
    </w:p>
    <w:p w14:paraId="03DA304B" w14:textId="77777777" w:rsidR="00481218" w:rsidRPr="00481218" w:rsidRDefault="00481218" w:rsidP="00481218">
      <w:pPr>
        <w:pStyle w:val="GOSTScript"/>
        <w:rPr>
          <w:ins w:id="9449" w:author="Сатлер Марина Викторовна" w:date="2026-04-15T12:00:00Z"/>
          <w:lang w:eastAsia="ko-KR"/>
        </w:rPr>
      </w:pPr>
      <w:ins w:id="9450" w:author="Сатлер Марина Викторовна" w:date="2026-04-15T12:00:00Z">
        <w:r w:rsidRPr="00481218">
          <w:rPr>
            <w:lang w:eastAsia="ko-KR"/>
          </w:rPr>
          <w:tab/>
        </w:r>
        <w:r w:rsidRPr="00481218">
          <w:rPr>
            <w:lang w:eastAsia="ko-KR"/>
          </w:rPr>
          <w:tab/>
          <w:t>"InfPayer_SI_PAY_BT_Code": "99010001",</w:t>
        </w:r>
      </w:ins>
    </w:p>
    <w:p w14:paraId="647B522F" w14:textId="77777777" w:rsidR="00481218" w:rsidRPr="00481218" w:rsidRDefault="00481218" w:rsidP="00481218">
      <w:pPr>
        <w:pStyle w:val="GOSTScript"/>
        <w:rPr>
          <w:ins w:id="9451" w:author="Сатлер Марина Викторовна" w:date="2026-04-15T12:00:00Z"/>
          <w:lang w:eastAsia="ko-KR"/>
        </w:rPr>
      </w:pPr>
      <w:ins w:id="9452" w:author="Сатлер Марина Викторовна" w:date="2026-04-15T12:00:00Z">
        <w:r w:rsidRPr="00481218">
          <w:rPr>
            <w:lang w:eastAsia="ko-KR"/>
          </w:rPr>
          <w:tab/>
        </w:r>
        <w:r w:rsidRPr="00481218">
          <w:rPr>
            <w:lang w:eastAsia="ko-KR"/>
          </w:rPr>
          <w:tab/>
          <w:t>"SystemInformation_SIGN_DO_SND": false,</w:t>
        </w:r>
      </w:ins>
    </w:p>
    <w:p w14:paraId="6A0CC3F7" w14:textId="77777777" w:rsidR="00481218" w:rsidRPr="00481218" w:rsidRDefault="00481218" w:rsidP="00481218">
      <w:pPr>
        <w:pStyle w:val="GOSTScript"/>
        <w:rPr>
          <w:ins w:id="9453" w:author="Сатлер Марина Викторовна" w:date="2026-04-15T12:00:00Z"/>
          <w:lang w:eastAsia="ko-KR"/>
        </w:rPr>
      </w:pPr>
      <w:ins w:id="9454" w:author="Сатлер Марина Викторовна" w:date="2026-04-15T12:00:00Z">
        <w:r w:rsidRPr="00481218">
          <w:rPr>
            <w:lang w:eastAsia="ko-KR"/>
          </w:rPr>
          <w:tab/>
        </w:r>
        <w:r w:rsidRPr="00481218">
          <w:rPr>
            <w:lang w:eastAsia="ko-KR"/>
          </w:rPr>
          <w:tab/>
          <w:t>"SystemInformation_SIGN_POFR_Snd": false,</w:t>
        </w:r>
      </w:ins>
    </w:p>
    <w:p w14:paraId="06C6D458" w14:textId="77777777" w:rsidR="00481218" w:rsidRPr="00481218" w:rsidRDefault="00481218" w:rsidP="00481218">
      <w:pPr>
        <w:pStyle w:val="GOSTScript"/>
        <w:rPr>
          <w:ins w:id="9455" w:author="Сатлер Марина Викторовна" w:date="2026-04-15T12:00:00Z"/>
          <w:lang w:eastAsia="ko-KR"/>
        </w:rPr>
      </w:pPr>
      <w:ins w:id="9456" w:author="Сатлер Марина Викторовна" w:date="2026-04-15T12:00:00Z">
        <w:r w:rsidRPr="00481218">
          <w:rPr>
            <w:lang w:eastAsia="ko-KR"/>
          </w:rPr>
          <w:tab/>
        </w:r>
        <w:r w:rsidRPr="00481218">
          <w:rPr>
            <w:lang w:eastAsia="ko-KR"/>
          </w:rPr>
          <w:tab/>
          <w:t>"DETAILS": [</w:t>
        </w:r>
      </w:ins>
    </w:p>
    <w:p w14:paraId="14CCDFE1" w14:textId="77777777" w:rsidR="00481218" w:rsidRPr="00481218" w:rsidRDefault="00481218" w:rsidP="00481218">
      <w:pPr>
        <w:pStyle w:val="GOSTScript"/>
        <w:rPr>
          <w:ins w:id="9457" w:author="Сатлер Марина Викторовна" w:date="2026-04-15T12:00:00Z"/>
          <w:lang w:eastAsia="ko-KR"/>
        </w:rPr>
      </w:pPr>
      <w:ins w:id="9458" w:author="Сатлер Марина Викторовна" w:date="2026-04-15T12:00:00Z">
        <w:r w:rsidRPr="00481218">
          <w:rPr>
            <w:lang w:eastAsia="ko-KR"/>
          </w:rPr>
          <w:tab/>
        </w:r>
        <w:r w:rsidRPr="00481218">
          <w:rPr>
            <w:lang w:eastAsia="ko-KR"/>
          </w:rPr>
          <w:tab/>
        </w:r>
        <w:r w:rsidRPr="00481218">
          <w:rPr>
            <w:lang w:eastAsia="ko-KR"/>
          </w:rPr>
          <w:tab/>
          <w:t>{</w:t>
        </w:r>
      </w:ins>
    </w:p>
    <w:p w14:paraId="12B57F27" w14:textId="77777777" w:rsidR="00481218" w:rsidRPr="00481218" w:rsidRDefault="00481218" w:rsidP="00481218">
      <w:pPr>
        <w:pStyle w:val="GOSTScript"/>
        <w:rPr>
          <w:ins w:id="9459" w:author="Сатлер Марина Викторовна" w:date="2026-04-15T12:00:00Z"/>
          <w:lang w:eastAsia="ko-KR"/>
        </w:rPr>
      </w:pPr>
      <w:ins w:id="9460" w:author="Сатлер Марина Викторовна" w:date="2026-04-15T12:00:00Z">
        <w:r w:rsidRPr="00481218">
          <w:rPr>
            <w:lang w:eastAsia="ko-KR"/>
          </w:rPr>
          <w:tab/>
        </w:r>
        <w:r w:rsidRPr="00481218">
          <w:rPr>
            <w:lang w:eastAsia="ko-KR"/>
          </w:rPr>
          <w:tab/>
        </w:r>
        <w:r w:rsidRPr="00481218">
          <w:rPr>
            <w:lang w:eastAsia="ko-KR"/>
          </w:rPr>
          <w:tab/>
        </w:r>
        <w:r w:rsidRPr="00481218">
          <w:rPr>
            <w:lang w:eastAsia="ko-KR"/>
          </w:rPr>
          <w:tab/>
          <w:t>"id": 1,</w:t>
        </w:r>
      </w:ins>
    </w:p>
    <w:p w14:paraId="57DBA86C" w14:textId="77777777" w:rsidR="00481218" w:rsidRPr="00481218" w:rsidRDefault="00481218" w:rsidP="00481218">
      <w:pPr>
        <w:pStyle w:val="GOSTScript"/>
        <w:rPr>
          <w:ins w:id="9461" w:author="Сатлер Марина Викторовна" w:date="2026-04-15T12:00:00Z"/>
          <w:lang w:eastAsia="ko-KR"/>
        </w:rPr>
      </w:pPr>
      <w:ins w:id="9462" w:author="Сатлер Марина Викторовна" w:date="2026-04-15T12:00:00Z">
        <w:r w:rsidRPr="00481218">
          <w:rPr>
            <w:lang w:eastAsia="ko-KR"/>
          </w:rPr>
          <w:tab/>
        </w:r>
        <w:r w:rsidRPr="00481218">
          <w:rPr>
            <w:lang w:eastAsia="ko-KR"/>
          </w:rPr>
          <w:tab/>
        </w:r>
        <w:r w:rsidRPr="00481218">
          <w:rPr>
            <w:lang w:eastAsia="ko-KR"/>
          </w:rPr>
          <w:tab/>
        </w:r>
        <w:r w:rsidRPr="00481218">
          <w:rPr>
            <w:lang w:eastAsia="ko-KR"/>
          </w:rPr>
          <w:tab/>
          <w:t>"RecordNum": "1",</w:t>
        </w:r>
      </w:ins>
    </w:p>
    <w:p w14:paraId="20D92C59" w14:textId="77777777" w:rsidR="00481218" w:rsidRPr="00481218" w:rsidRDefault="00481218" w:rsidP="00481218">
      <w:pPr>
        <w:pStyle w:val="GOSTScript"/>
        <w:rPr>
          <w:ins w:id="9463" w:author="Сатлер Марина Викторовна" w:date="2026-04-15T12:00:00Z"/>
          <w:lang w:eastAsia="ko-KR"/>
        </w:rPr>
      </w:pPr>
      <w:ins w:id="9464" w:author="Сатлер Марина Викторовна" w:date="2026-04-15T12:00:00Z">
        <w:r w:rsidRPr="00481218">
          <w:rPr>
            <w:lang w:eastAsia="ko-KR"/>
          </w:rPr>
          <w:tab/>
        </w:r>
        <w:r w:rsidRPr="00481218">
          <w:rPr>
            <w:lang w:eastAsia="ko-KR"/>
          </w:rPr>
          <w:tab/>
        </w:r>
        <w:r w:rsidRPr="00481218">
          <w:rPr>
            <w:lang w:eastAsia="ko-KR"/>
          </w:rPr>
          <w:tab/>
        </w:r>
        <w:r w:rsidRPr="00481218">
          <w:rPr>
            <w:lang w:eastAsia="ko-KR"/>
          </w:rPr>
          <w:tab/>
          <w:t>"OperType": "2",</w:t>
        </w:r>
      </w:ins>
    </w:p>
    <w:p w14:paraId="46872880" w14:textId="77777777" w:rsidR="00481218" w:rsidRPr="00481218" w:rsidRDefault="00481218" w:rsidP="00481218">
      <w:pPr>
        <w:pStyle w:val="GOSTScript"/>
        <w:rPr>
          <w:ins w:id="9465" w:author="Сатлер Марина Викторовна" w:date="2026-04-15T12:00:00Z"/>
          <w:lang w:eastAsia="ko-KR"/>
        </w:rPr>
      </w:pPr>
      <w:ins w:id="9466" w:author="Сатлер Марина Викторовна" w:date="2026-04-15T12:00:00Z">
        <w:r w:rsidRPr="00481218">
          <w:rPr>
            <w:lang w:eastAsia="ko-KR"/>
          </w:rPr>
          <w:tab/>
        </w:r>
        <w:r w:rsidRPr="00481218">
          <w:rPr>
            <w:lang w:eastAsia="ko-KR"/>
          </w:rPr>
          <w:tab/>
        </w:r>
        <w:r w:rsidRPr="00481218">
          <w:rPr>
            <w:lang w:eastAsia="ko-KR"/>
          </w:rPr>
          <w:tab/>
        </w:r>
        <w:r w:rsidRPr="00481218">
          <w:rPr>
            <w:lang w:eastAsia="ko-KR"/>
          </w:rPr>
          <w:tab/>
          <w:t>"AccountNum": "03621</w:t>
        </w:r>
        <w:r>
          <w:rPr>
            <w:lang w:eastAsia="ko-KR"/>
          </w:rPr>
          <w:t>А</w:t>
        </w:r>
        <w:r w:rsidRPr="00481218">
          <w:rPr>
            <w:lang w:eastAsia="ko-KR"/>
          </w:rPr>
          <w:t>57300",</w:t>
        </w:r>
      </w:ins>
    </w:p>
    <w:p w14:paraId="4A298BFE" w14:textId="77777777" w:rsidR="00481218" w:rsidRPr="00481218" w:rsidRDefault="00481218" w:rsidP="00481218">
      <w:pPr>
        <w:pStyle w:val="GOSTScript"/>
        <w:rPr>
          <w:ins w:id="9467" w:author="Сатлер Марина Викторовна" w:date="2026-04-15T12:00:00Z"/>
          <w:lang w:eastAsia="ko-KR"/>
        </w:rPr>
      </w:pPr>
      <w:ins w:id="9468" w:author="Сатлер Марина Викторовна" w:date="2026-04-15T12:00:00Z">
        <w:r w:rsidRPr="00481218">
          <w:rPr>
            <w:lang w:eastAsia="ko-KR"/>
          </w:rPr>
          <w:tab/>
        </w:r>
        <w:r w:rsidRPr="00481218">
          <w:rPr>
            <w:lang w:eastAsia="ko-KR"/>
          </w:rPr>
          <w:tab/>
        </w:r>
        <w:r w:rsidRPr="00481218">
          <w:rPr>
            <w:lang w:eastAsia="ko-KR"/>
          </w:rPr>
          <w:tab/>
        </w:r>
        <w:r w:rsidRPr="00481218">
          <w:rPr>
            <w:lang w:eastAsia="ko-KR"/>
          </w:rPr>
          <w:tab/>
          <w:t>"KBK": "18201060011500100244",</w:t>
        </w:r>
      </w:ins>
    </w:p>
    <w:p w14:paraId="36EC72C7" w14:textId="77777777" w:rsidR="00481218" w:rsidRPr="00481218" w:rsidRDefault="00481218" w:rsidP="00481218">
      <w:pPr>
        <w:pStyle w:val="GOSTScript"/>
        <w:rPr>
          <w:ins w:id="9469" w:author="Сатлер Марина Викторовна" w:date="2026-04-15T12:00:00Z"/>
          <w:lang w:eastAsia="ko-KR"/>
        </w:rPr>
      </w:pPr>
      <w:ins w:id="9470" w:author="Сатлер Марина Викторовна" w:date="2026-04-15T12:00:00Z">
        <w:r w:rsidRPr="00481218">
          <w:rPr>
            <w:lang w:eastAsia="ko-KR"/>
          </w:rPr>
          <w:tab/>
        </w:r>
        <w:r w:rsidRPr="00481218">
          <w:rPr>
            <w:lang w:eastAsia="ko-KR"/>
          </w:rPr>
          <w:tab/>
        </w:r>
        <w:r w:rsidRPr="00481218">
          <w:rPr>
            <w:lang w:eastAsia="ko-KR"/>
          </w:rPr>
          <w:tab/>
        </w:r>
        <w:r w:rsidRPr="00481218">
          <w:rPr>
            <w:lang w:eastAsia="ko-KR"/>
          </w:rPr>
          <w:tab/>
          <w:t>"Refined_KbkType": "10",</w:t>
        </w:r>
      </w:ins>
    </w:p>
    <w:p w14:paraId="27FC1E87" w14:textId="77777777" w:rsidR="00481218" w:rsidRPr="00481218" w:rsidRDefault="00481218" w:rsidP="00481218">
      <w:pPr>
        <w:pStyle w:val="GOSTScript"/>
        <w:rPr>
          <w:ins w:id="9471" w:author="Сатлер Марина Викторовна" w:date="2026-04-15T12:00:00Z"/>
          <w:lang w:eastAsia="ko-KR"/>
        </w:rPr>
      </w:pPr>
      <w:ins w:id="9472" w:author="Сатлер Марина Викторовна" w:date="2026-04-15T12:00:00Z">
        <w:r w:rsidRPr="00481218">
          <w:rPr>
            <w:lang w:eastAsia="ko-KR"/>
          </w:rPr>
          <w:tab/>
        </w:r>
        <w:r w:rsidRPr="00481218">
          <w:rPr>
            <w:lang w:eastAsia="ko-KR"/>
          </w:rPr>
          <w:tab/>
        </w:r>
        <w:r w:rsidRPr="00481218">
          <w:rPr>
            <w:lang w:eastAsia="ko-KR"/>
          </w:rPr>
          <w:tab/>
        </w:r>
        <w:r w:rsidRPr="00481218">
          <w:rPr>
            <w:lang w:eastAsia="ko-KR"/>
          </w:rPr>
          <w:tab/>
          <w:t>"ObligatNum": "0010763324000000001",</w:t>
        </w:r>
      </w:ins>
    </w:p>
    <w:p w14:paraId="0E2BD98B" w14:textId="77777777" w:rsidR="00481218" w:rsidRPr="00481218" w:rsidRDefault="00481218" w:rsidP="00481218">
      <w:pPr>
        <w:pStyle w:val="GOSTScript"/>
        <w:rPr>
          <w:ins w:id="9473" w:author="Сатлер Марина Викторовна" w:date="2026-04-15T12:00:00Z"/>
          <w:lang w:eastAsia="ko-KR"/>
        </w:rPr>
      </w:pPr>
      <w:ins w:id="9474" w:author="Сатлер Марина Викторовна" w:date="2026-04-15T12:00:00Z">
        <w:r w:rsidRPr="00481218">
          <w:rPr>
            <w:lang w:eastAsia="ko-KR"/>
          </w:rPr>
          <w:tab/>
        </w:r>
        <w:r w:rsidRPr="00481218">
          <w:rPr>
            <w:lang w:eastAsia="ko-KR"/>
          </w:rPr>
          <w:tab/>
        </w:r>
        <w:r w:rsidRPr="00481218">
          <w:rPr>
            <w:lang w:eastAsia="ko-KR"/>
          </w:rPr>
          <w:tab/>
        </w:r>
        <w:r w:rsidRPr="00481218">
          <w:rPr>
            <w:lang w:eastAsia="ko-KR"/>
          </w:rPr>
          <w:tab/>
          <w:t>"AdvnPaySign": "</w:t>
        </w:r>
        <w:r>
          <w:rPr>
            <w:lang w:eastAsia="ko-KR"/>
          </w:rPr>
          <w:t>Нет</w:t>
        </w:r>
        <w:r w:rsidRPr="00481218">
          <w:rPr>
            <w:lang w:eastAsia="ko-KR"/>
          </w:rPr>
          <w:t>",</w:t>
        </w:r>
      </w:ins>
    </w:p>
    <w:p w14:paraId="43455B53" w14:textId="77777777" w:rsidR="00481218" w:rsidRPr="00481218" w:rsidRDefault="00481218" w:rsidP="00481218">
      <w:pPr>
        <w:pStyle w:val="GOSTScript"/>
        <w:rPr>
          <w:ins w:id="9475" w:author="Сатлер Марина Викторовна" w:date="2026-04-15T12:00:00Z"/>
          <w:lang w:eastAsia="ko-KR"/>
        </w:rPr>
      </w:pPr>
      <w:ins w:id="9476" w:author="Сатлер Марина Викторовна" w:date="2026-04-15T12:00:00Z">
        <w:r w:rsidRPr="00481218">
          <w:rPr>
            <w:lang w:eastAsia="ko-KR"/>
          </w:rPr>
          <w:tab/>
        </w:r>
        <w:r w:rsidRPr="00481218">
          <w:rPr>
            <w:lang w:eastAsia="ko-KR"/>
          </w:rPr>
          <w:tab/>
        </w:r>
        <w:r w:rsidRPr="00481218">
          <w:rPr>
            <w:lang w:eastAsia="ko-KR"/>
          </w:rPr>
          <w:tab/>
        </w:r>
        <w:r w:rsidRPr="00481218">
          <w:rPr>
            <w:lang w:eastAsia="ko-KR"/>
          </w:rPr>
          <w:tab/>
          <w:t>"SIGN_BaLbo_Snd": false</w:t>
        </w:r>
      </w:ins>
    </w:p>
    <w:p w14:paraId="56CD50F9" w14:textId="77777777" w:rsidR="00481218" w:rsidRPr="00481218" w:rsidRDefault="00481218" w:rsidP="00481218">
      <w:pPr>
        <w:pStyle w:val="GOSTScript"/>
        <w:rPr>
          <w:ins w:id="9477" w:author="Сатлер Марина Викторовна" w:date="2026-04-15T12:00:00Z"/>
          <w:lang w:eastAsia="ko-KR"/>
        </w:rPr>
      </w:pPr>
      <w:ins w:id="9478" w:author="Сатлер Марина Викторовна" w:date="2026-04-15T12:00:00Z">
        <w:r w:rsidRPr="00481218">
          <w:rPr>
            <w:lang w:eastAsia="ko-KR"/>
          </w:rPr>
          <w:tab/>
        </w:r>
        <w:r w:rsidRPr="00481218">
          <w:rPr>
            <w:lang w:eastAsia="ko-KR"/>
          </w:rPr>
          <w:tab/>
        </w:r>
        <w:r w:rsidRPr="00481218">
          <w:rPr>
            <w:lang w:eastAsia="ko-KR"/>
          </w:rPr>
          <w:tab/>
          <w:t>}</w:t>
        </w:r>
      </w:ins>
    </w:p>
    <w:p w14:paraId="1DA847C9" w14:textId="77777777" w:rsidR="00481218" w:rsidRPr="00481218" w:rsidRDefault="00481218" w:rsidP="00481218">
      <w:pPr>
        <w:pStyle w:val="GOSTScript"/>
        <w:rPr>
          <w:ins w:id="9479" w:author="Сатлер Марина Викторовна" w:date="2026-04-15T12:00:00Z"/>
          <w:lang w:eastAsia="ko-KR"/>
        </w:rPr>
      </w:pPr>
      <w:ins w:id="9480" w:author="Сатлер Марина Викторовна" w:date="2026-04-15T12:00:00Z">
        <w:r w:rsidRPr="00481218">
          <w:rPr>
            <w:lang w:eastAsia="ko-KR"/>
          </w:rPr>
          <w:tab/>
        </w:r>
        <w:r w:rsidRPr="00481218">
          <w:rPr>
            <w:lang w:eastAsia="ko-KR"/>
          </w:rPr>
          <w:tab/>
          <w:t>],</w:t>
        </w:r>
      </w:ins>
    </w:p>
    <w:p w14:paraId="5BD6B000" w14:textId="77777777" w:rsidR="00481218" w:rsidRPr="00481218" w:rsidRDefault="00481218" w:rsidP="00481218">
      <w:pPr>
        <w:pStyle w:val="GOSTScript"/>
        <w:rPr>
          <w:ins w:id="9481" w:author="Сатлер Марина Викторовна" w:date="2026-04-15T12:00:00Z"/>
          <w:lang w:eastAsia="ko-KR"/>
        </w:rPr>
      </w:pPr>
      <w:ins w:id="9482" w:author="Сатлер Марина Викторовна" w:date="2026-04-15T12:00:00Z">
        <w:r w:rsidRPr="00481218">
          <w:rPr>
            <w:lang w:eastAsia="ko-KR"/>
          </w:rPr>
          <w:tab/>
        </w:r>
        <w:r w:rsidRPr="00481218">
          <w:rPr>
            <w:lang w:eastAsia="ko-KR"/>
          </w:rPr>
          <w:tab/>
          <w:t>"Updated": [</w:t>
        </w:r>
      </w:ins>
    </w:p>
    <w:p w14:paraId="562AE2DD" w14:textId="77777777" w:rsidR="00481218" w:rsidRPr="00481218" w:rsidRDefault="00481218" w:rsidP="00481218">
      <w:pPr>
        <w:pStyle w:val="GOSTScript"/>
        <w:rPr>
          <w:ins w:id="9483" w:author="Сатлер Марина Викторовна" w:date="2026-04-15T12:00:00Z"/>
          <w:lang w:eastAsia="ko-KR"/>
        </w:rPr>
      </w:pPr>
      <w:ins w:id="9484" w:author="Сатлер Марина Викторовна" w:date="2026-04-15T12:00:00Z">
        <w:r w:rsidRPr="00481218">
          <w:rPr>
            <w:lang w:eastAsia="ko-KR"/>
          </w:rPr>
          <w:tab/>
        </w:r>
        <w:r w:rsidRPr="00481218">
          <w:rPr>
            <w:lang w:eastAsia="ko-KR"/>
          </w:rPr>
          <w:tab/>
        </w:r>
        <w:r w:rsidRPr="00481218">
          <w:rPr>
            <w:lang w:eastAsia="ko-KR"/>
          </w:rPr>
          <w:tab/>
          <w:t>{</w:t>
        </w:r>
      </w:ins>
    </w:p>
    <w:p w14:paraId="464E2395" w14:textId="77777777" w:rsidR="00481218" w:rsidRPr="00481218" w:rsidRDefault="00481218" w:rsidP="00481218">
      <w:pPr>
        <w:pStyle w:val="GOSTScript"/>
        <w:rPr>
          <w:ins w:id="9485" w:author="Сатлер Марина Викторовна" w:date="2026-04-15T12:00:00Z"/>
          <w:lang w:eastAsia="ko-KR"/>
        </w:rPr>
      </w:pPr>
      <w:ins w:id="9486" w:author="Сатлер Марина Викторовна" w:date="2026-04-15T12:00:00Z">
        <w:r w:rsidRPr="00481218">
          <w:rPr>
            <w:lang w:eastAsia="ko-KR"/>
          </w:rPr>
          <w:lastRenderedPageBreak/>
          <w:tab/>
        </w:r>
        <w:r w:rsidRPr="00481218">
          <w:rPr>
            <w:lang w:eastAsia="ko-KR"/>
          </w:rPr>
          <w:tab/>
        </w:r>
        <w:r w:rsidRPr="00481218">
          <w:rPr>
            <w:lang w:eastAsia="ko-KR"/>
          </w:rPr>
          <w:tab/>
        </w:r>
        <w:r w:rsidRPr="00481218">
          <w:rPr>
            <w:lang w:eastAsia="ko-KR"/>
          </w:rPr>
          <w:tab/>
          <w:t>"id": 1,</w:t>
        </w:r>
      </w:ins>
    </w:p>
    <w:p w14:paraId="3EB7E92A" w14:textId="77777777" w:rsidR="00481218" w:rsidRPr="00481218" w:rsidRDefault="00481218" w:rsidP="00481218">
      <w:pPr>
        <w:pStyle w:val="GOSTScript"/>
        <w:rPr>
          <w:ins w:id="9487" w:author="Сатлер Марина Викторовна" w:date="2026-04-15T12:00:00Z"/>
          <w:lang w:eastAsia="ko-KR"/>
        </w:rPr>
      </w:pPr>
      <w:ins w:id="9488" w:author="Сатлер Марина Викторовна" w:date="2026-04-15T12:00:00Z">
        <w:r w:rsidRPr="00481218">
          <w:rPr>
            <w:lang w:eastAsia="ko-KR"/>
          </w:rPr>
          <w:tab/>
        </w:r>
        <w:r w:rsidRPr="00481218">
          <w:rPr>
            <w:lang w:eastAsia="ko-KR"/>
          </w:rPr>
          <w:tab/>
        </w:r>
        <w:r w:rsidRPr="00481218">
          <w:rPr>
            <w:lang w:eastAsia="ko-KR"/>
          </w:rPr>
          <w:tab/>
        </w:r>
        <w:r w:rsidRPr="00481218">
          <w:rPr>
            <w:lang w:eastAsia="ko-KR"/>
          </w:rPr>
          <w:tab/>
          <w:t>"UR_RecordNum": "1",</w:t>
        </w:r>
      </w:ins>
    </w:p>
    <w:p w14:paraId="3078C886" w14:textId="77777777" w:rsidR="00481218" w:rsidRPr="00481218" w:rsidRDefault="00481218" w:rsidP="00481218">
      <w:pPr>
        <w:pStyle w:val="GOSTScript"/>
        <w:rPr>
          <w:ins w:id="9489" w:author="Сатлер Марина Викторовна" w:date="2026-04-15T12:00:00Z"/>
          <w:lang w:eastAsia="ko-KR"/>
        </w:rPr>
      </w:pPr>
      <w:ins w:id="9490" w:author="Сатлер Марина Викторовна" w:date="2026-04-15T12:00:00Z">
        <w:r w:rsidRPr="00481218">
          <w:rPr>
            <w:lang w:eastAsia="ko-KR"/>
          </w:rPr>
          <w:tab/>
        </w:r>
        <w:r w:rsidRPr="00481218">
          <w:rPr>
            <w:lang w:eastAsia="ko-KR"/>
          </w:rPr>
          <w:tab/>
        </w:r>
        <w:r w:rsidRPr="00481218">
          <w:rPr>
            <w:lang w:eastAsia="ko-KR"/>
          </w:rPr>
          <w:tab/>
        </w:r>
        <w:r w:rsidRPr="00481218">
          <w:rPr>
            <w:lang w:eastAsia="ko-KR"/>
          </w:rPr>
          <w:tab/>
          <w:t>"UR_REC_ACCOUNTNUM": "03601076330",</w:t>
        </w:r>
      </w:ins>
    </w:p>
    <w:p w14:paraId="24B19579" w14:textId="77777777" w:rsidR="00481218" w:rsidRPr="00481218" w:rsidRDefault="00481218" w:rsidP="00481218">
      <w:pPr>
        <w:pStyle w:val="GOSTScript"/>
        <w:rPr>
          <w:ins w:id="9491" w:author="Сатлер Марина Викторовна" w:date="2026-04-15T12:00:00Z"/>
          <w:lang w:eastAsia="ko-KR"/>
        </w:rPr>
      </w:pPr>
      <w:ins w:id="9492" w:author="Сатлер Марина Викторовна" w:date="2026-04-15T12:00:00Z">
        <w:r w:rsidRPr="00481218">
          <w:rPr>
            <w:lang w:eastAsia="ko-KR"/>
          </w:rPr>
          <w:tab/>
        </w:r>
        <w:r w:rsidRPr="00481218">
          <w:rPr>
            <w:lang w:eastAsia="ko-KR"/>
          </w:rPr>
          <w:tab/>
        </w:r>
        <w:r w:rsidRPr="00481218">
          <w:rPr>
            <w:lang w:eastAsia="ko-KR"/>
          </w:rPr>
          <w:tab/>
        </w:r>
        <w:r w:rsidRPr="00481218">
          <w:rPr>
            <w:lang w:eastAsia="ko-KR"/>
          </w:rPr>
          <w:tab/>
          <w:t>"UR_KBK": "10304122430290000414",</w:t>
        </w:r>
      </w:ins>
    </w:p>
    <w:p w14:paraId="4BBFFFCC" w14:textId="77777777" w:rsidR="00481218" w:rsidRPr="00481218" w:rsidRDefault="00481218" w:rsidP="00481218">
      <w:pPr>
        <w:pStyle w:val="GOSTScript"/>
        <w:rPr>
          <w:ins w:id="9493" w:author="Сатлер Марина Викторовна" w:date="2026-04-15T12:00:00Z"/>
          <w:lang w:eastAsia="ko-KR"/>
        </w:rPr>
      </w:pPr>
      <w:ins w:id="9494" w:author="Сатлер Марина Викторовна" w:date="2026-04-15T12:00:00Z">
        <w:r w:rsidRPr="00481218">
          <w:rPr>
            <w:lang w:eastAsia="ko-KR"/>
          </w:rPr>
          <w:tab/>
        </w:r>
        <w:r w:rsidRPr="00481218">
          <w:rPr>
            <w:lang w:eastAsia="ko-KR"/>
          </w:rPr>
          <w:tab/>
        </w:r>
        <w:r w:rsidRPr="00481218">
          <w:rPr>
            <w:lang w:eastAsia="ko-KR"/>
          </w:rPr>
          <w:tab/>
        </w:r>
        <w:r w:rsidRPr="00481218">
          <w:rPr>
            <w:lang w:eastAsia="ko-KR"/>
          </w:rPr>
          <w:tab/>
          <w:t>"UR_KBKType": "11",</w:t>
        </w:r>
      </w:ins>
    </w:p>
    <w:p w14:paraId="1FC521D5" w14:textId="77777777" w:rsidR="00481218" w:rsidRPr="00481218" w:rsidRDefault="00481218" w:rsidP="00481218">
      <w:pPr>
        <w:pStyle w:val="GOSTScript"/>
        <w:rPr>
          <w:ins w:id="9495" w:author="Сатлер Марина Викторовна" w:date="2026-04-15T12:00:00Z"/>
          <w:lang w:eastAsia="ko-KR"/>
        </w:rPr>
      </w:pPr>
      <w:ins w:id="9496" w:author="Сатлер Марина Викторовна" w:date="2026-04-15T12:00:00Z">
        <w:r w:rsidRPr="00481218">
          <w:rPr>
            <w:lang w:eastAsia="ko-KR"/>
          </w:rPr>
          <w:tab/>
        </w:r>
        <w:r w:rsidRPr="00481218">
          <w:rPr>
            <w:lang w:eastAsia="ko-KR"/>
          </w:rPr>
          <w:tab/>
        </w:r>
        <w:r w:rsidRPr="00481218">
          <w:rPr>
            <w:lang w:eastAsia="ko-KR"/>
          </w:rPr>
          <w:tab/>
        </w:r>
        <w:r w:rsidRPr="00481218">
          <w:rPr>
            <w:lang w:eastAsia="ko-KR"/>
          </w:rPr>
          <w:tab/>
          <w:t>"UR_ObligatNum": "0010763324000000224",</w:t>
        </w:r>
      </w:ins>
    </w:p>
    <w:p w14:paraId="68AFB15B" w14:textId="77777777" w:rsidR="00481218" w:rsidRPr="00481218" w:rsidRDefault="00481218" w:rsidP="00481218">
      <w:pPr>
        <w:pStyle w:val="GOSTScript"/>
        <w:rPr>
          <w:ins w:id="9497" w:author="Сатлер Марина Викторовна" w:date="2026-04-15T12:00:00Z"/>
          <w:lang w:eastAsia="ko-KR"/>
        </w:rPr>
      </w:pPr>
      <w:ins w:id="9498" w:author="Сатлер Марина Викторовна" w:date="2026-04-15T12:00:00Z">
        <w:r w:rsidRPr="00481218">
          <w:rPr>
            <w:lang w:eastAsia="ko-KR"/>
          </w:rPr>
          <w:tab/>
        </w:r>
        <w:r w:rsidRPr="00481218">
          <w:rPr>
            <w:lang w:eastAsia="ko-KR"/>
          </w:rPr>
          <w:tab/>
        </w:r>
        <w:r w:rsidRPr="00481218">
          <w:rPr>
            <w:lang w:eastAsia="ko-KR"/>
          </w:rPr>
          <w:tab/>
        </w:r>
        <w:r w:rsidRPr="00481218">
          <w:rPr>
            <w:lang w:eastAsia="ko-KR"/>
          </w:rPr>
          <w:tab/>
          <w:t>"UR_AdvnPaySign": "</w:t>
        </w:r>
        <w:r>
          <w:rPr>
            <w:lang w:eastAsia="ko-KR"/>
          </w:rPr>
          <w:t>Нет</w:t>
        </w:r>
        <w:r w:rsidRPr="00481218">
          <w:rPr>
            <w:lang w:eastAsia="ko-KR"/>
          </w:rPr>
          <w:t>",</w:t>
        </w:r>
      </w:ins>
    </w:p>
    <w:p w14:paraId="3733ED1D" w14:textId="77777777" w:rsidR="00481218" w:rsidRPr="00481218" w:rsidRDefault="00481218" w:rsidP="00481218">
      <w:pPr>
        <w:pStyle w:val="GOSTScript"/>
        <w:rPr>
          <w:ins w:id="9499" w:author="Сатлер Марина Викторовна" w:date="2026-04-15T12:00:00Z"/>
          <w:lang w:eastAsia="ko-KR"/>
        </w:rPr>
      </w:pPr>
      <w:ins w:id="9500" w:author="Сатлер Марина Викторовна" w:date="2026-04-15T12:00:00Z">
        <w:r w:rsidRPr="00481218">
          <w:rPr>
            <w:lang w:eastAsia="ko-KR"/>
          </w:rPr>
          <w:tab/>
        </w:r>
        <w:r w:rsidRPr="00481218">
          <w:rPr>
            <w:lang w:eastAsia="ko-KR"/>
          </w:rPr>
          <w:tab/>
        </w:r>
        <w:r w:rsidRPr="00481218">
          <w:rPr>
            <w:lang w:eastAsia="ko-KR"/>
          </w:rPr>
          <w:tab/>
        </w:r>
        <w:r w:rsidRPr="00481218">
          <w:rPr>
            <w:lang w:eastAsia="ko-KR"/>
          </w:rPr>
          <w:tab/>
          <w:t>"UR_SIGN_BaLboNw_Snd": false,</w:t>
        </w:r>
      </w:ins>
    </w:p>
    <w:p w14:paraId="5E1C5171" w14:textId="77777777" w:rsidR="00481218" w:rsidRPr="00481218" w:rsidRDefault="00481218" w:rsidP="00481218">
      <w:pPr>
        <w:pStyle w:val="GOSTScript"/>
        <w:rPr>
          <w:ins w:id="9501" w:author="Сатлер Марина Викторовна" w:date="2026-04-15T12:00:00Z"/>
          <w:lang w:eastAsia="ko-KR"/>
        </w:rPr>
      </w:pPr>
      <w:ins w:id="9502" w:author="Сатлер Марина Викторовна" w:date="2026-04-15T12:00:00Z">
        <w:r w:rsidRPr="00481218">
          <w:rPr>
            <w:lang w:eastAsia="ko-KR"/>
          </w:rPr>
          <w:tab/>
        </w:r>
        <w:r w:rsidRPr="00481218">
          <w:rPr>
            <w:lang w:eastAsia="ko-KR"/>
          </w:rPr>
          <w:tab/>
        </w:r>
        <w:r w:rsidRPr="00481218">
          <w:rPr>
            <w:lang w:eastAsia="ko-KR"/>
          </w:rPr>
          <w:tab/>
        </w:r>
        <w:r w:rsidRPr="00481218">
          <w:rPr>
            <w:lang w:eastAsia="ko-KR"/>
          </w:rPr>
          <w:tab/>
          <w:t>"UR_Amount_Currency": 2400.00,</w:t>
        </w:r>
      </w:ins>
    </w:p>
    <w:p w14:paraId="7F6D4911" w14:textId="77777777" w:rsidR="00481218" w:rsidRPr="00481218" w:rsidRDefault="00481218" w:rsidP="00481218">
      <w:pPr>
        <w:pStyle w:val="GOSTScript"/>
        <w:rPr>
          <w:ins w:id="9503" w:author="Сатлер Марина Викторовна" w:date="2026-04-15T12:00:00Z"/>
          <w:lang w:eastAsia="ko-KR"/>
        </w:rPr>
      </w:pPr>
      <w:ins w:id="9504" w:author="Сатлер Марина Викторовна" w:date="2026-04-15T12:00:00Z">
        <w:r w:rsidRPr="00481218">
          <w:rPr>
            <w:lang w:eastAsia="ko-KR"/>
          </w:rPr>
          <w:tab/>
        </w:r>
        <w:r w:rsidRPr="00481218">
          <w:rPr>
            <w:lang w:eastAsia="ko-KR"/>
          </w:rPr>
          <w:tab/>
        </w:r>
        <w:r w:rsidRPr="00481218">
          <w:rPr>
            <w:lang w:eastAsia="ko-KR"/>
          </w:rPr>
          <w:tab/>
        </w:r>
        <w:r w:rsidRPr="00481218">
          <w:rPr>
            <w:lang w:eastAsia="ko-KR"/>
          </w:rPr>
          <w:tab/>
          <w:t>"UR_Amount_rub": 2400.00</w:t>
        </w:r>
      </w:ins>
    </w:p>
    <w:p w14:paraId="1E991C65" w14:textId="77777777" w:rsidR="00481218" w:rsidRDefault="00481218" w:rsidP="00481218">
      <w:pPr>
        <w:pStyle w:val="GOSTScript"/>
        <w:rPr>
          <w:ins w:id="9505" w:author="Сатлер Марина Викторовна" w:date="2026-04-15T12:00:00Z"/>
          <w:lang w:eastAsia="ko-KR"/>
        </w:rPr>
      </w:pPr>
      <w:ins w:id="9506" w:author="Сатлер Марина Викторовна" w:date="2026-04-15T12:00:00Z">
        <w:r w:rsidRPr="00481218">
          <w:rPr>
            <w:lang w:eastAsia="ko-KR"/>
          </w:rPr>
          <w:tab/>
        </w:r>
        <w:r w:rsidRPr="00481218">
          <w:rPr>
            <w:lang w:eastAsia="ko-KR"/>
          </w:rPr>
          <w:tab/>
        </w:r>
        <w:r w:rsidRPr="00481218">
          <w:rPr>
            <w:lang w:eastAsia="ko-KR"/>
          </w:rPr>
          <w:tab/>
        </w:r>
        <w:r>
          <w:rPr>
            <w:lang w:eastAsia="ko-KR"/>
          </w:rPr>
          <w:t>}</w:t>
        </w:r>
      </w:ins>
    </w:p>
    <w:p w14:paraId="72E3150C" w14:textId="77777777" w:rsidR="00481218" w:rsidRDefault="00481218" w:rsidP="00481218">
      <w:pPr>
        <w:pStyle w:val="GOSTScript"/>
        <w:rPr>
          <w:ins w:id="9507" w:author="Сатлер Марина Викторовна" w:date="2026-04-15T12:00:00Z"/>
          <w:lang w:eastAsia="ko-KR"/>
        </w:rPr>
      </w:pPr>
      <w:ins w:id="9508" w:author="Сатлер Марина Викторовна" w:date="2026-04-15T12:00:00Z">
        <w:r>
          <w:rPr>
            <w:lang w:eastAsia="ko-KR"/>
          </w:rPr>
          <w:tab/>
        </w:r>
        <w:r>
          <w:rPr>
            <w:lang w:eastAsia="ko-KR"/>
          </w:rPr>
          <w:tab/>
          <w:t>]</w:t>
        </w:r>
      </w:ins>
    </w:p>
    <w:p w14:paraId="0CAB5CB5" w14:textId="77777777" w:rsidR="00481218" w:rsidRDefault="00481218" w:rsidP="00481218">
      <w:pPr>
        <w:pStyle w:val="GOSTScript"/>
        <w:rPr>
          <w:ins w:id="9509" w:author="Сатлер Марина Викторовна" w:date="2026-04-15T12:00:00Z"/>
          <w:lang w:eastAsia="ko-KR"/>
        </w:rPr>
      </w:pPr>
      <w:ins w:id="9510" w:author="Сатлер Марина Викторовна" w:date="2026-04-15T12:00:00Z">
        <w:r>
          <w:rPr>
            <w:lang w:eastAsia="ko-KR"/>
          </w:rPr>
          <w:tab/>
          <w:t>}</w:t>
        </w:r>
      </w:ins>
    </w:p>
    <w:p w14:paraId="31A2B67E" w14:textId="25103C3C" w:rsidR="00AA43B0" w:rsidRPr="00AA43B0" w:rsidRDefault="00481218" w:rsidP="00481218">
      <w:pPr>
        <w:pStyle w:val="GOSTScript"/>
        <w:rPr>
          <w:lang w:val="ru-RU" w:eastAsia="ko-KR"/>
        </w:rPr>
      </w:pPr>
      <w:ins w:id="9511" w:author="Сатлер Марина Викторовна" w:date="2026-04-15T12:00:00Z">
        <w:r>
          <w:rPr>
            <w:lang w:eastAsia="ko-KR"/>
          </w:rPr>
          <w:t>}</w:t>
        </w:r>
      </w:ins>
    </w:p>
    <w:p w14:paraId="7EE18FDF" w14:textId="77777777" w:rsidR="00E065A3" w:rsidRPr="007036CE" w:rsidRDefault="005D1CFD" w:rsidP="005D1CFD">
      <w:pPr>
        <w:pStyle w:val="31"/>
        <w:rPr>
          <w:ins w:id="9512" w:author="Накашидзе О.Е. EXP-301252" w:date="2025-07-17T17:32:00Z"/>
        </w:rPr>
      </w:pPr>
      <w:ins w:id="9513" w:author="Накашидзе О.Е. EXP-301252" w:date="2025-07-17T16:53:00Z">
        <w:r w:rsidRPr="007036CE">
          <w:t xml:space="preserve"> </w:t>
        </w:r>
        <w:bookmarkStart w:id="9514" w:name="_Toc222927965"/>
        <w:r w:rsidRPr="007036CE">
          <w:t xml:space="preserve">Перечень параметров тела запроса (Document), передаваемых в </w:t>
        </w:r>
        <w:r w:rsidRPr="007036CE">
          <w:rPr>
            <w:lang w:val="en-US"/>
          </w:rPr>
          <w:t>SVAP</w:t>
        </w:r>
        <w:r w:rsidRPr="007036CE">
          <w:t xml:space="preserve"> по документам</w:t>
        </w:r>
      </w:ins>
      <w:bookmarkEnd w:id="9346"/>
      <w:bookmarkEnd w:id="9347"/>
      <w:bookmarkEnd w:id="9348"/>
      <w:ins w:id="9515" w:author="Накашидзе О.Е. EXP-301252" w:date="2025-07-17T17:43:00Z">
        <w:r w:rsidR="00DE0449" w:rsidRPr="007036CE">
          <w:t xml:space="preserve"> по НПС (новый план счетов)</w:t>
        </w:r>
      </w:ins>
      <w:bookmarkEnd w:id="9514"/>
    </w:p>
    <w:p w14:paraId="2E596183" w14:textId="0E5A3C3C" w:rsidR="00760F2E" w:rsidRPr="007036CE" w:rsidRDefault="00760F2E" w:rsidP="00760F2E">
      <w:pPr>
        <w:pStyle w:val="41"/>
        <w:rPr>
          <w:ins w:id="9516" w:author="Накашидзе О.Е. EXP-301252" w:date="2025-07-17T17:32:00Z"/>
        </w:rPr>
      </w:pPr>
      <w:bookmarkStart w:id="9517" w:name="_Ref208567825"/>
      <w:bookmarkStart w:id="9518" w:name="_Toc222927966"/>
      <w:ins w:id="9519" w:author="Накашидзе О.Е. EXP-301252" w:date="2025-07-17T17:32:00Z">
        <w:r w:rsidRPr="007036CE">
          <w:t>«Казначейское обеспечение обязательств» (ф. 0506110) MSC_KZA</w:t>
        </w:r>
      </w:ins>
      <w:bookmarkEnd w:id="9517"/>
      <w:ins w:id="9520" w:author="Накашидзе О.Е. EXP-323099" w:date="2025-09-25T15:59:00Z">
        <w:r w:rsidR="00A02079" w:rsidRPr="007036CE">
          <w:t>_</w:t>
        </w:r>
        <w:r w:rsidR="00A02079" w:rsidRPr="007036CE">
          <w:rPr>
            <w:szCs w:val="22"/>
            <w:lang w:val="en-US"/>
          </w:rPr>
          <w:t>NPS</w:t>
        </w:r>
      </w:ins>
      <w:bookmarkEnd w:id="9518"/>
    </w:p>
    <w:p w14:paraId="35FEB00A" w14:textId="3F5F28F9" w:rsidR="00760F2E" w:rsidRPr="007036CE" w:rsidRDefault="00760F2E" w:rsidP="00760F2E">
      <w:pPr>
        <w:pStyle w:val="51"/>
        <w:rPr>
          <w:ins w:id="9521" w:author="Накашидзе О.Е. EXP-301252" w:date="2025-07-17T17:32:00Z"/>
        </w:rPr>
      </w:pPr>
      <w:bookmarkStart w:id="9522" w:name="_Toc222927967"/>
      <w:ins w:id="9523" w:author="Накашидзе О.Е. EXP-301252" w:date="2025-07-17T17:32:00Z">
        <w:r w:rsidRPr="007036CE">
          <w:t xml:space="preserve">Перечень параметров тела запроса (Document) по документу «Казначейское обеспечение обязательств» (ф. 0506110) </w:t>
        </w:r>
      </w:ins>
      <w:ins w:id="9524" w:author="Накашидзе О.Е. EXP-323099" w:date="2025-09-12T11:10:00Z">
        <w:r w:rsidR="00B971E3" w:rsidRPr="007036CE">
          <w:t>MSC_KZA_</w:t>
        </w:r>
        <w:r w:rsidR="00B971E3" w:rsidRPr="007036CE">
          <w:rPr>
            <w:szCs w:val="22"/>
            <w:lang w:val="en-US"/>
          </w:rPr>
          <w:t>NPS</w:t>
        </w:r>
      </w:ins>
      <w:bookmarkEnd w:id="9522"/>
      <w:ins w:id="9525" w:author="Накашидзе О.Е. EXP-301252" w:date="2025-07-17T17:32:00Z">
        <w:del w:id="9526" w:author="Накашидзе О.Е. EXP-323099" w:date="2025-09-12T11:10:00Z">
          <w:r w:rsidRPr="007036CE" w:rsidDel="00B971E3">
            <w:delText>MSC_KZA</w:delText>
          </w:r>
        </w:del>
      </w:ins>
    </w:p>
    <w:p w14:paraId="06B4341F" w14:textId="0B1B6A7A" w:rsidR="00760F2E" w:rsidRPr="007036CE" w:rsidRDefault="00760F2E" w:rsidP="00760F2E">
      <w:pPr>
        <w:pStyle w:val="GOSTNameTable"/>
        <w:rPr>
          <w:ins w:id="9527" w:author="Накашидзе О.Е. EXP-301252" w:date="2025-07-17T17:32:00Z"/>
        </w:rPr>
      </w:pPr>
      <w:ins w:id="9528" w:author="Накашидзе О.Е. EXP-301252" w:date="2025-07-17T17:32:00Z">
        <w:r w:rsidRPr="007036CE">
          <w:rPr>
            <w:noProof/>
          </w:rPr>
          <w:fldChar w:fldCharType="begin"/>
        </w:r>
        <w:r w:rsidRPr="007036CE">
          <w:rPr>
            <w:noProof/>
          </w:rPr>
          <w:instrText xml:space="preserve"> SEQ Таблица \* ARABIC </w:instrText>
        </w:r>
        <w:r w:rsidRPr="007036CE">
          <w:rPr>
            <w:noProof/>
          </w:rPr>
          <w:fldChar w:fldCharType="separate"/>
        </w:r>
      </w:ins>
      <w:bookmarkStart w:id="9529" w:name="_Toc222928020"/>
      <w:r w:rsidR="00BD74E1">
        <w:rPr>
          <w:noProof/>
        </w:rPr>
        <w:t>47</w:t>
      </w:r>
      <w:ins w:id="9530" w:author="Накашидзе О.Е. EXP-301252" w:date="2025-07-17T17:32:00Z">
        <w:r w:rsidRPr="007036CE">
          <w:rPr>
            <w:noProof/>
          </w:rPr>
          <w:fldChar w:fldCharType="end"/>
        </w:r>
        <w:r w:rsidRPr="007036CE">
          <w:t xml:space="preserve"> </w:t>
        </w:r>
      </w:ins>
      <w:r w:rsidR="00CC2920" w:rsidRPr="007036CE">
        <w:t>–</w:t>
      </w:r>
      <w:ins w:id="9531" w:author="Накашидзе О.Е. EXP-301252" w:date="2025-07-17T17:32:00Z">
        <w:r w:rsidRPr="007036CE">
          <w:t xml:space="preserve"> Параметры тела (Document) запроса на подбор / сторнирование / переформирование записей учета по документу «Казначейское обеспечение обязательств» (ф. 0506110) </w:t>
        </w:r>
      </w:ins>
      <w:ins w:id="9532" w:author="Накашидзе О.Е. EXP-323099" w:date="2025-09-12T11:10:00Z">
        <w:r w:rsidR="00B971E3" w:rsidRPr="007036CE">
          <w:t>MSC_KZA</w:t>
        </w:r>
      </w:ins>
      <w:ins w:id="9533" w:author="Накашидзе О.Е. EXP-323099" w:date="2025-09-12T11:46:00Z">
        <w:r w:rsidR="00795835" w:rsidRPr="007036CE">
          <w:t>_</w:t>
        </w:r>
      </w:ins>
      <w:ins w:id="9534" w:author="Накашидзе О.Е. EXP-323099" w:date="2025-09-12T11:10:00Z">
        <w:r w:rsidR="00B971E3" w:rsidRPr="007036CE">
          <w:rPr>
            <w:szCs w:val="22"/>
            <w:lang w:val="en-US"/>
          </w:rPr>
          <w:t>NPS</w:t>
        </w:r>
      </w:ins>
      <w:bookmarkEnd w:id="9529"/>
      <w:ins w:id="9535" w:author="Накашидзе О.Е. EXP-301252" w:date="2025-07-17T17:32:00Z">
        <w:del w:id="9536" w:author="Накашидзе О.Е. EXP-323099" w:date="2025-09-12T11:10:00Z">
          <w:r w:rsidRPr="007036CE" w:rsidDel="00B971E3">
            <w:delText>MSC_KZA</w:delText>
          </w:r>
        </w:del>
      </w:ins>
    </w:p>
    <w:tbl>
      <w:tblPr>
        <w:tblStyle w:val="GOSTTable"/>
        <w:tblW w:w="5000" w:type="pct"/>
        <w:tblLayout w:type="fixed"/>
        <w:tblLook w:val="07E0" w:firstRow="1" w:lastRow="1" w:firstColumn="1" w:lastColumn="1" w:noHBand="1" w:noVBand="1"/>
      </w:tblPr>
      <w:tblGrid>
        <w:gridCol w:w="3468"/>
        <w:gridCol w:w="2364"/>
        <w:gridCol w:w="1576"/>
        <w:gridCol w:w="942"/>
        <w:gridCol w:w="993"/>
        <w:gridCol w:w="6417"/>
      </w:tblGrid>
      <w:tr w:rsidR="00760F2E" w:rsidRPr="007036CE" w14:paraId="16730840" w14:textId="77777777" w:rsidTr="00DE0449">
        <w:trPr>
          <w:cnfStyle w:val="100000000000" w:firstRow="1" w:lastRow="0" w:firstColumn="0" w:lastColumn="0" w:oddVBand="0" w:evenVBand="0" w:oddHBand="0" w:evenHBand="0" w:firstRowFirstColumn="0" w:firstRowLastColumn="0" w:lastRowFirstColumn="0" w:lastRowLastColumn="0"/>
          <w:trHeight w:val="1002"/>
          <w:ins w:id="9537" w:author="Накашидзе О.Е. EXP-301252" w:date="2025-07-17T17:32:00Z"/>
        </w:trPr>
        <w:tc>
          <w:tcPr>
            <w:tcW w:w="1100" w:type="pct"/>
            <w:hideMark/>
          </w:tcPr>
          <w:p w14:paraId="4A403D7D" w14:textId="77777777" w:rsidR="00760F2E" w:rsidRPr="007036CE" w:rsidRDefault="00760F2E" w:rsidP="00DE0449">
            <w:pPr>
              <w:pStyle w:val="GOSTTableHead"/>
              <w:rPr>
                <w:ins w:id="9538" w:author="Накашидзе О.Е. EXP-301252" w:date="2025-07-17T17:32:00Z"/>
                <w:szCs w:val="22"/>
              </w:rPr>
            </w:pPr>
            <w:ins w:id="9539" w:author="Накашидзе О.Е. EXP-301252" w:date="2025-07-17T17:32:00Z">
              <w:r w:rsidRPr="007036CE">
                <w:rPr>
                  <w:szCs w:val="22"/>
                </w:rPr>
                <w:t>Наименование параметра</w:t>
              </w:r>
            </w:ins>
          </w:p>
        </w:tc>
        <w:tc>
          <w:tcPr>
            <w:tcW w:w="750" w:type="pct"/>
            <w:hideMark/>
          </w:tcPr>
          <w:p w14:paraId="1D83AF0B" w14:textId="77777777" w:rsidR="00760F2E" w:rsidRPr="007036CE" w:rsidRDefault="00760F2E" w:rsidP="00DE0449">
            <w:pPr>
              <w:pStyle w:val="GOSTTableHead"/>
              <w:rPr>
                <w:ins w:id="9540" w:author="Накашидзе О.Е. EXP-301252" w:date="2025-07-17T17:32:00Z"/>
                <w:szCs w:val="22"/>
              </w:rPr>
            </w:pPr>
            <w:ins w:id="9541" w:author="Накашидзе О.Е. EXP-301252" w:date="2025-07-17T17:32:00Z">
              <w:r w:rsidRPr="007036CE">
                <w:rPr>
                  <w:szCs w:val="22"/>
                </w:rPr>
                <w:t>Название тэга</w:t>
              </w:r>
            </w:ins>
          </w:p>
        </w:tc>
        <w:tc>
          <w:tcPr>
            <w:tcW w:w="500" w:type="pct"/>
            <w:hideMark/>
          </w:tcPr>
          <w:p w14:paraId="5FDEE92C" w14:textId="77777777" w:rsidR="00760F2E" w:rsidRPr="007036CE" w:rsidRDefault="00760F2E" w:rsidP="00DE0449">
            <w:pPr>
              <w:pStyle w:val="GOSTTableHead"/>
              <w:rPr>
                <w:ins w:id="9542" w:author="Накашидзе О.Е. EXP-301252" w:date="2025-07-17T17:32:00Z"/>
                <w:szCs w:val="22"/>
              </w:rPr>
            </w:pPr>
            <w:ins w:id="9543" w:author="Накашидзе О.Е. EXP-301252" w:date="2025-07-17T17:32:00Z">
              <w:r w:rsidRPr="007036CE">
                <w:rPr>
                  <w:szCs w:val="22"/>
                </w:rPr>
                <w:t>Тип данных</w:t>
              </w:r>
            </w:ins>
          </w:p>
        </w:tc>
        <w:tc>
          <w:tcPr>
            <w:tcW w:w="299" w:type="pct"/>
          </w:tcPr>
          <w:p w14:paraId="05A43553" w14:textId="77777777" w:rsidR="00760F2E" w:rsidRPr="007036CE" w:rsidRDefault="00760F2E" w:rsidP="00DE0449">
            <w:pPr>
              <w:pStyle w:val="GOSTTableHead"/>
              <w:rPr>
                <w:ins w:id="9544" w:author="Накашидзе О.Е. EXP-301252" w:date="2025-07-17T17:32:00Z"/>
                <w:szCs w:val="22"/>
              </w:rPr>
            </w:pPr>
            <w:ins w:id="9545" w:author="Накашидзе О.Е. EXP-301252" w:date="2025-07-17T17:32:00Z">
              <w:r w:rsidRPr="007036CE">
                <w:rPr>
                  <w:szCs w:val="22"/>
                </w:rPr>
                <w:t>Обязательность</w:t>
              </w:r>
            </w:ins>
          </w:p>
        </w:tc>
        <w:tc>
          <w:tcPr>
            <w:tcW w:w="315" w:type="pct"/>
            <w:hideMark/>
          </w:tcPr>
          <w:p w14:paraId="079E59B1" w14:textId="77777777" w:rsidR="00760F2E" w:rsidRPr="007036CE" w:rsidRDefault="00760F2E" w:rsidP="00DE0449">
            <w:pPr>
              <w:pStyle w:val="GOSTTableHead"/>
              <w:rPr>
                <w:ins w:id="9546" w:author="Накашидзе О.Е. EXP-301252" w:date="2025-07-17T17:32:00Z"/>
                <w:szCs w:val="22"/>
              </w:rPr>
            </w:pPr>
            <w:ins w:id="9547" w:author="Накашидзе О.Е. EXP-301252" w:date="2025-07-17T17:32:00Z">
              <w:r w:rsidRPr="007036CE">
                <w:rPr>
                  <w:szCs w:val="22"/>
                </w:rPr>
                <w:t>Размерность</w:t>
              </w:r>
            </w:ins>
          </w:p>
        </w:tc>
        <w:tc>
          <w:tcPr>
            <w:tcW w:w="2036" w:type="pct"/>
          </w:tcPr>
          <w:p w14:paraId="60E3990A" w14:textId="77777777" w:rsidR="00760F2E" w:rsidRPr="007036CE" w:rsidRDefault="00760F2E" w:rsidP="00DE0449">
            <w:pPr>
              <w:pStyle w:val="GOSTTableHead"/>
              <w:rPr>
                <w:ins w:id="9548" w:author="Накашидзе О.Е. EXP-301252" w:date="2025-07-17T17:32:00Z"/>
                <w:szCs w:val="22"/>
              </w:rPr>
            </w:pPr>
            <w:ins w:id="9549" w:author="Накашидзе О.Е. EXP-301252" w:date="2025-07-17T17:32:00Z">
              <w:r w:rsidRPr="007036CE">
                <w:rPr>
                  <w:szCs w:val="22"/>
                </w:rPr>
                <w:t>Описание</w:t>
              </w:r>
            </w:ins>
          </w:p>
        </w:tc>
      </w:tr>
      <w:tr w:rsidR="00760F2E" w:rsidRPr="007036CE" w14:paraId="238B319F" w14:textId="77777777" w:rsidTr="00DE0449">
        <w:trPr>
          <w:ins w:id="9550" w:author="Накашидзе О.Е. EXP-301252" w:date="2025-07-17T17:32:00Z"/>
        </w:trPr>
        <w:tc>
          <w:tcPr>
            <w:tcW w:w="1100" w:type="pct"/>
          </w:tcPr>
          <w:p w14:paraId="56103D24" w14:textId="77777777" w:rsidR="00760F2E" w:rsidRPr="007036CE" w:rsidRDefault="00760F2E" w:rsidP="00DE0449">
            <w:pPr>
              <w:pStyle w:val="GOSTTablenorm"/>
              <w:rPr>
                <w:ins w:id="9551" w:author="Накашидзе О.Е. EXP-301252" w:date="2025-07-17T17:32:00Z"/>
                <w:lang w:val="en-US"/>
              </w:rPr>
            </w:pPr>
            <w:ins w:id="9552" w:author="Накашидзе О.Е. EXP-301252" w:date="2025-07-17T17:32:00Z">
              <w:r w:rsidRPr="007036CE">
                <w:rPr>
                  <w:szCs w:val="22"/>
                </w:rPr>
                <w:t>Номер документа</w:t>
              </w:r>
            </w:ins>
          </w:p>
        </w:tc>
        <w:tc>
          <w:tcPr>
            <w:tcW w:w="750" w:type="pct"/>
          </w:tcPr>
          <w:p w14:paraId="48066944" w14:textId="77777777" w:rsidR="00760F2E" w:rsidRPr="007036CE" w:rsidRDefault="00760F2E" w:rsidP="004F0BEA">
            <w:pPr>
              <w:pStyle w:val="GOSTTablenorm"/>
              <w:rPr>
                <w:ins w:id="9553" w:author="Накашидзе О.Е. EXP-301252" w:date="2025-07-17T17:32:00Z"/>
              </w:rPr>
            </w:pPr>
            <w:ins w:id="9554" w:author="Накашидзе О.Е. EXP-301252" w:date="2025-07-17T17:32:00Z">
              <w:r w:rsidRPr="007036CE">
                <w:t>TtlPrt_NmDc</w:t>
              </w:r>
            </w:ins>
          </w:p>
        </w:tc>
        <w:tc>
          <w:tcPr>
            <w:tcW w:w="500" w:type="pct"/>
          </w:tcPr>
          <w:p w14:paraId="390131B7" w14:textId="77777777" w:rsidR="00760F2E" w:rsidRPr="007036CE" w:rsidRDefault="00760F2E" w:rsidP="00DE0449">
            <w:pPr>
              <w:pStyle w:val="GOSTTablenorm"/>
              <w:rPr>
                <w:ins w:id="9555" w:author="Накашидзе О.Е. EXP-301252" w:date="2025-07-17T17:32:00Z"/>
              </w:rPr>
            </w:pPr>
            <w:ins w:id="9556" w:author="Накашидзе О.Е. EXP-301252" w:date="2025-07-17T17:32:00Z">
              <w:r w:rsidRPr="007036CE">
                <w:rPr>
                  <w:szCs w:val="22"/>
                </w:rPr>
                <w:t>Строка</w:t>
              </w:r>
            </w:ins>
          </w:p>
        </w:tc>
        <w:tc>
          <w:tcPr>
            <w:tcW w:w="299" w:type="pct"/>
          </w:tcPr>
          <w:p w14:paraId="7DDD156A" w14:textId="77777777" w:rsidR="00760F2E" w:rsidRPr="007036CE" w:rsidRDefault="00760F2E" w:rsidP="00DE0449">
            <w:pPr>
              <w:pStyle w:val="GOSTTablenorm"/>
              <w:rPr>
                <w:ins w:id="9557" w:author="Накашидзе О.Е. EXP-301252" w:date="2025-07-17T17:32:00Z"/>
              </w:rPr>
            </w:pPr>
            <w:ins w:id="9558" w:author="Накашидзе О.Е. EXP-301252" w:date="2025-07-17T17:32:00Z">
              <w:r w:rsidRPr="007036CE">
                <w:rPr>
                  <w:szCs w:val="22"/>
                </w:rPr>
                <w:t>Да</w:t>
              </w:r>
            </w:ins>
          </w:p>
        </w:tc>
        <w:tc>
          <w:tcPr>
            <w:tcW w:w="315" w:type="pct"/>
          </w:tcPr>
          <w:p w14:paraId="258B7ED7" w14:textId="77777777" w:rsidR="00760F2E" w:rsidRPr="007036CE" w:rsidRDefault="00760F2E" w:rsidP="00DE0449">
            <w:pPr>
              <w:pStyle w:val="GOSTTablenorm"/>
              <w:rPr>
                <w:ins w:id="9559" w:author="Накашидзе О.Е. EXP-301252" w:date="2025-07-17T17:32:00Z"/>
              </w:rPr>
            </w:pPr>
            <w:ins w:id="9560" w:author="Накашидзе О.Е. EXP-301252" w:date="2025-07-17T17:32:00Z">
              <w:r w:rsidRPr="007036CE">
                <w:rPr>
                  <w:szCs w:val="22"/>
                </w:rPr>
                <w:t>&lt;=50</w:t>
              </w:r>
            </w:ins>
          </w:p>
        </w:tc>
        <w:tc>
          <w:tcPr>
            <w:tcW w:w="2036" w:type="pct"/>
          </w:tcPr>
          <w:p w14:paraId="738DD758" w14:textId="77777777" w:rsidR="00760F2E" w:rsidRPr="007036CE" w:rsidRDefault="00760F2E" w:rsidP="00DE0449">
            <w:pPr>
              <w:pStyle w:val="GOSTTablenorm"/>
              <w:rPr>
                <w:ins w:id="9561" w:author="Накашидзе О.Е. EXP-301252" w:date="2025-07-17T17:32:00Z"/>
              </w:rPr>
            </w:pPr>
            <w:ins w:id="9562" w:author="Накашидзе О.Е. EXP-301252" w:date="2025-07-17T17:32:00Z">
              <w:r w:rsidRPr="007036CE">
                <w:rPr>
                  <w:szCs w:val="22"/>
                </w:rPr>
                <w:t>Указывается номер документа</w:t>
              </w:r>
            </w:ins>
          </w:p>
        </w:tc>
      </w:tr>
      <w:tr w:rsidR="00760F2E" w:rsidRPr="007036CE" w14:paraId="5CDAF57D" w14:textId="77777777" w:rsidTr="00DE0449">
        <w:trPr>
          <w:ins w:id="9563" w:author="Накашидзе О.Е. EXP-301252" w:date="2025-07-17T17:32:00Z"/>
        </w:trPr>
        <w:tc>
          <w:tcPr>
            <w:tcW w:w="1100" w:type="pct"/>
          </w:tcPr>
          <w:p w14:paraId="2DFB74E8" w14:textId="77777777" w:rsidR="00760F2E" w:rsidRPr="007036CE" w:rsidRDefault="00760F2E" w:rsidP="00DE0449">
            <w:pPr>
              <w:pStyle w:val="GOSTTablenorm"/>
              <w:rPr>
                <w:ins w:id="9564" w:author="Накашидзе О.Е. EXP-301252" w:date="2025-07-17T17:32:00Z"/>
              </w:rPr>
            </w:pPr>
            <w:ins w:id="9565" w:author="Накашидзе О.Е. EXP-301252" w:date="2025-07-17T17:32:00Z">
              <w:r w:rsidRPr="007036CE">
                <w:rPr>
                  <w:szCs w:val="22"/>
                </w:rPr>
                <w:t>Дата документа</w:t>
              </w:r>
            </w:ins>
          </w:p>
        </w:tc>
        <w:tc>
          <w:tcPr>
            <w:tcW w:w="750" w:type="pct"/>
          </w:tcPr>
          <w:p w14:paraId="22C0C173" w14:textId="77777777" w:rsidR="00760F2E" w:rsidRPr="007036CE" w:rsidRDefault="00760F2E" w:rsidP="004F0BEA">
            <w:pPr>
              <w:pStyle w:val="GOSTTablenorm"/>
              <w:rPr>
                <w:ins w:id="9566" w:author="Накашидзе О.Е. EXP-301252" w:date="2025-07-17T17:32:00Z"/>
              </w:rPr>
            </w:pPr>
            <w:ins w:id="9567" w:author="Накашидзе О.Е. EXP-301252" w:date="2025-07-17T17:32:00Z">
              <w:r w:rsidRPr="007036CE">
                <w:t>TtlPrt_DctDt</w:t>
              </w:r>
            </w:ins>
          </w:p>
        </w:tc>
        <w:tc>
          <w:tcPr>
            <w:tcW w:w="500" w:type="pct"/>
          </w:tcPr>
          <w:p w14:paraId="57CA1219" w14:textId="77777777" w:rsidR="00760F2E" w:rsidRPr="007036CE" w:rsidRDefault="00760F2E" w:rsidP="00DE0449">
            <w:pPr>
              <w:pStyle w:val="GOSTTablenorm"/>
              <w:rPr>
                <w:ins w:id="9568" w:author="Накашидзе О.Е. EXP-301252" w:date="2025-07-17T17:32:00Z"/>
              </w:rPr>
            </w:pPr>
            <w:ins w:id="9569" w:author="Накашидзе О.Е. EXP-301252" w:date="2025-07-17T17:32:00Z">
              <w:r w:rsidRPr="007036CE">
                <w:rPr>
                  <w:bCs/>
                  <w:szCs w:val="22"/>
                </w:rPr>
                <w:t>Дата</w:t>
              </w:r>
            </w:ins>
          </w:p>
        </w:tc>
        <w:tc>
          <w:tcPr>
            <w:tcW w:w="299" w:type="pct"/>
          </w:tcPr>
          <w:p w14:paraId="7E252132" w14:textId="77777777" w:rsidR="00760F2E" w:rsidRPr="007036CE" w:rsidRDefault="00760F2E" w:rsidP="00DE0449">
            <w:pPr>
              <w:pStyle w:val="GOSTTablenorm"/>
              <w:rPr>
                <w:ins w:id="9570" w:author="Накашидзе О.Е. EXP-301252" w:date="2025-07-17T17:32:00Z"/>
              </w:rPr>
            </w:pPr>
            <w:ins w:id="9571" w:author="Накашидзе О.Е. EXP-301252" w:date="2025-07-17T17:32:00Z">
              <w:r w:rsidRPr="007036CE">
                <w:rPr>
                  <w:szCs w:val="22"/>
                </w:rPr>
                <w:t>Да</w:t>
              </w:r>
            </w:ins>
          </w:p>
        </w:tc>
        <w:tc>
          <w:tcPr>
            <w:tcW w:w="315" w:type="pct"/>
          </w:tcPr>
          <w:p w14:paraId="71776C61" w14:textId="77777777" w:rsidR="00760F2E" w:rsidRPr="007036CE" w:rsidRDefault="00760F2E" w:rsidP="00DE0449">
            <w:pPr>
              <w:pStyle w:val="GOSTTablenorm"/>
              <w:rPr>
                <w:ins w:id="9572" w:author="Накашидзе О.Е. EXP-301252" w:date="2025-07-17T17:32:00Z"/>
              </w:rPr>
            </w:pPr>
            <w:ins w:id="9573" w:author="Накашидзе О.Е. EXP-301252" w:date="2025-07-17T17:32:00Z">
              <w:r w:rsidRPr="007036CE">
                <w:t>-</w:t>
              </w:r>
            </w:ins>
          </w:p>
        </w:tc>
        <w:tc>
          <w:tcPr>
            <w:tcW w:w="2036" w:type="pct"/>
          </w:tcPr>
          <w:p w14:paraId="0D85B0C4" w14:textId="77777777" w:rsidR="00760F2E" w:rsidRPr="007036CE" w:rsidRDefault="00760F2E" w:rsidP="00DE0449">
            <w:pPr>
              <w:pStyle w:val="GOSTTablenorm"/>
              <w:rPr>
                <w:ins w:id="9574" w:author="Накашидзе О.Е. EXP-301252" w:date="2025-07-17T17:32:00Z"/>
              </w:rPr>
            </w:pPr>
            <w:ins w:id="9575" w:author="Накашидзе О.Е. EXP-301252" w:date="2025-07-17T17:32:00Z">
              <w:r w:rsidRPr="007036CE">
                <w:rPr>
                  <w:szCs w:val="22"/>
                </w:rPr>
                <w:t>Указывается дата документа в формате YYYY-MM-DD</w:t>
              </w:r>
            </w:ins>
          </w:p>
        </w:tc>
      </w:tr>
      <w:tr w:rsidR="00760F2E" w:rsidRPr="007036CE" w14:paraId="3B371B38" w14:textId="77777777" w:rsidTr="00DE0449">
        <w:trPr>
          <w:ins w:id="9576" w:author="Накашидзе О.Е. EXP-301252" w:date="2025-07-17T17:32:00Z"/>
        </w:trPr>
        <w:tc>
          <w:tcPr>
            <w:tcW w:w="1100" w:type="pct"/>
          </w:tcPr>
          <w:p w14:paraId="5708B5A5" w14:textId="77777777" w:rsidR="00760F2E" w:rsidRPr="007036CE" w:rsidRDefault="00760F2E" w:rsidP="00DE0449">
            <w:pPr>
              <w:pStyle w:val="GOSTTablenorm"/>
              <w:rPr>
                <w:ins w:id="9577" w:author="Накашидзе О.Е. EXP-301252" w:date="2025-07-17T17:32:00Z"/>
                <w:szCs w:val="22"/>
              </w:rPr>
            </w:pPr>
            <w:ins w:id="9578" w:author="Накашидзе О.Е. EXP-301252" w:date="2025-07-17T17:32:00Z">
              <w:r w:rsidRPr="007036CE">
                <w:rPr>
                  <w:szCs w:val="22"/>
                </w:rPr>
                <w:t>Вид документа</w:t>
              </w:r>
            </w:ins>
          </w:p>
        </w:tc>
        <w:tc>
          <w:tcPr>
            <w:tcW w:w="750" w:type="pct"/>
          </w:tcPr>
          <w:p w14:paraId="042D50BD" w14:textId="77777777" w:rsidR="00760F2E" w:rsidRPr="007036CE" w:rsidRDefault="00760F2E" w:rsidP="004F0BEA">
            <w:pPr>
              <w:pStyle w:val="GOSTTablenorm"/>
              <w:rPr>
                <w:ins w:id="9579" w:author="Накашидзе О.Е. EXP-301252" w:date="2025-07-17T17:32:00Z"/>
              </w:rPr>
            </w:pPr>
            <w:ins w:id="9580" w:author="Накашидзе О.Е. EXP-301252" w:date="2025-07-17T17:32:00Z">
              <w:r w:rsidRPr="007036CE">
                <w:t>SystemInformation_DocType</w:t>
              </w:r>
            </w:ins>
          </w:p>
        </w:tc>
        <w:tc>
          <w:tcPr>
            <w:tcW w:w="500" w:type="pct"/>
          </w:tcPr>
          <w:p w14:paraId="597F154F" w14:textId="77777777" w:rsidR="00760F2E" w:rsidRPr="007036CE" w:rsidRDefault="00760F2E" w:rsidP="00DE0449">
            <w:pPr>
              <w:pStyle w:val="GOSTTablenorm"/>
              <w:rPr>
                <w:ins w:id="9581" w:author="Накашидзе О.Е. EXP-301252" w:date="2025-07-17T17:32:00Z"/>
                <w:bCs/>
                <w:szCs w:val="22"/>
              </w:rPr>
            </w:pPr>
            <w:ins w:id="9582" w:author="Накашидзе О.Е. EXP-301252" w:date="2025-07-17T17:32:00Z">
              <w:r w:rsidRPr="007036CE">
                <w:rPr>
                  <w:bCs/>
                  <w:szCs w:val="22"/>
                </w:rPr>
                <w:t>Строка</w:t>
              </w:r>
            </w:ins>
          </w:p>
        </w:tc>
        <w:tc>
          <w:tcPr>
            <w:tcW w:w="299" w:type="pct"/>
          </w:tcPr>
          <w:p w14:paraId="7B616FCE" w14:textId="77777777" w:rsidR="00760F2E" w:rsidRPr="007036CE" w:rsidRDefault="00760F2E" w:rsidP="00DE0449">
            <w:pPr>
              <w:pStyle w:val="GOSTTablenorm"/>
              <w:rPr>
                <w:ins w:id="9583" w:author="Накашидзе О.Е. EXP-301252" w:date="2025-07-17T17:32:00Z"/>
                <w:szCs w:val="22"/>
              </w:rPr>
            </w:pPr>
            <w:ins w:id="9584" w:author="Накашидзе О.Е. EXP-301252" w:date="2025-07-17T17:32:00Z">
              <w:r w:rsidRPr="007036CE">
                <w:rPr>
                  <w:szCs w:val="22"/>
                </w:rPr>
                <w:t>Да</w:t>
              </w:r>
            </w:ins>
          </w:p>
        </w:tc>
        <w:tc>
          <w:tcPr>
            <w:tcW w:w="315" w:type="pct"/>
          </w:tcPr>
          <w:p w14:paraId="640B388E" w14:textId="77777777" w:rsidR="00760F2E" w:rsidRPr="007036CE" w:rsidRDefault="00760F2E" w:rsidP="00DE0449">
            <w:pPr>
              <w:pStyle w:val="GOSTTablenorm"/>
              <w:rPr>
                <w:ins w:id="9585" w:author="Накашидзе О.Е. EXP-301252" w:date="2025-07-17T17:32:00Z"/>
              </w:rPr>
            </w:pPr>
            <w:ins w:id="9586" w:author="Накашидзе О.Е. EXP-301252" w:date="2025-07-17T17:32:00Z">
              <w:r w:rsidRPr="007036CE">
                <w:t>=3</w:t>
              </w:r>
            </w:ins>
          </w:p>
        </w:tc>
        <w:tc>
          <w:tcPr>
            <w:tcW w:w="2036" w:type="pct"/>
          </w:tcPr>
          <w:p w14:paraId="1D859035" w14:textId="77777777" w:rsidR="00760F2E" w:rsidRPr="007036CE" w:rsidRDefault="00760F2E" w:rsidP="00DE0449">
            <w:pPr>
              <w:pStyle w:val="GOSTTablenorm"/>
              <w:rPr>
                <w:ins w:id="9587" w:author="Накашидзе О.Е. EXP-301252" w:date="2025-07-17T17:32:00Z"/>
                <w:szCs w:val="22"/>
              </w:rPr>
            </w:pPr>
            <w:ins w:id="9588" w:author="Накашидзе О.Е. EXP-301252" w:date="2025-07-17T17:32:00Z">
              <w:r w:rsidRPr="007036CE">
                <w:rPr>
                  <w:szCs w:val="22"/>
                </w:rPr>
                <w:t>Указывается код вида документа.</w:t>
              </w:r>
            </w:ins>
          </w:p>
          <w:p w14:paraId="27F9F4F5" w14:textId="2403F26E" w:rsidR="00760F2E" w:rsidRPr="007036CE" w:rsidRDefault="00760F2E" w:rsidP="00A02079">
            <w:pPr>
              <w:pStyle w:val="GOSTTablenorm"/>
              <w:rPr>
                <w:ins w:id="9589" w:author="Накашидзе О.Е. EXP-301252" w:date="2025-07-17T17:32:00Z"/>
              </w:rPr>
            </w:pPr>
            <w:ins w:id="9590" w:author="Накашидзе О.Е. EXP-301252" w:date="2025-07-17T17:32:00Z">
              <w:r w:rsidRPr="007036CE">
                <w:rPr>
                  <w:szCs w:val="22"/>
                </w:rPr>
                <w:t xml:space="preserve">Заполняется значением </w:t>
              </w:r>
              <w:r w:rsidRPr="007036CE">
                <w:t>«</w:t>
              </w:r>
            </w:ins>
            <w:ins w:id="9591" w:author="Накашидзе О.Е. EXP-323099" w:date="2025-09-25T16:07:00Z">
              <w:r w:rsidR="00A02079" w:rsidRPr="007036CE">
                <w:rPr>
                  <w:rFonts w:ascii="-apple-system" w:hAnsi="-apple-system"/>
                  <w:sz w:val="21"/>
                  <w:szCs w:val="21"/>
                  <w:shd w:val="clear" w:color="auto" w:fill="FFFFFF"/>
                </w:rPr>
                <w:t>AKR</w:t>
              </w:r>
            </w:ins>
            <w:ins w:id="9592" w:author="Накашидзе О.Е. EXP-301252" w:date="2025-07-17T17:51:00Z">
              <w:del w:id="9593" w:author="Накашидзе О.Е. EXP-323099" w:date="2025-09-25T16:07:00Z">
                <w:r w:rsidR="007D7C2E" w:rsidRPr="007036CE" w:rsidDel="00A02079">
                  <w:rPr>
                    <w:szCs w:val="22"/>
                  </w:rPr>
                  <w:delText>АКР</w:delText>
                </w:r>
              </w:del>
            </w:ins>
            <w:ins w:id="9594" w:author="Накашидзе О.Е. EXP-301252" w:date="2025-07-17T17:32:00Z">
              <w:r w:rsidRPr="007036CE">
                <w:t>»</w:t>
              </w:r>
            </w:ins>
          </w:p>
        </w:tc>
      </w:tr>
      <w:tr w:rsidR="00760F2E" w:rsidRPr="007036CE" w14:paraId="53A7CAFB" w14:textId="77777777" w:rsidTr="00DE0449">
        <w:trPr>
          <w:ins w:id="9595" w:author="Накашидзе О.Е. EXP-301252" w:date="2025-07-17T17:32:00Z"/>
        </w:trPr>
        <w:tc>
          <w:tcPr>
            <w:tcW w:w="1100" w:type="pct"/>
          </w:tcPr>
          <w:p w14:paraId="4C1C005F" w14:textId="77777777" w:rsidR="00760F2E" w:rsidRPr="007036CE" w:rsidRDefault="00760F2E" w:rsidP="00DE0449">
            <w:pPr>
              <w:pStyle w:val="GOSTTablenorm"/>
              <w:rPr>
                <w:ins w:id="9596" w:author="Накашидзе О.Е. EXP-301252" w:date="2025-07-17T17:32:00Z"/>
                <w:szCs w:val="22"/>
              </w:rPr>
            </w:pPr>
            <w:ins w:id="9597" w:author="Накашидзе О.Е. EXP-301252" w:date="2025-07-17T17:32:00Z">
              <w:r w:rsidRPr="007036CE">
                <w:rPr>
                  <w:szCs w:val="22"/>
                </w:rPr>
                <w:lastRenderedPageBreak/>
                <w:t>Уровень конфиденциальности</w:t>
              </w:r>
            </w:ins>
          </w:p>
        </w:tc>
        <w:tc>
          <w:tcPr>
            <w:tcW w:w="750" w:type="pct"/>
          </w:tcPr>
          <w:p w14:paraId="69470BDC" w14:textId="77777777" w:rsidR="00760F2E" w:rsidRPr="007036CE" w:rsidRDefault="00760F2E" w:rsidP="004F0BEA">
            <w:pPr>
              <w:pStyle w:val="GOSTTablenorm"/>
              <w:rPr>
                <w:ins w:id="9598" w:author="Накашидзе О.Е. EXP-301252" w:date="2025-07-17T17:32:00Z"/>
              </w:rPr>
            </w:pPr>
            <w:ins w:id="9599" w:author="Накашидзе О.Е. EXP-301252" w:date="2025-07-17T17:32:00Z">
              <w:r w:rsidRPr="007036CE">
                <w:t>SystemInformation_AccessLevelStereotype</w:t>
              </w:r>
            </w:ins>
          </w:p>
        </w:tc>
        <w:tc>
          <w:tcPr>
            <w:tcW w:w="500" w:type="pct"/>
          </w:tcPr>
          <w:p w14:paraId="659EDE79" w14:textId="77777777" w:rsidR="00760F2E" w:rsidRPr="007036CE" w:rsidRDefault="00760F2E" w:rsidP="00DE0449">
            <w:pPr>
              <w:pStyle w:val="GOSTTablenorm"/>
              <w:rPr>
                <w:ins w:id="9600" w:author="Накашидзе О.Е. EXP-301252" w:date="2025-07-17T17:32:00Z"/>
                <w:szCs w:val="22"/>
              </w:rPr>
            </w:pPr>
            <w:ins w:id="9601" w:author="Накашидзе О.Е. EXP-301252" w:date="2025-07-17T17:32:00Z">
              <w:r w:rsidRPr="007036CE">
                <w:rPr>
                  <w:szCs w:val="22"/>
                </w:rPr>
                <w:t>Число</w:t>
              </w:r>
            </w:ins>
          </w:p>
        </w:tc>
        <w:tc>
          <w:tcPr>
            <w:tcW w:w="299" w:type="pct"/>
          </w:tcPr>
          <w:p w14:paraId="1AC9A2D9" w14:textId="77777777" w:rsidR="00760F2E" w:rsidRPr="007036CE" w:rsidRDefault="00760F2E" w:rsidP="00DE0449">
            <w:pPr>
              <w:pStyle w:val="GOSTTablenorm"/>
              <w:rPr>
                <w:ins w:id="9602" w:author="Накашидзе О.Е. EXP-301252" w:date="2025-07-17T17:32:00Z"/>
                <w:szCs w:val="22"/>
              </w:rPr>
            </w:pPr>
            <w:ins w:id="9603" w:author="Накашидзе О.Е. EXP-301252" w:date="2025-07-17T17:32:00Z">
              <w:r w:rsidRPr="007036CE">
                <w:rPr>
                  <w:szCs w:val="22"/>
                </w:rPr>
                <w:t>Да</w:t>
              </w:r>
            </w:ins>
          </w:p>
        </w:tc>
        <w:tc>
          <w:tcPr>
            <w:tcW w:w="315" w:type="pct"/>
          </w:tcPr>
          <w:p w14:paraId="44791EF9" w14:textId="77777777" w:rsidR="00760F2E" w:rsidRPr="007036CE" w:rsidRDefault="00760F2E" w:rsidP="00DE0449">
            <w:pPr>
              <w:pStyle w:val="GOSTTablenorm"/>
              <w:rPr>
                <w:ins w:id="9604" w:author="Накашидзе О.Е. EXP-301252" w:date="2025-07-17T17:32:00Z"/>
                <w:szCs w:val="22"/>
              </w:rPr>
            </w:pPr>
            <w:ins w:id="9605" w:author="Накашидзе О.Е. EXP-301252" w:date="2025-07-17T17:32:00Z">
              <w:r w:rsidRPr="007036CE">
                <w:rPr>
                  <w:szCs w:val="22"/>
                </w:rPr>
                <w:t>=1</w:t>
              </w:r>
            </w:ins>
          </w:p>
        </w:tc>
        <w:tc>
          <w:tcPr>
            <w:tcW w:w="2036" w:type="pct"/>
          </w:tcPr>
          <w:p w14:paraId="75A5FC83" w14:textId="77777777" w:rsidR="00760F2E" w:rsidRPr="007036CE" w:rsidRDefault="00760F2E" w:rsidP="00DE0449">
            <w:pPr>
              <w:pStyle w:val="GOSTTablenorm"/>
              <w:rPr>
                <w:ins w:id="9606" w:author="Накашидзе О.Е. EXP-301252" w:date="2025-07-17T17:32:00Z"/>
                <w:szCs w:val="22"/>
              </w:rPr>
            </w:pPr>
            <w:ins w:id="9607" w:author="Накашидзе О.Е. EXP-301252" w:date="2025-07-17T17:32:00Z">
              <w:r w:rsidRPr="007036CE">
                <w:rPr>
                  <w:szCs w:val="22"/>
                </w:rPr>
                <w:t>Указывается уровень конфиденциальности документа.</w:t>
              </w:r>
            </w:ins>
          </w:p>
          <w:p w14:paraId="7BD5276C" w14:textId="77777777" w:rsidR="00760F2E" w:rsidRPr="007036CE" w:rsidRDefault="00760F2E" w:rsidP="00DE0449">
            <w:pPr>
              <w:pStyle w:val="GOSTTablenorm"/>
              <w:rPr>
                <w:ins w:id="9608" w:author="Накашидзе О.Е. EXP-301252" w:date="2025-07-17T17:32:00Z"/>
                <w:szCs w:val="22"/>
              </w:rPr>
            </w:pPr>
            <w:ins w:id="9609" w:author="Накашидзе О.Е. EXP-301252" w:date="2025-07-17T17:32:00Z">
              <w:r w:rsidRPr="007036CE">
                <w:rPr>
                  <w:szCs w:val="22"/>
                </w:rPr>
                <w:t>Возможные значения:</w:t>
              </w:r>
            </w:ins>
          </w:p>
          <w:p w14:paraId="3B564190" w14:textId="6897D645" w:rsidR="00760F2E" w:rsidRPr="007036CE" w:rsidRDefault="00760F2E" w:rsidP="00DE0449">
            <w:pPr>
              <w:pStyle w:val="GOSTTableListMark1"/>
              <w:rPr>
                <w:ins w:id="9610" w:author="Накашидзе О.Е. EXP-301252" w:date="2025-07-17T17:32:00Z"/>
              </w:rPr>
            </w:pPr>
            <w:ins w:id="9611" w:author="Накашидзе О.Е. EXP-301252" w:date="2025-07-17T17:32:00Z">
              <w:r w:rsidRPr="007036CE">
                <w:t xml:space="preserve">«0» </w:t>
              </w:r>
            </w:ins>
            <w:ins w:id="9612" w:author="Накашидзе О.Е. EXP-301252" w:date="2025-07-17T18:16:00Z">
              <w:r w:rsidR="00DF1B12" w:rsidRPr="007036CE">
                <w:t>–</w:t>
              </w:r>
            </w:ins>
            <w:ins w:id="9613" w:author="Накашидзе О.Е. EXP-301252" w:date="2025-07-17T17:32:00Z">
              <w:r w:rsidRPr="007036CE">
                <w:t xml:space="preserve"> несекретно;</w:t>
              </w:r>
            </w:ins>
          </w:p>
          <w:p w14:paraId="771DF75E" w14:textId="0A51D9E5" w:rsidR="00760F2E" w:rsidRPr="007036CE" w:rsidRDefault="00760F2E" w:rsidP="00DE0449">
            <w:pPr>
              <w:pStyle w:val="GOSTTableListMark1"/>
              <w:rPr>
                <w:ins w:id="9614" w:author="Накашидзе О.Е. EXP-301252" w:date="2025-07-17T17:32:00Z"/>
              </w:rPr>
            </w:pPr>
            <w:ins w:id="9615" w:author="Накашидзе О.Е. EXP-301252" w:date="2025-07-17T17:32:00Z">
              <w:r w:rsidRPr="007036CE">
                <w:t xml:space="preserve">«1» </w:t>
              </w:r>
            </w:ins>
            <w:ins w:id="9616" w:author="Накашидзе О.Е. EXP-301252" w:date="2025-07-17T18:16:00Z">
              <w:r w:rsidR="00DF1B12" w:rsidRPr="007036CE">
                <w:t>–</w:t>
              </w:r>
            </w:ins>
            <w:ins w:id="9617" w:author="Накашидзе О.Е. EXP-301252" w:date="2025-07-17T17:32:00Z">
              <w:r w:rsidRPr="007036CE">
                <w:t xml:space="preserve"> для служебного пользования</w:t>
              </w:r>
            </w:ins>
          </w:p>
        </w:tc>
      </w:tr>
      <w:tr w:rsidR="0085674E" w:rsidRPr="007036CE" w14:paraId="214435A3" w14:textId="77777777" w:rsidTr="00DE0449">
        <w:trPr>
          <w:ins w:id="9618" w:author="Накашидзе О.Е. EXP-301252" w:date="2025-07-17T18:06:00Z"/>
        </w:trPr>
        <w:tc>
          <w:tcPr>
            <w:tcW w:w="1100" w:type="pct"/>
          </w:tcPr>
          <w:p w14:paraId="6722E682" w14:textId="77777777" w:rsidR="0085674E" w:rsidRPr="007036CE" w:rsidRDefault="0085674E" w:rsidP="0085674E">
            <w:pPr>
              <w:pStyle w:val="GOSTTablenorm"/>
              <w:rPr>
                <w:ins w:id="9619" w:author="Накашидзе О.Е. EXP-301252" w:date="2025-07-17T18:06:00Z"/>
                <w:szCs w:val="22"/>
                <w:lang w:val="en-US"/>
              </w:rPr>
            </w:pPr>
            <w:commentRangeStart w:id="9620"/>
            <w:ins w:id="9621" w:author="Накашидзе О.Е. EXP-301252" w:date="2025-07-17T18:06:00Z">
              <w:r w:rsidRPr="007036CE">
                <w:t>Казначейский счет получателя</w:t>
              </w:r>
            </w:ins>
            <w:commentRangeEnd w:id="9620"/>
            <w:ins w:id="9622" w:author="Накашидзе О.Е. EXP-301252" w:date="2025-07-24T17:14:00Z">
              <w:r w:rsidR="00233488" w:rsidRPr="007036CE">
                <w:rPr>
                  <w:rStyle w:val="afff4"/>
                  <w:sz w:val="22"/>
                  <w:szCs w:val="22"/>
                  <w:lang w:val="en-US"/>
                </w:rPr>
                <w:commentReference w:id="9620"/>
              </w:r>
            </w:ins>
          </w:p>
        </w:tc>
        <w:tc>
          <w:tcPr>
            <w:tcW w:w="750" w:type="pct"/>
          </w:tcPr>
          <w:p w14:paraId="40F1F593" w14:textId="39846641" w:rsidR="0085674E" w:rsidRPr="007036CE" w:rsidRDefault="001C6276" w:rsidP="004F0BEA">
            <w:pPr>
              <w:pStyle w:val="GOSTTablenorm"/>
              <w:rPr>
                <w:ins w:id="9623" w:author="Накашидзе О.Е. EXP-301252" w:date="2025-07-17T18:06:00Z"/>
                <w:lang w:val="en-US"/>
              </w:rPr>
            </w:pPr>
            <w:ins w:id="9624" w:author="Кирилл Воробьёв" w:date="2025-09-08T17:36:00Z">
              <w:r w:rsidRPr="007036CE">
                <w:rPr>
                  <w:lang w:val="en-US"/>
                </w:rPr>
                <w:t>PayRec_</w:t>
              </w:r>
            </w:ins>
            <w:ins w:id="9625" w:author="Кирилл Воробьёв" w:date="2025-10-07T16:59:00Z">
              <w:r w:rsidR="006162AB" w:rsidRPr="007036CE">
                <w:rPr>
                  <w:lang w:val="en-US"/>
                </w:rPr>
                <w:t>REC</w:t>
              </w:r>
            </w:ins>
            <w:ins w:id="9626" w:author="Кирилл Воробьёв" w:date="2025-09-08T17:36:00Z">
              <w:r w:rsidRPr="007036CE">
                <w:rPr>
                  <w:lang w:val="en-US"/>
                </w:rPr>
                <w:t>_MSC_Bnk_AcNm</w:t>
              </w:r>
            </w:ins>
          </w:p>
        </w:tc>
        <w:tc>
          <w:tcPr>
            <w:tcW w:w="500" w:type="pct"/>
          </w:tcPr>
          <w:p w14:paraId="1D66D4E8" w14:textId="77777777" w:rsidR="0085674E" w:rsidRPr="007036CE" w:rsidRDefault="0085674E" w:rsidP="0085674E">
            <w:pPr>
              <w:pStyle w:val="GOSTTablenorm"/>
              <w:rPr>
                <w:ins w:id="9627" w:author="Накашидзе О.Е. EXP-301252" w:date="2025-07-17T18:06:00Z"/>
                <w:szCs w:val="22"/>
              </w:rPr>
            </w:pPr>
            <w:ins w:id="9628" w:author="Накашидзе О.Е. EXP-301252" w:date="2025-07-17T18:06:00Z">
              <w:r w:rsidRPr="007036CE">
                <w:t>Строка</w:t>
              </w:r>
            </w:ins>
          </w:p>
        </w:tc>
        <w:tc>
          <w:tcPr>
            <w:tcW w:w="299" w:type="pct"/>
          </w:tcPr>
          <w:p w14:paraId="0D028D38" w14:textId="77777777" w:rsidR="0085674E" w:rsidRPr="007036CE" w:rsidRDefault="0085674E" w:rsidP="0085674E">
            <w:pPr>
              <w:pStyle w:val="GOSTTablenorm"/>
              <w:rPr>
                <w:ins w:id="9629" w:author="Накашидзе О.Е. EXP-301252" w:date="2025-07-17T18:06:00Z"/>
                <w:szCs w:val="22"/>
              </w:rPr>
            </w:pPr>
            <w:ins w:id="9630" w:author="Накашидзе О.Е. EXP-301252" w:date="2025-07-17T18:06:00Z">
              <w:r w:rsidRPr="007036CE">
                <w:t>Да</w:t>
              </w:r>
            </w:ins>
          </w:p>
        </w:tc>
        <w:tc>
          <w:tcPr>
            <w:tcW w:w="315" w:type="pct"/>
          </w:tcPr>
          <w:p w14:paraId="35F05504" w14:textId="77777777" w:rsidR="0085674E" w:rsidRPr="007036CE" w:rsidRDefault="0085674E" w:rsidP="0085674E">
            <w:pPr>
              <w:pStyle w:val="GOSTTablenorm"/>
              <w:rPr>
                <w:ins w:id="9631" w:author="Накашидзе О.Е. EXP-301252" w:date="2025-07-17T18:06:00Z"/>
                <w:szCs w:val="22"/>
              </w:rPr>
            </w:pPr>
            <w:ins w:id="9632" w:author="Накашидзе О.Е. EXP-301252" w:date="2025-07-17T18:06:00Z">
              <w:r w:rsidRPr="007036CE">
                <w:t>=20</w:t>
              </w:r>
            </w:ins>
          </w:p>
        </w:tc>
        <w:tc>
          <w:tcPr>
            <w:tcW w:w="2036" w:type="pct"/>
          </w:tcPr>
          <w:p w14:paraId="5FFA52B8" w14:textId="77777777" w:rsidR="0085674E" w:rsidRPr="007036CE" w:rsidRDefault="0085674E" w:rsidP="0085674E">
            <w:pPr>
              <w:pStyle w:val="GOSTTablenorm"/>
              <w:rPr>
                <w:ins w:id="9633" w:author="Накашидзе О.Е. EXP-301252" w:date="2025-07-17T18:06:00Z"/>
                <w:szCs w:val="22"/>
              </w:rPr>
            </w:pPr>
            <w:ins w:id="9634" w:author="Накашидзе О.Е. EXP-301252" w:date="2025-07-17T18:06:00Z">
              <w:r w:rsidRPr="007036CE">
                <w:t>Указывается номер казначейского счета получателя</w:t>
              </w:r>
            </w:ins>
          </w:p>
        </w:tc>
      </w:tr>
      <w:tr w:rsidR="0085674E" w:rsidRPr="007036CE" w14:paraId="4D255EFB" w14:textId="77777777" w:rsidTr="00DE0449">
        <w:trPr>
          <w:ins w:id="9635" w:author="Накашидзе О.Е. EXP-301252" w:date="2025-07-17T18:06:00Z"/>
        </w:trPr>
        <w:tc>
          <w:tcPr>
            <w:tcW w:w="1100" w:type="pct"/>
          </w:tcPr>
          <w:p w14:paraId="50CA6B0E" w14:textId="77777777" w:rsidR="0085674E" w:rsidRPr="007036CE" w:rsidRDefault="0085674E" w:rsidP="0085674E">
            <w:pPr>
              <w:pStyle w:val="GOSTTablenorm"/>
              <w:rPr>
                <w:ins w:id="9636" w:author="Накашидзе О.Е. EXP-301252" w:date="2025-07-17T18:06:00Z"/>
                <w:szCs w:val="22"/>
              </w:rPr>
            </w:pPr>
            <w:commentRangeStart w:id="9637"/>
            <w:ins w:id="9638" w:author="Накашидзе О.Е. EXP-301252" w:date="2025-07-17T18:06:00Z">
              <w:r w:rsidRPr="007036CE">
                <w:t>Код ТОФК ЦС по ЛС получателя</w:t>
              </w:r>
            </w:ins>
            <w:commentRangeEnd w:id="9637"/>
            <w:ins w:id="9639" w:author="Накашидзе О.Е. EXP-301252" w:date="2025-07-24T17:14:00Z">
              <w:r w:rsidR="00233488" w:rsidRPr="007036CE">
                <w:rPr>
                  <w:rStyle w:val="afff4"/>
                  <w:sz w:val="22"/>
                  <w:szCs w:val="22"/>
                </w:rPr>
                <w:commentReference w:id="9637"/>
              </w:r>
            </w:ins>
          </w:p>
        </w:tc>
        <w:tc>
          <w:tcPr>
            <w:tcW w:w="750" w:type="pct"/>
          </w:tcPr>
          <w:p w14:paraId="0079E4D0" w14:textId="6EC9949A" w:rsidR="0085674E" w:rsidRPr="007036CE" w:rsidRDefault="00C53DCB" w:rsidP="004F0BEA">
            <w:pPr>
              <w:pStyle w:val="GOSTTablenorm"/>
              <w:rPr>
                <w:ins w:id="9640" w:author="Накашидзе О.Е. EXP-301252" w:date="2025-07-17T18:06:00Z"/>
                <w:lang w:val="en-US"/>
              </w:rPr>
            </w:pPr>
            <w:ins w:id="9641" w:author="Кирилл Воробьёв" w:date="2025-09-08T15:47:00Z">
              <w:r w:rsidRPr="007036CE">
                <w:rPr>
                  <w:lang w:val="en-US"/>
                </w:rPr>
                <w:t>SystemInformation_SRVC_TFK_CD_R</w:t>
              </w:r>
            </w:ins>
          </w:p>
        </w:tc>
        <w:tc>
          <w:tcPr>
            <w:tcW w:w="500" w:type="pct"/>
          </w:tcPr>
          <w:p w14:paraId="5F4BA22E" w14:textId="77777777" w:rsidR="0085674E" w:rsidRPr="007036CE" w:rsidRDefault="0085674E" w:rsidP="0085674E">
            <w:pPr>
              <w:pStyle w:val="GOSTTablenorm"/>
              <w:rPr>
                <w:ins w:id="9642" w:author="Накашидзе О.Е. EXP-301252" w:date="2025-07-17T18:06:00Z"/>
                <w:szCs w:val="22"/>
              </w:rPr>
            </w:pPr>
            <w:ins w:id="9643" w:author="Накашидзе О.Е. EXP-301252" w:date="2025-07-17T18:06:00Z">
              <w:r w:rsidRPr="007036CE">
                <w:rPr>
                  <w:szCs w:val="22"/>
                </w:rPr>
                <w:t>Строка</w:t>
              </w:r>
            </w:ins>
          </w:p>
        </w:tc>
        <w:tc>
          <w:tcPr>
            <w:tcW w:w="299" w:type="pct"/>
          </w:tcPr>
          <w:p w14:paraId="73999567" w14:textId="77777777" w:rsidR="0085674E" w:rsidRPr="007036CE" w:rsidRDefault="0085674E" w:rsidP="0085674E">
            <w:pPr>
              <w:pStyle w:val="GOSTTablenorm"/>
              <w:rPr>
                <w:ins w:id="9644" w:author="Накашидзе О.Е. EXP-301252" w:date="2025-07-17T18:06:00Z"/>
                <w:szCs w:val="22"/>
              </w:rPr>
            </w:pPr>
            <w:ins w:id="9645" w:author="Накашидзе О.Е. EXP-301252" w:date="2025-07-17T18:06:00Z">
              <w:r w:rsidRPr="007036CE">
                <w:rPr>
                  <w:szCs w:val="22"/>
                </w:rPr>
                <w:t>Да</w:t>
              </w:r>
            </w:ins>
          </w:p>
        </w:tc>
        <w:tc>
          <w:tcPr>
            <w:tcW w:w="315" w:type="pct"/>
          </w:tcPr>
          <w:p w14:paraId="66057BCA" w14:textId="77777777" w:rsidR="0085674E" w:rsidRPr="007036CE" w:rsidRDefault="0085674E" w:rsidP="0085674E">
            <w:pPr>
              <w:pStyle w:val="GOSTTablenorm"/>
              <w:rPr>
                <w:ins w:id="9646" w:author="Накашидзе О.Е. EXP-301252" w:date="2025-07-17T18:06:00Z"/>
                <w:szCs w:val="22"/>
              </w:rPr>
            </w:pPr>
            <w:ins w:id="9647" w:author="Накашидзе О.Е. EXP-301252" w:date="2025-07-17T18:06:00Z">
              <w:r w:rsidRPr="007036CE">
                <w:rPr>
                  <w:szCs w:val="22"/>
                </w:rPr>
                <w:t>=4</w:t>
              </w:r>
            </w:ins>
          </w:p>
        </w:tc>
        <w:tc>
          <w:tcPr>
            <w:tcW w:w="2036" w:type="pct"/>
          </w:tcPr>
          <w:p w14:paraId="7B6AD975" w14:textId="77777777" w:rsidR="0085674E" w:rsidRPr="007036CE" w:rsidRDefault="0085674E" w:rsidP="0085674E">
            <w:pPr>
              <w:pStyle w:val="GOSTTablenorm"/>
              <w:rPr>
                <w:ins w:id="9648" w:author="Накашидзе О.Е. EXP-301252" w:date="2025-07-17T18:06:00Z"/>
                <w:szCs w:val="22"/>
              </w:rPr>
            </w:pPr>
            <w:ins w:id="9649" w:author="Накашидзе О.Е. EXP-301252" w:date="2025-07-17T18:06:00Z">
              <w:r w:rsidRPr="007036CE">
                <w:t>Указывается код ТОФК ЦС обслуживания ЛС получателя</w:t>
              </w:r>
            </w:ins>
          </w:p>
        </w:tc>
      </w:tr>
      <w:tr w:rsidR="0085674E" w:rsidRPr="007036CE" w14:paraId="097633F3" w14:textId="77777777" w:rsidTr="00DE0449">
        <w:trPr>
          <w:ins w:id="9650" w:author="Накашидзе О.Е. EXP-301252" w:date="2025-07-17T18:06:00Z"/>
        </w:trPr>
        <w:tc>
          <w:tcPr>
            <w:tcW w:w="1100" w:type="pct"/>
          </w:tcPr>
          <w:p w14:paraId="2DB9983B" w14:textId="77777777" w:rsidR="0085674E" w:rsidRPr="007036CE" w:rsidRDefault="0085674E" w:rsidP="0085674E">
            <w:pPr>
              <w:pStyle w:val="GOSTTablenorm"/>
              <w:rPr>
                <w:ins w:id="9651" w:author="Накашидзе О.Е. EXP-301252" w:date="2025-07-17T18:06:00Z"/>
                <w:szCs w:val="22"/>
              </w:rPr>
            </w:pPr>
            <w:ins w:id="9652" w:author="Накашидзе О.Е. EXP-301252" w:date="2025-07-17T18:06:00Z">
              <w:r w:rsidRPr="007036CE">
                <w:t>Номер лицевого счета получателя</w:t>
              </w:r>
            </w:ins>
          </w:p>
        </w:tc>
        <w:tc>
          <w:tcPr>
            <w:tcW w:w="750" w:type="pct"/>
          </w:tcPr>
          <w:p w14:paraId="4411C921" w14:textId="6B669A8D" w:rsidR="0085674E" w:rsidRPr="007036CE" w:rsidRDefault="00233488" w:rsidP="004F0BEA">
            <w:pPr>
              <w:pStyle w:val="GOSTTablenorm"/>
              <w:rPr>
                <w:ins w:id="9653" w:author="Накашидзе О.Е. EXP-301252" w:date="2025-07-17T18:06:00Z"/>
              </w:rPr>
            </w:pPr>
            <w:ins w:id="9654" w:author="Накашидзе О.Е. EXP-301252" w:date="2025-07-24T17:11:00Z">
              <w:r w:rsidRPr="007036CE">
                <w:t>PayRec_REC_AccNum</w:t>
              </w:r>
            </w:ins>
          </w:p>
        </w:tc>
        <w:tc>
          <w:tcPr>
            <w:tcW w:w="500" w:type="pct"/>
          </w:tcPr>
          <w:p w14:paraId="795DCB94" w14:textId="77777777" w:rsidR="0085674E" w:rsidRPr="007036CE" w:rsidRDefault="0085674E" w:rsidP="0085674E">
            <w:pPr>
              <w:pStyle w:val="GOSTTablenorm"/>
              <w:rPr>
                <w:ins w:id="9655" w:author="Накашидзе О.Е. EXP-301252" w:date="2025-07-17T18:06:00Z"/>
                <w:szCs w:val="22"/>
              </w:rPr>
            </w:pPr>
            <w:ins w:id="9656" w:author="Накашидзе О.Е. EXP-301252" w:date="2025-07-17T18:06:00Z">
              <w:r w:rsidRPr="007036CE">
                <w:rPr>
                  <w:szCs w:val="22"/>
                </w:rPr>
                <w:t>Строка</w:t>
              </w:r>
            </w:ins>
          </w:p>
        </w:tc>
        <w:tc>
          <w:tcPr>
            <w:tcW w:w="299" w:type="pct"/>
          </w:tcPr>
          <w:p w14:paraId="1E57EFBE" w14:textId="77777777" w:rsidR="0085674E" w:rsidRPr="007036CE" w:rsidRDefault="0085674E" w:rsidP="0085674E">
            <w:pPr>
              <w:pStyle w:val="GOSTTablenorm"/>
              <w:rPr>
                <w:ins w:id="9657" w:author="Накашидзе О.Е. EXP-301252" w:date="2025-07-17T18:06:00Z"/>
                <w:szCs w:val="22"/>
              </w:rPr>
            </w:pPr>
            <w:ins w:id="9658" w:author="Накашидзе О.Е. EXP-301252" w:date="2025-07-17T18:06:00Z">
              <w:r w:rsidRPr="007036CE">
                <w:rPr>
                  <w:szCs w:val="22"/>
                </w:rPr>
                <w:t>Да</w:t>
              </w:r>
            </w:ins>
          </w:p>
        </w:tc>
        <w:tc>
          <w:tcPr>
            <w:tcW w:w="315" w:type="pct"/>
          </w:tcPr>
          <w:p w14:paraId="2E9512FB" w14:textId="77777777" w:rsidR="0085674E" w:rsidRPr="007036CE" w:rsidRDefault="0085674E" w:rsidP="0085674E">
            <w:pPr>
              <w:pStyle w:val="GOSTTablenorm"/>
              <w:rPr>
                <w:ins w:id="9659" w:author="Накашидзе О.Е. EXP-301252" w:date="2025-07-17T18:06:00Z"/>
                <w:szCs w:val="22"/>
              </w:rPr>
            </w:pPr>
            <w:ins w:id="9660" w:author="Накашидзе О.Е. EXP-301252" w:date="2025-07-17T18:06:00Z">
              <w:r w:rsidRPr="007036CE">
                <w:rPr>
                  <w:szCs w:val="22"/>
                </w:rPr>
                <w:t>=11</w:t>
              </w:r>
            </w:ins>
          </w:p>
        </w:tc>
        <w:tc>
          <w:tcPr>
            <w:tcW w:w="2036" w:type="pct"/>
          </w:tcPr>
          <w:p w14:paraId="2806018D" w14:textId="77777777" w:rsidR="0085674E" w:rsidRPr="007036CE" w:rsidRDefault="0085674E" w:rsidP="0085674E">
            <w:pPr>
              <w:pStyle w:val="GOSTTablenorm"/>
              <w:rPr>
                <w:ins w:id="9661" w:author="Накашидзе О.Е. EXP-301252" w:date="2025-07-17T18:06:00Z"/>
                <w:szCs w:val="22"/>
              </w:rPr>
            </w:pPr>
            <w:ins w:id="9662" w:author="Накашидзе О.Е. EXP-301252" w:date="2025-07-17T18:06:00Z">
              <w:r w:rsidRPr="007036CE">
                <w:rPr>
                  <w:szCs w:val="22"/>
                </w:rPr>
                <w:t>Указывается номер лицевого счета получателя</w:t>
              </w:r>
            </w:ins>
          </w:p>
        </w:tc>
      </w:tr>
      <w:tr w:rsidR="00BE2103" w:rsidRPr="007036CE" w14:paraId="6A4EC1C8" w14:textId="77777777" w:rsidTr="00DE0449">
        <w:trPr>
          <w:ins w:id="9663" w:author="Накашидзе О.Е. EXP-301252" w:date="2025-07-17T18:06:00Z"/>
        </w:trPr>
        <w:tc>
          <w:tcPr>
            <w:tcW w:w="1100" w:type="pct"/>
          </w:tcPr>
          <w:p w14:paraId="16B3ADD2" w14:textId="77777777" w:rsidR="00BE2103" w:rsidRPr="007036CE" w:rsidRDefault="00BE2103" w:rsidP="00BE2103">
            <w:pPr>
              <w:pStyle w:val="GOSTTablenorm"/>
              <w:rPr>
                <w:ins w:id="9664" w:author="Накашидзе О.Е. EXP-301252" w:date="2025-07-17T18:06:00Z"/>
                <w:szCs w:val="22"/>
              </w:rPr>
            </w:pPr>
            <w:ins w:id="9665" w:author="Накашидзе О.Е. EXP-301252" w:date="2025-07-17T18:06:00Z">
              <w:r w:rsidRPr="007036CE">
                <w:t>Аналитический код раздела ЛС получателя</w:t>
              </w:r>
            </w:ins>
          </w:p>
        </w:tc>
        <w:tc>
          <w:tcPr>
            <w:tcW w:w="750" w:type="pct"/>
          </w:tcPr>
          <w:p w14:paraId="06202224" w14:textId="77777777" w:rsidR="00BE2103" w:rsidRPr="007036CE" w:rsidRDefault="00BE2103" w:rsidP="004F0BEA">
            <w:pPr>
              <w:pStyle w:val="GOSTTablenorm"/>
              <w:rPr>
                <w:ins w:id="9666" w:author="Накашидзе О.Е. EXP-301252" w:date="2025-07-17T18:06:00Z"/>
              </w:rPr>
            </w:pPr>
            <w:ins w:id="9667" w:author="Накашидзе О.Е. EXP-301252" w:date="2025-07-17T18:19:00Z">
              <w:r w:rsidRPr="007036CE">
                <w:t>PayRec_REC_ObjCodeSection</w:t>
              </w:r>
            </w:ins>
          </w:p>
        </w:tc>
        <w:tc>
          <w:tcPr>
            <w:tcW w:w="500" w:type="pct"/>
          </w:tcPr>
          <w:p w14:paraId="19CA722F" w14:textId="77777777" w:rsidR="00BE2103" w:rsidRPr="007036CE" w:rsidRDefault="00BE2103" w:rsidP="00BE2103">
            <w:pPr>
              <w:pStyle w:val="GOSTTablenorm"/>
              <w:rPr>
                <w:ins w:id="9668" w:author="Накашидзе О.Е. EXP-301252" w:date="2025-07-17T18:06:00Z"/>
                <w:szCs w:val="22"/>
              </w:rPr>
            </w:pPr>
            <w:ins w:id="9669" w:author="Накашидзе О.Е. EXP-301252" w:date="2025-07-17T18:19:00Z">
              <w:r w:rsidRPr="007036CE">
                <w:t>Строка</w:t>
              </w:r>
            </w:ins>
          </w:p>
        </w:tc>
        <w:tc>
          <w:tcPr>
            <w:tcW w:w="299" w:type="pct"/>
          </w:tcPr>
          <w:p w14:paraId="068B23E9" w14:textId="77777777" w:rsidR="00BE2103" w:rsidRPr="007036CE" w:rsidRDefault="00BE2103" w:rsidP="00BE2103">
            <w:pPr>
              <w:pStyle w:val="GOSTTablenorm"/>
              <w:rPr>
                <w:ins w:id="9670" w:author="Накашидзе О.Е. EXP-301252" w:date="2025-07-17T18:06:00Z"/>
                <w:szCs w:val="22"/>
              </w:rPr>
            </w:pPr>
            <w:ins w:id="9671" w:author="Накашидзе О.Е. EXP-301252" w:date="2025-07-17T18:19:00Z">
              <w:r w:rsidRPr="007036CE">
                <w:t>Нет</w:t>
              </w:r>
            </w:ins>
          </w:p>
        </w:tc>
        <w:tc>
          <w:tcPr>
            <w:tcW w:w="315" w:type="pct"/>
          </w:tcPr>
          <w:p w14:paraId="22ED42EA" w14:textId="77777777" w:rsidR="00BE2103" w:rsidRPr="007036CE" w:rsidRDefault="00BE2103" w:rsidP="00BE2103">
            <w:pPr>
              <w:pStyle w:val="GOSTTablenorm"/>
              <w:rPr>
                <w:ins w:id="9672" w:author="Накашидзе О.Е. EXP-301252" w:date="2025-07-17T18:06:00Z"/>
                <w:szCs w:val="22"/>
              </w:rPr>
            </w:pPr>
            <w:ins w:id="9673" w:author="Накашидзе О.Е. EXP-301252" w:date="2025-07-17T18:19:00Z">
              <w:r w:rsidRPr="007036CE">
                <w:t>=8</w:t>
              </w:r>
            </w:ins>
          </w:p>
        </w:tc>
        <w:tc>
          <w:tcPr>
            <w:tcW w:w="2036" w:type="pct"/>
          </w:tcPr>
          <w:p w14:paraId="29BB7699" w14:textId="77777777" w:rsidR="009C4113" w:rsidRPr="007036CE" w:rsidRDefault="00BE2103" w:rsidP="00BE2103">
            <w:pPr>
              <w:pStyle w:val="GOSTTablenorm"/>
            </w:pPr>
            <w:ins w:id="9674" w:author="Накашидзе О.Е. EXP-301252" w:date="2025-07-17T18:19:00Z">
              <w:r w:rsidRPr="007036CE">
                <w:t>Указывается значение аналитического кода раздела лицевого счета получателя.</w:t>
              </w:r>
            </w:ins>
          </w:p>
          <w:p w14:paraId="032CD75D" w14:textId="17C195C4" w:rsidR="00BE2103" w:rsidRPr="007036CE" w:rsidRDefault="00BE2103" w:rsidP="00BE2103">
            <w:pPr>
              <w:pStyle w:val="GOSTTablenorm"/>
              <w:rPr>
                <w:ins w:id="9675" w:author="Накашидзе О.Е. EXP-301252" w:date="2025-07-17T18:06:00Z"/>
                <w:szCs w:val="22"/>
              </w:rPr>
            </w:pPr>
            <w:ins w:id="9676" w:author="Накашидзе О.Е. EXP-301252" w:date="2025-07-17T18:19:00Z">
              <w:r w:rsidRPr="007036CE">
                <w:t>Обязателен для заполнения, если в параметре «Номер лицевого счета получателя» указан л/с с кодом 71</w:t>
              </w:r>
            </w:ins>
          </w:p>
        </w:tc>
      </w:tr>
      <w:tr w:rsidR="0085674E" w:rsidRPr="007036CE" w14:paraId="602A8A44" w14:textId="77777777" w:rsidTr="00DE0449">
        <w:trPr>
          <w:ins w:id="9677" w:author="Накашидзе О.Е. EXP-301252" w:date="2025-07-17T18:09:00Z"/>
        </w:trPr>
        <w:tc>
          <w:tcPr>
            <w:tcW w:w="1100" w:type="pct"/>
          </w:tcPr>
          <w:p w14:paraId="6A6CFBEF" w14:textId="77777777" w:rsidR="0085674E" w:rsidRPr="007036CE" w:rsidRDefault="0085674E" w:rsidP="0085674E">
            <w:pPr>
              <w:pStyle w:val="GOSTTablenorm"/>
              <w:rPr>
                <w:ins w:id="9678" w:author="Накашидзе О.Е. EXP-301252" w:date="2025-07-17T18:09:00Z"/>
              </w:rPr>
            </w:pPr>
            <w:commentRangeStart w:id="9679"/>
            <w:ins w:id="9680" w:author="Накашидзе О.Е. EXP-301252" w:date="2025-07-17T18:09:00Z">
              <w:r w:rsidRPr="007036CE">
                <w:rPr>
                  <w:szCs w:val="22"/>
                </w:rPr>
                <w:t>КБК получателя</w:t>
              </w:r>
            </w:ins>
            <w:commentRangeEnd w:id="9679"/>
            <w:ins w:id="9681" w:author="Накашидзе О.Е. EXP-301252" w:date="2025-07-24T17:12:00Z">
              <w:r w:rsidR="00233488" w:rsidRPr="007036CE">
                <w:rPr>
                  <w:rStyle w:val="afff4"/>
                  <w:sz w:val="22"/>
                  <w:szCs w:val="20"/>
                </w:rPr>
                <w:commentReference w:id="9679"/>
              </w:r>
            </w:ins>
          </w:p>
        </w:tc>
        <w:tc>
          <w:tcPr>
            <w:tcW w:w="750" w:type="pct"/>
          </w:tcPr>
          <w:p w14:paraId="7209EE57" w14:textId="72F2D877" w:rsidR="0085674E" w:rsidRPr="007036CE" w:rsidRDefault="00C53DCB" w:rsidP="004F0BEA">
            <w:pPr>
              <w:pStyle w:val="GOSTTablenorm"/>
              <w:rPr>
                <w:ins w:id="9682" w:author="Накашидзе О.Е. EXP-301252" w:date="2025-07-17T18:09:00Z"/>
              </w:rPr>
            </w:pPr>
            <w:ins w:id="9683" w:author="Кирилл Воробьёв" w:date="2025-09-08T15:47:00Z">
              <w:r w:rsidRPr="007036CE">
                <w:t>SystemInformation_KBK_Rec</w:t>
              </w:r>
            </w:ins>
          </w:p>
        </w:tc>
        <w:tc>
          <w:tcPr>
            <w:tcW w:w="500" w:type="pct"/>
          </w:tcPr>
          <w:p w14:paraId="02097CBD" w14:textId="77777777" w:rsidR="0085674E" w:rsidRPr="007036CE" w:rsidRDefault="0085674E" w:rsidP="0085674E">
            <w:pPr>
              <w:pStyle w:val="GOSTTablenorm"/>
              <w:rPr>
                <w:ins w:id="9684" w:author="Накашидзе О.Е. EXP-301252" w:date="2025-07-17T18:09:00Z"/>
              </w:rPr>
            </w:pPr>
            <w:ins w:id="9685" w:author="Накашидзе О.Е. EXP-301252" w:date="2025-07-17T18:09:00Z">
              <w:r w:rsidRPr="007036CE">
                <w:rPr>
                  <w:szCs w:val="22"/>
                </w:rPr>
                <w:t>Строка</w:t>
              </w:r>
            </w:ins>
          </w:p>
        </w:tc>
        <w:tc>
          <w:tcPr>
            <w:tcW w:w="299" w:type="pct"/>
          </w:tcPr>
          <w:p w14:paraId="41031F53" w14:textId="77777777" w:rsidR="0085674E" w:rsidRPr="007036CE" w:rsidRDefault="0085674E" w:rsidP="0085674E">
            <w:pPr>
              <w:pStyle w:val="GOSTTablenorm"/>
              <w:rPr>
                <w:ins w:id="9686" w:author="Накашидзе О.Е. EXP-301252" w:date="2025-07-17T18:09:00Z"/>
              </w:rPr>
            </w:pPr>
            <w:ins w:id="9687" w:author="Накашидзе О.Е. EXP-301252" w:date="2025-07-17T18:09:00Z">
              <w:r w:rsidRPr="007036CE">
                <w:rPr>
                  <w:szCs w:val="22"/>
                </w:rPr>
                <w:t>Да</w:t>
              </w:r>
            </w:ins>
          </w:p>
        </w:tc>
        <w:tc>
          <w:tcPr>
            <w:tcW w:w="315" w:type="pct"/>
          </w:tcPr>
          <w:p w14:paraId="2FD583A1" w14:textId="77777777" w:rsidR="0085674E" w:rsidRPr="007036CE" w:rsidRDefault="0085674E" w:rsidP="0085674E">
            <w:pPr>
              <w:pStyle w:val="GOSTTablenorm"/>
              <w:rPr>
                <w:ins w:id="9688" w:author="Накашидзе О.Е. EXP-301252" w:date="2025-07-17T18:09:00Z"/>
              </w:rPr>
            </w:pPr>
            <w:ins w:id="9689" w:author="Накашидзе О.Е. EXP-301252" w:date="2025-07-17T18:09:00Z">
              <w:r w:rsidRPr="007036CE">
                <w:rPr>
                  <w:szCs w:val="22"/>
                  <w:lang w:val="en-US"/>
                </w:rPr>
                <w:t>=20</w:t>
              </w:r>
            </w:ins>
          </w:p>
        </w:tc>
        <w:tc>
          <w:tcPr>
            <w:tcW w:w="2036" w:type="pct"/>
          </w:tcPr>
          <w:p w14:paraId="2D27851E" w14:textId="77777777" w:rsidR="0085674E" w:rsidRPr="007036CE" w:rsidRDefault="0085674E" w:rsidP="0085674E">
            <w:pPr>
              <w:pStyle w:val="GOSTTablenorm"/>
              <w:rPr>
                <w:ins w:id="9690" w:author="Накашидзе О.Е. EXP-301252" w:date="2025-07-17T18:09:00Z"/>
              </w:rPr>
            </w:pPr>
            <w:ins w:id="9691" w:author="Накашидзе О.Е. EXP-301252" w:date="2025-07-17T18:09:00Z">
              <w:r w:rsidRPr="007036CE">
                <w:rPr>
                  <w:bCs/>
                  <w:szCs w:val="22"/>
                </w:rPr>
                <w:t>Указывается код по бюджетной классификации для отражения операции на ЛС получателя</w:t>
              </w:r>
            </w:ins>
          </w:p>
        </w:tc>
      </w:tr>
      <w:tr w:rsidR="0085674E" w:rsidRPr="007036CE" w14:paraId="63947C61" w14:textId="77777777" w:rsidTr="00DE0449">
        <w:trPr>
          <w:ins w:id="9692" w:author="Накашидзе О.Е. EXP-301252" w:date="2025-07-17T18:09:00Z"/>
        </w:trPr>
        <w:tc>
          <w:tcPr>
            <w:tcW w:w="1100" w:type="pct"/>
          </w:tcPr>
          <w:p w14:paraId="5562F933" w14:textId="77777777" w:rsidR="0085674E" w:rsidRPr="007036CE" w:rsidRDefault="0085674E" w:rsidP="0085674E">
            <w:pPr>
              <w:pStyle w:val="GOSTTablenorm"/>
              <w:rPr>
                <w:ins w:id="9693" w:author="Накашидзе О.Е. EXP-301252" w:date="2025-07-17T18:09:00Z"/>
              </w:rPr>
            </w:pPr>
            <w:commentRangeStart w:id="9694"/>
            <w:ins w:id="9695" w:author="Накашидзе О.Е. EXP-301252" w:date="2025-07-17T18:10:00Z">
              <w:r w:rsidRPr="007036CE">
                <w:t>Код источника поступления получателя</w:t>
              </w:r>
            </w:ins>
            <w:commentRangeEnd w:id="9694"/>
            <w:ins w:id="9696" w:author="Накашидзе О.Е. EXP-301252" w:date="2025-07-24T17:12:00Z">
              <w:r w:rsidR="00233488" w:rsidRPr="007036CE">
                <w:rPr>
                  <w:rStyle w:val="afff4"/>
                  <w:sz w:val="22"/>
                  <w:szCs w:val="20"/>
                </w:rPr>
                <w:commentReference w:id="9694"/>
              </w:r>
            </w:ins>
          </w:p>
        </w:tc>
        <w:tc>
          <w:tcPr>
            <w:tcW w:w="750" w:type="pct"/>
          </w:tcPr>
          <w:p w14:paraId="50FEF64A" w14:textId="62355C8E" w:rsidR="0085674E" w:rsidRPr="007036CE" w:rsidRDefault="00C53DCB" w:rsidP="004F0BEA">
            <w:pPr>
              <w:pStyle w:val="GOSTTablenorm"/>
              <w:rPr>
                <w:ins w:id="9697" w:author="Накашидзе О.Е. EXP-301252" w:date="2025-07-17T18:09:00Z"/>
              </w:rPr>
            </w:pPr>
            <w:ins w:id="9698" w:author="Кирилл Воробьёв" w:date="2025-09-08T15:47:00Z">
              <w:r w:rsidRPr="007036CE">
                <w:t>PayRec_REC_ObjCd</w:t>
              </w:r>
            </w:ins>
          </w:p>
        </w:tc>
        <w:tc>
          <w:tcPr>
            <w:tcW w:w="500" w:type="pct"/>
          </w:tcPr>
          <w:p w14:paraId="603B49C6" w14:textId="77777777" w:rsidR="0085674E" w:rsidRPr="007036CE" w:rsidRDefault="0085674E" w:rsidP="0085674E">
            <w:pPr>
              <w:pStyle w:val="GOSTTablenorm"/>
              <w:rPr>
                <w:ins w:id="9699" w:author="Накашидзе О.Е. EXP-301252" w:date="2025-07-17T18:09:00Z"/>
              </w:rPr>
            </w:pPr>
            <w:ins w:id="9700" w:author="Накашидзе О.Е. EXP-301252" w:date="2025-07-17T18:10:00Z">
              <w:r w:rsidRPr="007036CE">
                <w:t>Строка</w:t>
              </w:r>
            </w:ins>
          </w:p>
        </w:tc>
        <w:tc>
          <w:tcPr>
            <w:tcW w:w="299" w:type="pct"/>
          </w:tcPr>
          <w:p w14:paraId="5D8A296A" w14:textId="77777777" w:rsidR="0085674E" w:rsidRPr="007036CE" w:rsidRDefault="0085674E" w:rsidP="0085674E">
            <w:pPr>
              <w:pStyle w:val="GOSTTablenorm"/>
              <w:rPr>
                <w:ins w:id="9701" w:author="Накашидзе О.Е. EXP-301252" w:date="2025-07-17T18:09:00Z"/>
              </w:rPr>
            </w:pPr>
            <w:ins w:id="9702" w:author="Накашидзе О.Е. EXP-301252" w:date="2025-07-17T18:10:00Z">
              <w:r w:rsidRPr="007036CE">
                <w:t>Да</w:t>
              </w:r>
            </w:ins>
          </w:p>
        </w:tc>
        <w:tc>
          <w:tcPr>
            <w:tcW w:w="315" w:type="pct"/>
          </w:tcPr>
          <w:p w14:paraId="1863A459" w14:textId="77777777" w:rsidR="0085674E" w:rsidRPr="007036CE" w:rsidRDefault="0085674E" w:rsidP="0085674E">
            <w:pPr>
              <w:pStyle w:val="GOSTTablenorm"/>
              <w:rPr>
                <w:ins w:id="9703" w:author="Накашидзе О.Е. EXP-301252" w:date="2025-07-17T18:09:00Z"/>
              </w:rPr>
            </w:pPr>
            <w:ins w:id="9704" w:author="Накашидзе О.Е. EXP-301252" w:date="2025-07-17T18:10:00Z">
              <w:r w:rsidRPr="007036CE">
                <w:t>&lt;=25</w:t>
              </w:r>
            </w:ins>
          </w:p>
        </w:tc>
        <w:tc>
          <w:tcPr>
            <w:tcW w:w="2036" w:type="pct"/>
          </w:tcPr>
          <w:p w14:paraId="41A49FD5" w14:textId="77777777" w:rsidR="0085674E" w:rsidRPr="007036CE" w:rsidRDefault="0085674E" w:rsidP="0085674E">
            <w:pPr>
              <w:pStyle w:val="GOSTTablenorm"/>
              <w:rPr>
                <w:ins w:id="9705" w:author="Накашидзе О.Е. EXP-301252" w:date="2025-07-17T18:09:00Z"/>
              </w:rPr>
            </w:pPr>
            <w:ins w:id="9706" w:author="Накашидзе О.Е. EXP-301252" w:date="2025-07-17T18:10:00Z">
              <w:r w:rsidRPr="007036CE">
                <w:t xml:space="preserve">Указывается код источника поступления для отражения операции на ЛС получателя </w:t>
              </w:r>
            </w:ins>
          </w:p>
        </w:tc>
      </w:tr>
      <w:tr w:rsidR="00760F2E" w:rsidRPr="007036CE" w14:paraId="1B7BE827" w14:textId="77777777" w:rsidTr="00DE0449">
        <w:trPr>
          <w:ins w:id="9707" w:author="Накашидзе О.Е. EXP-301252" w:date="2025-07-17T17:32:00Z"/>
        </w:trPr>
        <w:tc>
          <w:tcPr>
            <w:tcW w:w="1100" w:type="pct"/>
          </w:tcPr>
          <w:p w14:paraId="52747273" w14:textId="77777777" w:rsidR="00760F2E" w:rsidRPr="007036CE" w:rsidRDefault="00760F2E" w:rsidP="00DE0449">
            <w:pPr>
              <w:pStyle w:val="GOSTTablenorm"/>
              <w:rPr>
                <w:ins w:id="9708" w:author="Накашидзе О.Е. EXP-301252" w:date="2025-07-17T17:32:00Z"/>
                <w:szCs w:val="22"/>
              </w:rPr>
            </w:pPr>
            <w:ins w:id="9709" w:author="Накашидзе О.Е. EXP-301252" w:date="2025-07-17T17:32:00Z">
              <w:r w:rsidRPr="007036CE">
                <w:t>ОКС (КМИ)</w:t>
              </w:r>
              <w:r w:rsidR="0085674E" w:rsidRPr="007036CE">
                <w:t xml:space="preserve"> получателя</w:t>
              </w:r>
            </w:ins>
          </w:p>
        </w:tc>
        <w:tc>
          <w:tcPr>
            <w:tcW w:w="750" w:type="pct"/>
          </w:tcPr>
          <w:p w14:paraId="58577E1E" w14:textId="6C18375D" w:rsidR="00760F2E" w:rsidRPr="007036CE" w:rsidRDefault="00E62480" w:rsidP="004F0BEA">
            <w:pPr>
              <w:pStyle w:val="GOSTTablenorm"/>
              <w:rPr>
                <w:ins w:id="9710" w:author="Накашидзе О.Е. EXP-301252" w:date="2025-07-17T17:32:00Z"/>
              </w:rPr>
            </w:pPr>
            <w:ins w:id="9711" w:author="Накашидзе О.Е. EXP-301252" w:date="2025-07-24T16:15:00Z">
              <w:r w:rsidRPr="007036CE">
                <w:t>PayRec_</w:t>
              </w:r>
            </w:ins>
            <w:ins w:id="9712" w:author="Кирилл Воробьёв" w:date="2025-10-07T19:45:00Z">
              <w:r w:rsidR="00F52549" w:rsidRPr="007036CE">
                <w:rPr>
                  <w:lang w:val="en-US"/>
                </w:rPr>
                <w:t>REC</w:t>
              </w:r>
            </w:ins>
            <w:ins w:id="9713" w:author="Накашидзе О.Е. EXP-301252" w:date="2025-07-24T16:15:00Z">
              <w:del w:id="9714" w:author="Кирилл Воробьёв" w:date="2025-10-07T19:45:00Z">
                <w:r w:rsidRPr="007036CE" w:rsidDel="00F52549">
                  <w:delText>Pay</w:delText>
                </w:r>
              </w:del>
              <w:r w:rsidRPr="007036CE">
                <w:t>_FAIPObjCd</w:t>
              </w:r>
            </w:ins>
          </w:p>
        </w:tc>
        <w:tc>
          <w:tcPr>
            <w:tcW w:w="500" w:type="pct"/>
          </w:tcPr>
          <w:p w14:paraId="2F8E24A8" w14:textId="77777777" w:rsidR="00760F2E" w:rsidRPr="007036CE" w:rsidRDefault="00760F2E" w:rsidP="00DE0449">
            <w:pPr>
              <w:pStyle w:val="GOSTTablenorm"/>
              <w:rPr>
                <w:ins w:id="9715" w:author="Накашидзе О.Е. EXP-301252" w:date="2025-07-17T17:32:00Z"/>
                <w:szCs w:val="22"/>
              </w:rPr>
            </w:pPr>
            <w:ins w:id="9716" w:author="Накашидзе О.Е. EXP-301252" w:date="2025-07-17T17:32:00Z">
              <w:r w:rsidRPr="007036CE">
                <w:t>Строка</w:t>
              </w:r>
            </w:ins>
          </w:p>
        </w:tc>
        <w:tc>
          <w:tcPr>
            <w:tcW w:w="299" w:type="pct"/>
          </w:tcPr>
          <w:p w14:paraId="7B21201D" w14:textId="77777777" w:rsidR="00760F2E" w:rsidRPr="007036CE" w:rsidRDefault="00760F2E" w:rsidP="00DE0449">
            <w:pPr>
              <w:pStyle w:val="GOSTTablenorm"/>
              <w:rPr>
                <w:ins w:id="9717" w:author="Накашидзе О.Е. EXP-301252" w:date="2025-07-17T17:32:00Z"/>
                <w:szCs w:val="22"/>
              </w:rPr>
            </w:pPr>
            <w:ins w:id="9718" w:author="Накашидзе О.Е. EXP-301252" w:date="2025-07-17T17:32:00Z">
              <w:r w:rsidRPr="007036CE">
                <w:rPr>
                  <w:szCs w:val="22"/>
                </w:rPr>
                <w:t>Нет</w:t>
              </w:r>
            </w:ins>
          </w:p>
        </w:tc>
        <w:tc>
          <w:tcPr>
            <w:tcW w:w="315" w:type="pct"/>
          </w:tcPr>
          <w:p w14:paraId="40D9E5A2" w14:textId="77777777" w:rsidR="00760F2E" w:rsidRPr="007036CE" w:rsidRDefault="00760F2E" w:rsidP="00DE0449">
            <w:pPr>
              <w:pStyle w:val="GOSTTablenorm"/>
              <w:rPr>
                <w:ins w:id="9719" w:author="Накашидзе О.Е. EXP-301252" w:date="2025-07-17T17:32:00Z"/>
                <w:szCs w:val="22"/>
              </w:rPr>
            </w:pPr>
            <w:ins w:id="9720" w:author="Накашидзе О.Е. EXP-301252" w:date="2025-07-17T17:32:00Z">
              <w:r w:rsidRPr="007036CE">
                <w:t>&lt;=24</w:t>
              </w:r>
            </w:ins>
          </w:p>
        </w:tc>
        <w:tc>
          <w:tcPr>
            <w:tcW w:w="2036" w:type="pct"/>
          </w:tcPr>
          <w:p w14:paraId="024B3D50" w14:textId="77777777" w:rsidR="00760F2E" w:rsidRPr="007036CE" w:rsidRDefault="00760F2E" w:rsidP="00DE0449">
            <w:pPr>
              <w:pStyle w:val="GOSTTablenorm"/>
              <w:rPr>
                <w:ins w:id="9721" w:author="Накашидзе О.Е. EXP-301252" w:date="2025-07-17T17:32:00Z"/>
                <w:szCs w:val="22"/>
              </w:rPr>
            </w:pPr>
            <w:ins w:id="9722" w:author="Накашидзе О.Е. EXP-301252" w:date="2025-07-17T17:32:00Z">
              <w:r w:rsidRPr="007036CE">
                <w:t xml:space="preserve">Указывается код ОКС (КМИ) </w:t>
              </w:r>
              <w:r w:rsidRPr="007036CE">
                <w:rPr>
                  <w:bCs/>
                  <w:szCs w:val="22"/>
                </w:rPr>
                <w:t>для отра</w:t>
              </w:r>
              <w:r w:rsidR="0085674E" w:rsidRPr="007036CE">
                <w:rPr>
                  <w:bCs/>
                  <w:szCs w:val="22"/>
                </w:rPr>
                <w:t>жения операции на ЛС получателя</w:t>
              </w:r>
              <w:r w:rsidRPr="007036CE">
                <w:rPr>
                  <w:bCs/>
                  <w:szCs w:val="22"/>
                </w:rPr>
                <w:t xml:space="preserve"> </w:t>
              </w:r>
              <w:r w:rsidRPr="007036CE">
                <w:t>(при наличии)</w:t>
              </w:r>
            </w:ins>
          </w:p>
        </w:tc>
      </w:tr>
      <w:tr w:rsidR="00BE2103" w:rsidRPr="007036CE" w14:paraId="0254681D" w14:textId="77777777" w:rsidTr="00DE0449">
        <w:trPr>
          <w:ins w:id="9723" w:author="Накашидзе О.Е. EXP-301252" w:date="2025-07-17T18:16:00Z"/>
        </w:trPr>
        <w:tc>
          <w:tcPr>
            <w:tcW w:w="1100" w:type="pct"/>
          </w:tcPr>
          <w:p w14:paraId="7B85DB96" w14:textId="77777777" w:rsidR="00BE2103" w:rsidRPr="007036CE" w:rsidRDefault="00BE2103" w:rsidP="00BE2103">
            <w:pPr>
              <w:pStyle w:val="GOSTTablenorm"/>
              <w:rPr>
                <w:ins w:id="9724" w:author="Накашидзе О.Е. EXP-301252" w:date="2025-07-17T18:16:00Z"/>
              </w:rPr>
            </w:pPr>
            <w:ins w:id="9725" w:author="Накашидзе О.Е. EXP-301252" w:date="2025-07-17T18:16:00Z">
              <w:r w:rsidRPr="007036CE">
                <w:t>Система-источник</w:t>
              </w:r>
            </w:ins>
          </w:p>
        </w:tc>
        <w:tc>
          <w:tcPr>
            <w:tcW w:w="750" w:type="pct"/>
          </w:tcPr>
          <w:p w14:paraId="5945FBE8" w14:textId="77777777" w:rsidR="00BE2103" w:rsidRPr="007036CE" w:rsidRDefault="00BE2103" w:rsidP="004F0BEA">
            <w:pPr>
              <w:pStyle w:val="GOSTTablenorm"/>
              <w:rPr>
                <w:ins w:id="9726" w:author="Накашидзе О.Е. EXP-301252" w:date="2025-07-17T18:16:00Z"/>
              </w:rPr>
            </w:pPr>
            <w:ins w:id="9727" w:author="Накашидзе О.Е. EXP-301252" w:date="2025-07-17T18:16:00Z">
              <w:r w:rsidRPr="007036CE">
                <w:t>SystemInformation_SourceParent</w:t>
              </w:r>
            </w:ins>
          </w:p>
        </w:tc>
        <w:tc>
          <w:tcPr>
            <w:tcW w:w="500" w:type="pct"/>
          </w:tcPr>
          <w:p w14:paraId="6CDDDB34" w14:textId="77777777" w:rsidR="00BE2103" w:rsidRPr="007036CE" w:rsidRDefault="00BE2103" w:rsidP="00BE2103">
            <w:pPr>
              <w:pStyle w:val="GOSTTablenorm"/>
              <w:rPr>
                <w:ins w:id="9728" w:author="Накашидзе О.Е. EXP-301252" w:date="2025-07-17T18:16:00Z"/>
              </w:rPr>
            </w:pPr>
            <w:ins w:id="9729" w:author="Накашидзе О.Е. EXP-301252" w:date="2025-07-17T18:16:00Z">
              <w:r w:rsidRPr="007036CE">
                <w:t>Строка</w:t>
              </w:r>
            </w:ins>
          </w:p>
        </w:tc>
        <w:tc>
          <w:tcPr>
            <w:tcW w:w="299" w:type="pct"/>
          </w:tcPr>
          <w:p w14:paraId="162F57A0" w14:textId="77777777" w:rsidR="00BE2103" w:rsidRPr="007036CE" w:rsidRDefault="00BE2103" w:rsidP="00BE2103">
            <w:pPr>
              <w:pStyle w:val="GOSTTablenorm"/>
              <w:rPr>
                <w:ins w:id="9730" w:author="Накашидзе О.Е. EXP-301252" w:date="2025-07-17T18:16:00Z"/>
                <w:szCs w:val="22"/>
              </w:rPr>
            </w:pPr>
            <w:ins w:id="9731" w:author="Накашидзе О.Е. EXP-301252" w:date="2025-07-17T18:16:00Z">
              <w:r w:rsidRPr="007036CE">
                <w:rPr>
                  <w:szCs w:val="22"/>
                </w:rPr>
                <w:t>Да</w:t>
              </w:r>
            </w:ins>
          </w:p>
        </w:tc>
        <w:tc>
          <w:tcPr>
            <w:tcW w:w="315" w:type="pct"/>
          </w:tcPr>
          <w:p w14:paraId="314140CF" w14:textId="77777777" w:rsidR="00BE2103" w:rsidRPr="007036CE" w:rsidRDefault="00BE2103" w:rsidP="00BE2103">
            <w:pPr>
              <w:pStyle w:val="GOSTTablenorm"/>
              <w:rPr>
                <w:ins w:id="9732" w:author="Накашидзе О.Е. EXP-301252" w:date="2025-07-17T18:16:00Z"/>
              </w:rPr>
            </w:pPr>
            <w:ins w:id="9733" w:author="Накашидзе О.Е. EXP-301252" w:date="2025-07-17T18:16:00Z">
              <w:r w:rsidRPr="007036CE">
                <w:t>&lt;=</w:t>
              </w:r>
              <w:r w:rsidRPr="007036CE">
                <w:rPr>
                  <w:lang w:val="en-US"/>
                </w:rPr>
                <w:t>10</w:t>
              </w:r>
            </w:ins>
          </w:p>
        </w:tc>
        <w:tc>
          <w:tcPr>
            <w:tcW w:w="2036" w:type="pct"/>
          </w:tcPr>
          <w:p w14:paraId="2F601B12" w14:textId="77777777" w:rsidR="00BE2103" w:rsidRPr="007036CE" w:rsidRDefault="00BE2103" w:rsidP="00BE2103">
            <w:pPr>
              <w:pStyle w:val="GOSTTablenorm"/>
              <w:rPr>
                <w:ins w:id="9734" w:author="Накашидзе О.Е. EXP-301252" w:date="2025-07-17T18:16:00Z"/>
                <w:bCs/>
                <w:szCs w:val="22"/>
              </w:rPr>
            </w:pPr>
            <w:ins w:id="9735" w:author="Накашидзе О.Е. EXP-301252" w:date="2025-07-17T18:16:00Z">
              <w:r w:rsidRPr="007036CE">
                <w:rPr>
                  <w:bCs/>
                  <w:szCs w:val="22"/>
                </w:rPr>
                <w:t>Указывается код системы (подсистемы) плательщика.</w:t>
              </w:r>
            </w:ins>
          </w:p>
          <w:p w14:paraId="14FB3B29" w14:textId="77777777" w:rsidR="00BE2103" w:rsidRPr="007036CE" w:rsidRDefault="00BE2103" w:rsidP="00BE2103">
            <w:pPr>
              <w:pStyle w:val="GOSTTablenorm"/>
              <w:rPr>
                <w:ins w:id="9736" w:author="Накашидзе О.Е. EXP-301252" w:date="2025-07-17T18:16:00Z"/>
                <w:bCs/>
                <w:szCs w:val="22"/>
              </w:rPr>
            </w:pPr>
            <w:ins w:id="9737" w:author="Накашидзе О.Е. EXP-301252" w:date="2025-07-17T18:16:00Z">
              <w:r w:rsidRPr="007036CE">
                <w:rPr>
                  <w:bCs/>
                  <w:szCs w:val="22"/>
                </w:rPr>
                <w:t>Возможные значения:</w:t>
              </w:r>
            </w:ins>
          </w:p>
          <w:p w14:paraId="05196186" w14:textId="77777777" w:rsidR="00BE2103" w:rsidRPr="007036CE" w:rsidRDefault="00BE2103" w:rsidP="00BE2103">
            <w:pPr>
              <w:pStyle w:val="GOSTTableListMark1"/>
              <w:rPr>
                <w:ins w:id="9738" w:author="Накашидзе О.Е. EXP-301252" w:date="2025-07-17T18:16:00Z"/>
              </w:rPr>
            </w:pPr>
            <w:ins w:id="9739" w:author="Накашидзе О.Е. EXP-301252" w:date="2025-07-17T18:16:00Z">
              <w:r w:rsidRPr="007036CE">
                <w:t>«ASFK» – ИС АСФК;</w:t>
              </w:r>
            </w:ins>
          </w:p>
          <w:p w14:paraId="39BF0C0D" w14:textId="77777777" w:rsidR="00BE2103" w:rsidRPr="007036CE" w:rsidRDefault="00BE2103" w:rsidP="00BE2103">
            <w:pPr>
              <w:pStyle w:val="GOSTTableListMark1"/>
              <w:rPr>
                <w:ins w:id="9740" w:author="Накашидзе О.Е. EXP-301252" w:date="2025-07-17T18:16:00Z"/>
              </w:rPr>
            </w:pPr>
            <w:ins w:id="9741" w:author="Накашидзе О.Е. EXP-301252" w:date="2025-07-17T18:16:00Z">
              <w:r w:rsidRPr="007036CE">
                <w:t>«TSE» – ПУР КС ЭБ;</w:t>
              </w:r>
            </w:ins>
          </w:p>
          <w:p w14:paraId="713E154D" w14:textId="77777777" w:rsidR="00975393" w:rsidRPr="007036CE" w:rsidRDefault="00BE2103" w:rsidP="00975393">
            <w:pPr>
              <w:pStyle w:val="GOSTTableListMark1"/>
              <w:rPr>
                <w:ins w:id="9742" w:author="Накашидзе О.Е. EXP-301252" w:date="2025-07-18T18:17:00Z"/>
              </w:rPr>
            </w:pPr>
            <w:ins w:id="9743" w:author="Накашидзе О.Е. EXP-301252" w:date="2025-07-17T18:16:00Z">
              <w:r w:rsidRPr="007036CE">
                <w:lastRenderedPageBreak/>
                <w:t>«EXP» – ПУР ЭБ;</w:t>
              </w:r>
            </w:ins>
          </w:p>
          <w:p w14:paraId="75C42F38" w14:textId="77777777" w:rsidR="00BE2103" w:rsidRPr="007036CE" w:rsidRDefault="00BE2103" w:rsidP="00975393">
            <w:pPr>
              <w:pStyle w:val="GOSTTableListMark1"/>
              <w:rPr>
                <w:ins w:id="9744" w:author="Накашидзе О.Е. EXP-301252" w:date="2025-07-17T18:16:00Z"/>
              </w:rPr>
            </w:pPr>
            <w:ins w:id="9745" w:author="Накашидзе О.Е. EXP-301252" w:date="2025-07-17T18:16:00Z">
              <w:r w:rsidRPr="007036CE">
                <w:t>«INC» – ПУР АУ/БУ ЭБ</w:t>
              </w:r>
            </w:ins>
          </w:p>
        </w:tc>
      </w:tr>
      <w:tr w:rsidR="00BE2103" w:rsidRPr="007036CE" w14:paraId="6867C761" w14:textId="77777777" w:rsidTr="00DE0449">
        <w:trPr>
          <w:ins w:id="9746" w:author="Накашидзе О.Е. EXP-301252" w:date="2025-07-17T18:16:00Z"/>
        </w:trPr>
        <w:tc>
          <w:tcPr>
            <w:tcW w:w="1100" w:type="pct"/>
          </w:tcPr>
          <w:p w14:paraId="7B2AE23E" w14:textId="77777777" w:rsidR="00BE2103" w:rsidRPr="007036CE" w:rsidRDefault="00BE2103" w:rsidP="00BE2103">
            <w:pPr>
              <w:pStyle w:val="GOSTTablenorm"/>
              <w:rPr>
                <w:ins w:id="9747" w:author="Накашидзе О.Е. EXP-301252" w:date="2025-07-17T18:16:00Z"/>
              </w:rPr>
            </w:pPr>
            <w:ins w:id="9748" w:author="Накашидзе О.Е. EXP-301252" w:date="2025-07-17T18:16:00Z">
              <w:r w:rsidRPr="007036CE">
                <w:lastRenderedPageBreak/>
                <w:t>Система-получатель</w:t>
              </w:r>
            </w:ins>
          </w:p>
        </w:tc>
        <w:tc>
          <w:tcPr>
            <w:tcW w:w="750" w:type="pct"/>
          </w:tcPr>
          <w:p w14:paraId="37367031" w14:textId="77777777" w:rsidR="00BE2103" w:rsidRPr="007036CE" w:rsidRDefault="00BE2103" w:rsidP="004F0BEA">
            <w:pPr>
              <w:pStyle w:val="GOSTTablenorm"/>
              <w:rPr>
                <w:ins w:id="9749" w:author="Накашидзе О.Е. EXP-301252" w:date="2025-07-17T18:16:00Z"/>
              </w:rPr>
            </w:pPr>
            <w:ins w:id="9750" w:author="Накашидзе О.Е. EXP-301252" w:date="2025-07-17T18:16:00Z">
              <w:r w:rsidRPr="007036CE">
                <w:t>SystemInformation_SYSCODE_Rec</w:t>
              </w:r>
            </w:ins>
          </w:p>
        </w:tc>
        <w:tc>
          <w:tcPr>
            <w:tcW w:w="500" w:type="pct"/>
          </w:tcPr>
          <w:p w14:paraId="3E7AE889" w14:textId="77777777" w:rsidR="00BE2103" w:rsidRPr="007036CE" w:rsidRDefault="00BE2103" w:rsidP="00BE2103">
            <w:pPr>
              <w:pStyle w:val="GOSTTablenorm"/>
              <w:rPr>
                <w:ins w:id="9751" w:author="Накашидзе О.Е. EXP-301252" w:date="2025-07-17T18:16:00Z"/>
              </w:rPr>
            </w:pPr>
            <w:ins w:id="9752" w:author="Накашидзе О.Е. EXP-301252" w:date="2025-07-17T18:16:00Z">
              <w:r w:rsidRPr="007036CE">
                <w:t>Строка</w:t>
              </w:r>
            </w:ins>
          </w:p>
        </w:tc>
        <w:tc>
          <w:tcPr>
            <w:tcW w:w="299" w:type="pct"/>
          </w:tcPr>
          <w:p w14:paraId="0C37965B" w14:textId="77777777" w:rsidR="00BE2103" w:rsidRPr="007036CE" w:rsidRDefault="00BE2103" w:rsidP="00BE2103">
            <w:pPr>
              <w:pStyle w:val="GOSTTablenorm"/>
              <w:rPr>
                <w:ins w:id="9753" w:author="Накашидзе О.Е. EXP-301252" w:date="2025-07-17T18:16:00Z"/>
                <w:szCs w:val="22"/>
              </w:rPr>
            </w:pPr>
            <w:ins w:id="9754" w:author="Накашидзе О.Е. EXP-301252" w:date="2025-07-17T18:16:00Z">
              <w:r w:rsidRPr="007036CE">
                <w:t>Да</w:t>
              </w:r>
            </w:ins>
          </w:p>
        </w:tc>
        <w:tc>
          <w:tcPr>
            <w:tcW w:w="315" w:type="pct"/>
          </w:tcPr>
          <w:p w14:paraId="4B8FD895" w14:textId="77777777" w:rsidR="00BE2103" w:rsidRPr="007036CE" w:rsidRDefault="00BE2103" w:rsidP="00BE2103">
            <w:pPr>
              <w:pStyle w:val="GOSTTablenorm"/>
              <w:rPr>
                <w:ins w:id="9755" w:author="Накашидзе О.Е. EXP-301252" w:date="2025-07-17T18:16:00Z"/>
              </w:rPr>
            </w:pPr>
            <w:ins w:id="9756" w:author="Накашидзе О.Е. EXP-301252" w:date="2025-07-17T18:16:00Z">
              <w:r w:rsidRPr="007036CE">
                <w:rPr>
                  <w:lang w:val="en-US"/>
                </w:rPr>
                <w:t>&lt;</w:t>
              </w:r>
              <w:r w:rsidRPr="007036CE">
                <w:t>=10</w:t>
              </w:r>
            </w:ins>
          </w:p>
        </w:tc>
        <w:tc>
          <w:tcPr>
            <w:tcW w:w="2036" w:type="pct"/>
          </w:tcPr>
          <w:p w14:paraId="68749675" w14:textId="77777777" w:rsidR="00BE2103" w:rsidRPr="007036CE" w:rsidRDefault="00BE2103" w:rsidP="00BE2103">
            <w:pPr>
              <w:pStyle w:val="GOSTTablenorm"/>
              <w:rPr>
                <w:ins w:id="9757" w:author="Накашидзе О.Е. EXP-301252" w:date="2025-07-17T18:16:00Z"/>
                <w:bCs/>
                <w:szCs w:val="22"/>
              </w:rPr>
            </w:pPr>
            <w:ins w:id="9758" w:author="Накашидзе О.Е. EXP-301252" w:date="2025-07-17T18:16:00Z">
              <w:r w:rsidRPr="007036CE">
                <w:rPr>
                  <w:bCs/>
                  <w:szCs w:val="22"/>
                </w:rPr>
                <w:t>Указывается код системы (подсистемы) получателя.</w:t>
              </w:r>
            </w:ins>
          </w:p>
          <w:p w14:paraId="5BBCE789" w14:textId="77777777" w:rsidR="00BE2103" w:rsidRPr="007036CE" w:rsidRDefault="00BE2103" w:rsidP="00BE2103">
            <w:pPr>
              <w:pStyle w:val="GOSTTablenorm"/>
              <w:rPr>
                <w:ins w:id="9759" w:author="Накашидзе О.Е. EXP-301252" w:date="2025-07-17T18:16:00Z"/>
                <w:bCs/>
                <w:szCs w:val="22"/>
              </w:rPr>
            </w:pPr>
            <w:ins w:id="9760" w:author="Накашидзе О.Е. EXP-301252" w:date="2025-07-17T18:16:00Z">
              <w:r w:rsidRPr="007036CE">
                <w:rPr>
                  <w:bCs/>
                  <w:szCs w:val="22"/>
                </w:rPr>
                <w:t>Возможные значения:</w:t>
              </w:r>
            </w:ins>
          </w:p>
          <w:p w14:paraId="790B5539" w14:textId="77777777" w:rsidR="00BE2103" w:rsidRPr="007036CE" w:rsidRDefault="00BE2103" w:rsidP="00BE2103">
            <w:pPr>
              <w:pStyle w:val="GOSTTableListMark1"/>
              <w:rPr>
                <w:ins w:id="9761" w:author="Накашидзе О.Е. EXP-301252" w:date="2025-07-17T18:16:00Z"/>
              </w:rPr>
            </w:pPr>
            <w:ins w:id="9762" w:author="Накашидзе О.Е. EXP-301252" w:date="2025-07-17T18:16:00Z">
              <w:r w:rsidRPr="007036CE">
                <w:t>«ASFK» – ИС АСФК;</w:t>
              </w:r>
            </w:ins>
          </w:p>
          <w:p w14:paraId="42D15F79" w14:textId="77777777" w:rsidR="00BE2103" w:rsidRPr="007036CE" w:rsidRDefault="00BE2103" w:rsidP="00BE2103">
            <w:pPr>
              <w:pStyle w:val="GOSTTableListMark1"/>
              <w:rPr>
                <w:ins w:id="9763" w:author="Накашидзе О.Е. EXP-301252" w:date="2025-07-17T18:16:00Z"/>
              </w:rPr>
            </w:pPr>
            <w:ins w:id="9764" w:author="Накашидзе О.Е. EXP-301252" w:date="2025-07-17T18:16:00Z">
              <w:r w:rsidRPr="007036CE">
                <w:t>«TSE» – ПУР КС ЭБ;</w:t>
              </w:r>
            </w:ins>
          </w:p>
          <w:p w14:paraId="43109AFF" w14:textId="77777777" w:rsidR="008B1FF8" w:rsidRPr="007036CE" w:rsidRDefault="00BE2103" w:rsidP="008B1FF8">
            <w:pPr>
              <w:pStyle w:val="GOSTTableListMark1"/>
              <w:rPr>
                <w:ins w:id="9765" w:author="Накашидзе О.Е. EXP-301252" w:date="2025-07-24T17:22:00Z"/>
              </w:rPr>
            </w:pPr>
            <w:ins w:id="9766" w:author="Накашидзе О.Е. EXP-301252" w:date="2025-07-17T18:16:00Z">
              <w:r w:rsidRPr="007036CE">
                <w:t>«EXP» – ПУР ЭБ;</w:t>
              </w:r>
            </w:ins>
          </w:p>
          <w:p w14:paraId="771E81D5" w14:textId="6F1703BF" w:rsidR="00BE2103" w:rsidRPr="007036CE" w:rsidRDefault="00BE2103" w:rsidP="008B1FF8">
            <w:pPr>
              <w:pStyle w:val="GOSTTableListMark1"/>
              <w:rPr>
                <w:ins w:id="9767" w:author="Накашидзе О.Е. EXP-301252" w:date="2025-07-17T18:16:00Z"/>
              </w:rPr>
            </w:pPr>
            <w:ins w:id="9768" w:author="Накашидзе О.Е. EXP-301252" w:date="2025-07-17T18:16:00Z">
              <w:r w:rsidRPr="007036CE">
                <w:t>«INC» – ПУР АУ/БУ ЭБ</w:t>
              </w:r>
            </w:ins>
          </w:p>
        </w:tc>
      </w:tr>
      <w:tr w:rsidR="00BE2103" w:rsidRPr="007036CE" w14:paraId="25A41AFD" w14:textId="77777777" w:rsidTr="00D851C5">
        <w:trPr>
          <w:trHeight w:val="1953"/>
          <w:ins w:id="9769" w:author="Накашидзе О.Е. EXP-301252" w:date="2025-07-17T18:16:00Z"/>
        </w:trPr>
        <w:tc>
          <w:tcPr>
            <w:tcW w:w="1100" w:type="pct"/>
          </w:tcPr>
          <w:p w14:paraId="7058CFF1" w14:textId="77777777" w:rsidR="00BE2103" w:rsidRPr="007036CE" w:rsidRDefault="00BE2103" w:rsidP="00BE2103">
            <w:pPr>
              <w:pStyle w:val="GOSTTablenorm"/>
              <w:rPr>
                <w:ins w:id="9770" w:author="Накашидзе О.Е. EXP-301252" w:date="2025-07-17T18:16:00Z"/>
              </w:rPr>
            </w:pPr>
            <w:commentRangeStart w:id="9771"/>
            <w:ins w:id="9772" w:author="Накашидзе О.Е. EXP-301252" w:date="2025-07-17T18:17:00Z">
              <w:r w:rsidRPr="007036CE">
                <w:t xml:space="preserve">Признак перехода на </w:t>
              </w:r>
              <w:r w:rsidRPr="007036CE">
                <w:rPr>
                  <w:lang w:val="en-US"/>
                </w:rPr>
                <w:t>SVAP</w:t>
              </w:r>
              <w:r w:rsidRPr="007036CE">
                <w:t xml:space="preserve"> получателя</w:t>
              </w:r>
            </w:ins>
            <w:commentRangeEnd w:id="9771"/>
            <w:ins w:id="9773" w:author="Накашидзе О.Е. EXP-301252" w:date="2025-07-24T18:01:00Z">
              <w:r w:rsidR="00946E8A" w:rsidRPr="007036CE">
                <w:rPr>
                  <w:rStyle w:val="afff4"/>
                  <w:sz w:val="22"/>
                  <w:szCs w:val="20"/>
                </w:rPr>
                <w:commentReference w:id="9771"/>
              </w:r>
            </w:ins>
          </w:p>
        </w:tc>
        <w:tc>
          <w:tcPr>
            <w:tcW w:w="750" w:type="pct"/>
          </w:tcPr>
          <w:p w14:paraId="1A2E4C7C" w14:textId="44D12624" w:rsidR="00BE2103" w:rsidRPr="007036CE" w:rsidRDefault="00C53DCB" w:rsidP="004F0BEA">
            <w:pPr>
              <w:pStyle w:val="GOSTTablenorm"/>
              <w:rPr>
                <w:ins w:id="9774" w:author="Накашидзе О.Е. EXP-301252" w:date="2025-07-17T18:16:00Z"/>
              </w:rPr>
            </w:pPr>
            <w:ins w:id="9775" w:author="Кирилл Воробьёв" w:date="2025-09-08T15:47:00Z">
              <w:r w:rsidRPr="007036CE">
                <w:t>SystemInformation_SIGN_SVAP_Rec</w:t>
              </w:r>
            </w:ins>
          </w:p>
        </w:tc>
        <w:tc>
          <w:tcPr>
            <w:tcW w:w="500" w:type="pct"/>
          </w:tcPr>
          <w:p w14:paraId="7D38F54E" w14:textId="77777777" w:rsidR="00BE2103" w:rsidRPr="007036CE" w:rsidRDefault="00BE2103" w:rsidP="00BE2103">
            <w:pPr>
              <w:pStyle w:val="GOSTTablenorm"/>
              <w:rPr>
                <w:ins w:id="9776" w:author="Накашидзе О.Е. EXP-301252" w:date="2025-07-17T18:16:00Z"/>
              </w:rPr>
            </w:pPr>
            <w:ins w:id="9777" w:author="Накашидзе О.Е. EXP-301252" w:date="2025-07-17T18:17:00Z">
              <w:r w:rsidRPr="007036CE">
                <w:t>Логический</w:t>
              </w:r>
            </w:ins>
          </w:p>
        </w:tc>
        <w:tc>
          <w:tcPr>
            <w:tcW w:w="299" w:type="pct"/>
          </w:tcPr>
          <w:p w14:paraId="0D279D63" w14:textId="77777777" w:rsidR="00BE2103" w:rsidRPr="007036CE" w:rsidRDefault="00BE2103" w:rsidP="00BE2103">
            <w:pPr>
              <w:pStyle w:val="GOSTTablenorm"/>
              <w:rPr>
                <w:ins w:id="9778" w:author="Накашидзе О.Е. EXP-301252" w:date="2025-07-17T18:16:00Z"/>
                <w:szCs w:val="22"/>
              </w:rPr>
            </w:pPr>
            <w:ins w:id="9779" w:author="Накашидзе О.Е. EXP-301252" w:date="2025-07-17T18:17:00Z">
              <w:r w:rsidRPr="007036CE">
                <w:t>Да</w:t>
              </w:r>
            </w:ins>
          </w:p>
        </w:tc>
        <w:tc>
          <w:tcPr>
            <w:tcW w:w="315" w:type="pct"/>
          </w:tcPr>
          <w:p w14:paraId="43CD8FBE" w14:textId="0697DB1E" w:rsidR="00BE2103" w:rsidRPr="007036CE" w:rsidRDefault="00BE2103" w:rsidP="00BE2103">
            <w:pPr>
              <w:pStyle w:val="GOSTTablenorm"/>
              <w:rPr>
                <w:ins w:id="9780" w:author="Накашидзе О.Е. EXP-301252" w:date="2025-07-17T18:16:00Z"/>
              </w:rPr>
            </w:pPr>
          </w:p>
        </w:tc>
        <w:tc>
          <w:tcPr>
            <w:tcW w:w="2036" w:type="pct"/>
          </w:tcPr>
          <w:p w14:paraId="40104F61" w14:textId="77777777" w:rsidR="00BE2103" w:rsidRPr="007036CE" w:rsidRDefault="00BE2103" w:rsidP="00BE2103">
            <w:pPr>
              <w:ind w:left="57" w:right="57" w:firstLine="0"/>
              <w:rPr>
                <w:ins w:id="9781" w:author="Накашидзе О.Е. EXP-301252" w:date="2025-07-17T18:17:00Z"/>
                <w:sz w:val="22"/>
                <w:szCs w:val="22"/>
                <w:lang w:eastAsia="en-US"/>
              </w:rPr>
            </w:pPr>
            <w:ins w:id="9782" w:author="Накашидзе О.Е. EXP-301252" w:date="2025-07-17T18:17:00Z">
              <w:r w:rsidRPr="007036CE">
                <w:rPr>
                  <w:sz w:val="22"/>
                  <w:szCs w:val="22"/>
                </w:rPr>
                <w:t>Указывается признак первичной обработки документа в учете (выполнения первого этапа бизнес-цепочки) по ЛС получателя после перехода на импортозамещенное хранилище учетных данных (SVAP)</w:t>
              </w:r>
              <w:r w:rsidRPr="007036CE">
                <w:rPr>
                  <w:sz w:val="22"/>
                  <w:szCs w:val="22"/>
                  <w:lang w:eastAsia="en-US"/>
                </w:rPr>
                <w:t>.</w:t>
              </w:r>
            </w:ins>
          </w:p>
          <w:p w14:paraId="4CC21088" w14:textId="77777777" w:rsidR="00BE2103" w:rsidRPr="007036CE" w:rsidRDefault="00BE2103" w:rsidP="00BE2103">
            <w:pPr>
              <w:ind w:left="57" w:right="57" w:firstLine="0"/>
              <w:rPr>
                <w:ins w:id="9783" w:author="Накашидзе О.Е. EXP-301252" w:date="2025-07-17T18:17:00Z"/>
                <w:sz w:val="22"/>
              </w:rPr>
            </w:pPr>
            <w:ins w:id="9784" w:author="Накашидзе О.Е. EXP-301252" w:date="2025-07-17T18:17:00Z">
              <w:r w:rsidRPr="007036CE">
                <w:rPr>
                  <w:sz w:val="22"/>
                </w:rPr>
                <w:t>Возможные значения:</w:t>
              </w:r>
            </w:ins>
          </w:p>
          <w:p w14:paraId="4C011882" w14:textId="1EFA7D39" w:rsidR="00B0106B" w:rsidRPr="007036CE" w:rsidRDefault="00BE2103" w:rsidP="00DF1B12">
            <w:pPr>
              <w:pStyle w:val="GOSTTableListMark1"/>
              <w:rPr>
                <w:ins w:id="9785" w:author="Накашидзе О.Е. EXP-301252" w:date="2025-07-18T09:21:00Z"/>
              </w:rPr>
            </w:pPr>
            <w:ins w:id="9786" w:author="Накашидзе О.Е. EXP-301252" w:date="2025-07-17T18:17:00Z">
              <w:r w:rsidRPr="007036CE">
                <w:t xml:space="preserve">«true» </w:t>
              </w:r>
            </w:ins>
            <w:r w:rsidR="00DF1B12" w:rsidRPr="007036CE">
              <w:t>–</w:t>
            </w:r>
            <w:ins w:id="9787" w:author="Накашидзе О.Е. EXP-301252" w:date="2025-07-17T18:17:00Z">
              <w:r w:rsidRPr="007036CE">
                <w:t xml:space="preserve"> да;</w:t>
              </w:r>
            </w:ins>
          </w:p>
          <w:p w14:paraId="61160AAB" w14:textId="13D8E365" w:rsidR="00BE2103" w:rsidRPr="007036CE" w:rsidRDefault="00BE2103" w:rsidP="00DF1B12">
            <w:pPr>
              <w:pStyle w:val="GOSTTableListMark1"/>
              <w:rPr>
                <w:ins w:id="9788" w:author="Накашидзе О.Е. EXP-301252" w:date="2025-07-17T18:16:00Z"/>
              </w:rPr>
            </w:pPr>
            <w:ins w:id="9789" w:author="Накашидзе О.Е. EXP-301252" w:date="2025-07-17T18:17:00Z">
              <w:r w:rsidRPr="007036CE">
                <w:t xml:space="preserve">«false» </w:t>
              </w:r>
            </w:ins>
            <w:r w:rsidR="00DF1B12" w:rsidRPr="007036CE">
              <w:t>–</w:t>
            </w:r>
            <w:ins w:id="9790" w:author="Накашидзе О.Е. EXP-301252" w:date="2025-07-17T18:17:00Z">
              <w:r w:rsidRPr="007036CE">
                <w:t xml:space="preserve"> нет</w:t>
              </w:r>
            </w:ins>
          </w:p>
        </w:tc>
      </w:tr>
      <w:tr w:rsidR="00217BF4" w:rsidRPr="007036CE" w14:paraId="0642E741" w14:textId="77777777" w:rsidTr="00DE0449">
        <w:trPr>
          <w:ins w:id="9791" w:author="Накашидзе О.Е. EXP-301252" w:date="2025-07-17T18:16:00Z"/>
        </w:trPr>
        <w:tc>
          <w:tcPr>
            <w:tcW w:w="1100" w:type="pct"/>
          </w:tcPr>
          <w:p w14:paraId="57A63ED6" w14:textId="2BC569D0" w:rsidR="00217BF4" w:rsidRPr="007036CE" w:rsidRDefault="00217BF4" w:rsidP="00217BF4">
            <w:pPr>
              <w:pStyle w:val="GOSTTablenorm"/>
              <w:rPr>
                <w:ins w:id="9792" w:author="Накашидзе О.Е. EXP-301252" w:date="2025-07-17T18:16:00Z"/>
              </w:rPr>
            </w:pPr>
            <w:commentRangeStart w:id="9793"/>
            <w:ins w:id="9794" w:author="Накашидзе О.Е. EXP-301252" w:date="2025-07-21T09:31:00Z">
              <w:r w:rsidRPr="007036CE">
                <w:t>ИГК</w:t>
              </w:r>
            </w:ins>
            <w:commentRangeEnd w:id="9793"/>
            <w:ins w:id="9795" w:author="Накашидзе О.Е. EXP-301252" w:date="2025-07-24T18:10:00Z">
              <w:r w:rsidR="00770BFB" w:rsidRPr="007036CE">
                <w:rPr>
                  <w:rStyle w:val="afff4"/>
                  <w:sz w:val="22"/>
                  <w:szCs w:val="20"/>
                </w:rPr>
                <w:commentReference w:id="9793"/>
              </w:r>
            </w:ins>
          </w:p>
        </w:tc>
        <w:tc>
          <w:tcPr>
            <w:tcW w:w="750" w:type="pct"/>
          </w:tcPr>
          <w:p w14:paraId="1FC5897C" w14:textId="1566D1C7" w:rsidR="00217BF4" w:rsidRPr="007036CE" w:rsidRDefault="00C53DCB" w:rsidP="004F0BEA">
            <w:pPr>
              <w:pStyle w:val="GOSTTablenorm"/>
              <w:rPr>
                <w:ins w:id="9796" w:author="Накашидзе О.Е. EXP-301252" w:date="2025-07-17T18:16:00Z"/>
              </w:rPr>
            </w:pPr>
            <w:ins w:id="9797" w:author="Кирилл Воробьёв" w:date="2025-09-08T15:47:00Z">
              <w:r w:rsidRPr="007036CE">
                <w:t>SystemInformation_IGK</w:t>
              </w:r>
            </w:ins>
          </w:p>
        </w:tc>
        <w:tc>
          <w:tcPr>
            <w:tcW w:w="500" w:type="pct"/>
          </w:tcPr>
          <w:p w14:paraId="7838298B" w14:textId="4493A7AB" w:rsidR="00217BF4" w:rsidRPr="007036CE" w:rsidRDefault="00217BF4" w:rsidP="00217BF4">
            <w:pPr>
              <w:pStyle w:val="GOSTTablenorm"/>
              <w:rPr>
                <w:ins w:id="9798" w:author="Накашидзе О.Е. EXP-301252" w:date="2025-07-17T18:16:00Z"/>
              </w:rPr>
            </w:pPr>
            <w:ins w:id="9799" w:author="Накашидзе О.Е. EXP-301252" w:date="2025-07-21T09:39:00Z">
              <w:r w:rsidRPr="007036CE">
                <w:t>Строка</w:t>
              </w:r>
            </w:ins>
          </w:p>
        </w:tc>
        <w:tc>
          <w:tcPr>
            <w:tcW w:w="299" w:type="pct"/>
          </w:tcPr>
          <w:p w14:paraId="1D9EAEFC" w14:textId="6F941BBE" w:rsidR="00217BF4" w:rsidRPr="007036CE" w:rsidRDefault="00217BF4" w:rsidP="00217BF4">
            <w:pPr>
              <w:pStyle w:val="GOSTTablenorm"/>
              <w:rPr>
                <w:ins w:id="9800" w:author="Накашидзе О.Е. EXP-301252" w:date="2025-07-17T18:16:00Z"/>
                <w:szCs w:val="22"/>
              </w:rPr>
            </w:pPr>
            <w:ins w:id="9801" w:author="Накашидзе О.Е. EXP-301252" w:date="2025-07-21T09:39:00Z">
              <w:r w:rsidRPr="007036CE">
                <w:t>Да</w:t>
              </w:r>
            </w:ins>
          </w:p>
        </w:tc>
        <w:tc>
          <w:tcPr>
            <w:tcW w:w="315" w:type="pct"/>
          </w:tcPr>
          <w:p w14:paraId="6BABCC31" w14:textId="1FF932F3" w:rsidR="00217BF4" w:rsidRPr="007036CE" w:rsidRDefault="00217BF4" w:rsidP="00217BF4">
            <w:pPr>
              <w:pStyle w:val="GOSTTablenorm"/>
              <w:rPr>
                <w:ins w:id="9802" w:author="Накашидзе О.Е. EXP-301252" w:date="2025-07-17T18:16:00Z"/>
              </w:rPr>
            </w:pPr>
            <w:ins w:id="9803" w:author="Накашидзе О.Е. EXP-301252" w:date="2025-07-21T09:39:00Z">
              <w:r w:rsidRPr="007036CE">
                <w:t>&lt;=25</w:t>
              </w:r>
            </w:ins>
          </w:p>
        </w:tc>
        <w:tc>
          <w:tcPr>
            <w:tcW w:w="2036" w:type="pct"/>
          </w:tcPr>
          <w:p w14:paraId="38C55B0E" w14:textId="36244F8C" w:rsidR="00217BF4" w:rsidRPr="007036CE" w:rsidRDefault="00217BF4" w:rsidP="00217BF4">
            <w:pPr>
              <w:pStyle w:val="GOSTTablenorm"/>
              <w:rPr>
                <w:ins w:id="9804" w:author="Накашидзе О.Е. EXP-301252" w:date="2025-07-17T18:16:00Z"/>
              </w:rPr>
            </w:pPr>
            <w:ins w:id="9805" w:author="Накашидзе О.Е. EXP-301252" w:date="2025-07-21T09:39:00Z">
              <w:r w:rsidRPr="007036CE">
                <w:t xml:space="preserve">Указывается идентификатор государственного контракта, соглашения, договора </w:t>
              </w:r>
            </w:ins>
          </w:p>
        </w:tc>
      </w:tr>
      <w:tr w:rsidR="00760F2E" w:rsidRPr="007036CE" w14:paraId="1EFC8C05" w14:textId="77777777" w:rsidTr="00DE0449">
        <w:trPr>
          <w:ins w:id="9806" w:author="Накашидзе О.Е. EXP-301252" w:date="2025-07-17T17:32:00Z"/>
        </w:trPr>
        <w:tc>
          <w:tcPr>
            <w:tcW w:w="1100" w:type="pct"/>
          </w:tcPr>
          <w:p w14:paraId="7335E153" w14:textId="77777777" w:rsidR="00760F2E" w:rsidRPr="007036CE" w:rsidRDefault="00760F2E" w:rsidP="00DE0449">
            <w:pPr>
              <w:pStyle w:val="GOSTTablenorm"/>
              <w:rPr>
                <w:ins w:id="9807" w:author="Накашидзе О.Е. EXP-301252" w:date="2025-07-17T17:32:00Z"/>
              </w:rPr>
            </w:pPr>
            <w:commentRangeStart w:id="9808"/>
            <w:ins w:id="9809" w:author="Накашидзе О.Е. EXP-301252" w:date="2025-07-17T17:32:00Z">
              <w:r w:rsidRPr="007036CE">
                <w:t>Признак миграции</w:t>
              </w:r>
              <w:commentRangeEnd w:id="9808"/>
              <w:r w:rsidRPr="007036CE">
                <w:rPr>
                  <w:rStyle w:val="afff4"/>
                  <w:sz w:val="22"/>
                  <w:szCs w:val="20"/>
                </w:rPr>
                <w:commentReference w:id="9808"/>
              </w:r>
            </w:ins>
          </w:p>
        </w:tc>
        <w:tc>
          <w:tcPr>
            <w:tcW w:w="750" w:type="pct"/>
          </w:tcPr>
          <w:p w14:paraId="7512263C" w14:textId="77777777" w:rsidR="00760F2E" w:rsidRPr="007036CE" w:rsidRDefault="00760F2E" w:rsidP="004F0BEA">
            <w:pPr>
              <w:pStyle w:val="GOSTTablenorm"/>
              <w:rPr>
                <w:ins w:id="9810" w:author="Накашидзе О.Е. EXP-301252" w:date="2025-07-17T17:32:00Z"/>
              </w:rPr>
            </w:pPr>
            <w:ins w:id="9811" w:author="Накашидзе О.Е. EXP-301252" w:date="2025-07-17T17:32:00Z">
              <w:r w:rsidRPr="007036CE">
                <w:t>SystemInformation_SignofMigration</w:t>
              </w:r>
            </w:ins>
          </w:p>
        </w:tc>
        <w:tc>
          <w:tcPr>
            <w:tcW w:w="500" w:type="pct"/>
          </w:tcPr>
          <w:p w14:paraId="5451BA04" w14:textId="77777777" w:rsidR="00760F2E" w:rsidRPr="007036CE" w:rsidRDefault="00760F2E" w:rsidP="00DE0449">
            <w:pPr>
              <w:pStyle w:val="GOSTTablenorm"/>
              <w:rPr>
                <w:ins w:id="9812" w:author="Накашидзе О.Е. EXP-301252" w:date="2025-07-17T17:32:00Z"/>
              </w:rPr>
            </w:pPr>
            <w:ins w:id="9813" w:author="Накашидзе О.Е. EXP-301252" w:date="2025-07-17T17:32:00Z">
              <w:r w:rsidRPr="007036CE">
                <w:t>Строка</w:t>
              </w:r>
            </w:ins>
          </w:p>
        </w:tc>
        <w:tc>
          <w:tcPr>
            <w:tcW w:w="299" w:type="pct"/>
          </w:tcPr>
          <w:p w14:paraId="5E5A0CC9" w14:textId="77777777" w:rsidR="00760F2E" w:rsidRPr="007036CE" w:rsidRDefault="00760F2E" w:rsidP="00DE0449">
            <w:pPr>
              <w:pStyle w:val="GOSTTablenorm"/>
              <w:rPr>
                <w:ins w:id="9814" w:author="Накашидзе О.Е. EXP-301252" w:date="2025-07-17T17:32:00Z"/>
              </w:rPr>
            </w:pPr>
            <w:ins w:id="9815" w:author="Накашидзе О.Е. EXP-301252" w:date="2025-07-17T17:32:00Z">
              <w:r w:rsidRPr="007036CE">
                <w:t>Нет</w:t>
              </w:r>
            </w:ins>
          </w:p>
        </w:tc>
        <w:tc>
          <w:tcPr>
            <w:tcW w:w="315" w:type="pct"/>
          </w:tcPr>
          <w:p w14:paraId="3FA952FC" w14:textId="77777777" w:rsidR="00760F2E" w:rsidRPr="007036CE" w:rsidRDefault="00760F2E" w:rsidP="00DE0449">
            <w:pPr>
              <w:pStyle w:val="GOSTTablenorm"/>
              <w:rPr>
                <w:ins w:id="9816" w:author="Накашидзе О.Е. EXP-301252" w:date="2025-07-17T17:32:00Z"/>
              </w:rPr>
            </w:pPr>
            <w:ins w:id="9817" w:author="Накашидзе О.Е. EXP-301252" w:date="2025-07-17T17:32:00Z">
              <w:r w:rsidRPr="007036CE">
                <w:rPr>
                  <w:lang w:val="en-US"/>
                </w:rPr>
                <w:t>&lt;</w:t>
              </w:r>
              <w:r w:rsidRPr="007036CE">
                <w:t>=50</w:t>
              </w:r>
            </w:ins>
          </w:p>
        </w:tc>
        <w:tc>
          <w:tcPr>
            <w:tcW w:w="2036" w:type="pct"/>
          </w:tcPr>
          <w:p w14:paraId="5DE170D3" w14:textId="77777777" w:rsidR="00760F2E" w:rsidRPr="007036CE" w:rsidRDefault="00760F2E" w:rsidP="00DE0449">
            <w:pPr>
              <w:pStyle w:val="GOSTTablenorm"/>
              <w:rPr>
                <w:ins w:id="9818" w:author="Накашидзе О.Е. EXP-301252" w:date="2025-07-17T17:32:00Z"/>
              </w:rPr>
            </w:pPr>
            <w:ins w:id="9819" w:author="Накашидзе О.Е. EXP-301252" w:date="2025-07-17T17:32:00Z">
              <w:r w:rsidRPr="007036CE">
                <w:t>Указывается признак миграции КОО по документам, мигрированным из ПУР КС ЭБ в рамках мероприятий по переводу ЛС ПБС на обслуживание из ИС АСФК в ГИИС ЭБ. В остальных случаях не заполняется.</w:t>
              </w:r>
            </w:ins>
          </w:p>
          <w:p w14:paraId="2CB24258" w14:textId="77777777" w:rsidR="00760F2E" w:rsidRPr="007036CE" w:rsidRDefault="00760F2E" w:rsidP="00DE0449">
            <w:pPr>
              <w:pStyle w:val="GOSTTablenorm"/>
              <w:rPr>
                <w:ins w:id="9820" w:author="Накашидзе О.Е. EXP-301252" w:date="2025-07-17T17:32:00Z"/>
              </w:rPr>
            </w:pPr>
            <w:ins w:id="9821" w:author="Накашидзе О.Е. EXP-301252" w:date="2025-07-17T17:32:00Z">
              <w:r w:rsidRPr="007036CE">
                <w:t>Возможные значения:</w:t>
              </w:r>
            </w:ins>
          </w:p>
          <w:p w14:paraId="4DA7EED4" w14:textId="0AC30B58" w:rsidR="00760F2E" w:rsidRPr="007036CE" w:rsidRDefault="00760F2E" w:rsidP="00DE0449">
            <w:pPr>
              <w:pStyle w:val="GOSTTableListMark1"/>
              <w:rPr>
                <w:ins w:id="9822" w:author="Накашидзе О.Е. EXP-301252" w:date="2025-07-17T17:32:00Z"/>
              </w:rPr>
            </w:pPr>
            <w:ins w:id="9823" w:author="Накашидзе О.Е. EXP-301252" w:date="2025-07-17T17:32:00Z">
              <w:r w:rsidRPr="007036CE">
                <w:t xml:space="preserve">«KANotServicedPUR» </w:t>
              </w:r>
            </w:ins>
            <w:ins w:id="9824" w:author="Накашидзе О.Е. EXP-301252" w:date="2025-07-17T18:16:00Z">
              <w:r w:rsidR="00DF1B12" w:rsidRPr="007036CE">
                <w:t>–</w:t>
              </w:r>
            </w:ins>
            <w:ins w:id="9825" w:author="Накашидзе О.Е. EXP-301252" w:date="2025-07-17T17:32:00Z">
              <w:r w:rsidRPr="007036CE">
                <w:t xml:space="preserve"> документ смигрирован, при этом КС не обслуживается в ПУР;</w:t>
              </w:r>
            </w:ins>
          </w:p>
          <w:p w14:paraId="3E821215" w14:textId="75797E8E" w:rsidR="00760F2E" w:rsidRPr="007036CE" w:rsidRDefault="00760F2E" w:rsidP="00DE0449">
            <w:pPr>
              <w:pStyle w:val="GOSTTableListMark1"/>
              <w:rPr>
                <w:ins w:id="9826" w:author="Накашидзе О.Е. EXP-301252" w:date="2025-07-17T17:32:00Z"/>
                <w:bCs/>
                <w:szCs w:val="22"/>
              </w:rPr>
            </w:pPr>
            <w:ins w:id="9827" w:author="Накашидзе О.Е. EXP-301252" w:date="2025-07-17T17:32:00Z">
              <w:r w:rsidRPr="007036CE">
                <w:t xml:space="preserve">«Successfully» </w:t>
              </w:r>
            </w:ins>
            <w:ins w:id="9828" w:author="Накашидзе О.Е. EXP-301252" w:date="2025-07-17T18:16:00Z">
              <w:r w:rsidR="00DF1B12" w:rsidRPr="007036CE">
                <w:t>–</w:t>
              </w:r>
            </w:ins>
            <w:ins w:id="9829" w:author="Накашидзе О.Е. EXP-301252" w:date="2025-07-17T17:32:00Z">
              <w:r w:rsidRPr="007036CE">
                <w:t xml:space="preserve"> документ смигрирован, успешно обработан в </w:t>
              </w:r>
              <w:r w:rsidRPr="007036CE">
                <w:lastRenderedPageBreak/>
                <w:t>ПУР</w:t>
              </w:r>
            </w:ins>
          </w:p>
        </w:tc>
      </w:tr>
      <w:tr w:rsidR="00760F2E" w:rsidRPr="007036CE" w14:paraId="3E65DC6F" w14:textId="77777777" w:rsidTr="00DE0449">
        <w:trPr>
          <w:ins w:id="9830" w:author="Накашидзе О.Е. EXP-301252" w:date="2025-07-17T17:32:00Z"/>
        </w:trPr>
        <w:tc>
          <w:tcPr>
            <w:tcW w:w="1100" w:type="pct"/>
          </w:tcPr>
          <w:p w14:paraId="59944DDE" w14:textId="77777777" w:rsidR="00760F2E" w:rsidRPr="007036CE" w:rsidRDefault="00760F2E" w:rsidP="00DE0449">
            <w:pPr>
              <w:pStyle w:val="GOSTTablenorm"/>
              <w:rPr>
                <w:ins w:id="9831" w:author="Накашидзе О.Е. EXP-301252" w:date="2025-07-17T17:32:00Z"/>
              </w:rPr>
            </w:pPr>
            <w:ins w:id="9832" w:author="Накашидзе О.Е. EXP-301252" w:date="2025-07-17T17:32:00Z">
              <w:r w:rsidRPr="007036CE">
                <w:lastRenderedPageBreak/>
                <w:t>Сумма остатка исполнения</w:t>
              </w:r>
            </w:ins>
          </w:p>
        </w:tc>
        <w:tc>
          <w:tcPr>
            <w:tcW w:w="750" w:type="pct"/>
          </w:tcPr>
          <w:p w14:paraId="297C2460" w14:textId="77777777" w:rsidR="00760F2E" w:rsidRPr="007036CE" w:rsidRDefault="00760F2E" w:rsidP="00DE0449">
            <w:pPr>
              <w:pStyle w:val="GOSTTablenorm"/>
              <w:rPr>
                <w:ins w:id="9833" w:author="Накашидзе О.Е. EXP-301252" w:date="2025-07-17T17:32:00Z"/>
              </w:rPr>
            </w:pPr>
            <w:ins w:id="9834" w:author="Накашидзе О.Е. EXP-301252" w:date="2025-07-17T17:32:00Z">
              <w:r w:rsidRPr="007036CE">
                <w:t>SystemInformation_SumBalance</w:t>
              </w:r>
            </w:ins>
          </w:p>
        </w:tc>
        <w:tc>
          <w:tcPr>
            <w:tcW w:w="500" w:type="pct"/>
          </w:tcPr>
          <w:p w14:paraId="1A8C51D7" w14:textId="77777777" w:rsidR="00760F2E" w:rsidRPr="007036CE" w:rsidRDefault="00760F2E" w:rsidP="00DE0449">
            <w:pPr>
              <w:pStyle w:val="GOSTTablenorm"/>
              <w:rPr>
                <w:ins w:id="9835" w:author="Накашидзе О.Е. EXP-301252" w:date="2025-07-17T17:32:00Z"/>
              </w:rPr>
            </w:pPr>
            <w:ins w:id="9836" w:author="Накашидзе О.Е. EXP-301252" w:date="2025-07-17T17:32:00Z">
              <w:r w:rsidRPr="007036CE">
                <w:rPr>
                  <w:szCs w:val="22"/>
                </w:rPr>
                <w:t>Сумма</w:t>
              </w:r>
            </w:ins>
          </w:p>
        </w:tc>
        <w:tc>
          <w:tcPr>
            <w:tcW w:w="299" w:type="pct"/>
          </w:tcPr>
          <w:p w14:paraId="142C6C37" w14:textId="77777777" w:rsidR="00760F2E" w:rsidRPr="007036CE" w:rsidRDefault="00760F2E" w:rsidP="00DE0449">
            <w:pPr>
              <w:pStyle w:val="GOSTTablenorm"/>
              <w:rPr>
                <w:ins w:id="9837" w:author="Накашидзе О.Е. EXP-301252" w:date="2025-07-17T17:32:00Z"/>
              </w:rPr>
            </w:pPr>
            <w:ins w:id="9838" w:author="Накашидзе О.Е. EXP-301252" w:date="2025-07-17T17:32:00Z">
              <w:r w:rsidRPr="007036CE">
                <w:t>Нет</w:t>
              </w:r>
            </w:ins>
          </w:p>
        </w:tc>
        <w:tc>
          <w:tcPr>
            <w:tcW w:w="315" w:type="pct"/>
          </w:tcPr>
          <w:p w14:paraId="07403BEC" w14:textId="29A64B02" w:rsidR="00760F2E" w:rsidRPr="007036CE" w:rsidRDefault="00760F2E" w:rsidP="00DE0449">
            <w:pPr>
              <w:pStyle w:val="GOSTTablenorm"/>
              <w:rPr>
                <w:ins w:id="9839" w:author="Накашидзе О.Е. EXP-301252" w:date="2025-07-17T17:32:00Z"/>
              </w:rPr>
            </w:pPr>
          </w:p>
        </w:tc>
        <w:tc>
          <w:tcPr>
            <w:tcW w:w="2036" w:type="pct"/>
          </w:tcPr>
          <w:p w14:paraId="46477A37" w14:textId="77777777" w:rsidR="00760F2E" w:rsidRPr="007036CE" w:rsidRDefault="00760F2E" w:rsidP="00DE0449">
            <w:pPr>
              <w:pStyle w:val="GOSTTablenorm"/>
              <w:rPr>
                <w:ins w:id="9840" w:author="Накашидзе О.Е. EXP-301252" w:date="2025-07-17T17:32:00Z"/>
              </w:rPr>
            </w:pPr>
            <w:ins w:id="9841" w:author="Накашидзе О.Е. EXP-301252" w:date="2025-07-17T17:32:00Z">
              <w:r w:rsidRPr="007036CE">
                <w:rPr>
                  <w:bCs/>
                  <w:szCs w:val="22"/>
                </w:rPr>
                <w:t xml:space="preserve">Указывается сумма неисполненного остатка КОО </w:t>
              </w:r>
              <w:r w:rsidRPr="007036CE">
                <w:t>в валюте Российской Федерации (в рублях) с точностью 2 знака после запятой.</w:t>
              </w:r>
            </w:ins>
          </w:p>
          <w:p w14:paraId="3F2873A3" w14:textId="77777777" w:rsidR="00760F2E" w:rsidRPr="007036CE" w:rsidRDefault="00760F2E" w:rsidP="00DE0449">
            <w:pPr>
              <w:pStyle w:val="GOSTTablenorm"/>
              <w:rPr>
                <w:ins w:id="9842" w:author="Накашидзе О.Е. EXP-301252" w:date="2025-07-17T17:32:00Z"/>
              </w:rPr>
            </w:pPr>
            <w:ins w:id="9843" w:author="Накашидзе О.Е. EXP-301252" w:date="2025-07-17T17:32:00Z">
              <w:r w:rsidRPr="007036CE">
                <w:t>Заполняется при отзыве КОО и при переводе КОО в архив.</w:t>
              </w:r>
            </w:ins>
          </w:p>
          <w:p w14:paraId="0DE8FE06" w14:textId="77777777" w:rsidR="00760F2E" w:rsidRPr="007036CE" w:rsidRDefault="00760F2E" w:rsidP="00DE0449">
            <w:pPr>
              <w:pStyle w:val="GOSTTablenorm"/>
              <w:rPr>
                <w:ins w:id="9844" w:author="Накашидзе О.Е. EXP-301252" w:date="2025-07-17T17:32:00Z"/>
                <w:bCs/>
                <w:szCs w:val="22"/>
              </w:rPr>
            </w:pPr>
            <w:ins w:id="9845" w:author="Накашидзе О.Е. EXP-301252" w:date="2025-07-17T17:32:00Z">
              <w:r w:rsidRPr="007036CE">
                <w:t>Не может быть заполнен, если заполнен параметр «Сумма остатка исполнения на момент миграции» (SystemInformation_SumBalanceMig)</w:t>
              </w:r>
            </w:ins>
          </w:p>
        </w:tc>
      </w:tr>
      <w:tr w:rsidR="001E3396" w:rsidRPr="007036CE" w14:paraId="29F7B171" w14:textId="77777777" w:rsidTr="00DE0449">
        <w:trPr>
          <w:ins w:id="9846" w:author="Накашидзе О.Е. EXP-301252" w:date="2025-07-21T10:27:00Z"/>
        </w:trPr>
        <w:tc>
          <w:tcPr>
            <w:tcW w:w="1100" w:type="pct"/>
          </w:tcPr>
          <w:p w14:paraId="146628A5" w14:textId="023F0AED" w:rsidR="001E3396" w:rsidRPr="007036CE" w:rsidRDefault="001E3396" w:rsidP="001E3396">
            <w:pPr>
              <w:pStyle w:val="GOSTTablenorm"/>
              <w:rPr>
                <w:ins w:id="9847" w:author="Накашидзе О.Е. EXP-301252" w:date="2025-07-21T10:27:00Z"/>
              </w:rPr>
            </w:pPr>
            <w:ins w:id="9848" w:author="Накашидзе О.Е. EXP-301252" w:date="2025-07-21T10:27:00Z">
              <w:r w:rsidRPr="007036CE">
                <w:t>Сумма остатка исполнения на момент миграции</w:t>
              </w:r>
            </w:ins>
          </w:p>
        </w:tc>
        <w:tc>
          <w:tcPr>
            <w:tcW w:w="750" w:type="pct"/>
          </w:tcPr>
          <w:p w14:paraId="2E31F51E" w14:textId="4792CE56" w:rsidR="001E3396" w:rsidRPr="007036CE" w:rsidRDefault="001E3396" w:rsidP="001E3396">
            <w:pPr>
              <w:pStyle w:val="GOSTTablenorm"/>
              <w:rPr>
                <w:ins w:id="9849" w:author="Накашидзе О.Е. EXP-301252" w:date="2025-07-21T10:27:00Z"/>
              </w:rPr>
            </w:pPr>
            <w:ins w:id="9850" w:author="Накашидзе О.Е. EXP-301252" w:date="2025-07-21T10:27:00Z">
              <w:r w:rsidRPr="007036CE">
                <w:t>SystemInformation_SumBalanceMig</w:t>
              </w:r>
            </w:ins>
          </w:p>
        </w:tc>
        <w:tc>
          <w:tcPr>
            <w:tcW w:w="500" w:type="pct"/>
          </w:tcPr>
          <w:p w14:paraId="4D955C0F" w14:textId="66028179" w:rsidR="001E3396" w:rsidRPr="007036CE" w:rsidRDefault="001E3396" w:rsidP="001E3396">
            <w:pPr>
              <w:pStyle w:val="GOSTTablenorm"/>
              <w:rPr>
                <w:ins w:id="9851" w:author="Накашидзе О.Е. EXP-301252" w:date="2025-07-21T10:27:00Z"/>
                <w:szCs w:val="22"/>
              </w:rPr>
            </w:pPr>
            <w:ins w:id="9852" w:author="Накашидзе О.Е. EXP-301252" w:date="2025-07-21T10:27:00Z">
              <w:r w:rsidRPr="007036CE">
                <w:rPr>
                  <w:szCs w:val="22"/>
                </w:rPr>
                <w:t>Сумма</w:t>
              </w:r>
            </w:ins>
          </w:p>
        </w:tc>
        <w:tc>
          <w:tcPr>
            <w:tcW w:w="299" w:type="pct"/>
          </w:tcPr>
          <w:p w14:paraId="75F99552" w14:textId="092DF3B3" w:rsidR="001E3396" w:rsidRPr="007036CE" w:rsidRDefault="001E3396" w:rsidP="001E3396">
            <w:pPr>
              <w:pStyle w:val="GOSTTablenorm"/>
              <w:rPr>
                <w:ins w:id="9853" w:author="Накашидзе О.Е. EXP-301252" w:date="2025-07-21T10:27:00Z"/>
              </w:rPr>
            </w:pPr>
            <w:ins w:id="9854" w:author="Накашидзе О.Е. EXP-301252" w:date="2025-07-21T10:27:00Z">
              <w:r w:rsidRPr="007036CE">
                <w:t>Нет</w:t>
              </w:r>
            </w:ins>
          </w:p>
        </w:tc>
        <w:tc>
          <w:tcPr>
            <w:tcW w:w="315" w:type="pct"/>
          </w:tcPr>
          <w:p w14:paraId="02E25DE2" w14:textId="6B9862DE" w:rsidR="001E3396" w:rsidRPr="007036CE" w:rsidRDefault="001E3396" w:rsidP="001E3396">
            <w:pPr>
              <w:pStyle w:val="GOSTTablenorm"/>
              <w:rPr>
                <w:ins w:id="9855" w:author="Накашидзе О.Е. EXP-301252" w:date="2025-07-21T10:27:00Z"/>
              </w:rPr>
            </w:pPr>
          </w:p>
        </w:tc>
        <w:tc>
          <w:tcPr>
            <w:tcW w:w="2036" w:type="pct"/>
          </w:tcPr>
          <w:p w14:paraId="44D4DFCB" w14:textId="77777777" w:rsidR="001E3396" w:rsidRPr="007036CE" w:rsidRDefault="001E3396" w:rsidP="001E3396">
            <w:pPr>
              <w:pStyle w:val="GOSTTablenorm"/>
              <w:rPr>
                <w:ins w:id="9856" w:author="Накашидзе О.Е. EXP-301252" w:date="2025-07-21T10:27:00Z"/>
              </w:rPr>
            </w:pPr>
            <w:ins w:id="9857" w:author="Накашидзе О.Е. EXP-301252" w:date="2025-07-21T10:27:00Z">
              <w:r w:rsidRPr="007036CE">
                <w:t>Указывается сумма неисполненного остатка мигрированного КОО на дату миграции в валюте Российской Федерации (в рублях) с точностью 2 знака после запятой.</w:t>
              </w:r>
            </w:ins>
          </w:p>
          <w:p w14:paraId="359A5061" w14:textId="77777777" w:rsidR="001E3396" w:rsidRPr="007036CE" w:rsidRDefault="001E3396" w:rsidP="001E3396">
            <w:pPr>
              <w:pStyle w:val="GOSTTablenorm"/>
              <w:rPr>
                <w:ins w:id="9858" w:author="Накашидзе О.Е. EXP-301252" w:date="2025-07-21T10:27:00Z"/>
              </w:rPr>
            </w:pPr>
            <w:ins w:id="9859" w:author="Накашидзе О.Е. EXP-301252" w:date="2025-07-21T10:27:00Z">
              <w:r w:rsidRPr="007036CE">
                <w:t>Заполняется при обработке мигрируемого КОО.</w:t>
              </w:r>
            </w:ins>
          </w:p>
          <w:p w14:paraId="41385A94" w14:textId="7C0A66B6" w:rsidR="001E3396" w:rsidRPr="007036CE" w:rsidRDefault="001E3396" w:rsidP="001E3396">
            <w:pPr>
              <w:pStyle w:val="GOSTTablenorm"/>
              <w:rPr>
                <w:ins w:id="9860" w:author="Накашидзе О.Е. EXP-301252" w:date="2025-07-21T10:27:00Z"/>
                <w:bCs/>
                <w:szCs w:val="22"/>
              </w:rPr>
            </w:pPr>
            <w:ins w:id="9861" w:author="Накашидзе О.Е. EXP-301252" w:date="2025-07-21T10:27:00Z">
              <w:r w:rsidRPr="007036CE">
                <w:t>Не может быть заполнен, если заполнен параметр «Сумма остатка исполнения» (SystemInformation_SumBalance)</w:t>
              </w:r>
            </w:ins>
          </w:p>
        </w:tc>
      </w:tr>
      <w:tr w:rsidR="00760F2E" w:rsidRPr="007036CE" w14:paraId="003DCB2B" w14:textId="77777777" w:rsidTr="00DE0449">
        <w:trPr>
          <w:ins w:id="9862" w:author="Накашидзе О.Е. EXP-301252" w:date="2025-07-17T17:32:00Z"/>
        </w:trPr>
        <w:tc>
          <w:tcPr>
            <w:tcW w:w="1100" w:type="pct"/>
          </w:tcPr>
          <w:p w14:paraId="6E0C1CF0" w14:textId="77777777" w:rsidR="00760F2E" w:rsidRPr="007036CE" w:rsidRDefault="00760F2E" w:rsidP="00DE0449">
            <w:pPr>
              <w:pStyle w:val="GOSTTablenorm"/>
              <w:rPr>
                <w:ins w:id="9863" w:author="Накашидзе О.Е. EXP-301252" w:date="2025-07-17T17:32:00Z"/>
                <w:szCs w:val="22"/>
              </w:rPr>
            </w:pPr>
            <w:ins w:id="9864" w:author="Накашидзе О.Е. EXP-301252" w:date="2025-07-17T17:32:00Z">
              <w:r w:rsidRPr="007036CE">
                <w:rPr>
                  <w:szCs w:val="22"/>
                </w:rPr>
                <w:t>Сумма</w:t>
              </w:r>
            </w:ins>
          </w:p>
        </w:tc>
        <w:tc>
          <w:tcPr>
            <w:tcW w:w="750" w:type="pct"/>
          </w:tcPr>
          <w:p w14:paraId="61BF2077" w14:textId="77777777" w:rsidR="00760F2E" w:rsidRPr="007036CE" w:rsidRDefault="00760F2E" w:rsidP="00DE0449">
            <w:pPr>
              <w:pStyle w:val="GOSTTablenorm"/>
              <w:rPr>
                <w:ins w:id="9865" w:author="Накашидзе О.Е. EXP-301252" w:date="2025-07-17T17:32:00Z"/>
              </w:rPr>
            </w:pPr>
            <w:ins w:id="9866" w:author="Накашидзе О.Е. EXP-301252" w:date="2025-07-17T17:32:00Z">
              <w:r w:rsidRPr="007036CE">
                <w:t>TtlPrt_Sm</w:t>
              </w:r>
            </w:ins>
          </w:p>
        </w:tc>
        <w:tc>
          <w:tcPr>
            <w:tcW w:w="500" w:type="pct"/>
          </w:tcPr>
          <w:p w14:paraId="7C4D6A0A" w14:textId="77777777" w:rsidR="00760F2E" w:rsidRPr="007036CE" w:rsidRDefault="00760F2E" w:rsidP="00DE0449">
            <w:pPr>
              <w:pStyle w:val="GOSTTablenorm"/>
              <w:rPr>
                <w:ins w:id="9867" w:author="Накашидзе О.Е. EXP-301252" w:date="2025-07-17T17:32:00Z"/>
                <w:szCs w:val="22"/>
              </w:rPr>
            </w:pPr>
            <w:ins w:id="9868" w:author="Накашидзе О.Е. EXP-301252" w:date="2025-07-17T17:32:00Z">
              <w:r w:rsidRPr="007036CE">
                <w:rPr>
                  <w:szCs w:val="22"/>
                </w:rPr>
                <w:t>Сумма</w:t>
              </w:r>
            </w:ins>
          </w:p>
        </w:tc>
        <w:tc>
          <w:tcPr>
            <w:tcW w:w="299" w:type="pct"/>
          </w:tcPr>
          <w:p w14:paraId="40EA08A7" w14:textId="77777777" w:rsidR="00760F2E" w:rsidRPr="007036CE" w:rsidRDefault="00760F2E" w:rsidP="00DE0449">
            <w:pPr>
              <w:pStyle w:val="GOSTTablenorm"/>
              <w:rPr>
                <w:ins w:id="9869" w:author="Накашидзе О.Е. EXP-301252" w:date="2025-07-17T17:32:00Z"/>
                <w:szCs w:val="22"/>
              </w:rPr>
            </w:pPr>
            <w:ins w:id="9870" w:author="Накашидзе О.Е. EXP-301252" w:date="2025-07-17T17:32:00Z">
              <w:r w:rsidRPr="007036CE">
                <w:rPr>
                  <w:szCs w:val="22"/>
                </w:rPr>
                <w:t>Да</w:t>
              </w:r>
            </w:ins>
          </w:p>
        </w:tc>
        <w:tc>
          <w:tcPr>
            <w:tcW w:w="315" w:type="pct"/>
          </w:tcPr>
          <w:p w14:paraId="6D5AD4CB" w14:textId="5015C201" w:rsidR="00760F2E" w:rsidRPr="007036CE" w:rsidRDefault="00760F2E" w:rsidP="00DE0449">
            <w:pPr>
              <w:pStyle w:val="GOSTTablenorm"/>
              <w:rPr>
                <w:ins w:id="9871" w:author="Накашидзе О.Е. EXP-301252" w:date="2025-07-17T17:32:00Z"/>
                <w:szCs w:val="22"/>
              </w:rPr>
            </w:pPr>
          </w:p>
        </w:tc>
        <w:tc>
          <w:tcPr>
            <w:tcW w:w="2036" w:type="pct"/>
          </w:tcPr>
          <w:p w14:paraId="50A25FB0" w14:textId="77777777" w:rsidR="00760F2E" w:rsidRPr="007036CE" w:rsidRDefault="00760F2E" w:rsidP="00DE0449">
            <w:pPr>
              <w:pStyle w:val="GOSTTablenorm"/>
              <w:rPr>
                <w:ins w:id="9872" w:author="Накашидзе О.Е. EXP-301252" w:date="2025-07-17T17:32:00Z"/>
                <w:szCs w:val="22"/>
              </w:rPr>
            </w:pPr>
            <w:ins w:id="9873" w:author="Накашидзе О.Е. EXP-301252" w:date="2025-07-17T17:32:00Z">
              <w:r w:rsidRPr="007036CE">
                <w:rPr>
                  <w:szCs w:val="22"/>
                </w:rPr>
                <w:t xml:space="preserve">Сумма </w:t>
              </w:r>
              <w:r w:rsidRPr="007036CE">
                <w:t>казначейского обеспечения обязательства в валюте Российской Федерации (в рублях)</w:t>
              </w:r>
              <w:r w:rsidRPr="007036CE">
                <w:rPr>
                  <w:szCs w:val="22"/>
                </w:rPr>
                <w:t xml:space="preserve"> с точностью 2 знака после запятой</w:t>
              </w:r>
            </w:ins>
          </w:p>
        </w:tc>
      </w:tr>
    </w:tbl>
    <w:p w14:paraId="5DA7D722" w14:textId="36C58D16" w:rsidR="00760F2E" w:rsidRPr="007036CE" w:rsidRDefault="00760F2E" w:rsidP="00760F2E">
      <w:pPr>
        <w:pStyle w:val="51"/>
        <w:rPr>
          <w:ins w:id="9874" w:author="Сатлер Марина Викторовна" w:date="2025-10-06T09:44:00Z"/>
          <w:szCs w:val="22"/>
        </w:rPr>
      </w:pPr>
      <w:bookmarkStart w:id="9875" w:name="_Toc222927968"/>
      <w:ins w:id="9876" w:author="Накашидзе О.Е. EXP-301252" w:date="2025-07-17T17:32:00Z">
        <w:r w:rsidRPr="007036CE">
          <w:t>Пример запроса по документу «Казначейское обеспечение обязательств (ф. 0506110)» MSC_KZA</w:t>
        </w:r>
      </w:ins>
      <w:ins w:id="9877" w:author="Накашидзе О.Е. EXP-323099" w:date="2025-09-25T15:59:00Z">
        <w:r w:rsidR="00A02079" w:rsidRPr="007036CE">
          <w:t>_</w:t>
        </w:r>
        <w:r w:rsidR="00A02079" w:rsidRPr="007036CE">
          <w:rPr>
            <w:szCs w:val="22"/>
            <w:lang w:val="en-US"/>
          </w:rPr>
          <w:t>NPS</w:t>
        </w:r>
      </w:ins>
      <w:bookmarkEnd w:id="9875"/>
    </w:p>
    <w:p w14:paraId="28F4EFCF" w14:textId="77777777" w:rsidR="00427303" w:rsidRPr="007036CE" w:rsidRDefault="00427303" w:rsidP="00427303">
      <w:pPr>
        <w:pStyle w:val="GOSTScript"/>
        <w:rPr>
          <w:lang w:eastAsia="ko-KR"/>
        </w:rPr>
      </w:pPr>
      <w:r w:rsidRPr="007036CE">
        <w:rPr>
          <w:lang w:eastAsia="ko-KR"/>
        </w:rPr>
        <w:t>{</w:t>
      </w:r>
    </w:p>
    <w:p w14:paraId="57A09544" w14:textId="77777777" w:rsidR="00427303" w:rsidRPr="007036CE" w:rsidRDefault="00427303" w:rsidP="00427303">
      <w:pPr>
        <w:pStyle w:val="GOSTScript"/>
        <w:rPr>
          <w:lang w:eastAsia="ko-KR"/>
        </w:rPr>
      </w:pPr>
      <w:r w:rsidRPr="007036CE">
        <w:rPr>
          <w:lang w:eastAsia="ko-KR"/>
        </w:rPr>
        <w:tab/>
        <w:t>"header": {</w:t>
      </w:r>
    </w:p>
    <w:p w14:paraId="468B2CF7" w14:textId="77777777" w:rsidR="00427303" w:rsidRPr="007036CE" w:rsidRDefault="00427303" w:rsidP="00427303">
      <w:pPr>
        <w:pStyle w:val="GOSTScript"/>
        <w:rPr>
          <w:lang w:eastAsia="ko-KR"/>
        </w:rPr>
      </w:pPr>
      <w:r w:rsidRPr="007036CE">
        <w:rPr>
          <w:lang w:eastAsia="ko-KR"/>
        </w:rPr>
        <w:tab/>
      </w:r>
      <w:r w:rsidRPr="007036CE">
        <w:rPr>
          <w:lang w:eastAsia="ko-KR"/>
        </w:rPr>
        <w:tab/>
        <w:t>"Source": "EXP03",</w:t>
      </w:r>
    </w:p>
    <w:p w14:paraId="6448E2B5" w14:textId="77777777" w:rsidR="00427303" w:rsidRPr="007036CE" w:rsidRDefault="00427303" w:rsidP="00427303">
      <w:pPr>
        <w:pStyle w:val="GOSTScript"/>
        <w:rPr>
          <w:lang w:eastAsia="ko-KR"/>
        </w:rPr>
      </w:pPr>
      <w:r w:rsidRPr="007036CE">
        <w:rPr>
          <w:lang w:eastAsia="ko-KR"/>
        </w:rPr>
        <w:tab/>
      </w:r>
      <w:r w:rsidRPr="007036CE">
        <w:rPr>
          <w:lang w:eastAsia="ko-KR"/>
        </w:rPr>
        <w:tab/>
        <w:t>"ReqDateTime": "2025-12-05 10:37:22",</w:t>
      </w:r>
    </w:p>
    <w:p w14:paraId="5B2E37EF" w14:textId="77777777" w:rsidR="00427303" w:rsidRPr="007036CE" w:rsidRDefault="00427303" w:rsidP="00427303">
      <w:pPr>
        <w:pStyle w:val="GOSTScript"/>
        <w:rPr>
          <w:lang w:eastAsia="ko-KR"/>
        </w:rPr>
      </w:pPr>
      <w:r w:rsidRPr="007036CE">
        <w:rPr>
          <w:lang w:eastAsia="ko-KR"/>
        </w:rPr>
        <w:tab/>
      </w:r>
      <w:r w:rsidRPr="007036CE">
        <w:rPr>
          <w:lang w:eastAsia="ko-KR"/>
        </w:rPr>
        <w:tab/>
        <w:t>"Version": "1.0",</w:t>
      </w:r>
    </w:p>
    <w:p w14:paraId="1724A12C" w14:textId="77777777" w:rsidR="00427303" w:rsidRPr="007036CE" w:rsidRDefault="00427303" w:rsidP="00427303">
      <w:pPr>
        <w:pStyle w:val="GOSTScript"/>
        <w:rPr>
          <w:lang w:eastAsia="ko-KR"/>
        </w:rPr>
      </w:pPr>
      <w:r w:rsidRPr="007036CE">
        <w:rPr>
          <w:lang w:eastAsia="ko-KR"/>
        </w:rPr>
        <w:tab/>
      </w:r>
      <w:r w:rsidRPr="007036CE">
        <w:rPr>
          <w:lang w:eastAsia="ko-KR"/>
        </w:rPr>
        <w:tab/>
        <w:t>"Params": [</w:t>
      </w:r>
    </w:p>
    <w:p w14:paraId="7347C430" w14:textId="77777777" w:rsidR="00427303" w:rsidRPr="007036CE" w:rsidRDefault="00427303" w:rsidP="00427303">
      <w:pPr>
        <w:pStyle w:val="GOSTScript"/>
        <w:rPr>
          <w:lang w:eastAsia="ko-KR"/>
        </w:rPr>
      </w:pPr>
      <w:r w:rsidRPr="007036CE">
        <w:rPr>
          <w:lang w:eastAsia="ko-KR"/>
        </w:rPr>
        <w:tab/>
      </w:r>
      <w:r w:rsidRPr="007036CE">
        <w:rPr>
          <w:lang w:eastAsia="ko-KR"/>
        </w:rPr>
        <w:tab/>
      </w:r>
      <w:r w:rsidRPr="007036CE">
        <w:rPr>
          <w:lang w:eastAsia="ko-KR"/>
        </w:rPr>
        <w:tab/>
        <w:t>{</w:t>
      </w:r>
    </w:p>
    <w:p w14:paraId="233E4FEA" w14:textId="77777777" w:rsidR="00427303" w:rsidRPr="007036CE" w:rsidRDefault="00427303" w:rsidP="00427303">
      <w:pPr>
        <w:pStyle w:val="GOSTScript"/>
        <w:rPr>
          <w:lang w:eastAsia="ko-KR"/>
        </w:rPr>
      </w:pPr>
      <w:r w:rsidRPr="007036CE">
        <w:rPr>
          <w:lang w:eastAsia="ko-KR"/>
        </w:rPr>
        <w:tab/>
      </w:r>
      <w:r w:rsidRPr="007036CE">
        <w:rPr>
          <w:lang w:eastAsia="ko-KR"/>
        </w:rPr>
        <w:tab/>
      </w:r>
      <w:r w:rsidRPr="007036CE">
        <w:rPr>
          <w:lang w:eastAsia="ko-KR"/>
        </w:rPr>
        <w:tab/>
      </w:r>
      <w:r w:rsidRPr="007036CE">
        <w:rPr>
          <w:lang w:eastAsia="ko-KR"/>
        </w:rPr>
        <w:tab/>
        <w:t>"param": "example",</w:t>
      </w:r>
    </w:p>
    <w:p w14:paraId="288C7BD5" w14:textId="77777777" w:rsidR="00427303" w:rsidRPr="007036CE" w:rsidRDefault="00427303" w:rsidP="00427303">
      <w:pPr>
        <w:pStyle w:val="GOSTScript"/>
        <w:rPr>
          <w:lang w:eastAsia="ko-KR"/>
        </w:rPr>
      </w:pPr>
      <w:r w:rsidRPr="007036CE">
        <w:rPr>
          <w:lang w:eastAsia="ko-KR"/>
        </w:rPr>
        <w:tab/>
      </w:r>
      <w:r w:rsidRPr="007036CE">
        <w:rPr>
          <w:lang w:eastAsia="ko-KR"/>
        </w:rPr>
        <w:tab/>
      </w:r>
      <w:r w:rsidRPr="007036CE">
        <w:rPr>
          <w:lang w:eastAsia="ko-KR"/>
        </w:rPr>
        <w:tab/>
      </w:r>
      <w:r w:rsidRPr="007036CE">
        <w:rPr>
          <w:lang w:eastAsia="ko-KR"/>
        </w:rPr>
        <w:tab/>
        <w:t>"value": "01"</w:t>
      </w:r>
    </w:p>
    <w:p w14:paraId="30775A38" w14:textId="77777777" w:rsidR="00427303" w:rsidRPr="007036CE" w:rsidRDefault="00427303" w:rsidP="00427303">
      <w:pPr>
        <w:pStyle w:val="GOSTScript"/>
        <w:rPr>
          <w:lang w:eastAsia="ko-KR"/>
        </w:rPr>
      </w:pPr>
      <w:r w:rsidRPr="007036CE">
        <w:rPr>
          <w:lang w:eastAsia="ko-KR"/>
        </w:rPr>
        <w:tab/>
      </w:r>
      <w:r w:rsidRPr="007036CE">
        <w:rPr>
          <w:lang w:eastAsia="ko-KR"/>
        </w:rPr>
        <w:tab/>
      </w:r>
      <w:r w:rsidRPr="007036CE">
        <w:rPr>
          <w:lang w:eastAsia="ko-KR"/>
        </w:rPr>
        <w:tab/>
        <w:t>}</w:t>
      </w:r>
    </w:p>
    <w:p w14:paraId="6DCCE6E4" w14:textId="77777777" w:rsidR="00427303" w:rsidRPr="007036CE" w:rsidRDefault="00427303" w:rsidP="00427303">
      <w:pPr>
        <w:pStyle w:val="GOSTScript"/>
        <w:rPr>
          <w:lang w:eastAsia="ko-KR"/>
        </w:rPr>
      </w:pPr>
      <w:r w:rsidRPr="007036CE">
        <w:rPr>
          <w:lang w:eastAsia="ko-KR"/>
        </w:rPr>
        <w:lastRenderedPageBreak/>
        <w:tab/>
      </w:r>
      <w:r w:rsidRPr="007036CE">
        <w:rPr>
          <w:lang w:eastAsia="ko-KR"/>
        </w:rPr>
        <w:tab/>
        <w:t>],</w:t>
      </w:r>
    </w:p>
    <w:p w14:paraId="68C29CC8" w14:textId="77777777" w:rsidR="00427303" w:rsidRPr="007036CE" w:rsidRDefault="00427303" w:rsidP="00427303">
      <w:pPr>
        <w:pStyle w:val="GOSTScript"/>
        <w:rPr>
          <w:lang w:eastAsia="ko-KR"/>
        </w:rPr>
      </w:pPr>
      <w:r w:rsidRPr="007036CE">
        <w:rPr>
          <w:lang w:eastAsia="ko-KR"/>
        </w:rPr>
        <w:tab/>
      </w:r>
      <w:r w:rsidRPr="007036CE">
        <w:rPr>
          <w:lang w:eastAsia="ko-KR"/>
        </w:rPr>
        <w:tab/>
        <w:t>"ReqGuid": "g1a4ie5d-2757-4699-948c-vv72qba94f44",</w:t>
      </w:r>
    </w:p>
    <w:p w14:paraId="0D058A7D" w14:textId="77777777" w:rsidR="00427303" w:rsidRPr="007036CE" w:rsidRDefault="00427303" w:rsidP="00427303">
      <w:pPr>
        <w:pStyle w:val="GOSTScript"/>
        <w:rPr>
          <w:lang w:eastAsia="ko-KR"/>
        </w:rPr>
      </w:pPr>
      <w:r w:rsidRPr="007036CE">
        <w:rPr>
          <w:lang w:eastAsia="ko-KR"/>
        </w:rPr>
        <w:tab/>
      </w:r>
      <w:r w:rsidRPr="007036CE">
        <w:rPr>
          <w:lang w:eastAsia="ko-KR"/>
        </w:rPr>
        <w:tab/>
        <w:t>"DocGuid": "1fd90a7c-e339-46ff-ac39-73029ff81321",</w:t>
      </w:r>
    </w:p>
    <w:p w14:paraId="289E8B1E" w14:textId="77777777" w:rsidR="00427303" w:rsidRPr="007036CE" w:rsidRDefault="00427303" w:rsidP="00427303">
      <w:pPr>
        <w:pStyle w:val="GOSTScript"/>
        <w:rPr>
          <w:lang w:eastAsia="ko-KR"/>
        </w:rPr>
      </w:pPr>
      <w:r w:rsidRPr="007036CE">
        <w:rPr>
          <w:lang w:eastAsia="ko-KR"/>
        </w:rPr>
        <w:tab/>
      </w:r>
      <w:r w:rsidRPr="007036CE">
        <w:rPr>
          <w:lang w:eastAsia="ko-KR"/>
        </w:rPr>
        <w:tab/>
        <w:t>"RequestType": "ACCOUNTING",</w:t>
      </w:r>
    </w:p>
    <w:p w14:paraId="654BD018" w14:textId="77777777" w:rsidR="00427303" w:rsidRPr="007036CE" w:rsidRDefault="00427303" w:rsidP="00427303">
      <w:pPr>
        <w:pStyle w:val="GOSTScript"/>
        <w:rPr>
          <w:lang w:eastAsia="ko-KR"/>
        </w:rPr>
      </w:pPr>
      <w:r w:rsidRPr="007036CE">
        <w:rPr>
          <w:lang w:eastAsia="ko-KR"/>
        </w:rPr>
        <w:tab/>
      </w:r>
      <w:r w:rsidRPr="007036CE">
        <w:rPr>
          <w:lang w:eastAsia="ko-KR"/>
        </w:rPr>
        <w:tab/>
        <w:t>"TypeDoc": "MSC_KZA_NPS",</w:t>
      </w:r>
    </w:p>
    <w:p w14:paraId="287B0C86" w14:textId="77777777" w:rsidR="00427303" w:rsidRPr="007036CE" w:rsidRDefault="00427303" w:rsidP="00427303">
      <w:pPr>
        <w:pStyle w:val="GOSTScript"/>
        <w:rPr>
          <w:lang w:eastAsia="ko-KR"/>
        </w:rPr>
      </w:pPr>
      <w:r w:rsidRPr="007036CE">
        <w:rPr>
          <w:lang w:eastAsia="ko-KR"/>
        </w:rPr>
        <w:tab/>
      </w:r>
      <w:r w:rsidRPr="007036CE">
        <w:rPr>
          <w:lang w:eastAsia="ko-KR"/>
        </w:rPr>
        <w:tab/>
        <w:t>"Stage": "auth",</w:t>
      </w:r>
    </w:p>
    <w:p w14:paraId="139C486C" w14:textId="77777777" w:rsidR="00427303" w:rsidRPr="007036CE" w:rsidRDefault="00427303" w:rsidP="00427303">
      <w:pPr>
        <w:pStyle w:val="GOSTScript"/>
        <w:rPr>
          <w:lang w:eastAsia="ko-KR"/>
        </w:rPr>
      </w:pPr>
      <w:r w:rsidRPr="007036CE">
        <w:rPr>
          <w:lang w:eastAsia="ko-KR"/>
        </w:rPr>
        <w:tab/>
      </w:r>
      <w:r w:rsidRPr="007036CE">
        <w:rPr>
          <w:lang w:eastAsia="ko-KR"/>
        </w:rPr>
        <w:tab/>
        <w:t>"BalLevContrl": 0,</w:t>
      </w:r>
    </w:p>
    <w:p w14:paraId="6D93259B" w14:textId="77777777" w:rsidR="00427303" w:rsidRPr="007036CE" w:rsidRDefault="00427303" w:rsidP="00427303">
      <w:pPr>
        <w:pStyle w:val="GOSTScript"/>
        <w:rPr>
          <w:lang w:eastAsia="ko-KR"/>
        </w:rPr>
      </w:pPr>
      <w:r w:rsidRPr="007036CE">
        <w:rPr>
          <w:lang w:eastAsia="ko-KR"/>
        </w:rPr>
        <w:tab/>
      </w:r>
      <w:r w:rsidRPr="007036CE">
        <w:rPr>
          <w:lang w:eastAsia="ko-KR"/>
        </w:rPr>
        <w:tab/>
        <w:t>"Subject": "6000",</w:t>
      </w:r>
    </w:p>
    <w:p w14:paraId="4116AB5C" w14:textId="77777777" w:rsidR="00427303" w:rsidRPr="007036CE" w:rsidRDefault="00427303" w:rsidP="00427303">
      <w:pPr>
        <w:pStyle w:val="GOSTScript"/>
        <w:rPr>
          <w:lang w:eastAsia="ko-KR"/>
        </w:rPr>
      </w:pPr>
      <w:r w:rsidRPr="007036CE">
        <w:rPr>
          <w:lang w:eastAsia="ko-KR"/>
        </w:rPr>
        <w:tab/>
      </w:r>
      <w:r w:rsidRPr="007036CE">
        <w:rPr>
          <w:lang w:eastAsia="ko-KR"/>
        </w:rPr>
        <w:tab/>
        <w:t>"SettlementDate": "2025-12-05"</w:t>
      </w:r>
    </w:p>
    <w:p w14:paraId="1DB8D299" w14:textId="77777777" w:rsidR="00427303" w:rsidRPr="007036CE" w:rsidRDefault="00427303" w:rsidP="00427303">
      <w:pPr>
        <w:pStyle w:val="GOSTScript"/>
        <w:rPr>
          <w:lang w:eastAsia="ko-KR"/>
        </w:rPr>
      </w:pPr>
      <w:r w:rsidRPr="007036CE">
        <w:rPr>
          <w:lang w:eastAsia="ko-KR"/>
        </w:rPr>
        <w:tab/>
        <w:t>},</w:t>
      </w:r>
    </w:p>
    <w:p w14:paraId="5673F9D1" w14:textId="77777777" w:rsidR="00427303" w:rsidRPr="007036CE" w:rsidRDefault="00427303" w:rsidP="00427303">
      <w:pPr>
        <w:pStyle w:val="GOSTScript"/>
        <w:rPr>
          <w:lang w:eastAsia="ko-KR"/>
        </w:rPr>
      </w:pPr>
      <w:r w:rsidRPr="007036CE">
        <w:rPr>
          <w:lang w:eastAsia="ko-KR"/>
        </w:rPr>
        <w:tab/>
        <w:t>"document": {</w:t>
      </w:r>
    </w:p>
    <w:p w14:paraId="3A43B6A5" w14:textId="77777777" w:rsidR="00427303" w:rsidRPr="007036CE" w:rsidRDefault="00427303" w:rsidP="00427303">
      <w:pPr>
        <w:pStyle w:val="GOSTScript"/>
        <w:rPr>
          <w:lang w:eastAsia="ko-KR"/>
        </w:rPr>
      </w:pPr>
      <w:r w:rsidRPr="007036CE">
        <w:rPr>
          <w:lang w:eastAsia="ko-KR"/>
        </w:rPr>
        <w:tab/>
      </w:r>
      <w:r w:rsidRPr="007036CE">
        <w:rPr>
          <w:lang w:eastAsia="ko-KR"/>
        </w:rPr>
        <w:tab/>
        <w:t>"TtlPrt_NmDc": "202025",</w:t>
      </w:r>
    </w:p>
    <w:p w14:paraId="52C2AB1C" w14:textId="77777777" w:rsidR="00427303" w:rsidRPr="007036CE" w:rsidRDefault="00427303" w:rsidP="00427303">
      <w:pPr>
        <w:pStyle w:val="GOSTScript"/>
        <w:rPr>
          <w:lang w:eastAsia="ko-KR"/>
        </w:rPr>
      </w:pPr>
      <w:r w:rsidRPr="007036CE">
        <w:rPr>
          <w:lang w:eastAsia="ko-KR"/>
        </w:rPr>
        <w:tab/>
      </w:r>
      <w:r w:rsidRPr="007036CE">
        <w:rPr>
          <w:lang w:eastAsia="ko-KR"/>
        </w:rPr>
        <w:tab/>
        <w:t>"TtlPrt_DctDt": "2025-10-13",</w:t>
      </w:r>
    </w:p>
    <w:p w14:paraId="112B42D7" w14:textId="77777777" w:rsidR="00427303" w:rsidRPr="007036CE" w:rsidRDefault="00427303" w:rsidP="00427303">
      <w:pPr>
        <w:pStyle w:val="GOSTScript"/>
        <w:rPr>
          <w:lang w:eastAsia="ko-KR"/>
        </w:rPr>
      </w:pPr>
      <w:r w:rsidRPr="007036CE">
        <w:rPr>
          <w:lang w:eastAsia="ko-KR"/>
        </w:rPr>
        <w:tab/>
      </w:r>
      <w:r w:rsidRPr="007036CE">
        <w:rPr>
          <w:lang w:eastAsia="ko-KR"/>
        </w:rPr>
        <w:tab/>
        <w:t>"SystemInformation_DocType": "AKR",</w:t>
      </w:r>
    </w:p>
    <w:p w14:paraId="43AFFAA3" w14:textId="77777777" w:rsidR="00427303" w:rsidRPr="007036CE" w:rsidRDefault="00427303" w:rsidP="00427303">
      <w:pPr>
        <w:pStyle w:val="GOSTScript"/>
        <w:rPr>
          <w:lang w:eastAsia="ko-KR"/>
        </w:rPr>
      </w:pPr>
      <w:r w:rsidRPr="007036CE">
        <w:rPr>
          <w:lang w:eastAsia="ko-KR"/>
        </w:rPr>
        <w:tab/>
      </w:r>
      <w:r w:rsidRPr="007036CE">
        <w:rPr>
          <w:lang w:eastAsia="ko-KR"/>
        </w:rPr>
        <w:tab/>
        <w:t>"StmInfrmtn_AccessLevelStereotype": 1,</w:t>
      </w:r>
    </w:p>
    <w:p w14:paraId="512F1276" w14:textId="77777777" w:rsidR="00427303" w:rsidRPr="007036CE" w:rsidRDefault="00427303" w:rsidP="00427303">
      <w:pPr>
        <w:pStyle w:val="GOSTScript"/>
        <w:rPr>
          <w:lang w:eastAsia="ko-KR"/>
        </w:rPr>
      </w:pPr>
      <w:r w:rsidRPr="007036CE">
        <w:rPr>
          <w:lang w:eastAsia="ko-KR"/>
        </w:rPr>
        <w:tab/>
      </w:r>
      <w:r w:rsidRPr="007036CE">
        <w:rPr>
          <w:lang w:eastAsia="ko-KR"/>
        </w:rPr>
        <w:tab/>
        <w:t>"PayRec_Pay_MSC_Bnk_AcNm": "03225643000000056400",</w:t>
      </w:r>
    </w:p>
    <w:p w14:paraId="15E40B24" w14:textId="77777777" w:rsidR="00427303" w:rsidRPr="007036CE" w:rsidRDefault="00427303" w:rsidP="00427303">
      <w:pPr>
        <w:pStyle w:val="GOSTScript"/>
        <w:rPr>
          <w:lang w:eastAsia="ko-KR"/>
        </w:rPr>
      </w:pPr>
      <w:r w:rsidRPr="007036CE">
        <w:rPr>
          <w:lang w:eastAsia="ko-KR"/>
        </w:rPr>
        <w:tab/>
      </w:r>
      <w:r w:rsidRPr="007036CE">
        <w:rPr>
          <w:lang w:eastAsia="ko-KR"/>
        </w:rPr>
        <w:tab/>
        <w:t>"SystemInformation_SRVC_TFK_CD_R": "6200",</w:t>
      </w:r>
    </w:p>
    <w:p w14:paraId="688C287C" w14:textId="77777777" w:rsidR="00427303" w:rsidRPr="007036CE" w:rsidRDefault="00427303" w:rsidP="00427303">
      <w:pPr>
        <w:pStyle w:val="GOSTScript"/>
        <w:rPr>
          <w:lang w:eastAsia="ko-KR"/>
        </w:rPr>
      </w:pPr>
      <w:r w:rsidRPr="007036CE">
        <w:rPr>
          <w:lang w:eastAsia="ko-KR"/>
        </w:rPr>
        <w:tab/>
      </w:r>
      <w:r w:rsidRPr="007036CE">
        <w:rPr>
          <w:lang w:eastAsia="ko-KR"/>
        </w:rPr>
        <w:tab/>
        <w:t>"PayRec_REC_AccNum": "03621А57300",</w:t>
      </w:r>
    </w:p>
    <w:p w14:paraId="63FA1707" w14:textId="77777777" w:rsidR="00427303" w:rsidRPr="007036CE" w:rsidRDefault="00427303" w:rsidP="00427303">
      <w:pPr>
        <w:pStyle w:val="GOSTScript"/>
        <w:rPr>
          <w:lang w:eastAsia="ko-KR"/>
        </w:rPr>
      </w:pPr>
      <w:r w:rsidRPr="007036CE">
        <w:rPr>
          <w:lang w:eastAsia="ko-KR"/>
        </w:rPr>
        <w:tab/>
      </w:r>
      <w:r w:rsidRPr="007036CE">
        <w:rPr>
          <w:lang w:eastAsia="ko-KR"/>
        </w:rPr>
        <w:tab/>
        <w:t>"SystemInformation_KBK_Rec": "18201063940290059244",</w:t>
      </w:r>
    </w:p>
    <w:p w14:paraId="0C525CA9" w14:textId="77777777" w:rsidR="00427303" w:rsidRPr="007036CE" w:rsidRDefault="00427303" w:rsidP="00427303">
      <w:pPr>
        <w:pStyle w:val="GOSTScript"/>
        <w:rPr>
          <w:lang w:eastAsia="ko-KR"/>
        </w:rPr>
      </w:pPr>
      <w:r w:rsidRPr="007036CE">
        <w:rPr>
          <w:lang w:eastAsia="ko-KR"/>
        </w:rPr>
        <w:tab/>
      </w:r>
      <w:r w:rsidRPr="007036CE">
        <w:rPr>
          <w:lang w:eastAsia="ko-KR"/>
        </w:rPr>
        <w:tab/>
        <w:t>"PayRec_REC_ObjCd": "3888016",</w:t>
      </w:r>
    </w:p>
    <w:p w14:paraId="4EB96F33" w14:textId="77777777" w:rsidR="00427303" w:rsidRPr="007036CE" w:rsidRDefault="00427303" w:rsidP="00427303">
      <w:pPr>
        <w:pStyle w:val="GOSTScript"/>
        <w:rPr>
          <w:lang w:eastAsia="ko-KR"/>
        </w:rPr>
      </w:pPr>
      <w:r w:rsidRPr="007036CE">
        <w:rPr>
          <w:lang w:eastAsia="ko-KR"/>
        </w:rPr>
        <w:tab/>
      </w:r>
      <w:r w:rsidRPr="007036CE">
        <w:rPr>
          <w:lang w:eastAsia="ko-KR"/>
        </w:rPr>
        <w:tab/>
        <w:t>"SystemInformation_SourceParent": "EXP",</w:t>
      </w:r>
    </w:p>
    <w:p w14:paraId="3AEBCD05" w14:textId="77777777" w:rsidR="00427303" w:rsidRPr="007036CE" w:rsidRDefault="00427303" w:rsidP="00427303">
      <w:pPr>
        <w:pStyle w:val="GOSTScript"/>
        <w:rPr>
          <w:lang w:eastAsia="ko-KR"/>
        </w:rPr>
      </w:pPr>
      <w:r w:rsidRPr="007036CE">
        <w:rPr>
          <w:lang w:eastAsia="ko-KR"/>
        </w:rPr>
        <w:tab/>
      </w:r>
      <w:r w:rsidRPr="007036CE">
        <w:rPr>
          <w:lang w:eastAsia="ko-KR"/>
        </w:rPr>
        <w:tab/>
        <w:t>"SystemInformation_SYSCODE_Rec": "TSE",</w:t>
      </w:r>
    </w:p>
    <w:p w14:paraId="03251C53" w14:textId="77777777" w:rsidR="00427303" w:rsidRPr="007036CE" w:rsidRDefault="00427303" w:rsidP="00427303">
      <w:pPr>
        <w:pStyle w:val="GOSTScript"/>
        <w:rPr>
          <w:lang w:eastAsia="ko-KR"/>
        </w:rPr>
      </w:pPr>
      <w:r w:rsidRPr="007036CE">
        <w:rPr>
          <w:lang w:eastAsia="ko-KR"/>
        </w:rPr>
        <w:tab/>
      </w:r>
      <w:r w:rsidRPr="007036CE">
        <w:rPr>
          <w:lang w:eastAsia="ko-KR"/>
        </w:rPr>
        <w:tab/>
        <w:t>"SystemInformation_SIGN_SVAP_Rec": true,</w:t>
      </w:r>
    </w:p>
    <w:p w14:paraId="41BC5805" w14:textId="77777777" w:rsidR="00427303" w:rsidRPr="007036CE" w:rsidRDefault="00427303" w:rsidP="00427303">
      <w:pPr>
        <w:pStyle w:val="GOSTScript"/>
        <w:rPr>
          <w:lang w:eastAsia="ko-KR"/>
        </w:rPr>
      </w:pPr>
      <w:r w:rsidRPr="007036CE">
        <w:rPr>
          <w:lang w:eastAsia="ko-KR"/>
        </w:rPr>
        <w:tab/>
      </w:r>
      <w:r w:rsidRPr="007036CE">
        <w:rPr>
          <w:lang w:eastAsia="ko-KR"/>
        </w:rPr>
        <w:tab/>
        <w:t>"TtlPrt_NmDc": "0010005422000000536.1",</w:t>
      </w:r>
    </w:p>
    <w:p w14:paraId="718996AD" w14:textId="77777777" w:rsidR="00427303" w:rsidRPr="007036CE" w:rsidRDefault="00427303" w:rsidP="00427303">
      <w:pPr>
        <w:pStyle w:val="GOSTScript"/>
        <w:rPr>
          <w:lang w:eastAsia="ko-KR"/>
        </w:rPr>
      </w:pPr>
      <w:r w:rsidRPr="007036CE">
        <w:rPr>
          <w:lang w:eastAsia="ko-KR"/>
        </w:rPr>
        <w:tab/>
      </w:r>
      <w:r w:rsidRPr="007036CE">
        <w:rPr>
          <w:lang w:eastAsia="ko-KR"/>
        </w:rPr>
        <w:tab/>
        <w:t>"SystemInformation_IGK": "0373200001823000003",</w:t>
      </w:r>
    </w:p>
    <w:p w14:paraId="46665A0B" w14:textId="77777777" w:rsidR="00427303" w:rsidRPr="007036CE" w:rsidRDefault="00427303" w:rsidP="00427303">
      <w:pPr>
        <w:pStyle w:val="GOSTScript"/>
        <w:rPr>
          <w:lang w:eastAsia="ko-KR"/>
        </w:rPr>
      </w:pPr>
      <w:r w:rsidRPr="007036CE">
        <w:rPr>
          <w:lang w:eastAsia="ko-KR"/>
        </w:rPr>
        <w:tab/>
      </w:r>
      <w:r w:rsidRPr="007036CE">
        <w:rPr>
          <w:lang w:eastAsia="ko-KR"/>
        </w:rPr>
        <w:tab/>
        <w:t>"TtlPrt_Sm": 300000.00</w:t>
      </w:r>
    </w:p>
    <w:p w14:paraId="5F9920C0" w14:textId="77777777" w:rsidR="00427303" w:rsidRPr="007036CE" w:rsidRDefault="00427303" w:rsidP="00427303">
      <w:pPr>
        <w:pStyle w:val="GOSTScript"/>
        <w:rPr>
          <w:lang w:eastAsia="ko-KR"/>
        </w:rPr>
      </w:pPr>
      <w:r w:rsidRPr="007036CE">
        <w:rPr>
          <w:lang w:eastAsia="ko-KR"/>
        </w:rPr>
        <w:tab/>
        <w:t>}</w:t>
      </w:r>
    </w:p>
    <w:p w14:paraId="51E94E87" w14:textId="108A4DE7" w:rsidR="00427303" w:rsidRPr="007036CE" w:rsidRDefault="00427303" w:rsidP="00427303">
      <w:pPr>
        <w:pStyle w:val="GOSTScript"/>
        <w:rPr>
          <w:lang w:eastAsia="ko-KR"/>
        </w:rPr>
      </w:pPr>
      <w:r w:rsidRPr="007036CE">
        <w:rPr>
          <w:lang w:eastAsia="ko-KR"/>
        </w:rPr>
        <w:t>}</w:t>
      </w:r>
    </w:p>
    <w:p w14:paraId="0AF51B22" w14:textId="77777777" w:rsidR="008D6D4D" w:rsidRPr="007036CE" w:rsidDel="0023349A" w:rsidRDefault="008D6D4D" w:rsidP="008D6D4D">
      <w:pPr>
        <w:pStyle w:val="GOSTNormal"/>
        <w:rPr>
          <w:ins w:id="9878" w:author="Опаева Лидия Арашаевна" w:date="2024-10-01T11:35:00Z"/>
          <w:del w:id="9879" w:author="Краснова Наталья EXP-307875" w:date="2024-12-27T11:02:00Z"/>
        </w:rPr>
      </w:pPr>
      <w:bookmarkStart w:id="9880" w:name="_Toc222927578"/>
      <w:bookmarkStart w:id="9881" w:name="_Toc222927969"/>
      <w:bookmarkEnd w:id="9880"/>
      <w:bookmarkEnd w:id="9881"/>
    </w:p>
    <w:p w14:paraId="781E98CD" w14:textId="78E0C95F" w:rsidR="00143A77" w:rsidRPr="007036CE" w:rsidRDefault="00143A77" w:rsidP="00601F01">
      <w:pPr>
        <w:pStyle w:val="a3"/>
        <w:rPr>
          <w:spacing w:val="-4"/>
        </w:rPr>
      </w:pPr>
      <w:r w:rsidRPr="007036CE">
        <w:rPr>
          <w:spacing w:val="-4"/>
        </w:rPr>
        <w:lastRenderedPageBreak/>
        <w:fldChar w:fldCharType="begin"/>
      </w:r>
      <w:r w:rsidRPr="007036CE">
        <w:rPr>
          <w:spacing w:val="-4"/>
        </w:rPr>
        <w:instrText xml:space="preserve"> SEQ Приложение \* ARABIC </w:instrText>
      </w:r>
      <w:r w:rsidRPr="007036CE">
        <w:rPr>
          <w:spacing w:val="-4"/>
        </w:rPr>
        <w:fldChar w:fldCharType="separate"/>
      </w:r>
      <w:bookmarkStart w:id="9882" w:name="_Ref155702355"/>
      <w:bookmarkStart w:id="9883" w:name="_Toc222927970"/>
      <w:r w:rsidR="00BD74E1">
        <w:rPr>
          <w:noProof/>
          <w:spacing w:val="-4"/>
        </w:rPr>
        <w:t>1</w:t>
      </w:r>
      <w:bookmarkEnd w:id="9882"/>
      <w:r w:rsidRPr="007036CE">
        <w:rPr>
          <w:spacing w:val="-4"/>
        </w:rPr>
        <w:fldChar w:fldCharType="end"/>
      </w:r>
      <w:r w:rsidRPr="007036CE">
        <w:t>. ПЕРЕЧЕНЬ АТРИБУТОВ ДОКУМЕНТОВ, ЗАПОЛНЯЕМЫХ В SVAP ПО РЕЗУЛЬТАТАМ ОБРАБОТКИ ЗАПРОСОВ НА ПОДБОР/ СТОРНИРОВАНИЕ / ПЕРЕФОРМИРОВАНИЕ ЗАПИСЕЙ УЧЕТА</w:t>
      </w:r>
      <w:ins w:id="9884" w:author="Накашидзе О.Е. EXP-301252" w:date="2025-07-17T17:07:00Z">
        <w:r w:rsidR="008A4057" w:rsidRPr="007036CE">
          <w:t xml:space="preserve"> по СПС</w:t>
        </w:r>
      </w:ins>
      <w:bookmarkEnd w:id="9883"/>
    </w:p>
    <w:p w14:paraId="48D8EC2E" w14:textId="6AD9A32B" w:rsidR="00512B7E" w:rsidRPr="007036CE" w:rsidRDefault="00512B7E" w:rsidP="00512B7E">
      <w:pPr>
        <w:rPr>
          <w:spacing w:val="-4"/>
        </w:rPr>
      </w:pPr>
      <w:r w:rsidRPr="007036CE">
        <w:rPr>
          <w:spacing w:val="-4"/>
        </w:rPr>
        <w:t xml:space="preserve">Перечень атрибутов, </w:t>
      </w:r>
      <w:r w:rsidR="00550F9C" w:rsidRPr="007036CE">
        <w:t>общих для всех типов документов</w:t>
      </w:r>
      <w:r w:rsidRPr="007036CE">
        <w:rPr>
          <w:spacing w:val="-4"/>
        </w:rPr>
        <w:t>, приведен в</w:t>
      </w:r>
      <w:r w:rsidR="007770AB" w:rsidRPr="007036CE">
        <w:rPr>
          <w:spacing w:val="-4"/>
        </w:rPr>
        <w:t xml:space="preserve"> таблице </w:t>
      </w:r>
      <w:r w:rsidR="007770AB" w:rsidRPr="007036CE">
        <w:rPr>
          <w:spacing w:val="-4"/>
        </w:rPr>
        <w:fldChar w:fldCharType="begin"/>
      </w:r>
      <w:r w:rsidR="007770AB" w:rsidRPr="007036CE">
        <w:rPr>
          <w:spacing w:val="-4"/>
        </w:rPr>
        <w:instrText xml:space="preserve"> REF _Ref155712534 \h </w:instrText>
      </w:r>
      <w:r w:rsidR="007036CE">
        <w:rPr>
          <w:spacing w:val="-4"/>
        </w:rPr>
        <w:instrText xml:space="preserve"> \* MERGEFORMAT </w:instrText>
      </w:r>
      <w:r w:rsidR="007770AB" w:rsidRPr="007036CE">
        <w:rPr>
          <w:spacing w:val="-4"/>
        </w:rPr>
      </w:r>
      <w:r w:rsidR="007770AB" w:rsidRPr="007036CE">
        <w:rPr>
          <w:spacing w:val="-4"/>
        </w:rPr>
        <w:fldChar w:fldCharType="separate"/>
      </w:r>
      <w:r w:rsidR="00BD74E1">
        <w:rPr>
          <w:noProof/>
        </w:rPr>
        <w:t>48</w:t>
      </w:r>
      <w:r w:rsidR="007770AB" w:rsidRPr="007036CE">
        <w:rPr>
          <w:spacing w:val="-4"/>
        </w:rPr>
        <w:fldChar w:fldCharType="end"/>
      </w:r>
      <w:r w:rsidRPr="007036CE">
        <w:rPr>
          <w:spacing w:val="-4"/>
        </w:rPr>
        <w:t>.</w:t>
      </w:r>
    </w:p>
    <w:p w14:paraId="44E9765B" w14:textId="19181C90" w:rsidR="007770AB" w:rsidRPr="007036CE" w:rsidRDefault="004E3625" w:rsidP="00CC7251">
      <w:pPr>
        <w:pStyle w:val="GOSTNameTable"/>
      </w:pPr>
      <w:r w:rsidRPr="007036CE">
        <w:rPr>
          <w:noProof/>
        </w:rPr>
        <w:fldChar w:fldCharType="begin"/>
      </w:r>
      <w:r w:rsidRPr="007036CE">
        <w:rPr>
          <w:noProof/>
        </w:rPr>
        <w:instrText xml:space="preserve"> SEQ Таблица \* ARABIC </w:instrText>
      </w:r>
      <w:r w:rsidRPr="007036CE">
        <w:rPr>
          <w:noProof/>
        </w:rPr>
        <w:fldChar w:fldCharType="separate"/>
      </w:r>
      <w:bookmarkStart w:id="9885" w:name="_Ref155712534"/>
      <w:bookmarkStart w:id="9886" w:name="_Toc222928021"/>
      <w:r w:rsidR="00BD74E1">
        <w:rPr>
          <w:noProof/>
        </w:rPr>
        <w:t>48</w:t>
      </w:r>
      <w:bookmarkEnd w:id="9885"/>
      <w:r w:rsidRPr="007036CE">
        <w:rPr>
          <w:noProof/>
        </w:rPr>
        <w:fldChar w:fldCharType="end"/>
      </w:r>
      <w:r w:rsidR="007770AB" w:rsidRPr="007036CE">
        <w:t xml:space="preserve"> </w:t>
      </w:r>
      <w:r w:rsidR="00CC2920" w:rsidRPr="007036CE">
        <w:t>–</w:t>
      </w:r>
      <w:r w:rsidR="007770AB" w:rsidRPr="007036CE">
        <w:t xml:space="preserve"> Перечень атрибутов, общих для всех типов документов</w:t>
      </w:r>
      <w:bookmarkEnd w:id="9886"/>
    </w:p>
    <w:tbl>
      <w:tblPr>
        <w:tblStyle w:val="GOSTTable"/>
        <w:tblW w:w="5000" w:type="pct"/>
        <w:tblLayout w:type="fixed"/>
        <w:tblLook w:val="07E0" w:firstRow="1" w:lastRow="1" w:firstColumn="1" w:lastColumn="1" w:noHBand="1" w:noVBand="1"/>
      </w:tblPr>
      <w:tblGrid>
        <w:gridCol w:w="3519"/>
        <w:gridCol w:w="1022"/>
        <w:gridCol w:w="7206"/>
        <w:gridCol w:w="1967"/>
        <w:gridCol w:w="2046"/>
      </w:tblGrid>
      <w:tr w:rsidR="00F1162B" w:rsidRPr="007036CE" w14:paraId="34EC673D" w14:textId="77777777" w:rsidTr="00F1162B">
        <w:trPr>
          <w:cnfStyle w:val="100000000000" w:firstRow="1" w:lastRow="0" w:firstColumn="0" w:lastColumn="0" w:oddVBand="0" w:evenVBand="0" w:oddHBand="0" w:evenHBand="0" w:firstRowFirstColumn="0" w:firstRowLastColumn="0" w:lastRowFirstColumn="0" w:lastRowLastColumn="0"/>
        </w:trPr>
        <w:tc>
          <w:tcPr>
            <w:tcW w:w="1116" w:type="pct"/>
          </w:tcPr>
          <w:p w14:paraId="4B6E4C23" w14:textId="77777777" w:rsidR="00512B7E" w:rsidRPr="007036CE" w:rsidRDefault="00512B7E" w:rsidP="002F6952">
            <w:pPr>
              <w:pStyle w:val="GOSTTableHead"/>
              <w:rPr>
                <w:szCs w:val="22"/>
              </w:rPr>
            </w:pPr>
            <w:r w:rsidRPr="007036CE">
              <w:t>Наименование атрибута</w:t>
            </w:r>
            <w:r w:rsidRPr="007036CE">
              <w:rPr>
                <w:rStyle w:val="af6"/>
                <w:b w:val="0"/>
                <w:bCs w:val="0"/>
              </w:rPr>
              <w:footnoteReference w:id="6"/>
            </w:r>
          </w:p>
        </w:tc>
        <w:tc>
          <w:tcPr>
            <w:tcW w:w="324" w:type="pct"/>
          </w:tcPr>
          <w:p w14:paraId="616BB4B4" w14:textId="77777777" w:rsidR="00512B7E" w:rsidRPr="007036CE" w:rsidRDefault="00512B7E" w:rsidP="002F6952">
            <w:pPr>
              <w:pStyle w:val="GOSTTableHead"/>
              <w:rPr>
                <w:szCs w:val="22"/>
              </w:rPr>
            </w:pPr>
            <w:r w:rsidRPr="007036CE">
              <w:rPr>
                <w:szCs w:val="22"/>
              </w:rPr>
              <w:t>Вычисляемый атрибут</w:t>
            </w:r>
          </w:p>
        </w:tc>
        <w:tc>
          <w:tcPr>
            <w:tcW w:w="2286" w:type="pct"/>
          </w:tcPr>
          <w:p w14:paraId="7C003CFF" w14:textId="77777777" w:rsidR="00512B7E" w:rsidRPr="007036CE" w:rsidRDefault="00512B7E" w:rsidP="002F6952">
            <w:pPr>
              <w:pStyle w:val="GOSTTableHead"/>
              <w:rPr>
                <w:szCs w:val="22"/>
              </w:rPr>
            </w:pPr>
            <w:r w:rsidRPr="007036CE">
              <w:rPr>
                <w:szCs w:val="22"/>
              </w:rPr>
              <w:t>Описание атрибута</w:t>
            </w:r>
          </w:p>
        </w:tc>
        <w:tc>
          <w:tcPr>
            <w:tcW w:w="624" w:type="pct"/>
          </w:tcPr>
          <w:p w14:paraId="3030FA26" w14:textId="77777777" w:rsidR="00512B7E" w:rsidRPr="007036CE" w:rsidRDefault="00512B7E" w:rsidP="002F6952">
            <w:pPr>
              <w:pStyle w:val="GOSTTableHead"/>
              <w:rPr>
                <w:szCs w:val="22"/>
              </w:rPr>
            </w:pPr>
            <w:r w:rsidRPr="007036CE">
              <w:rPr>
                <w:szCs w:val="22"/>
              </w:rPr>
              <w:t>Реквизит документа (наименование тега)</w:t>
            </w:r>
          </w:p>
        </w:tc>
        <w:tc>
          <w:tcPr>
            <w:tcW w:w="649" w:type="pct"/>
          </w:tcPr>
          <w:p w14:paraId="61F952DA" w14:textId="77777777" w:rsidR="00512B7E" w:rsidRPr="007036CE" w:rsidRDefault="00512B7E" w:rsidP="002F6952">
            <w:pPr>
              <w:pStyle w:val="GOSTTableHead"/>
              <w:rPr>
                <w:szCs w:val="22"/>
              </w:rPr>
            </w:pPr>
            <w:r w:rsidRPr="007036CE">
              <w:rPr>
                <w:szCs w:val="22"/>
              </w:rPr>
              <w:t>Алгоритм вычисления</w:t>
            </w:r>
          </w:p>
        </w:tc>
      </w:tr>
      <w:tr w:rsidR="00512B7E" w:rsidRPr="007036CE" w14:paraId="5DF98203" w14:textId="77777777" w:rsidTr="00CC7251">
        <w:tc>
          <w:tcPr>
            <w:tcW w:w="1116" w:type="pct"/>
          </w:tcPr>
          <w:p w14:paraId="6C41542B" w14:textId="77777777" w:rsidR="00512B7E" w:rsidRPr="007036CE" w:rsidRDefault="00512B7E" w:rsidP="00F1162B">
            <w:pPr>
              <w:pStyle w:val="GOSTTablenorm"/>
            </w:pPr>
            <w:r w:rsidRPr="007036CE">
              <w:t>Система_отправитель</w:t>
            </w:r>
            <w:r w:rsidR="0005643E" w:rsidRPr="007036CE">
              <w:t>*</w:t>
            </w:r>
          </w:p>
        </w:tc>
        <w:tc>
          <w:tcPr>
            <w:tcW w:w="324" w:type="pct"/>
          </w:tcPr>
          <w:p w14:paraId="2146DAA0" w14:textId="77777777" w:rsidR="00512B7E" w:rsidRPr="007036CE" w:rsidRDefault="00512B7E" w:rsidP="00F1162B">
            <w:pPr>
              <w:pStyle w:val="GOSTTablenorm"/>
            </w:pPr>
            <w:r w:rsidRPr="007036CE">
              <w:t>нет</w:t>
            </w:r>
          </w:p>
        </w:tc>
        <w:tc>
          <w:tcPr>
            <w:tcW w:w="2286" w:type="pct"/>
          </w:tcPr>
          <w:p w14:paraId="363E0045" w14:textId="77777777" w:rsidR="00512B7E" w:rsidRPr="007036CE" w:rsidRDefault="00512B7E" w:rsidP="00F1162B">
            <w:pPr>
              <w:pStyle w:val="GOSTTablenorm"/>
            </w:pPr>
            <w:r w:rsidRPr="007036CE">
              <w:t>Функциональная подсистема ГИИС ЭБ, направившая запрос (ПУР ЭБ, ПУиО ЭБ и др.)</w:t>
            </w:r>
          </w:p>
        </w:tc>
        <w:tc>
          <w:tcPr>
            <w:tcW w:w="624" w:type="pct"/>
          </w:tcPr>
          <w:p w14:paraId="039D303C" w14:textId="77777777" w:rsidR="00512B7E" w:rsidRPr="007036CE" w:rsidRDefault="00512B7E" w:rsidP="00F1162B">
            <w:pPr>
              <w:pStyle w:val="GOSTTablenorm"/>
            </w:pPr>
            <w:r w:rsidRPr="007036CE">
              <w:t>Source</w:t>
            </w:r>
          </w:p>
        </w:tc>
        <w:tc>
          <w:tcPr>
            <w:tcW w:w="649" w:type="pct"/>
          </w:tcPr>
          <w:p w14:paraId="4050271E" w14:textId="77777777" w:rsidR="00512B7E" w:rsidRPr="007036CE" w:rsidRDefault="00512B7E" w:rsidP="00F1162B">
            <w:pPr>
              <w:pStyle w:val="GOSTTablenorm"/>
            </w:pPr>
          </w:p>
        </w:tc>
      </w:tr>
      <w:tr w:rsidR="00512B7E" w:rsidRPr="007036CE" w14:paraId="128E3227" w14:textId="77777777" w:rsidTr="00CC7251">
        <w:tc>
          <w:tcPr>
            <w:tcW w:w="1116" w:type="pct"/>
          </w:tcPr>
          <w:p w14:paraId="47FD9E4E" w14:textId="77777777" w:rsidR="00512B7E" w:rsidRPr="007036CE" w:rsidRDefault="00512B7E" w:rsidP="00F1162B">
            <w:pPr>
              <w:pStyle w:val="GOSTTablenorm"/>
            </w:pPr>
            <w:r w:rsidRPr="007036CE">
              <w:t>Субъект_учета</w:t>
            </w:r>
          </w:p>
        </w:tc>
        <w:tc>
          <w:tcPr>
            <w:tcW w:w="324" w:type="pct"/>
          </w:tcPr>
          <w:p w14:paraId="67AF01C8" w14:textId="77777777" w:rsidR="00512B7E" w:rsidRPr="007036CE" w:rsidRDefault="00512B7E" w:rsidP="00F1162B">
            <w:pPr>
              <w:pStyle w:val="GOSTTablenorm"/>
            </w:pPr>
            <w:r w:rsidRPr="007036CE">
              <w:t>нет</w:t>
            </w:r>
          </w:p>
        </w:tc>
        <w:tc>
          <w:tcPr>
            <w:tcW w:w="2286" w:type="pct"/>
          </w:tcPr>
          <w:p w14:paraId="3FE441A1" w14:textId="77777777" w:rsidR="00512B7E" w:rsidRPr="007036CE" w:rsidRDefault="00512B7E" w:rsidP="00F1162B">
            <w:pPr>
              <w:pStyle w:val="GOSTTablenorm"/>
            </w:pPr>
            <w:r w:rsidRPr="007036CE">
              <w:t>Субъект учета (код ТОФК</w:t>
            </w:r>
            <w:r w:rsidR="00550F9C" w:rsidRPr="007036CE">
              <w:t>/ЦС по учету</w:t>
            </w:r>
            <w:r w:rsidRPr="007036CE">
              <w:t>, в котором проводится операция)</w:t>
            </w:r>
          </w:p>
        </w:tc>
        <w:tc>
          <w:tcPr>
            <w:tcW w:w="624" w:type="pct"/>
          </w:tcPr>
          <w:p w14:paraId="32B68D83" w14:textId="77777777" w:rsidR="00512B7E" w:rsidRPr="007036CE" w:rsidRDefault="00512B7E" w:rsidP="00F1162B">
            <w:pPr>
              <w:pStyle w:val="GOSTTablenorm"/>
            </w:pPr>
            <w:r w:rsidRPr="007036CE">
              <w:t>Subject</w:t>
            </w:r>
          </w:p>
        </w:tc>
        <w:tc>
          <w:tcPr>
            <w:tcW w:w="649" w:type="pct"/>
          </w:tcPr>
          <w:p w14:paraId="205FB422" w14:textId="77777777" w:rsidR="00512B7E" w:rsidRPr="007036CE" w:rsidRDefault="00512B7E" w:rsidP="00F1162B">
            <w:pPr>
              <w:pStyle w:val="GOSTTablenorm"/>
            </w:pPr>
          </w:p>
        </w:tc>
      </w:tr>
      <w:tr w:rsidR="00CE0D61" w:rsidRPr="007036CE" w14:paraId="30B1469E" w14:textId="77777777" w:rsidTr="00CC7251">
        <w:trPr>
          <w:ins w:id="9889" w:author="Сатлер Марина Викторовна" w:date="2026-04-08T17:43:00Z"/>
        </w:trPr>
        <w:tc>
          <w:tcPr>
            <w:tcW w:w="1116" w:type="pct"/>
          </w:tcPr>
          <w:p w14:paraId="1BA08CC9" w14:textId="33615436" w:rsidR="00CE0D61" w:rsidRPr="007036CE" w:rsidRDefault="00CE0D61" w:rsidP="00CE0D61">
            <w:pPr>
              <w:pStyle w:val="GOSTTablenorm"/>
              <w:rPr>
                <w:ins w:id="9890" w:author="Сатлер Марина Викторовна" w:date="2026-04-08T17:43:00Z"/>
              </w:rPr>
            </w:pPr>
            <w:ins w:id="9891" w:author="Сатлер Марина Викторовна" w:date="2026-04-08T17:43:00Z">
              <w:r w:rsidRPr="00AD0A38">
                <w:rPr>
                  <w:szCs w:val="22"/>
                  <w:highlight w:val="green"/>
                </w:rPr>
                <w:t>Инициатор_события_учета*</w:t>
              </w:r>
            </w:ins>
          </w:p>
        </w:tc>
        <w:tc>
          <w:tcPr>
            <w:tcW w:w="324" w:type="pct"/>
          </w:tcPr>
          <w:p w14:paraId="7945B649" w14:textId="37E8625A" w:rsidR="00CE0D61" w:rsidRPr="007036CE" w:rsidRDefault="00CE0D61" w:rsidP="00CE0D61">
            <w:pPr>
              <w:pStyle w:val="GOSTTablenorm"/>
              <w:rPr>
                <w:ins w:id="9892" w:author="Сатлер Марина Викторовна" w:date="2026-04-08T17:43:00Z"/>
              </w:rPr>
            </w:pPr>
            <w:ins w:id="9893" w:author="Сатлер Марина Викторовна" w:date="2026-04-08T17:43:00Z">
              <w:r w:rsidRPr="00AD0A38">
                <w:rPr>
                  <w:highlight w:val="green"/>
                </w:rPr>
                <w:t>нет</w:t>
              </w:r>
            </w:ins>
          </w:p>
        </w:tc>
        <w:tc>
          <w:tcPr>
            <w:tcW w:w="2286" w:type="pct"/>
          </w:tcPr>
          <w:p w14:paraId="026F025D" w14:textId="6911F328" w:rsidR="00CE0D61" w:rsidRPr="007036CE" w:rsidRDefault="00CE0D61" w:rsidP="00CE0D61">
            <w:pPr>
              <w:pStyle w:val="GOSTTablenorm"/>
              <w:rPr>
                <w:ins w:id="9894" w:author="Сатлер Марина Викторовна" w:date="2026-04-08T17:43:00Z"/>
              </w:rPr>
            </w:pPr>
            <w:ins w:id="9895" w:author="Сатлер Марина Викторовна" w:date="2026-04-08T17:43:00Z">
              <w:r w:rsidRPr="00AD0A38">
                <w:rPr>
                  <w:highlight w:val="green"/>
                </w:rPr>
                <w:t>ТОФК-инициатор события учета</w:t>
              </w:r>
            </w:ins>
          </w:p>
        </w:tc>
        <w:tc>
          <w:tcPr>
            <w:tcW w:w="624" w:type="pct"/>
          </w:tcPr>
          <w:p w14:paraId="77BA565D" w14:textId="4A57079D" w:rsidR="00CE0D61" w:rsidRPr="007036CE" w:rsidRDefault="00CE0D61" w:rsidP="00CE0D61">
            <w:pPr>
              <w:pStyle w:val="GOSTTablenorm"/>
              <w:rPr>
                <w:ins w:id="9896" w:author="Сатлер Марина Викторовна" w:date="2026-04-08T17:43:00Z"/>
              </w:rPr>
            </w:pPr>
            <w:ins w:id="9897" w:author="Сатлер Марина Викторовна" w:date="2026-04-08T17:43:00Z">
              <w:r w:rsidRPr="00AD0A38">
                <w:rPr>
                  <w:highlight w:val="green"/>
                </w:rPr>
                <w:t>Subject</w:t>
              </w:r>
              <w:commentRangeStart w:id="9898"/>
              <w:commentRangeEnd w:id="9898"/>
              <w:r>
                <w:rPr>
                  <w:rStyle w:val="afff4"/>
                </w:rPr>
                <w:commentReference w:id="9898"/>
              </w:r>
            </w:ins>
          </w:p>
        </w:tc>
        <w:tc>
          <w:tcPr>
            <w:tcW w:w="649" w:type="pct"/>
          </w:tcPr>
          <w:p w14:paraId="429030EA" w14:textId="77777777" w:rsidR="00CE0D61" w:rsidRPr="007036CE" w:rsidRDefault="00CE0D61" w:rsidP="00CE0D61">
            <w:pPr>
              <w:pStyle w:val="GOSTTablenorm"/>
              <w:rPr>
                <w:ins w:id="9899" w:author="Сатлер Марина Викторовна" w:date="2026-04-08T17:43:00Z"/>
              </w:rPr>
            </w:pPr>
          </w:p>
        </w:tc>
      </w:tr>
      <w:tr w:rsidR="00CE0D61" w:rsidRPr="007036CE" w14:paraId="333938BD" w14:textId="77777777" w:rsidTr="00CC7251">
        <w:tc>
          <w:tcPr>
            <w:tcW w:w="1116" w:type="pct"/>
          </w:tcPr>
          <w:p w14:paraId="7426C5AD" w14:textId="77777777" w:rsidR="00CE0D61" w:rsidRPr="007036CE" w:rsidRDefault="00CE0D61" w:rsidP="00CE0D61">
            <w:pPr>
              <w:pStyle w:val="GOSTTablenorm"/>
            </w:pPr>
            <w:r w:rsidRPr="007036CE">
              <w:t>Тип_документа*</w:t>
            </w:r>
          </w:p>
        </w:tc>
        <w:tc>
          <w:tcPr>
            <w:tcW w:w="324" w:type="pct"/>
          </w:tcPr>
          <w:p w14:paraId="0E7A70F1" w14:textId="77777777" w:rsidR="00CE0D61" w:rsidRPr="007036CE" w:rsidRDefault="00CE0D61" w:rsidP="00CE0D61">
            <w:pPr>
              <w:pStyle w:val="GOSTTablenorm"/>
            </w:pPr>
            <w:r w:rsidRPr="007036CE">
              <w:t>нет</w:t>
            </w:r>
          </w:p>
        </w:tc>
        <w:tc>
          <w:tcPr>
            <w:tcW w:w="2286" w:type="pct"/>
          </w:tcPr>
          <w:p w14:paraId="0A4B8108" w14:textId="77D7693B" w:rsidR="00CE0D61" w:rsidRPr="007036CE" w:rsidRDefault="00CE0D61" w:rsidP="00CE0D61">
            <w:pPr>
              <w:pStyle w:val="GOSTTablenorm"/>
            </w:pPr>
            <w:r w:rsidRPr="007036CE">
              <w:t xml:space="preserve">Тип документа в соответствии с таблицей </w:t>
            </w:r>
            <w:r w:rsidRPr="007036CE">
              <w:fldChar w:fldCharType="begin"/>
            </w:r>
            <w:r w:rsidRPr="007036CE">
              <w:instrText xml:space="preserve"> REF _Ref155701695 \h  \* MERGEFORMAT </w:instrText>
            </w:r>
            <w:r w:rsidRPr="007036CE">
              <w:fldChar w:fldCharType="separate"/>
            </w:r>
            <w:r>
              <w:t>2</w:t>
            </w:r>
            <w:r w:rsidRPr="007036CE">
              <w:fldChar w:fldCharType="end"/>
            </w:r>
          </w:p>
        </w:tc>
        <w:tc>
          <w:tcPr>
            <w:tcW w:w="624" w:type="pct"/>
          </w:tcPr>
          <w:p w14:paraId="0DA1BB38" w14:textId="77777777" w:rsidR="00CE0D61" w:rsidRPr="007036CE" w:rsidRDefault="00CE0D61" w:rsidP="00CE0D61">
            <w:pPr>
              <w:pStyle w:val="GOSTTablenorm"/>
            </w:pPr>
            <w:r w:rsidRPr="007036CE">
              <w:t>TypeDoc</w:t>
            </w:r>
          </w:p>
        </w:tc>
        <w:tc>
          <w:tcPr>
            <w:tcW w:w="649" w:type="pct"/>
          </w:tcPr>
          <w:p w14:paraId="10980660" w14:textId="77777777" w:rsidR="00CE0D61" w:rsidRPr="007036CE" w:rsidRDefault="00CE0D61" w:rsidP="00CE0D61">
            <w:pPr>
              <w:pStyle w:val="GOSTTablenorm"/>
            </w:pPr>
          </w:p>
        </w:tc>
      </w:tr>
      <w:tr w:rsidR="00CE0D61" w:rsidRPr="007036CE" w14:paraId="69257D17" w14:textId="77777777" w:rsidTr="00CC7251">
        <w:tc>
          <w:tcPr>
            <w:tcW w:w="1116" w:type="pct"/>
          </w:tcPr>
          <w:p w14:paraId="3542766A" w14:textId="77777777" w:rsidR="00CE0D61" w:rsidRPr="007036CE" w:rsidRDefault="00CE0D61" w:rsidP="00CE0D61">
            <w:pPr>
              <w:pStyle w:val="GOSTTablenorm"/>
            </w:pPr>
            <w:r w:rsidRPr="007036CE">
              <w:t>Идентификатор_документа*</w:t>
            </w:r>
          </w:p>
        </w:tc>
        <w:tc>
          <w:tcPr>
            <w:tcW w:w="324" w:type="pct"/>
          </w:tcPr>
          <w:p w14:paraId="51C58C7C" w14:textId="77777777" w:rsidR="00CE0D61" w:rsidRPr="007036CE" w:rsidRDefault="00CE0D61" w:rsidP="00CE0D61">
            <w:pPr>
              <w:pStyle w:val="GOSTTablenorm"/>
            </w:pPr>
            <w:r w:rsidRPr="007036CE">
              <w:t>нет</w:t>
            </w:r>
          </w:p>
        </w:tc>
        <w:tc>
          <w:tcPr>
            <w:tcW w:w="2286" w:type="pct"/>
          </w:tcPr>
          <w:p w14:paraId="22AB51EE" w14:textId="77777777" w:rsidR="00CE0D61" w:rsidRPr="007036CE" w:rsidRDefault="00CE0D61" w:rsidP="00CE0D61">
            <w:pPr>
              <w:pStyle w:val="GOSTTablenorm"/>
            </w:pPr>
            <w:r w:rsidRPr="007036CE">
              <w:t>Глобальный идентификатор документа</w:t>
            </w:r>
          </w:p>
        </w:tc>
        <w:tc>
          <w:tcPr>
            <w:tcW w:w="624" w:type="pct"/>
          </w:tcPr>
          <w:p w14:paraId="2172EBFB" w14:textId="77777777" w:rsidR="00CE0D61" w:rsidRPr="007036CE" w:rsidRDefault="00CE0D61" w:rsidP="00CE0D61">
            <w:pPr>
              <w:pStyle w:val="GOSTTablenorm"/>
            </w:pPr>
            <w:r w:rsidRPr="007036CE">
              <w:t>DocGuid</w:t>
            </w:r>
          </w:p>
        </w:tc>
        <w:tc>
          <w:tcPr>
            <w:tcW w:w="649" w:type="pct"/>
          </w:tcPr>
          <w:p w14:paraId="50D3D1D3" w14:textId="77777777" w:rsidR="00CE0D61" w:rsidRPr="007036CE" w:rsidRDefault="00CE0D61" w:rsidP="00CE0D61">
            <w:pPr>
              <w:pStyle w:val="GOSTTablenorm"/>
            </w:pPr>
          </w:p>
        </w:tc>
      </w:tr>
      <w:tr w:rsidR="00CE0D61" w:rsidRPr="007036CE" w14:paraId="67EEC234" w14:textId="77777777" w:rsidTr="00CC7251">
        <w:tc>
          <w:tcPr>
            <w:tcW w:w="1116" w:type="pct"/>
          </w:tcPr>
          <w:p w14:paraId="5E3CDBB5" w14:textId="77777777" w:rsidR="00CE0D61" w:rsidRPr="007036CE" w:rsidRDefault="00CE0D61" w:rsidP="00CE0D61">
            <w:pPr>
              <w:pStyle w:val="GOSTTablenorm"/>
            </w:pPr>
            <w:r w:rsidRPr="007036CE">
              <w:t>Дата_отражения_в_учете</w:t>
            </w:r>
          </w:p>
        </w:tc>
        <w:tc>
          <w:tcPr>
            <w:tcW w:w="324" w:type="pct"/>
          </w:tcPr>
          <w:p w14:paraId="5FC58E5C" w14:textId="77777777" w:rsidR="00CE0D61" w:rsidRPr="007036CE" w:rsidRDefault="00CE0D61" w:rsidP="00CE0D61">
            <w:pPr>
              <w:pStyle w:val="GOSTTablenorm"/>
            </w:pPr>
            <w:r w:rsidRPr="007036CE">
              <w:t>нет</w:t>
            </w:r>
          </w:p>
        </w:tc>
        <w:tc>
          <w:tcPr>
            <w:tcW w:w="2286" w:type="pct"/>
          </w:tcPr>
          <w:p w14:paraId="38F356EF" w14:textId="77777777" w:rsidR="00CE0D61" w:rsidRPr="007036CE" w:rsidRDefault="00CE0D61" w:rsidP="00CE0D61">
            <w:pPr>
              <w:pStyle w:val="GOSTTablenorm"/>
            </w:pPr>
            <w:r w:rsidRPr="007036CE">
              <w:t>Дата отражения в учете (всегда передается в составе запроса)</w:t>
            </w:r>
          </w:p>
        </w:tc>
        <w:tc>
          <w:tcPr>
            <w:tcW w:w="624" w:type="pct"/>
          </w:tcPr>
          <w:p w14:paraId="6A5ADDCC" w14:textId="77777777" w:rsidR="00CE0D61" w:rsidRPr="007036CE" w:rsidRDefault="00CE0D61" w:rsidP="00CE0D61">
            <w:pPr>
              <w:pStyle w:val="GOSTTablenorm"/>
            </w:pPr>
            <w:r w:rsidRPr="007036CE">
              <w:t>SettlementDate</w:t>
            </w:r>
          </w:p>
        </w:tc>
        <w:tc>
          <w:tcPr>
            <w:tcW w:w="649" w:type="pct"/>
          </w:tcPr>
          <w:p w14:paraId="3AFBC62F" w14:textId="77777777" w:rsidR="00CE0D61" w:rsidRPr="007036CE" w:rsidRDefault="00CE0D61" w:rsidP="00CE0D61">
            <w:pPr>
              <w:pStyle w:val="GOSTTablenorm"/>
            </w:pPr>
          </w:p>
        </w:tc>
      </w:tr>
    </w:tbl>
    <w:p w14:paraId="4D9D2985" w14:textId="77777777" w:rsidR="00DE7388" w:rsidRPr="007036CE" w:rsidRDefault="00DE7388" w:rsidP="00512B7E"/>
    <w:p w14:paraId="214EAAFC" w14:textId="4C36CEC1" w:rsidR="00512B7E" w:rsidRPr="007036CE" w:rsidRDefault="00512B7E" w:rsidP="00512B7E">
      <w:r w:rsidRPr="007036CE">
        <w:t xml:space="preserve">Перечень атрибутов, </w:t>
      </w:r>
      <w:r w:rsidR="00550F9C" w:rsidRPr="007036CE">
        <w:t>соответствующих типу документа</w:t>
      </w:r>
      <w:r w:rsidR="00874F44" w:rsidRPr="007036CE">
        <w:t xml:space="preserve">, </w:t>
      </w:r>
      <w:r w:rsidRPr="007036CE">
        <w:t>приведен в</w:t>
      </w:r>
      <w:r w:rsidR="00426AC4" w:rsidRPr="007036CE">
        <w:t xml:space="preserve"> таблицах</w:t>
      </w:r>
      <w:r w:rsidRPr="007036CE">
        <w:t xml:space="preserve"> </w:t>
      </w:r>
      <w:r w:rsidR="00BF2A24" w:rsidRPr="007036CE">
        <w:fldChar w:fldCharType="begin"/>
      </w:r>
      <w:r w:rsidR="00BF2A24" w:rsidRPr="007036CE">
        <w:instrText xml:space="preserve"> REF _Ref155716070 \h </w:instrText>
      </w:r>
      <w:r w:rsidR="007036CE">
        <w:instrText xml:space="preserve"> \* MERGEFORMAT </w:instrText>
      </w:r>
      <w:r w:rsidR="00BF2A24" w:rsidRPr="007036CE">
        <w:fldChar w:fldCharType="separate"/>
      </w:r>
      <w:r w:rsidR="00BD74E1">
        <w:rPr>
          <w:noProof/>
        </w:rPr>
        <w:t>49</w:t>
      </w:r>
      <w:r w:rsidR="00BF2A24" w:rsidRPr="007036CE">
        <w:fldChar w:fldCharType="end"/>
      </w:r>
      <w:r w:rsidR="00562B9B" w:rsidRPr="007036CE">
        <w:t xml:space="preserve"> </w:t>
      </w:r>
      <w:r w:rsidR="00BC0B8A" w:rsidRPr="007036CE">
        <w:t>–</w:t>
      </w:r>
      <w:r w:rsidR="00EF252B">
        <w:t xml:space="preserve"> </w:t>
      </w:r>
      <w:r w:rsidR="00EF252B">
        <w:fldChar w:fldCharType="begin"/>
      </w:r>
      <w:r w:rsidR="00EF252B">
        <w:instrText xml:space="preserve"> REF _Ref226563815 \h </w:instrText>
      </w:r>
      <w:r w:rsidR="00EF252B">
        <w:fldChar w:fldCharType="separate"/>
      </w:r>
      <w:r w:rsidR="00EF252B">
        <w:rPr>
          <w:noProof/>
        </w:rPr>
        <w:t>91</w:t>
      </w:r>
      <w:r w:rsidR="00EF252B">
        <w:fldChar w:fldCharType="end"/>
      </w:r>
      <w:r w:rsidRPr="007036CE">
        <w:t>.</w:t>
      </w:r>
    </w:p>
    <w:p w14:paraId="62024CF4" w14:textId="77777777" w:rsidR="00837B42" w:rsidRPr="007036CE" w:rsidRDefault="003E0634" w:rsidP="00512B7E">
      <w:r w:rsidRPr="007036CE">
        <w:rPr>
          <w:szCs w:val="22"/>
        </w:rPr>
        <w:lastRenderedPageBreak/>
        <w:t xml:space="preserve">Описание требований к атрибутам документов </w:t>
      </w:r>
      <w:r w:rsidRPr="007036CE">
        <w:t>«Бухгалтерская справка» (ф.0504833) VLS_REPORT_DO</w:t>
      </w:r>
      <w:r w:rsidRPr="007036CE">
        <w:rPr>
          <w:szCs w:val="22"/>
        </w:rPr>
        <w:t xml:space="preserve">, Бухгалтерская справка (ф.0504833) ARP_FAH_0504833, </w:t>
      </w:r>
      <w:r w:rsidR="00947504" w:rsidRPr="007036CE">
        <w:t>«Акт приемки-передачи кассовых выплат, поступлений и обязательств при реорганизации участников бюджетного процесса» (ф. 0531728) VLS_ACT_0531728, «Акт приемки-передачи показателей лицевого счета» VLS_ACT_0531766</w:t>
      </w:r>
      <w:r w:rsidR="00A315E0" w:rsidRPr="007036CE">
        <w:t xml:space="preserve">, </w:t>
      </w:r>
      <w:r w:rsidR="00A315E0" w:rsidRPr="007036CE">
        <w:rPr>
          <w:szCs w:val="22"/>
        </w:rPr>
        <w:t xml:space="preserve">«Поручение о перечислении на счет» </w:t>
      </w:r>
      <w:r w:rsidR="00A315E0" w:rsidRPr="007036CE">
        <w:rPr>
          <w:szCs w:val="22"/>
          <w:lang w:val="en-US"/>
        </w:rPr>
        <w:t>PUDS</w:t>
      </w:r>
      <w:r w:rsidR="00A315E0" w:rsidRPr="007036CE">
        <w:rPr>
          <w:szCs w:val="22"/>
        </w:rPr>
        <w:t>_</w:t>
      </w:r>
      <w:r w:rsidR="00A315E0" w:rsidRPr="007036CE">
        <w:rPr>
          <w:szCs w:val="22"/>
          <w:lang w:val="en-US"/>
        </w:rPr>
        <w:t>PPS</w:t>
      </w:r>
      <w:r w:rsidR="00426AC4" w:rsidRPr="007036CE">
        <w:rPr>
          <w:szCs w:val="22"/>
        </w:rPr>
        <w:t xml:space="preserve">, </w:t>
      </w:r>
      <w:r w:rsidR="00426AC4" w:rsidRPr="007036CE">
        <w:t>«Справка для миграции» ARP_SVAP_MIGRATION</w:t>
      </w:r>
      <w:r w:rsidRPr="007036CE">
        <w:rPr>
          <w:szCs w:val="22"/>
        </w:rPr>
        <w:t xml:space="preserve"> приведено в томе 2</w:t>
      </w:r>
      <w:r w:rsidRPr="007036CE">
        <w:t>.</w:t>
      </w:r>
    </w:p>
    <w:p w14:paraId="0D4F0A74" w14:textId="77777777" w:rsidR="00CF5AB2" w:rsidRPr="007036CE" w:rsidRDefault="00CF5AB2" w:rsidP="00512B7E">
      <w:r w:rsidRPr="007036CE">
        <w:rPr>
          <w:szCs w:val="22"/>
        </w:rPr>
        <w:t xml:space="preserve">Описание требований к атрибутам документов </w:t>
      </w:r>
      <w:r w:rsidRPr="007036CE">
        <w:t>«Заявление на исполнение Казначейского обеспечения обязательств (ф. 0506109)» TSE_0506109_D033 и</w:t>
      </w:r>
      <w:r w:rsidRPr="007036CE">
        <w:rPr>
          <w:szCs w:val="22"/>
        </w:rPr>
        <w:t xml:space="preserve"> </w:t>
      </w:r>
      <w:r w:rsidRPr="007036CE">
        <w:t xml:space="preserve">«Поручение о перечислении на счет исходящее» TSE_TransOrderAcc_D091 </w:t>
      </w:r>
      <w:r w:rsidRPr="007036CE">
        <w:rPr>
          <w:szCs w:val="22"/>
        </w:rPr>
        <w:t>приведено в томе 6.</w:t>
      </w:r>
    </w:p>
    <w:p w14:paraId="2C50C781" w14:textId="724CD7D8" w:rsidR="007770AB" w:rsidRPr="007036CE" w:rsidRDefault="004E3625" w:rsidP="00CC7251">
      <w:pPr>
        <w:pStyle w:val="GOSTNameTable"/>
      </w:pPr>
      <w:r w:rsidRPr="007036CE">
        <w:rPr>
          <w:noProof/>
        </w:rPr>
        <w:fldChar w:fldCharType="begin"/>
      </w:r>
      <w:r w:rsidRPr="007036CE">
        <w:rPr>
          <w:noProof/>
        </w:rPr>
        <w:instrText xml:space="preserve"> SEQ Таблица \* ARABIC </w:instrText>
      </w:r>
      <w:r w:rsidRPr="007036CE">
        <w:rPr>
          <w:noProof/>
        </w:rPr>
        <w:fldChar w:fldCharType="separate"/>
      </w:r>
      <w:bookmarkStart w:id="9900" w:name="_Ref155716070"/>
      <w:bookmarkStart w:id="9901" w:name="_Toc222928022"/>
      <w:r w:rsidR="00BD74E1">
        <w:rPr>
          <w:noProof/>
        </w:rPr>
        <w:t>49</w:t>
      </w:r>
      <w:bookmarkEnd w:id="9900"/>
      <w:r w:rsidRPr="007036CE">
        <w:rPr>
          <w:noProof/>
        </w:rPr>
        <w:fldChar w:fldCharType="end"/>
      </w:r>
      <w:r w:rsidR="007770AB" w:rsidRPr="007036CE">
        <w:t xml:space="preserve"> </w:t>
      </w:r>
      <w:r w:rsidR="00CC2920" w:rsidRPr="007036CE">
        <w:t>–</w:t>
      </w:r>
      <w:r w:rsidR="007770AB" w:rsidRPr="007036CE">
        <w:t xml:space="preserve"> Перечень атрибутов, соответствующих типу документа «Заявка на кассовый расход» (ф. 0531801) MSC_ApplCashFlow_PBS</w:t>
      </w:r>
      <w:bookmarkEnd w:id="9901"/>
    </w:p>
    <w:tbl>
      <w:tblPr>
        <w:tblStyle w:val="GOSTTable"/>
        <w:tblW w:w="5000" w:type="pct"/>
        <w:tblLayout w:type="fixed"/>
        <w:tblLook w:val="07E0" w:firstRow="1" w:lastRow="1" w:firstColumn="1" w:lastColumn="1" w:noHBand="1" w:noVBand="1"/>
      </w:tblPr>
      <w:tblGrid>
        <w:gridCol w:w="3468"/>
        <w:gridCol w:w="974"/>
        <w:gridCol w:w="3467"/>
        <w:gridCol w:w="3467"/>
        <w:gridCol w:w="4384"/>
      </w:tblGrid>
      <w:tr w:rsidR="00F1162B" w:rsidRPr="007036CE" w14:paraId="4F2A776B" w14:textId="77777777" w:rsidTr="00A759FD">
        <w:trPr>
          <w:cnfStyle w:val="100000000000" w:firstRow="1" w:lastRow="0" w:firstColumn="0" w:lastColumn="0" w:oddVBand="0" w:evenVBand="0" w:oddHBand="0" w:evenHBand="0" w:firstRowFirstColumn="0" w:firstRowLastColumn="0" w:lastRowFirstColumn="0" w:lastRowLastColumn="0"/>
        </w:trPr>
        <w:tc>
          <w:tcPr>
            <w:tcW w:w="1100" w:type="pct"/>
            <w:hideMark/>
          </w:tcPr>
          <w:p w14:paraId="32025EA8" w14:textId="77777777" w:rsidR="00512B7E" w:rsidRPr="007036CE" w:rsidRDefault="00512B7E" w:rsidP="002F6952">
            <w:pPr>
              <w:pStyle w:val="GOSTTableHead"/>
              <w:rPr>
                <w:szCs w:val="22"/>
              </w:rPr>
            </w:pPr>
            <w:r w:rsidRPr="007036CE">
              <w:rPr>
                <w:szCs w:val="22"/>
              </w:rPr>
              <w:t>Наименование атрибута</w:t>
            </w:r>
          </w:p>
        </w:tc>
        <w:tc>
          <w:tcPr>
            <w:tcW w:w="309" w:type="pct"/>
            <w:hideMark/>
          </w:tcPr>
          <w:p w14:paraId="1FF60EC0" w14:textId="77777777" w:rsidR="00512B7E" w:rsidRPr="007036CE" w:rsidRDefault="00512B7E" w:rsidP="002F6952">
            <w:pPr>
              <w:pStyle w:val="GOSTTableHead"/>
              <w:rPr>
                <w:szCs w:val="22"/>
              </w:rPr>
            </w:pPr>
            <w:r w:rsidRPr="007036CE">
              <w:rPr>
                <w:szCs w:val="22"/>
              </w:rPr>
              <w:t>Вычисляемый атрибут</w:t>
            </w:r>
          </w:p>
        </w:tc>
        <w:tc>
          <w:tcPr>
            <w:tcW w:w="1100" w:type="pct"/>
            <w:hideMark/>
          </w:tcPr>
          <w:p w14:paraId="3DA0ACAC" w14:textId="77777777" w:rsidR="00512B7E" w:rsidRPr="007036CE" w:rsidRDefault="00512B7E" w:rsidP="002F6952">
            <w:pPr>
              <w:pStyle w:val="GOSTTableHead"/>
              <w:rPr>
                <w:szCs w:val="22"/>
              </w:rPr>
            </w:pPr>
            <w:r w:rsidRPr="007036CE">
              <w:rPr>
                <w:szCs w:val="22"/>
              </w:rPr>
              <w:t>Описание атрибута</w:t>
            </w:r>
          </w:p>
        </w:tc>
        <w:tc>
          <w:tcPr>
            <w:tcW w:w="1100" w:type="pct"/>
            <w:hideMark/>
          </w:tcPr>
          <w:p w14:paraId="580D22EA" w14:textId="77777777" w:rsidR="00512B7E" w:rsidRPr="007036CE" w:rsidRDefault="00512B7E" w:rsidP="002F6952">
            <w:pPr>
              <w:pStyle w:val="GOSTTableHead"/>
              <w:rPr>
                <w:szCs w:val="22"/>
              </w:rPr>
            </w:pPr>
            <w:r w:rsidRPr="007036CE">
              <w:rPr>
                <w:szCs w:val="22"/>
              </w:rPr>
              <w:t>Реквизит документа (наименование тега)</w:t>
            </w:r>
          </w:p>
        </w:tc>
        <w:tc>
          <w:tcPr>
            <w:tcW w:w="1391" w:type="pct"/>
            <w:hideMark/>
          </w:tcPr>
          <w:p w14:paraId="0B016272" w14:textId="77777777" w:rsidR="00512B7E" w:rsidRPr="007036CE" w:rsidRDefault="00512B7E" w:rsidP="002F6952">
            <w:pPr>
              <w:pStyle w:val="GOSTTableHead"/>
              <w:rPr>
                <w:szCs w:val="22"/>
              </w:rPr>
            </w:pPr>
            <w:r w:rsidRPr="007036CE">
              <w:rPr>
                <w:szCs w:val="22"/>
              </w:rPr>
              <w:t>Алгоритм вычисления</w:t>
            </w:r>
          </w:p>
        </w:tc>
      </w:tr>
      <w:tr w:rsidR="00F1162B" w:rsidRPr="007036CE" w14:paraId="23F99AD6" w14:textId="77777777" w:rsidTr="00A759FD">
        <w:tc>
          <w:tcPr>
            <w:tcW w:w="1100" w:type="pct"/>
            <w:hideMark/>
          </w:tcPr>
          <w:p w14:paraId="2B343311" w14:textId="77777777" w:rsidR="00512B7E" w:rsidRPr="007036CE" w:rsidRDefault="00512B7E" w:rsidP="002F6952">
            <w:pPr>
              <w:pStyle w:val="GOSTTablenorm"/>
              <w:rPr>
                <w:szCs w:val="22"/>
              </w:rPr>
            </w:pPr>
            <w:r w:rsidRPr="007036CE">
              <w:rPr>
                <w:szCs w:val="22"/>
              </w:rPr>
              <w:t>Номер_документа</w:t>
            </w:r>
            <w:r w:rsidR="0005643E" w:rsidRPr="007036CE">
              <w:rPr>
                <w:szCs w:val="22"/>
              </w:rPr>
              <w:t>*</w:t>
            </w:r>
          </w:p>
        </w:tc>
        <w:tc>
          <w:tcPr>
            <w:tcW w:w="309" w:type="pct"/>
            <w:hideMark/>
          </w:tcPr>
          <w:p w14:paraId="0C97DBEF" w14:textId="77777777" w:rsidR="00512B7E" w:rsidRPr="007036CE" w:rsidRDefault="00512B7E" w:rsidP="002F6952">
            <w:pPr>
              <w:pStyle w:val="GOSTTablenorm"/>
              <w:rPr>
                <w:szCs w:val="22"/>
              </w:rPr>
            </w:pPr>
            <w:r w:rsidRPr="007036CE">
              <w:rPr>
                <w:szCs w:val="22"/>
              </w:rPr>
              <w:t>нет</w:t>
            </w:r>
          </w:p>
        </w:tc>
        <w:tc>
          <w:tcPr>
            <w:tcW w:w="1100" w:type="pct"/>
            <w:hideMark/>
          </w:tcPr>
          <w:p w14:paraId="38DD219D" w14:textId="77777777" w:rsidR="00512B7E" w:rsidRPr="007036CE" w:rsidRDefault="00512B7E" w:rsidP="002F6952">
            <w:pPr>
              <w:pStyle w:val="GOSTTablenorm"/>
              <w:rPr>
                <w:szCs w:val="22"/>
              </w:rPr>
            </w:pPr>
            <w:r w:rsidRPr="007036CE">
              <w:rPr>
                <w:szCs w:val="22"/>
              </w:rPr>
              <w:t>Номер документа</w:t>
            </w:r>
          </w:p>
        </w:tc>
        <w:tc>
          <w:tcPr>
            <w:tcW w:w="1100" w:type="pct"/>
            <w:hideMark/>
          </w:tcPr>
          <w:p w14:paraId="165F49F2" w14:textId="77777777" w:rsidR="00512B7E" w:rsidRPr="007036CE" w:rsidRDefault="00512B7E" w:rsidP="002F6952">
            <w:pPr>
              <w:pStyle w:val="GOSTTablenorm"/>
              <w:rPr>
                <w:szCs w:val="22"/>
              </w:rPr>
            </w:pPr>
            <w:r w:rsidRPr="007036CE">
              <w:rPr>
                <w:szCs w:val="22"/>
              </w:rPr>
              <w:t>ZR_RqstNm</w:t>
            </w:r>
          </w:p>
        </w:tc>
        <w:tc>
          <w:tcPr>
            <w:tcW w:w="1391" w:type="pct"/>
          </w:tcPr>
          <w:p w14:paraId="60A48E72" w14:textId="77777777" w:rsidR="00512B7E" w:rsidRPr="007036CE" w:rsidRDefault="00512B7E" w:rsidP="00726940">
            <w:pPr>
              <w:rPr>
                <w:sz w:val="22"/>
                <w:szCs w:val="22"/>
              </w:rPr>
            </w:pPr>
          </w:p>
        </w:tc>
      </w:tr>
      <w:tr w:rsidR="00F1162B" w:rsidRPr="007036CE" w14:paraId="69930813" w14:textId="77777777" w:rsidTr="00A759FD">
        <w:tc>
          <w:tcPr>
            <w:tcW w:w="1100" w:type="pct"/>
            <w:hideMark/>
          </w:tcPr>
          <w:p w14:paraId="39B5BB0A" w14:textId="77777777" w:rsidR="00512B7E" w:rsidRPr="007036CE" w:rsidRDefault="00512B7E" w:rsidP="002F6952">
            <w:pPr>
              <w:pStyle w:val="GOSTTablenorm"/>
              <w:rPr>
                <w:szCs w:val="22"/>
              </w:rPr>
            </w:pPr>
            <w:r w:rsidRPr="007036CE">
              <w:rPr>
                <w:szCs w:val="22"/>
              </w:rPr>
              <w:t>Дата_документа</w:t>
            </w:r>
            <w:r w:rsidR="0005643E" w:rsidRPr="007036CE">
              <w:rPr>
                <w:szCs w:val="22"/>
              </w:rPr>
              <w:t>*</w:t>
            </w:r>
          </w:p>
        </w:tc>
        <w:tc>
          <w:tcPr>
            <w:tcW w:w="309" w:type="pct"/>
            <w:hideMark/>
          </w:tcPr>
          <w:p w14:paraId="0BD54A6C" w14:textId="77777777" w:rsidR="00512B7E" w:rsidRPr="007036CE" w:rsidRDefault="00512B7E" w:rsidP="002F6952">
            <w:pPr>
              <w:pStyle w:val="GOSTTablenorm"/>
              <w:rPr>
                <w:szCs w:val="22"/>
              </w:rPr>
            </w:pPr>
            <w:r w:rsidRPr="007036CE">
              <w:rPr>
                <w:szCs w:val="22"/>
              </w:rPr>
              <w:t>нет</w:t>
            </w:r>
          </w:p>
        </w:tc>
        <w:tc>
          <w:tcPr>
            <w:tcW w:w="1100" w:type="pct"/>
            <w:hideMark/>
          </w:tcPr>
          <w:p w14:paraId="1094D845" w14:textId="77777777" w:rsidR="00512B7E" w:rsidRPr="007036CE" w:rsidRDefault="00512B7E" w:rsidP="002F6952">
            <w:pPr>
              <w:pStyle w:val="GOSTTablenorm"/>
              <w:rPr>
                <w:szCs w:val="22"/>
              </w:rPr>
            </w:pPr>
            <w:r w:rsidRPr="007036CE">
              <w:rPr>
                <w:szCs w:val="22"/>
              </w:rPr>
              <w:t>Дата документа</w:t>
            </w:r>
          </w:p>
        </w:tc>
        <w:tc>
          <w:tcPr>
            <w:tcW w:w="1100" w:type="pct"/>
            <w:hideMark/>
          </w:tcPr>
          <w:p w14:paraId="39398A09" w14:textId="77777777" w:rsidR="00512B7E" w:rsidRPr="007036CE" w:rsidRDefault="00512B7E" w:rsidP="002F6952">
            <w:pPr>
              <w:pStyle w:val="GOSTTablenorm"/>
              <w:rPr>
                <w:szCs w:val="22"/>
              </w:rPr>
            </w:pPr>
            <w:r w:rsidRPr="007036CE">
              <w:rPr>
                <w:szCs w:val="22"/>
              </w:rPr>
              <w:t>ZR_MSC_Infrmtn_CrtnDt</w:t>
            </w:r>
          </w:p>
        </w:tc>
        <w:tc>
          <w:tcPr>
            <w:tcW w:w="1391" w:type="pct"/>
          </w:tcPr>
          <w:p w14:paraId="6F71533C" w14:textId="77777777" w:rsidR="00512B7E" w:rsidRPr="007036CE" w:rsidRDefault="00512B7E" w:rsidP="00726940">
            <w:pPr>
              <w:rPr>
                <w:sz w:val="22"/>
                <w:szCs w:val="22"/>
              </w:rPr>
            </w:pPr>
          </w:p>
        </w:tc>
      </w:tr>
      <w:tr w:rsidR="00F1162B" w:rsidRPr="007036CE" w14:paraId="755E2C87" w14:textId="77777777" w:rsidTr="00A759FD">
        <w:tc>
          <w:tcPr>
            <w:tcW w:w="1100" w:type="pct"/>
          </w:tcPr>
          <w:p w14:paraId="48A9B4AB" w14:textId="77777777" w:rsidR="00CE15BD" w:rsidRPr="007036CE" w:rsidRDefault="00CE15BD" w:rsidP="00CE15BD">
            <w:pPr>
              <w:pStyle w:val="GOSTTablenorm"/>
              <w:rPr>
                <w:szCs w:val="22"/>
              </w:rPr>
            </w:pPr>
            <w:r w:rsidRPr="007036CE">
              <w:t>Вид_документа</w:t>
            </w:r>
          </w:p>
        </w:tc>
        <w:tc>
          <w:tcPr>
            <w:tcW w:w="309" w:type="pct"/>
          </w:tcPr>
          <w:p w14:paraId="3184CFF3" w14:textId="77777777" w:rsidR="00CE15BD" w:rsidRPr="007036CE" w:rsidRDefault="00305155" w:rsidP="00CE15BD">
            <w:pPr>
              <w:pStyle w:val="GOSTTablenorm"/>
              <w:rPr>
                <w:szCs w:val="22"/>
              </w:rPr>
            </w:pPr>
            <w:r w:rsidRPr="007036CE">
              <w:t>да</w:t>
            </w:r>
          </w:p>
        </w:tc>
        <w:tc>
          <w:tcPr>
            <w:tcW w:w="1100" w:type="pct"/>
          </w:tcPr>
          <w:p w14:paraId="4F2A7039" w14:textId="77777777" w:rsidR="00CE15BD" w:rsidRPr="007036CE" w:rsidRDefault="00CE15BD" w:rsidP="00CE15BD">
            <w:pPr>
              <w:pStyle w:val="GOSTTablenorm"/>
              <w:rPr>
                <w:szCs w:val="22"/>
              </w:rPr>
            </w:pPr>
            <w:r w:rsidRPr="007036CE">
              <w:t>Вид документа</w:t>
            </w:r>
          </w:p>
        </w:tc>
        <w:tc>
          <w:tcPr>
            <w:tcW w:w="1100" w:type="pct"/>
          </w:tcPr>
          <w:p w14:paraId="2A201778" w14:textId="77777777" w:rsidR="00CE15BD" w:rsidRPr="007036CE" w:rsidRDefault="00A50778" w:rsidP="00CE15BD">
            <w:pPr>
              <w:pStyle w:val="GOSTTablenorm"/>
              <w:rPr>
                <w:szCs w:val="22"/>
              </w:rPr>
            </w:pPr>
            <w:r w:rsidRPr="007036CE">
              <w:t>ZR_RqstTp</w:t>
            </w:r>
          </w:p>
        </w:tc>
        <w:tc>
          <w:tcPr>
            <w:tcW w:w="1391" w:type="pct"/>
          </w:tcPr>
          <w:p w14:paraId="2C312B7D" w14:textId="77777777" w:rsidR="00305155" w:rsidRPr="007036CE" w:rsidRDefault="00305155" w:rsidP="00305155">
            <w:pPr>
              <w:pStyle w:val="GOSTTablenorm"/>
              <w:rPr>
                <w:szCs w:val="22"/>
              </w:rPr>
            </w:pPr>
            <w:r w:rsidRPr="007036CE">
              <w:rPr>
                <w:szCs w:val="22"/>
              </w:rPr>
              <w:t>Если в теге документа «</w:t>
            </w:r>
            <w:r w:rsidRPr="007036CE">
              <w:rPr>
                <w:szCs w:val="22"/>
                <w:lang w:val="en-US"/>
              </w:rPr>
              <w:t>ZKR</w:t>
            </w:r>
            <w:r w:rsidRPr="007036CE">
              <w:rPr>
                <w:szCs w:val="22"/>
              </w:rPr>
              <w:t xml:space="preserve">», то значение </w:t>
            </w:r>
            <w:r w:rsidR="00A75D6E" w:rsidRPr="007036CE">
              <w:rPr>
                <w:szCs w:val="22"/>
              </w:rPr>
              <w:t>«ЗКР»</w:t>
            </w:r>
          </w:p>
        </w:tc>
      </w:tr>
      <w:tr w:rsidR="00F1162B" w:rsidRPr="007036CE" w14:paraId="530489D3" w14:textId="77777777" w:rsidTr="00A759FD">
        <w:tc>
          <w:tcPr>
            <w:tcW w:w="1100" w:type="pct"/>
          </w:tcPr>
          <w:p w14:paraId="38DF3A3E" w14:textId="77777777" w:rsidR="00CE15BD" w:rsidRPr="007036CE" w:rsidRDefault="00CE15BD" w:rsidP="00CE15BD">
            <w:pPr>
              <w:pStyle w:val="GOSTTablenorm"/>
              <w:rPr>
                <w:szCs w:val="22"/>
              </w:rPr>
            </w:pPr>
            <w:r w:rsidRPr="007036CE">
              <w:rPr>
                <w:szCs w:val="22"/>
              </w:rPr>
              <w:t>Наименование_документа</w:t>
            </w:r>
          </w:p>
        </w:tc>
        <w:tc>
          <w:tcPr>
            <w:tcW w:w="309" w:type="pct"/>
          </w:tcPr>
          <w:p w14:paraId="66CA3875" w14:textId="77777777" w:rsidR="00CE15BD" w:rsidRPr="007036CE" w:rsidRDefault="00CE15BD" w:rsidP="00CE15BD">
            <w:pPr>
              <w:pStyle w:val="GOSTTablenorm"/>
              <w:rPr>
                <w:szCs w:val="22"/>
              </w:rPr>
            </w:pPr>
            <w:r w:rsidRPr="007036CE">
              <w:rPr>
                <w:szCs w:val="22"/>
              </w:rPr>
              <w:t>да</w:t>
            </w:r>
          </w:p>
        </w:tc>
        <w:tc>
          <w:tcPr>
            <w:tcW w:w="1100" w:type="pct"/>
          </w:tcPr>
          <w:p w14:paraId="76E4DBD5" w14:textId="77777777" w:rsidR="00CE15BD" w:rsidRPr="007036CE" w:rsidRDefault="00CE15BD" w:rsidP="00CE15BD">
            <w:pPr>
              <w:pStyle w:val="GOSTTablenorm"/>
              <w:rPr>
                <w:szCs w:val="22"/>
              </w:rPr>
            </w:pPr>
            <w:r w:rsidRPr="007036CE">
              <w:rPr>
                <w:szCs w:val="22"/>
              </w:rPr>
              <w:t>Наименование документа</w:t>
            </w:r>
          </w:p>
        </w:tc>
        <w:tc>
          <w:tcPr>
            <w:tcW w:w="1100" w:type="pct"/>
          </w:tcPr>
          <w:p w14:paraId="44D279D5" w14:textId="77777777" w:rsidR="00CE15BD" w:rsidRPr="007036CE" w:rsidRDefault="00CE15BD" w:rsidP="00CE15BD">
            <w:pPr>
              <w:pStyle w:val="GOSTTablenorm"/>
              <w:rPr>
                <w:szCs w:val="22"/>
              </w:rPr>
            </w:pPr>
          </w:p>
        </w:tc>
        <w:tc>
          <w:tcPr>
            <w:tcW w:w="1391" w:type="pct"/>
          </w:tcPr>
          <w:p w14:paraId="5998B92B" w14:textId="77777777" w:rsidR="00CE15BD" w:rsidRPr="007036CE" w:rsidRDefault="00CE15BD" w:rsidP="0041658B">
            <w:pPr>
              <w:pStyle w:val="GOSTTablenorm"/>
              <w:rPr>
                <w:szCs w:val="22"/>
              </w:rPr>
            </w:pPr>
            <w:r w:rsidRPr="007036CE">
              <w:rPr>
                <w:szCs w:val="22"/>
              </w:rPr>
              <w:t xml:space="preserve">Наименование документа определяется по справочнику </w:t>
            </w:r>
            <w:r w:rsidR="00120921" w:rsidRPr="007036CE">
              <w:rPr>
                <w:szCs w:val="22"/>
              </w:rPr>
              <w:t>«</w:t>
            </w:r>
            <w:r w:rsidRPr="007036CE">
              <w:rPr>
                <w:szCs w:val="22"/>
              </w:rPr>
              <w:t>Типы документов</w:t>
            </w:r>
            <w:r w:rsidR="00120921" w:rsidRPr="007036CE">
              <w:rPr>
                <w:szCs w:val="22"/>
              </w:rPr>
              <w:t>»</w:t>
            </w:r>
            <w:r w:rsidRPr="007036CE">
              <w:rPr>
                <w:szCs w:val="22"/>
              </w:rPr>
              <w:t xml:space="preserve"> с помощью значения атрибута Тип_документа (TypeDoc) из заголовка запроса</w:t>
            </w:r>
          </w:p>
        </w:tc>
      </w:tr>
      <w:tr w:rsidR="00F1162B" w:rsidRPr="007036CE" w14:paraId="600A7995" w14:textId="77777777" w:rsidTr="00A759FD">
        <w:tc>
          <w:tcPr>
            <w:tcW w:w="1100" w:type="pct"/>
          </w:tcPr>
          <w:p w14:paraId="7028505F" w14:textId="77777777" w:rsidR="00CE15BD" w:rsidRPr="007036CE" w:rsidRDefault="00CE15BD" w:rsidP="00CE15BD">
            <w:pPr>
              <w:pStyle w:val="GOSTTablenorm"/>
              <w:rPr>
                <w:szCs w:val="22"/>
              </w:rPr>
            </w:pPr>
            <w:r w:rsidRPr="007036CE">
              <w:rPr>
                <w:szCs w:val="22"/>
              </w:rPr>
              <w:t>Код_валюты</w:t>
            </w:r>
          </w:p>
        </w:tc>
        <w:tc>
          <w:tcPr>
            <w:tcW w:w="309" w:type="pct"/>
          </w:tcPr>
          <w:p w14:paraId="55A03BDB" w14:textId="77777777" w:rsidR="00CE15BD" w:rsidRPr="007036CE" w:rsidRDefault="00CE15BD" w:rsidP="00CE15BD">
            <w:pPr>
              <w:pStyle w:val="GOSTTablenorm"/>
              <w:rPr>
                <w:szCs w:val="22"/>
              </w:rPr>
            </w:pPr>
            <w:r w:rsidRPr="007036CE">
              <w:rPr>
                <w:szCs w:val="22"/>
              </w:rPr>
              <w:t>да</w:t>
            </w:r>
          </w:p>
        </w:tc>
        <w:tc>
          <w:tcPr>
            <w:tcW w:w="1100" w:type="pct"/>
          </w:tcPr>
          <w:p w14:paraId="7F251766" w14:textId="77777777" w:rsidR="00CE15BD" w:rsidRPr="007036CE" w:rsidRDefault="00CE15BD" w:rsidP="00CE15BD">
            <w:pPr>
              <w:pStyle w:val="GOSTTablenorm"/>
              <w:rPr>
                <w:szCs w:val="22"/>
              </w:rPr>
            </w:pPr>
            <w:r w:rsidRPr="007036CE">
              <w:rPr>
                <w:szCs w:val="22"/>
              </w:rPr>
              <w:t>Код валюты по ОКВ</w:t>
            </w:r>
          </w:p>
        </w:tc>
        <w:tc>
          <w:tcPr>
            <w:tcW w:w="1100" w:type="pct"/>
          </w:tcPr>
          <w:p w14:paraId="4CFF91E6" w14:textId="77777777" w:rsidR="00CE15BD" w:rsidRPr="007036CE" w:rsidRDefault="00CE15BD" w:rsidP="00CE15BD">
            <w:pPr>
              <w:pStyle w:val="GOSTTablenorm"/>
              <w:rPr>
                <w:szCs w:val="22"/>
              </w:rPr>
            </w:pPr>
            <w:r w:rsidRPr="007036CE">
              <w:t>ZR_MSC_OKV_</w:t>
            </w:r>
            <w:r w:rsidRPr="007036CE">
              <w:rPr>
                <w:lang w:val="en-US"/>
              </w:rPr>
              <w:t>Cd</w:t>
            </w:r>
          </w:p>
        </w:tc>
        <w:tc>
          <w:tcPr>
            <w:tcW w:w="1391" w:type="pct"/>
          </w:tcPr>
          <w:p w14:paraId="038D097D" w14:textId="77777777" w:rsidR="00CE15BD" w:rsidRPr="007036CE" w:rsidRDefault="00CE15BD" w:rsidP="00CC7251">
            <w:pPr>
              <w:pStyle w:val="GOSTTablenorm"/>
              <w:rPr>
                <w:szCs w:val="22"/>
              </w:rPr>
            </w:pPr>
            <w:r w:rsidRPr="007036CE">
              <w:rPr>
                <w:szCs w:val="22"/>
              </w:rPr>
              <w:t>В составе документа может приходить как цифровой, так и буквенный код валюты.</w:t>
            </w:r>
          </w:p>
          <w:p w14:paraId="54B1A739" w14:textId="77777777" w:rsidR="00CE15BD" w:rsidRPr="007036CE" w:rsidRDefault="00CE15BD" w:rsidP="00120921">
            <w:pPr>
              <w:pStyle w:val="GOSTTableListNum10"/>
            </w:pPr>
            <w:r w:rsidRPr="007036CE">
              <w:t xml:space="preserve"> если код валюты пришел цифровой, то в атрибут его значение записывается в неизменном виде;</w:t>
            </w:r>
          </w:p>
          <w:p w14:paraId="3E6912FE" w14:textId="77777777" w:rsidR="00CE15BD" w:rsidRPr="007036CE" w:rsidRDefault="00CE15BD" w:rsidP="00120921">
            <w:pPr>
              <w:pStyle w:val="GOSTTableListNum10"/>
            </w:pPr>
            <w:r w:rsidRPr="007036CE">
              <w:t xml:space="preserve"> если код валюты пришел буквенный, то в атрибут его значение записывается после преобразования в цифровой по данным </w:t>
            </w:r>
            <w:r w:rsidRPr="007036CE">
              <w:lastRenderedPageBreak/>
              <w:t>справочника «Общероссийский классификатор валют (ОКВ)»</w:t>
            </w:r>
            <w:bookmarkStart w:id="9902" w:name="_Ref153484430"/>
            <w:r w:rsidRPr="007036CE">
              <w:rPr>
                <w:rStyle w:val="af6"/>
              </w:rPr>
              <w:footnoteReference w:id="7"/>
            </w:r>
            <w:bookmarkEnd w:id="9902"/>
          </w:p>
        </w:tc>
      </w:tr>
      <w:tr w:rsidR="00DA57EB" w:rsidRPr="007036CE" w14:paraId="686F33CB" w14:textId="77777777" w:rsidTr="00A759FD">
        <w:trPr>
          <w:ins w:id="9903" w:author="Андрей EXP-283932" w:date="2024-06-18T20:06:00Z"/>
        </w:trPr>
        <w:tc>
          <w:tcPr>
            <w:tcW w:w="1100" w:type="pct"/>
          </w:tcPr>
          <w:p w14:paraId="0CE724C5" w14:textId="77777777" w:rsidR="00DA57EB" w:rsidRPr="007036CE" w:rsidRDefault="00DA57EB" w:rsidP="00CE15BD">
            <w:pPr>
              <w:pStyle w:val="GOSTTablenorm"/>
              <w:rPr>
                <w:ins w:id="9904" w:author="Андрей EXP-283932" w:date="2024-06-18T20:06:00Z"/>
                <w:szCs w:val="22"/>
              </w:rPr>
            </w:pPr>
            <w:commentRangeStart w:id="9905"/>
            <w:ins w:id="9906" w:author="Андрей EXP-283932" w:date="2024-06-18T20:06:00Z">
              <w:r w:rsidRPr="007036CE">
                <w:rPr>
                  <w:szCs w:val="22"/>
                </w:rPr>
                <w:lastRenderedPageBreak/>
                <w:t>Код</w:t>
              </w:r>
            </w:ins>
            <w:ins w:id="9907" w:author="Ярисова Полина Викторовна" w:date="2024-06-19T00:22:00Z">
              <w:r w:rsidR="00D34EB3" w:rsidRPr="007036CE">
                <w:rPr>
                  <w:szCs w:val="22"/>
                </w:rPr>
                <w:t>_</w:t>
              </w:r>
            </w:ins>
            <w:ins w:id="9908" w:author="Андрей EXP-283932" w:date="2024-06-18T20:06:00Z">
              <w:del w:id="9909" w:author="Ярисова Полина Викторовна" w:date="2024-06-19T00:22:00Z">
                <w:r w:rsidRPr="007036CE" w:rsidDel="00D34EB3">
                  <w:rPr>
                    <w:szCs w:val="22"/>
                  </w:rPr>
                  <w:delText xml:space="preserve"> </w:delText>
                </w:r>
              </w:del>
              <w:r w:rsidRPr="007036CE">
                <w:rPr>
                  <w:szCs w:val="22"/>
                </w:rPr>
                <w:t>валюты</w:t>
              </w:r>
            </w:ins>
            <w:ins w:id="9910" w:author="Ярисова Полина Викторовна" w:date="2024-06-19T00:22:00Z">
              <w:r w:rsidR="00D34EB3" w:rsidRPr="007036CE">
                <w:rPr>
                  <w:szCs w:val="22"/>
                </w:rPr>
                <w:t>_</w:t>
              </w:r>
            </w:ins>
            <w:ins w:id="9911" w:author="Андрей EXP-283932" w:date="2024-06-18T20:06:00Z">
              <w:del w:id="9912" w:author="Ярисова Полина Викторовна" w:date="2024-06-19T00:22:00Z">
                <w:r w:rsidRPr="007036CE" w:rsidDel="00D34EB3">
                  <w:rPr>
                    <w:szCs w:val="22"/>
                  </w:rPr>
                  <w:delText xml:space="preserve"> </w:delText>
                </w:r>
              </w:del>
              <w:r w:rsidRPr="007036CE">
                <w:rPr>
                  <w:szCs w:val="22"/>
                </w:rPr>
                <w:t>платежа</w:t>
              </w:r>
            </w:ins>
          </w:p>
        </w:tc>
        <w:tc>
          <w:tcPr>
            <w:tcW w:w="309" w:type="pct"/>
          </w:tcPr>
          <w:p w14:paraId="1A7A52AA" w14:textId="77777777" w:rsidR="00DA57EB" w:rsidRPr="007036CE" w:rsidRDefault="00DA57EB" w:rsidP="00CE15BD">
            <w:pPr>
              <w:pStyle w:val="GOSTTablenorm"/>
              <w:rPr>
                <w:ins w:id="9913" w:author="Андрей EXP-283932" w:date="2024-06-18T20:06:00Z"/>
                <w:szCs w:val="22"/>
              </w:rPr>
            </w:pPr>
            <w:ins w:id="9914" w:author="Андрей EXP-283932" w:date="2024-06-18T20:07:00Z">
              <w:r w:rsidRPr="007036CE">
                <w:rPr>
                  <w:szCs w:val="22"/>
                </w:rPr>
                <w:t>нет</w:t>
              </w:r>
            </w:ins>
          </w:p>
        </w:tc>
        <w:tc>
          <w:tcPr>
            <w:tcW w:w="1100" w:type="pct"/>
          </w:tcPr>
          <w:p w14:paraId="61C206F7" w14:textId="77777777" w:rsidR="00DA57EB" w:rsidRPr="007036CE" w:rsidRDefault="00DA57EB" w:rsidP="00CE15BD">
            <w:pPr>
              <w:pStyle w:val="GOSTTablenorm"/>
              <w:rPr>
                <w:ins w:id="9915" w:author="Андрей EXP-283932" w:date="2024-06-18T20:06:00Z"/>
                <w:szCs w:val="22"/>
              </w:rPr>
            </w:pPr>
            <w:ins w:id="9916" w:author="Андрей EXP-283932" w:date="2024-06-18T20:07:00Z">
              <w:r w:rsidRPr="007036CE">
                <w:rPr>
                  <w:szCs w:val="22"/>
                </w:rPr>
                <w:t>Код валюты платежа</w:t>
              </w:r>
            </w:ins>
          </w:p>
        </w:tc>
        <w:tc>
          <w:tcPr>
            <w:tcW w:w="1100" w:type="pct"/>
          </w:tcPr>
          <w:p w14:paraId="6B922F4F" w14:textId="77777777" w:rsidR="00DA57EB" w:rsidRPr="007036CE" w:rsidRDefault="000B6B73" w:rsidP="00CE15BD">
            <w:pPr>
              <w:pStyle w:val="GOSTTablenorm"/>
              <w:rPr>
                <w:ins w:id="9917" w:author="Андрей EXP-283932" w:date="2024-06-18T20:06:00Z"/>
              </w:rPr>
            </w:pPr>
            <w:ins w:id="9918" w:author="Кирилл Воробьёв" w:date="2024-08-15T12:46:00Z">
              <w:r w:rsidRPr="007036CE">
                <w:t>StmInfrmtn_CURRENCYCODE_PAY</w:t>
              </w:r>
            </w:ins>
          </w:p>
        </w:tc>
        <w:tc>
          <w:tcPr>
            <w:tcW w:w="1391" w:type="pct"/>
          </w:tcPr>
          <w:p w14:paraId="622DD405" w14:textId="77777777" w:rsidR="00DA57EB" w:rsidRPr="007036CE" w:rsidRDefault="00DA57EB" w:rsidP="00DA57EB">
            <w:pPr>
              <w:pStyle w:val="GOSTTablenorm"/>
              <w:rPr>
                <w:ins w:id="9919" w:author="Андрей EXP-283932" w:date="2024-06-18T20:07:00Z"/>
                <w:szCs w:val="22"/>
              </w:rPr>
            </w:pPr>
            <w:commentRangeStart w:id="9920"/>
            <w:ins w:id="9921" w:author="Андрей EXP-283932" w:date="2024-06-18T20:07:00Z">
              <w:r w:rsidRPr="007036CE">
                <w:rPr>
                  <w:szCs w:val="22"/>
                </w:rPr>
                <w:t>В составе документа может приходить как цифровой, так и буквенный код валюты.</w:t>
              </w:r>
            </w:ins>
          </w:p>
          <w:p w14:paraId="132BBA6E" w14:textId="77777777" w:rsidR="00DA57EB" w:rsidRPr="007036CE" w:rsidRDefault="00DA57EB" w:rsidP="00DA57EB">
            <w:pPr>
              <w:pStyle w:val="GOSTTablenorm"/>
              <w:rPr>
                <w:ins w:id="9922" w:author="Андрей EXP-283932" w:date="2024-06-18T20:07:00Z"/>
                <w:szCs w:val="22"/>
              </w:rPr>
            </w:pPr>
            <w:ins w:id="9923" w:author="Андрей EXP-283932" w:date="2024-06-18T20:08:00Z">
              <w:r w:rsidRPr="007036CE">
                <w:rPr>
                  <w:szCs w:val="22"/>
                </w:rPr>
                <w:t>1)</w:t>
              </w:r>
            </w:ins>
            <w:ins w:id="9924" w:author="Андрей EXP-283932" w:date="2024-06-18T20:07:00Z">
              <w:r w:rsidRPr="007036CE">
                <w:rPr>
                  <w:szCs w:val="22"/>
                </w:rPr>
                <w:t xml:space="preserve"> если код валюты пришел цифровой, то в атрибут его значение записывается в неизменном виде;</w:t>
              </w:r>
            </w:ins>
          </w:p>
          <w:p w14:paraId="0F9BD60C" w14:textId="77777777" w:rsidR="00DA57EB" w:rsidRPr="007036CE" w:rsidRDefault="00DA57EB" w:rsidP="00DA57EB">
            <w:pPr>
              <w:pStyle w:val="GOSTTablenorm"/>
              <w:rPr>
                <w:ins w:id="9925" w:author="Андрей EXP-283932" w:date="2024-06-18T20:06:00Z"/>
                <w:szCs w:val="22"/>
              </w:rPr>
            </w:pPr>
            <w:ins w:id="9926" w:author="Андрей EXP-283932" w:date="2024-06-18T20:08:00Z">
              <w:r w:rsidRPr="007036CE">
                <w:rPr>
                  <w:szCs w:val="22"/>
                </w:rPr>
                <w:t>2)</w:t>
              </w:r>
            </w:ins>
            <w:ins w:id="9927" w:author="Андрей EXP-283932" w:date="2024-06-18T20:07:00Z">
              <w:r w:rsidRPr="007036CE">
                <w:rPr>
                  <w:szCs w:val="22"/>
                </w:rPr>
                <w:t xml:space="preserve"> если код валюты пришел буквенный, то в атрибут его значение записывается после преобразования в цифровой по данным справочника «Общероссийский классификатор валют (ОКВ)»</w:t>
              </w:r>
            </w:ins>
            <w:ins w:id="9928" w:author="Андрей EXP-283932" w:date="2024-06-18T20:08:00Z">
              <w:r w:rsidRPr="007036CE">
                <w:rPr>
                  <w:rStyle w:val="af6"/>
                </w:rPr>
                <w:t xml:space="preserve"> </w:t>
              </w:r>
              <w:r w:rsidRPr="007036CE">
                <w:rPr>
                  <w:rStyle w:val="af6"/>
                </w:rPr>
                <w:footnoteReference w:id="8"/>
              </w:r>
              <w:commentRangeEnd w:id="9905"/>
              <w:r w:rsidRPr="007036CE">
                <w:rPr>
                  <w:rStyle w:val="afff4"/>
                  <w:sz w:val="22"/>
                  <w:szCs w:val="22"/>
                </w:rPr>
                <w:commentReference w:id="9905"/>
              </w:r>
            </w:ins>
            <w:commentRangeEnd w:id="9920"/>
            <w:r w:rsidR="00D34EB3" w:rsidRPr="007036CE">
              <w:rPr>
                <w:rStyle w:val="afff4"/>
                <w:sz w:val="22"/>
                <w:szCs w:val="22"/>
              </w:rPr>
              <w:commentReference w:id="9920"/>
            </w:r>
          </w:p>
        </w:tc>
      </w:tr>
      <w:tr w:rsidR="00B868A1" w:rsidRPr="007036CE" w14:paraId="7C3F5D72" w14:textId="77777777" w:rsidTr="00A759FD">
        <w:tc>
          <w:tcPr>
            <w:tcW w:w="1100" w:type="pct"/>
          </w:tcPr>
          <w:p w14:paraId="0D22DDBF" w14:textId="77777777" w:rsidR="00B868A1" w:rsidRPr="007036CE" w:rsidRDefault="00B868A1" w:rsidP="00CE15BD">
            <w:pPr>
              <w:pStyle w:val="GOSTTablenorm"/>
              <w:rPr>
                <w:szCs w:val="22"/>
              </w:rPr>
            </w:pPr>
            <w:r w:rsidRPr="007036CE">
              <w:rPr>
                <w:szCs w:val="22"/>
              </w:rPr>
              <w:t>Код_валюты</w:t>
            </w:r>
            <w:r w:rsidR="007E0C8D" w:rsidRPr="007036CE">
              <w:rPr>
                <w:szCs w:val="22"/>
              </w:rPr>
              <w:t>_</w:t>
            </w:r>
            <w:r w:rsidRPr="007036CE">
              <w:rPr>
                <w:szCs w:val="22"/>
              </w:rPr>
              <w:t>учета</w:t>
            </w:r>
          </w:p>
        </w:tc>
        <w:tc>
          <w:tcPr>
            <w:tcW w:w="309" w:type="pct"/>
          </w:tcPr>
          <w:p w14:paraId="0DA1AA8D" w14:textId="77777777" w:rsidR="00B868A1" w:rsidRPr="007036CE" w:rsidRDefault="00B868A1" w:rsidP="00CE15BD">
            <w:pPr>
              <w:pStyle w:val="GOSTTablenorm"/>
              <w:rPr>
                <w:szCs w:val="22"/>
              </w:rPr>
            </w:pPr>
            <w:r w:rsidRPr="007036CE">
              <w:rPr>
                <w:szCs w:val="22"/>
              </w:rPr>
              <w:t>да</w:t>
            </w:r>
          </w:p>
        </w:tc>
        <w:tc>
          <w:tcPr>
            <w:tcW w:w="1100" w:type="pct"/>
          </w:tcPr>
          <w:p w14:paraId="0E18A59D" w14:textId="77777777" w:rsidR="00B868A1" w:rsidRPr="007036CE" w:rsidRDefault="00B868A1" w:rsidP="00CE15BD">
            <w:pPr>
              <w:pStyle w:val="GOSTTablenorm"/>
              <w:rPr>
                <w:szCs w:val="22"/>
              </w:rPr>
            </w:pPr>
            <w:r w:rsidRPr="007036CE">
              <w:rPr>
                <w:szCs w:val="22"/>
              </w:rPr>
              <w:t>Код валюты учета по ОКВ</w:t>
            </w:r>
          </w:p>
        </w:tc>
        <w:tc>
          <w:tcPr>
            <w:tcW w:w="1100" w:type="pct"/>
          </w:tcPr>
          <w:p w14:paraId="629628F6" w14:textId="77777777" w:rsidR="00B868A1" w:rsidRPr="007036CE" w:rsidRDefault="00B868A1" w:rsidP="00CE15BD">
            <w:pPr>
              <w:pStyle w:val="GOSTTablenorm"/>
            </w:pPr>
            <w:r w:rsidRPr="007036CE">
              <w:t>-</w:t>
            </w:r>
          </w:p>
        </w:tc>
        <w:tc>
          <w:tcPr>
            <w:tcW w:w="1391" w:type="pct"/>
          </w:tcPr>
          <w:p w14:paraId="35AE56A9" w14:textId="77777777" w:rsidR="00B868A1" w:rsidRPr="007036CE" w:rsidRDefault="00B868A1" w:rsidP="00CC7251">
            <w:pPr>
              <w:pStyle w:val="GOSTTablenorm"/>
              <w:rPr>
                <w:szCs w:val="22"/>
              </w:rPr>
            </w:pPr>
            <w:r w:rsidRPr="007036CE">
              <w:t>Указывается значение «643»</w:t>
            </w:r>
          </w:p>
        </w:tc>
      </w:tr>
      <w:tr w:rsidR="00F1162B" w:rsidRPr="007036CE" w14:paraId="71A8D36C" w14:textId="77777777" w:rsidTr="00A759FD">
        <w:tc>
          <w:tcPr>
            <w:tcW w:w="1100" w:type="pct"/>
          </w:tcPr>
          <w:p w14:paraId="25F0C644" w14:textId="77777777" w:rsidR="00CE15BD" w:rsidRPr="007036CE" w:rsidRDefault="00CE15BD" w:rsidP="00CE15BD">
            <w:pPr>
              <w:pStyle w:val="GOSTTablenorm"/>
              <w:rPr>
                <w:szCs w:val="22"/>
              </w:rPr>
            </w:pPr>
            <w:r w:rsidRPr="007036CE">
              <w:rPr>
                <w:szCs w:val="22"/>
              </w:rPr>
              <w:t>Дата_ввода_в_действие</w:t>
            </w:r>
          </w:p>
        </w:tc>
        <w:tc>
          <w:tcPr>
            <w:tcW w:w="309" w:type="pct"/>
          </w:tcPr>
          <w:p w14:paraId="20F2EF41" w14:textId="77777777" w:rsidR="00CE15BD" w:rsidRPr="007036CE" w:rsidRDefault="00CE15BD" w:rsidP="00CE15BD">
            <w:pPr>
              <w:pStyle w:val="GOSTTablenorm"/>
              <w:rPr>
                <w:szCs w:val="22"/>
              </w:rPr>
            </w:pPr>
            <w:r w:rsidRPr="007036CE">
              <w:rPr>
                <w:szCs w:val="22"/>
              </w:rPr>
              <w:t>да</w:t>
            </w:r>
          </w:p>
        </w:tc>
        <w:tc>
          <w:tcPr>
            <w:tcW w:w="1100" w:type="pct"/>
          </w:tcPr>
          <w:p w14:paraId="22D14E35" w14:textId="77777777" w:rsidR="00CE15BD" w:rsidRPr="007036CE" w:rsidRDefault="00CE15BD" w:rsidP="00CE15BD">
            <w:pPr>
              <w:pStyle w:val="GOSTTablenorm"/>
              <w:rPr>
                <w:szCs w:val="22"/>
              </w:rPr>
            </w:pPr>
            <w:r w:rsidRPr="007036CE">
              <w:rPr>
                <w:szCs w:val="22"/>
              </w:rPr>
              <w:t>Дата ввода в действие</w:t>
            </w:r>
          </w:p>
        </w:tc>
        <w:tc>
          <w:tcPr>
            <w:tcW w:w="1100" w:type="pct"/>
          </w:tcPr>
          <w:p w14:paraId="52B20691" w14:textId="77777777" w:rsidR="00CE15BD" w:rsidRPr="007036CE" w:rsidRDefault="00CE15BD" w:rsidP="00CE15BD">
            <w:pPr>
              <w:pStyle w:val="GOSTTablenorm"/>
              <w:rPr>
                <w:szCs w:val="22"/>
              </w:rPr>
            </w:pPr>
            <w:r w:rsidRPr="007036CE">
              <w:rPr>
                <w:szCs w:val="22"/>
              </w:rPr>
              <w:t>SettlementDate (из заголовка запроса)</w:t>
            </w:r>
          </w:p>
        </w:tc>
        <w:tc>
          <w:tcPr>
            <w:tcW w:w="1391" w:type="pct"/>
          </w:tcPr>
          <w:p w14:paraId="12B2D52D" w14:textId="77777777" w:rsidR="00CE15BD" w:rsidRPr="007036CE" w:rsidRDefault="00CE15BD" w:rsidP="00120921">
            <w:pPr>
              <w:pStyle w:val="GOSTTablenorm"/>
              <w:rPr>
                <w:szCs w:val="22"/>
              </w:rPr>
            </w:pPr>
            <w:r w:rsidRPr="007036CE">
              <w:rPr>
                <w:szCs w:val="22"/>
              </w:rPr>
              <w:t>Для данного типа документов Дата_ввода_в_действие</w:t>
            </w:r>
            <w:r w:rsidR="00120921" w:rsidRPr="007036CE">
              <w:rPr>
                <w:szCs w:val="22"/>
              </w:rPr>
              <w:t> </w:t>
            </w:r>
            <w:r w:rsidRPr="007036CE">
              <w:rPr>
                <w:szCs w:val="22"/>
              </w:rPr>
              <w:t>=</w:t>
            </w:r>
            <w:r w:rsidR="00120921" w:rsidRPr="007036CE">
              <w:rPr>
                <w:szCs w:val="22"/>
              </w:rPr>
              <w:t> </w:t>
            </w:r>
            <w:r w:rsidRPr="007036CE">
              <w:rPr>
                <w:szCs w:val="22"/>
              </w:rPr>
              <w:t>Дата_отражения_в_учете</w:t>
            </w:r>
          </w:p>
        </w:tc>
      </w:tr>
      <w:tr w:rsidR="00F1162B" w:rsidRPr="007036CE" w14:paraId="6A463A26" w14:textId="77777777" w:rsidTr="00A759FD">
        <w:tc>
          <w:tcPr>
            <w:tcW w:w="1100" w:type="pct"/>
            <w:hideMark/>
          </w:tcPr>
          <w:p w14:paraId="74C3B949" w14:textId="77777777" w:rsidR="00CE15BD" w:rsidRPr="007036CE" w:rsidRDefault="00CE15BD" w:rsidP="00CE15BD">
            <w:pPr>
              <w:pStyle w:val="GOSTTablenorm"/>
              <w:rPr>
                <w:szCs w:val="22"/>
              </w:rPr>
            </w:pPr>
            <w:r w:rsidRPr="007036CE">
              <w:rPr>
                <w:szCs w:val="22"/>
              </w:rPr>
              <w:t>Код_контура</w:t>
            </w:r>
          </w:p>
        </w:tc>
        <w:tc>
          <w:tcPr>
            <w:tcW w:w="309" w:type="pct"/>
            <w:hideMark/>
          </w:tcPr>
          <w:p w14:paraId="13A82AD2" w14:textId="77777777" w:rsidR="00CE15BD" w:rsidRPr="007036CE" w:rsidRDefault="00CE15BD" w:rsidP="00CE15BD">
            <w:pPr>
              <w:pStyle w:val="GOSTTablenorm"/>
              <w:rPr>
                <w:szCs w:val="22"/>
              </w:rPr>
            </w:pPr>
            <w:r w:rsidRPr="007036CE">
              <w:rPr>
                <w:szCs w:val="22"/>
              </w:rPr>
              <w:t>да</w:t>
            </w:r>
          </w:p>
        </w:tc>
        <w:tc>
          <w:tcPr>
            <w:tcW w:w="1100" w:type="pct"/>
            <w:hideMark/>
          </w:tcPr>
          <w:p w14:paraId="357F7329" w14:textId="77777777" w:rsidR="00CE15BD" w:rsidRPr="007036CE" w:rsidRDefault="00CE15BD" w:rsidP="00CE15BD">
            <w:pPr>
              <w:pStyle w:val="GOSTTablenorm"/>
              <w:rPr>
                <w:szCs w:val="22"/>
              </w:rPr>
            </w:pPr>
            <w:r w:rsidRPr="007036CE">
              <w:rPr>
                <w:szCs w:val="22"/>
              </w:rPr>
              <w:t>Код контура, приведенный к стандартному виду</w:t>
            </w:r>
          </w:p>
        </w:tc>
        <w:tc>
          <w:tcPr>
            <w:tcW w:w="1100" w:type="pct"/>
            <w:hideMark/>
          </w:tcPr>
          <w:p w14:paraId="7571C090" w14:textId="77777777" w:rsidR="00CE15BD" w:rsidRPr="007036CE" w:rsidRDefault="00CE15BD" w:rsidP="00CE15BD">
            <w:pPr>
              <w:pStyle w:val="GOSTTablenorm"/>
              <w:rPr>
                <w:szCs w:val="22"/>
              </w:rPr>
            </w:pPr>
            <w:r w:rsidRPr="007036CE">
              <w:rPr>
                <w:szCs w:val="22"/>
              </w:rPr>
              <w:t>StmInfrmtn_Contour</w:t>
            </w:r>
          </w:p>
        </w:tc>
        <w:tc>
          <w:tcPr>
            <w:tcW w:w="1391" w:type="pct"/>
            <w:hideMark/>
          </w:tcPr>
          <w:p w14:paraId="27F537E5" w14:textId="77777777" w:rsidR="00CE15BD" w:rsidRPr="007036CE" w:rsidRDefault="00120921" w:rsidP="00CC7251">
            <w:pPr>
              <w:pStyle w:val="GOSTTablenorm"/>
              <w:rPr>
                <w:szCs w:val="22"/>
              </w:rPr>
            </w:pPr>
            <w:r w:rsidRPr="007036CE">
              <w:rPr>
                <w:szCs w:val="22"/>
              </w:rPr>
              <w:t>Если в теге документа «</w:t>
            </w:r>
            <w:r w:rsidR="00CE15BD" w:rsidRPr="007036CE">
              <w:rPr>
                <w:szCs w:val="22"/>
              </w:rPr>
              <w:t>1</w:t>
            </w:r>
            <w:r w:rsidRPr="007036CE">
              <w:rPr>
                <w:szCs w:val="22"/>
              </w:rPr>
              <w:t>»</w:t>
            </w:r>
            <w:r w:rsidR="00CE15BD" w:rsidRPr="007036CE">
              <w:rPr>
                <w:szCs w:val="22"/>
              </w:rPr>
              <w:t xml:space="preserve"> или </w:t>
            </w:r>
            <w:r w:rsidRPr="007036CE">
              <w:rPr>
                <w:szCs w:val="22"/>
              </w:rPr>
              <w:t>«</w:t>
            </w:r>
            <w:r w:rsidR="006531F1" w:rsidRPr="007036CE">
              <w:rPr>
                <w:szCs w:val="22"/>
                <w:lang w:val="en-US"/>
              </w:rPr>
              <w:t>O</w:t>
            </w:r>
            <w:r w:rsidRPr="007036CE">
              <w:rPr>
                <w:szCs w:val="22"/>
              </w:rPr>
              <w:t>»</w:t>
            </w:r>
            <w:r w:rsidR="00CE15BD" w:rsidRPr="007036CE">
              <w:rPr>
                <w:szCs w:val="22"/>
              </w:rPr>
              <w:t xml:space="preserve">, то значение </w:t>
            </w:r>
            <w:r w:rsidRPr="007036CE">
              <w:rPr>
                <w:szCs w:val="22"/>
              </w:rPr>
              <w:t>«</w:t>
            </w:r>
            <w:r w:rsidR="00CE15BD" w:rsidRPr="007036CE">
              <w:rPr>
                <w:szCs w:val="22"/>
              </w:rPr>
              <w:t>1</w:t>
            </w:r>
            <w:r w:rsidRPr="007036CE">
              <w:rPr>
                <w:szCs w:val="22"/>
              </w:rPr>
              <w:t>».</w:t>
            </w:r>
          </w:p>
          <w:p w14:paraId="056E0F1B" w14:textId="77777777" w:rsidR="00CE15BD" w:rsidRPr="007036CE" w:rsidRDefault="00120921" w:rsidP="0041658B">
            <w:pPr>
              <w:pStyle w:val="GOSTTablenorm"/>
              <w:rPr>
                <w:szCs w:val="22"/>
              </w:rPr>
            </w:pPr>
            <w:r w:rsidRPr="007036CE">
              <w:rPr>
                <w:szCs w:val="22"/>
              </w:rPr>
              <w:t>Если в теге документа «</w:t>
            </w:r>
            <w:r w:rsidR="00CE15BD" w:rsidRPr="007036CE">
              <w:rPr>
                <w:szCs w:val="22"/>
              </w:rPr>
              <w:t>2</w:t>
            </w:r>
            <w:r w:rsidRPr="007036CE">
              <w:rPr>
                <w:szCs w:val="22"/>
              </w:rPr>
              <w:t>»</w:t>
            </w:r>
            <w:r w:rsidR="00CE15BD" w:rsidRPr="007036CE">
              <w:rPr>
                <w:szCs w:val="22"/>
              </w:rPr>
              <w:t xml:space="preserve"> или </w:t>
            </w:r>
            <w:r w:rsidRPr="007036CE">
              <w:rPr>
                <w:szCs w:val="22"/>
              </w:rPr>
              <w:t>«</w:t>
            </w:r>
            <w:r w:rsidR="00CE15BD" w:rsidRPr="007036CE">
              <w:rPr>
                <w:szCs w:val="22"/>
              </w:rPr>
              <w:t>S</w:t>
            </w:r>
            <w:r w:rsidRPr="007036CE">
              <w:rPr>
                <w:szCs w:val="22"/>
              </w:rPr>
              <w:t>»</w:t>
            </w:r>
            <w:r w:rsidR="00CE15BD" w:rsidRPr="007036CE">
              <w:rPr>
                <w:szCs w:val="22"/>
              </w:rPr>
              <w:t xml:space="preserve">, то значение </w:t>
            </w:r>
            <w:r w:rsidRPr="007036CE">
              <w:rPr>
                <w:szCs w:val="22"/>
              </w:rPr>
              <w:t>«</w:t>
            </w:r>
            <w:r w:rsidR="00CE15BD" w:rsidRPr="007036CE">
              <w:rPr>
                <w:szCs w:val="22"/>
              </w:rPr>
              <w:t>2</w:t>
            </w:r>
            <w:r w:rsidRPr="007036CE">
              <w:rPr>
                <w:szCs w:val="22"/>
              </w:rPr>
              <w:t>»</w:t>
            </w:r>
          </w:p>
        </w:tc>
      </w:tr>
      <w:tr w:rsidR="00F1162B" w:rsidRPr="007036CE" w14:paraId="5CF91197" w14:textId="77777777" w:rsidTr="00A759FD">
        <w:tc>
          <w:tcPr>
            <w:tcW w:w="1100" w:type="pct"/>
            <w:hideMark/>
          </w:tcPr>
          <w:p w14:paraId="2331BE9D" w14:textId="77777777" w:rsidR="00CE15BD" w:rsidRPr="007036CE" w:rsidRDefault="00CE15BD" w:rsidP="00CE15BD">
            <w:pPr>
              <w:pStyle w:val="GOSTTablenorm"/>
              <w:rPr>
                <w:szCs w:val="22"/>
              </w:rPr>
            </w:pPr>
            <w:r w:rsidRPr="007036CE">
              <w:rPr>
                <w:szCs w:val="22"/>
              </w:rPr>
              <w:t>Уровень_конфиденциальности</w:t>
            </w:r>
          </w:p>
        </w:tc>
        <w:tc>
          <w:tcPr>
            <w:tcW w:w="309" w:type="pct"/>
            <w:hideMark/>
          </w:tcPr>
          <w:p w14:paraId="466A5BB6" w14:textId="77777777" w:rsidR="00CE15BD" w:rsidRPr="007036CE" w:rsidRDefault="00CE15BD" w:rsidP="00CE15BD">
            <w:pPr>
              <w:pStyle w:val="GOSTTablenorm"/>
              <w:rPr>
                <w:szCs w:val="22"/>
              </w:rPr>
            </w:pPr>
            <w:r w:rsidRPr="007036CE">
              <w:rPr>
                <w:szCs w:val="22"/>
              </w:rPr>
              <w:t>нет</w:t>
            </w:r>
          </w:p>
        </w:tc>
        <w:tc>
          <w:tcPr>
            <w:tcW w:w="1100" w:type="pct"/>
            <w:hideMark/>
          </w:tcPr>
          <w:p w14:paraId="794D2450" w14:textId="77777777" w:rsidR="00CE15BD" w:rsidRPr="007036CE" w:rsidRDefault="00CE15BD" w:rsidP="00CE15BD">
            <w:pPr>
              <w:pStyle w:val="GOSTTablenorm"/>
              <w:rPr>
                <w:szCs w:val="22"/>
              </w:rPr>
            </w:pPr>
            <w:r w:rsidRPr="007036CE">
              <w:rPr>
                <w:szCs w:val="22"/>
              </w:rPr>
              <w:t>Уровень конфиденциальности</w:t>
            </w:r>
          </w:p>
        </w:tc>
        <w:tc>
          <w:tcPr>
            <w:tcW w:w="1100" w:type="pct"/>
            <w:hideMark/>
          </w:tcPr>
          <w:p w14:paraId="1F77110B" w14:textId="77777777" w:rsidR="00CE15BD" w:rsidRPr="007036CE" w:rsidRDefault="00CE15BD" w:rsidP="00CE15BD">
            <w:pPr>
              <w:pStyle w:val="GOSTTablenorm"/>
              <w:rPr>
                <w:szCs w:val="22"/>
              </w:rPr>
            </w:pPr>
            <w:r w:rsidRPr="007036CE">
              <w:rPr>
                <w:szCs w:val="22"/>
              </w:rPr>
              <w:t>StmInfrmtn_AccessLevelStereotype</w:t>
            </w:r>
          </w:p>
        </w:tc>
        <w:tc>
          <w:tcPr>
            <w:tcW w:w="1391" w:type="pct"/>
            <w:hideMark/>
          </w:tcPr>
          <w:p w14:paraId="35D58FC4" w14:textId="77777777" w:rsidR="00CE15BD" w:rsidRPr="007036CE" w:rsidRDefault="00CE15BD" w:rsidP="00CE15BD">
            <w:pPr>
              <w:rPr>
                <w:sz w:val="22"/>
                <w:szCs w:val="22"/>
              </w:rPr>
            </w:pPr>
          </w:p>
        </w:tc>
      </w:tr>
      <w:tr w:rsidR="00F1162B" w:rsidRPr="00B74B57" w14:paraId="220B4ECC" w14:textId="77777777" w:rsidTr="00A759FD">
        <w:tc>
          <w:tcPr>
            <w:tcW w:w="1100" w:type="pct"/>
            <w:hideMark/>
          </w:tcPr>
          <w:p w14:paraId="5A24C152" w14:textId="77777777" w:rsidR="00CE15BD" w:rsidRPr="007036CE" w:rsidRDefault="00CE15BD" w:rsidP="00CE15BD">
            <w:pPr>
              <w:pStyle w:val="GOSTTablenorm"/>
              <w:rPr>
                <w:szCs w:val="22"/>
              </w:rPr>
            </w:pPr>
            <w:r w:rsidRPr="007036CE">
              <w:rPr>
                <w:szCs w:val="22"/>
              </w:rPr>
              <w:t>Код_бюджета</w:t>
            </w:r>
          </w:p>
        </w:tc>
        <w:tc>
          <w:tcPr>
            <w:tcW w:w="309" w:type="pct"/>
            <w:hideMark/>
          </w:tcPr>
          <w:p w14:paraId="4F193D1B" w14:textId="77777777" w:rsidR="00CE15BD" w:rsidRPr="007036CE" w:rsidRDefault="00CE15BD" w:rsidP="00CE15BD">
            <w:pPr>
              <w:pStyle w:val="GOSTTablenorm"/>
              <w:rPr>
                <w:szCs w:val="22"/>
              </w:rPr>
            </w:pPr>
            <w:r w:rsidRPr="007036CE">
              <w:rPr>
                <w:szCs w:val="22"/>
              </w:rPr>
              <w:t>нет</w:t>
            </w:r>
          </w:p>
        </w:tc>
        <w:tc>
          <w:tcPr>
            <w:tcW w:w="1100" w:type="pct"/>
            <w:hideMark/>
          </w:tcPr>
          <w:p w14:paraId="164A183E" w14:textId="77777777" w:rsidR="00CE15BD" w:rsidRPr="007036CE" w:rsidRDefault="00CE15BD" w:rsidP="00CE15BD">
            <w:pPr>
              <w:pStyle w:val="GOSTTablenorm"/>
              <w:rPr>
                <w:szCs w:val="22"/>
              </w:rPr>
            </w:pPr>
            <w:r w:rsidRPr="007036CE">
              <w:rPr>
                <w:szCs w:val="22"/>
              </w:rPr>
              <w:t>Код бюджета</w:t>
            </w:r>
          </w:p>
        </w:tc>
        <w:tc>
          <w:tcPr>
            <w:tcW w:w="1100" w:type="pct"/>
            <w:hideMark/>
          </w:tcPr>
          <w:p w14:paraId="3390B76D" w14:textId="77777777" w:rsidR="00CE15BD" w:rsidRPr="007036CE" w:rsidRDefault="00CE15BD" w:rsidP="00CE15BD">
            <w:pPr>
              <w:pStyle w:val="GOSTTablenorm"/>
              <w:rPr>
                <w:szCs w:val="22"/>
                <w:lang w:val="en-US"/>
              </w:rPr>
            </w:pPr>
            <w:r w:rsidRPr="007036CE">
              <w:rPr>
                <w:szCs w:val="22"/>
                <w:lang w:val="en-US"/>
              </w:rPr>
              <w:t>ZR_MSC_Orgnztn_MSC_Bdgt_Cd</w:t>
            </w:r>
          </w:p>
        </w:tc>
        <w:tc>
          <w:tcPr>
            <w:tcW w:w="1391" w:type="pct"/>
            <w:hideMark/>
          </w:tcPr>
          <w:p w14:paraId="51D98D37" w14:textId="77777777" w:rsidR="00CE15BD" w:rsidRPr="007036CE" w:rsidRDefault="00CE15BD" w:rsidP="00CE15BD">
            <w:pPr>
              <w:rPr>
                <w:sz w:val="22"/>
                <w:szCs w:val="22"/>
                <w:lang w:val="en-US"/>
              </w:rPr>
            </w:pPr>
          </w:p>
        </w:tc>
      </w:tr>
      <w:tr w:rsidR="00F1162B" w:rsidRPr="007036CE" w14:paraId="0A8248A9" w14:textId="77777777" w:rsidTr="00A759FD">
        <w:tc>
          <w:tcPr>
            <w:tcW w:w="1100" w:type="pct"/>
            <w:hideMark/>
          </w:tcPr>
          <w:p w14:paraId="26DABD74" w14:textId="77777777" w:rsidR="00CE15BD" w:rsidRPr="007036CE" w:rsidRDefault="00CE15BD" w:rsidP="00CE15BD">
            <w:pPr>
              <w:pStyle w:val="GOSTTablenorm"/>
              <w:rPr>
                <w:szCs w:val="22"/>
              </w:rPr>
            </w:pPr>
            <w:r w:rsidRPr="007036CE">
              <w:rPr>
                <w:szCs w:val="22"/>
              </w:rPr>
              <w:lastRenderedPageBreak/>
              <w:t>Номер_ЛС_плательщика</w:t>
            </w:r>
          </w:p>
        </w:tc>
        <w:tc>
          <w:tcPr>
            <w:tcW w:w="309" w:type="pct"/>
            <w:hideMark/>
          </w:tcPr>
          <w:p w14:paraId="30A2E0B6" w14:textId="77777777" w:rsidR="00CE15BD" w:rsidRPr="007036CE" w:rsidRDefault="00CE15BD" w:rsidP="00CE15BD">
            <w:pPr>
              <w:pStyle w:val="GOSTTablenorm"/>
              <w:rPr>
                <w:szCs w:val="22"/>
              </w:rPr>
            </w:pPr>
            <w:r w:rsidRPr="007036CE">
              <w:rPr>
                <w:szCs w:val="22"/>
              </w:rPr>
              <w:t>нет</w:t>
            </w:r>
          </w:p>
        </w:tc>
        <w:tc>
          <w:tcPr>
            <w:tcW w:w="1100" w:type="pct"/>
            <w:hideMark/>
          </w:tcPr>
          <w:p w14:paraId="73936A39" w14:textId="77777777" w:rsidR="00CE15BD" w:rsidRPr="007036CE" w:rsidRDefault="00CE15BD" w:rsidP="00CE15BD">
            <w:pPr>
              <w:pStyle w:val="GOSTTablenorm"/>
              <w:rPr>
                <w:szCs w:val="22"/>
              </w:rPr>
            </w:pPr>
            <w:r w:rsidRPr="007036CE">
              <w:rPr>
                <w:szCs w:val="22"/>
              </w:rPr>
              <w:t>Номер лицевого счета плательщика</w:t>
            </w:r>
          </w:p>
        </w:tc>
        <w:tc>
          <w:tcPr>
            <w:tcW w:w="1100" w:type="pct"/>
            <w:hideMark/>
          </w:tcPr>
          <w:p w14:paraId="795F112D" w14:textId="77777777" w:rsidR="00CE15BD" w:rsidRPr="007036CE" w:rsidRDefault="00CE15BD" w:rsidP="00CE15BD">
            <w:pPr>
              <w:pStyle w:val="GOSTTablenorm"/>
              <w:rPr>
                <w:szCs w:val="22"/>
              </w:rPr>
            </w:pPr>
            <w:r w:rsidRPr="007036CE">
              <w:rPr>
                <w:szCs w:val="22"/>
              </w:rPr>
              <w:t>ZR_MSC_Cstmr_AcntNmbr</w:t>
            </w:r>
          </w:p>
        </w:tc>
        <w:tc>
          <w:tcPr>
            <w:tcW w:w="1391" w:type="pct"/>
            <w:hideMark/>
          </w:tcPr>
          <w:p w14:paraId="4F22F0F2" w14:textId="77777777" w:rsidR="00CE15BD" w:rsidRPr="007036CE" w:rsidRDefault="00CE15BD" w:rsidP="00CE15BD">
            <w:pPr>
              <w:rPr>
                <w:sz w:val="22"/>
                <w:szCs w:val="22"/>
              </w:rPr>
            </w:pPr>
          </w:p>
        </w:tc>
      </w:tr>
      <w:tr w:rsidR="00F1162B" w:rsidRPr="007036CE" w14:paraId="117B6598" w14:textId="77777777" w:rsidTr="00A759FD">
        <w:tc>
          <w:tcPr>
            <w:tcW w:w="1100" w:type="pct"/>
          </w:tcPr>
          <w:p w14:paraId="432A3F94" w14:textId="77777777" w:rsidR="00CE15BD" w:rsidRPr="007036CE" w:rsidRDefault="00CE15BD" w:rsidP="00CE15BD">
            <w:pPr>
              <w:pStyle w:val="GOSTTablenorm"/>
              <w:rPr>
                <w:szCs w:val="22"/>
              </w:rPr>
            </w:pPr>
            <w:r w:rsidRPr="007036CE">
              <w:rPr>
                <w:szCs w:val="22"/>
              </w:rPr>
              <w:t>Номер_ЛС_получателя</w:t>
            </w:r>
          </w:p>
        </w:tc>
        <w:tc>
          <w:tcPr>
            <w:tcW w:w="309" w:type="pct"/>
          </w:tcPr>
          <w:p w14:paraId="46D5F5D8" w14:textId="77777777" w:rsidR="00CE15BD" w:rsidRPr="007036CE" w:rsidRDefault="00CE15BD" w:rsidP="00CE15BD">
            <w:pPr>
              <w:pStyle w:val="GOSTTablenorm"/>
              <w:rPr>
                <w:szCs w:val="22"/>
              </w:rPr>
            </w:pPr>
            <w:r w:rsidRPr="007036CE">
              <w:rPr>
                <w:szCs w:val="22"/>
              </w:rPr>
              <w:t>нет</w:t>
            </w:r>
          </w:p>
        </w:tc>
        <w:tc>
          <w:tcPr>
            <w:tcW w:w="1100" w:type="pct"/>
          </w:tcPr>
          <w:p w14:paraId="19453A96" w14:textId="77777777" w:rsidR="00CE15BD" w:rsidRPr="007036CE" w:rsidRDefault="00CE15BD" w:rsidP="00CE15BD">
            <w:pPr>
              <w:pStyle w:val="GOSTTablenorm"/>
              <w:rPr>
                <w:szCs w:val="22"/>
              </w:rPr>
            </w:pPr>
            <w:r w:rsidRPr="007036CE">
              <w:rPr>
                <w:szCs w:val="22"/>
              </w:rPr>
              <w:t>Номер лицевого счета получателя</w:t>
            </w:r>
          </w:p>
        </w:tc>
        <w:tc>
          <w:tcPr>
            <w:tcW w:w="1100" w:type="pct"/>
          </w:tcPr>
          <w:p w14:paraId="0FE53B2D" w14:textId="77777777" w:rsidR="00CE15BD" w:rsidRPr="007036CE" w:rsidRDefault="00CE15BD" w:rsidP="00CE15BD">
            <w:pPr>
              <w:pStyle w:val="GOSTTablenorm"/>
              <w:rPr>
                <w:szCs w:val="22"/>
              </w:rPr>
            </w:pPr>
            <w:r w:rsidRPr="007036CE">
              <w:t>ZR_CodeAcc</w:t>
            </w:r>
          </w:p>
        </w:tc>
        <w:tc>
          <w:tcPr>
            <w:tcW w:w="1391" w:type="pct"/>
          </w:tcPr>
          <w:p w14:paraId="681BE70A" w14:textId="77777777" w:rsidR="00CE15BD" w:rsidRPr="007036CE" w:rsidRDefault="00CE15BD" w:rsidP="00CE15BD">
            <w:pPr>
              <w:rPr>
                <w:sz w:val="22"/>
                <w:szCs w:val="22"/>
              </w:rPr>
            </w:pPr>
          </w:p>
        </w:tc>
      </w:tr>
      <w:tr w:rsidR="00F1162B" w:rsidRPr="007036CE" w14:paraId="09BEB259" w14:textId="77777777" w:rsidTr="00A759FD">
        <w:tc>
          <w:tcPr>
            <w:tcW w:w="1100" w:type="pct"/>
          </w:tcPr>
          <w:p w14:paraId="45F52E78" w14:textId="77777777" w:rsidR="00CE15BD" w:rsidRPr="007036CE" w:rsidRDefault="00CE15BD" w:rsidP="00CE15BD">
            <w:pPr>
              <w:pStyle w:val="GOSTTablenorm"/>
              <w:rPr>
                <w:szCs w:val="22"/>
              </w:rPr>
            </w:pPr>
            <w:r w:rsidRPr="007036CE">
              <w:rPr>
                <w:szCs w:val="22"/>
              </w:rPr>
              <w:t>Авансовое_ДО_плательщика</w:t>
            </w:r>
          </w:p>
        </w:tc>
        <w:tc>
          <w:tcPr>
            <w:tcW w:w="309" w:type="pct"/>
          </w:tcPr>
          <w:p w14:paraId="6A04788C" w14:textId="77777777" w:rsidR="00CE15BD" w:rsidRPr="007036CE" w:rsidRDefault="009F38E4" w:rsidP="00CE15BD">
            <w:pPr>
              <w:pStyle w:val="GOSTTablenorm"/>
              <w:rPr>
                <w:szCs w:val="22"/>
              </w:rPr>
            </w:pPr>
            <w:r w:rsidRPr="007036CE">
              <w:rPr>
                <w:szCs w:val="22"/>
              </w:rPr>
              <w:t>да</w:t>
            </w:r>
          </w:p>
        </w:tc>
        <w:tc>
          <w:tcPr>
            <w:tcW w:w="1100" w:type="pct"/>
          </w:tcPr>
          <w:p w14:paraId="48919396" w14:textId="77777777" w:rsidR="00CE15BD" w:rsidRPr="007036CE" w:rsidRDefault="00CE15BD" w:rsidP="00CE15BD">
            <w:pPr>
              <w:pStyle w:val="GOSTTablenorm"/>
              <w:rPr>
                <w:szCs w:val="22"/>
              </w:rPr>
            </w:pPr>
            <w:r w:rsidRPr="007036CE">
              <w:rPr>
                <w:szCs w:val="22"/>
              </w:rPr>
              <w:t>Признак авансового ДО плательщика</w:t>
            </w:r>
          </w:p>
        </w:tc>
        <w:tc>
          <w:tcPr>
            <w:tcW w:w="1100" w:type="pct"/>
          </w:tcPr>
          <w:p w14:paraId="13D7BD95" w14:textId="77777777" w:rsidR="00CE15BD" w:rsidRPr="007036CE" w:rsidRDefault="00CE15BD" w:rsidP="00752599">
            <w:pPr>
              <w:pStyle w:val="GOSTTablenorm"/>
              <w:rPr>
                <w:szCs w:val="22"/>
              </w:rPr>
            </w:pPr>
            <w:r w:rsidRPr="007036CE">
              <w:t>ZR_MSC_Pmnt</w:t>
            </w:r>
            <w:r w:rsidRPr="007036CE">
              <w:rPr>
                <w:lang w:val="en-US"/>
              </w:rPr>
              <w:t>_AdvnPySgn</w:t>
            </w:r>
          </w:p>
        </w:tc>
        <w:tc>
          <w:tcPr>
            <w:tcW w:w="1391" w:type="pct"/>
          </w:tcPr>
          <w:p w14:paraId="5690B9AB" w14:textId="77777777" w:rsidR="009F38E4" w:rsidRPr="007036CE" w:rsidRDefault="009F38E4" w:rsidP="009F38E4">
            <w:pPr>
              <w:pStyle w:val="GOSTTablenorm"/>
            </w:pPr>
            <w:r w:rsidRPr="007036CE">
              <w:t>Если в теге документа «PayAdvance», то значение «1».</w:t>
            </w:r>
          </w:p>
          <w:p w14:paraId="092FCC56" w14:textId="77777777" w:rsidR="00CE15BD" w:rsidRPr="007036CE" w:rsidRDefault="009F38E4" w:rsidP="009F38E4">
            <w:pPr>
              <w:pStyle w:val="GOSTTablenorm"/>
            </w:pPr>
            <w:r w:rsidRPr="007036CE">
              <w:t xml:space="preserve">Если в теге документа «PayNotAdvance», то значение </w:t>
            </w:r>
            <w:r w:rsidR="00A75D6E" w:rsidRPr="007036CE">
              <w:t>«0»</w:t>
            </w:r>
          </w:p>
        </w:tc>
      </w:tr>
      <w:tr w:rsidR="00F1162B" w:rsidRPr="007036CE" w14:paraId="5C6D3DE2" w14:textId="77777777" w:rsidTr="00A759FD">
        <w:tc>
          <w:tcPr>
            <w:tcW w:w="1100" w:type="pct"/>
          </w:tcPr>
          <w:p w14:paraId="73CCAF29" w14:textId="77777777" w:rsidR="00CE15BD" w:rsidRPr="007036CE" w:rsidRDefault="00CE15BD" w:rsidP="00CE15BD">
            <w:pPr>
              <w:pStyle w:val="GOSTTablenorm"/>
              <w:rPr>
                <w:szCs w:val="22"/>
              </w:rPr>
            </w:pPr>
            <w:r w:rsidRPr="007036CE">
              <w:rPr>
                <w:szCs w:val="22"/>
              </w:rPr>
              <w:t>Авансовое_ДО_получателя</w:t>
            </w:r>
          </w:p>
        </w:tc>
        <w:tc>
          <w:tcPr>
            <w:tcW w:w="309" w:type="pct"/>
          </w:tcPr>
          <w:p w14:paraId="0E68A5E5" w14:textId="77777777" w:rsidR="00CE15BD" w:rsidRPr="007036CE" w:rsidRDefault="009F38E4" w:rsidP="00CE15BD">
            <w:pPr>
              <w:pStyle w:val="GOSTTablenorm"/>
              <w:rPr>
                <w:szCs w:val="22"/>
              </w:rPr>
            </w:pPr>
            <w:r w:rsidRPr="007036CE">
              <w:rPr>
                <w:szCs w:val="22"/>
              </w:rPr>
              <w:t>да</w:t>
            </w:r>
          </w:p>
        </w:tc>
        <w:tc>
          <w:tcPr>
            <w:tcW w:w="1100" w:type="pct"/>
          </w:tcPr>
          <w:p w14:paraId="5FB0E82E" w14:textId="77777777" w:rsidR="00CE15BD" w:rsidRPr="007036CE" w:rsidRDefault="00CE15BD" w:rsidP="00CE15BD">
            <w:pPr>
              <w:pStyle w:val="GOSTTablenorm"/>
              <w:rPr>
                <w:szCs w:val="22"/>
              </w:rPr>
            </w:pPr>
            <w:r w:rsidRPr="007036CE">
              <w:rPr>
                <w:szCs w:val="22"/>
              </w:rPr>
              <w:t>Признак авансового ДО получателя</w:t>
            </w:r>
          </w:p>
        </w:tc>
        <w:tc>
          <w:tcPr>
            <w:tcW w:w="1100" w:type="pct"/>
          </w:tcPr>
          <w:p w14:paraId="20C80A13" w14:textId="77777777" w:rsidR="00CE15BD" w:rsidRPr="007036CE" w:rsidRDefault="00CE15BD" w:rsidP="00CE15BD">
            <w:pPr>
              <w:pStyle w:val="GOSTTablenorm"/>
              <w:rPr>
                <w:szCs w:val="22"/>
              </w:rPr>
            </w:pPr>
            <w:r w:rsidRPr="007036CE">
              <w:t>StmInfrmtn_AdvnPaySign_Rec</w:t>
            </w:r>
          </w:p>
        </w:tc>
        <w:tc>
          <w:tcPr>
            <w:tcW w:w="1391" w:type="pct"/>
          </w:tcPr>
          <w:p w14:paraId="35373AD1" w14:textId="77777777" w:rsidR="009F38E4" w:rsidRPr="007036CE" w:rsidRDefault="009F38E4" w:rsidP="009F38E4">
            <w:pPr>
              <w:pStyle w:val="GOSTTablenorm"/>
            </w:pPr>
            <w:r w:rsidRPr="007036CE">
              <w:t>Если в теге документа «PayAdvance», то значение «1».</w:t>
            </w:r>
          </w:p>
          <w:p w14:paraId="22D83B72" w14:textId="77777777" w:rsidR="00CE15BD" w:rsidRPr="007036CE" w:rsidRDefault="009F38E4" w:rsidP="009F38E4">
            <w:pPr>
              <w:pStyle w:val="GOSTTablenorm"/>
              <w:rPr>
                <w:szCs w:val="22"/>
              </w:rPr>
            </w:pPr>
            <w:r w:rsidRPr="007036CE">
              <w:t xml:space="preserve">Если в теге документа «PayNotAdvance», то значение </w:t>
            </w:r>
            <w:r w:rsidR="00A75D6E" w:rsidRPr="007036CE">
              <w:t>«0»</w:t>
            </w:r>
          </w:p>
        </w:tc>
      </w:tr>
      <w:tr w:rsidR="00F1162B" w:rsidRPr="007036CE" w14:paraId="1FD6C9DF" w14:textId="77777777" w:rsidTr="00A759FD">
        <w:tc>
          <w:tcPr>
            <w:tcW w:w="1100" w:type="pct"/>
          </w:tcPr>
          <w:p w14:paraId="65EBED27" w14:textId="77777777" w:rsidR="00CE15BD" w:rsidRPr="007036CE" w:rsidRDefault="00CE15BD" w:rsidP="00CE15BD">
            <w:pPr>
              <w:pStyle w:val="GOSTTablenorm"/>
              <w:rPr>
                <w:szCs w:val="22"/>
              </w:rPr>
            </w:pPr>
            <w:r w:rsidRPr="007036CE">
              <w:rPr>
                <w:szCs w:val="22"/>
              </w:rPr>
              <w:t>ОКС_КМИ_плательщика</w:t>
            </w:r>
          </w:p>
        </w:tc>
        <w:tc>
          <w:tcPr>
            <w:tcW w:w="309" w:type="pct"/>
          </w:tcPr>
          <w:p w14:paraId="26F5DA25" w14:textId="77777777" w:rsidR="00CE15BD" w:rsidRPr="007036CE" w:rsidRDefault="00CE15BD" w:rsidP="00CE15BD">
            <w:pPr>
              <w:pStyle w:val="GOSTTablenorm"/>
              <w:rPr>
                <w:szCs w:val="22"/>
              </w:rPr>
            </w:pPr>
            <w:r w:rsidRPr="007036CE">
              <w:rPr>
                <w:szCs w:val="22"/>
              </w:rPr>
              <w:t>нет</w:t>
            </w:r>
          </w:p>
        </w:tc>
        <w:tc>
          <w:tcPr>
            <w:tcW w:w="1100" w:type="pct"/>
          </w:tcPr>
          <w:p w14:paraId="40BE8346" w14:textId="77777777" w:rsidR="00CE15BD" w:rsidRPr="007036CE" w:rsidRDefault="00CE15BD" w:rsidP="00CE15BD">
            <w:pPr>
              <w:pStyle w:val="GOSTTablenorm"/>
              <w:rPr>
                <w:szCs w:val="22"/>
              </w:rPr>
            </w:pPr>
            <w:r w:rsidRPr="007036CE">
              <w:rPr>
                <w:szCs w:val="22"/>
              </w:rPr>
              <w:t>Код ОКС (КМИ) плательщика</w:t>
            </w:r>
          </w:p>
        </w:tc>
        <w:tc>
          <w:tcPr>
            <w:tcW w:w="1100" w:type="pct"/>
          </w:tcPr>
          <w:p w14:paraId="67BEF95B" w14:textId="77777777" w:rsidR="00CE15BD" w:rsidRPr="007036CE" w:rsidRDefault="00CE15BD" w:rsidP="00CE15BD">
            <w:pPr>
              <w:pStyle w:val="GOSTTablenorm"/>
              <w:rPr>
                <w:szCs w:val="22"/>
              </w:rPr>
            </w:pPr>
            <w:r w:rsidRPr="007036CE">
              <w:t>ZR_FAIPObjCd</w:t>
            </w:r>
          </w:p>
        </w:tc>
        <w:tc>
          <w:tcPr>
            <w:tcW w:w="1391" w:type="pct"/>
          </w:tcPr>
          <w:p w14:paraId="24710B9A" w14:textId="77777777" w:rsidR="00CE15BD" w:rsidRPr="007036CE" w:rsidRDefault="00CE15BD" w:rsidP="00CE15BD">
            <w:pPr>
              <w:pStyle w:val="GOSTTablenorm"/>
              <w:rPr>
                <w:szCs w:val="22"/>
              </w:rPr>
            </w:pPr>
          </w:p>
        </w:tc>
      </w:tr>
      <w:tr w:rsidR="00F1162B" w:rsidRPr="007036CE" w14:paraId="0CDD8FC6" w14:textId="77777777" w:rsidTr="00A759FD">
        <w:tc>
          <w:tcPr>
            <w:tcW w:w="1100" w:type="pct"/>
          </w:tcPr>
          <w:p w14:paraId="0E0B28F6" w14:textId="77777777" w:rsidR="00CE15BD" w:rsidRPr="007036CE" w:rsidRDefault="00CE15BD" w:rsidP="00CE15BD">
            <w:pPr>
              <w:pStyle w:val="GOSTTablenorm"/>
              <w:rPr>
                <w:szCs w:val="22"/>
              </w:rPr>
            </w:pPr>
            <w:r w:rsidRPr="007036CE">
              <w:rPr>
                <w:szCs w:val="22"/>
              </w:rPr>
              <w:t>ОКС_КМИ_получателя</w:t>
            </w:r>
          </w:p>
        </w:tc>
        <w:tc>
          <w:tcPr>
            <w:tcW w:w="309" w:type="pct"/>
          </w:tcPr>
          <w:p w14:paraId="5D2F1AA4" w14:textId="77777777" w:rsidR="00CE15BD" w:rsidRPr="007036CE" w:rsidRDefault="00CE15BD" w:rsidP="00CE15BD">
            <w:pPr>
              <w:pStyle w:val="GOSTTablenorm"/>
              <w:rPr>
                <w:szCs w:val="22"/>
              </w:rPr>
            </w:pPr>
            <w:r w:rsidRPr="007036CE">
              <w:rPr>
                <w:szCs w:val="22"/>
              </w:rPr>
              <w:t>нет</w:t>
            </w:r>
          </w:p>
        </w:tc>
        <w:tc>
          <w:tcPr>
            <w:tcW w:w="1100" w:type="pct"/>
          </w:tcPr>
          <w:p w14:paraId="731DE509" w14:textId="77777777" w:rsidR="00CE15BD" w:rsidRPr="007036CE" w:rsidRDefault="00CE15BD" w:rsidP="00CE15BD">
            <w:pPr>
              <w:pStyle w:val="GOSTTablenorm"/>
              <w:rPr>
                <w:szCs w:val="22"/>
              </w:rPr>
            </w:pPr>
            <w:r w:rsidRPr="007036CE">
              <w:rPr>
                <w:szCs w:val="22"/>
              </w:rPr>
              <w:t>Код ОКС (КМИ) получателя</w:t>
            </w:r>
          </w:p>
        </w:tc>
        <w:tc>
          <w:tcPr>
            <w:tcW w:w="1100" w:type="pct"/>
          </w:tcPr>
          <w:p w14:paraId="5CE873D8" w14:textId="77777777" w:rsidR="00CE15BD" w:rsidRPr="007036CE" w:rsidRDefault="00CE15BD" w:rsidP="00CE15BD">
            <w:pPr>
              <w:pStyle w:val="GOSTTablenorm"/>
              <w:rPr>
                <w:szCs w:val="22"/>
              </w:rPr>
            </w:pPr>
            <w:r w:rsidRPr="007036CE">
              <w:t>StmInfrmtn_FAIPObjCd</w:t>
            </w:r>
          </w:p>
        </w:tc>
        <w:tc>
          <w:tcPr>
            <w:tcW w:w="1391" w:type="pct"/>
          </w:tcPr>
          <w:p w14:paraId="5CB0FCC2" w14:textId="77777777" w:rsidR="00CE15BD" w:rsidRPr="007036CE" w:rsidRDefault="00CE15BD" w:rsidP="00CE15BD">
            <w:pPr>
              <w:pStyle w:val="GOSTTablenorm"/>
              <w:rPr>
                <w:szCs w:val="22"/>
              </w:rPr>
            </w:pPr>
          </w:p>
        </w:tc>
      </w:tr>
      <w:tr w:rsidR="00F1162B" w:rsidRPr="007036CE" w14:paraId="27E677FC" w14:textId="77777777" w:rsidTr="00A759FD">
        <w:tc>
          <w:tcPr>
            <w:tcW w:w="1100" w:type="pct"/>
          </w:tcPr>
          <w:p w14:paraId="2AE1449F" w14:textId="77777777" w:rsidR="00CE15BD" w:rsidRPr="007036CE" w:rsidRDefault="00CE15BD" w:rsidP="00CE15BD">
            <w:pPr>
              <w:pStyle w:val="GOSTTablenorm"/>
              <w:rPr>
                <w:szCs w:val="22"/>
              </w:rPr>
            </w:pPr>
            <w:r w:rsidRPr="007036CE">
              <w:rPr>
                <w:szCs w:val="22"/>
              </w:rPr>
              <w:t>ОКС_укр_плательщика</w:t>
            </w:r>
          </w:p>
        </w:tc>
        <w:tc>
          <w:tcPr>
            <w:tcW w:w="309" w:type="pct"/>
          </w:tcPr>
          <w:p w14:paraId="1F124940" w14:textId="77777777" w:rsidR="00CE15BD" w:rsidRPr="007036CE" w:rsidRDefault="00C47DD4" w:rsidP="00CE15BD">
            <w:pPr>
              <w:pStyle w:val="GOSTTablenorm"/>
              <w:rPr>
                <w:szCs w:val="22"/>
              </w:rPr>
            </w:pPr>
            <w:r w:rsidRPr="007036CE">
              <w:rPr>
                <w:szCs w:val="22"/>
              </w:rPr>
              <w:t>нет</w:t>
            </w:r>
          </w:p>
        </w:tc>
        <w:tc>
          <w:tcPr>
            <w:tcW w:w="1100" w:type="pct"/>
          </w:tcPr>
          <w:p w14:paraId="1B90ECA7" w14:textId="77777777" w:rsidR="00CE15BD" w:rsidRPr="007036CE" w:rsidRDefault="00CE15BD" w:rsidP="00CE15BD">
            <w:pPr>
              <w:pStyle w:val="GOSTTablenorm"/>
              <w:rPr>
                <w:szCs w:val="22"/>
              </w:rPr>
            </w:pPr>
            <w:r w:rsidRPr="007036CE">
              <w:rPr>
                <w:szCs w:val="22"/>
              </w:rPr>
              <w:t>Код ОКС укрупненный плательщика</w:t>
            </w:r>
          </w:p>
        </w:tc>
        <w:tc>
          <w:tcPr>
            <w:tcW w:w="1100" w:type="pct"/>
          </w:tcPr>
          <w:p w14:paraId="21D37253" w14:textId="77777777" w:rsidR="00CE15BD" w:rsidRPr="007036CE" w:rsidDel="000A3A48" w:rsidRDefault="00CE15BD">
            <w:pPr>
              <w:pStyle w:val="GOSTTablenorm"/>
              <w:rPr>
                <w:del w:id="9931" w:author="Сатлер Марина Викторовна" w:date="2024-03-12T16:09:00Z"/>
                <w:lang w:val="en-US"/>
              </w:rPr>
            </w:pPr>
            <w:commentRangeStart w:id="9932"/>
            <w:r w:rsidRPr="007036CE">
              <w:rPr>
                <w:lang w:val="en-US"/>
              </w:rPr>
              <w:t>StmInfrmtn_COMMONOKS_SND</w:t>
            </w:r>
            <w:commentRangeEnd w:id="9932"/>
            <w:r w:rsidR="00497217" w:rsidRPr="007036CE">
              <w:rPr>
                <w:rStyle w:val="afff4"/>
                <w:sz w:val="22"/>
                <w:szCs w:val="20"/>
                <w:lang w:val="en-US"/>
              </w:rPr>
              <w:commentReference w:id="9932"/>
            </w:r>
          </w:p>
          <w:p w14:paraId="47D5A1B5" w14:textId="77777777" w:rsidR="00CE15BD" w:rsidRPr="007036CE" w:rsidRDefault="00CE15BD" w:rsidP="000A3A48">
            <w:pPr>
              <w:pStyle w:val="GOSTTablenorm"/>
              <w:rPr>
                <w:szCs w:val="22"/>
                <w:lang w:val="en-US"/>
              </w:rPr>
            </w:pPr>
          </w:p>
        </w:tc>
        <w:tc>
          <w:tcPr>
            <w:tcW w:w="1391" w:type="pct"/>
          </w:tcPr>
          <w:p w14:paraId="69A98880" w14:textId="77777777" w:rsidR="00CE15BD" w:rsidRPr="007036CE" w:rsidRDefault="00CE15BD" w:rsidP="00802219">
            <w:pPr>
              <w:pStyle w:val="GOSTTableListMark1"/>
            </w:pPr>
          </w:p>
        </w:tc>
      </w:tr>
      <w:tr w:rsidR="00F1162B" w:rsidRPr="007036CE" w14:paraId="3F4123B3" w14:textId="77777777" w:rsidTr="00A759FD">
        <w:tc>
          <w:tcPr>
            <w:tcW w:w="1100" w:type="pct"/>
          </w:tcPr>
          <w:p w14:paraId="4F95BE16" w14:textId="77777777" w:rsidR="00CE15BD" w:rsidRPr="007036CE" w:rsidRDefault="00CE15BD" w:rsidP="00CE15BD">
            <w:pPr>
              <w:pStyle w:val="GOSTTablenorm"/>
              <w:rPr>
                <w:szCs w:val="22"/>
              </w:rPr>
            </w:pPr>
            <w:r w:rsidRPr="007036CE">
              <w:rPr>
                <w:szCs w:val="22"/>
              </w:rPr>
              <w:t>ОКС_укр_получателя</w:t>
            </w:r>
          </w:p>
        </w:tc>
        <w:tc>
          <w:tcPr>
            <w:tcW w:w="309" w:type="pct"/>
          </w:tcPr>
          <w:p w14:paraId="3EAA2D08" w14:textId="77777777" w:rsidR="00CE15BD" w:rsidRPr="007036CE" w:rsidRDefault="00C47DD4" w:rsidP="00CE15BD">
            <w:pPr>
              <w:pStyle w:val="GOSTTablenorm"/>
              <w:rPr>
                <w:szCs w:val="22"/>
              </w:rPr>
            </w:pPr>
            <w:r w:rsidRPr="007036CE">
              <w:rPr>
                <w:szCs w:val="22"/>
              </w:rPr>
              <w:t>нет</w:t>
            </w:r>
          </w:p>
        </w:tc>
        <w:tc>
          <w:tcPr>
            <w:tcW w:w="1100" w:type="pct"/>
          </w:tcPr>
          <w:p w14:paraId="218E59FC" w14:textId="77777777" w:rsidR="00CE15BD" w:rsidRPr="007036CE" w:rsidRDefault="00CE15BD" w:rsidP="00CE15BD">
            <w:pPr>
              <w:pStyle w:val="GOSTTablenorm"/>
              <w:rPr>
                <w:szCs w:val="22"/>
              </w:rPr>
            </w:pPr>
            <w:r w:rsidRPr="007036CE">
              <w:rPr>
                <w:szCs w:val="22"/>
              </w:rPr>
              <w:t>Код ОКС укрупненный получателя</w:t>
            </w:r>
          </w:p>
        </w:tc>
        <w:tc>
          <w:tcPr>
            <w:tcW w:w="1100" w:type="pct"/>
          </w:tcPr>
          <w:p w14:paraId="6D1ED65C" w14:textId="77777777" w:rsidR="00CE15BD" w:rsidRPr="007036CE" w:rsidDel="000A3A48" w:rsidRDefault="00CE15BD">
            <w:pPr>
              <w:pStyle w:val="GOSTTablenorm"/>
              <w:rPr>
                <w:del w:id="9933" w:author="Сатлер Марина Викторовна" w:date="2024-03-12T16:09:00Z"/>
                <w:lang w:val="en-US"/>
              </w:rPr>
            </w:pPr>
            <w:commentRangeStart w:id="9934"/>
            <w:r w:rsidRPr="007036CE">
              <w:rPr>
                <w:lang w:val="en-US"/>
              </w:rPr>
              <w:t>StmInfrmtn_COMMONOKS_REC</w:t>
            </w:r>
            <w:commentRangeEnd w:id="9934"/>
            <w:r w:rsidR="00497217" w:rsidRPr="007036CE">
              <w:rPr>
                <w:rStyle w:val="afff4"/>
                <w:sz w:val="22"/>
                <w:szCs w:val="20"/>
                <w:lang w:val="en-US"/>
              </w:rPr>
              <w:commentReference w:id="9934"/>
            </w:r>
          </w:p>
          <w:p w14:paraId="53128201" w14:textId="77777777" w:rsidR="00CE15BD" w:rsidRPr="007036CE" w:rsidRDefault="00CE15BD" w:rsidP="000A3A48">
            <w:pPr>
              <w:pStyle w:val="GOSTTablenorm"/>
              <w:rPr>
                <w:szCs w:val="22"/>
                <w:lang w:val="en-US"/>
              </w:rPr>
            </w:pPr>
          </w:p>
        </w:tc>
        <w:tc>
          <w:tcPr>
            <w:tcW w:w="1391" w:type="pct"/>
          </w:tcPr>
          <w:p w14:paraId="08124080" w14:textId="77777777" w:rsidR="00CE15BD" w:rsidRPr="007036CE" w:rsidRDefault="00CE15BD" w:rsidP="00802219">
            <w:pPr>
              <w:pStyle w:val="GOSTTableListMark1"/>
            </w:pPr>
          </w:p>
        </w:tc>
      </w:tr>
      <w:tr w:rsidR="00F1162B" w:rsidRPr="007036CE" w14:paraId="45B979ED" w14:textId="77777777" w:rsidTr="00A759FD">
        <w:tc>
          <w:tcPr>
            <w:tcW w:w="1100" w:type="pct"/>
          </w:tcPr>
          <w:p w14:paraId="41036285" w14:textId="77777777" w:rsidR="00CE15BD" w:rsidRPr="007036CE" w:rsidRDefault="00CE15BD" w:rsidP="00CE15BD">
            <w:pPr>
              <w:pStyle w:val="GOSTTablenorm"/>
              <w:rPr>
                <w:szCs w:val="22"/>
              </w:rPr>
            </w:pPr>
            <w:r w:rsidRPr="007036CE">
              <w:rPr>
                <w:szCs w:val="22"/>
              </w:rPr>
              <w:t>Учет_ПОФР_ЛС_плательщика</w:t>
            </w:r>
          </w:p>
        </w:tc>
        <w:tc>
          <w:tcPr>
            <w:tcW w:w="309" w:type="pct"/>
          </w:tcPr>
          <w:p w14:paraId="39E74FA6" w14:textId="77777777" w:rsidR="00CE15BD" w:rsidRPr="007036CE" w:rsidRDefault="00305155" w:rsidP="00CE15BD">
            <w:pPr>
              <w:pStyle w:val="GOSTTablenorm"/>
              <w:rPr>
                <w:szCs w:val="22"/>
              </w:rPr>
            </w:pPr>
            <w:r w:rsidRPr="007036CE">
              <w:rPr>
                <w:szCs w:val="22"/>
              </w:rPr>
              <w:t>да</w:t>
            </w:r>
          </w:p>
        </w:tc>
        <w:tc>
          <w:tcPr>
            <w:tcW w:w="1100" w:type="pct"/>
          </w:tcPr>
          <w:p w14:paraId="79E76A25" w14:textId="77777777" w:rsidR="00CE15BD" w:rsidRPr="007036CE" w:rsidRDefault="00CE15BD" w:rsidP="00CE15BD">
            <w:pPr>
              <w:pStyle w:val="GOSTTablenorm"/>
              <w:rPr>
                <w:szCs w:val="22"/>
              </w:rPr>
            </w:pPr>
            <w:r w:rsidRPr="007036CE">
              <w:rPr>
                <w:szCs w:val="22"/>
              </w:rPr>
              <w:t>Признак учета ПОФР на ЛС отправителя</w:t>
            </w:r>
          </w:p>
        </w:tc>
        <w:tc>
          <w:tcPr>
            <w:tcW w:w="1100" w:type="pct"/>
          </w:tcPr>
          <w:p w14:paraId="3DDFFB49" w14:textId="77777777" w:rsidR="00CE15BD" w:rsidRPr="007036CE" w:rsidRDefault="00CE15BD" w:rsidP="00CE15BD">
            <w:pPr>
              <w:pStyle w:val="GOSTTablenorm"/>
              <w:rPr>
                <w:szCs w:val="22"/>
              </w:rPr>
            </w:pPr>
            <w:r w:rsidRPr="007036CE">
              <w:t>StmInfrmtn_SIGN_POFR_Snd</w:t>
            </w:r>
          </w:p>
        </w:tc>
        <w:tc>
          <w:tcPr>
            <w:tcW w:w="1391" w:type="pct"/>
          </w:tcPr>
          <w:p w14:paraId="54B80472" w14:textId="77777777" w:rsidR="00305155" w:rsidRPr="007036CE" w:rsidRDefault="00305155" w:rsidP="00305155">
            <w:pPr>
              <w:pStyle w:val="GOSTTablenorm"/>
              <w:rPr>
                <w:szCs w:val="22"/>
              </w:rPr>
            </w:pPr>
            <w:r w:rsidRPr="007036CE">
              <w:rPr>
                <w:szCs w:val="22"/>
              </w:rPr>
              <w:t>Если в теге документа «</w:t>
            </w:r>
            <w:r w:rsidRPr="007036CE">
              <w:rPr>
                <w:szCs w:val="22"/>
                <w:lang w:val="en-US"/>
              </w:rPr>
              <w:t>true</w:t>
            </w:r>
            <w:r w:rsidRPr="007036CE">
              <w:rPr>
                <w:szCs w:val="22"/>
              </w:rPr>
              <w:t>», то значение «1».</w:t>
            </w:r>
          </w:p>
          <w:p w14:paraId="328F7CF4" w14:textId="77777777" w:rsidR="00305155" w:rsidRPr="007036CE" w:rsidRDefault="00305155" w:rsidP="002B678C">
            <w:pPr>
              <w:pStyle w:val="GOSTTablenorm"/>
              <w:rPr>
                <w:szCs w:val="22"/>
              </w:rPr>
            </w:pPr>
            <w:r w:rsidRPr="007036CE">
              <w:rPr>
                <w:szCs w:val="22"/>
              </w:rPr>
              <w:t>Если в теге документа «</w:t>
            </w:r>
            <w:r w:rsidRPr="007036CE">
              <w:rPr>
                <w:szCs w:val="22"/>
                <w:lang w:val="en-US"/>
              </w:rPr>
              <w:t>false</w:t>
            </w:r>
            <w:r w:rsidRPr="007036CE">
              <w:rPr>
                <w:szCs w:val="22"/>
              </w:rPr>
              <w:t xml:space="preserve">», то значение </w:t>
            </w:r>
            <w:r w:rsidR="00A75D6E" w:rsidRPr="007036CE">
              <w:rPr>
                <w:szCs w:val="22"/>
              </w:rPr>
              <w:t>«0»</w:t>
            </w:r>
          </w:p>
        </w:tc>
      </w:tr>
      <w:tr w:rsidR="00F1162B" w:rsidRPr="007036CE" w14:paraId="41ABA433" w14:textId="77777777" w:rsidTr="00A759FD">
        <w:tc>
          <w:tcPr>
            <w:tcW w:w="1100" w:type="pct"/>
          </w:tcPr>
          <w:p w14:paraId="77875867" w14:textId="77777777" w:rsidR="00CE15BD" w:rsidRPr="007036CE" w:rsidRDefault="00CE15BD" w:rsidP="00CE15BD">
            <w:pPr>
              <w:pStyle w:val="GOSTTablenorm"/>
              <w:rPr>
                <w:szCs w:val="22"/>
              </w:rPr>
            </w:pPr>
            <w:r w:rsidRPr="007036CE">
              <w:rPr>
                <w:szCs w:val="22"/>
              </w:rPr>
              <w:t>Учет_ПОФР_ЛС_получателя</w:t>
            </w:r>
          </w:p>
        </w:tc>
        <w:tc>
          <w:tcPr>
            <w:tcW w:w="309" w:type="pct"/>
          </w:tcPr>
          <w:p w14:paraId="1E57696C" w14:textId="77777777" w:rsidR="00CE15BD" w:rsidRPr="007036CE" w:rsidRDefault="00305155" w:rsidP="00CE15BD">
            <w:pPr>
              <w:pStyle w:val="GOSTTablenorm"/>
              <w:rPr>
                <w:szCs w:val="22"/>
              </w:rPr>
            </w:pPr>
            <w:r w:rsidRPr="007036CE">
              <w:rPr>
                <w:szCs w:val="22"/>
              </w:rPr>
              <w:t>да</w:t>
            </w:r>
          </w:p>
        </w:tc>
        <w:tc>
          <w:tcPr>
            <w:tcW w:w="1100" w:type="pct"/>
          </w:tcPr>
          <w:p w14:paraId="1A740D68" w14:textId="77777777" w:rsidR="00CE15BD" w:rsidRPr="007036CE" w:rsidRDefault="00CE15BD" w:rsidP="00CE15BD">
            <w:pPr>
              <w:pStyle w:val="GOSTTablenorm"/>
              <w:rPr>
                <w:szCs w:val="22"/>
              </w:rPr>
            </w:pPr>
            <w:r w:rsidRPr="007036CE">
              <w:rPr>
                <w:szCs w:val="22"/>
              </w:rPr>
              <w:t>Признак учета ПОФР на ЛС получателя</w:t>
            </w:r>
          </w:p>
        </w:tc>
        <w:tc>
          <w:tcPr>
            <w:tcW w:w="1100" w:type="pct"/>
          </w:tcPr>
          <w:p w14:paraId="713318F5" w14:textId="77777777" w:rsidR="00CE15BD" w:rsidRPr="007036CE" w:rsidRDefault="00CE15BD" w:rsidP="00CE15BD">
            <w:pPr>
              <w:pStyle w:val="GOSTTablenorm"/>
              <w:rPr>
                <w:szCs w:val="22"/>
              </w:rPr>
            </w:pPr>
            <w:r w:rsidRPr="007036CE">
              <w:t>StmInfrmtn_SIGN_POFR_Snd</w:t>
            </w:r>
          </w:p>
        </w:tc>
        <w:tc>
          <w:tcPr>
            <w:tcW w:w="1391" w:type="pct"/>
          </w:tcPr>
          <w:p w14:paraId="50516876" w14:textId="77777777" w:rsidR="00305155" w:rsidRPr="007036CE" w:rsidRDefault="00305155" w:rsidP="00305155">
            <w:pPr>
              <w:pStyle w:val="GOSTTablenorm"/>
            </w:pPr>
            <w:r w:rsidRPr="007036CE">
              <w:t>Если в теге документа «</w:t>
            </w:r>
            <w:r w:rsidRPr="007036CE">
              <w:rPr>
                <w:lang w:val="en-US"/>
              </w:rPr>
              <w:t>true</w:t>
            </w:r>
            <w:r w:rsidRPr="007036CE">
              <w:t>», то значение «1».</w:t>
            </w:r>
          </w:p>
          <w:p w14:paraId="5E2161A3" w14:textId="77777777" w:rsidR="00CE15BD" w:rsidRPr="007036CE" w:rsidRDefault="00305155" w:rsidP="002B678C">
            <w:pPr>
              <w:pStyle w:val="GOSTTablenorm"/>
            </w:pPr>
            <w:r w:rsidRPr="007036CE">
              <w:t>Если в теге документа «</w:t>
            </w:r>
            <w:r w:rsidRPr="007036CE">
              <w:rPr>
                <w:lang w:val="en-US"/>
              </w:rPr>
              <w:t>false</w:t>
            </w:r>
            <w:r w:rsidRPr="007036CE">
              <w:t xml:space="preserve">», то значение </w:t>
            </w:r>
            <w:r w:rsidR="00A75D6E" w:rsidRPr="007036CE">
              <w:t>«0»</w:t>
            </w:r>
          </w:p>
        </w:tc>
      </w:tr>
      <w:tr w:rsidR="00F1162B" w:rsidRPr="007036CE" w14:paraId="7C82F047" w14:textId="77777777" w:rsidTr="00A759FD">
        <w:tc>
          <w:tcPr>
            <w:tcW w:w="1100" w:type="pct"/>
          </w:tcPr>
          <w:p w14:paraId="70C70746" w14:textId="77777777" w:rsidR="00CE15BD" w:rsidRPr="007036CE" w:rsidRDefault="00CE15BD" w:rsidP="00CE15BD">
            <w:pPr>
              <w:pStyle w:val="GOSTTablenorm"/>
              <w:rPr>
                <w:szCs w:val="22"/>
              </w:rPr>
            </w:pPr>
            <w:r w:rsidRPr="007036CE">
              <w:rPr>
                <w:szCs w:val="22"/>
              </w:rPr>
              <w:lastRenderedPageBreak/>
              <w:t>Период_действия_ПОФР</w:t>
            </w:r>
          </w:p>
        </w:tc>
        <w:tc>
          <w:tcPr>
            <w:tcW w:w="309" w:type="pct"/>
          </w:tcPr>
          <w:p w14:paraId="1E6F04F7" w14:textId="77777777" w:rsidR="00CE15BD" w:rsidRPr="007036CE" w:rsidRDefault="00CE15BD" w:rsidP="00CE15BD">
            <w:pPr>
              <w:pStyle w:val="GOSTTablenorm"/>
              <w:rPr>
                <w:szCs w:val="22"/>
              </w:rPr>
            </w:pPr>
            <w:r w:rsidRPr="007036CE">
              <w:rPr>
                <w:szCs w:val="22"/>
              </w:rPr>
              <w:t>нет</w:t>
            </w:r>
          </w:p>
        </w:tc>
        <w:tc>
          <w:tcPr>
            <w:tcW w:w="1100" w:type="pct"/>
          </w:tcPr>
          <w:p w14:paraId="241E2703" w14:textId="77777777" w:rsidR="00CE15BD" w:rsidRPr="007036CE" w:rsidRDefault="00CE15BD" w:rsidP="00CE15BD">
            <w:pPr>
              <w:pStyle w:val="GOSTTablenorm"/>
              <w:rPr>
                <w:szCs w:val="22"/>
              </w:rPr>
            </w:pPr>
            <w:r w:rsidRPr="007036CE">
              <w:rPr>
                <w:szCs w:val="22"/>
              </w:rPr>
              <w:t>Период действия ПОФР</w:t>
            </w:r>
          </w:p>
        </w:tc>
        <w:tc>
          <w:tcPr>
            <w:tcW w:w="1100" w:type="pct"/>
          </w:tcPr>
          <w:p w14:paraId="33CB692B" w14:textId="77777777" w:rsidR="00CE15BD" w:rsidRPr="007036CE" w:rsidRDefault="00CE15BD" w:rsidP="00CE15BD">
            <w:pPr>
              <w:pStyle w:val="GOSTTablenorm"/>
              <w:rPr>
                <w:szCs w:val="22"/>
              </w:rPr>
            </w:pPr>
            <w:r w:rsidRPr="007036CE">
              <w:t>StmInfrmtn_ValidityPOFR</w:t>
            </w:r>
          </w:p>
        </w:tc>
        <w:tc>
          <w:tcPr>
            <w:tcW w:w="1391" w:type="pct"/>
          </w:tcPr>
          <w:p w14:paraId="1D8E709D" w14:textId="77777777" w:rsidR="00CE15BD" w:rsidRPr="007036CE" w:rsidRDefault="00CE15BD" w:rsidP="00CE15BD">
            <w:pPr>
              <w:rPr>
                <w:sz w:val="22"/>
                <w:szCs w:val="22"/>
              </w:rPr>
            </w:pPr>
          </w:p>
        </w:tc>
      </w:tr>
      <w:tr w:rsidR="00F1162B" w:rsidRPr="007036CE" w14:paraId="55A3B5F4" w14:textId="77777777" w:rsidTr="00A759FD">
        <w:tc>
          <w:tcPr>
            <w:tcW w:w="1100" w:type="pct"/>
          </w:tcPr>
          <w:p w14:paraId="4648CB4E" w14:textId="77777777" w:rsidR="00CE15BD" w:rsidRPr="007036CE" w:rsidRDefault="00CE15BD" w:rsidP="00CE15BD">
            <w:pPr>
              <w:pStyle w:val="GOSTTablenorm"/>
              <w:rPr>
                <w:szCs w:val="22"/>
              </w:rPr>
            </w:pPr>
            <w:r w:rsidRPr="007036CE">
              <w:rPr>
                <w:szCs w:val="22"/>
              </w:rPr>
              <w:t>КБК_ПОФР_плательщика</w:t>
            </w:r>
          </w:p>
        </w:tc>
        <w:tc>
          <w:tcPr>
            <w:tcW w:w="309" w:type="pct"/>
          </w:tcPr>
          <w:p w14:paraId="71AC3E62" w14:textId="77777777" w:rsidR="00CE15BD" w:rsidRPr="007036CE" w:rsidRDefault="00CE15BD" w:rsidP="00CE15BD">
            <w:pPr>
              <w:pStyle w:val="GOSTTablenorm"/>
              <w:rPr>
                <w:szCs w:val="22"/>
              </w:rPr>
            </w:pPr>
            <w:r w:rsidRPr="007036CE">
              <w:rPr>
                <w:szCs w:val="22"/>
              </w:rPr>
              <w:t>нет</w:t>
            </w:r>
          </w:p>
        </w:tc>
        <w:tc>
          <w:tcPr>
            <w:tcW w:w="1100" w:type="pct"/>
          </w:tcPr>
          <w:p w14:paraId="77E227A4" w14:textId="77777777" w:rsidR="00CE15BD" w:rsidRPr="007036CE" w:rsidRDefault="00CE15BD" w:rsidP="00CE15BD">
            <w:pPr>
              <w:pStyle w:val="GOSTTablenorm"/>
              <w:rPr>
                <w:szCs w:val="22"/>
              </w:rPr>
            </w:pPr>
            <w:r w:rsidRPr="007036CE">
              <w:rPr>
                <w:szCs w:val="22"/>
              </w:rPr>
              <w:t>КБК для контроля остатка ПОФР плательщика</w:t>
            </w:r>
          </w:p>
        </w:tc>
        <w:tc>
          <w:tcPr>
            <w:tcW w:w="1100" w:type="pct"/>
          </w:tcPr>
          <w:p w14:paraId="3A17AA1A" w14:textId="77777777" w:rsidR="00CE15BD" w:rsidRPr="007036CE" w:rsidRDefault="00CE15BD" w:rsidP="00CE15BD">
            <w:pPr>
              <w:pStyle w:val="GOSTTablenorm"/>
              <w:rPr>
                <w:szCs w:val="22"/>
              </w:rPr>
            </w:pPr>
            <w:r w:rsidRPr="007036CE">
              <w:t>StmInfrmtn_KBKCtrlBalancePOFRPay</w:t>
            </w:r>
          </w:p>
        </w:tc>
        <w:tc>
          <w:tcPr>
            <w:tcW w:w="1391" w:type="pct"/>
          </w:tcPr>
          <w:p w14:paraId="38E57419" w14:textId="77777777" w:rsidR="00CE15BD" w:rsidRPr="007036CE" w:rsidRDefault="00CE15BD" w:rsidP="00CE15BD">
            <w:pPr>
              <w:rPr>
                <w:sz w:val="22"/>
                <w:szCs w:val="22"/>
              </w:rPr>
            </w:pPr>
          </w:p>
        </w:tc>
      </w:tr>
      <w:tr w:rsidR="00F1162B" w:rsidRPr="007036CE" w14:paraId="00A8EDD3" w14:textId="77777777" w:rsidTr="00A759FD">
        <w:tc>
          <w:tcPr>
            <w:tcW w:w="1100" w:type="pct"/>
          </w:tcPr>
          <w:p w14:paraId="04882770" w14:textId="77777777" w:rsidR="00CE15BD" w:rsidRPr="007036CE" w:rsidRDefault="00CE15BD" w:rsidP="00CE15BD">
            <w:pPr>
              <w:pStyle w:val="GOSTTablenorm"/>
              <w:rPr>
                <w:szCs w:val="22"/>
              </w:rPr>
            </w:pPr>
            <w:r w:rsidRPr="007036CE">
              <w:rPr>
                <w:szCs w:val="22"/>
              </w:rPr>
              <w:t>КБК_ПОФР_получателя</w:t>
            </w:r>
          </w:p>
        </w:tc>
        <w:tc>
          <w:tcPr>
            <w:tcW w:w="309" w:type="pct"/>
          </w:tcPr>
          <w:p w14:paraId="765DA656" w14:textId="77777777" w:rsidR="00CE15BD" w:rsidRPr="007036CE" w:rsidRDefault="00CE15BD" w:rsidP="00CE15BD">
            <w:pPr>
              <w:pStyle w:val="GOSTTablenorm"/>
              <w:rPr>
                <w:szCs w:val="22"/>
              </w:rPr>
            </w:pPr>
            <w:r w:rsidRPr="007036CE">
              <w:rPr>
                <w:szCs w:val="22"/>
              </w:rPr>
              <w:t>нет</w:t>
            </w:r>
          </w:p>
        </w:tc>
        <w:tc>
          <w:tcPr>
            <w:tcW w:w="1100" w:type="pct"/>
          </w:tcPr>
          <w:p w14:paraId="01C3295B" w14:textId="77777777" w:rsidR="00CE15BD" w:rsidRPr="007036CE" w:rsidRDefault="00CE15BD" w:rsidP="00CE15BD">
            <w:pPr>
              <w:pStyle w:val="GOSTTablenorm"/>
              <w:rPr>
                <w:szCs w:val="22"/>
              </w:rPr>
            </w:pPr>
            <w:r w:rsidRPr="007036CE">
              <w:rPr>
                <w:szCs w:val="22"/>
              </w:rPr>
              <w:t>КБК для контроля остатка ПОФР получателя</w:t>
            </w:r>
          </w:p>
        </w:tc>
        <w:tc>
          <w:tcPr>
            <w:tcW w:w="1100" w:type="pct"/>
          </w:tcPr>
          <w:p w14:paraId="37164221" w14:textId="77777777" w:rsidR="00CE15BD" w:rsidRPr="007036CE" w:rsidRDefault="00CE15BD" w:rsidP="00CE15BD">
            <w:pPr>
              <w:pStyle w:val="GOSTTablenorm"/>
            </w:pPr>
            <w:r w:rsidRPr="007036CE">
              <w:t>StmInfrmtn_KBKCtrlBalancePOFRPay</w:t>
            </w:r>
          </w:p>
        </w:tc>
        <w:tc>
          <w:tcPr>
            <w:tcW w:w="1391" w:type="pct"/>
          </w:tcPr>
          <w:p w14:paraId="6BF3BD10" w14:textId="77777777" w:rsidR="00CE15BD" w:rsidRPr="007036CE" w:rsidRDefault="00CE15BD" w:rsidP="00CE15BD">
            <w:pPr>
              <w:rPr>
                <w:sz w:val="22"/>
                <w:szCs w:val="22"/>
              </w:rPr>
            </w:pPr>
          </w:p>
        </w:tc>
      </w:tr>
      <w:tr w:rsidR="00F1162B" w:rsidRPr="007036CE" w14:paraId="5214D67F" w14:textId="77777777" w:rsidTr="00A759FD">
        <w:tc>
          <w:tcPr>
            <w:tcW w:w="1100" w:type="pct"/>
          </w:tcPr>
          <w:p w14:paraId="6BB8776A" w14:textId="77777777" w:rsidR="00CE15BD" w:rsidRPr="007036CE" w:rsidRDefault="00CE15BD" w:rsidP="00CE15BD">
            <w:pPr>
              <w:pStyle w:val="GOSTTablenorm"/>
              <w:rPr>
                <w:szCs w:val="22"/>
              </w:rPr>
            </w:pPr>
            <w:r w:rsidRPr="007036CE">
              <w:rPr>
                <w:szCs w:val="22"/>
              </w:rPr>
              <w:t>Учет_ДО_ЛС_плательщика</w:t>
            </w:r>
          </w:p>
        </w:tc>
        <w:tc>
          <w:tcPr>
            <w:tcW w:w="309" w:type="pct"/>
          </w:tcPr>
          <w:p w14:paraId="1ECA0D74" w14:textId="77777777" w:rsidR="00CE15BD" w:rsidRPr="007036CE" w:rsidRDefault="00305155" w:rsidP="00CE15BD">
            <w:pPr>
              <w:pStyle w:val="GOSTTablenorm"/>
              <w:rPr>
                <w:szCs w:val="22"/>
              </w:rPr>
            </w:pPr>
            <w:r w:rsidRPr="007036CE">
              <w:rPr>
                <w:szCs w:val="22"/>
              </w:rPr>
              <w:t>да</w:t>
            </w:r>
          </w:p>
        </w:tc>
        <w:tc>
          <w:tcPr>
            <w:tcW w:w="1100" w:type="pct"/>
          </w:tcPr>
          <w:p w14:paraId="4872E864" w14:textId="77777777" w:rsidR="00CE15BD" w:rsidRPr="007036CE" w:rsidRDefault="00CE15BD" w:rsidP="00C1643B">
            <w:pPr>
              <w:pStyle w:val="GOSTTablenorm"/>
              <w:rPr>
                <w:szCs w:val="22"/>
              </w:rPr>
            </w:pPr>
            <w:r w:rsidRPr="007036CE">
              <w:rPr>
                <w:szCs w:val="22"/>
              </w:rPr>
              <w:t xml:space="preserve">Признак учета ДО на ЛС </w:t>
            </w:r>
            <w:r w:rsidR="00C1643B" w:rsidRPr="007036CE">
              <w:rPr>
                <w:szCs w:val="22"/>
              </w:rPr>
              <w:t>плательщика</w:t>
            </w:r>
          </w:p>
        </w:tc>
        <w:tc>
          <w:tcPr>
            <w:tcW w:w="1100" w:type="pct"/>
          </w:tcPr>
          <w:p w14:paraId="7B4A2894" w14:textId="77777777" w:rsidR="00CE15BD" w:rsidRPr="007036CE" w:rsidRDefault="00CE15BD" w:rsidP="00CE15BD">
            <w:pPr>
              <w:pStyle w:val="GOSTTablenorm"/>
              <w:rPr>
                <w:szCs w:val="22"/>
              </w:rPr>
            </w:pPr>
            <w:r w:rsidRPr="007036CE">
              <w:t>StmInfrmtn_SIGN_DO_Snd</w:t>
            </w:r>
          </w:p>
        </w:tc>
        <w:tc>
          <w:tcPr>
            <w:tcW w:w="1391" w:type="pct"/>
          </w:tcPr>
          <w:p w14:paraId="6703B751" w14:textId="77777777" w:rsidR="00305155" w:rsidRPr="007036CE" w:rsidRDefault="00305155" w:rsidP="00305155">
            <w:pPr>
              <w:pStyle w:val="GOSTTablenorm"/>
            </w:pPr>
            <w:r w:rsidRPr="007036CE">
              <w:t>Если в теге документа «</w:t>
            </w:r>
            <w:r w:rsidRPr="007036CE">
              <w:rPr>
                <w:lang w:val="en-US"/>
              </w:rPr>
              <w:t>true</w:t>
            </w:r>
            <w:r w:rsidRPr="007036CE">
              <w:t>», то значение «1».</w:t>
            </w:r>
          </w:p>
          <w:p w14:paraId="149C7A84" w14:textId="77777777" w:rsidR="00CE15BD" w:rsidRPr="007036CE" w:rsidRDefault="00305155" w:rsidP="002B678C">
            <w:pPr>
              <w:pStyle w:val="GOSTTablenorm"/>
              <w:rPr>
                <w:szCs w:val="22"/>
              </w:rPr>
            </w:pPr>
            <w:r w:rsidRPr="007036CE">
              <w:t>Если в теге документа «</w:t>
            </w:r>
            <w:r w:rsidRPr="007036CE">
              <w:rPr>
                <w:lang w:val="en-US"/>
              </w:rPr>
              <w:t>false</w:t>
            </w:r>
            <w:r w:rsidRPr="007036CE">
              <w:t xml:space="preserve">», то значение </w:t>
            </w:r>
            <w:r w:rsidR="00A75D6E" w:rsidRPr="007036CE">
              <w:t>«0»</w:t>
            </w:r>
          </w:p>
        </w:tc>
      </w:tr>
      <w:tr w:rsidR="00F1162B" w:rsidRPr="007036CE" w14:paraId="5072B520" w14:textId="77777777" w:rsidTr="00A759FD">
        <w:tc>
          <w:tcPr>
            <w:tcW w:w="1100" w:type="pct"/>
          </w:tcPr>
          <w:p w14:paraId="047596FD" w14:textId="77777777" w:rsidR="00CE15BD" w:rsidRPr="007036CE" w:rsidRDefault="00CE15BD" w:rsidP="00CE15BD">
            <w:pPr>
              <w:pStyle w:val="GOSTTablenorm"/>
              <w:rPr>
                <w:szCs w:val="22"/>
              </w:rPr>
            </w:pPr>
            <w:r w:rsidRPr="007036CE">
              <w:rPr>
                <w:szCs w:val="22"/>
              </w:rPr>
              <w:t>Учет_ДО_ЛС_получателя</w:t>
            </w:r>
          </w:p>
        </w:tc>
        <w:tc>
          <w:tcPr>
            <w:tcW w:w="309" w:type="pct"/>
          </w:tcPr>
          <w:p w14:paraId="2E2E1B03" w14:textId="77777777" w:rsidR="00CE15BD" w:rsidRPr="007036CE" w:rsidRDefault="00305155" w:rsidP="00CE15BD">
            <w:pPr>
              <w:pStyle w:val="GOSTTablenorm"/>
              <w:rPr>
                <w:szCs w:val="22"/>
              </w:rPr>
            </w:pPr>
            <w:r w:rsidRPr="007036CE">
              <w:rPr>
                <w:szCs w:val="22"/>
              </w:rPr>
              <w:t>да</w:t>
            </w:r>
          </w:p>
        </w:tc>
        <w:tc>
          <w:tcPr>
            <w:tcW w:w="1100" w:type="pct"/>
          </w:tcPr>
          <w:p w14:paraId="39CF1749" w14:textId="77777777" w:rsidR="00CE15BD" w:rsidRPr="007036CE" w:rsidRDefault="00CE15BD" w:rsidP="00CE15BD">
            <w:pPr>
              <w:pStyle w:val="GOSTTablenorm"/>
              <w:rPr>
                <w:szCs w:val="22"/>
              </w:rPr>
            </w:pPr>
            <w:r w:rsidRPr="007036CE">
              <w:rPr>
                <w:szCs w:val="22"/>
              </w:rPr>
              <w:t>Признак учета ДО на ЛС получателя</w:t>
            </w:r>
          </w:p>
        </w:tc>
        <w:tc>
          <w:tcPr>
            <w:tcW w:w="1100" w:type="pct"/>
          </w:tcPr>
          <w:p w14:paraId="58BD1326" w14:textId="77777777" w:rsidR="00CE15BD" w:rsidRPr="007036CE" w:rsidRDefault="00CE15BD" w:rsidP="00CE15BD">
            <w:pPr>
              <w:pStyle w:val="GOSTTablenorm"/>
              <w:rPr>
                <w:szCs w:val="22"/>
              </w:rPr>
            </w:pPr>
            <w:r w:rsidRPr="007036CE">
              <w:t>StmInfrmtn_SIGN_DO_Snd</w:t>
            </w:r>
          </w:p>
        </w:tc>
        <w:tc>
          <w:tcPr>
            <w:tcW w:w="1391" w:type="pct"/>
          </w:tcPr>
          <w:p w14:paraId="68948B85" w14:textId="77777777" w:rsidR="00305155" w:rsidRPr="007036CE" w:rsidRDefault="00305155" w:rsidP="00305155">
            <w:pPr>
              <w:pStyle w:val="GOSTTablenorm"/>
            </w:pPr>
            <w:r w:rsidRPr="007036CE">
              <w:t>Если в теге документа «</w:t>
            </w:r>
            <w:r w:rsidRPr="007036CE">
              <w:rPr>
                <w:lang w:val="en-US"/>
              </w:rPr>
              <w:t>true</w:t>
            </w:r>
            <w:r w:rsidRPr="007036CE">
              <w:t>», то значение «1».</w:t>
            </w:r>
          </w:p>
          <w:p w14:paraId="25B94AAE" w14:textId="77777777" w:rsidR="00CE15BD" w:rsidRPr="007036CE" w:rsidRDefault="00305155" w:rsidP="002B678C">
            <w:pPr>
              <w:pStyle w:val="GOSTTablenorm"/>
              <w:rPr>
                <w:szCs w:val="22"/>
              </w:rPr>
            </w:pPr>
            <w:r w:rsidRPr="007036CE">
              <w:t>Если в теге документа «</w:t>
            </w:r>
            <w:r w:rsidRPr="007036CE">
              <w:rPr>
                <w:lang w:val="en-US"/>
              </w:rPr>
              <w:t>false</w:t>
            </w:r>
            <w:r w:rsidRPr="007036CE">
              <w:t xml:space="preserve">», то значение </w:t>
            </w:r>
            <w:r w:rsidR="00A75D6E" w:rsidRPr="007036CE">
              <w:t>«0»</w:t>
            </w:r>
          </w:p>
        </w:tc>
      </w:tr>
      <w:tr w:rsidR="00F1162B" w:rsidRPr="007036CE" w14:paraId="3F85EEDB" w14:textId="77777777" w:rsidTr="00A759FD">
        <w:tc>
          <w:tcPr>
            <w:tcW w:w="1100" w:type="pct"/>
          </w:tcPr>
          <w:p w14:paraId="5B9B6424" w14:textId="77777777" w:rsidR="00CE15BD" w:rsidRPr="007036CE" w:rsidRDefault="00CE15BD" w:rsidP="00CE15BD">
            <w:pPr>
              <w:pStyle w:val="GOSTTablenorm"/>
              <w:rPr>
                <w:szCs w:val="22"/>
              </w:rPr>
            </w:pPr>
            <w:r w:rsidRPr="007036CE">
              <w:rPr>
                <w:szCs w:val="22"/>
              </w:rPr>
              <w:t>Номер_БО_плательщика</w:t>
            </w:r>
          </w:p>
        </w:tc>
        <w:tc>
          <w:tcPr>
            <w:tcW w:w="309" w:type="pct"/>
          </w:tcPr>
          <w:p w14:paraId="735D98E9" w14:textId="77777777" w:rsidR="00CE15BD" w:rsidRPr="007036CE" w:rsidRDefault="00CE15BD" w:rsidP="00CE15BD">
            <w:pPr>
              <w:pStyle w:val="GOSTTablenorm"/>
              <w:rPr>
                <w:szCs w:val="22"/>
              </w:rPr>
            </w:pPr>
            <w:r w:rsidRPr="007036CE">
              <w:rPr>
                <w:szCs w:val="22"/>
              </w:rPr>
              <w:t>нет</w:t>
            </w:r>
          </w:p>
        </w:tc>
        <w:tc>
          <w:tcPr>
            <w:tcW w:w="1100" w:type="pct"/>
          </w:tcPr>
          <w:p w14:paraId="68C008B2" w14:textId="77777777" w:rsidR="00CE15BD" w:rsidRPr="007036CE" w:rsidRDefault="00CE15BD" w:rsidP="00CE15BD">
            <w:pPr>
              <w:pStyle w:val="GOSTTablenorm"/>
              <w:rPr>
                <w:szCs w:val="22"/>
              </w:rPr>
            </w:pPr>
            <w:r w:rsidRPr="007036CE">
              <w:rPr>
                <w:szCs w:val="22"/>
              </w:rPr>
              <w:t>Учетный номер БО плательщика</w:t>
            </w:r>
          </w:p>
        </w:tc>
        <w:tc>
          <w:tcPr>
            <w:tcW w:w="1100" w:type="pct"/>
          </w:tcPr>
          <w:p w14:paraId="2A1A7DCA" w14:textId="77777777" w:rsidR="00CE15BD" w:rsidRPr="007036CE" w:rsidRDefault="00CE15BD" w:rsidP="00CE15BD">
            <w:pPr>
              <w:pStyle w:val="GOSTTablenorm"/>
              <w:rPr>
                <w:szCs w:val="22"/>
              </w:rPr>
            </w:pPr>
            <w:r w:rsidRPr="007036CE">
              <w:t>StmInfrmtn_RgNmBo</w:t>
            </w:r>
          </w:p>
        </w:tc>
        <w:tc>
          <w:tcPr>
            <w:tcW w:w="1391" w:type="pct"/>
          </w:tcPr>
          <w:p w14:paraId="55588227" w14:textId="77777777" w:rsidR="00CE15BD" w:rsidRPr="007036CE" w:rsidRDefault="00CE15BD" w:rsidP="00CE15BD">
            <w:pPr>
              <w:rPr>
                <w:sz w:val="22"/>
                <w:szCs w:val="22"/>
              </w:rPr>
            </w:pPr>
          </w:p>
        </w:tc>
      </w:tr>
      <w:tr w:rsidR="00F1162B" w:rsidRPr="007036CE" w14:paraId="29C73A50" w14:textId="77777777" w:rsidTr="00A759FD">
        <w:tc>
          <w:tcPr>
            <w:tcW w:w="1100" w:type="pct"/>
          </w:tcPr>
          <w:p w14:paraId="1029157D" w14:textId="77777777" w:rsidR="00CE15BD" w:rsidRPr="007036CE" w:rsidRDefault="00CE15BD" w:rsidP="00CE15BD">
            <w:pPr>
              <w:pStyle w:val="GOSTTablenorm"/>
              <w:rPr>
                <w:szCs w:val="22"/>
              </w:rPr>
            </w:pPr>
            <w:r w:rsidRPr="007036CE">
              <w:rPr>
                <w:szCs w:val="22"/>
              </w:rPr>
              <w:t>Номер_ДО_плательщика</w:t>
            </w:r>
          </w:p>
        </w:tc>
        <w:tc>
          <w:tcPr>
            <w:tcW w:w="309" w:type="pct"/>
          </w:tcPr>
          <w:p w14:paraId="132A0C4B" w14:textId="77777777" w:rsidR="00CE15BD" w:rsidRPr="007036CE" w:rsidRDefault="00CE15BD" w:rsidP="00CE15BD">
            <w:pPr>
              <w:pStyle w:val="GOSTTablenorm"/>
              <w:rPr>
                <w:szCs w:val="22"/>
              </w:rPr>
            </w:pPr>
            <w:r w:rsidRPr="007036CE">
              <w:rPr>
                <w:szCs w:val="22"/>
              </w:rPr>
              <w:t>нет</w:t>
            </w:r>
          </w:p>
        </w:tc>
        <w:tc>
          <w:tcPr>
            <w:tcW w:w="1100" w:type="pct"/>
          </w:tcPr>
          <w:p w14:paraId="4F264F58" w14:textId="77777777" w:rsidR="00CE15BD" w:rsidRPr="007036CE" w:rsidRDefault="00CE15BD" w:rsidP="00CE15BD">
            <w:pPr>
              <w:pStyle w:val="GOSTTablenorm"/>
              <w:rPr>
                <w:szCs w:val="22"/>
              </w:rPr>
            </w:pPr>
            <w:r w:rsidRPr="007036CE">
              <w:rPr>
                <w:szCs w:val="22"/>
              </w:rPr>
              <w:t>Учетный номер ДО плательщика</w:t>
            </w:r>
          </w:p>
        </w:tc>
        <w:tc>
          <w:tcPr>
            <w:tcW w:w="1100" w:type="pct"/>
          </w:tcPr>
          <w:p w14:paraId="0BBEC25B" w14:textId="77777777" w:rsidR="00CE15BD" w:rsidRPr="007036CE" w:rsidRDefault="00CE15BD" w:rsidP="00CE15BD">
            <w:pPr>
              <w:pStyle w:val="GOSTTablenorm"/>
              <w:rPr>
                <w:szCs w:val="22"/>
              </w:rPr>
            </w:pPr>
            <w:r w:rsidRPr="007036CE">
              <w:t>StmInfrmtn_RegNumDo</w:t>
            </w:r>
          </w:p>
        </w:tc>
        <w:tc>
          <w:tcPr>
            <w:tcW w:w="1391" w:type="pct"/>
          </w:tcPr>
          <w:p w14:paraId="3032D94D" w14:textId="77777777" w:rsidR="00CE15BD" w:rsidRPr="007036CE" w:rsidRDefault="00CE15BD" w:rsidP="00CE15BD">
            <w:pPr>
              <w:rPr>
                <w:sz w:val="22"/>
                <w:szCs w:val="22"/>
              </w:rPr>
            </w:pPr>
          </w:p>
        </w:tc>
      </w:tr>
      <w:tr w:rsidR="00F1162B" w:rsidRPr="007036CE" w14:paraId="001F97A7" w14:textId="77777777" w:rsidTr="00A759FD">
        <w:tc>
          <w:tcPr>
            <w:tcW w:w="1100" w:type="pct"/>
          </w:tcPr>
          <w:p w14:paraId="5B14D2A6" w14:textId="77777777" w:rsidR="00CE15BD" w:rsidRPr="007036CE" w:rsidRDefault="00CE15BD" w:rsidP="00CE15BD">
            <w:pPr>
              <w:pStyle w:val="GOSTTablenorm"/>
              <w:rPr>
                <w:szCs w:val="22"/>
              </w:rPr>
            </w:pPr>
            <w:r w:rsidRPr="007036CE">
              <w:rPr>
                <w:szCs w:val="22"/>
              </w:rPr>
              <w:t>Номер_БО_получателя</w:t>
            </w:r>
          </w:p>
        </w:tc>
        <w:tc>
          <w:tcPr>
            <w:tcW w:w="309" w:type="pct"/>
          </w:tcPr>
          <w:p w14:paraId="48E1FE00" w14:textId="77777777" w:rsidR="00CE15BD" w:rsidRPr="007036CE" w:rsidRDefault="00CE15BD" w:rsidP="00CE15BD">
            <w:pPr>
              <w:pStyle w:val="GOSTTablenorm"/>
              <w:rPr>
                <w:szCs w:val="22"/>
              </w:rPr>
            </w:pPr>
            <w:r w:rsidRPr="007036CE">
              <w:rPr>
                <w:szCs w:val="22"/>
              </w:rPr>
              <w:t>нет</w:t>
            </w:r>
          </w:p>
        </w:tc>
        <w:tc>
          <w:tcPr>
            <w:tcW w:w="1100" w:type="pct"/>
          </w:tcPr>
          <w:p w14:paraId="20DA1BB8" w14:textId="77777777" w:rsidR="00CE15BD" w:rsidRPr="007036CE" w:rsidRDefault="00CE15BD" w:rsidP="00CE15BD">
            <w:pPr>
              <w:pStyle w:val="GOSTTablenorm"/>
              <w:rPr>
                <w:szCs w:val="22"/>
              </w:rPr>
            </w:pPr>
            <w:r w:rsidRPr="007036CE">
              <w:rPr>
                <w:szCs w:val="22"/>
              </w:rPr>
              <w:t>Учетный номер БО получателя</w:t>
            </w:r>
          </w:p>
        </w:tc>
        <w:tc>
          <w:tcPr>
            <w:tcW w:w="1100" w:type="pct"/>
          </w:tcPr>
          <w:p w14:paraId="6A6633E3" w14:textId="77777777" w:rsidR="00CE15BD" w:rsidRPr="007036CE" w:rsidRDefault="00CE15BD" w:rsidP="00CE15BD">
            <w:pPr>
              <w:pStyle w:val="GOSTTablenorm"/>
              <w:rPr>
                <w:szCs w:val="22"/>
              </w:rPr>
            </w:pPr>
            <w:r w:rsidRPr="007036CE">
              <w:t>StmInfrmtn_NumBO_Rec</w:t>
            </w:r>
          </w:p>
        </w:tc>
        <w:tc>
          <w:tcPr>
            <w:tcW w:w="1391" w:type="pct"/>
          </w:tcPr>
          <w:p w14:paraId="6DE187B2" w14:textId="77777777" w:rsidR="00CE15BD" w:rsidRPr="007036CE" w:rsidRDefault="00CE15BD" w:rsidP="00CE15BD">
            <w:pPr>
              <w:rPr>
                <w:sz w:val="22"/>
                <w:szCs w:val="22"/>
              </w:rPr>
            </w:pPr>
          </w:p>
        </w:tc>
      </w:tr>
      <w:tr w:rsidR="00F1162B" w:rsidRPr="007036CE" w14:paraId="6773C416" w14:textId="77777777" w:rsidTr="00A759FD">
        <w:tc>
          <w:tcPr>
            <w:tcW w:w="1100" w:type="pct"/>
          </w:tcPr>
          <w:p w14:paraId="57098901" w14:textId="77777777" w:rsidR="00CE15BD" w:rsidRPr="007036CE" w:rsidRDefault="00CE15BD" w:rsidP="00CE15BD">
            <w:pPr>
              <w:pStyle w:val="GOSTTablenorm"/>
              <w:rPr>
                <w:szCs w:val="22"/>
              </w:rPr>
            </w:pPr>
            <w:r w:rsidRPr="007036CE">
              <w:rPr>
                <w:szCs w:val="22"/>
              </w:rPr>
              <w:t>Номер_ДО_получателя</w:t>
            </w:r>
          </w:p>
        </w:tc>
        <w:tc>
          <w:tcPr>
            <w:tcW w:w="309" w:type="pct"/>
          </w:tcPr>
          <w:p w14:paraId="23D9D311" w14:textId="77777777" w:rsidR="00CE15BD" w:rsidRPr="007036CE" w:rsidRDefault="00CE15BD" w:rsidP="00CE15BD">
            <w:pPr>
              <w:pStyle w:val="GOSTTablenorm"/>
              <w:rPr>
                <w:szCs w:val="22"/>
              </w:rPr>
            </w:pPr>
            <w:r w:rsidRPr="007036CE">
              <w:rPr>
                <w:szCs w:val="22"/>
              </w:rPr>
              <w:t>нет</w:t>
            </w:r>
          </w:p>
        </w:tc>
        <w:tc>
          <w:tcPr>
            <w:tcW w:w="1100" w:type="pct"/>
          </w:tcPr>
          <w:p w14:paraId="76830405" w14:textId="77777777" w:rsidR="00CE15BD" w:rsidRPr="007036CE" w:rsidRDefault="00CE15BD" w:rsidP="00CE15BD">
            <w:pPr>
              <w:pStyle w:val="GOSTTablenorm"/>
              <w:rPr>
                <w:szCs w:val="22"/>
              </w:rPr>
            </w:pPr>
            <w:r w:rsidRPr="007036CE">
              <w:rPr>
                <w:szCs w:val="22"/>
              </w:rPr>
              <w:t>Учетный номер ДО получателя</w:t>
            </w:r>
          </w:p>
        </w:tc>
        <w:tc>
          <w:tcPr>
            <w:tcW w:w="1100" w:type="pct"/>
          </w:tcPr>
          <w:p w14:paraId="1B3E33A6" w14:textId="77777777" w:rsidR="00CE15BD" w:rsidRPr="007036CE" w:rsidRDefault="00CE15BD" w:rsidP="00CE15BD">
            <w:pPr>
              <w:pStyle w:val="GOSTTablenorm"/>
              <w:rPr>
                <w:szCs w:val="22"/>
              </w:rPr>
            </w:pPr>
            <w:r w:rsidRPr="007036CE">
              <w:t>StmInfrmtn_NumDO_Rec</w:t>
            </w:r>
          </w:p>
        </w:tc>
        <w:tc>
          <w:tcPr>
            <w:tcW w:w="1391" w:type="pct"/>
          </w:tcPr>
          <w:p w14:paraId="3C501649" w14:textId="77777777" w:rsidR="00CE15BD" w:rsidRPr="007036CE" w:rsidRDefault="00CE15BD" w:rsidP="00CE15BD">
            <w:pPr>
              <w:rPr>
                <w:sz w:val="22"/>
                <w:szCs w:val="22"/>
              </w:rPr>
            </w:pPr>
          </w:p>
        </w:tc>
      </w:tr>
      <w:tr w:rsidR="00F1162B" w:rsidRPr="007036CE" w14:paraId="5919906D" w14:textId="77777777" w:rsidTr="00A759FD">
        <w:tc>
          <w:tcPr>
            <w:tcW w:w="1100" w:type="pct"/>
          </w:tcPr>
          <w:p w14:paraId="5F366A77" w14:textId="77777777" w:rsidR="00CE15BD" w:rsidRPr="007036CE" w:rsidRDefault="00CE15BD" w:rsidP="00CE15BD">
            <w:pPr>
              <w:pStyle w:val="GOSTTablenorm"/>
              <w:rPr>
                <w:szCs w:val="22"/>
              </w:rPr>
            </w:pPr>
            <w:r w:rsidRPr="007036CE">
              <w:rPr>
                <w:szCs w:val="22"/>
              </w:rPr>
              <w:t>Номер</w:t>
            </w:r>
            <w:r w:rsidR="00936062" w:rsidRPr="007036CE">
              <w:rPr>
                <w:szCs w:val="22"/>
              </w:rPr>
              <w:t>_</w:t>
            </w:r>
            <w:r w:rsidRPr="007036CE">
              <w:rPr>
                <w:szCs w:val="22"/>
              </w:rPr>
              <w:t>КОО</w:t>
            </w:r>
            <w:r w:rsidR="00936062" w:rsidRPr="007036CE">
              <w:rPr>
                <w:szCs w:val="22"/>
              </w:rPr>
              <w:t>_</w:t>
            </w:r>
            <w:r w:rsidRPr="007036CE">
              <w:rPr>
                <w:szCs w:val="22"/>
              </w:rPr>
              <w:t>плательщика</w:t>
            </w:r>
          </w:p>
        </w:tc>
        <w:tc>
          <w:tcPr>
            <w:tcW w:w="309" w:type="pct"/>
          </w:tcPr>
          <w:p w14:paraId="459F3557" w14:textId="77777777" w:rsidR="00CE15BD" w:rsidRPr="007036CE" w:rsidRDefault="00CE15BD" w:rsidP="00CE15BD">
            <w:pPr>
              <w:pStyle w:val="GOSTTablenorm"/>
              <w:rPr>
                <w:szCs w:val="22"/>
              </w:rPr>
            </w:pPr>
            <w:r w:rsidRPr="007036CE">
              <w:rPr>
                <w:szCs w:val="22"/>
              </w:rPr>
              <w:t>нет</w:t>
            </w:r>
          </w:p>
        </w:tc>
        <w:tc>
          <w:tcPr>
            <w:tcW w:w="1100" w:type="pct"/>
          </w:tcPr>
          <w:p w14:paraId="07CE29D8" w14:textId="77777777" w:rsidR="00CE15BD" w:rsidRPr="007036CE" w:rsidRDefault="00CE15BD" w:rsidP="00CE15BD">
            <w:pPr>
              <w:pStyle w:val="GOSTTablenorm"/>
              <w:rPr>
                <w:szCs w:val="22"/>
              </w:rPr>
            </w:pPr>
            <w:r w:rsidRPr="007036CE">
              <w:rPr>
                <w:szCs w:val="22"/>
              </w:rPr>
              <w:t>Номер КОО плательщика</w:t>
            </w:r>
          </w:p>
        </w:tc>
        <w:tc>
          <w:tcPr>
            <w:tcW w:w="1100" w:type="pct"/>
          </w:tcPr>
          <w:p w14:paraId="0B27F1C7" w14:textId="77777777" w:rsidR="00CE15BD" w:rsidRPr="007036CE" w:rsidRDefault="00CE15BD" w:rsidP="00CE15BD">
            <w:pPr>
              <w:pStyle w:val="GOSTTablenorm"/>
            </w:pPr>
            <w:r w:rsidRPr="007036CE">
              <w:rPr>
                <w:szCs w:val="22"/>
              </w:rPr>
              <w:t>StmInfrmtn_NmbrKOO</w:t>
            </w:r>
          </w:p>
        </w:tc>
        <w:tc>
          <w:tcPr>
            <w:tcW w:w="1391" w:type="pct"/>
          </w:tcPr>
          <w:p w14:paraId="16731C83" w14:textId="77777777" w:rsidR="00CE15BD" w:rsidRPr="007036CE" w:rsidRDefault="00CE15BD" w:rsidP="00CE15BD">
            <w:pPr>
              <w:rPr>
                <w:sz w:val="22"/>
                <w:szCs w:val="22"/>
              </w:rPr>
            </w:pPr>
          </w:p>
        </w:tc>
      </w:tr>
      <w:tr w:rsidR="00501F74" w:rsidRPr="007036CE" w14:paraId="41A15292" w14:textId="77777777" w:rsidTr="00A759FD">
        <w:tc>
          <w:tcPr>
            <w:tcW w:w="1100" w:type="pct"/>
          </w:tcPr>
          <w:p w14:paraId="44C68056" w14:textId="77777777" w:rsidR="00501F74" w:rsidRPr="007036CE" w:rsidRDefault="00501F74" w:rsidP="00501F74">
            <w:pPr>
              <w:pStyle w:val="GOSTTablenorm"/>
              <w:rPr>
                <w:szCs w:val="22"/>
              </w:rPr>
            </w:pPr>
            <w:commentRangeStart w:id="9935"/>
            <w:r w:rsidRPr="007036CE">
              <w:t>Счет_получателя</w:t>
            </w:r>
            <w:commentRangeEnd w:id="9935"/>
            <w:r w:rsidR="0091273B" w:rsidRPr="007036CE">
              <w:rPr>
                <w:rStyle w:val="afff4"/>
                <w:sz w:val="22"/>
                <w:szCs w:val="22"/>
              </w:rPr>
              <w:commentReference w:id="9935"/>
            </w:r>
          </w:p>
        </w:tc>
        <w:tc>
          <w:tcPr>
            <w:tcW w:w="309" w:type="pct"/>
          </w:tcPr>
          <w:p w14:paraId="0E363BD0" w14:textId="77777777" w:rsidR="00501F74" w:rsidRPr="007036CE" w:rsidRDefault="00501F74" w:rsidP="00501F74">
            <w:pPr>
              <w:pStyle w:val="GOSTTablenorm"/>
              <w:rPr>
                <w:szCs w:val="22"/>
              </w:rPr>
            </w:pPr>
            <w:r w:rsidRPr="007036CE">
              <w:t>нет</w:t>
            </w:r>
          </w:p>
        </w:tc>
        <w:tc>
          <w:tcPr>
            <w:tcW w:w="1100" w:type="pct"/>
          </w:tcPr>
          <w:p w14:paraId="51A14280" w14:textId="77777777" w:rsidR="00501F74" w:rsidRPr="007036CE" w:rsidRDefault="00501F74" w:rsidP="00501F74">
            <w:pPr>
              <w:pStyle w:val="GOSTTablenorm"/>
              <w:rPr>
                <w:szCs w:val="22"/>
              </w:rPr>
            </w:pPr>
            <w:r w:rsidRPr="007036CE">
              <w:t xml:space="preserve">Счет </w:t>
            </w:r>
            <w:ins w:id="9936" w:author="Сказецкая Наталья Камилевна" w:date="2024-05-29T21:00:00Z">
              <w:r w:rsidR="00F22736" w:rsidRPr="007036CE">
                <w:t xml:space="preserve">контрагента </w:t>
              </w:r>
            </w:ins>
            <w:ins w:id="9937" w:author="Сказецкая Наталья Камилевна" w:date="2024-05-29T21:01:00Z">
              <w:r w:rsidR="00F22736" w:rsidRPr="007036CE">
                <w:t>(</w:t>
              </w:r>
            </w:ins>
            <w:r w:rsidRPr="007036CE">
              <w:t>получателя</w:t>
            </w:r>
            <w:ins w:id="9938" w:author="Сказецкая Наталья Камилевна" w:date="2024-05-29T21:01:00Z">
              <w:r w:rsidR="00F22736" w:rsidRPr="007036CE">
                <w:t>)</w:t>
              </w:r>
            </w:ins>
          </w:p>
        </w:tc>
        <w:tc>
          <w:tcPr>
            <w:tcW w:w="1100" w:type="pct"/>
          </w:tcPr>
          <w:p w14:paraId="3280FB39" w14:textId="77777777" w:rsidR="00501F74" w:rsidRPr="007036CE" w:rsidRDefault="00440868" w:rsidP="00501F74">
            <w:pPr>
              <w:pStyle w:val="GOSTTablenorm"/>
              <w:rPr>
                <w:szCs w:val="22"/>
              </w:rPr>
            </w:pPr>
            <w:r w:rsidRPr="007036CE">
              <w:t>ZR_MSC_Cntrctr_MSC_Bnk_AcNm</w:t>
            </w:r>
          </w:p>
        </w:tc>
        <w:tc>
          <w:tcPr>
            <w:tcW w:w="1391" w:type="pct"/>
          </w:tcPr>
          <w:p w14:paraId="19328191" w14:textId="77777777" w:rsidR="00501F74" w:rsidRPr="007036CE" w:rsidRDefault="00501F74" w:rsidP="00501F74">
            <w:pPr>
              <w:rPr>
                <w:sz w:val="22"/>
                <w:szCs w:val="22"/>
              </w:rPr>
            </w:pPr>
          </w:p>
        </w:tc>
      </w:tr>
      <w:tr w:rsidR="00501F74" w:rsidRPr="007036CE" w14:paraId="4832C83C" w14:textId="77777777" w:rsidTr="00A759FD">
        <w:tc>
          <w:tcPr>
            <w:tcW w:w="1100" w:type="pct"/>
          </w:tcPr>
          <w:p w14:paraId="64E97C09" w14:textId="77777777" w:rsidR="00501F74" w:rsidRPr="007036CE" w:rsidRDefault="00501F74" w:rsidP="00501F74">
            <w:pPr>
              <w:pStyle w:val="GOSTTablenorm"/>
              <w:rPr>
                <w:szCs w:val="22"/>
              </w:rPr>
            </w:pPr>
            <w:r w:rsidRPr="007036CE">
              <w:t>Номер_строки</w:t>
            </w:r>
          </w:p>
        </w:tc>
        <w:tc>
          <w:tcPr>
            <w:tcW w:w="309" w:type="pct"/>
          </w:tcPr>
          <w:p w14:paraId="6C484CAB" w14:textId="77777777" w:rsidR="00501F74" w:rsidRPr="007036CE" w:rsidRDefault="00501F74" w:rsidP="00501F74">
            <w:pPr>
              <w:pStyle w:val="GOSTTablenorm"/>
              <w:rPr>
                <w:szCs w:val="22"/>
              </w:rPr>
            </w:pPr>
            <w:r w:rsidRPr="007036CE">
              <w:t>нет</w:t>
            </w:r>
          </w:p>
        </w:tc>
        <w:tc>
          <w:tcPr>
            <w:tcW w:w="1100" w:type="pct"/>
          </w:tcPr>
          <w:p w14:paraId="2CB22F70" w14:textId="77777777" w:rsidR="00501F74" w:rsidRPr="007036CE" w:rsidRDefault="00501F74" w:rsidP="00501F74">
            <w:pPr>
              <w:pStyle w:val="GOSTTablenorm"/>
              <w:rPr>
                <w:szCs w:val="22"/>
              </w:rPr>
            </w:pPr>
            <w:r w:rsidRPr="007036CE">
              <w:t>Номер строки</w:t>
            </w:r>
          </w:p>
        </w:tc>
        <w:tc>
          <w:tcPr>
            <w:tcW w:w="1100" w:type="pct"/>
          </w:tcPr>
          <w:p w14:paraId="4AD2A425" w14:textId="77777777" w:rsidR="00501F74" w:rsidRPr="007036CE" w:rsidRDefault="00501F74" w:rsidP="00501F74">
            <w:pPr>
              <w:pStyle w:val="GOSTTablenorm"/>
              <w:rPr>
                <w:szCs w:val="22"/>
              </w:rPr>
            </w:pPr>
            <w:r w:rsidRPr="007036CE">
              <w:rPr>
                <w:szCs w:val="22"/>
              </w:rPr>
              <w:t>ZRST:</w:t>
            </w:r>
            <w:del w:id="9939" w:author="Кирилл Воробьёв" w:date="2023-11-30T19:24:00Z">
              <w:r w:rsidRPr="007036CE" w:rsidDel="00DE587A">
                <w:delText xml:space="preserve"> </w:delText>
              </w:r>
            </w:del>
            <w:r w:rsidRPr="007036CE">
              <w:rPr>
                <w:szCs w:val="22"/>
              </w:rPr>
              <w:t>NumPP</w:t>
            </w:r>
          </w:p>
        </w:tc>
        <w:tc>
          <w:tcPr>
            <w:tcW w:w="1391" w:type="pct"/>
          </w:tcPr>
          <w:p w14:paraId="0DEFEBB9" w14:textId="77777777" w:rsidR="00501F74" w:rsidRPr="007036CE" w:rsidRDefault="00501F74" w:rsidP="00501F74">
            <w:pPr>
              <w:rPr>
                <w:sz w:val="22"/>
                <w:szCs w:val="22"/>
              </w:rPr>
            </w:pPr>
          </w:p>
        </w:tc>
      </w:tr>
      <w:tr w:rsidR="00501F74" w:rsidRPr="007036CE" w14:paraId="267A751A" w14:textId="77777777" w:rsidTr="00A759FD">
        <w:tc>
          <w:tcPr>
            <w:tcW w:w="1100" w:type="pct"/>
            <w:hideMark/>
          </w:tcPr>
          <w:p w14:paraId="5F389032" w14:textId="77777777" w:rsidR="00501F74" w:rsidRPr="007036CE" w:rsidRDefault="00501F74" w:rsidP="00501F74">
            <w:pPr>
              <w:pStyle w:val="GOSTTablenorm"/>
              <w:rPr>
                <w:szCs w:val="22"/>
              </w:rPr>
            </w:pPr>
            <w:r w:rsidRPr="007036CE">
              <w:rPr>
                <w:szCs w:val="22"/>
              </w:rPr>
              <w:t>КБК_плательщика</w:t>
            </w:r>
          </w:p>
        </w:tc>
        <w:tc>
          <w:tcPr>
            <w:tcW w:w="309" w:type="pct"/>
            <w:hideMark/>
          </w:tcPr>
          <w:p w14:paraId="1800A54F" w14:textId="77777777" w:rsidR="00501F74" w:rsidRPr="007036CE" w:rsidRDefault="00501F74" w:rsidP="00501F74">
            <w:pPr>
              <w:pStyle w:val="GOSTTablenorm"/>
              <w:rPr>
                <w:szCs w:val="22"/>
              </w:rPr>
            </w:pPr>
            <w:r w:rsidRPr="007036CE">
              <w:rPr>
                <w:szCs w:val="22"/>
              </w:rPr>
              <w:t>нет</w:t>
            </w:r>
          </w:p>
        </w:tc>
        <w:tc>
          <w:tcPr>
            <w:tcW w:w="1100" w:type="pct"/>
            <w:hideMark/>
          </w:tcPr>
          <w:p w14:paraId="6BD284B0" w14:textId="77777777" w:rsidR="00501F74" w:rsidRPr="007036CE" w:rsidRDefault="00501F74" w:rsidP="00501F74">
            <w:pPr>
              <w:pStyle w:val="GOSTTablenorm"/>
              <w:rPr>
                <w:szCs w:val="22"/>
              </w:rPr>
            </w:pPr>
            <w:r w:rsidRPr="007036CE">
              <w:rPr>
                <w:szCs w:val="22"/>
              </w:rPr>
              <w:t>Код по БК плательщика (по строке документа)</w:t>
            </w:r>
          </w:p>
        </w:tc>
        <w:tc>
          <w:tcPr>
            <w:tcW w:w="1100" w:type="pct"/>
            <w:hideMark/>
          </w:tcPr>
          <w:p w14:paraId="06394E99" w14:textId="77777777" w:rsidR="00501F74" w:rsidRPr="007036CE" w:rsidRDefault="00501F74" w:rsidP="00501F74">
            <w:pPr>
              <w:pStyle w:val="GOSTTablenorm"/>
              <w:rPr>
                <w:szCs w:val="22"/>
                <w:lang w:val="en-US"/>
              </w:rPr>
            </w:pPr>
            <w:r w:rsidRPr="007036CE">
              <w:rPr>
                <w:szCs w:val="22"/>
              </w:rPr>
              <w:t>ZRST:</w:t>
            </w:r>
            <w:r w:rsidRPr="007036CE">
              <w:t>MSC_KBKPyr</w:t>
            </w:r>
            <w:r w:rsidRPr="007036CE">
              <w:rPr>
                <w:lang w:val="en-US"/>
              </w:rPr>
              <w:t>_</w:t>
            </w:r>
            <w:r w:rsidRPr="007036CE">
              <w:t>KBK</w:t>
            </w:r>
          </w:p>
        </w:tc>
        <w:tc>
          <w:tcPr>
            <w:tcW w:w="1391" w:type="pct"/>
            <w:hideMark/>
          </w:tcPr>
          <w:p w14:paraId="5F890465" w14:textId="77777777" w:rsidR="00501F74" w:rsidRPr="007036CE" w:rsidRDefault="00501F74" w:rsidP="00501F74">
            <w:pPr>
              <w:rPr>
                <w:sz w:val="22"/>
                <w:szCs w:val="22"/>
              </w:rPr>
            </w:pPr>
          </w:p>
        </w:tc>
      </w:tr>
      <w:tr w:rsidR="00501F74" w:rsidRPr="007036CE" w14:paraId="13D04F07" w14:textId="77777777" w:rsidTr="00A759FD">
        <w:tc>
          <w:tcPr>
            <w:tcW w:w="1100" w:type="pct"/>
          </w:tcPr>
          <w:p w14:paraId="42EB3B30" w14:textId="77777777" w:rsidR="00501F74" w:rsidRPr="007036CE" w:rsidRDefault="00501F74" w:rsidP="00501F74">
            <w:pPr>
              <w:pStyle w:val="GOSTTablenorm"/>
              <w:rPr>
                <w:szCs w:val="22"/>
              </w:rPr>
            </w:pPr>
            <w:r w:rsidRPr="007036CE">
              <w:rPr>
                <w:szCs w:val="22"/>
              </w:rPr>
              <w:lastRenderedPageBreak/>
              <w:t>КБК_получателя</w:t>
            </w:r>
          </w:p>
        </w:tc>
        <w:tc>
          <w:tcPr>
            <w:tcW w:w="309" w:type="pct"/>
          </w:tcPr>
          <w:p w14:paraId="554A8AFC" w14:textId="77777777" w:rsidR="00501F74" w:rsidRPr="007036CE" w:rsidRDefault="00501F74" w:rsidP="00501F74">
            <w:pPr>
              <w:pStyle w:val="GOSTTablenorm"/>
              <w:rPr>
                <w:szCs w:val="22"/>
              </w:rPr>
            </w:pPr>
            <w:r w:rsidRPr="007036CE">
              <w:rPr>
                <w:szCs w:val="22"/>
              </w:rPr>
              <w:t>нет</w:t>
            </w:r>
          </w:p>
        </w:tc>
        <w:tc>
          <w:tcPr>
            <w:tcW w:w="1100" w:type="pct"/>
          </w:tcPr>
          <w:p w14:paraId="27C2CAA0" w14:textId="77777777" w:rsidR="00501F74" w:rsidRPr="007036CE" w:rsidRDefault="00501F74" w:rsidP="00501F74">
            <w:pPr>
              <w:pStyle w:val="GOSTTablenorm"/>
              <w:rPr>
                <w:szCs w:val="22"/>
              </w:rPr>
            </w:pPr>
            <w:r w:rsidRPr="007036CE">
              <w:rPr>
                <w:szCs w:val="22"/>
              </w:rPr>
              <w:t>Код по БК получателя (по строке документа)</w:t>
            </w:r>
          </w:p>
        </w:tc>
        <w:tc>
          <w:tcPr>
            <w:tcW w:w="1100" w:type="pct"/>
          </w:tcPr>
          <w:p w14:paraId="76E4373C" w14:textId="77777777" w:rsidR="00501F74" w:rsidRPr="007036CE" w:rsidRDefault="00501F74" w:rsidP="00501F74">
            <w:pPr>
              <w:pStyle w:val="GOSTTablenorm"/>
              <w:rPr>
                <w:szCs w:val="22"/>
              </w:rPr>
            </w:pPr>
            <w:r w:rsidRPr="007036CE">
              <w:rPr>
                <w:szCs w:val="22"/>
              </w:rPr>
              <w:t>ZRST:</w:t>
            </w:r>
            <w:r w:rsidRPr="007036CE">
              <w:t>MSC_KBKRcpnt</w:t>
            </w:r>
            <w:r w:rsidRPr="007036CE">
              <w:rPr>
                <w:lang w:val="en-US"/>
              </w:rPr>
              <w:t>_</w:t>
            </w:r>
            <w:r w:rsidRPr="007036CE">
              <w:t>KBK</w:t>
            </w:r>
          </w:p>
        </w:tc>
        <w:tc>
          <w:tcPr>
            <w:tcW w:w="1391" w:type="pct"/>
          </w:tcPr>
          <w:p w14:paraId="2C27F435" w14:textId="77777777" w:rsidR="00501F74" w:rsidRPr="007036CE" w:rsidRDefault="00501F74" w:rsidP="00501F74">
            <w:pPr>
              <w:rPr>
                <w:sz w:val="22"/>
                <w:szCs w:val="22"/>
              </w:rPr>
            </w:pPr>
          </w:p>
        </w:tc>
      </w:tr>
      <w:tr w:rsidR="00501F74" w:rsidRPr="007036CE" w14:paraId="5A293607" w14:textId="77777777" w:rsidTr="00A759FD">
        <w:tc>
          <w:tcPr>
            <w:tcW w:w="1100" w:type="pct"/>
          </w:tcPr>
          <w:p w14:paraId="397474BE" w14:textId="77777777" w:rsidR="00501F74" w:rsidRPr="007036CE" w:rsidRDefault="00501F74" w:rsidP="00501F74">
            <w:pPr>
              <w:pStyle w:val="GOSTTablenorm"/>
              <w:rPr>
                <w:szCs w:val="22"/>
              </w:rPr>
            </w:pPr>
            <w:r w:rsidRPr="007036CE">
              <w:t>Тип_КБК_плательщика</w:t>
            </w:r>
          </w:p>
        </w:tc>
        <w:tc>
          <w:tcPr>
            <w:tcW w:w="309" w:type="pct"/>
          </w:tcPr>
          <w:p w14:paraId="43AF7584" w14:textId="77777777" w:rsidR="00501F74" w:rsidRPr="007036CE" w:rsidRDefault="009F38E4" w:rsidP="00501F74">
            <w:pPr>
              <w:pStyle w:val="GOSTTablenorm"/>
              <w:rPr>
                <w:szCs w:val="22"/>
              </w:rPr>
            </w:pPr>
            <w:r w:rsidRPr="007036CE">
              <w:t>да</w:t>
            </w:r>
          </w:p>
        </w:tc>
        <w:tc>
          <w:tcPr>
            <w:tcW w:w="1100" w:type="pct"/>
          </w:tcPr>
          <w:p w14:paraId="3D3C1049" w14:textId="77777777" w:rsidR="00501F74" w:rsidRPr="007036CE" w:rsidRDefault="00501F74" w:rsidP="00501F74">
            <w:pPr>
              <w:pStyle w:val="GOSTTablenorm"/>
              <w:rPr>
                <w:szCs w:val="22"/>
              </w:rPr>
            </w:pPr>
            <w:r w:rsidRPr="007036CE">
              <w:t xml:space="preserve">Тип КБК плательщика </w:t>
            </w:r>
            <w:r w:rsidRPr="007036CE">
              <w:rPr>
                <w:szCs w:val="22"/>
              </w:rPr>
              <w:t>(по строке документа)</w:t>
            </w:r>
          </w:p>
        </w:tc>
        <w:tc>
          <w:tcPr>
            <w:tcW w:w="1100" w:type="pct"/>
          </w:tcPr>
          <w:p w14:paraId="4449975D" w14:textId="77777777" w:rsidR="00501F74" w:rsidRPr="007036CE" w:rsidRDefault="00501F74" w:rsidP="00501F74">
            <w:pPr>
              <w:pStyle w:val="GOSTTablenorm"/>
              <w:rPr>
                <w:szCs w:val="22"/>
              </w:rPr>
            </w:pPr>
            <w:r w:rsidRPr="007036CE">
              <w:rPr>
                <w:szCs w:val="22"/>
              </w:rPr>
              <w:t>ZRST:</w:t>
            </w:r>
            <w:r w:rsidRPr="007036CE">
              <w:t>MSC_KBKPyr_</w:t>
            </w:r>
            <w:r w:rsidRPr="007036CE">
              <w:rPr>
                <w:lang w:val="en-US"/>
              </w:rPr>
              <w:t>BKTp</w:t>
            </w:r>
          </w:p>
        </w:tc>
        <w:tc>
          <w:tcPr>
            <w:tcW w:w="1391" w:type="pct"/>
          </w:tcPr>
          <w:p w14:paraId="56409244" w14:textId="77777777" w:rsidR="009F38E4" w:rsidRPr="007036CE" w:rsidRDefault="009F38E4" w:rsidP="009F38E4">
            <w:pPr>
              <w:pStyle w:val="GOSTTablenorm"/>
            </w:pPr>
            <w:r w:rsidRPr="007036CE">
              <w:t>Если в теге документа «</w:t>
            </w:r>
            <w:r w:rsidRPr="007036CE">
              <w:rPr>
                <w:szCs w:val="22"/>
              </w:rPr>
              <w:t>Costs</w:t>
            </w:r>
            <w:r w:rsidRPr="007036CE">
              <w:t>», то значение «10».</w:t>
            </w:r>
          </w:p>
          <w:p w14:paraId="06381F7C" w14:textId="77777777" w:rsidR="00501F74" w:rsidRPr="007036CE" w:rsidRDefault="009F38E4" w:rsidP="009F38E4">
            <w:pPr>
              <w:pStyle w:val="GOSTTablenorm"/>
            </w:pPr>
            <w:r w:rsidRPr="007036CE">
              <w:t>Если в теге документа «</w:t>
            </w:r>
            <w:r w:rsidRPr="007036CE">
              <w:rPr>
                <w:szCs w:val="22"/>
              </w:rPr>
              <w:t>LimitedTypeCosts</w:t>
            </w:r>
            <w:r w:rsidRPr="007036CE">
              <w:t>», то значение «11».</w:t>
            </w:r>
          </w:p>
          <w:p w14:paraId="321C974A" w14:textId="77777777" w:rsidR="009F38E4" w:rsidRPr="007036CE" w:rsidRDefault="009F38E4" w:rsidP="009F38E4">
            <w:pPr>
              <w:pStyle w:val="GOSTTablenorm"/>
            </w:pPr>
            <w:r w:rsidRPr="007036CE">
              <w:t>Если в теге документа «</w:t>
            </w:r>
            <w:r w:rsidRPr="007036CE">
              <w:rPr>
                <w:szCs w:val="22"/>
              </w:rPr>
              <w:t>UnLimitedTypeCosts</w:t>
            </w:r>
            <w:r w:rsidRPr="007036CE">
              <w:t>», то значение «12».</w:t>
            </w:r>
          </w:p>
          <w:p w14:paraId="0DE4B10D" w14:textId="77777777" w:rsidR="009F38E4" w:rsidRPr="007036CE" w:rsidRDefault="009F38E4" w:rsidP="009F38E4">
            <w:pPr>
              <w:pStyle w:val="GOSTTablenorm"/>
            </w:pPr>
            <w:r w:rsidRPr="007036CE">
              <w:t>Если в теге документа «</w:t>
            </w:r>
            <w:r w:rsidRPr="007036CE">
              <w:rPr>
                <w:szCs w:val="22"/>
              </w:rPr>
              <w:t>Sources</w:t>
            </w:r>
            <w:r w:rsidRPr="007036CE">
              <w:t>», то значение «30».</w:t>
            </w:r>
          </w:p>
          <w:p w14:paraId="1968F7EC" w14:textId="77777777" w:rsidR="009F38E4" w:rsidRPr="007036CE" w:rsidRDefault="009F38E4" w:rsidP="009F38E4">
            <w:pPr>
              <w:pStyle w:val="GOSTTablenorm"/>
            </w:pPr>
            <w:r w:rsidRPr="007036CE">
              <w:t>Если в теге документа «</w:t>
            </w:r>
            <w:r w:rsidRPr="007036CE">
              <w:rPr>
                <w:szCs w:val="22"/>
              </w:rPr>
              <w:t>IVFDB</w:t>
            </w:r>
            <w:r w:rsidRPr="007036CE">
              <w:t>», то значение «31».</w:t>
            </w:r>
          </w:p>
          <w:p w14:paraId="6AFBD50D" w14:textId="77777777" w:rsidR="009F38E4" w:rsidRPr="007036CE" w:rsidRDefault="009F38E4" w:rsidP="009F38E4">
            <w:pPr>
              <w:pStyle w:val="GOSTTablenorm"/>
              <w:rPr>
                <w:szCs w:val="22"/>
              </w:rPr>
            </w:pPr>
            <w:r w:rsidRPr="007036CE">
              <w:t>Если в теге документа «</w:t>
            </w:r>
            <w:r w:rsidRPr="007036CE">
              <w:rPr>
                <w:szCs w:val="22"/>
              </w:rPr>
              <w:t>IVnFDB</w:t>
            </w:r>
            <w:r w:rsidRPr="007036CE">
              <w:t>», то значение «32».</w:t>
            </w:r>
          </w:p>
        </w:tc>
      </w:tr>
      <w:tr w:rsidR="00501F74" w:rsidRPr="007036CE" w14:paraId="2B24C25A" w14:textId="77777777" w:rsidTr="00A759FD">
        <w:tc>
          <w:tcPr>
            <w:tcW w:w="1100" w:type="pct"/>
          </w:tcPr>
          <w:p w14:paraId="7A0A905E" w14:textId="77777777" w:rsidR="00501F74" w:rsidRPr="007036CE" w:rsidRDefault="00501F74" w:rsidP="00501F74">
            <w:pPr>
              <w:pStyle w:val="GOSTTablenorm"/>
            </w:pPr>
            <w:r w:rsidRPr="007036CE">
              <w:t>Тип_КБК_получателя</w:t>
            </w:r>
          </w:p>
        </w:tc>
        <w:tc>
          <w:tcPr>
            <w:tcW w:w="309" w:type="pct"/>
          </w:tcPr>
          <w:p w14:paraId="02516096" w14:textId="77777777" w:rsidR="00501F74" w:rsidRPr="007036CE" w:rsidDel="00D94060" w:rsidRDefault="009F38E4" w:rsidP="00501F74">
            <w:pPr>
              <w:pStyle w:val="GOSTTablenorm"/>
            </w:pPr>
            <w:r w:rsidRPr="007036CE">
              <w:t>да</w:t>
            </w:r>
          </w:p>
        </w:tc>
        <w:tc>
          <w:tcPr>
            <w:tcW w:w="1100" w:type="pct"/>
          </w:tcPr>
          <w:p w14:paraId="06F3067B" w14:textId="77777777" w:rsidR="00501F74" w:rsidRPr="007036CE" w:rsidRDefault="00501F74" w:rsidP="00501F74">
            <w:pPr>
              <w:pStyle w:val="GOSTTablenorm"/>
            </w:pPr>
            <w:r w:rsidRPr="007036CE">
              <w:t xml:space="preserve">Тип КБК получателя </w:t>
            </w:r>
            <w:r w:rsidRPr="007036CE">
              <w:rPr>
                <w:szCs w:val="22"/>
              </w:rPr>
              <w:t>(по строке документа)</w:t>
            </w:r>
          </w:p>
        </w:tc>
        <w:tc>
          <w:tcPr>
            <w:tcW w:w="1100" w:type="pct"/>
          </w:tcPr>
          <w:p w14:paraId="344C41B4" w14:textId="77777777" w:rsidR="00501F74" w:rsidRPr="007036CE" w:rsidRDefault="00501F74" w:rsidP="00501F74">
            <w:pPr>
              <w:pStyle w:val="GOSTTablenorm"/>
              <w:rPr>
                <w:szCs w:val="22"/>
              </w:rPr>
            </w:pPr>
            <w:r w:rsidRPr="007036CE">
              <w:rPr>
                <w:szCs w:val="22"/>
              </w:rPr>
              <w:t>ZRST:</w:t>
            </w:r>
            <w:r w:rsidRPr="007036CE">
              <w:t>MSC_KBKRcpnt</w:t>
            </w:r>
            <w:r w:rsidRPr="007036CE">
              <w:rPr>
                <w:lang w:val="en-US"/>
              </w:rPr>
              <w:t>_BKTp</w:t>
            </w:r>
          </w:p>
        </w:tc>
        <w:tc>
          <w:tcPr>
            <w:tcW w:w="1391" w:type="pct"/>
          </w:tcPr>
          <w:p w14:paraId="6C815684" w14:textId="77777777" w:rsidR="009F38E4" w:rsidRPr="007036CE" w:rsidRDefault="009F38E4" w:rsidP="009F38E4">
            <w:pPr>
              <w:pStyle w:val="GOSTTablenorm"/>
            </w:pPr>
            <w:r w:rsidRPr="007036CE">
              <w:t>Если в теге документа «</w:t>
            </w:r>
            <w:r w:rsidRPr="007036CE">
              <w:rPr>
                <w:szCs w:val="22"/>
              </w:rPr>
              <w:t>Costs</w:t>
            </w:r>
            <w:r w:rsidRPr="007036CE">
              <w:t>», то значение «10».</w:t>
            </w:r>
          </w:p>
          <w:p w14:paraId="38E1097E" w14:textId="77777777" w:rsidR="009F38E4" w:rsidRPr="007036CE" w:rsidRDefault="009F38E4" w:rsidP="009F38E4">
            <w:pPr>
              <w:pStyle w:val="GOSTTablenorm"/>
            </w:pPr>
            <w:r w:rsidRPr="007036CE">
              <w:t>Если в теге документа «</w:t>
            </w:r>
            <w:r w:rsidRPr="007036CE">
              <w:rPr>
                <w:szCs w:val="22"/>
              </w:rPr>
              <w:t>LimitedTypeCosts</w:t>
            </w:r>
            <w:r w:rsidRPr="007036CE">
              <w:t>», то значение «11».</w:t>
            </w:r>
          </w:p>
          <w:p w14:paraId="2C35E87D" w14:textId="77777777" w:rsidR="00501F74" w:rsidRPr="007036CE" w:rsidDel="00D94060" w:rsidRDefault="009F38E4" w:rsidP="009F38E4">
            <w:pPr>
              <w:pStyle w:val="GOSTTablenorm"/>
            </w:pPr>
            <w:r w:rsidRPr="007036CE">
              <w:t>Если в теге документа «</w:t>
            </w:r>
            <w:r w:rsidRPr="007036CE">
              <w:rPr>
                <w:szCs w:val="22"/>
              </w:rPr>
              <w:t>UnLimitedTypeCosts</w:t>
            </w:r>
            <w:r w:rsidRPr="007036CE">
              <w:t>», то значение «1</w:t>
            </w:r>
            <w:r w:rsidR="00A75D6E" w:rsidRPr="007036CE">
              <w:t>2»</w:t>
            </w:r>
          </w:p>
        </w:tc>
      </w:tr>
      <w:tr w:rsidR="00501F74" w:rsidRPr="007036CE" w14:paraId="2E572C0C" w14:textId="77777777" w:rsidTr="00A759FD">
        <w:tc>
          <w:tcPr>
            <w:tcW w:w="1100" w:type="pct"/>
            <w:hideMark/>
          </w:tcPr>
          <w:p w14:paraId="3C40C05A" w14:textId="77777777" w:rsidR="00501F74" w:rsidRPr="007036CE" w:rsidRDefault="00501F74" w:rsidP="00501F74">
            <w:pPr>
              <w:pStyle w:val="GOSTTablenorm"/>
              <w:rPr>
                <w:szCs w:val="22"/>
              </w:rPr>
            </w:pPr>
            <w:r w:rsidRPr="007036CE">
              <w:rPr>
                <w:szCs w:val="22"/>
              </w:rPr>
              <w:t>Код_цели_плательщика</w:t>
            </w:r>
          </w:p>
        </w:tc>
        <w:tc>
          <w:tcPr>
            <w:tcW w:w="309" w:type="pct"/>
            <w:hideMark/>
          </w:tcPr>
          <w:p w14:paraId="1B200561" w14:textId="77777777" w:rsidR="00501F74" w:rsidRPr="007036CE" w:rsidRDefault="00501F74" w:rsidP="00501F74">
            <w:pPr>
              <w:pStyle w:val="GOSTTablenorm"/>
              <w:rPr>
                <w:szCs w:val="22"/>
              </w:rPr>
            </w:pPr>
            <w:r w:rsidRPr="007036CE">
              <w:rPr>
                <w:szCs w:val="22"/>
              </w:rPr>
              <w:t>нет</w:t>
            </w:r>
          </w:p>
        </w:tc>
        <w:tc>
          <w:tcPr>
            <w:tcW w:w="1100" w:type="pct"/>
            <w:hideMark/>
          </w:tcPr>
          <w:p w14:paraId="367B150F" w14:textId="77777777" w:rsidR="00501F74" w:rsidRPr="007036CE" w:rsidRDefault="00501F74" w:rsidP="00501F74">
            <w:pPr>
              <w:pStyle w:val="GOSTTablenorm"/>
              <w:rPr>
                <w:szCs w:val="22"/>
              </w:rPr>
            </w:pPr>
            <w:r w:rsidRPr="007036CE">
              <w:rPr>
                <w:szCs w:val="22"/>
              </w:rPr>
              <w:t>Код цели (аналитический код) плательщика (по строке документа)</w:t>
            </w:r>
          </w:p>
        </w:tc>
        <w:tc>
          <w:tcPr>
            <w:tcW w:w="1100" w:type="pct"/>
            <w:hideMark/>
          </w:tcPr>
          <w:p w14:paraId="2AE3AA7B" w14:textId="77777777" w:rsidR="00501F74" w:rsidRPr="007036CE" w:rsidRDefault="00501F74" w:rsidP="00501F74">
            <w:pPr>
              <w:pStyle w:val="GOSTTablenorm"/>
              <w:rPr>
                <w:szCs w:val="22"/>
              </w:rPr>
            </w:pPr>
            <w:r w:rsidRPr="007036CE">
              <w:rPr>
                <w:szCs w:val="22"/>
              </w:rPr>
              <w:t>ZRST:</w:t>
            </w:r>
            <w:r w:rsidRPr="007036CE">
              <w:t>MSC_KBKPyr_TrgtCd</w:t>
            </w:r>
          </w:p>
        </w:tc>
        <w:tc>
          <w:tcPr>
            <w:tcW w:w="1391" w:type="pct"/>
            <w:hideMark/>
          </w:tcPr>
          <w:p w14:paraId="7B0FF5D7" w14:textId="77777777" w:rsidR="00501F74" w:rsidRPr="007036CE" w:rsidRDefault="00501F74" w:rsidP="00501F74">
            <w:pPr>
              <w:rPr>
                <w:sz w:val="22"/>
                <w:szCs w:val="22"/>
              </w:rPr>
            </w:pPr>
          </w:p>
        </w:tc>
      </w:tr>
      <w:tr w:rsidR="00501F74" w:rsidRPr="007036CE" w14:paraId="42667B6F" w14:textId="77777777" w:rsidTr="00A759FD">
        <w:tc>
          <w:tcPr>
            <w:tcW w:w="1100" w:type="pct"/>
          </w:tcPr>
          <w:p w14:paraId="61419469" w14:textId="77777777" w:rsidR="00501F74" w:rsidRPr="007036CE" w:rsidRDefault="00501F74" w:rsidP="00501F74">
            <w:pPr>
              <w:pStyle w:val="GOSTTablenorm"/>
              <w:rPr>
                <w:szCs w:val="22"/>
              </w:rPr>
            </w:pPr>
            <w:r w:rsidRPr="007036CE">
              <w:rPr>
                <w:szCs w:val="22"/>
              </w:rPr>
              <w:t>Код_цели_получателя</w:t>
            </w:r>
          </w:p>
        </w:tc>
        <w:tc>
          <w:tcPr>
            <w:tcW w:w="309" w:type="pct"/>
          </w:tcPr>
          <w:p w14:paraId="2BE767FF" w14:textId="77777777" w:rsidR="00501F74" w:rsidRPr="007036CE" w:rsidRDefault="00501F74" w:rsidP="00501F74">
            <w:pPr>
              <w:pStyle w:val="GOSTTablenorm"/>
              <w:rPr>
                <w:szCs w:val="22"/>
              </w:rPr>
            </w:pPr>
            <w:r w:rsidRPr="007036CE">
              <w:rPr>
                <w:szCs w:val="22"/>
              </w:rPr>
              <w:t>нет</w:t>
            </w:r>
          </w:p>
        </w:tc>
        <w:tc>
          <w:tcPr>
            <w:tcW w:w="1100" w:type="pct"/>
          </w:tcPr>
          <w:p w14:paraId="678D7208" w14:textId="77777777" w:rsidR="00501F74" w:rsidRPr="007036CE" w:rsidRDefault="00501F74" w:rsidP="00501F74">
            <w:pPr>
              <w:pStyle w:val="GOSTTablenorm"/>
              <w:rPr>
                <w:szCs w:val="22"/>
              </w:rPr>
            </w:pPr>
            <w:r w:rsidRPr="007036CE">
              <w:rPr>
                <w:szCs w:val="22"/>
              </w:rPr>
              <w:t>Код цели (аналитический код) получателя (по строке документа)</w:t>
            </w:r>
          </w:p>
        </w:tc>
        <w:tc>
          <w:tcPr>
            <w:tcW w:w="1100" w:type="pct"/>
          </w:tcPr>
          <w:p w14:paraId="385C994A" w14:textId="77777777" w:rsidR="00501F74" w:rsidRPr="007036CE" w:rsidRDefault="00501F74" w:rsidP="00501F74">
            <w:pPr>
              <w:pStyle w:val="GOSTTablenorm"/>
              <w:rPr>
                <w:szCs w:val="22"/>
              </w:rPr>
            </w:pPr>
            <w:r w:rsidRPr="007036CE">
              <w:rPr>
                <w:szCs w:val="22"/>
              </w:rPr>
              <w:t>ZRST:</w:t>
            </w:r>
            <w:r w:rsidRPr="007036CE">
              <w:t>MSC_KBKRcpnt_</w:t>
            </w:r>
            <w:del w:id="9940" w:author="Сатлер Марина Викторовна" w:date="2024-02-09T17:45:00Z">
              <w:r w:rsidRPr="007036CE" w:rsidDel="00BA0180">
                <w:delText xml:space="preserve"> </w:delText>
              </w:r>
            </w:del>
            <w:r w:rsidRPr="007036CE">
              <w:t>TrgtCd</w:t>
            </w:r>
          </w:p>
        </w:tc>
        <w:tc>
          <w:tcPr>
            <w:tcW w:w="1391" w:type="pct"/>
          </w:tcPr>
          <w:p w14:paraId="53717370" w14:textId="77777777" w:rsidR="00501F74" w:rsidRPr="007036CE" w:rsidRDefault="00501F74" w:rsidP="00501F74">
            <w:pPr>
              <w:rPr>
                <w:sz w:val="22"/>
                <w:szCs w:val="22"/>
              </w:rPr>
            </w:pPr>
          </w:p>
        </w:tc>
      </w:tr>
      <w:tr w:rsidR="00501F74" w:rsidRPr="007036CE" w14:paraId="5D09EF1A" w14:textId="77777777" w:rsidTr="00A759FD">
        <w:tc>
          <w:tcPr>
            <w:tcW w:w="1100" w:type="pct"/>
          </w:tcPr>
          <w:p w14:paraId="709A32CE" w14:textId="77777777" w:rsidR="00501F74" w:rsidRPr="007036CE" w:rsidRDefault="00501F74" w:rsidP="00501F74">
            <w:pPr>
              <w:pStyle w:val="GOSTTablenorm"/>
              <w:rPr>
                <w:szCs w:val="22"/>
              </w:rPr>
            </w:pPr>
            <w:r w:rsidRPr="007036CE">
              <w:rPr>
                <w:szCs w:val="22"/>
              </w:rPr>
              <w:t>Учет_БА_ЛБО_ЛС_плательщика</w:t>
            </w:r>
          </w:p>
        </w:tc>
        <w:tc>
          <w:tcPr>
            <w:tcW w:w="309" w:type="pct"/>
          </w:tcPr>
          <w:p w14:paraId="669BEEBD" w14:textId="77777777" w:rsidR="00501F74" w:rsidRPr="007036CE" w:rsidRDefault="00305155" w:rsidP="00501F74">
            <w:pPr>
              <w:pStyle w:val="GOSTTablenorm"/>
              <w:rPr>
                <w:szCs w:val="22"/>
              </w:rPr>
            </w:pPr>
            <w:r w:rsidRPr="007036CE">
              <w:rPr>
                <w:szCs w:val="22"/>
              </w:rPr>
              <w:t>да</w:t>
            </w:r>
          </w:p>
        </w:tc>
        <w:tc>
          <w:tcPr>
            <w:tcW w:w="1100" w:type="pct"/>
          </w:tcPr>
          <w:p w14:paraId="0722A3B4" w14:textId="77777777" w:rsidR="00501F74" w:rsidRPr="007036CE" w:rsidRDefault="00501F74" w:rsidP="00501F74">
            <w:pPr>
              <w:pStyle w:val="GOSTTablenorm"/>
              <w:rPr>
                <w:szCs w:val="22"/>
              </w:rPr>
            </w:pPr>
            <w:r w:rsidRPr="007036CE">
              <w:rPr>
                <w:szCs w:val="22"/>
              </w:rPr>
              <w:t>Признак учета БА, ЛБО на ЛС плательщика (по строке докумен</w:t>
            </w:r>
            <w:r w:rsidRPr="007036CE">
              <w:rPr>
                <w:szCs w:val="22"/>
              </w:rPr>
              <w:lastRenderedPageBreak/>
              <w:t>та)</w:t>
            </w:r>
          </w:p>
        </w:tc>
        <w:tc>
          <w:tcPr>
            <w:tcW w:w="1100" w:type="pct"/>
          </w:tcPr>
          <w:p w14:paraId="56EED81A" w14:textId="77777777" w:rsidR="00501F74" w:rsidRPr="007036CE" w:rsidRDefault="00501F74" w:rsidP="00501F74">
            <w:pPr>
              <w:pStyle w:val="GOSTTablenorm"/>
              <w:rPr>
                <w:szCs w:val="22"/>
                <w:lang w:val="en-US"/>
              </w:rPr>
            </w:pPr>
            <w:r w:rsidRPr="007036CE">
              <w:rPr>
                <w:lang w:val="en-US"/>
              </w:rPr>
              <w:lastRenderedPageBreak/>
              <w:t>ZRST:Sign_balbo_snd</w:t>
            </w:r>
          </w:p>
        </w:tc>
        <w:tc>
          <w:tcPr>
            <w:tcW w:w="1391" w:type="pct"/>
          </w:tcPr>
          <w:p w14:paraId="23E541A0" w14:textId="77777777" w:rsidR="00305155" w:rsidRPr="007036CE" w:rsidRDefault="00305155" w:rsidP="00305155">
            <w:pPr>
              <w:pStyle w:val="GOSTTablenorm"/>
            </w:pPr>
            <w:r w:rsidRPr="007036CE">
              <w:t>Если в теге документа «</w:t>
            </w:r>
            <w:r w:rsidRPr="007036CE">
              <w:rPr>
                <w:lang w:val="en-US"/>
              </w:rPr>
              <w:t>true</w:t>
            </w:r>
            <w:r w:rsidRPr="007036CE">
              <w:t>», то значение «1».</w:t>
            </w:r>
          </w:p>
          <w:p w14:paraId="2D136B59" w14:textId="77777777" w:rsidR="00501F74" w:rsidRPr="007036CE" w:rsidRDefault="00305155" w:rsidP="002B678C">
            <w:pPr>
              <w:pStyle w:val="GOSTTablenorm"/>
              <w:rPr>
                <w:szCs w:val="22"/>
              </w:rPr>
            </w:pPr>
            <w:r w:rsidRPr="007036CE">
              <w:lastRenderedPageBreak/>
              <w:t>Если в теге документа «</w:t>
            </w:r>
            <w:r w:rsidRPr="007036CE">
              <w:rPr>
                <w:lang w:val="en-US"/>
              </w:rPr>
              <w:t>false</w:t>
            </w:r>
            <w:r w:rsidRPr="007036CE">
              <w:t xml:space="preserve">», то значение </w:t>
            </w:r>
            <w:r w:rsidR="00A75D6E" w:rsidRPr="007036CE">
              <w:t>«0»</w:t>
            </w:r>
          </w:p>
        </w:tc>
      </w:tr>
      <w:tr w:rsidR="00501F74" w:rsidRPr="007036CE" w14:paraId="3A3CE4ED" w14:textId="77777777" w:rsidTr="00A759FD">
        <w:tc>
          <w:tcPr>
            <w:tcW w:w="1100" w:type="pct"/>
          </w:tcPr>
          <w:p w14:paraId="61269402" w14:textId="77777777" w:rsidR="00501F74" w:rsidRPr="007036CE" w:rsidRDefault="00501F74" w:rsidP="00501F74">
            <w:pPr>
              <w:pStyle w:val="GOSTTablenorm"/>
              <w:rPr>
                <w:szCs w:val="22"/>
              </w:rPr>
            </w:pPr>
            <w:r w:rsidRPr="007036CE">
              <w:rPr>
                <w:szCs w:val="22"/>
              </w:rPr>
              <w:lastRenderedPageBreak/>
              <w:t>Учет_БА_ЛБО_ЛС_получателя</w:t>
            </w:r>
          </w:p>
        </w:tc>
        <w:tc>
          <w:tcPr>
            <w:tcW w:w="309" w:type="pct"/>
          </w:tcPr>
          <w:p w14:paraId="2008E938" w14:textId="77777777" w:rsidR="00501F74" w:rsidRPr="007036CE" w:rsidRDefault="00305155" w:rsidP="00501F74">
            <w:pPr>
              <w:pStyle w:val="GOSTTablenorm"/>
              <w:rPr>
                <w:szCs w:val="22"/>
              </w:rPr>
            </w:pPr>
            <w:r w:rsidRPr="007036CE">
              <w:rPr>
                <w:szCs w:val="22"/>
              </w:rPr>
              <w:t>да</w:t>
            </w:r>
          </w:p>
        </w:tc>
        <w:tc>
          <w:tcPr>
            <w:tcW w:w="1100" w:type="pct"/>
          </w:tcPr>
          <w:p w14:paraId="10E7D0AE" w14:textId="77777777" w:rsidR="00501F74" w:rsidRPr="007036CE" w:rsidRDefault="00501F74" w:rsidP="00501F74">
            <w:pPr>
              <w:pStyle w:val="GOSTTablenorm"/>
              <w:rPr>
                <w:szCs w:val="22"/>
              </w:rPr>
            </w:pPr>
            <w:r w:rsidRPr="007036CE">
              <w:rPr>
                <w:szCs w:val="22"/>
              </w:rPr>
              <w:t>Признак учета БА, ЛБО на ЛС получателя (по строке документа)</w:t>
            </w:r>
          </w:p>
        </w:tc>
        <w:tc>
          <w:tcPr>
            <w:tcW w:w="1100" w:type="pct"/>
          </w:tcPr>
          <w:p w14:paraId="283D53B1" w14:textId="77777777" w:rsidR="00501F74" w:rsidRPr="007036CE" w:rsidRDefault="00501F74" w:rsidP="00501F74">
            <w:pPr>
              <w:pStyle w:val="GOSTTablenorm"/>
              <w:rPr>
                <w:szCs w:val="22"/>
              </w:rPr>
            </w:pPr>
            <w:r w:rsidRPr="007036CE">
              <w:rPr>
                <w:lang w:val="en-US"/>
              </w:rPr>
              <w:t>ZRST:Sign_balbo_snd</w:t>
            </w:r>
          </w:p>
        </w:tc>
        <w:tc>
          <w:tcPr>
            <w:tcW w:w="1391" w:type="pct"/>
          </w:tcPr>
          <w:p w14:paraId="53C074C8" w14:textId="77777777" w:rsidR="00305155" w:rsidRPr="007036CE" w:rsidRDefault="00305155" w:rsidP="00305155">
            <w:pPr>
              <w:pStyle w:val="GOSTTablenorm"/>
            </w:pPr>
            <w:r w:rsidRPr="007036CE">
              <w:t>Если в теге документа «</w:t>
            </w:r>
            <w:r w:rsidRPr="007036CE">
              <w:rPr>
                <w:lang w:val="en-US"/>
              </w:rPr>
              <w:t>true</w:t>
            </w:r>
            <w:r w:rsidRPr="007036CE">
              <w:t>», то значение «1».</w:t>
            </w:r>
          </w:p>
          <w:p w14:paraId="194D0170" w14:textId="77777777" w:rsidR="00501F74" w:rsidRPr="007036CE" w:rsidRDefault="00305155" w:rsidP="002B678C">
            <w:pPr>
              <w:pStyle w:val="GOSTTablenorm"/>
              <w:rPr>
                <w:szCs w:val="22"/>
              </w:rPr>
            </w:pPr>
            <w:r w:rsidRPr="007036CE">
              <w:t>Если в теге документа «</w:t>
            </w:r>
            <w:r w:rsidRPr="007036CE">
              <w:rPr>
                <w:lang w:val="en-US"/>
              </w:rPr>
              <w:t>false</w:t>
            </w:r>
            <w:r w:rsidRPr="007036CE">
              <w:t xml:space="preserve">», то значение </w:t>
            </w:r>
            <w:r w:rsidR="00A75D6E" w:rsidRPr="007036CE">
              <w:t>«0»</w:t>
            </w:r>
          </w:p>
        </w:tc>
      </w:tr>
      <w:tr w:rsidR="00501F74" w:rsidRPr="007036CE" w14:paraId="010B7F5D" w14:textId="77777777" w:rsidTr="00A759FD">
        <w:tc>
          <w:tcPr>
            <w:tcW w:w="1100" w:type="pct"/>
          </w:tcPr>
          <w:p w14:paraId="4D273DA0" w14:textId="77777777" w:rsidR="00501F74" w:rsidRPr="007036CE" w:rsidRDefault="00501F74" w:rsidP="00501F74">
            <w:pPr>
              <w:pStyle w:val="GOSTTablenorm"/>
              <w:rPr>
                <w:szCs w:val="22"/>
              </w:rPr>
            </w:pPr>
            <w:r w:rsidRPr="007036CE">
              <w:rPr>
                <w:szCs w:val="22"/>
              </w:rPr>
              <w:t>Сумма_руб</w:t>
            </w:r>
          </w:p>
        </w:tc>
        <w:tc>
          <w:tcPr>
            <w:tcW w:w="309" w:type="pct"/>
          </w:tcPr>
          <w:p w14:paraId="757401AE" w14:textId="77777777" w:rsidR="00501F74" w:rsidRPr="007036CE" w:rsidRDefault="00501F74" w:rsidP="00501F74">
            <w:pPr>
              <w:pStyle w:val="GOSTTablenorm"/>
              <w:rPr>
                <w:szCs w:val="22"/>
              </w:rPr>
            </w:pPr>
            <w:r w:rsidRPr="007036CE">
              <w:rPr>
                <w:szCs w:val="22"/>
              </w:rPr>
              <w:t>да</w:t>
            </w:r>
          </w:p>
        </w:tc>
        <w:tc>
          <w:tcPr>
            <w:tcW w:w="1100" w:type="pct"/>
          </w:tcPr>
          <w:p w14:paraId="7E717940" w14:textId="77777777" w:rsidR="00501F74" w:rsidRPr="007036CE" w:rsidRDefault="00501F74" w:rsidP="00501F74">
            <w:pPr>
              <w:pStyle w:val="GOSTTablenorm"/>
              <w:rPr>
                <w:szCs w:val="22"/>
              </w:rPr>
            </w:pPr>
            <w:r w:rsidRPr="007036CE">
              <w:rPr>
                <w:szCs w:val="22"/>
              </w:rPr>
              <w:t>Сумма в рублях (по строке документа)</w:t>
            </w:r>
          </w:p>
        </w:tc>
        <w:tc>
          <w:tcPr>
            <w:tcW w:w="1100" w:type="pct"/>
          </w:tcPr>
          <w:p w14:paraId="624594FE" w14:textId="77777777" w:rsidR="00501F74" w:rsidRPr="007036CE" w:rsidRDefault="00501F74" w:rsidP="00501F74">
            <w:pPr>
              <w:pStyle w:val="GOSTTablenorm"/>
              <w:rPr>
                <w:szCs w:val="22"/>
              </w:rPr>
            </w:pPr>
            <w:r w:rsidRPr="007036CE">
              <w:rPr>
                <w:szCs w:val="22"/>
                <w:lang w:val="en-US"/>
              </w:rPr>
              <w:t>ZRST:</w:t>
            </w:r>
            <w:r w:rsidRPr="007036CE">
              <w:rPr>
                <w:szCs w:val="22"/>
              </w:rPr>
              <w:t>AmountCurRub</w:t>
            </w:r>
          </w:p>
        </w:tc>
        <w:tc>
          <w:tcPr>
            <w:tcW w:w="1391" w:type="pct"/>
          </w:tcPr>
          <w:p w14:paraId="2271C125" w14:textId="5DD7942A" w:rsidR="00501F74" w:rsidRPr="007036CE" w:rsidRDefault="00501F74" w:rsidP="00501F74">
            <w:pPr>
              <w:pStyle w:val="GOSTTablenorm"/>
              <w:rPr>
                <w:szCs w:val="22"/>
              </w:rPr>
            </w:pPr>
            <w:r w:rsidRPr="007036CE">
              <w:rPr>
                <w:szCs w:val="22"/>
              </w:rPr>
              <w:t xml:space="preserve">Сумма передается в единицах валюты с точностью 2 знака после запятой </w:t>
            </w:r>
            <w:r w:rsidR="00BC0B8A" w:rsidRPr="007036CE">
              <w:t>–</w:t>
            </w:r>
            <w:r w:rsidRPr="007036CE">
              <w:rPr>
                <w:szCs w:val="22"/>
              </w:rPr>
              <w:t xml:space="preserve"> необходимо конвертировать в минимальные единицы валюты (для данного типа документов умножить на 100)</w:t>
            </w:r>
          </w:p>
        </w:tc>
      </w:tr>
      <w:tr w:rsidR="00501F74" w:rsidRPr="007036CE" w14:paraId="4EB7B137" w14:textId="77777777" w:rsidTr="00A759FD">
        <w:tc>
          <w:tcPr>
            <w:tcW w:w="1100" w:type="pct"/>
            <w:hideMark/>
          </w:tcPr>
          <w:p w14:paraId="3121BADF" w14:textId="77777777" w:rsidR="00501F74" w:rsidRPr="007036CE" w:rsidRDefault="00501F74" w:rsidP="00501F74">
            <w:pPr>
              <w:pStyle w:val="GOSTTablenorm"/>
              <w:rPr>
                <w:szCs w:val="22"/>
              </w:rPr>
            </w:pPr>
            <w:r w:rsidRPr="007036CE">
              <w:rPr>
                <w:szCs w:val="22"/>
              </w:rPr>
              <w:t>Сумма_валюта_операции</w:t>
            </w:r>
          </w:p>
        </w:tc>
        <w:tc>
          <w:tcPr>
            <w:tcW w:w="309" w:type="pct"/>
            <w:hideMark/>
          </w:tcPr>
          <w:p w14:paraId="760ADDAB" w14:textId="77777777" w:rsidR="00501F74" w:rsidRPr="007036CE" w:rsidRDefault="00501F74" w:rsidP="00501F74">
            <w:pPr>
              <w:pStyle w:val="GOSTTablenorm"/>
              <w:rPr>
                <w:szCs w:val="22"/>
              </w:rPr>
            </w:pPr>
            <w:r w:rsidRPr="007036CE">
              <w:rPr>
                <w:szCs w:val="22"/>
              </w:rPr>
              <w:t>да</w:t>
            </w:r>
          </w:p>
        </w:tc>
        <w:tc>
          <w:tcPr>
            <w:tcW w:w="1100" w:type="pct"/>
            <w:hideMark/>
          </w:tcPr>
          <w:p w14:paraId="19E6DA9A" w14:textId="77777777" w:rsidR="00501F74" w:rsidRPr="007036CE" w:rsidRDefault="00501F74" w:rsidP="00501F74">
            <w:pPr>
              <w:pStyle w:val="GOSTTablenorm"/>
              <w:rPr>
                <w:szCs w:val="22"/>
              </w:rPr>
            </w:pPr>
            <w:r w:rsidRPr="007036CE">
              <w:rPr>
                <w:szCs w:val="22"/>
              </w:rPr>
              <w:t>Сумма в валюте заявки (по строке документа)</w:t>
            </w:r>
          </w:p>
        </w:tc>
        <w:tc>
          <w:tcPr>
            <w:tcW w:w="1100" w:type="pct"/>
            <w:hideMark/>
          </w:tcPr>
          <w:p w14:paraId="485D1059" w14:textId="77777777" w:rsidR="00501F74" w:rsidRPr="007036CE" w:rsidRDefault="00501F74" w:rsidP="00501F74">
            <w:pPr>
              <w:pStyle w:val="GOSTTablenorm"/>
              <w:rPr>
                <w:szCs w:val="22"/>
              </w:rPr>
            </w:pPr>
            <w:r w:rsidRPr="007036CE">
              <w:rPr>
                <w:szCs w:val="22"/>
                <w:lang w:val="en-US"/>
              </w:rPr>
              <w:t>ZRST:</w:t>
            </w:r>
            <w:r w:rsidRPr="007036CE">
              <w:t>AmntCrrPrpsl</w:t>
            </w:r>
          </w:p>
        </w:tc>
        <w:tc>
          <w:tcPr>
            <w:tcW w:w="1391" w:type="pct"/>
            <w:hideMark/>
          </w:tcPr>
          <w:p w14:paraId="35490E55" w14:textId="0DF2B443" w:rsidR="00501F74" w:rsidRPr="007036CE" w:rsidRDefault="00501F74" w:rsidP="00501F74">
            <w:pPr>
              <w:pStyle w:val="GOSTTablenorm"/>
              <w:rPr>
                <w:szCs w:val="22"/>
              </w:rPr>
            </w:pPr>
            <w:r w:rsidRPr="007036CE">
              <w:rPr>
                <w:szCs w:val="22"/>
              </w:rPr>
              <w:t xml:space="preserve">Сумма передается в единицах валюты с точностью 2 знака после запятой </w:t>
            </w:r>
            <w:r w:rsidR="00BC0B8A" w:rsidRPr="007036CE">
              <w:t>–</w:t>
            </w:r>
            <w:r w:rsidRPr="007036CE">
              <w:rPr>
                <w:szCs w:val="22"/>
              </w:rPr>
              <w:t xml:space="preserve"> необходимо конвертировать в минимальные единицы валюты (для данного типа документов умножить на 100)</w:t>
            </w:r>
          </w:p>
        </w:tc>
      </w:tr>
      <w:tr w:rsidR="00501F74" w:rsidRPr="007036CE" w14:paraId="7CDB9732" w14:textId="77777777" w:rsidTr="00A759FD">
        <w:tc>
          <w:tcPr>
            <w:tcW w:w="1100" w:type="pct"/>
            <w:hideMark/>
          </w:tcPr>
          <w:p w14:paraId="781658C1" w14:textId="77777777" w:rsidR="00501F74" w:rsidRPr="007036CE" w:rsidRDefault="00501F74" w:rsidP="00501F74">
            <w:pPr>
              <w:pStyle w:val="GOSTTablenorm"/>
              <w:rPr>
                <w:szCs w:val="22"/>
              </w:rPr>
            </w:pPr>
            <w:r w:rsidRPr="007036CE">
              <w:rPr>
                <w:szCs w:val="22"/>
              </w:rPr>
              <w:t>Сумма_валюта_учета_руб</w:t>
            </w:r>
          </w:p>
        </w:tc>
        <w:tc>
          <w:tcPr>
            <w:tcW w:w="309" w:type="pct"/>
            <w:hideMark/>
          </w:tcPr>
          <w:p w14:paraId="0C57D2C9" w14:textId="77777777" w:rsidR="00501F74" w:rsidRPr="007036CE" w:rsidRDefault="00501F74" w:rsidP="00501F74">
            <w:pPr>
              <w:pStyle w:val="GOSTTablenorm"/>
              <w:rPr>
                <w:szCs w:val="22"/>
              </w:rPr>
            </w:pPr>
            <w:r w:rsidRPr="007036CE">
              <w:rPr>
                <w:szCs w:val="22"/>
              </w:rPr>
              <w:t>да</w:t>
            </w:r>
          </w:p>
        </w:tc>
        <w:tc>
          <w:tcPr>
            <w:tcW w:w="1100" w:type="pct"/>
            <w:hideMark/>
          </w:tcPr>
          <w:p w14:paraId="203E2770" w14:textId="77777777" w:rsidR="00501F74" w:rsidRPr="007036CE" w:rsidRDefault="00501F74" w:rsidP="00501F74">
            <w:pPr>
              <w:pStyle w:val="GOSTTablenorm"/>
              <w:rPr>
                <w:szCs w:val="22"/>
              </w:rPr>
            </w:pPr>
            <w:r w:rsidRPr="007036CE">
              <w:rPr>
                <w:szCs w:val="22"/>
              </w:rPr>
              <w:t>Сумма в валюте учета (руб) (по строке документа)</w:t>
            </w:r>
          </w:p>
        </w:tc>
        <w:tc>
          <w:tcPr>
            <w:tcW w:w="1100" w:type="pct"/>
            <w:hideMark/>
          </w:tcPr>
          <w:p w14:paraId="0B7BB2EE" w14:textId="77777777" w:rsidR="00501F74" w:rsidRPr="007036CE" w:rsidRDefault="00501F74" w:rsidP="00501F74">
            <w:pPr>
              <w:pStyle w:val="GOSTTablenorm"/>
              <w:rPr>
                <w:rFonts w:eastAsiaTheme="minorEastAsia"/>
                <w:szCs w:val="22"/>
              </w:rPr>
            </w:pPr>
            <w:r w:rsidRPr="007036CE">
              <w:rPr>
                <w:szCs w:val="22"/>
                <w:lang w:val="en-US"/>
              </w:rPr>
              <w:t>ZRST:</w:t>
            </w:r>
            <w:r w:rsidRPr="007036CE">
              <w:t>AmntCrrPrpsl</w:t>
            </w:r>
          </w:p>
          <w:p w14:paraId="238C13A1" w14:textId="77777777" w:rsidR="00501F74" w:rsidRPr="007036CE" w:rsidRDefault="00501F74" w:rsidP="00501F74">
            <w:pPr>
              <w:pStyle w:val="GOSTTablenorm"/>
              <w:rPr>
                <w:szCs w:val="22"/>
              </w:rPr>
            </w:pPr>
            <w:r w:rsidRPr="007036CE">
              <w:rPr>
                <w:szCs w:val="22"/>
                <w:lang w:val="en-US"/>
              </w:rPr>
              <w:t>ZRST:</w:t>
            </w:r>
            <w:r w:rsidRPr="007036CE">
              <w:rPr>
                <w:szCs w:val="22"/>
              </w:rPr>
              <w:t>AmountCurRub</w:t>
            </w:r>
          </w:p>
        </w:tc>
        <w:tc>
          <w:tcPr>
            <w:tcW w:w="1391" w:type="pct"/>
            <w:hideMark/>
          </w:tcPr>
          <w:p w14:paraId="4FD9BFAF" w14:textId="77777777" w:rsidR="00501F74" w:rsidRPr="007036CE" w:rsidRDefault="00501F74" w:rsidP="00501F74">
            <w:pPr>
              <w:pStyle w:val="GOSTTablenorm"/>
              <w:rPr>
                <w:szCs w:val="22"/>
              </w:rPr>
            </w:pPr>
            <w:r w:rsidRPr="007036CE">
              <w:rPr>
                <w:szCs w:val="22"/>
              </w:rPr>
              <w:t>Алгоритм вычисления зависит от значения атрибута Код_валюты:</w:t>
            </w:r>
          </w:p>
          <w:p w14:paraId="6F9B7F41" w14:textId="77777777" w:rsidR="00501F74" w:rsidRPr="007036CE" w:rsidRDefault="00501F74" w:rsidP="00501F74">
            <w:pPr>
              <w:pStyle w:val="GOSTTableListNum10"/>
              <w:numPr>
                <w:ilvl w:val="0"/>
                <w:numId w:val="35"/>
              </w:numPr>
            </w:pPr>
            <w:r w:rsidRPr="007036CE">
              <w:t xml:space="preserve"> если Код_валюты = 643, то в атрибут передается значение реквизита ZRST:AmntCrrPrpsl*100;</w:t>
            </w:r>
          </w:p>
          <w:p w14:paraId="3B6DC2EB" w14:textId="77777777" w:rsidR="00501F74" w:rsidRPr="007036CE" w:rsidRDefault="00501F74" w:rsidP="00501F74">
            <w:pPr>
              <w:pStyle w:val="GOSTTableListNum10"/>
            </w:pPr>
            <w:r w:rsidRPr="007036CE">
              <w:t xml:space="preserve"> если Код_валюты &lt;&gt; 643, то в атрибут передается значение реквизита ZRST:AmountCurRub*100</w:t>
            </w:r>
          </w:p>
        </w:tc>
      </w:tr>
    </w:tbl>
    <w:bookmarkStart w:id="9941" w:name="_Toc121319651"/>
    <w:p w14:paraId="0F44539A" w14:textId="17AE585B" w:rsidR="007770AB" w:rsidRPr="007036CE" w:rsidRDefault="007770AB" w:rsidP="00CC7251">
      <w:pPr>
        <w:pStyle w:val="GOSTNameTable"/>
      </w:pPr>
      <w:r w:rsidRPr="007036CE">
        <w:lastRenderedPageBreak/>
        <w:fldChar w:fldCharType="begin"/>
      </w:r>
      <w:r w:rsidRPr="007036CE">
        <w:instrText xml:space="preserve"> SEQ Таблица \* ARABIC </w:instrText>
      </w:r>
      <w:r w:rsidRPr="007036CE">
        <w:fldChar w:fldCharType="separate"/>
      </w:r>
      <w:bookmarkStart w:id="9942" w:name="_Toc222928023"/>
      <w:r w:rsidR="00BD74E1">
        <w:rPr>
          <w:noProof/>
        </w:rPr>
        <w:t>50</w:t>
      </w:r>
      <w:r w:rsidRPr="007036CE">
        <w:fldChar w:fldCharType="end"/>
      </w:r>
      <w:r w:rsidRPr="007036CE">
        <w:t xml:space="preserve"> </w:t>
      </w:r>
      <w:r w:rsidR="00CC2920" w:rsidRPr="007036CE">
        <w:t>–</w:t>
      </w:r>
      <w:r w:rsidRPr="007036CE">
        <w:t xml:space="preserve"> Перечень атрибутов, соответствующих типу документа «Заявка на кассовый расход (сокращенная)» (ф. 0531851) </w:t>
      </w:r>
      <w:del w:id="9943" w:author="Кирилл Воробьёв" w:date="2024-08-10T14:49:00Z">
        <w:r w:rsidRPr="007036CE" w:rsidDel="008334C7">
          <w:delText>MSC_ApplCashFlowShrt_PBS</w:delText>
        </w:r>
      </w:del>
      <w:ins w:id="9944" w:author="Кирилл Воробьёв" w:date="2024-08-10T14:49:00Z">
        <w:r w:rsidR="008334C7" w:rsidRPr="007036CE">
          <w:t>MSC_ApplCashFShrt_PBS</w:t>
        </w:r>
      </w:ins>
      <w:bookmarkEnd w:id="9942"/>
    </w:p>
    <w:tbl>
      <w:tblPr>
        <w:tblStyle w:val="GOSTTable"/>
        <w:tblW w:w="5000" w:type="pct"/>
        <w:tblLayout w:type="fixed"/>
        <w:tblLook w:val="07E0" w:firstRow="1" w:lastRow="1" w:firstColumn="1" w:lastColumn="1" w:noHBand="1" w:noVBand="1"/>
      </w:tblPr>
      <w:tblGrid>
        <w:gridCol w:w="3467"/>
        <w:gridCol w:w="996"/>
        <w:gridCol w:w="3467"/>
        <w:gridCol w:w="3433"/>
        <w:gridCol w:w="4397"/>
      </w:tblGrid>
      <w:tr w:rsidR="00752599" w:rsidRPr="007036CE" w14:paraId="1380DC59" w14:textId="77777777" w:rsidTr="00A759FD">
        <w:trPr>
          <w:cnfStyle w:val="100000000000" w:firstRow="1" w:lastRow="0" w:firstColumn="0" w:lastColumn="0" w:oddVBand="0" w:evenVBand="0" w:oddHBand="0" w:evenHBand="0" w:firstRowFirstColumn="0" w:firstRowLastColumn="0" w:lastRowFirstColumn="0" w:lastRowLastColumn="0"/>
        </w:trPr>
        <w:tc>
          <w:tcPr>
            <w:tcW w:w="1100" w:type="pct"/>
            <w:hideMark/>
          </w:tcPr>
          <w:p w14:paraId="4B47E6EE" w14:textId="77777777" w:rsidR="00D94060" w:rsidRPr="007036CE" w:rsidRDefault="00D94060" w:rsidP="00D94060">
            <w:pPr>
              <w:pStyle w:val="GOSTTableHead"/>
              <w:rPr>
                <w:szCs w:val="22"/>
              </w:rPr>
            </w:pPr>
            <w:r w:rsidRPr="007036CE">
              <w:rPr>
                <w:szCs w:val="22"/>
              </w:rPr>
              <w:t>Наименование атрибута</w:t>
            </w:r>
          </w:p>
        </w:tc>
        <w:tc>
          <w:tcPr>
            <w:tcW w:w="316" w:type="pct"/>
            <w:hideMark/>
          </w:tcPr>
          <w:p w14:paraId="207303D7" w14:textId="77777777" w:rsidR="00D94060" w:rsidRPr="007036CE" w:rsidRDefault="00D94060" w:rsidP="00D94060">
            <w:pPr>
              <w:pStyle w:val="GOSTTableHead"/>
              <w:rPr>
                <w:szCs w:val="22"/>
              </w:rPr>
            </w:pPr>
            <w:r w:rsidRPr="007036CE">
              <w:rPr>
                <w:szCs w:val="22"/>
              </w:rPr>
              <w:t>Вычисляемый атрибут</w:t>
            </w:r>
          </w:p>
        </w:tc>
        <w:tc>
          <w:tcPr>
            <w:tcW w:w="1100" w:type="pct"/>
            <w:hideMark/>
          </w:tcPr>
          <w:p w14:paraId="77671E9A" w14:textId="77777777" w:rsidR="00D94060" w:rsidRPr="007036CE" w:rsidRDefault="00D94060" w:rsidP="00D94060">
            <w:pPr>
              <w:pStyle w:val="GOSTTableHead"/>
              <w:rPr>
                <w:szCs w:val="22"/>
              </w:rPr>
            </w:pPr>
            <w:r w:rsidRPr="007036CE">
              <w:rPr>
                <w:szCs w:val="22"/>
              </w:rPr>
              <w:t>Описание атрибута</w:t>
            </w:r>
          </w:p>
        </w:tc>
        <w:tc>
          <w:tcPr>
            <w:tcW w:w="1089" w:type="pct"/>
            <w:hideMark/>
          </w:tcPr>
          <w:p w14:paraId="4A0DEF6F" w14:textId="77777777" w:rsidR="00D94060" w:rsidRPr="007036CE" w:rsidRDefault="00D94060" w:rsidP="00D94060">
            <w:pPr>
              <w:pStyle w:val="GOSTTableHead"/>
              <w:rPr>
                <w:szCs w:val="22"/>
              </w:rPr>
            </w:pPr>
            <w:r w:rsidRPr="007036CE">
              <w:rPr>
                <w:szCs w:val="22"/>
              </w:rPr>
              <w:t>Реквизит документа (наименование тега)</w:t>
            </w:r>
          </w:p>
        </w:tc>
        <w:tc>
          <w:tcPr>
            <w:tcW w:w="1395" w:type="pct"/>
            <w:hideMark/>
          </w:tcPr>
          <w:p w14:paraId="13A747F9" w14:textId="77777777" w:rsidR="00D94060" w:rsidRPr="007036CE" w:rsidRDefault="00D94060" w:rsidP="00D94060">
            <w:pPr>
              <w:pStyle w:val="GOSTTableHead"/>
              <w:rPr>
                <w:szCs w:val="22"/>
              </w:rPr>
            </w:pPr>
            <w:r w:rsidRPr="007036CE">
              <w:rPr>
                <w:szCs w:val="22"/>
              </w:rPr>
              <w:t>Алгоритм вычисления</w:t>
            </w:r>
          </w:p>
        </w:tc>
      </w:tr>
      <w:tr w:rsidR="00752599" w:rsidRPr="007036CE" w14:paraId="4136C93C" w14:textId="77777777" w:rsidTr="00A759FD">
        <w:tc>
          <w:tcPr>
            <w:tcW w:w="1100" w:type="pct"/>
            <w:hideMark/>
          </w:tcPr>
          <w:p w14:paraId="51920159" w14:textId="77777777" w:rsidR="00D94060" w:rsidRPr="007036CE" w:rsidRDefault="00D94060" w:rsidP="0041658B">
            <w:pPr>
              <w:pStyle w:val="GOSTTablenorm"/>
            </w:pPr>
            <w:r w:rsidRPr="007036CE">
              <w:t>Номер_документа*</w:t>
            </w:r>
          </w:p>
        </w:tc>
        <w:tc>
          <w:tcPr>
            <w:tcW w:w="316" w:type="pct"/>
            <w:hideMark/>
          </w:tcPr>
          <w:p w14:paraId="694A83F4" w14:textId="77777777" w:rsidR="00D94060" w:rsidRPr="007036CE" w:rsidRDefault="00D94060">
            <w:pPr>
              <w:pStyle w:val="GOSTTablenorm"/>
            </w:pPr>
            <w:r w:rsidRPr="007036CE">
              <w:t>нет</w:t>
            </w:r>
          </w:p>
        </w:tc>
        <w:tc>
          <w:tcPr>
            <w:tcW w:w="1100" w:type="pct"/>
            <w:hideMark/>
          </w:tcPr>
          <w:p w14:paraId="6AB51290" w14:textId="77777777" w:rsidR="00D94060" w:rsidRPr="007036CE" w:rsidRDefault="00D94060">
            <w:pPr>
              <w:pStyle w:val="GOSTTablenorm"/>
            </w:pPr>
            <w:r w:rsidRPr="007036CE">
              <w:t>Номер документа</w:t>
            </w:r>
          </w:p>
        </w:tc>
        <w:tc>
          <w:tcPr>
            <w:tcW w:w="1089" w:type="pct"/>
            <w:hideMark/>
          </w:tcPr>
          <w:p w14:paraId="3F95FFDF" w14:textId="77777777" w:rsidR="00D94060" w:rsidRPr="007036CE" w:rsidRDefault="00D94060">
            <w:pPr>
              <w:pStyle w:val="GOSTTablenorm"/>
            </w:pPr>
            <w:r w:rsidRPr="007036CE">
              <w:t>ZR_RqstNm</w:t>
            </w:r>
          </w:p>
        </w:tc>
        <w:tc>
          <w:tcPr>
            <w:tcW w:w="1395" w:type="pct"/>
          </w:tcPr>
          <w:p w14:paraId="7885D484" w14:textId="77777777" w:rsidR="00D94060" w:rsidRPr="007036CE" w:rsidRDefault="00D94060" w:rsidP="00D94060">
            <w:pPr>
              <w:rPr>
                <w:sz w:val="22"/>
                <w:szCs w:val="22"/>
              </w:rPr>
            </w:pPr>
          </w:p>
        </w:tc>
      </w:tr>
      <w:tr w:rsidR="00752599" w:rsidRPr="007036CE" w14:paraId="4744D289" w14:textId="77777777" w:rsidTr="00A759FD">
        <w:tc>
          <w:tcPr>
            <w:tcW w:w="1100" w:type="pct"/>
            <w:hideMark/>
          </w:tcPr>
          <w:p w14:paraId="6DD2D13F" w14:textId="77777777" w:rsidR="00D94060" w:rsidRPr="007036CE" w:rsidRDefault="00D94060" w:rsidP="0041658B">
            <w:pPr>
              <w:pStyle w:val="GOSTTablenorm"/>
            </w:pPr>
            <w:r w:rsidRPr="007036CE">
              <w:t>Дата_документа*</w:t>
            </w:r>
          </w:p>
        </w:tc>
        <w:tc>
          <w:tcPr>
            <w:tcW w:w="316" w:type="pct"/>
            <w:hideMark/>
          </w:tcPr>
          <w:p w14:paraId="4BB23E8B" w14:textId="77777777" w:rsidR="00D94060" w:rsidRPr="007036CE" w:rsidRDefault="00D94060">
            <w:pPr>
              <w:pStyle w:val="GOSTTablenorm"/>
            </w:pPr>
            <w:r w:rsidRPr="007036CE">
              <w:t>нет</w:t>
            </w:r>
          </w:p>
        </w:tc>
        <w:tc>
          <w:tcPr>
            <w:tcW w:w="1100" w:type="pct"/>
            <w:hideMark/>
          </w:tcPr>
          <w:p w14:paraId="101640A0" w14:textId="77777777" w:rsidR="00D94060" w:rsidRPr="007036CE" w:rsidRDefault="00D94060">
            <w:pPr>
              <w:pStyle w:val="GOSTTablenorm"/>
            </w:pPr>
            <w:r w:rsidRPr="007036CE">
              <w:t>Дата документа</w:t>
            </w:r>
          </w:p>
        </w:tc>
        <w:tc>
          <w:tcPr>
            <w:tcW w:w="1089" w:type="pct"/>
            <w:hideMark/>
          </w:tcPr>
          <w:p w14:paraId="40BA03B4" w14:textId="77777777" w:rsidR="00D94060" w:rsidRPr="007036CE" w:rsidRDefault="00D94060">
            <w:pPr>
              <w:pStyle w:val="GOSTTablenorm"/>
            </w:pPr>
            <w:r w:rsidRPr="007036CE">
              <w:t>ZR_MSC_Infrmtn_CrtnDt</w:t>
            </w:r>
          </w:p>
        </w:tc>
        <w:tc>
          <w:tcPr>
            <w:tcW w:w="1395" w:type="pct"/>
          </w:tcPr>
          <w:p w14:paraId="3B2CF877" w14:textId="77777777" w:rsidR="00D94060" w:rsidRPr="007036CE" w:rsidRDefault="00D94060" w:rsidP="00D94060">
            <w:pPr>
              <w:rPr>
                <w:sz w:val="22"/>
                <w:szCs w:val="22"/>
              </w:rPr>
            </w:pPr>
          </w:p>
        </w:tc>
      </w:tr>
      <w:tr w:rsidR="00752599" w:rsidRPr="007036CE" w14:paraId="5709F0A2" w14:textId="77777777" w:rsidTr="00A759FD">
        <w:tc>
          <w:tcPr>
            <w:tcW w:w="1100" w:type="pct"/>
          </w:tcPr>
          <w:p w14:paraId="364D9B6D" w14:textId="77777777" w:rsidR="00CE15BD" w:rsidRPr="007036CE" w:rsidRDefault="00CE15BD" w:rsidP="0041658B">
            <w:pPr>
              <w:pStyle w:val="GOSTTablenorm"/>
            </w:pPr>
            <w:r w:rsidRPr="007036CE">
              <w:t>Вид_документа</w:t>
            </w:r>
          </w:p>
        </w:tc>
        <w:tc>
          <w:tcPr>
            <w:tcW w:w="316" w:type="pct"/>
          </w:tcPr>
          <w:p w14:paraId="5A506D47" w14:textId="77777777" w:rsidR="00CE15BD" w:rsidRPr="007036CE" w:rsidRDefault="004264F2">
            <w:pPr>
              <w:pStyle w:val="GOSTTablenorm"/>
            </w:pPr>
            <w:r w:rsidRPr="007036CE">
              <w:t>да</w:t>
            </w:r>
          </w:p>
        </w:tc>
        <w:tc>
          <w:tcPr>
            <w:tcW w:w="1100" w:type="pct"/>
          </w:tcPr>
          <w:p w14:paraId="5A7D1DF9" w14:textId="77777777" w:rsidR="00CE15BD" w:rsidRPr="007036CE" w:rsidRDefault="00CE15BD">
            <w:pPr>
              <w:pStyle w:val="GOSTTablenorm"/>
            </w:pPr>
            <w:r w:rsidRPr="007036CE">
              <w:t>Вид документа</w:t>
            </w:r>
          </w:p>
        </w:tc>
        <w:tc>
          <w:tcPr>
            <w:tcW w:w="1089" w:type="pct"/>
          </w:tcPr>
          <w:p w14:paraId="0CF3C9DA" w14:textId="77777777" w:rsidR="00CE15BD" w:rsidRPr="007036CE" w:rsidRDefault="00A50778">
            <w:pPr>
              <w:pStyle w:val="GOSTTablenorm"/>
            </w:pPr>
            <w:r w:rsidRPr="007036CE">
              <w:t>ZR_RqstTp</w:t>
            </w:r>
          </w:p>
        </w:tc>
        <w:tc>
          <w:tcPr>
            <w:tcW w:w="1395" w:type="pct"/>
          </w:tcPr>
          <w:p w14:paraId="7F93755A" w14:textId="77777777" w:rsidR="00CE15BD" w:rsidRPr="007036CE" w:rsidRDefault="00527868" w:rsidP="00527868">
            <w:pPr>
              <w:pStyle w:val="GOSTTablenorm"/>
              <w:rPr>
                <w:szCs w:val="22"/>
              </w:rPr>
            </w:pPr>
            <w:r w:rsidRPr="007036CE">
              <w:t>Если</w:t>
            </w:r>
            <w:r w:rsidRPr="007036CE">
              <w:rPr>
                <w:szCs w:val="22"/>
              </w:rPr>
              <w:t xml:space="preserve"> в теге документа «</w:t>
            </w:r>
            <w:r w:rsidRPr="007036CE">
              <w:rPr>
                <w:rFonts w:ascii="-apple-system" w:hAnsi="-apple-system"/>
                <w:sz w:val="21"/>
                <w:szCs w:val="21"/>
                <w:shd w:val="clear" w:color="auto" w:fill="FFFFFF"/>
              </w:rPr>
              <w:t>ZKS</w:t>
            </w:r>
            <w:r w:rsidRPr="007036CE">
              <w:rPr>
                <w:szCs w:val="22"/>
              </w:rPr>
              <w:t xml:space="preserve">», то значение </w:t>
            </w:r>
            <w:r w:rsidR="00401228" w:rsidRPr="007036CE">
              <w:rPr>
                <w:szCs w:val="22"/>
              </w:rPr>
              <w:t>«ЗКС»</w:t>
            </w:r>
          </w:p>
        </w:tc>
      </w:tr>
      <w:tr w:rsidR="00752599" w:rsidRPr="007036CE" w14:paraId="72095E2E" w14:textId="77777777" w:rsidTr="00A759FD">
        <w:tc>
          <w:tcPr>
            <w:tcW w:w="1100" w:type="pct"/>
          </w:tcPr>
          <w:p w14:paraId="33616945" w14:textId="77777777" w:rsidR="00CE15BD" w:rsidRPr="007036CE" w:rsidRDefault="00CE15BD" w:rsidP="0041658B">
            <w:pPr>
              <w:pStyle w:val="GOSTTablenorm"/>
            </w:pPr>
            <w:r w:rsidRPr="007036CE">
              <w:t>Наименование_документа</w:t>
            </w:r>
          </w:p>
        </w:tc>
        <w:tc>
          <w:tcPr>
            <w:tcW w:w="316" w:type="pct"/>
          </w:tcPr>
          <w:p w14:paraId="3B103D8E" w14:textId="77777777" w:rsidR="00CE15BD" w:rsidRPr="007036CE" w:rsidRDefault="00CE15BD">
            <w:pPr>
              <w:pStyle w:val="GOSTTablenorm"/>
            </w:pPr>
            <w:r w:rsidRPr="007036CE">
              <w:t>да</w:t>
            </w:r>
          </w:p>
        </w:tc>
        <w:tc>
          <w:tcPr>
            <w:tcW w:w="1100" w:type="pct"/>
          </w:tcPr>
          <w:p w14:paraId="791640FB" w14:textId="77777777" w:rsidR="00CE15BD" w:rsidRPr="007036CE" w:rsidRDefault="00CE15BD">
            <w:pPr>
              <w:pStyle w:val="GOSTTablenorm"/>
            </w:pPr>
            <w:r w:rsidRPr="007036CE">
              <w:t>Наименование документа</w:t>
            </w:r>
          </w:p>
        </w:tc>
        <w:tc>
          <w:tcPr>
            <w:tcW w:w="1089" w:type="pct"/>
          </w:tcPr>
          <w:p w14:paraId="65C7D990" w14:textId="77777777" w:rsidR="00CE15BD" w:rsidRPr="007036CE" w:rsidRDefault="00CE15BD">
            <w:pPr>
              <w:pStyle w:val="GOSTTablenorm"/>
            </w:pPr>
          </w:p>
        </w:tc>
        <w:tc>
          <w:tcPr>
            <w:tcW w:w="1395" w:type="pct"/>
          </w:tcPr>
          <w:p w14:paraId="3EF2573C" w14:textId="77777777" w:rsidR="00CE15BD" w:rsidRPr="007036CE" w:rsidRDefault="00CE15BD" w:rsidP="00802219">
            <w:pPr>
              <w:pStyle w:val="GOSTTablenorm"/>
            </w:pPr>
            <w:r w:rsidRPr="007036CE">
              <w:t xml:space="preserve">Наименование документа определяется по справочнику </w:t>
            </w:r>
            <w:r w:rsidR="003C6BF1" w:rsidRPr="007036CE">
              <w:t>«</w:t>
            </w:r>
            <w:r w:rsidRPr="007036CE">
              <w:t>Типы документов</w:t>
            </w:r>
            <w:r w:rsidR="003C6BF1" w:rsidRPr="007036CE">
              <w:t>»</w:t>
            </w:r>
            <w:r w:rsidRPr="007036CE">
              <w:t xml:space="preserve"> с помощью значения атрибута Тип_документа (</w:t>
            </w:r>
            <w:r w:rsidRPr="007036CE">
              <w:rPr>
                <w:lang w:val="en-US"/>
              </w:rPr>
              <w:t>TypeDoc</w:t>
            </w:r>
            <w:r w:rsidRPr="007036CE">
              <w:t>) из заголовка запроса</w:t>
            </w:r>
          </w:p>
        </w:tc>
      </w:tr>
      <w:tr w:rsidR="00752599" w:rsidRPr="007036CE" w14:paraId="25A55176" w14:textId="77777777" w:rsidTr="00A759FD">
        <w:tc>
          <w:tcPr>
            <w:tcW w:w="1100" w:type="pct"/>
          </w:tcPr>
          <w:p w14:paraId="6C6EEC31" w14:textId="77777777" w:rsidR="00CE15BD" w:rsidRPr="007036CE" w:rsidRDefault="00CE15BD" w:rsidP="0041658B">
            <w:pPr>
              <w:pStyle w:val="GOSTTablenorm"/>
            </w:pPr>
            <w:r w:rsidRPr="007036CE">
              <w:t>Дата_ввода_в_действие</w:t>
            </w:r>
          </w:p>
        </w:tc>
        <w:tc>
          <w:tcPr>
            <w:tcW w:w="316" w:type="pct"/>
          </w:tcPr>
          <w:p w14:paraId="7667F9C6" w14:textId="77777777" w:rsidR="00CE15BD" w:rsidRPr="007036CE" w:rsidRDefault="00CE15BD">
            <w:pPr>
              <w:pStyle w:val="GOSTTablenorm"/>
            </w:pPr>
            <w:r w:rsidRPr="007036CE">
              <w:t>да</w:t>
            </w:r>
          </w:p>
        </w:tc>
        <w:tc>
          <w:tcPr>
            <w:tcW w:w="1100" w:type="pct"/>
          </w:tcPr>
          <w:p w14:paraId="0DE62961" w14:textId="77777777" w:rsidR="00CE15BD" w:rsidRPr="007036CE" w:rsidRDefault="00CE15BD">
            <w:pPr>
              <w:pStyle w:val="GOSTTablenorm"/>
            </w:pPr>
            <w:r w:rsidRPr="007036CE">
              <w:t>Дата ввода в действие</w:t>
            </w:r>
          </w:p>
        </w:tc>
        <w:tc>
          <w:tcPr>
            <w:tcW w:w="1089" w:type="pct"/>
          </w:tcPr>
          <w:p w14:paraId="51CE18DF" w14:textId="77777777" w:rsidR="00CE15BD" w:rsidRPr="007036CE" w:rsidRDefault="00CE15BD">
            <w:pPr>
              <w:pStyle w:val="GOSTTablenorm"/>
            </w:pPr>
            <w:r w:rsidRPr="007036CE">
              <w:t>SettlementDate (из заголовка запроса)</w:t>
            </w:r>
          </w:p>
        </w:tc>
        <w:tc>
          <w:tcPr>
            <w:tcW w:w="1395" w:type="pct"/>
          </w:tcPr>
          <w:p w14:paraId="6A9D0A69" w14:textId="77777777" w:rsidR="00CE15BD" w:rsidRPr="007036CE" w:rsidRDefault="00CE15BD" w:rsidP="00802219">
            <w:pPr>
              <w:pStyle w:val="GOSTTablenorm"/>
            </w:pPr>
            <w:r w:rsidRPr="007036CE">
              <w:t>Для данного типа документов Дата_ввода_в_действие</w:t>
            </w:r>
            <w:ins w:id="9945" w:author="Сатлер Марина Викторовна" w:date="2024-01-15T14:41:00Z">
              <w:r w:rsidR="003C6BF1" w:rsidRPr="007036CE">
                <w:t> </w:t>
              </w:r>
            </w:ins>
            <w:r w:rsidRPr="007036CE">
              <w:t>=</w:t>
            </w:r>
            <w:ins w:id="9946" w:author="Сатлер Марина Викторовна" w:date="2024-01-15T14:41:00Z">
              <w:r w:rsidR="003C6BF1" w:rsidRPr="007036CE">
                <w:t> </w:t>
              </w:r>
            </w:ins>
            <w:r w:rsidRPr="007036CE">
              <w:t>Дата_отражения_в_учете</w:t>
            </w:r>
          </w:p>
        </w:tc>
      </w:tr>
      <w:tr w:rsidR="00752599" w:rsidRPr="007036CE" w14:paraId="5B791D72" w14:textId="77777777" w:rsidTr="00A759FD">
        <w:tc>
          <w:tcPr>
            <w:tcW w:w="1100" w:type="pct"/>
          </w:tcPr>
          <w:p w14:paraId="5232E43F" w14:textId="77777777" w:rsidR="00CE15BD" w:rsidRPr="007036CE" w:rsidRDefault="00CE15BD" w:rsidP="0041658B">
            <w:pPr>
              <w:pStyle w:val="GOSTTablenorm"/>
            </w:pPr>
            <w:r w:rsidRPr="007036CE">
              <w:t>Код_валюты</w:t>
            </w:r>
          </w:p>
        </w:tc>
        <w:tc>
          <w:tcPr>
            <w:tcW w:w="316" w:type="pct"/>
          </w:tcPr>
          <w:p w14:paraId="056B3090" w14:textId="77777777" w:rsidR="00CE15BD" w:rsidRPr="007036CE" w:rsidRDefault="00CE15BD">
            <w:pPr>
              <w:pStyle w:val="GOSTTablenorm"/>
            </w:pPr>
            <w:r w:rsidRPr="007036CE">
              <w:t>да</w:t>
            </w:r>
          </w:p>
        </w:tc>
        <w:tc>
          <w:tcPr>
            <w:tcW w:w="1100" w:type="pct"/>
          </w:tcPr>
          <w:p w14:paraId="7C32B876" w14:textId="77777777" w:rsidR="00CE15BD" w:rsidRPr="007036CE" w:rsidRDefault="00CE15BD">
            <w:pPr>
              <w:pStyle w:val="GOSTTablenorm"/>
            </w:pPr>
            <w:r w:rsidRPr="007036CE">
              <w:t>Код валюты по ОКВ</w:t>
            </w:r>
          </w:p>
        </w:tc>
        <w:tc>
          <w:tcPr>
            <w:tcW w:w="1089" w:type="pct"/>
          </w:tcPr>
          <w:p w14:paraId="40DB70E4" w14:textId="77777777" w:rsidR="00CE15BD" w:rsidRPr="007036CE" w:rsidRDefault="00CE15BD">
            <w:pPr>
              <w:pStyle w:val="GOSTTablenorm"/>
            </w:pPr>
            <w:r w:rsidRPr="007036CE">
              <w:t>ZR_MSC_OKV_Cd</w:t>
            </w:r>
          </w:p>
        </w:tc>
        <w:tc>
          <w:tcPr>
            <w:tcW w:w="1395" w:type="pct"/>
          </w:tcPr>
          <w:p w14:paraId="3D86B591" w14:textId="77777777" w:rsidR="00CE15BD" w:rsidRPr="007036CE" w:rsidRDefault="00CE15BD" w:rsidP="00802219">
            <w:pPr>
              <w:pStyle w:val="GOSTTablenorm"/>
            </w:pPr>
            <w:r w:rsidRPr="007036CE">
              <w:t>В составе документа может приходить как цифровой, так и буквенный код валюты.</w:t>
            </w:r>
          </w:p>
          <w:p w14:paraId="73F0543D" w14:textId="77777777" w:rsidR="00CE15BD" w:rsidRPr="007036CE" w:rsidRDefault="00CE15BD" w:rsidP="007E547B">
            <w:pPr>
              <w:pStyle w:val="GOSTTableListNum10"/>
              <w:numPr>
                <w:ilvl w:val="0"/>
                <w:numId w:val="36"/>
              </w:numPr>
            </w:pPr>
            <w:r w:rsidRPr="007036CE">
              <w:t xml:space="preserve"> если код валюты пришел цифровой, то в атрибут его значение записывается в неизменном виде;</w:t>
            </w:r>
          </w:p>
          <w:p w14:paraId="65DC9CD2" w14:textId="19B7A870" w:rsidR="00CE15BD" w:rsidRPr="007036CE" w:rsidRDefault="00CE15BD" w:rsidP="00802219">
            <w:pPr>
              <w:pStyle w:val="GOSTTableListNum10"/>
            </w:pPr>
            <w:r w:rsidRPr="007036CE">
              <w:t xml:space="preserve"> если код валюты пришел буквенный, то в атрибут его значение записывается после преобразования в цифровой по данным справочника «Общероссийский классификатор валют (ОКВ)»</w:t>
            </w:r>
            <w:ins w:id="9947" w:author="Сказецкая Наталья Камилевна" w:date="2023-12-14T22:13:00Z">
              <w:r w:rsidRPr="007036CE">
                <w:rPr>
                  <w:rStyle w:val="af6"/>
                </w:rPr>
                <w:fldChar w:fldCharType="begin"/>
              </w:r>
              <w:r w:rsidRPr="007036CE">
                <w:rPr>
                  <w:rStyle w:val="af6"/>
                </w:rPr>
                <w:instrText xml:space="preserve"> NOTEREF _Ref153484430 \h </w:instrText>
              </w:r>
            </w:ins>
            <w:r w:rsidRPr="007036CE">
              <w:rPr>
                <w:rStyle w:val="af6"/>
              </w:rPr>
              <w:instrText xml:space="preserve"> \* MERGEFORMAT </w:instrText>
            </w:r>
            <w:r w:rsidRPr="007036CE">
              <w:rPr>
                <w:rStyle w:val="af6"/>
              </w:rPr>
            </w:r>
            <w:r w:rsidRPr="007036CE">
              <w:rPr>
                <w:rStyle w:val="af6"/>
              </w:rPr>
              <w:fldChar w:fldCharType="separate"/>
            </w:r>
            <w:r w:rsidR="00BD74E1">
              <w:rPr>
                <w:rStyle w:val="af6"/>
              </w:rPr>
              <w:t>5</w:t>
            </w:r>
            <w:ins w:id="9948" w:author="Сказецкая Наталья Камилевна" w:date="2023-12-14T22:13:00Z">
              <w:r w:rsidRPr="007036CE">
                <w:rPr>
                  <w:rStyle w:val="af6"/>
                </w:rPr>
                <w:fldChar w:fldCharType="end"/>
              </w:r>
            </w:ins>
          </w:p>
        </w:tc>
      </w:tr>
      <w:tr w:rsidR="0071482F" w:rsidRPr="007036CE" w14:paraId="34256A08" w14:textId="77777777" w:rsidTr="00A759FD">
        <w:tc>
          <w:tcPr>
            <w:tcW w:w="1100" w:type="pct"/>
          </w:tcPr>
          <w:p w14:paraId="506B939A" w14:textId="77777777" w:rsidR="0071482F" w:rsidRPr="007036CE" w:rsidRDefault="007E0C8D" w:rsidP="0071482F">
            <w:pPr>
              <w:pStyle w:val="GOSTTablenorm"/>
            </w:pPr>
            <w:r w:rsidRPr="007036CE">
              <w:rPr>
                <w:szCs w:val="22"/>
              </w:rPr>
              <w:t>Код_валюты_</w:t>
            </w:r>
            <w:r w:rsidR="0071482F" w:rsidRPr="007036CE">
              <w:rPr>
                <w:szCs w:val="22"/>
              </w:rPr>
              <w:t>учета</w:t>
            </w:r>
          </w:p>
        </w:tc>
        <w:tc>
          <w:tcPr>
            <w:tcW w:w="316" w:type="pct"/>
          </w:tcPr>
          <w:p w14:paraId="4A0A5815" w14:textId="77777777" w:rsidR="0071482F" w:rsidRPr="007036CE" w:rsidRDefault="0071482F" w:rsidP="0071482F">
            <w:pPr>
              <w:pStyle w:val="GOSTTablenorm"/>
            </w:pPr>
            <w:r w:rsidRPr="007036CE">
              <w:rPr>
                <w:szCs w:val="22"/>
              </w:rPr>
              <w:t>да</w:t>
            </w:r>
          </w:p>
        </w:tc>
        <w:tc>
          <w:tcPr>
            <w:tcW w:w="1100" w:type="pct"/>
          </w:tcPr>
          <w:p w14:paraId="09E1EF01" w14:textId="77777777" w:rsidR="0071482F" w:rsidRPr="007036CE" w:rsidRDefault="0071482F" w:rsidP="0071482F">
            <w:pPr>
              <w:pStyle w:val="GOSTTablenorm"/>
            </w:pPr>
            <w:r w:rsidRPr="007036CE">
              <w:rPr>
                <w:szCs w:val="22"/>
              </w:rPr>
              <w:t>Код валюты учета по ОКВ</w:t>
            </w:r>
          </w:p>
        </w:tc>
        <w:tc>
          <w:tcPr>
            <w:tcW w:w="1089" w:type="pct"/>
          </w:tcPr>
          <w:p w14:paraId="3B9AB6E1" w14:textId="77777777" w:rsidR="0071482F" w:rsidRPr="007036CE" w:rsidRDefault="0071482F" w:rsidP="0071482F">
            <w:pPr>
              <w:pStyle w:val="GOSTTablenorm"/>
            </w:pPr>
            <w:r w:rsidRPr="007036CE">
              <w:t>-</w:t>
            </w:r>
          </w:p>
        </w:tc>
        <w:tc>
          <w:tcPr>
            <w:tcW w:w="1395" w:type="pct"/>
          </w:tcPr>
          <w:p w14:paraId="3966B473" w14:textId="77777777" w:rsidR="0071482F" w:rsidRPr="007036CE" w:rsidRDefault="0071482F" w:rsidP="0071482F">
            <w:pPr>
              <w:pStyle w:val="GOSTTablenorm"/>
            </w:pPr>
            <w:r w:rsidRPr="007036CE">
              <w:t>Указывается значение «643»</w:t>
            </w:r>
          </w:p>
        </w:tc>
      </w:tr>
      <w:tr w:rsidR="0071482F" w:rsidRPr="007036CE" w14:paraId="51CE695C" w14:textId="77777777" w:rsidTr="00A759FD">
        <w:tc>
          <w:tcPr>
            <w:tcW w:w="1100" w:type="pct"/>
          </w:tcPr>
          <w:p w14:paraId="1A618EF9" w14:textId="77777777" w:rsidR="0071482F" w:rsidRPr="007036CE" w:rsidRDefault="0071482F" w:rsidP="0071482F">
            <w:pPr>
              <w:pStyle w:val="GOSTTablenorm"/>
            </w:pPr>
            <w:r w:rsidRPr="007036CE">
              <w:t>Код_контура</w:t>
            </w:r>
          </w:p>
        </w:tc>
        <w:tc>
          <w:tcPr>
            <w:tcW w:w="316" w:type="pct"/>
          </w:tcPr>
          <w:p w14:paraId="2BB6A6AC" w14:textId="77777777" w:rsidR="0071482F" w:rsidRPr="007036CE" w:rsidRDefault="0071482F" w:rsidP="0071482F">
            <w:pPr>
              <w:pStyle w:val="GOSTTablenorm"/>
            </w:pPr>
            <w:r w:rsidRPr="007036CE">
              <w:t>да</w:t>
            </w:r>
          </w:p>
        </w:tc>
        <w:tc>
          <w:tcPr>
            <w:tcW w:w="1100" w:type="pct"/>
          </w:tcPr>
          <w:p w14:paraId="1924E183" w14:textId="77777777" w:rsidR="0071482F" w:rsidRPr="007036CE" w:rsidRDefault="0071482F" w:rsidP="0071482F">
            <w:pPr>
              <w:pStyle w:val="GOSTTablenorm"/>
            </w:pPr>
            <w:r w:rsidRPr="007036CE">
              <w:t>Код контура, приведенный к стан</w:t>
            </w:r>
            <w:r w:rsidRPr="007036CE">
              <w:lastRenderedPageBreak/>
              <w:t>дартному виду</w:t>
            </w:r>
          </w:p>
        </w:tc>
        <w:tc>
          <w:tcPr>
            <w:tcW w:w="1089" w:type="pct"/>
          </w:tcPr>
          <w:p w14:paraId="36EC2DF1" w14:textId="77777777" w:rsidR="0071482F" w:rsidRPr="007036CE" w:rsidRDefault="0071482F" w:rsidP="0071482F">
            <w:pPr>
              <w:pStyle w:val="GOSTTablenorm"/>
            </w:pPr>
            <w:r w:rsidRPr="007036CE">
              <w:lastRenderedPageBreak/>
              <w:t>StmInfrmtn_Contour</w:t>
            </w:r>
          </w:p>
        </w:tc>
        <w:tc>
          <w:tcPr>
            <w:tcW w:w="1395" w:type="pct"/>
          </w:tcPr>
          <w:p w14:paraId="1DAB37BE" w14:textId="77777777" w:rsidR="0071482F" w:rsidRPr="007036CE" w:rsidRDefault="0071482F" w:rsidP="0071482F">
            <w:pPr>
              <w:pStyle w:val="GOSTTablenorm"/>
            </w:pPr>
            <w:r w:rsidRPr="007036CE">
              <w:t>Если в теге документа «1» или «O», то зна</w:t>
            </w:r>
            <w:r w:rsidRPr="007036CE">
              <w:lastRenderedPageBreak/>
              <w:t>чение «1».</w:t>
            </w:r>
          </w:p>
          <w:p w14:paraId="4C86288C" w14:textId="77777777" w:rsidR="0071482F" w:rsidRPr="007036CE" w:rsidRDefault="0071482F" w:rsidP="0071482F">
            <w:pPr>
              <w:pStyle w:val="GOSTTablenorm"/>
            </w:pPr>
            <w:r w:rsidRPr="007036CE">
              <w:t>Если в теге документа «2» или «S», то значение «2»</w:t>
            </w:r>
          </w:p>
        </w:tc>
      </w:tr>
      <w:tr w:rsidR="0071482F" w:rsidRPr="007036CE" w14:paraId="6896003C" w14:textId="77777777" w:rsidTr="00A759FD">
        <w:tc>
          <w:tcPr>
            <w:tcW w:w="1100" w:type="pct"/>
          </w:tcPr>
          <w:p w14:paraId="76ACDAD7" w14:textId="77777777" w:rsidR="0071482F" w:rsidRPr="007036CE" w:rsidRDefault="0071482F" w:rsidP="0071482F">
            <w:pPr>
              <w:pStyle w:val="GOSTTablenorm"/>
            </w:pPr>
            <w:r w:rsidRPr="007036CE">
              <w:lastRenderedPageBreak/>
              <w:t>Уровень_конфиденциальности</w:t>
            </w:r>
          </w:p>
        </w:tc>
        <w:tc>
          <w:tcPr>
            <w:tcW w:w="316" w:type="pct"/>
          </w:tcPr>
          <w:p w14:paraId="605463F0" w14:textId="77777777" w:rsidR="0071482F" w:rsidRPr="007036CE" w:rsidRDefault="0071482F" w:rsidP="0071482F">
            <w:pPr>
              <w:pStyle w:val="GOSTTablenorm"/>
            </w:pPr>
            <w:r w:rsidRPr="007036CE">
              <w:t>нет</w:t>
            </w:r>
          </w:p>
        </w:tc>
        <w:tc>
          <w:tcPr>
            <w:tcW w:w="1100" w:type="pct"/>
          </w:tcPr>
          <w:p w14:paraId="208AD584" w14:textId="77777777" w:rsidR="0071482F" w:rsidRPr="007036CE" w:rsidRDefault="0071482F" w:rsidP="0071482F">
            <w:pPr>
              <w:pStyle w:val="GOSTTablenorm"/>
            </w:pPr>
            <w:r w:rsidRPr="007036CE">
              <w:t>Уровень конфиденциальности</w:t>
            </w:r>
          </w:p>
        </w:tc>
        <w:tc>
          <w:tcPr>
            <w:tcW w:w="1089" w:type="pct"/>
          </w:tcPr>
          <w:p w14:paraId="092DEEF1" w14:textId="77777777" w:rsidR="0071482F" w:rsidRPr="007036CE" w:rsidRDefault="0071482F" w:rsidP="0071482F">
            <w:pPr>
              <w:pStyle w:val="GOSTTablenorm"/>
            </w:pPr>
            <w:r w:rsidRPr="007036CE">
              <w:t>StmInfrmtn_AccessLevelStereotype</w:t>
            </w:r>
          </w:p>
        </w:tc>
        <w:tc>
          <w:tcPr>
            <w:tcW w:w="1395" w:type="pct"/>
          </w:tcPr>
          <w:p w14:paraId="423439B1" w14:textId="77777777" w:rsidR="0071482F" w:rsidRPr="007036CE" w:rsidRDefault="0071482F" w:rsidP="0071482F">
            <w:pPr>
              <w:pStyle w:val="GOSTTablenorm"/>
            </w:pPr>
          </w:p>
        </w:tc>
      </w:tr>
      <w:tr w:rsidR="0071482F" w:rsidRPr="00B74B57" w14:paraId="5BBEEDAB" w14:textId="77777777" w:rsidTr="00A759FD">
        <w:tc>
          <w:tcPr>
            <w:tcW w:w="1100" w:type="pct"/>
          </w:tcPr>
          <w:p w14:paraId="5D93DBD5" w14:textId="77777777" w:rsidR="0071482F" w:rsidRPr="007036CE" w:rsidRDefault="0071482F" w:rsidP="0071482F">
            <w:pPr>
              <w:pStyle w:val="GOSTTablenorm"/>
            </w:pPr>
            <w:r w:rsidRPr="007036CE">
              <w:t>Код_бюджета</w:t>
            </w:r>
          </w:p>
        </w:tc>
        <w:tc>
          <w:tcPr>
            <w:tcW w:w="316" w:type="pct"/>
          </w:tcPr>
          <w:p w14:paraId="0C6552A6" w14:textId="77777777" w:rsidR="0071482F" w:rsidRPr="007036CE" w:rsidRDefault="0071482F" w:rsidP="0071482F">
            <w:pPr>
              <w:pStyle w:val="GOSTTablenorm"/>
            </w:pPr>
            <w:r w:rsidRPr="007036CE">
              <w:t>нет</w:t>
            </w:r>
          </w:p>
        </w:tc>
        <w:tc>
          <w:tcPr>
            <w:tcW w:w="1100" w:type="pct"/>
          </w:tcPr>
          <w:p w14:paraId="26205CBC" w14:textId="77777777" w:rsidR="0071482F" w:rsidRPr="007036CE" w:rsidRDefault="0071482F" w:rsidP="0071482F">
            <w:pPr>
              <w:pStyle w:val="GOSTTablenorm"/>
            </w:pPr>
            <w:r w:rsidRPr="007036CE">
              <w:t>Код бюджета</w:t>
            </w:r>
          </w:p>
        </w:tc>
        <w:tc>
          <w:tcPr>
            <w:tcW w:w="1089" w:type="pct"/>
          </w:tcPr>
          <w:p w14:paraId="42925524" w14:textId="77777777" w:rsidR="0071482F" w:rsidRPr="007036CE" w:rsidRDefault="0071482F" w:rsidP="0071482F">
            <w:pPr>
              <w:pStyle w:val="GOSTTablenorm"/>
              <w:rPr>
                <w:lang w:val="en-US"/>
              </w:rPr>
            </w:pPr>
            <w:r w:rsidRPr="007036CE">
              <w:rPr>
                <w:lang w:val="en-US"/>
              </w:rPr>
              <w:t>ZR_MSC_Orgnztn_MSC_Bdgt_Cd</w:t>
            </w:r>
          </w:p>
        </w:tc>
        <w:tc>
          <w:tcPr>
            <w:tcW w:w="1395" w:type="pct"/>
          </w:tcPr>
          <w:p w14:paraId="02D90C71" w14:textId="77777777" w:rsidR="0071482F" w:rsidRPr="007036CE" w:rsidRDefault="0071482F" w:rsidP="0071482F">
            <w:pPr>
              <w:pStyle w:val="GOSTTablenorm"/>
              <w:rPr>
                <w:lang w:val="en-US"/>
              </w:rPr>
            </w:pPr>
          </w:p>
        </w:tc>
      </w:tr>
      <w:tr w:rsidR="0071482F" w:rsidRPr="007036CE" w14:paraId="429CCABD" w14:textId="77777777" w:rsidTr="00A759FD">
        <w:tc>
          <w:tcPr>
            <w:tcW w:w="1100" w:type="pct"/>
          </w:tcPr>
          <w:p w14:paraId="46B08FD1" w14:textId="77777777" w:rsidR="0071482F" w:rsidRPr="007036CE" w:rsidRDefault="0071482F" w:rsidP="0071482F">
            <w:pPr>
              <w:pStyle w:val="GOSTTablenorm"/>
            </w:pPr>
            <w:r w:rsidRPr="007036CE">
              <w:t>Номер_ЛС_плательщика</w:t>
            </w:r>
          </w:p>
        </w:tc>
        <w:tc>
          <w:tcPr>
            <w:tcW w:w="316" w:type="pct"/>
          </w:tcPr>
          <w:p w14:paraId="7E8A1578" w14:textId="77777777" w:rsidR="0071482F" w:rsidRPr="007036CE" w:rsidRDefault="0071482F" w:rsidP="0071482F">
            <w:pPr>
              <w:pStyle w:val="GOSTTablenorm"/>
            </w:pPr>
            <w:r w:rsidRPr="007036CE">
              <w:t>нет</w:t>
            </w:r>
          </w:p>
        </w:tc>
        <w:tc>
          <w:tcPr>
            <w:tcW w:w="1100" w:type="pct"/>
          </w:tcPr>
          <w:p w14:paraId="1266A6EA" w14:textId="77777777" w:rsidR="0071482F" w:rsidRPr="007036CE" w:rsidRDefault="0071482F" w:rsidP="0071482F">
            <w:pPr>
              <w:pStyle w:val="GOSTTablenorm"/>
            </w:pPr>
            <w:r w:rsidRPr="007036CE">
              <w:t>Номер лицевого счета плательщика</w:t>
            </w:r>
          </w:p>
        </w:tc>
        <w:tc>
          <w:tcPr>
            <w:tcW w:w="1089" w:type="pct"/>
          </w:tcPr>
          <w:p w14:paraId="071E1E7A" w14:textId="77777777" w:rsidR="0071482F" w:rsidRPr="007036CE" w:rsidRDefault="0071482F" w:rsidP="0071482F">
            <w:pPr>
              <w:pStyle w:val="GOSTTablenorm"/>
            </w:pPr>
            <w:r w:rsidRPr="007036CE">
              <w:t>ZR_MSC_Cstmr_AcntNmbr</w:t>
            </w:r>
          </w:p>
        </w:tc>
        <w:tc>
          <w:tcPr>
            <w:tcW w:w="1395" w:type="pct"/>
          </w:tcPr>
          <w:p w14:paraId="2983DC07" w14:textId="77777777" w:rsidR="0071482F" w:rsidRPr="007036CE" w:rsidRDefault="0071482F" w:rsidP="0071482F">
            <w:pPr>
              <w:pStyle w:val="GOSTTablenorm"/>
            </w:pPr>
          </w:p>
        </w:tc>
      </w:tr>
      <w:tr w:rsidR="0071482F" w:rsidRPr="007036CE" w14:paraId="72B8A40F" w14:textId="77777777" w:rsidTr="00A759FD">
        <w:tc>
          <w:tcPr>
            <w:tcW w:w="1100" w:type="pct"/>
          </w:tcPr>
          <w:p w14:paraId="141A9878" w14:textId="77777777" w:rsidR="0071482F" w:rsidRPr="007036CE" w:rsidRDefault="0071482F" w:rsidP="0071482F">
            <w:pPr>
              <w:pStyle w:val="GOSTTablenorm"/>
            </w:pPr>
            <w:r w:rsidRPr="007036CE">
              <w:t>ОКС_укр_плательщика</w:t>
            </w:r>
          </w:p>
        </w:tc>
        <w:tc>
          <w:tcPr>
            <w:tcW w:w="316" w:type="pct"/>
          </w:tcPr>
          <w:p w14:paraId="5B57E4F8" w14:textId="77777777" w:rsidR="0071482F" w:rsidRPr="007036CE" w:rsidRDefault="0071482F" w:rsidP="0071482F">
            <w:pPr>
              <w:pStyle w:val="GOSTTablenorm"/>
            </w:pPr>
            <w:r w:rsidRPr="007036CE">
              <w:t>нет</w:t>
            </w:r>
          </w:p>
        </w:tc>
        <w:tc>
          <w:tcPr>
            <w:tcW w:w="1100" w:type="pct"/>
          </w:tcPr>
          <w:p w14:paraId="55F7F2D5" w14:textId="77777777" w:rsidR="0071482F" w:rsidRPr="007036CE" w:rsidRDefault="0071482F" w:rsidP="0071482F">
            <w:pPr>
              <w:pStyle w:val="GOSTTablenorm"/>
            </w:pPr>
            <w:r w:rsidRPr="007036CE">
              <w:t>Код ОКС укрупненный плательщика</w:t>
            </w:r>
          </w:p>
        </w:tc>
        <w:tc>
          <w:tcPr>
            <w:tcW w:w="1089" w:type="pct"/>
          </w:tcPr>
          <w:p w14:paraId="242BAF12" w14:textId="77777777" w:rsidR="0071482F" w:rsidRPr="007036CE" w:rsidRDefault="0071482F" w:rsidP="0071482F">
            <w:pPr>
              <w:pStyle w:val="GOSTTablenorm"/>
              <w:rPr>
                <w:lang w:val="en-US"/>
              </w:rPr>
            </w:pPr>
            <w:r w:rsidRPr="007036CE">
              <w:rPr>
                <w:lang w:val="en-US"/>
              </w:rPr>
              <w:t>StmInfrmtn_KOCS</w:t>
            </w:r>
          </w:p>
        </w:tc>
        <w:tc>
          <w:tcPr>
            <w:tcW w:w="1395" w:type="pct"/>
          </w:tcPr>
          <w:p w14:paraId="3AE80946" w14:textId="77777777" w:rsidR="0071482F" w:rsidRPr="007036CE" w:rsidRDefault="0071482F" w:rsidP="0071482F">
            <w:pPr>
              <w:pStyle w:val="GOSTTableListMark1"/>
            </w:pPr>
          </w:p>
        </w:tc>
      </w:tr>
      <w:tr w:rsidR="0071482F" w:rsidRPr="007036CE" w14:paraId="7D8CE032" w14:textId="77777777" w:rsidTr="00A759FD">
        <w:tc>
          <w:tcPr>
            <w:tcW w:w="1100" w:type="pct"/>
          </w:tcPr>
          <w:p w14:paraId="307AC74A" w14:textId="77777777" w:rsidR="0071482F" w:rsidRPr="007036CE" w:rsidRDefault="0071482F" w:rsidP="0071482F">
            <w:pPr>
              <w:pStyle w:val="GOSTTablenorm"/>
            </w:pPr>
            <w:r w:rsidRPr="007036CE">
              <w:t>Тип_КБК_плательщика</w:t>
            </w:r>
          </w:p>
        </w:tc>
        <w:tc>
          <w:tcPr>
            <w:tcW w:w="316" w:type="pct"/>
          </w:tcPr>
          <w:p w14:paraId="713C34D3" w14:textId="77777777" w:rsidR="0071482F" w:rsidRPr="007036CE" w:rsidRDefault="004264F2" w:rsidP="0071482F">
            <w:pPr>
              <w:pStyle w:val="GOSTTablenorm"/>
            </w:pPr>
            <w:r w:rsidRPr="007036CE">
              <w:t>да</w:t>
            </w:r>
          </w:p>
        </w:tc>
        <w:tc>
          <w:tcPr>
            <w:tcW w:w="1100" w:type="pct"/>
          </w:tcPr>
          <w:p w14:paraId="2DC385C7" w14:textId="77777777" w:rsidR="0071482F" w:rsidRPr="007036CE" w:rsidRDefault="0071482F" w:rsidP="0071482F">
            <w:pPr>
              <w:pStyle w:val="GOSTTablenorm"/>
            </w:pPr>
            <w:r w:rsidRPr="007036CE">
              <w:t>Тип КБК плательщика</w:t>
            </w:r>
          </w:p>
        </w:tc>
        <w:tc>
          <w:tcPr>
            <w:tcW w:w="1089" w:type="pct"/>
          </w:tcPr>
          <w:p w14:paraId="40EFF856" w14:textId="77777777" w:rsidR="0071482F" w:rsidRPr="007036CE" w:rsidRDefault="0071482F" w:rsidP="0071482F">
            <w:pPr>
              <w:pStyle w:val="GOSTTablenorm"/>
            </w:pPr>
            <w:r w:rsidRPr="007036CE">
              <w:t>ZR_KBKPyr_BKTp</w:t>
            </w:r>
          </w:p>
        </w:tc>
        <w:tc>
          <w:tcPr>
            <w:tcW w:w="1395" w:type="pct"/>
          </w:tcPr>
          <w:p w14:paraId="5116DB4D" w14:textId="77777777" w:rsidR="00D70627" w:rsidRPr="007036CE" w:rsidRDefault="00D70627" w:rsidP="00D70627">
            <w:pPr>
              <w:pStyle w:val="GOSTTablenorm"/>
            </w:pPr>
            <w:r w:rsidRPr="007036CE">
              <w:t>Если в теге документа «</w:t>
            </w:r>
            <w:r w:rsidRPr="007036CE">
              <w:rPr>
                <w:szCs w:val="22"/>
              </w:rPr>
              <w:t>Costs</w:t>
            </w:r>
            <w:r w:rsidRPr="007036CE">
              <w:t>», то значение «10».</w:t>
            </w:r>
          </w:p>
          <w:p w14:paraId="74E7ED90" w14:textId="77777777" w:rsidR="00D70627" w:rsidRPr="007036CE" w:rsidRDefault="00D70627" w:rsidP="00D70627">
            <w:pPr>
              <w:pStyle w:val="GOSTTablenorm"/>
            </w:pPr>
            <w:r w:rsidRPr="007036CE">
              <w:t>Если в теге документа «</w:t>
            </w:r>
            <w:r w:rsidRPr="007036CE">
              <w:rPr>
                <w:szCs w:val="22"/>
              </w:rPr>
              <w:t>LimitedTypeCosts</w:t>
            </w:r>
            <w:r w:rsidRPr="007036CE">
              <w:t>», то значение «11».</w:t>
            </w:r>
          </w:p>
          <w:p w14:paraId="0091B04B" w14:textId="77777777" w:rsidR="00D70627" w:rsidRPr="007036CE" w:rsidRDefault="00D70627" w:rsidP="00D70627">
            <w:pPr>
              <w:pStyle w:val="GOSTTablenorm"/>
            </w:pPr>
            <w:r w:rsidRPr="007036CE">
              <w:t>Если в теге документа «</w:t>
            </w:r>
            <w:r w:rsidRPr="007036CE">
              <w:rPr>
                <w:szCs w:val="22"/>
              </w:rPr>
              <w:t>UnLimitedTypeCosts</w:t>
            </w:r>
            <w:r w:rsidRPr="007036CE">
              <w:t>», то значение «12».</w:t>
            </w:r>
          </w:p>
          <w:p w14:paraId="7024CDD6" w14:textId="77777777" w:rsidR="00D70627" w:rsidRPr="007036CE" w:rsidRDefault="00D70627" w:rsidP="00D70627">
            <w:pPr>
              <w:pStyle w:val="GOSTTablenorm"/>
            </w:pPr>
            <w:r w:rsidRPr="007036CE">
              <w:t>Если в теге документа «</w:t>
            </w:r>
            <w:r w:rsidRPr="007036CE">
              <w:rPr>
                <w:szCs w:val="22"/>
              </w:rPr>
              <w:t>Sources</w:t>
            </w:r>
            <w:r w:rsidRPr="007036CE">
              <w:t>», то значение «30».</w:t>
            </w:r>
          </w:p>
          <w:p w14:paraId="4EF98B78" w14:textId="77777777" w:rsidR="00D70627" w:rsidRPr="007036CE" w:rsidRDefault="00D70627" w:rsidP="00D70627">
            <w:pPr>
              <w:pStyle w:val="GOSTTablenorm"/>
            </w:pPr>
            <w:r w:rsidRPr="007036CE">
              <w:t>Если в теге документа «</w:t>
            </w:r>
            <w:r w:rsidRPr="007036CE">
              <w:rPr>
                <w:szCs w:val="22"/>
              </w:rPr>
              <w:t>IVFDB</w:t>
            </w:r>
            <w:r w:rsidRPr="007036CE">
              <w:t>», то значение «31».</w:t>
            </w:r>
          </w:p>
          <w:p w14:paraId="56686238" w14:textId="77777777" w:rsidR="0071482F" w:rsidRPr="007036CE" w:rsidRDefault="00D70627" w:rsidP="00D70627">
            <w:pPr>
              <w:pStyle w:val="GOSTTablenorm"/>
              <w:rPr>
                <w:szCs w:val="22"/>
              </w:rPr>
            </w:pPr>
            <w:r w:rsidRPr="007036CE">
              <w:t>Если в теге документа «</w:t>
            </w:r>
            <w:r w:rsidRPr="007036CE">
              <w:rPr>
                <w:szCs w:val="22"/>
              </w:rPr>
              <w:t>IVnFDB</w:t>
            </w:r>
            <w:r w:rsidRPr="007036CE">
              <w:t xml:space="preserve">», то значение </w:t>
            </w:r>
            <w:r w:rsidR="00A75D6E" w:rsidRPr="007036CE">
              <w:t>«32»</w:t>
            </w:r>
          </w:p>
        </w:tc>
      </w:tr>
      <w:tr w:rsidR="0071482F" w:rsidRPr="007036CE" w14:paraId="1AF27CBC" w14:textId="77777777" w:rsidTr="00A759FD">
        <w:tc>
          <w:tcPr>
            <w:tcW w:w="1100" w:type="pct"/>
          </w:tcPr>
          <w:p w14:paraId="2081E6E9" w14:textId="77777777" w:rsidR="0071482F" w:rsidRPr="007036CE" w:rsidRDefault="0071482F" w:rsidP="0071482F">
            <w:pPr>
              <w:pStyle w:val="GOSTTablenorm"/>
            </w:pPr>
            <w:r w:rsidRPr="007036CE">
              <w:t>КБК_плательщика</w:t>
            </w:r>
          </w:p>
        </w:tc>
        <w:tc>
          <w:tcPr>
            <w:tcW w:w="316" w:type="pct"/>
          </w:tcPr>
          <w:p w14:paraId="32843F27" w14:textId="77777777" w:rsidR="0071482F" w:rsidRPr="007036CE" w:rsidRDefault="0071482F" w:rsidP="0071482F">
            <w:pPr>
              <w:pStyle w:val="GOSTTablenorm"/>
            </w:pPr>
            <w:r w:rsidRPr="007036CE">
              <w:t>нет</w:t>
            </w:r>
          </w:p>
        </w:tc>
        <w:tc>
          <w:tcPr>
            <w:tcW w:w="1100" w:type="pct"/>
          </w:tcPr>
          <w:p w14:paraId="16779216" w14:textId="77777777" w:rsidR="0071482F" w:rsidRPr="007036CE" w:rsidRDefault="0071482F" w:rsidP="0071482F">
            <w:pPr>
              <w:pStyle w:val="GOSTTablenorm"/>
            </w:pPr>
            <w:r w:rsidRPr="007036CE">
              <w:t>КБК плательщика</w:t>
            </w:r>
          </w:p>
        </w:tc>
        <w:tc>
          <w:tcPr>
            <w:tcW w:w="1089" w:type="pct"/>
          </w:tcPr>
          <w:p w14:paraId="042C2472" w14:textId="77777777" w:rsidR="0071482F" w:rsidRPr="007036CE" w:rsidRDefault="0071482F" w:rsidP="0071482F">
            <w:pPr>
              <w:pStyle w:val="GOSTTablenorm"/>
            </w:pPr>
            <w:r w:rsidRPr="007036CE">
              <w:t>ZR_KBKPyr_KBK</w:t>
            </w:r>
          </w:p>
        </w:tc>
        <w:tc>
          <w:tcPr>
            <w:tcW w:w="1395" w:type="pct"/>
          </w:tcPr>
          <w:p w14:paraId="2C7EE3B6" w14:textId="77777777" w:rsidR="0071482F" w:rsidRPr="007036CE" w:rsidRDefault="0071482F" w:rsidP="0071482F">
            <w:pPr>
              <w:rPr>
                <w:sz w:val="22"/>
                <w:szCs w:val="22"/>
              </w:rPr>
            </w:pPr>
          </w:p>
        </w:tc>
      </w:tr>
      <w:tr w:rsidR="0071482F" w:rsidRPr="007036CE" w14:paraId="4B15201C" w14:textId="77777777" w:rsidTr="00A759FD">
        <w:tc>
          <w:tcPr>
            <w:tcW w:w="1100" w:type="pct"/>
          </w:tcPr>
          <w:p w14:paraId="63A7F3F0" w14:textId="77777777" w:rsidR="0071482F" w:rsidRPr="007036CE" w:rsidRDefault="0071482F" w:rsidP="0071482F">
            <w:pPr>
              <w:pStyle w:val="GOSTTablenorm"/>
            </w:pPr>
            <w:r w:rsidRPr="007036CE">
              <w:t>Код_цели_плательщика</w:t>
            </w:r>
          </w:p>
        </w:tc>
        <w:tc>
          <w:tcPr>
            <w:tcW w:w="316" w:type="pct"/>
          </w:tcPr>
          <w:p w14:paraId="3D462E81" w14:textId="77777777" w:rsidR="0071482F" w:rsidRPr="007036CE" w:rsidRDefault="0071482F" w:rsidP="0071482F">
            <w:pPr>
              <w:pStyle w:val="GOSTTablenorm"/>
            </w:pPr>
            <w:r w:rsidRPr="007036CE">
              <w:t>нет</w:t>
            </w:r>
          </w:p>
        </w:tc>
        <w:tc>
          <w:tcPr>
            <w:tcW w:w="1100" w:type="pct"/>
          </w:tcPr>
          <w:p w14:paraId="4872EF6B" w14:textId="77777777" w:rsidR="0071482F" w:rsidRPr="007036CE" w:rsidRDefault="0071482F" w:rsidP="0071482F">
            <w:pPr>
              <w:pStyle w:val="GOSTTablenorm"/>
            </w:pPr>
            <w:r w:rsidRPr="007036CE">
              <w:t>Код цели (аналитический код) плательщика</w:t>
            </w:r>
          </w:p>
        </w:tc>
        <w:tc>
          <w:tcPr>
            <w:tcW w:w="1089" w:type="pct"/>
          </w:tcPr>
          <w:p w14:paraId="7C57AC91" w14:textId="77777777" w:rsidR="0071482F" w:rsidRPr="007036CE" w:rsidRDefault="0071482F" w:rsidP="0071482F">
            <w:pPr>
              <w:pStyle w:val="GOSTTablenorm"/>
            </w:pPr>
            <w:r w:rsidRPr="007036CE">
              <w:t>ZR_KBKPyr_TrgtCd</w:t>
            </w:r>
          </w:p>
        </w:tc>
        <w:tc>
          <w:tcPr>
            <w:tcW w:w="1395" w:type="pct"/>
          </w:tcPr>
          <w:p w14:paraId="4A842891" w14:textId="77777777" w:rsidR="0071482F" w:rsidRPr="007036CE" w:rsidRDefault="0071482F" w:rsidP="0071482F">
            <w:pPr>
              <w:rPr>
                <w:sz w:val="22"/>
                <w:szCs w:val="22"/>
              </w:rPr>
            </w:pPr>
          </w:p>
        </w:tc>
      </w:tr>
      <w:tr w:rsidR="0071482F" w:rsidRPr="007036CE" w14:paraId="7F68AC8A" w14:textId="77777777" w:rsidTr="00A759FD">
        <w:tc>
          <w:tcPr>
            <w:tcW w:w="1100" w:type="pct"/>
          </w:tcPr>
          <w:p w14:paraId="047DBF6C" w14:textId="77777777" w:rsidR="0071482F" w:rsidRPr="007036CE" w:rsidRDefault="0071482F" w:rsidP="0071482F">
            <w:pPr>
              <w:pStyle w:val="GOSTTablenorm"/>
            </w:pPr>
            <w:r w:rsidRPr="007036CE">
              <w:t>Учет_БА_ЛБО_ЛС_плательщика</w:t>
            </w:r>
          </w:p>
        </w:tc>
        <w:tc>
          <w:tcPr>
            <w:tcW w:w="316" w:type="pct"/>
          </w:tcPr>
          <w:p w14:paraId="67253F44" w14:textId="77777777" w:rsidR="0071482F" w:rsidRPr="007036CE" w:rsidRDefault="004264F2" w:rsidP="0071482F">
            <w:pPr>
              <w:pStyle w:val="GOSTTablenorm"/>
            </w:pPr>
            <w:r w:rsidRPr="007036CE">
              <w:t>да</w:t>
            </w:r>
          </w:p>
        </w:tc>
        <w:tc>
          <w:tcPr>
            <w:tcW w:w="1100" w:type="pct"/>
          </w:tcPr>
          <w:p w14:paraId="1AF8F3EA" w14:textId="77777777" w:rsidR="0071482F" w:rsidRPr="007036CE" w:rsidRDefault="0071482F" w:rsidP="0071482F">
            <w:pPr>
              <w:pStyle w:val="GOSTTablenorm"/>
            </w:pPr>
            <w:r w:rsidRPr="007036CE">
              <w:t xml:space="preserve">Признак учета БА, ЛБО на ЛС </w:t>
            </w:r>
            <w:r w:rsidRPr="007036CE">
              <w:lastRenderedPageBreak/>
              <w:t>плательщика</w:t>
            </w:r>
          </w:p>
        </w:tc>
        <w:tc>
          <w:tcPr>
            <w:tcW w:w="1089" w:type="pct"/>
          </w:tcPr>
          <w:p w14:paraId="5BB2142D" w14:textId="77777777" w:rsidR="0071482F" w:rsidRPr="007036CE" w:rsidRDefault="0071482F" w:rsidP="0071482F">
            <w:pPr>
              <w:pStyle w:val="GOSTTablenorm"/>
            </w:pPr>
            <w:r w:rsidRPr="007036CE">
              <w:lastRenderedPageBreak/>
              <w:t>StmInfrmtn_SIGN_BaLbo_Snd</w:t>
            </w:r>
          </w:p>
        </w:tc>
        <w:tc>
          <w:tcPr>
            <w:tcW w:w="1395" w:type="pct"/>
          </w:tcPr>
          <w:p w14:paraId="59BCD6B7" w14:textId="77777777" w:rsidR="00D70627" w:rsidRPr="007036CE" w:rsidRDefault="00D70627" w:rsidP="00D70627">
            <w:pPr>
              <w:pStyle w:val="GOSTTablenorm"/>
            </w:pPr>
            <w:r w:rsidRPr="007036CE">
              <w:t xml:space="preserve">Если в теге документа «true», то значение </w:t>
            </w:r>
            <w:r w:rsidRPr="007036CE">
              <w:lastRenderedPageBreak/>
              <w:t>«1».</w:t>
            </w:r>
          </w:p>
          <w:p w14:paraId="3C86188D" w14:textId="77777777" w:rsidR="0071482F" w:rsidRPr="007036CE" w:rsidRDefault="00D70627" w:rsidP="00D70627">
            <w:pPr>
              <w:pStyle w:val="GOSTTablenorm"/>
              <w:rPr>
                <w:szCs w:val="22"/>
              </w:rPr>
            </w:pPr>
            <w:r w:rsidRPr="007036CE">
              <w:t xml:space="preserve">Если в теге документа «false», то значение </w:t>
            </w:r>
            <w:r w:rsidR="00A75D6E" w:rsidRPr="007036CE">
              <w:t>«0»</w:t>
            </w:r>
          </w:p>
        </w:tc>
      </w:tr>
      <w:tr w:rsidR="0071482F" w:rsidRPr="007036CE" w14:paraId="017C23B0" w14:textId="77777777" w:rsidTr="00A759FD">
        <w:tc>
          <w:tcPr>
            <w:tcW w:w="1100" w:type="pct"/>
          </w:tcPr>
          <w:p w14:paraId="6DB029BC" w14:textId="77777777" w:rsidR="0071482F" w:rsidRPr="007036CE" w:rsidRDefault="0071482F" w:rsidP="0071482F">
            <w:pPr>
              <w:pStyle w:val="GOSTTablenorm"/>
            </w:pPr>
            <w:r w:rsidRPr="007036CE">
              <w:lastRenderedPageBreak/>
              <w:t>Учет_ПОФР_ЛС_плательщика</w:t>
            </w:r>
          </w:p>
        </w:tc>
        <w:tc>
          <w:tcPr>
            <w:tcW w:w="316" w:type="pct"/>
          </w:tcPr>
          <w:p w14:paraId="1A3DF807" w14:textId="77777777" w:rsidR="0071482F" w:rsidRPr="007036CE" w:rsidRDefault="004264F2" w:rsidP="0071482F">
            <w:pPr>
              <w:pStyle w:val="GOSTTablenorm"/>
            </w:pPr>
            <w:r w:rsidRPr="007036CE">
              <w:t>да</w:t>
            </w:r>
          </w:p>
        </w:tc>
        <w:tc>
          <w:tcPr>
            <w:tcW w:w="1100" w:type="pct"/>
          </w:tcPr>
          <w:p w14:paraId="5660D937" w14:textId="77777777" w:rsidR="0071482F" w:rsidRPr="007036CE" w:rsidRDefault="0071482F" w:rsidP="0071482F">
            <w:pPr>
              <w:pStyle w:val="GOSTTablenorm"/>
            </w:pPr>
            <w:r w:rsidRPr="007036CE">
              <w:t>Признак учета ПОФР на ЛС плательщика</w:t>
            </w:r>
          </w:p>
        </w:tc>
        <w:tc>
          <w:tcPr>
            <w:tcW w:w="1089" w:type="pct"/>
          </w:tcPr>
          <w:p w14:paraId="5C7A076B" w14:textId="77777777" w:rsidR="0071482F" w:rsidRPr="007036CE" w:rsidRDefault="0071482F" w:rsidP="0071482F">
            <w:pPr>
              <w:pStyle w:val="GOSTTablenorm"/>
            </w:pPr>
            <w:r w:rsidRPr="007036CE">
              <w:t>StmInfrmtn_SIGN_POFR_Snd</w:t>
            </w:r>
          </w:p>
        </w:tc>
        <w:tc>
          <w:tcPr>
            <w:tcW w:w="1395" w:type="pct"/>
          </w:tcPr>
          <w:p w14:paraId="507B780D" w14:textId="77777777" w:rsidR="00D70627" w:rsidRPr="007036CE" w:rsidRDefault="00D70627" w:rsidP="00D70627">
            <w:pPr>
              <w:pStyle w:val="GOSTTablenorm"/>
            </w:pPr>
            <w:r w:rsidRPr="007036CE">
              <w:t>Если в теге документа «true», то значение «1».</w:t>
            </w:r>
          </w:p>
          <w:p w14:paraId="2BB95EF2" w14:textId="77777777" w:rsidR="0071482F" w:rsidRPr="007036CE" w:rsidRDefault="00D70627" w:rsidP="00D70627">
            <w:pPr>
              <w:pStyle w:val="GOSTTablenorm"/>
              <w:rPr>
                <w:szCs w:val="22"/>
              </w:rPr>
            </w:pPr>
            <w:r w:rsidRPr="007036CE">
              <w:t xml:space="preserve">Если в теге документа «false», то значение </w:t>
            </w:r>
            <w:r w:rsidR="00A75D6E" w:rsidRPr="007036CE">
              <w:t>«0»</w:t>
            </w:r>
          </w:p>
        </w:tc>
      </w:tr>
      <w:tr w:rsidR="0071482F" w:rsidRPr="007036CE" w14:paraId="3AD9BB0C" w14:textId="77777777" w:rsidTr="00A759FD">
        <w:tc>
          <w:tcPr>
            <w:tcW w:w="1100" w:type="pct"/>
          </w:tcPr>
          <w:p w14:paraId="1271CC24" w14:textId="77777777" w:rsidR="0071482F" w:rsidRPr="007036CE" w:rsidRDefault="0071482F" w:rsidP="0071482F">
            <w:pPr>
              <w:pStyle w:val="GOSTTablenorm"/>
            </w:pPr>
            <w:r w:rsidRPr="007036CE">
              <w:t>Период_действия_ПОФР</w:t>
            </w:r>
          </w:p>
        </w:tc>
        <w:tc>
          <w:tcPr>
            <w:tcW w:w="316" w:type="pct"/>
          </w:tcPr>
          <w:p w14:paraId="32B13335" w14:textId="77777777" w:rsidR="0071482F" w:rsidRPr="007036CE" w:rsidRDefault="0071482F" w:rsidP="0071482F">
            <w:pPr>
              <w:pStyle w:val="GOSTTablenorm"/>
            </w:pPr>
            <w:r w:rsidRPr="007036CE">
              <w:t>нет</w:t>
            </w:r>
          </w:p>
        </w:tc>
        <w:tc>
          <w:tcPr>
            <w:tcW w:w="1100" w:type="pct"/>
          </w:tcPr>
          <w:p w14:paraId="53064B16" w14:textId="77777777" w:rsidR="0071482F" w:rsidRPr="007036CE" w:rsidRDefault="0071482F" w:rsidP="0071482F">
            <w:pPr>
              <w:pStyle w:val="GOSTTablenorm"/>
            </w:pPr>
            <w:r w:rsidRPr="007036CE">
              <w:t>Период действия ПОФР</w:t>
            </w:r>
          </w:p>
        </w:tc>
        <w:tc>
          <w:tcPr>
            <w:tcW w:w="1089" w:type="pct"/>
          </w:tcPr>
          <w:p w14:paraId="337B707C" w14:textId="77777777" w:rsidR="0071482F" w:rsidRPr="007036CE" w:rsidRDefault="0071482F" w:rsidP="0071482F">
            <w:pPr>
              <w:pStyle w:val="GOSTTablenorm"/>
            </w:pPr>
            <w:r w:rsidRPr="007036CE">
              <w:t>StmInfrmtn_ValidityPOFR</w:t>
            </w:r>
          </w:p>
        </w:tc>
        <w:tc>
          <w:tcPr>
            <w:tcW w:w="1395" w:type="pct"/>
          </w:tcPr>
          <w:p w14:paraId="21970CFB" w14:textId="77777777" w:rsidR="0071482F" w:rsidRPr="007036CE" w:rsidRDefault="0071482F" w:rsidP="0071482F">
            <w:pPr>
              <w:rPr>
                <w:sz w:val="22"/>
                <w:szCs w:val="22"/>
              </w:rPr>
            </w:pPr>
          </w:p>
        </w:tc>
      </w:tr>
      <w:tr w:rsidR="0071482F" w:rsidRPr="007036CE" w14:paraId="76BB528D" w14:textId="77777777" w:rsidTr="00A759FD">
        <w:tc>
          <w:tcPr>
            <w:tcW w:w="1100" w:type="pct"/>
          </w:tcPr>
          <w:p w14:paraId="4DE9883C" w14:textId="77777777" w:rsidR="0071482F" w:rsidRPr="007036CE" w:rsidRDefault="0071482F" w:rsidP="0071482F">
            <w:pPr>
              <w:pStyle w:val="GOSTTablenorm"/>
            </w:pPr>
            <w:r w:rsidRPr="007036CE">
              <w:t>КБК_ПОФР_плательщика</w:t>
            </w:r>
          </w:p>
        </w:tc>
        <w:tc>
          <w:tcPr>
            <w:tcW w:w="316" w:type="pct"/>
          </w:tcPr>
          <w:p w14:paraId="131C4D93" w14:textId="77777777" w:rsidR="0071482F" w:rsidRPr="007036CE" w:rsidRDefault="0071482F" w:rsidP="0071482F">
            <w:pPr>
              <w:pStyle w:val="GOSTTablenorm"/>
            </w:pPr>
            <w:r w:rsidRPr="007036CE">
              <w:t>нет</w:t>
            </w:r>
          </w:p>
        </w:tc>
        <w:tc>
          <w:tcPr>
            <w:tcW w:w="1100" w:type="pct"/>
          </w:tcPr>
          <w:p w14:paraId="3FD8C9D5" w14:textId="77777777" w:rsidR="0071482F" w:rsidRPr="007036CE" w:rsidRDefault="0071482F" w:rsidP="0071482F">
            <w:pPr>
              <w:pStyle w:val="GOSTTablenorm"/>
            </w:pPr>
            <w:r w:rsidRPr="007036CE">
              <w:t>КБК для контроля остатка ПОФР плательщика</w:t>
            </w:r>
          </w:p>
        </w:tc>
        <w:tc>
          <w:tcPr>
            <w:tcW w:w="1089" w:type="pct"/>
          </w:tcPr>
          <w:p w14:paraId="7AC3CA84" w14:textId="77777777" w:rsidR="0071482F" w:rsidRPr="007036CE" w:rsidRDefault="0071482F" w:rsidP="0071482F">
            <w:pPr>
              <w:pStyle w:val="GOSTTablenorm"/>
            </w:pPr>
            <w:r w:rsidRPr="007036CE">
              <w:t>StmInfrmtn_KBKCtrlBalancePOFRPay</w:t>
            </w:r>
          </w:p>
        </w:tc>
        <w:tc>
          <w:tcPr>
            <w:tcW w:w="1395" w:type="pct"/>
          </w:tcPr>
          <w:p w14:paraId="443D1780" w14:textId="77777777" w:rsidR="0071482F" w:rsidRPr="007036CE" w:rsidRDefault="0071482F" w:rsidP="0071482F">
            <w:pPr>
              <w:rPr>
                <w:sz w:val="22"/>
                <w:szCs w:val="22"/>
              </w:rPr>
            </w:pPr>
          </w:p>
        </w:tc>
      </w:tr>
      <w:tr w:rsidR="0071482F" w:rsidRPr="007036CE" w14:paraId="5022F7E1" w14:textId="77777777" w:rsidTr="00A759FD">
        <w:tc>
          <w:tcPr>
            <w:tcW w:w="1100" w:type="pct"/>
          </w:tcPr>
          <w:p w14:paraId="0B5AEF40" w14:textId="77777777" w:rsidR="0071482F" w:rsidRPr="007036CE" w:rsidRDefault="0071482F" w:rsidP="0071482F">
            <w:pPr>
              <w:pStyle w:val="GOSTTablenorm"/>
            </w:pPr>
            <w:r w:rsidRPr="007036CE">
              <w:t>Номер_КОО_плательщика</w:t>
            </w:r>
          </w:p>
        </w:tc>
        <w:tc>
          <w:tcPr>
            <w:tcW w:w="316" w:type="pct"/>
          </w:tcPr>
          <w:p w14:paraId="3A991FD3" w14:textId="77777777" w:rsidR="0071482F" w:rsidRPr="007036CE" w:rsidRDefault="0071482F" w:rsidP="0071482F">
            <w:pPr>
              <w:pStyle w:val="GOSTTablenorm"/>
            </w:pPr>
            <w:r w:rsidRPr="007036CE">
              <w:t>нет</w:t>
            </w:r>
          </w:p>
        </w:tc>
        <w:tc>
          <w:tcPr>
            <w:tcW w:w="1100" w:type="pct"/>
          </w:tcPr>
          <w:p w14:paraId="1F66B6A0" w14:textId="77777777" w:rsidR="0071482F" w:rsidRPr="007036CE" w:rsidRDefault="0071482F" w:rsidP="0071482F">
            <w:pPr>
              <w:pStyle w:val="GOSTTablenorm"/>
            </w:pPr>
            <w:r w:rsidRPr="007036CE">
              <w:t>Номер КОО плательщика</w:t>
            </w:r>
          </w:p>
        </w:tc>
        <w:tc>
          <w:tcPr>
            <w:tcW w:w="1089" w:type="pct"/>
          </w:tcPr>
          <w:p w14:paraId="4278CADA" w14:textId="77777777" w:rsidR="0071482F" w:rsidRPr="007036CE" w:rsidRDefault="0071482F" w:rsidP="0071482F">
            <w:pPr>
              <w:pStyle w:val="GOSTTablenorm"/>
            </w:pPr>
            <w:r w:rsidRPr="007036CE">
              <w:t>StmInfrmtn_NmbrKOO</w:t>
            </w:r>
          </w:p>
        </w:tc>
        <w:tc>
          <w:tcPr>
            <w:tcW w:w="1395" w:type="pct"/>
          </w:tcPr>
          <w:p w14:paraId="2F0AE5E9" w14:textId="77777777" w:rsidR="0071482F" w:rsidRPr="007036CE" w:rsidRDefault="0071482F" w:rsidP="0071482F">
            <w:pPr>
              <w:rPr>
                <w:sz w:val="22"/>
                <w:szCs w:val="22"/>
              </w:rPr>
            </w:pPr>
          </w:p>
        </w:tc>
      </w:tr>
      <w:tr w:rsidR="0071482F" w:rsidRPr="007036CE" w14:paraId="22B5C673" w14:textId="77777777" w:rsidTr="00A759FD">
        <w:tc>
          <w:tcPr>
            <w:tcW w:w="1100" w:type="pct"/>
          </w:tcPr>
          <w:p w14:paraId="688C6394" w14:textId="77777777" w:rsidR="0071482F" w:rsidRPr="007036CE" w:rsidRDefault="0071482F" w:rsidP="0071482F">
            <w:pPr>
              <w:pStyle w:val="GOSTTablenorm"/>
            </w:pPr>
            <w:r w:rsidRPr="007036CE">
              <w:t>Сумма_валюта_операции</w:t>
            </w:r>
          </w:p>
        </w:tc>
        <w:tc>
          <w:tcPr>
            <w:tcW w:w="316" w:type="pct"/>
          </w:tcPr>
          <w:p w14:paraId="6CD513BB" w14:textId="77777777" w:rsidR="0071482F" w:rsidRPr="007036CE" w:rsidRDefault="0071482F" w:rsidP="0071482F">
            <w:pPr>
              <w:pStyle w:val="GOSTTablenorm"/>
            </w:pPr>
            <w:r w:rsidRPr="007036CE">
              <w:t>да</w:t>
            </w:r>
          </w:p>
        </w:tc>
        <w:tc>
          <w:tcPr>
            <w:tcW w:w="1100" w:type="pct"/>
          </w:tcPr>
          <w:p w14:paraId="4562ED83" w14:textId="77777777" w:rsidR="0071482F" w:rsidRPr="007036CE" w:rsidRDefault="0071482F" w:rsidP="0071482F">
            <w:pPr>
              <w:pStyle w:val="GOSTTablenorm"/>
            </w:pPr>
            <w:r w:rsidRPr="007036CE">
              <w:t>Сумма в валюте заявки</w:t>
            </w:r>
          </w:p>
        </w:tc>
        <w:tc>
          <w:tcPr>
            <w:tcW w:w="1089" w:type="pct"/>
          </w:tcPr>
          <w:p w14:paraId="7F3E88BD" w14:textId="77777777" w:rsidR="0071482F" w:rsidRPr="007036CE" w:rsidRDefault="0071482F" w:rsidP="0071482F">
            <w:pPr>
              <w:pStyle w:val="GOSTTablenorm"/>
            </w:pPr>
            <w:r w:rsidRPr="007036CE">
              <w:t>ZR_AmntV</w:t>
            </w:r>
          </w:p>
        </w:tc>
        <w:tc>
          <w:tcPr>
            <w:tcW w:w="1395" w:type="pct"/>
          </w:tcPr>
          <w:p w14:paraId="1D10A5CF" w14:textId="41E4759B" w:rsidR="0071482F" w:rsidRPr="007036CE" w:rsidRDefault="0071482F" w:rsidP="0071482F">
            <w:pPr>
              <w:pStyle w:val="GOSTTablenorm"/>
            </w:pPr>
            <w:r w:rsidRPr="007036CE">
              <w:t xml:space="preserve">Сумма передается в единицах валюты с точностью 2 знака после запятой </w:t>
            </w:r>
            <w:r w:rsidR="00BC0B8A" w:rsidRPr="007036CE">
              <w:t>–</w:t>
            </w:r>
            <w:r w:rsidRPr="007036CE">
              <w:t xml:space="preserve"> необходимо конвертировать в минимальные единицы валюты (для данного типа документов умножить на 100)</w:t>
            </w:r>
          </w:p>
        </w:tc>
      </w:tr>
      <w:tr w:rsidR="0071482F" w:rsidRPr="007036CE" w14:paraId="4B6E6574" w14:textId="77777777" w:rsidTr="00A759FD">
        <w:tc>
          <w:tcPr>
            <w:tcW w:w="1100" w:type="pct"/>
          </w:tcPr>
          <w:p w14:paraId="328AF1DC" w14:textId="77777777" w:rsidR="0071482F" w:rsidRPr="007036CE" w:rsidRDefault="0071482F" w:rsidP="0071482F">
            <w:pPr>
              <w:pStyle w:val="GOSTTablenorm"/>
            </w:pPr>
            <w:r w:rsidRPr="007036CE">
              <w:t>Сумма_валюта_учета_руб</w:t>
            </w:r>
          </w:p>
        </w:tc>
        <w:tc>
          <w:tcPr>
            <w:tcW w:w="316" w:type="pct"/>
          </w:tcPr>
          <w:p w14:paraId="176D54B9" w14:textId="77777777" w:rsidR="0071482F" w:rsidRPr="007036CE" w:rsidRDefault="0071482F" w:rsidP="0071482F">
            <w:pPr>
              <w:pStyle w:val="GOSTTablenorm"/>
            </w:pPr>
            <w:r w:rsidRPr="007036CE">
              <w:t>да</w:t>
            </w:r>
          </w:p>
        </w:tc>
        <w:tc>
          <w:tcPr>
            <w:tcW w:w="1100" w:type="pct"/>
          </w:tcPr>
          <w:p w14:paraId="585801D7" w14:textId="77777777" w:rsidR="0071482F" w:rsidRPr="007036CE" w:rsidRDefault="0071482F" w:rsidP="0071482F">
            <w:pPr>
              <w:pStyle w:val="GOSTTablenorm"/>
            </w:pPr>
            <w:r w:rsidRPr="007036CE">
              <w:t>Сумма в валюте учета (руб)</w:t>
            </w:r>
          </w:p>
        </w:tc>
        <w:tc>
          <w:tcPr>
            <w:tcW w:w="1089" w:type="pct"/>
          </w:tcPr>
          <w:p w14:paraId="434B7DA1" w14:textId="77777777" w:rsidR="0071482F" w:rsidRPr="007036CE" w:rsidRDefault="0071482F" w:rsidP="0071482F">
            <w:pPr>
              <w:pStyle w:val="GOSTTablenorm"/>
            </w:pPr>
            <w:r w:rsidRPr="007036CE">
              <w:t>ZR_AmntV</w:t>
            </w:r>
          </w:p>
        </w:tc>
        <w:tc>
          <w:tcPr>
            <w:tcW w:w="1395" w:type="pct"/>
          </w:tcPr>
          <w:p w14:paraId="421F723D" w14:textId="77777777" w:rsidR="0071482F" w:rsidRPr="007036CE" w:rsidRDefault="0071482F" w:rsidP="0071482F">
            <w:pPr>
              <w:pStyle w:val="GOSTTablenorm"/>
            </w:pPr>
            <w:r w:rsidRPr="007036CE">
              <w:t>Для данного типа документов Сумма_валюта_учета_руб</w:t>
            </w:r>
            <w:ins w:id="9949" w:author="Сатлер Марина Викторовна" w:date="2024-01-15T14:43:00Z">
              <w:r w:rsidRPr="007036CE">
                <w:t> </w:t>
              </w:r>
            </w:ins>
            <w:r w:rsidRPr="007036CE">
              <w:t>=</w:t>
            </w:r>
            <w:ins w:id="9950" w:author="Сатлер Марина Викторовна" w:date="2024-01-15T14:43:00Z">
              <w:r w:rsidRPr="007036CE">
                <w:t> </w:t>
              </w:r>
            </w:ins>
            <w:r w:rsidRPr="007036CE">
              <w:t>Сумма_валюта_операции</w:t>
            </w:r>
          </w:p>
        </w:tc>
      </w:tr>
    </w:tbl>
    <w:p w14:paraId="6536DE11" w14:textId="0740CE98" w:rsidR="007770AB" w:rsidRPr="007036CE" w:rsidRDefault="004E3625" w:rsidP="00CC7251">
      <w:pPr>
        <w:pStyle w:val="GOSTNameTable"/>
      </w:pPr>
      <w:r w:rsidRPr="007036CE">
        <w:rPr>
          <w:noProof/>
        </w:rPr>
        <w:lastRenderedPageBreak/>
        <w:fldChar w:fldCharType="begin"/>
      </w:r>
      <w:r w:rsidRPr="007036CE">
        <w:rPr>
          <w:noProof/>
        </w:rPr>
        <w:instrText xml:space="preserve"> SEQ Таблица \* ARABIC </w:instrText>
      </w:r>
      <w:r w:rsidRPr="007036CE">
        <w:rPr>
          <w:noProof/>
        </w:rPr>
        <w:fldChar w:fldCharType="separate"/>
      </w:r>
      <w:bookmarkStart w:id="9951" w:name="_Toc222928024"/>
      <w:r w:rsidR="00BD74E1">
        <w:rPr>
          <w:noProof/>
        </w:rPr>
        <w:t>51</w:t>
      </w:r>
      <w:r w:rsidRPr="007036CE">
        <w:rPr>
          <w:noProof/>
        </w:rPr>
        <w:fldChar w:fldCharType="end"/>
      </w:r>
      <w:r w:rsidR="007770AB" w:rsidRPr="007036CE">
        <w:t xml:space="preserve"> </w:t>
      </w:r>
      <w:r w:rsidR="00CC2920" w:rsidRPr="007036CE">
        <w:t>–</w:t>
      </w:r>
      <w:r w:rsidR="00CC2920">
        <w:t xml:space="preserve"> </w:t>
      </w:r>
      <w:r w:rsidR="007770AB" w:rsidRPr="007036CE">
        <w:t>Перечень атрибутов, соответствующих типу документа «Заявка на получение денежных средств, перечисляемых на карту» (ф. 0531243) MSC_ApplFundsCard_PBS</w:t>
      </w:r>
      <w:bookmarkEnd w:id="9951"/>
    </w:p>
    <w:tbl>
      <w:tblPr>
        <w:tblStyle w:val="GOSTTable"/>
        <w:tblW w:w="5000" w:type="pct"/>
        <w:tblLayout w:type="fixed"/>
        <w:tblLook w:val="07E0" w:firstRow="1" w:lastRow="1" w:firstColumn="1" w:lastColumn="1" w:noHBand="1" w:noVBand="1"/>
      </w:tblPr>
      <w:tblGrid>
        <w:gridCol w:w="3475"/>
        <w:gridCol w:w="978"/>
        <w:gridCol w:w="3474"/>
        <w:gridCol w:w="3524"/>
        <w:gridCol w:w="4309"/>
      </w:tblGrid>
      <w:tr w:rsidR="00CB7852" w:rsidRPr="007036CE" w14:paraId="2401BE06" w14:textId="77777777" w:rsidTr="00B0621B">
        <w:trPr>
          <w:cnfStyle w:val="100000000000" w:firstRow="1" w:lastRow="0" w:firstColumn="0" w:lastColumn="0" w:oddVBand="0" w:evenVBand="0" w:oddHBand="0" w:evenHBand="0" w:firstRowFirstColumn="0" w:firstRowLastColumn="0" w:lastRowFirstColumn="0" w:lastRowLastColumn="0"/>
        </w:trPr>
        <w:tc>
          <w:tcPr>
            <w:tcW w:w="1102" w:type="pct"/>
            <w:hideMark/>
          </w:tcPr>
          <w:p w14:paraId="04F22498" w14:textId="77777777" w:rsidR="00621776" w:rsidRPr="007036CE" w:rsidRDefault="00621776" w:rsidP="00174E8C">
            <w:pPr>
              <w:pStyle w:val="GOSTTableHead"/>
              <w:rPr>
                <w:szCs w:val="22"/>
              </w:rPr>
            </w:pPr>
            <w:r w:rsidRPr="007036CE">
              <w:rPr>
                <w:szCs w:val="22"/>
              </w:rPr>
              <w:t>Наименование атрибута</w:t>
            </w:r>
          </w:p>
        </w:tc>
        <w:tc>
          <w:tcPr>
            <w:tcW w:w="310" w:type="pct"/>
            <w:hideMark/>
          </w:tcPr>
          <w:p w14:paraId="58729CB4" w14:textId="77777777" w:rsidR="00621776" w:rsidRPr="007036CE" w:rsidRDefault="00621776" w:rsidP="00174E8C">
            <w:pPr>
              <w:pStyle w:val="GOSTTableHead"/>
              <w:rPr>
                <w:szCs w:val="22"/>
              </w:rPr>
            </w:pPr>
            <w:r w:rsidRPr="007036CE">
              <w:rPr>
                <w:szCs w:val="22"/>
              </w:rPr>
              <w:t>Вычисляемый атрибут</w:t>
            </w:r>
          </w:p>
        </w:tc>
        <w:tc>
          <w:tcPr>
            <w:tcW w:w="1102" w:type="pct"/>
            <w:hideMark/>
          </w:tcPr>
          <w:p w14:paraId="3FF29C27" w14:textId="77777777" w:rsidR="00621776" w:rsidRPr="007036CE" w:rsidRDefault="00621776" w:rsidP="00174E8C">
            <w:pPr>
              <w:pStyle w:val="GOSTTableHead"/>
              <w:rPr>
                <w:szCs w:val="22"/>
              </w:rPr>
            </w:pPr>
            <w:r w:rsidRPr="007036CE">
              <w:rPr>
                <w:szCs w:val="22"/>
              </w:rPr>
              <w:t>Описание атрибута</w:t>
            </w:r>
          </w:p>
        </w:tc>
        <w:tc>
          <w:tcPr>
            <w:tcW w:w="1118" w:type="pct"/>
            <w:hideMark/>
          </w:tcPr>
          <w:p w14:paraId="595D5A2F" w14:textId="77777777" w:rsidR="00621776" w:rsidRPr="007036CE" w:rsidRDefault="00621776" w:rsidP="00174E8C">
            <w:pPr>
              <w:pStyle w:val="GOSTTableHead"/>
              <w:rPr>
                <w:szCs w:val="22"/>
              </w:rPr>
            </w:pPr>
            <w:r w:rsidRPr="007036CE">
              <w:rPr>
                <w:szCs w:val="22"/>
              </w:rPr>
              <w:t>Реквизит документа (наименование тега)</w:t>
            </w:r>
          </w:p>
        </w:tc>
        <w:tc>
          <w:tcPr>
            <w:tcW w:w="1367" w:type="pct"/>
            <w:hideMark/>
          </w:tcPr>
          <w:p w14:paraId="6D59AAFE" w14:textId="77777777" w:rsidR="00621776" w:rsidRPr="007036CE" w:rsidRDefault="00621776" w:rsidP="00174E8C">
            <w:pPr>
              <w:pStyle w:val="GOSTTableHead"/>
              <w:rPr>
                <w:szCs w:val="22"/>
              </w:rPr>
            </w:pPr>
            <w:r w:rsidRPr="007036CE">
              <w:rPr>
                <w:szCs w:val="22"/>
              </w:rPr>
              <w:t>Алгоритм вычисления</w:t>
            </w:r>
          </w:p>
        </w:tc>
      </w:tr>
      <w:tr w:rsidR="00CB7852" w:rsidRPr="007036CE" w14:paraId="12A9FDB7" w14:textId="77777777" w:rsidTr="00B0621B">
        <w:tc>
          <w:tcPr>
            <w:tcW w:w="1102" w:type="pct"/>
            <w:hideMark/>
          </w:tcPr>
          <w:p w14:paraId="71E3A772" w14:textId="77777777" w:rsidR="00174E8C" w:rsidRPr="007036CE" w:rsidRDefault="006C666F" w:rsidP="0041658B">
            <w:pPr>
              <w:pStyle w:val="GOSTTablenorm"/>
            </w:pPr>
            <w:r w:rsidRPr="007036CE">
              <w:t>Номер_документа</w:t>
            </w:r>
            <w:r w:rsidR="00083421" w:rsidRPr="007036CE">
              <w:t>*</w:t>
            </w:r>
          </w:p>
        </w:tc>
        <w:tc>
          <w:tcPr>
            <w:tcW w:w="310" w:type="pct"/>
            <w:hideMark/>
          </w:tcPr>
          <w:p w14:paraId="459BB441" w14:textId="77777777" w:rsidR="00174E8C" w:rsidRPr="007036CE" w:rsidRDefault="00174E8C">
            <w:pPr>
              <w:pStyle w:val="GOSTTablenorm"/>
            </w:pPr>
            <w:r w:rsidRPr="007036CE">
              <w:t>нет</w:t>
            </w:r>
          </w:p>
        </w:tc>
        <w:tc>
          <w:tcPr>
            <w:tcW w:w="1102" w:type="pct"/>
            <w:hideMark/>
          </w:tcPr>
          <w:p w14:paraId="015EF490" w14:textId="77777777" w:rsidR="00174E8C" w:rsidRPr="007036CE" w:rsidRDefault="00174E8C">
            <w:pPr>
              <w:pStyle w:val="GOSTTablenorm"/>
            </w:pPr>
            <w:r w:rsidRPr="007036CE">
              <w:t>Номер документа</w:t>
            </w:r>
          </w:p>
        </w:tc>
        <w:tc>
          <w:tcPr>
            <w:tcW w:w="1118" w:type="pct"/>
            <w:hideMark/>
          </w:tcPr>
          <w:p w14:paraId="32D8EEB6" w14:textId="77777777" w:rsidR="00174E8C" w:rsidRPr="007036CE" w:rsidRDefault="00174E8C">
            <w:pPr>
              <w:pStyle w:val="GOSTTablenorm"/>
            </w:pPr>
            <w:r w:rsidRPr="007036CE">
              <w:t>ZN_DcNmbr</w:t>
            </w:r>
          </w:p>
        </w:tc>
        <w:tc>
          <w:tcPr>
            <w:tcW w:w="1367" w:type="pct"/>
          </w:tcPr>
          <w:p w14:paraId="474A9103" w14:textId="77777777" w:rsidR="00174E8C" w:rsidRPr="007036CE" w:rsidRDefault="00265926">
            <w:pPr>
              <w:pStyle w:val="GOSTTablenorm"/>
            </w:pPr>
            <w:r w:rsidRPr="007036CE">
              <w:t>-</w:t>
            </w:r>
          </w:p>
        </w:tc>
      </w:tr>
      <w:tr w:rsidR="00CB7852" w:rsidRPr="007036CE" w14:paraId="3D8896D6" w14:textId="77777777" w:rsidTr="00B0621B">
        <w:tc>
          <w:tcPr>
            <w:tcW w:w="1102" w:type="pct"/>
            <w:hideMark/>
          </w:tcPr>
          <w:p w14:paraId="1E771A91" w14:textId="77777777" w:rsidR="00174E8C" w:rsidRPr="007036CE" w:rsidRDefault="006C666F" w:rsidP="0041658B">
            <w:pPr>
              <w:pStyle w:val="GOSTTablenorm"/>
            </w:pPr>
            <w:r w:rsidRPr="007036CE">
              <w:t>Дата_документа</w:t>
            </w:r>
            <w:r w:rsidR="00083421" w:rsidRPr="007036CE">
              <w:t>*</w:t>
            </w:r>
          </w:p>
        </w:tc>
        <w:tc>
          <w:tcPr>
            <w:tcW w:w="310" w:type="pct"/>
            <w:hideMark/>
          </w:tcPr>
          <w:p w14:paraId="5A42F248" w14:textId="77777777" w:rsidR="00174E8C" w:rsidRPr="007036CE" w:rsidRDefault="00174E8C">
            <w:pPr>
              <w:pStyle w:val="GOSTTablenorm"/>
            </w:pPr>
            <w:r w:rsidRPr="007036CE">
              <w:t>нет</w:t>
            </w:r>
          </w:p>
        </w:tc>
        <w:tc>
          <w:tcPr>
            <w:tcW w:w="1102" w:type="pct"/>
            <w:hideMark/>
          </w:tcPr>
          <w:p w14:paraId="5555AA8B" w14:textId="77777777" w:rsidR="00174E8C" w:rsidRPr="007036CE" w:rsidRDefault="00174E8C">
            <w:pPr>
              <w:pStyle w:val="GOSTTablenorm"/>
            </w:pPr>
            <w:r w:rsidRPr="007036CE">
              <w:t>Дата документа</w:t>
            </w:r>
          </w:p>
        </w:tc>
        <w:tc>
          <w:tcPr>
            <w:tcW w:w="1118" w:type="pct"/>
            <w:hideMark/>
          </w:tcPr>
          <w:p w14:paraId="527C7009" w14:textId="77777777" w:rsidR="00174E8C" w:rsidRPr="007036CE" w:rsidRDefault="00174E8C">
            <w:pPr>
              <w:pStyle w:val="GOSTTablenorm"/>
            </w:pPr>
            <w:r w:rsidRPr="007036CE">
              <w:t>ZN_MSC_Infrmtn_CrtnDt</w:t>
            </w:r>
          </w:p>
        </w:tc>
        <w:tc>
          <w:tcPr>
            <w:tcW w:w="1367" w:type="pct"/>
          </w:tcPr>
          <w:p w14:paraId="0AE2E56F" w14:textId="77777777" w:rsidR="00174E8C" w:rsidRPr="007036CE" w:rsidRDefault="00265926">
            <w:pPr>
              <w:pStyle w:val="GOSTTablenorm"/>
            </w:pPr>
            <w:r w:rsidRPr="007036CE">
              <w:t>-</w:t>
            </w:r>
          </w:p>
        </w:tc>
      </w:tr>
      <w:tr w:rsidR="00803556" w:rsidRPr="007036CE" w14:paraId="63886351" w14:textId="77777777" w:rsidTr="00B0621B">
        <w:tc>
          <w:tcPr>
            <w:tcW w:w="1102" w:type="pct"/>
          </w:tcPr>
          <w:p w14:paraId="3C0F5C78" w14:textId="77777777" w:rsidR="00803556" w:rsidRPr="007036CE" w:rsidRDefault="00803556" w:rsidP="0041658B">
            <w:pPr>
              <w:pStyle w:val="GOSTTablenorm"/>
            </w:pPr>
            <w:r w:rsidRPr="007036CE">
              <w:t>Вид_документа</w:t>
            </w:r>
          </w:p>
        </w:tc>
        <w:tc>
          <w:tcPr>
            <w:tcW w:w="310" w:type="pct"/>
          </w:tcPr>
          <w:p w14:paraId="345B416F" w14:textId="77777777" w:rsidR="00803556" w:rsidRPr="007036CE" w:rsidRDefault="009F38E4">
            <w:pPr>
              <w:pStyle w:val="GOSTTablenorm"/>
            </w:pPr>
            <w:r w:rsidRPr="007036CE">
              <w:t>да</w:t>
            </w:r>
          </w:p>
        </w:tc>
        <w:tc>
          <w:tcPr>
            <w:tcW w:w="1102" w:type="pct"/>
          </w:tcPr>
          <w:p w14:paraId="2BEA10FF" w14:textId="77777777" w:rsidR="00803556" w:rsidRPr="007036CE" w:rsidRDefault="00803556">
            <w:pPr>
              <w:pStyle w:val="GOSTTablenorm"/>
            </w:pPr>
            <w:r w:rsidRPr="007036CE">
              <w:t>Вид документа</w:t>
            </w:r>
          </w:p>
        </w:tc>
        <w:tc>
          <w:tcPr>
            <w:tcW w:w="1118" w:type="pct"/>
          </w:tcPr>
          <w:p w14:paraId="4D9AE007" w14:textId="77777777" w:rsidR="00803556" w:rsidRPr="007036CE" w:rsidRDefault="00ED6DA8">
            <w:pPr>
              <w:pStyle w:val="GOSTTablenorm"/>
            </w:pPr>
            <w:r w:rsidRPr="007036CE">
              <w:t>ZN_TpDc</w:t>
            </w:r>
          </w:p>
        </w:tc>
        <w:tc>
          <w:tcPr>
            <w:tcW w:w="1367" w:type="pct"/>
          </w:tcPr>
          <w:p w14:paraId="49913AC5" w14:textId="77777777" w:rsidR="00803556" w:rsidRPr="007036CE" w:rsidRDefault="009F38E4" w:rsidP="00152381">
            <w:pPr>
              <w:pStyle w:val="GOSTTablenorm"/>
            </w:pPr>
            <w:r w:rsidRPr="007036CE">
              <w:t>Если в теге документа</w:t>
            </w:r>
            <w:r w:rsidR="00F35E33" w:rsidRPr="007036CE">
              <w:t xml:space="preserve"> </w:t>
            </w:r>
            <w:r w:rsidRPr="007036CE">
              <w:t>«Z</w:t>
            </w:r>
            <w:r w:rsidRPr="007036CE">
              <w:rPr>
                <w:lang w:val="en-US"/>
              </w:rPr>
              <w:t>NB</w:t>
            </w:r>
            <w:r w:rsidRPr="007036CE">
              <w:t>», то значение «ЗНБ</w:t>
            </w:r>
            <w:r w:rsidR="00EB23FE" w:rsidRPr="007036CE">
              <w:t>»</w:t>
            </w:r>
          </w:p>
        </w:tc>
      </w:tr>
      <w:tr w:rsidR="00CB7852" w:rsidRPr="007036CE" w14:paraId="66867ACC" w14:textId="77777777" w:rsidTr="00B0621B">
        <w:tc>
          <w:tcPr>
            <w:tcW w:w="1102" w:type="pct"/>
          </w:tcPr>
          <w:p w14:paraId="02570CC5" w14:textId="77777777" w:rsidR="00174E8C" w:rsidRPr="007036CE" w:rsidRDefault="00174E8C" w:rsidP="0041658B">
            <w:pPr>
              <w:pStyle w:val="GOSTTablenorm"/>
            </w:pPr>
            <w:r w:rsidRPr="007036CE">
              <w:t>Наименование_документа</w:t>
            </w:r>
          </w:p>
        </w:tc>
        <w:tc>
          <w:tcPr>
            <w:tcW w:w="310" w:type="pct"/>
          </w:tcPr>
          <w:p w14:paraId="60919C15" w14:textId="77777777" w:rsidR="00174E8C" w:rsidRPr="007036CE" w:rsidRDefault="00174E8C">
            <w:pPr>
              <w:pStyle w:val="GOSTTablenorm"/>
            </w:pPr>
            <w:r w:rsidRPr="007036CE">
              <w:t>да</w:t>
            </w:r>
          </w:p>
        </w:tc>
        <w:tc>
          <w:tcPr>
            <w:tcW w:w="1102" w:type="pct"/>
          </w:tcPr>
          <w:p w14:paraId="4D1DCC83" w14:textId="77777777" w:rsidR="00174E8C" w:rsidRPr="007036CE" w:rsidRDefault="00174E8C">
            <w:pPr>
              <w:pStyle w:val="GOSTTablenorm"/>
            </w:pPr>
            <w:r w:rsidRPr="007036CE">
              <w:t>Наименование документа</w:t>
            </w:r>
          </w:p>
        </w:tc>
        <w:tc>
          <w:tcPr>
            <w:tcW w:w="1118" w:type="pct"/>
          </w:tcPr>
          <w:p w14:paraId="0B3BAA3D" w14:textId="77777777" w:rsidR="00174E8C" w:rsidRPr="007036CE" w:rsidRDefault="00174E8C">
            <w:pPr>
              <w:pStyle w:val="GOSTTablenorm"/>
            </w:pPr>
          </w:p>
        </w:tc>
        <w:tc>
          <w:tcPr>
            <w:tcW w:w="1367" w:type="pct"/>
          </w:tcPr>
          <w:p w14:paraId="0AFEA82D" w14:textId="77777777" w:rsidR="00174E8C" w:rsidRPr="007036CE" w:rsidRDefault="00174E8C">
            <w:pPr>
              <w:pStyle w:val="GOSTTablenorm"/>
            </w:pPr>
            <w:r w:rsidRPr="007036CE">
              <w:t>Наименование докумен</w:t>
            </w:r>
            <w:r w:rsidR="00AF7F94" w:rsidRPr="007036CE">
              <w:t>та определяется по справочнику «</w:t>
            </w:r>
            <w:r w:rsidRPr="007036CE">
              <w:t>Типы документов</w:t>
            </w:r>
            <w:r w:rsidR="00AF7F94" w:rsidRPr="007036CE">
              <w:t>»</w:t>
            </w:r>
            <w:r w:rsidRPr="007036CE">
              <w:t xml:space="preserve"> с помощью значения атрибута Тип_документа (TypeDoc) из заголовка запроса</w:t>
            </w:r>
          </w:p>
        </w:tc>
      </w:tr>
      <w:tr w:rsidR="00CB7852" w:rsidRPr="007036CE" w14:paraId="037A1580" w14:textId="77777777" w:rsidTr="00B0621B">
        <w:tc>
          <w:tcPr>
            <w:tcW w:w="1102" w:type="pct"/>
          </w:tcPr>
          <w:p w14:paraId="5021C3A4" w14:textId="77777777" w:rsidR="00174E8C" w:rsidRPr="007036CE" w:rsidRDefault="00174E8C" w:rsidP="00AF7F94">
            <w:pPr>
              <w:pStyle w:val="GOSTTablenorm"/>
            </w:pPr>
            <w:r w:rsidRPr="007036CE">
              <w:t>Код_валюты</w:t>
            </w:r>
          </w:p>
        </w:tc>
        <w:tc>
          <w:tcPr>
            <w:tcW w:w="310" w:type="pct"/>
          </w:tcPr>
          <w:p w14:paraId="3A5B5B1F" w14:textId="77777777" w:rsidR="00174E8C" w:rsidRPr="007036CE" w:rsidRDefault="00C06122" w:rsidP="00AF7F94">
            <w:pPr>
              <w:pStyle w:val="GOSTTablenorm"/>
            </w:pPr>
            <w:r w:rsidRPr="007036CE">
              <w:t>да</w:t>
            </w:r>
          </w:p>
        </w:tc>
        <w:tc>
          <w:tcPr>
            <w:tcW w:w="1102" w:type="pct"/>
          </w:tcPr>
          <w:p w14:paraId="5DC3875B" w14:textId="77777777" w:rsidR="00174E8C" w:rsidRPr="007036CE" w:rsidRDefault="00174E8C" w:rsidP="00AF7F94">
            <w:pPr>
              <w:pStyle w:val="GOSTTablenorm"/>
            </w:pPr>
            <w:r w:rsidRPr="007036CE">
              <w:t>Код валюты по ОКВ</w:t>
            </w:r>
          </w:p>
        </w:tc>
        <w:tc>
          <w:tcPr>
            <w:tcW w:w="1118" w:type="pct"/>
          </w:tcPr>
          <w:p w14:paraId="312C98C2" w14:textId="77777777" w:rsidR="00174E8C" w:rsidRPr="007036CE" w:rsidRDefault="00BE0C65" w:rsidP="00AF7F94">
            <w:pPr>
              <w:pStyle w:val="GOSTTablenorm"/>
            </w:pPr>
            <w:r w:rsidRPr="007036CE">
              <w:t>StmInfrmtn_Cd</w:t>
            </w:r>
          </w:p>
        </w:tc>
        <w:tc>
          <w:tcPr>
            <w:tcW w:w="1367" w:type="pct"/>
          </w:tcPr>
          <w:p w14:paraId="16ED1722" w14:textId="77777777" w:rsidR="00C06122" w:rsidRPr="007036CE" w:rsidRDefault="00C06122" w:rsidP="00AF7F94">
            <w:pPr>
              <w:pStyle w:val="GOSTTablenorm"/>
            </w:pPr>
            <w:r w:rsidRPr="007036CE">
              <w:t>В составе документа может приходить как цифровой, так и буквенный код валюты.</w:t>
            </w:r>
          </w:p>
          <w:p w14:paraId="209D1FDC" w14:textId="77777777" w:rsidR="00C06122" w:rsidRPr="007036CE" w:rsidRDefault="00C06122" w:rsidP="007E547B">
            <w:pPr>
              <w:pStyle w:val="GOSTTableListNum10"/>
              <w:numPr>
                <w:ilvl w:val="0"/>
                <w:numId w:val="37"/>
              </w:numPr>
            </w:pPr>
            <w:r w:rsidRPr="007036CE">
              <w:t>если код валюты пришел цифровой, то в атрибут его значение записывается в неизменном виде;</w:t>
            </w:r>
          </w:p>
          <w:p w14:paraId="46DC10B7" w14:textId="5AFE3A00" w:rsidR="00174E8C" w:rsidRPr="007036CE" w:rsidRDefault="00C06122" w:rsidP="00AF7F94">
            <w:pPr>
              <w:pStyle w:val="GOSTTableListNum10"/>
            </w:pPr>
            <w:r w:rsidRPr="007036CE">
              <w:t>если код валюты пришел буквенный, то в атрибут его значение записывается после преобразования в цифровой по данным справочника «Общероссийский классификатор валют (ОКВ)»</w:t>
            </w:r>
            <w:r w:rsidRPr="007036CE">
              <w:rPr>
                <w:rStyle w:val="af6"/>
              </w:rPr>
              <w:fldChar w:fldCharType="begin"/>
            </w:r>
            <w:r w:rsidRPr="007036CE">
              <w:rPr>
                <w:rStyle w:val="af6"/>
              </w:rPr>
              <w:instrText xml:space="preserve"> NOTEREF _Ref153484430 \h  \* MERGEFORMAT </w:instrText>
            </w:r>
            <w:r w:rsidRPr="007036CE">
              <w:rPr>
                <w:rStyle w:val="af6"/>
              </w:rPr>
            </w:r>
            <w:r w:rsidRPr="007036CE">
              <w:rPr>
                <w:rStyle w:val="af6"/>
              </w:rPr>
              <w:fldChar w:fldCharType="separate"/>
            </w:r>
            <w:r w:rsidR="00BD74E1">
              <w:rPr>
                <w:rStyle w:val="af6"/>
              </w:rPr>
              <w:t>5</w:t>
            </w:r>
            <w:r w:rsidRPr="007036CE">
              <w:rPr>
                <w:rStyle w:val="af6"/>
              </w:rPr>
              <w:fldChar w:fldCharType="end"/>
            </w:r>
          </w:p>
        </w:tc>
      </w:tr>
      <w:tr w:rsidR="0071482F" w:rsidRPr="007036CE" w14:paraId="62303508" w14:textId="77777777" w:rsidTr="00B0621B">
        <w:tc>
          <w:tcPr>
            <w:tcW w:w="1102" w:type="pct"/>
          </w:tcPr>
          <w:p w14:paraId="7D977AE1" w14:textId="77777777" w:rsidR="0071482F" w:rsidRPr="007036CE" w:rsidRDefault="0071482F" w:rsidP="007E0C8D">
            <w:pPr>
              <w:pStyle w:val="GOSTTablenorm"/>
            </w:pPr>
            <w:r w:rsidRPr="007036CE">
              <w:rPr>
                <w:szCs w:val="22"/>
              </w:rPr>
              <w:t>Код_валюты</w:t>
            </w:r>
            <w:r w:rsidR="007E0C8D" w:rsidRPr="007036CE">
              <w:rPr>
                <w:szCs w:val="22"/>
              </w:rPr>
              <w:t>_</w:t>
            </w:r>
            <w:r w:rsidRPr="007036CE">
              <w:rPr>
                <w:szCs w:val="22"/>
              </w:rPr>
              <w:t>учета</w:t>
            </w:r>
          </w:p>
        </w:tc>
        <w:tc>
          <w:tcPr>
            <w:tcW w:w="310" w:type="pct"/>
          </w:tcPr>
          <w:p w14:paraId="37521076" w14:textId="77777777" w:rsidR="0071482F" w:rsidRPr="007036CE" w:rsidRDefault="0071482F" w:rsidP="0071482F">
            <w:pPr>
              <w:pStyle w:val="GOSTTablenorm"/>
            </w:pPr>
            <w:r w:rsidRPr="007036CE">
              <w:rPr>
                <w:szCs w:val="22"/>
              </w:rPr>
              <w:t>да</w:t>
            </w:r>
          </w:p>
        </w:tc>
        <w:tc>
          <w:tcPr>
            <w:tcW w:w="1102" w:type="pct"/>
          </w:tcPr>
          <w:p w14:paraId="624E491F" w14:textId="77777777" w:rsidR="0071482F" w:rsidRPr="007036CE" w:rsidRDefault="0071482F" w:rsidP="0071482F">
            <w:pPr>
              <w:pStyle w:val="GOSTTablenorm"/>
            </w:pPr>
            <w:r w:rsidRPr="007036CE">
              <w:rPr>
                <w:szCs w:val="22"/>
              </w:rPr>
              <w:t>Код валюты учета по ОКВ</w:t>
            </w:r>
          </w:p>
        </w:tc>
        <w:tc>
          <w:tcPr>
            <w:tcW w:w="1118" w:type="pct"/>
          </w:tcPr>
          <w:p w14:paraId="70580453" w14:textId="77777777" w:rsidR="0071482F" w:rsidRPr="007036CE" w:rsidRDefault="0071482F" w:rsidP="0071482F">
            <w:pPr>
              <w:pStyle w:val="GOSTTablenorm"/>
            </w:pPr>
            <w:r w:rsidRPr="007036CE">
              <w:t>-</w:t>
            </w:r>
          </w:p>
        </w:tc>
        <w:tc>
          <w:tcPr>
            <w:tcW w:w="1367" w:type="pct"/>
          </w:tcPr>
          <w:p w14:paraId="7BAACABA" w14:textId="77777777" w:rsidR="0071482F" w:rsidRPr="007036CE" w:rsidRDefault="0071482F" w:rsidP="0071482F">
            <w:pPr>
              <w:pStyle w:val="GOSTTablenorm"/>
            </w:pPr>
            <w:r w:rsidRPr="007036CE">
              <w:t>Указывается значение «643»</w:t>
            </w:r>
          </w:p>
        </w:tc>
      </w:tr>
      <w:tr w:rsidR="0071482F" w:rsidRPr="007036CE" w14:paraId="7876FD4D" w14:textId="77777777" w:rsidTr="00B0621B">
        <w:tc>
          <w:tcPr>
            <w:tcW w:w="1102" w:type="pct"/>
          </w:tcPr>
          <w:p w14:paraId="6E6F70A9" w14:textId="77777777" w:rsidR="0071482F" w:rsidRPr="007036CE" w:rsidRDefault="0071482F" w:rsidP="0071482F">
            <w:pPr>
              <w:pStyle w:val="GOSTTablenorm"/>
            </w:pPr>
            <w:r w:rsidRPr="007036CE">
              <w:t>Дата_ввода_в_действие</w:t>
            </w:r>
          </w:p>
        </w:tc>
        <w:tc>
          <w:tcPr>
            <w:tcW w:w="310" w:type="pct"/>
          </w:tcPr>
          <w:p w14:paraId="4441EDCB" w14:textId="77777777" w:rsidR="0071482F" w:rsidRPr="007036CE" w:rsidRDefault="0071482F" w:rsidP="0071482F">
            <w:pPr>
              <w:pStyle w:val="GOSTTablenorm"/>
            </w:pPr>
            <w:r w:rsidRPr="007036CE">
              <w:t>да</w:t>
            </w:r>
          </w:p>
        </w:tc>
        <w:tc>
          <w:tcPr>
            <w:tcW w:w="1102" w:type="pct"/>
          </w:tcPr>
          <w:p w14:paraId="304C5BE4" w14:textId="77777777" w:rsidR="0071482F" w:rsidRPr="007036CE" w:rsidRDefault="0071482F" w:rsidP="0071482F">
            <w:pPr>
              <w:pStyle w:val="GOSTTablenorm"/>
            </w:pPr>
            <w:r w:rsidRPr="007036CE">
              <w:t>Дата ввода в действие</w:t>
            </w:r>
          </w:p>
        </w:tc>
        <w:tc>
          <w:tcPr>
            <w:tcW w:w="1118" w:type="pct"/>
          </w:tcPr>
          <w:p w14:paraId="7C6DF6D1" w14:textId="77777777" w:rsidR="0071482F" w:rsidRPr="007036CE" w:rsidRDefault="0071482F" w:rsidP="0071482F">
            <w:pPr>
              <w:pStyle w:val="GOSTTablenorm"/>
            </w:pPr>
            <w:r w:rsidRPr="007036CE">
              <w:t>SettlementDate (из заголовка запроса)</w:t>
            </w:r>
          </w:p>
        </w:tc>
        <w:tc>
          <w:tcPr>
            <w:tcW w:w="1367" w:type="pct"/>
          </w:tcPr>
          <w:p w14:paraId="21A2AA96" w14:textId="77777777" w:rsidR="0071482F" w:rsidRPr="007036CE" w:rsidRDefault="0071482F" w:rsidP="0071482F">
            <w:pPr>
              <w:pStyle w:val="GOSTTablenorm"/>
            </w:pPr>
            <w:r w:rsidRPr="007036CE">
              <w:t>Для данного типа документов Дата_ввода_в_действие = Дата_отражения_в_учете</w:t>
            </w:r>
          </w:p>
        </w:tc>
      </w:tr>
      <w:tr w:rsidR="0071482F" w:rsidRPr="007036CE" w14:paraId="54A5A110" w14:textId="77777777" w:rsidTr="00B0621B">
        <w:tc>
          <w:tcPr>
            <w:tcW w:w="1102" w:type="pct"/>
            <w:hideMark/>
          </w:tcPr>
          <w:p w14:paraId="07E077C0" w14:textId="77777777" w:rsidR="0071482F" w:rsidRPr="007036CE" w:rsidRDefault="0071482F" w:rsidP="0071482F">
            <w:pPr>
              <w:pStyle w:val="GOSTTablenorm"/>
            </w:pPr>
            <w:r w:rsidRPr="007036CE">
              <w:t>Код_контура</w:t>
            </w:r>
          </w:p>
        </w:tc>
        <w:tc>
          <w:tcPr>
            <w:tcW w:w="310" w:type="pct"/>
            <w:hideMark/>
          </w:tcPr>
          <w:p w14:paraId="495EAF21" w14:textId="77777777" w:rsidR="0071482F" w:rsidRPr="007036CE" w:rsidRDefault="0071482F" w:rsidP="0071482F">
            <w:pPr>
              <w:pStyle w:val="GOSTTablenorm"/>
            </w:pPr>
            <w:r w:rsidRPr="007036CE">
              <w:t>да</w:t>
            </w:r>
          </w:p>
        </w:tc>
        <w:tc>
          <w:tcPr>
            <w:tcW w:w="1102" w:type="pct"/>
            <w:hideMark/>
          </w:tcPr>
          <w:p w14:paraId="50716F89" w14:textId="77777777" w:rsidR="0071482F" w:rsidRPr="007036CE" w:rsidRDefault="0071482F" w:rsidP="0071482F">
            <w:pPr>
              <w:pStyle w:val="GOSTTablenorm"/>
            </w:pPr>
            <w:r w:rsidRPr="007036CE">
              <w:t>Код контура, приведенный к стан</w:t>
            </w:r>
            <w:r w:rsidRPr="007036CE">
              <w:lastRenderedPageBreak/>
              <w:t>дартному виду</w:t>
            </w:r>
          </w:p>
        </w:tc>
        <w:tc>
          <w:tcPr>
            <w:tcW w:w="1118" w:type="pct"/>
            <w:hideMark/>
          </w:tcPr>
          <w:p w14:paraId="2AD0BFD9" w14:textId="77777777" w:rsidR="0071482F" w:rsidRPr="007036CE" w:rsidRDefault="0071482F" w:rsidP="0071482F">
            <w:pPr>
              <w:pStyle w:val="GOSTTablenorm"/>
            </w:pPr>
            <w:r w:rsidRPr="007036CE">
              <w:lastRenderedPageBreak/>
              <w:t>StmInfrmtn_Contour</w:t>
            </w:r>
          </w:p>
        </w:tc>
        <w:tc>
          <w:tcPr>
            <w:tcW w:w="1367" w:type="pct"/>
            <w:hideMark/>
          </w:tcPr>
          <w:p w14:paraId="255CC2F2" w14:textId="77777777" w:rsidR="0071482F" w:rsidRPr="007036CE" w:rsidRDefault="0071482F" w:rsidP="0071482F">
            <w:pPr>
              <w:pStyle w:val="GOSTTablenorm"/>
              <w:rPr>
                <w:rFonts w:eastAsiaTheme="minorEastAsia"/>
              </w:rPr>
            </w:pPr>
            <w:r w:rsidRPr="007036CE">
              <w:t>Если в теге документа «1» или «O», то зна</w:t>
            </w:r>
            <w:r w:rsidRPr="007036CE">
              <w:lastRenderedPageBreak/>
              <w:t>чение «1».</w:t>
            </w:r>
          </w:p>
          <w:p w14:paraId="72AF92F4" w14:textId="77777777" w:rsidR="0071482F" w:rsidRPr="007036CE" w:rsidRDefault="0071482F" w:rsidP="0071482F">
            <w:pPr>
              <w:pStyle w:val="GOSTTablenorm"/>
            </w:pPr>
            <w:r w:rsidRPr="007036CE">
              <w:t>Если в теге документа «2» или «S», то значение «2»</w:t>
            </w:r>
          </w:p>
        </w:tc>
      </w:tr>
      <w:tr w:rsidR="0071482F" w:rsidRPr="007036CE" w14:paraId="0F261A62" w14:textId="77777777" w:rsidTr="00B0621B">
        <w:tc>
          <w:tcPr>
            <w:tcW w:w="1102" w:type="pct"/>
            <w:hideMark/>
          </w:tcPr>
          <w:p w14:paraId="7120B78E" w14:textId="77777777" w:rsidR="0071482F" w:rsidRPr="007036CE" w:rsidRDefault="0071482F" w:rsidP="0071482F">
            <w:pPr>
              <w:pStyle w:val="GOSTTablenorm"/>
            </w:pPr>
            <w:r w:rsidRPr="007036CE">
              <w:lastRenderedPageBreak/>
              <w:t>Уровень_конфиденциальности</w:t>
            </w:r>
          </w:p>
        </w:tc>
        <w:tc>
          <w:tcPr>
            <w:tcW w:w="310" w:type="pct"/>
            <w:hideMark/>
          </w:tcPr>
          <w:p w14:paraId="0F2EAD23" w14:textId="77777777" w:rsidR="0071482F" w:rsidRPr="007036CE" w:rsidRDefault="0071482F" w:rsidP="0071482F">
            <w:pPr>
              <w:pStyle w:val="GOSTTablenorm"/>
            </w:pPr>
            <w:r w:rsidRPr="007036CE">
              <w:t>нет</w:t>
            </w:r>
          </w:p>
        </w:tc>
        <w:tc>
          <w:tcPr>
            <w:tcW w:w="1102" w:type="pct"/>
            <w:hideMark/>
          </w:tcPr>
          <w:p w14:paraId="0CB4D695" w14:textId="77777777" w:rsidR="0071482F" w:rsidRPr="007036CE" w:rsidRDefault="0071482F" w:rsidP="0071482F">
            <w:pPr>
              <w:pStyle w:val="GOSTTablenorm"/>
            </w:pPr>
            <w:r w:rsidRPr="007036CE">
              <w:t>Уровень конфиденциальности</w:t>
            </w:r>
          </w:p>
        </w:tc>
        <w:tc>
          <w:tcPr>
            <w:tcW w:w="1118" w:type="pct"/>
            <w:hideMark/>
          </w:tcPr>
          <w:p w14:paraId="1098D4D1" w14:textId="77777777" w:rsidR="0071482F" w:rsidRPr="007036CE" w:rsidRDefault="0071482F" w:rsidP="0071482F">
            <w:pPr>
              <w:pStyle w:val="GOSTTablenorm"/>
            </w:pPr>
            <w:r w:rsidRPr="007036CE">
              <w:t>StmInfrmtn_AccessLevelStereotype</w:t>
            </w:r>
          </w:p>
        </w:tc>
        <w:tc>
          <w:tcPr>
            <w:tcW w:w="1367" w:type="pct"/>
            <w:hideMark/>
          </w:tcPr>
          <w:p w14:paraId="522922BA" w14:textId="77777777" w:rsidR="0071482F" w:rsidRPr="007036CE" w:rsidRDefault="0071482F" w:rsidP="0071482F">
            <w:pPr>
              <w:pStyle w:val="GOSTTablenorm"/>
            </w:pPr>
            <w:r w:rsidRPr="007036CE">
              <w:t>-</w:t>
            </w:r>
          </w:p>
        </w:tc>
      </w:tr>
      <w:tr w:rsidR="0071482F" w:rsidRPr="007036CE" w14:paraId="7CB0559F" w14:textId="77777777" w:rsidTr="00B0621B">
        <w:tc>
          <w:tcPr>
            <w:tcW w:w="1102" w:type="pct"/>
            <w:hideMark/>
          </w:tcPr>
          <w:p w14:paraId="43CEC8CA" w14:textId="77777777" w:rsidR="0071482F" w:rsidRPr="007036CE" w:rsidRDefault="0071482F" w:rsidP="0071482F">
            <w:pPr>
              <w:pStyle w:val="GOSTTablenorm"/>
            </w:pPr>
            <w:r w:rsidRPr="007036CE">
              <w:t>Код_бюджета</w:t>
            </w:r>
          </w:p>
        </w:tc>
        <w:tc>
          <w:tcPr>
            <w:tcW w:w="310" w:type="pct"/>
            <w:hideMark/>
          </w:tcPr>
          <w:p w14:paraId="6EF9C725" w14:textId="77777777" w:rsidR="0071482F" w:rsidRPr="007036CE" w:rsidRDefault="0071482F" w:rsidP="0071482F">
            <w:pPr>
              <w:pStyle w:val="GOSTTablenorm"/>
            </w:pPr>
            <w:r w:rsidRPr="007036CE">
              <w:t>нет</w:t>
            </w:r>
          </w:p>
        </w:tc>
        <w:tc>
          <w:tcPr>
            <w:tcW w:w="1102" w:type="pct"/>
            <w:hideMark/>
          </w:tcPr>
          <w:p w14:paraId="7F59C781" w14:textId="77777777" w:rsidR="0071482F" w:rsidRPr="007036CE" w:rsidRDefault="0071482F" w:rsidP="0071482F">
            <w:pPr>
              <w:pStyle w:val="GOSTTablenorm"/>
            </w:pPr>
            <w:r w:rsidRPr="007036CE">
              <w:t>Код бюджета</w:t>
            </w:r>
          </w:p>
        </w:tc>
        <w:tc>
          <w:tcPr>
            <w:tcW w:w="1118" w:type="pct"/>
            <w:hideMark/>
          </w:tcPr>
          <w:p w14:paraId="3247A3D0" w14:textId="77777777" w:rsidR="0071482F" w:rsidRPr="007036CE" w:rsidRDefault="0071482F" w:rsidP="0071482F">
            <w:pPr>
              <w:pStyle w:val="GOSTTablenorm"/>
            </w:pPr>
            <w:r w:rsidRPr="007036CE">
              <w:t>ZN_MSC_Bdgt_Cd</w:t>
            </w:r>
          </w:p>
        </w:tc>
        <w:tc>
          <w:tcPr>
            <w:tcW w:w="1367" w:type="pct"/>
            <w:hideMark/>
          </w:tcPr>
          <w:p w14:paraId="01643776" w14:textId="77777777" w:rsidR="0071482F" w:rsidRPr="007036CE" w:rsidRDefault="0071482F" w:rsidP="0071482F">
            <w:pPr>
              <w:pStyle w:val="GOSTTablenorm"/>
            </w:pPr>
            <w:r w:rsidRPr="007036CE">
              <w:t>-</w:t>
            </w:r>
          </w:p>
        </w:tc>
      </w:tr>
      <w:tr w:rsidR="0071482F" w:rsidRPr="007036CE" w14:paraId="41A4BC20" w14:textId="77777777" w:rsidTr="00B0621B">
        <w:tc>
          <w:tcPr>
            <w:tcW w:w="1102" w:type="pct"/>
            <w:hideMark/>
          </w:tcPr>
          <w:p w14:paraId="13D1B7F7" w14:textId="77777777" w:rsidR="0071482F" w:rsidRPr="007036CE" w:rsidRDefault="0071482F" w:rsidP="0071482F">
            <w:pPr>
              <w:pStyle w:val="GOSTTablenorm"/>
            </w:pPr>
            <w:r w:rsidRPr="007036CE">
              <w:t>Номер_ЛС_плательщика</w:t>
            </w:r>
          </w:p>
        </w:tc>
        <w:tc>
          <w:tcPr>
            <w:tcW w:w="310" w:type="pct"/>
            <w:hideMark/>
          </w:tcPr>
          <w:p w14:paraId="6F8B3FD7" w14:textId="77777777" w:rsidR="0071482F" w:rsidRPr="007036CE" w:rsidRDefault="0071482F" w:rsidP="0071482F">
            <w:pPr>
              <w:pStyle w:val="GOSTTablenorm"/>
            </w:pPr>
            <w:r w:rsidRPr="007036CE">
              <w:t>нет</w:t>
            </w:r>
          </w:p>
        </w:tc>
        <w:tc>
          <w:tcPr>
            <w:tcW w:w="1102" w:type="pct"/>
            <w:hideMark/>
          </w:tcPr>
          <w:p w14:paraId="4C1D1563" w14:textId="77777777" w:rsidR="0071482F" w:rsidRPr="007036CE" w:rsidRDefault="0071482F" w:rsidP="0071482F">
            <w:pPr>
              <w:pStyle w:val="GOSTTablenorm"/>
            </w:pPr>
            <w:r w:rsidRPr="007036CE">
              <w:t>Номер лицевого счета плательщика</w:t>
            </w:r>
          </w:p>
        </w:tc>
        <w:tc>
          <w:tcPr>
            <w:tcW w:w="1118" w:type="pct"/>
            <w:hideMark/>
          </w:tcPr>
          <w:p w14:paraId="12CA6197" w14:textId="77777777" w:rsidR="0071482F" w:rsidRPr="007036CE" w:rsidRDefault="0071482F" w:rsidP="0071482F">
            <w:pPr>
              <w:pStyle w:val="GOSTTablenorm"/>
            </w:pPr>
            <w:r w:rsidRPr="007036CE">
              <w:t>ZN_MSC_Cstmr_AcntNmbr</w:t>
            </w:r>
          </w:p>
        </w:tc>
        <w:tc>
          <w:tcPr>
            <w:tcW w:w="1367" w:type="pct"/>
            <w:hideMark/>
          </w:tcPr>
          <w:p w14:paraId="790EA389" w14:textId="77777777" w:rsidR="0071482F" w:rsidRPr="007036CE" w:rsidRDefault="0071482F" w:rsidP="0071482F">
            <w:pPr>
              <w:pStyle w:val="GOSTTablenorm"/>
            </w:pPr>
            <w:r w:rsidRPr="007036CE">
              <w:t>-</w:t>
            </w:r>
          </w:p>
        </w:tc>
      </w:tr>
      <w:tr w:rsidR="0071482F" w:rsidRPr="007036CE" w14:paraId="4AF0142F" w14:textId="77777777" w:rsidTr="00B0621B">
        <w:tc>
          <w:tcPr>
            <w:tcW w:w="1102" w:type="pct"/>
          </w:tcPr>
          <w:p w14:paraId="67D1ED1E" w14:textId="77777777" w:rsidR="0071482F" w:rsidRPr="007036CE" w:rsidRDefault="0071482F" w:rsidP="0071482F">
            <w:pPr>
              <w:pStyle w:val="GOSTTablenorm"/>
            </w:pPr>
            <w:r w:rsidRPr="007036CE">
              <w:t xml:space="preserve">ОКС_укр_плательщика </w:t>
            </w:r>
          </w:p>
        </w:tc>
        <w:tc>
          <w:tcPr>
            <w:tcW w:w="310" w:type="pct"/>
          </w:tcPr>
          <w:p w14:paraId="7B827B66" w14:textId="77777777" w:rsidR="0071482F" w:rsidRPr="007036CE" w:rsidRDefault="0071482F" w:rsidP="0071482F">
            <w:pPr>
              <w:pStyle w:val="GOSTTablenorm"/>
            </w:pPr>
            <w:r w:rsidRPr="007036CE">
              <w:t>да</w:t>
            </w:r>
          </w:p>
        </w:tc>
        <w:tc>
          <w:tcPr>
            <w:tcW w:w="1102" w:type="pct"/>
          </w:tcPr>
          <w:p w14:paraId="57C500A6" w14:textId="77777777" w:rsidR="0071482F" w:rsidRPr="007036CE" w:rsidRDefault="0071482F" w:rsidP="0071482F">
            <w:pPr>
              <w:pStyle w:val="GOSTTablenorm"/>
            </w:pPr>
            <w:r w:rsidRPr="007036CE">
              <w:t>ОКС укрупненный плательщика</w:t>
            </w:r>
          </w:p>
        </w:tc>
        <w:tc>
          <w:tcPr>
            <w:tcW w:w="1118" w:type="pct"/>
          </w:tcPr>
          <w:p w14:paraId="3BB6BF3D" w14:textId="77777777" w:rsidR="0071482F" w:rsidRPr="007036CE" w:rsidRDefault="0071482F" w:rsidP="0071482F">
            <w:pPr>
              <w:pStyle w:val="GOSTTablenorm"/>
            </w:pPr>
            <w:r w:rsidRPr="007036CE">
              <w:t>ZN_FAIPObjCd</w:t>
            </w:r>
          </w:p>
        </w:tc>
        <w:tc>
          <w:tcPr>
            <w:tcW w:w="1367" w:type="pct"/>
          </w:tcPr>
          <w:p w14:paraId="6CD36651" w14:textId="77777777" w:rsidR="0071482F" w:rsidRPr="007036CE" w:rsidRDefault="0071482F" w:rsidP="0071482F">
            <w:pPr>
              <w:pStyle w:val="GOSTTablenorm"/>
            </w:pPr>
            <w:r w:rsidRPr="007036CE">
              <w:t>Заполняется значением из тега ZN_FAIPObjCd в случае, если размерность указанного в теге значения = 18 знаков.</w:t>
            </w:r>
          </w:p>
          <w:p w14:paraId="0509257E" w14:textId="77777777" w:rsidR="0071482F" w:rsidRPr="007036CE" w:rsidRDefault="0071482F" w:rsidP="0071482F">
            <w:pPr>
              <w:pStyle w:val="GOSTTablenorm"/>
            </w:pPr>
            <w:r w:rsidRPr="007036CE">
              <w:t>Если значение, указанное в теге ZR_FAIPObjCd, имеет размерность &gt; 18 знаков или тег не заполнен (= пусто или отсутствует), то атрибут не заполняется (пусто)</w:t>
            </w:r>
          </w:p>
        </w:tc>
      </w:tr>
      <w:tr w:rsidR="0071482F" w:rsidRPr="007036CE" w14:paraId="0192EBBA" w14:textId="77777777" w:rsidTr="00B0621B">
        <w:tc>
          <w:tcPr>
            <w:tcW w:w="1102" w:type="pct"/>
          </w:tcPr>
          <w:p w14:paraId="77433EDD" w14:textId="77777777" w:rsidR="0071482F" w:rsidRPr="007036CE" w:rsidRDefault="0071482F" w:rsidP="0071482F">
            <w:pPr>
              <w:pStyle w:val="GOSTTablenorm"/>
            </w:pPr>
            <w:r w:rsidRPr="007036CE">
              <w:t>Учет_БА_ЛБО_ЛС_плательщика</w:t>
            </w:r>
          </w:p>
        </w:tc>
        <w:tc>
          <w:tcPr>
            <w:tcW w:w="310" w:type="pct"/>
          </w:tcPr>
          <w:p w14:paraId="69CFA4C9" w14:textId="77777777" w:rsidR="0071482F" w:rsidRPr="007036CE" w:rsidRDefault="009F38E4" w:rsidP="0071482F">
            <w:pPr>
              <w:pStyle w:val="GOSTTablenorm"/>
            </w:pPr>
            <w:r w:rsidRPr="007036CE">
              <w:t>да</w:t>
            </w:r>
          </w:p>
        </w:tc>
        <w:tc>
          <w:tcPr>
            <w:tcW w:w="1102" w:type="pct"/>
          </w:tcPr>
          <w:p w14:paraId="5DF1A0A3" w14:textId="77777777" w:rsidR="0071482F" w:rsidRPr="007036CE" w:rsidRDefault="0071482F" w:rsidP="0071482F">
            <w:pPr>
              <w:pStyle w:val="GOSTTablenorm"/>
            </w:pPr>
            <w:r w:rsidRPr="007036CE">
              <w:t>Признак учета БА, ЛБО на ЛС плательщика</w:t>
            </w:r>
          </w:p>
        </w:tc>
        <w:tc>
          <w:tcPr>
            <w:tcW w:w="1118" w:type="pct"/>
          </w:tcPr>
          <w:p w14:paraId="19AC8374" w14:textId="77777777" w:rsidR="0071482F" w:rsidRPr="007036CE" w:rsidRDefault="0071482F" w:rsidP="0071482F">
            <w:pPr>
              <w:pStyle w:val="GOSTTablenorm"/>
            </w:pPr>
            <w:r w:rsidRPr="007036CE">
              <w:t>StmInfrmtn_SIGN_BaLbo_Snd</w:t>
            </w:r>
          </w:p>
        </w:tc>
        <w:tc>
          <w:tcPr>
            <w:tcW w:w="1367" w:type="pct"/>
          </w:tcPr>
          <w:p w14:paraId="0A3BC4BF" w14:textId="77777777" w:rsidR="009F38E4" w:rsidRPr="007036CE" w:rsidRDefault="009F38E4" w:rsidP="009F38E4">
            <w:pPr>
              <w:pStyle w:val="GOSTTablenorm"/>
            </w:pPr>
            <w:r w:rsidRPr="007036CE">
              <w:t>Если в теге документа «true», то значение «1».</w:t>
            </w:r>
          </w:p>
          <w:p w14:paraId="31F7916E" w14:textId="77777777" w:rsidR="0071482F" w:rsidRPr="007036CE" w:rsidRDefault="009F38E4" w:rsidP="002B678C">
            <w:pPr>
              <w:pStyle w:val="GOSTTablenorm"/>
            </w:pPr>
            <w:r w:rsidRPr="007036CE">
              <w:t>Если в теге док</w:t>
            </w:r>
            <w:r w:rsidR="00EB23FE" w:rsidRPr="007036CE">
              <w:t>умента «false», то значение «0»</w:t>
            </w:r>
          </w:p>
        </w:tc>
      </w:tr>
      <w:tr w:rsidR="0071482F" w:rsidRPr="007036CE" w14:paraId="48E3051A" w14:textId="77777777" w:rsidTr="00B0621B">
        <w:tc>
          <w:tcPr>
            <w:tcW w:w="1102" w:type="pct"/>
          </w:tcPr>
          <w:p w14:paraId="7C69EBF9" w14:textId="77777777" w:rsidR="0071482F" w:rsidRPr="007036CE" w:rsidRDefault="0071482F" w:rsidP="0071482F">
            <w:pPr>
              <w:pStyle w:val="GOSTTablenorm"/>
            </w:pPr>
            <w:r w:rsidRPr="007036CE">
              <w:t>Учет_ПОФР_ЛС_плательщика</w:t>
            </w:r>
          </w:p>
        </w:tc>
        <w:tc>
          <w:tcPr>
            <w:tcW w:w="310" w:type="pct"/>
          </w:tcPr>
          <w:p w14:paraId="068EB283" w14:textId="77777777" w:rsidR="0071482F" w:rsidRPr="007036CE" w:rsidRDefault="009F38E4" w:rsidP="0071482F">
            <w:pPr>
              <w:pStyle w:val="GOSTTablenorm"/>
            </w:pPr>
            <w:r w:rsidRPr="007036CE">
              <w:t>да</w:t>
            </w:r>
          </w:p>
        </w:tc>
        <w:tc>
          <w:tcPr>
            <w:tcW w:w="1102" w:type="pct"/>
          </w:tcPr>
          <w:p w14:paraId="2B62FEC4" w14:textId="77777777" w:rsidR="0071482F" w:rsidRPr="007036CE" w:rsidRDefault="0071482F" w:rsidP="0071482F">
            <w:pPr>
              <w:pStyle w:val="GOSTTablenorm"/>
            </w:pPr>
            <w:r w:rsidRPr="007036CE">
              <w:t>Признак учета ПОФР на ЛС плательщика</w:t>
            </w:r>
          </w:p>
        </w:tc>
        <w:tc>
          <w:tcPr>
            <w:tcW w:w="1118" w:type="pct"/>
          </w:tcPr>
          <w:p w14:paraId="0FD4815E" w14:textId="77777777" w:rsidR="0071482F" w:rsidRPr="007036CE" w:rsidRDefault="0071482F" w:rsidP="0071482F">
            <w:pPr>
              <w:pStyle w:val="GOSTTablenorm"/>
            </w:pPr>
            <w:r w:rsidRPr="007036CE">
              <w:t>StmInfrmtn_SIGN_POFR_Snd</w:t>
            </w:r>
          </w:p>
        </w:tc>
        <w:tc>
          <w:tcPr>
            <w:tcW w:w="1367" w:type="pct"/>
          </w:tcPr>
          <w:p w14:paraId="6673B6A8" w14:textId="77777777" w:rsidR="009F38E4" w:rsidRPr="007036CE" w:rsidRDefault="009F38E4" w:rsidP="009F38E4">
            <w:pPr>
              <w:pStyle w:val="GOSTTablenorm"/>
            </w:pPr>
            <w:r w:rsidRPr="007036CE">
              <w:t>Если в теге документа «true», то значение «1».</w:t>
            </w:r>
          </w:p>
          <w:p w14:paraId="00333E20" w14:textId="77777777" w:rsidR="0071482F" w:rsidRPr="007036CE" w:rsidRDefault="009F38E4" w:rsidP="002B678C">
            <w:pPr>
              <w:pStyle w:val="GOSTTablenorm"/>
            </w:pPr>
            <w:r w:rsidRPr="007036CE">
              <w:t>Если в теге документа</w:t>
            </w:r>
            <w:r w:rsidR="00EB23FE" w:rsidRPr="007036CE">
              <w:t xml:space="preserve"> «false», то значение «0»</w:t>
            </w:r>
          </w:p>
        </w:tc>
      </w:tr>
      <w:tr w:rsidR="0071482F" w:rsidRPr="007036CE" w14:paraId="15472EA2" w14:textId="77777777" w:rsidTr="00B0621B">
        <w:tc>
          <w:tcPr>
            <w:tcW w:w="1102" w:type="pct"/>
          </w:tcPr>
          <w:p w14:paraId="4847881E" w14:textId="77777777" w:rsidR="0071482F" w:rsidRPr="007036CE" w:rsidRDefault="0071482F" w:rsidP="0071482F">
            <w:pPr>
              <w:pStyle w:val="GOSTTablenorm"/>
            </w:pPr>
            <w:r w:rsidRPr="007036CE">
              <w:t>Период_действия_ПОФР</w:t>
            </w:r>
          </w:p>
        </w:tc>
        <w:tc>
          <w:tcPr>
            <w:tcW w:w="310" w:type="pct"/>
          </w:tcPr>
          <w:p w14:paraId="7B3DCEAC" w14:textId="77777777" w:rsidR="0071482F" w:rsidRPr="007036CE" w:rsidRDefault="0071482F" w:rsidP="0071482F">
            <w:pPr>
              <w:pStyle w:val="GOSTTablenorm"/>
            </w:pPr>
            <w:r w:rsidRPr="007036CE">
              <w:t>нет</w:t>
            </w:r>
          </w:p>
        </w:tc>
        <w:tc>
          <w:tcPr>
            <w:tcW w:w="1102" w:type="pct"/>
          </w:tcPr>
          <w:p w14:paraId="0D2E8C48" w14:textId="77777777" w:rsidR="0071482F" w:rsidRPr="007036CE" w:rsidRDefault="0071482F" w:rsidP="0071482F">
            <w:pPr>
              <w:pStyle w:val="GOSTTablenorm"/>
            </w:pPr>
            <w:r w:rsidRPr="007036CE">
              <w:t>Период действия ПОФР</w:t>
            </w:r>
          </w:p>
        </w:tc>
        <w:tc>
          <w:tcPr>
            <w:tcW w:w="1118" w:type="pct"/>
          </w:tcPr>
          <w:p w14:paraId="4DC859EE" w14:textId="77777777" w:rsidR="0071482F" w:rsidRPr="007036CE" w:rsidRDefault="0071482F" w:rsidP="0071482F">
            <w:pPr>
              <w:pStyle w:val="GOSTTablenorm"/>
            </w:pPr>
            <w:r w:rsidRPr="007036CE">
              <w:t>StmInfrmtn_ValidityPOFR</w:t>
            </w:r>
          </w:p>
        </w:tc>
        <w:tc>
          <w:tcPr>
            <w:tcW w:w="1367" w:type="pct"/>
          </w:tcPr>
          <w:p w14:paraId="1A2EED02" w14:textId="77777777" w:rsidR="0071482F" w:rsidRPr="007036CE" w:rsidRDefault="0071482F" w:rsidP="0071482F">
            <w:pPr>
              <w:pStyle w:val="GOSTTablenorm"/>
            </w:pPr>
            <w:r w:rsidRPr="007036CE">
              <w:t>-</w:t>
            </w:r>
          </w:p>
        </w:tc>
      </w:tr>
      <w:tr w:rsidR="0071482F" w:rsidRPr="007036CE" w14:paraId="0D716A80" w14:textId="77777777" w:rsidTr="00B0621B">
        <w:tc>
          <w:tcPr>
            <w:tcW w:w="1102" w:type="pct"/>
          </w:tcPr>
          <w:p w14:paraId="66D4CC93" w14:textId="77777777" w:rsidR="0071482F" w:rsidRPr="007036CE" w:rsidRDefault="0071482F" w:rsidP="0071482F">
            <w:pPr>
              <w:pStyle w:val="GOSTTablenorm"/>
            </w:pPr>
            <w:r w:rsidRPr="007036CE">
              <w:t>КБК_ПОФР_плательщика</w:t>
            </w:r>
          </w:p>
        </w:tc>
        <w:tc>
          <w:tcPr>
            <w:tcW w:w="310" w:type="pct"/>
          </w:tcPr>
          <w:p w14:paraId="0CB9076F" w14:textId="77777777" w:rsidR="0071482F" w:rsidRPr="007036CE" w:rsidRDefault="0071482F" w:rsidP="0071482F">
            <w:pPr>
              <w:pStyle w:val="GOSTTablenorm"/>
            </w:pPr>
            <w:r w:rsidRPr="007036CE">
              <w:t>нет</w:t>
            </w:r>
          </w:p>
        </w:tc>
        <w:tc>
          <w:tcPr>
            <w:tcW w:w="1102" w:type="pct"/>
          </w:tcPr>
          <w:p w14:paraId="315EF39C" w14:textId="77777777" w:rsidR="0071482F" w:rsidRPr="007036CE" w:rsidRDefault="0071482F" w:rsidP="0071482F">
            <w:pPr>
              <w:pStyle w:val="GOSTTablenorm"/>
            </w:pPr>
            <w:r w:rsidRPr="007036CE">
              <w:t xml:space="preserve">КБК для контроля остатка ПОФР </w:t>
            </w:r>
            <w:r w:rsidRPr="007036CE">
              <w:lastRenderedPageBreak/>
              <w:t>плательщика</w:t>
            </w:r>
          </w:p>
        </w:tc>
        <w:tc>
          <w:tcPr>
            <w:tcW w:w="1118" w:type="pct"/>
          </w:tcPr>
          <w:p w14:paraId="22B469B0" w14:textId="77777777" w:rsidR="0071482F" w:rsidRPr="007036CE" w:rsidRDefault="0071482F" w:rsidP="0071482F">
            <w:pPr>
              <w:pStyle w:val="GOSTTablenorm"/>
            </w:pPr>
            <w:r w:rsidRPr="007036CE">
              <w:lastRenderedPageBreak/>
              <w:t>StmInfrmtn_KBKCtrlBalancePOFRP</w:t>
            </w:r>
            <w:r w:rsidRPr="007036CE">
              <w:lastRenderedPageBreak/>
              <w:t>ay</w:t>
            </w:r>
          </w:p>
        </w:tc>
        <w:tc>
          <w:tcPr>
            <w:tcW w:w="1367" w:type="pct"/>
          </w:tcPr>
          <w:p w14:paraId="7E473962" w14:textId="77777777" w:rsidR="0071482F" w:rsidRPr="007036CE" w:rsidRDefault="0071482F" w:rsidP="0071482F">
            <w:pPr>
              <w:pStyle w:val="GOSTTablenorm"/>
            </w:pPr>
            <w:r w:rsidRPr="007036CE">
              <w:lastRenderedPageBreak/>
              <w:t>-</w:t>
            </w:r>
          </w:p>
        </w:tc>
      </w:tr>
      <w:tr w:rsidR="0071482F" w:rsidRPr="007036CE" w14:paraId="77628F01" w14:textId="77777777" w:rsidTr="00B0621B">
        <w:tc>
          <w:tcPr>
            <w:tcW w:w="1102" w:type="pct"/>
          </w:tcPr>
          <w:p w14:paraId="530F7AC1" w14:textId="77777777" w:rsidR="0071482F" w:rsidRPr="007036CE" w:rsidRDefault="0071482F" w:rsidP="0071482F">
            <w:pPr>
              <w:pStyle w:val="GOSTTablenorm"/>
            </w:pPr>
            <w:r w:rsidRPr="007036CE">
              <w:t>Номер_строки</w:t>
            </w:r>
          </w:p>
        </w:tc>
        <w:tc>
          <w:tcPr>
            <w:tcW w:w="310" w:type="pct"/>
          </w:tcPr>
          <w:p w14:paraId="13E5182E" w14:textId="77777777" w:rsidR="0071482F" w:rsidRPr="007036CE" w:rsidRDefault="0071482F" w:rsidP="0071482F">
            <w:pPr>
              <w:pStyle w:val="GOSTTablenorm"/>
            </w:pPr>
            <w:r w:rsidRPr="007036CE">
              <w:t>нет</w:t>
            </w:r>
          </w:p>
        </w:tc>
        <w:tc>
          <w:tcPr>
            <w:tcW w:w="1102" w:type="pct"/>
          </w:tcPr>
          <w:p w14:paraId="56DD5CEC" w14:textId="77777777" w:rsidR="0071482F" w:rsidRPr="007036CE" w:rsidRDefault="0071482F" w:rsidP="0071482F">
            <w:pPr>
              <w:pStyle w:val="GOSTTablenorm"/>
            </w:pPr>
            <w:r w:rsidRPr="007036CE">
              <w:t>Номер строки</w:t>
            </w:r>
          </w:p>
        </w:tc>
        <w:tc>
          <w:tcPr>
            <w:tcW w:w="1118" w:type="pct"/>
          </w:tcPr>
          <w:p w14:paraId="0542BD21" w14:textId="77777777" w:rsidR="0071482F" w:rsidRPr="007036CE" w:rsidRDefault="0071482F" w:rsidP="0071482F">
            <w:pPr>
              <w:pStyle w:val="GOSTTablenorm"/>
            </w:pPr>
            <w:r w:rsidRPr="007036CE">
              <w:t>ZNKBK:RcrdNm</w:t>
            </w:r>
          </w:p>
        </w:tc>
        <w:tc>
          <w:tcPr>
            <w:tcW w:w="1367" w:type="pct"/>
          </w:tcPr>
          <w:p w14:paraId="6C5E43F9" w14:textId="77777777" w:rsidR="0071482F" w:rsidRPr="007036CE" w:rsidRDefault="0071482F" w:rsidP="0071482F">
            <w:pPr>
              <w:pStyle w:val="GOSTTablenorm"/>
            </w:pPr>
            <w:r w:rsidRPr="007036CE">
              <w:t>-</w:t>
            </w:r>
          </w:p>
        </w:tc>
      </w:tr>
      <w:tr w:rsidR="0071482F" w:rsidRPr="007036CE" w14:paraId="2D4101FD" w14:textId="77777777" w:rsidTr="00B0621B">
        <w:tc>
          <w:tcPr>
            <w:tcW w:w="1102" w:type="pct"/>
          </w:tcPr>
          <w:p w14:paraId="1B151AC4" w14:textId="77777777" w:rsidR="0071482F" w:rsidRPr="007036CE" w:rsidRDefault="0071482F" w:rsidP="0071482F">
            <w:pPr>
              <w:pStyle w:val="GOSTTablenorm"/>
            </w:pPr>
            <w:r w:rsidRPr="007036CE">
              <w:t>КБК_плательщика</w:t>
            </w:r>
          </w:p>
        </w:tc>
        <w:tc>
          <w:tcPr>
            <w:tcW w:w="310" w:type="pct"/>
          </w:tcPr>
          <w:p w14:paraId="13B09F5B" w14:textId="77777777" w:rsidR="0071482F" w:rsidRPr="007036CE" w:rsidRDefault="0071482F" w:rsidP="0071482F">
            <w:pPr>
              <w:pStyle w:val="GOSTTablenorm"/>
            </w:pPr>
            <w:r w:rsidRPr="007036CE">
              <w:t>нет</w:t>
            </w:r>
          </w:p>
        </w:tc>
        <w:tc>
          <w:tcPr>
            <w:tcW w:w="1102" w:type="pct"/>
          </w:tcPr>
          <w:p w14:paraId="79DE2AD7" w14:textId="77777777" w:rsidR="0071482F" w:rsidRPr="007036CE" w:rsidRDefault="0071482F" w:rsidP="0071482F">
            <w:pPr>
              <w:pStyle w:val="GOSTTablenorm"/>
            </w:pPr>
            <w:r w:rsidRPr="007036CE">
              <w:t>КБК плательщика (по строке документа)</w:t>
            </w:r>
          </w:p>
        </w:tc>
        <w:tc>
          <w:tcPr>
            <w:tcW w:w="1118" w:type="pct"/>
          </w:tcPr>
          <w:p w14:paraId="5B1E7091" w14:textId="77777777" w:rsidR="0071482F" w:rsidRPr="007036CE" w:rsidRDefault="0071482F" w:rsidP="0071482F">
            <w:pPr>
              <w:pStyle w:val="GOSTTablenorm"/>
            </w:pPr>
            <w:r w:rsidRPr="007036CE">
              <w:t>ZNKBK:MSC_KBK_KBK</w:t>
            </w:r>
          </w:p>
        </w:tc>
        <w:tc>
          <w:tcPr>
            <w:tcW w:w="1367" w:type="pct"/>
          </w:tcPr>
          <w:p w14:paraId="39D14B42" w14:textId="77777777" w:rsidR="0071482F" w:rsidRPr="007036CE" w:rsidRDefault="0071482F" w:rsidP="0071482F">
            <w:pPr>
              <w:pStyle w:val="GOSTTablenorm"/>
            </w:pPr>
            <w:r w:rsidRPr="007036CE">
              <w:t>-</w:t>
            </w:r>
          </w:p>
        </w:tc>
      </w:tr>
      <w:tr w:rsidR="0071482F" w:rsidRPr="007036CE" w14:paraId="7DED0BFD" w14:textId="77777777" w:rsidTr="00B0621B">
        <w:tc>
          <w:tcPr>
            <w:tcW w:w="1102" w:type="pct"/>
          </w:tcPr>
          <w:p w14:paraId="31F606AD" w14:textId="77777777" w:rsidR="0071482F" w:rsidRPr="007036CE" w:rsidRDefault="0071482F" w:rsidP="0071482F">
            <w:pPr>
              <w:pStyle w:val="GOSTTablenorm"/>
            </w:pPr>
            <w:r w:rsidRPr="007036CE">
              <w:t>Тип_КБК_плательщика</w:t>
            </w:r>
          </w:p>
        </w:tc>
        <w:tc>
          <w:tcPr>
            <w:tcW w:w="310" w:type="pct"/>
          </w:tcPr>
          <w:p w14:paraId="466AE46D" w14:textId="77777777" w:rsidR="0071482F" w:rsidRPr="007036CE" w:rsidRDefault="009F38E4" w:rsidP="0071482F">
            <w:pPr>
              <w:pStyle w:val="GOSTTablenorm"/>
            </w:pPr>
            <w:r w:rsidRPr="007036CE">
              <w:t>да</w:t>
            </w:r>
          </w:p>
        </w:tc>
        <w:tc>
          <w:tcPr>
            <w:tcW w:w="1102" w:type="pct"/>
          </w:tcPr>
          <w:p w14:paraId="0DCA11AD" w14:textId="77777777" w:rsidR="0071482F" w:rsidRPr="007036CE" w:rsidRDefault="0071482F" w:rsidP="0071482F">
            <w:pPr>
              <w:pStyle w:val="GOSTTablenorm"/>
            </w:pPr>
            <w:r w:rsidRPr="007036CE">
              <w:t>Тип КБК плательщика (по строке документа)</w:t>
            </w:r>
          </w:p>
        </w:tc>
        <w:tc>
          <w:tcPr>
            <w:tcW w:w="1118" w:type="pct"/>
          </w:tcPr>
          <w:p w14:paraId="1C14D8CA" w14:textId="77777777" w:rsidR="0071482F" w:rsidRPr="007036CE" w:rsidRDefault="0071482F" w:rsidP="0071482F">
            <w:pPr>
              <w:pStyle w:val="GOSTTablenorm"/>
            </w:pPr>
            <w:r w:rsidRPr="007036CE">
              <w:t>ZNKBK:MSC_KBK_BKTp</w:t>
            </w:r>
          </w:p>
        </w:tc>
        <w:tc>
          <w:tcPr>
            <w:tcW w:w="1367" w:type="pct"/>
          </w:tcPr>
          <w:p w14:paraId="66CD8709" w14:textId="77777777" w:rsidR="009F38E4" w:rsidRPr="007036CE" w:rsidRDefault="009F38E4" w:rsidP="009F38E4">
            <w:pPr>
              <w:pStyle w:val="GOSTTablenorm"/>
            </w:pPr>
            <w:r w:rsidRPr="007036CE">
              <w:t>Если в теге документа «Costs», то значение «10».</w:t>
            </w:r>
          </w:p>
          <w:p w14:paraId="75C2534F" w14:textId="77777777" w:rsidR="009F38E4" w:rsidRPr="007036CE" w:rsidRDefault="009F38E4" w:rsidP="009F38E4">
            <w:pPr>
              <w:pStyle w:val="GOSTTablenorm"/>
            </w:pPr>
            <w:r w:rsidRPr="007036CE">
              <w:t>Если в теге документа «LimitedTypeCosts», то значение «11».</w:t>
            </w:r>
          </w:p>
          <w:p w14:paraId="3B03053F" w14:textId="77777777" w:rsidR="0071482F" w:rsidRPr="007036CE" w:rsidRDefault="009F38E4" w:rsidP="009F38E4">
            <w:pPr>
              <w:pStyle w:val="GOSTTablenorm"/>
            </w:pPr>
            <w:r w:rsidRPr="007036CE">
              <w:t>Если в теге документа «UnLimi</w:t>
            </w:r>
            <w:r w:rsidR="00EB23FE" w:rsidRPr="007036CE">
              <w:t>tedTypeCosts», то значение «12»</w:t>
            </w:r>
          </w:p>
        </w:tc>
      </w:tr>
      <w:tr w:rsidR="0071482F" w:rsidRPr="007036CE" w14:paraId="471E3CF9" w14:textId="77777777" w:rsidTr="00B0621B">
        <w:tc>
          <w:tcPr>
            <w:tcW w:w="1102" w:type="pct"/>
          </w:tcPr>
          <w:p w14:paraId="09F1DB67" w14:textId="77777777" w:rsidR="0071482F" w:rsidRPr="007036CE" w:rsidRDefault="0071482F" w:rsidP="0071482F">
            <w:pPr>
              <w:pStyle w:val="GOSTTablenorm"/>
            </w:pPr>
            <w:r w:rsidRPr="007036CE">
              <w:t>Код_цели_плательщика</w:t>
            </w:r>
          </w:p>
        </w:tc>
        <w:tc>
          <w:tcPr>
            <w:tcW w:w="310" w:type="pct"/>
          </w:tcPr>
          <w:p w14:paraId="1E7AC6E0" w14:textId="77777777" w:rsidR="0071482F" w:rsidRPr="007036CE" w:rsidRDefault="0071482F" w:rsidP="0071482F">
            <w:pPr>
              <w:pStyle w:val="GOSTTablenorm"/>
            </w:pPr>
            <w:r w:rsidRPr="007036CE">
              <w:t>нет</w:t>
            </w:r>
          </w:p>
        </w:tc>
        <w:tc>
          <w:tcPr>
            <w:tcW w:w="1102" w:type="pct"/>
          </w:tcPr>
          <w:p w14:paraId="672C4BA6" w14:textId="77777777" w:rsidR="0071482F" w:rsidRPr="007036CE" w:rsidRDefault="0071482F" w:rsidP="0071482F">
            <w:pPr>
              <w:pStyle w:val="GOSTTablenorm"/>
            </w:pPr>
            <w:r w:rsidRPr="007036CE">
              <w:t>Код цели (аналитический код) плательщика (по строке документа)</w:t>
            </w:r>
          </w:p>
        </w:tc>
        <w:tc>
          <w:tcPr>
            <w:tcW w:w="1118" w:type="pct"/>
          </w:tcPr>
          <w:p w14:paraId="295F1C10" w14:textId="77777777" w:rsidR="0071482F" w:rsidRPr="007036CE" w:rsidRDefault="0071482F" w:rsidP="0071482F">
            <w:pPr>
              <w:pStyle w:val="GOSTTablenorm"/>
            </w:pPr>
            <w:r w:rsidRPr="007036CE">
              <w:t>ZNKBK:MSC_KBK_TrgtCd</w:t>
            </w:r>
          </w:p>
        </w:tc>
        <w:tc>
          <w:tcPr>
            <w:tcW w:w="1367" w:type="pct"/>
          </w:tcPr>
          <w:p w14:paraId="40C455D9" w14:textId="77777777" w:rsidR="0071482F" w:rsidRPr="007036CE" w:rsidRDefault="0071482F" w:rsidP="0071482F">
            <w:pPr>
              <w:pStyle w:val="GOSTTablenorm"/>
            </w:pPr>
            <w:r w:rsidRPr="007036CE">
              <w:t>-</w:t>
            </w:r>
          </w:p>
        </w:tc>
      </w:tr>
      <w:tr w:rsidR="0071482F" w:rsidRPr="007036CE" w14:paraId="0A404AB0" w14:textId="77777777" w:rsidTr="00B0621B">
        <w:tc>
          <w:tcPr>
            <w:tcW w:w="1102" w:type="pct"/>
          </w:tcPr>
          <w:p w14:paraId="6E15FFCF" w14:textId="77777777" w:rsidR="0071482F" w:rsidRPr="007036CE" w:rsidRDefault="0071482F" w:rsidP="0071482F">
            <w:pPr>
              <w:pStyle w:val="GOSTTablenorm"/>
            </w:pPr>
            <w:r w:rsidRPr="007036CE">
              <w:t>Сумма_валюта_операции</w:t>
            </w:r>
          </w:p>
        </w:tc>
        <w:tc>
          <w:tcPr>
            <w:tcW w:w="310" w:type="pct"/>
          </w:tcPr>
          <w:p w14:paraId="5D03A2DB" w14:textId="77777777" w:rsidR="0071482F" w:rsidRPr="007036CE" w:rsidRDefault="0071482F" w:rsidP="0071482F">
            <w:pPr>
              <w:pStyle w:val="GOSTTablenorm"/>
            </w:pPr>
            <w:r w:rsidRPr="007036CE">
              <w:t>да</w:t>
            </w:r>
          </w:p>
        </w:tc>
        <w:tc>
          <w:tcPr>
            <w:tcW w:w="1102" w:type="pct"/>
          </w:tcPr>
          <w:p w14:paraId="6F8B92BB" w14:textId="77777777" w:rsidR="0071482F" w:rsidRPr="007036CE" w:rsidRDefault="0071482F" w:rsidP="0071482F">
            <w:pPr>
              <w:pStyle w:val="GOSTTablenorm"/>
            </w:pPr>
            <w:r w:rsidRPr="007036CE">
              <w:t>Сумма в валюте заявки (по строке документа)</w:t>
            </w:r>
          </w:p>
        </w:tc>
        <w:tc>
          <w:tcPr>
            <w:tcW w:w="1118" w:type="pct"/>
          </w:tcPr>
          <w:p w14:paraId="588914B5" w14:textId="77777777" w:rsidR="0071482F" w:rsidRPr="007036CE" w:rsidRDefault="0071482F" w:rsidP="0071482F">
            <w:pPr>
              <w:pStyle w:val="GOSTTablenorm"/>
            </w:pPr>
            <w:r w:rsidRPr="007036CE">
              <w:t>ZNKBK:Amnt</w:t>
            </w:r>
          </w:p>
        </w:tc>
        <w:tc>
          <w:tcPr>
            <w:tcW w:w="1367" w:type="pct"/>
          </w:tcPr>
          <w:p w14:paraId="1DEC3880" w14:textId="5D2CF253" w:rsidR="0071482F" w:rsidRPr="007036CE" w:rsidRDefault="0071482F" w:rsidP="0071482F">
            <w:pPr>
              <w:pStyle w:val="GOSTTablenorm"/>
            </w:pPr>
            <w:r w:rsidRPr="007036CE">
              <w:t xml:space="preserve">Сумма передается в единицах валюты с точностью 2 знака после запятой </w:t>
            </w:r>
            <w:r w:rsidR="00E74FA5" w:rsidRPr="007036CE">
              <w:t>–</w:t>
            </w:r>
            <w:r w:rsidRPr="007036CE">
              <w:t xml:space="preserve"> необходимо конвертировать в минимальные единицы валюты (для данного типа документов умножить на 100)</w:t>
            </w:r>
          </w:p>
        </w:tc>
      </w:tr>
      <w:tr w:rsidR="0071482F" w:rsidRPr="007036CE" w14:paraId="576F9DFE" w14:textId="77777777" w:rsidTr="00B0621B">
        <w:tc>
          <w:tcPr>
            <w:tcW w:w="1102" w:type="pct"/>
          </w:tcPr>
          <w:p w14:paraId="5F7E00A7" w14:textId="77777777" w:rsidR="0071482F" w:rsidRPr="007036CE" w:rsidRDefault="0071482F" w:rsidP="0071482F">
            <w:pPr>
              <w:pStyle w:val="GOSTTablenorm"/>
            </w:pPr>
            <w:r w:rsidRPr="007036CE">
              <w:t>Сумма_валюта_учета_руб</w:t>
            </w:r>
          </w:p>
        </w:tc>
        <w:tc>
          <w:tcPr>
            <w:tcW w:w="310" w:type="pct"/>
          </w:tcPr>
          <w:p w14:paraId="7FEBE1C7" w14:textId="77777777" w:rsidR="0071482F" w:rsidRPr="007036CE" w:rsidRDefault="0071482F" w:rsidP="0071482F">
            <w:pPr>
              <w:pStyle w:val="GOSTTablenorm"/>
            </w:pPr>
            <w:r w:rsidRPr="007036CE">
              <w:t>да</w:t>
            </w:r>
          </w:p>
        </w:tc>
        <w:tc>
          <w:tcPr>
            <w:tcW w:w="1102" w:type="pct"/>
          </w:tcPr>
          <w:p w14:paraId="17418AB4" w14:textId="77777777" w:rsidR="0071482F" w:rsidRPr="007036CE" w:rsidRDefault="0071482F" w:rsidP="0071482F">
            <w:pPr>
              <w:pStyle w:val="GOSTTablenorm"/>
            </w:pPr>
            <w:r w:rsidRPr="007036CE">
              <w:t>Сумма в валюте учета (руб) (по строке документа)</w:t>
            </w:r>
          </w:p>
        </w:tc>
        <w:tc>
          <w:tcPr>
            <w:tcW w:w="1118" w:type="pct"/>
          </w:tcPr>
          <w:p w14:paraId="4872D529" w14:textId="77777777" w:rsidR="0071482F" w:rsidRPr="007036CE" w:rsidRDefault="0071482F" w:rsidP="0071482F">
            <w:pPr>
              <w:pStyle w:val="GOSTTablenorm"/>
            </w:pPr>
            <w:r w:rsidRPr="007036CE">
              <w:t>ZNKBK:Amnt</w:t>
            </w:r>
          </w:p>
        </w:tc>
        <w:tc>
          <w:tcPr>
            <w:tcW w:w="1367" w:type="pct"/>
          </w:tcPr>
          <w:p w14:paraId="78686174" w14:textId="77777777" w:rsidR="0071482F" w:rsidRPr="007036CE" w:rsidRDefault="0071482F" w:rsidP="0071482F">
            <w:pPr>
              <w:pStyle w:val="GOSTTablenorm"/>
            </w:pPr>
            <w:r w:rsidRPr="007036CE">
              <w:t>Для данного типа документов Сумма_валюта_учета_руб = Сумма_валюта_операции</w:t>
            </w:r>
          </w:p>
        </w:tc>
      </w:tr>
    </w:tbl>
    <w:p w14:paraId="700D070A" w14:textId="759D5FAA" w:rsidR="007770AB" w:rsidRPr="007036CE" w:rsidRDefault="004E3625" w:rsidP="00CC7251">
      <w:pPr>
        <w:pStyle w:val="GOSTNameTable"/>
      </w:pPr>
      <w:r w:rsidRPr="007036CE">
        <w:rPr>
          <w:noProof/>
        </w:rPr>
        <w:lastRenderedPageBreak/>
        <w:fldChar w:fldCharType="begin"/>
      </w:r>
      <w:r w:rsidRPr="007036CE">
        <w:rPr>
          <w:noProof/>
        </w:rPr>
        <w:instrText xml:space="preserve"> SEQ Таблица \* ARABIC </w:instrText>
      </w:r>
      <w:r w:rsidRPr="007036CE">
        <w:rPr>
          <w:noProof/>
        </w:rPr>
        <w:fldChar w:fldCharType="separate"/>
      </w:r>
      <w:bookmarkStart w:id="9952" w:name="_Toc222928025"/>
      <w:r w:rsidR="00BD74E1">
        <w:rPr>
          <w:noProof/>
        </w:rPr>
        <w:t>52</w:t>
      </w:r>
      <w:r w:rsidRPr="007036CE">
        <w:rPr>
          <w:noProof/>
        </w:rPr>
        <w:fldChar w:fldCharType="end"/>
      </w:r>
      <w:r w:rsidR="007770AB" w:rsidRPr="007036CE">
        <w:t xml:space="preserve"> </w:t>
      </w:r>
      <w:r w:rsidR="00CC2920" w:rsidRPr="007036CE">
        <w:t>–</w:t>
      </w:r>
      <w:r w:rsidR="007770AB" w:rsidRPr="007036CE">
        <w:t xml:space="preserve"> Перечень атрибутов, соответствующих типу документа «Заявка на получение наличных денег» MSC_ApplCash_PBS</w:t>
      </w:r>
      <w:bookmarkEnd w:id="9952"/>
    </w:p>
    <w:tbl>
      <w:tblPr>
        <w:tblStyle w:val="GOSTTable"/>
        <w:tblW w:w="5000" w:type="pct"/>
        <w:tblLayout w:type="fixed"/>
        <w:tblLook w:val="07E0" w:firstRow="1" w:lastRow="1" w:firstColumn="1" w:lastColumn="1" w:noHBand="1" w:noVBand="1"/>
      </w:tblPr>
      <w:tblGrid>
        <w:gridCol w:w="3480"/>
        <w:gridCol w:w="946"/>
        <w:gridCol w:w="3486"/>
        <w:gridCol w:w="3467"/>
        <w:gridCol w:w="4381"/>
      </w:tblGrid>
      <w:tr w:rsidR="0064553B" w:rsidRPr="007036CE" w14:paraId="703EFF29" w14:textId="77777777" w:rsidTr="00B0621B">
        <w:trPr>
          <w:cnfStyle w:val="100000000000" w:firstRow="1" w:lastRow="0" w:firstColumn="0" w:lastColumn="0" w:oddVBand="0" w:evenVBand="0" w:oddHBand="0" w:evenHBand="0" w:firstRowFirstColumn="0" w:firstRowLastColumn="0" w:lastRowFirstColumn="0" w:lastRowLastColumn="0"/>
        </w:trPr>
        <w:tc>
          <w:tcPr>
            <w:tcW w:w="1104" w:type="pct"/>
            <w:hideMark/>
          </w:tcPr>
          <w:p w14:paraId="3ED40ECF" w14:textId="77777777" w:rsidR="0064553B" w:rsidRPr="007036CE" w:rsidRDefault="0064553B" w:rsidP="00880FC0">
            <w:pPr>
              <w:pStyle w:val="GOSTTableHead"/>
              <w:rPr>
                <w:szCs w:val="22"/>
              </w:rPr>
            </w:pPr>
            <w:r w:rsidRPr="007036CE">
              <w:rPr>
                <w:szCs w:val="22"/>
              </w:rPr>
              <w:t>Наименование атрибута</w:t>
            </w:r>
          </w:p>
        </w:tc>
        <w:tc>
          <w:tcPr>
            <w:tcW w:w="300" w:type="pct"/>
            <w:hideMark/>
          </w:tcPr>
          <w:p w14:paraId="6848DE8F" w14:textId="77777777" w:rsidR="0064553B" w:rsidRPr="007036CE" w:rsidRDefault="0064553B" w:rsidP="00880FC0">
            <w:pPr>
              <w:pStyle w:val="GOSTTableHead"/>
              <w:rPr>
                <w:szCs w:val="22"/>
              </w:rPr>
            </w:pPr>
            <w:r w:rsidRPr="007036CE">
              <w:rPr>
                <w:szCs w:val="22"/>
              </w:rPr>
              <w:t>Вычисляемый атрибут</w:t>
            </w:r>
          </w:p>
        </w:tc>
        <w:tc>
          <w:tcPr>
            <w:tcW w:w="1106" w:type="pct"/>
            <w:hideMark/>
          </w:tcPr>
          <w:p w14:paraId="4E8EF91A" w14:textId="77777777" w:rsidR="0064553B" w:rsidRPr="007036CE" w:rsidRDefault="0064553B" w:rsidP="00880FC0">
            <w:pPr>
              <w:pStyle w:val="GOSTTableHead"/>
              <w:rPr>
                <w:szCs w:val="22"/>
              </w:rPr>
            </w:pPr>
            <w:r w:rsidRPr="007036CE">
              <w:rPr>
                <w:szCs w:val="22"/>
              </w:rPr>
              <w:t>Описание атрибута</w:t>
            </w:r>
          </w:p>
        </w:tc>
        <w:tc>
          <w:tcPr>
            <w:tcW w:w="1100" w:type="pct"/>
            <w:hideMark/>
          </w:tcPr>
          <w:p w14:paraId="5DF73C86" w14:textId="77777777" w:rsidR="0064553B" w:rsidRPr="007036CE" w:rsidRDefault="0064553B" w:rsidP="00880FC0">
            <w:pPr>
              <w:pStyle w:val="GOSTTableHead"/>
              <w:rPr>
                <w:szCs w:val="22"/>
              </w:rPr>
            </w:pPr>
            <w:r w:rsidRPr="007036CE">
              <w:rPr>
                <w:szCs w:val="22"/>
              </w:rPr>
              <w:t>Реквизит документа (наименование тега)</w:t>
            </w:r>
          </w:p>
        </w:tc>
        <w:tc>
          <w:tcPr>
            <w:tcW w:w="1390" w:type="pct"/>
            <w:hideMark/>
          </w:tcPr>
          <w:p w14:paraId="70D9D7F6" w14:textId="77777777" w:rsidR="0064553B" w:rsidRPr="007036CE" w:rsidRDefault="0064553B" w:rsidP="00880FC0">
            <w:pPr>
              <w:pStyle w:val="GOSTTableHead"/>
              <w:rPr>
                <w:szCs w:val="22"/>
              </w:rPr>
            </w:pPr>
            <w:r w:rsidRPr="007036CE">
              <w:rPr>
                <w:szCs w:val="22"/>
              </w:rPr>
              <w:t>Алгоритм вычисления</w:t>
            </w:r>
          </w:p>
        </w:tc>
      </w:tr>
      <w:tr w:rsidR="00880FC0" w:rsidRPr="007036CE" w14:paraId="65F32D5F" w14:textId="77777777" w:rsidTr="00B0621B">
        <w:tc>
          <w:tcPr>
            <w:tcW w:w="1104" w:type="pct"/>
          </w:tcPr>
          <w:p w14:paraId="3BCFBF68" w14:textId="77777777" w:rsidR="00880FC0" w:rsidRPr="007036CE" w:rsidRDefault="00880FC0" w:rsidP="00880FC0">
            <w:pPr>
              <w:pStyle w:val="GOSTTablenorm"/>
            </w:pPr>
            <w:r w:rsidRPr="007036CE">
              <w:rPr>
                <w:szCs w:val="22"/>
              </w:rPr>
              <w:t>Номер_документа</w:t>
            </w:r>
            <w:r w:rsidR="003C110F" w:rsidRPr="007036CE">
              <w:rPr>
                <w:szCs w:val="22"/>
              </w:rPr>
              <w:t>*</w:t>
            </w:r>
          </w:p>
        </w:tc>
        <w:tc>
          <w:tcPr>
            <w:tcW w:w="300" w:type="pct"/>
          </w:tcPr>
          <w:p w14:paraId="2BEEC7D5" w14:textId="77777777" w:rsidR="00880FC0" w:rsidRPr="007036CE" w:rsidRDefault="00880FC0" w:rsidP="00880FC0">
            <w:pPr>
              <w:pStyle w:val="GOSTTablenorm"/>
            </w:pPr>
            <w:r w:rsidRPr="007036CE">
              <w:rPr>
                <w:szCs w:val="22"/>
              </w:rPr>
              <w:t>нет</w:t>
            </w:r>
          </w:p>
        </w:tc>
        <w:tc>
          <w:tcPr>
            <w:tcW w:w="1106" w:type="pct"/>
          </w:tcPr>
          <w:p w14:paraId="02750210" w14:textId="77777777" w:rsidR="00880FC0" w:rsidRPr="007036CE" w:rsidRDefault="00880FC0" w:rsidP="00880FC0">
            <w:pPr>
              <w:pStyle w:val="GOSTTablenorm"/>
            </w:pPr>
            <w:r w:rsidRPr="007036CE">
              <w:rPr>
                <w:szCs w:val="22"/>
              </w:rPr>
              <w:t>Номер документа</w:t>
            </w:r>
          </w:p>
        </w:tc>
        <w:tc>
          <w:tcPr>
            <w:tcW w:w="1100" w:type="pct"/>
          </w:tcPr>
          <w:p w14:paraId="5DDCBE75" w14:textId="77777777" w:rsidR="00880FC0" w:rsidRPr="007036CE" w:rsidRDefault="00880FC0" w:rsidP="00880FC0">
            <w:pPr>
              <w:pStyle w:val="GOSTTablenorm"/>
            </w:pPr>
            <w:r w:rsidRPr="007036CE">
              <w:rPr>
                <w:szCs w:val="22"/>
              </w:rPr>
              <w:t>ZS_NmDc</w:t>
            </w:r>
          </w:p>
        </w:tc>
        <w:tc>
          <w:tcPr>
            <w:tcW w:w="1390" w:type="pct"/>
          </w:tcPr>
          <w:p w14:paraId="78837382" w14:textId="77777777" w:rsidR="00880FC0" w:rsidRPr="007036CE" w:rsidRDefault="00880FC0" w:rsidP="00880FC0">
            <w:pPr>
              <w:pStyle w:val="GOSTTablenorm"/>
            </w:pPr>
            <w:r w:rsidRPr="007036CE">
              <w:t>-</w:t>
            </w:r>
          </w:p>
        </w:tc>
      </w:tr>
      <w:tr w:rsidR="00880FC0" w:rsidRPr="007036CE" w14:paraId="68B97F65" w14:textId="77777777" w:rsidTr="00B0621B">
        <w:tc>
          <w:tcPr>
            <w:tcW w:w="1104" w:type="pct"/>
          </w:tcPr>
          <w:p w14:paraId="3D208C20" w14:textId="77777777" w:rsidR="00880FC0" w:rsidRPr="007036CE" w:rsidRDefault="00880FC0" w:rsidP="00880FC0">
            <w:pPr>
              <w:pStyle w:val="GOSTTablenorm"/>
            </w:pPr>
            <w:r w:rsidRPr="007036CE">
              <w:rPr>
                <w:szCs w:val="22"/>
              </w:rPr>
              <w:t>Дата_документа</w:t>
            </w:r>
            <w:r w:rsidR="003C110F" w:rsidRPr="007036CE">
              <w:rPr>
                <w:szCs w:val="22"/>
              </w:rPr>
              <w:t>*</w:t>
            </w:r>
          </w:p>
        </w:tc>
        <w:tc>
          <w:tcPr>
            <w:tcW w:w="300" w:type="pct"/>
          </w:tcPr>
          <w:p w14:paraId="24AC6FB5" w14:textId="77777777" w:rsidR="00880FC0" w:rsidRPr="007036CE" w:rsidRDefault="00880FC0" w:rsidP="00880FC0">
            <w:pPr>
              <w:pStyle w:val="GOSTTablenorm"/>
            </w:pPr>
            <w:r w:rsidRPr="007036CE">
              <w:rPr>
                <w:szCs w:val="22"/>
              </w:rPr>
              <w:t>нет</w:t>
            </w:r>
          </w:p>
        </w:tc>
        <w:tc>
          <w:tcPr>
            <w:tcW w:w="1106" w:type="pct"/>
          </w:tcPr>
          <w:p w14:paraId="0646428E" w14:textId="77777777" w:rsidR="00880FC0" w:rsidRPr="007036CE" w:rsidRDefault="00880FC0" w:rsidP="00880FC0">
            <w:pPr>
              <w:pStyle w:val="GOSTTablenorm"/>
            </w:pPr>
            <w:r w:rsidRPr="007036CE">
              <w:rPr>
                <w:szCs w:val="22"/>
              </w:rPr>
              <w:t>Дата документа</w:t>
            </w:r>
          </w:p>
        </w:tc>
        <w:tc>
          <w:tcPr>
            <w:tcW w:w="1100" w:type="pct"/>
          </w:tcPr>
          <w:p w14:paraId="50740638" w14:textId="77777777" w:rsidR="00880FC0" w:rsidRPr="007036CE" w:rsidRDefault="00880FC0" w:rsidP="00880FC0">
            <w:pPr>
              <w:pStyle w:val="GOSTTablenorm"/>
            </w:pPr>
            <w:r w:rsidRPr="007036CE">
              <w:rPr>
                <w:szCs w:val="22"/>
              </w:rPr>
              <w:t>ZS_MSC_Infrmtn_CrtnDt</w:t>
            </w:r>
          </w:p>
        </w:tc>
        <w:tc>
          <w:tcPr>
            <w:tcW w:w="1390" w:type="pct"/>
          </w:tcPr>
          <w:p w14:paraId="0E1F7ADF" w14:textId="77777777" w:rsidR="00880FC0" w:rsidRPr="007036CE" w:rsidRDefault="00880FC0" w:rsidP="00880FC0">
            <w:pPr>
              <w:pStyle w:val="GOSTTablenorm"/>
            </w:pPr>
            <w:r w:rsidRPr="007036CE">
              <w:t>-</w:t>
            </w:r>
          </w:p>
        </w:tc>
      </w:tr>
      <w:tr w:rsidR="00803556" w:rsidRPr="007036CE" w14:paraId="478C665B" w14:textId="77777777" w:rsidTr="00B0621B">
        <w:tc>
          <w:tcPr>
            <w:tcW w:w="1104" w:type="pct"/>
          </w:tcPr>
          <w:p w14:paraId="2F594359" w14:textId="77777777" w:rsidR="00803556" w:rsidRPr="007036CE" w:rsidRDefault="00803556" w:rsidP="00803556">
            <w:pPr>
              <w:pStyle w:val="GOSTTablenorm"/>
              <w:rPr>
                <w:szCs w:val="22"/>
              </w:rPr>
            </w:pPr>
            <w:r w:rsidRPr="007036CE">
              <w:rPr>
                <w:szCs w:val="22"/>
              </w:rPr>
              <w:t>Вид_документа</w:t>
            </w:r>
          </w:p>
        </w:tc>
        <w:tc>
          <w:tcPr>
            <w:tcW w:w="300" w:type="pct"/>
          </w:tcPr>
          <w:p w14:paraId="0E797844" w14:textId="77777777" w:rsidR="00803556" w:rsidRPr="007036CE" w:rsidRDefault="00722CBF" w:rsidP="00803556">
            <w:pPr>
              <w:pStyle w:val="GOSTTablenorm"/>
              <w:rPr>
                <w:szCs w:val="22"/>
              </w:rPr>
            </w:pPr>
            <w:r w:rsidRPr="007036CE">
              <w:rPr>
                <w:szCs w:val="22"/>
              </w:rPr>
              <w:t>да</w:t>
            </w:r>
          </w:p>
        </w:tc>
        <w:tc>
          <w:tcPr>
            <w:tcW w:w="1106" w:type="pct"/>
          </w:tcPr>
          <w:p w14:paraId="65076E64" w14:textId="77777777" w:rsidR="00803556" w:rsidRPr="007036CE" w:rsidRDefault="00803556" w:rsidP="00803556">
            <w:pPr>
              <w:pStyle w:val="GOSTTablenorm"/>
              <w:rPr>
                <w:szCs w:val="22"/>
              </w:rPr>
            </w:pPr>
            <w:r w:rsidRPr="007036CE">
              <w:rPr>
                <w:szCs w:val="22"/>
              </w:rPr>
              <w:t>Вид документа</w:t>
            </w:r>
          </w:p>
        </w:tc>
        <w:tc>
          <w:tcPr>
            <w:tcW w:w="1100" w:type="pct"/>
          </w:tcPr>
          <w:p w14:paraId="6922DA2D" w14:textId="77777777" w:rsidR="00803556" w:rsidRPr="007036CE" w:rsidRDefault="00803556" w:rsidP="00803556">
            <w:pPr>
              <w:pStyle w:val="GOSTTablenorm"/>
              <w:rPr>
                <w:szCs w:val="22"/>
              </w:rPr>
            </w:pPr>
            <w:r w:rsidRPr="007036CE">
              <w:rPr>
                <w:szCs w:val="22"/>
              </w:rPr>
              <w:t>ZS_DocKindCode</w:t>
            </w:r>
          </w:p>
        </w:tc>
        <w:tc>
          <w:tcPr>
            <w:tcW w:w="1390" w:type="pct"/>
          </w:tcPr>
          <w:p w14:paraId="7918E71B" w14:textId="77777777" w:rsidR="00803556" w:rsidRPr="007036CE" w:rsidRDefault="00722CBF" w:rsidP="00722CBF">
            <w:pPr>
              <w:pStyle w:val="GOSTTablenorm"/>
              <w:rPr>
                <w:szCs w:val="22"/>
              </w:rPr>
            </w:pPr>
            <w:r w:rsidRPr="007036CE">
              <w:t>Если в теге документа «Z</w:t>
            </w:r>
            <w:r w:rsidRPr="007036CE">
              <w:rPr>
                <w:lang w:val="en-US"/>
              </w:rPr>
              <w:t>NP</w:t>
            </w:r>
            <w:r w:rsidRPr="007036CE">
              <w:t>», то значение «ЗНП».</w:t>
            </w:r>
          </w:p>
          <w:p w14:paraId="4B66F330" w14:textId="77777777" w:rsidR="00722CBF" w:rsidRPr="007036CE" w:rsidRDefault="00722CBF" w:rsidP="00980592">
            <w:pPr>
              <w:pStyle w:val="GOSTTablenorm"/>
            </w:pPr>
            <w:r w:rsidRPr="007036CE">
              <w:t xml:space="preserve">Если в теге документа </w:t>
            </w:r>
            <w:r w:rsidRPr="007036CE">
              <w:rPr>
                <w:lang w:val="en-US"/>
              </w:rPr>
              <w:t>ZON</w:t>
            </w:r>
            <w:r w:rsidRPr="007036CE">
              <w:t>, то значение «ЗОН»</w:t>
            </w:r>
          </w:p>
        </w:tc>
      </w:tr>
      <w:tr w:rsidR="00880FC0" w:rsidRPr="007036CE" w14:paraId="500C3FCD" w14:textId="77777777" w:rsidTr="00B0621B">
        <w:tc>
          <w:tcPr>
            <w:tcW w:w="1104" w:type="pct"/>
          </w:tcPr>
          <w:p w14:paraId="703F9CCE" w14:textId="77777777" w:rsidR="00880FC0" w:rsidRPr="007036CE" w:rsidRDefault="00880FC0" w:rsidP="00880FC0">
            <w:pPr>
              <w:pStyle w:val="GOSTTablenorm"/>
            </w:pPr>
            <w:r w:rsidRPr="007036CE">
              <w:rPr>
                <w:szCs w:val="22"/>
              </w:rPr>
              <w:t>Наименование_документа</w:t>
            </w:r>
          </w:p>
        </w:tc>
        <w:tc>
          <w:tcPr>
            <w:tcW w:w="300" w:type="pct"/>
          </w:tcPr>
          <w:p w14:paraId="536F6C51" w14:textId="77777777" w:rsidR="00880FC0" w:rsidRPr="007036CE" w:rsidRDefault="00880FC0" w:rsidP="00880FC0">
            <w:pPr>
              <w:pStyle w:val="GOSTTablenorm"/>
            </w:pPr>
            <w:r w:rsidRPr="007036CE">
              <w:rPr>
                <w:szCs w:val="22"/>
              </w:rPr>
              <w:t>да</w:t>
            </w:r>
          </w:p>
        </w:tc>
        <w:tc>
          <w:tcPr>
            <w:tcW w:w="1106" w:type="pct"/>
          </w:tcPr>
          <w:p w14:paraId="749B4566" w14:textId="77777777" w:rsidR="00880FC0" w:rsidRPr="007036CE" w:rsidRDefault="00880FC0" w:rsidP="00803556">
            <w:pPr>
              <w:pStyle w:val="GOSTTablenorm"/>
            </w:pPr>
            <w:r w:rsidRPr="007036CE">
              <w:rPr>
                <w:szCs w:val="22"/>
              </w:rPr>
              <w:t>Наименование документа</w:t>
            </w:r>
            <w:r w:rsidR="001761ED" w:rsidRPr="007036CE">
              <w:rPr>
                <w:szCs w:val="22"/>
              </w:rPr>
              <w:t xml:space="preserve"> в соответствии с </w:t>
            </w:r>
            <w:r w:rsidR="00803556" w:rsidRPr="007036CE">
              <w:rPr>
                <w:szCs w:val="22"/>
              </w:rPr>
              <w:t>видом документа</w:t>
            </w:r>
          </w:p>
        </w:tc>
        <w:tc>
          <w:tcPr>
            <w:tcW w:w="1100" w:type="pct"/>
          </w:tcPr>
          <w:p w14:paraId="03C2626E" w14:textId="77777777" w:rsidR="00880FC0" w:rsidRPr="007036CE" w:rsidRDefault="0034351C" w:rsidP="00880FC0">
            <w:pPr>
              <w:pStyle w:val="GOSTTablenorm"/>
            </w:pPr>
            <w:r w:rsidRPr="007036CE">
              <w:rPr>
                <w:szCs w:val="22"/>
              </w:rPr>
              <w:t>ZS_DocKindCode</w:t>
            </w:r>
          </w:p>
        </w:tc>
        <w:tc>
          <w:tcPr>
            <w:tcW w:w="1390" w:type="pct"/>
          </w:tcPr>
          <w:p w14:paraId="5346B98D" w14:textId="77777777" w:rsidR="001761ED" w:rsidRPr="007036CE" w:rsidRDefault="001761ED" w:rsidP="00880FC0">
            <w:pPr>
              <w:pStyle w:val="GOSTTablenorm"/>
              <w:rPr>
                <w:szCs w:val="22"/>
              </w:rPr>
            </w:pPr>
            <w:r w:rsidRPr="007036CE">
              <w:rPr>
                <w:szCs w:val="22"/>
              </w:rPr>
              <w:t xml:space="preserve">Вычисляется на основании значения атрибута </w:t>
            </w:r>
            <w:r w:rsidR="00803556" w:rsidRPr="007036CE">
              <w:rPr>
                <w:szCs w:val="22"/>
              </w:rPr>
              <w:t>«Вид_документа»</w:t>
            </w:r>
            <w:r w:rsidRPr="007036CE">
              <w:rPr>
                <w:szCs w:val="22"/>
              </w:rPr>
              <w:t>:</w:t>
            </w:r>
          </w:p>
          <w:p w14:paraId="5B493AC6" w14:textId="0D2690FB" w:rsidR="00B56DD4" w:rsidRPr="007036CE" w:rsidRDefault="00A82F0E" w:rsidP="00A82F0E">
            <w:pPr>
              <w:pStyle w:val="GOSTTableListMark1"/>
            </w:pPr>
            <w:commentRangeStart w:id="9953"/>
            <w:r w:rsidRPr="007036CE">
              <w:t>«</w:t>
            </w:r>
            <w:r w:rsidR="00722CBF" w:rsidRPr="007036CE">
              <w:t>Z</w:t>
            </w:r>
            <w:r w:rsidR="00722CBF" w:rsidRPr="007036CE">
              <w:rPr>
                <w:lang w:val="en-US"/>
              </w:rPr>
              <w:t>NP</w:t>
            </w:r>
            <w:r w:rsidRPr="007036CE">
              <w:t>»</w:t>
            </w:r>
            <w:r w:rsidR="003D02A4" w:rsidRPr="007036CE">
              <w:t xml:space="preserve"> – </w:t>
            </w:r>
            <w:del w:id="9954" w:author="Накашидзе О.Е. SUP-1719788" w:date="2025-08-20T17:16:00Z">
              <w:r w:rsidR="003D02A4" w:rsidRPr="007036CE" w:rsidDel="00C32B1E">
                <w:delText>«</w:delText>
              </w:r>
            </w:del>
            <w:r w:rsidR="003D02A4" w:rsidRPr="007036CE">
              <w:t>Заявка на получение наличных денег</w:t>
            </w:r>
            <w:del w:id="9955" w:author="Накашидзе О.Е. SUP-1719788" w:date="2025-08-20T17:16:00Z">
              <w:r w:rsidR="003D02A4" w:rsidRPr="007036CE" w:rsidDel="00C32B1E">
                <w:delText>»</w:delText>
              </w:r>
            </w:del>
            <w:r w:rsidR="003D02A4" w:rsidRPr="007036CE">
              <w:t xml:space="preserve"> </w:t>
            </w:r>
            <w:r w:rsidR="00B56DD4" w:rsidRPr="007036CE">
              <w:t>(ф.0531802);</w:t>
            </w:r>
          </w:p>
          <w:p w14:paraId="2360B4FE" w14:textId="2E37F856" w:rsidR="00880FC0" w:rsidRPr="007036CE" w:rsidRDefault="00A82F0E" w:rsidP="00C32B1E">
            <w:pPr>
              <w:pStyle w:val="GOSTTableListMark1"/>
            </w:pPr>
            <w:r w:rsidRPr="007036CE">
              <w:t>«</w:t>
            </w:r>
            <w:r w:rsidR="00722CBF" w:rsidRPr="007036CE">
              <w:rPr>
                <w:lang w:val="en-US"/>
              </w:rPr>
              <w:t>ZON</w:t>
            </w:r>
            <w:r w:rsidRPr="007036CE">
              <w:t>»</w:t>
            </w:r>
            <w:r w:rsidR="003D02A4" w:rsidRPr="007036CE">
              <w:t xml:space="preserve"> – </w:t>
            </w:r>
            <w:del w:id="9956" w:author="Накашидзе О.Е. SUP-1719788" w:date="2025-08-20T17:16:00Z">
              <w:r w:rsidR="003D02A4" w:rsidRPr="007036CE" w:rsidDel="00C32B1E">
                <w:delText>«</w:delText>
              </w:r>
            </w:del>
            <w:r w:rsidR="003D02A4" w:rsidRPr="007036CE">
              <w:t>Заявка для обеспечения наличными денежными средствами в электронном виде</w:t>
            </w:r>
            <w:del w:id="9957" w:author="Накашидзе О.Е. SUP-1719788" w:date="2025-08-20T17:16:00Z">
              <w:r w:rsidR="003D02A4" w:rsidRPr="007036CE" w:rsidDel="00C32B1E">
                <w:delText>»</w:delText>
              </w:r>
            </w:del>
            <w:commentRangeEnd w:id="9953"/>
            <w:r w:rsidR="00C32B1E" w:rsidRPr="007036CE">
              <w:rPr>
                <w:rStyle w:val="afff4"/>
                <w:sz w:val="22"/>
                <w:szCs w:val="20"/>
              </w:rPr>
              <w:commentReference w:id="9953"/>
            </w:r>
          </w:p>
        </w:tc>
      </w:tr>
      <w:tr w:rsidR="00880FC0" w:rsidRPr="007036CE" w14:paraId="412924D9" w14:textId="77777777" w:rsidTr="00B0621B">
        <w:tc>
          <w:tcPr>
            <w:tcW w:w="1104" w:type="pct"/>
          </w:tcPr>
          <w:p w14:paraId="00F878EA" w14:textId="77777777" w:rsidR="00880FC0" w:rsidRPr="007036CE" w:rsidRDefault="00880FC0" w:rsidP="00880FC0">
            <w:pPr>
              <w:pStyle w:val="GOSTTablenorm"/>
            </w:pPr>
            <w:r w:rsidRPr="007036CE">
              <w:rPr>
                <w:szCs w:val="22"/>
              </w:rPr>
              <w:t>Дата_ввода_в_действие</w:t>
            </w:r>
          </w:p>
        </w:tc>
        <w:tc>
          <w:tcPr>
            <w:tcW w:w="300" w:type="pct"/>
          </w:tcPr>
          <w:p w14:paraId="57434987" w14:textId="77777777" w:rsidR="00880FC0" w:rsidRPr="007036CE" w:rsidRDefault="00880FC0" w:rsidP="00880FC0">
            <w:pPr>
              <w:pStyle w:val="GOSTTablenorm"/>
            </w:pPr>
            <w:r w:rsidRPr="007036CE">
              <w:rPr>
                <w:szCs w:val="22"/>
              </w:rPr>
              <w:t>да</w:t>
            </w:r>
          </w:p>
        </w:tc>
        <w:tc>
          <w:tcPr>
            <w:tcW w:w="1106" w:type="pct"/>
          </w:tcPr>
          <w:p w14:paraId="4B689370" w14:textId="77777777" w:rsidR="00880FC0" w:rsidRPr="007036CE" w:rsidRDefault="00880FC0" w:rsidP="00880FC0">
            <w:pPr>
              <w:pStyle w:val="GOSTTablenorm"/>
            </w:pPr>
            <w:r w:rsidRPr="007036CE">
              <w:rPr>
                <w:szCs w:val="22"/>
              </w:rPr>
              <w:t>Дата ввода в действие</w:t>
            </w:r>
          </w:p>
        </w:tc>
        <w:tc>
          <w:tcPr>
            <w:tcW w:w="1100" w:type="pct"/>
          </w:tcPr>
          <w:p w14:paraId="05ED1B5D" w14:textId="77777777" w:rsidR="00880FC0" w:rsidRPr="007036CE" w:rsidRDefault="00880FC0" w:rsidP="00880FC0">
            <w:pPr>
              <w:pStyle w:val="GOSTTablenorm"/>
            </w:pPr>
            <w:r w:rsidRPr="007036CE">
              <w:rPr>
                <w:szCs w:val="22"/>
              </w:rPr>
              <w:t>SettlementDate</w:t>
            </w:r>
            <w:r w:rsidRPr="007036CE">
              <w:rPr>
                <w:bCs/>
                <w:szCs w:val="22"/>
              </w:rPr>
              <w:t xml:space="preserve"> (из заголовка запроса)</w:t>
            </w:r>
          </w:p>
        </w:tc>
        <w:tc>
          <w:tcPr>
            <w:tcW w:w="1390" w:type="pct"/>
          </w:tcPr>
          <w:p w14:paraId="743F72EF" w14:textId="77777777" w:rsidR="00880FC0" w:rsidRPr="007036CE" w:rsidRDefault="00880FC0" w:rsidP="0041658B">
            <w:pPr>
              <w:pStyle w:val="GOSTTablenorm"/>
            </w:pPr>
            <w:r w:rsidRPr="007036CE">
              <w:rPr>
                <w:szCs w:val="22"/>
              </w:rPr>
              <w:t>Для данного типа документов Дата_ввода_в_действие</w:t>
            </w:r>
            <w:r w:rsidR="00A82F0E" w:rsidRPr="007036CE">
              <w:rPr>
                <w:szCs w:val="22"/>
              </w:rPr>
              <w:t> </w:t>
            </w:r>
            <w:r w:rsidRPr="007036CE">
              <w:rPr>
                <w:szCs w:val="22"/>
              </w:rPr>
              <w:t>=</w:t>
            </w:r>
            <w:r w:rsidR="003C6BF1" w:rsidRPr="007036CE">
              <w:rPr>
                <w:szCs w:val="22"/>
              </w:rPr>
              <w:t> </w:t>
            </w:r>
            <w:r w:rsidRPr="007036CE">
              <w:rPr>
                <w:szCs w:val="22"/>
              </w:rPr>
              <w:t>Дата_отражения_в_учете</w:t>
            </w:r>
          </w:p>
        </w:tc>
      </w:tr>
      <w:tr w:rsidR="00880FC0" w:rsidRPr="007036CE" w14:paraId="30DBC498" w14:textId="77777777" w:rsidTr="00B0621B">
        <w:tc>
          <w:tcPr>
            <w:tcW w:w="1104" w:type="pct"/>
          </w:tcPr>
          <w:p w14:paraId="62777392" w14:textId="77777777" w:rsidR="00880FC0" w:rsidRPr="007036CE" w:rsidRDefault="00880FC0" w:rsidP="00880FC0">
            <w:pPr>
              <w:pStyle w:val="GOSTTablenorm"/>
            </w:pPr>
            <w:r w:rsidRPr="007036CE">
              <w:rPr>
                <w:szCs w:val="22"/>
              </w:rPr>
              <w:t>Код_валюты</w:t>
            </w:r>
          </w:p>
        </w:tc>
        <w:tc>
          <w:tcPr>
            <w:tcW w:w="300" w:type="pct"/>
          </w:tcPr>
          <w:p w14:paraId="1B99809B" w14:textId="77777777" w:rsidR="00880FC0" w:rsidRPr="007036CE" w:rsidRDefault="00C06122" w:rsidP="00880FC0">
            <w:pPr>
              <w:pStyle w:val="GOSTTablenorm"/>
            </w:pPr>
            <w:r w:rsidRPr="007036CE">
              <w:rPr>
                <w:szCs w:val="22"/>
              </w:rPr>
              <w:t>да</w:t>
            </w:r>
          </w:p>
        </w:tc>
        <w:tc>
          <w:tcPr>
            <w:tcW w:w="1106" w:type="pct"/>
          </w:tcPr>
          <w:p w14:paraId="6AE7889B" w14:textId="77777777" w:rsidR="00880FC0" w:rsidRPr="007036CE" w:rsidRDefault="00880FC0" w:rsidP="00880FC0">
            <w:pPr>
              <w:pStyle w:val="GOSTTablenorm"/>
            </w:pPr>
            <w:r w:rsidRPr="007036CE">
              <w:rPr>
                <w:szCs w:val="22"/>
              </w:rPr>
              <w:t>Код валюты по ОКВ</w:t>
            </w:r>
          </w:p>
        </w:tc>
        <w:tc>
          <w:tcPr>
            <w:tcW w:w="1100" w:type="pct"/>
          </w:tcPr>
          <w:p w14:paraId="4F709B64" w14:textId="77777777" w:rsidR="00880FC0" w:rsidRPr="007036CE" w:rsidRDefault="00942ABC" w:rsidP="00880FC0">
            <w:pPr>
              <w:pStyle w:val="GOSTTablenorm"/>
            </w:pPr>
            <w:r w:rsidRPr="007036CE">
              <w:rPr>
                <w:szCs w:val="22"/>
              </w:rPr>
              <w:t>StmInfrmtn_Cd</w:t>
            </w:r>
          </w:p>
        </w:tc>
        <w:tc>
          <w:tcPr>
            <w:tcW w:w="1390" w:type="pct"/>
          </w:tcPr>
          <w:p w14:paraId="2E06398D" w14:textId="77777777" w:rsidR="00C06122" w:rsidRPr="007036CE" w:rsidRDefault="00C06122" w:rsidP="00A82F0E">
            <w:pPr>
              <w:pStyle w:val="GOSTTablenorm"/>
            </w:pPr>
            <w:r w:rsidRPr="007036CE">
              <w:t>В составе документа может приходить как цифровой, так и буквенный код валюты.</w:t>
            </w:r>
          </w:p>
          <w:p w14:paraId="3FDA911E" w14:textId="77777777" w:rsidR="00C06122" w:rsidRPr="007036CE" w:rsidRDefault="00C06122" w:rsidP="007E547B">
            <w:pPr>
              <w:pStyle w:val="GOSTTableListNum10"/>
              <w:numPr>
                <w:ilvl w:val="0"/>
                <w:numId w:val="33"/>
              </w:numPr>
            </w:pPr>
            <w:r w:rsidRPr="007036CE">
              <w:t xml:space="preserve"> если код валюты пришел цифровой, то в атрибут его значение записывается в неизменном виде;</w:t>
            </w:r>
          </w:p>
          <w:p w14:paraId="3EFDFCE5" w14:textId="03FC6E7C" w:rsidR="00880FC0" w:rsidRPr="007036CE" w:rsidRDefault="00C06122" w:rsidP="00A82F0E">
            <w:pPr>
              <w:pStyle w:val="GOSTTableListNum10"/>
            </w:pPr>
            <w:r w:rsidRPr="007036CE">
              <w:t xml:space="preserve"> если код валюты пришел буквенный, то в атрибут его значение записывается после преобразования в цифровой по данным справочника «Общероссийский классифи</w:t>
            </w:r>
            <w:r w:rsidRPr="007036CE">
              <w:lastRenderedPageBreak/>
              <w:t>катор валют (ОКВ)»</w:t>
            </w:r>
            <w:r w:rsidRPr="007036CE">
              <w:rPr>
                <w:rStyle w:val="af6"/>
              </w:rPr>
              <w:fldChar w:fldCharType="begin"/>
            </w:r>
            <w:r w:rsidRPr="007036CE">
              <w:rPr>
                <w:rStyle w:val="af6"/>
              </w:rPr>
              <w:instrText xml:space="preserve"> NOTEREF _Ref153484430 \h  \* MERGEFORMAT </w:instrText>
            </w:r>
            <w:r w:rsidRPr="007036CE">
              <w:rPr>
                <w:rStyle w:val="af6"/>
              </w:rPr>
            </w:r>
            <w:r w:rsidRPr="007036CE">
              <w:rPr>
                <w:rStyle w:val="af6"/>
              </w:rPr>
              <w:fldChar w:fldCharType="separate"/>
            </w:r>
            <w:r w:rsidR="00BD74E1">
              <w:rPr>
                <w:rStyle w:val="af6"/>
              </w:rPr>
              <w:t>5</w:t>
            </w:r>
            <w:r w:rsidRPr="007036CE">
              <w:rPr>
                <w:rStyle w:val="af6"/>
              </w:rPr>
              <w:fldChar w:fldCharType="end"/>
            </w:r>
          </w:p>
        </w:tc>
      </w:tr>
      <w:tr w:rsidR="007E0C8D" w:rsidRPr="007036CE" w14:paraId="796AFB64" w14:textId="77777777" w:rsidTr="00B0621B">
        <w:tc>
          <w:tcPr>
            <w:tcW w:w="1104" w:type="pct"/>
          </w:tcPr>
          <w:p w14:paraId="7A11C82B" w14:textId="77777777" w:rsidR="007E0C8D" w:rsidRPr="007036CE" w:rsidRDefault="007E0C8D" w:rsidP="007E0C8D">
            <w:pPr>
              <w:pStyle w:val="GOSTTablenorm"/>
              <w:rPr>
                <w:szCs w:val="22"/>
              </w:rPr>
            </w:pPr>
            <w:r w:rsidRPr="007036CE">
              <w:rPr>
                <w:szCs w:val="22"/>
              </w:rPr>
              <w:lastRenderedPageBreak/>
              <w:t>Код_валюты_учета</w:t>
            </w:r>
          </w:p>
        </w:tc>
        <w:tc>
          <w:tcPr>
            <w:tcW w:w="300" w:type="pct"/>
          </w:tcPr>
          <w:p w14:paraId="1739085E" w14:textId="77777777" w:rsidR="007E0C8D" w:rsidRPr="007036CE" w:rsidRDefault="007E0C8D" w:rsidP="007E0C8D">
            <w:pPr>
              <w:pStyle w:val="GOSTTablenorm"/>
              <w:rPr>
                <w:szCs w:val="22"/>
              </w:rPr>
            </w:pPr>
            <w:r w:rsidRPr="007036CE">
              <w:rPr>
                <w:szCs w:val="22"/>
              </w:rPr>
              <w:t>да</w:t>
            </w:r>
          </w:p>
        </w:tc>
        <w:tc>
          <w:tcPr>
            <w:tcW w:w="1106" w:type="pct"/>
          </w:tcPr>
          <w:p w14:paraId="0202C39C" w14:textId="77777777" w:rsidR="007E0C8D" w:rsidRPr="007036CE" w:rsidRDefault="007E0C8D" w:rsidP="007E0C8D">
            <w:pPr>
              <w:pStyle w:val="GOSTTablenorm"/>
              <w:rPr>
                <w:szCs w:val="22"/>
              </w:rPr>
            </w:pPr>
            <w:r w:rsidRPr="007036CE">
              <w:rPr>
                <w:szCs w:val="22"/>
              </w:rPr>
              <w:t>Код валюты учета по ОКВ</w:t>
            </w:r>
          </w:p>
        </w:tc>
        <w:tc>
          <w:tcPr>
            <w:tcW w:w="1100" w:type="pct"/>
          </w:tcPr>
          <w:p w14:paraId="3F16F9C2" w14:textId="77777777" w:rsidR="007E0C8D" w:rsidRPr="007036CE" w:rsidRDefault="007E0C8D" w:rsidP="007E0C8D">
            <w:pPr>
              <w:pStyle w:val="GOSTTablenorm"/>
              <w:rPr>
                <w:szCs w:val="22"/>
              </w:rPr>
            </w:pPr>
            <w:r w:rsidRPr="007036CE">
              <w:t>-</w:t>
            </w:r>
          </w:p>
        </w:tc>
        <w:tc>
          <w:tcPr>
            <w:tcW w:w="1390" w:type="pct"/>
          </w:tcPr>
          <w:p w14:paraId="6F786942" w14:textId="77777777" w:rsidR="007E0C8D" w:rsidRPr="007036CE" w:rsidRDefault="007E0C8D" w:rsidP="007E0C8D">
            <w:pPr>
              <w:pStyle w:val="GOSTTablenorm"/>
            </w:pPr>
            <w:r w:rsidRPr="007036CE">
              <w:t>Указывается значение «643»</w:t>
            </w:r>
          </w:p>
        </w:tc>
      </w:tr>
      <w:tr w:rsidR="007E0C8D" w:rsidRPr="007036CE" w14:paraId="1CC3D964" w14:textId="77777777" w:rsidTr="00B0621B">
        <w:tc>
          <w:tcPr>
            <w:tcW w:w="1104" w:type="pct"/>
          </w:tcPr>
          <w:p w14:paraId="183B1342" w14:textId="77777777" w:rsidR="007E0C8D" w:rsidRPr="007036CE" w:rsidRDefault="007E0C8D" w:rsidP="007E0C8D">
            <w:pPr>
              <w:pStyle w:val="GOSTTablenorm"/>
            </w:pPr>
            <w:r w:rsidRPr="007036CE">
              <w:rPr>
                <w:szCs w:val="22"/>
              </w:rPr>
              <w:t>Код_контура</w:t>
            </w:r>
          </w:p>
        </w:tc>
        <w:tc>
          <w:tcPr>
            <w:tcW w:w="300" w:type="pct"/>
          </w:tcPr>
          <w:p w14:paraId="2D5E7C0E" w14:textId="77777777" w:rsidR="007E0C8D" w:rsidRPr="007036CE" w:rsidRDefault="007E0C8D" w:rsidP="007E0C8D">
            <w:pPr>
              <w:pStyle w:val="GOSTTablenorm"/>
            </w:pPr>
            <w:r w:rsidRPr="007036CE">
              <w:rPr>
                <w:szCs w:val="22"/>
              </w:rPr>
              <w:t>да</w:t>
            </w:r>
          </w:p>
        </w:tc>
        <w:tc>
          <w:tcPr>
            <w:tcW w:w="1106" w:type="pct"/>
          </w:tcPr>
          <w:p w14:paraId="1CC9FDF4" w14:textId="77777777" w:rsidR="007E0C8D" w:rsidRPr="007036CE" w:rsidRDefault="007E0C8D" w:rsidP="007E0C8D">
            <w:pPr>
              <w:pStyle w:val="GOSTTablenorm"/>
            </w:pPr>
            <w:r w:rsidRPr="007036CE">
              <w:rPr>
                <w:szCs w:val="22"/>
              </w:rPr>
              <w:t>Код контура, приведенный к стандартному виду</w:t>
            </w:r>
          </w:p>
        </w:tc>
        <w:tc>
          <w:tcPr>
            <w:tcW w:w="1100" w:type="pct"/>
          </w:tcPr>
          <w:p w14:paraId="0C203D74" w14:textId="77777777" w:rsidR="007E0C8D" w:rsidRPr="007036CE" w:rsidRDefault="007E0C8D" w:rsidP="007E0C8D">
            <w:pPr>
              <w:pStyle w:val="GOSTTablenorm"/>
            </w:pPr>
            <w:r w:rsidRPr="007036CE">
              <w:rPr>
                <w:szCs w:val="22"/>
              </w:rPr>
              <w:t>StmInfrmtn_Contour</w:t>
            </w:r>
          </w:p>
        </w:tc>
        <w:tc>
          <w:tcPr>
            <w:tcW w:w="1390" w:type="pct"/>
          </w:tcPr>
          <w:p w14:paraId="4BE24D60" w14:textId="77777777" w:rsidR="007E0C8D" w:rsidRPr="007036CE" w:rsidRDefault="007E0C8D" w:rsidP="007E0C8D">
            <w:pPr>
              <w:pStyle w:val="GOSTTablenorm"/>
              <w:rPr>
                <w:rFonts w:eastAsiaTheme="minorEastAsia"/>
              </w:rPr>
            </w:pPr>
            <w:r w:rsidRPr="007036CE">
              <w:t>Если в теге документа «1» или «O», то значение «1».</w:t>
            </w:r>
          </w:p>
          <w:p w14:paraId="43BF4B98" w14:textId="77777777" w:rsidR="007E0C8D" w:rsidRPr="007036CE" w:rsidRDefault="007E0C8D" w:rsidP="007E0C8D">
            <w:pPr>
              <w:pStyle w:val="GOSTTablenorm"/>
            </w:pPr>
            <w:r w:rsidRPr="007036CE">
              <w:t>Если в теге документа «2» или «S», то значение «2»</w:t>
            </w:r>
          </w:p>
        </w:tc>
      </w:tr>
      <w:tr w:rsidR="007E0C8D" w:rsidRPr="007036CE" w14:paraId="32944BF7" w14:textId="77777777" w:rsidTr="00B0621B">
        <w:tc>
          <w:tcPr>
            <w:tcW w:w="1104" w:type="pct"/>
          </w:tcPr>
          <w:p w14:paraId="20779CA2" w14:textId="77777777" w:rsidR="007E0C8D" w:rsidRPr="007036CE" w:rsidRDefault="007E0C8D" w:rsidP="007E0C8D">
            <w:pPr>
              <w:pStyle w:val="GOSTTablenorm"/>
            </w:pPr>
            <w:r w:rsidRPr="007036CE">
              <w:rPr>
                <w:szCs w:val="22"/>
              </w:rPr>
              <w:t>Уровень_конфиденциальности</w:t>
            </w:r>
          </w:p>
        </w:tc>
        <w:tc>
          <w:tcPr>
            <w:tcW w:w="300" w:type="pct"/>
          </w:tcPr>
          <w:p w14:paraId="27C0BB62" w14:textId="77777777" w:rsidR="007E0C8D" w:rsidRPr="007036CE" w:rsidRDefault="007E0C8D" w:rsidP="007E0C8D">
            <w:pPr>
              <w:pStyle w:val="GOSTTablenorm"/>
            </w:pPr>
            <w:r w:rsidRPr="007036CE">
              <w:rPr>
                <w:szCs w:val="22"/>
              </w:rPr>
              <w:t>нет</w:t>
            </w:r>
          </w:p>
        </w:tc>
        <w:tc>
          <w:tcPr>
            <w:tcW w:w="1106" w:type="pct"/>
          </w:tcPr>
          <w:p w14:paraId="27E171D9" w14:textId="77777777" w:rsidR="007E0C8D" w:rsidRPr="007036CE" w:rsidRDefault="007E0C8D" w:rsidP="007E0C8D">
            <w:pPr>
              <w:pStyle w:val="GOSTTablenorm"/>
            </w:pPr>
            <w:r w:rsidRPr="007036CE">
              <w:rPr>
                <w:szCs w:val="22"/>
              </w:rPr>
              <w:t>Уровень конфиденциальности</w:t>
            </w:r>
          </w:p>
        </w:tc>
        <w:tc>
          <w:tcPr>
            <w:tcW w:w="1100" w:type="pct"/>
          </w:tcPr>
          <w:p w14:paraId="0ED9641B" w14:textId="77777777" w:rsidR="007E0C8D" w:rsidRPr="007036CE" w:rsidRDefault="007E0C8D" w:rsidP="007E0C8D">
            <w:pPr>
              <w:pStyle w:val="GOSTTablenorm"/>
            </w:pPr>
            <w:r w:rsidRPr="007036CE">
              <w:rPr>
                <w:szCs w:val="22"/>
              </w:rPr>
              <w:t>StmInfrmtn_AccessLevelStereotype</w:t>
            </w:r>
          </w:p>
        </w:tc>
        <w:tc>
          <w:tcPr>
            <w:tcW w:w="1390" w:type="pct"/>
          </w:tcPr>
          <w:p w14:paraId="44E22438" w14:textId="77777777" w:rsidR="007E0C8D" w:rsidRPr="007036CE" w:rsidRDefault="007E0C8D" w:rsidP="007E0C8D">
            <w:pPr>
              <w:pStyle w:val="GOSTTablenorm"/>
            </w:pPr>
            <w:r w:rsidRPr="007036CE">
              <w:t>-</w:t>
            </w:r>
          </w:p>
        </w:tc>
      </w:tr>
      <w:tr w:rsidR="007E0C8D" w:rsidRPr="007036CE" w14:paraId="645E926B" w14:textId="77777777" w:rsidTr="00B0621B">
        <w:tc>
          <w:tcPr>
            <w:tcW w:w="1104" w:type="pct"/>
          </w:tcPr>
          <w:p w14:paraId="7E33117A" w14:textId="77777777" w:rsidR="007E0C8D" w:rsidRPr="007036CE" w:rsidRDefault="007E0C8D" w:rsidP="007E0C8D">
            <w:pPr>
              <w:pStyle w:val="GOSTTablenorm"/>
            </w:pPr>
            <w:r w:rsidRPr="007036CE">
              <w:rPr>
                <w:szCs w:val="22"/>
              </w:rPr>
              <w:t>Код_бюджета</w:t>
            </w:r>
          </w:p>
        </w:tc>
        <w:tc>
          <w:tcPr>
            <w:tcW w:w="300" w:type="pct"/>
          </w:tcPr>
          <w:p w14:paraId="083271DB" w14:textId="77777777" w:rsidR="007E0C8D" w:rsidRPr="007036CE" w:rsidRDefault="007E0C8D" w:rsidP="007E0C8D">
            <w:pPr>
              <w:pStyle w:val="GOSTTablenorm"/>
            </w:pPr>
            <w:r w:rsidRPr="007036CE">
              <w:rPr>
                <w:szCs w:val="22"/>
              </w:rPr>
              <w:t>нет</w:t>
            </w:r>
          </w:p>
        </w:tc>
        <w:tc>
          <w:tcPr>
            <w:tcW w:w="1106" w:type="pct"/>
          </w:tcPr>
          <w:p w14:paraId="12468DD7" w14:textId="77777777" w:rsidR="007E0C8D" w:rsidRPr="007036CE" w:rsidRDefault="007E0C8D" w:rsidP="007E0C8D">
            <w:pPr>
              <w:pStyle w:val="GOSTTablenorm"/>
            </w:pPr>
            <w:r w:rsidRPr="007036CE">
              <w:rPr>
                <w:szCs w:val="22"/>
              </w:rPr>
              <w:t>Код бюджета</w:t>
            </w:r>
          </w:p>
        </w:tc>
        <w:tc>
          <w:tcPr>
            <w:tcW w:w="1100" w:type="pct"/>
          </w:tcPr>
          <w:p w14:paraId="37BC3C2F" w14:textId="77777777" w:rsidR="007E0C8D" w:rsidRPr="007036CE" w:rsidRDefault="007E0C8D" w:rsidP="007E0C8D">
            <w:pPr>
              <w:pStyle w:val="GOSTTablenorm"/>
            </w:pPr>
            <w:r w:rsidRPr="007036CE">
              <w:rPr>
                <w:szCs w:val="22"/>
              </w:rPr>
              <w:t>ZS_MSC_Bdgt_Cd</w:t>
            </w:r>
          </w:p>
        </w:tc>
        <w:tc>
          <w:tcPr>
            <w:tcW w:w="1390" w:type="pct"/>
          </w:tcPr>
          <w:p w14:paraId="4B5DB110" w14:textId="77777777" w:rsidR="007E0C8D" w:rsidRPr="007036CE" w:rsidRDefault="007E0C8D" w:rsidP="007E0C8D">
            <w:pPr>
              <w:pStyle w:val="GOSTTablenorm"/>
            </w:pPr>
            <w:r w:rsidRPr="007036CE">
              <w:t>-</w:t>
            </w:r>
          </w:p>
        </w:tc>
      </w:tr>
      <w:tr w:rsidR="007E0C8D" w:rsidRPr="007036CE" w14:paraId="77574072" w14:textId="77777777" w:rsidTr="00B0621B">
        <w:tc>
          <w:tcPr>
            <w:tcW w:w="1104" w:type="pct"/>
          </w:tcPr>
          <w:p w14:paraId="1B240A62" w14:textId="77777777" w:rsidR="007E0C8D" w:rsidRPr="007036CE" w:rsidRDefault="007E0C8D" w:rsidP="007E0C8D">
            <w:pPr>
              <w:pStyle w:val="GOSTTablenorm"/>
            </w:pPr>
            <w:r w:rsidRPr="007036CE">
              <w:rPr>
                <w:szCs w:val="22"/>
              </w:rPr>
              <w:t>Номер_ЛС_плательщика</w:t>
            </w:r>
          </w:p>
        </w:tc>
        <w:tc>
          <w:tcPr>
            <w:tcW w:w="300" w:type="pct"/>
          </w:tcPr>
          <w:p w14:paraId="50AF2093" w14:textId="77777777" w:rsidR="007E0C8D" w:rsidRPr="007036CE" w:rsidRDefault="007E0C8D" w:rsidP="007E0C8D">
            <w:pPr>
              <w:pStyle w:val="GOSTTablenorm"/>
            </w:pPr>
            <w:r w:rsidRPr="007036CE">
              <w:rPr>
                <w:szCs w:val="22"/>
              </w:rPr>
              <w:t>нет</w:t>
            </w:r>
          </w:p>
        </w:tc>
        <w:tc>
          <w:tcPr>
            <w:tcW w:w="1106" w:type="pct"/>
          </w:tcPr>
          <w:p w14:paraId="69819279" w14:textId="77777777" w:rsidR="007E0C8D" w:rsidRPr="007036CE" w:rsidRDefault="007E0C8D" w:rsidP="007E0C8D">
            <w:pPr>
              <w:pStyle w:val="GOSTTablenorm"/>
            </w:pPr>
            <w:r w:rsidRPr="007036CE">
              <w:rPr>
                <w:szCs w:val="22"/>
              </w:rPr>
              <w:t>Номер лицевого счета плательщика</w:t>
            </w:r>
          </w:p>
        </w:tc>
        <w:tc>
          <w:tcPr>
            <w:tcW w:w="1100" w:type="pct"/>
          </w:tcPr>
          <w:p w14:paraId="2ADD1B74" w14:textId="77777777" w:rsidR="007E0C8D" w:rsidRPr="007036CE" w:rsidRDefault="007E0C8D" w:rsidP="007E0C8D">
            <w:pPr>
              <w:pStyle w:val="GOSTTablenorm"/>
            </w:pPr>
            <w:r w:rsidRPr="007036CE">
              <w:rPr>
                <w:szCs w:val="22"/>
              </w:rPr>
              <w:t>ZS_MSC_Cstmr_AcntNmbr</w:t>
            </w:r>
          </w:p>
        </w:tc>
        <w:tc>
          <w:tcPr>
            <w:tcW w:w="1390" w:type="pct"/>
          </w:tcPr>
          <w:p w14:paraId="7F72EF67" w14:textId="77777777" w:rsidR="007E0C8D" w:rsidRPr="007036CE" w:rsidRDefault="007E0C8D" w:rsidP="007E0C8D">
            <w:pPr>
              <w:pStyle w:val="GOSTTablenorm"/>
            </w:pPr>
            <w:r w:rsidRPr="007036CE">
              <w:t>-</w:t>
            </w:r>
          </w:p>
        </w:tc>
      </w:tr>
      <w:tr w:rsidR="007E0C8D" w:rsidRPr="007036CE" w14:paraId="15F0E1F9" w14:textId="77777777" w:rsidTr="00B0621B">
        <w:tc>
          <w:tcPr>
            <w:tcW w:w="1104" w:type="pct"/>
          </w:tcPr>
          <w:p w14:paraId="69504355" w14:textId="77777777" w:rsidR="007E0C8D" w:rsidRPr="007036CE" w:rsidRDefault="007E0C8D" w:rsidP="007E0C8D">
            <w:pPr>
              <w:pStyle w:val="GOSTTablenorm"/>
              <w:rPr>
                <w:szCs w:val="22"/>
              </w:rPr>
            </w:pPr>
            <w:r w:rsidRPr="007036CE">
              <w:t xml:space="preserve">ОКС_укр_плательщика </w:t>
            </w:r>
          </w:p>
        </w:tc>
        <w:tc>
          <w:tcPr>
            <w:tcW w:w="300" w:type="pct"/>
          </w:tcPr>
          <w:p w14:paraId="4733FFB3" w14:textId="77777777" w:rsidR="007E0C8D" w:rsidRPr="007036CE" w:rsidRDefault="007E0C8D" w:rsidP="007E0C8D">
            <w:pPr>
              <w:pStyle w:val="GOSTTablenorm"/>
              <w:rPr>
                <w:szCs w:val="22"/>
              </w:rPr>
            </w:pPr>
            <w:r w:rsidRPr="007036CE">
              <w:rPr>
                <w:szCs w:val="22"/>
              </w:rPr>
              <w:t>да</w:t>
            </w:r>
          </w:p>
        </w:tc>
        <w:tc>
          <w:tcPr>
            <w:tcW w:w="1106" w:type="pct"/>
          </w:tcPr>
          <w:p w14:paraId="30E55E7B" w14:textId="77777777" w:rsidR="007E0C8D" w:rsidRPr="007036CE" w:rsidRDefault="007E0C8D" w:rsidP="007E0C8D">
            <w:pPr>
              <w:pStyle w:val="GOSTTablenorm"/>
              <w:rPr>
                <w:szCs w:val="22"/>
              </w:rPr>
            </w:pPr>
            <w:r w:rsidRPr="007036CE">
              <w:rPr>
                <w:szCs w:val="22"/>
              </w:rPr>
              <w:t>ОКС укрупненный плательщика</w:t>
            </w:r>
          </w:p>
        </w:tc>
        <w:tc>
          <w:tcPr>
            <w:tcW w:w="1100" w:type="pct"/>
          </w:tcPr>
          <w:p w14:paraId="6A665019" w14:textId="77777777" w:rsidR="007E0C8D" w:rsidRPr="007036CE" w:rsidRDefault="007E0C8D" w:rsidP="007E0C8D">
            <w:pPr>
              <w:pStyle w:val="GOSTTablenorm"/>
              <w:rPr>
                <w:szCs w:val="22"/>
                <w:lang w:val="en-US"/>
              </w:rPr>
            </w:pPr>
            <w:r w:rsidRPr="007036CE">
              <w:rPr>
                <w:szCs w:val="22"/>
                <w:lang w:val="en-US"/>
              </w:rPr>
              <w:t>ZS_FAIPObjCd</w:t>
            </w:r>
          </w:p>
        </w:tc>
        <w:tc>
          <w:tcPr>
            <w:tcW w:w="1390" w:type="pct"/>
          </w:tcPr>
          <w:p w14:paraId="721BD0DB" w14:textId="77777777" w:rsidR="007E0C8D" w:rsidRPr="007036CE" w:rsidRDefault="007E0C8D" w:rsidP="007E0C8D">
            <w:pPr>
              <w:pStyle w:val="GOSTTablenorm"/>
            </w:pPr>
            <w:r w:rsidRPr="007036CE">
              <w:rPr>
                <w:szCs w:val="22"/>
              </w:rPr>
              <w:t xml:space="preserve">Заполняется значением из тега </w:t>
            </w:r>
            <w:r w:rsidRPr="007036CE">
              <w:rPr>
                <w:szCs w:val="22"/>
                <w:lang w:val="en-US"/>
              </w:rPr>
              <w:t>ZS</w:t>
            </w:r>
            <w:r w:rsidRPr="007036CE">
              <w:rPr>
                <w:szCs w:val="22"/>
              </w:rPr>
              <w:t>_</w:t>
            </w:r>
            <w:r w:rsidRPr="007036CE">
              <w:rPr>
                <w:szCs w:val="22"/>
                <w:lang w:val="en-US"/>
              </w:rPr>
              <w:t>FAIPObjCd</w:t>
            </w:r>
            <w:r w:rsidRPr="007036CE">
              <w:rPr>
                <w:szCs w:val="22"/>
              </w:rPr>
              <w:t xml:space="preserve"> в случае, если размерность указанного в теге значения = 18 знаков.</w:t>
            </w:r>
          </w:p>
          <w:p w14:paraId="3028527A" w14:textId="77777777" w:rsidR="007E0C8D" w:rsidRPr="007036CE" w:rsidRDefault="007E0C8D" w:rsidP="007E0C8D">
            <w:pPr>
              <w:pStyle w:val="GOSTTablenorm"/>
            </w:pPr>
            <w:r w:rsidRPr="007036CE">
              <w:rPr>
                <w:szCs w:val="22"/>
              </w:rPr>
              <w:t xml:space="preserve">Если значение, указанное в теге </w:t>
            </w:r>
            <w:r w:rsidRPr="007036CE">
              <w:rPr>
                <w:szCs w:val="22"/>
                <w:lang w:val="en-US"/>
              </w:rPr>
              <w:t>ZS</w:t>
            </w:r>
            <w:r w:rsidRPr="007036CE">
              <w:rPr>
                <w:szCs w:val="22"/>
              </w:rPr>
              <w:t>_</w:t>
            </w:r>
            <w:r w:rsidRPr="007036CE">
              <w:rPr>
                <w:szCs w:val="22"/>
                <w:lang w:val="en-US"/>
              </w:rPr>
              <w:t>FAIPObjCd</w:t>
            </w:r>
            <w:r w:rsidRPr="007036CE">
              <w:rPr>
                <w:szCs w:val="22"/>
              </w:rPr>
              <w:t>, имеет размерность &gt; 18 знаков или тег не заполнен (= пусто или отсутствует), то атрибут не заполняется (пусто)</w:t>
            </w:r>
          </w:p>
        </w:tc>
      </w:tr>
      <w:tr w:rsidR="007E0C8D" w:rsidRPr="007036CE" w14:paraId="44C0563A" w14:textId="77777777" w:rsidTr="00B0621B">
        <w:tc>
          <w:tcPr>
            <w:tcW w:w="1104" w:type="pct"/>
          </w:tcPr>
          <w:p w14:paraId="5519C427" w14:textId="77777777" w:rsidR="007E0C8D" w:rsidRPr="007036CE" w:rsidRDefault="007E0C8D" w:rsidP="007E0C8D">
            <w:pPr>
              <w:pStyle w:val="GOSTTablenorm"/>
            </w:pPr>
            <w:r w:rsidRPr="007036CE">
              <w:rPr>
                <w:szCs w:val="22"/>
              </w:rPr>
              <w:t>Учет_БА_ЛБО_ЛС_плательщика</w:t>
            </w:r>
          </w:p>
        </w:tc>
        <w:tc>
          <w:tcPr>
            <w:tcW w:w="300" w:type="pct"/>
          </w:tcPr>
          <w:p w14:paraId="5886FCEF" w14:textId="77777777" w:rsidR="007E0C8D" w:rsidRPr="007036CE" w:rsidRDefault="00722CBF" w:rsidP="007E0C8D">
            <w:pPr>
              <w:pStyle w:val="GOSTTablenorm"/>
              <w:rPr>
                <w:szCs w:val="22"/>
              </w:rPr>
            </w:pPr>
            <w:r w:rsidRPr="007036CE">
              <w:rPr>
                <w:szCs w:val="22"/>
              </w:rPr>
              <w:t>да</w:t>
            </w:r>
          </w:p>
        </w:tc>
        <w:tc>
          <w:tcPr>
            <w:tcW w:w="1106" w:type="pct"/>
          </w:tcPr>
          <w:p w14:paraId="4DA244D3" w14:textId="77777777" w:rsidR="007E0C8D" w:rsidRPr="007036CE" w:rsidRDefault="007E0C8D" w:rsidP="007E0C8D">
            <w:pPr>
              <w:pStyle w:val="GOSTTablenorm"/>
              <w:rPr>
                <w:szCs w:val="22"/>
              </w:rPr>
            </w:pPr>
            <w:r w:rsidRPr="007036CE">
              <w:rPr>
                <w:szCs w:val="22"/>
              </w:rPr>
              <w:t>Признак учета БА, ЛБО на ЛС плательщика</w:t>
            </w:r>
          </w:p>
        </w:tc>
        <w:tc>
          <w:tcPr>
            <w:tcW w:w="1100" w:type="pct"/>
          </w:tcPr>
          <w:p w14:paraId="653730FC" w14:textId="77777777" w:rsidR="007E0C8D" w:rsidRPr="007036CE" w:rsidRDefault="007E0C8D" w:rsidP="007E0C8D">
            <w:pPr>
              <w:pStyle w:val="GOSTTablenorm"/>
              <w:rPr>
                <w:szCs w:val="22"/>
                <w:lang w:val="en-US"/>
              </w:rPr>
            </w:pPr>
            <w:r w:rsidRPr="007036CE">
              <w:rPr>
                <w:szCs w:val="22"/>
              </w:rPr>
              <w:t>StmInfrmtn_SIGN_BaLbo_Snd</w:t>
            </w:r>
          </w:p>
        </w:tc>
        <w:tc>
          <w:tcPr>
            <w:tcW w:w="1390" w:type="pct"/>
          </w:tcPr>
          <w:p w14:paraId="115F27B0" w14:textId="77777777" w:rsidR="00722CBF" w:rsidRPr="007036CE" w:rsidRDefault="00722CBF" w:rsidP="00722CBF">
            <w:pPr>
              <w:pStyle w:val="GOSTTablenorm"/>
            </w:pPr>
            <w:r w:rsidRPr="007036CE">
              <w:t xml:space="preserve">Если в теге документа «true», то значение </w:t>
            </w:r>
            <w:r w:rsidR="005E52B7" w:rsidRPr="007036CE">
              <w:t xml:space="preserve">атрибута </w:t>
            </w:r>
            <w:r w:rsidRPr="007036CE">
              <w:t>«1».</w:t>
            </w:r>
          </w:p>
          <w:p w14:paraId="0A82533F" w14:textId="77777777" w:rsidR="007E0C8D" w:rsidRPr="007036CE" w:rsidRDefault="00722CBF" w:rsidP="00722CBF">
            <w:pPr>
              <w:pStyle w:val="GOSTTablenorm"/>
              <w:rPr>
                <w:szCs w:val="22"/>
              </w:rPr>
            </w:pPr>
            <w:r w:rsidRPr="007036CE">
              <w:t xml:space="preserve">Если в теге документа «false», то значение </w:t>
            </w:r>
            <w:r w:rsidR="005E52B7" w:rsidRPr="007036CE">
              <w:t xml:space="preserve">атрибута </w:t>
            </w:r>
            <w:r w:rsidRPr="007036CE">
              <w:t>«0»</w:t>
            </w:r>
          </w:p>
        </w:tc>
      </w:tr>
      <w:tr w:rsidR="007E0C8D" w:rsidRPr="007036CE" w14:paraId="6C5900E2" w14:textId="77777777" w:rsidTr="00B0621B">
        <w:tc>
          <w:tcPr>
            <w:tcW w:w="1104" w:type="pct"/>
          </w:tcPr>
          <w:p w14:paraId="21B8CDB5" w14:textId="77777777" w:rsidR="007E0C8D" w:rsidRPr="007036CE" w:rsidRDefault="007E0C8D" w:rsidP="007E0C8D">
            <w:pPr>
              <w:pStyle w:val="GOSTTablenorm"/>
              <w:rPr>
                <w:szCs w:val="22"/>
              </w:rPr>
            </w:pPr>
            <w:r w:rsidRPr="007036CE">
              <w:rPr>
                <w:szCs w:val="22"/>
              </w:rPr>
              <w:t>Учет_ПОФР_ЛС_плательщика</w:t>
            </w:r>
          </w:p>
        </w:tc>
        <w:tc>
          <w:tcPr>
            <w:tcW w:w="300" w:type="pct"/>
          </w:tcPr>
          <w:p w14:paraId="49B85C0A" w14:textId="77777777" w:rsidR="007E0C8D" w:rsidRPr="007036CE" w:rsidRDefault="00722CBF" w:rsidP="007E0C8D">
            <w:pPr>
              <w:pStyle w:val="GOSTTablenorm"/>
              <w:rPr>
                <w:szCs w:val="22"/>
              </w:rPr>
            </w:pPr>
            <w:r w:rsidRPr="007036CE">
              <w:rPr>
                <w:szCs w:val="22"/>
              </w:rPr>
              <w:t>да</w:t>
            </w:r>
          </w:p>
        </w:tc>
        <w:tc>
          <w:tcPr>
            <w:tcW w:w="1106" w:type="pct"/>
          </w:tcPr>
          <w:p w14:paraId="40AFC9D1" w14:textId="77777777" w:rsidR="007E0C8D" w:rsidRPr="007036CE" w:rsidRDefault="007E0C8D" w:rsidP="007E0C8D">
            <w:pPr>
              <w:pStyle w:val="GOSTTablenorm"/>
              <w:rPr>
                <w:szCs w:val="22"/>
              </w:rPr>
            </w:pPr>
            <w:r w:rsidRPr="007036CE">
              <w:rPr>
                <w:szCs w:val="22"/>
              </w:rPr>
              <w:t>Признак учета ПОФР на ЛС плательщика</w:t>
            </w:r>
          </w:p>
        </w:tc>
        <w:tc>
          <w:tcPr>
            <w:tcW w:w="1100" w:type="pct"/>
          </w:tcPr>
          <w:p w14:paraId="32DE3D21" w14:textId="77777777" w:rsidR="007E0C8D" w:rsidRPr="007036CE" w:rsidRDefault="007E0C8D" w:rsidP="007E0C8D">
            <w:pPr>
              <w:pStyle w:val="GOSTTablenorm"/>
              <w:rPr>
                <w:szCs w:val="22"/>
              </w:rPr>
            </w:pPr>
            <w:r w:rsidRPr="007036CE">
              <w:rPr>
                <w:szCs w:val="22"/>
              </w:rPr>
              <w:t>StmInfrmtn_SIGN_POFR_Snd</w:t>
            </w:r>
          </w:p>
        </w:tc>
        <w:tc>
          <w:tcPr>
            <w:tcW w:w="1390" w:type="pct"/>
          </w:tcPr>
          <w:p w14:paraId="12DBEB8A" w14:textId="77777777" w:rsidR="00722CBF" w:rsidRPr="007036CE" w:rsidRDefault="00722CBF" w:rsidP="00722CBF">
            <w:pPr>
              <w:pStyle w:val="GOSTTablenorm"/>
            </w:pPr>
            <w:r w:rsidRPr="007036CE">
              <w:t xml:space="preserve">Если в теге документа «true», то значение </w:t>
            </w:r>
            <w:r w:rsidR="005E52B7" w:rsidRPr="007036CE">
              <w:t xml:space="preserve">атрибута </w:t>
            </w:r>
            <w:r w:rsidRPr="007036CE">
              <w:t>«1».</w:t>
            </w:r>
          </w:p>
          <w:p w14:paraId="19E7CABA" w14:textId="77777777" w:rsidR="007E0C8D" w:rsidRPr="007036CE" w:rsidRDefault="00722CBF" w:rsidP="00722CBF">
            <w:pPr>
              <w:pStyle w:val="GOSTTablenorm"/>
            </w:pPr>
            <w:r w:rsidRPr="007036CE">
              <w:t xml:space="preserve">Если в теге документа «false», то значение </w:t>
            </w:r>
            <w:r w:rsidR="005E52B7" w:rsidRPr="007036CE">
              <w:lastRenderedPageBreak/>
              <w:t xml:space="preserve">атрибута </w:t>
            </w:r>
            <w:r w:rsidRPr="007036CE">
              <w:t>«0»</w:t>
            </w:r>
          </w:p>
        </w:tc>
      </w:tr>
      <w:tr w:rsidR="007E0C8D" w:rsidRPr="007036CE" w14:paraId="5DA74ED2" w14:textId="77777777" w:rsidTr="00B0621B">
        <w:tc>
          <w:tcPr>
            <w:tcW w:w="1104" w:type="pct"/>
          </w:tcPr>
          <w:p w14:paraId="2D83CA99" w14:textId="77777777" w:rsidR="007E0C8D" w:rsidRPr="007036CE" w:rsidRDefault="007E0C8D" w:rsidP="007E0C8D">
            <w:pPr>
              <w:pStyle w:val="GOSTTablenorm"/>
              <w:rPr>
                <w:szCs w:val="22"/>
              </w:rPr>
            </w:pPr>
            <w:r w:rsidRPr="007036CE">
              <w:rPr>
                <w:szCs w:val="22"/>
              </w:rPr>
              <w:lastRenderedPageBreak/>
              <w:t>Период_действия_ПОФР</w:t>
            </w:r>
          </w:p>
        </w:tc>
        <w:tc>
          <w:tcPr>
            <w:tcW w:w="300" w:type="pct"/>
          </w:tcPr>
          <w:p w14:paraId="34002A06" w14:textId="77777777" w:rsidR="007E0C8D" w:rsidRPr="007036CE" w:rsidRDefault="007E0C8D" w:rsidP="007E0C8D">
            <w:pPr>
              <w:pStyle w:val="GOSTTablenorm"/>
              <w:rPr>
                <w:szCs w:val="22"/>
              </w:rPr>
            </w:pPr>
            <w:r w:rsidRPr="007036CE">
              <w:rPr>
                <w:szCs w:val="22"/>
              </w:rPr>
              <w:t>нет</w:t>
            </w:r>
          </w:p>
        </w:tc>
        <w:tc>
          <w:tcPr>
            <w:tcW w:w="1106" w:type="pct"/>
          </w:tcPr>
          <w:p w14:paraId="0558E4E0" w14:textId="77777777" w:rsidR="007E0C8D" w:rsidRPr="007036CE" w:rsidRDefault="007E0C8D" w:rsidP="007E0C8D">
            <w:pPr>
              <w:pStyle w:val="GOSTTablenorm"/>
              <w:rPr>
                <w:szCs w:val="22"/>
              </w:rPr>
            </w:pPr>
            <w:r w:rsidRPr="007036CE">
              <w:rPr>
                <w:szCs w:val="22"/>
              </w:rPr>
              <w:t>Период действия ПОФР</w:t>
            </w:r>
          </w:p>
        </w:tc>
        <w:tc>
          <w:tcPr>
            <w:tcW w:w="1100" w:type="pct"/>
          </w:tcPr>
          <w:p w14:paraId="3E511DCC" w14:textId="77777777" w:rsidR="007E0C8D" w:rsidRPr="007036CE" w:rsidRDefault="007E0C8D" w:rsidP="007E0C8D">
            <w:pPr>
              <w:pStyle w:val="GOSTTablenorm"/>
              <w:rPr>
                <w:szCs w:val="22"/>
              </w:rPr>
            </w:pPr>
            <w:r w:rsidRPr="007036CE">
              <w:rPr>
                <w:szCs w:val="22"/>
              </w:rPr>
              <w:t>StmInfrmtn_ValidityPOFR</w:t>
            </w:r>
          </w:p>
        </w:tc>
        <w:tc>
          <w:tcPr>
            <w:tcW w:w="1390" w:type="pct"/>
          </w:tcPr>
          <w:p w14:paraId="48F0EC55" w14:textId="77777777" w:rsidR="007E0C8D" w:rsidRPr="007036CE" w:rsidRDefault="007E0C8D" w:rsidP="007E0C8D">
            <w:pPr>
              <w:pStyle w:val="GOSTTablenorm"/>
            </w:pPr>
            <w:r w:rsidRPr="007036CE">
              <w:t>-</w:t>
            </w:r>
          </w:p>
        </w:tc>
      </w:tr>
      <w:tr w:rsidR="007E0C8D" w:rsidRPr="007036CE" w14:paraId="610CE463" w14:textId="77777777" w:rsidTr="00B0621B">
        <w:tc>
          <w:tcPr>
            <w:tcW w:w="1104" w:type="pct"/>
          </w:tcPr>
          <w:p w14:paraId="7687B53D" w14:textId="77777777" w:rsidR="007E0C8D" w:rsidRPr="007036CE" w:rsidRDefault="007E0C8D" w:rsidP="007E0C8D">
            <w:pPr>
              <w:pStyle w:val="GOSTTablenorm"/>
              <w:rPr>
                <w:szCs w:val="22"/>
              </w:rPr>
            </w:pPr>
            <w:r w:rsidRPr="007036CE">
              <w:rPr>
                <w:szCs w:val="22"/>
              </w:rPr>
              <w:t>КБК_ПОФР_плательщика</w:t>
            </w:r>
          </w:p>
        </w:tc>
        <w:tc>
          <w:tcPr>
            <w:tcW w:w="300" w:type="pct"/>
          </w:tcPr>
          <w:p w14:paraId="4F40D507" w14:textId="77777777" w:rsidR="007E0C8D" w:rsidRPr="007036CE" w:rsidRDefault="007E0C8D" w:rsidP="007E0C8D">
            <w:pPr>
              <w:pStyle w:val="GOSTTablenorm"/>
              <w:rPr>
                <w:szCs w:val="22"/>
              </w:rPr>
            </w:pPr>
            <w:r w:rsidRPr="007036CE">
              <w:rPr>
                <w:szCs w:val="22"/>
              </w:rPr>
              <w:t>нет</w:t>
            </w:r>
          </w:p>
        </w:tc>
        <w:tc>
          <w:tcPr>
            <w:tcW w:w="1106" w:type="pct"/>
          </w:tcPr>
          <w:p w14:paraId="05394EBB" w14:textId="77777777" w:rsidR="007E0C8D" w:rsidRPr="007036CE" w:rsidRDefault="007E0C8D" w:rsidP="007E0C8D">
            <w:pPr>
              <w:pStyle w:val="GOSTTablenorm"/>
              <w:rPr>
                <w:szCs w:val="22"/>
              </w:rPr>
            </w:pPr>
            <w:r w:rsidRPr="007036CE">
              <w:rPr>
                <w:szCs w:val="22"/>
              </w:rPr>
              <w:t>КБК для контроля остатка ПОФР по плательщику</w:t>
            </w:r>
          </w:p>
        </w:tc>
        <w:tc>
          <w:tcPr>
            <w:tcW w:w="1100" w:type="pct"/>
          </w:tcPr>
          <w:p w14:paraId="028DFF9B" w14:textId="77777777" w:rsidR="007E0C8D" w:rsidRPr="007036CE" w:rsidRDefault="007E0C8D" w:rsidP="007E0C8D">
            <w:pPr>
              <w:pStyle w:val="GOSTTablenorm"/>
              <w:rPr>
                <w:szCs w:val="22"/>
              </w:rPr>
            </w:pPr>
            <w:r w:rsidRPr="007036CE">
              <w:rPr>
                <w:szCs w:val="22"/>
              </w:rPr>
              <w:t>StmInfrmtn_KBKCtrlBalancePOFRPay</w:t>
            </w:r>
          </w:p>
        </w:tc>
        <w:tc>
          <w:tcPr>
            <w:tcW w:w="1390" w:type="pct"/>
          </w:tcPr>
          <w:p w14:paraId="1C937C1B" w14:textId="77777777" w:rsidR="007E0C8D" w:rsidRPr="007036CE" w:rsidRDefault="007E0C8D" w:rsidP="007E0C8D">
            <w:pPr>
              <w:pStyle w:val="GOSTTablenorm"/>
            </w:pPr>
            <w:r w:rsidRPr="007036CE">
              <w:t>-</w:t>
            </w:r>
          </w:p>
        </w:tc>
      </w:tr>
      <w:tr w:rsidR="007E0C8D" w:rsidRPr="007036CE" w14:paraId="36F4E265" w14:textId="77777777" w:rsidTr="00B0621B">
        <w:tc>
          <w:tcPr>
            <w:tcW w:w="1104" w:type="pct"/>
          </w:tcPr>
          <w:p w14:paraId="46A28CDF" w14:textId="77777777" w:rsidR="007E0C8D" w:rsidRPr="007036CE" w:rsidRDefault="007E0C8D" w:rsidP="007E0C8D">
            <w:pPr>
              <w:pStyle w:val="GOSTTablenorm"/>
            </w:pPr>
            <w:r w:rsidRPr="007036CE">
              <w:rPr>
                <w:szCs w:val="22"/>
              </w:rPr>
              <w:t>Номер_строки</w:t>
            </w:r>
          </w:p>
        </w:tc>
        <w:tc>
          <w:tcPr>
            <w:tcW w:w="300" w:type="pct"/>
          </w:tcPr>
          <w:p w14:paraId="650317DB" w14:textId="77777777" w:rsidR="007E0C8D" w:rsidRPr="007036CE" w:rsidRDefault="007E0C8D" w:rsidP="007E0C8D">
            <w:pPr>
              <w:pStyle w:val="GOSTTablenorm"/>
            </w:pPr>
            <w:r w:rsidRPr="007036CE">
              <w:rPr>
                <w:szCs w:val="22"/>
              </w:rPr>
              <w:t>нет</w:t>
            </w:r>
          </w:p>
        </w:tc>
        <w:tc>
          <w:tcPr>
            <w:tcW w:w="1106" w:type="pct"/>
          </w:tcPr>
          <w:p w14:paraId="42B72C63" w14:textId="77777777" w:rsidR="007E0C8D" w:rsidRPr="007036CE" w:rsidRDefault="007E0C8D" w:rsidP="007E0C8D">
            <w:pPr>
              <w:pStyle w:val="GOSTTablenorm"/>
            </w:pPr>
            <w:r w:rsidRPr="007036CE">
              <w:rPr>
                <w:szCs w:val="22"/>
              </w:rPr>
              <w:t>Номер строки</w:t>
            </w:r>
          </w:p>
        </w:tc>
        <w:tc>
          <w:tcPr>
            <w:tcW w:w="1100" w:type="pct"/>
          </w:tcPr>
          <w:p w14:paraId="082EA729" w14:textId="77777777" w:rsidR="007E0C8D" w:rsidRPr="007036CE" w:rsidRDefault="007E0C8D" w:rsidP="007E0C8D">
            <w:pPr>
              <w:pStyle w:val="GOSTTablenorm"/>
            </w:pPr>
            <w:r w:rsidRPr="007036CE">
              <w:rPr>
                <w:szCs w:val="22"/>
              </w:rPr>
              <w:t>ZSCH2:NmbRw</w:t>
            </w:r>
          </w:p>
        </w:tc>
        <w:tc>
          <w:tcPr>
            <w:tcW w:w="1390" w:type="pct"/>
          </w:tcPr>
          <w:p w14:paraId="00CF9788" w14:textId="77777777" w:rsidR="007E0C8D" w:rsidRPr="007036CE" w:rsidRDefault="007E0C8D" w:rsidP="007E0C8D">
            <w:pPr>
              <w:pStyle w:val="GOSTTablenorm"/>
            </w:pPr>
            <w:r w:rsidRPr="007036CE">
              <w:t>-</w:t>
            </w:r>
          </w:p>
        </w:tc>
      </w:tr>
      <w:tr w:rsidR="007E0C8D" w:rsidRPr="007036CE" w14:paraId="37325160" w14:textId="77777777" w:rsidTr="00B0621B">
        <w:tc>
          <w:tcPr>
            <w:tcW w:w="1104" w:type="pct"/>
          </w:tcPr>
          <w:p w14:paraId="6B9E1A0D" w14:textId="77777777" w:rsidR="007E0C8D" w:rsidRPr="007036CE" w:rsidRDefault="007E0C8D" w:rsidP="007E0C8D">
            <w:pPr>
              <w:pStyle w:val="GOSTTablenorm"/>
            </w:pPr>
            <w:r w:rsidRPr="007036CE">
              <w:rPr>
                <w:szCs w:val="22"/>
              </w:rPr>
              <w:t>КБК_плательщика</w:t>
            </w:r>
          </w:p>
        </w:tc>
        <w:tc>
          <w:tcPr>
            <w:tcW w:w="300" w:type="pct"/>
          </w:tcPr>
          <w:p w14:paraId="2B5A5677" w14:textId="77777777" w:rsidR="007E0C8D" w:rsidRPr="007036CE" w:rsidRDefault="007E0C8D" w:rsidP="007E0C8D">
            <w:pPr>
              <w:pStyle w:val="GOSTTablenorm"/>
            </w:pPr>
            <w:r w:rsidRPr="007036CE">
              <w:rPr>
                <w:szCs w:val="22"/>
              </w:rPr>
              <w:t>нет</w:t>
            </w:r>
          </w:p>
        </w:tc>
        <w:tc>
          <w:tcPr>
            <w:tcW w:w="1106" w:type="pct"/>
          </w:tcPr>
          <w:p w14:paraId="43B3E2E1" w14:textId="77777777" w:rsidR="007E0C8D" w:rsidRPr="007036CE" w:rsidRDefault="007E0C8D" w:rsidP="007E0C8D">
            <w:pPr>
              <w:pStyle w:val="GOSTTablenorm"/>
            </w:pPr>
            <w:r w:rsidRPr="007036CE">
              <w:rPr>
                <w:szCs w:val="22"/>
              </w:rPr>
              <w:t>КБК плательщика (по строке документа)</w:t>
            </w:r>
          </w:p>
        </w:tc>
        <w:tc>
          <w:tcPr>
            <w:tcW w:w="1100" w:type="pct"/>
          </w:tcPr>
          <w:p w14:paraId="6713AECC" w14:textId="77777777" w:rsidR="007E0C8D" w:rsidRPr="007036CE" w:rsidRDefault="007E0C8D" w:rsidP="007E0C8D">
            <w:pPr>
              <w:pStyle w:val="GOSTTablenorm"/>
            </w:pPr>
            <w:r w:rsidRPr="007036CE">
              <w:rPr>
                <w:szCs w:val="22"/>
              </w:rPr>
              <w:t>ZSCH2:MSC_KBK_KBK</w:t>
            </w:r>
          </w:p>
        </w:tc>
        <w:tc>
          <w:tcPr>
            <w:tcW w:w="1390" w:type="pct"/>
          </w:tcPr>
          <w:p w14:paraId="7925B8E0" w14:textId="77777777" w:rsidR="007E0C8D" w:rsidRPr="007036CE" w:rsidRDefault="007E0C8D" w:rsidP="007E0C8D">
            <w:pPr>
              <w:pStyle w:val="GOSTTablenorm"/>
            </w:pPr>
            <w:r w:rsidRPr="007036CE">
              <w:t>-</w:t>
            </w:r>
          </w:p>
        </w:tc>
      </w:tr>
      <w:tr w:rsidR="007E0C8D" w:rsidRPr="007036CE" w14:paraId="17B5D11F" w14:textId="77777777" w:rsidTr="00B0621B">
        <w:tc>
          <w:tcPr>
            <w:tcW w:w="1104" w:type="pct"/>
          </w:tcPr>
          <w:p w14:paraId="2068AE36" w14:textId="77777777" w:rsidR="007E0C8D" w:rsidRPr="007036CE" w:rsidRDefault="007E0C8D" w:rsidP="007E0C8D">
            <w:pPr>
              <w:pStyle w:val="GOSTTablenorm"/>
            </w:pPr>
            <w:r w:rsidRPr="007036CE">
              <w:t>Тип_КБК_плательщика</w:t>
            </w:r>
          </w:p>
        </w:tc>
        <w:tc>
          <w:tcPr>
            <w:tcW w:w="300" w:type="pct"/>
          </w:tcPr>
          <w:p w14:paraId="6AF01B64" w14:textId="77777777" w:rsidR="007E0C8D" w:rsidRPr="007036CE" w:rsidRDefault="00722CBF" w:rsidP="007E0C8D">
            <w:pPr>
              <w:pStyle w:val="GOSTTablenorm"/>
            </w:pPr>
            <w:r w:rsidRPr="007036CE">
              <w:t>да</w:t>
            </w:r>
          </w:p>
        </w:tc>
        <w:tc>
          <w:tcPr>
            <w:tcW w:w="1106" w:type="pct"/>
          </w:tcPr>
          <w:p w14:paraId="1857BA00" w14:textId="77777777" w:rsidR="007E0C8D" w:rsidRPr="007036CE" w:rsidRDefault="007E0C8D" w:rsidP="007E0C8D">
            <w:pPr>
              <w:pStyle w:val="GOSTTablenorm"/>
            </w:pPr>
            <w:r w:rsidRPr="007036CE">
              <w:t xml:space="preserve">Тип КБК плательщика </w:t>
            </w:r>
            <w:r w:rsidRPr="007036CE">
              <w:rPr>
                <w:szCs w:val="22"/>
              </w:rPr>
              <w:t>(по строке документа)</w:t>
            </w:r>
          </w:p>
        </w:tc>
        <w:tc>
          <w:tcPr>
            <w:tcW w:w="1100" w:type="pct"/>
          </w:tcPr>
          <w:p w14:paraId="7887506A" w14:textId="77777777" w:rsidR="007E0C8D" w:rsidRPr="007036CE" w:rsidRDefault="007E0C8D" w:rsidP="007E0C8D">
            <w:pPr>
              <w:pStyle w:val="GOSTTablenorm"/>
            </w:pPr>
            <w:r w:rsidRPr="007036CE">
              <w:rPr>
                <w:szCs w:val="22"/>
              </w:rPr>
              <w:t>ZSCH2:</w:t>
            </w:r>
            <w:r w:rsidRPr="007036CE">
              <w:t>MSC_KBK_</w:t>
            </w:r>
            <w:r w:rsidRPr="007036CE">
              <w:rPr>
                <w:lang w:val="en-US"/>
              </w:rPr>
              <w:t>BKTp</w:t>
            </w:r>
          </w:p>
        </w:tc>
        <w:tc>
          <w:tcPr>
            <w:tcW w:w="1390" w:type="pct"/>
          </w:tcPr>
          <w:p w14:paraId="7A24D81B" w14:textId="77777777" w:rsidR="00722CBF" w:rsidRPr="007036CE" w:rsidRDefault="00722CBF" w:rsidP="00722CBF">
            <w:pPr>
              <w:pStyle w:val="GOSTTablenorm"/>
            </w:pPr>
            <w:r w:rsidRPr="007036CE">
              <w:t xml:space="preserve">Если в теге документа «Costs», то значение </w:t>
            </w:r>
            <w:r w:rsidR="005E52B7" w:rsidRPr="007036CE">
              <w:t xml:space="preserve">атрибута </w:t>
            </w:r>
            <w:r w:rsidRPr="007036CE">
              <w:t>«10».</w:t>
            </w:r>
          </w:p>
          <w:p w14:paraId="72838FB2" w14:textId="77777777" w:rsidR="00722CBF" w:rsidRPr="007036CE" w:rsidRDefault="00722CBF" w:rsidP="00722CBF">
            <w:pPr>
              <w:pStyle w:val="GOSTTablenorm"/>
            </w:pPr>
            <w:r w:rsidRPr="007036CE">
              <w:t xml:space="preserve">Если в теге документа «LimitedTypeCosts», то значение </w:t>
            </w:r>
            <w:r w:rsidR="005E52B7" w:rsidRPr="007036CE">
              <w:t xml:space="preserve">атрибута </w:t>
            </w:r>
            <w:r w:rsidRPr="007036CE">
              <w:t>«11».</w:t>
            </w:r>
          </w:p>
          <w:p w14:paraId="3C2CA4AA" w14:textId="77777777" w:rsidR="007E0C8D" w:rsidRPr="007036CE" w:rsidRDefault="00722CBF" w:rsidP="00722CBF">
            <w:pPr>
              <w:pStyle w:val="GOSTTablenorm"/>
            </w:pPr>
            <w:r w:rsidRPr="007036CE">
              <w:t xml:space="preserve">Если в теге документа «UnLimitedTypeCosts», то значение </w:t>
            </w:r>
            <w:r w:rsidR="005E52B7" w:rsidRPr="007036CE">
              <w:t xml:space="preserve">атрибута </w:t>
            </w:r>
            <w:r w:rsidRPr="007036CE">
              <w:t>«12»</w:t>
            </w:r>
          </w:p>
        </w:tc>
      </w:tr>
      <w:tr w:rsidR="007E0C8D" w:rsidRPr="007036CE" w14:paraId="4AEEC800" w14:textId="77777777" w:rsidTr="00B0621B">
        <w:tc>
          <w:tcPr>
            <w:tcW w:w="1104" w:type="pct"/>
          </w:tcPr>
          <w:p w14:paraId="3524510D" w14:textId="77777777" w:rsidR="007E0C8D" w:rsidRPr="007036CE" w:rsidRDefault="007E0C8D" w:rsidP="007E0C8D">
            <w:pPr>
              <w:pStyle w:val="GOSTTablenorm"/>
            </w:pPr>
            <w:r w:rsidRPr="007036CE">
              <w:rPr>
                <w:szCs w:val="22"/>
              </w:rPr>
              <w:t>Код_цели_плательщика</w:t>
            </w:r>
          </w:p>
        </w:tc>
        <w:tc>
          <w:tcPr>
            <w:tcW w:w="300" w:type="pct"/>
          </w:tcPr>
          <w:p w14:paraId="4D4641CE" w14:textId="77777777" w:rsidR="007E0C8D" w:rsidRPr="007036CE" w:rsidRDefault="007E0C8D" w:rsidP="007E0C8D">
            <w:pPr>
              <w:pStyle w:val="GOSTTablenorm"/>
            </w:pPr>
            <w:r w:rsidRPr="007036CE">
              <w:rPr>
                <w:szCs w:val="22"/>
              </w:rPr>
              <w:t>нет</w:t>
            </w:r>
          </w:p>
        </w:tc>
        <w:tc>
          <w:tcPr>
            <w:tcW w:w="1106" w:type="pct"/>
          </w:tcPr>
          <w:p w14:paraId="1B574CC3" w14:textId="77777777" w:rsidR="007E0C8D" w:rsidRPr="007036CE" w:rsidRDefault="007E0C8D" w:rsidP="007E0C8D">
            <w:pPr>
              <w:pStyle w:val="GOSTTablenorm"/>
            </w:pPr>
            <w:r w:rsidRPr="007036CE">
              <w:rPr>
                <w:szCs w:val="22"/>
              </w:rPr>
              <w:t>Код цели (аналитический код) плательщика (по строке документа)</w:t>
            </w:r>
          </w:p>
        </w:tc>
        <w:tc>
          <w:tcPr>
            <w:tcW w:w="1100" w:type="pct"/>
          </w:tcPr>
          <w:p w14:paraId="7F288EE8" w14:textId="77777777" w:rsidR="007E0C8D" w:rsidRPr="007036CE" w:rsidRDefault="007E0C8D" w:rsidP="007E0C8D">
            <w:pPr>
              <w:pStyle w:val="GOSTTablenorm"/>
            </w:pPr>
            <w:r w:rsidRPr="007036CE">
              <w:rPr>
                <w:szCs w:val="22"/>
              </w:rPr>
              <w:t>ZSCH2:MSC_KBK_TrgtCd</w:t>
            </w:r>
          </w:p>
        </w:tc>
        <w:tc>
          <w:tcPr>
            <w:tcW w:w="1390" w:type="pct"/>
          </w:tcPr>
          <w:p w14:paraId="51FF51B7" w14:textId="77777777" w:rsidR="007E0C8D" w:rsidRPr="007036CE" w:rsidRDefault="007E0C8D" w:rsidP="007E0C8D">
            <w:pPr>
              <w:pStyle w:val="GOSTTablenorm"/>
            </w:pPr>
            <w:r w:rsidRPr="007036CE">
              <w:t>-</w:t>
            </w:r>
          </w:p>
        </w:tc>
      </w:tr>
      <w:tr w:rsidR="007E0C8D" w:rsidRPr="007036CE" w14:paraId="22D135C2" w14:textId="77777777" w:rsidTr="00B0621B">
        <w:tc>
          <w:tcPr>
            <w:tcW w:w="1104" w:type="pct"/>
          </w:tcPr>
          <w:p w14:paraId="457B7EC4" w14:textId="77777777" w:rsidR="007E0C8D" w:rsidRPr="007036CE" w:rsidRDefault="007E0C8D" w:rsidP="007E0C8D">
            <w:pPr>
              <w:pStyle w:val="GOSTTablenorm"/>
              <w:rPr>
                <w:szCs w:val="22"/>
              </w:rPr>
            </w:pPr>
            <w:r w:rsidRPr="007036CE">
              <w:rPr>
                <w:szCs w:val="22"/>
              </w:rPr>
              <w:t>Сумма_руб</w:t>
            </w:r>
          </w:p>
        </w:tc>
        <w:tc>
          <w:tcPr>
            <w:tcW w:w="300" w:type="pct"/>
          </w:tcPr>
          <w:p w14:paraId="2DBB0C15" w14:textId="77777777" w:rsidR="007E0C8D" w:rsidRPr="007036CE" w:rsidRDefault="007E0C8D" w:rsidP="007E0C8D">
            <w:pPr>
              <w:pStyle w:val="GOSTTablenorm"/>
              <w:rPr>
                <w:szCs w:val="22"/>
              </w:rPr>
            </w:pPr>
            <w:r w:rsidRPr="007036CE">
              <w:rPr>
                <w:szCs w:val="22"/>
              </w:rPr>
              <w:t>да</w:t>
            </w:r>
          </w:p>
        </w:tc>
        <w:tc>
          <w:tcPr>
            <w:tcW w:w="1106" w:type="pct"/>
          </w:tcPr>
          <w:p w14:paraId="7BCB4429" w14:textId="77777777" w:rsidR="007E0C8D" w:rsidRPr="007036CE" w:rsidRDefault="007E0C8D" w:rsidP="007E0C8D">
            <w:pPr>
              <w:pStyle w:val="GOSTTablenorm"/>
              <w:rPr>
                <w:szCs w:val="22"/>
              </w:rPr>
            </w:pPr>
            <w:r w:rsidRPr="007036CE">
              <w:rPr>
                <w:szCs w:val="22"/>
              </w:rPr>
              <w:t>Сумма в рублях (по строке документа)</w:t>
            </w:r>
          </w:p>
        </w:tc>
        <w:tc>
          <w:tcPr>
            <w:tcW w:w="1100" w:type="pct"/>
          </w:tcPr>
          <w:p w14:paraId="4002E47C" w14:textId="77777777" w:rsidR="007E0C8D" w:rsidRPr="007036CE" w:rsidRDefault="007E0C8D" w:rsidP="007E0C8D">
            <w:pPr>
              <w:pStyle w:val="GOSTTablenorm"/>
              <w:rPr>
                <w:szCs w:val="22"/>
              </w:rPr>
            </w:pPr>
            <w:r w:rsidRPr="007036CE">
              <w:t>ZSCH2:</w:t>
            </w:r>
            <w:r w:rsidRPr="007036CE">
              <w:rPr>
                <w:szCs w:val="22"/>
              </w:rPr>
              <w:t>Amnt</w:t>
            </w:r>
            <w:r w:rsidRPr="007036CE">
              <w:rPr>
                <w:szCs w:val="22"/>
                <w:lang w:val="en-US"/>
              </w:rPr>
              <w:t>CurDt</w:t>
            </w:r>
          </w:p>
        </w:tc>
        <w:tc>
          <w:tcPr>
            <w:tcW w:w="1390" w:type="pct"/>
          </w:tcPr>
          <w:p w14:paraId="4A04522C" w14:textId="5261D5A9" w:rsidR="007E0C8D" w:rsidRPr="007036CE" w:rsidRDefault="007E0C8D" w:rsidP="007E0C8D">
            <w:pPr>
              <w:pStyle w:val="GOSTTablenorm"/>
              <w:rPr>
                <w:szCs w:val="22"/>
              </w:rPr>
            </w:pPr>
            <w:r w:rsidRPr="007036CE">
              <w:rPr>
                <w:szCs w:val="22"/>
              </w:rPr>
              <w:t xml:space="preserve">Сумма передается в единицах валюты с точностью 2 знака после запятой </w:t>
            </w:r>
            <w:r w:rsidR="00E74FA5" w:rsidRPr="007036CE">
              <w:t>–</w:t>
            </w:r>
            <w:r w:rsidRPr="007036CE">
              <w:rPr>
                <w:szCs w:val="22"/>
              </w:rPr>
              <w:t xml:space="preserve"> необходимо конвертировать в минимальные единицы валюты (для данного типа документов умножить на 100)</w:t>
            </w:r>
          </w:p>
        </w:tc>
      </w:tr>
      <w:tr w:rsidR="007E0C8D" w:rsidRPr="007036CE" w14:paraId="5D5DFBA3" w14:textId="77777777" w:rsidTr="00B0621B">
        <w:tc>
          <w:tcPr>
            <w:tcW w:w="1104" w:type="pct"/>
          </w:tcPr>
          <w:p w14:paraId="4F0809CD" w14:textId="77777777" w:rsidR="007E0C8D" w:rsidRPr="007036CE" w:rsidRDefault="007E0C8D" w:rsidP="007E0C8D">
            <w:pPr>
              <w:pStyle w:val="GOSTTablenorm"/>
            </w:pPr>
            <w:r w:rsidRPr="007036CE">
              <w:rPr>
                <w:szCs w:val="22"/>
              </w:rPr>
              <w:t>Сумма_валюта_операции</w:t>
            </w:r>
          </w:p>
        </w:tc>
        <w:tc>
          <w:tcPr>
            <w:tcW w:w="300" w:type="pct"/>
          </w:tcPr>
          <w:p w14:paraId="026CCB67" w14:textId="77777777" w:rsidR="007E0C8D" w:rsidRPr="007036CE" w:rsidRDefault="007E0C8D" w:rsidP="007E0C8D">
            <w:pPr>
              <w:pStyle w:val="GOSTTablenorm"/>
            </w:pPr>
            <w:r w:rsidRPr="007036CE">
              <w:rPr>
                <w:szCs w:val="22"/>
              </w:rPr>
              <w:t>да</w:t>
            </w:r>
          </w:p>
        </w:tc>
        <w:tc>
          <w:tcPr>
            <w:tcW w:w="1106" w:type="pct"/>
          </w:tcPr>
          <w:p w14:paraId="22C3DE4D" w14:textId="77777777" w:rsidR="007E0C8D" w:rsidRPr="007036CE" w:rsidRDefault="007E0C8D" w:rsidP="007E0C8D">
            <w:pPr>
              <w:pStyle w:val="GOSTTablenorm"/>
            </w:pPr>
            <w:r w:rsidRPr="007036CE">
              <w:rPr>
                <w:szCs w:val="22"/>
              </w:rPr>
              <w:t>Сумма в валюте заявки (по строке документа)</w:t>
            </w:r>
          </w:p>
        </w:tc>
        <w:tc>
          <w:tcPr>
            <w:tcW w:w="1100" w:type="pct"/>
          </w:tcPr>
          <w:p w14:paraId="4F33E613" w14:textId="77777777" w:rsidR="007E0C8D" w:rsidRPr="007036CE" w:rsidRDefault="007E0C8D" w:rsidP="007E0C8D">
            <w:pPr>
              <w:pStyle w:val="GOSTTablenorm"/>
            </w:pPr>
            <w:r w:rsidRPr="007036CE">
              <w:rPr>
                <w:szCs w:val="22"/>
              </w:rPr>
              <w:t>ZSCH2:Amnt1</w:t>
            </w:r>
          </w:p>
        </w:tc>
        <w:tc>
          <w:tcPr>
            <w:tcW w:w="1390" w:type="pct"/>
          </w:tcPr>
          <w:p w14:paraId="150E36EE" w14:textId="1A65BADA" w:rsidR="007E0C8D" w:rsidRPr="007036CE" w:rsidRDefault="007E0C8D" w:rsidP="007E0C8D">
            <w:pPr>
              <w:pStyle w:val="GOSTTablenorm"/>
            </w:pPr>
            <w:r w:rsidRPr="007036CE">
              <w:rPr>
                <w:szCs w:val="22"/>
              </w:rPr>
              <w:t xml:space="preserve">Сумма передается в единицах валюты с точностью 2 знака после запятой </w:t>
            </w:r>
            <w:r w:rsidR="00E74FA5" w:rsidRPr="007036CE">
              <w:t>–</w:t>
            </w:r>
            <w:r w:rsidRPr="007036CE">
              <w:rPr>
                <w:szCs w:val="22"/>
              </w:rPr>
              <w:t xml:space="preserve"> необходимо конвертировать в минимальные еди</w:t>
            </w:r>
            <w:r w:rsidRPr="007036CE">
              <w:rPr>
                <w:szCs w:val="22"/>
              </w:rPr>
              <w:lastRenderedPageBreak/>
              <w:t>ницы валюты (для данного типа документов умножить на 100)</w:t>
            </w:r>
          </w:p>
        </w:tc>
      </w:tr>
      <w:tr w:rsidR="007E0C8D" w:rsidRPr="007036CE" w14:paraId="04958165" w14:textId="77777777" w:rsidTr="00B0621B">
        <w:tc>
          <w:tcPr>
            <w:tcW w:w="1104" w:type="pct"/>
          </w:tcPr>
          <w:p w14:paraId="798B7860" w14:textId="77777777" w:rsidR="007E0C8D" w:rsidRPr="007036CE" w:rsidRDefault="007E0C8D" w:rsidP="007E0C8D">
            <w:pPr>
              <w:pStyle w:val="GOSTTablenorm"/>
              <w:rPr>
                <w:szCs w:val="22"/>
              </w:rPr>
            </w:pPr>
            <w:r w:rsidRPr="007036CE">
              <w:rPr>
                <w:szCs w:val="22"/>
              </w:rPr>
              <w:lastRenderedPageBreak/>
              <w:t>Сумма_валюта_учета_руб</w:t>
            </w:r>
          </w:p>
        </w:tc>
        <w:tc>
          <w:tcPr>
            <w:tcW w:w="300" w:type="pct"/>
          </w:tcPr>
          <w:p w14:paraId="7695E4BF" w14:textId="77777777" w:rsidR="007E0C8D" w:rsidRPr="007036CE" w:rsidRDefault="007E0C8D" w:rsidP="007E0C8D">
            <w:pPr>
              <w:pStyle w:val="GOSTTablenorm"/>
              <w:rPr>
                <w:szCs w:val="22"/>
              </w:rPr>
            </w:pPr>
            <w:r w:rsidRPr="007036CE">
              <w:rPr>
                <w:szCs w:val="22"/>
              </w:rPr>
              <w:t>да</w:t>
            </w:r>
          </w:p>
        </w:tc>
        <w:tc>
          <w:tcPr>
            <w:tcW w:w="1106" w:type="pct"/>
          </w:tcPr>
          <w:p w14:paraId="6F75668D" w14:textId="77777777" w:rsidR="007E0C8D" w:rsidRPr="007036CE" w:rsidRDefault="007E0C8D" w:rsidP="007E0C8D">
            <w:pPr>
              <w:pStyle w:val="GOSTTablenorm"/>
              <w:rPr>
                <w:szCs w:val="22"/>
              </w:rPr>
            </w:pPr>
            <w:r w:rsidRPr="007036CE">
              <w:rPr>
                <w:szCs w:val="22"/>
              </w:rPr>
              <w:t>Сумма в валюте учета (руб) (по строке документа)</w:t>
            </w:r>
          </w:p>
        </w:tc>
        <w:tc>
          <w:tcPr>
            <w:tcW w:w="1100" w:type="pct"/>
          </w:tcPr>
          <w:p w14:paraId="05EC101C" w14:textId="77777777" w:rsidR="007E0C8D" w:rsidRPr="007036CE" w:rsidRDefault="007E0C8D" w:rsidP="007E0C8D">
            <w:pPr>
              <w:pStyle w:val="GOSTTablenorm"/>
              <w:rPr>
                <w:szCs w:val="22"/>
                <w:lang w:val="en-US"/>
              </w:rPr>
            </w:pPr>
            <w:r w:rsidRPr="007036CE">
              <w:rPr>
                <w:lang w:val="en-US"/>
              </w:rPr>
              <w:t>ZSCH2:</w:t>
            </w:r>
            <w:r w:rsidRPr="007036CE">
              <w:rPr>
                <w:szCs w:val="22"/>
                <w:lang w:val="en-US"/>
              </w:rPr>
              <w:t>AmntCurDt</w:t>
            </w:r>
          </w:p>
          <w:p w14:paraId="4C32B067" w14:textId="77777777" w:rsidR="007E0C8D" w:rsidRPr="007036CE" w:rsidRDefault="007E0C8D" w:rsidP="007E0C8D">
            <w:pPr>
              <w:pStyle w:val="GOSTTablenorm"/>
              <w:rPr>
                <w:szCs w:val="22"/>
                <w:lang w:val="en-US"/>
              </w:rPr>
            </w:pPr>
            <w:r w:rsidRPr="007036CE">
              <w:rPr>
                <w:szCs w:val="22"/>
                <w:lang w:val="en-US"/>
              </w:rPr>
              <w:t>ZSCH2:Amnt1</w:t>
            </w:r>
          </w:p>
        </w:tc>
        <w:tc>
          <w:tcPr>
            <w:tcW w:w="1390" w:type="pct"/>
          </w:tcPr>
          <w:p w14:paraId="4FA63C07" w14:textId="77777777" w:rsidR="007E0C8D" w:rsidRPr="007036CE" w:rsidRDefault="007E0C8D" w:rsidP="007E0C8D">
            <w:pPr>
              <w:pStyle w:val="GOSTTablenorm"/>
              <w:rPr>
                <w:szCs w:val="22"/>
              </w:rPr>
            </w:pPr>
            <w:r w:rsidRPr="007036CE">
              <w:rPr>
                <w:szCs w:val="22"/>
              </w:rPr>
              <w:t>Алгоритм вычисления зависит от значения атрибута «Код_валюты»:</w:t>
            </w:r>
          </w:p>
          <w:p w14:paraId="3759C5DD" w14:textId="77777777" w:rsidR="007E0C8D" w:rsidRPr="007036CE" w:rsidRDefault="007E0C8D" w:rsidP="007E547B">
            <w:pPr>
              <w:pStyle w:val="GOSTTableListNum10"/>
              <w:numPr>
                <w:ilvl w:val="0"/>
                <w:numId w:val="34"/>
              </w:numPr>
            </w:pPr>
            <w:r w:rsidRPr="007036CE">
              <w:t xml:space="preserve"> если «Код_валюты» = 643, то в атрибут передается значение реквизита ZSCH2:Amnt1*100;</w:t>
            </w:r>
          </w:p>
          <w:p w14:paraId="0A0889A7" w14:textId="77777777" w:rsidR="007E0C8D" w:rsidRPr="007036CE" w:rsidRDefault="007E0C8D" w:rsidP="007E0C8D">
            <w:pPr>
              <w:pStyle w:val="GOSTTableListNum10"/>
            </w:pPr>
            <w:r w:rsidRPr="007036CE">
              <w:t xml:space="preserve"> если «Код_валюты» &lt;&gt; 643, то в атрибут передается значение реквизита ZSCH2:AmntCurDt *100</w:t>
            </w:r>
          </w:p>
        </w:tc>
      </w:tr>
    </w:tbl>
    <w:p w14:paraId="7691BC3B" w14:textId="1347E3FC" w:rsidR="007770AB" w:rsidRPr="007036CE" w:rsidRDefault="004E3625" w:rsidP="00CC7251">
      <w:pPr>
        <w:pStyle w:val="GOSTNameTable"/>
      </w:pPr>
      <w:r w:rsidRPr="007036CE">
        <w:rPr>
          <w:noProof/>
        </w:rPr>
        <w:fldChar w:fldCharType="begin"/>
      </w:r>
      <w:r w:rsidRPr="007036CE">
        <w:rPr>
          <w:noProof/>
        </w:rPr>
        <w:instrText xml:space="preserve"> SEQ Таблица \* ARABIC </w:instrText>
      </w:r>
      <w:r w:rsidRPr="007036CE">
        <w:rPr>
          <w:noProof/>
        </w:rPr>
        <w:fldChar w:fldCharType="separate"/>
      </w:r>
      <w:bookmarkStart w:id="9958" w:name="_Toc222928026"/>
      <w:r w:rsidR="00BD74E1">
        <w:rPr>
          <w:noProof/>
        </w:rPr>
        <w:t>53</w:t>
      </w:r>
      <w:r w:rsidRPr="007036CE">
        <w:rPr>
          <w:noProof/>
        </w:rPr>
        <w:fldChar w:fldCharType="end"/>
      </w:r>
      <w:r w:rsidR="007770AB" w:rsidRPr="007036CE">
        <w:t xml:space="preserve"> </w:t>
      </w:r>
      <w:r w:rsidR="00CC2920" w:rsidRPr="007036CE">
        <w:t>–</w:t>
      </w:r>
      <w:r w:rsidR="007770AB" w:rsidRPr="007036CE">
        <w:t xml:space="preserve"> Перечень атрибутов, соответствующих типу документа «Заявка на возврат» (ф.0531803) MSC_ApplRefund_PBS</w:t>
      </w:r>
      <w:bookmarkEnd w:id="9958"/>
    </w:p>
    <w:tbl>
      <w:tblPr>
        <w:tblStyle w:val="GOSTTable"/>
        <w:tblW w:w="5000" w:type="pct"/>
        <w:tblLayout w:type="fixed"/>
        <w:tblLook w:val="07E0" w:firstRow="1" w:lastRow="1" w:firstColumn="1" w:lastColumn="1" w:noHBand="1" w:noVBand="1"/>
      </w:tblPr>
      <w:tblGrid>
        <w:gridCol w:w="3471"/>
        <w:gridCol w:w="946"/>
        <w:gridCol w:w="3470"/>
        <w:gridCol w:w="3470"/>
        <w:gridCol w:w="4403"/>
      </w:tblGrid>
      <w:tr w:rsidR="00A97283" w:rsidRPr="007036CE" w14:paraId="2E672181" w14:textId="77777777" w:rsidTr="00B0621B">
        <w:trPr>
          <w:cnfStyle w:val="100000000000" w:firstRow="1" w:lastRow="0" w:firstColumn="0" w:lastColumn="0" w:oddVBand="0" w:evenVBand="0" w:oddHBand="0" w:evenHBand="0" w:firstRowFirstColumn="0" w:firstRowLastColumn="0" w:lastRowFirstColumn="0" w:lastRowLastColumn="0"/>
        </w:trPr>
        <w:tc>
          <w:tcPr>
            <w:tcW w:w="1101" w:type="pct"/>
            <w:hideMark/>
          </w:tcPr>
          <w:p w14:paraId="4FEF1AA5" w14:textId="77777777" w:rsidR="006B4BCA" w:rsidRPr="007036CE" w:rsidRDefault="006B4BCA" w:rsidP="00F114EE">
            <w:pPr>
              <w:pStyle w:val="GOSTTableHead"/>
              <w:rPr>
                <w:szCs w:val="22"/>
              </w:rPr>
            </w:pPr>
            <w:r w:rsidRPr="007036CE">
              <w:rPr>
                <w:szCs w:val="22"/>
              </w:rPr>
              <w:t>Наименование атрибута</w:t>
            </w:r>
          </w:p>
        </w:tc>
        <w:tc>
          <w:tcPr>
            <w:tcW w:w="300" w:type="pct"/>
            <w:hideMark/>
          </w:tcPr>
          <w:p w14:paraId="22DE057C" w14:textId="77777777" w:rsidR="006B4BCA" w:rsidRPr="007036CE" w:rsidRDefault="006B4BCA" w:rsidP="00F114EE">
            <w:pPr>
              <w:pStyle w:val="GOSTTableHead"/>
              <w:rPr>
                <w:szCs w:val="22"/>
              </w:rPr>
            </w:pPr>
            <w:r w:rsidRPr="007036CE">
              <w:rPr>
                <w:szCs w:val="22"/>
              </w:rPr>
              <w:t>Вычисляемый атрибут</w:t>
            </w:r>
          </w:p>
        </w:tc>
        <w:tc>
          <w:tcPr>
            <w:tcW w:w="1101" w:type="pct"/>
            <w:hideMark/>
          </w:tcPr>
          <w:p w14:paraId="3A851BD9" w14:textId="77777777" w:rsidR="006B4BCA" w:rsidRPr="007036CE" w:rsidRDefault="006B4BCA" w:rsidP="00F114EE">
            <w:pPr>
              <w:pStyle w:val="GOSTTableHead"/>
              <w:rPr>
                <w:szCs w:val="22"/>
              </w:rPr>
            </w:pPr>
            <w:r w:rsidRPr="007036CE">
              <w:rPr>
                <w:szCs w:val="22"/>
              </w:rPr>
              <w:t>Описание атрибута</w:t>
            </w:r>
          </w:p>
        </w:tc>
        <w:tc>
          <w:tcPr>
            <w:tcW w:w="1101" w:type="pct"/>
            <w:hideMark/>
          </w:tcPr>
          <w:p w14:paraId="1F8A1758" w14:textId="77777777" w:rsidR="006B4BCA" w:rsidRPr="007036CE" w:rsidRDefault="006B4BCA" w:rsidP="00F114EE">
            <w:pPr>
              <w:pStyle w:val="GOSTTableHead"/>
              <w:rPr>
                <w:szCs w:val="22"/>
              </w:rPr>
            </w:pPr>
            <w:r w:rsidRPr="007036CE">
              <w:rPr>
                <w:szCs w:val="22"/>
              </w:rPr>
              <w:t>Реквизит документа (наименование тега)</w:t>
            </w:r>
          </w:p>
        </w:tc>
        <w:tc>
          <w:tcPr>
            <w:tcW w:w="1398" w:type="pct"/>
            <w:hideMark/>
          </w:tcPr>
          <w:p w14:paraId="0FAE57B3" w14:textId="77777777" w:rsidR="006B4BCA" w:rsidRPr="007036CE" w:rsidRDefault="006B4BCA" w:rsidP="00F114EE">
            <w:pPr>
              <w:pStyle w:val="GOSTTableHead"/>
              <w:rPr>
                <w:szCs w:val="22"/>
              </w:rPr>
            </w:pPr>
            <w:r w:rsidRPr="007036CE">
              <w:rPr>
                <w:szCs w:val="22"/>
              </w:rPr>
              <w:t>Алгоритм вычисления</w:t>
            </w:r>
          </w:p>
        </w:tc>
      </w:tr>
      <w:tr w:rsidR="00A97283" w:rsidRPr="007036CE" w14:paraId="3325FDB7" w14:textId="77777777" w:rsidTr="00B0621B">
        <w:tc>
          <w:tcPr>
            <w:tcW w:w="1101" w:type="pct"/>
            <w:hideMark/>
          </w:tcPr>
          <w:p w14:paraId="457D2389" w14:textId="77777777" w:rsidR="006B4BCA" w:rsidRPr="007036CE" w:rsidRDefault="006B4BCA" w:rsidP="0041658B">
            <w:pPr>
              <w:pStyle w:val="GOSTTablenorm"/>
            </w:pPr>
            <w:r w:rsidRPr="007036CE">
              <w:t>Номер_документа*</w:t>
            </w:r>
          </w:p>
        </w:tc>
        <w:tc>
          <w:tcPr>
            <w:tcW w:w="300" w:type="pct"/>
            <w:hideMark/>
          </w:tcPr>
          <w:p w14:paraId="6CC91828" w14:textId="77777777" w:rsidR="006B4BCA" w:rsidRPr="007036CE" w:rsidRDefault="006B4BCA">
            <w:pPr>
              <w:pStyle w:val="GOSTTablenorm"/>
            </w:pPr>
            <w:r w:rsidRPr="007036CE">
              <w:t>нет</w:t>
            </w:r>
          </w:p>
        </w:tc>
        <w:tc>
          <w:tcPr>
            <w:tcW w:w="1101" w:type="pct"/>
            <w:hideMark/>
          </w:tcPr>
          <w:p w14:paraId="79B0AB1E" w14:textId="77777777" w:rsidR="006B4BCA" w:rsidRPr="007036CE" w:rsidRDefault="006B4BCA">
            <w:pPr>
              <w:pStyle w:val="GOSTTablenorm"/>
            </w:pPr>
            <w:r w:rsidRPr="007036CE">
              <w:t>Номер документа</w:t>
            </w:r>
          </w:p>
        </w:tc>
        <w:tc>
          <w:tcPr>
            <w:tcW w:w="1101" w:type="pct"/>
            <w:hideMark/>
          </w:tcPr>
          <w:p w14:paraId="09A19005" w14:textId="77777777" w:rsidR="006B4BCA" w:rsidRPr="007036CE" w:rsidRDefault="006B4BCA">
            <w:pPr>
              <w:pStyle w:val="GOSTTablenorm"/>
            </w:pPr>
            <w:r w:rsidRPr="007036CE">
              <w:t>ZV_ApplctnNm</w:t>
            </w:r>
          </w:p>
        </w:tc>
        <w:tc>
          <w:tcPr>
            <w:tcW w:w="1398" w:type="pct"/>
          </w:tcPr>
          <w:p w14:paraId="161EB582" w14:textId="77777777" w:rsidR="006B4BCA" w:rsidRPr="007036CE" w:rsidRDefault="006B4BCA">
            <w:pPr>
              <w:pStyle w:val="GOSTTablenorm"/>
            </w:pPr>
          </w:p>
        </w:tc>
      </w:tr>
      <w:tr w:rsidR="00A97283" w:rsidRPr="007036CE" w14:paraId="5DF60DB5" w14:textId="77777777" w:rsidTr="00B0621B">
        <w:tc>
          <w:tcPr>
            <w:tcW w:w="1101" w:type="pct"/>
          </w:tcPr>
          <w:p w14:paraId="538325E1" w14:textId="77777777" w:rsidR="006B4BCA" w:rsidRPr="007036CE" w:rsidRDefault="006B4BCA" w:rsidP="0041658B">
            <w:pPr>
              <w:pStyle w:val="GOSTTablenorm"/>
            </w:pPr>
            <w:r w:rsidRPr="007036CE">
              <w:t>Дата_документа*</w:t>
            </w:r>
          </w:p>
        </w:tc>
        <w:tc>
          <w:tcPr>
            <w:tcW w:w="300" w:type="pct"/>
          </w:tcPr>
          <w:p w14:paraId="6950FEC1" w14:textId="77777777" w:rsidR="006B4BCA" w:rsidRPr="007036CE" w:rsidRDefault="006B4BCA">
            <w:pPr>
              <w:pStyle w:val="GOSTTablenorm"/>
            </w:pPr>
            <w:r w:rsidRPr="007036CE">
              <w:t>нет</w:t>
            </w:r>
          </w:p>
        </w:tc>
        <w:tc>
          <w:tcPr>
            <w:tcW w:w="1101" w:type="pct"/>
          </w:tcPr>
          <w:p w14:paraId="634A2008" w14:textId="77777777" w:rsidR="006B4BCA" w:rsidRPr="007036CE" w:rsidRDefault="006B4BCA">
            <w:pPr>
              <w:pStyle w:val="GOSTTablenorm"/>
            </w:pPr>
            <w:r w:rsidRPr="007036CE">
              <w:t>Дата документа</w:t>
            </w:r>
          </w:p>
        </w:tc>
        <w:tc>
          <w:tcPr>
            <w:tcW w:w="1101" w:type="pct"/>
          </w:tcPr>
          <w:p w14:paraId="2DBBBEA8" w14:textId="77777777" w:rsidR="006B4BCA" w:rsidRPr="007036CE" w:rsidRDefault="006B4BCA">
            <w:pPr>
              <w:pStyle w:val="GOSTTablenorm"/>
            </w:pPr>
            <w:r w:rsidRPr="007036CE">
              <w:t>ZV_MSC_Infrmtn_CrtnDt</w:t>
            </w:r>
          </w:p>
        </w:tc>
        <w:tc>
          <w:tcPr>
            <w:tcW w:w="1398" w:type="pct"/>
          </w:tcPr>
          <w:p w14:paraId="168DEE27" w14:textId="77777777" w:rsidR="006B4BCA" w:rsidRPr="007036CE" w:rsidRDefault="006B4BCA">
            <w:pPr>
              <w:pStyle w:val="GOSTTablenorm"/>
            </w:pPr>
          </w:p>
        </w:tc>
      </w:tr>
      <w:tr w:rsidR="00A97283" w:rsidRPr="007036CE" w14:paraId="78F51A4C" w14:textId="77777777" w:rsidTr="00B0621B">
        <w:tc>
          <w:tcPr>
            <w:tcW w:w="1101" w:type="pct"/>
          </w:tcPr>
          <w:p w14:paraId="4378B3CB" w14:textId="77777777" w:rsidR="00CE15BD" w:rsidRPr="007036CE" w:rsidRDefault="00CE15BD" w:rsidP="0041658B">
            <w:pPr>
              <w:pStyle w:val="GOSTTablenorm"/>
            </w:pPr>
            <w:r w:rsidRPr="007036CE">
              <w:t>Вид_документа</w:t>
            </w:r>
          </w:p>
        </w:tc>
        <w:tc>
          <w:tcPr>
            <w:tcW w:w="300" w:type="pct"/>
          </w:tcPr>
          <w:p w14:paraId="089640D3" w14:textId="77777777" w:rsidR="00CE15BD" w:rsidRPr="007036CE" w:rsidRDefault="00047095">
            <w:pPr>
              <w:pStyle w:val="GOSTTablenorm"/>
            </w:pPr>
            <w:r w:rsidRPr="007036CE">
              <w:t>да</w:t>
            </w:r>
          </w:p>
        </w:tc>
        <w:tc>
          <w:tcPr>
            <w:tcW w:w="1101" w:type="pct"/>
          </w:tcPr>
          <w:p w14:paraId="07419C79" w14:textId="77777777" w:rsidR="00CE15BD" w:rsidRPr="007036CE" w:rsidRDefault="00CE15BD">
            <w:pPr>
              <w:pStyle w:val="GOSTTablenorm"/>
            </w:pPr>
            <w:r w:rsidRPr="007036CE">
              <w:t>Вид документа</w:t>
            </w:r>
          </w:p>
        </w:tc>
        <w:tc>
          <w:tcPr>
            <w:tcW w:w="1101" w:type="pct"/>
          </w:tcPr>
          <w:p w14:paraId="7B1C7BCF" w14:textId="77777777" w:rsidR="00CE15BD" w:rsidRPr="007036CE" w:rsidRDefault="00A50778">
            <w:pPr>
              <w:pStyle w:val="GOSTTablenorm"/>
            </w:pPr>
            <w:r w:rsidRPr="007036CE">
              <w:t>ZV_DcTp</w:t>
            </w:r>
          </w:p>
        </w:tc>
        <w:tc>
          <w:tcPr>
            <w:tcW w:w="1398" w:type="pct"/>
          </w:tcPr>
          <w:p w14:paraId="0EC6BAB3" w14:textId="77777777" w:rsidR="00CE15BD" w:rsidRPr="007036CE" w:rsidRDefault="00047095" w:rsidP="00047095">
            <w:pPr>
              <w:pStyle w:val="GOSTTablenorm"/>
            </w:pPr>
            <w:r w:rsidRPr="007036CE">
              <w:t>Если в теге документа «</w:t>
            </w:r>
            <w:r w:rsidRPr="007036CE">
              <w:rPr>
                <w:lang w:val="en-US"/>
              </w:rPr>
              <w:t>PZV</w:t>
            </w:r>
            <w:r w:rsidRPr="007036CE">
              <w:t>», то значение «ПЗВ</w:t>
            </w:r>
            <w:r w:rsidR="00A75D6E" w:rsidRPr="007036CE">
              <w:t>»</w:t>
            </w:r>
          </w:p>
        </w:tc>
      </w:tr>
      <w:tr w:rsidR="00A97283" w:rsidRPr="007036CE" w14:paraId="41303F7E" w14:textId="77777777" w:rsidTr="00B0621B">
        <w:tc>
          <w:tcPr>
            <w:tcW w:w="1101" w:type="pct"/>
          </w:tcPr>
          <w:p w14:paraId="6DFEDB6E" w14:textId="77777777" w:rsidR="00CE15BD" w:rsidRPr="007036CE" w:rsidRDefault="00CE15BD" w:rsidP="0041658B">
            <w:pPr>
              <w:pStyle w:val="GOSTTablenorm"/>
            </w:pPr>
            <w:r w:rsidRPr="007036CE">
              <w:t>Наименование_документа</w:t>
            </w:r>
          </w:p>
        </w:tc>
        <w:tc>
          <w:tcPr>
            <w:tcW w:w="300" w:type="pct"/>
          </w:tcPr>
          <w:p w14:paraId="6534F4AF" w14:textId="77777777" w:rsidR="00CE15BD" w:rsidRPr="007036CE" w:rsidRDefault="00CE15BD">
            <w:pPr>
              <w:pStyle w:val="GOSTTablenorm"/>
            </w:pPr>
            <w:r w:rsidRPr="007036CE">
              <w:t>да</w:t>
            </w:r>
          </w:p>
        </w:tc>
        <w:tc>
          <w:tcPr>
            <w:tcW w:w="1101" w:type="pct"/>
          </w:tcPr>
          <w:p w14:paraId="3B9BC2CE" w14:textId="77777777" w:rsidR="00CE15BD" w:rsidRPr="007036CE" w:rsidRDefault="00CE15BD">
            <w:pPr>
              <w:pStyle w:val="GOSTTablenorm"/>
            </w:pPr>
            <w:r w:rsidRPr="007036CE">
              <w:t>Наименование документа</w:t>
            </w:r>
          </w:p>
        </w:tc>
        <w:tc>
          <w:tcPr>
            <w:tcW w:w="1101" w:type="pct"/>
          </w:tcPr>
          <w:p w14:paraId="618D1B85" w14:textId="77777777" w:rsidR="00CE15BD" w:rsidRPr="007036CE" w:rsidRDefault="00CE15BD">
            <w:pPr>
              <w:pStyle w:val="GOSTTablenorm"/>
            </w:pPr>
          </w:p>
        </w:tc>
        <w:tc>
          <w:tcPr>
            <w:tcW w:w="1398" w:type="pct"/>
          </w:tcPr>
          <w:p w14:paraId="7D65B07A" w14:textId="77777777" w:rsidR="00CE15BD" w:rsidRPr="007036CE" w:rsidRDefault="00CE15BD">
            <w:pPr>
              <w:pStyle w:val="GOSTTablenorm"/>
            </w:pPr>
            <w:r w:rsidRPr="007036CE">
              <w:t xml:space="preserve">Наименование документа определяется по справочнику </w:t>
            </w:r>
            <w:r w:rsidR="003C6BF1" w:rsidRPr="007036CE">
              <w:t>«</w:t>
            </w:r>
            <w:r w:rsidRPr="007036CE">
              <w:t>Типы документов</w:t>
            </w:r>
            <w:r w:rsidR="003C6BF1" w:rsidRPr="007036CE">
              <w:t>»</w:t>
            </w:r>
            <w:r w:rsidRPr="007036CE">
              <w:t xml:space="preserve"> с помощью значения атрибута Тип_документа (TypeDoc) из заголовка запроса</w:t>
            </w:r>
          </w:p>
        </w:tc>
      </w:tr>
      <w:tr w:rsidR="00A97283" w:rsidRPr="007036CE" w14:paraId="6ED23913" w14:textId="77777777" w:rsidTr="00B0621B">
        <w:tc>
          <w:tcPr>
            <w:tcW w:w="1101" w:type="pct"/>
          </w:tcPr>
          <w:p w14:paraId="73009252" w14:textId="77777777" w:rsidR="00CE15BD" w:rsidRPr="007036CE" w:rsidRDefault="00CE15BD" w:rsidP="0041658B">
            <w:pPr>
              <w:pStyle w:val="GOSTTablenorm"/>
            </w:pPr>
            <w:r w:rsidRPr="007036CE">
              <w:t>Код_валюты</w:t>
            </w:r>
          </w:p>
        </w:tc>
        <w:tc>
          <w:tcPr>
            <w:tcW w:w="300" w:type="pct"/>
          </w:tcPr>
          <w:p w14:paraId="77FA53EA" w14:textId="77777777" w:rsidR="00CE15BD" w:rsidRPr="007036CE" w:rsidRDefault="00CE15BD">
            <w:pPr>
              <w:pStyle w:val="GOSTTablenorm"/>
            </w:pPr>
            <w:r w:rsidRPr="007036CE">
              <w:t>да</w:t>
            </w:r>
          </w:p>
        </w:tc>
        <w:tc>
          <w:tcPr>
            <w:tcW w:w="1101" w:type="pct"/>
          </w:tcPr>
          <w:p w14:paraId="59722939" w14:textId="77777777" w:rsidR="00CE15BD" w:rsidRPr="007036CE" w:rsidRDefault="00CE15BD">
            <w:pPr>
              <w:pStyle w:val="GOSTTablenorm"/>
            </w:pPr>
            <w:r w:rsidRPr="007036CE">
              <w:t>Код валюты по ОКВ</w:t>
            </w:r>
          </w:p>
        </w:tc>
        <w:tc>
          <w:tcPr>
            <w:tcW w:w="1101" w:type="pct"/>
          </w:tcPr>
          <w:p w14:paraId="0BA45B3C" w14:textId="77777777" w:rsidR="00CE15BD" w:rsidRPr="007036CE" w:rsidRDefault="00CE15BD">
            <w:pPr>
              <w:pStyle w:val="GOSTTablenorm"/>
            </w:pPr>
            <w:r w:rsidRPr="007036CE">
              <w:t>ZVDOC_MSC_OKV_CD</w:t>
            </w:r>
          </w:p>
        </w:tc>
        <w:tc>
          <w:tcPr>
            <w:tcW w:w="1398" w:type="pct"/>
          </w:tcPr>
          <w:p w14:paraId="3B4CB303" w14:textId="77777777" w:rsidR="00CE15BD" w:rsidRPr="007036CE" w:rsidRDefault="00CE15BD">
            <w:pPr>
              <w:pStyle w:val="GOSTTablenorm"/>
            </w:pPr>
            <w:r w:rsidRPr="007036CE">
              <w:t>В составе документа может приходить как цифровой, так и буквенный код валюты.</w:t>
            </w:r>
          </w:p>
          <w:p w14:paraId="087C45FF" w14:textId="77777777" w:rsidR="00CE15BD" w:rsidRPr="007036CE" w:rsidRDefault="00CE15BD" w:rsidP="007E547B">
            <w:pPr>
              <w:pStyle w:val="GOSTTableListNum10"/>
              <w:numPr>
                <w:ilvl w:val="0"/>
                <w:numId w:val="38"/>
              </w:numPr>
            </w:pPr>
            <w:r w:rsidRPr="007036CE">
              <w:lastRenderedPageBreak/>
              <w:t xml:space="preserve"> если код валюты пришел цифровой, то в атрибут его значение записывается в неизменном виде;</w:t>
            </w:r>
          </w:p>
          <w:p w14:paraId="2295FB31" w14:textId="33D86D3B" w:rsidR="00CE15BD" w:rsidRPr="007036CE" w:rsidRDefault="00CE15BD" w:rsidP="00802219">
            <w:pPr>
              <w:pStyle w:val="GOSTTableListNum10"/>
            </w:pPr>
            <w:r w:rsidRPr="007036CE">
              <w:t xml:space="preserve"> если код валюты пришел буквенный, то в атрибут его значение записывается после преобразования в цифровой по данным справочника «Общероссийский классификатор валют (ОКВ)»</w:t>
            </w:r>
            <w:r w:rsidRPr="007036CE">
              <w:rPr>
                <w:vertAlign w:val="superscript"/>
              </w:rPr>
              <w:fldChar w:fldCharType="begin"/>
            </w:r>
            <w:r w:rsidRPr="007036CE">
              <w:rPr>
                <w:vertAlign w:val="superscript"/>
              </w:rPr>
              <w:instrText xml:space="preserve"> NOTEREF _Ref153484430 \h  \* MERGEFORMAT </w:instrText>
            </w:r>
            <w:r w:rsidRPr="007036CE">
              <w:rPr>
                <w:vertAlign w:val="superscript"/>
              </w:rPr>
            </w:r>
            <w:r w:rsidRPr="007036CE">
              <w:rPr>
                <w:vertAlign w:val="superscript"/>
              </w:rPr>
              <w:fldChar w:fldCharType="separate"/>
            </w:r>
            <w:r w:rsidR="00BD74E1">
              <w:rPr>
                <w:vertAlign w:val="superscript"/>
              </w:rPr>
              <w:t>5</w:t>
            </w:r>
            <w:r w:rsidRPr="007036CE">
              <w:rPr>
                <w:vertAlign w:val="superscript"/>
              </w:rPr>
              <w:fldChar w:fldCharType="end"/>
            </w:r>
          </w:p>
        </w:tc>
      </w:tr>
      <w:tr w:rsidR="007E0C8D" w:rsidRPr="007036CE" w14:paraId="048D1573" w14:textId="77777777" w:rsidTr="00B0621B">
        <w:tc>
          <w:tcPr>
            <w:tcW w:w="1101" w:type="pct"/>
          </w:tcPr>
          <w:p w14:paraId="11E4898A" w14:textId="77777777" w:rsidR="007E0C8D" w:rsidRPr="007036CE" w:rsidRDefault="007E0C8D" w:rsidP="007E0C8D">
            <w:pPr>
              <w:pStyle w:val="GOSTTablenorm"/>
            </w:pPr>
            <w:r w:rsidRPr="007036CE">
              <w:rPr>
                <w:szCs w:val="22"/>
              </w:rPr>
              <w:lastRenderedPageBreak/>
              <w:t>Код_валюты_учета</w:t>
            </w:r>
          </w:p>
        </w:tc>
        <w:tc>
          <w:tcPr>
            <w:tcW w:w="300" w:type="pct"/>
          </w:tcPr>
          <w:p w14:paraId="077D1B86" w14:textId="77777777" w:rsidR="007E0C8D" w:rsidRPr="007036CE" w:rsidRDefault="007E0C8D" w:rsidP="007E0C8D">
            <w:pPr>
              <w:pStyle w:val="GOSTTablenorm"/>
            </w:pPr>
            <w:r w:rsidRPr="007036CE">
              <w:rPr>
                <w:szCs w:val="22"/>
              </w:rPr>
              <w:t>да</w:t>
            </w:r>
          </w:p>
        </w:tc>
        <w:tc>
          <w:tcPr>
            <w:tcW w:w="1101" w:type="pct"/>
          </w:tcPr>
          <w:p w14:paraId="6595937B" w14:textId="77777777" w:rsidR="007E0C8D" w:rsidRPr="007036CE" w:rsidRDefault="007E0C8D" w:rsidP="007E0C8D">
            <w:pPr>
              <w:pStyle w:val="GOSTTablenorm"/>
            </w:pPr>
            <w:r w:rsidRPr="007036CE">
              <w:rPr>
                <w:szCs w:val="22"/>
              </w:rPr>
              <w:t>Код валюты учета по ОКВ</w:t>
            </w:r>
          </w:p>
        </w:tc>
        <w:tc>
          <w:tcPr>
            <w:tcW w:w="1101" w:type="pct"/>
          </w:tcPr>
          <w:p w14:paraId="3647D18A" w14:textId="77777777" w:rsidR="007E0C8D" w:rsidRPr="007036CE" w:rsidRDefault="007E0C8D" w:rsidP="007E0C8D">
            <w:pPr>
              <w:pStyle w:val="GOSTTablenorm"/>
            </w:pPr>
            <w:r w:rsidRPr="007036CE">
              <w:t>-</w:t>
            </w:r>
          </w:p>
        </w:tc>
        <w:tc>
          <w:tcPr>
            <w:tcW w:w="1398" w:type="pct"/>
          </w:tcPr>
          <w:p w14:paraId="7C3E7EA2" w14:textId="77777777" w:rsidR="007E0C8D" w:rsidRPr="007036CE" w:rsidRDefault="007E0C8D" w:rsidP="007E0C8D">
            <w:pPr>
              <w:pStyle w:val="GOSTTablenorm"/>
            </w:pPr>
            <w:r w:rsidRPr="007036CE">
              <w:t>Указывается значение «643»</w:t>
            </w:r>
          </w:p>
        </w:tc>
      </w:tr>
      <w:tr w:rsidR="007E0C8D" w:rsidRPr="007036CE" w14:paraId="49F502E5" w14:textId="77777777" w:rsidTr="00B0621B">
        <w:tc>
          <w:tcPr>
            <w:tcW w:w="1101" w:type="pct"/>
          </w:tcPr>
          <w:p w14:paraId="337C9559" w14:textId="77777777" w:rsidR="007E0C8D" w:rsidRPr="007036CE" w:rsidRDefault="007E0C8D" w:rsidP="007E0C8D">
            <w:pPr>
              <w:pStyle w:val="GOSTTablenorm"/>
            </w:pPr>
            <w:r w:rsidRPr="007036CE">
              <w:t>Дата_ввода_в_действие</w:t>
            </w:r>
          </w:p>
        </w:tc>
        <w:tc>
          <w:tcPr>
            <w:tcW w:w="300" w:type="pct"/>
          </w:tcPr>
          <w:p w14:paraId="4D7A567E" w14:textId="77777777" w:rsidR="007E0C8D" w:rsidRPr="007036CE" w:rsidRDefault="007E0C8D" w:rsidP="007E0C8D">
            <w:pPr>
              <w:pStyle w:val="GOSTTablenorm"/>
            </w:pPr>
            <w:r w:rsidRPr="007036CE">
              <w:t>да</w:t>
            </w:r>
          </w:p>
        </w:tc>
        <w:tc>
          <w:tcPr>
            <w:tcW w:w="1101" w:type="pct"/>
          </w:tcPr>
          <w:p w14:paraId="6954ED79" w14:textId="77777777" w:rsidR="007E0C8D" w:rsidRPr="007036CE" w:rsidRDefault="007E0C8D" w:rsidP="007E0C8D">
            <w:pPr>
              <w:pStyle w:val="GOSTTablenorm"/>
            </w:pPr>
            <w:r w:rsidRPr="007036CE">
              <w:t>Дата ввода в действие</w:t>
            </w:r>
          </w:p>
        </w:tc>
        <w:tc>
          <w:tcPr>
            <w:tcW w:w="1101" w:type="pct"/>
          </w:tcPr>
          <w:p w14:paraId="7A2722A8" w14:textId="77777777" w:rsidR="007E0C8D" w:rsidRPr="007036CE" w:rsidRDefault="007E0C8D" w:rsidP="007E0C8D">
            <w:pPr>
              <w:pStyle w:val="GOSTTablenorm"/>
            </w:pPr>
            <w:r w:rsidRPr="007036CE">
              <w:t>SettlementDate (из заголовка запроса)</w:t>
            </w:r>
          </w:p>
        </w:tc>
        <w:tc>
          <w:tcPr>
            <w:tcW w:w="1398" w:type="pct"/>
          </w:tcPr>
          <w:p w14:paraId="4A696FDB" w14:textId="77777777" w:rsidR="007E0C8D" w:rsidRPr="007036CE" w:rsidRDefault="007E0C8D" w:rsidP="007E0C8D">
            <w:pPr>
              <w:pStyle w:val="GOSTTablenorm"/>
            </w:pPr>
            <w:r w:rsidRPr="007036CE">
              <w:t>Для данного типа документов Дата_ввода_в_действие = Дата_отражения_в_учете</w:t>
            </w:r>
          </w:p>
        </w:tc>
      </w:tr>
      <w:tr w:rsidR="007E0C8D" w:rsidRPr="007036CE" w14:paraId="26370D29" w14:textId="77777777" w:rsidTr="00B0621B">
        <w:tc>
          <w:tcPr>
            <w:tcW w:w="1101" w:type="pct"/>
          </w:tcPr>
          <w:p w14:paraId="577CD8F7" w14:textId="77777777" w:rsidR="007E0C8D" w:rsidRPr="007036CE" w:rsidRDefault="007E0C8D" w:rsidP="007E0C8D">
            <w:pPr>
              <w:pStyle w:val="GOSTTablenorm"/>
            </w:pPr>
            <w:r w:rsidRPr="007036CE">
              <w:t>Код_контура</w:t>
            </w:r>
          </w:p>
        </w:tc>
        <w:tc>
          <w:tcPr>
            <w:tcW w:w="300" w:type="pct"/>
          </w:tcPr>
          <w:p w14:paraId="6B9C6A66" w14:textId="77777777" w:rsidR="007E0C8D" w:rsidRPr="007036CE" w:rsidRDefault="007E0C8D" w:rsidP="007E0C8D">
            <w:pPr>
              <w:pStyle w:val="GOSTTablenorm"/>
            </w:pPr>
            <w:r w:rsidRPr="007036CE">
              <w:t>да</w:t>
            </w:r>
          </w:p>
        </w:tc>
        <w:tc>
          <w:tcPr>
            <w:tcW w:w="1101" w:type="pct"/>
          </w:tcPr>
          <w:p w14:paraId="6AAAAFC2" w14:textId="77777777" w:rsidR="007E0C8D" w:rsidRPr="007036CE" w:rsidRDefault="007E0C8D" w:rsidP="007E0C8D">
            <w:pPr>
              <w:pStyle w:val="GOSTTablenorm"/>
            </w:pPr>
            <w:r w:rsidRPr="007036CE">
              <w:t>Код контура, приведенный к стандартному виду</w:t>
            </w:r>
          </w:p>
        </w:tc>
        <w:tc>
          <w:tcPr>
            <w:tcW w:w="1101" w:type="pct"/>
          </w:tcPr>
          <w:p w14:paraId="3125841D" w14:textId="77777777" w:rsidR="007E0C8D" w:rsidRPr="007036CE" w:rsidRDefault="007E0C8D" w:rsidP="007E0C8D">
            <w:pPr>
              <w:pStyle w:val="GOSTTablenorm"/>
            </w:pPr>
            <w:r w:rsidRPr="007036CE">
              <w:t>StmInfrmtn_Contour</w:t>
            </w:r>
          </w:p>
        </w:tc>
        <w:tc>
          <w:tcPr>
            <w:tcW w:w="1398" w:type="pct"/>
          </w:tcPr>
          <w:p w14:paraId="074A0FD3" w14:textId="77777777" w:rsidR="007E0C8D" w:rsidRPr="007036CE" w:rsidRDefault="007E0C8D" w:rsidP="007E0C8D">
            <w:pPr>
              <w:pStyle w:val="GOSTTablenorm"/>
              <w:rPr>
                <w:rFonts w:eastAsiaTheme="minorEastAsia"/>
              </w:rPr>
            </w:pPr>
            <w:r w:rsidRPr="007036CE">
              <w:t>Если в теге документа «1» или «O», то значение «1».</w:t>
            </w:r>
          </w:p>
          <w:p w14:paraId="3F4DC979" w14:textId="77777777" w:rsidR="007E0C8D" w:rsidRPr="007036CE" w:rsidRDefault="007E0C8D" w:rsidP="007E0C8D">
            <w:pPr>
              <w:pStyle w:val="GOSTTablenorm"/>
            </w:pPr>
            <w:r w:rsidRPr="007036CE">
              <w:t>Если в теге документа «2» или «S», то значение «2»</w:t>
            </w:r>
          </w:p>
        </w:tc>
      </w:tr>
      <w:tr w:rsidR="007E0C8D" w:rsidRPr="007036CE" w14:paraId="6633B5A7" w14:textId="77777777" w:rsidTr="00B0621B">
        <w:tc>
          <w:tcPr>
            <w:tcW w:w="1101" w:type="pct"/>
          </w:tcPr>
          <w:p w14:paraId="2900AE72" w14:textId="77777777" w:rsidR="007E0C8D" w:rsidRPr="007036CE" w:rsidRDefault="007E0C8D" w:rsidP="007E0C8D">
            <w:pPr>
              <w:pStyle w:val="GOSTTablenorm"/>
            </w:pPr>
            <w:r w:rsidRPr="007036CE">
              <w:t>Уровень_конфиденциальности</w:t>
            </w:r>
          </w:p>
        </w:tc>
        <w:tc>
          <w:tcPr>
            <w:tcW w:w="300" w:type="pct"/>
          </w:tcPr>
          <w:p w14:paraId="1A310902" w14:textId="77777777" w:rsidR="007E0C8D" w:rsidRPr="007036CE" w:rsidRDefault="007E0C8D" w:rsidP="007E0C8D">
            <w:pPr>
              <w:pStyle w:val="GOSTTablenorm"/>
            </w:pPr>
            <w:r w:rsidRPr="007036CE">
              <w:t>нет</w:t>
            </w:r>
          </w:p>
        </w:tc>
        <w:tc>
          <w:tcPr>
            <w:tcW w:w="1101" w:type="pct"/>
          </w:tcPr>
          <w:p w14:paraId="6633510A" w14:textId="77777777" w:rsidR="007E0C8D" w:rsidRPr="007036CE" w:rsidRDefault="007E0C8D" w:rsidP="007E0C8D">
            <w:pPr>
              <w:pStyle w:val="GOSTTablenorm"/>
            </w:pPr>
            <w:r w:rsidRPr="007036CE">
              <w:t>Уровень конфиденциальности</w:t>
            </w:r>
          </w:p>
        </w:tc>
        <w:tc>
          <w:tcPr>
            <w:tcW w:w="1101" w:type="pct"/>
          </w:tcPr>
          <w:p w14:paraId="59B8D921" w14:textId="77777777" w:rsidR="007E0C8D" w:rsidRPr="007036CE" w:rsidRDefault="007E0C8D" w:rsidP="007E0C8D">
            <w:pPr>
              <w:pStyle w:val="GOSTTablenorm"/>
            </w:pPr>
            <w:r w:rsidRPr="007036CE">
              <w:t>StmInfrmtn_AccessLevelStereotype</w:t>
            </w:r>
          </w:p>
        </w:tc>
        <w:tc>
          <w:tcPr>
            <w:tcW w:w="1398" w:type="pct"/>
          </w:tcPr>
          <w:p w14:paraId="236EA16E" w14:textId="77777777" w:rsidR="007E0C8D" w:rsidRPr="007036CE" w:rsidRDefault="007E0C8D" w:rsidP="007E0C8D">
            <w:pPr>
              <w:pStyle w:val="GOSTTablenorm"/>
            </w:pPr>
          </w:p>
        </w:tc>
      </w:tr>
      <w:tr w:rsidR="007E0C8D" w:rsidRPr="00B74B57" w14:paraId="1C22322F" w14:textId="77777777" w:rsidTr="00B0621B">
        <w:tc>
          <w:tcPr>
            <w:tcW w:w="1101" w:type="pct"/>
          </w:tcPr>
          <w:p w14:paraId="68CCA673" w14:textId="77777777" w:rsidR="007E0C8D" w:rsidRPr="007036CE" w:rsidRDefault="007E0C8D" w:rsidP="007E0C8D">
            <w:pPr>
              <w:pStyle w:val="GOSTTablenorm"/>
            </w:pPr>
            <w:r w:rsidRPr="007036CE">
              <w:t>Код_бюджета</w:t>
            </w:r>
          </w:p>
        </w:tc>
        <w:tc>
          <w:tcPr>
            <w:tcW w:w="300" w:type="pct"/>
          </w:tcPr>
          <w:p w14:paraId="0E1A815E" w14:textId="77777777" w:rsidR="007E0C8D" w:rsidRPr="007036CE" w:rsidRDefault="007E0C8D" w:rsidP="007E0C8D">
            <w:pPr>
              <w:pStyle w:val="GOSTTablenorm"/>
            </w:pPr>
            <w:r w:rsidRPr="007036CE">
              <w:t>нет</w:t>
            </w:r>
          </w:p>
        </w:tc>
        <w:tc>
          <w:tcPr>
            <w:tcW w:w="1101" w:type="pct"/>
          </w:tcPr>
          <w:p w14:paraId="29E1A2BB" w14:textId="77777777" w:rsidR="007E0C8D" w:rsidRPr="007036CE" w:rsidRDefault="007E0C8D" w:rsidP="007E0C8D">
            <w:pPr>
              <w:pStyle w:val="GOSTTablenorm"/>
            </w:pPr>
            <w:r w:rsidRPr="007036CE">
              <w:t>Код бюджета</w:t>
            </w:r>
          </w:p>
        </w:tc>
        <w:tc>
          <w:tcPr>
            <w:tcW w:w="1101" w:type="pct"/>
          </w:tcPr>
          <w:p w14:paraId="502CA085" w14:textId="77777777" w:rsidR="007E0C8D" w:rsidRPr="007036CE" w:rsidRDefault="007E0C8D" w:rsidP="007E0C8D">
            <w:pPr>
              <w:pStyle w:val="GOSTTablenorm"/>
              <w:rPr>
                <w:lang w:val="en-US"/>
              </w:rPr>
            </w:pPr>
            <w:r w:rsidRPr="007036CE">
              <w:rPr>
                <w:lang w:val="en-US"/>
              </w:rPr>
              <w:t>ZV_MSC_Orgnztn_MSC_Bdgt_Cd</w:t>
            </w:r>
          </w:p>
        </w:tc>
        <w:tc>
          <w:tcPr>
            <w:tcW w:w="1398" w:type="pct"/>
          </w:tcPr>
          <w:p w14:paraId="5B16FE2F" w14:textId="77777777" w:rsidR="007E0C8D" w:rsidRPr="007036CE" w:rsidRDefault="007E0C8D" w:rsidP="007E0C8D">
            <w:pPr>
              <w:pStyle w:val="GOSTTablenorm"/>
              <w:rPr>
                <w:lang w:val="en-US"/>
              </w:rPr>
            </w:pPr>
          </w:p>
        </w:tc>
      </w:tr>
      <w:tr w:rsidR="007E0C8D" w:rsidRPr="007036CE" w14:paraId="14762815" w14:textId="77777777" w:rsidTr="00B0621B">
        <w:tc>
          <w:tcPr>
            <w:tcW w:w="1101" w:type="pct"/>
          </w:tcPr>
          <w:p w14:paraId="66EBF822" w14:textId="77777777" w:rsidR="007E0C8D" w:rsidRPr="007036CE" w:rsidRDefault="007E0C8D" w:rsidP="007E0C8D">
            <w:pPr>
              <w:pStyle w:val="GOSTTablenorm"/>
            </w:pPr>
            <w:r w:rsidRPr="007036CE">
              <w:t>Номер_ЛС_плательщика</w:t>
            </w:r>
          </w:p>
        </w:tc>
        <w:tc>
          <w:tcPr>
            <w:tcW w:w="300" w:type="pct"/>
          </w:tcPr>
          <w:p w14:paraId="059B2000" w14:textId="77777777" w:rsidR="007E0C8D" w:rsidRPr="007036CE" w:rsidRDefault="007E0C8D" w:rsidP="007E0C8D">
            <w:pPr>
              <w:pStyle w:val="GOSTTablenorm"/>
            </w:pPr>
            <w:r w:rsidRPr="007036CE">
              <w:t>нет</w:t>
            </w:r>
          </w:p>
        </w:tc>
        <w:tc>
          <w:tcPr>
            <w:tcW w:w="1101" w:type="pct"/>
          </w:tcPr>
          <w:p w14:paraId="2B2745D7" w14:textId="77777777" w:rsidR="007E0C8D" w:rsidRPr="007036CE" w:rsidRDefault="007E0C8D" w:rsidP="007E0C8D">
            <w:pPr>
              <w:pStyle w:val="GOSTTablenorm"/>
            </w:pPr>
            <w:r w:rsidRPr="007036CE">
              <w:t>Номер лицевого счета плательщика</w:t>
            </w:r>
          </w:p>
        </w:tc>
        <w:tc>
          <w:tcPr>
            <w:tcW w:w="1101" w:type="pct"/>
          </w:tcPr>
          <w:p w14:paraId="1CAF1888" w14:textId="77777777" w:rsidR="007E0C8D" w:rsidRPr="007036CE" w:rsidRDefault="007E0C8D" w:rsidP="007E0C8D">
            <w:pPr>
              <w:pStyle w:val="GOSTTablenorm"/>
            </w:pPr>
            <w:r w:rsidRPr="007036CE">
              <w:t>ZV_MSC_Cstmr_AcntNmbr</w:t>
            </w:r>
          </w:p>
        </w:tc>
        <w:tc>
          <w:tcPr>
            <w:tcW w:w="1398" w:type="pct"/>
          </w:tcPr>
          <w:p w14:paraId="044CE191" w14:textId="77777777" w:rsidR="007E0C8D" w:rsidRPr="007036CE" w:rsidRDefault="007E0C8D" w:rsidP="007E0C8D">
            <w:pPr>
              <w:pStyle w:val="GOSTTablenorm"/>
            </w:pPr>
          </w:p>
        </w:tc>
      </w:tr>
      <w:tr w:rsidR="007E0C8D" w:rsidRPr="007036CE" w14:paraId="3D85A8B9" w14:textId="77777777" w:rsidTr="00B0621B">
        <w:tc>
          <w:tcPr>
            <w:tcW w:w="1101" w:type="pct"/>
          </w:tcPr>
          <w:p w14:paraId="13EC6E25" w14:textId="77777777" w:rsidR="007E0C8D" w:rsidRPr="007036CE" w:rsidRDefault="007E0C8D" w:rsidP="007E0C8D">
            <w:pPr>
              <w:pStyle w:val="GOSTTablenorm"/>
            </w:pPr>
            <w:r w:rsidRPr="007036CE">
              <w:t>ОКС_укр_плательщика</w:t>
            </w:r>
          </w:p>
        </w:tc>
        <w:tc>
          <w:tcPr>
            <w:tcW w:w="300" w:type="pct"/>
          </w:tcPr>
          <w:p w14:paraId="704A43FA" w14:textId="77777777" w:rsidR="007E0C8D" w:rsidRPr="007036CE" w:rsidRDefault="007E0C8D" w:rsidP="007E0C8D">
            <w:pPr>
              <w:pStyle w:val="GOSTTablenorm"/>
            </w:pPr>
            <w:r w:rsidRPr="007036CE">
              <w:t>да</w:t>
            </w:r>
          </w:p>
        </w:tc>
        <w:tc>
          <w:tcPr>
            <w:tcW w:w="1101" w:type="pct"/>
          </w:tcPr>
          <w:p w14:paraId="6C1EB30C" w14:textId="77777777" w:rsidR="007E0C8D" w:rsidRPr="007036CE" w:rsidRDefault="007E0C8D" w:rsidP="007E0C8D">
            <w:pPr>
              <w:pStyle w:val="GOSTTablenorm"/>
            </w:pPr>
            <w:r w:rsidRPr="007036CE">
              <w:t>ОКС укрупненный плательщика</w:t>
            </w:r>
          </w:p>
        </w:tc>
        <w:tc>
          <w:tcPr>
            <w:tcW w:w="1101" w:type="pct"/>
          </w:tcPr>
          <w:p w14:paraId="70C7BC7B" w14:textId="77777777" w:rsidR="007E0C8D" w:rsidRPr="007036CE" w:rsidRDefault="007E0C8D" w:rsidP="007E0C8D">
            <w:pPr>
              <w:pStyle w:val="GOSTTablenorm"/>
            </w:pPr>
            <w:del w:id="9959" w:author="Сатлер Марина Викторовна" w:date="2024-03-12T16:36:00Z">
              <w:r w:rsidRPr="007036CE" w:rsidDel="00400A42">
                <w:delText xml:space="preserve"> </w:delText>
              </w:r>
            </w:del>
            <w:r w:rsidRPr="007036CE">
              <w:t>ZV_FAIPObjCd</w:t>
            </w:r>
          </w:p>
        </w:tc>
        <w:tc>
          <w:tcPr>
            <w:tcW w:w="1398" w:type="pct"/>
          </w:tcPr>
          <w:p w14:paraId="3996B4E4" w14:textId="77777777" w:rsidR="007E0C8D" w:rsidRPr="007036CE" w:rsidRDefault="007E0C8D" w:rsidP="007E0C8D">
            <w:pPr>
              <w:pStyle w:val="GOSTTablenorm"/>
            </w:pPr>
            <w:r w:rsidRPr="007036CE">
              <w:t>Заполняется значением из тега ZV_FAIPObjCd в случае, если размерность указанного в теге значения = 18 знаков.</w:t>
            </w:r>
          </w:p>
          <w:p w14:paraId="65A6728E" w14:textId="77777777" w:rsidR="007E0C8D" w:rsidRPr="007036CE" w:rsidRDefault="007E0C8D" w:rsidP="007E0C8D">
            <w:pPr>
              <w:pStyle w:val="GOSTTablenorm"/>
            </w:pPr>
            <w:r w:rsidRPr="007036CE">
              <w:t>Если значение, указанное в теге ZV_FAIPObjCd, имеет размерность &gt; 18 знаков или тег не заполнен (= пусто или от</w:t>
            </w:r>
            <w:r w:rsidRPr="007036CE">
              <w:lastRenderedPageBreak/>
              <w:t>сутствует), то атрибут не заполняется (пусто)</w:t>
            </w:r>
          </w:p>
        </w:tc>
      </w:tr>
      <w:tr w:rsidR="007E0C8D" w:rsidRPr="007036CE" w14:paraId="48E93110" w14:textId="77777777" w:rsidTr="00B0621B">
        <w:tc>
          <w:tcPr>
            <w:tcW w:w="1101" w:type="pct"/>
          </w:tcPr>
          <w:p w14:paraId="4BA693B4" w14:textId="77777777" w:rsidR="007E0C8D" w:rsidRPr="007036CE" w:rsidRDefault="007E0C8D" w:rsidP="007E0C8D">
            <w:pPr>
              <w:pStyle w:val="GOSTTablenorm"/>
            </w:pPr>
            <w:r w:rsidRPr="007036CE">
              <w:lastRenderedPageBreak/>
              <w:t>Учет_БА_ЛБО_ЛС_плательщика</w:t>
            </w:r>
          </w:p>
        </w:tc>
        <w:tc>
          <w:tcPr>
            <w:tcW w:w="300" w:type="pct"/>
          </w:tcPr>
          <w:p w14:paraId="507D39B4" w14:textId="77777777" w:rsidR="007E0C8D" w:rsidRPr="007036CE" w:rsidRDefault="00047095" w:rsidP="007E0C8D">
            <w:pPr>
              <w:pStyle w:val="GOSTTablenorm"/>
            </w:pPr>
            <w:r w:rsidRPr="007036CE">
              <w:t>да</w:t>
            </w:r>
          </w:p>
        </w:tc>
        <w:tc>
          <w:tcPr>
            <w:tcW w:w="1101" w:type="pct"/>
          </w:tcPr>
          <w:p w14:paraId="6F1B9C02" w14:textId="77777777" w:rsidR="007E0C8D" w:rsidRPr="007036CE" w:rsidRDefault="007E0C8D" w:rsidP="007E0C8D">
            <w:pPr>
              <w:pStyle w:val="GOSTTablenorm"/>
            </w:pPr>
            <w:r w:rsidRPr="007036CE">
              <w:t>Признак учета БА, ЛБО на ЛС плательщика</w:t>
            </w:r>
          </w:p>
        </w:tc>
        <w:tc>
          <w:tcPr>
            <w:tcW w:w="1101" w:type="pct"/>
          </w:tcPr>
          <w:p w14:paraId="113CEEF7" w14:textId="77777777" w:rsidR="007E0C8D" w:rsidRPr="007036CE" w:rsidRDefault="007E0C8D" w:rsidP="007E0C8D">
            <w:pPr>
              <w:pStyle w:val="GOSTTablenorm"/>
            </w:pPr>
            <w:r w:rsidRPr="007036CE">
              <w:t>StmInfrmtn_SIGN_BaLbo_Snd</w:t>
            </w:r>
          </w:p>
        </w:tc>
        <w:tc>
          <w:tcPr>
            <w:tcW w:w="1398" w:type="pct"/>
          </w:tcPr>
          <w:p w14:paraId="69A8457B" w14:textId="77777777" w:rsidR="00047095" w:rsidRPr="007036CE" w:rsidRDefault="00047095" w:rsidP="00047095">
            <w:pPr>
              <w:pStyle w:val="GOSTTablenorm"/>
            </w:pPr>
            <w:r w:rsidRPr="007036CE">
              <w:t>Если в теге документа «true», то значение «1».</w:t>
            </w:r>
          </w:p>
          <w:p w14:paraId="777E7205" w14:textId="77777777" w:rsidR="007E0C8D" w:rsidRPr="007036CE" w:rsidRDefault="00047095" w:rsidP="00047095">
            <w:pPr>
              <w:pStyle w:val="GOSTTablenorm"/>
            </w:pPr>
            <w:r w:rsidRPr="007036CE">
              <w:t>Если в теге документа «false», то значение «0».</w:t>
            </w:r>
          </w:p>
        </w:tc>
      </w:tr>
      <w:tr w:rsidR="007E0C8D" w:rsidRPr="007036CE" w14:paraId="075FC3E8" w14:textId="77777777" w:rsidTr="00B0621B">
        <w:tc>
          <w:tcPr>
            <w:tcW w:w="1101" w:type="pct"/>
          </w:tcPr>
          <w:p w14:paraId="350C0768" w14:textId="77777777" w:rsidR="007E0C8D" w:rsidRPr="007036CE" w:rsidRDefault="007E0C8D" w:rsidP="007E0C8D">
            <w:pPr>
              <w:pStyle w:val="GOSTTablenorm"/>
            </w:pPr>
            <w:r w:rsidRPr="007036CE">
              <w:t>КБК_плательщика</w:t>
            </w:r>
          </w:p>
        </w:tc>
        <w:tc>
          <w:tcPr>
            <w:tcW w:w="300" w:type="pct"/>
          </w:tcPr>
          <w:p w14:paraId="2984FD65" w14:textId="77777777" w:rsidR="007E0C8D" w:rsidRPr="007036CE" w:rsidRDefault="007E0C8D" w:rsidP="007E0C8D">
            <w:pPr>
              <w:pStyle w:val="GOSTTablenorm"/>
            </w:pPr>
            <w:r w:rsidRPr="007036CE">
              <w:t>нет</w:t>
            </w:r>
          </w:p>
        </w:tc>
        <w:tc>
          <w:tcPr>
            <w:tcW w:w="1101" w:type="pct"/>
          </w:tcPr>
          <w:p w14:paraId="6DF9D2A5" w14:textId="77777777" w:rsidR="007E0C8D" w:rsidRPr="007036CE" w:rsidRDefault="007E0C8D" w:rsidP="007E0C8D">
            <w:pPr>
              <w:pStyle w:val="GOSTTablenorm"/>
            </w:pPr>
            <w:r w:rsidRPr="007036CE">
              <w:t>КБК плательщика</w:t>
            </w:r>
          </w:p>
        </w:tc>
        <w:tc>
          <w:tcPr>
            <w:tcW w:w="1101" w:type="pct"/>
          </w:tcPr>
          <w:p w14:paraId="241304AC" w14:textId="77777777" w:rsidR="007E0C8D" w:rsidRPr="007036CE" w:rsidRDefault="007E0C8D" w:rsidP="007E0C8D">
            <w:pPr>
              <w:pStyle w:val="GOSTTablenorm"/>
            </w:pPr>
            <w:r w:rsidRPr="007036CE">
              <w:t>ZVDOC_MSC_KBK_KBK</w:t>
            </w:r>
          </w:p>
        </w:tc>
        <w:tc>
          <w:tcPr>
            <w:tcW w:w="1398" w:type="pct"/>
          </w:tcPr>
          <w:p w14:paraId="08A6F05D" w14:textId="77777777" w:rsidR="007E0C8D" w:rsidRPr="007036CE" w:rsidRDefault="007E0C8D" w:rsidP="007E0C8D">
            <w:pPr>
              <w:pStyle w:val="GOSTTablenorm"/>
            </w:pPr>
          </w:p>
        </w:tc>
      </w:tr>
      <w:tr w:rsidR="007E0C8D" w:rsidRPr="007036CE" w14:paraId="02634C95" w14:textId="77777777" w:rsidTr="00B0621B">
        <w:tc>
          <w:tcPr>
            <w:tcW w:w="1101" w:type="pct"/>
            <w:hideMark/>
          </w:tcPr>
          <w:p w14:paraId="7FEB3D85" w14:textId="77777777" w:rsidR="007E0C8D" w:rsidRPr="007036CE" w:rsidRDefault="007E0C8D" w:rsidP="007E0C8D">
            <w:pPr>
              <w:pStyle w:val="GOSTTablenorm"/>
            </w:pPr>
            <w:r w:rsidRPr="007036CE">
              <w:t>Тип_КБК_плательщика</w:t>
            </w:r>
          </w:p>
        </w:tc>
        <w:tc>
          <w:tcPr>
            <w:tcW w:w="300" w:type="pct"/>
            <w:hideMark/>
          </w:tcPr>
          <w:p w14:paraId="7EA417E4" w14:textId="77777777" w:rsidR="007E0C8D" w:rsidRPr="007036CE" w:rsidRDefault="00047095" w:rsidP="007E0C8D">
            <w:pPr>
              <w:pStyle w:val="GOSTTablenorm"/>
            </w:pPr>
            <w:r w:rsidRPr="007036CE">
              <w:t>да</w:t>
            </w:r>
          </w:p>
        </w:tc>
        <w:tc>
          <w:tcPr>
            <w:tcW w:w="1101" w:type="pct"/>
            <w:hideMark/>
          </w:tcPr>
          <w:p w14:paraId="78357A57" w14:textId="77777777" w:rsidR="007E0C8D" w:rsidRPr="007036CE" w:rsidRDefault="007E0C8D" w:rsidP="007E0C8D">
            <w:pPr>
              <w:pStyle w:val="GOSTTablenorm"/>
            </w:pPr>
            <w:r w:rsidRPr="007036CE">
              <w:t>Тип КБК по лицевому счету плательщика</w:t>
            </w:r>
          </w:p>
        </w:tc>
        <w:tc>
          <w:tcPr>
            <w:tcW w:w="1101" w:type="pct"/>
            <w:hideMark/>
          </w:tcPr>
          <w:p w14:paraId="36A346D4" w14:textId="77777777" w:rsidR="007E0C8D" w:rsidRPr="007036CE" w:rsidRDefault="007E0C8D" w:rsidP="007E0C8D">
            <w:pPr>
              <w:pStyle w:val="GOSTTablenorm"/>
            </w:pPr>
            <w:r w:rsidRPr="007036CE">
              <w:t>ZVDOC_MSC_KBK_BKTp</w:t>
            </w:r>
          </w:p>
        </w:tc>
        <w:tc>
          <w:tcPr>
            <w:tcW w:w="1398" w:type="pct"/>
          </w:tcPr>
          <w:p w14:paraId="30E10A29" w14:textId="77777777" w:rsidR="00047095" w:rsidRPr="007036CE" w:rsidRDefault="00047095" w:rsidP="00047095">
            <w:pPr>
              <w:pStyle w:val="GOSTTablenorm"/>
            </w:pPr>
            <w:r w:rsidRPr="007036CE">
              <w:t>Если в теге документа «</w:t>
            </w:r>
            <w:r w:rsidRPr="007036CE">
              <w:rPr>
                <w:szCs w:val="22"/>
              </w:rPr>
              <w:t>Sources</w:t>
            </w:r>
            <w:r w:rsidRPr="007036CE">
              <w:t>», то значение «30».</w:t>
            </w:r>
          </w:p>
          <w:p w14:paraId="444F83E3" w14:textId="77777777" w:rsidR="00047095" w:rsidRPr="007036CE" w:rsidRDefault="00047095" w:rsidP="00047095">
            <w:pPr>
              <w:pStyle w:val="GOSTTablenorm"/>
            </w:pPr>
            <w:r w:rsidRPr="007036CE">
              <w:t>Если в теге документа «</w:t>
            </w:r>
            <w:r w:rsidRPr="007036CE">
              <w:rPr>
                <w:szCs w:val="22"/>
              </w:rPr>
              <w:t>IVFDB</w:t>
            </w:r>
            <w:r w:rsidRPr="007036CE">
              <w:t>», то значение «31».</w:t>
            </w:r>
          </w:p>
          <w:p w14:paraId="39836FC3" w14:textId="77777777" w:rsidR="007E0C8D" w:rsidRPr="007036CE" w:rsidRDefault="00047095" w:rsidP="00047095">
            <w:pPr>
              <w:pStyle w:val="GOSTTablenorm"/>
            </w:pPr>
            <w:r w:rsidRPr="007036CE">
              <w:t>Если в теге документа «</w:t>
            </w:r>
            <w:r w:rsidRPr="007036CE">
              <w:rPr>
                <w:szCs w:val="22"/>
              </w:rPr>
              <w:t>IVnFDB</w:t>
            </w:r>
            <w:r w:rsidRPr="007036CE">
              <w:t xml:space="preserve">», то значение </w:t>
            </w:r>
            <w:r w:rsidR="00A75D6E" w:rsidRPr="007036CE">
              <w:t>«32»</w:t>
            </w:r>
          </w:p>
        </w:tc>
      </w:tr>
      <w:tr w:rsidR="007E0C8D" w:rsidRPr="007036CE" w14:paraId="09E810BF" w14:textId="77777777" w:rsidTr="00B0621B">
        <w:tc>
          <w:tcPr>
            <w:tcW w:w="1101" w:type="pct"/>
          </w:tcPr>
          <w:p w14:paraId="367DA135" w14:textId="77777777" w:rsidR="007E0C8D" w:rsidRPr="007036CE" w:rsidRDefault="007E0C8D" w:rsidP="007E0C8D">
            <w:pPr>
              <w:pStyle w:val="GOSTTablenorm"/>
            </w:pPr>
            <w:r w:rsidRPr="007036CE">
              <w:t>Код_цели_плательщика</w:t>
            </w:r>
          </w:p>
        </w:tc>
        <w:tc>
          <w:tcPr>
            <w:tcW w:w="300" w:type="pct"/>
          </w:tcPr>
          <w:p w14:paraId="0C9E4720" w14:textId="77777777" w:rsidR="007E0C8D" w:rsidRPr="007036CE" w:rsidRDefault="007E0C8D" w:rsidP="007E0C8D">
            <w:pPr>
              <w:pStyle w:val="GOSTTablenorm"/>
            </w:pPr>
            <w:r w:rsidRPr="007036CE">
              <w:t>нет</w:t>
            </w:r>
          </w:p>
        </w:tc>
        <w:tc>
          <w:tcPr>
            <w:tcW w:w="1101" w:type="pct"/>
          </w:tcPr>
          <w:p w14:paraId="2F1B4B13" w14:textId="77777777" w:rsidR="007E0C8D" w:rsidRPr="007036CE" w:rsidRDefault="007E0C8D" w:rsidP="007E0C8D">
            <w:pPr>
              <w:pStyle w:val="GOSTTablenorm"/>
            </w:pPr>
            <w:r w:rsidRPr="007036CE">
              <w:t>Код цели (аналитический код) плательщика</w:t>
            </w:r>
          </w:p>
        </w:tc>
        <w:tc>
          <w:tcPr>
            <w:tcW w:w="1101" w:type="pct"/>
          </w:tcPr>
          <w:p w14:paraId="451BF770" w14:textId="77777777" w:rsidR="007E0C8D" w:rsidRPr="007036CE" w:rsidRDefault="007E0C8D" w:rsidP="007E0C8D">
            <w:pPr>
              <w:pStyle w:val="GOSTTablenorm"/>
            </w:pPr>
            <w:r w:rsidRPr="007036CE">
              <w:t>ZVDOC_MSC_KBK_TrgtCd</w:t>
            </w:r>
          </w:p>
        </w:tc>
        <w:tc>
          <w:tcPr>
            <w:tcW w:w="1398" w:type="pct"/>
          </w:tcPr>
          <w:p w14:paraId="5CF04DDD" w14:textId="77777777" w:rsidR="007E0C8D" w:rsidRPr="007036CE" w:rsidRDefault="007E0C8D" w:rsidP="007E0C8D">
            <w:pPr>
              <w:pStyle w:val="GOSTTablenorm"/>
            </w:pPr>
          </w:p>
        </w:tc>
      </w:tr>
      <w:tr w:rsidR="007E0C8D" w:rsidRPr="007036CE" w14:paraId="4138558D" w14:textId="77777777" w:rsidTr="00B0621B">
        <w:tc>
          <w:tcPr>
            <w:tcW w:w="1101" w:type="pct"/>
          </w:tcPr>
          <w:p w14:paraId="26D733B9" w14:textId="77777777" w:rsidR="007E0C8D" w:rsidRPr="007036CE" w:rsidRDefault="007E0C8D" w:rsidP="007E0C8D">
            <w:pPr>
              <w:pStyle w:val="GOSTTablenorm"/>
            </w:pPr>
            <w:r w:rsidRPr="007036CE">
              <w:t>Сумма_руб</w:t>
            </w:r>
          </w:p>
        </w:tc>
        <w:tc>
          <w:tcPr>
            <w:tcW w:w="300" w:type="pct"/>
          </w:tcPr>
          <w:p w14:paraId="28E80CDC" w14:textId="77777777" w:rsidR="007E0C8D" w:rsidRPr="007036CE" w:rsidRDefault="007E0C8D" w:rsidP="007E0C8D">
            <w:pPr>
              <w:pStyle w:val="GOSTTablenorm"/>
            </w:pPr>
            <w:r w:rsidRPr="007036CE">
              <w:t>да</w:t>
            </w:r>
          </w:p>
        </w:tc>
        <w:tc>
          <w:tcPr>
            <w:tcW w:w="1101" w:type="pct"/>
          </w:tcPr>
          <w:p w14:paraId="694226CA" w14:textId="77777777" w:rsidR="007E0C8D" w:rsidRPr="007036CE" w:rsidRDefault="007E0C8D" w:rsidP="007E0C8D">
            <w:pPr>
              <w:pStyle w:val="GOSTTablenorm"/>
            </w:pPr>
            <w:r w:rsidRPr="007036CE">
              <w:t>Сумма в рублях</w:t>
            </w:r>
          </w:p>
        </w:tc>
        <w:tc>
          <w:tcPr>
            <w:tcW w:w="1101" w:type="pct"/>
          </w:tcPr>
          <w:p w14:paraId="29D70F8A" w14:textId="77777777" w:rsidR="007E0C8D" w:rsidRPr="007036CE" w:rsidRDefault="007E0C8D" w:rsidP="007E0C8D">
            <w:pPr>
              <w:pStyle w:val="GOSTTablenorm"/>
            </w:pPr>
            <w:r w:rsidRPr="007036CE">
              <w:t>ZVDOC_SmRb</w:t>
            </w:r>
          </w:p>
        </w:tc>
        <w:tc>
          <w:tcPr>
            <w:tcW w:w="1398" w:type="pct"/>
          </w:tcPr>
          <w:p w14:paraId="3A7BFA26" w14:textId="7A4E1BF4" w:rsidR="007E0C8D" w:rsidRPr="007036CE" w:rsidRDefault="007E0C8D" w:rsidP="007E0C8D">
            <w:pPr>
              <w:pStyle w:val="GOSTTablenorm"/>
            </w:pPr>
            <w:r w:rsidRPr="007036CE">
              <w:t xml:space="preserve">Сумма передается в единицах валюты с точностью 2 знака после запятой </w:t>
            </w:r>
            <w:r w:rsidR="00E74FA5" w:rsidRPr="007036CE">
              <w:t>–</w:t>
            </w:r>
            <w:r w:rsidRPr="007036CE">
              <w:t xml:space="preserve"> необходимо конвертировать в минимальные единицы валюты (для данного типа документов умножить на 100)</w:t>
            </w:r>
          </w:p>
        </w:tc>
      </w:tr>
      <w:tr w:rsidR="007E0C8D" w:rsidRPr="007036CE" w14:paraId="0C622CAE" w14:textId="77777777" w:rsidTr="00B0621B">
        <w:tc>
          <w:tcPr>
            <w:tcW w:w="1101" w:type="pct"/>
          </w:tcPr>
          <w:p w14:paraId="2936E295" w14:textId="77777777" w:rsidR="007E0C8D" w:rsidRPr="007036CE" w:rsidRDefault="007E0C8D" w:rsidP="007E0C8D">
            <w:pPr>
              <w:pStyle w:val="GOSTTablenorm"/>
            </w:pPr>
            <w:r w:rsidRPr="007036CE">
              <w:t>Сумма_валюта_операции</w:t>
            </w:r>
          </w:p>
        </w:tc>
        <w:tc>
          <w:tcPr>
            <w:tcW w:w="300" w:type="pct"/>
          </w:tcPr>
          <w:p w14:paraId="399F383C" w14:textId="77777777" w:rsidR="007E0C8D" w:rsidRPr="007036CE" w:rsidRDefault="007E0C8D" w:rsidP="007E0C8D">
            <w:pPr>
              <w:pStyle w:val="GOSTTablenorm"/>
            </w:pPr>
            <w:r w:rsidRPr="007036CE">
              <w:t>да</w:t>
            </w:r>
          </w:p>
        </w:tc>
        <w:tc>
          <w:tcPr>
            <w:tcW w:w="1101" w:type="pct"/>
          </w:tcPr>
          <w:p w14:paraId="2C3D21ED" w14:textId="77777777" w:rsidR="007E0C8D" w:rsidRPr="007036CE" w:rsidRDefault="007E0C8D" w:rsidP="007E0C8D">
            <w:pPr>
              <w:pStyle w:val="GOSTTablenorm"/>
            </w:pPr>
            <w:r w:rsidRPr="007036CE">
              <w:t>Сумма в валюте заявки</w:t>
            </w:r>
          </w:p>
        </w:tc>
        <w:tc>
          <w:tcPr>
            <w:tcW w:w="1101" w:type="pct"/>
          </w:tcPr>
          <w:p w14:paraId="404B498E" w14:textId="77777777" w:rsidR="007E0C8D" w:rsidRPr="007036CE" w:rsidRDefault="007E0C8D" w:rsidP="007E0C8D">
            <w:pPr>
              <w:pStyle w:val="GOSTTablenorm"/>
            </w:pPr>
            <w:r w:rsidRPr="007036CE">
              <w:t>ZVDOC_SmVl</w:t>
            </w:r>
          </w:p>
        </w:tc>
        <w:tc>
          <w:tcPr>
            <w:tcW w:w="1398" w:type="pct"/>
          </w:tcPr>
          <w:p w14:paraId="235198DD" w14:textId="2AF97403" w:rsidR="007E0C8D" w:rsidRPr="007036CE" w:rsidRDefault="007E0C8D" w:rsidP="007E0C8D">
            <w:pPr>
              <w:pStyle w:val="GOSTTablenorm"/>
            </w:pPr>
            <w:r w:rsidRPr="007036CE">
              <w:t xml:space="preserve">Сумма передается в единицах валюты с точностью 2 знака после запятой </w:t>
            </w:r>
            <w:r w:rsidR="00E74FA5" w:rsidRPr="007036CE">
              <w:t>–</w:t>
            </w:r>
            <w:r w:rsidRPr="007036CE">
              <w:t xml:space="preserve"> необходимо конвертировать в минимальные единицы валюты (для данного типа документов умножить на 100)</w:t>
            </w:r>
          </w:p>
        </w:tc>
      </w:tr>
      <w:tr w:rsidR="007E0C8D" w:rsidRPr="007036CE" w14:paraId="5E84166E" w14:textId="77777777" w:rsidTr="00B0621B">
        <w:tc>
          <w:tcPr>
            <w:tcW w:w="1101" w:type="pct"/>
          </w:tcPr>
          <w:p w14:paraId="2D58D33F" w14:textId="77777777" w:rsidR="007E0C8D" w:rsidRPr="007036CE" w:rsidRDefault="007E0C8D" w:rsidP="007E0C8D">
            <w:pPr>
              <w:pStyle w:val="GOSTTablenorm"/>
            </w:pPr>
            <w:r w:rsidRPr="007036CE">
              <w:t>Сумма_валюта_учета_руб</w:t>
            </w:r>
          </w:p>
        </w:tc>
        <w:tc>
          <w:tcPr>
            <w:tcW w:w="300" w:type="pct"/>
          </w:tcPr>
          <w:p w14:paraId="43ACEF07" w14:textId="77777777" w:rsidR="007E0C8D" w:rsidRPr="007036CE" w:rsidRDefault="007E0C8D" w:rsidP="007E0C8D">
            <w:pPr>
              <w:pStyle w:val="GOSTTablenorm"/>
            </w:pPr>
            <w:r w:rsidRPr="007036CE">
              <w:t>да</w:t>
            </w:r>
          </w:p>
        </w:tc>
        <w:tc>
          <w:tcPr>
            <w:tcW w:w="1101" w:type="pct"/>
          </w:tcPr>
          <w:p w14:paraId="5C5AC2E5" w14:textId="77777777" w:rsidR="007E0C8D" w:rsidRPr="007036CE" w:rsidRDefault="007E0C8D" w:rsidP="007E0C8D">
            <w:pPr>
              <w:pStyle w:val="GOSTTablenorm"/>
            </w:pPr>
            <w:r w:rsidRPr="007036CE">
              <w:t>Сумма в валюте учета (руб)</w:t>
            </w:r>
          </w:p>
        </w:tc>
        <w:tc>
          <w:tcPr>
            <w:tcW w:w="1101" w:type="pct"/>
          </w:tcPr>
          <w:p w14:paraId="20F3C5DA" w14:textId="77777777" w:rsidR="007E0C8D" w:rsidRPr="007036CE" w:rsidRDefault="007E0C8D" w:rsidP="007E0C8D">
            <w:pPr>
              <w:pStyle w:val="GOSTTablenorm"/>
              <w:rPr>
                <w:rFonts w:eastAsiaTheme="minorEastAsia"/>
              </w:rPr>
            </w:pPr>
            <w:r w:rsidRPr="007036CE">
              <w:t>ZVDOC_SmVl</w:t>
            </w:r>
          </w:p>
          <w:p w14:paraId="42F9FCEF" w14:textId="77777777" w:rsidR="007E0C8D" w:rsidRPr="007036CE" w:rsidRDefault="007E0C8D" w:rsidP="007E0C8D">
            <w:pPr>
              <w:pStyle w:val="GOSTTablenorm"/>
            </w:pPr>
            <w:r w:rsidRPr="007036CE">
              <w:lastRenderedPageBreak/>
              <w:t>ZVDOC_SmRb</w:t>
            </w:r>
          </w:p>
        </w:tc>
        <w:tc>
          <w:tcPr>
            <w:tcW w:w="1398" w:type="pct"/>
          </w:tcPr>
          <w:p w14:paraId="0B693445" w14:textId="77777777" w:rsidR="007E0C8D" w:rsidRPr="007036CE" w:rsidRDefault="007E0C8D" w:rsidP="007E0C8D">
            <w:pPr>
              <w:pStyle w:val="GOSTTablenorm"/>
            </w:pPr>
            <w:r w:rsidRPr="007036CE">
              <w:lastRenderedPageBreak/>
              <w:t xml:space="preserve">Алгоритм вычисления зависит от значения </w:t>
            </w:r>
            <w:r w:rsidRPr="007036CE">
              <w:lastRenderedPageBreak/>
              <w:t>атрибута Код_валюты:</w:t>
            </w:r>
          </w:p>
          <w:p w14:paraId="5E06ED91" w14:textId="77777777" w:rsidR="007E0C8D" w:rsidRPr="007036CE" w:rsidRDefault="007E0C8D" w:rsidP="007E547B">
            <w:pPr>
              <w:pStyle w:val="GOSTTableListNum10"/>
              <w:numPr>
                <w:ilvl w:val="0"/>
                <w:numId w:val="39"/>
              </w:numPr>
            </w:pPr>
            <w:r w:rsidRPr="007036CE">
              <w:t xml:space="preserve"> если Код_валюты = 643, то в атрибут передается значение реквизита ZVDOC_SmVl*100;</w:t>
            </w:r>
          </w:p>
          <w:p w14:paraId="4AD4BDD9" w14:textId="77777777" w:rsidR="007E0C8D" w:rsidRPr="007036CE" w:rsidRDefault="007E0C8D" w:rsidP="007E0C8D">
            <w:pPr>
              <w:pStyle w:val="GOSTTableListNum10"/>
            </w:pPr>
            <w:r w:rsidRPr="007036CE">
              <w:t xml:space="preserve"> если Код_валюты &lt;&gt; 643, то в атрибут передается значение реквизита ZVDOC_SmRb*100</w:t>
            </w:r>
          </w:p>
        </w:tc>
      </w:tr>
    </w:tbl>
    <w:p w14:paraId="0C5D69AF" w14:textId="0DBEC63A" w:rsidR="007770AB" w:rsidRPr="007036CE" w:rsidRDefault="004E3625" w:rsidP="00CC7251">
      <w:pPr>
        <w:pStyle w:val="GOSTNameTable"/>
      </w:pPr>
      <w:r w:rsidRPr="007036CE">
        <w:rPr>
          <w:noProof/>
        </w:rPr>
        <w:lastRenderedPageBreak/>
        <w:fldChar w:fldCharType="begin"/>
      </w:r>
      <w:r w:rsidRPr="007036CE">
        <w:rPr>
          <w:noProof/>
        </w:rPr>
        <w:instrText xml:space="preserve"> SEQ Таблица \* ARABIC </w:instrText>
      </w:r>
      <w:r w:rsidRPr="007036CE">
        <w:rPr>
          <w:noProof/>
        </w:rPr>
        <w:fldChar w:fldCharType="separate"/>
      </w:r>
      <w:bookmarkStart w:id="9960" w:name="_Toc222928027"/>
      <w:r w:rsidR="00BD74E1">
        <w:rPr>
          <w:noProof/>
        </w:rPr>
        <w:t>54</w:t>
      </w:r>
      <w:r w:rsidRPr="007036CE">
        <w:rPr>
          <w:noProof/>
        </w:rPr>
        <w:fldChar w:fldCharType="end"/>
      </w:r>
      <w:r w:rsidR="007770AB" w:rsidRPr="007036CE">
        <w:t xml:space="preserve"> </w:t>
      </w:r>
      <w:r w:rsidR="00CC2920" w:rsidRPr="007036CE">
        <w:t>–</w:t>
      </w:r>
      <w:r w:rsidR="007770AB" w:rsidRPr="007036CE">
        <w:t xml:space="preserve"> Перечень атрибутов, соответствующих типу документа «Сводная заявка на кассовый расход» (ф.0531860) MSC_SumApplCashFTax_PBS</w:t>
      </w:r>
      <w:bookmarkEnd w:id="9960"/>
    </w:p>
    <w:tbl>
      <w:tblPr>
        <w:tblStyle w:val="GOSTTable"/>
        <w:tblW w:w="5000" w:type="pct"/>
        <w:tblLayout w:type="fixed"/>
        <w:tblLook w:val="07E0" w:firstRow="1" w:lastRow="1" w:firstColumn="1" w:lastColumn="1" w:noHBand="1" w:noVBand="1"/>
      </w:tblPr>
      <w:tblGrid>
        <w:gridCol w:w="3495"/>
        <w:gridCol w:w="952"/>
        <w:gridCol w:w="3496"/>
        <w:gridCol w:w="3496"/>
        <w:gridCol w:w="4321"/>
      </w:tblGrid>
      <w:tr w:rsidR="00A97283" w:rsidRPr="007036CE" w14:paraId="017F44A6" w14:textId="77777777" w:rsidTr="00B0621B">
        <w:trPr>
          <w:cnfStyle w:val="100000000000" w:firstRow="1" w:lastRow="0" w:firstColumn="0" w:lastColumn="0" w:oddVBand="0" w:evenVBand="0" w:oddHBand="0" w:evenHBand="0" w:firstRowFirstColumn="0" w:firstRowLastColumn="0" w:lastRowFirstColumn="0" w:lastRowLastColumn="0"/>
        </w:trPr>
        <w:tc>
          <w:tcPr>
            <w:tcW w:w="1109" w:type="pct"/>
            <w:hideMark/>
          </w:tcPr>
          <w:p w14:paraId="76AC0B61" w14:textId="77777777" w:rsidR="00961F38" w:rsidRPr="007036CE" w:rsidRDefault="00961F38" w:rsidP="007D7EE1">
            <w:pPr>
              <w:pStyle w:val="GOSTTableHead"/>
              <w:rPr>
                <w:szCs w:val="22"/>
              </w:rPr>
            </w:pPr>
            <w:r w:rsidRPr="007036CE">
              <w:rPr>
                <w:szCs w:val="22"/>
              </w:rPr>
              <w:t>Наименование атрибута</w:t>
            </w:r>
          </w:p>
        </w:tc>
        <w:tc>
          <w:tcPr>
            <w:tcW w:w="302" w:type="pct"/>
            <w:hideMark/>
          </w:tcPr>
          <w:p w14:paraId="413D79E8" w14:textId="77777777" w:rsidR="00961F38" w:rsidRPr="007036CE" w:rsidRDefault="00961F38" w:rsidP="007D7EE1">
            <w:pPr>
              <w:pStyle w:val="GOSTTableHead"/>
              <w:rPr>
                <w:szCs w:val="22"/>
              </w:rPr>
            </w:pPr>
            <w:r w:rsidRPr="007036CE">
              <w:rPr>
                <w:szCs w:val="22"/>
              </w:rPr>
              <w:t>Вычисляемый атрибут</w:t>
            </w:r>
          </w:p>
        </w:tc>
        <w:tc>
          <w:tcPr>
            <w:tcW w:w="1109" w:type="pct"/>
            <w:hideMark/>
          </w:tcPr>
          <w:p w14:paraId="6E7A81E2" w14:textId="77777777" w:rsidR="00961F38" w:rsidRPr="007036CE" w:rsidRDefault="00961F38" w:rsidP="007D7EE1">
            <w:pPr>
              <w:pStyle w:val="GOSTTableHead"/>
              <w:rPr>
                <w:szCs w:val="22"/>
              </w:rPr>
            </w:pPr>
            <w:r w:rsidRPr="007036CE">
              <w:rPr>
                <w:szCs w:val="22"/>
              </w:rPr>
              <w:t>Описание атрибута</w:t>
            </w:r>
          </w:p>
        </w:tc>
        <w:tc>
          <w:tcPr>
            <w:tcW w:w="1109" w:type="pct"/>
            <w:hideMark/>
          </w:tcPr>
          <w:p w14:paraId="6CD5BBAD" w14:textId="77777777" w:rsidR="00961F38" w:rsidRPr="007036CE" w:rsidRDefault="00961F38" w:rsidP="007D7EE1">
            <w:pPr>
              <w:pStyle w:val="GOSTTableHead"/>
              <w:rPr>
                <w:szCs w:val="22"/>
              </w:rPr>
            </w:pPr>
            <w:r w:rsidRPr="007036CE">
              <w:rPr>
                <w:szCs w:val="22"/>
              </w:rPr>
              <w:t>Реквизит документа (наименование тега)</w:t>
            </w:r>
          </w:p>
        </w:tc>
        <w:tc>
          <w:tcPr>
            <w:tcW w:w="1371" w:type="pct"/>
            <w:hideMark/>
          </w:tcPr>
          <w:p w14:paraId="5E8DD05C" w14:textId="77777777" w:rsidR="00961F38" w:rsidRPr="007036CE" w:rsidRDefault="00961F38" w:rsidP="007D7EE1">
            <w:pPr>
              <w:pStyle w:val="GOSTTableHead"/>
              <w:rPr>
                <w:szCs w:val="22"/>
              </w:rPr>
            </w:pPr>
            <w:r w:rsidRPr="007036CE">
              <w:rPr>
                <w:szCs w:val="22"/>
              </w:rPr>
              <w:t>Алгоритм вычисления</w:t>
            </w:r>
          </w:p>
        </w:tc>
      </w:tr>
      <w:tr w:rsidR="00A97283" w:rsidRPr="007036CE" w14:paraId="3EA17FCD" w14:textId="77777777" w:rsidTr="00B0621B">
        <w:tc>
          <w:tcPr>
            <w:tcW w:w="1109" w:type="pct"/>
          </w:tcPr>
          <w:p w14:paraId="0A794503" w14:textId="77777777" w:rsidR="00961F38" w:rsidRPr="007036CE" w:rsidRDefault="00961F38" w:rsidP="0041658B">
            <w:pPr>
              <w:pStyle w:val="GOSTTablenorm"/>
            </w:pPr>
            <w:r w:rsidRPr="007036CE">
              <w:t>Номер_документа*</w:t>
            </w:r>
          </w:p>
        </w:tc>
        <w:tc>
          <w:tcPr>
            <w:tcW w:w="302" w:type="pct"/>
          </w:tcPr>
          <w:p w14:paraId="69593A1D" w14:textId="77777777" w:rsidR="00961F38" w:rsidRPr="007036CE" w:rsidRDefault="00961F38">
            <w:pPr>
              <w:pStyle w:val="GOSTTablenorm"/>
            </w:pPr>
            <w:r w:rsidRPr="007036CE">
              <w:t>нет</w:t>
            </w:r>
          </w:p>
        </w:tc>
        <w:tc>
          <w:tcPr>
            <w:tcW w:w="1109" w:type="pct"/>
          </w:tcPr>
          <w:p w14:paraId="1F174E74" w14:textId="77777777" w:rsidR="00961F38" w:rsidRPr="007036CE" w:rsidRDefault="00961F38">
            <w:pPr>
              <w:pStyle w:val="GOSTTablenorm"/>
            </w:pPr>
            <w:r w:rsidRPr="007036CE">
              <w:t>Номер документа</w:t>
            </w:r>
          </w:p>
        </w:tc>
        <w:tc>
          <w:tcPr>
            <w:tcW w:w="1109" w:type="pct"/>
          </w:tcPr>
          <w:p w14:paraId="5C29871D" w14:textId="77777777" w:rsidR="00961F38" w:rsidRPr="007036CE" w:rsidRDefault="00961F38">
            <w:pPr>
              <w:pStyle w:val="GOSTTablenorm"/>
            </w:pPr>
            <w:r w:rsidRPr="007036CE">
              <w:t>ZK_RqstNm</w:t>
            </w:r>
          </w:p>
        </w:tc>
        <w:tc>
          <w:tcPr>
            <w:tcW w:w="1371" w:type="pct"/>
          </w:tcPr>
          <w:p w14:paraId="40314E9C" w14:textId="77777777" w:rsidR="00961F38" w:rsidRPr="007036CE" w:rsidRDefault="00961F38">
            <w:pPr>
              <w:pStyle w:val="GOSTTablenorm"/>
            </w:pPr>
          </w:p>
        </w:tc>
      </w:tr>
      <w:tr w:rsidR="00A97283" w:rsidRPr="007036CE" w14:paraId="50003298" w14:textId="77777777" w:rsidTr="00B0621B">
        <w:tc>
          <w:tcPr>
            <w:tcW w:w="1109" w:type="pct"/>
          </w:tcPr>
          <w:p w14:paraId="54B0C01A" w14:textId="77777777" w:rsidR="00961F38" w:rsidRPr="007036CE" w:rsidRDefault="00961F38" w:rsidP="0041658B">
            <w:pPr>
              <w:pStyle w:val="GOSTTablenorm"/>
            </w:pPr>
            <w:r w:rsidRPr="007036CE">
              <w:t>Дата_документа*</w:t>
            </w:r>
          </w:p>
        </w:tc>
        <w:tc>
          <w:tcPr>
            <w:tcW w:w="302" w:type="pct"/>
          </w:tcPr>
          <w:p w14:paraId="1BC67D1D" w14:textId="77777777" w:rsidR="00961F38" w:rsidRPr="007036CE" w:rsidRDefault="00961F38">
            <w:pPr>
              <w:pStyle w:val="GOSTTablenorm"/>
            </w:pPr>
            <w:r w:rsidRPr="007036CE">
              <w:t>нет</w:t>
            </w:r>
          </w:p>
        </w:tc>
        <w:tc>
          <w:tcPr>
            <w:tcW w:w="1109" w:type="pct"/>
          </w:tcPr>
          <w:p w14:paraId="28BA88F2" w14:textId="77777777" w:rsidR="00961F38" w:rsidRPr="007036CE" w:rsidRDefault="00961F38">
            <w:pPr>
              <w:pStyle w:val="GOSTTablenorm"/>
            </w:pPr>
            <w:r w:rsidRPr="007036CE">
              <w:t>Дата документа</w:t>
            </w:r>
          </w:p>
        </w:tc>
        <w:tc>
          <w:tcPr>
            <w:tcW w:w="1109" w:type="pct"/>
          </w:tcPr>
          <w:p w14:paraId="1724635D" w14:textId="77777777" w:rsidR="00961F38" w:rsidRPr="007036CE" w:rsidRDefault="00961F38">
            <w:pPr>
              <w:pStyle w:val="GOSTTablenorm"/>
            </w:pPr>
            <w:r w:rsidRPr="007036CE">
              <w:t>ZK_MSC_Infrmtn_CrtnDt</w:t>
            </w:r>
          </w:p>
        </w:tc>
        <w:tc>
          <w:tcPr>
            <w:tcW w:w="1371" w:type="pct"/>
          </w:tcPr>
          <w:p w14:paraId="6A04AA25" w14:textId="77777777" w:rsidR="00961F38" w:rsidRPr="007036CE" w:rsidRDefault="00961F38">
            <w:pPr>
              <w:pStyle w:val="GOSTTablenorm"/>
            </w:pPr>
          </w:p>
        </w:tc>
      </w:tr>
      <w:tr w:rsidR="00A97283" w:rsidRPr="007036CE" w14:paraId="7D66B599" w14:textId="77777777" w:rsidTr="00B0621B">
        <w:tc>
          <w:tcPr>
            <w:tcW w:w="1109" w:type="pct"/>
          </w:tcPr>
          <w:p w14:paraId="32A1D34D" w14:textId="77777777" w:rsidR="004F4316" w:rsidRPr="007036CE" w:rsidRDefault="004F4316" w:rsidP="0041658B">
            <w:pPr>
              <w:pStyle w:val="GOSTTablenorm"/>
            </w:pPr>
            <w:r w:rsidRPr="007036CE">
              <w:t>Вид_документа</w:t>
            </w:r>
          </w:p>
        </w:tc>
        <w:tc>
          <w:tcPr>
            <w:tcW w:w="302" w:type="pct"/>
          </w:tcPr>
          <w:p w14:paraId="053401E6" w14:textId="77777777" w:rsidR="004F4316" w:rsidRPr="007036CE" w:rsidRDefault="004264F2">
            <w:pPr>
              <w:pStyle w:val="GOSTTablenorm"/>
            </w:pPr>
            <w:r w:rsidRPr="007036CE">
              <w:t>да</w:t>
            </w:r>
          </w:p>
        </w:tc>
        <w:tc>
          <w:tcPr>
            <w:tcW w:w="1109" w:type="pct"/>
          </w:tcPr>
          <w:p w14:paraId="37398EA0" w14:textId="77777777" w:rsidR="004F4316" w:rsidRPr="007036CE" w:rsidRDefault="004F4316">
            <w:pPr>
              <w:pStyle w:val="GOSTTablenorm"/>
            </w:pPr>
            <w:r w:rsidRPr="007036CE">
              <w:t>Вид документа</w:t>
            </w:r>
          </w:p>
        </w:tc>
        <w:tc>
          <w:tcPr>
            <w:tcW w:w="1109" w:type="pct"/>
          </w:tcPr>
          <w:p w14:paraId="36216133" w14:textId="77777777" w:rsidR="004F4316" w:rsidRPr="007036CE" w:rsidRDefault="00A50778">
            <w:pPr>
              <w:pStyle w:val="GOSTTablenorm"/>
            </w:pPr>
            <w:r w:rsidRPr="007036CE">
              <w:t>ZK_DcTp</w:t>
            </w:r>
          </w:p>
        </w:tc>
        <w:tc>
          <w:tcPr>
            <w:tcW w:w="1371" w:type="pct"/>
          </w:tcPr>
          <w:p w14:paraId="399AA989" w14:textId="77777777" w:rsidR="004F4316" w:rsidRPr="007036CE" w:rsidRDefault="006D5581" w:rsidP="006D5581">
            <w:pPr>
              <w:pStyle w:val="GOSTTablenorm"/>
            </w:pPr>
            <w:r w:rsidRPr="007036CE">
              <w:t>Если</w:t>
            </w:r>
            <w:r w:rsidRPr="007036CE">
              <w:rPr>
                <w:szCs w:val="22"/>
              </w:rPr>
              <w:t xml:space="preserve"> в теге документа «ZSV», то значение «ЗСВ»</w:t>
            </w:r>
          </w:p>
        </w:tc>
      </w:tr>
      <w:tr w:rsidR="00A97283" w:rsidRPr="007036CE" w14:paraId="4E81A1C9" w14:textId="77777777" w:rsidTr="00B0621B">
        <w:tc>
          <w:tcPr>
            <w:tcW w:w="1109" w:type="pct"/>
          </w:tcPr>
          <w:p w14:paraId="68519DB3" w14:textId="77777777" w:rsidR="004F4316" w:rsidRPr="007036CE" w:rsidRDefault="004F4316" w:rsidP="0041658B">
            <w:pPr>
              <w:pStyle w:val="GOSTTablenorm"/>
            </w:pPr>
            <w:r w:rsidRPr="007036CE">
              <w:t>Наименование_документа</w:t>
            </w:r>
          </w:p>
        </w:tc>
        <w:tc>
          <w:tcPr>
            <w:tcW w:w="302" w:type="pct"/>
          </w:tcPr>
          <w:p w14:paraId="1E1BC441" w14:textId="77777777" w:rsidR="004F4316" w:rsidRPr="007036CE" w:rsidRDefault="004F4316">
            <w:pPr>
              <w:pStyle w:val="GOSTTablenorm"/>
            </w:pPr>
            <w:r w:rsidRPr="007036CE">
              <w:t>да</w:t>
            </w:r>
          </w:p>
        </w:tc>
        <w:tc>
          <w:tcPr>
            <w:tcW w:w="1109" w:type="pct"/>
          </w:tcPr>
          <w:p w14:paraId="2A44BE7E" w14:textId="77777777" w:rsidR="004F4316" w:rsidRPr="007036CE" w:rsidRDefault="004F4316">
            <w:pPr>
              <w:pStyle w:val="GOSTTablenorm"/>
            </w:pPr>
            <w:r w:rsidRPr="007036CE">
              <w:t>Наименование документа</w:t>
            </w:r>
          </w:p>
        </w:tc>
        <w:tc>
          <w:tcPr>
            <w:tcW w:w="1109" w:type="pct"/>
          </w:tcPr>
          <w:p w14:paraId="2A4CA930" w14:textId="77777777" w:rsidR="004F4316" w:rsidRPr="007036CE" w:rsidRDefault="004F4316">
            <w:pPr>
              <w:pStyle w:val="GOSTTablenorm"/>
            </w:pPr>
          </w:p>
        </w:tc>
        <w:tc>
          <w:tcPr>
            <w:tcW w:w="1371" w:type="pct"/>
          </w:tcPr>
          <w:p w14:paraId="5A035FDE" w14:textId="77777777" w:rsidR="004F4316" w:rsidRPr="007036CE" w:rsidRDefault="004F4316">
            <w:pPr>
              <w:pStyle w:val="GOSTTablenorm"/>
            </w:pPr>
            <w:r w:rsidRPr="007036CE">
              <w:t xml:space="preserve">Наименование документа определяется по справочнику </w:t>
            </w:r>
            <w:r w:rsidR="002A55EA" w:rsidRPr="007036CE">
              <w:t>«</w:t>
            </w:r>
            <w:r w:rsidRPr="007036CE">
              <w:t>Типы документов</w:t>
            </w:r>
            <w:r w:rsidR="002A55EA" w:rsidRPr="007036CE">
              <w:t>»</w:t>
            </w:r>
            <w:r w:rsidRPr="007036CE">
              <w:t xml:space="preserve"> с помощью значения атрибута Тип_документа (TypeDoc) из заголовка запроса</w:t>
            </w:r>
          </w:p>
        </w:tc>
      </w:tr>
      <w:tr w:rsidR="00A97283" w:rsidRPr="007036CE" w14:paraId="17F55E13" w14:textId="77777777" w:rsidTr="00B0621B">
        <w:tc>
          <w:tcPr>
            <w:tcW w:w="1109" w:type="pct"/>
          </w:tcPr>
          <w:p w14:paraId="5E288990" w14:textId="77777777" w:rsidR="004F4316" w:rsidRPr="007036CE" w:rsidRDefault="004F4316" w:rsidP="0041658B">
            <w:pPr>
              <w:pStyle w:val="GOSTTablenorm"/>
            </w:pPr>
            <w:r w:rsidRPr="007036CE">
              <w:t>Код_валюты</w:t>
            </w:r>
          </w:p>
        </w:tc>
        <w:tc>
          <w:tcPr>
            <w:tcW w:w="302" w:type="pct"/>
          </w:tcPr>
          <w:p w14:paraId="54324895" w14:textId="77777777" w:rsidR="004F4316" w:rsidRPr="007036CE" w:rsidRDefault="004F4316">
            <w:pPr>
              <w:pStyle w:val="GOSTTablenorm"/>
            </w:pPr>
            <w:r w:rsidRPr="007036CE">
              <w:t>да</w:t>
            </w:r>
          </w:p>
        </w:tc>
        <w:tc>
          <w:tcPr>
            <w:tcW w:w="1109" w:type="pct"/>
          </w:tcPr>
          <w:p w14:paraId="28174BDB" w14:textId="77777777" w:rsidR="004F4316" w:rsidRPr="007036CE" w:rsidRDefault="004F4316">
            <w:pPr>
              <w:pStyle w:val="GOSTTablenorm"/>
            </w:pPr>
            <w:r w:rsidRPr="007036CE">
              <w:t>Код валюты по ОКВ</w:t>
            </w:r>
          </w:p>
        </w:tc>
        <w:tc>
          <w:tcPr>
            <w:tcW w:w="1109" w:type="pct"/>
          </w:tcPr>
          <w:p w14:paraId="20C5CE3A" w14:textId="77777777" w:rsidR="004F4316" w:rsidRPr="007036CE" w:rsidRDefault="004F4316">
            <w:pPr>
              <w:pStyle w:val="GOSTTablenorm"/>
            </w:pPr>
            <w:r w:rsidRPr="007036CE">
              <w:t>-</w:t>
            </w:r>
          </w:p>
        </w:tc>
        <w:tc>
          <w:tcPr>
            <w:tcW w:w="1371" w:type="pct"/>
          </w:tcPr>
          <w:p w14:paraId="5F854D5A" w14:textId="77777777" w:rsidR="004F4316" w:rsidRPr="007036CE" w:rsidRDefault="004F4316">
            <w:pPr>
              <w:pStyle w:val="GOSTTablenorm"/>
            </w:pPr>
            <w:r w:rsidRPr="007036CE">
              <w:t xml:space="preserve">Атрибут всегда заполняется значением </w:t>
            </w:r>
            <w:r w:rsidR="009D6AF6" w:rsidRPr="007036CE">
              <w:t>«</w:t>
            </w:r>
            <w:r w:rsidRPr="007036CE">
              <w:t>643</w:t>
            </w:r>
            <w:r w:rsidR="009D6AF6" w:rsidRPr="007036CE">
              <w:t>»</w:t>
            </w:r>
          </w:p>
        </w:tc>
      </w:tr>
      <w:tr w:rsidR="007E0C8D" w:rsidRPr="007036CE" w14:paraId="17509A8A" w14:textId="77777777" w:rsidTr="00B0621B">
        <w:tc>
          <w:tcPr>
            <w:tcW w:w="1109" w:type="pct"/>
          </w:tcPr>
          <w:p w14:paraId="3B26B35A" w14:textId="77777777" w:rsidR="007E0C8D" w:rsidRPr="007036CE" w:rsidRDefault="007E0C8D" w:rsidP="007E0C8D">
            <w:pPr>
              <w:pStyle w:val="GOSTTablenorm"/>
            </w:pPr>
            <w:r w:rsidRPr="007036CE">
              <w:rPr>
                <w:szCs w:val="22"/>
              </w:rPr>
              <w:t>Код_валюты_учета</w:t>
            </w:r>
          </w:p>
        </w:tc>
        <w:tc>
          <w:tcPr>
            <w:tcW w:w="302" w:type="pct"/>
          </w:tcPr>
          <w:p w14:paraId="56BB633A" w14:textId="77777777" w:rsidR="007E0C8D" w:rsidRPr="007036CE" w:rsidRDefault="007E0C8D" w:rsidP="007E0C8D">
            <w:pPr>
              <w:pStyle w:val="GOSTTablenorm"/>
            </w:pPr>
            <w:r w:rsidRPr="007036CE">
              <w:rPr>
                <w:szCs w:val="22"/>
              </w:rPr>
              <w:t>да</w:t>
            </w:r>
          </w:p>
        </w:tc>
        <w:tc>
          <w:tcPr>
            <w:tcW w:w="1109" w:type="pct"/>
          </w:tcPr>
          <w:p w14:paraId="6DDA989C" w14:textId="77777777" w:rsidR="007E0C8D" w:rsidRPr="007036CE" w:rsidRDefault="007E0C8D" w:rsidP="007E0C8D">
            <w:pPr>
              <w:pStyle w:val="GOSTTablenorm"/>
            </w:pPr>
            <w:r w:rsidRPr="007036CE">
              <w:rPr>
                <w:szCs w:val="22"/>
              </w:rPr>
              <w:t>Код валюты учета по ОКВ</w:t>
            </w:r>
          </w:p>
        </w:tc>
        <w:tc>
          <w:tcPr>
            <w:tcW w:w="1109" w:type="pct"/>
          </w:tcPr>
          <w:p w14:paraId="761D9221" w14:textId="77777777" w:rsidR="007E0C8D" w:rsidRPr="007036CE" w:rsidRDefault="007E0C8D" w:rsidP="007E0C8D">
            <w:pPr>
              <w:pStyle w:val="GOSTTablenorm"/>
            </w:pPr>
            <w:r w:rsidRPr="007036CE">
              <w:t>-</w:t>
            </w:r>
          </w:p>
        </w:tc>
        <w:tc>
          <w:tcPr>
            <w:tcW w:w="1371" w:type="pct"/>
          </w:tcPr>
          <w:p w14:paraId="677BE6C2" w14:textId="77777777" w:rsidR="007E0C8D" w:rsidRPr="007036CE" w:rsidRDefault="007E0C8D" w:rsidP="007E0C8D">
            <w:pPr>
              <w:pStyle w:val="GOSTTablenorm"/>
            </w:pPr>
            <w:r w:rsidRPr="007036CE">
              <w:t>Указывается значение «643»</w:t>
            </w:r>
          </w:p>
        </w:tc>
      </w:tr>
      <w:tr w:rsidR="007E0C8D" w:rsidRPr="007036CE" w14:paraId="2B008C93" w14:textId="77777777" w:rsidTr="00B0621B">
        <w:tc>
          <w:tcPr>
            <w:tcW w:w="1109" w:type="pct"/>
          </w:tcPr>
          <w:p w14:paraId="0A454F7E" w14:textId="77777777" w:rsidR="007E0C8D" w:rsidRPr="007036CE" w:rsidRDefault="007E0C8D" w:rsidP="007E0C8D">
            <w:pPr>
              <w:pStyle w:val="GOSTTablenorm"/>
            </w:pPr>
            <w:r w:rsidRPr="007036CE">
              <w:t>Дата_ввода_в_действие</w:t>
            </w:r>
          </w:p>
        </w:tc>
        <w:tc>
          <w:tcPr>
            <w:tcW w:w="302" w:type="pct"/>
          </w:tcPr>
          <w:p w14:paraId="20074075" w14:textId="77777777" w:rsidR="007E0C8D" w:rsidRPr="007036CE" w:rsidRDefault="007E0C8D" w:rsidP="007E0C8D">
            <w:pPr>
              <w:pStyle w:val="GOSTTablenorm"/>
            </w:pPr>
            <w:r w:rsidRPr="007036CE">
              <w:t>да</w:t>
            </w:r>
          </w:p>
        </w:tc>
        <w:tc>
          <w:tcPr>
            <w:tcW w:w="1109" w:type="pct"/>
          </w:tcPr>
          <w:p w14:paraId="51409E5F" w14:textId="77777777" w:rsidR="007E0C8D" w:rsidRPr="007036CE" w:rsidRDefault="007E0C8D" w:rsidP="007E0C8D">
            <w:pPr>
              <w:pStyle w:val="GOSTTablenorm"/>
            </w:pPr>
            <w:r w:rsidRPr="007036CE">
              <w:t>Дата ввода в действие</w:t>
            </w:r>
          </w:p>
        </w:tc>
        <w:tc>
          <w:tcPr>
            <w:tcW w:w="1109" w:type="pct"/>
          </w:tcPr>
          <w:p w14:paraId="3708827F" w14:textId="77777777" w:rsidR="007E0C8D" w:rsidRPr="007036CE" w:rsidRDefault="007E0C8D" w:rsidP="007E0C8D">
            <w:pPr>
              <w:pStyle w:val="GOSTTablenorm"/>
            </w:pPr>
            <w:r w:rsidRPr="007036CE">
              <w:t>SettlementDate (из заголовка за</w:t>
            </w:r>
            <w:r w:rsidRPr="007036CE">
              <w:lastRenderedPageBreak/>
              <w:t>проса)</w:t>
            </w:r>
          </w:p>
        </w:tc>
        <w:tc>
          <w:tcPr>
            <w:tcW w:w="1371" w:type="pct"/>
          </w:tcPr>
          <w:p w14:paraId="5C830FC3" w14:textId="77777777" w:rsidR="007E0C8D" w:rsidRPr="007036CE" w:rsidRDefault="007E0C8D" w:rsidP="007E0C8D">
            <w:pPr>
              <w:pStyle w:val="GOSTTablenorm"/>
            </w:pPr>
            <w:r w:rsidRPr="007036CE">
              <w:lastRenderedPageBreak/>
              <w:t>Для данного типа документов Да</w:t>
            </w:r>
            <w:r w:rsidRPr="007036CE">
              <w:lastRenderedPageBreak/>
              <w:t>та_ввода_в_действие = Дата_отражения_в_учете</w:t>
            </w:r>
          </w:p>
        </w:tc>
      </w:tr>
      <w:tr w:rsidR="007E0C8D" w:rsidRPr="007036CE" w14:paraId="38DDFB9B" w14:textId="77777777" w:rsidTr="00B0621B">
        <w:tc>
          <w:tcPr>
            <w:tcW w:w="1109" w:type="pct"/>
          </w:tcPr>
          <w:p w14:paraId="4F1DA9FC" w14:textId="77777777" w:rsidR="007E0C8D" w:rsidRPr="007036CE" w:rsidRDefault="007E0C8D" w:rsidP="007E0C8D">
            <w:pPr>
              <w:pStyle w:val="GOSTTablenorm"/>
            </w:pPr>
            <w:r w:rsidRPr="007036CE">
              <w:lastRenderedPageBreak/>
              <w:t>Код_контура</w:t>
            </w:r>
          </w:p>
        </w:tc>
        <w:tc>
          <w:tcPr>
            <w:tcW w:w="302" w:type="pct"/>
          </w:tcPr>
          <w:p w14:paraId="400F066F" w14:textId="77777777" w:rsidR="007E0C8D" w:rsidRPr="007036CE" w:rsidRDefault="007E0C8D" w:rsidP="007E0C8D">
            <w:pPr>
              <w:pStyle w:val="GOSTTablenorm"/>
            </w:pPr>
            <w:r w:rsidRPr="007036CE">
              <w:t>да</w:t>
            </w:r>
          </w:p>
        </w:tc>
        <w:tc>
          <w:tcPr>
            <w:tcW w:w="1109" w:type="pct"/>
          </w:tcPr>
          <w:p w14:paraId="1B769AA8" w14:textId="77777777" w:rsidR="007E0C8D" w:rsidRPr="007036CE" w:rsidRDefault="007E0C8D" w:rsidP="007E0C8D">
            <w:pPr>
              <w:pStyle w:val="GOSTTablenorm"/>
            </w:pPr>
            <w:r w:rsidRPr="007036CE">
              <w:t>Код контура, приведенный к стандартному виду</w:t>
            </w:r>
          </w:p>
        </w:tc>
        <w:tc>
          <w:tcPr>
            <w:tcW w:w="1109" w:type="pct"/>
          </w:tcPr>
          <w:p w14:paraId="3017D9B4" w14:textId="77777777" w:rsidR="007E0C8D" w:rsidRPr="007036CE" w:rsidRDefault="007E0C8D" w:rsidP="007E0C8D">
            <w:pPr>
              <w:pStyle w:val="GOSTTablenorm"/>
            </w:pPr>
            <w:r w:rsidRPr="007036CE">
              <w:t>StmInfrmtn_Contour</w:t>
            </w:r>
          </w:p>
        </w:tc>
        <w:tc>
          <w:tcPr>
            <w:tcW w:w="1371" w:type="pct"/>
          </w:tcPr>
          <w:p w14:paraId="1E078A7C" w14:textId="77777777" w:rsidR="007E0C8D" w:rsidRPr="007036CE" w:rsidRDefault="007E0C8D" w:rsidP="007E0C8D">
            <w:pPr>
              <w:pStyle w:val="GOSTTablenorm"/>
              <w:rPr>
                <w:rFonts w:eastAsiaTheme="minorEastAsia"/>
              </w:rPr>
            </w:pPr>
            <w:r w:rsidRPr="007036CE">
              <w:t>Если в теге документа «1» или «</w:t>
            </w:r>
            <w:r w:rsidRPr="007036CE">
              <w:rPr>
                <w:lang w:val="en-US"/>
              </w:rPr>
              <w:t>O</w:t>
            </w:r>
            <w:r w:rsidRPr="007036CE">
              <w:t>», то значение «1».</w:t>
            </w:r>
          </w:p>
          <w:p w14:paraId="22588473" w14:textId="77777777" w:rsidR="007E0C8D" w:rsidRPr="007036CE" w:rsidRDefault="007E0C8D" w:rsidP="007E0C8D">
            <w:pPr>
              <w:pStyle w:val="GOSTTablenorm"/>
            </w:pPr>
            <w:r w:rsidRPr="007036CE">
              <w:t>Если в теге документа «2» или «S», то значение «2»</w:t>
            </w:r>
          </w:p>
        </w:tc>
      </w:tr>
      <w:tr w:rsidR="007E0C8D" w:rsidRPr="007036CE" w14:paraId="203FFBCB" w14:textId="77777777" w:rsidTr="00B0621B">
        <w:tc>
          <w:tcPr>
            <w:tcW w:w="1109" w:type="pct"/>
          </w:tcPr>
          <w:p w14:paraId="370A3C41" w14:textId="77777777" w:rsidR="007E0C8D" w:rsidRPr="007036CE" w:rsidRDefault="007E0C8D" w:rsidP="007E0C8D">
            <w:pPr>
              <w:pStyle w:val="GOSTTablenorm"/>
            </w:pPr>
            <w:r w:rsidRPr="007036CE">
              <w:t>Уровень_конфиденциальности</w:t>
            </w:r>
          </w:p>
        </w:tc>
        <w:tc>
          <w:tcPr>
            <w:tcW w:w="302" w:type="pct"/>
          </w:tcPr>
          <w:p w14:paraId="1EB66660" w14:textId="77777777" w:rsidR="007E0C8D" w:rsidRPr="007036CE" w:rsidRDefault="007E0C8D" w:rsidP="007E0C8D">
            <w:pPr>
              <w:pStyle w:val="GOSTTablenorm"/>
            </w:pPr>
            <w:r w:rsidRPr="007036CE">
              <w:t>нет</w:t>
            </w:r>
          </w:p>
        </w:tc>
        <w:tc>
          <w:tcPr>
            <w:tcW w:w="1109" w:type="pct"/>
          </w:tcPr>
          <w:p w14:paraId="568245C5" w14:textId="77777777" w:rsidR="007E0C8D" w:rsidRPr="007036CE" w:rsidRDefault="007E0C8D" w:rsidP="007E0C8D">
            <w:pPr>
              <w:pStyle w:val="GOSTTablenorm"/>
            </w:pPr>
            <w:r w:rsidRPr="007036CE">
              <w:t>Уровень конфиденциальности</w:t>
            </w:r>
          </w:p>
        </w:tc>
        <w:tc>
          <w:tcPr>
            <w:tcW w:w="1109" w:type="pct"/>
          </w:tcPr>
          <w:p w14:paraId="5EBB68B0" w14:textId="77777777" w:rsidR="007E0C8D" w:rsidRPr="007036CE" w:rsidRDefault="007E0C8D" w:rsidP="007E0C8D">
            <w:pPr>
              <w:pStyle w:val="GOSTTablenorm"/>
            </w:pPr>
            <w:r w:rsidRPr="007036CE">
              <w:t>StmInfrmtn_AccessLevelStereotype</w:t>
            </w:r>
          </w:p>
        </w:tc>
        <w:tc>
          <w:tcPr>
            <w:tcW w:w="1371" w:type="pct"/>
          </w:tcPr>
          <w:p w14:paraId="56AC04C6" w14:textId="77777777" w:rsidR="007E0C8D" w:rsidRPr="007036CE" w:rsidRDefault="007E0C8D" w:rsidP="007E0C8D">
            <w:pPr>
              <w:pStyle w:val="GOSTTablenorm"/>
            </w:pPr>
          </w:p>
        </w:tc>
      </w:tr>
      <w:tr w:rsidR="007E0C8D" w:rsidRPr="00B74B57" w14:paraId="078BC0BC" w14:textId="77777777" w:rsidTr="00B0621B">
        <w:tc>
          <w:tcPr>
            <w:tcW w:w="1109" w:type="pct"/>
          </w:tcPr>
          <w:p w14:paraId="51AB68BF" w14:textId="77777777" w:rsidR="007E0C8D" w:rsidRPr="007036CE" w:rsidRDefault="007E0C8D" w:rsidP="007E0C8D">
            <w:pPr>
              <w:pStyle w:val="GOSTTablenorm"/>
            </w:pPr>
            <w:r w:rsidRPr="007036CE">
              <w:t>Код_бюджета</w:t>
            </w:r>
          </w:p>
        </w:tc>
        <w:tc>
          <w:tcPr>
            <w:tcW w:w="302" w:type="pct"/>
          </w:tcPr>
          <w:p w14:paraId="37DE4499" w14:textId="77777777" w:rsidR="007E0C8D" w:rsidRPr="007036CE" w:rsidRDefault="007E0C8D" w:rsidP="007E0C8D">
            <w:pPr>
              <w:pStyle w:val="GOSTTablenorm"/>
            </w:pPr>
            <w:r w:rsidRPr="007036CE">
              <w:t>нет</w:t>
            </w:r>
          </w:p>
        </w:tc>
        <w:tc>
          <w:tcPr>
            <w:tcW w:w="1109" w:type="pct"/>
          </w:tcPr>
          <w:p w14:paraId="64FA79EC" w14:textId="77777777" w:rsidR="007E0C8D" w:rsidRPr="007036CE" w:rsidRDefault="007E0C8D" w:rsidP="007E0C8D">
            <w:pPr>
              <w:pStyle w:val="GOSTTablenorm"/>
            </w:pPr>
            <w:r w:rsidRPr="007036CE">
              <w:t>Код бюджета</w:t>
            </w:r>
          </w:p>
        </w:tc>
        <w:tc>
          <w:tcPr>
            <w:tcW w:w="1109" w:type="pct"/>
          </w:tcPr>
          <w:p w14:paraId="7824327D" w14:textId="77777777" w:rsidR="007E0C8D" w:rsidRPr="007036CE" w:rsidRDefault="007E0C8D" w:rsidP="007E0C8D">
            <w:pPr>
              <w:pStyle w:val="GOSTTablenorm"/>
              <w:rPr>
                <w:lang w:val="en-US"/>
              </w:rPr>
            </w:pPr>
            <w:r w:rsidRPr="007036CE">
              <w:rPr>
                <w:lang w:val="en-US"/>
              </w:rPr>
              <w:t>ZK_MSC_Orgnztn_MSC_Bdgt_Cd</w:t>
            </w:r>
          </w:p>
        </w:tc>
        <w:tc>
          <w:tcPr>
            <w:tcW w:w="1371" w:type="pct"/>
          </w:tcPr>
          <w:p w14:paraId="1FB1EADC" w14:textId="77777777" w:rsidR="007E0C8D" w:rsidRPr="007036CE" w:rsidRDefault="007E0C8D" w:rsidP="007E0C8D">
            <w:pPr>
              <w:pStyle w:val="GOSTTablenorm"/>
              <w:rPr>
                <w:lang w:val="en-US"/>
              </w:rPr>
            </w:pPr>
          </w:p>
        </w:tc>
      </w:tr>
      <w:tr w:rsidR="007E0C8D" w:rsidRPr="007036CE" w14:paraId="4E417F0E" w14:textId="77777777" w:rsidTr="00B0621B">
        <w:tc>
          <w:tcPr>
            <w:tcW w:w="1109" w:type="pct"/>
          </w:tcPr>
          <w:p w14:paraId="176D925D" w14:textId="77777777" w:rsidR="007E0C8D" w:rsidRPr="007036CE" w:rsidRDefault="007E0C8D" w:rsidP="007E0C8D">
            <w:pPr>
              <w:pStyle w:val="GOSTTablenorm"/>
            </w:pPr>
            <w:r w:rsidRPr="007036CE">
              <w:t>Номер_ЛС_плательщика</w:t>
            </w:r>
          </w:p>
        </w:tc>
        <w:tc>
          <w:tcPr>
            <w:tcW w:w="302" w:type="pct"/>
          </w:tcPr>
          <w:p w14:paraId="6194B7C0" w14:textId="77777777" w:rsidR="007E0C8D" w:rsidRPr="007036CE" w:rsidRDefault="007E0C8D" w:rsidP="007E0C8D">
            <w:pPr>
              <w:pStyle w:val="GOSTTablenorm"/>
            </w:pPr>
            <w:r w:rsidRPr="007036CE">
              <w:t>нет</w:t>
            </w:r>
          </w:p>
        </w:tc>
        <w:tc>
          <w:tcPr>
            <w:tcW w:w="1109" w:type="pct"/>
          </w:tcPr>
          <w:p w14:paraId="215A22E9" w14:textId="77777777" w:rsidR="007E0C8D" w:rsidRPr="007036CE" w:rsidRDefault="007E0C8D" w:rsidP="007E0C8D">
            <w:pPr>
              <w:pStyle w:val="GOSTTablenorm"/>
            </w:pPr>
            <w:r w:rsidRPr="007036CE">
              <w:t>Номер лицевого счета плательщика</w:t>
            </w:r>
          </w:p>
        </w:tc>
        <w:tc>
          <w:tcPr>
            <w:tcW w:w="1109" w:type="pct"/>
          </w:tcPr>
          <w:p w14:paraId="19F9F62D" w14:textId="77777777" w:rsidR="007E0C8D" w:rsidRPr="007036CE" w:rsidRDefault="007E0C8D" w:rsidP="007E0C8D">
            <w:pPr>
              <w:pStyle w:val="GOSTTablenorm"/>
            </w:pPr>
            <w:r w:rsidRPr="007036CE">
              <w:t>ZK_MSC_Cstmr_AcntNmbr</w:t>
            </w:r>
          </w:p>
        </w:tc>
        <w:tc>
          <w:tcPr>
            <w:tcW w:w="1371" w:type="pct"/>
          </w:tcPr>
          <w:p w14:paraId="2565D24C" w14:textId="77777777" w:rsidR="007E0C8D" w:rsidRPr="007036CE" w:rsidRDefault="007E0C8D" w:rsidP="007E0C8D">
            <w:pPr>
              <w:pStyle w:val="GOSTTablenorm"/>
            </w:pPr>
          </w:p>
        </w:tc>
      </w:tr>
      <w:tr w:rsidR="007E0C8D" w:rsidRPr="007036CE" w14:paraId="37F1A154" w14:textId="77777777" w:rsidTr="00B0621B">
        <w:tc>
          <w:tcPr>
            <w:tcW w:w="1109" w:type="pct"/>
          </w:tcPr>
          <w:p w14:paraId="41B426EF" w14:textId="77777777" w:rsidR="007E0C8D" w:rsidRPr="007036CE" w:rsidRDefault="007E0C8D" w:rsidP="007E0C8D">
            <w:pPr>
              <w:pStyle w:val="GOSTTablenorm"/>
            </w:pPr>
            <w:r w:rsidRPr="007036CE">
              <w:t>КБК_плательщика</w:t>
            </w:r>
          </w:p>
        </w:tc>
        <w:tc>
          <w:tcPr>
            <w:tcW w:w="302" w:type="pct"/>
          </w:tcPr>
          <w:p w14:paraId="3746796A" w14:textId="77777777" w:rsidR="007E0C8D" w:rsidRPr="007036CE" w:rsidRDefault="007E0C8D" w:rsidP="007E0C8D">
            <w:pPr>
              <w:pStyle w:val="GOSTTablenorm"/>
            </w:pPr>
            <w:r w:rsidRPr="007036CE">
              <w:t>нет</w:t>
            </w:r>
          </w:p>
        </w:tc>
        <w:tc>
          <w:tcPr>
            <w:tcW w:w="1109" w:type="pct"/>
          </w:tcPr>
          <w:p w14:paraId="25ACA223" w14:textId="77777777" w:rsidR="007E0C8D" w:rsidRPr="007036CE" w:rsidRDefault="007E0C8D" w:rsidP="00FA0617">
            <w:pPr>
              <w:pStyle w:val="GOSTTablenorm"/>
            </w:pPr>
            <w:r w:rsidRPr="007036CE">
              <w:t>КБК плательщика</w:t>
            </w:r>
          </w:p>
        </w:tc>
        <w:tc>
          <w:tcPr>
            <w:tcW w:w="1109" w:type="pct"/>
          </w:tcPr>
          <w:p w14:paraId="6AD4EF41" w14:textId="77777777" w:rsidR="007E0C8D" w:rsidRPr="007036CE" w:rsidRDefault="007E0C8D" w:rsidP="007E0C8D">
            <w:pPr>
              <w:pStyle w:val="GOSTTablenorm"/>
            </w:pPr>
            <w:r w:rsidRPr="007036CE">
              <w:t>ZK1_KBKExpns</w:t>
            </w:r>
          </w:p>
        </w:tc>
        <w:tc>
          <w:tcPr>
            <w:tcW w:w="1371" w:type="pct"/>
          </w:tcPr>
          <w:p w14:paraId="05EB88F4" w14:textId="77777777" w:rsidR="007E0C8D" w:rsidRPr="007036CE" w:rsidRDefault="007E0C8D" w:rsidP="007E0C8D">
            <w:pPr>
              <w:pStyle w:val="GOSTTablenorm"/>
            </w:pPr>
          </w:p>
        </w:tc>
      </w:tr>
      <w:tr w:rsidR="007E0C8D" w:rsidRPr="007036CE" w14:paraId="4EA75013" w14:textId="77777777" w:rsidTr="00B0621B">
        <w:tc>
          <w:tcPr>
            <w:tcW w:w="1109" w:type="pct"/>
          </w:tcPr>
          <w:p w14:paraId="4BC6DF31" w14:textId="77777777" w:rsidR="007E0C8D" w:rsidRPr="007036CE" w:rsidRDefault="007E0C8D" w:rsidP="007E0C8D">
            <w:pPr>
              <w:pStyle w:val="GOSTTablenorm"/>
            </w:pPr>
            <w:r w:rsidRPr="007036CE">
              <w:t>Тип_КБК_плательщика</w:t>
            </w:r>
          </w:p>
        </w:tc>
        <w:tc>
          <w:tcPr>
            <w:tcW w:w="302" w:type="pct"/>
          </w:tcPr>
          <w:p w14:paraId="276D462D" w14:textId="77777777" w:rsidR="007E0C8D" w:rsidRPr="007036CE" w:rsidRDefault="004264F2" w:rsidP="007E0C8D">
            <w:pPr>
              <w:pStyle w:val="GOSTTablenorm"/>
            </w:pPr>
            <w:r w:rsidRPr="007036CE">
              <w:t>да</w:t>
            </w:r>
          </w:p>
        </w:tc>
        <w:tc>
          <w:tcPr>
            <w:tcW w:w="1109" w:type="pct"/>
          </w:tcPr>
          <w:p w14:paraId="2629EAFD" w14:textId="77777777" w:rsidR="007E0C8D" w:rsidRPr="007036CE" w:rsidRDefault="007E0C8D" w:rsidP="007E0C8D">
            <w:pPr>
              <w:pStyle w:val="GOSTTablenorm"/>
            </w:pPr>
            <w:r w:rsidRPr="007036CE">
              <w:t>Тип КБК по лицевому счету плательщика</w:t>
            </w:r>
          </w:p>
        </w:tc>
        <w:tc>
          <w:tcPr>
            <w:tcW w:w="1109" w:type="pct"/>
          </w:tcPr>
          <w:p w14:paraId="3128C00E" w14:textId="77777777" w:rsidR="007E0C8D" w:rsidRPr="007036CE" w:rsidRDefault="007E0C8D" w:rsidP="007E0C8D">
            <w:pPr>
              <w:pStyle w:val="GOSTTablenorm"/>
            </w:pPr>
            <w:r w:rsidRPr="007036CE">
              <w:t>ZK1_TpKBKexp</w:t>
            </w:r>
          </w:p>
        </w:tc>
        <w:tc>
          <w:tcPr>
            <w:tcW w:w="1371" w:type="pct"/>
          </w:tcPr>
          <w:p w14:paraId="035CB241" w14:textId="77777777" w:rsidR="000B3056" w:rsidRPr="007036CE" w:rsidRDefault="000B3056" w:rsidP="000B3056">
            <w:pPr>
              <w:pStyle w:val="GOSTTablenorm"/>
            </w:pPr>
            <w:r w:rsidRPr="007036CE">
              <w:t>Если в теге документа «</w:t>
            </w:r>
            <w:r w:rsidRPr="007036CE">
              <w:rPr>
                <w:szCs w:val="22"/>
              </w:rPr>
              <w:t>Costs</w:t>
            </w:r>
            <w:r w:rsidRPr="007036CE">
              <w:t>», то значение «10».</w:t>
            </w:r>
          </w:p>
          <w:p w14:paraId="162F20F0" w14:textId="77777777" w:rsidR="000B3056" w:rsidRPr="007036CE" w:rsidRDefault="000B3056" w:rsidP="000B3056">
            <w:pPr>
              <w:pStyle w:val="GOSTTablenorm"/>
            </w:pPr>
            <w:r w:rsidRPr="007036CE">
              <w:t>Если в теге документа «</w:t>
            </w:r>
            <w:r w:rsidRPr="007036CE">
              <w:rPr>
                <w:szCs w:val="22"/>
              </w:rPr>
              <w:t>LimitedTypeCosts</w:t>
            </w:r>
            <w:r w:rsidRPr="007036CE">
              <w:t>», то значение «11».</w:t>
            </w:r>
          </w:p>
          <w:p w14:paraId="290F48F1" w14:textId="77777777" w:rsidR="000B3056" w:rsidRPr="007036CE" w:rsidRDefault="000B3056" w:rsidP="000B3056">
            <w:pPr>
              <w:pStyle w:val="GOSTTablenorm"/>
            </w:pPr>
            <w:r w:rsidRPr="007036CE">
              <w:t>Если в теге документа «</w:t>
            </w:r>
            <w:r w:rsidRPr="007036CE">
              <w:rPr>
                <w:szCs w:val="22"/>
              </w:rPr>
              <w:t>UnLimitedTypeCosts</w:t>
            </w:r>
            <w:r w:rsidRPr="007036CE">
              <w:t>», то значение «12».</w:t>
            </w:r>
          </w:p>
          <w:p w14:paraId="4A6E1067" w14:textId="77777777" w:rsidR="000B3056" w:rsidRPr="007036CE" w:rsidRDefault="000B3056" w:rsidP="000B3056">
            <w:pPr>
              <w:pStyle w:val="GOSTTablenorm"/>
            </w:pPr>
            <w:r w:rsidRPr="007036CE">
              <w:t>Если в теге документа «</w:t>
            </w:r>
            <w:r w:rsidRPr="007036CE">
              <w:rPr>
                <w:szCs w:val="22"/>
              </w:rPr>
              <w:t>Sources</w:t>
            </w:r>
            <w:r w:rsidRPr="007036CE">
              <w:t>», то значение «30».</w:t>
            </w:r>
          </w:p>
          <w:p w14:paraId="7B782ADD" w14:textId="77777777" w:rsidR="000B3056" w:rsidRPr="007036CE" w:rsidRDefault="000B3056" w:rsidP="000B3056">
            <w:pPr>
              <w:pStyle w:val="GOSTTablenorm"/>
            </w:pPr>
            <w:r w:rsidRPr="007036CE">
              <w:t>Если в теге документа «</w:t>
            </w:r>
            <w:r w:rsidRPr="007036CE">
              <w:rPr>
                <w:szCs w:val="22"/>
              </w:rPr>
              <w:t>IVFDB</w:t>
            </w:r>
            <w:r w:rsidRPr="007036CE">
              <w:t>», то значение «31».</w:t>
            </w:r>
          </w:p>
          <w:p w14:paraId="4C114C42" w14:textId="77777777" w:rsidR="007E0C8D" w:rsidRPr="007036CE" w:rsidRDefault="000B3056" w:rsidP="000B3056">
            <w:pPr>
              <w:pStyle w:val="GOSTTablenorm"/>
            </w:pPr>
            <w:r w:rsidRPr="007036CE">
              <w:t>Если в теге документа «</w:t>
            </w:r>
            <w:r w:rsidRPr="007036CE">
              <w:rPr>
                <w:szCs w:val="22"/>
              </w:rPr>
              <w:t>IVnFDB</w:t>
            </w:r>
            <w:r w:rsidRPr="007036CE">
              <w:t>», то значение «32».</w:t>
            </w:r>
          </w:p>
        </w:tc>
      </w:tr>
      <w:tr w:rsidR="007E0C8D" w:rsidRPr="007036CE" w14:paraId="35EC3A9F" w14:textId="77777777" w:rsidTr="00B0621B">
        <w:tc>
          <w:tcPr>
            <w:tcW w:w="1109" w:type="pct"/>
          </w:tcPr>
          <w:p w14:paraId="03B7C96A" w14:textId="77777777" w:rsidR="007E0C8D" w:rsidRPr="007036CE" w:rsidRDefault="007E0C8D" w:rsidP="007E0C8D">
            <w:pPr>
              <w:pStyle w:val="GOSTTablenorm"/>
            </w:pPr>
            <w:r w:rsidRPr="007036CE">
              <w:t>Учет_БА_ЛБО_ЛС_плательщика</w:t>
            </w:r>
          </w:p>
        </w:tc>
        <w:tc>
          <w:tcPr>
            <w:tcW w:w="302" w:type="pct"/>
          </w:tcPr>
          <w:p w14:paraId="3CB69930" w14:textId="77777777" w:rsidR="007E0C8D" w:rsidRPr="007036CE" w:rsidRDefault="004264F2" w:rsidP="007E0C8D">
            <w:pPr>
              <w:pStyle w:val="GOSTTablenorm"/>
            </w:pPr>
            <w:r w:rsidRPr="007036CE">
              <w:t>да</w:t>
            </w:r>
          </w:p>
        </w:tc>
        <w:tc>
          <w:tcPr>
            <w:tcW w:w="1109" w:type="pct"/>
          </w:tcPr>
          <w:p w14:paraId="441F8A53" w14:textId="77777777" w:rsidR="007E0C8D" w:rsidRPr="007036CE" w:rsidRDefault="007E0C8D" w:rsidP="007E0C8D">
            <w:pPr>
              <w:pStyle w:val="GOSTTablenorm"/>
            </w:pPr>
            <w:r w:rsidRPr="007036CE">
              <w:t>Признак учета БА, ЛБО на ЛС плательщика</w:t>
            </w:r>
          </w:p>
        </w:tc>
        <w:tc>
          <w:tcPr>
            <w:tcW w:w="1109" w:type="pct"/>
          </w:tcPr>
          <w:p w14:paraId="090A5B5C" w14:textId="77777777" w:rsidR="007E0C8D" w:rsidRPr="007036CE" w:rsidRDefault="007E0C8D" w:rsidP="007E0C8D">
            <w:pPr>
              <w:pStyle w:val="GOSTTablenorm"/>
            </w:pPr>
            <w:r w:rsidRPr="007036CE">
              <w:t>StmInfrmtn_SIGN_BaLbo_Snd</w:t>
            </w:r>
          </w:p>
        </w:tc>
        <w:tc>
          <w:tcPr>
            <w:tcW w:w="1371" w:type="pct"/>
          </w:tcPr>
          <w:p w14:paraId="6D5F9DA7" w14:textId="77777777" w:rsidR="0032694C" w:rsidRPr="007036CE" w:rsidRDefault="0032694C" w:rsidP="0032694C">
            <w:pPr>
              <w:pStyle w:val="GOSTTablenorm"/>
            </w:pPr>
            <w:r w:rsidRPr="007036CE">
              <w:t>Если в теге документа «true», то значение «1».</w:t>
            </w:r>
          </w:p>
          <w:p w14:paraId="08300994" w14:textId="77777777" w:rsidR="007E0C8D" w:rsidRPr="007036CE" w:rsidRDefault="0032694C" w:rsidP="0032694C">
            <w:pPr>
              <w:pStyle w:val="GOSTTablenorm"/>
            </w:pPr>
            <w:r w:rsidRPr="007036CE">
              <w:t xml:space="preserve">Если в теге документа «false», то значение </w:t>
            </w:r>
            <w:r w:rsidRPr="007036CE">
              <w:lastRenderedPageBreak/>
              <w:t>«0».</w:t>
            </w:r>
          </w:p>
        </w:tc>
      </w:tr>
      <w:tr w:rsidR="007E0C8D" w:rsidRPr="007036CE" w14:paraId="73C9ED50" w14:textId="77777777" w:rsidTr="00B0621B">
        <w:tc>
          <w:tcPr>
            <w:tcW w:w="1109" w:type="pct"/>
          </w:tcPr>
          <w:p w14:paraId="4291C705" w14:textId="77777777" w:rsidR="007E0C8D" w:rsidRPr="007036CE" w:rsidRDefault="007E0C8D" w:rsidP="007E0C8D">
            <w:pPr>
              <w:pStyle w:val="GOSTTablenorm"/>
            </w:pPr>
            <w:r w:rsidRPr="007036CE">
              <w:lastRenderedPageBreak/>
              <w:t>Учет_ПОФР_ЛС_плательщика</w:t>
            </w:r>
          </w:p>
        </w:tc>
        <w:tc>
          <w:tcPr>
            <w:tcW w:w="302" w:type="pct"/>
          </w:tcPr>
          <w:p w14:paraId="6D8CDBD0" w14:textId="77777777" w:rsidR="007E0C8D" w:rsidRPr="007036CE" w:rsidRDefault="004264F2" w:rsidP="007E0C8D">
            <w:pPr>
              <w:pStyle w:val="GOSTTablenorm"/>
            </w:pPr>
            <w:r w:rsidRPr="007036CE">
              <w:t>да</w:t>
            </w:r>
          </w:p>
        </w:tc>
        <w:tc>
          <w:tcPr>
            <w:tcW w:w="1109" w:type="pct"/>
          </w:tcPr>
          <w:p w14:paraId="4FD9A1F7" w14:textId="77777777" w:rsidR="007E0C8D" w:rsidRPr="007036CE" w:rsidRDefault="007E0C8D" w:rsidP="007E0C8D">
            <w:pPr>
              <w:pStyle w:val="GOSTTablenorm"/>
            </w:pPr>
            <w:r w:rsidRPr="007036CE">
              <w:t>Признак учета ПОФР на ЛС плательщика</w:t>
            </w:r>
          </w:p>
        </w:tc>
        <w:tc>
          <w:tcPr>
            <w:tcW w:w="1109" w:type="pct"/>
          </w:tcPr>
          <w:p w14:paraId="6B274DAE" w14:textId="77777777" w:rsidR="007E0C8D" w:rsidRPr="007036CE" w:rsidRDefault="007E0C8D" w:rsidP="007E0C8D">
            <w:pPr>
              <w:pStyle w:val="GOSTTablenorm"/>
            </w:pPr>
            <w:r w:rsidRPr="007036CE">
              <w:t>StmInfrmtn_SIGN_POFR_Snd</w:t>
            </w:r>
          </w:p>
        </w:tc>
        <w:tc>
          <w:tcPr>
            <w:tcW w:w="1371" w:type="pct"/>
          </w:tcPr>
          <w:p w14:paraId="5DDBFAF4" w14:textId="77777777" w:rsidR="0032694C" w:rsidRPr="007036CE" w:rsidRDefault="0032694C" w:rsidP="0032694C">
            <w:pPr>
              <w:pStyle w:val="GOSTTablenorm"/>
            </w:pPr>
            <w:r w:rsidRPr="007036CE">
              <w:t>Если в теге документа «true», то значение «1».</w:t>
            </w:r>
          </w:p>
          <w:p w14:paraId="5B374E76" w14:textId="77777777" w:rsidR="007E0C8D" w:rsidRPr="007036CE" w:rsidRDefault="0032694C" w:rsidP="0032694C">
            <w:pPr>
              <w:pStyle w:val="GOSTTablenorm"/>
            </w:pPr>
            <w:r w:rsidRPr="007036CE">
              <w:t>Если в теге документа «false», то значение «0».</w:t>
            </w:r>
          </w:p>
        </w:tc>
      </w:tr>
      <w:tr w:rsidR="007E0C8D" w:rsidRPr="007036CE" w14:paraId="36F50D69" w14:textId="77777777" w:rsidTr="00B0621B">
        <w:tc>
          <w:tcPr>
            <w:tcW w:w="1109" w:type="pct"/>
          </w:tcPr>
          <w:p w14:paraId="24A21E36" w14:textId="77777777" w:rsidR="007E0C8D" w:rsidRPr="007036CE" w:rsidRDefault="007E0C8D" w:rsidP="007E0C8D">
            <w:pPr>
              <w:pStyle w:val="GOSTTablenorm"/>
            </w:pPr>
            <w:r w:rsidRPr="007036CE">
              <w:t>Период_действия_ПОФР</w:t>
            </w:r>
          </w:p>
        </w:tc>
        <w:tc>
          <w:tcPr>
            <w:tcW w:w="302" w:type="pct"/>
          </w:tcPr>
          <w:p w14:paraId="7A6DB2BD" w14:textId="77777777" w:rsidR="007E0C8D" w:rsidRPr="007036CE" w:rsidRDefault="007E0C8D" w:rsidP="007E0C8D">
            <w:pPr>
              <w:pStyle w:val="GOSTTablenorm"/>
            </w:pPr>
            <w:r w:rsidRPr="007036CE">
              <w:t>нет</w:t>
            </w:r>
          </w:p>
        </w:tc>
        <w:tc>
          <w:tcPr>
            <w:tcW w:w="1109" w:type="pct"/>
          </w:tcPr>
          <w:p w14:paraId="5D6EF48B" w14:textId="77777777" w:rsidR="007E0C8D" w:rsidRPr="007036CE" w:rsidRDefault="007E0C8D" w:rsidP="007E0C8D">
            <w:pPr>
              <w:pStyle w:val="GOSTTablenorm"/>
            </w:pPr>
            <w:r w:rsidRPr="007036CE">
              <w:t>Период действия ПОФР</w:t>
            </w:r>
          </w:p>
        </w:tc>
        <w:tc>
          <w:tcPr>
            <w:tcW w:w="1109" w:type="pct"/>
          </w:tcPr>
          <w:p w14:paraId="04A86A51" w14:textId="77777777" w:rsidR="007E0C8D" w:rsidRPr="007036CE" w:rsidRDefault="007E0C8D" w:rsidP="007E0C8D">
            <w:pPr>
              <w:pStyle w:val="GOSTTablenorm"/>
            </w:pPr>
            <w:r w:rsidRPr="007036CE">
              <w:t>StmInfrmtn_ValidityPOFR</w:t>
            </w:r>
          </w:p>
        </w:tc>
        <w:tc>
          <w:tcPr>
            <w:tcW w:w="1371" w:type="pct"/>
          </w:tcPr>
          <w:p w14:paraId="4C035588" w14:textId="77777777" w:rsidR="007E0C8D" w:rsidRPr="007036CE" w:rsidRDefault="007E0C8D" w:rsidP="007E0C8D">
            <w:pPr>
              <w:pStyle w:val="GOSTTablenorm"/>
            </w:pPr>
          </w:p>
        </w:tc>
      </w:tr>
      <w:tr w:rsidR="007E0C8D" w:rsidRPr="007036CE" w14:paraId="50F715E8" w14:textId="77777777" w:rsidTr="00B0621B">
        <w:tc>
          <w:tcPr>
            <w:tcW w:w="1109" w:type="pct"/>
          </w:tcPr>
          <w:p w14:paraId="7210482A" w14:textId="77777777" w:rsidR="007E0C8D" w:rsidRPr="007036CE" w:rsidRDefault="007E0C8D" w:rsidP="007E0C8D">
            <w:pPr>
              <w:pStyle w:val="GOSTTablenorm"/>
            </w:pPr>
            <w:r w:rsidRPr="007036CE">
              <w:t>КБК_ПОФР_плательщика</w:t>
            </w:r>
          </w:p>
        </w:tc>
        <w:tc>
          <w:tcPr>
            <w:tcW w:w="302" w:type="pct"/>
          </w:tcPr>
          <w:p w14:paraId="75AD56FC" w14:textId="77777777" w:rsidR="007E0C8D" w:rsidRPr="007036CE" w:rsidRDefault="007E0C8D" w:rsidP="007E0C8D">
            <w:pPr>
              <w:pStyle w:val="GOSTTablenorm"/>
            </w:pPr>
            <w:r w:rsidRPr="007036CE">
              <w:t>нет</w:t>
            </w:r>
          </w:p>
        </w:tc>
        <w:tc>
          <w:tcPr>
            <w:tcW w:w="1109" w:type="pct"/>
          </w:tcPr>
          <w:p w14:paraId="15EEF8C3" w14:textId="77777777" w:rsidR="007E0C8D" w:rsidRPr="007036CE" w:rsidRDefault="007E0C8D" w:rsidP="007E0C8D">
            <w:pPr>
              <w:pStyle w:val="GOSTTablenorm"/>
            </w:pPr>
            <w:r w:rsidRPr="007036CE">
              <w:t>КБК для ПОФР плательщика</w:t>
            </w:r>
          </w:p>
        </w:tc>
        <w:tc>
          <w:tcPr>
            <w:tcW w:w="1109" w:type="pct"/>
          </w:tcPr>
          <w:p w14:paraId="0BCA0405" w14:textId="77777777" w:rsidR="007E0C8D" w:rsidRPr="007036CE" w:rsidRDefault="007E0C8D" w:rsidP="007E0C8D">
            <w:pPr>
              <w:pStyle w:val="GOSTTablenorm"/>
            </w:pPr>
            <w:r w:rsidRPr="007036CE">
              <w:t>StmInfrmtn_KBKCtrlBalancePOFRPay</w:t>
            </w:r>
          </w:p>
        </w:tc>
        <w:tc>
          <w:tcPr>
            <w:tcW w:w="1371" w:type="pct"/>
          </w:tcPr>
          <w:p w14:paraId="6008E99D" w14:textId="77777777" w:rsidR="007E0C8D" w:rsidRPr="007036CE" w:rsidRDefault="007E0C8D" w:rsidP="007E0C8D">
            <w:pPr>
              <w:pStyle w:val="GOSTTablenorm"/>
            </w:pPr>
          </w:p>
        </w:tc>
      </w:tr>
      <w:tr w:rsidR="007E0C8D" w:rsidRPr="007036CE" w14:paraId="397147A4" w14:textId="77777777" w:rsidTr="00B0621B">
        <w:tc>
          <w:tcPr>
            <w:tcW w:w="1109" w:type="pct"/>
          </w:tcPr>
          <w:p w14:paraId="3210585F" w14:textId="77777777" w:rsidR="007E0C8D" w:rsidRPr="007036CE" w:rsidRDefault="007E0C8D" w:rsidP="007E0C8D">
            <w:pPr>
              <w:pStyle w:val="GOSTTablenorm"/>
            </w:pPr>
            <w:r w:rsidRPr="007036CE">
              <w:t>Номер_строки</w:t>
            </w:r>
          </w:p>
        </w:tc>
        <w:tc>
          <w:tcPr>
            <w:tcW w:w="302" w:type="pct"/>
          </w:tcPr>
          <w:p w14:paraId="381B0E5A" w14:textId="77777777" w:rsidR="007E0C8D" w:rsidRPr="007036CE" w:rsidRDefault="007E0C8D" w:rsidP="007E0C8D">
            <w:pPr>
              <w:pStyle w:val="GOSTTablenorm"/>
            </w:pPr>
            <w:r w:rsidRPr="007036CE">
              <w:t>нет</w:t>
            </w:r>
          </w:p>
        </w:tc>
        <w:tc>
          <w:tcPr>
            <w:tcW w:w="1109" w:type="pct"/>
          </w:tcPr>
          <w:p w14:paraId="0102645F" w14:textId="77777777" w:rsidR="007E0C8D" w:rsidRPr="007036CE" w:rsidRDefault="007E0C8D" w:rsidP="007E0C8D">
            <w:pPr>
              <w:pStyle w:val="GOSTTablenorm"/>
            </w:pPr>
            <w:r w:rsidRPr="007036CE">
              <w:t>Номер строки</w:t>
            </w:r>
          </w:p>
        </w:tc>
        <w:tc>
          <w:tcPr>
            <w:tcW w:w="1109" w:type="pct"/>
          </w:tcPr>
          <w:p w14:paraId="53D14389" w14:textId="77777777" w:rsidR="007E0C8D" w:rsidRPr="007036CE" w:rsidRDefault="007E0C8D" w:rsidP="007E0C8D">
            <w:pPr>
              <w:pStyle w:val="GOSTTablenorm"/>
            </w:pPr>
            <w:r w:rsidRPr="007036CE">
              <w:t>ZK2:RcrdNm</w:t>
            </w:r>
          </w:p>
        </w:tc>
        <w:tc>
          <w:tcPr>
            <w:tcW w:w="1371" w:type="pct"/>
          </w:tcPr>
          <w:p w14:paraId="1E18D35D" w14:textId="77777777" w:rsidR="007E0C8D" w:rsidRPr="007036CE" w:rsidRDefault="007E0C8D" w:rsidP="007E0C8D">
            <w:pPr>
              <w:pStyle w:val="GOSTTablenorm"/>
            </w:pPr>
          </w:p>
        </w:tc>
      </w:tr>
      <w:tr w:rsidR="007E0C8D" w:rsidRPr="007036CE" w14:paraId="1F814D98" w14:textId="77777777" w:rsidTr="00B0621B">
        <w:tc>
          <w:tcPr>
            <w:tcW w:w="1109" w:type="pct"/>
          </w:tcPr>
          <w:p w14:paraId="49D6228A" w14:textId="77777777" w:rsidR="007E0C8D" w:rsidRPr="007036CE" w:rsidRDefault="007E0C8D" w:rsidP="007E0C8D">
            <w:pPr>
              <w:pStyle w:val="GOSTTablenorm"/>
            </w:pPr>
            <w:r w:rsidRPr="007036CE">
              <w:t>Код_цели_плательщика</w:t>
            </w:r>
          </w:p>
        </w:tc>
        <w:tc>
          <w:tcPr>
            <w:tcW w:w="302" w:type="pct"/>
          </w:tcPr>
          <w:p w14:paraId="36F7D84F" w14:textId="77777777" w:rsidR="007E0C8D" w:rsidRPr="007036CE" w:rsidRDefault="007E0C8D" w:rsidP="007E0C8D">
            <w:pPr>
              <w:pStyle w:val="GOSTTablenorm"/>
            </w:pPr>
            <w:r w:rsidRPr="007036CE">
              <w:t>да</w:t>
            </w:r>
          </w:p>
        </w:tc>
        <w:tc>
          <w:tcPr>
            <w:tcW w:w="1109" w:type="pct"/>
          </w:tcPr>
          <w:p w14:paraId="5D320FCF" w14:textId="77777777" w:rsidR="007E0C8D" w:rsidRPr="007036CE" w:rsidRDefault="007E0C8D" w:rsidP="007E0C8D">
            <w:pPr>
              <w:pStyle w:val="GOSTTablenorm"/>
            </w:pPr>
            <w:r w:rsidRPr="007036CE">
              <w:t>Код цели (аналитический код) плательщика (по строке документа)</w:t>
            </w:r>
          </w:p>
        </w:tc>
        <w:tc>
          <w:tcPr>
            <w:tcW w:w="1109" w:type="pct"/>
          </w:tcPr>
          <w:p w14:paraId="6495727B" w14:textId="77777777" w:rsidR="007E0C8D" w:rsidRPr="007036CE" w:rsidRDefault="007E0C8D" w:rsidP="007E0C8D">
            <w:pPr>
              <w:pStyle w:val="GOSTTablenorm"/>
              <w:rPr>
                <w:rFonts w:eastAsiaTheme="minorEastAsia"/>
              </w:rPr>
            </w:pPr>
            <w:r w:rsidRPr="007036CE">
              <w:t>ZK2:TrgtCdPr</w:t>
            </w:r>
          </w:p>
          <w:p w14:paraId="5455C34E" w14:textId="77777777" w:rsidR="007E0C8D" w:rsidRPr="007036CE" w:rsidRDefault="007E0C8D" w:rsidP="007E0C8D">
            <w:pPr>
              <w:pStyle w:val="GOSTTablenorm"/>
            </w:pPr>
            <w:r w:rsidRPr="007036CE">
              <w:t>ZK1_TrgtCdPr</w:t>
            </w:r>
          </w:p>
        </w:tc>
        <w:tc>
          <w:tcPr>
            <w:tcW w:w="1371" w:type="pct"/>
          </w:tcPr>
          <w:p w14:paraId="79327361" w14:textId="77777777" w:rsidR="007E0C8D" w:rsidRPr="007036CE" w:rsidRDefault="007E0C8D" w:rsidP="007E0C8D">
            <w:pPr>
              <w:pStyle w:val="GOSTTablenorm"/>
            </w:pPr>
            <w:r w:rsidRPr="007036CE">
              <w:t>В случае если по строкам документа реквизит ZK2:TrgtCdPr отсутствует, атрибут Код_цели_плательщика берется из реквизита ZK1_TrgtCdPr. Ситуация, когда в документе присутствуют оба реквизита исключена</w:t>
            </w:r>
          </w:p>
        </w:tc>
      </w:tr>
      <w:tr w:rsidR="007E0C8D" w:rsidRPr="007036CE" w14:paraId="2AD67052" w14:textId="77777777" w:rsidTr="00B0621B">
        <w:tc>
          <w:tcPr>
            <w:tcW w:w="1109" w:type="pct"/>
          </w:tcPr>
          <w:p w14:paraId="3E8A95B6" w14:textId="77777777" w:rsidR="007E0C8D" w:rsidRPr="007036CE" w:rsidRDefault="007E0C8D" w:rsidP="007E0C8D">
            <w:pPr>
              <w:pStyle w:val="GOSTTablenorm"/>
            </w:pPr>
            <w:r w:rsidRPr="007036CE">
              <w:t>Сумма_валюта_операции</w:t>
            </w:r>
          </w:p>
        </w:tc>
        <w:tc>
          <w:tcPr>
            <w:tcW w:w="302" w:type="pct"/>
          </w:tcPr>
          <w:p w14:paraId="659E4A9F" w14:textId="77777777" w:rsidR="007E0C8D" w:rsidRPr="007036CE" w:rsidRDefault="007E0C8D" w:rsidP="007E0C8D">
            <w:pPr>
              <w:pStyle w:val="GOSTTablenorm"/>
            </w:pPr>
            <w:r w:rsidRPr="007036CE">
              <w:t>да</w:t>
            </w:r>
          </w:p>
        </w:tc>
        <w:tc>
          <w:tcPr>
            <w:tcW w:w="1109" w:type="pct"/>
          </w:tcPr>
          <w:p w14:paraId="04A197FF" w14:textId="77777777" w:rsidR="007E0C8D" w:rsidRPr="007036CE" w:rsidRDefault="007E0C8D" w:rsidP="007E0C8D">
            <w:pPr>
              <w:pStyle w:val="GOSTTablenorm"/>
            </w:pPr>
            <w:r w:rsidRPr="007036CE">
              <w:t>Сумма в валюте заявки (по строке документа)</w:t>
            </w:r>
          </w:p>
        </w:tc>
        <w:tc>
          <w:tcPr>
            <w:tcW w:w="1109" w:type="pct"/>
          </w:tcPr>
          <w:p w14:paraId="4650CA22" w14:textId="77777777" w:rsidR="007E0C8D" w:rsidRPr="007036CE" w:rsidRDefault="007E0C8D" w:rsidP="007E0C8D">
            <w:pPr>
              <w:pStyle w:val="GOSTTablenorm"/>
            </w:pPr>
            <w:r w:rsidRPr="007036CE">
              <w:t>ZK2:Smm</w:t>
            </w:r>
          </w:p>
        </w:tc>
        <w:tc>
          <w:tcPr>
            <w:tcW w:w="1371" w:type="pct"/>
          </w:tcPr>
          <w:p w14:paraId="2467528B" w14:textId="5A186B4D" w:rsidR="007E0C8D" w:rsidRPr="007036CE" w:rsidRDefault="007E0C8D" w:rsidP="007E0C8D">
            <w:pPr>
              <w:pStyle w:val="GOSTTablenorm"/>
            </w:pPr>
            <w:r w:rsidRPr="007036CE">
              <w:t xml:space="preserve">Сумма передается в единицах валюты с точностью 2 знака после запятой </w:t>
            </w:r>
            <w:r w:rsidR="00E74FA5" w:rsidRPr="007036CE">
              <w:t>–</w:t>
            </w:r>
            <w:r w:rsidRPr="007036CE">
              <w:t xml:space="preserve"> необходимо конвертировать в минимальные единицы валюты (для данного типа документов умножить на 100)</w:t>
            </w:r>
          </w:p>
        </w:tc>
      </w:tr>
      <w:tr w:rsidR="007E0C8D" w:rsidRPr="007036CE" w14:paraId="3E24F886" w14:textId="77777777" w:rsidTr="00B0621B">
        <w:tc>
          <w:tcPr>
            <w:tcW w:w="1109" w:type="pct"/>
          </w:tcPr>
          <w:p w14:paraId="7F9FBAC0" w14:textId="77777777" w:rsidR="007E0C8D" w:rsidRPr="007036CE" w:rsidRDefault="007E0C8D" w:rsidP="007E0C8D">
            <w:pPr>
              <w:pStyle w:val="GOSTTablenorm"/>
            </w:pPr>
            <w:r w:rsidRPr="007036CE">
              <w:t>Сумма_валюта_учета_руб</w:t>
            </w:r>
          </w:p>
        </w:tc>
        <w:tc>
          <w:tcPr>
            <w:tcW w:w="302" w:type="pct"/>
          </w:tcPr>
          <w:p w14:paraId="2DCC4419" w14:textId="77777777" w:rsidR="007E0C8D" w:rsidRPr="007036CE" w:rsidRDefault="007E0C8D" w:rsidP="007E0C8D">
            <w:pPr>
              <w:pStyle w:val="GOSTTablenorm"/>
            </w:pPr>
            <w:r w:rsidRPr="007036CE">
              <w:t>да</w:t>
            </w:r>
          </w:p>
        </w:tc>
        <w:tc>
          <w:tcPr>
            <w:tcW w:w="1109" w:type="pct"/>
          </w:tcPr>
          <w:p w14:paraId="105D3FBD" w14:textId="77777777" w:rsidR="007E0C8D" w:rsidRPr="007036CE" w:rsidRDefault="007E0C8D" w:rsidP="007E0C8D">
            <w:pPr>
              <w:pStyle w:val="GOSTTablenorm"/>
            </w:pPr>
            <w:r w:rsidRPr="007036CE">
              <w:t>Сумма в валюте учета (руб) (по строке документа)</w:t>
            </w:r>
          </w:p>
        </w:tc>
        <w:tc>
          <w:tcPr>
            <w:tcW w:w="1109" w:type="pct"/>
          </w:tcPr>
          <w:p w14:paraId="6462E22A" w14:textId="77777777" w:rsidR="007E0C8D" w:rsidRPr="007036CE" w:rsidRDefault="007E0C8D" w:rsidP="007E0C8D">
            <w:pPr>
              <w:pStyle w:val="GOSTTablenorm"/>
            </w:pPr>
            <w:r w:rsidRPr="007036CE">
              <w:t>ZK2:Smm</w:t>
            </w:r>
          </w:p>
        </w:tc>
        <w:tc>
          <w:tcPr>
            <w:tcW w:w="1371" w:type="pct"/>
          </w:tcPr>
          <w:p w14:paraId="408B616A" w14:textId="77777777" w:rsidR="007E0C8D" w:rsidRPr="007036CE" w:rsidRDefault="007E0C8D" w:rsidP="007E0C8D">
            <w:pPr>
              <w:pStyle w:val="GOSTTablenorm"/>
            </w:pPr>
            <w:r w:rsidRPr="007036CE">
              <w:t>Для данного типа документов Сумма_валюта_учета_руб = Сумма_валюта_операции</w:t>
            </w:r>
          </w:p>
        </w:tc>
      </w:tr>
      <w:tr w:rsidR="007E0C8D" w:rsidRPr="007036CE" w14:paraId="63A9B9FF" w14:textId="77777777" w:rsidTr="00B0621B">
        <w:tc>
          <w:tcPr>
            <w:tcW w:w="1109" w:type="pct"/>
          </w:tcPr>
          <w:p w14:paraId="2B5EFE6E" w14:textId="77777777" w:rsidR="007E0C8D" w:rsidRPr="007036CE" w:rsidRDefault="007E0C8D" w:rsidP="007E0C8D">
            <w:pPr>
              <w:pStyle w:val="GOSTTablenorm"/>
            </w:pPr>
            <w:r w:rsidRPr="007036CE">
              <w:t>Признак_проведения_по_банку</w:t>
            </w:r>
          </w:p>
        </w:tc>
        <w:tc>
          <w:tcPr>
            <w:tcW w:w="302" w:type="pct"/>
          </w:tcPr>
          <w:p w14:paraId="76537BF4" w14:textId="77777777" w:rsidR="007E0C8D" w:rsidRPr="007036CE" w:rsidRDefault="007E0C8D" w:rsidP="007E0C8D">
            <w:pPr>
              <w:pStyle w:val="GOSTTablenorm"/>
            </w:pPr>
            <w:r w:rsidRPr="007036CE">
              <w:t>нет</w:t>
            </w:r>
          </w:p>
        </w:tc>
        <w:tc>
          <w:tcPr>
            <w:tcW w:w="1109" w:type="pct"/>
          </w:tcPr>
          <w:p w14:paraId="7BC7301B" w14:textId="77777777" w:rsidR="007E0C8D" w:rsidRPr="007036CE" w:rsidRDefault="007E0C8D" w:rsidP="007E0C8D">
            <w:pPr>
              <w:pStyle w:val="GOSTTablenorm"/>
            </w:pPr>
            <w:r w:rsidRPr="007036CE">
              <w:t>Признак исполнения расчетного документа (по строке документа)</w:t>
            </w:r>
          </w:p>
        </w:tc>
        <w:tc>
          <w:tcPr>
            <w:tcW w:w="1109" w:type="pct"/>
          </w:tcPr>
          <w:p w14:paraId="238D6E60" w14:textId="77777777" w:rsidR="007E0C8D" w:rsidRPr="007036CE" w:rsidRDefault="007E0C8D" w:rsidP="007E0C8D">
            <w:pPr>
              <w:pStyle w:val="GOSTTablenorm"/>
            </w:pPr>
            <w:r w:rsidRPr="007036CE">
              <w:t>ZK2:SIGN_PA_EXEC</w:t>
            </w:r>
          </w:p>
        </w:tc>
        <w:tc>
          <w:tcPr>
            <w:tcW w:w="1371" w:type="pct"/>
          </w:tcPr>
          <w:p w14:paraId="03D02861" w14:textId="77777777" w:rsidR="007E0C8D" w:rsidRPr="007036CE" w:rsidRDefault="007E0C8D" w:rsidP="007E0C8D">
            <w:pPr>
              <w:pStyle w:val="GOSTTablenorm"/>
            </w:pPr>
          </w:p>
        </w:tc>
      </w:tr>
    </w:tbl>
    <w:p w14:paraId="015164A6" w14:textId="79B40DAD" w:rsidR="00D42D0B" w:rsidRPr="007036CE" w:rsidRDefault="004E3625" w:rsidP="00CC7251">
      <w:pPr>
        <w:pStyle w:val="GOSTNameTable"/>
      </w:pPr>
      <w:r w:rsidRPr="007036CE">
        <w:rPr>
          <w:noProof/>
        </w:rPr>
        <w:lastRenderedPageBreak/>
        <w:fldChar w:fldCharType="begin"/>
      </w:r>
      <w:r w:rsidRPr="007036CE">
        <w:rPr>
          <w:noProof/>
        </w:rPr>
        <w:instrText xml:space="preserve"> SEQ Таблица \* ARABIC </w:instrText>
      </w:r>
      <w:r w:rsidRPr="007036CE">
        <w:rPr>
          <w:noProof/>
        </w:rPr>
        <w:fldChar w:fldCharType="separate"/>
      </w:r>
      <w:bookmarkStart w:id="9961" w:name="_Toc222928028"/>
      <w:r w:rsidR="00BD74E1">
        <w:rPr>
          <w:noProof/>
        </w:rPr>
        <w:t>55</w:t>
      </w:r>
      <w:r w:rsidRPr="007036CE">
        <w:rPr>
          <w:noProof/>
        </w:rPr>
        <w:fldChar w:fldCharType="end"/>
      </w:r>
      <w:r w:rsidR="00D42D0B" w:rsidRPr="007036CE">
        <w:t xml:space="preserve"> </w:t>
      </w:r>
      <w:r w:rsidR="00CC2920" w:rsidRPr="007036CE">
        <w:t>–</w:t>
      </w:r>
      <w:r w:rsidR="00D42D0B" w:rsidRPr="007036CE">
        <w:t xml:space="preserve"> Перечень атрибутов, соответствующих типу документа «Заявление на выдачу (перевод, отзыв) </w:t>
      </w:r>
      <w:r w:rsidR="009A6C7B" w:rsidRPr="007036CE">
        <w:t>К</w:t>
      </w:r>
      <w:r w:rsidR="00D42D0B" w:rsidRPr="007036CE">
        <w:t xml:space="preserve">азначейского </w:t>
      </w:r>
      <w:r w:rsidR="009A6C7B" w:rsidRPr="007036CE">
        <w:t>обеспечения обязательств</w:t>
      </w:r>
      <w:r w:rsidR="00D42D0B" w:rsidRPr="007036CE">
        <w:t>» (ф. 0506108) MSC_STATEKZA_0506108</w:t>
      </w:r>
      <w:bookmarkEnd w:id="9961"/>
    </w:p>
    <w:tbl>
      <w:tblPr>
        <w:tblStyle w:val="GOSTTable"/>
        <w:tblW w:w="5000" w:type="pct"/>
        <w:tblLayout w:type="fixed"/>
        <w:tblLook w:val="07E0" w:firstRow="1" w:lastRow="1" w:firstColumn="1" w:lastColumn="1" w:noHBand="1" w:noVBand="1"/>
      </w:tblPr>
      <w:tblGrid>
        <w:gridCol w:w="3493"/>
        <w:gridCol w:w="949"/>
        <w:gridCol w:w="3492"/>
        <w:gridCol w:w="3492"/>
        <w:gridCol w:w="4334"/>
      </w:tblGrid>
      <w:tr w:rsidR="00A97283" w:rsidRPr="007036CE" w14:paraId="2A6F1398" w14:textId="77777777" w:rsidTr="00B0621B">
        <w:trPr>
          <w:cnfStyle w:val="100000000000" w:firstRow="1" w:lastRow="0" w:firstColumn="0" w:lastColumn="0" w:oddVBand="0" w:evenVBand="0" w:oddHBand="0" w:evenHBand="0" w:firstRowFirstColumn="0" w:firstRowLastColumn="0" w:lastRowFirstColumn="0" w:lastRowLastColumn="0"/>
        </w:trPr>
        <w:tc>
          <w:tcPr>
            <w:tcW w:w="1108" w:type="pct"/>
            <w:hideMark/>
          </w:tcPr>
          <w:p w14:paraId="2A8EF532" w14:textId="77777777" w:rsidR="0002783A" w:rsidRPr="007036CE" w:rsidRDefault="0002783A" w:rsidP="00C6777A">
            <w:pPr>
              <w:pStyle w:val="GOSTTableHead"/>
              <w:rPr>
                <w:szCs w:val="22"/>
              </w:rPr>
            </w:pPr>
            <w:r w:rsidRPr="007036CE">
              <w:rPr>
                <w:szCs w:val="22"/>
              </w:rPr>
              <w:t>Наименование атрибута</w:t>
            </w:r>
          </w:p>
        </w:tc>
        <w:tc>
          <w:tcPr>
            <w:tcW w:w="301" w:type="pct"/>
            <w:hideMark/>
          </w:tcPr>
          <w:p w14:paraId="49613E2E" w14:textId="77777777" w:rsidR="0002783A" w:rsidRPr="007036CE" w:rsidRDefault="0002783A" w:rsidP="00C6777A">
            <w:pPr>
              <w:pStyle w:val="GOSTTableHead"/>
              <w:rPr>
                <w:szCs w:val="22"/>
              </w:rPr>
            </w:pPr>
            <w:r w:rsidRPr="007036CE">
              <w:rPr>
                <w:szCs w:val="22"/>
              </w:rPr>
              <w:t>Вычисляемый атрибут</w:t>
            </w:r>
          </w:p>
        </w:tc>
        <w:tc>
          <w:tcPr>
            <w:tcW w:w="1108" w:type="pct"/>
            <w:hideMark/>
          </w:tcPr>
          <w:p w14:paraId="329B46D6" w14:textId="77777777" w:rsidR="0002783A" w:rsidRPr="007036CE" w:rsidRDefault="0002783A" w:rsidP="00C6777A">
            <w:pPr>
              <w:pStyle w:val="GOSTTableHead"/>
              <w:rPr>
                <w:szCs w:val="22"/>
              </w:rPr>
            </w:pPr>
            <w:r w:rsidRPr="007036CE">
              <w:rPr>
                <w:szCs w:val="22"/>
              </w:rPr>
              <w:t>Описание атрибута</w:t>
            </w:r>
          </w:p>
        </w:tc>
        <w:tc>
          <w:tcPr>
            <w:tcW w:w="1108" w:type="pct"/>
            <w:hideMark/>
          </w:tcPr>
          <w:p w14:paraId="09F952EB" w14:textId="77777777" w:rsidR="0002783A" w:rsidRPr="007036CE" w:rsidRDefault="0002783A" w:rsidP="00C6777A">
            <w:pPr>
              <w:pStyle w:val="GOSTTableHead"/>
              <w:rPr>
                <w:szCs w:val="22"/>
              </w:rPr>
            </w:pPr>
            <w:r w:rsidRPr="007036CE">
              <w:rPr>
                <w:szCs w:val="22"/>
              </w:rPr>
              <w:t>Реквизит документа (наименование тега)</w:t>
            </w:r>
          </w:p>
        </w:tc>
        <w:tc>
          <w:tcPr>
            <w:tcW w:w="1375" w:type="pct"/>
            <w:hideMark/>
          </w:tcPr>
          <w:p w14:paraId="3CEEA650" w14:textId="77777777" w:rsidR="0002783A" w:rsidRPr="007036CE" w:rsidRDefault="0002783A" w:rsidP="00C6777A">
            <w:pPr>
              <w:pStyle w:val="GOSTTableHead"/>
              <w:rPr>
                <w:szCs w:val="22"/>
              </w:rPr>
            </w:pPr>
            <w:r w:rsidRPr="007036CE">
              <w:rPr>
                <w:szCs w:val="22"/>
              </w:rPr>
              <w:t>Алгоритм вычисления</w:t>
            </w:r>
          </w:p>
        </w:tc>
      </w:tr>
      <w:tr w:rsidR="00A97283" w:rsidRPr="007036CE" w14:paraId="0D63EB90" w14:textId="77777777" w:rsidTr="00B0621B">
        <w:tc>
          <w:tcPr>
            <w:tcW w:w="1108" w:type="pct"/>
          </w:tcPr>
          <w:p w14:paraId="024F8178" w14:textId="77777777" w:rsidR="0002783A" w:rsidRPr="007036CE" w:rsidRDefault="0002783A" w:rsidP="0041658B">
            <w:pPr>
              <w:pStyle w:val="GOSTTablenorm"/>
            </w:pPr>
            <w:r w:rsidRPr="007036CE">
              <w:t>Номер_документа</w:t>
            </w:r>
            <w:r w:rsidR="00250D54" w:rsidRPr="007036CE">
              <w:t>*</w:t>
            </w:r>
          </w:p>
        </w:tc>
        <w:tc>
          <w:tcPr>
            <w:tcW w:w="301" w:type="pct"/>
          </w:tcPr>
          <w:p w14:paraId="3F268481" w14:textId="77777777" w:rsidR="0002783A" w:rsidRPr="007036CE" w:rsidRDefault="0002783A">
            <w:pPr>
              <w:pStyle w:val="GOSTTablenorm"/>
            </w:pPr>
            <w:r w:rsidRPr="007036CE">
              <w:t>нет</w:t>
            </w:r>
          </w:p>
        </w:tc>
        <w:tc>
          <w:tcPr>
            <w:tcW w:w="1108" w:type="pct"/>
          </w:tcPr>
          <w:p w14:paraId="43B60D46" w14:textId="77777777" w:rsidR="0002783A" w:rsidRPr="007036CE" w:rsidRDefault="0002783A">
            <w:pPr>
              <w:pStyle w:val="GOSTTablenorm"/>
            </w:pPr>
            <w:r w:rsidRPr="007036CE">
              <w:t>Номер документа</w:t>
            </w:r>
          </w:p>
        </w:tc>
        <w:tc>
          <w:tcPr>
            <w:tcW w:w="1108" w:type="pct"/>
          </w:tcPr>
          <w:p w14:paraId="3A28210E" w14:textId="77777777" w:rsidR="0002783A" w:rsidRPr="007036CE" w:rsidRDefault="00C1032D">
            <w:pPr>
              <w:pStyle w:val="GOSTTablenorm"/>
            </w:pPr>
            <w:r w:rsidRPr="007036CE">
              <w:t>TtlPrt_NumDoc</w:t>
            </w:r>
          </w:p>
        </w:tc>
        <w:tc>
          <w:tcPr>
            <w:tcW w:w="1375" w:type="pct"/>
          </w:tcPr>
          <w:p w14:paraId="3088DBC5" w14:textId="77777777" w:rsidR="0002783A" w:rsidRPr="007036CE" w:rsidRDefault="0002783A">
            <w:pPr>
              <w:pStyle w:val="GOSTTablenorm"/>
            </w:pPr>
            <w:r w:rsidRPr="007036CE">
              <w:t>-</w:t>
            </w:r>
          </w:p>
        </w:tc>
      </w:tr>
      <w:tr w:rsidR="00A97283" w:rsidRPr="007036CE" w14:paraId="233D4A89" w14:textId="77777777" w:rsidTr="00B0621B">
        <w:tc>
          <w:tcPr>
            <w:tcW w:w="1108" w:type="pct"/>
          </w:tcPr>
          <w:p w14:paraId="4D50A25E" w14:textId="77777777" w:rsidR="0002783A" w:rsidRPr="007036CE" w:rsidRDefault="0002783A" w:rsidP="0041658B">
            <w:pPr>
              <w:pStyle w:val="GOSTTablenorm"/>
            </w:pPr>
            <w:r w:rsidRPr="007036CE">
              <w:t>Дата_документа</w:t>
            </w:r>
            <w:r w:rsidR="00250D54" w:rsidRPr="007036CE">
              <w:t>*</w:t>
            </w:r>
          </w:p>
        </w:tc>
        <w:tc>
          <w:tcPr>
            <w:tcW w:w="301" w:type="pct"/>
          </w:tcPr>
          <w:p w14:paraId="2971CCB0" w14:textId="77777777" w:rsidR="0002783A" w:rsidRPr="007036CE" w:rsidRDefault="0002783A">
            <w:pPr>
              <w:pStyle w:val="GOSTTablenorm"/>
            </w:pPr>
            <w:r w:rsidRPr="007036CE">
              <w:t>нет</w:t>
            </w:r>
          </w:p>
        </w:tc>
        <w:tc>
          <w:tcPr>
            <w:tcW w:w="1108" w:type="pct"/>
          </w:tcPr>
          <w:p w14:paraId="0DC63BEE" w14:textId="77777777" w:rsidR="0002783A" w:rsidRPr="007036CE" w:rsidRDefault="0002783A">
            <w:pPr>
              <w:pStyle w:val="GOSTTablenorm"/>
            </w:pPr>
            <w:r w:rsidRPr="007036CE">
              <w:t>Дата документа</w:t>
            </w:r>
          </w:p>
        </w:tc>
        <w:tc>
          <w:tcPr>
            <w:tcW w:w="1108" w:type="pct"/>
          </w:tcPr>
          <w:p w14:paraId="08F5D196" w14:textId="77777777" w:rsidR="0002783A" w:rsidRPr="007036CE" w:rsidRDefault="00C1032D">
            <w:pPr>
              <w:pStyle w:val="GOSTTablenorm"/>
            </w:pPr>
            <w:r w:rsidRPr="007036CE">
              <w:t>TtlPrt_DcDt</w:t>
            </w:r>
          </w:p>
        </w:tc>
        <w:tc>
          <w:tcPr>
            <w:tcW w:w="1375" w:type="pct"/>
          </w:tcPr>
          <w:p w14:paraId="59761CD7" w14:textId="77777777" w:rsidR="0002783A" w:rsidRPr="007036CE" w:rsidRDefault="0002783A">
            <w:pPr>
              <w:pStyle w:val="GOSTTablenorm"/>
            </w:pPr>
            <w:r w:rsidRPr="007036CE">
              <w:t>-</w:t>
            </w:r>
          </w:p>
        </w:tc>
      </w:tr>
      <w:tr w:rsidR="00A97283" w:rsidRPr="007036CE" w14:paraId="3C33D4E7" w14:textId="77777777" w:rsidTr="00B0621B">
        <w:tc>
          <w:tcPr>
            <w:tcW w:w="1108" w:type="pct"/>
          </w:tcPr>
          <w:p w14:paraId="016128DD" w14:textId="77777777" w:rsidR="00803556" w:rsidRPr="007036CE" w:rsidRDefault="00803556" w:rsidP="0041658B">
            <w:pPr>
              <w:pStyle w:val="GOSTTablenorm"/>
            </w:pPr>
            <w:r w:rsidRPr="007036CE">
              <w:t>Вид_документа</w:t>
            </w:r>
          </w:p>
        </w:tc>
        <w:tc>
          <w:tcPr>
            <w:tcW w:w="301" w:type="pct"/>
          </w:tcPr>
          <w:p w14:paraId="07695784" w14:textId="77777777" w:rsidR="00803556" w:rsidRPr="007036CE" w:rsidRDefault="005E52B7">
            <w:pPr>
              <w:pStyle w:val="GOSTTablenorm"/>
            </w:pPr>
            <w:r w:rsidRPr="007036CE">
              <w:t>да</w:t>
            </w:r>
          </w:p>
        </w:tc>
        <w:tc>
          <w:tcPr>
            <w:tcW w:w="1108" w:type="pct"/>
          </w:tcPr>
          <w:p w14:paraId="6F4F2364" w14:textId="77777777" w:rsidR="00803556" w:rsidRPr="007036CE" w:rsidRDefault="00803556">
            <w:pPr>
              <w:pStyle w:val="GOSTTablenorm"/>
            </w:pPr>
            <w:r w:rsidRPr="007036CE">
              <w:t>Вид документа</w:t>
            </w:r>
          </w:p>
        </w:tc>
        <w:tc>
          <w:tcPr>
            <w:tcW w:w="1108" w:type="pct"/>
          </w:tcPr>
          <w:p w14:paraId="4A0DA0C3" w14:textId="77777777" w:rsidR="00803556" w:rsidRPr="007036CE" w:rsidRDefault="006A3C3A">
            <w:pPr>
              <w:pStyle w:val="GOSTTablenorm"/>
            </w:pPr>
            <w:r w:rsidRPr="007036CE">
              <w:t>TtlPrt_DcTp</w:t>
            </w:r>
          </w:p>
        </w:tc>
        <w:tc>
          <w:tcPr>
            <w:tcW w:w="1375" w:type="pct"/>
          </w:tcPr>
          <w:p w14:paraId="07DD2A97" w14:textId="77777777" w:rsidR="005E52B7" w:rsidRPr="007036CE" w:rsidRDefault="005E52B7">
            <w:pPr>
              <w:pStyle w:val="GOSTTablenorm"/>
              <w:rPr>
                <w:szCs w:val="22"/>
              </w:rPr>
            </w:pPr>
            <w:r w:rsidRPr="007036CE">
              <w:t>Если</w:t>
            </w:r>
            <w:r w:rsidRPr="007036CE">
              <w:rPr>
                <w:szCs w:val="22"/>
              </w:rPr>
              <w:t xml:space="preserve"> в теге документа «</w:t>
            </w:r>
            <w:r w:rsidRPr="007036CE">
              <w:rPr>
                <w:szCs w:val="24"/>
              </w:rPr>
              <w:t>AZV</w:t>
            </w:r>
            <w:r w:rsidRPr="007036CE">
              <w:rPr>
                <w:szCs w:val="22"/>
              </w:rPr>
              <w:t>», то значение атрибута «АЗВ».</w:t>
            </w:r>
          </w:p>
          <w:p w14:paraId="4AB79CDA" w14:textId="77777777" w:rsidR="005E52B7" w:rsidRPr="007036CE" w:rsidRDefault="005E52B7">
            <w:pPr>
              <w:pStyle w:val="GOSTTablenorm"/>
              <w:rPr>
                <w:szCs w:val="22"/>
              </w:rPr>
            </w:pPr>
            <w:r w:rsidRPr="007036CE">
              <w:t>Если</w:t>
            </w:r>
            <w:r w:rsidRPr="007036CE">
              <w:rPr>
                <w:szCs w:val="22"/>
              </w:rPr>
              <w:t xml:space="preserve"> в теге документа «</w:t>
            </w:r>
            <w:r w:rsidRPr="007036CE">
              <w:rPr>
                <w:szCs w:val="24"/>
              </w:rPr>
              <w:t>AZI</w:t>
            </w:r>
            <w:r w:rsidRPr="007036CE">
              <w:rPr>
                <w:szCs w:val="22"/>
              </w:rPr>
              <w:t>», то значение атрибута «АЗИ».</w:t>
            </w:r>
          </w:p>
          <w:p w14:paraId="0109214E" w14:textId="77777777" w:rsidR="005E52B7" w:rsidRPr="007036CE" w:rsidRDefault="005E52B7">
            <w:pPr>
              <w:pStyle w:val="GOSTTablenorm"/>
              <w:rPr>
                <w:szCs w:val="22"/>
              </w:rPr>
            </w:pPr>
            <w:r w:rsidRPr="007036CE">
              <w:t>Если</w:t>
            </w:r>
            <w:r w:rsidRPr="007036CE">
              <w:rPr>
                <w:szCs w:val="22"/>
              </w:rPr>
              <w:t xml:space="preserve"> в теге документа «</w:t>
            </w:r>
            <w:r w:rsidRPr="007036CE">
              <w:rPr>
                <w:szCs w:val="24"/>
              </w:rPr>
              <w:t>AZO</w:t>
            </w:r>
            <w:r w:rsidRPr="007036CE">
              <w:rPr>
                <w:szCs w:val="22"/>
              </w:rPr>
              <w:t>», то значение атрибута «АЗО».</w:t>
            </w:r>
          </w:p>
          <w:p w14:paraId="564F5319" w14:textId="77777777" w:rsidR="00803556" w:rsidRPr="007036CE" w:rsidRDefault="005E52B7" w:rsidP="005E52B7">
            <w:pPr>
              <w:pStyle w:val="GOSTTablenorm"/>
            </w:pPr>
            <w:r w:rsidRPr="007036CE">
              <w:t>Если</w:t>
            </w:r>
            <w:r w:rsidRPr="007036CE">
              <w:rPr>
                <w:szCs w:val="22"/>
              </w:rPr>
              <w:t xml:space="preserve"> в теге документа «</w:t>
            </w:r>
            <w:r w:rsidRPr="007036CE">
              <w:rPr>
                <w:szCs w:val="24"/>
              </w:rPr>
              <w:t>AZG</w:t>
            </w:r>
            <w:r w:rsidRPr="007036CE">
              <w:rPr>
                <w:szCs w:val="22"/>
              </w:rPr>
              <w:t>», то значение атрибута «АЗГ</w:t>
            </w:r>
            <w:r w:rsidR="00D821D4" w:rsidRPr="007036CE">
              <w:rPr>
                <w:szCs w:val="22"/>
              </w:rPr>
              <w:t>»</w:t>
            </w:r>
          </w:p>
        </w:tc>
      </w:tr>
      <w:tr w:rsidR="00A97283" w:rsidRPr="007036CE" w14:paraId="423CAE3A" w14:textId="77777777" w:rsidTr="00B0621B">
        <w:tc>
          <w:tcPr>
            <w:tcW w:w="1108" w:type="pct"/>
          </w:tcPr>
          <w:p w14:paraId="2B7B79A9" w14:textId="77777777" w:rsidR="0002783A" w:rsidRPr="007036CE" w:rsidRDefault="0002783A" w:rsidP="0041658B">
            <w:pPr>
              <w:pStyle w:val="GOSTTablenorm"/>
            </w:pPr>
            <w:r w:rsidRPr="007036CE">
              <w:t>Наименование_документа</w:t>
            </w:r>
          </w:p>
        </w:tc>
        <w:tc>
          <w:tcPr>
            <w:tcW w:w="301" w:type="pct"/>
          </w:tcPr>
          <w:p w14:paraId="3AF716C5" w14:textId="77777777" w:rsidR="0002783A" w:rsidRPr="007036CE" w:rsidRDefault="0002783A">
            <w:pPr>
              <w:pStyle w:val="GOSTTablenorm"/>
            </w:pPr>
            <w:r w:rsidRPr="007036CE">
              <w:t>да</w:t>
            </w:r>
          </w:p>
        </w:tc>
        <w:tc>
          <w:tcPr>
            <w:tcW w:w="1108" w:type="pct"/>
          </w:tcPr>
          <w:p w14:paraId="34315D42" w14:textId="77777777" w:rsidR="0002783A" w:rsidRPr="007036CE" w:rsidRDefault="0002783A">
            <w:pPr>
              <w:pStyle w:val="GOSTTablenorm"/>
            </w:pPr>
            <w:r w:rsidRPr="007036CE">
              <w:t>Наименование документа</w:t>
            </w:r>
          </w:p>
        </w:tc>
        <w:tc>
          <w:tcPr>
            <w:tcW w:w="1108" w:type="pct"/>
          </w:tcPr>
          <w:p w14:paraId="64D370B6" w14:textId="77777777" w:rsidR="0002783A" w:rsidRPr="007036CE" w:rsidRDefault="0002783A">
            <w:pPr>
              <w:pStyle w:val="GOSTTablenorm"/>
            </w:pPr>
          </w:p>
        </w:tc>
        <w:tc>
          <w:tcPr>
            <w:tcW w:w="1375" w:type="pct"/>
          </w:tcPr>
          <w:p w14:paraId="1E97D7C0" w14:textId="77777777" w:rsidR="0002783A" w:rsidRPr="007036CE" w:rsidRDefault="0002783A">
            <w:pPr>
              <w:pStyle w:val="GOSTTablenorm"/>
            </w:pPr>
            <w:r w:rsidRPr="007036CE">
              <w:t xml:space="preserve">Наименование документа определяется по справочнику </w:t>
            </w:r>
            <w:r w:rsidR="00250D54" w:rsidRPr="007036CE">
              <w:t>«</w:t>
            </w:r>
            <w:r w:rsidRPr="007036CE">
              <w:t>Типы документов</w:t>
            </w:r>
            <w:r w:rsidR="00250D54" w:rsidRPr="007036CE">
              <w:t>»</w:t>
            </w:r>
            <w:r w:rsidR="00507FF0" w:rsidRPr="007036CE">
              <w:t xml:space="preserve"> по</w:t>
            </w:r>
            <w:r w:rsidRPr="007036CE">
              <w:t xml:space="preserve"> значени</w:t>
            </w:r>
            <w:r w:rsidR="00507FF0" w:rsidRPr="007036CE">
              <w:t>ю</w:t>
            </w:r>
            <w:r w:rsidRPr="007036CE">
              <w:t xml:space="preserve"> атрибута «Тип_документа» (</w:t>
            </w:r>
            <w:r w:rsidRPr="007036CE">
              <w:rPr>
                <w:lang w:val="en-US"/>
              </w:rPr>
              <w:t>TypeDoc</w:t>
            </w:r>
            <w:r w:rsidRPr="007036CE">
              <w:t>) из заголовка запроса</w:t>
            </w:r>
          </w:p>
        </w:tc>
      </w:tr>
      <w:tr w:rsidR="00A97283" w:rsidRPr="007036CE" w14:paraId="6B6F1781" w14:textId="77777777" w:rsidTr="00B0621B">
        <w:tc>
          <w:tcPr>
            <w:tcW w:w="1108" w:type="pct"/>
          </w:tcPr>
          <w:p w14:paraId="2CF4B9DE" w14:textId="77777777" w:rsidR="0002783A" w:rsidRPr="007036CE" w:rsidRDefault="0002783A" w:rsidP="0041658B">
            <w:pPr>
              <w:pStyle w:val="GOSTTablenorm"/>
            </w:pPr>
            <w:r w:rsidRPr="007036CE">
              <w:t>Дата_ввода_в_действие</w:t>
            </w:r>
          </w:p>
        </w:tc>
        <w:tc>
          <w:tcPr>
            <w:tcW w:w="301" w:type="pct"/>
          </w:tcPr>
          <w:p w14:paraId="438B4879" w14:textId="77777777" w:rsidR="0002783A" w:rsidRPr="007036CE" w:rsidRDefault="0002783A">
            <w:pPr>
              <w:pStyle w:val="GOSTTablenorm"/>
            </w:pPr>
            <w:r w:rsidRPr="007036CE">
              <w:t>да</w:t>
            </w:r>
          </w:p>
        </w:tc>
        <w:tc>
          <w:tcPr>
            <w:tcW w:w="1108" w:type="pct"/>
          </w:tcPr>
          <w:p w14:paraId="51682718" w14:textId="77777777" w:rsidR="0002783A" w:rsidRPr="007036CE" w:rsidRDefault="0002783A">
            <w:pPr>
              <w:pStyle w:val="GOSTTablenorm"/>
            </w:pPr>
            <w:r w:rsidRPr="007036CE">
              <w:t>Дата ввода в действие</w:t>
            </w:r>
          </w:p>
        </w:tc>
        <w:tc>
          <w:tcPr>
            <w:tcW w:w="1108" w:type="pct"/>
          </w:tcPr>
          <w:p w14:paraId="23B09518" w14:textId="77777777" w:rsidR="0002783A" w:rsidRPr="007036CE" w:rsidRDefault="00282CDC">
            <w:pPr>
              <w:pStyle w:val="GOSTTablenorm"/>
            </w:pPr>
            <w:r w:rsidRPr="007036CE">
              <w:t>SettlementDate</w:t>
            </w:r>
            <w:r w:rsidRPr="007036CE">
              <w:rPr>
                <w:bCs/>
              </w:rPr>
              <w:t xml:space="preserve"> (из заголовка запроса)</w:t>
            </w:r>
          </w:p>
        </w:tc>
        <w:tc>
          <w:tcPr>
            <w:tcW w:w="1375" w:type="pct"/>
          </w:tcPr>
          <w:p w14:paraId="4854773C" w14:textId="77777777" w:rsidR="0002783A" w:rsidRPr="007036CE" w:rsidRDefault="0002783A">
            <w:pPr>
              <w:pStyle w:val="GOSTTablenorm"/>
            </w:pPr>
            <w:r w:rsidRPr="007036CE">
              <w:t>Для данного типа документ</w:t>
            </w:r>
            <w:r w:rsidR="00A31E06" w:rsidRPr="007036CE">
              <w:t>а</w:t>
            </w:r>
            <w:r w:rsidRPr="007036CE">
              <w:t xml:space="preserve"> Дата_ввода_в_действие</w:t>
            </w:r>
            <w:r w:rsidR="00B05183" w:rsidRPr="007036CE">
              <w:t xml:space="preserve"> </w:t>
            </w:r>
            <w:r w:rsidRPr="007036CE">
              <w:t>=</w:t>
            </w:r>
            <w:r w:rsidR="00B05183" w:rsidRPr="007036CE">
              <w:t xml:space="preserve"> </w:t>
            </w:r>
            <w:r w:rsidRPr="007036CE">
              <w:t>Дата_отражения_в_учете</w:t>
            </w:r>
          </w:p>
        </w:tc>
      </w:tr>
      <w:tr w:rsidR="00A97283" w:rsidRPr="007036CE" w14:paraId="4264EB93" w14:textId="77777777" w:rsidTr="00B0621B">
        <w:tc>
          <w:tcPr>
            <w:tcW w:w="1108" w:type="pct"/>
          </w:tcPr>
          <w:p w14:paraId="1FE5A07C" w14:textId="77777777" w:rsidR="0002783A" w:rsidRPr="007036CE" w:rsidRDefault="0002783A" w:rsidP="0041658B">
            <w:pPr>
              <w:pStyle w:val="GOSTTablenorm"/>
            </w:pPr>
            <w:r w:rsidRPr="007036CE">
              <w:t>Код_валюты</w:t>
            </w:r>
          </w:p>
        </w:tc>
        <w:tc>
          <w:tcPr>
            <w:tcW w:w="301" w:type="pct"/>
          </w:tcPr>
          <w:p w14:paraId="474A68D2" w14:textId="77777777" w:rsidR="0002783A" w:rsidRPr="007036CE" w:rsidRDefault="0002783A">
            <w:pPr>
              <w:pStyle w:val="GOSTTablenorm"/>
            </w:pPr>
            <w:r w:rsidRPr="007036CE">
              <w:t>да</w:t>
            </w:r>
          </w:p>
        </w:tc>
        <w:tc>
          <w:tcPr>
            <w:tcW w:w="1108" w:type="pct"/>
          </w:tcPr>
          <w:p w14:paraId="0CA42DD6" w14:textId="77777777" w:rsidR="0002783A" w:rsidRPr="007036CE" w:rsidRDefault="0002783A">
            <w:pPr>
              <w:pStyle w:val="GOSTTablenorm"/>
            </w:pPr>
            <w:r w:rsidRPr="007036CE">
              <w:t>Код валюты по ОКВ</w:t>
            </w:r>
          </w:p>
        </w:tc>
        <w:tc>
          <w:tcPr>
            <w:tcW w:w="1108" w:type="pct"/>
          </w:tcPr>
          <w:p w14:paraId="117F33A7" w14:textId="77777777" w:rsidR="0002783A" w:rsidRPr="007036CE" w:rsidRDefault="00A31E06">
            <w:pPr>
              <w:pStyle w:val="GOSTTablenorm"/>
            </w:pPr>
            <w:r w:rsidRPr="007036CE">
              <w:t>-</w:t>
            </w:r>
          </w:p>
        </w:tc>
        <w:tc>
          <w:tcPr>
            <w:tcW w:w="1375" w:type="pct"/>
          </w:tcPr>
          <w:p w14:paraId="57ED3707" w14:textId="77777777" w:rsidR="0002783A" w:rsidRPr="007036CE" w:rsidRDefault="00A31E06" w:rsidP="00802219">
            <w:pPr>
              <w:pStyle w:val="GOSTTablenorm"/>
            </w:pPr>
            <w:r w:rsidRPr="007036CE">
              <w:t>Для данного типа документа</w:t>
            </w:r>
            <w:r w:rsidR="00282CDC" w:rsidRPr="007036CE">
              <w:t xml:space="preserve"> всегда</w:t>
            </w:r>
            <w:r w:rsidRPr="007036CE">
              <w:t xml:space="preserve"> заполняется значением</w:t>
            </w:r>
            <w:r w:rsidR="0002783A" w:rsidRPr="007036CE">
              <w:t xml:space="preserve"> </w:t>
            </w:r>
            <w:r w:rsidR="00250D54" w:rsidRPr="007036CE">
              <w:t>«</w:t>
            </w:r>
            <w:r w:rsidRPr="007036CE">
              <w:t>643</w:t>
            </w:r>
            <w:r w:rsidR="00250D54" w:rsidRPr="007036CE">
              <w:t>»</w:t>
            </w:r>
          </w:p>
        </w:tc>
      </w:tr>
      <w:tr w:rsidR="007E0C8D" w:rsidRPr="007036CE" w14:paraId="31BCBFF9" w14:textId="77777777" w:rsidTr="00B0621B">
        <w:tc>
          <w:tcPr>
            <w:tcW w:w="1108" w:type="pct"/>
          </w:tcPr>
          <w:p w14:paraId="34AE2CB0" w14:textId="77777777" w:rsidR="007E0C8D" w:rsidRPr="007036CE" w:rsidRDefault="007E0C8D" w:rsidP="007E0C8D">
            <w:pPr>
              <w:pStyle w:val="GOSTTablenorm"/>
            </w:pPr>
            <w:r w:rsidRPr="007036CE">
              <w:rPr>
                <w:szCs w:val="22"/>
              </w:rPr>
              <w:t>Код_валюты_учета</w:t>
            </w:r>
          </w:p>
        </w:tc>
        <w:tc>
          <w:tcPr>
            <w:tcW w:w="301" w:type="pct"/>
          </w:tcPr>
          <w:p w14:paraId="18F51DF4" w14:textId="77777777" w:rsidR="007E0C8D" w:rsidRPr="007036CE" w:rsidRDefault="007E0C8D" w:rsidP="007E0C8D">
            <w:pPr>
              <w:pStyle w:val="GOSTTablenorm"/>
            </w:pPr>
            <w:r w:rsidRPr="007036CE">
              <w:rPr>
                <w:szCs w:val="22"/>
              </w:rPr>
              <w:t>да</w:t>
            </w:r>
          </w:p>
        </w:tc>
        <w:tc>
          <w:tcPr>
            <w:tcW w:w="1108" w:type="pct"/>
          </w:tcPr>
          <w:p w14:paraId="0E8ACE18" w14:textId="77777777" w:rsidR="007E0C8D" w:rsidRPr="007036CE" w:rsidRDefault="007E0C8D" w:rsidP="007E0C8D">
            <w:pPr>
              <w:pStyle w:val="GOSTTablenorm"/>
            </w:pPr>
            <w:r w:rsidRPr="007036CE">
              <w:rPr>
                <w:szCs w:val="22"/>
              </w:rPr>
              <w:t>Код валюты учета по ОКВ</w:t>
            </w:r>
          </w:p>
        </w:tc>
        <w:tc>
          <w:tcPr>
            <w:tcW w:w="1108" w:type="pct"/>
          </w:tcPr>
          <w:p w14:paraId="7E1127E3" w14:textId="77777777" w:rsidR="007E0C8D" w:rsidRPr="007036CE" w:rsidRDefault="007E0C8D" w:rsidP="007E0C8D">
            <w:pPr>
              <w:pStyle w:val="GOSTTablenorm"/>
            </w:pPr>
            <w:r w:rsidRPr="007036CE">
              <w:t>-</w:t>
            </w:r>
          </w:p>
        </w:tc>
        <w:tc>
          <w:tcPr>
            <w:tcW w:w="1375" w:type="pct"/>
          </w:tcPr>
          <w:p w14:paraId="73342001" w14:textId="77777777" w:rsidR="007E0C8D" w:rsidRPr="007036CE" w:rsidRDefault="007E0C8D" w:rsidP="007E0C8D">
            <w:pPr>
              <w:pStyle w:val="GOSTTablenorm"/>
            </w:pPr>
            <w:r w:rsidRPr="007036CE">
              <w:t>Указывается значение «643»</w:t>
            </w:r>
          </w:p>
        </w:tc>
      </w:tr>
      <w:tr w:rsidR="007E0C8D" w:rsidRPr="007036CE" w14:paraId="5EE4855F" w14:textId="77777777" w:rsidTr="00B0621B">
        <w:tc>
          <w:tcPr>
            <w:tcW w:w="1108" w:type="pct"/>
          </w:tcPr>
          <w:p w14:paraId="311D85CE" w14:textId="77777777" w:rsidR="007E0C8D" w:rsidRPr="007036CE" w:rsidRDefault="007E0C8D" w:rsidP="007E0C8D">
            <w:pPr>
              <w:pStyle w:val="GOSTTablenorm"/>
            </w:pPr>
            <w:r w:rsidRPr="007036CE">
              <w:t>Код_контура</w:t>
            </w:r>
          </w:p>
        </w:tc>
        <w:tc>
          <w:tcPr>
            <w:tcW w:w="301" w:type="pct"/>
          </w:tcPr>
          <w:p w14:paraId="54A2FB36" w14:textId="77777777" w:rsidR="007E0C8D" w:rsidRPr="007036CE" w:rsidRDefault="007E0C8D" w:rsidP="007E0C8D">
            <w:pPr>
              <w:pStyle w:val="GOSTTablenorm"/>
            </w:pPr>
            <w:r w:rsidRPr="007036CE">
              <w:t>да</w:t>
            </w:r>
          </w:p>
        </w:tc>
        <w:tc>
          <w:tcPr>
            <w:tcW w:w="1108" w:type="pct"/>
          </w:tcPr>
          <w:p w14:paraId="0B8C3C7C" w14:textId="77777777" w:rsidR="007E0C8D" w:rsidRPr="007036CE" w:rsidRDefault="007E0C8D" w:rsidP="007E0C8D">
            <w:pPr>
              <w:pStyle w:val="GOSTTablenorm"/>
            </w:pPr>
            <w:r w:rsidRPr="007036CE">
              <w:t>Код контура, приведенный к стандартному виду</w:t>
            </w:r>
          </w:p>
        </w:tc>
        <w:tc>
          <w:tcPr>
            <w:tcW w:w="1108" w:type="pct"/>
          </w:tcPr>
          <w:p w14:paraId="1DF909CF" w14:textId="77777777" w:rsidR="007E0C8D" w:rsidRPr="007036CE" w:rsidRDefault="007E0C8D" w:rsidP="007E0C8D">
            <w:pPr>
              <w:pStyle w:val="GOSTTablenorm"/>
            </w:pPr>
            <w:r w:rsidRPr="007036CE">
              <w:t>StmInfrmtn_Contour</w:t>
            </w:r>
          </w:p>
        </w:tc>
        <w:tc>
          <w:tcPr>
            <w:tcW w:w="1375" w:type="pct"/>
          </w:tcPr>
          <w:p w14:paraId="75FA1CD8" w14:textId="77777777" w:rsidR="007E0C8D" w:rsidRPr="007036CE" w:rsidRDefault="007E0C8D" w:rsidP="007E0C8D">
            <w:pPr>
              <w:pStyle w:val="GOSTTablenorm"/>
              <w:rPr>
                <w:rFonts w:eastAsiaTheme="minorEastAsia"/>
              </w:rPr>
            </w:pPr>
            <w:r w:rsidRPr="007036CE">
              <w:t>Если в теге документа «1» или «</w:t>
            </w:r>
            <w:r w:rsidRPr="007036CE">
              <w:rPr>
                <w:lang w:val="en-US"/>
              </w:rPr>
              <w:t>O</w:t>
            </w:r>
            <w:r w:rsidRPr="007036CE">
              <w:t>», то значение атрибута «1».</w:t>
            </w:r>
          </w:p>
          <w:p w14:paraId="173171B9" w14:textId="77777777" w:rsidR="007E0C8D" w:rsidRPr="007036CE" w:rsidRDefault="007E0C8D" w:rsidP="007E0C8D">
            <w:pPr>
              <w:pStyle w:val="GOSTTablenorm"/>
            </w:pPr>
            <w:r w:rsidRPr="007036CE">
              <w:t>Если в теге документа «2» или «S», то зна</w:t>
            </w:r>
            <w:r w:rsidRPr="007036CE">
              <w:lastRenderedPageBreak/>
              <w:t>чение атрибута «2»</w:t>
            </w:r>
          </w:p>
        </w:tc>
      </w:tr>
      <w:tr w:rsidR="007E0C8D" w:rsidRPr="007036CE" w14:paraId="3123EC86" w14:textId="77777777" w:rsidTr="00B0621B">
        <w:tc>
          <w:tcPr>
            <w:tcW w:w="1108" w:type="pct"/>
          </w:tcPr>
          <w:p w14:paraId="7FDD6C11" w14:textId="77777777" w:rsidR="007E0C8D" w:rsidRPr="007036CE" w:rsidRDefault="007E0C8D" w:rsidP="007E0C8D">
            <w:pPr>
              <w:pStyle w:val="GOSTTablenorm"/>
            </w:pPr>
            <w:r w:rsidRPr="007036CE">
              <w:rPr>
                <w:szCs w:val="22"/>
              </w:rPr>
              <w:lastRenderedPageBreak/>
              <w:t>Уровень_конфиденциальности</w:t>
            </w:r>
          </w:p>
        </w:tc>
        <w:tc>
          <w:tcPr>
            <w:tcW w:w="301" w:type="pct"/>
          </w:tcPr>
          <w:p w14:paraId="6C87D138" w14:textId="77777777" w:rsidR="007E0C8D" w:rsidRPr="007036CE" w:rsidRDefault="007E0C8D" w:rsidP="007E0C8D">
            <w:pPr>
              <w:pStyle w:val="GOSTTablenorm"/>
            </w:pPr>
            <w:r w:rsidRPr="007036CE">
              <w:rPr>
                <w:szCs w:val="22"/>
              </w:rPr>
              <w:t>нет</w:t>
            </w:r>
          </w:p>
        </w:tc>
        <w:tc>
          <w:tcPr>
            <w:tcW w:w="1108" w:type="pct"/>
          </w:tcPr>
          <w:p w14:paraId="317233BA" w14:textId="77777777" w:rsidR="007E0C8D" w:rsidRPr="007036CE" w:rsidRDefault="007E0C8D" w:rsidP="007E0C8D">
            <w:pPr>
              <w:pStyle w:val="GOSTTablenorm"/>
            </w:pPr>
            <w:r w:rsidRPr="007036CE">
              <w:rPr>
                <w:szCs w:val="22"/>
              </w:rPr>
              <w:t>Уровень конфиденциальности</w:t>
            </w:r>
          </w:p>
        </w:tc>
        <w:tc>
          <w:tcPr>
            <w:tcW w:w="1108" w:type="pct"/>
          </w:tcPr>
          <w:p w14:paraId="05372D15" w14:textId="77777777" w:rsidR="007E0C8D" w:rsidRPr="007036CE" w:rsidRDefault="007E0C8D" w:rsidP="007E0C8D">
            <w:pPr>
              <w:pStyle w:val="GOSTTablenorm"/>
            </w:pPr>
            <w:r w:rsidRPr="007036CE">
              <w:rPr>
                <w:szCs w:val="22"/>
              </w:rPr>
              <w:t>StmInfrmtn_AccessLevelStereotype</w:t>
            </w:r>
          </w:p>
        </w:tc>
        <w:tc>
          <w:tcPr>
            <w:tcW w:w="1375" w:type="pct"/>
          </w:tcPr>
          <w:p w14:paraId="30C92F2F" w14:textId="77777777" w:rsidR="007E0C8D" w:rsidRPr="007036CE" w:rsidRDefault="007E0C8D" w:rsidP="007E0C8D">
            <w:pPr>
              <w:pStyle w:val="GOSTTablenorm"/>
            </w:pPr>
            <w:r w:rsidRPr="007036CE">
              <w:t>-</w:t>
            </w:r>
          </w:p>
        </w:tc>
      </w:tr>
      <w:tr w:rsidR="007E0C8D" w:rsidRPr="007036CE" w14:paraId="6204469E" w14:textId="77777777" w:rsidTr="00B0621B">
        <w:tc>
          <w:tcPr>
            <w:tcW w:w="1108" w:type="pct"/>
          </w:tcPr>
          <w:p w14:paraId="4A35B156" w14:textId="77777777" w:rsidR="007E0C8D" w:rsidRPr="007036CE" w:rsidRDefault="007E0C8D" w:rsidP="007E0C8D">
            <w:pPr>
              <w:pStyle w:val="GOSTTablenorm"/>
            </w:pPr>
            <w:r w:rsidRPr="007036CE">
              <w:rPr>
                <w:szCs w:val="22"/>
              </w:rPr>
              <w:t>Код_бюджета</w:t>
            </w:r>
          </w:p>
        </w:tc>
        <w:tc>
          <w:tcPr>
            <w:tcW w:w="301" w:type="pct"/>
          </w:tcPr>
          <w:p w14:paraId="08E11639" w14:textId="77777777" w:rsidR="007E0C8D" w:rsidRPr="007036CE" w:rsidRDefault="007E0C8D" w:rsidP="007E0C8D">
            <w:pPr>
              <w:pStyle w:val="GOSTTablenorm"/>
            </w:pPr>
            <w:r w:rsidRPr="007036CE">
              <w:rPr>
                <w:szCs w:val="22"/>
              </w:rPr>
              <w:t>нет</w:t>
            </w:r>
          </w:p>
        </w:tc>
        <w:tc>
          <w:tcPr>
            <w:tcW w:w="1108" w:type="pct"/>
          </w:tcPr>
          <w:p w14:paraId="3E1E445A" w14:textId="77777777" w:rsidR="007E0C8D" w:rsidRPr="007036CE" w:rsidRDefault="007E0C8D" w:rsidP="007E0C8D">
            <w:pPr>
              <w:pStyle w:val="GOSTTablenorm"/>
            </w:pPr>
            <w:r w:rsidRPr="007036CE">
              <w:rPr>
                <w:szCs w:val="22"/>
              </w:rPr>
              <w:t>Код бюджета</w:t>
            </w:r>
          </w:p>
        </w:tc>
        <w:tc>
          <w:tcPr>
            <w:tcW w:w="1108" w:type="pct"/>
          </w:tcPr>
          <w:p w14:paraId="2A30FAA7" w14:textId="77777777" w:rsidR="007E0C8D" w:rsidRPr="007036CE" w:rsidRDefault="007E0C8D" w:rsidP="007E0C8D">
            <w:pPr>
              <w:pStyle w:val="GOSTTablenorm"/>
              <w:tabs>
                <w:tab w:val="left" w:pos="495"/>
              </w:tabs>
            </w:pPr>
            <w:r w:rsidRPr="007036CE">
              <w:rPr>
                <w:szCs w:val="22"/>
              </w:rPr>
              <w:t>TtlPrt_PAY_Bdgt_</w:t>
            </w:r>
            <w:r w:rsidRPr="007036CE">
              <w:rPr>
                <w:szCs w:val="22"/>
                <w:lang w:val="en-US"/>
              </w:rPr>
              <w:t>Cd</w:t>
            </w:r>
          </w:p>
        </w:tc>
        <w:tc>
          <w:tcPr>
            <w:tcW w:w="1375" w:type="pct"/>
          </w:tcPr>
          <w:p w14:paraId="340C96DC" w14:textId="77777777" w:rsidR="007E0C8D" w:rsidRPr="007036CE" w:rsidRDefault="007E0C8D" w:rsidP="007E0C8D">
            <w:pPr>
              <w:pStyle w:val="GOSTTablenorm"/>
            </w:pPr>
            <w:r w:rsidRPr="007036CE">
              <w:t>-</w:t>
            </w:r>
          </w:p>
        </w:tc>
      </w:tr>
      <w:tr w:rsidR="007E0C8D" w:rsidRPr="007036CE" w14:paraId="6B7B8F50" w14:textId="77777777" w:rsidTr="00B0621B">
        <w:tc>
          <w:tcPr>
            <w:tcW w:w="1108" w:type="pct"/>
          </w:tcPr>
          <w:p w14:paraId="59160D4A" w14:textId="77777777" w:rsidR="007E0C8D" w:rsidRPr="007036CE" w:rsidRDefault="007E0C8D" w:rsidP="007E0C8D">
            <w:pPr>
              <w:pStyle w:val="GOSTTablenorm"/>
            </w:pPr>
            <w:r w:rsidRPr="007036CE">
              <w:t>Вид_операции</w:t>
            </w:r>
          </w:p>
        </w:tc>
        <w:tc>
          <w:tcPr>
            <w:tcW w:w="301" w:type="pct"/>
          </w:tcPr>
          <w:p w14:paraId="3E08AD52" w14:textId="77777777" w:rsidR="007E0C8D" w:rsidRPr="007036CE" w:rsidRDefault="007E0C8D" w:rsidP="007E0C8D">
            <w:pPr>
              <w:pStyle w:val="GOSTTablenorm"/>
            </w:pPr>
            <w:r w:rsidRPr="007036CE">
              <w:t>нет</w:t>
            </w:r>
          </w:p>
        </w:tc>
        <w:tc>
          <w:tcPr>
            <w:tcW w:w="1108" w:type="pct"/>
          </w:tcPr>
          <w:p w14:paraId="6DEDE9AB" w14:textId="77777777" w:rsidR="007E0C8D" w:rsidRPr="007036CE" w:rsidRDefault="007E0C8D" w:rsidP="007E0C8D">
            <w:pPr>
              <w:pStyle w:val="GOSTTablenorm"/>
            </w:pPr>
            <w:r w:rsidRPr="007036CE">
              <w:t>Код вида операции</w:t>
            </w:r>
          </w:p>
        </w:tc>
        <w:tc>
          <w:tcPr>
            <w:tcW w:w="1108" w:type="pct"/>
          </w:tcPr>
          <w:p w14:paraId="5B2A3EE1" w14:textId="77777777" w:rsidR="007E0C8D" w:rsidRPr="007036CE" w:rsidRDefault="007E0C8D" w:rsidP="007E0C8D">
            <w:pPr>
              <w:pStyle w:val="GOSTTablenorm"/>
            </w:pPr>
            <w:r w:rsidRPr="007036CE">
              <w:rPr>
                <w:szCs w:val="22"/>
              </w:rPr>
              <w:t>TtlPrt_StateFindCode</w:t>
            </w:r>
          </w:p>
        </w:tc>
        <w:tc>
          <w:tcPr>
            <w:tcW w:w="1375" w:type="pct"/>
          </w:tcPr>
          <w:p w14:paraId="7EBB1E05" w14:textId="77777777" w:rsidR="007E0C8D" w:rsidRPr="007036CE" w:rsidRDefault="007E0C8D" w:rsidP="007E0C8D">
            <w:pPr>
              <w:pStyle w:val="GOSTTablenorm"/>
              <w:rPr>
                <w:szCs w:val="22"/>
              </w:rPr>
            </w:pPr>
            <w:r w:rsidRPr="007036CE">
              <w:rPr>
                <w:szCs w:val="22"/>
              </w:rPr>
              <w:t>-</w:t>
            </w:r>
          </w:p>
        </w:tc>
      </w:tr>
      <w:tr w:rsidR="007E0C8D" w:rsidRPr="007036CE" w14:paraId="2907718C" w14:textId="77777777" w:rsidTr="00B0621B">
        <w:tc>
          <w:tcPr>
            <w:tcW w:w="1108" w:type="pct"/>
          </w:tcPr>
          <w:p w14:paraId="7E35E6AC" w14:textId="77777777" w:rsidR="007E0C8D" w:rsidRPr="007036CE" w:rsidRDefault="007E0C8D" w:rsidP="007E0C8D">
            <w:pPr>
              <w:pStyle w:val="GOSTTablenorm"/>
            </w:pPr>
            <w:r w:rsidRPr="007036CE">
              <w:rPr>
                <w:szCs w:val="22"/>
              </w:rPr>
              <w:t>Номер_ЛС_плательщика</w:t>
            </w:r>
          </w:p>
        </w:tc>
        <w:tc>
          <w:tcPr>
            <w:tcW w:w="301" w:type="pct"/>
          </w:tcPr>
          <w:p w14:paraId="74DF4300" w14:textId="77777777" w:rsidR="007E0C8D" w:rsidRPr="007036CE" w:rsidRDefault="007E0C8D" w:rsidP="007E0C8D">
            <w:pPr>
              <w:pStyle w:val="GOSTTablenorm"/>
            </w:pPr>
            <w:r w:rsidRPr="007036CE">
              <w:rPr>
                <w:szCs w:val="22"/>
              </w:rPr>
              <w:t>нет</w:t>
            </w:r>
          </w:p>
        </w:tc>
        <w:tc>
          <w:tcPr>
            <w:tcW w:w="1108" w:type="pct"/>
          </w:tcPr>
          <w:p w14:paraId="341A5435" w14:textId="77777777" w:rsidR="007E0C8D" w:rsidRPr="007036CE" w:rsidRDefault="007E0C8D" w:rsidP="007E0C8D">
            <w:pPr>
              <w:pStyle w:val="GOSTTablenorm"/>
            </w:pPr>
            <w:r w:rsidRPr="007036CE">
              <w:rPr>
                <w:szCs w:val="22"/>
              </w:rPr>
              <w:t>Номер лицевого счета плательщика</w:t>
            </w:r>
          </w:p>
        </w:tc>
        <w:tc>
          <w:tcPr>
            <w:tcW w:w="1108" w:type="pct"/>
          </w:tcPr>
          <w:p w14:paraId="711D3CCF" w14:textId="3FF77A10" w:rsidR="007E0C8D" w:rsidRPr="007036CE" w:rsidRDefault="00F309FD" w:rsidP="007E0C8D">
            <w:pPr>
              <w:pStyle w:val="GOSTTablenorm"/>
            </w:pPr>
            <w:r w:rsidRPr="007036CE">
              <w:t>TtlPrt_FromIs_PersonalAcc</w:t>
            </w:r>
          </w:p>
        </w:tc>
        <w:tc>
          <w:tcPr>
            <w:tcW w:w="1375" w:type="pct"/>
          </w:tcPr>
          <w:p w14:paraId="09B2BCF3" w14:textId="77777777" w:rsidR="007E0C8D" w:rsidRPr="007036CE" w:rsidRDefault="007E0C8D" w:rsidP="007E0C8D">
            <w:pPr>
              <w:pStyle w:val="GOSTTablenorm"/>
            </w:pPr>
            <w:r w:rsidRPr="007036CE">
              <w:t>-</w:t>
            </w:r>
          </w:p>
        </w:tc>
      </w:tr>
      <w:tr w:rsidR="007E0C8D" w:rsidRPr="007036CE" w14:paraId="1417F4D8" w14:textId="77777777" w:rsidTr="00B0621B">
        <w:tc>
          <w:tcPr>
            <w:tcW w:w="1108" w:type="pct"/>
          </w:tcPr>
          <w:p w14:paraId="1D9BD556" w14:textId="77777777" w:rsidR="007E0C8D" w:rsidRPr="007036CE" w:rsidRDefault="007E0C8D" w:rsidP="007E0C8D">
            <w:pPr>
              <w:pStyle w:val="GOSTTablenorm"/>
              <w:rPr>
                <w:szCs w:val="22"/>
              </w:rPr>
            </w:pPr>
            <w:r w:rsidRPr="007036CE">
              <w:rPr>
                <w:szCs w:val="22"/>
              </w:rPr>
              <w:t>ОКС_укр_плательщика</w:t>
            </w:r>
          </w:p>
        </w:tc>
        <w:tc>
          <w:tcPr>
            <w:tcW w:w="301" w:type="pct"/>
          </w:tcPr>
          <w:p w14:paraId="7E541709" w14:textId="77777777" w:rsidR="007E0C8D" w:rsidRPr="007036CE" w:rsidRDefault="007E0C8D" w:rsidP="007E0C8D">
            <w:pPr>
              <w:pStyle w:val="GOSTTablenorm"/>
              <w:rPr>
                <w:szCs w:val="22"/>
              </w:rPr>
            </w:pPr>
            <w:r w:rsidRPr="007036CE">
              <w:rPr>
                <w:szCs w:val="22"/>
              </w:rPr>
              <w:t>да</w:t>
            </w:r>
          </w:p>
        </w:tc>
        <w:tc>
          <w:tcPr>
            <w:tcW w:w="1108" w:type="pct"/>
          </w:tcPr>
          <w:p w14:paraId="7B04A974" w14:textId="77777777" w:rsidR="007E0C8D" w:rsidRPr="007036CE" w:rsidRDefault="007E0C8D" w:rsidP="007E0C8D">
            <w:pPr>
              <w:pStyle w:val="GOSTTablenorm"/>
              <w:rPr>
                <w:szCs w:val="22"/>
              </w:rPr>
            </w:pPr>
            <w:r w:rsidRPr="007036CE">
              <w:rPr>
                <w:szCs w:val="22"/>
              </w:rPr>
              <w:t>ОКС укрупненный плательщика</w:t>
            </w:r>
          </w:p>
        </w:tc>
        <w:tc>
          <w:tcPr>
            <w:tcW w:w="1108" w:type="pct"/>
          </w:tcPr>
          <w:p w14:paraId="7CE5CAA3" w14:textId="77777777" w:rsidR="007E0C8D" w:rsidRPr="007036CE" w:rsidRDefault="007E0C8D" w:rsidP="007E0C8D">
            <w:pPr>
              <w:pStyle w:val="GOSTTablenorm"/>
              <w:rPr>
                <w:szCs w:val="22"/>
                <w:lang w:val="en-US"/>
              </w:rPr>
            </w:pPr>
            <w:r w:rsidRPr="007036CE">
              <w:rPr>
                <w:szCs w:val="22"/>
                <w:lang w:val="en-US"/>
              </w:rPr>
              <w:t>StmInfrmtn_OKS_BO</w:t>
            </w:r>
          </w:p>
          <w:p w14:paraId="169BC707" w14:textId="77777777" w:rsidR="007E0C8D" w:rsidRPr="007036CE" w:rsidRDefault="007E0C8D" w:rsidP="007E0C8D">
            <w:pPr>
              <w:pStyle w:val="GOSTTablenorm"/>
              <w:rPr>
                <w:lang w:val="en-US"/>
              </w:rPr>
            </w:pPr>
            <w:r w:rsidRPr="007036CE">
              <w:rPr>
                <w:szCs w:val="22"/>
                <w:lang w:val="en-US"/>
              </w:rPr>
              <w:t>StmInfrmtn_OKS_KMI_BO</w:t>
            </w:r>
          </w:p>
        </w:tc>
        <w:tc>
          <w:tcPr>
            <w:tcW w:w="1375" w:type="pct"/>
          </w:tcPr>
          <w:p w14:paraId="712F1C1A" w14:textId="77777777" w:rsidR="007E0C8D" w:rsidRPr="007036CE" w:rsidRDefault="007E0C8D" w:rsidP="007E0C8D">
            <w:pPr>
              <w:pStyle w:val="GOSTTablenorm"/>
              <w:rPr>
                <w:szCs w:val="22"/>
              </w:rPr>
            </w:pPr>
            <w:r w:rsidRPr="007036CE">
              <w:rPr>
                <w:szCs w:val="22"/>
              </w:rPr>
              <w:t>Заполняется по алгоритму:</w:t>
            </w:r>
          </w:p>
          <w:p w14:paraId="3755F301" w14:textId="77777777" w:rsidR="007E0C8D" w:rsidRPr="007036CE" w:rsidRDefault="007E0C8D" w:rsidP="007E0C8D">
            <w:pPr>
              <w:pStyle w:val="GOSTTableListMark1"/>
            </w:pPr>
            <w:r w:rsidRPr="007036CE">
              <w:t xml:space="preserve"> если параметр </w:t>
            </w:r>
            <w:r w:rsidRPr="007036CE">
              <w:rPr>
                <w:lang w:val="en-US"/>
              </w:rPr>
              <w:t>StmInfrmtn</w:t>
            </w:r>
            <w:r w:rsidRPr="007036CE">
              <w:t>_</w:t>
            </w:r>
            <w:r w:rsidRPr="007036CE">
              <w:rPr>
                <w:lang w:val="en-US"/>
              </w:rPr>
              <w:t>OKS</w:t>
            </w:r>
            <w:r w:rsidRPr="007036CE">
              <w:t>_</w:t>
            </w:r>
            <w:r w:rsidRPr="007036CE">
              <w:rPr>
                <w:lang w:val="en-US"/>
              </w:rPr>
              <w:t>BO</w:t>
            </w:r>
            <w:r w:rsidRPr="007036CE">
              <w:t xml:space="preserve"> заполнен, то атрибут заполняется указанным в теге значением;</w:t>
            </w:r>
          </w:p>
          <w:p w14:paraId="77583405" w14:textId="77777777" w:rsidR="007E0C8D" w:rsidRPr="007036CE" w:rsidRDefault="007E0C8D" w:rsidP="007E0C8D">
            <w:pPr>
              <w:pStyle w:val="GOSTTableListMark1"/>
            </w:pPr>
            <w:r w:rsidRPr="007036CE">
              <w:t xml:space="preserve"> если параметр </w:t>
            </w:r>
            <w:r w:rsidRPr="007036CE">
              <w:rPr>
                <w:lang w:val="en-US"/>
              </w:rPr>
              <w:t>StmInfrmtn</w:t>
            </w:r>
            <w:r w:rsidRPr="007036CE">
              <w:t>_</w:t>
            </w:r>
            <w:r w:rsidRPr="007036CE">
              <w:rPr>
                <w:lang w:val="en-US"/>
              </w:rPr>
              <w:t>OKS</w:t>
            </w:r>
            <w:r w:rsidRPr="007036CE">
              <w:t>_</w:t>
            </w:r>
            <w:r w:rsidRPr="007036CE">
              <w:rPr>
                <w:lang w:val="en-US"/>
              </w:rPr>
              <w:t>BO</w:t>
            </w:r>
            <w:r w:rsidRPr="007036CE">
              <w:t xml:space="preserve"> не заполнен (= пусто или отсутствует), то атрибут заполняется значением из тега StmInfrmtn_OKS_KMI_BO, в случае, если размерность указанного значения = 18 знаков;</w:t>
            </w:r>
          </w:p>
          <w:p w14:paraId="0DD088AC" w14:textId="77777777" w:rsidR="007E0C8D" w:rsidRPr="007036CE" w:rsidRDefault="007E0C8D" w:rsidP="007E0C8D">
            <w:pPr>
              <w:pStyle w:val="GOSTTableListMark1"/>
            </w:pPr>
            <w:r w:rsidRPr="007036CE">
              <w:t xml:space="preserve"> если параметр </w:t>
            </w:r>
            <w:r w:rsidRPr="007036CE">
              <w:rPr>
                <w:lang w:val="en-US"/>
              </w:rPr>
              <w:t>StmInfrmtn</w:t>
            </w:r>
            <w:r w:rsidRPr="007036CE">
              <w:t>_</w:t>
            </w:r>
            <w:r w:rsidRPr="007036CE">
              <w:rPr>
                <w:lang w:val="en-US"/>
              </w:rPr>
              <w:t>OKS</w:t>
            </w:r>
            <w:r w:rsidRPr="007036CE">
              <w:t>_</w:t>
            </w:r>
            <w:r w:rsidRPr="007036CE">
              <w:rPr>
                <w:lang w:val="en-US"/>
              </w:rPr>
              <w:t>BO</w:t>
            </w:r>
            <w:r w:rsidRPr="007036CE">
              <w:t xml:space="preserve"> не заполнен (= пусто или отсутствует), параметр </w:t>
            </w:r>
            <w:r w:rsidRPr="007036CE">
              <w:rPr>
                <w:lang w:val="en-US"/>
              </w:rPr>
              <w:t>StmInfrmtn</w:t>
            </w:r>
            <w:r w:rsidRPr="007036CE">
              <w:t>_</w:t>
            </w:r>
            <w:r w:rsidRPr="007036CE">
              <w:rPr>
                <w:lang w:val="en-US"/>
              </w:rPr>
              <w:t>OKS</w:t>
            </w:r>
            <w:r w:rsidRPr="007036CE">
              <w:t>_</w:t>
            </w:r>
            <w:r w:rsidRPr="007036CE">
              <w:rPr>
                <w:lang w:val="en-US"/>
              </w:rPr>
              <w:t>KMI</w:t>
            </w:r>
            <w:r w:rsidRPr="007036CE">
              <w:t>_</w:t>
            </w:r>
            <w:r w:rsidRPr="007036CE">
              <w:rPr>
                <w:lang w:val="en-US"/>
              </w:rPr>
              <w:t>BO</w:t>
            </w:r>
            <w:r w:rsidRPr="007036CE">
              <w:t xml:space="preserve"> заполнен значением размерностью &gt; 18 знаков или не заполнен (= пусто или отсутствует), то атрибут не заполняется (пусто)</w:t>
            </w:r>
          </w:p>
        </w:tc>
      </w:tr>
      <w:tr w:rsidR="007E0C8D" w:rsidRPr="007036CE" w14:paraId="32379C93" w14:textId="77777777" w:rsidTr="00B0621B">
        <w:tc>
          <w:tcPr>
            <w:tcW w:w="1108" w:type="pct"/>
          </w:tcPr>
          <w:p w14:paraId="7618CB72" w14:textId="77777777" w:rsidR="007E0C8D" w:rsidRPr="007036CE" w:rsidRDefault="007E0C8D" w:rsidP="007E0C8D">
            <w:pPr>
              <w:pStyle w:val="GOSTTablenorm"/>
            </w:pPr>
            <w:r w:rsidRPr="007036CE">
              <w:t>ОКС_укр_плательщика_изм</w:t>
            </w:r>
          </w:p>
        </w:tc>
        <w:tc>
          <w:tcPr>
            <w:tcW w:w="301" w:type="pct"/>
          </w:tcPr>
          <w:p w14:paraId="3041D178" w14:textId="77777777" w:rsidR="007E0C8D" w:rsidRPr="007036CE" w:rsidRDefault="007E0C8D" w:rsidP="007E0C8D">
            <w:pPr>
              <w:pStyle w:val="GOSTTablenorm"/>
            </w:pPr>
            <w:r w:rsidRPr="007036CE">
              <w:t>да</w:t>
            </w:r>
          </w:p>
        </w:tc>
        <w:tc>
          <w:tcPr>
            <w:tcW w:w="1108" w:type="pct"/>
          </w:tcPr>
          <w:p w14:paraId="680DC893" w14:textId="77777777" w:rsidR="007E0C8D" w:rsidRPr="007036CE" w:rsidRDefault="007E0C8D" w:rsidP="007E0C8D">
            <w:pPr>
              <w:pStyle w:val="GOSTTablenorm"/>
            </w:pPr>
            <w:r w:rsidRPr="007036CE">
              <w:t>ОКС укрупненный плательщика изменяемый (при изменении КОО)</w:t>
            </w:r>
          </w:p>
        </w:tc>
        <w:tc>
          <w:tcPr>
            <w:tcW w:w="1108" w:type="pct"/>
          </w:tcPr>
          <w:p w14:paraId="73D4A363" w14:textId="77777777" w:rsidR="007E0C8D" w:rsidRPr="007036CE" w:rsidRDefault="007E0C8D" w:rsidP="007E0C8D">
            <w:pPr>
              <w:pStyle w:val="GOSTTablenorm"/>
              <w:rPr>
                <w:lang w:val="en-US"/>
              </w:rPr>
            </w:pPr>
            <w:r w:rsidRPr="007036CE">
              <w:rPr>
                <w:lang w:val="en-US"/>
              </w:rPr>
              <w:t>StmInfrmtn_OKS_Chhg</w:t>
            </w:r>
          </w:p>
          <w:p w14:paraId="3F8D1410" w14:textId="77777777" w:rsidR="007E0C8D" w:rsidRPr="007036CE" w:rsidRDefault="007E0C8D" w:rsidP="007E0C8D">
            <w:pPr>
              <w:pStyle w:val="GOSTTablenorm"/>
              <w:rPr>
                <w:lang w:val="en-US"/>
              </w:rPr>
            </w:pPr>
            <w:r w:rsidRPr="007036CE">
              <w:rPr>
                <w:lang w:val="en-US"/>
              </w:rPr>
              <w:t>StmInfrmtn_OKS_KMI_Chhg</w:t>
            </w:r>
          </w:p>
        </w:tc>
        <w:tc>
          <w:tcPr>
            <w:tcW w:w="1375" w:type="pct"/>
          </w:tcPr>
          <w:p w14:paraId="22477079" w14:textId="77777777" w:rsidR="007E0C8D" w:rsidRPr="007036CE" w:rsidRDefault="007E0C8D" w:rsidP="007E0C8D">
            <w:pPr>
              <w:pStyle w:val="GOSTTablenorm"/>
            </w:pPr>
            <w:r w:rsidRPr="007036CE">
              <w:t>Заполняется по алгоритму:</w:t>
            </w:r>
          </w:p>
          <w:p w14:paraId="29B29073" w14:textId="77777777" w:rsidR="007E0C8D" w:rsidRPr="007036CE" w:rsidRDefault="007E0C8D" w:rsidP="007E0C8D">
            <w:pPr>
              <w:pStyle w:val="GOSTTableListMark1"/>
            </w:pPr>
            <w:r w:rsidRPr="007036CE">
              <w:t xml:space="preserve"> если параметр StmInfrmtn_OKS_Chhg заполнен, то атрибут заполняется ука</w:t>
            </w:r>
            <w:r w:rsidRPr="007036CE">
              <w:lastRenderedPageBreak/>
              <w:t>занным в теге значением;</w:t>
            </w:r>
          </w:p>
          <w:p w14:paraId="425C51FC" w14:textId="77777777" w:rsidR="007E0C8D" w:rsidRPr="007036CE" w:rsidRDefault="007E0C8D" w:rsidP="007E0C8D">
            <w:pPr>
              <w:pStyle w:val="GOSTTableListMark1"/>
            </w:pPr>
            <w:r w:rsidRPr="007036CE">
              <w:t xml:space="preserve"> если параметр StmInfrmtn_OKS_Chhg не заполнен (= пусто или отсутствует), то атрибут заполняется значением из тега </w:t>
            </w:r>
            <w:r w:rsidRPr="007036CE">
              <w:rPr>
                <w:lang w:val="en-US"/>
              </w:rPr>
              <w:t>StmInfrmtn</w:t>
            </w:r>
            <w:r w:rsidRPr="007036CE">
              <w:t>_</w:t>
            </w:r>
            <w:r w:rsidRPr="007036CE">
              <w:rPr>
                <w:lang w:val="en-US"/>
              </w:rPr>
              <w:t>OKS</w:t>
            </w:r>
            <w:r w:rsidRPr="007036CE">
              <w:t>_</w:t>
            </w:r>
            <w:r w:rsidRPr="007036CE">
              <w:rPr>
                <w:lang w:val="en-US"/>
              </w:rPr>
              <w:t>KMI</w:t>
            </w:r>
            <w:r w:rsidRPr="007036CE">
              <w:t>_</w:t>
            </w:r>
            <w:r w:rsidRPr="007036CE">
              <w:rPr>
                <w:lang w:val="en-US"/>
              </w:rPr>
              <w:t>Chhg</w:t>
            </w:r>
            <w:r w:rsidRPr="007036CE">
              <w:t>, в случае, если размерность указанного значения = 18 знаков;</w:t>
            </w:r>
          </w:p>
          <w:p w14:paraId="6AC211F4" w14:textId="77777777" w:rsidR="007E0C8D" w:rsidRPr="007036CE" w:rsidRDefault="007E0C8D" w:rsidP="007E0C8D">
            <w:pPr>
              <w:pStyle w:val="GOSTTableListMark1"/>
            </w:pPr>
            <w:r w:rsidRPr="007036CE">
              <w:t xml:space="preserve"> если параметр StmInfrmtn_OKS_Chhg не заполнен (= пусто или отсутствует), параметр </w:t>
            </w:r>
            <w:r w:rsidRPr="007036CE">
              <w:rPr>
                <w:lang w:val="en-US"/>
              </w:rPr>
              <w:t>StmInfrmtn</w:t>
            </w:r>
            <w:r w:rsidRPr="007036CE">
              <w:t>_</w:t>
            </w:r>
            <w:r w:rsidRPr="007036CE">
              <w:rPr>
                <w:lang w:val="en-US"/>
              </w:rPr>
              <w:t>OKS</w:t>
            </w:r>
            <w:r w:rsidRPr="007036CE">
              <w:t>_</w:t>
            </w:r>
            <w:r w:rsidRPr="007036CE">
              <w:rPr>
                <w:lang w:val="en-US"/>
              </w:rPr>
              <w:t>KMI</w:t>
            </w:r>
            <w:r w:rsidRPr="007036CE">
              <w:t>_</w:t>
            </w:r>
            <w:r w:rsidRPr="007036CE">
              <w:rPr>
                <w:lang w:val="en-US"/>
              </w:rPr>
              <w:t>Chhg</w:t>
            </w:r>
            <w:r w:rsidRPr="007036CE">
              <w:t xml:space="preserve"> заполнен значением размерностью &gt; 18 знаков или не заполнен (= пусто или отсутствует), то атрибут не заполняется (пусто)</w:t>
            </w:r>
          </w:p>
        </w:tc>
      </w:tr>
      <w:tr w:rsidR="007E0C8D" w:rsidRPr="007036CE" w14:paraId="26BECDE9" w14:textId="77777777" w:rsidTr="00B0621B">
        <w:tc>
          <w:tcPr>
            <w:tcW w:w="1108" w:type="pct"/>
          </w:tcPr>
          <w:p w14:paraId="1A7E9290" w14:textId="77777777" w:rsidR="007E0C8D" w:rsidRPr="007036CE" w:rsidRDefault="007E0C8D" w:rsidP="007E0C8D">
            <w:pPr>
              <w:pStyle w:val="GOSTTablenorm"/>
            </w:pPr>
            <w:r w:rsidRPr="007036CE">
              <w:lastRenderedPageBreak/>
              <w:t>КБК_плательщика</w:t>
            </w:r>
          </w:p>
        </w:tc>
        <w:tc>
          <w:tcPr>
            <w:tcW w:w="301" w:type="pct"/>
          </w:tcPr>
          <w:p w14:paraId="04C96C04" w14:textId="77777777" w:rsidR="007E0C8D" w:rsidRPr="007036CE" w:rsidRDefault="007E0C8D" w:rsidP="007E0C8D">
            <w:pPr>
              <w:pStyle w:val="GOSTTablenorm"/>
            </w:pPr>
            <w:r w:rsidRPr="007036CE">
              <w:t>нет</w:t>
            </w:r>
          </w:p>
        </w:tc>
        <w:tc>
          <w:tcPr>
            <w:tcW w:w="1108" w:type="pct"/>
          </w:tcPr>
          <w:p w14:paraId="3E4196CB" w14:textId="77777777" w:rsidR="007E0C8D" w:rsidRPr="007036CE" w:rsidRDefault="007E0C8D" w:rsidP="007E0C8D">
            <w:pPr>
              <w:pStyle w:val="GOSTTablenorm"/>
            </w:pPr>
            <w:r w:rsidRPr="007036CE">
              <w:t>КБК плательщика</w:t>
            </w:r>
          </w:p>
        </w:tc>
        <w:tc>
          <w:tcPr>
            <w:tcW w:w="1108" w:type="pct"/>
          </w:tcPr>
          <w:p w14:paraId="7542AC34" w14:textId="77777777" w:rsidR="007E0C8D" w:rsidRPr="007036CE" w:rsidRDefault="007E0C8D" w:rsidP="007E0C8D">
            <w:pPr>
              <w:pStyle w:val="GOSTTablenorm"/>
            </w:pPr>
            <w:r w:rsidRPr="007036CE">
              <w:rPr>
                <w:lang w:val="en-US"/>
              </w:rPr>
              <w:t>StmInfrmtn_KBK_BO</w:t>
            </w:r>
          </w:p>
        </w:tc>
        <w:tc>
          <w:tcPr>
            <w:tcW w:w="1375" w:type="pct"/>
          </w:tcPr>
          <w:p w14:paraId="19D54B84" w14:textId="77777777" w:rsidR="007E0C8D" w:rsidRPr="007036CE" w:rsidRDefault="007E0C8D" w:rsidP="007E0C8D">
            <w:pPr>
              <w:pStyle w:val="GOSTTablenorm"/>
            </w:pPr>
            <w:r w:rsidRPr="007036CE">
              <w:t>-</w:t>
            </w:r>
          </w:p>
        </w:tc>
      </w:tr>
      <w:tr w:rsidR="007E0C8D" w:rsidRPr="007036CE" w14:paraId="583B0E6B" w14:textId="77777777" w:rsidTr="00B0621B">
        <w:tc>
          <w:tcPr>
            <w:tcW w:w="1108" w:type="pct"/>
          </w:tcPr>
          <w:p w14:paraId="00EE3E03" w14:textId="77777777" w:rsidR="007E0C8D" w:rsidRPr="007036CE" w:rsidRDefault="007E0C8D" w:rsidP="007E0C8D">
            <w:pPr>
              <w:pStyle w:val="GOSTTablenorm"/>
            </w:pPr>
            <w:r w:rsidRPr="007036CE">
              <w:t>КБК_плательщика_изм</w:t>
            </w:r>
          </w:p>
        </w:tc>
        <w:tc>
          <w:tcPr>
            <w:tcW w:w="301" w:type="pct"/>
          </w:tcPr>
          <w:p w14:paraId="4ECDAED0" w14:textId="77777777" w:rsidR="007E0C8D" w:rsidRPr="007036CE" w:rsidRDefault="007E0C8D" w:rsidP="007E0C8D">
            <w:pPr>
              <w:pStyle w:val="GOSTTablenorm"/>
            </w:pPr>
            <w:r w:rsidRPr="007036CE">
              <w:t>нет</w:t>
            </w:r>
          </w:p>
        </w:tc>
        <w:tc>
          <w:tcPr>
            <w:tcW w:w="1108" w:type="pct"/>
          </w:tcPr>
          <w:p w14:paraId="43B84478" w14:textId="77777777" w:rsidR="007E0C8D" w:rsidRPr="007036CE" w:rsidRDefault="007E0C8D" w:rsidP="007E0C8D">
            <w:pPr>
              <w:pStyle w:val="GOSTTablenorm"/>
            </w:pPr>
            <w:r w:rsidRPr="007036CE">
              <w:t>КБК плательщика изменяемый (при изменении КОО)</w:t>
            </w:r>
          </w:p>
        </w:tc>
        <w:tc>
          <w:tcPr>
            <w:tcW w:w="1108" w:type="pct"/>
          </w:tcPr>
          <w:p w14:paraId="0F278BE9" w14:textId="77777777" w:rsidR="007E0C8D" w:rsidRPr="007036CE" w:rsidRDefault="007E0C8D" w:rsidP="007E0C8D">
            <w:pPr>
              <w:pStyle w:val="GOSTTablenorm"/>
            </w:pPr>
            <w:r w:rsidRPr="007036CE">
              <w:t>StmInfrmtn_KBK_Chhg</w:t>
            </w:r>
          </w:p>
        </w:tc>
        <w:tc>
          <w:tcPr>
            <w:tcW w:w="1375" w:type="pct"/>
          </w:tcPr>
          <w:p w14:paraId="7B2F14BA" w14:textId="77777777" w:rsidR="007E0C8D" w:rsidRPr="007036CE" w:rsidRDefault="007E0C8D" w:rsidP="007E0C8D">
            <w:pPr>
              <w:pStyle w:val="GOSTTablenorm"/>
            </w:pPr>
            <w:r w:rsidRPr="007036CE">
              <w:t>-</w:t>
            </w:r>
          </w:p>
        </w:tc>
      </w:tr>
      <w:tr w:rsidR="007E0C8D" w:rsidRPr="007036CE" w14:paraId="45D3A0C8" w14:textId="77777777" w:rsidTr="00B0621B">
        <w:tc>
          <w:tcPr>
            <w:tcW w:w="1108" w:type="pct"/>
          </w:tcPr>
          <w:p w14:paraId="6CA4F99B" w14:textId="77777777" w:rsidR="007E0C8D" w:rsidRPr="007036CE" w:rsidRDefault="007E0C8D" w:rsidP="007E0C8D">
            <w:pPr>
              <w:pStyle w:val="GOSTTablenorm"/>
            </w:pPr>
            <w:r w:rsidRPr="007036CE">
              <w:t>Тип_КБК_плательщика</w:t>
            </w:r>
          </w:p>
        </w:tc>
        <w:tc>
          <w:tcPr>
            <w:tcW w:w="301" w:type="pct"/>
          </w:tcPr>
          <w:p w14:paraId="1008AE3E" w14:textId="77777777" w:rsidR="007E0C8D" w:rsidRPr="007036CE" w:rsidRDefault="007E0C8D" w:rsidP="007E0C8D">
            <w:pPr>
              <w:pStyle w:val="GOSTTablenorm"/>
            </w:pPr>
            <w:r w:rsidRPr="007036CE">
              <w:t>нет</w:t>
            </w:r>
          </w:p>
        </w:tc>
        <w:tc>
          <w:tcPr>
            <w:tcW w:w="1108" w:type="pct"/>
          </w:tcPr>
          <w:p w14:paraId="3811289C" w14:textId="77777777" w:rsidR="007E0C8D" w:rsidRPr="007036CE" w:rsidRDefault="007E0C8D" w:rsidP="007E0C8D">
            <w:pPr>
              <w:pStyle w:val="GOSTTablenorm"/>
            </w:pPr>
            <w:r w:rsidRPr="007036CE">
              <w:t>Тип КБК плательщика</w:t>
            </w:r>
          </w:p>
        </w:tc>
        <w:tc>
          <w:tcPr>
            <w:tcW w:w="1108" w:type="pct"/>
          </w:tcPr>
          <w:p w14:paraId="054FC955" w14:textId="77777777" w:rsidR="007E0C8D" w:rsidRPr="007036CE" w:rsidRDefault="007E0C8D" w:rsidP="007E0C8D">
            <w:pPr>
              <w:pStyle w:val="GOSTTablenorm"/>
            </w:pPr>
            <w:r w:rsidRPr="007036CE">
              <w:rPr>
                <w:lang w:val="en-US"/>
              </w:rPr>
              <w:t>StmInfrmtn_CnstTpKBK</w:t>
            </w:r>
          </w:p>
        </w:tc>
        <w:tc>
          <w:tcPr>
            <w:tcW w:w="1375" w:type="pct"/>
          </w:tcPr>
          <w:p w14:paraId="60EB817E" w14:textId="77777777" w:rsidR="007E0C8D" w:rsidRPr="007036CE" w:rsidRDefault="007E0C8D" w:rsidP="007E0C8D">
            <w:pPr>
              <w:pStyle w:val="GOSTTablenorm"/>
            </w:pPr>
            <w:r w:rsidRPr="007036CE">
              <w:t>-</w:t>
            </w:r>
          </w:p>
        </w:tc>
      </w:tr>
      <w:tr w:rsidR="007E0C8D" w:rsidRPr="007036CE" w14:paraId="36E3506A" w14:textId="77777777" w:rsidTr="00B0621B">
        <w:tc>
          <w:tcPr>
            <w:tcW w:w="1108" w:type="pct"/>
          </w:tcPr>
          <w:p w14:paraId="62CBE29C" w14:textId="77777777" w:rsidR="007E0C8D" w:rsidRPr="007036CE" w:rsidRDefault="007E0C8D" w:rsidP="007E0C8D">
            <w:pPr>
              <w:pStyle w:val="GOSTTablenorm"/>
            </w:pPr>
            <w:r w:rsidRPr="007036CE">
              <w:t>Тип_КБК_плательщика_изм</w:t>
            </w:r>
          </w:p>
        </w:tc>
        <w:tc>
          <w:tcPr>
            <w:tcW w:w="301" w:type="pct"/>
          </w:tcPr>
          <w:p w14:paraId="42C15F3A" w14:textId="77777777" w:rsidR="007E0C8D" w:rsidRPr="007036CE" w:rsidRDefault="007E0C8D" w:rsidP="007E0C8D">
            <w:pPr>
              <w:pStyle w:val="GOSTTablenorm"/>
            </w:pPr>
            <w:r w:rsidRPr="007036CE">
              <w:t>нет</w:t>
            </w:r>
          </w:p>
        </w:tc>
        <w:tc>
          <w:tcPr>
            <w:tcW w:w="1108" w:type="pct"/>
          </w:tcPr>
          <w:p w14:paraId="0F6F04C5" w14:textId="77777777" w:rsidR="007E0C8D" w:rsidRPr="007036CE" w:rsidRDefault="007E0C8D" w:rsidP="007E0C8D">
            <w:pPr>
              <w:pStyle w:val="GOSTTablenorm"/>
            </w:pPr>
            <w:r w:rsidRPr="007036CE">
              <w:t>Тип КБК плательщика изменяемый (при изменении, отмене КОО)</w:t>
            </w:r>
          </w:p>
        </w:tc>
        <w:tc>
          <w:tcPr>
            <w:tcW w:w="1108" w:type="pct"/>
          </w:tcPr>
          <w:p w14:paraId="3116C518" w14:textId="77777777" w:rsidR="007E0C8D" w:rsidRPr="007036CE" w:rsidRDefault="007E0C8D" w:rsidP="007E0C8D">
            <w:pPr>
              <w:pStyle w:val="GOSTTablenorm"/>
            </w:pPr>
            <w:r w:rsidRPr="007036CE">
              <w:rPr>
                <w:lang w:val="en-US"/>
              </w:rPr>
              <w:t>StmInfrmtn_CnstTpKBK</w:t>
            </w:r>
            <w:r w:rsidRPr="007036CE">
              <w:t>_Chhg</w:t>
            </w:r>
          </w:p>
        </w:tc>
        <w:tc>
          <w:tcPr>
            <w:tcW w:w="1375" w:type="pct"/>
          </w:tcPr>
          <w:p w14:paraId="51940727" w14:textId="77777777" w:rsidR="007E0C8D" w:rsidRPr="007036CE" w:rsidRDefault="007E0C8D" w:rsidP="007E0C8D">
            <w:pPr>
              <w:pStyle w:val="GOSTTablenorm"/>
            </w:pPr>
            <w:r w:rsidRPr="007036CE">
              <w:t>-</w:t>
            </w:r>
          </w:p>
        </w:tc>
      </w:tr>
      <w:tr w:rsidR="007E0C8D" w:rsidRPr="007036CE" w14:paraId="799E0571" w14:textId="77777777" w:rsidTr="00B0621B">
        <w:tc>
          <w:tcPr>
            <w:tcW w:w="1108" w:type="pct"/>
          </w:tcPr>
          <w:p w14:paraId="4990C5E7" w14:textId="77777777" w:rsidR="007E0C8D" w:rsidRPr="007036CE" w:rsidRDefault="007E0C8D" w:rsidP="007E0C8D">
            <w:pPr>
              <w:pStyle w:val="GOSTTablenorm"/>
            </w:pPr>
            <w:r w:rsidRPr="007036CE">
              <w:t>Код_цели_плательщика</w:t>
            </w:r>
          </w:p>
        </w:tc>
        <w:tc>
          <w:tcPr>
            <w:tcW w:w="301" w:type="pct"/>
          </w:tcPr>
          <w:p w14:paraId="52050F20" w14:textId="77777777" w:rsidR="007E0C8D" w:rsidRPr="007036CE" w:rsidRDefault="007E0C8D" w:rsidP="007E0C8D">
            <w:pPr>
              <w:pStyle w:val="GOSTTablenorm"/>
            </w:pPr>
            <w:r w:rsidRPr="007036CE">
              <w:t>нет</w:t>
            </w:r>
          </w:p>
        </w:tc>
        <w:tc>
          <w:tcPr>
            <w:tcW w:w="1108" w:type="pct"/>
          </w:tcPr>
          <w:p w14:paraId="27222128" w14:textId="77777777" w:rsidR="007E0C8D" w:rsidRPr="007036CE" w:rsidRDefault="007E0C8D" w:rsidP="007E0C8D">
            <w:pPr>
              <w:pStyle w:val="GOSTTablenorm"/>
            </w:pPr>
            <w:r w:rsidRPr="007036CE">
              <w:t>Код цели (аналитический код) плательщика</w:t>
            </w:r>
          </w:p>
        </w:tc>
        <w:tc>
          <w:tcPr>
            <w:tcW w:w="1108" w:type="pct"/>
          </w:tcPr>
          <w:p w14:paraId="635ECFE6" w14:textId="77777777" w:rsidR="007E0C8D" w:rsidRPr="007036CE" w:rsidRDefault="007E0C8D" w:rsidP="007E0C8D">
            <w:pPr>
              <w:pStyle w:val="GOSTTablenorm"/>
            </w:pPr>
            <w:r w:rsidRPr="007036CE">
              <w:rPr>
                <w:lang w:val="en-US"/>
              </w:rPr>
              <w:t>StmInfrmtn_ObjCdBO</w:t>
            </w:r>
          </w:p>
        </w:tc>
        <w:tc>
          <w:tcPr>
            <w:tcW w:w="1375" w:type="pct"/>
          </w:tcPr>
          <w:p w14:paraId="475A98A0" w14:textId="77777777" w:rsidR="007E0C8D" w:rsidRPr="007036CE" w:rsidRDefault="007E0C8D" w:rsidP="007E0C8D">
            <w:pPr>
              <w:pStyle w:val="GOSTTablenorm"/>
            </w:pPr>
            <w:r w:rsidRPr="007036CE">
              <w:t>-</w:t>
            </w:r>
          </w:p>
        </w:tc>
      </w:tr>
      <w:tr w:rsidR="007E0C8D" w:rsidRPr="007036CE" w14:paraId="33E178C3" w14:textId="77777777" w:rsidTr="00B0621B">
        <w:tc>
          <w:tcPr>
            <w:tcW w:w="1108" w:type="pct"/>
          </w:tcPr>
          <w:p w14:paraId="3E43BFA7" w14:textId="77777777" w:rsidR="007E0C8D" w:rsidRPr="007036CE" w:rsidRDefault="007E0C8D" w:rsidP="007E0C8D">
            <w:pPr>
              <w:pStyle w:val="GOSTTablenorm"/>
            </w:pPr>
            <w:r w:rsidRPr="007036CE">
              <w:t>Код_цели_плательщика_изм</w:t>
            </w:r>
          </w:p>
        </w:tc>
        <w:tc>
          <w:tcPr>
            <w:tcW w:w="301" w:type="pct"/>
          </w:tcPr>
          <w:p w14:paraId="481C5065" w14:textId="77777777" w:rsidR="007E0C8D" w:rsidRPr="007036CE" w:rsidRDefault="007E0C8D" w:rsidP="007E0C8D">
            <w:pPr>
              <w:pStyle w:val="GOSTTablenorm"/>
            </w:pPr>
            <w:r w:rsidRPr="007036CE">
              <w:t>нет</w:t>
            </w:r>
          </w:p>
        </w:tc>
        <w:tc>
          <w:tcPr>
            <w:tcW w:w="1108" w:type="pct"/>
          </w:tcPr>
          <w:p w14:paraId="01450DA9" w14:textId="77777777" w:rsidR="007E0C8D" w:rsidRPr="007036CE" w:rsidRDefault="007E0C8D" w:rsidP="007E0C8D">
            <w:pPr>
              <w:pStyle w:val="GOSTTablenorm"/>
            </w:pPr>
            <w:r w:rsidRPr="007036CE">
              <w:t>Код цели (аналитический код) плательщика изменяемый (при изменении КОО)</w:t>
            </w:r>
          </w:p>
        </w:tc>
        <w:tc>
          <w:tcPr>
            <w:tcW w:w="1108" w:type="pct"/>
          </w:tcPr>
          <w:p w14:paraId="5129AD23" w14:textId="77777777" w:rsidR="007E0C8D" w:rsidRPr="007036CE" w:rsidRDefault="007E0C8D" w:rsidP="007E0C8D">
            <w:pPr>
              <w:pStyle w:val="GOSTTablenorm"/>
            </w:pPr>
            <w:r w:rsidRPr="007036CE">
              <w:t>StmInfrmtn_ObjCd_Chng</w:t>
            </w:r>
          </w:p>
        </w:tc>
        <w:tc>
          <w:tcPr>
            <w:tcW w:w="1375" w:type="pct"/>
          </w:tcPr>
          <w:p w14:paraId="46E40004" w14:textId="77777777" w:rsidR="007E0C8D" w:rsidRPr="007036CE" w:rsidRDefault="007E0C8D" w:rsidP="007E0C8D">
            <w:pPr>
              <w:pStyle w:val="GOSTTablenorm"/>
            </w:pPr>
            <w:r w:rsidRPr="007036CE">
              <w:t>-</w:t>
            </w:r>
          </w:p>
        </w:tc>
      </w:tr>
      <w:tr w:rsidR="007E0C8D" w:rsidRPr="007036CE" w14:paraId="2247F004" w14:textId="77777777" w:rsidTr="00B0621B">
        <w:tc>
          <w:tcPr>
            <w:tcW w:w="1108" w:type="pct"/>
          </w:tcPr>
          <w:p w14:paraId="6BE2AC7A" w14:textId="77777777" w:rsidR="007E0C8D" w:rsidRPr="007036CE" w:rsidRDefault="007E0C8D" w:rsidP="007E0C8D">
            <w:pPr>
              <w:pStyle w:val="GOSTTablenorm"/>
            </w:pPr>
            <w:r w:rsidRPr="007036CE">
              <w:t>Номер_КОО_плательщика</w:t>
            </w:r>
          </w:p>
        </w:tc>
        <w:tc>
          <w:tcPr>
            <w:tcW w:w="301" w:type="pct"/>
          </w:tcPr>
          <w:p w14:paraId="71FFA3C7" w14:textId="77777777" w:rsidR="007E0C8D" w:rsidRPr="007036CE" w:rsidRDefault="007E0C8D" w:rsidP="007E0C8D">
            <w:pPr>
              <w:pStyle w:val="GOSTTablenorm"/>
              <w:rPr>
                <w:szCs w:val="22"/>
              </w:rPr>
            </w:pPr>
            <w:r w:rsidRPr="007036CE">
              <w:rPr>
                <w:szCs w:val="22"/>
              </w:rPr>
              <w:t>нет</w:t>
            </w:r>
          </w:p>
        </w:tc>
        <w:tc>
          <w:tcPr>
            <w:tcW w:w="1108" w:type="pct"/>
          </w:tcPr>
          <w:p w14:paraId="773AF304" w14:textId="77777777" w:rsidR="007E0C8D" w:rsidRPr="007036CE" w:rsidRDefault="007E0C8D" w:rsidP="007E0C8D">
            <w:pPr>
              <w:pStyle w:val="GOSTTablenorm"/>
              <w:rPr>
                <w:szCs w:val="22"/>
              </w:rPr>
            </w:pPr>
            <w:r w:rsidRPr="007036CE">
              <w:rPr>
                <w:szCs w:val="22"/>
              </w:rPr>
              <w:t>Номер КОО плательщика</w:t>
            </w:r>
          </w:p>
        </w:tc>
        <w:tc>
          <w:tcPr>
            <w:tcW w:w="1108" w:type="pct"/>
          </w:tcPr>
          <w:p w14:paraId="2B89C5AF" w14:textId="77777777" w:rsidR="007E0C8D" w:rsidRPr="007036CE" w:rsidRDefault="007E0C8D" w:rsidP="007E0C8D">
            <w:pPr>
              <w:pStyle w:val="GOSTTablenorm"/>
              <w:rPr>
                <w:szCs w:val="22"/>
              </w:rPr>
            </w:pPr>
            <w:r w:rsidRPr="007036CE">
              <w:rPr>
                <w:szCs w:val="22"/>
              </w:rPr>
              <w:t>INF_KZA_KZA_Num</w:t>
            </w:r>
          </w:p>
        </w:tc>
        <w:tc>
          <w:tcPr>
            <w:tcW w:w="1375" w:type="pct"/>
          </w:tcPr>
          <w:p w14:paraId="5F718D55" w14:textId="77777777" w:rsidR="007E0C8D" w:rsidRPr="007036CE" w:rsidRDefault="007E0C8D" w:rsidP="007E0C8D">
            <w:pPr>
              <w:pStyle w:val="GOSTTablenorm"/>
            </w:pPr>
            <w:r w:rsidRPr="007036CE">
              <w:t>-</w:t>
            </w:r>
          </w:p>
        </w:tc>
      </w:tr>
      <w:tr w:rsidR="007E0C8D" w:rsidRPr="007036CE" w14:paraId="0E6C9D8D" w14:textId="77777777" w:rsidTr="00B0621B">
        <w:tc>
          <w:tcPr>
            <w:tcW w:w="1108" w:type="pct"/>
          </w:tcPr>
          <w:p w14:paraId="3CCF7FC7" w14:textId="77777777" w:rsidR="007E0C8D" w:rsidRPr="007036CE" w:rsidRDefault="007E0C8D" w:rsidP="007E0C8D">
            <w:pPr>
              <w:pStyle w:val="GOSTTablenorm"/>
            </w:pPr>
            <w:r w:rsidRPr="007036CE">
              <w:lastRenderedPageBreak/>
              <w:t>GUID_КОО</w:t>
            </w:r>
          </w:p>
        </w:tc>
        <w:tc>
          <w:tcPr>
            <w:tcW w:w="301" w:type="pct"/>
          </w:tcPr>
          <w:p w14:paraId="7F65C337" w14:textId="77777777" w:rsidR="007E0C8D" w:rsidRPr="007036CE" w:rsidRDefault="007E0C8D" w:rsidP="007E0C8D">
            <w:pPr>
              <w:pStyle w:val="GOSTTablenorm"/>
              <w:rPr>
                <w:szCs w:val="22"/>
              </w:rPr>
            </w:pPr>
            <w:r w:rsidRPr="007036CE">
              <w:rPr>
                <w:szCs w:val="22"/>
              </w:rPr>
              <w:t>нет</w:t>
            </w:r>
          </w:p>
        </w:tc>
        <w:tc>
          <w:tcPr>
            <w:tcW w:w="1108" w:type="pct"/>
          </w:tcPr>
          <w:p w14:paraId="7DFF1195" w14:textId="77777777" w:rsidR="007E0C8D" w:rsidRPr="007036CE" w:rsidRDefault="007E0C8D" w:rsidP="007E0C8D">
            <w:pPr>
              <w:pStyle w:val="GOSTTablenorm"/>
              <w:rPr>
                <w:szCs w:val="22"/>
              </w:rPr>
            </w:pPr>
            <w:r w:rsidRPr="007036CE">
              <w:rPr>
                <w:szCs w:val="22"/>
              </w:rPr>
              <w:t>Идентификатор КОО</w:t>
            </w:r>
          </w:p>
        </w:tc>
        <w:tc>
          <w:tcPr>
            <w:tcW w:w="1108" w:type="pct"/>
          </w:tcPr>
          <w:p w14:paraId="3D528407" w14:textId="77777777" w:rsidR="007E0C8D" w:rsidRPr="007036CE" w:rsidRDefault="007E0C8D" w:rsidP="007E0C8D">
            <w:pPr>
              <w:pStyle w:val="GOSTTablenorm"/>
              <w:rPr>
                <w:szCs w:val="22"/>
              </w:rPr>
            </w:pPr>
            <w:r w:rsidRPr="007036CE">
              <w:rPr>
                <w:szCs w:val="22"/>
              </w:rPr>
              <w:t>INF_KZA_KZA_GUID</w:t>
            </w:r>
          </w:p>
        </w:tc>
        <w:tc>
          <w:tcPr>
            <w:tcW w:w="1375" w:type="pct"/>
          </w:tcPr>
          <w:p w14:paraId="219FE6F9" w14:textId="77777777" w:rsidR="007E0C8D" w:rsidRPr="007036CE" w:rsidRDefault="007E0C8D" w:rsidP="007E0C8D">
            <w:pPr>
              <w:pStyle w:val="GOSTTablenorm"/>
            </w:pPr>
            <w:r w:rsidRPr="007036CE">
              <w:t>-</w:t>
            </w:r>
          </w:p>
        </w:tc>
      </w:tr>
      <w:tr w:rsidR="007E0C8D" w:rsidRPr="007036CE" w14:paraId="15C09045" w14:textId="77777777" w:rsidTr="00B0621B">
        <w:tc>
          <w:tcPr>
            <w:tcW w:w="1108" w:type="pct"/>
          </w:tcPr>
          <w:p w14:paraId="77E4DB73" w14:textId="77777777" w:rsidR="007E0C8D" w:rsidRPr="007036CE" w:rsidRDefault="007E0C8D" w:rsidP="007E0C8D">
            <w:pPr>
              <w:pStyle w:val="GOSTTablenorm"/>
            </w:pPr>
            <w:r w:rsidRPr="007036CE">
              <w:t>Сумма_валюта_операции</w:t>
            </w:r>
          </w:p>
        </w:tc>
        <w:tc>
          <w:tcPr>
            <w:tcW w:w="301" w:type="pct"/>
          </w:tcPr>
          <w:p w14:paraId="21C3B195" w14:textId="77777777" w:rsidR="007E0C8D" w:rsidRPr="007036CE" w:rsidRDefault="007E0C8D" w:rsidP="007E0C8D">
            <w:pPr>
              <w:pStyle w:val="GOSTTablenorm"/>
            </w:pPr>
            <w:r w:rsidRPr="007036CE">
              <w:t>да</w:t>
            </w:r>
          </w:p>
        </w:tc>
        <w:tc>
          <w:tcPr>
            <w:tcW w:w="1108" w:type="pct"/>
          </w:tcPr>
          <w:p w14:paraId="6B805CB2" w14:textId="77777777" w:rsidR="007E0C8D" w:rsidRPr="007036CE" w:rsidRDefault="007E0C8D" w:rsidP="007E0C8D">
            <w:pPr>
              <w:pStyle w:val="GOSTTablenorm"/>
            </w:pPr>
            <w:r w:rsidRPr="007036CE">
              <w:t>Сумма в валюте документа</w:t>
            </w:r>
          </w:p>
        </w:tc>
        <w:tc>
          <w:tcPr>
            <w:tcW w:w="1108" w:type="pct"/>
          </w:tcPr>
          <w:p w14:paraId="36710204" w14:textId="77777777" w:rsidR="007E0C8D" w:rsidRPr="007036CE" w:rsidRDefault="007E0C8D" w:rsidP="007E0C8D">
            <w:pPr>
              <w:pStyle w:val="GOSTTablenorm"/>
            </w:pPr>
            <w:r w:rsidRPr="007036CE">
              <w:t>StmInfrmtn_Amount_BO</w:t>
            </w:r>
          </w:p>
        </w:tc>
        <w:tc>
          <w:tcPr>
            <w:tcW w:w="1375" w:type="pct"/>
          </w:tcPr>
          <w:p w14:paraId="286715EB" w14:textId="2A2FDF62" w:rsidR="007E0C8D" w:rsidRPr="007036CE" w:rsidRDefault="007E0C8D" w:rsidP="007E0C8D">
            <w:pPr>
              <w:pStyle w:val="GOSTTablenorm"/>
            </w:pPr>
            <w:r w:rsidRPr="007036CE">
              <w:t xml:space="preserve">Сумма передается в единицах валюты с точностью 2 знака после запятой </w:t>
            </w:r>
            <w:r w:rsidR="00E74FA5" w:rsidRPr="007036CE">
              <w:t>–</w:t>
            </w:r>
            <w:r w:rsidRPr="007036CE">
              <w:t xml:space="preserve"> необходимо конвертировать в минимальные единицы валюты (для данного типа документов умножить на 100)</w:t>
            </w:r>
          </w:p>
        </w:tc>
      </w:tr>
      <w:tr w:rsidR="007E0C8D" w:rsidRPr="007036CE" w14:paraId="2EC6498D" w14:textId="77777777" w:rsidTr="00B0621B">
        <w:tc>
          <w:tcPr>
            <w:tcW w:w="1108" w:type="pct"/>
          </w:tcPr>
          <w:p w14:paraId="176B6DE0" w14:textId="77777777" w:rsidR="007E0C8D" w:rsidRPr="007036CE" w:rsidRDefault="007E0C8D" w:rsidP="007E0C8D">
            <w:pPr>
              <w:pStyle w:val="GOSTTablenorm"/>
            </w:pPr>
            <w:r w:rsidRPr="007036CE">
              <w:t>Сумма_валюта_операции_изм</w:t>
            </w:r>
          </w:p>
        </w:tc>
        <w:tc>
          <w:tcPr>
            <w:tcW w:w="301" w:type="pct"/>
          </w:tcPr>
          <w:p w14:paraId="0F62F6CE" w14:textId="77777777" w:rsidR="007E0C8D" w:rsidRPr="007036CE" w:rsidRDefault="007E0C8D" w:rsidP="007E0C8D">
            <w:pPr>
              <w:pStyle w:val="GOSTTablenorm"/>
            </w:pPr>
            <w:r w:rsidRPr="007036CE">
              <w:t>да</w:t>
            </w:r>
          </w:p>
        </w:tc>
        <w:tc>
          <w:tcPr>
            <w:tcW w:w="1108" w:type="pct"/>
          </w:tcPr>
          <w:p w14:paraId="62A2FACD" w14:textId="77777777" w:rsidR="007E0C8D" w:rsidRPr="007036CE" w:rsidRDefault="007E0C8D" w:rsidP="007E0C8D">
            <w:pPr>
              <w:pStyle w:val="GOSTTablenorm"/>
            </w:pPr>
            <w:r w:rsidRPr="007036CE">
              <w:t>Изменяемая сумма в валюте документа (при изменении КОО)</w:t>
            </w:r>
          </w:p>
        </w:tc>
        <w:tc>
          <w:tcPr>
            <w:tcW w:w="1108" w:type="pct"/>
          </w:tcPr>
          <w:p w14:paraId="217C6CA2" w14:textId="77777777" w:rsidR="007E0C8D" w:rsidRPr="007036CE" w:rsidRDefault="007E0C8D" w:rsidP="007E0C8D">
            <w:pPr>
              <w:pStyle w:val="GOSTTablenorm"/>
            </w:pPr>
            <w:r w:rsidRPr="007036CE">
              <w:t>StmInfrmtn_Amount_Chng</w:t>
            </w:r>
          </w:p>
        </w:tc>
        <w:tc>
          <w:tcPr>
            <w:tcW w:w="1375" w:type="pct"/>
          </w:tcPr>
          <w:p w14:paraId="3D603461" w14:textId="61492CC2" w:rsidR="007E0C8D" w:rsidRPr="007036CE" w:rsidRDefault="007E0C8D" w:rsidP="007E0C8D">
            <w:pPr>
              <w:pStyle w:val="GOSTTablenorm"/>
            </w:pPr>
            <w:r w:rsidRPr="007036CE">
              <w:t xml:space="preserve">Сумма передается в единицах валюты с точностью 2 знака после запятой </w:t>
            </w:r>
            <w:r w:rsidR="00E74FA5" w:rsidRPr="007036CE">
              <w:t>–</w:t>
            </w:r>
            <w:r w:rsidRPr="007036CE">
              <w:t xml:space="preserve"> необходимо конвертировать в минимальные единицы валюты (для данного типа документов умножить на 100)</w:t>
            </w:r>
          </w:p>
        </w:tc>
      </w:tr>
      <w:tr w:rsidR="007E0C8D" w:rsidRPr="007036CE" w14:paraId="1200FE4D" w14:textId="77777777" w:rsidTr="00B0621B">
        <w:tc>
          <w:tcPr>
            <w:tcW w:w="1108" w:type="pct"/>
          </w:tcPr>
          <w:p w14:paraId="080077AC" w14:textId="77777777" w:rsidR="007E0C8D" w:rsidRPr="007036CE" w:rsidRDefault="007E0C8D" w:rsidP="007E0C8D">
            <w:pPr>
              <w:pStyle w:val="GOSTTablenorm"/>
            </w:pPr>
            <w:r w:rsidRPr="007036CE">
              <w:t>Сумма_валюта_учета_руб</w:t>
            </w:r>
          </w:p>
        </w:tc>
        <w:tc>
          <w:tcPr>
            <w:tcW w:w="301" w:type="pct"/>
          </w:tcPr>
          <w:p w14:paraId="14FBC5F9" w14:textId="77777777" w:rsidR="007E0C8D" w:rsidRPr="007036CE" w:rsidRDefault="007E0C8D" w:rsidP="007E0C8D">
            <w:pPr>
              <w:pStyle w:val="GOSTTablenorm"/>
            </w:pPr>
            <w:r w:rsidRPr="007036CE">
              <w:t>да</w:t>
            </w:r>
          </w:p>
        </w:tc>
        <w:tc>
          <w:tcPr>
            <w:tcW w:w="1108" w:type="pct"/>
          </w:tcPr>
          <w:p w14:paraId="19E695AF" w14:textId="77777777" w:rsidR="007E0C8D" w:rsidRPr="007036CE" w:rsidRDefault="007E0C8D" w:rsidP="007E0C8D">
            <w:pPr>
              <w:pStyle w:val="GOSTTablenorm"/>
            </w:pPr>
            <w:r w:rsidRPr="007036CE">
              <w:t>Сумма в валюте учета (руб)</w:t>
            </w:r>
          </w:p>
        </w:tc>
        <w:tc>
          <w:tcPr>
            <w:tcW w:w="1108" w:type="pct"/>
          </w:tcPr>
          <w:p w14:paraId="3E092534" w14:textId="77777777" w:rsidR="007E0C8D" w:rsidRPr="007036CE" w:rsidRDefault="007E0C8D" w:rsidP="007E0C8D">
            <w:pPr>
              <w:pStyle w:val="GOSTTablenorm"/>
            </w:pPr>
            <w:r w:rsidRPr="007036CE">
              <w:t>StmInfrmtn_Amount_BO</w:t>
            </w:r>
          </w:p>
        </w:tc>
        <w:tc>
          <w:tcPr>
            <w:tcW w:w="1375" w:type="pct"/>
          </w:tcPr>
          <w:p w14:paraId="7FE5126E" w14:textId="77777777" w:rsidR="007E0C8D" w:rsidRPr="007036CE" w:rsidRDefault="007E0C8D" w:rsidP="007E0C8D">
            <w:pPr>
              <w:pStyle w:val="GOSTTablenorm"/>
            </w:pPr>
            <w:r w:rsidRPr="007036CE">
              <w:t>Для данного типа документов Сумма_валюта_учета_руб = Сумма_валюта_операции</w:t>
            </w:r>
          </w:p>
        </w:tc>
      </w:tr>
      <w:tr w:rsidR="007E0C8D" w:rsidRPr="007036CE" w14:paraId="040A77F2" w14:textId="77777777" w:rsidTr="00B0621B">
        <w:tc>
          <w:tcPr>
            <w:tcW w:w="1108" w:type="pct"/>
          </w:tcPr>
          <w:p w14:paraId="4B2878A9" w14:textId="77777777" w:rsidR="007E0C8D" w:rsidRPr="007036CE" w:rsidRDefault="007E0C8D" w:rsidP="007E0C8D">
            <w:pPr>
              <w:pStyle w:val="GOSTTablenorm"/>
            </w:pPr>
            <w:r w:rsidRPr="007036CE">
              <w:t>Сумма_валюта_учета_руб_изм</w:t>
            </w:r>
          </w:p>
        </w:tc>
        <w:tc>
          <w:tcPr>
            <w:tcW w:w="301" w:type="pct"/>
          </w:tcPr>
          <w:p w14:paraId="6AA9B712" w14:textId="77777777" w:rsidR="007E0C8D" w:rsidRPr="007036CE" w:rsidRDefault="007E0C8D" w:rsidP="007E0C8D">
            <w:pPr>
              <w:pStyle w:val="GOSTTablenorm"/>
            </w:pPr>
            <w:r w:rsidRPr="007036CE">
              <w:t>да</w:t>
            </w:r>
          </w:p>
        </w:tc>
        <w:tc>
          <w:tcPr>
            <w:tcW w:w="1108" w:type="pct"/>
          </w:tcPr>
          <w:p w14:paraId="0BE118EA" w14:textId="77777777" w:rsidR="007E0C8D" w:rsidRPr="007036CE" w:rsidRDefault="007E0C8D" w:rsidP="007E0C8D">
            <w:pPr>
              <w:pStyle w:val="GOSTTablenorm"/>
            </w:pPr>
            <w:r w:rsidRPr="007036CE">
              <w:t>Изменяемая сумма в валюте учета (руб)</w:t>
            </w:r>
          </w:p>
        </w:tc>
        <w:tc>
          <w:tcPr>
            <w:tcW w:w="1108" w:type="pct"/>
          </w:tcPr>
          <w:p w14:paraId="558587A6" w14:textId="77777777" w:rsidR="007E0C8D" w:rsidRPr="007036CE" w:rsidRDefault="007E0C8D" w:rsidP="007E0C8D">
            <w:pPr>
              <w:pStyle w:val="GOSTTablenorm"/>
            </w:pPr>
            <w:r w:rsidRPr="007036CE">
              <w:t>StmInfrmtn_Amount_Chng</w:t>
            </w:r>
          </w:p>
        </w:tc>
        <w:tc>
          <w:tcPr>
            <w:tcW w:w="1375" w:type="pct"/>
          </w:tcPr>
          <w:p w14:paraId="7EB1BF72" w14:textId="77777777" w:rsidR="007E0C8D" w:rsidRPr="007036CE" w:rsidDel="00B45CC9" w:rsidRDefault="007E0C8D" w:rsidP="007E0C8D">
            <w:pPr>
              <w:pStyle w:val="GOSTTablenorm"/>
            </w:pPr>
            <w:r w:rsidRPr="007036CE">
              <w:t>Для данного типа документа Сумма_валюта_учета_руб_изм = Сумма_валюта_операции_изм</w:t>
            </w:r>
          </w:p>
        </w:tc>
      </w:tr>
    </w:tbl>
    <w:p w14:paraId="20A83863" w14:textId="6F9A03FB" w:rsidR="007E02CA" w:rsidRPr="007036CE" w:rsidRDefault="004E3625" w:rsidP="00CC7251">
      <w:pPr>
        <w:pStyle w:val="GOSTNameTable"/>
      </w:pPr>
      <w:r w:rsidRPr="007036CE">
        <w:rPr>
          <w:noProof/>
        </w:rPr>
        <w:fldChar w:fldCharType="begin"/>
      </w:r>
      <w:r w:rsidRPr="007036CE">
        <w:rPr>
          <w:noProof/>
        </w:rPr>
        <w:instrText xml:space="preserve"> SEQ Таблица \* ARABIC </w:instrText>
      </w:r>
      <w:r w:rsidRPr="007036CE">
        <w:rPr>
          <w:noProof/>
        </w:rPr>
        <w:fldChar w:fldCharType="separate"/>
      </w:r>
      <w:bookmarkStart w:id="9962" w:name="_Toc222928029"/>
      <w:r w:rsidR="00BD74E1">
        <w:rPr>
          <w:noProof/>
        </w:rPr>
        <w:t>56</w:t>
      </w:r>
      <w:r w:rsidRPr="007036CE">
        <w:rPr>
          <w:noProof/>
        </w:rPr>
        <w:fldChar w:fldCharType="end"/>
      </w:r>
      <w:r w:rsidR="007E02CA" w:rsidRPr="007036CE">
        <w:t xml:space="preserve"> </w:t>
      </w:r>
      <w:r w:rsidR="00CC2920" w:rsidRPr="007036CE">
        <w:t>–</w:t>
      </w:r>
      <w:r w:rsidR="007E02CA" w:rsidRPr="007036CE">
        <w:t xml:space="preserve"> Перечень атрибутов, соответствующих типу документа «Казначейское обеспечение обязательств</w:t>
      </w:r>
      <w:r w:rsidR="006F3C8F" w:rsidRPr="007036CE">
        <w:t>»</w:t>
      </w:r>
      <w:r w:rsidR="007E02CA" w:rsidRPr="007036CE">
        <w:t xml:space="preserve"> (ф. 0506110) MSC_KZA</w:t>
      </w:r>
      <w:bookmarkEnd w:id="9962"/>
    </w:p>
    <w:tbl>
      <w:tblPr>
        <w:tblStyle w:val="GOSTTable"/>
        <w:tblW w:w="5000" w:type="pct"/>
        <w:tblLayout w:type="fixed"/>
        <w:tblLook w:val="07E0" w:firstRow="1" w:lastRow="1" w:firstColumn="1" w:lastColumn="1" w:noHBand="1" w:noVBand="1"/>
      </w:tblPr>
      <w:tblGrid>
        <w:gridCol w:w="3495"/>
        <w:gridCol w:w="946"/>
        <w:gridCol w:w="3499"/>
        <w:gridCol w:w="3499"/>
        <w:gridCol w:w="4321"/>
      </w:tblGrid>
      <w:tr w:rsidR="00A97283" w:rsidRPr="007036CE" w14:paraId="5CED9092" w14:textId="77777777" w:rsidTr="00B0621B">
        <w:trPr>
          <w:cnfStyle w:val="100000000000" w:firstRow="1" w:lastRow="0" w:firstColumn="0" w:lastColumn="0" w:oddVBand="0" w:evenVBand="0" w:oddHBand="0" w:evenHBand="0" w:firstRowFirstColumn="0" w:firstRowLastColumn="0" w:lastRowFirstColumn="0" w:lastRowLastColumn="0"/>
        </w:trPr>
        <w:tc>
          <w:tcPr>
            <w:tcW w:w="1109" w:type="pct"/>
            <w:hideMark/>
          </w:tcPr>
          <w:p w14:paraId="7087EDA7" w14:textId="77777777" w:rsidR="0002783A" w:rsidRPr="007036CE" w:rsidRDefault="0002783A" w:rsidP="00C6777A">
            <w:pPr>
              <w:pStyle w:val="GOSTTableHead"/>
              <w:rPr>
                <w:szCs w:val="22"/>
              </w:rPr>
            </w:pPr>
            <w:r w:rsidRPr="007036CE">
              <w:rPr>
                <w:szCs w:val="22"/>
              </w:rPr>
              <w:t>Наименование атрибута</w:t>
            </w:r>
          </w:p>
        </w:tc>
        <w:tc>
          <w:tcPr>
            <w:tcW w:w="300" w:type="pct"/>
            <w:hideMark/>
          </w:tcPr>
          <w:p w14:paraId="29B508A5" w14:textId="77777777" w:rsidR="0002783A" w:rsidRPr="007036CE" w:rsidRDefault="0002783A" w:rsidP="00C6777A">
            <w:pPr>
              <w:pStyle w:val="GOSTTableHead"/>
              <w:rPr>
                <w:szCs w:val="22"/>
              </w:rPr>
            </w:pPr>
            <w:r w:rsidRPr="007036CE">
              <w:rPr>
                <w:szCs w:val="22"/>
              </w:rPr>
              <w:t>Вычисляемый атрибут</w:t>
            </w:r>
          </w:p>
        </w:tc>
        <w:tc>
          <w:tcPr>
            <w:tcW w:w="1110" w:type="pct"/>
            <w:hideMark/>
          </w:tcPr>
          <w:p w14:paraId="211967DA" w14:textId="77777777" w:rsidR="0002783A" w:rsidRPr="007036CE" w:rsidRDefault="0002783A" w:rsidP="00C6777A">
            <w:pPr>
              <w:pStyle w:val="GOSTTableHead"/>
              <w:rPr>
                <w:szCs w:val="22"/>
              </w:rPr>
            </w:pPr>
            <w:r w:rsidRPr="007036CE">
              <w:rPr>
                <w:szCs w:val="22"/>
              </w:rPr>
              <w:t>Описание атрибута</w:t>
            </w:r>
          </w:p>
        </w:tc>
        <w:tc>
          <w:tcPr>
            <w:tcW w:w="1110" w:type="pct"/>
            <w:hideMark/>
          </w:tcPr>
          <w:p w14:paraId="66B1DBBA" w14:textId="77777777" w:rsidR="0002783A" w:rsidRPr="007036CE" w:rsidRDefault="0002783A" w:rsidP="00C6777A">
            <w:pPr>
              <w:pStyle w:val="GOSTTableHead"/>
              <w:rPr>
                <w:szCs w:val="22"/>
              </w:rPr>
            </w:pPr>
            <w:r w:rsidRPr="007036CE">
              <w:rPr>
                <w:szCs w:val="22"/>
              </w:rPr>
              <w:t>Реквизит документа (наименование тега)</w:t>
            </w:r>
          </w:p>
        </w:tc>
        <w:tc>
          <w:tcPr>
            <w:tcW w:w="1371" w:type="pct"/>
            <w:hideMark/>
          </w:tcPr>
          <w:p w14:paraId="50475DFD" w14:textId="77777777" w:rsidR="0002783A" w:rsidRPr="007036CE" w:rsidRDefault="0002783A" w:rsidP="00C6777A">
            <w:pPr>
              <w:pStyle w:val="GOSTTableHead"/>
              <w:rPr>
                <w:szCs w:val="22"/>
              </w:rPr>
            </w:pPr>
            <w:r w:rsidRPr="007036CE">
              <w:rPr>
                <w:szCs w:val="22"/>
              </w:rPr>
              <w:t>Алгоритм вычисления</w:t>
            </w:r>
          </w:p>
        </w:tc>
      </w:tr>
      <w:tr w:rsidR="00A97283" w:rsidRPr="007036CE" w14:paraId="66440EDF" w14:textId="77777777" w:rsidTr="00B0621B">
        <w:tc>
          <w:tcPr>
            <w:tcW w:w="1109" w:type="pct"/>
          </w:tcPr>
          <w:p w14:paraId="20D00CD4" w14:textId="77777777" w:rsidR="00897F4C" w:rsidRPr="007036CE" w:rsidRDefault="00897F4C" w:rsidP="0041658B">
            <w:pPr>
              <w:pStyle w:val="GOSTTablenorm"/>
            </w:pPr>
            <w:r w:rsidRPr="007036CE">
              <w:t>Номер_документа</w:t>
            </w:r>
            <w:r w:rsidR="006F3C8F" w:rsidRPr="007036CE">
              <w:t>*</w:t>
            </w:r>
          </w:p>
        </w:tc>
        <w:tc>
          <w:tcPr>
            <w:tcW w:w="300" w:type="pct"/>
          </w:tcPr>
          <w:p w14:paraId="6888E80C" w14:textId="77777777" w:rsidR="00897F4C" w:rsidRPr="007036CE" w:rsidRDefault="00897F4C">
            <w:pPr>
              <w:pStyle w:val="GOSTTablenorm"/>
            </w:pPr>
            <w:r w:rsidRPr="007036CE">
              <w:t>нет</w:t>
            </w:r>
          </w:p>
        </w:tc>
        <w:tc>
          <w:tcPr>
            <w:tcW w:w="1110" w:type="pct"/>
          </w:tcPr>
          <w:p w14:paraId="673AF5B0" w14:textId="77777777" w:rsidR="00897F4C" w:rsidRPr="007036CE" w:rsidRDefault="00897F4C">
            <w:pPr>
              <w:pStyle w:val="GOSTTablenorm"/>
            </w:pPr>
            <w:r w:rsidRPr="007036CE">
              <w:t>Номер документа</w:t>
            </w:r>
          </w:p>
        </w:tc>
        <w:tc>
          <w:tcPr>
            <w:tcW w:w="1110" w:type="pct"/>
          </w:tcPr>
          <w:p w14:paraId="5BF05F44" w14:textId="77777777" w:rsidR="00897F4C" w:rsidRPr="007036CE" w:rsidRDefault="00897F4C">
            <w:pPr>
              <w:pStyle w:val="GOSTTablenorm"/>
            </w:pPr>
            <w:r w:rsidRPr="007036CE">
              <w:t>TtlPrt_NmDc</w:t>
            </w:r>
          </w:p>
        </w:tc>
        <w:tc>
          <w:tcPr>
            <w:tcW w:w="1371" w:type="pct"/>
          </w:tcPr>
          <w:p w14:paraId="2F8396FC" w14:textId="77777777" w:rsidR="00897F4C" w:rsidRPr="007036CE" w:rsidRDefault="00897F4C">
            <w:pPr>
              <w:pStyle w:val="GOSTTablenorm"/>
            </w:pPr>
            <w:r w:rsidRPr="007036CE">
              <w:t>-</w:t>
            </w:r>
          </w:p>
        </w:tc>
      </w:tr>
      <w:tr w:rsidR="00A97283" w:rsidRPr="007036CE" w14:paraId="529FCB1E" w14:textId="77777777" w:rsidTr="00B0621B">
        <w:tc>
          <w:tcPr>
            <w:tcW w:w="1109" w:type="pct"/>
          </w:tcPr>
          <w:p w14:paraId="5BFB6C3C" w14:textId="77777777" w:rsidR="00897F4C" w:rsidRPr="007036CE" w:rsidRDefault="00897F4C" w:rsidP="0041658B">
            <w:pPr>
              <w:pStyle w:val="GOSTTablenorm"/>
            </w:pPr>
            <w:r w:rsidRPr="007036CE">
              <w:t>Дата_документа</w:t>
            </w:r>
            <w:r w:rsidR="006F3C8F" w:rsidRPr="007036CE">
              <w:t>*</w:t>
            </w:r>
          </w:p>
        </w:tc>
        <w:tc>
          <w:tcPr>
            <w:tcW w:w="300" w:type="pct"/>
          </w:tcPr>
          <w:p w14:paraId="577410DD" w14:textId="77777777" w:rsidR="00897F4C" w:rsidRPr="007036CE" w:rsidRDefault="00897F4C">
            <w:pPr>
              <w:pStyle w:val="GOSTTablenorm"/>
            </w:pPr>
            <w:r w:rsidRPr="007036CE">
              <w:t>нет</w:t>
            </w:r>
          </w:p>
        </w:tc>
        <w:tc>
          <w:tcPr>
            <w:tcW w:w="1110" w:type="pct"/>
          </w:tcPr>
          <w:p w14:paraId="1AB7CAAD" w14:textId="77777777" w:rsidR="00897F4C" w:rsidRPr="007036CE" w:rsidRDefault="00897F4C">
            <w:pPr>
              <w:pStyle w:val="GOSTTablenorm"/>
            </w:pPr>
            <w:r w:rsidRPr="007036CE">
              <w:t>Дата документа</w:t>
            </w:r>
          </w:p>
        </w:tc>
        <w:tc>
          <w:tcPr>
            <w:tcW w:w="1110" w:type="pct"/>
          </w:tcPr>
          <w:p w14:paraId="17E700E7" w14:textId="77777777" w:rsidR="00897F4C" w:rsidRPr="007036CE" w:rsidRDefault="00897F4C">
            <w:pPr>
              <w:pStyle w:val="GOSTTablenorm"/>
            </w:pPr>
            <w:r w:rsidRPr="007036CE">
              <w:t>TtlPrt_DctDt</w:t>
            </w:r>
          </w:p>
        </w:tc>
        <w:tc>
          <w:tcPr>
            <w:tcW w:w="1371" w:type="pct"/>
          </w:tcPr>
          <w:p w14:paraId="141A5E49" w14:textId="77777777" w:rsidR="00897F4C" w:rsidRPr="007036CE" w:rsidRDefault="00897F4C">
            <w:pPr>
              <w:pStyle w:val="GOSTTablenorm"/>
            </w:pPr>
            <w:r w:rsidRPr="007036CE">
              <w:t>-</w:t>
            </w:r>
          </w:p>
        </w:tc>
      </w:tr>
      <w:tr w:rsidR="00A97283" w:rsidRPr="007036CE" w14:paraId="6D44F434" w14:textId="77777777" w:rsidTr="00B0621B">
        <w:tc>
          <w:tcPr>
            <w:tcW w:w="1109" w:type="pct"/>
          </w:tcPr>
          <w:p w14:paraId="57402B5E" w14:textId="77777777" w:rsidR="005B3EFA" w:rsidRPr="007036CE" w:rsidRDefault="005B3EFA" w:rsidP="0041658B">
            <w:pPr>
              <w:pStyle w:val="GOSTTablenorm"/>
            </w:pPr>
            <w:r w:rsidRPr="007036CE">
              <w:t>Вид_документа</w:t>
            </w:r>
          </w:p>
        </w:tc>
        <w:tc>
          <w:tcPr>
            <w:tcW w:w="300" w:type="pct"/>
          </w:tcPr>
          <w:p w14:paraId="53CC9D73" w14:textId="77777777" w:rsidR="005B3EFA" w:rsidRPr="007036CE" w:rsidRDefault="00892DAA">
            <w:pPr>
              <w:pStyle w:val="GOSTTablenorm"/>
            </w:pPr>
            <w:r w:rsidRPr="007036CE">
              <w:t>да</w:t>
            </w:r>
          </w:p>
        </w:tc>
        <w:tc>
          <w:tcPr>
            <w:tcW w:w="1110" w:type="pct"/>
          </w:tcPr>
          <w:p w14:paraId="6BC1189F" w14:textId="77777777" w:rsidR="005B3EFA" w:rsidRPr="007036CE" w:rsidRDefault="005B3EFA">
            <w:pPr>
              <w:pStyle w:val="GOSTTablenorm"/>
            </w:pPr>
            <w:r w:rsidRPr="007036CE">
              <w:t>Вид документа</w:t>
            </w:r>
          </w:p>
        </w:tc>
        <w:tc>
          <w:tcPr>
            <w:tcW w:w="1110" w:type="pct"/>
          </w:tcPr>
          <w:p w14:paraId="69DA6F6A" w14:textId="77777777" w:rsidR="005B3EFA" w:rsidRPr="007036CE" w:rsidRDefault="006A3C3A">
            <w:pPr>
              <w:pStyle w:val="GOSTTablenorm"/>
            </w:pPr>
            <w:r w:rsidRPr="007036CE">
              <w:t>SystemInformation_DocType</w:t>
            </w:r>
          </w:p>
        </w:tc>
        <w:tc>
          <w:tcPr>
            <w:tcW w:w="1371" w:type="pct"/>
          </w:tcPr>
          <w:p w14:paraId="7BF125D2" w14:textId="77777777" w:rsidR="005B3EFA" w:rsidRPr="007036CE" w:rsidRDefault="00892DAA" w:rsidP="006A2CE1">
            <w:pPr>
              <w:pStyle w:val="GOSTTablenorm"/>
            </w:pPr>
            <w:r w:rsidRPr="007036CE">
              <w:t>Если</w:t>
            </w:r>
            <w:r w:rsidRPr="007036CE">
              <w:rPr>
                <w:szCs w:val="22"/>
              </w:rPr>
              <w:t xml:space="preserve"> в теге документа «</w:t>
            </w:r>
            <w:r w:rsidRPr="007036CE">
              <w:t>AKR</w:t>
            </w:r>
            <w:r w:rsidRPr="007036CE">
              <w:rPr>
                <w:szCs w:val="22"/>
              </w:rPr>
              <w:t xml:space="preserve">», то значение </w:t>
            </w:r>
            <w:r w:rsidRPr="007036CE">
              <w:rPr>
                <w:szCs w:val="22"/>
              </w:rPr>
              <w:lastRenderedPageBreak/>
              <w:t>«АКР»</w:t>
            </w:r>
          </w:p>
        </w:tc>
      </w:tr>
      <w:tr w:rsidR="00A97283" w:rsidRPr="007036CE" w14:paraId="63BEE8D1" w14:textId="77777777" w:rsidTr="00B0621B">
        <w:tc>
          <w:tcPr>
            <w:tcW w:w="1109" w:type="pct"/>
          </w:tcPr>
          <w:p w14:paraId="0959661B" w14:textId="77777777" w:rsidR="00897F4C" w:rsidRPr="007036CE" w:rsidRDefault="00897F4C" w:rsidP="0041658B">
            <w:pPr>
              <w:pStyle w:val="GOSTTablenorm"/>
            </w:pPr>
            <w:r w:rsidRPr="007036CE">
              <w:lastRenderedPageBreak/>
              <w:t>Наименование_документа</w:t>
            </w:r>
          </w:p>
        </w:tc>
        <w:tc>
          <w:tcPr>
            <w:tcW w:w="300" w:type="pct"/>
          </w:tcPr>
          <w:p w14:paraId="45AECCFC" w14:textId="77777777" w:rsidR="00897F4C" w:rsidRPr="007036CE" w:rsidRDefault="00897F4C">
            <w:pPr>
              <w:pStyle w:val="GOSTTablenorm"/>
            </w:pPr>
            <w:r w:rsidRPr="007036CE">
              <w:t>да</w:t>
            </w:r>
          </w:p>
        </w:tc>
        <w:tc>
          <w:tcPr>
            <w:tcW w:w="1110" w:type="pct"/>
          </w:tcPr>
          <w:p w14:paraId="5DFABBB5" w14:textId="77777777" w:rsidR="00897F4C" w:rsidRPr="007036CE" w:rsidRDefault="00897F4C">
            <w:pPr>
              <w:pStyle w:val="GOSTTablenorm"/>
            </w:pPr>
            <w:r w:rsidRPr="007036CE">
              <w:t>Наименование документа</w:t>
            </w:r>
          </w:p>
        </w:tc>
        <w:tc>
          <w:tcPr>
            <w:tcW w:w="1110" w:type="pct"/>
          </w:tcPr>
          <w:p w14:paraId="76FFF8A0" w14:textId="42707F51" w:rsidR="00897F4C" w:rsidRPr="007036CE" w:rsidRDefault="00E62480">
            <w:pPr>
              <w:pStyle w:val="GOSTTablenorm"/>
            </w:pPr>
            <w:ins w:id="9963" w:author="Накашидзе О.Е. EXP-301252" w:date="2025-07-24T16:14:00Z">
              <w:r w:rsidRPr="007036CE">
                <w:t>-</w:t>
              </w:r>
            </w:ins>
          </w:p>
        </w:tc>
        <w:tc>
          <w:tcPr>
            <w:tcW w:w="1371" w:type="pct"/>
          </w:tcPr>
          <w:p w14:paraId="54F20537" w14:textId="77777777" w:rsidR="00897F4C" w:rsidRPr="007036CE" w:rsidRDefault="00897F4C">
            <w:pPr>
              <w:pStyle w:val="GOSTTablenorm"/>
            </w:pPr>
            <w:r w:rsidRPr="007036CE">
              <w:t xml:space="preserve">Наименование документа определяется по справочнику </w:t>
            </w:r>
            <w:r w:rsidR="002A55EA" w:rsidRPr="007036CE">
              <w:t>«</w:t>
            </w:r>
            <w:r w:rsidRPr="007036CE">
              <w:t>Типы документов</w:t>
            </w:r>
            <w:r w:rsidR="002A55EA" w:rsidRPr="007036CE">
              <w:t>»</w:t>
            </w:r>
            <w:r w:rsidRPr="007036CE">
              <w:t xml:space="preserve"> с помощью значения атрибута «Тип_документа» (TypeDoc) из заголовка запроса</w:t>
            </w:r>
          </w:p>
        </w:tc>
      </w:tr>
      <w:tr w:rsidR="00A97283" w:rsidRPr="007036CE" w14:paraId="53BC64C1" w14:textId="77777777" w:rsidTr="00B0621B">
        <w:tc>
          <w:tcPr>
            <w:tcW w:w="1109" w:type="pct"/>
          </w:tcPr>
          <w:p w14:paraId="2DF691F6" w14:textId="77777777" w:rsidR="00897F4C" w:rsidRPr="007036CE" w:rsidRDefault="00897F4C" w:rsidP="0041658B">
            <w:pPr>
              <w:pStyle w:val="GOSTTablenorm"/>
            </w:pPr>
            <w:r w:rsidRPr="007036CE">
              <w:t>Дата_ввода_в_действие</w:t>
            </w:r>
          </w:p>
        </w:tc>
        <w:tc>
          <w:tcPr>
            <w:tcW w:w="300" w:type="pct"/>
          </w:tcPr>
          <w:p w14:paraId="674A63C1" w14:textId="77777777" w:rsidR="00897F4C" w:rsidRPr="007036CE" w:rsidRDefault="00897F4C">
            <w:pPr>
              <w:pStyle w:val="GOSTTablenorm"/>
            </w:pPr>
            <w:r w:rsidRPr="007036CE">
              <w:t>да</w:t>
            </w:r>
          </w:p>
        </w:tc>
        <w:tc>
          <w:tcPr>
            <w:tcW w:w="1110" w:type="pct"/>
          </w:tcPr>
          <w:p w14:paraId="2BE1D7B4" w14:textId="77777777" w:rsidR="00897F4C" w:rsidRPr="007036CE" w:rsidRDefault="00897F4C">
            <w:pPr>
              <w:pStyle w:val="GOSTTablenorm"/>
            </w:pPr>
            <w:r w:rsidRPr="007036CE">
              <w:t>Дата ввода в действие</w:t>
            </w:r>
          </w:p>
        </w:tc>
        <w:tc>
          <w:tcPr>
            <w:tcW w:w="1110" w:type="pct"/>
          </w:tcPr>
          <w:p w14:paraId="121CE025" w14:textId="77777777" w:rsidR="00897F4C" w:rsidRPr="007036CE" w:rsidRDefault="00897F4C">
            <w:pPr>
              <w:pStyle w:val="GOSTTablenorm"/>
            </w:pPr>
            <w:r w:rsidRPr="007036CE">
              <w:t>SettlementDate (из заголовка запроса)</w:t>
            </w:r>
          </w:p>
        </w:tc>
        <w:tc>
          <w:tcPr>
            <w:tcW w:w="1371" w:type="pct"/>
          </w:tcPr>
          <w:p w14:paraId="78CFB76A" w14:textId="77777777" w:rsidR="00897F4C" w:rsidRPr="007036CE" w:rsidRDefault="00897F4C">
            <w:pPr>
              <w:pStyle w:val="GOSTTablenorm"/>
            </w:pPr>
            <w:r w:rsidRPr="007036CE">
              <w:t>Для данного типа документов Дата_ввода_в_действие</w:t>
            </w:r>
            <w:r w:rsidR="002A55EA" w:rsidRPr="007036CE">
              <w:t> </w:t>
            </w:r>
            <w:r w:rsidRPr="007036CE">
              <w:t>=</w:t>
            </w:r>
            <w:r w:rsidR="002A55EA" w:rsidRPr="007036CE">
              <w:t> </w:t>
            </w:r>
            <w:r w:rsidRPr="007036CE">
              <w:t>Дата_отражения_в_учете</w:t>
            </w:r>
          </w:p>
        </w:tc>
      </w:tr>
      <w:tr w:rsidR="00A97283" w:rsidRPr="007036CE" w14:paraId="16EEE072" w14:textId="77777777" w:rsidTr="00B0621B">
        <w:tc>
          <w:tcPr>
            <w:tcW w:w="1109" w:type="pct"/>
          </w:tcPr>
          <w:p w14:paraId="7D7214B4" w14:textId="77777777" w:rsidR="00897F4C" w:rsidRPr="007036CE" w:rsidRDefault="00897F4C" w:rsidP="0041658B">
            <w:pPr>
              <w:pStyle w:val="GOSTTablenorm"/>
            </w:pPr>
            <w:r w:rsidRPr="007036CE">
              <w:t>Код_валюты</w:t>
            </w:r>
          </w:p>
        </w:tc>
        <w:tc>
          <w:tcPr>
            <w:tcW w:w="300" w:type="pct"/>
          </w:tcPr>
          <w:p w14:paraId="1C91405E" w14:textId="77777777" w:rsidR="00897F4C" w:rsidRPr="007036CE" w:rsidRDefault="00897F4C">
            <w:pPr>
              <w:pStyle w:val="GOSTTablenorm"/>
            </w:pPr>
            <w:r w:rsidRPr="007036CE">
              <w:t>да</w:t>
            </w:r>
          </w:p>
        </w:tc>
        <w:tc>
          <w:tcPr>
            <w:tcW w:w="1110" w:type="pct"/>
          </w:tcPr>
          <w:p w14:paraId="0B5F1D1C" w14:textId="77777777" w:rsidR="00897F4C" w:rsidRPr="007036CE" w:rsidRDefault="00897F4C">
            <w:pPr>
              <w:pStyle w:val="GOSTTablenorm"/>
            </w:pPr>
            <w:r w:rsidRPr="007036CE">
              <w:t>Код валюты по ОКВ</w:t>
            </w:r>
          </w:p>
        </w:tc>
        <w:tc>
          <w:tcPr>
            <w:tcW w:w="1110" w:type="pct"/>
          </w:tcPr>
          <w:p w14:paraId="5AEC6F2C" w14:textId="77777777" w:rsidR="00897F4C" w:rsidRPr="007036CE" w:rsidRDefault="00F71481">
            <w:pPr>
              <w:pStyle w:val="GOSTTablenorm"/>
            </w:pPr>
            <w:r w:rsidRPr="007036CE">
              <w:t>-</w:t>
            </w:r>
          </w:p>
        </w:tc>
        <w:tc>
          <w:tcPr>
            <w:tcW w:w="1371" w:type="pct"/>
          </w:tcPr>
          <w:p w14:paraId="3B71C712" w14:textId="77777777" w:rsidR="00897F4C" w:rsidRPr="007036CE" w:rsidRDefault="00FA4E4B">
            <w:pPr>
              <w:pStyle w:val="GOSTTablenorm"/>
            </w:pPr>
            <w:r w:rsidRPr="007036CE">
              <w:t>Для данного типа документа всегда заполняется значением «643»</w:t>
            </w:r>
          </w:p>
        </w:tc>
      </w:tr>
      <w:tr w:rsidR="007E0C8D" w:rsidRPr="007036CE" w14:paraId="5658BEDF" w14:textId="77777777" w:rsidTr="00B0621B">
        <w:tc>
          <w:tcPr>
            <w:tcW w:w="1109" w:type="pct"/>
          </w:tcPr>
          <w:p w14:paraId="65254642" w14:textId="77777777" w:rsidR="007E0C8D" w:rsidRPr="007036CE" w:rsidRDefault="007E0C8D" w:rsidP="007E0C8D">
            <w:pPr>
              <w:pStyle w:val="GOSTTablenorm"/>
            </w:pPr>
            <w:r w:rsidRPr="007036CE">
              <w:rPr>
                <w:szCs w:val="22"/>
              </w:rPr>
              <w:t>Код_валюты_учета</w:t>
            </w:r>
          </w:p>
        </w:tc>
        <w:tc>
          <w:tcPr>
            <w:tcW w:w="300" w:type="pct"/>
          </w:tcPr>
          <w:p w14:paraId="620551CD" w14:textId="77777777" w:rsidR="007E0C8D" w:rsidRPr="007036CE" w:rsidRDefault="007E0C8D" w:rsidP="007E0C8D">
            <w:pPr>
              <w:pStyle w:val="GOSTTablenorm"/>
            </w:pPr>
            <w:r w:rsidRPr="007036CE">
              <w:rPr>
                <w:szCs w:val="22"/>
              </w:rPr>
              <w:t>да</w:t>
            </w:r>
          </w:p>
        </w:tc>
        <w:tc>
          <w:tcPr>
            <w:tcW w:w="1110" w:type="pct"/>
          </w:tcPr>
          <w:p w14:paraId="01202109" w14:textId="77777777" w:rsidR="007E0C8D" w:rsidRPr="007036CE" w:rsidRDefault="007E0C8D" w:rsidP="007E0C8D">
            <w:pPr>
              <w:pStyle w:val="GOSTTablenorm"/>
            </w:pPr>
            <w:r w:rsidRPr="007036CE">
              <w:rPr>
                <w:szCs w:val="22"/>
              </w:rPr>
              <w:t>Код валюты учета по ОКВ</w:t>
            </w:r>
          </w:p>
        </w:tc>
        <w:tc>
          <w:tcPr>
            <w:tcW w:w="1110" w:type="pct"/>
          </w:tcPr>
          <w:p w14:paraId="489FF78A" w14:textId="77777777" w:rsidR="007E0C8D" w:rsidRPr="007036CE" w:rsidRDefault="007E0C8D" w:rsidP="007E0C8D">
            <w:pPr>
              <w:pStyle w:val="GOSTTablenorm"/>
            </w:pPr>
            <w:r w:rsidRPr="007036CE">
              <w:t>-</w:t>
            </w:r>
          </w:p>
        </w:tc>
        <w:tc>
          <w:tcPr>
            <w:tcW w:w="1371" w:type="pct"/>
          </w:tcPr>
          <w:p w14:paraId="3BE8357D" w14:textId="77777777" w:rsidR="007E0C8D" w:rsidRPr="007036CE" w:rsidRDefault="007E0C8D" w:rsidP="007E0C8D">
            <w:pPr>
              <w:pStyle w:val="GOSTTablenorm"/>
            </w:pPr>
            <w:r w:rsidRPr="007036CE">
              <w:t>Указывается значение «643»</w:t>
            </w:r>
          </w:p>
        </w:tc>
      </w:tr>
      <w:tr w:rsidR="007E0C8D" w:rsidRPr="007036CE" w14:paraId="2C832A8A" w14:textId="77777777" w:rsidTr="00B0621B">
        <w:tc>
          <w:tcPr>
            <w:tcW w:w="1109" w:type="pct"/>
          </w:tcPr>
          <w:p w14:paraId="259F4F46" w14:textId="77777777" w:rsidR="007E0C8D" w:rsidRPr="007036CE" w:rsidRDefault="007E0C8D" w:rsidP="007E0C8D">
            <w:pPr>
              <w:pStyle w:val="GOSTTablenorm"/>
            </w:pPr>
            <w:r w:rsidRPr="007036CE">
              <w:t>Код_контура</w:t>
            </w:r>
          </w:p>
        </w:tc>
        <w:tc>
          <w:tcPr>
            <w:tcW w:w="300" w:type="pct"/>
          </w:tcPr>
          <w:p w14:paraId="6BB0F73C" w14:textId="77777777" w:rsidR="007E0C8D" w:rsidRPr="007036CE" w:rsidRDefault="007E0C8D" w:rsidP="007E0C8D">
            <w:pPr>
              <w:pStyle w:val="GOSTTablenorm"/>
            </w:pPr>
            <w:r w:rsidRPr="007036CE">
              <w:t>да</w:t>
            </w:r>
          </w:p>
        </w:tc>
        <w:tc>
          <w:tcPr>
            <w:tcW w:w="1110" w:type="pct"/>
          </w:tcPr>
          <w:p w14:paraId="7F09AB95" w14:textId="77777777" w:rsidR="007E0C8D" w:rsidRPr="007036CE" w:rsidRDefault="007E0C8D" w:rsidP="007E0C8D">
            <w:pPr>
              <w:pStyle w:val="GOSTTablenorm"/>
            </w:pPr>
            <w:r w:rsidRPr="007036CE">
              <w:t>Код контура, приведенный к стандартному виду</w:t>
            </w:r>
          </w:p>
        </w:tc>
        <w:tc>
          <w:tcPr>
            <w:tcW w:w="1110" w:type="pct"/>
          </w:tcPr>
          <w:p w14:paraId="31087DD3" w14:textId="77777777" w:rsidR="007E0C8D" w:rsidRPr="007036CE" w:rsidRDefault="007E0C8D" w:rsidP="007E0C8D">
            <w:pPr>
              <w:pStyle w:val="GOSTTablenorm"/>
            </w:pPr>
            <w:r w:rsidRPr="007036CE">
              <w:t>SystemInformation_Contour</w:t>
            </w:r>
          </w:p>
        </w:tc>
        <w:tc>
          <w:tcPr>
            <w:tcW w:w="1371" w:type="pct"/>
          </w:tcPr>
          <w:p w14:paraId="2DCFC386" w14:textId="77777777" w:rsidR="007E0C8D" w:rsidRPr="007036CE" w:rsidRDefault="007E0C8D" w:rsidP="007E0C8D">
            <w:pPr>
              <w:pStyle w:val="GOSTTablenorm"/>
              <w:rPr>
                <w:rFonts w:eastAsiaTheme="minorEastAsia"/>
              </w:rPr>
            </w:pPr>
            <w:r w:rsidRPr="007036CE">
              <w:t>Если в теге документа «1» или «</w:t>
            </w:r>
            <w:r w:rsidRPr="007036CE">
              <w:rPr>
                <w:lang w:val="en-US"/>
              </w:rPr>
              <w:t>O</w:t>
            </w:r>
            <w:r w:rsidRPr="007036CE">
              <w:t>», то значение «1».</w:t>
            </w:r>
          </w:p>
          <w:p w14:paraId="168CA42E" w14:textId="77777777" w:rsidR="007E0C8D" w:rsidRPr="007036CE" w:rsidRDefault="007E0C8D" w:rsidP="007E0C8D">
            <w:pPr>
              <w:pStyle w:val="GOSTTablenorm"/>
            </w:pPr>
            <w:r w:rsidRPr="007036CE">
              <w:t>Если в теге документа «2» или «S», то значение «2»</w:t>
            </w:r>
          </w:p>
        </w:tc>
      </w:tr>
      <w:tr w:rsidR="007E0C8D" w:rsidRPr="007036CE" w14:paraId="39B0D589" w14:textId="77777777" w:rsidTr="00B0621B">
        <w:tc>
          <w:tcPr>
            <w:tcW w:w="1109" w:type="pct"/>
          </w:tcPr>
          <w:p w14:paraId="3F03C1F4" w14:textId="77777777" w:rsidR="007E0C8D" w:rsidRPr="007036CE" w:rsidRDefault="007E0C8D" w:rsidP="007E0C8D">
            <w:pPr>
              <w:pStyle w:val="GOSTTablenorm"/>
            </w:pPr>
            <w:r w:rsidRPr="007036CE">
              <w:t>Уровень_конфиденциальности</w:t>
            </w:r>
          </w:p>
        </w:tc>
        <w:tc>
          <w:tcPr>
            <w:tcW w:w="300" w:type="pct"/>
          </w:tcPr>
          <w:p w14:paraId="0E3494F8" w14:textId="77777777" w:rsidR="007E0C8D" w:rsidRPr="007036CE" w:rsidRDefault="007E0C8D" w:rsidP="007E0C8D">
            <w:pPr>
              <w:pStyle w:val="GOSTTablenorm"/>
            </w:pPr>
            <w:r w:rsidRPr="007036CE">
              <w:t>нет</w:t>
            </w:r>
          </w:p>
        </w:tc>
        <w:tc>
          <w:tcPr>
            <w:tcW w:w="1110" w:type="pct"/>
          </w:tcPr>
          <w:p w14:paraId="1243B414" w14:textId="77777777" w:rsidR="007E0C8D" w:rsidRPr="007036CE" w:rsidRDefault="007E0C8D" w:rsidP="007E0C8D">
            <w:pPr>
              <w:pStyle w:val="GOSTTablenorm"/>
            </w:pPr>
            <w:r w:rsidRPr="007036CE">
              <w:t>Уровень конфиденциальности</w:t>
            </w:r>
          </w:p>
        </w:tc>
        <w:tc>
          <w:tcPr>
            <w:tcW w:w="1110" w:type="pct"/>
          </w:tcPr>
          <w:p w14:paraId="4A602FC4" w14:textId="77777777" w:rsidR="007E0C8D" w:rsidRPr="007036CE" w:rsidRDefault="007E0C8D" w:rsidP="007E0C8D">
            <w:pPr>
              <w:pStyle w:val="GOSTTablenorm"/>
            </w:pPr>
            <w:r w:rsidRPr="007036CE">
              <w:t>SystemInformation_AccessLevelStereotype</w:t>
            </w:r>
          </w:p>
        </w:tc>
        <w:tc>
          <w:tcPr>
            <w:tcW w:w="1371" w:type="pct"/>
          </w:tcPr>
          <w:p w14:paraId="67155D80" w14:textId="77777777" w:rsidR="007E0C8D" w:rsidRPr="007036CE" w:rsidRDefault="007E0C8D" w:rsidP="007E0C8D">
            <w:pPr>
              <w:pStyle w:val="GOSTTablenorm"/>
            </w:pPr>
            <w:r w:rsidRPr="007036CE">
              <w:t>-</w:t>
            </w:r>
          </w:p>
        </w:tc>
      </w:tr>
      <w:tr w:rsidR="007E0C8D" w:rsidRPr="007036CE" w14:paraId="7AEE1242" w14:textId="77777777" w:rsidTr="00B0621B">
        <w:tc>
          <w:tcPr>
            <w:tcW w:w="1109" w:type="pct"/>
          </w:tcPr>
          <w:p w14:paraId="4FFCC109" w14:textId="77777777" w:rsidR="007E0C8D" w:rsidRPr="007036CE" w:rsidRDefault="007E0C8D" w:rsidP="007E0C8D">
            <w:pPr>
              <w:pStyle w:val="GOSTTablenorm"/>
            </w:pPr>
            <w:r w:rsidRPr="007036CE">
              <w:t>Код_бюджета</w:t>
            </w:r>
          </w:p>
        </w:tc>
        <w:tc>
          <w:tcPr>
            <w:tcW w:w="300" w:type="pct"/>
          </w:tcPr>
          <w:p w14:paraId="2E864F10" w14:textId="77777777" w:rsidR="007E0C8D" w:rsidRPr="007036CE" w:rsidRDefault="007E0C8D" w:rsidP="007E0C8D">
            <w:pPr>
              <w:pStyle w:val="GOSTTablenorm"/>
            </w:pPr>
            <w:r w:rsidRPr="007036CE">
              <w:t>нет</w:t>
            </w:r>
          </w:p>
        </w:tc>
        <w:tc>
          <w:tcPr>
            <w:tcW w:w="1110" w:type="pct"/>
          </w:tcPr>
          <w:p w14:paraId="7193D5A7" w14:textId="77777777" w:rsidR="007E0C8D" w:rsidRPr="007036CE" w:rsidRDefault="007E0C8D" w:rsidP="007E0C8D">
            <w:pPr>
              <w:pStyle w:val="GOSTTablenorm"/>
            </w:pPr>
            <w:r w:rsidRPr="007036CE">
              <w:t>Код бюджета</w:t>
            </w:r>
          </w:p>
        </w:tc>
        <w:tc>
          <w:tcPr>
            <w:tcW w:w="1110" w:type="pct"/>
          </w:tcPr>
          <w:p w14:paraId="4F785463" w14:textId="77777777" w:rsidR="007E0C8D" w:rsidRPr="007036CE" w:rsidRDefault="007E0C8D" w:rsidP="007E0C8D">
            <w:pPr>
              <w:pStyle w:val="GOSTTablenorm"/>
            </w:pPr>
            <w:r w:rsidRPr="007036CE">
              <w:t>PBS_Budget_Cd</w:t>
            </w:r>
          </w:p>
        </w:tc>
        <w:tc>
          <w:tcPr>
            <w:tcW w:w="1371" w:type="pct"/>
          </w:tcPr>
          <w:p w14:paraId="564A4962" w14:textId="77777777" w:rsidR="007E0C8D" w:rsidRPr="007036CE" w:rsidRDefault="007E0C8D" w:rsidP="007E0C8D">
            <w:pPr>
              <w:pStyle w:val="GOSTTablenorm"/>
            </w:pPr>
            <w:r w:rsidRPr="007036CE">
              <w:t>-</w:t>
            </w:r>
          </w:p>
        </w:tc>
      </w:tr>
      <w:tr w:rsidR="007E0C8D" w:rsidRPr="007036CE" w14:paraId="31466087" w14:textId="77777777" w:rsidTr="00B0621B">
        <w:tc>
          <w:tcPr>
            <w:tcW w:w="1109" w:type="pct"/>
          </w:tcPr>
          <w:p w14:paraId="1A3F7021" w14:textId="77777777" w:rsidR="007E0C8D" w:rsidRPr="007036CE" w:rsidRDefault="007E0C8D" w:rsidP="007E0C8D">
            <w:pPr>
              <w:pStyle w:val="GOSTTablenorm"/>
            </w:pPr>
            <w:r w:rsidRPr="007036CE">
              <w:t>Номер_ЛС_плательщика</w:t>
            </w:r>
          </w:p>
        </w:tc>
        <w:tc>
          <w:tcPr>
            <w:tcW w:w="300" w:type="pct"/>
          </w:tcPr>
          <w:p w14:paraId="0EBD6919" w14:textId="77777777" w:rsidR="007E0C8D" w:rsidRPr="007036CE" w:rsidRDefault="007E0C8D" w:rsidP="007E0C8D">
            <w:pPr>
              <w:pStyle w:val="GOSTTablenorm"/>
            </w:pPr>
            <w:r w:rsidRPr="007036CE">
              <w:t>нет</w:t>
            </w:r>
          </w:p>
        </w:tc>
        <w:tc>
          <w:tcPr>
            <w:tcW w:w="1110" w:type="pct"/>
          </w:tcPr>
          <w:p w14:paraId="1375A606" w14:textId="77777777" w:rsidR="007E0C8D" w:rsidRPr="007036CE" w:rsidRDefault="007E0C8D" w:rsidP="007E0C8D">
            <w:pPr>
              <w:pStyle w:val="GOSTTablenorm"/>
            </w:pPr>
            <w:r w:rsidRPr="007036CE">
              <w:t>Номер лицевого счета плательщика</w:t>
            </w:r>
          </w:p>
        </w:tc>
        <w:tc>
          <w:tcPr>
            <w:tcW w:w="1110" w:type="pct"/>
          </w:tcPr>
          <w:p w14:paraId="236EE1AA" w14:textId="77777777" w:rsidR="007E0C8D" w:rsidRPr="007036CE" w:rsidRDefault="007E0C8D" w:rsidP="007E0C8D">
            <w:pPr>
              <w:pStyle w:val="GOSTTablenorm"/>
            </w:pPr>
            <w:r w:rsidRPr="007036CE">
              <w:t>PayRec_Pay_AccNum</w:t>
            </w:r>
          </w:p>
        </w:tc>
        <w:tc>
          <w:tcPr>
            <w:tcW w:w="1371" w:type="pct"/>
          </w:tcPr>
          <w:p w14:paraId="6FD3F40C" w14:textId="77777777" w:rsidR="007E0C8D" w:rsidRPr="007036CE" w:rsidRDefault="007E0C8D" w:rsidP="007E0C8D">
            <w:pPr>
              <w:pStyle w:val="GOSTTablenorm"/>
            </w:pPr>
            <w:r w:rsidRPr="007036CE">
              <w:t>-</w:t>
            </w:r>
          </w:p>
        </w:tc>
      </w:tr>
      <w:tr w:rsidR="007E0C8D" w:rsidRPr="007036CE" w14:paraId="5706A829" w14:textId="77777777" w:rsidTr="00B0621B">
        <w:tc>
          <w:tcPr>
            <w:tcW w:w="1109" w:type="pct"/>
          </w:tcPr>
          <w:p w14:paraId="73F1F1BB" w14:textId="77777777" w:rsidR="007E0C8D" w:rsidRPr="007036CE" w:rsidRDefault="007E0C8D" w:rsidP="007E0C8D">
            <w:pPr>
              <w:pStyle w:val="GOSTTablenorm"/>
            </w:pPr>
            <w:r w:rsidRPr="007036CE">
              <w:t>Номер_ЛС_получателя</w:t>
            </w:r>
          </w:p>
        </w:tc>
        <w:tc>
          <w:tcPr>
            <w:tcW w:w="300" w:type="pct"/>
          </w:tcPr>
          <w:p w14:paraId="23D39935" w14:textId="77777777" w:rsidR="007E0C8D" w:rsidRPr="007036CE" w:rsidRDefault="007E0C8D" w:rsidP="007E0C8D">
            <w:pPr>
              <w:pStyle w:val="GOSTTablenorm"/>
            </w:pPr>
            <w:r w:rsidRPr="007036CE">
              <w:t>нет</w:t>
            </w:r>
          </w:p>
        </w:tc>
        <w:tc>
          <w:tcPr>
            <w:tcW w:w="1110" w:type="pct"/>
          </w:tcPr>
          <w:p w14:paraId="07A94CEA" w14:textId="77777777" w:rsidR="007E0C8D" w:rsidRPr="007036CE" w:rsidRDefault="007E0C8D" w:rsidP="007E0C8D">
            <w:pPr>
              <w:pStyle w:val="GOSTTablenorm"/>
            </w:pPr>
            <w:r w:rsidRPr="007036CE">
              <w:t>Номер лицевого счета получателя</w:t>
            </w:r>
          </w:p>
        </w:tc>
        <w:tc>
          <w:tcPr>
            <w:tcW w:w="1110" w:type="pct"/>
          </w:tcPr>
          <w:p w14:paraId="04F86B80" w14:textId="77777777" w:rsidR="007E0C8D" w:rsidRPr="007036CE" w:rsidRDefault="007E0C8D" w:rsidP="007E0C8D">
            <w:pPr>
              <w:pStyle w:val="GOSTTablenorm"/>
            </w:pPr>
            <w:r w:rsidRPr="007036CE">
              <w:t>PayRec_REC_AccNum</w:t>
            </w:r>
          </w:p>
        </w:tc>
        <w:tc>
          <w:tcPr>
            <w:tcW w:w="1371" w:type="pct"/>
          </w:tcPr>
          <w:p w14:paraId="4940D3B5" w14:textId="77777777" w:rsidR="007E0C8D" w:rsidRPr="007036CE" w:rsidRDefault="007E0C8D" w:rsidP="007E0C8D">
            <w:pPr>
              <w:pStyle w:val="GOSTTablenorm"/>
            </w:pPr>
            <w:r w:rsidRPr="007036CE">
              <w:t>-</w:t>
            </w:r>
          </w:p>
        </w:tc>
      </w:tr>
      <w:tr w:rsidR="007E0C8D" w:rsidRPr="007036CE" w14:paraId="2C1C1231" w14:textId="77777777" w:rsidTr="00B0621B">
        <w:tc>
          <w:tcPr>
            <w:tcW w:w="1109" w:type="pct"/>
          </w:tcPr>
          <w:p w14:paraId="356E0BD4" w14:textId="77777777" w:rsidR="007E0C8D" w:rsidRPr="007036CE" w:rsidRDefault="007E0C8D" w:rsidP="007E0C8D">
            <w:pPr>
              <w:pStyle w:val="GOSTTablenorm"/>
            </w:pPr>
            <w:r w:rsidRPr="007036CE">
              <w:rPr>
                <w:szCs w:val="22"/>
              </w:rPr>
              <w:t>ОКС_КМИ_плательщика</w:t>
            </w:r>
          </w:p>
        </w:tc>
        <w:tc>
          <w:tcPr>
            <w:tcW w:w="300" w:type="pct"/>
          </w:tcPr>
          <w:p w14:paraId="59C8A32C" w14:textId="77777777" w:rsidR="007E0C8D" w:rsidRPr="007036CE" w:rsidRDefault="007E0C8D" w:rsidP="007E0C8D">
            <w:pPr>
              <w:pStyle w:val="GOSTTablenorm"/>
            </w:pPr>
            <w:r w:rsidRPr="007036CE">
              <w:rPr>
                <w:szCs w:val="22"/>
              </w:rPr>
              <w:t>нет</w:t>
            </w:r>
          </w:p>
        </w:tc>
        <w:tc>
          <w:tcPr>
            <w:tcW w:w="1110" w:type="pct"/>
          </w:tcPr>
          <w:p w14:paraId="0128C30D" w14:textId="77777777" w:rsidR="007E0C8D" w:rsidRPr="007036CE" w:rsidRDefault="007E0C8D" w:rsidP="007E0C8D">
            <w:pPr>
              <w:pStyle w:val="GOSTTablenorm"/>
            </w:pPr>
            <w:r w:rsidRPr="007036CE">
              <w:rPr>
                <w:szCs w:val="22"/>
              </w:rPr>
              <w:t>Код ОКС (КМИ) плательщика</w:t>
            </w:r>
          </w:p>
        </w:tc>
        <w:tc>
          <w:tcPr>
            <w:tcW w:w="1110" w:type="pct"/>
          </w:tcPr>
          <w:p w14:paraId="13CF8B10" w14:textId="77777777" w:rsidR="007E0C8D" w:rsidRPr="007036CE" w:rsidRDefault="007E0C8D" w:rsidP="007E0C8D">
            <w:pPr>
              <w:pStyle w:val="GOSTTablenorm"/>
            </w:pPr>
            <w:r w:rsidRPr="007036CE">
              <w:rPr>
                <w:lang w:val="en-US"/>
              </w:rPr>
              <w:t>PayRec_Pay_FAIPObjCd</w:t>
            </w:r>
          </w:p>
        </w:tc>
        <w:tc>
          <w:tcPr>
            <w:tcW w:w="1371" w:type="pct"/>
          </w:tcPr>
          <w:p w14:paraId="1C16A747" w14:textId="77777777" w:rsidR="007E0C8D" w:rsidRPr="007036CE" w:rsidRDefault="007E0C8D" w:rsidP="007E0C8D">
            <w:pPr>
              <w:pStyle w:val="GOSTTablenorm"/>
            </w:pPr>
            <w:r w:rsidRPr="007036CE">
              <w:t>-</w:t>
            </w:r>
          </w:p>
        </w:tc>
      </w:tr>
      <w:tr w:rsidR="007E0C8D" w:rsidRPr="007036CE" w14:paraId="4F53A9B4" w14:textId="77777777" w:rsidTr="00B0621B">
        <w:tc>
          <w:tcPr>
            <w:tcW w:w="1109" w:type="pct"/>
          </w:tcPr>
          <w:p w14:paraId="4BF2B742" w14:textId="77777777" w:rsidR="007E0C8D" w:rsidRPr="007036CE" w:rsidRDefault="007E0C8D" w:rsidP="007E0C8D">
            <w:pPr>
              <w:pStyle w:val="GOSTTablenorm"/>
            </w:pPr>
            <w:r w:rsidRPr="007036CE">
              <w:rPr>
                <w:szCs w:val="22"/>
              </w:rPr>
              <w:t>ОКС_КМИ_получателя</w:t>
            </w:r>
          </w:p>
        </w:tc>
        <w:tc>
          <w:tcPr>
            <w:tcW w:w="300" w:type="pct"/>
          </w:tcPr>
          <w:p w14:paraId="396D2BD1" w14:textId="77777777" w:rsidR="007E0C8D" w:rsidRPr="007036CE" w:rsidRDefault="007E0C8D" w:rsidP="007E0C8D">
            <w:pPr>
              <w:pStyle w:val="GOSTTablenorm"/>
            </w:pPr>
            <w:r w:rsidRPr="007036CE">
              <w:rPr>
                <w:szCs w:val="22"/>
              </w:rPr>
              <w:t>нет</w:t>
            </w:r>
          </w:p>
        </w:tc>
        <w:tc>
          <w:tcPr>
            <w:tcW w:w="1110" w:type="pct"/>
          </w:tcPr>
          <w:p w14:paraId="2C36C200" w14:textId="77777777" w:rsidR="007E0C8D" w:rsidRPr="007036CE" w:rsidRDefault="007E0C8D" w:rsidP="007E0C8D">
            <w:pPr>
              <w:pStyle w:val="GOSTTablenorm"/>
            </w:pPr>
            <w:r w:rsidRPr="007036CE">
              <w:rPr>
                <w:szCs w:val="22"/>
              </w:rPr>
              <w:t>Код ОКС (КМИ) получателя</w:t>
            </w:r>
          </w:p>
        </w:tc>
        <w:tc>
          <w:tcPr>
            <w:tcW w:w="1110" w:type="pct"/>
          </w:tcPr>
          <w:p w14:paraId="4BBD4201" w14:textId="77777777" w:rsidR="007E0C8D" w:rsidRPr="007036CE" w:rsidRDefault="007E0C8D" w:rsidP="007E0C8D">
            <w:pPr>
              <w:pStyle w:val="GOSTTablenorm"/>
            </w:pPr>
            <w:r w:rsidRPr="007036CE">
              <w:rPr>
                <w:lang w:val="en-US"/>
              </w:rPr>
              <w:t>PayRec_Pay_FAIPObjCd</w:t>
            </w:r>
          </w:p>
        </w:tc>
        <w:tc>
          <w:tcPr>
            <w:tcW w:w="1371" w:type="pct"/>
          </w:tcPr>
          <w:p w14:paraId="369A0F8F" w14:textId="77777777" w:rsidR="007E0C8D" w:rsidRPr="007036CE" w:rsidRDefault="007E0C8D" w:rsidP="007E0C8D">
            <w:pPr>
              <w:pStyle w:val="GOSTTablenorm"/>
            </w:pPr>
            <w:r w:rsidRPr="007036CE">
              <w:t>-</w:t>
            </w:r>
          </w:p>
        </w:tc>
      </w:tr>
      <w:tr w:rsidR="007E0C8D" w:rsidRPr="007036CE" w14:paraId="447D604A" w14:textId="77777777" w:rsidTr="00B0621B">
        <w:tc>
          <w:tcPr>
            <w:tcW w:w="1109" w:type="pct"/>
          </w:tcPr>
          <w:p w14:paraId="57A2468A" w14:textId="77777777" w:rsidR="007E0C8D" w:rsidRPr="007036CE" w:rsidRDefault="007E0C8D" w:rsidP="007E0C8D">
            <w:pPr>
              <w:pStyle w:val="GOSTTablenorm"/>
            </w:pPr>
            <w:r w:rsidRPr="007036CE">
              <w:lastRenderedPageBreak/>
              <w:t>ОКС_укр_плательщика</w:t>
            </w:r>
          </w:p>
        </w:tc>
        <w:tc>
          <w:tcPr>
            <w:tcW w:w="300" w:type="pct"/>
          </w:tcPr>
          <w:p w14:paraId="07790868" w14:textId="77777777" w:rsidR="007E0C8D" w:rsidRPr="007036CE" w:rsidRDefault="007E0C8D" w:rsidP="007E0C8D">
            <w:pPr>
              <w:pStyle w:val="GOSTTablenorm"/>
            </w:pPr>
            <w:r w:rsidRPr="007036CE">
              <w:t>да</w:t>
            </w:r>
          </w:p>
        </w:tc>
        <w:tc>
          <w:tcPr>
            <w:tcW w:w="1110" w:type="pct"/>
          </w:tcPr>
          <w:p w14:paraId="49444351" w14:textId="77777777" w:rsidR="007E0C8D" w:rsidRPr="007036CE" w:rsidRDefault="007E0C8D" w:rsidP="007E0C8D">
            <w:pPr>
              <w:pStyle w:val="GOSTTablenorm"/>
            </w:pPr>
            <w:r w:rsidRPr="007036CE">
              <w:t>Код ОКС укрупненный плательщика</w:t>
            </w:r>
          </w:p>
        </w:tc>
        <w:tc>
          <w:tcPr>
            <w:tcW w:w="1110" w:type="pct"/>
          </w:tcPr>
          <w:p w14:paraId="5AD7437B" w14:textId="77777777" w:rsidR="007E0C8D" w:rsidRPr="007036CE" w:rsidRDefault="007E0C8D" w:rsidP="007E0C8D">
            <w:pPr>
              <w:pStyle w:val="GOSTTablenorm"/>
              <w:rPr>
                <w:lang w:val="en-US"/>
              </w:rPr>
            </w:pPr>
            <w:r w:rsidRPr="007036CE">
              <w:rPr>
                <w:lang w:val="en-US"/>
              </w:rPr>
              <w:t>PayRec_Pay_ObjCd1</w:t>
            </w:r>
          </w:p>
          <w:p w14:paraId="0F44A359" w14:textId="77777777" w:rsidR="007E0C8D" w:rsidRPr="007036CE" w:rsidRDefault="007E0C8D" w:rsidP="007E0C8D">
            <w:pPr>
              <w:pStyle w:val="GOSTTablenorm"/>
              <w:rPr>
                <w:lang w:val="en-US"/>
              </w:rPr>
            </w:pPr>
            <w:r w:rsidRPr="007036CE">
              <w:rPr>
                <w:lang w:val="en-US"/>
              </w:rPr>
              <w:t>PayRec_Pay_FAIPObjCd</w:t>
            </w:r>
          </w:p>
        </w:tc>
        <w:tc>
          <w:tcPr>
            <w:tcW w:w="1371" w:type="pct"/>
          </w:tcPr>
          <w:p w14:paraId="573B42C1" w14:textId="77777777" w:rsidR="007E0C8D" w:rsidRPr="007036CE" w:rsidRDefault="007E0C8D" w:rsidP="007E0C8D">
            <w:pPr>
              <w:pStyle w:val="GOSTTablenorm"/>
            </w:pPr>
            <w:r w:rsidRPr="007036CE">
              <w:t>Заполняется по алгоритму:</w:t>
            </w:r>
          </w:p>
          <w:p w14:paraId="177CD383" w14:textId="77777777" w:rsidR="007E0C8D" w:rsidRPr="007036CE" w:rsidRDefault="007E0C8D" w:rsidP="007E0C8D">
            <w:pPr>
              <w:pStyle w:val="GOSTTableListMark1"/>
            </w:pPr>
            <w:r w:rsidRPr="007036CE">
              <w:t xml:space="preserve"> если параметр PayRec_Pay_ObjCd1 заполнен, то атрибут заполняется указанным в теге значением;</w:t>
            </w:r>
          </w:p>
          <w:p w14:paraId="2ACB038F" w14:textId="77777777" w:rsidR="007E0C8D" w:rsidRPr="007036CE" w:rsidRDefault="007E0C8D" w:rsidP="007E0C8D">
            <w:pPr>
              <w:pStyle w:val="GOSTTableListMark1"/>
            </w:pPr>
            <w:r w:rsidRPr="007036CE">
              <w:t xml:space="preserve"> если параметр PayRec_Pay_ObjCd1 не заполнен (= пусто или отсутствует), то атрибут заполняется значением из тега PayRec_Pay_FAIPObjCd, в случае, если размерность указанного значения = 18 знаков;</w:t>
            </w:r>
          </w:p>
          <w:p w14:paraId="49545CEA" w14:textId="77777777" w:rsidR="007E0C8D" w:rsidRPr="007036CE" w:rsidRDefault="007E0C8D" w:rsidP="007E0C8D">
            <w:pPr>
              <w:pStyle w:val="GOSTTableListMark1"/>
            </w:pPr>
            <w:r w:rsidRPr="007036CE">
              <w:t xml:space="preserve"> если параметр PayRec_Pay_ObjCd1 не заполнен (= пусто или отсутствует), параметр PayRec_Pay_FAIPObjCd заполнен значением размерностью &gt; 18 знаков или не заполнен (= пусто или отсутствует), то атрибут не заполняется (пусто)</w:t>
            </w:r>
          </w:p>
        </w:tc>
      </w:tr>
      <w:tr w:rsidR="007E0C8D" w:rsidRPr="007036CE" w14:paraId="2E241A8D" w14:textId="77777777" w:rsidTr="00B0621B">
        <w:tc>
          <w:tcPr>
            <w:tcW w:w="1109" w:type="pct"/>
          </w:tcPr>
          <w:p w14:paraId="18E3C436" w14:textId="77777777" w:rsidR="007E0C8D" w:rsidRPr="007036CE" w:rsidRDefault="007E0C8D" w:rsidP="007E0C8D">
            <w:pPr>
              <w:pStyle w:val="GOSTTablenorm"/>
            </w:pPr>
            <w:r w:rsidRPr="007036CE">
              <w:t>КБК_плательщика</w:t>
            </w:r>
          </w:p>
        </w:tc>
        <w:tc>
          <w:tcPr>
            <w:tcW w:w="300" w:type="pct"/>
          </w:tcPr>
          <w:p w14:paraId="74EB1079" w14:textId="77777777" w:rsidR="007E0C8D" w:rsidRPr="007036CE" w:rsidRDefault="007E0C8D" w:rsidP="007E0C8D">
            <w:pPr>
              <w:pStyle w:val="GOSTTablenorm"/>
            </w:pPr>
            <w:r w:rsidRPr="007036CE">
              <w:t>нет</w:t>
            </w:r>
          </w:p>
        </w:tc>
        <w:tc>
          <w:tcPr>
            <w:tcW w:w="1110" w:type="pct"/>
          </w:tcPr>
          <w:p w14:paraId="78E3EF62" w14:textId="77777777" w:rsidR="007E0C8D" w:rsidRPr="007036CE" w:rsidRDefault="007E0C8D" w:rsidP="007E0C8D">
            <w:pPr>
              <w:pStyle w:val="GOSTTablenorm"/>
            </w:pPr>
            <w:r w:rsidRPr="007036CE">
              <w:t>КБК плательщика</w:t>
            </w:r>
          </w:p>
        </w:tc>
        <w:tc>
          <w:tcPr>
            <w:tcW w:w="1110" w:type="pct"/>
          </w:tcPr>
          <w:p w14:paraId="5B638580" w14:textId="77777777" w:rsidR="007E0C8D" w:rsidRPr="007036CE" w:rsidRDefault="007E0C8D" w:rsidP="007E0C8D">
            <w:pPr>
              <w:pStyle w:val="GOSTTablenorm"/>
            </w:pPr>
            <w:r w:rsidRPr="007036CE">
              <w:t>PayRec_Pay_KBK</w:t>
            </w:r>
          </w:p>
        </w:tc>
        <w:tc>
          <w:tcPr>
            <w:tcW w:w="1371" w:type="pct"/>
          </w:tcPr>
          <w:p w14:paraId="140565EE" w14:textId="77777777" w:rsidR="007E0C8D" w:rsidRPr="007036CE" w:rsidRDefault="007E0C8D" w:rsidP="007E0C8D">
            <w:pPr>
              <w:pStyle w:val="GOSTTablenorm"/>
            </w:pPr>
            <w:r w:rsidRPr="007036CE">
              <w:t>-</w:t>
            </w:r>
          </w:p>
        </w:tc>
      </w:tr>
      <w:tr w:rsidR="007E0C8D" w:rsidRPr="007036CE" w14:paraId="01C1955F" w14:textId="77777777" w:rsidTr="00B0621B">
        <w:tc>
          <w:tcPr>
            <w:tcW w:w="1109" w:type="pct"/>
          </w:tcPr>
          <w:p w14:paraId="3A1B6AD1" w14:textId="77777777" w:rsidR="007E0C8D" w:rsidRPr="007036CE" w:rsidRDefault="007E0C8D" w:rsidP="007E0C8D">
            <w:pPr>
              <w:pStyle w:val="GOSTTablenorm"/>
            </w:pPr>
            <w:r w:rsidRPr="007036CE">
              <w:t>Тип_КБК_плательщика</w:t>
            </w:r>
          </w:p>
        </w:tc>
        <w:tc>
          <w:tcPr>
            <w:tcW w:w="300" w:type="pct"/>
          </w:tcPr>
          <w:p w14:paraId="48DD945D" w14:textId="77777777" w:rsidR="007E0C8D" w:rsidRPr="007036CE" w:rsidRDefault="007E0C8D" w:rsidP="007E0C8D">
            <w:pPr>
              <w:pStyle w:val="GOSTTablenorm"/>
            </w:pPr>
            <w:r w:rsidRPr="007036CE">
              <w:t>нет</w:t>
            </w:r>
          </w:p>
        </w:tc>
        <w:tc>
          <w:tcPr>
            <w:tcW w:w="1110" w:type="pct"/>
          </w:tcPr>
          <w:p w14:paraId="779195B7" w14:textId="77777777" w:rsidR="007E0C8D" w:rsidRPr="007036CE" w:rsidRDefault="007E0C8D" w:rsidP="007E0C8D">
            <w:pPr>
              <w:pStyle w:val="GOSTTablenorm"/>
            </w:pPr>
            <w:r w:rsidRPr="007036CE">
              <w:t>Тип КБК плательщика</w:t>
            </w:r>
          </w:p>
        </w:tc>
        <w:tc>
          <w:tcPr>
            <w:tcW w:w="1110" w:type="pct"/>
          </w:tcPr>
          <w:p w14:paraId="272976D5" w14:textId="77777777" w:rsidR="007E0C8D" w:rsidRPr="007036CE" w:rsidRDefault="007E0C8D" w:rsidP="007E0C8D">
            <w:pPr>
              <w:pStyle w:val="GOSTTablenorm"/>
            </w:pPr>
            <w:r w:rsidRPr="007036CE">
              <w:t>PayRec_SND_BKTp</w:t>
            </w:r>
          </w:p>
        </w:tc>
        <w:tc>
          <w:tcPr>
            <w:tcW w:w="1371" w:type="pct"/>
          </w:tcPr>
          <w:p w14:paraId="7CC08BD6" w14:textId="77777777" w:rsidR="007E0C8D" w:rsidRPr="007036CE" w:rsidRDefault="007E0C8D" w:rsidP="007E0C8D">
            <w:pPr>
              <w:pStyle w:val="GOSTTablenorm"/>
            </w:pPr>
            <w:r w:rsidRPr="007036CE">
              <w:t>-</w:t>
            </w:r>
          </w:p>
        </w:tc>
      </w:tr>
      <w:tr w:rsidR="007E0C8D" w:rsidRPr="007036CE" w14:paraId="299E1D42" w14:textId="77777777" w:rsidTr="00B0621B">
        <w:tc>
          <w:tcPr>
            <w:tcW w:w="1109" w:type="pct"/>
          </w:tcPr>
          <w:p w14:paraId="7A8BFE1A" w14:textId="77777777" w:rsidR="007E0C8D" w:rsidRPr="007036CE" w:rsidRDefault="007E0C8D" w:rsidP="007E0C8D">
            <w:pPr>
              <w:pStyle w:val="GOSTTablenorm"/>
            </w:pPr>
            <w:r w:rsidRPr="007036CE">
              <w:t>Код_цели_плательщика</w:t>
            </w:r>
          </w:p>
        </w:tc>
        <w:tc>
          <w:tcPr>
            <w:tcW w:w="300" w:type="pct"/>
          </w:tcPr>
          <w:p w14:paraId="67A02C2C" w14:textId="77777777" w:rsidR="007E0C8D" w:rsidRPr="007036CE" w:rsidRDefault="007E0C8D" w:rsidP="007E0C8D">
            <w:pPr>
              <w:pStyle w:val="GOSTTablenorm"/>
            </w:pPr>
            <w:r w:rsidRPr="007036CE">
              <w:t>нет</w:t>
            </w:r>
          </w:p>
        </w:tc>
        <w:tc>
          <w:tcPr>
            <w:tcW w:w="1110" w:type="pct"/>
          </w:tcPr>
          <w:p w14:paraId="06CB8727" w14:textId="77777777" w:rsidR="007E0C8D" w:rsidRPr="007036CE" w:rsidRDefault="007E0C8D" w:rsidP="007E0C8D">
            <w:pPr>
              <w:pStyle w:val="GOSTTablenorm"/>
            </w:pPr>
            <w:r w:rsidRPr="007036CE">
              <w:t>Код цели (аналитический код) плательщика</w:t>
            </w:r>
          </w:p>
        </w:tc>
        <w:tc>
          <w:tcPr>
            <w:tcW w:w="1110" w:type="pct"/>
          </w:tcPr>
          <w:p w14:paraId="490C9D9D" w14:textId="77777777" w:rsidR="007E0C8D" w:rsidRPr="007036CE" w:rsidRDefault="007E0C8D" w:rsidP="007E0C8D">
            <w:pPr>
              <w:pStyle w:val="GOSTTablenorm"/>
            </w:pPr>
            <w:r w:rsidRPr="007036CE">
              <w:t>PayRec_Pay_ObjCd</w:t>
            </w:r>
          </w:p>
        </w:tc>
        <w:tc>
          <w:tcPr>
            <w:tcW w:w="1371" w:type="pct"/>
          </w:tcPr>
          <w:p w14:paraId="04075D97" w14:textId="77777777" w:rsidR="007E0C8D" w:rsidRPr="007036CE" w:rsidRDefault="007E0C8D" w:rsidP="007E0C8D">
            <w:pPr>
              <w:pStyle w:val="GOSTTablenorm"/>
            </w:pPr>
            <w:r w:rsidRPr="007036CE">
              <w:t>-</w:t>
            </w:r>
          </w:p>
        </w:tc>
      </w:tr>
      <w:tr w:rsidR="007E0C8D" w:rsidRPr="007036CE" w14:paraId="322D3578" w14:textId="77777777" w:rsidTr="00B0621B">
        <w:tc>
          <w:tcPr>
            <w:tcW w:w="1109" w:type="pct"/>
          </w:tcPr>
          <w:p w14:paraId="31D537AE" w14:textId="77777777" w:rsidR="007E0C8D" w:rsidRPr="007036CE" w:rsidRDefault="007E0C8D" w:rsidP="007E0C8D">
            <w:pPr>
              <w:pStyle w:val="GOSTTablenorm"/>
            </w:pPr>
            <w:r w:rsidRPr="007036CE">
              <w:t>Код_цели_получателя</w:t>
            </w:r>
          </w:p>
        </w:tc>
        <w:tc>
          <w:tcPr>
            <w:tcW w:w="300" w:type="pct"/>
          </w:tcPr>
          <w:p w14:paraId="5BC5EBB8" w14:textId="77777777" w:rsidR="007E0C8D" w:rsidRPr="007036CE" w:rsidRDefault="007E0C8D" w:rsidP="007E0C8D">
            <w:pPr>
              <w:pStyle w:val="GOSTTablenorm"/>
            </w:pPr>
            <w:r w:rsidRPr="007036CE">
              <w:t>нет</w:t>
            </w:r>
          </w:p>
        </w:tc>
        <w:tc>
          <w:tcPr>
            <w:tcW w:w="1110" w:type="pct"/>
          </w:tcPr>
          <w:p w14:paraId="52F0E60F" w14:textId="77777777" w:rsidR="007E0C8D" w:rsidRPr="007036CE" w:rsidRDefault="007E0C8D" w:rsidP="007E0C8D">
            <w:pPr>
              <w:pStyle w:val="GOSTTablenorm"/>
            </w:pPr>
            <w:r w:rsidRPr="007036CE">
              <w:t>Код цели (аналитический код) получателя</w:t>
            </w:r>
          </w:p>
        </w:tc>
        <w:tc>
          <w:tcPr>
            <w:tcW w:w="1110" w:type="pct"/>
          </w:tcPr>
          <w:p w14:paraId="7EB69CB8" w14:textId="77777777" w:rsidR="007E0C8D" w:rsidRPr="007036CE" w:rsidRDefault="007E0C8D" w:rsidP="007E0C8D">
            <w:pPr>
              <w:pStyle w:val="GOSTTablenorm"/>
            </w:pPr>
            <w:r w:rsidRPr="007036CE">
              <w:t>PayRec_REC_ObjCd</w:t>
            </w:r>
          </w:p>
        </w:tc>
        <w:tc>
          <w:tcPr>
            <w:tcW w:w="1371" w:type="pct"/>
          </w:tcPr>
          <w:p w14:paraId="3EA745CA" w14:textId="77777777" w:rsidR="007E0C8D" w:rsidRPr="007036CE" w:rsidRDefault="007E0C8D" w:rsidP="007E0C8D">
            <w:pPr>
              <w:pStyle w:val="GOSTTablenorm"/>
            </w:pPr>
            <w:r w:rsidRPr="007036CE">
              <w:t>-</w:t>
            </w:r>
          </w:p>
        </w:tc>
      </w:tr>
      <w:tr w:rsidR="007E0C8D" w:rsidRPr="007036CE" w14:paraId="6AB7787E" w14:textId="77777777" w:rsidTr="00B0621B">
        <w:tc>
          <w:tcPr>
            <w:tcW w:w="1109" w:type="pct"/>
          </w:tcPr>
          <w:p w14:paraId="0B690354" w14:textId="77777777" w:rsidR="007E0C8D" w:rsidRPr="007036CE" w:rsidRDefault="007E0C8D" w:rsidP="007E0C8D">
            <w:pPr>
              <w:pStyle w:val="GOSTTablenorm"/>
            </w:pPr>
            <w:r w:rsidRPr="007036CE">
              <w:t>АКР_ЛС_получателя</w:t>
            </w:r>
          </w:p>
        </w:tc>
        <w:tc>
          <w:tcPr>
            <w:tcW w:w="300" w:type="pct"/>
          </w:tcPr>
          <w:p w14:paraId="56B172F9" w14:textId="77777777" w:rsidR="007E0C8D" w:rsidRPr="007036CE" w:rsidRDefault="007E0C8D" w:rsidP="007E0C8D">
            <w:pPr>
              <w:pStyle w:val="GOSTTablenorm"/>
            </w:pPr>
            <w:r w:rsidRPr="007036CE">
              <w:t>нет</w:t>
            </w:r>
          </w:p>
        </w:tc>
        <w:tc>
          <w:tcPr>
            <w:tcW w:w="1110" w:type="pct"/>
          </w:tcPr>
          <w:p w14:paraId="7094A2E8" w14:textId="77777777" w:rsidR="007E0C8D" w:rsidRPr="007036CE" w:rsidRDefault="007E0C8D" w:rsidP="007E0C8D">
            <w:pPr>
              <w:pStyle w:val="GOSTTablenorm"/>
            </w:pPr>
            <w:r w:rsidRPr="007036CE">
              <w:t>Аналитический код раздела ЛС получателя</w:t>
            </w:r>
          </w:p>
        </w:tc>
        <w:tc>
          <w:tcPr>
            <w:tcW w:w="1110" w:type="pct"/>
          </w:tcPr>
          <w:p w14:paraId="113A8011" w14:textId="77777777" w:rsidR="007E0C8D" w:rsidRPr="007036CE" w:rsidRDefault="007E0C8D" w:rsidP="007E0C8D">
            <w:pPr>
              <w:pStyle w:val="GOSTTablenorm"/>
            </w:pPr>
            <w:r w:rsidRPr="007036CE">
              <w:t>PayRec_REC_ObjCodeSection</w:t>
            </w:r>
          </w:p>
        </w:tc>
        <w:tc>
          <w:tcPr>
            <w:tcW w:w="1371" w:type="pct"/>
          </w:tcPr>
          <w:p w14:paraId="0C4FC14E" w14:textId="77777777" w:rsidR="007E0C8D" w:rsidRPr="007036CE" w:rsidRDefault="007E0C8D" w:rsidP="007E0C8D">
            <w:pPr>
              <w:pStyle w:val="GOSTTablenorm"/>
            </w:pPr>
            <w:r w:rsidRPr="007036CE">
              <w:t>-</w:t>
            </w:r>
          </w:p>
        </w:tc>
      </w:tr>
      <w:tr w:rsidR="007E0C8D" w:rsidRPr="007036CE" w14:paraId="6CBEB54D" w14:textId="77777777" w:rsidTr="00B0621B">
        <w:tc>
          <w:tcPr>
            <w:tcW w:w="1109" w:type="pct"/>
          </w:tcPr>
          <w:p w14:paraId="1B966B98" w14:textId="77777777" w:rsidR="007E0C8D" w:rsidRPr="007036CE" w:rsidRDefault="007E0C8D" w:rsidP="007E0C8D">
            <w:pPr>
              <w:pStyle w:val="GOSTTablenorm"/>
            </w:pPr>
            <w:commentRangeStart w:id="9964"/>
            <w:r w:rsidRPr="007036CE">
              <w:t>Номер</w:t>
            </w:r>
            <w:commentRangeEnd w:id="9964"/>
            <w:r w:rsidRPr="007036CE">
              <w:rPr>
                <w:rStyle w:val="afff4"/>
                <w:sz w:val="22"/>
                <w:szCs w:val="20"/>
              </w:rPr>
              <w:commentReference w:id="9964"/>
            </w:r>
            <w:r w:rsidRPr="007036CE">
              <w:t>_КОО_тех_плательщика</w:t>
            </w:r>
          </w:p>
        </w:tc>
        <w:tc>
          <w:tcPr>
            <w:tcW w:w="300" w:type="pct"/>
          </w:tcPr>
          <w:p w14:paraId="74AA5652" w14:textId="77777777" w:rsidR="007E0C8D" w:rsidRPr="007036CE" w:rsidRDefault="007E0C8D" w:rsidP="007E0C8D">
            <w:pPr>
              <w:pStyle w:val="GOSTTablenorm"/>
            </w:pPr>
            <w:r w:rsidRPr="007036CE">
              <w:t>нет</w:t>
            </w:r>
          </w:p>
        </w:tc>
        <w:tc>
          <w:tcPr>
            <w:tcW w:w="1110" w:type="pct"/>
          </w:tcPr>
          <w:p w14:paraId="45BE7928" w14:textId="77777777" w:rsidR="007E0C8D" w:rsidRPr="007036CE" w:rsidRDefault="007E0C8D" w:rsidP="007E0C8D">
            <w:pPr>
              <w:pStyle w:val="GOSTTablenorm"/>
            </w:pPr>
            <w:r w:rsidRPr="007036CE">
              <w:t>Технический номер КОО платель</w:t>
            </w:r>
            <w:r w:rsidRPr="007036CE">
              <w:lastRenderedPageBreak/>
              <w:t>щика</w:t>
            </w:r>
          </w:p>
        </w:tc>
        <w:tc>
          <w:tcPr>
            <w:tcW w:w="1110" w:type="pct"/>
          </w:tcPr>
          <w:p w14:paraId="373AC6A1" w14:textId="77777777" w:rsidR="007E0C8D" w:rsidRPr="007036CE" w:rsidRDefault="007E0C8D" w:rsidP="007E0C8D">
            <w:pPr>
              <w:pStyle w:val="GOSTTablenorm"/>
            </w:pPr>
            <w:r w:rsidRPr="007036CE">
              <w:lastRenderedPageBreak/>
              <w:t>SystemInformation_NumTech</w:t>
            </w:r>
          </w:p>
        </w:tc>
        <w:tc>
          <w:tcPr>
            <w:tcW w:w="1371" w:type="pct"/>
          </w:tcPr>
          <w:p w14:paraId="64E2D2D2" w14:textId="77777777" w:rsidR="007E0C8D" w:rsidRPr="007036CE" w:rsidRDefault="007E0C8D" w:rsidP="007E0C8D">
            <w:pPr>
              <w:pStyle w:val="GOSTTablenorm"/>
            </w:pPr>
            <w:r w:rsidRPr="007036CE">
              <w:t>-</w:t>
            </w:r>
          </w:p>
        </w:tc>
      </w:tr>
      <w:tr w:rsidR="007E0C8D" w:rsidRPr="007036CE" w14:paraId="2E400A0D" w14:textId="77777777" w:rsidTr="00B0621B">
        <w:tc>
          <w:tcPr>
            <w:tcW w:w="1109" w:type="pct"/>
          </w:tcPr>
          <w:p w14:paraId="6B3E4434" w14:textId="77777777" w:rsidR="007E0C8D" w:rsidRPr="007036CE" w:rsidRDefault="007E0C8D" w:rsidP="007E0C8D">
            <w:pPr>
              <w:pStyle w:val="GOSTTablenorm"/>
            </w:pPr>
            <w:r w:rsidRPr="007036CE">
              <w:t>Номер_КОО_тех_получателя</w:t>
            </w:r>
          </w:p>
        </w:tc>
        <w:tc>
          <w:tcPr>
            <w:tcW w:w="300" w:type="pct"/>
          </w:tcPr>
          <w:p w14:paraId="4ECB7B32" w14:textId="77777777" w:rsidR="007E0C8D" w:rsidRPr="007036CE" w:rsidRDefault="007E0C8D" w:rsidP="007E0C8D">
            <w:pPr>
              <w:pStyle w:val="GOSTTablenorm"/>
            </w:pPr>
            <w:r w:rsidRPr="007036CE">
              <w:t>нет</w:t>
            </w:r>
          </w:p>
        </w:tc>
        <w:tc>
          <w:tcPr>
            <w:tcW w:w="1110" w:type="pct"/>
          </w:tcPr>
          <w:p w14:paraId="6F421430" w14:textId="77777777" w:rsidR="007E0C8D" w:rsidRPr="007036CE" w:rsidRDefault="007E0C8D" w:rsidP="007E0C8D">
            <w:pPr>
              <w:pStyle w:val="GOSTTablenorm"/>
            </w:pPr>
            <w:r w:rsidRPr="007036CE">
              <w:t>Технический номер КОО получателя</w:t>
            </w:r>
          </w:p>
        </w:tc>
        <w:tc>
          <w:tcPr>
            <w:tcW w:w="1110" w:type="pct"/>
          </w:tcPr>
          <w:p w14:paraId="550D6C46" w14:textId="77777777" w:rsidR="007E0C8D" w:rsidRPr="007036CE" w:rsidRDefault="007E0C8D" w:rsidP="007E0C8D">
            <w:pPr>
              <w:pStyle w:val="GOSTTablenorm"/>
            </w:pPr>
            <w:r w:rsidRPr="007036CE">
              <w:t>SystemInformation_NumTech</w:t>
            </w:r>
          </w:p>
        </w:tc>
        <w:tc>
          <w:tcPr>
            <w:tcW w:w="1371" w:type="pct"/>
          </w:tcPr>
          <w:p w14:paraId="7EFF9690" w14:textId="77777777" w:rsidR="007E0C8D" w:rsidRPr="007036CE" w:rsidRDefault="007E0C8D" w:rsidP="007E0C8D">
            <w:pPr>
              <w:pStyle w:val="GOSTTablenorm"/>
            </w:pPr>
            <w:ins w:id="9965" w:author="Накашидзе О.Е." w:date="2024-01-24T11:33:00Z">
              <w:r w:rsidRPr="007036CE">
                <w:t>-</w:t>
              </w:r>
            </w:ins>
          </w:p>
        </w:tc>
      </w:tr>
      <w:tr w:rsidR="007E0C8D" w:rsidRPr="007036CE" w14:paraId="4A57CB7F" w14:textId="77777777" w:rsidTr="00B0621B">
        <w:tc>
          <w:tcPr>
            <w:tcW w:w="1109" w:type="pct"/>
          </w:tcPr>
          <w:p w14:paraId="69CE5263" w14:textId="77777777" w:rsidR="007E0C8D" w:rsidRPr="007036CE" w:rsidRDefault="007E0C8D" w:rsidP="007E0C8D">
            <w:pPr>
              <w:pStyle w:val="GOSTTablenorm"/>
            </w:pPr>
            <w:r w:rsidRPr="007036CE">
              <w:t>ТОФК_плательщика</w:t>
            </w:r>
          </w:p>
        </w:tc>
        <w:tc>
          <w:tcPr>
            <w:tcW w:w="300" w:type="pct"/>
          </w:tcPr>
          <w:p w14:paraId="2B3B8C9D" w14:textId="77777777" w:rsidR="007E0C8D" w:rsidRPr="007036CE" w:rsidRDefault="007E0C8D" w:rsidP="007E0C8D">
            <w:pPr>
              <w:pStyle w:val="GOSTTablenorm"/>
            </w:pPr>
            <w:r w:rsidRPr="007036CE">
              <w:t>нет</w:t>
            </w:r>
          </w:p>
        </w:tc>
        <w:tc>
          <w:tcPr>
            <w:tcW w:w="1110" w:type="pct"/>
          </w:tcPr>
          <w:p w14:paraId="268E250D" w14:textId="77777777" w:rsidR="007E0C8D" w:rsidRPr="007036CE" w:rsidRDefault="007E0C8D" w:rsidP="007E0C8D">
            <w:pPr>
              <w:pStyle w:val="GOSTTablenorm"/>
            </w:pPr>
            <w:r w:rsidRPr="007036CE">
              <w:t>Код ТОФК/ЦС по учету плательщика</w:t>
            </w:r>
          </w:p>
        </w:tc>
        <w:tc>
          <w:tcPr>
            <w:tcW w:w="1110" w:type="pct"/>
          </w:tcPr>
          <w:p w14:paraId="3630182C" w14:textId="77777777" w:rsidR="007E0C8D" w:rsidRPr="007036CE" w:rsidRDefault="007E0C8D" w:rsidP="007E0C8D">
            <w:pPr>
              <w:pStyle w:val="GOSTTablenorm"/>
            </w:pPr>
            <w:r w:rsidRPr="007036CE">
              <w:t>SystemInformation_TOFK_Acc</w:t>
            </w:r>
          </w:p>
        </w:tc>
        <w:tc>
          <w:tcPr>
            <w:tcW w:w="1371" w:type="pct"/>
          </w:tcPr>
          <w:p w14:paraId="6E1C2F84" w14:textId="77777777" w:rsidR="007E0C8D" w:rsidRPr="007036CE" w:rsidRDefault="007E0C8D" w:rsidP="007E0C8D">
            <w:pPr>
              <w:pStyle w:val="GOSTTablenorm"/>
            </w:pPr>
            <w:r w:rsidRPr="007036CE">
              <w:t>-</w:t>
            </w:r>
          </w:p>
        </w:tc>
      </w:tr>
      <w:tr w:rsidR="007E0C8D" w:rsidRPr="007036CE" w14:paraId="211B94B0" w14:textId="77777777" w:rsidTr="00B0621B">
        <w:tc>
          <w:tcPr>
            <w:tcW w:w="1109" w:type="pct"/>
          </w:tcPr>
          <w:p w14:paraId="25269A62" w14:textId="77777777" w:rsidR="007E0C8D" w:rsidRPr="007036CE" w:rsidRDefault="007E0C8D" w:rsidP="007E0C8D">
            <w:pPr>
              <w:pStyle w:val="GOSTTablenorm"/>
            </w:pPr>
            <w:r w:rsidRPr="007036CE">
              <w:t>ТОФК_получателя</w:t>
            </w:r>
          </w:p>
        </w:tc>
        <w:tc>
          <w:tcPr>
            <w:tcW w:w="300" w:type="pct"/>
          </w:tcPr>
          <w:p w14:paraId="54FD73DF" w14:textId="77777777" w:rsidR="007E0C8D" w:rsidRPr="007036CE" w:rsidRDefault="007E0C8D" w:rsidP="007E0C8D">
            <w:pPr>
              <w:pStyle w:val="GOSTTablenorm"/>
            </w:pPr>
            <w:r w:rsidRPr="007036CE">
              <w:t>нет</w:t>
            </w:r>
          </w:p>
        </w:tc>
        <w:tc>
          <w:tcPr>
            <w:tcW w:w="1110" w:type="pct"/>
          </w:tcPr>
          <w:p w14:paraId="1A531CCA" w14:textId="77777777" w:rsidR="007E0C8D" w:rsidRPr="007036CE" w:rsidRDefault="007E0C8D" w:rsidP="007E0C8D">
            <w:pPr>
              <w:pStyle w:val="GOSTTablenorm"/>
            </w:pPr>
            <w:r w:rsidRPr="007036CE">
              <w:t>Код ТОФК/ЦС по учету получателя</w:t>
            </w:r>
          </w:p>
        </w:tc>
        <w:tc>
          <w:tcPr>
            <w:tcW w:w="1110" w:type="pct"/>
          </w:tcPr>
          <w:p w14:paraId="01841EA5" w14:textId="77777777" w:rsidR="007E0C8D" w:rsidRPr="007036CE" w:rsidRDefault="007E0C8D" w:rsidP="007E0C8D">
            <w:pPr>
              <w:pStyle w:val="GOSTTablenorm"/>
            </w:pPr>
            <w:r w:rsidRPr="007036CE">
              <w:t>SystemInformation_TOFK_Acc_REC</w:t>
            </w:r>
          </w:p>
        </w:tc>
        <w:tc>
          <w:tcPr>
            <w:tcW w:w="1371" w:type="pct"/>
          </w:tcPr>
          <w:p w14:paraId="44984854" w14:textId="77777777" w:rsidR="007E0C8D" w:rsidRPr="007036CE" w:rsidRDefault="007E0C8D" w:rsidP="007E0C8D">
            <w:pPr>
              <w:pStyle w:val="GOSTTablenorm"/>
            </w:pPr>
            <w:r w:rsidRPr="007036CE">
              <w:t>-</w:t>
            </w:r>
          </w:p>
        </w:tc>
      </w:tr>
      <w:tr w:rsidR="007E0C8D" w:rsidRPr="007036CE" w14:paraId="34BB0E40" w14:textId="77777777" w:rsidTr="00B0621B">
        <w:tc>
          <w:tcPr>
            <w:tcW w:w="1109" w:type="pct"/>
          </w:tcPr>
          <w:p w14:paraId="3A23DE88" w14:textId="77777777" w:rsidR="007E0C8D" w:rsidRPr="007036CE" w:rsidRDefault="007E0C8D" w:rsidP="007E0C8D">
            <w:pPr>
              <w:pStyle w:val="GOSTTablenorm"/>
            </w:pPr>
            <w:r w:rsidRPr="007036CE">
              <w:t>Система_источник</w:t>
            </w:r>
          </w:p>
        </w:tc>
        <w:tc>
          <w:tcPr>
            <w:tcW w:w="300" w:type="pct"/>
          </w:tcPr>
          <w:p w14:paraId="0D1CE2E6" w14:textId="77777777" w:rsidR="007E0C8D" w:rsidRPr="007036CE" w:rsidRDefault="007E0C8D" w:rsidP="007E0C8D">
            <w:pPr>
              <w:pStyle w:val="GOSTTablenorm"/>
            </w:pPr>
            <w:r w:rsidRPr="007036CE">
              <w:t>нет</w:t>
            </w:r>
          </w:p>
        </w:tc>
        <w:tc>
          <w:tcPr>
            <w:tcW w:w="1110" w:type="pct"/>
          </w:tcPr>
          <w:p w14:paraId="28393CB7" w14:textId="77777777" w:rsidR="007E0C8D" w:rsidRPr="007036CE" w:rsidRDefault="007E0C8D" w:rsidP="007E0C8D">
            <w:pPr>
              <w:pStyle w:val="GOSTTablenorm"/>
            </w:pPr>
            <w:r w:rsidRPr="007036CE">
              <w:t>Система-источник КОО</w:t>
            </w:r>
          </w:p>
        </w:tc>
        <w:tc>
          <w:tcPr>
            <w:tcW w:w="1110" w:type="pct"/>
          </w:tcPr>
          <w:p w14:paraId="36DB03EF" w14:textId="77777777" w:rsidR="007E0C8D" w:rsidRPr="007036CE" w:rsidRDefault="007E0C8D" w:rsidP="007E0C8D">
            <w:pPr>
              <w:pStyle w:val="GOSTTablenorm"/>
            </w:pPr>
            <w:r w:rsidRPr="007036CE">
              <w:t>SystemInformation_SourceParent</w:t>
            </w:r>
          </w:p>
        </w:tc>
        <w:tc>
          <w:tcPr>
            <w:tcW w:w="1371" w:type="pct"/>
          </w:tcPr>
          <w:p w14:paraId="0B32BE4C" w14:textId="77777777" w:rsidR="007E0C8D" w:rsidRPr="007036CE" w:rsidRDefault="007E0C8D" w:rsidP="007E0C8D">
            <w:pPr>
              <w:pStyle w:val="GOSTTablenorm"/>
            </w:pPr>
            <w:r w:rsidRPr="007036CE">
              <w:t>-</w:t>
            </w:r>
          </w:p>
        </w:tc>
      </w:tr>
      <w:tr w:rsidR="007E0C8D" w:rsidRPr="007036CE" w14:paraId="4C1C2C50" w14:textId="77777777" w:rsidTr="00B0621B">
        <w:tc>
          <w:tcPr>
            <w:tcW w:w="1109" w:type="pct"/>
          </w:tcPr>
          <w:p w14:paraId="071E8046" w14:textId="77777777" w:rsidR="007E0C8D" w:rsidRPr="007036CE" w:rsidRDefault="007E0C8D" w:rsidP="007E0C8D">
            <w:pPr>
              <w:pStyle w:val="GOSTTablenorm"/>
            </w:pPr>
            <w:r w:rsidRPr="007036CE">
              <w:t>Система_получатель</w:t>
            </w:r>
          </w:p>
        </w:tc>
        <w:tc>
          <w:tcPr>
            <w:tcW w:w="300" w:type="pct"/>
          </w:tcPr>
          <w:p w14:paraId="382BBACC" w14:textId="77777777" w:rsidR="007E0C8D" w:rsidRPr="007036CE" w:rsidRDefault="007E0C8D" w:rsidP="007E0C8D">
            <w:pPr>
              <w:pStyle w:val="GOSTTablenorm"/>
            </w:pPr>
            <w:r w:rsidRPr="007036CE">
              <w:t>нет</w:t>
            </w:r>
          </w:p>
        </w:tc>
        <w:tc>
          <w:tcPr>
            <w:tcW w:w="1110" w:type="pct"/>
          </w:tcPr>
          <w:p w14:paraId="00A9F4E3" w14:textId="77777777" w:rsidR="007E0C8D" w:rsidRPr="007036CE" w:rsidRDefault="007E0C8D" w:rsidP="007E0C8D">
            <w:pPr>
              <w:pStyle w:val="GOSTTablenorm"/>
            </w:pPr>
            <w:r w:rsidRPr="007036CE">
              <w:t>Система-получатель КОО</w:t>
            </w:r>
          </w:p>
        </w:tc>
        <w:tc>
          <w:tcPr>
            <w:tcW w:w="1110" w:type="pct"/>
          </w:tcPr>
          <w:p w14:paraId="1324549A" w14:textId="77777777" w:rsidR="007E0C8D" w:rsidRPr="007036CE" w:rsidRDefault="007E0C8D" w:rsidP="007E0C8D">
            <w:pPr>
              <w:pStyle w:val="GOSTTablenorm"/>
            </w:pPr>
            <w:r w:rsidRPr="007036CE">
              <w:t>SystemInformation_SYSCODE_Rec</w:t>
            </w:r>
          </w:p>
        </w:tc>
        <w:tc>
          <w:tcPr>
            <w:tcW w:w="1371" w:type="pct"/>
          </w:tcPr>
          <w:p w14:paraId="73CE4AE5" w14:textId="77777777" w:rsidR="007E0C8D" w:rsidRPr="007036CE" w:rsidRDefault="007E0C8D" w:rsidP="007E0C8D">
            <w:pPr>
              <w:pStyle w:val="GOSTTablenorm"/>
            </w:pPr>
            <w:r w:rsidRPr="007036CE">
              <w:t>-</w:t>
            </w:r>
          </w:p>
        </w:tc>
      </w:tr>
      <w:tr w:rsidR="007E0C8D" w:rsidRPr="007036CE" w14:paraId="37D83347" w14:textId="77777777" w:rsidTr="00B0621B">
        <w:tc>
          <w:tcPr>
            <w:tcW w:w="1109" w:type="pct"/>
          </w:tcPr>
          <w:p w14:paraId="6FDCD7B2" w14:textId="77777777" w:rsidR="007E0C8D" w:rsidRPr="007036CE" w:rsidRDefault="007E0C8D" w:rsidP="007E0C8D">
            <w:pPr>
              <w:pStyle w:val="GOSTTablenorm"/>
            </w:pPr>
            <w:r w:rsidRPr="007036CE">
              <w:t>Признак_архивирования</w:t>
            </w:r>
          </w:p>
        </w:tc>
        <w:tc>
          <w:tcPr>
            <w:tcW w:w="300" w:type="pct"/>
          </w:tcPr>
          <w:p w14:paraId="064BB151" w14:textId="77777777" w:rsidR="007E0C8D" w:rsidRPr="007036CE" w:rsidRDefault="007E0C8D" w:rsidP="007E0C8D">
            <w:pPr>
              <w:pStyle w:val="GOSTTablenorm"/>
            </w:pPr>
            <w:r w:rsidRPr="007036CE">
              <w:t>нет</w:t>
            </w:r>
          </w:p>
        </w:tc>
        <w:tc>
          <w:tcPr>
            <w:tcW w:w="1110" w:type="pct"/>
          </w:tcPr>
          <w:p w14:paraId="20DE2866" w14:textId="77777777" w:rsidR="007E0C8D" w:rsidRPr="007036CE" w:rsidRDefault="007E0C8D" w:rsidP="007E0C8D">
            <w:pPr>
              <w:pStyle w:val="GOSTTablenorm"/>
            </w:pPr>
            <w:r w:rsidRPr="007036CE">
              <w:t>Признак архивирования КОО</w:t>
            </w:r>
          </w:p>
        </w:tc>
        <w:tc>
          <w:tcPr>
            <w:tcW w:w="1110" w:type="pct"/>
          </w:tcPr>
          <w:p w14:paraId="05C09ED6" w14:textId="77777777" w:rsidR="007E0C8D" w:rsidRPr="007036CE" w:rsidRDefault="007E0C8D" w:rsidP="007E0C8D">
            <w:pPr>
              <w:pStyle w:val="GOSTTablenorm"/>
            </w:pPr>
            <w:r w:rsidRPr="007036CE">
              <w:t>SystemInformation_Archived</w:t>
            </w:r>
          </w:p>
        </w:tc>
        <w:tc>
          <w:tcPr>
            <w:tcW w:w="1371" w:type="pct"/>
          </w:tcPr>
          <w:p w14:paraId="499A19AF" w14:textId="77777777" w:rsidR="007E0C8D" w:rsidRPr="007036CE" w:rsidRDefault="007E0C8D" w:rsidP="007E0C8D">
            <w:pPr>
              <w:pStyle w:val="GOSTTablenorm"/>
            </w:pPr>
            <w:r w:rsidRPr="007036CE">
              <w:t>-</w:t>
            </w:r>
          </w:p>
        </w:tc>
      </w:tr>
      <w:tr w:rsidR="007E0C8D" w:rsidRPr="007036CE" w14:paraId="54D98EC8" w14:textId="77777777" w:rsidTr="00B0621B">
        <w:tc>
          <w:tcPr>
            <w:tcW w:w="1109" w:type="pct"/>
          </w:tcPr>
          <w:p w14:paraId="7C34096D" w14:textId="77777777" w:rsidR="007E0C8D" w:rsidRPr="007036CE" w:rsidRDefault="007E0C8D" w:rsidP="007E0C8D">
            <w:pPr>
              <w:pStyle w:val="GOSTTablenorm"/>
            </w:pPr>
            <w:r w:rsidRPr="007036CE">
              <w:t>Признак_миграции</w:t>
            </w:r>
          </w:p>
        </w:tc>
        <w:tc>
          <w:tcPr>
            <w:tcW w:w="300" w:type="pct"/>
          </w:tcPr>
          <w:p w14:paraId="735A843E" w14:textId="77777777" w:rsidR="007E0C8D" w:rsidRPr="007036CE" w:rsidRDefault="009C6286" w:rsidP="007E0C8D">
            <w:pPr>
              <w:pStyle w:val="GOSTTablenorm"/>
            </w:pPr>
            <w:r w:rsidRPr="007036CE">
              <w:t>да</w:t>
            </w:r>
          </w:p>
        </w:tc>
        <w:tc>
          <w:tcPr>
            <w:tcW w:w="1110" w:type="pct"/>
          </w:tcPr>
          <w:p w14:paraId="72904338" w14:textId="77777777" w:rsidR="007E0C8D" w:rsidRPr="007036CE" w:rsidRDefault="007E0C8D" w:rsidP="007E0C8D">
            <w:pPr>
              <w:pStyle w:val="GOSTTablenorm"/>
            </w:pPr>
            <w:r w:rsidRPr="007036CE">
              <w:t>Признак миграции КОО</w:t>
            </w:r>
          </w:p>
        </w:tc>
        <w:tc>
          <w:tcPr>
            <w:tcW w:w="1110" w:type="pct"/>
          </w:tcPr>
          <w:p w14:paraId="236FAF8F" w14:textId="77777777" w:rsidR="007E0C8D" w:rsidRPr="007036CE" w:rsidRDefault="007E0C8D" w:rsidP="007E0C8D">
            <w:pPr>
              <w:pStyle w:val="GOSTTablenorm"/>
            </w:pPr>
            <w:r w:rsidRPr="007036CE">
              <w:t>SystemInformation_SignofMigration</w:t>
            </w:r>
          </w:p>
        </w:tc>
        <w:tc>
          <w:tcPr>
            <w:tcW w:w="1371" w:type="pct"/>
          </w:tcPr>
          <w:p w14:paraId="0EAED04D" w14:textId="77777777" w:rsidR="00762C36" w:rsidRPr="007036CE" w:rsidRDefault="00762C36" w:rsidP="00762C36">
            <w:pPr>
              <w:pStyle w:val="GOSTTablenorm"/>
              <w:rPr>
                <w:rFonts w:ascii="-apple-system" w:hAnsi="-apple-system"/>
                <w:sz w:val="21"/>
                <w:szCs w:val="21"/>
                <w:shd w:val="clear" w:color="auto" w:fill="FFFFFF"/>
              </w:rPr>
            </w:pPr>
            <w:r w:rsidRPr="007036CE">
              <w:rPr>
                <w:rFonts w:ascii="-apple-system" w:hAnsi="-apple-system"/>
                <w:sz w:val="21"/>
                <w:szCs w:val="21"/>
                <w:shd w:val="clear" w:color="auto" w:fill="FFFFFF"/>
              </w:rPr>
              <w:t xml:space="preserve">Если параметр </w:t>
            </w:r>
            <w:r w:rsidRPr="007036CE">
              <w:t>SystemInformation_SignofMigration заполнен</w:t>
            </w:r>
            <w:r w:rsidRPr="007036CE">
              <w:rPr>
                <w:rFonts w:ascii="-apple-system" w:hAnsi="-apple-system"/>
                <w:sz w:val="21"/>
                <w:szCs w:val="21"/>
                <w:shd w:val="clear" w:color="auto" w:fill="FFFFFF"/>
              </w:rPr>
              <w:t xml:space="preserve">, то атрибут заполняется значением «1» </w:t>
            </w:r>
            <w:r w:rsidR="006A2CE1" w:rsidRPr="007036CE">
              <w:rPr>
                <w:rFonts w:asciiTheme="minorHAnsi" w:hAnsiTheme="minorHAnsi"/>
                <w:sz w:val="21"/>
                <w:szCs w:val="21"/>
                <w:shd w:val="clear" w:color="auto" w:fill="FFFFFF"/>
              </w:rPr>
              <w:t>(</w:t>
            </w:r>
            <w:r w:rsidRPr="007036CE">
              <w:rPr>
                <w:rFonts w:ascii="-apple-system" w:hAnsi="-apple-system"/>
                <w:sz w:val="21"/>
                <w:szCs w:val="21"/>
                <w:shd w:val="clear" w:color="auto" w:fill="FFFFFF"/>
              </w:rPr>
              <w:t>Да</w:t>
            </w:r>
            <w:r w:rsidR="006A2CE1" w:rsidRPr="007036CE">
              <w:rPr>
                <w:rFonts w:asciiTheme="minorHAnsi" w:hAnsiTheme="minorHAnsi"/>
                <w:sz w:val="21"/>
                <w:szCs w:val="21"/>
                <w:shd w:val="clear" w:color="auto" w:fill="FFFFFF"/>
              </w:rPr>
              <w:t>)</w:t>
            </w:r>
            <w:r w:rsidRPr="007036CE">
              <w:rPr>
                <w:rFonts w:ascii="-apple-system" w:hAnsi="-apple-system"/>
                <w:sz w:val="21"/>
                <w:szCs w:val="21"/>
                <w:shd w:val="clear" w:color="auto" w:fill="FFFFFF"/>
              </w:rPr>
              <w:t>.</w:t>
            </w:r>
          </w:p>
          <w:p w14:paraId="6379DB29" w14:textId="77777777" w:rsidR="007E0C8D" w:rsidRPr="007036CE" w:rsidRDefault="00762C36" w:rsidP="006A2CE1">
            <w:pPr>
              <w:pStyle w:val="GOSTTablenorm"/>
              <w:rPr>
                <w:rFonts w:asciiTheme="minorHAnsi" w:hAnsiTheme="minorHAnsi"/>
              </w:rPr>
            </w:pPr>
            <w:r w:rsidRPr="007036CE">
              <w:rPr>
                <w:rFonts w:ascii="-apple-system" w:hAnsi="-apple-system"/>
                <w:sz w:val="21"/>
                <w:szCs w:val="21"/>
                <w:shd w:val="clear" w:color="auto" w:fill="FFFFFF"/>
              </w:rPr>
              <w:t xml:space="preserve">Если параметр </w:t>
            </w:r>
            <w:r w:rsidRPr="007036CE">
              <w:t>SystemInformation_SignofMigration не заполнен</w:t>
            </w:r>
            <w:r w:rsidRPr="007036CE">
              <w:rPr>
                <w:rFonts w:ascii="-apple-system" w:hAnsi="-apple-system"/>
                <w:sz w:val="21"/>
                <w:szCs w:val="21"/>
                <w:shd w:val="clear" w:color="auto" w:fill="FFFFFF"/>
              </w:rPr>
              <w:t xml:space="preserve"> (пусто), то атрибут заполняется значением </w:t>
            </w:r>
            <w:r w:rsidR="006A2CE1" w:rsidRPr="007036CE">
              <w:rPr>
                <w:rFonts w:ascii="-apple-system" w:hAnsi="-apple-system"/>
                <w:sz w:val="21"/>
                <w:szCs w:val="21"/>
                <w:shd w:val="clear" w:color="auto" w:fill="FFFFFF"/>
              </w:rPr>
              <w:t xml:space="preserve">«0» </w:t>
            </w:r>
            <w:r w:rsidR="006A2CE1" w:rsidRPr="007036CE">
              <w:rPr>
                <w:rFonts w:asciiTheme="minorHAnsi" w:hAnsiTheme="minorHAnsi"/>
                <w:sz w:val="21"/>
                <w:szCs w:val="21"/>
                <w:shd w:val="clear" w:color="auto" w:fill="FFFFFF"/>
              </w:rPr>
              <w:t>(</w:t>
            </w:r>
            <w:r w:rsidRPr="007036CE">
              <w:rPr>
                <w:rFonts w:ascii="-apple-system" w:hAnsi="-apple-system"/>
                <w:sz w:val="21"/>
                <w:szCs w:val="21"/>
                <w:shd w:val="clear" w:color="auto" w:fill="FFFFFF"/>
              </w:rPr>
              <w:t>Нет</w:t>
            </w:r>
            <w:r w:rsidR="006A2CE1" w:rsidRPr="007036CE">
              <w:rPr>
                <w:rFonts w:asciiTheme="minorHAnsi" w:hAnsiTheme="minorHAnsi"/>
                <w:sz w:val="21"/>
                <w:szCs w:val="21"/>
                <w:shd w:val="clear" w:color="auto" w:fill="FFFFFF"/>
              </w:rPr>
              <w:t>)</w:t>
            </w:r>
          </w:p>
        </w:tc>
      </w:tr>
      <w:tr w:rsidR="00A51E75" w:rsidRPr="007036CE" w14:paraId="07615524" w14:textId="77777777" w:rsidTr="00B0621B">
        <w:tc>
          <w:tcPr>
            <w:tcW w:w="1109" w:type="pct"/>
          </w:tcPr>
          <w:p w14:paraId="39477529" w14:textId="77777777" w:rsidR="00A51E75" w:rsidRPr="007036CE" w:rsidRDefault="00A51E75" w:rsidP="00A51E75">
            <w:pPr>
              <w:pStyle w:val="GOSTTablenorm"/>
            </w:pPr>
            <w:r w:rsidRPr="007036CE">
              <w:t>Признак_перехода_на_</w:t>
            </w:r>
            <w:r w:rsidRPr="007036CE">
              <w:rPr>
                <w:lang w:val="en-US"/>
              </w:rPr>
              <w:t>SVAP</w:t>
            </w:r>
          </w:p>
        </w:tc>
        <w:tc>
          <w:tcPr>
            <w:tcW w:w="300" w:type="pct"/>
          </w:tcPr>
          <w:p w14:paraId="05666BF5" w14:textId="77777777" w:rsidR="00A51E75" w:rsidRPr="007036CE" w:rsidRDefault="00A51E75" w:rsidP="00A51E75">
            <w:pPr>
              <w:pStyle w:val="GOSTTablenorm"/>
            </w:pPr>
            <w:r w:rsidRPr="007036CE">
              <w:t>да</w:t>
            </w:r>
          </w:p>
        </w:tc>
        <w:tc>
          <w:tcPr>
            <w:tcW w:w="1110" w:type="pct"/>
          </w:tcPr>
          <w:p w14:paraId="4548431C" w14:textId="77777777" w:rsidR="00A51E75" w:rsidRPr="007036CE" w:rsidRDefault="00A51E75" w:rsidP="00A51E75">
            <w:pPr>
              <w:pStyle w:val="GOSTTablenorm"/>
            </w:pPr>
            <w:r w:rsidRPr="007036CE">
              <w:t>Признак первичной обработки документа в учете после перехода на SVAP</w:t>
            </w:r>
          </w:p>
        </w:tc>
        <w:tc>
          <w:tcPr>
            <w:tcW w:w="1110" w:type="pct"/>
          </w:tcPr>
          <w:p w14:paraId="0043705A" w14:textId="77777777" w:rsidR="00A51E75" w:rsidRPr="007036CE" w:rsidRDefault="00DD77AE" w:rsidP="00A51E75">
            <w:pPr>
              <w:pStyle w:val="GOSTTablenorm"/>
            </w:pPr>
            <w:r w:rsidRPr="007036CE">
              <w:rPr>
                <w:lang w:val="en-US"/>
              </w:rPr>
              <w:t>S</w:t>
            </w:r>
            <w:r w:rsidRPr="007036CE">
              <w:t>ystemInformation_SIGNSVAP</w:t>
            </w:r>
          </w:p>
        </w:tc>
        <w:tc>
          <w:tcPr>
            <w:tcW w:w="1371" w:type="pct"/>
          </w:tcPr>
          <w:p w14:paraId="3639E4BE" w14:textId="77777777" w:rsidR="0045401C" w:rsidRPr="007036CE" w:rsidRDefault="0045401C" w:rsidP="0045401C">
            <w:pPr>
              <w:pStyle w:val="GOSTTablenorm"/>
            </w:pPr>
            <w:r w:rsidRPr="007036CE">
              <w:t>Если в теге документа «true», то значение «1».</w:t>
            </w:r>
          </w:p>
          <w:p w14:paraId="660921C4" w14:textId="77777777" w:rsidR="00A51E75" w:rsidRPr="007036CE" w:rsidRDefault="0045401C" w:rsidP="00A51E75">
            <w:pPr>
              <w:pStyle w:val="GOSTTablenorm"/>
              <w:rPr>
                <w:rFonts w:ascii="-apple-system" w:hAnsi="-apple-system"/>
                <w:sz w:val="21"/>
                <w:szCs w:val="21"/>
                <w:shd w:val="clear" w:color="auto" w:fill="FFFFFF"/>
              </w:rPr>
            </w:pPr>
            <w:commentRangeStart w:id="9966"/>
            <w:r w:rsidRPr="007036CE">
              <w:t>Если в теге документа «false»</w:t>
            </w:r>
            <w:commentRangeEnd w:id="9966"/>
            <w:r w:rsidRPr="007036CE">
              <w:rPr>
                <w:rStyle w:val="afff4"/>
                <w:sz w:val="22"/>
                <w:szCs w:val="20"/>
              </w:rPr>
              <w:commentReference w:id="9966"/>
            </w:r>
            <w:r w:rsidRPr="007036CE">
              <w:t>, то значение «0»</w:t>
            </w:r>
          </w:p>
        </w:tc>
      </w:tr>
      <w:tr w:rsidR="007E0C8D" w:rsidRPr="007036CE" w14:paraId="22EBC04F" w14:textId="77777777" w:rsidTr="00B0621B">
        <w:tc>
          <w:tcPr>
            <w:tcW w:w="1109" w:type="pct"/>
          </w:tcPr>
          <w:p w14:paraId="3C0C0000" w14:textId="77777777" w:rsidR="007E0C8D" w:rsidRPr="007036CE" w:rsidRDefault="007E0C8D" w:rsidP="007E0C8D">
            <w:pPr>
              <w:pStyle w:val="GOSTTablenorm"/>
            </w:pPr>
            <w:r w:rsidRPr="007036CE">
              <w:t>Сумма_валюта_операции</w:t>
            </w:r>
          </w:p>
        </w:tc>
        <w:tc>
          <w:tcPr>
            <w:tcW w:w="300" w:type="pct"/>
          </w:tcPr>
          <w:p w14:paraId="3368C323" w14:textId="77777777" w:rsidR="007E0C8D" w:rsidRPr="007036CE" w:rsidRDefault="007E0C8D" w:rsidP="007E0C8D">
            <w:pPr>
              <w:pStyle w:val="GOSTTablenorm"/>
            </w:pPr>
            <w:r w:rsidRPr="007036CE">
              <w:t>да</w:t>
            </w:r>
          </w:p>
        </w:tc>
        <w:tc>
          <w:tcPr>
            <w:tcW w:w="1110" w:type="pct"/>
          </w:tcPr>
          <w:p w14:paraId="5512E5F6" w14:textId="77777777" w:rsidR="007E0C8D" w:rsidRPr="007036CE" w:rsidRDefault="007E0C8D" w:rsidP="007E0C8D">
            <w:pPr>
              <w:pStyle w:val="GOSTTablenorm"/>
            </w:pPr>
            <w:r w:rsidRPr="007036CE">
              <w:t>Сумма в валюте заявки</w:t>
            </w:r>
          </w:p>
        </w:tc>
        <w:tc>
          <w:tcPr>
            <w:tcW w:w="1110" w:type="pct"/>
          </w:tcPr>
          <w:p w14:paraId="510CFCD0" w14:textId="77777777" w:rsidR="007E0C8D" w:rsidRPr="007036CE" w:rsidRDefault="007E0C8D" w:rsidP="007E0C8D">
            <w:pPr>
              <w:pStyle w:val="GOSTTablenorm"/>
              <w:rPr>
                <w:lang w:val="en-US"/>
              </w:rPr>
            </w:pPr>
            <w:r w:rsidRPr="007036CE">
              <w:rPr>
                <w:lang w:val="en-US"/>
              </w:rPr>
              <w:t>SystemInformation_SumBalance</w:t>
            </w:r>
          </w:p>
          <w:p w14:paraId="7A4B875C" w14:textId="77777777" w:rsidR="007E0C8D" w:rsidRPr="007036CE" w:rsidRDefault="007E0C8D" w:rsidP="007E0C8D">
            <w:pPr>
              <w:pStyle w:val="GOSTTablenorm"/>
              <w:rPr>
                <w:lang w:val="en-US"/>
              </w:rPr>
            </w:pPr>
            <w:r w:rsidRPr="007036CE">
              <w:rPr>
                <w:lang w:val="en-US"/>
              </w:rPr>
              <w:t>SystemInformation_SumBalanceMig</w:t>
            </w:r>
          </w:p>
          <w:p w14:paraId="3E94BF6B" w14:textId="77777777" w:rsidR="007E0C8D" w:rsidRPr="007036CE" w:rsidRDefault="007E0C8D" w:rsidP="007E0C8D">
            <w:pPr>
              <w:pStyle w:val="GOSTTablenorm"/>
              <w:rPr>
                <w:lang w:val="en-US"/>
              </w:rPr>
            </w:pPr>
            <w:r w:rsidRPr="007036CE">
              <w:rPr>
                <w:lang w:val="en-US"/>
              </w:rPr>
              <w:t>TtlPrt_Sm</w:t>
            </w:r>
          </w:p>
        </w:tc>
        <w:tc>
          <w:tcPr>
            <w:tcW w:w="1371" w:type="pct"/>
          </w:tcPr>
          <w:p w14:paraId="6B805465" w14:textId="77777777" w:rsidR="007E0C8D" w:rsidRPr="007036CE" w:rsidRDefault="007E0C8D" w:rsidP="007E0C8D">
            <w:pPr>
              <w:pStyle w:val="GOSTTablenorm"/>
            </w:pPr>
            <w:r w:rsidRPr="007036CE">
              <w:t>Заполняется по алгоритму:</w:t>
            </w:r>
          </w:p>
          <w:p w14:paraId="35328F71" w14:textId="77777777" w:rsidR="007E0C8D" w:rsidRPr="007036CE" w:rsidRDefault="007E0C8D" w:rsidP="006A2CE1">
            <w:pPr>
              <w:pStyle w:val="GOSTTableListMark1"/>
              <w:numPr>
                <w:ilvl w:val="0"/>
                <w:numId w:val="44"/>
              </w:numPr>
              <w:tabs>
                <w:tab w:val="clear" w:pos="284"/>
                <w:tab w:val="left" w:pos="483"/>
              </w:tabs>
            </w:pPr>
            <w:r w:rsidRPr="007036CE">
              <w:t>если параметр SystemInformation_SumBalance запол</w:t>
            </w:r>
            <w:r w:rsidRPr="007036CE">
              <w:lastRenderedPageBreak/>
              <w:t>нен, то атрибут заполняется указанным в теге значением, иначе п.2;</w:t>
            </w:r>
          </w:p>
          <w:p w14:paraId="6FB5B97D" w14:textId="77777777" w:rsidR="007E0C8D" w:rsidRPr="007036CE" w:rsidRDefault="007E0C8D" w:rsidP="006A2CE1">
            <w:pPr>
              <w:pStyle w:val="GOSTTableListMark1"/>
              <w:numPr>
                <w:ilvl w:val="0"/>
                <w:numId w:val="44"/>
              </w:numPr>
              <w:tabs>
                <w:tab w:val="clear" w:pos="284"/>
                <w:tab w:val="left" w:pos="483"/>
              </w:tabs>
            </w:pPr>
            <w:r w:rsidRPr="007036CE">
              <w:t>если параметр SystemInformation_SumBalanceMig заполнен, то атрибут заполняется указанным в теге значением, иначе п.3;</w:t>
            </w:r>
          </w:p>
          <w:p w14:paraId="2999EFA4" w14:textId="77777777" w:rsidR="007E0C8D" w:rsidRPr="007036CE" w:rsidRDefault="007E0C8D" w:rsidP="006A2CE1">
            <w:pPr>
              <w:pStyle w:val="GOSTTableListMark1"/>
              <w:numPr>
                <w:ilvl w:val="0"/>
                <w:numId w:val="44"/>
              </w:numPr>
              <w:tabs>
                <w:tab w:val="clear" w:pos="284"/>
                <w:tab w:val="left" w:pos="483"/>
              </w:tabs>
            </w:pPr>
            <w:r w:rsidRPr="007036CE">
              <w:t>если параметры SystemInformation_SumBalance и SystemInformation_SumBalanceMig не заполнены, то атрибут заполняется значением параметра TtlPrt_Sm.</w:t>
            </w:r>
          </w:p>
          <w:p w14:paraId="118B2A8B" w14:textId="701168A9" w:rsidR="007E0C8D" w:rsidRPr="007036CE" w:rsidRDefault="007E0C8D" w:rsidP="007E0C8D">
            <w:pPr>
              <w:pStyle w:val="GOSTTablenorm"/>
            </w:pPr>
            <w:r w:rsidRPr="007036CE">
              <w:t xml:space="preserve">Сумма передается в единицах валюты с точностью 2 знака после запятой </w:t>
            </w:r>
            <w:r w:rsidR="00E74FA5" w:rsidRPr="007036CE">
              <w:t>–</w:t>
            </w:r>
            <w:r w:rsidRPr="007036CE">
              <w:t xml:space="preserve"> необходимо конвертировать в минимальные единицы валюты (для данного типа документов умножить на 100)</w:t>
            </w:r>
          </w:p>
        </w:tc>
      </w:tr>
      <w:tr w:rsidR="007E0C8D" w:rsidRPr="007036CE" w14:paraId="6E80162D" w14:textId="77777777" w:rsidTr="00B0621B">
        <w:tc>
          <w:tcPr>
            <w:tcW w:w="1109" w:type="pct"/>
          </w:tcPr>
          <w:p w14:paraId="493D57D0" w14:textId="77777777" w:rsidR="007E0C8D" w:rsidRPr="007036CE" w:rsidRDefault="007E0C8D" w:rsidP="007E0C8D">
            <w:pPr>
              <w:pStyle w:val="GOSTTablenorm"/>
            </w:pPr>
            <w:r w:rsidRPr="007036CE">
              <w:lastRenderedPageBreak/>
              <w:t>Сумма_валюта_учета_руб</w:t>
            </w:r>
          </w:p>
        </w:tc>
        <w:tc>
          <w:tcPr>
            <w:tcW w:w="300" w:type="pct"/>
          </w:tcPr>
          <w:p w14:paraId="515E9A7B" w14:textId="77777777" w:rsidR="007E0C8D" w:rsidRPr="007036CE" w:rsidRDefault="007E0C8D" w:rsidP="007E0C8D">
            <w:pPr>
              <w:pStyle w:val="GOSTTablenorm"/>
            </w:pPr>
            <w:r w:rsidRPr="007036CE">
              <w:t>да</w:t>
            </w:r>
          </w:p>
        </w:tc>
        <w:tc>
          <w:tcPr>
            <w:tcW w:w="1110" w:type="pct"/>
          </w:tcPr>
          <w:p w14:paraId="35594B4F" w14:textId="77777777" w:rsidR="007E0C8D" w:rsidRPr="007036CE" w:rsidRDefault="00AB40FF" w:rsidP="007E0C8D">
            <w:pPr>
              <w:pStyle w:val="GOSTTablenorm"/>
            </w:pPr>
            <w:r w:rsidRPr="007036CE">
              <w:t>Сумма в валюте учета (руб)</w:t>
            </w:r>
          </w:p>
        </w:tc>
        <w:tc>
          <w:tcPr>
            <w:tcW w:w="1110" w:type="pct"/>
          </w:tcPr>
          <w:p w14:paraId="3DAADB62" w14:textId="77777777" w:rsidR="007E0C8D" w:rsidRPr="007036CE" w:rsidRDefault="007E0C8D" w:rsidP="007E0C8D">
            <w:pPr>
              <w:pStyle w:val="GOSTTablenorm"/>
              <w:rPr>
                <w:lang w:val="en-US"/>
              </w:rPr>
            </w:pPr>
            <w:r w:rsidRPr="007036CE">
              <w:rPr>
                <w:lang w:val="en-US"/>
              </w:rPr>
              <w:t>SystemInformation_SumBalance</w:t>
            </w:r>
          </w:p>
          <w:p w14:paraId="5EAF1597" w14:textId="77777777" w:rsidR="007E0C8D" w:rsidRPr="007036CE" w:rsidRDefault="007E0C8D" w:rsidP="007E0C8D">
            <w:pPr>
              <w:pStyle w:val="GOSTTablenorm"/>
              <w:rPr>
                <w:lang w:val="en-US"/>
              </w:rPr>
            </w:pPr>
            <w:r w:rsidRPr="007036CE">
              <w:rPr>
                <w:lang w:val="en-US"/>
              </w:rPr>
              <w:t>SystemInformation_SumBalanceMig</w:t>
            </w:r>
          </w:p>
          <w:p w14:paraId="7DDC3DA2" w14:textId="77777777" w:rsidR="007E0C8D" w:rsidRPr="007036CE" w:rsidRDefault="007E0C8D" w:rsidP="007E0C8D">
            <w:pPr>
              <w:pStyle w:val="GOSTTablenorm"/>
              <w:rPr>
                <w:lang w:val="en-US"/>
              </w:rPr>
            </w:pPr>
            <w:r w:rsidRPr="007036CE">
              <w:rPr>
                <w:lang w:val="en-US"/>
              </w:rPr>
              <w:t>TtlPrt_Sm</w:t>
            </w:r>
          </w:p>
        </w:tc>
        <w:tc>
          <w:tcPr>
            <w:tcW w:w="1371" w:type="pct"/>
          </w:tcPr>
          <w:p w14:paraId="053572C1" w14:textId="77777777" w:rsidR="007E0C8D" w:rsidRPr="007036CE" w:rsidRDefault="007E0C8D" w:rsidP="007E0C8D">
            <w:pPr>
              <w:pStyle w:val="GOSTTablenorm"/>
            </w:pPr>
            <w:r w:rsidRPr="007036CE">
              <w:t>Для данного типа документа Сумма_валюта_учета_руб = Сумма_валюта_операции</w:t>
            </w:r>
          </w:p>
        </w:tc>
      </w:tr>
    </w:tbl>
    <w:p w14:paraId="42DFA1CD" w14:textId="3F9DE78D" w:rsidR="007E02CA" w:rsidRPr="007036CE" w:rsidRDefault="004E3625" w:rsidP="00CC7251">
      <w:pPr>
        <w:pStyle w:val="GOSTNameTable"/>
      </w:pPr>
      <w:r w:rsidRPr="007036CE">
        <w:rPr>
          <w:noProof/>
        </w:rPr>
        <w:fldChar w:fldCharType="begin"/>
      </w:r>
      <w:r w:rsidRPr="007036CE">
        <w:rPr>
          <w:noProof/>
        </w:rPr>
        <w:instrText xml:space="preserve"> SEQ Таблица \* ARABIC </w:instrText>
      </w:r>
      <w:r w:rsidRPr="007036CE">
        <w:rPr>
          <w:noProof/>
        </w:rPr>
        <w:fldChar w:fldCharType="separate"/>
      </w:r>
      <w:bookmarkStart w:id="9967" w:name="_Toc222928030"/>
      <w:r w:rsidR="00BD74E1">
        <w:rPr>
          <w:noProof/>
        </w:rPr>
        <w:t>57</w:t>
      </w:r>
      <w:r w:rsidRPr="007036CE">
        <w:rPr>
          <w:noProof/>
        </w:rPr>
        <w:fldChar w:fldCharType="end"/>
      </w:r>
      <w:r w:rsidR="007E02CA" w:rsidRPr="007036CE">
        <w:t xml:space="preserve"> </w:t>
      </w:r>
      <w:r w:rsidR="00D9309A" w:rsidRPr="007036CE">
        <w:t>–</w:t>
      </w:r>
      <w:r w:rsidR="007E02CA" w:rsidRPr="007036CE">
        <w:t xml:space="preserve"> Перечень атрибутов, соответствующих типу документа «Заявление на исполнение Казначейского обеспечения обязательств</w:t>
      </w:r>
      <w:r w:rsidR="008815A9" w:rsidRPr="007036CE">
        <w:t>»</w:t>
      </w:r>
      <w:r w:rsidR="007E02CA" w:rsidRPr="007036CE">
        <w:t xml:space="preserve"> (ф. 0506109) MSC_EXECUTIONKZA</w:t>
      </w:r>
      <w:bookmarkEnd w:id="9967"/>
    </w:p>
    <w:tbl>
      <w:tblPr>
        <w:tblStyle w:val="GOSTTable"/>
        <w:tblW w:w="5000" w:type="pct"/>
        <w:tblLayout w:type="fixed"/>
        <w:tblLook w:val="07E0" w:firstRow="1" w:lastRow="1" w:firstColumn="1" w:lastColumn="1" w:noHBand="1" w:noVBand="1"/>
      </w:tblPr>
      <w:tblGrid>
        <w:gridCol w:w="3509"/>
        <w:gridCol w:w="958"/>
        <w:gridCol w:w="3508"/>
        <w:gridCol w:w="3448"/>
        <w:gridCol w:w="4337"/>
      </w:tblGrid>
      <w:tr w:rsidR="0063446E" w:rsidRPr="007036CE" w14:paraId="3AFC90B0" w14:textId="77777777" w:rsidTr="00B0621B">
        <w:trPr>
          <w:cnfStyle w:val="100000000000" w:firstRow="1" w:lastRow="0" w:firstColumn="0" w:lastColumn="0" w:oddVBand="0" w:evenVBand="0" w:oddHBand="0" w:evenHBand="0" w:firstRowFirstColumn="0" w:firstRowLastColumn="0" w:lastRowFirstColumn="0" w:lastRowLastColumn="0"/>
        </w:trPr>
        <w:tc>
          <w:tcPr>
            <w:tcW w:w="1113" w:type="pct"/>
            <w:hideMark/>
          </w:tcPr>
          <w:p w14:paraId="184F0D37" w14:textId="77777777" w:rsidR="00FC4D29" w:rsidRPr="007036CE" w:rsidRDefault="00FC4D29" w:rsidP="00FC4D29">
            <w:pPr>
              <w:pStyle w:val="GOSTTableHead"/>
              <w:rPr>
                <w:szCs w:val="22"/>
              </w:rPr>
            </w:pPr>
            <w:r w:rsidRPr="007036CE">
              <w:rPr>
                <w:szCs w:val="22"/>
              </w:rPr>
              <w:t>Наименование атрибута</w:t>
            </w:r>
          </w:p>
        </w:tc>
        <w:tc>
          <w:tcPr>
            <w:tcW w:w="304" w:type="pct"/>
            <w:hideMark/>
          </w:tcPr>
          <w:p w14:paraId="2BBAC55B" w14:textId="77777777" w:rsidR="00FC4D29" w:rsidRPr="007036CE" w:rsidRDefault="00FC4D29" w:rsidP="00FC4D29">
            <w:pPr>
              <w:pStyle w:val="GOSTTableHead"/>
              <w:rPr>
                <w:szCs w:val="22"/>
              </w:rPr>
            </w:pPr>
            <w:r w:rsidRPr="007036CE">
              <w:rPr>
                <w:szCs w:val="22"/>
              </w:rPr>
              <w:t>Вычисляемый атрибут</w:t>
            </w:r>
          </w:p>
        </w:tc>
        <w:tc>
          <w:tcPr>
            <w:tcW w:w="1113" w:type="pct"/>
            <w:hideMark/>
          </w:tcPr>
          <w:p w14:paraId="37320DC0" w14:textId="77777777" w:rsidR="00FC4D29" w:rsidRPr="007036CE" w:rsidRDefault="00FC4D29" w:rsidP="00FC4D29">
            <w:pPr>
              <w:pStyle w:val="GOSTTableHead"/>
              <w:rPr>
                <w:szCs w:val="22"/>
              </w:rPr>
            </w:pPr>
            <w:r w:rsidRPr="007036CE">
              <w:rPr>
                <w:szCs w:val="22"/>
              </w:rPr>
              <w:t>Описание атрибута</w:t>
            </w:r>
          </w:p>
        </w:tc>
        <w:tc>
          <w:tcPr>
            <w:tcW w:w="1094" w:type="pct"/>
            <w:hideMark/>
          </w:tcPr>
          <w:p w14:paraId="1646427D" w14:textId="77777777" w:rsidR="00FC4D29" w:rsidRPr="007036CE" w:rsidRDefault="00FC4D29" w:rsidP="00FC4D29">
            <w:pPr>
              <w:pStyle w:val="GOSTTableHead"/>
              <w:rPr>
                <w:szCs w:val="22"/>
              </w:rPr>
            </w:pPr>
            <w:r w:rsidRPr="007036CE">
              <w:rPr>
                <w:szCs w:val="22"/>
              </w:rPr>
              <w:t>Реквизит документа (наименование тега)</w:t>
            </w:r>
          </w:p>
        </w:tc>
        <w:tc>
          <w:tcPr>
            <w:tcW w:w="1376" w:type="pct"/>
            <w:hideMark/>
          </w:tcPr>
          <w:p w14:paraId="207170AE" w14:textId="77777777" w:rsidR="00FC4D29" w:rsidRPr="007036CE" w:rsidRDefault="00FC4D29" w:rsidP="00FC4D29">
            <w:pPr>
              <w:pStyle w:val="GOSTTableHead"/>
              <w:rPr>
                <w:szCs w:val="22"/>
              </w:rPr>
            </w:pPr>
            <w:r w:rsidRPr="007036CE">
              <w:rPr>
                <w:szCs w:val="22"/>
              </w:rPr>
              <w:t>Алгоритм вычисления</w:t>
            </w:r>
          </w:p>
        </w:tc>
      </w:tr>
      <w:tr w:rsidR="0063446E" w:rsidRPr="007036CE" w14:paraId="4F31E13E" w14:textId="77777777" w:rsidTr="00B0621B">
        <w:tc>
          <w:tcPr>
            <w:tcW w:w="1113" w:type="pct"/>
          </w:tcPr>
          <w:p w14:paraId="064782BD" w14:textId="77777777" w:rsidR="00FC4D29" w:rsidRPr="007036CE" w:rsidRDefault="00FC4D29" w:rsidP="0041658B">
            <w:pPr>
              <w:pStyle w:val="GOSTTablenorm"/>
            </w:pPr>
            <w:r w:rsidRPr="007036CE">
              <w:t>Номер_документа</w:t>
            </w:r>
            <w:r w:rsidR="008815A9" w:rsidRPr="007036CE">
              <w:t>*</w:t>
            </w:r>
          </w:p>
        </w:tc>
        <w:tc>
          <w:tcPr>
            <w:tcW w:w="304" w:type="pct"/>
          </w:tcPr>
          <w:p w14:paraId="006F3520" w14:textId="77777777" w:rsidR="00FC4D29" w:rsidRPr="007036CE" w:rsidRDefault="00FC4D29">
            <w:pPr>
              <w:pStyle w:val="GOSTTablenorm"/>
            </w:pPr>
            <w:r w:rsidRPr="007036CE">
              <w:t>нет</w:t>
            </w:r>
          </w:p>
        </w:tc>
        <w:tc>
          <w:tcPr>
            <w:tcW w:w="1113" w:type="pct"/>
          </w:tcPr>
          <w:p w14:paraId="4555C366" w14:textId="77777777" w:rsidR="00FC4D29" w:rsidRPr="007036CE" w:rsidRDefault="00FC4D29">
            <w:pPr>
              <w:pStyle w:val="GOSTTablenorm"/>
            </w:pPr>
            <w:r w:rsidRPr="007036CE">
              <w:t>Номер документа</w:t>
            </w:r>
          </w:p>
        </w:tc>
        <w:tc>
          <w:tcPr>
            <w:tcW w:w="1094" w:type="pct"/>
          </w:tcPr>
          <w:p w14:paraId="0635F16F" w14:textId="77777777" w:rsidR="00FC4D29" w:rsidRPr="007036CE" w:rsidRDefault="00947464">
            <w:pPr>
              <w:pStyle w:val="GOSTTablenorm"/>
            </w:pPr>
            <w:r w:rsidRPr="007036CE">
              <w:t>TtlPrt_NumDoc</w:t>
            </w:r>
          </w:p>
        </w:tc>
        <w:tc>
          <w:tcPr>
            <w:tcW w:w="1376" w:type="pct"/>
          </w:tcPr>
          <w:p w14:paraId="5E7BD1F1" w14:textId="77777777" w:rsidR="00FC4D29" w:rsidRPr="007036CE" w:rsidRDefault="00FC4D29">
            <w:pPr>
              <w:pStyle w:val="GOSTTablenorm"/>
            </w:pPr>
            <w:r w:rsidRPr="007036CE">
              <w:t>-</w:t>
            </w:r>
          </w:p>
        </w:tc>
      </w:tr>
      <w:tr w:rsidR="0063446E" w:rsidRPr="007036CE" w14:paraId="17D00F87" w14:textId="77777777" w:rsidTr="00B0621B">
        <w:tc>
          <w:tcPr>
            <w:tcW w:w="1113" w:type="pct"/>
          </w:tcPr>
          <w:p w14:paraId="479AE76E" w14:textId="77777777" w:rsidR="00FC4D29" w:rsidRPr="007036CE" w:rsidRDefault="00FC4D29" w:rsidP="0041658B">
            <w:pPr>
              <w:pStyle w:val="GOSTTablenorm"/>
            </w:pPr>
            <w:r w:rsidRPr="007036CE">
              <w:t>Дата_документа</w:t>
            </w:r>
            <w:r w:rsidR="008815A9" w:rsidRPr="007036CE">
              <w:t>*</w:t>
            </w:r>
          </w:p>
        </w:tc>
        <w:tc>
          <w:tcPr>
            <w:tcW w:w="304" w:type="pct"/>
          </w:tcPr>
          <w:p w14:paraId="1CAD53FC" w14:textId="77777777" w:rsidR="00FC4D29" w:rsidRPr="007036CE" w:rsidRDefault="00FC4D29">
            <w:pPr>
              <w:pStyle w:val="GOSTTablenorm"/>
            </w:pPr>
            <w:r w:rsidRPr="007036CE">
              <w:t>нет</w:t>
            </w:r>
          </w:p>
        </w:tc>
        <w:tc>
          <w:tcPr>
            <w:tcW w:w="1113" w:type="pct"/>
          </w:tcPr>
          <w:p w14:paraId="407BA90A" w14:textId="77777777" w:rsidR="00FC4D29" w:rsidRPr="007036CE" w:rsidRDefault="00FC4D29">
            <w:pPr>
              <w:pStyle w:val="GOSTTablenorm"/>
            </w:pPr>
            <w:r w:rsidRPr="007036CE">
              <w:t>Дата документа</w:t>
            </w:r>
          </w:p>
        </w:tc>
        <w:tc>
          <w:tcPr>
            <w:tcW w:w="1094" w:type="pct"/>
          </w:tcPr>
          <w:p w14:paraId="6310AAD7" w14:textId="77777777" w:rsidR="00FC4D29" w:rsidRPr="007036CE" w:rsidRDefault="00947464">
            <w:pPr>
              <w:pStyle w:val="GOSTTablenorm"/>
            </w:pPr>
            <w:r w:rsidRPr="007036CE">
              <w:t>TtlPrt_DcDt</w:t>
            </w:r>
          </w:p>
        </w:tc>
        <w:tc>
          <w:tcPr>
            <w:tcW w:w="1376" w:type="pct"/>
          </w:tcPr>
          <w:p w14:paraId="1176DB84" w14:textId="77777777" w:rsidR="00FC4D29" w:rsidRPr="007036CE" w:rsidRDefault="00FC4D29">
            <w:pPr>
              <w:pStyle w:val="GOSTTablenorm"/>
            </w:pPr>
            <w:r w:rsidRPr="007036CE">
              <w:t>-</w:t>
            </w:r>
          </w:p>
        </w:tc>
      </w:tr>
      <w:tr w:rsidR="0063446E" w:rsidRPr="007036CE" w14:paraId="4C49575C" w14:textId="77777777" w:rsidTr="00B0621B">
        <w:tc>
          <w:tcPr>
            <w:tcW w:w="1113" w:type="pct"/>
          </w:tcPr>
          <w:p w14:paraId="23F066D7" w14:textId="77777777" w:rsidR="005B3EFA" w:rsidRPr="007036CE" w:rsidRDefault="005B3EFA" w:rsidP="0041658B">
            <w:pPr>
              <w:pStyle w:val="GOSTTablenorm"/>
            </w:pPr>
            <w:r w:rsidRPr="007036CE">
              <w:lastRenderedPageBreak/>
              <w:t>Вид_документа</w:t>
            </w:r>
          </w:p>
        </w:tc>
        <w:tc>
          <w:tcPr>
            <w:tcW w:w="304" w:type="pct"/>
          </w:tcPr>
          <w:p w14:paraId="58A613CE" w14:textId="77777777" w:rsidR="005B3EFA" w:rsidRPr="007036CE" w:rsidRDefault="005B3EFA">
            <w:pPr>
              <w:pStyle w:val="GOSTTablenorm"/>
            </w:pPr>
            <w:r w:rsidRPr="007036CE">
              <w:t>нет</w:t>
            </w:r>
          </w:p>
        </w:tc>
        <w:tc>
          <w:tcPr>
            <w:tcW w:w="1113" w:type="pct"/>
          </w:tcPr>
          <w:p w14:paraId="7652AD89" w14:textId="77777777" w:rsidR="005B3EFA" w:rsidRPr="007036CE" w:rsidRDefault="005B3EFA">
            <w:pPr>
              <w:pStyle w:val="GOSTTablenorm"/>
            </w:pPr>
            <w:r w:rsidRPr="007036CE">
              <w:t>Вид документа</w:t>
            </w:r>
          </w:p>
        </w:tc>
        <w:tc>
          <w:tcPr>
            <w:tcW w:w="1094" w:type="pct"/>
          </w:tcPr>
          <w:p w14:paraId="5CD84998" w14:textId="77777777" w:rsidR="005B3EFA" w:rsidRPr="007036CE" w:rsidRDefault="006A3C3A">
            <w:pPr>
              <w:pStyle w:val="GOSTTablenorm"/>
            </w:pPr>
            <w:r w:rsidRPr="007036CE">
              <w:t>StmInfrmtn_DcTp</w:t>
            </w:r>
          </w:p>
        </w:tc>
        <w:tc>
          <w:tcPr>
            <w:tcW w:w="1376" w:type="pct"/>
          </w:tcPr>
          <w:p w14:paraId="708C2A8D" w14:textId="77777777" w:rsidR="005B3EFA" w:rsidRPr="007036CE" w:rsidRDefault="005B3EFA">
            <w:pPr>
              <w:pStyle w:val="GOSTTablenorm"/>
            </w:pPr>
            <w:r w:rsidRPr="007036CE">
              <w:t>-</w:t>
            </w:r>
          </w:p>
        </w:tc>
      </w:tr>
      <w:tr w:rsidR="0063446E" w:rsidRPr="007036CE" w14:paraId="6C2711D6" w14:textId="77777777" w:rsidTr="00B0621B">
        <w:tc>
          <w:tcPr>
            <w:tcW w:w="1113" w:type="pct"/>
          </w:tcPr>
          <w:p w14:paraId="34A9533E" w14:textId="77777777" w:rsidR="00FC4D29" w:rsidRPr="007036CE" w:rsidRDefault="00FC4D29" w:rsidP="0041658B">
            <w:pPr>
              <w:pStyle w:val="GOSTTablenorm"/>
            </w:pPr>
            <w:r w:rsidRPr="007036CE">
              <w:t>Наименование_документа</w:t>
            </w:r>
          </w:p>
        </w:tc>
        <w:tc>
          <w:tcPr>
            <w:tcW w:w="304" w:type="pct"/>
          </w:tcPr>
          <w:p w14:paraId="5EEB3DCD" w14:textId="77777777" w:rsidR="00FC4D29" w:rsidRPr="007036CE" w:rsidRDefault="00FC4D29">
            <w:pPr>
              <w:pStyle w:val="GOSTTablenorm"/>
            </w:pPr>
            <w:r w:rsidRPr="007036CE">
              <w:t>да</w:t>
            </w:r>
          </w:p>
        </w:tc>
        <w:tc>
          <w:tcPr>
            <w:tcW w:w="1113" w:type="pct"/>
          </w:tcPr>
          <w:p w14:paraId="01AEB7DE" w14:textId="77777777" w:rsidR="00FC4D29" w:rsidRPr="007036CE" w:rsidRDefault="00FC4D29">
            <w:pPr>
              <w:pStyle w:val="GOSTTablenorm"/>
            </w:pPr>
            <w:r w:rsidRPr="007036CE">
              <w:t>Наименование документа</w:t>
            </w:r>
          </w:p>
        </w:tc>
        <w:tc>
          <w:tcPr>
            <w:tcW w:w="1094" w:type="pct"/>
          </w:tcPr>
          <w:p w14:paraId="26D083AF" w14:textId="77777777" w:rsidR="00FC4D29" w:rsidRPr="007036CE" w:rsidRDefault="006A3C3A">
            <w:pPr>
              <w:pStyle w:val="GOSTTablenorm"/>
            </w:pPr>
            <w:r w:rsidRPr="007036CE">
              <w:t>-</w:t>
            </w:r>
          </w:p>
        </w:tc>
        <w:tc>
          <w:tcPr>
            <w:tcW w:w="1376" w:type="pct"/>
          </w:tcPr>
          <w:p w14:paraId="2858A7B8" w14:textId="77777777" w:rsidR="00FC4D29" w:rsidRPr="007036CE" w:rsidRDefault="00FC4D29">
            <w:pPr>
              <w:pStyle w:val="GOSTTablenorm"/>
            </w:pPr>
            <w:r w:rsidRPr="007036CE">
              <w:t xml:space="preserve">Наименование документа определяется по справочнику </w:t>
            </w:r>
            <w:r w:rsidR="002A55EA" w:rsidRPr="007036CE">
              <w:t>«</w:t>
            </w:r>
            <w:r w:rsidRPr="007036CE">
              <w:t>Типы документов</w:t>
            </w:r>
            <w:r w:rsidR="00925ECC" w:rsidRPr="007036CE">
              <w:t>»</w:t>
            </w:r>
            <w:r w:rsidRPr="007036CE">
              <w:t xml:space="preserve"> по значению атрибута «Тип_документа» (TypeDoc) из заголовка запроса</w:t>
            </w:r>
          </w:p>
        </w:tc>
      </w:tr>
      <w:tr w:rsidR="0063446E" w:rsidRPr="007036CE" w14:paraId="407AFC4A" w14:textId="77777777" w:rsidTr="00B0621B">
        <w:tc>
          <w:tcPr>
            <w:tcW w:w="1113" w:type="pct"/>
          </w:tcPr>
          <w:p w14:paraId="31E43056" w14:textId="77777777" w:rsidR="00FC4D29" w:rsidRPr="007036CE" w:rsidRDefault="00FC4D29" w:rsidP="0041658B">
            <w:pPr>
              <w:pStyle w:val="GOSTTablenorm"/>
            </w:pPr>
            <w:r w:rsidRPr="007036CE">
              <w:t>Дата_ввода_в_действие</w:t>
            </w:r>
          </w:p>
        </w:tc>
        <w:tc>
          <w:tcPr>
            <w:tcW w:w="304" w:type="pct"/>
          </w:tcPr>
          <w:p w14:paraId="1A1F14CF" w14:textId="77777777" w:rsidR="00FC4D29" w:rsidRPr="007036CE" w:rsidRDefault="00FC4D29">
            <w:pPr>
              <w:pStyle w:val="GOSTTablenorm"/>
            </w:pPr>
            <w:r w:rsidRPr="007036CE">
              <w:t>да</w:t>
            </w:r>
          </w:p>
        </w:tc>
        <w:tc>
          <w:tcPr>
            <w:tcW w:w="1113" w:type="pct"/>
          </w:tcPr>
          <w:p w14:paraId="356DFA34" w14:textId="77777777" w:rsidR="00FC4D29" w:rsidRPr="007036CE" w:rsidRDefault="00FC4D29">
            <w:pPr>
              <w:pStyle w:val="GOSTTablenorm"/>
            </w:pPr>
            <w:r w:rsidRPr="007036CE">
              <w:t>Дата ввода в действие</w:t>
            </w:r>
          </w:p>
        </w:tc>
        <w:tc>
          <w:tcPr>
            <w:tcW w:w="1094" w:type="pct"/>
          </w:tcPr>
          <w:p w14:paraId="57246EC9" w14:textId="77777777" w:rsidR="00FC4D29" w:rsidRPr="007036CE" w:rsidRDefault="00FA3FF3">
            <w:pPr>
              <w:pStyle w:val="GOSTTablenorm"/>
            </w:pPr>
            <w:r w:rsidRPr="007036CE">
              <w:t>SettlementDate</w:t>
            </w:r>
            <w:r w:rsidRPr="007036CE">
              <w:rPr>
                <w:bCs/>
              </w:rPr>
              <w:t xml:space="preserve"> (из заголовка запроса)</w:t>
            </w:r>
          </w:p>
        </w:tc>
        <w:tc>
          <w:tcPr>
            <w:tcW w:w="1376" w:type="pct"/>
          </w:tcPr>
          <w:p w14:paraId="2BBB0351" w14:textId="77777777" w:rsidR="00FC4D29" w:rsidRPr="007036CE" w:rsidRDefault="00FC4D29">
            <w:pPr>
              <w:pStyle w:val="GOSTTablenorm"/>
            </w:pPr>
            <w:r w:rsidRPr="007036CE">
              <w:t>Для данного типа документа Дата_ввода_в_действие</w:t>
            </w:r>
            <w:r w:rsidR="00925ECC" w:rsidRPr="007036CE">
              <w:t> </w:t>
            </w:r>
            <w:r w:rsidRPr="007036CE">
              <w:t>=</w:t>
            </w:r>
            <w:r w:rsidR="00925ECC" w:rsidRPr="007036CE">
              <w:t> </w:t>
            </w:r>
            <w:r w:rsidRPr="007036CE">
              <w:t>Дата_отражения_в_учете</w:t>
            </w:r>
          </w:p>
        </w:tc>
      </w:tr>
      <w:tr w:rsidR="0063446E" w:rsidRPr="007036CE" w14:paraId="55B31175" w14:textId="77777777" w:rsidTr="00B0621B">
        <w:tc>
          <w:tcPr>
            <w:tcW w:w="1113" w:type="pct"/>
          </w:tcPr>
          <w:p w14:paraId="492D6FC2" w14:textId="77777777" w:rsidR="00FC4D29" w:rsidRPr="007036CE" w:rsidRDefault="00FC4D29" w:rsidP="0041658B">
            <w:pPr>
              <w:pStyle w:val="GOSTTablenorm"/>
            </w:pPr>
            <w:r w:rsidRPr="007036CE">
              <w:t>Код_валюты</w:t>
            </w:r>
          </w:p>
        </w:tc>
        <w:tc>
          <w:tcPr>
            <w:tcW w:w="304" w:type="pct"/>
          </w:tcPr>
          <w:p w14:paraId="6F254D40" w14:textId="77777777" w:rsidR="00FC4D29" w:rsidRPr="007036CE" w:rsidRDefault="00FC4D29">
            <w:pPr>
              <w:pStyle w:val="GOSTTablenorm"/>
            </w:pPr>
            <w:r w:rsidRPr="007036CE">
              <w:t>да</w:t>
            </w:r>
          </w:p>
        </w:tc>
        <w:tc>
          <w:tcPr>
            <w:tcW w:w="1113" w:type="pct"/>
          </w:tcPr>
          <w:p w14:paraId="0511800C" w14:textId="77777777" w:rsidR="00FC4D29" w:rsidRPr="007036CE" w:rsidRDefault="00FC4D29">
            <w:pPr>
              <w:pStyle w:val="GOSTTablenorm"/>
            </w:pPr>
            <w:r w:rsidRPr="007036CE">
              <w:t>Код валюты по ОКВ</w:t>
            </w:r>
          </w:p>
        </w:tc>
        <w:tc>
          <w:tcPr>
            <w:tcW w:w="1094" w:type="pct"/>
          </w:tcPr>
          <w:p w14:paraId="0B6A0023" w14:textId="77777777" w:rsidR="00FC4D29" w:rsidRPr="007036CE" w:rsidRDefault="00656931">
            <w:pPr>
              <w:pStyle w:val="GOSTTablenorm"/>
              <w:rPr>
                <w:lang w:val="en-US"/>
              </w:rPr>
            </w:pPr>
            <w:r w:rsidRPr="007036CE">
              <w:rPr>
                <w:lang w:val="en-US"/>
              </w:rPr>
              <w:t>-</w:t>
            </w:r>
          </w:p>
        </w:tc>
        <w:tc>
          <w:tcPr>
            <w:tcW w:w="1376" w:type="pct"/>
          </w:tcPr>
          <w:p w14:paraId="7C9405E5" w14:textId="77777777" w:rsidR="00FC4D29" w:rsidRPr="007036CE" w:rsidRDefault="00FA4E4B" w:rsidP="00802219">
            <w:pPr>
              <w:pStyle w:val="GOSTTablenorm"/>
            </w:pPr>
            <w:r w:rsidRPr="007036CE">
              <w:t>Для данного типа документа всегда заполняется значением «643»</w:t>
            </w:r>
          </w:p>
        </w:tc>
      </w:tr>
      <w:tr w:rsidR="007E0C8D" w:rsidRPr="007036CE" w14:paraId="10D1141C" w14:textId="77777777" w:rsidTr="00B0621B">
        <w:tc>
          <w:tcPr>
            <w:tcW w:w="1113" w:type="pct"/>
          </w:tcPr>
          <w:p w14:paraId="51B1ABAA" w14:textId="77777777" w:rsidR="007E0C8D" w:rsidRPr="007036CE" w:rsidRDefault="007E0C8D" w:rsidP="007E0C8D">
            <w:pPr>
              <w:pStyle w:val="GOSTTablenorm"/>
            </w:pPr>
            <w:r w:rsidRPr="007036CE">
              <w:rPr>
                <w:szCs w:val="22"/>
              </w:rPr>
              <w:t>Код_валюты_учета</w:t>
            </w:r>
          </w:p>
        </w:tc>
        <w:tc>
          <w:tcPr>
            <w:tcW w:w="304" w:type="pct"/>
          </w:tcPr>
          <w:p w14:paraId="281383C2" w14:textId="77777777" w:rsidR="007E0C8D" w:rsidRPr="007036CE" w:rsidRDefault="007E0C8D" w:rsidP="007E0C8D">
            <w:pPr>
              <w:pStyle w:val="GOSTTablenorm"/>
            </w:pPr>
            <w:r w:rsidRPr="007036CE">
              <w:rPr>
                <w:szCs w:val="22"/>
              </w:rPr>
              <w:t>да</w:t>
            </w:r>
          </w:p>
        </w:tc>
        <w:tc>
          <w:tcPr>
            <w:tcW w:w="1113" w:type="pct"/>
          </w:tcPr>
          <w:p w14:paraId="0FB26BA4" w14:textId="77777777" w:rsidR="007E0C8D" w:rsidRPr="007036CE" w:rsidRDefault="007E0C8D" w:rsidP="007E0C8D">
            <w:pPr>
              <w:pStyle w:val="GOSTTablenorm"/>
            </w:pPr>
            <w:r w:rsidRPr="007036CE">
              <w:rPr>
                <w:szCs w:val="22"/>
              </w:rPr>
              <w:t>Код валюты учета по ОКВ</w:t>
            </w:r>
          </w:p>
        </w:tc>
        <w:tc>
          <w:tcPr>
            <w:tcW w:w="1094" w:type="pct"/>
          </w:tcPr>
          <w:p w14:paraId="4AD834F7" w14:textId="77777777" w:rsidR="007E0C8D" w:rsidRPr="007036CE" w:rsidRDefault="007E0C8D" w:rsidP="007E0C8D">
            <w:pPr>
              <w:pStyle w:val="GOSTTablenorm"/>
              <w:rPr>
                <w:lang w:val="en-US"/>
              </w:rPr>
            </w:pPr>
            <w:r w:rsidRPr="007036CE">
              <w:t>-</w:t>
            </w:r>
          </w:p>
        </w:tc>
        <w:tc>
          <w:tcPr>
            <w:tcW w:w="1376" w:type="pct"/>
          </w:tcPr>
          <w:p w14:paraId="6374BF05" w14:textId="77777777" w:rsidR="007E0C8D" w:rsidRPr="007036CE" w:rsidRDefault="007E0C8D" w:rsidP="007E0C8D">
            <w:pPr>
              <w:pStyle w:val="GOSTTablenorm"/>
            </w:pPr>
            <w:r w:rsidRPr="007036CE">
              <w:t>Указывается значение «643»</w:t>
            </w:r>
          </w:p>
        </w:tc>
      </w:tr>
      <w:tr w:rsidR="007E0C8D" w:rsidRPr="007036CE" w14:paraId="3E837C52" w14:textId="77777777" w:rsidTr="00B0621B">
        <w:tc>
          <w:tcPr>
            <w:tcW w:w="1113" w:type="pct"/>
          </w:tcPr>
          <w:p w14:paraId="3FFD4239" w14:textId="77777777" w:rsidR="007E0C8D" w:rsidRPr="007036CE" w:rsidRDefault="007E0C8D" w:rsidP="007E0C8D">
            <w:pPr>
              <w:pStyle w:val="GOSTTablenorm"/>
            </w:pPr>
            <w:r w:rsidRPr="007036CE">
              <w:t>Код_контура</w:t>
            </w:r>
          </w:p>
        </w:tc>
        <w:tc>
          <w:tcPr>
            <w:tcW w:w="304" w:type="pct"/>
          </w:tcPr>
          <w:p w14:paraId="71E26C8E" w14:textId="77777777" w:rsidR="007E0C8D" w:rsidRPr="007036CE" w:rsidRDefault="007E0C8D" w:rsidP="007E0C8D">
            <w:pPr>
              <w:pStyle w:val="GOSTTablenorm"/>
            </w:pPr>
            <w:r w:rsidRPr="007036CE">
              <w:t>да</w:t>
            </w:r>
          </w:p>
        </w:tc>
        <w:tc>
          <w:tcPr>
            <w:tcW w:w="1113" w:type="pct"/>
          </w:tcPr>
          <w:p w14:paraId="166B7A5A" w14:textId="77777777" w:rsidR="007E0C8D" w:rsidRPr="007036CE" w:rsidRDefault="007E0C8D" w:rsidP="007E0C8D">
            <w:pPr>
              <w:pStyle w:val="GOSTTablenorm"/>
            </w:pPr>
            <w:r w:rsidRPr="007036CE">
              <w:t>Код контура, приведенный к стандартному виду</w:t>
            </w:r>
          </w:p>
        </w:tc>
        <w:tc>
          <w:tcPr>
            <w:tcW w:w="1094" w:type="pct"/>
          </w:tcPr>
          <w:p w14:paraId="34417E6D" w14:textId="77777777" w:rsidR="007E0C8D" w:rsidRPr="007036CE" w:rsidRDefault="007E0C8D" w:rsidP="007E0C8D">
            <w:pPr>
              <w:pStyle w:val="GOSTTablenorm"/>
            </w:pPr>
            <w:r w:rsidRPr="007036CE">
              <w:t>StmInfrmtn_Contour</w:t>
            </w:r>
          </w:p>
        </w:tc>
        <w:tc>
          <w:tcPr>
            <w:tcW w:w="1376" w:type="pct"/>
          </w:tcPr>
          <w:p w14:paraId="4F9BEA1F" w14:textId="77777777" w:rsidR="007E0C8D" w:rsidRPr="007036CE" w:rsidRDefault="007E0C8D" w:rsidP="007E0C8D">
            <w:pPr>
              <w:pStyle w:val="GOSTTablenorm"/>
              <w:rPr>
                <w:rFonts w:eastAsiaTheme="minorEastAsia"/>
              </w:rPr>
            </w:pPr>
            <w:r w:rsidRPr="007036CE">
              <w:t>Если в теге документа «1» или «</w:t>
            </w:r>
            <w:r w:rsidRPr="007036CE">
              <w:rPr>
                <w:lang w:val="en-US"/>
              </w:rPr>
              <w:t>O</w:t>
            </w:r>
            <w:r w:rsidRPr="007036CE">
              <w:t>», то значение атрибута «1».</w:t>
            </w:r>
          </w:p>
          <w:p w14:paraId="2B718EE4" w14:textId="77777777" w:rsidR="007E0C8D" w:rsidRPr="007036CE" w:rsidRDefault="007E0C8D" w:rsidP="007E0C8D">
            <w:pPr>
              <w:pStyle w:val="GOSTTablenorm"/>
            </w:pPr>
            <w:r w:rsidRPr="007036CE">
              <w:t>Если в теге документа «2» или «S», то значение атрибута «2»</w:t>
            </w:r>
          </w:p>
        </w:tc>
      </w:tr>
      <w:tr w:rsidR="007E0C8D" w:rsidRPr="007036CE" w14:paraId="1B5B1464" w14:textId="77777777" w:rsidTr="00B0621B">
        <w:tc>
          <w:tcPr>
            <w:tcW w:w="1113" w:type="pct"/>
          </w:tcPr>
          <w:p w14:paraId="5545382B" w14:textId="77777777" w:rsidR="007E0C8D" w:rsidRPr="007036CE" w:rsidRDefault="007E0C8D" w:rsidP="007E0C8D">
            <w:pPr>
              <w:pStyle w:val="GOSTTablenorm"/>
            </w:pPr>
            <w:r w:rsidRPr="007036CE">
              <w:t>Уровень_конфиденциальности</w:t>
            </w:r>
          </w:p>
        </w:tc>
        <w:tc>
          <w:tcPr>
            <w:tcW w:w="304" w:type="pct"/>
          </w:tcPr>
          <w:p w14:paraId="5B88B66A" w14:textId="77777777" w:rsidR="007E0C8D" w:rsidRPr="007036CE" w:rsidRDefault="007E0C8D" w:rsidP="007E0C8D">
            <w:pPr>
              <w:pStyle w:val="GOSTTablenorm"/>
            </w:pPr>
            <w:r w:rsidRPr="007036CE">
              <w:t>нет</w:t>
            </w:r>
          </w:p>
        </w:tc>
        <w:tc>
          <w:tcPr>
            <w:tcW w:w="1113" w:type="pct"/>
          </w:tcPr>
          <w:p w14:paraId="26CAF6D2" w14:textId="77777777" w:rsidR="007E0C8D" w:rsidRPr="007036CE" w:rsidRDefault="007E0C8D" w:rsidP="007E0C8D">
            <w:pPr>
              <w:pStyle w:val="GOSTTablenorm"/>
            </w:pPr>
            <w:r w:rsidRPr="007036CE">
              <w:t>Уровень конфиденциальности</w:t>
            </w:r>
          </w:p>
        </w:tc>
        <w:tc>
          <w:tcPr>
            <w:tcW w:w="1094" w:type="pct"/>
          </w:tcPr>
          <w:p w14:paraId="536BA8DC" w14:textId="77777777" w:rsidR="007E0C8D" w:rsidRPr="007036CE" w:rsidRDefault="007E0C8D" w:rsidP="007E0C8D">
            <w:pPr>
              <w:pStyle w:val="GOSTTablenorm"/>
            </w:pPr>
            <w:r w:rsidRPr="007036CE">
              <w:t>StmInfrmtn_AccessLevelStereotype</w:t>
            </w:r>
          </w:p>
        </w:tc>
        <w:tc>
          <w:tcPr>
            <w:tcW w:w="1376" w:type="pct"/>
          </w:tcPr>
          <w:p w14:paraId="6439E034" w14:textId="77777777" w:rsidR="007E0C8D" w:rsidRPr="007036CE" w:rsidRDefault="007E0C8D" w:rsidP="007E0C8D">
            <w:pPr>
              <w:pStyle w:val="GOSTTablenorm"/>
            </w:pPr>
            <w:r w:rsidRPr="007036CE">
              <w:t>-</w:t>
            </w:r>
          </w:p>
        </w:tc>
      </w:tr>
      <w:tr w:rsidR="007E0C8D" w:rsidRPr="007036CE" w14:paraId="40A64EDD" w14:textId="77777777" w:rsidTr="00B0621B">
        <w:tc>
          <w:tcPr>
            <w:tcW w:w="1113" w:type="pct"/>
          </w:tcPr>
          <w:p w14:paraId="102A1094" w14:textId="77777777" w:rsidR="007E0C8D" w:rsidRPr="007036CE" w:rsidRDefault="007E0C8D" w:rsidP="007E0C8D">
            <w:pPr>
              <w:pStyle w:val="GOSTTablenorm"/>
            </w:pPr>
            <w:r w:rsidRPr="007036CE">
              <w:t>Код_бюджета</w:t>
            </w:r>
          </w:p>
        </w:tc>
        <w:tc>
          <w:tcPr>
            <w:tcW w:w="304" w:type="pct"/>
          </w:tcPr>
          <w:p w14:paraId="38CAC5D9" w14:textId="77777777" w:rsidR="007E0C8D" w:rsidRPr="007036CE" w:rsidRDefault="007E0C8D" w:rsidP="007E0C8D">
            <w:pPr>
              <w:pStyle w:val="GOSTTablenorm"/>
            </w:pPr>
            <w:r w:rsidRPr="007036CE">
              <w:t>нет</w:t>
            </w:r>
          </w:p>
        </w:tc>
        <w:tc>
          <w:tcPr>
            <w:tcW w:w="1113" w:type="pct"/>
          </w:tcPr>
          <w:p w14:paraId="5614E5A1" w14:textId="77777777" w:rsidR="007E0C8D" w:rsidRPr="007036CE" w:rsidRDefault="007E0C8D" w:rsidP="007E0C8D">
            <w:pPr>
              <w:pStyle w:val="GOSTTablenorm"/>
            </w:pPr>
            <w:r w:rsidRPr="007036CE">
              <w:t>Код бюджета</w:t>
            </w:r>
          </w:p>
        </w:tc>
        <w:tc>
          <w:tcPr>
            <w:tcW w:w="1094" w:type="pct"/>
          </w:tcPr>
          <w:p w14:paraId="7ABA3C7C" w14:textId="77777777" w:rsidR="007E0C8D" w:rsidRPr="007036CE" w:rsidRDefault="007E0C8D" w:rsidP="007E0C8D">
            <w:pPr>
              <w:pStyle w:val="GOSTTablenorm"/>
            </w:pPr>
            <w:r w:rsidRPr="007036CE">
              <w:t>StmInfrmtn_BudgetCd</w:t>
            </w:r>
          </w:p>
        </w:tc>
        <w:tc>
          <w:tcPr>
            <w:tcW w:w="1376" w:type="pct"/>
          </w:tcPr>
          <w:p w14:paraId="55AF4992" w14:textId="77777777" w:rsidR="007E0C8D" w:rsidRPr="007036CE" w:rsidRDefault="007E0C8D" w:rsidP="007E0C8D">
            <w:pPr>
              <w:pStyle w:val="GOSTTablenorm"/>
            </w:pPr>
            <w:r w:rsidRPr="007036CE">
              <w:t>-</w:t>
            </w:r>
          </w:p>
        </w:tc>
      </w:tr>
      <w:tr w:rsidR="007E0C8D" w:rsidRPr="007036CE" w14:paraId="34113443" w14:textId="77777777" w:rsidTr="00B0621B">
        <w:tc>
          <w:tcPr>
            <w:tcW w:w="1113" w:type="pct"/>
          </w:tcPr>
          <w:p w14:paraId="472C528B" w14:textId="77777777" w:rsidR="007E0C8D" w:rsidRPr="007036CE" w:rsidRDefault="007E0C8D" w:rsidP="007E0C8D">
            <w:pPr>
              <w:pStyle w:val="GOSTTablenorm"/>
            </w:pPr>
            <w:r w:rsidRPr="007036CE">
              <w:t>Номер_ЛС_плательщика</w:t>
            </w:r>
          </w:p>
        </w:tc>
        <w:tc>
          <w:tcPr>
            <w:tcW w:w="304" w:type="pct"/>
          </w:tcPr>
          <w:p w14:paraId="0A678BAC" w14:textId="77777777" w:rsidR="007E0C8D" w:rsidRPr="007036CE" w:rsidRDefault="007E0C8D" w:rsidP="007E0C8D">
            <w:pPr>
              <w:pStyle w:val="GOSTTablenorm"/>
            </w:pPr>
            <w:r w:rsidRPr="007036CE">
              <w:t>нет</w:t>
            </w:r>
          </w:p>
        </w:tc>
        <w:tc>
          <w:tcPr>
            <w:tcW w:w="1113" w:type="pct"/>
          </w:tcPr>
          <w:p w14:paraId="4165EB8C" w14:textId="77777777" w:rsidR="007E0C8D" w:rsidRPr="007036CE" w:rsidRDefault="007E0C8D" w:rsidP="007E0C8D">
            <w:pPr>
              <w:pStyle w:val="GOSTTablenorm"/>
            </w:pPr>
            <w:r w:rsidRPr="007036CE">
              <w:t>Номер лицевого счета плательщика</w:t>
            </w:r>
          </w:p>
        </w:tc>
        <w:tc>
          <w:tcPr>
            <w:tcW w:w="1094" w:type="pct"/>
          </w:tcPr>
          <w:p w14:paraId="7E0A3E2F" w14:textId="77777777" w:rsidR="007E0C8D" w:rsidRPr="007036CE" w:rsidRDefault="007E0C8D" w:rsidP="007E0C8D">
            <w:pPr>
              <w:pStyle w:val="GOSTTablenorm"/>
            </w:pPr>
            <w:r w:rsidRPr="007036CE">
              <w:t>TtlPrt_PAY_NmbLS</w:t>
            </w:r>
          </w:p>
        </w:tc>
        <w:tc>
          <w:tcPr>
            <w:tcW w:w="1376" w:type="pct"/>
          </w:tcPr>
          <w:p w14:paraId="6A009997" w14:textId="77777777" w:rsidR="007E0C8D" w:rsidRPr="007036CE" w:rsidRDefault="007E0C8D" w:rsidP="007E0C8D">
            <w:pPr>
              <w:pStyle w:val="GOSTTablenorm"/>
            </w:pPr>
            <w:r w:rsidRPr="007036CE">
              <w:t>-</w:t>
            </w:r>
          </w:p>
        </w:tc>
      </w:tr>
      <w:tr w:rsidR="007E0C8D" w:rsidRPr="007036CE" w14:paraId="3D467C01" w14:textId="77777777" w:rsidTr="00B0621B">
        <w:tc>
          <w:tcPr>
            <w:tcW w:w="1113" w:type="pct"/>
          </w:tcPr>
          <w:p w14:paraId="130EB23A" w14:textId="77777777" w:rsidR="007E0C8D" w:rsidRPr="007036CE" w:rsidRDefault="007E0C8D" w:rsidP="007E0C8D">
            <w:pPr>
              <w:pStyle w:val="GOSTTablenorm"/>
              <w:rPr>
                <w:lang w:val="en-US"/>
              </w:rPr>
            </w:pPr>
            <w:r w:rsidRPr="007036CE">
              <w:t>ОКС_КМИ_плательщика</w:t>
            </w:r>
          </w:p>
        </w:tc>
        <w:tc>
          <w:tcPr>
            <w:tcW w:w="304" w:type="pct"/>
          </w:tcPr>
          <w:p w14:paraId="35D82447" w14:textId="77777777" w:rsidR="007E0C8D" w:rsidRPr="007036CE" w:rsidRDefault="007E0C8D" w:rsidP="007E0C8D">
            <w:pPr>
              <w:pStyle w:val="GOSTTablenorm"/>
            </w:pPr>
            <w:r w:rsidRPr="007036CE">
              <w:t>нет</w:t>
            </w:r>
          </w:p>
        </w:tc>
        <w:tc>
          <w:tcPr>
            <w:tcW w:w="1113" w:type="pct"/>
          </w:tcPr>
          <w:p w14:paraId="3FF47D07" w14:textId="77777777" w:rsidR="007E0C8D" w:rsidRPr="007036CE" w:rsidRDefault="007E0C8D" w:rsidP="007E0C8D">
            <w:pPr>
              <w:pStyle w:val="GOSTTablenorm"/>
            </w:pPr>
            <w:r w:rsidRPr="007036CE">
              <w:t>Код ОКС (КМИ) плательщика</w:t>
            </w:r>
          </w:p>
        </w:tc>
        <w:tc>
          <w:tcPr>
            <w:tcW w:w="1094" w:type="pct"/>
          </w:tcPr>
          <w:p w14:paraId="216D4917" w14:textId="77777777" w:rsidR="007E0C8D" w:rsidRPr="007036CE" w:rsidRDefault="007E0C8D" w:rsidP="007E0C8D">
            <w:pPr>
              <w:pStyle w:val="GOSTTablenorm"/>
            </w:pPr>
            <w:r w:rsidRPr="007036CE">
              <w:t>StmInfrmtn_FAIPCODE</w:t>
            </w:r>
          </w:p>
        </w:tc>
        <w:tc>
          <w:tcPr>
            <w:tcW w:w="1376" w:type="pct"/>
          </w:tcPr>
          <w:p w14:paraId="7899BF22" w14:textId="77777777" w:rsidR="007E0C8D" w:rsidRPr="007036CE" w:rsidRDefault="007E0C8D" w:rsidP="007E0C8D">
            <w:pPr>
              <w:pStyle w:val="GOSTTablenorm"/>
            </w:pPr>
          </w:p>
        </w:tc>
      </w:tr>
      <w:tr w:rsidR="007E0C8D" w:rsidRPr="007036CE" w14:paraId="634BEFBF" w14:textId="77777777" w:rsidTr="00B0621B">
        <w:tc>
          <w:tcPr>
            <w:tcW w:w="1113" w:type="pct"/>
          </w:tcPr>
          <w:p w14:paraId="5410078E" w14:textId="77777777" w:rsidR="007E0C8D" w:rsidRPr="007036CE" w:rsidRDefault="007E0C8D" w:rsidP="007E0C8D">
            <w:pPr>
              <w:pStyle w:val="GOSTTablenorm"/>
            </w:pPr>
            <w:r w:rsidRPr="007036CE">
              <w:t>Учет_ПОФР_ЛС_плательщика</w:t>
            </w:r>
          </w:p>
        </w:tc>
        <w:tc>
          <w:tcPr>
            <w:tcW w:w="304" w:type="pct"/>
          </w:tcPr>
          <w:p w14:paraId="05FEC096" w14:textId="77777777" w:rsidR="007E0C8D" w:rsidRPr="007036CE" w:rsidRDefault="00262865" w:rsidP="007E0C8D">
            <w:pPr>
              <w:pStyle w:val="GOSTTablenorm"/>
            </w:pPr>
            <w:r w:rsidRPr="007036CE">
              <w:t>да</w:t>
            </w:r>
          </w:p>
        </w:tc>
        <w:tc>
          <w:tcPr>
            <w:tcW w:w="1113" w:type="pct"/>
          </w:tcPr>
          <w:p w14:paraId="192EE07C" w14:textId="77777777" w:rsidR="007E0C8D" w:rsidRPr="007036CE" w:rsidRDefault="007E0C8D" w:rsidP="007E0C8D">
            <w:pPr>
              <w:pStyle w:val="GOSTTablenorm"/>
            </w:pPr>
            <w:r w:rsidRPr="007036CE">
              <w:t>Признак учета ПОФР на ЛС плательщика</w:t>
            </w:r>
          </w:p>
        </w:tc>
        <w:tc>
          <w:tcPr>
            <w:tcW w:w="1094" w:type="pct"/>
          </w:tcPr>
          <w:p w14:paraId="3666AC0C" w14:textId="77777777" w:rsidR="007E0C8D" w:rsidRPr="007036CE" w:rsidRDefault="007E0C8D" w:rsidP="007E0C8D">
            <w:pPr>
              <w:pStyle w:val="GOSTTablenorm"/>
            </w:pPr>
            <w:r w:rsidRPr="007036CE">
              <w:t>StmInfrmtn_SIGN_POFR_Snd</w:t>
            </w:r>
          </w:p>
        </w:tc>
        <w:tc>
          <w:tcPr>
            <w:tcW w:w="1376" w:type="pct"/>
          </w:tcPr>
          <w:p w14:paraId="1BE30847" w14:textId="77777777" w:rsidR="00262865" w:rsidRPr="007036CE" w:rsidRDefault="00262865" w:rsidP="00262865">
            <w:pPr>
              <w:pStyle w:val="GOSTTablenorm"/>
            </w:pPr>
            <w:r w:rsidRPr="007036CE">
              <w:t>Если в теге документа «true», то значение «1».</w:t>
            </w:r>
          </w:p>
          <w:p w14:paraId="6FC13CF1" w14:textId="77777777" w:rsidR="007E0C8D" w:rsidRPr="007036CE" w:rsidRDefault="00262865" w:rsidP="00262865">
            <w:pPr>
              <w:pStyle w:val="GOSTTablenorm"/>
            </w:pPr>
            <w:r w:rsidRPr="007036CE">
              <w:t>Если в теге док</w:t>
            </w:r>
            <w:r w:rsidR="00FA7AC8" w:rsidRPr="007036CE">
              <w:t>умента «false», то значение «0»</w:t>
            </w:r>
          </w:p>
        </w:tc>
      </w:tr>
      <w:tr w:rsidR="007E0C8D" w:rsidRPr="007036CE" w14:paraId="7D3005A7" w14:textId="77777777" w:rsidTr="00B0621B">
        <w:tc>
          <w:tcPr>
            <w:tcW w:w="1113" w:type="pct"/>
          </w:tcPr>
          <w:p w14:paraId="73395883" w14:textId="77777777" w:rsidR="007E0C8D" w:rsidRPr="007036CE" w:rsidRDefault="007E0C8D" w:rsidP="007E0C8D">
            <w:pPr>
              <w:pStyle w:val="GOSTTablenorm"/>
            </w:pPr>
            <w:r w:rsidRPr="007036CE">
              <w:lastRenderedPageBreak/>
              <w:t>КБК_ПОФР_плательщика</w:t>
            </w:r>
          </w:p>
        </w:tc>
        <w:tc>
          <w:tcPr>
            <w:tcW w:w="304" w:type="pct"/>
          </w:tcPr>
          <w:p w14:paraId="7A058988" w14:textId="77777777" w:rsidR="007E0C8D" w:rsidRPr="007036CE" w:rsidRDefault="007E0C8D" w:rsidP="007E0C8D">
            <w:pPr>
              <w:pStyle w:val="GOSTTablenorm"/>
            </w:pPr>
            <w:r w:rsidRPr="007036CE">
              <w:t>нет</w:t>
            </w:r>
          </w:p>
        </w:tc>
        <w:tc>
          <w:tcPr>
            <w:tcW w:w="1113" w:type="pct"/>
          </w:tcPr>
          <w:p w14:paraId="417A0EA2" w14:textId="77777777" w:rsidR="007E0C8D" w:rsidRPr="007036CE" w:rsidRDefault="007E0C8D" w:rsidP="007E0C8D">
            <w:pPr>
              <w:pStyle w:val="GOSTTablenorm"/>
            </w:pPr>
            <w:r w:rsidRPr="007036CE">
              <w:t>КБК для контроля остатка ПОФР плательщика</w:t>
            </w:r>
          </w:p>
        </w:tc>
        <w:tc>
          <w:tcPr>
            <w:tcW w:w="1094" w:type="pct"/>
          </w:tcPr>
          <w:p w14:paraId="029029CF" w14:textId="77777777" w:rsidR="007E0C8D" w:rsidRPr="007036CE" w:rsidRDefault="007E0C8D" w:rsidP="007E0C8D">
            <w:pPr>
              <w:pStyle w:val="GOSTTablenorm"/>
            </w:pPr>
            <w:r w:rsidRPr="007036CE">
              <w:t>StmInfrmtn_KBKCtrlBalancePOFRPay</w:t>
            </w:r>
          </w:p>
        </w:tc>
        <w:tc>
          <w:tcPr>
            <w:tcW w:w="1376" w:type="pct"/>
          </w:tcPr>
          <w:p w14:paraId="6FA08C37" w14:textId="77777777" w:rsidR="007E0C8D" w:rsidRPr="007036CE" w:rsidRDefault="007E0C8D" w:rsidP="007E0C8D">
            <w:pPr>
              <w:pStyle w:val="GOSTTablenorm"/>
            </w:pPr>
            <w:r w:rsidRPr="007036CE">
              <w:t>-</w:t>
            </w:r>
          </w:p>
        </w:tc>
      </w:tr>
      <w:tr w:rsidR="007E0C8D" w:rsidRPr="007036CE" w14:paraId="2644302A" w14:textId="77777777" w:rsidTr="00B0621B">
        <w:tc>
          <w:tcPr>
            <w:tcW w:w="1113" w:type="pct"/>
          </w:tcPr>
          <w:p w14:paraId="3655C92F" w14:textId="77777777" w:rsidR="007E0C8D" w:rsidRPr="007036CE" w:rsidRDefault="007E0C8D" w:rsidP="007E0C8D">
            <w:pPr>
              <w:pStyle w:val="GOSTTablenorm"/>
            </w:pPr>
            <w:r w:rsidRPr="007036CE">
              <w:t>Период_действия_ПОФР</w:t>
            </w:r>
          </w:p>
        </w:tc>
        <w:tc>
          <w:tcPr>
            <w:tcW w:w="304" w:type="pct"/>
          </w:tcPr>
          <w:p w14:paraId="1413F11C" w14:textId="77777777" w:rsidR="007E0C8D" w:rsidRPr="007036CE" w:rsidRDefault="007E0C8D" w:rsidP="007E0C8D">
            <w:pPr>
              <w:pStyle w:val="GOSTTablenorm"/>
            </w:pPr>
            <w:r w:rsidRPr="007036CE">
              <w:t>нет</w:t>
            </w:r>
          </w:p>
        </w:tc>
        <w:tc>
          <w:tcPr>
            <w:tcW w:w="1113" w:type="pct"/>
          </w:tcPr>
          <w:p w14:paraId="5C157B43" w14:textId="77777777" w:rsidR="007E0C8D" w:rsidRPr="007036CE" w:rsidRDefault="007E0C8D" w:rsidP="007E0C8D">
            <w:pPr>
              <w:pStyle w:val="GOSTTablenorm"/>
            </w:pPr>
            <w:r w:rsidRPr="007036CE">
              <w:t>Период действия ПОФР</w:t>
            </w:r>
          </w:p>
        </w:tc>
        <w:tc>
          <w:tcPr>
            <w:tcW w:w="1094" w:type="pct"/>
          </w:tcPr>
          <w:p w14:paraId="3F26AD1B" w14:textId="77777777" w:rsidR="007E0C8D" w:rsidRPr="007036CE" w:rsidRDefault="007E0C8D" w:rsidP="007E0C8D">
            <w:pPr>
              <w:pStyle w:val="GOSTTablenorm"/>
              <w:rPr>
                <w:lang w:val="en-US"/>
              </w:rPr>
            </w:pPr>
            <w:r w:rsidRPr="007036CE">
              <w:rPr>
                <w:lang w:val="en-US"/>
              </w:rPr>
              <w:t>StmInfrmtn_ValidityPOFR</w:t>
            </w:r>
          </w:p>
        </w:tc>
        <w:tc>
          <w:tcPr>
            <w:tcW w:w="1376" w:type="pct"/>
          </w:tcPr>
          <w:p w14:paraId="49CBB0A3" w14:textId="77777777" w:rsidR="007E0C8D" w:rsidRPr="007036CE" w:rsidRDefault="007E0C8D" w:rsidP="007E0C8D">
            <w:pPr>
              <w:pStyle w:val="GOSTTablenorm"/>
            </w:pPr>
            <w:r w:rsidRPr="007036CE">
              <w:t>-</w:t>
            </w:r>
          </w:p>
        </w:tc>
      </w:tr>
      <w:tr w:rsidR="007E0C8D" w:rsidRPr="007036CE" w14:paraId="5C08BA67" w14:textId="77777777" w:rsidTr="00B0621B">
        <w:tc>
          <w:tcPr>
            <w:tcW w:w="1113" w:type="pct"/>
          </w:tcPr>
          <w:p w14:paraId="20F871A8" w14:textId="77777777" w:rsidR="007E0C8D" w:rsidRPr="007036CE" w:rsidRDefault="007E0C8D" w:rsidP="007E0C8D">
            <w:pPr>
              <w:pStyle w:val="GOSTTablenorm"/>
            </w:pPr>
            <w:r w:rsidRPr="007036CE">
              <w:t>Номер_КОО_плательщика</w:t>
            </w:r>
          </w:p>
        </w:tc>
        <w:tc>
          <w:tcPr>
            <w:tcW w:w="304" w:type="pct"/>
          </w:tcPr>
          <w:p w14:paraId="762D0EEC" w14:textId="77777777" w:rsidR="007E0C8D" w:rsidRPr="007036CE" w:rsidRDefault="007E0C8D" w:rsidP="007E0C8D">
            <w:pPr>
              <w:pStyle w:val="GOSTTablenorm"/>
            </w:pPr>
            <w:r w:rsidRPr="007036CE">
              <w:rPr>
                <w:szCs w:val="22"/>
              </w:rPr>
              <w:t>нет</w:t>
            </w:r>
          </w:p>
        </w:tc>
        <w:tc>
          <w:tcPr>
            <w:tcW w:w="1113" w:type="pct"/>
          </w:tcPr>
          <w:p w14:paraId="39A26C38" w14:textId="77777777" w:rsidR="007E0C8D" w:rsidRPr="007036CE" w:rsidRDefault="007E0C8D" w:rsidP="007E0C8D">
            <w:pPr>
              <w:pStyle w:val="GOSTTablenorm"/>
            </w:pPr>
            <w:r w:rsidRPr="007036CE">
              <w:rPr>
                <w:szCs w:val="22"/>
              </w:rPr>
              <w:t>Номер КОО плательщика</w:t>
            </w:r>
          </w:p>
        </w:tc>
        <w:tc>
          <w:tcPr>
            <w:tcW w:w="1094" w:type="pct"/>
          </w:tcPr>
          <w:p w14:paraId="271E7D2F" w14:textId="77777777" w:rsidR="007E0C8D" w:rsidRPr="007036CE" w:rsidRDefault="007E0C8D" w:rsidP="007E0C8D">
            <w:pPr>
              <w:pStyle w:val="GOSTTablenorm"/>
            </w:pPr>
            <w:r w:rsidRPr="007036CE">
              <w:t>BsExctn_KZA_Num</w:t>
            </w:r>
          </w:p>
        </w:tc>
        <w:tc>
          <w:tcPr>
            <w:tcW w:w="1376" w:type="pct"/>
          </w:tcPr>
          <w:p w14:paraId="57B52992" w14:textId="77777777" w:rsidR="007E0C8D" w:rsidRPr="007036CE" w:rsidRDefault="007E0C8D" w:rsidP="007E0C8D">
            <w:pPr>
              <w:pStyle w:val="GOSTTablenorm"/>
            </w:pPr>
            <w:r w:rsidRPr="007036CE">
              <w:t>-</w:t>
            </w:r>
          </w:p>
        </w:tc>
      </w:tr>
      <w:tr w:rsidR="007E0C8D" w:rsidRPr="007036CE" w14:paraId="39282BE6" w14:textId="77777777" w:rsidTr="00B0621B">
        <w:tc>
          <w:tcPr>
            <w:tcW w:w="1113" w:type="pct"/>
          </w:tcPr>
          <w:p w14:paraId="55E3DEA1" w14:textId="77777777" w:rsidR="007E0C8D" w:rsidRPr="007036CE" w:rsidRDefault="007E0C8D" w:rsidP="007E0C8D">
            <w:pPr>
              <w:pStyle w:val="GOSTTablenorm"/>
            </w:pPr>
            <w:r w:rsidRPr="007036CE">
              <w:t>Номер_КОО_тех_плательщика</w:t>
            </w:r>
          </w:p>
        </w:tc>
        <w:tc>
          <w:tcPr>
            <w:tcW w:w="304" w:type="pct"/>
          </w:tcPr>
          <w:p w14:paraId="21E09ED5" w14:textId="77777777" w:rsidR="007E0C8D" w:rsidRPr="007036CE" w:rsidRDefault="007E0C8D" w:rsidP="007E0C8D">
            <w:pPr>
              <w:pStyle w:val="GOSTTablenorm"/>
            </w:pPr>
            <w:r w:rsidRPr="007036CE">
              <w:t>нет</w:t>
            </w:r>
          </w:p>
        </w:tc>
        <w:tc>
          <w:tcPr>
            <w:tcW w:w="1113" w:type="pct"/>
          </w:tcPr>
          <w:p w14:paraId="413A0AC6" w14:textId="77777777" w:rsidR="007E0C8D" w:rsidRPr="007036CE" w:rsidRDefault="007E0C8D" w:rsidP="007E0C8D">
            <w:pPr>
              <w:pStyle w:val="GOSTTablenorm"/>
            </w:pPr>
            <w:r w:rsidRPr="007036CE">
              <w:t>Технический номер КОО</w:t>
            </w:r>
          </w:p>
        </w:tc>
        <w:tc>
          <w:tcPr>
            <w:tcW w:w="1094" w:type="pct"/>
          </w:tcPr>
          <w:p w14:paraId="6ABC2D03" w14:textId="77777777" w:rsidR="007E0C8D" w:rsidRPr="007036CE" w:rsidRDefault="007E0C8D" w:rsidP="007E0C8D">
            <w:pPr>
              <w:pStyle w:val="GOSTTablenorm"/>
              <w:rPr>
                <w:lang w:val="en-US"/>
              </w:rPr>
            </w:pPr>
            <w:r w:rsidRPr="007036CE">
              <w:rPr>
                <w:lang w:val="en-US"/>
              </w:rPr>
              <w:t>StmInfrmtn_NumTech</w:t>
            </w:r>
          </w:p>
        </w:tc>
        <w:tc>
          <w:tcPr>
            <w:tcW w:w="1376" w:type="pct"/>
          </w:tcPr>
          <w:p w14:paraId="5017B92F" w14:textId="77777777" w:rsidR="007E0C8D" w:rsidRPr="007036CE" w:rsidRDefault="007E0C8D" w:rsidP="007E0C8D">
            <w:pPr>
              <w:pStyle w:val="GOSTTablenorm"/>
            </w:pPr>
            <w:r w:rsidRPr="007036CE">
              <w:t>-</w:t>
            </w:r>
          </w:p>
        </w:tc>
      </w:tr>
      <w:tr w:rsidR="007E0C8D" w:rsidRPr="007036CE" w14:paraId="27D1D52B" w14:textId="77777777" w:rsidTr="00B0621B">
        <w:tc>
          <w:tcPr>
            <w:tcW w:w="1113" w:type="pct"/>
          </w:tcPr>
          <w:p w14:paraId="5528D8A4" w14:textId="77777777" w:rsidR="007E0C8D" w:rsidRPr="007036CE" w:rsidRDefault="007E0C8D" w:rsidP="007E0C8D">
            <w:pPr>
              <w:pStyle w:val="GOSTTablenorm"/>
            </w:pPr>
            <w:r w:rsidRPr="007036CE">
              <w:t>GUID_КОО</w:t>
            </w:r>
          </w:p>
        </w:tc>
        <w:tc>
          <w:tcPr>
            <w:tcW w:w="304" w:type="pct"/>
          </w:tcPr>
          <w:p w14:paraId="1B0BED5D" w14:textId="77777777" w:rsidR="007E0C8D" w:rsidRPr="007036CE" w:rsidRDefault="007E0C8D" w:rsidP="007E0C8D">
            <w:pPr>
              <w:pStyle w:val="GOSTTablenorm"/>
            </w:pPr>
            <w:r w:rsidRPr="007036CE">
              <w:rPr>
                <w:szCs w:val="22"/>
              </w:rPr>
              <w:t>нет</w:t>
            </w:r>
          </w:p>
        </w:tc>
        <w:tc>
          <w:tcPr>
            <w:tcW w:w="1113" w:type="pct"/>
          </w:tcPr>
          <w:p w14:paraId="339DBDD6" w14:textId="77777777" w:rsidR="007E0C8D" w:rsidRPr="007036CE" w:rsidRDefault="007E0C8D" w:rsidP="007E0C8D">
            <w:pPr>
              <w:pStyle w:val="GOSTTablenorm"/>
            </w:pPr>
            <w:r w:rsidRPr="007036CE">
              <w:rPr>
                <w:szCs w:val="22"/>
              </w:rPr>
              <w:t>Идентификатор КОО</w:t>
            </w:r>
          </w:p>
        </w:tc>
        <w:tc>
          <w:tcPr>
            <w:tcW w:w="1094" w:type="pct"/>
          </w:tcPr>
          <w:p w14:paraId="4588854C" w14:textId="77777777" w:rsidR="007E0C8D" w:rsidRPr="007036CE" w:rsidRDefault="007E0C8D" w:rsidP="007E0C8D">
            <w:pPr>
              <w:pStyle w:val="GOSTTablenorm"/>
            </w:pPr>
            <w:r w:rsidRPr="007036CE">
              <w:t>StmInfrmtn_KZA_GUID</w:t>
            </w:r>
          </w:p>
        </w:tc>
        <w:tc>
          <w:tcPr>
            <w:tcW w:w="1376" w:type="pct"/>
          </w:tcPr>
          <w:p w14:paraId="216E842F" w14:textId="77777777" w:rsidR="007E0C8D" w:rsidRPr="007036CE" w:rsidRDefault="007E0C8D" w:rsidP="007E0C8D">
            <w:pPr>
              <w:pStyle w:val="GOSTTablenorm"/>
            </w:pPr>
            <w:r w:rsidRPr="007036CE">
              <w:t>-</w:t>
            </w:r>
          </w:p>
        </w:tc>
      </w:tr>
      <w:tr w:rsidR="007E0C8D" w:rsidRPr="007036CE" w14:paraId="2F13CF60" w14:textId="77777777" w:rsidTr="00B0621B">
        <w:tc>
          <w:tcPr>
            <w:tcW w:w="1113" w:type="pct"/>
          </w:tcPr>
          <w:p w14:paraId="37EBA126" w14:textId="77777777" w:rsidR="007E0C8D" w:rsidRPr="007036CE" w:rsidRDefault="007E0C8D" w:rsidP="007E0C8D">
            <w:pPr>
              <w:pStyle w:val="GOSTTablenorm"/>
            </w:pPr>
            <w:r w:rsidRPr="007036CE">
              <w:t>Схема_подкрепления_КОО</w:t>
            </w:r>
          </w:p>
        </w:tc>
        <w:tc>
          <w:tcPr>
            <w:tcW w:w="304" w:type="pct"/>
          </w:tcPr>
          <w:p w14:paraId="6591F011" w14:textId="77777777" w:rsidR="007E0C8D" w:rsidRPr="007036CE" w:rsidRDefault="007E0C8D" w:rsidP="007E0C8D">
            <w:pPr>
              <w:pStyle w:val="GOSTTablenorm"/>
            </w:pPr>
            <w:r w:rsidRPr="007036CE">
              <w:t>нет</w:t>
            </w:r>
          </w:p>
        </w:tc>
        <w:tc>
          <w:tcPr>
            <w:tcW w:w="1113" w:type="pct"/>
          </w:tcPr>
          <w:p w14:paraId="2AB39E09" w14:textId="77777777" w:rsidR="007E0C8D" w:rsidRPr="007036CE" w:rsidRDefault="007E0C8D" w:rsidP="007E0C8D">
            <w:pPr>
              <w:pStyle w:val="GOSTTablenorm"/>
            </w:pPr>
            <w:r w:rsidRPr="007036CE">
              <w:t>Код, определяющий используемую схему подкрепления КОО</w:t>
            </w:r>
          </w:p>
        </w:tc>
        <w:tc>
          <w:tcPr>
            <w:tcW w:w="1094" w:type="pct"/>
          </w:tcPr>
          <w:p w14:paraId="47C27B49" w14:textId="77777777" w:rsidR="007E0C8D" w:rsidRPr="007036CE" w:rsidRDefault="007E0C8D" w:rsidP="007E0C8D">
            <w:pPr>
              <w:pStyle w:val="GOSTTablenorm"/>
            </w:pPr>
            <w:r w:rsidRPr="007036CE">
              <w:t>StmInfrmtn_SIGN_KZA</w:t>
            </w:r>
          </w:p>
        </w:tc>
        <w:tc>
          <w:tcPr>
            <w:tcW w:w="1376" w:type="pct"/>
          </w:tcPr>
          <w:p w14:paraId="0B008C52" w14:textId="77777777" w:rsidR="007E0C8D" w:rsidRPr="007036CE" w:rsidRDefault="007E0C8D" w:rsidP="007E0C8D">
            <w:pPr>
              <w:pStyle w:val="GOSTTablenorm"/>
            </w:pPr>
            <w:r w:rsidRPr="007036CE">
              <w:t>-</w:t>
            </w:r>
          </w:p>
        </w:tc>
      </w:tr>
      <w:tr w:rsidR="007E0C8D" w:rsidRPr="007036CE" w14:paraId="7EEB6B7F" w14:textId="77777777" w:rsidTr="00B0621B">
        <w:tc>
          <w:tcPr>
            <w:tcW w:w="1113" w:type="pct"/>
          </w:tcPr>
          <w:p w14:paraId="26076873" w14:textId="77777777" w:rsidR="007E0C8D" w:rsidRPr="007036CE" w:rsidRDefault="007E0C8D" w:rsidP="007E0C8D">
            <w:pPr>
              <w:pStyle w:val="GOSTTablenorm"/>
            </w:pPr>
            <w:r w:rsidRPr="007036CE">
              <w:t>Сумма_валюта_операции</w:t>
            </w:r>
          </w:p>
        </w:tc>
        <w:tc>
          <w:tcPr>
            <w:tcW w:w="304" w:type="pct"/>
          </w:tcPr>
          <w:p w14:paraId="053EBDB3" w14:textId="77777777" w:rsidR="007E0C8D" w:rsidRPr="007036CE" w:rsidRDefault="007E0C8D" w:rsidP="007E0C8D">
            <w:pPr>
              <w:pStyle w:val="GOSTTablenorm"/>
            </w:pPr>
            <w:r w:rsidRPr="007036CE">
              <w:t>да</w:t>
            </w:r>
          </w:p>
        </w:tc>
        <w:tc>
          <w:tcPr>
            <w:tcW w:w="1113" w:type="pct"/>
          </w:tcPr>
          <w:p w14:paraId="53003F2A" w14:textId="77777777" w:rsidR="007E0C8D" w:rsidRPr="007036CE" w:rsidRDefault="007E0C8D" w:rsidP="007E0C8D">
            <w:pPr>
              <w:pStyle w:val="GOSTTablenorm"/>
            </w:pPr>
            <w:r w:rsidRPr="007036CE">
              <w:t>Сумма в валюте документа</w:t>
            </w:r>
          </w:p>
        </w:tc>
        <w:tc>
          <w:tcPr>
            <w:tcW w:w="1094" w:type="pct"/>
          </w:tcPr>
          <w:p w14:paraId="4B83FE81" w14:textId="77777777" w:rsidR="007E0C8D" w:rsidRPr="007036CE" w:rsidRDefault="007E0C8D" w:rsidP="007E0C8D">
            <w:pPr>
              <w:pStyle w:val="GOSTTablenorm"/>
            </w:pPr>
            <w:r w:rsidRPr="007036CE">
              <w:t>BsExctn_SumTotal</w:t>
            </w:r>
          </w:p>
        </w:tc>
        <w:tc>
          <w:tcPr>
            <w:tcW w:w="1376" w:type="pct"/>
          </w:tcPr>
          <w:p w14:paraId="21C7894F" w14:textId="17EB8D4C" w:rsidR="007E0C8D" w:rsidRPr="007036CE" w:rsidRDefault="007E0C8D" w:rsidP="007E0C8D">
            <w:pPr>
              <w:pStyle w:val="GOSTTablenorm"/>
            </w:pPr>
            <w:r w:rsidRPr="007036CE">
              <w:t xml:space="preserve">Сумма передается в единицах валюты с точностью 2 знака после запятой </w:t>
            </w:r>
            <w:r w:rsidR="00E74FA5" w:rsidRPr="007036CE">
              <w:t>–</w:t>
            </w:r>
            <w:r w:rsidRPr="007036CE">
              <w:t xml:space="preserve"> необходимо конвертировать в минимальные единицы валюты (для данного типа документов умножить на 100)</w:t>
            </w:r>
          </w:p>
        </w:tc>
      </w:tr>
      <w:tr w:rsidR="007E0C8D" w:rsidRPr="007036CE" w14:paraId="58B3E1CE" w14:textId="77777777" w:rsidTr="00B0621B">
        <w:tc>
          <w:tcPr>
            <w:tcW w:w="1113" w:type="pct"/>
          </w:tcPr>
          <w:p w14:paraId="2887D223" w14:textId="77777777" w:rsidR="007E0C8D" w:rsidRPr="007036CE" w:rsidRDefault="007E0C8D" w:rsidP="007E0C8D">
            <w:pPr>
              <w:pStyle w:val="GOSTTablenorm"/>
            </w:pPr>
            <w:r w:rsidRPr="007036CE">
              <w:t>Сумма_валюта_учета_руб</w:t>
            </w:r>
          </w:p>
        </w:tc>
        <w:tc>
          <w:tcPr>
            <w:tcW w:w="304" w:type="pct"/>
          </w:tcPr>
          <w:p w14:paraId="7D954AE0" w14:textId="77777777" w:rsidR="007E0C8D" w:rsidRPr="007036CE" w:rsidRDefault="007E0C8D" w:rsidP="007E0C8D">
            <w:pPr>
              <w:pStyle w:val="GOSTTablenorm"/>
            </w:pPr>
            <w:r w:rsidRPr="007036CE">
              <w:t>да</w:t>
            </w:r>
          </w:p>
        </w:tc>
        <w:tc>
          <w:tcPr>
            <w:tcW w:w="1113" w:type="pct"/>
          </w:tcPr>
          <w:p w14:paraId="63665C1F" w14:textId="77777777" w:rsidR="007E0C8D" w:rsidRPr="007036CE" w:rsidRDefault="007E0C8D" w:rsidP="007E0C8D">
            <w:pPr>
              <w:pStyle w:val="GOSTTablenorm"/>
            </w:pPr>
            <w:r w:rsidRPr="007036CE">
              <w:t>Сумма в валюте учета (руб)</w:t>
            </w:r>
          </w:p>
        </w:tc>
        <w:tc>
          <w:tcPr>
            <w:tcW w:w="1094" w:type="pct"/>
          </w:tcPr>
          <w:p w14:paraId="68E90F10" w14:textId="77777777" w:rsidR="007E0C8D" w:rsidRPr="007036CE" w:rsidRDefault="007E0C8D" w:rsidP="007E0C8D">
            <w:pPr>
              <w:pStyle w:val="GOSTTablenorm"/>
            </w:pPr>
            <w:r w:rsidRPr="007036CE">
              <w:t>BsExctn_SumTotal</w:t>
            </w:r>
          </w:p>
        </w:tc>
        <w:tc>
          <w:tcPr>
            <w:tcW w:w="1376" w:type="pct"/>
          </w:tcPr>
          <w:p w14:paraId="4FF3D80A" w14:textId="77777777" w:rsidR="007E0C8D" w:rsidRPr="007036CE" w:rsidRDefault="007E0C8D" w:rsidP="007E0C8D">
            <w:pPr>
              <w:pStyle w:val="GOSTTablenorm"/>
            </w:pPr>
            <w:r w:rsidRPr="007036CE">
              <w:t>По данному типу документа Сумма_валюта_учета_руб = Сумма_валюта_операции</w:t>
            </w:r>
          </w:p>
        </w:tc>
      </w:tr>
    </w:tbl>
    <w:p w14:paraId="07EA8471" w14:textId="5E1C98D1" w:rsidR="007E02CA" w:rsidRPr="007036CE" w:rsidRDefault="004E3625" w:rsidP="00CC7251">
      <w:pPr>
        <w:pStyle w:val="GOSTNameTable"/>
      </w:pPr>
      <w:r w:rsidRPr="007036CE">
        <w:rPr>
          <w:noProof/>
        </w:rPr>
        <w:fldChar w:fldCharType="begin"/>
      </w:r>
      <w:r w:rsidRPr="007036CE">
        <w:rPr>
          <w:noProof/>
        </w:rPr>
        <w:instrText xml:space="preserve"> SEQ Таблица \* ARABIC </w:instrText>
      </w:r>
      <w:r w:rsidRPr="007036CE">
        <w:rPr>
          <w:noProof/>
        </w:rPr>
        <w:fldChar w:fldCharType="separate"/>
      </w:r>
      <w:bookmarkStart w:id="9968" w:name="_Toc222928031"/>
      <w:r w:rsidR="00BD74E1">
        <w:rPr>
          <w:noProof/>
        </w:rPr>
        <w:t>58</w:t>
      </w:r>
      <w:r w:rsidRPr="007036CE">
        <w:rPr>
          <w:noProof/>
        </w:rPr>
        <w:fldChar w:fldCharType="end"/>
      </w:r>
      <w:r w:rsidR="007E02CA" w:rsidRPr="007036CE">
        <w:t xml:space="preserve"> </w:t>
      </w:r>
      <w:r w:rsidR="00D9309A" w:rsidRPr="007036CE">
        <w:t>–</w:t>
      </w:r>
      <w:r w:rsidR="007E02CA" w:rsidRPr="007036CE">
        <w:t xml:space="preserve"> Перечень атрибутов, соответствующих типу документа «Распоряжение о перечислении денежных средств на банковские карты «МИР» физических лиц» MSC_TransCardMIRFL</w:t>
      </w:r>
      <w:bookmarkEnd w:id="9968"/>
    </w:p>
    <w:tbl>
      <w:tblPr>
        <w:tblStyle w:val="GOSTTable"/>
        <w:tblW w:w="5000" w:type="pct"/>
        <w:tblLayout w:type="fixed"/>
        <w:tblLook w:val="07E0" w:firstRow="1" w:lastRow="1" w:firstColumn="1" w:lastColumn="1" w:noHBand="1" w:noVBand="1"/>
      </w:tblPr>
      <w:tblGrid>
        <w:gridCol w:w="3493"/>
        <w:gridCol w:w="962"/>
        <w:gridCol w:w="3493"/>
        <w:gridCol w:w="3493"/>
        <w:gridCol w:w="4319"/>
      </w:tblGrid>
      <w:tr w:rsidR="00796738" w:rsidRPr="007036CE" w14:paraId="272DF492" w14:textId="77777777" w:rsidTr="00B0621B">
        <w:trPr>
          <w:cnfStyle w:val="100000000000" w:firstRow="1" w:lastRow="0" w:firstColumn="0" w:lastColumn="0" w:oddVBand="0" w:evenVBand="0" w:oddHBand="0" w:evenHBand="0" w:firstRowFirstColumn="0" w:firstRowLastColumn="0" w:lastRowFirstColumn="0" w:lastRowLastColumn="0"/>
        </w:trPr>
        <w:tc>
          <w:tcPr>
            <w:tcW w:w="1108" w:type="pct"/>
            <w:hideMark/>
          </w:tcPr>
          <w:p w14:paraId="4AE7860B" w14:textId="77777777" w:rsidR="00244A18" w:rsidRPr="007036CE" w:rsidRDefault="00244A18" w:rsidP="002802D0">
            <w:pPr>
              <w:pStyle w:val="GOSTTableHead"/>
              <w:rPr>
                <w:szCs w:val="22"/>
              </w:rPr>
            </w:pPr>
            <w:r w:rsidRPr="007036CE">
              <w:rPr>
                <w:szCs w:val="22"/>
              </w:rPr>
              <w:t>Наименование атрибута</w:t>
            </w:r>
          </w:p>
        </w:tc>
        <w:tc>
          <w:tcPr>
            <w:tcW w:w="305" w:type="pct"/>
            <w:hideMark/>
          </w:tcPr>
          <w:p w14:paraId="2F0E272B" w14:textId="77777777" w:rsidR="00244A18" w:rsidRPr="007036CE" w:rsidRDefault="00244A18" w:rsidP="002802D0">
            <w:pPr>
              <w:pStyle w:val="GOSTTableHead"/>
              <w:rPr>
                <w:szCs w:val="22"/>
              </w:rPr>
            </w:pPr>
            <w:r w:rsidRPr="007036CE">
              <w:rPr>
                <w:szCs w:val="22"/>
              </w:rPr>
              <w:t>Вычисляемый атрибут</w:t>
            </w:r>
          </w:p>
        </w:tc>
        <w:tc>
          <w:tcPr>
            <w:tcW w:w="1108" w:type="pct"/>
            <w:hideMark/>
          </w:tcPr>
          <w:p w14:paraId="4D0167EC" w14:textId="77777777" w:rsidR="00244A18" w:rsidRPr="007036CE" w:rsidRDefault="00244A18" w:rsidP="002802D0">
            <w:pPr>
              <w:pStyle w:val="GOSTTableHead"/>
              <w:rPr>
                <w:szCs w:val="22"/>
              </w:rPr>
            </w:pPr>
            <w:r w:rsidRPr="007036CE">
              <w:rPr>
                <w:szCs w:val="22"/>
              </w:rPr>
              <w:t>Описание атрибута</w:t>
            </w:r>
          </w:p>
        </w:tc>
        <w:tc>
          <w:tcPr>
            <w:tcW w:w="1108" w:type="pct"/>
            <w:hideMark/>
          </w:tcPr>
          <w:p w14:paraId="49FCB7A1" w14:textId="77777777" w:rsidR="00244A18" w:rsidRPr="007036CE" w:rsidRDefault="00244A18" w:rsidP="002802D0">
            <w:pPr>
              <w:pStyle w:val="GOSTTableHead"/>
              <w:rPr>
                <w:szCs w:val="22"/>
              </w:rPr>
            </w:pPr>
            <w:r w:rsidRPr="007036CE">
              <w:rPr>
                <w:szCs w:val="22"/>
              </w:rPr>
              <w:t>Реквизит документа (наименование тега)</w:t>
            </w:r>
          </w:p>
        </w:tc>
        <w:tc>
          <w:tcPr>
            <w:tcW w:w="1370" w:type="pct"/>
            <w:hideMark/>
          </w:tcPr>
          <w:p w14:paraId="7F1D6EBB" w14:textId="77777777" w:rsidR="00244A18" w:rsidRPr="007036CE" w:rsidRDefault="00244A18" w:rsidP="002802D0">
            <w:pPr>
              <w:pStyle w:val="GOSTTableHead"/>
              <w:rPr>
                <w:szCs w:val="22"/>
              </w:rPr>
            </w:pPr>
            <w:r w:rsidRPr="007036CE">
              <w:rPr>
                <w:szCs w:val="22"/>
              </w:rPr>
              <w:t>Алгоритм вычисления</w:t>
            </w:r>
          </w:p>
        </w:tc>
      </w:tr>
      <w:tr w:rsidR="00796738" w:rsidRPr="007036CE" w14:paraId="3FF8CDE0" w14:textId="77777777" w:rsidTr="00B0621B">
        <w:tc>
          <w:tcPr>
            <w:tcW w:w="1108" w:type="pct"/>
          </w:tcPr>
          <w:p w14:paraId="290C499A" w14:textId="77777777" w:rsidR="00897F4C" w:rsidRPr="007036CE" w:rsidRDefault="00897F4C" w:rsidP="0041658B">
            <w:pPr>
              <w:pStyle w:val="GOSTTablenorm"/>
            </w:pPr>
            <w:r w:rsidRPr="007036CE">
              <w:t>Номер_документа*</w:t>
            </w:r>
          </w:p>
        </w:tc>
        <w:tc>
          <w:tcPr>
            <w:tcW w:w="305" w:type="pct"/>
          </w:tcPr>
          <w:p w14:paraId="57705423" w14:textId="77777777" w:rsidR="00897F4C" w:rsidRPr="007036CE" w:rsidRDefault="00897F4C">
            <w:pPr>
              <w:pStyle w:val="GOSTTablenorm"/>
            </w:pPr>
            <w:r w:rsidRPr="007036CE">
              <w:t>нет</w:t>
            </w:r>
          </w:p>
        </w:tc>
        <w:tc>
          <w:tcPr>
            <w:tcW w:w="1108" w:type="pct"/>
          </w:tcPr>
          <w:p w14:paraId="0B58AF97" w14:textId="77777777" w:rsidR="00897F4C" w:rsidRPr="007036CE" w:rsidRDefault="00897F4C">
            <w:pPr>
              <w:pStyle w:val="GOSTTablenorm"/>
            </w:pPr>
            <w:r w:rsidRPr="007036CE">
              <w:t>Номер документа</w:t>
            </w:r>
          </w:p>
        </w:tc>
        <w:tc>
          <w:tcPr>
            <w:tcW w:w="1108" w:type="pct"/>
          </w:tcPr>
          <w:p w14:paraId="6454E468" w14:textId="77777777" w:rsidR="00897F4C" w:rsidRPr="007036CE" w:rsidRDefault="00897F4C">
            <w:pPr>
              <w:pStyle w:val="GOSTTablenorm"/>
            </w:pPr>
            <w:r w:rsidRPr="007036CE">
              <w:t>TtlPrt_DcNmbr</w:t>
            </w:r>
          </w:p>
        </w:tc>
        <w:tc>
          <w:tcPr>
            <w:tcW w:w="1370" w:type="pct"/>
          </w:tcPr>
          <w:p w14:paraId="27CB5E99" w14:textId="77777777" w:rsidR="00897F4C" w:rsidRPr="007036CE" w:rsidRDefault="00897F4C">
            <w:pPr>
              <w:pStyle w:val="GOSTTablenorm"/>
            </w:pPr>
          </w:p>
        </w:tc>
      </w:tr>
      <w:tr w:rsidR="00796738" w:rsidRPr="007036CE" w14:paraId="2C05F6C4" w14:textId="77777777" w:rsidTr="00B0621B">
        <w:tc>
          <w:tcPr>
            <w:tcW w:w="1108" w:type="pct"/>
          </w:tcPr>
          <w:p w14:paraId="46FEF05A" w14:textId="77777777" w:rsidR="00897F4C" w:rsidRPr="007036CE" w:rsidRDefault="00897F4C" w:rsidP="0041658B">
            <w:pPr>
              <w:pStyle w:val="GOSTTablenorm"/>
            </w:pPr>
            <w:r w:rsidRPr="007036CE">
              <w:t>Дата_документа*</w:t>
            </w:r>
          </w:p>
        </w:tc>
        <w:tc>
          <w:tcPr>
            <w:tcW w:w="305" w:type="pct"/>
          </w:tcPr>
          <w:p w14:paraId="3D578EB4" w14:textId="77777777" w:rsidR="00897F4C" w:rsidRPr="007036CE" w:rsidRDefault="00897F4C">
            <w:pPr>
              <w:pStyle w:val="GOSTTablenorm"/>
            </w:pPr>
            <w:r w:rsidRPr="007036CE">
              <w:t>нет</w:t>
            </w:r>
          </w:p>
        </w:tc>
        <w:tc>
          <w:tcPr>
            <w:tcW w:w="1108" w:type="pct"/>
          </w:tcPr>
          <w:p w14:paraId="630A5958" w14:textId="77777777" w:rsidR="00897F4C" w:rsidRPr="007036CE" w:rsidRDefault="00897F4C">
            <w:pPr>
              <w:pStyle w:val="GOSTTablenorm"/>
            </w:pPr>
            <w:r w:rsidRPr="007036CE">
              <w:t>Дата документа</w:t>
            </w:r>
          </w:p>
        </w:tc>
        <w:tc>
          <w:tcPr>
            <w:tcW w:w="1108" w:type="pct"/>
          </w:tcPr>
          <w:p w14:paraId="1F126986" w14:textId="77777777" w:rsidR="00897F4C" w:rsidRPr="007036CE" w:rsidRDefault="00897F4C">
            <w:pPr>
              <w:pStyle w:val="GOSTTablenorm"/>
            </w:pPr>
            <w:r w:rsidRPr="007036CE">
              <w:t>TtlPrt_DcDt</w:t>
            </w:r>
          </w:p>
        </w:tc>
        <w:tc>
          <w:tcPr>
            <w:tcW w:w="1370" w:type="pct"/>
          </w:tcPr>
          <w:p w14:paraId="20670A61" w14:textId="77777777" w:rsidR="00897F4C" w:rsidRPr="007036CE" w:rsidRDefault="00897F4C">
            <w:pPr>
              <w:pStyle w:val="GOSTTablenorm"/>
            </w:pPr>
          </w:p>
        </w:tc>
      </w:tr>
      <w:tr w:rsidR="00796738" w:rsidRPr="007036CE" w14:paraId="220B0A1B" w14:textId="77777777" w:rsidTr="00B0621B">
        <w:tc>
          <w:tcPr>
            <w:tcW w:w="1108" w:type="pct"/>
          </w:tcPr>
          <w:p w14:paraId="7BD89AA3" w14:textId="77777777" w:rsidR="009D6AF6" w:rsidRPr="007036CE" w:rsidRDefault="009D6AF6" w:rsidP="0041658B">
            <w:pPr>
              <w:pStyle w:val="GOSTTablenorm"/>
            </w:pPr>
            <w:r w:rsidRPr="007036CE">
              <w:lastRenderedPageBreak/>
              <w:t>Вид_документа</w:t>
            </w:r>
          </w:p>
        </w:tc>
        <w:tc>
          <w:tcPr>
            <w:tcW w:w="305" w:type="pct"/>
          </w:tcPr>
          <w:p w14:paraId="3FB14C76" w14:textId="77777777" w:rsidR="009D6AF6" w:rsidRPr="007036CE" w:rsidRDefault="00DB07A9" w:rsidP="00DB07A9">
            <w:pPr>
              <w:pStyle w:val="GOSTTablenorm"/>
            </w:pPr>
            <w:r w:rsidRPr="007036CE">
              <w:t>да</w:t>
            </w:r>
          </w:p>
        </w:tc>
        <w:tc>
          <w:tcPr>
            <w:tcW w:w="1108" w:type="pct"/>
          </w:tcPr>
          <w:p w14:paraId="0FCF1E6A" w14:textId="77777777" w:rsidR="009D6AF6" w:rsidRPr="007036CE" w:rsidRDefault="009D6AF6">
            <w:pPr>
              <w:pStyle w:val="GOSTTablenorm"/>
            </w:pPr>
            <w:r w:rsidRPr="007036CE">
              <w:t>Вид документа</w:t>
            </w:r>
          </w:p>
        </w:tc>
        <w:tc>
          <w:tcPr>
            <w:tcW w:w="1108" w:type="pct"/>
          </w:tcPr>
          <w:p w14:paraId="17CE904B" w14:textId="77777777" w:rsidR="009D6AF6" w:rsidRPr="007036CE" w:rsidRDefault="005E4CDC">
            <w:pPr>
              <w:pStyle w:val="GOSTTablenorm"/>
            </w:pPr>
            <w:r w:rsidRPr="007036CE">
              <w:t>TtlPrt_DcTp</w:t>
            </w:r>
          </w:p>
        </w:tc>
        <w:tc>
          <w:tcPr>
            <w:tcW w:w="1370" w:type="pct"/>
          </w:tcPr>
          <w:p w14:paraId="6A82412B" w14:textId="77777777" w:rsidR="009D6AF6" w:rsidRPr="007036CE" w:rsidRDefault="00DB07A9" w:rsidP="00DB07A9">
            <w:pPr>
              <w:pStyle w:val="GOSTTablenorm"/>
            </w:pPr>
            <w:r w:rsidRPr="007036CE">
              <w:rPr>
                <w:szCs w:val="22"/>
              </w:rPr>
              <w:t>Если в теге документа «</w:t>
            </w:r>
            <w:r w:rsidRPr="007036CE">
              <w:rPr>
                <w:szCs w:val="22"/>
                <w:lang w:val="en-US"/>
              </w:rPr>
              <w:t>ZMR</w:t>
            </w:r>
            <w:r w:rsidRPr="007036CE">
              <w:rPr>
                <w:szCs w:val="22"/>
              </w:rPr>
              <w:t>», то значение «ЗМР».</w:t>
            </w:r>
          </w:p>
        </w:tc>
      </w:tr>
      <w:tr w:rsidR="00796738" w:rsidRPr="007036CE" w14:paraId="0876A120" w14:textId="77777777" w:rsidTr="00B0621B">
        <w:tc>
          <w:tcPr>
            <w:tcW w:w="1108" w:type="pct"/>
          </w:tcPr>
          <w:p w14:paraId="1C8F6E79" w14:textId="77777777" w:rsidR="00897F4C" w:rsidRPr="007036CE" w:rsidRDefault="00897F4C" w:rsidP="0041658B">
            <w:pPr>
              <w:pStyle w:val="GOSTTablenorm"/>
            </w:pPr>
            <w:r w:rsidRPr="007036CE">
              <w:t>Наименование_документа</w:t>
            </w:r>
          </w:p>
        </w:tc>
        <w:tc>
          <w:tcPr>
            <w:tcW w:w="305" w:type="pct"/>
          </w:tcPr>
          <w:p w14:paraId="458DE86E" w14:textId="77777777" w:rsidR="00897F4C" w:rsidRPr="007036CE" w:rsidRDefault="00897F4C">
            <w:pPr>
              <w:pStyle w:val="GOSTTablenorm"/>
            </w:pPr>
            <w:r w:rsidRPr="007036CE">
              <w:t>да</w:t>
            </w:r>
          </w:p>
        </w:tc>
        <w:tc>
          <w:tcPr>
            <w:tcW w:w="1108" w:type="pct"/>
          </w:tcPr>
          <w:p w14:paraId="701AA0F2" w14:textId="77777777" w:rsidR="00897F4C" w:rsidRPr="007036CE" w:rsidRDefault="00897F4C">
            <w:pPr>
              <w:pStyle w:val="GOSTTablenorm"/>
            </w:pPr>
            <w:r w:rsidRPr="007036CE">
              <w:t>Наименование документа</w:t>
            </w:r>
          </w:p>
        </w:tc>
        <w:tc>
          <w:tcPr>
            <w:tcW w:w="1108" w:type="pct"/>
          </w:tcPr>
          <w:p w14:paraId="489D4DB6" w14:textId="77777777" w:rsidR="00897F4C" w:rsidRPr="007036CE" w:rsidRDefault="00897F4C">
            <w:pPr>
              <w:pStyle w:val="GOSTTablenorm"/>
            </w:pPr>
          </w:p>
        </w:tc>
        <w:tc>
          <w:tcPr>
            <w:tcW w:w="1370" w:type="pct"/>
          </w:tcPr>
          <w:p w14:paraId="55BB2B3D" w14:textId="77777777" w:rsidR="00897F4C" w:rsidRPr="007036CE" w:rsidRDefault="00897F4C">
            <w:pPr>
              <w:pStyle w:val="GOSTTablenorm"/>
            </w:pPr>
            <w:r w:rsidRPr="007036CE">
              <w:t xml:space="preserve">Наименование документа определяется по справочнику </w:t>
            </w:r>
            <w:r w:rsidR="00925ECC" w:rsidRPr="007036CE">
              <w:t>«</w:t>
            </w:r>
            <w:r w:rsidRPr="007036CE">
              <w:t>Типы документов</w:t>
            </w:r>
            <w:r w:rsidR="00925ECC" w:rsidRPr="007036CE">
              <w:t xml:space="preserve">» </w:t>
            </w:r>
            <w:r w:rsidRPr="007036CE">
              <w:t xml:space="preserve">с помощью значения атрибута </w:t>
            </w:r>
            <w:r w:rsidR="00925ECC" w:rsidRPr="007036CE">
              <w:t>«</w:t>
            </w:r>
            <w:r w:rsidRPr="007036CE">
              <w:t>Тип_документа</w:t>
            </w:r>
            <w:r w:rsidR="00925ECC" w:rsidRPr="007036CE">
              <w:t xml:space="preserve">» </w:t>
            </w:r>
            <w:r w:rsidRPr="007036CE">
              <w:t>(TypeDoc) из заголовка запроса</w:t>
            </w:r>
          </w:p>
        </w:tc>
      </w:tr>
      <w:tr w:rsidR="00796738" w:rsidRPr="007036CE" w14:paraId="616DA5BD" w14:textId="77777777" w:rsidTr="00B0621B">
        <w:tc>
          <w:tcPr>
            <w:tcW w:w="1108" w:type="pct"/>
          </w:tcPr>
          <w:p w14:paraId="4A0FF38F" w14:textId="77777777" w:rsidR="00897F4C" w:rsidRPr="007036CE" w:rsidRDefault="00897F4C" w:rsidP="0041658B">
            <w:pPr>
              <w:pStyle w:val="GOSTTablenorm"/>
            </w:pPr>
            <w:r w:rsidRPr="007036CE">
              <w:t>Код_валюты</w:t>
            </w:r>
          </w:p>
        </w:tc>
        <w:tc>
          <w:tcPr>
            <w:tcW w:w="305" w:type="pct"/>
          </w:tcPr>
          <w:p w14:paraId="60FF91DC" w14:textId="77777777" w:rsidR="00897F4C" w:rsidRPr="007036CE" w:rsidRDefault="00897F4C">
            <w:pPr>
              <w:pStyle w:val="GOSTTablenorm"/>
            </w:pPr>
            <w:r w:rsidRPr="007036CE">
              <w:t>да</w:t>
            </w:r>
          </w:p>
        </w:tc>
        <w:tc>
          <w:tcPr>
            <w:tcW w:w="1108" w:type="pct"/>
          </w:tcPr>
          <w:p w14:paraId="478B87C1" w14:textId="77777777" w:rsidR="00897F4C" w:rsidRPr="007036CE" w:rsidRDefault="00897F4C">
            <w:pPr>
              <w:pStyle w:val="GOSTTablenorm"/>
            </w:pPr>
            <w:r w:rsidRPr="007036CE">
              <w:t>Код валюты по ОКВ</w:t>
            </w:r>
          </w:p>
        </w:tc>
        <w:tc>
          <w:tcPr>
            <w:tcW w:w="1108" w:type="pct"/>
          </w:tcPr>
          <w:p w14:paraId="4EE3C0FE" w14:textId="77777777" w:rsidR="00897F4C" w:rsidRPr="007036CE" w:rsidRDefault="00897F4C">
            <w:pPr>
              <w:pStyle w:val="GOSTTablenorm"/>
            </w:pPr>
          </w:p>
        </w:tc>
        <w:tc>
          <w:tcPr>
            <w:tcW w:w="1370" w:type="pct"/>
          </w:tcPr>
          <w:p w14:paraId="126FADDD" w14:textId="77777777" w:rsidR="00897F4C" w:rsidRPr="007036CE" w:rsidRDefault="00897F4C">
            <w:pPr>
              <w:pStyle w:val="GOSTTablenorm"/>
            </w:pPr>
            <w:r w:rsidRPr="007036CE">
              <w:t xml:space="preserve">Атрибут всегда заполняется значением </w:t>
            </w:r>
            <w:r w:rsidR="009D6AF6" w:rsidRPr="007036CE">
              <w:t>«</w:t>
            </w:r>
            <w:r w:rsidRPr="007036CE">
              <w:t>643</w:t>
            </w:r>
            <w:r w:rsidR="009D6AF6" w:rsidRPr="007036CE">
              <w:t>»</w:t>
            </w:r>
          </w:p>
        </w:tc>
      </w:tr>
      <w:tr w:rsidR="007E0C8D" w:rsidRPr="007036CE" w14:paraId="2F27DAF1" w14:textId="77777777" w:rsidTr="00B0621B">
        <w:tc>
          <w:tcPr>
            <w:tcW w:w="1108" w:type="pct"/>
          </w:tcPr>
          <w:p w14:paraId="467C352D" w14:textId="77777777" w:rsidR="007E0C8D" w:rsidRPr="007036CE" w:rsidRDefault="007E0C8D" w:rsidP="007E0C8D">
            <w:pPr>
              <w:pStyle w:val="GOSTTablenorm"/>
            </w:pPr>
            <w:r w:rsidRPr="007036CE">
              <w:rPr>
                <w:szCs w:val="22"/>
              </w:rPr>
              <w:t>Код_валюты_учета</w:t>
            </w:r>
          </w:p>
        </w:tc>
        <w:tc>
          <w:tcPr>
            <w:tcW w:w="305" w:type="pct"/>
          </w:tcPr>
          <w:p w14:paraId="2610E04F" w14:textId="77777777" w:rsidR="007E0C8D" w:rsidRPr="007036CE" w:rsidRDefault="007E0C8D" w:rsidP="007E0C8D">
            <w:pPr>
              <w:pStyle w:val="GOSTTablenorm"/>
            </w:pPr>
            <w:r w:rsidRPr="007036CE">
              <w:rPr>
                <w:szCs w:val="22"/>
              </w:rPr>
              <w:t>да</w:t>
            </w:r>
          </w:p>
        </w:tc>
        <w:tc>
          <w:tcPr>
            <w:tcW w:w="1108" w:type="pct"/>
          </w:tcPr>
          <w:p w14:paraId="7079EBD2" w14:textId="77777777" w:rsidR="007E0C8D" w:rsidRPr="007036CE" w:rsidRDefault="007E0C8D" w:rsidP="007E0C8D">
            <w:pPr>
              <w:pStyle w:val="GOSTTablenorm"/>
            </w:pPr>
            <w:r w:rsidRPr="007036CE">
              <w:rPr>
                <w:szCs w:val="22"/>
              </w:rPr>
              <w:t>Код валюты учета по ОКВ</w:t>
            </w:r>
          </w:p>
        </w:tc>
        <w:tc>
          <w:tcPr>
            <w:tcW w:w="1108" w:type="pct"/>
          </w:tcPr>
          <w:p w14:paraId="1058CF2D" w14:textId="77777777" w:rsidR="007E0C8D" w:rsidRPr="007036CE" w:rsidRDefault="007E0C8D" w:rsidP="007E0C8D">
            <w:pPr>
              <w:pStyle w:val="GOSTTablenorm"/>
            </w:pPr>
            <w:r w:rsidRPr="007036CE">
              <w:t>-</w:t>
            </w:r>
          </w:p>
        </w:tc>
        <w:tc>
          <w:tcPr>
            <w:tcW w:w="1370" w:type="pct"/>
          </w:tcPr>
          <w:p w14:paraId="3A10BCCD" w14:textId="77777777" w:rsidR="007E0C8D" w:rsidRPr="007036CE" w:rsidRDefault="007E0C8D" w:rsidP="007E0C8D">
            <w:pPr>
              <w:pStyle w:val="GOSTTablenorm"/>
            </w:pPr>
            <w:r w:rsidRPr="007036CE">
              <w:t>Указывается значение «643»</w:t>
            </w:r>
          </w:p>
        </w:tc>
      </w:tr>
      <w:tr w:rsidR="007E0C8D" w:rsidRPr="007036CE" w14:paraId="4842F72F" w14:textId="77777777" w:rsidTr="00B0621B">
        <w:tc>
          <w:tcPr>
            <w:tcW w:w="1108" w:type="pct"/>
          </w:tcPr>
          <w:p w14:paraId="27071A8E" w14:textId="77777777" w:rsidR="007E0C8D" w:rsidRPr="007036CE" w:rsidRDefault="007E0C8D" w:rsidP="007E0C8D">
            <w:pPr>
              <w:pStyle w:val="GOSTTablenorm"/>
            </w:pPr>
            <w:r w:rsidRPr="007036CE">
              <w:t>Дата_ввода_в_действие</w:t>
            </w:r>
          </w:p>
        </w:tc>
        <w:tc>
          <w:tcPr>
            <w:tcW w:w="305" w:type="pct"/>
          </w:tcPr>
          <w:p w14:paraId="56928C9B" w14:textId="77777777" w:rsidR="007E0C8D" w:rsidRPr="007036CE" w:rsidRDefault="007E0C8D" w:rsidP="007E0C8D">
            <w:pPr>
              <w:pStyle w:val="GOSTTablenorm"/>
            </w:pPr>
            <w:r w:rsidRPr="007036CE">
              <w:t>да</w:t>
            </w:r>
          </w:p>
        </w:tc>
        <w:tc>
          <w:tcPr>
            <w:tcW w:w="1108" w:type="pct"/>
          </w:tcPr>
          <w:p w14:paraId="4F28FA0A" w14:textId="77777777" w:rsidR="007E0C8D" w:rsidRPr="007036CE" w:rsidRDefault="007E0C8D" w:rsidP="007E0C8D">
            <w:pPr>
              <w:pStyle w:val="GOSTTablenorm"/>
            </w:pPr>
            <w:r w:rsidRPr="007036CE">
              <w:t>Дата ввода в действие</w:t>
            </w:r>
          </w:p>
        </w:tc>
        <w:tc>
          <w:tcPr>
            <w:tcW w:w="1108" w:type="pct"/>
          </w:tcPr>
          <w:p w14:paraId="720D2267" w14:textId="77777777" w:rsidR="007E0C8D" w:rsidRPr="007036CE" w:rsidRDefault="007E0C8D" w:rsidP="007E0C8D">
            <w:pPr>
              <w:pStyle w:val="GOSTTablenorm"/>
            </w:pPr>
            <w:r w:rsidRPr="007036CE">
              <w:t>SettlementDate (из заголовка запроса)</w:t>
            </w:r>
          </w:p>
        </w:tc>
        <w:tc>
          <w:tcPr>
            <w:tcW w:w="1370" w:type="pct"/>
          </w:tcPr>
          <w:p w14:paraId="7CEDC246" w14:textId="77777777" w:rsidR="007E0C8D" w:rsidRPr="007036CE" w:rsidRDefault="007E0C8D" w:rsidP="007E0C8D">
            <w:pPr>
              <w:pStyle w:val="GOSTTablenorm"/>
            </w:pPr>
            <w:r w:rsidRPr="007036CE">
              <w:t>Для данного типа документов Дата_ввода_в_действие = Дата_отражения_в_учете</w:t>
            </w:r>
          </w:p>
        </w:tc>
      </w:tr>
      <w:tr w:rsidR="007E0C8D" w:rsidRPr="007036CE" w14:paraId="6D902E4F" w14:textId="77777777" w:rsidTr="00B0621B">
        <w:tc>
          <w:tcPr>
            <w:tcW w:w="1108" w:type="pct"/>
          </w:tcPr>
          <w:p w14:paraId="4C119460" w14:textId="77777777" w:rsidR="007E0C8D" w:rsidRPr="007036CE" w:rsidRDefault="007E0C8D" w:rsidP="007E0C8D">
            <w:pPr>
              <w:pStyle w:val="GOSTTablenorm"/>
            </w:pPr>
            <w:r w:rsidRPr="007036CE">
              <w:t>Код_контура</w:t>
            </w:r>
          </w:p>
        </w:tc>
        <w:tc>
          <w:tcPr>
            <w:tcW w:w="305" w:type="pct"/>
          </w:tcPr>
          <w:p w14:paraId="5975F998" w14:textId="77777777" w:rsidR="007E0C8D" w:rsidRPr="007036CE" w:rsidRDefault="007E0C8D" w:rsidP="007E0C8D">
            <w:pPr>
              <w:pStyle w:val="GOSTTablenorm"/>
            </w:pPr>
            <w:r w:rsidRPr="007036CE">
              <w:t>да</w:t>
            </w:r>
          </w:p>
        </w:tc>
        <w:tc>
          <w:tcPr>
            <w:tcW w:w="1108" w:type="pct"/>
          </w:tcPr>
          <w:p w14:paraId="1DF52A71" w14:textId="77777777" w:rsidR="007E0C8D" w:rsidRPr="007036CE" w:rsidRDefault="007E0C8D" w:rsidP="007E0C8D">
            <w:pPr>
              <w:pStyle w:val="GOSTTablenorm"/>
            </w:pPr>
            <w:r w:rsidRPr="007036CE">
              <w:t>Код контура, приведенный к стандартному виду</w:t>
            </w:r>
          </w:p>
        </w:tc>
        <w:tc>
          <w:tcPr>
            <w:tcW w:w="1108" w:type="pct"/>
          </w:tcPr>
          <w:p w14:paraId="6169EBF1" w14:textId="77777777" w:rsidR="007E0C8D" w:rsidRPr="007036CE" w:rsidRDefault="007E0C8D" w:rsidP="007E0C8D">
            <w:pPr>
              <w:pStyle w:val="GOSTTablenorm"/>
            </w:pPr>
            <w:r w:rsidRPr="007036CE">
              <w:t>SstmInfrmtn_Cntr</w:t>
            </w:r>
          </w:p>
        </w:tc>
        <w:tc>
          <w:tcPr>
            <w:tcW w:w="1370" w:type="pct"/>
          </w:tcPr>
          <w:p w14:paraId="378D73EA" w14:textId="77777777" w:rsidR="007E0C8D" w:rsidRPr="007036CE" w:rsidRDefault="007E0C8D" w:rsidP="007E0C8D">
            <w:pPr>
              <w:pStyle w:val="GOSTTablenorm"/>
              <w:rPr>
                <w:rFonts w:eastAsiaTheme="minorEastAsia"/>
              </w:rPr>
            </w:pPr>
            <w:r w:rsidRPr="007036CE">
              <w:t>Если в теге документа «1» или «</w:t>
            </w:r>
            <w:r w:rsidRPr="007036CE">
              <w:rPr>
                <w:lang w:val="en-US"/>
              </w:rPr>
              <w:t>O</w:t>
            </w:r>
            <w:r w:rsidRPr="007036CE">
              <w:t>», то значение «1».</w:t>
            </w:r>
          </w:p>
          <w:p w14:paraId="48A4990C" w14:textId="77777777" w:rsidR="007E0C8D" w:rsidRPr="007036CE" w:rsidRDefault="007E0C8D" w:rsidP="007E0C8D">
            <w:pPr>
              <w:pStyle w:val="GOSTTablenorm"/>
            </w:pPr>
            <w:r w:rsidRPr="007036CE">
              <w:t>Если в теге документа «2» или «S», то значение «2»</w:t>
            </w:r>
          </w:p>
        </w:tc>
      </w:tr>
      <w:tr w:rsidR="007E0C8D" w:rsidRPr="007036CE" w14:paraId="4FD1D466" w14:textId="77777777" w:rsidTr="00B0621B">
        <w:tc>
          <w:tcPr>
            <w:tcW w:w="1108" w:type="pct"/>
          </w:tcPr>
          <w:p w14:paraId="4F4D7B71" w14:textId="77777777" w:rsidR="007E0C8D" w:rsidRPr="007036CE" w:rsidRDefault="007E0C8D" w:rsidP="007E0C8D">
            <w:pPr>
              <w:pStyle w:val="GOSTTablenorm"/>
            </w:pPr>
            <w:r w:rsidRPr="007036CE">
              <w:t>Уровень_конфиденциальности</w:t>
            </w:r>
          </w:p>
        </w:tc>
        <w:tc>
          <w:tcPr>
            <w:tcW w:w="305" w:type="pct"/>
          </w:tcPr>
          <w:p w14:paraId="6A8589DF" w14:textId="77777777" w:rsidR="007E0C8D" w:rsidRPr="007036CE" w:rsidRDefault="007E0C8D" w:rsidP="007E0C8D">
            <w:pPr>
              <w:pStyle w:val="GOSTTablenorm"/>
            </w:pPr>
            <w:r w:rsidRPr="007036CE">
              <w:t>нет</w:t>
            </w:r>
          </w:p>
        </w:tc>
        <w:tc>
          <w:tcPr>
            <w:tcW w:w="1108" w:type="pct"/>
          </w:tcPr>
          <w:p w14:paraId="20071877" w14:textId="77777777" w:rsidR="007E0C8D" w:rsidRPr="007036CE" w:rsidRDefault="007E0C8D" w:rsidP="007E0C8D">
            <w:pPr>
              <w:pStyle w:val="GOSTTablenorm"/>
            </w:pPr>
            <w:r w:rsidRPr="007036CE">
              <w:t>Уровень конфиденциальности</w:t>
            </w:r>
          </w:p>
        </w:tc>
        <w:tc>
          <w:tcPr>
            <w:tcW w:w="1108" w:type="pct"/>
          </w:tcPr>
          <w:p w14:paraId="4B4248A6" w14:textId="77777777" w:rsidR="007E0C8D" w:rsidRPr="007036CE" w:rsidRDefault="007E0C8D" w:rsidP="007E0C8D">
            <w:pPr>
              <w:pStyle w:val="GOSTTablenorm"/>
            </w:pPr>
            <w:r w:rsidRPr="007036CE">
              <w:t>SstmInfrmtn_AccessLevelStereotype</w:t>
            </w:r>
          </w:p>
        </w:tc>
        <w:tc>
          <w:tcPr>
            <w:tcW w:w="1370" w:type="pct"/>
          </w:tcPr>
          <w:p w14:paraId="48E9E3B8" w14:textId="77777777" w:rsidR="007E0C8D" w:rsidRPr="007036CE" w:rsidRDefault="007E0C8D" w:rsidP="007E0C8D">
            <w:pPr>
              <w:pStyle w:val="GOSTTablenorm"/>
            </w:pPr>
          </w:p>
        </w:tc>
      </w:tr>
      <w:tr w:rsidR="007E0C8D" w:rsidRPr="007036CE" w14:paraId="29B254D4" w14:textId="77777777" w:rsidTr="00B0621B">
        <w:tc>
          <w:tcPr>
            <w:tcW w:w="1108" w:type="pct"/>
          </w:tcPr>
          <w:p w14:paraId="3FCE1CA1" w14:textId="77777777" w:rsidR="007E0C8D" w:rsidRPr="007036CE" w:rsidRDefault="007E0C8D" w:rsidP="007E0C8D">
            <w:pPr>
              <w:pStyle w:val="GOSTTablenorm"/>
            </w:pPr>
            <w:r w:rsidRPr="007036CE">
              <w:t>Код_бюджета</w:t>
            </w:r>
          </w:p>
        </w:tc>
        <w:tc>
          <w:tcPr>
            <w:tcW w:w="305" w:type="pct"/>
          </w:tcPr>
          <w:p w14:paraId="612D2294" w14:textId="77777777" w:rsidR="007E0C8D" w:rsidRPr="007036CE" w:rsidRDefault="007E0C8D" w:rsidP="007E0C8D">
            <w:pPr>
              <w:pStyle w:val="GOSTTablenorm"/>
            </w:pPr>
            <w:r w:rsidRPr="007036CE">
              <w:t>нет</w:t>
            </w:r>
          </w:p>
        </w:tc>
        <w:tc>
          <w:tcPr>
            <w:tcW w:w="1108" w:type="pct"/>
          </w:tcPr>
          <w:p w14:paraId="1B947CA8" w14:textId="77777777" w:rsidR="007E0C8D" w:rsidRPr="007036CE" w:rsidRDefault="007E0C8D" w:rsidP="007E0C8D">
            <w:pPr>
              <w:pStyle w:val="GOSTTablenorm"/>
            </w:pPr>
            <w:r w:rsidRPr="007036CE">
              <w:t>Код бюджета</w:t>
            </w:r>
          </w:p>
        </w:tc>
        <w:tc>
          <w:tcPr>
            <w:tcW w:w="1108" w:type="pct"/>
          </w:tcPr>
          <w:p w14:paraId="2A7EFA4C" w14:textId="77777777" w:rsidR="007E0C8D" w:rsidRPr="007036CE" w:rsidRDefault="007E0C8D" w:rsidP="007E0C8D">
            <w:pPr>
              <w:pStyle w:val="GOSTTablenorm"/>
            </w:pPr>
            <w:r w:rsidRPr="007036CE">
              <w:t>TtlPrt_Budget_Cd</w:t>
            </w:r>
          </w:p>
        </w:tc>
        <w:tc>
          <w:tcPr>
            <w:tcW w:w="1370" w:type="pct"/>
          </w:tcPr>
          <w:p w14:paraId="6454F11A" w14:textId="77777777" w:rsidR="007E0C8D" w:rsidRPr="007036CE" w:rsidRDefault="007E0C8D" w:rsidP="007E0C8D">
            <w:pPr>
              <w:pStyle w:val="GOSTTablenorm"/>
            </w:pPr>
          </w:p>
        </w:tc>
      </w:tr>
      <w:tr w:rsidR="007E0C8D" w:rsidRPr="007036CE" w14:paraId="39625CFC" w14:textId="77777777" w:rsidTr="00B0621B">
        <w:tc>
          <w:tcPr>
            <w:tcW w:w="1108" w:type="pct"/>
          </w:tcPr>
          <w:p w14:paraId="396D0F73" w14:textId="77777777" w:rsidR="007E0C8D" w:rsidRPr="007036CE" w:rsidRDefault="007E0C8D" w:rsidP="007E0C8D">
            <w:pPr>
              <w:pStyle w:val="GOSTTablenorm"/>
            </w:pPr>
            <w:r w:rsidRPr="007036CE">
              <w:t>Номер_ЛС_плательщика</w:t>
            </w:r>
          </w:p>
        </w:tc>
        <w:tc>
          <w:tcPr>
            <w:tcW w:w="305" w:type="pct"/>
          </w:tcPr>
          <w:p w14:paraId="27F67EBA" w14:textId="77777777" w:rsidR="007E0C8D" w:rsidRPr="007036CE" w:rsidRDefault="007E0C8D" w:rsidP="007E0C8D">
            <w:pPr>
              <w:pStyle w:val="GOSTTablenorm"/>
            </w:pPr>
            <w:r w:rsidRPr="007036CE">
              <w:t>нет</w:t>
            </w:r>
          </w:p>
        </w:tc>
        <w:tc>
          <w:tcPr>
            <w:tcW w:w="1108" w:type="pct"/>
          </w:tcPr>
          <w:p w14:paraId="36687824" w14:textId="77777777" w:rsidR="007E0C8D" w:rsidRPr="007036CE" w:rsidRDefault="007E0C8D" w:rsidP="007E0C8D">
            <w:pPr>
              <w:pStyle w:val="GOSTTablenorm"/>
            </w:pPr>
            <w:r w:rsidRPr="007036CE">
              <w:t>Номер лицевого счета плательщика</w:t>
            </w:r>
          </w:p>
        </w:tc>
        <w:tc>
          <w:tcPr>
            <w:tcW w:w="1108" w:type="pct"/>
          </w:tcPr>
          <w:p w14:paraId="60D5DD5C" w14:textId="77777777" w:rsidR="007E0C8D" w:rsidRPr="007036CE" w:rsidRDefault="007E0C8D" w:rsidP="007E0C8D">
            <w:pPr>
              <w:pStyle w:val="GOSTTablenorm"/>
            </w:pPr>
            <w:r w:rsidRPr="007036CE">
              <w:t>TtlPrt_NmbLS</w:t>
            </w:r>
          </w:p>
        </w:tc>
        <w:tc>
          <w:tcPr>
            <w:tcW w:w="1370" w:type="pct"/>
          </w:tcPr>
          <w:p w14:paraId="0799FBED" w14:textId="77777777" w:rsidR="007E0C8D" w:rsidRPr="007036CE" w:rsidRDefault="007E0C8D" w:rsidP="007E0C8D">
            <w:pPr>
              <w:pStyle w:val="GOSTTablenorm"/>
            </w:pPr>
          </w:p>
        </w:tc>
      </w:tr>
      <w:tr w:rsidR="007E0C8D" w:rsidRPr="007036CE" w14:paraId="39537E4F" w14:textId="77777777" w:rsidTr="00B0621B">
        <w:tc>
          <w:tcPr>
            <w:tcW w:w="1108" w:type="pct"/>
          </w:tcPr>
          <w:p w14:paraId="0D95F7A2" w14:textId="77777777" w:rsidR="007E0C8D" w:rsidRPr="007036CE" w:rsidRDefault="007E0C8D" w:rsidP="007E0C8D">
            <w:pPr>
              <w:pStyle w:val="GOSTTablenorm"/>
            </w:pPr>
            <w:r w:rsidRPr="007036CE">
              <w:t>Учет_БА_ЛБО_ЛС_плательщика</w:t>
            </w:r>
          </w:p>
        </w:tc>
        <w:tc>
          <w:tcPr>
            <w:tcW w:w="305" w:type="pct"/>
          </w:tcPr>
          <w:p w14:paraId="4D49AB49" w14:textId="77777777" w:rsidR="007E0C8D" w:rsidRPr="007036CE" w:rsidRDefault="00DB07A9" w:rsidP="007E0C8D">
            <w:pPr>
              <w:pStyle w:val="GOSTTablenorm"/>
            </w:pPr>
            <w:r w:rsidRPr="007036CE">
              <w:t>да</w:t>
            </w:r>
          </w:p>
        </w:tc>
        <w:tc>
          <w:tcPr>
            <w:tcW w:w="1108" w:type="pct"/>
          </w:tcPr>
          <w:p w14:paraId="1E3CFA85" w14:textId="77777777" w:rsidR="007E0C8D" w:rsidRPr="007036CE" w:rsidRDefault="007E0C8D" w:rsidP="007E0C8D">
            <w:pPr>
              <w:pStyle w:val="GOSTTablenorm"/>
            </w:pPr>
            <w:r w:rsidRPr="007036CE">
              <w:t>Признак учета БА, ЛБО на ЛС плательщика</w:t>
            </w:r>
          </w:p>
        </w:tc>
        <w:tc>
          <w:tcPr>
            <w:tcW w:w="1108" w:type="pct"/>
          </w:tcPr>
          <w:p w14:paraId="2463827B" w14:textId="77777777" w:rsidR="007E0C8D" w:rsidRPr="007036CE" w:rsidRDefault="007E0C8D" w:rsidP="007E0C8D">
            <w:pPr>
              <w:pStyle w:val="GOSTTablenorm"/>
            </w:pPr>
            <w:r w:rsidRPr="007036CE">
              <w:t>SstmInfrmtn_SIGN_BaLbo_Snd</w:t>
            </w:r>
          </w:p>
        </w:tc>
        <w:tc>
          <w:tcPr>
            <w:tcW w:w="1370" w:type="pct"/>
          </w:tcPr>
          <w:p w14:paraId="18916B13" w14:textId="77777777" w:rsidR="00DB07A9" w:rsidRPr="007036CE" w:rsidRDefault="00DB07A9" w:rsidP="00DB07A9">
            <w:pPr>
              <w:pStyle w:val="GOSTTablenorm"/>
            </w:pPr>
            <w:r w:rsidRPr="007036CE">
              <w:t>Если в теге документа «true», то значение «1».</w:t>
            </w:r>
          </w:p>
          <w:p w14:paraId="1DC568D5" w14:textId="77777777" w:rsidR="007E0C8D" w:rsidRPr="007036CE" w:rsidRDefault="00DB07A9" w:rsidP="00DB07A9">
            <w:pPr>
              <w:pStyle w:val="GOSTTablenorm"/>
            </w:pPr>
            <w:r w:rsidRPr="007036CE">
              <w:t>Если в теге док</w:t>
            </w:r>
            <w:r w:rsidR="00EA7A5B" w:rsidRPr="007036CE">
              <w:t>умента «false», то значение «0»</w:t>
            </w:r>
          </w:p>
        </w:tc>
      </w:tr>
      <w:tr w:rsidR="007E0C8D" w:rsidRPr="007036CE" w14:paraId="112F9F4E" w14:textId="77777777" w:rsidTr="00B0621B">
        <w:tc>
          <w:tcPr>
            <w:tcW w:w="1108" w:type="pct"/>
          </w:tcPr>
          <w:p w14:paraId="532168C0" w14:textId="77777777" w:rsidR="007E0C8D" w:rsidRPr="007036CE" w:rsidRDefault="007E0C8D" w:rsidP="007E0C8D">
            <w:pPr>
              <w:pStyle w:val="GOSTTablenorm"/>
            </w:pPr>
            <w:r w:rsidRPr="007036CE">
              <w:lastRenderedPageBreak/>
              <w:t>Учет_ПОФР_ЛС_плательщика</w:t>
            </w:r>
          </w:p>
        </w:tc>
        <w:tc>
          <w:tcPr>
            <w:tcW w:w="305" w:type="pct"/>
          </w:tcPr>
          <w:p w14:paraId="43BC759A" w14:textId="77777777" w:rsidR="007E0C8D" w:rsidRPr="007036CE" w:rsidRDefault="00DB07A9" w:rsidP="007E0C8D">
            <w:pPr>
              <w:pStyle w:val="GOSTTablenorm"/>
            </w:pPr>
            <w:r w:rsidRPr="007036CE">
              <w:t>да</w:t>
            </w:r>
          </w:p>
        </w:tc>
        <w:tc>
          <w:tcPr>
            <w:tcW w:w="1108" w:type="pct"/>
          </w:tcPr>
          <w:p w14:paraId="2FF86558" w14:textId="77777777" w:rsidR="007E0C8D" w:rsidRPr="007036CE" w:rsidRDefault="007E0C8D" w:rsidP="007E0C8D">
            <w:pPr>
              <w:pStyle w:val="GOSTTablenorm"/>
            </w:pPr>
            <w:r w:rsidRPr="007036CE">
              <w:t>Признак учета ПОФР на ЛС плательщика</w:t>
            </w:r>
          </w:p>
        </w:tc>
        <w:tc>
          <w:tcPr>
            <w:tcW w:w="1108" w:type="pct"/>
          </w:tcPr>
          <w:p w14:paraId="6754B6FC" w14:textId="77777777" w:rsidR="007E0C8D" w:rsidRPr="007036CE" w:rsidRDefault="007E0C8D" w:rsidP="007E0C8D">
            <w:pPr>
              <w:pStyle w:val="GOSTTablenorm"/>
            </w:pPr>
            <w:r w:rsidRPr="007036CE">
              <w:t>SstmInfrmtn_SIGN_POFR_Snd</w:t>
            </w:r>
          </w:p>
        </w:tc>
        <w:tc>
          <w:tcPr>
            <w:tcW w:w="1370" w:type="pct"/>
          </w:tcPr>
          <w:p w14:paraId="37FCCF78" w14:textId="77777777" w:rsidR="00DB07A9" w:rsidRPr="007036CE" w:rsidRDefault="00DB07A9" w:rsidP="00DB07A9">
            <w:pPr>
              <w:pStyle w:val="GOSTTablenorm"/>
            </w:pPr>
            <w:r w:rsidRPr="007036CE">
              <w:t>Если в теге документа «true», то значение «1».</w:t>
            </w:r>
          </w:p>
          <w:p w14:paraId="78AFF3F9" w14:textId="77777777" w:rsidR="007E0C8D" w:rsidRPr="007036CE" w:rsidRDefault="00DB07A9" w:rsidP="00DB07A9">
            <w:pPr>
              <w:pStyle w:val="GOSTTablenorm"/>
            </w:pPr>
            <w:r w:rsidRPr="007036CE">
              <w:t>Если в теге док</w:t>
            </w:r>
            <w:r w:rsidR="00EA7A5B" w:rsidRPr="007036CE">
              <w:t>умента «false», то значение «0»</w:t>
            </w:r>
          </w:p>
        </w:tc>
      </w:tr>
      <w:tr w:rsidR="007E0C8D" w:rsidRPr="007036CE" w14:paraId="4E29FA69" w14:textId="77777777" w:rsidTr="00B0621B">
        <w:tc>
          <w:tcPr>
            <w:tcW w:w="1108" w:type="pct"/>
          </w:tcPr>
          <w:p w14:paraId="6AFF32F3" w14:textId="77777777" w:rsidR="007E0C8D" w:rsidRPr="007036CE" w:rsidRDefault="007E0C8D" w:rsidP="007E0C8D">
            <w:pPr>
              <w:pStyle w:val="GOSTTablenorm"/>
            </w:pPr>
            <w:r w:rsidRPr="007036CE">
              <w:t>Период_действия_ПОФР</w:t>
            </w:r>
          </w:p>
        </w:tc>
        <w:tc>
          <w:tcPr>
            <w:tcW w:w="305" w:type="pct"/>
          </w:tcPr>
          <w:p w14:paraId="5B527648" w14:textId="77777777" w:rsidR="007E0C8D" w:rsidRPr="007036CE" w:rsidRDefault="007E0C8D" w:rsidP="007E0C8D">
            <w:pPr>
              <w:pStyle w:val="GOSTTablenorm"/>
            </w:pPr>
            <w:r w:rsidRPr="007036CE">
              <w:t>нет</w:t>
            </w:r>
          </w:p>
        </w:tc>
        <w:tc>
          <w:tcPr>
            <w:tcW w:w="1108" w:type="pct"/>
          </w:tcPr>
          <w:p w14:paraId="0590987A" w14:textId="77777777" w:rsidR="007E0C8D" w:rsidRPr="007036CE" w:rsidRDefault="007E0C8D" w:rsidP="007E0C8D">
            <w:pPr>
              <w:pStyle w:val="GOSTTablenorm"/>
            </w:pPr>
            <w:r w:rsidRPr="007036CE">
              <w:t>Период действия ПОФР</w:t>
            </w:r>
          </w:p>
        </w:tc>
        <w:tc>
          <w:tcPr>
            <w:tcW w:w="1108" w:type="pct"/>
          </w:tcPr>
          <w:p w14:paraId="17363E83" w14:textId="77777777" w:rsidR="007E0C8D" w:rsidRPr="007036CE" w:rsidRDefault="007E0C8D" w:rsidP="007E0C8D">
            <w:pPr>
              <w:pStyle w:val="GOSTTablenorm"/>
            </w:pPr>
            <w:r w:rsidRPr="007036CE">
              <w:t>SstmInfrmtn_ValidityPOFR</w:t>
            </w:r>
          </w:p>
        </w:tc>
        <w:tc>
          <w:tcPr>
            <w:tcW w:w="1370" w:type="pct"/>
          </w:tcPr>
          <w:p w14:paraId="1708F84A" w14:textId="77777777" w:rsidR="007E0C8D" w:rsidRPr="007036CE" w:rsidRDefault="007E0C8D" w:rsidP="007E0C8D">
            <w:pPr>
              <w:pStyle w:val="GOSTTablenorm"/>
            </w:pPr>
          </w:p>
        </w:tc>
      </w:tr>
      <w:tr w:rsidR="007E0C8D" w:rsidRPr="007036CE" w14:paraId="14A5D4D0" w14:textId="77777777" w:rsidTr="00B0621B">
        <w:tc>
          <w:tcPr>
            <w:tcW w:w="1108" w:type="pct"/>
          </w:tcPr>
          <w:p w14:paraId="3B786B95" w14:textId="77777777" w:rsidR="007E0C8D" w:rsidRPr="007036CE" w:rsidRDefault="007E0C8D" w:rsidP="007E0C8D">
            <w:pPr>
              <w:pStyle w:val="GOSTTablenorm"/>
            </w:pPr>
            <w:r w:rsidRPr="007036CE">
              <w:t>КБК_ПОФР_плательщика</w:t>
            </w:r>
          </w:p>
        </w:tc>
        <w:tc>
          <w:tcPr>
            <w:tcW w:w="305" w:type="pct"/>
          </w:tcPr>
          <w:p w14:paraId="15C3FA04" w14:textId="77777777" w:rsidR="007E0C8D" w:rsidRPr="007036CE" w:rsidRDefault="007E0C8D" w:rsidP="007E0C8D">
            <w:pPr>
              <w:pStyle w:val="GOSTTablenorm"/>
            </w:pPr>
            <w:r w:rsidRPr="007036CE">
              <w:t>нет</w:t>
            </w:r>
          </w:p>
        </w:tc>
        <w:tc>
          <w:tcPr>
            <w:tcW w:w="1108" w:type="pct"/>
          </w:tcPr>
          <w:p w14:paraId="1A5B187D" w14:textId="77777777" w:rsidR="007E0C8D" w:rsidRPr="007036CE" w:rsidRDefault="007E0C8D" w:rsidP="007E0C8D">
            <w:pPr>
              <w:pStyle w:val="GOSTTablenorm"/>
            </w:pPr>
            <w:r w:rsidRPr="007036CE">
              <w:t>КБК для контроля остатка ПОФР плательщика</w:t>
            </w:r>
          </w:p>
        </w:tc>
        <w:tc>
          <w:tcPr>
            <w:tcW w:w="1108" w:type="pct"/>
          </w:tcPr>
          <w:p w14:paraId="33C72D42" w14:textId="77777777" w:rsidR="007E0C8D" w:rsidRPr="007036CE" w:rsidRDefault="007E0C8D" w:rsidP="007E0C8D">
            <w:pPr>
              <w:pStyle w:val="GOSTTablenorm"/>
            </w:pPr>
            <w:r w:rsidRPr="007036CE">
              <w:t>SstmInfrmtn_KBKCtrlBalancePOFRPay</w:t>
            </w:r>
          </w:p>
        </w:tc>
        <w:tc>
          <w:tcPr>
            <w:tcW w:w="1370" w:type="pct"/>
          </w:tcPr>
          <w:p w14:paraId="7B1FF924" w14:textId="77777777" w:rsidR="007E0C8D" w:rsidRPr="007036CE" w:rsidRDefault="007E0C8D" w:rsidP="007E0C8D">
            <w:pPr>
              <w:pStyle w:val="GOSTTablenorm"/>
            </w:pPr>
          </w:p>
        </w:tc>
      </w:tr>
      <w:tr w:rsidR="007E0C8D" w:rsidRPr="007036CE" w14:paraId="30A993D1" w14:textId="77777777" w:rsidTr="00B0621B">
        <w:tc>
          <w:tcPr>
            <w:tcW w:w="1108" w:type="pct"/>
          </w:tcPr>
          <w:p w14:paraId="38E1F76B" w14:textId="77777777" w:rsidR="007E0C8D" w:rsidRPr="007036CE" w:rsidRDefault="007E0C8D" w:rsidP="007E0C8D">
            <w:pPr>
              <w:pStyle w:val="GOSTTablenorm"/>
            </w:pPr>
            <w:r w:rsidRPr="007036CE">
              <w:t>Номер_строки</w:t>
            </w:r>
          </w:p>
        </w:tc>
        <w:tc>
          <w:tcPr>
            <w:tcW w:w="305" w:type="pct"/>
          </w:tcPr>
          <w:p w14:paraId="4FDDA521" w14:textId="77777777" w:rsidR="007E0C8D" w:rsidRPr="007036CE" w:rsidRDefault="007E0C8D" w:rsidP="007E0C8D">
            <w:pPr>
              <w:pStyle w:val="GOSTTablenorm"/>
            </w:pPr>
            <w:r w:rsidRPr="007036CE">
              <w:t>нет</w:t>
            </w:r>
          </w:p>
        </w:tc>
        <w:tc>
          <w:tcPr>
            <w:tcW w:w="1108" w:type="pct"/>
          </w:tcPr>
          <w:p w14:paraId="0514B3FD" w14:textId="77777777" w:rsidR="007E0C8D" w:rsidRPr="007036CE" w:rsidRDefault="007E0C8D" w:rsidP="007E0C8D">
            <w:pPr>
              <w:pStyle w:val="GOSTTablenorm"/>
            </w:pPr>
            <w:r w:rsidRPr="007036CE">
              <w:t>Номер строки</w:t>
            </w:r>
          </w:p>
        </w:tc>
        <w:tc>
          <w:tcPr>
            <w:tcW w:w="1108" w:type="pct"/>
          </w:tcPr>
          <w:p w14:paraId="0649B1F4" w14:textId="77777777" w:rsidR="007E0C8D" w:rsidRPr="007036CE" w:rsidRDefault="007E0C8D" w:rsidP="007E0C8D">
            <w:pPr>
              <w:pStyle w:val="GOSTTablenorm"/>
            </w:pPr>
            <w:r w:rsidRPr="007036CE">
              <w:t>PROV_Ttlpay:NmbRw</w:t>
            </w:r>
          </w:p>
        </w:tc>
        <w:tc>
          <w:tcPr>
            <w:tcW w:w="1370" w:type="pct"/>
          </w:tcPr>
          <w:p w14:paraId="543C843A" w14:textId="77777777" w:rsidR="007E0C8D" w:rsidRPr="007036CE" w:rsidRDefault="007E0C8D" w:rsidP="007E0C8D">
            <w:pPr>
              <w:pStyle w:val="GOSTTablenorm"/>
            </w:pPr>
          </w:p>
        </w:tc>
      </w:tr>
      <w:tr w:rsidR="007E0C8D" w:rsidRPr="007036CE" w14:paraId="6228282B" w14:textId="77777777" w:rsidTr="00B0621B">
        <w:tc>
          <w:tcPr>
            <w:tcW w:w="1108" w:type="pct"/>
          </w:tcPr>
          <w:p w14:paraId="74987E3B" w14:textId="77777777" w:rsidR="007E0C8D" w:rsidRPr="007036CE" w:rsidRDefault="007E0C8D" w:rsidP="007E0C8D">
            <w:pPr>
              <w:pStyle w:val="GOSTTablenorm"/>
            </w:pPr>
            <w:r w:rsidRPr="007036CE">
              <w:t>КБК_плательщика</w:t>
            </w:r>
          </w:p>
        </w:tc>
        <w:tc>
          <w:tcPr>
            <w:tcW w:w="305" w:type="pct"/>
          </w:tcPr>
          <w:p w14:paraId="192F9E50" w14:textId="77777777" w:rsidR="007E0C8D" w:rsidRPr="007036CE" w:rsidRDefault="007E0C8D" w:rsidP="007E0C8D">
            <w:pPr>
              <w:pStyle w:val="GOSTTablenorm"/>
            </w:pPr>
            <w:r w:rsidRPr="007036CE">
              <w:t>нет</w:t>
            </w:r>
          </w:p>
        </w:tc>
        <w:tc>
          <w:tcPr>
            <w:tcW w:w="1108" w:type="pct"/>
          </w:tcPr>
          <w:p w14:paraId="52D926B9" w14:textId="77777777" w:rsidR="007E0C8D" w:rsidRPr="007036CE" w:rsidRDefault="007E0C8D" w:rsidP="007E0C8D">
            <w:pPr>
              <w:pStyle w:val="GOSTTablenorm"/>
            </w:pPr>
            <w:r w:rsidRPr="007036CE">
              <w:t>КБК плательщика (по строке документа)</w:t>
            </w:r>
          </w:p>
        </w:tc>
        <w:tc>
          <w:tcPr>
            <w:tcW w:w="1108" w:type="pct"/>
          </w:tcPr>
          <w:p w14:paraId="6FAF61DE" w14:textId="77777777" w:rsidR="007E0C8D" w:rsidRPr="007036CE" w:rsidRDefault="007E0C8D" w:rsidP="007E0C8D">
            <w:pPr>
              <w:pStyle w:val="GOSTTablenorm"/>
            </w:pPr>
            <w:r w:rsidRPr="007036CE">
              <w:t>PROV_Ttlpay:KBK</w:t>
            </w:r>
          </w:p>
        </w:tc>
        <w:tc>
          <w:tcPr>
            <w:tcW w:w="1370" w:type="pct"/>
          </w:tcPr>
          <w:p w14:paraId="364A799C" w14:textId="77777777" w:rsidR="007E0C8D" w:rsidRPr="007036CE" w:rsidRDefault="007E0C8D" w:rsidP="007E0C8D">
            <w:pPr>
              <w:pStyle w:val="GOSTTablenorm"/>
            </w:pPr>
          </w:p>
        </w:tc>
      </w:tr>
      <w:tr w:rsidR="007E0C8D" w:rsidRPr="00B74B57" w14:paraId="5D778CE6" w14:textId="77777777" w:rsidTr="00B0621B">
        <w:tc>
          <w:tcPr>
            <w:tcW w:w="1108" w:type="pct"/>
          </w:tcPr>
          <w:p w14:paraId="3999D2F0" w14:textId="77777777" w:rsidR="007E0C8D" w:rsidRPr="007036CE" w:rsidRDefault="007E0C8D" w:rsidP="007E0C8D">
            <w:pPr>
              <w:pStyle w:val="GOSTTablenorm"/>
              <w:rPr>
                <w:szCs w:val="22"/>
              </w:rPr>
            </w:pPr>
            <w:r w:rsidRPr="007036CE">
              <w:t>Тип_КБК_плательщика</w:t>
            </w:r>
          </w:p>
        </w:tc>
        <w:tc>
          <w:tcPr>
            <w:tcW w:w="305" w:type="pct"/>
          </w:tcPr>
          <w:p w14:paraId="5D3E0871" w14:textId="77777777" w:rsidR="007E0C8D" w:rsidRPr="007036CE" w:rsidRDefault="007E0C8D" w:rsidP="007E0C8D">
            <w:pPr>
              <w:pStyle w:val="GOSTTablenorm"/>
              <w:rPr>
                <w:szCs w:val="22"/>
              </w:rPr>
            </w:pPr>
            <w:r w:rsidRPr="007036CE">
              <w:t>нет</w:t>
            </w:r>
          </w:p>
        </w:tc>
        <w:tc>
          <w:tcPr>
            <w:tcW w:w="1108" w:type="pct"/>
          </w:tcPr>
          <w:p w14:paraId="2FD6CD4A" w14:textId="77777777" w:rsidR="007E0C8D" w:rsidRPr="007036CE" w:rsidRDefault="007E0C8D" w:rsidP="007E0C8D">
            <w:pPr>
              <w:pStyle w:val="GOSTTablenorm"/>
              <w:rPr>
                <w:szCs w:val="22"/>
              </w:rPr>
            </w:pPr>
            <w:r w:rsidRPr="007036CE">
              <w:t xml:space="preserve">Тип КБК плательщика </w:t>
            </w:r>
            <w:r w:rsidRPr="007036CE">
              <w:rPr>
                <w:szCs w:val="22"/>
              </w:rPr>
              <w:t>(по строке документа)</w:t>
            </w:r>
          </w:p>
        </w:tc>
        <w:tc>
          <w:tcPr>
            <w:tcW w:w="1108" w:type="pct"/>
          </w:tcPr>
          <w:p w14:paraId="5E8E5B7C" w14:textId="77777777" w:rsidR="007E0C8D" w:rsidRPr="007036CE" w:rsidRDefault="007E0C8D" w:rsidP="007E0C8D">
            <w:pPr>
              <w:pStyle w:val="GOSTTablenorm"/>
              <w:rPr>
                <w:szCs w:val="22"/>
                <w:lang w:val="en-US"/>
              </w:rPr>
            </w:pPr>
            <w:r w:rsidRPr="007036CE">
              <w:rPr>
                <w:szCs w:val="22"/>
                <w:lang w:val="en-US"/>
              </w:rPr>
              <w:t>PROV_Ttlpay:MSC_KBK_BKTp</w:t>
            </w:r>
          </w:p>
        </w:tc>
        <w:tc>
          <w:tcPr>
            <w:tcW w:w="1370" w:type="pct"/>
          </w:tcPr>
          <w:p w14:paraId="16588874" w14:textId="77777777" w:rsidR="007E0C8D" w:rsidRPr="007036CE" w:rsidRDefault="007E0C8D" w:rsidP="007E0C8D">
            <w:pPr>
              <w:pStyle w:val="GOSTTablenorm"/>
              <w:rPr>
                <w:lang w:val="en-US"/>
              </w:rPr>
            </w:pPr>
          </w:p>
        </w:tc>
      </w:tr>
      <w:tr w:rsidR="007E0C8D" w:rsidRPr="007036CE" w14:paraId="222DCC30" w14:textId="77777777" w:rsidTr="00B0621B">
        <w:tc>
          <w:tcPr>
            <w:tcW w:w="1108" w:type="pct"/>
          </w:tcPr>
          <w:p w14:paraId="4E654DB0" w14:textId="77777777" w:rsidR="007E0C8D" w:rsidRPr="007036CE" w:rsidRDefault="007E0C8D" w:rsidP="007E0C8D">
            <w:pPr>
              <w:pStyle w:val="GOSTTablenorm"/>
            </w:pPr>
            <w:r w:rsidRPr="007036CE">
              <w:t>Код_цели_плательщика</w:t>
            </w:r>
          </w:p>
        </w:tc>
        <w:tc>
          <w:tcPr>
            <w:tcW w:w="305" w:type="pct"/>
          </w:tcPr>
          <w:p w14:paraId="1F6235A0" w14:textId="77777777" w:rsidR="007E0C8D" w:rsidRPr="007036CE" w:rsidRDefault="007E0C8D" w:rsidP="007E0C8D">
            <w:pPr>
              <w:pStyle w:val="GOSTTablenorm"/>
            </w:pPr>
            <w:r w:rsidRPr="007036CE">
              <w:t>да</w:t>
            </w:r>
          </w:p>
        </w:tc>
        <w:tc>
          <w:tcPr>
            <w:tcW w:w="1108" w:type="pct"/>
          </w:tcPr>
          <w:p w14:paraId="15B0090E" w14:textId="77777777" w:rsidR="007E0C8D" w:rsidRPr="007036CE" w:rsidRDefault="007E0C8D" w:rsidP="007E0C8D">
            <w:pPr>
              <w:pStyle w:val="GOSTTablenorm"/>
            </w:pPr>
            <w:r w:rsidRPr="007036CE">
              <w:t>Аналитический код плательщика (по строке документа)</w:t>
            </w:r>
          </w:p>
        </w:tc>
        <w:tc>
          <w:tcPr>
            <w:tcW w:w="1108" w:type="pct"/>
          </w:tcPr>
          <w:p w14:paraId="1D580DF8" w14:textId="77777777" w:rsidR="007E0C8D" w:rsidRPr="007036CE" w:rsidRDefault="007E0C8D" w:rsidP="007E0C8D">
            <w:pPr>
              <w:pStyle w:val="GOSTTablenorm"/>
            </w:pPr>
            <w:r w:rsidRPr="007036CE">
              <w:t>PROV_Ttlpay:ObjCd</w:t>
            </w:r>
          </w:p>
        </w:tc>
        <w:tc>
          <w:tcPr>
            <w:tcW w:w="1370" w:type="pct"/>
          </w:tcPr>
          <w:p w14:paraId="561C9931" w14:textId="77777777" w:rsidR="007E0C8D" w:rsidRPr="007036CE" w:rsidRDefault="007E0C8D" w:rsidP="007E0C8D">
            <w:pPr>
              <w:pStyle w:val="GOSTTablenorm"/>
            </w:pPr>
          </w:p>
        </w:tc>
      </w:tr>
      <w:tr w:rsidR="007E0C8D" w:rsidRPr="007036CE" w14:paraId="2AE439B1" w14:textId="77777777" w:rsidTr="00B0621B">
        <w:tc>
          <w:tcPr>
            <w:tcW w:w="1108" w:type="pct"/>
          </w:tcPr>
          <w:p w14:paraId="51FF09AE" w14:textId="77777777" w:rsidR="007E0C8D" w:rsidRPr="007036CE" w:rsidRDefault="007E0C8D" w:rsidP="007E0C8D">
            <w:pPr>
              <w:pStyle w:val="GOSTTablenorm"/>
            </w:pPr>
            <w:r w:rsidRPr="007036CE">
              <w:t>Сумма_валюта_операции</w:t>
            </w:r>
          </w:p>
        </w:tc>
        <w:tc>
          <w:tcPr>
            <w:tcW w:w="305" w:type="pct"/>
          </w:tcPr>
          <w:p w14:paraId="4023338D" w14:textId="77777777" w:rsidR="007E0C8D" w:rsidRPr="007036CE" w:rsidRDefault="007E0C8D" w:rsidP="007E0C8D">
            <w:pPr>
              <w:pStyle w:val="GOSTTablenorm"/>
            </w:pPr>
            <w:r w:rsidRPr="007036CE">
              <w:t>да</w:t>
            </w:r>
          </w:p>
        </w:tc>
        <w:tc>
          <w:tcPr>
            <w:tcW w:w="1108" w:type="pct"/>
          </w:tcPr>
          <w:p w14:paraId="217D6BCF" w14:textId="77777777" w:rsidR="007E0C8D" w:rsidRPr="007036CE" w:rsidRDefault="007E0C8D" w:rsidP="007E0C8D">
            <w:pPr>
              <w:pStyle w:val="GOSTTablenorm"/>
            </w:pPr>
            <w:r w:rsidRPr="007036CE">
              <w:t>Сумма в валюте документа (по строке документа)</w:t>
            </w:r>
          </w:p>
        </w:tc>
        <w:tc>
          <w:tcPr>
            <w:tcW w:w="1108" w:type="pct"/>
          </w:tcPr>
          <w:p w14:paraId="639DB7E4" w14:textId="77777777" w:rsidR="007E0C8D" w:rsidRPr="007036CE" w:rsidRDefault="007E0C8D" w:rsidP="007E0C8D">
            <w:pPr>
              <w:pStyle w:val="GOSTTablenorm"/>
            </w:pPr>
            <w:r w:rsidRPr="007036CE">
              <w:t>PROV_Ttlpay:SumKBK</w:t>
            </w:r>
          </w:p>
        </w:tc>
        <w:tc>
          <w:tcPr>
            <w:tcW w:w="1370" w:type="pct"/>
          </w:tcPr>
          <w:p w14:paraId="34A4A1E9" w14:textId="6A0E3919" w:rsidR="007E0C8D" w:rsidRPr="007036CE" w:rsidRDefault="007E0C8D" w:rsidP="007E0C8D">
            <w:pPr>
              <w:pStyle w:val="GOSTTablenorm"/>
            </w:pPr>
            <w:r w:rsidRPr="007036CE">
              <w:t xml:space="preserve">Сумма передается в единицах валюты с точностью 2 знака после запятой </w:t>
            </w:r>
            <w:r w:rsidR="00E74FA5" w:rsidRPr="007036CE">
              <w:t>–</w:t>
            </w:r>
            <w:r w:rsidRPr="007036CE">
              <w:t xml:space="preserve"> необходимо конвертировать в минимальные единицы валюты (для данного типа документов умножить на 100)</w:t>
            </w:r>
          </w:p>
        </w:tc>
      </w:tr>
      <w:tr w:rsidR="007E0C8D" w:rsidRPr="007036CE" w14:paraId="29C29597" w14:textId="77777777" w:rsidTr="00B0621B">
        <w:tc>
          <w:tcPr>
            <w:tcW w:w="1108" w:type="pct"/>
          </w:tcPr>
          <w:p w14:paraId="1086112C" w14:textId="77777777" w:rsidR="007E0C8D" w:rsidRPr="007036CE" w:rsidRDefault="007E0C8D" w:rsidP="007E0C8D">
            <w:pPr>
              <w:pStyle w:val="GOSTTablenorm"/>
            </w:pPr>
            <w:r w:rsidRPr="007036CE">
              <w:t>Сумма_валюта_учета_руб</w:t>
            </w:r>
          </w:p>
        </w:tc>
        <w:tc>
          <w:tcPr>
            <w:tcW w:w="305" w:type="pct"/>
          </w:tcPr>
          <w:p w14:paraId="024D7E9C" w14:textId="77777777" w:rsidR="007E0C8D" w:rsidRPr="007036CE" w:rsidRDefault="007E0C8D" w:rsidP="007E0C8D">
            <w:pPr>
              <w:pStyle w:val="GOSTTablenorm"/>
            </w:pPr>
            <w:r w:rsidRPr="007036CE">
              <w:t>да</w:t>
            </w:r>
          </w:p>
        </w:tc>
        <w:tc>
          <w:tcPr>
            <w:tcW w:w="1108" w:type="pct"/>
          </w:tcPr>
          <w:p w14:paraId="71FECDEE" w14:textId="77777777" w:rsidR="007E0C8D" w:rsidRPr="007036CE" w:rsidRDefault="007E0C8D" w:rsidP="007E0C8D">
            <w:pPr>
              <w:pStyle w:val="GOSTTablenorm"/>
            </w:pPr>
            <w:r w:rsidRPr="007036CE">
              <w:t>Сумма в валюте учета (руб) (по строке документа)</w:t>
            </w:r>
          </w:p>
        </w:tc>
        <w:tc>
          <w:tcPr>
            <w:tcW w:w="1108" w:type="pct"/>
          </w:tcPr>
          <w:p w14:paraId="572F2A8F" w14:textId="77777777" w:rsidR="007E0C8D" w:rsidRPr="007036CE" w:rsidRDefault="007E0C8D" w:rsidP="007E0C8D">
            <w:pPr>
              <w:pStyle w:val="GOSTTablenorm"/>
            </w:pPr>
            <w:r w:rsidRPr="007036CE">
              <w:t>PROV_Ttlpay:SumKBK</w:t>
            </w:r>
          </w:p>
        </w:tc>
        <w:tc>
          <w:tcPr>
            <w:tcW w:w="1370" w:type="pct"/>
          </w:tcPr>
          <w:p w14:paraId="47808D89" w14:textId="77777777" w:rsidR="007E0C8D" w:rsidRPr="007036CE" w:rsidRDefault="007E0C8D" w:rsidP="007E0C8D">
            <w:pPr>
              <w:pStyle w:val="GOSTTablenorm"/>
            </w:pPr>
            <w:r w:rsidRPr="007036CE">
              <w:t>Для данного типа документов Сумма_валюта_учета_руб = Сумма_валюта_операции</w:t>
            </w:r>
          </w:p>
        </w:tc>
      </w:tr>
      <w:tr w:rsidR="007E0C8D" w:rsidRPr="007036CE" w14:paraId="4A109722" w14:textId="77777777" w:rsidTr="00B0621B">
        <w:tc>
          <w:tcPr>
            <w:tcW w:w="1108" w:type="pct"/>
          </w:tcPr>
          <w:p w14:paraId="28F18D03" w14:textId="77777777" w:rsidR="007E0C8D" w:rsidRPr="007036CE" w:rsidRDefault="007E0C8D" w:rsidP="007E0C8D">
            <w:pPr>
              <w:pStyle w:val="GOSTTablenorm"/>
            </w:pPr>
            <w:r w:rsidRPr="007036CE">
              <w:t>Сумма_неисп_валюта_операции</w:t>
            </w:r>
          </w:p>
        </w:tc>
        <w:tc>
          <w:tcPr>
            <w:tcW w:w="305" w:type="pct"/>
          </w:tcPr>
          <w:p w14:paraId="55BB66AF" w14:textId="77777777" w:rsidR="007E0C8D" w:rsidRPr="007036CE" w:rsidRDefault="007E0C8D" w:rsidP="007E0C8D">
            <w:pPr>
              <w:pStyle w:val="GOSTTablenorm"/>
            </w:pPr>
            <w:r w:rsidRPr="007036CE">
              <w:t>да</w:t>
            </w:r>
          </w:p>
        </w:tc>
        <w:tc>
          <w:tcPr>
            <w:tcW w:w="1108" w:type="pct"/>
          </w:tcPr>
          <w:p w14:paraId="115F2311" w14:textId="77777777" w:rsidR="007E0C8D" w:rsidRPr="007036CE" w:rsidRDefault="007E0C8D" w:rsidP="007E0C8D">
            <w:pPr>
              <w:pStyle w:val="GOSTTablenorm"/>
            </w:pPr>
            <w:r w:rsidRPr="007036CE">
              <w:t>Неисполненная сумма в валюте операции (по строке документа)</w:t>
            </w:r>
          </w:p>
        </w:tc>
        <w:tc>
          <w:tcPr>
            <w:tcW w:w="1108" w:type="pct"/>
          </w:tcPr>
          <w:p w14:paraId="09D0EE57" w14:textId="77777777" w:rsidR="007E0C8D" w:rsidRPr="007036CE" w:rsidRDefault="007E0C8D" w:rsidP="007E0C8D">
            <w:pPr>
              <w:pStyle w:val="GOSTTablenorm"/>
            </w:pPr>
            <w:r w:rsidRPr="007036CE">
              <w:t>PROV_Ttlpay:SmUnExcKBK</w:t>
            </w:r>
          </w:p>
        </w:tc>
        <w:tc>
          <w:tcPr>
            <w:tcW w:w="1370" w:type="pct"/>
          </w:tcPr>
          <w:p w14:paraId="2F5424B2" w14:textId="383FCC45" w:rsidR="007E0C8D" w:rsidRPr="007036CE" w:rsidRDefault="007E0C8D" w:rsidP="007E0C8D">
            <w:pPr>
              <w:pStyle w:val="GOSTTablenorm"/>
            </w:pPr>
            <w:r w:rsidRPr="007036CE">
              <w:t xml:space="preserve">Сумма передается в единицах валюты с точностью 2 знака после запятой </w:t>
            </w:r>
            <w:r w:rsidR="00E74FA5" w:rsidRPr="007036CE">
              <w:t>–</w:t>
            </w:r>
            <w:r w:rsidRPr="007036CE">
              <w:t xml:space="preserve"> необходимо конвертировать в минимальные еди</w:t>
            </w:r>
            <w:r w:rsidRPr="007036CE">
              <w:lastRenderedPageBreak/>
              <w:t>ницы валюты (для данного типа документов умножить на 100)</w:t>
            </w:r>
          </w:p>
        </w:tc>
      </w:tr>
      <w:tr w:rsidR="007E0C8D" w:rsidRPr="007036CE" w14:paraId="535A27E4" w14:textId="77777777" w:rsidTr="00B0621B">
        <w:tc>
          <w:tcPr>
            <w:tcW w:w="1108" w:type="pct"/>
          </w:tcPr>
          <w:p w14:paraId="7982BE5A" w14:textId="77777777" w:rsidR="007E0C8D" w:rsidRPr="007036CE" w:rsidRDefault="007E0C8D" w:rsidP="007E0C8D">
            <w:pPr>
              <w:pStyle w:val="GOSTTablenorm"/>
            </w:pPr>
            <w:r w:rsidRPr="007036CE">
              <w:lastRenderedPageBreak/>
              <w:t>Сумма_неисп_учета_руб</w:t>
            </w:r>
          </w:p>
        </w:tc>
        <w:tc>
          <w:tcPr>
            <w:tcW w:w="305" w:type="pct"/>
          </w:tcPr>
          <w:p w14:paraId="27CD7C15" w14:textId="77777777" w:rsidR="007E0C8D" w:rsidRPr="007036CE" w:rsidRDefault="007E0C8D" w:rsidP="007E0C8D">
            <w:pPr>
              <w:pStyle w:val="GOSTTablenorm"/>
            </w:pPr>
            <w:r w:rsidRPr="007036CE">
              <w:t>да</w:t>
            </w:r>
          </w:p>
        </w:tc>
        <w:tc>
          <w:tcPr>
            <w:tcW w:w="1108" w:type="pct"/>
          </w:tcPr>
          <w:p w14:paraId="111DEF00" w14:textId="77777777" w:rsidR="007E0C8D" w:rsidRPr="007036CE" w:rsidRDefault="007E0C8D" w:rsidP="007E0C8D">
            <w:pPr>
              <w:pStyle w:val="GOSTTablenorm"/>
            </w:pPr>
            <w:r w:rsidRPr="007036CE">
              <w:t>Неисполненная сумма в рублевом эквиваленте (по строке документа)</w:t>
            </w:r>
          </w:p>
        </w:tc>
        <w:tc>
          <w:tcPr>
            <w:tcW w:w="1108" w:type="pct"/>
          </w:tcPr>
          <w:p w14:paraId="44667D69" w14:textId="77777777" w:rsidR="007E0C8D" w:rsidRPr="007036CE" w:rsidRDefault="007E0C8D" w:rsidP="007E0C8D">
            <w:pPr>
              <w:pStyle w:val="GOSTTablenorm"/>
            </w:pPr>
            <w:r w:rsidRPr="007036CE">
              <w:t>PROV_Ttlpay:SmUnExcKBK</w:t>
            </w:r>
          </w:p>
        </w:tc>
        <w:tc>
          <w:tcPr>
            <w:tcW w:w="1370" w:type="pct"/>
          </w:tcPr>
          <w:p w14:paraId="2AE5F7A4" w14:textId="77777777" w:rsidR="007E0C8D" w:rsidRPr="007036CE" w:rsidRDefault="007E0C8D" w:rsidP="007E0C8D">
            <w:pPr>
              <w:pStyle w:val="GOSTTablenorm"/>
            </w:pPr>
            <w:r w:rsidRPr="007036CE">
              <w:t xml:space="preserve">Для данного типа документов Сумма_неисп_учета_руб = Сумма_неисп_валюта_операции </w:t>
            </w:r>
          </w:p>
        </w:tc>
      </w:tr>
    </w:tbl>
    <w:p w14:paraId="44B94373" w14:textId="72DB5582" w:rsidR="00302BC5" w:rsidRPr="007036CE" w:rsidRDefault="004E3625" w:rsidP="00CC7251">
      <w:pPr>
        <w:pStyle w:val="GOSTNameTable"/>
      </w:pPr>
      <w:r w:rsidRPr="007036CE">
        <w:rPr>
          <w:noProof/>
        </w:rPr>
        <w:fldChar w:fldCharType="begin"/>
      </w:r>
      <w:r w:rsidRPr="007036CE">
        <w:rPr>
          <w:noProof/>
        </w:rPr>
        <w:instrText xml:space="preserve"> SEQ Таблица \* ARABIC </w:instrText>
      </w:r>
      <w:r w:rsidRPr="007036CE">
        <w:rPr>
          <w:noProof/>
        </w:rPr>
        <w:fldChar w:fldCharType="separate"/>
      </w:r>
      <w:bookmarkStart w:id="9969" w:name="_Toc222928032"/>
      <w:r w:rsidR="00BD74E1">
        <w:rPr>
          <w:noProof/>
        </w:rPr>
        <w:t>59</w:t>
      </w:r>
      <w:r w:rsidRPr="007036CE">
        <w:rPr>
          <w:noProof/>
        </w:rPr>
        <w:fldChar w:fldCharType="end"/>
      </w:r>
      <w:r w:rsidR="00302BC5" w:rsidRPr="007036CE">
        <w:t xml:space="preserve"> </w:t>
      </w:r>
      <w:r w:rsidR="00D9309A" w:rsidRPr="007036CE">
        <w:t>–</w:t>
      </w:r>
      <w:r w:rsidR="00302BC5" w:rsidRPr="007036CE">
        <w:t xml:space="preserve"> Перечень атрибутов, соответствующих типу документа «Уведомление об уточнении вида и принадлежности платежа</w:t>
      </w:r>
      <w:r w:rsidR="00FD569A" w:rsidRPr="007036CE">
        <w:t>»</w:t>
      </w:r>
      <w:r w:rsidR="00302BC5" w:rsidRPr="007036CE">
        <w:t xml:space="preserve"> (ф. 0531809) MSC_NoticeClarTPay_PBS</w:t>
      </w:r>
      <w:bookmarkEnd w:id="9969"/>
    </w:p>
    <w:tbl>
      <w:tblPr>
        <w:tblStyle w:val="GOSTTable"/>
        <w:tblW w:w="5000" w:type="pct"/>
        <w:tblLayout w:type="fixed"/>
        <w:tblLook w:val="07E0" w:firstRow="1" w:lastRow="1" w:firstColumn="1" w:lastColumn="1" w:noHBand="1" w:noVBand="1"/>
      </w:tblPr>
      <w:tblGrid>
        <w:gridCol w:w="3495"/>
        <w:gridCol w:w="952"/>
        <w:gridCol w:w="3496"/>
        <w:gridCol w:w="3496"/>
        <w:gridCol w:w="4321"/>
      </w:tblGrid>
      <w:tr w:rsidR="00796738" w:rsidRPr="007036CE" w14:paraId="4DE0C8B9" w14:textId="77777777" w:rsidTr="00B0621B">
        <w:trPr>
          <w:cnfStyle w:val="100000000000" w:firstRow="1" w:lastRow="0" w:firstColumn="0" w:lastColumn="0" w:oddVBand="0" w:evenVBand="0" w:oddHBand="0" w:evenHBand="0" w:firstRowFirstColumn="0" w:firstRowLastColumn="0" w:lastRowFirstColumn="0" w:lastRowLastColumn="0"/>
        </w:trPr>
        <w:tc>
          <w:tcPr>
            <w:tcW w:w="1109" w:type="pct"/>
            <w:hideMark/>
          </w:tcPr>
          <w:p w14:paraId="125D62A7" w14:textId="77777777" w:rsidR="002F7A70" w:rsidRPr="007036CE" w:rsidRDefault="002F7A70" w:rsidP="002F7A70">
            <w:pPr>
              <w:pStyle w:val="GOSTTableHead"/>
              <w:rPr>
                <w:szCs w:val="22"/>
              </w:rPr>
            </w:pPr>
            <w:r w:rsidRPr="007036CE">
              <w:rPr>
                <w:szCs w:val="22"/>
              </w:rPr>
              <w:t>Наименование атрибута</w:t>
            </w:r>
          </w:p>
        </w:tc>
        <w:tc>
          <w:tcPr>
            <w:tcW w:w="302" w:type="pct"/>
            <w:hideMark/>
          </w:tcPr>
          <w:p w14:paraId="239E6C46" w14:textId="77777777" w:rsidR="002F7A70" w:rsidRPr="007036CE" w:rsidRDefault="002F7A70" w:rsidP="002F7A70">
            <w:pPr>
              <w:pStyle w:val="GOSTTableHead"/>
              <w:rPr>
                <w:szCs w:val="22"/>
              </w:rPr>
            </w:pPr>
            <w:r w:rsidRPr="007036CE">
              <w:rPr>
                <w:szCs w:val="22"/>
              </w:rPr>
              <w:t>Вычисляемый атрибут</w:t>
            </w:r>
          </w:p>
        </w:tc>
        <w:tc>
          <w:tcPr>
            <w:tcW w:w="1109" w:type="pct"/>
            <w:hideMark/>
          </w:tcPr>
          <w:p w14:paraId="0FAC7779" w14:textId="77777777" w:rsidR="002F7A70" w:rsidRPr="007036CE" w:rsidRDefault="002F7A70" w:rsidP="002F7A70">
            <w:pPr>
              <w:pStyle w:val="GOSTTableHead"/>
              <w:rPr>
                <w:szCs w:val="22"/>
              </w:rPr>
            </w:pPr>
            <w:r w:rsidRPr="007036CE">
              <w:rPr>
                <w:szCs w:val="22"/>
              </w:rPr>
              <w:t>Описание атрибута</w:t>
            </w:r>
          </w:p>
        </w:tc>
        <w:tc>
          <w:tcPr>
            <w:tcW w:w="1109" w:type="pct"/>
            <w:hideMark/>
          </w:tcPr>
          <w:p w14:paraId="66701FB7" w14:textId="77777777" w:rsidR="002F7A70" w:rsidRPr="007036CE" w:rsidRDefault="002F7A70" w:rsidP="002F7A70">
            <w:pPr>
              <w:pStyle w:val="GOSTTableHead"/>
              <w:rPr>
                <w:szCs w:val="22"/>
              </w:rPr>
            </w:pPr>
            <w:r w:rsidRPr="007036CE">
              <w:rPr>
                <w:szCs w:val="22"/>
              </w:rPr>
              <w:t>Реквизит документа (наименование тега)</w:t>
            </w:r>
          </w:p>
        </w:tc>
        <w:tc>
          <w:tcPr>
            <w:tcW w:w="1371" w:type="pct"/>
            <w:hideMark/>
          </w:tcPr>
          <w:p w14:paraId="767DA99C" w14:textId="77777777" w:rsidR="002F7A70" w:rsidRPr="007036CE" w:rsidRDefault="002F7A70" w:rsidP="002F7A70">
            <w:pPr>
              <w:pStyle w:val="GOSTTableHead"/>
              <w:rPr>
                <w:szCs w:val="22"/>
              </w:rPr>
            </w:pPr>
            <w:r w:rsidRPr="007036CE">
              <w:rPr>
                <w:szCs w:val="22"/>
              </w:rPr>
              <w:t>Алгоритм вычисления</w:t>
            </w:r>
          </w:p>
        </w:tc>
      </w:tr>
      <w:tr w:rsidR="00796738" w:rsidRPr="007036CE" w14:paraId="426CE3A3" w14:textId="77777777" w:rsidTr="00B0621B">
        <w:tc>
          <w:tcPr>
            <w:tcW w:w="1109" w:type="pct"/>
          </w:tcPr>
          <w:p w14:paraId="43812F35" w14:textId="77777777" w:rsidR="002F7A70" w:rsidRPr="007036CE" w:rsidRDefault="002F7A70" w:rsidP="0041658B">
            <w:pPr>
              <w:pStyle w:val="GOSTTablenorm"/>
            </w:pPr>
            <w:r w:rsidRPr="007036CE">
              <w:t>Номер_документа*</w:t>
            </w:r>
          </w:p>
        </w:tc>
        <w:tc>
          <w:tcPr>
            <w:tcW w:w="302" w:type="pct"/>
          </w:tcPr>
          <w:p w14:paraId="4DFCE177" w14:textId="77777777" w:rsidR="002F7A70" w:rsidRPr="007036CE" w:rsidRDefault="002F7A70">
            <w:pPr>
              <w:pStyle w:val="GOSTTablenorm"/>
            </w:pPr>
            <w:r w:rsidRPr="007036CE">
              <w:t>нет</w:t>
            </w:r>
          </w:p>
        </w:tc>
        <w:tc>
          <w:tcPr>
            <w:tcW w:w="1109" w:type="pct"/>
          </w:tcPr>
          <w:p w14:paraId="79626A91" w14:textId="77777777" w:rsidR="002F7A70" w:rsidRPr="007036CE" w:rsidRDefault="002F7A70">
            <w:pPr>
              <w:pStyle w:val="GOSTTablenorm"/>
            </w:pPr>
            <w:r w:rsidRPr="007036CE">
              <w:t>Номер документа</w:t>
            </w:r>
          </w:p>
        </w:tc>
        <w:tc>
          <w:tcPr>
            <w:tcW w:w="1109" w:type="pct"/>
          </w:tcPr>
          <w:p w14:paraId="4F9F42CC" w14:textId="77777777" w:rsidR="002F7A70" w:rsidRPr="007036CE" w:rsidRDefault="002F7A70">
            <w:pPr>
              <w:pStyle w:val="GOSTTablenorm"/>
            </w:pPr>
            <w:r w:rsidRPr="007036CE">
              <w:t>UF_NtfctnNm</w:t>
            </w:r>
          </w:p>
        </w:tc>
        <w:tc>
          <w:tcPr>
            <w:tcW w:w="1371" w:type="pct"/>
          </w:tcPr>
          <w:p w14:paraId="2BD26B58" w14:textId="77777777" w:rsidR="002F7A70" w:rsidRPr="007036CE" w:rsidRDefault="002F7A70">
            <w:pPr>
              <w:pStyle w:val="GOSTTablenorm"/>
            </w:pPr>
          </w:p>
        </w:tc>
      </w:tr>
      <w:tr w:rsidR="00796738" w:rsidRPr="007036CE" w14:paraId="6096E98B" w14:textId="77777777" w:rsidTr="00B0621B">
        <w:tc>
          <w:tcPr>
            <w:tcW w:w="1109" w:type="pct"/>
          </w:tcPr>
          <w:p w14:paraId="6665C7CB" w14:textId="77777777" w:rsidR="002F7A70" w:rsidRPr="007036CE" w:rsidRDefault="002F7A70" w:rsidP="0041658B">
            <w:pPr>
              <w:pStyle w:val="GOSTTablenorm"/>
            </w:pPr>
            <w:r w:rsidRPr="007036CE">
              <w:t>Дата_документа*</w:t>
            </w:r>
          </w:p>
        </w:tc>
        <w:tc>
          <w:tcPr>
            <w:tcW w:w="302" w:type="pct"/>
          </w:tcPr>
          <w:p w14:paraId="69AE9FF1" w14:textId="77777777" w:rsidR="002F7A70" w:rsidRPr="007036CE" w:rsidRDefault="002F7A70">
            <w:pPr>
              <w:pStyle w:val="GOSTTablenorm"/>
            </w:pPr>
            <w:r w:rsidRPr="007036CE">
              <w:t>нет</w:t>
            </w:r>
          </w:p>
        </w:tc>
        <w:tc>
          <w:tcPr>
            <w:tcW w:w="1109" w:type="pct"/>
          </w:tcPr>
          <w:p w14:paraId="6B3AE1A6" w14:textId="77777777" w:rsidR="002F7A70" w:rsidRPr="007036CE" w:rsidRDefault="002F7A70">
            <w:pPr>
              <w:pStyle w:val="GOSTTablenorm"/>
            </w:pPr>
            <w:r w:rsidRPr="007036CE">
              <w:t>Дата документа</w:t>
            </w:r>
          </w:p>
        </w:tc>
        <w:tc>
          <w:tcPr>
            <w:tcW w:w="1109" w:type="pct"/>
          </w:tcPr>
          <w:p w14:paraId="4CEF9C3C" w14:textId="77777777" w:rsidR="002F7A70" w:rsidRPr="007036CE" w:rsidRDefault="002F7A70">
            <w:pPr>
              <w:pStyle w:val="GOSTTablenorm"/>
            </w:pPr>
            <w:r w:rsidRPr="007036CE">
              <w:t>UF_MSC_Infrmtn_CrtnDt</w:t>
            </w:r>
          </w:p>
        </w:tc>
        <w:tc>
          <w:tcPr>
            <w:tcW w:w="1371" w:type="pct"/>
          </w:tcPr>
          <w:p w14:paraId="1F497840" w14:textId="77777777" w:rsidR="002F7A70" w:rsidRPr="007036CE" w:rsidRDefault="002F7A70">
            <w:pPr>
              <w:pStyle w:val="GOSTTablenorm"/>
            </w:pPr>
          </w:p>
        </w:tc>
      </w:tr>
      <w:tr w:rsidR="00796738" w:rsidRPr="007036CE" w14:paraId="75C89A76" w14:textId="77777777" w:rsidTr="00B0621B">
        <w:tc>
          <w:tcPr>
            <w:tcW w:w="1109" w:type="pct"/>
          </w:tcPr>
          <w:p w14:paraId="188A5F7A" w14:textId="77777777" w:rsidR="00C06BA3" w:rsidRPr="007036CE" w:rsidRDefault="00C06BA3" w:rsidP="0041658B">
            <w:pPr>
              <w:pStyle w:val="GOSTTablenorm"/>
            </w:pPr>
            <w:r w:rsidRPr="007036CE">
              <w:t>Вид_документа</w:t>
            </w:r>
          </w:p>
        </w:tc>
        <w:tc>
          <w:tcPr>
            <w:tcW w:w="302" w:type="pct"/>
          </w:tcPr>
          <w:p w14:paraId="0F7D86F7" w14:textId="77777777" w:rsidR="00C06BA3" w:rsidRPr="007036CE" w:rsidRDefault="00892449">
            <w:pPr>
              <w:pStyle w:val="GOSTTablenorm"/>
            </w:pPr>
            <w:commentRangeStart w:id="9970"/>
            <w:r w:rsidRPr="007036CE">
              <w:t>да</w:t>
            </w:r>
            <w:commentRangeEnd w:id="9970"/>
            <w:r w:rsidR="0091273B" w:rsidRPr="007036CE">
              <w:rPr>
                <w:rStyle w:val="afff4"/>
                <w:sz w:val="22"/>
                <w:szCs w:val="20"/>
              </w:rPr>
              <w:commentReference w:id="9970"/>
            </w:r>
          </w:p>
        </w:tc>
        <w:tc>
          <w:tcPr>
            <w:tcW w:w="1109" w:type="pct"/>
          </w:tcPr>
          <w:p w14:paraId="5DAF7BAF" w14:textId="77777777" w:rsidR="00C06BA3" w:rsidRPr="007036CE" w:rsidRDefault="00C06BA3">
            <w:pPr>
              <w:pStyle w:val="GOSTTablenorm"/>
            </w:pPr>
            <w:r w:rsidRPr="007036CE">
              <w:t>Вид документа</w:t>
            </w:r>
          </w:p>
        </w:tc>
        <w:tc>
          <w:tcPr>
            <w:tcW w:w="1109" w:type="pct"/>
          </w:tcPr>
          <w:p w14:paraId="3028CD21" w14:textId="77777777" w:rsidR="00C06BA3" w:rsidRPr="007036CE" w:rsidRDefault="005E560F">
            <w:pPr>
              <w:pStyle w:val="GOSTTablenorm"/>
            </w:pPr>
            <w:r w:rsidRPr="007036CE">
              <w:t>UF_DcTp</w:t>
            </w:r>
          </w:p>
        </w:tc>
        <w:tc>
          <w:tcPr>
            <w:tcW w:w="1371" w:type="pct"/>
          </w:tcPr>
          <w:p w14:paraId="28523BB0" w14:textId="77777777" w:rsidR="00C06BA3" w:rsidRPr="007036CE" w:rsidRDefault="00C861FD" w:rsidP="00C861FD">
            <w:pPr>
              <w:pStyle w:val="GOSTTablenorm"/>
            </w:pPr>
            <w:r w:rsidRPr="007036CE">
              <w:rPr>
                <w:szCs w:val="22"/>
              </w:rPr>
              <w:t>Если в теге документа «</w:t>
            </w:r>
            <w:r w:rsidRPr="007036CE">
              <w:rPr>
                <w:szCs w:val="22"/>
                <w:lang w:val="en-US"/>
              </w:rPr>
              <w:t>UUK</w:t>
            </w:r>
            <w:r w:rsidRPr="007036CE">
              <w:rPr>
                <w:szCs w:val="22"/>
              </w:rPr>
              <w:t>», то значение «УУК».</w:t>
            </w:r>
          </w:p>
        </w:tc>
      </w:tr>
      <w:tr w:rsidR="00796738" w:rsidRPr="007036CE" w14:paraId="07A28155" w14:textId="77777777" w:rsidTr="00B0621B">
        <w:tc>
          <w:tcPr>
            <w:tcW w:w="1109" w:type="pct"/>
          </w:tcPr>
          <w:p w14:paraId="2BDAA4AB" w14:textId="77777777" w:rsidR="00C06BA3" w:rsidRPr="007036CE" w:rsidRDefault="00C06BA3" w:rsidP="0041658B">
            <w:pPr>
              <w:pStyle w:val="GOSTTablenorm"/>
            </w:pPr>
            <w:r w:rsidRPr="007036CE">
              <w:t>Наименование_документа</w:t>
            </w:r>
          </w:p>
        </w:tc>
        <w:tc>
          <w:tcPr>
            <w:tcW w:w="302" w:type="pct"/>
          </w:tcPr>
          <w:p w14:paraId="7DEBFB13" w14:textId="77777777" w:rsidR="00C06BA3" w:rsidRPr="007036CE" w:rsidRDefault="00C06BA3">
            <w:pPr>
              <w:pStyle w:val="GOSTTablenorm"/>
            </w:pPr>
            <w:r w:rsidRPr="007036CE">
              <w:t>да</w:t>
            </w:r>
          </w:p>
        </w:tc>
        <w:tc>
          <w:tcPr>
            <w:tcW w:w="1109" w:type="pct"/>
          </w:tcPr>
          <w:p w14:paraId="610C08A1" w14:textId="77777777" w:rsidR="00C06BA3" w:rsidRPr="007036CE" w:rsidRDefault="00C06BA3">
            <w:pPr>
              <w:pStyle w:val="GOSTTablenorm"/>
            </w:pPr>
            <w:r w:rsidRPr="007036CE">
              <w:t>Наименование документа</w:t>
            </w:r>
          </w:p>
        </w:tc>
        <w:tc>
          <w:tcPr>
            <w:tcW w:w="1109" w:type="pct"/>
          </w:tcPr>
          <w:p w14:paraId="25B3E4BA" w14:textId="77777777" w:rsidR="00C06BA3" w:rsidRPr="007036CE" w:rsidRDefault="00C06BA3">
            <w:pPr>
              <w:pStyle w:val="GOSTTablenorm"/>
            </w:pPr>
          </w:p>
        </w:tc>
        <w:tc>
          <w:tcPr>
            <w:tcW w:w="1371" w:type="pct"/>
          </w:tcPr>
          <w:p w14:paraId="015A7E0E" w14:textId="77777777" w:rsidR="00C06BA3" w:rsidRPr="007036CE" w:rsidRDefault="00C06BA3">
            <w:pPr>
              <w:pStyle w:val="GOSTTablenorm"/>
            </w:pPr>
            <w:r w:rsidRPr="007036CE">
              <w:t xml:space="preserve">Наименование документа определяется по справочнику </w:t>
            </w:r>
            <w:r w:rsidR="00925ECC" w:rsidRPr="007036CE">
              <w:t>«</w:t>
            </w:r>
            <w:r w:rsidRPr="007036CE">
              <w:t>Типы документов</w:t>
            </w:r>
            <w:r w:rsidR="00925ECC" w:rsidRPr="007036CE">
              <w:t>»</w:t>
            </w:r>
            <w:r w:rsidRPr="007036CE">
              <w:t xml:space="preserve"> с помощью значения атрибута Тип_документа (TypeDoc) из заголовка запроса</w:t>
            </w:r>
          </w:p>
        </w:tc>
      </w:tr>
      <w:tr w:rsidR="00796738" w:rsidRPr="007036CE" w14:paraId="306F25BA" w14:textId="77777777" w:rsidTr="00B0621B">
        <w:tc>
          <w:tcPr>
            <w:tcW w:w="1109" w:type="pct"/>
          </w:tcPr>
          <w:p w14:paraId="00484DBC" w14:textId="77777777" w:rsidR="00C06BA3" w:rsidRPr="007036CE" w:rsidRDefault="00C06BA3" w:rsidP="0041658B">
            <w:pPr>
              <w:pStyle w:val="GOSTTablenorm"/>
            </w:pPr>
            <w:r w:rsidRPr="007036CE">
              <w:t>Код_валюты</w:t>
            </w:r>
          </w:p>
        </w:tc>
        <w:tc>
          <w:tcPr>
            <w:tcW w:w="302" w:type="pct"/>
          </w:tcPr>
          <w:p w14:paraId="70DAD895" w14:textId="77777777" w:rsidR="00C06BA3" w:rsidRPr="007036CE" w:rsidRDefault="00E01259">
            <w:pPr>
              <w:pStyle w:val="GOSTTablenorm"/>
            </w:pPr>
            <w:r w:rsidRPr="007036CE">
              <w:t>да</w:t>
            </w:r>
          </w:p>
        </w:tc>
        <w:tc>
          <w:tcPr>
            <w:tcW w:w="1109" w:type="pct"/>
          </w:tcPr>
          <w:p w14:paraId="16B3C5EE" w14:textId="77777777" w:rsidR="00C06BA3" w:rsidRPr="007036CE" w:rsidRDefault="00C06BA3">
            <w:pPr>
              <w:pStyle w:val="GOSTTablenorm"/>
            </w:pPr>
            <w:r w:rsidRPr="007036CE">
              <w:t>Код валюты по ОКВ</w:t>
            </w:r>
          </w:p>
        </w:tc>
        <w:tc>
          <w:tcPr>
            <w:tcW w:w="1109" w:type="pct"/>
          </w:tcPr>
          <w:p w14:paraId="09BCF409" w14:textId="77777777" w:rsidR="00C06BA3" w:rsidRPr="007036CE" w:rsidRDefault="00C06BA3">
            <w:pPr>
              <w:pStyle w:val="GOSTTablenorm"/>
            </w:pPr>
            <w:r w:rsidRPr="007036CE">
              <w:t>StmInfrmtn_Code_by_OKV</w:t>
            </w:r>
          </w:p>
        </w:tc>
        <w:tc>
          <w:tcPr>
            <w:tcW w:w="1371" w:type="pct"/>
          </w:tcPr>
          <w:p w14:paraId="30EAB611" w14:textId="77777777" w:rsidR="00E01259" w:rsidRPr="007036CE" w:rsidRDefault="00E01259" w:rsidP="00E01259">
            <w:pPr>
              <w:pStyle w:val="GOSTTablenorm"/>
              <w:rPr>
                <w:szCs w:val="22"/>
              </w:rPr>
            </w:pPr>
            <w:r w:rsidRPr="007036CE">
              <w:rPr>
                <w:szCs w:val="22"/>
              </w:rPr>
              <w:t>В составе документа может приходить как цифровой, так и буквенный код валюты.</w:t>
            </w:r>
          </w:p>
          <w:p w14:paraId="375777E1" w14:textId="77777777" w:rsidR="00E01259" w:rsidRPr="007036CE" w:rsidRDefault="00E01259" w:rsidP="00593E66">
            <w:pPr>
              <w:pStyle w:val="GOSTTableListNum10"/>
              <w:numPr>
                <w:ilvl w:val="0"/>
                <w:numId w:val="46"/>
              </w:numPr>
            </w:pPr>
            <w:r w:rsidRPr="007036CE">
              <w:t>если код валюты пришел цифровой, то в атрибут его значение записывается в неизменном виде;</w:t>
            </w:r>
          </w:p>
          <w:p w14:paraId="319EB414" w14:textId="7C7A7CF4" w:rsidR="00B70A87" w:rsidRPr="007036CE" w:rsidRDefault="00E01259" w:rsidP="00593E66">
            <w:pPr>
              <w:pStyle w:val="GOSTTableListNum10"/>
            </w:pPr>
            <w:r w:rsidRPr="007036CE">
              <w:t xml:space="preserve">если код валюты пришел буквенный, то в </w:t>
            </w:r>
            <w:r w:rsidRPr="007036CE">
              <w:lastRenderedPageBreak/>
              <w:t>атрибут его значение записывается после преобразования в цифровой по данным справочника «Общероссийский классификатор валют (ОКВ)»</w:t>
            </w:r>
            <w:r w:rsidRPr="007036CE">
              <w:rPr>
                <w:rStyle w:val="af6"/>
              </w:rPr>
              <w:fldChar w:fldCharType="begin"/>
            </w:r>
            <w:r w:rsidRPr="007036CE">
              <w:rPr>
                <w:vertAlign w:val="superscript"/>
              </w:rPr>
              <w:instrText xml:space="preserve"> NOTEREF _Ref153484430 \h </w:instrText>
            </w:r>
            <w:r w:rsidRPr="007036CE">
              <w:rPr>
                <w:rStyle w:val="af6"/>
              </w:rPr>
              <w:instrText xml:space="preserve"> \* MERGEFORMAT </w:instrText>
            </w:r>
            <w:r w:rsidRPr="007036CE">
              <w:rPr>
                <w:rStyle w:val="af6"/>
              </w:rPr>
            </w:r>
            <w:r w:rsidRPr="007036CE">
              <w:rPr>
                <w:rStyle w:val="af6"/>
              </w:rPr>
              <w:fldChar w:fldCharType="separate"/>
            </w:r>
            <w:r w:rsidR="00BD74E1">
              <w:rPr>
                <w:vertAlign w:val="superscript"/>
              </w:rPr>
              <w:t>5</w:t>
            </w:r>
            <w:r w:rsidRPr="007036CE">
              <w:rPr>
                <w:rStyle w:val="af6"/>
              </w:rPr>
              <w:fldChar w:fldCharType="end"/>
            </w:r>
          </w:p>
        </w:tc>
      </w:tr>
      <w:tr w:rsidR="007E0C8D" w:rsidRPr="007036CE" w14:paraId="0A12BFB2" w14:textId="77777777" w:rsidTr="00B0621B">
        <w:tc>
          <w:tcPr>
            <w:tcW w:w="1109" w:type="pct"/>
          </w:tcPr>
          <w:p w14:paraId="33072ED5" w14:textId="77777777" w:rsidR="007E0C8D" w:rsidRPr="007036CE" w:rsidRDefault="007E0C8D" w:rsidP="007E0C8D">
            <w:pPr>
              <w:pStyle w:val="GOSTTablenorm"/>
            </w:pPr>
            <w:r w:rsidRPr="007036CE">
              <w:rPr>
                <w:szCs w:val="22"/>
              </w:rPr>
              <w:lastRenderedPageBreak/>
              <w:t>Код_валюты_учета</w:t>
            </w:r>
          </w:p>
        </w:tc>
        <w:tc>
          <w:tcPr>
            <w:tcW w:w="302" w:type="pct"/>
          </w:tcPr>
          <w:p w14:paraId="359C6830" w14:textId="77777777" w:rsidR="007E0C8D" w:rsidRPr="007036CE" w:rsidRDefault="007E0C8D" w:rsidP="007E0C8D">
            <w:pPr>
              <w:pStyle w:val="GOSTTablenorm"/>
            </w:pPr>
            <w:r w:rsidRPr="007036CE">
              <w:rPr>
                <w:szCs w:val="22"/>
              </w:rPr>
              <w:t>да</w:t>
            </w:r>
          </w:p>
        </w:tc>
        <w:tc>
          <w:tcPr>
            <w:tcW w:w="1109" w:type="pct"/>
          </w:tcPr>
          <w:p w14:paraId="4C55C5DD" w14:textId="77777777" w:rsidR="007E0C8D" w:rsidRPr="007036CE" w:rsidRDefault="007E0C8D" w:rsidP="007E0C8D">
            <w:pPr>
              <w:pStyle w:val="GOSTTablenorm"/>
            </w:pPr>
            <w:r w:rsidRPr="007036CE">
              <w:rPr>
                <w:szCs w:val="22"/>
              </w:rPr>
              <w:t>Код валюты учета по ОКВ</w:t>
            </w:r>
          </w:p>
        </w:tc>
        <w:tc>
          <w:tcPr>
            <w:tcW w:w="1109" w:type="pct"/>
          </w:tcPr>
          <w:p w14:paraId="1194939E" w14:textId="77777777" w:rsidR="007E0C8D" w:rsidRPr="007036CE" w:rsidRDefault="007E0C8D" w:rsidP="007E0C8D">
            <w:pPr>
              <w:pStyle w:val="GOSTTablenorm"/>
            </w:pPr>
            <w:r w:rsidRPr="007036CE">
              <w:t>-</w:t>
            </w:r>
          </w:p>
        </w:tc>
        <w:tc>
          <w:tcPr>
            <w:tcW w:w="1371" w:type="pct"/>
          </w:tcPr>
          <w:p w14:paraId="0BEFD032" w14:textId="77777777" w:rsidR="007E0C8D" w:rsidRPr="007036CE" w:rsidRDefault="007E0C8D" w:rsidP="007E0C8D">
            <w:pPr>
              <w:pStyle w:val="GOSTTablenorm"/>
              <w:rPr>
                <w:szCs w:val="22"/>
              </w:rPr>
            </w:pPr>
            <w:r w:rsidRPr="007036CE">
              <w:t>Указывается значение «643»</w:t>
            </w:r>
          </w:p>
        </w:tc>
      </w:tr>
      <w:tr w:rsidR="007E0C8D" w:rsidRPr="007036CE" w14:paraId="2F15AD3F" w14:textId="77777777" w:rsidTr="00B0621B">
        <w:tc>
          <w:tcPr>
            <w:tcW w:w="1109" w:type="pct"/>
          </w:tcPr>
          <w:p w14:paraId="0C50C59E" w14:textId="77777777" w:rsidR="007E0C8D" w:rsidRPr="007036CE" w:rsidRDefault="007E0C8D" w:rsidP="007E0C8D">
            <w:pPr>
              <w:pStyle w:val="GOSTTablenorm"/>
            </w:pPr>
            <w:r w:rsidRPr="007036CE">
              <w:t>Дата_ввода_в_действие</w:t>
            </w:r>
          </w:p>
        </w:tc>
        <w:tc>
          <w:tcPr>
            <w:tcW w:w="302" w:type="pct"/>
          </w:tcPr>
          <w:p w14:paraId="11B9E97C" w14:textId="77777777" w:rsidR="007E0C8D" w:rsidRPr="007036CE" w:rsidRDefault="007E0C8D" w:rsidP="007E0C8D">
            <w:pPr>
              <w:pStyle w:val="GOSTTablenorm"/>
            </w:pPr>
            <w:r w:rsidRPr="007036CE">
              <w:t>да</w:t>
            </w:r>
          </w:p>
        </w:tc>
        <w:tc>
          <w:tcPr>
            <w:tcW w:w="1109" w:type="pct"/>
          </w:tcPr>
          <w:p w14:paraId="243EFE89" w14:textId="77777777" w:rsidR="007E0C8D" w:rsidRPr="007036CE" w:rsidRDefault="007E0C8D" w:rsidP="007E0C8D">
            <w:pPr>
              <w:pStyle w:val="GOSTTablenorm"/>
            </w:pPr>
            <w:r w:rsidRPr="007036CE">
              <w:t>Дата ввода в действие</w:t>
            </w:r>
          </w:p>
        </w:tc>
        <w:tc>
          <w:tcPr>
            <w:tcW w:w="1109" w:type="pct"/>
          </w:tcPr>
          <w:p w14:paraId="1FB781FF" w14:textId="77777777" w:rsidR="007E0C8D" w:rsidRPr="007036CE" w:rsidRDefault="007E0C8D" w:rsidP="007E0C8D">
            <w:pPr>
              <w:pStyle w:val="GOSTTablenorm"/>
            </w:pPr>
            <w:r w:rsidRPr="007036CE">
              <w:t>SettlementDate (из заголовка запроса)</w:t>
            </w:r>
          </w:p>
        </w:tc>
        <w:tc>
          <w:tcPr>
            <w:tcW w:w="1371" w:type="pct"/>
          </w:tcPr>
          <w:p w14:paraId="5E02DE44" w14:textId="77777777" w:rsidR="007E0C8D" w:rsidRPr="007036CE" w:rsidRDefault="007E0C8D" w:rsidP="007E0C8D">
            <w:pPr>
              <w:pStyle w:val="GOSTTablenorm"/>
            </w:pPr>
            <w:r w:rsidRPr="007036CE">
              <w:t>Для данного типа документов Дата_ввода_в_действие = Дата_отражения_в_учете</w:t>
            </w:r>
          </w:p>
        </w:tc>
      </w:tr>
      <w:tr w:rsidR="007E0C8D" w:rsidRPr="007036CE" w14:paraId="10A1AC90" w14:textId="77777777" w:rsidTr="00B0621B">
        <w:tc>
          <w:tcPr>
            <w:tcW w:w="1109" w:type="pct"/>
          </w:tcPr>
          <w:p w14:paraId="6DA41BDB" w14:textId="77777777" w:rsidR="007E0C8D" w:rsidRPr="007036CE" w:rsidRDefault="007E0C8D" w:rsidP="007E0C8D">
            <w:pPr>
              <w:pStyle w:val="GOSTTablenorm"/>
            </w:pPr>
            <w:r w:rsidRPr="007036CE">
              <w:t>Код_контура</w:t>
            </w:r>
          </w:p>
        </w:tc>
        <w:tc>
          <w:tcPr>
            <w:tcW w:w="302" w:type="pct"/>
          </w:tcPr>
          <w:p w14:paraId="4BCD95D2" w14:textId="77777777" w:rsidR="007E0C8D" w:rsidRPr="007036CE" w:rsidRDefault="007E0C8D" w:rsidP="007E0C8D">
            <w:pPr>
              <w:pStyle w:val="GOSTTablenorm"/>
            </w:pPr>
            <w:r w:rsidRPr="007036CE">
              <w:t>да</w:t>
            </w:r>
          </w:p>
        </w:tc>
        <w:tc>
          <w:tcPr>
            <w:tcW w:w="1109" w:type="pct"/>
          </w:tcPr>
          <w:p w14:paraId="28F97D78" w14:textId="77777777" w:rsidR="007E0C8D" w:rsidRPr="007036CE" w:rsidRDefault="007E0C8D" w:rsidP="007E0C8D">
            <w:pPr>
              <w:pStyle w:val="GOSTTablenorm"/>
            </w:pPr>
            <w:r w:rsidRPr="007036CE">
              <w:t>Контур</w:t>
            </w:r>
          </w:p>
        </w:tc>
        <w:tc>
          <w:tcPr>
            <w:tcW w:w="1109" w:type="pct"/>
          </w:tcPr>
          <w:p w14:paraId="064F38D1" w14:textId="77777777" w:rsidR="007E0C8D" w:rsidRPr="007036CE" w:rsidRDefault="007E0C8D" w:rsidP="007E0C8D">
            <w:pPr>
              <w:pStyle w:val="GOSTTablenorm"/>
            </w:pPr>
            <w:r w:rsidRPr="007036CE">
              <w:t>StmInfrmtn_Contour</w:t>
            </w:r>
          </w:p>
        </w:tc>
        <w:tc>
          <w:tcPr>
            <w:tcW w:w="1371" w:type="pct"/>
          </w:tcPr>
          <w:p w14:paraId="284363B3" w14:textId="77777777" w:rsidR="007E0C8D" w:rsidRPr="007036CE" w:rsidRDefault="007E0C8D" w:rsidP="007E0C8D">
            <w:pPr>
              <w:pStyle w:val="GOSTTablenorm"/>
            </w:pPr>
            <w:r w:rsidRPr="007036CE">
              <w:t>Если в теге документа «1» или «</w:t>
            </w:r>
            <w:r w:rsidRPr="007036CE">
              <w:rPr>
                <w:lang w:val="en-US"/>
              </w:rPr>
              <w:t>O</w:t>
            </w:r>
            <w:r w:rsidRPr="007036CE">
              <w:t>», то значение «1».</w:t>
            </w:r>
          </w:p>
          <w:p w14:paraId="3C547F3A" w14:textId="77777777" w:rsidR="007E0C8D" w:rsidRPr="007036CE" w:rsidRDefault="007E0C8D" w:rsidP="007E0C8D">
            <w:pPr>
              <w:pStyle w:val="GOSTTablenorm"/>
            </w:pPr>
            <w:r w:rsidRPr="007036CE">
              <w:t>Если в теге документа «2» или «S», то значение «2»</w:t>
            </w:r>
          </w:p>
        </w:tc>
      </w:tr>
      <w:tr w:rsidR="007E0C8D" w:rsidRPr="007036CE" w14:paraId="0781DCB0" w14:textId="77777777" w:rsidTr="00B0621B">
        <w:tc>
          <w:tcPr>
            <w:tcW w:w="1109" w:type="pct"/>
          </w:tcPr>
          <w:p w14:paraId="2565D7A5" w14:textId="77777777" w:rsidR="007E0C8D" w:rsidRPr="007036CE" w:rsidRDefault="007E0C8D" w:rsidP="007E0C8D">
            <w:pPr>
              <w:pStyle w:val="GOSTTablenorm"/>
            </w:pPr>
            <w:r w:rsidRPr="007036CE">
              <w:t>Уровень_конфиденциальности</w:t>
            </w:r>
          </w:p>
        </w:tc>
        <w:tc>
          <w:tcPr>
            <w:tcW w:w="302" w:type="pct"/>
          </w:tcPr>
          <w:p w14:paraId="4F0EABC8" w14:textId="77777777" w:rsidR="007E0C8D" w:rsidRPr="007036CE" w:rsidRDefault="007E0C8D" w:rsidP="007E0C8D">
            <w:pPr>
              <w:pStyle w:val="GOSTTablenorm"/>
            </w:pPr>
            <w:r w:rsidRPr="007036CE">
              <w:t>нет</w:t>
            </w:r>
          </w:p>
        </w:tc>
        <w:tc>
          <w:tcPr>
            <w:tcW w:w="1109" w:type="pct"/>
          </w:tcPr>
          <w:p w14:paraId="00E10581" w14:textId="77777777" w:rsidR="007E0C8D" w:rsidRPr="007036CE" w:rsidRDefault="007E0C8D" w:rsidP="007E0C8D">
            <w:pPr>
              <w:pStyle w:val="GOSTTablenorm"/>
            </w:pPr>
            <w:r w:rsidRPr="007036CE">
              <w:t>Уровень конфиденциальности</w:t>
            </w:r>
          </w:p>
        </w:tc>
        <w:tc>
          <w:tcPr>
            <w:tcW w:w="1109" w:type="pct"/>
          </w:tcPr>
          <w:p w14:paraId="539CE447" w14:textId="77777777" w:rsidR="007E0C8D" w:rsidRPr="007036CE" w:rsidRDefault="007E0C8D" w:rsidP="007E0C8D">
            <w:pPr>
              <w:pStyle w:val="GOSTTablenorm"/>
            </w:pPr>
            <w:r w:rsidRPr="007036CE">
              <w:t>StmInfrmtn_AccessLevelStereotype</w:t>
            </w:r>
          </w:p>
        </w:tc>
        <w:tc>
          <w:tcPr>
            <w:tcW w:w="1371" w:type="pct"/>
          </w:tcPr>
          <w:p w14:paraId="44EE5D66" w14:textId="77777777" w:rsidR="007E0C8D" w:rsidRPr="007036CE" w:rsidRDefault="007E0C8D" w:rsidP="007E0C8D">
            <w:pPr>
              <w:pStyle w:val="GOSTTablenorm"/>
            </w:pPr>
          </w:p>
        </w:tc>
      </w:tr>
      <w:tr w:rsidR="007E0C8D" w:rsidRPr="007036CE" w14:paraId="67B1C241" w14:textId="77777777" w:rsidTr="00B0621B">
        <w:tc>
          <w:tcPr>
            <w:tcW w:w="1109" w:type="pct"/>
          </w:tcPr>
          <w:p w14:paraId="1BFBFC1E" w14:textId="77777777" w:rsidR="007E0C8D" w:rsidRPr="007036CE" w:rsidRDefault="007E0C8D" w:rsidP="007E0C8D">
            <w:pPr>
              <w:pStyle w:val="GOSTTablenorm"/>
            </w:pPr>
            <w:r w:rsidRPr="007036CE">
              <w:t>Код_бюджета</w:t>
            </w:r>
          </w:p>
        </w:tc>
        <w:tc>
          <w:tcPr>
            <w:tcW w:w="302" w:type="pct"/>
          </w:tcPr>
          <w:p w14:paraId="2D03DCDF" w14:textId="77777777" w:rsidR="007E0C8D" w:rsidRPr="007036CE" w:rsidRDefault="007E0C8D" w:rsidP="007E0C8D">
            <w:pPr>
              <w:pStyle w:val="GOSTTablenorm"/>
            </w:pPr>
            <w:r w:rsidRPr="007036CE">
              <w:t>нет</w:t>
            </w:r>
          </w:p>
        </w:tc>
        <w:tc>
          <w:tcPr>
            <w:tcW w:w="1109" w:type="pct"/>
          </w:tcPr>
          <w:p w14:paraId="083D25EA" w14:textId="77777777" w:rsidR="007E0C8D" w:rsidRPr="007036CE" w:rsidRDefault="007E0C8D" w:rsidP="007E0C8D">
            <w:pPr>
              <w:pStyle w:val="GOSTTablenorm"/>
            </w:pPr>
            <w:r w:rsidRPr="007036CE">
              <w:t>Код бюджета</w:t>
            </w:r>
          </w:p>
        </w:tc>
        <w:tc>
          <w:tcPr>
            <w:tcW w:w="1109" w:type="pct"/>
          </w:tcPr>
          <w:p w14:paraId="2CE43FC0" w14:textId="77777777" w:rsidR="007E0C8D" w:rsidRPr="007036CE" w:rsidRDefault="007E0C8D" w:rsidP="007E0C8D">
            <w:pPr>
              <w:pStyle w:val="GOSTTablenorm"/>
            </w:pPr>
            <w:r w:rsidRPr="007036CE">
              <w:t>MSC_Bdgt_Cd</w:t>
            </w:r>
          </w:p>
        </w:tc>
        <w:tc>
          <w:tcPr>
            <w:tcW w:w="1371" w:type="pct"/>
          </w:tcPr>
          <w:p w14:paraId="4B6E7600" w14:textId="77777777" w:rsidR="007E0C8D" w:rsidRPr="007036CE" w:rsidRDefault="007E0C8D" w:rsidP="007E0C8D">
            <w:pPr>
              <w:pStyle w:val="GOSTTablenorm"/>
            </w:pPr>
          </w:p>
        </w:tc>
      </w:tr>
      <w:tr w:rsidR="007E0C8D" w:rsidRPr="007036CE" w14:paraId="5C8401C9" w14:textId="77777777" w:rsidTr="00B0621B">
        <w:tc>
          <w:tcPr>
            <w:tcW w:w="1109" w:type="pct"/>
          </w:tcPr>
          <w:p w14:paraId="297612CD" w14:textId="77777777" w:rsidR="007E0C8D" w:rsidRPr="007036CE" w:rsidRDefault="007E0C8D" w:rsidP="007E0C8D">
            <w:pPr>
              <w:pStyle w:val="GOSTTablenorm"/>
            </w:pPr>
            <w:r w:rsidRPr="007036CE">
              <w:t>Тип_бюджета</w:t>
            </w:r>
          </w:p>
        </w:tc>
        <w:tc>
          <w:tcPr>
            <w:tcW w:w="302" w:type="pct"/>
          </w:tcPr>
          <w:p w14:paraId="31BC1E7C" w14:textId="77777777" w:rsidR="007E0C8D" w:rsidRPr="007036CE" w:rsidRDefault="007E0C8D" w:rsidP="007E0C8D">
            <w:pPr>
              <w:pStyle w:val="GOSTTablenorm"/>
            </w:pPr>
            <w:r w:rsidRPr="007036CE">
              <w:t>да</w:t>
            </w:r>
          </w:p>
        </w:tc>
        <w:tc>
          <w:tcPr>
            <w:tcW w:w="1109" w:type="pct"/>
          </w:tcPr>
          <w:p w14:paraId="18EA56FD" w14:textId="77777777" w:rsidR="007E0C8D" w:rsidRPr="007036CE" w:rsidRDefault="007E0C8D" w:rsidP="007E0C8D">
            <w:pPr>
              <w:pStyle w:val="GOSTTablenorm"/>
            </w:pPr>
            <w:r w:rsidRPr="007036CE">
              <w:t>Тип бюджета</w:t>
            </w:r>
          </w:p>
        </w:tc>
        <w:tc>
          <w:tcPr>
            <w:tcW w:w="1109" w:type="pct"/>
          </w:tcPr>
          <w:p w14:paraId="7117D683" w14:textId="77777777" w:rsidR="007E0C8D" w:rsidRPr="007036CE" w:rsidRDefault="007E0C8D" w:rsidP="007E0C8D">
            <w:pPr>
              <w:pStyle w:val="GOSTTablenorm"/>
            </w:pPr>
            <w:r w:rsidRPr="007036CE">
              <w:t>MSC_Bdgt_Cd</w:t>
            </w:r>
          </w:p>
        </w:tc>
        <w:tc>
          <w:tcPr>
            <w:tcW w:w="1371" w:type="pct"/>
          </w:tcPr>
          <w:p w14:paraId="3A8D5F0B" w14:textId="044EA757" w:rsidR="007E0C8D" w:rsidRPr="007036CE" w:rsidRDefault="007E0C8D" w:rsidP="007E0C8D">
            <w:pPr>
              <w:pStyle w:val="GOSTTablenorm"/>
            </w:pPr>
            <w:r w:rsidRPr="007036CE">
              <w:t>Тип бюджета определяется по справочнику «Бюджеты» (поиск по значению «Код бюджета»)</w:t>
            </w:r>
            <w:r w:rsidRPr="007036CE">
              <w:rPr>
                <w:rStyle w:val="af6"/>
              </w:rPr>
              <w:fldChar w:fldCharType="begin"/>
            </w:r>
            <w:r w:rsidRPr="007036CE">
              <w:rPr>
                <w:vertAlign w:val="superscript"/>
              </w:rPr>
              <w:instrText xml:space="preserve"> NOTEREF _Ref153484430 \h </w:instrText>
            </w:r>
            <w:r w:rsidRPr="007036CE">
              <w:rPr>
                <w:rStyle w:val="af6"/>
              </w:rPr>
              <w:instrText xml:space="preserve"> \* MERGEFORMAT </w:instrText>
            </w:r>
            <w:r w:rsidRPr="007036CE">
              <w:rPr>
                <w:rStyle w:val="af6"/>
              </w:rPr>
            </w:r>
            <w:r w:rsidRPr="007036CE">
              <w:rPr>
                <w:rStyle w:val="af6"/>
              </w:rPr>
              <w:fldChar w:fldCharType="separate"/>
            </w:r>
            <w:r w:rsidR="00BD74E1">
              <w:rPr>
                <w:vertAlign w:val="superscript"/>
              </w:rPr>
              <w:t>5</w:t>
            </w:r>
            <w:r w:rsidRPr="007036CE">
              <w:rPr>
                <w:rStyle w:val="af6"/>
              </w:rPr>
              <w:fldChar w:fldCharType="end"/>
            </w:r>
          </w:p>
        </w:tc>
      </w:tr>
      <w:tr w:rsidR="007E0C8D" w:rsidRPr="007036CE" w14:paraId="3D138CDA" w14:textId="77777777" w:rsidTr="00B0621B">
        <w:tc>
          <w:tcPr>
            <w:tcW w:w="1109" w:type="pct"/>
          </w:tcPr>
          <w:p w14:paraId="4F455F39" w14:textId="77777777" w:rsidR="007E0C8D" w:rsidRPr="007036CE" w:rsidRDefault="007E0C8D" w:rsidP="007E0C8D">
            <w:pPr>
              <w:pStyle w:val="GOSTTablenorm"/>
            </w:pPr>
            <w:r w:rsidRPr="007036CE">
              <w:t>КС_уточненный</w:t>
            </w:r>
          </w:p>
        </w:tc>
        <w:tc>
          <w:tcPr>
            <w:tcW w:w="302" w:type="pct"/>
          </w:tcPr>
          <w:p w14:paraId="3362FA6E" w14:textId="77777777" w:rsidR="007E0C8D" w:rsidRPr="007036CE" w:rsidRDefault="007E0C8D" w:rsidP="007E0C8D">
            <w:pPr>
              <w:pStyle w:val="GOSTTablenorm"/>
            </w:pPr>
            <w:r w:rsidRPr="007036CE">
              <w:t>нет</w:t>
            </w:r>
          </w:p>
        </w:tc>
        <w:tc>
          <w:tcPr>
            <w:tcW w:w="1109" w:type="pct"/>
          </w:tcPr>
          <w:p w14:paraId="772E16F0" w14:textId="77777777" w:rsidR="007E0C8D" w:rsidRPr="007036CE" w:rsidRDefault="007E0C8D" w:rsidP="007E0C8D">
            <w:pPr>
              <w:pStyle w:val="GOSTTablenorm"/>
            </w:pPr>
            <w:r w:rsidRPr="007036CE">
              <w:t>КС уточненный</w:t>
            </w:r>
          </w:p>
        </w:tc>
        <w:tc>
          <w:tcPr>
            <w:tcW w:w="1109" w:type="pct"/>
          </w:tcPr>
          <w:p w14:paraId="3E32F23E" w14:textId="77777777" w:rsidR="007E0C8D" w:rsidRPr="007036CE" w:rsidRDefault="007E0C8D" w:rsidP="007E0C8D">
            <w:pPr>
              <w:pStyle w:val="GOSTTablenorm"/>
            </w:pPr>
            <w:r w:rsidRPr="007036CE">
              <w:t>StmInfrmtn_BnkAcc_Exctr</w:t>
            </w:r>
          </w:p>
        </w:tc>
        <w:tc>
          <w:tcPr>
            <w:tcW w:w="1371" w:type="pct"/>
          </w:tcPr>
          <w:p w14:paraId="43841482" w14:textId="77777777" w:rsidR="007E0C8D" w:rsidRPr="007036CE" w:rsidRDefault="007E0C8D" w:rsidP="007E0C8D">
            <w:pPr>
              <w:pStyle w:val="GOSTTablenorm"/>
            </w:pPr>
          </w:p>
        </w:tc>
      </w:tr>
      <w:tr w:rsidR="007E0C8D" w:rsidRPr="007036CE" w14:paraId="7819F87B" w14:textId="77777777" w:rsidTr="00B0621B">
        <w:tc>
          <w:tcPr>
            <w:tcW w:w="1109" w:type="pct"/>
          </w:tcPr>
          <w:p w14:paraId="320F67EE" w14:textId="77777777" w:rsidR="007E0C8D" w:rsidRPr="007036CE" w:rsidRDefault="007E0C8D" w:rsidP="007E0C8D">
            <w:pPr>
              <w:pStyle w:val="GOSTTablenorm"/>
            </w:pPr>
            <w:r w:rsidRPr="007036CE">
              <w:t>КБК_КС_уточненный</w:t>
            </w:r>
          </w:p>
        </w:tc>
        <w:tc>
          <w:tcPr>
            <w:tcW w:w="302" w:type="pct"/>
          </w:tcPr>
          <w:p w14:paraId="1412DC0C" w14:textId="77777777" w:rsidR="007E0C8D" w:rsidRPr="007036CE" w:rsidRDefault="007E0C8D" w:rsidP="007E0C8D">
            <w:pPr>
              <w:pStyle w:val="GOSTTablenorm"/>
            </w:pPr>
            <w:r w:rsidRPr="007036CE">
              <w:t>да</w:t>
            </w:r>
          </w:p>
        </w:tc>
        <w:tc>
          <w:tcPr>
            <w:tcW w:w="1109" w:type="pct"/>
          </w:tcPr>
          <w:p w14:paraId="32906FE2" w14:textId="77777777" w:rsidR="007E0C8D" w:rsidRPr="007036CE" w:rsidRDefault="007E0C8D" w:rsidP="007E0C8D">
            <w:pPr>
              <w:pStyle w:val="GOSTTablenorm"/>
            </w:pPr>
            <w:r w:rsidRPr="007036CE">
              <w:t>КБК по КС уточненный</w:t>
            </w:r>
          </w:p>
        </w:tc>
        <w:tc>
          <w:tcPr>
            <w:tcW w:w="1109" w:type="pct"/>
          </w:tcPr>
          <w:p w14:paraId="6A20FB6E" w14:textId="77777777" w:rsidR="007E0C8D" w:rsidRPr="007036CE" w:rsidRDefault="007E0C8D" w:rsidP="007E0C8D">
            <w:pPr>
              <w:pStyle w:val="GOSTTablenorm"/>
            </w:pPr>
            <w:r w:rsidRPr="007036CE">
              <w:t>MSC_Bdgt_Cd</w:t>
            </w:r>
          </w:p>
        </w:tc>
        <w:tc>
          <w:tcPr>
            <w:tcW w:w="1371" w:type="pct"/>
          </w:tcPr>
          <w:p w14:paraId="0E5A8BFF" w14:textId="77777777" w:rsidR="007E0C8D" w:rsidRPr="007036CE" w:rsidRDefault="007E0C8D" w:rsidP="007E0C8D">
            <w:pPr>
              <w:pStyle w:val="GOSTTablenorm"/>
            </w:pPr>
            <w:r w:rsidRPr="007036CE">
              <w:t>КБК формируется по маске 10001050201</w:t>
            </w:r>
            <w:r w:rsidRPr="007036CE">
              <w:rPr>
                <w:rStyle w:val="aff2"/>
                <w:rFonts w:eastAsiaTheme="minorEastAsia"/>
                <w:b w:val="0"/>
                <w:bCs w:val="0"/>
              </w:rPr>
              <w:t>ХХ</w:t>
            </w:r>
            <w:r w:rsidRPr="007036CE">
              <w:t>000</w:t>
            </w:r>
            <w:r w:rsidRPr="007036CE">
              <w:rPr>
                <w:rStyle w:val="aff2"/>
                <w:rFonts w:eastAsiaTheme="minorEastAsia"/>
                <w:b w:val="0"/>
                <w:bCs w:val="0"/>
              </w:rPr>
              <w:t>Y</w:t>
            </w:r>
            <w:r w:rsidRPr="007036CE">
              <w:t>510, где:</w:t>
            </w:r>
          </w:p>
          <w:p w14:paraId="42B971BB" w14:textId="77777777" w:rsidR="007E0C8D" w:rsidRPr="007036CE" w:rsidRDefault="007E0C8D" w:rsidP="007E0C8D">
            <w:pPr>
              <w:pStyle w:val="GOSTTableListMark1"/>
            </w:pPr>
            <w:r w:rsidRPr="007036CE">
              <w:rPr>
                <w:rStyle w:val="aff2"/>
                <w:rFonts w:eastAsiaTheme="minorEastAsia"/>
                <w:b w:val="0"/>
                <w:bCs w:val="0"/>
              </w:rPr>
              <w:t>ХХ</w:t>
            </w:r>
            <w:r w:rsidRPr="007036CE">
              <w:t> = код типа бюджета (см. вычисляемый реквизит Тип бюджета);</w:t>
            </w:r>
          </w:p>
          <w:p w14:paraId="5F4CE055" w14:textId="77777777" w:rsidR="007E0C8D" w:rsidRPr="007036CE" w:rsidRDefault="007E0C8D" w:rsidP="007E0C8D">
            <w:pPr>
              <w:pStyle w:val="GOSTTableListMark1"/>
            </w:pPr>
            <w:r w:rsidRPr="007036CE">
              <w:rPr>
                <w:rStyle w:val="aff2"/>
                <w:rFonts w:eastAsiaTheme="minorEastAsia"/>
                <w:b w:val="0"/>
                <w:bCs w:val="0"/>
              </w:rPr>
              <w:t>Y</w:t>
            </w:r>
            <w:r w:rsidRPr="007036CE">
              <w:t> = 2, если тип бюджета = 01 (ФБ), и</w:t>
            </w:r>
          </w:p>
          <w:p w14:paraId="23470F12" w14:textId="77777777" w:rsidR="007E0C8D" w:rsidRPr="007036CE" w:rsidRDefault="007E0C8D" w:rsidP="00FB5374">
            <w:pPr>
              <w:pStyle w:val="GOSTTableListMark1"/>
            </w:pPr>
            <w:r w:rsidRPr="007036CE">
              <w:rPr>
                <w:rStyle w:val="aff2"/>
                <w:rFonts w:eastAsiaTheme="minorEastAsia"/>
                <w:b w:val="0"/>
                <w:bCs w:val="0"/>
              </w:rPr>
              <w:t>Y</w:t>
            </w:r>
            <w:r w:rsidRPr="007036CE">
              <w:t> = 0,</w:t>
            </w:r>
            <w:r w:rsidR="00FB5374" w:rsidRPr="007036CE">
              <w:t xml:space="preserve"> если тип бюджета != 01 (не ФБ)</w:t>
            </w:r>
          </w:p>
        </w:tc>
      </w:tr>
      <w:tr w:rsidR="007E0C8D" w:rsidRPr="007036CE" w14:paraId="510D693F" w14:textId="77777777" w:rsidTr="00B0621B">
        <w:tc>
          <w:tcPr>
            <w:tcW w:w="1109" w:type="pct"/>
          </w:tcPr>
          <w:p w14:paraId="175E89D0" w14:textId="77777777" w:rsidR="007E0C8D" w:rsidRPr="007036CE" w:rsidRDefault="007E0C8D" w:rsidP="007E0C8D">
            <w:pPr>
              <w:pStyle w:val="GOSTTablenorm"/>
            </w:pPr>
            <w:r w:rsidRPr="007036CE">
              <w:t>Тип_КБК_КС_уточненный</w:t>
            </w:r>
          </w:p>
        </w:tc>
        <w:tc>
          <w:tcPr>
            <w:tcW w:w="302" w:type="pct"/>
          </w:tcPr>
          <w:p w14:paraId="20D99F3F" w14:textId="77777777" w:rsidR="007E0C8D" w:rsidRPr="007036CE" w:rsidRDefault="007E0C8D" w:rsidP="007E0C8D">
            <w:pPr>
              <w:pStyle w:val="GOSTTablenorm"/>
            </w:pPr>
            <w:r w:rsidRPr="007036CE">
              <w:t>да</w:t>
            </w:r>
          </w:p>
        </w:tc>
        <w:tc>
          <w:tcPr>
            <w:tcW w:w="1109" w:type="pct"/>
          </w:tcPr>
          <w:p w14:paraId="57BEED95" w14:textId="77777777" w:rsidR="007E0C8D" w:rsidRPr="007036CE" w:rsidRDefault="007E0C8D" w:rsidP="007E0C8D">
            <w:pPr>
              <w:pStyle w:val="GOSTTablenorm"/>
            </w:pPr>
            <w:r w:rsidRPr="007036CE">
              <w:t>Тип КБК уточненный</w:t>
            </w:r>
          </w:p>
        </w:tc>
        <w:tc>
          <w:tcPr>
            <w:tcW w:w="1109" w:type="pct"/>
          </w:tcPr>
          <w:p w14:paraId="52AD41B9" w14:textId="77777777" w:rsidR="007E0C8D" w:rsidRPr="007036CE" w:rsidRDefault="007E0C8D" w:rsidP="007E0C8D">
            <w:pPr>
              <w:pStyle w:val="GOSTTablenorm"/>
            </w:pPr>
          </w:p>
        </w:tc>
        <w:tc>
          <w:tcPr>
            <w:tcW w:w="1371" w:type="pct"/>
          </w:tcPr>
          <w:p w14:paraId="5BBF32D1" w14:textId="77777777" w:rsidR="007E0C8D" w:rsidRPr="007036CE" w:rsidRDefault="007E0C8D" w:rsidP="007E0C8D">
            <w:pPr>
              <w:pStyle w:val="GOSTTablenorm"/>
            </w:pPr>
            <w:r w:rsidRPr="007036CE">
              <w:t xml:space="preserve">Атрибут всегда заполняется значением </w:t>
            </w:r>
            <w:r w:rsidRPr="007036CE">
              <w:lastRenderedPageBreak/>
              <w:t>«31»</w:t>
            </w:r>
          </w:p>
        </w:tc>
      </w:tr>
      <w:tr w:rsidR="007E0C8D" w:rsidRPr="007036CE" w14:paraId="1F6B527E" w14:textId="77777777" w:rsidTr="00B0621B">
        <w:tc>
          <w:tcPr>
            <w:tcW w:w="1109" w:type="pct"/>
          </w:tcPr>
          <w:p w14:paraId="0A8B7041" w14:textId="77777777" w:rsidR="007E0C8D" w:rsidRPr="007036CE" w:rsidRDefault="007E0C8D" w:rsidP="007E0C8D">
            <w:pPr>
              <w:pStyle w:val="GOSTTablenorm"/>
            </w:pPr>
            <w:r w:rsidRPr="007036CE">
              <w:lastRenderedPageBreak/>
              <w:t>Учет_ДО_ЛС</w:t>
            </w:r>
          </w:p>
        </w:tc>
        <w:tc>
          <w:tcPr>
            <w:tcW w:w="302" w:type="pct"/>
          </w:tcPr>
          <w:p w14:paraId="225E2357" w14:textId="77777777" w:rsidR="007E0C8D" w:rsidRPr="007036CE" w:rsidRDefault="00575721" w:rsidP="007E0C8D">
            <w:pPr>
              <w:pStyle w:val="GOSTTablenorm"/>
            </w:pPr>
            <w:r w:rsidRPr="007036CE">
              <w:t>да</w:t>
            </w:r>
          </w:p>
        </w:tc>
        <w:tc>
          <w:tcPr>
            <w:tcW w:w="1109" w:type="pct"/>
          </w:tcPr>
          <w:p w14:paraId="107E7D27" w14:textId="77777777" w:rsidR="007E0C8D" w:rsidRPr="007036CE" w:rsidRDefault="007E0C8D" w:rsidP="007E0C8D">
            <w:pPr>
              <w:pStyle w:val="GOSTTablenorm"/>
            </w:pPr>
            <w:r w:rsidRPr="007036CE">
              <w:t>Признак учета ДО на ЛС уточняемом и/или уточненном</w:t>
            </w:r>
          </w:p>
        </w:tc>
        <w:tc>
          <w:tcPr>
            <w:tcW w:w="1109" w:type="pct"/>
          </w:tcPr>
          <w:p w14:paraId="5F93EBA7" w14:textId="77777777" w:rsidR="007E0C8D" w:rsidRPr="007036CE" w:rsidRDefault="007E0C8D" w:rsidP="007E0C8D">
            <w:pPr>
              <w:pStyle w:val="GOSTTablenorm"/>
            </w:pPr>
            <w:r w:rsidRPr="007036CE">
              <w:t>StmInfrmtn_SIGN_DO_Rec</w:t>
            </w:r>
          </w:p>
        </w:tc>
        <w:tc>
          <w:tcPr>
            <w:tcW w:w="1371" w:type="pct"/>
          </w:tcPr>
          <w:p w14:paraId="48C43F22" w14:textId="77777777" w:rsidR="00C861FD" w:rsidRPr="007036CE" w:rsidRDefault="00C861FD" w:rsidP="00C861FD">
            <w:pPr>
              <w:pStyle w:val="GOSTTablenorm"/>
              <w:rPr>
                <w:szCs w:val="22"/>
              </w:rPr>
            </w:pPr>
            <w:r w:rsidRPr="007036CE">
              <w:rPr>
                <w:szCs w:val="22"/>
              </w:rPr>
              <w:t>Если в теге документа «</w:t>
            </w:r>
            <w:r w:rsidRPr="007036CE">
              <w:rPr>
                <w:szCs w:val="22"/>
                <w:lang w:val="en-US"/>
              </w:rPr>
              <w:t>true</w:t>
            </w:r>
            <w:r w:rsidRPr="007036CE">
              <w:rPr>
                <w:szCs w:val="22"/>
              </w:rPr>
              <w:t>», то значение «1».</w:t>
            </w:r>
          </w:p>
          <w:p w14:paraId="2BB6D08C" w14:textId="77777777" w:rsidR="007E0C8D" w:rsidRPr="007036CE" w:rsidRDefault="00C861FD" w:rsidP="00C861FD">
            <w:pPr>
              <w:pStyle w:val="GOSTTablenorm"/>
            </w:pPr>
            <w:r w:rsidRPr="007036CE">
              <w:rPr>
                <w:szCs w:val="22"/>
              </w:rPr>
              <w:t>Если в теге документа «</w:t>
            </w:r>
            <w:r w:rsidRPr="007036CE">
              <w:rPr>
                <w:szCs w:val="22"/>
                <w:lang w:val="en-US"/>
              </w:rPr>
              <w:t>false</w:t>
            </w:r>
            <w:r w:rsidRPr="007036CE">
              <w:rPr>
                <w:szCs w:val="22"/>
              </w:rPr>
              <w:t>», то значение «0»</w:t>
            </w:r>
          </w:p>
        </w:tc>
      </w:tr>
      <w:tr w:rsidR="007E0C8D" w:rsidRPr="007036CE" w14:paraId="63B33783" w14:textId="77777777" w:rsidTr="00B0621B">
        <w:tc>
          <w:tcPr>
            <w:tcW w:w="1109" w:type="pct"/>
          </w:tcPr>
          <w:p w14:paraId="7348781F" w14:textId="77777777" w:rsidR="007E0C8D" w:rsidRPr="007036CE" w:rsidRDefault="007E0C8D" w:rsidP="007E0C8D">
            <w:pPr>
              <w:pStyle w:val="GOSTTablenorm"/>
            </w:pPr>
            <w:r w:rsidRPr="007036CE">
              <w:t>Учет_ПОФР_ЛС</w:t>
            </w:r>
          </w:p>
        </w:tc>
        <w:tc>
          <w:tcPr>
            <w:tcW w:w="302" w:type="pct"/>
          </w:tcPr>
          <w:p w14:paraId="3E3540FC" w14:textId="77777777" w:rsidR="007E0C8D" w:rsidRPr="007036CE" w:rsidRDefault="00575721" w:rsidP="007E0C8D">
            <w:pPr>
              <w:pStyle w:val="GOSTTablenorm"/>
            </w:pPr>
            <w:r w:rsidRPr="007036CE">
              <w:t>да</w:t>
            </w:r>
          </w:p>
        </w:tc>
        <w:tc>
          <w:tcPr>
            <w:tcW w:w="1109" w:type="pct"/>
          </w:tcPr>
          <w:p w14:paraId="1C0AE9FA" w14:textId="77777777" w:rsidR="007E0C8D" w:rsidRPr="007036CE" w:rsidRDefault="007E0C8D" w:rsidP="007E0C8D">
            <w:pPr>
              <w:pStyle w:val="GOSTTablenorm"/>
            </w:pPr>
            <w:r w:rsidRPr="007036CE">
              <w:t>Признак учета ПОФР на ЛС уточняемом и/или уточненном</w:t>
            </w:r>
          </w:p>
        </w:tc>
        <w:tc>
          <w:tcPr>
            <w:tcW w:w="1109" w:type="pct"/>
          </w:tcPr>
          <w:p w14:paraId="69BEDAE8" w14:textId="77777777" w:rsidR="007E0C8D" w:rsidRPr="007036CE" w:rsidRDefault="007E0C8D" w:rsidP="007E0C8D">
            <w:pPr>
              <w:pStyle w:val="GOSTTablenorm"/>
            </w:pPr>
            <w:r w:rsidRPr="007036CE">
              <w:t>StmInfrmtn_SIGN_POFR_Snd</w:t>
            </w:r>
          </w:p>
        </w:tc>
        <w:tc>
          <w:tcPr>
            <w:tcW w:w="1371" w:type="pct"/>
          </w:tcPr>
          <w:p w14:paraId="59E0F43C" w14:textId="77777777" w:rsidR="00C861FD" w:rsidRPr="007036CE" w:rsidRDefault="00C861FD" w:rsidP="00C861FD">
            <w:pPr>
              <w:pStyle w:val="GOSTTablenorm"/>
              <w:rPr>
                <w:szCs w:val="22"/>
              </w:rPr>
            </w:pPr>
            <w:r w:rsidRPr="007036CE">
              <w:rPr>
                <w:szCs w:val="22"/>
              </w:rPr>
              <w:t>Если в теге документа «</w:t>
            </w:r>
            <w:r w:rsidRPr="007036CE">
              <w:rPr>
                <w:szCs w:val="22"/>
                <w:lang w:val="en-US"/>
              </w:rPr>
              <w:t>true</w:t>
            </w:r>
            <w:r w:rsidRPr="007036CE">
              <w:rPr>
                <w:szCs w:val="22"/>
              </w:rPr>
              <w:t>», то значение «1».</w:t>
            </w:r>
          </w:p>
          <w:p w14:paraId="2606889A" w14:textId="77777777" w:rsidR="007E0C8D" w:rsidRPr="007036CE" w:rsidRDefault="00C861FD" w:rsidP="00C861FD">
            <w:pPr>
              <w:pStyle w:val="GOSTTablenorm"/>
            </w:pPr>
            <w:r w:rsidRPr="007036CE">
              <w:rPr>
                <w:szCs w:val="22"/>
              </w:rPr>
              <w:t>Если в теге документа «</w:t>
            </w:r>
            <w:r w:rsidRPr="007036CE">
              <w:rPr>
                <w:szCs w:val="22"/>
                <w:lang w:val="en-US"/>
              </w:rPr>
              <w:t>false</w:t>
            </w:r>
            <w:r w:rsidRPr="007036CE">
              <w:rPr>
                <w:szCs w:val="22"/>
              </w:rPr>
              <w:t xml:space="preserve">», то значение </w:t>
            </w:r>
            <w:r w:rsidR="00F22736" w:rsidRPr="007036CE">
              <w:rPr>
                <w:szCs w:val="22"/>
              </w:rPr>
              <w:t>«0»</w:t>
            </w:r>
          </w:p>
        </w:tc>
      </w:tr>
      <w:tr w:rsidR="007E0C8D" w:rsidRPr="007036CE" w14:paraId="104A3492" w14:textId="77777777" w:rsidTr="00B0621B">
        <w:tc>
          <w:tcPr>
            <w:tcW w:w="1109" w:type="pct"/>
          </w:tcPr>
          <w:p w14:paraId="6D6585F0" w14:textId="77777777" w:rsidR="007E0C8D" w:rsidRPr="007036CE" w:rsidRDefault="007E0C8D" w:rsidP="007E0C8D">
            <w:pPr>
              <w:pStyle w:val="GOSTTablenorm"/>
            </w:pPr>
            <w:r w:rsidRPr="007036CE">
              <w:t>Период_действия_ПОФР</w:t>
            </w:r>
          </w:p>
        </w:tc>
        <w:tc>
          <w:tcPr>
            <w:tcW w:w="302" w:type="pct"/>
          </w:tcPr>
          <w:p w14:paraId="6AD030DC" w14:textId="77777777" w:rsidR="007E0C8D" w:rsidRPr="007036CE" w:rsidRDefault="007E0C8D" w:rsidP="007E0C8D">
            <w:pPr>
              <w:pStyle w:val="GOSTTablenorm"/>
            </w:pPr>
            <w:r w:rsidRPr="007036CE">
              <w:t>нет</w:t>
            </w:r>
          </w:p>
        </w:tc>
        <w:tc>
          <w:tcPr>
            <w:tcW w:w="1109" w:type="pct"/>
          </w:tcPr>
          <w:p w14:paraId="4FEF5EAF" w14:textId="77777777" w:rsidR="007E0C8D" w:rsidRPr="007036CE" w:rsidRDefault="007E0C8D" w:rsidP="007E0C8D">
            <w:pPr>
              <w:pStyle w:val="GOSTTablenorm"/>
            </w:pPr>
            <w:r w:rsidRPr="007036CE">
              <w:t>Период действия ПОФР уточняемый и/или уточненный</w:t>
            </w:r>
          </w:p>
        </w:tc>
        <w:tc>
          <w:tcPr>
            <w:tcW w:w="1109" w:type="pct"/>
          </w:tcPr>
          <w:p w14:paraId="2D1035AB" w14:textId="77777777" w:rsidR="007E0C8D" w:rsidRPr="007036CE" w:rsidRDefault="007E0C8D" w:rsidP="007E0C8D">
            <w:pPr>
              <w:pStyle w:val="GOSTTablenorm"/>
            </w:pPr>
            <w:r w:rsidRPr="007036CE">
              <w:t>StmInfrmtn_POFRValidit</w:t>
            </w:r>
            <w:r w:rsidRPr="007036CE">
              <w:rPr>
                <w:lang w:val="en-US"/>
              </w:rPr>
              <w:t>ed</w:t>
            </w:r>
          </w:p>
        </w:tc>
        <w:tc>
          <w:tcPr>
            <w:tcW w:w="1371" w:type="pct"/>
          </w:tcPr>
          <w:p w14:paraId="61E7AFA5" w14:textId="77777777" w:rsidR="007E0C8D" w:rsidRPr="007036CE" w:rsidRDefault="007E0C8D" w:rsidP="007E0C8D">
            <w:pPr>
              <w:pStyle w:val="GOSTTablenorm"/>
            </w:pPr>
          </w:p>
        </w:tc>
      </w:tr>
      <w:tr w:rsidR="007E0C8D" w:rsidRPr="007036CE" w14:paraId="7F656E32" w14:textId="77777777" w:rsidTr="00B0621B">
        <w:tc>
          <w:tcPr>
            <w:tcW w:w="1109" w:type="pct"/>
          </w:tcPr>
          <w:p w14:paraId="09CF8089" w14:textId="77777777" w:rsidR="007E0C8D" w:rsidRPr="007036CE" w:rsidRDefault="007E0C8D" w:rsidP="007E0C8D">
            <w:pPr>
              <w:pStyle w:val="GOSTTablenorm"/>
            </w:pPr>
            <w:r w:rsidRPr="007036CE">
              <w:t>КБК_ПОФР</w:t>
            </w:r>
          </w:p>
        </w:tc>
        <w:tc>
          <w:tcPr>
            <w:tcW w:w="302" w:type="pct"/>
          </w:tcPr>
          <w:p w14:paraId="7882C3C9" w14:textId="77777777" w:rsidR="007E0C8D" w:rsidRPr="007036CE" w:rsidRDefault="007E0C8D" w:rsidP="007E0C8D">
            <w:pPr>
              <w:pStyle w:val="GOSTTablenorm"/>
            </w:pPr>
            <w:r w:rsidRPr="007036CE">
              <w:t>нет</w:t>
            </w:r>
          </w:p>
        </w:tc>
        <w:tc>
          <w:tcPr>
            <w:tcW w:w="1109" w:type="pct"/>
          </w:tcPr>
          <w:p w14:paraId="4B9DE2D1" w14:textId="77777777" w:rsidR="007E0C8D" w:rsidRPr="007036CE" w:rsidRDefault="007E0C8D" w:rsidP="007E0C8D">
            <w:pPr>
              <w:pStyle w:val="GOSTTablenorm"/>
            </w:pPr>
            <w:r w:rsidRPr="007036CE">
              <w:t>КБК для контроля остатка ПОФР уточняемый и/или уточненный</w:t>
            </w:r>
          </w:p>
        </w:tc>
        <w:tc>
          <w:tcPr>
            <w:tcW w:w="1109" w:type="pct"/>
          </w:tcPr>
          <w:p w14:paraId="03133BE1" w14:textId="77777777" w:rsidR="007E0C8D" w:rsidRPr="007036CE" w:rsidRDefault="007E0C8D" w:rsidP="007E0C8D">
            <w:pPr>
              <w:pStyle w:val="GOSTTablenorm"/>
            </w:pPr>
            <w:r w:rsidRPr="007036CE">
              <w:t>StmInfrmtn_KBKCtrlBalancePOFRRec</w:t>
            </w:r>
          </w:p>
        </w:tc>
        <w:tc>
          <w:tcPr>
            <w:tcW w:w="1371" w:type="pct"/>
          </w:tcPr>
          <w:p w14:paraId="13ECD2F3" w14:textId="77777777" w:rsidR="007E0C8D" w:rsidRPr="007036CE" w:rsidRDefault="007E0C8D" w:rsidP="007E0C8D">
            <w:pPr>
              <w:pStyle w:val="GOSTTablenorm"/>
            </w:pPr>
          </w:p>
        </w:tc>
      </w:tr>
      <w:tr w:rsidR="007E0C8D" w:rsidRPr="007036CE" w14:paraId="581D3510" w14:textId="77777777" w:rsidTr="00B0621B">
        <w:tc>
          <w:tcPr>
            <w:tcW w:w="1109" w:type="pct"/>
          </w:tcPr>
          <w:p w14:paraId="714174AA" w14:textId="77777777" w:rsidR="007E0C8D" w:rsidRPr="007036CE" w:rsidRDefault="007E0C8D" w:rsidP="007E0C8D">
            <w:pPr>
              <w:pStyle w:val="GOSTTablenorm"/>
            </w:pPr>
            <w:r w:rsidRPr="007036CE">
              <w:t>Номер_строки_уточняемой</w:t>
            </w:r>
          </w:p>
        </w:tc>
        <w:tc>
          <w:tcPr>
            <w:tcW w:w="302" w:type="pct"/>
          </w:tcPr>
          <w:p w14:paraId="77258B60" w14:textId="77777777" w:rsidR="007E0C8D" w:rsidRPr="007036CE" w:rsidRDefault="007E0C8D" w:rsidP="007E0C8D">
            <w:pPr>
              <w:pStyle w:val="GOSTTablenorm"/>
            </w:pPr>
            <w:r w:rsidRPr="007036CE">
              <w:t>нет</w:t>
            </w:r>
          </w:p>
        </w:tc>
        <w:tc>
          <w:tcPr>
            <w:tcW w:w="1109" w:type="pct"/>
          </w:tcPr>
          <w:p w14:paraId="7660D82F" w14:textId="77777777" w:rsidR="007E0C8D" w:rsidRPr="007036CE" w:rsidRDefault="007E0C8D" w:rsidP="007E0C8D">
            <w:pPr>
              <w:pStyle w:val="GOSTTablenorm"/>
            </w:pPr>
            <w:r w:rsidRPr="007036CE">
              <w:t>Номер строки уточняемой</w:t>
            </w:r>
          </w:p>
        </w:tc>
        <w:tc>
          <w:tcPr>
            <w:tcW w:w="1109" w:type="pct"/>
          </w:tcPr>
          <w:p w14:paraId="7C527C14" w14:textId="77777777" w:rsidR="007E0C8D" w:rsidRPr="007036CE" w:rsidRDefault="007E0C8D" w:rsidP="007E0C8D">
            <w:pPr>
              <w:pStyle w:val="GOSTTablenorm"/>
            </w:pPr>
            <w:r w:rsidRPr="007036CE">
              <w:t>UFPP:RcrdNm</w:t>
            </w:r>
          </w:p>
        </w:tc>
        <w:tc>
          <w:tcPr>
            <w:tcW w:w="1371" w:type="pct"/>
          </w:tcPr>
          <w:p w14:paraId="036F18F6" w14:textId="77777777" w:rsidR="007E0C8D" w:rsidRPr="007036CE" w:rsidRDefault="007E0C8D" w:rsidP="007E0C8D">
            <w:pPr>
              <w:pStyle w:val="GOSTTablenorm"/>
            </w:pPr>
          </w:p>
        </w:tc>
      </w:tr>
      <w:tr w:rsidR="007E0C8D" w:rsidRPr="007036CE" w14:paraId="0E4336A9" w14:textId="77777777" w:rsidTr="00B0621B">
        <w:tc>
          <w:tcPr>
            <w:tcW w:w="1109" w:type="pct"/>
          </w:tcPr>
          <w:p w14:paraId="73897A48" w14:textId="77777777" w:rsidR="007E0C8D" w:rsidRPr="007036CE" w:rsidRDefault="007E0C8D" w:rsidP="007E0C8D">
            <w:pPr>
              <w:pStyle w:val="GOSTTablenorm"/>
            </w:pPr>
            <w:r w:rsidRPr="007036CE">
              <w:t>Номер_строки_уточняющей</w:t>
            </w:r>
          </w:p>
        </w:tc>
        <w:tc>
          <w:tcPr>
            <w:tcW w:w="302" w:type="pct"/>
          </w:tcPr>
          <w:p w14:paraId="7C250354" w14:textId="77777777" w:rsidR="007E0C8D" w:rsidRPr="007036CE" w:rsidRDefault="007E0C8D" w:rsidP="007E0C8D">
            <w:pPr>
              <w:pStyle w:val="GOSTTablenorm"/>
            </w:pPr>
            <w:r w:rsidRPr="007036CE">
              <w:t>нет</w:t>
            </w:r>
          </w:p>
        </w:tc>
        <w:tc>
          <w:tcPr>
            <w:tcW w:w="1109" w:type="pct"/>
          </w:tcPr>
          <w:p w14:paraId="32FDB25D" w14:textId="77777777" w:rsidR="007E0C8D" w:rsidRPr="007036CE" w:rsidRDefault="007E0C8D" w:rsidP="007E0C8D">
            <w:pPr>
              <w:pStyle w:val="GOSTTablenorm"/>
            </w:pPr>
            <w:r w:rsidRPr="007036CE">
              <w:t>Номер строки уточняющей</w:t>
            </w:r>
          </w:p>
        </w:tc>
        <w:tc>
          <w:tcPr>
            <w:tcW w:w="1109" w:type="pct"/>
          </w:tcPr>
          <w:p w14:paraId="49B07592" w14:textId="77777777" w:rsidR="007E0C8D" w:rsidRPr="007036CE" w:rsidRDefault="007E0C8D" w:rsidP="007E0C8D">
            <w:pPr>
              <w:pStyle w:val="GOSTTablenorm"/>
            </w:pPr>
            <w:r w:rsidRPr="007036CE">
              <w:t>UFPP_N:RcrdNmNw</w:t>
            </w:r>
          </w:p>
        </w:tc>
        <w:tc>
          <w:tcPr>
            <w:tcW w:w="1371" w:type="pct"/>
          </w:tcPr>
          <w:p w14:paraId="119B4F70" w14:textId="77777777" w:rsidR="007E0C8D" w:rsidRPr="007036CE" w:rsidRDefault="007E0C8D" w:rsidP="007E0C8D">
            <w:pPr>
              <w:pStyle w:val="GOSTTablenorm"/>
            </w:pPr>
          </w:p>
        </w:tc>
      </w:tr>
      <w:tr w:rsidR="007E0C8D" w:rsidRPr="007036CE" w14:paraId="33A1D2CB" w14:textId="77777777" w:rsidTr="00B0621B">
        <w:tc>
          <w:tcPr>
            <w:tcW w:w="1109" w:type="pct"/>
          </w:tcPr>
          <w:p w14:paraId="4394A2FF" w14:textId="77777777" w:rsidR="007E0C8D" w:rsidRPr="007036CE" w:rsidRDefault="007E0C8D" w:rsidP="007E0C8D">
            <w:pPr>
              <w:pStyle w:val="GOSTTablenorm"/>
            </w:pPr>
            <w:r w:rsidRPr="007036CE">
              <w:t>Тип_уточняемой_операции</w:t>
            </w:r>
          </w:p>
        </w:tc>
        <w:tc>
          <w:tcPr>
            <w:tcW w:w="302" w:type="pct"/>
          </w:tcPr>
          <w:p w14:paraId="383DF3EB" w14:textId="77777777" w:rsidR="007E0C8D" w:rsidRPr="007036CE" w:rsidRDefault="007E0C8D" w:rsidP="007E0C8D">
            <w:pPr>
              <w:pStyle w:val="GOSTTablenorm"/>
            </w:pPr>
            <w:r w:rsidRPr="007036CE">
              <w:t>нет</w:t>
            </w:r>
          </w:p>
        </w:tc>
        <w:tc>
          <w:tcPr>
            <w:tcW w:w="1109" w:type="pct"/>
          </w:tcPr>
          <w:p w14:paraId="3BC34BB3" w14:textId="77777777" w:rsidR="007E0C8D" w:rsidRPr="007036CE" w:rsidRDefault="007E0C8D" w:rsidP="007E0C8D">
            <w:pPr>
              <w:pStyle w:val="GOSTTablenorm"/>
            </w:pPr>
            <w:r w:rsidRPr="007036CE">
              <w:t>Тип уточняемой операции (по строке документа)</w:t>
            </w:r>
          </w:p>
        </w:tc>
        <w:tc>
          <w:tcPr>
            <w:tcW w:w="1109" w:type="pct"/>
          </w:tcPr>
          <w:p w14:paraId="4E3BD6E3" w14:textId="77777777" w:rsidR="007E0C8D" w:rsidRPr="007036CE" w:rsidRDefault="007E0C8D" w:rsidP="007E0C8D">
            <w:pPr>
              <w:pStyle w:val="GOSTTablenorm"/>
            </w:pPr>
            <w:r w:rsidRPr="007036CE">
              <w:t>UFPP:OprTp</w:t>
            </w:r>
          </w:p>
        </w:tc>
        <w:tc>
          <w:tcPr>
            <w:tcW w:w="1371" w:type="pct"/>
          </w:tcPr>
          <w:p w14:paraId="68AF9988" w14:textId="77777777" w:rsidR="007E0C8D" w:rsidRPr="007036CE" w:rsidRDefault="007E0C8D" w:rsidP="007E0C8D">
            <w:pPr>
              <w:pStyle w:val="GOSTTablenorm"/>
            </w:pPr>
          </w:p>
        </w:tc>
      </w:tr>
      <w:tr w:rsidR="007E0C8D" w:rsidRPr="007036CE" w14:paraId="6D5013A6" w14:textId="77777777" w:rsidTr="00B0621B">
        <w:tc>
          <w:tcPr>
            <w:tcW w:w="1109" w:type="pct"/>
          </w:tcPr>
          <w:p w14:paraId="62208E29" w14:textId="77777777" w:rsidR="007E0C8D" w:rsidRPr="007036CE" w:rsidRDefault="007E0C8D" w:rsidP="007E0C8D">
            <w:pPr>
              <w:pStyle w:val="GOSTTablenorm"/>
            </w:pPr>
            <w:r w:rsidRPr="007036CE">
              <w:t>Номер_ЛС_уточняемый</w:t>
            </w:r>
          </w:p>
        </w:tc>
        <w:tc>
          <w:tcPr>
            <w:tcW w:w="302" w:type="pct"/>
          </w:tcPr>
          <w:p w14:paraId="15FAA1A0" w14:textId="77777777" w:rsidR="007E0C8D" w:rsidRPr="007036CE" w:rsidRDefault="007E0C8D" w:rsidP="007E0C8D">
            <w:pPr>
              <w:pStyle w:val="GOSTTablenorm"/>
            </w:pPr>
            <w:r w:rsidRPr="007036CE">
              <w:t>нет</w:t>
            </w:r>
          </w:p>
        </w:tc>
        <w:tc>
          <w:tcPr>
            <w:tcW w:w="1109" w:type="pct"/>
          </w:tcPr>
          <w:p w14:paraId="4B172BB9" w14:textId="77777777" w:rsidR="007E0C8D" w:rsidRPr="007036CE" w:rsidRDefault="007E0C8D" w:rsidP="007E0C8D">
            <w:pPr>
              <w:pStyle w:val="GOSTTablenorm"/>
            </w:pPr>
            <w:r w:rsidRPr="007036CE">
              <w:t>Номер лицевого счета уточняемый (по строке документа)</w:t>
            </w:r>
          </w:p>
        </w:tc>
        <w:tc>
          <w:tcPr>
            <w:tcW w:w="1109" w:type="pct"/>
          </w:tcPr>
          <w:p w14:paraId="52F545AD" w14:textId="77777777" w:rsidR="007E0C8D" w:rsidRPr="007036CE" w:rsidRDefault="007E0C8D" w:rsidP="007E0C8D">
            <w:pPr>
              <w:pStyle w:val="GOSTTablenorm"/>
            </w:pPr>
            <w:r w:rsidRPr="007036CE">
              <w:t>UFPP:AcntNm</w:t>
            </w:r>
          </w:p>
        </w:tc>
        <w:tc>
          <w:tcPr>
            <w:tcW w:w="1371" w:type="pct"/>
          </w:tcPr>
          <w:p w14:paraId="267EE626" w14:textId="77777777" w:rsidR="007E0C8D" w:rsidRPr="007036CE" w:rsidRDefault="007E0C8D" w:rsidP="007E0C8D">
            <w:pPr>
              <w:pStyle w:val="GOSTTablenorm"/>
            </w:pPr>
          </w:p>
        </w:tc>
      </w:tr>
      <w:tr w:rsidR="007E0C8D" w:rsidRPr="00B74B57" w14:paraId="52FA3BBD" w14:textId="77777777" w:rsidTr="00B0621B">
        <w:tc>
          <w:tcPr>
            <w:tcW w:w="1109" w:type="pct"/>
          </w:tcPr>
          <w:p w14:paraId="340EAAF6" w14:textId="77777777" w:rsidR="007E0C8D" w:rsidRPr="007036CE" w:rsidRDefault="007E0C8D" w:rsidP="007E0C8D">
            <w:pPr>
              <w:pStyle w:val="GOSTTablenorm"/>
            </w:pPr>
            <w:r w:rsidRPr="007036CE">
              <w:t>Номер_ЛС_уточненный</w:t>
            </w:r>
          </w:p>
        </w:tc>
        <w:tc>
          <w:tcPr>
            <w:tcW w:w="302" w:type="pct"/>
          </w:tcPr>
          <w:p w14:paraId="31C16953" w14:textId="77777777" w:rsidR="007E0C8D" w:rsidRPr="007036CE" w:rsidRDefault="007E0C8D" w:rsidP="007E0C8D">
            <w:pPr>
              <w:pStyle w:val="GOSTTablenorm"/>
            </w:pPr>
            <w:r w:rsidRPr="007036CE">
              <w:t>нет</w:t>
            </w:r>
          </w:p>
        </w:tc>
        <w:tc>
          <w:tcPr>
            <w:tcW w:w="1109" w:type="pct"/>
          </w:tcPr>
          <w:p w14:paraId="63F25357" w14:textId="77777777" w:rsidR="007E0C8D" w:rsidRPr="007036CE" w:rsidRDefault="007E0C8D" w:rsidP="007E0C8D">
            <w:pPr>
              <w:pStyle w:val="GOSTTablenorm"/>
            </w:pPr>
            <w:r w:rsidRPr="007036CE">
              <w:t>Номер лицевого счета уточненный (по строке документа)</w:t>
            </w:r>
          </w:p>
        </w:tc>
        <w:tc>
          <w:tcPr>
            <w:tcW w:w="1109" w:type="pct"/>
          </w:tcPr>
          <w:p w14:paraId="627427AA" w14:textId="77777777" w:rsidR="007E0C8D" w:rsidRPr="007036CE" w:rsidRDefault="007E0C8D" w:rsidP="007E0C8D">
            <w:pPr>
              <w:pStyle w:val="GOSTTablenorm"/>
              <w:rPr>
                <w:lang w:val="en-US"/>
              </w:rPr>
            </w:pPr>
            <w:r w:rsidRPr="007036CE">
              <w:rPr>
                <w:lang w:val="en-US"/>
              </w:rPr>
              <w:t>UFPP_N:REC_ACCOUNTNUM_TECH</w:t>
            </w:r>
          </w:p>
        </w:tc>
        <w:tc>
          <w:tcPr>
            <w:tcW w:w="1371" w:type="pct"/>
          </w:tcPr>
          <w:p w14:paraId="1D2296A7" w14:textId="77777777" w:rsidR="007E0C8D" w:rsidRPr="007036CE" w:rsidRDefault="007E0C8D" w:rsidP="007E0C8D">
            <w:pPr>
              <w:pStyle w:val="GOSTTablenorm"/>
              <w:rPr>
                <w:lang w:val="en-US"/>
              </w:rPr>
            </w:pPr>
          </w:p>
        </w:tc>
      </w:tr>
      <w:tr w:rsidR="007E0C8D" w:rsidRPr="007036CE" w14:paraId="50B6D762" w14:textId="77777777" w:rsidTr="00B0621B">
        <w:tc>
          <w:tcPr>
            <w:tcW w:w="1109" w:type="pct"/>
          </w:tcPr>
          <w:p w14:paraId="64D2AEE7" w14:textId="77777777" w:rsidR="007E0C8D" w:rsidRPr="007036CE" w:rsidRDefault="007E0C8D" w:rsidP="007E0C8D">
            <w:pPr>
              <w:pStyle w:val="GOSTTablenorm"/>
            </w:pPr>
            <w:r w:rsidRPr="007036CE">
              <w:t>КБК_уточняемый</w:t>
            </w:r>
          </w:p>
        </w:tc>
        <w:tc>
          <w:tcPr>
            <w:tcW w:w="302" w:type="pct"/>
          </w:tcPr>
          <w:p w14:paraId="018CCDAE" w14:textId="77777777" w:rsidR="007E0C8D" w:rsidRPr="007036CE" w:rsidRDefault="007E0C8D" w:rsidP="007E0C8D">
            <w:pPr>
              <w:pStyle w:val="GOSTTablenorm"/>
            </w:pPr>
            <w:r w:rsidRPr="007036CE">
              <w:t>нет</w:t>
            </w:r>
          </w:p>
        </w:tc>
        <w:tc>
          <w:tcPr>
            <w:tcW w:w="1109" w:type="pct"/>
          </w:tcPr>
          <w:p w14:paraId="11BB460F" w14:textId="77777777" w:rsidR="007E0C8D" w:rsidRPr="007036CE" w:rsidRDefault="007E0C8D" w:rsidP="007E0C8D">
            <w:pPr>
              <w:pStyle w:val="GOSTTablenorm"/>
            </w:pPr>
            <w:r w:rsidRPr="007036CE">
              <w:t>КБК уточняемый (по строке документа)</w:t>
            </w:r>
          </w:p>
        </w:tc>
        <w:tc>
          <w:tcPr>
            <w:tcW w:w="1109" w:type="pct"/>
          </w:tcPr>
          <w:p w14:paraId="587B699E" w14:textId="77777777" w:rsidR="007E0C8D" w:rsidRPr="007036CE" w:rsidRDefault="007E0C8D" w:rsidP="007E0C8D">
            <w:pPr>
              <w:pStyle w:val="GOSTTablenorm"/>
            </w:pPr>
            <w:r w:rsidRPr="007036CE">
              <w:t>UFPP:MSC_KBK_KBK</w:t>
            </w:r>
          </w:p>
        </w:tc>
        <w:tc>
          <w:tcPr>
            <w:tcW w:w="1371" w:type="pct"/>
          </w:tcPr>
          <w:p w14:paraId="118FB246" w14:textId="77777777" w:rsidR="007E0C8D" w:rsidRPr="007036CE" w:rsidRDefault="007E0C8D" w:rsidP="007E0C8D">
            <w:pPr>
              <w:pStyle w:val="GOSTTablenorm"/>
            </w:pPr>
          </w:p>
        </w:tc>
      </w:tr>
      <w:tr w:rsidR="007E0C8D" w:rsidRPr="00B74B57" w14:paraId="2143A1B8" w14:textId="77777777" w:rsidTr="00B0621B">
        <w:tc>
          <w:tcPr>
            <w:tcW w:w="1109" w:type="pct"/>
          </w:tcPr>
          <w:p w14:paraId="1171AE09" w14:textId="77777777" w:rsidR="007E0C8D" w:rsidRPr="007036CE" w:rsidRDefault="007E0C8D" w:rsidP="007E0C8D">
            <w:pPr>
              <w:pStyle w:val="GOSTTablenorm"/>
            </w:pPr>
            <w:r w:rsidRPr="007036CE">
              <w:t>КБК_уточненный</w:t>
            </w:r>
          </w:p>
        </w:tc>
        <w:tc>
          <w:tcPr>
            <w:tcW w:w="302" w:type="pct"/>
          </w:tcPr>
          <w:p w14:paraId="512E442B" w14:textId="77777777" w:rsidR="007E0C8D" w:rsidRPr="007036CE" w:rsidRDefault="007E0C8D" w:rsidP="007E0C8D">
            <w:pPr>
              <w:pStyle w:val="GOSTTablenorm"/>
            </w:pPr>
            <w:r w:rsidRPr="007036CE">
              <w:t>нет</w:t>
            </w:r>
          </w:p>
        </w:tc>
        <w:tc>
          <w:tcPr>
            <w:tcW w:w="1109" w:type="pct"/>
          </w:tcPr>
          <w:p w14:paraId="76FA0899" w14:textId="77777777" w:rsidR="007E0C8D" w:rsidRPr="007036CE" w:rsidRDefault="007E0C8D" w:rsidP="007E0C8D">
            <w:pPr>
              <w:pStyle w:val="GOSTTablenorm"/>
            </w:pPr>
            <w:r w:rsidRPr="007036CE">
              <w:t>КБК уточненный (по строке доку</w:t>
            </w:r>
            <w:r w:rsidRPr="007036CE">
              <w:lastRenderedPageBreak/>
              <w:t>мента)</w:t>
            </w:r>
          </w:p>
        </w:tc>
        <w:tc>
          <w:tcPr>
            <w:tcW w:w="1109" w:type="pct"/>
          </w:tcPr>
          <w:p w14:paraId="7128D3C2" w14:textId="77777777" w:rsidR="007E0C8D" w:rsidRPr="007036CE" w:rsidRDefault="007E0C8D" w:rsidP="007E0C8D">
            <w:pPr>
              <w:pStyle w:val="GOSTTablenorm"/>
              <w:rPr>
                <w:lang w:val="en-US"/>
              </w:rPr>
            </w:pPr>
            <w:r w:rsidRPr="007036CE">
              <w:rPr>
                <w:lang w:val="en-US"/>
              </w:rPr>
              <w:lastRenderedPageBreak/>
              <w:t>UFPP_N:MSC_KBKNw_KBK</w:t>
            </w:r>
          </w:p>
        </w:tc>
        <w:tc>
          <w:tcPr>
            <w:tcW w:w="1371" w:type="pct"/>
          </w:tcPr>
          <w:p w14:paraId="4650B52F" w14:textId="77777777" w:rsidR="007E0C8D" w:rsidRPr="007036CE" w:rsidRDefault="007E0C8D" w:rsidP="007E0C8D">
            <w:pPr>
              <w:pStyle w:val="GOSTTablenorm"/>
              <w:rPr>
                <w:lang w:val="en-US"/>
              </w:rPr>
            </w:pPr>
          </w:p>
        </w:tc>
      </w:tr>
      <w:tr w:rsidR="007E0C8D" w:rsidRPr="007036CE" w14:paraId="20445373" w14:textId="77777777" w:rsidTr="00B0621B">
        <w:tc>
          <w:tcPr>
            <w:tcW w:w="1109" w:type="pct"/>
          </w:tcPr>
          <w:p w14:paraId="3A9FDAEC" w14:textId="77777777" w:rsidR="007E0C8D" w:rsidRPr="007036CE" w:rsidRDefault="007E0C8D" w:rsidP="007E0C8D">
            <w:pPr>
              <w:pStyle w:val="GOSTTablenorm"/>
            </w:pPr>
            <w:r w:rsidRPr="007036CE">
              <w:t>Тип_КБК_уточняемый</w:t>
            </w:r>
          </w:p>
        </w:tc>
        <w:tc>
          <w:tcPr>
            <w:tcW w:w="302" w:type="pct"/>
          </w:tcPr>
          <w:p w14:paraId="219E69BA" w14:textId="77777777" w:rsidR="007E0C8D" w:rsidRPr="007036CE" w:rsidRDefault="007E0C8D" w:rsidP="007E0C8D">
            <w:pPr>
              <w:pStyle w:val="GOSTTablenorm"/>
            </w:pPr>
            <w:r w:rsidRPr="007036CE">
              <w:t>нет</w:t>
            </w:r>
          </w:p>
        </w:tc>
        <w:tc>
          <w:tcPr>
            <w:tcW w:w="1109" w:type="pct"/>
          </w:tcPr>
          <w:p w14:paraId="554ABDD1" w14:textId="77777777" w:rsidR="007E0C8D" w:rsidRPr="007036CE" w:rsidRDefault="007E0C8D" w:rsidP="007E0C8D">
            <w:pPr>
              <w:pStyle w:val="GOSTTablenorm"/>
            </w:pPr>
            <w:r w:rsidRPr="007036CE">
              <w:t>Тип КБК уточняемый (по строке документа)</w:t>
            </w:r>
          </w:p>
        </w:tc>
        <w:tc>
          <w:tcPr>
            <w:tcW w:w="1109" w:type="pct"/>
          </w:tcPr>
          <w:p w14:paraId="2F60CC13" w14:textId="77777777" w:rsidR="007E0C8D" w:rsidRPr="007036CE" w:rsidRDefault="007E0C8D" w:rsidP="007E0C8D">
            <w:pPr>
              <w:pStyle w:val="GOSTTablenorm"/>
            </w:pPr>
            <w:r w:rsidRPr="007036CE">
              <w:t>UFPP:MSC_KBK_BKTp</w:t>
            </w:r>
          </w:p>
        </w:tc>
        <w:tc>
          <w:tcPr>
            <w:tcW w:w="1371" w:type="pct"/>
          </w:tcPr>
          <w:p w14:paraId="2F81C3E1" w14:textId="77777777" w:rsidR="007E0C8D" w:rsidRPr="007036CE" w:rsidRDefault="007E0C8D" w:rsidP="007E0C8D">
            <w:pPr>
              <w:pStyle w:val="GOSTTablenorm"/>
            </w:pPr>
          </w:p>
        </w:tc>
      </w:tr>
      <w:tr w:rsidR="007E0C8D" w:rsidRPr="00B74B57" w14:paraId="1ACE236C" w14:textId="77777777" w:rsidTr="00B0621B">
        <w:tc>
          <w:tcPr>
            <w:tcW w:w="1109" w:type="pct"/>
          </w:tcPr>
          <w:p w14:paraId="78422BE7" w14:textId="77777777" w:rsidR="007E0C8D" w:rsidRPr="007036CE" w:rsidRDefault="007E0C8D" w:rsidP="007E0C8D">
            <w:pPr>
              <w:pStyle w:val="GOSTTablenorm"/>
            </w:pPr>
            <w:r w:rsidRPr="007036CE">
              <w:t>Тип_КБК_уточненный</w:t>
            </w:r>
          </w:p>
        </w:tc>
        <w:tc>
          <w:tcPr>
            <w:tcW w:w="302" w:type="pct"/>
          </w:tcPr>
          <w:p w14:paraId="1D9B47EA" w14:textId="77777777" w:rsidR="007E0C8D" w:rsidRPr="007036CE" w:rsidRDefault="007E0C8D" w:rsidP="007E0C8D">
            <w:pPr>
              <w:pStyle w:val="GOSTTablenorm"/>
            </w:pPr>
            <w:r w:rsidRPr="007036CE">
              <w:t>нет</w:t>
            </w:r>
          </w:p>
        </w:tc>
        <w:tc>
          <w:tcPr>
            <w:tcW w:w="1109" w:type="pct"/>
          </w:tcPr>
          <w:p w14:paraId="69228D62" w14:textId="77777777" w:rsidR="007E0C8D" w:rsidRPr="007036CE" w:rsidRDefault="007E0C8D" w:rsidP="007E0C8D">
            <w:pPr>
              <w:pStyle w:val="GOSTTablenorm"/>
            </w:pPr>
            <w:r w:rsidRPr="007036CE">
              <w:t>Тип КБК уточненный (по строке документа)</w:t>
            </w:r>
          </w:p>
        </w:tc>
        <w:tc>
          <w:tcPr>
            <w:tcW w:w="1109" w:type="pct"/>
          </w:tcPr>
          <w:p w14:paraId="6D96DD56" w14:textId="77777777" w:rsidR="007E0C8D" w:rsidRPr="007036CE" w:rsidRDefault="007E0C8D" w:rsidP="007E0C8D">
            <w:pPr>
              <w:pStyle w:val="GOSTTablenorm"/>
              <w:rPr>
                <w:lang w:val="en-US"/>
              </w:rPr>
            </w:pPr>
            <w:r w:rsidRPr="007036CE">
              <w:rPr>
                <w:lang w:val="en-US"/>
              </w:rPr>
              <w:t>UFPP_N:MSC_KBKNw_BKTp</w:t>
            </w:r>
          </w:p>
        </w:tc>
        <w:tc>
          <w:tcPr>
            <w:tcW w:w="1371" w:type="pct"/>
          </w:tcPr>
          <w:p w14:paraId="4FB62C4B" w14:textId="77777777" w:rsidR="007E0C8D" w:rsidRPr="007036CE" w:rsidRDefault="007E0C8D" w:rsidP="007E0C8D">
            <w:pPr>
              <w:pStyle w:val="GOSTTablenorm"/>
              <w:rPr>
                <w:lang w:val="en-US"/>
              </w:rPr>
            </w:pPr>
          </w:p>
        </w:tc>
      </w:tr>
      <w:tr w:rsidR="007E0C8D" w:rsidRPr="007036CE" w14:paraId="7EE07702" w14:textId="77777777" w:rsidTr="00B0621B">
        <w:tc>
          <w:tcPr>
            <w:tcW w:w="1109" w:type="pct"/>
          </w:tcPr>
          <w:p w14:paraId="7131A878" w14:textId="77777777" w:rsidR="007E0C8D" w:rsidRPr="007036CE" w:rsidRDefault="007E0C8D" w:rsidP="007E0C8D">
            <w:pPr>
              <w:pStyle w:val="GOSTTablenorm"/>
            </w:pPr>
            <w:r w:rsidRPr="007036CE">
              <w:t>Вид_КБК_уточняемый</w:t>
            </w:r>
          </w:p>
        </w:tc>
        <w:tc>
          <w:tcPr>
            <w:tcW w:w="302" w:type="pct"/>
          </w:tcPr>
          <w:p w14:paraId="1918F351" w14:textId="77777777" w:rsidR="007E0C8D" w:rsidRPr="007036CE" w:rsidRDefault="007E0C8D" w:rsidP="007E0C8D">
            <w:pPr>
              <w:pStyle w:val="GOSTTablenorm"/>
            </w:pPr>
            <w:r w:rsidRPr="007036CE">
              <w:t>нет</w:t>
            </w:r>
          </w:p>
        </w:tc>
        <w:tc>
          <w:tcPr>
            <w:tcW w:w="1109" w:type="pct"/>
          </w:tcPr>
          <w:p w14:paraId="6D3B174E" w14:textId="77777777" w:rsidR="007E0C8D" w:rsidRPr="007036CE" w:rsidRDefault="007E0C8D" w:rsidP="007E0C8D">
            <w:pPr>
              <w:pStyle w:val="GOSTTablenorm"/>
            </w:pPr>
            <w:r w:rsidRPr="007036CE">
              <w:t>Вид КБК уточняемый (по строке документа)</w:t>
            </w:r>
          </w:p>
        </w:tc>
        <w:tc>
          <w:tcPr>
            <w:tcW w:w="1109" w:type="pct"/>
          </w:tcPr>
          <w:p w14:paraId="0EFA03F9" w14:textId="77777777" w:rsidR="007E0C8D" w:rsidRPr="007036CE" w:rsidRDefault="007E0C8D" w:rsidP="007E0C8D">
            <w:pPr>
              <w:pStyle w:val="GOSTTablenorm"/>
            </w:pPr>
            <w:r w:rsidRPr="007036CE">
              <w:t>UFPP:TypeKBK</w:t>
            </w:r>
          </w:p>
        </w:tc>
        <w:tc>
          <w:tcPr>
            <w:tcW w:w="1371" w:type="pct"/>
          </w:tcPr>
          <w:p w14:paraId="28772C05" w14:textId="77777777" w:rsidR="007E0C8D" w:rsidRPr="007036CE" w:rsidRDefault="007E0C8D" w:rsidP="007E0C8D">
            <w:pPr>
              <w:pStyle w:val="GOSTTablenorm"/>
            </w:pPr>
          </w:p>
        </w:tc>
      </w:tr>
      <w:tr w:rsidR="007E0C8D" w:rsidRPr="007036CE" w14:paraId="0C1BFDDA" w14:textId="77777777" w:rsidTr="00B0621B">
        <w:tc>
          <w:tcPr>
            <w:tcW w:w="1109" w:type="pct"/>
          </w:tcPr>
          <w:p w14:paraId="0442749A" w14:textId="77777777" w:rsidR="007E0C8D" w:rsidRPr="007036CE" w:rsidRDefault="007E0C8D" w:rsidP="007E0C8D">
            <w:pPr>
              <w:pStyle w:val="GOSTTablenorm"/>
            </w:pPr>
            <w:r w:rsidRPr="007036CE">
              <w:t>Вид_КБК_уточненный</w:t>
            </w:r>
          </w:p>
        </w:tc>
        <w:tc>
          <w:tcPr>
            <w:tcW w:w="302" w:type="pct"/>
          </w:tcPr>
          <w:p w14:paraId="047FE894" w14:textId="77777777" w:rsidR="007E0C8D" w:rsidRPr="007036CE" w:rsidRDefault="007E0C8D" w:rsidP="007E0C8D">
            <w:pPr>
              <w:pStyle w:val="GOSTTablenorm"/>
            </w:pPr>
            <w:r w:rsidRPr="007036CE">
              <w:t>нет</w:t>
            </w:r>
          </w:p>
        </w:tc>
        <w:tc>
          <w:tcPr>
            <w:tcW w:w="1109" w:type="pct"/>
          </w:tcPr>
          <w:p w14:paraId="3A0A24D2" w14:textId="77777777" w:rsidR="007E0C8D" w:rsidRPr="007036CE" w:rsidRDefault="007E0C8D" w:rsidP="007E0C8D">
            <w:pPr>
              <w:pStyle w:val="GOSTTablenorm"/>
            </w:pPr>
            <w:r w:rsidRPr="007036CE">
              <w:t>Вид КБК уточненный (по строке документа)</w:t>
            </w:r>
          </w:p>
        </w:tc>
        <w:tc>
          <w:tcPr>
            <w:tcW w:w="1109" w:type="pct"/>
          </w:tcPr>
          <w:p w14:paraId="323368D4" w14:textId="77777777" w:rsidR="007E0C8D" w:rsidRPr="007036CE" w:rsidRDefault="007E0C8D" w:rsidP="007E0C8D">
            <w:pPr>
              <w:pStyle w:val="GOSTTablenorm"/>
            </w:pPr>
            <w:r w:rsidRPr="007036CE">
              <w:t>UFPP_N:TypeKBK</w:t>
            </w:r>
          </w:p>
        </w:tc>
        <w:tc>
          <w:tcPr>
            <w:tcW w:w="1371" w:type="pct"/>
          </w:tcPr>
          <w:p w14:paraId="79494D00" w14:textId="77777777" w:rsidR="007E0C8D" w:rsidRPr="007036CE" w:rsidRDefault="007E0C8D" w:rsidP="007E0C8D">
            <w:pPr>
              <w:pStyle w:val="GOSTTablenorm"/>
            </w:pPr>
          </w:p>
        </w:tc>
      </w:tr>
      <w:tr w:rsidR="007E0C8D" w:rsidRPr="007036CE" w14:paraId="147F2A8E" w14:textId="77777777" w:rsidTr="00B0621B">
        <w:tc>
          <w:tcPr>
            <w:tcW w:w="1109" w:type="pct"/>
          </w:tcPr>
          <w:p w14:paraId="28E6499F" w14:textId="77777777" w:rsidR="007E0C8D" w:rsidRPr="007036CE" w:rsidRDefault="007E0C8D" w:rsidP="007E0C8D">
            <w:pPr>
              <w:pStyle w:val="GOSTTablenorm"/>
            </w:pPr>
            <w:r w:rsidRPr="007036CE">
              <w:t>Код_цели_уточняемый</w:t>
            </w:r>
          </w:p>
        </w:tc>
        <w:tc>
          <w:tcPr>
            <w:tcW w:w="302" w:type="pct"/>
          </w:tcPr>
          <w:p w14:paraId="25A31FCC" w14:textId="77777777" w:rsidR="007E0C8D" w:rsidRPr="007036CE" w:rsidRDefault="007E0C8D" w:rsidP="007E0C8D">
            <w:pPr>
              <w:pStyle w:val="GOSTTablenorm"/>
            </w:pPr>
            <w:r w:rsidRPr="007036CE">
              <w:t>нет</w:t>
            </w:r>
          </w:p>
        </w:tc>
        <w:tc>
          <w:tcPr>
            <w:tcW w:w="1109" w:type="pct"/>
          </w:tcPr>
          <w:p w14:paraId="7E079013" w14:textId="77777777" w:rsidR="007E0C8D" w:rsidRPr="007036CE" w:rsidRDefault="007E0C8D" w:rsidP="007E0C8D">
            <w:pPr>
              <w:pStyle w:val="GOSTTablenorm"/>
            </w:pPr>
            <w:r w:rsidRPr="007036CE">
              <w:t>Код цели (аналитический код) уточняемый (по строке документа)</w:t>
            </w:r>
          </w:p>
        </w:tc>
        <w:tc>
          <w:tcPr>
            <w:tcW w:w="1109" w:type="pct"/>
          </w:tcPr>
          <w:p w14:paraId="032F273C" w14:textId="77777777" w:rsidR="007E0C8D" w:rsidRPr="007036CE" w:rsidRDefault="007E0C8D" w:rsidP="007E0C8D">
            <w:pPr>
              <w:pStyle w:val="GOSTTablenorm"/>
            </w:pPr>
            <w:r w:rsidRPr="007036CE">
              <w:t>UFPP:MSC_KBK_TrgtCd</w:t>
            </w:r>
          </w:p>
        </w:tc>
        <w:tc>
          <w:tcPr>
            <w:tcW w:w="1371" w:type="pct"/>
          </w:tcPr>
          <w:p w14:paraId="4300E5DD" w14:textId="77777777" w:rsidR="007E0C8D" w:rsidRPr="007036CE" w:rsidRDefault="007E0C8D" w:rsidP="007E0C8D">
            <w:pPr>
              <w:pStyle w:val="GOSTTablenorm"/>
            </w:pPr>
          </w:p>
        </w:tc>
      </w:tr>
      <w:tr w:rsidR="007E0C8D" w:rsidRPr="00B74B57" w14:paraId="53C69B87" w14:textId="77777777" w:rsidTr="00B0621B">
        <w:tc>
          <w:tcPr>
            <w:tcW w:w="1109" w:type="pct"/>
          </w:tcPr>
          <w:p w14:paraId="6D9036D7" w14:textId="77777777" w:rsidR="007E0C8D" w:rsidRPr="007036CE" w:rsidRDefault="007E0C8D" w:rsidP="007E0C8D">
            <w:pPr>
              <w:pStyle w:val="GOSTTablenorm"/>
            </w:pPr>
            <w:r w:rsidRPr="007036CE">
              <w:t>Код_цели_уточненный</w:t>
            </w:r>
          </w:p>
        </w:tc>
        <w:tc>
          <w:tcPr>
            <w:tcW w:w="302" w:type="pct"/>
          </w:tcPr>
          <w:p w14:paraId="5094CB38" w14:textId="77777777" w:rsidR="007E0C8D" w:rsidRPr="007036CE" w:rsidRDefault="007E0C8D" w:rsidP="007E0C8D">
            <w:pPr>
              <w:pStyle w:val="GOSTTablenorm"/>
            </w:pPr>
            <w:r w:rsidRPr="007036CE">
              <w:t>нет</w:t>
            </w:r>
          </w:p>
        </w:tc>
        <w:tc>
          <w:tcPr>
            <w:tcW w:w="1109" w:type="pct"/>
          </w:tcPr>
          <w:p w14:paraId="7744F995" w14:textId="77777777" w:rsidR="007E0C8D" w:rsidRPr="007036CE" w:rsidRDefault="007E0C8D" w:rsidP="007E0C8D">
            <w:pPr>
              <w:pStyle w:val="GOSTTablenorm"/>
            </w:pPr>
            <w:r w:rsidRPr="007036CE">
              <w:t>Код цели (аналитический код) уточненный (по строке документа)</w:t>
            </w:r>
          </w:p>
        </w:tc>
        <w:tc>
          <w:tcPr>
            <w:tcW w:w="1109" w:type="pct"/>
          </w:tcPr>
          <w:p w14:paraId="2C27CBF5" w14:textId="77777777" w:rsidR="007E0C8D" w:rsidRPr="007036CE" w:rsidRDefault="007E0C8D" w:rsidP="007E0C8D">
            <w:pPr>
              <w:pStyle w:val="GOSTTablenorm"/>
              <w:rPr>
                <w:lang w:val="en-US"/>
              </w:rPr>
            </w:pPr>
            <w:r w:rsidRPr="007036CE">
              <w:rPr>
                <w:lang w:val="en-US"/>
              </w:rPr>
              <w:t>UFPP_N:MSC_KBKNw_TrgtCd</w:t>
            </w:r>
          </w:p>
        </w:tc>
        <w:tc>
          <w:tcPr>
            <w:tcW w:w="1371" w:type="pct"/>
          </w:tcPr>
          <w:p w14:paraId="0DC82F2D" w14:textId="77777777" w:rsidR="007E0C8D" w:rsidRPr="007036CE" w:rsidRDefault="007E0C8D" w:rsidP="007E0C8D">
            <w:pPr>
              <w:pStyle w:val="GOSTTablenorm"/>
              <w:rPr>
                <w:lang w:val="en-US"/>
              </w:rPr>
            </w:pPr>
          </w:p>
        </w:tc>
      </w:tr>
      <w:tr w:rsidR="007E0C8D" w:rsidRPr="007036CE" w14:paraId="794FDFA6" w14:textId="77777777" w:rsidTr="00B0621B">
        <w:tc>
          <w:tcPr>
            <w:tcW w:w="1109" w:type="pct"/>
          </w:tcPr>
          <w:p w14:paraId="05495D24" w14:textId="77777777" w:rsidR="007E0C8D" w:rsidRPr="007036CE" w:rsidRDefault="007E0C8D" w:rsidP="007E0C8D">
            <w:pPr>
              <w:pStyle w:val="GOSTTablenorm"/>
            </w:pPr>
            <w:r w:rsidRPr="007036CE">
              <w:t>ОКС_КМИ_уточняемый</w:t>
            </w:r>
          </w:p>
        </w:tc>
        <w:tc>
          <w:tcPr>
            <w:tcW w:w="302" w:type="pct"/>
          </w:tcPr>
          <w:p w14:paraId="6A86F269" w14:textId="77777777" w:rsidR="007E0C8D" w:rsidRPr="007036CE" w:rsidRDefault="007E0C8D" w:rsidP="007E0C8D">
            <w:pPr>
              <w:pStyle w:val="GOSTTablenorm"/>
            </w:pPr>
            <w:r w:rsidRPr="007036CE">
              <w:t>нет</w:t>
            </w:r>
          </w:p>
        </w:tc>
        <w:tc>
          <w:tcPr>
            <w:tcW w:w="1109" w:type="pct"/>
          </w:tcPr>
          <w:p w14:paraId="560E9929" w14:textId="77777777" w:rsidR="007E0C8D" w:rsidRPr="007036CE" w:rsidRDefault="007E0C8D" w:rsidP="007E0C8D">
            <w:pPr>
              <w:pStyle w:val="GOSTTablenorm"/>
            </w:pPr>
            <w:r w:rsidRPr="007036CE">
              <w:t>ОКС (КМИ) уточняемый (по строке документа)</w:t>
            </w:r>
          </w:p>
        </w:tc>
        <w:tc>
          <w:tcPr>
            <w:tcW w:w="1109" w:type="pct"/>
          </w:tcPr>
          <w:p w14:paraId="09168CC5" w14:textId="77777777" w:rsidR="007E0C8D" w:rsidRPr="007036CE" w:rsidRDefault="007E0C8D" w:rsidP="007E0C8D">
            <w:pPr>
              <w:pStyle w:val="GOSTTablenorm"/>
            </w:pPr>
            <w:r w:rsidRPr="007036CE">
              <w:t>UFPP:FAIPObjCd</w:t>
            </w:r>
          </w:p>
        </w:tc>
        <w:tc>
          <w:tcPr>
            <w:tcW w:w="1371" w:type="pct"/>
          </w:tcPr>
          <w:p w14:paraId="412310FF" w14:textId="77777777" w:rsidR="007E0C8D" w:rsidRPr="007036CE" w:rsidRDefault="007E0C8D" w:rsidP="007E0C8D">
            <w:pPr>
              <w:pStyle w:val="GOSTTablenorm"/>
            </w:pPr>
          </w:p>
        </w:tc>
      </w:tr>
      <w:tr w:rsidR="007E0C8D" w:rsidRPr="007036CE" w14:paraId="7F21A9D3" w14:textId="77777777" w:rsidTr="00B0621B">
        <w:tc>
          <w:tcPr>
            <w:tcW w:w="1109" w:type="pct"/>
          </w:tcPr>
          <w:p w14:paraId="0843DB6B" w14:textId="77777777" w:rsidR="007E0C8D" w:rsidRPr="007036CE" w:rsidRDefault="007E0C8D" w:rsidP="007E0C8D">
            <w:pPr>
              <w:pStyle w:val="GOSTTablenorm"/>
            </w:pPr>
            <w:r w:rsidRPr="007036CE">
              <w:t>ОКС_укр_уточняемый</w:t>
            </w:r>
          </w:p>
        </w:tc>
        <w:tc>
          <w:tcPr>
            <w:tcW w:w="302" w:type="pct"/>
          </w:tcPr>
          <w:p w14:paraId="2E4551F1" w14:textId="77777777" w:rsidR="007E0C8D" w:rsidRPr="007036CE" w:rsidRDefault="007E0C8D" w:rsidP="007E0C8D">
            <w:pPr>
              <w:pStyle w:val="GOSTTablenorm"/>
            </w:pPr>
            <w:r w:rsidRPr="007036CE">
              <w:t>нет</w:t>
            </w:r>
          </w:p>
        </w:tc>
        <w:tc>
          <w:tcPr>
            <w:tcW w:w="1109" w:type="pct"/>
          </w:tcPr>
          <w:p w14:paraId="34655BA0" w14:textId="77777777" w:rsidR="007E0C8D" w:rsidRPr="007036CE" w:rsidRDefault="007E0C8D" w:rsidP="007E0C8D">
            <w:pPr>
              <w:pStyle w:val="GOSTTablenorm"/>
            </w:pPr>
            <w:r w:rsidRPr="007036CE">
              <w:t>ОКС укрупненный уточняемый (по строке документа)</w:t>
            </w:r>
          </w:p>
        </w:tc>
        <w:tc>
          <w:tcPr>
            <w:tcW w:w="1109" w:type="pct"/>
          </w:tcPr>
          <w:p w14:paraId="2F78D122" w14:textId="77777777" w:rsidR="007E0C8D" w:rsidRPr="007036CE" w:rsidRDefault="007E0C8D" w:rsidP="007E0C8D">
            <w:pPr>
              <w:pStyle w:val="GOSTTablenorm"/>
            </w:pPr>
            <w:r w:rsidRPr="007036CE">
              <w:t>UFPP:OKS_Large</w:t>
            </w:r>
          </w:p>
        </w:tc>
        <w:tc>
          <w:tcPr>
            <w:tcW w:w="1371" w:type="pct"/>
          </w:tcPr>
          <w:p w14:paraId="48FBCE2F" w14:textId="77777777" w:rsidR="007E0C8D" w:rsidRPr="007036CE" w:rsidRDefault="007E0C8D" w:rsidP="007E0C8D">
            <w:pPr>
              <w:pStyle w:val="GOSTTablenorm"/>
            </w:pPr>
          </w:p>
        </w:tc>
      </w:tr>
      <w:tr w:rsidR="007E0C8D" w:rsidRPr="007036CE" w14:paraId="0054F4A0" w14:textId="77777777" w:rsidTr="00B0621B">
        <w:tc>
          <w:tcPr>
            <w:tcW w:w="1109" w:type="pct"/>
          </w:tcPr>
          <w:p w14:paraId="497D122A" w14:textId="77777777" w:rsidR="007E0C8D" w:rsidRPr="007036CE" w:rsidRDefault="007E0C8D" w:rsidP="007E0C8D">
            <w:pPr>
              <w:pStyle w:val="GOSTTablenorm"/>
            </w:pPr>
            <w:r w:rsidRPr="007036CE">
              <w:t>ОКС_КМИ_уточнённый</w:t>
            </w:r>
          </w:p>
        </w:tc>
        <w:tc>
          <w:tcPr>
            <w:tcW w:w="302" w:type="pct"/>
          </w:tcPr>
          <w:p w14:paraId="5E2EC1AD" w14:textId="77777777" w:rsidR="007E0C8D" w:rsidRPr="007036CE" w:rsidRDefault="007E0C8D" w:rsidP="007E0C8D">
            <w:pPr>
              <w:pStyle w:val="GOSTTablenorm"/>
            </w:pPr>
            <w:r w:rsidRPr="007036CE">
              <w:t>нет</w:t>
            </w:r>
          </w:p>
        </w:tc>
        <w:tc>
          <w:tcPr>
            <w:tcW w:w="1109" w:type="pct"/>
          </w:tcPr>
          <w:p w14:paraId="42C903AE" w14:textId="77777777" w:rsidR="007E0C8D" w:rsidRPr="007036CE" w:rsidRDefault="007E0C8D" w:rsidP="007E0C8D">
            <w:pPr>
              <w:pStyle w:val="GOSTTablenorm"/>
            </w:pPr>
            <w:r w:rsidRPr="007036CE">
              <w:t>ОКС (КМИ) уточненный (по строке документа)</w:t>
            </w:r>
          </w:p>
        </w:tc>
        <w:tc>
          <w:tcPr>
            <w:tcW w:w="1109" w:type="pct"/>
          </w:tcPr>
          <w:p w14:paraId="349F1163" w14:textId="77777777" w:rsidR="007E0C8D" w:rsidRPr="007036CE" w:rsidRDefault="007E0C8D" w:rsidP="007E0C8D">
            <w:pPr>
              <w:pStyle w:val="GOSTTablenorm"/>
            </w:pPr>
            <w:r w:rsidRPr="007036CE">
              <w:t>UFPP_N:FAIPObjCd</w:t>
            </w:r>
          </w:p>
        </w:tc>
        <w:tc>
          <w:tcPr>
            <w:tcW w:w="1371" w:type="pct"/>
          </w:tcPr>
          <w:p w14:paraId="556AE160" w14:textId="77777777" w:rsidR="007E0C8D" w:rsidRPr="007036CE" w:rsidRDefault="007E0C8D" w:rsidP="007E0C8D">
            <w:pPr>
              <w:pStyle w:val="GOSTTablenorm"/>
            </w:pPr>
          </w:p>
        </w:tc>
      </w:tr>
      <w:tr w:rsidR="007E0C8D" w:rsidRPr="007036CE" w14:paraId="16D0378C" w14:textId="77777777" w:rsidTr="00B0621B">
        <w:tc>
          <w:tcPr>
            <w:tcW w:w="1109" w:type="pct"/>
          </w:tcPr>
          <w:p w14:paraId="56393BF2" w14:textId="77777777" w:rsidR="007E0C8D" w:rsidRPr="007036CE" w:rsidRDefault="007E0C8D" w:rsidP="007E0C8D">
            <w:pPr>
              <w:pStyle w:val="GOSTTablenorm"/>
            </w:pPr>
            <w:r w:rsidRPr="007036CE">
              <w:t>ОКС_укр_уточненный</w:t>
            </w:r>
          </w:p>
        </w:tc>
        <w:tc>
          <w:tcPr>
            <w:tcW w:w="302" w:type="pct"/>
          </w:tcPr>
          <w:p w14:paraId="6CBD97FE" w14:textId="77777777" w:rsidR="007E0C8D" w:rsidRPr="007036CE" w:rsidRDefault="007E0C8D" w:rsidP="007E0C8D">
            <w:pPr>
              <w:pStyle w:val="GOSTTablenorm"/>
            </w:pPr>
            <w:r w:rsidRPr="007036CE">
              <w:t>нет</w:t>
            </w:r>
          </w:p>
        </w:tc>
        <w:tc>
          <w:tcPr>
            <w:tcW w:w="1109" w:type="pct"/>
          </w:tcPr>
          <w:p w14:paraId="407CD4C6" w14:textId="77777777" w:rsidR="007E0C8D" w:rsidRPr="007036CE" w:rsidRDefault="007E0C8D" w:rsidP="007E0C8D">
            <w:pPr>
              <w:pStyle w:val="GOSTTablenorm"/>
            </w:pPr>
            <w:r w:rsidRPr="007036CE">
              <w:t>ОКС укрупненный уточненный (по строке документа)</w:t>
            </w:r>
          </w:p>
        </w:tc>
        <w:tc>
          <w:tcPr>
            <w:tcW w:w="1109" w:type="pct"/>
          </w:tcPr>
          <w:p w14:paraId="0FFB802E" w14:textId="77777777" w:rsidR="007E0C8D" w:rsidRPr="007036CE" w:rsidRDefault="007E0C8D" w:rsidP="007E0C8D">
            <w:pPr>
              <w:pStyle w:val="GOSTTablenorm"/>
            </w:pPr>
            <w:r w:rsidRPr="007036CE">
              <w:t>UFPP_N:OKS_Large</w:t>
            </w:r>
          </w:p>
        </w:tc>
        <w:tc>
          <w:tcPr>
            <w:tcW w:w="1371" w:type="pct"/>
          </w:tcPr>
          <w:p w14:paraId="3E712CCB" w14:textId="77777777" w:rsidR="007E0C8D" w:rsidRPr="007036CE" w:rsidRDefault="007E0C8D" w:rsidP="007E0C8D">
            <w:pPr>
              <w:pStyle w:val="GOSTTablenorm"/>
            </w:pPr>
          </w:p>
        </w:tc>
      </w:tr>
      <w:tr w:rsidR="007E0C8D" w:rsidRPr="007036CE" w14:paraId="4984BB32" w14:textId="77777777" w:rsidTr="00B0621B">
        <w:tc>
          <w:tcPr>
            <w:tcW w:w="1109" w:type="pct"/>
          </w:tcPr>
          <w:p w14:paraId="4CEFBA7E" w14:textId="77777777" w:rsidR="007E0C8D" w:rsidRPr="007036CE" w:rsidRDefault="007E0C8D" w:rsidP="007E0C8D">
            <w:pPr>
              <w:pStyle w:val="GOSTTablenorm"/>
            </w:pPr>
            <w:r w:rsidRPr="007036CE">
              <w:t>Номер_БО_уточняемый</w:t>
            </w:r>
          </w:p>
        </w:tc>
        <w:tc>
          <w:tcPr>
            <w:tcW w:w="302" w:type="pct"/>
          </w:tcPr>
          <w:p w14:paraId="23D25C4D" w14:textId="77777777" w:rsidR="007E0C8D" w:rsidRPr="007036CE" w:rsidRDefault="007E0C8D" w:rsidP="007E0C8D">
            <w:pPr>
              <w:pStyle w:val="GOSTTablenorm"/>
            </w:pPr>
            <w:r w:rsidRPr="007036CE">
              <w:t>нет</w:t>
            </w:r>
          </w:p>
        </w:tc>
        <w:tc>
          <w:tcPr>
            <w:tcW w:w="1109" w:type="pct"/>
          </w:tcPr>
          <w:p w14:paraId="582BB85C" w14:textId="77777777" w:rsidR="007E0C8D" w:rsidRPr="007036CE" w:rsidRDefault="007E0C8D" w:rsidP="007E0C8D">
            <w:pPr>
              <w:pStyle w:val="GOSTTablenorm"/>
            </w:pPr>
            <w:r w:rsidRPr="007036CE">
              <w:t>Учетный номер БО уточняемый (по строке документа)</w:t>
            </w:r>
          </w:p>
        </w:tc>
        <w:tc>
          <w:tcPr>
            <w:tcW w:w="1109" w:type="pct"/>
          </w:tcPr>
          <w:p w14:paraId="204C78B7" w14:textId="77777777" w:rsidR="007E0C8D" w:rsidRPr="007036CE" w:rsidRDefault="007E0C8D" w:rsidP="007E0C8D">
            <w:pPr>
              <w:pStyle w:val="GOSTTablenorm"/>
            </w:pPr>
            <w:r w:rsidRPr="007036CE">
              <w:t>UFPP:OblgtNm</w:t>
            </w:r>
          </w:p>
        </w:tc>
        <w:tc>
          <w:tcPr>
            <w:tcW w:w="1371" w:type="pct"/>
          </w:tcPr>
          <w:p w14:paraId="30BFCF69" w14:textId="77777777" w:rsidR="007E0C8D" w:rsidRPr="007036CE" w:rsidRDefault="007E0C8D" w:rsidP="007E0C8D">
            <w:pPr>
              <w:pStyle w:val="GOSTTablenorm"/>
            </w:pPr>
          </w:p>
        </w:tc>
      </w:tr>
      <w:tr w:rsidR="007E0C8D" w:rsidRPr="007036CE" w14:paraId="01194C70" w14:textId="77777777" w:rsidTr="00B0621B">
        <w:tc>
          <w:tcPr>
            <w:tcW w:w="1109" w:type="pct"/>
          </w:tcPr>
          <w:p w14:paraId="040E5505" w14:textId="77777777" w:rsidR="007E0C8D" w:rsidRPr="007036CE" w:rsidRDefault="007E0C8D" w:rsidP="007E0C8D">
            <w:pPr>
              <w:pStyle w:val="GOSTTablenorm"/>
            </w:pPr>
            <w:r w:rsidRPr="007036CE">
              <w:lastRenderedPageBreak/>
              <w:t>Номер_БО_уточненный</w:t>
            </w:r>
          </w:p>
        </w:tc>
        <w:tc>
          <w:tcPr>
            <w:tcW w:w="302" w:type="pct"/>
          </w:tcPr>
          <w:p w14:paraId="34E04ADA" w14:textId="77777777" w:rsidR="007E0C8D" w:rsidRPr="007036CE" w:rsidRDefault="007E0C8D" w:rsidP="007E0C8D">
            <w:pPr>
              <w:pStyle w:val="GOSTTablenorm"/>
            </w:pPr>
            <w:r w:rsidRPr="007036CE">
              <w:t>нет</w:t>
            </w:r>
          </w:p>
        </w:tc>
        <w:tc>
          <w:tcPr>
            <w:tcW w:w="1109" w:type="pct"/>
          </w:tcPr>
          <w:p w14:paraId="1BA46337" w14:textId="77777777" w:rsidR="007E0C8D" w:rsidRPr="007036CE" w:rsidRDefault="007E0C8D" w:rsidP="007E0C8D">
            <w:pPr>
              <w:pStyle w:val="GOSTTablenorm"/>
            </w:pPr>
            <w:r w:rsidRPr="007036CE">
              <w:t>Учетный номер БО уточненный (по строке документа)</w:t>
            </w:r>
          </w:p>
        </w:tc>
        <w:tc>
          <w:tcPr>
            <w:tcW w:w="1109" w:type="pct"/>
          </w:tcPr>
          <w:p w14:paraId="0C7EFC8A" w14:textId="77777777" w:rsidR="007E0C8D" w:rsidRPr="007036CE" w:rsidRDefault="007E0C8D" w:rsidP="007E0C8D">
            <w:pPr>
              <w:pStyle w:val="GOSTTablenorm"/>
            </w:pPr>
            <w:r w:rsidRPr="007036CE">
              <w:t>UFPP_N:OblgtNm</w:t>
            </w:r>
          </w:p>
        </w:tc>
        <w:tc>
          <w:tcPr>
            <w:tcW w:w="1371" w:type="pct"/>
          </w:tcPr>
          <w:p w14:paraId="7EAAFF83" w14:textId="77777777" w:rsidR="007E0C8D" w:rsidRPr="007036CE" w:rsidRDefault="007E0C8D" w:rsidP="007E0C8D">
            <w:pPr>
              <w:pStyle w:val="GOSTTablenorm"/>
            </w:pPr>
          </w:p>
        </w:tc>
      </w:tr>
      <w:tr w:rsidR="007E0C8D" w:rsidRPr="007036CE" w14:paraId="1BED71C2" w14:textId="77777777" w:rsidTr="00B0621B">
        <w:tc>
          <w:tcPr>
            <w:tcW w:w="1109" w:type="pct"/>
          </w:tcPr>
          <w:p w14:paraId="4296244D" w14:textId="77777777" w:rsidR="007E0C8D" w:rsidRPr="007036CE" w:rsidRDefault="007E0C8D" w:rsidP="007E0C8D">
            <w:pPr>
              <w:pStyle w:val="GOSTTablenorm"/>
            </w:pPr>
            <w:r w:rsidRPr="007036CE">
              <w:t>Номер_ДО_уточняемый</w:t>
            </w:r>
          </w:p>
        </w:tc>
        <w:tc>
          <w:tcPr>
            <w:tcW w:w="302" w:type="pct"/>
          </w:tcPr>
          <w:p w14:paraId="14FB7FFC" w14:textId="77777777" w:rsidR="007E0C8D" w:rsidRPr="007036CE" w:rsidRDefault="007E0C8D" w:rsidP="007E0C8D">
            <w:pPr>
              <w:pStyle w:val="GOSTTablenorm"/>
            </w:pPr>
            <w:r w:rsidRPr="007036CE">
              <w:t>нет</w:t>
            </w:r>
          </w:p>
        </w:tc>
        <w:tc>
          <w:tcPr>
            <w:tcW w:w="1109" w:type="pct"/>
          </w:tcPr>
          <w:p w14:paraId="0F69959B" w14:textId="77777777" w:rsidR="007E0C8D" w:rsidRPr="007036CE" w:rsidRDefault="007E0C8D" w:rsidP="007E0C8D">
            <w:pPr>
              <w:pStyle w:val="GOSTTablenorm"/>
            </w:pPr>
            <w:r w:rsidRPr="007036CE">
              <w:t>Учетный номер ДО уточняемый (по строке документа)</w:t>
            </w:r>
          </w:p>
        </w:tc>
        <w:tc>
          <w:tcPr>
            <w:tcW w:w="1109" w:type="pct"/>
          </w:tcPr>
          <w:p w14:paraId="609D117B" w14:textId="77777777" w:rsidR="007E0C8D" w:rsidRPr="007036CE" w:rsidRDefault="007E0C8D" w:rsidP="007E0C8D">
            <w:pPr>
              <w:pStyle w:val="GOSTTablenorm"/>
            </w:pPr>
            <w:r w:rsidRPr="007036CE">
              <w:t>UFPP:RegNumDo</w:t>
            </w:r>
          </w:p>
        </w:tc>
        <w:tc>
          <w:tcPr>
            <w:tcW w:w="1371" w:type="pct"/>
          </w:tcPr>
          <w:p w14:paraId="04B4820A" w14:textId="77777777" w:rsidR="007E0C8D" w:rsidRPr="007036CE" w:rsidRDefault="007E0C8D" w:rsidP="007E0C8D">
            <w:pPr>
              <w:pStyle w:val="GOSTTablenorm"/>
            </w:pPr>
          </w:p>
        </w:tc>
      </w:tr>
      <w:tr w:rsidR="007E0C8D" w:rsidRPr="007036CE" w14:paraId="208849C3" w14:textId="77777777" w:rsidTr="00B0621B">
        <w:tc>
          <w:tcPr>
            <w:tcW w:w="1109" w:type="pct"/>
          </w:tcPr>
          <w:p w14:paraId="7F31D4D2" w14:textId="77777777" w:rsidR="007E0C8D" w:rsidRPr="007036CE" w:rsidRDefault="007E0C8D" w:rsidP="007E0C8D">
            <w:pPr>
              <w:pStyle w:val="GOSTTablenorm"/>
            </w:pPr>
            <w:r w:rsidRPr="007036CE">
              <w:t>Номер_ДО_уточненный</w:t>
            </w:r>
          </w:p>
        </w:tc>
        <w:tc>
          <w:tcPr>
            <w:tcW w:w="302" w:type="pct"/>
          </w:tcPr>
          <w:p w14:paraId="35BE8915" w14:textId="77777777" w:rsidR="007E0C8D" w:rsidRPr="007036CE" w:rsidRDefault="007E0C8D" w:rsidP="007E0C8D">
            <w:pPr>
              <w:pStyle w:val="GOSTTablenorm"/>
            </w:pPr>
            <w:r w:rsidRPr="007036CE">
              <w:t>нет</w:t>
            </w:r>
          </w:p>
        </w:tc>
        <w:tc>
          <w:tcPr>
            <w:tcW w:w="1109" w:type="pct"/>
          </w:tcPr>
          <w:p w14:paraId="699DA9CB" w14:textId="77777777" w:rsidR="007E0C8D" w:rsidRPr="007036CE" w:rsidRDefault="007E0C8D" w:rsidP="007E0C8D">
            <w:pPr>
              <w:pStyle w:val="GOSTTablenorm"/>
            </w:pPr>
            <w:r w:rsidRPr="007036CE">
              <w:t>Учетный номер ДО уточненный (по строке документа)</w:t>
            </w:r>
          </w:p>
        </w:tc>
        <w:tc>
          <w:tcPr>
            <w:tcW w:w="1109" w:type="pct"/>
          </w:tcPr>
          <w:p w14:paraId="6087AF4E" w14:textId="77777777" w:rsidR="007E0C8D" w:rsidRPr="007036CE" w:rsidRDefault="007E0C8D" w:rsidP="007E0C8D">
            <w:pPr>
              <w:pStyle w:val="GOSTTablenorm"/>
            </w:pPr>
            <w:r w:rsidRPr="007036CE">
              <w:t>UFPP_N:RegNumDo</w:t>
            </w:r>
          </w:p>
        </w:tc>
        <w:tc>
          <w:tcPr>
            <w:tcW w:w="1371" w:type="pct"/>
          </w:tcPr>
          <w:p w14:paraId="505D2604" w14:textId="77777777" w:rsidR="007E0C8D" w:rsidRPr="007036CE" w:rsidRDefault="007E0C8D" w:rsidP="007E0C8D">
            <w:pPr>
              <w:pStyle w:val="GOSTTablenorm"/>
            </w:pPr>
          </w:p>
        </w:tc>
      </w:tr>
      <w:tr w:rsidR="007E0C8D" w:rsidRPr="007036CE" w14:paraId="5BAF0204" w14:textId="77777777" w:rsidTr="00B0621B">
        <w:tc>
          <w:tcPr>
            <w:tcW w:w="1109" w:type="pct"/>
          </w:tcPr>
          <w:p w14:paraId="27827D4E" w14:textId="77777777" w:rsidR="007E0C8D" w:rsidRPr="007036CE" w:rsidRDefault="007E0C8D" w:rsidP="007E0C8D">
            <w:pPr>
              <w:pStyle w:val="GOSTTablenorm"/>
            </w:pPr>
            <w:r w:rsidRPr="007036CE">
              <w:t>Авансовое_ДО_уточняемое</w:t>
            </w:r>
          </w:p>
        </w:tc>
        <w:tc>
          <w:tcPr>
            <w:tcW w:w="302" w:type="pct"/>
          </w:tcPr>
          <w:p w14:paraId="540DED68" w14:textId="77777777" w:rsidR="007E0C8D" w:rsidRPr="007036CE" w:rsidRDefault="00892449" w:rsidP="007E0C8D">
            <w:pPr>
              <w:pStyle w:val="GOSTTablenorm"/>
            </w:pPr>
            <w:r w:rsidRPr="007036CE">
              <w:t>да</w:t>
            </w:r>
          </w:p>
        </w:tc>
        <w:tc>
          <w:tcPr>
            <w:tcW w:w="1109" w:type="pct"/>
          </w:tcPr>
          <w:p w14:paraId="355980FB" w14:textId="77777777" w:rsidR="007E0C8D" w:rsidRPr="007036CE" w:rsidRDefault="007E0C8D" w:rsidP="007E0C8D">
            <w:pPr>
              <w:pStyle w:val="GOSTTablenorm"/>
            </w:pPr>
            <w:r w:rsidRPr="007036CE">
              <w:t>Признак авансового ДО уточняемый (по строке документа)</w:t>
            </w:r>
          </w:p>
        </w:tc>
        <w:tc>
          <w:tcPr>
            <w:tcW w:w="1109" w:type="pct"/>
          </w:tcPr>
          <w:p w14:paraId="45B5DAA0" w14:textId="77777777" w:rsidR="007E0C8D" w:rsidRPr="007036CE" w:rsidRDefault="007E0C8D" w:rsidP="007E0C8D">
            <w:pPr>
              <w:pStyle w:val="GOSTTablenorm"/>
            </w:pPr>
            <w:r w:rsidRPr="007036CE">
              <w:t>UFPP:AdvnPaySign_Rec</w:t>
            </w:r>
          </w:p>
        </w:tc>
        <w:tc>
          <w:tcPr>
            <w:tcW w:w="1371" w:type="pct"/>
          </w:tcPr>
          <w:p w14:paraId="6C9103DD" w14:textId="77777777" w:rsidR="00697C4D" w:rsidRPr="007036CE" w:rsidRDefault="00697C4D" w:rsidP="00697C4D">
            <w:pPr>
              <w:pStyle w:val="GOSTTablenorm"/>
            </w:pPr>
            <w:r w:rsidRPr="007036CE">
              <w:t>Если в теге документа «PayAdvance», то значение «1».</w:t>
            </w:r>
          </w:p>
          <w:p w14:paraId="124E2A07" w14:textId="77777777" w:rsidR="007E0C8D" w:rsidRPr="007036CE" w:rsidRDefault="00697C4D" w:rsidP="00F22736">
            <w:pPr>
              <w:pStyle w:val="GOSTTablenorm"/>
              <w:rPr>
                <w:szCs w:val="22"/>
              </w:rPr>
            </w:pPr>
            <w:r w:rsidRPr="007036CE">
              <w:t xml:space="preserve">Если в теге документа «PayNotAdvance», то значение </w:t>
            </w:r>
            <w:r w:rsidR="00F22736" w:rsidRPr="007036CE">
              <w:t>«0»</w:t>
            </w:r>
          </w:p>
        </w:tc>
      </w:tr>
      <w:tr w:rsidR="007E0C8D" w:rsidRPr="007036CE" w14:paraId="306AE2D1" w14:textId="77777777" w:rsidTr="00B0621B">
        <w:tc>
          <w:tcPr>
            <w:tcW w:w="1109" w:type="pct"/>
          </w:tcPr>
          <w:p w14:paraId="63ED4B7D" w14:textId="77777777" w:rsidR="007E0C8D" w:rsidRPr="007036CE" w:rsidRDefault="007E0C8D" w:rsidP="007E0C8D">
            <w:pPr>
              <w:pStyle w:val="GOSTTablenorm"/>
            </w:pPr>
            <w:r w:rsidRPr="007036CE">
              <w:t>Авансовое_ДО_уточненное</w:t>
            </w:r>
          </w:p>
        </w:tc>
        <w:tc>
          <w:tcPr>
            <w:tcW w:w="302" w:type="pct"/>
          </w:tcPr>
          <w:p w14:paraId="2175D3CD" w14:textId="77777777" w:rsidR="007E0C8D" w:rsidRPr="007036CE" w:rsidRDefault="00892449" w:rsidP="007E0C8D">
            <w:pPr>
              <w:pStyle w:val="GOSTTablenorm"/>
            </w:pPr>
            <w:r w:rsidRPr="007036CE">
              <w:t>да</w:t>
            </w:r>
          </w:p>
        </w:tc>
        <w:tc>
          <w:tcPr>
            <w:tcW w:w="1109" w:type="pct"/>
          </w:tcPr>
          <w:p w14:paraId="404B2DB3" w14:textId="77777777" w:rsidR="007E0C8D" w:rsidRPr="007036CE" w:rsidRDefault="007E0C8D" w:rsidP="007E0C8D">
            <w:pPr>
              <w:pStyle w:val="GOSTTablenorm"/>
            </w:pPr>
            <w:r w:rsidRPr="007036CE">
              <w:t>Признак авансового ДО уточненный (по строке документа)</w:t>
            </w:r>
          </w:p>
        </w:tc>
        <w:tc>
          <w:tcPr>
            <w:tcW w:w="1109" w:type="pct"/>
          </w:tcPr>
          <w:p w14:paraId="1F24F7C8" w14:textId="77777777" w:rsidR="007E0C8D" w:rsidRPr="007036CE" w:rsidRDefault="007E0C8D" w:rsidP="007E0C8D">
            <w:pPr>
              <w:pStyle w:val="GOSTTablenorm"/>
            </w:pPr>
            <w:r w:rsidRPr="007036CE">
              <w:t>UFPP_N:AdvnPaySign_Rec</w:t>
            </w:r>
          </w:p>
        </w:tc>
        <w:tc>
          <w:tcPr>
            <w:tcW w:w="1371" w:type="pct"/>
          </w:tcPr>
          <w:p w14:paraId="68427FA2" w14:textId="77777777" w:rsidR="00697C4D" w:rsidRPr="007036CE" w:rsidRDefault="00697C4D" w:rsidP="00697C4D">
            <w:pPr>
              <w:pStyle w:val="GOSTTablenorm"/>
            </w:pPr>
            <w:r w:rsidRPr="007036CE">
              <w:t>Если в теге документа «PayAdvance», то значение «1».</w:t>
            </w:r>
          </w:p>
          <w:p w14:paraId="5A274ABC" w14:textId="77777777" w:rsidR="007E0C8D" w:rsidRPr="007036CE" w:rsidRDefault="00697C4D" w:rsidP="00C861FD">
            <w:pPr>
              <w:pStyle w:val="GOSTTablenorm"/>
            </w:pPr>
            <w:r w:rsidRPr="007036CE">
              <w:t xml:space="preserve">Если в теге документа «PayNotAdvance», то значение </w:t>
            </w:r>
            <w:r w:rsidR="00F22736" w:rsidRPr="007036CE">
              <w:t>«0»</w:t>
            </w:r>
          </w:p>
        </w:tc>
      </w:tr>
      <w:tr w:rsidR="007E0C8D" w:rsidRPr="007036CE" w14:paraId="2B7F0FBD" w14:textId="77777777" w:rsidTr="00B0621B">
        <w:tc>
          <w:tcPr>
            <w:tcW w:w="1109" w:type="pct"/>
          </w:tcPr>
          <w:p w14:paraId="0F8C4192" w14:textId="77777777" w:rsidR="007E0C8D" w:rsidRPr="007036CE" w:rsidRDefault="007E0C8D" w:rsidP="007E0C8D">
            <w:pPr>
              <w:pStyle w:val="GOSTTablenorm"/>
            </w:pPr>
            <w:r w:rsidRPr="007036CE">
              <w:t>Учет_БА_ЛБО_ЛС_уточняемый</w:t>
            </w:r>
          </w:p>
        </w:tc>
        <w:tc>
          <w:tcPr>
            <w:tcW w:w="302" w:type="pct"/>
          </w:tcPr>
          <w:p w14:paraId="12BC491F" w14:textId="77777777" w:rsidR="007E0C8D" w:rsidRPr="007036CE" w:rsidRDefault="00892449" w:rsidP="007E0C8D">
            <w:pPr>
              <w:pStyle w:val="GOSTTablenorm"/>
            </w:pPr>
            <w:r w:rsidRPr="007036CE">
              <w:t>да</w:t>
            </w:r>
          </w:p>
        </w:tc>
        <w:tc>
          <w:tcPr>
            <w:tcW w:w="1109" w:type="pct"/>
          </w:tcPr>
          <w:p w14:paraId="5C4DDDE3" w14:textId="77777777" w:rsidR="007E0C8D" w:rsidRPr="007036CE" w:rsidRDefault="007E0C8D" w:rsidP="007E0C8D">
            <w:pPr>
              <w:pStyle w:val="GOSTTablenorm"/>
            </w:pPr>
            <w:r w:rsidRPr="007036CE">
              <w:t>Признак учета БА, ЛБО на ЛС по КБК уточняемому (по строке документа)</w:t>
            </w:r>
          </w:p>
        </w:tc>
        <w:tc>
          <w:tcPr>
            <w:tcW w:w="1109" w:type="pct"/>
          </w:tcPr>
          <w:p w14:paraId="32462D13" w14:textId="77777777" w:rsidR="007E0C8D" w:rsidRPr="007036CE" w:rsidRDefault="007E0C8D" w:rsidP="007E0C8D">
            <w:pPr>
              <w:pStyle w:val="GOSTTablenorm"/>
            </w:pPr>
            <w:r w:rsidRPr="007036CE">
              <w:t>UFPP:SIGN_BaLbo_Snd</w:t>
            </w:r>
          </w:p>
        </w:tc>
        <w:tc>
          <w:tcPr>
            <w:tcW w:w="1371" w:type="pct"/>
          </w:tcPr>
          <w:p w14:paraId="493C030D" w14:textId="77777777" w:rsidR="00C861FD" w:rsidRPr="007036CE" w:rsidRDefault="00C861FD" w:rsidP="00C861FD">
            <w:pPr>
              <w:pStyle w:val="GOSTTablenorm"/>
              <w:rPr>
                <w:szCs w:val="22"/>
              </w:rPr>
            </w:pPr>
            <w:r w:rsidRPr="007036CE">
              <w:rPr>
                <w:szCs w:val="22"/>
              </w:rPr>
              <w:t>Если в теге документа «</w:t>
            </w:r>
            <w:r w:rsidRPr="007036CE">
              <w:rPr>
                <w:szCs w:val="22"/>
                <w:lang w:val="en-US"/>
              </w:rPr>
              <w:t>true</w:t>
            </w:r>
            <w:r w:rsidRPr="007036CE">
              <w:rPr>
                <w:szCs w:val="22"/>
              </w:rPr>
              <w:t>», то значение «1».</w:t>
            </w:r>
          </w:p>
          <w:p w14:paraId="1E4DD8B3" w14:textId="77777777" w:rsidR="007E0C8D" w:rsidRPr="007036CE" w:rsidRDefault="00C861FD" w:rsidP="00C861FD">
            <w:pPr>
              <w:pStyle w:val="GOSTTablenorm"/>
            </w:pPr>
            <w:r w:rsidRPr="007036CE">
              <w:rPr>
                <w:szCs w:val="22"/>
              </w:rPr>
              <w:t>Если в теге документа «</w:t>
            </w:r>
            <w:r w:rsidRPr="007036CE">
              <w:rPr>
                <w:szCs w:val="22"/>
                <w:lang w:val="en-US"/>
              </w:rPr>
              <w:t>false</w:t>
            </w:r>
            <w:r w:rsidRPr="007036CE">
              <w:rPr>
                <w:szCs w:val="22"/>
              </w:rPr>
              <w:t xml:space="preserve">», то значение </w:t>
            </w:r>
            <w:r w:rsidR="00F22736" w:rsidRPr="007036CE">
              <w:rPr>
                <w:szCs w:val="22"/>
              </w:rPr>
              <w:t>«0»</w:t>
            </w:r>
          </w:p>
        </w:tc>
      </w:tr>
      <w:tr w:rsidR="007E0C8D" w:rsidRPr="007036CE" w14:paraId="757A394C" w14:textId="77777777" w:rsidTr="00B0621B">
        <w:tc>
          <w:tcPr>
            <w:tcW w:w="1109" w:type="pct"/>
          </w:tcPr>
          <w:p w14:paraId="448B8ECA" w14:textId="77777777" w:rsidR="007E0C8D" w:rsidRPr="007036CE" w:rsidRDefault="007E0C8D" w:rsidP="007E0C8D">
            <w:pPr>
              <w:pStyle w:val="GOSTTablenorm"/>
            </w:pPr>
            <w:r w:rsidRPr="007036CE">
              <w:t>Учет_БА_ЛБО_ЛС_уточненный</w:t>
            </w:r>
          </w:p>
        </w:tc>
        <w:tc>
          <w:tcPr>
            <w:tcW w:w="302" w:type="pct"/>
          </w:tcPr>
          <w:p w14:paraId="38F1C003" w14:textId="77777777" w:rsidR="007E0C8D" w:rsidRPr="007036CE" w:rsidRDefault="00892449" w:rsidP="007E0C8D">
            <w:pPr>
              <w:pStyle w:val="GOSTTablenorm"/>
            </w:pPr>
            <w:r w:rsidRPr="007036CE">
              <w:t>да</w:t>
            </w:r>
          </w:p>
        </w:tc>
        <w:tc>
          <w:tcPr>
            <w:tcW w:w="1109" w:type="pct"/>
          </w:tcPr>
          <w:p w14:paraId="2D600AC2" w14:textId="77777777" w:rsidR="007E0C8D" w:rsidRPr="007036CE" w:rsidRDefault="007E0C8D" w:rsidP="007E0C8D">
            <w:pPr>
              <w:pStyle w:val="GOSTTablenorm"/>
            </w:pPr>
            <w:r w:rsidRPr="007036CE">
              <w:t>Признак учета БА, ЛБО на ЛС по КБК уточненному (по строке документа)</w:t>
            </w:r>
          </w:p>
        </w:tc>
        <w:tc>
          <w:tcPr>
            <w:tcW w:w="1109" w:type="pct"/>
          </w:tcPr>
          <w:p w14:paraId="58897BE2" w14:textId="77777777" w:rsidR="007E0C8D" w:rsidRPr="007036CE" w:rsidRDefault="007E0C8D" w:rsidP="007E0C8D">
            <w:pPr>
              <w:pStyle w:val="GOSTTablenorm"/>
              <w:rPr>
                <w:lang w:val="en-US"/>
              </w:rPr>
            </w:pPr>
            <w:r w:rsidRPr="007036CE">
              <w:rPr>
                <w:lang w:val="en-US"/>
              </w:rPr>
              <w:t>UFPP_N:SIGN_BaLboNw_Snd</w:t>
            </w:r>
          </w:p>
        </w:tc>
        <w:tc>
          <w:tcPr>
            <w:tcW w:w="1371" w:type="pct"/>
          </w:tcPr>
          <w:p w14:paraId="2D626AEA" w14:textId="77777777" w:rsidR="00C861FD" w:rsidRPr="007036CE" w:rsidRDefault="00C861FD" w:rsidP="00C861FD">
            <w:pPr>
              <w:pStyle w:val="GOSTTablenorm"/>
              <w:rPr>
                <w:szCs w:val="22"/>
              </w:rPr>
            </w:pPr>
            <w:r w:rsidRPr="007036CE">
              <w:rPr>
                <w:szCs w:val="22"/>
              </w:rPr>
              <w:t>Если в теге документа «</w:t>
            </w:r>
            <w:r w:rsidRPr="007036CE">
              <w:rPr>
                <w:szCs w:val="22"/>
                <w:lang w:val="en-US"/>
              </w:rPr>
              <w:t>true</w:t>
            </w:r>
            <w:r w:rsidRPr="007036CE">
              <w:rPr>
                <w:szCs w:val="22"/>
              </w:rPr>
              <w:t>», то значение «1».</w:t>
            </w:r>
          </w:p>
          <w:p w14:paraId="33AC565F" w14:textId="77777777" w:rsidR="007E0C8D" w:rsidRPr="007036CE" w:rsidRDefault="00C861FD" w:rsidP="00C861FD">
            <w:pPr>
              <w:pStyle w:val="GOSTTablenorm"/>
            </w:pPr>
            <w:r w:rsidRPr="007036CE">
              <w:rPr>
                <w:szCs w:val="22"/>
              </w:rPr>
              <w:t>Если в теге документа «</w:t>
            </w:r>
            <w:r w:rsidRPr="007036CE">
              <w:rPr>
                <w:szCs w:val="22"/>
                <w:lang w:val="en-US"/>
              </w:rPr>
              <w:t>false</w:t>
            </w:r>
            <w:r w:rsidRPr="007036CE">
              <w:rPr>
                <w:szCs w:val="22"/>
              </w:rPr>
              <w:t xml:space="preserve">», то значение </w:t>
            </w:r>
            <w:r w:rsidR="00F22736" w:rsidRPr="007036CE">
              <w:rPr>
                <w:szCs w:val="22"/>
              </w:rPr>
              <w:t>«0»</w:t>
            </w:r>
          </w:p>
        </w:tc>
      </w:tr>
      <w:tr w:rsidR="007E0C8D" w:rsidRPr="007036CE" w14:paraId="0DBA94ED" w14:textId="77777777" w:rsidTr="00B0621B">
        <w:tc>
          <w:tcPr>
            <w:tcW w:w="1109" w:type="pct"/>
          </w:tcPr>
          <w:p w14:paraId="6CF5210D" w14:textId="77777777" w:rsidR="007E0C8D" w:rsidRPr="007036CE" w:rsidRDefault="007E0C8D" w:rsidP="007E0C8D">
            <w:pPr>
              <w:pStyle w:val="GOSTTablenorm"/>
            </w:pPr>
            <w:r w:rsidRPr="007036CE">
              <w:t>ОКТМО_уточняемый</w:t>
            </w:r>
          </w:p>
        </w:tc>
        <w:tc>
          <w:tcPr>
            <w:tcW w:w="302" w:type="pct"/>
          </w:tcPr>
          <w:p w14:paraId="1301E716" w14:textId="77777777" w:rsidR="007E0C8D" w:rsidRPr="007036CE" w:rsidRDefault="007E0C8D" w:rsidP="007E0C8D">
            <w:pPr>
              <w:pStyle w:val="GOSTTablenorm"/>
            </w:pPr>
            <w:r w:rsidRPr="007036CE">
              <w:t>нет</w:t>
            </w:r>
          </w:p>
        </w:tc>
        <w:tc>
          <w:tcPr>
            <w:tcW w:w="1109" w:type="pct"/>
          </w:tcPr>
          <w:p w14:paraId="4B0AF81B" w14:textId="77777777" w:rsidR="007E0C8D" w:rsidRPr="007036CE" w:rsidRDefault="007E0C8D" w:rsidP="007E0C8D">
            <w:pPr>
              <w:pStyle w:val="GOSTTablenorm"/>
            </w:pPr>
            <w:r w:rsidRPr="007036CE">
              <w:t>Код ОКТМО уточняемый (по строке документа)</w:t>
            </w:r>
          </w:p>
        </w:tc>
        <w:tc>
          <w:tcPr>
            <w:tcW w:w="1109" w:type="pct"/>
          </w:tcPr>
          <w:p w14:paraId="7EDCF7BA" w14:textId="77777777" w:rsidR="003153B4" w:rsidRPr="007036CE" w:rsidRDefault="003153B4" w:rsidP="00B0621B">
            <w:pPr>
              <w:pStyle w:val="GOSTTablenorm"/>
              <w:rPr>
                <w:lang w:val="en-US"/>
              </w:rPr>
            </w:pPr>
            <w:r w:rsidRPr="007036CE">
              <w:rPr>
                <w:lang w:val="en-US"/>
              </w:rPr>
              <w:t>UFPP:MSC_OKTMONw_Cd</w:t>
            </w:r>
          </w:p>
        </w:tc>
        <w:tc>
          <w:tcPr>
            <w:tcW w:w="1371" w:type="pct"/>
          </w:tcPr>
          <w:p w14:paraId="7E188531" w14:textId="77777777" w:rsidR="007E0C8D" w:rsidRPr="007036CE" w:rsidRDefault="007E0C8D" w:rsidP="007E0C8D">
            <w:pPr>
              <w:pStyle w:val="GOSTTablenorm"/>
              <w:rPr>
                <w:lang w:val="en-US"/>
              </w:rPr>
            </w:pPr>
          </w:p>
        </w:tc>
      </w:tr>
      <w:tr w:rsidR="007E0C8D" w:rsidRPr="007036CE" w14:paraId="349072DB" w14:textId="77777777" w:rsidTr="00B0621B">
        <w:tc>
          <w:tcPr>
            <w:tcW w:w="1109" w:type="pct"/>
          </w:tcPr>
          <w:p w14:paraId="49EFFFC5" w14:textId="77777777" w:rsidR="007E0C8D" w:rsidRPr="007036CE" w:rsidRDefault="007E0C8D" w:rsidP="007E0C8D">
            <w:pPr>
              <w:pStyle w:val="GOSTTablenorm"/>
            </w:pPr>
            <w:r w:rsidRPr="007036CE">
              <w:rPr>
                <w:lang w:val="en-US"/>
              </w:rPr>
              <w:t>GUID</w:t>
            </w:r>
            <w:r w:rsidRPr="007036CE">
              <w:t>_НВС_ФБ_получателя</w:t>
            </w:r>
          </w:p>
        </w:tc>
        <w:tc>
          <w:tcPr>
            <w:tcW w:w="302" w:type="pct"/>
          </w:tcPr>
          <w:p w14:paraId="173400D6" w14:textId="77777777" w:rsidR="007E0C8D" w:rsidRPr="007036CE" w:rsidRDefault="007E0C8D" w:rsidP="007E0C8D">
            <w:pPr>
              <w:pStyle w:val="GOSTTablenorm"/>
            </w:pPr>
            <w:r w:rsidRPr="007036CE">
              <w:t>нет</w:t>
            </w:r>
          </w:p>
        </w:tc>
        <w:tc>
          <w:tcPr>
            <w:tcW w:w="1109" w:type="pct"/>
          </w:tcPr>
          <w:p w14:paraId="4110C42B" w14:textId="77777777" w:rsidR="007E0C8D" w:rsidRPr="007036CE" w:rsidRDefault="007E0C8D" w:rsidP="007E0C8D">
            <w:pPr>
              <w:pStyle w:val="GOSTTablenorm"/>
            </w:pPr>
            <w:r w:rsidRPr="007036CE">
              <w:t xml:space="preserve">Идентификатор </w:t>
            </w:r>
            <w:r w:rsidR="00FB5374" w:rsidRPr="007036CE">
              <w:t xml:space="preserve">уточняемого </w:t>
            </w:r>
            <w:r w:rsidRPr="007036CE">
              <w:t>до</w:t>
            </w:r>
            <w:r w:rsidRPr="007036CE">
              <w:lastRenderedPageBreak/>
              <w:t>кумента по зачислению НВС ФБ</w:t>
            </w:r>
          </w:p>
        </w:tc>
        <w:tc>
          <w:tcPr>
            <w:tcW w:w="1109" w:type="pct"/>
          </w:tcPr>
          <w:p w14:paraId="3B4288D4" w14:textId="77777777" w:rsidR="007E0C8D" w:rsidRPr="007036CE" w:rsidRDefault="007E0C8D" w:rsidP="007E0C8D">
            <w:pPr>
              <w:pStyle w:val="GOSTTablenorm"/>
              <w:rPr>
                <w:lang w:val="en-US"/>
              </w:rPr>
            </w:pPr>
            <w:r w:rsidRPr="007036CE">
              <w:lastRenderedPageBreak/>
              <w:t>UFPP:GUIDRelDcRow</w:t>
            </w:r>
          </w:p>
        </w:tc>
        <w:tc>
          <w:tcPr>
            <w:tcW w:w="1371" w:type="pct"/>
          </w:tcPr>
          <w:p w14:paraId="0287F361" w14:textId="77777777" w:rsidR="007E0C8D" w:rsidRPr="007036CE" w:rsidRDefault="007E0C8D" w:rsidP="007E0C8D">
            <w:pPr>
              <w:pStyle w:val="GOSTTablenorm"/>
              <w:rPr>
                <w:lang w:val="en-US"/>
              </w:rPr>
            </w:pPr>
          </w:p>
        </w:tc>
      </w:tr>
      <w:tr w:rsidR="008A1A5B" w:rsidRPr="007036CE" w14:paraId="40ACF8A5" w14:textId="77777777" w:rsidTr="00B0621B">
        <w:tc>
          <w:tcPr>
            <w:tcW w:w="1109" w:type="pct"/>
          </w:tcPr>
          <w:p w14:paraId="24931241" w14:textId="77777777" w:rsidR="008A1A5B" w:rsidRPr="007036CE" w:rsidRDefault="008A1A5B" w:rsidP="007E0C8D">
            <w:pPr>
              <w:pStyle w:val="GOSTTablenorm"/>
            </w:pPr>
            <w:r w:rsidRPr="007036CE">
              <w:t>РС_КС_уточняемый</w:t>
            </w:r>
          </w:p>
        </w:tc>
        <w:tc>
          <w:tcPr>
            <w:tcW w:w="302" w:type="pct"/>
          </w:tcPr>
          <w:p w14:paraId="39301829" w14:textId="77777777" w:rsidR="008A1A5B" w:rsidRPr="007036CE" w:rsidRDefault="008A1A5B" w:rsidP="007E0C8D">
            <w:pPr>
              <w:pStyle w:val="GOSTTablenorm"/>
            </w:pPr>
            <w:r w:rsidRPr="007036CE">
              <w:t>нет</w:t>
            </w:r>
          </w:p>
        </w:tc>
        <w:tc>
          <w:tcPr>
            <w:tcW w:w="1109" w:type="pct"/>
          </w:tcPr>
          <w:p w14:paraId="051BC0DA" w14:textId="77777777" w:rsidR="008A1A5B" w:rsidRPr="007036CE" w:rsidRDefault="007A49CE" w:rsidP="007A49CE">
            <w:pPr>
              <w:pStyle w:val="GOSTTablenorm"/>
            </w:pPr>
            <w:del w:id="9971" w:author="Сказецкая Наталья Камилевна" w:date="2024-05-29T21:00:00Z">
              <w:r w:rsidRPr="007036CE" w:rsidDel="00F22736">
                <w:delText>Казначейский (расчетный) с</w:delText>
              </w:r>
            </w:del>
            <w:ins w:id="9972" w:author="Сказецкая Наталья Камилевна" w:date="2024-05-29T21:00:00Z">
              <w:r w:rsidR="00F22736" w:rsidRPr="007036CE">
                <w:t>С</w:t>
              </w:r>
            </w:ins>
            <w:r w:rsidRPr="007036CE">
              <w:t>чет контрагента уточняемый</w:t>
            </w:r>
          </w:p>
        </w:tc>
        <w:tc>
          <w:tcPr>
            <w:tcW w:w="1109" w:type="pct"/>
          </w:tcPr>
          <w:p w14:paraId="14C22A83" w14:textId="77777777" w:rsidR="008A1A5B" w:rsidRPr="007036CE" w:rsidRDefault="007A49CE" w:rsidP="003D0D9F">
            <w:pPr>
              <w:pStyle w:val="GOSTTablenorm"/>
            </w:pPr>
            <w:r w:rsidRPr="007036CE">
              <w:t>UFPP:</w:t>
            </w:r>
            <w:r w:rsidR="003D0D9F" w:rsidRPr="007036CE">
              <w:rPr>
                <w:lang w:val="en-US"/>
              </w:rPr>
              <w:t>AccNum</w:t>
            </w:r>
          </w:p>
        </w:tc>
        <w:tc>
          <w:tcPr>
            <w:tcW w:w="1371" w:type="pct"/>
          </w:tcPr>
          <w:p w14:paraId="77E5A9B8" w14:textId="77777777" w:rsidR="008A1A5B" w:rsidRPr="007036CE" w:rsidRDefault="008A1A5B" w:rsidP="007E0C8D">
            <w:pPr>
              <w:pStyle w:val="GOSTTablenorm"/>
            </w:pPr>
          </w:p>
        </w:tc>
      </w:tr>
      <w:tr w:rsidR="007A49CE" w:rsidRPr="007036CE" w14:paraId="15894590" w14:textId="77777777" w:rsidTr="00B0621B">
        <w:tc>
          <w:tcPr>
            <w:tcW w:w="1109" w:type="pct"/>
          </w:tcPr>
          <w:p w14:paraId="46CBB512" w14:textId="77777777" w:rsidR="007A49CE" w:rsidRPr="007036CE" w:rsidRDefault="007A49CE" w:rsidP="007A49CE">
            <w:pPr>
              <w:pStyle w:val="GOSTTablenorm"/>
            </w:pPr>
            <w:r w:rsidRPr="007036CE">
              <w:t>РС_КС_уточненный</w:t>
            </w:r>
          </w:p>
        </w:tc>
        <w:tc>
          <w:tcPr>
            <w:tcW w:w="302" w:type="pct"/>
          </w:tcPr>
          <w:p w14:paraId="0FEE594C" w14:textId="77777777" w:rsidR="007A49CE" w:rsidRPr="007036CE" w:rsidRDefault="007A49CE" w:rsidP="007A49CE">
            <w:pPr>
              <w:pStyle w:val="GOSTTablenorm"/>
            </w:pPr>
            <w:r w:rsidRPr="007036CE">
              <w:t>нет</w:t>
            </w:r>
          </w:p>
        </w:tc>
        <w:tc>
          <w:tcPr>
            <w:tcW w:w="1109" w:type="pct"/>
          </w:tcPr>
          <w:p w14:paraId="45E45F59" w14:textId="77777777" w:rsidR="007A49CE" w:rsidRPr="007036CE" w:rsidRDefault="007A49CE" w:rsidP="007A49CE">
            <w:pPr>
              <w:pStyle w:val="GOSTTablenorm"/>
            </w:pPr>
            <w:del w:id="9973" w:author="Сказецкая Наталья Камилевна" w:date="2024-05-29T21:00:00Z">
              <w:r w:rsidRPr="007036CE" w:rsidDel="00F22736">
                <w:delText>Казначейский (расчетный) с</w:delText>
              </w:r>
            </w:del>
            <w:ins w:id="9974" w:author="Сказецкая Наталья Камилевна" w:date="2024-05-29T21:00:00Z">
              <w:r w:rsidR="00F22736" w:rsidRPr="007036CE">
                <w:t>С</w:t>
              </w:r>
            </w:ins>
            <w:r w:rsidRPr="007036CE">
              <w:t>чет контрагента уточненный</w:t>
            </w:r>
          </w:p>
        </w:tc>
        <w:tc>
          <w:tcPr>
            <w:tcW w:w="1109" w:type="pct"/>
          </w:tcPr>
          <w:p w14:paraId="652AAFA6" w14:textId="77777777" w:rsidR="007A49CE" w:rsidRPr="007036CE" w:rsidRDefault="007A49CE" w:rsidP="003D0D9F">
            <w:pPr>
              <w:pStyle w:val="GOSTTablenorm"/>
            </w:pPr>
            <w:r w:rsidRPr="007036CE">
              <w:t>UFPP_</w:t>
            </w:r>
            <w:r w:rsidRPr="007036CE">
              <w:rPr>
                <w:lang w:val="en-US"/>
              </w:rPr>
              <w:t>N</w:t>
            </w:r>
            <w:r w:rsidRPr="007036CE">
              <w:t>:</w:t>
            </w:r>
            <w:r w:rsidR="003D0D9F" w:rsidRPr="007036CE">
              <w:rPr>
                <w:lang w:val="en-US"/>
              </w:rPr>
              <w:t>AccNumNw</w:t>
            </w:r>
          </w:p>
        </w:tc>
        <w:tc>
          <w:tcPr>
            <w:tcW w:w="1371" w:type="pct"/>
          </w:tcPr>
          <w:p w14:paraId="31A156BC" w14:textId="77777777" w:rsidR="007A49CE" w:rsidRPr="007036CE" w:rsidRDefault="007A49CE" w:rsidP="007A49CE">
            <w:pPr>
              <w:pStyle w:val="GOSTTablenorm"/>
              <w:rPr>
                <w:lang w:val="en-US"/>
              </w:rPr>
            </w:pPr>
          </w:p>
        </w:tc>
      </w:tr>
      <w:tr w:rsidR="007A49CE" w:rsidRPr="007036CE" w14:paraId="2EAA8ECD" w14:textId="77777777" w:rsidTr="00B0621B">
        <w:tc>
          <w:tcPr>
            <w:tcW w:w="1109" w:type="pct"/>
          </w:tcPr>
          <w:p w14:paraId="4E3E61EE" w14:textId="77777777" w:rsidR="007A49CE" w:rsidRPr="007036CE" w:rsidRDefault="007A49CE" w:rsidP="007A49CE">
            <w:pPr>
              <w:pStyle w:val="GOSTTablenorm"/>
            </w:pPr>
            <w:r w:rsidRPr="007036CE">
              <w:t>Сумма_валюта_операции</w:t>
            </w:r>
          </w:p>
        </w:tc>
        <w:tc>
          <w:tcPr>
            <w:tcW w:w="302" w:type="pct"/>
          </w:tcPr>
          <w:p w14:paraId="4A3FBF47" w14:textId="77777777" w:rsidR="007A49CE" w:rsidRPr="007036CE" w:rsidRDefault="007A49CE" w:rsidP="007A49CE">
            <w:pPr>
              <w:pStyle w:val="GOSTTablenorm"/>
            </w:pPr>
            <w:r w:rsidRPr="007036CE">
              <w:t>да</w:t>
            </w:r>
          </w:p>
        </w:tc>
        <w:tc>
          <w:tcPr>
            <w:tcW w:w="1109" w:type="pct"/>
          </w:tcPr>
          <w:p w14:paraId="0A99DC24" w14:textId="77777777" w:rsidR="007A49CE" w:rsidRPr="007036CE" w:rsidRDefault="007A49CE" w:rsidP="007A49CE">
            <w:pPr>
              <w:pStyle w:val="GOSTTablenorm"/>
            </w:pPr>
            <w:r w:rsidRPr="007036CE">
              <w:t>Сумма в валюте документа (по строке документа)</w:t>
            </w:r>
          </w:p>
        </w:tc>
        <w:tc>
          <w:tcPr>
            <w:tcW w:w="1109" w:type="pct"/>
          </w:tcPr>
          <w:p w14:paraId="4B9F0048" w14:textId="77777777" w:rsidR="007A49CE" w:rsidRPr="007036CE" w:rsidRDefault="007A49CE" w:rsidP="007A49CE">
            <w:pPr>
              <w:pStyle w:val="GOSTTablenorm"/>
              <w:rPr>
                <w:lang w:val="en-US"/>
              </w:rPr>
            </w:pPr>
            <w:r w:rsidRPr="007036CE">
              <w:rPr>
                <w:lang w:val="en-US"/>
              </w:rPr>
              <w:t>UFPP_N:AmntNw</w:t>
            </w:r>
            <w:del w:id="9975" w:author="Сказецкая Наталья Камилевна" w:date="2024-03-07T15:30:00Z">
              <w:r w:rsidRPr="007036CE" w:rsidDel="0090098F">
                <w:rPr>
                  <w:b/>
                  <w:lang w:val="en-US"/>
                </w:rPr>
                <w:delText xml:space="preserve"> </w:delText>
              </w:r>
            </w:del>
          </w:p>
          <w:p w14:paraId="2DDAB4A1" w14:textId="77777777" w:rsidR="007A49CE" w:rsidRPr="007036CE" w:rsidRDefault="007A49CE" w:rsidP="007A49CE">
            <w:pPr>
              <w:pStyle w:val="GOSTTablenorm"/>
              <w:rPr>
                <w:lang w:val="en-US"/>
              </w:rPr>
            </w:pPr>
            <w:r w:rsidRPr="007036CE">
              <w:rPr>
                <w:lang w:val="en-US"/>
              </w:rPr>
              <w:t>UFPP_N</w:t>
            </w:r>
            <w:r w:rsidRPr="007036CE">
              <w:rPr>
                <w:b/>
                <w:lang w:val="en-US"/>
              </w:rPr>
              <w:t>:</w:t>
            </w:r>
            <w:del w:id="9976" w:author="Сатлер Марина Викторовна" w:date="2024-03-12T16:13:00Z">
              <w:r w:rsidRPr="007036CE" w:rsidDel="000A3A48">
                <w:rPr>
                  <w:lang w:val="en-US"/>
                </w:rPr>
                <w:delText xml:space="preserve"> </w:delText>
              </w:r>
            </w:del>
            <w:r w:rsidRPr="007036CE">
              <w:rPr>
                <w:lang w:val="en-US"/>
              </w:rPr>
              <w:t>Amount_N_Currency</w:t>
            </w:r>
          </w:p>
        </w:tc>
        <w:tc>
          <w:tcPr>
            <w:tcW w:w="1371" w:type="pct"/>
          </w:tcPr>
          <w:p w14:paraId="3A506299" w14:textId="77777777" w:rsidR="007A49CE" w:rsidRPr="007036CE" w:rsidRDefault="007A49CE" w:rsidP="007A49CE">
            <w:pPr>
              <w:pStyle w:val="GOSTTablenorm"/>
              <w:rPr>
                <w:szCs w:val="22"/>
              </w:rPr>
            </w:pPr>
            <w:r w:rsidRPr="007036CE">
              <w:rPr>
                <w:szCs w:val="22"/>
              </w:rPr>
              <w:t>Алгоритм вычисления зависит от значения атрибута Код_валюты:</w:t>
            </w:r>
          </w:p>
          <w:p w14:paraId="38E366D1" w14:textId="77777777" w:rsidR="007A49CE" w:rsidRPr="007036CE" w:rsidRDefault="007A49CE" w:rsidP="002F47C4">
            <w:pPr>
              <w:pStyle w:val="GOSTTableListNum10"/>
              <w:numPr>
                <w:ilvl w:val="0"/>
                <w:numId w:val="49"/>
              </w:numPr>
            </w:pPr>
            <w:r w:rsidRPr="007036CE">
              <w:t xml:space="preserve"> если Код_валюты = 643, то в атрибут передается значение реквизита UFPP_N:AmntNw *100;</w:t>
            </w:r>
          </w:p>
          <w:p w14:paraId="06EC3499" w14:textId="77777777" w:rsidR="007A49CE" w:rsidRPr="007036CE" w:rsidRDefault="007A49CE" w:rsidP="002F47C4">
            <w:pPr>
              <w:pStyle w:val="GOSTTableListNum10"/>
              <w:numPr>
                <w:ilvl w:val="0"/>
                <w:numId w:val="49"/>
              </w:numPr>
            </w:pPr>
            <w:r w:rsidRPr="007036CE">
              <w:t xml:space="preserve">если Код_валюты &lt;&gt; 643, то в атрибут передается значение реквизита </w:t>
            </w:r>
            <w:r w:rsidRPr="007036CE">
              <w:rPr>
                <w:lang w:val="en-US"/>
              </w:rPr>
              <w:t>UFPP</w:t>
            </w:r>
            <w:r w:rsidRPr="007036CE">
              <w:t>_</w:t>
            </w:r>
            <w:r w:rsidRPr="007036CE">
              <w:rPr>
                <w:lang w:val="en-US"/>
              </w:rPr>
              <w:t>N</w:t>
            </w:r>
            <w:r w:rsidRPr="007036CE">
              <w:rPr>
                <w:b/>
              </w:rPr>
              <w:t>:</w:t>
            </w:r>
            <w:r w:rsidRPr="007036CE">
              <w:rPr>
                <w:lang w:val="en-US"/>
              </w:rPr>
              <w:t>Amount</w:t>
            </w:r>
            <w:r w:rsidRPr="007036CE">
              <w:t>_</w:t>
            </w:r>
            <w:r w:rsidRPr="007036CE">
              <w:rPr>
                <w:lang w:val="en-US"/>
              </w:rPr>
              <w:t>N</w:t>
            </w:r>
            <w:r w:rsidRPr="007036CE">
              <w:t>_</w:t>
            </w:r>
            <w:r w:rsidRPr="007036CE">
              <w:rPr>
                <w:lang w:val="en-US"/>
              </w:rPr>
              <w:t>Currency</w:t>
            </w:r>
            <w:r w:rsidRPr="007036CE">
              <w:t xml:space="preserve"> *100</w:t>
            </w:r>
          </w:p>
        </w:tc>
      </w:tr>
      <w:tr w:rsidR="007A49CE" w:rsidRPr="007036CE" w14:paraId="38779E92" w14:textId="77777777" w:rsidTr="00B0621B">
        <w:tc>
          <w:tcPr>
            <w:tcW w:w="1109" w:type="pct"/>
          </w:tcPr>
          <w:p w14:paraId="6035114F" w14:textId="77777777" w:rsidR="007A49CE" w:rsidRPr="007036CE" w:rsidRDefault="007A49CE" w:rsidP="007A49CE">
            <w:pPr>
              <w:pStyle w:val="GOSTTablenorm"/>
            </w:pPr>
            <w:r w:rsidRPr="007036CE">
              <w:t>Сумма_валюта_учета_руб</w:t>
            </w:r>
          </w:p>
        </w:tc>
        <w:tc>
          <w:tcPr>
            <w:tcW w:w="302" w:type="pct"/>
          </w:tcPr>
          <w:p w14:paraId="6EE5DE6F" w14:textId="77777777" w:rsidR="007A49CE" w:rsidRPr="007036CE" w:rsidRDefault="007A49CE" w:rsidP="007A49CE">
            <w:pPr>
              <w:pStyle w:val="GOSTTablenorm"/>
            </w:pPr>
            <w:r w:rsidRPr="007036CE">
              <w:t>да</w:t>
            </w:r>
          </w:p>
        </w:tc>
        <w:tc>
          <w:tcPr>
            <w:tcW w:w="1109" w:type="pct"/>
          </w:tcPr>
          <w:p w14:paraId="03934742" w14:textId="77777777" w:rsidR="007A49CE" w:rsidRPr="007036CE" w:rsidRDefault="007A49CE" w:rsidP="007A49CE">
            <w:pPr>
              <w:pStyle w:val="GOSTTablenorm"/>
            </w:pPr>
            <w:r w:rsidRPr="007036CE">
              <w:t>Сумма в валюте учета (руб) (по строке документа)</w:t>
            </w:r>
          </w:p>
        </w:tc>
        <w:tc>
          <w:tcPr>
            <w:tcW w:w="1109" w:type="pct"/>
          </w:tcPr>
          <w:p w14:paraId="44215710" w14:textId="77777777" w:rsidR="007A49CE" w:rsidRPr="007036CE" w:rsidRDefault="007A49CE" w:rsidP="007A49CE">
            <w:pPr>
              <w:pStyle w:val="GOSTTablenorm"/>
              <w:rPr>
                <w:lang w:val="en-US"/>
              </w:rPr>
            </w:pPr>
            <w:r w:rsidRPr="007036CE">
              <w:rPr>
                <w:lang w:val="en-US"/>
              </w:rPr>
              <w:t>UFPP_N:AmntNw</w:t>
            </w:r>
          </w:p>
        </w:tc>
        <w:tc>
          <w:tcPr>
            <w:tcW w:w="1371" w:type="pct"/>
          </w:tcPr>
          <w:p w14:paraId="4E15E178" w14:textId="5BA5CF7F" w:rsidR="007A49CE" w:rsidRPr="007036CE" w:rsidRDefault="007A49CE" w:rsidP="007A49CE">
            <w:pPr>
              <w:pStyle w:val="GOSTTablenorm"/>
            </w:pPr>
            <w:r w:rsidRPr="007036CE">
              <w:t xml:space="preserve">Сумма передается в единицах валюты с точностью 2 знака после запятой </w:t>
            </w:r>
            <w:r w:rsidR="00E74FA5" w:rsidRPr="007036CE">
              <w:t>–</w:t>
            </w:r>
            <w:r w:rsidRPr="007036CE">
              <w:t xml:space="preserve"> необходимо конвертировать в минимальные единицы валюты (для данного типа документов умножить на 100)</w:t>
            </w:r>
          </w:p>
        </w:tc>
      </w:tr>
    </w:tbl>
    <w:p w14:paraId="600B290B" w14:textId="4D9BCB4C" w:rsidR="00302BC5" w:rsidRPr="007036CE" w:rsidRDefault="004E3625" w:rsidP="00CC7251">
      <w:pPr>
        <w:pStyle w:val="GOSTNameTable"/>
      </w:pPr>
      <w:r w:rsidRPr="007036CE">
        <w:rPr>
          <w:noProof/>
        </w:rPr>
        <w:fldChar w:fldCharType="begin"/>
      </w:r>
      <w:r w:rsidRPr="007036CE">
        <w:rPr>
          <w:noProof/>
        </w:rPr>
        <w:instrText xml:space="preserve"> SEQ Таблица \* ARABIC </w:instrText>
      </w:r>
      <w:r w:rsidRPr="007036CE">
        <w:rPr>
          <w:noProof/>
        </w:rPr>
        <w:fldChar w:fldCharType="separate"/>
      </w:r>
      <w:bookmarkStart w:id="9977" w:name="_Toc222928033"/>
      <w:r w:rsidR="00BD74E1">
        <w:rPr>
          <w:noProof/>
        </w:rPr>
        <w:t>60</w:t>
      </w:r>
      <w:r w:rsidRPr="007036CE">
        <w:rPr>
          <w:noProof/>
        </w:rPr>
        <w:fldChar w:fldCharType="end"/>
      </w:r>
      <w:r w:rsidR="00302BC5" w:rsidRPr="007036CE">
        <w:t xml:space="preserve"> </w:t>
      </w:r>
      <w:r w:rsidR="00D9309A" w:rsidRPr="007036CE">
        <w:t>–</w:t>
      </w:r>
      <w:r w:rsidR="00302BC5" w:rsidRPr="007036CE">
        <w:t xml:space="preserve"> Перечень атрибутов, соответствующих типу документа «Сведения о бюджетном обязательстве» EXP_InfBO</w:t>
      </w:r>
      <w:bookmarkEnd w:id="9977"/>
    </w:p>
    <w:tbl>
      <w:tblPr>
        <w:tblStyle w:val="GOSTTable"/>
        <w:tblW w:w="5000" w:type="pct"/>
        <w:tblLayout w:type="fixed"/>
        <w:tblLook w:val="07E0" w:firstRow="1" w:lastRow="1" w:firstColumn="1" w:lastColumn="1" w:noHBand="1" w:noVBand="1"/>
      </w:tblPr>
      <w:tblGrid>
        <w:gridCol w:w="3495"/>
        <w:gridCol w:w="952"/>
        <w:gridCol w:w="3496"/>
        <w:gridCol w:w="3496"/>
        <w:gridCol w:w="4321"/>
      </w:tblGrid>
      <w:tr w:rsidR="00796738" w:rsidRPr="007036CE" w14:paraId="605ADF21" w14:textId="77777777" w:rsidTr="00B0621B">
        <w:trPr>
          <w:cnfStyle w:val="100000000000" w:firstRow="1" w:lastRow="0" w:firstColumn="0" w:lastColumn="0" w:oddVBand="0" w:evenVBand="0" w:oddHBand="0" w:evenHBand="0" w:firstRowFirstColumn="0" w:firstRowLastColumn="0" w:lastRowFirstColumn="0" w:lastRowLastColumn="0"/>
        </w:trPr>
        <w:tc>
          <w:tcPr>
            <w:tcW w:w="1109" w:type="pct"/>
            <w:hideMark/>
          </w:tcPr>
          <w:p w14:paraId="27327B51" w14:textId="77777777" w:rsidR="0023504E" w:rsidRPr="007036CE" w:rsidRDefault="0023504E" w:rsidP="00E84F5E">
            <w:pPr>
              <w:pStyle w:val="GOSTTableHead"/>
              <w:rPr>
                <w:szCs w:val="22"/>
              </w:rPr>
            </w:pPr>
            <w:r w:rsidRPr="007036CE">
              <w:rPr>
                <w:szCs w:val="22"/>
              </w:rPr>
              <w:t>Наименование атрибута</w:t>
            </w:r>
          </w:p>
        </w:tc>
        <w:tc>
          <w:tcPr>
            <w:tcW w:w="302" w:type="pct"/>
            <w:hideMark/>
          </w:tcPr>
          <w:p w14:paraId="56B1909D" w14:textId="77777777" w:rsidR="0023504E" w:rsidRPr="007036CE" w:rsidRDefault="0023504E" w:rsidP="00E84F5E">
            <w:pPr>
              <w:pStyle w:val="GOSTTableHead"/>
              <w:rPr>
                <w:szCs w:val="22"/>
              </w:rPr>
            </w:pPr>
            <w:r w:rsidRPr="007036CE">
              <w:rPr>
                <w:szCs w:val="22"/>
              </w:rPr>
              <w:t>Вычисляемый атрибут</w:t>
            </w:r>
          </w:p>
        </w:tc>
        <w:tc>
          <w:tcPr>
            <w:tcW w:w="1109" w:type="pct"/>
            <w:hideMark/>
          </w:tcPr>
          <w:p w14:paraId="7505CE18" w14:textId="77777777" w:rsidR="0023504E" w:rsidRPr="007036CE" w:rsidRDefault="0023504E" w:rsidP="00E84F5E">
            <w:pPr>
              <w:pStyle w:val="GOSTTableHead"/>
              <w:rPr>
                <w:szCs w:val="22"/>
              </w:rPr>
            </w:pPr>
            <w:r w:rsidRPr="007036CE">
              <w:rPr>
                <w:szCs w:val="22"/>
              </w:rPr>
              <w:t>Описание атрибута</w:t>
            </w:r>
          </w:p>
        </w:tc>
        <w:tc>
          <w:tcPr>
            <w:tcW w:w="1109" w:type="pct"/>
            <w:hideMark/>
          </w:tcPr>
          <w:p w14:paraId="7AC0609B" w14:textId="77777777" w:rsidR="0023504E" w:rsidRPr="007036CE" w:rsidRDefault="0023504E" w:rsidP="00E84F5E">
            <w:pPr>
              <w:pStyle w:val="GOSTTableHead"/>
              <w:rPr>
                <w:szCs w:val="22"/>
              </w:rPr>
            </w:pPr>
            <w:r w:rsidRPr="007036CE">
              <w:rPr>
                <w:szCs w:val="22"/>
              </w:rPr>
              <w:t>Реквизит документа (наименование тега)</w:t>
            </w:r>
          </w:p>
        </w:tc>
        <w:tc>
          <w:tcPr>
            <w:tcW w:w="1371" w:type="pct"/>
            <w:hideMark/>
          </w:tcPr>
          <w:p w14:paraId="41471E1C" w14:textId="77777777" w:rsidR="0023504E" w:rsidRPr="007036CE" w:rsidRDefault="0023504E" w:rsidP="00E84F5E">
            <w:pPr>
              <w:pStyle w:val="GOSTTableHead"/>
              <w:rPr>
                <w:szCs w:val="22"/>
              </w:rPr>
            </w:pPr>
            <w:r w:rsidRPr="007036CE">
              <w:rPr>
                <w:szCs w:val="22"/>
              </w:rPr>
              <w:t>Алгоритм вычисления</w:t>
            </w:r>
          </w:p>
        </w:tc>
      </w:tr>
      <w:tr w:rsidR="00796738" w:rsidRPr="007036CE" w14:paraId="7078F39D" w14:textId="77777777" w:rsidTr="00B0621B">
        <w:tc>
          <w:tcPr>
            <w:tcW w:w="1109" w:type="pct"/>
          </w:tcPr>
          <w:p w14:paraId="192ECF5B" w14:textId="77777777" w:rsidR="0023504E" w:rsidRPr="007036CE" w:rsidRDefault="0023504E" w:rsidP="0041658B">
            <w:pPr>
              <w:pStyle w:val="GOSTTablenorm"/>
            </w:pPr>
            <w:r w:rsidRPr="007036CE">
              <w:t>Номер_документа*</w:t>
            </w:r>
          </w:p>
        </w:tc>
        <w:tc>
          <w:tcPr>
            <w:tcW w:w="302" w:type="pct"/>
          </w:tcPr>
          <w:p w14:paraId="33D58BC9" w14:textId="77777777" w:rsidR="0023504E" w:rsidRPr="007036CE" w:rsidRDefault="0023504E">
            <w:pPr>
              <w:pStyle w:val="GOSTTablenorm"/>
            </w:pPr>
            <w:r w:rsidRPr="007036CE">
              <w:t>нет</w:t>
            </w:r>
          </w:p>
        </w:tc>
        <w:tc>
          <w:tcPr>
            <w:tcW w:w="1109" w:type="pct"/>
          </w:tcPr>
          <w:p w14:paraId="22605A90" w14:textId="77777777" w:rsidR="0023504E" w:rsidRPr="007036CE" w:rsidRDefault="0023504E">
            <w:pPr>
              <w:pStyle w:val="GOSTTablenorm"/>
            </w:pPr>
            <w:r w:rsidRPr="007036CE">
              <w:t>Номер документа</w:t>
            </w:r>
          </w:p>
        </w:tc>
        <w:tc>
          <w:tcPr>
            <w:tcW w:w="1109" w:type="pct"/>
          </w:tcPr>
          <w:p w14:paraId="657F1728" w14:textId="77777777" w:rsidR="0023504E" w:rsidRPr="007036CE" w:rsidRDefault="0023504E">
            <w:pPr>
              <w:pStyle w:val="GOSTTablenorm"/>
            </w:pPr>
            <w:r w:rsidRPr="007036CE">
              <w:t>Inf_NmbrDcmnt</w:t>
            </w:r>
          </w:p>
        </w:tc>
        <w:tc>
          <w:tcPr>
            <w:tcW w:w="1371" w:type="pct"/>
          </w:tcPr>
          <w:p w14:paraId="57A8595C" w14:textId="77777777" w:rsidR="0023504E" w:rsidRPr="007036CE" w:rsidRDefault="0023504E" w:rsidP="00802219">
            <w:pPr>
              <w:pStyle w:val="GOSTTablenorm"/>
            </w:pPr>
          </w:p>
        </w:tc>
      </w:tr>
      <w:tr w:rsidR="00796738" w:rsidRPr="007036CE" w14:paraId="046E8908" w14:textId="77777777" w:rsidTr="00B0621B">
        <w:tc>
          <w:tcPr>
            <w:tcW w:w="1109" w:type="pct"/>
          </w:tcPr>
          <w:p w14:paraId="6B26BC07" w14:textId="77777777" w:rsidR="0023504E" w:rsidRPr="007036CE" w:rsidRDefault="0023504E" w:rsidP="0041658B">
            <w:pPr>
              <w:pStyle w:val="GOSTTablenorm"/>
            </w:pPr>
            <w:r w:rsidRPr="007036CE">
              <w:t>Дата_документа*</w:t>
            </w:r>
          </w:p>
        </w:tc>
        <w:tc>
          <w:tcPr>
            <w:tcW w:w="302" w:type="pct"/>
          </w:tcPr>
          <w:p w14:paraId="48084B42" w14:textId="77777777" w:rsidR="0023504E" w:rsidRPr="007036CE" w:rsidRDefault="0023504E">
            <w:pPr>
              <w:pStyle w:val="GOSTTablenorm"/>
            </w:pPr>
            <w:r w:rsidRPr="007036CE">
              <w:t>нет</w:t>
            </w:r>
          </w:p>
        </w:tc>
        <w:tc>
          <w:tcPr>
            <w:tcW w:w="1109" w:type="pct"/>
          </w:tcPr>
          <w:p w14:paraId="013C006B" w14:textId="77777777" w:rsidR="0023504E" w:rsidRPr="007036CE" w:rsidRDefault="0023504E">
            <w:pPr>
              <w:pStyle w:val="GOSTTablenorm"/>
            </w:pPr>
            <w:r w:rsidRPr="007036CE">
              <w:t>Дата документа</w:t>
            </w:r>
          </w:p>
        </w:tc>
        <w:tc>
          <w:tcPr>
            <w:tcW w:w="1109" w:type="pct"/>
          </w:tcPr>
          <w:p w14:paraId="75E8A963" w14:textId="77777777" w:rsidR="0023504E" w:rsidRPr="007036CE" w:rsidRDefault="0023504E">
            <w:pPr>
              <w:pStyle w:val="GOSTTablenorm"/>
            </w:pPr>
            <w:r w:rsidRPr="007036CE">
              <w:t>Inf_DtDcmnt</w:t>
            </w:r>
          </w:p>
        </w:tc>
        <w:tc>
          <w:tcPr>
            <w:tcW w:w="1371" w:type="pct"/>
          </w:tcPr>
          <w:p w14:paraId="79B734B9" w14:textId="77777777" w:rsidR="0023504E" w:rsidRPr="007036CE" w:rsidRDefault="0023504E" w:rsidP="00802219">
            <w:pPr>
              <w:pStyle w:val="GOSTTablenorm"/>
            </w:pPr>
          </w:p>
        </w:tc>
      </w:tr>
      <w:tr w:rsidR="00796738" w:rsidRPr="007036CE" w14:paraId="706CD077" w14:textId="77777777" w:rsidTr="00B0621B">
        <w:tc>
          <w:tcPr>
            <w:tcW w:w="1109" w:type="pct"/>
          </w:tcPr>
          <w:p w14:paraId="1F8BBA12" w14:textId="77777777" w:rsidR="0023504E" w:rsidRPr="007036CE" w:rsidRDefault="0023504E" w:rsidP="0041658B">
            <w:pPr>
              <w:pStyle w:val="GOSTTablenorm"/>
            </w:pPr>
            <w:r w:rsidRPr="007036CE">
              <w:lastRenderedPageBreak/>
              <w:t>Наименование_документа</w:t>
            </w:r>
          </w:p>
        </w:tc>
        <w:tc>
          <w:tcPr>
            <w:tcW w:w="302" w:type="pct"/>
          </w:tcPr>
          <w:p w14:paraId="4E6E06ED" w14:textId="77777777" w:rsidR="0023504E" w:rsidRPr="007036CE" w:rsidRDefault="0023504E">
            <w:pPr>
              <w:pStyle w:val="GOSTTablenorm"/>
            </w:pPr>
            <w:r w:rsidRPr="007036CE">
              <w:t>да</w:t>
            </w:r>
          </w:p>
        </w:tc>
        <w:tc>
          <w:tcPr>
            <w:tcW w:w="1109" w:type="pct"/>
          </w:tcPr>
          <w:p w14:paraId="6E0C8963" w14:textId="77777777" w:rsidR="0023504E" w:rsidRPr="007036CE" w:rsidRDefault="0023504E">
            <w:pPr>
              <w:pStyle w:val="GOSTTablenorm"/>
            </w:pPr>
            <w:r w:rsidRPr="007036CE">
              <w:t>Наименование документа</w:t>
            </w:r>
          </w:p>
        </w:tc>
        <w:tc>
          <w:tcPr>
            <w:tcW w:w="1109" w:type="pct"/>
          </w:tcPr>
          <w:p w14:paraId="71FF8C41" w14:textId="77777777" w:rsidR="0023504E" w:rsidRPr="007036CE" w:rsidRDefault="000961A9">
            <w:pPr>
              <w:pStyle w:val="GOSTTablenorm"/>
            </w:pPr>
            <w:r w:rsidRPr="007036CE">
              <w:t>-</w:t>
            </w:r>
          </w:p>
        </w:tc>
        <w:tc>
          <w:tcPr>
            <w:tcW w:w="1371" w:type="pct"/>
          </w:tcPr>
          <w:p w14:paraId="73B48C07" w14:textId="77777777" w:rsidR="0023504E" w:rsidRPr="007036CE" w:rsidRDefault="0023504E">
            <w:pPr>
              <w:pStyle w:val="GOSTTablenorm"/>
            </w:pPr>
            <w:r w:rsidRPr="007036CE">
              <w:t xml:space="preserve">Наименование документа определяется по справочнику </w:t>
            </w:r>
            <w:r w:rsidR="00A05C7B" w:rsidRPr="007036CE">
              <w:t>«</w:t>
            </w:r>
            <w:r w:rsidRPr="007036CE">
              <w:t>Типы документов</w:t>
            </w:r>
            <w:r w:rsidR="00A05C7B" w:rsidRPr="007036CE">
              <w:t>»</w:t>
            </w:r>
            <w:r w:rsidRPr="007036CE">
              <w:t xml:space="preserve"> с помощью значения атрибута Тип_документа (TypeDoc) из заголовка запроса</w:t>
            </w:r>
          </w:p>
        </w:tc>
      </w:tr>
      <w:tr w:rsidR="00F45BD7" w:rsidRPr="007036CE" w14:paraId="4B8FDB21" w14:textId="77777777" w:rsidTr="00B0621B">
        <w:tc>
          <w:tcPr>
            <w:tcW w:w="1109" w:type="pct"/>
          </w:tcPr>
          <w:p w14:paraId="1986630A" w14:textId="77777777" w:rsidR="00F45BD7" w:rsidRPr="007036CE" w:rsidRDefault="00F45BD7" w:rsidP="00F45BD7">
            <w:pPr>
              <w:pStyle w:val="GOSTTablenorm"/>
              <w:rPr>
                <w:color w:val="FF0000"/>
                <w:szCs w:val="22"/>
              </w:rPr>
            </w:pPr>
            <w:r w:rsidRPr="007036CE">
              <w:rPr>
                <w:szCs w:val="22"/>
              </w:rPr>
              <w:t>Вид_документа</w:t>
            </w:r>
          </w:p>
        </w:tc>
        <w:tc>
          <w:tcPr>
            <w:tcW w:w="302" w:type="pct"/>
          </w:tcPr>
          <w:p w14:paraId="53922935" w14:textId="77777777" w:rsidR="00F45BD7" w:rsidRPr="007036CE" w:rsidRDefault="00F45BD7" w:rsidP="006A090D">
            <w:pPr>
              <w:pStyle w:val="GOSTTablenorm"/>
              <w:rPr>
                <w:szCs w:val="22"/>
                <w:lang w:val="en-US"/>
              </w:rPr>
            </w:pPr>
            <w:r w:rsidRPr="007036CE">
              <w:rPr>
                <w:szCs w:val="22"/>
              </w:rPr>
              <w:t>нет</w:t>
            </w:r>
          </w:p>
        </w:tc>
        <w:tc>
          <w:tcPr>
            <w:tcW w:w="1109" w:type="pct"/>
          </w:tcPr>
          <w:p w14:paraId="2943C766" w14:textId="77777777" w:rsidR="00F45BD7" w:rsidRPr="007036CE" w:rsidRDefault="00F45BD7" w:rsidP="00F45BD7">
            <w:pPr>
              <w:pStyle w:val="GOSTTablenorm"/>
            </w:pPr>
            <w:r w:rsidRPr="007036CE">
              <w:t>Вид документа</w:t>
            </w:r>
          </w:p>
        </w:tc>
        <w:tc>
          <w:tcPr>
            <w:tcW w:w="1109" w:type="pct"/>
          </w:tcPr>
          <w:p w14:paraId="2845522C" w14:textId="77777777" w:rsidR="00F45BD7" w:rsidRPr="007036CE" w:rsidRDefault="00F45BD7" w:rsidP="00F45BD7">
            <w:pPr>
              <w:pStyle w:val="GOSTTablenorm"/>
              <w:rPr>
                <w:szCs w:val="22"/>
              </w:rPr>
            </w:pPr>
            <w:r w:rsidRPr="007036CE">
              <w:rPr>
                <w:szCs w:val="22"/>
              </w:rPr>
              <w:t>Inf_TpDc</w:t>
            </w:r>
          </w:p>
        </w:tc>
        <w:tc>
          <w:tcPr>
            <w:tcW w:w="1371" w:type="pct"/>
          </w:tcPr>
          <w:p w14:paraId="066E2BB8" w14:textId="77777777" w:rsidR="00F45BD7" w:rsidRPr="007036CE" w:rsidRDefault="00F45BD7" w:rsidP="00CE0E85">
            <w:pPr>
              <w:pStyle w:val="GOSTTablenorm"/>
              <w:rPr>
                <w:szCs w:val="22"/>
              </w:rPr>
            </w:pPr>
          </w:p>
        </w:tc>
      </w:tr>
      <w:tr w:rsidR="00F45BD7" w:rsidRPr="007036CE" w14:paraId="07B346BE" w14:textId="77777777" w:rsidTr="00B0621B">
        <w:tc>
          <w:tcPr>
            <w:tcW w:w="1109" w:type="pct"/>
          </w:tcPr>
          <w:p w14:paraId="68D65E0C" w14:textId="77777777" w:rsidR="00F45BD7" w:rsidRPr="007036CE" w:rsidRDefault="00F45BD7" w:rsidP="00F45BD7">
            <w:pPr>
              <w:pStyle w:val="GOSTTablenorm"/>
              <w:rPr>
                <w:szCs w:val="22"/>
              </w:rPr>
            </w:pPr>
            <w:r w:rsidRPr="007036CE">
              <w:rPr>
                <w:szCs w:val="22"/>
              </w:rPr>
              <w:t>Код_валюты</w:t>
            </w:r>
          </w:p>
        </w:tc>
        <w:tc>
          <w:tcPr>
            <w:tcW w:w="302" w:type="pct"/>
          </w:tcPr>
          <w:p w14:paraId="02E2E321" w14:textId="77777777" w:rsidR="00F45BD7" w:rsidRPr="007036CE" w:rsidRDefault="00F45BD7" w:rsidP="00F45BD7">
            <w:pPr>
              <w:pStyle w:val="GOSTTablenorm"/>
              <w:rPr>
                <w:szCs w:val="22"/>
              </w:rPr>
            </w:pPr>
            <w:r w:rsidRPr="007036CE">
              <w:rPr>
                <w:szCs w:val="22"/>
              </w:rPr>
              <w:t>да</w:t>
            </w:r>
          </w:p>
        </w:tc>
        <w:tc>
          <w:tcPr>
            <w:tcW w:w="1109" w:type="pct"/>
          </w:tcPr>
          <w:p w14:paraId="55302AA0" w14:textId="77777777" w:rsidR="00F45BD7" w:rsidRPr="007036CE" w:rsidRDefault="00F45BD7" w:rsidP="00F45BD7">
            <w:pPr>
              <w:pStyle w:val="GOSTTablenorm"/>
              <w:rPr>
                <w:szCs w:val="22"/>
              </w:rPr>
            </w:pPr>
            <w:r w:rsidRPr="007036CE">
              <w:rPr>
                <w:szCs w:val="22"/>
              </w:rPr>
              <w:t>Код валюты по ОКВ</w:t>
            </w:r>
          </w:p>
        </w:tc>
        <w:tc>
          <w:tcPr>
            <w:tcW w:w="1109" w:type="pct"/>
          </w:tcPr>
          <w:p w14:paraId="33E01A77" w14:textId="77777777" w:rsidR="00F45BD7" w:rsidRPr="007036CE" w:rsidRDefault="00F45BD7" w:rsidP="00F45BD7">
            <w:pPr>
              <w:pStyle w:val="GOSTTablenorm"/>
              <w:rPr>
                <w:szCs w:val="22"/>
              </w:rPr>
            </w:pPr>
            <w:r w:rsidRPr="007036CE">
              <w:rPr>
                <w:szCs w:val="22"/>
              </w:rPr>
              <w:t>InfDcBs_CdCrrnc</w:t>
            </w:r>
          </w:p>
        </w:tc>
        <w:tc>
          <w:tcPr>
            <w:tcW w:w="1371" w:type="pct"/>
          </w:tcPr>
          <w:p w14:paraId="376405A6" w14:textId="77777777" w:rsidR="00F45BD7" w:rsidRPr="007036CE" w:rsidRDefault="00F45BD7" w:rsidP="00F45BD7">
            <w:pPr>
              <w:pStyle w:val="GOSTTablenorm"/>
              <w:rPr>
                <w:szCs w:val="22"/>
              </w:rPr>
            </w:pPr>
            <w:r w:rsidRPr="007036CE">
              <w:rPr>
                <w:szCs w:val="22"/>
              </w:rPr>
              <w:t>В составе документа может приходить как цифровой, так и буквенный код валюты.</w:t>
            </w:r>
          </w:p>
          <w:p w14:paraId="1339708C" w14:textId="77777777" w:rsidR="00F45BD7" w:rsidRPr="007036CE" w:rsidRDefault="00F45BD7" w:rsidP="00AA6625">
            <w:pPr>
              <w:pStyle w:val="GOSTTableListNum10"/>
              <w:numPr>
                <w:ilvl w:val="0"/>
                <w:numId w:val="40"/>
              </w:numPr>
            </w:pPr>
            <w:r w:rsidRPr="007036CE">
              <w:t xml:space="preserve"> если код валюты пришел цифровой, то в атрибут его значение записывается в неизменном виде;</w:t>
            </w:r>
          </w:p>
          <w:p w14:paraId="1D9F6A07" w14:textId="06FDE92E" w:rsidR="00F45BD7" w:rsidRPr="007036CE" w:rsidRDefault="00F45BD7" w:rsidP="00AA6625">
            <w:pPr>
              <w:pStyle w:val="GOSTTableListNum10"/>
              <w:numPr>
                <w:ilvl w:val="0"/>
                <w:numId w:val="40"/>
              </w:numPr>
            </w:pPr>
            <w:r w:rsidRPr="007036CE">
              <w:t xml:space="preserve"> если код валюты пришел буквенный, то в атрибут его значение записывается после преобразования в цифровой по данным справочника «Общероссийский классификатор валют (ОКВ)»</w:t>
            </w:r>
            <w:r w:rsidRPr="007036CE">
              <w:rPr>
                <w:vertAlign w:val="superscript"/>
              </w:rPr>
              <w:fldChar w:fldCharType="begin"/>
            </w:r>
            <w:r w:rsidRPr="007036CE">
              <w:rPr>
                <w:vertAlign w:val="superscript"/>
              </w:rPr>
              <w:instrText xml:space="preserve"> NOTEREF _Ref153484430 \h  \* MERGEFORMAT </w:instrText>
            </w:r>
            <w:r w:rsidRPr="007036CE">
              <w:rPr>
                <w:vertAlign w:val="superscript"/>
              </w:rPr>
            </w:r>
            <w:r w:rsidRPr="007036CE">
              <w:rPr>
                <w:vertAlign w:val="superscript"/>
              </w:rPr>
              <w:fldChar w:fldCharType="separate"/>
            </w:r>
            <w:r w:rsidR="00BD74E1">
              <w:rPr>
                <w:vertAlign w:val="superscript"/>
              </w:rPr>
              <w:t>5</w:t>
            </w:r>
            <w:r w:rsidRPr="007036CE">
              <w:rPr>
                <w:vertAlign w:val="superscript"/>
              </w:rPr>
              <w:fldChar w:fldCharType="end"/>
            </w:r>
          </w:p>
        </w:tc>
      </w:tr>
      <w:tr w:rsidR="007E0C8D" w:rsidRPr="007036CE" w14:paraId="24B29435" w14:textId="77777777" w:rsidTr="00B0621B">
        <w:tc>
          <w:tcPr>
            <w:tcW w:w="1109" w:type="pct"/>
          </w:tcPr>
          <w:p w14:paraId="03ADA358" w14:textId="77777777" w:rsidR="007E0C8D" w:rsidRPr="007036CE" w:rsidRDefault="007E0C8D" w:rsidP="007E0C8D">
            <w:pPr>
              <w:pStyle w:val="GOSTTablenorm"/>
              <w:rPr>
                <w:szCs w:val="22"/>
              </w:rPr>
            </w:pPr>
            <w:r w:rsidRPr="007036CE">
              <w:rPr>
                <w:szCs w:val="22"/>
              </w:rPr>
              <w:t>Код_валюты_учета</w:t>
            </w:r>
          </w:p>
        </w:tc>
        <w:tc>
          <w:tcPr>
            <w:tcW w:w="302" w:type="pct"/>
          </w:tcPr>
          <w:p w14:paraId="376022EA" w14:textId="77777777" w:rsidR="007E0C8D" w:rsidRPr="007036CE" w:rsidRDefault="007E0C8D" w:rsidP="007E0C8D">
            <w:pPr>
              <w:pStyle w:val="GOSTTablenorm"/>
              <w:rPr>
                <w:szCs w:val="22"/>
              </w:rPr>
            </w:pPr>
            <w:r w:rsidRPr="007036CE">
              <w:rPr>
                <w:szCs w:val="22"/>
              </w:rPr>
              <w:t>да</w:t>
            </w:r>
          </w:p>
        </w:tc>
        <w:tc>
          <w:tcPr>
            <w:tcW w:w="1109" w:type="pct"/>
          </w:tcPr>
          <w:p w14:paraId="7E282A78" w14:textId="77777777" w:rsidR="007E0C8D" w:rsidRPr="007036CE" w:rsidRDefault="007E0C8D" w:rsidP="007E0C8D">
            <w:pPr>
              <w:pStyle w:val="GOSTTablenorm"/>
              <w:rPr>
                <w:szCs w:val="22"/>
              </w:rPr>
            </w:pPr>
            <w:r w:rsidRPr="007036CE">
              <w:rPr>
                <w:szCs w:val="22"/>
              </w:rPr>
              <w:t>Код валюты учета по ОКВ</w:t>
            </w:r>
          </w:p>
        </w:tc>
        <w:tc>
          <w:tcPr>
            <w:tcW w:w="1109" w:type="pct"/>
          </w:tcPr>
          <w:p w14:paraId="65F23806" w14:textId="77777777" w:rsidR="007E0C8D" w:rsidRPr="007036CE" w:rsidRDefault="007E0C8D" w:rsidP="007E0C8D">
            <w:pPr>
              <w:pStyle w:val="GOSTTablenorm"/>
              <w:rPr>
                <w:szCs w:val="22"/>
              </w:rPr>
            </w:pPr>
            <w:r w:rsidRPr="007036CE">
              <w:t>-</w:t>
            </w:r>
          </w:p>
        </w:tc>
        <w:tc>
          <w:tcPr>
            <w:tcW w:w="1371" w:type="pct"/>
          </w:tcPr>
          <w:p w14:paraId="185C36E4" w14:textId="77777777" w:rsidR="007E0C8D" w:rsidRPr="007036CE" w:rsidRDefault="007E0C8D" w:rsidP="007E0C8D">
            <w:pPr>
              <w:pStyle w:val="GOSTTablenorm"/>
              <w:rPr>
                <w:szCs w:val="22"/>
              </w:rPr>
            </w:pPr>
            <w:r w:rsidRPr="007036CE">
              <w:t>Указывается значение «643»</w:t>
            </w:r>
          </w:p>
        </w:tc>
      </w:tr>
      <w:tr w:rsidR="007E0C8D" w:rsidRPr="007036CE" w14:paraId="61A1FD22" w14:textId="77777777" w:rsidTr="00B0621B">
        <w:tc>
          <w:tcPr>
            <w:tcW w:w="1109" w:type="pct"/>
          </w:tcPr>
          <w:p w14:paraId="71EC84C0" w14:textId="77777777" w:rsidR="007E0C8D" w:rsidRPr="007036CE" w:rsidRDefault="007E0C8D" w:rsidP="007E0C8D">
            <w:pPr>
              <w:pStyle w:val="GOSTTablenorm"/>
            </w:pPr>
            <w:r w:rsidRPr="007036CE">
              <w:t>Дата_ввода_в_действие</w:t>
            </w:r>
          </w:p>
        </w:tc>
        <w:tc>
          <w:tcPr>
            <w:tcW w:w="302" w:type="pct"/>
          </w:tcPr>
          <w:p w14:paraId="19ADAF3D" w14:textId="77777777" w:rsidR="007E0C8D" w:rsidRPr="007036CE" w:rsidRDefault="007E0C8D" w:rsidP="007E0C8D">
            <w:pPr>
              <w:pStyle w:val="GOSTTablenorm"/>
            </w:pPr>
            <w:r w:rsidRPr="007036CE">
              <w:t>да</w:t>
            </w:r>
          </w:p>
        </w:tc>
        <w:tc>
          <w:tcPr>
            <w:tcW w:w="1109" w:type="pct"/>
          </w:tcPr>
          <w:p w14:paraId="372889CF" w14:textId="77777777" w:rsidR="007E0C8D" w:rsidRPr="007036CE" w:rsidRDefault="007E0C8D" w:rsidP="007E0C8D">
            <w:pPr>
              <w:pStyle w:val="GOSTTablenorm"/>
            </w:pPr>
            <w:r w:rsidRPr="007036CE">
              <w:t>Дата ввода в действие</w:t>
            </w:r>
          </w:p>
        </w:tc>
        <w:tc>
          <w:tcPr>
            <w:tcW w:w="1109" w:type="pct"/>
          </w:tcPr>
          <w:p w14:paraId="293B8B17" w14:textId="77777777" w:rsidR="007E0C8D" w:rsidRPr="007036CE" w:rsidRDefault="007E0C8D" w:rsidP="007E0C8D">
            <w:pPr>
              <w:pStyle w:val="GOSTTablenorm"/>
            </w:pPr>
            <w:r w:rsidRPr="007036CE">
              <w:t>SettlementDate (из заголовка запроса)</w:t>
            </w:r>
          </w:p>
        </w:tc>
        <w:tc>
          <w:tcPr>
            <w:tcW w:w="1371" w:type="pct"/>
          </w:tcPr>
          <w:p w14:paraId="6C53B05E" w14:textId="77777777" w:rsidR="007E0C8D" w:rsidRPr="007036CE" w:rsidRDefault="007E0C8D" w:rsidP="007E0C8D">
            <w:pPr>
              <w:pStyle w:val="GOSTTablenorm"/>
            </w:pPr>
            <w:r w:rsidRPr="007036CE">
              <w:t>Для данного типа документов Дата_ввода_в_действие = Дата_отражения_в_учете</w:t>
            </w:r>
          </w:p>
        </w:tc>
      </w:tr>
      <w:tr w:rsidR="007E0C8D" w:rsidRPr="007036CE" w14:paraId="62A8633F" w14:textId="77777777" w:rsidTr="00B0621B">
        <w:tc>
          <w:tcPr>
            <w:tcW w:w="1109" w:type="pct"/>
          </w:tcPr>
          <w:p w14:paraId="1E78EC47" w14:textId="77777777" w:rsidR="007E0C8D" w:rsidRPr="007036CE" w:rsidRDefault="007E0C8D" w:rsidP="007E0C8D">
            <w:pPr>
              <w:pStyle w:val="GOSTTablenorm"/>
            </w:pPr>
            <w:r w:rsidRPr="007036CE">
              <w:rPr>
                <w:color w:val="000000"/>
              </w:rPr>
              <w:t>Код_контура</w:t>
            </w:r>
          </w:p>
        </w:tc>
        <w:tc>
          <w:tcPr>
            <w:tcW w:w="302" w:type="pct"/>
          </w:tcPr>
          <w:p w14:paraId="200D1AFD" w14:textId="77777777" w:rsidR="007E0C8D" w:rsidRPr="007036CE" w:rsidRDefault="007E0C8D" w:rsidP="007E0C8D">
            <w:pPr>
              <w:pStyle w:val="GOSTTablenorm"/>
            </w:pPr>
            <w:r w:rsidRPr="007036CE">
              <w:t>да</w:t>
            </w:r>
          </w:p>
        </w:tc>
        <w:tc>
          <w:tcPr>
            <w:tcW w:w="1109" w:type="pct"/>
          </w:tcPr>
          <w:p w14:paraId="31D1226B" w14:textId="77777777" w:rsidR="007E0C8D" w:rsidRPr="007036CE" w:rsidRDefault="007E0C8D" w:rsidP="007E0C8D">
            <w:pPr>
              <w:pStyle w:val="GOSTTablenorm"/>
            </w:pPr>
            <w:r w:rsidRPr="007036CE">
              <w:t>Код контура, приведенный к стандартному виду</w:t>
            </w:r>
          </w:p>
        </w:tc>
        <w:tc>
          <w:tcPr>
            <w:tcW w:w="1109" w:type="pct"/>
          </w:tcPr>
          <w:p w14:paraId="3F2239CA" w14:textId="77777777" w:rsidR="007E0C8D" w:rsidRPr="007036CE" w:rsidRDefault="007E0C8D" w:rsidP="007E0C8D">
            <w:pPr>
              <w:pStyle w:val="GOSTTablenorm"/>
            </w:pPr>
            <w:r w:rsidRPr="007036CE">
              <w:t>Inf_Contur_PUiO</w:t>
            </w:r>
          </w:p>
        </w:tc>
        <w:tc>
          <w:tcPr>
            <w:tcW w:w="1371" w:type="pct"/>
          </w:tcPr>
          <w:p w14:paraId="1F0FC8D6" w14:textId="77777777" w:rsidR="007E0C8D" w:rsidRPr="007036CE" w:rsidRDefault="007E0C8D" w:rsidP="007E0C8D">
            <w:pPr>
              <w:pStyle w:val="GOSTTablenorm"/>
            </w:pPr>
            <w:r w:rsidRPr="007036CE">
              <w:t>Если в теге документа «1» или «O», то значение «1».</w:t>
            </w:r>
          </w:p>
          <w:p w14:paraId="3B987409" w14:textId="77777777" w:rsidR="007E0C8D" w:rsidRPr="007036CE" w:rsidRDefault="007E0C8D" w:rsidP="007E0C8D">
            <w:pPr>
              <w:pStyle w:val="GOSTTablenorm"/>
            </w:pPr>
            <w:r w:rsidRPr="007036CE">
              <w:t>Если в теге документа «2» или «S», то значение «2»</w:t>
            </w:r>
          </w:p>
        </w:tc>
      </w:tr>
      <w:tr w:rsidR="007E0C8D" w:rsidRPr="007036CE" w14:paraId="0D09F2F3" w14:textId="77777777" w:rsidTr="00B0621B">
        <w:tc>
          <w:tcPr>
            <w:tcW w:w="1109" w:type="pct"/>
          </w:tcPr>
          <w:p w14:paraId="70F449E4" w14:textId="77777777" w:rsidR="007E0C8D" w:rsidRPr="007036CE" w:rsidRDefault="007E0C8D" w:rsidP="007E0C8D">
            <w:pPr>
              <w:pStyle w:val="GOSTTablenorm"/>
            </w:pPr>
            <w:r w:rsidRPr="007036CE">
              <w:rPr>
                <w:color w:val="000000"/>
              </w:rPr>
              <w:t>Уровень_конфиденциальности</w:t>
            </w:r>
          </w:p>
        </w:tc>
        <w:tc>
          <w:tcPr>
            <w:tcW w:w="302" w:type="pct"/>
          </w:tcPr>
          <w:p w14:paraId="66C3A025" w14:textId="77777777" w:rsidR="007E0C8D" w:rsidRPr="007036CE" w:rsidRDefault="007E0C8D" w:rsidP="007E0C8D">
            <w:pPr>
              <w:pStyle w:val="GOSTTablenorm"/>
            </w:pPr>
            <w:r w:rsidRPr="007036CE">
              <w:t>нет</w:t>
            </w:r>
          </w:p>
        </w:tc>
        <w:tc>
          <w:tcPr>
            <w:tcW w:w="1109" w:type="pct"/>
          </w:tcPr>
          <w:p w14:paraId="79E39011" w14:textId="77777777" w:rsidR="007E0C8D" w:rsidRPr="007036CE" w:rsidRDefault="007E0C8D" w:rsidP="007E0C8D">
            <w:pPr>
              <w:pStyle w:val="GOSTTablenorm"/>
            </w:pPr>
            <w:r w:rsidRPr="007036CE">
              <w:t>Уровень конфиденциальности</w:t>
            </w:r>
          </w:p>
        </w:tc>
        <w:tc>
          <w:tcPr>
            <w:tcW w:w="1109" w:type="pct"/>
          </w:tcPr>
          <w:p w14:paraId="2A1ADA35" w14:textId="77777777" w:rsidR="007E0C8D" w:rsidRPr="007036CE" w:rsidRDefault="007E0C8D" w:rsidP="007E0C8D">
            <w:pPr>
              <w:pStyle w:val="GOSTTablenorm"/>
            </w:pPr>
            <w:r w:rsidRPr="007036CE">
              <w:t>StmInfrmtn_AccessLevel</w:t>
            </w:r>
          </w:p>
        </w:tc>
        <w:tc>
          <w:tcPr>
            <w:tcW w:w="1371" w:type="pct"/>
          </w:tcPr>
          <w:p w14:paraId="6331EACF" w14:textId="77777777" w:rsidR="007E0C8D" w:rsidRPr="007036CE" w:rsidRDefault="007E0C8D" w:rsidP="007E0C8D">
            <w:pPr>
              <w:pStyle w:val="GOSTTablenorm"/>
            </w:pPr>
          </w:p>
        </w:tc>
      </w:tr>
      <w:tr w:rsidR="007E0C8D" w:rsidRPr="007036CE" w14:paraId="43338723" w14:textId="77777777" w:rsidTr="00B0621B">
        <w:tc>
          <w:tcPr>
            <w:tcW w:w="1109" w:type="pct"/>
          </w:tcPr>
          <w:p w14:paraId="51BA0F65" w14:textId="77777777" w:rsidR="007E0C8D" w:rsidRPr="007036CE" w:rsidRDefault="007E0C8D" w:rsidP="007E0C8D">
            <w:pPr>
              <w:pStyle w:val="GOSTTablenorm"/>
            </w:pPr>
            <w:r w:rsidRPr="007036CE">
              <w:rPr>
                <w:color w:val="000000"/>
              </w:rPr>
              <w:t>Код_бюджета</w:t>
            </w:r>
          </w:p>
        </w:tc>
        <w:tc>
          <w:tcPr>
            <w:tcW w:w="302" w:type="pct"/>
          </w:tcPr>
          <w:p w14:paraId="69ED7B97" w14:textId="77777777" w:rsidR="007E0C8D" w:rsidRPr="007036CE" w:rsidRDefault="007E0C8D" w:rsidP="007E0C8D">
            <w:pPr>
              <w:pStyle w:val="GOSTTablenorm"/>
            </w:pPr>
            <w:r w:rsidRPr="007036CE">
              <w:t>нет</w:t>
            </w:r>
          </w:p>
        </w:tc>
        <w:tc>
          <w:tcPr>
            <w:tcW w:w="1109" w:type="pct"/>
          </w:tcPr>
          <w:p w14:paraId="56AB5141" w14:textId="77777777" w:rsidR="007E0C8D" w:rsidRPr="007036CE" w:rsidRDefault="007E0C8D" w:rsidP="007E0C8D">
            <w:pPr>
              <w:pStyle w:val="GOSTTablenorm"/>
            </w:pPr>
            <w:r w:rsidRPr="007036CE">
              <w:t>Код бюджета</w:t>
            </w:r>
          </w:p>
        </w:tc>
        <w:tc>
          <w:tcPr>
            <w:tcW w:w="1109" w:type="pct"/>
          </w:tcPr>
          <w:p w14:paraId="05591F0E" w14:textId="77777777" w:rsidR="007E0C8D" w:rsidRPr="007036CE" w:rsidRDefault="007E0C8D" w:rsidP="007E0C8D">
            <w:pPr>
              <w:pStyle w:val="GOSTTablenorm"/>
            </w:pPr>
            <w:r w:rsidRPr="007036CE">
              <w:t>RcpBdjt_</w:t>
            </w:r>
            <w:r w:rsidRPr="007036CE">
              <w:rPr>
                <w:lang w:val="en-US"/>
              </w:rPr>
              <w:t>Cd</w:t>
            </w:r>
            <w:r w:rsidRPr="007036CE">
              <w:t>Bdgt</w:t>
            </w:r>
          </w:p>
        </w:tc>
        <w:tc>
          <w:tcPr>
            <w:tcW w:w="1371" w:type="pct"/>
          </w:tcPr>
          <w:p w14:paraId="470919E7" w14:textId="77777777" w:rsidR="007E0C8D" w:rsidRPr="007036CE" w:rsidRDefault="007E0C8D" w:rsidP="007E0C8D">
            <w:pPr>
              <w:pStyle w:val="GOSTTablenorm"/>
            </w:pPr>
          </w:p>
        </w:tc>
      </w:tr>
      <w:tr w:rsidR="007E0C8D" w:rsidRPr="007036CE" w14:paraId="47EF1BAE" w14:textId="77777777" w:rsidTr="00B0621B">
        <w:tc>
          <w:tcPr>
            <w:tcW w:w="1109" w:type="pct"/>
          </w:tcPr>
          <w:p w14:paraId="2AD429D9" w14:textId="77777777" w:rsidR="007E0C8D" w:rsidRPr="007036CE" w:rsidRDefault="007E0C8D" w:rsidP="007E0C8D">
            <w:pPr>
              <w:pStyle w:val="GOSTTablenorm"/>
            </w:pPr>
            <w:r w:rsidRPr="007036CE">
              <w:rPr>
                <w:color w:val="000000"/>
              </w:rPr>
              <w:lastRenderedPageBreak/>
              <w:t>Номер_ЛС_плательщика</w:t>
            </w:r>
          </w:p>
        </w:tc>
        <w:tc>
          <w:tcPr>
            <w:tcW w:w="302" w:type="pct"/>
          </w:tcPr>
          <w:p w14:paraId="28564565" w14:textId="77777777" w:rsidR="007E0C8D" w:rsidRPr="007036CE" w:rsidRDefault="007E0C8D" w:rsidP="007E0C8D">
            <w:pPr>
              <w:pStyle w:val="GOSTTablenorm"/>
            </w:pPr>
            <w:r w:rsidRPr="007036CE">
              <w:t>нет</w:t>
            </w:r>
          </w:p>
        </w:tc>
        <w:tc>
          <w:tcPr>
            <w:tcW w:w="1109" w:type="pct"/>
          </w:tcPr>
          <w:p w14:paraId="10B10C2F" w14:textId="77777777" w:rsidR="007E0C8D" w:rsidRPr="007036CE" w:rsidRDefault="007E0C8D" w:rsidP="007E0C8D">
            <w:pPr>
              <w:pStyle w:val="GOSTTablenorm"/>
            </w:pPr>
            <w:r w:rsidRPr="007036CE">
              <w:t>Номер лицевого счета</w:t>
            </w:r>
          </w:p>
        </w:tc>
        <w:tc>
          <w:tcPr>
            <w:tcW w:w="1109" w:type="pct"/>
          </w:tcPr>
          <w:p w14:paraId="732D2E67" w14:textId="77777777" w:rsidR="007E0C8D" w:rsidRPr="007036CE" w:rsidRDefault="007E0C8D" w:rsidP="007E0C8D">
            <w:pPr>
              <w:pStyle w:val="GOSTTablenorm"/>
            </w:pPr>
            <w:r w:rsidRPr="007036CE">
              <w:t>RcpBdjt_NmbrAccnt</w:t>
            </w:r>
          </w:p>
        </w:tc>
        <w:tc>
          <w:tcPr>
            <w:tcW w:w="1371" w:type="pct"/>
          </w:tcPr>
          <w:p w14:paraId="275A22A0" w14:textId="77777777" w:rsidR="007E0C8D" w:rsidRPr="007036CE" w:rsidRDefault="007E0C8D" w:rsidP="007E0C8D">
            <w:pPr>
              <w:pStyle w:val="GOSTTablenorm"/>
            </w:pPr>
          </w:p>
        </w:tc>
      </w:tr>
      <w:tr w:rsidR="007E0C8D" w:rsidRPr="007036CE" w14:paraId="6D15EF8C" w14:textId="77777777" w:rsidTr="00B0621B">
        <w:tc>
          <w:tcPr>
            <w:tcW w:w="1109" w:type="pct"/>
          </w:tcPr>
          <w:p w14:paraId="3B05CDF5" w14:textId="77777777" w:rsidR="007E0C8D" w:rsidRPr="007036CE" w:rsidRDefault="007E0C8D" w:rsidP="007E0C8D">
            <w:pPr>
              <w:pStyle w:val="GOSTTablenorm"/>
              <w:rPr>
                <w:color w:val="000000"/>
              </w:rPr>
            </w:pPr>
            <w:r w:rsidRPr="007036CE">
              <w:rPr>
                <w:color w:val="000000"/>
              </w:rPr>
              <w:t>Номер_БО_плательщика</w:t>
            </w:r>
          </w:p>
        </w:tc>
        <w:tc>
          <w:tcPr>
            <w:tcW w:w="302" w:type="pct"/>
          </w:tcPr>
          <w:p w14:paraId="68BB117C" w14:textId="77777777" w:rsidR="007E0C8D" w:rsidRPr="007036CE" w:rsidRDefault="007E0C8D" w:rsidP="007E0C8D">
            <w:pPr>
              <w:pStyle w:val="GOSTTablenorm"/>
            </w:pPr>
            <w:r w:rsidRPr="007036CE">
              <w:t>нет</w:t>
            </w:r>
          </w:p>
        </w:tc>
        <w:tc>
          <w:tcPr>
            <w:tcW w:w="1109" w:type="pct"/>
          </w:tcPr>
          <w:p w14:paraId="6B9AA7F2" w14:textId="77777777" w:rsidR="007E0C8D" w:rsidRPr="007036CE" w:rsidRDefault="007E0C8D" w:rsidP="007E0C8D">
            <w:pPr>
              <w:pStyle w:val="GOSTTablenorm"/>
            </w:pPr>
            <w:r w:rsidRPr="007036CE">
              <w:t>Учетный номер БО</w:t>
            </w:r>
          </w:p>
        </w:tc>
        <w:tc>
          <w:tcPr>
            <w:tcW w:w="1109" w:type="pct"/>
          </w:tcPr>
          <w:p w14:paraId="2729F051" w14:textId="77777777" w:rsidR="007E0C8D" w:rsidRPr="007036CE" w:rsidRDefault="007E0C8D" w:rsidP="007E0C8D">
            <w:pPr>
              <w:pStyle w:val="GOSTTablenorm"/>
            </w:pPr>
            <w:r w:rsidRPr="007036CE">
              <w:t>Inf_RgNmBO</w:t>
            </w:r>
          </w:p>
        </w:tc>
        <w:tc>
          <w:tcPr>
            <w:tcW w:w="1371" w:type="pct"/>
          </w:tcPr>
          <w:p w14:paraId="0EF52194" w14:textId="77777777" w:rsidR="007E0C8D" w:rsidRPr="007036CE" w:rsidRDefault="007E0C8D" w:rsidP="007E0C8D">
            <w:pPr>
              <w:pStyle w:val="GOSTTablenorm"/>
            </w:pPr>
          </w:p>
        </w:tc>
      </w:tr>
      <w:tr w:rsidR="007E0C8D" w:rsidRPr="007036CE" w14:paraId="237CAE28" w14:textId="77777777" w:rsidTr="00B0621B">
        <w:tc>
          <w:tcPr>
            <w:tcW w:w="1109" w:type="pct"/>
          </w:tcPr>
          <w:p w14:paraId="7D93C451" w14:textId="77777777" w:rsidR="007E0C8D" w:rsidRPr="007036CE" w:rsidRDefault="007E0C8D" w:rsidP="007E0C8D">
            <w:pPr>
              <w:pStyle w:val="GOSTTablenorm"/>
              <w:rPr>
                <w:szCs w:val="22"/>
              </w:rPr>
            </w:pPr>
            <w:r w:rsidRPr="007036CE">
              <w:rPr>
                <w:szCs w:val="22"/>
              </w:rPr>
              <w:t>Тип_БО</w:t>
            </w:r>
          </w:p>
        </w:tc>
        <w:tc>
          <w:tcPr>
            <w:tcW w:w="302" w:type="pct"/>
          </w:tcPr>
          <w:p w14:paraId="28DF5E60" w14:textId="77777777" w:rsidR="007E0C8D" w:rsidRPr="007036CE" w:rsidRDefault="006A090D" w:rsidP="008045E9">
            <w:pPr>
              <w:pStyle w:val="GOSTTablenorm"/>
              <w:ind w:left="0"/>
            </w:pPr>
            <w:r w:rsidRPr="007036CE">
              <w:t xml:space="preserve"> да</w:t>
            </w:r>
          </w:p>
        </w:tc>
        <w:tc>
          <w:tcPr>
            <w:tcW w:w="1109" w:type="pct"/>
          </w:tcPr>
          <w:p w14:paraId="1C344199" w14:textId="77777777" w:rsidR="007E0C8D" w:rsidRPr="007036CE" w:rsidRDefault="007E0C8D" w:rsidP="007E0C8D">
            <w:pPr>
              <w:pStyle w:val="GOSTTablenorm"/>
            </w:pPr>
            <w:r w:rsidRPr="007036CE">
              <w:t>Тип БО</w:t>
            </w:r>
          </w:p>
        </w:tc>
        <w:tc>
          <w:tcPr>
            <w:tcW w:w="1109" w:type="pct"/>
          </w:tcPr>
          <w:p w14:paraId="1BC55151" w14:textId="77777777" w:rsidR="007E0C8D" w:rsidRPr="007036CE" w:rsidRDefault="007E0C8D" w:rsidP="007E0C8D">
            <w:pPr>
              <w:pStyle w:val="GOSTTablenorm"/>
            </w:pPr>
            <w:r w:rsidRPr="007036CE">
              <w:t>Inf_Tp</w:t>
            </w:r>
            <w:r w:rsidRPr="007036CE">
              <w:rPr>
                <w:lang w:val="en-US"/>
              </w:rPr>
              <w:t>BOCd</w:t>
            </w:r>
          </w:p>
        </w:tc>
        <w:tc>
          <w:tcPr>
            <w:tcW w:w="1371" w:type="pct"/>
          </w:tcPr>
          <w:p w14:paraId="7BCD55E2" w14:textId="77777777" w:rsidR="001342F4" w:rsidRPr="007036CE" w:rsidRDefault="001342F4" w:rsidP="001342F4">
            <w:pPr>
              <w:pStyle w:val="GOSTTablenorm"/>
            </w:pPr>
            <w:r w:rsidRPr="007036CE">
              <w:t>Если в теге документа «</w:t>
            </w:r>
            <w:r w:rsidRPr="007036CE">
              <w:rPr>
                <w:lang w:val="en-US"/>
              </w:rPr>
              <w:t>Purchase</w:t>
            </w:r>
            <w:r w:rsidRPr="007036CE">
              <w:t>», то зна-чение «1».</w:t>
            </w:r>
          </w:p>
          <w:p w14:paraId="0F64A78E" w14:textId="77777777" w:rsidR="007E0C8D" w:rsidRPr="007036CE" w:rsidRDefault="001342F4" w:rsidP="001342F4">
            <w:pPr>
              <w:pStyle w:val="GOSTTablenorm"/>
            </w:pPr>
            <w:r w:rsidRPr="007036CE">
              <w:t>Если в теге документа «</w:t>
            </w:r>
            <w:r w:rsidRPr="007036CE">
              <w:rPr>
                <w:lang w:val="en-US"/>
              </w:rPr>
              <w:t>Other</w:t>
            </w:r>
            <w:r w:rsidRPr="007036CE">
              <w:t>», то зна-чение «2»</w:t>
            </w:r>
          </w:p>
        </w:tc>
      </w:tr>
      <w:tr w:rsidR="007E0C8D" w:rsidRPr="007036CE" w14:paraId="335BE386" w14:textId="77777777" w:rsidTr="00B0621B">
        <w:tc>
          <w:tcPr>
            <w:tcW w:w="1109" w:type="pct"/>
          </w:tcPr>
          <w:p w14:paraId="0131F785" w14:textId="77777777" w:rsidR="007E0C8D" w:rsidRPr="007036CE" w:rsidRDefault="007E0C8D" w:rsidP="007E0C8D">
            <w:pPr>
              <w:pStyle w:val="GOSTTablenorm"/>
            </w:pPr>
            <w:r w:rsidRPr="007036CE">
              <w:t>Вид_документа_основания</w:t>
            </w:r>
          </w:p>
        </w:tc>
        <w:tc>
          <w:tcPr>
            <w:tcW w:w="302" w:type="pct"/>
          </w:tcPr>
          <w:p w14:paraId="74F16BA0" w14:textId="77777777" w:rsidR="007E0C8D" w:rsidRPr="007036CE" w:rsidRDefault="007E0C8D" w:rsidP="007E0C8D">
            <w:pPr>
              <w:pStyle w:val="GOSTTablenorm"/>
            </w:pPr>
            <w:r w:rsidRPr="007036CE">
              <w:t>нет</w:t>
            </w:r>
          </w:p>
        </w:tc>
        <w:tc>
          <w:tcPr>
            <w:tcW w:w="1109" w:type="pct"/>
          </w:tcPr>
          <w:p w14:paraId="6CBACFCF" w14:textId="77777777" w:rsidR="007E0C8D" w:rsidRPr="007036CE" w:rsidRDefault="007E0C8D" w:rsidP="007E0C8D">
            <w:pPr>
              <w:pStyle w:val="GOSTTablenorm"/>
            </w:pPr>
            <w:r w:rsidRPr="007036CE">
              <w:t>Вид документа-основания</w:t>
            </w:r>
          </w:p>
        </w:tc>
        <w:tc>
          <w:tcPr>
            <w:tcW w:w="1109" w:type="pct"/>
          </w:tcPr>
          <w:p w14:paraId="55C33926" w14:textId="77777777" w:rsidR="007E0C8D" w:rsidRPr="007036CE" w:rsidRDefault="007E0C8D" w:rsidP="007E0C8D">
            <w:pPr>
              <w:pStyle w:val="GOSTTablenorm"/>
            </w:pPr>
            <w:r w:rsidRPr="007036CE">
              <w:t>InfDcBs_TypeDcBs</w:t>
            </w:r>
          </w:p>
        </w:tc>
        <w:tc>
          <w:tcPr>
            <w:tcW w:w="1371" w:type="pct"/>
          </w:tcPr>
          <w:p w14:paraId="3D7457DF" w14:textId="77777777" w:rsidR="007E0C8D" w:rsidRPr="007036CE" w:rsidRDefault="007E0C8D" w:rsidP="007E0C8D">
            <w:pPr>
              <w:pStyle w:val="GOSTTablenorm"/>
            </w:pPr>
          </w:p>
        </w:tc>
      </w:tr>
      <w:tr w:rsidR="007E0C8D" w:rsidRPr="007036CE" w14:paraId="68E7CC1A" w14:textId="77777777" w:rsidTr="00B0621B">
        <w:tc>
          <w:tcPr>
            <w:tcW w:w="1109" w:type="pct"/>
          </w:tcPr>
          <w:p w14:paraId="67345987" w14:textId="77777777" w:rsidR="007E0C8D" w:rsidRPr="007036CE" w:rsidRDefault="007E0C8D" w:rsidP="007E0C8D">
            <w:pPr>
              <w:pStyle w:val="GOSTTablenorm"/>
            </w:pPr>
            <w:r w:rsidRPr="007036CE">
              <w:rPr>
                <w:szCs w:val="22"/>
              </w:rPr>
              <w:t>Текущий_год_исполнения_БО</w:t>
            </w:r>
          </w:p>
        </w:tc>
        <w:tc>
          <w:tcPr>
            <w:tcW w:w="302" w:type="pct"/>
          </w:tcPr>
          <w:p w14:paraId="5E5B85AE" w14:textId="77777777" w:rsidR="007E0C8D" w:rsidRPr="007036CE" w:rsidRDefault="007E0C8D" w:rsidP="007E0C8D">
            <w:pPr>
              <w:pStyle w:val="GOSTTablenorm"/>
            </w:pPr>
            <w:r w:rsidRPr="007036CE">
              <w:rPr>
                <w:szCs w:val="22"/>
              </w:rPr>
              <w:t>Нет</w:t>
            </w:r>
          </w:p>
        </w:tc>
        <w:tc>
          <w:tcPr>
            <w:tcW w:w="1109" w:type="pct"/>
          </w:tcPr>
          <w:p w14:paraId="782444CA" w14:textId="77777777" w:rsidR="007E0C8D" w:rsidRPr="007036CE" w:rsidRDefault="007E0C8D" w:rsidP="007E0C8D">
            <w:pPr>
              <w:pStyle w:val="GOSTTablenorm"/>
            </w:pPr>
            <w:r w:rsidRPr="007036CE">
              <w:t xml:space="preserve">Текущий год исполнения БО </w:t>
            </w:r>
            <w:r w:rsidRPr="007036CE">
              <w:rPr>
                <w:szCs w:val="22"/>
              </w:rPr>
              <w:t>(по строке документа)</w:t>
            </w:r>
          </w:p>
        </w:tc>
        <w:tc>
          <w:tcPr>
            <w:tcW w:w="1109" w:type="pct"/>
          </w:tcPr>
          <w:p w14:paraId="226FFEC2" w14:textId="77777777" w:rsidR="007E0C8D" w:rsidRPr="007036CE" w:rsidRDefault="003A38D0" w:rsidP="007E0C8D">
            <w:pPr>
              <w:pStyle w:val="GOSTTablenorm"/>
            </w:pPr>
            <w:r w:rsidRPr="007036CE">
              <w:t>Inf_CurrentYEARPUiO</w:t>
            </w:r>
          </w:p>
        </w:tc>
        <w:tc>
          <w:tcPr>
            <w:tcW w:w="1371" w:type="pct"/>
          </w:tcPr>
          <w:p w14:paraId="3D8D183E" w14:textId="77777777" w:rsidR="007E0C8D" w:rsidRPr="007036CE" w:rsidRDefault="007E0C8D" w:rsidP="007E0C8D">
            <w:pPr>
              <w:pStyle w:val="GOSTTablenorm"/>
            </w:pPr>
          </w:p>
        </w:tc>
      </w:tr>
      <w:tr w:rsidR="007E0C8D" w:rsidRPr="007036CE" w14:paraId="113D3BD0" w14:textId="77777777" w:rsidTr="00B0621B">
        <w:tc>
          <w:tcPr>
            <w:tcW w:w="1109" w:type="pct"/>
          </w:tcPr>
          <w:p w14:paraId="1F8DE986" w14:textId="77777777" w:rsidR="007E0C8D" w:rsidRPr="007036CE" w:rsidRDefault="007E0C8D" w:rsidP="007E0C8D">
            <w:pPr>
              <w:pStyle w:val="GOSTTablenorm"/>
            </w:pPr>
            <w:r w:rsidRPr="007036CE">
              <w:t>Год_прим_конкурент_способ</w:t>
            </w:r>
          </w:p>
        </w:tc>
        <w:tc>
          <w:tcPr>
            <w:tcW w:w="302" w:type="pct"/>
          </w:tcPr>
          <w:p w14:paraId="2244789F" w14:textId="77777777" w:rsidR="007E0C8D" w:rsidRPr="007036CE" w:rsidRDefault="007E0C8D" w:rsidP="007E0C8D">
            <w:pPr>
              <w:pStyle w:val="GOSTTablenorm"/>
            </w:pPr>
            <w:r w:rsidRPr="007036CE">
              <w:t>нет</w:t>
            </w:r>
          </w:p>
        </w:tc>
        <w:tc>
          <w:tcPr>
            <w:tcW w:w="1109" w:type="pct"/>
          </w:tcPr>
          <w:p w14:paraId="37D4356B" w14:textId="77777777" w:rsidR="007E0C8D" w:rsidRPr="007036CE" w:rsidRDefault="007E0C8D" w:rsidP="007E0C8D">
            <w:pPr>
              <w:pStyle w:val="GOSTTablenorm"/>
            </w:pPr>
            <w:r w:rsidRPr="007036CE">
              <w:t>Год, в котором было СБО с применением конкурентных способов</w:t>
            </w:r>
          </w:p>
        </w:tc>
        <w:tc>
          <w:tcPr>
            <w:tcW w:w="1109" w:type="pct"/>
          </w:tcPr>
          <w:p w14:paraId="6312128D" w14:textId="77777777" w:rsidR="007E0C8D" w:rsidRPr="007036CE" w:rsidRDefault="007E0C8D" w:rsidP="007E0C8D">
            <w:pPr>
              <w:pStyle w:val="GOSTTablenorm"/>
            </w:pPr>
            <w:r w:rsidRPr="007036CE">
              <w:t>Inf_CdStPUIO</w:t>
            </w:r>
          </w:p>
        </w:tc>
        <w:tc>
          <w:tcPr>
            <w:tcW w:w="1371" w:type="pct"/>
          </w:tcPr>
          <w:p w14:paraId="475E8C68" w14:textId="77777777" w:rsidR="007E0C8D" w:rsidRPr="007036CE" w:rsidRDefault="007E0C8D" w:rsidP="007E0C8D">
            <w:pPr>
              <w:pStyle w:val="GOSTTablenorm"/>
            </w:pPr>
          </w:p>
        </w:tc>
      </w:tr>
      <w:tr w:rsidR="007E0C8D" w:rsidRPr="007036CE" w14:paraId="3A59DA97" w14:textId="77777777" w:rsidTr="00B0621B">
        <w:tc>
          <w:tcPr>
            <w:tcW w:w="1109" w:type="pct"/>
          </w:tcPr>
          <w:p w14:paraId="752C5FB8" w14:textId="77777777" w:rsidR="007E0C8D" w:rsidRPr="007036CE" w:rsidRDefault="007E0C8D" w:rsidP="007E0C8D">
            <w:pPr>
              <w:pStyle w:val="GOSTTablenorm"/>
              <w:rPr>
                <w:szCs w:val="22"/>
              </w:rPr>
            </w:pPr>
            <w:commentRangeStart w:id="9978"/>
            <w:r w:rsidRPr="007036CE">
              <w:rPr>
                <w:szCs w:val="22"/>
              </w:rPr>
              <w:t>Признак_исполнения_инвал</w:t>
            </w:r>
            <w:commentRangeEnd w:id="9978"/>
            <w:r w:rsidR="00D7513B" w:rsidRPr="007036CE">
              <w:rPr>
                <w:rStyle w:val="afff4"/>
                <w:sz w:val="22"/>
                <w:szCs w:val="22"/>
              </w:rPr>
              <w:commentReference w:id="9978"/>
            </w:r>
          </w:p>
        </w:tc>
        <w:tc>
          <w:tcPr>
            <w:tcW w:w="302" w:type="pct"/>
          </w:tcPr>
          <w:p w14:paraId="426108C9" w14:textId="77777777" w:rsidR="007E0C8D" w:rsidRPr="007036CE" w:rsidRDefault="007E0C8D" w:rsidP="00D7513B">
            <w:pPr>
              <w:pStyle w:val="GOSTTablenorm"/>
            </w:pPr>
            <w:r w:rsidRPr="007036CE">
              <w:t>нет</w:t>
            </w:r>
          </w:p>
        </w:tc>
        <w:tc>
          <w:tcPr>
            <w:tcW w:w="1109" w:type="pct"/>
          </w:tcPr>
          <w:p w14:paraId="1F9AD313" w14:textId="77777777" w:rsidR="007E0C8D" w:rsidRPr="007036CE" w:rsidRDefault="007E0C8D" w:rsidP="007E0C8D">
            <w:pPr>
              <w:pStyle w:val="GOSTTablenorm"/>
            </w:pPr>
            <w:r w:rsidRPr="007036CE">
              <w:t>Признак обязательства, исполняемого в иностранной валюте</w:t>
            </w:r>
          </w:p>
        </w:tc>
        <w:tc>
          <w:tcPr>
            <w:tcW w:w="1109" w:type="pct"/>
          </w:tcPr>
          <w:p w14:paraId="11A04165" w14:textId="77777777" w:rsidR="007E0C8D" w:rsidRPr="007036CE" w:rsidRDefault="007E0C8D" w:rsidP="007E0C8D">
            <w:pPr>
              <w:pStyle w:val="GOSTTablenorm"/>
            </w:pPr>
            <w:r w:rsidRPr="007036CE">
              <w:t>StmInfrmtn_SIGNCURREN</w:t>
            </w:r>
          </w:p>
        </w:tc>
        <w:tc>
          <w:tcPr>
            <w:tcW w:w="1371" w:type="pct"/>
          </w:tcPr>
          <w:p w14:paraId="4BF969BA" w14:textId="77777777" w:rsidR="007E0C8D" w:rsidRPr="007036CE" w:rsidRDefault="007E0C8D" w:rsidP="00CE5C0E">
            <w:pPr>
              <w:pStyle w:val="GOSTTablenorm"/>
            </w:pPr>
          </w:p>
        </w:tc>
      </w:tr>
      <w:tr w:rsidR="007E0C8D" w:rsidRPr="007036CE" w14:paraId="70553FCF" w14:textId="77777777" w:rsidTr="00B0621B">
        <w:tc>
          <w:tcPr>
            <w:tcW w:w="1109" w:type="pct"/>
          </w:tcPr>
          <w:p w14:paraId="24239A6A" w14:textId="77777777" w:rsidR="007E0C8D" w:rsidRPr="007036CE" w:rsidRDefault="007E0C8D" w:rsidP="007E0C8D">
            <w:pPr>
              <w:pStyle w:val="GOSTTablenorm"/>
              <w:rPr>
                <w:color w:val="FF0000"/>
                <w:szCs w:val="22"/>
              </w:rPr>
            </w:pPr>
            <w:r w:rsidRPr="007036CE">
              <w:rPr>
                <w:szCs w:val="22"/>
              </w:rPr>
              <w:t>Признак_перерегистрации</w:t>
            </w:r>
          </w:p>
        </w:tc>
        <w:tc>
          <w:tcPr>
            <w:tcW w:w="302" w:type="pct"/>
          </w:tcPr>
          <w:p w14:paraId="04E799E5" w14:textId="77777777" w:rsidR="007E0C8D" w:rsidRPr="007036CE" w:rsidRDefault="008045E9" w:rsidP="007E0C8D">
            <w:pPr>
              <w:pStyle w:val="GOSTTablenorm"/>
            </w:pPr>
            <w:r w:rsidRPr="007036CE">
              <w:t>да</w:t>
            </w:r>
          </w:p>
        </w:tc>
        <w:tc>
          <w:tcPr>
            <w:tcW w:w="1109" w:type="pct"/>
          </w:tcPr>
          <w:p w14:paraId="4407A14F" w14:textId="77777777" w:rsidR="007E0C8D" w:rsidRPr="007036CE" w:rsidRDefault="007E0C8D" w:rsidP="007E0C8D">
            <w:pPr>
              <w:pStyle w:val="GOSTTablenorm"/>
            </w:pPr>
            <w:r w:rsidRPr="007036CE">
              <w:t xml:space="preserve">Признак перерегистрации </w:t>
            </w:r>
          </w:p>
        </w:tc>
        <w:tc>
          <w:tcPr>
            <w:tcW w:w="1109" w:type="pct"/>
          </w:tcPr>
          <w:p w14:paraId="73C43999" w14:textId="77777777" w:rsidR="007E0C8D" w:rsidRPr="007036CE" w:rsidRDefault="007E0C8D" w:rsidP="007E0C8D">
            <w:pPr>
              <w:pStyle w:val="GOSTTablenorm"/>
            </w:pPr>
            <w:r w:rsidRPr="007036CE">
              <w:rPr>
                <w:lang w:val="en-US" w:eastAsia="en-US"/>
              </w:rPr>
              <w:t>StmInfrmtn_REREGISTR</w:t>
            </w:r>
          </w:p>
        </w:tc>
        <w:tc>
          <w:tcPr>
            <w:tcW w:w="1371" w:type="pct"/>
          </w:tcPr>
          <w:p w14:paraId="49E2A3FC" w14:textId="77777777" w:rsidR="001A7389" w:rsidRPr="007036CE" w:rsidRDefault="001A7389" w:rsidP="001A7389">
            <w:pPr>
              <w:pStyle w:val="GOSTTablenorm"/>
            </w:pPr>
            <w:r w:rsidRPr="007036CE">
              <w:t>Если в теге документа «true», то значение «1».</w:t>
            </w:r>
          </w:p>
          <w:p w14:paraId="16B9C8B3" w14:textId="77777777" w:rsidR="007E0C8D" w:rsidRPr="007036CE" w:rsidRDefault="001A7389" w:rsidP="00D7513B">
            <w:pPr>
              <w:pStyle w:val="GOSTTablenorm"/>
            </w:pPr>
            <w:r w:rsidRPr="007036CE">
              <w:t>Если в теге документа «false», то значение «0»</w:t>
            </w:r>
          </w:p>
        </w:tc>
      </w:tr>
      <w:tr w:rsidR="00D7513B" w:rsidRPr="007036CE" w14:paraId="35988306" w14:textId="77777777" w:rsidTr="00F908F9">
        <w:tc>
          <w:tcPr>
            <w:tcW w:w="1109" w:type="pct"/>
          </w:tcPr>
          <w:p w14:paraId="117DDEAA" w14:textId="77777777" w:rsidR="00D7513B" w:rsidRPr="007036CE" w:rsidRDefault="00D7513B" w:rsidP="00F908F9">
            <w:pPr>
              <w:pStyle w:val="GOSTTablenorm"/>
            </w:pPr>
            <w:r w:rsidRPr="007036CE">
              <w:t>Признак_миграции</w:t>
            </w:r>
          </w:p>
        </w:tc>
        <w:tc>
          <w:tcPr>
            <w:tcW w:w="302" w:type="pct"/>
          </w:tcPr>
          <w:p w14:paraId="24D3D9FB" w14:textId="77777777" w:rsidR="00D7513B" w:rsidRPr="007036CE" w:rsidRDefault="00D7513B" w:rsidP="00F908F9">
            <w:pPr>
              <w:pStyle w:val="GOSTTablenorm"/>
            </w:pPr>
            <w:r w:rsidRPr="007036CE">
              <w:t>да</w:t>
            </w:r>
          </w:p>
        </w:tc>
        <w:tc>
          <w:tcPr>
            <w:tcW w:w="1109" w:type="pct"/>
          </w:tcPr>
          <w:p w14:paraId="6E5E2AD4" w14:textId="77777777" w:rsidR="00D7513B" w:rsidRPr="007036CE" w:rsidRDefault="00D7513B" w:rsidP="00F908F9">
            <w:pPr>
              <w:pStyle w:val="GOSTTablenorm"/>
            </w:pPr>
            <w:r w:rsidRPr="007036CE">
              <w:t>Признак миграции</w:t>
            </w:r>
          </w:p>
        </w:tc>
        <w:tc>
          <w:tcPr>
            <w:tcW w:w="1109" w:type="pct"/>
          </w:tcPr>
          <w:p w14:paraId="2D9DED25" w14:textId="77777777" w:rsidR="00D7513B" w:rsidRPr="007036CE" w:rsidRDefault="00D7513B" w:rsidP="00F908F9">
            <w:pPr>
              <w:pStyle w:val="GOSTTablenorm"/>
            </w:pPr>
            <w:r w:rsidRPr="007036CE">
              <w:t>StmInfrmtn_MigrationSign</w:t>
            </w:r>
          </w:p>
        </w:tc>
        <w:tc>
          <w:tcPr>
            <w:tcW w:w="1371" w:type="pct"/>
          </w:tcPr>
          <w:p w14:paraId="1E9F6E19" w14:textId="77777777" w:rsidR="00D7513B" w:rsidRPr="007036CE" w:rsidRDefault="00D7513B" w:rsidP="00F908F9">
            <w:pPr>
              <w:pStyle w:val="GOSTTablenorm"/>
            </w:pPr>
            <w:r w:rsidRPr="007036CE">
              <w:t xml:space="preserve">Если в теге документа </w:t>
            </w:r>
            <w:r w:rsidR="00FC7934" w:rsidRPr="007036CE">
              <w:t>«</w:t>
            </w:r>
            <w:r w:rsidRPr="007036CE">
              <w:rPr>
                <w:lang w:val="en-US"/>
              </w:rPr>
              <w:t>true</w:t>
            </w:r>
            <w:r w:rsidR="00FC7934" w:rsidRPr="007036CE">
              <w:t>»</w:t>
            </w:r>
            <w:r w:rsidRPr="007036CE">
              <w:t>, то значение «1».</w:t>
            </w:r>
          </w:p>
          <w:p w14:paraId="654F7DC3" w14:textId="77777777" w:rsidR="00D7513B" w:rsidRPr="007036CE" w:rsidRDefault="00D7513B" w:rsidP="00FC7934">
            <w:pPr>
              <w:pStyle w:val="GOSTTablenorm"/>
            </w:pPr>
            <w:r w:rsidRPr="007036CE">
              <w:t xml:space="preserve">Если в теге документа </w:t>
            </w:r>
            <w:r w:rsidR="00FC7934" w:rsidRPr="007036CE">
              <w:t>«</w:t>
            </w:r>
            <w:r w:rsidRPr="007036CE">
              <w:rPr>
                <w:lang w:val="en-US"/>
              </w:rPr>
              <w:t>false</w:t>
            </w:r>
            <w:r w:rsidR="00FC7934" w:rsidRPr="007036CE">
              <w:t>»</w:t>
            </w:r>
            <w:r w:rsidRPr="007036CE">
              <w:t>, то значение «0»</w:t>
            </w:r>
          </w:p>
        </w:tc>
      </w:tr>
      <w:tr w:rsidR="00A73434" w:rsidRPr="007036CE" w14:paraId="3E9D3738" w14:textId="77777777" w:rsidTr="00F908F9">
        <w:tc>
          <w:tcPr>
            <w:tcW w:w="1109" w:type="pct"/>
          </w:tcPr>
          <w:p w14:paraId="36E74736" w14:textId="77777777" w:rsidR="00A73434" w:rsidRPr="007036CE" w:rsidRDefault="00A73434" w:rsidP="00F908F9">
            <w:pPr>
              <w:pStyle w:val="GOSTTablenorm"/>
            </w:pPr>
            <w:r w:rsidRPr="007036CE">
              <w:t>Признак_перехода_на_</w:t>
            </w:r>
            <w:r w:rsidRPr="007036CE">
              <w:rPr>
                <w:lang w:val="en-US"/>
              </w:rPr>
              <w:t>SVAP</w:t>
            </w:r>
          </w:p>
        </w:tc>
        <w:tc>
          <w:tcPr>
            <w:tcW w:w="302" w:type="pct"/>
          </w:tcPr>
          <w:p w14:paraId="61A3A7C6" w14:textId="77777777" w:rsidR="00A73434" w:rsidRPr="007036CE" w:rsidRDefault="00A73434" w:rsidP="00F908F9">
            <w:pPr>
              <w:pStyle w:val="GOSTTablenorm"/>
            </w:pPr>
            <w:r w:rsidRPr="007036CE">
              <w:t>да</w:t>
            </w:r>
          </w:p>
        </w:tc>
        <w:tc>
          <w:tcPr>
            <w:tcW w:w="1109" w:type="pct"/>
          </w:tcPr>
          <w:p w14:paraId="5E6849DE" w14:textId="77777777" w:rsidR="00A73434" w:rsidRPr="007036CE" w:rsidRDefault="00A73434" w:rsidP="006D23FC">
            <w:pPr>
              <w:pStyle w:val="GOSTTablenorm"/>
            </w:pPr>
            <w:r w:rsidRPr="007036CE">
              <w:t xml:space="preserve">Признак </w:t>
            </w:r>
            <w:ins w:id="9979" w:author="Сказецкая Наталья Камилевна" w:date="2024-09-24T17:58:00Z">
              <w:r w:rsidR="00D35AB3" w:rsidRPr="007036CE">
                <w:t xml:space="preserve">первичной </w:t>
              </w:r>
            </w:ins>
            <w:r w:rsidRPr="007036CE">
              <w:t xml:space="preserve">обработки документа </w:t>
            </w:r>
            <w:ins w:id="9980" w:author="Сказецкая Наталья Камилевна" w:date="2024-09-24T17:58:00Z">
              <w:r w:rsidR="00D35AB3" w:rsidRPr="007036CE">
                <w:t xml:space="preserve">в учете </w:t>
              </w:r>
            </w:ins>
            <w:r w:rsidRPr="007036CE">
              <w:t xml:space="preserve">после перехода на </w:t>
            </w:r>
            <w:del w:id="9981" w:author="Сказецкая Наталья Камилевна" w:date="2024-09-24T18:39:00Z">
              <w:r w:rsidRPr="007036CE" w:rsidDel="006D23FC">
                <w:delText>импортозамещенное хранилище учетных данных (</w:delText>
              </w:r>
            </w:del>
            <w:r w:rsidRPr="007036CE">
              <w:t>SVAP</w:t>
            </w:r>
            <w:del w:id="9982" w:author="Сказецкая Наталья Камилевна" w:date="2024-09-24T18:39:00Z">
              <w:r w:rsidRPr="007036CE" w:rsidDel="006D23FC">
                <w:delText>)</w:delText>
              </w:r>
            </w:del>
          </w:p>
        </w:tc>
        <w:tc>
          <w:tcPr>
            <w:tcW w:w="1109" w:type="pct"/>
          </w:tcPr>
          <w:p w14:paraId="61E6BBEA" w14:textId="77777777" w:rsidR="00A73434" w:rsidRPr="007036CE" w:rsidRDefault="00A73434" w:rsidP="00F908F9">
            <w:pPr>
              <w:pStyle w:val="GOSTTablenorm"/>
            </w:pPr>
            <w:r w:rsidRPr="007036CE">
              <w:t>SI_SIGN_SVAP</w:t>
            </w:r>
          </w:p>
        </w:tc>
        <w:tc>
          <w:tcPr>
            <w:tcW w:w="1371" w:type="pct"/>
          </w:tcPr>
          <w:p w14:paraId="6BC3D9EB" w14:textId="77777777" w:rsidR="00A73434" w:rsidRPr="007036CE" w:rsidRDefault="00A73434" w:rsidP="00A73434">
            <w:pPr>
              <w:pStyle w:val="GOSTTablenorm"/>
            </w:pPr>
            <w:r w:rsidRPr="007036CE">
              <w:t>Если в теге документа «true», то значение «1».</w:t>
            </w:r>
          </w:p>
          <w:p w14:paraId="538C0B60" w14:textId="77777777" w:rsidR="00A73434" w:rsidRPr="007036CE" w:rsidRDefault="00A73434" w:rsidP="00A73434">
            <w:pPr>
              <w:pStyle w:val="GOSTTablenorm"/>
            </w:pPr>
            <w:r w:rsidRPr="007036CE">
              <w:t>Если в теге документа «false», то значение «0»</w:t>
            </w:r>
          </w:p>
        </w:tc>
      </w:tr>
      <w:tr w:rsidR="007E0C8D" w:rsidRPr="007036CE" w14:paraId="0AEB63CC" w14:textId="77777777" w:rsidTr="00B0621B">
        <w:tc>
          <w:tcPr>
            <w:tcW w:w="1109" w:type="pct"/>
          </w:tcPr>
          <w:p w14:paraId="305C34EA" w14:textId="77777777" w:rsidR="007E0C8D" w:rsidRPr="007036CE" w:rsidRDefault="007E0C8D" w:rsidP="007E0C8D">
            <w:pPr>
              <w:pStyle w:val="GOSTTablenorm"/>
            </w:pPr>
            <w:r w:rsidRPr="007036CE">
              <w:lastRenderedPageBreak/>
              <w:t>GUID_предыд_версии_документа</w:t>
            </w:r>
          </w:p>
        </w:tc>
        <w:tc>
          <w:tcPr>
            <w:tcW w:w="302" w:type="pct"/>
          </w:tcPr>
          <w:p w14:paraId="5C66B91E" w14:textId="77777777" w:rsidR="007E0C8D" w:rsidRPr="007036CE" w:rsidRDefault="007E0C8D" w:rsidP="007E0C8D">
            <w:pPr>
              <w:pStyle w:val="GOSTTablenorm"/>
            </w:pPr>
            <w:r w:rsidRPr="007036CE">
              <w:t>нет</w:t>
            </w:r>
          </w:p>
        </w:tc>
        <w:tc>
          <w:tcPr>
            <w:tcW w:w="1109" w:type="pct"/>
          </w:tcPr>
          <w:p w14:paraId="6BD89202" w14:textId="77777777" w:rsidR="007E0C8D" w:rsidRPr="007036CE" w:rsidRDefault="007E0C8D" w:rsidP="007E0C8D">
            <w:pPr>
              <w:pStyle w:val="GOSTTablenorm"/>
            </w:pPr>
            <w:r w:rsidRPr="007036CE">
              <w:rPr>
                <w:lang w:val="en-US"/>
              </w:rPr>
              <w:t>GUID</w:t>
            </w:r>
            <w:r w:rsidRPr="007036CE">
              <w:t xml:space="preserve"> </w:t>
            </w:r>
            <w:r w:rsidR="00C61841" w:rsidRPr="007036CE">
              <w:t>предыдущей версии обязательства</w:t>
            </w:r>
          </w:p>
        </w:tc>
        <w:tc>
          <w:tcPr>
            <w:tcW w:w="1109" w:type="pct"/>
          </w:tcPr>
          <w:p w14:paraId="6E6635F5" w14:textId="77777777" w:rsidR="007E0C8D" w:rsidRPr="007036CE" w:rsidRDefault="007E0C8D" w:rsidP="007E0C8D">
            <w:pPr>
              <w:pStyle w:val="GOSTTablenorm"/>
            </w:pPr>
            <w:r w:rsidRPr="007036CE">
              <w:t>StmInfrmtn_GuidPrev_PUIO</w:t>
            </w:r>
          </w:p>
        </w:tc>
        <w:tc>
          <w:tcPr>
            <w:tcW w:w="1371" w:type="pct"/>
          </w:tcPr>
          <w:p w14:paraId="6230F31C" w14:textId="77777777" w:rsidR="007E0C8D" w:rsidRPr="007036CE" w:rsidRDefault="007E0C8D" w:rsidP="007E0C8D">
            <w:pPr>
              <w:pStyle w:val="GOSTTablenorm"/>
            </w:pPr>
          </w:p>
        </w:tc>
      </w:tr>
      <w:tr w:rsidR="007E0C8D" w:rsidRPr="007036CE" w14:paraId="26F7B624" w14:textId="77777777" w:rsidTr="00B0621B">
        <w:tc>
          <w:tcPr>
            <w:tcW w:w="1109" w:type="pct"/>
          </w:tcPr>
          <w:p w14:paraId="03604ECC" w14:textId="77777777" w:rsidR="007E0C8D" w:rsidRPr="007036CE" w:rsidRDefault="007E0C8D" w:rsidP="007E0C8D">
            <w:pPr>
              <w:pStyle w:val="GOSTTablenorm"/>
            </w:pPr>
            <w:r w:rsidRPr="007036CE">
              <w:t>GUID_родит_документа</w:t>
            </w:r>
          </w:p>
        </w:tc>
        <w:tc>
          <w:tcPr>
            <w:tcW w:w="302" w:type="pct"/>
          </w:tcPr>
          <w:p w14:paraId="20BB98BD" w14:textId="77777777" w:rsidR="007E0C8D" w:rsidRPr="007036CE" w:rsidRDefault="007E0C8D" w:rsidP="007E0C8D">
            <w:pPr>
              <w:pStyle w:val="GOSTTablenorm"/>
            </w:pPr>
            <w:r w:rsidRPr="007036CE">
              <w:t>нет</w:t>
            </w:r>
          </w:p>
        </w:tc>
        <w:tc>
          <w:tcPr>
            <w:tcW w:w="1109" w:type="pct"/>
          </w:tcPr>
          <w:p w14:paraId="57DF6014" w14:textId="77777777" w:rsidR="007E0C8D" w:rsidRPr="007036CE" w:rsidRDefault="007E0C8D" w:rsidP="007E0C8D">
            <w:pPr>
              <w:pStyle w:val="GOSTTablenorm"/>
            </w:pPr>
            <w:r w:rsidRPr="007036CE">
              <w:rPr>
                <w:lang w:val="en-US"/>
              </w:rPr>
              <w:t>GUID</w:t>
            </w:r>
            <w:r w:rsidR="00C61841" w:rsidRPr="007036CE">
              <w:t xml:space="preserve"> акта</w:t>
            </w:r>
          </w:p>
        </w:tc>
        <w:tc>
          <w:tcPr>
            <w:tcW w:w="1109" w:type="pct"/>
          </w:tcPr>
          <w:p w14:paraId="2F75BBCE" w14:textId="77777777" w:rsidR="007E0C8D" w:rsidRPr="007036CE" w:rsidRDefault="007E0C8D" w:rsidP="007E0C8D">
            <w:pPr>
              <w:pStyle w:val="GOSTTablenorm"/>
            </w:pPr>
            <w:r w:rsidRPr="007036CE">
              <w:t>Inf_GUIDAct</w:t>
            </w:r>
          </w:p>
        </w:tc>
        <w:tc>
          <w:tcPr>
            <w:tcW w:w="1371" w:type="pct"/>
          </w:tcPr>
          <w:p w14:paraId="52B28DD3" w14:textId="77777777" w:rsidR="007E0C8D" w:rsidRPr="007036CE" w:rsidRDefault="007E0C8D" w:rsidP="007E0C8D">
            <w:pPr>
              <w:pStyle w:val="GOSTTablenorm"/>
            </w:pPr>
          </w:p>
        </w:tc>
      </w:tr>
      <w:tr w:rsidR="007E0C8D" w:rsidRPr="007036CE" w14:paraId="27B64721" w14:textId="77777777" w:rsidTr="00B0621B">
        <w:tc>
          <w:tcPr>
            <w:tcW w:w="1109" w:type="pct"/>
          </w:tcPr>
          <w:p w14:paraId="0813386E" w14:textId="77777777" w:rsidR="007E0C8D" w:rsidRPr="007036CE" w:rsidRDefault="007E0C8D" w:rsidP="007E0C8D">
            <w:pPr>
              <w:pStyle w:val="GOSTTablenorm"/>
            </w:pPr>
            <w:r w:rsidRPr="007036CE">
              <w:t>Номер_строки</w:t>
            </w:r>
          </w:p>
        </w:tc>
        <w:tc>
          <w:tcPr>
            <w:tcW w:w="302" w:type="pct"/>
          </w:tcPr>
          <w:p w14:paraId="64689406" w14:textId="77777777" w:rsidR="007E0C8D" w:rsidRPr="007036CE" w:rsidRDefault="007E0C8D" w:rsidP="007E0C8D">
            <w:pPr>
              <w:pStyle w:val="GOSTTablenorm"/>
            </w:pPr>
            <w:r w:rsidRPr="007036CE">
              <w:t>нет</w:t>
            </w:r>
          </w:p>
        </w:tc>
        <w:tc>
          <w:tcPr>
            <w:tcW w:w="1109" w:type="pct"/>
          </w:tcPr>
          <w:p w14:paraId="1B038FA3" w14:textId="77777777" w:rsidR="007E0C8D" w:rsidRPr="007036CE" w:rsidRDefault="007E0C8D" w:rsidP="007E0C8D">
            <w:pPr>
              <w:pStyle w:val="GOSTTablenorm"/>
            </w:pPr>
            <w:r w:rsidRPr="007036CE">
              <w:t xml:space="preserve">Номер строки </w:t>
            </w:r>
            <w:r w:rsidR="00F908F9" w:rsidRPr="007036CE">
              <w:t>(по строке документа)</w:t>
            </w:r>
          </w:p>
        </w:tc>
        <w:tc>
          <w:tcPr>
            <w:tcW w:w="1109" w:type="pct"/>
          </w:tcPr>
          <w:p w14:paraId="72AA1171" w14:textId="77777777" w:rsidR="007E0C8D" w:rsidRPr="007036CE" w:rsidRDefault="007E0C8D" w:rsidP="007E0C8D">
            <w:pPr>
              <w:pStyle w:val="GOSTTablenorm"/>
            </w:pPr>
            <w:r w:rsidRPr="007036CE">
              <w:rPr>
                <w:lang w:val="en-US"/>
              </w:rPr>
              <w:t>Oblgtns_Pmnts</w:t>
            </w:r>
            <w:r w:rsidRPr="007036CE">
              <w:t>:NmLn</w:t>
            </w:r>
          </w:p>
        </w:tc>
        <w:tc>
          <w:tcPr>
            <w:tcW w:w="1371" w:type="pct"/>
          </w:tcPr>
          <w:p w14:paraId="016C02DB" w14:textId="77777777" w:rsidR="007E0C8D" w:rsidRPr="007036CE" w:rsidRDefault="007E0C8D" w:rsidP="007E0C8D">
            <w:pPr>
              <w:pStyle w:val="GOSTTablenorm"/>
            </w:pPr>
          </w:p>
        </w:tc>
      </w:tr>
      <w:tr w:rsidR="007E0C8D" w:rsidRPr="007036CE" w14:paraId="3A927F01" w14:textId="77777777" w:rsidTr="00B0621B">
        <w:tc>
          <w:tcPr>
            <w:tcW w:w="1109" w:type="pct"/>
          </w:tcPr>
          <w:p w14:paraId="16D37FFA" w14:textId="77777777" w:rsidR="007E0C8D" w:rsidRPr="007036CE" w:rsidRDefault="007E0C8D" w:rsidP="007E0C8D">
            <w:pPr>
              <w:pStyle w:val="GOSTTablenorm"/>
            </w:pPr>
            <w:r w:rsidRPr="007036CE">
              <w:t>КБК_плательщика</w:t>
            </w:r>
          </w:p>
        </w:tc>
        <w:tc>
          <w:tcPr>
            <w:tcW w:w="302" w:type="pct"/>
          </w:tcPr>
          <w:p w14:paraId="4AE167A2" w14:textId="77777777" w:rsidR="007E0C8D" w:rsidRPr="007036CE" w:rsidRDefault="007E0C8D" w:rsidP="007E0C8D">
            <w:pPr>
              <w:pStyle w:val="GOSTTablenorm"/>
            </w:pPr>
            <w:r w:rsidRPr="007036CE">
              <w:t>нет</w:t>
            </w:r>
          </w:p>
        </w:tc>
        <w:tc>
          <w:tcPr>
            <w:tcW w:w="1109" w:type="pct"/>
          </w:tcPr>
          <w:p w14:paraId="445190D3" w14:textId="77777777" w:rsidR="007E0C8D" w:rsidRPr="007036CE" w:rsidRDefault="007E0C8D" w:rsidP="007E0C8D">
            <w:pPr>
              <w:pStyle w:val="GOSTTablenorm"/>
            </w:pPr>
            <w:r w:rsidRPr="007036CE">
              <w:t>КБК (по строке документа)</w:t>
            </w:r>
          </w:p>
        </w:tc>
        <w:tc>
          <w:tcPr>
            <w:tcW w:w="1109" w:type="pct"/>
          </w:tcPr>
          <w:p w14:paraId="082DBE14" w14:textId="77777777" w:rsidR="007E0C8D" w:rsidRPr="007036CE" w:rsidRDefault="007E0C8D" w:rsidP="007E0C8D">
            <w:pPr>
              <w:pStyle w:val="GOSTTablenorm"/>
            </w:pPr>
            <w:r w:rsidRPr="007036CE">
              <w:rPr>
                <w:lang w:val="en-US"/>
              </w:rPr>
              <w:t>Oblgtns_Pmnts</w:t>
            </w:r>
            <w:r w:rsidRPr="007036CE">
              <w:t>:KBK</w:t>
            </w:r>
          </w:p>
        </w:tc>
        <w:tc>
          <w:tcPr>
            <w:tcW w:w="1371" w:type="pct"/>
          </w:tcPr>
          <w:p w14:paraId="5DE1CD6C" w14:textId="77777777" w:rsidR="007E0C8D" w:rsidRPr="007036CE" w:rsidRDefault="007E0C8D" w:rsidP="007E0C8D">
            <w:pPr>
              <w:pStyle w:val="GOSTTablenorm"/>
            </w:pPr>
          </w:p>
        </w:tc>
      </w:tr>
      <w:tr w:rsidR="007E0C8D" w:rsidRPr="007036CE" w14:paraId="6F5D7CC5" w14:textId="77777777" w:rsidTr="00B0621B">
        <w:tc>
          <w:tcPr>
            <w:tcW w:w="1109" w:type="pct"/>
          </w:tcPr>
          <w:p w14:paraId="211F09E1" w14:textId="77777777" w:rsidR="007E0C8D" w:rsidRPr="007036CE" w:rsidRDefault="007E0C8D" w:rsidP="007E0C8D">
            <w:pPr>
              <w:pStyle w:val="GOSTTablenorm"/>
            </w:pPr>
            <w:r w:rsidRPr="007036CE">
              <w:t>Тип_КБК_плательщика</w:t>
            </w:r>
          </w:p>
        </w:tc>
        <w:tc>
          <w:tcPr>
            <w:tcW w:w="302" w:type="pct"/>
          </w:tcPr>
          <w:p w14:paraId="3ECABF46" w14:textId="77777777" w:rsidR="007E0C8D" w:rsidRPr="007036CE" w:rsidRDefault="007E0C8D" w:rsidP="007E0C8D">
            <w:pPr>
              <w:pStyle w:val="GOSTTablenorm"/>
            </w:pPr>
            <w:r w:rsidRPr="007036CE">
              <w:t>нет</w:t>
            </w:r>
          </w:p>
        </w:tc>
        <w:tc>
          <w:tcPr>
            <w:tcW w:w="1109" w:type="pct"/>
          </w:tcPr>
          <w:p w14:paraId="0318C5A9" w14:textId="77777777" w:rsidR="007E0C8D" w:rsidRPr="007036CE" w:rsidRDefault="007E0C8D" w:rsidP="007E0C8D">
            <w:pPr>
              <w:pStyle w:val="GOSTTablenorm"/>
            </w:pPr>
            <w:r w:rsidRPr="007036CE">
              <w:t>Тип КБК (по строке документа)</w:t>
            </w:r>
          </w:p>
        </w:tc>
        <w:tc>
          <w:tcPr>
            <w:tcW w:w="1109" w:type="pct"/>
          </w:tcPr>
          <w:p w14:paraId="6863A714" w14:textId="77777777" w:rsidR="007E0C8D" w:rsidRPr="007036CE" w:rsidRDefault="007E0C8D" w:rsidP="007E0C8D">
            <w:pPr>
              <w:pStyle w:val="GOSTTablenorm"/>
            </w:pPr>
            <w:r w:rsidRPr="007036CE">
              <w:rPr>
                <w:lang w:val="en-US"/>
              </w:rPr>
              <w:t>Oblgtns_Pmnts</w:t>
            </w:r>
            <w:r w:rsidRPr="007036CE">
              <w:t>:KBKType</w:t>
            </w:r>
          </w:p>
        </w:tc>
        <w:tc>
          <w:tcPr>
            <w:tcW w:w="1371" w:type="pct"/>
          </w:tcPr>
          <w:p w14:paraId="520D9D6F" w14:textId="77777777" w:rsidR="007E0C8D" w:rsidRPr="007036CE" w:rsidRDefault="007E0C8D" w:rsidP="007E0C8D">
            <w:pPr>
              <w:pStyle w:val="GOSTTablenorm"/>
            </w:pPr>
          </w:p>
        </w:tc>
      </w:tr>
      <w:tr w:rsidR="007E0C8D" w:rsidRPr="007036CE" w14:paraId="667316FD" w14:textId="77777777" w:rsidTr="00B0621B">
        <w:tc>
          <w:tcPr>
            <w:tcW w:w="1109" w:type="pct"/>
          </w:tcPr>
          <w:p w14:paraId="70887C69" w14:textId="77777777" w:rsidR="007E0C8D" w:rsidRPr="007036CE" w:rsidRDefault="007E0C8D" w:rsidP="007E0C8D">
            <w:pPr>
              <w:pStyle w:val="GOSTTablenorm"/>
            </w:pPr>
            <w:r w:rsidRPr="007036CE">
              <w:t>Код_цели_плательщика</w:t>
            </w:r>
          </w:p>
        </w:tc>
        <w:tc>
          <w:tcPr>
            <w:tcW w:w="302" w:type="pct"/>
          </w:tcPr>
          <w:p w14:paraId="3F19C93F" w14:textId="77777777" w:rsidR="007E0C8D" w:rsidRPr="007036CE" w:rsidRDefault="007E0C8D" w:rsidP="007E0C8D">
            <w:pPr>
              <w:pStyle w:val="GOSTTablenorm"/>
            </w:pPr>
            <w:r w:rsidRPr="007036CE">
              <w:t>нет</w:t>
            </w:r>
          </w:p>
        </w:tc>
        <w:tc>
          <w:tcPr>
            <w:tcW w:w="1109" w:type="pct"/>
          </w:tcPr>
          <w:p w14:paraId="5B4A4E87" w14:textId="77777777" w:rsidR="007E0C8D" w:rsidRPr="007036CE" w:rsidRDefault="007E0C8D" w:rsidP="007E0C8D">
            <w:pPr>
              <w:pStyle w:val="GOSTTablenorm"/>
            </w:pPr>
            <w:r w:rsidRPr="007036CE">
              <w:t>Аналитический код (по строке документа)</w:t>
            </w:r>
          </w:p>
        </w:tc>
        <w:tc>
          <w:tcPr>
            <w:tcW w:w="1109" w:type="pct"/>
          </w:tcPr>
          <w:p w14:paraId="4CB36650" w14:textId="77777777" w:rsidR="007E0C8D" w:rsidRPr="007036CE" w:rsidRDefault="007E0C8D" w:rsidP="007E0C8D">
            <w:pPr>
              <w:pStyle w:val="GOSTTablenorm"/>
            </w:pPr>
            <w:r w:rsidRPr="007036CE">
              <w:rPr>
                <w:lang w:val="en-US"/>
              </w:rPr>
              <w:t>Oblgtns_Pmnts</w:t>
            </w:r>
            <w:r w:rsidRPr="007036CE">
              <w:t>:AnltcCd</w:t>
            </w:r>
          </w:p>
        </w:tc>
        <w:tc>
          <w:tcPr>
            <w:tcW w:w="1371" w:type="pct"/>
          </w:tcPr>
          <w:p w14:paraId="1968D9AA" w14:textId="77777777" w:rsidR="007E0C8D" w:rsidRPr="007036CE" w:rsidRDefault="007E0C8D" w:rsidP="007E0C8D">
            <w:pPr>
              <w:pStyle w:val="GOSTTablenorm"/>
            </w:pPr>
          </w:p>
        </w:tc>
      </w:tr>
      <w:tr w:rsidR="007E0C8D" w:rsidRPr="007036CE" w14:paraId="457EEAE4" w14:textId="77777777" w:rsidTr="00B0621B">
        <w:tc>
          <w:tcPr>
            <w:tcW w:w="1109" w:type="pct"/>
          </w:tcPr>
          <w:p w14:paraId="6845C5A5" w14:textId="77777777" w:rsidR="007E0C8D" w:rsidRPr="007036CE" w:rsidRDefault="007E0C8D" w:rsidP="007E0C8D">
            <w:pPr>
              <w:pStyle w:val="GOSTTablenorm"/>
            </w:pPr>
            <w:r w:rsidRPr="007036CE">
              <w:t>ОКС_КМИ_плательщика</w:t>
            </w:r>
          </w:p>
        </w:tc>
        <w:tc>
          <w:tcPr>
            <w:tcW w:w="302" w:type="pct"/>
          </w:tcPr>
          <w:p w14:paraId="57BC2DB2" w14:textId="77777777" w:rsidR="007E0C8D" w:rsidRPr="007036CE" w:rsidRDefault="007E0C8D" w:rsidP="007E0C8D">
            <w:pPr>
              <w:pStyle w:val="GOSTTablenorm"/>
            </w:pPr>
            <w:r w:rsidRPr="007036CE">
              <w:t>нет</w:t>
            </w:r>
          </w:p>
        </w:tc>
        <w:tc>
          <w:tcPr>
            <w:tcW w:w="1109" w:type="pct"/>
          </w:tcPr>
          <w:p w14:paraId="6931EEF0" w14:textId="77777777" w:rsidR="007E0C8D" w:rsidRPr="007036CE" w:rsidRDefault="007E0C8D" w:rsidP="007E0C8D">
            <w:pPr>
              <w:pStyle w:val="GOSTTablenorm"/>
            </w:pPr>
            <w:r w:rsidRPr="007036CE">
              <w:t>Код ОКС (КМИ) (по строке документа)</w:t>
            </w:r>
          </w:p>
        </w:tc>
        <w:tc>
          <w:tcPr>
            <w:tcW w:w="1109" w:type="pct"/>
          </w:tcPr>
          <w:p w14:paraId="3BA84EE5" w14:textId="77777777" w:rsidR="007E0C8D" w:rsidRPr="007036CE" w:rsidRDefault="007E0C8D" w:rsidP="007E0C8D">
            <w:pPr>
              <w:pStyle w:val="GOSTTablenorm"/>
            </w:pPr>
            <w:r w:rsidRPr="007036CE">
              <w:rPr>
                <w:lang w:val="en-US"/>
              </w:rPr>
              <w:t>Oblgtns_Pmnts</w:t>
            </w:r>
            <w:r w:rsidRPr="007036CE">
              <w:t>:RsltsR9</w:t>
            </w:r>
          </w:p>
        </w:tc>
        <w:tc>
          <w:tcPr>
            <w:tcW w:w="1371" w:type="pct"/>
          </w:tcPr>
          <w:p w14:paraId="42E77BA3" w14:textId="77777777" w:rsidR="007E0C8D" w:rsidRPr="007036CE" w:rsidRDefault="007E0C8D" w:rsidP="007E0C8D">
            <w:pPr>
              <w:pStyle w:val="GOSTTablenorm"/>
            </w:pPr>
          </w:p>
        </w:tc>
      </w:tr>
      <w:tr w:rsidR="007E0C8D" w:rsidRPr="007036CE" w14:paraId="775C5856" w14:textId="77777777" w:rsidTr="00B0621B">
        <w:tc>
          <w:tcPr>
            <w:tcW w:w="1109" w:type="pct"/>
          </w:tcPr>
          <w:p w14:paraId="3105FC07" w14:textId="77777777" w:rsidR="007E0C8D" w:rsidRPr="007036CE" w:rsidRDefault="007E0C8D" w:rsidP="007E0C8D">
            <w:pPr>
              <w:pStyle w:val="GOSTTablenorm"/>
            </w:pPr>
            <w:r w:rsidRPr="007036CE">
              <w:t>ОКС_укр_плательщика</w:t>
            </w:r>
          </w:p>
        </w:tc>
        <w:tc>
          <w:tcPr>
            <w:tcW w:w="302" w:type="pct"/>
          </w:tcPr>
          <w:p w14:paraId="4DA27228" w14:textId="77777777" w:rsidR="007E0C8D" w:rsidRPr="007036CE" w:rsidRDefault="007E0C8D" w:rsidP="007E0C8D">
            <w:pPr>
              <w:pStyle w:val="GOSTTablenorm"/>
            </w:pPr>
            <w:r w:rsidRPr="007036CE">
              <w:t>нет</w:t>
            </w:r>
          </w:p>
        </w:tc>
        <w:tc>
          <w:tcPr>
            <w:tcW w:w="1109" w:type="pct"/>
          </w:tcPr>
          <w:p w14:paraId="6C024BA9" w14:textId="77777777" w:rsidR="007E0C8D" w:rsidRPr="007036CE" w:rsidRDefault="007E0C8D" w:rsidP="007E0C8D">
            <w:pPr>
              <w:pStyle w:val="GOSTTablenorm"/>
            </w:pPr>
            <w:r w:rsidRPr="007036CE">
              <w:t>Код ОКС укрупненный (по строке документа)</w:t>
            </w:r>
          </w:p>
        </w:tc>
        <w:tc>
          <w:tcPr>
            <w:tcW w:w="1109" w:type="pct"/>
          </w:tcPr>
          <w:p w14:paraId="2F1D7826" w14:textId="77777777" w:rsidR="007E0C8D" w:rsidRPr="007036CE" w:rsidRDefault="007E0C8D" w:rsidP="007E0C8D">
            <w:pPr>
              <w:pStyle w:val="GOSTTablenorm"/>
            </w:pPr>
            <w:r w:rsidRPr="007036CE">
              <w:rPr>
                <w:lang w:val="en-US"/>
              </w:rPr>
              <w:t>Oblgtns_Pmnts</w:t>
            </w:r>
            <w:r w:rsidRPr="007036CE">
              <w:t>:TECHOKS</w:t>
            </w:r>
          </w:p>
        </w:tc>
        <w:tc>
          <w:tcPr>
            <w:tcW w:w="1371" w:type="pct"/>
          </w:tcPr>
          <w:p w14:paraId="1897170F" w14:textId="77777777" w:rsidR="007E0C8D" w:rsidRPr="007036CE" w:rsidRDefault="007E0C8D" w:rsidP="007E0C8D">
            <w:pPr>
              <w:pStyle w:val="GOSTTablenorm"/>
            </w:pPr>
          </w:p>
        </w:tc>
      </w:tr>
      <w:tr w:rsidR="007E0C8D" w:rsidRPr="007036CE" w14:paraId="17CBCC68" w14:textId="77777777" w:rsidTr="00B0621B">
        <w:tc>
          <w:tcPr>
            <w:tcW w:w="1109" w:type="pct"/>
          </w:tcPr>
          <w:p w14:paraId="2CB5DCCB" w14:textId="77777777" w:rsidR="007E0C8D" w:rsidRPr="007036CE" w:rsidRDefault="007E0C8D" w:rsidP="007E0C8D">
            <w:pPr>
              <w:pStyle w:val="GOSTTablenorm"/>
            </w:pPr>
            <w:r w:rsidRPr="007036CE">
              <w:t>Сумма_валюта_учета_руб</w:t>
            </w:r>
          </w:p>
        </w:tc>
        <w:tc>
          <w:tcPr>
            <w:tcW w:w="302" w:type="pct"/>
          </w:tcPr>
          <w:p w14:paraId="57E433D5" w14:textId="77777777" w:rsidR="007E0C8D" w:rsidRPr="007036CE" w:rsidRDefault="007E0C8D" w:rsidP="007E0C8D">
            <w:pPr>
              <w:pStyle w:val="GOSTTablenorm"/>
            </w:pPr>
            <w:r w:rsidRPr="007036CE">
              <w:t>да</w:t>
            </w:r>
          </w:p>
        </w:tc>
        <w:tc>
          <w:tcPr>
            <w:tcW w:w="1109" w:type="pct"/>
          </w:tcPr>
          <w:p w14:paraId="68A55548" w14:textId="77777777" w:rsidR="007E0C8D" w:rsidRPr="007036CE" w:rsidRDefault="007E0C8D" w:rsidP="007E0C8D">
            <w:pPr>
              <w:pStyle w:val="GOSTTablenorm"/>
            </w:pPr>
            <w:r w:rsidRPr="007036CE">
              <w:t>Сумма на текущий финансовый год в валюте учета (руб) (по строке документа)</w:t>
            </w:r>
          </w:p>
        </w:tc>
        <w:tc>
          <w:tcPr>
            <w:tcW w:w="1109" w:type="pct"/>
          </w:tcPr>
          <w:p w14:paraId="29C5A25E" w14:textId="77777777" w:rsidR="007E0C8D" w:rsidRPr="007036CE" w:rsidRDefault="007E0C8D" w:rsidP="007E0C8D">
            <w:pPr>
              <w:pStyle w:val="GOSTTablenorm"/>
              <w:rPr>
                <w:lang w:val="en-US"/>
              </w:rPr>
            </w:pPr>
            <w:r w:rsidRPr="007036CE">
              <w:rPr>
                <w:lang w:val="en-US"/>
              </w:rPr>
              <w:t>Oblgtns_Pmnts:AmntYr</w:t>
            </w:r>
            <w:r w:rsidR="003A38D0" w:rsidRPr="007036CE">
              <w:rPr>
                <w:lang w:val="en-US"/>
              </w:rPr>
              <w:t>Rub</w:t>
            </w:r>
            <w:r w:rsidRPr="007036CE">
              <w:rPr>
                <w:lang w:val="en-US"/>
              </w:rPr>
              <w:t>/</w:t>
            </w:r>
          </w:p>
          <w:p w14:paraId="1DF2C99D" w14:textId="77777777" w:rsidR="007E0C8D" w:rsidRPr="007036CE" w:rsidRDefault="007E0C8D" w:rsidP="007E0C8D">
            <w:pPr>
              <w:pStyle w:val="GOSTTablenorm"/>
              <w:rPr>
                <w:lang w:val="en-US"/>
              </w:rPr>
            </w:pPr>
            <w:r w:rsidRPr="007036CE">
              <w:rPr>
                <w:sz w:val="21"/>
                <w:szCs w:val="21"/>
                <w:shd w:val="clear" w:color="auto" w:fill="FFFFFF"/>
                <w:lang w:val="en-US"/>
              </w:rPr>
              <w:t>Oblgtns_Delta</w:t>
            </w:r>
            <w:r w:rsidRPr="007036CE">
              <w:rPr>
                <w:lang w:val="en-US"/>
              </w:rPr>
              <w:t>:DltAmntYr</w:t>
            </w:r>
            <w:r w:rsidR="003A38D0" w:rsidRPr="007036CE">
              <w:rPr>
                <w:lang w:val="en-US"/>
              </w:rPr>
              <w:t>Rub</w:t>
            </w:r>
          </w:p>
        </w:tc>
        <w:tc>
          <w:tcPr>
            <w:tcW w:w="1371" w:type="pct"/>
          </w:tcPr>
          <w:p w14:paraId="062D613C" w14:textId="00E206FE" w:rsidR="007E0C8D" w:rsidRPr="007036CE" w:rsidRDefault="007E0C8D" w:rsidP="007E0C8D">
            <w:pPr>
              <w:pStyle w:val="GOSTTablenorm"/>
            </w:pPr>
            <w:r w:rsidRPr="007036CE">
              <w:t xml:space="preserve">Сумма передается в единицах валюты с точностью 2 знака после запятой </w:t>
            </w:r>
            <w:r w:rsidR="00E74FA5" w:rsidRPr="007036CE">
              <w:t>–</w:t>
            </w:r>
            <w:r w:rsidRPr="007036CE">
              <w:t xml:space="preserve"> необходимо конвертировать в минимальные единицы валюты (для данного типа документов умножить на 100)</w:t>
            </w:r>
            <w:r w:rsidR="005275BE" w:rsidRPr="007036CE">
              <w:t>.</w:t>
            </w:r>
          </w:p>
          <w:p w14:paraId="15F7DC11" w14:textId="0D719271" w:rsidR="007E0C8D" w:rsidRPr="007036CE" w:rsidRDefault="007E0C8D" w:rsidP="005D531C">
            <w:pPr>
              <w:pStyle w:val="GOSTTablenorm"/>
            </w:pPr>
            <w:r w:rsidRPr="007036CE">
              <w:t xml:space="preserve">При обработке раздела «Расшифровка Сведений о бюджетном обязательстве» атрибут заполняется из тега </w:t>
            </w:r>
            <w:r w:rsidRPr="007036CE">
              <w:rPr>
                <w:lang w:val="en-US"/>
              </w:rPr>
              <w:t>Oblgtns</w:t>
            </w:r>
            <w:r w:rsidRPr="007036CE">
              <w:t>_</w:t>
            </w:r>
            <w:r w:rsidRPr="007036CE">
              <w:rPr>
                <w:lang w:val="en-US"/>
              </w:rPr>
              <w:t>Pmnts</w:t>
            </w:r>
            <w:r w:rsidRPr="007036CE">
              <w:t>:AmntYr</w:t>
            </w:r>
            <w:r w:rsidR="000F4B41" w:rsidRPr="007036CE">
              <w:rPr>
                <w:lang w:val="en-US"/>
              </w:rPr>
              <w:t>Rub</w:t>
            </w:r>
            <w:r w:rsidRPr="007036CE">
              <w:t>.</w:t>
            </w:r>
            <w:r w:rsidR="005D531C" w:rsidRPr="007036CE">
              <w:t xml:space="preserve"> </w:t>
            </w:r>
            <w:r w:rsidR="005275BE" w:rsidRPr="007036CE">
              <w:t xml:space="preserve">Если в атрибуте </w:t>
            </w:r>
            <w:r w:rsidR="00726CC8" w:rsidRPr="007036CE">
              <w:t>«</w:t>
            </w:r>
            <w:r w:rsidR="005275BE" w:rsidRPr="007036CE">
              <w:t>Признак_миграции</w:t>
            </w:r>
            <w:r w:rsidR="00726CC8" w:rsidRPr="007036CE">
              <w:t>»</w:t>
            </w:r>
            <w:r w:rsidR="005275BE" w:rsidRPr="007036CE">
              <w:t xml:space="preserve"> указано значение «1» или атрибут </w:t>
            </w:r>
            <w:r w:rsidR="00726CC8" w:rsidRPr="007036CE">
              <w:t>«</w:t>
            </w:r>
            <w:r w:rsidR="005275BE" w:rsidRPr="007036CE">
              <w:t>GUID_родит_документа</w:t>
            </w:r>
            <w:r w:rsidR="00726CC8" w:rsidRPr="007036CE">
              <w:t>»</w:t>
            </w:r>
            <w:r w:rsidR="001D4099" w:rsidRPr="007036CE">
              <w:t xml:space="preserve"> заполнен (значение не пусто) или в </w:t>
            </w:r>
            <w:r w:rsidR="00B8251A" w:rsidRPr="007036CE">
              <w:t xml:space="preserve">атрибуте </w:t>
            </w:r>
            <w:r w:rsidR="001D4099" w:rsidRPr="007036CE">
              <w:lastRenderedPageBreak/>
              <w:t>«Признак</w:t>
            </w:r>
            <w:r w:rsidR="00B8251A" w:rsidRPr="007036CE">
              <w:t>_</w:t>
            </w:r>
            <w:r w:rsidR="001D4099" w:rsidRPr="007036CE">
              <w:t>перехода</w:t>
            </w:r>
            <w:r w:rsidR="00B8251A" w:rsidRPr="007036CE">
              <w:t>_</w:t>
            </w:r>
            <w:r w:rsidR="001D4099" w:rsidRPr="007036CE">
              <w:t>на</w:t>
            </w:r>
            <w:r w:rsidR="00B8251A" w:rsidRPr="007036CE">
              <w:t>_</w:t>
            </w:r>
            <w:r w:rsidR="001D4099" w:rsidRPr="007036CE">
              <w:rPr>
                <w:lang w:val="en-US"/>
              </w:rPr>
              <w:t>SVAP</w:t>
            </w:r>
            <w:r w:rsidR="001D4099" w:rsidRPr="007036CE">
              <w:t>»</w:t>
            </w:r>
            <w:r w:rsidR="00B8251A" w:rsidRPr="007036CE">
              <w:t xml:space="preserve"> </w:t>
            </w:r>
            <w:r w:rsidR="001D4099" w:rsidRPr="007036CE">
              <w:t>указано значение «</w:t>
            </w:r>
            <w:r w:rsidR="00B8251A" w:rsidRPr="007036CE">
              <w:t>0</w:t>
            </w:r>
            <w:r w:rsidR="001D4099" w:rsidRPr="007036CE">
              <w:t>»</w:t>
            </w:r>
            <w:r w:rsidR="005275BE" w:rsidRPr="007036CE">
              <w:t>, то выполняется изменение знака суммы</w:t>
            </w:r>
            <w:r w:rsidR="005D531C" w:rsidRPr="007036CE">
              <w:t>, отличной от нуля,</w:t>
            </w:r>
            <w:r w:rsidR="005275BE" w:rsidRPr="007036CE">
              <w:t xml:space="preserve"> на противоположный. Иначе </w:t>
            </w:r>
            <w:r w:rsidR="00E74FA5" w:rsidRPr="007036CE">
              <w:t>–</w:t>
            </w:r>
            <w:r w:rsidR="005275BE" w:rsidRPr="007036CE">
              <w:t xml:space="preserve"> знак суммы не изменяется.</w:t>
            </w:r>
          </w:p>
          <w:p w14:paraId="60C24487" w14:textId="77777777" w:rsidR="005275BE" w:rsidRPr="007036CE" w:rsidRDefault="007E0C8D" w:rsidP="000F4B41">
            <w:pPr>
              <w:pStyle w:val="GOSTTablenorm"/>
            </w:pPr>
            <w:r w:rsidRPr="007036CE">
              <w:t xml:space="preserve">При обработке раздела «Расшифровка Сведений о бюджетном обязательстве по суммам изменения» атрибут заполняется из тега </w:t>
            </w:r>
            <w:r w:rsidRPr="007036CE">
              <w:rPr>
                <w:sz w:val="21"/>
                <w:szCs w:val="21"/>
                <w:shd w:val="clear" w:color="auto" w:fill="FFFFFF"/>
              </w:rPr>
              <w:t>Oblgtns_Delta</w:t>
            </w:r>
            <w:r w:rsidRPr="007036CE">
              <w:t>:DltAmntYr</w:t>
            </w:r>
            <w:r w:rsidR="000F4B41" w:rsidRPr="007036CE">
              <w:rPr>
                <w:lang w:val="en-US"/>
              </w:rPr>
              <w:t>Rub</w:t>
            </w:r>
            <w:r w:rsidRPr="007036CE">
              <w:t>.</w:t>
            </w:r>
            <w:r w:rsidR="005D531C" w:rsidRPr="007036CE">
              <w:t xml:space="preserve"> </w:t>
            </w:r>
            <w:r w:rsidR="005275BE" w:rsidRPr="007036CE">
              <w:t>Без изменения знака суммы</w:t>
            </w:r>
          </w:p>
        </w:tc>
      </w:tr>
      <w:tr w:rsidR="007E0C8D" w:rsidRPr="007036CE" w14:paraId="2D04D3EC" w14:textId="77777777" w:rsidTr="00B0621B">
        <w:tc>
          <w:tcPr>
            <w:tcW w:w="1109" w:type="pct"/>
          </w:tcPr>
          <w:p w14:paraId="006D71B3" w14:textId="77777777" w:rsidR="007E0C8D" w:rsidRPr="007036CE" w:rsidRDefault="007E0C8D" w:rsidP="007E0C8D">
            <w:pPr>
              <w:pStyle w:val="GOSTTablenorm"/>
              <w:rPr>
                <w:szCs w:val="22"/>
              </w:rPr>
            </w:pPr>
            <w:r w:rsidRPr="007036CE">
              <w:rPr>
                <w:szCs w:val="22"/>
              </w:rPr>
              <w:lastRenderedPageBreak/>
              <w:t>Сумма_первый_плановый_руб</w:t>
            </w:r>
          </w:p>
        </w:tc>
        <w:tc>
          <w:tcPr>
            <w:tcW w:w="302" w:type="pct"/>
          </w:tcPr>
          <w:p w14:paraId="01AF912F" w14:textId="77777777" w:rsidR="007E0C8D" w:rsidRPr="007036CE" w:rsidRDefault="007E0C8D" w:rsidP="007E0C8D">
            <w:pPr>
              <w:pStyle w:val="GOSTTablenorm"/>
            </w:pPr>
            <w:r w:rsidRPr="007036CE">
              <w:t>да</w:t>
            </w:r>
          </w:p>
        </w:tc>
        <w:tc>
          <w:tcPr>
            <w:tcW w:w="1109" w:type="pct"/>
          </w:tcPr>
          <w:p w14:paraId="4761718C" w14:textId="77777777" w:rsidR="007E0C8D" w:rsidRPr="007036CE" w:rsidRDefault="007E0C8D" w:rsidP="007E0C8D">
            <w:pPr>
              <w:pStyle w:val="GOSTTablenorm"/>
            </w:pPr>
            <w:r w:rsidRPr="007036CE">
              <w:t>Сумма на первый год планового периода в валюте учета (руб) (по строке документа)</w:t>
            </w:r>
          </w:p>
        </w:tc>
        <w:tc>
          <w:tcPr>
            <w:tcW w:w="1109" w:type="pct"/>
          </w:tcPr>
          <w:p w14:paraId="004DD30D" w14:textId="77777777" w:rsidR="007E0C8D" w:rsidRPr="007036CE" w:rsidRDefault="007E0C8D" w:rsidP="007E0C8D">
            <w:pPr>
              <w:pStyle w:val="GOSTTablenorm"/>
              <w:rPr>
                <w:lang w:val="en-US"/>
              </w:rPr>
            </w:pPr>
            <w:r w:rsidRPr="007036CE">
              <w:rPr>
                <w:lang w:val="en-US"/>
              </w:rPr>
              <w:t>Oblgtns_Pmnts:SmFrstYr</w:t>
            </w:r>
            <w:r w:rsidR="003A38D0" w:rsidRPr="007036CE">
              <w:rPr>
                <w:lang w:val="en-US"/>
              </w:rPr>
              <w:t>Rub</w:t>
            </w:r>
            <w:r w:rsidRPr="007036CE">
              <w:rPr>
                <w:lang w:val="en-US"/>
              </w:rPr>
              <w:t>/</w:t>
            </w:r>
          </w:p>
          <w:p w14:paraId="44A65404" w14:textId="77777777" w:rsidR="007E0C8D" w:rsidRPr="007036CE" w:rsidRDefault="007E0C8D" w:rsidP="007E0C8D">
            <w:pPr>
              <w:pStyle w:val="GOSTTablenorm"/>
              <w:rPr>
                <w:lang w:val="en-US"/>
              </w:rPr>
            </w:pPr>
            <w:r w:rsidRPr="007036CE">
              <w:rPr>
                <w:sz w:val="21"/>
                <w:szCs w:val="21"/>
                <w:shd w:val="clear" w:color="auto" w:fill="FFFFFF"/>
                <w:lang w:val="en-US"/>
              </w:rPr>
              <w:t>Oblgtns_Delta</w:t>
            </w:r>
            <w:r w:rsidRPr="007036CE">
              <w:rPr>
                <w:lang w:val="en-US"/>
              </w:rPr>
              <w:t>:DltSmFrstYr</w:t>
            </w:r>
            <w:r w:rsidR="003A38D0" w:rsidRPr="007036CE">
              <w:rPr>
                <w:lang w:val="en-US"/>
              </w:rPr>
              <w:t>Rub</w:t>
            </w:r>
          </w:p>
        </w:tc>
        <w:tc>
          <w:tcPr>
            <w:tcW w:w="1371" w:type="pct"/>
          </w:tcPr>
          <w:p w14:paraId="3BF2036F" w14:textId="32B2392B" w:rsidR="007E0C8D" w:rsidRPr="007036CE" w:rsidRDefault="007E0C8D" w:rsidP="007E0C8D">
            <w:pPr>
              <w:pStyle w:val="GOSTTablenorm"/>
            </w:pPr>
            <w:r w:rsidRPr="007036CE">
              <w:t xml:space="preserve">Сумма передается в единицах валюты с точностью 2 знака после запятой </w:t>
            </w:r>
            <w:r w:rsidR="00E74FA5" w:rsidRPr="007036CE">
              <w:t>–</w:t>
            </w:r>
            <w:r w:rsidRPr="007036CE">
              <w:t xml:space="preserve"> необходимо конвертировать в минимальные единицы валюты (для данного типа документов умножить на 100)</w:t>
            </w:r>
            <w:r w:rsidR="00943CA0" w:rsidRPr="007036CE">
              <w:t>.</w:t>
            </w:r>
          </w:p>
          <w:p w14:paraId="4E7A835A" w14:textId="320E6FE3" w:rsidR="005275BE" w:rsidRPr="007036CE" w:rsidRDefault="007E0C8D" w:rsidP="005D531C">
            <w:pPr>
              <w:pStyle w:val="GOSTTablenorm"/>
            </w:pPr>
            <w:r w:rsidRPr="007036CE">
              <w:t xml:space="preserve">При обработке раздела </w:t>
            </w:r>
            <w:r w:rsidR="000F4B41" w:rsidRPr="007036CE">
              <w:t>«Расшифровка Сведений о бюджетном обязательстве»</w:t>
            </w:r>
            <w:r w:rsidRPr="007036CE">
              <w:t xml:space="preserve"> атрибут заполняется из тега Oblgtns_Pmnts:SmFrstYr</w:t>
            </w:r>
            <w:r w:rsidR="000F4B41" w:rsidRPr="007036CE">
              <w:rPr>
                <w:lang w:val="en-US"/>
              </w:rPr>
              <w:t>Rub</w:t>
            </w:r>
            <w:r w:rsidRPr="007036CE">
              <w:t>.</w:t>
            </w:r>
            <w:r w:rsidR="005D531C" w:rsidRPr="007036CE">
              <w:t xml:space="preserve"> </w:t>
            </w:r>
            <w:r w:rsidR="005275BE" w:rsidRPr="007036CE">
              <w:t xml:space="preserve">Если в атрибуте </w:t>
            </w:r>
            <w:r w:rsidR="00726CC8" w:rsidRPr="007036CE">
              <w:t>«</w:t>
            </w:r>
            <w:r w:rsidR="005275BE" w:rsidRPr="007036CE">
              <w:t>Признак_миграции</w:t>
            </w:r>
            <w:r w:rsidR="00726CC8" w:rsidRPr="007036CE">
              <w:t>»</w:t>
            </w:r>
            <w:r w:rsidR="005275BE" w:rsidRPr="007036CE">
              <w:t xml:space="preserve"> указано значение «1» или </w:t>
            </w:r>
            <w:r w:rsidR="00B8251A" w:rsidRPr="007036CE">
              <w:t>атрибут «GUID_родит_документа» заполнен (значение не пусто) или в атрибуте «Признак_перехода_на_SVAP» указано значение «0»</w:t>
            </w:r>
            <w:r w:rsidR="005275BE" w:rsidRPr="007036CE">
              <w:t>, то выполняется изменение знака суммы</w:t>
            </w:r>
            <w:r w:rsidR="005D531C" w:rsidRPr="007036CE">
              <w:t>, отличной от нуля,</w:t>
            </w:r>
            <w:r w:rsidR="005275BE" w:rsidRPr="007036CE">
              <w:t xml:space="preserve"> на противоположный. Иначе </w:t>
            </w:r>
            <w:r w:rsidR="00E74FA5" w:rsidRPr="007036CE">
              <w:t>–</w:t>
            </w:r>
            <w:r w:rsidR="005275BE" w:rsidRPr="007036CE">
              <w:t xml:space="preserve"> знак суммы не изменяется.</w:t>
            </w:r>
          </w:p>
          <w:p w14:paraId="4D0DFF38" w14:textId="77777777" w:rsidR="005275BE" w:rsidRPr="007036CE" w:rsidRDefault="007E0C8D" w:rsidP="005D531C">
            <w:pPr>
              <w:pStyle w:val="GOSTTablenorm"/>
            </w:pPr>
            <w:r w:rsidRPr="007036CE">
              <w:t xml:space="preserve">При обработке раздела </w:t>
            </w:r>
            <w:r w:rsidR="000F4B41" w:rsidRPr="007036CE">
              <w:t>«Расшифровка Све</w:t>
            </w:r>
            <w:r w:rsidR="000F4B41" w:rsidRPr="007036CE">
              <w:lastRenderedPageBreak/>
              <w:t>дений о бюджетном обязательстве по суммам изменения»</w:t>
            </w:r>
            <w:r w:rsidRPr="007036CE">
              <w:t xml:space="preserve"> атрибут заполняется из тега </w:t>
            </w:r>
            <w:r w:rsidRPr="007036CE">
              <w:rPr>
                <w:sz w:val="21"/>
                <w:szCs w:val="21"/>
                <w:shd w:val="clear" w:color="auto" w:fill="FFFFFF"/>
              </w:rPr>
              <w:t>Oblgtns_Delta</w:t>
            </w:r>
            <w:r w:rsidRPr="007036CE">
              <w:t>:DltSmFrstYr</w:t>
            </w:r>
            <w:r w:rsidR="000F4B41" w:rsidRPr="007036CE">
              <w:rPr>
                <w:lang w:val="en-US"/>
              </w:rPr>
              <w:t>Rub</w:t>
            </w:r>
            <w:r w:rsidRPr="007036CE">
              <w:t>.</w:t>
            </w:r>
            <w:r w:rsidR="005D531C" w:rsidRPr="007036CE">
              <w:t xml:space="preserve"> </w:t>
            </w:r>
            <w:r w:rsidR="005275BE" w:rsidRPr="007036CE">
              <w:t>Без изменения знака суммы</w:t>
            </w:r>
          </w:p>
        </w:tc>
      </w:tr>
      <w:tr w:rsidR="007E0C8D" w:rsidRPr="007036CE" w14:paraId="13E71363" w14:textId="77777777" w:rsidTr="00B0621B">
        <w:tc>
          <w:tcPr>
            <w:tcW w:w="1109" w:type="pct"/>
          </w:tcPr>
          <w:p w14:paraId="2D42D0A3" w14:textId="77777777" w:rsidR="007E0C8D" w:rsidRPr="007036CE" w:rsidRDefault="007E0C8D" w:rsidP="007E0C8D">
            <w:pPr>
              <w:pStyle w:val="GOSTTablenorm"/>
              <w:rPr>
                <w:szCs w:val="22"/>
              </w:rPr>
            </w:pPr>
            <w:r w:rsidRPr="007036CE">
              <w:rPr>
                <w:szCs w:val="22"/>
              </w:rPr>
              <w:lastRenderedPageBreak/>
              <w:t>Сумма_второй_плановый_руб</w:t>
            </w:r>
          </w:p>
        </w:tc>
        <w:tc>
          <w:tcPr>
            <w:tcW w:w="302" w:type="pct"/>
          </w:tcPr>
          <w:p w14:paraId="774AD720" w14:textId="77777777" w:rsidR="007E0C8D" w:rsidRPr="007036CE" w:rsidRDefault="007E0C8D" w:rsidP="007E0C8D">
            <w:pPr>
              <w:pStyle w:val="GOSTTablenorm"/>
            </w:pPr>
            <w:r w:rsidRPr="007036CE">
              <w:t>да</w:t>
            </w:r>
          </w:p>
        </w:tc>
        <w:tc>
          <w:tcPr>
            <w:tcW w:w="1109" w:type="pct"/>
          </w:tcPr>
          <w:p w14:paraId="0D2BE5A2" w14:textId="77777777" w:rsidR="007E0C8D" w:rsidRPr="007036CE" w:rsidRDefault="007E0C8D" w:rsidP="007E0C8D">
            <w:pPr>
              <w:pStyle w:val="GOSTTablenorm"/>
            </w:pPr>
            <w:r w:rsidRPr="007036CE">
              <w:t>Сумма на второй год планового периода в валюте учета (руб) (по строке документа)</w:t>
            </w:r>
          </w:p>
        </w:tc>
        <w:tc>
          <w:tcPr>
            <w:tcW w:w="1109" w:type="pct"/>
          </w:tcPr>
          <w:p w14:paraId="681526D4" w14:textId="77777777" w:rsidR="007E0C8D" w:rsidRPr="007036CE" w:rsidRDefault="007E0C8D" w:rsidP="007E0C8D">
            <w:pPr>
              <w:pStyle w:val="GOSTTablenorm"/>
              <w:rPr>
                <w:lang w:val="en-US"/>
              </w:rPr>
            </w:pPr>
            <w:r w:rsidRPr="007036CE">
              <w:rPr>
                <w:lang w:val="en-US"/>
              </w:rPr>
              <w:t>Oblgtns_Pmnts:SmScndYr</w:t>
            </w:r>
            <w:r w:rsidR="003A38D0" w:rsidRPr="007036CE">
              <w:rPr>
                <w:lang w:val="en-US"/>
              </w:rPr>
              <w:t>Rub</w:t>
            </w:r>
            <w:r w:rsidRPr="007036CE">
              <w:rPr>
                <w:lang w:val="en-US"/>
              </w:rPr>
              <w:t>/</w:t>
            </w:r>
          </w:p>
          <w:p w14:paraId="0E7F8EF3" w14:textId="77777777" w:rsidR="007E0C8D" w:rsidRPr="007036CE" w:rsidRDefault="007E0C8D" w:rsidP="007E0C8D">
            <w:pPr>
              <w:pStyle w:val="GOSTTablenorm"/>
              <w:rPr>
                <w:lang w:val="en-US"/>
              </w:rPr>
            </w:pPr>
            <w:r w:rsidRPr="007036CE">
              <w:rPr>
                <w:sz w:val="21"/>
                <w:szCs w:val="21"/>
                <w:shd w:val="clear" w:color="auto" w:fill="FFFFFF"/>
                <w:lang w:val="en-US"/>
              </w:rPr>
              <w:t>Oblgtns_Delta</w:t>
            </w:r>
            <w:r w:rsidRPr="007036CE">
              <w:rPr>
                <w:lang w:val="en-US"/>
              </w:rPr>
              <w:t>:DltSmScndYr</w:t>
            </w:r>
            <w:r w:rsidR="003A38D0" w:rsidRPr="007036CE">
              <w:rPr>
                <w:lang w:val="en-US"/>
              </w:rPr>
              <w:t>Rub</w:t>
            </w:r>
          </w:p>
        </w:tc>
        <w:tc>
          <w:tcPr>
            <w:tcW w:w="1371" w:type="pct"/>
          </w:tcPr>
          <w:p w14:paraId="4E9BC463" w14:textId="37520006" w:rsidR="007E0C8D" w:rsidRPr="007036CE" w:rsidRDefault="007E0C8D" w:rsidP="007E0C8D">
            <w:pPr>
              <w:pStyle w:val="GOSTTablenorm"/>
            </w:pPr>
            <w:r w:rsidRPr="007036CE">
              <w:t xml:space="preserve">Сумма передается в единицах валюты с точностью 2 знака после запятой </w:t>
            </w:r>
            <w:r w:rsidR="00E74FA5" w:rsidRPr="007036CE">
              <w:t>–</w:t>
            </w:r>
            <w:r w:rsidRPr="007036CE">
              <w:t xml:space="preserve"> необходимо конвертировать в минимальные единицы валюты (для данного типа документов умножить на 100)</w:t>
            </w:r>
            <w:r w:rsidR="00943CA0" w:rsidRPr="007036CE">
              <w:t>.</w:t>
            </w:r>
          </w:p>
          <w:p w14:paraId="48C9E813" w14:textId="706A6E74" w:rsidR="005275BE" w:rsidRPr="007036CE" w:rsidRDefault="007E0C8D" w:rsidP="005D531C">
            <w:pPr>
              <w:pStyle w:val="GOSTTablenorm"/>
            </w:pPr>
            <w:r w:rsidRPr="007036CE">
              <w:t xml:space="preserve">При обработке раздела </w:t>
            </w:r>
            <w:r w:rsidR="000F4B41" w:rsidRPr="007036CE">
              <w:t>«Расшифровка Сведений о бюджетном обязательстве»</w:t>
            </w:r>
            <w:r w:rsidRPr="007036CE">
              <w:t xml:space="preserve"> атрибут заполняется из тега Oblgtns_Pmnts:SmScndYr</w:t>
            </w:r>
            <w:r w:rsidR="000F4B41" w:rsidRPr="007036CE">
              <w:rPr>
                <w:lang w:val="en-US"/>
              </w:rPr>
              <w:t>Rub</w:t>
            </w:r>
            <w:r w:rsidRPr="007036CE">
              <w:t>.</w:t>
            </w:r>
            <w:r w:rsidR="005D531C" w:rsidRPr="007036CE">
              <w:t xml:space="preserve"> </w:t>
            </w:r>
            <w:r w:rsidR="005275BE" w:rsidRPr="007036CE">
              <w:t xml:space="preserve">Если в атрибуте </w:t>
            </w:r>
            <w:r w:rsidR="00726CC8" w:rsidRPr="007036CE">
              <w:t>«</w:t>
            </w:r>
            <w:r w:rsidR="005275BE" w:rsidRPr="007036CE">
              <w:t>Признак_миграции</w:t>
            </w:r>
            <w:r w:rsidR="00726CC8" w:rsidRPr="007036CE">
              <w:t>»</w:t>
            </w:r>
            <w:r w:rsidR="005275BE" w:rsidRPr="007036CE">
              <w:t xml:space="preserve"> указано значение «1» или </w:t>
            </w:r>
            <w:r w:rsidR="00B8251A" w:rsidRPr="007036CE">
              <w:t>атрибут «GUID_родит_документа» заполнен (значение не пусто) или в атрибуте «Признак_перехода_на_SVAP» указано значение «0»</w:t>
            </w:r>
            <w:r w:rsidR="005275BE" w:rsidRPr="007036CE">
              <w:t>, то выполняется изменение знака суммы</w:t>
            </w:r>
            <w:r w:rsidR="005D531C" w:rsidRPr="007036CE">
              <w:t>, отличной от нуля,</w:t>
            </w:r>
            <w:r w:rsidR="005275BE" w:rsidRPr="007036CE">
              <w:t xml:space="preserve"> на противоположный. Иначе </w:t>
            </w:r>
            <w:r w:rsidR="00E74FA5" w:rsidRPr="007036CE">
              <w:t>–</w:t>
            </w:r>
            <w:r w:rsidR="005275BE" w:rsidRPr="007036CE">
              <w:t xml:space="preserve"> знак суммы не изменяется.</w:t>
            </w:r>
          </w:p>
          <w:p w14:paraId="04D90024" w14:textId="77777777" w:rsidR="005275BE" w:rsidRPr="007036CE" w:rsidRDefault="007E0C8D" w:rsidP="005D531C">
            <w:pPr>
              <w:pStyle w:val="GOSTTablenorm"/>
            </w:pPr>
            <w:r w:rsidRPr="007036CE">
              <w:t xml:space="preserve">При обработке раздела </w:t>
            </w:r>
            <w:r w:rsidR="000F4B41" w:rsidRPr="007036CE">
              <w:t>«Расшифровка Сведений о бюджетном обязательстве по суммам изменения»</w:t>
            </w:r>
            <w:r w:rsidRPr="007036CE">
              <w:t xml:space="preserve"> атрибут заполняется из тега </w:t>
            </w:r>
            <w:r w:rsidRPr="007036CE">
              <w:rPr>
                <w:sz w:val="21"/>
                <w:szCs w:val="21"/>
                <w:shd w:val="clear" w:color="auto" w:fill="FFFFFF"/>
              </w:rPr>
              <w:t>Oblgtns_Delta</w:t>
            </w:r>
            <w:r w:rsidRPr="007036CE">
              <w:t>:DltSmScndYr</w:t>
            </w:r>
            <w:r w:rsidR="000F4B41" w:rsidRPr="007036CE">
              <w:rPr>
                <w:lang w:val="en-US"/>
              </w:rPr>
              <w:t>Rub</w:t>
            </w:r>
            <w:r w:rsidRPr="007036CE">
              <w:t>.</w:t>
            </w:r>
            <w:r w:rsidR="005D531C" w:rsidRPr="007036CE">
              <w:t xml:space="preserve"> </w:t>
            </w:r>
            <w:r w:rsidR="005275BE" w:rsidRPr="007036CE">
              <w:t>Без изменения знака суммы</w:t>
            </w:r>
          </w:p>
        </w:tc>
      </w:tr>
      <w:tr w:rsidR="007E0C8D" w:rsidRPr="007036CE" w14:paraId="514BC81D" w14:textId="77777777" w:rsidTr="00B0621B">
        <w:tc>
          <w:tcPr>
            <w:tcW w:w="1109" w:type="pct"/>
          </w:tcPr>
          <w:p w14:paraId="22DF7A2F" w14:textId="77777777" w:rsidR="007E0C8D" w:rsidRPr="007036CE" w:rsidRDefault="007E0C8D" w:rsidP="007E0C8D">
            <w:pPr>
              <w:pStyle w:val="GOSTTablenorm"/>
              <w:rPr>
                <w:szCs w:val="22"/>
              </w:rPr>
            </w:pPr>
            <w:r w:rsidRPr="007036CE">
              <w:rPr>
                <w:szCs w:val="22"/>
              </w:rPr>
              <w:t>Сумма_третий_плановый_руб</w:t>
            </w:r>
          </w:p>
        </w:tc>
        <w:tc>
          <w:tcPr>
            <w:tcW w:w="302" w:type="pct"/>
          </w:tcPr>
          <w:p w14:paraId="725F1FE8" w14:textId="77777777" w:rsidR="007E0C8D" w:rsidRPr="007036CE" w:rsidRDefault="007E0C8D" w:rsidP="007E0C8D">
            <w:pPr>
              <w:pStyle w:val="GOSTTablenorm"/>
            </w:pPr>
            <w:r w:rsidRPr="007036CE">
              <w:t>да</w:t>
            </w:r>
          </w:p>
        </w:tc>
        <w:tc>
          <w:tcPr>
            <w:tcW w:w="1109" w:type="pct"/>
          </w:tcPr>
          <w:p w14:paraId="46580862" w14:textId="77777777" w:rsidR="007E0C8D" w:rsidRPr="007036CE" w:rsidRDefault="007E0C8D" w:rsidP="007E0C8D">
            <w:pPr>
              <w:pStyle w:val="GOSTTablenorm"/>
            </w:pPr>
            <w:r w:rsidRPr="007036CE">
              <w:t xml:space="preserve">Сумма на третий год планового </w:t>
            </w:r>
            <w:r w:rsidRPr="007036CE">
              <w:lastRenderedPageBreak/>
              <w:t>периода в валюте учета (руб) (по строке документа)</w:t>
            </w:r>
          </w:p>
        </w:tc>
        <w:tc>
          <w:tcPr>
            <w:tcW w:w="1109" w:type="pct"/>
          </w:tcPr>
          <w:p w14:paraId="3A46703E" w14:textId="77777777" w:rsidR="007E0C8D" w:rsidRPr="007036CE" w:rsidRDefault="007E0C8D" w:rsidP="007E0C8D">
            <w:pPr>
              <w:pStyle w:val="GOSTTablenorm"/>
              <w:rPr>
                <w:lang w:val="en-US"/>
              </w:rPr>
            </w:pPr>
            <w:r w:rsidRPr="007036CE">
              <w:rPr>
                <w:lang w:val="en-US"/>
              </w:rPr>
              <w:lastRenderedPageBreak/>
              <w:t>Oblgtns_Pmnts:SmThrdYr</w:t>
            </w:r>
            <w:r w:rsidR="003A38D0" w:rsidRPr="007036CE">
              <w:rPr>
                <w:lang w:val="en-US"/>
              </w:rPr>
              <w:t>Rub</w:t>
            </w:r>
            <w:r w:rsidRPr="007036CE">
              <w:rPr>
                <w:lang w:val="en-US"/>
              </w:rPr>
              <w:t>/</w:t>
            </w:r>
          </w:p>
          <w:p w14:paraId="3B4CCFCB" w14:textId="77777777" w:rsidR="007E0C8D" w:rsidRPr="007036CE" w:rsidRDefault="007E0C8D" w:rsidP="007E0C8D">
            <w:pPr>
              <w:pStyle w:val="GOSTTablenorm"/>
              <w:rPr>
                <w:lang w:val="en-US"/>
              </w:rPr>
            </w:pPr>
            <w:r w:rsidRPr="007036CE">
              <w:rPr>
                <w:sz w:val="21"/>
                <w:szCs w:val="21"/>
                <w:shd w:val="clear" w:color="auto" w:fill="FFFFFF"/>
                <w:lang w:val="en-US"/>
              </w:rPr>
              <w:lastRenderedPageBreak/>
              <w:t>Oblgtns_Delta</w:t>
            </w:r>
            <w:r w:rsidRPr="007036CE">
              <w:rPr>
                <w:lang w:val="en-US"/>
              </w:rPr>
              <w:t>:DltSmThrdYr</w:t>
            </w:r>
            <w:r w:rsidR="003A38D0" w:rsidRPr="007036CE">
              <w:rPr>
                <w:lang w:val="en-US"/>
              </w:rPr>
              <w:t>Rub</w:t>
            </w:r>
          </w:p>
        </w:tc>
        <w:tc>
          <w:tcPr>
            <w:tcW w:w="1371" w:type="pct"/>
          </w:tcPr>
          <w:p w14:paraId="0CCC6D59" w14:textId="60C0B65A" w:rsidR="007E0C8D" w:rsidRPr="007036CE" w:rsidRDefault="007E0C8D" w:rsidP="007E0C8D">
            <w:pPr>
              <w:pStyle w:val="GOSTTablenorm"/>
            </w:pPr>
            <w:r w:rsidRPr="007036CE">
              <w:lastRenderedPageBreak/>
              <w:t xml:space="preserve">Сумма передается в единицах валюты с </w:t>
            </w:r>
            <w:r w:rsidRPr="007036CE">
              <w:lastRenderedPageBreak/>
              <w:t xml:space="preserve">точностью 2 знака после запятой </w:t>
            </w:r>
            <w:r w:rsidR="00E74FA5" w:rsidRPr="007036CE">
              <w:t>–</w:t>
            </w:r>
            <w:r w:rsidRPr="007036CE">
              <w:t xml:space="preserve"> необходимо конвертировать в минимальные единицы валюты (для данного типа документов умножить на 100)</w:t>
            </w:r>
            <w:r w:rsidR="00943CA0" w:rsidRPr="007036CE">
              <w:t>.</w:t>
            </w:r>
          </w:p>
          <w:p w14:paraId="198BB791" w14:textId="664E447B" w:rsidR="005275BE" w:rsidRPr="007036CE" w:rsidRDefault="007E0C8D" w:rsidP="00FD1D6E">
            <w:pPr>
              <w:pStyle w:val="GOSTTablenorm"/>
            </w:pPr>
            <w:r w:rsidRPr="007036CE">
              <w:t xml:space="preserve">При обработке раздела </w:t>
            </w:r>
            <w:r w:rsidR="000F4B41" w:rsidRPr="007036CE">
              <w:t>«Расшифровка Сведений о бюджетном обязательстве»</w:t>
            </w:r>
            <w:r w:rsidRPr="007036CE">
              <w:t xml:space="preserve"> атрибут заполняется из тега Oblgtns_Pmnts:SmThrdYr</w:t>
            </w:r>
            <w:r w:rsidR="000F4B41" w:rsidRPr="007036CE">
              <w:rPr>
                <w:lang w:val="en-US"/>
              </w:rPr>
              <w:t>Rub</w:t>
            </w:r>
            <w:r w:rsidRPr="007036CE">
              <w:t>.</w:t>
            </w:r>
            <w:r w:rsidR="00FD1D6E" w:rsidRPr="007036CE">
              <w:t xml:space="preserve"> </w:t>
            </w:r>
            <w:r w:rsidR="005275BE" w:rsidRPr="007036CE">
              <w:t xml:space="preserve">Если в атрибуте </w:t>
            </w:r>
            <w:r w:rsidR="00726CC8" w:rsidRPr="007036CE">
              <w:t>«</w:t>
            </w:r>
            <w:r w:rsidR="005275BE" w:rsidRPr="007036CE">
              <w:t>Признак_миграции</w:t>
            </w:r>
            <w:r w:rsidR="00726CC8" w:rsidRPr="007036CE">
              <w:t>»</w:t>
            </w:r>
            <w:r w:rsidR="005275BE" w:rsidRPr="007036CE">
              <w:t xml:space="preserve"> указано значение «1» или </w:t>
            </w:r>
            <w:r w:rsidR="00B8251A" w:rsidRPr="007036CE">
              <w:t>атрибут «GUID_родит_документа» заполнен (значение не пусто) или в атрибуте «Признак_перехода_на_SVAP» указано значение «0»</w:t>
            </w:r>
            <w:r w:rsidR="005275BE" w:rsidRPr="007036CE">
              <w:t>, то выполняется изменение знака суммы</w:t>
            </w:r>
            <w:r w:rsidR="00FD1D6E" w:rsidRPr="007036CE">
              <w:t>, отличной от нуля,</w:t>
            </w:r>
            <w:r w:rsidR="005275BE" w:rsidRPr="007036CE">
              <w:t xml:space="preserve"> на противоположный. Иначе </w:t>
            </w:r>
            <w:r w:rsidR="00E74FA5" w:rsidRPr="007036CE">
              <w:t>–</w:t>
            </w:r>
            <w:r w:rsidR="005275BE" w:rsidRPr="007036CE">
              <w:t xml:space="preserve"> знак суммы не изменяется.</w:t>
            </w:r>
          </w:p>
          <w:p w14:paraId="200DED0D" w14:textId="77777777" w:rsidR="005275BE" w:rsidRPr="007036CE" w:rsidRDefault="007E0C8D" w:rsidP="00FD1D6E">
            <w:pPr>
              <w:pStyle w:val="GOSTTablenorm"/>
            </w:pPr>
            <w:r w:rsidRPr="007036CE">
              <w:t xml:space="preserve">При обработке раздела </w:t>
            </w:r>
            <w:r w:rsidR="000F4B41" w:rsidRPr="007036CE">
              <w:t>«Расшифровка Сведений о бюджетном обязательстве по суммам изменения»</w:t>
            </w:r>
            <w:r w:rsidRPr="007036CE">
              <w:t xml:space="preserve"> атрибут заполняется из тега </w:t>
            </w:r>
            <w:r w:rsidRPr="007036CE">
              <w:rPr>
                <w:sz w:val="21"/>
                <w:szCs w:val="21"/>
                <w:shd w:val="clear" w:color="auto" w:fill="FFFFFF"/>
              </w:rPr>
              <w:t>Oblgtns_Delta</w:t>
            </w:r>
            <w:r w:rsidRPr="007036CE">
              <w:t>:DltSmThrdYr</w:t>
            </w:r>
            <w:r w:rsidR="000F4B41" w:rsidRPr="007036CE">
              <w:rPr>
                <w:lang w:val="en-US"/>
              </w:rPr>
              <w:t>Rub</w:t>
            </w:r>
            <w:r w:rsidRPr="007036CE">
              <w:t>.</w:t>
            </w:r>
            <w:r w:rsidR="00FD1D6E" w:rsidRPr="007036CE">
              <w:t xml:space="preserve"> </w:t>
            </w:r>
            <w:r w:rsidR="005275BE" w:rsidRPr="007036CE">
              <w:t>Без изменения знака суммы</w:t>
            </w:r>
          </w:p>
        </w:tc>
      </w:tr>
      <w:tr w:rsidR="007E0C8D" w:rsidRPr="007036CE" w14:paraId="45A4480F" w14:textId="77777777" w:rsidTr="00B0621B">
        <w:tc>
          <w:tcPr>
            <w:tcW w:w="1109" w:type="pct"/>
          </w:tcPr>
          <w:p w14:paraId="6348E9CF" w14:textId="77777777" w:rsidR="007E0C8D" w:rsidRPr="007036CE" w:rsidRDefault="007E0C8D" w:rsidP="007E0C8D">
            <w:pPr>
              <w:pStyle w:val="GOSTTablenorm"/>
              <w:rPr>
                <w:szCs w:val="22"/>
              </w:rPr>
            </w:pPr>
            <w:r w:rsidRPr="007036CE">
              <w:rPr>
                <w:szCs w:val="22"/>
              </w:rPr>
              <w:lastRenderedPageBreak/>
              <w:t>Сумма_последующие_годы_руб</w:t>
            </w:r>
          </w:p>
        </w:tc>
        <w:tc>
          <w:tcPr>
            <w:tcW w:w="302" w:type="pct"/>
          </w:tcPr>
          <w:p w14:paraId="7F3E8BE7" w14:textId="77777777" w:rsidR="007E0C8D" w:rsidRPr="007036CE" w:rsidRDefault="007E0C8D" w:rsidP="007E0C8D">
            <w:pPr>
              <w:pStyle w:val="GOSTTablenorm"/>
            </w:pPr>
            <w:r w:rsidRPr="007036CE">
              <w:t>да</w:t>
            </w:r>
          </w:p>
        </w:tc>
        <w:tc>
          <w:tcPr>
            <w:tcW w:w="1109" w:type="pct"/>
          </w:tcPr>
          <w:p w14:paraId="1D8A17BA" w14:textId="77777777" w:rsidR="007E0C8D" w:rsidRPr="007036CE" w:rsidRDefault="007E0C8D" w:rsidP="007E0C8D">
            <w:pPr>
              <w:pStyle w:val="GOSTTablenorm"/>
            </w:pPr>
            <w:r w:rsidRPr="007036CE">
              <w:t>Сумма на последующие годы в валюте учета (руб) (по строке документа)</w:t>
            </w:r>
          </w:p>
        </w:tc>
        <w:tc>
          <w:tcPr>
            <w:tcW w:w="1109" w:type="pct"/>
          </w:tcPr>
          <w:p w14:paraId="55BD0952" w14:textId="77777777" w:rsidR="007E0C8D" w:rsidRPr="007036CE" w:rsidRDefault="007E0C8D" w:rsidP="007E0C8D">
            <w:pPr>
              <w:pStyle w:val="GOSTTablenorm"/>
              <w:rPr>
                <w:lang w:val="en-US"/>
              </w:rPr>
            </w:pPr>
            <w:r w:rsidRPr="007036CE">
              <w:rPr>
                <w:lang w:val="en-US"/>
              </w:rPr>
              <w:t>Oblgtns_Pmnts:SmNxtYr</w:t>
            </w:r>
            <w:r w:rsidR="003A38D0" w:rsidRPr="007036CE">
              <w:rPr>
                <w:lang w:val="en-US"/>
              </w:rPr>
              <w:t>Rub</w:t>
            </w:r>
            <w:r w:rsidRPr="007036CE">
              <w:rPr>
                <w:lang w:val="en-US"/>
              </w:rPr>
              <w:t>/</w:t>
            </w:r>
          </w:p>
          <w:p w14:paraId="501B64F5" w14:textId="77777777" w:rsidR="007E0C8D" w:rsidRPr="007036CE" w:rsidRDefault="007E0C8D" w:rsidP="007E0C8D">
            <w:pPr>
              <w:pStyle w:val="GOSTTablenorm"/>
              <w:rPr>
                <w:lang w:val="en-US"/>
              </w:rPr>
            </w:pPr>
            <w:r w:rsidRPr="007036CE">
              <w:rPr>
                <w:sz w:val="21"/>
                <w:szCs w:val="21"/>
                <w:shd w:val="clear" w:color="auto" w:fill="FFFFFF"/>
                <w:lang w:val="en-US"/>
              </w:rPr>
              <w:t>Oblgtns_Delta</w:t>
            </w:r>
            <w:r w:rsidRPr="007036CE">
              <w:rPr>
                <w:lang w:val="en-US"/>
              </w:rPr>
              <w:t>:DltSmNxtYr</w:t>
            </w:r>
            <w:r w:rsidR="003A38D0" w:rsidRPr="007036CE">
              <w:rPr>
                <w:lang w:val="en-US"/>
              </w:rPr>
              <w:t>Rub</w:t>
            </w:r>
          </w:p>
        </w:tc>
        <w:tc>
          <w:tcPr>
            <w:tcW w:w="1371" w:type="pct"/>
          </w:tcPr>
          <w:p w14:paraId="45FCE07F" w14:textId="734E0168" w:rsidR="007E0C8D" w:rsidRPr="007036CE" w:rsidRDefault="007E0C8D" w:rsidP="007E0C8D">
            <w:pPr>
              <w:pStyle w:val="GOSTTablenorm"/>
            </w:pPr>
            <w:r w:rsidRPr="007036CE">
              <w:t xml:space="preserve">Сумма передается в единицах валюты с точностью 2 знака после запятой </w:t>
            </w:r>
            <w:r w:rsidR="00E74FA5" w:rsidRPr="007036CE">
              <w:t>–</w:t>
            </w:r>
            <w:r w:rsidRPr="007036CE">
              <w:t xml:space="preserve"> необходимо конвертировать в минимальные единицы валюты (для данного типа документов умножить на 100)</w:t>
            </w:r>
            <w:r w:rsidR="00943CA0" w:rsidRPr="007036CE">
              <w:t>.</w:t>
            </w:r>
          </w:p>
          <w:p w14:paraId="113D4BA5" w14:textId="1032E4C8" w:rsidR="005275BE" w:rsidRPr="007036CE" w:rsidRDefault="007E0C8D" w:rsidP="00FD1D6E">
            <w:pPr>
              <w:pStyle w:val="GOSTTablenorm"/>
            </w:pPr>
            <w:r w:rsidRPr="007036CE">
              <w:t xml:space="preserve">При обработке раздела </w:t>
            </w:r>
            <w:r w:rsidR="000F4B41" w:rsidRPr="007036CE">
              <w:t>«Расшифровка Сведений о бюджетном обязательстве»</w:t>
            </w:r>
            <w:r w:rsidRPr="007036CE">
              <w:t xml:space="preserve"> атрибут </w:t>
            </w:r>
            <w:r w:rsidRPr="007036CE">
              <w:lastRenderedPageBreak/>
              <w:t>заполняется из тега Oblgtns_Pmnts:SmNxtYr</w:t>
            </w:r>
            <w:r w:rsidR="000F4B41" w:rsidRPr="007036CE">
              <w:rPr>
                <w:lang w:val="en-US"/>
              </w:rPr>
              <w:t>Rub</w:t>
            </w:r>
            <w:r w:rsidRPr="007036CE">
              <w:t>.</w:t>
            </w:r>
            <w:r w:rsidR="00FD1D6E" w:rsidRPr="007036CE">
              <w:t xml:space="preserve"> </w:t>
            </w:r>
            <w:r w:rsidR="005275BE" w:rsidRPr="007036CE">
              <w:t xml:space="preserve">Если в атрибуте </w:t>
            </w:r>
            <w:r w:rsidR="00D26ADC" w:rsidRPr="007036CE">
              <w:t>«</w:t>
            </w:r>
            <w:r w:rsidR="005275BE" w:rsidRPr="007036CE">
              <w:t>Признак_миграции</w:t>
            </w:r>
            <w:r w:rsidR="00D26ADC" w:rsidRPr="007036CE">
              <w:t>»</w:t>
            </w:r>
            <w:r w:rsidR="005275BE" w:rsidRPr="007036CE">
              <w:t xml:space="preserve"> указано значение «1» или </w:t>
            </w:r>
            <w:r w:rsidR="00B8251A" w:rsidRPr="007036CE">
              <w:t>атрибут «GUID_родит_документа» заполнен (значение не пусто) или в атрибуте «Признак_перехода_на_SVAP» указано значение «0»</w:t>
            </w:r>
            <w:r w:rsidR="005275BE" w:rsidRPr="007036CE">
              <w:t>, то выполняется изменение знака суммы</w:t>
            </w:r>
            <w:r w:rsidR="00FD1D6E" w:rsidRPr="007036CE">
              <w:t>, отличной от нуля,</w:t>
            </w:r>
            <w:r w:rsidR="005275BE" w:rsidRPr="007036CE">
              <w:t xml:space="preserve"> на противоположный. Иначе </w:t>
            </w:r>
            <w:r w:rsidR="00E74FA5" w:rsidRPr="007036CE">
              <w:t>–</w:t>
            </w:r>
            <w:r w:rsidR="005275BE" w:rsidRPr="007036CE">
              <w:t xml:space="preserve"> знак суммы не изменяется.</w:t>
            </w:r>
          </w:p>
          <w:p w14:paraId="778BB4CE" w14:textId="77777777" w:rsidR="005275BE" w:rsidRPr="007036CE" w:rsidRDefault="007E0C8D" w:rsidP="00FD1D6E">
            <w:pPr>
              <w:pStyle w:val="GOSTTablenorm"/>
            </w:pPr>
            <w:r w:rsidRPr="007036CE">
              <w:t xml:space="preserve">При обработке раздела </w:t>
            </w:r>
            <w:r w:rsidR="000F4B41" w:rsidRPr="007036CE">
              <w:t>«Расшифровка Сведений о бюджетном обязательстве по суммам изменения»</w:t>
            </w:r>
            <w:r w:rsidRPr="007036CE">
              <w:t xml:space="preserve"> атрибут заполняется из тега </w:t>
            </w:r>
            <w:r w:rsidRPr="007036CE">
              <w:rPr>
                <w:sz w:val="21"/>
                <w:szCs w:val="21"/>
                <w:shd w:val="clear" w:color="auto" w:fill="FFFFFF"/>
              </w:rPr>
              <w:t>Oblgtns_Delta</w:t>
            </w:r>
            <w:r w:rsidRPr="007036CE">
              <w:t>:DltSmNxtYr</w:t>
            </w:r>
            <w:r w:rsidR="000F4B41" w:rsidRPr="007036CE">
              <w:rPr>
                <w:lang w:val="en-US"/>
              </w:rPr>
              <w:t>Rub</w:t>
            </w:r>
            <w:r w:rsidRPr="007036CE">
              <w:t>.</w:t>
            </w:r>
            <w:r w:rsidR="00FD1D6E" w:rsidRPr="007036CE">
              <w:t xml:space="preserve"> </w:t>
            </w:r>
            <w:r w:rsidR="005275BE" w:rsidRPr="007036CE">
              <w:t>Без изменения знака суммы</w:t>
            </w:r>
          </w:p>
        </w:tc>
      </w:tr>
      <w:tr w:rsidR="007E0C8D" w:rsidRPr="007036CE" w14:paraId="2D4F6716" w14:textId="77777777" w:rsidTr="00B0621B">
        <w:tc>
          <w:tcPr>
            <w:tcW w:w="1109" w:type="pct"/>
          </w:tcPr>
          <w:p w14:paraId="4A6D3FCA" w14:textId="77777777" w:rsidR="007E0C8D" w:rsidRPr="007036CE" w:rsidRDefault="007E0C8D" w:rsidP="007E0C8D">
            <w:pPr>
              <w:pStyle w:val="GOSTTablenorm"/>
              <w:rPr>
                <w:szCs w:val="22"/>
              </w:rPr>
            </w:pPr>
            <w:r w:rsidRPr="007036CE">
              <w:rPr>
                <w:szCs w:val="22"/>
              </w:rPr>
              <w:lastRenderedPageBreak/>
              <w:t>Сумма_валюта_операции</w:t>
            </w:r>
          </w:p>
        </w:tc>
        <w:tc>
          <w:tcPr>
            <w:tcW w:w="302" w:type="pct"/>
          </w:tcPr>
          <w:p w14:paraId="5C350824" w14:textId="77777777" w:rsidR="007E0C8D" w:rsidRPr="007036CE" w:rsidRDefault="007E0C8D" w:rsidP="007E0C8D">
            <w:pPr>
              <w:pStyle w:val="GOSTTablenorm"/>
              <w:rPr>
                <w:szCs w:val="22"/>
              </w:rPr>
            </w:pPr>
            <w:r w:rsidRPr="007036CE">
              <w:rPr>
                <w:szCs w:val="22"/>
              </w:rPr>
              <w:t>да</w:t>
            </w:r>
          </w:p>
        </w:tc>
        <w:tc>
          <w:tcPr>
            <w:tcW w:w="1109" w:type="pct"/>
          </w:tcPr>
          <w:p w14:paraId="79862C29" w14:textId="77777777" w:rsidR="007E0C8D" w:rsidRPr="007036CE" w:rsidRDefault="007E0C8D" w:rsidP="007E0C8D">
            <w:pPr>
              <w:pStyle w:val="GOSTTablenorm"/>
              <w:rPr>
                <w:szCs w:val="22"/>
              </w:rPr>
            </w:pPr>
            <w:r w:rsidRPr="007036CE">
              <w:t>Сумма на текущий финансовый год в валюте документа (по строке документа)</w:t>
            </w:r>
          </w:p>
        </w:tc>
        <w:tc>
          <w:tcPr>
            <w:tcW w:w="1109" w:type="pct"/>
          </w:tcPr>
          <w:p w14:paraId="2B590DFE" w14:textId="77777777" w:rsidR="007E0C8D" w:rsidRPr="007036CE" w:rsidRDefault="007E0C8D" w:rsidP="007E0C8D">
            <w:pPr>
              <w:pStyle w:val="GOSTTablenorm"/>
              <w:rPr>
                <w:szCs w:val="22"/>
                <w:lang w:val="en-US"/>
              </w:rPr>
            </w:pPr>
            <w:r w:rsidRPr="007036CE">
              <w:rPr>
                <w:szCs w:val="22"/>
                <w:lang w:val="en-US"/>
              </w:rPr>
              <w:t>Oblgtns_Pmnts:AmntYr/</w:t>
            </w:r>
          </w:p>
          <w:p w14:paraId="127A8EBC" w14:textId="77777777" w:rsidR="007E0C8D" w:rsidRPr="007036CE" w:rsidRDefault="007E0C8D" w:rsidP="007E0C8D">
            <w:pPr>
              <w:pStyle w:val="GOSTTablenorm"/>
              <w:rPr>
                <w:szCs w:val="22"/>
                <w:lang w:val="en-US"/>
              </w:rPr>
            </w:pPr>
            <w:r w:rsidRPr="007036CE">
              <w:rPr>
                <w:sz w:val="21"/>
                <w:szCs w:val="21"/>
                <w:shd w:val="clear" w:color="auto" w:fill="FFFFFF"/>
                <w:lang w:val="en-US"/>
              </w:rPr>
              <w:t>Oblgtns_Delta</w:t>
            </w:r>
            <w:r w:rsidRPr="007036CE">
              <w:rPr>
                <w:lang w:val="en-US"/>
              </w:rPr>
              <w:t>:DltAmntYr</w:t>
            </w:r>
          </w:p>
        </w:tc>
        <w:tc>
          <w:tcPr>
            <w:tcW w:w="1371" w:type="pct"/>
          </w:tcPr>
          <w:p w14:paraId="02C28463" w14:textId="38E161CE" w:rsidR="007E0C8D" w:rsidRPr="007036CE" w:rsidRDefault="007E0C8D" w:rsidP="007E0C8D">
            <w:pPr>
              <w:pStyle w:val="GOSTTablenorm"/>
              <w:rPr>
                <w:szCs w:val="22"/>
              </w:rPr>
            </w:pPr>
            <w:r w:rsidRPr="007036CE">
              <w:rPr>
                <w:szCs w:val="22"/>
              </w:rPr>
              <w:t xml:space="preserve">Сумма передается в единицах валюты с точностью 2 знака после запятой </w:t>
            </w:r>
            <w:r w:rsidR="00E74FA5" w:rsidRPr="007036CE">
              <w:t>–</w:t>
            </w:r>
            <w:r w:rsidRPr="007036CE">
              <w:rPr>
                <w:szCs w:val="22"/>
              </w:rPr>
              <w:t xml:space="preserve"> необходимо конвертировать в минимальные единицы валюты (для данного типа документов умножить на 100)</w:t>
            </w:r>
            <w:r w:rsidR="00943CA0" w:rsidRPr="007036CE">
              <w:rPr>
                <w:szCs w:val="22"/>
              </w:rPr>
              <w:t>.</w:t>
            </w:r>
          </w:p>
          <w:p w14:paraId="7B5D8561" w14:textId="3C85C7F5" w:rsidR="005275BE" w:rsidRPr="007036CE" w:rsidRDefault="007E0C8D" w:rsidP="00FD1D6E">
            <w:pPr>
              <w:pStyle w:val="GOSTTablenorm"/>
            </w:pPr>
            <w:r w:rsidRPr="007036CE">
              <w:t xml:space="preserve">При обработке раздела </w:t>
            </w:r>
            <w:r w:rsidR="000F4B41" w:rsidRPr="007036CE">
              <w:t>«Расшифровка Сведений о бюджетном обязательстве»</w:t>
            </w:r>
            <w:r w:rsidRPr="007036CE">
              <w:t xml:space="preserve"> атрибут заполняется из тега </w:t>
            </w:r>
            <w:r w:rsidRPr="007036CE">
              <w:rPr>
                <w:szCs w:val="22"/>
                <w:lang w:val="en-US"/>
              </w:rPr>
              <w:t>Oblgtns</w:t>
            </w:r>
            <w:r w:rsidRPr="007036CE">
              <w:rPr>
                <w:szCs w:val="22"/>
              </w:rPr>
              <w:t>_</w:t>
            </w:r>
            <w:r w:rsidRPr="007036CE">
              <w:rPr>
                <w:szCs w:val="22"/>
                <w:lang w:val="en-US"/>
              </w:rPr>
              <w:t>Pmnts</w:t>
            </w:r>
            <w:r w:rsidRPr="007036CE">
              <w:rPr>
                <w:szCs w:val="22"/>
              </w:rPr>
              <w:t>:AmntYr</w:t>
            </w:r>
            <w:r w:rsidRPr="007036CE">
              <w:t>.</w:t>
            </w:r>
            <w:r w:rsidR="00FD1D6E" w:rsidRPr="007036CE">
              <w:t xml:space="preserve"> </w:t>
            </w:r>
            <w:r w:rsidR="005275BE" w:rsidRPr="007036CE">
              <w:t xml:space="preserve">Если в атрибуте </w:t>
            </w:r>
            <w:r w:rsidR="00726CC8" w:rsidRPr="007036CE">
              <w:t>«</w:t>
            </w:r>
            <w:r w:rsidR="005275BE" w:rsidRPr="007036CE">
              <w:t>Признак_миграции</w:t>
            </w:r>
            <w:r w:rsidR="00726CC8" w:rsidRPr="007036CE">
              <w:t>»</w:t>
            </w:r>
            <w:r w:rsidR="005275BE" w:rsidRPr="007036CE">
              <w:t xml:space="preserve"> указано значение «1» или </w:t>
            </w:r>
            <w:r w:rsidR="00B8251A" w:rsidRPr="007036CE">
              <w:t>атрибут «GUID_родит_документа» заполнен (значение не пусто) или в атрибуте «Признак_перехода_на_SVAP» указано значе</w:t>
            </w:r>
            <w:r w:rsidR="00B8251A" w:rsidRPr="007036CE">
              <w:lastRenderedPageBreak/>
              <w:t>ние «0»</w:t>
            </w:r>
            <w:r w:rsidR="005275BE" w:rsidRPr="007036CE">
              <w:t>, то выполняется изменение знака суммы</w:t>
            </w:r>
            <w:r w:rsidR="00FD1D6E" w:rsidRPr="007036CE">
              <w:t>, отличной от нуля,</w:t>
            </w:r>
            <w:r w:rsidR="005275BE" w:rsidRPr="007036CE">
              <w:t xml:space="preserve"> на противоположный. Иначе </w:t>
            </w:r>
            <w:r w:rsidR="00651624" w:rsidRPr="007036CE">
              <w:t>–</w:t>
            </w:r>
            <w:r w:rsidR="005275BE" w:rsidRPr="007036CE">
              <w:t xml:space="preserve"> знак суммы не изменяется.</w:t>
            </w:r>
          </w:p>
          <w:p w14:paraId="4DD2DC04" w14:textId="77777777" w:rsidR="005275BE" w:rsidRPr="007036CE" w:rsidRDefault="007E0C8D" w:rsidP="00FD1D6E">
            <w:pPr>
              <w:pStyle w:val="GOSTTablenorm"/>
            </w:pPr>
            <w:r w:rsidRPr="007036CE">
              <w:t xml:space="preserve">При обработке раздела </w:t>
            </w:r>
            <w:r w:rsidR="000F4B41" w:rsidRPr="007036CE">
              <w:t>«Расшифровка Сведений о бюджетном обязательстве по суммам изменения»</w:t>
            </w:r>
            <w:r w:rsidRPr="007036CE">
              <w:t xml:space="preserve"> атрибут заполняется из тега </w:t>
            </w:r>
            <w:r w:rsidRPr="007036CE">
              <w:rPr>
                <w:sz w:val="21"/>
                <w:szCs w:val="21"/>
                <w:shd w:val="clear" w:color="auto" w:fill="FFFFFF"/>
              </w:rPr>
              <w:t>Oblgtns_Delta</w:t>
            </w:r>
            <w:r w:rsidRPr="007036CE">
              <w:t>:DltAmntYr.</w:t>
            </w:r>
            <w:r w:rsidR="00FD1D6E" w:rsidRPr="007036CE">
              <w:t xml:space="preserve"> </w:t>
            </w:r>
            <w:r w:rsidR="005275BE" w:rsidRPr="007036CE">
              <w:rPr>
                <w:szCs w:val="22"/>
              </w:rPr>
              <w:t>Без изменения знака суммы</w:t>
            </w:r>
          </w:p>
        </w:tc>
      </w:tr>
      <w:tr w:rsidR="007E0C8D" w:rsidRPr="007036CE" w14:paraId="433875BD" w14:textId="77777777" w:rsidTr="00B0621B">
        <w:tc>
          <w:tcPr>
            <w:tcW w:w="1109" w:type="pct"/>
          </w:tcPr>
          <w:p w14:paraId="5A328477" w14:textId="77777777" w:rsidR="007E0C8D" w:rsidRPr="007036CE" w:rsidRDefault="007E0C8D" w:rsidP="007E0C8D">
            <w:pPr>
              <w:pStyle w:val="GOSTTablenorm"/>
              <w:rPr>
                <w:szCs w:val="22"/>
              </w:rPr>
            </w:pPr>
            <w:r w:rsidRPr="007036CE">
              <w:rPr>
                <w:szCs w:val="22"/>
              </w:rPr>
              <w:lastRenderedPageBreak/>
              <w:t>Сумма_первый_плановый_вал</w:t>
            </w:r>
          </w:p>
        </w:tc>
        <w:tc>
          <w:tcPr>
            <w:tcW w:w="302" w:type="pct"/>
          </w:tcPr>
          <w:p w14:paraId="5F10C263" w14:textId="77777777" w:rsidR="007E0C8D" w:rsidRPr="007036CE" w:rsidRDefault="007E0C8D" w:rsidP="007E0C8D">
            <w:pPr>
              <w:pStyle w:val="GOSTTablenorm"/>
              <w:rPr>
                <w:szCs w:val="22"/>
              </w:rPr>
            </w:pPr>
            <w:r w:rsidRPr="007036CE">
              <w:rPr>
                <w:szCs w:val="22"/>
              </w:rPr>
              <w:t>да</w:t>
            </w:r>
          </w:p>
        </w:tc>
        <w:tc>
          <w:tcPr>
            <w:tcW w:w="1109" w:type="pct"/>
          </w:tcPr>
          <w:p w14:paraId="20FE4528" w14:textId="77777777" w:rsidR="007E0C8D" w:rsidRPr="007036CE" w:rsidRDefault="007E0C8D" w:rsidP="007E0C8D">
            <w:pPr>
              <w:pStyle w:val="GOSTTablenorm"/>
              <w:rPr>
                <w:szCs w:val="22"/>
              </w:rPr>
            </w:pPr>
            <w:r w:rsidRPr="007036CE">
              <w:t>Сумма на первый год планового периода в валюте документа (по строке документа)</w:t>
            </w:r>
          </w:p>
        </w:tc>
        <w:tc>
          <w:tcPr>
            <w:tcW w:w="1109" w:type="pct"/>
          </w:tcPr>
          <w:p w14:paraId="55AFC64E" w14:textId="77777777" w:rsidR="007E0C8D" w:rsidRPr="007036CE" w:rsidRDefault="007E0C8D" w:rsidP="007E0C8D">
            <w:pPr>
              <w:pStyle w:val="GOSTTablenorm"/>
              <w:rPr>
                <w:szCs w:val="22"/>
                <w:lang w:val="en-US"/>
              </w:rPr>
            </w:pPr>
            <w:r w:rsidRPr="007036CE">
              <w:rPr>
                <w:szCs w:val="22"/>
                <w:lang w:val="en-US"/>
              </w:rPr>
              <w:t>Oblgtns_Pmnts:SmFrstYr/</w:t>
            </w:r>
          </w:p>
          <w:p w14:paraId="53576FB5" w14:textId="77777777" w:rsidR="007E0C8D" w:rsidRPr="007036CE" w:rsidRDefault="007E0C8D" w:rsidP="007E0C8D">
            <w:pPr>
              <w:pStyle w:val="GOSTTablenorm"/>
              <w:rPr>
                <w:szCs w:val="22"/>
                <w:lang w:val="en-US"/>
              </w:rPr>
            </w:pPr>
            <w:r w:rsidRPr="007036CE">
              <w:rPr>
                <w:sz w:val="21"/>
                <w:szCs w:val="21"/>
                <w:shd w:val="clear" w:color="auto" w:fill="FFFFFF"/>
                <w:lang w:val="en-US"/>
              </w:rPr>
              <w:t>Oblgtns_Delta</w:t>
            </w:r>
            <w:r w:rsidRPr="007036CE">
              <w:rPr>
                <w:lang w:val="en-US"/>
              </w:rPr>
              <w:t>:DltSmFrstYr</w:t>
            </w:r>
          </w:p>
        </w:tc>
        <w:tc>
          <w:tcPr>
            <w:tcW w:w="1371" w:type="pct"/>
          </w:tcPr>
          <w:p w14:paraId="5C6556A2" w14:textId="19D05BA7" w:rsidR="007E0C8D" w:rsidRPr="007036CE" w:rsidRDefault="007E0C8D" w:rsidP="007E0C8D">
            <w:pPr>
              <w:pStyle w:val="GOSTTablenorm"/>
              <w:rPr>
                <w:szCs w:val="22"/>
              </w:rPr>
            </w:pPr>
            <w:r w:rsidRPr="007036CE">
              <w:rPr>
                <w:szCs w:val="22"/>
              </w:rPr>
              <w:t xml:space="preserve">Сумма передается в единицах валюты с точностью 2 знака после запятой </w:t>
            </w:r>
            <w:r w:rsidR="00651624" w:rsidRPr="007036CE">
              <w:t>–</w:t>
            </w:r>
            <w:r w:rsidRPr="007036CE">
              <w:rPr>
                <w:szCs w:val="22"/>
              </w:rPr>
              <w:t xml:space="preserve"> необходимо конвертировать в минимальные единицы валюты (для данного типа документов умножить на 100)</w:t>
            </w:r>
            <w:r w:rsidR="00943CA0" w:rsidRPr="007036CE">
              <w:rPr>
                <w:szCs w:val="22"/>
              </w:rPr>
              <w:t>.</w:t>
            </w:r>
          </w:p>
          <w:p w14:paraId="36B96390" w14:textId="0EAD9C2B" w:rsidR="005275BE" w:rsidRPr="007036CE" w:rsidRDefault="007E0C8D" w:rsidP="00FD1D6E">
            <w:pPr>
              <w:pStyle w:val="GOSTTablenorm"/>
            </w:pPr>
            <w:r w:rsidRPr="007036CE">
              <w:t xml:space="preserve">При обработке раздела </w:t>
            </w:r>
            <w:r w:rsidR="000F4B41" w:rsidRPr="007036CE">
              <w:t>«Расшифровка Сведений о бюджетном обязательстве»</w:t>
            </w:r>
            <w:r w:rsidRPr="007036CE">
              <w:t xml:space="preserve"> атрибут заполняется из тега </w:t>
            </w:r>
            <w:r w:rsidRPr="007036CE">
              <w:rPr>
                <w:szCs w:val="22"/>
                <w:lang w:val="en-US"/>
              </w:rPr>
              <w:t>Oblgtns</w:t>
            </w:r>
            <w:r w:rsidRPr="007036CE">
              <w:rPr>
                <w:szCs w:val="22"/>
              </w:rPr>
              <w:t>_</w:t>
            </w:r>
            <w:r w:rsidRPr="007036CE">
              <w:rPr>
                <w:szCs w:val="22"/>
                <w:lang w:val="en-US"/>
              </w:rPr>
              <w:t>Pmnts</w:t>
            </w:r>
            <w:r w:rsidRPr="007036CE">
              <w:rPr>
                <w:szCs w:val="22"/>
              </w:rPr>
              <w:t>:</w:t>
            </w:r>
            <w:r w:rsidRPr="007036CE">
              <w:rPr>
                <w:szCs w:val="22"/>
                <w:lang w:val="en-US"/>
              </w:rPr>
              <w:t>SmFrstYr</w:t>
            </w:r>
            <w:r w:rsidRPr="007036CE">
              <w:t>.</w:t>
            </w:r>
            <w:r w:rsidR="00FD1D6E" w:rsidRPr="007036CE">
              <w:t xml:space="preserve"> </w:t>
            </w:r>
            <w:r w:rsidR="005275BE" w:rsidRPr="007036CE">
              <w:t xml:space="preserve">Если в атрибуте </w:t>
            </w:r>
            <w:r w:rsidR="00726CC8" w:rsidRPr="007036CE">
              <w:t>«</w:t>
            </w:r>
            <w:r w:rsidR="005275BE" w:rsidRPr="007036CE">
              <w:t>Признак_миграции</w:t>
            </w:r>
            <w:r w:rsidR="00726CC8" w:rsidRPr="007036CE">
              <w:t>»</w:t>
            </w:r>
            <w:r w:rsidR="005275BE" w:rsidRPr="007036CE">
              <w:t xml:space="preserve"> указано значение «1» или </w:t>
            </w:r>
            <w:r w:rsidR="00B8251A" w:rsidRPr="007036CE">
              <w:t>атрибут «GUID_родит_документа» заполнен (значение не пусто) или в атрибуте «Признак_перехода_на_SVAP» указано значение «0»</w:t>
            </w:r>
            <w:r w:rsidR="005275BE" w:rsidRPr="007036CE">
              <w:t>, то выполняется изменение знака суммы</w:t>
            </w:r>
            <w:r w:rsidR="00FD1D6E" w:rsidRPr="007036CE">
              <w:t>, отличной от нуля,</w:t>
            </w:r>
            <w:r w:rsidR="005275BE" w:rsidRPr="007036CE">
              <w:t xml:space="preserve"> на противоположный. Иначе </w:t>
            </w:r>
            <w:r w:rsidR="00651624" w:rsidRPr="007036CE">
              <w:t>–</w:t>
            </w:r>
            <w:r w:rsidR="005275BE" w:rsidRPr="007036CE">
              <w:t xml:space="preserve"> знак суммы не изменяется.</w:t>
            </w:r>
          </w:p>
          <w:p w14:paraId="012D5592" w14:textId="77777777" w:rsidR="005275BE" w:rsidRPr="007036CE" w:rsidRDefault="007E0C8D" w:rsidP="000F4B41">
            <w:pPr>
              <w:pStyle w:val="GOSTTablenorm"/>
            </w:pPr>
            <w:r w:rsidRPr="007036CE">
              <w:t xml:space="preserve">При обработке раздела </w:t>
            </w:r>
            <w:r w:rsidR="000F4B41" w:rsidRPr="007036CE">
              <w:t>«Расшифровка Сведений о бюджетном обязательстве по суммам изменения»</w:t>
            </w:r>
            <w:r w:rsidRPr="007036CE">
              <w:t xml:space="preserve"> атрибут заполняется из те</w:t>
            </w:r>
            <w:r w:rsidRPr="007036CE">
              <w:lastRenderedPageBreak/>
              <w:t xml:space="preserve">га </w:t>
            </w:r>
            <w:r w:rsidRPr="007036CE">
              <w:rPr>
                <w:sz w:val="21"/>
                <w:szCs w:val="21"/>
                <w:shd w:val="clear" w:color="auto" w:fill="FFFFFF"/>
                <w:lang w:val="en-US"/>
              </w:rPr>
              <w:t>Oblgtns</w:t>
            </w:r>
            <w:r w:rsidRPr="007036CE">
              <w:rPr>
                <w:sz w:val="21"/>
                <w:szCs w:val="21"/>
                <w:shd w:val="clear" w:color="auto" w:fill="FFFFFF"/>
              </w:rPr>
              <w:t>_</w:t>
            </w:r>
            <w:r w:rsidRPr="007036CE">
              <w:rPr>
                <w:sz w:val="21"/>
                <w:szCs w:val="21"/>
                <w:shd w:val="clear" w:color="auto" w:fill="FFFFFF"/>
                <w:lang w:val="en-US"/>
              </w:rPr>
              <w:t>Delta</w:t>
            </w:r>
            <w:r w:rsidRPr="007036CE">
              <w:t>:</w:t>
            </w:r>
            <w:r w:rsidRPr="007036CE">
              <w:rPr>
                <w:lang w:val="en-US"/>
              </w:rPr>
              <w:t>DltSmFrstYr</w:t>
            </w:r>
            <w:r w:rsidRPr="007036CE">
              <w:t>.</w:t>
            </w:r>
            <w:r w:rsidR="00FD1D6E" w:rsidRPr="007036CE">
              <w:t xml:space="preserve"> </w:t>
            </w:r>
            <w:r w:rsidR="005275BE" w:rsidRPr="007036CE">
              <w:rPr>
                <w:szCs w:val="22"/>
              </w:rPr>
              <w:t>Без изменения знака суммы</w:t>
            </w:r>
          </w:p>
        </w:tc>
      </w:tr>
      <w:tr w:rsidR="007E0C8D" w:rsidRPr="007036CE" w14:paraId="6213D4CA" w14:textId="77777777" w:rsidTr="00B0621B">
        <w:tc>
          <w:tcPr>
            <w:tcW w:w="1109" w:type="pct"/>
          </w:tcPr>
          <w:p w14:paraId="6809BA3C" w14:textId="77777777" w:rsidR="007E0C8D" w:rsidRPr="007036CE" w:rsidRDefault="007E0C8D" w:rsidP="007E0C8D">
            <w:pPr>
              <w:pStyle w:val="GOSTTablenorm"/>
              <w:rPr>
                <w:szCs w:val="22"/>
              </w:rPr>
            </w:pPr>
            <w:r w:rsidRPr="007036CE">
              <w:rPr>
                <w:szCs w:val="22"/>
              </w:rPr>
              <w:lastRenderedPageBreak/>
              <w:t>Сумма_второй_плановый_вал</w:t>
            </w:r>
          </w:p>
        </w:tc>
        <w:tc>
          <w:tcPr>
            <w:tcW w:w="302" w:type="pct"/>
          </w:tcPr>
          <w:p w14:paraId="583A8EA6" w14:textId="77777777" w:rsidR="007E0C8D" w:rsidRPr="007036CE" w:rsidRDefault="007E0C8D" w:rsidP="007E0C8D">
            <w:pPr>
              <w:pStyle w:val="GOSTTablenorm"/>
              <w:rPr>
                <w:szCs w:val="22"/>
              </w:rPr>
            </w:pPr>
            <w:r w:rsidRPr="007036CE">
              <w:rPr>
                <w:szCs w:val="22"/>
              </w:rPr>
              <w:t>да</w:t>
            </w:r>
          </w:p>
        </w:tc>
        <w:tc>
          <w:tcPr>
            <w:tcW w:w="1109" w:type="pct"/>
          </w:tcPr>
          <w:p w14:paraId="597F6400" w14:textId="77777777" w:rsidR="007E0C8D" w:rsidRPr="007036CE" w:rsidRDefault="007E0C8D" w:rsidP="007E0C8D">
            <w:pPr>
              <w:pStyle w:val="GOSTTablenorm"/>
              <w:rPr>
                <w:szCs w:val="22"/>
              </w:rPr>
            </w:pPr>
            <w:r w:rsidRPr="007036CE">
              <w:t>Сумма на второй год планового периода в валюте документа (по строке документа)</w:t>
            </w:r>
          </w:p>
        </w:tc>
        <w:tc>
          <w:tcPr>
            <w:tcW w:w="1109" w:type="pct"/>
          </w:tcPr>
          <w:p w14:paraId="072C2AD8" w14:textId="77777777" w:rsidR="007E0C8D" w:rsidRPr="007036CE" w:rsidRDefault="007E0C8D" w:rsidP="007E0C8D">
            <w:pPr>
              <w:pStyle w:val="GOSTTablenorm"/>
              <w:rPr>
                <w:szCs w:val="22"/>
                <w:lang w:val="en-US"/>
              </w:rPr>
            </w:pPr>
            <w:r w:rsidRPr="007036CE">
              <w:rPr>
                <w:szCs w:val="22"/>
                <w:lang w:val="en-US"/>
              </w:rPr>
              <w:t>Oblgtns_Pmnts:SmScndYr/</w:t>
            </w:r>
          </w:p>
          <w:p w14:paraId="447467F3" w14:textId="77777777" w:rsidR="007E0C8D" w:rsidRPr="007036CE" w:rsidRDefault="007E0C8D" w:rsidP="007E0C8D">
            <w:pPr>
              <w:pStyle w:val="GOSTTablenorm"/>
              <w:rPr>
                <w:szCs w:val="22"/>
                <w:lang w:val="en-US"/>
              </w:rPr>
            </w:pPr>
            <w:r w:rsidRPr="007036CE">
              <w:rPr>
                <w:sz w:val="21"/>
                <w:szCs w:val="21"/>
                <w:shd w:val="clear" w:color="auto" w:fill="FFFFFF"/>
                <w:lang w:val="en-US"/>
              </w:rPr>
              <w:t>Oblgtns_Delta</w:t>
            </w:r>
            <w:r w:rsidRPr="007036CE">
              <w:rPr>
                <w:lang w:val="en-US"/>
              </w:rPr>
              <w:t>:DltSmScndYr</w:t>
            </w:r>
          </w:p>
        </w:tc>
        <w:tc>
          <w:tcPr>
            <w:tcW w:w="1371" w:type="pct"/>
          </w:tcPr>
          <w:p w14:paraId="40C4BA0E" w14:textId="5F437AA6" w:rsidR="007E0C8D" w:rsidRPr="007036CE" w:rsidRDefault="007E0C8D" w:rsidP="007E0C8D">
            <w:pPr>
              <w:pStyle w:val="GOSTTablenorm"/>
              <w:rPr>
                <w:szCs w:val="22"/>
              </w:rPr>
            </w:pPr>
            <w:r w:rsidRPr="007036CE">
              <w:rPr>
                <w:szCs w:val="22"/>
              </w:rPr>
              <w:t xml:space="preserve">Сумма передается в единицах валюты с точностью 2 знака после запятой </w:t>
            </w:r>
            <w:r w:rsidR="00651624" w:rsidRPr="007036CE">
              <w:t>–</w:t>
            </w:r>
            <w:r w:rsidRPr="007036CE">
              <w:rPr>
                <w:szCs w:val="22"/>
              </w:rPr>
              <w:t xml:space="preserve"> необходимо конвертировать в минимальные единицы валюты (для данного типа документов умножить на 100)</w:t>
            </w:r>
            <w:r w:rsidR="00943CA0" w:rsidRPr="007036CE">
              <w:rPr>
                <w:szCs w:val="22"/>
              </w:rPr>
              <w:t>.</w:t>
            </w:r>
          </w:p>
          <w:p w14:paraId="562290B0" w14:textId="36CB5DF5" w:rsidR="005275BE" w:rsidRPr="007036CE" w:rsidRDefault="007E0C8D" w:rsidP="00FD1D6E">
            <w:pPr>
              <w:pStyle w:val="GOSTTablenorm"/>
            </w:pPr>
            <w:r w:rsidRPr="007036CE">
              <w:t xml:space="preserve">При обработке раздела </w:t>
            </w:r>
            <w:r w:rsidR="000F4B41" w:rsidRPr="007036CE">
              <w:t>«Расшифровка Сведений о бюджетном обязательстве»</w:t>
            </w:r>
            <w:r w:rsidRPr="007036CE">
              <w:t xml:space="preserve"> атрибут заполняется из тега </w:t>
            </w:r>
            <w:r w:rsidRPr="007036CE">
              <w:rPr>
                <w:szCs w:val="22"/>
                <w:lang w:val="en-US"/>
              </w:rPr>
              <w:t>Oblgtns</w:t>
            </w:r>
            <w:r w:rsidRPr="007036CE">
              <w:rPr>
                <w:szCs w:val="22"/>
              </w:rPr>
              <w:t>_</w:t>
            </w:r>
            <w:r w:rsidRPr="007036CE">
              <w:rPr>
                <w:szCs w:val="22"/>
                <w:lang w:val="en-US"/>
              </w:rPr>
              <w:t>Pmnts</w:t>
            </w:r>
            <w:r w:rsidRPr="007036CE">
              <w:rPr>
                <w:szCs w:val="22"/>
              </w:rPr>
              <w:t>:SmScndYr</w:t>
            </w:r>
            <w:r w:rsidRPr="007036CE">
              <w:t>.</w:t>
            </w:r>
            <w:r w:rsidR="00FD1D6E" w:rsidRPr="007036CE">
              <w:t xml:space="preserve"> </w:t>
            </w:r>
            <w:r w:rsidR="005275BE" w:rsidRPr="007036CE">
              <w:t xml:space="preserve">Если в атрибуте </w:t>
            </w:r>
            <w:r w:rsidR="00726CC8" w:rsidRPr="007036CE">
              <w:t>«</w:t>
            </w:r>
            <w:r w:rsidR="005275BE" w:rsidRPr="007036CE">
              <w:t>Признак_миграции</w:t>
            </w:r>
            <w:r w:rsidR="00726CC8" w:rsidRPr="007036CE">
              <w:t>»</w:t>
            </w:r>
            <w:r w:rsidR="005275BE" w:rsidRPr="007036CE">
              <w:t xml:space="preserve"> указано значение «1» или </w:t>
            </w:r>
            <w:r w:rsidR="00B8251A" w:rsidRPr="007036CE">
              <w:t>атрибут «GUID_родит_документа» заполнен (значение не пусто) или в атрибуте «Признак_перехода_на_SVAP» указано значение «0»</w:t>
            </w:r>
            <w:r w:rsidR="005275BE" w:rsidRPr="007036CE">
              <w:t>, то выполняется изменение знака суммы</w:t>
            </w:r>
            <w:r w:rsidR="00FD1D6E" w:rsidRPr="007036CE">
              <w:t>, отличной от нуля,</w:t>
            </w:r>
            <w:r w:rsidR="005275BE" w:rsidRPr="007036CE">
              <w:t xml:space="preserve"> на противоположный. Иначе </w:t>
            </w:r>
            <w:r w:rsidR="00651624" w:rsidRPr="007036CE">
              <w:t>–</w:t>
            </w:r>
            <w:r w:rsidR="005275BE" w:rsidRPr="007036CE">
              <w:t xml:space="preserve"> знак суммы не изменяется.</w:t>
            </w:r>
          </w:p>
          <w:p w14:paraId="07159578" w14:textId="77777777" w:rsidR="005275BE" w:rsidRPr="007036CE" w:rsidRDefault="007E0C8D" w:rsidP="000F4B41">
            <w:pPr>
              <w:pStyle w:val="GOSTTablenorm"/>
            </w:pPr>
            <w:r w:rsidRPr="007036CE">
              <w:t xml:space="preserve">При обработке раздела </w:t>
            </w:r>
            <w:r w:rsidR="000F4B41" w:rsidRPr="007036CE">
              <w:t>«Расшифровка Сведений о бюджетном обязательстве по суммам изменения»</w:t>
            </w:r>
            <w:r w:rsidRPr="007036CE">
              <w:t xml:space="preserve"> атрибут заполняется из тега </w:t>
            </w:r>
            <w:r w:rsidRPr="007036CE">
              <w:rPr>
                <w:sz w:val="21"/>
                <w:szCs w:val="21"/>
                <w:shd w:val="clear" w:color="auto" w:fill="FFFFFF"/>
              </w:rPr>
              <w:t>Oblgtns_Delta</w:t>
            </w:r>
            <w:r w:rsidRPr="007036CE">
              <w:t>:DltSmScndYr.</w:t>
            </w:r>
            <w:r w:rsidR="00FD1D6E" w:rsidRPr="007036CE">
              <w:t xml:space="preserve"> </w:t>
            </w:r>
            <w:r w:rsidR="005275BE" w:rsidRPr="007036CE">
              <w:rPr>
                <w:szCs w:val="22"/>
              </w:rPr>
              <w:t>Без изменения знака суммы</w:t>
            </w:r>
          </w:p>
        </w:tc>
      </w:tr>
      <w:tr w:rsidR="007E0C8D" w:rsidRPr="007036CE" w14:paraId="28B2EF6B" w14:textId="77777777" w:rsidTr="00B0621B">
        <w:tc>
          <w:tcPr>
            <w:tcW w:w="1109" w:type="pct"/>
          </w:tcPr>
          <w:p w14:paraId="2DD72C11" w14:textId="77777777" w:rsidR="007E0C8D" w:rsidRPr="007036CE" w:rsidRDefault="007E0C8D" w:rsidP="007E0C8D">
            <w:pPr>
              <w:pStyle w:val="GOSTTablenorm"/>
              <w:rPr>
                <w:szCs w:val="22"/>
              </w:rPr>
            </w:pPr>
            <w:r w:rsidRPr="007036CE">
              <w:rPr>
                <w:szCs w:val="22"/>
              </w:rPr>
              <w:t>Сумма_третий_плановый_вал</w:t>
            </w:r>
          </w:p>
        </w:tc>
        <w:tc>
          <w:tcPr>
            <w:tcW w:w="302" w:type="pct"/>
          </w:tcPr>
          <w:p w14:paraId="32C2441F" w14:textId="77777777" w:rsidR="007E0C8D" w:rsidRPr="007036CE" w:rsidRDefault="007E0C8D" w:rsidP="007E0C8D">
            <w:pPr>
              <w:pStyle w:val="GOSTTablenorm"/>
              <w:rPr>
                <w:szCs w:val="22"/>
              </w:rPr>
            </w:pPr>
            <w:r w:rsidRPr="007036CE">
              <w:rPr>
                <w:szCs w:val="22"/>
              </w:rPr>
              <w:t>да</w:t>
            </w:r>
          </w:p>
        </w:tc>
        <w:tc>
          <w:tcPr>
            <w:tcW w:w="1109" w:type="pct"/>
          </w:tcPr>
          <w:p w14:paraId="61BC18B9" w14:textId="77777777" w:rsidR="007E0C8D" w:rsidRPr="007036CE" w:rsidRDefault="007E0C8D" w:rsidP="007E0C8D">
            <w:pPr>
              <w:pStyle w:val="GOSTTablenorm"/>
              <w:rPr>
                <w:szCs w:val="22"/>
              </w:rPr>
            </w:pPr>
            <w:r w:rsidRPr="007036CE">
              <w:t>Сумма на третий год планового периода в валюте документа (по строке документа)</w:t>
            </w:r>
          </w:p>
        </w:tc>
        <w:tc>
          <w:tcPr>
            <w:tcW w:w="1109" w:type="pct"/>
          </w:tcPr>
          <w:p w14:paraId="080D6BA5" w14:textId="77777777" w:rsidR="007E0C8D" w:rsidRPr="007036CE" w:rsidRDefault="007E0C8D" w:rsidP="007E0C8D">
            <w:pPr>
              <w:pStyle w:val="GOSTTablenorm"/>
              <w:rPr>
                <w:szCs w:val="22"/>
                <w:lang w:val="en-US"/>
              </w:rPr>
            </w:pPr>
            <w:r w:rsidRPr="007036CE">
              <w:rPr>
                <w:szCs w:val="22"/>
                <w:lang w:val="en-US"/>
              </w:rPr>
              <w:t>Oblgtns_Pmnts:SmThrdYr/</w:t>
            </w:r>
          </w:p>
          <w:p w14:paraId="05E744C7" w14:textId="77777777" w:rsidR="007E0C8D" w:rsidRPr="007036CE" w:rsidRDefault="007E0C8D" w:rsidP="007E0C8D">
            <w:pPr>
              <w:pStyle w:val="GOSTTablenorm"/>
              <w:rPr>
                <w:szCs w:val="22"/>
                <w:lang w:val="en-US"/>
              </w:rPr>
            </w:pPr>
            <w:r w:rsidRPr="007036CE">
              <w:rPr>
                <w:sz w:val="21"/>
                <w:szCs w:val="21"/>
                <w:shd w:val="clear" w:color="auto" w:fill="FFFFFF"/>
                <w:lang w:val="en-US"/>
              </w:rPr>
              <w:t>Oblgtns_Delta</w:t>
            </w:r>
            <w:r w:rsidRPr="007036CE">
              <w:rPr>
                <w:lang w:val="en-US"/>
              </w:rPr>
              <w:t>:DltSmThrdYr</w:t>
            </w:r>
          </w:p>
        </w:tc>
        <w:tc>
          <w:tcPr>
            <w:tcW w:w="1371" w:type="pct"/>
          </w:tcPr>
          <w:p w14:paraId="144643BD" w14:textId="609C2AE7" w:rsidR="007E0C8D" w:rsidRPr="007036CE" w:rsidRDefault="007E0C8D" w:rsidP="007E0C8D">
            <w:pPr>
              <w:pStyle w:val="GOSTTablenorm"/>
              <w:rPr>
                <w:szCs w:val="22"/>
              </w:rPr>
            </w:pPr>
            <w:r w:rsidRPr="007036CE">
              <w:rPr>
                <w:szCs w:val="22"/>
              </w:rPr>
              <w:t xml:space="preserve">Сумма передается в единицах валюты с точностью 2 знака после запятой </w:t>
            </w:r>
            <w:r w:rsidR="00651624" w:rsidRPr="007036CE">
              <w:t>–</w:t>
            </w:r>
            <w:r w:rsidRPr="007036CE">
              <w:rPr>
                <w:szCs w:val="22"/>
              </w:rPr>
              <w:t xml:space="preserve"> необходимо конвертировать в минимальные единицы валюты (для данного типа докумен</w:t>
            </w:r>
            <w:r w:rsidRPr="007036CE">
              <w:rPr>
                <w:szCs w:val="22"/>
              </w:rPr>
              <w:lastRenderedPageBreak/>
              <w:t>тов умножить на 100)</w:t>
            </w:r>
            <w:r w:rsidR="00A71434" w:rsidRPr="007036CE">
              <w:rPr>
                <w:szCs w:val="22"/>
              </w:rPr>
              <w:t>.</w:t>
            </w:r>
          </w:p>
          <w:p w14:paraId="66A15B09" w14:textId="04BC419D" w:rsidR="005275BE" w:rsidRPr="007036CE" w:rsidRDefault="007E0C8D" w:rsidP="00FD1D6E">
            <w:pPr>
              <w:pStyle w:val="GOSTTablenorm"/>
            </w:pPr>
            <w:r w:rsidRPr="007036CE">
              <w:t xml:space="preserve">При обработке раздела </w:t>
            </w:r>
            <w:r w:rsidR="000F4B41" w:rsidRPr="007036CE">
              <w:t>«Расшифровка Сведений о бюджетном обязательстве»</w:t>
            </w:r>
            <w:r w:rsidRPr="007036CE">
              <w:t xml:space="preserve"> атрибут заполняется из тега </w:t>
            </w:r>
            <w:r w:rsidRPr="007036CE">
              <w:rPr>
                <w:szCs w:val="22"/>
                <w:lang w:val="en-US"/>
              </w:rPr>
              <w:t>Oblgtns</w:t>
            </w:r>
            <w:r w:rsidRPr="007036CE">
              <w:rPr>
                <w:szCs w:val="22"/>
              </w:rPr>
              <w:t>_</w:t>
            </w:r>
            <w:r w:rsidRPr="007036CE">
              <w:rPr>
                <w:szCs w:val="22"/>
                <w:lang w:val="en-US"/>
              </w:rPr>
              <w:t>Pmnts</w:t>
            </w:r>
            <w:r w:rsidRPr="007036CE">
              <w:rPr>
                <w:szCs w:val="22"/>
              </w:rPr>
              <w:t>:SmThrdYr</w:t>
            </w:r>
            <w:r w:rsidRPr="007036CE">
              <w:t>.</w:t>
            </w:r>
            <w:r w:rsidR="00FD1D6E" w:rsidRPr="007036CE">
              <w:t xml:space="preserve"> </w:t>
            </w:r>
            <w:r w:rsidR="005275BE" w:rsidRPr="007036CE">
              <w:t xml:space="preserve">Если в атрибуте </w:t>
            </w:r>
            <w:r w:rsidR="00A71434" w:rsidRPr="007036CE">
              <w:t>«</w:t>
            </w:r>
            <w:r w:rsidR="005275BE" w:rsidRPr="007036CE">
              <w:t>Признак_миграции</w:t>
            </w:r>
            <w:r w:rsidR="00A71434" w:rsidRPr="007036CE">
              <w:t>»</w:t>
            </w:r>
            <w:r w:rsidR="005275BE" w:rsidRPr="007036CE">
              <w:t xml:space="preserve"> указано значение «1» или </w:t>
            </w:r>
            <w:r w:rsidR="00B8251A" w:rsidRPr="007036CE">
              <w:t>атрибут «GUID_родит_документа» заполнен (значение не пусто) или в атрибуте «Признак_перехода_на_SVAP» указано значение «0»</w:t>
            </w:r>
            <w:r w:rsidR="005275BE" w:rsidRPr="007036CE">
              <w:t>, то выполняется изменение знака суммы</w:t>
            </w:r>
            <w:r w:rsidR="00FD1D6E" w:rsidRPr="007036CE">
              <w:t>, отличной от нуля,</w:t>
            </w:r>
            <w:r w:rsidR="005275BE" w:rsidRPr="007036CE">
              <w:t xml:space="preserve"> на противоположный. Иначе </w:t>
            </w:r>
            <w:r w:rsidR="00651624" w:rsidRPr="007036CE">
              <w:t>–</w:t>
            </w:r>
            <w:r w:rsidR="005275BE" w:rsidRPr="007036CE">
              <w:t xml:space="preserve"> знак суммы не изменяется.</w:t>
            </w:r>
          </w:p>
          <w:p w14:paraId="572E5D02" w14:textId="77777777" w:rsidR="005275BE" w:rsidRPr="007036CE" w:rsidRDefault="007E0C8D" w:rsidP="000F4B41">
            <w:pPr>
              <w:pStyle w:val="GOSTTablenorm"/>
            </w:pPr>
            <w:r w:rsidRPr="007036CE">
              <w:t xml:space="preserve">При обработке раздела </w:t>
            </w:r>
            <w:r w:rsidR="000F4B41" w:rsidRPr="007036CE">
              <w:t>«Расшифровка Сведений о бюджетном обязательстве по суммам изменения»</w:t>
            </w:r>
            <w:r w:rsidRPr="007036CE">
              <w:t xml:space="preserve"> атрибут заполняется из тега </w:t>
            </w:r>
            <w:r w:rsidRPr="007036CE">
              <w:rPr>
                <w:sz w:val="21"/>
                <w:szCs w:val="21"/>
                <w:shd w:val="clear" w:color="auto" w:fill="FFFFFF"/>
              </w:rPr>
              <w:t>Oblgtns_Delta</w:t>
            </w:r>
            <w:r w:rsidRPr="007036CE">
              <w:t>:DltSmThrdYr.</w:t>
            </w:r>
            <w:r w:rsidR="00FD1D6E" w:rsidRPr="007036CE">
              <w:t xml:space="preserve"> </w:t>
            </w:r>
            <w:r w:rsidR="005275BE" w:rsidRPr="007036CE">
              <w:rPr>
                <w:szCs w:val="22"/>
              </w:rPr>
              <w:t>Без изменения знака суммы</w:t>
            </w:r>
          </w:p>
        </w:tc>
      </w:tr>
      <w:tr w:rsidR="007E0C8D" w:rsidRPr="007036CE" w14:paraId="40138DAE" w14:textId="77777777" w:rsidTr="00B0621B">
        <w:tc>
          <w:tcPr>
            <w:tcW w:w="1109" w:type="pct"/>
          </w:tcPr>
          <w:p w14:paraId="73979F9A" w14:textId="77777777" w:rsidR="007E0C8D" w:rsidRPr="007036CE" w:rsidRDefault="007E0C8D" w:rsidP="007E0C8D">
            <w:pPr>
              <w:pStyle w:val="GOSTTablenorm"/>
              <w:rPr>
                <w:szCs w:val="22"/>
              </w:rPr>
            </w:pPr>
            <w:r w:rsidRPr="007036CE">
              <w:rPr>
                <w:szCs w:val="22"/>
              </w:rPr>
              <w:lastRenderedPageBreak/>
              <w:t>Сумма_последующие_годы_вал</w:t>
            </w:r>
          </w:p>
        </w:tc>
        <w:tc>
          <w:tcPr>
            <w:tcW w:w="302" w:type="pct"/>
          </w:tcPr>
          <w:p w14:paraId="1AD2DEF1" w14:textId="77777777" w:rsidR="007E0C8D" w:rsidRPr="007036CE" w:rsidRDefault="007E0C8D" w:rsidP="007E0C8D">
            <w:pPr>
              <w:pStyle w:val="GOSTTablenorm"/>
              <w:rPr>
                <w:szCs w:val="22"/>
              </w:rPr>
            </w:pPr>
            <w:r w:rsidRPr="007036CE">
              <w:rPr>
                <w:szCs w:val="22"/>
              </w:rPr>
              <w:t>да</w:t>
            </w:r>
          </w:p>
        </w:tc>
        <w:tc>
          <w:tcPr>
            <w:tcW w:w="1109" w:type="pct"/>
          </w:tcPr>
          <w:p w14:paraId="26BF911A" w14:textId="77777777" w:rsidR="007E0C8D" w:rsidRPr="007036CE" w:rsidRDefault="007E0C8D" w:rsidP="007E0C8D">
            <w:pPr>
              <w:pStyle w:val="GOSTTablenorm"/>
            </w:pPr>
            <w:r w:rsidRPr="007036CE">
              <w:t>Сумма на последующие годы в валюте документа (по строке документа)</w:t>
            </w:r>
          </w:p>
        </w:tc>
        <w:tc>
          <w:tcPr>
            <w:tcW w:w="1109" w:type="pct"/>
          </w:tcPr>
          <w:p w14:paraId="1E2E6C36" w14:textId="77777777" w:rsidR="007E0C8D" w:rsidRPr="007036CE" w:rsidRDefault="007E0C8D" w:rsidP="007E0C8D">
            <w:pPr>
              <w:pStyle w:val="GOSTTablenorm"/>
              <w:rPr>
                <w:szCs w:val="22"/>
                <w:lang w:val="en-US"/>
              </w:rPr>
            </w:pPr>
            <w:r w:rsidRPr="007036CE">
              <w:rPr>
                <w:szCs w:val="22"/>
                <w:lang w:val="en-US"/>
              </w:rPr>
              <w:t>Oblgtns_Pmnts:SmNxtYr/</w:t>
            </w:r>
          </w:p>
          <w:p w14:paraId="75FA1E51" w14:textId="77777777" w:rsidR="007E0C8D" w:rsidRPr="007036CE" w:rsidRDefault="007E0C8D" w:rsidP="007E0C8D">
            <w:pPr>
              <w:pStyle w:val="GOSTTablenorm"/>
              <w:rPr>
                <w:szCs w:val="22"/>
                <w:lang w:val="en-US"/>
              </w:rPr>
            </w:pPr>
            <w:r w:rsidRPr="007036CE">
              <w:rPr>
                <w:sz w:val="21"/>
                <w:szCs w:val="21"/>
                <w:shd w:val="clear" w:color="auto" w:fill="FFFFFF"/>
                <w:lang w:val="en-US"/>
              </w:rPr>
              <w:t>Oblgtns_Delta</w:t>
            </w:r>
            <w:r w:rsidRPr="007036CE">
              <w:rPr>
                <w:lang w:val="en-US"/>
              </w:rPr>
              <w:t>:DltSmNxtYr</w:t>
            </w:r>
          </w:p>
        </w:tc>
        <w:tc>
          <w:tcPr>
            <w:tcW w:w="1371" w:type="pct"/>
          </w:tcPr>
          <w:p w14:paraId="176A0D4D" w14:textId="0D35714C" w:rsidR="007E0C8D" w:rsidRPr="007036CE" w:rsidRDefault="007E0C8D" w:rsidP="007E0C8D">
            <w:pPr>
              <w:pStyle w:val="GOSTTablenorm"/>
              <w:rPr>
                <w:szCs w:val="22"/>
              </w:rPr>
            </w:pPr>
            <w:r w:rsidRPr="007036CE">
              <w:rPr>
                <w:szCs w:val="22"/>
              </w:rPr>
              <w:t xml:space="preserve">Сумма передается в единицах валюты с точностью 2 знака после запятой </w:t>
            </w:r>
            <w:r w:rsidR="00651624" w:rsidRPr="007036CE">
              <w:t>–</w:t>
            </w:r>
            <w:r w:rsidRPr="007036CE">
              <w:rPr>
                <w:szCs w:val="22"/>
              </w:rPr>
              <w:t xml:space="preserve"> необходимо конвертировать в минимальные единицы валюты (для данного типа документов умножить на 100)</w:t>
            </w:r>
            <w:r w:rsidR="00A71434" w:rsidRPr="007036CE">
              <w:rPr>
                <w:szCs w:val="22"/>
              </w:rPr>
              <w:t>.</w:t>
            </w:r>
          </w:p>
          <w:p w14:paraId="5A8D10D2" w14:textId="282FF695" w:rsidR="005275BE" w:rsidRPr="007036CE" w:rsidRDefault="007E0C8D" w:rsidP="00FD1D6E">
            <w:pPr>
              <w:pStyle w:val="GOSTTablenorm"/>
            </w:pPr>
            <w:r w:rsidRPr="007036CE">
              <w:t xml:space="preserve">При обработке раздела </w:t>
            </w:r>
            <w:r w:rsidR="000F4B41" w:rsidRPr="007036CE">
              <w:t>«Расшифровка Сведений о бюджетном обязательстве»</w:t>
            </w:r>
            <w:r w:rsidRPr="007036CE">
              <w:t xml:space="preserve"> атрибут заполняется из тега </w:t>
            </w:r>
            <w:r w:rsidRPr="007036CE">
              <w:rPr>
                <w:szCs w:val="22"/>
                <w:lang w:val="en-US"/>
              </w:rPr>
              <w:t>Oblgtns</w:t>
            </w:r>
            <w:r w:rsidRPr="007036CE">
              <w:rPr>
                <w:szCs w:val="22"/>
              </w:rPr>
              <w:t>_</w:t>
            </w:r>
            <w:r w:rsidRPr="007036CE">
              <w:rPr>
                <w:szCs w:val="22"/>
                <w:lang w:val="en-US"/>
              </w:rPr>
              <w:t>Pmnts</w:t>
            </w:r>
            <w:r w:rsidRPr="007036CE">
              <w:rPr>
                <w:szCs w:val="22"/>
              </w:rPr>
              <w:t>:SmNxtYr</w:t>
            </w:r>
            <w:r w:rsidRPr="007036CE">
              <w:t>.</w:t>
            </w:r>
            <w:r w:rsidR="00FD1D6E" w:rsidRPr="007036CE">
              <w:t xml:space="preserve"> </w:t>
            </w:r>
            <w:r w:rsidR="005275BE" w:rsidRPr="007036CE">
              <w:t xml:space="preserve">Если в атрибуте </w:t>
            </w:r>
            <w:r w:rsidR="00A71434" w:rsidRPr="007036CE">
              <w:t>«</w:t>
            </w:r>
            <w:r w:rsidR="005275BE" w:rsidRPr="007036CE">
              <w:t>Признак_миграции</w:t>
            </w:r>
            <w:r w:rsidR="00A71434" w:rsidRPr="007036CE">
              <w:t>»</w:t>
            </w:r>
            <w:r w:rsidR="005275BE" w:rsidRPr="007036CE">
              <w:t xml:space="preserve"> указано значение «1» или </w:t>
            </w:r>
            <w:r w:rsidR="00B8251A" w:rsidRPr="007036CE">
              <w:t>атрибут «GUID_родит_документа» за</w:t>
            </w:r>
            <w:r w:rsidR="00B8251A" w:rsidRPr="007036CE">
              <w:lastRenderedPageBreak/>
              <w:t>полнен (значение не пусто) или в атрибуте «Признак_перехода_на_SVAP» указано значение «0»</w:t>
            </w:r>
            <w:r w:rsidR="005275BE" w:rsidRPr="007036CE">
              <w:t>, то выполняется изменение знака суммы</w:t>
            </w:r>
            <w:r w:rsidR="00FD1D6E" w:rsidRPr="007036CE">
              <w:t>, отличной от нуля,</w:t>
            </w:r>
            <w:r w:rsidR="005275BE" w:rsidRPr="007036CE">
              <w:t xml:space="preserve"> на противоположный. Иначе </w:t>
            </w:r>
            <w:r w:rsidR="00651624" w:rsidRPr="007036CE">
              <w:t>–</w:t>
            </w:r>
            <w:r w:rsidR="005275BE" w:rsidRPr="007036CE">
              <w:t xml:space="preserve"> знак суммы не изменяется.</w:t>
            </w:r>
          </w:p>
          <w:p w14:paraId="70CB3DEC" w14:textId="77777777" w:rsidR="005275BE" w:rsidRPr="007036CE" w:rsidRDefault="007E0C8D" w:rsidP="000F4B41">
            <w:pPr>
              <w:pStyle w:val="GOSTTablenorm"/>
            </w:pPr>
            <w:r w:rsidRPr="007036CE">
              <w:t xml:space="preserve">При обработке раздела </w:t>
            </w:r>
            <w:r w:rsidR="000F4B41" w:rsidRPr="007036CE">
              <w:t>«Расшифровка Сведений о бюджетном обязательстве по суммам изменения»</w:t>
            </w:r>
            <w:r w:rsidRPr="007036CE">
              <w:t xml:space="preserve"> атрибут заполняется из тега </w:t>
            </w:r>
            <w:r w:rsidRPr="007036CE">
              <w:rPr>
                <w:sz w:val="21"/>
                <w:szCs w:val="21"/>
                <w:shd w:val="clear" w:color="auto" w:fill="FFFFFF"/>
              </w:rPr>
              <w:t>Oblgtns_Delta</w:t>
            </w:r>
            <w:r w:rsidRPr="007036CE">
              <w:t>:DltSmNxtYr.</w:t>
            </w:r>
            <w:r w:rsidR="00FD1D6E" w:rsidRPr="007036CE">
              <w:t xml:space="preserve"> </w:t>
            </w:r>
            <w:r w:rsidR="005275BE" w:rsidRPr="007036CE">
              <w:rPr>
                <w:szCs w:val="22"/>
              </w:rPr>
              <w:t>Без изменения знака суммы</w:t>
            </w:r>
          </w:p>
        </w:tc>
      </w:tr>
      <w:tr w:rsidR="007E0C8D" w:rsidRPr="007036CE" w14:paraId="68C8BA32" w14:textId="77777777" w:rsidTr="00B0621B">
        <w:tc>
          <w:tcPr>
            <w:tcW w:w="1109" w:type="pct"/>
          </w:tcPr>
          <w:p w14:paraId="492F2B4B" w14:textId="77777777" w:rsidR="007E0C8D" w:rsidRPr="007036CE" w:rsidRDefault="007E0C8D" w:rsidP="007E0C8D">
            <w:pPr>
              <w:pStyle w:val="GOSTTablenorm"/>
              <w:rPr>
                <w:szCs w:val="22"/>
              </w:rPr>
            </w:pPr>
            <w:r w:rsidRPr="007036CE">
              <w:rPr>
                <w:szCs w:val="22"/>
              </w:rPr>
              <w:lastRenderedPageBreak/>
              <w:t>Признак_блокировки_ЛБО</w:t>
            </w:r>
          </w:p>
        </w:tc>
        <w:tc>
          <w:tcPr>
            <w:tcW w:w="302" w:type="pct"/>
          </w:tcPr>
          <w:p w14:paraId="319CC958" w14:textId="77777777" w:rsidR="007E0C8D" w:rsidRPr="007036CE" w:rsidRDefault="008045E9" w:rsidP="007E0C8D">
            <w:pPr>
              <w:pStyle w:val="GOSTTablenorm"/>
            </w:pPr>
            <w:r w:rsidRPr="007036CE">
              <w:t>да</w:t>
            </w:r>
          </w:p>
        </w:tc>
        <w:tc>
          <w:tcPr>
            <w:tcW w:w="1109" w:type="pct"/>
          </w:tcPr>
          <w:p w14:paraId="66E4FA6D" w14:textId="77777777" w:rsidR="007E0C8D" w:rsidRPr="007036CE" w:rsidRDefault="007E0C8D" w:rsidP="007E0C8D">
            <w:pPr>
              <w:pStyle w:val="GOSTTablenorm"/>
            </w:pPr>
            <w:r w:rsidRPr="007036CE">
              <w:t>Признак блокировки ЛБО (по строке документа)</w:t>
            </w:r>
          </w:p>
        </w:tc>
        <w:tc>
          <w:tcPr>
            <w:tcW w:w="1109" w:type="pct"/>
          </w:tcPr>
          <w:p w14:paraId="7968100B" w14:textId="77777777" w:rsidR="007E0C8D" w:rsidRPr="007036CE" w:rsidRDefault="007E0C8D" w:rsidP="007E0C8D">
            <w:pPr>
              <w:pStyle w:val="GOSTTablenorm"/>
            </w:pPr>
            <w:r w:rsidRPr="007036CE">
              <w:rPr>
                <w:lang w:val="en-US"/>
              </w:rPr>
              <w:t>Oblgtns_</w:t>
            </w:r>
            <w:r w:rsidRPr="007036CE">
              <w:rPr>
                <w:sz w:val="21"/>
                <w:szCs w:val="21"/>
                <w:shd w:val="clear" w:color="auto" w:fill="FFFFFF"/>
              </w:rPr>
              <w:t>Delta</w:t>
            </w:r>
            <w:r w:rsidRPr="007036CE">
              <w:t>:SignLockLBO</w:t>
            </w:r>
          </w:p>
        </w:tc>
        <w:tc>
          <w:tcPr>
            <w:tcW w:w="1371" w:type="pct"/>
          </w:tcPr>
          <w:p w14:paraId="283C7E25" w14:textId="77777777" w:rsidR="001A7389" w:rsidRPr="007036CE" w:rsidRDefault="001A7389" w:rsidP="001A7389">
            <w:pPr>
              <w:pStyle w:val="GOSTTablenorm"/>
            </w:pPr>
            <w:r w:rsidRPr="007036CE">
              <w:t>Если в теге документа «true», то значение «1».</w:t>
            </w:r>
          </w:p>
          <w:p w14:paraId="33C00691" w14:textId="77777777" w:rsidR="007E0C8D" w:rsidRPr="007036CE" w:rsidRDefault="001A7389" w:rsidP="005D531C">
            <w:pPr>
              <w:pStyle w:val="GOSTTablenorm"/>
            </w:pPr>
            <w:r w:rsidRPr="007036CE">
              <w:t>Если в теге документа «false», то значение «0»</w:t>
            </w:r>
          </w:p>
        </w:tc>
      </w:tr>
      <w:tr w:rsidR="007E0C8D" w:rsidRPr="007036CE" w14:paraId="4DE49282" w14:textId="77777777" w:rsidTr="00B0621B">
        <w:tc>
          <w:tcPr>
            <w:tcW w:w="1109" w:type="pct"/>
          </w:tcPr>
          <w:p w14:paraId="779C01FA" w14:textId="77777777" w:rsidR="007E0C8D" w:rsidRPr="007036CE" w:rsidRDefault="007E0C8D" w:rsidP="007E0C8D">
            <w:pPr>
              <w:pStyle w:val="GOSTTablenorm"/>
              <w:rPr>
                <w:szCs w:val="22"/>
              </w:rPr>
            </w:pPr>
            <w:r w:rsidRPr="007036CE">
              <w:rPr>
                <w:szCs w:val="22"/>
              </w:rPr>
              <w:t>Признак_резервирования_ЛБО</w:t>
            </w:r>
          </w:p>
        </w:tc>
        <w:tc>
          <w:tcPr>
            <w:tcW w:w="302" w:type="pct"/>
          </w:tcPr>
          <w:p w14:paraId="3704D0A7" w14:textId="77777777" w:rsidR="007E0C8D" w:rsidRPr="007036CE" w:rsidRDefault="008045E9" w:rsidP="007E0C8D">
            <w:pPr>
              <w:pStyle w:val="GOSTTablenorm"/>
            </w:pPr>
            <w:r w:rsidRPr="007036CE">
              <w:t>да</w:t>
            </w:r>
          </w:p>
        </w:tc>
        <w:tc>
          <w:tcPr>
            <w:tcW w:w="1109" w:type="pct"/>
          </w:tcPr>
          <w:p w14:paraId="4EC561D2" w14:textId="77777777" w:rsidR="007E0C8D" w:rsidRPr="007036CE" w:rsidRDefault="007E0C8D" w:rsidP="007E0C8D">
            <w:pPr>
              <w:pStyle w:val="GOSTTablenorm"/>
            </w:pPr>
            <w:r w:rsidRPr="007036CE">
              <w:t>Признак резервирования ЛБО к отзыву (по строке документа)</w:t>
            </w:r>
          </w:p>
        </w:tc>
        <w:tc>
          <w:tcPr>
            <w:tcW w:w="1109" w:type="pct"/>
          </w:tcPr>
          <w:p w14:paraId="05469640" w14:textId="77777777" w:rsidR="007E0C8D" w:rsidRPr="007036CE" w:rsidRDefault="007E0C8D" w:rsidP="007E0C8D">
            <w:pPr>
              <w:pStyle w:val="GOSTTablenorm"/>
            </w:pPr>
            <w:r w:rsidRPr="007036CE">
              <w:rPr>
                <w:lang w:val="en-US"/>
              </w:rPr>
              <w:t>Oblgtns_</w:t>
            </w:r>
            <w:r w:rsidRPr="007036CE">
              <w:rPr>
                <w:sz w:val="21"/>
                <w:szCs w:val="21"/>
                <w:shd w:val="clear" w:color="auto" w:fill="FFFFFF"/>
              </w:rPr>
              <w:t>Delta</w:t>
            </w:r>
            <w:r w:rsidRPr="007036CE">
              <w:t>:SignReviewLBO</w:t>
            </w:r>
          </w:p>
        </w:tc>
        <w:tc>
          <w:tcPr>
            <w:tcW w:w="1371" w:type="pct"/>
          </w:tcPr>
          <w:p w14:paraId="7FFECA5F" w14:textId="77777777" w:rsidR="001A7389" w:rsidRPr="007036CE" w:rsidRDefault="001A7389" w:rsidP="001A7389">
            <w:pPr>
              <w:pStyle w:val="GOSTTablenorm"/>
            </w:pPr>
            <w:r w:rsidRPr="007036CE">
              <w:t>Если в теге документа «true», то значение «1».</w:t>
            </w:r>
          </w:p>
          <w:p w14:paraId="6CA69665" w14:textId="77777777" w:rsidR="007E0C8D" w:rsidRPr="007036CE" w:rsidRDefault="001A7389" w:rsidP="00FD1D6E">
            <w:pPr>
              <w:pStyle w:val="GOSTTablenorm"/>
            </w:pPr>
            <w:r w:rsidRPr="007036CE">
              <w:t>Если в теге документа «false», то значение «0»</w:t>
            </w:r>
          </w:p>
        </w:tc>
      </w:tr>
    </w:tbl>
    <w:p w14:paraId="54D55BC5" w14:textId="73E6C80F" w:rsidR="00FD69B4" w:rsidRPr="007036CE" w:rsidRDefault="004D7563" w:rsidP="00574ACD">
      <w:pPr>
        <w:pStyle w:val="GOSTNameTable"/>
      </w:pPr>
      <w:r w:rsidRPr="007036CE">
        <w:rPr>
          <w:noProof/>
        </w:rPr>
        <w:fldChar w:fldCharType="begin"/>
      </w:r>
      <w:r w:rsidRPr="007036CE">
        <w:rPr>
          <w:noProof/>
        </w:rPr>
        <w:instrText xml:space="preserve"> SEQ Таблица \* ARABIC </w:instrText>
      </w:r>
      <w:r w:rsidRPr="007036CE">
        <w:rPr>
          <w:noProof/>
        </w:rPr>
        <w:fldChar w:fldCharType="separate"/>
      </w:r>
      <w:bookmarkStart w:id="9983" w:name="_Toc222928034"/>
      <w:r w:rsidR="00BD74E1">
        <w:rPr>
          <w:noProof/>
        </w:rPr>
        <w:t>61</w:t>
      </w:r>
      <w:r w:rsidRPr="007036CE">
        <w:rPr>
          <w:noProof/>
        </w:rPr>
        <w:fldChar w:fldCharType="end"/>
      </w:r>
      <w:r w:rsidR="00FD69B4" w:rsidRPr="007036CE">
        <w:t xml:space="preserve"> </w:t>
      </w:r>
      <w:r w:rsidR="00D9309A" w:rsidRPr="007036CE">
        <w:t>–</w:t>
      </w:r>
      <w:r w:rsidR="00FD69B4" w:rsidRPr="007036CE">
        <w:t xml:space="preserve"> Перечень атрибутов, соответствующих типу документа </w:t>
      </w:r>
      <w:commentRangeStart w:id="9984"/>
      <w:r w:rsidR="00574ACD" w:rsidRPr="007036CE">
        <w:t>«</w:t>
      </w:r>
      <w:r w:rsidR="00FD69B4" w:rsidRPr="007036CE">
        <w:t>Свед</w:t>
      </w:r>
      <w:r w:rsidR="00574ACD" w:rsidRPr="007036CE">
        <w:t xml:space="preserve">ения о денежном обязательстве» </w:t>
      </w:r>
      <w:r w:rsidR="00FD69B4" w:rsidRPr="007036CE">
        <w:t>EXP_SDO</w:t>
      </w:r>
      <w:bookmarkEnd w:id="9983"/>
      <w:commentRangeEnd w:id="9984"/>
      <w:r w:rsidR="00E97E69" w:rsidRPr="007036CE">
        <w:rPr>
          <w:rStyle w:val="afff4"/>
          <w:sz w:val="24"/>
          <w:szCs w:val="20"/>
        </w:rPr>
        <w:commentReference w:id="9984"/>
      </w:r>
    </w:p>
    <w:tbl>
      <w:tblPr>
        <w:tblStyle w:val="GOSTTable"/>
        <w:tblW w:w="5000" w:type="pct"/>
        <w:tblLayout w:type="fixed"/>
        <w:tblLook w:val="07E0" w:firstRow="1" w:lastRow="1" w:firstColumn="1" w:lastColumn="1" w:noHBand="1" w:noVBand="1"/>
      </w:tblPr>
      <w:tblGrid>
        <w:gridCol w:w="3495"/>
        <w:gridCol w:w="952"/>
        <w:gridCol w:w="3496"/>
        <w:gridCol w:w="3496"/>
        <w:gridCol w:w="4321"/>
      </w:tblGrid>
      <w:tr w:rsidR="00796738" w:rsidRPr="007036CE" w14:paraId="1A2B1A1D" w14:textId="77777777" w:rsidTr="00B0621B">
        <w:trPr>
          <w:cnfStyle w:val="100000000000" w:firstRow="1" w:lastRow="0" w:firstColumn="0" w:lastColumn="0" w:oddVBand="0" w:evenVBand="0" w:oddHBand="0" w:evenHBand="0" w:firstRowFirstColumn="0" w:firstRowLastColumn="0" w:lastRowFirstColumn="0" w:lastRowLastColumn="0"/>
        </w:trPr>
        <w:tc>
          <w:tcPr>
            <w:tcW w:w="1109" w:type="pct"/>
            <w:hideMark/>
          </w:tcPr>
          <w:p w14:paraId="182E668A" w14:textId="77777777" w:rsidR="007676FF" w:rsidRPr="007036CE" w:rsidRDefault="007676FF" w:rsidP="008D3FAB">
            <w:pPr>
              <w:pStyle w:val="GOSTTableHead"/>
              <w:rPr>
                <w:szCs w:val="22"/>
              </w:rPr>
            </w:pPr>
            <w:r w:rsidRPr="007036CE">
              <w:rPr>
                <w:szCs w:val="22"/>
              </w:rPr>
              <w:t>Наименование атрибута</w:t>
            </w:r>
          </w:p>
        </w:tc>
        <w:tc>
          <w:tcPr>
            <w:tcW w:w="302" w:type="pct"/>
            <w:hideMark/>
          </w:tcPr>
          <w:p w14:paraId="47208B08" w14:textId="77777777" w:rsidR="007676FF" w:rsidRPr="007036CE" w:rsidRDefault="007676FF" w:rsidP="008D3FAB">
            <w:pPr>
              <w:pStyle w:val="GOSTTableHead"/>
              <w:rPr>
                <w:szCs w:val="22"/>
              </w:rPr>
            </w:pPr>
            <w:r w:rsidRPr="007036CE">
              <w:rPr>
                <w:szCs w:val="22"/>
              </w:rPr>
              <w:t>Вычисляемый атрибут</w:t>
            </w:r>
          </w:p>
        </w:tc>
        <w:tc>
          <w:tcPr>
            <w:tcW w:w="1109" w:type="pct"/>
            <w:hideMark/>
          </w:tcPr>
          <w:p w14:paraId="46829603" w14:textId="77777777" w:rsidR="007676FF" w:rsidRPr="007036CE" w:rsidRDefault="007676FF" w:rsidP="008D3FAB">
            <w:pPr>
              <w:pStyle w:val="GOSTTableHead"/>
              <w:rPr>
                <w:szCs w:val="22"/>
              </w:rPr>
            </w:pPr>
            <w:r w:rsidRPr="007036CE">
              <w:rPr>
                <w:szCs w:val="22"/>
              </w:rPr>
              <w:t>Описание атрибута</w:t>
            </w:r>
          </w:p>
        </w:tc>
        <w:tc>
          <w:tcPr>
            <w:tcW w:w="1109" w:type="pct"/>
            <w:hideMark/>
          </w:tcPr>
          <w:p w14:paraId="1AC1BE58" w14:textId="77777777" w:rsidR="007676FF" w:rsidRPr="007036CE" w:rsidRDefault="007676FF" w:rsidP="008D3FAB">
            <w:pPr>
              <w:pStyle w:val="GOSTTableHead"/>
              <w:rPr>
                <w:szCs w:val="22"/>
              </w:rPr>
            </w:pPr>
            <w:r w:rsidRPr="007036CE">
              <w:rPr>
                <w:szCs w:val="22"/>
              </w:rPr>
              <w:t>Реквизит документа (наименование тега)</w:t>
            </w:r>
          </w:p>
        </w:tc>
        <w:tc>
          <w:tcPr>
            <w:tcW w:w="1371" w:type="pct"/>
            <w:hideMark/>
          </w:tcPr>
          <w:p w14:paraId="15AFF3DD" w14:textId="77777777" w:rsidR="007676FF" w:rsidRPr="007036CE" w:rsidRDefault="007676FF" w:rsidP="008D3FAB">
            <w:pPr>
              <w:pStyle w:val="GOSTTableHead"/>
              <w:rPr>
                <w:szCs w:val="22"/>
              </w:rPr>
            </w:pPr>
            <w:r w:rsidRPr="007036CE">
              <w:rPr>
                <w:szCs w:val="22"/>
              </w:rPr>
              <w:t>Алгоритм вычисления</w:t>
            </w:r>
          </w:p>
        </w:tc>
      </w:tr>
      <w:tr w:rsidR="00796738" w:rsidRPr="007036CE" w14:paraId="655C6280" w14:textId="77777777" w:rsidTr="00B0621B">
        <w:tc>
          <w:tcPr>
            <w:tcW w:w="1109" w:type="pct"/>
          </w:tcPr>
          <w:p w14:paraId="02958030" w14:textId="77777777" w:rsidR="007676FF" w:rsidRPr="007036CE" w:rsidRDefault="007676FF" w:rsidP="008D3FAB">
            <w:pPr>
              <w:pStyle w:val="GOSTTablenorm"/>
              <w:suppressAutoHyphens/>
            </w:pPr>
            <w:r w:rsidRPr="007036CE">
              <w:t>Номер_документа*</w:t>
            </w:r>
          </w:p>
        </w:tc>
        <w:tc>
          <w:tcPr>
            <w:tcW w:w="302" w:type="pct"/>
          </w:tcPr>
          <w:p w14:paraId="3C636703" w14:textId="77777777" w:rsidR="007676FF" w:rsidRPr="007036CE" w:rsidRDefault="007676FF" w:rsidP="008D3FAB">
            <w:pPr>
              <w:pStyle w:val="GOSTTablenorm"/>
              <w:suppressAutoHyphens/>
            </w:pPr>
            <w:r w:rsidRPr="007036CE">
              <w:t>нет</w:t>
            </w:r>
          </w:p>
        </w:tc>
        <w:tc>
          <w:tcPr>
            <w:tcW w:w="1109" w:type="pct"/>
          </w:tcPr>
          <w:p w14:paraId="4C73B30F" w14:textId="77777777" w:rsidR="007676FF" w:rsidRPr="007036CE" w:rsidRDefault="007676FF" w:rsidP="008D3FAB">
            <w:pPr>
              <w:pStyle w:val="GOSTTablenorm"/>
              <w:suppressAutoHyphens/>
            </w:pPr>
            <w:r w:rsidRPr="007036CE">
              <w:t>Номер документа</w:t>
            </w:r>
          </w:p>
        </w:tc>
        <w:tc>
          <w:tcPr>
            <w:tcW w:w="1109" w:type="pct"/>
          </w:tcPr>
          <w:p w14:paraId="0DA9368C" w14:textId="77777777" w:rsidR="007676FF" w:rsidRPr="007036CE" w:rsidRDefault="007676FF" w:rsidP="008D3FAB">
            <w:pPr>
              <w:pStyle w:val="GOSTTablenorm"/>
              <w:suppressAutoHyphens/>
            </w:pPr>
            <w:r w:rsidRPr="007036CE">
              <w:t>Inf_NmbrDc</w:t>
            </w:r>
          </w:p>
        </w:tc>
        <w:tc>
          <w:tcPr>
            <w:tcW w:w="1371" w:type="pct"/>
          </w:tcPr>
          <w:p w14:paraId="2F9E4225" w14:textId="77777777" w:rsidR="007676FF" w:rsidRPr="007036CE" w:rsidRDefault="007676FF" w:rsidP="008D3FAB">
            <w:pPr>
              <w:pStyle w:val="GOSTTablenorm"/>
              <w:suppressAutoHyphens/>
            </w:pPr>
          </w:p>
        </w:tc>
      </w:tr>
      <w:tr w:rsidR="00796738" w:rsidRPr="007036CE" w14:paraId="2C2CDCBC" w14:textId="77777777" w:rsidTr="00B0621B">
        <w:tc>
          <w:tcPr>
            <w:tcW w:w="1109" w:type="pct"/>
          </w:tcPr>
          <w:p w14:paraId="243BB945" w14:textId="77777777" w:rsidR="007676FF" w:rsidRPr="007036CE" w:rsidRDefault="007676FF" w:rsidP="008D3FAB">
            <w:pPr>
              <w:pStyle w:val="GOSTTablenorm"/>
              <w:suppressAutoHyphens/>
            </w:pPr>
            <w:r w:rsidRPr="007036CE">
              <w:t>Дата_документа*</w:t>
            </w:r>
          </w:p>
        </w:tc>
        <w:tc>
          <w:tcPr>
            <w:tcW w:w="302" w:type="pct"/>
          </w:tcPr>
          <w:p w14:paraId="223F4DB5" w14:textId="77777777" w:rsidR="007676FF" w:rsidRPr="007036CE" w:rsidRDefault="007676FF" w:rsidP="008D3FAB">
            <w:pPr>
              <w:pStyle w:val="GOSTTablenorm"/>
              <w:suppressAutoHyphens/>
            </w:pPr>
            <w:r w:rsidRPr="007036CE">
              <w:t>нет</w:t>
            </w:r>
          </w:p>
        </w:tc>
        <w:tc>
          <w:tcPr>
            <w:tcW w:w="1109" w:type="pct"/>
          </w:tcPr>
          <w:p w14:paraId="7194D0B9" w14:textId="77777777" w:rsidR="007676FF" w:rsidRPr="007036CE" w:rsidRDefault="007676FF" w:rsidP="008D3FAB">
            <w:pPr>
              <w:pStyle w:val="GOSTTablenorm"/>
              <w:suppressAutoHyphens/>
            </w:pPr>
            <w:r w:rsidRPr="007036CE">
              <w:t>Дата документа</w:t>
            </w:r>
          </w:p>
        </w:tc>
        <w:tc>
          <w:tcPr>
            <w:tcW w:w="1109" w:type="pct"/>
          </w:tcPr>
          <w:p w14:paraId="75183D58" w14:textId="77777777" w:rsidR="007676FF" w:rsidRPr="007036CE" w:rsidRDefault="007676FF" w:rsidP="008D3FAB">
            <w:pPr>
              <w:pStyle w:val="GOSTTablenorm"/>
              <w:suppressAutoHyphens/>
            </w:pPr>
            <w:r w:rsidRPr="007036CE">
              <w:t>Inf_DtDc</w:t>
            </w:r>
          </w:p>
        </w:tc>
        <w:tc>
          <w:tcPr>
            <w:tcW w:w="1371" w:type="pct"/>
          </w:tcPr>
          <w:p w14:paraId="3DF647CA" w14:textId="77777777" w:rsidR="007676FF" w:rsidRPr="007036CE" w:rsidRDefault="007676FF" w:rsidP="008D3FAB">
            <w:pPr>
              <w:pStyle w:val="GOSTTablenorm"/>
              <w:suppressAutoHyphens/>
            </w:pPr>
          </w:p>
        </w:tc>
      </w:tr>
      <w:tr w:rsidR="00796738" w:rsidRPr="007036CE" w14:paraId="0EFC944F" w14:textId="77777777" w:rsidTr="00B0621B">
        <w:tc>
          <w:tcPr>
            <w:tcW w:w="1109" w:type="pct"/>
          </w:tcPr>
          <w:p w14:paraId="501CF5A8" w14:textId="77777777" w:rsidR="007676FF" w:rsidRPr="007036CE" w:rsidRDefault="007676FF" w:rsidP="008D3FAB">
            <w:pPr>
              <w:pStyle w:val="GOSTTablenorm"/>
              <w:suppressAutoHyphens/>
            </w:pPr>
            <w:r w:rsidRPr="007036CE">
              <w:lastRenderedPageBreak/>
              <w:t>Наименование_документа</w:t>
            </w:r>
          </w:p>
        </w:tc>
        <w:tc>
          <w:tcPr>
            <w:tcW w:w="302" w:type="pct"/>
          </w:tcPr>
          <w:p w14:paraId="02091450" w14:textId="77777777" w:rsidR="007676FF" w:rsidRPr="007036CE" w:rsidRDefault="007676FF" w:rsidP="008D3FAB">
            <w:pPr>
              <w:pStyle w:val="GOSTTablenorm"/>
              <w:suppressAutoHyphens/>
            </w:pPr>
            <w:r w:rsidRPr="007036CE">
              <w:t>да</w:t>
            </w:r>
          </w:p>
        </w:tc>
        <w:tc>
          <w:tcPr>
            <w:tcW w:w="1109" w:type="pct"/>
          </w:tcPr>
          <w:p w14:paraId="315CF237" w14:textId="77777777" w:rsidR="007676FF" w:rsidRPr="007036CE" w:rsidRDefault="007676FF" w:rsidP="008D3FAB">
            <w:pPr>
              <w:pStyle w:val="GOSTTablenorm"/>
              <w:suppressAutoHyphens/>
            </w:pPr>
            <w:r w:rsidRPr="007036CE">
              <w:t>Наименование документа</w:t>
            </w:r>
          </w:p>
        </w:tc>
        <w:tc>
          <w:tcPr>
            <w:tcW w:w="1109" w:type="pct"/>
          </w:tcPr>
          <w:p w14:paraId="55C507D1" w14:textId="77777777" w:rsidR="007676FF" w:rsidRPr="007036CE" w:rsidRDefault="007676FF" w:rsidP="008D3FAB">
            <w:pPr>
              <w:pStyle w:val="GOSTTablenorm"/>
              <w:suppressAutoHyphens/>
            </w:pPr>
            <w:r w:rsidRPr="007036CE">
              <w:t>-</w:t>
            </w:r>
          </w:p>
        </w:tc>
        <w:tc>
          <w:tcPr>
            <w:tcW w:w="1371" w:type="pct"/>
          </w:tcPr>
          <w:p w14:paraId="02C9B39F" w14:textId="77777777" w:rsidR="007676FF" w:rsidRPr="007036CE" w:rsidRDefault="007676FF" w:rsidP="008D3FAB">
            <w:pPr>
              <w:pStyle w:val="GOSTTablenorm"/>
              <w:suppressAutoHyphens/>
            </w:pPr>
            <w:r w:rsidRPr="007036CE">
              <w:t xml:space="preserve">Наименование документа определяется по справочнику </w:t>
            </w:r>
            <w:r w:rsidR="001A561F" w:rsidRPr="007036CE">
              <w:t>«</w:t>
            </w:r>
            <w:r w:rsidRPr="007036CE">
              <w:t>Типы документов</w:t>
            </w:r>
            <w:r w:rsidR="001A561F" w:rsidRPr="007036CE">
              <w:t>»</w:t>
            </w:r>
            <w:r w:rsidRPr="007036CE">
              <w:t xml:space="preserve"> с помощью значения атрибута </w:t>
            </w:r>
            <w:r w:rsidR="001A561F" w:rsidRPr="007036CE">
              <w:t>«</w:t>
            </w:r>
            <w:r w:rsidRPr="007036CE">
              <w:t>Тип_документа</w:t>
            </w:r>
            <w:r w:rsidR="001A561F" w:rsidRPr="007036CE">
              <w:t>»</w:t>
            </w:r>
            <w:r w:rsidRPr="007036CE">
              <w:t xml:space="preserve"> (</w:t>
            </w:r>
            <w:r w:rsidRPr="007036CE">
              <w:rPr>
                <w:lang w:val="en-US"/>
              </w:rPr>
              <w:t>TypeDoc</w:t>
            </w:r>
            <w:r w:rsidRPr="007036CE">
              <w:t>) из заголовка запроса</w:t>
            </w:r>
          </w:p>
        </w:tc>
      </w:tr>
      <w:tr w:rsidR="00796738" w:rsidRPr="007036CE" w14:paraId="3C328F25" w14:textId="77777777" w:rsidTr="00B0621B">
        <w:tc>
          <w:tcPr>
            <w:tcW w:w="1109" w:type="pct"/>
          </w:tcPr>
          <w:p w14:paraId="0AD2615D" w14:textId="77777777" w:rsidR="007676FF" w:rsidRPr="007036CE" w:rsidRDefault="007676FF" w:rsidP="008D3FAB">
            <w:pPr>
              <w:pStyle w:val="GOSTTablenorm"/>
              <w:suppressAutoHyphens/>
            </w:pPr>
            <w:r w:rsidRPr="007036CE">
              <w:t>Вид_документа</w:t>
            </w:r>
          </w:p>
        </w:tc>
        <w:tc>
          <w:tcPr>
            <w:tcW w:w="302" w:type="pct"/>
          </w:tcPr>
          <w:p w14:paraId="43EDDBEA" w14:textId="77777777" w:rsidR="007676FF" w:rsidRPr="007036CE" w:rsidRDefault="007676FF" w:rsidP="008D3FAB">
            <w:pPr>
              <w:pStyle w:val="GOSTTablenorm"/>
              <w:suppressAutoHyphens/>
            </w:pPr>
            <w:r w:rsidRPr="007036CE">
              <w:t>нет</w:t>
            </w:r>
          </w:p>
        </w:tc>
        <w:tc>
          <w:tcPr>
            <w:tcW w:w="1109" w:type="pct"/>
          </w:tcPr>
          <w:p w14:paraId="171A8384" w14:textId="77777777" w:rsidR="007676FF" w:rsidRPr="007036CE" w:rsidRDefault="00574ACD" w:rsidP="008D3FAB">
            <w:pPr>
              <w:pStyle w:val="GOSTTablenorm"/>
              <w:suppressAutoHyphens/>
            </w:pPr>
            <w:r w:rsidRPr="007036CE">
              <w:t xml:space="preserve">Вид </w:t>
            </w:r>
            <w:r w:rsidR="00E669DA" w:rsidRPr="007036CE">
              <w:t>документа</w:t>
            </w:r>
          </w:p>
        </w:tc>
        <w:tc>
          <w:tcPr>
            <w:tcW w:w="1109" w:type="pct"/>
          </w:tcPr>
          <w:p w14:paraId="6F341AD1" w14:textId="77777777" w:rsidR="007676FF" w:rsidRPr="007036CE" w:rsidRDefault="009517E9" w:rsidP="008D3FAB">
            <w:pPr>
              <w:pStyle w:val="GOSTTablenorm"/>
              <w:suppressAutoHyphens/>
            </w:pPr>
            <w:r w:rsidRPr="007036CE">
              <w:t>Inf_TypeDoc</w:t>
            </w:r>
          </w:p>
        </w:tc>
        <w:tc>
          <w:tcPr>
            <w:tcW w:w="1371" w:type="pct"/>
          </w:tcPr>
          <w:p w14:paraId="3CF5C926" w14:textId="77777777" w:rsidR="007676FF" w:rsidRPr="007036CE" w:rsidRDefault="007676FF" w:rsidP="008D3FAB">
            <w:pPr>
              <w:pStyle w:val="GOSTTablenorm"/>
              <w:suppressAutoHyphens/>
            </w:pPr>
          </w:p>
        </w:tc>
      </w:tr>
      <w:tr w:rsidR="00796738" w:rsidRPr="007036CE" w14:paraId="20051A84" w14:textId="77777777" w:rsidTr="00B0621B">
        <w:tc>
          <w:tcPr>
            <w:tcW w:w="1109" w:type="pct"/>
          </w:tcPr>
          <w:p w14:paraId="7AAA5E32" w14:textId="77777777" w:rsidR="007676FF" w:rsidRPr="007036CE" w:rsidRDefault="007676FF" w:rsidP="008D3FAB">
            <w:pPr>
              <w:pStyle w:val="GOSTTablenorm"/>
              <w:suppressAutoHyphens/>
            </w:pPr>
            <w:r w:rsidRPr="007036CE">
              <w:t>Код_валюты</w:t>
            </w:r>
          </w:p>
        </w:tc>
        <w:tc>
          <w:tcPr>
            <w:tcW w:w="302" w:type="pct"/>
          </w:tcPr>
          <w:p w14:paraId="74ECA99C" w14:textId="77777777" w:rsidR="007676FF" w:rsidRPr="007036CE" w:rsidRDefault="007676FF" w:rsidP="008D3FAB">
            <w:pPr>
              <w:pStyle w:val="GOSTTablenorm"/>
              <w:suppressAutoHyphens/>
            </w:pPr>
            <w:r w:rsidRPr="007036CE">
              <w:t>да</w:t>
            </w:r>
          </w:p>
        </w:tc>
        <w:tc>
          <w:tcPr>
            <w:tcW w:w="1109" w:type="pct"/>
          </w:tcPr>
          <w:p w14:paraId="3633B2D8" w14:textId="77777777" w:rsidR="007676FF" w:rsidRPr="007036CE" w:rsidRDefault="007676FF" w:rsidP="008D3FAB">
            <w:pPr>
              <w:pStyle w:val="GOSTTablenorm"/>
              <w:suppressAutoHyphens/>
            </w:pPr>
            <w:r w:rsidRPr="007036CE">
              <w:t>Код валюты по ОКВ</w:t>
            </w:r>
            <w:r w:rsidR="001B480C" w:rsidRPr="007036CE">
              <w:t xml:space="preserve"> ДО</w:t>
            </w:r>
          </w:p>
        </w:tc>
        <w:tc>
          <w:tcPr>
            <w:tcW w:w="1109" w:type="pct"/>
          </w:tcPr>
          <w:p w14:paraId="7860D4F8" w14:textId="77777777" w:rsidR="007676FF" w:rsidRPr="007036CE" w:rsidRDefault="007676FF" w:rsidP="008D3FAB">
            <w:pPr>
              <w:pStyle w:val="GOSTTablenorm"/>
              <w:suppressAutoHyphens/>
            </w:pPr>
            <w:r w:rsidRPr="007036CE">
              <w:t>RcpBdjt_CdOKV</w:t>
            </w:r>
          </w:p>
        </w:tc>
        <w:tc>
          <w:tcPr>
            <w:tcW w:w="1371" w:type="pct"/>
          </w:tcPr>
          <w:p w14:paraId="35D71964" w14:textId="77777777" w:rsidR="007676FF" w:rsidRPr="007036CE" w:rsidRDefault="007676FF" w:rsidP="008D3FAB">
            <w:pPr>
              <w:pStyle w:val="GOSTTablenorm"/>
              <w:suppressAutoHyphens/>
            </w:pPr>
            <w:r w:rsidRPr="007036CE">
              <w:t>В составе документа может приходить как цифровой, так и буквенный код валюты.</w:t>
            </w:r>
          </w:p>
          <w:p w14:paraId="17F5EF5E" w14:textId="77777777" w:rsidR="007676FF" w:rsidRPr="007036CE" w:rsidRDefault="007676FF" w:rsidP="008D3FAB">
            <w:pPr>
              <w:pStyle w:val="GOSTTableListNum10"/>
              <w:numPr>
                <w:ilvl w:val="0"/>
                <w:numId w:val="41"/>
              </w:numPr>
              <w:suppressAutoHyphens/>
            </w:pPr>
            <w:r w:rsidRPr="007036CE">
              <w:t xml:space="preserve"> если код валюты пришел цифровой, то в атрибут его значение записывается в неизменном виде;</w:t>
            </w:r>
          </w:p>
          <w:p w14:paraId="50EC9B0D" w14:textId="3988A5C7" w:rsidR="007676FF" w:rsidRPr="007036CE" w:rsidRDefault="007676FF" w:rsidP="008D3FAB">
            <w:pPr>
              <w:pStyle w:val="GOSTTableListNum10"/>
              <w:suppressAutoHyphens/>
            </w:pPr>
            <w:r w:rsidRPr="007036CE">
              <w:t xml:space="preserve"> если код валюты пришел буквенный, то в атрибут его значение записывается после преобразования в цифровой по данным справочника «Общероссийский классификатор валют (ОКВ)»</w:t>
            </w:r>
            <w:r w:rsidR="003D2E14" w:rsidRPr="007036CE">
              <w:rPr>
                <w:vertAlign w:val="superscript"/>
              </w:rPr>
              <w:fldChar w:fldCharType="begin"/>
            </w:r>
            <w:r w:rsidR="003D2E14" w:rsidRPr="007036CE">
              <w:rPr>
                <w:vertAlign w:val="superscript"/>
              </w:rPr>
              <w:instrText xml:space="preserve"> NOTEREF _Ref153484430 \h  \* MERGEFORMAT </w:instrText>
            </w:r>
            <w:r w:rsidR="003D2E14" w:rsidRPr="007036CE">
              <w:rPr>
                <w:vertAlign w:val="superscript"/>
              </w:rPr>
            </w:r>
            <w:r w:rsidR="003D2E14" w:rsidRPr="007036CE">
              <w:rPr>
                <w:vertAlign w:val="superscript"/>
              </w:rPr>
              <w:fldChar w:fldCharType="separate"/>
            </w:r>
            <w:r w:rsidR="00BD74E1">
              <w:rPr>
                <w:vertAlign w:val="superscript"/>
              </w:rPr>
              <w:t>5</w:t>
            </w:r>
            <w:r w:rsidR="003D2E14" w:rsidRPr="007036CE">
              <w:rPr>
                <w:vertAlign w:val="superscript"/>
              </w:rPr>
              <w:fldChar w:fldCharType="end"/>
            </w:r>
          </w:p>
        </w:tc>
      </w:tr>
      <w:tr w:rsidR="007E0C8D" w:rsidRPr="007036CE" w14:paraId="4CB18759" w14:textId="77777777" w:rsidTr="00B0621B">
        <w:tc>
          <w:tcPr>
            <w:tcW w:w="1109" w:type="pct"/>
          </w:tcPr>
          <w:p w14:paraId="7ED6F6CB" w14:textId="77777777" w:rsidR="007E0C8D" w:rsidRPr="007036CE" w:rsidRDefault="007E0C8D" w:rsidP="008D3FAB">
            <w:pPr>
              <w:pStyle w:val="GOSTTablenorm"/>
              <w:suppressAutoHyphens/>
            </w:pPr>
            <w:r w:rsidRPr="007036CE">
              <w:rPr>
                <w:szCs w:val="22"/>
              </w:rPr>
              <w:t>Код_валюты_учета</w:t>
            </w:r>
          </w:p>
        </w:tc>
        <w:tc>
          <w:tcPr>
            <w:tcW w:w="302" w:type="pct"/>
          </w:tcPr>
          <w:p w14:paraId="17C6B678" w14:textId="77777777" w:rsidR="007E0C8D" w:rsidRPr="007036CE" w:rsidRDefault="007E0C8D" w:rsidP="008D3FAB">
            <w:pPr>
              <w:pStyle w:val="GOSTTablenorm"/>
              <w:suppressAutoHyphens/>
            </w:pPr>
            <w:r w:rsidRPr="007036CE">
              <w:rPr>
                <w:szCs w:val="22"/>
              </w:rPr>
              <w:t>да</w:t>
            </w:r>
          </w:p>
        </w:tc>
        <w:tc>
          <w:tcPr>
            <w:tcW w:w="1109" w:type="pct"/>
          </w:tcPr>
          <w:p w14:paraId="3D52E2A6" w14:textId="77777777" w:rsidR="007E0C8D" w:rsidRPr="007036CE" w:rsidRDefault="007E0C8D" w:rsidP="008D3FAB">
            <w:pPr>
              <w:pStyle w:val="GOSTTablenorm"/>
              <w:suppressAutoHyphens/>
            </w:pPr>
            <w:r w:rsidRPr="007036CE">
              <w:rPr>
                <w:szCs w:val="22"/>
              </w:rPr>
              <w:t>Код валюты учета по ОКВ</w:t>
            </w:r>
          </w:p>
        </w:tc>
        <w:tc>
          <w:tcPr>
            <w:tcW w:w="1109" w:type="pct"/>
          </w:tcPr>
          <w:p w14:paraId="2FCDD7F7" w14:textId="77777777" w:rsidR="007E0C8D" w:rsidRPr="007036CE" w:rsidRDefault="007E0C8D" w:rsidP="008D3FAB">
            <w:pPr>
              <w:pStyle w:val="GOSTTablenorm"/>
              <w:suppressAutoHyphens/>
            </w:pPr>
            <w:r w:rsidRPr="007036CE">
              <w:t>-</w:t>
            </w:r>
          </w:p>
        </w:tc>
        <w:tc>
          <w:tcPr>
            <w:tcW w:w="1371" w:type="pct"/>
          </w:tcPr>
          <w:p w14:paraId="06E2FA85" w14:textId="77777777" w:rsidR="007E0C8D" w:rsidRPr="007036CE" w:rsidRDefault="007E0C8D" w:rsidP="008D3FAB">
            <w:pPr>
              <w:pStyle w:val="GOSTTablenorm"/>
              <w:suppressAutoHyphens/>
            </w:pPr>
            <w:r w:rsidRPr="007036CE">
              <w:t>Указывается значение «643»</w:t>
            </w:r>
          </w:p>
        </w:tc>
      </w:tr>
      <w:tr w:rsidR="007E0C8D" w:rsidRPr="007036CE" w14:paraId="10A12854" w14:textId="77777777" w:rsidTr="00B0621B">
        <w:tc>
          <w:tcPr>
            <w:tcW w:w="1109" w:type="pct"/>
          </w:tcPr>
          <w:p w14:paraId="51A242AA" w14:textId="77777777" w:rsidR="007E0C8D" w:rsidRPr="007036CE" w:rsidRDefault="007E0C8D" w:rsidP="008D3FAB">
            <w:pPr>
              <w:pStyle w:val="GOSTTablenorm"/>
              <w:suppressAutoHyphens/>
              <w:rPr>
                <w:szCs w:val="22"/>
              </w:rPr>
            </w:pPr>
            <w:r w:rsidRPr="007036CE">
              <w:rPr>
                <w:szCs w:val="22"/>
              </w:rPr>
              <w:t>Код_валюты_БО</w:t>
            </w:r>
          </w:p>
        </w:tc>
        <w:tc>
          <w:tcPr>
            <w:tcW w:w="302" w:type="pct"/>
          </w:tcPr>
          <w:p w14:paraId="58E44BB9" w14:textId="77777777" w:rsidR="007E0C8D" w:rsidRPr="007036CE" w:rsidRDefault="007E0C8D" w:rsidP="008D3FAB">
            <w:pPr>
              <w:pStyle w:val="GOSTTablenorm"/>
              <w:suppressAutoHyphens/>
            </w:pPr>
            <w:r w:rsidRPr="007036CE">
              <w:t>да</w:t>
            </w:r>
          </w:p>
        </w:tc>
        <w:tc>
          <w:tcPr>
            <w:tcW w:w="1109" w:type="pct"/>
          </w:tcPr>
          <w:p w14:paraId="4939DB7D" w14:textId="77777777" w:rsidR="007E0C8D" w:rsidRPr="007036CE" w:rsidRDefault="007E0C8D" w:rsidP="008D3FAB">
            <w:pPr>
              <w:pStyle w:val="GOSTTablenorm"/>
              <w:suppressAutoHyphens/>
            </w:pPr>
            <w:r w:rsidRPr="007036CE">
              <w:t>Код валюты по ОКВ БО</w:t>
            </w:r>
          </w:p>
        </w:tc>
        <w:tc>
          <w:tcPr>
            <w:tcW w:w="1109" w:type="pct"/>
          </w:tcPr>
          <w:p w14:paraId="4BA617BC" w14:textId="77777777" w:rsidR="007E0C8D" w:rsidRPr="007036CE" w:rsidRDefault="007E0C8D" w:rsidP="008D3FAB">
            <w:pPr>
              <w:pStyle w:val="GOSTTablenorm"/>
              <w:suppressAutoHyphens/>
            </w:pPr>
            <w:r w:rsidRPr="007036CE">
              <w:t>StmInfrmtn_CODECURRENBO</w:t>
            </w:r>
          </w:p>
        </w:tc>
        <w:tc>
          <w:tcPr>
            <w:tcW w:w="1371" w:type="pct"/>
          </w:tcPr>
          <w:p w14:paraId="3DE97285" w14:textId="77777777" w:rsidR="007E0C8D" w:rsidRPr="007036CE" w:rsidRDefault="007E0C8D" w:rsidP="008D3FAB">
            <w:pPr>
              <w:pStyle w:val="GOSTTablenorm"/>
              <w:suppressAutoHyphens/>
            </w:pPr>
            <w:r w:rsidRPr="007036CE">
              <w:t>В составе документа может приходить как цифровой, так и буквенный код валюты.</w:t>
            </w:r>
          </w:p>
          <w:p w14:paraId="3FDB2F62" w14:textId="77777777" w:rsidR="007E0C8D" w:rsidRPr="007036CE" w:rsidRDefault="007E0C8D" w:rsidP="008D3FAB">
            <w:pPr>
              <w:pStyle w:val="GOSTTableListNum10"/>
              <w:numPr>
                <w:ilvl w:val="0"/>
                <w:numId w:val="43"/>
              </w:numPr>
              <w:suppressAutoHyphens/>
            </w:pPr>
            <w:r w:rsidRPr="007036CE">
              <w:t xml:space="preserve"> если код валюты пришел цифровой, то в атрибут его значение записывается в неизменном виде;</w:t>
            </w:r>
          </w:p>
          <w:p w14:paraId="56B59EFD" w14:textId="76C50393" w:rsidR="007E0C8D" w:rsidRPr="007036CE" w:rsidRDefault="007E0C8D" w:rsidP="008D3FAB">
            <w:pPr>
              <w:pStyle w:val="GOSTTableListNum10"/>
              <w:numPr>
                <w:ilvl w:val="0"/>
                <w:numId w:val="43"/>
              </w:numPr>
              <w:suppressAutoHyphens/>
            </w:pPr>
            <w:r w:rsidRPr="007036CE">
              <w:t>если код валюты пришел буквенный, то в атрибут его значение записывается после преобразования в цифровой по данным справочника «Общероссийский классификатор валют (ОКВ)»</w:t>
            </w:r>
            <w:r w:rsidRPr="007036CE">
              <w:rPr>
                <w:vertAlign w:val="superscript"/>
              </w:rPr>
              <w:fldChar w:fldCharType="begin"/>
            </w:r>
            <w:r w:rsidRPr="007036CE">
              <w:rPr>
                <w:vertAlign w:val="superscript"/>
              </w:rPr>
              <w:instrText xml:space="preserve"> NOTEREF _Ref153484430 \h  \* MERGEFORMAT </w:instrText>
            </w:r>
            <w:r w:rsidRPr="007036CE">
              <w:rPr>
                <w:vertAlign w:val="superscript"/>
              </w:rPr>
            </w:r>
            <w:r w:rsidRPr="007036CE">
              <w:rPr>
                <w:vertAlign w:val="superscript"/>
              </w:rPr>
              <w:fldChar w:fldCharType="separate"/>
            </w:r>
            <w:r w:rsidR="00BD74E1">
              <w:rPr>
                <w:vertAlign w:val="superscript"/>
              </w:rPr>
              <w:t>5</w:t>
            </w:r>
            <w:r w:rsidRPr="007036CE">
              <w:rPr>
                <w:vertAlign w:val="superscript"/>
              </w:rPr>
              <w:fldChar w:fldCharType="end"/>
            </w:r>
          </w:p>
        </w:tc>
      </w:tr>
      <w:tr w:rsidR="007E0C8D" w:rsidRPr="007036CE" w14:paraId="4BB1D90F" w14:textId="77777777" w:rsidTr="00B0621B">
        <w:tc>
          <w:tcPr>
            <w:tcW w:w="1109" w:type="pct"/>
          </w:tcPr>
          <w:p w14:paraId="1194DEE2" w14:textId="77777777" w:rsidR="007E0C8D" w:rsidRPr="007036CE" w:rsidRDefault="007E0C8D" w:rsidP="008D3FAB">
            <w:pPr>
              <w:pStyle w:val="GOSTTablenorm"/>
              <w:suppressAutoHyphens/>
              <w:rPr>
                <w:szCs w:val="22"/>
              </w:rPr>
            </w:pPr>
            <w:r w:rsidRPr="007036CE">
              <w:lastRenderedPageBreak/>
              <w:t>Дата_ввода_в_действие</w:t>
            </w:r>
          </w:p>
        </w:tc>
        <w:tc>
          <w:tcPr>
            <w:tcW w:w="302" w:type="pct"/>
          </w:tcPr>
          <w:p w14:paraId="173738B4" w14:textId="77777777" w:rsidR="007E0C8D" w:rsidRPr="007036CE" w:rsidDel="001B480C" w:rsidRDefault="007E0C8D" w:rsidP="008D3FAB">
            <w:pPr>
              <w:pStyle w:val="GOSTTablenorm"/>
              <w:suppressAutoHyphens/>
            </w:pPr>
            <w:r w:rsidRPr="007036CE">
              <w:t>да</w:t>
            </w:r>
          </w:p>
        </w:tc>
        <w:tc>
          <w:tcPr>
            <w:tcW w:w="1109" w:type="pct"/>
          </w:tcPr>
          <w:p w14:paraId="3C871880" w14:textId="77777777" w:rsidR="007E0C8D" w:rsidRPr="007036CE" w:rsidRDefault="007E0C8D" w:rsidP="008D3FAB">
            <w:pPr>
              <w:pStyle w:val="GOSTTablenorm"/>
              <w:suppressAutoHyphens/>
            </w:pPr>
            <w:r w:rsidRPr="007036CE">
              <w:t>Дата ввода в действие</w:t>
            </w:r>
          </w:p>
        </w:tc>
        <w:tc>
          <w:tcPr>
            <w:tcW w:w="1109" w:type="pct"/>
          </w:tcPr>
          <w:p w14:paraId="25C3A870" w14:textId="77777777" w:rsidR="007E0C8D" w:rsidRPr="007036CE" w:rsidRDefault="007E0C8D" w:rsidP="008D3FAB">
            <w:pPr>
              <w:pStyle w:val="GOSTTablenorm"/>
              <w:suppressAutoHyphens/>
            </w:pPr>
            <w:r w:rsidRPr="007036CE">
              <w:t>SettlementDate (из заголовка запроса)</w:t>
            </w:r>
          </w:p>
        </w:tc>
        <w:tc>
          <w:tcPr>
            <w:tcW w:w="1371" w:type="pct"/>
          </w:tcPr>
          <w:p w14:paraId="5E21A488" w14:textId="77777777" w:rsidR="007E0C8D" w:rsidRPr="007036CE" w:rsidRDefault="007E0C8D" w:rsidP="008D3FAB">
            <w:pPr>
              <w:pStyle w:val="GOSTTablenorm"/>
              <w:suppressAutoHyphens/>
            </w:pPr>
            <w:r w:rsidRPr="007036CE">
              <w:t>Для данного типа документов Дата_ввода_в_действие = Дата_отражения_в_учете</w:t>
            </w:r>
          </w:p>
        </w:tc>
      </w:tr>
      <w:tr w:rsidR="007E0C8D" w:rsidRPr="007036CE" w14:paraId="069C0A9A" w14:textId="77777777" w:rsidTr="00B0621B">
        <w:tc>
          <w:tcPr>
            <w:tcW w:w="1109" w:type="pct"/>
          </w:tcPr>
          <w:p w14:paraId="00E1049F" w14:textId="77777777" w:rsidR="007E0C8D" w:rsidRPr="007036CE" w:rsidRDefault="007E0C8D" w:rsidP="008D3FAB">
            <w:pPr>
              <w:pStyle w:val="GOSTTablenorm"/>
              <w:suppressAutoHyphens/>
            </w:pPr>
            <w:r w:rsidRPr="007036CE">
              <w:t>Код_контура</w:t>
            </w:r>
          </w:p>
        </w:tc>
        <w:tc>
          <w:tcPr>
            <w:tcW w:w="302" w:type="pct"/>
          </w:tcPr>
          <w:p w14:paraId="537AF804" w14:textId="77777777" w:rsidR="007E0C8D" w:rsidRPr="007036CE" w:rsidRDefault="007E0C8D" w:rsidP="008D3FAB">
            <w:pPr>
              <w:pStyle w:val="GOSTTablenorm"/>
              <w:suppressAutoHyphens/>
            </w:pPr>
            <w:r w:rsidRPr="007036CE">
              <w:t>да</w:t>
            </w:r>
          </w:p>
        </w:tc>
        <w:tc>
          <w:tcPr>
            <w:tcW w:w="1109" w:type="pct"/>
          </w:tcPr>
          <w:p w14:paraId="2F898A65" w14:textId="77777777" w:rsidR="007E0C8D" w:rsidRPr="007036CE" w:rsidRDefault="007E0C8D" w:rsidP="008D3FAB">
            <w:pPr>
              <w:pStyle w:val="GOSTTablenorm"/>
              <w:suppressAutoHyphens/>
            </w:pPr>
            <w:r w:rsidRPr="007036CE">
              <w:t>Код контура, приведенный к стандартному виду</w:t>
            </w:r>
          </w:p>
        </w:tc>
        <w:tc>
          <w:tcPr>
            <w:tcW w:w="1109" w:type="pct"/>
          </w:tcPr>
          <w:p w14:paraId="4A8F1AEF" w14:textId="77777777" w:rsidR="007E0C8D" w:rsidRPr="007036CE" w:rsidRDefault="007E0C8D" w:rsidP="008D3FAB">
            <w:pPr>
              <w:pStyle w:val="GOSTTablenorm"/>
              <w:suppressAutoHyphens/>
            </w:pPr>
            <w:r w:rsidRPr="007036CE">
              <w:t>Inf_Cntr_PUiO</w:t>
            </w:r>
          </w:p>
        </w:tc>
        <w:tc>
          <w:tcPr>
            <w:tcW w:w="1371" w:type="pct"/>
          </w:tcPr>
          <w:p w14:paraId="6F091F48" w14:textId="77777777" w:rsidR="007E0C8D" w:rsidRPr="007036CE" w:rsidRDefault="007E0C8D" w:rsidP="008D3FAB">
            <w:pPr>
              <w:pStyle w:val="GOSTTablenorm"/>
              <w:suppressAutoHyphens/>
            </w:pPr>
            <w:r w:rsidRPr="007036CE">
              <w:t>Если в теге документа «1» или «O», то значение «1».</w:t>
            </w:r>
          </w:p>
          <w:p w14:paraId="4C0212E7" w14:textId="77777777" w:rsidR="007E0C8D" w:rsidRPr="007036CE" w:rsidRDefault="007E0C8D" w:rsidP="008D3FAB">
            <w:pPr>
              <w:pStyle w:val="GOSTTablenorm"/>
              <w:suppressAutoHyphens/>
            </w:pPr>
            <w:r w:rsidRPr="007036CE">
              <w:t>Если в теге документа «2» или «S», то значение «2»</w:t>
            </w:r>
          </w:p>
        </w:tc>
      </w:tr>
      <w:tr w:rsidR="007E0C8D" w:rsidRPr="007036CE" w14:paraId="4FD7666B" w14:textId="77777777" w:rsidTr="00B0621B">
        <w:tc>
          <w:tcPr>
            <w:tcW w:w="1109" w:type="pct"/>
          </w:tcPr>
          <w:p w14:paraId="2B4F71E4" w14:textId="77777777" w:rsidR="007E0C8D" w:rsidRPr="007036CE" w:rsidRDefault="007E0C8D" w:rsidP="008D3FAB">
            <w:pPr>
              <w:pStyle w:val="GOSTTablenorm"/>
              <w:suppressAutoHyphens/>
            </w:pPr>
            <w:r w:rsidRPr="007036CE">
              <w:t>Уровень_конфиденциальности</w:t>
            </w:r>
          </w:p>
        </w:tc>
        <w:tc>
          <w:tcPr>
            <w:tcW w:w="302" w:type="pct"/>
          </w:tcPr>
          <w:p w14:paraId="21D0F74B" w14:textId="77777777" w:rsidR="007E0C8D" w:rsidRPr="007036CE" w:rsidRDefault="007E0C8D" w:rsidP="008D3FAB">
            <w:pPr>
              <w:pStyle w:val="GOSTTablenorm"/>
              <w:suppressAutoHyphens/>
            </w:pPr>
            <w:r w:rsidRPr="007036CE">
              <w:t>нет</w:t>
            </w:r>
          </w:p>
        </w:tc>
        <w:tc>
          <w:tcPr>
            <w:tcW w:w="1109" w:type="pct"/>
          </w:tcPr>
          <w:p w14:paraId="68ABCC50" w14:textId="77777777" w:rsidR="007E0C8D" w:rsidRPr="007036CE" w:rsidRDefault="007E0C8D" w:rsidP="008D3FAB">
            <w:pPr>
              <w:pStyle w:val="GOSTTablenorm"/>
              <w:suppressAutoHyphens/>
            </w:pPr>
            <w:r w:rsidRPr="007036CE">
              <w:t>Уровень конфиденциальности</w:t>
            </w:r>
          </w:p>
        </w:tc>
        <w:tc>
          <w:tcPr>
            <w:tcW w:w="1109" w:type="pct"/>
          </w:tcPr>
          <w:p w14:paraId="21CA11A0" w14:textId="77777777" w:rsidR="007E0C8D" w:rsidRPr="007036CE" w:rsidRDefault="007E0C8D" w:rsidP="008D3FAB">
            <w:pPr>
              <w:pStyle w:val="GOSTTablenorm"/>
              <w:suppressAutoHyphens/>
            </w:pPr>
            <w:r w:rsidRPr="007036CE">
              <w:t>StmInfrmtn_AccessLevel</w:t>
            </w:r>
          </w:p>
        </w:tc>
        <w:tc>
          <w:tcPr>
            <w:tcW w:w="1371" w:type="pct"/>
          </w:tcPr>
          <w:p w14:paraId="6012E491" w14:textId="77777777" w:rsidR="007E0C8D" w:rsidRPr="007036CE" w:rsidRDefault="007E0C8D" w:rsidP="008D3FAB">
            <w:pPr>
              <w:pStyle w:val="GOSTTablenorm"/>
              <w:suppressAutoHyphens/>
            </w:pPr>
          </w:p>
        </w:tc>
      </w:tr>
      <w:tr w:rsidR="007E0C8D" w:rsidRPr="007036CE" w14:paraId="031678F7" w14:textId="77777777" w:rsidTr="00B0621B">
        <w:tc>
          <w:tcPr>
            <w:tcW w:w="1109" w:type="pct"/>
          </w:tcPr>
          <w:p w14:paraId="1580E540" w14:textId="77777777" w:rsidR="007E0C8D" w:rsidRPr="007036CE" w:rsidRDefault="007E0C8D" w:rsidP="008D3FAB">
            <w:pPr>
              <w:pStyle w:val="GOSTTablenorm"/>
              <w:suppressAutoHyphens/>
            </w:pPr>
            <w:r w:rsidRPr="007036CE">
              <w:t>Код_бюджета</w:t>
            </w:r>
          </w:p>
        </w:tc>
        <w:tc>
          <w:tcPr>
            <w:tcW w:w="302" w:type="pct"/>
          </w:tcPr>
          <w:p w14:paraId="0CE77B94" w14:textId="77777777" w:rsidR="007E0C8D" w:rsidRPr="007036CE" w:rsidRDefault="007E0C8D" w:rsidP="008D3FAB">
            <w:pPr>
              <w:pStyle w:val="GOSTTablenorm"/>
              <w:suppressAutoHyphens/>
            </w:pPr>
            <w:r w:rsidRPr="007036CE">
              <w:t>нет</w:t>
            </w:r>
          </w:p>
        </w:tc>
        <w:tc>
          <w:tcPr>
            <w:tcW w:w="1109" w:type="pct"/>
          </w:tcPr>
          <w:p w14:paraId="277CA081" w14:textId="77777777" w:rsidR="007E0C8D" w:rsidRPr="007036CE" w:rsidRDefault="007E0C8D" w:rsidP="008D3FAB">
            <w:pPr>
              <w:pStyle w:val="GOSTTablenorm"/>
              <w:suppressAutoHyphens/>
            </w:pPr>
            <w:r w:rsidRPr="007036CE">
              <w:t>Код бюджета</w:t>
            </w:r>
          </w:p>
        </w:tc>
        <w:tc>
          <w:tcPr>
            <w:tcW w:w="1109" w:type="pct"/>
          </w:tcPr>
          <w:p w14:paraId="73263021" w14:textId="77777777" w:rsidR="007E0C8D" w:rsidRPr="007036CE" w:rsidRDefault="007E0C8D" w:rsidP="008D3FAB">
            <w:pPr>
              <w:pStyle w:val="GOSTTablenorm"/>
              <w:suppressAutoHyphens/>
            </w:pPr>
            <w:r w:rsidRPr="007036CE">
              <w:t>RcpBdjt_CdBdgt</w:t>
            </w:r>
          </w:p>
        </w:tc>
        <w:tc>
          <w:tcPr>
            <w:tcW w:w="1371" w:type="pct"/>
          </w:tcPr>
          <w:p w14:paraId="1B1155D4" w14:textId="77777777" w:rsidR="007E0C8D" w:rsidRPr="007036CE" w:rsidRDefault="007E0C8D" w:rsidP="008D3FAB">
            <w:pPr>
              <w:pStyle w:val="GOSTTablenorm"/>
              <w:suppressAutoHyphens/>
            </w:pPr>
          </w:p>
        </w:tc>
      </w:tr>
      <w:tr w:rsidR="007E0C8D" w:rsidRPr="007036CE" w14:paraId="6AC35469" w14:textId="77777777" w:rsidTr="00B0621B">
        <w:tc>
          <w:tcPr>
            <w:tcW w:w="1109" w:type="pct"/>
          </w:tcPr>
          <w:p w14:paraId="102B5222" w14:textId="77777777" w:rsidR="007E0C8D" w:rsidRPr="007036CE" w:rsidRDefault="007E0C8D" w:rsidP="008D3FAB">
            <w:pPr>
              <w:pStyle w:val="GOSTTablenorm"/>
              <w:suppressAutoHyphens/>
            </w:pPr>
            <w:r w:rsidRPr="007036CE">
              <w:t>Номер_ЛС_плательщика</w:t>
            </w:r>
          </w:p>
        </w:tc>
        <w:tc>
          <w:tcPr>
            <w:tcW w:w="302" w:type="pct"/>
          </w:tcPr>
          <w:p w14:paraId="68FA90E2" w14:textId="77777777" w:rsidR="007E0C8D" w:rsidRPr="007036CE" w:rsidRDefault="007E0C8D" w:rsidP="008D3FAB">
            <w:pPr>
              <w:pStyle w:val="GOSTTablenorm"/>
              <w:suppressAutoHyphens/>
            </w:pPr>
            <w:r w:rsidRPr="007036CE">
              <w:t>нет</w:t>
            </w:r>
          </w:p>
        </w:tc>
        <w:tc>
          <w:tcPr>
            <w:tcW w:w="1109" w:type="pct"/>
          </w:tcPr>
          <w:p w14:paraId="6F951739" w14:textId="77777777" w:rsidR="007E0C8D" w:rsidRPr="007036CE" w:rsidRDefault="007E0C8D" w:rsidP="008D3FAB">
            <w:pPr>
              <w:pStyle w:val="GOSTTablenorm"/>
              <w:suppressAutoHyphens/>
            </w:pPr>
            <w:r w:rsidRPr="007036CE">
              <w:t>Номер лицевого счета</w:t>
            </w:r>
          </w:p>
        </w:tc>
        <w:tc>
          <w:tcPr>
            <w:tcW w:w="1109" w:type="pct"/>
          </w:tcPr>
          <w:p w14:paraId="45A8DFD7" w14:textId="77777777" w:rsidR="007E0C8D" w:rsidRPr="007036CE" w:rsidRDefault="007E0C8D" w:rsidP="008D3FAB">
            <w:pPr>
              <w:pStyle w:val="GOSTTablenorm"/>
              <w:suppressAutoHyphens/>
            </w:pPr>
            <w:r w:rsidRPr="007036CE">
              <w:t>RcpBdjt_NmAcnt</w:t>
            </w:r>
          </w:p>
        </w:tc>
        <w:tc>
          <w:tcPr>
            <w:tcW w:w="1371" w:type="pct"/>
          </w:tcPr>
          <w:p w14:paraId="7AA017F0" w14:textId="77777777" w:rsidR="007E0C8D" w:rsidRPr="007036CE" w:rsidRDefault="007E0C8D" w:rsidP="008D3FAB">
            <w:pPr>
              <w:pStyle w:val="GOSTTablenorm"/>
              <w:suppressAutoHyphens/>
            </w:pPr>
          </w:p>
        </w:tc>
      </w:tr>
      <w:tr w:rsidR="007E0C8D" w:rsidRPr="007036CE" w14:paraId="440E87E3" w14:textId="77777777" w:rsidTr="00B0621B">
        <w:tc>
          <w:tcPr>
            <w:tcW w:w="1109" w:type="pct"/>
          </w:tcPr>
          <w:p w14:paraId="628A34A8" w14:textId="77777777" w:rsidR="007E0C8D" w:rsidRPr="007036CE" w:rsidRDefault="007E0C8D" w:rsidP="008D3FAB">
            <w:pPr>
              <w:pStyle w:val="GOSTTablenorm"/>
              <w:suppressAutoHyphens/>
              <w:rPr>
                <w:szCs w:val="22"/>
              </w:rPr>
            </w:pPr>
            <w:r w:rsidRPr="007036CE">
              <w:rPr>
                <w:szCs w:val="22"/>
              </w:rPr>
              <w:t>Номер_БО_плательщика</w:t>
            </w:r>
          </w:p>
        </w:tc>
        <w:tc>
          <w:tcPr>
            <w:tcW w:w="302" w:type="pct"/>
          </w:tcPr>
          <w:p w14:paraId="6B12FC2D" w14:textId="77777777" w:rsidR="007E0C8D" w:rsidRPr="007036CE" w:rsidRDefault="007E0C8D" w:rsidP="008D3FAB">
            <w:pPr>
              <w:pStyle w:val="GOSTTablenorm"/>
              <w:suppressAutoHyphens/>
            </w:pPr>
            <w:r w:rsidRPr="007036CE">
              <w:t>нет</w:t>
            </w:r>
          </w:p>
        </w:tc>
        <w:tc>
          <w:tcPr>
            <w:tcW w:w="1109" w:type="pct"/>
          </w:tcPr>
          <w:p w14:paraId="526140CF" w14:textId="77777777" w:rsidR="007E0C8D" w:rsidRPr="007036CE" w:rsidRDefault="007E0C8D" w:rsidP="008D3FAB">
            <w:pPr>
              <w:pStyle w:val="GOSTTablenorm"/>
              <w:suppressAutoHyphens/>
            </w:pPr>
            <w:r w:rsidRPr="007036CE">
              <w:t>Учетный номер БО</w:t>
            </w:r>
          </w:p>
        </w:tc>
        <w:tc>
          <w:tcPr>
            <w:tcW w:w="1109" w:type="pct"/>
          </w:tcPr>
          <w:p w14:paraId="780025C7" w14:textId="77777777" w:rsidR="007E0C8D" w:rsidRPr="007036CE" w:rsidRDefault="007E0C8D" w:rsidP="008D3FAB">
            <w:pPr>
              <w:pStyle w:val="GOSTTablenorm"/>
              <w:suppressAutoHyphens/>
            </w:pPr>
            <w:r w:rsidRPr="007036CE">
              <w:t>Inf_RgNmBO</w:t>
            </w:r>
          </w:p>
        </w:tc>
        <w:tc>
          <w:tcPr>
            <w:tcW w:w="1371" w:type="pct"/>
          </w:tcPr>
          <w:p w14:paraId="38B648AB" w14:textId="77777777" w:rsidR="007E0C8D" w:rsidRPr="007036CE" w:rsidRDefault="007E0C8D" w:rsidP="008D3FAB">
            <w:pPr>
              <w:pStyle w:val="GOSTTablenorm"/>
              <w:suppressAutoHyphens/>
            </w:pPr>
          </w:p>
        </w:tc>
      </w:tr>
      <w:tr w:rsidR="007E0C8D" w:rsidRPr="007036CE" w14:paraId="517026B7" w14:textId="77777777" w:rsidTr="00B0621B">
        <w:tc>
          <w:tcPr>
            <w:tcW w:w="1109" w:type="pct"/>
          </w:tcPr>
          <w:p w14:paraId="7C7FD90B" w14:textId="77777777" w:rsidR="007E0C8D" w:rsidRPr="007036CE" w:rsidRDefault="007E0C8D" w:rsidP="008D3FAB">
            <w:pPr>
              <w:pStyle w:val="GOSTTablenorm"/>
              <w:suppressAutoHyphens/>
              <w:rPr>
                <w:szCs w:val="22"/>
              </w:rPr>
            </w:pPr>
            <w:r w:rsidRPr="007036CE">
              <w:rPr>
                <w:szCs w:val="22"/>
              </w:rPr>
              <w:t>Тип_БО</w:t>
            </w:r>
          </w:p>
        </w:tc>
        <w:tc>
          <w:tcPr>
            <w:tcW w:w="302" w:type="pct"/>
          </w:tcPr>
          <w:p w14:paraId="4FB66312" w14:textId="77777777" w:rsidR="007E0C8D" w:rsidRPr="007036CE" w:rsidRDefault="00D116FB" w:rsidP="008D3FAB">
            <w:pPr>
              <w:pStyle w:val="GOSTTablenorm"/>
              <w:suppressAutoHyphens/>
            </w:pPr>
            <w:r w:rsidRPr="007036CE">
              <w:t>да</w:t>
            </w:r>
          </w:p>
        </w:tc>
        <w:tc>
          <w:tcPr>
            <w:tcW w:w="1109" w:type="pct"/>
          </w:tcPr>
          <w:p w14:paraId="23038EEB" w14:textId="77777777" w:rsidR="007E0C8D" w:rsidRPr="007036CE" w:rsidRDefault="007E0C8D" w:rsidP="008D3FAB">
            <w:pPr>
              <w:pStyle w:val="GOSTTablenorm"/>
              <w:suppressAutoHyphens/>
            </w:pPr>
            <w:r w:rsidRPr="007036CE">
              <w:t>Тип БО</w:t>
            </w:r>
          </w:p>
        </w:tc>
        <w:tc>
          <w:tcPr>
            <w:tcW w:w="1109" w:type="pct"/>
          </w:tcPr>
          <w:p w14:paraId="5A8E9DFE" w14:textId="77777777" w:rsidR="007E0C8D" w:rsidRPr="007036CE" w:rsidRDefault="007E0C8D" w:rsidP="008D3FAB">
            <w:pPr>
              <w:pStyle w:val="GOSTTablenorm"/>
              <w:suppressAutoHyphens/>
            </w:pPr>
            <w:r w:rsidRPr="007036CE">
              <w:t>Inf_RSN_DC_CDE</w:t>
            </w:r>
          </w:p>
        </w:tc>
        <w:tc>
          <w:tcPr>
            <w:tcW w:w="1371" w:type="pct"/>
          </w:tcPr>
          <w:p w14:paraId="2C500433" w14:textId="77777777" w:rsidR="001A7389" w:rsidRPr="007036CE" w:rsidRDefault="001A7389" w:rsidP="008D3FAB">
            <w:pPr>
              <w:pStyle w:val="GOSTTablenorm"/>
              <w:suppressAutoHyphens/>
            </w:pPr>
            <w:r w:rsidRPr="007036CE">
              <w:t>Если в теге документа «Purchase», то зна-чение «1».</w:t>
            </w:r>
          </w:p>
          <w:p w14:paraId="14BDD3B9" w14:textId="77777777" w:rsidR="007E0C8D" w:rsidRPr="007036CE" w:rsidRDefault="001A7389" w:rsidP="008D3FAB">
            <w:pPr>
              <w:pStyle w:val="GOSTTablenorm"/>
              <w:suppressAutoHyphens/>
            </w:pPr>
            <w:r w:rsidRPr="007036CE">
              <w:t>Если в теге документа «Other», то зна-чение «2»</w:t>
            </w:r>
          </w:p>
        </w:tc>
      </w:tr>
      <w:tr w:rsidR="007E0C8D" w:rsidRPr="007036CE" w14:paraId="7C44CB90" w14:textId="77777777" w:rsidTr="00B0621B">
        <w:tc>
          <w:tcPr>
            <w:tcW w:w="1109" w:type="pct"/>
          </w:tcPr>
          <w:p w14:paraId="568A1165" w14:textId="77777777" w:rsidR="007E0C8D" w:rsidRPr="007036CE" w:rsidRDefault="007E0C8D" w:rsidP="008D3FAB">
            <w:pPr>
              <w:pStyle w:val="GOSTTablenorm"/>
              <w:suppressAutoHyphens/>
              <w:rPr>
                <w:szCs w:val="22"/>
              </w:rPr>
            </w:pPr>
            <w:r w:rsidRPr="007036CE">
              <w:rPr>
                <w:szCs w:val="22"/>
              </w:rPr>
              <w:t>Номер_ДО</w:t>
            </w:r>
            <w:r w:rsidR="00D563C8" w:rsidRPr="007036CE">
              <w:rPr>
                <w:szCs w:val="22"/>
              </w:rPr>
              <w:t>_плательщика</w:t>
            </w:r>
          </w:p>
        </w:tc>
        <w:tc>
          <w:tcPr>
            <w:tcW w:w="302" w:type="pct"/>
          </w:tcPr>
          <w:p w14:paraId="09CA4482" w14:textId="77777777" w:rsidR="007E0C8D" w:rsidRPr="007036CE" w:rsidRDefault="00365864" w:rsidP="008D3FAB">
            <w:pPr>
              <w:pStyle w:val="GOSTTablenorm"/>
              <w:suppressAutoHyphens/>
            </w:pPr>
            <w:r w:rsidRPr="007036CE">
              <w:t>нет</w:t>
            </w:r>
          </w:p>
        </w:tc>
        <w:tc>
          <w:tcPr>
            <w:tcW w:w="1109" w:type="pct"/>
          </w:tcPr>
          <w:p w14:paraId="2FB2E986" w14:textId="77777777" w:rsidR="007E0C8D" w:rsidRPr="007036CE" w:rsidRDefault="007E0C8D" w:rsidP="008D3FAB">
            <w:pPr>
              <w:pStyle w:val="GOSTTablenorm"/>
              <w:suppressAutoHyphens/>
            </w:pPr>
            <w:r w:rsidRPr="007036CE">
              <w:t>Учетный номер ДО</w:t>
            </w:r>
          </w:p>
        </w:tc>
        <w:tc>
          <w:tcPr>
            <w:tcW w:w="1109" w:type="pct"/>
          </w:tcPr>
          <w:p w14:paraId="7DB5794A" w14:textId="77777777" w:rsidR="007E0C8D" w:rsidRPr="007036CE" w:rsidRDefault="00D563C8" w:rsidP="008D3FAB">
            <w:pPr>
              <w:pStyle w:val="GOSTTablenorm"/>
              <w:suppressAutoHyphens/>
            </w:pPr>
            <w:r w:rsidRPr="007036CE">
              <w:t>MrkAthrFK_NmDO</w:t>
            </w:r>
          </w:p>
        </w:tc>
        <w:tc>
          <w:tcPr>
            <w:tcW w:w="1371" w:type="pct"/>
          </w:tcPr>
          <w:p w14:paraId="35FB1441" w14:textId="77777777" w:rsidR="007E0C8D" w:rsidRPr="007036CE" w:rsidRDefault="007E0C8D" w:rsidP="008D3FAB">
            <w:pPr>
              <w:pStyle w:val="GOSTTablenorm"/>
              <w:suppressAutoHyphens/>
            </w:pPr>
          </w:p>
        </w:tc>
      </w:tr>
      <w:tr w:rsidR="007E0C8D" w:rsidRPr="007036CE" w14:paraId="45C3FEA9" w14:textId="77777777" w:rsidTr="00B0621B">
        <w:tc>
          <w:tcPr>
            <w:tcW w:w="1109" w:type="pct"/>
          </w:tcPr>
          <w:p w14:paraId="76425E3A" w14:textId="77777777" w:rsidR="007E0C8D" w:rsidRPr="007036CE" w:rsidRDefault="007E0C8D" w:rsidP="008D3FAB">
            <w:pPr>
              <w:pStyle w:val="GOSTTablenorm"/>
              <w:suppressAutoHyphens/>
            </w:pPr>
            <w:r w:rsidRPr="007036CE">
              <w:t>Авансовое_ДО_плательщика</w:t>
            </w:r>
          </w:p>
        </w:tc>
        <w:tc>
          <w:tcPr>
            <w:tcW w:w="302" w:type="pct"/>
          </w:tcPr>
          <w:p w14:paraId="6B25CE47" w14:textId="77777777" w:rsidR="007E0C8D" w:rsidRPr="007036CE" w:rsidRDefault="007E0C8D" w:rsidP="008D3FAB">
            <w:pPr>
              <w:pStyle w:val="GOSTTablenorm"/>
              <w:suppressAutoHyphens/>
            </w:pPr>
            <w:r w:rsidRPr="007036CE">
              <w:t>нет</w:t>
            </w:r>
          </w:p>
        </w:tc>
        <w:tc>
          <w:tcPr>
            <w:tcW w:w="1109" w:type="pct"/>
          </w:tcPr>
          <w:p w14:paraId="246779B3" w14:textId="77777777" w:rsidR="007E0C8D" w:rsidRPr="007036CE" w:rsidRDefault="007E0C8D" w:rsidP="008D3FAB">
            <w:pPr>
              <w:pStyle w:val="GOSTTablenorm"/>
              <w:suppressAutoHyphens/>
            </w:pPr>
            <w:r w:rsidRPr="007036CE">
              <w:t>Признак платежа, требующего подтверждения</w:t>
            </w:r>
          </w:p>
        </w:tc>
        <w:tc>
          <w:tcPr>
            <w:tcW w:w="1109" w:type="pct"/>
          </w:tcPr>
          <w:p w14:paraId="30B47DE7" w14:textId="77777777" w:rsidR="007E0C8D" w:rsidRPr="007036CE" w:rsidRDefault="007E0C8D" w:rsidP="008D3FAB">
            <w:pPr>
              <w:pStyle w:val="GOSTTablenorm"/>
              <w:suppressAutoHyphens/>
            </w:pPr>
            <w:r w:rsidRPr="007036CE">
              <w:t>RcpBdjt_AdPmntChrct</w:t>
            </w:r>
          </w:p>
        </w:tc>
        <w:tc>
          <w:tcPr>
            <w:tcW w:w="1371" w:type="pct"/>
          </w:tcPr>
          <w:p w14:paraId="174ED166" w14:textId="77777777" w:rsidR="007E0C8D" w:rsidRPr="007036CE" w:rsidRDefault="007E0C8D" w:rsidP="008D3FAB">
            <w:pPr>
              <w:pStyle w:val="GOSTTablenorm"/>
              <w:suppressAutoHyphens/>
            </w:pPr>
          </w:p>
        </w:tc>
      </w:tr>
      <w:tr w:rsidR="007E0C8D" w:rsidRPr="007036CE" w14:paraId="4357C9E1" w14:textId="77777777" w:rsidTr="00B0621B">
        <w:tc>
          <w:tcPr>
            <w:tcW w:w="1109" w:type="pct"/>
          </w:tcPr>
          <w:p w14:paraId="0B0D739D" w14:textId="77777777" w:rsidR="007E0C8D" w:rsidRPr="007036CE" w:rsidRDefault="007E0C8D" w:rsidP="008D3FAB">
            <w:pPr>
              <w:pStyle w:val="GOSTTablenorm"/>
              <w:suppressAutoHyphens/>
              <w:rPr>
                <w:szCs w:val="22"/>
              </w:rPr>
            </w:pPr>
            <w:r w:rsidRPr="007036CE">
              <w:rPr>
                <w:szCs w:val="22"/>
              </w:rPr>
              <w:t>Признак_перерегистрации</w:t>
            </w:r>
          </w:p>
        </w:tc>
        <w:tc>
          <w:tcPr>
            <w:tcW w:w="302" w:type="pct"/>
          </w:tcPr>
          <w:p w14:paraId="1E18F5D3" w14:textId="77777777" w:rsidR="007E0C8D" w:rsidRPr="007036CE" w:rsidRDefault="00D116FB" w:rsidP="008D3FAB">
            <w:pPr>
              <w:pStyle w:val="GOSTTablenorm"/>
              <w:suppressAutoHyphens/>
            </w:pPr>
            <w:r w:rsidRPr="007036CE">
              <w:t>да</w:t>
            </w:r>
          </w:p>
        </w:tc>
        <w:tc>
          <w:tcPr>
            <w:tcW w:w="1109" w:type="pct"/>
          </w:tcPr>
          <w:p w14:paraId="3E9B6470" w14:textId="77777777" w:rsidR="007E0C8D" w:rsidRPr="007036CE" w:rsidRDefault="007E0C8D" w:rsidP="008D3FAB">
            <w:pPr>
              <w:pStyle w:val="GOSTTablenorm"/>
              <w:suppressAutoHyphens/>
            </w:pPr>
            <w:r w:rsidRPr="007036CE">
              <w:t>Признак перерегистрации</w:t>
            </w:r>
          </w:p>
        </w:tc>
        <w:tc>
          <w:tcPr>
            <w:tcW w:w="1109" w:type="pct"/>
          </w:tcPr>
          <w:p w14:paraId="6A68ECC9" w14:textId="77777777" w:rsidR="007E0C8D" w:rsidRPr="007036CE" w:rsidRDefault="007E0C8D" w:rsidP="008D3FAB">
            <w:pPr>
              <w:pStyle w:val="GOSTTablenorm"/>
              <w:suppressAutoHyphens/>
            </w:pPr>
            <w:r w:rsidRPr="007036CE">
              <w:rPr>
                <w:lang w:val="en-US" w:eastAsia="en-US"/>
              </w:rPr>
              <w:t>StmInfrmtn_REREGISTR</w:t>
            </w:r>
          </w:p>
        </w:tc>
        <w:tc>
          <w:tcPr>
            <w:tcW w:w="1371" w:type="pct"/>
          </w:tcPr>
          <w:p w14:paraId="5650BB87" w14:textId="77777777" w:rsidR="001A7389" w:rsidRPr="007036CE" w:rsidRDefault="001A7389" w:rsidP="008D3FAB">
            <w:pPr>
              <w:pStyle w:val="GOSTTablenorm"/>
              <w:suppressAutoHyphens/>
            </w:pPr>
            <w:r w:rsidRPr="007036CE">
              <w:t>Если в теге документа «true», то значение «1».</w:t>
            </w:r>
          </w:p>
          <w:p w14:paraId="72370215" w14:textId="77777777" w:rsidR="007E0C8D" w:rsidRPr="007036CE" w:rsidRDefault="001A7389" w:rsidP="008D3FAB">
            <w:pPr>
              <w:pStyle w:val="GOSTTablenorm"/>
              <w:suppressAutoHyphens/>
            </w:pPr>
            <w:r w:rsidRPr="007036CE">
              <w:t>Если в теге документа «false», то значение «0»</w:t>
            </w:r>
          </w:p>
        </w:tc>
      </w:tr>
      <w:tr w:rsidR="00BC76BB" w:rsidRPr="007036CE" w14:paraId="12F0DAB9" w14:textId="77777777" w:rsidTr="00BC76BB">
        <w:tc>
          <w:tcPr>
            <w:tcW w:w="1109" w:type="pct"/>
          </w:tcPr>
          <w:p w14:paraId="19E88619" w14:textId="77777777" w:rsidR="00BC76BB" w:rsidRPr="007036CE" w:rsidRDefault="00BC76BB" w:rsidP="008D3FAB">
            <w:pPr>
              <w:pStyle w:val="GOSTTablenorm"/>
              <w:suppressAutoHyphens/>
            </w:pPr>
            <w:r w:rsidRPr="007036CE">
              <w:t>Признак_миграции</w:t>
            </w:r>
          </w:p>
        </w:tc>
        <w:tc>
          <w:tcPr>
            <w:tcW w:w="302" w:type="pct"/>
          </w:tcPr>
          <w:p w14:paraId="086D19E5" w14:textId="77777777" w:rsidR="00BC76BB" w:rsidRPr="007036CE" w:rsidRDefault="00BC76BB" w:rsidP="008D3FAB">
            <w:pPr>
              <w:pStyle w:val="GOSTTablenorm"/>
              <w:suppressAutoHyphens/>
            </w:pPr>
            <w:r w:rsidRPr="007036CE">
              <w:t>да</w:t>
            </w:r>
          </w:p>
        </w:tc>
        <w:tc>
          <w:tcPr>
            <w:tcW w:w="1109" w:type="pct"/>
          </w:tcPr>
          <w:p w14:paraId="5C870B21" w14:textId="77777777" w:rsidR="00BC76BB" w:rsidRPr="007036CE" w:rsidRDefault="00BC76BB" w:rsidP="008D3FAB">
            <w:pPr>
              <w:pStyle w:val="GOSTTablenorm"/>
              <w:suppressAutoHyphens/>
              <w:rPr>
                <w:lang w:val="en-US"/>
              </w:rPr>
            </w:pPr>
            <w:r w:rsidRPr="007036CE">
              <w:t>Признак миграции</w:t>
            </w:r>
          </w:p>
        </w:tc>
        <w:tc>
          <w:tcPr>
            <w:tcW w:w="1109" w:type="pct"/>
          </w:tcPr>
          <w:p w14:paraId="43C2DFE2" w14:textId="77777777" w:rsidR="00BC76BB" w:rsidRPr="007036CE" w:rsidRDefault="00BC76BB" w:rsidP="008D3FAB">
            <w:pPr>
              <w:pStyle w:val="GOSTTablenorm"/>
              <w:suppressAutoHyphens/>
            </w:pPr>
            <w:r w:rsidRPr="007036CE">
              <w:t>StmInfrmtn_MigrationSign</w:t>
            </w:r>
          </w:p>
        </w:tc>
        <w:tc>
          <w:tcPr>
            <w:tcW w:w="1371" w:type="pct"/>
          </w:tcPr>
          <w:p w14:paraId="2613B459" w14:textId="77777777" w:rsidR="00BC76BB" w:rsidRPr="007036CE" w:rsidRDefault="00BC76BB" w:rsidP="008D3FAB">
            <w:pPr>
              <w:pStyle w:val="GOSTTablenorm"/>
              <w:suppressAutoHyphens/>
            </w:pPr>
            <w:r w:rsidRPr="007036CE">
              <w:t>Если в теге документа «</w:t>
            </w:r>
            <w:r w:rsidRPr="007036CE">
              <w:rPr>
                <w:lang w:val="en-US"/>
              </w:rPr>
              <w:t>true</w:t>
            </w:r>
            <w:r w:rsidRPr="007036CE">
              <w:t>», то значение «1».</w:t>
            </w:r>
          </w:p>
          <w:p w14:paraId="5CFA8C9A" w14:textId="77777777" w:rsidR="00BC76BB" w:rsidRPr="007036CE" w:rsidRDefault="00BC76BB" w:rsidP="008D3FAB">
            <w:pPr>
              <w:pStyle w:val="GOSTTablenorm"/>
              <w:suppressAutoHyphens/>
            </w:pPr>
            <w:r w:rsidRPr="007036CE">
              <w:lastRenderedPageBreak/>
              <w:t>Если в теге документа «</w:t>
            </w:r>
            <w:r w:rsidRPr="007036CE">
              <w:rPr>
                <w:lang w:val="en-US"/>
              </w:rPr>
              <w:t>false</w:t>
            </w:r>
            <w:r w:rsidRPr="007036CE">
              <w:t>», то значение «0»</w:t>
            </w:r>
          </w:p>
        </w:tc>
      </w:tr>
      <w:tr w:rsidR="00B8251A" w:rsidRPr="007036CE" w14:paraId="7D92D467" w14:textId="77777777" w:rsidTr="001974E6">
        <w:tc>
          <w:tcPr>
            <w:tcW w:w="1109" w:type="pct"/>
          </w:tcPr>
          <w:p w14:paraId="3D039877" w14:textId="77777777" w:rsidR="00B8251A" w:rsidRPr="007036CE" w:rsidRDefault="00B8251A" w:rsidP="008D3FAB">
            <w:pPr>
              <w:pStyle w:val="GOSTTablenorm"/>
              <w:suppressAutoHyphens/>
            </w:pPr>
            <w:r w:rsidRPr="007036CE">
              <w:lastRenderedPageBreak/>
              <w:t>Признак_перехода_на_</w:t>
            </w:r>
            <w:r w:rsidRPr="007036CE">
              <w:rPr>
                <w:lang w:val="en-US"/>
              </w:rPr>
              <w:t>SVAP</w:t>
            </w:r>
          </w:p>
        </w:tc>
        <w:tc>
          <w:tcPr>
            <w:tcW w:w="302" w:type="pct"/>
          </w:tcPr>
          <w:p w14:paraId="4DFCDBFB" w14:textId="77777777" w:rsidR="00B8251A" w:rsidRPr="007036CE" w:rsidRDefault="00B8251A" w:rsidP="008D3FAB">
            <w:pPr>
              <w:pStyle w:val="GOSTTablenorm"/>
              <w:suppressAutoHyphens/>
            </w:pPr>
            <w:r w:rsidRPr="007036CE">
              <w:t>да</w:t>
            </w:r>
          </w:p>
        </w:tc>
        <w:tc>
          <w:tcPr>
            <w:tcW w:w="1109" w:type="pct"/>
          </w:tcPr>
          <w:p w14:paraId="78900259" w14:textId="77777777" w:rsidR="00B8251A" w:rsidRPr="007036CE" w:rsidRDefault="00B8251A" w:rsidP="008D3FAB">
            <w:pPr>
              <w:pStyle w:val="GOSTTablenorm"/>
              <w:suppressAutoHyphens/>
            </w:pPr>
            <w:r w:rsidRPr="007036CE">
              <w:t xml:space="preserve">Признак </w:t>
            </w:r>
            <w:r w:rsidR="006D23FC" w:rsidRPr="007036CE">
              <w:t xml:space="preserve">первичной </w:t>
            </w:r>
            <w:r w:rsidRPr="007036CE">
              <w:t xml:space="preserve">обработки документа </w:t>
            </w:r>
            <w:r w:rsidR="006D23FC" w:rsidRPr="007036CE">
              <w:t xml:space="preserve">в учете </w:t>
            </w:r>
            <w:r w:rsidRPr="007036CE">
              <w:t>после перехода на SVAP</w:t>
            </w:r>
          </w:p>
        </w:tc>
        <w:tc>
          <w:tcPr>
            <w:tcW w:w="1109" w:type="pct"/>
          </w:tcPr>
          <w:p w14:paraId="47B70C30" w14:textId="77777777" w:rsidR="00B8251A" w:rsidRPr="007036CE" w:rsidRDefault="00B8251A" w:rsidP="008D3FAB">
            <w:pPr>
              <w:pStyle w:val="GOSTTablenorm"/>
              <w:suppressAutoHyphens/>
            </w:pPr>
            <w:r w:rsidRPr="007036CE">
              <w:t>SI_SIGN_SVAP</w:t>
            </w:r>
          </w:p>
        </w:tc>
        <w:tc>
          <w:tcPr>
            <w:tcW w:w="1371" w:type="pct"/>
          </w:tcPr>
          <w:p w14:paraId="545B7104" w14:textId="77777777" w:rsidR="00B8251A" w:rsidRPr="007036CE" w:rsidRDefault="00B8251A" w:rsidP="008D3FAB">
            <w:pPr>
              <w:pStyle w:val="GOSTTablenorm"/>
              <w:suppressAutoHyphens/>
            </w:pPr>
            <w:r w:rsidRPr="007036CE">
              <w:t>Если в теге документа «true», то значение «1».</w:t>
            </w:r>
          </w:p>
          <w:p w14:paraId="530B8FA7" w14:textId="77777777" w:rsidR="00B8251A" w:rsidRPr="007036CE" w:rsidRDefault="00B8251A" w:rsidP="008D3FAB">
            <w:pPr>
              <w:pStyle w:val="GOSTTablenorm"/>
              <w:suppressAutoHyphens/>
            </w:pPr>
            <w:r w:rsidRPr="007036CE">
              <w:t>Если в теге документа «false», то значение «0»</w:t>
            </w:r>
          </w:p>
        </w:tc>
      </w:tr>
      <w:tr w:rsidR="007E0C8D" w:rsidRPr="007036CE" w14:paraId="07C80089" w14:textId="77777777" w:rsidTr="00B0621B">
        <w:tc>
          <w:tcPr>
            <w:tcW w:w="1109" w:type="pct"/>
          </w:tcPr>
          <w:p w14:paraId="04EB725A" w14:textId="77777777" w:rsidR="007E0C8D" w:rsidRPr="007036CE" w:rsidRDefault="007E0C8D" w:rsidP="008D3FAB">
            <w:pPr>
              <w:pStyle w:val="GOSTTablenorm"/>
              <w:suppressAutoHyphens/>
            </w:pPr>
            <w:r w:rsidRPr="007036CE">
              <w:t>GUID_предыд_версии_документа</w:t>
            </w:r>
          </w:p>
        </w:tc>
        <w:tc>
          <w:tcPr>
            <w:tcW w:w="302" w:type="pct"/>
          </w:tcPr>
          <w:p w14:paraId="578E8EC8" w14:textId="77777777" w:rsidR="007E0C8D" w:rsidRPr="007036CE" w:rsidRDefault="007E0C8D" w:rsidP="008D3FAB">
            <w:pPr>
              <w:pStyle w:val="GOSTTablenorm"/>
              <w:suppressAutoHyphens/>
            </w:pPr>
            <w:r w:rsidRPr="007036CE">
              <w:t>нет</w:t>
            </w:r>
          </w:p>
        </w:tc>
        <w:tc>
          <w:tcPr>
            <w:tcW w:w="1109" w:type="pct"/>
          </w:tcPr>
          <w:p w14:paraId="13086F51" w14:textId="77777777" w:rsidR="007E0C8D" w:rsidRPr="007036CE" w:rsidRDefault="007E0C8D" w:rsidP="008D3FAB">
            <w:pPr>
              <w:pStyle w:val="GOSTTablenorm"/>
              <w:suppressAutoHyphens/>
            </w:pPr>
            <w:r w:rsidRPr="007036CE">
              <w:rPr>
                <w:lang w:val="en-US"/>
              </w:rPr>
              <w:t>GUID</w:t>
            </w:r>
            <w:r w:rsidRPr="007036CE">
              <w:t xml:space="preserve"> предыдущей версии обязательства</w:t>
            </w:r>
          </w:p>
        </w:tc>
        <w:tc>
          <w:tcPr>
            <w:tcW w:w="1109" w:type="pct"/>
          </w:tcPr>
          <w:p w14:paraId="45A3360A" w14:textId="77777777" w:rsidR="007E0C8D" w:rsidRPr="007036CE" w:rsidRDefault="007E0C8D" w:rsidP="008D3FAB">
            <w:pPr>
              <w:pStyle w:val="GOSTTablenorm"/>
              <w:suppressAutoHyphens/>
            </w:pPr>
            <w:r w:rsidRPr="007036CE">
              <w:t>StmInfrmtn_GuidPrev_PUIO</w:t>
            </w:r>
          </w:p>
        </w:tc>
        <w:tc>
          <w:tcPr>
            <w:tcW w:w="1371" w:type="pct"/>
          </w:tcPr>
          <w:p w14:paraId="215CFFA4" w14:textId="77777777" w:rsidR="007E0C8D" w:rsidRPr="007036CE" w:rsidRDefault="007E0C8D" w:rsidP="008D3FAB">
            <w:pPr>
              <w:pStyle w:val="GOSTTablenorm"/>
              <w:suppressAutoHyphens/>
            </w:pPr>
          </w:p>
        </w:tc>
      </w:tr>
      <w:tr w:rsidR="007E0C8D" w:rsidRPr="007036CE" w14:paraId="5A1B71F3" w14:textId="77777777" w:rsidTr="00B0621B">
        <w:tc>
          <w:tcPr>
            <w:tcW w:w="1109" w:type="pct"/>
          </w:tcPr>
          <w:p w14:paraId="1EC945F6" w14:textId="77777777" w:rsidR="007E0C8D" w:rsidRPr="007036CE" w:rsidRDefault="007E0C8D" w:rsidP="008D3FAB">
            <w:pPr>
              <w:pStyle w:val="GOSTTablenorm"/>
              <w:suppressAutoHyphens/>
            </w:pPr>
            <w:r w:rsidRPr="007036CE">
              <w:t>GUID_родит_документа</w:t>
            </w:r>
          </w:p>
        </w:tc>
        <w:tc>
          <w:tcPr>
            <w:tcW w:w="302" w:type="pct"/>
          </w:tcPr>
          <w:p w14:paraId="2A8DBF11" w14:textId="77777777" w:rsidR="007E0C8D" w:rsidRPr="007036CE" w:rsidRDefault="007E0C8D" w:rsidP="008D3FAB">
            <w:pPr>
              <w:pStyle w:val="GOSTTablenorm"/>
              <w:suppressAutoHyphens/>
            </w:pPr>
            <w:r w:rsidRPr="007036CE">
              <w:t>нет</w:t>
            </w:r>
          </w:p>
        </w:tc>
        <w:tc>
          <w:tcPr>
            <w:tcW w:w="1109" w:type="pct"/>
          </w:tcPr>
          <w:p w14:paraId="1AE7BAB5" w14:textId="77777777" w:rsidR="007E0C8D" w:rsidRPr="007036CE" w:rsidRDefault="007E0C8D" w:rsidP="008D3FAB">
            <w:pPr>
              <w:pStyle w:val="GOSTTablenorm"/>
              <w:suppressAutoHyphens/>
            </w:pPr>
            <w:r w:rsidRPr="007036CE">
              <w:rPr>
                <w:lang w:val="en-US"/>
              </w:rPr>
              <w:t>GUID</w:t>
            </w:r>
            <w:r w:rsidRPr="007036CE">
              <w:t xml:space="preserve"> акта</w:t>
            </w:r>
          </w:p>
        </w:tc>
        <w:tc>
          <w:tcPr>
            <w:tcW w:w="1109" w:type="pct"/>
          </w:tcPr>
          <w:p w14:paraId="46F268D3" w14:textId="77777777" w:rsidR="007E0C8D" w:rsidRPr="007036CE" w:rsidRDefault="007E0C8D" w:rsidP="008D3FAB">
            <w:pPr>
              <w:pStyle w:val="GOSTTablenorm"/>
              <w:suppressAutoHyphens/>
            </w:pPr>
            <w:r w:rsidRPr="007036CE">
              <w:t>Inf_GUIDACT</w:t>
            </w:r>
          </w:p>
        </w:tc>
        <w:tc>
          <w:tcPr>
            <w:tcW w:w="1371" w:type="pct"/>
          </w:tcPr>
          <w:p w14:paraId="5CAC53E5" w14:textId="77777777" w:rsidR="007E0C8D" w:rsidRPr="007036CE" w:rsidRDefault="007E0C8D" w:rsidP="008D3FAB">
            <w:pPr>
              <w:pStyle w:val="GOSTTablenorm"/>
              <w:suppressAutoHyphens/>
            </w:pPr>
          </w:p>
        </w:tc>
      </w:tr>
      <w:tr w:rsidR="00CB6AAF" w:rsidRPr="007036CE" w14:paraId="79D44CD3" w14:textId="77777777" w:rsidTr="00B0621B">
        <w:tc>
          <w:tcPr>
            <w:tcW w:w="1109" w:type="pct"/>
          </w:tcPr>
          <w:p w14:paraId="69EF577C" w14:textId="77777777" w:rsidR="00CB6AAF" w:rsidRPr="007036CE" w:rsidRDefault="00CB6AAF" w:rsidP="008D3FAB">
            <w:pPr>
              <w:pStyle w:val="GOSTTablenorm"/>
              <w:suppressAutoHyphens/>
            </w:pPr>
            <w:r w:rsidRPr="007036CE">
              <w:t>Номер_строки</w:t>
            </w:r>
          </w:p>
        </w:tc>
        <w:tc>
          <w:tcPr>
            <w:tcW w:w="302" w:type="pct"/>
          </w:tcPr>
          <w:p w14:paraId="1DFC1294" w14:textId="77777777" w:rsidR="00CB6AAF" w:rsidRPr="007036CE" w:rsidRDefault="00CB6AAF" w:rsidP="008D3FAB">
            <w:pPr>
              <w:pStyle w:val="GOSTTablenorm"/>
              <w:suppressAutoHyphens/>
            </w:pPr>
            <w:r w:rsidRPr="007036CE">
              <w:t>нет</w:t>
            </w:r>
          </w:p>
        </w:tc>
        <w:tc>
          <w:tcPr>
            <w:tcW w:w="1109" w:type="pct"/>
          </w:tcPr>
          <w:p w14:paraId="6A618C22" w14:textId="77777777" w:rsidR="00CB6AAF" w:rsidRPr="007036CE" w:rsidRDefault="00CB6AAF" w:rsidP="008D3FAB">
            <w:pPr>
              <w:pStyle w:val="GOSTTablenorm"/>
              <w:suppressAutoHyphens/>
            </w:pPr>
            <w:r w:rsidRPr="007036CE">
              <w:t>Номер строки</w:t>
            </w:r>
          </w:p>
        </w:tc>
        <w:tc>
          <w:tcPr>
            <w:tcW w:w="1109" w:type="pct"/>
          </w:tcPr>
          <w:p w14:paraId="3B49E26C" w14:textId="77777777" w:rsidR="00CB6AAF" w:rsidRPr="007036CE" w:rsidRDefault="00CB6AAF" w:rsidP="008D3FAB">
            <w:pPr>
              <w:pStyle w:val="GOSTTablenorm"/>
              <w:suppressAutoHyphens/>
            </w:pPr>
            <w:r w:rsidRPr="007036CE">
              <w:t>Paymn:NmLn</w:t>
            </w:r>
          </w:p>
        </w:tc>
        <w:tc>
          <w:tcPr>
            <w:tcW w:w="1371" w:type="pct"/>
          </w:tcPr>
          <w:p w14:paraId="1C801C8F" w14:textId="77777777" w:rsidR="00CB6AAF" w:rsidRPr="007036CE" w:rsidRDefault="00CB6AAF" w:rsidP="008D3FAB">
            <w:pPr>
              <w:pStyle w:val="GOSTTablenorm"/>
              <w:suppressAutoHyphens/>
            </w:pPr>
          </w:p>
        </w:tc>
      </w:tr>
      <w:tr w:rsidR="00CB6AAF" w:rsidRPr="007036CE" w14:paraId="5AB3D564" w14:textId="77777777" w:rsidTr="00B0621B">
        <w:tc>
          <w:tcPr>
            <w:tcW w:w="1109" w:type="pct"/>
          </w:tcPr>
          <w:p w14:paraId="6094214D" w14:textId="77777777" w:rsidR="00CB6AAF" w:rsidRPr="007036CE" w:rsidRDefault="00CB6AAF" w:rsidP="008D3FAB">
            <w:pPr>
              <w:pStyle w:val="GOSTTablenorm"/>
              <w:suppressAutoHyphens/>
            </w:pPr>
            <w:r w:rsidRPr="007036CE">
              <w:t>КБК_плательщика</w:t>
            </w:r>
          </w:p>
        </w:tc>
        <w:tc>
          <w:tcPr>
            <w:tcW w:w="302" w:type="pct"/>
          </w:tcPr>
          <w:p w14:paraId="2DCE817B" w14:textId="77777777" w:rsidR="00CB6AAF" w:rsidRPr="007036CE" w:rsidRDefault="00CB6AAF" w:rsidP="008D3FAB">
            <w:pPr>
              <w:pStyle w:val="GOSTTablenorm"/>
              <w:suppressAutoHyphens/>
            </w:pPr>
            <w:r w:rsidRPr="007036CE">
              <w:t>нет</w:t>
            </w:r>
          </w:p>
        </w:tc>
        <w:tc>
          <w:tcPr>
            <w:tcW w:w="1109" w:type="pct"/>
          </w:tcPr>
          <w:p w14:paraId="664A24D9" w14:textId="77777777" w:rsidR="00CB6AAF" w:rsidRPr="007036CE" w:rsidRDefault="00CB6AAF" w:rsidP="008D3FAB">
            <w:pPr>
              <w:pStyle w:val="GOSTTablenorm"/>
              <w:suppressAutoHyphens/>
            </w:pPr>
            <w:r w:rsidRPr="007036CE">
              <w:t>КБК (по строке документа)</w:t>
            </w:r>
          </w:p>
        </w:tc>
        <w:tc>
          <w:tcPr>
            <w:tcW w:w="1109" w:type="pct"/>
          </w:tcPr>
          <w:p w14:paraId="45747884" w14:textId="77777777" w:rsidR="00CB6AAF" w:rsidRPr="007036CE" w:rsidRDefault="00CB6AAF" w:rsidP="008D3FAB">
            <w:pPr>
              <w:pStyle w:val="GOSTTablenorm"/>
              <w:suppressAutoHyphens/>
            </w:pPr>
            <w:r w:rsidRPr="007036CE">
              <w:t>Paymn:KBK</w:t>
            </w:r>
          </w:p>
        </w:tc>
        <w:tc>
          <w:tcPr>
            <w:tcW w:w="1371" w:type="pct"/>
          </w:tcPr>
          <w:p w14:paraId="20403812" w14:textId="77777777" w:rsidR="00CB6AAF" w:rsidRPr="007036CE" w:rsidRDefault="00CB6AAF" w:rsidP="008D3FAB">
            <w:pPr>
              <w:pStyle w:val="GOSTTablenorm"/>
              <w:suppressAutoHyphens/>
            </w:pPr>
          </w:p>
        </w:tc>
      </w:tr>
      <w:tr w:rsidR="00CB6AAF" w:rsidRPr="007036CE" w14:paraId="7B2206D3" w14:textId="77777777" w:rsidTr="00B0621B">
        <w:tc>
          <w:tcPr>
            <w:tcW w:w="1109" w:type="pct"/>
          </w:tcPr>
          <w:p w14:paraId="400E48C7" w14:textId="77777777" w:rsidR="00CB6AAF" w:rsidRPr="007036CE" w:rsidRDefault="00CB6AAF" w:rsidP="008D3FAB">
            <w:pPr>
              <w:pStyle w:val="GOSTTablenorm"/>
              <w:suppressAutoHyphens/>
            </w:pPr>
            <w:r w:rsidRPr="007036CE">
              <w:t>Тип_КБК_плательщика</w:t>
            </w:r>
          </w:p>
        </w:tc>
        <w:tc>
          <w:tcPr>
            <w:tcW w:w="302" w:type="pct"/>
          </w:tcPr>
          <w:p w14:paraId="7F0ABFE6" w14:textId="77777777" w:rsidR="00CB6AAF" w:rsidRPr="007036CE" w:rsidRDefault="00CB6AAF" w:rsidP="008D3FAB">
            <w:pPr>
              <w:pStyle w:val="GOSTTablenorm"/>
              <w:suppressAutoHyphens/>
            </w:pPr>
            <w:r w:rsidRPr="007036CE">
              <w:t>нет</w:t>
            </w:r>
          </w:p>
        </w:tc>
        <w:tc>
          <w:tcPr>
            <w:tcW w:w="1109" w:type="pct"/>
          </w:tcPr>
          <w:p w14:paraId="5A70D0F1" w14:textId="77777777" w:rsidR="00CB6AAF" w:rsidRPr="007036CE" w:rsidRDefault="00CB6AAF" w:rsidP="008D3FAB">
            <w:pPr>
              <w:pStyle w:val="GOSTTablenorm"/>
              <w:suppressAutoHyphens/>
            </w:pPr>
            <w:r w:rsidRPr="007036CE">
              <w:t>Тип КБК (по строке документа)</w:t>
            </w:r>
          </w:p>
        </w:tc>
        <w:tc>
          <w:tcPr>
            <w:tcW w:w="1109" w:type="pct"/>
          </w:tcPr>
          <w:p w14:paraId="350C8717" w14:textId="77777777" w:rsidR="00CB6AAF" w:rsidRPr="007036CE" w:rsidRDefault="00CB6AAF" w:rsidP="008D3FAB">
            <w:pPr>
              <w:pStyle w:val="GOSTTablenorm"/>
              <w:suppressAutoHyphens/>
            </w:pPr>
            <w:r w:rsidRPr="007036CE">
              <w:t>Paymn:KBKTp</w:t>
            </w:r>
          </w:p>
        </w:tc>
        <w:tc>
          <w:tcPr>
            <w:tcW w:w="1371" w:type="pct"/>
          </w:tcPr>
          <w:p w14:paraId="3CA75985" w14:textId="77777777" w:rsidR="00CB6AAF" w:rsidRPr="007036CE" w:rsidRDefault="00CB6AAF" w:rsidP="008D3FAB">
            <w:pPr>
              <w:pStyle w:val="GOSTTablenorm"/>
              <w:suppressAutoHyphens/>
            </w:pPr>
          </w:p>
        </w:tc>
      </w:tr>
      <w:tr w:rsidR="00CB6AAF" w:rsidRPr="007036CE" w14:paraId="297B92FF" w14:textId="77777777" w:rsidTr="00B0621B">
        <w:tc>
          <w:tcPr>
            <w:tcW w:w="1109" w:type="pct"/>
          </w:tcPr>
          <w:p w14:paraId="636CBFBE" w14:textId="77777777" w:rsidR="00CB6AAF" w:rsidRPr="007036CE" w:rsidRDefault="00CB6AAF" w:rsidP="008D3FAB">
            <w:pPr>
              <w:pStyle w:val="GOSTTablenorm"/>
              <w:suppressAutoHyphens/>
              <w:rPr>
                <w:szCs w:val="22"/>
              </w:rPr>
            </w:pPr>
            <w:r w:rsidRPr="007036CE">
              <w:t>Код_цели_плательщика</w:t>
            </w:r>
          </w:p>
        </w:tc>
        <w:tc>
          <w:tcPr>
            <w:tcW w:w="302" w:type="pct"/>
          </w:tcPr>
          <w:p w14:paraId="5E04B5DC" w14:textId="77777777" w:rsidR="00CB6AAF" w:rsidRPr="007036CE" w:rsidRDefault="00CB6AAF" w:rsidP="008D3FAB">
            <w:pPr>
              <w:pStyle w:val="GOSTTablenorm"/>
              <w:suppressAutoHyphens/>
            </w:pPr>
            <w:r w:rsidRPr="007036CE">
              <w:t>нет</w:t>
            </w:r>
          </w:p>
        </w:tc>
        <w:tc>
          <w:tcPr>
            <w:tcW w:w="1109" w:type="pct"/>
          </w:tcPr>
          <w:p w14:paraId="75C1B0F4" w14:textId="77777777" w:rsidR="00CB6AAF" w:rsidRPr="007036CE" w:rsidRDefault="00CB6AAF" w:rsidP="008D3FAB">
            <w:pPr>
              <w:pStyle w:val="GOSTTablenorm"/>
              <w:suppressAutoHyphens/>
            </w:pPr>
            <w:r w:rsidRPr="007036CE">
              <w:t>Аналитический код (по строке документа)</w:t>
            </w:r>
          </w:p>
        </w:tc>
        <w:tc>
          <w:tcPr>
            <w:tcW w:w="1109" w:type="pct"/>
          </w:tcPr>
          <w:p w14:paraId="22AE8065" w14:textId="77777777" w:rsidR="00CB6AAF" w:rsidRPr="007036CE" w:rsidRDefault="00CB6AAF" w:rsidP="008D3FAB">
            <w:pPr>
              <w:pStyle w:val="GOSTTablenorm"/>
              <w:suppressAutoHyphens/>
            </w:pPr>
            <w:r w:rsidRPr="007036CE">
              <w:t>Paymn:AnltcCd</w:t>
            </w:r>
          </w:p>
        </w:tc>
        <w:tc>
          <w:tcPr>
            <w:tcW w:w="1371" w:type="pct"/>
          </w:tcPr>
          <w:p w14:paraId="1B8070FE" w14:textId="77777777" w:rsidR="00CB6AAF" w:rsidRPr="007036CE" w:rsidRDefault="00CB6AAF" w:rsidP="008D3FAB">
            <w:pPr>
              <w:pStyle w:val="GOSTTablenorm"/>
              <w:suppressAutoHyphens/>
            </w:pPr>
          </w:p>
        </w:tc>
      </w:tr>
      <w:tr w:rsidR="00CB6AAF" w:rsidRPr="007036CE" w14:paraId="267A5668" w14:textId="77777777" w:rsidTr="00B0621B">
        <w:tc>
          <w:tcPr>
            <w:tcW w:w="1109" w:type="pct"/>
          </w:tcPr>
          <w:p w14:paraId="04C3087F" w14:textId="77777777" w:rsidR="00CB6AAF" w:rsidRPr="007036CE" w:rsidRDefault="00CB6AAF" w:rsidP="008D3FAB">
            <w:pPr>
              <w:pStyle w:val="GOSTTablenorm"/>
              <w:suppressAutoHyphens/>
            </w:pPr>
            <w:r w:rsidRPr="007036CE">
              <w:t>ОКС_КМИ_плательщика</w:t>
            </w:r>
          </w:p>
        </w:tc>
        <w:tc>
          <w:tcPr>
            <w:tcW w:w="302" w:type="pct"/>
          </w:tcPr>
          <w:p w14:paraId="4929AB08" w14:textId="77777777" w:rsidR="00CB6AAF" w:rsidRPr="007036CE" w:rsidRDefault="00CB6AAF" w:rsidP="008D3FAB">
            <w:pPr>
              <w:pStyle w:val="GOSTTablenorm"/>
              <w:suppressAutoHyphens/>
            </w:pPr>
            <w:r w:rsidRPr="007036CE">
              <w:t>нет</w:t>
            </w:r>
          </w:p>
        </w:tc>
        <w:tc>
          <w:tcPr>
            <w:tcW w:w="1109" w:type="pct"/>
          </w:tcPr>
          <w:p w14:paraId="5E9322E7" w14:textId="77777777" w:rsidR="00CB6AAF" w:rsidRPr="007036CE" w:rsidRDefault="00CB6AAF" w:rsidP="008D3FAB">
            <w:pPr>
              <w:pStyle w:val="GOSTTablenorm"/>
              <w:suppressAutoHyphens/>
            </w:pPr>
            <w:r w:rsidRPr="007036CE">
              <w:t>Код ОКС (КМИ) (по строке документа)</w:t>
            </w:r>
          </w:p>
        </w:tc>
        <w:tc>
          <w:tcPr>
            <w:tcW w:w="1109" w:type="pct"/>
          </w:tcPr>
          <w:p w14:paraId="4DAEDF52" w14:textId="77777777" w:rsidR="00CB6AAF" w:rsidRPr="007036CE" w:rsidRDefault="00CB6AAF" w:rsidP="008D3FAB">
            <w:pPr>
              <w:pStyle w:val="GOSTTablenorm"/>
              <w:suppressAutoHyphens/>
            </w:pPr>
            <w:r w:rsidRPr="007036CE">
              <w:t>Paymn:RESR9</w:t>
            </w:r>
          </w:p>
        </w:tc>
        <w:tc>
          <w:tcPr>
            <w:tcW w:w="1371" w:type="pct"/>
          </w:tcPr>
          <w:p w14:paraId="48BA19BD" w14:textId="77777777" w:rsidR="00CB6AAF" w:rsidRPr="007036CE" w:rsidRDefault="00CB6AAF" w:rsidP="008D3FAB">
            <w:pPr>
              <w:pStyle w:val="GOSTTablenorm"/>
              <w:suppressAutoHyphens/>
            </w:pPr>
          </w:p>
        </w:tc>
      </w:tr>
      <w:tr w:rsidR="007711C0" w:rsidRPr="007036CE" w14:paraId="4A438274" w14:textId="77777777" w:rsidTr="00B0621B">
        <w:tc>
          <w:tcPr>
            <w:tcW w:w="1109" w:type="pct"/>
          </w:tcPr>
          <w:p w14:paraId="3E519917" w14:textId="00943136" w:rsidR="007711C0" w:rsidRPr="007036CE" w:rsidRDefault="007711C0" w:rsidP="00B335B8">
            <w:pPr>
              <w:pStyle w:val="GOSTTablenorm"/>
              <w:suppressAutoHyphens/>
            </w:pPr>
            <w:r w:rsidRPr="007036CE">
              <w:t>Сумма_возврата_ДЗ_валюта_операции</w:t>
            </w:r>
          </w:p>
        </w:tc>
        <w:tc>
          <w:tcPr>
            <w:tcW w:w="302" w:type="pct"/>
          </w:tcPr>
          <w:p w14:paraId="5B6AE1DE" w14:textId="77777777" w:rsidR="007711C0" w:rsidRPr="007036CE" w:rsidRDefault="007711C0" w:rsidP="007711C0">
            <w:pPr>
              <w:pStyle w:val="GOSTTablenorm"/>
              <w:suppressAutoHyphens/>
            </w:pPr>
            <w:r w:rsidRPr="007036CE">
              <w:t>да</w:t>
            </w:r>
          </w:p>
        </w:tc>
        <w:tc>
          <w:tcPr>
            <w:tcW w:w="1109" w:type="pct"/>
          </w:tcPr>
          <w:p w14:paraId="2E67EBAC" w14:textId="77777777" w:rsidR="007711C0" w:rsidRPr="007036CE" w:rsidRDefault="007711C0" w:rsidP="007711C0">
            <w:pPr>
              <w:pStyle w:val="GOSTTablenorm"/>
              <w:suppressAutoHyphens/>
            </w:pPr>
            <w:r w:rsidRPr="007036CE">
              <w:t>Сумма возврата дебиторской задолженности прошлых лет в валюте документа (по строке документа)</w:t>
            </w:r>
          </w:p>
        </w:tc>
        <w:tc>
          <w:tcPr>
            <w:tcW w:w="1109" w:type="pct"/>
          </w:tcPr>
          <w:p w14:paraId="63C90025" w14:textId="77777777" w:rsidR="007A2A38" w:rsidRPr="007036CE" w:rsidRDefault="007A2A38" w:rsidP="007711C0">
            <w:pPr>
              <w:pStyle w:val="GOSTTablenorm"/>
              <w:suppressAutoHyphens/>
            </w:pPr>
            <w:r w:rsidRPr="007036CE">
              <w:t>Paymn:SmRfArVal</w:t>
            </w:r>
          </w:p>
        </w:tc>
        <w:tc>
          <w:tcPr>
            <w:tcW w:w="1371" w:type="pct"/>
          </w:tcPr>
          <w:p w14:paraId="31178367" w14:textId="2A953854" w:rsidR="007711C0" w:rsidRPr="007036CE" w:rsidRDefault="007711C0" w:rsidP="007711C0">
            <w:pPr>
              <w:pStyle w:val="GOSTTablenorm"/>
              <w:suppressAutoHyphens/>
            </w:pPr>
            <w:r w:rsidRPr="007036CE">
              <w:t xml:space="preserve">Сумма передается в единицах валюты с точностью 2 знака после запятой </w:t>
            </w:r>
            <w:r w:rsidR="00651624" w:rsidRPr="007036CE">
              <w:t>–</w:t>
            </w:r>
            <w:r w:rsidRPr="007036CE">
              <w:t xml:space="preserve"> необходимо конвертировать в минимальные единицы валюты (для данного типа документов умножить на 100).</w:t>
            </w:r>
          </w:p>
          <w:p w14:paraId="6E18D8D6" w14:textId="4FBADEB3" w:rsidR="007711C0" w:rsidRPr="007036CE" w:rsidRDefault="007711C0" w:rsidP="00A161A2">
            <w:pPr>
              <w:pStyle w:val="GOSTTablenorm"/>
              <w:suppressAutoHyphens/>
            </w:pPr>
            <w:r w:rsidRPr="007036CE">
              <w:t xml:space="preserve">Если атрибут «GUID_родит_документа» заполнен (значение не пусто) или в атрибуте «Признак_перехода_на_SVAP» </w:t>
            </w:r>
            <w:r w:rsidRPr="007036CE">
              <w:lastRenderedPageBreak/>
              <w:t xml:space="preserve">указано значение «0», то выполняется изменение знака суммы, отличной от нуля, на противоположный. Иначе </w:t>
            </w:r>
            <w:r w:rsidR="00651624" w:rsidRPr="007036CE">
              <w:t>–</w:t>
            </w:r>
            <w:r w:rsidRPr="007036CE">
              <w:t xml:space="preserve"> знак суммы не изменяется</w:t>
            </w:r>
          </w:p>
        </w:tc>
      </w:tr>
      <w:tr w:rsidR="007711C0" w:rsidRPr="007036CE" w14:paraId="2D01601A" w14:textId="77777777" w:rsidTr="00B0621B">
        <w:tc>
          <w:tcPr>
            <w:tcW w:w="1109" w:type="pct"/>
          </w:tcPr>
          <w:p w14:paraId="1AF06799" w14:textId="06B7C748" w:rsidR="007711C0" w:rsidRPr="007036CE" w:rsidRDefault="007711C0" w:rsidP="00B335B8">
            <w:pPr>
              <w:pStyle w:val="GOSTTablenorm"/>
              <w:suppressAutoHyphens/>
            </w:pPr>
            <w:r w:rsidRPr="007036CE">
              <w:lastRenderedPageBreak/>
              <w:t>Сумма_возврата_ДЗ_валюта_учета_руб</w:t>
            </w:r>
          </w:p>
        </w:tc>
        <w:tc>
          <w:tcPr>
            <w:tcW w:w="302" w:type="pct"/>
          </w:tcPr>
          <w:p w14:paraId="13C308B0" w14:textId="77777777" w:rsidR="007711C0" w:rsidRPr="007036CE" w:rsidRDefault="007711C0" w:rsidP="007A2A38">
            <w:pPr>
              <w:pStyle w:val="GOSTTablenorm"/>
              <w:suppressAutoHyphens/>
            </w:pPr>
            <w:r w:rsidRPr="007036CE">
              <w:t>да</w:t>
            </w:r>
          </w:p>
        </w:tc>
        <w:tc>
          <w:tcPr>
            <w:tcW w:w="1109" w:type="pct"/>
          </w:tcPr>
          <w:p w14:paraId="3C3112F1" w14:textId="531BF168" w:rsidR="007711C0" w:rsidRPr="007036CE" w:rsidRDefault="007711C0" w:rsidP="007A2A38">
            <w:pPr>
              <w:pStyle w:val="GOSTTablenorm"/>
              <w:suppressAutoHyphens/>
            </w:pPr>
            <w:r w:rsidRPr="007036CE">
              <w:t>Сумма возврата дебиторской задолженности прошлых лет</w:t>
            </w:r>
            <w:r w:rsidR="007A2A38" w:rsidRPr="007036CE">
              <w:t xml:space="preserve"> в валюте учета (руб) </w:t>
            </w:r>
            <w:r w:rsidRPr="007036CE">
              <w:t>(по строке документа)</w:t>
            </w:r>
          </w:p>
        </w:tc>
        <w:tc>
          <w:tcPr>
            <w:tcW w:w="1109" w:type="pct"/>
          </w:tcPr>
          <w:p w14:paraId="41B07A92" w14:textId="77777777" w:rsidR="007711C0" w:rsidRPr="007036CE" w:rsidRDefault="007711C0" w:rsidP="007A2A38">
            <w:pPr>
              <w:pStyle w:val="GOSTTablenorm"/>
              <w:suppressAutoHyphens/>
            </w:pPr>
            <w:r w:rsidRPr="007036CE">
              <w:t>Paymn:SmRfAr</w:t>
            </w:r>
          </w:p>
        </w:tc>
        <w:tc>
          <w:tcPr>
            <w:tcW w:w="1371" w:type="pct"/>
          </w:tcPr>
          <w:p w14:paraId="2A5B16C5" w14:textId="1DAA4223" w:rsidR="007711C0" w:rsidRPr="007036CE" w:rsidRDefault="007711C0" w:rsidP="007A2A38">
            <w:pPr>
              <w:pStyle w:val="GOSTTablenorm"/>
              <w:suppressAutoHyphens/>
            </w:pPr>
            <w:r w:rsidRPr="007036CE">
              <w:t xml:space="preserve">Сумма передается в единицах валюты с точностью 2 знака после запятой </w:t>
            </w:r>
            <w:r w:rsidR="00651624" w:rsidRPr="007036CE">
              <w:t>–</w:t>
            </w:r>
            <w:r w:rsidRPr="007036CE">
              <w:t xml:space="preserve"> необходимо конвертировать в минимальные единицы валюты (для данного типа документов умножить на 100).</w:t>
            </w:r>
          </w:p>
          <w:p w14:paraId="03855458" w14:textId="7795FA93" w:rsidR="007711C0" w:rsidRPr="007036CE" w:rsidRDefault="007711C0" w:rsidP="00A161A2">
            <w:pPr>
              <w:pStyle w:val="GOSTTablenorm"/>
              <w:suppressAutoHyphens/>
            </w:pPr>
            <w:r w:rsidRPr="007036CE">
              <w:t xml:space="preserve">Если </w:t>
            </w:r>
            <w:commentRangeStart w:id="9985"/>
            <w:commentRangeStart w:id="9986"/>
            <w:commentRangeEnd w:id="9985"/>
            <w:del w:id="9987" w:author="Unknown">
              <w:r w:rsidRPr="007036CE" w:rsidDel="007711C0">
                <w:rPr>
                  <w:rStyle w:val="afff4"/>
                  <w:sz w:val="22"/>
                  <w:szCs w:val="20"/>
                </w:rPr>
                <w:commentReference w:id="9985"/>
              </w:r>
            </w:del>
            <w:commentRangeEnd w:id="9986"/>
            <w:r w:rsidR="00704623">
              <w:rPr>
                <w:rStyle w:val="afff4"/>
              </w:rPr>
              <w:commentReference w:id="9986"/>
            </w:r>
            <w:r w:rsidRPr="007036CE">
              <w:t xml:space="preserve">атрибут «GUID_родит_документа» заполнен (значение не пусто) или в атрибуте «Признак_перехода_на_SVAP» указано значение «0», то выполняется изменение знака суммы, отличной от нуля, на противоположный. Иначе </w:t>
            </w:r>
            <w:r w:rsidR="00651624" w:rsidRPr="007036CE">
              <w:t>–</w:t>
            </w:r>
            <w:r w:rsidRPr="007036CE">
              <w:t xml:space="preserve"> знак суммы не изменяется</w:t>
            </w:r>
          </w:p>
        </w:tc>
      </w:tr>
      <w:tr w:rsidR="007A2A38" w:rsidRPr="007036CE" w14:paraId="5C470AEE" w14:textId="77777777" w:rsidTr="00B0621B">
        <w:tc>
          <w:tcPr>
            <w:tcW w:w="1109" w:type="pct"/>
          </w:tcPr>
          <w:p w14:paraId="28D09EC3" w14:textId="6F299325" w:rsidR="007A2A38" w:rsidRPr="007036CE" w:rsidRDefault="007A2A38" w:rsidP="007A2A38">
            <w:pPr>
              <w:pStyle w:val="GOSTTablenorm"/>
              <w:suppressAutoHyphens/>
            </w:pPr>
            <w:r w:rsidRPr="007036CE">
              <w:t>Сумма_возврата_ДЗ_просроч валюта_операции</w:t>
            </w:r>
          </w:p>
        </w:tc>
        <w:tc>
          <w:tcPr>
            <w:tcW w:w="302" w:type="pct"/>
          </w:tcPr>
          <w:p w14:paraId="66676618" w14:textId="77777777" w:rsidR="007A2A38" w:rsidRPr="007036CE" w:rsidRDefault="007A2A38" w:rsidP="007A2A38">
            <w:pPr>
              <w:pStyle w:val="GOSTTablenorm"/>
              <w:suppressAutoHyphens/>
            </w:pPr>
            <w:r w:rsidRPr="007036CE">
              <w:t>да</w:t>
            </w:r>
          </w:p>
        </w:tc>
        <w:tc>
          <w:tcPr>
            <w:tcW w:w="1109" w:type="pct"/>
          </w:tcPr>
          <w:p w14:paraId="27C49CF5" w14:textId="77777777" w:rsidR="007A2A38" w:rsidRPr="007036CE" w:rsidRDefault="007A2A38" w:rsidP="007A2A38">
            <w:pPr>
              <w:pStyle w:val="GOSTTablenorm"/>
              <w:suppressAutoHyphens/>
            </w:pPr>
            <w:r w:rsidRPr="007036CE">
              <w:t>Сумма возврата дебиторской задолженности прошлых лет просроченная в валюте документа (по строке документа)</w:t>
            </w:r>
          </w:p>
        </w:tc>
        <w:tc>
          <w:tcPr>
            <w:tcW w:w="1109" w:type="pct"/>
          </w:tcPr>
          <w:p w14:paraId="3CC62E9B" w14:textId="77777777" w:rsidR="007A2A38" w:rsidRPr="007036CE" w:rsidRDefault="007A2A38" w:rsidP="007A2A38">
            <w:pPr>
              <w:pStyle w:val="GOSTTablenorm"/>
              <w:suppressAutoHyphens/>
            </w:pPr>
            <w:r w:rsidRPr="007036CE">
              <w:t>Paymn:SmRfArExprdVal</w:t>
            </w:r>
          </w:p>
          <w:p w14:paraId="19F6D4B7" w14:textId="77777777" w:rsidR="007A2A38" w:rsidRPr="007036CE" w:rsidRDefault="007A2A38" w:rsidP="007A2A38">
            <w:pPr>
              <w:pStyle w:val="GOSTTablenorm"/>
              <w:suppressAutoHyphens/>
            </w:pPr>
          </w:p>
        </w:tc>
        <w:tc>
          <w:tcPr>
            <w:tcW w:w="1371" w:type="pct"/>
          </w:tcPr>
          <w:p w14:paraId="2D4B333E" w14:textId="62BCBA79" w:rsidR="007A2A38" w:rsidRPr="007036CE" w:rsidRDefault="007A2A38" w:rsidP="007A2A38">
            <w:pPr>
              <w:pStyle w:val="GOSTTablenorm"/>
              <w:suppressAutoHyphens/>
            </w:pPr>
            <w:r w:rsidRPr="007036CE">
              <w:t xml:space="preserve">Сумма передается в единицах валюты с точностью 2 знака после запятой </w:t>
            </w:r>
            <w:r w:rsidR="00651624" w:rsidRPr="007036CE">
              <w:t>–</w:t>
            </w:r>
            <w:r w:rsidRPr="007036CE">
              <w:t xml:space="preserve"> необходимо конвертировать в минимальные единицы валюты (для данного типа документов умножить на 100).</w:t>
            </w:r>
          </w:p>
          <w:p w14:paraId="38F9A54B" w14:textId="498B1448" w:rsidR="007A2A38" w:rsidRPr="007036CE" w:rsidRDefault="007A2A38" w:rsidP="00A161A2">
            <w:pPr>
              <w:pStyle w:val="GOSTTablenorm"/>
              <w:suppressAutoHyphens/>
            </w:pPr>
            <w:r w:rsidRPr="007036CE">
              <w:t xml:space="preserve">Если атрибут «GUID_родит_документа» заполнен (значение не пусто) или в атрибуте «Признак_перехода_на_SVAP» указано значение «0», то выполняется изменение знака суммы, отличной от нуля, </w:t>
            </w:r>
            <w:r w:rsidRPr="007036CE">
              <w:lastRenderedPageBreak/>
              <w:t xml:space="preserve">на противоположный. Иначе </w:t>
            </w:r>
            <w:r w:rsidR="00651624" w:rsidRPr="007036CE">
              <w:t>–</w:t>
            </w:r>
            <w:r w:rsidRPr="007036CE">
              <w:t xml:space="preserve"> знак суммы не изменяется</w:t>
            </w:r>
          </w:p>
        </w:tc>
      </w:tr>
      <w:tr w:rsidR="007A2A38" w:rsidRPr="007036CE" w14:paraId="0C964C4B" w14:textId="77777777" w:rsidTr="00B0621B">
        <w:tc>
          <w:tcPr>
            <w:tcW w:w="1109" w:type="pct"/>
          </w:tcPr>
          <w:p w14:paraId="2C7B40C0" w14:textId="77777777" w:rsidR="007A2A38" w:rsidRPr="007036CE" w:rsidRDefault="007A2A38" w:rsidP="007A2A38">
            <w:pPr>
              <w:pStyle w:val="GOSTTablenorm"/>
              <w:suppressAutoHyphens/>
            </w:pPr>
            <w:r w:rsidRPr="007036CE">
              <w:lastRenderedPageBreak/>
              <w:t>Сумма_возврата_ДЗ_просроч валюта_учета_руб</w:t>
            </w:r>
          </w:p>
        </w:tc>
        <w:tc>
          <w:tcPr>
            <w:tcW w:w="302" w:type="pct"/>
          </w:tcPr>
          <w:p w14:paraId="0F6FDBFF" w14:textId="77777777" w:rsidR="007A2A38" w:rsidRPr="007036CE" w:rsidRDefault="007A2A38" w:rsidP="007A2A38">
            <w:pPr>
              <w:pStyle w:val="GOSTTablenorm"/>
              <w:suppressAutoHyphens/>
            </w:pPr>
            <w:r w:rsidRPr="007036CE">
              <w:t>да</w:t>
            </w:r>
          </w:p>
        </w:tc>
        <w:tc>
          <w:tcPr>
            <w:tcW w:w="1109" w:type="pct"/>
          </w:tcPr>
          <w:p w14:paraId="51577BBC" w14:textId="77777777" w:rsidR="007A2A38" w:rsidRPr="007036CE" w:rsidRDefault="007A2A38" w:rsidP="007A2A38">
            <w:pPr>
              <w:pStyle w:val="GOSTTablenorm"/>
              <w:suppressAutoHyphens/>
            </w:pPr>
            <w:r w:rsidRPr="007036CE">
              <w:t>Сумма возврата дебиторской задолженности прошлых лет просроченная в валюте учета (руб) (по строке документа)</w:t>
            </w:r>
          </w:p>
        </w:tc>
        <w:tc>
          <w:tcPr>
            <w:tcW w:w="1109" w:type="pct"/>
          </w:tcPr>
          <w:p w14:paraId="2432BAAF" w14:textId="77777777" w:rsidR="007A2A38" w:rsidRPr="007036CE" w:rsidRDefault="007A2A38" w:rsidP="007A2A38">
            <w:pPr>
              <w:pStyle w:val="GOSTTablenorm"/>
              <w:suppressAutoHyphens/>
            </w:pPr>
            <w:r w:rsidRPr="007036CE">
              <w:t>Paymn:SmRfArExprd</w:t>
            </w:r>
          </w:p>
        </w:tc>
        <w:tc>
          <w:tcPr>
            <w:tcW w:w="1371" w:type="pct"/>
          </w:tcPr>
          <w:p w14:paraId="493087D1" w14:textId="039368BC" w:rsidR="007A2A38" w:rsidRPr="007036CE" w:rsidRDefault="007A2A38" w:rsidP="007A2A38">
            <w:pPr>
              <w:pStyle w:val="GOSTTablenorm"/>
              <w:suppressAutoHyphens/>
            </w:pPr>
            <w:r w:rsidRPr="007036CE">
              <w:t xml:space="preserve">Сумма передается в единицах валюты с точностью 2 знака после запятой </w:t>
            </w:r>
            <w:r w:rsidR="00651624" w:rsidRPr="007036CE">
              <w:t>–</w:t>
            </w:r>
            <w:r w:rsidRPr="007036CE">
              <w:t xml:space="preserve"> необходимо конвертировать в минимальные единицы валюты (для данного типа документов умножить на 100).</w:t>
            </w:r>
          </w:p>
          <w:p w14:paraId="65D73843" w14:textId="010F7869" w:rsidR="007A2A38" w:rsidRPr="007036CE" w:rsidRDefault="007A2A38" w:rsidP="00A161A2">
            <w:pPr>
              <w:pStyle w:val="GOSTTablenorm"/>
              <w:suppressAutoHyphens/>
            </w:pPr>
            <w:r w:rsidRPr="007036CE">
              <w:t xml:space="preserve">Если атрибут «GUID_родит_документа» заполнен (значение не пусто) или в атрибуте «Признак_перехода_на_SVAP» указано значение «0», то выполняется изменение знака суммы, отличной от нуля, на противоположный. Иначе </w:t>
            </w:r>
            <w:r w:rsidR="00651624" w:rsidRPr="007036CE">
              <w:t>–</w:t>
            </w:r>
            <w:r w:rsidRPr="007036CE">
              <w:t xml:space="preserve"> знак суммы не изменяется</w:t>
            </w:r>
          </w:p>
        </w:tc>
      </w:tr>
      <w:tr w:rsidR="007A2A38" w:rsidRPr="007036CE" w14:paraId="1A8C5D6E" w14:textId="77777777" w:rsidTr="008D3FAB">
        <w:tc>
          <w:tcPr>
            <w:tcW w:w="1109" w:type="pct"/>
          </w:tcPr>
          <w:p w14:paraId="7CF98693" w14:textId="77777777" w:rsidR="007A2A38" w:rsidRPr="007036CE" w:rsidRDefault="007A2A38" w:rsidP="007A2A38">
            <w:pPr>
              <w:pStyle w:val="GOSTTablenorm"/>
              <w:suppressAutoHyphens/>
            </w:pPr>
            <w:r w:rsidRPr="007036CE">
              <w:t>Сумма_валюта_операции</w:t>
            </w:r>
          </w:p>
        </w:tc>
        <w:tc>
          <w:tcPr>
            <w:tcW w:w="302" w:type="pct"/>
          </w:tcPr>
          <w:p w14:paraId="0BACB17D" w14:textId="77777777" w:rsidR="007A2A38" w:rsidRPr="007036CE" w:rsidRDefault="007A2A38" w:rsidP="007A2A38">
            <w:pPr>
              <w:pStyle w:val="GOSTTablenorm"/>
              <w:suppressAutoHyphens/>
            </w:pPr>
            <w:r w:rsidRPr="007036CE">
              <w:t>да</w:t>
            </w:r>
          </w:p>
        </w:tc>
        <w:tc>
          <w:tcPr>
            <w:tcW w:w="1109" w:type="pct"/>
          </w:tcPr>
          <w:p w14:paraId="7B21B417" w14:textId="77777777" w:rsidR="007A2A38" w:rsidRPr="007036CE" w:rsidRDefault="007A2A38" w:rsidP="007A2A38">
            <w:pPr>
              <w:pStyle w:val="GOSTTablenorm"/>
              <w:suppressAutoHyphens/>
            </w:pPr>
            <w:r w:rsidRPr="007036CE">
              <w:t xml:space="preserve">Сумма на текущий финансовый год в валюте документа (по строке документа) </w:t>
            </w:r>
          </w:p>
        </w:tc>
        <w:tc>
          <w:tcPr>
            <w:tcW w:w="1109" w:type="pct"/>
          </w:tcPr>
          <w:p w14:paraId="5706D296" w14:textId="77777777" w:rsidR="007A2A38" w:rsidRPr="007036CE" w:rsidRDefault="007A2A38" w:rsidP="007A2A38">
            <w:pPr>
              <w:pStyle w:val="GOSTTablenorm"/>
              <w:suppressAutoHyphens/>
            </w:pPr>
            <w:r w:rsidRPr="007036CE">
              <w:t>Paymn:Sm</w:t>
            </w:r>
          </w:p>
        </w:tc>
        <w:tc>
          <w:tcPr>
            <w:tcW w:w="1371" w:type="pct"/>
          </w:tcPr>
          <w:p w14:paraId="62DCD14B" w14:textId="3AD7681C" w:rsidR="00C979E2" w:rsidRDefault="00C979E2" w:rsidP="00C979E2">
            <w:pPr>
              <w:pStyle w:val="GOSTTablenorm"/>
              <w:suppressAutoHyphens/>
              <w:rPr>
                <w:ins w:id="9988" w:author="Беленок Лариса Николаевна" w:date="2026-04-02T15:06:00Z"/>
              </w:rPr>
            </w:pPr>
            <w:ins w:id="9989" w:author="Беленок Лариса Николаевна" w:date="2026-04-02T15:06:00Z">
              <w:r>
                <w:t xml:space="preserve">Заполняется значением параметра Paymn:Sm, если выполняется </w:t>
              </w:r>
              <w:del w:id="9990" w:author="Сказецкая Наталья Камилевна" w:date="2026-04-03T17:14:00Z">
                <w:r w:rsidDel="00704623">
                  <w:delText>хотя бы одно</w:delText>
                </w:r>
              </w:del>
            </w:ins>
            <w:ins w:id="9991" w:author="Сказецкая Наталья Камилевна" w:date="2026-04-03T17:14:00Z">
              <w:r w:rsidR="00704623">
                <w:t>любое</w:t>
              </w:r>
            </w:ins>
            <w:ins w:id="9992" w:author="Беленок Лариса Николаевна" w:date="2026-04-02T15:06:00Z">
              <w:r>
                <w:t xml:space="preserve"> из условий:</w:t>
              </w:r>
            </w:ins>
          </w:p>
          <w:p w14:paraId="4C561219" w14:textId="77777777" w:rsidR="00C979E2" w:rsidRDefault="00C979E2" w:rsidP="00C979E2">
            <w:pPr>
              <w:pStyle w:val="GOSTTableListMark1"/>
              <w:numPr>
                <w:ilvl w:val="0"/>
                <w:numId w:val="62"/>
              </w:numPr>
              <w:ind w:left="227"/>
              <w:rPr>
                <w:ins w:id="9993" w:author="Беленок Лариса Николаевна" w:date="2026-04-02T15:06:00Z"/>
              </w:rPr>
            </w:pPr>
            <w:ins w:id="9994" w:author="Беленок Лариса Николаевна" w:date="2026-04-02T15:06:00Z">
              <w:r>
                <w:t>год из даты, переданной в параметре «Срок исполнения» (Paymn:TmExctn), меньше или равен году из даты, переданной в параметре «Дата отражения в учете» (SettlementDate);</w:t>
              </w:r>
            </w:ins>
          </w:p>
          <w:p w14:paraId="1D01197C" w14:textId="77777777" w:rsidR="00C979E2" w:rsidRDefault="00C979E2" w:rsidP="00C979E2">
            <w:pPr>
              <w:pStyle w:val="GOSTTableListMark1"/>
              <w:numPr>
                <w:ilvl w:val="0"/>
                <w:numId w:val="62"/>
              </w:numPr>
              <w:ind w:left="227"/>
              <w:rPr>
                <w:ins w:id="9995" w:author="Беленок Лариса Николаевна" w:date="2026-04-02T15:06:00Z"/>
              </w:rPr>
            </w:pPr>
            <w:ins w:id="9996" w:author="Беленок Лариса Николаевна" w:date="2026-04-02T15:06:00Z">
              <w:r>
                <w:t>параметр «Срок исполнения» (Paymn:TmExctn) не заполнен.</w:t>
              </w:r>
            </w:ins>
          </w:p>
          <w:p w14:paraId="4E3B59B3" w14:textId="77777777" w:rsidR="00C979E2" w:rsidRDefault="00C979E2" w:rsidP="00C979E2">
            <w:pPr>
              <w:pStyle w:val="GOSTTablenorm"/>
              <w:rPr>
                <w:ins w:id="9997" w:author="Беленок Лариса Николаевна" w:date="2026-04-02T15:06:00Z"/>
              </w:rPr>
            </w:pPr>
            <w:ins w:id="9998" w:author="Беленок Лариса Николаевна" w:date="2026-04-02T15:06:00Z">
              <w:r>
                <w:t>В остальных случаях заполняется значением «0,00».</w:t>
              </w:r>
            </w:ins>
          </w:p>
          <w:p w14:paraId="3BC9A4A0" w14:textId="55AB2428" w:rsidR="007A2A38" w:rsidRPr="007036CE" w:rsidRDefault="00C979E2" w:rsidP="00C979E2">
            <w:pPr>
              <w:pStyle w:val="GOSTTablenorm"/>
              <w:suppressAutoHyphens/>
            </w:pPr>
            <w:ins w:id="9999" w:author="Беленок Лариса Николаевна" w:date="2026-04-02T15:06:00Z">
              <w:r>
                <w:rPr>
                  <w:rStyle w:val="afff4"/>
                </w:rPr>
                <w:annotationRef/>
              </w:r>
            </w:ins>
            <w:r w:rsidR="007A2A38" w:rsidRPr="007036CE">
              <w:t xml:space="preserve">Сумма передается в единицах валюты с </w:t>
            </w:r>
            <w:r w:rsidR="007A2A38" w:rsidRPr="007036CE">
              <w:lastRenderedPageBreak/>
              <w:t xml:space="preserve">точностью 2 знака после запятой </w:t>
            </w:r>
            <w:r w:rsidR="00651624" w:rsidRPr="007036CE">
              <w:t>–</w:t>
            </w:r>
            <w:r w:rsidR="007A2A38" w:rsidRPr="007036CE">
              <w:t xml:space="preserve"> необходимо конвертировать в минимальные единицы валюты (для данного типа документов умножить на 100).</w:t>
            </w:r>
          </w:p>
          <w:p w14:paraId="41BD69B0" w14:textId="387AD76B" w:rsidR="007A2A38" w:rsidRPr="007036CE" w:rsidRDefault="007A2A38" w:rsidP="007A2A38">
            <w:pPr>
              <w:pStyle w:val="GOSTTablenorm"/>
              <w:suppressAutoHyphens/>
            </w:pPr>
            <w:r w:rsidRPr="007036CE">
              <w:t xml:space="preserve">Если в атрибуте «Признак_миграции» указано значение «1» или атрибут «GUID_родит_документа» заполнен (значение не пусто) или в атрибуте «Признак_перехода_на_SVAP» указано значение «0», то выполняется изменение знака суммы, отличной от нуля, на противоположный. Иначе </w:t>
            </w:r>
            <w:r w:rsidR="00651624" w:rsidRPr="007036CE">
              <w:t>–</w:t>
            </w:r>
            <w:r w:rsidRPr="007036CE">
              <w:t xml:space="preserve"> знак суммы не изменяется</w:t>
            </w:r>
          </w:p>
        </w:tc>
      </w:tr>
      <w:tr w:rsidR="00AF1608" w:rsidRPr="007036CE" w14:paraId="3F60F621" w14:textId="77777777" w:rsidTr="008D3FAB">
        <w:trPr>
          <w:ins w:id="10000" w:author="Беленок Лариса Николаевна" w:date="2026-04-02T15:16:00Z"/>
        </w:trPr>
        <w:tc>
          <w:tcPr>
            <w:tcW w:w="1109" w:type="pct"/>
          </w:tcPr>
          <w:p w14:paraId="078938B7" w14:textId="71F64CE4" w:rsidR="00AF1608" w:rsidRPr="007036CE" w:rsidRDefault="00AF1608" w:rsidP="00AF1608">
            <w:pPr>
              <w:pStyle w:val="GOSTTablenorm"/>
              <w:suppressAutoHyphens/>
              <w:rPr>
                <w:ins w:id="10001" w:author="Беленок Лариса Николаевна" w:date="2026-04-02T15:16:00Z"/>
              </w:rPr>
            </w:pPr>
            <w:ins w:id="10002" w:author="Беленок Лариса Николаевна" w:date="2026-04-02T15:36:00Z">
              <w:r w:rsidRPr="00EB0424">
                <w:lastRenderedPageBreak/>
                <w:t>Сумма_первый_плановый_вал</w:t>
              </w:r>
            </w:ins>
          </w:p>
        </w:tc>
        <w:tc>
          <w:tcPr>
            <w:tcW w:w="302" w:type="pct"/>
          </w:tcPr>
          <w:p w14:paraId="365180CC" w14:textId="7F4718B4" w:rsidR="00AF1608" w:rsidRPr="007036CE" w:rsidRDefault="00AF1608" w:rsidP="00AF1608">
            <w:pPr>
              <w:pStyle w:val="GOSTTablenorm"/>
              <w:suppressAutoHyphens/>
              <w:rPr>
                <w:ins w:id="10003" w:author="Беленок Лариса Николаевна" w:date="2026-04-02T15:16:00Z"/>
              </w:rPr>
            </w:pPr>
            <w:ins w:id="10004" w:author="Беленок Лариса Николаевна" w:date="2026-04-02T15:36:00Z">
              <w:r>
                <w:t>да</w:t>
              </w:r>
            </w:ins>
          </w:p>
        </w:tc>
        <w:tc>
          <w:tcPr>
            <w:tcW w:w="1109" w:type="pct"/>
          </w:tcPr>
          <w:p w14:paraId="6FC6F46A" w14:textId="658BA5AD" w:rsidR="00AF1608" w:rsidRPr="007036CE" w:rsidRDefault="00AF1608" w:rsidP="00AF1608">
            <w:pPr>
              <w:pStyle w:val="GOSTTablenorm"/>
              <w:suppressAutoHyphens/>
              <w:rPr>
                <w:ins w:id="10005" w:author="Беленок Лариса Николаевна" w:date="2026-04-02T15:16:00Z"/>
              </w:rPr>
            </w:pPr>
            <w:ins w:id="10006" w:author="Беленок Лариса Николаевна" w:date="2026-04-02T15:36:00Z">
              <w:r>
                <w:t>Сумма на первый год планового периода в валюте документа (по строке документа)</w:t>
              </w:r>
            </w:ins>
          </w:p>
        </w:tc>
        <w:tc>
          <w:tcPr>
            <w:tcW w:w="1109" w:type="pct"/>
          </w:tcPr>
          <w:p w14:paraId="3E9B6C56" w14:textId="395FDA74" w:rsidR="00AF1608" w:rsidRPr="007036CE" w:rsidRDefault="00AF1608" w:rsidP="00AF1608">
            <w:pPr>
              <w:pStyle w:val="GOSTTablenorm"/>
              <w:suppressAutoHyphens/>
              <w:rPr>
                <w:ins w:id="10007" w:author="Беленок Лариса Николаевна" w:date="2026-04-02T15:16:00Z"/>
              </w:rPr>
            </w:pPr>
            <w:ins w:id="10008" w:author="Беленок Лариса Николаевна" w:date="2026-04-02T15:36:00Z">
              <w:r>
                <w:t>Paymn:Sm</w:t>
              </w:r>
            </w:ins>
          </w:p>
        </w:tc>
        <w:tc>
          <w:tcPr>
            <w:tcW w:w="1371" w:type="pct"/>
          </w:tcPr>
          <w:p w14:paraId="2D4C709B" w14:textId="77777777" w:rsidR="00AF1608" w:rsidRDefault="00AF1608" w:rsidP="00AF1608">
            <w:pPr>
              <w:pStyle w:val="GOSTTablenorm"/>
              <w:suppressAutoHyphens/>
              <w:rPr>
                <w:ins w:id="10009" w:author="Беленок Лариса Николаевна" w:date="2026-04-02T15:36:00Z"/>
              </w:rPr>
            </w:pPr>
            <w:ins w:id="10010" w:author="Беленок Лариса Николаевна" w:date="2026-04-02T15:36:00Z">
              <w:r>
                <w:t>Заполняется значением параметра Paymn:Sm, если год из даты, переданной в параметре «Срок исполнения» (Paymn:TmExctn), равен году из даты, переданной в параметре «Дата отражения в учете» (SettlementDate) +1.</w:t>
              </w:r>
            </w:ins>
          </w:p>
          <w:p w14:paraId="6888A354" w14:textId="77777777" w:rsidR="00AF1608" w:rsidRDefault="00AF1608" w:rsidP="00AF1608">
            <w:pPr>
              <w:pStyle w:val="GOSTTablenorm"/>
              <w:suppressAutoHyphens/>
              <w:rPr>
                <w:ins w:id="10011" w:author="Беленок Лариса Николаевна" w:date="2026-04-02T15:36:00Z"/>
              </w:rPr>
            </w:pPr>
            <w:ins w:id="10012" w:author="Беленок Лариса Николаевна" w:date="2026-04-02T15:36:00Z">
              <w:r>
                <w:t>В остальных случаях заполняется значением «0,00».</w:t>
              </w:r>
            </w:ins>
          </w:p>
          <w:p w14:paraId="5CEEB01F" w14:textId="77777777" w:rsidR="00AF1608" w:rsidRDefault="00AF1608" w:rsidP="00AF1608">
            <w:pPr>
              <w:pStyle w:val="GOSTTablenorm"/>
              <w:suppressAutoHyphens/>
              <w:rPr>
                <w:ins w:id="10013" w:author="Беленок Лариса Николаевна" w:date="2026-04-02T15:36:00Z"/>
              </w:rPr>
            </w:pPr>
            <w:ins w:id="10014" w:author="Беленок Лариса Николаевна" w:date="2026-04-02T15:36:00Z">
              <w: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ins>
          </w:p>
          <w:p w14:paraId="6B97F362" w14:textId="4BE77099" w:rsidR="00AF1608" w:rsidRDefault="00AF1608" w:rsidP="00AF1608">
            <w:pPr>
              <w:pStyle w:val="GOSTTablenorm"/>
              <w:suppressAutoHyphens/>
              <w:rPr>
                <w:ins w:id="10015" w:author="Беленок Лариса Николаевна" w:date="2026-04-02T15:16:00Z"/>
              </w:rPr>
            </w:pPr>
            <w:ins w:id="10016" w:author="Беленок Лариса Николаевна" w:date="2026-04-02T15:36:00Z">
              <w:r>
                <w:t xml:space="preserve">Если в атрибуте «Признак_миграции» </w:t>
              </w:r>
              <w:r>
                <w:lastRenderedPageBreak/>
                <w:t>указано значение «1» или атрибут «GUID_родит_документа» заполнен (значение не пусто) или в атрибуте «Признак_перехода_на_SVAP» указано значение «0», то выполняется изменение знака суммы, отличной от нуля, на противоположный. Иначе - знак суммы не изменяется</w:t>
              </w:r>
            </w:ins>
          </w:p>
        </w:tc>
      </w:tr>
      <w:tr w:rsidR="00AF1608" w:rsidRPr="007036CE" w14:paraId="07F5FC52" w14:textId="77777777" w:rsidTr="008D3FAB">
        <w:trPr>
          <w:ins w:id="10017" w:author="Беленок Лариса Николаевна" w:date="2026-04-02T15:35:00Z"/>
        </w:trPr>
        <w:tc>
          <w:tcPr>
            <w:tcW w:w="1109" w:type="pct"/>
          </w:tcPr>
          <w:p w14:paraId="3423DC99" w14:textId="08D78789" w:rsidR="00AF1608" w:rsidRPr="007036CE" w:rsidRDefault="00AF1608" w:rsidP="00AF1608">
            <w:pPr>
              <w:pStyle w:val="GOSTTablenorm"/>
              <w:suppressAutoHyphens/>
              <w:rPr>
                <w:ins w:id="10018" w:author="Беленок Лариса Николаевна" w:date="2026-04-02T15:35:00Z"/>
              </w:rPr>
            </w:pPr>
            <w:ins w:id="10019" w:author="Беленок Лариса Николаевна" w:date="2026-04-02T15:36:00Z">
              <w:r w:rsidRPr="00EB0424">
                <w:rPr>
                  <w:szCs w:val="22"/>
                </w:rPr>
                <w:lastRenderedPageBreak/>
                <w:t>Сумма_второй_плановый_вал</w:t>
              </w:r>
            </w:ins>
          </w:p>
        </w:tc>
        <w:tc>
          <w:tcPr>
            <w:tcW w:w="302" w:type="pct"/>
          </w:tcPr>
          <w:p w14:paraId="5ED2A928" w14:textId="4F77401A" w:rsidR="00AF1608" w:rsidRPr="007036CE" w:rsidRDefault="00AF1608" w:rsidP="00AF1608">
            <w:pPr>
              <w:pStyle w:val="GOSTTablenorm"/>
              <w:suppressAutoHyphens/>
              <w:rPr>
                <w:ins w:id="10020" w:author="Беленок Лариса Николаевна" w:date="2026-04-02T15:35:00Z"/>
              </w:rPr>
            </w:pPr>
            <w:ins w:id="10021" w:author="Беленок Лариса Николаевна" w:date="2026-04-02T15:36:00Z">
              <w:r>
                <w:rPr>
                  <w:szCs w:val="22"/>
                </w:rPr>
                <w:t>да</w:t>
              </w:r>
            </w:ins>
          </w:p>
        </w:tc>
        <w:tc>
          <w:tcPr>
            <w:tcW w:w="1109" w:type="pct"/>
          </w:tcPr>
          <w:p w14:paraId="52B0399F" w14:textId="2CE2FB2A" w:rsidR="00AF1608" w:rsidRPr="007036CE" w:rsidRDefault="00AF1608" w:rsidP="00AF1608">
            <w:pPr>
              <w:pStyle w:val="GOSTTablenorm"/>
              <w:suppressAutoHyphens/>
              <w:rPr>
                <w:ins w:id="10022" w:author="Беленок Лариса Николаевна" w:date="2026-04-02T15:35:00Z"/>
              </w:rPr>
            </w:pPr>
            <w:ins w:id="10023" w:author="Беленок Лариса Николаевна" w:date="2026-04-02T15:36:00Z">
              <w:r>
                <w:t>Сумма на второй год планового периода в валюте документа (по строке документа)</w:t>
              </w:r>
            </w:ins>
          </w:p>
        </w:tc>
        <w:tc>
          <w:tcPr>
            <w:tcW w:w="1109" w:type="pct"/>
          </w:tcPr>
          <w:p w14:paraId="4D9F7DA6" w14:textId="1ACA4C4F" w:rsidR="00AF1608" w:rsidRPr="007036CE" w:rsidRDefault="00AF1608" w:rsidP="00AF1608">
            <w:pPr>
              <w:pStyle w:val="GOSTTablenorm"/>
              <w:suppressAutoHyphens/>
              <w:rPr>
                <w:ins w:id="10024" w:author="Беленок Лариса Николаевна" w:date="2026-04-02T15:35:00Z"/>
              </w:rPr>
            </w:pPr>
            <w:ins w:id="10025" w:author="Беленок Лариса Николаевна" w:date="2026-04-02T15:36:00Z">
              <w:r>
                <w:t>Paymn:Sm</w:t>
              </w:r>
            </w:ins>
          </w:p>
        </w:tc>
        <w:tc>
          <w:tcPr>
            <w:tcW w:w="1371" w:type="pct"/>
          </w:tcPr>
          <w:p w14:paraId="5DDE2234" w14:textId="77777777" w:rsidR="00AF1608" w:rsidRDefault="00AF1608" w:rsidP="00AF1608">
            <w:pPr>
              <w:pStyle w:val="GOSTTablenorm"/>
              <w:suppressAutoHyphens/>
              <w:rPr>
                <w:ins w:id="10026" w:author="Беленок Лариса Николаевна" w:date="2026-04-02T15:36:00Z"/>
              </w:rPr>
            </w:pPr>
            <w:ins w:id="10027" w:author="Беленок Лариса Николаевна" w:date="2026-04-02T15:36:00Z">
              <w:r>
                <w:t>Заполняется значением параметра Paymn:Sm, если год из даты, переданной в параметре «Срок исполнения» (Paymn:TmExctn), равен году из даты, переданной в параметре «Дата отражения в учете» (SettlementDate) +2.</w:t>
              </w:r>
            </w:ins>
          </w:p>
          <w:p w14:paraId="2DD304E0" w14:textId="77777777" w:rsidR="00AF1608" w:rsidRDefault="00AF1608" w:rsidP="00AF1608">
            <w:pPr>
              <w:pStyle w:val="GOSTTablenorm"/>
              <w:suppressAutoHyphens/>
              <w:rPr>
                <w:ins w:id="10028" w:author="Беленок Лариса Николаевна" w:date="2026-04-02T15:36:00Z"/>
              </w:rPr>
            </w:pPr>
            <w:ins w:id="10029" w:author="Беленок Лариса Николаевна" w:date="2026-04-02T15:36:00Z">
              <w:r>
                <w:t>В остальных случаях заполняется значением «0,00».</w:t>
              </w:r>
            </w:ins>
          </w:p>
          <w:p w14:paraId="136ED301" w14:textId="77777777" w:rsidR="00AF1608" w:rsidRDefault="00AF1608" w:rsidP="00AF1608">
            <w:pPr>
              <w:pStyle w:val="GOSTTablenorm"/>
              <w:suppressAutoHyphens/>
              <w:rPr>
                <w:ins w:id="10030" w:author="Беленок Лариса Николаевна" w:date="2026-04-02T15:36:00Z"/>
              </w:rPr>
            </w:pPr>
            <w:ins w:id="10031" w:author="Беленок Лариса Николаевна" w:date="2026-04-02T15:36:00Z">
              <w: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ins>
          </w:p>
          <w:p w14:paraId="7AA430ED" w14:textId="1DA187BC" w:rsidR="00AF1608" w:rsidRDefault="00AF1608" w:rsidP="00AF1608">
            <w:pPr>
              <w:pStyle w:val="GOSTTablenorm"/>
              <w:suppressAutoHyphens/>
              <w:rPr>
                <w:ins w:id="10032" w:author="Беленок Лариса Николаевна" w:date="2026-04-02T15:35:00Z"/>
              </w:rPr>
            </w:pPr>
            <w:ins w:id="10033" w:author="Беленок Лариса Николаевна" w:date="2026-04-02T15:36:00Z">
              <w:r>
                <w:t xml:space="preserve">Если в атрибуте «Признак_миграции» указано значение «1» или атрибут «GUID_родит_документа» заполнен (значение не пусто) или в атрибуте «Признак_перехода_на_SVAP» указано значение «0», то выполняется изменение знака суммы, отличной от нуля, на </w:t>
              </w:r>
              <w:r>
                <w:lastRenderedPageBreak/>
                <w:t>противоположный. Иначе - знак суммы не изменяется</w:t>
              </w:r>
            </w:ins>
          </w:p>
        </w:tc>
      </w:tr>
      <w:tr w:rsidR="00AF1608" w:rsidRPr="007036CE" w14:paraId="2EEA91E5" w14:textId="77777777" w:rsidTr="008D3FAB">
        <w:trPr>
          <w:ins w:id="10034" w:author="Беленок Лариса Николаевна" w:date="2026-04-02T15:35:00Z"/>
        </w:trPr>
        <w:tc>
          <w:tcPr>
            <w:tcW w:w="1109" w:type="pct"/>
          </w:tcPr>
          <w:p w14:paraId="7EDCDB87" w14:textId="58E0FDE1" w:rsidR="00AF1608" w:rsidRPr="007036CE" w:rsidRDefault="00AF1608" w:rsidP="00AF1608">
            <w:pPr>
              <w:pStyle w:val="GOSTTablenorm"/>
              <w:suppressAutoHyphens/>
              <w:rPr>
                <w:ins w:id="10035" w:author="Беленок Лариса Николаевна" w:date="2026-04-02T15:35:00Z"/>
              </w:rPr>
            </w:pPr>
            <w:ins w:id="10036" w:author="Беленок Лариса Николаевна" w:date="2026-04-02T15:36:00Z">
              <w:r w:rsidRPr="00EB0424">
                <w:rPr>
                  <w:szCs w:val="22"/>
                </w:rPr>
                <w:lastRenderedPageBreak/>
                <w:t>Сумма_третий_плановый_вал</w:t>
              </w:r>
            </w:ins>
          </w:p>
        </w:tc>
        <w:tc>
          <w:tcPr>
            <w:tcW w:w="302" w:type="pct"/>
          </w:tcPr>
          <w:p w14:paraId="79DEB7E2" w14:textId="4A787EA0" w:rsidR="00AF1608" w:rsidRPr="007036CE" w:rsidRDefault="00AF1608" w:rsidP="00AF1608">
            <w:pPr>
              <w:pStyle w:val="GOSTTablenorm"/>
              <w:suppressAutoHyphens/>
              <w:rPr>
                <w:ins w:id="10037" w:author="Беленок Лариса Николаевна" w:date="2026-04-02T15:35:00Z"/>
              </w:rPr>
            </w:pPr>
            <w:ins w:id="10038" w:author="Беленок Лариса Николаевна" w:date="2026-04-02T15:36:00Z">
              <w:r>
                <w:rPr>
                  <w:szCs w:val="22"/>
                </w:rPr>
                <w:t>да</w:t>
              </w:r>
            </w:ins>
          </w:p>
        </w:tc>
        <w:tc>
          <w:tcPr>
            <w:tcW w:w="1109" w:type="pct"/>
          </w:tcPr>
          <w:p w14:paraId="70416464" w14:textId="0B9E8A75" w:rsidR="00AF1608" w:rsidRPr="007036CE" w:rsidRDefault="00AF1608" w:rsidP="00AF1608">
            <w:pPr>
              <w:pStyle w:val="GOSTTablenorm"/>
              <w:suppressAutoHyphens/>
              <w:rPr>
                <w:ins w:id="10039" w:author="Беленок Лариса Николаевна" w:date="2026-04-02T15:35:00Z"/>
              </w:rPr>
            </w:pPr>
            <w:ins w:id="10040" w:author="Беленок Лариса Николаевна" w:date="2026-04-02T15:36:00Z">
              <w:r>
                <w:t>Сумма на третий год планового периода в валюте документа (по строке документа)</w:t>
              </w:r>
            </w:ins>
          </w:p>
        </w:tc>
        <w:tc>
          <w:tcPr>
            <w:tcW w:w="1109" w:type="pct"/>
          </w:tcPr>
          <w:p w14:paraId="17B543F2" w14:textId="5C32652C" w:rsidR="00AF1608" w:rsidRPr="007036CE" w:rsidRDefault="00AF1608" w:rsidP="00AF1608">
            <w:pPr>
              <w:pStyle w:val="GOSTTablenorm"/>
              <w:suppressAutoHyphens/>
              <w:rPr>
                <w:ins w:id="10041" w:author="Беленок Лариса Николаевна" w:date="2026-04-02T15:35:00Z"/>
              </w:rPr>
            </w:pPr>
            <w:ins w:id="10042" w:author="Беленок Лариса Николаевна" w:date="2026-04-02T15:36:00Z">
              <w:r>
                <w:t>Paymn:Sm</w:t>
              </w:r>
            </w:ins>
          </w:p>
        </w:tc>
        <w:tc>
          <w:tcPr>
            <w:tcW w:w="1371" w:type="pct"/>
          </w:tcPr>
          <w:p w14:paraId="14602B71" w14:textId="77777777" w:rsidR="00AF1608" w:rsidRDefault="00AF1608" w:rsidP="00AF1608">
            <w:pPr>
              <w:pStyle w:val="GOSTTablenorm"/>
              <w:suppressAutoHyphens/>
              <w:rPr>
                <w:ins w:id="10043" w:author="Беленок Лариса Николаевна" w:date="2026-04-02T15:36:00Z"/>
              </w:rPr>
            </w:pPr>
            <w:ins w:id="10044" w:author="Беленок Лариса Николаевна" w:date="2026-04-02T15:36:00Z">
              <w:r>
                <w:t>Заполняется значением параметра Paymn:Sm, если год из даты, переданной в параметре «Срок исполнения» (Paymn:TmExctn), равен году из даты, переданной в параметре «Дата отражения в учете» (SettlementDate) +3.</w:t>
              </w:r>
            </w:ins>
          </w:p>
          <w:p w14:paraId="486F5B74" w14:textId="77777777" w:rsidR="00AF1608" w:rsidRDefault="00AF1608" w:rsidP="00AF1608">
            <w:pPr>
              <w:pStyle w:val="GOSTTablenorm"/>
              <w:suppressAutoHyphens/>
              <w:rPr>
                <w:ins w:id="10045" w:author="Беленок Лариса Николаевна" w:date="2026-04-02T15:36:00Z"/>
              </w:rPr>
            </w:pPr>
            <w:ins w:id="10046" w:author="Беленок Лариса Николаевна" w:date="2026-04-02T15:36:00Z">
              <w:r>
                <w:t>В остальных случаях заполняется значением «0,00».</w:t>
              </w:r>
            </w:ins>
          </w:p>
          <w:p w14:paraId="73143CF7" w14:textId="77777777" w:rsidR="00AF1608" w:rsidRDefault="00AF1608" w:rsidP="00AF1608">
            <w:pPr>
              <w:pStyle w:val="GOSTTablenorm"/>
              <w:suppressAutoHyphens/>
              <w:rPr>
                <w:ins w:id="10047" w:author="Беленок Лариса Николаевна" w:date="2026-04-02T15:36:00Z"/>
              </w:rPr>
            </w:pPr>
            <w:ins w:id="10048" w:author="Беленок Лариса Николаевна" w:date="2026-04-02T15:36:00Z">
              <w: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ins>
          </w:p>
          <w:p w14:paraId="1FFC58E2" w14:textId="6A73C90A" w:rsidR="00AF1608" w:rsidRDefault="00AF1608" w:rsidP="00AF1608">
            <w:pPr>
              <w:pStyle w:val="GOSTTablenorm"/>
              <w:suppressAutoHyphens/>
              <w:rPr>
                <w:ins w:id="10049" w:author="Беленок Лариса Николаевна" w:date="2026-04-02T15:35:00Z"/>
              </w:rPr>
            </w:pPr>
            <w:ins w:id="10050" w:author="Беленок Лариса Николаевна" w:date="2026-04-02T15:36:00Z">
              <w:r>
                <w:t>Если в атрибуте «Признак_миграции» указано значение «1» или атрибут «GUID_родит_документа» заполнен (значение не пусто) или в атрибуте «Признак_перехода_на_SVAP» указано значение «0», то выполняется изменение знака суммы, отличной от нуля, на противоположный. Иначе - знак суммы не изменяется</w:t>
              </w:r>
            </w:ins>
          </w:p>
        </w:tc>
      </w:tr>
      <w:tr w:rsidR="00AF1608" w:rsidRPr="007036CE" w14:paraId="7D5215C3" w14:textId="77777777" w:rsidTr="008D3FAB">
        <w:trPr>
          <w:ins w:id="10051" w:author="Беленок Лариса Николаевна" w:date="2026-04-02T15:35:00Z"/>
        </w:trPr>
        <w:tc>
          <w:tcPr>
            <w:tcW w:w="1109" w:type="pct"/>
          </w:tcPr>
          <w:p w14:paraId="55C7C4B3" w14:textId="76F46177" w:rsidR="00AF1608" w:rsidRPr="007036CE" w:rsidRDefault="00AF1608" w:rsidP="00AF1608">
            <w:pPr>
              <w:pStyle w:val="GOSTTablenorm"/>
              <w:suppressAutoHyphens/>
              <w:rPr>
                <w:ins w:id="10052" w:author="Беленок Лариса Николаевна" w:date="2026-04-02T15:35:00Z"/>
              </w:rPr>
            </w:pPr>
            <w:ins w:id="10053" w:author="Беленок Лариса Николаевна" w:date="2026-04-02T15:36:00Z">
              <w:r w:rsidRPr="00EB0424">
                <w:rPr>
                  <w:szCs w:val="22"/>
                </w:rPr>
                <w:t>Сумма_последующие_годы_вал</w:t>
              </w:r>
            </w:ins>
          </w:p>
        </w:tc>
        <w:tc>
          <w:tcPr>
            <w:tcW w:w="302" w:type="pct"/>
          </w:tcPr>
          <w:p w14:paraId="6BD1DB65" w14:textId="184C1475" w:rsidR="00AF1608" w:rsidRPr="007036CE" w:rsidRDefault="00AF1608" w:rsidP="00AF1608">
            <w:pPr>
              <w:pStyle w:val="GOSTTablenorm"/>
              <w:suppressAutoHyphens/>
              <w:rPr>
                <w:ins w:id="10054" w:author="Беленок Лариса Николаевна" w:date="2026-04-02T15:35:00Z"/>
              </w:rPr>
            </w:pPr>
            <w:ins w:id="10055" w:author="Беленок Лариса Николаевна" w:date="2026-04-02T15:36:00Z">
              <w:r>
                <w:rPr>
                  <w:szCs w:val="22"/>
                </w:rPr>
                <w:t>да</w:t>
              </w:r>
            </w:ins>
          </w:p>
        </w:tc>
        <w:tc>
          <w:tcPr>
            <w:tcW w:w="1109" w:type="pct"/>
          </w:tcPr>
          <w:p w14:paraId="6CDA9FC2" w14:textId="39B99AA8" w:rsidR="00AF1608" w:rsidRPr="007036CE" w:rsidRDefault="00AF1608" w:rsidP="00AF1608">
            <w:pPr>
              <w:pStyle w:val="GOSTTablenorm"/>
              <w:suppressAutoHyphens/>
              <w:rPr>
                <w:ins w:id="10056" w:author="Беленок Лариса Николаевна" w:date="2026-04-02T15:35:00Z"/>
              </w:rPr>
            </w:pPr>
            <w:ins w:id="10057" w:author="Беленок Лариса Николаевна" w:date="2026-04-02T15:36:00Z">
              <w:r>
                <w:t>Сумма на последующие годы в валюте документа (по строке документа)</w:t>
              </w:r>
            </w:ins>
          </w:p>
        </w:tc>
        <w:tc>
          <w:tcPr>
            <w:tcW w:w="1109" w:type="pct"/>
          </w:tcPr>
          <w:p w14:paraId="1A2FCF3D" w14:textId="206EE3D1" w:rsidR="00AF1608" w:rsidRPr="007036CE" w:rsidRDefault="00AF1608" w:rsidP="00AF1608">
            <w:pPr>
              <w:pStyle w:val="GOSTTablenorm"/>
              <w:suppressAutoHyphens/>
              <w:rPr>
                <w:ins w:id="10058" w:author="Беленок Лариса Николаевна" w:date="2026-04-02T15:35:00Z"/>
              </w:rPr>
            </w:pPr>
            <w:ins w:id="10059" w:author="Беленок Лариса Николаевна" w:date="2026-04-02T15:36:00Z">
              <w:r>
                <w:t>Paymn:Sm</w:t>
              </w:r>
            </w:ins>
          </w:p>
        </w:tc>
        <w:tc>
          <w:tcPr>
            <w:tcW w:w="1371" w:type="pct"/>
          </w:tcPr>
          <w:p w14:paraId="59269906" w14:textId="77777777" w:rsidR="00AF1608" w:rsidRDefault="00AF1608" w:rsidP="00AF1608">
            <w:pPr>
              <w:pStyle w:val="GOSTTablenorm"/>
              <w:suppressAutoHyphens/>
              <w:rPr>
                <w:ins w:id="10060" w:author="Беленок Лариса Николаевна" w:date="2026-04-02T15:36:00Z"/>
              </w:rPr>
            </w:pPr>
            <w:ins w:id="10061" w:author="Беленок Лариса Николаевна" w:date="2026-04-02T15:36:00Z">
              <w:r>
                <w:t xml:space="preserve">Заполняется значением параметра Paymn:Sm, если год из даты, переданной в параметре «Срок исполнения» </w:t>
              </w:r>
              <w:r>
                <w:lastRenderedPageBreak/>
                <w:t xml:space="preserve">(Paymn:TmExctn), </w:t>
              </w:r>
              <w:r>
                <w:rPr>
                  <w:b/>
                  <w:bCs/>
                </w:rPr>
                <w:t>больше</w:t>
              </w:r>
              <w:r>
                <w:t xml:space="preserve"> года из даты, переданной в параметре «Дата отражения в учете» (SettlementDate) +3.</w:t>
              </w:r>
            </w:ins>
          </w:p>
          <w:p w14:paraId="38C95BB0" w14:textId="77777777" w:rsidR="00AF1608" w:rsidRDefault="00AF1608" w:rsidP="00AF1608">
            <w:pPr>
              <w:pStyle w:val="GOSTTablenorm"/>
              <w:suppressAutoHyphens/>
              <w:rPr>
                <w:ins w:id="10062" w:author="Беленок Лариса Николаевна" w:date="2026-04-02T15:36:00Z"/>
              </w:rPr>
            </w:pPr>
            <w:ins w:id="10063" w:author="Беленок Лариса Николаевна" w:date="2026-04-02T15:36:00Z">
              <w:r>
                <w:t>В остальных случаях заполняется значением «0,00».</w:t>
              </w:r>
            </w:ins>
          </w:p>
          <w:p w14:paraId="1FCF46FB" w14:textId="77777777" w:rsidR="00AF1608" w:rsidRDefault="00AF1608" w:rsidP="00AF1608">
            <w:pPr>
              <w:pStyle w:val="GOSTTablenorm"/>
              <w:suppressAutoHyphens/>
              <w:rPr>
                <w:ins w:id="10064" w:author="Беленок Лариса Николаевна" w:date="2026-04-02T15:36:00Z"/>
              </w:rPr>
            </w:pPr>
            <w:ins w:id="10065" w:author="Беленок Лариса Николаевна" w:date="2026-04-02T15:36:00Z">
              <w: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ins>
          </w:p>
          <w:p w14:paraId="372E1115" w14:textId="6DE2CF11" w:rsidR="00AF1608" w:rsidRDefault="00AF1608" w:rsidP="00AF1608">
            <w:pPr>
              <w:pStyle w:val="GOSTTablenorm"/>
              <w:suppressAutoHyphens/>
              <w:rPr>
                <w:ins w:id="10066" w:author="Беленок Лариса Николаевна" w:date="2026-04-02T15:35:00Z"/>
              </w:rPr>
            </w:pPr>
            <w:ins w:id="10067" w:author="Беленок Лариса Николаевна" w:date="2026-04-02T15:36:00Z">
              <w:r>
                <w:t>Если в атрибуте «Признак_миграции» указано значение «1» или атрибут «GUID_родит_документа» заполнен (значение не пусто) или в атрибуте «Признак_перехода_на_SVAP» указано значение «0», то выполняется изменение знака суммы, отличной от нуля, на противоположный. Иначе - знак суммы не изменяется</w:t>
              </w:r>
            </w:ins>
          </w:p>
        </w:tc>
      </w:tr>
      <w:tr w:rsidR="007A2A38" w:rsidRPr="007036CE" w14:paraId="5419341D" w14:textId="77777777" w:rsidTr="00B0621B">
        <w:tc>
          <w:tcPr>
            <w:tcW w:w="1109" w:type="pct"/>
          </w:tcPr>
          <w:p w14:paraId="15E90C4C" w14:textId="77777777" w:rsidR="007A2A38" w:rsidRPr="007036CE" w:rsidRDefault="007A2A38" w:rsidP="007A2A38">
            <w:pPr>
              <w:pStyle w:val="GOSTTablenorm"/>
              <w:suppressAutoHyphens/>
            </w:pPr>
            <w:r w:rsidRPr="007036CE">
              <w:lastRenderedPageBreak/>
              <w:t>Сумма_валюта_учета_руб</w:t>
            </w:r>
          </w:p>
        </w:tc>
        <w:tc>
          <w:tcPr>
            <w:tcW w:w="302" w:type="pct"/>
          </w:tcPr>
          <w:p w14:paraId="28897017" w14:textId="77777777" w:rsidR="007A2A38" w:rsidRPr="007036CE" w:rsidRDefault="007A2A38" w:rsidP="007A2A38">
            <w:pPr>
              <w:pStyle w:val="GOSTTablenorm"/>
              <w:suppressAutoHyphens/>
            </w:pPr>
            <w:r w:rsidRPr="007036CE">
              <w:t>да</w:t>
            </w:r>
          </w:p>
        </w:tc>
        <w:tc>
          <w:tcPr>
            <w:tcW w:w="1109" w:type="pct"/>
          </w:tcPr>
          <w:p w14:paraId="3B9DE9D6" w14:textId="77777777" w:rsidR="007A2A38" w:rsidRPr="007036CE" w:rsidRDefault="007A2A38" w:rsidP="007A2A38">
            <w:pPr>
              <w:pStyle w:val="GOSTTablenorm"/>
              <w:suppressAutoHyphens/>
            </w:pPr>
            <w:r w:rsidRPr="007036CE">
              <w:t>Сумма на текущий финансовый год в валюте учета (руб) (по строке документа)</w:t>
            </w:r>
          </w:p>
        </w:tc>
        <w:tc>
          <w:tcPr>
            <w:tcW w:w="1109" w:type="pct"/>
          </w:tcPr>
          <w:p w14:paraId="34209B86" w14:textId="77777777" w:rsidR="007A2A38" w:rsidRPr="007036CE" w:rsidRDefault="007A2A38" w:rsidP="007A2A38">
            <w:pPr>
              <w:pStyle w:val="GOSTTablenorm"/>
              <w:suppressAutoHyphens/>
            </w:pPr>
            <w:r w:rsidRPr="007036CE">
              <w:t>Paymn:SmRb</w:t>
            </w:r>
          </w:p>
        </w:tc>
        <w:tc>
          <w:tcPr>
            <w:tcW w:w="1371" w:type="pct"/>
          </w:tcPr>
          <w:p w14:paraId="1F4FEB6D" w14:textId="7F7A0D77" w:rsidR="00C979E2" w:rsidRDefault="00C979E2" w:rsidP="00C979E2">
            <w:pPr>
              <w:pStyle w:val="GOSTTablenorm"/>
              <w:suppressAutoHyphens/>
              <w:rPr>
                <w:ins w:id="10068" w:author="Беленок Лариса Николаевна" w:date="2026-04-02T15:07:00Z"/>
              </w:rPr>
            </w:pPr>
            <w:ins w:id="10069" w:author="Беленок Лариса Николаевна" w:date="2026-04-02T15:07:00Z">
              <w:r>
                <w:t xml:space="preserve">Заполняется значением параметра Paymn:SmRb, если выполняется </w:t>
              </w:r>
              <w:del w:id="10070" w:author="Сказецкая Наталья Камилевна" w:date="2026-04-03T17:20:00Z">
                <w:r w:rsidDel="00704623">
                  <w:delText>хотя бы одно</w:delText>
                </w:r>
              </w:del>
            </w:ins>
            <w:ins w:id="10071" w:author="Сказецкая Наталья Камилевна" w:date="2026-04-03T17:20:00Z">
              <w:r w:rsidR="00704623">
                <w:t>любое</w:t>
              </w:r>
            </w:ins>
            <w:ins w:id="10072" w:author="Беленок Лариса Николаевна" w:date="2026-04-02T15:07:00Z">
              <w:r>
                <w:t xml:space="preserve"> из условий:</w:t>
              </w:r>
            </w:ins>
          </w:p>
          <w:p w14:paraId="580789CA" w14:textId="77777777" w:rsidR="00C979E2" w:rsidRDefault="00C979E2" w:rsidP="00C979E2">
            <w:pPr>
              <w:pStyle w:val="GOSTTableListMark1"/>
              <w:numPr>
                <w:ilvl w:val="0"/>
                <w:numId w:val="62"/>
              </w:numPr>
              <w:ind w:left="227"/>
              <w:rPr>
                <w:ins w:id="10073" w:author="Беленок Лариса Николаевна" w:date="2026-04-02T15:07:00Z"/>
              </w:rPr>
            </w:pPr>
            <w:ins w:id="10074" w:author="Беленок Лариса Николаевна" w:date="2026-04-02T15:07:00Z">
              <w:r>
                <w:t>год из даты, переданной в параметре «Срок исполнения» (Paymn:TmExctn), меньше или равен году из даты, переданной в параметре «Дата отражения в учете»(SettlementDate);</w:t>
              </w:r>
            </w:ins>
          </w:p>
          <w:p w14:paraId="343DF861" w14:textId="77777777" w:rsidR="00C979E2" w:rsidRDefault="00C979E2" w:rsidP="00C979E2">
            <w:pPr>
              <w:pStyle w:val="GOSTTableListMark1"/>
              <w:numPr>
                <w:ilvl w:val="0"/>
                <w:numId w:val="62"/>
              </w:numPr>
              <w:ind w:left="227"/>
              <w:rPr>
                <w:ins w:id="10075" w:author="Беленок Лариса Николаевна" w:date="2026-04-02T15:07:00Z"/>
              </w:rPr>
            </w:pPr>
            <w:ins w:id="10076" w:author="Беленок Лариса Николаевна" w:date="2026-04-02T15:07:00Z">
              <w:r>
                <w:t xml:space="preserve">параметр «Срок исполнения» </w:t>
              </w:r>
              <w:r>
                <w:lastRenderedPageBreak/>
                <w:t>(Paymn:TmExctn) не заполнен.</w:t>
              </w:r>
            </w:ins>
          </w:p>
          <w:p w14:paraId="486E6D97" w14:textId="77777777" w:rsidR="00C979E2" w:rsidRDefault="00C979E2" w:rsidP="00C979E2">
            <w:pPr>
              <w:pStyle w:val="GOSTTablenorm"/>
              <w:suppressAutoHyphens/>
              <w:rPr>
                <w:ins w:id="10077" w:author="Беленок Лариса Николаевна" w:date="2026-04-02T15:07:00Z"/>
              </w:rPr>
            </w:pPr>
            <w:ins w:id="10078" w:author="Беленок Лариса Николаевна" w:date="2026-04-02T15:07:00Z">
              <w:r>
                <w:t>В остальных случаях заполняется значением «0,00».</w:t>
              </w:r>
            </w:ins>
          </w:p>
          <w:p w14:paraId="61FB22EB" w14:textId="2E211AA8" w:rsidR="007A2A38" w:rsidRPr="007036CE" w:rsidRDefault="007A2A38" w:rsidP="007A2A38">
            <w:pPr>
              <w:pStyle w:val="GOSTTablenorm"/>
              <w:suppressAutoHyphens/>
            </w:pPr>
            <w:r w:rsidRPr="007036CE">
              <w:t xml:space="preserve">Сумма передается в единицах валюты с точностью 2 знака после запятой </w:t>
            </w:r>
            <w:r w:rsidR="00651624" w:rsidRPr="007036CE">
              <w:t>–</w:t>
            </w:r>
            <w:r w:rsidRPr="007036CE">
              <w:t xml:space="preserve"> необходимо конвертировать в минимальные единицы валюты (для данного типа документов умножить на 100).</w:t>
            </w:r>
          </w:p>
          <w:p w14:paraId="7A7776E5" w14:textId="2809B79A" w:rsidR="007A2A38" w:rsidRPr="007036CE" w:rsidRDefault="007A2A38" w:rsidP="007A2A38">
            <w:pPr>
              <w:pStyle w:val="GOSTTablenorm"/>
              <w:suppressAutoHyphens/>
            </w:pPr>
            <w:r w:rsidRPr="007036CE">
              <w:t xml:space="preserve">Если в атрибуте «Признак_миграции» указано значение «1» или атрибут «GUID_родит_документа» заполнен (значение не пусто) или в атрибуте «Признак_перехода_на_SVAP» указано значение «0», то выполняется изменение знака суммы, отличной от нуля, на противоположный. Иначе </w:t>
            </w:r>
            <w:r w:rsidR="00651624" w:rsidRPr="007036CE">
              <w:t>–</w:t>
            </w:r>
            <w:r w:rsidRPr="007036CE">
              <w:t xml:space="preserve"> знак суммы не изменяется</w:t>
            </w:r>
          </w:p>
        </w:tc>
      </w:tr>
      <w:tr w:rsidR="00AF1608" w:rsidRPr="007036CE" w14:paraId="760ED963" w14:textId="77777777" w:rsidTr="00B0621B">
        <w:trPr>
          <w:ins w:id="10079" w:author="Беленок Лариса Николаевна" w:date="2026-04-02T15:36:00Z"/>
        </w:trPr>
        <w:tc>
          <w:tcPr>
            <w:tcW w:w="1109" w:type="pct"/>
          </w:tcPr>
          <w:p w14:paraId="4F46FA12" w14:textId="33BC7D94" w:rsidR="00AF1608" w:rsidRPr="007036CE" w:rsidRDefault="00AF1608" w:rsidP="00AF1608">
            <w:pPr>
              <w:pStyle w:val="GOSTTablenorm"/>
              <w:suppressAutoHyphens/>
              <w:rPr>
                <w:ins w:id="10080" w:author="Беленок Лариса Николаевна" w:date="2026-04-02T15:36:00Z"/>
              </w:rPr>
            </w:pPr>
            <w:ins w:id="10081" w:author="Беленок Лариса Николаевна" w:date="2026-04-02T15:37:00Z">
              <w:r w:rsidRPr="00EB0424">
                <w:rPr>
                  <w:szCs w:val="22"/>
                </w:rPr>
                <w:lastRenderedPageBreak/>
                <w:t>Сумма_первый_плановый_руб</w:t>
              </w:r>
            </w:ins>
          </w:p>
        </w:tc>
        <w:tc>
          <w:tcPr>
            <w:tcW w:w="302" w:type="pct"/>
          </w:tcPr>
          <w:p w14:paraId="70F4638C" w14:textId="612A5A80" w:rsidR="00AF1608" w:rsidRPr="007036CE" w:rsidRDefault="00AF1608" w:rsidP="00AF1608">
            <w:pPr>
              <w:pStyle w:val="GOSTTablenorm"/>
              <w:suppressAutoHyphens/>
              <w:rPr>
                <w:ins w:id="10082" w:author="Беленок Лариса Николаевна" w:date="2026-04-02T15:36:00Z"/>
              </w:rPr>
            </w:pPr>
            <w:ins w:id="10083" w:author="Беленок Лариса Николаевна" w:date="2026-04-02T15:37:00Z">
              <w:r>
                <w:t>да</w:t>
              </w:r>
            </w:ins>
          </w:p>
        </w:tc>
        <w:tc>
          <w:tcPr>
            <w:tcW w:w="1109" w:type="pct"/>
          </w:tcPr>
          <w:p w14:paraId="6A9BD7FC" w14:textId="30DEC222" w:rsidR="00AF1608" w:rsidRPr="007036CE" w:rsidRDefault="00AF1608" w:rsidP="00AF1608">
            <w:pPr>
              <w:pStyle w:val="GOSTTablenorm"/>
              <w:suppressAutoHyphens/>
              <w:rPr>
                <w:ins w:id="10084" w:author="Беленок Лариса Николаевна" w:date="2026-04-02T15:36:00Z"/>
              </w:rPr>
            </w:pPr>
            <w:ins w:id="10085" w:author="Беленок Лариса Николаевна" w:date="2026-04-02T15:37:00Z">
              <w:r>
                <w:t>Сумма на первый год планового периода в валюте учета (руб) (по строке документа)</w:t>
              </w:r>
            </w:ins>
          </w:p>
        </w:tc>
        <w:tc>
          <w:tcPr>
            <w:tcW w:w="1109" w:type="pct"/>
          </w:tcPr>
          <w:p w14:paraId="77B9CE90" w14:textId="6CCA5FD3" w:rsidR="00AF1608" w:rsidRPr="007036CE" w:rsidRDefault="00AF1608" w:rsidP="00AF1608">
            <w:pPr>
              <w:pStyle w:val="GOSTTablenorm"/>
              <w:suppressAutoHyphens/>
              <w:rPr>
                <w:ins w:id="10086" w:author="Беленок Лариса Николаевна" w:date="2026-04-02T15:36:00Z"/>
              </w:rPr>
            </w:pPr>
            <w:ins w:id="10087" w:author="Беленок Лариса Николаевна" w:date="2026-04-02T15:37:00Z">
              <w:r>
                <w:t>Paymn:SmRb</w:t>
              </w:r>
            </w:ins>
          </w:p>
        </w:tc>
        <w:tc>
          <w:tcPr>
            <w:tcW w:w="1371" w:type="pct"/>
          </w:tcPr>
          <w:p w14:paraId="2ACB1AD0" w14:textId="77777777" w:rsidR="00AF1608" w:rsidRDefault="00AF1608" w:rsidP="00AF1608">
            <w:pPr>
              <w:pStyle w:val="GOSTTablenorm"/>
              <w:suppressAutoHyphens/>
              <w:rPr>
                <w:ins w:id="10088" w:author="Беленок Лариса Николаевна" w:date="2026-04-02T15:37:00Z"/>
              </w:rPr>
            </w:pPr>
            <w:ins w:id="10089" w:author="Беленок Лариса Николаевна" w:date="2026-04-02T15:37:00Z">
              <w:r>
                <w:t>Заполняется значением параметра Paymn:SmRb, если год из даты, переданной в параметре «Срок исполнения» (Paymn:TmExctn), равен году из даты, переданной в параметре «Дата отражения в учете» (SettlementDate) +1.</w:t>
              </w:r>
            </w:ins>
          </w:p>
          <w:p w14:paraId="4CD06C76" w14:textId="77777777" w:rsidR="00AF1608" w:rsidRDefault="00AF1608" w:rsidP="00AF1608">
            <w:pPr>
              <w:pStyle w:val="GOSTTablenorm"/>
              <w:suppressAutoHyphens/>
              <w:rPr>
                <w:ins w:id="10090" w:author="Беленок Лариса Николаевна" w:date="2026-04-02T15:37:00Z"/>
              </w:rPr>
            </w:pPr>
            <w:ins w:id="10091" w:author="Беленок Лариса Николаевна" w:date="2026-04-02T15:37:00Z">
              <w:r>
                <w:t>В остальных случаях заполняется значением «0,00».</w:t>
              </w:r>
            </w:ins>
          </w:p>
          <w:p w14:paraId="72DDCEF8" w14:textId="77777777" w:rsidR="00AF1608" w:rsidRDefault="00AF1608" w:rsidP="00AF1608">
            <w:pPr>
              <w:pStyle w:val="GOSTTablenorm"/>
              <w:suppressAutoHyphens/>
              <w:rPr>
                <w:ins w:id="10092" w:author="Беленок Лариса Николаевна" w:date="2026-04-02T15:37:00Z"/>
              </w:rPr>
            </w:pPr>
            <w:ins w:id="10093" w:author="Беленок Лариса Николаевна" w:date="2026-04-02T15:37:00Z">
              <w:r>
                <w:t xml:space="preserve">Сумма передается в единицах валюты с точностью 2 знака после запятой - необходимо конвертировать в </w:t>
              </w:r>
              <w:r>
                <w:lastRenderedPageBreak/>
                <w:t>минимальные единицы валюты (для данного типа документов умножить на 100).</w:t>
              </w:r>
            </w:ins>
          </w:p>
          <w:p w14:paraId="2E36595C" w14:textId="4259F3B5" w:rsidR="00AF1608" w:rsidRDefault="00AF1608" w:rsidP="00AF1608">
            <w:pPr>
              <w:pStyle w:val="GOSTTablenorm"/>
              <w:suppressAutoHyphens/>
              <w:rPr>
                <w:ins w:id="10094" w:author="Беленок Лариса Николаевна" w:date="2026-04-02T15:36:00Z"/>
              </w:rPr>
            </w:pPr>
            <w:ins w:id="10095" w:author="Беленок Лариса Николаевна" w:date="2026-04-02T15:37:00Z">
              <w:r>
                <w:t>Если в атрибуте «Признак_миграции» указано значение «1» или атрибут «GUID_родит_документа» заполнен (значение не пусто) или в атрибуте «Признак_перехода_на_SVAP» указано значение «0», то выполняется изменение знака суммы, отличной от нуля, на противоположный. Иначе - знак суммы не изменяется</w:t>
              </w:r>
            </w:ins>
          </w:p>
        </w:tc>
      </w:tr>
      <w:tr w:rsidR="00AF1608" w:rsidRPr="007036CE" w14:paraId="1D545C31" w14:textId="77777777" w:rsidTr="00B0621B">
        <w:trPr>
          <w:ins w:id="10096" w:author="Беленок Лариса Николаевна" w:date="2026-04-02T15:36:00Z"/>
        </w:trPr>
        <w:tc>
          <w:tcPr>
            <w:tcW w:w="1109" w:type="pct"/>
          </w:tcPr>
          <w:p w14:paraId="36733219" w14:textId="0FE74B16" w:rsidR="00AF1608" w:rsidRPr="007036CE" w:rsidRDefault="00AF1608" w:rsidP="00AF1608">
            <w:pPr>
              <w:pStyle w:val="GOSTTablenorm"/>
              <w:suppressAutoHyphens/>
              <w:rPr>
                <w:ins w:id="10097" w:author="Беленок Лариса Николаевна" w:date="2026-04-02T15:36:00Z"/>
              </w:rPr>
            </w:pPr>
            <w:ins w:id="10098" w:author="Беленок Лариса Николаевна" w:date="2026-04-02T15:37:00Z">
              <w:r w:rsidRPr="00EB0424">
                <w:rPr>
                  <w:szCs w:val="22"/>
                </w:rPr>
                <w:lastRenderedPageBreak/>
                <w:t>Сумма_второй_плановый_руб</w:t>
              </w:r>
            </w:ins>
          </w:p>
        </w:tc>
        <w:tc>
          <w:tcPr>
            <w:tcW w:w="302" w:type="pct"/>
          </w:tcPr>
          <w:p w14:paraId="7C55A77E" w14:textId="373846C9" w:rsidR="00AF1608" w:rsidRPr="007036CE" w:rsidRDefault="00AF1608" w:rsidP="00AF1608">
            <w:pPr>
              <w:pStyle w:val="GOSTTablenorm"/>
              <w:suppressAutoHyphens/>
              <w:rPr>
                <w:ins w:id="10099" w:author="Беленок Лариса Николаевна" w:date="2026-04-02T15:36:00Z"/>
              </w:rPr>
            </w:pPr>
            <w:ins w:id="10100" w:author="Беленок Лариса Николаевна" w:date="2026-04-02T15:37:00Z">
              <w:r>
                <w:t>да</w:t>
              </w:r>
            </w:ins>
          </w:p>
        </w:tc>
        <w:tc>
          <w:tcPr>
            <w:tcW w:w="1109" w:type="pct"/>
          </w:tcPr>
          <w:p w14:paraId="7D0798BC" w14:textId="050064EA" w:rsidR="00AF1608" w:rsidRPr="007036CE" w:rsidRDefault="00AF1608" w:rsidP="00AF1608">
            <w:pPr>
              <w:pStyle w:val="GOSTTablenorm"/>
              <w:suppressAutoHyphens/>
              <w:rPr>
                <w:ins w:id="10101" w:author="Беленок Лариса Николаевна" w:date="2026-04-02T15:36:00Z"/>
              </w:rPr>
            </w:pPr>
            <w:ins w:id="10102" w:author="Беленок Лариса Николаевна" w:date="2026-04-02T15:37:00Z">
              <w:r>
                <w:t>Сумма на второй год планового периода в валюте учета (руб) (по строке документа)</w:t>
              </w:r>
            </w:ins>
          </w:p>
        </w:tc>
        <w:tc>
          <w:tcPr>
            <w:tcW w:w="1109" w:type="pct"/>
          </w:tcPr>
          <w:p w14:paraId="277B7031" w14:textId="7B2C1AF4" w:rsidR="00AF1608" w:rsidRPr="007036CE" w:rsidRDefault="00AF1608" w:rsidP="00AF1608">
            <w:pPr>
              <w:pStyle w:val="GOSTTablenorm"/>
              <w:suppressAutoHyphens/>
              <w:rPr>
                <w:ins w:id="10103" w:author="Беленок Лариса Николаевна" w:date="2026-04-02T15:36:00Z"/>
              </w:rPr>
            </w:pPr>
            <w:ins w:id="10104" w:author="Беленок Лариса Николаевна" w:date="2026-04-02T15:37:00Z">
              <w:r>
                <w:t>Paymn:SmRb</w:t>
              </w:r>
            </w:ins>
          </w:p>
        </w:tc>
        <w:tc>
          <w:tcPr>
            <w:tcW w:w="1371" w:type="pct"/>
          </w:tcPr>
          <w:p w14:paraId="6612FA73" w14:textId="77777777" w:rsidR="00AF1608" w:rsidRDefault="00AF1608" w:rsidP="00AF1608">
            <w:pPr>
              <w:pStyle w:val="GOSTTablenorm"/>
              <w:suppressAutoHyphens/>
              <w:rPr>
                <w:ins w:id="10105" w:author="Беленок Лариса Николаевна" w:date="2026-04-02T15:37:00Z"/>
              </w:rPr>
            </w:pPr>
            <w:ins w:id="10106" w:author="Беленок Лариса Николаевна" w:date="2026-04-02T15:37:00Z">
              <w:r>
                <w:t>Заполняется значением параметра Paymn:SmRb, если год из даты, переданной в параметре «Срок исполнения» (Paymn:TmExctn), равен году из даты, переданной в параметре «Дата отражения в учете» (SettlementDate) +2.</w:t>
              </w:r>
            </w:ins>
          </w:p>
          <w:p w14:paraId="011EF8B4" w14:textId="77777777" w:rsidR="00AF1608" w:rsidRDefault="00AF1608" w:rsidP="00AF1608">
            <w:pPr>
              <w:pStyle w:val="GOSTTablenorm"/>
              <w:suppressAutoHyphens/>
              <w:rPr>
                <w:ins w:id="10107" w:author="Беленок Лариса Николаевна" w:date="2026-04-02T15:37:00Z"/>
              </w:rPr>
            </w:pPr>
            <w:ins w:id="10108" w:author="Беленок Лариса Николаевна" w:date="2026-04-02T15:37:00Z">
              <w:r>
                <w:t>В остальных случаях заполняется значением «0,00».</w:t>
              </w:r>
            </w:ins>
          </w:p>
          <w:p w14:paraId="1C37CC96" w14:textId="77777777" w:rsidR="00AF1608" w:rsidRDefault="00AF1608" w:rsidP="00AF1608">
            <w:pPr>
              <w:pStyle w:val="GOSTTablenorm"/>
              <w:suppressAutoHyphens/>
              <w:rPr>
                <w:ins w:id="10109" w:author="Беленок Лариса Николаевна" w:date="2026-04-02T15:37:00Z"/>
              </w:rPr>
            </w:pPr>
            <w:ins w:id="10110" w:author="Беленок Лариса Николаевна" w:date="2026-04-02T15:37:00Z">
              <w: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ins>
          </w:p>
          <w:p w14:paraId="458BC012" w14:textId="23B05D01" w:rsidR="00AF1608" w:rsidRDefault="00AF1608" w:rsidP="00AF1608">
            <w:pPr>
              <w:pStyle w:val="GOSTTablenorm"/>
              <w:suppressAutoHyphens/>
              <w:rPr>
                <w:ins w:id="10111" w:author="Беленок Лариса Николаевна" w:date="2026-04-02T15:36:00Z"/>
              </w:rPr>
            </w:pPr>
            <w:ins w:id="10112" w:author="Беленок Лариса Николаевна" w:date="2026-04-02T15:37:00Z">
              <w:r>
                <w:t xml:space="preserve">Если в атрибуте «Признак_миграции» указано значение «1» или атрибут «GUID_родит_документа» заполнен </w:t>
              </w:r>
              <w:r>
                <w:lastRenderedPageBreak/>
                <w:t>(значение не пусто) или в атрибуте «Признак_перехода_на_SVAP» указано значение «0», то выполняется изменение знака суммы, отличной от нуля, на противоположный. Иначе - знак суммы не изменяется</w:t>
              </w:r>
            </w:ins>
          </w:p>
        </w:tc>
      </w:tr>
      <w:tr w:rsidR="00AF1608" w:rsidRPr="007036CE" w14:paraId="454298A7" w14:textId="77777777" w:rsidTr="00B0621B">
        <w:trPr>
          <w:ins w:id="10113" w:author="Беленок Лариса Николаевна" w:date="2026-04-02T15:37:00Z"/>
        </w:trPr>
        <w:tc>
          <w:tcPr>
            <w:tcW w:w="1109" w:type="pct"/>
          </w:tcPr>
          <w:p w14:paraId="5FD749CF" w14:textId="3FECAB6B" w:rsidR="00AF1608" w:rsidRPr="007036CE" w:rsidRDefault="00AF1608" w:rsidP="00AF1608">
            <w:pPr>
              <w:pStyle w:val="GOSTTablenorm"/>
              <w:suppressAutoHyphens/>
              <w:rPr>
                <w:ins w:id="10114" w:author="Беленок Лариса Николаевна" w:date="2026-04-02T15:37:00Z"/>
              </w:rPr>
            </w:pPr>
            <w:ins w:id="10115" w:author="Беленок Лариса Николаевна" w:date="2026-04-02T15:37:00Z">
              <w:r w:rsidRPr="00EB0424">
                <w:rPr>
                  <w:szCs w:val="22"/>
                </w:rPr>
                <w:lastRenderedPageBreak/>
                <w:t>Сумма_третий_плановый_руб</w:t>
              </w:r>
            </w:ins>
          </w:p>
        </w:tc>
        <w:tc>
          <w:tcPr>
            <w:tcW w:w="302" w:type="pct"/>
          </w:tcPr>
          <w:p w14:paraId="61377F9C" w14:textId="757904F7" w:rsidR="00AF1608" w:rsidRPr="007036CE" w:rsidRDefault="00AF1608" w:rsidP="00AF1608">
            <w:pPr>
              <w:pStyle w:val="GOSTTablenorm"/>
              <w:suppressAutoHyphens/>
              <w:rPr>
                <w:ins w:id="10116" w:author="Беленок Лариса Николаевна" w:date="2026-04-02T15:37:00Z"/>
              </w:rPr>
            </w:pPr>
            <w:ins w:id="10117" w:author="Беленок Лариса Николаевна" w:date="2026-04-02T15:37:00Z">
              <w:r>
                <w:t>да</w:t>
              </w:r>
            </w:ins>
          </w:p>
        </w:tc>
        <w:tc>
          <w:tcPr>
            <w:tcW w:w="1109" w:type="pct"/>
          </w:tcPr>
          <w:p w14:paraId="292775B7" w14:textId="3EC07F34" w:rsidR="00AF1608" w:rsidRPr="007036CE" w:rsidRDefault="00AF1608" w:rsidP="00AF1608">
            <w:pPr>
              <w:pStyle w:val="GOSTTablenorm"/>
              <w:suppressAutoHyphens/>
              <w:rPr>
                <w:ins w:id="10118" w:author="Беленок Лариса Николаевна" w:date="2026-04-02T15:37:00Z"/>
              </w:rPr>
            </w:pPr>
            <w:ins w:id="10119" w:author="Беленок Лариса Николаевна" w:date="2026-04-02T15:37:00Z">
              <w:r>
                <w:t>Сумма на третий год планового периода в валюте учета (руб) (по строке документа)</w:t>
              </w:r>
            </w:ins>
          </w:p>
        </w:tc>
        <w:tc>
          <w:tcPr>
            <w:tcW w:w="1109" w:type="pct"/>
          </w:tcPr>
          <w:p w14:paraId="69DBB27D" w14:textId="79DCB0F3" w:rsidR="00AF1608" w:rsidRPr="007036CE" w:rsidRDefault="00AF1608" w:rsidP="00AF1608">
            <w:pPr>
              <w:pStyle w:val="GOSTTablenorm"/>
              <w:suppressAutoHyphens/>
              <w:rPr>
                <w:ins w:id="10120" w:author="Беленок Лариса Николаевна" w:date="2026-04-02T15:37:00Z"/>
              </w:rPr>
            </w:pPr>
            <w:ins w:id="10121" w:author="Беленок Лариса Николаевна" w:date="2026-04-02T15:37:00Z">
              <w:r>
                <w:t>Paymn:SmRb</w:t>
              </w:r>
            </w:ins>
          </w:p>
        </w:tc>
        <w:tc>
          <w:tcPr>
            <w:tcW w:w="1371" w:type="pct"/>
          </w:tcPr>
          <w:p w14:paraId="227D49EC" w14:textId="77777777" w:rsidR="00AF1608" w:rsidRDefault="00AF1608" w:rsidP="00AF1608">
            <w:pPr>
              <w:pStyle w:val="GOSTTablenorm"/>
              <w:suppressAutoHyphens/>
              <w:rPr>
                <w:ins w:id="10122" w:author="Беленок Лариса Николаевна" w:date="2026-04-02T15:37:00Z"/>
              </w:rPr>
            </w:pPr>
            <w:ins w:id="10123" w:author="Беленок Лариса Николаевна" w:date="2026-04-02T15:37:00Z">
              <w:r>
                <w:t>Заполняется значением параметра Paymn:SmRb, если год из даты, переданной в параметре «Срок исполнения» (Paymn:TmExctn), равен году из даты, переданной в параметре «Дата отражения в учете» (SettlementDate) +3.</w:t>
              </w:r>
            </w:ins>
          </w:p>
          <w:p w14:paraId="3B89AF16" w14:textId="77777777" w:rsidR="00AF1608" w:rsidRDefault="00AF1608" w:rsidP="00AF1608">
            <w:pPr>
              <w:pStyle w:val="GOSTTablenorm"/>
              <w:suppressAutoHyphens/>
              <w:rPr>
                <w:ins w:id="10124" w:author="Беленок Лариса Николаевна" w:date="2026-04-02T15:37:00Z"/>
              </w:rPr>
            </w:pPr>
            <w:ins w:id="10125" w:author="Беленок Лариса Николаевна" w:date="2026-04-02T15:37:00Z">
              <w:r>
                <w:t>В остальных случаях заполняется значением «0,00».</w:t>
              </w:r>
            </w:ins>
          </w:p>
          <w:p w14:paraId="2C0EBC5B" w14:textId="77777777" w:rsidR="00AF1608" w:rsidRDefault="00AF1608" w:rsidP="00AF1608">
            <w:pPr>
              <w:pStyle w:val="GOSTTablenorm"/>
              <w:suppressAutoHyphens/>
              <w:rPr>
                <w:ins w:id="10126" w:author="Беленок Лариса Николаевна" w:date="2026-04-02T15:37:00Z"/>
              </w:rPr>
            </w:pPr>
            <w:ins w:id="10127" w:author="Беленок Лариса Николаевна" w:date="2026-04-02T15:37:00Z">
              <w: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ins>
          </w:p>
          <w:p w14:paraId="2C5B4A6A" w14:textId="4C5CAEF9" w:rsidR="00AF1608" w:rsidRDefault="00AF1608" w:rsidP="00AF1608">
            <w:pPr>
              <w:pStyle w:val="GOSTTablenorm"/>
              <w:suppressAutoHyphens/>
              <w:rPr>
                <w:ins w:id="10128" w:author="Беленок Лариса Николаевна" w:date="2026-04-02T15:37:00Z"/>
              </w:rPr>
            </w:pPr>
            <w:ins w:id="10129" w:author="Беленок Лариса Николаевна" w:date="2026-04-02T15:37:00Z">
              <w:r>
                <w:t>Если в атрибуте «Признак_миграции» указано значение «1» или атрибут «GUID_родит_документа» заполнен (значение не пусто) или в атрибуте «Признак_перехода_на_SVAP» указано значение «0», то выполняется изменение знака суммы, отличной от нуля, на противоположный. Иначе - знак суммы не изменяется</w:t>
              </w:r>
            </w:ins>
          </w:p>
        </w:tc>
      </w:tr>
      <w:tr w:rsidR="00AF1608" w:rsidRPr="007036CE" w14:paraId="317234CE" w14:textId="77777777" w:rsidTr="00B0621B">
        <w:trPr>
          <w:ins w:id="10130" w:author="Беленок Лариса Николаевна" w:date="2026-04-02T15:37:00Z"/>
        </w:trPr>
        <w:tc>
          <w:tcPr>
            <w:tcW w:w="1109" w:type="pct"/>
          </w:tcPr>
          <w:p w14:paraId="5D781565" w14:textId="1AB15DFA" w:rsidR="00AF1608" w:rsidRPr="007036CE" w:rsidRDefault="00AF1608" w:rsidP="00AF1608">
            <w:pPr>
              <w:pStyle w:val="GOSTTablenorm"/>
              <w:suppressAutoHyphens/>
              <w:rPr>
                <w:ins w:id="10131" w:author="Беленок Лариса Николаевна" w:date="2026-04-02T15:37:00Z"/>
              </w:rPr>
            </w:pPr>
            <w:ins w:id="10132" w:author="Беленок Лариса Николаевна" w:date="2026-04-02T15:37:00Z">
              <w:r w:rsidRPr="00EB0424">
                <w:rPr>
                  <w:szCs w:val="22"/>
                </w:rPr>
                <w:lastRenderedPageBreak/>
                <w:t>Сумма_последующие_годы_руб</w:t>
              </w:r>
            </w:ins>
          </w:p>
        </w:tc>
        <w:tc>
          <w:tcPr>
            <w:tcW w:w="302" w:type="pct"/>
          </w:tcPr>
          <w:p w14:paraId="62D9997C" w14:textId="216EF94B" w:rsidR="00AF1608" w:rsidRPr="007036CE" w:rsidRDefault="00AF1608" w:rsidP="00AF1608">
            <w:pPr>
              <w:pStyle w:val="GOSTTablenorm"/>
              <w:suppressAutoHyphens/>
              <w:rPr>
                <w:ins w:id="10133" w:author="Беленок Лариса Николаевна" w:date="2026-04-02T15:37:00Z"/>
              </w:rPr>
            </w:pPr>
            <w:ins w:id="10134" w:author="Беленок Лариса Николаевна" w:date="2026-04-02T15:37:00Z">
              <w:r>
                <w:t>да</w:t>
              </w:r>
            </w:ins>
          </w:p>
        </w:tc>
        <w:tc>
          <w:tcPr>
            <w:tcW w:w="1109" w:type="pct"/>
          </w:tcPr>
          <w:p w14:paraId="50E20310" w14:textId="395E71F0" w:rsidR="00AF1608" w:rsidRPr="007036CE" w:rsidRDefault="00AF1608" w:rsidP="00AF1608">
            <w:pPr>
              <w:pStyle w:val="GOSTTablenorm"/>
              <w:suppressAutoHyphens/>
              <w:rPr>
                <w:ins w:id="10135" w:author="Беленок Лариса Николаевна" w:date="2026-04-02T15:37:00Z"/>
              </w:rPr>
            </w:pPr>
            <w:ins w:id="10136" w:author="Беленок Лариса Николаевна" w:date="2026-04-02T15:37:00Z">
              <w:r>
                <w:t>Сумма на последующие годы в валюте учета (руб) (по строке документа)</w:t>
              </w:r>
            </w:ins>
          </w:p>
        </w:tc>
        <w:tc>
          <w:tcPr>
            <w:tcW w:w="1109" w:type="pct"/>
          </w:tcPr>
          <w:p w14:paraId="099C4E90" w14:textId="7745C6CC" w:rsidR="00AF1608" w:rsidRPr="007036CE" w:rsidRDefault="00AF1608" w:rsidP="00AF1608">
            <w:pPr>
              <w:pStyle w:val="GOSTTablenorm"/>
              <w:suppressAutoHyphens/>
              <w:rPr>
                <w:ins w:id="10137" w:author="Беленок Лариса Николаевна" w:date="2026-04-02T15:37:00Z"/>
              </w:rPr>
            </w:pPr>
            <w:ins w:id="10138" w:author="Беленок Лариса Николаевна" w:date="2026-04-02T15:37:00Z">
              <w:r>
                <w:t>Paymn:SmRb</w:t>
              </w:r>
            </w:ins>
          </w:p>
        </w:tc>
        <w:tc>
          <w:tcPr>
            <w:tcW w:w="1371" w:type="pct"/>
          </w:tcPr>
          <w:p w14:paraId="4AE86C4E" w14:textId="77777777" w:rsidR="00AF1608" w:rsidRDefault="00AF1608" w:rsidP="00AF1608">
            <w:pPr>
              <w:pStyle w:val="GOSTTablenorm"/>
              <w:suppressAutoHyphens/>
              <w:rPr>
                <w:ins w:id="10139" w:author="Беленок Лариса Николаевна" w:date="2026-04-02T15:37:00Z"/>
              </w:rPr>
            </w:pPr>
            <w:ins w:id="10140" w:author="Беленок Лариса Николаевна" w:date="2026-04-02T15:37:00Z">
              <w:r>
                <w:t xml:space="preserve">Заполняется значением параметра Paymn:SmRb, если год из даты, переданной в параметре «Срок исполнения» (Paymn:TmExctn) </w:t>
              </w:r>
              <w:r>
                <w:rPr>
                  <w:b/>
                  <w:bCs/>
                </w:rPr>
                <w:t>больше</w:t>
              </w:r>
              <w:r>
                <w:t xml:space="preserve"> года из даты, переданной в параметре «Дата отражения в учете» (SettlementDate) +3.</w:t>
              </w:r>
            </w:ins>
          </w:p>
          <w:p w14:paraId="518FD143" w14:textId="77777777" w:rsidR="00AF1608" w:rsidRDefault="00AF1608" w:rsidP="00AF1608">
            <w:pPr>
              <w:pStyle w:val="GOSTTablenorm"/>
              <w:suppressAutoHyphens/>
              <w:rPr>
                <w:ins w:id="10141" w:author="Беленок Лариса Николаевна" w:date="2026-04-02T15:37:00Z"/>
              </w:rPr>
            </w:pPr>
            <w:ins w:id="10142" w:author="Беленок Лариса Николаевна" w:date="2026-04-02T15:37:00Z">
              <w:r>
                <w:t>В остальных случаях заполняется значением «0,00».</w:t>
              </w:r>
            </w:ins>
          </w:p>
          <w:p w14:paraId="155BEAE2" w14:textId="77777777" w:rsidR="00AF1608" w:rsidRDefault="00AF1608" w:rsidP="00AF1608">
            <w:pPr>
              <w:pStyle w:val="GOSTTablenorm"/>
              <w:suppressAutoHyphens/>
              <w:rPr>
                <w:ins w:id="10143" w:author="Беленок Лариса Николаевна" w:date="2026-04-02T15:37:00Z"/>
              </w:rPr>
            </w:pPr>
            <w:ins w:id="10144" w:author="Беленок Лариса Николаевна" w:date="2026-04-02T15:37:00Z">
              <w:r>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ins>
          </w:p>
          <w:p w14:paraId="4C7EA44E" w14:textId="024E9707" w:rsidR="00AF1608" w:rsidRDefault="00AF1608" w:rsidP="00AF1608">
            <w:pPr>
              <w:pStyle w:val="GOSTTablenorm"/>
              <w:suppressAutoHyphens/>
              <w:rPr>
                <w:ins w:id="10145" w:author="Беленок Лариса Николаевна" w:date="2026-04-02T15:37:00Z"/>
              </w:rPr>
            </w:pPr>
            <w:ins w:id="10146" w:author="Беленок Лариса Николаевна" w:date="2026-04-02T15:37:00Z">
              <w:r>
                <w:t>Если в атрибуте «Признак_миграции» указано значение «1» или атрибут «GUID_родит_документа» заполнен (значение не пусто) или в атрибуте «Признак_перехода_на_SVAP» указано значение «0», то выполняется изменение знака суммы, отличной от нуля, на противоположный. Иначе - знак суммы не изменяется</w:t>
              </w:r>
            </w:ins>
          </w:p>
        </w:tc>
      </w:tr>
      <w:tr w:rsidR="007A2A38" w:rsidRPr="007036CE" w14:paraId="57729A6F" w14:textId="77777777" w:rsidTr="00B0621B">
        <w:tc>
          <w:tcPr>
            <w:tcW w:w="1109" w:type="pct"/>
          </w:tcPr>
          <w:p w14:paraId="65F11F5D" w14:textId="77777777" w:rsidR="007A2A38" w:rsidRPr="007036CE" w:rsidRDefault="007A2A38" w:rsidP="007A2A38">
            <w:pPr>
              <w:pStyle w:val="GOSTTablenorm"/>
              <w:suppressAutoHyphens/>
              <w:rPr>
                <w:szCs w:val="22"/>
              </w:rPr>
            </w:pPr>
            <w:r w:rsidRPr="007036CE">
              <w:rPr>
                <w:szCs w:val="22"/>
              </w:rPr>
              <w:t>Перечислено_сумм_аванса_вал</w:t>
            </w:r>
          </w:p>
        </w:tc>
        <w:tc>
          <w:tcPr>
            <w:tcW w:w="302" w:type="pct"/>
          </w:tcPr>
          <w:p w14:paraId="6E4D2306" w14:textId="77777777" w:rsidR="007A2A38" w:rsidRPr="007036CE" w:rsidRDefault="007A2A38" w:rsidP="007A2A38">
            <w:pPr>
              <w:pStyle w:val="GOSTTablenorm"/>
              <w:suppressAutoHyphens/>
              <w:rPr>
                <w:szCs w:val="22"/>
              </w:rPr>
            </w:pPr>
            <w:r w:rsidRPr="007036CE">
              <w:rPr>
                <w:szCs w:val="22"/>
              </w:rPr>
              <w:t>да</w:t>
            </w:r>
          </w:p>
        </w:tc>
        <w:tc>
          <w:tcPr>
            <w:tcW w:w="1109" w:type="pct"/>
          </w:tcPr>
          <w:p w14:paraId="2045A121" w14:textId="53AA83B8" w:rsidR="007A2A38" w:rsidRPr="007036CE" w:rsidRDefault="007A2A38" w:rsidP="007A2A38">
            <w:pPr>
              <w:pStyle w:val="GOSTTablenorm"/>
              <w:suppressAutoHyphens/>
              <w:rPr>
                <w:szCs w:val="22"/>
              </w:rPr>
            </w:pPr>
            <w:r w:rsidRPr="007036CE">
              <w:rPr>
                <w:rStyle w:val="GOSTSymItalic"/>
                <w:i w:val="0"/>
              </w:rPr>
              <w:t>Перечислено средств, требующих подтверждения</w:t>
            </w:r>
            <w:r w:rsidRPr="007036CE">
              <w:t xml:space="preserve"> в валюте документа (по строке документа)</w:t>
            </w:r>
          </w:p>
        </w:tc>
        <w:tc>
          <w:tcPr>
            <w:tcW w:w="1109" w:type="pct"/>
          </w:tcPr>
          <w:p w14:paraId="2A4343E2" w14:textId="77777777" w:rsidR="007A2A38" w:rsidRPr="007036CE" w:rsidRDefault="007A2A38" w:rsidP="007A2A38">
            <w:pPr>
              <w:pStyle w:val="GOSTTablenorm"/>
              <w:suppressAutoHyphens/>
              <w:rPr>
                <w:szCs w:val="22"/>
              </w:rPr>
            </w:pPr>
            <w:r w:rsidRPr="007036CE">
              <w:rPr>
                <w:szCs w:val="22"/>
              </w:rPr>
              <w:t>Paymn:ConAmntPayList</w:t>
            </w:r>
          </w:p>
        </w:tc>
        <w:tc>
          <w:tcPr>
            <w:tcW w:w="1371" w:type="pct"/>
          </w:tcPr>
          <w:p w14:paraId="71900738" w14:textId="71163935" w:rsidR="007A2A38" w:rsidRPr="007036CE" w:rsidRDefault="007A2A38" w:rsidP="007A2A38">
            <w:pPr>
              <w:pStyle w:val="GOSTTablenorm"/>
              <w:suppressAutoHyphens/>
              <w:rPr>
                <w:szCs w:val="22"/>
              </w:rPr>
            </w:pPr>
            <w:r w:rsidRPr="007036CE">
              <w:rPr>
                <w:szCs w:val="22"/>
              </w:rPr>
              <w:t xml:space="preserve">Сумма передается в единицах валюты с точностью 2 знака после запятой </w:t>
            </w:r>
            <w:r w:rsidR="00651624" w:rsidRPr="007036CE">
              <w:t>–</w:t>
            </w:r>
            <w:r w:rsidRPr="007036CE">
              <w:rPr>
                <w:szCs w:val="22"/>
              </w:rPr>
              <w:t xml:space="preserve"> необходимо конвертировать в минимальные единицы валюты (для данного типа документов умножить на 100).</w:t>
            </w:r>
          </w:p>
          <w:p w14:paraId="3D71F28B" w14:textId="43AF0ECA" w:rsidR="007A2A38" w:rsidRPr="007036CE" w:rsidRDefault="007A2A38" w:rsidP="007A2A38">
            <w:pPr>
              <w:pStyle w:val="GOSTTablenorm"/>
              <w:suppressAutoHyphens/>
              <w:rPr>
                <w:szCs w:val="22"/>
              </w:rPr>
            </w:pPr>
            <w:r w:rsidRPr="007036CE">
              <w:rPr>
                <w:szCs w:val="22"/>
              </w:rPr>
              <w:lastRenderedPageBreak/>
              <w:t>Если в атрибуте «Признак_миграции» указано значение «1» или атрибут «GUID_родит_документа» заполнен (значение не пусто) или в атрибуте «Признак_перехода_на_SVAP» указано значение «0», то выполняется изменение знака суммы</w:t>
            </w:r>
            <w:r w:rsidRPr="007036CE">
              <w:t>, отличной от нуля,</w:t>
            </w:r>
            <w:r w:rsidRPr="007036CE">
              <w:rPr>
                <w:szCs w:val="22"/>
              </w:rPr>
              <w:t xml:space="preserve"> на противоположный. Иначе </w:t>
            </w:r>
            <w:r w:rsidR="00651624" w:rsidRPr="007036CE">
              <w:t>–</w:t>
            </w:r>
            <w:r w:rsidRPr="007036CE">
              <w:rPr>
                <w:szCs w:val="22"/>
              </w:rPr>
              <w:t xml:space="preserve"> знак суммы не изменяется</w:t>
            </w:r>
          </w:p>
        </w:tc>
      </w:tr>
      <w:tr w:rsidR="007A2A38" w:rsidRPr="007036CE" w14:paraId="0A102050" w14:textId="77777777" w:rsidTr="00B0621B">
        <w:tc>
          <w:tcPr>
            <w:tcW w:w="1109" w:type="pct"/>
          </w:tcPr>
          <w:p w14:paraId="629B694B" w14:textId="77777777" w:rsidR="007A2A38" w:rsidRPr="007036CE" w:rsidRDefault="007A2A38" w:rsidP="007A2A38">
            <w:pPr>
              <w:pStyle w:val="GOSTTablenorm"/>
              <w:suppressAutoHyphens/>
              <w:rPr>
                <w:szCs w:val="22"/>
              </w:rPr>
            </w:pPr>
            <w:r w:rsidRPr="007036CE">
              <w:rPr>
                <w:szCs w:val="22"/>
              </w:rPr>
              <w:lastRenderedPageBreak/>
              <w:t>Перечислено_сумм_аванса_руб</w:t>
            </w:r>
          </w:p>
        </w:tc>
        <w:tc>
          <w:tcPr>
            <w:tcW w:w="302" w:type="pct"/>
          </w:tcPr>
          <w:p w14:paraId="7F233B55" w14:textId="77777777" w:rsidR="007A2A38" w:rsidRPr="007036CE" w:rsidRDefault="007A2A38" w:rsidP="007A2A38">
            <w:pPr>
              <w:pStyle w:val="GOSTTablenorm"/>
              <w:suppressAutoHyphens/>
            </w:pPr>
            <w:r w:rsidRPr="007036CE">
              <w:t>да</w:t>
            </w:r>
          </w:p>
        </w:tc>
        <w:tc>
          <w:tcPr>
            <w:tcW w:w="1109" w:type="pct"/>
          </w:tcPr>
          <w:p w14:paraId="05A82AF6" w14:textId="00A1EA95" w:rsidR="007A2A38" w:rsidRPr="007036CE" w:rsidRDefault="007A2A38" w:rsidP="007A2A38">
            <w:pPr>
              <w:pStyle w:val="GOSTTablenorm"/>
              <w:suppressAutoHyphens/>
            </w:pPr>
            <w:r w:rsidRPr="007036CE">
              <w:rPr>
                <w:rStyle w:val="GOSTSymItalic"/>
                <w:i w:val="0"/>
              </w:rPr>
              <w:t>Перечислено средств, требующих подтверждения</w:t>
            </w:r>
            <w:r w:rsidRPr="007036CE">
              <w:t xml:space="preserve"> в валюте учета (руб) (по строке документа)</w:t>
            </w:r>
          </w:p>
        </w:tc>
        <w:tc>
          <w:tcPr>
            <w:tcW w:w="1109" w:type="pct"/>
          </w:tcPr>
          <w:p w14:paraId="1F84D53E" w14:textId="77777777" w:rsidR="007A2A38" w:rsidRPr="007036CE" w:rsidRDefault="007A2A38" w:rsidP="007A2A38">
            <w:pPr>
              <w:pStyle w:val="GOSTTablenorm"/>
              <w:suppressAutoHyphens/>
            </w:pPr>
            <w:r w:rsidRPr="007036CE">
              <w:t>Paymn:PrpdExpns</w:t>
            </w:r>
          </w:p>
        </w:tc>
        <w:tc>
          <w:tcPr>
            <w:tcW w:w="1371" w:type="pct"/>
          </w:tcPr>
          <w:p w14:paraId="45F57601" w14:textId="352FD139" w:rsidR="007A2A38" w:rsidRPr="007036CE" w:rsidRDefault="007A2A38" w:rsidP="007A2A38">
            <w:pPr>
              <w:pStyle w:val="GOSTTablenorm"/>
              <w:suppressAutoHyphens/>
            </w:pPr>
            <w:r w:rsidRPr="007036CE">
              <w:t xml:space="preserve">Сумма передается в единицах валюты с точностью 2 знака после запятой </w:t>
            </w:r>
            <w:r w:rsidR="00651624" w:rsidRPr="007036CE">
              <w:t>–</w:t>
            </w:r>
            <w:r w:rsidRPr="007036CE">
              <w:t xml:space="preserve"> необходимо конвертировать в минимальные единицы валюты (для данного типа документов умножить на 100).</w:t>
            </w:r>
          </w:p>
          <w:p w14:paraId="74BCCCF7" w14:textId="1CF640C7" w:rsidR="007A2A38" w:rsidRPr="007036CE" w:rsidRDefault="007A2A38" w:rsidP="007A2A38">
            <w:pPr>
              <w:pStyle w:val="GOSTTablenorm"/>
              <w:suppressAutoHyphens/>
            </w:pPr>
            <w:r w:rsidRPr="007036CE">
              <w:t xml:space="preserve">Если в атрибуте «Признак_миграции» указано значение «1» или атрибут «GUID_родит_документа» заполнен (значение не пусто) или в атрибуте «Признак_перехода_на_SVAP» указано значение «0», то выполняется изменение знака суммы, отличной от нуля, на противоположный. Иначе </w:t>
            </w:r>
            <w:r w:rsidR="00651624" w:rsidRPr="007036CE">
              <w:t>–</w:t>
            </w:r>
            <w:r w:rsidRPr="007036CE">
              <w:t xml:space="preserve"> знак суммы не изменяется</w:t>
            </w:r>
          </w:p>
        </w:tc>
      </w:tr>
      <w:tr w:rsidR="007A2A38" w:rsidRPr="007036CE" w14:paraId="33EB175C" w14:textId="77777777" w:rsidTr="00B0621B">
        <w:tc>
          <w:tcPr>
            <w:tcW w:w="1109" w:type="pct"/>
          </w:tcPr>
          <w:p w14:paraId="27B444DA" w14:textId="31EC38A6" w:rsidR="007A2A38" w:rsidRPr="007036CE" w:rsidRDefault="007A2A38" w:rsidP="007A2A38">
            <w:pPr>
              <w:pStyle w:val="GOSTTablenorm"/>
              <w:suppressAutoHyphens/>
              <w:rPr>
                <w:szCs w:val="22"/>
              </w:rPr>
            </w:pPr>
            <w:r w:rsidRPr="007036CE">
              <w:rPr>
                <w:szCs w:val="22"/>
              </w:rPr>
              <w:t>Номер_ДО_подтверждаемого</w:t>
            </w:r>
          </w:p>
        </w:tc>
        <w:tc>
          <w:tcPr>
            <w:tcW w:w="302" w:type="pct"/>
          </w:tcPr>
          <w:p w14:paraId="49C223FB" w14:textId="77777777" w:rsidR="007A2A38" w:rsidRPr="007036CE" w:rsidRDefault="007A2A38" w:rsidP="007A2A38">
            <w:pPr>
              <w:pStyle w:val="GOSTTablenorm"/>
              <w:suppressAutoHyphens/>
            </w:pPr>
            <w:r w:rsidRPr="007036CE">
              <w:t>нет</w:t>
            </w:r>
          </w:p>
        </w:tc>
        <w:tc>
          <w:tcPr>
            <w:tcW w:w="1109" w:type="pct"/>
          </w:tcPr>
          <w:p w14:paraId="37EB2448" w14:textId="30742769" w:rsidR="007A2A38" w:rsidRPr="007036CE" w:rsidRDefault="007A2A38" w:rsidP="007A2A38">
            <w:pPr>
              <w:pStyle w:val="GOSTTablenorm"/>
              <w:suppressAutoHyphens/>
            </w:pPr>
            <w:r w:rsidRPr="007036CE">
              <w:rPr>
                <w:szCs w:val="22"/>
                <w:lang w:eastAsia="en-US"/>
              </w:rPr>
              <w:t xml:space="preserve">Учетный номер ДО, требующего подтверждения </w:t>
            </w:r>
            <w:r w:rsidRPr="007036CE">
              <w:t>(по строке документа)</w:t>
            </w:r>
          </w:p>
        </w:tc>
        <w:tc>
          <w:tcPr>
            <w:tcW w:w="1109" w:type="pct"/>
          </w:tcPr>
          <w:p w14:paraId="52DBBEAA" w14:textId="77777777" w:rsidR="007A2A38" w:rsidRPr="007036CE" w:rsidRDefault="007A2A38" w:rsidP="007A2A38">
            <w:pPr>
              <w:pStyle w:val="GOSTTablenorm"/>
              <w:suppressAutoHyphens/>
            </w:pPr>
            <w:r w:rsidRPr="007036CE">
              <w:t>Paymn:NmDOCnf</w:t>
            </w:r>
          </w:p>
        </w:tc>
        <w:tc>
          <w:tcPr>
            <w:tcW w:w="1371" w:type="pct"/>
          </w:tcPr>
          <w:p w14:paraId="532E57CC" w14:textId="77777777" w:rsidR="007A2A38" w:rsidRPr="007036CE" w:rsidRDefault="007A2A38" w:rsidP="007A2A38">
            <w:pPr>
              <w:pStyle w:val="GOSTTablenorm"/>
              <w:suppressAutoHyphens/>
            </w:pPr>
            <w:r w:rsidRPr="007036CE">
              <w:t>-</w:t>
            </w:r>
          </w:p>
        </w:tc>
      </w:tr>
      <w:tr w:rsidR="007A2A38" w:rsidRPr="007036CE" w14:paraId="3E6B87CD" w14:textId="77777777" w:rsidTr="00B0621B">
        <w:tc>
          <w:tcPr>
            <w:tcW w:w="1109" w:type="pct"/>
          </w:tcPr>
          <w:p w14:paraId="5CEBEDA0" w14:textId="48CAEDD8" w:rsidR="007A2A38" w:rsidRPr="007036CE" w:rsidRDefault="007A2A38" w:rsidP="007A2A38">
            <w:pPr>
              <w:pStyle w:val="GOSTTablenorm"/>
              <w:suppressAutoHyphens/>
              <w:rPr>
                <w:szCs w:val="22"/>
              </w:rPr>
            </w:pPr>
            <w:r w:rsidRPr="007036CE">
              <w:rPr>
                <w:szCs w:val="22"/>
              </w:rPr>
              <w:t>Дата_подтверждения_ДО</w:t>
            </w:r>
          </w:p>
        </w:tc>
        <w:tc>
          <w:tcPr>
            <w:tcW w:w="302" w:type="pct"/>
          </w:tcPr>
          <w:p w14:paraId="6207FEB8" w14:textId="77777777" w:rsidR="007A2A38" w:rsidRPr="007036CE" w:rsidRDefault="007A2A38" w:rsidP="007A2A38">
            <w:pPr>
              <w:pStyle w:val="GOSTTablenorm"/>
              <w:suppressAutoHyphens/>
            </w:pPr>
            <w:r w:rsidRPr="007036CE">
              <w:t>нет</w:t>
            </w:r>
          </w:p>
        </w:tc>
        <w:tc>
          <w:tcPr>
            <w:tcW w:w="1109" w:type="pct"/>
          </w:tcPr>
          <w:p w14:paraId="67C3D2C0" w14:textId="77777777" w:rsidR="007A2A38" w:rsidRPr="007036CE" w:rsidRDefault="007A2A38" w:rsidP="007A2A38">
            <w:pPr>
              <w:pStyle w:val="GOSTTablenorm"/>
              <w:suppressAutoHyphens/>
            </w:pPr>
            <w:r w:rsidRPr="007036CE">
              <w:t>Дата представления документа-</w:t>
            </w:r>
            <w:r w:rsidRPr="007036CE">
              <w:lastRenderedPageBreak/>
              <w:t>основания для платежа, требующего подтверждения (по строке документа)</w:t>
            </w:r>
          </w:p>
        </w:tc>
        <w:tc>
          <w:tcPr>
            <w:tcW w:w="1109" w:type="pct"/>
          </w:tcPr>
          <w:p w14:paraId="5E78FDE5" w14:textId="77777777" w:rsidR="007A2A38" w:rsidRPr="007036CE" w:rsidRDefault="007A2A38" w:rsidP="007A2A38">
            <w:pPr>
              <w:pStyle w:val="GOSTTablenorm"/>
              <w:suppressAutoHyphens/>
            </w:pPr>
            <w:r w:rsidRPr="007036CE">
              <w:lastRenderedPageBreak/>
              <w:t>Paymn:DtBsDoc</w:t>
            </w:r>
          </w:p>
        </w:tc>
        <w:tc>
          <w:tcPr>
            <w:tcW w:w="1371" w:type="pct"/>
          </w:tcPr>
          <w:p w14:paraId="62B1147A" w14:textId="77777777" w:rsidR="007A2A38" w:rsidRPr="007036CE" w:rsidRDefault="007A2A38" w:rsidP="007A2A38">
            <w:pPr>
              <w:pStyle w:val="GOSTTablenorm"/>
              <w:suppressAutoHyphens/>
            </w:pPr>
            <w:r w:rsidRPr="007036CE">
              <w:t>-</w:t>
            </w:r>
          </w:p>
        </w:tc>
      </w:tr>
      <w:tr w:rsidR="00AF1608" w:rsidRPr="007036CE" w14:paraId="635F7C57" w14:textId="77777777" w:rsidTr="00B0621B">
        <w:trPr>
          <w:ins w:id="10147" w:author="Беленок Лариса Николаевна" w:date="2026-04-02T15:39:00Z"/>
        </w:trPr>
        <w:tc>
          <w:tcPr>
            <w:tcW w:w="1109" w:type="pct"/>
          </w:tcPr>
          <w:p w14:paraId="429717CC" w14:textId="6AD3BF19" w:rsidR="00AF1608" w:rsidRPr="00C31322" w:rsidRDefault="00AF1608" w:rsidP="00AF1608">
            <w:pPr>
              <w:pStyle w:val="GOSTTablenorm"/>
              <w:suppressAutoHyphens/>
              <w:rPr>
                <w:ins w:id="10148" w:author="Беленок Лариса Николаевна" w:date="2026-04-02T15:39:00Z"/>
                <w:szCs w:val="22"/>
              </w:rPr>
            </w:pPr>
            <w:ins w:id="10149" w:author="Беленок Лариса Николаевна" w:date="2026-04-02T15:40:00Z">
              <w:r w:rsidRPr="00C31322">
                <w:t>Дата_исполнения</w:t>
              </w:r>
            </w:ins>
          </w:p>
        </w:tc>
        <w:tc>
          <w:tcPr>
            <w:tcW w:w="302" w:type="pct"/>
          </w:tcPr>
          <w:p w14:paraId="3978CD18" w14:textId="1DDD0988" w:rsidR="00AF1608" w:rsidRPr="00C31322" w:rsidRDefault="00AF1608" w:rsidP="00AF1608">
            <w:pPr>
              <w:pStyle w:val="GOSTTablenorm"/>
              <w:suppressAutoHyphens/>
              <w:rPr>
                <w:ins w:id="10150" w:author="Беленок Лариса Николаевна" w:date="2026-04-02T15:39:00Z"/>
              </w:rPr>
            </w:pPr>
            <w:ins w:id="10151" w:author="Беленок Лариса Николаевна" w:date="2026-04-02T15:40:00Z">
              <w:r w:rsidRPr="00C31322">
                <w:t>нет</w:t>
              </w:r>
            </w:ins>
          </w:p>
        </w:tc>
        <w:tc>
          <w:tcPr>
            <w:tcW w:w="1109" w:type="pct"/>
          </w:tcPr>
          <w:p w14:paraId="6A60DF58" w14:textId="43C37754" w:rsidR="00AF1608" w:rsidRPr="00C31322" w:rsidRDefault="00AF1608" w:rsidP="00AF1608">
            <w:pPr>
              <w:pStyle w:val="GOSTTablenorm"/>
              <w:suppressAutoHyphens/>
              <w:rPr>
                <w:ins w:id="10152" w:author="Беленок Лариса Николаевна" w:date="2026-04-02T15:39:00Z"/>
              </w:rPr>
            </w:pPr>
            <w:ins w:id="10153" w:author="Беленок Лариса Николаевна" w:date="2026-04-02T15:40:00Z">
              <w:r w:rsidRPr="00C31322">
                <w:t>Срок исполнения обязательства по документу-основанию (по строке документа)</w:t>
              </w:r>
            </w:ins>
          </w:p>
        </w:tc>
        <w:tc>
          <w:tcPr>
            <w:tcW w:w="1109" w:type="pct"/>
          </w:tcPr>
          <w:p w14:paraId="216513B4" w14:textId="3CC5B1F3" w:rsidR="00AF1608" w:rsidRPr="007036CE" w:rsidRDefault="00AF1608" w:rsidP="00AF1608">
            <w:pPr>
              <w:pStyle w:val="GOSTTablenorm"/>
              <w:suppressAutoHyphens/>
              <w:rPr>
                <w:ins w:id="10154" w:author="Беленок Лариса Николаевна" w:date="2026-04-02T15:39:00Z"/>
              </w:rPr>
            </w:pPr>
            <w:ins w:id="10155" w:author="Беленок Лариса Николаевна" w:date="2026-04-02T15:40:00Z">
              <w:r>
                <w:t>Paymn:TmExctn</w:t>
              </w:r>
            </w:ins>
          </w:p>
        </w:tc>
        <w:tc>
          <w:tcPr>
            <w:tcW w:w="1371" w:type="pct"/>
          </w:tcPr>
          <w:p w14:paraId="3DB1A6F9" w14:textId="0748885B" w:rsidR="00AF1608" w:rsidRPr="007036CE" w:rsidRDefault="00AF1608" w:rsidP="00AF1608">
            <w:pPr>
              <w:pStyle w:val="GOSTTablenorm"/>
              <w:suppressAutoHyphens/>
              <w:rPr>
                <w:ins w:id="10156" w:author="Беленок Лариса Николаевна" w:date="2026-04-02T15:39:00Z"/>
              </w:rPr>
            </w:pPr>
            <w:ins w:id="10157" w:author="Беленок Лариса Николаевна" w:date="2026-04-02T15:40:00Z">
              <w:r>
                <w:t>-</w:t>
              </w:r>
            </w:ins>
          </w:p>
        </w:tc>
      </w:tr>
    </w:tbl>
    <w:p w14:paraId="3E45AA80" w14:textId="4DA27AE1" w:rsidR="00FD69B4" w:rsidRPr="007036CE" w:rsidRDefault="009B61E2" w:rsidP="00802219">
      <w:pPr>
        <w:pStyle w:val="GOSTNameTable"/>
      </w:pPr>
      <w:r w:rsidRPr="007036CE">
        <w:rPr>
          <w:noProof/>
        </w:rPr>
        <w:fldChar w:fldCharType="begin"/>
      </w:r>
      <w:r w:rsidRPr="007036CE">
        <w:rPr>
          <w:noProof/>
        </w:rPr>
        <w:instrText xml:space="preserve"> SEQ Таблица \* ARABIC </w:instrText>
      </w:r>
      <w:r w:rsidRPr="007036CE">
        <w:rPr>
          <w:noProof/>
        </w:rPr>
        <w:fldChar w:fldCharType="separate"/>
      </w:r>
      <w:bookmarkStart w:id="10158" w:name="_Toc222928035"/>
      <w:r w:rsidR="00BD74E1">
        <w:rPr>
          <w:noProof/>
        </w:rPr>
        <w:t>62</w:t>
      </w:r>
      <w:r w:rsidRPr="007036CE">
        <w:rPr>
          <w:noProof/>
        </w:rPr>
        <w:fldChar w:fldCharType="end"/>
      </w:r>
      <w:r w:rsidR="00FD69B4" w:rsidRPr="007036CE">
        <w:t xml:space="preserve"> </w:t>
      </w:r>
      <w:r w:rsidR="00D9309A" w:rsidRPr="007036CE">
        <w:t>–</w:t>
      </w:r>
      <w:r w:rsidR="00FD69B4" w:rsidRPr="007036CE">
        <w:t xml:space="preserve"> Перечень атрибутов, соответствующих типу документа «Расчетный документ» MSC_PAYM_ORDER_PBS</w:t>
      </w:r>
      <w:bookmarkEnd w:id="10158"/>
    </w:p>
    <w:tbl>
      <w:tblPr>
        <w:tblStyle w:val="GOSTTable"/>
        <w:tblW w:w="5000" w:type="pct"/>
        <w:tblLayout w:type="fixed"/>
        <w:tblLook w:val="07E0" w:firstRow="1" w:lastRow="1" w:firstColumn="1" w:lastColumn="1" w:noHBand="1" w:noVBand="1"/>
      </w:tblPr>
      <w:tblGrid>
        <w:gridCol w:w="3495"/>
        <w:gridCol w:w="952"/>
        <w:gridCol w:w="3496"/>
        <w:gridCol w:w="3496"/>
        <w:gridCol w:w="4321"/>
      </w:tblGrid>
      <w:tr w:rsidR="00BF2272" w:rsidRPr="007036CE" w14:paraId="6944803E" w14:textId="77777777" w:rsidTr="00B0621B">
        <w:trPr>
          <w:cnfStyle w:val="100000000000" w:firstRow="1" w:lastRow="0" w:firstColumn="0" w:lastColumn="0" w:oddVBand="0" w:evenVBand="0" w:oddHBand="0" w:evenHBand="0" w:firstRowFirstColumn="0" w:firstRowLastColumn="0" w:lastRowFirstColumn="0" w:lastRowLastColumn="0"/>
        </w:trPr>
        <w:tc>
          <w:tcPr>
            <w:tcW w:w="1109" w:type="pct"/>
          </w:tcPr>
          <w:p w14:paraId="11AAC0FA" w14:textId="77777777" w:rsidR="00BF2272" w:rsidRPr="007036CE" w:rsidRDefault="00BF2272" w:rsidP="00802219">
            <w:pPr>
              <w:pStyle w:val="GOSTTableHead"/>
            </w:pPr>
            <w:r w:rsidRPr="007036CE">
              <w:t>Наименование атрибута</w:t>
            </w:r>
          </w:p>
        </w:tc>
        <w:tc>
          <w:tcPr>
            <w:tcW w:w="302" w:type="pct"/>
          </w:tcPr>
          <w:p w14:paraId="5EB9ED71" w14:textId="77777777" w:rsidR="00BF2272" w:rsidRPr="007036CE" w:rsidRDefault="00BF2272" w:rsidP="00802219">
            <w:pPr>
              <w:pStyle w:val="GOSTTableHead"/>
            </w:pPr>
            <w:r w:rsidRPr="007036CE">
              <w:t>Вычисляемый атрибут</w:t>
            </w:r>
          </w:p>
        </w:tc>
        <w:tc>
          <w:tcPr>
            <w:tcW w:w="1109" w:type="pct"/>
          </w:tcPr>
          <w:p w14:paraId="1DD6F1DA" w14:textId="77777777" w:rsidR="00BF2272" w:rsidRPr="007036CE" w:rsidRDefault="00BF2272" w:rsidP="00802219">
            <w:pPr>
              <w:pStyle w:val="GOSTTableHead"/>
            </w:pPr>
            <w:r w:rsidRPr="007036CE">
              <w:t>Описание атрибута</w:t>
            </w:r>
          </w:p>
        </w:tc>
        <w:tc>
          <w:tcPr>
            <w:tcW w:w="1109" w:type="pct"/>
          </w:tcPr>
          <w:p w14:paraId="5A08FDF4" w14:textId="77777777" w:rsidR="00BF2272" w:rsidRPr="007036CE" w:rsidRDefault="00BF2272" w:rsidP="00802219">
            <w:pPr>
              <w:pStyle w:val="GOSTTableHead"/>
            </w:pPr>
            <w:r w:rsidRPr="007036CE">
              <w:t>Реквизит документа (наименование тега)</w:t>
            </w:r>
          </w:p>
        </w:tc>
        <w:tc>
          <w:tcPr>
            <w:tcW w:w="1371" w:type="pct"/>
          </w:tcPr>
          <w:p w14:paraId="2603579A" w14:textId="77777777" w:rsidR="00BF2272" w:rsidRPr="007036CE" w:rsidRDefault="00BF2272" w:rsidP="00802219">
            <w:pPr>
              <w:pStyle w:val="GOSTTableHead"/>
            </w:pPr>
            <w:r w:rsidRPr="007036CE">
              <w:t>Алгоритм вычисления</w:t>
            </w:r>
          </w:p>
        </w:tc>
      </w:tr>
      <w:tr w:rsidR="00BF2272" w:rsidRPr="007036CE" w14:paraId="6C63F60C" w14:textId="77777777" w:rsidTr="00B0621B">
        <w:tc>
          <w:tcPr>
            <w:tcW w:w="1109" w:type="pct"/>
          </w:tcPr>
          <w:p w14:paraId="03F8A770" w14:textId="77777777" w:rsidR="00BF2272" w:rsidRPr="007036CE" w:rsidRDefault="00BF2272" w:rsidP="0041658B">
            <w:pPr>
              <w:pStyle w:val="GOSTTablenorm"/>
            </w:pPr>
            <w:r w:rsidRPr="007036CE">
              <w:t>Номер_документа*</w:t>
            </w:r>
          </w:p>
        </w:tc>
        <w:tc>
          <w:tcPr>
            <w:tcW w:w="302" w:type="pct"/>
          </w:tcPr>
          <w:p w14:paraId="753C3027" w14:textId="77777777" w:rsidR="00BF2272" w:rsidRPr="007036CE" w:rsidRDefault="00BF2272">
            <w:pPr>
              <w:pStyle w:val="GOSTTablenorm"/>
            </w:pPr>
            <w:r w:rsidRPr="007036CE">
              <w:t>нет</w:t>
            </w:r>
          </w:p>
        </w:tc>
        <w:tc>
          <w:tcPr>
            <w:tcW w:w="1109" w:type="pct"/>
          </w:tcPr>
          <w:p w14:paraId="2110386A" w14:textId="77777777" w:rsidR="00BF2272" w:rsidRPr="007036CE" w:rsidRDefault="00BF2272">
            <w:pPr>
              <w:pStyle w:val="GOSTTablenorm"/>
            </w:pPr>
            <w:r w:rsidRPr="007036CE">
              <w:t>Номер документа</w:t>
            </w:r>
          </w:p>
        </w:tc>
        <w:tc>
          <w:tcPr>
            <w:tcW w:w="1109" w:type="pct"/>
          </w:tcPr>
          <w:p w14:paraId="0650F1E2" w14:textId="77777777" w:rsidR="00BF2272" w:rsidRPr="007036CE" w:rsidRDefault="00BF2272">
            <w:pPr>
              <w:pStyle w:val="GOSTTablenorm"/>
            </w:pPr>
            <w:r w:rsidRPr="007036CE">
              <w:t>BasicRequisites_DocNum</w:t>
            </w:r>
          </w:p>
        </w:tc>
        <w:tc>
          <w:tcPr>
            <w:tcW w:w="1371" w:type="pct"/>
          </w:tcPr>
          <w:p w14:paraId="6A5C277E" w14:textId="77777777" w:rsidR="00BF2272" w:rsidRPr="007036CE" w:rsidRDefault="00BF2272">
            <w:pPr>
              <w:pStyle w:val="GOSTTablenorm"/>
            </w:pPr>
          </w:p>
        </w:tc>
      </w:tr>
      <w:tr w:rsidR="00BF2272" w:rsidRPr="007036CE" w14:paraId="6337BD65" w14:textId="77777777" w:rsidTr="00B0621B">
        <w:tc>
          <w:tcPr>
            <w:tcW w:w="1109" w:type="pct"/>
          </w:tcPr>
          <w:p w14:paraId="51E30C11" w14:textId="77777777" w:rsidR="00BF2272" w:rsidRPr="007036CE" w:rsidRDefault="00BF2272" w:rsidP="0041658B">
            <w:pPr>
              <w:pStyle w:val="GOSTTablenorm"/>
            </w:pPr>
            <w:r w:rsidRPr="007036CE">
              <w:t>Дата_документа*</w:t>
            </w:r>
          </w:p>
        </w:tc>
        <w:tc>
          <w:tcPr>
            <w:tcW w:w="302" w:type="pct"/>
          </w:tcPr>
          <w:p w14:paraId="0E52BCA0" w14:textId="77777777" w:rsidR="00BF2272" w:rsidRPr="007036CE" w:rsidRDefault="00BF2272">
            <w:pPr>
              <w:pStyle w:val="GOSTTablenorm"/>
            </w:pPr>
            <w:r w:rsidRPr="007036CE">
              <w:t>нет</w:t>
            </w:r>
          </w:p>
        </w:tc>
        <w:tc>
          <w:tcPr>
            <w:tcW w:w="1109" w:type="pct"/>
          </w:tcPr>
          <w:p w14:paraId="171AEE70" w14:textId="77777777" w:rsidR="00BF2272" w:rsidRPr="007036CE" w:rsidRDefault="00BF2272">
            <w:pPr>
              <w:pStyle w:val="GOSTTablenorm"/>
            </w:pPr>
            <w:r w:rsidRPr="007036CE">
              <w:t>Дата документа</w:t>
            </w:r>
          </w:p>
        </w:tc>
        <w:tc>
          <w:tcPr>
            <w:tcW w:w="1109" w:type="pct"/>
          </w:tcPr>
          <w:p w14:paraId="7F3A0DE2" w14:textId="77777777" w:rsidR="00BF2272" w:rsidRPr="007036CE" w:rsidRDefault="00BF2272">
            <w:pPr>
              <w:pStyle w:val="GOSTTablenorm"/>
            </w:pPr>
            <w:r w:rsidRPr="007036CE">
              <w:t>BasicRequisites_DocDate</w:t>
            </w:r>
          </w:p>
        </w:tc>
        <w:tc>
          <w:tcPr>
            <w:tcW w:w="1371" w:type="pct"/>
          </w:tcPr>
          <w:p w14:paraId="71339714" w14:textId="77777777" w:rsidR="00BF2272" w:rsidRPr="007036CE" w:rsidRDefault="00BF2272">
            <w:pPr>
              <w:pStyle w:val="GOSTTablenorm"/>
            </w:pPr>
          </w:p>
        </w:tc>
      </w:tr>
      <w:tr w:rsidR="00BF2272" w:rsidRPr="007036CE" w14:paraId="21AC8559" w14:textId="77777777" w:rsidTr="00B0621B">
        <w:tc>
          <w:tcPr>
            <w:tcW w:w="1109" w:type="pct"/>
          </w:tcPr>
          <w:p w14:paraId="6C69B184" w14:textId="77777777" w:rsidR="00BF2272" w:rsidRPr="007036CE" w:rsidRDefault="00BF2272" w:rsidP="0041658B">
            <w:pPr>
              <w:pStyle w:val="GOSTTablenorm"/>
            </w:pPr>
            <w:r w:rsidRPr="007036CE">
              <w:t>Дата_ввода_в_действие</w:t>
            </w:r>
          </w:p>
        </w:tc>
        <w:tc>
          <w:tcPr>
            <w:tcW w:w="302" w:type="pct"/>
          </w:tcPr>
          <w:p w14:paraId="2DCC0F63" w14:textId="77777777" w:rsidR="00BF2272" w:rsidRPr="007036CE" w:rsidRDefault="00BF2272">
            <w:pPr>
              <w:pStyle w:val="GOSTTablenorm"/>
            </w:pPr>
            <w:r w:rsidRPr="007036CE">
              <w:t>да</w:t>
            </w:r>
          </w:p>
        </w:tc>
        <w:tc>
          <w:tcPr>
            <w:tcW w:w="1109" w:type="pct"/>
          </w:tcPr>
          <w:p w14:paraId="08771B51" w14:textId="77777777" w:rsidR="00BF2272" w:rsidRPr="007036CE" w:rsidRDefault="00BF2272">
            <w:pPr>
              <w:pStyle w:val="GOSTTablenorm"/>
            </w:pPr>
            <w:r w:rsidRPr="007036CE">
              <w:t>Дата ввода в действие</w:t>
            </w:r>
          </w:p>
        </w:tc>
        <w:tc>
          <w:tcPr>
            <w:tcW w:w="1109" w:type="pct"/>
          </w:tcPr>
          <w:p w14:paraId="5C5F9770" w14:textId="77777777" w:rsidR="00BF2272" w:rsidRPr="007036CE" w:rsidRDefault="00BF2272">
            <w:pPr>
              <w:pStyle w:val="GOSTTablenorm"/>
            </w:pPr>
            <w:r w:rsidRPr="007036CE">
              <w:t>SettlementDate (из заголовка запроса)</w:t>
            </w:r>
          </w:p>
        </w:tc>
        <w:tc>
          <w:tcPr>
            <w:tcW w:w="1371" w:type="pct"/>
          </w:tcPr>
          <w:p w14:paraId="5A41998C" w14:textId="77777777" w:rsidR="00BF2272" w:rsidRPr="007036CE" w:rsidRDefault="00BF2272">
            <w:pPr>
              <w:pStyle w:val="GOSTTablenorm"/>
            </w:pPr>
            <w:r w:rsidRPr="007036CE">
              <w:t>Для данного типа документов Дата_ввода_в_действие</w:t>
            </w:r>
            <w:ins w:id="10159" w:author="Сатлер Марина Викторовна" w:date="2024-01-15T15:30:00Z">
              <w:r w:rsidR="00626DD4" w:rsidRPr="007036CE">
                <w:t> </w:t>
              </w:r>
            </w:ins>
            <w:r w:rsidRPr="007036CE">
              <w:t>=</w:t>
            </w:r>
            <w:ins w:id="10160" w:author="Сатлер Марина Викторовна" w:date="2024-01-15T15:30:00Z">
              <w:r w:rsidR="00626DD4" w:rsidRPr="007036CE">
                <w:t> </w:t>
              </w:r>
            </w:ins>
            <w:r w:rsidRPr="007036CE">
              <w:t>Дата_отражения_в_учете</w:t>
            </w:r>
          </w:p>
        </w:tc>
      </w:tr>
      <w:tr w:rsidR="00BF2272" w:rsidRPr="007036CE" w14:paraId="355AF533" w14:textId="77777777" w:rsidTr="00B0621B">
        <w:tc>
          <w:tcPr>
            <w:tcW w:w="1109" w:type="pct"/>
          </w:tcPr>
          <w:p w14:paraId="728479FA" w14:textId="77777777" w:rsidR="00BF2272" w:rsidRPr="007036CE" w:rsidRDefault="00BF2272" w:rsidP="0041658B">
            <w:pPr>
              <w:pStyle w:val="GOSTTablenorm"/>
            </w:pPr>
            <w:r w:rsidRPr="007036CE">
              <w:t>Тип_расч_документа</w:t>
            </w:r>
          </w:p>
        </w:tc>
        <w:tc>
          <w:tcPr>
            <w:tcW w:w="302" w:type="pct"/>
          </w:tcPr>
          <w:p w14:paraId="5F485312" w14:textId="77777777" w:rsidR="00BF2272" w:rsidRPr="007036CE" w:rsidRDefault="00BF2272">
            <w:pPr>
              <w:pStyle w:val="GOSTTablenorm"/>
            </w:pPr>
            <w:r w:rsidRPr="007036CE">
              <w:t>нет</w:t>
            </w:r>
          </w:p>
        </w:tc>
        <w:tc>
          <w:tcPr>
            <w:tcW w:w="1109" w:type="pct"/>
          </w:tcPr>
          <w:p w14:paraId="74A7BF10" w14:textId="77777777" w:rsidR="00BF2272" w:rsidRPr="007036CE" w:rsidRDefault="00BF2272">
            <w:pPr>
              <w:pStyle w:val="GOSTTablenorm"/>
            </w:pPr>
            <w:r w:rsidRPr="007036CE">
              <w:t>Тип расчетного документа (банковский электронный документ, поручение о перечислении на счет в СКП) с учетом направления движения денежных средств.</w:t>
            </w:r>
          </w:p>
          <w:p w14:paraId="6259CDBC" w14:textId="77777777" w:rsidR="00BF2272" w:rsidRPr="007036CE" w:rsidRDefault="00BF2272">
            <w:pPr>
              <w:pStyle w:val="GOSTTablenorm"/>
              <w:rPr>
                <w:rFonts w:eastAsiaTheme="minorEastAsia"/>
              </w:rPr>
            </w:pPr>
            <w:r w:rsidRPr="007036CE">
              <w:t>Возможные значения:</w:t>
            </w:r>
          </w:p>
          <w:p w14:paraId="2A368821" w14:textId="77777777" w:rsidR="003D1E36" w:rsidRPr="007036CE" w:rsidRDefault="003D1E36" w:rsidP="00C403F7">
            <w:pPr>
              <w:pStyle w:val="GOSTTableListMark1"/>
            </w:pPr>
            <w:r w:rsidRPr="007036CE">
              <w:t>«ЭДИ»;</w:t>
            </w:r>
          </w:p>
          <w:p w14:paraId="091123DF" w14:textId="77777777" w:rsidR="003D1E36" w:rsidRPr="007036CE" w:rsidRDefault="003D1E36" w:rsidP="00C403F7">
            <w:pPr>
              <w:pStyle w:val="GOSTTableListMark1"/>
            </w:pPr>
            <w:r w:rsidRPr="007036CE">
              <w:t>«ЭДВ»;</w:t>
            </w:r>
          </w:p>
          <w:p w14:paraId="7199D93B" w14:textId="77777777" w:rsidR="003D1E36" w:rsidRPr="007036CE" w:rsidRDefault="003D1E36" w:rsidP="00C403F7">
            <w:pPr>
              <w:pStyle w:val="GOSTTableListMark1"/>
            </w:pPr>
            <w:r w:rsidRPr="007036CE">
              <w:t>«КДИ»;</w:t>
            </w:r>
          </w:p>
          <w:p w14:paraId="362FA79E" w14:textId="77777777" w:rsidR="00BF2272" w:rsidRPr="007036CE" w:rsidRDefault="003D1E36" w:rsidP="00C403F7">
            <w:pPr>
              <w:pStyle w:val="GOSTTableListMark1"/>
            </w:pPr>
            <w:r w:rsidRPr="007036CE">
              <w:lastRenderedPageBreak/>
              <w:t>«КДВ»</w:t>
            </w:r>
          </w:p>
        </w:tc>
        <w:tc>
          <w:tcPr>
            <w:tcW w:w="1109" w:type="pct"/>
          </w:tcPr>
          <w:p w14:paraId="5D3E238D" w14:textId="77777777" w:rsidR="00BF2272" w:rsidRPr="007036CE" w:rsidRDefault="00BF2272" w:rsidP="0041658B">
            <w:pPr>
              <w:pStyle w:val="GOSTTablenorm"/>
            </w:pPr>
            <w:r w:rsidRPr="007036CE">
              <w:lastRenderedPageBreak/>
              <w:t>BasicRequisites_POType</w:t>
            </w:r>
          </w:p>
        </w:tc>
        <w:tc>
          <w:tcPr>
            <w:tcW w:w="1371" w:type="pct"/>
          </w:tcPr>
          <w:p w14:paraId="33E6B92E" w14:textId="77777777" w:rsidR="00BF2272" w:rsidRPr="007036CE" w:rsidRDefault="00BF2272">
            <w:pPr>
              <w:pStyle w:val="GOSTTablenorm"/>
            </w:pPr>
          </w:p>
        </w:tc>
      </w:tr>
      <w:tr w:rsidR="00BF2272" w:rsidRPr="007036CE" w14:paraId="42ED349E" w14:textId="77777777" w:rsidTr="00B0621B">
        <w:tc>
          <w:tcPr>
            <w:tcW w:w="1109" w:type="pct"/>
          </w:tcPr>
          <w:p w14:paraId="7D7D770C" w14:textId="77777777" w:rsidR="00BF2272" w:rsidRPr="007036CE" w:rsidRDefault="00BF2272" w:rsidP="0041658B">
            <w:pPr>
              <w:pStyle w:val="GOSTTablenorm"/>
            </w:pPr>
            <w:r w:rsidRPr="007036CE">
              <w:t>Тип_ED</w:t>
            </w:r>
          </w:p>
        </w:tc>
        <w:tc>
          <w:tcPr>
            <w:tcW w:w="302" w:type="pct"/>
          </w:tcPr>
          <w:p w14:paraId="514CF92D" w14:textId="77777777" w:rsidR="00BF2272" w:rsidRPr="007036CE" w:rsidRDefault="00BF2272">
            <w:pPr>
              <w:pStyle w:val="GOSTTablenorm"/>
            </w:pPr>
            <w:r w:rsidRPr="007036CE">
              <w:t>нет</w:t>
            </w:r>
          </w:p>
        </w:tc>
        <w:tc>
          <w:tcPr>
            <w:tcW w:w="1109" w:type="pct"/>
          </w:tcPr>
          <w:p w14:paraId="110009E5" w14:textId="77777777" w:rsidR="00BF2272" w:rsidRPr="007036CE" w:rsidRDefault="00BF2272">
            <w:pPr>
              <w:pStyle w:val="GOSTTablenorm"/>
            </w:pPr>
            <w:r w:rsidRPr="007036CE">
              <w:t>Код типа ED расчетного документа</w:t>
            </w:r>
          </w:p>
        </w:tc>
        <w:tc>
          <w:tcPr>
            <w:tcW w:w="1109" w:type="pct"/>
          </w:tcPr>
          <w:p w14:paraId="498841CD" w14:textId="77777777" w:rsidR="00BF2272" w:rsidRPr="007036CE" w:rsidRDefault="00BF2272">
            <w:pPr>
              <w:pStyle w:val="GOSTTablenorm"/>
            </w:pPr>
            <w:r w:rsidRPr="007036CE">
              <w:t>BasicRequisites_EDType</w:t>
            </w:r>
          </w:p>
        </w:tc>
        <w:tc>
          <w:tcPr>
            <w:tcW w:w="1371" w:type="pct"/>
          </w:tcPr>
          <w:p w14:paraId="0B512460" w14:textId="77777777" w:rsidR="00BF2272" w:rsidRPr="007036CE" w:rsidRDefault="00BF2272">
            <w:pPr>
              <w:pStyle w:val="GOSTTablenorm"/>
            </w:pPr>
          </w:p>
        </w:tc>
      </w:tr>
      <w:tr w:rsidR="00BF2272" w:rsidRPr="007036CE" w14:paraId="65A3E35A" w14:textId="77777777" w:rsidTr="00B0621B">
        <w:tc>
          <w:tcPr>
            <w:tcW w:w="1109" w:type="pct"/>
          </w:tcPr>
          <w:p w14:paraId="21085EA7" w14:textId="77777777" w:rsidR="00BF2272" w:rsidRPr="007036CE" w:rsidRDefault="00BF2272" w:rsidP="0041658B">
            <w:pPr>
              <w:pStyle w:val="GOSTTablenorm"/>
            </w:pPr>
            <w:r w:rsidRPr="007036CE">
              <w:t>Наименование_расч_документа</w:t>
            </w:r>
          </w:p>
        </w:tc>
        <w:tc>
          <w:tcPr>
            <w:tcW w:w="302" w:type="pct"/>
          </w:tcPr>
          <w:p w14:paraId="5923EA8F" w14:textId="77777777" w:rsidR="00BF2272" w:rsidRPr="007036CE" w:rsidRDefault="00BF2272">
            <w:pPr>
              <w:pStyle w:val="GOSTTablenorm"/>
            </w:pPr>
            <w:r w:rsidRPr="007036CE">
              <w:t>да</w:t>
            </w:r>
          </w:p>
        </w:tc>
        <w:tc>
          <w:tcPr>
            <w:tcW w:w="1109" w:type="pct"/>
          </w:tcPr>
          <w:p w14:paraId="51EA4B23" w14:textId="77777777" w:rsidR="00BF2272" w:rsidRPr="007036CE" w:rsidRDefault="00BF2272">
            <w:pPr>
              <w:pStyle w:val="GOSTTablenorm"/>
            </w:pPr>
            <w:r w:rsidRPr="007036CE">
              <w:t>Наименование расчетного документа в соответствии с типом ED</w:t>
            </w:r>
          </w:p>
        </w:tc>
        <w:tc>
          <w:tcPr>
            <w:tcW w:w="1109" w:type="pct"/>
          </w:tcPr>
          <w:p w14:paraId="245159BB" w14:textId="77777777" w:rsidR="00BF2272" w:rsidRPr="007036CE" w:rsidRDefault="00D40F0E">
            <w:pPr>
              <w:pStyle w:val="GOSTTablenorm"/>
            </w:pPr>
            <w:r w:rsidRPr="007036CE">
              <w:t>BasicRequisites_EDType</w:t>
            </w:r>
          </w:p>
        </w:tc>
        <w:tc>
          <w:tcPr>
            <w:tcW w:w="1371" w:type="pct"/>
          </w:tcPr>
          <w:p w14:paraId="5FEC1081" w14:textId="77777777" w:rsidR="00BF2272" w:rsidRPr="007036CE" w:rsidRDefault="00626DD4" w:rsidP="00802219">
            <w:pPr>
              <w:pStyle w:val="GOSTTableListMark1"/>
            </w:pPr>
            <w:r w:rsidRPr="007036CE">
              <w:t>«</w:t>
            </w:r>
            <w:r w:rsidR="00BF2272" w:rsidRPr="007036CE">
              <w:t>ED101</w:t>
            </w:r>
            <w:r w:rsidRPr="007036CE">
              <w:t>»</w:t>
            </w:r>
            <w:r w:rsidR="00BF2272" w:rsidRPr="007036CE">
              <w:t xml:space="preserve"> – Платежное поручение;</w:t>
            </w:r>
          </w:p>
          <w:p w14:paraId="7E422031" w14:textId="77777777" w:rsidR="00BF2272" w:rsidRPr="007036CE" w:rsidRDefault="00626DD4" w:rsidP="00802219">
            <w:pPr>
              <w:pStyle w:val="GOSTTableListMark1"/>
            </w:pPr>
            <w:r w:rsidRPr="007036CE">
              <w:t>«</w:t>
            </w:r>
            <w:r w:rsidR="00BF2272" w:rsidRPr="007036CE">
              <w:t>ED103</w:t>
            </w:r>
            <w:r w:rsidRPr="007036CE">
              <w:t>»</w:t>
            </w:r>
            <w:r w:rsidR="00BF2272" w:rsidRPr="007036CE">
              <w:t xml:space="preserve"> –</w:t>
            </w:r>
            <w:r w:rsidR="003D1E36" w:rsidRPr="007036CE">
              <w:t xml:space="preserve"> </w:t>
            </w:r>
            <w:r w:rsidR="00BF2272" w:rsidRPr="007036CE">
              <w:t>Платежное требование;</w:t>
            </w:r>
          </w:p>
          <w:p w14:paraId="49D9F741" w14:textId="77777777" w:rsidR="00BF2272" w:rsidRPr="007036CE" w:rsidRDefault="00626DD4" w:rsidP="00802219">
            <w:pPr>
              <w:pStyle w:val="GOSTTableListMark1"/>
            </w:pPr>
            <w:r w:rsidRPr="007036CE">
              <w:t>«</w:t>
            </w:r>
            <w:r w:rsidR="00BF2272" w:rsidRPr="007036CE">
              <w:t>ED104</w:t>
            </w:r>
            <w:r w:rsidRPr="007036CE">
              <w:t>»</w:t>
            </w:r>
            <w:r w:rsidR="00BF2272" w:rsidRPr="007036CE">
              <w:t xml:space="preserve"> – Инкассовое поручение;</w:t>
            </w:r>
          </w:p>
          <w:p w14:paraId="49EF5167" w14:textId="77777777" w:rsidR="00BF2272" w:rsidRPr="007036CE" w:rsidRDefault="00626DD4" w:rsidP="00802219">
            <w:pPr>
              <w:pStyle w:val="GOSTTableListMark1"/>
            </w:pPr>
            <w:r w:rsidRPr="007036CE">
              <w:t>«</w:t>
            </w:r>
            <w:r w:rsidR="00BF2272" w:rsidRPr="007036CE">
              <w:t>ED105</w:t>
            </w:r>
            <w:r w:rsidRPr="007036CE">
              <w:t>»</w:t>
            </w:r>
            <w:r w:rsidR="00BF2272" w:rsidRPr="007036CE">
              <w:t xml:space="preserve"> – Платежный ордер;</w:t>
            </w:r>
          </w:p>
          <w:p w14:paraId="7D12BF9F" w14:textId="77777777" w:rsidR="00BF2272" w:rsidRPr="007036CE" w:rsidRDefault="00626DD4" w:rsidP="00802219">
            <w:pPr>
              <w:pStyle w:val="GOSTTableListMark1"/>
            </w:pPr>
            <w:r w:rsidRPr="007036CE">
              <w:t>«</w:t>
            </w:r>
            <w:r w:rsidR="00BF2272" w:rsidRPr="007036CE">
              <w:t>ED108</w:t>
            </w:r>
            <w:r w:rsidRPr="007036CE">
              <w:t>»</w:t>
            </w:r>
            <w:r w:rsidR="00BF2272" w:rsidRPr="007036CE">
              <w:t xml:space="preserve"> – Платежное поручение на общую сумму с реестром;</w:t>
            </w:r>
          </w:p>
          <w:p w14:paraId="534E237B" w14:textId="14C1D3F4" w:rsidR="00BF2272" w:rsidRPr="007036CE" w:rsidRDefault="00626DD4" w:rsidP="005B1C15">
            <w:pPr>
              <w:pStyle w:val="GOSTTableListMark1"/>
            </w:pPr>
            <w:r w:rsidRPr="007036CE">
              <w:t>«</w:t>
            </w:r>
            <w:r w:rsidR="00BF2272" w:rsidRPr="007036CE">
              <w:t>VD101</w:t>
            </w:r>
            <w:r w:rsidRPr="007036CE">
              <w:t>»</w:t>
            </w:r>
            <w:r w:rsidR="00BF2272" w:rsidRPr="007036CE">
              <w:t xml:space="preserve"> </w:t>
            </w:r>
            <w:r w:rsidR="005B1C15" w:rsidRPr="005B1C15">
              <w:t>–</w:t>
            </w:r>
            <w:r w:rsidR="00BF2272" w:rsidRPr="007036CE">
              <w:t xml:space="preserve"> Поручение о перечислении на счет;</w:t>
            </w:r>
          </w:p>
          <w:p w14:paraId="77B41519" w14:textId="118C99F1" w:rsidR="00BF2272" w:rsidRPr="007036CE" w:rsidRDefault="00626DD4" w:rsidP="005B1C15">
            <w:pPr>
              <w:pStyle w:val="GOSTTableListMark1"/>
              <w:rPr>
                <w:ins w:id="10161" w:author="Левина Алла" w:date="2025-05-29T10:19:00Z"/>
              </w:rPr>
            </w:pPr>
            <w:r w:rsidRPr="007036CE">
              <w:t>«</w:t>
            </w:r>
            <w:r w:rsidR="00BF2272" w:rsidRPr="007036CE">
              <w:t>VDG25</w:t>
            </w:r>
            <w:r w:rsidRPr="007036CE">
              <w:t>»</w:t>
            </w:r>
            <w:r w:rsidR="00BF2272" w:rsidRPr="007036CE">
              <w:t xml:space="preserve"> </w:t>
            </w:r>
            <w:r w:rsidR="005B1C15" w:rsidRPr="005B1C15">
              <w:t>–</w:t>
            </w:r>
            <w:r w:rsidR="00BF2272" w:rsidRPr="007036CE">
              <w:t xml:space="preserve"> Платежное поручение</w:t>
            </w:r>
          </w:p>
          <w:p w14:paraId="529A641B" w14:textId="77777777" w:rsidR="00FC2C74" w:rsidRPr="007036CE" w:rsidRDefault="00FC2C74" w:rsidP="00FC2C74">
            <w:pPr>
              <w:pStyle w:val="GOSTTableListMark1"/>
              <w:rPr>
                <w:ins w:id="10162" w:author="Левина Алла" w:date="2025-05-29T10:19:00Z"/>
              </w:rPr>
            </w:pPr>
            <w:ins w:id="10163" w:author="Левина Алла" w:date="2025-05-29T10:19:00Z">
              <w:r w:rsidRPr="007036CE">
                <w:t>G101 – Платежное поручение (ЦР);</w:t>
              </w:r>
            </w:ins>
          </w:p>
          <w:p w14:paraId="07FF3BC0" w14:textId="77777777" w:rsidR="00FC2C74" w:rsidRPr="007036CE" w:rsidRDefault="00FC2C74" w:rsidP="00FC2C74">
            <w:pPr>
              <w:pStyle w:val="GOSTTableListMark1"/>
            </w:pPr>
            <w:ins w:id="10164" w:author="Левина Алла" w:date="2025-05-29T10:19:00Z">
              <w:r w:rsidRPr="007036CE">
                <w:t>G108 – Платежное поручение на общую сумму с реестром (ЦР)</w:t>
              </w:r>
            </w:ins>
          </w:p>
        </w:tc>
      </w:tr>
      <w:tr w:rsidR="00BF2272" w:rsidRPr="007036CE" w14:paraId="63610BF1" w14:textId="77777777" w:rsidTr="00B0621B">
        <w:tc>
          <w:tcPr>
            <w:tcW w:w="1109" w:type="pct"/>
          </w:tcPr>
          <w:p w14:paraId="5B55F326" w14:textId="77777777" w:rsidR="00BF2272" w:rsidRPr="007036CE" w:rsidRDefault="00BF2272" w:rsidP="0041658B">
            <w:pPr>
              <w:pStyle w:val="GOSTTablenorm"/>
            </w:pPr>
            <w:r w:rsidRPr="007036CE">
              <w:t>Код_валюты</w:t>
            </w:r>
          </w:p>
        </w:tc>
        <w:tc>
          <w:tcPr>
            <w:tcW w:w="302" w:type="pct"/>
          </w:tcPr>
          <w:p w14:paraId="0B5DD186" w14:textId="77777777" w:rsidR="00BF2272" w:rsidRPr="007036CE" w:rsidRDefault="00BF2272">
            <w:pPr>
              <w:pStyle w:val="GOSTTablenorm"/>
            </w:pPr>
            <w:r w:rsidRPr="007036CE">
              <w:t>да</w:t>
            </w:r>
          </w:p>
        </w:tc>
        <w:tc>
          <w:tcPr>
            <w:tcW w:w="1109" w:type="pct"/>
          </w:tcPr>
          <w:p w14:paraId="293BB78E" w14:textId="77777777" w:rsidR="00BF2272" w:rsidRPr="007036CE" w:rsidRDefault="00BF2272">
            <w:pPr>
              <w:pStyle w:val="GOSTTablenorm"/>
            </w:pPr>
            <w:r w:rsidRPr="007036CE">
              <w:t>Код валюты по ОКВ</w:t>
            </w:r>
          </w:p>
        </w:tc>
        <w:tc>
          <w:tcPr>
            <w:tcW w:w="1109" w:type="pct"/>
          </w:tcPr>
          <w:p w14:paraId="72FD8D10" w14:textId="77777777" w:rsidR="00BF2272" w:rsidRPr="007036CE" w:rsidRDefault="00BF2272">
            <w:pPr>
              <w:pStyle w:val="GOSTTablenorm"/>
            </w:pPr>
          </w:p>
        </w:tc>
        <w:tc>
          <w:tcPr>
            <w:tcW w:w="1371" w:type="pct"/>
          </w:tcPr>
          <w:p w14:paraId="04198DC9" w14:textId="77777777" w:rsidR="00BF2272" w:rsidRPr="007036CE" w:rsidRDefault="00BF2272">
            <w:pPr>
              <w:pStyle w:val="GOSTTablenorm"/>
            </w:pPr>
            <w:r w:rsidRPr="007036CE">
              <w:t xml:space="preserve">Атрибут всегда заполняется значением </w:t>
            </w:r>
            <w:r w:rsidR="00626DD4" w:rsidRPr="007036CE">
              <w:t>«</w:t>
            </w:r>
            <w:r w:rsidRPr="007036CE">
              <w:t>643</w:t>
            </w:r>
            <w:r w:rsidR="00626DD4" w:rsidRPr="007036CE">
              <w:t>»</w:t>
            </w:r>
          </w:p>
        </w:tc>
      </w:tr>
      <w:tr w:rsidR="007E0C8D" w:rsidRPr="007036CE" w14:paraId="491BD893" w14:textId="77777777" w:rsidTr="00B0621B">
        <w:tc>
          <w:tcPr>
            <w:tcW w:w="1109" w:type="pct"/>
          </w:tcPr>
          <w:p w14:paraId="1D141809" w14:textId="77777777" w:rsidR="007E0C8D" w:rsidRPr="007036CE" w:rsidRDefault="007E0C8D" w:rsidP="007E0C8D">
            <w:pPr>
              <w:pStyle w:val="GOSTTablenorm"/>
            </w:pPr>
            <w:r w:rsidRPr="007036CE">
              <w:rPr>
                <w:szCs w:val="22"/>
              </w:rPr>
              <w:t>Код_валюты_учета</w:t>
            </w:r>
          </w:p>
        </w:tc>
        <w:tc>
          <w:tcPr>
            <w:tcW w:w="302" w:type="pct"/>
          </w:tcPr>
          <w:p w14:paraId="26EAD1EF" w14:textId="77777777" w:rsidR="007E0C8D" w:rsidRPr="007036CE" w:rsidRDefault="007E0C8D" w:rsidP="007E0C8D">
            <w:pPr>
              <w:pStyle w:val="GOSTTablenorm"/>
            </w:pPr>
            <w:r w:rsidRPr="007036CE">
              <w:rPr>
                <w:szCs w:val="22"/>
              </w:rPr>
              <w:t>да</w:t>
            </w:r>
          </w:p>
        </w:tc>
        <w:tc>
          <w:tcPr>
            <w:tcW w:w="1109" w:type="pct"/>
          </w:tcPr>
          <w:p w14:paraId="19848E4D" w14:textId="77777777" w:rsidR="007E0C8D" w:rsidRPr="007036CE" w:rsidRDefault="007E0C8D" w:rsidP="007E0C8D">
            <w:pPr>
              <w:pStyle w:val="GOSTTablenorm"/>
            </w:pPr>
            <w:r w:rsidRPr="007036CE">
              <w:rPr>
                <w:szCs w:val="22"/>
              </w:rPr>
              <w:t>Код валюты учета по ОКВ</w:t>
            </w:r>
          </w:p>
        </w:tc>
        <w:tc>
          <w:tcPr>
            <w:tcW w:w="1109" w:type="pct"/>
          </w:tcPr>
          <w:p w14:paraId="0D53D699" w14:textId="77777777" w:rsidR="007E0C8D" w:rsidRPr="007036CE" w:rsidRDefault="007E0C8D" w:rsidP="007E0C8D">
            <w:pPr>
              <w:pStyle w:val="GOSTTablenorm"/>
            </w:pPr>
            <w:r w:rsidRPr="007036CE">
              <w:t>-</w:t>
            </w:r>
          </w:p>
        </w:tc>
        <w:tc>
          <w:tcPr>
            <w:tcW w:w="1371" w:type="pct"/>
          </w:tcPr>
          <w:p w14:paraId="645C6F04" w14:textId="77777777" w:rsidR="007E0C8D" w:rsidRPr="007036CE" w:rsidRDefault="007E0C8D" w:rsidP="007E0C8D">
            <w:pPr>
              <w:pStyle w:val="GOSTTablenorm"/>
            </w:pPr>
            <w:r w:rsidRPr="007036CE">
              <w:t>Указывается значение «643»</w:t>
            </w:r>
          </w:p>
        </w:tc>
      </w:tr>
      <w:tr w:rsidR="007E0C8D" w:rsidRPr="007036CE" w14:paraId="7C62934B" w14:textId="77777777" w:rsidTr="00B0621B">
        <w:tc>
          <w:tcPr>
            <w:tcW w:w="1109" w:type="pct"/>
          </w:tcPr>
          <w:p w14:paraId="4C505D5D" w14:textId="77777777" w:rsidR="007E0C8D" w:rsidRPr="007036CE" w:rsidRDefault="007E0C8D" w:rsidP="007E0C8D">
            <w:pPr>
              <w:pStyle w:val="GOSTTablenorm"/>
            </w:pPr>
            <w:r w:rsidRPr="007036CE">
              <w:t>Код_контура</w:t>
            </w:r>
          </w:p>
        </w:tc>
        <w:tc>
          <w:tcPr>
            <w:tcW w:w="302" w:type="pct"/>
          </w:tcPr>
          <w:p w14:paraId="421A8A15" w14:textId="77777777" w:rsidR="007E0C8D" w:rsidRPr="007036CE" w:rsidRDefault="007E0C8D" w:rsidP="007E0C8D">
            <w:pPr>
              <w:pStyle w:val="GOSTTablenorm"/>
            </w:pPr>
            <w:r w:rsidRPr="007036CE">
              <w:t>да</w:t>
            </w:r>
          </w:p>
        </w:tc>
        <w:tc>
          <w:tcPr>
            <w:tcW w:w="1109" w:type="pct"/>
          </w:tcPr>
          <w:p w14:paraId="0F30248B" w14:textId="77777777" w:rsidR="007E0C8D" w:rsidRPr="007036CE" w:rsidRDefault="007E0C8D" w:rsidP="007E0C8D">
            <w:pPr>
              <w:pStyle w:val="GOSTTablenorm"/>
            </w:pPr>
            <w:r w:rsidRPr="007036CE">
              <w:t>Код контура, приведенный к стандартному виду</w:t>
            </w:r>
          </w:p>
        </w:tc>
        <w:tc>
          <w:tcPr>
            <w:tcW w:w="1109" w:type="pct"/>
          </w:tcPr>
          <w:p w14:paraId="44F6A4F7" w14:textId="77777777" w:rsidR="007E0C8D" w:rsidRPr="007036CE" w:rsidRDefault="00416986" w:rsidP="007E0C8D">
            <w:pPr>
              <w:pStyle w:val="GOSTTablenorm"/>
              <w:rPr>
                <w:lang w:val="en-US"/>
              </w:rPr>
            </w:pPr>
            <w:r w:rsidRPr="007036CE">
              <w:rPr>
                <w:lang w:val="en-US"/>
              </w:rPr>
              <w:t>Payee:</w:t>
            </w:r>
            <w:r w:rsidR="007E0C8D" w:rsidRPr="007036CE">
              <w:rPr>
                <w:lang w:val="en-US"/>
              </w:rPr>
              <w:t xml:space="preserve">Payee_Contour </w:t>
            </w:r>
            <w:r w:rsidR="007E0C8D" w:rsidRPr="007036CE">
              <w:t>или</w:t>
            </w:r>
            <w:r w:rsidR="007E0C8D" w:rsidRPr="007036CE">
              <w:rPr>
                <w:lang w:val="en-US"/>
              </w:rPr>
              <w:t xml:space="preserve"> </w:t>
            </w:r>
            <w:r w:rsidR="00412BAC" w:rsidRPr="007036CE">
              <w:rPr>
                <w:lang w:val="en-US"/>
              </w:rPr>
              <w:t>Payer:</w:t>
            </w:r>
            <w:r w:rsidR="007E0C8D" w:rsidRPr="007036CE">
              <w:rPr>
                <w:lang w:val="en-US"/>
              </w:rPr>
              <w:t>Payer_Contour</w:t>
            </w:r>
          </w:p>
        </w:tc>
        <w:tc>
          <w:tcPr>
            <w:tcW w:w="1371" w:type="pct"/>
          </w:tcPr>
          <w:p w14:paraId="4523619C" w14:textId="77777777" w:rsidR="007E0C8D" w:rsidRPr="007036CE" w:rsidRDefault="007E0C8D" w:rsidP="007E0C8D">
            <w:pPr>
              <w:pStyle w:val="GOSTTablenorm"/>
            </w:pPr>
            <w:r w:rsidRPr="007036CE">
              <w:t>Если тип расчетного документа = ЭДИ, КДИ, то заполняется значением реквизита Контур плательщика (Payer_Contour).</w:t>
            </w:r>
          </w:p>
          <w:p w14:paraId="79647B41" w14:textId="77777777" w:rsidR="007E0C8D" w:rsidRPr="007036CE" w:rsidRDefault="007E0C8D" w:rsidP="007E0C8D">
            <w:pPr>
              <w:pStyle w:val="GOSTTablenorm"/>
            </w:pPr>
            <w:r w:rsidRPr="007036CE">
              <w:t>Если тип расчетного документа = ЭДВ, КДВ, то заполняется значением реквизита Контур получателя (Payee_Contour).</w:t>
            </w:r>
          </w:p>
          <w:p w14:paraId="1ED967CC" w14:textId="77777777" w:rsidR="007E0C8D" w:rsidRPr="007036CE" w:rsidRDefault="007E0C8D" w:rsidP="007E0C8D">
            <w:pPr>
              <w:pStyle w:val="GOSTTablenorm"/>
              <w:rPr>
                <w:rFonts w:eastAsiaTheme="minorEastAsia"/>
              </w:rPr>
            </w:pPr>
            <w:r w:rsidRPr="007036CE">
              <w:t>Если в теге документа «1» или «O», то значение «1».</w:t>
            </w:r>
          </w:p>
          <w:p w14:paraId="156FC844" w14:textId="77777777" w:rsidR="007E0C8D" w:rsidRPr="007036CE" w:rsidRDefault="007E0C8D" w:rsidP="007E0C8D">
            <w:pPr>
              <w:pStyle w:val="GOSTTablenorm"/>
            </w:pPr>
            <w:r w:rsidRPr="007036CE">
              <w:lastRenderedPageBreak/>
              <w:t>Если в теге документа «2» или «S», то значение «2»</w:t>
            </w:r>
          </w:p>
        </w:tc>
      </w:tr>
      <w:tr w:rsidR="007E0C8D" w:rsidRPr="007036CE" w14:paraId="15DE8EFC" w14:textId="77777777" w:rsidTr="00B0621B">
        <w:tc>
          <w:tcPr>
            <w:tcW w:w="1109" w:type="pct"/>
          </w:tcPr>
          <w:p w14:paraId="6CB9A618" w14:textId="77777777" w:rsidR="007E0C8D" w:rsidRPr="007036CE" w:rsidRDefault="007E0C8D" w:rsidP="007E0C8D">
            <w:pPr>
              <w:pStyle w:val="GOSTTablenorm"/>
            </w:pPr>
            <w:r w:rsidRPr="007036CE">
              <w:lastRenderedPageBreak/>
              <w:t>Уровень_конфиденциальности</w:t>
            </w:r>
          </w:p>
        </w:tc>
        <w:tc>
          <w:tcPr>
            <w:tcW w:w="302" w:type="pct"/>
          </w:tcPr>
          <w:p w14:paraId="2925DEAE" w14:textId="77777777" w:rsidR="007E0C8D" w:rsidRPr="007036CE" w:rsidRDefault="007E0C8D" w:rsidP="007E0C8D">
            <w:pPr>
              <w:pStyle w:val="GOSTTablenorm"/>
            </w:pPr>
            <w:r w:rsidRPr="007036CE">
              <w:t>нет</w:t>
            </w:r>
          </w:p>
        </w:tc>
        <w:tc>
          <w:tcPr>
            <w:tcW w:w="1109" w:type="pct"/>
          </w:tcPr>
          <w:p w14:paraId="2CDC8BB5" w14:textId="77777777" w:rsidR="007E0C8D" w:rsidRPr="007036CE" w:rsidRDefault="007E0C8D" w:rsidP="007E0C8D">
            <w:pPr>
              <w:pStyle w:val="GOSTTablenorm"/>
            </w:pPr>
            <w:r w:rsidRPr="007036CE">
              <w:t>Уровень конфиденциальности</w:t>
            </w:r>
          </w:p>
        </w:tc>
        <w:tc>
          <w:tcPr>
            <w:tcW w:w="1109" w:type="pct"/>
          </w:tcPr>
          <w:p w14:paraId="23E87812" w14:textId="77777777" w:rsidR="007E0C8D" w:rsidRPr="007036CE" w:rsidRDefault="007E0C8D" w:rsidP="007E0C8D">
            <w:pPr>
              <w:pStyle w:val="GOSTTablenorm"/>
            </w:pPr>
            <w:r w:rsidRPr="007036CE">
              <w:t>StmInfrmtn_AccessLevelStereotype</w:t>
            </w:r>
          </w:p>
        </w:tc>
        <w:tc>
          <w:tcPr>
            <w:tcW w:w="1371" w:type="pct"/>
          </w:tcPr>
          <w:p w14:paraId="285311CC" w14:textId="77777777" w:rsidR="007E0C8D" w:rsidRPr="007036CE" w:rsidRDefault="007E0C8D" w:rsidP="007E0C8D">
            <w:pPr>
              <w:pStyle w:val="GOSTTablenorm"/>
            </w:pPr>
          </w:p>
        </w:tc>
      </w:tr>
      <w:tr w:rsidR="007E0C8D" w:rsidRPr="007036CE" w14:paraId="534C9382" w14:textId="77777777" w:rsidTr="00B0621B">
        <w:tc>
          <w:tcPr>
            <w:tcW w:w="1109" w:type="pct"/>
          </w:tcPr>
          <w:p w14:paraId="16202527" w14:textId="77777777" w:rsidR="007E0C8D" w:rsidRPr="007036CE" w:rsidRDefault="007E0C8D" w:rsidP="007E0C8D">
            <w:pPr>
              <w:pStyle w:val="GOSTTablenorm"/>
            </w:pPr>
            <w:r w:rsidRPr="007036CE">
              <w:t>Период_действия_ПОФР</w:t>
            </w:r>
          </w:p>
        </w:tc>
        <w:tc>
          <w:tcPr>
            <w:tcW w:w="302" w:type="pct"/>
          </w:tcPr>
          <w:p w14:paraId="6A3E0735" w14:textId="77777777" w:rsidR="007E0C8D" w:rsidRPr="007036CE" w:rsidRDefault="007E0C8D" w:rsidP="007E0C8D">
            <w:pPr>
              <w:pStyle w:val="GOSTTablenorm"/>
            </w:pPr>
            <w:r w:rsidRPr="007036CE">
              <w:t>нет</w:t>
            </w:r>
          </w:p>
        </w:tc>
        <w:tc>
          <w:tcPr>
            <w:tcW w:w="1109" w:type="pct"/>
          </w:tcPr>
          <w:p w14:paraId="68A76560" w14:textId="77777777" w:rsidR="007E0C8D" w:rsidRPr="007036CE" w:rsidRDefault="007E0C8D" w:rsidP="007E0C8D">
            <w:pPr>
              <w:pStyle w:val="GOSTTablenorm"/>
            </w:pPr>
            <w:r w:rsidRPr="007036CE">
              <w:t>Период действия ПОФР</w:t>
            </w:r>
          </w:p>
        </w:tc>
        <w:tc>
          <w:tcPr>
            <w:tcW w:w="1109" w:type="pct"/>
          </w:tcPr>
          <w:p w14:paraId="78E90E01" w14:textId="77777777" w:rsidR="007E0C8D" w:rsidRPr="007036CE" w:rsidRDefault="007E0C8D" w:rsidP="007E0C8D">
            <w:pPr>
              <w:pStyle w:val="GOSTTablenorm"/>
            </w:pPr>
            <w:r w:rsidRPr="007036CE">
              <w:t>StmInfrmtn_FAH_PerPOFRP</w:t>
            </w:r>
          </w:p>
        </w:tc>
        <w:tc>
          <w:tcPr>
            <w:tcW w:w="1371" w:type="pct"/>
          </w:tcPr>
          <w:p w14:paraId="1FCB3F6A" w14:textId="77777777" w:rsidR="007E0C8D" w:rsidRPr="007036CE" w:rsidRDefault="007E0C8D" w:rsidP="007E0C8D">
            <w:pPr>
              <w:pStyle w:val="GOSTTablenorm"/>
            </w:pPr>
          </w:p>
        </w:tc>
      </w:tr>
      <w:tr w:rsidR="007E0C8D" w:rsidRPr="007036CE" w14:paraId="43BBE13C" w14:textId="77777777" w:rsidTr="00B0621B">
        <w:tc>
          <w:tcPr>
            <w:tcW w:w="1109" w:type="pct"/>
          </w:tcPr>
          <w:p w14:paraId="3BC3BF70" w14:textId="77777777" w:rsidR="007E0C8D" w:rsidRPr="007036CE" w:rsidRDefault="007E0C8D" w:rsidP="007E0C8D">
            <w:pPr>
              <w:pStyle w:val="GOSTTablenorm"/>
            </w:pPr>
            <w:r w:rsidRPr="007036CE">
              <w:t>Система_источник</w:t>
            </w:r>
          </w:p>
        </w:tc>
        <w:tc>
          <w:tcPr>
            <w:tcW w:w="302" w:type="pct"/>
          </w:tcPr>
          <w:p w14:paraId="5F940407" w14:textId="77777777" w:rsidR="007E0C8D" w:rsidRPr="007036CE" w:rsidRDefault="00C07C33" w:rsidP="007E0C8D">
            <w:pPr>
              <w:pStyle w:val="GOSTTablenorm"/>
            </w:pPr>
            <w:r w:rsidRPr="007036CE">
              <w:t>да</w:t>
            </w:r>
          </w:p>
        </w:tc>
        <w:tc>
          <w:tcPr>
            <w:tcW w:w="1109" w:type="pct"/>
          </w:tcPr>
          <w:p w14:paraId="4C6B604D" w14:textId="77777777" w:rsidR="007E0C8D" w:rsidRPr="007036CE" w:rsidRDefault="007E0C8D" w:rsidP="007E0C8D">
            <w:pPr>
              <w:pStyle w:val="GOSTTablenorm"/>
            </w:pPr>
            <w:r w:rsidRPr="007036CE">
              <w:t>Система – источник</w:t>
            </w:r>
          </w:p>
        </w:tc>
        <w:tc>
          <w:tcPr>
            <w:tcW w:w="1109" w:type="pct"/>
          </w:tcPr>
          <w:p w14:paraId="4E5A490E" w14:textId="77777777" w:rsidR="007E0C8D" w:rsidRPr="007036CE" w:rsidRDefault="007E0C8D" w:rsidP="00C07C33">
            <w:pPr>
              <w:pStyle w:val="GOSTTablenorm"/>
            </w:pPr>
            <w:r w:rsidRPr="007036CE">
              <w:t>StmInfrmtn_Src</w:t>
            </w:r>
          </w:p>
        </w:tc>
        <w:tc>
          <w:tcPr>
            <w:tcW w:w="1371" w:type="pct"/>
          </w:tcPr>
          <w:p w14:paraId="78B18B2E" w14:textId="76672BE8" w:rsidR="009C7DBE" w:rsidRPr="007036CE" w:rsidRDefault="009C7DBE" w:rsidP="00726CC8">
            <w:pPr>
              <w:pStyle w:val="GOSTTableListMark1"/>
            </w:pPr>
            <w:r w:rsidRPr="007036CE">
              <w:t xml:space="preserve">«EXP» </w:t>
            </w:r>
            <w:r w:rsidR="005B1C15" w:rsidRPr="007036CE">
              <w:t>–</w:t>
            </w:r>
            <w:r w:rsidRPr="007036CE">
              <w:t xml:space="preserve"> ПУР;</w:t>
            </w:r>
          </w:p>
          <w:p w14:paraId="4E354F88" w14:textId="47F86D50" w:rsidR="009C7DBE" w:rsidRPr="007036CE" w:rsidRDefault="009C7DBE" w:rsidP="00726CC8">
            <w:pPr>
              <w:pStyle w:val="GOSTTableListMark1"/>
            </w:pPr>
            <w:r w:rsidRPr="007036CE">
              <w:t xml:space="preserve">«FAM» </w:t>
            </w:r>
            <w:r w:rsidR="005B1C15" w:rsidRPr="007036CE">
              <w:t>–</w:t>
            </w:r>
            <w:r w:rsidRPr="007036CE">
              <w:t xml:space="preserve"> ПУДС;</w:t>
            </w:r>
          </w:p>
          <w:p w14:paraId="6E38FCEE" w14:textId="60DBBE73" w:rsidR="009C7DBE" w:rsidRPr="007036CE" w:rsidRDefault="009C7DBE" w:rsidP="00726CC8">
            <w:pPr>
              <w:pStyle w:val="GOSTTableListMark1"/>
            </w:pPr>
            <w:r w:rsidRPr="007036CE">
              <w:t xml:space="preserve">«ASFK» </w:t>
            </w:r>
            <w:r w:rsidR="005B1C15" w:rsidRPr="007036CE">
              <w:t>–</w:t>
            </w:r>
            <w:r w:rsidRPr="007036CE">
              <w:t xml:space="preserve"> АСФК;</w:t>
            </w:r>
          </w:p>
          <w:p w14:paraId="1B4C1F37" w14:textId="7928E999" w:rsidR="009C7DBE" w:rsidRPr="007036CE" w:rsidRDefault="009C7DBE" w:rsidP="00726CC8">
            <w:pPr>
              <w:pStyle w:val="GOSTTableListMark1"/>
            </w:pPr>
            <w:r w:rsidRPr="007036CE">
              <w:t xml:space="preserve">«TSE» </w:t>
            </w:r>
            <w:r w:rsidR="005B1C15" w:rsidRPr="007036CE">
              <w:t>–</w:t>
            </w:r>
            <w:r w:rsidRPr="007036CE">
              <w:t xml:space="preserve"> ПУР КС;</w:t>
            </w:r>
          </w:p>
          <w:p w14:paraId="5256320F" w14:textId="76C98EF0" w:rsidR="009C7DBE" w:rsidRPr="007036CE" w:rsidRDefault="009C7DBE" w:rsidP="00726CC8">
            <w:pPr>
              <w:pStyle w:val="GOSTTableListMark1"/>
            </w:pPr>
            <w:r w:rsidRPr="007036CE">
              <w:t xml:space="preserve">«INC» </w:t>
            </w:r>
            <w:r w:rsidR="005B1C15" w:rsidRPr="007036CE">
              <w:t>–</w:t>
            </w:r>
            <w:r w:rsidRPr="007036CE">
              <w:t xml:space="preserve"> ПУР АУ/БУ;</w:t>
            </w:r>
          </w:p>
          <w:p w14:paraId="4FCB4250" w14:textId="443BABEF" w:rsidR="007E0C8D" w:rsidRPr="007036CE" w:rsidRDefault="009C7DBE" w:rsidP="00726CC8">
            <w:pPr>
              <w:pStyle w:val="GOSTTableListMark1"/>
            </w:pPr>
            <w:r w:rsidRPr="007036CE">
              <w:t xml:space="preserve">«RMS» </w:t>
            </w:r>
            <w:r w:rsidR="005B1C15" w:rsidRPr="007036CE">
              <w:t>–</w:t>
            </w:r>
            <w:r w:rsidRPr="007036CE">
              <w:t xml:space="preserve"> ПУД</w:t>
            </w:r>
          </w:p>
        </w:tc>
      </w:tr>
      <w:tr w:rsidR="00341CC0" w:rsidRPr="007036CE" w14:paraId="2B219442" w14:textId="77777777" w:rsidTr="00B0621B">
        <w:trPr>
          <w:ins w:id="10165" w:author="Левина Алла EXP-310705" w:date="2025-04-17T13:45:00Z"/>
        </w:trPr>
        <w:tc>
          <w:tcPr>
            <w:tcW w:w="1109" w:type="pct"/>
          </w:tcPr>
          <w:p w14:paraId="19BCA366" w14:textId="77777777" w:rsidR="00341CC0" w:rsidRPr="007036CE" w:rsidRDefault="00FC2C74" w:rsidP="007E0C8D">
            <w:pPr>
              <w:pStyle w:val="GOSTTablenorm"/>
              <w:rPr>
                <w:ins w:id="10166" w:author="Левина Алла EXP-310705" w:date="2025-04-17T13:45:00Z"/>
              </w:rPr>
            </w:pPr>
            <w:ins w:id="10167" w:author="Левина Алла" w:date="2025-05-29T10:17:00Z">
              <w:r w:rsidRPr="007036CE">
                <w:t>Номер_кошелька_ЦР</w:t>
              </w:r>
            </w:ins>
            <w:ins w:id="10168" w:author="Левина Алла EXP-310705" w:date="2025-04-17T13:45:00Z">
              <w:del w:id="10169" w:author="Левина Алла" w:date="2025-05-29T10:17:00Z">
                <w:r w:rsidR="007E2021" w:rsidRPr="007036CE" w:rsidDel="00FC2C74">
                  <w:delText>Счет</w:delText>
                </w:r>
              </w:del>
            </w:ins>
            <w:ins w:id="10170" w:author="Левина Алла EXP-310705" w:date="2025-04-17T14:10:00Z">
              <w:del w:id="10171" w:author="Левина Алла" w:date="2025-05-29T10:17:00Z">
                <w:r w:rsidR="007E2021" w:rsidRPr="007036CE" w:rsidDel="00FC2C74">
                  <w:delText>_</w:delText>
                </w:r>
              </w:del>
            </w:ins>
            <w:ins w:id="10172" w:author="Левина Алла EXP-310705" w:date="2025-04-17T13:45:00Z">
              <w:del w:id="10173" w:author="Левина Алла" w:date="2025-05-29T10:17:00Z">
                <w:r w:rsidR="007E2021" w:rsidRPr="007036CE" w:rsidDel="00FC2C74">
                  <w:delText>ЦР</w:delText>
                </w:r>
              </w:del>
            </w:ins>
            <w:ins w:id="10174" w:author="Левина Алла EXP-310705" w:date="2025-04-17T14:10:00Z">
              <w:del w:id="10175" w:author="Левина Алла" w:date="2025-05-29T10:17:00Z">
                <w:r w:rsidR="007E2021" w:rsidRPr="007036CE" w:rsidDel="00FC2C74">
                  <w:delText>_</w:delText>
                </w:r>
              </w:del>
            </w:ins>
            <w:ins w:id="10176" w:author="Левина Алла EXP-310705" w:date="2025-04-17T13:45:00Z">
              <w:del w:id="10177" w:author="Левина Алла" w:date="2025-05-29T10:17:00Z">
                <w:r w:rsidR="00341CC0" w:rsidRPr="007036CE" w:rsidDel="00FC2C74">
                  <w:delText>ФК</w:delText>
                </w:r>
              </w:del>
            </w:ins>
          </w:p>
        </w:tc>
        <w:tc>
          <w:tcPr>
            <w:tcW w:w="302" w:type="pct"/>
          </w:tcPr>
          <w:p w14:paraId="74D54968" w14:textId="77777777" w:rsidR="00341CC0" w:rsidRPr="007036CE" w:rsidRDefault="00341CC0" w:rsidP="007E0C8D">
            <w:pPr>
              <w:pStyle w:val="GOSTTablenorm"/>
              <w:rPr>
                <w:ins w:id="10178" w:author="Левина Алла EXP-310705" w:date="2025-04-17T13:45:00Z"/>
              </w:rPr>
            </w:pPr>
            <w:ins w:id="10179" w:author="Левина Алла EXP-310705" w:date="2025-04-17T13:45:00Z">
              <w:r w:rsidRPr="007036CE">
                <w:t>нет</w:t>
              </w:r>
            </w:ins>
          </w:p>
        </w:tc>
        <w:tc>
          <w:tcPr>
            <w:tcW w:w="1109" w:type="pct"/>
          </w:tcPr>
          <w:p w14:paraId="356E1451" w14:textId="77777777" w:rsidR="00341CC0" w:rsidRPr="007036CE" w:rsidRDefault="00341CC0" w:rsidP="007E0C8D">
            <w:pPr>
              <w:pStyle w:val="GOSTTablenorm"/>
              <w:rPr>
                <w:ins w:id="10180" w:author="Левина Алла EXP-310705" w:date="2025-04-17T13:45:00Z"/>
              </w:rPr>
            </w:pPr>
            <w:ins w:id="10181" w:author="Левина Алла EXP-310705" w:date="2025-04-17T13:46:00Z">
              <w:r w:rsidRPr="007036CE">
                <w:t xml:space="preserve">Номер цифрового кошелька, открытый Федеральному казначейству на </w:t>
              </w:r>
              <w:r w:rsidRPr="007036CE">
                <w:rPr>
                  <w:szCs w:val="24"/>
                </w:rPr>
                <w:t>ПлЦР БР</w:t>
              </w:r>
            </w:ins>
          </w:p>
        </w:tc>
        <w:tc>
          <w:tcPr>
            <w:tcW w:w="1109" w:type="pct"/>
          </w:tcPr>
          <w:p w14:paraId="5B0E32E1" w14:textId="77777777" w:rsidR="00341CC0" w:rsidRPr="007036CE" w:rsidRDefault="00DA03BC" w:rsidP="00C07C33">
            <w:pPr>
              <w:pStyle w:val="GOSTTablenorm"/>
              <w:rPr>
                <w:ins w:id="10182" w:author="Левина Алла EXP-310705" w:date="2025-04-17T13:45:00Z"/>
              </w:rPr>
            </w:pPr>
            <w:ins w:id="10183" w:author="Кирилл Воробьёв" w:date="2025-05-07T19:25:00Z">
              <w:r w:rsidRPr="007036CE">
                <w:t>MarksCS_CheckAccDigRUB</w:t>
              </w:r>
            </w:ins>
          </w:p>
        </w:tc>
        <w:tc>
          <w:tcPr>
            <w:tcW w:w="1371" w:type="pct"/>
          </w:tcPr>
          <w:p w14:paraId="4AC2B835" w14:textId="77777777" w:rsidR="00341CC0" w:rsidRPr="007036CE" w:rsidRDefault="00341CC0" w:rsidP="00726CC8">
            <w:pPr>
              <w:pStyle w:val="GOSTTableListMark1"/>
              <w:rPr>
                <w:ins w:id="10184" w:author="Левина Алла EXP-310705" w:date="2025-04-17T13:45:00Z"/>
              </w:rPr>
            </w:pPr>
          </w:p>
        </w:tc>
      </w:tr>
      <w:tr w:rsidR="007E0C8D" w:rsidRPr="007036CE" w14:paraId="09308171" w14:textId="77777777" w:rsidTr="00B0621B">
        <w:tc>
          <w:tcPr>
            <w:tcW w:w="1109" w:type="pct"/>
          </w:tcPr>
          <w:p w14:paraId="42417AFF" w14:textId="77777777" w:rsidR="007E0C8D" w:rsidRPr="007036CE" w:rsidRDefault="007E0C8D" w:rsidP="007E0C8D">
            <w:pPr>
              <w:pStyle w:val="GOSTTablenorm"/>
            </w:pPr>
            <w:r w:rsidRPr="007036CE">
              <w:t>Код_бюджета</w:t>
            </w:r>
          </w:p>
        </w:tc>
        <w:tc>
          <w:tcPr>
            <w:tcW w:w="302" w:type="pct"/>
          </w:tcPr>
          <w:p w14:paraId="65186C5D" w14:textId="77777777" w:rsidR="007E0C8D" w:rsidRPr="007036CE" w:rsidRDefault="007E0C8D" w:rsidP="007E0C8D">
            <w:pPr>
              <w:pStyle w:val="GOSTTablenorm"/>
            </w:pPr>
            <w:r w:rsidRPr="007036CE">
              <w:t>нет</w:t>
            </w:r>
          </w:p>
        </w:tc>
        <w:tc>
          <w:tcPr>
            <w:tcW w:w="1109" w:type="pct"/>
          </w:tcPr>
          <w:p w14:paraId="750222EB" w14:textId="77777777" w:rsidR="007E0C8D" w:rsidRPr="007036CE" w:rsidRDefault="007E0C8D" w:rsidP="007E0C8D">
            <w:pPr>
              <w:pStyle w:val="GOSTTablenorm"/>
            </w:pPr>
            <w:r w:rsidRPr="007036CE">
              <w:t>Код бюджета</w:t>
            </w:r>
          </w:p>
        </w:tc>
        <w:tc>
          <w:tcPr>
            <w:tcW w:w="1109" w:type="pct"/>
          </w:tcPr>
          <w:p w14:paraId="6E028A3A" w14:textId="77777777" w:rsidR="007E0C8D" w:rsidRPr="007036CE" w:rsidRDefault="00412BAC" w:rsidP="007E0C8D">
            <w:pPr>
              <w:pStyle w:val="GOSTTablenorm"/>
              <w:rPr>
                <w:lang w:val="en-US"/>
              </w:rPr>
            </w:pPr>
            <w:r w:rsidRPr="007036CE">
              <w:rPr>
                <w:lang w:val="en-US"/>
              </w:rPr>
              <w:t>Payer:</w:t>
            </w:r>
            <w:r w:rsidR="007E0C8D" w:rsidRPr="007036CE">
              <w:rPr>
                <w:lang w:val="en-US"/>
              </w:rPr>
              <w:t xml:space="preserve">Payer_BudgetCode </w:t>
            </w:r>
            <w:r w:rsidR="007E0C8D" w:rsidRPr="007036CE">
              <w:t>или</w:t>
            </w:r>
            <w:r w:rsidR="007E0C8D" w:rsidRPr="007036CE">
              <w:rPr>
                <w:lang w:val="en-US"/>
              </w:rPr>
              <w:t xml:space="preserve"> </w:t>
            </w:r>
            <w:r w:rsidR="00416986" w:rsidRPr="007036CE">
              <w:rPr>
                <w:lang w:val="en-US"/>
              </w:rPr>
              <w:t>Payee:</w:t>
            </w:r>
            <w:r w:rsidR="007E0C8D" w:rsidRPr="007036CE">
              <w:rPr>
                <w:lang w:val="en-US"/>
              </w:rPr>
              <w:t>Paye</w:t>
            </w:r>
            <w:r w:rsidR="007E0C8D" w:rsidRPr="007036CE">
              <w:t>е</w:t>
            </w:r>
            <w:r w:rsidR="007E0C8D" w:rsidRPr="007036CE">
              <w:rPr>
                <w:lang w:val="en-US"/>
              </w:rPr>
              <w:t>_BudgetCode</w:t>
            </w:r>
          </w:p>
        </w:tc>
        <w:tc>
          <w:tcPr>
            <w:tcW w:w="1371" w:type="pct"/>
          </w:tcPr>
          <w:p w14:paraId="727DD2D2" w14:textId="77777777" w:rsidR="007E0C8D" w:rsidRPr="007036CE" w:rsidRDefault="007E0C8D" w:rsidP="007E0C8D">
            <w:pPr>
              <w:pStyle w:val="GOSTTablenorm"/>
            </w:pPr>
            <w:r w:rsidRPr="007036CE">
              <w:t xml:space="preserve">Если тип расчетного документа = ЭДИ, КДИ, то заполняется значением реквизита </w:t>
            </w:r>
            <w:r w:rsidR="001A7040" w:rsidRPr="007036CE">
              <w:t>«</w:t>
            </w:r>
            <w:r w:rsidRPr="007036CE">
              <w:t>Код бюджета плательщика</w:t>
            </w:r>
            <w:r w:rsidR="001A7040" w:rsidRPr="007036CE">
              <w:t>»</w:t>
            </w:r>
            <w:r w:rsidRPr="007036CE">
              <w:t xml:space="preserve"> (Payer_BudgetCode).</w:t>
            </w:r>
          </w:p>
          <w:p w14:paraId="600DB6F3" w14:textId="77777777" w:rsidR="007E0C8D" w:rsidRPr="007036CE" w:rsidRDefault="007E0C8D" w:rsidP="007E0C8D">
            <w:pPr>
              <w:pStyle w:val="GOSTTablenorm"/>
            </w:pPr>
            <w:r w:rsidRPr="007036CE">
              <w:t xml:space="preserve">Если тип расчетного документа = ЭДВ, КДВ, то заполняется значением реквизита </w:t>
            </w:r>
            <w:r w:rsidR="001A7040" w:rsidRPr="007036CE">
              <w:t>«</w:t>
            </w:r>
            <w:r w:rsidRPr="007036CE">
              <w:t>Код бюджета получателя</w:t>
            </w:r>
            <w:r w:rsidR="001A7040" w:rsidRPr="007036CE">
              <w:t>»</w:t>
            </w:r>
            <w:r w:rsidRPr="007036CE">
              <w:t xml:space="preserve"> (Payeе_BudgetCode)</w:t>
            </w:r>
          </w:p>
        </w:tc>
      </w:tr>
      <w:tr w:rsidR="007E0C8D" w:rsidRPr="007036CE" w14:paraId="3ABF9D9C" w14:textId="77777777" w:rsidTr="00B0621B">
        <w:tc>
          <w:tcPr>
            <w:tcW w:w="1109" w:type="pct"/>
          </w:tcPr>
          <w:p w14:paraId="24E27484" w14:textId="77777777" w:rsidR="007E0C8D" w:rsidRPr="007036CE" w:rsidRDefault="007E0C8D" w:rsidP="007E0C8D">
            <w:pPr>
              <w:pStyle w:val="GOSTTablenorm"/>
            </w:pPr>
            <w:r w:rsidRPr="007036CE">
              <w:t>Тип_бюджета</w:t>
            </w:r>
          </w:p>
        </w:tc>
        <w:tc>
          <w:tcPr>
            <w:tcW w:w="302" w:type="pct"/>
          </w:tcPr>
          <w:p w14:paraId="1E9CA2BA" w14:textId="77777777" w:rsidR="007E0C8D" w:rsidRPr="007036CE" w:rsidRDefault="007E0C8D" w:rsidP="007E0C8D">
            <w:pPr>
              <w:pStyle w:val="GOSTTablenorm"/>
            </w:pPr>
            <w:r w:rsidRPr="007036CE">
              <w:t>да</w:t>
            </w:r>
          </w:p>
        </w:tc>
        <w:tc>
          <w:tcPr>
            <w:tcW w:w="1109" w:type="pct"/>
          </w:tcPr>
          <w:p w14:paraId="7A1B8AF0" w14:textId="77777777" w:rsidR="007E0C8D" w:rsidRPr="007036CE" w:rsidRDefault="007E0C8D" w:rsidP="007E0C8D">
            <w:pPr>
              <w:pStyle w:val="GOSTTablenorm"/>
            </w:pPr>
            <w:r w:rsidRPr="007036CE">
              <w:t>Тип бюджета</w:t>
            </w:r>
          </w:p>
        </w:tc>
        <w:tc>
          <w:tcPr>
            <w:tcW w:w="1109" w:type="pct"/>
          </w:tcPr>
          <w:p w14:paraId="0DAE236F" w14:textId="77777777" w:rsidR="007E0C8D" w:rsidRPr="007036CE" w:rsidRDefault="00412BAC" w:rsidP="007E0C8D">
            <w:pPr>
              <w:pStyle w:val="GOSTTablenorm"/>
              <w:rPr>
                <w:lang w:val="en-US"/>
              </w:rPr>
            </w:pPr>
            <w:r w:rsidRPr="007036CE">
              <w:rPr>
                <w:lang w:val="en-US"/>
              </w:rPr>
              <w:t>Payer:</w:t>
            </w:r>
            <w:r w:rsidR="007E0C8D" w:rsidRPr="007036CE">
              <w:rPr>
                <w:lang w:val="en-US"/>
              </w:rPr>
              <w:t xml:space="preserve">Payer_BudgetCode </w:t>
            </w:r>
            <w:r w:rsidR="007E0C8D" w:rsidRPr="007036CE">
              <w:t>или</w:t>
            </w:r>
            <w:r w:rsidR="007E0C8D" w:rsidRPr="007036CE">
              <w:rPr>
                <w:lang w:val="en-US"/>
              </w:rPr>
              <w:t xml:space="preserve"> </w:t>
            </w:r>
            <w:r w:rsidR="00416986" w:rsidRPr="007036CE">
              <w:rPr>
                <w:lang w:val="en-US"/>
              </w:rPr>
              <w:t>Payee:</w:t>
            </w:r>
            <w:r w:rsidR="007E0C8D" w:rsidRPr="007036CE">
              <w:rPr>
                <w:lang w:val="en-US"/>
              </w:rPr>
              <w:t>Paye</w:t>
            </w:r>
            <w:r w:rsidR="007E0C8D" w:rsidRPr="007036CE">
              <w:t>е</w:t>
            </w:r>
            <w:r w:rsidR="007E0C8D" w:rsidRPr="007036CE">
              <w:rPr>
                <w:lang w:val="en-US"/>
              </w:rPr>
              <w:t>_BudgetCode</w:t>
            </w:r>
          </w:p>
        </w:tc>
        <w:tc>
          <w:tcPr>
            <w:tcW w:w="1371" w:type="pct"/>
          </w:tcPr>
          <w:p w14:paraId="6C9211BE" w14:textId="1BCD409D" w:rsidR="007E0C8D" w:rsidRPr="007036CE" w:rsidRDefault="007E0C8D" w:rsidP="00E30D13">
            <w:pPr>
              <w:pStyle w:val="GOSTTablenorm"/>
            </w:pPr>
            <w:r w:rsidRPr="007036CE">
              <w:t>Тип бюджета определяется по справочнику «Бюджеты» (поиск по значению «Код бюджета»)</w:t>
            </w:r>
            <w:r w:rsidR="00E30D13" w:rsidRPr="007036CE">
              <w:rPr>
                <w:vertAlign w:val="superscript"/>
              </w:rPr>
              <w:fldChar w:fldCharType="begin"/>
            </w:r>
            <w:r w:rsidR="00E30D13" w:rsidRPr="007036CE">
              <w:rPr>
                <w:vertAlign w:val="superscript"/>
              </w:rPr>
              <w:instrText xml:space="preserve"> NOTEREF _Ref153484430 \h  \* MERGEFORMAT </w:instrText>
            </w:r>
            <w:r w:rsidR="00E30D13" w:rsidRPr="007036CE">
              <w:rPr>
                <w:vertAlign w:val="superscript"/>
              </w:rPr>
            </w:r>
            <w:r w:rsidR="00E30D13" w:rsidRPr="007036CE">
              <w:rPr>
                <w:vertAlign w:val="superscript"/>
              </w:rPr>
              <w:fldChar w:fldCharType="separate"/>
            </w:r>
            <w:r w:rsidR="00BD74E1">
              <w:rPr>
                <w:vertAlign w:val="superscript"/>
              </w:rPr>
              <w:t>5</w:t>
            </w:r>
            <w:ins w:id="10185" w:author="Сказецкая Наталья Камилевна" w:date="2024-03-22T21:26:00Z">
              <w:r w:rsidR="00E30D13" w:rsidRPr="007036CE">
                <w:rPr>
                  <w:vertAlign w:val="superscript"/>
                </w:rPr>
                <w:fldChar w:fldCharType="end"/>
              </w:r>
            </w:ins>
          </w:p>
        </w:tc>
      </w:tr>
      <w:tr w:rsidR="007E0C8D" w:rsidRPr="007036CE" w14:paraId="7EEA0801" w14:textId="77777777" w:rsidTr="00B0621B">
        <w:tc>
          <w:tcPr>
            <w:tcW w:w="1109" w:type="pct"/>
          </w:tcPr>
          <w:p w14:paraId="640E3F9D" w14:textId="77777777" w:rsidR="007E0C8D" w:rsidRPr="007036CE" w:rsidRDefault="007E0C8D" w:rsidP="007E0C8D">
            <w:pPr>
              <w:pStyle w:val="GOSTTablenorm"/>
            </w:pPr>
            <w:r w:rsidRPr="007036CE">
              <w:t>Номер_ЛС_плательщика</w:t>
            </w:r>
          </w:p>
        </w:tc>
        <w:tc>
          <w:tcPr>
            <w:tcW w:w="302" w:type="pct"/>
          </w:tcPr>
          <w:p w14:paraId="11AB50FD" w14:textId="77777777" w:rsidR="007E0C8D" w:rsidRPr="007036CE" w:rsidRDefault="007E0C8D" w:rsidP="007E0C8D">
            <w:pPr>
              <w:pStyle w:val="GOSTTablenorm"/>
            </w:pPr>
            <w:del w:id="10186" w:author="Левина Алла" w:date="2024-08-23T20:29:00Z">
              <w:r w:rsidRPr="007036CE" w:rsidDel="00090963">
                <w:delText>нет</w:delText>
              </w:r>
            </w:del>
            <w:ins w:id="10187" w:author="Левина Алла" w:date="2024-08-23T20:29:00Z">
              <w:r w:rsidR="00090963" w:rsidRPr="007036CE">
                <w:t>да</w:t>
              </w:r>
            </w:ins>
          </w:p>
        </w:tc>
        <w:tc>
          <w:tcPr>
            <w:tcW w:w="1109" w:type="pct"/>
          </w:tcPr>
          <w:p w14:paraId="744EC369" w14:textId="77777777" w:rsidR="007E0C8D" w:rsidRPr="007036CE" w:rsidRDefault="007E0C8D" w:rsidP="007E0C8D">
            <w:pPr>
              <w:pStyle w:val="GOSTTablenorm"/>
            </w:pPr>
            <w:r w:rsidRPr="007036CE">
              <w:t>Номер лицевого счета плательщи</w:t>
            </w:r>
            <w:r w:rsidRPr="007036CE">
              <w:lastRenderedPageBreak/>
              <w:t>ка</w:t>
            </w:r>
          </w:p>
        </w:tc>
        <w:tc>
          <w:tcPr>
            <w:tcW w:w="1109" w:type="pct"/>
          </w:tcPr>
          <w:p w14:paraId="0CAB9A9E" w14:textId="77777777" w:rsidR="007E0C8D" w:rsidRPr="007036CE" w:rsidRDefault="00412BAC" w:rsidP="007E0C8D">
            <w:pPr>
              <w:pStyle w:val="GOSTTablenorm"/>
              <w:rPr>
                <w:lang w:val="en-US"/>
              </w:rPr>
            </w:pPr>
            <w:r w:rsidRPr="007036CE">
              <w:rPr>
                <w:lang w:val="en-US"/>
              </w:rPr>
              <w:lastRenderedPageBreak/>
              <w:t>Payer:</w:t>
            </w:r>
            <w:r w:rsidR="007E0C8D" w:rsidRPr="007036CE">
              <w:rPr>
                <w:lang w:val="en-US"/>
              </w:rPr>
              <w:t>Payer_AccountNumber</w:t>
            </w:r>
            <w:r w:rsidR="0000135A" w:rsidRPr="007036CE">
              <w:rPr>
                <w:lang w:val="en-US"/>
              </w:rPr>
              <w:t xml:space="preserve"> </w:t>
            </w:r>
            <w:r w:rsidR="0000135A" w:rsidRPr="007036CE">
              <w:t>или</w:t>
            </w:r>
          </w:p>
          <w:p w14:paraId="2E576276" w14:textId="77777777" w:rsidR="0000135A" w:rsidRPr="007036CE" w:rsidRDefault="0000135A" w:rsidP="007E0C8D">
            <w:pPr>
              <w:pStyle w:val="GOSTTablenorm"/>
              <w:rPr>
                <w:lang w:val="en-US"/>
              </w:rPr>
            </w:pPr>
            <w:r w:rsidRPr="007036CE">
              <w:rPr>
                <w:lang w:val="en-US"/>
              </w:rPr>
              <w:lastRenderedPageBreak/>
              <w:t>Payer: StmInfrmtn_ACCNUMBER</w:t>
            </w:r>
          </w:p>
        </w:tc>
        <w:tc>
          <w:tcPr>
            <w:tcW w:w="1371" w:type="pct"/>
          </w:tcPr>
          <w:p w14:paraId="69691225" w14:textId="77777777" w:rsidR="007E0C8D" w:rsidRPr="007036CE" w:rsidRDefault="00090963" w:rsidP="00090963">
            <w:pPr>
              <w:pStyle w:val="GOSTTablenorm"/>
            </w:pPr>
            <w:r w:rsidRPr="007036CE">
              <w:lastRenderedPageBreak/>
              <w:t>Заполняется значением, указанным в пара</w:t>
            </w:r>
            <w:r w:rsidRPr="007036CE">
              <w:lastRenderedPageBreak/>
              <w:t xml:space="preserve">метре </w:t>
            </w:r>
            <w:ins w:id="10188" w:author="Левина Алла EXP-297051" w:date="2024-10-31T14:06:00Z">
              <w:r w:rsidR="00D24E1A" w:rsidRPr="007036CE">
                <w:t>«Лицевой счет по доп. финансированию плательщика»</w:t>
              </w:r>
              <w:r w:rsidR="00D24E1A" w:rsidRPr="007036CE">
                <w:tab/>
                <w:t>(Payer: StmInfrmtn_ACCNUMBER)</w:t>
              </w:r>
            </w:ins>
            <w:del w:id="10189" w:author="Левина Алла EXP-297051" w:date="2024-10-31T14:06:00Z">
              <w:r w:rsidRPr="007036CE" w:rsidDel="00D24E1A">
                <w:delText>«Номер лицевого счета плательщика»</w:delText>
              </w:r>
              <w:r w:rsidRPr="007036CE" w:rsidDel="00D24E1A">
                <w:tab/>
                <w:delText>(Payer:Payer_AccountNumber)</w:delText>
              </w:r>
            </w:del>
            <w:r w:rsidRPr="007036CE">
              <w:t xml:space="preserve">, в случае, если он заполнен. Иначе заполняется значением, указанным в параметре </w:t>
            </w:r>
            <w:ins w:id="10190" w:author="Левина Алла EXP-297051" w:date="2024-10-31T14:08:00Z">
              <w:r w:rsidR="00D24E1A" w:rsidRPr="007036CE">
                <w:t>«Номер лицевого счета плательщика»</w:t>
              </w:r>
              <w:r w:rsidR="00D24E1A" w:rsidRPr="007036CE">
                <w:tab/>
                <w:t>(Payer:Payer_AccountNumber)</w:t>
              </w:r>
            </w:ins>
            <w:del w:id="10191" w:author="Левина Алла EXP-297051" w:date="2024-10-31T14:08:00Z">
              <w:r w:rsidRPr="007036CE" w:rsidDel="00D24E1A">
                <w:delText>«Лицевой счет по доп. финансированию плательщика»</w:delText>
              </w:r>
              <w:r w:rsidRPr="007036CE" w:rsidDel="00D24E1A">
                <w:tab/>
                <w:delText>(Payer: StmInfrmtn_ACCNUMBER)</w:delText>
              </w:r>
            </w:del>
            <w:r w:rsidRPr="007036CE">
              <w:t xml:space="preserve"> </w:t>
            </w:r>
          </w:p>
        </w:tc>
      </w:tr>
      <w:tr w:rsidR="007E0C8D" w:rsidRPr="007036CE" w14:paraId="3FD61D60" w14:textId="77777777" w:rsidTr="00B0621B">
        <w:tc>
          <w:tcPr>
            <w:tcW w:w="1109" w:type="pct"/>
          </w:tcPr>
          <w:p w14:paraId="73420426" w14:textId="77777777" w:rsidR="007E0C8D" w:rsidRPr="007036CE" w:rsidRDefault="007E0C8D" w:rsidP="007E0C8D">
            <w:pPr>
              <w:pStyle w:val="GOSTTablenorm"/>
            </w:pPr>
            <w:r w:rsidRPr="007036CE">
              <w:lastRenderedPageBreak/>
              <w:t>РС_КС_плательщика</w:t>
            </w:r>
          </w:p>
        </w:tc>
        <w:tc>
          <w:tcPr>
            <w:tcW w:w="302" w:type="pct"/>
          </w:tcPr>
          <w:p w14:paraId="46A61453" w14:textId="77777777" w:rsidR="007E0C8D" w:rsidRPr="007036CE" w:rsidRDefault="002009E2" w:rsidP="007E0C8D">
            <w:pPr>
              <w:pStyle w:val="GOSTTablenorm"/>
            </w:pPr>
            <w:r w:rsidRPr="007036CE">
              <w:t>да</w:t>
            </w:r>
          </w:p>
        </w:tc>
        <w:tc>
          <w:tcPr>
            <w:tcW w:w="1109" w:type="pct"/>
          </w:tcPr>
          <w:p w14:paraId="6C668AFE" w14:textId="77777777" w:rsidR="007E0C8D" w:rsidRPr="007036CE" w:rsidRDefault="007E0C8D" w:rsidP="007E0C8D">
            <w:pPr>
              <w:pStyle w:val="GOSTTablenorm"/>
            </w:pPr>
            <w:r w:rsidRPr="007036CE">
              <w:t>Расчетный или казначейский счет плательщика</w:t>
            </w:r>
          </w:p>
        </w:tc>
        <w:tc>
          <w:tcPr>
            <w:tcW w:w="1109" w:type="pct"/>
          </w:tcPr>
          <w:p w14:paraId="34EF201F" w14:textId="77777777" w:rsidR="007E0C8D" w:rsidRPr="007036CE" w:rsidRDefault="00412BAC" w:rsidP="007E0C8D">
            <w:pPr>
              <w:pStyle w:val="GOSTTablenorm"/>
              <w:rPr>
                <w:lang w:val="en-US"/>
              </w:rPr>
            </w:pPr>
            <w:r w:rsidRPr="007036CE">
              <w:rPr>
                <w:lang w:val="en-US"/>
              </w:rPr>
              <w:t>Payer:</w:t>
            </w:r>
            <w:r w:rsidR="007E0C8D" w:rsidRPr="007036CE">
              <w:rPr>
                <w:lang w:val="en-US"/>
              </w:rPr>
              <w:t>Payer_CheckAcc</w:t>
            </w:r>
            <w:r w:rsidR="002009E2" w:rsidRPr="007036CE">
              <w:rPr>
                <w:lang w:val="en-US"/>
              </w:rPr>
              <w:t xml:space="preserve"> </w:t>
            </w:r>
            <w:r w:rsidR="002009E2" w:rsidRPr="007036CE">
              <w:t>или</w:t>
            </w:r>
          </w:p>
          <w:p w14:paraId="54B003D3" w14:textId="77777777" w:rsidR="00E23FEF" w:rsidRPr="007036CE" w:rsidRDefault="00416986" w:rsidP="007E0C8D">
            <w:pPr>
              <w:pStyle w:val="GOSTTablenorm"/>
              <w:rPr>
                <w:lang w:val="en-US"/>
              </w:rPr>
            </w:pPr>
            <w:r w:rsidRPr="007036CE">
              <w:rPr>
                <w:lang w:val="en-US"/>
              </w:rPr>
              <w:t>Payee:</w:t>
            </w:r>
            <w:r w:rsidR="00B27E6B" w:rsidRPr="007036CE">
              <w:rPr>
                <w:lang w:val="en-US"/>
              </w:rPr>
              <w:t>Payer_CheckAcc</w:t>
            </w:r>
          </w:p>
        </w:tc>
        <w:tc>
          <w:tcPr>
            <w:tcW w:w="1371" w:type="pct"/>
          </w:tcPr>
          <w:p w14:paraId="7F8FA930" w14:textId="77777777" w:rsidR="002009E2" w:rsidRPr="007036CE" w:rsidRDefault="002009E2" w:rsidP="002009E2">
            <w:pPr>
              <w:pStyle w:val="GOSTTablenorm"/>
            </w:pPr>
            <w:r w:rsidRPr="007036CE">
              <w:t>Если тип расчетного документа = ЭДИ, КДИ, то заполняется значением реквизита «Счет плательщика» (Payer_CheckAcc)</w:t>
            </w:r>
            <w:del w:id="10192" w:author="Левина Алла" w:date="2024-08-23T20:35:00Z">
              <w:r w:rsidRPr="007036CE" w:rsidDel="00090963">
                <w:delText>.</w:delText>
              </w:r>
            </w:del>
          </w:p>
          <w:p w14:paraId="455A9A16" w14:textId="77777777" w:rsidR="007E0C8D" w:rsidRPr="007036CE" w:rsidRDefault="002009E2" w:rsidP="004E11E6">
            <w:pPr>
              <w:pStyle w:val="GOSTTablenorm"/>
            </w:pPr>
            <w:r w:rsidRPr="007036CE">
              <w:t xml:space="preserve">Если тип расчетного документа = ЭДВ, КДВ, то заполняется значением реквизита «Счет </w:t>
            </w:r>
            <w:r w:rsidR="006714C6" w:rsidRPr="007036CE">
              <w:t>контрагента</w:t>
            </w:r>
            <w:r w:rsidRPr="007036CE">
              <w:t xml:space="preserve"> (плательщика)» (</w:t>
            </w:r>
            <w:r w:rsidR="00B27E6B" w:rsidRPr="007036CE">
              <w:t>Payee:Payer_CheckAccуказать</w:t>
            </w:r>
            <w:r w:rsidRPr="007036CE">
              <w:t>)</w:t>
            </w:r>
          </w:p>
        </w:tc>
      </w:tr>
      <w:tr w:rsidR="00C1643B" w:rsidRPr="007036CE" w:rsidDel="007A6DE6" w14:paraId="50294314" w14:textId="77777777" w:rsidTr="00B0621B">
        <w:tc>
          <w:tcPr>
            <w:tcW w:w="1109" w:type="pct"/>
          </w:tcPr>
          <w:p w14:paraId="1431CE7C" w14:textId="77777777" w:rsidR="00C1643B" w:rsidRPr="007036CE" w:rsidDel="007A6DE6" w:rsidRDefault="00C1643B" w:rsidP="00C1643B">
            <w:pPr>
              <w:pStyle w:val="GOSTTablenorm"/>
            </w:pPr>
            <w:r w:rsidRPr="007036CE">
              <w:rPr>
                <w:szCs w:val="22"/>
              </w:rPr>
              <w:t>Учет_ДО_ЛС_плательщика</w:t>
            </w:r>
          </w:p>
        </w:tc>
        <w:tc>
          <w:tcPr>
            <w:tcW w:w="302" w:type="pct"/>
          </w:tcPr>
          <w:p w14:paraId="55CB2005" w14:textId="77777777" w:rsidR="00C1643B" w:rsidRPr="007036CE" w:rsidDel="007A6DE6" w:rsidRDefault="00824295" w:rsidP="00C1643B">
            <w:pPr>
              <w:pStyle w:val="GOSTTablenorm"/>
            </w:pPr>
            <w:r w:rsidRPr="007036CE">
              <w:rPr>
                <w:szCs w:val="22"/>
              </w:rPr>
              <w:t>да</w:t>
            </w:r>
          </w:p>
        </w:tc>
        <w:tc>
          <w:tcPr>
            <w:tcW w:w="1109" w:type="pct"/>
          </w:tcPr>
          <w:p w14:paraId="6C9849C3" w14:textId="77777777" w:rsidR="00C1643B" w:rsidRPr="007036CE" w:rsidDel="007A6DE6" w:rsidRDefault="00C1643B" w:rsidP="00C1643B">
            <w:pPr>
              <w:pStyle w:val="GOSTTablenorm"/>
            </w:pPr>
            <w:r w:rsidRPr="007036CE">
              <w:rPr>
                <w:szCs w:val="22"/>
              </w:rPr>
              <w:t>Признак учета ДО на ЛС плательщика</w:t>
            </w:r>
          </w:p>
        </w:tc>
        <w:tc>
          <w:tcPr>
            <w:tcW w:w="1109" w:type="pct"/>
          </w:tcPr>
          <w:p w14:paraId="2952B7E6" w14:textId="77777777" w:rsidR="00C1643B" w:rsidRPr="007036CE" w:rsidDel="007A6DE6" w:rsidRDefault="00412BAC" w:rsidP="00C1643B">
            <w:pPr>
              <w:pStyle w:val="GOSTTablenorm"/>
              <w:rPr>
                <w:lang w:val="en-US"/>
              </w:rPr>
            </w:pPr>
            <w:r w:rsidRPr="007036CE">
              <w:rPr>
                <w:lang w:val="en-US"/>
              </w:rPr>
              <w:t>Payer:</w:t>
            </w:r>
            <w:r w:rsidR="00C1643B" w:rsidRPr="007036CE">
              <w:rPr>
                <w:lang w:val="en-US"/>
              </w:rPr>
              <w:t>StmInfrmtn_FAH_DO_Payer</w:t>
            </w:r>
          </w:p>
        </w:tc>
        <w:tc>
          <w:tcPr>
            <w:tcW w:w="1371" w:type="pct"/>
          </w:tcPr>
          <w:p w14:paraId="6565C858" w14:textId="77777777" w:rsidR="00D57062" w:rsidRPr="007036CE" w:rsidRDefault="00D57062" w:rsidP="00D57062">
            <w:pPr>
              <w:pStyle w:val="GOSTTablenorm"/>
            </w:pPr>
            <w:r w:rsidRPr="007036CE">
              <w:t>Если в теге документа «</w:t>
            </w:r>
            <w:r w:rsidRPr="007036CE">
              <w:rPr>
                <w:lang w:val="en-US"/>
              </w:rPr>
              <w:t>true</w:t>
            </w:r>
            <w:r w:rsidRPr="007036CE">
              <w:t>», то значение «1».</w:t>
            </w:r>
          </w:p>
          <w:p w14:paraId="0CC3D75A" w14:textId="77777777" w:rsidR="00C1643B" w:rsidRPr="007036CE" w:rsidDel="007A6DE6" w:rsidRDefault="00D57062" w:rsidP="00D57062">
            <w:pPr>
              <w:pStyle w:val="GOSTTablenorm"/>
            </w:pPr>
            <w:r w:rsidRPr="007036CE">
              <w:t>Если в теге документа «</w:t>
            </w:r>
            <w:r w:rsidRPr="007036CE">
              <w:rPr>
                <w:lang w:val="en-US"/>
              </w:rPr>
              <w:t>false</w:t>
            </w:r>
            <w:r w:rsidRPr="007036CE">
              <w:t xml:space="preserve">», то значение </w:t>
            </w:r>
            <w:r w:rsidR="00A75D6E" w:rsidRPr="007036CE">
              <w:t>«0»</w:t>
            </w:r>
          </w:p>
        </w:tc>
      </w:tr>
      <w:tr w:rsidR="00C1643B" w:rsidRPr="007036CE" w14:paraId="22EEB810" w14:textId="77777777" w:rsidTr="00B0621B">
        <w:tc>
          <w:tcPr>
            <w:tcW w:w="1109" w:type="pct"/>
          </w:tcPr>
          <w:p w14:paraId="59FF369F" w14:textId="77777777" w:rsidR="00C1643B" w:rsidRPr="007036CE" w:rsidDel="00E72987" w:rsidRDefault="00C1643B" w:rsidP="00C1643B">
            <w:pPr>
              <w:pStyle w:val="GOSTTablenorm"/>
            </w:pPr>
            <w:r w:rsidRPr="007036CE">
              <w:t>Учет_ПОФР_ЛС_плательщика</w:t>
            </w:r>
          </w:p>
        </w:tc>
        <w:tc>
          <w:tcPr>
            <w:tcW w:w="302" w:type="pct"/>
          </w:tcPr>
          <w:p w14:paraId="2EDF623B" w14:textId="77777777" w:rsidR="00C1643B" w:rsidRPr="007036CE" w:rsidDel="00E72987" w:rsidRDefault="00824295" w:rsidP="00C1643B">
            <w:pPr>
              <w:pStyle w:val="GOSTTablenorm"/>
            </w:pPr>
            <w:r w:rsidRPr="007036CE">
              <w:t>да</w:t>
            </w:r>
          </w:p>
        </w:tc>
        <w:tc>
          <w:tcPr>
            <w:tcW w:w="1109" w:type="pct"/>
          </w:tcPr>
          <w:p w14:paraId="4AC83D8F" w14:textId="77777777" w:rsidR="00C1643B" w:rsidRPr="007036CE" w:rsidDel="00E72987" w:rsidRDefault="00C1643B" w:rsidP="00C1643B">
            <w:pPr>
              <w:pStyle w:val="GOSTTablenorm"/>
            </w:pPr>
            <w:r w:rsidRPr="007036CE">
              <w:t>Признак учета ПОФР на ЛС плательщика</w:t>
            </w:r>
          </w:p>
        </w:tc>
        <w:tc>
          <w:tcPr>
            <w:tcW w:w="1109" w:type="pct"/>
          </w:tcPr>
          <w:p w14:paraId="7EEE85C4" w14:textId="77777777" w:rsidR="00C1643B" w:rsidRPr="007036CE" w:rsidDel="00E72987" w:rsidRDefault="00412BAC" w:rsidP="00C1643B">
            <w:pPr>
              <w:pStyle w:val="GOSTTablenorm"/>
              <w:rPr>
                <w:lang w:val="en-US"/>
              </w:rPr>
            </w:pPr>
            <w:r w:rsidRPr="007036CE">
              <w:rPr>
                <w:lang w:val="en-US"/>
              </w:rPr>
              <w:t>Payer:</w:t>
            </w:r>
            <w:r w:rsidR="00C1643B" w:rsidRPr="007036CE">
              <w:rPr>
                <w:lang w:val="en-US"/>
              </w:rPr>
              <w:t>StmInfrmtn_FAH_POFRP</w:t>
            </w:r>
          </w:p>
        </w:tc>
        <w:tc>
          <w:tcPr>
            <w:tcW w:w="1371" w:type="pct"/>
          </w:tcPr>
          <w:p w14:paraId="1F8EA2D9" w14:textId="77777777" w:rsidR="00D57062" w:rsidRPr="007036CE" w:rsidRDefault="00D57062" w:rsidP="00D57062">
            <w:pPr>
              <w:pStyle w:val="GOSTTablenorm"/>
            </w:pPr>
            <w:r w:rsidRPr="007036CE">
              <w:t>Если в теге документа «</w:t>
            </w:r>
            <w:r w:rsidRPr="007036CE">
              <w:rPr>
                <w:lang w:val="en-US"/>
              </w:rPr>
              <w:t>true</w:t>
            </w:r>
            <w:r w:rsidRPr="007036CE">
              <w:t>», то значение «1».</w:t>
            </w:r>
          </w:p>
          <w:p w14:paraId="3E0A0F03" w14:textId="77777777" w:rsidR="00C1643B" w:rsidRPr="007036CE" w:rsidRDefault="00D57062" w:rsidP="00D57062">
            <w:pPr>
              <w:pStyle w:val="GOSTTablenorm"/>
            </w:pPr>
            <w:r w:rsidRPr="007036CE">
              <w:t>Если в теге документа «</w:t>
            </w:r>
            <w:r w:rsidRPr="007036CE">
              <w:rPr>
                <w:lang w:val="en-US"/>
              </w:rPr>
              <w:t>false</w:t>
            </w:r>
            <w:r w:rsidRPr="007036CE">
              <w:t xml:space="preserve">», то значение </w:t>
            </w:r>
            <w:r w:rsidR="00A75D6E" w:rsidRPr="007036CE">
              <w:t>«0»</w:t>
            </w:r>
          </w:p>
        </w:tc>
      </w:tr>
      <w:tr w:rsidR="00C1643B" w:rsidRPr="00B74B57" w14:paraId="74385644" w14:textId="77777777" w:rsidTr="00B0621B">
        <w:tc>
          <w:tcPr>
            <w:tcW w:w="1109" w:type="pct"/>
          </w:tcPr>
          <w:p w14:paraId="3B180CB6" w14:textId="77777777" w:rsidR="00C1643B" w:rsidRPr="007036CE" w:rsidDel="00E72987" w:rsidRDefault="00C1643B" w:rsidP="00C1643B">
            <w:pPr>
              <w:pStyle w:val="GOSTTablenorm"/>
            </w:pPr>
            <w:r w:rsidRPr="007036CE">
              <w:t>КБК_ПОФР_плательщика</w:t>
            </w:r>
          </w:p>
        </w:tc>
        <w:tc>
          <w:tcPr>
            <w:tcW w:w="302" w:type="pct"/>
          </w:tcPr>
          <w:p w14:paraId="24AC8639" w14:textId="77777777" w:rsidR="00C1643B" w:rsidRPr="007036CE" w:rsidDel="00E72987" w:rsidRDefault="00C1643B" w:rsidP="00C1643B">
            <w:pPr>
              <w:pStyle w:val="GOSTTablenorm"/>
            </w:pPr>
            <w:r w:rsidRPr="007036CE">
              <w:t>нет</w:t>
            </w:r>
          </w:p>
        </w:tc>
        <w:tc>
          <w:tcPr>
            <w:tcW w:w="1109" w:type="pct"/>
          </w:tcPr>
          <w:p w14:paraId="09A605F6" w14:textId="77777777" w:rsidR="00C1643B" w:rsidRPr="007036CE" w:rsidDel="00E72987" w:rsidRDefault="00C1643B" w:rsidP="00C1643B">
            <w:pPr>
              <w:pStyle w:val="GOSTTablenorm"/>
            </w:pPr>
            <w:r w:rsidRPr="007036CE">
              <w:t xml:space="preserve">КБК </w:t>
            </w:r>
            <w:r w:rsidRPr="007036CE">
              <w:rPr>
                <w:szCs w:val="22"/>
              </w:rPr>
              <w:t>для контроля остатка</w:t>
            </w:r>
            <w:r w:rsidRPr="007036CE">
              <w:t xml:space="preserve"> ПОФР </w:t>
            </w:r>
            <w:r w:rsidRPr="007036CE">
              <w:lastRenderedPageBreak/>
              <w:t>плательщика</w:t>
            </w:r>
          </w:p>
        </w:tc>
        <w:tc>
          <w:tcPr>
            <w:tcW w:w="1109" w:type="pct"/>
          </w:tcPr>
          <w:p w14:paraId="413F6C42" w14:textId="77777777" w:rsidR="00C1643B" w:rsidRPr="007036CE" w:rsidDel="00E72987" w:rsidRDefault="00412BAC" w:rsidP="00726CC8">
            <w:pPr>
              <w:pStyle w:val="GOSTTablenorm"/>
              <w:rPr>
                <w:lang w:val="en-US"/>
              </w:rPr>
            </w:pPr>
            <w:r w:rsidRPr="007036CE">
              <w:rPr>
                <w:lang w:val="en-US"/>
              </w:rPr>
              <w:lastRenderedPageBreak/>
              <w:t>Pay</w:t>
            </w:r>
            <w:r w:rsidRPr="007036CE">
              <w:rPr>
                <w:lang w:val="en-US"/>
              </w:rPr>
              <w:lastRenderedPageBreak/>
              <w:t>er:</w:t>
            </w:r>
            <w:r w:rsidR="00C1643B" w:rsidRPr="007036CE">
              <w:rPr>
                <w:lang w:val="en-US"/>
              </w:rPr>
              <w:t>StmInfrmtn_KBK_POFR_CRestP</w:t>
            </w:r>
          </w:p>
        </w:tc>
        <w:tc>
          <w:tcPr>
            <w:tcW w:w="1371" w:type="pct"/>
          </w:tcPr>
          <w:p w14:paraId="3928FB2A" w14:textId="77777777" w:rsidR="00C1643B" w:rsidRPr="007036CE" w:rsidRDefault="00C1643B" w:rsidP="00C1643B">
            <w:pPr>
              <w:pStyle w:val="GOSTTablenorm"/>
              <w:rPr>
                <w:lang w:val="en-US"/>
              </w:rPr>
            </w:pPr>
          </w:p>
        </w:tc>
      </w:tr>
      <w:tr w:rsidR="00C1643B" w:rsidRPr="007036CE" w14:paraId="5EA20A68" w14:textId="77777777" w:rsidTr="00B0621B">
        <w:tc>
          <w:tcPr>
            <w:tcW w:w="1109" w:type="pct"/>
          </w:tcPr>
          <w:p w14:paraId="30527101" w14:textId="77777777" w:rsidR="00C1643B" w:rsidRPr="007036CE" w:rsidRDefault="00C1643B" w:rsidP="00C1643B">
            <w:pPr>
              <w:pStyle w:val="GOSTTablenorm"/>
            </w:pPr>
            <w:r w:rsidRPr="007036CE">
              <w:t>Номер</w:t>
            </w:r>
            <w:r w:rsidR="00412BAC" w:rsidRPr="007036CE">
              <w:t>_</w:t>
            </w:r>
            <w:r w:rsidRPr="007036CE">
              <w:t>КОО</w:t>
            </w:r>
            <w:r w:rsidR="00412BAC" w:rsidRPr="007036CE">
              <w:t>_</w:t>
            </w:r>
            <w:r w:rsidRPr="007036CE">
              <w:t>плательщика</w:t>
            </w:r>
          </w:p>
        </w:tc>
        <w:tc>
          <w:tcPr>
            <w:tcW w:w="302" w:type="pct"/>
          </w:tcPr>
          <w:p w14:paraId="65C60868" w14:textId="77777777" w:rsidR="00C1643B" w:rsidRPr="007036CE" w:rsidRDefault="00C1643B" w:rsidP="00C1643B">
            <w:pPr>
              <w:pStyle w:val="GOSTTablenorm"/>
            </w:pPr>
            <w:r w:rsidRPr="007036CE">
              <w:t>нет</w:t>
            </w:r>
          </w:p>
        </w:tc>
        <w:tc>
          <w:tcPr>
            <w:tcW w:w="1109" w:type="pct"/>
          </w:tcPr>
          <w:p w14:paraId="793D5DD6" w14:textId="77777777" w:rsidR="00C1643B" w:rsidRPr="007036CE" w:rsidRDefault="00C1643B" w:rsidP="00C1643B">
            <w:pPr>
              <w:pStyle w:val="GOSTTablenorm"/>
            </w:pPr>
            <w:r w:rsidRPr="007036CE">
              <w:t>Номер КОО плательщика</w:t>
            </w:r>
          </w:p>
        </w:tc>
        <w:tc>
          <w:tcPr>
            <w:tcW w:w="1109" w:type="pct"/>
          </w:tcPr>
          <w:p w14:paraId="4245D5B3" w14:textId="77777777" w:rsidR="00C1643B" w:rsidRPr="007036CE" w:rsidRDefault="00C1643B" w:rsidP="00C1643B">
            <w:pPr>
              <w:pStyle w:val="GOSTTablenorm"/>
              <w:rPr>
                <w:lang w:val="en-US"/>
              </w:rPr>
            </w:pPr>
            <w:r w:rsidRPr="007036CE">
              <w:rPr>
                <w:lang w:val="en-US"/>
              </w:rPr>
              <w:t>Payer:</w:t>
            </w:r>
            <w:r w:rsidRPr="007036CE">
              <w:t>StmInfrmtn_NmbKOO_Payer</w:t>
            </w:r>
          </w:p>
        </w:tc>
        <w:tc>
          <w:tcPr>
            <w:tcW w:w="1371" w:type="pct"/>
          </w:tcPr>
          <w:p w14:paraId="0C2410B8" w14:textId="77777777" w:rsidR="00C1643B" w:rsidRPr="007036CE" w:rsidRDefault="00C1643B" w:rsidP="00C1643B">
            <w:pPr>
              <w:pStyle w:val="GOSTTablenorm"/>
            </w:pPr>
          </w:p>
        </w:tc>
      </w:tr>
      <w:tr w:rsidR="00C1643B" w:rsidRPr="007036CE" w14:paraId="1A8094B3" w14:textId="77777777" w:rsidTr="00B0621B">
        <w:tc>
          <w:tcPr>
            <w:tcW w:w="1109" w:type="pct"/>
          </w:tcPr>
          <w:p w14:paraId="09760E07" w14:textId="77777777" w:rsidR="00C1643B" w:rsidRPr="007036CE" w:rsidRDefault="00C1643B" w:rsidP="00C1643B">
            <w:pPr>
              <w:pStyle w:val="GOSTTablenorm"/>
            </w:pPr>
            <w:r w:rsidRPr="007036CE">
              <w:t>Номер_ЛС_получателя</w:t>
            </w:r>
          </w:p>
        </w:tc>
        <w:tc>
          <w:tcPr>
            <w:tcW w:w="302" w:type="pct"/>
          </w:tcPr>
          <w:p w14:paraId="1104D8A5" w14:textId="77777777" w:rsidR="00C1643B" w:rsidRPr="007036CE" w:rsidRDefault="00C1643B" w:rsidP="00C1643B">
            <w:pPr>
              <w:pStyle w:val="GOSTTablenorm"/>
            </w:pPr>
            <w:r w:rsidRPr="007036CE">
              <w:t>нет</w:t>
            </w:r>
          </w:p>
        </w:tc>
        <w:tc>
          <w:tcPr>
            <w:tcW w:w="1109" w:type="pct"/>
          </w:tcPr>
          <w:p w14:paraId="01F7EAF7" w14:textId="77777777" w:rsidR="00C1643B" w:rsidRPr="007036CE" w:rsidRDefault="00C1643B" w:rsidP="00C1643B">
            <w:pPr>
              <w:pStyle w:val="GOSTTablenorm"/>
            </w:pPr>
            <w:r w:rsidRPr="007036CE">
              <w:t>Номер лицевого счета получателя</w:t>
            </w:r>
          </w:p>
        </w:tc>
        <w:tc>
          <w:tcPr>
            <w:tcW w:w="1109" w:type="pct"/>
          </w:tcPr>
          <w:p w14:paraId="1EFDC1FA" w14:textId="77777777" w:rsidR="00C1643B" w:rsidRPr="007036CE" w:rsidRDefault="00416986" w:rsidP="00C1643B">
            <w:pPr>
              <w:pStyle w:val="GOSTTablenorm"/>
            </w:pPr>
            <w:r w:rsidRPr="007036CE">
              <w:t>Payee</w:t>
            </w:r>
            <w:r w:rsidRPr="007036CE">
              <w:rPr>
                <w:lang w:val="en-US"/>
              </w:rPr>
              <w:t>:</w:t>
            </w:r>
            <w:r w:rsidR="00C1643B" w:rsidRPr="007036CE">
              <w:rPr>
                <w:lang w:val="en-US"/>
              </w:rPr>
              <w:t>Payee_AccountNumber</w:t>
            </w:r>
          </w:p>
        </w:tc>
        <w:tc>
          <w:tcPr>
            <w:tcW w:w="1371" w:type="pct"/>
          </w:tcPr>
          <w:p w14:paraId="080748CD" w14:textId="77777777" w:rsidR="00C1643B" w:rsidRPr="007036CE" w:rsidRDefault="00C1643B" w:rsidP="00C1643B">
            <w:pPr>
              <w:pStyle w:val="GOSTTablenorm"/>
            </w:pPr>
          </w:p>
        </w:tc>
      </w:tr>
      <w:tr w:rsidR="00C1643B" w:rsidRPr="007036CE" w14:paraId="0E17E4D2" w14:textId="77777777" w:rsidTr="00B0621B">
        <w:tc>
          <w:tcPr>
            <w:tcW w:w="1109" w:type="pct"/>
          </w:tcPr>
          <w:p w14:paraId="51D561A8" w14:textId="77777777" w:rsidR="00C1643B" w:rsidRPr="007036CE" w:rsidRDefault="00C1643B" w:rsidP="00C1643B">
            <w:pPr>
              <w:pStyle w:val="GOSTTablenorm"/>
            </w:pPr>
            <w:r w:rsidRPr="007036CE">
              <w:t>Счет_получателя</w:t>
            </w:r>
          </w:p>
        </w:tc>
        <w:tc>
          <w:tcPr>
            <w:tcW w:w="302" w:type="pct"/>
          </w:tcPr>
          <w:p w14:paraId="02104094" w14:textId="77777777" w:rsidR="00C1643B" w:rsidRPr="007036CE" w:rsidRDefault="00C1643B" w:rsidP="00C1643B">
            <w:pPr>
              <w:pStyle w:val="GOSTTablenorm"/>
            </w:pPr>
            <w:r w:rsidRPr="007036CE">
              <w:t>нет</w:t>
            </w:r>
          </w:p>
        </w:tc>
        <w:tc>
          <w:tcPr>
            <w:tcW w:w="1109" w:type="pct"/>
          </w:tcPr>
          <w:p w14:paraId="448A1960" w14:textId="77777777" w:rsidR="00C1643B" w:rsidRPr="007036CE" w:rsidRDefault="00C1643B" w:rsidP="00C1643B">
            <w:pPr>
              <w:pStyle w:val="GOSTTablenorm"/>
            </w:pPr>
            <w:r w:rsidRPr="007036CE">
              <w:t>Счет получателя</w:t>
            </w:r>
          </w:p>
        </w:tc>
        <w:tc>
          <w:tcPr>
            <w:tcW w:w="1109" w:type="pct"/>
          </w:tcPr>
          <w:p w14:paraId="00FC46C8" w14:textId="77777777" w:rsidR="00C1643B" w:rsidRPr="007036CE" w:rsidRDefault="00416986" w:rsidP="00C1643B">
            <w:pPr>
              <w:pStyle w:val="GOSTTablenorm"/>
              <w:rPr>
                <w:lang w:val="en-US"/>
              </w:rPr>
            </w:pPr>
            <w:r w:rsidRPr="007036CE">
              <w:t>Payee</w:t>
            </w:r>
            <w:r w:rsidRPr="007036CE">
              <w:rPr>
                <w:lang w:val="en-US"/>
              </w:rPr>
              <w:t>:</w:t>
            </w:r>
            <w:r w:rsidR="00C1643B" w:rsidRPr="007036CE">
              <w:t>Payee_CheckAcc</w:t>
            </w:r>
          </w:p>
        </w:tc>
        <w:tc>
          <w:tcPr>
            <w:tcW w:w="1371" w:type="pct"/>
          </w:tcPr>
          <w:p w14:paraId="69341509" w14:textId="77777777" w:rsidR="00C1643B" w:rsidRPr="007036CE" w:rsidRDefault="00C1643B" w:rsidP="00C1643B">
            <w:pPr>
              <w:pStyle w:val="GOSTTablenorm"/>
            </w:pPr>
          </w:p>
        </w:tc>
      </w:tr>
      <w:tr w:rsidR="00C1643B" w:rsidRPr="007036CE" w14:paraId="673ADE1B" w14:textId="77777777" w:rsidTr="00B0621B">
        <w:tc>
          <w:tcPr>
            <w:tcW w:w="1109" w:type="pct"/>
          </w:tcPr>
          <w:p w14:paraId="45B21678" w14:textId="77777777" w:rsidR="00C1643B" w:rsidRPr="007036CE" w:rsidRDefault="00C1643B" w:rsidP="00C1643B">
            <w:pPr>
              <w:pStyle w:val="GOSTTablenorm"/>
            </w:pPr>
            <w:r w:rsidRPr="007036CE">
              <w:t>КС_правопреемника</w:t>
            </w:r>
          </w:p>
        </w:tc>
        <w:tc>
          <w:tcPr>
            <w:tcW w:w="302" w:type="pct"/>
          </w:tcPr>
          <w:p w14:paraId="5C14CCB0" w14:textId="77777777" w:rsidR="00C1643B" w:rsidRPr="007036CE" w:rsidRDefault="00C1643B" w:rsidP="00C1643B">
            <w:pPr>
              <w:pStyle w:val="GOSTTablenorm"/>
            </w:pPr>
            <w:r w:rsidRPr="007036CE">
              <w:t>нет</w:t>
            </w:r>
          </w:p>
        </w:tc>
        <w:tc>
          <w:tcPr>
            <w:tcW w:w="1109" w:type="pct"/>
          </w:tcPr>
          <w:p w14:paraId="24FD66A3" w14:textId="77777777" w:rsidR="00C1643B" w:rsidRPr="007036CE" w:rsidRDefault="00C1643B" w:rsidP="00C1643B">
            <w:pPr>
              <w:pStyle w:val="GOSTTablenorm"/>
            </w:pPr>
            <w:r w:rsidRPr="007036CE">
              <w:t>Казначейский счет правопреемника</w:t>
            </w:r>
          </w:p>
        </w:tc>
        <w:tc>
          <w:tcPr>
            <w:tcW w:w="1109" w:type="pct"/>
          </w:tcPr>
          <w:p w14:paraId="285747DE" w14:textId="77777777" w:rsidR="00C1643B" w:rsidRPr="007036CE" w:rsidRDefault="00416986" w:rsidP="00C1643B">
            <w:pPr>
              <w:pStyle w:val="GOSTTablenorm"/>
            </w:pPr>
            <w:r w:rsidRPr="007036CE">
              <w:t>Payee</w:t>
            </w:r>
            <w:r w:rsidRPr="007036CE">
              <w:rPr>
                <w:lang w:val="en-US"/>
              </w:rPr>
              <w:t>:</w:t>
            </w:r>
            <w:r w:rsidR="00C1643B" w:rsidRPr="007036CE">
              <w:t>StmInfrmtn_KSsuccessor</w:t>
            </w:r>
          </w:p>
        </w:tc>
        <w:tc>
          <w:tcPr>
            <w:tcW w:w="1371" w:type="pct"/>
          </w:tcPr>
          <w:p w14:paraId="376CE285" w14:textId="77777777" w:rsidR="00C1643B" w:rsidRPr="007036CE" w:rsidRDefault="00C1643B" w:rsidP="00C1643B">
            <w:pPr>
              <w:pStyle w:val="GOSTTablenorm"/>
            </w:pPr>
          </w:p>
        </w:tc>
      </w:tr>
      <w:tr w:rsidR="00C1643B" w:rsidRPr="007036CE" w14:paraId="3493515D" w14:textId="77777777" w:rsidTr="00B0621B">
        <w:tc>
          <w:tcPr>
            <w:tcW w:w="1109" w:type="pct"/>
          </w:tcPr>
          <w:p w14:paraId="5867B12F" w14:textId="77777777" w:rsidR="00C1643B" w:rsidRPr="007036CE" w:rsidRDefault="00C1643B" w:rsidP="00C1643B">
            <w:pPr>
              <w:pStyle w:val="GOSTTablenorm"/>
            </w:pPr>
            <w:r w:rsidRPr="007036CE">
              <w:t>РС_КС_получателя</w:t>
            </w:r>
          </w:p>
        </w:tc>
        <w:tc>
          <w:tcPr>
            <w:tcW w:w="302" w:type="pct"/>
          </w:tcPr>
          <w:p w14:paraId="1D055030" w14:textId="77777777" w:rsidR="00C1643B" w:rsidRPr="007036CE" w:rsidRDefault="00C1643B" w:rsidP="00C1643B">
            <w:pPr>
              <w:pStyle w:val="GOSTTablenorm"/>
            </w:pPr>
            <w:r w:rsidRPr="007036CE">
              <w:t>да</w:t>
            </w:r>
          </w:p>
        </w:tc>
        <w:tc>
          <w:tcPr>
            <w:tcW w:w="1109" w:type="pct"/>
          </w:tcPr>
          <w:p w14:paraId="6FE1FB6E" w14:textId="77777777" w:rsidR="00C1643B" w:rsidRPr="007036CE" w:rsidRDefault="00C1643B" w:rsidP="00C1643B">
            <w:pPr>
              <w:pStyle w:val="GOSTTablenorm"/>
            </w:pPr>
            <w:r w:rsidRPr="007036CE">
              <w:t>Расчетный или казначейский счет получателя</w:t>
            </w:r>
          </w:p>
        </w:tc>
        <w:tc>
          <w:tcPr>
            <w:tcW w:w="1109" w:type="pct"/>
          </w:tcPr>
          <w:p w14:paraId="4B779B6E" w14:textId="77777777" w:rsidR="00C1643B" w:rsidRPr="007036CE" w:rsidRDefault="00416986" w:rsidP="00C1643B">
            <w:pPr>
              <w:pStyle w:val="GOSTTablenorm"/>
              <w:rPr>
                <w:lang w:val="en-US"/>
              </w:rPr>
            </w:pPr>
            <w:r w:rsidRPr="007036CE">
              <w:rPr>
                <w:lang w:val="en-US"/>
              </w:rPr>
              <w:t>Payee:</w:t>
            </w:r>
            <w:r w:rsidR="00C1643B" w:rsidRPr="007036CE">
              <w:rPr>
                <w:lang w:val="en-US"/>
              </w:rPr>
              <w:t>Payee_CheckAcc</w:t>
            </w:r>
          </w:p>
          <w:p w14:paraId="4692972A" w14:textId="77777777" w:rsidR="00C1643B" w:rsidRPr="007036CE" w:rsidRDefault="00416986" w:rsidP="00C1643B">
            <w:pPr>
              <w:pStyle w:val="GOSTTablenorm"/>
              <w:rPr>
                <w:lang w:val="en-US"/>
              </w:rPr>
            </w:pPr>
            <w:r w:rsidRPr="007036CE">
              <w:rPr>
                <w:lang w:val="en-US"/>
              </w:rPr>
              <w:t>Payee:</w:t>
            </w:r>
            <w:r w:rsidR="00C1643B" w:rsidRPr="007036CE">
              <w:rPr>
                <w:lang w:val="en-US"/>
              </w:rPr>
              <w:t>StmInfrmtn_KSsuccessor</w:t>
            </w:r>
          </w:p>
          <w:p w14:paraId="00BDF5B0" w14:textId="77777777" w:rsidR="00C1643B" w:rsidRPr="007036CE" w:rsidRDefault="00C1643B" w:rsidP="00C1643B">
            <w:pPr>
              <w:pStyle w:val="GOSTTablenorm"/>
              <w:rPr>
                <w:lang w:val="en-US"/>
              </w:rPr>
            </w:pPr>
            <w:r w:rsidRPr="007036CE">
              <w:t>или</w:t>
            </w:r>
          </w:p>
          <w:p w14:paraId="128702BC" w14:textId="77777777" w:rsidR="00C1643B" w:rsidRPr="007036CE" w:rsidRDefault="00416986" w:rsidP="00C1643B">
            <w:pPr>
              <w:pStyle w:val="GOSTTablenorm"/>
              <w:rPr>
                <w:lang w:val="en-US"/>
              </w:rPr>
            </w:pPr>
            <w:r w:rsidRPr="007036CE">
              <w:rPr>
                <w:lang w:val="en-US"/>
              </w:rPr>
              <w:t>Payer:</w:t>
            </w:r>
            <w:r w:rsidR="00A5067A" w:rsidRPr="007036CE">
              <w:t>Payee_CheckAcc</w:t>
            </w:r>
          </w:p>
        </w:tc>
        <w:tc>
          <w:tcPr>
            <w:tcW w:w="1371" w:type="pct"/>
          </w:tcPr>
          <w:p w14:paraId="608096B3" w14:textId="77777777" w:rsidR="00C1643B" w:rsidRPr="007036CE" w:rsidRDefault="00C1643B" w:rsidP="00C1643B">
            <w:pPr>
              <w:pStyle w:val="GOSTTablenorm"/>
            </w:pPr>
            <w:r w:rsidRPr="007036CE">
              <w:t>Если тип расчетного документа = ЭДВ, КДВ, то:</w:t>
            </w:r>
          </w:p>
          <w:p w14:paraId="40224368" w14:textId="77777777" w:rsidR="00C1643B" w:rsidRPr="007036CE" w:rsidRDefault="00C1643B" w:rsidP="00C1643B">
            <w:pPr>
              <w:pStyle w:val="GOSTTablenorm"/>
              <w:rPr>
                <w:rFonts w:eastAsiaTheme="minorEastAsia"/>
              </w:rPr>
            </w:pPr>
            <w:r w:rsidRPr="007036CE">
              <w:t>1) заполняется значением реквизита «КС правопреемника» (StmInfrmtn_KSsuccessor);</w:t>
            </w:r>
          </w:p>
          <w:p w14:paraId="7D80BE00" w14:textId="77777777" w:rsidR="00C1643B" w:rsidRPr="007036CE" w:rsidRDefault="00C1643B" w:rsidP="00C1643B">
            <w:pPr>
              <w:pStyle w:val="GOSTTablenorm"/>
            </w:pPr>
            <w:r w:rsidRPr="007036CE">
              <w:t xml:space="preserve">2) если реквизит </w:t>
            </w:r>
            <w:r w:rsidR="001A7040" w:rsidRPr="007036CE">
              <w:t xml:space="preserve">«КС правопреемника» </w:t>
            </w:r>
            <w:r w:rsidRPr="007036CE">
              <w:t>пустой или отсутствует в документе, то заполняется значением реквизита «Счет получателя» (Payee_CheckAcc).</w:t>
            </w:r>
          </w:p>
          <w:p w14:paraId="4F06024E" w14:textId="77777777" w:rsidR="00C1643B" w:rsidRPr="007036CE" w:rsidRDefault="00C1643B" w:rsidP="004E11E6">
            <w:pPr>
              <w:pStyle w:val="GOSTTablenorm"/>
            </w:pPr>
            <w:r w:rsidRPr="007036CE">
              <w:t xml:space="preserve">Если тип расчетного документа = ЭДИ, КДИ, то заполняется значением реквизита «Счет </w:t>
            </w:r>
            <w:r w:rsidR="006714C6" w:rsidRPr="007036CE">
              <w:t>контрагента</w:t>
            </w:r>
            <w:r w:rsidRPr="007036CE">
              <w:t xml:space="preserve"> (получателя)» (</w:t>
            </w:r>
            <w:r w:rsidR="00A5067A" w:rsidRPr="007036CE">
              <w:t>Payer:Payee_CheckAcc</w:t>
            </w:r>
            <w:r w:rsidRPr="007036CE">
              <w:t>)</w:t>
            </w:r>
          </w:p>
        </w:tc>
      </w:tr>
      <w:tr w:rsidR="00416986" w:rsidRPr="007036CE" w14:paraId="709BF474" w14:textId="77777777" w:rsidTr="00B0621B">
        <w:tc>
          <w:tcPr>
            <w:tcW w:w="1109" w:type="pct"/>
          </w:tcPr>
          <w:p w14:paraId="12A52D43" w14:textId="77777777" w:rsidR="00416986" w:rsidRPr="007036CE" w:rsidRDefault="00416986" w:rsidP="006D5F7A">
            <w:pPr>
              <w:pStyle w:val="GOSTTablenorm"/>
            </w:pPr>
            <w:r w:rsidRPr="007036CE">
              <w:rPr>
                <w:szCs w:val="22"/>
              </w:rPr>
              <w:t>Учет_ДО_ЛС_получателя</w:t>
            </w:r>
          </w:p>
        </w:tc>
        <w:tc>
          <w:tcPr>
            <w:tcW w:w="302" w:type="pct"/>
          </w:tcPr>
          <w:p w14:paraId="65C619F6" w14:textId="77777777" w:rsidR="00416986" w:rsidRPr="007036CE" w:rsidRDefault="00824295" w:rsidP="00416986">
            <w:pPr>
              <w:pStyle w:val="GOSTTablenorm"/>
            </w:pPr>
            <w:r w:rsidRPr="007036CE">
              <w:rPr>
                <w:szCs w:val="22"/>
              </w:rPr>
              <w:t>да</w:t>
            </w:r>
          </w:p>
        </w:tc>
        <w:tc>
          <w:tcPr>
            <w:tcW w:w="1109" w:type="pct"/>
          </w:tcPr>
          <w:p w14:paraId="7BDEDC2A" w14:textId="77777777" w:rsidR="00416986" w:rsidRPr="007036CE" w:rsidRDefault="00416986" w:rsidP="006D5F7A">
            <w:pPr>
              <w:pStyle w:val="GOSTTablenorm"/>
            </w:pPr>
            <w:r w:rsidRPr="007036CE">
              <w:rPr>
                <w:szCs w:val="22"/>
              </w:rPr>
              <w:t>Признак учета ДО на ЛС получателя</w:t>
            </w:r>
          </w:p>
        </w:tc>
        <w:tc>
          <w:tcPr>
            <w:tcW w:w="1109" w:type="pct"/>
          </w:tcPr>
          <w:p w14:paraId="2FB12361" w14:textId="77777777" w:rsidR="00416986" w:rsidRPr="007036CE" w:rsidRDefault="00416986" w:rsidP="00416986">
            <w:pPr>
              <w:pStyle w:val="GOSTTablenorm"/>
              <w:rPr>
                <w:lang w:val="en-US"/>
              </w:rPr>
            </w:pPr>
            <w:r w:rsidRPr="007036CE">
              <w:rPr>
                <w:lang w:val="en-US"/>
              </w:rPr>
              <w:t>Payee:</w:t>
            </w:r>
            <w:r w:rsidRPr="007036CE">
              <w:rPr>
                <w:bCs/>
                <w:lang w:val="en-US"/>
              </w:rPr>
              <w:t>StmInfrmtn_FAH_DO_Rec</w:t>
            </w:r>
          </w:p>
        </w:tc>
        <w:tc>
          <w:tcPr>
            <w:tcW w:w="1371" w:type="pct"/>
          </w:tcPr>
          <w:p w14:paraId="39A71E46" w14:textId="77777777" w:rsidR="00D57062" w:rsidRPr="007036CE" w:rsidRDefault="00D57062" w:rsidP="00D57062">
            <w:pPr>
              <w:pStyle w:val="GOSTTablenorm"/>
            </w:pPr>
            <w:r w:rsidRPr="007036CE">
              <w:t>Если в теге документа «</w:t>
            </w:r>
            <w:r w:rsidRPr="007036CE">
              <w:rPr>
                <w:lang w:val="en-US"/>
              </w:rPr>
              <w:t>true</w:t>
            </w:r>
            <w:r w:rsidRPr="007036CE">
              <w:t>», то значение «1».</w:t>
            </w:r>
          </w:p>
          <w:p w14:paraId="5B413BB2" w14:textId="77777777" w:rsidR="00416986" w:rsidRPr="007036CE" w:rsidRDefault="00D57062" w:rsidP="00D57062">
            <w:pPr>
              <w:pStyle w:val="GOSTTablenorm"/>
            </w:pPr>
            <w:r w:rsidRPr="007036CE">
              <w:t>Если в теге документа «</w:t>
            </w:r>
            <w:r w:rsidRPr="007036CE">
              <w:rPr>
                <w:lang w:val="en-US"/>
              </w:rPr>
              <w:t>false</w:t>
            </w:r>
            <w:r w:rsidRPr="007036CE">
              <w:t xml:space="preserve">», то значение </w:t>
            </w:r>
            <w:r w:rsidR="00A75D6E" w:rsidRPr="007036CE">
              <w:t>«0»</w:t>
            </w:r>
          </w:p>
        </w:tc>
      </w:tr>
      <w:tr w:rsidR="00416986" w:rsidRPr="007036CE" w14:paraId="0622AB11" w14:textId="77777777" w:rsidTr="00B0621B">
        <w:tc>
          <w:tcPr>
            <w:tcW w:w="1109" w:type="pct"/>
          </w:tcPr>
          <w:p w14:paraId="29FDE959" w14:textId="77777777" w:rsidR="00416986" w:rsidRPr="007036CE" w:rsidRDefault="00416986" w:rsidP="00416986">
            <w:pPr>
              <w:pStyle w:val="GOSTTablenorm"/>
            </w:pPr>
            <w:r w:rsidRPr="007036CE">
              <w:t>Учет_ПОФР_ЛС_получателя</w:t>
            </w:r>
          </w:p>
        </w:tc>
        <w:tc>
          <w:tcPr>
            <w:tcW w:w="302" w:type="pct"/>
          </w:tcPr>
          <w:p w14:paraId="0CEDC1B1" w14:textId="77777777" w:rsidR="00416986" w:rsidRPr="007036CE" w:rsidRDefault="00824295" w:rsidP="00416986">
            <w:pPr>
              <w:pStyle w:val="GOSTTablenorm"/>
            </w:pPr>
            <w:r w:rsidRPr="007036CE">
              <w:t>да</w:t>
            </w:r>
          </w:p>
        </w:tc>
        <w:tc>
          <w:tcPr>
            <w:tcW w:w="1109" w:type="pct"/>
          </w:tcPr>
          <w:p w14:paraId="182C6C49" w14:textId="77777777" w:rsidR="00416986" w:rsidRPr="007036CE" w:rsidRDefault="00416986" w:rsidP="00416986">
            <w:pPr>
              <w:pStyle w:val="GOSTTablenorm"/>
            </w:pPr>
            <w:r w:rsidRPr="007036CE">
              <w:t>Признак учета ПОФР на ЛС получателя</w:t>
            </w:r>
          </w:p>
        </w:tc>
        <w:tc>
          <w:tcPr>
            <w:tcW w:w="1109" w:type="pct"/>
          </w:tcPr>
          <w:p w14:paraId="7B42DCD8" w14:textId="77777777" w:rsidR="00416986" w:rsidRPr="007036CE" w:rsidRDefault="00416986" w:rsidP="00416986">
            <w:pPr>
              <w:pStyle w:val="GOSTTablenorm"/>
            </w:pPr>
            <w:r w:rsidRPr="007036CE">
              <w:t>Payee</w:t>
            </w:r>
            <w:r w:rsidRPr="007036CE">
              <w:rPr>
                <w:lang w:val="en-US"/>
              </w:rPr>
              <w:t>:StmInfrmtn_FAH_POFRR</w:t>
            </w:r>
          </w:p>
        </w:tc>
        <w:tc>
          <w:tcPr>
            <w:tcW w:w="1371" w:type="pct"/>
          </w:tcPr>
          <w:p w14:paraId="4F1F50BD" w14:textId="77777777" w:rsidR="00D57062" w:rsidRPr="007036CE" w:rsidRDefault="00D57062" w:rsidP="00D57062">
            <w:pPr>
              <w:pStyle w:val="GOSTTablenorm"/>
            </w:pPr>
            <w:r w:rsidRPr="007036CE">
              <w:t>Если в теге документа «</w:t>
            </w:r>
            <w:r w:rsidRPr="007036CE">
              <w:rPr>
                <w:lang w:val="en-US"/>
              </w:rPr>
              <w:t>true</w:t>
            </w:r>
            <w:r w:rsidRPr="007036CE">
              <w:t>», то значение «1».</w:t>
            </w:r>
          </w:p>
          <w:p w14:paraId="7F694FAD" w14:textId="77777777" w:rsidR="00416986" w:rsidRPr="007036CE" w:rsidRDefault="00D57062" w:rsidP="00D57062">
            <w:pPr>
              <w:pStyle w:val="GOSTTablenorm"/>
            </w:pPr>
            <w:r w:rsidRPr="007036CE">
              <w:t>Если в теге документа «</w:t>
            </w:r>
            <w:r w:rsidRPr="007036CE">
              <w:rPr>
                <w:lang w:val="en-US"/>
              </w:rPr>
              <w:t>false</w:t>
            </w:r>
            <w:r w:rsidRPr="007036CE">
              <w:t xml:space="preserve">», то значение </w:t>
            </w:r>
            <w:r w:rsidR="00A75D6E" w:rsidRPr="007036CE">
              <w:lastRenderedPageBreak/>
              <w:t>«0»</w:t>
            </w:r>
          </w:p>
        </w:tc>
      </w:tr>
      <w:tr w:rsidR="00416986" w:rsidRPr="00B74B57" w14:paraId="2E4FB671" w14:textId="77777777" w:rsidTr="00B0621B">
        <w:tc>
          <w:tcPr>
            <w:tcW w:w="1109" w:type="pct"/>
          </w:tcPr>
          <w:p w14:paraId="7B097188" w14:textId="77777777" w:rsidR="00416986" w:rsidRPr="007036CE" w:rsidRDefault="00416986" w:rsidP="00416986">
            <w:pPr>
              <w:pStyle w:val="GOSTTablenorm"/>
            </w:pPr>
            <w:r w:rsidRPr="007036CE">
              <w:lastRenderedPageBreak/>
              <w:t>КБК_ПОФР_получателя</w:t>
            </w:r>
          </w:p>
        </w:tc>
        <w:tc>
          <w:tcPr>
            <w:tcW w:w="302" w:type="pct"/>
          </w:tcPr>
          <w:p w14:paraId="34555DC0" w14:textId="77777777" w:rsidR="00416986" w:rsidRPr="007036CE" w:rsidRDefault="00416986" w:rsidP="00416986">
            <w:pPr>
              <w:pStyle w:val="GOSTTablenorm"/>
            </w:pPr>
            <w:r w:rsidRPr="007036CE">
              <w:t>нет</w:t>
            </w:r>
          </w:p>
        </w:tc>
        <w:tc>
          <w:tcPr>
            <w:tcW w:w="1109" w:type="pct"/>
          </w:tcPr>
          <w:p w14:paraId="49FA6597" w14:textId="77777777" w:rsidR="00416986" w:rsidRPr="007036CE" w:rsidRDefault="00416986" w:rsidP="00416986">
            <w:pPr>
              <w:pStyle w:val="GOSTTablenorm"/>
            </w:pPr>
            <w:r w:rsidRPr="007036CE">
              <w:t>КБК по ПОФР получателя</w:t>
            </w:r>
          </w:p>
        </w:tc>
        <w:tc>
          <w:tcPr>
            <w:tcW w:w="1109" w:type="pct"/>
          </w:tcPr>
          <w:p w14:paraId="26183FB4" w14:textId="77777777" w:rsidR="00416986" w:rsidRPr="007036CE" w:rsidRDefault="00416986" w:rsidP="00C403F7">
            <w:pPr>
              <w:pStyle w:val="GOSTTablenorm"/>
              <w:rPr>
                <w:lang w:val="en-US"/>
              </w:rPr>
            </w:pPr>
            <w:r w:rsidRPr="007036CE">
              <w:rPr>
                <w:lang w:val="en-US"/>
              </w:rPr>
              <w:t>Payee:StmInfrmtn_KBK_POFR_CRestR</w:t>
            </w:r>
          </w:p>
        </w:tc>
        <w:tc>
          <w:tcPr>
            <w:tcW w:w="1371" w:type="pct"/>
          </w:tcPr>
          <w:p w14:paraId="0B509ACF" w14:textId="77777777" w:rsidR="00416986" w:rsidRPr="007036CE" w:rsidRDefault="00416986" w:rsidP="00416986">
            <w:pPr>
              <w:pStyle w:val="GOSTTablenorm"/>
              <w:rPr>
                <w:lang w:val="en-US"/>
              </w:rPr>
            </w:pPr>
          </w:p>
        </w:tc>
      </w:tr>
      <w:tr w:rsidR="00416986" w:rsidRPr="007036CE" w14:paraId="6FE21B76" w14:textId="77777777" w:rsidTr="00B0621B">
        <w:tc>
          <w:tcPr>
            <w:tcW w:w="1109" w:type="pct"/>
          </w:tcPr>
          <w:p w14:paraId="4316CC37" w14:textId="77777777" w:rsidR="00416986" w:rsidRPr="007036CE" w:rsidRDefault="00416986" w:rsidP="00416986">
            <w:pPr>
              <w:pStyle w:val="GOSTTablenorm"/>
            </w:pPr>
            <w:r w:rsidRPr="007036CE">
              <w:t>Номер_КОО_получателя</w:t>
            </w:r>
          </w:p>
        </w:tc>
        <w:tc>
          <w:tcPr>
            <w:tcW w:w="302" w:type="pct"/>
          </w:tcPr>
          <w:p w14:paraId="5CA5388A" w14:textId="77777777" w:rsidR="00416986" w:rsidRPr="007036CE" w:rsidRDefault="00416986" w:rsidP="00416986">
            <w:pPr>
              <w:pStyle w:val="GOSTTablenorm"/>
            </w:pPr>
            <w:r w:rsidRPr="007036CE">
              <w:t>нет</w:t>
            </w:r>
          </w:p>
        </w:tc>
        <w:tc>
          <w:tcPr>
            <w:tcW w:w="1109" w:type="pct"/>
          </w:tcPr>
          <w:p w14:paraId="4976E8D0" w14:textId="77777777" w:rsidR="00416986" w:rsidRPr="007036CE" w:rsidRDefault="00416986" w:rsidP="00416986">
            <w:pPr>
              <w:pStyle w:val="GOSTTablenorm"/>
            </w:pPr>
            <w:r w:rsidRPr="007036CE">
              <w:t>Номер КОО получателя</w:t>
            </w:r>
          </w:p>
        </w:tc>
        <w:tc>
          <w:tcPr>
            <w:tcW w:w="1109" w:type="pct"/>
          </w:tcPr>
          <w:p w14:paraId="71CE55DE" w14:textId="77777777" w:rsidR="00416986" w:rsidRPr="007036CE" w:rsidRDefault="00416986" w:rsidP="00416986">
            <w:pPr>
              <w:pStyle w:val="GOSTTablenorm"/>
              <w:rPr>
                <w:lang w:val="en-US"/>
              </w:rPr>
            </w:pPr>
            <w:r w:rsidRPr="007036CE">
              <w:rPr>
                <w:lang w:val="en-US"/>
              </w:rPr>
              <w:t>Payee:</w:t>
            </w:r>
            <w:r w:rsidRPr="007036CE">
              <w:t>StmInfrmtn_NmbKOO_Rec</w:t>
            </w:r>
          </w:p>
        </w:tc>
        <w:tc>
          <w:tcPr>
            <w:tcW w:w="1371" w:type="pct"/>
          </w:tcPr>
          <w:p w14:paraId="13C10B7B" w14:textId="77777777" w:rsidR="00416986" w:rsidRPr="007036CE" w:rsidRDefault="00416986" w:rsidP="00416986">
            <w:pPr>
              <w:pStyle w:val="GOSTTablenorm"/>
              <w:rPr>
                <w:lang w:val="en-US"/>
              </w:rPr>
            </w:pPr>
          </w:p>
        </w:tc>
      </w:tr>
      <w:tr w:rsidR="00416986" w:rsidRPr="007036CE" w14:paraId="19CEEBE7" w14:textId="77777777" w:rsidTr="00B0621B">
        <w:tc>
          <w:tcPr>
            <w:tcW w:w="1109" w:type="pct"/>
          </w:tcPr>
          <w:p w14:paraId="50447D65" w14:textId="77777777" w:rsidR="00416986" w:rsidRPr="007036CE" w:rsidRDefault="00416986" w:rsidP="00416986">
            <w:pPr>
              <w:pStyle w:val="GOSTTablenorm"/>
            </w:pPr>
            <w:r w:rsidRPr="007036CE">
              <w:t>ОКТМО_получателя</w:t>
            </w:r>
          </w:p>
        </w:tc>
        <w:tc>
          <w:tcPr>
            <w:tcW w:w="302" w:type="pct"/>
          </w:tcPr>
          <w:p w14:paraId="6E8B6B86" w14:textId="77777777" w:rsidR="00416986" w:rsidRPr="007036CE" w:rsidRDefault="00416986" w:rsidP="00416986">
            <w:pPr>
              <w:pStyle w:val="GOSTTablenorm"/>
            </w:pPr>
            <w:r w:rsidRPr="007036CE">
              <w:t>нет</w:t>
            </w:r>
          </w:p>
        </w:tc>
        <w:tc>
          <w:tcPr>
            <w:tcW w:w="1109" w:type="pct"/>
          </w:tcPr>
          <w:p w14:paraId="75A8D9BB" w14:textId="77777777" w:rsidR="00416986" w:rsidRPr="007036CE" w:rsidRDefault="00416986" w:rsidP="00416986">
            <w:pPr>
              <w:pStyle w:val="GOSTTablenorm"/>
            </w:pPr>
            <w:r w:rsidRPr="007036CE">
              <w:t>ОКТМО получателя</w:t>
            </w:r>
          </w:p>
        </w:tc>
        <w:tc>
          <w:tcPr>
            <w:tcW w:w="1109" w:type="pct"/>
          </w:tcPr>
          <w:p w14:paraId="69B5C40E" w14:textId="77777777" w:rsidR="00416986" w:rsidRPr="007036CE" w:rsidRDefault="00416986" w:rsidP="00416986">
            <w:pPr>
              <w:pStyle w:val="GOSTTablenorm"/>
              <w:rPr>
                <w:lang w:val="en-US"/>
              </w:rPr>
            </w:pPr>
            <w:r w:rsidRPr="007036CE">
              <w:t>Payee</w:t>
            </w:r>
            <w:r w:rsidRPr="007036CE">
              <w:rPr>
                <w:lang w:val="en-US"/>
              </w:rPr>
              <w:t>:</w:t>
            </w:r>
            <w:r w:rsidRPr="007036CE">
              <w:t>StmInfrmtn_OKTMOSender</w:t>
            </w:r>
          </w:p>
        </w:tc>
        <w:tc>
          <w:tcPr>
            <w:tcW w:w="1371" w:type="pct"/>
          </w:tcPr>
          <w:p w14:paraId="7D2F474A" w14:textId="77777777" w:rsidR="00416986" w:rsidRPr="007036CE" w:rsidRDefault="00416986" w:rsidP="00416986">
            <w:pPr>
              <w:pStyle w:val="GOSTTablenorm"/>
              <w:rPr>
                <w:lang w:val="en-US"/>
              </w:rPr>
            </w:pPr>
          </w:p>
        </w:tc>
      </w:tr>
      <w:tr w:rsidR="00416986" w:rsidRPr="007036CE" w14:paraId="5291D671" w14:textId="77777777" w:rsidTr="00B0621B">
        <w:tc>
          <w:tcPr>
            <w:tcW w:w="1109" w:type="pct"/>
          </w:tcPr>
          <w:p w14:paraId="323CC6E0" w14:textId="77777777" w:rsidR="00416986" w:rsidRPr="007036CE" w:rsidRDefault="00416986" w:rsidP="00416986">
            <w:pPr>
              <w:pStyle w:val="GOSTTablenorm"/>
              <w:tabs>
                <w:tab w:val="left" w:pos="960"/>
              </w:tabs>
            </w:pPr>
            <w:r w:rsidRPr="007036CE">
              <w:t>Номер_ЛС_НВС</w:t>
            </w:r>
          </w:p>
        </w:tc>
        <w:tc>
          <w:tcPr>
            <w:tcW w:w="302" w:type="pct"/>
          </w:tcPr>
          <w:p w14:paraId="60A63D90" w14:textId="77777777" w:rsidR="00416986" w:rsidRPr="007036CE" w:rsidRDefault="00416986" w:rsidP="00416986">
            <w:pPr>
              <w:pStyle w:val="GOSTTablenorm"/>
            </w:pPr>
            <w:r w:rsidRPr="007036CE">
              <w:t>нет</w:t>
            </w:r>
          </w:p>
        </w:tc>
        <w:tc>
          <w:tcPr>
            <w:tcW w:w="1109" w:type="pct"/>
          </w:tcPr>
          <w:p w14:paraId="6494B45F" w14:textId="77777777" w:rsidR="00416986" w:rsidRPr="007036CE" w:rsidRDefault="00416986" w:rsidP="00416986">
            <w:pPr>
              <w:pStyle w:val="GOSTTablenorm"/>
            </w:pPr>
            <w:r w:rsidRPr="007036CE">
              <w:t>Лицевой счет по учету НВС</w:t>
            </w:r>
          </w:p>
        </w:tc>
        <w:tc>
          <w:tcPr>
            <w:tcW w:w="1109" w:type="pct"/>
          </w:tcPr>
          <w:p w14:paraId="37D89267" w14:textId="77777777" w:rsidR="00416986" w:rsidRPr="007036CE" w:rsidRDefault="00416986" w:rsidP="00416986">
            <w:pPr>
              <w:pStyle w:val="GOSTTablenorm"/>
            </w:pPr>
            <w:r w:rsidRPr="007036CE">
              <w:t>Payee</w:t>
            </w:r>
            <w:r w:rsidRPr="007036CE">
              <w:rPr>
                <w:lang w:val="en-US"/>
              </w:rPr>
              <w:t>:</w:t>
            </w:r>
            <w:r w:rsidRPr="007036CE">
              <w:t>StmInfrmtn_PersAccSender</w:t>
            </w:r>
          </w:p>
        </w:tc>
        <w:tc>
          <w:tcPr>
            <w:tcW w:w="1371" w:type="pct"/>
          </w:tcPr>
          <w:p w14:paraId="0A7556DB" w14:textId="77777777" w:rsidR="00416986" w:rsidRPr="007036CE" w:rsidRDefault="00416986" w:rsidP="00416986">
            <w:pPr>
              <w:pStyle w:val="GOSTTablenorm"/>
            </w:pPr>
          </w:p>
        </w:tc>
      </w:tr>
      <w:tr w:rsidR="00416986" w:rsidRPr="007036CE" w14:paraId="3031CC21" w14:textId="77777777" w:rsidTr="00B0621B">
        <w:tc>
          <w:tcPr>
            <w:tcW w:w="1109" w:type="pct"/>
          </w:tcPr>
          <w:p w14:paraId="3FDC8072" w14:textId="77777777" w:rsidR="00416986" w:rsidRPr="007036CE" w:rsidRDefault="00416986" w:rsidP="00416986">
            <w:pPr>
              <w:pStyle w:val="GOSTTablenorm"/>
              <w:tabs>
                <w:tab w:val="left" w:pos="960"/>
              </w:tabs>
            </w:pPr>
            <w:r w:rsidRPr="007036CE">
              <w:t>КБК_НВС</w:t>
            </w:r>
          </w:p>
        </w:tc>
        <w:tc>
          <w:tcPr>
            <w:tcW w:w="302" w:type="pct"/>
          </w:tcPr>
          <w:p w14:paraId="093875A0" w14:textId="77777777" w:rsidR="00416986" w:rsidRPr="007036CE" w:rsidRDefault="00416986" w:rsidP="00416986">
            <w:pPr>
              <w:pStyle w:val="GOSTTablenorm"/>
            </w:pPr>
            <w:r w:rsidRPr="007036CE">
              <w:t>нет</w:t>
            </w:r>
          </w:p>
        </w:tc>
        <w:tc>
          <w:tcPr>
            <w:tcW w:w="1109" w:type="pct"/>
          </w:tcPr>
          <w:p w14:paraId="5605374B" w14:textId="77777777" w:rsidR="00416986" w:rsidRPr="007036CE" w:rsidRDefault="00416986" w:rsidP="00416986">
            <w:pPr>
              <w:pStyle w:val="GOSTTablenorm"/>
            </w:pPr>
            <w:r w:rsidRPr="007036CE">
              <w:t>Код по БК НВС</w:t>
            </w:r>
          </w:p>
        </w:tc>
        <w:tc>
          <w:tcPr>
            <w:tcW w:w="1109" w:type="pct"/>
          </w:tcPr>
          <w:p w14:paraId="21270C9E" w14:textId="77777777" w:rsidR="00416986" w:rsidRPr="007036CE" w:rsidRDefault="00416986" w:rsidP="00416986">
            <w:pPr>
              <w:pStyle w:val="GOSTTablenorm"/>
            </w:pPr>
            <w:r w:rsidRPr="007036CE">
              <w:t>Payee</w:t>
            </w:r>
            <w:r w:rsidRPr="007036CE">
              <w:rPr>
                <w:lang w:val="en-US"/>
              </w:rPr>
              <w:t>:</w:t>
            </w:r>
            <w:r w:rsidRPr="007036CE">
              <w:t>StmInfrmtn_KBKSender</w:t>
            </w:r>
          </w:p>
        </w:tc>
        <w:tc>
          <w:tcPr>
            <w:tcW w:w="1371" w:type="pct"/>
          </w:tcPr>
          <w:p w14:paraId="721BD11A" w14:textId="77777777" w:rsidR="00416986" w:rsidRPr="007036CE" w:rsidRDefault="00416986" w:rsidP="00416986">
            <w:pPr>
              <w:pStyle w:val="GOSTTablenorm"/>
            </w:pPr>
          </w:p>
        </w:tc>
      </w:tr>
      <w:tr w:rsidR="00416986" w:rsidRPr="007036CE" w14:paraId="2820563D" w14:textId="77777777" w:rsidTr="00B0621B">
        <w:tc>
          <w:tcPr>
            <w:tcW w:w="1109" w:type="pct"/>
          </w:tcPr>
          <w:p w14:paraId="0170E73B" w14:textId="77777777" w:rsidR="00416986" w:rsidRPr="007036CE" w:rsidRDefault="00416986" w:rsidP="00416986">
            <w:pPr>
              <w:pStyle w:val="GOSTTablenorm"/>
              <w:tabs>
                <w:tab w:val="left" w:pos="960"/>
              </w:tabs>
            </w:pPr>
            <w:r w:rsidRPr="007036CE">
              <w:t>Тип_КБК_НВС</w:t>
            </w:r>
          </w:p>
        </w:tc>
        <w:tc>
          <w:tcPr>
            <w:tcW w:w="302" w:type="pct"/>
          </w:tcPr>
          <w:p w14:paraId="636382B8" w14:textId="77777777" w:rsidR="00416986" w:rsidRPr="007036CE" w:rsidRDefault="00416986" w:rsidP="00416986">
            <w:pPr>
              <w:pStyle w:val="GOSTTablenorm"/>
            </w:pPr>
            <w:r w:rsidRPr="007036CE">
              <w:t>да</w:t>
            </w:r>
          </w:p>
        </w:tc>
        <w:tc>
          <w:tcPr>
            <w:tcW w:w="1109" w:type="pct"/>
          </w:tcPr>
          <w:p w14:paraId="7B9AC733" w14:textId="77777777" w:rsidR="00416986" w:rsidRPr="007036CE" w:rsidRDefault="00416986" w:rsidP="00416986">
            <w:pPr>
              <w:pStyle w:val="GOSTTablenorm"/>
            </w:pPr>
            <w:r w:rsidRPr="007036CE">
              <w:t>Тип КБК НВС</w:t>
            </w:r>
          </w:p>
        </w:tc>
        <w:tc>
          <w:tcPr>
            <w:tcW w:w="1109" w:type="pct"/>
          </w:tcPr>
          <w:p w14:paraId="7BD8EC94" w14:textId="77777777" w:rsidR="00416986" w:rsidRPr="007036CE" w:rsidRDefault="00416986" w:rsidP="00416986">
            <w:pPr>
              <w:pStyle w:val="GOSTTablenorm"/>
            </w:pPr>
          </w:p>
        </w:tc>
        <w:tc>
          <w:tcPr>
            <w:tcW w:w="1371" w:type="pct"/>
          </w:tcPr>
          <w:p w14:paraId="4BF8F01D" w14:textId="77777777" w:rsidR="00416986" w:rsidRPr="007036CE" w:rsidRDefault="00416986" w:rsidP="00416986">
            <w:pPr>
              <w:pStyle w:val="GOSTTablenorm"/>
            </w:pPr>
            <w:r w:rsidRPr="007036CE">
              <w:t>Указывается значение «21»</w:t>
            </w:r>
          </w:p>
        </w:tc>
      </w:tr>
      <w:tr w:rsidR="00416986" w:rsidRPr="007036CE" w14:paraId="22F55ACE" w14:textId="77777777" w:rsidTr="00B0621B">
        <w:tc>
          <w:tcPr>
            <w:tcW w:w="1109" w:type="pct"/>
          </w:tcPr>
          <w:p w14:paraId="7B99237F" w14:textId="77777777" w:rsidR="00416986" w:rsidRPr="007036CE" w:rsidRDefault="00416986" w:rsidP="00416986">
            <w:pPr>
              <w:pStyle w:val="GOSTTablenorm"/>
            </w:pPr>
            <w:r w:rsidRPr="007036CE" w:rsidDel="00E366DB">
              <w:t>GUID_родит_документа</w:t>
            </w:r>
          </w:p>
        </w:tc>
        <w:tc>
          <w:tcPr>
            <w:tcW w:w="302" w:type="pct"/>
          </w:tcPr>
          <w:p w14:paraId="3CF3A7F6" w14:textId="77777777" w:rsidR="00416986" w:rsidRPr="007036CE" w:rsidRDefault="00416986" w:rsidP="00416986">
            <w:pPr>
              <w:pStyle w:val="GOSTTablenorm"/>
            </w:pPr>
            <w:r w:rsidRPr="007036CE" w:rsidDel="00E366DB">
              <w:t>нет</w:t>
            </w:r>
          </w:p>
        </w:tc>
        <w:tc>
          <w:tcPr>
            <w:tcW w:w="1109" w:type="pct"/>
          </w:tcPr>
          <w:p w14:paraId="6A7F66B3" w14:textId="77777777" w:rsidR="00416986" w:rsidRPr="007036CE" w:rsidRDefault="00416986" w:rsidP="00416986">
            <w:pPr>
              <w:pStyle w:val="GOSTTablenorm"/>
            </w:pPr>
            <w:r w:rsidRPr="007036CE" w:rsidDel="00E366DB">
              <w:t>Идентификатор родительского документа клиента</w:t>
            </w:r>
          </w:p>
        </w:tc>
        <w:tc>
          <w:tcPr>
            <w:tcW w:w="1109" w:type="pct"/>
          </w:tcPr>
          <w:p w14:paraId="3493D52B" w14:textId="77777777" w:rsidR="00416986" w:rsidRPr="007036CE" w:rsidRDefault="00416986" w:rsidP="00416986">
            <w:pPr>
              <w:pStyle w:val="GOSTTablenorm"/>
            </w:pPr>
            <w:r w:rsidRPr="007036CE">
              <w:t>ParentDoc:</w:t>
            </w:r>
            <w:r w:rsidRPr="007036CE" w:rsidDel="00E366DB">
              <w:t>StmInfrmtn_ParentDocGUID</w:t>
            </w:r>
          </w:p>
        </w:tc>
        <w:tc>
          <w:tcPr>
            <w:tcW w:w="1371" w:type="pct"/>
          </w:tcPr>
          <w:p w14:paraId="26659AEE" w14:textId="77777777" w:rsidR="00416986" w:rsidRPr="007036CE" w:rsidRDefault="00416986" w:rsidP="00416986">
            <w:pPr>
              <w:pStyle w:val="GOSTTablenorm"/>
            </w:pPr>
          </w:p>
        </w:tc>
      </w:tr>
      <w:tr w:rsidR="00416986" w:rsidRPr="007036CE" w14:paraId="652BAD14" w14:textId="77777777" w:rsidTr="00B0621B">
        <w:tc>
          <w:tcPr>
            <w:tcW w:w="1109" w:type="pct"/>
          </w:tcPr>
          <w:p w14:paraId="39A9491C" w14:textId="77777777" w:rsidR="00416986" w:rsidRPr="007036CE" w:rsidRDefault="00416986" w:rsidP="00416986">
            <w:pPr>
              <w:pStyle w:val="GOSTTablenorm"/>
            </w:pPr>
            <w:r w:rsidRPr="007036CE">
              <w:t>Номер_родит_документа</w:t>
            </w:r>
          </w:p>
        </w:tc>
        <w:tc>
          <w:tcPr>
            <w:tcW w:w="302" w:type="pct"/>
          </w:tcPr>
          <w:p w14:paraId="2E667A75" w14:textId="77777777" w:rsidR="00416986" w:rsidRPr="007036CE" w:rsidRDefault="00416986" w:rsidP="00416986">
            <w:pPr>
              <w:pStyle w:val="GOSTTablenorm"/>
            </w:pPr>
            <w:r w:rsidRPr="007036CE">
              <w:t>нет</w:t>
            </w:r>
          </w:p>
        </w:tc>
        <w:tc>
          <w:tcPr>
            <w:tcW w:w="1109" w:type="pct"/>
          </w:tcPr>
          <w:p w14:paraId="2C74B8B1" w14:textId="77777777" w:rsidR="00416986" w:rsidRPr="007036CE" w:rsidRDefault="00416986" w:rsidP="00416986">
            <w:pPr>
              <w:pStyle w:val="GOSTTablenorm"/>
            </w:pPr>
            <w:r w:rsidRPr="007036CE">
              <w:t>Номер родительского документа</w:t>
            </w:r>
          </w:p>
        </w:tc>
        <w:tc>
          <w:tcPr>
            <w:tcW w:w="1109" w:type="pct"/>
          </w:tcPr>
          <w:p w14:paraId="14DE1E25" w14:textId="77777777" w:rsidR="00416986" w:rsidRPr="007036CE" w:rsidRDefault="00416986" w:rsidP="00416986">
            <w:pPr>
              <w:pStyle w:val="GOSTTablenorm"/>
            </w:pPr>
            <w:r w:rsidRPr="007036CE">
              <w:t>ParentDoc:StmInfrmtn_ParentDocNumber</w:t>
            </w:r>
          </w:p>
        </w:tc>
        <w:tc>
          <w:tcPr>
            <w:tcW w:w="1371" w:type="pct"/>
          </w:tcPr>
          <w:p w14:paraId="28371BA1" w14:textId="77777777" w:rsidR="00416986" w:rsidRPr="007036CE" w:rsidRDefault="00416986" w:rsidP="00416986">
            <w:pPr>
              <w:pStyle w:val="GOSTTablenorm"/>
            </w:pPr>
          </w:p>
        </w:tc>
      </w:tr>
      <w:tr w:rsidR="00416986" w:rsidRPr="007036CE" w14:paraId="67C2F737" w14:textId="77777777" w:rsidTr="00B0621B">
        <w:tc>
          <w:tcPr>
            <w:tcW w:w="1109" w:type="pct"/>
          </w:tcPr>
          <w:p w14:paraId="579BBDF1" w14:textId="77777777" w:rsidR="00416986" w:rsidRPr="007036CE" w:rsidRDefault="00416986" w:rsidP="00416986">
            <w:pPr>
              <w:pStyle w:val="GOSTTablenorm"/>
            </w:pPr>
            <w:r w:rsidRPr="007036CE">
              <w:t>Дата_родит_документа</w:t>
            </w:r>
          </w:p>
        </w:tc>
        <w:tc>
          <w:tcPr>
            <w:tcW w:w="302" w:type="pct"/>
          </w:tcPr>
          <w:p w14:paraId="0CD2B30D" w14:textId="77777777" w:rsidR="00416986" w:rsidRPr="007036CE" w:rsidRDefault="00416986" w:rsidP="00416986">
            <w:pPr>
              <w:pStyle w:val="GOSTTablenorm"/>
            </w:pPr>
            <w:r w:rsidRPr="007036CE">
              <w:t>нет</w:t>
            </w:r>
          </w:p>
        </w:tc>
        <w:tc>
          <w:tcPr>
            <w:tcW w:w="1109" w:type="pct"/>
          </w:tcPr>
          <w:p w14:paraId="0A2BADCD" w14:textId="77777777" w:rsidR="00416986" w:rsidRPr="007036CE" w:rsidRDefault="00416986" w:rsidP="00416986">
            <w:pPr>
              <w:pStyle w:val="GOSTTablenorm"/>
            </w:pPr>
            <w:r w:rsidRPr="007036CE">
              <w:t>Дата родительского документа</w:t>
            </w:r>
          </w:p>
        </w:tc>
        <w:tc>
          <w:tcPr>
            <w:tcW w:w="1109" w:type="pct"/>
          </w:tcPr>
          <w:p w14:paraId="48B74E2A" w14:textId="77777777" w:rsidR="00416986" w:rsidRPr="007036CE" w:rsidRDefault="00416986" w:rsidP="00416986">
            <w:pPr>
              <w:pStyle w:val="GOSTTablenorm"/>
            </w:pPr>
            <w:r w:rsidRPr="007036CE">
              <w:t>ParentDoc:StmInfrmtn_ParentDocDate</w:t>
            </w:r>
          </w:p>
        </w:tc>
        <w:tc>
          <w:tcPr>
            <w:tcW w:w="1371" w:type="pct"/>
          </w:tcPr>
          <w:p w14:paraId="3B3E800B" w14:textId="77777777" w:rsidR="00416986" w:rsidRPr="007036CE" w:rsidRDefault="00416986" w:rsidP="00416986">
            <w:pPr>
              <w:pStyle w:val="GOSTTablenorm"/>
            </w:pPr>
          </w:p>
        </w:tc>
      </w:tr>
      <w:tr w:rsidR="00416986" w:rsidRPr="007036CE" w14:paraId="65979261" w14:textId="77777777" w:rsidTr="00B0621B">
        <w:tc>
          <w:tcPr>
            <w:tcW w:w="1109" w:type="pct"/>
          </w:tcPr>
          <w:p w14:paraId="3D92F549" w14:textId="77777777" w:rsidR="00416986" w:rsidRPr="007036CE" w:rsidRDefault="00416986" w:rsidP="00416986">
            <w:pPr>
              <w:pStyle w:val="GOSTTablenorm"/>
            </w:pPr>
            <w:r w:rsidRPr="007036CE">
              <w:t>Тип_родит_документа</w:t>
            </w:r>
          </w:p>
        </w:tc>
        <w:tc>
          <w:tcPr>
            <w:tcW w:w="302" w:type="pct"/>
          </w:tcPr>
          <w:p w14:paraId="49D8D879" w14:textId="77777777" w:rsidR="00416986" w:rsidRPr="007036CE" w:rsidRDefault="00416986" w:rsidP="00416986">
            <w:pPr>
              <w:pStyle w:val="GOSTTablenorm"/>
            </w:pPr>
            <w:r w:rsidRPr="007036CE">
              <w:t>нет</w:t>
            </w:r>
          </w:p>
        </w:tc>
        <w:tc>
          <w:tcPr>
            <w:tcW w:w="1109" w:type="pct"/>
          </w:tcPr>
          <w:p w14:paraId="1EF56377" w14:textId="77777777" w:rsidR="00416986" w:rsidRPr="007036CE" w:rsidRDefault="00416986" w:rsidP="00416986">
            <w:pPr>
              <w:pStyle w:val="GOSTTablenorm"/>
            </w:pPr>
            <w:r w:rsidRPr="007036CE">
              <w:t>Тип родительского документа</w:t>
            </w:r>
          </w:p>
        </w:tc>
        <w:tc>
          <w:tcPr>
            <w:tcW w:w="1109" w:type="pct"/>
          </w:tcPr>
          <w:p w14:paraId="46F586F9" w14:textId="77777777" w:rsidR="00416986" w:rsidRPr="007036CE" w:rsidRDefault="00416986" w:rsidP="00416986">
            <w:pPr>
              <w:pStyle w:val="GOSTTablenorm"/>
            </w:pPr>
            <w:r w:rsidRPr="007036CE">
              <w:t>ParentDoc:StmInfrmtn_ParentDocType</w:t>
            </w:r>
          </w:p>
        </w:tc>
        <w:tc>
          <w:tcPr>
            <w:tcW w:w="1371" w:type="pct"/>
          </w:tcPr>
          <w:p w14:paraId="5447E7E1" w14:textId="77777777" w:rsidR="00416986" w:rsidRPr="007036CE" w:rsidRDefault="00416986" w:rsidP="00416986">
            <w:pPr>
              <w:pStyle w:val="GOSTTablenorm"/>
            </w:pPr>
          </w:p>
        </w:tc>
      </w:tr>
      <w:tr w:rsidR="00416986" w:rsidRPr="007036CE" w14:paraId="7CC1DC13" w14:textId="77777777" w:rsidTr="00B0621B">
        <w:tc>
          <w:tcPr>
            <w:tcW w:w="1109" w:type="pct"/>
          </w:tcPr>
          <w:p w14:paraId="02D785CF" w14:textId="77777777" w:rsidR="00416986" w:rsidRPr="007036CE" w:rsidRDefault="00416986" w:rsidP="00416986">
            <w:pPr>
              <w:pStyle w:val="GOSTTablenorm"/>
            </w:pPr>
            <w:r w:rsidRPr="007036CE">
              <w:t>Номер_строки_родит_документа</w:t>
            </w:r>
          </w:p>
        </w:tc>
        <w:tc>
          <w:tcPr>
            <w:tcW w:w="302" w:type="pct"/>
          </w:tcPr>
          <w:p w14:paraId="2134FF43" w14:textId="77777777" w:rsidR="00416986" w:rsidRPr="007036CE" w:rsidRDefault="00416986" w:rsidP="00416986">
            <w:pPr>
              <w:pStyle w:val="GOSTTablenorm"/>
            </w:pPr>
            <w:r w:rsidRPr="007036CE">
              <w:t>нет</w:t>
            </w:r>
          </w:p>
        </w:tc>
        <w:tc>
          <w:tcPr>
            <w:tcW w:w="1109" w:type="pct"/>
          </w:tcPr>
          <w:p w14:paraId="09317580" w14:textId="77777777" w:rsidR="00416986" w:rsidRPr="007036CE" w:rsidRDefault="00416986" w:rsidP="00416986">
            <w:pPr>
              <w:pStyle w:val="GOSTTablenorm"/>
            </w:pPr>
            <w:r w:rsidRPr="007036CE">
              <w:t>Номер строки родительского документа</w:t>
            </w:r>
          </w:p>
        </w:tc>
        <w:tc>
          <w:tcPr>
            <w:tcW w:w="1109" w:type="pct"/>
          </w:tcPr>
          <w:p w14:paraId="497576E8" w14:textId="77777777" w:rsidR="00416986" w:rsidRPr="007036CE" w:rsidRDefault="00416986" w:rsidP="00416986">
            <w:pPr>
              <w:pStyle w:val="GOSTTablenorm"/>
            </w:pPr>
            <w:r w:rsidRPr="007036CE">
              <w:t>ParentDoc:StmInfrmtn_ZSV_LineRowNum</w:t>
            </w:r>
          </w:p>
        </w:tc>
        <w:tc>
          <w:tcPr>
            <w:tcW w:w="1371" w:type="pct"/>
          </w:tcPr>
          <w:p w14:paraId="3A5F8018" w14:textId="77777777" w:rsidR="00416986" w:rsidRPr="007036CE" w:rsidRDefault="00416986" w:rsidP="00416986">
            <w:pPr>
              <w:pStyle w:val="GOSTTablenorm"/>
            </w:pPr>
          </w:p>
        </w:tc>
      </w:tr>
      <w:tr w:rsidR="00416986" w:rsidRPr="007036CE" w14:paraId="3913689D" w14:textId="77777777" w:rsidTr="00B0621B">
        <w:tc>
          <w:tcPr>
            <w:tcW w:w="1109" w:type="pct"/>
          </w:tcPr>
          <w:p w14:paraId="3424D06B" w14:textId="77777777" w:rsidR="00416986" w:rsidRPr="007036CE" w:rsidRDefault="00416986" w:rsidP="00416986">
            <w:pPr>
              <w:pStyle w:val="GOSTTablenorm"/>
            </w:pPr>
            <w:r w:rsidRPr="007036CE">
              <w:t>КБК</w:t>
            </w:r>
          </w:p>
        </w:tc>
        <w:tc>
          <w:tcPr>
            <w:tcW w:w="302" w:type="pct"/>
          </w:tcPr>
          <w:p w14:paraId="035C7B1B" w14:textId="77777777" w:rsidR="00416986" w:rsidRPr="007036CE" w:rsidRDefault="00416986" w:rsidP="00416986">
            <w:pPr>
              <w:pStyle w:val="GOSTTablenorm"/>
            </w:pPr>
            <w:r w:rsidRPr="007036CE">
              <w:t>нет</w:t>
            </w:r>
          </w:p>
        </w:tc>
        <w:tc>
          <w:tcPr>
            <w:tcW w:w="1109" w:type="pct"/>
          </w:tcPr>
          <w:p w14:paraId="0DEB734F" w14:textId="5B541574" w:rsidR="00416986" w:rsidRPr="007036CE" w:rsidRDefault="00416986" w:rsidP="00B355FA">
            <w:pPr>
              <w:pStyle w:val="GOSTTablenorm"/>
            </w:pPr>
            <w:r w:rsidRPr="007036CE">
              <w:t xml:space="preserve">КБК (по строке документа). Если расчетный документ входящий, то это КБК получателя, если исходящий </w:t>
            </w:r>
            <w:r w:rsidR="00651624" w:rsidRPr="007036CE">
              <w:t>–</w:t>
            </w:r>
            <w:r w:rsidRPr="007036CE">
              <w:t xml:space="preserve"> плательщика</w:t>
            </w:r>
            <w:del w:id="10193" w:author="Сказецкая Наталья Камилевна" w:date="2024-03-22T22:36:00Z">
              <w:r w:rsidRPr="007036CE" w:rsidDel="003B4AEA">
                <w:delText>.</w:delText>
              </w:r>
            </w:del>
          </w:p>
        </w:tc>
        <w:tc>
          <w:tcPr>
            <w:tcW w:w="1109" w:type="pct"/>
          </w:tcPr>
          <w:p w14:paraId="1CB34F87" w14:textId="77777777" w:rsidR="00416986" w:rsidRPr="007036CE" w:rsidRDefault="00416986" w:rsidP="00416986">
            <w:pPr>
              <w:pStyle w:val="GOSTTablenorm"/>
            </w:pPr>
            <w:r w:rsidRPr="007036CE">
              <w:t>FAHTeh:KBK</w:t>
            </w:r>
          </w:p>
        </w:tc>
        <w:tc>
          <w:tcPr>
            <w:tcW w:w="1371" w:type="pct"/>
          </w:tcPr>
          <w:p w14:paraId="25FEBFDE" w14:textId="77777777" w:rsidR="00416986" w:rsidRPr="007036CE" w:rsidRDefault="00416986" w:rsidP="00416986">
            <w:pPr>
              <w:pStyle w:val="GOSTTablenorm"/>
            </w:pPr>
          </w:p>
        </w:tc>
      </w:tr>
      <w:tr w:rsidR="00416986" w:rsidRPr="007036CE" w14:paraId="67B49BA5" w14:textId="77777777" w:rsidTr="00B0621B">
        <w:tc>
          <w:tcPr>
            <w:tcW w:w="1109" w:type="pct"/>
          </w:tcPr>
          <w:p w14:paraId="38A11505" w14:textId="77777777" w:rsidR="00416986" w:rsidRPr="007036CE" w:rsidRDefault="00416986" w:rsidP="00416986">
            <w:pPr>
              <w:pStyle w:val="GOSTTablenorm"/>
            </w:pPr>
            <w:r w:rsidRPr="007036CE">
              <w:t>КБК_КС</w:t>
            </w:r>
          </w:p>
        </w:tc>
        <w:tc>
          <w:tcPr>
            <w:tcW w:w="302" w:type="pct"/>
          </w:tcPr>
          <w:p w14:paraId="16B02D52" w14:textId="77777777" w:rsidR="00416986" w:rsidRPr="007036CE" w:rsidRDefault="00416986" w:rsidP="00416986">
            <w:pPr>
              <w:pStyle w:val="GOSTTablenorm"/>
            </w:pPr>
            <w:r w:rsidRPr="007036CE">
              <w:t>да</w:t>
            </w:r>
          </w:p>
        </w:tc>
        <w:tc>
          <w:tcPr>
            <w:tcW w:w="1109" w:type="pct"/>
          </w:tcPr>
          <w:p w14:paraId="7FC767B8" w14:textId="45511955" w:rsidR="00416986" w:rsidRPr="007036CE" w:rsidRDefault="00416986">
            <w:pPr>
              <w:pStyle w:val="GOSTTablenorm"/>
            </w:pPr>
            <w:r w:rsidRPr="007036CE">
              <w:t xml:space="preserve">КБК по казначейскому счету (по </w:t>
            </w:r>
            <w:r w:rsidRPr="007036CE">
              <w:lastRenderedPageBreak/>
              <w:t>строке документа)</w:t>
            </w:r>
            <w:r w:rsidR="001A7040" w:rsidRPr="007036CE">
              <w:t xml:space="preserve">. Если расчетный документ входящий, то это КБК по КС получателя, если исходящий </w:t>
            </w:r>
            <w:r w:rsidR="00651624" w:rsidRPr="007036CE">
              <w:t>–</w:t>
            </w:r>
            <w:r w:rsidR="001A7040" w:rsidRPr="007036CE">
              <w:t xml:space="preserve"> плательщика</w:t>
            </w:r>
          </w:p>
        </w:tc>
        <w:tc>
          <w:tcPr>
            <w:tcW w:w="1109" w:type="pct"/>
          </w:tcPr>
          <w:p w14:paraId="1FE3023F" w14:textId="77777777" w:rsidR="00416986" w:rsidRPr="007036CE" w:rsidRDefault="00416986" w:rsidP="00416986">
            <w:pPr>
              <w:pStyle w:val="GOSTTablenorm"/>
            </w:pPr>
            <w:r w:rsidRPr="007036CE">
              <w:lastRenderedPageBreak/>
              <w:t>BasicRequisites_POType</w:t>
            </w:r>
          </w:p>
        </w:tc>
        <w:tc>
          <w:tcPr>
            <w:tcW w:w="1371" w:type="pct"/>
          </w:tcPr>
          <w:p w14:paraId="62D9DCDD" w14:textId="77777777" w:rsidR="00416986" w:rsidRPr="007036CE" w:rsidRDefault="00416986" w:rsidP="00416986">
            <w:pPr>
              <w:pStyle w:val="GOSTTablenorm"/>
            </w:pPr>
            <w:r w:rsidRPr="007036CE">
              <w:t>Вычисляется в зависимости от типа расчет</w:t>
            </w:r>
            <w:r w:rsidRPr="007036CE">
              <w:lastRenderedPageBreak/>
              <w:t>ного документа:</w:t>
            </w:r>
          </w:p>
          <w:p w14:paraId="5AFAEA0B" w14:textId="77777777" w:rsidR="00416986" w:rsidRPr="007036CE" w:rsidRDefault="00416986" w:rsidP="00A5067A">
            <w:pPr>
              <w:pStyle w:val="GOSTTableListNum10"/>
              <w:numPr>
                <w:ilvl w:val="0"/>
                <w:numId w:val="42"/>
              </w:numPr>
            </w:pPr>
            <w:r w:rsidRPr="007036CE">
              <w:t xml:space="preserve"> для ЭДВ/КДВ: 10001050201ХХ000Z510;</w:t>
            </w:r>
          </w:p>
          <w:p w14:paraId="66F18714" w14:textId="77777777" w:rsidR="00416986" w:rsidRPr="007036CE" w:rsidRDefault="00416986" w:rsidP="00416986">
            <w:pPr>
              <w:pStyle w:val="GOSTTableListNum10"/>
            </w:pPr>
            <w:r w:rsidRPr="007036CE">
              <w:t xml:space="preserve"> для ЭДИ/КДИ: 10001050201ХХ000Z610,</w:t>
            </w:r>
          </w:p>
          <w:p w14:paraId="5AD7F75C" w14:textId="77777777" w:rsidR="00416986" w:rsidRPr="007036CE" w:rsidRDefault="00416986" w:rsidP="00416986">
            <w:pPr>
              <w:pStyle w:val="GOSTTablenorm"/>
            </w:pPr>
            <w:r w:rsidRPr="007036CE">
              <w:t>где:</w:t>
            </w:r>
          </w:p>
          <w:p w14:paraId="2A39703F" w14:textId="6C085AD4" w:rsidR="00416986" w:rsidRPr="007036CE" w:rsidRDefault="00416986" w:rsidP="00416986">
            <w:pPr>
              <w:pStyle w:val="GOSTTableListMark1"/>
            </w:pPr>
            <w:r w:rsidRPr="007036CE">
              <w:t xml:space="preserve">XX </w:t>
            </w:r>
            <w:r w:rsidR="005B1C15" w:rsidRPr="007036CE">
              <w:t>–</w:t>
            </w:r>
            <w:r w:rsidRPr="007036CE">
              <w:t xml:space="preserve"> значение атрибута Тип_бюджета;</w:t>
            </w:r>
          </w:p>
          <w:p w14:paraId="7893E2F8" w14:textId="77777777" w:rsidR="00416986" w:rsidRPr="007036CE" w:rsidRDefault="00416986" w:rsidP="00416986">
            <w:pPr>
              <w:pStyle w:val="GOSTTableListMark1"/>
            </w:pPr>
            <w:r w:rsidRPr="007036CE">
              <w:t>Z = 2, если тип бюджета = 01 (ФБ), и</w:t>
            </w:r>
          </w:p>
          <w:p w14:paraId="5C774C3D" w14:textId="77777777" w:rsidR="00416986" w:rsidRPr="007036CE" w:rsidRDefault="00416986" w:rsidP="00416986">
            <w:pPr>
              <w:pStyle w:val="GOSTTablenorm"/>
            </w:pPr>
            <w:r w:rsidRPr="007036CE">
              <w:t>Z = 0, если тип бюджета != 01 (не ФБ)</w:t>
            </w:r>
          </w:p>
        </w:tc>
      </w:tr>
      <w:tr w:rsidR="00416986" w:rsidRPr="007036CE" w14:paraId="11384C1F" w14:textId="77777777" w:rsidTr="00B0621B">
        <w:tc>
          <w:tcPr>
            <w:tcW w:w="1109" w:type="pct"/>
          </w:tcPr>
          <w:p w14:paraId="16C400D4" w14:textId="77777777" w:rsidR="00416986" w:rsidRPr="007036CE" w:rsidRDefault="00416986" w:rsidP="00416986">
            <w:pPr>
              <w:pStyle w:val="GOSTTablenorm"/>
            </w:pPr>
            <w:r w:rsidRPr="007036CE">
              <w:lastRenderedPageBreak/>
              <w:t>Тип_КБК_лс</w:t>
            </w:r>
          </w:p>
        </w:tc>
        <w:tc>
          <w:tcPr>
            <w:tcW w:w="302" w:type="pct"/>
          </w:tcPr>
          <w:p w14:paraId="78609077" w14:textId="77777777" w:rsidR="00416986" w:rsidRPr="007036CE" w:rsidRDefault="00416986" w:rsidP="00416986">
            <w:pPr>
              <w:pStyle w:val="GOSTTablenorm"/>
            </w:pPr>
            <w:r w:rsidRPr="007036CE">
              <w:t>да</w:t>
            </w:r>
          </w:p>
        </w:tc>
        <w:tc>
          <w:tcPr>
            <w:tcW w:w="1109" w:type="pct"/>
          </w:tcPr>
          <w:p w14:paraId="2B932210" w14:textId="3138B645" w:rsidR="00416986" w:rsidRPr="007036CE" w:rsidRDefault="00416986" w:rsidP="00416986">
            <w:pPr>
              <w:pStyle w:val="GOSTTablenorm"/>
            </w:pPr>
            <w:r w:rsidRPr="007036CE">
              <w:t xml:space="preserve">Тип КБК (по строке документа). Если расчетный документ входящий, то это тип КБК получателя, если исходящий </w:t>
            </w:r>
            <w:r w:rsidR="00651624" w:rsidRPr="007036CE">
              <w:t>–</w:t>
            </w:r>
            <w:r w:rsidRPr="007036CE">
              <w:t xml:space="preserve"> плательщика</w:t>
            </w:r>
          </w:p>
        </w:tc>
        <w:tc>
          <w:tcPr>
            <w:tcW w:w="1109" w:type="pct"/>
          </w:tcPr>
          <w:p w14:paraId="468E8AF7" w14:textId="77777777" w:rsidR="00416986" w:rsidRPr="007036CE" w:rsidRDefault="00416986" w:rsidP="00416986">
            <w:pPr>
              <w:pStyle w:val="GOSTTablenorm"/>
              <w:rPr>
                <w:lang w:val="en-US"/>
              </w:rPr>
            </w:pPr>
            <w:r w:rsidRPr="007036CE">
              <w:rPr>
                <w:lang w:val="en-US"/>
              </w:rPr>
              <w:t xml:space="preserve">FAHTeh:SenderKBKType </w:t>
            </w:r>
            <w:r w:rsidRPr="007036CE">
              <w:t>или</w:t>
            </w:r>
            <w:r w:rsidRPr="007036CE">
              <w:rPr>
                <w:lang w:val="en-US"/>
              </w:rPr>
              <w:t xml:space="preserve"> FAHTeh:ReceiverKBKType</w:t>
            </w:r>
          </w:p>
        </w:tc>
        <w:tc>
          <w:tcPr>
            <w:tcW w:w="1371" w:type="pct"/>
          </w:tcPr>
          <w:p w14:paraId="657606B0" w14:textId="77777777" w:rsidR="00416986" w:rsidRPr="007036CE" w:rsidRDefault="00416986" w:rsidP="00416986">
            <w:pPr>
              <w:pStyle w:val="GOSTTablenorm"/>
            </w:pPr>
            <w:r w:rsidRPr="007036CE">
              <w:t>Если тип расчетного документа = ЭДИ, КДИ, то заполняется значением реквизита «Тип КБК плательщика» (FAHTeh:SenderKBKType).</w:t>
            </w:r>
          </w:p>
          <w:p w14:paraId="7BEB696C" w14:textId="77777777" w:rsidR="00416986" w:rsidRPr="007036CE" w:rsidRDefault="00416986" w:rsidP="00416986">
            <w:pPr>
              <w:pStyle w:val="GOSTTablenorm"/>
            </w:pPr>
            <w:r w:rsidRPr="007036CE">
              <w:t>Если тип расчетного документа = ЭДВ, КДВ, то заполняется значением реквизита «Тип КБК получателя» (FAHTeh:ReceiverKBKType)</w:t>
            </w:r>
          </w:p>
        </w:tc>
      </w:tr>
      <w:tr w:rsidR="00416986" w:rsidRPr="007036CE" w:rsidDel="00826C7E" w14:paraId="5F1EF609" w14:textId="77777777" w:rsidTr="00B0621B">
        <w:tc>
          <w:tcPr>
            <w:tcW w:w="1109" w:type="pct"/>
          </w:tcPr>
          <w:p w14:paraId="37CD0CB7" w14:textId="77777777" w:rsidR="00416986" w:rsidRPr="007036CE" w:rsidDel="00826C7E" w:rsidRDefault="00416986" w:rsidP="00416986">
            <w:pPr>
              <w:pStyle w:val="GOSTTablenorm"/>
            </w:pPr>
            <w:r w:rsidRPr="007036CE" w:rsidDel="00826C7E">
              <w:t>Тип_КБК_КС</w:t>
            </w:r>
          </w:p>
        </w:tc>
        <w:tc>
          <w:tcPr>
            <w:tcW w:w="302" w:type="pct"/>
          </w:tcPr>
          <w:p w14:paraId="506D9EF2" w14:textId="77777777" w:rsidR="00416986" w:rsidRPr="007036CE" w:rsidDel="00826C7E" w:rsidRDefault="00416986" w:rsidP="00416986">
            <w:pPr>
              <w:pStyle w:val="GOSTTablenorm"/>
            </w:pPr>
            <w:r w:rsidRPr="007036CE" w:rsidDel="00826C7E">
              <w:t>да</w:t>
            </w:r>
          </w:p>
        </w:tc>
        <w:tc>
          <w:tcPr>
            <w:tcW w:w="1109" w:type="pct"/>
          </w:tcPr>
          <w:p w14:paraId="18779B49" w14:textId="77777777" w:rsidR="00416986" w:rsidRPr="007036CE" w:rsidDel="00826C7E" w:rsidRDefault="00416986" w:rsidP="00416986">
            <w:pPr>
              <w:pStyle w:val="GOSTTablenorm"/>
            </w:pPr>
            <w:r w:rsidRPr="007036CE" w:rsidDel="00826C7E">
              <w:t>Тип КБК по казначейскому счету</w:t>
            </w:r>
          </w:p>
        </w:tc>
        <w:tc>
          <w:tcPr>
            <w:tcW w:w="1109" w:type="pct"/>
          </w:tcPr>
          <w:p w14:paraId="3F8CEC2D" w14:textId="77777777" w:rsidR="00416986" w:rsidRPr="007036CE" w:rsidDel="00826C7E" w:rsidRDefault="00416986" w:rsidP="00416986">
            <w:pPr>
              <w:pStyle w:val="GOSTTablenorm"/>
            </w:pPr>
          </w:p>
        </w:tc>
        <w:tc>
          <w:tcPr>
            <w:tcW w:w="1371" w:type="pct"/>
          </w:tcPr>
          <w:p w14:paraId="1C4D5E14" w14:textId="77777777" w:rsidR="00416986" w:rsidRPr="007036CE" w:rsidDel="00826C7E" w:rsidRDefault="00416986" w:rsidP="00416986">
            <w:pPr>
              <w:pStyle w:val="GOSTTablenorm"/>
            </w:pPr>
            <w:r w:rsidRPr="007036CE" w:rsidDel="00826C7E">
              <w:t>Атрибут всегда заполняется значением «31»</w:t>
            </w:r>
          </w:p>
        </w:tc>
      </w:tr>
      <w:tr w:rsidR="00416986" w:rsidRPr="007036CE" w14:paraId="1E4BB3ED" w14:textId="77777777" w:rsidTr="00B0621B">
        <w:tc>
          <w:tcPr>
            <w:tcW w:w="1109" w:type="pct"/>
          </w:tcPr>
          <w:p w14:paraId="41D1B021" w14:textId="77777777" w:rsidR="00416986" w:rsidRPr="007036CE" w:rsidRDefault="00416986" w:rsidP="00416986">
            <w:pPr>
              <w:pStyle w:val="GOSTTablenorm"/>
            </w:pPr>
            <w:r w:rsidRPr="007036CE">
              <w:t>Вид_КБК</w:t>
            </w:r>
          </w:p>
        </w:tc>
        <w:tc>
          <w:tcPr>
            <w:tcW w:w="302" w:type="pct"/>
          </w:tcPr>
          <w:p w14:paraId="245EBB4E" w14:textId="77777777" w:rsidR="00416986" w:rsidRPr="007036CE" w:rsidRDefault="00416986" w:rsidP="00416986">
            <w:pPr>
              <w:pStyle w:val="GOSTTablenorm"/>
            </w:pPr>
            <w:r w:rsidRPr="007036CE">
              <w:t>да</w:t>
            </w:r>
          </w:p>
        </w:tc>
        <w:tc>
          <w:tcPr>
            <w:tcW w:w="1109" w:type="pct"/>
          </w:tcPr>
          <w:p w14:paraId="61446697" w14:textId="2F1FE8CB" w:rsidR="00416986" w:rsidRPr="007036CE" w:rsidRDefault="00416986" w:rsidP="00416986">
            <w:pPr>
              <w:pStyle w:val="GOSTTablenorm"/>
            </w:pPr>
            <w:r w:rsidRPr="007036CE">
              <w:t xml:space="preserve">Вид КБК (по строке документа). Если расчетный документ входящий, то это вид КБК получателя, если исходящий </w:t>
            </w:r>
            <w:r w:rsidR="00651624" w:rsidRPr="007036CE">
              <w:t>–</w:t>
            </w:r>
            <w:r w:rsidRPr="007036CE">
              <w:t xml:space="preserve"> плательщика</w:t>
            </w:r>
          </w:p>
        </w:tc>
        <w:tc>
          <w:tcPr>
            <w:tcW w:w="1109" w:type="pct"/>
          </w:tcPr>
          <w:p w14:paraId="1820A518" w14:textId="77777777" w:rsidR="00416986" w:rsidRPr="007036CE" w:rsidRDefault="00416986" w:rsidP="00416986">
            <w:pPr>
              <w:pStyle w:val="GOSTTablenorm"/>
              <w:rPr>
                <w:lang w:val="en-US"/>
              </w:rPr>
            </w:pPr>
            <w:r w:rsidRPr="007036CE">
              <w:rPr>
                <w:lang w:val="en-US"/>
              </w:rPr>
              <w:t xml:space="preserve">FAHTeh:SortKBK_Sender </w:t>
            </w:r>
            <w:r w:rsidRPr="007036CE">
              <w:t>или</w:t>
            </w:r>
            <w:r w:rsidRPr="007036CE">
              <w:rPr>
                <w:lang w:val="en-US"/>
              </w:rPr>
              <w:t xml:space="preserve"> FAHTeh:SortKBK_Receiver</w:t>
            </w:r>
          </w:p>
        </w:tc>
        <w:tc>
          <w:tcPr>
            <w:tcW w:w="1371" w:type="pct"/>
          </w:tcPr>
          <w:p w14:paraId="376A5552" w14:textId="77777777" w:rsidR="00416986" w:rsidRPr="007036CE" w:rsidRDefault="00416986" w:rsidP="00416986">
            <w:pPr>
              <w:pStyle w:val="GOSTTablenorm"/>
            </w:pPr>
            <w:r w:rsidRPr="007036CE">
              <w:t>Если тип расчетного документа = ЭДИ, КДИ, то заполняется значением реквизита «Вид КБК плательщика» (</w:t>
            </w:r>
            <w:r w:rsidRPr="007036CE">
              <w:rPr>
                <w:lang w:val="en-US"/>
              </w:rPr>
              <w:t>FAHTeh</w:t>
            </w:r>
            <w:r w:rsidRPr="007036CE">
              <w:t>:</w:t>
            </w:r>
            <w:r w:rsidRPr="007036CE">
              <w:rPr>
                <w:lang w:val="en-US"/>
              </w:rPr>
              <w:t>SortKBK</w:t>
            </w:r>
            <w:r w:rsidRPr="007036CE">
              <w:t>_</w:t>
            </w:r>
            <w:r w:rsidRPr="007036CE">
              <w:rPr>
                <w:lang w:val="en-US"/>
              </w:rPr>
              <w:t>Sender</w:t>
            </w:r>
            <w:r w:rsidRPr="007036CE">
              <w:t>).</w:t>
            </w:r>
          </w:p>
          <w:p w14:paraId="05580F32" w14:textId="77777777" w:rsidR="00416986" w:rsidRPr="007036CE" w:rsidRDefault="00416986" w:rsidP="00416986">
            <w:pPr>
              <w:pStyle w:val="GOSTTablenorm"/>
            </w:pPr>
            <w:r w:rsidRPr="007036CE">
              <w:t>Если тип расчетного документа = ЭДВ, КДВ, то заполняется значением реквизита «Вид КБК получателя» (</w:t>
            </w:r>
            <w:r w:rsidRPr="007036CE">
              <w:rPr>
                <w:lang w:val="en-US"/>
              </w:rPr>
              <w:t>FAHTeh</w:t>
            </w:r>
            <w:r w:rsidRPr="007036CE">
              <w:t>:</w:t>
            </w:r>
            <w:r w:rsidRPr="007036CE">
              <w:rPr>
                <w:lang w:val="en-US"/>
              </w:rPr>
              <w:t>SortKBK</w:t>
            </w:r>
            <w:r w:rsidRPr="007036CE">
              <w:t>_</w:t>
            </w:r>
            <w:r w:rsidRPr="007036CE">
              <w:rPr>
                <w:lang w:val="en-US"/>
              </w:rPr>
              <w:t>Receiver</w:t>
            </w:r>
            <w:r w:rsidRPr="007036CE">
              <w:t>)</w:t>
            </w:r>
          </w:p>
        </w:tc>
      </w:tr>
      <w:tr w:rsidR="00416986" w:rsidRPr="007036CE" w14:paraId="64B87BC5" w14:textId="77777777" w:rsidTr="00B0621B">
        <w:tc>
          <w:tcPr>
            <w:tcW w:w="1109" w:type="pct"/>
          </w:tcPr>
          <w:p w14:paraId="59425EDE" w14:textId="77777777" w:rsidR="00416986" w:rsidRPr="007036CE" w:rsidRDefault="00416986" w:rsidP="00416986">
            <w:pPr>
              <w:pStyle w:val="GOSTTablenorm"/>
            </w:pPr>
            <w:r w:rsidRPr="007036CE">
              <w:t>Код_цели</w:t>
            </w:r>
          </w:p>
        </w:tc>
        <w:tc>
          <w:tcPr>
            <w:tcW w:w="302" w:type="pct"/>
          </w:tcPr>
          <w:p w14:paraId="623E4755" w14:textId="77777777" w:rsidR="00416986" w:rsidRPr="007036CE" w:rsidRDefault="00416986" w:rsidP="00416986">
            <w:pPr>
              <w:pStyle w:val="GOSTTablenorm"/>
            </w:pPr>
            <w:r w:rsidRPr="007036CE">
              <w:t>нет</w:t>
            </w:r>
          </w:p>
        </w:tc>
        <w:tc>
          <w:tcPr>
            <w:tcW w:w="1109" w:type="pct"/>
          </w:tcPr>
          <w:p w14:paraId="0A437C2C" w14:textId="0C1B28EB" w:rsidR="00416986" w:rsidRPr="007036CE" w:rsidRDefault="00416986" w:rsidP="00416986">
            <w:pPr>
              <w:pStyle w:val="GOSTTablenorm"/>
            </w:pPr>
            <w:r w:rsidRPr="007036CE">
              <w:t>Код цели (аналитический код) (по строке документа). Если расчет</w:t>
            </w:r>
            <w:r w:rsidRPr="007036CE">
              <w:lastRenderedPageBreak/>
              <w:t xml:space="preserve">ный документ входящий, то это код цели получателя, если исходящий </w:t>
            </w:r>
            <w:r w:rsidR="00651624" w:rsidRPr="007036CE">
              <w:t>–</w:t>
            </w:r>
            <w:r w:rsidRPr="007036CE">
              <w:t xml:space="preserve"> плательщика</w:t>
            </w:r>
          </w:p>
        </w:tc>
        <w:tc>
          <w:tcPr>
            <w:tcW w:w="1109" w:type="pct"/>
          </w:tcPr>
          <w:p w14:paraId="59FF53DD" w14:textId="77777777" w:rsidR="00416986" w:rsidRPr="007036CE" w:rsidRDefault="00416986" w:rsidP="00416986">
            <w:pPr>
              <w:pStyle w:val="GOSTTablenorm"/>
            </w:pPr>
            <w:r w:rsidRPr="007036CE">
              <w:lastRenderedPageBreak/>
              <w:t>FAHTeh:AnalyticCode</w:t>
            </w:r>
          </w:p>
        </w:tc>
        <w:tc>
          <w:tcPr>
            <w:tcW w:w="1371" w:type="pct"/>
          </w:tcPr>
          <w:p w14:paraId="334121BF" w14:textId="77777777" w:rsidR="00416986" w:rsidRPr="007036CE" w:rsidRDefault="00416986" w:rsidP="00416986">
            <w:pPr>
              <w:pStyle w:val="GOSTTablenorm"/>
            </w:pPr>
          </w:p>
        </w:tc>
      </w:tr>
      <w:tr w:rsidR="00416986" w:rsidRPr="007036CE" w14:paraId="1A073F58" w14:textId="77777777" w:rsidTr="00B0621B">
        <w:tc>
          <w:tcPr>
            <w:tcW w:w="1109" w:type="pct"/>
          </w:tcPr>
          <w:p w14:paraId="1471172D" w14:textId="77777777" w:rsidR="00416986" w:rsidRPr="007036CE" w:rsidRDefault="00416986" w:rsidP="00416986">
            <w:pPr>
              <w:pStyle w:val="GOSTTablenorm"/>
            </w:pPr>
            <w:r w:rsidRPr="007036CE">
              <w:t>ОКС_КМИ</w:t>
            </w:r>
          </w:p>
        </w:tc>
        <w:tc>
          <w:tcPr>
            <w:tcW w:w="302" w:type="pct"/>
          </w:tcPr>
          <w:p w14:paraId="5192CE52" w14:textId="77777777" w:rsidR="00416986" w:rsidRPr="007036CE" w:rsidRDefault="00416986" w:rsidP="00416986">
            <w:pPr>
              <w:pStyle w:val="GOSTTablenorm"/>
            </w:pPr>
            <w:r w:rsidRPr="007036CE">
              <w:t>нет</w:t>
            </w:r>
          </w:p>
        </w:tc>
        <w:tc>
          <w:tcPr>
            <w:tcW w:w="1109" w:type="pct"/>
          </w:tcPr>
          <w:p w14:paraId="080209BE" w14:textId="7EC6F984" w:rsidR="00416986" w:rsidRPr="007036CE" w:rsidRDefault="00416986" w:rsidP="00416986">
            <w:pPr>
              <w:pStyle w:val="GOSTTablenorm"/>
            </w:pPr>
            <w:r w:rsidRPr="007036CE">
              <w:t xml:space="preserve">Код ОКС (КМИ) (по строке документа). Если расчетный документ входящий, то это код ОКС (КМИ) получателя, если исходящий </w:t>
            </w:r>
            <w:r w:rsidR="00651624" w:rsidRPr="007036CE">
              <w:t>–</w:t>
            </w:r>
            <w:r w:rsidRPr="007036CE">
              <w:t xml:space="preserve"> плательщика</w:t>
            </w:r>
          </w:p>
        </w:tc>
        <w:tc>
          <w:tcPr>
            <w:tcW w:w="1109" w:type="pct"/>
          </w:tcPr>
          <w:p w14:paraId="513C6B5B" w14:textId="77777777" w:rsidR="00416986" w:rsidRPr="007036CE" w:rsidRDefault="00416986" w:rsidP="00416986">
            <w:pPr>
              <w:pStyle w:val="GOSTTablenorm"/>
            </w:pPr>
            <w:r w:rsidRPr="007036CE">
              <w:t>FAHTeh:FAIP_KMI</w:t>
            </w:r>
          </w:p>
        </w:tc>
        <w:tc>
          <w:tcPr>
            <w:tcW w:w="1371" w:type="pct"/>
          </w:tcPr>
          <w:p w14:paraId="15EF57C8" w14:textId="77777777" w:rsidR="00416986" w:rsidRPr="007036CE" w:rsidRDefault="00416986" w:rsidP="00416986">
            <w:pPr>
              <w:pStyle w:val="GOSTTablenorm"/>
            </w:pPr>
          </w:p>
        </w:tc>
      </w:tr>
      <w:tr w:rsidR="00416986" w:rsidRPr="007036CE" w14:paraId="2C908A81" w14:textId="77777777" w:rsidTr="00B0621B">
        <w:tc>
          <w:tcPr>
            <w:tcW w:w="1109" w:type="pct"/>
          </w:tcPr>
          <w:p w14:paraId="2315C27A" w14:textId="77777777" w:rsidR="00416986" w:rsidRPr="007036CE" w:rsidRDefault="00416986" w:rsidP="00416986">
            <w:pPr>
              <w:pStyle w:val="GOSTTablenorm"/>
              <w:rPr>
                <w:szCs w:val="22"/>
              </w:rPr>
            </w:pPr>
            <w:r w:rsidRPr="007036CE">
              <w:t>ОКС_укр</w:t>
            </w:r>
          </w:p>
        </w:tc>
        <w:tc>
          <w:tcPr>
            <w:tcW w:w="302" w:type="pct"/>
          </w:tcPr>
          <w:p w14:paraId="14D27BF1" w14:textId="77777777" w:rsidR="00416986" w:rsidRPr="007036CE" w:rsidRDefault="00416986" w:rsidP="00416986">
            <w:pPr>
              <w:pStyle w:val="GOSTTablenorm"/>
              <w:rPr>
                <w:szCs w:val="22"/>
              </w:rPr>
            </w:pPr>
            <w:r w:rsidRPr="007036CE">
              <w:t>нет</w:t>
            </w:r>
          </w:p>
        </w:tc>
        <w:tc>
          <w:tcPr>
            <w:tcW w:w="1109" w:type="pct"/>
          </w:tcPr>
          <w:p w14:paraId="69E99A2D" w14:textId="0BCDECDE" w:rsidR="00416986" w:rsidRPr="007036CE" w:rsidRDefault="00416986" w:rsidP="00416986">
            <w:pPr>
              <w:pStyle w:val="GOSTTablenorm"/>
            </w:pPr>
            <w:r w:rsidRPr="007036CE">
              <w:t xml:space="preserve">ОКС укрупненный (по строке документа). Если расчетный документ входящий, то это код ОКС укрупненный получателя, если исходящий </w:t>
            </w:r>
            <w:r w:rsidR="00651624" w:rsidRPr="007036CE">
              <w:t>–</w:t>
            </w:r>
            <w:r w:rsidRPr="007036CE">
              <w:t xml:space="preserve"> плательщика</w:t>
            </w:r>
          </w:p>
        </w:tc>
        <w:tc>
          <w:tcPr>
            <w:tcW w:w="1109" w:type="pct"/>
          </w:tcPr>
          <w:p w14:paraId="41CC9115" w14:textId="77777777" w:rsidR="00416986" w:rsidRPr="007036CE" w:rsidRDefault="00416986" w:rsidP="00416986">
            <w:pPr>
              <w:pStyle w:val="GOSTTablenorm"/>
            </w:pPr>
            <w:r w:rsidRPr="007036CE">
              <w:t>FAHTeh:CommonOKS</w:t>
            </w:r>
          </w:p>
        </w:tc>
        <w:tc>
          <w:tcPr>
            <w:tcW w:w="1371" w:type="pct"/>
          </w:tcPr>
          <w:p w14:paraId="5FE69936" w14:textId="77777777" w:rsidR="00416986" w:rsidRPr="007036CE" w:rsidRDefault="00416986" w:rsidP="00416986">
            <w:pPr>
              <w:pStyle w:val="GOSTTablenorm"/>
              <w:rPr>
                <w:szCs w:val="22"/>
              </w:rPr>
            </w:pPr>
          </w:p>
        </w:tc>
      </w:tr>
      <w:tr w:rsidR="00416986" w:rsidRPr="007036CE" w14:paraId="0058C204" w14:textId="77777777" w:rsidTr="00B0621B">
        <w:tc>
          <w:tcPr>
            <w:tcW w:w="1109" w:type="pct"/>
          </w:tcPr>
          <w:p w14:paraId="401E4131" w14:textId="77777777" w:rsidR="00416986" w:rsidRPr="007036CE" w:rsidRDefault="00416986" w:rsidP="00416986">
            <w:pPr>
              <w:pStyle w:val="GOSTTablenorm"/>
            </w:pPr>
            <w:r w:rsidRPr="007036CE">
              <w:t>Номер_БО</w:t>
            </w:r>
          </w:p>
        </w:tc>
        <w:tc>
          <w:tcPr>
            <w:tcW w:w="302" w:type="pct"/>
          </w:tcPr>
          <w:p w14:paraId="63B7D5D5" w14:textId="77777777" w:rsidR="00416986" w:rsidRPr="007036CE" w:rsidRDefault="00416986" w:rsidP="00416986">
            <w:pPr>
              <w:pStyle w:val="GOSTTablenorm"/>
            </w:pPr>
            <w:r w:rsidRPr="007036CE">
              <w:t>нет</w:t>
            </w:r>
          </w:p>
        </w:tc>
        <w:tc>
          <w:tcPr>
            <w:tcW w:w="1109" w:type="pct"/>
          </w:tcPr>
          <w:p w14:paraId="1E932ED6" w14:textId="2CAD2ABD" w:rsidR="00416986" w:rsidRPr="007036CE" w:rsidRDefault="00416986" w:rsidP="006D5F7A">
            <w:pPr>
              <w:pStyle w:val="GOSTTablenorm"/>
            </w:pPr>
            <w:r w:rsidRPr="007036CE">
              <w:t>Учетный номер БО (по строке документа)</w:t>
            </w:r>
            <w:r w:rsidR="00A00068" w:rsidRPr="007036CE">
              <w:t xml:space="preserve">. Если расчетный документ входящий, то это номер БО получателя, если исходящий </w:t>
            </w:r>
            <w:r w:rsidR="00651624" w:rsidRPr="007036CE">
              <w:t>–</w:t>
            </w:r>
            <w:r w:rsidR="00A00068" w:rsidRPr="007036CE">
              <w:t xml:space="preserve"> плательщика</w:t>
            </w:r>
          </w:p>
        </w:tc>
        <w:tc>
          <w:tcPr>
            <w:tcW w:w="1109" w:type="pct"/>
          </w:tcPr>
          <w:p w14:paraId="0F789525" w14:textId="77777777" w:rsidR="00416986" w:rsidRPr="007036CE" w:rsidRDefault="00416986" w:rsidP="00416986">
            <w:pPr>
              <w:pStyle w:val="GOSTTablenorm"/>
            </w:pPr>
            <w:r w:rsidRPr="007036CE">
              <w:t>FAHTeh:NmbBO</w:t>
            </w:r>
          </w:p>
        </w:tc>
        <w:tc>
          <w:tcPr>
            <w:tcW w:w="1371" w:type="pct"/>
          </w:tcPr>
          <w:p w14:paraId="1FFE7845" w14:textId="77777777" w:rsidR="00416986" w:rsidRPr="007036CE" w:rsidRDefault="00416986" w:rsidP="00416986">
            <w:pPr>
              <w:pStyle w:val="GOSTTablenorm"/>
            </w:pPr>
          </w:p>
        </w:tc>
      </w:tr>
      <w:tr w:rsidR="00416986" w:rsidRPr="007036CE" w14:paraId="560D1F7E" w14:textId="77777777" w:rsidTr="00B0621B">
        <w:tc>
          <w:tcPr>
            <w:tcW w:w="1109" w:type="pct"/>
          </w:tcPr>
          <w:p w14:paraId="6817C9D9" w14:textId="77777777" w:rsidR="00416986" w:rsidRPr="007036CE" w:rsidRDefault="00416986" w:rsidP="00416986">
            <w:pPr>
              <w:pStyle w:val="GOSTTablenorm"/>
            </w:pPr>
            <w:r w:rsidRPr="007036CE">
              <w:t>Номер_ДО</w:t>
            </w:r>
          </w:p>
        </w:tc>
        <w:tc>
          <w:tcPr>
            <w:tcW w:w="302" w:type="pct"/>
          </w:tcPr>
          <w:p w14:paraId="73A78516" w14:textId="77777777" w:rsidR="00416986" w:rsidRPr="007036CE" w:rsidRDefault="00416986" w:rsidP="00416986">
            <w:pPr>
              <w:pStyle w:val="GOSTTablenorm"/>
            </w:pPr>
            <w:r w:rsidRPr="007036CE">
              <w:t>нет</w:t>
            </w:r>
          </w:p>
        </w:tc>
        <w:tc>
          <w:tcPr>
            <w:tcW w:w="1109" w:type="pct"/>
          </w:tcPr>
          <w:p w14:paraId="7CA9A3DC" w14:textId="569DC14B" w:rsidR="00416986" w:rsidRPr="007036CE" w:rsidRDefault="00416986" w:rsidP="00416986">
            <w:pPr>
              <w:pStyle w:val="GOSTTablenorm"/>
            </w:pPr>
            <w:r w:rsidRPr="007036CE">
              <w:t>Учетный номер ДО</w:t>
            </w:r>
            <w:r w:rsidRPr="007036CE" w:rsidDel="00CB7157">
              <w:t xml:space="preserve"> </w:t>
            </w:r>
            <w:r w:rsidRPr="007036CE">
              <w:t>(по строке документа)</w:t>
            </w:r>
            <w:r w:rsidR="00CB42F3" w:rsidRPr="007036CE">
              <w:t xml:space="preserve">. Если расчетный документ входящий, то это номер </w:t>
            </w:r>
            <w:r w:rsidR="006D5F7A" w:rsidRPr="007036CE">
              <w:t>Д</w:t>
            </w:r>
            <w:r w:rsidR="00CB42F3" w:rsidRPr="007036CE">
              <w:t xml:space="preserve">О получателя, если исходящий </w:t>
            </w:r>
            <w:r w:rsidR="00651624" w:rsidRPr="007036CE">
              <w:t>–</w:t>
            </w:r>
            <w:r w:rsidR="00CB42F3" w:rsidRPr="007036CE">
              <w:t xml:space="preserve"> плательщика</w:t>
            </w:r>
          </w:p>
        </w:tc>
        <w:tc>
          <w:tcPr>
            <w:tcW w:w="1109" w:type="pct"/>
          </w:tcPr>
          <w:p w14:paraId="13002D54" w14:textId="77777777" w:rsidR="00416986" w:rsidRPr="007036CE" w:rsidRDefault="00416986" w:rsidP="00416986">
            <w:pPr>
              <w:pStyle w:val="GOSTTablenorm"/>
            </w:pPr>
            <w:r w:rsidRPr="007036CE">
              <w:t>FAHTeh:NumbDO</w:t>
            </w:r>
          </w:p>
        </w:tc>
        <w:tc>
          <w:tcPr>
            <w:tcW w:w="1371" w:type="pct"/>
          </w:tcPr>
          <w:p w14:paraId="08D7B37B" w14:textId="77777777" w:rsidR="00416986" w:rsidRPr="007036CE" w:rsidRDefault="00416986" w:rsidP="00416986">
            <w:pPr>
              <w:pStyle w:val="GOSTTablenorm"/>
            </w:pPr>
          </w:p>
        </w:tc>
      </w:tr>
      <w:tr w:rsidR="00416986" w:rsidRPr="007036CE" w14:paraId="27DEE579" w14:textId="77777777" w:rsidTr="00B0621B">
        <w:tc>
          <w:tcPr>
            <w:tcW w:w="1109" w:type="pct"/>
          </w:tcPr>
          <w:p w14:paraId="507E0C40" w14:textId="77777777" w:rsidR="00416986" w:rsidRPr="007036CE" w:rsidRDefault="00416986" w:rsidP="00416986">
            <w:pPr>
              <w:pStyle w:val="GOSTTablenorm"/>
            </w:pPr>
            <w:r w:rsidRPr="007036CE">
              <w:t>Авансовое_ДО</w:t>
            </w:r>
          </w:p>
        </w:tc>
        <w:tc>
          <w:tcPr>
            <w:tcW w:w="302" w:type="pct"/>
          </w:tcPr>
          <w:p w14:paraId="0EA8C72C" w14:textId="77777777" w:rsidR="00416986" w:rsidRPr="007036CE" w:rsidRDefault="00416986" w:rsidP="00416986">
            <w:pPr>
              <w:pStyle w:val="GOSTTablenorm"/>
            </w:pPr>
            <w:r w:rsidRPr="007036CE">
              <w:t>да</w:t>
            </w:r>
          </w:p>
        </w:tc>
        <w:tc>
          <w:tcPr>
            <w:tcW w:w="1109" w:type="pct"/>
          </w:tcPr>
          <w:p w14:paraId="7BEDA73E" w14:textId="21754916" w:rsidR="00416986" w:rsidRPr="007036CE" w:rsidRDefault="00416986">
            <w:pPr>
              <w:pStyle w:val="GOSTTablenorm"/>
            </w:pPr>
            <w:r w:rsidRPr="007036CE" w:rsidDel="00E72987">
              <w:t xml:space="preserve">Признак </w:t>
            </w:r>
            <w:r w:rsidRPr="007036CE">
              <w:t>авансового ДО</w:t>
            </w:r>
            <w:r w:rsidRPr="007036CE" w:rsidDel="00E72987">
              <w:t xml:space="preserve"> (по строке документа)</w:t>
            </w:r>
            <w:r w:rsidR="006D5F7A" w:rsidRPr="007036CE">
              <w:t xml:space="preserve">. Если расчетный документ входящий, то это признак авансового ДО получателя, если </w:t>
            </w:r>
            <w:r w:rsidR="006D5F7A" w:rsidRPr="007036CE">
              <w:lastRenderedPageBreak/>
              <w:t xml:space="preserve">исходящий </w:t>
            </w:r>
            <w:r w:rsidR="00CC2920" w:rsidRPr="007036CE">
              <w:t>–</w:t>
            </w:r>
            <w:r w:rsidR="006D5F7A" w:rsidRPr="007036CE">
              <w:t xml:space="preserve"> плательщика</w:t>
            </w:r>
          </w:p>
        </w:tc>
        <w:tc>
          <w:tcPr>
            <w:tcW w:w="1109" w:type="pct"/>
          </w:tcPr>
          <w:p w14:paraId="6735E191" w14:textId="77777777" w:rsidR="00416986" w:rsidRPr="007036CE" w:rsidRDefault="00416986" w:rsidP="003D1E36">
            <w:pPr>
              <w:pStyle w:val="GOSTTablenorm"/>
            </w:pPr>
            <w:r w:rsidRPr="007036CE" w:rsidDel="00E72987">
              <w:lastRenderedPageBreak/>
              <w:t>FAHTeh:FAH_AvDO_Payer</w:t>
            </w:r>
            <w:r w:rsidRPr="007036CE">
              <w:t xml:space="preserve"> или </w:t>
            </w:r>
            <w:r w:rsidRPr="007036CE" w:rsidDel="00E72987">
              <w:t>FAHTeh:</w:t>
            </w:r>
            <w:r w:rsidRPr="007036CE">
              <w:t>StmInfrmtn_FAH_AvDO_Rec</w:t>
            </w:r>
          </w:p>
        </w:tc>
        <w:tc>
          <w:tcPr>
            <w:tcW w:w="1371" w:type="pct"/>
          </w:tcPr>
          <w:p w14:paraId="191B752F" w14:textId="77777777" w:rsidR="00416986" w:rsidRPr="007036CE" w:rsidRDefault="00416986" w:rsidP="00416986">
            <w:pPr>
              <w:pStyle w:val="GOSTTablenorm"/>
            </w:pPr>
            <w:r w:rsidRPr="007036CE">
              <w:t>Если тип расчетного документа = ЭДИ, КДИ, то заполняется значением реквизита «Признак авансового ДО плательщика» (</w:t>
            </w:r>
            <w:r w:rsidRPr="007036CE" w:rsidDel="00E72987">
              <w:rPr>
                <w:lang w:val="en-US"/>
              </w:rPr>
              <w:t>FAHTeh</w:t>
            </w:r>
            <w:r w:rsidRPr="007036CE" w:rsidDel="00E72987">
              <w:t>:</w:t>
            </w:r>
            <w:r w:rsidRPr="007036CE">
              <w:rPr>
                <w:lang w:val="en-US"/>
              </w:rPr>
              <w:t>StmInfrmtn</w:t>
            </w:r>
            <w:r w:rsidRPr="007036CE">
              <w:t>_</w:t>
            </w:r>
            <w:r w:rsidRPr="007036CE">
              <w:rPr>
                <w:lang w:val="en-US"/>
              </w:rPr>
              <w:t>FAH</w:t>
            </w:r>
            <w:r w:rsidRPr="007036CE">
              <w:t>_</w:t>
            </w:r>
            <w:r w:rsidRPr="007036CE">
              <w:rPr>
                <w:lang w:val="en-US"/>
              </w:rPr>
              <w:t>AvDO</w:t>
            </w:r>
            <w:r w:rsidRPr="007036CE">
              <w:t>_</w:t>
            </w:r>
            <w:r w:rsidRPr="007036CE">
              <w:rPr>
                <w:lang w:val="en-US"/>
              </w:rPr>
              <w:t>Payer</w:t>
            </w:r>
            <w:r w:rsidRPr="007036CE">
              <w:t>).</w:t>
            </w:r>
          </w:p>
          <w:p w14:paraId="4D6B4911" w14:textId="77777777" w:rsidR="00416986" w:rsidRPr="007036CE" w:rsidRDefault="00416986" w:rsidP="00416986">
            <w:pPr>
              <w:pStyle w:val="GOSTTablenorm"/>
            </w:pPr>
            <w:r w:rsidRPr="007036CE">
              <w:lastRenderedPageBreak/>
              <w:t>Если тип расчетного документа = ЭДВ, КДВ, то заполняется значением реквизита «Признак авансового ДО получателя» (</w:t>
            </w:r>
            <w:r w:rsidRPr="007036CE" w:rsidDel="00E72987">
              <w:rPr>
                <w:lang w:val="en-US"/>
              </w:rPr>
              <w:t>FAHTeh</w:t>
            </w:r>
            <w:r w:rsidRPr="007036CE" w:rsidDel="00E72987">
              <w:t>:</w:t>
            </w:r>
            <w:r w:rsidRPr="007036CE">
              <w:rPr>
                <w:lang w:val="en-US"/>
              </w:rPr>
              <w:t>StmInfrmtn</w:t>
            </w:r>
            <w:r w:rsidRPr="007036CE">
              <w:t>_</w:t>
            </w:r>
            <w:r w:rsidRPr="007036CE">
              <w:rPr>
                <w:lang w:val="en-US"/>
              </w:rPr>
              <w:t>FAH</w:t>
            </w:r>
            <w:r w:rsidRPr="007036CE">
              <w:t>_</w:t>
            </w:r>
            <w:r w:rsidRPr="007036CE">
              <w:rPr>
                <w:lang w:val="en-US"/>
              </w:rPr>
              <w:t>AvDO</w:t>
            </w:r>
            <w:r w:rsidRPr="007036CE">
              <w:t>_</w:t>
            </w:r>
            <w:r w:rsidRPr="007036CE">
              <w:rPr>
                <w:lang w:val="en-US"/>
              </w:rPr>
              <w:t>Rec</w:t>
            </w:r>
            <w:r w:rsidRPr="007036CE">
              <w:t>)</w:t>
            </w:r>
          </w:p>
        </w:tc>
      </w:tr>
      <w:tr w:rsidR="00416986" w:rsidRPr="007036CE" w14:paraId="5D37B46C" w14:textId="77777777" w:rsidTr="00B0621B">
        <w:tc>
          <w:tcPr>
            <w:tcW w:w="1109" w:type="pct"/>
          </w:tcPr>
          <w:p w14:paraId="2D1613B2" w14:textId="77777777" w:rsidR="00416986" w:rsidRPr="007036CE" w:rsidRDefault="00416986" w:rsidP="00416986">
            <w:pPr>
              <w:pStyle w:val="GOSTTablenorm"/>
            </w:pPr>
            <w:r w:rsidRPr="007036CE">
              <w:lastRenderedPageBreak/>
              <w:t>Учет_БА_ЛБО_ЛС_получателя</w:t>
            </w:r>
          </w:p>
        </w:tc>
        <w:tc>
          <w:tcPr>
            <w:tcW w:w="302" w:type="pct"/>
          </w:tcPr>
          <w:p w14:paraId="42FE6B1B" w14:textId="77777777" w:rsidR="00416986" w:rsidRPr="007036CE" w:rsidRDefault="00824295" w:rsidP="00416986">
            <w:pPr>
              <w:pStyle w:val="GOSTTablenorm"/>
            </w:pPr>
            <w:r w:rsidRPr="007036CE">
              <w:t>да</w:t>
            </w:r>
          </w:p>
        </w:tc>
        <w:tc>
          <w:tcPr>
            <w:tcW w:w="1109" w:type="pct"/>
          </w:tcPr>
          <w:p w14:paraId="355FC3AD" w14:textId="77777777" w:rsidR="00416986" w:rsidRPr="007036CE" w:rsidRDefault="00416986" w:rsidP="00416986">
            <w:pPr>
              <w:pStyle w:val="GOSTTablenorm"/>
            </w:pPr>
            <w:r w:rsidRPr="007036CE">
              <w:t>Признак учета БА, ЛБО на ЛС получателя</w:t>
            </w:r>
          </w:p>
        </w:tc>
        <w:tc>
          <w:tcPr>
            <w:tcW w:w="1109" w:type="pct"/>
          </w:tcPr>
          <w:p w14:paraId="35E287A9" w14:textId="77777777" w:rsidR="00416986" w:rsidRPr="007036CE" w:rsidRDefault="00416986" w:rsidP="00416986">
            <w:pPr>
              <w:pStyle w:val="GOSTTablenorm"/>
              <w:rPr>
                <w:lang w:val="en-US"/>
              </w:rPr>
            </w:pPr>
            <w:r w:rsidRPr="007036CE">
              <w:rPr>
                <w:lang w:val="en-US"/>
              </w:rPr>
              <w:t>FAHTeh:FAH_BA_LBO_Rec</w:t>
            </w:r>
          </w:p>
        </w:tc>
        <w:tc>
          <w:tcPr>
            <w:tcW w:w="1371" w:type="pct"/>
          </w:tcPr>
          <w:p w14:paraId="4E7B20A1" w14:textId="77777777" w:rsidR="00D57062" w:rsidRPr="007036CE" w:rsidRDefault="00D57062" w:rsidP="00D57062">
            <w:pPr>
              <w:pStyle w:val="GOSTTablenorm"/>
            </w:pPr>
            <w:r w:rsidRPr="007036CE">
              <w:t>Если в теге документа «</w:t>
            </w:r>
            <w:r w:rsidRPr="007036CE">
              <w:rPr>
                <w:lang w:val="en-US"/>
              </w:rPr>
              <w:t>true</w:t>
            </w:r>
            <w:r w:rsidRPr="007036CE">
              <w:t>», то значение «1».</w:t>
            </w:r>
          </w:p>
          <w:p w14:paraId="649FB034" w14:textId="77777777" w:rsidR="00416986" w:rsidRPr="007036CE" w:rsidRDefault="00D57062" w:rsidP="00D57062">
            <w:pPr>
              <w:pStyle w:val="GOSTTablenorm"/>
            </w:pPr>
            <w:r w:rsidRPr="007036CE">
              <w:t>Если в теге документа «</w:t>
            </w:r>
            <w:r w:rsidRPr="007036CE">
              <w:rPr>
                <w:lang w:val="en-US"/>
              </w:rPr>
              <w:t>false</w:t>
            </w:r>
            <w:r w:rsidRPr="007036CE">
              <w:t xml:space="preserve">», то значение </w:t>
            </w:r>
            <w:r w:rsidR="00A75D6E" w:rsidRPr="007036CE">
              <w:t>«0»</w:t>
            </w:r>
          </w:p>
        </w:tc>
      </w:tr>
      <w:tr w:rsidR="00416986" w:rsidRPr="007036CE" w14:paraId="1788FFD8" w14:textId="77777777" w:rsidTr="00B0621B">
        <w:tc>
          <w:tcPr>
            <w:tcW w:w="1109" w:type="pct"/>
          </w:tcPr>
          <w:p w14:paraId="3D1184E7" w14:textId="77777777" w:rsidR="00416986" w:rsidRPr="007036CE" w:rsidRDefault="00416986" w:rsidP="00416986">
            <w:pPr>
              <w:pStyle w:val="GOSTTablenorm"/>
            </w:pPr>
            <w:r w:rsidRPr="007036CE">
              <w:t>Сумма_валюта_операции</w:t>
            </w:r>
          </w:p>
        </w:tc>
        <w:tc>
          <w:tcPr>
            <w:tcW w:w="302" w:type="pct"/>
          </w:tcPr>
          <w:p w14:paraId="64245A72" w14:textId="77777777" w:rsidR="00416986" w:rsidRPr="007036CE" w:rsidRDefault="00416986" w:rsidP="00416986">
            <w:pPr>
              <w:pStyle w:val="GOSTTablenorm"/>
            </w:pPr>
            <w:r w:rsidRPr="007036CE">
              <w:t>да</w:t>
            </w:r>
          </w:p>
        </w:tc>
        <w:tc>
          <w:tcPr>
            <w:tcW w:w="1109" w:type="pct"/>
          </w:tcPr>
          <w:p w14:paraId="61AEC105" w14:textId="77777777" w:rsidR="00416986" w:rsidRPr="007036CE" w:rsidRDefault="00416986" w:rsidP="00416986">
            <w:pPr>
              <w:pStyle w:val="GOSTTablenorm"/>
            </w:pPr>
            <w:r w:rsidRPr="007036CE">
              <w:t>Сумма в валюте документа (по строке документа)</w:t>
            </w:r>
          </w:p>
        </w:tc>
        <w:tc>
          <w:tcPr>
            <w:tcW w:w="1109" w:type="pct"/>
          </w:tcPr>
          <w:p w14:paraId="082FD574" w14:textId="77777777" w:rsidR="00416986" w:rsidRPr="007036CE" w:rsidRDefault="00416986" w:rsidP="00416986">
            <w:pPr>
              <w:pStyle w:val="GOSTTablenorm"/>
            </w:pPr>
            <w:r w:rsidRPr="007036CE">
              <w:t>FAHTeh:Sum</w:t>
            </w:r>
          </w:p>
        </w:tc>
        <w:tc>
          <w:tcPr>
            <w:tcW w:w="1371" w:type="pct"/>
          </w:tcPr>
          <w:p w14:paraId="2E1C878D" w14:textId="279D8966" w:rsidR="00416986" w:rsidRPr="007036CE" w:rsidRDefault="00416986" w:rsidP="00416986">
            <w:pPr>
              <w:pStyle w:val="GOSTTablenorm"/>
            </w:pPr>
            <w:r w:rsidRPr="007036CE">
              <w:t xml:space="preserve">Сумма передается в единицах валюты с точностью 2 знака после запятой </w:t>
            </w:r>
            <w:r w:rsidR="00CC2920" w:rsidRPr="007036CE">
              <w:t>–</w:t>
            </w:r>
            <w:r w:rsidRPr="007036CE">
              <w:t xml:space="preserve"> необходимо конвертировать в минимальные единицы валюты (для данного типа документов умножить на 100)</w:t>
            </w:r>
          </w:p>
        </w:tc>
      </w:tr>
      <w:tr w:rsidR="00416986" w:rsidRPr="007036CE" w14:paraId="524FF365" w14:textId="77777777" w:rsidTr="00B0621B">
        <w:tc>
          <w:tcPr>
            <w:tcW w:w="1109" w:type="pct"/>
          </w:tcPr>
          <w:p w14:paraId="7DCBD037" w14:textId="77777777" w:rsidR="00416986" w:rsidRPr="007036CE" w:rsidRDefault="00416986" w:rsidP="00416986">
            <w:pPr>
              <w:pStyle w:val="GOSTTablenorm"/>
            </w:pPr>
            <w:r w:rsidRPr="007036CE">
              <w:t>Сумма_валюта_учета_руб</w:t>
            </w:r>
          </w:p>
        </w:tc>
        <w:tc>
          <w:tcPr>
            <w:tcW w:w="302" w:type="pct"/>
          </w:tcPr>
          <w:p w14:paraId="0EFFCA84" w14:textId="77777777" w:rsidR="00416986" w:rsidRPr="007036CE" w:rsidRDefault="00416986" w:rsidP="00416986">
            <w:pPr>
              <w:pStyle w:val="GOSTTablenorm"/>
            </w:pPr>
            <w:r w:rsidRPr="007036CE">
              <w:t>да</w:t>
            </w:r>
          </w:p>
        </w:tc>
        <w:tc>
          <w:tcPr>
            <w:tcW w:w="1109" w:type="pct"/>
          </w:tcPr>
          <w:p w14:paraId="0608D93D" w14:textId="77777777" w:rsidR="00416986" w:rsidRPr="007036CE" w:rsidRDefault="00416986" w:rsidP="00416986">
            <w:pPr>
              <w:pStyle w:val="GOSTTablenorm"/>
            </w:pPr>
            <w:r w:rsidRPr="007036CE">
              <w:t>Сумма в валюте учета (руб) (по строке документа)</w:t>
            </w:r>
          </w:p>
        </w:tc>
        <w:tc>
          <w:tcPr>
            <w:tcW w:w="1109" w:type="pct"/>
          </w:tcPr>
          <w:p w14:paraId="1C829DE1" w14:textId="77777777" w:rsidR="00416986" w:rsidRPr="007036CE" w:rsidRDefault="00416986" w:rsidP="00416986">
            <w:pPr>
              <w:pStyle w:val="GOSTTablenorm"/>
            </w:pPr>
            <w:r w:rsidRPr="007036CE">
              <w:t>FAHTeh:Sum</w:t>
            </w:r>
          </w:p>
        </w:tc>
        <w:tc>
          <w:tcPr>
            <w:tcW w:w="1371" w:type="pct"/>
          </w:tcPr>
          <w:p w14:paraId="59EF745D" w14:textId="77777777" w:rsidR="00416986" w:rsidRPr="007036CE" w:rsidRDefault="00416986" w:rsidP="00416986">
            <w:pPr>
              <w:pStyle w:val="GOSTTablenorm"/>
            </w:pPr>
            <w:r w:rsidRPr="007036CE">
              <w:t>Для данного типа документа Сумма_валюта_учета_руб = Сумма_валюта_операции</w:t>
            </w:r>
          </w:p>
        </w:tc>
      </w:tr>
      <w:tr w:rsidR="006C49A1" w:rsidRPr="007036CE" w14:paraId="7B31B23D" w14:textId="77777777" w:rsidTr="00B0621B">
        <w:trPr>
          <w:ins w:id="10194" w:author="Якименко Светлана Валериевна" w:date="2025-09-15T15:54:00Z"/>
        </w:trPr>
        <w:tc>
          <w:tcPr>
            <w:tcW w:w="1109" w:type="pct"/>
          </w:tcPr>
          <w:p w14:paraId="5127F88C" w14:textId="5070B5E2" w:rsidR="006C49A1" w:rsidRPr="007036CE" w:rsidRDefault="007122F8" w:rsidP="00B335B8">
            <w:pPr>
              <w:pStyle w:val="GOSTTablenorm"/>
              <w:rPr>
                <w:ins w:id="10195" w:author="Якименко Светлана Валериевна" w:date="2025-09-15T15:54:00Z"/>
              </w:rPr>
            </w:pPr>
            <w:ins w:id="10196" w:author="Ярисова Полина Викторовна" w:date="2025-09-16T12:01:00Z">
              <w:r w:rsidRPr="007036CE">
                <w:t>Тип_</w:t>
              </w:r>
            </w:ins>
            <w:commentRangeStart w:id="10197"/>
            <w:ins w:id="10198" w:author="Якименко Светлана Валериевна" w:date="2025-09-15T15:54:00Z">
              <w:r w:rsidR="006C49A1" w:rsidRPr="007036CE">
                <w:t>КС</w:t>
              </w:r>
            </w:ins>
            <w:ins w:id="10199" w:author="Ярисова Полина Викторовна" w:date="2025-09-16T12:02:00Z">
              <w:r w:rsidRPr="007036CE">
                <w:t>_</w:t>
              </w:r>
            </w:ins>
            <w:commentRangeEnd w:id="10197"/>
            <w:ins w:id="10200" w:author="Якименко Светлана Валериевна" w:date="2025-09-15T15:57:00Z">
              <w:del w:id="10201" w:author="Ярисова Полина Викторовна" w:date="2025-09-16T12:02:00Z">
                <w:r w:rsidR="00A46ED8" w:rsidRPr="007036CE" w:rsidDel="007122F8">
                  <w:rPr>
                    <w:rStyle w:val="afff4"/>
                    <w:sz w:val="22"/>
                    <w:szCs w:val="20"/>
                  </w:rPr>
                  <w:commentReference w:id="10197"/>
                </w:r>
              </w:del>
            </w:ins>
            <w:ins w:id="10202" w:author="Ярисова Полина Викторовна" w:date="2025-09-16T12:02:00Z">
              <w:r w:rsidRPr="007036CE">
                <w:t>плательщика</w:t>
              </w:r>
            </w:ins>
          </w:p>
        </w:tc>
        <w:tc>
          <w:tcPr>
            <w:tcW w:w="302" w:type="pct"/>
          </w:tcPr>
          <w:p w14:paraId="0576EAC1" w14:textId="32048AE2" w:rsidR="006C49A1" w:rsidRPr="007036CE" w:rsidRDefault="006C49A1" w:rsidP="00416986">
            <w:pPr>
              <w:pStyle w:val="GOSTTablenorm"/>
              <w:rPr>
                <w:ins w:id="10203" w:author="Якименко Светлана Валериевна" w:date="2025-09-15T15:54:00Z"/>
              </w:rPr>
            </w:pPr>
            <w:ins w:id="10204" w:author="Якименко Светлана Валериевна" w:date="2025-09-15T15:54:00Z">
              <w:r w:rsidRPr="007036CE">
                <w:t>нет</w:t>
              </w:r>
            </w:ins>
          </w:p>
        </w:tc>
        <w:tc>
          <w:tcPr>
            <w:tcW w:w="1109" w:type="pct"/>
          </w:tcPr>
          <w:p w14:paraId="3E18A410" w14:textId="0C4433F5" w:rsidR="006C49A1" w:rsidRPr="007036CE" w:rsidRDefault="006C49A1" w:rsidP="007122F8">
            <w:pPr>
              <w:pStyle w:val="GOSTTablenorm"/>
              <w:rPr>
                <w:ins w:id="10205" w:author="Якименко Светлана Валериевна" w:date="2025-09-15T15:54:00Z"/>
              </w:rPr>
            </w:pPr>
            <w:ins w:id="10206" w:author="Якименко Светлана Валериевна" w:date="2025-09-15T15:55:00Z">
              <w:r w:rsidRPr="007036CE">
                <w:t xml:space="preserve">Код типа казначейского счета </w:t>
              </w:r>
            </w:ins>
            <w:ins w:id="10207" w:author="Ярисова Полина Викторовна" w:date="2025-09-16T12:09:00Z">
              <w:r w:rsidR="007122F8" w:rsidRPr="007036CE">
                <w:t>плательщика</w:t>
              </w:r>
            </w:ins>
          </w:p>
        </w:tc>
        <w:tc>
          <w:tcPr>
            <w:tcW w:w="1109" w:type="pct"/>
          </w:tcPr>
          <w:p w14:paraId="525ACB42" w14:textId="7D484D8C" w:rsidR="006C49A1" w:rsidRPr="007036CE" w:rsidRDefault="00973363" w:rsidP="00416986">
            <w:pPr>
              <w:pStyle w:val="GOSTTablenorm"/>
              <w:rPr>
                <w:ins w:id="10208" w:author="Якименко Светлана Валериевна" w:date="2025-09-15T15:54:00Z"/>
              </w:rPr>
            </w:pPr>
            <w:ins w:id="10209" w:author="Кирилл Воробьёв" w:date="2025-10-07T19:32:00Z">
              <w:r w:rsidRPr="007036CE">
                <w:t>Paye</w:t>
              </w:r>
              <w:r w:rsidRPr="007036CE">
                <w:rPr>
                  <w:lang w:val="en-US"/>
                </w:rPr>
                <w:t>r</w:t>
              </w:r>
              <w:r w:rsidRPr="007036CE">
                <w:t>:Paye</w:t>
              </w:r>
              <w:r w:rsidRPr="007036CE">
                <w:rPr>
                  <w:lang w:val="en-US"/>
                </w:rPr>
                <w:t>r</w:t>
              </w:r>
              <w:r w:rsidRPr="007036CE">
                <w:t>_TypeCorrAcc</w:t>
              </w:r>
            </w:ins>
          </w:p>
        </w:tc>
        <w:tc>
          <w:tcPr>
            <w:tcW w:w="1371" w:type="pct"/>
          </w:tcPr>
          <w:p w14:paraId="00348DD4" w14:textId="77777777" w:rsidR="006C49A1" w:rsidRPr="007036CE" w:rsidRDefault="006C49A1" w:rsidP="00416986">
            <w:pPr>
              <w:pStyle w:val="GOSTTablenorm"/>
              <w:rPr>
                <w:ins w:id="10210" w:author="Якименко Светлана Валериевна" w:date="2025-09-15T15:54:00Z"/>
              </w:rPr>
            </w:pPr>
          </w:p>
        </w:tc>
      </w:tr>
      <w:tr w:rsidR="006C49A1" w:rsidRPr="007036CE" w14:paraId="6EDF309E" w14:textId="77777777" w:rsidTr="00B0621B">
        <w:trPr>
          <w:ins w:id="10211" w:author="Якименко Светлана Валериевна" w:date="2025-09-15T15:54:00Z"/>
        </w:trPr>
        <w:tc>
          <w:tcPr>
            <w:tcW w:w="1109" w:type="pct"/>
          </w:tcPr>
          <w:p w14:paraId="19AC434B" w14:textId="16CA448E" w:rsidR="006C49A1" w:rsidRPr="007036CE" w:rsidRDefault="007122F8" w:rsidP="007122F8">
            <w:pPr>
              <w:pStyle w:val="GOSTTablenorm"/>
              <w:rPr>
                <w:ins w:id="10212" w:author="Якименко Светлана Валериевна" w:date="2025-09-15T15:54:00Z"/>
              </w:rPr>
            </w:pPr>
            <w:ins w:id="10213" w:author="Ярисова Полина Викторовна" w:date="2025-09-16T12:02:00Z">
              <w:r w:rsidRPr="007036CE">
                <w:t>Тип_</w:t>
              </w:r>
            </w:ins>
            <w:commentRangeStart w:id="10214"/>
            <w:ins w:id="10215" w:author="Якименко Светлана Валериевна" w:date="2025-09-15T15:54:00Z">
              <w:r w:rsidR="006C49A1" w:rsidRPr="007036CE">
                <w:t>КС</w:t>
              </w:r>
            </w:ins>
            <w:ins w:id="10216" w:author="Ярисова Полина Викторовна" w:date="2025-09-16T12:02:00Z">
              <w:r w:rsidRPr="007036CE">
                <w:t>_</w:t>
              </w:r>
            </w:ins>
            <w:ins w:id="10217" w:author="Якименко Светлана Валериевна" w:date="2025-09-15T15:54:00Z">
              <w:del w:id="10218" w:author="Ярисова Полина Викторовна" w:date="2025-09-16T12:02:00Z">
                <w:r w:rsidR="006C49A1" w:rsidRPr="007036CE" w:rsidDel="007122F8">
                  <w:delText xml:space="preserve"> </w:delText>
                </w:r>
              </w:del>
              <w:r w:rsidR="006C49A1" w:rsidRPr="007036CE">
                <w:t>получа</w:t>
              </w:r>
            </w:ins>
            <w:ins w:id="10219" w:author="Ярисова Полина Викторовна" w:date="2025-09-16T12:06:00Z">
              <w:r w:rsidRPr="007036CE">
                <w:t>те</w:t>
              </w:r>
            </w:ins>
            <w:ins w:id="10220" w:author="Якименко Светлана Валериевна" w:date="2025-09-15T15:54:00Z">
              <w:r w:rsidR="006C49A1" w:rsidRPr="007036CE">
                <w:t>ля</w:t>
              </w:r>
            </w:ins>
            <w:commentRangeEnd w:id="10214"/>
            <w:ins w:id="10221" w:author="Якименко Светлана Валериевна" w:date="2025-09-15T15:57:00Z">
              <w:r w:rsidR="00A46ED8" w:rsidRPr="007036CE">
                <w:rPr>
                  <w:rStyle w:val="afff4"/>
                  <w:sz w:val="22"/>
                  <w:szCs w:val="20"/>
                </w:rPr>
                <w:commentReference w:id="10214"/>
              </w:r>
            </w:ins>
          </w:p>
        </w:tc>
        <w:tc>
          <w:tcPr>
            <w:tcW w:w="302" w:type="pct"/>
          </w:tcPr>
          <w:p w14:paraId="009E4D58" w14:textId="4915928D" w:rsidR="006C49A1" w:rsidRPr="007036CE" w:rsidRDefault="006C49A1" w:rsidP="00416986">
            <w:pPr>
              <w:pStyle w:val="GOSTTablenorm"/>
              <w:rPr>
                <w:ins w:id="10222" w:author="Якименко Светлана Валериевна" w:date="2025-09-15T15:54:00Z"/>
              </w:rPr>
            </w:pPr>
            <w:ins w:id="10223" w:author="Якименко Светлана Валериевна" w:date="2025-09-15T15:54:00Z">
              <w:r w:rsidRPr="007036CE">
                <w:t>нет</w:t>
              </w:r>
            </w:ins>
          </w:p>
        </w:tc>
        <w:tc>
          <w:tcPr>
            <w:tcW w:w="1109" w:type="pct"/>
          </w:tcPr>
          <w:p w14:paraId="5409EC2E" w14:textId="170A2828" w:rsidR="006C49A1" w:rsidRPr="007036CE" w:rsidRDefault="006C49A1" w:rsidP="00416986">
            <w:pPr>
              <w:pStyle w:val="GOSTTablenorm"/>
              <w:rPr>
                <w:ins w:id="10224" w:author="Якименко Светлана Валериевна" w:date="2025-09-15T15:54:00Z"/>
              </w:rPr>
            </w:pPr>
            <w:ins w:id="10225" w:author="Якименко Светлана Валериевна" w:date="2025-09-15T15:55:00Z">
              <w:r w:rsidRPr="007036CE">
                <w:t>Код т</w:t>
              </w:r>
              <w:r w:rsidR="007E3285" w:rsidRPr="007036CE">
                <w:t>ипа казначейского счета получате</w:t>
              </w:r>
              <w:r w:rsidRPr="007036CE">
                <w:t>ля</w:t>
              </w:r>
            </w:ins>
          </w:p>
        </w:tc>
        <w:tc>
          <w:tcPr>
            <w:tcW w:w="1109" w:type="pct"/>
          </w:tcPr>
          <w:p w14:paraId="1BB677EE" w14:textId="19D945A4" w:rsidR="006C49A1" w:rsidRPr="007036CE" w:rsidRDefault="00973363" w:rsidP="00416986">
            <w:pPr>
              <w:pStyle w:val="GOSTTablenorm"/>
              <w:rPr>
                <w:ins w:id="10226" w:author="Якименко Светлана Валериевна" w:date="2025-09-15T15:54:00Z"/>
              </w:rPr>
            </w:pPr>
            <w:ins w:id="10227" w:author="Кирилл Воробьёв" w:date="2025-10-07T19:32:00Z">
              <w:r w:rsidRPr="007036CE">
                <w:t>Payee:Payee_TypeCorrAcc</w:t>
              </w:r>
            </w:ins>
          </w:p>
        </w:tc>
        <w:tc>
          <w:tcPr>
            <w:tcW w:w="1371" w:type="pct"/>
          </w:tcPr>
          <w:p w14:paraId="4223B4E3" w14:textId="77777777" w:rsidR="006C49A1" w:rsidRPr="007036CE" w:rsidRDefault="006C49A1" w:rsidP="00416986">
            <w:pPr>
              <w:pStyle w:val="GOSTTablenorm"/>
              <w:rPr>
                <w:ins w:id="10228" w:author="Якименко Светлана Валериевна" w:date="2025-09-15T15:54:00Z"/>
              </w:rPr>
            </w:pPr>
          </w:p>
        </w:tc>
      </w:tr>
      <w:tr w:rsidR="00ED14BE" w:rsidRPr="007036CE" w14:paraId="03704CFF" w14:textId="77777777" w:rsidTr="00B0621B">
        <w:trPr>
          <w:ins w:id="10229" w:author="Якименко Светлана Валериевна" w:date="2025-10-06T10:33:00Z"/>
        </w:trPr>
        <w:tc>
          <w:tcPr>
            <w:tcW w:w="1109" w:type="pct"/>
          </w:tcPr>
          <w:p w14:paraId="749BCA51" w14:textId="0EA46631" w:rsidR="00ED14BE" w:rsidRPr="007036CE" w:rsidDel="007122F8" w:rsidRDefault="00ED14BE" w:rsidP="007122F8">
            <w:pPr>
              <w:pStyle w:val="GOSTTablenorm"/>
              <w:rPr>
                <w:ins w:id="10230" w:author="Якименко Светлана Валериевна" w:date="2025-10-06T10:33:00Z"/>
              </w:rPr>
            </w:pPr>
            <w:commentRangeStart w:id="10231"/>
            <w:commentRangeStart w:id="10232"/>
            <w:ins w:id="10233" w:author="Якименко Светлана Валериевна" w:date="2025-10-06T10:33:00Z">
              <w:r w:rsidRPr="007036CE">
                <w:t>УБП</w:t>
              </w:r>
              <w:commentRangeEnd w:id="10231"/>
              <w:r w:rsidRPr="007036CE">
                <w:rPr>
                  <w:rStyle w:val="afff4"/>
                  <w:sz w:val="22"/>
                  <w:szCs w:val="20"/>
                </w:rPr>
                <w:commentReference w:id="10231"/>
              </w:r>
            </w:ins>
            <w:commentRangeEnd w:id="10232"/>
            <w:ins w:id="10234" w:author="Якименко Светлана Валериевна" w:date="2025-10-06T10:48:00Z">
              <w:r w:rsidR="00111FE1" w:rsidRPr="007036CE">
                <w:rPr>
                  <w:rStyle w:val="afff4"/>
                  <w:sz w:val="22"/>
                  <w:szCs w:val="20"/>
                </w:rPr>
                <w:commentReference w:id="10232"/>
              </w:r>
            </w:ins>
            <w:ins w:id="10235" w:author="Якименко Светлана Валериевна" w:date="2025-10-06T10:33:00Z">
              <w:r w:rsidRPr="007036CE">
                <w:t>_ТОФК_учета</w:t>
              </w:r>
            </w:ins>
          </w:p>
        </w:tc>
        <w:tc>
          <w:tcPr>
            <w:tcW w:w="302" w:type="pct"/>
          </w:tcPr>
          <w:p w14:paraId="17AD7A64" w14:textId="0BC6A56F" w:rsidR="00ED14BE" w:rsidRPr="007036CE" w:rsidRDefault="00013FEE" w:rsidP="00416986">
            <w:pPr>
              <w:pStyle w:val="GOSTTablenorm"/>
              <w:rPr>
                <w:ins w:id="10236" w:author="Якименко Светлана Валериевна" w:date="2025-10-06T10:33:00Z"/>
              </w:rPr>
            </w:pPr>
            <w:ins w:id="10237" w:author="Якименко Светлана Валериевна" w:date="2025-10-06T10:35:00Z">
              <w:r w:rsidRPr="007036CE">
                <w:t>да</w:t>
              </w:r>
            </w:ins>
          </w:p>
        </w:tc>
        <w:tc>
          <w:tcPr>
            <w:tcW w:w="1109" w:type="pct"/>
          </w:tcPr>
          <w:p w14:paraId="5BC005E3" w14:textId="77777777" w:rsidR="00ED14BE" w:rsidRPr="007036CE" w:rsidRDefault="00013FEE" w:rsidP="00416986">
            <w:pPr>
              <w:pStyle w:val="GOSTTablenorm"/>
              <w:rPr>
                <w:ins w:id="10238" w:author="Якименко Светлана Валериевна" w:date="2025-10-06T10:36:00Z"/>
              </w:rPr>
            </w:pPr>
            <w:ins w:id="10239" w:author="Якименко Светлана Валериевна" w:date="2025-10-06T10:35:00Z">
              <w:r w:rsidRPr="007036CE">
                <w:t>Код УБП ТОФК ЦС учета корреспондента</w:t>
              </w:r>
            </w:ins>
            <w:ins w:id="10240" w:author="Якименко Светлана Валериевна" w:date="2025-10-06T10:36:00Z">
              <w:r w:rsidRPr="007036CE">
                <w:t>.</w:t>
              </w:r>
            </w:ins>
          </w:p>
          <w:p w14:paraId="753D16A2" w14:textId="707C6C85" w:rsidR="00013FEE" w:rsidRPr="007036CE" w:rsidRDefault="00013FEE" w:rsidP="00013FEE">
            <w:pPr>
              <w:pStyle w:val="GOSTTablenorm"/>
              <w:rPr>
                <w:ins w:id="10241" w:author="Якименко Светлана Валериевна" w:date="2025-10-06T10:33:00Z"/>
              </w:rPr>
            </w:pPr>
            <w:ins w:id="10242" w:author="Якименко Светлана Валериевна" w:date="2025-10-06T10:36:00Z">
              <w:r w:rsidRPr="007036CE">
                <w:t xml:space="preserve">Если тип документа </w:t>
              </w:r>
            </w:ins>
            <w:ins w:id="10243" w:author="Якименко Светлана Валериевна" w:date="2025-10-06T10:37:00Z">
              <w:r w:rsidRPr="007036CE">
                <w:t>«</w:t>
              </w:r>
            </w:ins>
            <w:ins w:id="10244" w:author="Якименко Светлана Валериевна" w:date="2025-10-06T10:36:00Z">
              <w:r w:rsidRPr="007036CE">
                <w:t>КДИ</w:t>
              </w:r>
            </w:ins>
            <w:ins w:id="10245" w:author="Якименко Светлана Валериевна" w:date="2025-10-06T10:37:00Z">
              <w:r w:rsidRPr="007036CE">
                <w:t>»</w:t>
              </w:r>
            </w:ins>
            <w:ins w:id="10246" w:author="Якименко Светлана Валериевна" w:date="2025-10-06T10:36:00Z">
              <w:r w:rsidRPr="007036CE">
                <w:t>, то</w:t>
              </w:r>
            </w:ins>
            <w:ins w:id="10247" w:author="Якименко Светлана Валериевна" w:date="2025-10-06T10:37:00Z">
              <w:r w:rsidRPr="007036CE">
                <w:t xml:space="preserve"> получа</w:t>
              </w:r>
            </w:ins>
            <w:ins w:id="10248" w:author="Якименко Светлана Валериевна" w:date="2025-10-06T10:38:00Z">
              <w:r w:rsidRPr="007036CE">
                <w:t>те</w:t>
              </w:r>
            </w:ins>
            <w:ins w:id="10249" w:author="Якименко Светлана Валериевна" w:date="2025-10-06T10:37:00Z">
              <w:r w:rsidRPr="007036CE">
                <w:t>ля</w:t>
              </w:r>
            </w:ins>
            <w:ins w:id="10250" w:author="Якименко Светлана Валериевна" w:date="2025-10-06T10:38:00Z">
              <w:r w:rsidRPr="007036CE">
                <w:t>, если тип документа «КДВ», то</w:t>
              </w:r>
            </w:ins>
            <w:ins w:id="10251" w:author="Якименко Светлана Валериевна" w:date="2025-10-06T10:36:00Z">
              <w:r w:rsidRPr="007036CE">
                <w:t xml:space="preserve"> </w:t>
              </w:r>
            </w:ins>
            <w:ins w:id="10252" w:author="Якименко Светлана Валериевна" w:date="2025-10-06T10:38:00Z">
              <w:r w:rsidRPr="007036CE">
                <w:t>–</w:t>
              </w:r>
            </w:ins>
            <w:ins w:id="10253" w:author="Якименко Светлана Валериевна" w:date="2025-10-06T10:37:00Z">
              <w:r w:rsidRPr="007036CE">
                <w:t xml:space="preserve"> плательщика</w:t>
              </w:r>
            </w:ins>
            <w:ins w:id="10254" w:author="Якименко Светлана Валериевна" w:date="2025-10-06T10:38:00Z">
              <w:r w:rsidRPr="007036CE">
                <w:t>.</w:t>
              </w:r>
            </w:ins>
          </w:p>
        </w:tc>
        <w:tc>
          <w:tcPr>
            <w:tcW w:w="1109" w:type="pct"/>
          </w:tcPr>
          <w:p w14:paraId="439A298E" w14:textId="0D85A3CC" w:rsidR="00ED14BE" w:rsidRPr="007036CE" w:rsidRDefault="00973363" w:rsidP="00416986">
            <w:pPr>
              <w:pStyle w:val="GOSTTablenorm"/>
              <w:rPr>
                <w:ins w:id="10255" w:author="Якименко Светлана Валериевна" w:date="2025-10-06T10:33:00Z"/>
                <w:lang w:val="en-US"/>
              </w:rPr>
            </w:pPr>
            <w:ins w:id="10256" w:author="Кирилл Воробьёв" w:date="2025-10-07T19:32:00Z">
              <w:r w:rsidRPr="007036CE">
                <w:rPr>
                  <w:lang w:val="en-US"/>
                </w:rPr>
                <w:t>Co</w:t>
              </w:r>
            </w:ins>
            <w:ins w:id="10257" w:author="Кирилл Воробьёв" w:date="2025-10-07T19:33:00Z">
              <w:r w:rsidRPr="007036CE">
                <w:rPr>
                  <w:lang w:val="en-US"/>
                </w:rPr>
                <w:t>deCS</w:t>
              </w:r>
            </w:ins>
          </w:p>
        </w:tc>
        <w:tc>
          <w:tcPr>
            <w:tcW w:w="1371" w:type="pct"/>
          </w:tcPr>
          <w:p w14:paraId="093D067D" w14:textId="730DCFA9" w:rsidR="00ED14BE" w:rsidRPr="007036CE" w:rsidRDefault="00013FEE" w:rsidP="00416986">
            <w:pPr>
              <w:pStyle w:val="GOSTTablenorm"/>
              <w:rPr>
                <w:ins w:id="10258" w:author="Якименко Светлана Валериевна" w:date="2025-10-06T10:42:00Z"/>
              </w:rPr>
            </w:pPr>
            <w:ins w:id="10259" w:author="Якименко Светлана Валериевна" w:date="2025-10-06T10:39:00Z">
              <w:r w:rsidRPr="007036CE">
                <w:t xml:space="preserve">Если тип документа </w:t>
              </w:r>
            </w:ins>
            <w:ins w:id="10260" w:author="Якименко Светлана Валериевна" w:date="2025-10-06T10:41:00Z">
              <w:r w:rsidRPr="007036CE">
                <w:t xml:space="preserve">= </w:t>
              </w:r>
            </w:ins>
            <w:ins w:id="10261" w:author="Якименко Светлана Валериевна" w:date="2025-10-06T10:39:00Z">
              <w:r w:rsidRPr="007036CE">
                <w:t>«КДИ»</w:t>
              </w:r>
            </w:ins>
            <w:ins w:id="10262" w:author="Якименко Светлана Валериевна" w:date="2025-10-06T10:40:00Z">
              <w:r w:rsidRPr="007036CE">
                <w:t xml:space="preserve"> и </w:t>
              </w:r>
            </w:ins>
            <w:ins w:id="10263" w:author="Якименко Светлана Валериевна" w:date="2025-10-06T10:42:00Z">
              <w:r w:rsidRPr="007036CE">
                <w:t xml:space="preserve">значение </w:t>
              </w:r>
            </w:ins>
            <w:ins w:id="10264" w:author="Якименко Светлана Валериевна" w:date="2025-10-06T10:45:00Z">
              <w:r w:rsidRPr="007036CE">
                <w:t>параметра</w:t>
              </w:r>
            </w:ins>
            <w:ins w:id="10265" w:author="Якименко Светлана Валериевна" w:date="2025-10-06T10:42:00Z">
              <w:r w:rsidRPr="007036CE">
                <w:t xml:space="preserve"> </w:t>
              </w:r>
            </w:ins>
            <w:ins w:id="10266" w:author="Якименко Светлана Валериевна" w:date="2025-10-06T10:40:00Z">
              <w:r w:rsidRPr="007036CE">
                <w:t>«Код типа КС плательщика» = «00»</w:t>
              </w:r>
            </w:ins>
            <w:ins w:id="10267" w:author="Якименко Светлана Валериевна" w:date="2025-10-06T10:41:00Z">
              <w:r w:rsidRPr="007036CE">
                <w:t>, то заполняется значением реквизита «ЦС по учету» блока «Получатель»</w:t>
              </w:r>
            </w:ins>
            <w:ins w:id="10268" w:author="Якименко Светлана Валериевна" w:date="2025-10-06T10:42:00Z">
              <w:r w:rsidRPr="007036CE">
                <w:t>.</w:t>
              </w:r>
            </w:ins>
          </w:p>
          <w:p w14:paraId="0C390B39" w14:textId="78C0A38C" w:rsidR="00013FEE" w:rsidRPr="007036CE" w:rsidRDefault="00013FEE" w:rsidP="00111FE1">
            <w:pPr>
              <w:pStyle w:val="GOSTTablenorm"/>
              <w:rPr>
                <w:ins w:id="10269" w:author="Якименко Светлана Валериевна" w:date="2025-10-06T10:33:00Z"/>
              </w:rPr>
            </w:pPr>
            <w:ins w:id="10270" w:author="Якименко Светлана Валериевна" w:date="2025-10-06T10:42:00Z">
              <w:r w:rsidRPr="007036CE">
                <w:t>Если ти</w:t>
              </w:r>
            </w:ins>
            <w:ins w:id="10271" w:author="Якименко Светлана Валериевна" w:date="2025-10-06T10:43:00Z">
              <w:r w:rsidRPr="007036CE">
                <w:t>п</w:t>
              </w:r>
            </w:ins>
            <w:ins w:id="10272" w:author="Якименко Светлана Валериевна" w:date="2025-10-06T10:42:00Z">
              <w:r w:rsidRPr="007036CE">
                <w:t xml:space="preserve"> документа = «КДВ» и </w:t>
              </w:r>
            </w:ins>
            <w:ins w:id="10273" w:author="Якименко Светлана Валериевна" w:date="2025-10-06T10:43:00Z">
              <w:r w:rsidRPr="007036CE">
                <w:t xml:space="preserve">значение </w:t>
              </w:r>
            </w:ins>
            <w:ins w:id="10274" w:author="Якименко Светлана Валериевна" w:date="2025-10-06T10:45:00Z">
              <w:r w:rsidRPr="007036CE">
                <w:t>параметра</w:t>
              </w:r>
            </w:ins>
            <w:ins w:id="10275" w:author="Якименко Светлана Валериевна" w:date="2025-10-06T10:43:00Z">
              <w:r w:rsidRPr="007036CE">
                <w:t xml:space="preserve"> «Код типа КС</w:t>
              </w:r>
            </w:ins>
            <w:ins w:id="10276" w:author="Якименко Светлана Валериевна" w:date="2025-10-06T10:45:00Z">
              <w:r w:rsidRPr="007036CE">
                <w:t xml:space="preserve"> п</w:t>
              </w:r>
              <w:r w:rsidR="00111FE1" w:rsidRPr="007036CE">
                <w:t>олучателя</w:t>
              </w:r>
              <w:r w:rsidRPr="007036CE">
                <w:t>»</w:t>
              </w:r>
            </w:ins>
            <w:ins w:id="10277" w:author="Якименко Светлана Валериевна" w:date="2025-10-06T10:43:00Z">
              <w:r w:rsidRPr="007036CE">
                <w:t xml:space="preserve"> </w:t>
              </w:r>
            </w:ins>
            <w:ins w:id="10278" w:author="Якименко Светлана Валериевна" w:date="2025-10-06T10:47:00Z">
              <w:r w:rsidR="00111FE1" w:rsidRPr="007036CE">
                <w:t xml:space="preserve">= </w:t>
              </w:r>
              <w:r w:rsidR="00111FE1" w:rsidRPr="007036CE">
                <w:lastRenderedPageBreak/>
                <w:t xml:space="preserve">«00», то заполняется значением </w:t>
              </w:r>
            </w:ins>
            <w:ins w:id="10279" w:author="Якименко Светлана Валериевна" w:date="2025-10-06T10:48:00Z">
              <w:r w:rsidR="00111FE1" w:rsidRPr="007036CE">
                <w:t>реквизита «ЦС по учету» блока «Плательщик».</w:t>
              </w:r>
            </w:ins>
          </w:p>
        </w:tc>
      </w:tr>
      <w:tr w:rsidR="00741A16" w:rsidRPr="007036CE" w14:paraId="07820BEA" w14:textId="77777777" w:rsidTr="00B0621B">
        <w:trPr>
          <w:ins w:id="10280" w:author="Якименко Светлана Валериевна" w:date="2025-11-20T15:31:00Z"/>
        </w:trPr>
        <w:tc>
          <w:tcPr>
            <w:tcW w:w="1109" w:type="pct"/>
          </w:tcPr>
          <w:p w14:paraId="2089C65C" w14:textId="69AD1345" w:rsidR="00741A16" w:rsidRPr="007036CE" w:rsidRDefault="00741A16" w:rsidP="007122F8">
            <w:pPr>
              <w:pStyle w:val="GOSTTablenorm"/>
              <w:rPr>
                <w:ins w:id="10281" w:author="Якименко Светлана Валериевна" w:date="2025-11-20T15:31:00Z"/>
              </w:rPr>
            </w:pPr>
            <w:commentRangeStart w:id="10282"/>
            <w:ins w:id="10283" w:author="Якименко Светлана Валериевна" w:date="2025-11-20T15:31:00Z">
              <w:r w:rsidRPr="007036CE">
                <w:lastRenderedPageBreak/>
                <w:t>Номер</w:t>
              </w:r>
            </w:ins>
            <w:commentRangeEnd w:id="10282"/>
            <w:ins w:id="10284" w:author="Якименко Светлана Валериевна" w:date="2025-11-20T15:35:00Z">
              <w:r w:rsidR="00467B2A" w:rsidRPr="007036CE">
                <w:rPr>
                  <w:rStyle w:val="afff4"/>
                  <w:sz w:val="22"/>
                  <w:szCs w:val="20"/>
                </w:rPr>
                <w:commentReference w:id="10282"/>
              </w:r>
            </w:ins>
            <w:ins w:id="10285" w:author="Якименко Светлана Валериевна" w:date="2025-11-20T15:31:00Z">
              <w:r w:rsidRPr="007036CE">
                <w:t>_КОО_тех_плательщика</w:t>
              </w:r>
            </w:ins>
          </w:p>
        </w:tc>
        <w:tc>
          <w:tcPr>
            <w:tcW w:w="302" w:type="pct"/>
          </w:tcPr>
          <w:p w14:paraId="608B899E" w14:textId="6A1741A5" w:rsidR="00741A16" w:rsidRPr="007036CE" w:rsidRDefault="00741A16" w:rsidP="00416986">
            <w:pPr>
              <w:pStyle w:val="GOSTTablenorm"/>
              <w:rPr>
                <w:ins w:id="10286" w:author="Якименко Светлана Валериевна" w:date="2025-11-20T15:31:00Z"/>
              </w:rPr>
            </w:pPr>
            <w:ins w:id="10287" w:author="Якименко Светлана Валериевна" w:date="2025-11-20T15:31:00Z">
              <w:r w:rsidRPr="007036CE">
                <w:t>нет</w:t>
              </w:r>
            </w:ins>
          </w:p>
        </w:tc>
        <w:tc>
          <w:tcPr>
            <w:tcW w:w="1109" w:type="pct"/>
          </w:tcPr>
          <w:p w14:paraId="642B5633" w14:textId="6D7E0D2E" w:rsidR="00741A16" w:rsidRPr="007036CE" w:rsidRDefault="00741A16" w:rsidP="00416986">
            <w:pPr>
              <w:pStyle w:val="GOSTTablenorm"/>
              <w:rPr>
                <w:ins w:id="10288" w:author="Якименко Светлана Валериевна" w:date="2025-11-20T15:31:00Z"/>
              </w:rPr>
            </w:pPr>
            <w:ins w:id="10289" w:author="Якименко Светлана Валериевна" w:date="2025-11-20T15:32:00Z">
              <w:r w:rsidRPr="007036CE">
                <w:t>Технический номер КОО</w:t>
              </w:r>
            </w:ins>
          </w:p>
        </w:tc>
        <w:tc>
          <w:tcPr>
            <w:tcW w:w="1109" w:type="pct"/>
          </w:tcPr>
          <w:p w14:paraId="6D96E0A1" w14:textId="77777777" w:rsidR="00741A16" w:rsidRPr="007036CE" w:rsidRDefault="00741A16" w:rsidP="00416986">
            <w:pPr>
              <w:pStyle w:val="GOSTTablenorm"/>
              <w:rPr>
                <w:ins w:id="10290" w:author="Якименко Светлана Валериевна" w:date="2025-11-20T15:31:00Z"/>
                <w:lang w:val="en-US"/>
              </w:rPr>
            </w:pPr>
          </w:p>
        </w:tc>
        <w:tc>
          <w:tcPr>
            <w:tcW w:w="1371" w:type="pct"/>
          </w:tcPr>
          <w:p w14:paraId="5034753A" w14:textId="77777777" w:rsidR="00741A16" w:rsidRPr="007036CE" w:rsidRDefault="00741A16" w:rsidP="00416986">
            <w:pPr>
              <w:pStyle w:val="GOSTTablenorm"/>
              <w:rPr>
                <w:ins w:id="10291" w:author="Якименко Светлана Валериевна" w:date="2025-11-20T15:31:00Z"/>
              </w:rPr>
            </w:pPr>
          </w:p>
        </w:tc>
      </w:tr>
    </w:tbl>
    <w:p w14:paraId="60393AD6" w14:textId="53B03101" w:rsidR="00CB2361" w:rsidRPr="007036CE" w:rsidRDefault="00CB2361" w:rsidP="00CB2361">
      <w:pPr>
        <w:pStyle w:val="GOSTNameTable"/>
        <w:rPr>
          <w:ins w:id="10292" w:author="Сатлер Марина Викторовна" w:date="2025-02-02T22:46:00Z"/>
        </w:rPr>
      </w:pPr>
      <w:ins w:id="10293" w:author="Сатлер Марина Викторовна" w:date="2025-02-02T22:46:00Z">
        <w:r w:rsidRPr="007036CE">
          <w:fldChar w:fldCharType="begin"/>
        </w:r>
        <w:r w:rsidRPr="007036CE">
          <w:instrText xml:space="preserve"> SEQ Таблица \* ARABIC </w:instrText>
        </w:r>
      </w:ins>
      <w:r w:rsidRPr="007036CE">
        <w:fldChar w:fldCharType="separate"/>
      </w:r>
      <w:bookmarkStart w:id="10294" w:name="_Toc222928036"/>
      <w:r w:rsidR="00BD74E1">
        <w:rPr>
          <w:noProof/>
        </w:rPr>
        <w:t>63</w:t>
      </w:r>
      <w:ins w:id="10295" w:author="Сатлер Марина Викторовна" w:date="2025-02-02T22:46:00Z">
        <w:r w:rsidRPr="007036CE">
          <w:fldChar w:fldCharType="end"/>
        </w:r>
        <w:r w:rsidRPr="007036CE">
          <w:t xml:space="preserve"> </w:t>
        </w:r>
      </w:ins>
      <w:r w:rsidR="00D9309A" w:rsidRPr="007036CE">
        <w:t>–</w:t>
      </w:r>
      <w:ins w:id="10296" w:author="Сатлер Марина Викторовна" w:date="2025-02-02T22:46:00Z">
        <w:r w:rsidRPr="007036CE">
          <w:t xml:space="preserve"> Таблица </w:t>
        </w:r>
        <w:r w:rsidRPr="007036CE">
          <w:tab/>
          <w:t>Перечень атрибутов, соответствующих типу документа «Расчетный документ по платежам в иностранной валюте» PUDS_VAL</w:t>
        </w:r>
        <w:bookmarkEnd w:id="10294"/>
      </w:ins>
    </w:p>
    <w:tbl>
      <w:tblPr>
        <w:tblStyle w:val="GOSTTable"/>
        <w:tblW w:w="5000" w:type="pct"/>
        <w:tblLayout w:type="fixed"/>
        <w:tblLook w:val="07E0" w:firstRow="1" w:lastRow="1" w:firstColumn="1" w:lastColumn="1" w:noHBand="1" w:noVBand="1"/>
      </w:tblPr>
      <w:tblGrid>
        <w:gridCol w:w="3468"/>
        <w:gridCol w:w="958"/>
        <w:gridCol w:w="3464"/>
        <w:gridCol w:w="3514"/>
        <w:gridCol w:w="4356"/>
        <w:tblGridChange w:id="10297">
          <w:tblGrid>
            <w:gridCol w:w="3468"/>
            <w:gridCol w:w="958"/>
            <w:gridCol w:w="3464"/>
            <w:gridCol w:w="3514"/>
            <w:gridCol w:w="4356"/>
          </w:tblGrid>
        </w:tblGridChange>
      </w:tblGrid>
      <w:tr w:rsidR="00CB2361" w:rsidRPr="007036CE" w14:paraId="488CEE7B" w14:textId="77777777" w:rsidTr="00CB2361">
        <w:trPr>
          <w:cnfStyle w:val="100000000000" w:firstRow="1" w:lastRow="0" w:firstColumn="0" w:lastColumn="0" w:oddVBand="0" w:evenVBand="0" w:oddHBand="0" w:evenHBand="0" w:firstRowFirstColumn="0" w:firstRowLastColumn="0" w:lastRowFirstColumn="0" w:lastRowLastColumn="0"/>
          <w:ins w:id="10298" w:author="Сатлер Марина Викторовна" w:date="2025-02-02T22:46:00Z"/>
        </w:trPr>
        <w:tc>
          <w:tcPr>
            <w:tcW w:w="1100" w:type="pct"/>
          </w:tcPr>
          <w:p w14:paraId="0E931915" w14:textId="77777777" w:rsidR="00CB2361" w:rsidRPr="007036CE" w:rsidRDefault="00CB2361" w:rsidP="00CB2361">
            <w:pPr>
              <w:pStyle w:val="GOSTTableHead"/>
              <w:rPr>
                <w:ins w:id="10299" w:author="Сатлер Марина Викторовна" w:date="2025-02-02T22:46:00Z"/>
              </w:rPr>
            </w:pPr>
            <w:ins w:id="10300" w:author="Сатлер Марина Викторовна" w:date="2025-02-02T22:46:00Z">
              <w:r w:rsidRPr="007036CE">
                <w:t>Наименование атрибута</w:t>
              </w:r>
            </w:ins>
          </w:p>
        </w:tc>
        <w:tc>
          <w:tcPr>
            <w:tcW w:w="304" w:type="pct"/>
          </w:tcPr>
          <w:p w14:paraId="3C35FF57" w14:textId="77777777" w:rsidR="00CB2361" w:rsidRPr="007036CE" w:rsidRDefault="00CB2361" w:rsidP="00CB2361">
            <w:pPr>
              <w:pStyle w:val="GOSTTableHead"/>
              <w:rPr>
                <w:ins w:id="10301" w:author="Сатлер Марина Викторовна" w:date="2025-02-02T22:46:00Z"/>
              </w:rPr>
            </w:pPr>
            <w:ins w:id="10302" w:author="Сатлер Марина Викторовна" w:date="2025-02-02T22:46:00Z">
              <w:r w:rsidRPr="007036CE">
                <w:t>Вычисляемый атрибут</w:t>
              </w:r>
            </w:ins>
          </w:p>
        </w:tc>
        <w:tc>
          <w:tcPr>
            <w:tcW w:w="1099" w:type="pct"/>
          </w:tcPr>
          <w:p w14:paraId="7E9175BB" w14:textId="77777777" w:rsidR="00CB2361" w:rsidRPr="007036CE" w:rsidRDefault="00CB2361" w:rsidP="00CB2361">
            <w:pPr>
              <w:pStyle w:val="GOSTTableHead"/>
              <w:rPr>
                <w:ins w:id="10303" w:author="Сатлер Марина Викторовна" w:date="2025-02-02T22:46:00Z"/>
              </w:rPr>
            </w:pPr>
            <w:ins w:id="10304" w:author="Сатлер Марина Викторовна" w:date="2025-02-02T22:46:00Z">
              <w:r w:rsidRPr="007036CE">
                <w:t>Описание атрибута</w:t>
              </w:r>
            </w:ins>
          </w:p>
        </w:tc>
        <w:tc>
          <w:tcPr>
            <w:tcW w:w="1115" w:type="pct"/>
          </w:tcPr>
          <w:p w14:paraId="2D5E91ED" w14:textId="77777777" w:rsidR="00CB2361" w:rsidRPr="007036CE" w:rsidRDefault="00CB2361" w:rsidP="00CB2361">
            <w:pPr>
              <w:pStyle w:val="GOSTTableHead"/>
              <w:rPr>
                <w:ins w:id="10305" w:author="Сатлер Марина Викторовна" w:date="2025-02-02T22:46:00Z"/>
              </w:rPr>
            </w:pPr>
            <w:ins w:id="10306" w:author="Сатлер Марина Викторовна" w:date="2025-02-02T22:46:00Z">
              <w:r w:rsidRPr="007036CE">
                <w:t>Реквизит документа (наименование тега)</w:t>
              </w:r>
            </w:ins>
          </w:p>
        </w:tc>
        <w:tc>
          <w:tcPr>
            <w:tcW w:w="1382" w:type="pct"/>
          </w:tcPr>
          <w:p w14:paraId="201108D7" w14:textId="77777777" w:rsidR="00CB2361" w:rsidRPr="007036CE" w:rsidRDefault="00CB2361" w:rsidP="00CB2361">
            <w:pPr>
              <w:pStyle w:val="GOSTTableHead"/>
              <w:rPr>
                <w:ins w:id="10307" w:author="Сатлер Марина Викторовна" w:date="2025-02-02T22:46:00Z"/>
              </w:rPr>
            </w:pPr>
            <w:ins w:id="10308" w:author="Сатлер Марина Викторовна" w:date="2025-02-02T22:46:00Z">
              <w:r w:rsidRPr="007036CE">
                <w:t>Алгоритм вычисления</w:t>
              </w:r>
            </w:ins>
          </w:p>
        </w:tc>
      </w:tr>
      <w:tr w:rsidR="00CB2361" w:rsidRPr="007036CE" w14:paraId="6FFF393E" w14:textId="77777777" w:rsidTr="00CB2361">
        <w:trPr>
          <w:ins w:id="10309" w:author="Сатлер Марина Викторовна" w:date="2025-02-02T22:46:00Z"/>
        </w:trPr>
        <w:tc>
          <w:tcPr>
            <w:tcW w:w="1100" w:type="pct"/>
          </w:tcPr>
          <w:p w14:paraId="61A5BE5F" w14:textId="77777777" w:rsidR="00CB2361" w:rsidRPr="007036CE" w:rsidRDefault="00CB2361" w:rsidP="00CB2361">
            <w:pPr>
              <w:pStyle w:val="GOSTTablenorm"/>
              <w:rPr>
                <w:ins w:id="10310" w:author="Сатлер Марина Викторовна" w:date="2025-02-02T22:46:00Z"/>
              </w:rPr>
            </w:pPr>
            <w:ins w:id="10311" w:author="Сатлер Марина Викторовна" w:date="2025-02-02T22:46:00Z">
              <w:r w:rsidRPr="007036CE">
                <w:t>Номер_документа*</w:t>
              </w:r>
            </w:ins>
          </w:p>
        </w:tc>
        <w:tc>
          <w:tcPr>
            <w:tcW w:w="304" w:type="pct"/>
          </w:tcPr>
          <w:p w14:paraId="2E852C9D" w14:textId="77777777" w:rsidR="00CB2361" w:rsidRPr="007036CE" w:rsidRDefault="00CB2361" w:rsidP="00CB2361">
            <w:pPr>
              <w:pStyle w:val="GOSTTablenorm"/>
              <w:rPr>
                <w:ins w:id="10312" w:author="Сатлер Марина Викторовна" w:date="2025-02-02T22:46:00Z"/>
              </w:rPr>
            </w:pPr>
            <w:ins w:id="10313" w:author="Сатлер Марина Викторовна" w:date="2025-02-02T22:46:00Z">
              <w:r w:rsidRPr="007036CE">
                <w:t>нет</w:t>
              </w:r>
            </w:ins>
          </w:p>
        </w:tc>
        <w:tc>
          <w:tcPr>
            <w:tcW w:w="1099" w:type="pct"/>
          </w:tcPr>
          <w:p w14:paraId="460D3E4E" w14:textId="77777777" w:rsidR="00CB2361" w:rsidRPr="007036CE" w:rsidRDefault="00CB2361" w:rsidP="00CB2361">
            <w:pPr>
              <w:pStyle w:val="GOSTTablenorm"/>
              <w:rPr>
                <w:ins w:id="10314" w:author="Сатлер Марина Викторовна" w:date="2025-02-02T22:46:00Z"/>
              </w:rPr>
            </w:pPr>
            <w:ins w:id="10315" w:author="Сатлер Марина Викторовна" w:date="2025-02-02T22:46:00Z">
              <w:r w:rsidRPr="007036CE">
                <w:t>Номер документа</w:t>
              </w:r>
            </w:ins>
          </w:p>
        </w:tc>
        <w:tc>
          <w:tcPr>
            <w:tcW w:w="1115" w:type="pct"/>
          </w:tcPr>
          <w:p w14:paraId="051C03D1" w14:textId="77777777" w:rsidR="00CB2361" w:rsidRPr="007036CE" w:rsidRDefault="00CB2361" w:rsidP="00CB2361">
            <w:pPr>
              <w:pStyle w:val="GOSTTablenorm"/>
              <w:rPr>
                <w:ins w:id="10316" w:author="Сатлер Марина Викторовна" w:date="2025-02-02T22:46:00Z"/>
              </w:rPr>
            </w:pPr>
            <w:ins w:id="10317" w:author="Сатлер Марина Викторовна" w:date="2025-02-02T22:47:00Z">
              <w:r w:rsidRPr="007036CE">
                <w:t>DocNum</w:t>
              </w:r>
            </w:ins>
          </w:p>
        </w:tc>
        <w:tc>
          <w:tcPr>
            <w:tcW w:w="1382" w:type="pct"/>
          </w:tcPr>
          <w:p w14:paraId="1ECB155C" w14:textId="77777777" w:rsidR="00CB2361" w:rsidRPr="007036CE" w:rsidRDefault="00CB2361" w:rsidP="00CB2361">
            <w:pPr>
              <w:pStyle w:val="GOSTTablenorm"/>
              <w:rPr>
                <w:ins w:id="10318" w:author="Сатлер Марина Викторовна" w:date="2025-02-02T22:46:00Z"/>
              </w:rPr>
            </w:pPr>
          </w:p>
        </w:tc>
      </w:tr>
      <w:tr w:rsidR="00CB2361" w:rsidRPr="007036CE" w14:paraId="37BF8353" w14:textId="77777777" w:rsidTr="00CB2361">
        <w:trPr>
          <w:ins w:id="10319" w:author="Сатлер Марина Викторовна" w:date="2025-02-02T22:46:00Z"/>
        </w:trPr>
        <w:tc>
          <w:tcPr>
            <w:tcW w:w="1100" w:type="pct"/>
          </w:tcPr>
          <w:p w14:paraId="2D440306" w14:textId="77777777" w:rsidR="00CB2361" w:rsidRPr="007036CE" w:rsidRDefault="00CB2361" w:rsidP="00CB2361">
            <w:pPr>
              <w:pStyle w:val="GOSTTablenorm"/>
              <w:rPr>
                <w:ins w:id="10320" w:author="Сатлер Марина Викторовна" w:date="2025-02-02T22:46:00Z"/>
              </w:rPr>
            </w:pPr>
            <w:ins w:id="10321" w:author="Сатлер Марина Викторовна" w:date="2025-02-02T22:46:00Z">
              <w:r w:rsidRPr="007036CE">
                <w:t>Дата_документа*</w:t>
              </w:r>
            </w:ins>
          </w:p>
        </w:tc>
        <w:tc>
          <w:tcPr>
            <w:tcW w:w="304" w:type="pct"/>
          </w:tcPr>
          <w:p w14:paraId="2534CEA1" w14:textId="77777777" w:rsidR="00CB2361" w:rsidRPr="007036CE" w:rsidRDefault="00CB2361" w:rsidP="00CB2361">
            <w:pPr>
              <w:pStyle w:val="GOSTTablenorm"/>
              <w:rPr>
                <w:ins w:id="10322" w:author="Сатлер Марина Викторовна" w:date="2025-02-02T22:46:00Z"/>
              </w:rPr>
            </w:pPr>
            <w:ins w:id="10323" w:author="Сатлер Марина Викторовна" w:date="2025-02-02T22:46:00Z">
              <w:r w:rsidRPr="007036CE">
                <w:t>нет</w:t>
              </w:r>
            </w:ins>
          </w:p>
        </w:tc>
        <w:tc>
          <w:tcPr>
            <w:tcW w:w="1099" w:type="pct"/>
          </w:tcPr>
          <w:p w14:paraId="75E7BAF8" w14:textId="77777777" w:rsidR="00CB2361" w:rsidRPr="007036CE" w:rsidRDefault="00CB2361" w:rsidP="00CB2361">
            <w:pPr>
              <w:pStyle w:val="GOSTTablenorm"/>
              <w:rPr>
                <w:ins w:id="10324" w:author="Сатлер Марина Викторовна" w:date="2025-02-02T22:46:00Z"/>
              </w:rPr>
            </w:pPr>
            <w:ins w:id="10325" w:author="Сатлер Марина Викторовна" w:date="2025-02-02T22:46:00Z">
              <w:r w:rsidRPr="007036CE">
                <w:t>Дата документа</w:t>
              </w:r>
            </w:ins>
          </w:p>
        </w:tc>
        <w:tc>
          <w:tcPr>
            <w:tcW w:w="1115" w:type="pct"/>
          </w:tcPr>
          <w:p w14:paraId="55FCBD0B" w14:textId="77777777" w:rsidR="00CB2361" w:rsidRPr="007036CE" w:rsidRDefault="00CB2361" w:rsidP="00CB2361">
            <w:pPr>
              <w:pStyle w:val="GOSTTablenorm"/>
              <w:rPr>
                <w:ins w:id="10326" w:author="Сатлер Марина Викторовна" w:date="2025-02-02T22:46:00Z"/>
              </w:rPr>
            </w:pPr>
            <w:ins w:id="10327" w:author="Сатлер Марина Викторовна" w:date="2025-02-02T22:47:00Z">
              <w:r w:rsidRPr="007036CE">
                <w:t>DocDate</w:t>
              </w:r>
            </w:ins>
          </w:p>
        </w:tc>
        <w:tc>
          <w:tcPr>
            <w:tcW w:w="1382" w:type="pct"/>
          </w:tcPr>
          <w:p w14:paraId="5BED4010" w14:textId="77777777" w:rsidR="00CB2361" w:rsidRPr="007036CE" w:rsidRDefault="00CB2361" w:rsidP="00CB2361">
            <w:pPr>
              <w:pStyle w:val="GOSTTablenorm"/>
              <w:rPr>
                <w:ins w:id="10328" w:author="Сатлер Марина Викторовна" w:date="2025-02-02T22:46:00Z"/>
              </w:rPr>
            </w:pPr>
          </w:p>
        </w:tc>
      </w:tr>
      <w:tr w:rsidR="00CB2361" w:rsidRPr="007036CE" w14:paraId="29F9F720" w14:textId="77777777" w:rsidTr="00CB2361">
        <w:trPr>
          <w:ins w:id="10329" w:author="Сатлер Марина Викторовна" w:date="2025-02-02T22:46:00Z"/>
        </w:trPr>
        <w:tc>
          <w:tcPr>
            <w:tcW w:w="1100" w:type="pct"/>
          </w:tcPr>
          <w:p w14:paraId="491DD501" w14:textId="77777777" w:rsidR="00CB2361" w:rsidRPr="007036CE" w:rsidRDefault="00CB2361" w:rsidP="00CB2361">
            <w:pPr>
              <w:pStyle w:val="GOSTTablenorm"/>
              <w:rPr>
                <w:ins w:id="10330" w:author="Сатлер Марина Викторовна" w:date="2025-02-02T22:46:00Z"/>
              </w:rPr>
            </w:pPr>
            <w:ins w:id="10331" w:author="Сатлер Марина Викторовна" w:date="2025-02-02T22:46:00Z">
              <w:r w:rsidRPr="007036CE">
                <w:t>Вид_документа</w:t>
              </w:r>
            </w:ins>
          </w:p>
        </w:tc>
        <w:tc>
          <w:tcPr>
            <w:tcW w:w="304" w:type="pct"/>
          </w:tcPr>
          <w:p w14:paraId="188156A4" w14:textId="77777777" w:rsidR="00CB2361" w:rsidRPr="007036CE" w:rsidRDefault="00CB2361" w:rsidP="00CB2361">
            <w:pPr>
              <w:pStyle w:val="GOSTTablenorm"/>
              <w:rPr>
                <w:ins w:id="10332" w:author="Сатлер Марина Викторовна" w:date="2025-02-02T22:46:00Z"/>
              </w:rPr>
            </w:pPr>
            <w:commentRangeStart w:id="10333"/>
            <w:ins w:id="10334" w:author="Сатлер Марина Викторовна" w:date="2025-02-02T22:48:00Z">
              <w:r w:rsidRPr="007036CE">
                <w:rPr>
                  <w:szCs w:val="22"/>
                </w:rPr>
                <w:t>нет</w:t>
              </w:r>
            </w:ins>
            <w:commentRangeEnd w:id="10333"/>
            <w:r w:rsidR="00C75220" w:rsidRPr="007036CE">
              <w:rPr>
                <w:rStyle w:val="afff4"/>
                <w:sz w:val="22"/>
                <w:szCs w:val="20"/>
              </w:rPr>
              <w:commentReference w:id="10333"/>
            </w:r>
          </w:p>
        </w:tc>
        <w:tc>
          <w:tcPr>
            <w:tcW w:w="1099" w:type="pct"/>
          </w:tcPr>
          <w:p w14:paraId="34E58BCC" w14:textId="77777777" w:rsidR="00CB2361" w:rsidRPr="007036CE" w:rsidRDefault="00CB2361" w:rsidP="00CB2361">
            <w:pPr>
              <w:pStyle w:val="GOSTTablenorm"/>
              <w:rPr>
                <w:ins w:id="10335" w:author="Сатлер Марина Викторовна" w:date="2025-02-02T22:46:00Z"/>
              </w:rPr>
            </w:pPr>
            <w:ins w:id="10336" w:author="Сатлер Марина Викторовна" w:date="2025-02-02T22:46:00Z">
              <w:r w:rsidRPr="007036CE">
                <w:t>Вид документа</w:t>
              </w:r>
            </w:ins>
          </w:p>
        </w:tc>
        <w:tc>
          <w:tcPr>
            <w:tcW w:w="1115" w:type="pct"/>
          </w:tcPr>
          <w:p w14:paraId="6530F01E" w14:textId="77777777" w:rsidR="00CB2361" w:rsidRPr="007036CE" w:rsidRDefault="00CB2361" w:rsidP="00CB2361">
            <w:pPr>
              <w:pStyle w:val="GOSTTablenorm"/>
              <w:rPr>
                <w:ins w:id="10337" w:author="Сатлер Марина Викторовна" w:date="2025-02-02T22:46:00Z"/>
              </w:rPr>
            </w:pPr>
            <w:ins w:id="10338" w:author="Сатлер Марина Викторовна" w:date="2025-02-02T22:48:00Z">
              <w:r w:rsidRPr="007036CE">
                <w:t>DocKind</w:t>
              </w:r>
            </w:ins>
          </w:p>
        </w:tc>
        <w:tc>
          <w:tcPr>
            <w:tcW w:w="1382" w:type="pct"/>
          </w:tcPr>
          <w:p w14:paraId="21789507" w14:textId="77777777" w:rsidR="00CB2361" w:rsidRPr="007036CE" w:rsidRDefault="00CB2361" w:rsidP="00CB2361">
            <w:pPr>
              <w:pStyle w:val="GOSTTablenorm"/>
              <w:rPr>
                <w:ins w:id="10339" w:author="Сатлер Марина Викторовна" w:date="2025-02-02T22:46:00Z"/>
              </w:rPr>
            </w:pPr>
          </w:p>
        </w:tc>
      </w:tr>
      <w:tr w:rsidR="00CB2361" w:rsidRPr="007036CE" w14:paraId="12D74EEE" w14:textId="77777777" w:rsidTr="00CB2361">
        <w:trPr>
          <w:ins w:id="10340" w:author="Сатлер Марина Викторовна" w:date="2025-02-02T22:49:00Z"/>
        </w:trPr>
        <w:tc>
          <w:tcPr>
            <w:tcW w:w="1100" w:type="pct"/>
          </w:tcPr>
          <w:p w14:paraId="758A4856" w14:textId="77777777" w:rsidR="00CB2361" w:rsidRPr="007036CE" w:rsidRDefault="00CB2361" w:rsidP="00CB2361">
            <w:pPr>
              <w:pStyle w:val="GOSTTablenorm"/>
              <w:rPr>
                <w:ins w:id="10341" w:author="Сатлер Марина Викторовна" w:date="2025-02-02T22:49:00Z"/>
              </w:rPr>
            </w:pPr>
            <w:ins w:id="10342" w:author="Сатлер Марина Викторовна" w:date="2025-02-02T22:49:00Z">
              <w:r w:rsidRPr="007036CE">
                <w:rPr>
                  <w:szCs w:val="22"/>
                </w:rPr>
                <w:t>Наименование_документа</w:t>
              </w:r>
            </w:ins>
          </w:p>
        </w:tc>
        <w:tc>
          <w:tcPr>
            <w:tcW w:w="304" w:type="pct"/>
          </w:tcPr>
          <w:p w14:paraId="5505F08B" w14:textId="77777777" w:rsidR="00CB2361" w:rsidRPr="007036CE" w:rsidRDefault="00CB2361" w:rsidP="00CB2361">
            <w:pPr>
              <w:pStyle w:val="GOSTTablenorm"/>
              <w:rPr>
                <w:ins w:id="10343" w:author="Сатлер Марина Викторовна" w:date="2025-02-02T22:49:00Z"/>
                <w:szCs w:val="22"/>
              </w:rPr>
            </w:pPr>
            <w:ins w:id="10344" w:author="Сатлер Марина Викторовна" w:date="2025-02-02T22:49:00Z">
              <w:r w:rsidRPr="007036CE">
                <w:rPr>
                  <w:szCs w:val="22"/>
                </w:rPr>
                <w:t>да</w:t>
              </w:r>
            </w:ins>
          </w:p>
        </w:tc>
        <w:tc>
          <w:tcPr>
            <w:tcW w:w="1099" w:type="pct"/>
          </w:tcPr>
          <w:p w14:paraId="5FE9F483" w14:textId="77777777" w:rsidR="00CB2361" w:rsidRPr="007036CE" w:rsidRDefault="00CB2361" w:rsidP="00CB2361">
            <w:pPr>
              <w:pStyle w:val="GOSTTablenorm"/>
              <w:rPr>
                <w:ins w:id="10345" w:author="Сатлер Марина Викторовна" w:date="2025-02-02T22:49:00Z"/>
              </w:rPr>
            </w:pPr>
            <w:ins w:id="10346" w:author="Сатлер Марина Викторовна" w:date="2025-02-02T22:49:00Z">
              <w:r w:rsidRPr="007036CE">
                <w:rPr>
                  <w:szCs w:val="22"/>
                </w:rPr>
                <w:t>Наименование документа</w:t>
              </w:r>
            </w:ins>
          </w:p>
        </w:tc>
        <w:tc>
          <w:tcPr>
            <w:tcW w:w="1115" w:type="pct"/>
          </w:tcPr>
          <w:p w14:paraId="2D5634A3" w14:textId="77777777" w:rsidR="00CB2361" w:rsidRPr="007036CE" w:rsidRDefault="00CB2361" w:rsidP="00CB2361">
            <w:pPr>
              <w:pStyle w:val="GOSTTablenorm"/>
              <w:rPr>
                <w:ins w:id="10347" w:author="Сатлер Марина Викторовна" w:date="2025-02-02T22:49:00Z"/>
              </w:rPr>
            </w:pPr>
            <w:ins w:id="10348" w:author="Сатлер Марина Викторовна" w:date="2025-02-02T22:49:00Z">
              <w:r w:rsidRPr="007036CE">
                <w:rPr>
                  <w:szCs w:val="22"/>
                </w:rPr>
                <w:t>TypeDoc</w:t>
              </w:r>
            </w:ins>
          </w:p>
        </w:tc>
        <w:tc>
          <w:tcPr>
            <w:tcW w:w="1382" w:type="pct"/>
          </w:tcPr>
          <w:p w14:paraId="5F2E0C08" w14:textId="77777777" w:rsidR="00CB2361" w:rsidRPr="007036CE" w:rsidRDefault="00CB2361" w:rsidP="00CB2361">
            <w:pPr>
              <w:pStyle w:val="GOSTTablenorm"/>
              <w:rPr>
                <w:ins w:id="10349" w:author="Сатлер Марина Викторовна" w:date="2025-02-02T22:50:00Z"/>
                <w:szCs w:val="22"/>
              </w:rPr>
            </w:pPr>
            <w:ins w:id="10350" w:author="Сатлер Марина Викторовна" w:date="2025-02-02T22:50:00Z">
              <w:r w:rsidRPr="007036CE">
                <w:rPr>
                  <w:szCs w:val="22"/>
                </w:rPr>
                <w:t>Вычисляется на основании значения атрибута «Вид_документа»:</w:t>
              </w:r>
            </w:ins>
          </w:p>
          <w:p w14:paraId="04907F4D" w14:textId="3EE1E98A" w:rsidR="00CB2361" w:rsidRPr="007036CE" w:rsidRDefault="00CB2361" w:rsidP="00CB2361">
            <w:pPr>
              <w:pStyle w:val="GOSTTableListMark1"/>
              <w:rPr>
                <w:ins w:id="10351" w:author="Сатлер Марина Викторовна" w:date="2025-02-02T22:50:00Z"/>
              </w:rPr>
            </w:pPr>
            <w:ins w:id="10352" w:author="Сатлер Марина Викторовна" w:date="2025-02-02T22:50:00Z">
              <w:r w:rsidRPr="007036CE">
                <w:t xml:space="preserve">«ЗПО» </w:t>
              </w:r>
            </w:ins>
            <w:r w:rsidR="00CC2920" w:rsidRPr="007036CE">
              <w:t>–</w:t>
            </w:r>
            <w:ins w:id="10353" w:author="Сатлер Марина Викторовна" w:date="2025-02-02T22:50:00Z">
              <w:r w:rsidRPr="007036CE">
                <w:t xml:space="preserve"> Заявление на проведение операций с иностранной валютой;</w:t>
              </w:r>
            </w:ins>
          </w:p>
          <w:p w14:paraId="36707222" w14:textId="6FAC9FAE" w:rsidR="00CB2361" w:rsidRPr="007036CE" w:rsidRDefault="00CB2361" w:rsidP="00CB2361">
            <w:pPr>
              <w:pStyle w:val="GOSTTableListMark1"/>
              <w:rPr>
                <w:ins w:id="10354" w:author="Сатлер Марина Викторовна" w:date="2025-02-02T22:49:00Z"/>
              </w:rPr>
            </w:pPr>
            <w:ins w:id="10355" w:author="Сатлер Марина Викторовна" w:date="2025-02-02T22:50:00Z">
              <w:r w:rsidRPr="007036CE">
                <w:t xml:space="preserve">«ВПЕ» </w:t>
              </w:r>
            </w:ins>
            <w:r w:rsidR="00CC2920" w:rsidRPr="007036CE">
              <w:t>–</w:t>
            </w:r>
            <w:ins w:id="10356" w:author="Сатлер Марина Викторовна" w:date="2025-02-02T22:50:00Z">
              <w:r w:rsidRPr="007036CE">
                <w:t xml:space="preserve"> Извещение о поступлении в иностранной валюте</w:t>
              </w:r>
            </w:ins>
          </w:p>
        </w:tc>
      </w:tr>
      <w:tr w:rsidR="00CB2361" w:rsidRPr="007036CE" w14:paraId="27ABEC6F" w14:textId="77777777" w:rsidTr="00CB2361">
        <w:trPr>
          <w:ins w:id="10357" w:author="Сатлер Марина Викторовна" w:date="2025-02-02T22:50:00Z"/>
        </w:trPr>
        <w:tc>
          <w:tcPr>
            <w:tcW w:w="1100" w:type="pct"/>
          </w:tcPr>
          <w:p w14:paraId="68FBCC5C" w14:textId="77777777" w:rsidR="00CB2361" w:rsidRPr="007036CE" w:rsidRDefault="00CB2361" w:rsidP="00CB2361">
            <w:pPr>
              <w:pStyle w:val="GOSTTablenorm"/>
              <w:rPr>
                <w:ins w:id="10358" w:author="Сатлер Марина Викторовна" w:date="2025-02-02T22:50:00Z"/>
                <w:szCs w:val="22"/>
              </w:rPr>
            </w:pPr>
            <w:ins w:id="10359" w:author="Сатлер Марина Викторовна" w:date="2025-02-02T22:50:00Z">
              <w:r w:rsidRPr="007036CE">
                <w:t>Код_валюты</w:t>
              </w:r>
            </w:ins>
          </w:p>
        </w:tc>
        <w:tc>
          <w:tcPr>
            <w:tcW w:w="304" w:type="pct"/>
          </w:tcPr>
          <w:p w14:paraId="1EDBE5B4" w14:textId="77777777" w:rsidR="00CB2361" w:rsidRPr="007036CE" w:rsidRDefault="00CB2361" w:rsidP="00CB2361">
            <w:pPr>
              <w:pStyle w:val="GOSTTablenorm"/>
              <w:rPr>
                <w:ins w:id="10360" w:author="Сатлер Марина Викторовна" w:date="2025-02-02T22:50:00Z"/>
                <w:szCs w:val="22"/>
              </w:rPr>
            </w:pPr>
            <w:ins w:id="10361" w:author="Сатлер Марина Викторовна" w:date="2025-02-02T22:50:00Z">
              <w:r w:rsidRPr="007036CE">
                <w:t>да</w:t>
              </w:r>
            </w:ins>
          </w:p>
        </w:tc>
        <w:tc>
          <w:tcPr>
            <w:tcW w:w="1099" w:type="pct"/>
          </w:tcPr>
          <w:p w14:paraId="7507DCAA" w14:textId="77777777" w:rsidR="00CB2361" w:rsidRPr="007036CE" w:rsidRDefault="00CB2361" w:rsidP="00CB2361">
            <w:pPr>
              <w:pStyle w:val="GOSTTablenorm"/>
              <w:rPr>
                <w:ins w:id="10362" w:author="Сатлер Марина Викторовна" w:date="2025-02-02T22:50:00Z"/>
                <w:szCs w:val="22"/>
              </w:rPr>
            </w:pPr>
            <w:ins w:id="10363" w:author="Сатлер Марина Викторовна" w:date="2025-02-02T22:50:00Z">
              <w:r w:rsidRPr="007036CE">
                <w:t>Код валюты по ОКВ</w:t>
              </w:r>
            </w:ins>
          </w:p>
        </w:tc>
        <w:tc>
          <w:tcPr>
            <w:tcW w:w="1115" w:type="pct"/>
          </w:tcPr>
          <w:p w14:paraId="49A96164" w14:textId="77777777" w:rsidR="00CB2361" w:rsidRPr="007036CE" w:rsidRDefault="00CB2361" w:rsidP="00CB2361">
            <w:pPr>
              <w:pStyle w:val="GOSTTablenorm"/>
              <w:rPr>
                <w:ins w:id="10364" w:author="Сатлер Марина Викторовна" w:date="2025-02-02T22:50:00Z"/>
                <w:szCs w:val="22"/>
              </w:rPr>
            </w:pPr>
            <w:ins w:id="10365" w:author="Сатлер Марина Викторовна" w:date="2025-02-02T22:50:00Z">
              <w:r w:rsidRPr="007036CE">
                <w:rPr>
                  <w:lang w:val="en-US"/>
                </w:rPr>
                <w:t>OKVCd</w:t>
              </w:r>
            </w:ins>
          </w:p>
        </w:tc>
        <w:tc>
          <w:tcPr>
            <w:tcW w:w="1382" w:type="pct"/>
          </w:tcPr>
          <w:p w14:paraId="020A0815" w14:textId="77777777" w:rsidR="00CB2361" w:rsidRPr="007036CE" w:rsidRDefault="00CB2361" w:rsidP="00CB2361">
            <w:pPr>
              <w:pStyle w:val="GOSTTablenorm"/>
              <w:rPr>
                <w:ins w:id="10366" w:author="Сатлер Марина Викторовна" w:date="2025-02-02T22:50:00Z"/>
                <w:rFonts w:eastAsiaTheme="minorEastAsia"/>
              </w:rPr>
            </w:pPr>
            <w:ins w:id="10367" w:author="Сатлер Марина Викторовна" w:date="2025-02-02T22:50:00Z">
              <w:r w:rsidRPr="007036CE">
                <w:rPr>
                  <w:color w:val="000000" w:themeColor="text1"/>
                </w:rPr>
                <w:t>В составе документа может приходить как цифровой, так и буквенный код валюты.</w:t>
              </w:r>
            </w:ins>
          </w:p>
          <w:p w14:paraId="55E4BD6F" w14:textId="77777777" w:rsidR="00CB2361" w:rsidRPr="007036CE" w:rsidRDefault="00CB2361" w:rsidP="008F18E5">
            <w:pPr>
              <w:pStyle w:val="GOSTTableListNum10"/>
              <w:numPr>
                <w:ilvl w:val="0"/>
                <w:numId w:val="52"/>
              </w:numPr>
              <w:rPr>
                <w:ins w:id="10368" w:author="Сатлер Марина Викторовна" w:date="2025-02-02T22:50:00Z"/>
              </w:rPr>
            </w:pPr>
            <w:ins w:id="10369" w:author="Сатлер Марина Викторовна" w:date="2025-02-02T22:50:00Z">
              <w:r w:rsidRPr="007036CE">
                <w:t>если код валюты пришел цифровой, то в атрибут его значение записывается в неизменном виде;</w:t>
              </w:r>
            </w:ins>
          </w:p>
          <w:p w14:paraId="434420D2" w14:textId="77777777" w:rsidR="00CB2361" w:rsidRPr="007036CE" w:rsidRDefault="00CB2361" w:rsidP="004E69C3">
            <w:pPr>
              <w:pStyle w:val="GOSTTableListNum10"/>
              <w:rPr>
                <w:ins w:id="10370" w:author="Сатлер Марина Викторовна" w:date="2025-02-02T22:50:00Z"/>
              </w:rPr>
            </w:pPr>
            <w:ins w:id="10371" w:author="Сатлер Марина Викторовна" w:date="2025-02-02T22:50:00Z">
              <w:r w:rsidRPr="007036CE">
                <w:t xml:space="preserve">если код валюты пришел буквенный, то в атрибут его значение записывается после </w:t>
              </w:r>
              <w:r w:rsidRPr="007036CE">
                <w:lastRenderedPageBreak/>
                <w:t>преобразования в цифровой по данным справочника «Общероссийский классификатор валют (ОКВ)»</w:t>
              </w:r>
            </w:ins>
          </w:p>
        </w:tc>
      </w:tr>
      <w:tr w:rsidR="00CB2361" w:rsidRPr="007036CE" w14:paraId="4D5471BB" w14:textId="77777777" w:rsidTr="00CB2361">
        <w:trPr>
          <w:ins w:id="10372" w:author="Сатлер Марина Викторовна" w:date="2025-02-02T22:50:00Z"/>
        </w:trPr>
        <w:tc>
          <w:tcPr>
            <w:tcW w:w="1100" w:type="pct"/>
          </w:tcPr>
          <w:p w14:paraId="099A377E" w14:textId="77777777" w:rsidR="00CB2361" w:rsidRPr="007036CE" w:rsidRDefault="00CB2361" w:rsidP="00CB2361">
            <w:pPr>
              <w:pStyle w:val="GOSTTablenorm"/>
              <w:rPr>
                <w:ins w:id="10373" w:author="Сатлер Марина Викторовна" w:date="2025-02-02T22:50:00Z"/>
                <w:szCs w:val="22"/>
              </w:rPr>
            </w:pPr>
            <w:ins w:id="10374" w:author="Сатлер Марина Викторовна" w:date="2025-02-02T22:51:00Z">
              <w:r w:rsidRPr="007036CE">
                <w:rPr>
                  <w:szCs w:val="22"/>
                </w:rPr>
                <w:lastRenderedPageBreak/>
                <w:t>Код_валюты_учета</w:t>
              </w:r>
            </w:ins>
          </w:p>
        </w:tc>
        <w:tc>
          <w:tcPr>
            <w:tcW w:w="304" w:type="pct"/>
          </w:tcPr>
          <w:p w14:paraId="7C4F9617" w14:textId="77777777" w:rsidR="00CB2361" w:rsidRPr="007036CE" w:rsidRDefault="00CB2361" w:rsidP="00CB2361">
            <w:pPr>
              <w:pStyle w:val="GOSTTablenorm"/>
              <w:rPr>
                <w:ins w:id="10375" w:author="Сатлер Марина Викторовна" w:date="2025-02-02T22:50:00Z"/>
                <w:szCs w:val="22"/>
              </w:rPr>
            </w:pPr>
            <w:ins w:id="10376" w:author="Сатлер Марина Викторовна" w:date="2025-02-02T22:51:00Z">
              <w:r w:rsidRPr="007036CE">
                <w:rPr>
                  <w:szCs w:val="22"/>
                </w:rPr>
                <w:t>да</w:t>
              </w:r>
            </w:ins>
          </w:p>
        </w:tc>
        <w:tc>
          <w:tcPr>
            <w:tcW w:w="1099" w:type="pct"/>
          </w:tcPr>
          <w:p w14:paraId="143DEED6" w14:textId="77777777" w:rsidR="00CB2361" w:rsidRPr="007036CE" w:rsidRDefault="00CB2361" w:rsidP="00CB2361">
            <w:pPr>
              <w:pStyle w:val="GOSTTablenorm"/>
              <w:rPr>
                <w:ins w:id="10377" w:author="Сатлер Марина Викторовна" w:date="2025-02-02T22:50:00Z"/>
                <w:szCs w:val="22"/>
              </w:rPr>
            </w:pPr>
            <w:ins w:id="10378" w:author="Сатлер Марина Викторовна" w:date="2025-02-02T22:51:00Z">
              <w:r w:rsidRPr="007036CE">
                <w:rPr>
                  <w:szCs w:val="22"/>
                </w:rPr>
                <w:t>Код валюты учета по ОКВ</w:t>
              </w:r>
            </w:ins>
          </w:p>
        </w:tc>
        <w:tc>
          <w:tcPr>
            <w:tcW w:w="1115" w:type="pct"/>
          </w:tcPr>
          <w:p w14:paraId="27005299" w14:textId="77777777" w:rsidR="00CB2361" w:rsidRPr="007036CE" w:rsidRDefault="00CB2361" w:rsidP="00CB2361">
            <w:pPr>
              <w:pStyle w:val="GOSTTablenorm"/>
              <w:rPr>
                <w:ins w:id="10379" w:author="Сатлер Марина Викторовна" w:date="2025-02-02T22:50:00Z"/>
                <w:szCs w:val="22"/>
              </w:rPr>
            </w:pPr>
            <w:ins w:id="10380" w:author="Сатлер Марина Викторовна" w:date="2025-02-02T22:51:00Z">
              <w:r w:rsidRPr="007036CE">
                <w:t>-</w:t>
              </w:r>
            </w:ins>
          </w:p>
        </w:tc>
        <w:tc>
          <w:tcPr>
            <w:tcW w:w="1382" w:type="pct"/>
          </w:tcPr>
          <w:p w14:paraId="526D7CAA" w14:textId="77777777" w:rsidR="00CB2361" w:rsidRPr="007036CE" w:rsidRDefault="00CB2361" w:rsidP="00CB2361">
            <w:pPr>
              <w:pStyle w:val="GOSTTablenorm"/>
              <w:rPr>
                <w:ins w:id="10381" w:author="Сатлер Марина Викторовна" w:date="2025-02-02T22:50:00Z"/>
                <w:szCs w:val="22"/>
              </w:rPr>
            </w:pPr>
            <w:ins w:id="10382" w:author="Сатлер Марина Викторовна" w:date="2025-02-02T22:51:00Z">
              <w:r w:rsidRPr="007036CE">
                <w:t>Указывается значение «643»</w:t>
              </w:r>
            </w:ins>
          </w:p>
        </w:tc>
      </w:tr>
      <w:tr w:rsidR="00CB2361" w:rsidRPr="007036CE" w14:paraId="36D75391" w14:textId="77777777" w:rsidTr="00CB2361">
        <w:trPr>
          <w:ins w:id="10383" w:author="Сатлер Марина Викторовна" w:date="2025-02-02T22:50:00Z"/>
        </w:trPr>
        <w:tc>
          <w:tcPr>
            <w:tcW w:w="1100" w:type="pct"/>
          </w:tcPr>
          <w:p w14:paraId="3B9BE2F5" w14:textId="77777777" w:rsidR="00CB2361" w:rsidRPr="007036CE" w:rsidRDefault="00CB2361" w:rsidP="00CB2361">
            <w:pPr>
              <w:pStyle w:val="GOSTTablenorm"/>
              <w:rPr>
                <w:ins w:id="10384" w:author="Сатлер Марина Викторовна" w:date="2025-02-02T22:50:00Z"/>
                <w:szCs w:val="22"/>
              </w:rPr>
            </w:pPr>
            <w:ins w:id="10385" w:author="Сатлер Марина Викторовна" w:date="2025-02-02T22:51:00Z">
              <w:r w:rsidRPr="007036CE">
                <w:t>Дата_ввода_в_действие</w:t>
              </w:r>
            </w:ins>
          </w:p>
        </w:tc>
        <w:tc>
          <w:tcPr>
            <w:tcW w:w="304" w:type="pct"/>
          </w:tcPr>
          <w:p w14:paraId="665EAA8B" w14:textId="77777777" w:rsidR="00CB2361" w:rsidRPr="007036CE" w:rsidRDefault="00CB2361" w:rsidP="00CB2361">
            <w:pPr>
              <w:pStyle w:val="GOSTTablenorm"/>
              <w:rPr>
                <w:ins w:id="10386" w:author="Сатлер Марина Викторовна" w:date="2025-02-02T22:50:00Z"/>
                <w:szCs w:val="22"/>
              </w:rPr>
            </w:pPr>
            <w:ins w:id="10387" w:author="Сатлер Марина Викторовна" w:date="2025-02-02T22:51:00Z">
              <w:r w:rsidRPr="007036CE">
                <w:t>да</w:t>
              </w:r>
            </w:ins>
          </w:p>
        </w:tc>
        <w:tc>
          <w:tcPr>
            <w:tcW w:w="1099" w:type="pct"/>
          </w:tcPr>
          <w:p w14:paraId="58C172A8" w14:textId="77777777" w:rsidR="00CB2361" w:rsidRPr="007036CE" w:rsidRDefault="00CB2361" w:rsidP="00CB2361">
            <w:pPr>
              <w:pStyle w:val="GOSTTablenorm"/>
              <w:rPr>
                <w:ins w:id="10388" w:author="Сатлер Марина Викторовна" w:date="2025-02-02T22:50:00Z"/>
                <w:szCs w:val="22"/>
              </w:rPr>
            </w:pPr>
            <w:ins w:id="10389" w:author="Сатлер Марина Викторовна" w:date="2025-02-02T22:51:00Z">
              <w:r w:rsidRPr="007036CE">
                <w:t>Дата ввода в действие</w:t>
              </w:r>
            </w:ins>
          </w:p>
        </w:tc>
        <w:tc>
          <w:tcPr>
            <w:tcW w:w="1115" w:type="pct"/>
          </w:tcPr>
          <w:p w14:paraId="105880E8" w14:textId="77777777" w:rsidR="00CB2361" w:rsidRPr="007036CE" w:rsidRDefault="00CB2361" w:rsidP="00CB2361">
            <w:pPr>
              <w:pStyle w:val="GOSTTablenorm"/>
              <w:rPr>
                <w:ins w:id="10390" w:author="Сатлер Марина Викторовна" w:date="2025-02-02T22:50:00Z"/>
                <w:szCs w:val="22"/>
              </w:rPr>
            </w:pPr>
            <w:ins w:id="10391" w:author="Сатлер Марина Викторовна" w:date="2025-02-02T22:51:00Z">
              <w:r w:rsidRPr="007036CE">
                <w:t>SettlementDate (из заголовка запроса)</w:t>
              </w:r>
            </w:ins>
          </w:p>
        </w:tc>
        <w:tc>
          <w:tcPr>
            <w:tcW w:w="1382" w:type="pct"/>
          </w:tcPr>
          <w:p w14:paraId="2E561102" w14:textId="77777777" w:rsidR="00CB2361" w:rsidRPr="007036CE" w:rsidRDefault="00CB2361" w:rsidP="00CB2361">
            <w:pPr>
              <w:pStyle w:val="GOSTTablenorm"/>
              <w:rPr>
                <w:ins w:id="10392" w:author="Сатлер Марина Викторовна" w:date="2025-02-02T22:50:00Z"/>
                <w:szCs w:val="22"/>
              </w:rPr>
            </w:pPr>
            <w:ins w:id="10393" w:author="Сатлер Марина Викторовна" w:date="2025-02-02T22:51:00Z">
              <w:r w:rsidRPr="007036CE">
                <w:t>Для данного типа документов Дата_ввода_в_действие = Дата_отражения_в_учете</w:t>
              </w:r>
            </w:ins>
          </w:p>
        </w:tc>
      </w:tr>
      <w:tr w:rsidR="00CB2361" w:rsidRPr="007036CE" w14:paraId="54849EAB" w14:textId="77777777" w:rsidTr="00CB2361">
        <w:tblPrEx>
          <w:tblW w:w="5000" w:type="pct"/>
          <w:tblLayout w:type="fixed"/>
          <w:tblLook w:val="07E0" w:firstRow="1" w:lastRow="1" w:firstColumn="1" w:lastColumn="1" w:noHBand="1" w:noVBand="1"/>
          <w:tblPrExChange w:id="10394" w:author="Сатлер Марина Викторовна" w:date="2025-02-02T22:51:00Z">
            <w:tblPrEx>
              <w:tblW w:w="5000" w:type="pct"/>
              <w:tblLayout w:type="fixed"/>
              <w:tblLook w:val="07E0" w:firstRow="1" w:lastRow="1" w:firstColumn="1" w:lastColumn="1" w:noHBand="1" w:noVBand="1"/>
            </w:tblPrEx>
          </w:tblPrExChange>
        </w:tblPrEx>
        <w:trPr>
          <w:ins w:id="10395" w:author="Сатлер Марина Викторовна" w:date="2025-02-02T22:50:00Z"/>
        </w:trPr>
        <w:tc>
          <w:tcPr>
            <w:tcW w:w="0" w:type="pct"/>
            <w:tcPrChange w:id="10396" w:author="Сатлер Марина Викторовна" w:date="2025-02-02T22:51:00Z">
              <w:tcPr>
                <w:tcW w:w="1100" w:type="pct"/>
              </w:tcPr>
            </w:tcPrChange>
          </w:tcPr>
          <w:p w14:paraId="7DADB358" w14:textId="77777777" w:rsidR="00CB2361" w:rsidRPr="007036CE" w:rsidRDefault="00CB2361" w:rsidP="00CB2361">
            <w:pPr>
              <w:pStyle w:val="GOSTTablenorm"/>
              <w:rPr>
                <w:ins w:id="10397" w:author="Сатлер Марина Викторовна" w:date="2025-02-02T22:50:00Z"/>
                <w:szCs w:val="22"/>
              </w:rPr>
            </w:pPr>
            <w:ins w:id="10398" w:author="Сатлер Марина Викторовна" w:date="2025-02-02T22:51:00Z">
              <w:r w:rsidRPr="007036CE">
                <w:t>Код_контура</w:t>
              </w:r>
            </w:ins>
          </w:p>
        </w:tc>
        <w:tc>
          <w:tcPr>
            <w:tcW w:w="0" w:type="pct"/>
            <w:tcPrChange w:id="10399" w:author="Сатлер Марина Викторовна" w:date="2025-02-02T22:51:00Z">
              <w:tcPr>
                <w:tcW w:w="304" w:type="pct"/>
              </w:tcPr>
            </w:tcPrChange>
          </w:tcPr>
          <w:p w14:paraId="0BC636BA" w14:textId="77777777" w:rsidR="00CB2361" w:rsidRPr="007036CE" w:rsidRDefault="00CB2361" w:rsidP="00CB2361">
            <w:pPr>
              <w:pStyle w:val="GOSTTablenorm"/>
              <w:rPr>
                <w:ins w:id="10400" w:author="Сатлер Марина Викторовна" w:date="2025-02-02T22:50:00Z"/>
                <w:szCs w:val="22"/>
              </w:rPr>
            </w:pPr>
            <w:ins w:id="10401" w:author="Сатлер Марина Викторовна" w:date="2025-02-02T22:51:00Z">
              <w:r w:rsidRPr="007036CE">
                <w:t>да</w:t>
              </w:r>
            </w:ins>
          </w:p>
        </w:tc>
        <w:tc>
          <w:tcPr>
            <w:tcW w:w="0" w:type="pct"/>
            <w:tcPrChange w:id="10402" w:author="Сатлер Марина Викторовна" w:date="2025-02-02T22:51:00Z">
              <w:tcPr>
                <w:tcW w:w="1099" w:type="pct"/>
              </w:tcPr>
            </w:tcPrChange>
          </w:tcPr>
          <w:p w14:paraId="4E2E2582" w14:textId="77777777" w:rsidR="00CB2361" w:rsidRPr="007036CE" w:rsidRDefault="00CB2361" w:rsidP="00CB2361">
            <w:pPr>
              <w:pStyle w:val="GOSTTablenorm"/>
              <w:rPr>
                <w:ins w:id="10403" w:author="Сатлер Марина Викторовна" w:date="2025-02-02T22:50:00Z"/>
                <w:szCs w:val="22"/>
              </w:rPr>
            </w:pPr>
            <w:ins w:id="10404" w:author="Сатлер Марина Викторовна" w:date="2025-02-02T22:51:00Z">
              <w:r w:rsidRPr="007036CE">
                <w:t>Код контура, приведенный к стандартному виду</w:t>
              </w:r>
            </w:ins>
          </w:p>
        </w:tc>
        <w:tc>
          <w:tcPr>
            <w:tcW w:w="0" w:type="pct"/>
            <w:vAlign w:val="center"/>
            <w:tcPrChange w:id="10405" w:author="Сатлер Марина Викторовна" w:date="2025-02-02T22:51:00Z">
              <w:tcPr>
                <w:tcW w:w="1115" w:type="pct"/>
              </w:tcPr>
            </w:tcPrChange>
          </w:tcPr>
          <w:p w14:paraId="5B61BEF2" w14:textId="77777777" w:rsidR="00CB2361" w:rsidRPr="007036CE" w:rsidRDefault="00CB2361" w:rsidP="00CB2361">
            <w:pPr>
              <w:pStyle w:val="GOSTTablenorm"/>
              <w:rPr>
                <w:ins w:id="10406" w:author="Сатлер Марина Викторовна" w:date="2025-02-02T22:50:00Z"/>
                <w:szCs w:val="22"/>
              </w:rPr>
            </w:pPr>
            <w:ins w:id="10407" w:author="Сатлер Марина Викторовна" w:date="2025-02-02T22:51:00Z">
              <w:r w:rsidRPr="007036CE">
                <w:t>Contour</w:t>
              </w:r>
            </w:ins>
          </w:p>
        </w:tc>
        <w:tc>
          <w:tcPr>
            <w:tcW w:w="0" w:type="pct"/>
            <w:tcPrChange w:id="10408" w:author="Сатлер Марина Викторовна" w:date="2025-02-02T22:51:00Z">
              <w:tcPr>
                <w:tcW w:w="1382" w:type="pct"/>
              </w:tcPr>
            </w:tcPrChange>
          </w:tcPr>
          <w:p w14:paraId="4FE73822" w14:textId="77777777" w:rsidR="00CB2361" w:rsidRPr="007036CE" w:rsidRDefault="00CB2361" w:rsidP="00CB2361">
            <w:pPr>
              <w:pStyle w:val="GOSTTablenorm"/>
              <w:rPr>
                <w:ins w:id="10409" w:author="Сатлер Марина Викторовна" w:date="2025-02-02T22:51:00Z"/>
                <w:rFonts w:eastAsiaTheme="minorEastAsia"/>
              </w:rPr>
            </w:pPr>
            <w:ins w:id="10410" w:author="Сатлер Марина Викторовна" w:date="2025-02-02T22:51:00Z">
              <w:r w:rsidRPr="007036CE">
                <w:t>Если в теге документа «1» или «O», то значение «1».</w:t>
              </w:r>
            </w:ins>
          </w:p>
          <w:p w14:paraId="7461519B" w14:textId="77777777" w:rsidR="00CB2361" w:rsidRPr="007036CE" w:rsidRDefault="00CB2361" w:rsidP="00CB2361">
            <w:pPr>
              <w:pStyle w:val="GOSTTablenorm"/>
              <w:rPr>
                <w:ins w:id="10411" w:author="Сатлер Марина Викторовна" w:date="2025-02-02T22:50:00Z"/>
                <w:szCs w:val="22"/>
              </w:rPr>
            </w:pPr>
            <w:ins w:id="10412" w:author="Сатлер Марина Викторовна" w:date="2025-02-02T22:51:00Z">
              <w:r w:rsidRPr="007036CE">
                <w:t>Если в теге документа «2» или «S», то значение «2»</w:t>
              </w:r>
            </w:ins>
          </w:p>
        </w:tc>
      </w:tr>
      <w:tr w:rsidR="00CB2361" w:rsidRPr="007036CE" w14:paraId="2CC684CC" w14:textId="77777777" w:rsidTr="00CB2361">
        <w:tblPrEx>
          <w:tblW w:w="5000" w:type="pct"/>
          <w:tblLayout w:type="fixed"/>
          <w:tblLook w:val="07E0" w:firstRow="1" w:lastRow="1" w:firstColumn="1" w:lastColumn="1" w:noHBand="1" w:noVBand="1"/>
          <w:tblPrExChange w:id="10413" w:author="Сатлер Марина Викторовна" w:date="2025-02-02T22:51:00Z">
            <w:tblPrEx>
              <w:tblW w:w="5000" w:type="pct"/>
              <w:tblLayout w:type="fixed"/>
              <w:tblLook w:val="07E0" w:firstRow="1" w:lastRow="1" w:firstColumn="1" w:lastColumn="1" w:noHBand="1" w:noVBand="1"/>
            </w:tblPrEx>
          </w:tblPrExChange>
        </w:tblPrEx>
        <w:trPr>
          <w:ins w:id="10414" w:author="Сатлер Марина Викторовна" w:date="2025-02-02T22:50:00Z"/>
        </w:trPr>
        <w:tc>
          <w:tcPr>
            <w:tcW w:w="0" w:type="pct"/>
            <w:tcPrChange w:id="10415" w:author="Сатлер Марина Викторовна" w:date="2025-02-02T22:51:00Z">
              <w:tcPr>
                <w:tcW w:w="1100" w:type="pct"/>
              </w:tcPr>
            </w:tcPrChange>
          </w:tcPr>
          <w:p w14:paraId="7EC7ED98" w14:textId="77777777" w:rsidR="00CB2361" w:rsidRPr="007036CE" w:rsidRDefault="00CB2361" w:rsidP="00CB2361">
            <w:pPr>
              <w:pStyle w:val="GOSTTablenorm"/>
              <w:rPr>
                <w:ins w:id="10416" w:author="Сатлер Марина Викторовна" w:date="2025-02-02T22:50:00Z"/>
                <w:szCs w:val="22"/>
              </w:rPr>
            </w:pPr>
            <w:ins w:id="10417" w:author="Сатлер Марина Викторовна" w:date="2025-02-02T22:51:00Z">
              <w:r w:rsidRPr="007036CE">
                <w:t>Уровень_конфиденциальности</w:t>
              </w:r>
            </w:ins>
          </w:p>
        </w:tc>
        <w:tc>
          <w:tcPr>
            <w:tcW w:w="0" w:type="pct"/>
            <w:tcPrChange w:id="10418" w:author="Сатлер Марина Викторовна" w:date="2025-02-02T22:51:00Z">
              <w:tcPr>
                <w:tcW w:w="304" w:type="pct"/>
              </w:tcPr>
            </w:tcPrChange>
          </w:tcPr>
          <w:p w14:paraId="56F2DA80" w14:textId="77777777" w:rsidR="00CB2361" w:rsidRPr="007036CE" w:rsidRDefault="00CB2361" w:rsidP="00CB2361">
            <w:pPr>
              <w:pStyle w:val="GOSTTablenorm"/>
              <w:rPr>
                <w:ins w:id="10419" w:author="Сатлер Марина Викторовна" w:date="2025-02-02T22:50:00Z"/>
                <w:szCs w:val="22"/>
              </w:rPr>
            </w:pPr>
            <w:ins w:id="10420" w:author="Сатлер Марина Викторовна" w:date="2025-02-02T22:51:00Z">
              <w:r w:rsidRPr="007036CE">
                <w:t>нет</w:t>
              </w:r>
            </w:ins>
          </w:p>
        </w:tc>
        <w:tc>
          <w:tcPr>
            <w:tcW w:w="0" w:type="pct"/>
            <w:tcPrChange w:id="10421" w:author="Сатлер Марина Викторовна" w:date="2025-02-02T22:51:00Z">
              <w:tcPr>
                <w:tcW w:w="1099" w:type="pct"/>
              </w:tcPr>
            </w:tcPrChange>
          </w:tcPr>
          <w:p w14:paraId="3DB54B20" w14:textId="77777777" w:rsidR="00CB2361" w:rsidRPr="007036CE" w:rsidRDefault="00CB2361" w:rsidP="00CB2361">
            <w:pPr>
              <w:pStyle w:val="GOSTTablenorm"/>
              <w:rPr>
                <w:ins w:id="10422" w:author="Сатлер Марина Викторовна" w:date="2025-02-02T22:50:00Z"/>
                <w:szCs w:val="22"/>
              </w:rPr>
            </w:pPr>
            <w:ins w:id="10423" w:author="Сатлер Марина Викторовна" w:date="2025-02-02T22:51:00Z">
              <w:r w:rsidRPr="007036CE">
                <w:t>Уровень конфиденциальности</w:t>
              </w:r>
            </w:ins>
          </w:p>
        </w:tc>
        <w:tc>
          <w:tcPr>
            <w:tcW w:w="0" w:type="pct"/>
            <w:vAlign w:val="center"/>
            <w:tcPrChange w:id="10424" w:author="Сатлер Марина Викторовна" w:date="2025-02-02T22:51:00Z">
              <w:tcPr>
                <w:tcW w:w="1115" w:type="pct"/>
              </w:tcPr>
            </w:tcPrChange>
          </w:tcPr>
          <w:p w14:paraId="6F0FD04E" w14:textId="77777777" w:rsidR="00CB2361" w:rsidRPr="007036CE" w:rsidRDefault="00CB2361" w:rsidP="00CB2361">
            <w:pPr>
              <w:pStyle w:val="GOSTTablenorm"/>
              <w:rPr>
                <w:ins w:id="10425" w:author="Сатлер Марина Викторовна" w:date="2025-02-02T22:50:00Z"/>
                <w:szCs w:val="22"/>
              </w:rPr>
            </w:pPr>
            <w:ins w:id="10426" w:author="Сатлер Марина Викторовна" w:date="2025-02-02T22:51:00Z">
              <w:r w:rsidRPr="007036CE">
                <w:t>AccessLevelStereotype</w:t>
              </w:r>
            </w:ins>
          </w:p>
        </w:tc>
        <w:tc>
          <w:tcPr>
            <w:tcW w:w="0" w:type="pct"/>
            <w:tcPrChange w:id="10427" w:author="Сатлер Марина Викторовна" w:date="2025-02-02T22:51:00Z">
              <w:tcPr>
                <w:tcW w:w="1382" w:type="pct"/>
              </w:tcPr>
            </w:tcPrChange>
          </w:tcPr>
          <w:p w14:paraId="4CB73DB1" w14:textId="77777777" w:rsidR="00CB2361" w:rsidRPr="007036CE" w:rsidRDefault="00CB2361" w:rsidP="00CB2361">
            <w:pPr>
              <w:pStyle w:val="GOSTTablenorm"/>
              <w:rPr>
                <w:ins w:id="10428" w:author="Сатлер Марина Викторовна" w:date="2025-02-02T22:50:00Z"/>
                <w:szCs w:val="22"/>
              </w:rPr>
            </w:pPr>
          </w:p>
        </w:tc>
      </w:tr>
      <w:tr w:rsidR="00CB2361" w:rsidRPr="007036CE" w14:paraId="67A423CD" w14:textId="77777777" w:rsidTr="00CB2361">
        <w:tblPrEx>
          <w:tblW w:w="5000" w:type="pct"/>
          <w:tblLayout w:type="fixed"/>
          <w:tblLook w:val="07E0" w:firstRow="1" w:lastRow="1" w:firstColumn="1" w:lastColumn="1" w:noHBand="1" w:noVBand="1"/>
          <w:tblPrExChange w:id="10429" w:author="Сатлер Марина Викторовна" w:date="2025-02-02T22:51:00Z">
            <w:tblPrEx>
              <w:tblW w:w="5000" w:type="pct"/>
              <w:tblLayout w:type="fixed"/>
              <w:tblLook w:val="07E0" w:firstRow="1" w:lastRow="1" w:firstColumn="1" w:lastColumn="1" w:noHBand="1" w:noVBand="1"/>
            </w:tblPrEx>
          </w:tblPrExChange>
        </w:tblPrEx>
        <w:trPr>
          <w:ins w:id="10430" w:author="Сатлер Марина Викторовна" w:date="2025-02-02T22:51:00Z"/>
        </w:trPr>
        <w:tc>
          <w:tcPr>
            <w:tcW w:w="0" w:type="pct"/>
            <w:tcPrChange w:id="10431" w:author="Сатлер Марина Викторовна" w:date="2025-02-02T22:51:00Z">
              <w:tcPr>
                <w:tcW w:w="1100" w:type="pct"/>
              </w:tcPr>
            </w:tcPrChange>
          </w:tcPr>
          <w:p w14:paraId="56E14340" w14:textId="77777777" w:rsidR="00CB2361" w:rsidRPr="007036CE" w:rsidRDefault="00CB2361" w:rsidP="00CB2361">
            <w:pPr>
              <w:pStyle w:val="GOSTTablenorm"/>
              <w:rPr>
                <w:ins w:id="10432" w:author="Сатлер Марина Викторовна" w:date="2025-02-02T22:51:00Z"/>
                <w:szCs w:val="22"/>
              </w:rPr>
            </w:pPr>
            <w:ins w:id="10433" w:author="Сатлер Марина Викторовна" w:date="2025-02-02T22:51:00Z">
              <w:r w:rsidRPr="007036CE">
                <w:t>Код_бюджета</w:t>
              </w:r>
            </w:ins>
          </w:p>
        </w:tc>
        <w:tc>
          <w:tcPr>
            <w:tcW w:w="0" w:type="pct"/>
            <w:tcPrChange w:id="10434" w:author="Сатлер Марина Викторовна" w:date="2025-02-02T22:51:00Z">
              <w:tcPr>
                <w:tcW w:w="304" w:type="pct"/>
              </w:tcPr>
            </w:tcPrChange>
          </w:tcPr>
          <w:p w14:paraId="1ADDD07C" w14:textId="77777777" w:rsidR="00CB2361" w:rsidRPr="007036CE" w:rsidRDefault="00CB2361" w:rsidP="00CB2361">
            <w:pPr>
              <w:pStyle w:val="GOSTTablenorm"/>
              <w:rPr>
                <w:ins w:id="10435" w:author="Сатлер Марина Викторовна" w:date="2025-02-02T22:51:00Z"/>
                <w:szCs w:val="22"/>
              </w:rPr>
            </w:pPr>
            <w:ins w:id="10436" w:author="Сатлер Марина Викторовна" w:date="2025-02-02T22:51:00Z">
              <w:r w:rsidRPr="007036CE">
                <w:t>нет</w:t>
              </w:r>
            </w:ins>
          </w:p>
        </w:tc>
        <w:tc>
          <w:tcPr>
            <w:tcW w:w="0" w:type="pct"/>
            <w:tcPrChange w:id="10437" w:author="Сатлер Марина Викторовна" w:date="2025-02-02T22:51:00Z">
              <w:tcPr>
                <w:tcW w:w="1099" w:type="pct"/>
              </w:tcPr>
            </w:tcPrChange>
          </w:tcPr>
          <w:p w14:paraId="4A93DD8B" w14:textId="77777777" w:rsidR="00CB2361" w:rsidRPr="007036CE" w:rsidRDefault="00CB2361" w:rsidP="00CB2361">
            <w:pPr>
              <w:pStyle w:val="GOSTTablenorm"/>
              <w:rPr>
                <w:ins w:id="10438" w:author="Сатлер Марина Викторовна" w:date="2025-02-02T22:51:00Z"/>
                <w:szCs w:val="22"/>
              </w:rPr>
            </w:pPr>
            <w:ins w:id="10439" w:author="Сатлер Марина Викторовна" w:date="2025-02-02T22:51:00Z">
              <w:r w:rsidRPr="007036CE">
                <w:t>Код бюджета</w:t>
              </w:r>
            </w:ins>
          </w:p>
        </w:tc>
        <w:tc>
          <w:tcPr>
            <w:tcW w:w="0" w:type="pct"/>
            <w:vAlign w:val="center"/>
            <w:tcPrChange w:id="10440" w:author="Сатлер Марина Викторовна" w:date="2025-02-02T22:51:00Z">
              <w:tcPr>
                <w:tcW w:w="1115" w:type="pct"/>
              </w:tcPr>
            </w:tcPrChange>
          </w:tcPr>
          <w:p w14:paraId="25A6F5B0" w14:textId="77777777" w:rsidR="00CB2361" w:rsidRPr="007036CE" w:rsidRDefault="00CB2361" w:rsidP="00CB2361">
            <w:pPr>
              <w:pStyle w:val="GOSTTablenorm"/>
              <w:rPr>
                <w:ins w:id="10441" w:author="Сатлер Марина Викторовна" w:date="2025-02-02T22:51:00Z"/>
                <w:szCs w:val="22"/>
              </w:rPr>
            </w:pPr>
            <w:ins w:id="10442" w:author="Сатлер Марина Викторовна" w:date="2025-02-02T22:51:00Z">
              <w:r w:rsidRPr="007036CE">
                <w:t>BudgetCode</w:t>
              </w:r>
            </w:ins>
          </w:p>
        </w:tc>
        <w:tc>
          <w:tcPr>
            <w:tcW w:w="0" w:type="pct"/>
            <w:tcPrChange w:id="10443" w:author="Сатлер Марина Викторовна" w:date="2025-02-02T22:51:00Z">
              <w:tcPr>
                <w:tcW w:w="1382" w:type="pct"/>
              </w:tcPr>
            </w:tcPrChange>
          </w:tcPr>
          <w:p w14:paraId="112C32C3" w14:textId="77777777" w:rsidR="00CB2361" w:rsidRPr="007036CE" w:rsidRDefault="00CB2361" w:rsidP="00CB2361">
            <w:pPr>
              <w:pStyle w:val="GOSTTablenorm"/>
              <w:rPr>
                <w:ins w:id="10444" w:author="Сатлер Марина Викторовна" w:date="2025-02-02T22:51:00Z"/>
                <w:szCs w:val="22"/>
              </w:rPr>
            </w:pPr>
          </w:p>
        </w:tc>
      </w:tr>
      <w:tr w:rsidR="00CB2361" w:rsidRPr="007036CE" w14:paraId="4BA7221C" w14:textId="77777777" w:rsidTr="00CB2361">
        <w:tblPrEx>
          <w:tblW w:w="5000" w:type="pct"/>
          <w:tblLayout w:type="fixed"/>
          <w:tblLook w:val="07E0" w:firstRow="1" w:lastRow="1" w:firstColumn="1" w:lastColumn="1" w:noHBand="1" w:noVBand="1"/>
          <w:tblPrExChange w:id="10445" w:author="Сатлер Марина Викторовна" w:date="2025-02-02T22:51:00Z">
            <w:tblPrEx>
              <w:tblW w:w="5000" w:type="pct"/>
              <w:tblLayout w:type="fixed"/>
              <w:tblLook w:val="07E0" w:firstRow="1" w:lastRow="1" w:firstColumn="1" w:lastColumn="1" w:noHBand="1" w:noVBand="1"/>
            </w:tblPrEx>
          </w:tblPrExChange>
        </w:tblPrEx>
        <w:trPr>
          <w:ins w:id="10446" w:author="Сатлер Марина Викторовна" w:date="2025-02-02T22:51:00Z"/>
        </w:trPr>
        <w:tc>
          <w:tcPr>
            <w:tcW w:w="0" w:type="pct"/>
            <w:tcPrChange w:id="10447" w:author="Сатлер Марина Викторовна" w:date="2025-02-02T22:51:00Z">
              <w:tcPr>
                <w:tcW w:w="1100" w:type="pct"/>
              </w:tcPr>
            </w:tcPrChange>
          </w:tcPr>
          <w:p w14:paraId="1EFE5BD2" w14:textId="77777777" w:rsidR="00CB2361" w:rsidRPr="007036CE" w:rsidRDefault="00CB2361" w:rsidP="00CB2361">
            <w:pPr>
              <w:pStyle w:val="GOSTTablenorm"/>
              <w:rPr>
                <w:ins w:id="10448" w:author="Сатлер Марина Викторовна" w:date="2025-02-02T22:51:00Z"/>
                <w:szCs w:val="22"/>
              </w:rPr>
            </w:pPr>
            <w:ins w:id="10449" w:author="Сатлер Марина Викторовна" w:date="2025-02-02T22:51:00Z">
              <w:r w:rsidRPr="007036CE">
                <w:t>Признак_расчетов_по_подкреплению</w:t>
              </w:r>
            </w:ins>
          </w:p>
        </w:tc>
        <w:tc>
          <w:tcPr>
            <w:tcW w:w="0" w:type="pct"/>
            <w:tcPrChange w:id="10450" w:author="Сатлер Марина Викторовна" w:date="2025-02-02T22:51:00Z">
              <w:tcPr>
                <w:tcW w:w="304" w:type="pct"/>
              </w:tcPr>
            </w:tcPrChange>
          </w:tcPr>
          <w:p w14:paraId="1F1553CB" w14:textId="77777777" w:rsidR="00CB2361" w:rsidRPr="007036CE" w:rsidRDefault="00CB2361" w:rsidP="00CB2361">
            <w:pPr>
              <w:pStyle w:val="GOSTTablenorm"/>
              <w:rPr>
                <w:ins w:id="10451" w:author="Сатлер Марина Викторовна" w:date="2025-02-02T22:51:00Z"/>
                <w:szCs w:val="22"/>
              </w:rPr>
            </w:pPr>
            <w:ins w:id="10452" w:author="Сатлер Марина Викторовна" w:date="2025-02-02T22:51:00Z">
              <w:r w:rsidRPr="007036CE">
                <w:t>нет</w:t>
              </w:r>
            </w:ins>
          </w:p>
        </w:tc>
        <w:tc>
          <w:tcPr>
            <w:tcW w:w="0" w:type="pct"/>
            <w:tcPrChange w:id="10453" w:author="Сатлер Марина Викторовна" w:date="2025-02-02T22:51:00Z">
              <w:tcPr>
                <w:tcW w:w="1099" w:type="pct"/>
              </w:tcPr>
            </w:tcPrChange>
          </w:tcPr>
          <w:p w14:paraId="103C57AF" w14:textId="77777777" w:rsidR="00CB2361" w:rsidRPr="007036CE" w:rsidRDefault="00CB2361" w:rsidP="00CB2361">
            <w:pPr>
              <w:pStyle w:val="GOSTTablenorm"/>
              <w:rPr>
                <w:ins w:id="10454" w:author="Сатлер Марина Викторовна" w:date="2025-02-02T22:51:00Z"/>
                <w:szCs w:val="22"/>
              </w:rPr>
            </w:pPr>
            <w:ins w:id="10455" w:author="Сатлер Марина Викторовна" w:date="2025-02-02T22:51:00Z">
              <w:r w:rsidRPr="007036CE">
                <w:t>Признак расчетов по подкреплению счета</w:t>
              </w:r>
            </w:ins>
          </w:p>
        </w:tc>
        <w:tc>
          <w:tcPr>
            <w:tcW w:w="0" w:type="pct"/>
            <w:vAlign w:val="center"/>
            <w:tcPrChange w:id="10456" w:author="Сатлер Марина Викторовна" w:date="2025-02-02T22:51:00Z">
              <w:tcPr>
                <w:tcW w:w="1115" w:type="pct"/>
              </w:tcPr>
            </w:tcPrChange>
          </w:tcPr>
          <w:p w14:paraId="75FC8C3E" w14:textId="77777777" w:rsidR="00CB2361" w:rsidRPr="007036CE" w:rsidRDefault="00CB2361" w:rsidP="00CB2361">
            <w:pPr>
              <w:pStyle w:val="GOSTTablenorm"/>
              <w:rPr>
                <w:ins w:id="10457" w:author="Сатлер Марина Викторовна" w:date="2025-02-02T22:51:00Z"/>
                <w:szCs w:val="22"/>
              </w:rPr>
            </w:pPr>
            <w:ins w:id="10458" w:author="Сатлер Марина Викторовна" w:date="2025-02-02T22:51:00Z">
              <w:r w:rsidRPr="007036CE">
                <w:t>SignCalc</w:t>
              </w:r>
            </w:ins>
          </w:p>
        </w:tc>
        <w:tc>
          <w:tcPr>
            <w:tcW w:w="0" w:type="pct"/>
            <w:tcPrChange w:id="10459" w:author="Сатлер Марина Викторовна" w:date="2025-02-02T22:51:00Z">
              <w:tcPr>
                <w:tcW w:w="1382" w:type="pct"/>
              </w:tcPr>
            </w:tcPrChange>
          </w:tcPr>
          <w:p w14:paraId="749D2526" w14:textId="77777777" w:rsidR="00CB2361" w:rsidRPr="007036CE" w:rsidRDefault="00CB2361" w:rsidP="00CB2361">
            <w:pPr>
              <w:pStyle w:val="GOSTTablenorm"/>
              <w:rPr>
                <w:ins w:id="10460" w:author="Сатлер Марина Викторовна" w:date="2025-02-02T22:51:00Z"/>
                <w:szCs w:val="22"/>
              </w:rPr>
            </w:pPr>
          </w:p>
        </w:tc>
      </w:tr>
      <w:tr w:rsidR="00CB2361" w:rsidRPr="007036CE" w14:paraId="270E547F" w14:textId="77777777" w:rsidTr="00CB2361">
        <w:tblPrEx>
          <w:tblW w:w="5000" w:type="pct"/>
          <w:tblLayout w:type="fixed"/>
          <w:tblLook w:val="07E0" w:firstRow="1" w:lastRow="1" w:firstColumn="1" w:lastColumn="1" w:noHBand="1" w:noVBand="1"/>
          <w:tblPrExChange w:id="10461" w:author="Сатлер Марина Викторовна" w:date="2025-02-02T22:51:00Z">
            <w:tblPrEx>
              <w:tblW w:w="5000" w:type="pct"/>
              <w:tblLayout w:type="fixed"/>
              <w:tblLook w:val="07E0" w:firstRow="1" w:lastRow="1" w:firstColumn="1" w:lastColumn="1" w:noHBand="1" w:noVBand="1"/>
            </w:tblPrEx>
          </w:tblPrExChange>
        </w:tblPrEx>
        <w:trPr>
          <w:ins w:id="10462" w:author="Сатлер Марина Викторовна" w:date="2025-02-02T22:51:00Z"/>
        </w:trPr>
        <w:tc>
          <w:tcPr>
            <w:tcW w:w="0" w:type="pct"/>
            <w:tcPrChange w:id="10463" w:author="Сатлер Марина Викторовна" w:date="2025-02-02T22:51:00Z">
              <w:tcPr>
                <w:tcW w:w="1100" w:type="pct"/>
              </w:tcPr>
            </w:tcPrChange>
          </w:tcPr>
          <w:p w14:paraId="65D45706" w14:textId="77777777" w:rsidR="00CB2361" w:rsidRPr="007036CE" w:rsidRDefault="00CB2361" w:rsidP="00CB2361">
            <w:pPr>
              <w:pStyle w:val="GOSTTablenorm"/>
              <w:rPr>
                <w:ins w:id="10464" w:author="Сатлер Марина Викторовна" w:date="2025-02-02T22:51:00Z"/>
                <w:szCs w:val="22"/>
              </w:rPr>
            </w:pPr>
            <w:ins w:id="10465" w:author="Сатлер Марина Викторовна" w:date="2025-02-02T22:51:00Z">
              <w:r w:rsidRPr="007036CE">
                <w:t>Вид_операции</w:t>
              </w:r>
            </w:ins>
          </w:p>
        </w:tc>
        <w:tc>
          <w:tcPr>
            <w:tcW w:w="0" w:type="pct"/>
            <w:tcPrChange w:id="10466" w:author="Сатлер Марина Викторовна" w:date="2025-02-02T22:51:00Z">
              <w:tcPr>
                <w:tcW w:w="304" w:type="pct"/>
              </w:tcPr>
            </w:tcPrChange>
          </w:tcPr>
          <w:p w14:paraId="1E1B6CA1" w14:textId="77777777" w:rsidR="00CB2361" w:rsidRPr="007036CE" w:rsidRDefault="00CB2361" w:rsidP="00CB2361">
            <w:pPr>
              <w:pStyle w:val="GOSTTablenorm"/>
              <w:rPr>
                <w:ins w:id="10467" w:author="Сатлер Марина Викторовна" w:date="2025-02-02T22:51:00Z"/>
                <w:szCs w:val="22"/>
              </w:rPr>
            </w:pPr>
            <w:ins w:id="10468" w:author="Сатлер Марина Викторовна" w:date="2025-02-02T22:51:00Z">
              <w:r w:rsidRPr="007036CE">
                <w:t>нет</w:t>
              </w:r>
            </w:ins>
          </w:p>
        </w:tc>
        <w:tc>
          <w:tcPr>
            <w:tcW w:w="0" w:type="pct"/>
            <w:tcPrChange w:id="10469" w:author="Сатлер Марина Викторовна" w:date="2025-02-02T22:51:00Z">
              <w:tcPr>
                <w:tcW w:w="1099" w:type="pct"/>
              </w:tcPr>
            </w:tcPrChange>
          </w:tcPr>
          <w:p w14:paraId="1D232219" w14:textId="77777777" w:rsidR="00CB2361" w:rsidRPr="007036CE" w:rsidRDefault="00CB2361" w:rsidP="00CB2361">
            <w:pPr>
              <w:pStyle w:val="GOSTTablenorm"/>
              <w:rPr>
                <w:ins w:id="10470" w:author="Сатлер Марина Викторовна" w:date="2025-02-02T22:51:00Z"/>
                <w:szCs w:val="22"/>
              </w:rPr>
            </w:pPr>
            <w:ins w:id="10471" w:author="Сатлер Марина Викторовна" w:date="2025-02-02T22:51:00Z">
              <w:r w:rsidRPr="007036CE">
                <w:t>Вид операции</w:t>
              </w:r>
            </w:ins>
          </w:p>
        </w:tc>
        <w:tc>
          <w:tcPr>
            <w:tcW w:w="0" w:type="pct"/>
            <w:vAlign w:val="center"/>
            <w:tcPrChange w:id="10472" w:author="Сатлер Марина Викторовна" w:date="2025-02-02T22:51:00Z">
              <w:tcPr>
                <w:tcW w:w="1115" w:type="pct"/>
              </w:tcPr>
            </w:tcPrChange>
          </w:tcPr>
          <w:p w14:paraId="67DFE91A" w14:textId="77777777" w:rsidR="00CB2361" w:rsidRPr="007036CE" w:rsidRDefault="00CB2361" w:rsidP="00CB2361">
            <w:pPr>
              <w:pStyle w:val="GOSTTablenorm"/>
              <w:rPr>
                <w:ins w:id="10473" w:author="Сатлер Марина Викторовна" w:date="2025-02-02T22:51:00Z"/>
                <w:szCs w:val="22"/>
              </w:rPr>
            </w:pPr>
            <w:ins w:id="10474" w:author="Сатлер Марина Викторовна" w:date="2025-02-02T22:51:00Z">
              <w:r w:rsidRPr="007036CE">
                <w:t>Operation</w:t>
              </w:r>
            </w:ins>
          </w:p>
        </w:tc>
        <w:tc>
          <w:tcPr>
            <w:tcW w:w="0" w:type="pct"/>
            <w:tcPrChange w:id="10475" w:author="Сатлер Марина Викторовна" w:date="2025-02-02T22:51:00Z">
              <w:tcPr>
                <w:tcW w:w="1382" w:type="pct"/>
              </w:tcPr>
            </w:tcPrChange>
          </w:tcPr>
          <w:p w14:paraId="13FE8A5A" w14:textId="77777777" w:rsidR="00CB2361" w:rsidRPr="007036CE" w:rsidRDefault="00CB2361" w:rsidP="00CB2361">
            <w:pPr>
              <w:pStyle w:val="GOSTTablenorm"/>
              <w:rPr>
                <w:ins w:id="10476" w:author="Сатлер Марина Викторовна" w:date="2025-02-02T22:51:00Z"/>
                <w:szCs w:val="22"/>
              </w:rPr>
            </w:pPr>
          </w:p>
        </w:tc>
      </w:tr>
      <w:tr w:rsidR="00CB2361" w:rsidRPr="007036CE" w14:paraId="4761D312" w14:textId="77777777" w:rsidTr="004E69C3">
        <w:tblPrEx>
          <w:tblW w:w="5000" w:type="pct"/>
          <w:tblLayout w:type="fixed"/>
          <w:tblLook w:val="07E0" w:firstRow="1" w:lastRow="1" w:firstColumn="1" w:lastColumn="1" w:noHBand="1" w:noVBand="1"/>
          <w:tblPrExChange w:id="10477" w:author="Сатлер Марина Викторовна" w:date="2025-02-02T22:52:00Z">
            <w:tblPrEx>
              <w:tblW w:w="5000" w:type="pct"/>
              <w:tblLayout w:type="fixed"/>
              <w:tblLook w:val="07E0" w:firstRow="1" w:lastRow="1" w:firstColumn="1" w:lastColumn="1" w:noHBand="1" w:noVBand="1"/>
            </w:tblPrEx>
          </w:tblPrExChange>
        </w:tblPrEx>
        <w:trPr>
          <w:trHeight w:val="396"/>
          <w:ins w:id="10478" w:author="Сатлер Марина Викторовна" w:date="2025-02-02T22:51:00Z"/>
        </w:trPr>
        <w:tc>
          <w:tcPr>
            <w:tcW w:w="0" w:type="pct"/>
            <w:tcPrChange w:id="10479" w:author="Сатлер Марина Викторовна" w:date="2025-02-02T22:52:00Z">
              <w:tcPr>
                <w:tcW w:w="1100" w:type="pct"/>
              </w:tcPr>
            </w:tcPrChange>
          </w:tcPr>
          <w:p w14:paraId="6BCC4FA5" w14:textId="77777777" w:rsidR="00CB2361" w:rsidRPr="007036CE" w:rsidRDefault="00CB2361" w:rsidP="00CB2361">
            <w:pPr>
              <w:pStyle w:val="GOSTTablenorm"/>
              <w:rPr>
                <w:ins w:id="10480" w:author="Сатлер Марина Викторовна" w:date="2025-02-02T22:51:00Z"/>
                <w:szCs w:val="22"/>
              </w:rPr>
            </w:pPr>
            <w:ins w:id="10481" w:author="Сатлер Марина Викторовна" w:date="2025-02-02T22:52:00Z">
              <w:r w:rsidRPr="007036CE">
                <w:t>РС_КС_плательщика</w:t>
              </w:r>
            </w:ins>
          </w:p>
        </w:tc>
        <w:tc>
          <w:tcPr>
            <w:tcW w:w="0" w:type="pct"/>
            <w:tcPrChange w:id="10482" w:author="Сатлер Марина Викторовна" w:date="2025-02-02T22:52:00Z">
              <w:tcPr>
                <w:tcW w:w="304" w:type="pct"/>
              </w:tcPr>
            </w:tcPrChange>
          </w:tcPr>
          <w:p w14:paraId="18186009" w14:textId="77777777" w:rsidR="00CB2361" w:rsidRPr="007036CE" w:rsidRDefault="00CB2361" w:rsidP="00CB2361">
            <w:pPr>
              <w:pStyle w:val="GOSTTablenorm"/>
              <w:rPr>
                <w:ins w:id="10483" w:author="Сатлер Марина Викторовна" w:date="2025-02-02T22:51:00Z"/>
                <w:szCs w:val="22"/>
              </w:rPr>
            </w:pPr>
            <w:ins w:id="10484" w:author="Сатлер Марина Викторовна" w:date="2025-02-02T22:52:00Z">
              <w:r w:rsidRPr="007036CE">
                <w:t>нет</w:t>
              </w:r>
            </w:ins>
          </w:p>
        </w:tc>
        <w:tc>
          <w:tcPr>
            <w:tcW w:w="0" w:type="pct"/>
            <w:tcPrChange w:id="10485" w:author="Сатлер Марина Викторовна" w:date="2025-02-02T22:52:00Z">
              <w:tcPr>
                <w:tcW w:w="1099" w:type="pct"/>
              </w:tcPr>
            </w:tcPrChange>
          </w:tcPr>
          <w:p w14:paraId="7A28ECBE" w14:textId="77777777" w:rsidR="00CB2361" w:rsidRPr="007036CE" w:rsidRDefault="00CB2361" w:rsidP="00CB2361">
            <w:pPr>
              <w:pStyle w:val="GOSTTablenorm"/>
              <w:rPr>
                <w:ins w:id="10486" w:author="Сатлер Марина Викторовна" w:date="2025-02-02T22:51:00Z"/>
                <w:szCs w:val="22"/>
              </w:rPr>
            </w:pPr>
            <w:ins w:id="10487" w:author="Сатлер Марина Викторовна" w:date="2025-02-02T22:52:00Z">
              <w:r w:rsidRPr="007036CE">
                <w:t>Расчетный счет плательщика</w:t>
              </w:r>
            </w:ins>
          </w:p>
        </w:tc>
        <w:tc>
          <w:tcPr>
            <w:tcW w:w="0" w:type="pct"/>
            <w:vAlign w:val="center"/>
            <w:tcPrChange w:id="10488" w:author="Сатлер Марина Викторовна" w:date="2025-02-02T22:52:00Z">
              <w:tcPr>
                <w:tcW w:w="1115" w:type="pct"/>
              </w:tcPr>
            </w:tcPrChange>
          </w:tcPr>
          <w:p w14:paraId="0F0F2D10" w14:textId="77777777" w:rsidR="00CB2361" w:rsidRPr="007036CE" w:rsidRDefault="00CB2361" w:rsidP="004E69C3">
            <w:pPr>
              <w:pStyle w:val="GOSTTablenorm"/>
              <w:rPr>
                <w:ins w:id="10489" w:author="Сатлер Марина Викторовна" w:date="2025-02-02T22:51:00Z"/>
              </w:rPr>
            </w:pPr>
            <w:ins w:id="10490" w:author="Сатлер Марина Викторовна" w:date="2025-02-02T22:52:00Z">
              <w:r w:rsidRPr="007036CE">
                <w:t>Payer</w:t>
              </w:r>
            </w:ins>
            <w:ins w:id="10491" w:author="Сатлер Марина Викторовна" w:date="2025-02-02T22:55:00Z">
              <w:r w:rsidR="004E69C3" w:rsidRPr="007036CE">
                <w:t>_</w:t>
              </w:r>
            </w:ins>
            <w:ins w:id="10492" w:author="Сатлер Марина Викторовна" w:date="2025-02-02T22:52:00Z">
              <w:r w:rsidRPr="007036CE">
                <w:t>CheckAcc</w:t>
              </w:r>
            </w:ins>
          </w:p>
        </w:tc>
        <w:tc>
          <w:tcPr>
            <w:tcW w:w="0" w:type="pct"/>
            <w:tcPrChange w:id="10493" w:author="Сатлер Марина Викторовна" w:date="2025-02-02T22:52:00Z">
              <w:tcPr>
                <w:tcW w:w="1382" w:type="pct"/>
              </w:tcPr>
            </w:tcPrChange>
          </w:tcPr>
          <w:p w14:paraId="544071FD" w14:textId="77777777" w:rsidR="00CB2361" w:rsidRPr="007036CE" w:rsidRDefault="00CB2361" w:rsidP="00CB2361">
            <w:pPr>
              <w:pStyle w:val="GOSTTablenorm"/>
              <w:rPr>
                <w:ins w:id="10494" w:author="Сатлер Марина Викторовна" w:date="2025-02-02T22:51:00Z"/>
                <w:szCs w:val="22"/>
              </w:rPr>
            </w:pPr>
          </w:p>
        </w:tc>
      </w:tr>
      <w:tr w:rsidR="00CB2361" w:rsidRPr="007036CE" w14:paraId="678619AC" w14:textId="77777777" w:rsidTr="004E69C3">
        <w:tblPrEx>
          <w:tblW w:w="5000" w:type="pct"/>
          <w:tblLayout w:type="fixed"/>
          <w:tblLook w:val="07E0" w:firstRow="1" w:lastRow="1" w:firstColumn="1" w:lastColumn="1" w:noHBand="1" w:noVBand="1"/>
          <w:tblPrExChange w:id="10495" w:author="Сатлер Марина Викторовна" w:date="2025-02-02T22:52:00Z">
            <w:tblPrEx>
              <w:tblW w:w="5000" w:type="pct"/>
              <w:tblLayout w:type="fixed"/>
              <w:tblLook w:val="07E0" w:firstRow="1" w:lastRow="1" w:firstColumn="1" w:lastColumn="1" w:noHBand="1" w:noVBand="1"/>
            </w:tblPrEx>
          </w:tblPrExChange>
        </w:tblPrEx>
        <w:trPr>
          <w:trHeight w:val="305"/>
          <w:ins w:id="10496" w:author="Сатлер Марина Викторовна" w:date="2025-02-02T22:52:00Z"/>
        </w:trPr>
        <w:tc>
          <w:tcPr>
            <w:tcW w:w="0" w:type="pct"/>
            <w:tcPrChange w:id="10497" w:author="Сатлер Марина Викторовна" w:date="2025-02-02T22:52:00Z">
              <w:tcPr>
                <w:tcW w:w="1100" w:type="pct"/>
              </w:tcPr>
            </w:tcPrChange>
          </w:tcPr>
          <w:p w14:paraId="0EEB436B" w14:textId="77777777" w:rsidR="00CB2361" w:rsidRPr="007036CE" w:rsidRDefault="00CB2361" w:rsidP="00CB2361">
            <w:pPr>
              <w:pStyle w:val="GOSTTablenorm"/>
              <w:rPr>
                <w:ins w:id="10498" w:author="Сатлер Марина Викторовна" w:date="2025-02-02T22:52:00Z"/>
                <w:szCs w:val="22"/>
              </w:rPr>
            </w:pPr>
            <w:ins w:id="10499" w:author="Сатлер Марина Викторовна" w:date="2025-02-02T22:52:00Z">
              <w:r w:rsidRPr="007036CE">
                <w:rPr>
                  <w:szCs w:val="22"/>
                </w:rPr>
                <w:t>РС_КС_получателя</w:t>
              </w:r>
            </w:ins>
          </w:p>
        </w:tc>
        <w:tc>
          <w:tcPr>
            <w:tcW w:w="0" w:type="pct"/>
            <w:tcPrChange w:id="10500" w:author="Сатлер Марина Викторовна" w:date="2025-02-02T22:52:00Z">
              <w:tcPr>
                <w:tcW w:w="304" w:type="pct"/>
              </w:tcPr>
            </w:tcPrChange>
          </w:tcPr>
          <w:p w14:paraId="7286063B" w14:textId="77777777" w:rsidR="00CB2361" w:rsidRPr="007036CE" w:rsidRDefault="00CB2361" w:rsidP="00CB2361">
            <w:pPr>
              <w:pStyle w:val="GOSTTablenorm"/>
              <w:rPr>
                <w:ins w:id="10501" w:author="Сатлер Марина Викторовна" w:date="2025-02-02T22:52:00Z"/>
                <w:szCs w:val="22"/>
              </w:rPr>
            </w:pPr>
            <w:ins w:id="10502" w:author="Сатлер Марина Викторовна" w:date="2025-02-02T22:52:00Z">
              <w:r w:rsidRPr="007036CE">
                <w:rPr>
                  <w:szCs w:val="22"/>
                </w:rPr>
                <w:t>нет</w:t>
              </w:r>
            </w:ins>
          </w:p>
        </w:tc>
        <w:tc>
          <w:tcPr>
            <w:tcW w:w="0" w:type="pct"/>
            <w:tcPrChange w:id="10503" w:author="Сатлер Марина Викторовна" w:date="2025-02-02T22:52:00Z">
              <w:tcPr>
                <w:tcW w:w="1099" w:type="pct"/>
              </w:tcPr>
            </w:tcPrChange>
          </w:tcPr>
          <w:p w14:paraId="1AAA05A3" w14:textId="77777777" w:rsidR="00CB2361" w:rsidRPr="007036CE" w:rsidRDefault="00CB2361" w:rsidP="00CB2361">
            <w:pPr>
              <w:pStyle w:val="GOSTTablenorm"/>
              <w:rPr>
                <w:ins w:id="10504" w:author="Сатлер Марина Викторовна" w:date="2025-02-02T22:52:00Z"/>
                <w:szCs w:val="22"/>
              </w:rPr>
            </w:pPr>
            <w:ins w:id="10505" w:author="Сатлер Марина Викторовна" w:date="2025-02-02T22:52:00Z">
              <w:r w:rsidRPr="007036CE">
                <w:rPr>
                  <w:szCs w:val="22"/>
                </w:rPr>
                <w:t>Расчетный счет получателя</w:t>
              </w:r>
            </w:ins>
          </w:p>
        </w:tc>
        <w:tc>
          <w:tcPr>
            <w:tcW w:w="0" w:type="pct"/>
            <w:vAlign w:val="center"/>
            <w:tcPrChange w:id="10506" w:author="Сатлер Марина Викторовна" w:date="2025-02-02T22:52:00Z">
              <w:tcPr>
                <w:tcW w:w="1115" w:type="pct"/>
              </w:tcPr>
            </w:tcPrChange>
          </w:tcPr>
          <w:p w14:paraId="07A70FF7" w14:textId="77777777" w:rsidR="00CB2361" w:rsidRPr="007036CE" w:rsidRDefault="00CB2361" w:rsidP="004E69C3">
            <w:pPr>
              <w:pStyle w:val="GOSTTablenorm"/>
              <w:rPr>
                <w:ins w:id="10507" w:author="Сатлер Марина Викторовна" w:date="2025-02-02T22:52:00Z"/>
              </w:rPr>
            </w:pPr>
            <w:ins w:id="10508" w:author="Сатлер Марина Викторовна" w:date="2025-02-02T22:52:00Z">
              <w:r w:rsidRPr="007036CE">
                <w:t>Payee_CheckAcc</w:t>
              </w:r>
            </w:ins>
          </w:p>
        </w:tc>
        <w:tc>
          <w:tcPr>
            <w:tcW w:w="0" w:type="pct"/>
            <w:tcPrChange w:id="10509" w:author="Сатлер Марина Викторовна" w:date="2025-02-02T22:52:00Z">
              <w:tcPr>
                <w:tcW w:w="1382" w:type="pct"/>
              </w:tcPr>
            </w:tcPrChange>
          </w:tcPr>
          <w:p w14:paraId="2F1C30BA" w14:textId="77777777" w:rsidR="00CB2361" w:rsidRPr="007036CE" w:rsidRDefault="00CB2361" w:rsidP="00CB2361">
            <w:pPr>
              <w:pStyle w:val="GOSTTablenorm"/>
              <w:rPr>
                <w:ins w:id="10510" w:author="Сатлер Марина Викторовна" w:date="2025-02-02T22:52:00Z"/>
                <w:szCs w:val="22"/>
              </w:rPr>
            </w:pPr>
          </w:p>
        </w:tc>
      </w:tr>
      <w:tr w:rsidR="00CB2361" w:rsidRPr="007036CE" w14:paraId="0219C311" w14:textId="77777777" w:rsidTr="004E69C3">
        <w:tblPrEx>
          <w:tblW w:w="5000" w:type="pct"/>
          <w:tblLayout w:type="fixed"/>
          <w:tblLook w:val="07E0" w:firstRow="1" w:lastRow="1" w:firstColumn="1" w:lastColumn="1" w:noHBand="1" w:noVBand="1"/>
          <w:tblPrExChange w:id="10511" w:author="Сатлер Марина Викторовна" w:date="2025-02-02T22:52:00Z">
            <w:tblPrEx>
              <w:tblW w:w="5000" w:type="pct"/>
              <w:tblLayout w:type="fixed"/>
              <w:tblLook w:val="07E0" w:firstRow="1" w:lastRow="1" w:firstColumn="1" w:lastColumn="1" w:noHBand="1" w:noVBand="1"/>
            </w:tblPrEx>
          </w:tblPrExChange>
        </w:tblPrEx>
        <w:trPr>
          <w:trHeight w:val="452"/>
          <w:ins w:id="10512" w:author="Сатлер Марина Викторовна" w:date="2025-02-02T22:52:00Z"/>
        </w:trPr>
        <w:tc>
          <w:tcPr>
            <w:tcW w:w="0" w:type="pct"/>
            <w:tcPrChange w:id="10513" w:author="Сатлер Марина Викторовна" w:date="2025-02-02T22:52:00Z">
              <w:tcPr>
                <w:tcW w:w="1100" w:type="pct"/>
              </w:tcPr>
            </w:tcPrChange>
          </w:tcPr>
          <w:p w14:paraId="1E93CDFA" w14:textId="77777777" w:rsidR="00CB2361" w:rsidRPr="007036CE" w:rsidRDefault="00CB2361" w:rsidP="00CB2361">
            <w:pPr>
              <w:pStyle w:val="GOSTTablenorm"/>
              <w:rPr>
                <w:ins w:id="10514" w:author="Сатлер Марина Викторовна" w:date="2025-02-02T22:52:00Z"/>
                <w:szCs w:val="22"/>
              </w:rPr>
            </w:pPr>
            <w:ins w:id="10515" w:author="Сатлер Марина Викторовна" w:date="2025-02-02T22:52:00Z">
              <w:r w:rsidRPr="007036CE">
                <w:t>ТОФК_контрагента</w:t>
              </w:r>
            </w:ins>
          </w:p>
        </w:tc>
        <w:tc>
          <w:tcPr>
            <w:tcW w:w="0" w:type="pct"/>
            <w:tcPrChange w:id="10516" w:author="Сатлер Марина Викторовна" w:date="2025-02-02T22:52:00Z">
              <w:tcPr>
                <w:tcW w:w="304" w:type="pct"/>
              </w:tcPr>
            </w:tcPrChange>
          </w:tcPr>
          <w:p w14:paraId="2751B847" w14:textId="77777777" w:rsidR="00CB2361" w:rsidRPr="007036CE" w:rsidRDefault="00CB2361" w:rsidP="00CB2361">
            <w:pPr>
              <w:pStyle w:val="GOSTTablenorm"/>
              <w:rPr>
                <w:ins w:id="10517" w:author="Сатлер Марина Викторовна" w:date="2025-02-02T22:52:00Z"/>
                <w:szCs w:val="22"/>
              </w:rPr>
            </w:pPr>
            <w:ins w:id="10518" w:author="Сатлер Марина Викторовна" w:date="2025-02-02T22:52:00Z">
              <w:r w:rsidRPr="007036CE">
                <w:t>нет</w:t>
              </w:r>
            </w:ins>
          </w:p>
        </w:tc>
        <w:tc>
          <w:tcPr>
            <w:tcW w:w="0" w:type="pct"/>
            <w:tcPrChange w:id="10519" w:author="Сатлер Марина Викторовна" w:date="2025-02-02T22:52:00Z">
              <w:tcPr>
                <w:tcW w:w="1099" w:type="pct"/>
              </w:tcPr>
            </w:tcPrChange>
          </w:tcPr>
          <w:p w14:paraId="05174813" w14:textId="77777777" w:rsidR="00CB2361" w:rsidRPr="007036CE" w:rsidRDefault="00CB2361" w:rsidP="00CB2361">
            <w:pPr>
              <w:pStyle w:val="GOSTTablenorm"/>
              <w:rPr>
                <w:ins w:id="10520" w:author="Сатлер Марина Викторовна" w:date="2025-02-02T22:52:00Z"/>
                <w:szCs w:val="22"/>
              </w:rPr>
            </w:pPr>
            <w:ins w:id="10521" w:author="Сатлер Марина Викторовна" w:date="2025-02-02T22:52:00Z">
              <w:r w:rsidRPr="007036CE">
                <w:t>Код ТОФК контрагента</w:t>
              </w:r>
            </w:ins>
          </w:p>
        </w:tc>
        <w:tc>
          <w:tcPr>
            <w:tcW w:w="0" w:type="pct"/>
            <w:vAlign w:val="center"/>
            <w:tcPrChange w:id="10522" w:author="Сатлер Марина Викторовна" w:date="2025-02-02T22:52:00Z">
              <w:tcPr>
                <w:tcW w:w="1115" w:type="pct"/>
              </w:tcPr>
            </w:tcPrChange>
          </w:tcPr>
          <w:p w14:paraId="6934B0EE" w14:textId="77777777" w:rsidR="00CB2361" w:rsidRPr="007036CE" w:rsidRDefault="00CB2361" w:rsidP="00CB2361">
            <w:pPr>
              <w:pStyle w:val="GOSTTablenorm"/>
              <w:rPr>
                <w:ins w:id="10523" w:author="Сатлер Марина Викторовна" w:date="2025-02-02T22:52:00Z"/>
                <w:szCs w:val="22"/>
              </w:rPr>
            </w:pPr>
            <w:ins w:id="10524" w:author="Сатлер Марина Викторовна" w:date="2025-02-02T22:52:00Z">
              <w:r w:rsidRPr="007036CE">
                <w:rPr>
                  <w:lang w:val="en-US"/>
                </w:rPr>
                <w:t>Tofk_counter</w:t>
              </w:r>
            </w:ins>
          </w:p>
        </w:tc>
        <w:tc>
          <w:tcPr>
            <w:tcW w:w="0" w:type="pct"/>
            <w:tcPrChange w:id="10525" w:author="Сатлер Марина Викторовна" w:date="2025-02-02T22:52:00Z">
              <w:tcPr>
                <w:tcW w:w="1382" w:type="pct"/>
              </w:tcPr>
            </w:tcPrChange>
          </w:tcPr>
          <w:p w14:paraId="257484DC" w14:textId="77777777" w:rsidR="00CB2361" w:rsidRPr="007036CE" w:rsidRDefault="00CB2361" w:rsidP="00CB2361">
            <w:pPr>
              <w:pStyle w:val="GOSTTablenorm"/>
              <w:rPr>
                <w:ins w:id="10526" w:author="Сатлер Марина Викторовна" w:date="2025-02-02T22:52:00Z"/>
                <w:szCs w:val="22"/>
              </w:rPr>
            </w:pPr>
          </w:p>
        </w:tc>
      </w:tr>
      <w:tr w:rsidR="00CB2361" w:rsidRPr="007036CE" w14:paraId="18EDF0FB" w14:textId="77777777" w:rsidTr="00CB2361">
        <w:tblPrEx>
          <w:tblW w:w="5000" w:type="pct"/>
          <w:tblLayout w:type="fixed"/>
          <w:tblLook w:val="07E0" w:firstRow="1" w:lastRow="1" w:firstColumn="1" w:lastColumn="1" w:noHBand="1" w:noVBand="1"/>
          <w:tblPrExChange w:id="10527" w:author="Сатлер Марина Викторовна" w:date="2025-02-02T22:52:00Z">
            <w:tblPrEx>
              <w:tblW w:w="5000" w:type="pct"/>
              <w:tblLayout w:type="fixed"/>
              <w:tblLook w:val="07E0" w:firstRow="1" w:lastRow="1" w:firstColumn="1" w:lastColumn="1" w:noHBand="1" w:noVBand="1"/>
            </w:tblPrEx>
          </w:tblPrExChange>
        </w:tblPrEx>
        <w:trPr>
          <w:ins w:id="10528" w:author="Сатлер Марина Викторовна" w:date="2025-02-02T22:51:00Z"/>
        </w:trPr>
        <w:tc>
          <w:tcPr>
            <w:tcW w:w="0" w:type="pct"/>
            <w:tcPrChange w:id="10529" w:author="Сатлер Марина Викторовна" w:date="2025-02-02T22:52:00Z">
              <w:tcPr>
                <w:tcW w:w="1100" w:type="pct"/>
              </w:tcPr>
            </w:tcPrChange>
          </w:tcPr>
          <w:p w14:paraId="315D202B" w14:textId="77777777" w:rsidR="00CB2361" w:rsidRPr="007036CE" w:rsidRDefault="00CB2361" w:rsidP="00CB2361">
            <w:pPr>
              <w:pStyle w:val="GOSTTablenorm"/>
              <w:rPr>
                <w:ins w:id="10530" w:author="Сатлер Марина Викторовна" w:date="2025-02-02T22:51:00Z"/>
                <w:szCs w:val="22"/>
              </w:rPr>
            </w:pPr>
            <w:ins w:id="10531" w:author="Сатлер Марина Викторовна" w:date="2025-02-02T22:52:00Z">
              <w:r w:rsidRPr="007036CE">
                <w:t>УБП_ТОФК_контрагента</w:t>
              </w:r>
            </w:ins>
          </w:p>
        </w:tc>
        <w:tc>
          <w:tcPr>
            <w:tcW w:w="0" w:type="pct"/>
            <w:tcPrChange w:id="10532" w:author="Сатлер Марина Викторовна" w:date="2025-02-02T22:52:00Z">
              <w:tcPr>
                <w:tcW w:w="304" w:type="pct"/>
              </w:tcPr>
            </w:tcPrChange>
          </w:tcPr>
          <w:p w14:paraId="5CA7E5EB" w14:textId="77777777" w:rsidR="00CB2361" w:rsidRPr="007036CE" w:rsidRDefault="00CB2361" w:rsidP="00CB2361">
            <w:pPr>
              <w:pStyle w:val="GOSTTablenorm"/>
              <w:rPr>
                <w:ins w:id="10533" w:author="Сатлер Марина Викторовна" w:date="2025-02-02T22:51:00Z"/>
                <w:szCs w:val="22"/>
              </w:rPr>
            </w:pPr>
            <w:ins w:id="10534" w:author="Сатлер Марина Викторовна" w:date="2025-02-02T22:52:00Z">
              <w:r w:rsidRPr="007036CE">
                <w:t>нет</w:t>
              </w:r>
            </w:ins>
          </w:p>
        </w:tc>
        <w:tc>
          <w:tcPr>
            <w:tcW w:w="0" w:type="pct"/>
            <w:tcPrChange w:id="10535" w:author="Сатлер Марина Викторовна" w:date="2025-02-02T22:52:00Z">
              <w:tcPr>
                <w:tcW w:w="1099" w:type="pct"/>
              </w:tcPr>
            </w:tcPrChange>
          </w:tcPr>
          <w:p w14:paraId="302C401D" w14:textId="77777777" w:rsidR="00CB2361" w:rsidRPr="007036CE" w:rsidRDefault="00CB2361" w:rsidP="00CB2361">
            <w:pPr>
              <w:pStyle w:val="GOSTTablenorm"/>
              <w:rPr>
                <w:ins w:id="10536" w:author="Сатлер Марина Викторовна" w:date="2025-02-02T22:51:00Z"/>
                <w:szCs w:val="22"/>
              </w:rPr>
            </w:pPr>
            <w:ins w:id="10537" w:author="Сатлер Марина Викторовна" w:date="2025-02-02T22:52:00Z">
              <w:r w:rsidRPr="007036CE">
                <w:t>Номер организации ТОФК контрагента</w:t>
              </w:r>
            </w:ins>
          </w:p>
        </w:tc>
        <w:tc>
          <w:tcPr>
            <w:tcW w:w="0" w:type="pct"/>
            <w:vAlign w:val="center"/>
            <w:tcPrChange w:id="10538" w:author="Сатлер Марина Викторовна" w:date="2025-02-02T22:52:00Z">
              <w:tcPr>
                <w:tcW w:w="1115" w:type="pct"/>
              </w:tcPr>
            </w:tcPrChange>
          </w:tcPr>
          <w:p w14:paraId="2CA466E9" w14:textId="77777777" w:rsidR="00CB2361" w:rsidRPr="007036CE" w:rsidRDefault="00CB2361" w:rsidP="00CB2361">
            <w:pPr>
              <w:pStyle w:val="GOSTTablenorm"/>
              <w:rPr>
                <w:ins w:id="10539" w:author="Сатлер Марина Викторовна" w:date="2025-02-02T22:51:00Z"/>
                <w:szCs w:val="22"/>
              </w:rPr>
            </w:pPr>
            <w:ins w:id="10540" w:author="Сатлер Марина Викторовна" w:date="2025-02-02T22:52:00Z">
              <w:r w:rsidRPr="007036CE">
                <w:rPr>
                  <w:lang w:val="en-US"/>
                </w:rPr>
                <w:t>Tofk_counter_UBP</w:t>
              </w:r>
            </w:ins>
          </w:p>
        </w:tc>
        <w:tc>
          <w:tcPr>
            <w:tcW w:w="0" w:type="pct"/>
            <w:tcPrChange w:id="10541" w:author="Сатлер Марина Викторовна" w:date="2025-02-02T22:52:00Z">
              <w:tcPr>
                <w:tcW w:w="1382" w:type="pct"/>
              </w:tcPr>
            </w:tcPrChange>
          </w:tcPr>
          <w:p w14:paraId="3A0CD256" w14:textId="77777777" w:rsidR="00CB2361" w:rsidRPr="007036CE" w:rsidRDefault="00CB2361" w:rsidP="00CB2361">
            <w:pPr>
              <w:pStyle w:val="GOSTTablenorm"/>
              <w:rPr>
                <w:ins w:id="10542" w:author="Сатлер Марина Викторовна" w:date="2025-02-02T22:51:00Z"/>
                <w:szCs w:val="22"/>
              </w:rPr>
            </w:pPr>
          </w:p>
        </w:tc>
      </w:tr>
      <w:tr w:rsidR="00CB2361" w:rsidRPr="007036CE" w14:paraId="1C6AFC24" w14:textId="77777777" w:rsidTr="00CB2361">
        <w:trPr>
          <w:ins w:id="10543" w:author="Сатлер Марина Викторовна" w:date="2025-02-02T22:50:00Z"/>
        </w:trPr>
        <w:tc>
          <w:tcPr>
            <w:tcW w:w="1100" w:type="pct"/>
          </w:tcPr>
          <w:p w14:paraId="7B428873" w14:textId="77777777" w:rsidR="00CB2361" w:rsidRPr="007036CE" w:rsidRDefault="00CB2361" w:rsidP="00CB2361">
            <w:pPr>
              <w:pStyle w:val="GOSTTablenorm"/>
              <w:rPr>
                <w:ins w:id="10544" w:author="Сатлер Марина Викторовна" w:date="2025-02-02T22:50:00Z"/>
                <w:szCs w:val="22"/>
              </w:rPr>
            </w:pPr>
            <w:ins w:id="10545" w:author="Сатлер Марина Викторовна" w:date="2025-02-02T22:52:00Z">
              <w:r w:rsidRPr="007036CE">
                <w:t>КБК_Дт</w:t>
              </w:r>
            </w:ins>
          </w:p>
        </w:tc>
        <w:tc>
          <w:tcPr>
            <w:tcW w:w="304" w:type="pct"/>
          </w:tcPr>
          <w:p w14:paraId="4279979E" w14:textId="77777777" w:rsidR="00CB2361" w:rsidRPr="007036CE" w:rsidRDefault="00CB2361" w:rsidP="00CB2361">
            <w:pPr>
              <w:pStyle w:val="GOSTTablenorm"/>
              <w:rPr>
                <w:ins w:id="10546" w:author="Сатлер Марина Викторовна" w:date="2025-02-02T22:50:00Z"/>
                <w:szCs w:val="22"/>
              </w:rPr>
            </w:pPr>
            <w:ins w:id="10547" w:author="Сатлер Марина Викторовна" w:date="2025-02-02T22:52:00Z">
              <w:r w:rsidRPr="007036CE">
                <w:t>да</w:t>
              </w:r>
            </w:ins>
          </w:p>
        </w:tc>
        <w:tc>
          <w:tcPr>
            <w:tcW w:w="1099" w:type="pct"/>
          </w:tcPr>
          <w:p w14:paraId="4DBA5B58" w14:textId="77777777" w:rsidR="00CB2361" w:rsidRPr="007036CE" w:rsidRDefault="00CB2361" w:rsidP="00CB2361">
            <w:pPr>
              <w:pStyle w:val="GOSTTablenorm"/>
              <w:rPr>
                <w:ins w:id="10548" w:author="Сатлер Марина Викторовна" w:date="2025-02-02T22:50:00Z"/>
                <w:szCs w:val="22"/>
              </w:rPr>
            </w:pPr>
            <w:ins w:id="10549" w:author="Сатлер Марина Викторовна" w:date="2025-02-02T22:52:00Z">
              <w:r w:rsidRPr="007036CE">
                <w:t>КБК по дебету</w:t>
              </w:r>
            </w:ins>
          </w:p>
        </w:tc>
        <w:tc>
          <w:tcPr>
            <w:tcW w:w="1115" w:type="pct"/>
          </w:tcPr>
          <w:p w14:paraId="014F1BBC" w14:textId="77777777" w:rsidR="00CB2361" w:rsidRPr="007036CE" w:rsidRDefault="00CB2361" w:rsidP="00CB2361">
            <w:pPr>
              <w:pStyle w:val="GOSTTablenorm"/>
              <w:rPr>
                <w:ins w:id="10550" w:author="Сатлер Марина Викторовна" w:date="2025-02-02T22:50:00Z"/>
                <w:szCs w:val="22"/>
              </w:rPr>
            </w:pPr>
          </w:p>
        </w:tc>
        <w:tc>
          <w:tcPr>
            <w:tcW w:w="1382" w:type="pct"/>
          </w:tcPr>
          <w:p w14:paraId="52E7A9D4" w14:textId="77777777" w:rsidR="00CB2361" w:rsidRPr="007036CE" w:rsidRDefault="00CB2361" w:rsidP="00CB2361">
            <w:pPr>
              <w:pStyle w:val="GOSTTablenorm"/>
              <w:rPr>
                <w:ins w:id="10551" w:author="Сатлер Марина Викторовна" w:date="2025-02-02T22:50:00Z"/>
                <w:szCs w:val="22"/>
              </w:rPr>
            </w:pPr>
            <w:ins w:id="10552" w:author="Сатлер Марина Викторовна" w:date="2025-02-02T22:52:00Z">
              <w:r w:rsidRPr="007036CE">
                <w:t xml:space="preserve">Указывается значение </w:t>
              </w:r>
              <w:r w:rsidRPr="007036CE">
                <w:lastRenderedPageBreak/>
                <w:t>«10001050201010002510»</w:t>
              </w:r>
            </w:ins>
          </w:p>
        </w:tc>
      </w:tr>
      <w:tr w:rsidR="00CB2361" w:rsidRPr="007036CE" w14:paraId="0680D932" w14:textId="77777777" w:rsidTr="00CB2361">
        <w:trPr>
          <w:ins w:id="10553" w:author="Сатлер Марина Викторовна" w:date="2025-02-02T22:52:00Z"/>
        </w:trPr>
        <w:tc>
          <w:tcPr>
            <w:tcW w:w="1100" w:type="pct"/>
          </w:tcPr>
          <w:p w14:paraId="4F57B304" w14:textId="77777777" w:rsidR="00CB2361" w:rsidRPr="007036CE" w:rsidRDefault="00CB2361" w:rsidP="00CB2361">
            <w:pPr>
              <w:pStyle w:val="GOSTTablenorm"/>
              <w:rPr>
                <w:ins w:id="10554" w:author="Сатлер Марина Викторовна" w:date="2025-02-02T22:52:00Z"/>
                <w:szCs w:val="22"/>
              </w:rPr>
            </w:pPr>
            <w:ins w:id="10555" w:author="Сатлер Марина Викторовна" w:date="2025-02-02T22:52:00Z">
              <w:r w:rsidRPr="007036CE">
                <w:lastRenderedPageBreak/>
                <w:t>КБК_Кт</w:t>
              </w:r>
            </w:ins>
          </w:p>
        </w:tc>
        <w:tc>
          <w:tcPr>
            <w:tcW w:w="304" w:type="pct"/>
          </w:tcPr>
          <w:p w14:paraId="727B744C" w14:textId="77777777" w:rsidR="00CB2361" w:rsidRPr="007036CE" w:rsidRDefault="00CB2361" w:rsidP="00CB2361">
            <w:pPr>
              <w:pStyle w:val="GOSTTablenorm"/>
              <w:rPr>
                <w:ins w:id="10556" w:author="Сатлер Марина Викторовна" w:date="2025-02-02T22:52:00Z"/>
                <w:szCs w:val="22"/>
              </w:rPr>
            </w:pPr>
            <w:ins w:id="10557" w:author="Сатлер Марина Викторовна" w:date="2025-02-02T22:52:00Z">
              <w:r w:rsidRPr="007036CE">
                <w:t>да</w:t>
              </w:r>
            </w:ins>
          </w:p>
        </w:tc>
        <w:tc>
          <w:tcPr>
            <w:tcW w:w="1099" w:type="pct"/>
          </w:tcPr>
          <w:p w14:paraId="05296B45" w14:textId="77777777" w:rsidR="00CB2361" w:rsidRPr="007036CE" w:rsidRDefault="00CB2361" w:rsidP="00CB2361">
            <w:pPr>
              <w:pStyle w:val="GOSTTablenorm"/>
              <w:rPr>
                <w:ins w:id="10558" w:author="Сатлер Марина Викторовна" w:date="2025-02-02T22:52:00Z"/>
                <w:szCs w:val="22"/>
              </w:rPr>
            </w:pPr>
            <w:ins w:id="10559" w:author="Сатлер Марина Викторовна" w:date="2025-02-02T22:52:00Z">
              <w:r w:rsidRPr="007036CE">
                <w:t>КБК по кредиту</w:t>
              </w:r>
            </w:ins>
          </w:p>
        </w:tc>
        <w:tc>
          <w:tcPr>
            <w:tcW w:w="1115" w:type="pct"/>
          </w:tcPr>
          <w:p w14:paraId="2104D9A9" w14:textId="77777777" w:rsidR="00CB2361" w:rsidRPr="007036CE" w:rsidRDefault="00CB2361" w:rsidP="00CB2361">
            <w:pPr>
              <w:pStyle w:val="GOSTTablenorm"/>
              <w:rPr>
                <w:ins w:id="10560" w:author="Сатлер Марина Викторовна" w:date="2025-02-02T22:52:00Z"/>
                <w:szCs w:val="22"/>
              </w:rPr>
            </w:pPr>
          </w:p>
        </w:tc>
        <w:tc>
          <w:tcPr>
            <w:tcW w:w="1382" w:type="pct"/>
          </w:tcPr>
          <w:p w14:paraId="521EE696" w14:textId="77777777" w:rsidR="00CB2361" w:rsidRPr="007036CE" w:rsidRDefault="00CB2361" w:rsidP="00CB2361">
            <w:pPr>
              <w:pStyle w:val="GOSTTablenorm"/>
              <w:rPr>
                <w:ins w:id="10561" w:author="Сатлер Марина Викторовна" w:date="2025-02-02T22:52:00Z"/>
                <w:szCs w:val="22"/>
              </w:rPr>
            </w:pPr>
            <w:ins w:id="10562" w:author="Сатлер Марина Викторовна" w:date="2025-02-02T22:52:00Z">
              <w:r w:rsidRPr="007036CE">
                <w:t>Указывается значение «10001050201010002610»</w:t>
              </w:r>
            </w:ins>
          </w:p>
        </w:tc>
      </w:tr>
      <w:tr w:rsidR="00CB2361" w:rsidRPr="007036CE" w14:paraId="30939FB4" w14:textId="77777777" w:rsidTr="00CB2361">
        <w:trPr>
          <w:ins w:id="10563" w:author="Сатлер Марина Викторовна" w:date="2025-02-02T22:52:00Z"/>
        </w:trPr>
        <w:tc>
          <w:tcPr>
            <w:tcW w:w="1100" w:type="pct"/>
          </w:tcPr>
          <w:p w14:paraId="1818F855" w14:textId="77777777" w:rsidR="00CB2361" w:rsidRPr="007036CE" w:rsidRDefault="00CB2361" w:rsidP="00CB2361">
            <w:pPr>
              <w:pStyle w:val="GOSTTablenorm"/>
              <w:rPr>
                <w:ins w:id="10564" w:author="Сатлер Марина Викторовна" w:date="2025-02-02T22:52:00Z"/>
                <w:szCs w:val="22"/>
              </w:rPr>
            </w:pPr>
            <w:ins w:id="10565" w:author="Сатлер Марина Викторовна" w:date="2025-02-02T22:52:00Z">
              <w:r w:rsidRPr="007036CE">
                <w:t>Сумма_валюта_операции</w:t>
              </w:r>
            </w:ins>
          </w:p>
        </w:tc>
        <w:tc>
          <w:tcPr>
            <w:tcW w:w="304" w:type="pct"/>
          </w:tcPr>
          <w:p w14:paraId="10FB8BF4" w14:textId="77777777" w:rsidR="00CB2361" w:rsidRPr="007036CE" w:rsidRDefault="00CB2361" w:rsidP="00CB2361">
            <w:pPr>
              <w:pStyle w:val="GOSTTablenorm"/>
              <w:rPr>
                <w:ins w:id="10566" w:author="Сатлер Марина Викторовна" w:date="2025-02-02T22:52:00Z"/>
                <w:szCs w:val="22"/>
              </w:rPr>
            </w:pPr>
            <w:ins w:id="10567" w:author="Сатлер Марина Викторовна" w:date="2025-02-02T22:52:00Z">
              <w:r w:rsidRPr="007036CE">
                <w:t>да</w:t>
              </w:r>
            </w:ins>
          </w:p>
        </w:tc>
        <w:tc>
          <w:tcPr>
            <w:tcW w:w="1099" w:type="pct"/>
          </w:tcPr>
          <w:p w14:paraId="1D34D686" w14:textId="77777777" w:rsidR="00CB2361" w:rsidRPr="007036CE" w:rsidRDefault="00CB2361" w:rsidP="00CB2361">
            <w:pPr>
              <w:pStyle w:val="GOSTTablenorm"/>
              <w:rPr>
                <w:ins w:id="10568" w:author="Сатлер Марина Викторовна" w:date="2025-02-02T22:52:00Z"/>
                <w:szCs w:val="22"/>
              </w:rPr>
            </w:pPr>
            <w:ins w:id="10569" w:author="Сатлер Марина Викторовна" w:date="2025-02-02T22:52:00Z">
              <w:r w:rsidRPr="007036CE">
                <w:t>Сумма в валюте документа</w:t>
              </w:r>
            </w:ins>
          </w:p>
        </w:tc>
        <w:tc>
          <w:tcPr>
            <w:tcW w:w="1115" w:type="pct"/>
          </w:tcPr>
          <w:p w14:paraId="0F16A614" w14:textId="77777777" w:rsidR="00CB2361" w:rsidRPr="007036CE" w:rsidRDefault="00CB2361" w:rsidP="00CB2361">
            <w:pPr>
              <w:pStyle w:val="GOSTTablenorm"/>
              <w:rPr>
                <w:ins w:id="10570" w:author="Сатлер Марина Викторовна" w:date="2025-02-02T22:52:00Z"/>
                <w:szCs w:val="22"/>
              </w:rPr>
            </w:pPr>
            <w:ins w:id="10571" w:author="Сатлер Марина Викторовна" w:date="2025-02-02T22:52:00Z">
              <w:r w:rsidRPr="007036CE">
                <w:t>Sum</w:t>
              </w:r>
            </w:ins>
          </w:p>
        </w:tc>
        <w:tc>
          <w:tcPr>
            <w:tcW w:w="1382" w:type="pct"/>
          </w:tcPr>
          <w:p w14:paraId="72EE071C" w14:textId="01EAA1DA" w:rsidR="00CB2361" w:rsidRPr="007036CE" w:rsidRDefault="00CB2361" w:rsidP="00CB2361">
            <w:pPr>
              <w:pStyle w:val="GOSTTablenorm"/>
              <w:rPr>
                <w:ins w:id="10572" w:author="Сатлер Марина Викторовна" w:date="2025-02-02T22:52:00Z"/>
                <w:szCs w:val="22"/>
              </w:rPr>
            </w:pPr>
            <w:ins w:id="10573" w:author="Сатлер Марина Викторовна" w:date="2025-02-02T22:52:00Z">
              <w:r w:rsidRPr="007036CE">
                <w:t xml:space="preserve">Сумма передается в единицах валюты с точностью 2 знака после запятой </w:t>
              </w:r>
            </w:ins>
            <w:r w:rsidR="00CC2920" w:rsidRPr="007036CE">
              <w:t>–</w:t>
            </w:r>
            <w:ins w:id="10574" w:author="Сатлер Марина Викторовна" w:date="2025-02-02T22:52:00Z">
              <w:r w:rsidRPr="007036CE">
                <w:t xml:space="preserve"> необходимо конвертировать в минимальные единицы валюты (для данного типа документов умножить на 100)</w:t>
              </w:r>
            </w:ins>
          </w:p>
        </w:tc>
      </w:tr>
      <w:tr w:rsidR="00CB2361" w:rsidRPr="007036CE" w14:paraId="3B4B8C5D" w14:textId="77777777" w:rsidTr="00CB2361">
        <w:trPr>
          <w:ins w:id="10575" w:author="Сатлер Марина Викторовна" w:date="2025-02-02T22:52:00Z"/>
        </w:trPr>
        <w:tc>
          <w:tcPr>
            <w:tcW w:w="1100" w:type="pct"/>
          </w:tcPr>
          <w:p w14:paraId="2A6290D6" w14:textId="77777777" w:rsidR="00CB2361" w:rsidRPr="007036CE" w:rsidRDefault="00CB2361" w:rsidP="00CB2361">
            <w:pPr>
              <w:pStyle w:val="GOSTTablenorm"/>
              <w:rPr>
                <w:ins w:id="10576" w:author="Сатлер Марина Викторовна" w:date="2025-02-02T22:52:00Z"/>
                <w:szCs w:val="22"/>
              </w:rPr>
            </w:pPr>
            <w:ins w:id="10577" w:author="Сатлер Марина Викторовна" w:date="2025-02-02T22:52:00Z">
              <w:r w:rsidRPr="007036CE">
                <w:t>Сумма_валюта_учета_руб</w:t>
              </w:r>
            </w:ins>
          </w:p>
        </w:tc>
        <w:tc>
          <w:tcPr>
            <w:tcW w:w="304" w:type="pct"/>
          </w:tcPr>
          <w:p w14:paraId="225B306B" w14:textId="77777777" w:rsidR="00CB2361" w:rsidRPr="007036CE" w:rsidRDefault="00CB2361" w:rsidP="00CB2361">
            <w:pPr>
              <w:pStyle w:val="GOSTTablenorm"/>
              <w:rPr>
                <w:ins w:id="10578" w:author="Сатлер Марина Викторовна" w:date="2025-02-02T22:52:00Z"/>
                <w:szCs w:val="22"/>
              </w:rPr>
            </w:pPr>
            <w:ins w:id="10579" w:author="Сатлер Марина Викторовна" w:date="2025-02-02T22:52:00Z">
              <w:r w:rsidRPr="007036CE">
                <w:t>да</w:t>
              </w:r>
            </w:ins>
          </w:p>
        </w:tc>
        <w:tc>
          <w:tcPr>
            <w:tcW w:w="1099" w:type="pct"/>
          </w:tcPr>
          <w:p w14:paraId="1F5D4813" w14:textId="77777777" w:rsidR="00CB2361" w:rsidRPr="007036CE" w:rsidRDefault="00CB2361" w:rsidP="00CB2361">
            <w:pPr>
              <w:pStyle w:val="GOSTTablenorm"/>
              <w:rPr>
                <w:ins w:id="10580" w:author="Сатлер Марина Викторовна" w:date="2025-02-02T22:52:00Z"/>
                <w:szCs w:val="22"/>
              </w:rPr>
            </w:pPr>
            <w:ins w:id="10581" w:author="Сатлер Марина Викторовна" w:date="2025-02-02T22:52:00Z">
              <w:r w:rsidRPr="007036CE">
                <w:t>Сумма в валюте учета (руб)</w:t>
              </w:r>
            </w:ins>
          </w:p>
        </w:tc>
        <w:tc>
          <w:tcPr>
            <w:tcW w:w="1115" w:type="pct"/>
          </w:tcPr>
          <w:p w14:paraId="58A2B427" w14:textId="77777777" w:rsidR="00CB2361" w:rsidRPr="007036CE" w:rsidRDefault="00CB2361" w:rsidP="00CB2361">
            <w:pPr>
              <w:pStyle w:val="GOSTTablenorm"/>
              <w:rPr>
                <w:ins w:id="10582" w:author="Сатлер Марина Викторовна" w:date="2025-02-02T22:52:00Z"/>
                <w:szCs w:val="22"/>
              </w:rPr>
            </w:pPr>
            <w:ins w:id="10583" w:author="Сатлер Марина Викторовна" w:date="2025-02-02T22:52:00Z">
              <w:r w:rsidRPr="007036CE">
                <w:t>Sum_Rub</w:t>
              </w:r>
            </w:ins>
          </w:p>
        </w:tc>
        <w:tc>
          <w:tcPr>
            <w:tcW w:w="1382" w:type="pct"/>
          </w:tcPr>
          <w:p w14:paraId="74E61F4C" w14:textId="0DF35AF3" w:rsidR="00CB2361" w:rsidRPr="007036CE" w:rsidRDefault="00CB2361" w:rsidP="00CB2361">
            <w:pPr>
              <w:pStyle w:val="GOSTTablenorm"/>
              <w:rPr>
                <w:ins w:id="10584" w:author="Сатлер Марина Викторовна" w:date="2025-02-02T22:52:00Z"/>
                <w:szCs w:val="22"/>
              </w:rPr>
            </w:pPr>
            <w:ins w:id="10585" w:author="Сатлер Марина Викторовна" w:date="2025-02-02T22:52:00Z">
              <w:r w:rsidRPr="007036CE">
                <w:t xml:space="preserve">Сумма передается в единицах валюты с точностью 2 знака после запятой </w:t>
              </w:r>
            </w:ins>
            <w:r w:rsidR="00CC2920" w:rsidRPr="007036CE">
              <w:t>–</w:t>
            </w:r>
            <w:ins w:id="10586" w:author="Сатлер Марина Викторовна" w:date="2025-02-02T22:52:00Z">
              <w:r w:rsidRPr="007036CE">
                <w:t xml:space="preserve"> необходимо конвертировать в минимальные единицы валюты (для данного типа документов умножить на 100)</w:t>
              </w:r>
            </w:ins>
          </w:p>
        </w:tc>
      </w:tr>
    </w:tbl>
    <w:p w14:paraId="5C549909" w14:textId="77777777" w:rsidR="00CB2361" w:rsidRPr="007036CE" w:rsidDel="00CB2361" w:rsidRDefault="00CB2361">
      <w:pPr>
        <w:rPr>
          <w:del w:id="10587" w:author="Сатлер Марина Викторовна" w:date="2025-02-02T22:52:00Z"/>
        </w:rPr>
      </w:pPr>
    </w:p>
    <w:p w14:paraId="347FD286" w14:textId="380E7602" w:rsidR="00FD69B4" w:rsidRPr="007036CE" w:rsidRDefault="003C6F20" w:rsidP="00802219">
      <w:pPr>
        <w:pStyle w:val="GOSTNameTable"/>
      </w:pPr>
      <w:r w:rsidRPr="007036CE">
        <w:rPr>
          <w:noProof/>
        </w:rPr>
        <w:fldChar w:fldCharType="begin"/>
      </w:r>
      <w:r w:rsidRPr="007036CE">
        <w:rPr>
          <w:noProof/>
        </w:rPr>
        <w:instrText xml:space="preserve"> SEQ Таблица \* ARABIC </w:instrText>
      </w:r>
      <w:r w:rsidRPr="007036CE">
        <w:rPr>
          <w:noProof/>
        </w:rPr>
        <w:fldChar w:fldCharType="separate"/>
      </w:r>
      <w:bookmarkStart w:id="10588" w:name="_Toc222928037"/>
      <w:r w:rsidR="00BD74E1">
        <w:rPr>
          <w:noProof/>
        </w:rPr>
        <w:t>64</w:t>
      </w:r>
      <w:r w:rsidRPr="007036CE">
        <w:rPr>
          <w:noProof/>
        </w:rPr>
        <w:fldChar w:fldCharType="end"/>
      </w:r>
      <w:r w:rsidR="00FD69B4" w:rsidRPr="007036CE">
        <w:t xml:space="preserve"> </w:t>
      </w:r>
      <w:r w:rsidR="00D9309A" w:rsidRPr="007036CE">
        <w:t>–</w:t>
      </w:r>
      <w:r w:rsidR="00FD69B4" w:rsidRPr="007036CE">
        <w:t xml:space="preserve"> </w:t>
      </w:r>
      <w:r w:rsidR="007D03FB" w:rsidRPr="007036CE">
        <w:t>Перечень атрибутов, соответствующих типу документа «</w:t>
      </w:r>
      <w:r w:rsidR="00FD69B4" w:rsidRPr="007036CE">
        <w:t>Заявление на проведение операций с иностранной валютой</w:t>
      </w:r>
      <w:r w:rsidR="007D03FB" w:rsidRPr="007036CE">
        <w:t>»</w:t>
      </w:r>
      <w:r w:rsidR="00FD69B4" w:rsidRPr="007036CE">
        <w:t xml:space="preserve"> MSC_AppForeignCurr</w:t>
      </w:r>
      <w:bookmarkEnd w:id="10588"/>
    </w:p>
    <w:tbl>
      <w:tblPr>
        <w:tblStyle w:val="GOSTTable"/>
        <w:tblW w:w="5000" w:type="pct"/>
        <w:tblLayout w:type="fixed"/>
        <w:tblLook w:val="07E0" w:firstRow="1" w:lastRow="1" w:firstColumn="1" w:lastColumn="1" w:noHBand="1" w:noVBand="1"/>
      </w:tblPr>
      <w:tblGrid>
        <w:gridCol w:w="3468"/>
        <w:gridCol w:w="958"/>
        <w:gridCol w:w="3464"/>
        <w:gridCol w:w="3514"/>
        <w:gridCol w:w="4356"/>
      </w:tblGrid>
      <w:tr w:rsidR="0075452C" w:rsidRPr="007036CE" w14:paraId="39B4A873" w14:textId="77777777" w:rsidTr="00B0621B">
        <w:trPr>
          <w:cnfStyle w:val="100000000000" w:firstRow="1" w:lastRow="0" w:firstColumn="0" w:lastColumn="0" w:oddVBand="0" w:evenVBand="0" w:oddHBand="0" w:evenHBand="0" w:firstRowFirstColumn="0" w:firstRowLastColumn="0" w:lastRowFirstColumn="0" w:lastRowLastColumn="0"/>
        </w:trPr>
        <w:tc>
          <w:tcPr>
            <w:tcW w:w="1100" w:type="pct"/>
          </w:tcPr>
          <w:p w14:paraId="26BC39DF" w14:textId="77777777" w:rsidR="0075452C" w:rsidRPr="007036CE" w:rsidRDefault="0075452C" w:rsidP="00802219">
            <w:pPr>
              <w:pStyle w:val="GOSTTableHead"/>
            </w:pPr>
            <w:r w:rsidRPr="007036CE">
              <w:t>Наименование атрибута</w:t>
            </w:r>
          </w:p>
        </w:tc>
        <w:tc>
          <w:tcPr>
            <w:tcW w:w="304" w:type="pct"/>
          </w:tcPr>
          <w:p w14:paraId="1E04D5AA" w14:textId="77777777" w:rsidR="0075452C" w:rsidRPr="007036CE" w:rsidRDefault="0075452C" w:rsidP="00802219">
            <w:pPr>
              <w:pStyle w:val="GOSTTableHead"/>
            </w:pPr>
            <w:r w:rsidRPr="007036CE">
              <w:t>Вычисляемый атрибут</w:t>
            </w:r>
          </w:p>
        </w:tc>
        <w:tc>
          <w:tcPr>
            <w:tcW w:w="1099" w:type="pct"/>
          </w:tcPr>
          <w:p w14:paraId="3A859055" w14:textId="77777777" w:rsidR="0075452C" w:rsidRPr="007036CE" w:rsidRDefault="0075452C" w:rsidP="00802219">
            <w:pPr>
              <w:pStyle w:val="GOSTTableHead"/>
            </w:pPr>
            <w:r w:rsidRPr="007036CE">
              <w:t>Описание атрибута</w:t>
            </w:r>
          </w:p>
        </w:tc>
        <w:tc>
          <w:tcPr>
            <w:tcW w:w="1115" w:type="pct"/>
          </w:tcPr>
          <w:p w14:paraId="30FEE1D9" w14:textId="77777777" w:rsidR="0075452C" w:rsidRPr="007036CE" w:rsidRDefault="0075452C" w:rsidP="00802219">
            <w:pPr>
              <w:pStyle w:val="GOSTTableHead"/>
            </w:pPr>
            <w:r w:rsidRPr="007036CE">
              <w:t>Реквизит документа (наименование тега)</w:t>
            </w:r>
          </w:p>
        </w:tc>
        <w:tc>
          <w:tcPr>
            <w:tcW w:w="1382" w:type="pct"/>
          </w:tcPr>
          <w:p w14:paraId="3D2B1AEC" w14:textId="77777777" w:rsidR="0075452C" w:rsidRPr="007036CE" w:rsidRDefault="0075452C" w:rsidP="00802219">
            <w:pPr>
              <w:pStyle w:val="GOSTTableHead"/>
            </w:pPr>
            <w:r w:rsidRPr="007036CE">
              <w:t>Алгоритм вычисления</w:t>
            </w:r>
          </w:p>
        </w:tc>
      </w:tr>
      <w:tr w:rsidR="009B11B5" w:rsidRPr="007036CE" w14:paraId="0DAD2F2E" w14:textId="77777777" w:rsidTr="00B0621B">
        <w:tc>
          <w:tcPr>
            <w:tcW w:w="1100" w:type="pct"/>
          </w:tcPr>
          <w:p w14:paraId="62AF2003" w14:textId="77777777" w:rsidR="009B11B5" w:rsidRPr="007036CE" w:rsidRDefault="009B11B5" w:rsidP="0041658B">
            <w:pPr>
              <w:pStyle w:val="GOSTTablenorm"/>
            </w:pPr>
            <w:r w:rsidRPr="007036CE">
              <w:t>Номер_документа*</w:t>
            </w:r>
          </w:p>
        </w:tc>
        <w:tc>
          <w:tcPr>
            <w:tcW w:w="304" w:type="pct"/>
          </w:tcPr>
          <w:p w14:paraId="736C03EE" w14:textId="77777777" w:rsidR="009B11B5" w:rsidRPr="007036CE" w:rsidRDefault="009B11B5">
            <w:pPr>
              <w:pStyle w:val="GOSTTablenorm"/>
            </w:pPr>
            <w:r w:rsidRPr="007036CE">
              <w:t>нет</w:t>
            </w:r>
          </w:p>
        </w:tc>
        <w:tc>
          <w:tcPr>
            <w:tcW w:w="1099" w:type="pct"/>
          </w:tcPr>
          <w:p w14:paraId="11DFB06F" w14:textId="77777777" w:rsidR="009B11B5" w:rsidRPr="007036CE" w:rsidRDefault="009B11B5">
            <w:pPr>
              <w:pStyle w:val="GOSTTablenorm"/>
            </w:pPr>
            <w:r w:rsidRPr="007036CE">
              <w:t>Номер документа</w:t>
            </w:r>
          </w:p>
        </w:tc>
        <w:tc>
          <w:tcPr>
            <w:tcW w:w="1115" w:type="pct"/>
          </w:tcPr>
          <w:p w14:paraId="4D804640" w14:textId="77777777" w:rsidR="009B11B5" w:rsidRPr="007036CE" w:rsidRDefault="009B11B5">
            <w:pPr>
              <w:pStyle w:val="GOSTTablenorm"/>
            </w:pPr>
            <w:r w:rsidRPr="007036CE">
              <w:t>ZR_DeclarationNum</w:t>
            </w:r>
          </w:p>
        </w:tc>
        <w:tc>
          <w:tcPr>
            <w:tcW w:w="1382" w:type="pct"/>
          </w:tcPr>
          <w:p w14:paraId="4D13DA5E" w14:textId="77777777" w:rsidR="009B11B5" w:rsidRPr="007036CE" w:rsidRDefault="009B11B5">
            <w:pPr>
              <w:pStyle w:val="GOSTTablenorm"/>
            </w:pPr>
          </w:p>
        </w:tc>
      </w:tr>
      <w:tr w:rsidR="009B11B5" w:rsidRPr="007036CE" w14:paraId="138043F8" w14:textId="77777777" w:rsidTr="00B0621B">
        <w:tc>
          <w:tcPr>
            <w:tcW w:w="1100" w:type="pct"/>
          </w:tcPr>
          <w:p w14:paraId="47F7A1D2" w14:textId="77777777" w:rsidR="009B11B5" w:rsidRPr="007036CE" w:rsidRDefault="009B11B5" w:rsidP="0041658B">
            <w:pPr>
              <w:pStyle w:val="GOSTTablenorm"/>
            </w:pPr>
            <w:r w:rsidRPr="007036CE">
              <w:t>Дата_документа*</w:t>
            </w:r>
          </w:p>
        </w:tc>
        <w:tc>
          <w:tcPr>
            <w:tcW w:w="304" w:type="pct"/>
          </w:tcPr>
          <w:p w14:paraId="0207D247" w14:textId="77777777" w:rsidR="009B11B5" w:rsidRPr="007036CE" w:rsidRDefault="009B11B5">
            <w:pPr>
              <w:pStyle w:val="GOSTTablenorm"/>
            </w:pPr>
            <w:r w:rsidRPr="007036CE">
              <w:t>нет</w:t>
            </w:r>
          </w:p>
        </w:tc>
        <w:tc>
          <w:tcPr>
            <w:tcW w:w="1099" w:type="pct"/>
          </w:tcPr>
          <w:p w14:paraId="011AB13C" w14:textId="77777777" w:rsidR="009B11B5" w:rsidRPr="007036CE" w:rsidRDefault="009B11B5">
            <w:pPr>
              <w:pStyle w:val="GOSTTablenorm"/>
            </w:pPr>
            <w:r w:rsidRPr="007036CE">
              <w:t>Дата документа</w:t>
            </w:r>
          </w:p>
        </w:tc>
        <w:tc>
          <w:tcPr>
            <w:tcW w:w="1115" w:type="pct"/>
          </w:tcPr>
          <w:p w14:paraId="780DEA31" w14:textId="77777777" w:rsidR="009B11B5" w:rsidRPr="007036CE" w:rsidRDefault="009B11B5">
            <w:pPr>
              <w:pStyle w:val="GOSTTablenorm"/>
            </w:pPr>
            <w:r w:rsidRPr="007036CE">
              <w:t>ZR_DeclarationDate</w:t>
            </w:r>
          </w:p>
        </w:tc>
        <w:tc>
          <w:tcPr>
            <w:tcW w:w="1382" w:type="pct"/>
          </w:tcPr>
          <w:p w14:paraId="48DE4EC2" w14:textId="77777777" w:rsidR="009B11B5" w:rsidRPr="007036CE" w:rsidRDefault="009B11B5">
            <w:pPr>
              <w:pStyle w:val="GOSTTablenorm"/>
            </w:pPr>
          </w:p>
        </w:tc>
      </w:tr>
      <w:tr w:rsidR="00464F5A" w:rsidRPr="007036CE" w14:paraId="5D18D58D" w14:textId="77777777" w:rsidTr="00B0621B">
        <w:tc>
          <w:tcPr>
            <w:tcW w:w="1100" w:type="pct"/>
          </w:tcPr>
          <w:p w14:paraId="3ABC2C41" w14:textId="77777777" w:rsidR="00464F5A" w:rsidRPr="007036CE" w:rsidRDefault="00464F5A" w:rsidP="00464F5A">
            <w:pPr>
              <w:pStyle w:val="GOSTTablenorm"/>
            </w:pPr>
            <w:r w:rsidRPr="007036CE">
              <w:t>Вид_документа</w:t>
            </w:r>
          </w:p>
        </w:tc>
        <w:tc>
          <w:tcPr>
            <w:tcW w:w="304" w:type="pct"/>
          </w:tcPr>
          <w:p w14:paraId="5FFA8510" w14:textId="77777777" w:rsidR="00464F5A" w:rsidRPr="007036CE" w:rsidRDefault="004264F2" w:rsidP="00464F5A">
            <w:pPr>
              <w:pStyle w:val="GOSTTablenorm"/>
            </w:pPr>
            <w:r w:rsidRPr="007036CE">
              <w:t>да</w:t>
            </w:r>
          </w:p>
        </w:tc>
        <w:tc>
          <w:tcPr>
            <w:tcW w:w="1099" w:type="pct"/>
          </w:tcPr>
          <w:p w14:paraId="28CFB3A5" w14:textId="77777777" w:rsidR="00464F5A" w:rsidRPr="007036CE" w:rsidRDefault="00464F5A" w:rsidP="00464F5A">
            <w:pPr>
              <w:pStyle w:val="GOSTTablenorm"/>
            </w:pPr>
            <w:r w:rsidRPr="007036CE">
              <w:t>Вид документа</w:t>
            </w:r>
          </w:p>
        </w:tc>
        <w:tc>
          <w:tcPr>
            <w:tcW w:w="1115" w:type="pct"/>
          </w:tcPr>
          <w:p w14:paraId="432B8BF2" w14:textId="77777777" w:rsidR="00464F5A" w:rsidRPr="007036CE" w:rsidRDefault="007048AF" w:rsidP="00464F5A">
            <w:pPr>
              <w:pStyle w:val="GOSTTablenorm"/>
            </w:pPr>
            <w:r w:rsidRPr="007036CE">
              <w:t>DopInfo_DocType</w:t>
            </w:r>
          </w:p>
        </w:tc>
        <w:tc>
          <w:tcPr>
            <w:tcW w:w="1382" w:type="pct"/>
          </w:tcPr>
          <w:p w14:paraId="78A495EE" w14:textId="77777777" w:rsidR="00464F5A" w:rsidRPr="007036CE" w:rsidRDefault="00824295" w:rsidP="00824295">
            <w:pPr>
              <w:pStyle w:val="GOSTTablenorm"/>
            </w:pPr>
            <w:r w:rsidRPr="007036CE">
              <w:rPr>
                <w:szCs w:val="22"/>
              </w:rPr>
              <w:t>Если в теге документа «</w:t>
            </w:r>
            <w:r w:rsidRPr="007036CE">
              <w:rPr>
                <w:szCs w:val="22"/>
                <w:lang w:val="en-US"/>
              </w:rPr>
              <w:t>ZPO</w:t>
            </w:r>
            <w:r w:rsidRPr="007036CE">
              <w:rPr>
                <w:szCs w:val="22"/>
              </w:rPr>
              <w:t xml:space="preserve">», то значение </w:t>
            </w:r>
            <w:r w:rsidR="00C75220" w:rsidRPr="007036CE">
              <w:rPr>
                <w:szCs w:val="22"/>
              </w:rPr>
              <w:t>«ЗПО»</w:t>
            </w:r>
          </w:p>
        </w:tc>
      </w:tr>
      <w:tr w:rsidR="000F6C86" w:rsidRPr="007036CE" w14:paraId="6F246324" w14:textId="77777777" w:rsidTr="00B0621B">
        <w:tc>
          <w:tcPr>
            <w:tcW w:w="1100" w:type="pct"/>
          </w:tcPr>
          <w:p w14:paraId="1CC57970" w14:textId="77777777" w:rsidR="000F6C86" w:rsidRPr="007036CE" w:rsidRDefault="000F6C86" w:rsidP="000F6C86">
            <w:pPr>
              <w:pStyle w:val="GOSTTablenorm"/>
            </w:pPr>
            <w:r w:rsidRPr="007036CE">
              <w:rPr>
                <w:szCs w:val="22"/>
              </w:rPr>
              <w:t>Наименование_документа</w:t>
            </w:r>
          </w:p>
        </w:tc>
        <w:tc>
          <w:tcPr>
            <w:tcW w:w="304" w:type="pct"/>
          </w:tcPr>
          <w:p w14:paraId="5ED070C9" w14:textId="77777777" w:rsidR="000F6C86" w:rsidRPr="007036CE" w:rsidRDefault="000F6C86" w:rsidP="000F6C86">
            <w:pPr>
              <w:pStyle w:val="GOSTTablenorm"/>
            </w:pPr>
            <w:r w:rsidRPr="007036CE">
              <w:rPr>
                <w:szCs w:val="22"/>
              </w:rPr>
              <w:t>да</w:t>
            </w:r>
          </w:p>
        </w:tc>
        <w:tc>
          <w:tcPr>
            <w:tcW w:w="1099" w:type="pct"/>
          </w:tcPr>
          <w:p w14:paraId="7D83CA93" w14:textId="77777777" w:rsidR="000F6C86" w:rsidRPr="007036CE" w:rsidRDefault="000F6C86" w:rsidP="000F6C86">
            <w:pPr>
              <w:pStyle w:val="GOSTTablenorm"/>
            </w:pPr>
            <w:r w:rsidRPr="007036CE">
              <w:rPr>
                <w:szCs w:val="22"/>
              </w:rPr>
              <w:t>Наименование документа</w:t>
            </w:r>
          </w:p>
        </w:tc>
        <w:tc>
          <w:tcPr>
            <w:tcW w:w="1115" w:type="pct"/>
          </w:tcPr>
          <w:p w14:paraId="43FF5766" w14:textId="77777777" w:rsidR="000F6C86" w:rsidRPr="007036CE" w:rsidRDefault="003C6EBE" w:rsidP="000F6C86">
            <w:pPr>
              <w:pStyle w:val="GOSTTablenorm"/>
            </w:pPr>
            <w:r w:rsidRPr="007036CE">
              <w:rPr>
                <w:szCs w:val="22"/>
              </w:rPr>
              <w:t>TypeDoc</w:t>
            </w:r>
          </w:p>
        </w:tc>
        <w:tc>
          <w:tcPr>
            <w:tcW w:w="1382" w:type="pct"/>
          </w:tcPr>
          <w:p w14:paraId="35C8B068" w14:textId="77777777" w:rsidR="000F6C86" w:rsidRPr="007036CE" w:rsidRDefault="000F6C86" w:rsidP="000F6C86">
            <w:pPr>
              <w:pStyle w:val="GOSTTablenorm"/>
            </w:pPr>
            <w:r w:rsidRPr="007036CE">
              <w:rPr>
                <w:szCs w:val="22"/>
              </w:rPr>
              <w:t xml:space="preserve">Наименование документа определяется по </w:t>
            </w:r>
            <w:r w:rsidRPr="007036CE">
              <w:rPr>
                <w:szCs w:val="22"/>
              </w:rPr>
              <w:lastRenderedPageBreak/>
              <w:t>справочнику «Типы документов» с помощью значения атрибута Тип_документа (TypeDoc) из заголовка запроса</w:t>
            </w:r>
          </w:p>
        </w:tc>
      </w:tr>
      <w:tr w:rsidR="008B39C3" w:rsidRPr="007036CE" w14:paraId="78030012" w14:textId="77777777" w:rsidTr="00B0621B">
        <w:tc>
          <w:tcPr>
            <w:tcW w:w="1100" w:type="pct"/>
          </w:tcPr>
          <w:p w14:paraId="61FC425A" w14:textId="77777777" w:rsidR="008B39C3" w:rsidRPr="007036CE" w:rsidRDefault="008B39C3" w:rsidP="008B39C3">
            <w:pPr>
              <w:pStyle w:val="GOSTTablenorm"/>
            </w:pPr>
            <w:r w:rsidRPr="007036CE">
              <w:lastRenderedPageBreak/>
              <w:t>Код_валюты</w:t>
            </w:r>
          </w:p>
        </w:tc>
        <w:tc>
          <w:tcPr>
            <w:tcW w:w="304" w:type="pct"/>
          </w:tcPr>
          <w:p w14:paraId="258A74A7" w14:textId="77777777" w:rsidR="008B39C3" w:rsidRPr="007036CE" w:rsidRDefault="008B39C3" w:rsidP="008B39C3">
            <w:pPr>
              <w:pStyle w:val="GOSTTablenorm"/>
            </w:pPr>
            <w:r w:rsidRPr="007036CE">
              <w:t>да</w:t>
            </w:r>
          </w:p>
        </w:tc>
        <w:tc>
          <w:tcPr>
            <w:tcW w:w="1099" w:type="pct"/>
          </w:tcPr>
          <w:p w14:paraId="4BA9EB1B" w14:textId="77777777" w:rsidR="008B39C3" w:rsidRPr="007036CE" w:rsidRDefault="008B39C3" w:rsidP="008B39C3">
            <w:pPr>
              <w:pStyle w:val="GOSTTablenorm"/>
            </w:pPr>
            <w:r w:rsidRPr="007036CE">
              <w:t>Код валюты по ОКВ</w:t>
            </w:r>
          </w:p>
        </w:tc>
        <w:tc>
          <w:tcPr>
            <w:tcW w:w="1115" w:type="pct"/>
          </w:tcPr>
          <w:p w14:paraId="50AD4CBD" w14:textId="77777777" w:rsidR="008B39C3" w:rsidRPr="007036CE" w:rsidRDefault="008B39C3" w:rsidP="008B39C3">
            <w:pPr>
              <w:pStyle w:val="GOSTTablenorm"/>
            </w:pPr>
            <w:r w:rsidRPr="007036CE">
              <w:t>Transfer_CodeValute</w:t>
            </w:r>
          </w:p>
        </w:tc>
        <w:tc>
          <w:tcPr>
            <w:tcW w:w="1382" w:type="pct"/>
          </w:tcPr>
          <w:p w14:paraId="2365D803" w14:textId="77777777" w:rsidR="008B39C3" w:rsidRPr="007036CE" w:rsidRDefault="008B39C3" w:rsidP="008B39C3">
            <w:pPr>
              <w:pStyle w:val="GOSTTablenorm"/>
              <w:rPr>
                <w:szCs w:val="22"/>
              </w:rPr>
            </w:pPr>
            <w:r w:rsidRPr="007036CE">
              <w:rPr>
                <w:szCs w:val="22"/>
              </w:rPr>
              <w:t>В составе документа может приходить как цифровой, так и буквенный код валюты.</w:t>
            </w:r>
          </w:p>
          <w:p w14:paraId="151CAD68" w14:textId="77777777" w:rsidR="008B39C3" w:rsidRPr="007036CE" w:rsidRDefault="008B39C3" w:rsidP="002F47C4">
            <w:pPr>
              <w:pStyle w:val="GOSTTableListNum10"/>
              <w:numPr>
                <w:ilvl w:val="0"/>
                <w:numId w:val="47"/>
              </w:numPr>
            </w:pPr>
            <w:r w:rsidRPr="007036CE">
              <w:t>если код валюты пришел цифровой, то в атрибут его значение записывается в неизменном виде;</w:t>
            </w:r>
          </w:p>
          <w:p w14:paraId="083518BF" w14:textId="0F9879A7" w:rsidR="008B39C3" w:rsidRPr="007036CE" w:rsidRDefault="008B39C3" w:rsidP="002F47C4">
            <w:pPr>
              <w:pStyle w:val="GOSTTableListNum10"/>
              <w:numPr>
                <w:ilvl w:val="0"/>
                <w:numId w:val="47"/>
              </w:numPr>
            </w:pPr>
            <w:r w:rsidRPr="007036CE">
              <w:t>если код валюты пришел буквенный, то в атрибут его значение записывается после преобразования в цифровой по данным справочника «Общероссийский классификатор валют (ОКВ)»</w:t>
            </w:r>
            <w:r w:rsidRPr="007036CE">
              <w:rPr>
                <w:rStyle w:val="af6"/>
              </w:rPr>
              <w:fldChar w:fldCharType="begin"/>
            </w:r>
            <w:r w:rsidRPr="007036CE">
              <w:rPr>
                <w:vertAlign w:val="superscript"/>
              </w:rPr>
              <w:instrText xml:space="preserve"> NOTEREF _Ref153484430 \h </w:instrText>
            </w:r>
            <w:r w:rsidRPr="007036CE">
              <w:rPr>
                <w:rStyle w:val="af6"/>
              </w:rPr>
              <w:instrText xml:space="preserve"> \* MERGEFORMAT </w:instrText>
            </w:r>
            <w:r w:rsidRPr="007036CE">
              <w:rPr>
                <w:rStyle w:val="af6"/>
              </w:rPr>
            </w:r>
            <w:r w:rsidRPr="007036CE">
              <w:rPr>
                <w:rStyle w:val="af6"/>
              </w:rPr>
              <w:fldChar w:fldCharType="separate"/>
            </w:r>
            <w:r w:rsidR="00BD74E1">
              <w:rPr>
                <w:vertAlign w:val="superscript"/>
              </w:rPr>
              <w:t>5</w:t>
            </w:r>
            <w:r w:rsidRPr="007036CE">
              <w:rPr>
                <w:rStyle w:val="af6"/>
              </w:rPr>
              <w:fldChar w:fldCharType="end"/>
            </w:r>
          </w:p>
        </w:tc>
      </w:tr>
      <w:tr w:rsidR="007E0C8D" w:rsidRPr="007036CE" w14:paraId="6F594052" w14:textId="77777777" w:rsidTr="00B0621B">
        <w:tc>
          <w:tcPr>
            <w:tcW w:w="1100" w:type="pct"/>
          </w:tcPr>
          <w:p w14:paraId="2626A495" w14:textId="77777777" w:rsidR="007E0C8D" w:rsidRPr="007036CE" w:rsidRDefault="007E0C8D" w:rsidP="007E0C8D">
            <w:pPr>
              <w:pStyle w:val="GOSTTablenorm"/>
            </w:pPr>
            <w:r w:rsidRPr="007036CE">
              <w:rPr>
                <w:szCs w:val="22"/>
              </w:rPr>
              <w:t>Код_валюты_учета</w:t>
            </w:r>
          </w:p>
        </w:tc>
        <w:tc>
          <w:tcPr>
            <w:tcW w:w="304" w:type="pct"/>
          </w:tcPr>
          <w:p w14:paraId="3384AD4A" w14:textId="77777777" w:rsidR="007E0C8D" w:rsidRPr="007036CE" w:rsidDel="000F6C86" w:rsidRDefault="007E0C8D" w:rsidP="007E0C8D">
            <w:pPr>
              <w:pStyle w:val="GOSTTablenorm"/>
            </w:pPr>
            <w:r w:rsidRPr="007036CE">
              <w:rPr>
                <w:szCs w:val="22"/>
              </w:rPr>
              <w:t>да</w:t>
            </w:r>
          </w:p>
        </w:tc>
        <w:tc>
          <w:tcPr>
            <w:tcW w:w="1099" w:type="pct"/>
          </w:tcPr>
          <w:p w14:paraId="03F8BC77" w14:textId="77777777" w:rsidR="007E0C8D" w:rsidRPr="007036CE" w:rsidRDefault="007E0C8D" w:rsidP="007E0C8D">
            <w:pPr>
              <w:pStyle w:val="GOSTTablenorm"/>
            </w:pPr>
            <w:r w:rsidRPr="007036CE">
              <w:rPr>
                <w:szCs w:val="22"/>
              </w:rPr>
              <w:t>Код валюты учета по ОКВ</w:t>
            </w:r>
          </w:p>
        </w:tc>
        <w:tc>
          <w:tcPr>
            <w:tcW w:w="1115" w:type="pct"/>
          </w:tcPr>
          <w:p w14:paraId="7862C6C4" w14:textId="77777777" w:rsidR="007E0C8D" w:rsidRPr="007036CE" w:rsidRDefault="007E0C8D" w:rsidP="007E0C8D">
            <w:pPr>
              <w:pStyle w:val="GOSTTablenorm"/>
            </w:pPr>
            <w:r w:rsidRPr="007036CE">
              <w:t>-</w:t>
            </w:r>
          </w:p>
        </w:tc>
        <w:tc>
          <w:tcPr>
            <w:tcW w:w="1382" w:type="pct"/>
          </w:tcPr>
          <w:p w14:paraId="00704D7C" w14:textId="77777777" w:rsidR="007E0C8D" w:rsidRPr="007036CE" w:rsidRDefault="007E0C8D" w:rsidP="007E0C8D">
            <w:pPr>
              <w:pStyle w:val="GOSTTablenorm"/>
              <w:rPr>
                <w:szCs w:val="22"/>
              </w:rPr>
            </w:pPr>
            <w:r w:rsidRPr="007036CE">
              <w:t>Указывается значение «643»</w:t>
            </w:r>
          </w:p>
        </w:tc>
      </w:tr>
      <w:tr w:rsidR="007E0C8D" w:rsidRPr="007036CE" w14:paraId="2EDADAB0" w14:textId="77777777" w:rsidTr="00B0621B">
        <w:tc>
          <w:tcPr>
            <w:tcW w:w="1100" w:type="pct"/>
          </w:tcPr>
          <w:p w14:paraId="4E05856C" w14:textId="77777777" w:rsidR="007E0C8D" w:rsidRPr="007036CE" w:rsidRDefault="007E0C8D" w:rsidP="007E0C8D">
            <w:pPr>
              <w:pStyle w:val="GOSTTablenorm"/>
            </w:pPr>
            <w:r w:rsidRPr="007036CE">
              <w:t>Дата_ввода_в_действие</w:t>
            </w:r>
          </w:p>
        </w:tc>
        <w:tc>
          <w:tcPr>
            <w:tcW w:w="304" w:type="pct"/>
          </w:tcPr>
          <w:p w14:paraId="44DC5A60" w14:textId="77777777" w:rsidR="007E0C8D" w:rsidRPr="007036CE" w:rsidRDefault="007E0C8D" w:rsidP="007E0C8D">
            <w:pPr>
              <w:pStyle w:val="GOSTTablenorm"/>
            </w:pPr>
            <w:r w:rsidRPr="007036CE">
              <w:t>да</w:t>
            </w:r>
          </w:p>
        </w:tc>
        <w:tc>
          <w:tcPr>
            <w:tcW w:w="1099" w:type="pct"/>
          </w:tcPr>
          <w:p w14:paraId="5483DC0E" w14:textId="77777777" w:rsidR="007E0C8D" w:rsidRPr="007036CE" w:rsidRDefault="007E0C8D" w:rsidP="007E0C8D">
            <w:pPr>
              <w:pStyle w:val="GOSTTablenorm"/>
            </w:pPr>
            <w:r w:rsidRPr="007036CE">
              <w:t>Дата ввода в действие</w:t>
            </w:r>
          </w:p>
        </w:tc>
        <w:tc>
          <w:tcPr>
            <w:tcW w:w="1115" w:type="pct"/>
          </w:tcPr>
          <w:p w14:paraId="619DF45A" w14:textId="77777777" w:rsidR="007E0C8D" w:rsidRPr="007036CE" w:rsidRDefault="007E0C8D" w:rsidP="007E0C8D">
            <w:pPr>
              <w:pStyle w:val="GOSTTablenorm"/>
            </w:pPr>
          </w:p>
        </w:tc>
        <w:tc>
          <w:tcPr>
            <w:tcW w:w="1382" w:type="pct"/>
          </w:tcPr>
          <w:p w14:paraId="03B416C9" w14:textId="77777777" w:rsidR="007E0C8D" w:rsidRPr="007036CE" w:rsidRDefault="007E0C8D" w:rsidP="007E0C8D">
            <w:pPr>
              <w:pStyle w:val="GOSTTablenorm"/>
            </w:pPr>
            <w:r w:rsidRPr="007036CE">
              <w:t>Для данного типа документов Дата_ввода_в_действие = Дата_отражения_в_учете</w:t>
            </w:r>
          </w:p>
        </w:tc>
      </w:tr>
      <w:tr w:rsidR="007E0C8D" w:rsidRPr="007036CE" w14:paraId="2F0E565E" w14:textId="77777777" w:rsidTr="00B0621B">
        <w:tc>
          <w:tcPr>
            <w:tcW w:w="1100" w:type="pct"/>
          </w:tcPr>
          <w:p w14:paraId="1D045839" w14:textId="77777777" w:rsidR="007E0C8D" w:rsidRPr="007036CE" w:rsidRDefault="007E0C8D" w:rsidP="007E0C8D">
            <w:pPr>
              <w:pStyle w:val="GOSTTablenorm"/>
            </w:pPr>
            <w:r w:rsidRPr="007036CE">
              <w:t>Код_контура</w:t>
            </w:r>
          </w:p>
        </w:tc>
        <w:tc>
          <w:tcPr>
            <w:tcW w:w="304" w:type="pct"/>
          </w:tcPr>
          <w:p w14:paraId="4AB944B8" w14:textId="77777777" w:rsidR="007E0C8D" w:rsidRPr="007036CE" w:rsidRDefault="007E0C8D" w:rsidP="007E0C8D">
            <w:pPr>
              <w:pStyle w:val="GOSTTablenorm"/>
            </w:pPr>
            <w:r w:rsidRPr="007036CE">
              <w:t>да</w:t>
            </w:r>
          </w:p>
        </w:tc>
        <w:tc>
          <w:tcPr>
            <w:tcW w:w="1099" w:type="pct"/>
          </w:tcPr>
          <w:p w14:paraId="408E21A8" w14:textId="77777777" w:rsidR="007E0C8D" w:rsidRPr="007036CE" w:rsidRDefault="007E0C8D" w:rsidP="007E0C8D">
            <w:pPr>
              <w:pStyle w:val="GOSTTablenorm"/>
            </w:pPr>
            <w:r w:rsidRPr="007036CE">
              <w:t>Код контура, приведенный к стандартному виду</w:t>
            </w:r>
          </w:p>
        </w:tc>
        <w:tc>
          <w:tcPr>
            <w:tcW w:w="1115" w:type="pct"/>
          </w:tcPr>
          <w:p w14:paraId="27AE0991" w14:textId="77777777" w:rsidR="007E0C8D" w:rsidRPr="007036CE" w:rsidRDefault="007E0C8D" w:rsidP="007E0C8D">
            <w:pPr>
              <w:pStyle w:val="GOSTTablenorm"/>
            </w:pPr>
            <w:r w:rsidRPr="007036CE">
              <w:t>StmInfrmtn_Contour</w:t>
            </w:r>
          </w:p>
        </w:tc>
        <w:tc>
          <w:tcPr>
            <w:tcW w:w="1382" w:type="pct"/>
          </w:tcPr>
          <w:p w14:paraId="5AB1C9DA" w14:textId="77777777" w:rsidR="007E0C8D" w:rsidRPr="007036CE" w:rsidRDefault="007E0C8D" w:rsidP="007E0C8D">
            <w:pPr>
              <w:pStyle w:val="GOSTTablenorm"/>
              <w:rPr>
                <w:rFonts w:eastAsiaTheme="minorEastAsia"/>
              </w:rPr>
            </w:pPr>
            <w:r w:rsidRPr="007036CE">
              <w:t>Если в теге документа «1» или «O», то значение «1».</w:t>
            </w:r>
          </w:p>
          <w:p w14:paraId="7199A9A7" w14:textId="77777777" w:rsidR="007E0C8D" w:rsidRPr="007036CE" w:rsidRDefault="007E0C8D" w:rsidP="007E0C8D">
            <w:pPr>
              <w:pStyle w:val="GOSTTablenorm"/>
            </w:pPr>
            <w:r w:rsidRPr="007036CE">
              <w:t>Если в теге документа «2» или «S», то значение «2»</w:t>
            </w:r>
          </w:p>
        </w:tc>
      </w:tr>
      <w:tr w:rsidR="007E0C8D" w:rsidRPr="007036CE" w14:paraId="3E7854B2" w14:textId="77777777" w:rsidTr="00B0621B">
        <w:tc>
          <w:tcPr>
            <w:tcW w:w="1100" w:type="pct"/>
          </w:tcPr>
          <w:p w14:paraId="541420CD" w14:textId="77777777" w:rsidR="007E0C8D" w:rsidRPr="007036CE" w:rsidRDefault="007E0C8D" w:rsidP="007E0C8D">
            <w:pPr>
              <w:pStyle w:val="GOSTTablenorm"/>
              <w:rPr>
                <w:szCs w:val="22"/>
              </w:rPr>
            </w:pPr>
            <w:r w:rsidRPr="007036CE">
              <w:rPr>
                <w:szCs w:val="22"/>
              </w:rPr>
              <w:t>Уровень_конфиденциальности</w:t>
            </w:r>
          </w:p>
        </w:tc>
        <w:tc>
          <w:tcPr>
            <w:tcW w:w="304" w:type="pct"/>
          </w:tcPr>
          <w:p w14:paraId="233B2B58" w14:textId="77777777" w:rsidR="007E0C8D" w:rsidRPr="007036CE" w:rsidRDefault="007E0C8D" w:rsidP="007E0C8D">
            <w:pPr>
              <w:pStyle w:val="GOSTTablenorm"/>
              <w:rPr>
                <w:szCs w:val="22"/>
              </w:rPr>
            </w:pPr>
            <w:r w:rsidRPr="007036CE">
              <w:rPr>
                <w:szCs w:val="22"/>
              </w:rPr>
              <w:t>нет</w:t>
            </w:r>
          </w:p>
        </w:tc>
        <w:tc>
          <w:tcPr>
            <w:tcW w:w="1099" w:type="pct"/>
          </w:tcPr>
          <w:p w14:paraId="2FFAA4C3" w14:textId="77777777" w:rsidR="007E0C8D" w:rsidRPr="007036CE" w:rsidRDefault="007E0C8D" w:rsidP="007E0C8D">
            <w:pPr>
              <w:pStyle w:val="GOSTTablenorm"/>
              <w:rPr>
                <w:szCs w:val="22"/>
              </w:rPr>
            </w:pPr>
            <w:r w:rsidRPr="007036CE">
              <w:rPr>
                <w:szCs w:val="22"/>
              </w:rPr>
              <w:t>Уровень конфиденциальности</w:t>
            </w:r>
          </w:p>
        </w:tc>
        <w:tc>
          <w:tcPr>
            <w:tcW w:w="1115" w:type="pct"/>
          </w:tcPr>
          <w:p w14:paraId="3D8FA5DB" w14:textId="77777777" w:rsidR="007E0C8D" w:rsidRPr="007036CE" w:rsidRDefault="007E0C8D" w:rsidP="007E0C8D">
            <w:pPr>
              <w:pStyle w:val="GOSTTablenorm"/>
              <w:rPr>
                <w:szCs w:val="22"/>
              </w:rPr>
            </w:pPr>
            <w:r w:rsidRPr="007036CE">
              <w:rPr>
                <w:szCs w:val="22"/>
                <w:lang w:val="en-US"/>
              </w:rPr>
              <w:t>StmInfrmtn_AccessLevelStereotype</w:t>
            </w:r>
          </w:p>
        </w:tc>
        <w:tc>
          <w:tcPr>
            <w:tcW w:w="1382" w:type="pct"/>
          </w:tcPr>
          <w:p w14:paraId="4ADA944E" w14:textId="77777777" w:rsidR="007E0C8D" w:rsidRPr="007036CE" w:rsidRDefault="007E0C8D" w:rsidP="007E0C8D">
            <w:pPr>
              <w:pStyle w:val="GOSTTablenorm"/>
              <w:rPr>
                <w:szCs w:val="22"/>
              </w:rPr>
            </w:pPr>
          </w:p>
        </w:tc>
      </w:tr>
      <w:tr w:rsidR="007E0C8D" w:rsidRPr="007036CE" w14:paraId="52858814" w14:textId="77777777" w:rsidTr="00B0621B">
        <w:tc>
          <w:tcPr>
            <w:tcW w:w="1100" w:type="pct"/>
          </w:tcPr>
          <w:p w14:paraId="2955FAC5" w14:textId="77777777" w:rsidR="007E0C8D" w:rsidRPr="007036CE" w:rsidRDefault="007E0C8D" w:rsidP="007E0C8D">
            <w:pPr>
              <w:pStyle w:val="GOSTTablenorm"/>
              <w:rPr>
                <w:szCs w:val="22"/>
              </w:rPr>
            </w:pPr>
            <w:r w:rsidRPr="007036CE">
              <w:rPr>
                <w:szCs w:val="22"/>
              </w:rPr>
              <w:t>Код_бюджета</w:t>
            </w:r>
          </w:p>
        </w:tc>
        <w:tc>
          <w:tcPr>
            <w:tcW w:w="304" w:type="pct"/>
          </w:tcPr>
          <w:p w14:paraId="628223B1" w14:textId="77777777" w:rsidR="007E0C8D" w:rsidRPr="007036CE" w:rsidRDefault="007E0C8D" w:rsidP="007E0C8D">
            <w:pPr>
              <w:pStyle w:val="GOSTTablenorm"/>
              <w:rPr>
                <w:szCs w:val="22"/>
              </w:rPr>
            </w:pPr>
            <w:r w:rsidRPr="007036CE">
              <w:rPr>
                <w:szCs w:val="22"/>
              </w:rPr>
              <w:t>нет</w:t>
            </w:r>
          </w:p>
        </w:tc>
        <w:tc>
          <w:tcPr>
            <w:tcW w:w="1099" w:type="pct"/>
          </w:tcPr>
          <w:p w14:paraId="35A02C1F" w14:textId="77777777" w:rsidR="007E0C8D" w:rsidRPr="007036CE" w:rsidRDefault="007E0C8D" w:rsidP="007E0C8D">
            <w:pPr>
              <w:pStyle w:val="GOSTTablenorm"/>
              <w:rPr>
                <w:szCs w:val="22"/>
              </w:rPr>
            </w:pPr>
            <w:r w:rsidRPr="007036CE">
              <w:rPr>
                <w:szCs w:val="22"/>
              </w:rPr>
              <w:t>Код бюджета</w:t>
            </w:r>
          </w:p>
        </w:tc>
        <w:tc>
          <w:tcPr>
            <w:tcW w:w="1115" w:type="pct"/>
          </w:tcPr>
          <w:p w14:paraId="5CC96D8A" w14:textId="77777777" w:rsidR="007E0C8D" w:rsidRPr="007036CE" w:rsidRDefault="007C7A94" w:rsidP="007E0C8D">
            <w:pPr>
              <w:pStyle w:val="GOSTTablenorm"/>
              <w:rPr>
                <w:szCs w:val="22"/>
                <w:lang w:val="en-US"/>
              </w:rPr>
            </w:pPr>
            <w:ins w:id="10589" w:author="Левина Алла EXP-297484" w:date="2024-08-22T15:36:00Z">
              <w:r w:rsidRPr="007036CE">
                <w:rPr>
                  <w:szCs w:val="22"/>
                </w:rPr>
                <w:t>ZR_BudgetCode</w:t>
              </w:r>
            </w:ins>
            <w:del w:id="10590" w:author="Левина Алла EXP-297484" w:date="2024-08-22T15:36:00Z">
              <w:r w:rsidR="007E0C8D" w:rsidRPr="007036CE" w:rsidDel="007C7A94">
                <w:rPr>
                  <w:szCs w:val="22"/>
                </w:rPr>
                <w:delText>ZR_BudgetCode_Rec</w:delText>
              </w:r>
            </w:del>
          </w:p>
        </w:tc>
        <w:tc>
          <w:tcPr>
            <w:tcW w:w="1382" w:type="pct"/>
          </w:tcPr>
          <w:p w14:paraId="367C1D87" w14:textId="77777777" w:rsidR="007E0C8D" w:rsidRPr="007036CE" w:rsidRDefault="007E0C8D" w:rsidP="007E0C8D">
            <w:pPr>
              <w:pStyle w:val="GOSTTablenorm"/>
              <w:rPr>
                <w:szCs w:val="22"/>
              </w:rPr>
            </w:pPr>
          </w:p>
        </w:tc>
      </w:tr>
      <w:tr w:rsidR="007E0C8D" w:rsidRPr="007036CE" w14:paraId="00FAA65F" w14:textId="77777777" w:rsidTr="00B0621B">
        <w:tc>
          <w:tcPr>
            <w:tcW w:w="1100" w:type="pct"/>
          </w:tcPr>
          <w:p w14:paraId="67C23E68" w14:textId="77777777" w:rsidR="007E0C8D" w:rsidRPr="007036CE" w:rsidRDefault="007E0C8D" w:rsidP="007E0C8D">
            <w:pPr>
              <w:pStyle w:val="GOSTTablenorm"/>
              <w:rPr>
                <w:szCs w:val="22"/>
              </w:rPr>
            </w:pPr>
            <w:r w:rsidRPr="007036CE">
              <w:rPr>
                <w:szCs w:val="22"/>
              </w:rPr>
              <w:t>Номер_ЛС_плательщика</w:t>
            </w:r>
          </w:p>
        </w:tc>
        <w:tc>
          <w:tcPr>
            <w:tcW w:w="304" w:type="pct"/>
          </w:tcPr>
          <w:p w14:paraId="21E0FF23" w14:textId="77777777" w:rsidR="007E0C8D" w:rsidRPr="007036CE" w:rsidRDefault="007E0C8D" w:rsidP="007E0C8D">
            <w:pPr>
              <w:pStyle w:val="GOSTTablenorm"/>
              <w:rPr>
                <w:szCs w:val="22"/>
              </w:rPr>
            </w:pPr>
            <w:r w:rsidRPr="007036CE">
              <w:rPr>
                <w:szCs w:val="22"/>
              </w:rPr>
              <w:t>нет</w:t>
            </w:r>
          </w:p>
        </w:tc>
        <w:tc>
          <w:tcPr>
            <w:tcW w:w="1099" w:type="pct"/>
          </w:tcPr>
          <w:p w14:paraId="4FA8B602" w14:textId="77777777" w:rsidR="007E0C8D" w:rsidRPr="007036CE" w:rsidRDefault="007E0C8D" w:rsidP="007E0C8D">
            <w:pPr>
              <w:pStyle w:val="GOSTTablenorm"/>
              <w:rPr>
                <w:szCs w:val="22"/>
              </w:rPr>
            </w:pPr>
            <w:r w:rsidRPr="007036CE">
              <w:rPr>
                <w:szCs w:val="22"/>
              </w:rPr>
              <w:t>Номер лицевого счета плательщика</w:t>
            </w:r>
          </w:p>
        </w:tc>
        <w:tc>
          <w:tcPr>
            <w:tcW w:w="1115" w:type="pct"/>
          </w:tcPr>
          <w:p w14:paraId="165B51D5" w14:textId="77777777" w:rsidR="007E0C8D" w:rsidRPr="007036CE" w:rsidRDefault="007E0C8D" w:rsidP="007E0C8D">
            <w:pPr>
              <w:pStyle w:val="GOSTTablenorm"/>
              <w:rPr>
                <w:szCs w:val="22"/>
              </w:rPr>
            </w:pPr>
            <w:r w:rsidRPr="007036CE">
              <w:rPr>
                <w:szCs w:val="22"/>
              </w:rPr>
              <w:t>ZR_PersonalAccount</w:t>
            </w:r>
          </w:p>
        </w:tc>
        <w:tc>
          <w:tcPr>
            <w:tcW w:w="1382" w:type="pct"/>
          </w:tcPr>
          <w:p w14:paraId="485F0975" w14:textId="77777777" w:rsidR="007E0C8D" w:rsidRPr="007036CE" w:rsidRDefault="007E0C8D" w:rsidP="007E0C8D">
            <w:pPr>
              <w:pStyle w:val="GOSTTablenorm"/>
              <w:rPr>
                <w:szCs w:val="22"/>
              </w:rPr>
            </w:pPr>
          </w:p>
        </w:tc>
      </w:tr>
      <w:tr w:rsidR="007E0C8D" w:rsidRPr="007036CE" w14:paraId="773134FE" w14:textId="77777777" w:rsidTr="00B0621B">
        <w:tc>
          <w:tcPr>
            <w:tcW w:w="1100" w:type="pct"/>
          </w:tcPr>
          <w:p w14:paraId="2ACD4E53" w14:textId="77777777" w:rsidR="007E0C8D" w:rsidRPr="007036CE" w:rsidRDefault="007E0C8D" w:rsidP="007E0C8D">
            <w:pPr>
              <w:pStyle w:val="GOSTTablenorm"/>
              <w:rPr>
                <w:szCs w:val="22"/>
              </w:rPr>
            </w:pPr>
            <w:r w:rsidRPr="007036CE">
              <w:rPr>
                <w:szCs w:val="22"/>
              </w:rPr>
              <w:lastRenderedPageBreak/>
              <w:t>РС_КС_плательщика</w:t>
            </w:r>
          </w:p>
        </w:tc>
        <w:tc>
          <w:tcPr>
            <w:tcW w:w="304" w:type="pct"/>
          </w:tcPr>
          <w:p w14:paraId="21428864" w14:textId="77777777" w:rsidR="007E0C8D" w:rsidRPr="007036CE" w:rsidRDefault="007E0C8D" w:rsidP="007E0C8D">
            <w:pPr>
              <w:pStyle w:val="GOSTTablenorm"/>
              <w:rPr>
                <w:szCs w:val="22"/>
              </w:rPr>
            </w:pPr>
            <w:r w:rsidRPr="007036CE">
              <w:rPr>
                <w:szCs w:val="22"/>
              </w:rPr>
              <w:t>нет</w:t>
            </w:r>
          </w:p>
        </w:tc>
        <w:tc>
          <w:tcPr>
            <w:tcW w:w="1099" w:type="pct"/>
          </w:tcPr>
          <w:p w14:paraId="10773930" w14:textId="77777777" w:rsidR="007E0C8D" w:rsidRPr="007036CE" w:rsidRDefault="007E0C8D" w:rsidP="007E0C8D">
            <w:pPr>
              <w:pStyle w:val="GOSTTablenorm"/>
              <w:rPr>
                <w:szCs w:val="22"/>
              </w:rPr>
            </w:pPr>
            <w:r w:rsidRPr="007036CE">
              <w:rPr>
                <w:szCs w:val="22"/>
              </w:rPr>
              <w:t>Расчетный или казначейский счет плательщика</w:t>
            </w:r>
          </w:p>
        </w:tc>
        <w:tc>
          <w:tcPr>
            <w:tcW w:w="1115" w:type="pct"/>
          </w:tcPr>
          <w:p w14:paraId="48D9A1E5" w14:textId="77777777" w:rsidR="007E0C8D" w:rsidRPr="007036CE" w:rsidRDefault="007E0C8D" w:rsidP="007E0C8D">
            <w:pPr>
              <w:pStyle w:val="GOSTTablenorm"/>
              <w:rPr>
                <w:szCs w:val="22"/>
              </w:rPr>
            </w:pPr>
            <w:r w:rsidRPr="007036CE">
              <w:rPr>
                <w:szCs w:val="22"/>
                <w:lang w:val="en-US"/>
              </w:rPr>
              <w:t>Transfer_ClientTransfer_Score</w:t>
            </w:r>
          </w:p>
        </w:tc>
        <w:tc>
          <w:tcPr>
            <w:tcW w:w="1382" w:type="pct"/>
          </w:tcPr>
          <w:p w14:paraId="602499E8" w14:textId="77777777" w:rsidR="007E0C8D" w:rsidRPr="007036CE" w:rsidRDefault="007E0C8D" w:rsidP="007E0C8D">
            <w:pPr>
              <w:pStyle w:val="GOSTTablenorm"/>
              <w:rPr>
                <w:szCs w:val="22"/>
              </w:rPr>
            </w:pPr>
          </w:p>
        </w:tc>
      </w:tr>
      <w:tr w:rsidR="007E0C8D" w:rsidRPr="007036CE" w14:paraId="17ECE882" w14:textId="77777777" w:rsidTr="00B0621B">
        <w:tc>
          <w:tcPr>
            <w:tcW w:w="1100" w:type="pct"/>
          </w:tcPr>
          <w:p w14:paraId="35CADAB4" w14:textId="77777777" w:rsidR="007E0C8D" w:rsidRPr="007036CE" w:rsidRDefault="007E0C8D" w:rsidP="007E0C8D">
            <w:pPr>
              <w:pStyle w:val="GOSTTablenorm"/>
            </w:pPr>
            <w:r w:rsidRPr="007036CE">
              <w:t>Авансовое_ДО_плательщика</w:t>
            </w:r>
          </w:p>
        </w:tc>
        <w:tc>
          <w:tcPr>
            <w:tcW w:w="304" w:type="pct"/>
          </w:tcPr>
          <w:p w14:paraId="4234EA8E" w14:textId="77777777" w:rsidR="007E0C8D" w:rsidRPr="007036CE" w:rsidRDefault="007E0C8D" w:rsidP="007E0C8D">
            <w:pPr>
              <w:pStyle w:val="GOSTTablenorm"/>
            </w:pPr>
            <w:r w:rsidRPr="007036CE">
              <w:t>нет</w:t>
            </w:r>
          </w:p>
        </w:tc>
        <w:tc>
          <w:tcPr>
            <w:tcW w:w="1099" w:type="pct"/>
          </w:tcPr>
          <w:p w14:paraId="03172826" w14:textId="77777777" w:rsidR="007E0C8D" w:rsidRPr="007036CE" w:rsidRDefault="007E0C8D" w:rsidP="007E0C8D">
            <w:pPr>
              <w:pStyle w:val="GOSTTablenorm"/>
            </w:pPr>
            <w:r w:rsidRPr="007036CE">
              <w:t>Признак авансового ДО плательщика</w:t>
            </w:r>
          </w:p>
        </w:tc>
        <w:tc>
          <w:tcPr>
            <w:tcW w:w="1115" w:type="pct"/>
          </w:tcPr>
          <w:p w14:paraId="2A6BF620" w14:textId="77777777" w:rsidR="007E0C8D" w:rsidRPr="007036CE" w:rsidRDefault="007E0C8D" w:rsidP="007E0C8D">
            <w:pPr>
              <w:pStyle w:val="GOSTTablenorm"/>
            </w:pPr>
            <w:r w:rsidRPr="007036CE">
              <w:t>DopInfo_AdPaymentCharact</w:t>
            </w:r>
          </w:p>
        </w:tc>
        <w:tc>
          <w:tcPr>
            <w:tcW w:w="1382" w:type="pct"/>
          </w:tcPr>
          <w:p w14:paraId="0ACDE593" w14:textId="77777777" w:rsidR="007E0C8D" w:rsidRPr="007036CE" w:rsidRDefault="007E0C8D" w:rsidP="007E0C8D">
            <w:pPr>
              <w:pStyle w:val="GOSTTablenorm"/>
            </w:pPr>
          </w:p>
        </w:tc>
      </w:tr>
      <w:tr w:rsidR="007E0C8D" w:rsidRPr="007036CE" w14:paraId="34E89053" w14:textId="77777777" w:rsidTr="00B0621B">
        <w:tc>
          <w:tcPr>
            <w:tcW w:w="1100" w:type="pct"/>
          </w:tcPr>
          <w:p w14:paraId="76A08E3A" w14:textId="77777777" w:rsidR="007E0C8D" w:rsidRPr="007036CE" w:rsidRDefault="007E0C8D" w:rsidP="007E0C8D">
            <w:pPr>
              <w:pStyle w:val="GOSTTablenorm"/>
            </w:pPr>
            <w:r w:rsidRPr="007036CE">
              <w:t>Учет_ПОФР_ЛС_плательщика</w:t>
            </w:r>
          </w:p>
        </w:tc>
        <w:tc>
          <w:tcPr>
            <w:tcW w:w="304" w:type="pct"/>
          </w:tcPr>
          <w:p w14:paraId="087D4075" w14:textId="77777777" w:rsidR="007E0C8D" w:rsidRPr="007036CE" w:rsidRDefault="00824295" w:rsidP="007E0C8D">
            <w:pPr>
              <w:pStyle w:val="GOSTTablenorm"/>
            </w:pPr>
            <w:r w:rsidRPr="007036CE">
              <w:t>да</w:t>
            </w:r>
          </w:p>
        </w:tc>
        <w:tc>
          <w:tcPr>
            <w:tcW w:w="1099" w:type="pct"/>
          </w:tcPr>
          <w:p w14:paraId="481E85DF" w14:textId="77777777" w:rsidR="007E0C8D" w:rsidRPr="007036CE" w:rsidRDefault="007E0C8D" w:rsidP="007E0C8D">
            <w:pPr>
              <w:pStyle w:val="GOSTTablenorm"/>
            </w:pPr>
            <w:r w:rsidRPr="007036CE">
              <w:t>Признак учета ПОФР на ЛС плательщика</w:t>
            </w:r>
          </w:p>
        </w:tc>
        <w:tc>
          <w:tcPr>
            <w:tcW w:w="1115" w:type="pct"/>
          </w:tcPr>
          <w:p w14:paraId="56028CC9" w14:textId="77777777" w:rsidR="007E0C8D" w:rsidRPr="007036CE" w:rsidRDefault="007E0C8D" w:rsidP="007E0C8D">
            <w:pPr>
              <w:pStyle w:val="GOSTTablenorm"/>
            </w:pPr>
            <w:r w:rsidRPr="007036CE">
              <w:t>DopInfo_SIGN_POFR_SND</w:t>
            </w:r>
          </w:p>
        </w:tc>
        <w:tc>
          <w:tcPr>
            <w:tcW w:w="1382" w:type="pct"/>
          </w:tcPr>
          <w:p w14:paraId="3ADFCD84" w14:textId="77777777" w:rsidR="00824295" w:rsidRPr="007036CE" w:rsidRDefault="00824295" w:rsidP="00824295">
            <w:pPr>
              <w:pStyle w:val="GOSTTablenorm"/>
            </w:pPr>
            <w:r w:rsidRPr="007036CE">
              <w:t>Если в теге документа «true», то значение «1».</w:t>
            </w:r>
          </w:p>
          <w:p w14:paraId="36DC1A45" w14:textId="77777777" w:rsidR="007E0C8D" w:rsidRPr="007036CE" w:rsidRDefault="00824295" w:rsidP="00824295">
            <w:pPr>
              <w:pStyle w:val="GOSTTablenorm"/>
            </w:pPr>
            <w:r w:rsidRPr="007036CE">
              <w:t>Если в теге документа «false», то значение «0»</w:t>
            </w:r>
          </w:p>
        </w:tc>
      </w:tr>
      <w:tr w:rsidR="007E0C8D" w:rsidRPr="007036CE" w14:paraId="21554A99" w14:textId="77777777" w:rsidTr="00B0621B">
        <w:tc>
          <w:tcPr>
            <w:tcW w:w="1100" w:type="pct"/>
          </w:tcPr>
          <w:p w14:paraId="58F59006" w14:textId="77777777" w:rsidR="007E0C8D" w:rsidRPr="007036CE" w:rsidRDefault="007E0C8D" w:rsidP="007E0C8D">
            <w:pPr>
              <w:pStyle w:val="GOSTTablenorm"/>
            </w:pPr>
            <w:r w:rsidRPr="007036CE">
              <w:t>Период_действия_ПОФР</w:t>
            </w:r>
          </w:p>
        </w:tc>
        <w:tc>
          <w:tcPr>
            <w:tcW w:w="304" w:type="pct"/>
          </w:tcPr>
          <w:p w14:paraId="5FA32825" w14:textId="77777777" w:rsidR="007E0C8D" w:rsidRPr="007036CE" w:rsidRDefault="007E0C8D" w:rsidP="007E0C8D">
            <w:pPr>
              <w:pStyle w:val="GOSTTablenorm"/>
            </w:pPr>
            <w:r w:rsidRPr="007036CE">
              <w:t>нет</w:t>
            </w:r>
          </w:p>
        </w:tc>
        <w:tc>
          <w:tcPr>
            <w:tcW w:w="1099" w:type="pct"/>
          </w:tcPr>
          <w:p w14:paraId="1147F7D9" w14:textId="77777777" w:rsidR="007E0C8D" w:rsidRPr="007036CE" w:rsidRDefault="007E0C8D" w:rsidP="007E0C8D">
            <w:pPr>
              <w:pStyle w:val="GOSTTablenorm"/>
            </w:pPr>
            <w:r w:rsidRPr="007036CE">
              <w:t>Период действия ПОФР</w:t>
            </w:r>
          </w:p>
        </w:tc>
        <w:tc>
          <w:tcPr>
            <w:tcW w:w="1115" w:type="pct"/>
          </w:tcPr>
          <w:p w14:paraId="10FC0299" w14:textId="77777777" w:rsidR="007E0C8D" w:rsidRPr="007036CE" w:rsidRDefault="007E0C8D" w:rsidP="007E0C8D">
            <w:pPr>
              <w:pStyle w:val="GOSTTablenorm"/>
            </w:pPr>
            <w:r w:rsidRPr="007036CE">
              <w:t>DopInfo_PeriodPOFR</w:t>
            </w:r>
          </w:p>
        </w:tc>
        <w:tc>
          <w:tcPr>
            <w:tcW w:w="1382" w:type="pct"/>
          </w:tcPr>
          <w:p w14:paraId="2EFC54FD" w14:textId="77777777" w:rsidR="007E0C8D" w:rsidRPr="007036CE" w:rsidRDefault="007E0C8D" w:rsidP="007E0C8D">
            <w:pPr>
              <w:pStyle w:val="GOSTTablenorm"/>
            </w:pPr>
          </w:p>
        </w:tc>
      </w:tr>
      <w:tr w:rsidR="007E0C8D" w:rsidRPr="007036CE" w14:paraId="43478FDD" w14:textId="77777777" w:rsidTr="00B0621B">
        <w:tc>
          <w:tcPr>
            <w:tcW w:w="1100" w:type="pct"/>
          </w:tcPr>
          <w:p w14:paraId="601B9D81" w14:textId="77777777" w:rsidR="007E0C8D" w:rsidRPr="007036CE" w:rsidRDefault="007E0C8D" w:rsidP="007E0C8D">
            <w:pPr>
              <w:pStyle w:val="GOSTTablenorm"/>
            </w:pPr>
            <w:r w:rsidRPr="007036CE">
              <w:t>КБК_ПОФР_плательщика</w:t>
            </w:r>
          </w:p>
        </w:tc>
        <w:tc>
          <w:tcPr>
            <w:tcW w:w="304" w:type="pct"/>
          </w:tcPr>
          <w:p w14:paraId="1E765A79" w14:textId="77777777" w:rsidR="007E0C8D" w:rsidRPr="007036CE" w:rsidRDefault="007E0C8D" w:rsidP="007E0C8D">
            <w:pPr>
              <w:pStyle w:val="GOSTTablenorm"/>
            </w:pPr>
            <w:r w:rsidRPr="007036CE">
              <w:t>нет</w:t>
            </w:r>
          </w:p>
        </w:tc>
        <w:tc>
          <w:tcPr>
            <w:tcW w:w="1099" w:type="pct"/>
          </w:tcPr>
          <w:p w14:paraId="3D798A0E" w14:textId="77777777" w:rsidR="007E0C8D" w:rsidRPr="007036CE" w:rsidRDefault="007E0C8D" w:rsidP="007E0C8D">
            <w:pPr>
              <w:pStyle w:val="GOSTTablenorm"/>
            </w:pPr>
            <w:r w:rsidRPr="007036CE">
              <w:t xml:space="preserve">КБК </w:t>
            </w:r>
            <w:r w:rsidRPr="007036CE">
              <w:rPr>
                <w:szCs w:val="22"/>
              </w:rPr>
              <w:t xml:space="preserve">для контроля остатка </w:t>
            </w:r>
            <w:r w:rsidRPr="007036CE">
              <w:t>ПОФР плательщика</w:t>
            </w:r>
          </w:p>
        </w:tc>
        <w:tc>
          <w:tcPr>
            <w:tcW w:w="1115" w:type="pct"/>
          </w:tcPr>
          <w:p w14:paraId="7AB21A77" w14:textId="77777777" w:rsidR="007E0C8D" w:rsidRPr="007036CE" w:rsidRDefault="007E0C8D" w:rsidP="007E0C8D">
            <w:pPr>
              <w:pStyle w:val="GOSTTablenorm"/>
            </w:pPr>
            <w:r w:rsidRPr="007036CE">
              <w:t>DopInfo_KBKCtrlBalancePOFRPay</w:t>
            </w:r>
          </w:p>
        </w:tc>
        <w:tc>
          <w:tcPr>
            <w:tcW w:w="1382" w:type="pct"/>
          </w:tcPr>
          <w:p w14:paraId="1DAE5034" w14:textId="77777777" w:rsidR="007E0C8D" w:rsidRPr="007036CE" w:rsidRDefault="007E0C8D" w:rsidP="007E0C8D">
            <w:pPr>
              <w:pStyle w:val="GOSTTablenorm"/>
            </w:pPr>
          </w:p>
        </w:tc>
      </w:tr>
      <w:tr w:rsidR="007E0C8D" w:rsidRPr="007036CE" w14:paraId="0DF75FA8" w14:textId="77777777" w:rsidTr="00B0621B">
        <w:tc>
          <w:tcPr>
            <w:tcW w:w="1100" w:type="pct"/>
          </w:tcPr>
          <w:p w14:paraId="2B66FB3C" w14:textId="77777777" w:rsidR="007E0C8D" w:rsidRPr="007036CE" w:rsidRDefault="007E0C8D" w:rsidP="007E0C8D">
            <w:pPr>
              <w:pStyle w:val="GOSTTablenorm"/>
            </w:pPr>
            <w:r w:rsidRPr="007036CE">
              <w:t>Учет_ДО_ЛС_плательщика</w:t>
            </w:r>
          </w:p>
        </w:tc>
        <w:tc>
          <w:tcPr>
            <w:tcW w:w="304" w:type="pct"/>
          </w:tcPr>
          <w:p w14:paraId="28C1007E" w14:textId="77777777" w:rsidR="007E0C8D" w:rsidRPr="007036CE" w:rsidRDefault="00824295" w:rsidP="007E0C8D">
            <w:pPr>
              <w:pStyle w:val="GOSTTablenorm"/>
            </w:pPr>
            <w:r w:rsidRPr="007036CE">
              <w:t>да</w:t>
            </w:r>
          </w:p>
        </w:tc>
        <w:tc>
          <w:tcPr>
            <w:tcW w:w="1099" w:type="pct"/>
          </w:tcPr>
          <w:p w14:paraId="0F3CB77F" w14:textId="77777777" w:rsidR="007E0C8D" w:rsidRPr="007036CE" w:rsidRDefault="007E0C8D" w:rsidP="007E0C8D">
            <w:pPr>
              <w:pStyle w:val="GOSTTablenorm"/>
            </w:pPr>
            <w:r w:rsidRPr="007036CE">
              <w:t>Признак учета ДО на ЛС плательщика</w:t>
            </w:r>
          </w:p>
        </w:tc>
        <w:tc>
          <w:tcPr>
            <w:tcW w:w="1115" w:type="pct"/>
          </w:tcPr>
          <w:p w14:paraId="27582ED2" w14:textId="77777777" w:rsidR="007E0C8D" w:rsidRPr="007036CE" w:rsidRDefault="007E0C8D" w:rsidP="007E0C8D">
            <w:pPr>
              <w:pStyle w:val="GOSTTablenorm"/>
            </w:pPr>
            <w:r w:rsidRPr="007036CE">
              <w:t>DopInfo_SIGN_DO_SND</w:t>
            </w:r>
          </w:p>
        </w:tc>
        <w:tc>
          <w:tcPr>
            <w:tcW w:w="1382" w:type="pct"/>
          </w:tcPr>
          <w:p w14:paraId="7D090427" w14:textId="77777777" w:rsidR="00824295" w:rsidRPr="007036CE" w:rsidRDefault="00824295" w:rsidP="00824295">
            <w:pPr>
              <w:pStyle w:val="GOSTTablenorm"/>
            </w:pPr>
            <w:r w:rsidRPr="007036CE">
              <w:t>Если в теге документа «true», то значение «1».</w:t>
            </w:r>
          </w:p>
          <w:p w14:paraId="5DF15283" w14:textId="77777777" w:rsidR="007E0C8D" w:rsidRPr="007036CE" w:rsidRDefault="00824295" w:rsidP="00824295">
            <w:pPr>
              <w:pStyle w:val="GOSTTablenorm"/>
            </w:pPr>
            <w:r w:rsidRPr="007036CE">
              <w:t>Если в теге документа «false», то значение «0»</w:t>
            </w:r>
          </w:p>
        </w:tc>
      </w:tr>
      <w:tr w:rsidR="007E0C8D" w:rsidRPr="007036CE" w14:paraId="71E6E60C" w14:textId="77777777" w:rsidTr="00B0621B">
        <w:tc>
          <w:tcPr>
            <w:tcW w:w="1100" w:type="pct"/>
          </w:tcPr>
          <w:p w14:paraId="661D715E" w14:textId="77777777" w:rsidR="007E0C8D" w:rsidRPr="007036CE" w:rsidRDefault="007E0C8D" w:rsidP="007E0C8D">
            <w:pPr>
              <w:pStyle w:val="GOSTTablenorm"/>
            </w:pPr>
            <w:r w:rsidRPr="007036CE">
              <w:t>Номер_БО_плательщика</w:t>
            </w:r>
          </w:p>
        </w:tc>
        <w:tc>
          <w:tcPr>
            <w:tcW w:w="304" w:type="pct"/>
          </w:tcPr>
          <w:p w14:paraId="12930BFA" w14:textId="77777777" w:rsidR="007E0C8D" w:rsidRPr="007036CE" w:rsidRDefault="007E0C8D" w:rsidP="007E0C8D">
            <w:pPr>
              <w:pStyle w:val="GOSTTablenorm"/>
            </w:pPr>
            <w:r w:rsidRPr="007036CE">
              <w:t>нет</w:t>
            </w:r>
          </w:p>
        </w:tc>
        <w:tc>
          <w:tcPr>
            <w:tcW w:w="1099" w:type="pct"/>
          </w:tcPr>
          <w:p w14:paraId="2E3F2DB8" w14:textId="77777777" w:rsidR="007E0C8D" w:rsidRPr="007036CE" w:rsidRDefault="007E0C8D" w:rsidP="007E0C8D">
            <w:pPr>
              <w:pStyle w:val="GOSTTablenorm"/>
            </w:pPr>
            <w:r w:rsidRPr="007036CE">
              <w:t>Учетный номер БО плательщика</w:t>
            </w:r>
          </w:p>
        </w:tc>
        <w:tc>
          <w:tcPr>
            <w:tcW w:w="1115" w:type="pct"/>
          </w:tcPr>
          <w:p w14:paraId="48C9B2A7" w14:textId="77777777" w:rsidR="007E0C8D" w:rsidRPr="007036CE" w:rsidRDefault="007E0C8D" w:rsidP="007E0C8D">
            <w:pPr>
              <w:pStyle w:val="GOSTTablenorm"/>
            </w:pPr>
            <w:r w:rsidRPr="007036CE">
              <w:t>DopInfo_OBLIGATNUM</w:t>
            </w:r>
          </w:p>
        </w:tc>
        <w:tc>
          <w:tcPr>
            <w:tcW w:w="1382" w:type="pct"/>
          </w:tcPr>
          <w:p w14:paraId="7CD77D17" w14:textId="77777777" w:rsidR="007E0C8D" w:rsidRPr="007036CE" w:rsidRDefault="007E0C8D" w:rsidP="007E0C8D">
            <w:pPr>
              <w:pStyle w:val="GOSTTablenorm"/>
            </w:pPr>
          </w:p>
        </w:tc>
      </w:tr>
      <w:tr w:rsidR="007E0C8D" w:rsidRPr="007036CE" w14:paraId="016DD91D" w14:textId="77777777" w:rsidTr="00B0621B">
        <w:tc>
          <w:tcPr>
            <w:tcW w:w="1100" w:type="pct"/>
          </w:tcPr>
          <w:p w14:paraId="42143C97" w14:textId="77777777" w:rsidR="007E0C8D" w:rsidRPr="007036CE" w:rsidRDefault="007E0C8D" w:rsidP="007E0C8D">
            <w:pPr>
              <w:pStyle w:val="GOSTTablenorm"/>
            </w:pPr>
            <w:r w:rsidRPr="007036CE">
              <w:t>Номер_ДО_плательщика</w:t>
            </w:r>
          </w:p>
        </w:tc>
        <w:tc>
          <w:tcPr>
            <w:tcW w:w="304" w:type="pct"/>
          </w:tcPr>
          <w:p w14:paraId="1D654BCB" w14:textId="77777777" w:rsidR="007E0C8D" w:rsidRPr="007036CE" w:rsidRDefault="007E0C8D" w:rsidP="007E0C8D">
            <w:pPr>
              <w:pStyle w:val="GOSTTablenorm"/>
            </w:pPr>
            <w:r w:rsidRPr="007036CE">
              <w:t>нет</w:t>
            </w:r>
          </w:p>
        </w:tc>
        <w:tc>
          <w:tcPr>
            <w:tcW w:w="1099" w:type="pct"/>
          </w:tcPr>
          <w:p w14:paraId="5219638A" w14:textId="77777777" w:rsidR="007E0C8D" w:rsidRPr="007036CE" w:rsidRDefault="007E0C8D" w:rsidP="007E0C8D">
            <w:pPr>
              <w:pStyle w:val="GOSTTablenorm"/>
            </w:pPr>
            <w:r w:rsidRPr="007036CE">
              <w:t>Учетный номер ДО плательщика</w:t>
            </w:r>
          </w:p>
        </w:tc>
        <w:tc>
          <w:tcPr>
            <w:tcW w:w="1115" w:type="pct"/>
          </w:tcPr>
          <w:p w14:paraId="330C9933" w14:textId="77777777" w:rsidR="007E0C8D" w:rsidRPr="007036CE" w:rsidRDefault="007E0C8D" w:rsidP="007E0C8D">
            <w:pPr>
              <w:pStyle w:val="GOSTTablenorm"/>
            </w:pPr>
            <w:r w:rsidRPr="007036CE">
              <w:t>DopInfo_NumDo</w:t>
            </w:r>
          </w:p>
        </w:tc>
        <w:tc>
          <w:tcPr>
            <w:tcW w:w="1382" w:type="pct"/>
          </w:tcPr>
          <w:p w14:paraId="055DFADE" w14:textId="77777777" w:rsidR="007E0C8D" w:rsidRPr="007036CE" w:rsidRDefault="007E0C8D" w:rsidP="007E0C8D">
            <w:pPr>
              <w:pStyle w:val="GOSTTablenorm"/>
            </w:pPr>
          </w:p>
        </w:tc>
      </w:tr>
      <w:tr w:rsidR="00B97ED2" w:rsidRPr="007036CE" w14:paraId="2DD073C4" w14:textId="77777777" w:rsidTr="00B0621B">
        <w:trPr>
          <w:ins w:id="10591" w:author="Левина Алла" w:date="2024-09-12T17:23:00Z"/>
        </w:trPr>
        <w:tc>
          <w:tcPr>
            <w:tcW w:w="1100" w:type="pct"/>
          </w:tcPr>
          <w:p w14:paraId="6E2EE56E" w14:textId="77777777" w:rsidR="00B97ED2" w:rsidRPr="007036CE" w:rsidRDefault="00B97ED2" w:rsidP="007E0C8D">
            <w:pPr>
              <w:pStyle w:val="GOSTTablenorm"/>
              <w:rPr>
                <w:ins w:id="10592" w:author="Левина Алла" w:date="2024-09-12T17:23:00Z"/>
              </w:rPr>
            </w:pPr>
            <w:ins w:id="10593" w:author="Левина Алла" w:date="2024-09-12T17:26:00Z">
              <w:r w:rsidRPr="007036CE">
                <w:t>Код_главы</w:t>
              </w:r>
            </w:ins>
          </w:p>
        </w:tc>
        <w:tc>
          <w:tcPr>
            <w:tcW w:w="304" w:type="pct"/>
          </w:tcPr>
          <w:p w14:paraId="18249A23" w14:textId="77777777" w:rsidR="00B97ED2" w:rsidRPr="007036CE" w:rsidRDefault="00B97ED2" w:rsidP="007E0C8D">
            <w:pPr>
              <w:pStyle w:val="GOSTTablenorm"/>
              <w:rPr>
                <w:ins w:id="10594" w:author="Левина Алла" w:date="2024-09-12T17:23:00Z"/>
              </w:rPr>
            </w:pPr>
            <w:ins w:id="10595" w:author="Левина Алла" w:date="2024-09-12T17:26:00Z">
              <w:r w:rsidRPr="007036CE">
                <w:t>нет</w:t>
              </w:r>
            </w:ins>
          </w:p>
        </w:tc>
        <w:tc>
          <w:tcPr>
            <w:tcW w:w="1099" w:type="pct"/>
          </w:tcPr>
          <w:p w14:paraId="4F39E264" w14:textId="77777777" w:rsidR="00B97ED2" w:rsidRPr="007036CE" w:rsidRDefault="00B97ED2" w:rsidP="007E0C8D">
            <w:pPr>
              <w:pStyle w:val="GOSTTablenorm"/>
              <w:rPr>
                <w:ins w:id="10596" w:author="Левина Алла" w:date="2024-09-12T17:23:00Z"/>
              </w:rPr>
            </w:pPr>
            <w:ins w:id="10597" w:author="Левина Алла" w:date="2024-09-12T17:26:00Z">
              <w:r w:rsidRPr="007036CE">
                <w:t>Код главы</w:t>
              </w:r>
            </w:ins>
            <w:ins w:id="10598" w:author="Левина Алла" w:date="2024-09-12T17:27:00Z">
              <w:r w:rsidRPr="007036CE">
                <w:t xml:space="preserve"> по БК</w:t>
              </w:r>
            </w:ins>
          </w:p>
        </w:tc>
        <w:tc>
          <w:tcPr>
            <w:tcW w:w="1115" w:type="pct"/>
          </w:tcPr>
          <w:p w14:paraId="7AAF0093" w14:textId="77777777" w:rsidR="00B97ED2" w:rsidRPr="007036CE" w:rsidRDefault="00B97ED2" w:rsidP="007E0C8D">
            <w:pPr>
              <w:pStyle w:val="GOSTTablenorm"/>
              <w:rPr>
                <w:ins w:id="10599" w:author="Левина Алла" w:date="2024-09-12T17:23:00Z"/>
              </w:rPr>
            </w:pPr>
            <w:ins w:id="10600" w:author="Левина Алла" w:date="2024-09-12T17:31:00Z">
              <w:r w:rsidRPr="007036CE">
                <w:t>DopInfo_GRBS_Code</w:t>
              </w:r>
            </w:ins>
          </w:p>
        </w:tc>
        <w:tc>
          <w:tcPr>
            <w:tcW w:w="1382" w:type="pct"/>
          </w:tcPr>
          <w:p w14:paraId="26B5F6F9" w14:textId="77777777" w:rsidR="00B97ED2" w:rsidRPr="007036CE" w:rsidRDefault="00B97ED2" w:rsidP="007E0C8D">
            <w:pPr>
              <w:pStyle w:val="GOSTTablenorm"/>
              <w:rPr>
                <w:ins w:id="10601" w:author="Левина Алла" w:date="2024-09-12T17:23:00Z"/>
              </w:rPr>
            </w:pPr>
          </w:p>
        </w:tc>
      </w:tr>
      <w:tr w:rsidR="007E0C8D" w:rsidRPr="007036CE" w14:paraId="342EA79E" w14:textId="77777777" w:rsidTr="00B0621B">
        <w:tc>
          <w:tcPr>
            <w:tcW w:w="1100" w:type="pct"/>
          </w:tcPr>
          <w:p w14:paraId="30F600B8" w14:textId="77777777" w:rsidR="007E0C8D" w:rsidRPr="007036CE" w:rsidRDefault="007E0C8D" w:rsidP="007E0C8D">
            <w:pPr>
              <w:pStyle w:val="GOSTTablenorm"/>
              <w:rPr>
                <w:szCs w:val="22"/>
              </w:rPr>
            </w:pPr>
            <w:r w:rsidRPr="007036CE">
              <w:rPr>
                <w:szCs w:val="22"/>
              </w:rPr>
              <w:t>КБК</w:t>
            </w:r>
          </w:p>
        </w:tc>
        <w:tc>
          <w:tcPr>
            <w:tcW w:w="304" w:type="pct"/>
          </w:tcPr>
          <w:p w14:paraId="68865680" w14:textId="77777777" w:rsidR="007E0C8D" w:rsidRPr="007036CE" w:rsidRDefault="007E0C8D" w:rsidP="007E0C8D">
            <w:pPr>
              <w:pStyle w:val="GOSTTablenorm"/>
              <w:rPr>
                <w:szCs w:val="22"/>
              </w:rPr>
            </w:pPr>
            <w:del w:id="10602" w:author="Левина Алла" w:date="2024-08-08T11:46:00Z">
              <w:r w:rsidRPr="007036CE" w:rsidDel="00885E12">
                <w:rPr>
                  <w:szCs w:val="22"/>
                </w:rPr>
                <w:delText>нет</w:delText>
              </w:r>
            </w:del>
            <w:ins w:id="10603" w:author="Левина Алла" w:date="2024-08-08T11:46:00Z">
              <w:r w:rsidR="00885E12" w:rsidRPr="007036CE">
                <w:rPr>
                  <w:szCs w:val="22"/>
                </w:rPr>
                <w:t>да</w:t>
              </w:r>
            </w:ins>
          </w:p>
        </w:tc>
        <w:tc>
          <w:tcPr>
            <w:tcW w:w="1099" w:type="pct"/>
          </w:tcPr>
          <w:p w14:paraId="04B16D88" w14:textId="77777777" w:rsidR="007E0C8D" w:rsidRPr="007036CE" w:rsidRDefault="007E0C8D" w:rsidP="007E0C8D">
            <w:pPr>
              <w:pStyle w:val="GOSTTablenorm"/>
              <w:rPr>
                <w:szCs w:val="22"/>
              </w:rPr>
            </w:pPr>
            <w:r w:rsidRPr="007036CE">
              <w:rPr>
                <w:szCs w:val="22"/>
              </w:rPr>
              <w:t>КБК плательщика (по строке документа)</w:t>
            </w:r>
          </w:p>
        </w:tc>
        <w:tc>
          <w:tcPr>
            <w:tcW w:w="1115" w:type="pct"/>
          </w:tcPr>
          <w:p w14:paraId="25C3A5A4" w14:textId="77777777" w:rsidR="007E0C8D" w:rsidRPr="007036CE" w:rsidRDefault="007E0C8D" w:rsidP="007E0C8D">
            <w:pPr>
              <w:pStyle w:val="GOSTTablenorm"/>
              <w:rPr>
                <w:szCs w:val="22"/>
              </w:rPr>
            </w:pPr>
            <w:r w:rsidRPr="007036CE">
              <w:rPr>
                <w:szCs w:val="22"/>
                <w:lang w:val="en-US"/>
              </w:rPr>
              <w:t>PayPurpose_PayPurpose</w:t>
            </w:r>
            <w:r w:rsidRPr="007036CE">
              <w:rPr>
                <w:szCs w:val="22"/>
              </w:rPr>
              <w:t>:KBK</w:t>
            </w:r>
          </w:p>
        </w:tc>
        <w:tc>
          <w:tcPr>
            <w:tcW w:w="1382" w:type="pct"/>
          </w:tcPr>
          <w:p w14:paraId="5DB656FF" w14:textId="77777777" w:rsidR="00885E12" w:rsidRPr="007036CE" w:rsidRDefault="00F0518F" w:rsidP="00885E12">
            <w:pPr>
              <w:pStyle w:val="GOSTTablenorm"/>
              <w:rPr>
                <w:ins w:id="10604" w:author="Левина Алла" w:date="2024-08-08T11:42:00Z"/>
              </w:rPr>
            </w:pPr>
            <w:ins w:id="10605" w:author="Сказецкая Наталья Камилевна" w:date="2024-08-12T18:34:00Z">
              <w:r w:rsidRPr="007036CE">
                <w:t xml:space="preserve">Если в значении параметра </w:t>
              </w:r>
              <w:r w:rsidRPr="007036CE">
                <w:rPr>
                  <w:szCs w:val="22"/>
                </w:rPr>
                <w:t>Номер_ЛС_плательщика</w:t>
              </w:r>
              <w:r w:rsidRPr="007036CE">
                <w:t xml:space="preserve"> указан </w:t>
              </w:r>
            </w:ins>
            <w:ins w:id="10606" w:author="Левина Алла" w:date="2024-08-08T11:43:00Z">
              <w:r w:rsidR="00885E12" w:rsidRPr="007036CE">
                <w:t>л/с с кодом 03, 08, 09, 10</w:t>
              </w:r>
            </w:ins>
            <w:ins w:id="10607" w:author="Сказецкая Наталья Камилевна" w:date="2024-08-12T18:35:00Z">
              <w:r w:rsidRPr="007036CE">
                <w:t>, то</w:t>
              </w:r>
            </w:ins>
            <w:ins w:id="10608" w:author="Левина Алла" w:date="2024-08-08T11:43:00Z">
              <w:r w:rsidR="00885E12" w:rsidRPr="007036CE">
                <w:t xml:space="preserve"> заполняется значением </w:t>
              </w:r>
            </w:ins>
            <w:ins w:id="10609" w:author="Левина Алла" w:date="2024-08-08T11:47:00Z">
              <w:r w:rsidR="00885E12" w:rsidRPr="007036CE">
                <w:t>в теге</w:t>
              </w:r>
            </w:ins>
            <w:ins w:id="10610" w:author="Левина Алла" w:date="2024-08-08T11:43:00Z">
              <w:r w:rsidR="00885E12" w:rsidRPr="007036CE">
                <w:t xml:space="preserve"> </w:t>
              </w:r>
            </w:ins>
            <w:ins w:id="10611" w:author="Левина Алла" w:date="2024-08-08T11:44:00Z">
              <w:r w:rsidR="00885E12" w:rsidRPr="007036CE">
                <w:t>«</w:t>
              </w:r>
            </w:ins>
            <w:ins w:id="10612" w:author="Левина Алла" w:date="2024-08-08T11:43:00Z">
              <w:r w:rsidR="00885E12" w:rsidRPr="007036CE">
                <w:rPr>
                  <w:szCs w:val="22"/>
                  <w:lang w:val="en-US"/>
                </w:rPr>
                <w:t>PayPurpose</w:t>
              </w:r>
              <w:r w:rsidR="00885E12" w:rsidRPr="007036CE">
                <w:rPr>
                  <w:szCs w:val="22"/>
                </w:rPr>
                <w:t>_</w:t>
              </w:r>
              <w:r w:rsidR="00885E12" w:rsidRPr="007036CE">
                <w:rPr>
                  <w:szCs w:val="22"/>
                  <w:lang w:val="en-US"/>
                </w:rPr>
                <w:t>PayPurpose</w:t>
              </w:r>
              <w:r w:rsidR="00885E12" w:rsidRPr="007036CE">
                <w:rPr>
                  <w:szCs w:val="22"/>
                </w:rPr>
                <w:t>:KBK</w:t>
              </w:r>
            </w:ins>
            <w:ins w:id="10613" w:author="Левина Алла" w:date="2024-08-08T11:44:00Z">
              <w:r w:rsidR="00885E12" w:rsidRPr="007036CE">
                <w:rPr>
                  <w:szCs w:val="22"/>
                </w:rPr>
                <w:t>»</w:t>
              </w:r>
            </w:ins>
            <w:ins w:id="10614" w:author="Сказецкая Наталья Камилевна" w:date="2024-08-12T18:35:00Z">
              <w:r w:rsidRPr="007036CE">
                <w:rPr>
                  <w:szCs w:val="22"/>
                </w:rPr>
                <w:t xml:space="preserve"> без дополнительных вычислений</w:t>
              </w:r>
            </w:ins>
            <w:ins w:id="10615" w:author="Левина Алла" w:date="2024-08-08T11:44:00Z">
              <w:r w:rsidR="00885E12" w:rsidRPr="007036CE">
                <w:rPr>
                  <w:szCs w:val="22"/>
                </w:rPr>
                <w:t>.</w:t>
              </w:r>
            </w:ins>
          </w:p>
          <w:p w14:paraId="37346D59" w14:textId="77777777" w:rsidR="00885E12" w:rsidRPr="007036CE" w:rsidRDefault="00F0518F" w:rsidP="00885E12">
            <w:pPr>
              <w:pStyle w:val="GOSTTablenorm"/>
              <w:rPr>
                <w:ins w:id="10616" w:author="Левина Алла" w:date="2024-08-08T11:42:00Z"/>
                <w:rFonts w:eastAsiaTheme="minorEastAsia"/>
              </w:rPr>
            </w:pPr>
            <w:ins w:id="10617" w:author="Сказецкая Наталья Камилевна" w:date="2024-08-12T18:35:00Z">
              <w:r w:rsidRPr="007036CE">
                <w:t xml:space="preserve">Если в значении параметра </w:t>
              </w:r>
              <w:r w:rsidRPr="007036CE">
                <w:rPr>
                  <w:szCs w:val="22"/>
                </w:rPr>
                <w:t>Номер_ЛС_плательщика</w:t>
              </w:r>
              <w:r w:rsidRPr="007036CE">
                <w:t xml:space="preserve"> указан</w:t>
              </w:r>
            </w:ins>
            <w:ins w:id="10618" w:author="Левина Алла" w:date="2024-08-08T11:44:00Z">
              <w:r w:rsidR="00885E12" w:rsidRPr="007036CE">
                <w:t xml:space="preserve"> л/с с кодом </w:t>
              </w:r>
              <w:r w:rsidR="00885E12" w:rsidRPr="007036CE">
                <w:lastRenderedPageBreak/>
                <w:t>05</w:t>
              </w:r>
            </w:ins>
            <w:ins w:id="10619" w:author="Сказецкая Наталья Камилевна" w:date="2024-08-12T18:35:00Z">
              <w:r w:rsidRPr="007036CE">
                <w:t>, то</w:t>
              </w:r>
            </w:ins>
            <w:ins w:id="10620" w:author="Левина Алла" w:date="2024-08-08T11:44:00Z">
              <w:r w:rsidR="00885E12" w:rsidRPr="007036CE">
                <w:t xml:space="preserve"> в</w:t>
              </w:r>
            </w:ins>
            <w:ins w:id="10621" w:author="Левина Алла" w:date="2024-08-08T11:42:00Z">
              <w:r w:rsidR="00885E12" w:rsidRPr="007036CE">
                <w:t>ычисляется по правилу:</w:t>
              </w:r>
            </w:ins>
          </w:p>
          <w:p w14:paraId="7153BAB5" w14:textId="77777777" w:rsidR="007E0C8D" w:rsidRPr="007036CE" w:rsidRDefault="00885E12" w:rsidP="00885E12">
            <w:pPr>
              <w:pStyle w:val="GOSTTablenorm"/>
              <w:rPr>
                <w:szCs w:val="22"/>
              </w:rPr>
            </w:pPr>
            <w:ins w:id="10622" w:author="Левина Алла" w:date="2024-08-08T11:46:00Z">
              <w:r w:rsidRPr="007036CE">
                <w:t>значение</w:t>
              </w:r>
            </w:ins>
            <w:ins w:id="10623" w:author="Левина Алла" w:date="2024-08-08T11:42:00Z">
              <w:r w:rsidRPr="007036CE">
                <w:t xml:space="preserve"> </w:t>
              </w:r>
            </w:ins>
            <w:ins w:id="10624" w:author="Левина Алла" w:date="2024-08-08T11:47:00Z">
              <w:r w:rsidRPr="007036CE">
                <w:t>в теге</w:t>
              </w:r>
            </w:ins>
            <w:ins w:id="10625" w:author="Левина Алла" w:date="2024-08-08T11:42:00Z">
              <w:r w:rsidRPr="007036CE">
                <w:t xml:space="preserve"> </w:t>
              </w:r>
            </w:ins>
            <w:ins w:id="10626" w:author="Левина Алла" w:date="2024-08-08T11:46:00Z">
              <w:r w:rsidRPr="007036CE">
                <w:t>«</w:t>
              </w:r>
            </w:ins>
            <w:ins w:id="10627" w:author="Левина Алла" w:date="2024-09-12T17:56:00Z">
              <w:r w:rsidR="00FC122C" w:rsidRPr="007036CE">
                <w:t>DopInfo_GRBS_Code</w:t>
              </w:r>
            </w:ins>
            <w:ins w:id="10628" w:author="Левина Алла" w:date="2024-08-08T11:46:00Z">
              <w:r w:rsidRPr="007036CE">
                <w:rPr>
                  <w:szCs w:val="22"/>
                </w:rPr>
                <w:t>»</w:t>
              </w:r>
            </w:ins>
            <w:ins w:id="10629" w:author="Левина Алла" w:date="2024-08-08T11:42:00Z">
              <w:r w:rsidRPr="007036CE">
                <w:t xml:space="preserve"> + 14 нулей + 610</w:t>
              </w:r>
            </w:ins>
          </w:p>
        </w:tc>
      </w:tr>
      <w:tr w:rsidR="007E0C8D" w:rsidRPr="007036CE" w14:paraId="547926C3" w14:textId="77777777" w:rsidTr="00B0621B">
        <w:tc>
          <w:tcPr>
            <w:tcW w:w="1100" w:type="pct"/>
          </w:tcPr>
          <w:p w14:paraId="7CE12798" w14:textId="77777777" w:rsidR="007E0C8D" w:rsidRPr="007036CE" w:rsidRDefault="007E0C8D" w:rsidP="007E0C8D">
            <w:pPr>
              <w:pStyle w:val="GOSTTablenorm"/>
              <w:rPr>
                <w:szCs w:val="22"/>
              </w:rPr>
            </w:pPr>
            <w:r w:rsidRPr="007036CE">
              <w:rPr>
                <w:szCs w:val="22"/>
              </w:rPr>
              <w:lastRenderedPageBreak/>
              <w:t>КБК_КС</w:t>
            </w:r>
          </w:p>
        </w:tc>
        <w:tc>
          <w:tcPr>
            <w:tcW w:w="304" w:type="pct"/>
          </w:tcPr>
          <w:p w14:paraId="64B8F232" w14:textId="77777777" w:rsidR="007E0C8D" w:rsidRPr="007036CE" w:rsidRDefault="007E0C8D" w:rsidP="007E0C8D">
            <w:pPr>
              <w:pStyle w:val="GOSTTablenorm"/>
              <w:rPr>
                <w:szCs w:val="22"/>
              </w:rPr>
            </w:pPr>
            <w:r w:rsidRPr="007036CE">
              <w:rPr>
                <w:szCs w:val="22"/>
              </w:rPr>
              <w:t>да</w:t>
            </w:r>
          </w:p>
        </w:tc>
        <w:tc>
          <w:tcPr>
            <w:tcW w:w="1099" w:type="pct"/>
          </w:tcPr>
          <w:p w14:paraId="26304B4C" w14:textId="77777777" w:rsidR="007E0C8D" w:rsidRPr="007036CE" w:rsidRDefault="007E0C8D" w:rsidP="007E0C8D">
            <w:pPr>
              <w:pStyle w:val="GOSTTablenorm"/>
              <w:rPr>
                <w:szCs w:val="22"/>
              </w:rPr>
            </w:pPr>
            <w:r w:rsidRPr="007036CE">
              <w:rPr>
                <w:szCs w:val="22"/>
              </w:rPr>
              <w:t>КБК по казначейскому счету (по строке документа)</w:t>
            </w:r>
          </w:p>
        </w:tc>
        <w:tc>
          <w:tcPr>
            <w:tcW w:w="1115" w:type="pct"/>
          </w:tcPr>
          <w:p w14:paraId="25C56200" w14:textId="77777777" w:rsidR="007E0C8D" w:rsidRPr="007036CE" w:rsidRDefault="007E0C8D" w:rsidP="007E0C8D">
            <w:pPr>
              <w:pStyle w:val="GOSTTablenorm"/>
              <w:rPr>
                <w:szCs w:val="22"/>
              </w:rPr>
            </w:pPr>
          </w:p>
        </w:tc>
        <w:tc>
          <w:tcPr>
            <w:tcW w:w="1382" w:type="pct"/>
          </w:tcPr>
          <w:p w14:paraId="204D671A" w14:textId="77777777" w:rsidR="00F257AF" w:rsidRPr="007036CE" w:rsidRDefault="007E0C8D" w:rsidP="00F257AF">
            <w:pPr>
              <w:pStyle w:val="GOSTTablenorm"/>
            </w:pPr>
            <w:r w:rsidRPr="007036CE">
              <w:rPr>
                <w:szCs w:val="22"/>
              </w:rPr>
              <w:t>Заполняется значением «10001050201010002610»</w:t>
            </w:r>
          </w:p>
        </w:tc>
      </w:tr>
      <w:tr w:rsidR="007E0C8D" w:rsidRPr="007036CE" w14:paraId="0F74AFEA" w14:textId="77777777" w:rsidTr="00B0621B">
        <w:tc>
          <w:tcPr>
            <w:tcW w:w="1100" w:type="pct"/>
          </w:tcPr>
          <w:p w14:paraId="46D0EA45" w14:textId="77777777" w:rsidR="007E0C8D" w:rsidRPr="007036CE" w:rsidRDefault="007E0C8D" w:rsidP="007E0C8D">
            <w:pPr>
              <w:pStyle w:val="GOSTTablenorm"/>
            </w:pPr>
            <w:r w:rsidRPr="007036CE">
              <w:t>Тип_КБК_плательщика</w:t>
            </w:r>
          </w:p>
        </w:tc>
        <w:tc>
          <w:tcPr>
            <w:tcW w:w="304" w:type="pct"/>
          </w:tcPr>
          <w:p w14:paraId="57B83454" w14:textId="77777777" w:rsidR="007E0C8D" w:rsidRPr="007036CE" w:rsidRDefault="00824295" w:rsidP="007E0C8D">
            <w:pPr>
              <w:pStyle w:val="GOSTTablenorm"/>
            </w:pPr>
            <w:r w:rsidRPr="007036CE">
              <w:t>да</w:t>
            </w:r>
          </w:p>
        </w:tc>
        <w:tc>
          <w:tcPr>
            <w:tcW w:w="1099" w:type="pct"/>
          </w:tcPr>
          <w:p w14:paraId="50BC5D7F" w14:textId="77777777" w:rsidR="007E0C8D" w:rsidRPr="007036CE" w:rsidRDefault="007E0C8D" w:rsidP="007E0C8D">
            <w:pPr>
              <w:pStyle w:val="GOSTTablenorm"/>
            </w:pPr>
            <w:r w:rsidRPr="007036CE">
              <w:t xml:space="preserve">Тип КБК плательщика </w:t>
            </w:r>
            <w:r w:rsidRPr="007036CE">
              <w:rPr>
                <w:szCs w:val="22"/>
              </w:rPr>
              <w:t>(по строке документа)</w:t>
            </w:r>
          </w:p>
        </w:tc>
        <w:tc>
          <w:tcPr>
            <w:tcW w:w="1115" w:type="pct"/>
          </w:tcPr>
          <w:p w14:paraId="655BA8F3" w14:textId="77777777" w:rsidR="007E0C8D" w:rsidRPr="007036CE" w:rsidRDefault="007E0C8D" w:rsidP="007E0C8D">
            <w:pPr>
              <w:pStyle w:val="GOSTTablenorm"/>
            </w:pPr>
            <w:r w:rsidRPr="007036CE">
              <w:t>PayPurpose_PayPurpose:KBKTp</w:t>
            </w:r>
          </w:p>
        </w:tc>
        <w:tc>
          <w:tcPr>
            <w:tcW w:w="1382" w:type="pct"/>
          </w:tcPr>
          <w:p w14:paraId="086D6DFD" w14:textId="77777777" w:rsidR="002A1A67" w:rsidRPr="007036CE" w:rsidRDefault="00F0518F" w:rsidP="00824295">
            <w:pPr>
              <w:pStyle w:val="GOSTTablenorm"/>
              <w:rPr>
                <w:ins w:id="10630" w:author="Левина Алла" w:date="2024-08-08T12:09:00Z"/>
              </w:rPr>
            </w:pPr>
            <w:ins w:id="10631" w:author="Сказецкая Наталья Камилевна" w:date="2024-08-12T18:41:00Z">
              <w:r w:rsidRPr="007036CE">
                <w:t xml:space="preserve">Если в значении параметра </w:t>
              </w:r>
              <w:r w:rsidRPr="007036CE">
                <w:rPr>
                  <w:szCs w:val="22"/>
                </w:rPr>
                <w:t>Номер_ЛС_плательщика</w:t>
              </w:r>
              <w:r w:rsidRPr="007036CE">
                <w:t xml:space="preserve"> указан </w:t>
              </w:r>
            </w:ins>
            <w:ins w:id="10632" w:author="Левина Алла" w:date="2024-08-08T12:09:00Z">
              <w:r w:rsidR="002A1A67" w:rsidRPr="007036CE">
                <w:t>л/с с кодом 03, 08, 09, 10,</w:t>
              </w:r>
            </w:ins>
            <w:ins w:id="10633" w:author="Сказецкая Наталья Камилевна" w:date="2024-08-16T16:59:00Z">
              <w:r w:rsidR="00753F9E" w:rsidRPr="007036CE">
                <w:t xml:space="preserve"> то</w:t>
              </w:r>
            </w:ins>
            <w:ins w:id="10634" w:author="Левина Алла" w:date="2024-08-08T12:10:00Z">
              <w:r w:rsidR="002A1A67" w:rsidRPr="007036CE">
                <w:t xml:space="preserve"> заполняется по правилу:</w:t>
              </w:r>
            </w:ins>
          </w:p>
          <w:p w14:paraId="6921321D" w14:textId="77777777" w:rsidR="00824295" w:rsidRPr="007036CE" w:rsidRDefault="00824295" w:rsidP="00F0518F">
            <w:pPr>
              <w:pStyle w:val="GOSTTableListMark2"/>
            </w:pPr>
            <w:r w:rsidRPr="007036CE">
              <w:t>Если в теге документа «Costs», то значение «10».</w:t>
            </w:r>
          </w:p>
          <w:p w14:paraId="398C6D02" w14:textId="77777777" w:rsidR="00824295" w:rsidRPr="007036CE" w:rsidRDefault="00824295" w:rsidP="00F0518F">
            <w:pPr>
              <w:pStyle w:val="GOSTTableListMark2"/>
            </w:pPr>
            <w:r w:rsidRPr="007036CE">
              <w:t>Если в теге документа «LimitedTypeCosts», то значение «11».</w:t>
            </w:r>
          </w:p>
          <w:p w14:paraId="5B3EC3D6" w14:textId="77777777" w:rsidR="00824295" w:rsidRPr="007036CE" w:rsidRDefault="00824295" w:rsidP="00F0518F">
            <w:pPr>
              <w:pStyle w:val="GOSTTableListMark2"/>
            </w:pPr>
            <w:r w:rsidRPr="007036CE">
              <w:t>Если в теге документа «UnLimitedTypeCosts», то значение «12».</w:t>
            </w:r>
          </w:p>
          <w:p w14:paraId="11EBC7FB" w14:textId="77777777" w:rsidR="00824295" w:rsidRPr="007036CE" w:rsidRDefault="00824295" w:rsidP="00F0518F">
            <w:pPr>
              <w:pStyle w:val="GOSTTableListMark2"/>
            </w:pPr>
            <w:r w:rsidRPr="007036CE">
              <w:t>Если в теге документа «Sources», то значение «30».</w:t>
            </w:r>
          </w:p>
          <w:p w14:paraId="1D63967E" w14:textId="77777777" w:rsidR="00824295" w:rsidRPr="007036CE" w:rsidRDefault="00824295" w:rsidP="00F0518F">
            <w:pPr>
              <w:pStyle w:val="GOSTTableListMark2"/>
            </w:pPr>
            <w:r w:rsidRPr="007036CE">
              <w:t>Если в теге документа «IVFDB», то значение «31».</w:t>
            </w:r>
          </w:p>
          <w:p w14:paraId="10911CFE" w14:textId="77777777" w:rsidR="007E0C8D" w:rsidRPr="007036CE" w:rsidRDefault="00824295" w:rsidP="00F0518F">
            <w:pPr>
              <w:pStyle w:val="GOSTTableListMark2"/>
              <w:rPr>
                <w:ins w:id="10635" w:author="Левина Алла" w:date="2024-08-08T12:10:00Z"/>
              </w:rPr>
            </w:pPr>
            <w:r w:rsidRPr="007036CE">
              <w:t>Если в теге документа «IVnFDB», то значение «32»</w:t>
            </w:r>
          </w:p>
          <w:p w14:paraId="2A11FF1C" w14:textId="77777777" w:rsidR="002A1A67" w:rsidRPr="007036CE" w:rsidRDefault="00F0518F" w:rsidP="002A1A67">
            <w:pPr>
              <w:pStyle w:val="GOSTTablenorm"/>
            </w:pPr>
            <w:ins w:id="10636" w:author="Сказецкая Наталья Камилевна" w:date="2024-08-12T18:43:00Z">
              <w:r w:rsidRPr="007036CE">
                <w:t xml:space="preserve">Если в значении параметра </w:t>
              </w:r>
              <w:r w:rsidRPr="007036CE">
                <w:rPr>
                  <w:szCs w:val="22"/>
                </w:rPr>
                <w:t>Номер_ЛС_плательщика</w:t>
              </w:r>
              <w:r w:rsidRPr="007036CE">
                <w:t xml:space="preserve"> указан </w:t>
              </w:r>
            </w:ins>
            <w:ins w:id="10637" w:author="Левина Алла" w:date="2024-08-08T12:11:00Z">
              <w:r w:rsidR="002A1A67" w:rsidRPr="007036CE">
                <w:t>л/с с кодом 05</w:t>
              </w:r>
            </w:ins>
            <w:ins w:id="10638" w:author="Сказецкая Наталья Камилевна" w:date="2024-08-12T18:43:00Z">
              <w:r w:rsidRPr="007036CE">
                <w:t>, то</w:t>
              </w:r>
            </w:ins>
            <w:ins w:id="10639" w:author="Левина Алла" w:date="2024-08-08T12:11:00Z">
              <w:r w:rsidR="002A1A67" w:rsidRPr="007036CE">
                <w:t xml:space="preserve"> атрибут всегда заполняется значением «31»</w:t>
              </w:r>
              <w:del w:id="10640" w:author="Сказецкая Наталья Камилевна" w:date="2024-08-12T18:43:00Z">
                <w:r w:rsidR="002A1A67" w:rsidRPr="007036CE" w:rsidDel="00F0518F">
                  <w:delText>.</w:delText>
                </w:r>
              </w:del>
            </w:ins>
          </w:p>
        </w:tc>
      </w:tr>
      <w:tr w:rsidR="007E0C8D" w:rsidRPr="007036CE" w14:paraId="11F29165" w14:textId="77777777" w:rsidTr="00B0621B">
        <w:tc>
          <w:tcPr>
            <w:tcW w:w="1100" w:type="pct"/>
          </w:tcPr>
          <w:p w14:paraId="0A8D5637" w14:textId="77777777" w:rsidR="007E0C8D" w:rsidRPr="007036CE" w:rsidRDefault="007E0C8D" w:rsidP="007E0C8D">
            <w:pPr>
              <w:pStyle w:val="GOSTTablenorm"/>
            </w:pPr>
            <w:r w:rsidRPr="007036CE">
              <w:t>Вид_КБК_плательщика</w:t>
            </w:r>
          </w:p>
        </w:tc>
        <w:tc>
          <w:tcPr>
            <w:tcW w:w="304" w:type="pct"/>
          </w:tcPr>
          <w:p w14:paraId="6B3123EA" w14:textId="77777777" w:rsidR="007E0C8D" w:rsidRPr="007036CE" w:rsidRDefault="007E0C8D" w:rsidP="007E0C8D">
            <w:pPr>
              <w:pStyle w:val="GOSTTablenorm"/>
            </w:pPr>
            <w:r w:rsidRPr="007036CE">
              <w:t>нет</w:t>
            </w:r>
          </w:p>
        </w:tc>
        <w:tc>
          <w:tcPr>
            <w:tcW w:w="1099" w:type="pct"/>
          </w:tcPr>
          <w:p w14:paraId="573BC117" w14:textId="77777777" w:rsidR="007E0C8D" w:rsidRPr="007036CE" w:rsidRDefault="007E0C8D" w:rsidP="007E0C8D">
            <w:pPr>
              <w:pStyle w:val="GOSTTablenorm"/>
            </w:pPr>
            <w:r w:rsidRPr="007036CE">
              <w:t xml:space="preserve">Вид КБК плательщика </w:t>
            </w:r>
            <w:r w:rsidRPr="007036CE">
              <w:rPr>
                <w:szCs w:val="22"/>
              </w:rPr>
              <w:t>(по строке документа)</w:t>
            </w:r>
          </w:p>
        </w:tc>
        <w:tc>
          <w:tcPr>
            <w:tcW w:w="1115" w:type="pct"/>
          </w:tcPr>
          <w:p w14:paraId="2A6B7D94" w14:textId="77777777" w:rsidR="007E0C8D" w:rsidRPr="007036CE" w:rsidRDefault="007E0C8D" w:rsidP="007E0C8D">
            <w:pPr>
              <w:pStyle w:val="GOSTTablenorm"/>
            </w:pPr>
            <w:r w:rsidRPr="007036CE">
              <w:t>PayPurpose_PayPurpose:SortKBK</w:t>
            </w:r>
          </w:p>
        </w:tc>
        <w:tc>
          <w:tcPr>
            <w:tcW w:w="1382" w:type="pct"/>
          </w:tcPr>
          <w:p w14:paraId="78BD51A8" w14:textId="77777777" w:rsidR="007E0C8D" w:rsidRPr="007036CE" w:rsidRDefault="007E0C8D" w:rsidP="007E0C8D">
            <w:pPr>
              <w:pStyle w:val="GOSTTablenorm"/>
            </w:pPr>
          </w:p>
        </w:tc>
      </w:tr>
      <w:tr w:rsidR="007E0C8D" w:rsidRPr="007036CE" w14:paraId="761CF2AC" w14:textId="77777777" w:rsidTr="00B0621B">
        <w:tc>
          <w:tcPr>
            <w:tcW w:w="1100" w:type="pct"/>
          </w:tcPr>
          <w:p w14:paraId="21C090CE" w14:textId="77777777" w:rsidR="007E0C8D" w:rsidRPr="007036CE" w:rsidRDefault="007E0C8D" w:rsidP="007E0C8D">
            <w:pPr>
              <w:pStyle w:val="GOSTTablenorm"/>
            </w:pPr>
            <w:r w:rsidRPr="007036CE">
              <w:lastRenderedPageBreak/>
              <w:t>Тип_КБК_КС</w:t>
            </w:r>
          </w:p>
        </w:tc>
        <w:tc>
          <w:tcPr>
            <w:tcW w:w="304" w:type="pct"/>
          </w:tcPr>
          <w:p w14:paraId="738002C1" w14:textId="77777777" w:rsidR="007E0C8D" w:rsidRPr="007036CE" w:rsidRDefault="007E0C8D" w:rsidP="007E0C8D">
            <w:pPr>
              <w:pStyle w:val="GOSTTablenorm"/>
            </w:pPr>
            <w:r w:rsidRPr="007036CE">
              <w:t>да</w:t>
            </w:r>
          </w:p>
        </w:tc>
        <w:tc>
          <w:tcPr>
            <w:tcW w:w="1099" w:type="pct"/>
          </w:tcPr>
          <w:p w14:paraId="10F690BD" w14:textId="77777777" w:rsidR="007E0C8D" w:rsidRPr="007036CE" w:rsidRDefault="007E0C8D" w:rsidP="007E0C8D">
            <w:pPr>
              <w:pStyle w:val="GOSTTablenorm"/>
            </w:pPr>
            <w:r w:rsidRPr="007036CE">
              <w:t xml:space="preserve">Тип КБК по казначейскому счету </w:t>
            </w:r>
            <w:r w:rsidRPr="007036CE">
              <w:rPr>
                <w:szCs w:val="22"/>
              </w:rPr>
              <w:t>(по строке документа)</w:t>
            </w:r>
          </w:p>
        </w:tc>
        <w:tc>
          <w:tcPr>
            <w:tcW w:w="1115" w:type="pct"/>
          </w:tcPr>
          <w:p w14:paraId="5E1B686B" w14:textId="77777777" w:rsidR="007E0C8D" w:rsidRPr="007036CE" w:rsidRDefault="007E0C8D" w:rsidP="007E0C8D">
            <w:pPr>
              <w:pStyle w:val="GOSTTablenorm"/>
            </w:pPr>
          </w:p>
        </w:tc>
        <w:tc>
          <w:tcPr>
            <w:tcW w:w="1382" w:type="pct"/>
          </w:tcPr>
          <w:p w14:paraId="5C81AED4" w14:textId="77777777" w:rsidR="007E0C8D" w:rsidRPr="007036CE" w:rsidRDefault="007E0C8D" w:rsidP="007E0C8D">
            <w:pPr>
              <w:pStyle w:val="GOSTTablenorm"/>
            </w:pPr>
            <w:r w:rsidRPr="007036CE">
              <w:t>Атрибут всегда заполняется значением «31»</w:t>
            </w:r>
          </w:p>
        </w:tc>
      </w:tr>
      <w:tr w:rsidR="00F257AF" w:rsidRPr="007036CE" w14:paraId="159F8D7B" w14:textId="77777777" w:rsidTr="00B0621B">
        <w:trPr>
          <w:ins w:id="10641" w:author="Левина Алла" w:date="2024-08-08T11:52:00Z"/>
        </w:trPr>
        <w:tc>
          <w:tcPr>
            <w:tcW w:w="1100" w:type="pct"/>
          </w:tcPr>
          <w:p w14:paraId="4F96B3C2" w14:textId="77777777" w:rsidR="00F257AF" w:rsidRPr="007036CE" w:rsidRDefault="00F257AF" w:rsidP="00F257AF">
            <w:pPr>
              <w:pStyle w:val="GOSTTablenorm"/>
              <w:rPr>
                <w:ins w:id="10642" w:author="Левина Алла" w:date="2024-08-08T11:52:00Z"/>
              </w:rPr>
            </w:pPr>
            <w:ins w:id="10643" w:author="Левина Алла" w:date="2024-08-08T11:53:00Z">
              <w:r w:rsidRPr="007036CE">
                <w:t>Код_цели_плательщика</w:t>
              </w:r>
            </w:ins>
          </w:p>
        </w:tc>
        <w:tc>
          <w:tcPr>
            <w:tcW w:w="304" w:type="pct"/>
          </w:tcPr>
          <w:p w14:paraId="637AFC4E" w14:textId="77777777" w:rsidR="00F257AF" w:rsidRPr="007036CE" w:rsidRDefault="00F257AF" w:rsidP="00F257AF">
            <w:pPr>
              <w:pStyle w:val="GOSTTablenorm"/>
              <w:rPr>
                <w:ins w:id="10644" w:author="Левина Алла" w:date="2024-08-08T11:52:00Z"/>
              </w:rPr>
            </w:pPr>
            <w:ins w:id="10645" w:author="Левина Алла" w:date="2024-08-08T11:53:00Z">
              <w:r w:rsidRPr="007036CE">
                <w:t>нет</w:t>
              </w:r>
            </w:ins>
          </w:p>
        </w:tc>
        <w:tc>
          <w:tcPr>
            <w:tcW w:w="1099" w:type="pct"/>
          </w:tcPr>
          <w:p w14:paraId="002E2C95" w14:textId="77777777" w:rsidR="00F257AF" w:rsidRPr="007036CE" w:rsidRDefault="00F257AF" w:rsidP="00F257AF">
            <w:pPr>
              <w:pStyle w:val="GOSTTablenorm"/>
              <w:rPr>
                <w:ins w:id="10646" w:author="Левина Алла" w:date="2024-08-08T11:52:00Z"/>
              </w:rPr>
            </w:pPr>
            <w:ins w:id="10647" w:author="Левина Алла" w:date="2024-08-08T11:53:00Z">
              <w:r w:rsidRPr="007036CE">
                <w:t>Код цели (аналитический код) плательщика (по строке документа)</w:t>
              </w:r>
            </w:ins>
          </w:p>
        </w:tc>
        <w:tc>
          <w:tcPr>
            <w:tcW w:w="1115" w:type="pct"/>
          </w:tcPr>
          <w:p w14:paraId="0671075B" w14:textId="77777777" w:rsidR="00F257AF" w:rsidRPr="007036CE" w:rsidRDefault="001B2740" w:rsidP="00F257AF">
            <w:pPr>
              <w:pStyle w:val="GOSTTablenorm"/>
              <w:rPr>
                <w:ins w:id="10648" w:author="Левина Алла" w:date="2024-08-08T11:52:00Z"/>
              </w:rPr>
            </w:pPr>
            <w:ins w:id="10649" w:author="Кирилл Воробьёв" w:date="2024-08-10T15:27:00Z">
              <w:r w:rsidRPr="007036CE">
                <w:t>PayPurpose_PayPurpose:</w:t>
              </w:r>
              <w:r w:rsidRPr="007036CE">
                <w:rPr>
                  <w:b/>
                </w:rPr>
                <w:t>Payer_AnalyticCode</w:t>
              </w:r>
            </w:ins>
          </w:p>
        </w:tc>
        <w:tc>
          <w:tcPr>
            <w:tcW w:w="1382" w:type="pct"/>
          </w:tcPr>
          <w:p w14:paraId="3933DC84" w14:textId="77777777" w:rsidR="00F257AF" w:rsidRPr="007036CE" w:rsidRDefault="00F257AF" w:rsidP="00F257AF">
            <w:pPr>
              <w:pStyle w:val="GOSTTablenorm"/>
              <w:rPr>
                <w:ins w:id="10650" w:author="Левина Алла" w:date="2024-08-08T11:52:00Z"/>
              </w:rPr>
            </w:pPr>
          </w:p>
        </w:tc>
      </w:tr>
      <w:tr w:rsidR="00F257AF" w:rsidRPr="007036CE" w14:paraId="78CFE402" w14:textId="77777777" w:rsidTr="00B0621B">
        <w:trPr>
          <w:ins w:id="10651" w:author="Левина Алла" w:date="2024-08-08T11:53:00Z"/>
        </w:trPr>
        <w:tc>
          <w:tcPr>
            <w:tcW w:w="1100" w:type="pct"/>
          </w:tcPr>
          <w:p w14:paraId="25036CFF" w14:textId="77777777" w:rsidR="00F257AF" w:rsidRPr="007036CE" w:rsidRDefault="00F257AF" w:rsidP="00F257AF">
            <w:pPr>
              <w:pStyle w:val="GOSTTablenorm"/>
              <w:rPr>
                <w:ins w:id="10652" w:author="Левина Алла" w:date="2024-08-08T11:53:00Z"/>
              </w:rPr>
            </w:pPr>
            <w:ins w:id="10653" w:author="Левина Алла" w:date="2024-08-08T11:53:00Z">
              <w:r w:rsidRPr="007036CE">
                <w:rPr>
                  <w:szCs w:val="22"/>
                </w:rPr>
                <w:t>Код_НПА</w:t>
              </w:r>
            </w:ins>
          </w:p>
        </w:tc>
        <w:tc>
          <w:tcPr>
            <w:tcW w:w="304" w:type="pct"/>
          </w:tcPr>
          <w:p w14:paraId="0F7926CA" w14:textId="77777777" w:rsidR="00F257AF" w:rsidRPr="007036CE" w:rsidRDefault="00F257AF" w:rsidP="00F257AF">
            <w:pPr>
              <w:pStyle w:val="GOSTTablenorm"/>
              <w:rPr>
                <w:ins w:id="10654" w:author="Левина Алла" w:date="2024-08-08T11:53:00Z"/>
              </w:rPr>
            </w:pPr>
            <w:ins w:id="10655" w:author="Левина Алла" w:date="2024-08-08T11:53:00Z">
              <w:r w:rsidRPr="007036CE">
                <w:rPr>
                  <w:szCs w:val="22"/>
                </w:rPr>
                <w:t>да</w:t>
              </w:r>
            </w:ins>
          </w:p>
        </w:tc>
        <w:tc>
          <w:tcPr>
            <w:tcW w:w="1099" w:type="pct"/>
          </w:tcPr>
          <w:p w14:paraId="35D1D70B" w14:textId="77777777" w:rsidR="00F257AF" w:rsidRPr="007036CE" w:rsidRDefault="00F257AF" w:rsidP="00F257AF">
            <w:pPr>
              <w:pStyle w:val="GOSTTablenorm"/>
              <w:rPr>
                <w:ins w:id="10656" w:author="Левина Алла" w:date="2024-08-08T11:53:00Z"/>
              </w:rPr>
            </w:pPr>
            <w:ins w:id="10657" w:author="Левина Алла" w:date="2024-08-08T11:53:00Z">
              <w:r w:rsidRPr="007036CE">
                <w:rPr>
                  <w:szCs w:val="22"/>
                </w:rPr>
                <w:t>Код НПА (по строке документа)</w:t>
              </w:r>
            </w:ins>
          </w:p>
        </w:tc>
        <w:tc>
          <w:tcPr>
            <w:tcW w:w="1115" w:type="pct"/>
          </w:tcPr>
          <w:p w14:paraId="4E339BA9" w14:textId="77777777" w:rsidR="00F257AF" w:rsidRPr="007036CE" w:rsidRDefault="00085DD5" w:rsidP="00F257AF">
            <w:pPr>
              <w:pStyle w:val="GOSTTablenorm"/>
              <w:rPr>
                <w:ins w:id="10658" w:author="Левина Алла" w:date="2024-08-08T11:53:00Z"/>
              </w:rPr>
            </w:pPr>
            <w:ins w:id="10659" w:author="Кирилл Воробьёв" w:date="2024-08-10T15:33:00Z">
              <w:r w:rsidRPr="007036CE">
                <w:t>PayPurpose_PayPurpose:</w:t>
              </w:r>
              <w:r w:rsidRPr="007036CE">
                <w:rPr>
                  <w:b/>
                </w:rPr>
                <w:t>Payer_AnalyticCode</w:t>
              </w:r>
            </w:ins>
          </w:p>
        </w:tc>
        <w:tc>
          <w:tcPr>
            <w:tcW w:w="1382" w:type="pct"/>
          </w:tcPr>
          <w:p w14:paraId="2CE773FE" w14:textId="42DF4DC8" w:rsidR="00F257AF" w:rsidRPr="007036CE" w:rsidRDefault="00F257AF" w:rsidP="00F257AF">
            <w:pPr>
              <w:pStyle w:val="GOSTTableListMark1"/>
              <w:rPr>
                <w:ins w:id="10660" w:author="Левина Алла" w:date="2024-08-08T11:53:00Z"/>
                <w:rFonts w:eastAsiaTheme="minorEastAsia"/>
              </w:rPr>
            </w:pPr>
            <w:ins w:id="10661" w:author="Левина Алла" w:date="2024-08-08T11:53:00Z">
              <w:r w:rsidRPr="007036CE">
                <w:t xml:space="preserve">4 символа (12-15 разряды) </w:t>
              </w:r>
            </w:ins>
            <w:r w:rsidR="005B1C15" w:rsidRPr="007036CE">
              <w:t>–</w:t>
            </w:r>
            <w:ins w:id="10662" w:author="Левина Алла" w:date="2024-08-08T11:53:00Z">
              <w:r w:rsidRPr="007036CE">
                <w:t xml:space="preserve"> если значение в источнике</w:t>
              </w:r>
            </w:ins>
            <w:ins w:id="10663" w:author="Сказецкая Наталья Камилевна" w:date="2024-08-13T15:52:00Z">
              <w:r w:rsidR="00E977E1" w:rsidRPr="007036CE">
                <w:t xml:space="preserve"> указано</w:t>
              </w:r>
            </w:ins>
            <w:ins w:id="10664" w:author="Левина Алла" w:date="2024-08-08T11:53:00Z">
              <w:r w:rsidRPr="007036CE">
                <w:t>;</w:t>
              </w:r>
            </w:ins>
          </w:p>
          <w:p w14:paraId="4659A9B2" w14:textId="26C424C4" w:rsidR="00F257AF" w:rsidRPr="007036CE" w:rsidRDefault="00F257AF" w:rsidP="00F257AF">
            <w:pPr>
              <w:pStyle w:val="GOSTTableListMark1"/>
              <w:rPr>
                <w:ins w:id="10665" w:author="Левина Алла" w:date="2024-08-08T11:53:00Z"/>
              </w:rPr>
            </w:pPr>
            <w:ins w:id="10666" w:author="Левина Алла" w:date="2024-08-08T11:53:00Z">
              <w:r w:rsidRPr="007036CE">
                <w:t xml:space="preserve">пусто </w:t>
              </w:r>
            </w:ins>
            <w:r w:rsidR="005B1C15" w:rsidRPr="007036CE">
              <w:t>–</w:t>
            </w:r>
            <w:ins w:id="10667" w:author="Левина Алла" w:date="2024-08-08T11:53:00Z">
              <w:r w:rsidRPr="007036CE">
                <w:t xml:space="preserve"> если значе</w:t>
              </w:r>
              <w:r w:rsidR="001E65A6" w:rsidRPr="007036CE">
                <w:t>ни</w:t>
              </w:r>
            </w:ins>
            <w:ins w:id="10668" w:author="Левина Алла" w:date="2024-08-08T12:06:00Z">
              <w:r w:rsidR="001E65A6" w:rsidRPr="007036CE">
                <w:t>е</w:t>
              </w:r>
            </w:ins>
            <w:ins w:id="10669" w:author="Левина Алла" w:date="2024-08-08T11:53:00Z">
              <w:r w:rsidR="001E65A6" w:rsidRPr="007036CE">
                <w:t xml:space="preserve"> </w:t>
              </w:r>
            </w:ins>
            <w:ins w:id="10670" w:author="Левина Алла" w:date="2024-08-08T12:06:00Z">
              <w:r w:rsidR="001E65A6" w:rsidRPr="007036CE">
                <w:t>в источнике не указано</w:t>
              </w:r>
            </w:ins>
          </w:p>
        </w:tc>
      </w:tr>
      <w:tr w:rsidR="00F257AF" w:rsidRPr="007036CE" w14:paraId="03219155" w14:textId="77777777" w:rsidTr="00B0621B">
        <w:trPr>
          <w:ins w:id="10671" w:author="Левина Алла" w:date="2024-08-08T11:53:00Z"/>
        </w:trPr>
        <w:tc>
          <w:tcPr>
            <w:tcW w:w="1100" w:type="pct"/>
          </w:tcPr>
          <w:p w14:paraId="5A6B1277" w14:textId="77777777" w:rsidR="00F257AF" w:rsidRPr="007036CE" w:rsidRDefault="00F257AF" w:rsidP="00F257AF">
            <w:pPr>
              <w:pStyle w:val="GOSTTablenorm"/>
              <w:rPr>
                <w:ins w:id="10672" w:author="Левина Алла" w:date="2024-08-08T11:53:00Z"/>
              </w:rPr>
            </w:pPr>
            <w:ins w:id="10673" w:author="Левина Алла" w:date="2024-08-08T11:53:00Z">
              <w:r w:rsidRPr="007036CE">
                <w:t>Направление_выплаты</w:t>
              </w:r>
            </w:ins>
          </w:p>
        </w:tc>
        <w:tc>
          <w:tcPr>
            <w:tcW w:w="304" w:type="pct"/>
          </w:tcPr>
          <w:p w14:paraId="58B0553E" w14:textId="77777777" w:rsidR="00F257AF" w:rsidRPr="007036CE" w:rsidRDefault="00F257AF" w:rsidP="00F257AF">
            <w:pPr>
              <w:pStyle w:val="GOSTTablenorm"/>
              <w:rPr>
                <w:ins w:id="10674" w:author="Левина Алла" w:date="2024-08-08T11:53:00Z"/>
              </w:rPr>
            </w:pPr>
            <w:ins w:id="10675" w:author="Левина Алла" w:date="2024-08-08T11:53:00Z">
              <w:r w:rsidRPr="007036CE">
                <w:t>да</w:t>
              </w:r>
            </w:ins>
          </w:p>
        </w:tc>
        <w:tc>
          <w:tcPr>
            <w:tcW w:w="1099" w:type="pct"/>
          </w:tcPr>
          <w:p w14:paraId="7FC30895" w14:textId="77777777" w:rsidR="00F257AF" w:rsidRPr="007036CE" w:rsidRDefault="00F257AF" w:rsidP="00F257AF">
            <w:pPr>
              <w:pStyle w:val="GOSTTablenorm"/>
              <w:rPr>
                <w:ins w:id="10676" w:author="Левина Алла" w:date="2024-08-08T11:53:00Z"/>
              </w:rPr>
            </w:pPr>
            <w:ins w:id="10677" w:author="Левина Алла" w:date="2024-08-08T11:53:00Z">
              <w:r w:rsidRPr="007036CE">
                <w:t>Направление выплаты (по строке документа)</w:t>
              </w:r>
            </w:ins>
          </w:p>
        </w:tc>
        <w:tc>
          <w:tcPr>
            <w:tcW w:w="1115" w:type="pct"/>
          </w:tcPr>
          <w:p w14:paraId="782D2CE5" w14:textId="77777777" w:rsidR="00F257AF" w:rsidRPr="007036CE" w:rsidRDefault="00085DD5" w:rsidP="00F257AF">
            <w:pPr>
              <w:pStyle w:val="GOSTTablenorm"/>
              <w:rPr>
                <w:ins w:id="10678" w:author="Левина Алла" w:date="2024-08-08T11:53:00Z"/>
              </w:rPr>
            </w:pPr>
            <w:ins w:id="10679" w:author="Кирилл Воробьёв" w:date="2024-08-10T15:33:00Z">
              <w:r w:rsidRPr="007036CE">
                <w:t>PayPurpose_PayPurpose:</w:t>
              </w:r>
              <w:r w:rsidRPr="007036CE">
                <w:rPr>
                  <w:b/>
                </w:rPr>
                <w:t>Payer_AnalyticCode</w:t>
              </w:r>
            </w:ins>
          </w:p>
        </w:tc>
        <w:tc>
          <w:tcPr>
            <w:tcW w:w="1382" w:type="pct"/>
          </w:tcPr>
          <w:p w14:paraId="78203544" w14:textId="54A0FC82" w:rsidR="00F257AF" w:rsidRPr="007036CE" w:rsidRDefault="00F257AF" w:rsidP="00F257AF">
            <w:pPr>
              <w:pStyle w:val="GOSTTableListMark1"/>
              <w:rPr>
                <w:ins w:id="10680" w:author="Левина Алла" w:date="2024-08-08T11:53:00Z"/>
              </w:rPr>
            </w:pPr>
            <w:ins w:id="10681" w:author="Левина Алла" w:date="2024-08-08T11:53:00Z">
              <w:r w:rsidRPr="007036CE">
                <w:t xml:space="preserve">2 символа (24-25 разряды) </w:t>
              </w:r>
            </w:ins>
            <w:r w:rsidR="005B1C15" w:rsidRPr="007036CE">
              <w:t>–</w:t>
            </w:r>
            <w:ins w:id="10682" w:author="Левина Алла" w:date="2024-08-08T11:53:00Z">
              <w:r w:rsidRPr="007036CE">
                <w:t xml:space="preserve"> если значение в источнике имеет 25 разрядов;</w:t>
              </w:r>
            </w:ins>
          </w:p>
          <w:p w14:paraId="06A85716" w14:textId="15312015" w:rsidR="00F257AF" w:rsidRPr="007036CE" w:rsidRDefault="00F257AF" w:rsidP="00271FE2">
            <w:pPr>
              <w:pStyle w:val="GOSTTableListMark1"/>
              <w:rPr>
                <w:ins w:id="10683" w:author="Левина Алла" w:date="2024-08-08T11:53:00Z"/>
              </w:rPr>
            </w:pPr>
            <w:ins w:id="10684" w:author="Левина Алла" w:date="2024-08-08T11:53:00Z">
              <w:r w:rsidRPr="007036CE">
                <w:t xml:space="preserve"> пусто </w:t>
              </w:r>
            </w:ins>
            <w:r w:rsidR="005B1C15" w:rsidRPr="007036CE">
              <w:t>–</w:t>
            </w:r>
            <w:ins w:id="10685" w:author="Левина Алла" w:date="2024-08-08T11:53:00Z">
              <w:r w:rsidRPr="007036CE">
                <w:t xml:space="preserve"> если значение в источнике </w:t>
              </w:r>
            </w:ins>
            <w:ins w:id="10686" w:author="Левина Алла" w:date="2024-08-08T12:06:00Z">
              <w:r w:rsidR="001E65A6" w:rsidRPr="007036CE">
                <w:t>не указано</w:t>
              </w:r>
            </w:ins>
            <w:ins w:id="10687" w:author="Левина Алла EXP-296090" w:date="2024-08-15T15:35:00Z">
              <w:r w:rsidR="00377179" w:rsidRPr="007036CE">
                <w:t xml:space="preserve"> или </w:t>
              </w:r>
            </w:ins>
            <w:ins w:id="10688" w:author="Левина Алла EXP-296090" w:date="2024-08-15T15:14:00Z">
              <w:r w:rsidR="00271FE2" w:rsidRPr="007036CE">
                <w:t>имеет размерност</w:t>
              </w:r>
            </w:ins>
            <w:ins w:id="10689" w:author="Левина Алла EXP-296090" w:date="2024-08-15T15:15:00Z">
              <w:r w:rsidR="00271FE2" w:rsidRPr="007036CE">
                <w:t>ь 23 символа</w:t>
              </w:r>
            </w:ins>
          </w:p>
        </w:tc>
      </w:tr>
      <w:tr w:rsidR="00F257AF" w:rsidRPr="007036CE" w14:paraId="3296E2E9" w14:textId="77777777" w:rsidTr="00B0621B">
        <w:trPr>
          <w:ins w:id="10690" w:author="Левина Алла" w:date="2024-08-08T11:53:00Z"/>
        </w:trPr>
        <w:tc>
          <w:tcPr>
            <w:tcW w:w="1100" w:type="pct"/>
          </w:tcPr>
          <w:p w14:paraId="39D10F0B" w14:textId="77777777" w:rsidR="00F257AF" w:rsidRPr="007036CE" w:rsidRDefault="00F257AF" w:rsidP="00F257AF">
            <w:pPr>
              <w:pStyle w:val="GOSTTablenorm"/>
              <w:rPr>
                <w:ins w:id="10691" w:author="Левина Алла" w:date="2024-08-08T11:53:00Z"/>
              </w:rPr>
            </w:pPr>
            <w:ins w:id="10692" w:author="Левина Алла" w:date="2024-08-08T11:53:00Z">
              <w:r w:rsidRPr="007036CE">
                <w:t>Код_НПА_направление_выплаты</w:t>
              </w:r>
            </w:ins>
          </w:p>
        </w:tc>
        <w:tc>
          <w:tcPr>
            <w:tcW w:w="304" w:type="pct"/>
          </w:tcPr>
          <w:p w14:paraId="243AF670" w14:textId="77777777" w:rsidR="00F257AF" w:rsidRPr="007036CE" w:rsidRDefault="00F257AF" w:rsidP="00F257AF">
            <w:pPr>
              <w:pStyle w:val="GOSTTablenorm"/>
              <w:rPr>
                <w:ins w:id="10693" w:author="Левина Алла" w:date="2024-08-08T11:53:00Z"/>
              </w:rPr>
            </w:pPr>
            <w:ins w:id="10694" w:author="Левина Алла" w:date="2024-08-08T11:53:00Z">
              <w:r w:rsidRPr="007036CE">
                <w:t>да</w:t>
              </w:r>
            </w:ins>
          </w:p>
        </w:tc>
        <w:tc>
          <w:tcPr>
            <w:tcW w:w="1099" w:type="pct"/>
          </w:tcPr>
          <w:p w14:paraId="050CDE37" w14:textId="77777777" w:rsidR="00F257AF" w:rsidRPr="007036CE" w:rsidRDefault="00F257AF" w:rsidP="00F257AF">
            <w:pPr>
              <w:pStyle w:val="GOSTTablenorm"/>
              <w:rPr>
                <w:ins w:id="10695" w:author="Левина Алла" w:date="2024-08-08T11:53:00Z"/>
              </w:rPr>
            </w:pPr>
            <w:ins w:id="10696" w:author="Левина Алла" w:date="2024-08-08T11:53:00Z">
              <w:r w:rsidRPr="007036CE">
                <w:t>Код НПА и направление выплаты (по строке документа)</w:t>
              </w:r>
            </w:ins>
          </w:p>
        </w:tc>
        <w:tc>
          <w:tcPr>
            <w:tcW w:w="1115" w:type="pct"/>
          </w:tcPr>
          <w:p w14:paraId="59B587F2" w14:textId="77777777" w:rsidR="00F257AF" w:rsidRPr="007036CE" w:rsidRDefault="00085DD5" w:rsidP="00F257AF">
            <w:pPr>
              <w:pStyle w:val="GOSTTablenorm"/>
              <w:rPr>
                <w:ins w:id="10697" w:author="Левина Алла" w:date="2024-08-08T11:53:00Z"/>
              </w:rPr>
            </w:pPr>
            <w:ins w:id="10698" w:author="Кирилл Воробьёв" w:date="2024-08-10T15:33:00Z">
              <w:r w:rsidRPr="007036CE">
                <w:t>PayPurpose_PayPurpose:</w:t>
              </w:r>
              <w:r w:rsidRPr="007036CE">
                <w:rPr>
                  <w:b/>
                </w:rPr>
                <w:t>Payer_AnalyticCode</w:t>
              </w:r>
            </w:ins>
          </w:p>
        </w:tc>
        <w:tc>
          <w:tcPr>
            <w:tcW w:w="1382" w:type="pct"/>
          </w:tcPr>
          <w:p w14:paraId="242D2FF3" w14:textId="10CDC2E8" w:rsidR="00377179" w:rsidRPr="007036CE" w:rsidRDefault="00377179" w:rsidP="001E65A6">
            <w:pPr>
              <w:pStyle w:val="GOSTTableListMark1"/>
              <w:rPr>
                <w:ins w:id="10699" w:author="Левина Алла EXP-296090" w:date="2024-08-15T15:37:00Z"/>
              </w:rPr>
            </w:pPr>
            <w:ins w:id="10700" w:author="Левина Алла EXP-296090" w:date="2024-08-15T15:37:00Z">
              <w:r w:rsidRPr="007036CE">
                <w:t xml:space="preserve">4 символа (12-15 разряды) </w:t>
              </w:r>
            </w:ins>
            <w:r w:rsidR="005B1C15" w:rsidRPr="007036CE">
              <w:t>–</w:t>
            </w:r>
            <w:ins w:id="10701" w:author="Левина Алла EXP-296090" w:date="2024-08-15T15:37:00Z">
              <w:r w:rsidRPr="007036CE">
                <w:t xml:space="preserve"> если значение в источнике имеет 23 разряда (в этом частном случае Код_НПА_направление_выплаты = Код_НПА);</w:t>
              </w:r>
            </w:ins>
          </w:p>
          <w:p w14:paraId="7495395E" w14:textId="6279E760" w:rsidR="00F257AF" w:rsidRPr="007036CE" w:rsidRDefault="00F257AF" w:rsidP="001E65A6">
            <w:pPr>
              <w:pStyle w:val="GOSTTableListMark1"/>
              <w:rPr>
                <w:ins w:id="10702" w:author="Левина Алла" w:date="2024-08-08T11:53:00Z"/>
              </w:rPr>
            </w:pPr>
            <w:ins w:id="10703" w:author="Левина Алла" w:date="2024-08-08T11:53:00Z">
              <w:r w:rsidRPr="007036CE">
                <w:t xml:space="preserve">7 символов ([12-15 разряды]-[24-25 разряды]) </w:t>
              </w:r>
            </w:ins>
            <w:r w:rsidR="005B1C15" w:rsidRPr="007036CE">
              <w:t>–</w:t>
            </w:r>
            <w:ins w:id="10704" w:author="Левина Алла" w:date="2024-08-08T11:53:00Z">
              <w:r w:rsidRPr="007036CE">
                <w:t xml:space="preserve"> если значение в источнике имеет 25 разрядов (</w:t>
              </w:r>
              <w:r w:rsidRPr="007036CE">
                <w:rPr>
                  <w:rStyle w:val="aff2"/>
                  <w:rFonts w:eastAsiaTheme="majorEastAsia"/>
                </w:rPr>
                <w:t>между двумя группами символов тире!</w:t>
              </w:r>
              <w:r w:rsidRPr="007036CE">
                <w:t>);</w:t>
              </w:r>
            </w:ins>
          </w:p>
          <w:p w14:paraId="1BC6BEEA" w14:textId="2AE2B5E2" w:rsidR="00F257AF" w:rsidRPr="007036CE" w:rsidRDefault="00F257AF" w:rsidP="001E65A6">
            <w:pPr>
              <w:pStyle w:val="GOSTTableListMark1"/>
              <w:rPr>
                <w:ins w:id="10705" w:author="Левина Алла" w:date="2024-08-08T11:53:00Z"/>
              </w:rPr>
            </w:pPr>
            <w:ins w:id="10706" w:author="Левина Алла" w:date="2024-08-08T11:53:00Z">
              <w:r w:rsidRPr="007036CE">
                <w:t xml:space="preserve"> пусто </w:t>
              </w:r>
            </w:ins>
            <w:r w:rsidR="005B1C15" w:rsidRPr="007036CE">
              <w:t>–</w:t>
            </w:r>
            <w:ins w:id="10707" w:author="Левина Алла" w:date="2024-08-08T11:53:00Z">
              <w:r w:rsidRPr="007036CE">
                <w:t xml:space="preserve"> если значения </w:t>
              </w:r>
            </w:ins>
            <w:ins w:id="10708" w:author="Левина Алла" w:date="2024-08-08T12:08:00Z">
              <w:r w:rsidR="002A1A67" w:rsidRPr="007036CE">
                <w:t>в источнике не указано</w:t>
              </w:r>
            </w:ins>
          </w:p>
        </w:tc>
      </w:tr>
      <w:tr w:rsidR="00F257AF" w:rsidRPr="007036CE" w14:paraId="5FEA40B5" w14:textId="77777777" w:rsidTr="00B0621B">
        <w:tc>
          <w:tcPr>
            <w:tcW w:w="1100" w:type="pct"/>
          </w:tcPr>
          <w:p w14:paraId="618BDE8F" w14:textId="77777777" w:rsidR="00F257AF" w:rsidRPr="007036CE" w:rsidRDefault="00F257AF" w:rsidP="00F257AF">
            <w:pPr>
              <w:pStyle w:val="GOSTTablenorm"/>
            </w:pPr>
            <w:r w:rsidRPr="007036CE">
              <w:t>Сумма_валюта_операции</w:t>
            </w:r>
          </w:p>
        </w:tc>
        <w:tc>
          <w:tcPr>
            <w:tcW w:w="304" w:type="pct"/>
          </w:tcPr>
          <w:p w14:paraId="4DE5EC97" w14:textId="77777777" w:rsidR="00F257AF" w:rsidRPr="007036CE" w:rsidRDefault="00F257AF" w:rsidP="00F257AF">
            <w:pPr>
              <w:pStyle w:val="GOSTTablenorm"/>
            </w:pPr>
            <w:r w:rsidRPr="007036CE">
              <w:t>да</w:t>
            </w:r>
          </w:p>
        </w:tc>
        <w:tc>
          <w:tcPr>
            <w:tcW w:w="1099" w:type="pct"/>
          </w:tcPr>
          <w:p w14:paraId="08B23221" w14:textId="77777777" w:rsidR="00F257AF" w:rsidRPr="007036CE" w:rsidRDefault="00F257AF" w:rsidP="00F257AF">
            <w:pPr>
              <w:pStyle w:val="GOSTTablenorm"/>
            </w:pPr>
            <w:r w:rsidRPr="007036CE">
              <w:t xml:space="preserve">Сумма в валюте документа (по </w:t>
            </w:r>
            <w:r w:rsidRPr="007036CE">
              <w:lastRenderedPageBreak/>
              <w:t>строке документа)</w:t>
            </w:r>
          </w:p>
        </w:tc>
        <w:tc>
          <w:tcPr>
            <w:tcW w:w="1115" w:type="pct"/>
          </w:tcPr>
          <w:p w14:paraId="3739C43A" w14:textId="77777777" w:rsidR="00F257AF" w:rsidRPr="007036CE" w:rsidRDefault="00F257AF" w:rsidP="00F257AF">
            <w:pPr>
              <w:pStyle w:val="GOSTTablenorm"/>
            </w:pPr>
            <w:r w:rsidRPr="007036CE">
              <w:lastRenderedPageBreak/>
              <w:t>PayPurpose_PayPurpose:Sm</w:t>
            </w:r>
          </w:p>
        </w:tc>
        <w:tc>
          <w:tcPr>
            <w:tcW w:w="1382" w:type="pct"/>
          </w:tcPr>
          <w:p w14:paraId="3E29AD4D" w14:textId="09F56F3D" w:rsidR="00F257AF" w:rsidRPr="007036CE" w:rsidRDefault="00F257AF" w:rsidP="00F257AF">
            <w:pPr>
              <w:pStyle w:val="GOSTTablenorm"/>
            </w:pPr>
            <w:r w:rsidRPr="007036CE">
              <w:t xml:space="preserve">Сумма передается в единицах валюты с </w:t>
            </w:r>
            <w:r w:rsidRPr="007036CE">
              <w:lastRenderedPageBreak/>
              <w:t xml:space="preserve">точностью 2 знака после запятой </w:t>
            </w:r>
            <w:r w:rsidR="00CC2920" w:rsidRPr="007036CE">
              <w:t>–</w:t>
            </w:r>
            <w:r w:rsidRPr="007036CE">
              <w:t xml:space="preserve"> необходимо конвертировать в минимальные единицы валюты (для данного типа документов умножить на 100)</w:t>
            </w:r>
          </w:p>
        </w:tc>
      </w:tr>
      <w:tr w:rsidR="00F257AF" w:rsidRPr="007036CE" w14:paraId="33630097" w14:textId="77777777" w:rsidTr="00B0621B">
        <w:tc>
          <w:tcPr>
            <w:tcW w:w="1100" w:type="pct"/>
          </w:tcPr>
          <w:p w14:paraId="38C14283" w14:textId="77777777" w:rsidR="00F257AF" w:rsidRPr="007036CE" w:rsidRDefault="00F257AF" w:rsidP="00F257AF">
            <w:pPr>
              <w:pStyle w:val="GOSTTablenorm"/>
            </w:pPr>
            <w:r w:rsidRPr="007036CE">
              <w:lastRenderedPageBreak/>
              <w:t>Сумма_валюта_учета_руб</w:t>
            </w:r>
          </w:p>
        </w:tc>
        <w:tc>
          <w:tcPr>
            <w:tcW w:w="304" w:type="pct"/>
          </w:tcPr>
          <w:p w14:paraId="69215E80" w14:textId="77777777" w:rsidR="00F257AF" w:rsidRPr="007036CE" w:rsidRDefault="00F257AF" w:rsidP="00F257AF">
            <w:pPr>
              <w:pStyle w:val="GOSTTablenorm"/>
            </w:pPr>
            <w:r w:rsidRPr="007036CE">
              <w:t>да</w:t>
            </w:r>
          </w:p>
        </w:tc>
        <w:tc>
          <w:tcPr>
            <w:tcW w:w="1099" w:type="pct"/>
          </w:tcPr>
          <w:p w14:paraId="40333635" w14:textId="77777777" w:rsidR="00F257AF" w:rsidRPr="007036CE" w:rsidRDefault="00F257AF" w:rsidP="00F257AF">
            <w:pPr>
              <w:pStyle w:val="GOSTTablenorm"/>
            </w:pPr>
            <w:r w:rsidRPr="007036CE">
              <w:t>Сумма в валюте учета (руб) (по строке документа)</w:t>
            </w:r>
          </w:p>
        </w:tc>
        <w:tc>
          <w:tcPr>
            <w:tcW w:w="1115" w:type="pct"/>
          </w:tcPr>
          <w:p w14:paraId="07B363B4" w14:textId="77777777" w:rsidR="00F257AF" w:rsidRPr="007036CE" w:rsidRDefault="00F257AF" w:rsidP="00F257AF">
            <w:pPr>
              <w:pStyle w:val="GOSTTablenorm"/>
            </w:pPr>
            <w:r w:rsidRPr="007036CE">
              <w:t>PayPurpose_PayPurpose:AmountRub</w:t>
            </w:r>
          </w:p>
        </w:tc>
        <w:tc>
          <w:tcPr>
            <w:tcW w:w="1382" w:type="pct"/>
          </w:tcPr>
          <w:p w14:paraId="080498B5" w14:textId="03EAD4CF" w:rsidR="00F257AF" w:rsidRPr="007036CE" w:rsidRDefault="00F257AF" w:rsidP="00F257AF">
            <w:pPr>
              <w:pStyle w:val="GOSTTablenorm"/>
            </w:pPr>
            <w:r w:rsidRPr="007036CE">
              <w:t xml:space="preserve">Сумма передается в единицах валюты с точностью 2 знака после запятой </w:t>
            </w:r>
            <w:r w:rsidR="00CC2920" w:rsidRPr="007036CE">
              <w:t>–</w:t>
            </w:r>
            <w:r w:rsidRPr="007036CE">
              <w:t xml:space="preserve"> необходимо конвертировать в минимальные единицы валюты (для данного типа документов умножить на 100)</w:t>
            </w:r>
          </w:p>
        </w:tc>
      </w:tr>
      <w:tr w:rsidR="00F257AF" w:rsidRPr="007036CE" w14:paraId="410FCB47" w14:textId="77777777" w:rsidTr="00B0621B">
        <w:tc>
          <w:tcPr>
            <w:tcW w:w="1100" w:type="pct"/>
          </w:tcPr>
          <w:p w14:paraId="781A7A77" w14:textId="77777777" w:rsidR="00F257AF" w:rsidRPr="007036CE" w:rsidRDefault="00F257AF" w:rsidP="00F257AF">
            <w:pPr>
              <w:pStyle w:val="GOSTTablenorm"/>
            </w:pPr>
            <w:r w:rsidRPr="007036CE">
              <w:t>GUID_родит_документа</w:t>
            </w:r>
          </w:p>
        </w:tc>
        <w:tc>
          <w:tcPr>
            <w:tcW w:w="304" w:type="pct"/>
          </w:tcPr>
          <w:p w14:paraId="2AD930BA" w14:textId="77777777" w:rsidR="00F257AF" w:rsidRPr="007036CE" w:rsidRDefault="00F257AF" w:rsidP="00F257AF">
            <w:pPr>
              <w:pStyle w:val="GOSTTablenorm"/>
            </w:pPr>
            <w:r w:rsidRPr="007036CE">
              <w:t>нет</w:t>
            </w:r>
          </w:p>
        </w:tc>
        <w:tc>
          <w:tcPr>
            <w:tcW w:w="1099" w:type="pct"/>
          </w:tcPr>
          <w:p w14:paraId="692F0F08" w14:textId="77777777" w:rsidR="00F257AF" w:rsidRPr="007036CE" w:rsidRDefault="00F257AF" w:rsidP="00F257AF">
            <w:pPr>
              <w:pStyle w:val="GOSTTablenorm"/>
            </w:pPr>
            <w:r w:rsidRPr="007036CE">
              <w:t>Идентификатор связанного Распоряжения</w:t>
            </w:r>
          </w:p>
        </w:tc>
        <w:tc>
          <w:tcPr>
            <w:tcW w:w="1115" w:type="pct"/>
          </w:tcPr>
          <w:p w14:paraId="4D60A057" w14:textId="77777777" w:rsidR="00F257AF" w:rsidRPr="007036CE" w:rsidRDefault="00F257AF" w:rsidP="00F257AF">
            <w:pPr>
              <w:pStyle w:val="GOSTTablenorm"/>
              <w:rPr>
                <w:lang w:val="en-US"/>
              </w:rPr>
            </w:pPr>
            <w:r w:rsidRPr="007036CE">
              <w:t>ParentDoc:</w:t>
            </w:r>
            <w:r w:rsidRPr="007036CE">
              <w:rPr>
                <w:rFonts w:ascii="-apple-system" w:hAnsi="-apple-system"/>
                <w:sz w:val="21"/>
                <w:szCs w:val="21"/>
                <w:shd w:val="clear" w:color="auto" w:fill="FFFFFF"/>
              </w:rPr>
              <w:t>DopInfo_GUID_ZKR</w:t>
            </w:r>
          </w:p>
        </w:tc>
        <w:tc>
          <w:tcPr>
            <w:tcW w:w="1382" w:type="pct"/>
          </w:tcPr>
          <w:p w14:paraId="0EF3FBCE" w14:textId="77777777" w:rsidR="00F257AF" w:rsidRPr="007036CE" w:rsidRDefault="00F257AF" w:rsidP="00F257AF">
            <w:pPr>
              <w:pStyle w:val="GOSTTablenorm"/>
              <w:rPr>
                <w:lang w:val="en-US"/>
              </w:rPr>
            </w:pPr>
          </w:p>
        </w:tc>
      </w:tr>
      <w:tr w:rsidR="00F257AF" w:rsidRPr="007036CE" w14:paraId="73C5BD99" w14:textId="77777777" w:rsidTr="00B0621B">
        <w:tc>
          <w:tcPr>
            <w:tcW w:w="1100" w:type="pct"/>
          </w:tcPr>
          <w:p w14:paraId="15F63A89" w14:textId="77777777" w:rsidR="00F257AF" w:rsidRPr="007036CE" w:rsidRDefault="00F257AF" w:rsidP="00F257AF">
            <w:pPr>
              <w:pStyle w:val="GOSTTablenorm"/>
            </w:pPr>
            <w:r w:rsidRPr="007036CE">
              <w:t>Номер_родит_документа</w:t>
            </w:r>
          </w:p>
        </w:tc>
        <w:tc>
          <w:tcPr>
            <w:tcW w:w="304" w:type="pct"/>
          </w:tcPr>
          <w:p w14:paraId="22306826" w14:textId="77777777" w:rsidR="00F257AF" w:rsidRPr="007036CE" w:rsidRDefault="00F257AF" w:rsidP="00F257AF">
            <w:pPr>
              <w:pStyle w:val="GOSTTablenorm"/>
            </w:pPr>
            <w:r w:rsidRPr="007036CE">
              <w:t>нет</w:t>
            </w:r>
          </w:p>
        </w:tc>
        <w:tc>
          <w:tcPr>
            <w:tcW w:w="1099" w:type="pct"/>
          </w:tcPr>
          <w:p w14:paraId="36182D22" w14:textId="77777777" w:rsidR="00F257AF" w:rsidRPr="007036CE" w:rsidRDefault="00F257AF" w:rsidP="00F257AF">
            <w:pPr>
              <w:pStyle w:val="GOSTTablenorm"/>
            </w:pPr>
            <w:r w:rsidRPr="007036CE">
              <w:t>Номер связанного Распоряжения</w:t>
            </w:r>
          </w:p>
        </w:tc>
        <w:tc>
          <w:tcPr>
            <w:tcW w:w="1115" w:type="pct"/>
          </w:tcPr>
          <w:p w14:paraId="58883516" w14:textId="77777777" w:rsidR="00F257AF" w:rsidRPr="007036CE" w:rsidRDefault="00F257AF" w:rsidP="00F257AF">
            <w:pPr>
              <w:pStyle w:val="GOSTTablenorm"/>
              <w:rPr>
                <w:lang w:val="en-US"/>
              </w:rPr>
            </w:pPr>
            <w:r w:rsidRPr="007036CE">
              <w:t>ParentDoc:</w:t>
            </w:r>
            <w:r w:rsidRPr="007036CE">
              <w:rPr>
                <w:rFonts w:ascii="-apple-system" w:hAnsi="-apple-system"/>
                <w:sz w:val="21"/>
                <w:szCs w:val="21"/>
                <w:shd w:val="clear" w:color="auto" w:fill="FFFFFF"/>
              </w:rPr>
              <w:t>DopInfo</w:t>
            </w:r>
            <w:r w:rsidRPr="007036CE">
              <w:t>_ParentDocNumber</w:t>
            </w:r>
          </w:p>
        </w:tc>
        <w:tc>
          <w:tcPr>
            <w:tcW w:w="1382" w:type="pct"/>
          </w:tcPr>
          <w:p w14:paraId="7C696E9F" w14:textId="77777777" w:rsidR="00F257AF" w:rsidRPr="007036CE" w:rsidRDefault="00F257AF" w:rsidP="00F257AF">
            <w:pPr>
              <w:pStyle w:val="GOSTTablenorm"/>
              <w:rPr>
                <w:lang w:val="en-US"/>
              </w:rPr>
            </w:pPr>
          </w:p>
        </w:tc>
      </w:tr>
      <w:tr w:rsidR="00F257AF" w:rsidRPr="007036CE" w14:paraId="329CF510" w14:textId="77777777" w:rsidTr="00B0621B">
        <w:tc>
          <w:tcPr>
            <w:tcW w:w="1100" w:type="pct"/>
          </w:tcPr>
          <w:p w14:paraId="04078FE5" w14:textId="77777777" w:rsidR="00F257AF" w:rsidRPr="007036CE" w:rsidRDefault="00F257AF" w:rsidP="00F257AF">
            <w:pPr>
              <w:pStyle w:val="GOSTTablenorm"/>
            </w:pPr>
            <w:r w:rsidRPr="007036CE">
              <w:t>Дата_родит_документа</w:t>
            </w:r>
          </w:p>
        </w:tc>
        <w:tc>
          <w:tcPr>
            <w:tcW w:w="304" w:type="pct"/>
          </w:tcPr>
          <w:p w14:paraId="3127FAAA" w14:textId="77777777" w:rsidR="00F257AF" w:rsidRPr="007036CE" w:rsidRDefault="00F257AF" w:rsidP="00F257AF">
            <w:pPr>
              <w:pStyle w:val="GOSTTablenorm"/>
            </w:pPr>
            <w:r w:rsidRPr="007036CE">
              <w:t>нет</w:t>
            </w:r>
          </w:p>
        </w:tc>
        <w:tc>
          <w:tcPr>
            <w:tcW w:w="1099" w:type="pct"/>
          </w:tcPr>
          <w:p w14:paraId="65C8279E" w14:textId="77777777" w:rsidR="00F257AF" w:rsidRPr="007036CE" w:rsidRDefault="00F257AF" w:rsidP="00F257AF">
            <w:pPr>
              <w:pStyle w:val="GOSTTablenorm"/>
            </w:pPr>
            <w:r w:rsidRPr="007036CE">
              <w:t>Дата связанного Распоряжения</w:t>
            </w:r>
          </w:p>
        </w:tc>
        <w:tc>
          <w:tcPr>
            <w:tcW w:w="1115" w:type="pct"/>
          </w:tcPr>
          <w:p w14:paraId="4AA4CCC3" w14:textId="77777777" w:rsidR="00F257AF" w:rsidRPr="007036CE" w:rsidRDefault="00F257AF" w:rsidP="00F257AF">
            <w:pPr>
              <w:pStyle w:val="GOSTTablenorm"/>
              <w:rPr>
                <w:lang w:val="en-US"/>
              </w:rPr>
            </w:pPr>
            <w:r w:rsidRPr="007036CE">
              <w:t>ParentDoc:</w:t>
            </w:r>
            <w:r w:rsidRPr="007036CE">
              <w:rPr>
                <w:rFonts w:ascii="-apple-system" w:hAnsi="-apple-system"/>
                <w:sz w:val="21"/>
                <w:szCs w:val="21"/>
                <w:shd w:val="clear" w:color="auto" w:fill="FFFFFF"/>
              </w:rPr>
              <w:t>DopInfo</w:t>
            </w:r>
            <w:r w:rsidRPr="007036CE">
              <w:t>_ParentDocDate</w:t>
            </w:r>
          </w:p>
        </w:tc>
        <w:tc>
          <w:tcPr>
            <w:tcW w:w="1382" w:type="pct"/>
          </w:tcPr>
          <w:p w14:paraId="2F50320D" w14:textId="77777777" w:rsidR="00F257AF" w:rsidRPr="007036CE" w:rsidRDefault="00F257AF" w:rsidP="00F257AF">
            <w:pPr>
              <w:pStyle w:val="GOSTTablenorm"/>
              <w:rPr>
                <w:lang w:val="en-US"/>
              </w:rPr>
            </w:pPr>
          </w:p>
        </w:tc>
      </w:tr>
      <w:tr w:rsidR="00F257AF" w:rsidRPr="007036CE" w14:paraId="60AD1938" w14:textId="77777777" w:rsidTr="00B0621B">
        <w:tc>
          <w:tcPr>
            <w:tcW w:w="1100" w:type="pct"/>
          </w:tcPr>
          <w:p w14:paraId="4A724692" w14:textId="77777777" w:rsidR="00F257AF" w:rsidRPr="007036CE" w:rsidRDefault="00F257AF" w:rsidP="00F257AF">
            <w:pPr>
              <w:pStyle w:val="GOSTTablenorm"/>
            </w:pPr>
            <w:r w:rsidRPr="007036CE">
              <w:t>Тип_родит_документа</w:t>
            </w:r>
          </w:p>
        </w:tc>
        <w:tc>
          <w:tcPr>
            <w:tcW w:w="304" w:type="pct"/>
          </w:tcPr>
          <w:p w14:paraId="1D0A2E20" w14:textId="77777777" w:rsidR="00F257AF" w:rsidRPr="007036CE" w:rsidRDefault="00F257AF" w:rsidP="00F257AF">
            <w:pPr>
              <w:pStyle w:val="GOSTTablenorm"/>
            </w:pPr>
            <w:r w:rsidRPr="007036CE">
              <w:t>нет</w:t>
            </w:r>
          </w:p>
        </w:tc>
        <w:tc>
          <w:tcPr>
            <w:tcW w:w="1099" w:type="pct"/>
          </w:tcPr>
          <w:p w14:paraId="2A98485C" w14:textId="77777777" w:rsidR="00F257AF" w:rsidRPr="007036CE" w:rsidRDefault="00F257AF" w:rsidP="00F257AF">
            <w:pPr>
              <w:pStyle w:val="GOSTTablenorm"/>
            </w:pPr>
            <w:r w:rsidRPr="007036CE">
              <w:t>Тип связанного Распоряжения</w:t>
            </w:r>
          </w:p>
        </w:tc>
        <w:tc>
          <w:tcPr>
            <w:tcW w:w="1115" w:type="pct"/>
          </w:tcPr>
          <w:p w14:paraId="2F1CB6E2" w14:textId="77777777" w:rsidR="00F257AF" w:rsidRPr="007036CE" w:rsidRDefault="00F257AF" w:rsidP="00F257AF">
            <w:pPr>
              <w:pStyle w:val="GOSTTablenorm"/>
              <w:rPr>
                <w:lang w:val="en-US"/>
              </w:rPr>
            </w:pPr>
            <w:r w:rsidRPr="007036CE">
              <w:t>ParentDoc:</w:t>
            </w:r>
            <w:r w:rsidRPr="007036CE">
              <w:rPr>
                <w:rFonts w:ascii="-apple-system" w:hAnsi="-apple-system"/>
                <w:sz w:val="21"/>
                <w:szCs w:val="21"/>
                <w:shd w:val="clear" w:color="auto" w:fill="FFFFFF"/>
              </w:rPr>
              <w:t>DopInfo</w:t>
            </w:r>
            <w:r w:rsidRPr="007036CE">
              <w:t>_ParentDocType</w:t>
            </w:r>
          </w:p>
        </w:tc>
        <w:tc>
          <w:tcPr>
            <w:tcW w:w="1382" w:type="pct"/>
          </w:tcPr>
          <w:p w14:paraId="7BA0BE2F" w14:textId="77777777" w:rsidR="00F257AF" w:rsidRPr="007036CE" w:rsidRDefault="00F257AF" w:rsidP="00F257AF">
            <w:pPr>
              <w:pStyle w:val="GOSTTablenorm"/>
              <w:rPr>
                <w:lang w:val="en-US"/>
              </w:rPr>
            </w:pPr>
          </w:p>
        </w:tc>
      </w:tr>
    </w:tbl>
    <w:p w14:paraId="6BAD54D4" w14:textId="1BBE4F18" w:rsidR="007D03FB" w:rsidRPr="007036CE" w:rsidRDefault="00E66212" w:rsidP="00802219">
      <w:pPr>
        <w:pStyle w:val="GOSTNameTable"/>
      </w:pPr>
      <w:r w:rsidRPr="007036CE">
        <w:rPr>
          <w:noProof/>
        </w:rPr>
        <w:fldChar w:fldCharType="begin"/>
      </w:r>
      <w:r w:rsidRPr="007036CE">
        <w:rPr>
          <w:noProof/>
        </w:rPr>
        <w:instrText xml:space="preserve"> SEQ Таблица \* ARABIC </w:instrText>
      </w:r>
      <w:r w:rsidRPr="007036CE">
        <w:rPr>
          <w:noProof/>
        </w:rPr>
        <w:fldChar w:fldCharType="separate"/>
      </w:r>
      <w:bookmarkStart w:id="10709" w:name="_Ref155716077"/>
      <w:bookmarkStart w:id="10710" w:name="_Toc222928038"/>
      <w:r w:rsidR="00BD74E1">
        <w:rPr>
          <w:noProof/>
        </w:rPr>
        <w:t>65</w:t>
      </w:r>
      <w:bookmarkEnd w:id="10709"/>
      <w:r w:rsidRPr="007036CE">
        <w:rPr>
          <w:noProof/>
        </w:rPr>
        <w:fldChar w:fldCharType="end"/>
      </w:r>
      <w:r w:rsidR="007D03FB" w:rsidRPr="007036CE">
        <w:t xml:space="preserve"> </w:t>
      </w:r>
      <w:r w:rsidR="00D9309A" w:rsidRPr="007036CE">
        <w:t>–</w:t>
      </w:r>
      <w:r w:rsidR="007D03FB" w:rsidRPr="007036CE">
        <w:t xml:space="preserve"> Перечень атрибутов, соответствующих типу документа «Извещение о поступлении в иностранной валюте» MSC_NoticeRecForCurr</w:t>
      </w:r>
      <w:bookmarkEnd w:id="10710"/>
    </w:p>
    <w:tbl>
      <w:tblPr>
        <w:tblStyle w:val="GOSTTable"/>
        <w:tblW w:w="5000" w:type="pct"/>
        <w:tblLayout w:type="fixed"/>
        <w:tblLook w:val="07E0" w:firstRow="1" w:lastRow="1" w:firstColumn="1" w:lastColumn="1" w:noHBand="1" w:noVBand="1"/>
      </w:tblPr>
      <w:tblGrid>
        <w:gridCol w:w="3495"/>
        <w:gridCol w:w="952"/>
        <w:gridCol w:w="3496"/>
        <w:gridCol w:w="3496"/>
        <w:gridCol w:w="4321"/>
      </w:tblGrid>
      <w:tr w:rsidR="00464615" w:rsidRPr="007036CE" w14:paraId="45D62B70" w14:textId="77777777" w:rsidTr="00B0621B">
        <w:trPr>
          <w:cnfStyle w:val="100000000000" w:firstRow="1" w:lastRow="0" w:firstColumn="0" w:lastColumn="0" w:oddVBand="0" w:evenVBand="0" w:oddHBand="0" w:evenHBand="0" w:firstRowFirstColumn="0" w:firstRowLastColumn="0" w:lastRowFirstColumn="0" w:lastRowLastColumn="0"/>
        </w:trPr>
        <w:tc>
          <w:tcPr>
            <w:tcW w:w="1109" w:type="pct"/>
          </w:tcPr>
          <w:p w14:paraId="739C40E6" w14:textId="77777777" w:rsidR="00464615" w:rsidRPr="007036CE" w:rsidRDefault="00464615" w:rsidP="00802219">
            <w:pPr>
              <w:pStyle w:val="GOSTTableHead"/>
            </w:pPr>
            <w:r w:rsidRPr="007036CE">
              <w:t>Наименование атрибута</w:t>
            </w:r>
          </w:p>
        </w:tc>
        <w:tc>
          <w:tcPr>
            <w:tcW w:w="302" w:type="pct"/>
          </w:tcPr>
          <w:p w14:paraId="4C72A95F" w14:textId="77777777" w:rsidR="00464615" w:rsidRPr="007036CE" w:rsidRDefault="00464615" w:rsidP="00802219">
            <w:pPr>
              <w:pStyle w:val="GOSTTableHead"/>
            </w:pPr>
            <w:r w:rsidRPr="007036CE">
              <w:t>Вычисляемый атрибут</w:t>
            </w:r>
          </w:p>
        </w:tc>
        <w:tc>
          <w:tcPr>
            <w:tcW w:w="1109" w:type="pct"/>
          </w:tcPr>
          <w:p w14:paraId="65D8780D" w14:textId="77777777" w:rsidR="00464615" w:rsidRPr="007036CE" w:rsidRDefault="00464615" w:rsidP="00802219">
            <w:pPr>
              <w:pStyle w:val="GOSTTableHead"/>
            </w:pPr>
            <w:r w:rsidRPr="007036CE">
              <w:t>Описание атрибута</w:t>
            </w:r>
          </w:p>
        </w:tc>
        <w:tc>
          <w:tcPr>
            <w:tcW w:w="1109" w:type="pct"/>
          </w:tcPr>
          <w:p w14:paraId="3C82830F" w14:textId="77777777" w:rsidR="00464615" w:rsidRPr="007036CE" w:rsidRDefault="00464615" w:rsidP="00802219">
            <w:pPr>
              <w:pStyle w:val="GOSTTableHead"/>
            </w:pPr>
            <w:r w:rsidRPr="007036CE">
              <w:t>Реквизит документа (наименование тега)</w:t>
            </w:r>
          </w:p>
        </w:tc>
        <w:tc>
          <w:tcPr>
            <w:tcW w:w="1371" w:type="pct"/>
          </w:tcPr>
          <w:p w14:paraId="75EAA559" w14:textId="77777777" w:rsidR="00464615" w:rsidRPr="007036CE" w:rsidRDefault="00464615" w:rsidP="00802219">
            <w:pPr>
              <w:pStyle w:val="GOSTTableHead"/>
            </w:pPr>
            <w:r w:rsidRPr="007036CE">
              <w:t>Алгоритм вычисления</w:t>
            </w:r>
          </w:p>
        </w:tc>
      </w:tr>
      <w:tr w:rsidR="00464615" w:rsidRPr="007036CE" w14:paraId="22A6DAB5" w14:textId="77777777" w:rsidTr="00B0621B">
        <w:tc>
          <w:tcPr>
            <w:tcW w:w="1109" w:type="pct"/>
          </w:tcPr>
          <w:p w14:paraId="444D34F0" w14:textId="77777777" w:rsidR="00464615" w:rsidRPr="007036CE" w:rsidRDefault="00464615" w:rsidP="001F6BEC">
            <w:pPr>
              <w:pStyle w:val="GOSTTablenorm"/>
              <w:rPr>
                <w:szCs w:val="22"/>
              </w:rPr>
            </w:pPr>
            <w:r w:rsidRPr="007036CE">
              <w:rPr>
                <w:szCs w:val="22"/>
              </w:rPr>
              <w:t>Номер_документа*</w:t>
            </w:r>
          </w:p>
        </w:tc>
        <w:tc>
          <w:tcPr>
            <w:tcW w:w="302" w:type="pct"/>
          </w:tcPr>
          <w:p w14:paraId="60F4BF71" w14:textId="77777777" w:rsidR="00464615" w:rsidRPr="007036CE" w:rsidRDefault="00464615" w:rsidP="001F6BEC">
            <w:pPr>
              <w:pStyle w:val="GOSTTablenorm"/>
              <w:rPr>
                <w:szCs w:val="22"/>
              </w:rPr>
            </w:pPr>
            <w:r w:rsidRPr="007036CE">
              <w:rPr>
                <w:szCs w:val="22"/>
              </w:rPr>
              <w:t>нет</w:t>
            </w:r>
          </w:p>
        </w:tc>
        <w:tc>
          <w:tcPr>
            <w:tcW w:w="1109" w:type="pct"/>
          </w:tcPr>
          <w:p w14:paraId="28612D3E" w14:textId="77777777" w:rsidR="00464615" w:rsidRPr="007036CE" w:rsidRDefault="00464615" w:rsidP="001F6BEC">
            <w:pPr>
              <w:pStyle w:val="GOSTTablenorm"/>
              <w:rPr>
                <w:szCs w:val="22"/>
              </w:rPr>
            </w:pPr>
            <w:r w:rsidRPr="007036CE">
              <w:rPr>
                <w:szCs w:val="22"/>
              </w:rPr>
              <w:t>Номер документа</w:t>
            </w:r>
          </w:p>
        </w:tc>
        <w:tc>
          <w:tcPr>
            <w:tcW w:w="1109" w:type="pct"/>
          </w:tcPr>
          <w:p w14:paraId="3311592C" w14:textId="77777777" w:rsidR="00464615" w:rsidRPr="007036CE" w:rsidRDefault="009B11B5" w:rsidP="001F6BEC">
            <w:pPr>
              <w:pStyle w:val="GOSTTablenorm"/>
              <w:rPr>
                <w:szCs w:val="22"/>
              </w:rPr>
            </w:pPr>
            <w:r w:rsidRPr="007036CE">
              <w:rPr>
                <w:szCs w:val="22"/>
              </w:rPr>
              <w:t>DocNumber</w:t>
            </w:r>
          </w:p>
        </w:tc>
        <w:tc>
          <w:tcPr>
            <w:tcW w:w="1371" w:type="pct"/>
          </w:tcPr>
          <w:p w14:paraId="3B96C8EC" w14:textId="77777777" w:rsidR="00464615" w:rsidRPr="007036CE" w:rsidRDefault="00464615" w:rsidP="001F6BEC">
            <w:pPr>
              <w:pStyle w:val="GOSTTablenorm"/>
              <w:rPr>
                <w:szCs w:val="22"/>
              </w:rPr>
            </w:pPr>
          </w:p>
        </w:tc>
      </w:tr>
      <w:tr w:rsidR="00464615" w:rsidRPr="007036CE" w14:paraId="1D26ED74" w14:textId="77777777" w:rsidTr="00B0621B">
        <w:tc>
          <w:tcPr>
            <w:tcW w:w="1109" w:type="pct"/>
          </w:tcPr>
          <w:p w14:paraId="7621047A" w14:textId="77777777" w:rsidR="00464615" w:rsidRPr="007036CE" w:rsidRDefault="00464615" w:rsidP="001F6BEC">
            <w:pPr>
              <w:pStyle w:val="GOSTTablenorm"/>
              <w:rPr>
                <w:szCs w:val="22"/>
              </w:rPr>
            </w:pPr>
            <w:r w:rsidRPr="007036CE">
              <w:rPr>
                <w:szCs w:val="22"/>
              </w:rPr>
              <w:t>Дата_документа*</w:t>
            </w:r>
          </w:p>
        </w:tc>
        <w:tc>
          <w:tcPr>
            <w:tcW w:w="302" w:type="pct"/>
          </w:tcPr>
          <w:p w14:paraId="6BB5BB65" w14:textId="77777777" w:rsidR="00464615" w:rsidRPr="007036CE" w:rsidRDefault="00464615" w:rsidP="001F6BEC">
            <w:pPr>
              <w:pStyle w:val="GOSTTablenorm"/>
              <w:rPr>
                <w:szCs w:val="22"/>
              </w:rPr>
            </w:pPr>
            <w:r w:rsidRPr="007036CE">
              <w:rPr>
                <w:szCs w:val="22"/>
              </w:rPr>
              <w:t>нет</w:t>
            </w:r>
          </w:p>
        </w:tc>
        <w:tc>
          <w:tcPr>
            <w:tcW w:w="1109" w:type="pct"/>
          </w:tcPr>
          <w:p w14:paraId="35E3144B" w14:textId="77777777" w:rsidR="00464615" w:rsidRPr="007036CE" w:rsidRDefault="00464615" w:rsidP="001F6BEC">
            <w:pPr>
              <w:pStyle w:val="GOSTTablenorm"/>
              <w:rPr>
                <w:szCs w:val="22"/>
              </w:rPr>
            </w:pPr>
            <w:r w:rsidRPr="007036CE">
              <w:rPr>
                <w:szCs w:val="22"/>
              </w:rPr>
              <w:t>Дата документа</w:t>
            </w:r>
          </w:p>
        </w:tc>
        <w:tc>
          <w:tcPr>
            <w:tcW w:w="1109" w:type="pct"/>
          </w:tcPr>
          <w:p w14:paraId="638E4BCC" w14:textId="77777777" w:rsidR="00464615" w:rsidRPr="007036CE" w:rsidRDefault="009B11B5" w:rsidP="001F6BEC">
            <w:pPr>
              <w:pStyle w:val="GOSTTablenorm"/>
              <w:rPr>
                <w:szCs w:val="22"/>
              </w:rPr>
            </w:pPr>
            <w:r w:rsidRPr="007036CE">
              <w:rPr>
                <w:szCs w:val="22"/>
              </w:rPr>
              <w:t>DocDate</w:t>
            </w:r>
          </w:p>
        </w:tc>
        <w:tc>
          <w:tcPr>
            <w:tcW w:w="1371" w:type="pct"/>
          </w:tcPr>
          <w:p w14:paraId="64FEC70B" w14:textId="77777777" w:rsidR="00464615" w:rsidRPr="007036CE" w:rsidRDefault="00464615" w:rsidP="001F6BEC">
            <w:pPr>
              <w:pStyle w:val="GOSTTablenorm"/>
              <w:rPr>
                <w:szCs w:val="22"/>
              </w:rPr>
            </w:pPr>
          </w:p>
        </w:tc>
      </w:tr>
      <w:tr w:rsidR="00464F5A" w:rsidRPr="007036CE" w14:paraId="1557CEB5" w14:textId="77777777" w:rsidTr="00B0621B">
        <w:tc>
          <w:tcPr>
            <w:tcW w:w="1109" w:type="pct"/>
          </w:tcPr>
          <w:p w14:paraId="797049AA" w14:textId="77777777" w:rsidR="00464F5A" w:rsidRPr="007036CE" w:rsidRDefault="00464F5A" w:rsidP="00464F5A">
            <w:pPr>
              <w:pStyle w:val="GOSTTablenorm"/>
              <w:rPr>
                <w:szCs w:val="22"/>
              </w:rPr>
            </w:pPr>
            <w:r w:rsidRPr="007036CE">
              <w:t>Вид_документа</w:t>
            </w:r>
          </w:p>
        </w:tc>
        <w:tc>
          <w:tcPr>
            <w:tcW w:w="302" w:type="pct"/>
          </w:tcPr>
          <w:p w14:paraId="63C6E662" w14:textId="77777777" w:rsidR="00464F5A" w:rsidRPr="007036CE" w:rsidRDefault="00D57062" w:rsidP="00464F5A">
            <w:pPr>
              <w:pStyle w:val="GOSTTablenorm"/>
              <w:rPr>
                <w:szCs w:val="22"/>
              </w:rPr>
            </w:pPr>
            <w:r w:rsidRPr="007036CE">
              <w:t>да</w:t>
            </w:r>
          </w:p>
        </w:tc>
        <w:tc>
          <w:tcPr>
            <w:tcW w:w="1109" w:type="pct"/>
          </w:tcPr>
          <w:p w14:paraId="60811F88" w14:textId="77777777" w:rsidR="00464F5A" w:rsidRPr="007036CE" w:rsidRDefault="00464F5A" w:rsidP="00464F5A">
            <w:pPr>
              <w:pStyle w:val="GOSTTablenorm"/>
              <w:rPr>
                <w:szCs w:val="22"/>
              </w:rPr>
            </w:pPr>
            <w:r w:rsidRPr="007036CE">
              <w:t>Вид документа</w:t>
            </w:r>
          </w:p>
        </w:tc>
        <w:tc>
          <w:tcPr>
            <w:tcW w:w="1109" w:type="pct"/>
          </w:tcPr>
          <w:p w14:paraId="54A38DC1" w14:textId="77777777" w:rsidR="00464F5A" w:rsidRPr="007036CE" w:rsidRDefault="007048AF" w:rsidP="00464F5A">
            <w:pPr>
              <w:pStyle w:val="GOSTTablenorm"/>
              <w:rPr>
                <w:szCs w:val="22"/>
              </w:rPr>
            </w:pPr>
            <w:r w:rsidRPr="007036CE">
              <w:rPr>
                <w:szCs w:val="22"/>
              </w:rPr>
              <w:t>AdditionalInformation_DocType</w:t>
            </w:r>
          </w:p>
        </w:tc>
        <w:tc>
          <w:tcPr>
            <w:tcW w:w="1371" w:type="pct"/>
          </w:tcPr>
          <w:p w14:paraId="21820DCA" w14:textId="77777777" w:rsidR="00464F5A" w:rsidRPr="007036CE" w:rsidRDefault="00D57062" w:rsidP="00D57062">
            <w:pPr>
              <w:pStyle w:val="GOSTTablenorm"/>
              <w:rPr>
                <w:szCs w:val="22"/>
              </w:rPr>
            </w:pPr>
            <w:r w:rsidRPr="007036CE">
              <w:rPr>
                <w:szCs w:val="22"/>
              </w:rPr>
              <w:t>Если в теге документа «</w:t>
            </w:r>
            <w:r w:rsidRPr="007036CE">
              <w:rPr>
                <w:szCs w:val="22"/>
                <w:lang w:val="en-US"/>
              </w:rPr>
              <w:t>VPE</w:t>
            </w:r>
            <w:r w:rsidRPr="007036CE">
              <w:rPr>
                <w:szCs w:val="22"/>
              </w:rPr>
              <w:t xml:space="preserve">», то значение </w:t>
            </w:r>
            <w:r w:rsidRPr="007036CE">
              <w:rPr>
                <w:szCs w:val="22"/>
              </w:rPr>
              <w:lastRenderedPageBreak/>
              <w:t>«ВПЕ»</w:t>
            </w:r>
          </w:p>
        </w:tc>
      </w:tr>
      <w:tr w:rsidR="003C6EBE" w:rsidRPr="007036CE" w14:paraId="53672232" w14:textId="77777777" w:rsidTr="00B0621B">
        <w:tc>
          <w:tcPr>
            <w:tcW w:w="1109" w:type="pct"/>
          </w:tcPr>
          <w:p w14:paraId="64A1C4CD" w14:textId="77777777" w:rsidR="003C6EBE" w:rsidRPr="007036CE" w:rsidRDefault="003C6EBE" w:rsidP="003C6EBE">
            <w:pPr>
              <w:pStyle w:val="GOSTTablenorm"/>
            </w:pPr>
            <w:r w:rsidRPr="007036CE">
              <w:rPr>
                <w:szCs w:val="22"/>
              </w:rPr>
              <w:lastRenderedPageBreak/>
              <w:t>Наименование_документа</w:t>
            </w:r>
          </w:p>
        </w:tc>
        <w:tc>
          <w:tcPr>
            <w:tcW w:w="302" w:type="pct"/>
          </w:tcPr>
          <w:p w14:paraId="2D07DE84" w14:textId="77777777" w:rsidR="003C6EBE" w:rsidRPr="007036CE" w:rsidRDefault="003C6EBE" w:rsidP="003C6EBE">
            <w:pPr>
              <w:pStyle w:val="GOSTTablenorm"/>
            </w:pPr>
            <w:r w:rsidRPr="007036CE">
              <w:rPr>
                <w:szCs w:val="22"/>
              </w:rPr>
              <w:t>да</w:t>
            </w:r>
          </w:p>
        </w:tc>
        <w:tc>
          <w:tcPr>
            <w:tcW w:w="1109" w:type="pct"/>
          </w:tcPr>
          <w:p w14:paraId="21F032F7" w14:textId="77777777" w:rsidR="003C6EBE" w:rsidRPr="007036CE" w:rsidRDefault="003C6EBE" w:rsidP="003C6EBE">
            <w:pPr>
              <w:pStyle w:val="GOSTTablenorm"/>
            </w:pPr>
            <w:r w:rsidRPr="007036CE">
              <w:rPr>
                <w:szCs w:val="22"/>
              </w:rPr>
              <w:t>Наименование документа</w:t>
            </w:r>
          </w:p>
        </w:tc>
        <w:tc>
          <w:tcPr>
            <w:tcW w:w="1109" w:type="pct"/>
          </w:tcPr>
          <w:p w14:paraId="16DFEC60" w14:textId="77777777" w:rsidR="003C6EBE" w:rsidRPr="007036CE" w:rsidRDefault="003C6EBE" w:rsidP="003C6EBE">
            <w:pPr>
              <w:pStyle w:val="GOSTTablenorm"/>
              <w:rPr>
                <w:szCs w:val="22"/>
              </w:rPr>
            </w:pPr>
            <w:r w:rsidRPr="007036CE">
              <w:rPr>
                <w:szCs w:val="22"/>
              </w:rPr>
              <w:t>TypeDoc</w:t>
            </w:r>
          </w:p>
        </w:tc>
        <w:tc>
          <w:tcPr>
            <w:tcW w:w="1371" w:type="pct"/>
          </w:tcPr>
          <w:p w14:paraId="277BCCA8" w14:textId="77777777" w:rsidR="003C6EBE" w:rsidRPr="007036CE" w:rsidRDefault="003C6EBE" w:rsidP="003C6EBE">
            <w:pPr>
              <w:pStyle w:val="GOSTTablenorm"/>
              <w:rPr>
                <w:szCs w:val="22"/>
              </w:rPr>
            </w:pPr>
            <w:r w:rsidRPr="007036CE">
              <w:rPr>
                <w:szCs w:val="22"/>
              </w:rPr>
              <w:t>Наименование документа определяется по справочнику «Типы документов» с помощью значения атрибута Тип_документа (TypeDoc) из заголовка запроса</w:t>
            </w:r>
          </w:p>
        </w:tc>
      </w:tr>
      <w:tr w:rsidR="003C6EBE" w:rsidRPr="007036CE" w14:paraId="33379DDC" w14:textId="77777777" w:rsidTr="00B0621B">
        <w:tc>
          <w:tcPr>
            <w:tcW w:w="1109" w:type="pct"/>
          </w:tcPr>
          <w:p w14:paraId="3697B7D9" w14:textId="77777777" w:rsidR="003C6EBE" w:rsidRPr="007036CE" w:rsidRDefault="003C6EBE" w:rsidP="00D60138">
            <w:pPr>
              <w:pStyle w:val="GOSTTablenorm"/>
              <w:rPr>
                <w:szCs w:val="22"/>
              </w:rPr>
            </w:pPr>
            <w:r w:rsidRPr="007036CE">
              <w:rPr>
                <w:szCs w:val="22"/>
              </w:rPr>
              <w:t>Код_валюты</w:t>
            </w:r>
          </w:p>
        </w:tc>
        <w:tc>
          <w:tcPr>
            <w:tcW w:w="302" w:type="pct"/>
          </w:tcPr>
          <w:p w14:paraId="7574D7F2" w14:textId="77777777" w:rsidR="003C6EBE" w:rsidRPr="007036CE" w:rsidRDefault="003C6EBE" w:rsidP="00D60138">
            <w:pPr>
              <w:pStyle w:val="GOSTTablenorm"/>
              <w:rPr>
                <w:szCs w:val="22"/>
              </w:rPr>
            </w:pPr>
            <w:r w:rsidRPr="007036CE">
              <w:rPr>
                <w:szCs w:val="22"/>
              </w:rPr>
              <w:t>да</w:t>
            </w:r>
          </w:p>
        </w:tc>
        <w:tc>
          <w:tcPr>
            <w:tcW w:w="1109" w:type="pct"/>
          </w:tcPr>
          <w:p w14:paraId="1E8D5022" w14:textId="77777777" w:rsidR="003C6EBE" w:rsidRPr="007036CE" w:rsidRDefault="003C6EBE" w:rsidP="00D60138">
            <w:pPr>
              <w:pStyle w:val="GOSTTablenorm"/>
              <w:rPr>
                <w:szCs w:val="22"/>
              </w:rPr>
            </w:pPr>
            <w:r w:rsidRPr="007036CE">
              <w:rPr>
                <w:szCs w:val="22"/>
              </w:rPr>
              <w:t>Код валюты по ОКВ</w:t>
            </w:r>
          </w:p>
        </w:tc>
        <w:tc>
          <w:tcPr>
            <w:tcW w:w="1109" w:type="pct"/>
          </w:tcPr>
          <w:p w14:paraId="2E47ED83" w14:textId="77777777" w:rsidR="003C6EBE" w:rsidRPr="007036CE" w:rsidRDefault="003C6EBE" w:rsidP="00D60138">
            <w:pPr>
              <w:pStyle w:val="GOSTTablenorm"/>
              <w:rPr>
                <w:szCs w:val="22"/>
              </w:rPr>
            </w:pPr>
            <w:r w:rsidRPr="007036CE">
              <w:rPr>
                <w:szCs w:val="22"/>
                <w:lang w:val="en-US"/>
              </w:rPr>
              <w:t>CurrCode</w:t>
            </w:r>
          </w:p>
        </w:tc>
        <w:tc>
          <w:tcPr>
            <w:tcW w:w="1371" w:type="pct"/>
          </w:tcPr>
          <w:p w14:paraId="186F872B" w14:textId="77777777" w:rsidR="003C6EBE" w:rsidRPr="007036CE" w:rsidRDefault="003C6EBE" w:rsidP="003C6EBE">
            <w:pPr>
              <w:pStyle w:val="GOSTTablenorm"/>
              <w:rPr>
                <w:szCs w:val="22"/>
              </w:rPr>
            </w:pPr>
            <w:r w:rsidRPr="007036CE">
              <w:rPr>
                <w:szCs w:val="22"/>
              </w:rPr>
              <w:t>В составе документа может приходить как цифровой, так и буквенный код валюты.</w:t>
            </w:r>
          </w:p>
          <w:p w14:paraId="09A14887" w14:textId="77777777" w:rsidR="003C6EBE" w:rsidRPr="007036CE" w:rsidRDefault="003C6EBE" w:rsidP="002F47C4">
            <w:pPr>
              <w:pStyle w:val="GOSTTableListNum10"/>
              <w:numPr>
                <w:ilvl w:val="0"/>
                <w:numId w:val="48"/>
              </w:numPr>
            </w:pPr>
            <w:r w:rsidRPr="007036CE">
              <w:t>если код валюты пришел цифровой, то в атрибут его значение записывается в неизменном виде;</w:t>
            </w:r>
          </w:p>
          <w:p w14:paraId="0B681699" w14:textId="5D663804" w:rsidR="003C6EBE" w:rsidRPr="007036CE" w:rsidRDefault="003C6EBE" w:rsidP="002F47C4">
            <w:pPr>
              <w:pStyle w:val="GOSTTableListNum10"/>
              <w:numPr>
                <w:ilvl w:val="0"/>
                <w:numId w:val="48"/>
              </w:numPr>
            </w:pPr>
            <w:r w:rsidRPr="007036CE">
              <w:t>если код валюты пришел буквенный, то в атрибут его значение записывается после преобразования в цифровой по данным справочника «Общероссийский классификатор валют (ОКВ)»</w:t>
            </w:r>
            <w:r w:rsidRPr="007036CE">
              <w:rPr>
                <w:rStyle w:val="af6"/>
              </w:rPr>
              <w:fldChar w:fldCharType="begin"/>
            </w:r>
            <w:r w:rsidRPr="007036CE">
              <w:rPr>
                <w:vertAlign w:val="superscript"/>
              </w:rPr>
              <w:instrText xml:space="preserve"> NOTEREF _Ref153484430 \h </w:instrText>
            </w:r>
            <w:r w:rsidRPr="007036CE">
              <w:rPr>
                <w:rStyle w:val="af6"/>
              </w:rPr>
              <w:instrText xml:space="preserve"> \* MERGEFORMAT </w:instrText>
            </w:r>
            <w:r w:rsidRPr="007036CE">
              <w:rPr>
                <w:rStyle w:val="af6"/>
              </w:rPr>
            </w:r>
            <w:r w:rsidRPr="007036CE">
              <w:rPr>
                <w:rStyle w:val="af6"/>
              </w:rPr>
              <w:fldChar w:fldCharType="separate"/>
            </w:r>
            <w:r w:rsidR="00BD74E1">
              <w:rPr>
                <w:vertAlign w:val="superscript"/>
              </w:rPr>
              <w:t>5</w:t>
            </w:r>
            <w:r w:rsidRPr="007036CE">
              <w:rPr>
                <w:rStyle w:val="af6"/>
              </w:rPr>
              <w:fldChar w:fldCharType="end"/>
            </w:r>
          </w:p>
        </w:tc>
      </w:tr>
      <w:tr w:rsidR="007E0C8D" w:rsidRPr="007036CE" w14:paraId="46490E71" w14:textId="77777777" w:rsidTr="00B0621B">
        <w:tc>
          <w:tcPr>
            <w:tcW w:w="1109" w:type="pct"/>
          </w:tcPr>
          <w:p w14:paraId="77AFD630" w14:textId="77777777" w:rsidR="007E0C8D" w:rsidRPr="007036CE" w:rsidRDefault="007E0C8D" w:rsidP="007E0C8D">
            <w:pPr>
              <w:pStyle w:val="GOSTTablenorm"/>
              <w:rPr>
                <w:szCs w:val="22"/>
              </w:rPr>
            </w:pPr>
            <w:r w:rsidRPr="007036CE">
              <w:rPr>
                <w:szCs w:val="22"/>
              </w:rPr>
              <w:t>Код_валюты_учета</w:t>
            </w:r>
          </w:p>
        </w:tc>
        <w:tc>
          <w:tcPr>
            <w:tcW w:w="302" w:type="pct"/>
          </w:tcPr>
          <w:p w14:paraId="2FB8E467" w14:textId="77777777" w:rsidR="007E0C8D" w:rsidRPr="007036CE" w:rsidDel="003C6EBE" w:rsidRDefault="007E0C8D" w:rsidP="007E0C8D">
            <w:pPr>
              <w:pStyle w:val="GOSTTablenorm"/>
              <w:rPr>
                <w:szCs w:val="22"/>
              </w:rPr>
            </w:pPr>
            <w:r w:rsidRPr="007036CE">
              <w:rPr>
                <w:szCs w:val="22"/>
              </w:rPr>
              <w:t>да</w:t>
            </w:r>
          </w:p>
        </w:tc>
        <w:tc>
          <w:tcPr>
            <w:tcW w:w="1109" w:type="pct"/>
          </w:tcPr>
          <w:p w14:paraId="631F0BB9" w14:textId="77777777" w:rsidR="007E0C8D" w:rsidRPr="007036CE" w:rsidRDefault="007E0C8D" w:rsidP="007E0C8D">
            <w:pPr>
              <w:pStyle w:val="GOSTTablenorm"/>
              <w:rPr>
                <w:szCs w:val="22"/>
              </w:rPr>
            </w:pPr>
            <w:r w:rsidRPr="007036CE">
              <w:rPr>
                <w:szCs w:val="22"/>
              </w:rPr>
              <w:t>Код валюты учета по ОКВ</w:t>
            </w:r>
          </w:p>
        </w:tc>
        <w:tc>
          <w:tcPr>
            <w:tcW w:w="1109" w:type="pct"/>
          </w:tcPr>
          <w:p w14:paraId="39119CE9" w14:textId="77777777" w:rsidR="007E0C8D" w:rsidRPr="007036CE" w:rsidRDefault="007E0C8D" w:rsidP="007E0C8D">
            <w:pPr>
              <w:pStyle w:val="GOSTTablenorm"/>
              <w:rPr>
                <w:szCs w:val="22"/>
                <w:lang w:val="en-US"/>
              </w:rPr>
            </w:pPr>
            <w:r w:rsidRPr="007036CE">
              <w:t>-</w:t>
            </w:r>
          </w:p>
        </w:tc>
        <w:tc>
          <w:tcPr>
            <w:tcW w:w="1371" w:type="pct"/>
          </w:tcPr>
          <w:p w14:paraId="73BD7547" w14:textId="77777777" w:rsidR="007E0C8D" w:rsidRPr="007036CE" w:rsidRDefault="007E0C8D" w:rsidP="007E0C8D">
            <w:pPr>
              <w:pStyle w:val="GOSTTablenorm"/>
              <w:rPr>
                <w:szCs w:val="22"/>
              </w:rPr>
            </w:pPr>
            <w:r w:rsidRPr="007036CE">
              <w:t>Указывается значение «643»</w:t>
            </w:r>
          </w:p>
        </w:tc>
      </w:tr>
      <w:tr w:rsidR="007E0C8D" w:rsidRPr="007036CE" w14:paraId="31C776C4" w14:textId="77777777" w:rsidTr="00B0621B">
        <w:tc>
          <w:tcPr>
            <w:tcW w:w="1109" w:type="pct"/>
          </w:tcPr>
          <w:p w14:paraId="7BBBE362" w14:textId="77777777" w:rsidR="007E0C8D" w:rsidRPr="007036CE" w:rsidRDefault="007E0C8D" w:rsidP="007E0C8D">
            <w:pPr>
              <w:pStyle w:val="GOSTTablenorm"/>
              <w:rPr>
                <w:szCs w:val="22"/>
              </w:rPr>
            </w:pPr>
            <w:r w:rsidRPr="007036CE">
              <w:rPr>
                <w:szCs w:val="22"/>
              </w:rPr>
              <w:t>Дата_ввода_в_действие</w:t>
            </w:r>
          </w:p>
        </w:tc>
        <w:tc>
          <w:tcPr>
            <w:tcW w:w="302" w:type="pct"/>
          </w:tcPr>
          <w:p w14:paraId="720F1ABD" w14:textId="77777777" w:rsidR="007E0C8D" w:rsidRPr="007036CE" w:rsidRDefault="007E0C8D" w:rsidP="007E0C8D">
            <w:pPr>
              <w:pStyle w:val="GOSTTablenorm"/>
              <w:rPr>
                <w:szCs w:val="22"/>
              </w:rPr>
            </w:pPr>
            <w:r w:rsidRPr="007036CE">
              <w:rPr>
                <w:szCs w:val="22"/>
              </w:rPr>
              <w:t>да</w:t>
            </w:r>
          </w:p>
        </w:tc>
        <w:tc>
          <w:tcPr>
            <w:tcW w:w="1109" w:type="pct"/>
          </w:tcPr>
          <w:p w14:paraId="4881B37B" w14:textId="77777777" w:rsidR="007E0C8D" w:rsidRPr="007036CE" w:rsidRDefault="007E0C8D" w:rsidP="007E0C8D">
            <w:pPr>
              <w:pStyle w:val="GOSTTablenorm"/>
              <w:rPr>
                <w:szCs w:val="22"/>
              </w:rPr>
            </w:pPr>
            <w:r w:rsidRPr="007036CE">
              <w:rPr>
                <w:szCs w:val="22"/>
              </w:rPr>
              <w:t>Дата ввода в действие</w:t>
            </w:r>
          </w:p>
        </w:tc>
        <w:tc>
          <w:tcPr>
            <w:tcW w:w="1109" w:type="pct"/>
          </w:tcPr>
          <w:p w14:paraId="32CF4209" w14:textId="77777777" w:rsidR="007E0C8D" w:rsidRPr="007036CE" w:rsidRDefault="007E0C8D" w:rsidP="007E0C8D">
            <w:pPr>
              <w:pStyle w:val="GOSTTablenorm"/>
              <w:rPr>
                <w:szCs w:val="22"/>
              </w:rPr>
            </w:pPr>
          </w:p>
        </w:tc>
        <w:tc>
          <w:tcPr>
            <w:tcW w:w="1371" w:type="pct"/>
          </w:tcPr>
          <w:p w14:paraId="542530A1" w14:textId="77777777" w:rsidR="007E0C8D" w:rsidRPr="007036CE" w:rsidRDefault="007E0C8D" w:rsidP="007E0C8D">
            <w:pPr>
              <w:pStyle w:val="GOSTTablenorm"/>
              <w:rPr>
                <w:szCs w:val="22"/>
              </w:rPr>
            </w:pPr>
            <w:r w:rsidRPr="007036CE">
              <w:rPr>
                <w:szCs w:val="22"/>
              </w:rPr>
              <w:t>Для данного типа документов Дата_ввода_в_действие = Дата_отражения_в_учете</w:t>
            </w:r>
          </w:p>
        </w:tc>
      </w:tr>
      <w:tr w:rsidR="007E0C8D" w:rsidRPr="007036CE" w14:paraId="4345F39B" w14:textId="77777777" w:rsidTr="00B0621B">
        <w:tc>
          <w:tcPr>
            <w:tcW w:w="1109" w:type="pct"/>
          </w:tcPr>
          <w:p w14:paraId="4C2414B8" w14:textId="77777777" w:rsidR="007E0C8D" w:rsidRPr="007036CE" w:rsidRDefault="007E0C8D" w:rsidP="007E0C8D">
            <w:pPr>
              <w:pStyle w:val="GOSTTablenorm"/>
              <w:rPr>
                <w:szCs w:val="22"/>
              </w:rPr>
            </w:pPr>
            <w:r w:rsidRPr="007036CE">
              <w:rPr>
                <w:szCs w:val="22"/>
              </w:rPr>
              <w:t>Код_контура</w:t>
            </w:r>
          </w:p>
        </w:tc>
        <w:tc>
          <w:tcPr>
            <w:tcW w:w="302" w:type="pct"/>
          </w:tcPr>
          <w:p w14:paraId="1F3BB6AE" w14:textId="77777777" w:rsidR="007E0C8D" w:rsidRPr="007036CE" w:rsidRDefault="007E0C8D" w:rsidP="007E0C8D">
            <w:pPr>
              <w:pStyle w:val="GOSTTablenorm"/>
              <w:rPr>
                <w:szCs w:val="22"/>
              </w:rPr>
            </w:pPr>
            <w:r w:rsidRPr="007036CE">
              <w:rPr>
                <w:szCs w:val="22"/>
              </w:rPr>
              <w:t>да</w:t>
            </w:r>
          </w:p>
        </w:tc>
        <w:tc>
          <w:tcPr>
            <w:tcW w:w="1109" w:type="pct"/>
          </w:tcPr>
          <w:p w14:paraId="50DBF0E6" w14:textId="77777777" w:rsidR="007E0C8D" w:rsidRPr="007036CE" w:rsidRDefault="007E0C8D" w:rsidP="007E0C8D">
            <w:pPr>
              <w:pStyle w:val="GOSTTablenorm"/>
              <w:rPr>
                <w:szCs w:val="22"/>
              </w:rPr>
            </w:pPr>
            <w:r w:rsidRPr="007036CE">
              <w:rPr>
                <w:szCs w:val="22"/>
              </w:rPr>
              <w:t>Код контура, приведенный к стандартному виду</w:t>
            </w:r>
          </w:p>
        </w:tc>
        <w:tc>
          <w:tcPr>
            <w:tcW w:w="1109" w:type="pct"/>
          </w:tcPr>
          <w:p w14:paraId="20B59088" w14:textId="77777777" w:rsidR="007E0C8D" w:rsidRPr="007036CE" w:rsidRDefault="007E0C8D" w:rsidP="007E0C8D">
            <w:pPr>
              <w:pStyle w:val="GOSTTablenorm"/>
              <w:rPr>
                <w:szCs w:val="22"/>
              </w:rPr>
            </w:pPr>
            <w:r w:rsidRPr="007036CE">
              <w:rPr>
                <w:szCs w:val="22"/>
              </w:rPr>
              <w:t>Contour</w:t>
            </w:r>
          </w:p>
        </w:tc>
        <w:tc>
          <w:tcPr>
            <w:tcW w:w="1371" w:type="pct"/>
          </w:tcPr>
          <w:p w14:paraId="7076773D" w14:textId="77777777" w:rsidR="007E0C8D" w:rsidRPr="007036CE" w:rsidRDefault="007E0C8D" w:rsidP="007E0C8D">
            <w:pPr>
              <w:pStyle w:val="GOSTTablenorm"/>
              <w:rPr>
                <w:rFonts w:eastAsiaTheme="minorEastAsia"/>
                <w:szCs w:val="22"/>
              </w:rPr>
            </w:pPr>
            <w:r w:rsidRPr="007036CE">
              <w:rPr>
                <w:szCs w:val="22"/>
              </w:rPr>
              <w:t>Если в теге документа «1» или «O», то значение «1».</w:t>
            </w:r>
          </w:p>
          <w:p w14:paraId="0BC94418" w14:textId="77777777" w:rsidR="007E0C8D" w:rsidRPr="007036CE" w:rsidRDefault="007E0C8D" w:rsidP="007E0C8D">
            <w:pPr>
              <w:pStyle w:val="GOSTTablenorm"/>
              <w:rPr>
                <w:szCs w:val="22"/>
              </w:rPr>
            </w:pPr>
            <w:r w:rsidRPr="007036CE">
              <w:rPr>
                <w:szCs w:val="22"/>
              </w:rPr>
              <w:t>Если в теге документа «2» или «S», то значение «2»</w:t>
            </w:r>
          </w:p>
        </w:tc>
      </w:tr>
      <w:tr w:rsidR="007E0C8D" w:rsidRPr="007036CE" w14:paraId="4D79E362" w14:textId="77777777" w:rsidTr="00B0621B">
        <w:tc>
          <w:tcPr>
            <w:tcW w:w="1109" w:type="pct"/>
          </w:tcPr>
          <w:p w14:paraId="6D9F658F" w14:textId="77777777" w:rsidR="007E0C8D" w:rsidRPr="007036CE" w:rsidRDefault="007E0C8D" w:rsidP="007E0C8D">
            <w:pPr>
              <w:pStyle w:val="GOSTTablenorm"/>
            </w:pPr>
            <w:r w:rsidRPr="007036CE">
              <w:t>Уровень_конфиденциальности</w:t>
            </w:r>
          </w:p>
        </w:tc>
        <w:tc>
          <w:tcPr>
            <w:tcW w:w="302" w:type="pct"/>
          </w:tcPr>
          <w:p w14:paraId="17082081" w14:textId="77777777" w:rsidR="007E0C8D" w:rsidRPr="007036CE" w:rsidRDefault="007E0C8D" w:rsidP="007E0C8D">
            <w:pPr>
              <w:pStyle w:val="GOSTTablenorm"/>
            </w:pPr>
            <w:r w:rsidRPr="007036CE">
              <w:t>нет</w:t>
            </w:r>
          </w:p>
        </w:tc>
        <w:tc>
          <w:tcPr>
            <w:tcW w:w="1109" w:type="pct"/>
          </w:tcPr>
          <w:p w14:paraId="2DD3AA97" w14:textId="77777777" w:rsidR="007E0C8D" w:rsidRPr="007036CE" w:rsidRDefault="007E0C8D" w:rsidP="007E0C8D">
            <w:pPr>
              <w:pStyle w:val="GOSTTablenorm"/>
            </w:pPr>
            <w:r w:rsidRPr="007036CE">
              <w:t>Уровень конфиденциальности</w:t>
            </w:r>
          </w:p>
        </w:tc>
        <w:tc>
          <w:tcPr>
            <w:tcW w:w="1109" w:type="pct"/>
          </w:tcPr>
          <w:p w14:paraId="2C441F66" w14:textId="77777777" w:rsidR="007E0C8D" w:rsidRPr="007036CE" w:rsidRDefault="007E0C8D" w:rsidP="007E0C8D">
            <w:pPr>
              <w:pStyle w:val="GOSTTablenorm"/>
            </w:pPr>
            <w:r w:rsidRPr="007036CE">
              <w:rPr>
                <w:lang w:val="en-US"/>
              </w:rPr>
              <w:t>ConfLevel</w:t>
            </w:r>
          </w:p>
        </w:tc>
        <w:tc>
          <w:tcPr>
            <w:tcW w:w="1371" w:type="pct"/>
          </w:tcPr>
          <w:p w14:paraId="4C755CE7" w14:textId="77777777" w:rsidR="007E0C8D" w:rsidRPr="007036CE" w:rsidRDefault="007E0C8D" w:rsidP="007E0C8D">
            <w:pPr>
              <w:pStyle w:val="GOSTTablenorm"/>
            </w:pPr>
          </w:p>
        </w:tc>
      </w:tr>
      <w:tr w:rsidR="007E0C8D" w:rsidRPr="007036CE" w14:paraId="4A2A256B" w14:textId="77777777" w:rsidTr="00B0621B">
        <w:tc>
          <w:tcPr>
            <w:tcW w:w="1109" w:type="pct"/>
          </w:tcPr>
          <w:p w14:paraId="5814FBCB" w14:textId="77777777" w:rsidR="007E0C8D" w:rsidRPr="007036CE" w:rsidRDefault="007E0C8D" w:rsidP="007E0C8D">
            <w:pPr>
              <w:pStyle w:val="GOSTTablenorm"/>
            </w:pPr>
            <w:r w:rsidRPr="007036CE">
              <w:t>Код_бюджета</w:t>
            </w:r>
          </w:p>
        </w:tc>
        <w:tc>
          <w:tcPr>
            <w:tcW w:w="302" w:type="pct"/>
          </w:tcPr>
          <w:p w14:paraId="380C88BE" w14:textId="77777777" w:rsidR="007E0C8D" w:rsidRPr="007036CE" w:rsidRDefault="007E0C8D" w:rsidP="007E0C8D">
            <w:pPr>
              <w:pStyle w:val="GOSTTablenorm"/>
            </w:pPr>
            <w:r w:rsidRPr="007036CE">
              <w:t>нет</w:t>
            </w:r>
          </w:p>
        </w:tc>
        <w:tc>
          <w:tcPr>
            <w:tcW w:w="1109" w:type="pct"/>
          </w:tcPr>
          <w:p w14:paraId="53E6AD60" w14:textId="77777777" w:rsidR="007E0C8D" w:rsidRPr="007036CE" w:rsidRDefault="007E0C8D" w:rsidP="007E0C8D">
            <w:pPr>
              <w:pStyle w:val="GOSTTablenorm"/>
            </w:pPr>
            <w:r w:rsidRPr="007036CE">
              <w:t>Код бюджета</w:t>
            </w:r>
          </w:p>
        </w:tc>
        <w:tc>
          <w:tcPr>
            <w:tcW w:w="1109" w:type="pct"/>
          </w:tcPr>
          <w:p w14:paraId="5396193C" w14:textId="77777777" w:rsidR="007E0C8D" w:rsidRPr="007036CE" w:rsidRDefault="007E0C8D" w:rsidP="007E0C8D">
            <w:pPr>
              <w:pStyle w:val="GOSTTablenorm"/>
              <w:rPr>
                <w:lang w:val="en-US"/>
              </w:rPr>
            </w:pPr>
            <w:r w:rsidRPr="007036CE">
              <w:t>BudgetCode</w:t>
            </w:r>
          </w:p>
        </w:tc>
        <w:tc>
          <w:tcPr>
            <w:tcW w:w="1371" w:type="pct"/>
          </w:tcPr>
          <w:p w14:paraId="4052F913" w14:textId="77777777" w:rsidR="007E0C8D" w:rsidRPr="007036CE" w:rsidRDefault="007E0C8D" w:rsidP="007E0C8D">
            <w:pPr>
              <w:pStyle w:val="GOSTTablenorm"/>
            </w:pPr>
          </w:p>
        </w:tc>
      </w:tr>
      <w:tr w:rsidR="007E0C8D" w:rsidRPr="007036CE" w14:paraId="506E0516" w14:textId="77777777" w:rsidTr="00B0621B">
        <w:tc>
          <w:tcPr>
            <w:tcW w:w="1109" w:type="pct"/>
          </w:tcPr>
          <w:p w14:paraId="4DEA59B4" w14:textId="77777777" w:rsidR="007E0C8D" w:rsidRPr="007036CE" w:rsidRDefault="007E0C8D" w:rsidP="007E0C8D">
            <w:pPr>
              <w:pStyle w:val="GOSTTablenorm"/>
            </w:pPr>
            <w:r w:rsidRPr="007036CE">
              <w:lastRenderedPageBreak/>
              <w:t>Номер_ЛС_получателя</w:t>
            </w:r>
          </w:p>
        </w:tc>
        <w:tc>
          <w:tcPr>
            <w:tcW w:w="302" w:type="pct"/>
          </w:tcPr>
          <w:p w14:paraId="32803472" w14:textId="77777777" w:rsidR="007E0C8D" w:rsidRPr="007036CE" w:rsidRDefault="007E0C8D" w:rsidP="007E0C8D">
            <w:pPr>
              <w:pStyle w:val="GOSTTablenorm"/>
            </w:pPr>
            <w:r w:rsidRPr="007036CE">
              <w:t>нет</w:t>
            </w:r>
          </w:p>
        </w:tc>
        <w:tc>
          <w:tcPr>
            <w:tcW w:w="1109" w:type="pct"/>
          </w:tcPr>
          <w:p w14:paraId="7B68BC06" w14:textId="77777777" w:rsidR="007E0C8D" w:rsidRPr="007036CE" w:rsidRDefault="007E0C8D" w:rsidP="007E0C8D">
            <w:pPr>
              <w:pStyle w:val="GOSTTablenorm"/>
            </w:pPr>
            <w:r w:rsidRPr="007036CE">
              <w:t>Номер лицевого счета получателя</w:t>
            </w:r>
          </w:p>
        </w:tc>
        <w:tc>
          <w:tcPr>
            <w:tcW w:w="1109" w:type="pct"/>
          </w:tcPr>
          <w:p w14:paraId="7C021E5F" w14:textId="77777777" w:rsidR="007E0C8D" w:rsidRPr="007036CE" w:rsidRDefault="007E0C8D" w:rsidP="007E0C8D">
            <w:pPr>
              <w:pStyle w:val="GOSTTablenorm"/>
            </w:pPr>
            <w:r w:rsidRPr="007036CE">
              <w:t>PersAccRecipient</w:t>
            </w:r>
          </w:p>
        </w:tc>
        <w:tc>
          <w:tcPr>
            <w:tcW w:w="1371" w:type="pct"/>
          </w:tcPr>
          <w:p w14:paraId="78542DCD" w14:textId="77777777" w:rsidR="007E0C8D" w:rsidRPr="007036CE" w:rsidRDefault="007E0C8D" w:rsidP="007E0C8D">
            <w:pPr>
              <w:pStyle w:val="GOSTTablenorm"/>
            </w:pPr>
          </w:p>
        </w:tc>
      </w:tr>
      <w:tr w:rsidR="007E0C8D" w:rsidRPr="007036CE" w14:paraId="70DEE4FD" w14:textId="77777777" w:rsidTr="00B0621B">
        <w:tc>
          <w:tcPr>
            <w:tcW w:w="1109" w:type="pct"/>
          </w:tcPr>
          <w:p w14:paraId="27C60153" w14:textId="77777777" w:rsidR="007E0C8D" w:rsidRPr="007036CE" w:rsidRDefault="007E0C8D" w:rsidP="007E0C8D">
            <w:pPr>
              <w:pStyle w:val="GOSTTablenorm"/>
            </w:pPr>
            <w:r w:rsidRPr="007036CE">
              <w:t>РС_КС_получателя</w:t>
            </w:r>
          </w:p>
        </w:tc>
        <w:tc>
          <w:tcPr>
            <w:tcW w:w="302" w:type="pct"/>
          </w:tcPr>
          <w:p w14:paraId="722D88F1" w14:textId="77777777" w:rsidR="007E0C8D" w:rsidRPr="007036CE" w:rsidRDefault="007E0C8D" w:rsidP="007E0C8D">
            <w:pPr>
              <w:pStyle w:val="GOSTTablenorm"/>
            </w:pPr>
            <w:r w:rsidRPr="007036CE">
              <w:t>нет</w:t>
            </w:r>
          </w:p>
        </w:tc>
        <w:tc>
          <w:tcPr>
            <w:tcW w:w="1109" w:type="pct"/>
          </w:tcPr>
          <w:p w14:paraId="57EB83CE" w14:textId="77777777" w:rsidR="007E0C8D" w:rsidRPr="007036CE" w:rsidRDefault="007E0C8D" w:rsidP="007E0C8D">
            <w:pPr>
              <w:pStyle w:val="GOSTTablenorm"/>
            </w:pPr>
            <w:r w:rsidRPr="007036CE">
              <w:t>Расчетный или казначейский счет получателя</w:t>
            </w:r>
          </w:p>
        </w:tc>
        <w:tc>
          <w:tcPr>
            <w:tcW w:w="1109" w:type="pct"/>
          </w:tcPr>
          <w:p w14:paraId="012C523A" w14:textId="77777777" w:rsidR="007E0C8D" w:rsidRPr="007036CE" w:rsidRDefault="007E0C8D" w:rsidP="007E0C8D">
            <w:pPr>
              <w:pStyle w:val="GOSTTablenorm"/>
            </w:pPr>
            <w:r w:rsidRPr="007036CE">
              <w:t>BnfAccNumber</w:t>
            </w:r>
          </w:p>
        </w:tc>
        <w:tc>
          <w:tcPr>
            <w:tcW w:w="1371" w:type="pct"/>
          </w:tcPr>
          <w:p w14:paraId="1C5B2D20" w14:textId="77777777" w:rsidR="007E0C8D" w:rsidRPr="007036CE" w:rsidRDefault="007E0C8D" w:rsidP="007E0C8D">
            <w:pPr>
              <w:pStyle w:val="GOSTTablenorm"/>
            </w:pPr>
          </w:p>
        </w:tc>
      </w:tr>
      <w:tr w:rsidR="007E0C8D" w:rsidRPr="007036CE" w14:paraId="77947579" w14:textId="77777777" w:rsidTr="00B0621B">
        <w:tc>
          <w:tcPr>
            <w:tcW w:w="1109" w:type="pct"/>
          </w:tcPr>
          <w:p w14:paraId="3203A460" w14:textId="77777777" w:rsidR="007E0C8D" w:rsidRPr="007036CE" w:rsidRDefault="007E0C8D" w:rsidP="007E0C8D">
            <w:pPr>
              <w:pStyle w:val="GOSTTablenorm"/>
            </w:pPr>
            <w:r w:rsidRPr="007036CE">
              <w:t>Авансовое_ДО_получателя</w:t>
            </w:r>
          </w:p>
        </w:tc>
        <w:tc>
          <w:tcPr>
            <w:tcW w:w="302" w:type="pct"/>
          </w:tcPr>
          <w:p w14:paraId="50C5CCAB" w14:textId="77777777" w:rsidR="007E0C8D" w:rsidRPr="007036CE" w:rsidRDefault="00D57062" w:rsidP="007E0C8D">
            <w:pPr>
              <w:pStyle w:val="GOSTTablenorm"/>
            </w:pPr>
            <w:r w:rsidRPr="007036CE">
              <w:t>да</w:t>
            </w:r>
          </w:p>
        </w:tc>
        <w:tc>
          <w:tcPr>
            <w:tcW w:w="1109" w:type="pct"/>
          </w:tcPr>
          <w:p w14:paraId="4F499523" w14:textId="77777777" w:rsidR="007E0C8D" w:rsidRPr="007036CE" w:rsidRDefault="007E0C8D" w:rsidP="007E0C8D">
            <w:pPr>
              <w:pStyle w:val="GOSTTablenorm"/>
            </w:pPr>
            <w:r w:rsidRPr="007036CE">
              <w:t>Признак авансового ДО получателя</w:t>
            </w:r>
          </w:p>
        </w:tc>
        <w:tc>
          <w:tcPr>
            <w:tcW w:w="1109" w:type="pct"/>
          </w:tcPr>
          <w:p w14:paraId="54EB3176" w14:textId="77777777" w:rsidR="007E0C8D" w:rsidRPr="007036CE" w:rsidRDefault="007E0C8D" w:rsidP="007E0C8D">
            <w:pPr>
              <w:pStyle w:val="GOSTTablenorm"/>
            </w:pPr>
            <w:r w:rsidRPr="007036CE">
              <w:t>AdvanceType</w:t>
            </w:r>
          </w:p>
        </w:tc>
        <w:tc>
          <w:tcPr>
            <w:tcW w:w="1371" w:type="pct"/>
          </w:tcPr>
          <w:p w14:paraId="5DD55C39" w14:textId="77777777" w:rsidR="00D57062" w:rsidRPr="007036CE" w:rsidRDefault="00D57062" w:rsidP="00D57062">
            <w:pPr>
              <w:pStyle w:val="GOSTTablenorm"/>
            </w:pPr>
            <w:r w:rsidRPr="007036CE">
              <w:t>Если в теге документа «PayAdvance», то значение «1».</w:t>
            </w:r>
          </w:p>
          <w:p w14:paraId="5D3FE72C" w14:textId="77777777" w:rsidR="007E0C8D" w:rsidRPr="007036CE" w:rsidRDefault="00D57062" w:rsidP="00D57062">
            <w:pPr>
              <w:pStyle w:val="GOSTTablenorm"/>
            </w:pPr>
            <w:r w:rsidRPr="007036CE">
              <w:t>Если в теге документа «PayNotAdvance», то значение «0»</w:t>
            </w:r>
          </w:p>
        </w:tc>
      </w:tr>
      <w:tr w:rsidR="007E0C8D" w:rsidRPr="007036CE" w14:paraId="65CC6652" w14:textId="77777777" w:rsidTr="00B0621B">
        <w:tc>
          <w:tcPr>
            <w:tcW w:w="1109" w:type="pct"/>
          </w:tcPr>
          <w:p w14:paraId="156B91C7" w14:textId="77777777" w:rsidR="007E0C8D" w:rsidRPr="007036CE" w:rsidRDefault="007E0C8D" w:rsidP="007E0C8D">
            <w:pPr>
              <w:pStyle w:val="GOSTTablenorm"/>
            </w:pPr>
            <w:r w:rsidRPr="007036CE">
              <w:t>Учет_ПОФР_ЛС_получателя</w:t>
            </w:r>
          </w:p>
        </w:tc>
        <w:tc>
          <w:tcPr>
            <w:tcW w:w="302" w:type="pct"/>
          </w:tcPr>
          <w:p w14:paraId="5AC44BA5" w14:textId="77777777" w:rsidR="007E0C8D" w:rsidRPr="007036CE" w:rsidRDefault="00D57062" w:rsidP="007E0C8D">
            <w:pPr>
              <w:pStyle w:val="GOSTTablenorm"/>
            </w:pPr>
            <w:r w:rsidRPr="007036CE">
              <w:t>да</w:t>
            </w:r>
          </w:p>
        </w:tc>
        <w:tc>
          <w:tcPr>
            <w:tcW w:w="1109" w:type="pct"/>
          </w:tcPr>
          <w:p w14:paraId="3796D64E" w14:textId="77777777" w:rsidR="007E0C8D" w:rsidRPr="007036CE" w:rsidRDefault="007E0C8D" w:rsidP="007E0C8D">
            <w:pPr>
              <w:pStyle w:val="GOSTTablenorm"/>
            </w:pPr>
            <w:r w:rsidRPr="007036CE">
              <w:t>Признак учета ПОФР на ЛС получателя</w:t>
            </w:r>
          </w:p>
        </w:tc>
        <w:tc>
          <w:tcPr>
            <w:tcW w:w="1109" w:type="pct"/>
          </w:tcPr>
          <w:p w14:paraId="30A82E40" w14:textId="77777777" w:rsidR="007E0C8D" w:rsidRPr="007036CE" w:rsidRDefault="007E0C8D" w:rsidP="007E0C8D">
            <w:pPr>
              <w:pStyle w:val="GOSTTablenorm"/>
            </w:pPr>
            <w:r w:rsidRPr="007036CE">
              <w:t>POFRSignAccRec</w:t>
            </w:r>
          </w:p>
        </w:tc>
        <w:tc>
          <w:tcPr>
            <w:tcW w:w="1371" w:type="pct"/>
          </w:tcPr>
          <w:p w14:paraId="3F0324C4" w14:textId="77777777" w:rsidR="00D57062" w:rsidRPr="007036CE" w:rsidRDefault="00D57062" w:rsidP="00D57062">
            <w:pPr>
              <w:pStyle w:val="GOSTTablenorm"/>
            </w:pPr>
            <w:r w:rsidRPr="007036CE">
              <w:t>Если в теге документа «true», то значение «1».</w:t>
            </w:r>
          </w:p>
          <w:p w14:paraId="76A65309" w14:textId="77777777" w:rsidR="007E0C8D" w:rsidRPr="007036CE" w:rsidRDefault="00D57062" w:rsidP="00D57062">
            <w:pPr>
              <w:pStyle w:val="GOSTTablenorm"/>
            </w:pPr>
            <w:r w:rsidRPr="007036CE">
              <w:t>Если в теге документа «false», то значение «0»</w:t>
            </w:r>
          </w:p>
        </w:tc>
      </w:tr>
      <w:tr w:rsidR="007E0C8D" w:rsidRPr="007036CE" w14:paraId="3C261460" w14:textId="77777777" w:rsidTr="00B0621B">
        <w:tc>
          <w:tcPr>
            <w:tcW w:w="1109" w:type="pct"/>
          </w:tcPr>
          <w:p w14:paraId="6D7E40E9" w14:textId="77777777" w:rsidR="007E0C8D" w:rsidRPr="007036CE" w:rsidRDefault="007E0C8D" w:rsidP="007E0C8D">
            <w:pPr>
              <w:pStyle w:val="GOSTTablenorm"/>
            </w:pPr>
            <w:r w:rsidRPr="007036CE">
              <w:t>Период_действия_ПОФР</w:t>
            </w:r>
          </w:p>
        </w:tc>
        <w:tc>
          <w:tcPr>
            <w:tcW w:w="302" w:type="pct"/>
          </w:tcPr>
          <w:p w14:paraId="1F8D24C8" w14:textId="77777777" w:rsidR="007E0C8D" w:rsidRPr="007036CE" w:rsidRDefault="007E0C8D" w:rsidP="007E0C8D">
            <w:pPr>
              <w:pStyle w:val="GOSTTablenorm"/>
            </w:pPr>
            <w:r w:rsidRPr="007036CE">
              <w:t>нет</w:t>
            </w:r>
          </w:p>
        </w:tc>
        <w:tc>
          <w:tcPr>
            <w:tcW w:w="1109" w:type="pct"/>
          </w:tcPr>
          <w:p w14:paraId="04C8C322" w14:textId="77777777" w:rsidR="007E0C8D" w:rsidRPr="007036CE" w:rsidRDefault="007E0C8D" w:rsidP="007E0C8D">
            <w:pPr>
              <w:pStyle w:val="GOSTTablenorm"/>
            </w:pPr>
            <w:r w:rsidRPr="007036CE">
              <w:t>Период действия ПОФР</w:t>
            </w:r>
          </w:p>
        </w:tc>
        <w:tc>
          <w:tcPr>
            <w:tcW w:w="1109" w:type="pct"/>
          </w:tcPr>
          <w:p w14:paraId="24F2A4DA" w14:textId="77777777" w:rsidR="007E0C8D" w:rsidRPr="007036CE" w:rsidRDefault="007E0C8D" w:rsidP="007E0C8D">
            <w:pPr>
              <w:pStyle w:val="GOSTTablenorm"/>
            </w:pPr>
            <w:r w:rsidRPr="007036CE">
              <w:t>PeriodPOFR</w:t>
            </w:r>
          </w:p>
        </w:tc>
        <w:tc>
          <w:tcPr>
            <w:tcW w:w="1371" w:type="pct"/>
          </w:tcPr>
          <w:p w14:paraId="0BAB0D33" w14:textId="77777777" w:rsidR="007E0C8D" w:rsidRPr="007036CE" w:rsidRDefault="007E0C8D" w:rsidP="007E0C8D">
            <w:pPr>
              <w:pStyle w:val="GOSTTablenorm"/>
            </w:pPr>
          </w:p>
        </w:tc>
      </w:tr>
      <w:tr w:rsidR="007E0C8D" w:rsidRPr="007036CE" w14:paraId="3D86485F" w14:textId="77777777" w:rsidTr="00B0621B">
        <w:tc>
          <w:tcPr>
            <w:tcW w:w="1109" w:type="pct"/>
          </w:tcPr>
          <w:p w14:paraId="1BE87F38" w14:textId="77777777" w:rsidR="007E0C8D" w:rsidRPr="007036CE" w:rsidRDefault="007E0C8D" w:rsidP="007E0C8D">
            <w:pPr>
              <w:pStyle w:val="GOSTTablenorm"/>
            </w:pPr>
            <w:r w:rsidRPr="007036CE">
              <w:t>КБК_ПОФР_получателя</w:t>
            </w:r>
          </w:p>
        </w:tc>
        <w:tc>
          <w:tcPr>
            <w:tcW w:w="302" w:type="pct"/>
          </w:tcPr>
          <w:p w14:paraId="416540BD" w14:textId="77777777" w:rsidR="007E0C8D" w:rsidRPr="007036CE" w:rsidRDefault="007E0C8D" w:rsidP="007E0C8D">
            <w:pPr>
              <w:pStyle w:val="GOSTTablenorm"/>
            </w:pPr>
            <w:r w:rsidRPr="007036CE">
              <w:t>нет</w:t>
            </w:r>
          </w:p>
        </w:tc>
        <w:tc>
          <w:tcPr>
            <w:tcW w:w="1109" w:type="pct"/>
          </w:tcPr>
          <w:p w14:paraId="647171BE" w14:textId="77777777" w:rsidR="007E0C8D" w:rsidRPr="007036CE" w:rsidRDefault="007E0C8D" w:rsidP="007E0C8D">
            <w:pPr>
              <w:pStyle w:val="GOSTTablenorm"/>
            </w:pPr>
            <w:r w:rsidRPr="007036CE">
              <w:t>КБК по ПОФР получателя</w:t>
            </w:r>
          </w:p>
        </w:tc>
        <w:tc>
          <w:tcPr>
            <w:tcW w:w="1109" w:type="pct"/>
          </w:tcPr>
          <w:p w14:paraId="6F25731E" w14:textId="77777777" w:rsidR="007E0C8D" w:rsidRPr="007036CE" w:rsidRDefault="007E0C8D" w:rsidP="007E0C8D">
            <w:pPr>
              <w:pStyle w:val="GOSTTablenorm"/>
            </w:pPr>
            <w:r w:rsidRPr="007036CE">
              <w:t>KBKForPOFR</w:t>
            </w:r>
          </w:p>
        </w:tc>
        <w:tc>
          <w:tcPr>
            <w:tcW w:w="1371" w:type="pct"/>
          </w:tcPr>
          <w:p w14:paraId="0ABE31B9" w14:textId="77777777" w:rsidR="007E0C8D" w:rsidRPr="007036CE" w:rsidRDefault="007E0C8D" w:rsidP="007E0C8D">
            <w:pPr>
              <w:pStyle w:val="GOSTTablenorm"/>
            </w:pPr>
          </w:p>
        </w:tc>
      </w:tr>
      <w:tr w:rsidR="007E0C8D" w:rsidRPr="007036CE" w14:paraId="28404EC4" w14:textId="77777777" w:rsidTr="00B0621B">
        <w:tc>
          <w:tcPr>
            <w:tcW w:w="1109" w:type="pct"/>
          </w:tcPr>
          <w:p w14:paraId="639326E5" w14:textId="77777777" w:rsidR="007E0C8D" w:rsidRPr="007036CE" w:rsidRDefault="007E0C8D" w:rsidP="007E0C8D">
            <w:pPr>
              <w:pStyle w:val="GOSTTablenorm"/>
            </w:pPr>
            <w:r w:rsidRPr="007036CE">
              <w:t>Учет_ДО_ЛС_получателя</w:t>
            </w:r>
          </w:p>
        </w:tc>
        <w:tc>
          <w:tcPr>
            <w:tcW w:w="302" w:type="pct"/>
          </w:tcPr>
          <w:p w14:paraId="1F481CD9" w14:textId="77777777" w:rsidR="007E0C8D" w:rsidRPr="007036CE" w:rsidRDefault="00D57062" w:rsidP="007E0C8D">
            <w:pPr>
              <w:pStyle w:val="GOSTTablenorm"/>
            </w:pPr>
            <w:r w:rsidRPr="007036CE">
              <w:t>да</w:t>
            </w:r>
          </w:p>
        </w:tc>
        <w:tc>
          <w:tcPr>
            <w:tcW w:w="1109" w:type="pct"/>
          </w:tcPr>
          <w:p w14:paraId="2C877BC3" w14:textId="77777777" w:rsidR="007E0C8D" w:rsidRPr="007036CE" w:rsidRDefault="007E0C8D" w:rsidP="007E0C8D">
            <w:pPr>
              <w:pStyle w:val="GOSTTablenorm"/>
            </w:pPr>
            <w:r w:rsidRPr="007036CE">
              <w:t>Признак учета ДО на ЛС получателя</w:t>
            </w:r>
          </w:p>
        </w:tc>
        <w:tc>
          <w:tcPr>
            <w:tcW w:w="1109" w:type="pct"/>
          </w:tcPr>
          <w:p w14:paraId="64A3B3E4" w14:textId="77777777" w:rsidR="007E0C8D" w:rsidRPr="007036CE" w:rsidRDefault="007E0C8D" w:rsidP="007E0C8D">
            <w:pPr>
              <w:pStyle w:val="GOSTTablenorm"/>
            </w:pPr>
            <w:r w:rsidRPr="007036CE">
              <w:t>FAHDOSignAccRec</w:t>
            </w:r>
          </w:p>
        </w:tc>
        <w:tc>
          <w:tcPr>
            <w:tcW w:w="1371" w:type="pct"/>
          </w:tcPr>
          <w:p w14:paraId="773919AD" w14:textId="77777777" w:rsidR="00D57062" w:rsidRPr="007036CE" w:rsidRDefault="00D57062" w:rsidP="00D57062">
            <w:pPr>
              <w:pStyle w:val="GOSTTablenorm"/>
            </w:pPr>
            <w:r w:rsidRPr="007036CE">
              <w:t>Если в теге документа «true», то значение «1».</w:t>
            </w:r>
          </w:p>
          <w:p w14:paraId="649AF89B" w14:textId="77777777" w:rsidR="007E0C8D" w:rsidRPr="007036CE" w:rsidRDefault="00D57062" w:rsidP="00D57062">
            <w:pPr>
              <w:pStyle w:val="GOSTTablenorm"/>
            </w:pPr>
            <w:r w:rsidRPr="007036CE">
              <w:t>Если в теге документа «false», то значение «0»</w:t>
            </w:r>
          </w:p>
        </w:tc>
      </w:tr>
      <w:tr w:rsidR="007E0C8D" w:rsidRPr="007036CE" w14:paraId="189977B1" w14:textId="77777777" w:rsidTr="00B0621B">
        <w:tc>
          <w:tcPr>
            <w:tcW w:w="1109" w:type="pct"/>
          </w:tcPr>
          <w:p w14:paraId="461A83BA" w14:textId="77777777" w:rsidR="007E0C8D" w:rsidRPr="007036CE" w:rsidRDefault="007E0C8D" w:rsidP="007E0C8D">
            <w:pPr>
              <w:pStyle w:val="GOSTTablenorm"/>
            </w:pPr>
            <w:r w:rsidRPr="007036CE">
              <w:t>Номер_БО_получателя</w:t>
            </w:r>
          </w:p>
        </w:tc>
        <w:tc>
          <w:tcPr>
            <w:tcW w:w="302" w:type="pct"/>
          </w:tcPr>
          <w:p w14:paraId="023C5E33" w14:textId="77777777" w:rsidR="007E0C8D" w:rsidRPr="007036CE" w:rsidRDefault="007E0C8D" w:rsidP="007E0C8D">
            <w:pPr>
              <w:pStyle w:val="GOSTTablenorm"/>
            </w:pPr>
            <w:r w:rsidRPr="007036CE">
              <w:t>нет</w:t>
            </w:r>
          </w:p>
        </w:tc>
        <w:tc>
          <w:tcPr>
            <w:tcW w:w="1109" w:type="pct"/>
          </w:tcPr>
          <w:p w14:paraId="60F68605" w14:textId="77777777" w:rsidR="007E0C8D" w:rsidRPr="007036CE" w:rsidRDefault="007E0C8D" w:rsidP="007E0C8D">
            <w:pPr>
              <w:pStyle w:val="GOSTTablenorm"/>
            </w:pPr>
            <w:r w:rsidRPr="007036CE">
              <w:t>Учетный номер БО получателя</w:t>
            </w:r>
          </w:p>
        </w:tc>
        <w:tc>
          <w:tcPr>
            <w:tcW w:w="1109" w:type="pct"/>
          </w:tcPr>
          <w:p w14:paraId="6C805032" w14:textId="77777777" w:rsidR="007E0C8D" w:rsidRPr="007036CE" w:rsidRDefault="007E0C8D" w:rsidP="007E0C8D">
            <w:pPr>
              <w:pStyle w:val="GOSTTablenorm"/>
            </w:pPr>
            <w:r w:rsidRPr="007036CE">
              <w:t>NmbBO</w:t>
            </w:r>
          </w:p>
        </w:tc>
        <w:tc>
          <w:tcPr>
            <w:tcW w:w="1371" w:type="pct"/>
          </w:tcPr>
          <w:p w14:paraId="119191F7" w14:textId="77777777" w:rsidR="007E0C8D" w:rsidRPr="007036CE" w:rsidRDefault="007E0C8D" w:rsidP="007E0C8D">
            <w:pPr>
              <w:pStyle w:val="GOSTTablenorm"/>
            </w:pPr>
          </w:p>
        </w:tc>
      </w:tr>
      <w:tr w:rsidR="007E0C8D" w:rsidRPr="007036CE" w14:paraId="00D50996" w14:textId="77777777" w:rsidTr="00B0621B">
        <w:tc>
          <w:tcPr>
            <w:tcW w:w="1109" w:type="pct"/>
          </w:tcPr>
          <w:p w14:paraId="5291754D" w14:textId="77777777" w:rsidR="007E0C8D" w:rsidRPr="007036CE" w:rsidRDefault="007E0C8D" w:rsidP="007E0C8D">
            <w:pPr>
              <w:pStyle w:val="GOSTTablenorm"/>
            </w:pPr>
            <w:r w:rsidRPr="007036CE">
              <w:t>Номер_ДО_получателя</w:t>
            </w:r>
          </w:p>
        </w:tc>
        <w:tc>
          <w:tcPr>
            <w:tcW w:w="302" w:type="pct"/>
          </w:tcPr>
          <w:p w14:paraId="314DE710" w14:textId="77777777" w:rsidR="007E0C8D" w:rsidRPr="007036CE" w:rsidRDefault="007E0C8D" w:rsidP="007E0C8D">
            <w:pPr>
              <w:pStyle w:val="GOSTTablenorm"/>
            </w:pPr>
            <w:r w:rsidRPr="007036CE">
              <w:t>нет</w:t>
            </w:r>
          </w:p>
        </w:tc>
        <w:tc>
          <w:tcPr>
            <w:tcW w:w="1109" w:type="pct"/>
          </w:tcPr>
          <w:p w14:paraId="14A60D5C" w14:textId="77777777" w:rsidR="007E0C8D" w:rsidRPr="007036CE" w:rsidRDefault="007E0C8D" w:rsidP="007E0C8D">
            <w:pPr>
              <w:pStyle w:val="GOSTTablenorm"/>
            </w:pPr>
            <w:r w:rsidRPr="007036CE">
              <w:t>Учетный номер ДО получателя</w:t>
            </w:r>
          </w:p>
        </w:tc>
        <w:tc>
          <w:tcPr>
            <w:tcW w:w="1109" w:type="pct"/>
          </w:tcPr>
          <w:p w14:paraId="415B2CE8" w14:textId="77777777" w:rsidR="007E0C8D" w:rsidRPr="007036CE" w:rsidRDefault="007E0C8D" w:rsidP="007E0C8D">
            <w:pPr>
              <w:pStyle w:val="GOSTTablenorm"/>
            </w:pPr>
            <w:r w:rsidRPr="007036CE">
              <w:t>NumbDO</w:t>
            </w:r>
          </w:p>
        </w:tc>
        <w:tc>
          <w:tcPr>
            <w:tcW w:w="1371" w:type="pct"/>
          </w:tcPr>
          <w:p w14:paraId="61D699BE" w14:textId="77777777" w:rsidR="007E0C8D" w:rsidRPr="007036CE" w:rsidRDefault="007E0C8D" w:rsidP="007E0C8D">
            <w:pPr>
              <w:pStyle w:val="GOSTTablenorm"/>
            </w:pPr>
          </w:p>
        </w:tc>
      </w:tr>
      <w:tr w:rsidR="007E0C8D" w:rsidRPr="007036CE" w14:paraId="2FB4B1E4" w14:textId="77777777" w:rsidTr="00B0621B">
        <w:tc>
          <w:tcPr>
            <w:tcW w:w="1109" w:type="pct"/>
          </w:tcPr>
          <w:p w14:paraId="07DD60C4" w14:textId="77777777" w:rsidR="007E0C8D" w:rsidRPr="007036CE" w:rsidRDefault="007E0C8D" w:rsidP="007E0C8D">
            <w:pPr>
              <w:pStyle w:val="GOSTTablenorm"/>
            </w:pPr>
            <w:r w:rsidRPr="007036CE">
              <w:t>КБК</w:t>
            </w:r>
          </w:p>
        </w:tc>
        <w:tc>
          <w:tcPr>
            <w:tcW w:w="302" w:type="pct"/>
          </w:tcPr>
          <w:p w14:paraId="52D5E531" w14:textId="77777777" w:rsidR="007E0C8D" w:rsidRPr="007036CE" w:rsidRDefault="004127AD" w:rsidP="007E0C8D">
            <w:pPr>
              <w:pStyle w:val="GOSTTablenorm"/>
            </w:pPr>
            <w:r w:rsidRPr="007036CE">
              <w:t>да</w:t>
            </w:r>
          </w:p>
        </w:tc>
        <w:tc>
          <w:tcPr>
            <w:tcW w:w="1109" w:type="pct"/>
          </w:tcPr>
          <w:p w14:paraId="72C671A9" w14:textId="77777777" w:rsidR="007E0C8D" w:rsidRPr="007036CE" w:rsidRDefault="007E0C8D" w:rsidP="007E0C8D">
            <w:pPr>
              <w:pStyle w:val="GOSTTablenorm"/>
            </w:pPr>
            <w:r w:rsidRPr="007036CE">
              <w:t>КБК получателя (по строке документа)</w:t>
            </w:r>
          </w:p>
        </w:tc>
        <w:tc>
          <w:tcPr>
            <w:tcW w:w="1109" w:type="pct"/>
          </w:tcPr>
          <w:p w14:paraId="42035548" w14:textId="77777777" w:rsidR="007E0C8D" w:rsidRPr="007036CE" w:rsidRDefault="007E0C8D" w:rsidP="007E0C8D">
            <w:pPr>
              <w:pStyle w:val="GOSTTablenorm"/>
            </w:pPr>
            <w:r w:rsidRPr="007036CE">
              <w:rPr>
                <w:lang w:val="en-US"/>
              </w:rPr>
              <w:t>FAHDATA</w:t>
            </w:r>
            <w:r w:rsidRPr="007036CE">
              <w:t>:KBK</w:t>
            </w:r>
          </w:p>
        </w:tc>
        <w:tc>
          <w:tcPr>
            <w:tcW w:w="1371" w:type="pct"/>
          </w:tcPr>
          <w:p w14:paraId="14EB92C9" w14:textId="77777777" w:rsidR="004127AD" w:rsidRPr="007036CE" w:rsidRDefault="004127AD" w:rsidP="004127AD">
            <w:pPr>
              <w:pStyle w:val="GOSTTablenorm"/>
            </w:pPr>
            <w:r w:rsidRPr="007036CE">
              <w:t xml:space="preserve">Если в значении параметра </w:t>
            </w:r>
            <w:r w:rsidR="00C23A77" w:rsidRPr="007036CE">
              <w:t xml:space="preserve">Номер_ЛС_получателя </w:t>
            </w:r>
            <w:r w:rsidRPr="007036CE">
              <w:t>указан л/с с кодом 03, 08, 09, 10, то заполняется значением в теге «</w:t>
            </w:r>
            <w:r w:rsidR="00C23A77" w:rsidRPr="007036CE">
              <w:rPr>
                <w:lang w:val="en-US"/>
              </w:rPr>
              <w:t>FAHDATA</w:t>
            </w:r>
            <w:r w:rsidR="00C23A77" w:rsidRPr="007036CE">
              <w:t>:KBK</w:t>
            </w:r>
            <w:r w:rsidRPr="007036CE">
              <w:rPr>
                <w:szCs w:val="22"/>
              </w:rPr>
              <w:t>» без дополнительных вычислений.</w:t>
            </w:r>
          </w:p>
          <w:p w14:paraId="2C6AE484" w14:textId="77777777" w:rsidR="004127AD" w:rsidRPr="007036CE" w:rsidRDefault="004127AD" w:rsidP="004127AD">
            <w:pPr>
              <w:pStyle w:val="GOSTTablenorm"/>
              <w:rPr>
                <w:rFonts w:eastAsiaTheme="minorEastAsia"/>
              </w:rPr>
            </w:pPr>
            <w:r w:rsidRPr="007036CE">
              <w:t xml:space="preserve">Если в значении параметра </w:t>
            </w:r>
            <w:r w:rsidR="00C23A77" w:rsidRPr="007036CE">
              <w:t>Но</w:t>
            </w:r>
            <w:r w:rsidR="00C23A77" w:rsidRPr="007036CE">
              <w:lastRenderedPageBreak/>
              <w:t>мер_ЛС_получателя</w:t>
            </w:r>
            <w:r w:rsidRPr="007036CE">
              <w:t xml:space="preserve"> указан л/с с кодом 05, то вычисляется по правилу:</w:t>
            </w:r>
          </w:p>
          <w:p w14:paraId="1BCD57F9" w14:textId="77777777" w:rsidR="007E0C8D" w:rsidRPr="007036CE" w:rsidRDefault="004127AD" w:rsidP="004127AD">
            <w:pPr>
              <w:pStyle w:val="GOSTTablenorm"/>
            </w:pPr>
            <w:r w:rsidRPr="007036CE">
              <w:t>значение в теге «</w:t>
            </w:r>
            <w:r w:rsidR="00C23A77" w:rsidRPr="007036CE">
              <w:rPr>
                <w:lang w:val="en-US"/>
              </w:rPr>
              <w:t>FAHDATA</w:t>
            </w:r>
            <w:r w:rsidR="00C23A77" w:rsidRPr="007036CE">
              <w:t>:KBK</w:t>
            </w:r>
            <w:r w:rsidRPr="007036CE">
              <w:rPr>
                <w:szCs w:val="22"/>
              </w:rPr>
              <w:t>»</w:t>
            </w:r>
            <w:r w:rsidR="00C23A77" w:rsidRPr="007036CE">
              <w:t xml:space="preserve"> + 14 нулей + 5</w:t>
            </w:r>
            <w:r w:rsidRPr="007036CE">
              <w:t>10.</w:t>
            </w:r>
          </w:p>
        </w:tc>
      </w:tr>
      <w:tr w:rsidR="007E0C8D" w:rsidRPr="007036CE" w14:paraId="6DCADDB4" w14:textId="77777777" w:rsidTr="00B0621B">
        <w:tc>
          <w:tcPr>
            <w:tcW w:w="1109" w:type="pct"/>
          </w:tcPr>
          <w:p w14:paraId="421947C7" w14:textId="77777777" w:rsidR="007E0C8D" w:rsidRPr="007036CE" w:rsidRDefault="007E0C8D" w:rsidP="007E0C8D">
            <w:pPr>
              <w:pStyle w:val="GOSTTablenorm"/>
            </w:pPr>
            <w:r w:rsidRPr="007036CE">
              <w:lastRenderedPageBreak/>
              <w:t>КБК_КС</w:t>
            </w:r>
          </w:p>
        </w:tc>
        <w:tc>
          <w:tcPr>
            <w:tcW w:w="302" w:type="pct"/>
          </w:tcPr>
          <w:p w14:paraId="5EE36FDD" w14:textId="77777777" w:rsidR="007E0C8D" w:rsidRPr="007036CE" w:rsidRDefault="007E0C8D" w:rsidP="007E0C8D">
            <w:pPr>
              <w:pStyle w:val="GOSTTablenorm"/>
            </w:pPr>
            <w:r w:rsidRPr="007036CE">
              <w:t>да</w:t>
            </w:r>
          </w:p>
        </w:tc>
        <w:tc>
          <w:tcPr>
            <w:tcW w:w="1109" w:type="pct"/>
          </w:tcPr>
          <w:p w14:paraId="56475191" w14:textId="77777777" w:rsidR="007E0C8D" w:rsidRPr="007036CE" w:rsidRDefault="007E0C8D" w:rsidP="007E0C8D">
            <w:pPr>
              <w:pStyle w:val="GOSTTablenorm"/>
            </w:pPr>
            <w:r w:rsidRPr="007036CE">
              <w:t>КБК по казначейскому счету (по строке документа)</w:t>
            </w:r>
          </w:p>
        </w:tc>
        <w:tc>
          <w:tcPr>
            <w:tcW w:w="1109" w:type="pct"/>
          </w:tcPr>
          <w:p w14:paraId="0911112E" w14:textId="77777777" w:rsidR="007E0C8D" w:rsidRPr="007036CE" w:rsidRDefault="007E0C8D" w:rsidP="007E0C8D">
            <w:pPr>
              <w:pStyle w:val="GOSTTablenorm"/>
            </w:pPr>
          </w:p>
        </w:tc>
        <w:tc>
          <w:tcPr>
            <w:tcW w:w="1371" w:type="pct"/>
          </w:tcPr>
          <w:p w14:paraId="6ECCBB98" w14:textId="77777777" w:rsidR="007E0C8D" w:rsidRPr="007036CE" w:rsidRDefault="007E0C8D" w:rsidP="007E0C8D">
            <w:pPr>
              <w:pStyle w:val="GOSTTablenorm"/>
            </w:pPr>
            <w:r w:rsidRPr="007036CE">
              <w:t>Заполняется значением</w:t>
            </w:r>
          </w:p>
          <w:p w14:paraId="3F45A4AA" w14:textId="77777777" w:rsidR="007E0C8D" w:rsidRPr="007036CE" w:rsidRDefault="007E0C8D" w:rsidP="007E0C8D">
            <w:pPr>
              <w:pStyle w:val="GOSTTablenorm"/>
            </w:pPr>
            <w:r w:rsidRPr="007036CE">
              <w:t>«10001050201010002510»</w:t>
            </w:r>
          </w:p>
        </w:tc>
      </w:tr>
      <w:tr w:rsidR="007E0C8D" w:rsidRPr="007036CE" w14:paraId="2344BFFF" w14:textId="77777777" w:rsidTr="00B0621B">
        <w:tc>
          <w:tcPr>
            <w:tcW w:w="1109" w:type="pct"/>
          </w:tcPr>
          <w:p w14:paraId="1AA83B54" w14:textId="77777777" w:rsidR="007E0C8D" w:rsidRPr="007036CE" w:rsidRDefault="007E0C8D" w:rsidP="007E0C8D">
            <w:pPr>
              <w:pStyle w:val="GOSTTablenorm"/>
            </w:pPr>
            <w:r w:rsidRPr="007036CE">
              <w:t>Тип_КБК_получателя</w:t>
            </w:r>
          </w:p>
        </w:tc>
        <w:tc>
          <w:tcPr>
            <w:tcW w:w="302" w:type="pct"/>
          </w:tcPr>
          <w:p w14:paraId="42F8BF96" w14:textId="77777777" w:rsidR="007E0C8D" w:rsidRPr="007036CE" w:rsidRDefault="00377210" w:rsidP="007E0C8D">
            <w:pPr>
              <w:pStyle w:val="GOSTTablenorm"/>
            </w:pPr>
            <w:r w:rsidRPr="007036CE">
              <w:t>да</w:t>
            </w:r>
          </w:p>
        </w:tc>
        <w:tc>
          <w:tcPr>
            <w:tcW w:w="1109" w:type="pct"/>
          </w:tcPr>
          <w:p w14:paraId="5BDAAE90" w14:textId="77777777" w:rsidR="007E0C8D" w:rsidRPr="007036CE" w:rsidRDefault="007E0C8D" w:rsidP="007E0C8D">
            <w:pPr>
              <w:pStyle w:val="GOSTTablenorm"/>
            </w:pPr>
            <w:r w:rsidRPr="007036CE">
              <w:t>Тип КБК получателя (по строке документа)</w:t>
            </w:r>
          </w:p>
        </w:tc>
        <w:tc>
          <w:tcPr>
            <w:tcW w:w="1109" w:type="pct"/>
          </w:tcPr>
          <w:p w14:paraId="6F67B8AE" w14:textId="77777777" w:rsidR="007E0C8D" w:rsidRPr="007036CE" w:rsidRDefault="007E0C8D" w:rsidP="007E0C8D">
            <w:pPr>
              <w:pStyle w:val="GOSTTablenorm"/>
            </w:pPr>
            <w:r w:rsidRPr="007036CE">
              <w:rPr>
                <w:lang w:val="en-US"/>
              </w:rPr>
              <w:t>FAHDATA</w:t>
            </w:r>
            <w:r w:rsidRPr="007036CE">
              <w:t>:KBKType</w:t>
            </w:r>
          </w:p>
        </w:tc>
        <w:tc>
          <w:tcPr>
            <w:tcW w:w="1371" w:type="pct"/>
          </w:tcPr>
          <w:p w14:paraId="7924DA67" w14:textId="77777777" w:rsidR="007E0C8D" w:rsidRPr="007036CE" w:rsidRDefault="00400451" w:rsidP="007E0C8D">
            <w:pPr>
              <w:pStyle w:val="GOSTTablenorm"/>
            </w:pPr>
            <w:r w:rsidRPr="007036CE">
              <w:t xml:space="preserve">Если в значении параметра </w:t>
            </w:r>
            <w:r w:rsidRPr="007036CE">
              <w:rPr>
                <w:szCs w:val="22"/>
              </w:rPr>
              <w:t>Номер_ЛС_получателя</w:t>
            </w:r>
            <w:r w:rsidRPr="007036CE">
              <w:t xml:space="preserve"> указан л/с с кодом 03, 08, 09, 10, то </w:t>
            </w:r>
            <w:r w:rsidR="00377210" w:rsidRPr="007036CE">
              <w:t>атрибут заполняется значением в теге «</w:t>
            </w:r>
            <w:r w:rsidR="00377210" w:rsidRPr="007036CE">
              <w:rPr>
                <w:lang w:val="en-US"/>
              </w:rPr>
              <w:t>FAHDATA</w:t>
            </w:r>
            <w:r w:rsidR="00377210" w:rsidRPr="007036CE">
              <w:t>:KBKType».</w:t>
            </w:r>
          </w:p>
          <w:p w14:paraId="15DB908A" w14:textId="77777777" w:rsidR="00377210" w:rsidRPr="007036CE" w:rsidRDefault="00400451" w:rsidP="00400451">
            <w:pPr>
              <w:pStyle w:val="GOSTTablenorm"/>
            </w:pPr>
            <w:r w:rsidRPr="007036CE">
              <w:t xml:space="preserve">Если в значении параметра </w:t>
            </w:r>
            <w:r w:rsidRPr="007036CE">
              <w:rPr>
                <w:szCs w:val="22"/>
              </w:rPr>
              <w:t>Номер_ЛС_получателя</w:t>
            </w:r>
            <w:r w:rsidRPr="007036CE">
              <w:t xml:space="preserve"> указан л/с с кодом 05, то атрибут всегда заполняется значением «31»</w:t>
            </w:r>
          </w:p>
        </w:tc>
      </w:tr>
      <w:tr w:rsidR="007E0C8D" w:rsidRPr="007036CE" w14:paraId="56E5B66E" w14:textId="77777777" w:rsidTr="00B0621B">
        <w:tc>
          <w:tcPr>
            <w:tcW w:w="1109" w:type="pct"/>
          </w:tcPr>
          <w:p w14:paraId="1F866684" w14:textId="77777777" w:rsidR="007E0C8D" w:rsidRPr="007036CE" w:rsidRDefault="007E0C8D" w:rsidP="007E0C8D">
            <w:pPr>
              <w:pStyle w:val="GOSTTablenorm"/>
            </w:pPr>
            <w:r w:rsidRPr="007036CE">
              <w:t>Вид_КБК_получателя</w:t>
            </w:r>
          </w:p>
        </w:tc>
        <w:tc>
          <w:tcPr>
            <w:tcW w:w="302" w:type="pct"/>
          </w:tcPr>
          <w:p w14:paraId="0217975F" w14:textId="77777777" w:rsidR="007E0C8D" w:rsidRPr="007036CE" w:rsidRDefault="007E0C8D" w:rsidP="007E0C8D">
            <w:pPr>
              <w:pStyle w:val="GOSTTablenorm"/>
            </w:pPr>
            <w:r w:rsidRPr="007036CE">
              <w:t>нет</w:t>
            </w:r>
          </w:p>
        </w:tc>
        <w:tc>
          <w:tcPr>
            <w:tcW w:w="1109" w:type="pct"/>
          </w:tcPr>
          <w:p w14:paraId="5E16BA94" w14:textId="77777777" w:rsidR="007E0C8D" w:rsidRPr="007036CE" w:rsidRDefault="007E0C8D" w:rsidP="007E0C8D">
            <w:pPr>
              <w:pStyle w:val="GOSTTablenorm"/>
            </w:pPr>
            <w:r w:rsidRPr="007036CE">
              <w:t>Вид КБК получателя (по строке документа)</w:t>
            </w:r>
          </w:p>
        </w:tc>
        <w:tc>
          <w:tcPr>
            <w:tcW w:w="1109" w:type="pct"/>
          </w:tcPr>
          <w:p w14:paraId="290099E9" w14:textId="77777777" w:rsidR="007E0C8D" w:rsidRPr="007036CE" w:rsidRDefault="007E0C8D" w:rsidP="007E0C8D">
            <w:pPr>
              <w:pStyle w:val="GOSTTablenorm"/>
            </w:pPr>
            <w:r w:rsidRPr="007036CE">
              <w:rPr>
                <w:lang w:val="en-US"/>
              </w:rPr>
              <w:t>FAHDATA</w:t>
            </w:r>
            <w:r w:rsidRPr="007036CE">
              <w:t>:</w:t>
            </w:r>
            <w:r w:rsidRPr="007036CE">
              <w:rPr>
                <w:lang w:val="en-US"/>
              </w:rPr>
              <w:t>Sort</w:t>
            </w:r>
            <w:r w:rsidRPr="007036CE">
              <w:t>KBK</w:t>
            </w:r>
          </w:p>
        </w:tc>
        <w:tc>
          <w:tcPr>
            <w:tcW w:w="1371" w:type="pct"/>
          </w:tcPr>
          <w:p w14:paraId="171D3778" w14:textId="77777777" w:rsidR="007E0C8D" w:rsidRPr="007036CE" w:rsidRDefault="007E0C8D" w:rsidP="007E0C8D">
            <w:pPr>
              <w:pStyle w:val="GOSTTablenorm"/>
            </w:pPr>
          </w:p>
        </w:tc>
      </w:tr>
      <w:tr w:rsidR="007E0C8D" w:rsidRPr="007036CE" w14:paraId="386F8761" w14:textId="77777777" w:rsidTr="00B0621B">
        <w:tc>
          <w:tcPr>
            <w:tcW w:w="1109" w:type="pct"/>
          </w:tcPr>
          <w:p w14:paraId="459490DF" w14:textId="77777777" w:rsidR="007E0C8D" w:rsidRPr="007036CE" w:rsidRDefault="007E0C8D" w:rsidP="007E0C8D">
            <w:pPr>
              <w:pStyle w:val="GOSTTablenorm"/>
            </w:pPr>
            <w:r w:rsidRPr="007036CE">
              <w:t>Тип_КБК_КС</w:t>
            </w:r>
          </w:p>
        </w:tc>
        <w:tc>
          <w:tcPr>
            <w:tcW w:w="302" w:type="pct"/>
          </w:tcPr>
          <w:p w14:paraId="6F869EF7" w14:textId="77777777" w:rsidR="007E0C8D" w:rsidRPr="007036CE" w:rsidRDefault="007E0C8D" w:rsidP="007E0C8D">
            <w:pPr>
              <w:pStyle w:val="GOSTTablenorm"/>
            </w:pPr>
            <w:r w:rsidRPr="007036CE">
              <w:t>да</w:t>
            </w:r>
          </w:p>
        </w:tc>
        <w:tc>
          <w:tcPr>
            <w:tcW w:w="1109" w:type="pct"/>
          </w:tcPr>
          <w:p w14:paraId="1A8D4F69" w14:textId="77777777" w:rsidR="007E0C8D" w:rsidRPr="007036CE" w:rsidRDefault="007E0C8D" w:rsidP="007E0C8D">
            <w:pPr>
              <w:pStyle w:val="GOSTTablenorm"/>
            </w:pPr>
            <w:r w:rsidRPr="007036CE">
              <w:t>Тип КБК по казначейскому счету</w:t>
            </w:r>
          </w:p>
        </w:tc>
        <w:tc>
          <w:tcPr>
            <w:tcW w:w="1109" w:type="pct"/>
          </w:tcPr>
          <w:p w14:paraId="3A2C355A" w14:textId="77777777" w:rsidR="007E0C8D" w:rsidRPr="007036CE" w:rsidRDefault="007E0C8D" w:rsidP="007E0C8D">
            <w:pPr>
              <w:pStyle w:val="GOSTTablenorm"/>
            </w:pPr>
          </w:p>
        </w:tc>
        <w:tc>
          <w:tcPr>
            <w:tcW w:w="1371" w:type="pct"/>
          </w:tcPr>
          <w:p w14:paraId="4D079F1A" w14:textId="77777777" w:rsidR="007E0C8D" w:rsidRPr="007036CE" w:rsidRDefault="007E0C8D" w:rsidP="007E0C8D">
            <w:pPr>
              <w:pStyle w:val="GOSTTablenorm"/>
            </w:pPr>
            <w:r w:rsidRPr="007036CE">
              <w:t>Атрибут всегда заполняется значением «31»</w:t>
            </w:r>
          </w:p>
        </w:tc>
      </w:tr>
      <w:tr w:rsidR="00377210" w:rsidRPr="007036CE" w14:paraId="56021BE0" w14:textId="77777777" w:rsidTr="00B0621B">
        <w:tc>
          <w:tcPr>
            <w:tcW w:w="1109" w:type="pct"/>
          </w:tcPr>
          <w:p w14:paraId="29A97366" w14:textId="77777777" w:rsidR="00377210" w:rsidRPr="007036CE" w:rsidRDefault="00377210" w:rsidP="00377210">
            <w:pPr>
              <w:pStyle w:val="GOSTTablenorm"/>
            </w:pPr>
            <w:r w:rsidRPr="007036CE">
              <w:t>Код_цели</w:t>
            </w:r>
          </w:p>
        </w:tc>
        <w:tc>
          <w:tcPr>
            <w:tcW w:w="302" w:type="pct"/>
          </w:tcPr>
          <w:p w14:paraId="64BCDDC1" w14:textId="77777777" w:rsidR="00377210" w:rsidRPr="007036CE" w:rsidDel="00377210" w:rsidRDefault="00377210" w:rsidP="00377210">
            <w:pPr>
              <w:pStyle w:val="GOSTTablenorm"/>
            </w:pPr>
            <w:r w:rsidRPr="007036CE">
              <w:t>нет</w:t>
            </w:r>
          </w:p>
        </w:tc>
        <w:tc>
          <w:tcPr>
            <w:tcW w:w="1109" w:type="pct"/>
          </w:tcPr>
          <w:p w14:paraId="3C941CD1" w14:textId="77777777" w:rsidR="00377210" w:rsidRPr="007036CE" w:rsidRDefault="00377210" w:rsidP="00377210">
            <w:pPr>
              <w:pStyle w:val="GOSTTablenorm"/>
            </w:pPr>
            <w:r w:rsidRPr="007036CE">
              <w:t>Код цели (аналитический код)</w:t>
            </w:r>
          </w:p>
        </w:tc>
        <w:tc>
          <w:tcPr>
            <w:tcW w:w="1109" w:type="pct"/>
          </w:tcPr>
          <w:p w14:paraId="19224064" w14:textId="77777777" w:rsidR="00377210" w:rsidRPr="007036CE" w:rsidRDefault="00377210" w:rsidP="00377210">
            <w:pPr>
              <w:pStyle w:val="GOSTTablenorm"/>
              <w:rPr>
                <w:lang w:val="en-US"/>
              </w:rPr>
            </w:pPr>
            <w:r w:rsidRPr="007036CE">
              <w:t>FAHDATA:AnalyticCode</w:t>
            </w:r>
          </w:p>
        </w:tc>
        <w:tc>
          <w:tcPr>
            <w:tcW w:w="1371" w:type="pct"/>
          </w:tcPr>
          <w:p w14:paraId="520CF439" w14:textId="77777777" w:rsidR="00377210" w:rsidRPr="007036CE" w:rsidRDefault="00377210" w:rsidP="00377210">
            <w:pPr>
              <w:pStyle w:val="GOSTTablenorm"/>
            </w:pPr>
          </w:p>
        </w:tc>
      </w:tr>
      <w:tr w:rsidR="00377210" w:rsidRPr="007036CE" w14:paraId="608A5B0D" w14:textId="77777777" w:rsidTr="00B0621B">
        <w:tc>
          <w:tcPr>
            <w:tcW w:w="1109" w:type="pct"/>
          </w:tcPr>
          <w:p w14:paraId="29F4532B" w14:textId="77777777" w:rsidR="00377210" w:rsidRPr="007036CE" w:rsidRDefault="00377210" w:rsidP="00377210">
            <w:pPr>
              <w:pStyle w:val="GOSTTablenorm"/>
            </w:pPr>
            <w:r w:rsidRPr="007036CE">
              <w:t>Код_НПА</w:t>
            </w:r>
          </w:p>
        </w:tc>
        <w:tc>
          <w:tcPr>
            <w:tcW w:w="302" w:type="pct"/>
          </w:tcPr>
          <w:p w14:paraId="1D275697" w14:textId="77777777" w:rsidR="00377210" w:rsidRPr="007036CE" w:rsidDel="00377210" w:rsidRDefault="00377210" w:rsidP="00377210">
            <w:pPr>
              <w:pStyle w:val="GOSTTablenorm"/>
            </w:pPr>
            <w:r w:rsidRPr="007036CE">
              <w:t>да</w:t>
            </w:r>
          </w:p>
        </w:tc>
        <w:tc>
          <w:tcPr>
            <w:tcW w:w="1109" w:type="pct"/>
          </w:tcPr>
          <w:p w14:paraId="09319AA7" w14:textId="77777777" w:rsidR="00377210" w:rsidRPr="007036CE" w:rsidRDefault="00377210" w:rsidP="00377210">
            <w:pPr>
              <w:pStyle w:val="GOSTTablenorm"/>
            </w:pPr>
            <w:r w:rsidRPr="007036CE">
              <w:t>Код НПА</w:t>
            </w:r>
          </w:p>
        </w:tc>
        <w:tc>
          <w:tcPr>
            <w:tcW w:w="1109" w:type="pct"/>
          </w:tcPr>
          <w:p w14:paraId="4F06AA32" w14:textId="77777777" w:rsidR="00377210" w:rsidRPr="007036CE" w:rsidRDefault="00377210" w:rsidP="00377210">
            <w:pPr>
              <w:pStyle w:val="GOSTTablenorm"/>
              <w:rPr>
                <w:lang w:val="en-US"/>
              </w:rPr>
            </w:pPr>
            <w:r w:rsidRPr="007036CE">
              <w:t>FAHDATA:AnalyticCode</w:t>
            </w:r>
          </w:p>
        </w:tc>
        <w:tc>
          <w:tcPr>
            <w:tcW w:w="1371" w:type="pct"/>
          </w:tcPr>
          <w:p w14:paraId="4DBC1C7A" w14:textId="128B2990" w:rsidR="00377210" w:rsidRPr="007036CE" w:rsidRDefault="00377210" w:rsidP="00377210">
            <w:pPr>
              <w:pStyle w:val="GOSTTableListMark1"/>
              <w:rPr>
                <w:rFonts w:eastAsiaTheme="minorEastAsia"/>
              </w:rPr>
            </w:pPr>
            <w:r w:rsidRPr="007036CE">
              <w:t xml:space="preserve">4 символа (12-15 разряды) </w:t>
            </w:r>
            <w:r w:rsidR="00CC2920" w:rsidRPr="007036CE">
              <w:t>–</w:t>
            </w:r>
            <w:r w:rsidRPr="007036CE">
              <w:t xml:space="preserve"> если значение в источнике </w:t>
            </w:r>
            <w:r w:rsidR="00E977E1" w:rsidRPr="007036CE">
              <w:t>указано</w:t>
            </w:r>
            <w:r w:rsidRPr="007036CE">
              <w:t>;</w:t>
            </w:r>
          </w:p>
          <w:p w14:paraId="449D45C4" w14:textId="00DD8843" w:rsidR="00377210" w:rsidRPr="007036CE" w:rsidRDefault="00377210" w:rsidP="00377210">
            <w:pPr>
              <w:pStyle w:val="GOSTTableListMark1"/>
            </w:pPr>
            <w:r w:rsidRPr="007036CE">
              <w:t xml:space="preserve"> пусто </w:t>
            </w:r>
            <w:r w:rsidR="005B1C15" w:rsidRPr="007036CE">
              <w:t>–</w:t>
            </w:r>
            <w:r w:rsidRPr="007036CE">
              <w:t xml:space="preserve"> если в источнике значение не указано</w:t>
            </w:r>
          </w:p>
        </w:tc>
      </w:tr>
      <w:tr w:rsidR="00377210" w:rsidRPr="007036CE" w14:paraId="4CD44B0E" w14:textId="77777777" w:rsidTr="00B0621B">
        <w:tc>
          <w:tcPr>
            <w:tcW w:w="1109" w:type="pct"/>
          </w:tcPr>
          <w:p w14:paraId="36D3DC50" w14:textId="77777777" w:rsidR="00377210" w:rsidRPr="007036CE" w:rsidRDefault="00377210" w:rsidP="00377210">
            <w:pPr>
              <w:pStyle w:val="GOSTTablenorm"/>
            </w:pPr>
            <w:r w:rsidRPr="007036CE">
              <w:t>Направление_выплаты</w:t>
            </w:r>
          </w:p>
        </w:tc>
        <w:tc>
          <w:tcPr>
            <w:tcW w:w="302" w:type="pct"/>
          </w:tcPr>
          <w:p w14:paraId="78B7B3B0" w14:textId="77777777" w:rsidR="00377210" w:rsidRPr="007036CE" w:rsidDel="00377210" w:rsidRDefault="00377210" w:rsidP="00377210">
            <w:pPr>
              <w:pStyle w:val="GOSTTablenorm"/>
            </w:pPr>
            <w:r w:rsidRPr="007036CE">
              <w:t>да</w:t>
            </w:r>
          </w:p>
        </w:tc>
        <w:tc>
          <w:tcPr>
            <w:tcW w:w="1109" w:type="pct"/>
          </w:tcPr>
          <w:p w14:paraId="3A7563D8" w14:textId="77777777" w:rsidR="00377210" w:rsidRPr="007036CE" w:rsidRDefault="00377210" w:rsidP="00377210">
            <w:pPr>
              <w:pStyle w:val="GOSTTablenorm"/>
            </w:pPr>
            <w:r w:rsidRPr="007036CE">
              <w:t>Направление выплаты</w:t>
            </w:r>
          </w:p>
        </w:tc>
        <w:tc>
          <w:tcPr>
            <w:tcW w:w="1109" w:type="pct"/>
          </w:tcPr>
          <w:p w14:paraId="44842784" w14:textId="77777777" w:rsidR="00377210" w:rsidRPr="007036CE" w:rsidRDefault="00377210" w:rsidP="00377210">
            <w:pPr>
              <w:pStyle w:val="GOSTTablenorm"/>
              <w:rPr>
                <w:lang w:val="en-US"/>
              </w:rPr>
            </w:pPr>
            <w:r w:rsidRPr="007036CE">
              <w:t>FAHDATA:AnalyticCode</w:t>
            </w:r>
            <w:r w:rsidRPr="007036CE" w:rsidDel="008760DD">
              <w:t xml:space="preserve"> </w:t>
            </w:r>
          </w:p>
        </w:tc>
        <w:tc>
          <w:tcPr>
            <w:tcW w:w="1371" w:type="pct"/>
          </w:tcPr>
          <w:p w14:paraId="1CECC8D3" w14:textId="04F45EB1" w:rsidR="00377210" w:rsidRPr="007036CE" w:rsidRDefault="00377210" w:rsidP="00377210">
            <w:pPr>
              <w:pStyle w:val="GOSTTableListMark1"/>
              <w:numPr>
                <w:ilvl w:val="0"/>
                <w:numId w:val="2"/>
              </w:numPr>
              <w:tabs>
                <w:tab w:val="clear" w:pos="369"/>
                <w:tab w:val="num" w:pos="340"/>
              </w:tabs>
              <w:ind w:left="340"/>
            </w:pPr>
            <w:r w:rsidRPr="007036CE">
              <w:t xml:space="preserve">2 символа (24-25 разряды) </w:t>
            </w:r>
            <w:r w:rsidR="005B1C15" w:rsidRPr="007036CE">
              <w:t>–</w:t>
            </w:r>
            <w:r w:rsidRPr="007036CE">
              <w:t xml:space="preserve"> если </w:t>
            </w:r>
            <w:r w:rsidR="009310FD" w:rsidRPr="007036CE">
              <w:t xml:space="preserve">значение </w:t>
            </w:r>
            <w:r w:rsidRPr="007036CE">
              <w:t>в источнике имеет 25</w:t>
            </w:r>
            <w:r w:rsidR="009310FD" w:rsidRPr="007036CE">
              <w:t xml:space="preserve"> разрядов</w:t>
            </w:r>
            <w:r w:rsidRPr="007036CE">
              <w:t>;</w:t>
            </w:r>
          </w:p>
          <w:p w14:paraId="42E10046" w14:textId="38389D15" w:rsidR="00377210" w:rsidRPr="007036CE" w:rsidRDefault="00377210" w:rsidP="009310FD">
            <w:pPr>
              <w:pStyle w:val="GOSTTableListMark1"/>
            </w:pPr>
            <w:r w:rsidRPr="007036CE">
              <w:t xml:space="preserve">пусто </w:t>
            </w:r>
            <w:r w:rsidR="005B1C15" w:rsidRPr="007036CE">
              <w:t>–</w:t>
            </w:r>
            <w:r w:rsidRPr="007036CE">
              <w:t xml:space="preserve"> если </w:t>
            </w:r>
            <w:r w:rsidR="009310FD" w:rsidRPr="007036CE">
              <w:t xml:space="preserve">значение </w:t>
            </w:r>
            <w:r w:rsidRPr="007036CE">
              <w:t xml:space="preserve">в источнике имеет </w:t>
            </w:r>
            <w:r w:rsidRPr="007036CE">
              <w:lastRenderedPageBreak/>
              <w:t>23 разряда или значение не указано</w:t>
            </w:r>
          </w:p>
        </w:tc>
      </w:tr>
      <w:tr w:rsidR="00377210" w:rsidRPr="007036CE" w14:paraId="180E8DC7" w14:textId="77777777" w:rsidTr="00B0621B">
        <w:tc>
          <w:tcPr>
            <w:tcW w:w="1109" w:type="pct"/>
          </w:tcPr>
          <w:p w14:paraId="075038D2" w14:textId="77777777" w:rsidR="00377210" w:rsidRPr="007036CE" w:rsidRDefault="00377210" w:rsidP="00377210">
            <w:pPr>
              <w:pStyle w:val="GOSTTablenorm"/>
            </w:pPr>
            <w:r w:rsidRPr="007036CE">
              <w:lastRenderedPageBreak/>
              <w:t>Код_НПА_направление_выплаты</w:t>
            </w:r>
          </w:p>
        </w:tc>
        <w:tc>
          <w:tcPr>
            <w:tcW w:w="302" w:type="pct"/>
          </w:tcPr>
          <w:p w14:paraId="2BA096E0" w14:textId="77777777" w:rsidR="00377210" w:rsidRPr="007036CE" w:rsidDel="00377210" w:rsidRDefault="00377210" w:rsidP="00377210">
            <w:pPr>
              <w:pStyle w:val="GOSTTablenorm"/>
            </w:pPr>
            <w:r w:rsidRPr="007036CE">
              <w:t>да</w:t>
            </w:r>
          </w:p>
        </w:tc>
        <w:tc>
          <w:tcPr>
            <w:tcW w:w="1109" w:type="pct"/>
          </w:tcPr>
          <w:p w14:paraId="4AC8C6E6" w14:textId="77777777" w:rsidR="00377210" w:rsidRPr="007036CE" w:rsidRDefault="00377210" w:rsidP="00377210">
            <w:pPr>
              <w:pStyle w:val="GOSTTablenorm"/>
            </w:pPr>
            <w:r w:rsidRPr="007036CE">
              <w:t>Код НПА и направление выплаты</w:t>
            </w:r>
          </w:p>
        </w:tc>
        <w:tc>
          <w:tcPr>
            <w:tcW w:w="1109" w:type="pct"/>
          </w:tcPr>
          <w:p w14:paraId="13832FE3" w14:textId="77777777" w:rsidR="00377210" w:rsidRPr="007036CE" w:rsidRDefault="00377210" w:rsidP="00377210">
            <w:pPr>
              <w:pStyle w:val="GOSTTablenorm"/>
              <w:rPr>
                <w:lang w:val="en-US"/>
              </w:rPr>
            </w:pPr>
            <w:r w:rsidRPr="007036CE">
              <w:t>FAHDATA:AnalyticCode</w:t>
            </w:r>
            <w:r w:rsidRPr="007036CE" w:rsidDel="008760DD">
              <w:t xml:space="preserve"> </w:t>
            </w:r>
          </w:p>
        </w:tc>
        <w:tc>
          <w:tcPr>
            <w:tcW w:w="1371" w:type="pct"/>
          </w:tcPr>
          <w:p w14:paraId="2AD0D223" w14:textId="5F72FFD0" w:rsidR="00377210" w:rsidRPr="007036CE" w:rsidRDefault="00377210" w:rsidP="00377210">
            <w:pPr>
              <w:pStyle w:val="GOSTTableListMark1"/>
              <w:rPr>
                <w:rFonts w:eastAsiaTheme="minorEastAsia"/>
              </w:rPr>
            </w:pPr>
            <w:r w:rsidRPr="007036CE">
              <w:t xml:space="preserve"> 4 символа (12-15 разряды) </w:t>
            </w:r>
            <w:r w:rsidR="005B1C15" w:rsidRPr="007036CE">
              <w:t>–</w:t>
            </w:r>
            <w:r w:rsidRPr="007036CE">
              <w:t xml:space="preserve"> если значение в источнике имеет 23 разряда (в этом частном случае Код_НПА_направление_выплаты = Код_НПА);</w:t>
            </w:r>
          </w:p>
          <w:p w14:paraId="281A44CF" w14:textId="6F5DE250" w:rsidR="00377210" w:rsidRPr="007036CE" w:rsidRDefault="00377210" w:rsidP="00377210">
            <w:pPr>
              <w:pStyle w:val="GOSTTableListMark1"/>
            </w:pPr>
            <w:r w:rsidRPr="007036CE">
              <w:t xml:space="preserve"> 7 символов ([12-15 разряды]-[24-25 разряды]) </w:t>
            </w:r>
            <w:r w:rsidR="00CC2920" w:rsidRPr="007036CE">
              <w:t>–</w:t>
            </w:r>
            <w:r w:rsidRPr="007036CE">
              <w:t xml:space="preserve"> если значение в источнике имеет 25 разрядов (</w:t>
            </w:r>
            <w:r w:rsidRPr="007036CE">
              <w:rPr>
                <w:rStyle w:val="aff2"/>
                <w:rFonts w:eastAsiaTheme="majorEastAsia"/>
              </w:rPr>
              <w:t>между двумя группами символов тире!</w:t>
            </w:r>
            <w:r w:rsidRPr="007036CE">
              <w:t>);</w:t>
            </w:r>
          </w:p>
          <w:p w14:paraId="12CE869A" w14:textId="1D4DF31B" w:rsidR="00377210" w:rsidRPr="007036CE" w:rsidRDefault="00377210" w:rsidP="008F5771">
            <w:pPr>
              <w:pStyle w:val="GOSTTableListMark1"/>
            </w:pPr>
            <w:r w:rsidRPr="007036CE">
              <w:t xml:space="preserve"> пусто </w:t>
            </w:r>
            <w:r w:rsidR="005B1C15" w:rsidRPr="007036CE">
              <w:t>–</w:t>
            </w:r>
            <w:r w:rsidRPr="007036CE">
              <w:t xml:space="preserve"> если значение в источнике не указано</w:t>
            </w:r>
          </w:p>
        </w:tc>
      </w:tr>
      <w:tr w:rsidR="00E977E1" w:rsidRPr="007036CE" w14:paraId="5084D95D" w14:textId="77777777" w:rsidTr="00F25EA9">
        <w:tc>
          <w:tcPr>
            <w:tcW w:w="1109" w:type="pct"/>
          </w:tcPr>
          <w:p w14:paraId="0161B7E1" w14:textId="77777777" w:rsidR="00E977E1" w:rsidRPr="007036CE" w:rsidRDefault="00E977E1" w:rsidP="00F25EA9">
            <w:pPr>
              <w:pStyle w:val="GOSTTablenorm"/>
            </w:pPr>
            <w:r w:rsidRPr="007036CE">
              <w:t>Учет_БА_ЛБО_ЛС_получателя</w:t>
            </w:r>
          </w:p>
        </w:tc>
        <w:tc>
          <w:tcPr>
            <w:tcW w:w="302" w:type="pct"/>
          </w:tcPr>
          <w:p w14:paraId="1CD7E924" w14:textId="77777777" w:rsidR="00E977E1" w:rsidRPr="007036CE" w:rsidRDefault="00E977E1" w:rsidP="00E977E1">
            <w:pPr>
              <w:pStyle w:val="GOSTTablenorm"/>
            </w:pPr>
            <w:r w:rsidRPr="007036CE">
              <w:t>да</w:t>
            </w:r>
          </w:p>
        </w:tc>
        <w:tc>
          <w:tcPr>
            <w:tcW w:w="1109" w:type="pct"/>
          </w:tcPr>
          <w:p w14:paraId="2217B89D" w14:textId="77777777" w:rsidR="00E977E1" w:rsidRPr="007036CE" w:rsidRDefault="00E977E1" w:rsidP="00F25EA9">
            <w:pPr>
              <w:pStyle w:val="GOSTTablenorm"/>
            </w:pPr>
            <w:r w:rsidRPr="007036CE">
              <w:t>Признак учета БА, ЛБО на ЛС получателя (по строке документа)</w:t>
            </w:r>
          </w:p>
        </w:tc>
        <w:tc>
          <w:tcPr>
            <w:tcW w:w="1109" w:type="pct"/>
          </w:tcPr>
          <w:p w14:paraId="0312164C" w14:textId="77777777" w:rsidR="00E977E1" w:rsidRPr="007036CE" w:rsidRDefault="00E977E1" w:rsidP="00F25EA9">
            <w:pPr>
              <w:pStyle w:val="GOSTTablenorm"/>
            </w:pPr>
            <w:r w:rsidRPr="007036CE">
              <w:rPr>
                <w:lang w:val="en-US"/>
              </w:rPr>
              <w:t>FAHDATA</w:t>
            </w:r>
            <w:r w:rsidRPr="007036CE">
              <w:t>:FAHBALBOAccRec</w:t>
            </w:r>
          </w:p>
        </w:tc>
        <w:tc>
          <w:tcPr>
            <w:tcW w:w="1371" w:type="pct"/>
          </w:tcPr>
          <w:p w14:paraId="67EE26BB" w14:textId="77777777" w:rsidR="00E977E1" w:rsidRPr="007036CE" w:rsidRDefault="00E977E1" w:rsidP="00F25EA9">
            <w:pPr>
              <w:pStyle w:val="GOSTTablenorm"/>
            </w:pPr>
            <w:r w:rsidRPr="007036CE">
              <w:t>Если в теге документа «true», то значение «1».</w:t>
            </w:r>
          </w:p>
          <w:p w14:paraId="3650B036" w14:textId="77777777" w:rsidR="00E977E1" w:rsidRPr="007036CE" w:rsidRDefault="00E977E1" w:rsidP="00F25EA9">
            <w:pPr>
              <w:pStyle w:val="GOSTTablenorm"/>
            </w:pPr>
            <w:r w:rsidRPr="007036CE">
              <w:t>Если в теге документа «false», то значение «0»</w:t>
            </w:r>
          </w:p>
        </w:tc>
      </w:tr>
      <w:tr w:rsidR="00377210" w:rsidRPr="007036CE" w14:paraId="71040BFD" w14:textId="77777777" w:rsidTr="00B0621B">
        <w:tc>
          <w:tcPr>
            <w:tcW w:w="1109" w:type="pct"/>
          </w:tcPr>
          <w:p w14:paraId="1393A525" w14:textId="77777777" w:rsidR="00377210" w:rsidRPr="007036CE" w:rsidRDefault="00377210" w:rsidP="00377210">
            <w:pPr>
              <w:pStyle w:val="GOSTTablenorm"/>
            </w:pPr>
            <w:r w:rsidRPr="007036CE">
              <w:t>Сумма_валюта_операции</w:t>
            </w:r>
          </w:p>
        </w:tc>
        <w:tc>
          <w:tcPr>
            <w:tcW w:w="302" w:type="pct"/>
          </w:tcPr>
          <w:p w14:paraId="2233468C" w14:textId="77777777" w:rsidR="00377210" w:rsidRPr="007036CE" w:rsidRDefault="00377210" w:rsidP="00377210">
            <w:pPr>
              <w:pStyle w:val="GOSTTablenorm"/>
            </w:pPr>
            <w:r w:rsidRPr="007036CE">
              <w:t>да</w:t>
            </w:r>
          </w:p>
        </w:tc>
        <w:tc>
          <w:tcPr>
            <w:tcW w:w="1109" w:type="pct"/>
          </w:tcPr>
          <w:p w14:paraId="242634FD" w14:textId="77777777" w:rsidR="00377210" w:rsidRPr="007036CE" w:rsidRDefault="00377210" w:rsidP="00377210">
            <w:pPr>
              <w:pStyle w:val="GOSTTablenorm"/>
            </w:pPr>
            <w:r w:rsidRPr="007036CE">
              <w:t>Сумма в валюте документа (по строке документа)</w:t>
            </w:r>
          </w:p>
        </w:tc>
        <w:tc>
          <w:tcPr>
            <w:tcW w:w="1109" w:type="pct"/>
          </w:tcPr>
          <w:p w14:paraId="68CB965D" w14:textId="77777777" w:rsidR="00377210" w:rsidRPr="007036CE" w:rsidRDefault="00377210" w:rsidP="00377210">
            <w:pPr>
              <w:pStyle w:val="GOSTTablenorm"/>
            </w:pPr>
            <w:r w:rsidRPr="007036CE">
              <w:rPr>
                <w:lang w:val="en-US"/>
              </w:rPr>
              <w:t>FAHDATA</w:t>
            </w:r>
            <w:r w:rsidRPr="007036CE">
              <w:t>:SumForeignCurr</w:t>
            </w:r>
          </w:p>
        </w:tc>
        <w:tc>
          <w:tcPr>
            <w:tcW w:w="1371" w:type="pct"/>
          </w:tcPr>
          <w:p w14:paraId="6554606C" w14:textId="055AF3B3" w:rsidR="00377210" w:rsidRPr="007036CE" w:rsidRDefault="00377210" w:rsidP="00377210">
            <w:pPr>
              <w:pStyle w:val="GOSTTablenorm"/>
            </w:pPr>
            <w:r w:rsidRPr="007036CE">
              <w:t xml:space="preserve">Сумма передается в единицах валюты с точностью 2 знака после запятой </w:t>
            </w:r>
            <w:r w:rsidR="00CC2920" w:rsidRPr="007036CE">
              <w:t>–</w:t>
            </w:r>
            <w:r w:rsidRPr="007036CE">
              <w:t xml:space="preserve"> необходимо конвертировать в минимальные единицы валюты (для данного типа документов умножить на 100)</w:t>
            </w:r>
          </w:p>
        </w:tc>
      </w:tr>
      <w:tr w:rsidR="00377210" w:rsidRPr="007036CE" w14:paraId="05C5D703" w14:textId="77777777" w:rsidTr="00B0621B">
        <w:tc>
          <w:tcPr>
            <w:tcW w:w="1109" w:type="pct"/>
          </w:tcPr>
          <w:p w14:paraId="434CD34F" w14:textId="77777777" w:rsidR="00377210" w:rsidRPr="007036CE" w:rsidRDefault="00377210" w:rsidP="00377210">
            <w:pPr>
              <w:pStyle w:val="GOSTTablenorm"/>
            </w:pPr>
            <w:r w:rsidRPr="007036CE">
              <w:t>Сумма_валюта_учета_руб</w:t>
            </w:r>
          </w:p>
        </w:tc>
        <w:tc>
          <w:tcPr>
            <w:tcW w:w="302" w:type="pct"/>
          </w:tcPr>
          <w:p w14:paraId="755354D7" w14:textId="77777777" w:rsidR="00377210" w:rsidRPr="007036CE" w:rsidRDefault="00377210" w:rsidP="00377210">
            <w:pPr>
              <w:pStyle w:val="GOSTTablenorm"/>
            </w:pPr>
            <w:r w:rsidRPr="007036CE">
              <w:t>да</w:t>
            </w:r>
          </w:p>
        </w:tc>
        <w:tc>
          <w:tcPr>
            <w:tcW w:w="1109" w:type="pct"/>
          </w:tcPr>
          <w:p w14:paraId="18EA9F77" w14:textId="77777777" w:rsidR="00377210" w:rsidRPr="007036CE" w:rsidRDefault="00377210" w:rsidP="00377210">
            <w:pPr>
              <w:pStyle w:val="GOSTTablenorm"/>
            </w:pPr>
            <w:r w:rsidRPr="007036CE">
              <w:t>Сумма в валюте учета (руб) (по строке документа)</w:t>
            </w:r>
          </w:p>
        </w:tc>
        <w:tc>
          <w:tcPr>
            <w:tcW w:w="1109" w:type="pct"/>
          </w:tcPr>
          <w:p w14:paraId="7BF4464F" w14:textId="77777777" w:rsidR="00377210" w:rsidRPr="007036CE" w:rsidRDefault="00377210" w:rsidP="00377210">
            <w:pPr>
              <w:pStyle w:val="GOSTTablenorm"/>
            </w:pPr>
            <w:r w:rsidRPr="007036CE">
              <w:rPr>
                <w:lang w:val="en-US"/>
              </w:rPr>
              <w:t>FAHDATA</w:t>
            </w:r>
            <w:r w:rsidRPr="007036CE">
              <w:t>:SumRub</w:t>
            </w:r>
          </w:p>
        </w:tc>
        <w:tc>
          <w:tcPr>
            <w:tcW w:w="1371" w:type="pct"/>
          </w:tcPr>
          <w:p w14:paraId="653A39BC" w14:textId="7B2A36CF" w:rsidR="00377210" w:rsidRPr="007036CE" w:rsidRDefault="00377210" w:rsidP="00377210">
            <w:pPr>
              <w:pStyle w:val="GOSTTablenorm"/>
            </w:pPr>
            <w:r w:rsidRPr="007036CE">
              <w:t xml:space="preserve">Сумма передается в единицах валюты с точностью 2 знака после запятой </w:t>
            </w:r>
            <w:r w:rsidR="00CC2920" w:rsidRPr="007036CE">
              <w:t>–</w:t>
            </w:r>
            <w:r w:rsidRPr="007036CE">
              <w:t xml:space="preserve"> необходимо конвертировать в минимальные единицы валюты (для данного типа документов умножить на 100)</w:t>
            </w:r>
          </w:p>
        </w:tc>
      </w:tr>
    </w:tbl>
    <w:p w14:paraId="11D64F48" w14:textId="165FE352" w:rsidR="000B22D2" w:rsidRPr="007036CE" w:rsidRDefault="009B61E2" w:rsidP="00586316">
      <w:pPr>
        <w:pStyle w:val="GOSTNameTable"/>
      </w:pPr>
      <w:r w:rsidRPr="007036CE">
        <w:rPr>
          <w:noProof/>
        </w:rPr>
        <w:lastRenderedPageBreak/>
        <w:fldChar w:fldCharType="begin"/>
      </w:r>
      <w:r w:rsidRPr="007036CE">
        <w:rPr>
          <w:noProof/>
        </w:rPr>
        <w:instrText xml:space="preserve"> SEQ Таблица \* ARABIC </w:instrText>
      </w:r>
      <w:r w:rsidRPr="007036CE">
        <w:rPr>
          <w:noProof/>
        </w:rPr>
        <w:fldChar w:fldCharType="separate"/>
      </w:r>
      <w:bookmarkStart w:id="10711" w:name="_Toc222928039"/>
      <w:r w:rsidR="00BD74E1">
        <w:rPr>
          <w:noProof/>
        </w:rPr>
        <w:t>66</w:t>
      </w:r>
      <w:r w:rsidRPr="007036CE">
        <w:rPr>
          <w:noProof/>
        </w:rPr>
        <w:fldChar w:fldCharType="end"/>
      </w:r>
      <w:r w:rsidR="000B22D2" w:rsidRPr="007036CE">
        <w:t xml:space="preserve"> </w:t>
      </w:r>
      <w:r w:rsidR="00D9309A" w:rsidRPr="007036CE">
        <w:t>–</w:t>
      </w:r>
      <w:r w:rsidR="000B22D2" w:rsidRPr="007036CE">
        <w:t xml:space="preserve"> Перечень атрибутов, соответствующих типу документа «Сводная бюджетная роспись» (ф.0501050) DBD_BudgInvent</w:t>
      </w:r>
      <w:bookmarkEnd w:id="10711"/>
    </w:p>
    <w:tbl>
      <w:tblPr>
        <w:tblStyle w:val="GOSTTable"/>
        <w:tblW w:w="5000" w:type="pct"/>
        <w:tblLayout w:type="fixed"/>
        <w:tblLook w:val="07E0" w:firstRow="1" w:lastRow="1" w:firstColumn="1" w:lastColumn="1" w:noHBand="1" w:noVBand="1"/>
      </w:tblPr>
      <w:tblGrid>
        <w:gridCol w:w="3515"/>
        <w:gridCol w:w="905"/>
        <w:gridCol w:w="3514"/>
        <w:gridCol w:w="3514"/>
        <w:gridCol w:w="4312"/>
      </w:tblGrid>
      <w:tr w:rsidR="000B22D2" w:rsidRPr="007036CE" w14:paraId="172F9BAD" w14:textId="77777777" w:rsidTr="00B0621B">
        <w:trPr>
          <w:cnfStyle w:val="100000000000" w:firstRow="1" w:lastRow="0" w:firstColumn="0" w:lastColumn="0" w:oddVBand="0" w:evenVBand="0" w:oddHBand="0" w:evenHBand="0" w:firstRowFirstColumn="0" w:firstRowLastColumn="0" w:lastRowFirstColumn="0" w:lastRowLastColumn="0"/>
        </w:trPr>
        <w:tc>
          <w:tcPr>
            <w:tcW w:w="1115" w:type="pct"/>
            <w:hideMark/>
          </w:tcPr>
          <w:p w14:paraId="65AC31AE" w14:textId="77777777" w:rsidR="000B22D2" w:rsidRPr="007036CE" w:rsidRDefault="000B22D2" w:rsidP="000B22D2">
            <w:pPr>
              <w:pStyle w:val="GOSTTableHead"/>
              <w:rPr>
                <w:szCs w:val="22"/>
              </w:rPr>
            </w:pPr>
            <w:r w:rsidRPr="007036CE">
              <w:rPr>
                <w:szCs w:val="22"/>
              </w:rPr>
              <w:t>Наименование атрибута</w:t>
            </w:r>
          </w:p>
        </w:tc>
        <w:tc>
          <w:tcPr>
            <w:tcW w:w="287" w:type="pct"/>
            <w:hideMark/>
          </w:tcPr>
          <w:p w14:paraId="19FAC6B7" w14:textId="77777777" w:rsidR="000B22D2" w:rsidRPr="007036CE" w:rsidRDefault="000B22D2" w:rsidP="000B22D2">
            <w:pPr>
              <w:pStyle w:val="GOSTTableHead"/>
              <w:rPr>
                <w:szCs w:val="22"/>
              </w:rPr>
            </w:pPr>
            <w:r w:rsidRPr="007036CE">
              <w:rPr>
                <w:szCs w:val="22"/>
              </w:rPr>
              <w:t>Вычисляемый атрибут</w:t>
            </w:r>
          </w:p>
        </w:tc>
        <w:tc>
          <w:tcPr>
            <w:tcW w:w="1115" w:type="pct"/>
            <w:hideMark/>
          </w:tcPr>
          <w:p w14:paraId="44A6208A" w14:textId="77777777" w:rsidR="000B22D2" w:rsidRPr="007036CE" w:rsidRDefault="000B22D2" w:rsidP="000B22D2">
            <w:pPr>
              <w:pStyle w:val="GOSTTableHead"/>
              <w:rPr>
                <w:szCs w:val="22"/>
              </w:rPr>
            </w:pPr>
            <w:r w:rsidRPr="007036CE">
              <w:rPr>
                <w:szCs w:val="22"/>
              </w:rPr>
              <w:t>Описание атрибута</w:t>
            </w:r>
          </w:p>
        </w:tc>
        <w:tc>
          <w:tcPr>
            <w:tcW w:w="1115" w:type="pct"/>
            <w:hideMark/>
          </w:tcPr>
          <w:p w14:paraId="343B219B" w14:textId="77777777" w:rsidR="000B22D2" w:rsidRPr="007036CE" w:rsidRDefault="000B22D2" w:rsidP="000B22D2">
            <w:pPr>
              <w:pStyle w:val="GOSTTableHead"/>
              <w:rPr>
                <w:szCs w:val="22"/>
              </w:rPr>
            </w:pPr>
            <w:r w:rsidRPr="007036CE">
              <w:rPr>
                <w:szCs w:val="22"/>
              </w:rPr>
              <w:t>Реквизит документа (наименование тега)</w:t>
            </w:r>
          </w:p>
        </w:tc>
        <w:tc>
          <w:tcPr>
            <w:tcW w:w="1368" w:type="pct"/>
            <w:hideMark/>
          </w:tcPr>
          <w:p w14:paraId="5B84F81F" w14:textId="77777777" w:rsidR="000B22D2" w:rsidRPr="007036CE" w:rsidRDefault="000B22D2" w:rsidP="000B22D2">
            <w:pPr>
              <w:pStyle w:val="GOSTTableHead"/>
              <w:rPr>
                <w:szCs w:val="22"/>
              </w:rPr>
            </w:pPr>
            <w:r w:rsidRPr="007036CE">
              <w:rPr>
                <w:szCs w:val="22"/>
              </w:rPr>
              <w:t>Алгоритм вычисления</w:t>
            </w:r>
          </w:p>
        </w:tc>
      </w:tr>
      <w:tr w:rsidR="000B22D2" w:rsidRPr="007036CE" w14:paraId="26B1B335" w14:textId="77777777" w:rsidTr="00B0621B">
        <w:tc>
          <w:tcPr>
            <w:tcW w:w="1115" w:type="pct"/>
          </w:tcPr>
          <w:p w14:paraId="1873EA3B" w14:textId="77777777" w:rsidR="000B22D2" w:rsidRPr="007036CE" w:rsidRDefault="000B22D2" w:rsidP="000B22D2">
            <w:pPr>
              <w:pStyle w:val="GOSTTablenorm"/>
              <w:rPr>
                <w:szCs w:val="22"/>
                <w:lang w:val="en-US"/>
              </w:rPr>
            </w:pPr>
            <w:r w:rsidRPr="007036CE">
              <w:rPr>
                <w:szCs w:val="22"/>
              </w:rPr>
              <w:t>Номер_документа</w:t>
            </w:r>
            <w:r w:rsidR="00142CBB" w:rsidRPr="007036CE">
              <w:rPr>
                <w:szCs w:val="22"/>
                <w:lang w:val="en-US"/>
              </w:rPr>
              <w:t>*</w:t>
            </w:r>
          </w:p>
        </w:tc>
        <w:tc>
          <w:tcPr>
            <w:tcW w:w="287" w:type="pct"/>
          </w:tcPr>
          <w:p w14:paraId="31ED9D9F" w14:textId="77777777" w:rsidR="000B22D2" w:rsidRPr="007036CE" w:rsidRDefault="000B22D2" w:rsidP="000B22D2">
            <w:pPr>
              <w:pStyle w:val="GOSTTablenorm"/>
              <w:rPr>
                <w:szCs w:val="22"/>
              </w:rPr>
            </w:pPr>
            <w:r w:rsidRPr="007036CE">
              <w:rPr>
                <w:szCs w:val="22"/>
              </w:rPr>
              <w:t>Нет</w:t>
            </w:r>
          </w:p>
        </w:tc>
        <w:tc>
          <w:tcPr>
            <w:tcW w:w="1115" w:type="pct"/>
          </w:tcPr>
          <w:p w14:paraId="03C49B7B" w14:textId="77777777" w:rsidR="000B22D2" w:rsidRPr="007036CE" w:rsidRDefault="000B22D2" w:rsidP="000B22D2">
            <w:pPr>
              <w:pStyle w:val="GOSTTablenorm"/>
              <w:rPr>
                <w:szCs w:val="22"/>
              </w:rPr>
            </w:pPr>
            <w:r w:rsidRPr="007036CE">
              <w:rPr>
                <w:szCs w:val="22"/>
              </w:rPr>
              <w:t>Номер документа</w:t>
            </w:r>
          </w:p>
        </w:tc>
        <w:tc>
          <w:tcPr>
            <w:tcW w:w="1115" w:type="pct"/>
          </w:tcPr>
          <w:p w14:paraId="288D726F" w14:textId="77777777" w:rsidR="000B22D2" w:rsidRPr="007036CE" w:rsidRDefault="000B22D2" w:rsidP="000B22D2">
            <w:pPr>
              <w:pStyle w:val="GOSTTablenorm"/>
              <w:rPr>
                <w:szCs w:val="22"/>
              </w:rPr>
            </w:pPr>
            <w:r w:rsidRPr="007036CE">
              <w:rPr>
                <w:szCs w:val="22"/>
                <w:lang w:val="en-US"/>
              </w:rPr>
              <w:t>NUM_DOC</w:t>
            </w:r>
          </w:p>
        </w:tc>
        <w:tc>
          <w:tcPr>
            <w:tcW w:w="1368" w:type="pct"/>
          </w:tcPr>
          <w:p w14:paraId="556BE15E" w14:textId="77777777" w:rsidR="000B22D2" w:rsidRPr="007036CE" w:rsidRDefault="000B22D2" w:rsidP="000B22D2">
            <w:pPr>
              <w:pStyle w:val="GOSTTablenorm"/>
            </w:pPr>
            <w:r w:rsidRPr="007036CE">
              <w:t>-</w:t>
            </w:r>
          </w:p>
        </w:tc>
      </w:tr>
      <w:tr w:rsidR="000B22D2" w:rsidRPr="007036CE" w14:paraId="32E5C9C6" w14:textId="77777777" w:rsidTr="00B0621B">
        <w:tc>
          <w:tcPr>
            <w:tcW w:w="1115" w:type="pct"/>
          </w:tcPr>
          <w:p w14:paraId="0A34CCDA" w14:textId="77777777" w:rsidR="000B22D2" w:rsidRPr="007036CE" w:rsidRDefault="000B22D2" w:rsidP="000B22D2">
            <w:pPr>
              <w:pStyle w:val="GOSTTablenorm"/>
              <w:rPr>
                <w:szCs w:val="22"/>
                <w:lang w:val="en-US"/>
              </w:rPr>
            </w:pPr>
            <w:r w:rsidRPr="007036CE">
              <w:rPr>
                <w:szCs w:val="22"/>
              </w:rPr>
              <w:t>Дата_документа</w:t>
            </w:r>
            <w:r w:rsidR="00142CBB" w:rsidRPr="007036CE">
              <w:rPr>
                <w:szCs w:val="22"/>
                <w:lang w:val="en-US"/>
              </w:rPr>
              <w:t>*</w:t>
            </w:r>
          </w:p>
        </w:tc>
        <w:tc>
          <w:tcPr>
            <w:tcW w:w="287" w:type="pct"/>
          </w:tcPr>
          <w:p w14:paraId="26A37D72" w14:textId="77777777" w:rsidR="000B22D2" w:rsidRPr="007036CE" w:rsidRDefault="000B22D2" w:rsidP="000B22D2">
            <w:pPr>
              <w:pStyle w:val="GOSTTablenorm"/>
              <w:rPr>
                <w:szCs w:val="22"/>
              </w:rPr>
            </w:pPr>
            <w:r w:rsidRPr="007036CE">
              <w:rPr>
                <w:szCs w:val="22"/>
              </w:rPr>
              <w:t>Нет</w:t>
            </w:r>
          </w:p>
        </w:tc>
        <w:tc>
          <w:tcPr>
            <w:tcW w:w="1115" w:type="pct"/>
          </w:tcPr>
          <w:p w14:paraId="6910455E" w14:textId="77777777" w:rsidR="000B22D2" w:rsidRPr="007036CE" w:rsidRDefault="000B22D2" w:rsidP="000B22D2">
            <w:pPr>
              <w:pStyle w:val="GOSTTablenorm"/>
              <w:rPr>
                <w:szCs w:val="22"/>
              </w:rPr>
            </w:pPr>
            <w:r w:rsidRPr="007036CE">
              <w:rPr>
                <w:szCs w:val="22"/>
              </w:rPr>
              <w:t>Дата документа</w:t>
            </w:r>
          </w:p>
        </w:tc>
        <w:tc>
          <w:tcPr>
            <w:tcW w:w="1115" w:type="pct"/>
          </w:tcPr>
          <w:p w14:paraId="304227E0" w14:textId="77777777" w:rsidR="000B22D2" w:rsidRPr="007036CE" w:rsidRDefault="000B22D2" w:rsidP="000B22D2">
            <w:pPr>
              <w:pStyle w:val="GOSTTablenorm"/>
              <w:rPr>
                <w:szCs w:val="22"/>
              </w:rPr>
            </w:pPr>
            <w:r w:rsidRPr="007036CE">
              <w:rPr>
                <w:szCs w:val="22"/>
                <w:lang w:val="en-US"/>
              </w:rPr>
              <w:t>DATE_DOC</w:t>
            </w:r>
          </w:p>
        </w:tc>
        <w:tc>
          <w:tcPr>
            <w:tcW w:w="1368" w:type="pct"/>
          </w:tcPr>
          <w:p w14:paraId="75009875" w14:textId="77777777" w:rsidR="000B22D2" w:rsidRPr="007036CE" w:rsidRDefault="000B22D2" w:rsidP="000B22D2">
            <w:pPr>
              <w:pStyle w:val="GOSTTablenorm"/>
            </w:pPr>
            <w:r w:rsidRPr="007036CE">
              <w:t>-</w:t>
            </w:r>
          </w:p>
        </w:tc>
      </w:tr>
      <w:tr w:rsidR="000B22D2" w:rsidRPr="007036CE" w14:paraId="57ADBC9C" w14:textId="77777777" w:rsidTr="00B0621B">
        <w:tc>
          <w:tcPr>
            <w:tcW w:w="1115" w:type="pct"/>
          </w:tcPr>
          <w:p w14:paraId="347A81C7" w14:textId="77777777" w:rsidR="000B22D2" w:rsidRPr="007036CE" w:rsidRDefault="000B22D2" w:rsidP="000B22D2">
            <w:pPr>
              <w:pStyle w:val="GOSTTablenorm"/>
              <w:rPr>
                <w:szCs w:val="22"/>
              </w:rPr>
            </w:pPr>
            <w:r w:rsidRPr="007036CE">
              <w:rPr>
                <w:szCs w:val="22"/>
              </w:rPr>
              <w:t>Вид_документа</w:t>
            </w:r>
          </w:p>
        </w:tc>
        <w:tc>
          <w:tcPr>
            <w:tcW w:w="287" w:type="pct"/>
          </w:tcPr>
          <w:p w14:paraId="5AD188C2" w14:textId="77777777" w:rsidR="000B22D2" w:rsidRPr="007036CE" w:rsidRDefault="000B22D2" w:rsidP="000B22D2">
            <w:pPr>
              <w:pStyle w:val="GOSTTablenorm"/>
              <w:rPr>
                <w:szCs w:val="22"/>
              </w:rPr>
            </w:pPr>
            <w:r w:rsidRPr="007036CE">
              <w:t>Нет</w:t>
            </w:r>
          </w:p>
        </w:tc>
        <w:tc>
          <w:tcPr>
            <w:tcW w:w="1115" w:type="pct"/>
          </w:tcPr>
          <w:p w14:paraId="33784FAC" w14:textId="77777777" w:rsidR="000B22D2" w:rsidRPr="007036CE" w:rsidRDefault="000B22D2" w:rsidP="000B22D2">
            <w:pPr>
              <w:pStyle w:val="GOSTTablenorm"/>
              <w:rPr>
                <w:szCs w:val="22"/>
              </w:rPr>
            </w:pPr>
            <w:r w:rsidRPr="007036CE">
              <w:t>Вид документа</w:t>
            </w:r>
          </w:p>
        </w:tc>
        <w:tc>
          <w:tcPr>
            <w:tcW w:w="1115" w:type="pct"/>
          </w:tcPr>
          <w:p w14:paraId="2995411E" w14:textId="77777777" w:rsidR="000B22D2" w:rsidRPr="007036CE" w:rsidRDefault="000B22D2" w:rsidP="000B22D2">
            <w:pPr>
              <w:pStyle w:val="GOSTTablenorm"/>
              <w:rPr>
                <w:szCs w:val="22"/>
                <w:lang w:val="en-US"/>
              </w:rPr>
            </w:pPr>
            <w:r w:rsidRPr="007036CE">
              <w:rPr>
                <w:szCs w:val="22"/>
                <w:lang w:val="en-US"/>
              </w:rPr>
              <w:t>DOC_TYPE</w:t>
            </w:r>
          </w:p>
        </w:tc>
        <w:tc>
          <w:tcPr>
            <w:tcW w:w="1368" w:type="pct"/>
          </w:tcPr>
          <w:p w14:paraId="5DEFE840" w14:textId="77777777" w:rsidR="000B22D2" w:rsidRPr="007036CE" w:rsidRDefault="000B22D2" w:rsidP="000B22D2">
            <w:pPr>
              <w:pStyle w:val="GOSTTablenorm"/>
            </w:pPr>
            <w:r w:rsidRPr="007036CE">
              <w:t>-</w:t>
            </w:r>
          </w:p>
        </w:tc>
      </w:tr>
      <w:tr w:rsidR="000B22D2" w:rsidRPr="007036CE" w14:paraId="77EF29C0" w14:textId="77777777" w:rsidTr="00B0621B">
        <w:tc>
          <w:tcPr>
            <w:tcW w:w="1115" w:type="pct"/>
          </w:tcPr>
          <w:p w14:paraId="3F2992F3" w14:textId="77777777" w:rsidR="000B22D2" w:rsidRPr="007036CE" w:rsidRDefault="000B22D2" w:rsidP="000B22D2">
            <w:pPr>
              <w:pStyle w:val="GOSTTablenorm"/>
              <w:rPr>
                <w:szCs w:val="22"/>
              </w:rPr>
            </w:pPr>
            <w:r w:rsidRPr="007036CE">
              <w:rPr>
                <w:szCs w:val="22"/>
              </w:rPr>
              <w:t>Уровень_конфиденциальности</w:t>
            </w:r>
          </w:p>
        </w:tc>
        <w:tc>
          <w:tcPr>
            <w:tcW w:w="287" w:type="pct"/>
          </w:tcPr>
          <w:p w14:paraId="38F74BCB" w14:textId="77777777" w:rsidR="000B22D2" w:rsidRPr="007036CE" w:rsidRDefault="000B22D2" w:rsidP="000B22D2">
            <w:pPr>
              <w:pStyle w:val="GOSTTablenorm"/>
              <w:rPr>
                <w:szCs w:val="22"/>
              </w:rPr>
            </w:pPr>
            <w:r w:rsidRPr="007036CE">
              <w:rPr>
                <w:szCs w:val="22"/>
              </w:rPr>
              <w:t>Нет</w:t>
            </w:r>
          </w:p>
        </w:tc>
        <w:tc>
          <w:tcPr>
            <w:tcW w:w="1115" w:type="pct"/>
          </w:tcPr>
          <w:p w14:paraId="02238A95" w14:textId="77777777" w:rsidR="000B22D2" w:rsidRPr="007036CE" w:rsidRDefault="000B22D2" w:rsidP="000B22D2">
            <w:pPr>
              <w:pStyle w:val="GOSTTablenorm"/>
              <w:rPr>
                <w:szCs w:val="22"/>
              </w:rPr>
            </w:pPr>
            <w:r w:rsidRPr="007036CE">
              <w:rPr>
                <w:szCs w:val="22"/>
              </w:rPr>
              <w:t>Уровень конфиденциальности</w:t>
            </w:r>
          </w:p>
        </w:tc>
        <w:tc>
          <w:tcPr>
            <w:tcW w:w="1115" w:type="pct"/>
          </w:tcPr>
          <w:p w14:paraId="288835D2" w14:textId="77777777" w:rsidR="000B22D2" w:rsidRPr="007036CE" w:rsidRDefault="000B22D2" w:rsidP="000B22D2">
            <w:pPr>
              <w:pStyle w:val="GOSTTablenorm"/>
              <w:rPr>
                <w:szCs w:val="22"/>
                <w:lang w:val="en-US"/>
              </w:rPr>
            </w:pPr>
            <w:r w:rsidRPr="007036CE">
              <w:rPr>
                <w:szCs w:val="22"/>
                <w:lang w:val="en-US"/>
              </w:rPr>
              <w:t>ACCESSLEVEL</w:t>
            </w:r>
          </w:p>
        </w:tc>
        <w:tc>
          <w:tcPr>
            <w:tcW w:w="1368" w:type="pct"/>
          </w:tcPr>
          <w:p w14:paraId="0C857BE8" w14:textId="77777777" w:rsidR="000B22D2" w:rsidRPr="007036CE" w:rsidRDefault="000B22D2" w:rsidP="000B22D2">
            <w:pPr>
              <w:pStyle w:val="GOSTTablenorm"/>
              <w:rPr>
                <w:szCs w:val="22"/>
              </w:rPr>
            </w:pPr>
            <w:r w:rsidRPr="007036CE">
              <w:rPr>
                <w:szCs w:val="22"/>
              </w:rPr>
              <w:t>-</w:t>
            </w:r>
          </w:p>
        </w:tc>
      </w:tr>
      <w:tr w:rsidR="000B22D2" w:rsidRPr="007036CE" w14:paraId="1181F9E4" w14:textId="77777777" w:rsidTr="00B0621B">
        <w:tc>
          <w:tcPr>
            <w:tcW w:w="1115" w:type="pct"/>
          </w:tcPr>
          <w:p w14:paraId="2D21ACFA" w14:textId="77777777" w:rsidR="000B22D2" w:rsidRPr="007036CE" w:rsidRDefault="000B22D2" w:rsidP="000B22D2">
            <w:pPr>
              <w:pStyle w:val="GOSTTablenorm"/>
              <w:rPr>
                <w:szCs w:val="22"/>
              </w:rPr>
            </w:pPr>
            <w:r w:rsidRPr="007036CE">
              <w:rPr>
                <w:szCs w:val="22"/>
              </w:rPr>
              <w:t>Наименование_документа</w:t>
            </w:r>
          </w:p>
        </w:tc>
        <w:tc>
          <w:tcPr>
            <w:tcW w:w="287" w:type="pct"/>
          </w:tcPr>
          <w:p w14:paraId="7FF5C0F8" w14:textId="77777777" w:rsidR="000B22D2" w:rsidRPr="007036CE" w:rsidRDefault="000B22D2" w:rsidP="000B22D2">
            <w:pPr>
              <w:pStyle w:val="GOSTTablenorm"/>
              <w:rPr>
                <w:szCs w:val="22"/>
              </w:rPr>
            </w:pPr>
            <w:r w:rsidRPr="007036CE">
              <w:rPr>
                <w:szCs w:val="22"/>
              </w:rPr>
              <w:t>Да</w:t>
            </w:r>
          </w:p>
        </w:tc>
        <w:tc>
          <w:tcPr>
            <w:tcW w:w="1115" w:type="pct"/>
          </w:tcPr>
          <w:p w14:paraId="11F8D53F" w14:textId="77777777" w:rsidR="000B22D2" w:rsidRPr="007036CE" w:rsidRDefault="000B22D2" w:rsidP="000B22D2">
            <w:pPr>
              <w:pStyle w:val="GOSTTablenorm"/>
              <w:rPr>
                <w:szCs w:val="22"/>
              </w:rPr>
            </w:pPr>
            <w:r w:rsidRPr="007036CE">
              <w:rPr>
                <w:szCs w:val="22"/>
              </w:rPr>
              <w:t>Наименование документа</w:t>
            </w:r>
          </w:p>
        </w:tc>
        <w:tc>
          <w:tcPr>
            <w:tcW w:w="1115" w:type="pct"/>
          </w:tcPr>
          <w:p w14:paraId="12197BC6" w14:textId="77777777" w:rsidR="000B22D2" w:rsidRPr="007036CE" w:rsidRDefault="000B22D2" w:rsidP="000B22D2">
            <w:pPr>
              <w:pStyle w:val="GOSTTablenorm"/>
              <w:rPr>
                <w:szCs w:val="24"/>
              </w:rPr>
            </w:pPr>
            <w:r w:rsidRPr="007036CE">
              <w:rPr>
                <w:szCs w:val="22"/>
              </w:rPr>
              <w:t>-</w:t>
            </w:r>
          </w:p>
        </w:tc>
        <w:tc>
          <w:tcPr>
            <w:tcW w:w="1368" w:type="pct"/>
          </w:tcPr>
          <w:p w14:paraId="76AE2302" w14:textId="77777777" w:rsidR="000B22D2" w:rsidRPr="007036CE" w:rsidRDefault="000B22D2" w:rsidP="00363C4B">
            <w:pPr>
              <w:pStyle w:val="GOSTTablenorm"/>
            </w:pPr>
            <w:r w:rsidRPr="007036CE">
              <w:rPr>
                <w:szCs w:val="22"/>
              </w:rPr>
              <w:t xml:space="preserve">Наименование документа определяется по справочнику </w:t>
            </w:r>
            <w:r w:rsidR="00363C4B" w:rsidRPr="007036CE">
              <w:rPr>
                <w:szCs w:val="22"/>
              </w:rPr>
              <w:t>«</w:t>
            </w:r>
            <w:r w:rsidRPr="007036CE">
              <w:rPr>
                <w:szCs w:val="22"/>
              </w:rPr>
              <w:t>Типы документов</w:t>
            </w:r>
            <w:r w:rsidR="00363C4B" w:rsidRPr="007036CE">
              <w:rPr>
                <w:szCs w:val="22"/>
              </w:rPr>
              <w:t xml:space="preserve">» </w:t>
            </w:r>
            <w:r w:rsidRPr="007036CE">
              <w:rPr>
                <w:szCs w:val="22"/>
              </w:rPr>
              <w:t>с помощью значения атрибута Тип_документа (</w:t>
            </w:r>
            <w:r w:rsidRPr="007036CE">
              <w:rPr>
                <w:szCs w:val="22"/>
                <w:lang w:val="en-US"/>
              </w:rPr>
              <w:t>TypeDoc</w:t>
            </w:r>
            <w:r w:rsidRPr="007036CE">
              <w:rPr>
                <w:szCs w:val="22"/>
              </w:rPr>
              <w:t>) из заголовка запроса</w:t>
            </w:r>
          </w:p>
        </w:tc>
      </w:tr>
      <w:tr w:rsidR="000B22D2" w:rsidRPr="007036CE" w14:paraId="012CE297" w14:textId="77777777" w:rsidTr="00B0621B">
        <w:tc>
          <w:tcPr>
            <w:tcW w:w="1115" w:type="pct"/>
          </w:tcPr>
          <w:p w14:paraId="425C648A" w14:textId="77777777" w:rsidR="000B22D2" w:rsidRPr="007036CE" w:rsidRDefault="000B22D2" w:rsidP="000B22D2">
            <w:pPr>
              <w:pStyle w:val="GOSTTablenorm"/>
              <w:rPr>
                <w:szCs w:val="22"/>
              </w:rPr>
            </w:pPr>
            <w:r w:rsidRPr="007036CE">
              <w:rPr>
                <w:szCs w:val="22"/>
              </w:rPr>
              <w:t>Код_валюты</w:t>
            </w:r>
          </w:p>
        </w:tc>
        <w:tc>
          <w:tcPr>
            <w:tcW w:w="287" w:type="pct"/>
          </w:tcPr>
          <w:p w14:paraId="6D89CB43" w14:textId="77777777" w:rsidR="000B22D2" w:rsidRPr="007036CE" w:rsidRDefault="000B22D2" w:rsidP="000B22D2">
            <w:pPr>
              <w:pStyle w:val="GOSTTablenorm"/>
              <w:rPr>
                <w:szCs w:val="22"/>
              </w:rPr>
            </w:pPr>
            <w:r w:rsidRPr="007036CE">
              <w:rPr>
                <w:szCs w:val="22"/>
              </w:rPr>
              <w:t>Да</w:t>
            </w:r>
          </w:p>
        </w:tc>
        <w:tc>
          <w:tcPr>
            <w:tcW w:w="1115" w:type="pct"/>
          </w:tcPr>
          <w:p w14:paraId="5A47ADF8" w14:textId="77777777" w:rsidR="000B22D2" w:rsidRPr="007036CE" w:rsidRDefault="000B22D2" w:rsidP="000B22D2">
            <w:pPr>
              <w:pStyle w:val="GOSTTablenorm"/>
              <w:rPr>
                <w:szCs w:val="22"/>
              </w:rPr>
            </w:pPr>
            <w:r w:rsidRPr="007036CE">
              <w:rPr>
                <w:szCs w:val="22"/>
              </w:rPr>
              <w:t>Код валюты</w:t>
            </w:r>
          </w:p>
        </w:tc>
        <w:tc>
          <w:tcPr>
            <w:tcW w:w="1115" w:type="pct"/>
          </w:tcPr>
          <w:p w14:paraId="0AE9DAD7" w14:textId="77777777" w:rsidR="000B22D2" w:rsidRPr="007036CE" w:rsidRDefault="000B22D2" w:rsidP="000B22D2">
            <w:pPr>
              <w:pStyle w:val="GOSTTablenorm"/>
              <w:rPr>
                <w:szCs w:val="24"/>
              </w:rPr>
            </w:pPr>
            <w:r w:rsidRPr="007036CE">
              <w:rPr>
                <w:szCs w:val="22"/>
              </w:rPr>
              <w:t>-</w:t>
            </w:r>
          </w:p>
        </w:tc>
        <w:tc>
          <w:tcPr>
            <w:tcW w:w="1368" w:type="pct"/>
          </w:tcPr>
          <w:p w14:paraId="487D121E" w14:textId="77777777" w:rsidR="000B22D2" w:rsidRPr="007036CE" w:rsidRDefault="000B22D2" w:rsidP="000B22D2">
            <w:pPr>
              <w:pStyle w:val="GOSTTablenorm"/>
            </w:pPr>
            <w:r w:rsidRPr="007036CE">
              <w:rPr>
                <w:szCs w:val="22"/>
              </w:rPr>
              <w:t>Указывается значение «643»</w:t>
            </w:r>
          </w:p>
        </w:tc>
      </w:tr>
      <w:tr w:rsidR="00CE3062" w:rsidRPr="007036CE" w14:paraId="36951E93" w14:textId="77777777" w:rsidTr="00B0621B">
        <w:tc>
          <w:tcPr>
            <w:tcW w:w="1115" w:type="pct"/>
          </w:tcPr>
          <w:p w14:paraId="31FD7E98" w14:textId="77777777" w:rsidR="00CE3062" w:rsidRPr="007036CE" w:rsidRDefault="00CE3062" w:rsidP="00CE3062">
            <w:pPr>
              <w:pStyle w:val="GOSTTablenorm"/>
              <w:rPr>
                <w:szCs w:val="22"/>
              </w:rPr>
            </w:pPr>
            <w:r w:rsidRPr="007036CE">
              <w:rPr>
                <w:szCs w:val="22"/>
              </w:rPr>
              <w:t>Код_валюты_учета</w:t>
            </w:r>
          </w:p>
        </w:tc>
        <w:tc>
          <w:tcPr>
            <w:tcW w:w="287" w:type="pct"/>
          </w:tcPr>
          <w:p w14:paraId="64EE487C" w14:textId="77777777" w:rsidR="00CE3062" w:rsidRPr="007036CE" w:rsidRDefault="00CE3062" w:rsidP="00CE3062">
            <w:pPr>
              <w:pStyle w:val="GOSTTablenorm"/>
              <w:rPr>
                <w:szCs w:val="22"/>
              </w:rPr>
            </w:pPr>
            <w:r w:rsidRPr="007036CE">
              <w:rPr>
                <w:szCs w:val="22"/>
              </w:rPr>
              <w:t>да</w:t>
            </w:r>
          </w:p>
        </w:tc>
        <w:tc>
          <w:tcPr>
            <w:tcW w:w="1115" w:type="pct"/>
          </w:tcPr>
          <w:p w14:paraId="245FBC64" w14:textId="77777777" w:rsidR="00CE3062" w:rsidRPr="007036CE" w:rsidRDefault="00CE3062" w:rsidP="00CE3062">
            <w:pPr>
              <w:pStyle w:val="GOSTTablenorm"/>
              <w:rPr>
                <w:szCs w:val="22"/>
              </w:rPr>
            </w:pPr>
            <w:r w:rsidRPr="007036CE">
              <w:rPr>
                <w:szCs w:val="22"/>
              </w:rPr>
              <w:t>Код валюты учета по ОКВ</w:t>
            </w:r>
          </w:p>
        </w:tc>
        <w:tc>
          <w:tcPr>
            <w:tcW w:w="1115" w:type="pct"/>
          </w:tcPr>
          <w:p w14:paraId="07CB0360" w14:textId="77777777" w:rsidR="00CE3062" w:rsidRPr="007036CE" w:rsidRDefault="00CE3062" w:rsidP="00CE3062">
            <w:pPr>
              <w:pStyle w:val="GOSTTablenorm"/>
              <w:rPr>
                <w:szCs w:val="22"/>
              </w:rPr>
            </w:pPr>
            <w:r w:rsidRPr="007036CE">
              <w:t>-</w:t>
            </w:r>
          </w:p>
        </w:tc>
        <w:tc>
          <w:tcPr>
            <w:tcW w:w="1368" w:type="pct"/>
          </w:tcPr>
          <w:p w14:paraId="124D3273" w14:textId="77777777" w:rsidR="00CE3062" w:rsidRPr="007036CE" w:rsidRDefault="00CE3062" w:rsidP="00CE3062">
            <w:pPr>
              <w:pStyle w:val="GOSTTablenorm"/>
              <w:rPr>
                <w:szCs w:val="22"/>
              </w:rPr>
            </w:pPr>
            <w:r w:rsidRPr="007036CE">
              <w:t>Указывается значение «643»</w:t>
            </w:r>
          </w:p>
        </w:tc>
      </w:tr>
      <w:tr w:rsidR="00CE3062" w:rsidRPr="007036CE" w14:paraId="20B40474" w14:textId="77777777" w:rsidTr="00B0621B">
        <w:tc>
          <w:tcPr>
            <w:tcW w:w="1115" w:type="pct"/>
          </w:tcPr>
          <w:p w14:paraId="11C2BB1B" w14:textId="77777777" w:rsidR="00CE3062" w:rsidRPr="007036CE" w:rsidRDefault="00CE3062" w:rsidP="00CE3062">
            <w:pPr>
              <w:pStyle w:val="GOSTTablenorm"/>
              <w:rPr>
                <w:szCs w:val="22"/>
              </w:rPr>
            </w:pPr>
            <w:r w:rsidRPr="007036CE">
              <w:rPr>
                <w:szCs w:val="22"/>
              </w:rPr>
              <w:t>Код_бюджета</w:t>
            </w:r>
          </w:p>
        </w:tc>
        <w:tc>
          <w:tcPr>
            <w:tcW w:w="287" w:type="pct"/>
          </w:tcPr>
          <w:p w14:paraId="7690BC25" w14:textId="77777777" w:rsidR="00CE3062" w:rsidRPr="007036CE" w:rsidRDefault="00CE3062" w:rsidP="00CE3062">
            <w:pPr>
              <w:pStyle w:val="GOSTTablenorm"/>
              <w:rPr>
                <w:szCs w:val="22"/>
              </w:rPr>
            </w:pPr>
            <w:r w:rsidRPr="007036CE">
              <w:rPr>
                <w:szCs w:val="22"/>
              </w:rPr>
              <w:t>Нет</w:t>
            </w:r>
          </w:p>
        </w:tc>
        <w:tc>
          <w:tcPr>
            <w:tcW w:w="1115" w:type="pct"/>
          </w:tcPr>
          <w:p w14:paraId="298EC045" w14:textId="77777777" w:rsidR="00CE3062" w:rsidRPr="007036CE" w:rsidRDefault="00CE3062" w:rsidP="00CE3062">
            <w:pPr>
              <w:pStyle w:val="GOSTTablenorm"/>
              <w:rPr>
                <w:szCs w:val="22"/>
              </w:rPr>
            </w:pPr>
            <w:r w:rsidRPr="007036CE">
              <w:rPr>
                <w:szCs w:val="22"/>
              </w:rPr>
              <w:t>Код бюджета</w:t>
            </w:r>
          </w:p>
        </w:tc>
        <w:tc>
          <w:tcPr>
            <w:tcW w:w="1115" w:type="pct"/>
          </w:tcPr>
          <w:p w14:paraId="6472CF09" w14:textId="77777777" w:rsidR="00CE3062" w:rsidRPr="007036CE" w:rsidRDefault="00CE3062" w:rsidP="00CE3062">
            <w:pPr>
              <w:pStyle w:val="GOSTTablenorm"/>
              <w:rPr>
                <w:szCs w:val="24"/>
              </w:rPr>
            </w:pPr>
            <w:r w:rsidRPr="007036CE">
              <w:rPr>
                <w:szCs w:val="24"/>
              </w:rPr>
              <w:t>BUDGET_CODE</w:t>
            </w:r>
          </w:p>
        </w:tc>
        <w:tc>
          <w:tcPr>
            <w:tcW w:w="1368" w:type="pct"/>
          </w:tcPr>
          <w:p w14:paraId="237D8069" w14:textId="77777777" w:rsidR="00CE3062" w:rsidRPr="007036CE" w:rsidRDefault="00CE3062" w:rsidP="00CE3062">
            <w:pPr>
              <w:pStyle w:val="GOSTTablenorm"/>
            </w:pPr>
          </w:p>
        </w:tc>
      </w:tr>
      <w:tr w:rsidR="00CE3062" w:rsidRPr="007036CE" w14:paraId="46C71D7E" w14:textId="77777777" w:rsidTr="00B0621B">
        <w:tc>
          <w:tcPr>
            <w:tcW w:w="1115" w:type="pct"/>
          </w:tcPr>
          <w:p w14:paraId="351B947B" w14:textId="77777777" w:rsidR="00CE3062" w:rsidRPr="007036CE" w:rsidRDefault="00CE3062" w:rsidP="00CE3062">
            <w:pPr>
              <w:pStyle w:val="GOSTTablenorm"/>
              <w:rPr>
                <w:szCs w:val="22"/>
              </w:rPr>
            </w:pPr>
            <w:r w:rsidRPr="007036CE">
              <w:rPr>
                <w:szCs w:val="22"/>
              </w:rPr>
              <w:t>Тип_бюджета</w:t>
            </w:r>
          </w:p>
        </w:tc>
        <w:tc>
          <w:tcPr>
            <w:tcW w:w="287" w:type="pct"/>
          </w:tcPr>
          <w:p w14:paraId="7E1C1151" w14:textId="77777777" w:rsidR="00CE3062" w:rsidRPr="007036CE" w:rsidRDefault="00CE3062" w:rsidP="00CE3062">
            <w:pPr>
              <w:pStyle w:val="GOSTTablenorm"/>
              <w:rPr>
                <w:szCs w:val="22"/>
              </w:rPr>
            </w:pPr>
            <w:r w:rsidRPr="007036CE">
              <w:rPr>
                <w:szCs w:val="22"/>
              </w:rPr>
              <w:t>Да</w:t>
            </w:r>
          </w:p>
        </w:tc>
        <w:tc>
          <w:tcPr>
            <w:tcW w:w="1115" w:type="pct"/>
          </w:tcPr>
          <w:p w14:paraId="15D13A14" w14:textId="77777777" w:rsidR="00CE3062" w:rsidRPr="007036CE" w:rsidRDefault="00CE3062" w:rsidP="00CE3062">
            <w:pPr>
              <w:pStyle w:val="GOSTTablenorm"/>
              <w:rPr>
                <w:szCs w:val="22"/>
              </w:rPr>
            </w:pPr>
            <w:r w:rsidRPr="007036CE">
              <w:rPr>
                <w:szCs w:val="22"/>
              </w:rPr>
              <w:t>Тип бюджета</w:t>
            </w:r>
          </w:p>
        </w:tc>
        <w:tc>
          <w:tcPr>
            <w:tcW w:w="1115" w:type="pct"/>
          </w:tcPr>
          <w:p w14:paraId="16ADC93D" w14:textId="77777777" w:rsidR="00CE3062" w:rsidRPr="007036CE" w:rsidRDefault="00CE3062" w:rsidP="00CE3062">
            <w:pPr>
              <w:pStyle w:val="GOSTTablenorm"/>
              <w:rPr>
                <w:szCs w:val="24"/>
              </w:rPr>
            </w:pPr>
            <w:r w:rsidRPr="007036CE">
              <w:rPr>
                <w:szCs w:val="24"/>
              </w:rPr>
              <w:t>BUDGET_CODE</w:t>
            </w:r>
          </w:p>
        </w:tc>
        <w:tc>
          <w:tcPr>
            <w:tcW w:w="1368" w:type="pct"/>
          </w:tcPr>
          <w:p w14:paraId="240DF6F0" w14:textId="77777777" w:rsidR="00CE3062" w:rsidRPr="007036CE" w:rsidRDefault="00CE3062" w:rsidP="00CE3062">
            <w:pPr>
              <w:pStyle w:val="GOSTTablenorm"/>
            </w:pPr>
            <w:r w:rsidRPr="007036CE">
              <w:rPr>
                <w:szCs w:val="22"/>
              </w:rPr>
              <w:t>Тип бюджета определяется по справочнику «Бюджеты» (поиск по значению «Код бюджета»)</w:t>
            </w:r>
          </w:p>
        </w:tc>
      </w:tr>
      <w:tr w:rsidR="00CE3062" w:rsidRPr="007036CE" w14:paraId="6D27ABC9" w14:textId="77777777" w:rsidTr="00B0621B">
        <w:tc>
          <w:tcPr>
            <w:tcW w:w="1115" w:type="pct"/>
          </w:tcPr>
          <w:p w14:paraId="5FC34F7A" w14:textId="77777777" w:rsidR="00CE3062" w:rsidRPr="007036CE" w:rsidRDefault="00CE3062" w:rsidP="00CE3062">
            <w:pPr>
              <w:pStyle w:val="GOSTTablenorm"/>
              <w:rPr>
                <w:szCs w:val="22"/>
              </w:rPr>
            </w:pPr>
            <w:r w:rsidRPr="007036CE">
              <w:rPr>
                <w:szCs w:val="22"/>
              </w:rPr>
              <w:t>Дата_ввода_в_действие</w:t>
            </w:r>
          </w:p>
        </w:tc>
        <w:tc>
          <w:tcPr>
            <w:tcW w:w="287" w:type="pct"/>
          </w:tcPr>
          <w:p w14:paraId="62CCD9F4" w14:textId="05F3365D" w:rsidR="00CE3062" w:rsidRPr="007036CE" w:rsidRDefault="00CE3062" w:rsidP="00CE3062">
            <w:pPr>
              <w:pStyle w:val="GOSTTablenorm"/>
              <w:rPr>
                <w:szCs w:val="22"/>
              </w:rPr>
            </w:pPr>
            <w:r w:rsidRPr="007036CE">
              <w:rPr>
                <w:szCs w:val="22"/>
              </w:rPr>
              <w:t>Нет</w:t>
            </w:r>
          </w:p>
        </w:tc>
        <w:tc>
          <w:tcPr>
            <w:tcW w:w="1115" w:type="pct"/>
          </w:tcPr>
          <w:p w14:paraId="67D24F4A" w14:textId="77777777" w:rsidR="00CE3062" w:rsidRPr="007036CE" w:rsidRDefault="00CE3062" w:rsidP="00CE3062">
            <w:pPr>
              <w:pStyle w:val="GOSTTablenorm"/>
              <w:rPr>
                <w:szCs w:val="22"/>
              </w:rPr>
            </w:pPr>
            <w:r w:rsidRPr="007036CE">
              <w:rPr>
                <w:szCs w:val="22"/>
              </w:rPr>
              <w:t>Дата ввода в действие</w:t>
            </w:r>
          </w:p>
        </w:tc>
        <w:tc>
          <w:tcPr>
            <w:tcW w:w="1115" w:type="pct"/>
          </w:tcPr>
          <w:p w14:paraId="0A38A812" w14:textId="74077223" w:rsidR="00CE3062" w:rsidRPr="007036CE" w:rsidRDefault="00F24AFB" w:rsidP="00CE3062">
            <w:pPr>
              <w:pStyle w:val="GOSTTablenorm"/>
              <w:rPr>
                <w:szCs w:val="24"/>
              </w:rPr>
            </w:pPr>
            <w:ins w:id="10712" w:author="EXP-320404" w:date="2025-08-21T10:17:00Z">
              <w:r w:rsidRPr="007036CE">
                <w:t>SettlementDate</w:t>
              </w:r>
            </w:ins>
            <w:del w:id="10713" w:author="EXP-320404" w:date="2025-08-21T10:17:00Z">
              <w:r w:rsidR="00CE3062" w:rsidRPr="007036CE" w:rsidDel="00F24AFB">
                <w:rPr>
                  <w:szCs w:val="24"/>
                </w:rPr>
                <w:delText>EVENT_DATE</w:delText>
              </w:r>
            </w:del>
          </w:p>
        </w:tc>
        <w:tc>
          <w:tcPr>
            <w:tcW w:w="1368" w:type="pct"/>
          </w:tcPr>
          <w:p w14:paraId="3A947A61" w14:textId="77777777" w:rsidR="00CE3062" w:rsidRPr="007036CE" w:rsidRDefault="00CE3062" w:rsidP="00CE3062">
            <w:pPr>
              <w:pStyle w:val="GOSTTablenorm"/>
            </w:pPr>
          </w:p>
        </w:tc>
      </w:tr>
      <w:tr w:rsidR="00194707" w:rsidRPr="007036CE" w14:paraId="66F96690" w14:textId="77777777" w:rsidTr="00B0621B">
        <w:tc>
          <w:tcPr>
            <w:tcW w:w="1115" w:type="pct"/>
          </w:tcPr>
          <w:p w14:paraId="25F621FA" w14:textId="77777777" w:rsidR="00194707" w:rsidRPr="007036CE" w:rsidRDefault="00194707" w:rsidP="00194707">
            <w:pPr>
              <w:pStyle w:val="GOSTTablenorm"/>
              <w:rPr>
                <w:szCs w:val="22"/>
              </w:rPr>
            </w:pPr>
            <w:r w:rsidRPr="007036CE">
              <w:t>Новый_бюджетный_цикл</w:t>
            </w:r>
          </w:p>
        </w:tc>
        <w:tc>
          <w:tcPr>
            <w:tcW w:w="287" w:type="pct"/>
          </w:tcPr>
          <w:p w14:paraId="6E823348" w14:textId="77777777" w:rsidR="00194707" w:rsidRPr="007036CE" w:rsidRDefault="00194707" w:rsidP="00194707">
            <w:pPr>
              <w:pStyle w:val="GOSTTablenorm"/>
              <w:rPr>
                <w:szCs w:val="22"/>
              </w:rPr>
            </w:pPr>
            <w:r w:rsidRPr="007036CE">
              <w:rPr>
                <w:szCs w:val="22"/>
              </w:rPr>
              <w:t>Нет</w:t>
            </w:r>
          </w:p>
        </w:tc>
        <w:tc>
          <w:tcPr>
            <w:tcW w:w="1115" w:type="pct"/>
          </w:tcPr>
          <w:p w14:paraId="13F64B98" w14:textId="77777777" w:rsidR="00194707" w:rsidRPr="007036CE" w:rsidRDefault="00194707" w:rsidP="00194707">
            <w:pPr>
              <w:pStyle w:val="GOSTTablenorm"/>
              <w:rPr>
                <w:szCs w:val="22"/>
              </w:rPr>
            </w:pPr>
            <w:r w:rsidRPr="007036CE">
              <w:t>Признак «Новый бюджетный цикл»</w:t>
            </w:r>
          </w:p>
        </w:tc>
        <w:tc>
          <w:tcPr>
            <w:tcW w:w="1115" w:type="pct"/>
          </w:tcPr>
          <w:p w14:paraId="6ABEB233" w14:textId="77777777" w:rsidR="00194707" w:rsidRPr="007036CE" w:rsidRDefault="00194707" w:rsidP="00194707">
            <w:pPr>
              <w:pStyle w:val="GOSTTablenorm"/>
              <w:rPr>
                <w:szCs w:val="24"/>
              </w:rPr>
            </w:pPr>
            <w:r w:rsidRPr="007036CE">
              <w:rPr>
                <w:lang w:val="en-US"/>
              </w:rPr>
              <w:t>NBC</w:t>
            </w:r>
          </w:p>
        </w:tc>
        <w:tc>
          <w:tcPr>
            <w:tcW w:w="1368" w:type="pct"/>
          </w:tcPr>
          <w:p w14:paraId="30C74045" w14:textId="77777777" w:rsidR="00194707" w:rsidRPr="007036CE" w:rsidRDefault="00194707" w:rsidP="00194707">
            <w:pPr>
              <w:pStyle w:val="GOSTTablenorm"/>
            </w:pPr>
            <w:r w:rsidRPr="007036CE">
              <w:rPr>
                <w:lang w:val="en-US"/>
              </w:rPr>
              <w:t>-</w:t>
            </w:r>
          </w:p>
        </w:tc>
      </w:tr>
      <w:tr w:rsidR="00194707" w:rsidRPr="007036CE" w14:paraId="5AB66664" w14:textId="77777777" w:rsidTr="00B0621B">
        <w:tc>
          <w:tcPr>
            <w:tcW w:w="1115" w:type="pct"/>
          </w:tcPr>
          <w:p w14:paraId="08E097CE" w14:textId="77777777" w:rsidR="00194707" w:rsidRPr="007036CE" w:rsidRDefault="00194707" w:rsidP="00194707">
            <w:pPr>
              <w:pStyle w:val="GOSTTablenorm"/>
              <w:rPr>
                <w:szCs w:val="22"/>
              </w:rPr>
            </w:pPr>
            <w:r w:rsidRPr="007036CE">
              <w:t>Номер_строки</w:t>
            </w:r>
          </w:p>
        </w:tc>
        <w:tc>
          <w:tcPr>
            <w:tcW w:w="287" w:type="pct"/>
          </w:tcPr>
          <w:p w14:paraId="2B2C661F" w14:textId="77777777" w:rsidR="00194707" w:rsidRPr="007036CE" w:rsidRDefault="00194707" w:rsidP="00194707">
            <w:pPr>
              <w:pStyle w:val="GOSTTablenorm"/>
              <w:rPr>
                <w:szCs w:val="22"/>
              </w:rPr>
            </w:pPr>
            <w:r w:rsidRPr="007036CE">
              <w:rPr>
                <w:szCs w:val="22"/>
              </w:rPr>
              <w:t>Да</w:t>
            </w:r>
          </w:p>
        </w:tc>
        <w:tc>
          <w:tcPr>
            <w:tcW w:w="1115" w:type="pct"/>
          </w:tcPr>
          <w:p w14:paraId="61567426" w14:textId="77777777" w:rsidR="00194707" w:rsidRPr="007036CE" w:rsidRDefault="00194707" w:rsidP="00194707">
            <w:pPr>
              <w:pStyle w:val="GOSTTablenorm"/>
              <w:rPr>
                <w:szCs w:val="22"/>
              </w:rPr>
            </w:pPr>
            <w:r w:rsidRPr="007036CE">
              <w:t>Номер строки</w:t>
            </w:r>
          </w:p>
        </w:tc>
        <w:tc>
          <w:tcPr>
            <w:tcW w:w="1115" w:type="pct"/>
          </w:tcPr>
          <w:p w14:paraId="4CB2BB2F" w14:textId="77777777" w:rsidR="00194707" w:rsidRPr="007036CE" w:rsidRDefault="00194707" w:rsidP="00194707">
            <w:pPr>
              <w:pStyle w:val="GOSTTablenorm"/>
              <w:rPr>
                <w:szCs w:val="24"/>
                <w:lang w:val="en-US"/>
              </w:rPr>
            </w:pPr>
            <w:r w:rsidRPr="007036CE">
              <w:rPr>
                <w:b/>
                <w:szCs w:val="24"/>
                <w:lang w:val="en-US"/>
              </w:rPr>
              <w:t>SECTION_1</w:t>
            </w:r>
            <w:r w:rsidRPr="007036CE">
              <w:rPr>
                <w:b/>
                <w:szCs w:val="24"/>
              </w:rPr>
              <w:t>:</w:t>
            </w:r>
            <w:r w:rsidRPr="007036CE">
              <w:rPr>
                <w:szCs w:val="24"/>
                <w:lang w:val="en-US"/>
              </w:rPr>
              <w:t>NUMBROW</w:t>
            </w:r>
          </w:p>
          <w:p w14:paraId="7FC3CAB2" w14:textId="77777777" w:rsidR="00194707" w:rsidRPr="007036CE" w:rsidRDefault="00194707" w:rsidP="00194707">
            <w:pPr>
              <w:pStyle w:val="GOSTTablenorm"/>
              <w:rPr>
                <w:szCs w:val="24"/>
              </w:rPr>
            </w:pPr>
            <w:r w:rsidRPr="007036CE">
              <w:rPr>
                <w:b/>
                <w:szCs w:val="24"/>
                <w:lang w:val="en-US"/>
              </w:rPr>
              <w:t>SECTION_2</w:t>
            </w:r>
            <w:r w:rsidRPr="007036CE">
              <w:rPr>
                <w:b/>
                <w:szCs w:val="24"/>
              </w:rPr>
              <w:t>:</w:t>
            </w:r>
            <w:r w:rsidRPr="007036CE">
              <w:rPr>
                <w:szCs w:val="24"/>
                <w:lang w:val="en-US"/>
              </w:rPr>
              <w:t>NUMBROW</w:t>
            </w:r>
          </w:p>
        </w:tc>
        <w:tc>
          <w:tcPr>
            <w:tcW w:w="1368" w:type="pct"/>
          </w:tcPr>
          <w:p w14:paraId="1543F997" w14:textId="77777777" w:rsidR="00194707" w:rsidRPr="007036CE" w:rsidRDefault="00194707" w:rsidP="00194707">
            <w:pPr>
              <w:pStyle w:val="GOSTTablenorm"/>
              <w:rPr>
                <w:szCs w:val="24"/>
              </w:rPr>
            </w:pPr>
            <w:r w:rsidRPr="007036CE">
              <w:t xml:space="preserve">При обработке раздела 1 заполняется из тега </w:t>
            </w:r>
            <w:r w:rsidRPr="007036CE">
              <w:rPr>
                <w:b/>
                <w:szCs w:val="24"/>
                <w:lang w:val="en-US"/>
              </w:rPr>
              <w:t>SECTION</w:t>
            </w:r>
            <w:r w:rsidRPr="007036CE">
              <w:rPr>
                <w:b/>
                <w:szCs w:val="24"/>
              </w:rPr>
              <w:t>_1:</w:t>
            </w:r>
            <w:r w:rsidRPr="007036CE">
              <w:rPr>
                <w:szCs w:val="24"/>
                <w:lang w:val="en-US"/>
              </w:rPr>
              <w:t>NUMBROW</w:t>
            </w:r>
          </w:p>
          <w:p w14:paraId="5EC58619" w14:textId="1DBF10D5" w:rsidR="00194707" w:rsidRPr="007036CE" w:rsidRDefault="00194707" w:rsidP="00194707">
            <w:pPr>
              <w:pStyle w:val="GOSTTablenorm"/>
            </w:pPr>
            <w:r w:rsidRPr="007036CE">
              <w:t xml:space="preserve">При обработке раздела 2 заполняется из тега </w:t>
            </w:r>
            <w:r w:rsidRPr="007036CE">
              <w:rPr>
                <w:b/>
                <w:szCs w:val="24"/>
                <w:lang w:val="en-US"/>
              </w:rPr>
              <w:t>SECTION</w:t>
            </w:r>
            <w:r w:rsidRPr="007036CE">
              <w:rPr>
                <w:b/>
                <w:szCs w:val="24"/>
              </w:rPr>
              <w:t>_2:</w:t>
            </w:r>
            <w:r w:rsidRPr="007036CE">
              <w:rPr>
                <w:szCs w:val="24"/>
                <w:lang w:val="en-US"/>
              </w:rPr>
              <w:t>NUMBROW</w:t>
            </w:r>
          </w:p>
        </w:tc>
      </w:tr>
      <w:tr w:rsidR="00194707" w:rsidRPr="007036CE" w14:paraId="7E45D235" w14:textId="77777777" w:rsidTr="00B0621B">
        <w:tc>
          <w:tcPr>
            <w:tcW w:w="1115" w:type="pct"/>
          </w:tcPr>
          <w:p w14:paraId="2282E717" w14:textId="77777777" w:rsidR="00194707" w:rsidRPr="007036CE" w:rsidRDefault="00194707" w:rsidP="00194707">
            <w:pPr>
              <w:pStyle w:val="GOSTTablenorm"/>
              <w:rPr>
                <w:szCs w:val="22"/>
              </w:rPr>
            </w:pPr>
            <w:r w:rsidRPr="007036CE">
              <w:rPr>
                <w:szCs w:val="22"/>
              </w:rPr>
              <w:t>Признак_детальной_строки</w:t>
            </w:r>
          </w:p>
        </w:tc>
        <w:tc>
          <w:tcPr>
            <w:tcW w:w="287" w:type="pct"/>
          </w:tcPr>
          <w:p w14:paraId="12E83241" w14:textId="77777777" w:rsidR="00194707" w:rsidRPr="007036CE" w:rsidRDefault="00194707" w:rsidP="00194707">
            <w:pPr>
              <w:pStyle w:val="GOSTTablenorm"/>
              <w:rPr>
                <w:szCs w:val="22"/>
              </w:rPr>
            </w:pPr>
            <w:r w:rsidRPr="007036CE">
              <w:rPr>
                <w:szCs w:val="22"/>
              </w:rPr>
              <w:t>Да</w:t>
            </w:r>
          </w:p>
        </w:tc>
        <w:tc>
          <w:tcPr>
            <w:tcW w:w="1115" w:type="pct"/>
          </w:tcPr>
          <w:p w14:paraId="70DC935E" w14:textId="77777777" w:rsidR="00194707" w:rsidRPr="007036CE" w:rsidRDefault="00194707" w:rsidP="00194707">
            <w:pPr>
              <w:pStyle w:val="GOSTTablenorm"/>
              <w:rPr>
                <w:szCs w:val="22"/>
              </w:rPr>
            </w:pPr>
            <w:r w:rsidRPr="007036CE">
              <w:rPr>
                <w:szCs w:val="22"/>
              </w:rPr>
              <w:t>Признак детальной строки</w:t>
            </w:r>
          </w:p>
        </w:tc>
        <w:tc>
          <w:tcPr>
            <w:tcW w:w="1115" w:type="pct"/>
          </w:tcPr>
          <w:p w14:paraId="590E8059" w14:textId="27301624" w:rsidR="00194707" w:rsidRPr="007036CE" w:rsidRDefault="00194707" w:rsidP="00194707">
            <w:pPr>
              <w:pStyle w:val="GOSTTablenorm"/>
              <w:rPr>
                <w:b/>
                <w:szCs w:val="24"/>
                <w:lang w:val="en-US"/>
              </w:rPr>
            </w:pPr>
            <w:r w:rsidRPr="007036CE">
              <w:rPr>
                <w:b/>
                <w:szCs w:val="24"/>
                <w:lang w:val="en-US"/>
              </w:rPr>
              <w:t>SECTION_1</w:t>
            </w:r>
            <w:r w:rsidRPr="007036CE">
              <w:rPr>
                <w:b/>
                <w:szCs w:val="24"/>
              </w:rPr>
              <w:t>:</w:t>
            </w:r>
            <w:r w:rsidRPr="007036CE">
              <w:t>SIGNKBK</w:t>
            </w:r>
          </w:p>
          <w:p w14:paraId="1C5EB246" w14:textId="77777777" w:rsidR="00194707" w:rsidRPr="007036CE" w:rsidRDefault="00194707" w:rsidP="00194707">
            <w:pPr>
              <w:pStyle w:val="GOSTTablenorm"/>
            </w:pPr>
            <w:r w:rsidRPr="007036CE">
              <w:rPr>
                <w:b/>
                <w:szCs w:val="24"/>
                <w:lang w:val="en-US"/>
              </w:rPr>
              <w:lastRenderedPageBreak/>
              <w:t>SECTION_2</w:t>
            </w:r>
            <w:r w:rsidRPr="007036CE">
              <w:rPr>
                <w:b/>
                <w:szCs w:val="24"/>
              </w:rPr>
              <w:t>:</w:t>
            </w:r>
            <w:r w:rsidRPr="007036CE">
              <w:t>SIGNKBK</w:t>
            </w:r>
          </w:p>
        </w:tc>
        <w:tc>
          <w:tcPr>
            <w:tcW w:w="1368" w:type="pct"/>
          </w:tcPr>
          <w:p w14:paraId="77E9D608" w14:textId="77777777" w:rsidR="00194707" w:rsidRPr="007036CE" w:rsidRDefault="00194707" w:rsidP="00194707">
            <w:pPr>
              <w:pStyle w:val="GOSTTablenorm"/>
            </w:pPr>
            <w:r w:rsidRPr="007036CE">
              <w:lastRenderedPageBreak/>
              <w:t>При обработке раздела 1 заполняется из те</w:t>
            </w:r>
            <w:r w:rsidRPr="007036CE">
              <w:lastRenderedPageBreak/>
              <w:t>га</w:t>
            </w:r>
            <w:r w:rsidRPr="007036CE">
              <w:rPr>
                <w:b/>
                <w:szCs w:val="24"/>
              </w:rPr>
              <w:t xml:space="preserve"> </w:t>
            </w:r>
            <w:r w:rsidRPr="007036CE">
              <w:rPr>
                <w:b/>
                <w:szCs w:val="24"/>
                <w:lang w:val="en-US"/>
              </w:rPr>
              <w:t>SECTION</w:t>
            </w:r>
            <w:r w:rsidRPr="007036CE">
              <w:rPr>
                <w:b/>
                <w:szCs w:val="24"/>
              </w:rPr>
              <w:t>_1:</w:t>
            </w:r>
            <w:r w:rsidRPr="007036CE">
              <w:t>SIGNKBK</w:t>
            </w:r>
          </w:p>
          <w:p w14:paraId="60C4F05C" w14:textId="77777777" w:rsidR="00194707" w:rsidRPr="007036CE" w:rsidRDefault="00194707" w:rsidP="00194707">
            <w:pPr>
              <w:pStyle w:val="GOSTTablenorm"/>
            </w:pPr>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t>SIGNKBK</w:t>
            </w:r>
          </w:p>
        </w:tc>
      </w:tr>
      <w:tr w:rsidR="00194707" w:rsidRPr="007036CE" w14:paraId="0CF99756" w14:textId="77777777" w:rsidTr="00B0621B">
        <w:tc>
          <w:tcPr>
            <w:tcW w:w="1115" w:type="pct"/>
          </w:tcPr>
          <w:p w14:paraId="579E44D2" w14:textId="77777777" w:rsidR="00194707" w:rsidRPr="007036CE" w:rsidRDefault="00194707" w:rsidP="00194707">
            <w:pPr>
              <w:pStyle w:val="GOSTTablenorm"/>
              <w:rPr>
                <w:szCs w:val="22"/>
              </w:rPr>
            </w:pPr>
            <w:r w:rsidRPr="007036CE">
              <w:rPr>
                <w:szCs w:val="22"/>
              </w:rPr>
              <w:lastRenderedPageBreak/>
              <w:t>КБК</w:t>
            </w:r>
          </w:p>
        </w:tc>
        <w:tc>
          <w:tcPr>
            <w:tcW w:w="287" w:type="pct"/>
          </w:tcPr>
          <w:p w14:paraId="6DC31902" w14:textId="77777777" w:rsidR="00194707" w:rsidRPr="007036CE" w:rsidRDefault="00194707" w:rsidP="00194707">
            <w:pPr>
              <w:pStyle w:val="GOSTTablenorm"/>
              <w:rPr>
                <w:szCs w:val="22"/>
              </w:rPr>
            </w:pPr>
            <w:r w:rsidRPr="007036CE">
              <w:rPr>
                <w:szCs w:val="22"/>
              </w:rPr>
              <w:t>Да</w:t>
            </w:r>
          </w:p>
        </w:tc>
        <w:tc>
          <w:tcPr>
            <w:tcW w:w="1115" w:type="pct"/>
          </w:tcPr>
          <w:p w14:paraId="70A35111" w14:textId="77777777" w:rsidR="00194707" w:rsidRPr="007036CE" w:rsidRDefault="00194707" w:rsidP="00194707">
            <w:pPr>
              <w:pStyle w:val="GOSTTablenorm"/>
              <w:rPr>
                <w:szCs w:val="22"/>
              </w:rPr>
            </w:pPr>
            <w:r w:rsidRPr="007036CE">
              <w:rPr>
                <w:szCs w:val="22"/>
              </w:rPr>
              <w:t>КБК</w:t>
            </w:r>
          </w:p>
        </w:tc>
        <w:tc>
          <w:tcPr>
            <w:tcW w:w="1115" w:type="pct"/>
          </w:tcPr>
          <w:p w14:paraId="4469F662" w14:textId="77777777" w:rsidR="00194707" w:rsidRPr="007036CE" w:rsidRDefault="00194707" w:rsidP="00194707">
            <w:pPr>
              <w:pStyle w:val="GOSTTablenorm"/>
              <w:rPr>
                <w:szCs w:val="24"/>
                <w:lang w:val="en-US"/>
              </w:rPr>
            </w:pPr>
            <w:r w:rsidRPr="007036CE">
              <w:rPr>
                <w:b/>
                <w:szCs w:val="24"/>
                <w:lang w:val="en-US"/>
              </w:rPr>
              <w:t>SECTION_1</w:t>
            </w:r>
            <w:r w:rsidRPr="007036CE">
              <w:rPr>
                <w:b/>
                <w:szCs w:val="24"/>
              </w:rPr>
              <w:t>:</w:t>
            </w:r>
            <w:r w:rsidRPr="007036CE">
              <w:rPr>
                <w:szCs w:val="24"/>
                <w:lang w:val="en-US"/>
              </w:rPr>
              <w:t>KBK</w:t>
            </w:r>
          </w:p>
          <w:p w14:paraId="301DD529" w14:textId="77777777" w:rsidR="00194707" w:rsidRPr="007036CE" w:rsidRDefault="00194707" w:rsidP="00194707">
            <w:pPr>
              <w:pStyle w:val="GOSTTablenorm"/>
            </w:pPr>
            <w:r w:rsidRPr="007036CE">
              <w:rPr>
                <w:b/>
                <w:szCs w:val="24"/>
                <w:lang w:val="en-US"/>
              </w:rPr>
              <w:t>SECTION_2</w:t>
            </w:r>
            <w:r w:rsidRPr="007036CE">
              <w:rPr>
                <w:b/>
                <w:szCs w:val="24"/>
              </w:rPr>
              <w:t>:</w:t>
            </w:r>
            <w:r w:rsidRPr="007036CE">
              <w:rPr>
                <w:szCs w:val="24"/>
                <w:lang w:val="en-US"/>
              </w:rPr>
              <w:t>KBK</w:t>
            </w:r>
          </w:p>
        </w:tc>
        <w:tc>
          <w:tcPr>
            <w:tcW w:w="1368" w:type="pct"/>
          </w:tcPr>
          <w:p w14:paraId="03874B48" w14:textId="77777777" w:rsidR="00194707" w:rsidRPr="007036CE" w:rsidRDefault="00194707" w:rsidP="00194707">
            <w:pPr>
              <w:pStyle w:val="GOSTTablenorm"/>
              <w:rPr>
                <w:szCs w:val="24"/>
              </w:rPr>
            </w:pPr>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4"/>
                <w:lang w:val="en-US"/>
              </w:rPr>
              <w:t>KBK</w:t>
            </w:r>
          </w:p>
          <w:p w14:paraId="785FC446" w14:textId="77777777" w:rsidR="00194707" w:rsidRPr="007036CE" w:rsidRDefault="00194707" w:rsidP="00194707">
            <w:pPr>
              <w:pStyle w:val="GOSTTablenorm"/>
            </w:pPr>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4"/>
                <w:lang w:val="en-US"/>
              </w:rPr>
              <w:t>KBK</w:t>
            </w:r>
          </w:p>
        </w:tc>
      </w:tr>
      <w:tr w:rsidR="00194707" w:rsidRPr="007036CE" w14:paraId="3CE71858" w14:textId="77777777" w:rsidTr="00B0621B">
        <w:tc>
          <w:tcPr>
            <w:tcW w:w="1115" w:type="pct"/>
          </w:tcPr>
          <w:p w14:paraId="5E2F72EA" w14:textId="77777777" w:rsidR="00194707" w:rsidRPr="007036CE" w:rsidRDefault="00194707" w:rsidP="00194707">
            <w:pPr>
              <w:pStyle w:val="GOSTTablenorm"/>
              <w:rPr>
                <w:szCs w:val="22"/>
              </w:rPr>
            </w:pPr>
            <w:r w:rsidRPr="007036CE">
              <w:rPr>
                <w:szCs w:val="22"/>
              </w:rPr>
              <w:t>Тип_КБК</w:t>
            </w:r>
          </w:p>
        </w:tc>
        <w:tc>
          <w:tcPr>
            <w:tcW w:w="287" w:type="pct"/>
          </w:tcPr>
          <w:p w14:paraId="5D586F72" w14:textId="77777777" w:rsidR="00194707" w:rsidRPr="007036CE" w:rsidRDefault="00194707" w:rsidP="00194707">
            <w:pPr>
              <w:pStyle w:val="GOSTTablenorm"/>
              <w:rPr>
                <w:szCs w:val="22"/>
              </w:rPr>
            </w:pPr>
            <w:r w:rsidRPr="007036CE">
              <w:rPr>
                <w:szCs w:val="22"/>
              </w:rPr>
              <w:t>Да</w:t>
            </w:r>
          </w:p>
        </w:tc>
        <w:tc>
          <w:tcPr>
            <w:tcW w:w="1115" w:type="pct"/>
          </w:tcPr>
          <w:p w14:paraId="24B84C98" w14:textId="77777777" w:rsidR="00194707" w:rsidRPr="007036CE" w:rsidRDefault="00194707" w:rsidP="00194707">
            <w:pPr>
              <w:pStyle w:val="GOSTTablenorm"/>
              <w:rPr>
                <w:szCs w:val="22"/>
              </w:rPr>
            </w:pPr>
            <w:r w:rsidRPr="007036CE">
              <w:rPr>
                <w:szCs w:val="22"/>
              </w:rPr>
              <w:t>Тип КБК</w:t>
            </w:r>
          </w:p>
        </w:tc>
        <w:tc>
          <w:tcPr>
            <w:tcW w:w="1115" w:type="pct"/>
          </w:tcPr>
          <w:p w14:paraId="4D5F3770" w14:textId="77777777" w:rsidR="00194707" w:rsidRPr="007036CE" w:rsidRDefault="00194707" w:rsidP="00194707">
            <w:pPr>
              <w:pStyle w:val="GOSTTablenorm"/>
              <w:rPr>
                <w:szCs w:val="24"/>
              </w:rPr>
            </w:pPr>
            <w:r w:rsidRPr="007036CE">
              <w:rPr>
                <w:b/>
                <w:szCs w:val="24"/>
                <w:lang w:val="en-US"/>
              </w:rPr>
              <w:t>SECTION_1</w:t>
            </w:r>
            <w:r w:rsidRPr="007036CE">
              <w:rPr>
                <w:b/>
                <w:szCs w:val="24"/>
              </w:rPr>
              <w:t>:</w:t>
            </w:r>
            <w:r w:rsidRPr="007036CE">
              <w:rPr>
                <w:szCs w:val="24"/>
              </w:rPr>
              <w:t>TYPEKBK</w:t>
            </w:r>
          </w:p>
          <w:p w14:paraId="58DEA3D2" w14:textId="77777777" w:rsidR="00194707" w:rsidRPr="007036CE" w:rsidRDefault="00194707" w:rsidP="00194707">
            <w:pPr>
              <w:pStyle w:val="GOSTTablenorm"/>
              <w:rPr>
                <w:szCs w:val="24"/>
                <w:lang w:val="en-US"/>
              </w:rPr>
            </w:pPr>
            <w:r w:rsidRPr="007036CE">
              <w:rPr>
                <w:b/>
                <w:szCs w:val="24"/>
                <w:lang w:val="en-US"/>
              </w:rPr>
              <w:t>SECTION_2</w:t>
            </w:r>
            <w:r w:rsidRPr="007036CE">
              <w:rPr>
                <w:b/>
                <w:szCs w:val="24"/>
              </w:rPr>
              <w:t>:</w:t>
            </w:r>
            <w:r w:rsidRPr="007036CE">
              <w:rPr>
                <w:szCs w:val="24"/>
              </w:rPr>
              <w:t>TYPEKBK</w:t>
            </w:r>
          </w:p>
        </w:tc>
        <w:tc>
          <w:tcPr>
            <w:tcW w:w="1368" w:type="pct"/>
          </w:tcPr>
          <w:p w14:paraId="703F8AD9" w14:textId="77777777" w:rsidR="00194707" w:rsidRPr="007036CE" w:rsidRDefault="00194707" w:rsidP="00194707">
            <w:pPr>
              <w:pStyle w:val="GOSTTablenorm"/>
              <w:rPr>
                <w:szCs w:val="24"/>
              </w:rPr>
            </w:pPr>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4"/>
              </w:rPr>
              <w:t>TYPEKBK</w:t>
            </w:r>
          </w:p>
          <w:p w14:paraId="50BEA5AF" w14:textId="77777777" w:rsidR="00194707" w:rsidRPr="007036CE" w:rsidRDefault="00194707" w:rsidP="00194707">
            <w:pPr>
              <w:pStyle w:val="GOSTTablenorm"/>
            </w:pPr>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4"/>
              </w:rPr>
              <w:t>TYPEKBK</w:t>
            </w:r>
          </w:p>
        </w:tc>
      </w:tr>
      <w:tr w:rsidR="00194707" w:rsidRPr="007036CE" w14:paraId="566EC176" w14:textId="77777777" w:rsidTr="00B0621B">
        <w:tc>
          <w:tcPr>
            <w:tcW w:w="1115" w:type="pct"/>
          </w:tcPr>
          <w:p w14:paraId="089DC5C8" w14:textId="77777777" w:rsidR="00194707" w:rsidRPr="007036CE" w:rsidRDefault="00194707" w:rsidP="00194707">
            <w:pPr>
              <w:pStyle w:val="GOSTTablenorm"/>
              <w:rPr>
                <w:szCs w:val="22"/>
              </w:rPr>
            </w:pPr>
            <w:r w:rsidRPr="007036CE">
              <w:rPr>
                <w:szCs w:val="22"/>
              </w:rPr>
              <w:t>Укрупненный_КБК</w:t>
            </w:r>
          </w:p>
        </w:tc>
        <w:tc>
          <w:tcPr>
            <w:tcW w:w="287" w:type="pct"/>
          </w:tcPr>
          <w:p w14:paraId="27B94D05" w14:textId="77777777" w:rsidR="00194707" w:rsidRPr="007036CE" w:rsidRDefault="00194707" w:rsidP="00194707">
            <w:pPr>
              <w:pStyle w:val="GOSTTablenorm"/>
              <w:rPr>
                <w:szCs w:val="22"/>
              </w:rPr>
            </w:pPr>
            <w:r w:rsidRPr="007036CE">
              <w:rPr>
                <w:szCs w:val="22"/>
              </w:rPr>
              <w:t>Да</w:t>
            </w:r>
          </w:p>
        </w:tc>
        <w:tc>
          <w:tcPr>
            <w:tcW w:w="1115" w:type="pct"/>
          </w:tcPr>
          <w:p w14:paraId="0ACC779C" w14:textId="77777777" w:rsidR="00194707" w:rsidRPr="007036CE" w:rsidRDefault="00194707" w:rsidP="00194707">
            <w:pPr>
              <w:pStyle w:val="GOSTTablenorm"/>
              <w:rPr>
                <w:szCs w:val="22"/>
              </w:rPr>
            </w:pPr>
            <w:r w:rsidRPr="007036CE">
              <w:rPr>
                <w:szCs w:val="22"/>
              </w:rPr>
              <w:t>Укрупненный КБК</w:t>
            </w:r>
          </w:p>
        </w:tc>
        <w:tc>
          <w:tcPr>
            <w:tcW w:w="1115" w:type="pct"/>
          </w:tcPr>
          <w:p w14:paraId="0AC66841" w14:textId="31B2E26D" w:rsidR="00194707" w:rsidRPr="007036CE" w:rsidRDefault="00194707" w:rsidP="00194707">
            <w:pPr>
              <w:pStyle w:val="GOSTTablenorm"/>
              <w:rPr>
                <w:szCs w:val="24"/>
              </w:rPr>
            </w:pPr>
            <w:r w:rsidRPr="007036CE">
              <w:rPr>
                <w:b/>
                <w:szCs w:val="24"/>
                <w:lang w:val="en-US"/>
              </w:rPr>
              <w:t>SECTION_1</w:t>
            </w:r>
            <w:r w:rsidRPr="007036CE">
              <w:rPr>
                <w:b/>
                <w:szCs w:val="24"/>
              </w:rPr>
              <w:t>:</w:t>
            </w:r>
            <w:r w:rsidRPr="007036CE">
              <w:rPr>
                <w:szCs w:val="24"/>
              </w:rPr>
              <w:t>NULLKBK</w:t>
            </w:r>
          </w:p>
        </w:tc>
        <w:tc>
          <w:tcPr>
            <w:tcW w:w="1368" w:type="pct"/>
          </w:tcPr>
          <w:p w14:paraId="5089EDA5" w14:textId="6BEF9BBA" w:rsidR="00194707" w:rsidRPr="007036CE" w:rsidRDefault="00194707" w:rsidP="00194707">
            <w:pPr>
              <w:pStyle w:val="GOSTTablenorm"/>
            </w:pPr>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4"/>
              </w:rPr>
              <w:t>NULLKBK</w:t>
            </w:r>
          </w:p>
        </w:tc>
      </w:tr>
      <w:tr w:rsidR="00194707" w:rsidRPr="007036CE" w14:paraId="01843151" w14:textId="77777777" w:rsidTr="00B0621B">
        <w:tc>
          <w:tcPr>
            <w:tcW w:w="1115" w:type="pct"/>
          </w:tcPr>
          <w:p w14:paraId="7200A2A2" w14:textId="77777777" w:rsidR="00194707" w:rsidRPr="007036CE" w:rsidRDefault="00194707" w:rsidP="00194707">
            <w:pPr>
              <w:pStyle w:val="GOSTTablenorm"/>
              <w:rPr>
                <w:szCs w:val="22"/>
              </w:rPr>
            </w:pPr>
            <w:r w:rsidRPr="007036CE">
              <w:rPr>
                <w:szCs w:val="22"/>
              </w:rPr>
              <w:t>Номер_ЛС</w:t>
            </w:r>
          </w:p>
        </w:tc>
        <w:tc>
          <w:tcPr>
            <w:tcW w:w="287" w:type="pct"/>
          </w:tcPr>
          <w:p w14:paraId="1D6C07BB" w14:textId="77777777" w:rsidR="00194707" w:rsidRPr="007036CE" w:rsidRDefault="00194707" w:rsidP="00194707">
            <w:pPr>
              <w:pStyle w:val="GOSTTablenorm"/>
              <w:rPr>
                <w:szCs w:val="22"/>
              </w:rPr>
            </w:pPr>
            <w:r w:rsidRPr="007036CE">
              <w:rPr>
                <w:szCs w:val="22"/>
              </w:rPr>
              <w:t>Да</w:t>
            </w:r>
          </w:p>
        </w:tc>
        <w:tc>
          <w:tcPr>
            <w:tcW w:w="1115" w:type="pct"/>
          </w:tcPr>
          <w:p w14:paraId="5471538B" w14:textId="77777777" w:rsidR="00194707" w:rsidRPr="007036CE" w:rsidRDefault="00194707" w:rsidP="00194707">
            <w:pPr>
              <w:pStyle w:val="GOSTTablenorm"/>
              <w:rPr>
                <w:szCs w:val="22"/>
              </w:rPr>
            </w:pPr>
            <w:r w:rsidRPr="007036CE">
              <w:rPr>
                <w:szCs w:val="22"/>
              </w:rPr>
              <w:t>ЛС</w:t>
            </w:r>
          </w:p>
        </w:tc>
        <w:tc>
          <w:tcPr>
            <w:tcW w:w="1115" w:type="pct"/>
          </w:tcPr>
          <w:p w14:paraId="1A9EE7B2" w14:textId="77777777" w:rsidR="00194707" w:rsidRPr="007036CE" w:rsidRDefault="00194707" w:rsidP="00194707">
            <w:pPr>
              <w:pStyle w:val="GOSTTablenorm"/>
              <w:rPr>
                <w:szCs w:val="24"/>
                <w:lang w:val="en-US"/>
              </w:rPr>
            </w:pPr>
            <w:r w:rsidRPr="007036CE">
              <w:rPr>
                <w:b/>
                <w:szCs w:val="24"/>
                <w:lang w:val="en-US"/>
              </w:rPr>
              <w:t>SECTION_1</w:t>
            </w:r>
            <w:r w:rsidRPr="007036CE">
              <w:rPr>
                <w:b/>
                <w:szCs w:val="24"/>
              </w:rPr>
              <w:t>:</w:t>
            </w:r>
            <w:r w:rsidRPr="007036CE">
              <w:rPr>
                <w:szCs w:val="24"/>
                <w:lang w:val="en-US"/>
              </w:rPr>
              <w:t>PA</w:t>
            </w:r>
          </w:p>
          <w:p w14:paraId="5D2B563A" w14:textId="77777777" w:rsidR="00194707" w:rsidRPr="007036CE" w:rsidRDefault="00194707" w:rsidP="00194707">
            <w:pPr>
              <w:pStyle w:val="GOSTTablenorm"/>
              <w:rPr>
                <w:szCs w:val="24"/>
              </w:rPr>
            </w:pPr>
            <w:r w:rsidRPr="007036CE">
              <w:rPr>
                <w:b/>
                <w:szCs w:val="24"/>
                <w:lang w:val="en-US"/>
              </w:rPr>
              <w:t>SECTION_</w:t>
            </w:r>
            <w:r w:rsidRPr="007036CE">
              <w:rPr>
                <w:b/>
                <w:szCs w:val="24"/>
              </w:rPr>
              <w:t>2:</w:t>
            </w:r>
            <w:r w:rsidRPr="007036CE">
              <w:rPr>
                <w:szCs w:val="24"/>
                <w:lang w:val="en-US"/>
              </w:rPr>
              <w:t>PA</w:t>
            </w:r>
          </w:p>
        </w:tc>
        <w:tc>
          <w:tcPr>
            <w:tcW w:w="1368" w:type="pct"/>
          </w:tcPr>
          <w:p w14:paraId="6297E29C" w14:textId="77777777" w:rsidR="00194707" w:rsidRPr="007036CE" w:rsidRDefault="00194707" w:rsidP="00194707">
            <w:pPr>
              <w:pStyle w:val="GOSTTablenorm"/>
              <w:rPr>
                <w:szCs w:val="24"/>
              </w:rPr>
            </w:pPr>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4"/>
                <w:lang w:val="en-US"/>
              </w:rPr>
              <w:t>PA</w:t>
            </w:r>
          </w:p>
          <w:p w14:paraId="77DD57F4" w14:textId="77777777" w:rsidR="00194707" w:rsidRPr="007036CE" w:rsidRDefault="00194707" w:rsidP="00194707">
            <w:pPr>
              <w:pStyle w:val="GOSTTablenorm"/>
            </w:pPr>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4"/>
                <w:lang w:val="en-US"/>
              </w:rPr>
              <w:t>PA</w:t>
            </w:r>
          </w:p>
        </w:tc>
      </w:tr>
      <w:tr w:rsidR="00194707" w:rsidRPr="007036CE" w14:paraId="121DC9F0" w14:textId="77777777" w:rsidTr="00B0621B">
        <w:tc>
          <w:tcPr>
            <w:tcW w:w="1115" w:type="pct"/>
          </w:tcPr>
          <w:p w14:paraId="4764A5B3" w14:textId="77777777" w:rsidR="00194707" w:rsidRPr="007036CE" w:rsidRDefault="00194707" w:rsidP="00194707">
            <w:pPr>
              <w:pStyle w:val="GOSTTablenorm"/>
              <w:rPr>
                <w:szCs w:val="22"/>
              </w:rPr>
            </w:pPr>
            <w:r w:rsidRPr="007036CE">
              <w:rPr>
                <w:szCs w:val="22"/>
              </w:rPr>
              <w:t>Код_контура</w:t>
            </w:r>
          </w:p>
        </w:tc>
        <w:tc>
          <w:tcPr>
            <w:tcW w:w="287" w:type="pct"/>
          </w:tcPr>
          <w:p w14:paraId="7B35A37C" w14:textId="77777777" w:rsidR="00194707" w:rsidRPr="007036CE" w:rsidRDefault="00194707" w:rsidP="00194707">
            <w:pPr>
              <w:pStyle w:val="GOSTTablenorm"/>
              <w:rPr>
                <w:szCs w:val="22"/>
              </w:rPr>
            </w:pPr>
            <w:r w:rsidRPr="007036CE">
              <w:rPr>
                <w:szCs w:val="22"/>
              </w:rPr>
              <w:t>Да</w:t>
            </w:r>
          </w:p>
        </w:tc>
        <w:tc>
          <w:tcPr>
            <w:tcW w:w="1115" w:type="pct"/>
          </w:tcPr>
          <w:p w14:paraId="53CDC116" w14:textId="77777777" w:rsidR="00194707" w:rsidRPr="007036CE" w:rsidRDefault="00194707" w:rsidP="00194707">
            <w:pPr>
              <w:pStyle w:val="GOSTTablenorm"/>
              <w:rPr>
                <w:szCs w:val="22"/>
              </w:rPr>
            </w:pPr>
            <w:r w:rsidRPr="007036CE">
              <w:rPr>
                <w:szCs w:val="22"/>
              </w:rPr>
              <w:t>Контур</w:t>
            </w:r>
          </w:p>
        </w:tc>
        <w:tc>
          <w:tcPr>
            <w:tcW w:w="1115" w:type="pct"/>
          </w:tcPr>
          <w:p w14:paraId="17753858" w14:textId="77777777" w:rsidR="00194707" w:rsidRPr="007036CE" w:rsidRDefault="00194707" w:rsidP="00194707">
            <w:pPr>
              <w:pStyle w:val="GOSTTablenorm"/>
              <w:rPr>
                <w:szCs w:val="22"/>
                <w:lang w:val="en-US"/>
              </w:rPr>
            </w:pPr>
            <w:r w:rsidRPr="007036CE">
              <w:rPr>
                <w:b/>
                <w:szCs w:val="24"/>
                <w:lang w:val="en-US"/>
              </w:rPr>
              <w:t>SECTION_1</w:t>
            </w:r>
            <w:r w:rsidRPr="007036CE">
              <w:rPr>
                <w:b/>
                <w:szCs w:val="24"/>
              </w:rPr>
              <w:t>:</w:t>
            </w:r>
            <w:r w:rsidRPr="007036CE">
              <w:rPr>
                <w:szCs w:val="22"/>
                <w:lang w:val="en-US"/>
              </w:rPr>
              <w:t>CONTUR</w:t>
            </w:r>
          </w:p>
          <w:p w14:paraId="06FF4929" w14:textId="77777777" w:rsidR="00194707" w:rsidRPr="007036CE" w:rsidRDefault="00194707" w:rsidP="00194707">
            <w:pPr>
              <w:pStyle w:val="GOSTTablenorm"/>
              <w:rPr>
                <w:szCs w:val="24"/>
                <w:lang w:val="en-US"/>
              </w:rPr>
            </w:pPr>
            <w:r w:rsidRPr="007036CE">
              <w:rPr>
                <w:b/>
                <w:szCs w:val="24"/>
                <w:lang w:val="en-US"/>
              </w:rPr>
              <w:t>SECTION_2</w:t>
            </w:r>
            <w:r w:rsidRPr="007036CE">
              <w:rPr>
                <w:b/>
                <w:szCs w:val="24"/>
              </w:rPr>
              <w:t>:</w:t>
            </w:r>
            <w:r w:rsidRPr="007036CE">
              <w:rPr>
                <w:szCs w:val="22"/>
                <w:lang w:val="en-US"/>
              </w:rPr>
              <w:t>CONTUR</w:t>
            </w:r>
          </w:p>
        </w:tc>
        <w:tc>
          <w:tcPr>
            <w:tcW w:w="1368" w:type="pct"/>
          </w:tcPr>
          <w:p w14:paraId="0AA65E6C" w14:textId="77777777" w:rsidR="00194707" w:rsidRPr="007036CE" w:rsidRDefault="00194707" w:rsidP="00194707">
            <w:pPr>
              <w:pStyle w:val="GOSTTablenorm"/>
              <w:rPr>
                <w:szCs w:val="22"/>
              </w:rPr>
            </w:pPr>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2"/>
                <w:lang w:val="en-US"/>
              </w:rPr>
              <w:t>CONTUR</w:t>
            </w:r>
          </w:p>
          <w:p w14:paraId="2B811560" w14:textId="77777777" w:rsidR="00194707" w:rsidRPr="007036CE" w:rsidRDefault="00194707" w:rsidP="00194707">
            <w:pPr>
              <w:pStyle w:val="GOSTTablenorm"/>
            </w:pPr>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2"/>
                <w:lang w:val="en-US"/>
              </w:rPr>
              <w:t>CONTUR</w:t>
            </w:r>
          </w:p>
        </w:tc>
      </w:tr>
      <w:tr w:rsidR="00194707" w:rsidRPr="007036CE" w14:paraId="058AD4AD" w14:textId="77777777" w:rsidTr="00B0621B">
        <w:tc>
          <w:tcPr>
            <w:tcW w:w="1115" w:type="pct"/>
          </w:tcPr>
          <w:p w14:paraId="1BD8A94C" w14:textId="77777777" w:rsidR="00194707" w:rsidRPr="007036CE" w:rsidRDefault="00194707" w:rsidP="00194707">
            <w:pPr>
              <w:pStyle w:val="GOSTTablenorm"/>
              <w:rPr>
                <w:szCs w:val="22"/>
              </w:rPr>
            </w:pPr>
            <w:r w:rsidRPr="007036CE">
              <w:t>Сумма_текущий_руб</w:t>
            </w:r>
          </w:p>
        </w:tc>
        <w:tc>
          <w:tcPr>
            <w:tcW w:w="287" w:type="pct"/>
          </w:tcPr>
          <w:p w14:paraId="61E3896C" w14:textId="77777777" w:rsidR="00194707" w:rsidRPr="007036CE" w:rsidRDefault="00194707" w:rsidP="00194707">
            <w:pPr>
              <w:pStyle w:val="GOSTTablenorm"/>
              <w:rPr>
                <w:szCs w:val="22"/>
              </w:rPr>
            </w:pPr>
            <w:r w:rsidRPr="007036CE">
              <w:rPr>
                <w:szCs w:val="22"/>
              </w:rPr>
              <w:t>Да</w:t>
            </w:r>
          </w:p>
        </w:tc>
        <w:tc>
          <w:tcPr>
            <w:tcW w:w="1115" w:type="pct"/>
          </w:tcPr>
          <w:p w14:paraId="711BD2A4" w14:textId="77777777" w:rsidR="00194707" w:rsidRPr="007036CE" w:rsidRDefault="00194707" w:rsidP="00194707">
            <w:pPr>
              <w:pStyle w:val="GOSTTablenorm"/>
              <w:rPr>
                <w:szCs w:val="22"/>
              </w:rPr>
            </w:pPr>
            <w:r w:rsidRPr="007036CE">
              <w:t>Сумма на текущий год</w:t>
            </w:r>
          </w:p>
        </w:tc>
        <w:tc>
          <w:tcPr>
            <w:tcW w:w="1115" w:type="pct"/>
          </w:tcPr>
          <w:p w14:paraId="536CD8AF" w14:textId="77777777" w:rsidR="00194707" w:rsidRPr="007036CE" w:rsidRDefault="00194707" w:rsidP="00194707">
            <w:pPr>
              <w:pStyle w:val="GOSTTablenorm"/>
              <w:rPr>
                <w:szCs w:val="22"/>
              </w:rPr>
            </w:pPr>
            <w:r w:rsidRPr="007036CE">
              <w:rPr>
                <w:b/>
                <w:szCs w:val="24"/>
                <w:lang w:val="en-US"/>
              </w:rPr>
              <w:t>SECTION_1</w:t>
            </w:r>
            <w:r w:rsidRPr="007036CE">
              <w:rPr>
                <w:b/>
                <w:szCs w:val="24"/>
              </w:rPr>
              <w:t>:</w:t>
            </w:r>
            <w:r w:rsidRPr="007036CE">
              <w:rPr>
                <w:szCs w:val="22"/>
              </w:rPr>
              <w:t>SUM_1</w:t>
            </w:r>
          </w:p>
          <w:p w14:paraId="11C19C33" w14:textId="77777777" w:rsidR="00194707" w:rsidRPr="007036CE" w:rsidRDefault="00194707" w:rsidP="00194707">
            <w:pPr>
              <w:pStyle w:val="GOSTTablenorm"/>
              <w:rPr>
                <w:szCs w:val="22"/>
                <w:lang w:val="en-US"/>
              </w:rPr>
            </w:pPr>
            <w:r w:rsidRPr="007036CE">
              <w:rPr>
                <w:b/>
                <w:szCs w:val="24"/>
                <w:lang w:val="en-US"/>
              </w:rPr>
              <w:t>SECTION_2</w:t>
            </w:r>
            <w:r w:rsidRPr="007036CE">
              <w:rPr>
                <w:b/>
                <w:szCs w:val="24"/>
              </w:rPr>
              <w:t>:</w:t>
            </w:r>
            <w:r w:rsidRPr="007036CE">
              <w:rPr>
                <w:szCs w:val="22"/>
              </w:rPr>
              <w:t>SUM_1</w:t>
            </w:r>
          </w:p>
        </w:tc>
        <w:tc>
          <w:tcPr>
            <w:tcW w:w="1368" w:type="pct"/>
          </w:tcPr>
          <w:p w14:paraId="4B921636" w14:textId="77777777" w:rsidR="005B21DB" w:rsidRPr="007036CE" w:rsidRDefault="005B21DB" w:rsidP="005B21DB">
            <w:pPr>
              <w:pStyle w:val="GOSTTablenorm"/>
            </w:pPr>
            <w:r w:rsidRPr="007036CE">
              <w:t>Если значение признака «НБЦ» соответствует «0», то заполняется согласно описанию:</w:t>
            </w:r>
          </w:p>
          <w:p w14:paraId="3E6AEC9C" w14:textId="77777777" w:rsidR="00194707" w:rsidRPr="007036CE" w:rsidRDefault="00194707" w:rsidP="00194707">
            <w:pPr>
              <w:pStyle w:val="GOSTTablenorm"/>
              <w:rPr>
                <w:szCs w:val="22"/>
              </w:rPr>
            </w:pPr>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2"/>
              </w:rPr>
              <w:t>SUM_1</w:t>
            </w:r>
            <w:r w:rsidR="002B1F39" w:rsidRPr="007036CE">
              <w:rPr>
                <w:szCs w:val="22"/>
              </w:rPr>
              <w:t>.</w:t>
            </w:r>
          </w:p>
          <w:p w14:paraId="2703F218" w14:textId="7D60EB2D" w:rsidR="00194707" w:rsidRPr="007036CE" w:rsidRDefault="00194707" w:rsidP="00194707">
            <w:pPr>
              <w:pStyle w:val="GOSTTablenorm"/>
              <w:rPr>
                <w:szCs w:val="22"/>
              </w:rPr>
            </w:pPr>
            <w:r w:rsidRPr="007036CE">
              <w:lastRenderedPageBreak/>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w:t>
            </w:r>
            <w:r w:rsidR="001971D4" w:rsidRPr="007036CE">
              <w:rPr>
                <w:b/>
                <w:szCs w:val="24"/>
              </w:rPr>
              <w:t>2</w:t>
            </w:r>
            <w:r w:rsidRPr="007036CE">
              <w:rPr>
                <w:b/>
                <w:szCs w:val="24"/>
              </w:rPr>
              <w:t>:</w:t>
            </w:r>
            <w:r w:rsidRPr="007036CE">
              <w:rPr>
                <w:szCs w:val="22"/>
              </w:rPr>
              <w:t>SUM_1</w:t>
            </w:r>
            <w:r w:rsidR="002B1F39" w:rsidRPr="007036CE">
              <w:rPr>
                <w:szCs w:val="22"/>
              </w:rPr>
              <w:t>.</w:t>
            </w:r>
          </w:p>
          <w:p w14:paraId="5D6B38E4" w14:textId="77777777" w:rsidR="005B21DB" w:rsidRPr="007036CE" w:rsidRDefault="005B21DB" w:rsidP="005B21DB">
            <w:pPr>
              <w:pStyle w:val="GOSTTablenorm"/>
              <w:rPr>
                <w:szCs w:val="22"/>
              </w:rPr>
            </w:pPr>
          </w:p>
          <w:p w14:paraId="7572692D" w14:textId="77777777" w:rsidR="005B21DB" w:rsidRPr="007036CE" w:rsidRDefault="005B21DB" w:rsidP="005B21DB">
            <w:pPr>
              <w:pStyle w:val="GOSTTablenorm"/>
            </w:pPr>
            <w:r w:rsidRPr="007036CE">
              <w:t>Если значение признака «НБЦ» соответствует «1», то указывается «0».</w:t>
            </w:r>
          </w:p>
          <w:p w14:paraId="4139E832" w14:textId="77777777" w:rsidR="00194707" w:rsidRPr="007036CE" w:rsidRDefault="00194707" w:rsidP="00194707">
            <w:pPr>
              <w:pStyle w:val="GOSTTablenorm"/>
              <w:rPr>
                <w:szCs w:val="22"/>
              </w:rPr>
            </w:pPr>
          </w:p>
          <w:p w14:paraId="658DA1F3" w14:textId="2CB7A2B3" w:rsidR="00194707" w:rsidRPr="007036CE" w:rsidRDefault="00194707" w:rsidP="00194707">
            <w:pPr>
              <w:pStyle w:val="GOSTTablenorm"/>
            </w:pPr>
            <w:r w:rsidRPr="007036CE">
              <w:rPr>
                <w:szCs w:val="22"/>
              </w:rPr>
              <w:t xml:space="preserve">Сумма передается в единицах валюты с точностью 2 знака после запятой </w:t>
            </w:r>
            <w:r w:rsidR="00CC2920" w:rsidRPr="007036CE">
              <w:t>–</w:t>
            </w:r>
            <w:r w:rsidRPr="007036CE">
              <w:rPr>
                <w:szCs w:val="22"/>
              </w:rPr>
              <w:t xml:space="preserve"> необходимо конвертировать в минимальные единицы валюты (для данного типа документов умножить на 100)</w:t>
            </w:r>
          </w:p>
        </w:tc>
      </w:tr>
      <w:tr w:rsidR="00194707" w:rsidRPr="007036CE" w14:paraId="59E3B333" w14:textId="77777777" w:rsidTr="00B0621B">
        <w:tc>
          <w:tcPr>
            <w:tcW w:w="1115" w:type="pct"/>
          </w:tcPr>
          <w:p w14:paraId="3A0DABD1" w14:textId="77777777" w:rsidR="00194707" w:rsidRPr="007036CE" w:rsidRDefault="00194707" w:rsidP="00194707">
            <w:pPr>
              <w:pStyle w:val="GOSTTablenorm"/>
              <w:rPr>
                <w:szCs w:val="22"/>
              </w:rPr>
            </w:pPr>
            <w:r w:rsidRPr="007036CE">
              <w:lastRenderedPageBreak/>
              <w:t>Сумма_первый_плановый_руб</w:t>
            </w:r>
          </w:p>
        </w:tc>
        <w:tc>
          <w:tcPr>
            <w:tcW w:w="287" w:type="pct"/>
          </w:tcPr>
          <w:p w14:paraId="398548E4" w14:textId="77777777" w:rsidR="00194707" w:rsidRPr="007036CE" w:rsidRDefault="00194707" w:rsidP="00194707">
            <w:pPr>
              <w:pStyle w:val="GOSTTablenorm"/>
              <w:rPr>
                <w:szCs w:val="22"/>
              </w:rPr>
            </w:pPr>
            <w:r w:rsidRPr="007036CE">
              <w:rPr>
                <w:szCs w:val="22"/>
              </w:rPr>
              <w:t>Да</w:t>
            </w:r>
          </w:p>
        </w:tc>
        <w:tc>
          <w:tcPr>
            <w:tcW w:w="1115" w:type="pct"/>
          </w:tcPr>
          <w:p w14:paraId="494A361C" w14:textId="77777777" w:rsidR="00194707" w:rsidRPr="007036CE" w:rsidRDefault="00194707" w:rsidP="00194707">
            <w:pPr>
              <w:pStyle w:val="GOSTTablenorm"/>
              <w:rPr>
                <w:szCs w:val="22"/>
              </w:rPr>
            </w:pPr>
            <w:r w:rsidRPr="007036CE">
              <w:t>Сумма на первый год планового периода</w:t>
            </w:r>
          </w:p>
        </w:tc>
        <w:tc>
          <w:tcPr>
            <w:tcW w:w="1115" w:type="pct"/>
          </w:tcPr>
          <w:p w14:paraId="3F0A9D80" w14:textId="77777777" w:rsidR="005B21DB" w:rsidRPr="007036CE" w:rsidRDefault="005B21DB" w:rsidP="005B21DB">
            <w:pPr>
              <w:pStyle w:val="GOSTTablenorm"/>
              <w:rPr>
                <w:lang w:val="en-US"/>
              </w:rPr>
            </w:pPr>
            <w:r w:rsidRPr="007036CE">
              <w:rPr>
                <w:b/>
                <w:lang w:val="en-US"/>
              </w:rPr>
              <w:t>SECTION_1:</w:t>
            </w:r>
            <w:r w:rsidRPr="007036CE">
              <w:rPr>
                <w:lang w:val="en-US"/>
              </w:rPr>
              <w:t>SUM_1</w:t>
            </w:r>
          </w:p>
          <w:p w14:paraId="1548FC5D" w14:textId="77777777" w:rsidR="005B21DB" w:rsidRPr="007036CE" w:rsidRDefault="005B21DB" w:rsidP="005B21DB">
            <w:pPr>
              <w:pStyle w:val="GOSTTablenorm"/>
              <w:rPr>
                <w:lang w:val="en-US"/>
              </w:rPr>
            </w:pPr>
            <w:r w:rsidRPr="007036CE">
              <w:rPr>
                <w:b/>
                <w:szCs w:val="24"/>
                <w:lang w:val="en-US"/>
              </w:rPr>
              <w:t>SECTION_2:</w:t>
            </w:r>
            <w:r w:rsidRPr="007036CE">
              <w:rPr>
                <w:lang w:val="en-US"/>
              </w:rPr>
              <w:t>SUM_1</w:t>
            </w:r>
          </w:p>
          <w:p w14:paraId="2C062C7D" w14:textId="77777777" w:rsidR="00194707" w:rsidRPr="007036CE" w:rsidRDefault="00194707" w:rsidP="00194707">
            <w:pPr>
              <w:pStyle w:val="GOSTTablenorm"/>
              <w:rPr>
                <w:szCs w:val="22"/>
                <w:lang w:val="en-US"/>
              </w:rPr>
            </w:pPr>
            <w:r w:rsidRPr="007036CE">
              <w:rPr>
                <w:b/>
                <w:szCs w:val="24"/>
                <w:lang w:val="en-US"/>
              </w:rPr>
              <w:t>SECTION_1:</w:t>
            </w:r>
            <w:r w:rsidRPr="007036CE">
              <w:rPr>
                <w:szCs w:val="22"/>
                <w:lang w:val="en-US"/>
              </w:rPr>
              <w:t>SUM_2</w:t>
            </w:r>
          </w:p>
          <w:p w14:paraId="03E593CD" w14:textId="77777777" w:rsidR="00194707" w:rsidRPr="007036CE" w:rsidRDefault="00194707" w:rsidP="00194707">
            <w:pPr>
              <w:pStyle w:val="GOSTTablenorm"/>
              <w:rPr>
                <w:szCs w:val="24"/>
                <w:lang w:val="en-US"/>
              </w:rPr>
            </w:pPr>
            <w:r w:rsidRPr="007036CE">
              <w:rPr>
                <w:b/>
                <w:szCs w:val="24"/>
                <w:lang w:val="en-US"/>
              </w:rPr>
              <w:t>SECTION_2:</w:t>
            </w:r>
            <w:r w:rsidRPr="007036CE">
              <w:rPr>
                <w:szCs w:val="22"/>
                <w:lang w:val="en-US"/>
              </w:rPr>
              <w:t>SUM_2</w:t>
            </w:r>
          </w:p>
        </w:tc>
        <w:tc>
          <w:tcPr>
            <w:tcW w:w="1368" w:type="pct"/>
          </w:tcPr>
          <w:p w14:paraId="1963D187" w14:textId="77777777" w:rsidR="005B21DB" w:rsidRPr="007036CE" w:rsidRDefault="005B21DB" w:rsidP="005B21DB">
            <w:pPr>
              <w:pStyle w:val="GOSTTablenorm"/>
            </w:pPr>
            <w:r w:rsidRPr="007036CE">
              <w:t>Если значение признака «НБЦ» соответствует «0», то заполняется согласно описанию:</w:t>
            </w:r>
          </w:p>
          <w:p w14:paraId="2569E869" w14:textId="77777777" w:rsidR="00194707" w:rsidRPr="007036CE" w:rsidRDefault="00194707" w:rsidP="00194707">
            <w:pPr>
              <w:pStyle w:val="GOSTTablenorm"/>
              <w:rPr>
                <w:szCs w:val="22"/>
              </w:rPr>
            </w:pPr>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2"/>
              </w:rPr>
              <w:t>SUM_2</w:t>
            </w:r>
            <w:r w:rsidR="002B1F39" w:rsidRPr="007036CE">
              <w:rPr>
                <w:szCs w:val="22"/>
              </w:rPr>
              <w:t>.</w:t>
            </w:r>
          </w:p>
          <w:p w14:paraId="6B05B8BE" w14:textId="375F6DFA" w:rsidR="00194707" w:rsidRPr="007036CE" w:rsidRDefault="00194707" w:rsidP="00194707">
            <w:pPr>
              <w:pStyle w:val="GOSTTablenorm"/>
              <w:rPr>
                <w:szCs w:val="22"/>
              </w:rPr>
            </w:pPr>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w:t>
            </w:r>
            <w:r w:rsidR="001971D4" w:rsidRPr="007036CE">
              <w:rPr>
                <w:b/>
                <w:szCs w:val="24"/>
              </w:rPr>
              <w:t>2</w:t>
            </w:r>
            <w:r w:rsidRPr="007036CE">
              <w:rPr>
                <w:b/>
                <w:szCs w:val="24"/>
              </w:rPr>
              <w:t>:</w:t>
            </w:r>
            <w:r w:rsidRPr="007036CE">
              <w:rPr>
                <w:szCs w:val="22"/>
              </w:rPr>
              <w:t>SUM_2</w:t>
            </w:r>
            <w:r w:rsidR="005B21DB" w:rsidRPr="007036CE">
              <w:rPr>
                <w:szCs w:val="22"/>
              </w:rPr>
              <w:t>.</w:t>
            </w:r>
          </w:p>
          <w:p w14:paraId="558D3E7E" w14:textId="77777777" w:rsidR="005B21DB" w:rsidRPr="007036CE" w:rsidRDefault="005B21DB" w:rsidP="005B21DB">
            <w:pPr>
              <w:pStyle w:val="GOSTTablenorm"/>
              <w:rPr>
                <w:szCs w:val="22"/>
              </w:rPr>
            </w:pPr>
          </w:p>
          <w:p w14:paraId="26A35027" w14:textId="77777777" w:rsidR="005B21DB" w:rsidRPr="007036CE" w:rsidRDefault="005B21DB" w:rsidP="005B21DB">
            <w:pPr>
              <w:pStyle w:val="GOSTTablenorm"/>
            </w:pPr>
            <w:r w:rsidRPr="007036CE">
              <w:t>Если значение признака «НБЦ» соответствует «1», то заполняется согласно описанию:</w:t>
            </w:r>
          </w:p>
          <w:p w14:paraId="62469C9E" w14:textId="77777777" w:rsidR="005B21DB" w:rsidRPr="007036CE" w:rsidRDefault="005B21DB" w:rsidP="005B21DB">
            <w:pPr>
              <w:pStyle w:val="GOSTTablenorm"/>
              <w:rPr>
                <w:szCs w:val="22"/>
              </w:rPr>
            </w:pPr>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2"/>
              </w:rPr>
              <w:t>SUM_1</w:t>
            </w:r>
            <w:r w:rsidR="00100382" w:rsidRPr="007036CE">
              <w:rPr>
                <w:szCs w:val="22"/>
              </w:rPr>
              <w:t>.</w:t>
            </w:r>
          </w:p>
          <w:p w14:paraId="49F338EF" w14:textId="77777777" w:rsidR="005B21DB" w:rsidRPr="007036CE" w:rsidRDefault="005B21DB" w:rsidP="00194707">
            <w:pPr>
              <w:pStyle w:val="GOSTTablenorm"/>
              <w:rPr>
                <w:szCs w:val="22"/>
              </w:rPr>
            </w:pPr>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2"/>
              </w:rPr>
              <w:t>SUM_1.</w:t>
            </w:r>
          </w:p>
          <w:p w14:paraId="12DBF302" w14:textId="77777777" w:rsidR="00194707" w:rsidRPr="007036CE" w:rsidRDefault="00194707" w:rsidP="00194707">
            <w:pPr>
              <w:pStyle w:val="GOSTTablenorm"/>
              <w:rPr>
                <w:szCs w:val="22"/>
              </w:rPr>
            </w:pPr>
          </w:p>
          <w:p w14:paraId="1B064076" w14:textId="65195029" w:rsidR="00194707" w:rsidRPr="007036CE" w:rsidRDefault="00194707" w:rsidP="00194707">
            <w:pPr>
              <w:pStyle w:val="GOSTTablenorm"/>
            </w:pPr>
            <w:r w:rsidRPr="007036CE">
              <w:rPr>
                <w:szCs w:val="22"/>
              </w:rPr>
              <w:t xml:space="preserve">Сумма передается в единицах валюты с точностью 2 знака после запятой </w:t>
            </w:r>
            <w:r w:rsidR="00CC2920" w:rsidRPr="007036CE">
              <w:t>–</w:t>
            </w:r>
            <w:r w:rsidRPr="007036CE">
              <w:rPr>
                <w:szCs w:val="22"/>
              </w:rPr>
              <w:t xml:space="preserve"> необхо</w:t>
            </w:r>
            <w:r w:rsidRPr="007036CE">
              <w:rPr>
                <w:szCs w:val="22"/>
              </w:rPr>
              <w:lastRenderedPageBreak/>
              <w:t>димо конвертировать в минимальные единицы валюты (для данного типа документов умножить на 100)</w:t>
            </w:r>
          </w:p>
        </w:tc>
      </w:tr>
      <w:tr w:rsidR="00194707" w:rsidRPr="007036CE" w14:paraId="73958CB2" w14:textId="77777777" w:rsidTr="00B0621B">
        <w:tc>
          <w:tcPr>
            <w:tcW w:w="1115" w:type="pct"/>
          </w:tcPr>
          <w:p w14:paraId="0F5E9E8C" w14:textId="77777777" w:rsidR="00194707" w:rsidRPr="007036CE" w:rsidRDefault="00194707" w:rsidP="00194707">
            <w:pPr>
              <w:pStyle w:val="GOSTTablenorm"/>
              <w:rPr>
                <w:szCs w:val="22"/>
              </w:rPr>
            </w:pPr>
            <w:r w:rsidRPr="007036CE">
              <w:lastRenderedPageBreak/>
              <w:t>Сумма_второй_плановый_руб</w:t>
            </w:r>
          </w:p>
        </w:tc>
        <w:tc>
          <w:tcPr>
            <w:tcW w:w="287" w:type="pct"/>
          </w:tcPr>
          <w:p w14:paraId="3BF50D5E" w14:textId="77777777" w:rsidR="00194707" w:rsidRPr="007036CE" w:rsidRDefault="00194707" w:rsidP="00194707">
            <w:pPr>
              <w:pStyle w:val="GOSTTablenorm"/>
              <w:rPr>
                <w:szCs w:val="22"/>
              </w:rPr>
            </w:pPr>
            <w:r w:rsidRPr="007036CE">
              <w:rPr>
                <w:szCs w:val="22"/>
              </w:rPr>
              <w:t>Да</w:t>
            </w:r>
          </w:p>
        </w:tc>
        <w:tc>
          <w:tcPr>
            <w:tcW w:w="1115" w:type="pct"/>
          </w:tcPr>
          <w:p w14:paraId="430EA4F1" w14:textId="77777777" w:rsidR="00194707" w:rsidRPr="007036CE" w:rsidRDefault="00194707" w:rsidP="00194707">
            <w:pPr>
              <w:pStyle w:val="GOSTTablenorm"/>
              <w:rPr>
                <w:szCs w:val="22"/>
              </w:rPr>
            </w:pPr>
            <w:r w:rsidRPr="007036CE">
              <w:t>Сумма на второй год планового периода</w:t>
            </w:r>
          </w:p>
        </w:tc>
        <w:tc>
          <w:tcPr>
            <w:tcW w:w="1115" w:type="pct"/>
          </w:tcPr>
          <w:p w14:paraId="23DA8A91" w14:textId="77777777" w:rsidR="005B21DB" w:rsidRPr="007036CE" w:rsidRDefault="005B21DB" w:rsidP="005B21DB">
            <w:pPr>
              <w:pStyle w:val="GOSTTablenorm"/>
              <w:rPr>
                <w:lang w:val="en-US"/>
              </w:rPr>
            </w:pPr>
            <w:r w:rsidRPr="007036CE">
              <w:rPr>
                <w:b/>
                <w:lang w:val="en-US"/>
              </w:rPr>
              <w:t>SECTION_1:</w:t>
            </w:r>
            <w:r w:rsidRPr="007036CE">
              <w:rPr>
                <w:lang w:val="en-US"/>
              </w:rPr>
              <w:t>SUM_2</w:t>
            </w:r>
          </w:p>
          <w:p w14:paraId="1202AE6D" w14:textId="77777777" w:rsidR="005B21DB" w:rsidRPr="007036CE" w:rsidRDefault="005B21DB" w:rsidP="005B21DB">
            <w:pPr>
              <w:pStyle w:val="GOSTTablenorm"/>
              <w:rPr>
                <w:lang w:val="en-US"/>
              </w:rPr>
            </w:pPr>
            <w:r w:rsidRPr="007036CE">
              <w:rPr>
                <w:b/>
                <w:szCs w:val="24"/>
                <w:lang w:val="en-US"/>
              </w:rPr>
              <w:t>SECTION_2:</w:t>
            </w:r>
            <w:r w:rsidRPr="007036CE">
              <w:rPr>
                <w:lang w:val="en-US"/>
              </w:rPr>
              <w:t>SUM_2</w:t>
            </w:r>
          </w:p>
          <w:p w14:paraId="0BEA4598" w14:textId="77777777" w:rsidR="00194707" w:rsidRPr="007036CE" w:rsidRDefault="00194707" w:rsidP="00194707">
            <w:pPr>
              <w:pStyle w:val="GOSTTablenorm"/>
              <w:rPr>
                <w:szCs w:val="22"/>
                <w:lang w:val="en-US"/>
              </w:rPr>
            </w:pPr>
            <w:r w:rsidRPr="007036CE">
              <w:rPr>
                <w:b/>
                <w:szCs w:val="24"/>
                <w:lang w:val="en-US"/>
              </w:rPr>
              <w:t>SECTION_1:</w:t>
            </w:r>
            <w:r w:rsidRPr="007036CE">
              <w:rPr>
                <w:szCs w:val="22"/>
                <w:lang w:val="en-US"/>
              </w:rPr>
              <w:t>SUM_3</w:t>
            </w:r>
          </w:p>
          <w:p w14:paraId="357CA253" w14:textId="77777777" w:rsidR="00194707" w:rsidRPr="007036CE" w:rsidRDefault="00194707" w:rsidP="00194707">
            <w:pPr>
              <w:pStyle w:val="GOSTTablenorm"/>
              <w:rPr>
                <w:szCs w:val="24"/>
                <w:lang w:val="en-US"/>
              </w:rPr>
            </w:pPr>
            <w:r w:rsidRPr="007036CE">
              <w:rPr>
                <w:b/>
                <w:szCs w:val="24"/>
                <w:lang w:val="en-US"/>
              </w:rPr>
              <w:t>SECTION_2:</w:t>
            </w:r>
            <w:r w:rsidRPr="007036CE">
              <w:rPr>
                <w:szCs w:val="22"/>
                <w:lang w:val="en-US"/>
              </w:rPr>
              <w:t>SUM_3</w:t>
            </w:r>
          </w:p>
        </w:tc>
        <w:tc>
          <w:tcPr>
            <w:tcW w:w="1368" w:type="pct"/>
          </w:tcPr>
          <w:p w14:paraId="096C1648" w14:textId="77777777" w:rsidR="005B21DB" w:rsidRPr="007036CE" w:rsidRDefault="005B21DB" w:rsidP="005B21DB">
            <w:pPr>
              <w:pStyle w:val="GOSTTablenorm"/>
            </w:pPr>
            <w:r w:rsidRPr="007036CE">
              <w:t>Если значение признака «НБЦ» соответствует «0», то заполняется согласно описанию:</w:t>
            </w:r>
          </w:p>
          <w:p w14:paraId="129F909D" w14:textId="77777777" w:rsidR="00194707" w:rsidRPr="007036CE" w:rsidRDefault="00194707" w:rsidP="00194707">
            <w:pPr>
              <w:pStyle w:val="GOSTTablenorm"/>
              <w:rPr>
                <w:szCs w:val="22"/>
              </w:rPr>
            </w:pPr>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2"/>
              </w:rPr>
              <w:t>SUM_3</w:t>
            </w:r>
            <w:r w:rsidR="002B1F39" w:rsidRPr="007036CE">
              <w:rPr>
                <w:szCs w:val="22"/>
              </w:rPr>
              <w:t>.</w:t>
            </w:r>
          </w:p>
          <w:p w14:paraId="0E7BA351" w14:textId="6321E104" w:rsidR="00194707" w:rsidRPr="007036CE" w:rsidRDefault="00194707" w:rsidP="00194707">
            <w:pPr>
              <w:pStyle w:val="GOSTTablenorm"/>
              <w:rPr>
                <w:szCs w:val="22"/>
              </w:rPr>
            </w:pPr>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w:t>
            </w:r>
            <w:r w:rsidR="001971D4" w:rsidRPr="007036CE">
              <w:rPr>
                <w:b/>
                <w:szCs w:val="24"/>
              </w:rPr>
              <w:t>2</w:t>
            </w:r>
            <w:r w:rsidRPr="007036CE">
              <w:rPr>
                <w:b/>
                <w:szCs w:val="24"/>
              </w:rPr>
              <w:t>:</w:t>
            </w:r>
            <w:r w:rsidRPr="007036CE">
              <w:rPr>
                <w:szCs w:val="22"/>
              </w:rPr>
              <w:t>SUM_3</w:t>
            </w:r>
            <w:r w:rsidR="005B21DB" w:rsidRPr="007036CE">
              <w:rPr>
                <w:szCs w:val="22"/>
              </w:rPr>
              <w:t>.</w:t>
            </w:r>
          </w:p>
          <w:p w14:paraId="38350A75" w14:textId="77777777" w:rsidR="005B21DB" w:rsidRPr="007036CE" w:rsidRDefault="005B21DB" w:rsidP="005B21DB">
            <w:pPr>
              <w:pStyle w:val="GOSTTablenorm"/>
              <w:rPr>
                <w:szCs w:val="22"/>
              </w:rPr>
            </w:pPr>
          </w:p>
          <w:p w14:paraId="65DEEE89" w14:textId="77777777" w:rsidR="005B21DB" w:rsidRPr="007036CE" w:rsidRDefault="005B21DB" w:rsidP="005B21DB">
            <w:pPr>
              <w:pStyle w:val="GOSTTablenorm"/>
            </w:pPr>
            <w:r w:rsidRPr="007036CE">
              <w:t>Если значение признака «НБЦ» соответствует «1», то заполняется согласно описанию:</w:t>
            </w:r>
          </w:p>
          <w:p w14:paraId="3471FB47" w14:textId="77777777" w:rsidR="005B21DB" w:rsidRPr="007036CE" w:rsidRDefault="005B21DB" w:rsidP="005B21DB">
            <w:pPr>
              <w:pStyle w:val="GOSTTablenorm"/>
              <w:rPr>
                <w:szCs w:val="22"/>
              </w:rPr>
            </w:pPr>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2"/>
              </w:rPr>
              <w:t>SUM_2</w:t>
            </w:r>
            <w:r w:rsidR="00100382" w:rsidRPr="007036CE">
              <w:rPr>
                <w:szCs w:val="22"/>
              </w:rPr>
              <w:t>.</w:t>
            </w:r>
          </w:p>
          <w:p w14:paraId="13C18FCA" w14:textId="77777777" w:rsidR="005B21DB" w:rsidRPr="007036CE" w:rsidRDefault="005B21DB" w:rsidP="005B21DB">
            <w:pPr>
              <w:pStyle w:val="GOSTTablenorm"/>
              <w:rPr>
                <w:szCs w:val="22"/>
              </w:rPr>
            </w:pPr>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2"/>
              </w:rPr>
              <w:t>SUM_2.</w:t>
            </w:r>
          </w:p>
          <w:p w14:paraId="03B5E651" w14:textId="77777777" w:rsidR="00194707" w:rsidRPr="007036CE" w:rsidRDefault="00194707" w:rsidP="00194707">
            <w:pPr>
              <w:pStyle w:val="GOSTTablenorm"/>
              <w:rPr>
                <w:szCs w:val="22"/>
              </w:rPr>
            </w:pPr>
          </w:p>
          <w:p w14:paraId="74517229" w14:textId="06061934" w:rsidR="00194707" w:rsidRPr="007036CE" w:rsidRDefault="00194707" w:rsidP="00194707">
            <w:pPr>
              <w:pStyle w:val="GOSTTablenorm"/>
            </w:pPr>
            <w:r w:rsidRPr="007036CE">
              <w:rPr>
                <w:szCs w:val="22"/>
              </w:rPr>
              <w:t xml:space="preserve">Сумма передается в единицах валюты с точностью 2 знака после запятой </w:t>
            </w:r>
            <w:r w:rsidR="00CC2920" w:rsidRPr="007036CE">
              <w:t>–</w:t>
            </w:r>
            <w:r w:rsidRPr="007036CE">
              <w:rPr>
                <w:szCs w:val="22"/>
              </w:rPr>
              <w:t xml:space="preserve"> необходимо конвертировать в минимальные единицы валюты (для данного типа документов умножить на 100)</w:t>
            </w:r>
          </w:p>
        </w:tc>
      </w:tr>
      <w:tr w:rsidR="00194707" w:rsidRPr="007036CE" w14:paraId="79F7858A" w14:textId="77777777" w:rsidTr="00B0621B">
        <w:tc>
          <w:tcPr>
            <w:tcW w:w="1115" w:type="pct"/>
          </w:tcPr>
          <w:p w14:paraId="4B4387F8" w14:textId="77777777" w:rsidR="00194707" w:rsidRPr="007036CE" w:rsidRDefault="00194707" w:rsidP="00194707">
            <w:pPr>
              <w:pStyle w:val="GOSTTablenorm"/>
              <w:rPr>
                <w:szCs w:val="22"/>
              </w:rPr>
            </w:pPr>
            <w:r w:rsidRPr="007036CE">
              <w:t>Сумма_третий_плановый_руб</w:t>
            </w:r>
          </w:p>
        </w:tc>
        <w:tc>
          <w:tcPr>
            <w:tcW w:w="287" w:type="pct"/>
          </w:tcPr>
          <w:p w14:paraId="78C3FFF2" w14:textId="77777777" w:rsidR="00194707" w:rsidRPr="007036CE" w:rsidRDefault="00194707" w:rsidP="00194707">
            <w:pPr>
              <w:pStyle w:val="GOSTTablenorm"/>
              <w:rPr>
                <w:szCs w:val="22"/>
              </w:rPr>
            </w:pPr>
            <w:r w:rsidRPr="007036CE">
              <w:rPr>
                <w:szCs w:val="22"/>
              </w:rPr>
              <w:t>Да</w:t>
            </w:r>
          </w:p>
        </w:tc>
        <w:tc>
          <w:tcPr>
            <w:tcW w:w="1115" w:type="pct"/>
          </w:tcPr>
          <w:p w14:paraId="123ED25D" w14:textId="77777777" w:rsidR="00194707" w:rsidRPr="007036CE" w:rsidRDefault="00194707" w:rsidP="00194707">
            <w:pPr>
              <w:pStyle w:val="GOSTTablenorm"/>
              <w:rPr>
                <w:szCs w:val="22"/>
              </w:rPr>
            </w:pPr>
            <w:r w:rsidRPr="007036CE">
              <w:t>Сумма на третий год планового периода</w:t>
            </w:r>
          </w:p>
        </w:tc>
        <w:tc>
          <w:tcPr>
            <w:tcW w:w="1115" w:type="pct"/>
          </w:tcPr>
          <w:p w14:paraId="0F18FF8C" w14:textId="77D5B1E5" w:rsidR="00194707" w:rsidRPr="007036CE" w:rsidRDefault="00194707" w:rsidP="00194707">
            <w:pPr>
              <w:pStyle w:val="GOSTTablenorm"/>
              <w:rPr>
                <w:szCs w:val="22"/>
              </w:rPr>
            </w:pPr>
            <w:r w:rsidRPr="007036CE">
              <w:rPr>
                <w:b/>
                <w:szCs w:val="24"/>
                <w:lang w:val="en-US"/>
              </w:rPr>
              <w:t>SECTION_1</w:t>
            </w:r>
            <w:r w:rsidRPr="007036CE">
              <w:rPr>
                <w:b/>
                <w:szCs w:val="24"/>
              </w:rPr>
              <w:t>:</w:t>
            </w:r>
            <w:r w:rsidRPr="007036CE">
              <w:rPr>
                <w:szCs w:val="22"/>
              </w:rPr>
              <w:t>SUM_</w:t>
            </w:r>
            <w:r w:rsidR="005B21DB" w:rsidRPr="007036CE">
              <w:rPr>
                <w:szCs w:val="22"/>
              </w:rPr>
              <w:t>3</w:t>
            </w:r>
          </w:p>
          <w:p w14:paraId="4D105575" w14:textId="2C12D21E" w:rsidR="00194707" w:rsidRPr="007036CE" w:rsidRDefault="00194707" w:rsidP="005B21DB">
            <w:pPr>
              <w:pStyle w:val="GOSTTablenorm"/>
              <w:rPr>
                <w:szCs w:val="24"/>
                <w:lang w:val="en-US"/>
              </w:rPr>
            </w:pPr>
            <w:r w:rsidRPr="007036CE">
              <w:rPr>
                <w:b/>
                <w:szCs w:val="24"/>
                <w:lang w:val="en-US"/>
              </w:rPr>
              <w:t>SECTION_2</w:t>
            </w:r>
            <w:r w:rsidRPr="007036CE">
              <w:rPr>
                <w:b/>
                <w:szCs w:val="24"/>
              </w:rPr>
              <w:t>:</w:t>
            </w:r>
            <w:r w:rsidRPr="007036CE">
              <w:rPr>
                <w:szCs w:val="22"/>
              </w:rPr>
              <w:t>SUM_</w:t>
            </w:r>
            <w:r w:rsidR="005B21DB" w:rsidRPr="007036CE">
              <w:rPr>
                <w:szCs w:val="22"/>
              </w:rPr>
              <w:t>3</w:t>
            </w:r>
          </w:p>
        </w:tc>
        <w:tc>
          <w:tcPr>
            <w:tcW w:w="1368" w:type="pct"/>
          </w:tcPr>
          <w:p w14:paraId="06AB3ACE" w14:textId="77777777" w:rsidR="005B21DB" w:rsidRPr="007036CE" w:rsidRDefault="005B21DB" w:rsidP="005B21DB">
            <w:pPr>
              <w:pStyle w:val="GOSTTablenorm"/>
            </w:pPr>
            <w:r w:rsidRPr="007036CE">
              <w:t>Если значение признака «НБЦ» соответствует «0», то указывается «0».</w:t>
            </w:r>
          </w:p>
          <w:p w14:paraId="71FBA762" w14:textId="77777777" w:rsidR="005B21DB" w:rsidRPr="007036CE" w:rsidRDefault="005B21DB" w:rsidP="005B21DB">
            <w:pPr>
              <w:pStyle w:val="GOSTTablenorm"/>
            </w:pPr>
          </w:p>
          <w:p w14:paraId="5E513D6E" w14:textId="77777777" w:rsidR="005B21DB" w:rsidRPr="007036CE" w:rsidRDefault="005B21DB" w:rsidP="005B21DB">
            <w:pPr>
              <w:pStyle w:val="GOSTTablenorm"/>
            </w:pPr>
            <w:r w:rsidRPr="007036CE">
              <w:t>Если значение признака «НБЦ» соответ</w:t>
            </w:r>
            <w:r w:rsidRPr="007036CE">
              <w:lastRenderedPageBreak/>
              <w:t>ствует «1», то заполняется согласно описанию:</w:t>
            </w:r>
          </w:p>
          <w:p w14:paraId="6DAE9547" w14:textId="03E0115C" w:rsidR="00194707" w:rsidRPr="007036CE" w:rsidRDefault="00194707" w:rsidP="00194707">
            <w:pPr>
              <w:pStyle w:val="GOSTTablenorm"/>
              <w:rPr>
                <w:szCs w:val="22"/>
              </w:rPr>
            </w:pPr>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2"/>
              </w:rPr>
              <w:t>SUM_</w:t>
            </w:r>
            <w:r w:rsidR="005B21DB" w:rsidRPr="007036CE">
              <w:rPr>
                <w:szCs w:val="22"/>
              </w:rPr>
              <w:t>3</w:t>
            </w:r>
          </w:p>
          <w:p w14:paraId="5DA1A958" w14:textId="76A2FF18" w:rsidR="00194707" w:rsidRPr="007036CE" w:rsidRDefault="00194707" w:rsidP="00194707">
            <w:pPr>
              <w:pStyle w:val="GOSTTablenorm"/>
              <w:rPr>
                <w:szCs w:val="22"/>
              </w:rPr>
            </w:pPr>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w:t>
            </w:r>
            <w:r w:rsidR="005B21DB" w:rsidRPr="007036CE">
              <w:rPr>
                <w:b/>
                <w:szCs w:val="24"/>
              </w:rPr>
              <w:t>2</w:t>
            </w:r>
            <w:r w:rsidRPr="007036CE">
              <w:rPr>
                <w:b/>
                <w:szCs w:val="24"/>
              </w:rPr>
              <w:t>:</w:t>
            </w:r>
            <w:r w:rsidRPr="007036CE">
              <w:rPr>
                <w:szCs w:val="22"/>
              </w:rPr>
              <w:t>SUM_</w:t>
            </w:r>
            <w:r w:rsidR="005B21DB" w:rsidRPr="007036CE">
              <w:rPr>
                <w:szCs w:val="22"/>
              </w:rPr>
              <w:t>3</w:t>
            </w:r>
          </w:p>
          <w:p w14:paraId="1DEA8C2F" w14:textId="77777777" w:rsidR="00194707" w:rsidRPr="007036CE" w:rsidRDefault="00194707" w:rsidP="00194707">
            <w:pPr>
              <w:pStyle w:val="GOSTTablenorm"/>
              <w:rPr>
                <w:szCs w:val="22"/>
              </w:rPr>
            </w:pPr>
          </w:p>
          <w:p w14:paraId="4A109A2D" w14:textId="5D123F3E" w:rsidR="00194707" w:rsidRPr="007036CE" w:rsidRDefault="00194707" w:rsidP="00194707">
            <w:pPr>
              <w:pStyle w:val="GOSTTablenorm"/>
            </w:pPr>
            <w:r w:rsidRPr="007036CE">
              <w:rPr>
                <w:szCs w:val="22"/>
              </w:rPr>
              <w:t xml:space="preserve">Сумма передается в единицах валюты с точностью 2 знака после запятой </w:t>
            </w:r>
            <w:r w:rsidR="00CC2920" w:rsidRPr="007036CE">
              <w:t>–</w:t>
            </w:r>
            <w:r w:rsidRPr="007036CE">
              <w:rPr>
                <w:szCs w:val="22"/>
              </w:rPr>
              <w:t xml:space="preserve"> необходимо конвертировать в минимальные единицы валюты (для данного типа документов умножить на 100)</w:t>
            </w:r>
          </w:p>
        </w:tc>
      </w:tr>
    </w:tbl>
    <w:p w14:paraId="27CAED21" w14:textId="622E9FA6" w:rsidR="000B22D2" w:rsidRPr="007036CE" w:rsidRDefault="009B61E2" w:rsidP="00586316">
      <w:pPr>
        <w:pStyle w:val="GOSTNameTable"/>
      </w:pPr>
      <w:r w:rsidRPr="007036CE">
        <w:rPr>
          <w:noProof/>
        </w:rPr>
        <w:lastRenderedPageBreak/>
        <w:fldChar w:fldCharType="begin"/>
      </w:r>
      <w:r w:rsidRPr="007036CE">
        <w:rPr>
          <w:noProof/>
        </w:rPr>
        <w:instrText xml:space="preserve"> SEQ Таблица \* ARABIC </w:instrText>
      </w:r>
      <w:r w:rsidRPr="007036CE">
        <w:rPr>
          <w:noProof/>
        </w:rPr>
        <w:fldChar w:fldCharType="separate"/>
      </w:r>
      <w:bookmarkStart w:id="10714" w:name="_Toc222928040"/>
      <w:r w:rsidR="00BD74E1">
        <w:rPr>
          <w:noProof/>
        </w:rPr>
        <w:t>67</w:t>
      </w:r>
      <w:r w:rsidRPr="007036CE">
        <w:rPr>
          <w:noProof/>
        </w:rPr>
        <w:fldChar w:fldCharType="end"/>
      </w:r>
      <w:r w:rsidR="000B22D2" w:rsidRPr="007036CE">
        <w:t xml:space="preserve"> </w:t>
      </w:r>
      <w:r w:rsidR="00D9309A" w:rsidRPr="007036CE">
        <w:t>–</w:t>
      </w:r>
      <w:r w:rsidR="000B22D2" w:rsidRPr="007036CE">
        <w:t xml:space="preserve"> Перечень атрибутов, соответствующих типу документа «Лимиты бюджетных обязательств» (ф.0501052) DBD_LimitsBudgetObligat</w:t>
      </w:r>
      <w:bookmarkEnd w:id="10714"/>
    </w:p>
    <w:tbl>
      <w:tblPr>
        <w:tblStyle w:val="GOSTTable"/>
        <w:tblW w:w="5000" w:type="pct"/>
        <w:tblLayout w:type="fixed"/>
        <w:tblLook w:val="07E0" w:firstRow="1" w:lastRow="1" w:firstColumn="1" w:lastColumn="1" w:noHBand="1" w:noVBand="1"/>
      </w:tblPr>
      <w:tblGrid>
        <w:gridCol w:w="3499"/>
        <w:gridCol w:w="942"/>
        <w:gridCol w:w="3499"/>
        <w:gridCol w:w="3499"/>
        <w:gridCol w:w="4321"/>
      </w:tblGrid>
      <w:tr w:rsidR="000B22D2" w:rsidRPr="007036CE" w14:paraId="475DDC00" w14:textId="77777777" w:rsidTr="00B0621B">
        <w:trPr>
          <w:cnfStyle w:val="100000000000" w:firstRow="1" w:lastRow="0" w:firstColumn="0" w:lastColumn="0" w:oddVBand="0" w:evenVBand="0" w:oddHBand="0" w:evenHBand="0" w:firstRowFirstColumn="0" w:firstRowLastColumn="0" w:lastRowFirstColumn="0" w:lastRowLastColumn="0"/>
        </w:trPr>
        <w:tc>
          <w:tcPr>
            <w:tcW w:w="1110" w:type="pct"/>
            <w:hideMark/>
          </w:tcPr>
          <w:p w14:paraId="2EF7D757" w14:textId="77777777" w:rsidR="000B22D2" w:rsidRPr="007036CE" w:rsidRDefault="000B22D2" w:rsidP="000B22D2">
            <w:pPr>
              <w:pStyle w:val="GOSTTableHead"/>
              <w:rPr>
                <w:szCs w:val="22"/>
              </w:rPr>
            </w:pPr>
            <w:r w:rsidRPr="007036CE">
              <w:rPr>
                <w:szCs w:val="22"/>
              </w:rPr>
              <w:t>Наименование атрибута</w:t>
            </w:r>
          </w:p>
        </w:tc>
        <w:tc>
          <w:tcPr>
            <w:tcW w:w="299" w:type="pct"/>
            <w:hideMark/>
          </w:tcPr>
          <w:p w14:paraId="750D01F7" w14:textId="77777777" w:rsidR="000B22D2" w:rsidRPr="007036CE" w:rsidRDefault="000B22D2" w:rsidP="000B22D2">
            <w:pPr>
              <w:pStyle w:val="GOSTTableHead"/>
              <w:rPr>
                <w:szCs w:val="22"/>
              </w:rPr>
            </w:pPr>
            <w:r w:rsidRPr="007036CE">
              <w:rPr>
                <w:szCs w:val="22"/>
              </w:rPr>
              <w:t>Вычисляемый атрибут</w:t>
            </w:r>
          </w:p>
        </w:tc>
        <w:tc>
          <w:tcPr>
            <w:tcW w:w="1110" w:type="pct"/>
            <w:hideMark/>
          </w:tcPr>
          <w:p w14:paraId="0F114703" w14:textId="77777777" w:rsidR="000B22D2" w:rsidRPr="007036CE" w:rsidRDefault="000B22D2" w:rsidP="000B22D2">
            <w:pPr>
              <w:pStyle w:val="GOSTTableHead"/>
              <w:rPr>
                <w:szCs w:val="22"/>
              </w:rPr>
            </w:pPr>
            <w:r w:rsidRPr="007036CE">
              <w:rPr>
                <w:szCs w:val="22"/>
              </w:rPr>
              <w:t>Описание атрибута</w:t>
            </w:r>
          </w:p>
        </w:tc>
        <w:tc>
          <w:tcPr>
            <w:tcW w:w="1110" w:type="pct"/>
            <w:hideMark/>
          </w:tcPr>
          <w:p w14:paraId="24DDEF52" w14:textId="77777777" w:rsidR="000B22D2" w:rsidRPr="007036CE" w:rsidRDefault="000B22D2" w:rsidP="000B22D2">
            <w:pPr>
              <w:pStyle w:val="GOSTTableHead"/>
              <w:rPr>
                <w:szCs w:val="22"/>
              </w:rPr>
            </w:pPr>
            <w:r w:rsidRPr="007036CE">
              <w:rPr>
                <w:szCs w:val="22"/>
              </w:rPr>
              <w:t>Реквизит документа (наименование тега)</w:t>
            </w:r>
          </w:p>
        </w:tc>
        <w:tc>
          <w:tcPr>
            <w:tcW w:w="1371" w:type="pct"/>
            <w:hideMark/>
          </w:tcPr>
          <w:p w14:paraId="7132DD3A" w14:textId="77777777" w:rsidR="000B22D2" w:rsidRPr="007036CE" w:rsidRDefault="000B22D2" w:rsidP="000B22D2">
            <w:pPr>
              <w:pStyle w:val="GOSTTableHead"/>
              <w:rPr>
                <w:szCs w:val="22"/>
              </w:rPr>
            </w:pPr>
            <w:r w:rsidRPr="007036CE">
              <w:rPr>
                <w:szCs w:val="22"/>
              </w:rPr>
              <w:t>Алгоритм вычисления</w:t>
            </w:r>
          </w:p>
        </w:tc>
      </w:tr>
      <w:tr w:rsidR="000B22D2" w:rsidRPr="007036CE" w14:paraId="5FFCBDBC" w14:textId="77777777" w:rsidTr="00B0621B">
        <w:tc>
          <w:tcPr>
            <w:tcW w:w="1110" w:type="pct"/>
          </w:tcPr>
          <w:p w14:paraId="76CDD56C" w14:textId="77777777" w:rsidR="000B22D2" w:rsidRPr="007036CE" w:rsidRDefault="000B22D2" w:rsidP="000B22D2">
            <w:pPr>
              <w:pStyle w:val="GOSTTablenorm"/>
              <w:rPr>
                <w:szCs w:val="22"/>
                <w:lang w:val="en-US"/>
              </w:rPr>
            </w:pPr>
            <w:r w:rsidRPr="007036CE">
              <w:rPr>
                <w:szCs w:val="22"/>
              </w:rPr>
              <w:t>Номер_документа</w:t>
            </w:r>
            <w:r w:rsidR="00142CBB" w:rsidRPr="007036CE">
              <w:rPr>
                <w:szCs w:val="22"/>
                <w:lang w:val="en-US"/>
              </w:rPr>
              <w:t>*</w:t>
            </w:r>
          </w:p>
        </w:tc>
        <w:tc>
          <w:tcPr>
            <w:tcW w:w="299" w:type="pct"/>
          </w:tcPr>
          <w:p w14:paraId="51817FE0" w14:textId="77777777" w:rsidR="000B22D2" w:rsidRPr="007036CE" w:rsidRDefault="000B22D2" w:rsidP="000B22D2">
            <w:pPr>
              <w:pStyle w:val="GOSTTablenorm"/>
              <w:rPr>
                <w:szCs w:val="22"/>
              </w:rPr>
            </w:pPr>
            <w:r w:rsidRPr="007036CE">
              <w:rPr>
                <w:szCs w:val="22"/>
              </w:rPr>
              <w:t>Нет</w:t>
            </w:r>
          </w:p>
        </w:tc>
        <w:tc>
          <w:tcPr>
            <w:tcW w:w="1110" w:type="pct"/>
          </w:tcPr>
          <w:p w14:paraId="7013A716" w14:textId="77777777" w:rsidR="000B22D2" w:rsidRPr="007036CE" w:rsidRDefault="000B22D2" w:rsidP="000B22D2">
            <w:pPr>
              <w:pStyle w:val="GOSTTablenorm"/>
              <w:rPr>
                <w:szCs w:val="22"/>
              </w:rPr>
            </w:pPr>
            <w:r w:rsidRPr="007036CE">
              <w:rPr>
                <w:szCs w:val="22"/>
              </w:rPr>
              <w:t>Номер документа</w:t>
            </w:r>
          </w:p>
        </w:tc>
        <w:tc>
          <w:tcPr>
            <w:tcW w:w="1110" w:type="pct"/>
          </w:tcPr>
          <w:p w14:paraId="3CFDFAB7" w14:textId="77777777" w:rsidR="000B22D2" w:rsidRPr="007036CE" w:rsidRDefault="000B22D2" w:rsidP="000B22D2">
            <w:pPr>
              <w:pStyle w:val="GOSTTablenorm"/>
              <w:rPr>
                <w:szCs w:val="22"/>
              </w:rPr>
            </w:pPr>
            <w:r w:rsidRPr="007036CE">
              <w:rPr>
                <w:szCs w:val="22"/>
                <w:lang w:val="en-US"/>
              </w:rPr>
              <w:t>NUM_DOC</w:t>
            </w:r>
          </w:p>
        </w:tc>
        <w:tc>
          <w:tcPr>
            <w:tcW w:w="1371" w:type="pct"/>
          </w:tcPr>
          <w:p w14:paraId="768824E8" w14:textId="77777777" w:rsidR="000B22D2" w:rsidRPr="007036CE" w:rsidRDefault="000B22D2" w:rsidP="000B22D2">
            <w:pPr>
              <w:pStyle w:val="GOSTTablenorm"/>
            </w:pPr>
            <w:r w:rsidRPr="007036CE">
              <w:t>-</w:t>
            </w:r>
          </w:p>
        </w:tc>
      </w:tr>
      <w:tr w:rsidR="000B22D2" w:rsidRPr="007036CE" w14:paraId="374A1B82" w14:textId="77777777" w:rsidTr="00B0621B">
        <w:tc>
          <w:tcPr>
            <w:tcW w:w="1110" w:type="pct"/>
          </w:tcPr>
          <w:p w14:paraId="7E07AD09" w14:textId="77777777" w:rsidR="000B22D2" w:rsidRPr="007036CE" w:rsidRDefault="000B22D2" w:rsidP="000B22D2">
            <w:pPr>
              <w:pStyle w:val="GOSTTablenorm"/>
              <w:rPr>
                <w:szCs w:val="22"/>
                <w:lang w:val="en-US"/>
              </w:rPr>
            </w:pPr>
            <w:r w:rsidRPr="007036CE">
              <w:rPr>
                <w:szCs w:val="22"/>
              </w:rPr>
              <w:t>Дата_документа</w:t>
            </w:r>
            <w:r w:rsidR="00142CBB" w:rsidRPr="007036CE">
              <w:rPr>
                <w:szCs w:val="22"/>
                <w:lang w:val="en-US"/>
              </w:rPr>
              <w:t>*</w:t>
            </w:r>
          </w:p>
        </w:tc>
        <w:tc>
          <w:tcPr>
            <w:tcW w:w="299" w:type="pct"/>
          </w:tcPr>
          <w:p w14:paraId="07862703" w14:textId="77777777" w:rsidR="000B22D2" w:rsidRPr="007036CE" w:rsidRDefault="000B22D2" w:rsidP="000B22D2">
            <w:pPr>
              <w:pStyle w:val="GOSTTablenorm"/>
              <w:rPr>
                <w:szCs w:val="22"/>
              </w:rPr>
            </w:pPr>
            <w:r w:rsidRPr="007036CE">
              <w:rPr>
                <w:szCs w:val="22"/>
              </w:rPr>
              <w:t>Нет</w:t>
            </w:r>
          </w:p>
        </w:tc>
        <w:tc>
          <w:tcPr>
            <w:tcW w:w="1110" w:type="pct"/>
          </w:tcPr>
          <w:p w14:paraId="40935191" w14:textId="77777777" w:rsidR="000B22D2" w:rsidRPr="007036CE" w:rsidRDefault="000B22D2" w:rsidP="000B22D2">
            <w:pPr>
              <w:pStyle w:val="GOSTTablenorm"/>
              <w:rPr>
                <w:szCs w:val="22"/>
              </w:rPr>
            </w:pPr>
            <w:r w:rsidRPr="007036CE">
              <w:rPr>
                <w:szCs w:val="22"/>
              </w:rPr>
              <w:t>Дата документа</w:t>
            </w:r>
          </w:p>
        </w:tc>
        <w:tc>
          <w:tcPr>
            <w:tcW w:w="1110" w:type="pct"/>
          </w:tcPr>
          <w:p w14:paraId="6EACF958" w14:textId="77777777" w:rsidR="000B22D2" w:rsidRPr="007036CE" w:rsidRDefault="000B22D2" w:rsidP="000B22D2">
            <w:pPr>
              <w:pStyle w:val="GOSTTablenorm"/>
              <w:rPr>
                <w:szCs w:val="22"/>
              </w:rPr>
            </w:pPr>
            <w:r w:rsidRPr="007036CE">
              <w:rPr>
                <w:szCs w:val="22"/>
                <w:lang w:val="en-US"/>
              </w:rPr>
              <w:t>DATE_DOC</w:t>
            </w:r>
          </w:p>
        </w:tc>
        <w:tc>
          <w:tcPr>
            <w:tcW w:w="1371" w:type="pct"/>
          </w:tcPr>
          <w:p w14:paraId="7CE6A4B8" w14:textId="77777777" w:rsidR="000B22D2" w:rsidRPr="007036CE" w:rsidRDefault="000B22D2" w:rsidP="000B22D2">
            <w:pPr>
              <w:pStyle w:val="GOSTTablenorm"/>
            </w:pPr>
            <w:r w:rsidRPr="007036CE">
              <w:t>-</w:t>
            </w:r>
          </w:p>
        </w:tc>
      </w:tr>
      <w:tr w:rsidR="000B22D2" w:rsidRPr="007036CE" w14:paraId="68F14389" w14:textId="77777777" w:rsidTr="00B0621B">
        <w:tc>
          <w:tcPr>
            <w:tcW w:w="1110" w:type="pct"/>
          </w:tcPr>
          <w:p w14:paraId="310E1D06" w14:textId="77777777" w:rsidR="000B22D2" w:rsidRPr="007036CE" w:rsidRDefault="000B22D2" w:rsidP="000B22D2">
            <w:pPr>
              <w:pStyle w:val="GOSTTablenorm"/>
              <w:rPr>
                <w:szCs w:val="22"/>
              </w:rPr>
            </w:pPr>
            <w:r w:rsidRPr="007036CE">
              <w:rPr>
                <w:szCs w:val="22"/>
              </w:rPr>
              <w:t>Вид_документа</w:t>
            </w:r>
          </w:p>
        </w:tc>
        <w:tc>
          <w:tcPr>
            <w:tcW w:w="299" w:type="pct"/>
          </w:tcPr>
          <w:p w14:paraId="057C3E02" w14:textId="77777777" w:rsidR="000B22D2" w:rsidRPr="007036CE" w:rsidRDefault="000B22D2" w:rsidP="000B22D2">
            <w:pPr>
              <w:pStyle w:val="GOSTTablenorm"/>
              <w:rPr>
                <w:szCs w:val="22"/>
              </w:rPr>
            </w:pPr>
            <w:r w:rsidRPr="007036CE">
              <w:t>Нет</w:t>
            </w:r>
          </w:p>
        </w:tc>
        <w:tc>
          <w:tcPr>
            <w:tcW w:w="1110" w:type="pct"/>
          </w:tcPr>
          <w:p w14:paraId="0A638981" w14:textId="77777777" w:rsidR="000B22D2" w:rsidRPr="007036CE" w:rsidRDefault="000B22D2" w:rsidP="000B22D2">
            <w:pPr>
              <w:pStyle w:val="GOSTTablenorm"/>
              <w:rPr>
                <w:szCs w:val="22"/>
              </w:rPr>
            </w:pPr>
            <w:r w:rsidRPr="007036CE">
              <w:t>Вид документа</w:t>
            </w:r>
          </w:p>
        </w:tc>
        <w:tc>
          <w:tcPr>
            <w:tcW w:w="1110" w:type="pct"/>
          </w:tcPr>
          <w:p w14:paraId="279EC4E0" w14:textId="77777777" w:rsidR="000B22D2" w:rsidRPr="007036CE" w:rsidRDefault="000B22D2" w:rsidP="000B22D2">
            <w:pPr>
              <w:pStyle w:val="GOSTTablenorm"/>
              <w:rPr>
                <w:szCs w:val="22"/>
                <w:lang w:val="en-US"/>
              </w:rPr>
            </w:pPr>
            <w:r w:rsidRPr="007036CE">
              <w:rPr>
                <w:szCs w:val="22"/>
                <w:lang w:val="en-US"/>
              </w:rPr>
              <w:t>DOC_TYPE</w:t>
            </w:r>
          </w:p>
        </w:tc>
        <w:tc>
          <w:tcPr>
            <w:tcW w:w="1371" w:type="pct"/>
          </w:tcPr>
          <w:p w14:paraId="10F382E5" w14:textId="77777777" w:rsidR="000B22D2" w:rsidRPr="007036CE" w:rsidRDefault="000B22D2" w:rsidP="000B22D2">
            <w:pPr>
              <w:pStyle w:val="GOSTTablenorm"/>
            </w:pPr>
            <w:r w:rsidRPr="007036CE">
              <w:t>-</w:t>
            </w:r>
          </w:p>
        </w:tc>
      </w:tr>
      <w:tr w:rsidR="000B22D2" w:rsidRPr="007036CE" w14:paraId="6FAF4ADF" w14:textId="77777777" w:rsidTr="00B0621B">
        <w:tc>
          <w:tcPr>
            <w:tcW w:w="1110" w:type="pct"/>
          </w:tcPr>
          <w:p w14:paraId="0AB8CF64" w14:textId="77777777" w:rsidR="000B22D2" w:rsidRPr="007036CE" w:rsidRDefault="000B22D2" w:rsidP="000B22D2">
            <w:pPr>
              <w:pStyle w:val="GOSTTablenorm"/>
              <w:rPr>
                <w:szCs w:val="22"/>
              </w:rPr>
            </w:pPr>
            <w:r w:rsidRPr="007036CE">
              <w:rPr>
                <w:szCs w:val="22"/>
              </w:rPr>
              <w:t>Уровень_конфиденциальности</w:t>
            </w:r>
          </w:p>
        </w:tc>
        <w:tc>
          <w:tcPr>
            <w:tcW w:w="299" w:type="pct"/>
          </w:tcPr>
          <w:p w14:paraId="6EF8E307" w14:textId="77777777" w:rsidR="000B22D2" w:rsidRPr="007036CE" w:rsidRDefault="000B22D2" w:rsidP="000B22D2">
            <w:pPr>
              <w:pStyle w:val="GOSTTablenorm"/>
              <w:rPr>
                <w:szCs w:val="22"/>
              </w:rPr>
            </w:pPr>
            <w:r w:rsidRPr="007036CE">
              <w:rPr>
                <w:szCs w:val="22"/>
              </w:rPr>
              <w:t>Нет</w:t>
            </w:r>
          </w:p>
        </w:tc>
        <w:tc>
          <w:tcPr>
            <w:tcW w:w="1110" w:type="pct"/>
          </w:tcPr>
          <w:p w14:paraId="5D2A6A1E" w14:textId="77777777" w:rsidR="000B22D2" w:rsidRPr="007036CE" w:rsidRDefault="000B22D2" w:rsidP="000B22D2">
            <w:pPr>
              <w:pStyle w:val="GOSTTablenorm"/>
              <w:rPr>
                <w:szCs w:val="22"/>
              </w:rPr>
            </w:pPr>
            <w:r w:rsidRPr="007036CE">
              <w:rPr>
                <w:szCs w:val="22"/>
              </w:rPr>
              <w:t>Уровень конфиденциальности</w:t>
            </w:r>
          </w:p>
        </w:tc>
        <w:tc>
          <w:tcPr>
            <w:tcW w:w="1110" w:type="pct"/>
          </w:tcPr>
          <w:p w14:paraId="3F35F45D" w14:textId="77777777" w:rsidR="000B22D2" w:rsidRPr="007036CE" w:rsidRDefault="000B22D2" w:rsidP="000B22D2">
            <w:pPr>
              <w:pStyle w:val="GOSTTablenorm"/>
              <w:rPr>
                <w:szCs w:val="22"/>
                <w:lang w:val="en-US"/>
              </w:rPr>
            </w:pPr>
            <w:r w:rsidRPr="007036CE">
              <w:rPr>
                <w:szCs w:val="22"/>
                <w:lang w:val="en-US"/>
              </w:rPr>
              <w:t>ACCESSLEVEL</w:t>
            </w:r>
          </w:p>
        </w:tc>
        <w:tc>
          <w:tcPr>
            <w:tcW w:w="1371" w:type="pct"/>
          </w:tcPr>
          <w:p w14:paraId="13EC6A1B" w14:textId="77777777" w:rsidR="000B22D2" w:rsidRPr="007036CE" w:rsidRDefault="000B22D2" w:rsidP="000B22D2">
            <w:pPr>
              <w:pStyle w:val="GOSTTablenorm"/>
              <w:rPr>
                <w:szCs w:val="22"/>
              </w:rPr>
            </w:pPr>
            <w:r w:rsidRPr="007036CE">
              <w:rPr>
                <w:szCs w:val="22"/>
              </w:rPr>
              <w:t>-</w:t>
            </w:r>
          </w:p>
        </w:tc>
      </w:tr>
      <w:tr w:rsidR="000B22D2" w:rsidRPr="007036CE" w14:paraId="278A7AE3" w14:textId="77777777" w:rsidTr="00B0621B">
        <w:tc>
          <w:tcPr>
            <w:tcW w:w="1110" w:type="pct"/>
          </w:tcPr>
          <w:p w14:paraId="32D84EA4" w14:textId="77777777" w:rsidR="000B22D2" w:rsidRPr="007036CE" w:rsidRDefault="000B22D2" w:rsidP="000B22D2">
            <w:pPr>
              <w:pStyle w:val="GOSTTablenorm"/>
              <w:rPr>
                <w:szCs w:val="22"/>
              </w:rPr>
            </w:pPr>
            <w:r w:rsidRPr="007036CE">
              <w:rPr>
                <w:szCs w:val="22"/>
              </w:rPr>
              <w:t>Наименование_документа</w:t>
            </w:r>
          </w:p>
        </w:tc>
        <w:tc>
          <w:tcPr>
            <w:tcW w:w="299" w:type="pct"/>
          </w:tcPr>
          <w:p w14:paraId="2F4DA659" w14:textId="77777777" w:rsidR="000B22D2" w:rsidRPr="007036CE" w:rsidRDefault="000B22D2" w:rsidP="000B22D2">
            <w:pPr>
              <w:pStyle w:val="GOSTTablenorm"/>
              <w:rPr>
                <w:szCs w:val="22"/>
              </w:rPr>
            </w:pPr>
            <w:r w:rsidRPr="007036CE">
              <w:rPr>
                <w:szCs w:val="22"/>
              </w:rPr>
              <w:t>Да</w:t>
            </w:r>
          </w:p>
        </w:tc>
        <w:tc>
          <w:tcPr>
            <w:tcW w:w="1110" w:type="pct"/>
          </w:tcPr>
          <w:p w14:paraId="50F363B8" w14:textId="77777777" w:rsidR="000B22D2" w:rsidRPr="007036CE" w:rsidRDefault="000B22D2" w:rsidP="000B22D2">
            <w:pPr>
              <w:pStyle w:val="GOSTTablenorm"/>
              <w:rPr>
                <w:szCs w:val="22"/>
              </w:rPr>
            </w:pPr>
            <w:r w:rsidRPr="007036CE">
              <w:rPr>
                <w:szCs w:val="22"/>
              </w:rPr>
              <w:t>Наименование документа</w:t>
            </w:r>
          </w:p>
        </w:tc>
        <w:tc>
          <w:tcPr>
            <w:tcW w:w="1110" w:type="pct"/>
          </w:tcPr>
          <w:p w14:paraId="24457D4F" w14:textId="77777777" w:rsidR="000B22D2" w:rsidRPr="007036CE" w:rsidRDefault="000B22D2" w:rsidP="000B22D2">
            <w:pPr>
              <w:pStyle w:val="GOSTTablenorm"/>
              <w:rPr>
                <w:szCs w:val="24"/>
              </w:rPr>
            </w:pPr>
            <w:r w:rsidRPr="007036CE">
              <w:rPr>
                <w:szCs w:val="22"/>
              </w:rPr>
              <w:t>-</w:t>
            </w:r>
          </w:p>
        </w:tc>
        <w:tc>
          <w:tcPr>
            <w:tcW w:w="1371" w:type="pct"/>
          </w:tcPr>
          <w:p w14:paraId="18E51605" w14:textId="77777777" w:rsidR="000B22D2" w:rsidRPr="007036CE" w:rsidRDefault="000B22D2" w:rsidP="00363C4B">
            <w:pPr>
              <w:pStyle w:val="GOSTTablenorm"/>
            </w:pPr>
            <w:r w:rsidRPr="007036CE">
              <w:rPr>
                <w:szCs w:val="22"/>
              </w:rPr>
              <w:t xml:space="preserve">Наименование документа определяется по справочнику </w:t>
            </w:r>
            <w:r w:rsidR="00363C4B" w:rsidRPr="007036CE">
              <w:rPr>
                <w:szCs w:val="22"/>
              </w:rPr>
              <w:t>«</w:t>
            </w:r>
            <w:r w:rsidRPr="007036CE">
              <w:rPr>
                <w:szCs w:val="22"/>
              </w:rPr>
              <w:t>Типы документов</w:t>
            </w:r>
            <w:r w:rsidR="00363C4B" w:rsidRPr="007036CE">
              <w:rPr>
                <w:szCs w:val="22"/>
              </w:rPr>
              <w:t xml:space="preserve">» </w:t>
            </w:r>
            <w:r w:rsidRPr="007036CE">
              <w:rPr>
                <w:szCs w:val="22"/>
              </w:rPr>
              <w:t>с помощью значения атрибута Тип_документа (</w:t>
            </w:r>
            <w:r w:rsidRPr="007036CE">
              <w:rPr>
                <w:szCs w:val="22"/>
                <w:lang w:val="en-US"/>
              </w:rPr>
              <w:t>TypeDoc</w:t>
            </w:r>
            <w:r w:rsidRPr="007036CE">
              <w:rPr>
                <w:szCs w:val="22"/>
              </w:rPr>
              <w:t>) из заголовка запроса</w:t>
            </w:r>
          </w:p>
        </w:tc>
      </w:tr>
      <w:tr w:rsidR="000B22D2" w:rsidRPr="007036CE" w14:paraId="2EBC1C57" w14:textId="77777777" w:rsidTr="00B0621B">
        <w:tc>
          <w:tcPr>
            <w:tcW w:w="1110" w:type="pct"/>
          </w:tcPr>
          <w:p w14:paraId="06990B5E" w14:textId="77777777" w:rsidR="000B22D2" w:rsidRPr="007036CE" w:rsidRDefault="000B22D2" w:rsidP="000B22D2">
            <w:pPr>
              <w:pStyle w:val="GOSTTablenorm"/>
              <w:rPr>
                <w:szCs w:val="22"/>
              </w:rPr>
            </w:pPr>
            <w:r w:rsidRPr="007036CE">
              <w:rPr>
                <w:szCs w:val="22"/>
              </w:rPr>
              <w:lastRenderedPageBreak/>
              <w:t>Код_валюты</w:t>
            </w:r>
          </w:p>
        </w:tc>
        <w:tc>
          <w:tcPr>
            <w:tcW w:w="299" w:type="pct"/>
          </w:tcPr>
          <w:p w14:paraId="3855D1C4" w14:textId="77777777" w:rsidR="000B22D2" w:rsidRPr="007036CE" w:rsidRDefault="000B22D2" w:rsidP="000B22D2">
            <w:pPr>
              <w:pStyle w:val="GOSTTablenorm"/>
              <w:rPr>
                <w:szCs w:val="22"/>
              </w:rPr>
            </w:pPr>
            <w:r w:rsidRPr="007036CE">
              <w:rPr>
                <w:szCs w:val="22"/>
              </w:rPr>
              <w:t>Да</w:t>
            </w:r>
          </w:p>
        </w:tc>
        <w:tc>
          <w:tcPr>
            <w:tcW w:w="1110" w:type="pct"/>
          </w:tcPr>
          <w:p w14:paraId="4F5D2405" w14:textId="77777777" w:rsidR="000B22D2" w:rsidRPr="007036CE" w:rsidRDefault="000B22D2" w:rsidP="000B22D2">
            <w:pPr>
              <w:pStyle w:val="GOSTTablenorm"/>
              <w:rPr>
                <w:szCs w:val="22"/>
              </w:rPr>
            </w:pPr>
            <w:r w:rsidRPr="007036CE">
              <w:rPr>
                <w:szCs w:val="22"/>
              </w:rPr>
              <w:t>Код валюты</w:t>
            </w:r>
          </w:p>
        </w:tc>
        <w:tc>
          <w:tcPr>
            <w:tcW w:w="1110" w:type="pct"/>
          </w:tcPr>
          <w:p w14:paraId="433BA929" w14:textId="77777777" w:rsidR="000B22D2" w:rsidRPr="007036CE" w:rsidRDefault="000B22D2" w:rsidP="000B22D2">
            <w:pPr>
              <w:pStyle w:val="GOSTTablenorm"/>
              <w:rPr>
                <w:szCs w:val="24"/>
              </w:rPr>
            </w:pPr>
            <w:r w:rsidRPr="007036CE">
              <w:rPr>
                <w:szCs w:val="22"/>
              </w:rPr>
              <w:t>-</w:t>
            </w:r>
          </w:p>
        </w:tc>
        <w:tc>
          <w:tcPr>
            <w:tcW w:w="1371" w:type="pct"/>
          </w:tcPr>
          <w:p w14:paraId="62D55F76" w14:textId="77777777" w:rsidR="000B22D2" w:rsidRPr="007036CE" w:rsidRDefault="000B22D2" w:rsidP="000B22D2">
            <w:pPr>
              <w:pStyle w:val="GOSTTablenorm"/>
            </w:pPr>
            <w:r w:rsidRPr="007036CE">
              <w:rPr>
                <w:szCs w:val="22"/>
              </w:rPr>
              <w:t>Указывается значение «643»</w:t>
            </w:r>
          </w:p>
        </w:tc>
      </w:tr>
      <w:tr w:rsidR="00CE3062" w:rsidRPr="007036CE" w14:paraId="7AD0288E" w14:textId="77777777" w:rsidTr="00B0621B">
        <w:tc>
          <w:tcPr>
            <w:tcW w:w="1110" w:type="pct"/>
          </w:tcPr>
          <w:p w14:paraId="019813B8" w14:textId="77777777" w:rsidR="00CE3062" w:rsidRPr="007036CE" w:rsidRDefault="00CE3062" w:rsidP="00CE3062">
            <w:pPr>
              <w:pStyle w:val="GOSTTablenorm"/>
              <w:rPr>
                <w:szCs w:val="22"/>
              </w:rPr>
            </w:pPr>
            <w:r w:rsidRPr="007036CE">
              <w:rPr>
                <w:szCs w:val="22"/>
              </w:rPr>
              <w:t>Код_валюты_учета</w:t>
            </w:r>
          </w:p>
        </w:tc>
        <w:tc>
          <w:tcPr>
            <w:tcW w:w="299" w:type="pct"/>
          </w:tcPr>
          <w:p w14:paraId="423932B7" w14:textId="77777777" w:rsidR="00CE3062" w:rsidRPr="007036CE" w:rsidRDefault="00CE3062" w:rsidP="00CE3062">
            <w:pPr>
              <w:pStyle w:val="GOSTTablenorm"/>
              <w:rPr>
                <w:szCs w:val="22"/>
              </w:rPr>
            </w:pPr>
            <w:r w:rsidRPr="007036CE">
              <w:rPr>
                <w:szCs w:val="22"/>
              </w:rPr>
              <w:t>да</w:t>
            </w:r>
          </w:p>
        </w:tc>
        <w:tc>
          <w:tcPr>
            <w:tcW w:w="1110" w:type="pct"/>
          </w:tcPr>
          <w:p w14:paraId="275B6B27" w14:textId="77777777" w:rsidR="00CE3062" w:rsidRPr="007036CE" w:rsidRDefault="00CE3062" w:rsidP="00CE3062">
            <w:pPr>
              <w:pStyle w:val="GOSTTablenorm"/>
              <w:rPr>
                <w:szCs w:val="22"/>
              </w:rPr>
            </w:pPr>
            <w:r w:rsidRPr="007036CE">
              <w:rPr>
                <w:szCs w:val="22"/>
              </w:rPr>
              <w:t>Код валюты учета по ОКВ</w:t>
            </w:r>
          </w:p>
        </w:tc>
        <w:tc>
          <w:tcPr>
            <w:tcW w:w="1110" w:type="pct"/>
          </w:tcPr>
          <w:p w14:paraId="792A7FD8" w14:textId="77777777" w:rsidR="00CE3062" w:rsidRPr="007036CE" w:rsidRDefault="00CE3062" w:rsidP="00CE3062">
            <w:pPr>
              <w:pStyle w:val="GOSTTablenorm"/>
              <w:rPr>
                <w:szCs w:val="22"/>
              </w:rPr>
            </w:pPr>
            <w:r w:rsidRPr="007036CE">
              <w:t>-</w:t>
            </w:r>
          </w:p>
        </w:tc>
        <w:tc>
          <w:tcPr>
            <w:tcW w:w="1371" w:type="pct"/>
          </w:tcPr>
          <w:p w14:paraId="6E778903" w14:textId="77777777" w:rsidR="00CE3062" w:rsidRPr="007036CE" w:rsidRDefault="00CE3062" w:rsidP="00CE3062">
            <w:pPr>
              <w:pStyle w:val="GOSTTablenorm"/>
              <w:rPr>
                <w:szCs w:val="22"/>
              </w:rPr>
            </w:pPr>
            <w:r w:rsidRPr="007036CE">
              <w:t>Указывается значение «643»</w:t>
            </w:r>
          </w:p>
        </w:tc>
      </w:tr>
      <w:tr w:rsidR="00CE3062" w:rsidRPr="007036CE" w14:paraId="32DDF169" w14:textId="77777777" w:rsidTr="00B0621B">
        <w:tc>
          <w:tcPr>
            <w:tcW w:w="1110" w:type="pct"/>
          </w:tcPr>
          <w:p w14:paraId="1EB0C227" w14:textId="77777777" w:rsidR="00CE3062" w:rsidRPr="007036CE" w:rsidRDefault="00CE3062" w:rsidP="00CE3062">
            <w:pPr>
              <w:pStyle w:val="GOSTTablenorm"/>
              <w:rPr>
                <w:szCs w:val="22"/>
              </w:rPr>
            </w:pPr>
            <w:r w:rsidRPr="007036CE">
              <w:rPr>
                <w:szCs w:val="22"/>
              </w:rPr>
              <w:t>Код_бюджета</w:t>
            </w:r>
          </w:p>
        </w:tc>
        <w:tc>
          <w:tcPr>
            <w:tcW w:w="299" w:type="pct"/>
          </w:tcPr>
          <w:p w14:paraId="7E1521AA" w14:textId="77777777" w:rsidR="00CE3062" w:rsidRPr="007036CE" w:rsidRDefault="00CE3062" w:rsidP="00CE3062">
            <w:pPr>
              <w:pStyle w:val="GOSTTablenorm"/>
              <w:rPr>
                <w:szCs w:val="22"/>
              </w:rPr>
            </w:pPr>
            <w:r w:rsidRPr="007036CE">
              <w:rPr>
                <w:szCs w:val="22"/>
              </w:rPr>
              <w:t>Нет</w:t>
            </w:r>
          </w:p>
        </w:tc>
        <w:tc>
          <w:tcPr>
            <w:tcW w:w="1110" w:type="pct"/>
          </w:tcPr>
          <w:p w14:paraId="0BB96C40" w14:textId="77777777" w:rsidR="00CE3062" w:rsidRPr="007036CE" w:rsidRDefault="00CE3062" w:rsidP="00CE3062">
            <w:pPr>
              <w:pStyle w:val="GOSTTablenorm"/>
              <w:rPr>
                <w:szCs w:val="22"/>
              </w:rPr>
            </w:pPr>
            <w:r w:rsidRPr="007036CE">
              <w:rPr>
                <w:szCs w:val="22"/>
              </w:rPr>
              <w:t>Код бюджета</w:t>
            </w:r>
          </w:p>
        </w:tc>
        <w:tc>
          <w:tcPr>
            <w:tcW w:w="1110" w:type="pct"/>
          </w:tcPr>
          <w:p w14:paraId="637A7F88" w14:textId="77777777" w:rsidR="00CE3062" w:rsidRPr="007036CE" w:rsidRDefault="00CE3062" w:rsidP="00CE3062">
            <w:pPr>
              <w:pStyle w:val="GOSTTablenorm"/>
              <w:rPr>
                <w:szCs w:val="24"/>
              </w:rPr>
            </w:pPr>
            <w:r w:rsidRPr="007036CE">
              <w:rPr>
                <w:szCs w:val="24"/>
              </w:rPr>
              <w:t>BUDGET_CODE</w:t>
            </w:r>
          </w:p>
        </w:tc>
        <w:tc>
          <w:tcPr>
            <w:tcW w:w="1371" w:type="pct"/>
          </w:tcPr>
          <w:p w14:paraId="6D7B6BA8" w14:textId="77777777" w:rsidR="00CE3062" w:rsidRPr="007036CE" w:rsidRDefault="00CE3062" w:rsidP="00CE3062">
            <w:pPr>
              <w:pStyle w:val="GOSTTablenorm"/>
            </w:pPr>
          </w:p>
        </w:tc>
      </w:tr>
      <w:tr w:rsidR="00CE3062" w:rsidRPr="007036CE" w14:paraId="620085B7" w14:textId="77777777" w:rsidTr="00B0621B">
        <w:tc>
          <w:tcPr>
            <w:tcW w:w="1110" w:type="pct"/>
          </w:tcPr>
          <w:p w14:paraId="078319D9" w14:textId="77777777" w:rsidR="00CE3062" w:rsidRPr="007036CE" w:rsidRDefault="00CE3062" w:rsidP="00CE3062">
            <w:pPr>
              <w:pStyle w:val="GOSTTablenorm"/>
              <w:rPr>
                <w:szCs w:val="22"/>
              </w:rPr>
            </w:pPr>
            <w:r w:rsidRPr="007036CE">
              <w:rPr>
                <w:szCs w:val="22"/>
              </w:rPr>
              <w:t>Тип_бюджета</w:t>
            </w:r>
          </w:p>
        </w:tc>
        <w:tc>
          <w:tcPr>
            <w:tcW w:w="299" w:type="pct"/>
          </w:tcPr>
          <w:p w14:paraId="4B833EFF" w14:textId="77777777" w:rsidR="00CE3062" w:rsidRPr="007036CE" w:rsidRDefault="00CE3062" w:rsidP="00CE3062">
            <w:pPr>
              <w:pStyle w:val="GOSTTablenorm"/>
              <w:rPr>
                <w:szCs w:val="22"/>
              </w:rPr>
            </w:pPr>
            <w:r w:rsidRPr="007036CE">
              <w:rPr>
                <w:szCs w:val="22"/>
              </w:rPr>
              <w:t>Да</w:t>
            </w:r>
          </w:p>
        </w:tc>
        <w:tc>
          <w:tcPr>
            <w:tcW w:w="1110" w:type="pct"/>
          </w:tcPr>
          <w:p w14:paraId="05149A14" w14:textId="77777777" w:rsidR="00CE3062" w:rsidRPr="007036CE" w:rsidRDefault="00CE3062" w:rsidP="00CE3062">
            <w:pPr>
              <w:pStyle w:val="GOSTTablenorm"/>
              <w:rPr>
                <w:szCs w:val="22"/>
              </w:rPr>
            </w:pPr>
            <w:r w:rsidRPr="007036CE">
              <w:rPr>
                <w:szCs w:val="22"/>
              </w:rPr>
              <w:t>Тип бюджета</w:t>
            </w:r>
          </w:p>
        </w:tc>
        <w:tc>
          <w:tcPr>
            <w:tcW w:w="1110" w:type="pct"/>
          </w:tcPr>
          <w:p w14:paraId="026791CA" w14:textId="77777777" w:rsidR="00CE3062" w:rsidRPr="007036CE" w:rsidRDefault="00CE3062" w:rsidP="00CE3062">
            <w:pPr>
              <w:pStyle w:val="GOSTTablenorm"/>
              <w:rPr>
                <w:szCs w:val="24"/>
              </w:rPr>
            </w:pPr>
            <w:r w:rsidRPr="007036CE">
              <w:rPr>
                <w:szCs w:val="24"/>
              </w:rPr>
              <w:t>BUDGET_CODE</w:t>
            </w:r>
          </w:p>
        </w:tc>
        <w:tc>
          <w:tcPr>
            <w:tcW w:w="1371" w:type="pct"/>
          </w:tcPr>
          <w:p w14:paraId="5A509F6A" w14:textId="77777777" w:rsidR="00CE3062" w:rsidRPr="007036CE" w:rsidRDefault="00CE3062" w:rsidP="00CE3062">
            <w:pPr>
              <w:pStyle w:val="GOSTTablenorm"/>
            </w:pPr>
            <w:r w:rsidRPr="007036CE">
              <w:rPr>
                <w:szCs w:val="22"/>
              </w:rPr>
              <w:t>Тип бюджета определяется по справочнику «Бюджеты» (поиск по значению «Код бюджета»)</w:t>
            </w:r>
          </w:p>
        </w:tc>
      </w:tr>
      <w:tr w:rsidR="00CE3062" w:rsidRPr="007036CE" w14:paraId="6B1AD17E" w14:textId="77777777" w:rsidTr="00B0621B">
        <w:tc>
          <w:tcPr>
            <w:tcW w:w="1110" w:type="pct"/>
          </w:tcPr>
          <w:p w14:paraId="4916B704" w14:textId="77777777" w:rsidR="00CE3062" w:rsidRPr="007036CE" w:rsidRDefault="00CE3062" w:rsidP="00CE3062">
            <w:pPr>
              <w:pStyle w:val="GOSTTablenorm"/>
              <w:rPr>
                <w:szCs w:val="22"/>
              </w:rPr>
            </w:pPr>
            <w:r w:rsidRPr="007036CE">
              <w:rPr>
                <w:szCs w:val="22"/>
              </w:rPr>
              <w:t>Дата_ввода_в_действие</w:t>
            </w:r>
          </w:p>
        </w:tc>
        <w:tc>
          <w:tcPr>
            <w:tcW w:w="299" w:type="pct"/>
          </w:tcPr>
          <w:p w14:paraId="0777DFC3" w14:textId="77777777" w:rsidR="00CE3062" w:rsidRPr="007036CE" w:rsidRDefault="00CE3062" w:rsidP="00CE3062">
            <w:pPr>
              <w:pStyle w:val="GOSTTablenorm"/>
              <w:rPr>
                <w:szCs w:val="22"/>
              </w:rPr>
            </w:pPr>
            <w:r w:rsidRPr="007036CE">
              <w:rPr>
                <w:szCs w:val="22"/>
              </w:rPr>
              <w:t>Нет</w:t>
            </w:r>
          </w:p>
        </w:tc>
        <w:tc>
          <w:tcPr>
            <w:tcW w:w="1110" w:type="pct"/>
          </w:tcPr>
          <w:p w14:paraId="1CCFDE02" w14:textId="77777777" w:rsidR="00CE3062" w:rsidRPr="007036CE" w:rsidRDefault="00CE3062" w:rsidP="00CE3062">
            <w:pPr>
              <w:pStyle w:val="GOSTTablenorm"/>
              <w:rPr>
                <w:szCs w:val="22"/>
              </w:rPr>
            </w:pPr>
            <w:r w:rsidRPr="007036CE">
              <w:rPr>
                <w:szCs w:val="22"/>
              </w:rPr>
              <w:t>Дата ввода в действие</w:t>
            </w:r>
          </w:p>
        </w:tc>
        <w:tc>
          <w:tcPr>
            <w:tcW w:w="1110" w:type="pct"/>
          </w:tcPr>
          <w:p w14:paraId="6D84C5F8" w14:textId="1DA6BD3F" w:rsidR="00CE3062" w:rsidRPr="007036CE" w:rsidRDefault="00B14C83" w:rsidP="00CE3062">
            <w:pPr>
              <w:pStyle w:val="GOSTTablenorm"/>
              <w:rPr>
                <w:szCs w:val="24"/>
              </w:rPr>
            </w:pPr>
            <w:ins w:id="10715" w:author="EXP-320404" w:date="2025-08-21T10:26:00Z">
              <w:r w:rsidRPr="007036CE">
                <w:t>SettlementDate</w:t>
              </w:r>
            </w:ins>
            <w:del w:id="10716" w:author="EXP-320404" w:date="2025-08-21T10:26:00Z">
              <w:r w:rsidR="00CE3062" w:rsidRPr="007036CE" w:rsidDel="00B14C83">
                <w:rPr>
                  <w:szCs w:val="24"/>
                </w:rPr>
                <w:delText>EVENT_DATE</w:delText>
              </w:r>
            </w:del>
          </w:p>
        </w:tc>
        <w:tc>
          <w:tcPr>
            <w:tcW w:w="1371" w:type="pct"/>
          </w:tcPr>
          <w:p w14:paraId="19ABB3BB" w14:textId="77777777" w:rsidR="00CE3062" w:rsidRPr="007036CE" w:rsidRDefault="00CE3062" w:rsidP="00CE3062">
            <w:pPr>
              <w:pStyle w:val="GOSTTablenorm"/>
            </w:pPr>
            <w:r w:rsidRPr="007036CE">
              <w:t>-</w:t>
            </w:r>
          </w:p>
        </w:tc>
      </w:tr>
      <w:tr w:rsidR="00194707" w:rsidRPr="007036CE" w14:paraId="1DA1AE8D" w14:textId="77777777" w:rsidTr="00B0621B">
        <w:tc>
          <w:tcPr>
            <w:tcW w:w="1110" w:type="pct"/>
          </w:tcPr>
          <w:p w14:paraId="7EE3B054" w14:textId="77777777" w:rsidR="00194707" w:rsidRPr="007036CE" w:rsidRDefault="00194707" w:rsidP="00194707">
            <w:pPr>
              <w:pStyle w:val="GOSTTablenorm"/>
              <w:rPr>
                <w:szCs w:val="22"/>
              </w:rPr>
            </w:pPr>
            <w:r w:rsidRPr="007036CE">
              <w:t>Новый_бюджетный_цикл</w:t>
            </w:r>
          </w:p>
        </w:tc>
        <w:tc>
          <w:tcPr>
            <w:tcW w:w="299" w:type="pct"/>
          </w:tcPr>
          <w:p w14:paraId="7FF07388" w14:textId="77777777" w:rsidR="00194707" w:rsidRPr="007036CE" w:rsidRDefault="00194707" w:rsidP="00194707">
            <w:pPr>
              <w:pStyle w:val="GOSTTablenorm"/>
              <w:rPr>
                <w:szCs w:val="22"/>
              </w:rPr>
            </w:pPr>
            <w:r w:rsidRPr="007036CE">
              <w:rPr>
                <w:szCs w:val="22"/>
              </w:rPr>
              <w:t>Нет</w:t>
            </w:r>
          </w:p>
        </w:tc>
        <w:tc>
          <w:tcPr>
            <w:tcW w:w="1110" w:type="pct"/>
          </w:tcPr>
          <w:p w14:paraId="468D33B3" w14:textId="77777777" w:rsidR="00194707" w:rsidRPr="007036CE" w:rsidRDefault="00194707" w:rsidP="00194707">
            <w:pPr>
              <w:pStyle w:val="GOSTTablenorm"/>
              <w:rPr>
                <w:szCs w:val="22"/>
              </w:rPr>
            </w:pPr>
            <w:r w:rsidRPr="007036CE">
              <w:t>Признак «Новый бюджетный цикл»</w:t>
            </w:r>
          </w:p>
        </w:tc>
        <w:tc>
          <w:tcPr>
            <w:tcW w:w="1110" w:type="pct"/>
          </w:tcPr>
          <w:p w14:paraId="32052748" w14:textId="77777777" w:rsidR="00194707" w:rsidRPr="007036CE" w:rsidRDefault="00194707" w:rsidP="00194707">
            <w:pPr>
              <w:pStyle w:val="GOSTTablenorm"/>
              <w:rPr>
                <w:szCs w:val="24"/>
              </w:rPr>
            </w:pPr>
            <w:r w:rsidRPr="007036CE">
              <w:rPr>
                <w:lang w:val="en-US"/>
              </w:rPr>
              <w:t>NBC</w:t>
            </w:r>
          </w:p>
        </w:tc>
        <w:tc>
          <w:tcPr>
            <w:tcW w:w="1371" w:type="pct"/>
          </w:tcPr>
          <w:p w14:paraId="0AC0B30D" w14:textId="77777777" w:rsidR="00194707" w:rsidRPr="007036CE" w:rsidRDefault="00194707" w:rsidP="00194707">
            <w:pPr>
              <w:pStyle w:val="GOSTTablenorm"/>
            </w:pPr>
            <w:r w:rsidRPr="007036CE">
              <w:rPr>
                <w:lang w:val="en-US"/>
              </w:rPr>
              <w:t>-</w:t>
            </w:r>
          </w:p>
        </w:tc>
      </w:tr>
      <w:tr w:rsidR="00194707" w:rsidRPr="007036CE" w14:paraId="10D7B8CA" w14:textId="77777777" w:rsidTr="00B0621B">
        <w:tc>
          <w:tcPr>
            <w:tcW w:w="1110" w:type="pct"/>
          </w:tcPr>
          <w:p w14:paraId="5EB20CDF" w14:textId="77777777" w:rsidR="00194707" w:rsidRPr="007036CE" w:rsidRDefault="00194707" w:rsidP="00194707">
            <w:pPr>
              <w:pStyle w:val="GOSTTablenorm"/>
              <w:rPr>
                <w:szCs w:val="22"/>
              </w:rPr>
            </w:pPr>
            <w:r w:rsidRPr="007036CE">
              <w:t>Номер_строки</w:t>
            </w:r>
          </w:p>
        </w:tc>
        <w:tc>
          <w:tcPr>
            <w:tcW w:w="299" w:type="pct"/>
          </w:tcPr>
          <w:p w14:paraId="6FA4A2F2" w14:textId="77777777" w:rsidR="00194707" w:rsidRPr="007036CE" w:rsidRDefault="00194707" w:rsidP="00194707">
            <w:pPr>
              <w:pStyle w:val="GOSTTablenorm"/>
              <w:rPr>
                <w:szCs w:val="22"/>
              </w:rPr>
            </w:pPr>
            <w:r w:rsidRPr="007036CE">
              <w:t>Нет</w:t>
            </w:r>
          </w:p>
        </w:tc>
        <w:tc>
          <w:tcPr>
            <w:tcW w:w="1110" w:type="pct"/>
          </w:tcPr>
          <w:p w14:paraId="1A0C1940" w14:textId="77777777" w:rsidR="00194707" w:rsidRPr="007036CE" w:rsidRDefault="00194707" w:rsidP="00194707">
            <w:pPr>
              <w:pStyle w:val="GOSTTablenorm"/>
              <w:rPr>
                <w:szCs w:val="22"/>
              </w:rPr>
            </w:pPr>
            <w:r w:rsidRPr="007036CE">
              <w:t>Номер строки</w:t>
            </w:r>
          </w:p>
        </w:tc>
        <w:tc>
          <w:tcPr>
            <w:tcW w:w="1110" w:type="pct"/>
          </w:tcPr>
          <w:p w14:paraId="5D315F20" w14:textId="77777777" w:rsidR="00194707" w:rsidRPr="007036CE" w:rsidRDefault="00194707" w:rsidP="00194707">
            <w:pPr>
              <w:pStyle w:val="GOSTTablenorm"/>
              <w:rPr>
                <w:szCs w:val="24"/>
              </w:rPr>
            </w:pPr>
            <w:r w:rsidRPr="007036CE">
              <w:rPr>
                <w:b/>
                <w:szCs w:val="24"/>
                <w:lang w:val="en-US"/>
              </w:rPr>
              <w:t>SECTION_1</w:t>
            </w:r>
            <w:r w:rsidRPr="007036CE">
              <w:rPr>
                <w:b/>
                <w:szCs w:val="24"/>
              </w:rPr>
              <w:t>:</w:t>
            </w:r>
            <w:r w:rsidRPr="007036CE">
              <w:rPr>
                <w:szCs w:val="24"/>
                <w:lang w:val="en-US"/>
              </w:rPr>
              <w:t>NUMBROW</w:t>
            </w:r>
          </w:p>
        </w:tc>
        <w:tc>
          <w:tcPr>
            <w:tcW w:w="1371" w:type="pct"/>
          </w:tcPr>
          <w:p w14:paraId="4A1B3547" w14:textId="77777777" w:rsidR="00194707" w:rsidRPr="007036CE" w:rsidRDefault="00194707" w:rsidP="00194707">
            <w:pPr>
              <w:pStyle w:val="GOSTTablenorm"/>
            </w:pPr>
            <w:r w:rsidRPr="007036CE">
              <w:t>-</w:t>
            </w:r>
          </w:p>
        </w:tc>
      </w:tr>
      <w:tr w:rsidR="00194707" w:rsidRPr="007036CE" w14:paraId="3DA299F7" w14:textId="77777777" w:rsidTr="00B0621B">
        <w:tc>
          <w:tcPr>
            <w:tcW w:w="1110" w:type="pct"/>
          </w:tcPr>
          <w:p w14:paraId="3ED8E89C" w14:textId="77777777" w:rsidR="00194707" w:rsidRPr="007036CE" w:rsidRDefault="00194707" w:rsidP="00194707">
            <w:pPr>
              <w:pStyle w:val="GOSTTablenorm"/>
              <w:rPr>
                <w:szCs w:val="22"/>
              </w:rPr>
            </w:pPr>
            <w:r w:rsidRPr="007036CE">
              <w:rPr>
                <w:szCs w:val="22"/>
              </w:rPr>
              <w:t>Признак_детальной_строки</w:t>
            </w:r>
          </w:p>
        </w:tc>
        <w:tc>
          <w:tcPr>
            <w:tcW w:w="299" w:type="pct"/>
          </w:tcPr>
          <w:p w14:paraId="22609099" w14:textId="77777777" w:rsidR="00194707" w:rsidRPr="007036CE" w:rsidRDefault="00194707" w:rsidP="00194707">
            <w:pPr>
              <w:pStyle w:val="GOSTTablenorm"/>
              <w:rPr>
                <w:szCs w:val="22"/>
              </w:rPr>
            </w:pPr>
            <w:r w:rsidRPr="007036CE">
              <w:rPr>
                <w:szCs w:val="22"/>
              </w:rPr>
              <w:t>Нет</w:t>
            </w:r>
          </w:p>
        </w:tc>
        <w:tc>
          <w:tcPr>
            <w:tcW w:w="1110" w:type="pct"/>
          </w:tcPr>
          <w:p w14:paraId="6D9814F2" w14:textId="77777777" w:rsidR="00194707" w:rsidRPr="007036CE" w:rsidRDefault="00194707" w:rsidP="00194707">
            <w:pPr>
              <w:pStyle w:val="GOSTTablenorm"/>
              <w:rPr>
                <w:szCs w:val="22"/>
              </w:rPr>
            </w:pPr>
            <w:r w:rsidRPr="007036CE">
              <w:rPr>
                <w:szCs w:val="22"/>
              </w:rPr>
              <w:t>Признак детальной строки</w:t>
            </w:r>
          </w:p>
        </w:tc>
        <w:tc>
          <w:tcPr>
            <w:tcW w:w="1110" w:type="pct"/>
          </w:tcPr>
          <w:p w14:paraId="7E68802C" w14:textId="77777777" w:rsidR="00194707" w:rsidRPr="007036CE" w:rsidRDefault="00194707" w:rsidP="00194707">
            <w:pPr>
              <w:pStyle w:val="GOSTTablenorm"/>
            </w:pPr>
            <w:r w:rsidRPr="007036CE">
              <w:rPr>
                <w:b/>
                <w:szCs w:val="24"/>
                <w:lang w:val="en-US"/>
              </w:rPr>
              <w:t>SECTION_1</w:t>
            </w:r>
            <w:r w:rsidRPr="007036CE">
              <w:rPr>
                <w:b/>
                <w:szCs w:val="24"/>
              </w:rPr>
              <w:t>:</w:t>
            </w:r>
            <w:r w:rsidRPr="007036CE">
              <w:t>SIGNKBK</w:t>
            </w:r>
          </w:p>
        </w:tc>
        <w:tc>
          <w:tcPr>
            <w:tcW w:w="1371" w:type="pct"/>
          </w:tcPr>
          <w:p w14:paraId="0A0A065B" w14:textId="77777777" w:rsidR="00194707" w:rsidRPr="007036CE" w:rsidRDefault="00194707" w:rsidP="00194707">
            <w:pPr>
              <w:pStyle w:val="GOSTTablenorm"/>
              <w:rPr>
                <w:lang w:val="en-US"/>
              </w:rPr>
            </w:pPr>
            <w:r w:rsidRPr="007036CE">
              <w:t>-</w:t>
            </w:r>
          </w:p>
        </w:tc>
      </w:tr>
      <w:tr w:rsidR="00194707" w:rsidRPr="007036CE" w14:paraId="2149C995" w14:textId="77777777" w:rsidTr="00B0621B">
        <w:tc>
          <w:tcPr>
            <w:tcW w:w="1110" w:type="pct"/>
          </w:tcPr>
          <w:p w14:paraId="21F96875" w14:textId="77777777" w:rsidR="00194707" w:rsidRPr="007036CE" w:rsidRDefault="00194707" w:rsidP="00194707">
            <w:pPr>
              <w:pStyle w:val="GOSTTablenorm"/>
              <w:rPr>
                <w:szCs w:val="22"/>
              </w:rPr>
            </w:pPr>
            <w:r w:rsidRPr="007036CE">
              <w:rPr>
                <w:szCs w:val="22"/>
              </w:rPr>
              <w:t>КБК</w:t>
            </w:r>
          </w:p>
        </w:tc>
        <w:tc>
          <w:tcPr>
            <w:tcW w:w="299" w:type="pct"/>
          </w:tcPr>
          <w:p w14:paraId="78290E2B" w14:textId="77777777" w:rsidR="00194707" w:rsidRPr="007036CE" w:rsidRDefault="00194707" w:rsidP="00194707">
            <w:pPr>
              <w:pStyle w:val="GOSTTablenorm"/>
              <w:rPr>
                <w:szCs w:val="22"/>
              </w:rPr>
            </w:pPr>
            <w:r w:rsidRPr="007036CE">
              <w:rPr>
                <w:szCs w:val="22"/>
              </w:rPr>
              <w:t>Нет</w:t>
            </w:r>
          </w:p>
        </w:tc>
        <w:tc>
          <w:tcPr>
            <w:tcW w:w="1110" w:type="pct"/>
          </w:tcPr>
          <w:p w14:paraId="5A117444" w14:textId="77777777" w:rsidR="00194707" w:rsidRPr="007036CE" w:rsidRDefault="00194707" w:rsidP="00194707">
            <w:pPr>
              <w:pStyle w:val="GOSTTablenorm"/>
              <w:rPr>
                <w:szCs w:val="22"/>
              </w:rPr>
            </w:pPr>
            <w:r w:rsidRPr="007036CE">
              <w:rPr>
                <w:szCs w:val="22"/>
              </w:rPr>
              <w:t>КБК</w:t>
            </w:r>
          </w:p>
        </w:tc>
        <w:tc>
          <w:tcPr>
            <w:tcW w:w="1110" w:type="pct"/>
          </w:tcPr>
          <w:p w14:paraId="6AA63D3A" w14:textId="77777777" w:rsidR="00194707" w:rsidRPr="007036CE" w:rsidRDefault="00194707" w:rsidP="00194707">
            <w:pPr>
              <w:pStyle w:val="GOSTTablenorm"/>
            </w:pPr>
            <w:r w:rsidRPr="007036CE">
              <w:rPr>
                <w:b/>
                <w:szCs w:val="24"/>
                <w:lang w:val="en-US"/>
              </w:rPr>
              <w:t>SECTION_1</w:t>
            </w:r>
            <w:r w:rsidRPr="007036CE">
              <w:rPr>
                <w:b/>
                <w:szCs w:val="24"/>
              </w:rPr>
              <w:t>:</w:t>
            </w:r>
            <w:r w:rsidRPr="007036CE">
              <w:rPr>
                <w:szCs w:val="24"/>
                <w:lang w:val="en-US"/>
              </w:rPr>
              <w:t>KBK</w:t>
            </w:r>
          </w:p>
        </w:tc>
        <w:tc>
          <w:tcPr>
            <w:tcW w:w="1371" w:type="pct"/>
          </w:tcPr>
          <w:p w14:paraId="0687C2D3" w14:textId="77777777" w:rsidR="00194707" w:rsidRPr="007036CE" w:rsidRDefault="00194707" w:rsidP="00194707">
            <w:pPr>
              <w:pStyle w:val="GOSTTablenorm"/>
            </w:pPr>
            <w:r w:rsidRPr="007036CE">
              <w:t>-</w:t>
            </w:r>
          </w:p>
        </w:tc>
      </w:tr>
      <w:tr w:rsidR="00194707" w:rsidRPr="007036CE" w14:paraId="62492216" w14:textId="77777777" w:rsidTr="00B0621B">
        <w:tc>
          <w:tcPr>
            <w:tcW w:w="1110" w:type="pct"/>
          </w:tcPr>
          <w:p w14:paraId="26C7240F" w14:textId="77777777" w:rsidR="00194707" w:rsidRPr="007036CE" w:rsidRDefault="00194707" w:rsidP="00194707">
            <w:pPr>
              <w:pStyle w:val="GOSTTablenorm"/>
              <w:rPr>
                <w:szCs w:val="22"/>
              </w:rPr>
            </w:pPr>
            <w:r w:rsidRPr="007036CE">
              <w:rPr>
                <w:szCs w:val="22"/>
              </w:rPr>
              <w:t>Тип_КБК</w:t>
            </w:r>
          </w:p>
        </w:tc>
        <w:tc>
          <w:tcPr>
            <w:tcW w:w="299" w:type="pct"/>
          </w:tcPr>
          <w:p w14:paraId="40BF1F80" w14:textId="77777777" w:rsidR="00194707" w:rsidRPr="007036CE" w:rsidRDefault="00194707" w:rsidP="00194707">
            <w:pPr>
              <w:pStyle w:val="GOSTTablenorm"/>
              <w:rPr>
                <w:szCs w:val="22"/>
              </w:rPr>
            </w:pPr>
            <w:r w:rsidRPr="007036CE">
              <w:rPr>
                <w:szCs w:val="22"/>
              </w:rPr>
              <w:t>Нет</w:t>
            </w:r>
          </w:p>
        </w:tc>
        <w:tc>
          <w:tcPr>
            <w:tcW w:w="1110" w:type="pct"/>
          </w:tcPr>
          <w:p w14:paraId="7F285959" w14:textId="77777777" w:rsidR="00194707" w:rsidRPr="007036CE" w:rsidRDefault="00194707" w:rsidP="00194707">
            <w:pPr>
              <w:pStyle w:val="GOSTTablenorm"/>
              <w:rPr>
                <w:szCs w:val="22"/>
              </w:rPr>
            </w:pPr>
            <w:r w:rsidRPr="007036CE">
              <w:rPr>
                <w:szCs w:val="22"/>
              </w:rPr>
              <w:t>Тип КБК</w:t>
            </w:r>
          </w:p>
        </w:tc>
        <w:tc>
          <w:tcPr>
            <w:tcW w:w="1110" w:type="pct"/>
          </w:tcPr>
          <w:p w14:paraId="49F8A218" w14:textId="77777777" w:rsidR="00194707" w:rsidRPr="007036CE" w:rsidRDefault="00194707" w:rsidP="00194707">
            <w:pPr>
              <w:pStyle w:val="GOSTTablenorm"/>
              <w:rPr>
                <w:szCs w:val="24"/>
                <w:lang w:val="en-US"/>
              </w:rPr>
            </w:pPr>
            <w:r w:rsidRPr="007036CE">
              <w:rPr>
                <w:b/>
                <w:szCs w:val="24"/>
                <w:lang w:val="en-US"/>
              </w:rPr>
              <w:t>SECTION_1</w:t>
            </w:r>
            <w:r w:rsidRPr="007036CE">
              <w:rPr>
                <w:b/>
                <w:szCs w:val="24"/>
              </w:rPr>
              <w:t>:</w:t>
            </w:r>
            <w:r w:rsidRPr="007036CE">
              <w:rPr>
                <w:szCs w:val="24"/>
              </w:rPr>
              <w:t>TYPEKBK</w:t>
            </w:r>
          </w:p>
        </w:tc>
        <w:tc>
          <w:tcPr>
            <w:tcW w:w="1371" w:type="pct"/>
          </w:tcPr>
          <w:p w14:paraId="626F48CF" w14:textId="77777777" w:rsidR="00194707" w:rsidRPr="007036CE" w:rsidRDefault="00194707" w:rsidP="00194707">
            <w:pPr>
              <w:pStyle w:val="GOSTTablenorm"/>
            </w:pPr>
            <w:r w:rsidRPr="007036CE">
              <w:t>-</w:t>
            </w:r>
          </w:p>
        </w:tc>
      </w:tr>
      <w:tr w:rsidR="00194707" w:rsidRPr="007036CE" w14:paraId="4B21D00E" w14:textId="77777777" w:rsidTr="00B0621B">
        <w:tc>
          <w:tcPr>
            <w:tcW w:w="1110" w:type="pct"/>
          </w:tcPr>
          <w:p w14:paraId="2AAD8D9F" w14:textId="77777777" w:rsidR="00194707" w:rsidRPr="007036CE" w:rsidRDefault="00194707" w:rsidP="00194707">
            <w:pPr>
              <w:pStyle w:val="GOSTTablenorm"/>
              <w:rPr>
                <w:szCs w:val="22"/>
              </w:rPr>
            </w:pPr>
            <w:r w:rsidRPr="007036CE">
              <w:rPr>
                <w:szCs w:val="22"/>
              </w:rPr>
              <w:t>Укрупненный_КБК</w:t>
            </w:r>
          </w:p>
        </w:tc>
        <w:tc>
          <w:tcPr>
            <w:tcW w:w="299" w:type="pct"/>
          </w:tcPr>
          <w:p w14:paraId="5F1EC841" w14:textId="77777777" w:rsidR="00194707" w:rsidRPr="007036CE" w:rsidRDefault="00194707" w:rsidP="00194707">
            <w:pPr>
              <w:pStyle w:val="GOSTTablenorm"/>
              <w:rPr>
                <w:szCs w:val="22"/>
              </w:rPr>
            </w:pPr>
            <w:r w:rsidRPr="007036CE">
              <w:rPr>
                <w:szCs w:val="22"/>
              </w:rPr>
              <w:t>Нет</w:t>
            </w:r>
          </w:p>
        </w:tc>
        <w:tc>
          <w:tcPr>
            <w:tcW w:w="1110" w:type="pct"/>
          </w:tcPr>
          <w:p w14:paraId="3AF547FF" w14:textId="77777777" w:rsidR="00194707" w:rsidRPr="007036CE" w:rsidRDefault="00194707" w:rsidP="00194707">
            <w:pPr>
              <w:pStyle w:val="GOSTTablenorm"/>
              <w:rPr>
                <w:szCs w:val="22"/>
              </w:rPr>
            </w:pPr>
            <w:r w:rsidRPr="007036CE">
              <w:rPr>
                <w:szCs w:val="22"/>
              </w:rPr>
              <w:t>Укрупненный КБК</w:t>
            </w:r>
          </w:p>
        </w:tc>
        <w:tc>
          <w:tcPr>
            <w:tcW w:w="1110" w:type="pct"/>
          </w:tcPr>
          <w:p w14:paraId="6ED7C811" w14:textId="77777777" w:rsidR="00194707" w:rsidRPr="007036CE" w:rsidRDefault="00194707" w:rsidP="00194707">
            <w:pPr>
              <w:pStyle w:val="GOSTTablenorm"/>
              <w:rPr>
                <w:szCs w:val="24"/>
              </w:rPr>
            </w:pPr>
            <w:r w:rsidRPr="007036CE">
              <w:rPr>
                <w:b/>
                <w:szCs w:val="24"/>
                <w:lang w:val="en-US"/>
              </w:rPr>
              <w:t>SECTION_1</w:t>
            </w:r>
            <w:r w:rsidRPr="007036CE">
              <w:rPr>
                <w:b/>
                <w:szCs w:val="24"/>
              </w:rPr>
              <w:t>:</w:t>
            </w:r>
            <w:r w:rsidRPr="007036CE">
              <w:rPr>
                <w:szCs w:val="24"/>
              </w:rPr>
              <w:t>NULLKBK</w:t>
            </w:r>
          </w:p>
        </w:tc>
        <w:tc>
          <w:tcPr>
            <w:tcW w:w="1371" w:type="pct"/>
          </w:tcPr>
          <w:p w14:paraId="67232A7C" w14:textId="77777777" w:rsidR="00194707" w:rsidRPr="007036CE" w:rsidRDefault="00194707" w:rsidP="00194707">
            <w:pPr>
              <w:pStyle w:val="GOSTTablenorm"/>
            </w:pPr>
            <w:r w:rsidRPr="007036CE">
              <w:t>-</w:t>
            </w:r>
          </w:p>
        </w:tc>
      </w:tr>
      <w:tr w:rsidR="00194707" w:rsidRPr="007036CE" w14:paraId="30C94EDF" w14:textId="77777777" w:rsidTr="00B0621B">
        <w:tc>
          <w:tcPr>
            <w:tcW w:w="1110" w:type="pct"/>
          </w:tcPr>
          <w:p w14:paraId="6B379056" w14:textId="77777777" w:rsidR="00194707" w:rsidRPr="007036CE" w:rsidRDefault="00194707" w:rsidP="00194707">
            <w:pPr>
              <w:pStyle w:val="GOSTTablenorm"/>
              <w:rPr>
                <w:szCs w:val="22"/>
              </w:rPr>
            </w:pPr>
            <w:r w:rsidRPr="007036CE">
              <w:rPr>
                <w:szCs w:val="22"/>
              </w:rPr>
              <w:t>Номер_ЛС</w:t>
            </w:r>
          </w:p>
        </w:tc>
        <w:tc>
          <w:tcPr>
            <w:tcW w:w="299" w:type="pct"/>
          </w:tcPr>
          <w:p w14:paraId="4DA9189F" w14:textId="77777777" w:rsidR="00194707" w:rsidRPr="007036CE" w:rsidRDefault="00194707" w:rsidP="00194707">
            <w:pPr>
              <w:pStyle w:val="GOSTTablenorm"/>
              <w:rPr>
                <w:szCs w:val="22"/>
              </w:rPr>
            </w:pPr>
            <w:r w:rsidRPr="007036CE">
              <w:rPr>
                <w:szCs w:val="22"/>
              </w:rPr>
              <w:t>Нет</w:t>
            </w:r>
          </w:p>
        </w:tc>
        <w:tc>
          <w:tcPr>
            <w:tcW w:w="1110" w:type="pct"/>
          </w:tcPr>
          <w:p w14:paraId="6B225C75" w14:textId="77777777" w:rsidR="00194707" w:rsidRPr="007036CE" w:rsidRDefault="00194707" w:rsidP="00194707">
            <w:pPr>
              <w:pStyle w:val="GOSTTablenorm"/>
              <w:rPr>
                <w:szCs w:val="22"/>
              </w:rPr>
            </w:pPr>
            <w:r w:rsidRPr="007036CE">
              <w:rPr>
                <w:szCs w:val="22"/>
              </w:rPr>
              <w:t>ЛС</w:t>
            </w:r>
          </w:p>
        </w:tc>
        <w:tc>
          <w:tcPr>
            <w:tcW w:w="1110" w:type="pct"/>
          </w:tcPr>
          <w:p w14:paraId="2041E666" w14:textId="77777777" w:rsidR="00194707" w:rsidRPr="007036CE" w:rsidRDefault="00194707" w:rsidP="00194707">
            <w:pPr>
              <w:pStyle w:val="GOSTTablenorm"/>
              <w:rPr>
                <w:szCs w:val="24"/>
              </w:rPr>
            </w:pPr>
            <w:r w:rsidRPr="007036CE">
              <w:rPr>
                <w:b/>
                <w:szCs w:val="24"/>
                <w:lang w:val="en-US"/>
              </w:rPr>
              <w:t>SECTION_1</w:t>
            </w:r>
            <w:r w:rsidRPr="007036CE">
              <w:rPr>
                <w:b/>
                <w:szCs w:val="24"/>
              </w:rPr>
              <w:t>:</w:t>
            </w:r>
            <w:r w:rsidRPr="007036CE">
              <w:rPr>
                <w:szCs w:val="24"/>
                <w:lang w:val="en-US"/>
              </w:rPr>
              <w:t>PA</w:t>
            </w:r>
          </w:p>
        </w:tc>
        <w:tc>
          <w:tcPr>
            <w:tcW w:w="1371" w:type="pct"/>
          </w:tcPr>
          <w:p w14:paraId="1B308E21" w14:textId="77777777" w:rsidR="00194707" w:rsidRPr="007036CE" w:rsidRDefault="00194707" w:rsidP="00194707">
            <w:pPr>
              <w:pStyle w:val="GOSTTablenorm"/>
            </w:pPr>
            <w:r w:rsidRPr="007036CE">
              <w:t>-</w:t>
            </w:r>
          </w:p>
        </w:tc>
      </w:tr>
      <w:tr w:rsidR="00194707" w:rsidRPr="007036CE" w14:paraId="1CE538B6" w14:textId="77777777" w:rsidTr="00B0621B">
        <w:tc>
          <w:tcPr>
            <w:tcW w:w="1110" w:type="pct"/>
          </w:tcPr>
          <w:p w14:paraId="35E39468" w14:textId="77777777" w:rsidR="00194707" w:rsidRPr="007036CE" w:rsidRDefault="00194707" w:rsidP="00194707">
            <w:pPr>
              <w:pStyle w:val="GOSTTablenorm"/>
              <w:rPr>
                <w:szCs w:val="22"/>
              </w:rPr>
            </w:pPr>
            <w:r w:rsidRPr="007036CE">
              <w:rPr>
                <w:szCs w:val="22"/>
              </w:rPr>
              <w:t>Код_контура</w:t>
            </w:r>
          </w:p>
        </w:tc>
        <w:tc>
          <w:tcPr>
            <w:tcW w:w="299" w:type="pct"/>
          </w:tcPr>
          <w:p w14:paraId="76C139FC" w14:textId="77777777" w:rsidR="00194707" w:rsidRPr="007036CE" w:rsidRDefault="00194707" w:rsidP="00194707">
            <w:pPr>
              <w:pStyle w:val="GOSTTablenorm"/>
              <w:rPr>
                <w:szCs w:val="22"/>
              </w:rPr>
            </w:pPr>
            <w:r w:rsidRPr="007036CE">
              <w:rPr>
                <w:szCs w:val="22"/>
              </w:rPr>
              <w:t>Нет</w:t>
            </w:r>
          </w:p>
        </w:tc>
        <w:tc>
          <w:tcPr>
            <w:tcW w:w="1110" w:type="pct"/>
          </w:tcPr>
          <w:p w14:paraId="6DDA8170" w14:textId="77777777" w:rsidR="00194707" w:rsidRPr="007036CE" w:rsidRDefault="00194707" w:rsidP="00194707">
            <w:pPr>
              <w:pStyle w:val="GOSTTablenorm"/>
              <w:rPr>
                <w:szCs w:val="22"/>
              </w:rPr>
            </w:pPr>
            <w:r w:rsidRPr="007036CE">
              <w:rPr>
                <w:szCs w:val="22"/>
              </w:rPr>
              <w:t>Контур</w:t>
            </w:r>
          </w:p>
        </w:tc>
        <w:tc>
          <w:tcPr>
            <w:tcW w:w="1110" w:type="pct"/>
          </w:tcPr>
          <w:p w14:paraId="72A4A07E" w14:textId="77777777" w:rsidR="00194707" w:rsidRPr="007036CE" w:rsidRDefault="00194707" w:rsidP="00194707">
            <w:pPr>
              <w:pStyle w:val="GOSTTablenorm"/>
              <w:rPr>
                <w:szCs w:val="24"/>
                <w:lang w:val="en-US"/>
              </w:rPr>
            </w:pPr>
            <w:r w:rsidRPr="007036CE">
              <w:rPr>
                <w:b/>
                <w:szCs w:val="24"/>
                <w:lang w:val="en-US"/>
              </w:rPr>
              <w:t>SECTION_1</w:t>
            </w:r>
            <w:r w:rsidRPr="007036CE">
              <w:rPr>
                <w:b/>
                <w:szCs w:val="24"/>
              </w:rPr>
              <w:t>:</w:t>
            </w:r>
            <w:r w:rsidRPr="007036CE">
              <w:rPr>
                <w:szCs w:val="22"/>
                <w:lang w:val="en-US"/>
              </w:rPr>
              <w:t>CONTUR</w:t>
            </w:r>
          </w:p>
        </w:tc>
        <w:tc>
          <w:tcPr>
            <w:tcW w:w="1371" w:type="pct"/>
          </w:tcPr>
          <w:p w14:paraId="30ADF6E3" w14:textId="77777777" w:rsidR="00194707" w:rsidRPr="007036CE" w:rsidRDefault="00194707" w:rsidP="00194707">
            <w:pPr>
              <w:pStyle w:val="GOSTTablenorm"/>
            </w:pPr>
            <w:r w:rsidRPr="007036CE">
              <w:t>-</w:t>
            </w:r>
          </w:p>
        </w:tc>
      </w:tr>
      <w:tr w:rsidR="00194707" w:rsidRPr="007036CE" w14:paraId="0596608A" w14:textId="77777777" w:rsidTr="00B0621B">
        <w:tc>
          <w:tcPr>
            <w:tcW w:w="1110" w:type="pct"/>
          </w:tcPr>
          <w:p w14:paraId="20BD5438" w14:textId="77777777" w:rsidR="00194707" w:rsidRPr="007036CE" w:rsidRDefault="00194707" w:rsidP="00194707">
            <w:pPr>
              <w:pStyle w:val="GOSTTablenorm"/>
              <w:rPr>
                <w:szCs w:val="22"/>
              </w:rPr>
            </w:pPr>
            <w:r w:rsidRPr="007036CE">
              <w:t>Сумма_текущий_руб</w:t>
            </w:r>
          </w:p>
        </w:tc>
        <w:tc>
          <w:tcPr>
            <w:tcW w:w="299" w:type="pct"/>
          </w:tcPr>
          <w:p w14:paraId="1A54A15E" w14:textId="77777777" w:rsidR="00194707" w:rsidRPr="007036CE" w:rsidRDefault="00194707" w:rsidP="00194707">
            <w:pPr>
              <w:pStyle w:val="GOSTTablenorm"/>
              <w:rPr>
                <w:szCs w:val="22"/>
              </w:rPr>
            </w:pPr>
            <w:r w:rsidRPr="007036CE">
              <w:rPr>
                <w:szCs w:val="22"/>
              </w:rPr>
              <w:t>Да</w:t>
            </w:r>
          </w:p>
        </w:tc>
        <w:tc>
          <w:tcPr>
            <w:tcW w:w="1110" w:type="pct"/>
          </w:tcPr>
          <w:p w14:paraId="3BBF4F64" w14:textId="77777777" w:rsidR="00194707" w:rsidRPr="007036CE" w:rsidRDefault="00194707" w:rsidP="00194707">
            <w:pPr>
              <w:pStyle w:val="GOSTTablenorm"/>
              <w:rPr>
                <w:szCs w:val="22"/>
              </w:rPr>
            </w:pPr>
            <w:r w:rsidRPr="007036CE">
              <w:t>Сумма на текущий год</w:t>
            </w:r>
          </w:p>
        </w:tc>
        <w:tc>
          <w:tcPr>
            <w:tcW w:w="1110" w:type="pct"/>
          </w:tcPr>
          <w:p w14:paraId="35558AAB" w14:textId="77777777" w:rsidR="00194707" w:rsidRPr="007036CE" w:rsidRDefault="00194707" w:rsidP="00194707">
            <w:pPr>
              <w:pStyle w:val="GOSTTablenorm"/>
              <w:rPr>
                <w:szCs w:val="22"/>
                <w:lang w:val="en-US"/>
              </w:rPr>
            </w:pPr>
            <w:r w:rsidRPr="007036CE">
              <w:rPr>
                <w:b/>
                <w:szCs w:val="24"/>
                <w:lang w:val="en-US"/>
              </w:rPr>
              <w:t>SECTION_1</w:t>
            </w:r>
            <w:r w:rsidRPr="007036CE">
              <w:rPr>
                <w:b/>
                <w:szCs w:val="24"/>
              </w:rPr>
              <w:t>:</w:t>
            </w:r>
            <w:r w:rsidRPr="007036CE">
              <w:rPr>
                <w:szCs w:val="22"/>
              </w:rPr>
              <w:t>SUM_1</w:t>
            </w:r>
          </w:p>
        </w:tc>
        <w:tc>
          <w:tcPr>
            <w:tcW w:w="1371" w:type="pct"/>
          </w:tcPr>
          <w:p w14:paraId="2DB585B5" w14:textId="77777777" w:rsidR="005B21DB" w:rsidRPr="007036CE" w:rsidRDefault="005B21DB" w:rsidP="005B21DB">
            <w:pPr>
              <w:pStyle w:val="GOSTTablenorm"/>
              <w:rPr>
                <w:szCs w:val="22"/>
              </w:rPr>
            </w:pPr>
            <w:r w:rsidRPr="007036CE">
              <w:t>Если значение признака «НБЦ» соответствует «0», то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2"/>
              </w:rPr>
              <w:t>SUM_1.</w:t>
            </w:r>
          </w:p>
          <w:p w14:paraId="27D74473" w14:textId="77777777" w:rsidR="005B21DB" w:rsidRPr="007036CE" w:rsidRDefault="005B21DB" w:rsidP="005B21DB">
            <w:pPr>
              <w:pStyle w:val="GOSTTablenorm"/>
              <w:rPr>
                <w:szCs w:val="22"/>
              </w:rPr>
            </w:pPr>
          </w:p>
          <w:p w14:paraId="0869C580" w14:textId="77777777" w:rsidR="005B21DB" w:rsidRPr="007036CE" w:rsidRDefault="005B21DB" w:rsidP="005B21DB">
            <w:pPr>
              <w:pStyle w:val="GOSTTablenorm"/>
            </w:pPr>
            <w:r w:rsidRPr="007036CE">
              <w:t>Если значение признака «НБЦ» соответствует «1», то указывается «0».</w:t>
            </w:r>
          </w:p>
          <w:p w14:paraId="5CCA6B2F" w14:textId="77777777" w:rsidR="005B21DB" w:rsidRPr="007036CE" w:rsidRDefault="005B21DB" w:rsidP="005B21DB">
            <w:pPr>
              <w:pStyle w:val="GOSTTablenorm"/>
            </w:pPr>
          </w:p>
          <w:p w14:paraId="5C7EBFF1" w14:textId="4BF4C2AF" w:rsidR="00194707" w:rsidRPr="007036CE" w:rsidRDefault="00194707" w:rsidP="00194707">
            <w:pPr>
              <w:pStyle w:val="GOSTTablenorm"/>
            </w:pPr>
            <w:r w:rsidRPr="007036CE">
              <w:rPr>
                <w:szCs w:val="22"/>
              </w:rPr>
              <w:lastRenderedPageBreak/>
              <w:t xml:space="preserve">Сумма передается в единицах валюты с точностью 2 знака после запятой </w:t>
            </w:r>
            <w:r w:rsidR="00CC2920" w:rsidRPr="007036CE">
              <w:t>–</w:t>
            </w:r>
            <w:r w:rsidRPr="007036CE">
              <w:rPr>
                <w:szCs w:val="22"/>
              </w:rPr>
              <w:t xml:space="preserve"> необходимо конвертировать в минимальные единицы валюты (для данного типа документов умножить на 100)</w:t>
            </w:r>
          </w:p>
        </w:tc>
      </w:tr>
      <w:tr w:rsidR="00194707" w:rsidRPr="007036CE" w14:paraId="675A15B5" w14:textId="77777777" w:rsidTr="00B0621B">
        <w:tc>
          <w:tcPr>
            <w:tcW w:w="1110" w:type="pct"/>
          </w:tcPr>
          <w:p w14:paraId="75023564" w14:textId="77777777" w:rsidR="00194707" w:rsidRPr="007036CE" w:rsidRDefault="00194707" w:rsidP="00194707">
            <w:pPr>
              <w:pStyle w:val="GOSTTablenorm"/>
              <w:rPr>
                <w:szCs w:val="22"/>
              </w:rPr>
            </w:pPr>
            <w:r w:rsidRPr="007036CE">
              <w:lastRenderedPageBreak/>
              <w:t>Сумма_первый_плановый_руб</w:t>
            </w:r>
          </w:p>
        </w:tc>
        <w:tc>
          <w:tcPr>
            <w:tcW w:w="299" w:type="pct"/>
          </w:tcPr>
          <w:p w14:paraId="70C7446C" w14:textId="77777777" w:rsidR="00194707" w:rsidRPr="007036CE" w:rsidRDefault="00194707" w:rsidP="00194707">
            <w:pPr>
              <w:pStyle w:val="GOSTTablenorm"/>
              <w:rPr>
                <w:szCs w:val="22"/>
              </w:rPr>
            </w:pPr>
            <w:r w:rsidRPr="007036CE">
              <w:rPr>
                <w:szCs w:val="22"/>
              </w:rPr>
              <w:t>Да</w:t>
            </w:r>
          </w:p>
        </w:tc>
        <w:tc>
          <w:tcPr>
            <w:tcW w:w="1110" w:type="pct"/>
          </w:tcPr>
          <w:p w14:paraId="2798D042" w14:textId="77777777" w:rsidR="00194707" w:rsidRPr="007036CE" w:rsidRDefault="00194707" w:rsidP="00194707">
            <w:pPr>
              <w:pStyle w:val="GOSTTablenorm"/>
              <w:rPr>
                <w:szCs w:val="22"/>
              </w:rPr>
            </w:pPr>
            <w:r w:rsidRPr="007036CE">
              <w:t>Сумма на первый год планового периода</w:t>
            </w:r>
          </w:p>
        </w:tc>
        <w:tc>
          <w:tcPr>
            <w:tcW w:w="1110" w:type="pct"/>
          </w:tcPr>
          <w:p w14:paraId="2C7A328B" w14:textId="77777777" w:rsidR="005B21DB" w:rsidRPr="007036CE" w:rsidRDefault="005B21DB" w:rsidP="00194707">
            <w:pPr>
              <w:pStyle w:val="GOSTTablenorm"/>
              <w:rPr>
                <w:szCs w:val="22"/>
              </w:rPr>
            </w:pPr>
            <w:r w:rsidRPr="007036CE">
              <w:rPr>
                <w:b/>
                <w:szCs w:val="24"/>
                <w:lang w:val="en-US"/>
              </w:rPr>
              <w:t>SECTION</w:t>
            </w:r>
            <w:r w:rsidRPr="007036CE">
              <w:rPr>
                <w:b/>
                <w:szCs w:val="24"/>
              </w:rPr>
              <w:t>_1:</w:t>
            </w:r>
            <w:r w:rsidRPr="007036CE">
              <w:rPr>
                <w:szCs w:val="22"/>
              </w:rPr>
              <w:t>SUM_1</w:t>
            </w:r>
          </w:p>
          <w:p w14:paraId="66F1CBAC" w14:textId="77777777" w:rsidR="00194707" w:rsidRPr="007036CE" w:rsidRDefault="00194707" w:rsidP="00194707">
            <w:pPr>
              <w:pStyle w:val="GOSTTablenorm"/>
              <w:rPr>
                <w:szCs w:val="24"/>
                <w:lang w:val="en-US"/>
              </w:rPr>
            </w:pPr>
            <w:r w:rsidRPr="007036CE">
              <w:rPr>
                <w:b/>
                <w:szCs w:val="24"/>
                <w:lang w:val="en-US"/>
              </w:rPr>
              <w:t>SECTION_1</w:t>
            </w:r>
            <w:r w:rsidRPr="007036CE">
              <w:rPr>
                <w:b/>
                <w:szCs w:val="24"/>
              </w:rPr>
              <w:t>:</w:t>
            </w:r>
            <w:r w:rsidRPr="007036CE">
              <w:rPr>
                <w:szCs w:val="22"/>
              </w:rPr>
              <w:t>SUM_2</w:t>
            </w:r>
          </w:p>
        </w:tc>
        <w:tc>
          <w:tcPr>
            <w:tcW w:w="1371" w:type="pct"/>
          </w:tcPr>
          <w:p w14:paraId="651F62C5" w14:textId="77777777" w:rsidR="005B21DB" w:rsidRPr="007036CE" w:rsidRDefault="005B21DB" w:rsidP="005B21DB">
            <w:pPr>
              <w:pStyle w:val="GOSTTablenorm"/>
              <w:rPr>
                <w:szCs w:val="22"/>
              </w:rPr>
            </w:pPr>
            <w:r w:rsidRPr="007036CE">
              <w:t>Если значение признака «НБЦ» соответствует «0», то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2"/>
              </w:rPr>
              <w:t>SUM_2.</w:t>
            </w:r>
          </w:p>
          <w:p w14:paraId="001CFEE1" w14:textId="77777777" w:rsidR="005B21DB" w:rsidRPr="007036CE" w:rsidRDefault="005B21DB" w:rsidP="005B21DB">
            <w:pPr>
              <w:pStyle w:val="GOSTTablenorm"/>
              <w:rPr>
                <w:szCs w:val="22"/>
              </w:rPr>
            </w:pPr>
          </w:p>
          <w:p w14:paraId="736AB302" w14:textId="77777777" w:rsidR="005B21DB" w:rsidRPr="007036CE" w:rsidRDefault="005B21DB" w:rsidP="005B21DB">
            <w:pPr>
              <w:pStyle w:val="GOSTTablenorm"/>
            </w:pPr>
            <w:r w:rsidRPr="007036CE">
              <w:t>Если значение признака «НБЦ» соответствует «1», то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2"/>
              </w:rPr>
              <w:t>SUM_1.</w:t>
            </w:r>
          </w:p>
          <w:p w14:paraId="5F62598C" w14:textId="77777777" w:rsidR="005B21DB" w:rsidRPr="007036CE" w:rsidRDefault="005B21DB" w:rsidP="005B21DB">
            <w:pPr>
              <w:pStyle w:val="GOSTTablenorm"/>
              <w:rPr>
                <w:szCs w:val="22"/>
              </w:rPr>
            </w:pPr>
          </w:p>
          <w:p w14:paraId="5B1247D1" w14:textId="5B3339E9" w:rsidR="00194707" w:rsidRPr="007036CE" w:rsidRDefault="00194707" w:rsidP="00194707">
            <w:pPr>
              <w:pStyle w:val="GOSTTablenorm"/>
            </w:pPr>
            <w:r w:rsidRPr="007036CE">
              <w:rPr>
                <w:szCs w:val="22"/>
              </w:rPr>
              <w:t xml:space="preserve">Сумма передается в единицах валюты с точностью 2 знака после запятой </w:t>
            </w:r>
            <w:r w:rsidR="00CC2920" w:rsidRPr="007036CE">
              <w:t>–</w:t>
            </w:r>
            <w:r w:rsidRPr="007036CE">
              <w:rPr>
                <w:szCs w:val="22"/>
              </w:rPr>
              <w:t xml:space="preserve"> необходимо конвертировать в минимальные единицы валюты (для данного типа документов умножить на 100)</w:t>
            </w:r>
          </w:p>
        </w:tc>
      </w:tr>
      <w:tr w:rsidR="00194707" w:rsidRPr="007036CE" w14:paraId="31C7E682" w14:textId="77777777" w:rsidTr="00B0621B">
        <w:tc>
          <w:tcPr>
            <w:tcW w:w="1110" w:type="pct"/>
          </w:tcPr>
          <w:p w14:paraId="05FFB978" w14:textId="77777777" w:rsidR="00194707" w:rsidRPr="007036CE" w:rsidRDefault="00194707" w:rsidP="00194707">
            <w:pPr>
              <w:pStyle w:val="GOSTTablenorm"/>
              <w:rPr>
                <w:szCs w:val="22"/>
              </w:rPr>
            </w:pPr>
            <w:r w:rsidRPr="007036CE">
              <w:t>Сумма_второй_плановый_руб</w:t>
            </w:r>
          </w:p>
        </w:tc>
        <w:tc>
          <w:tcPr>
            <w:tcW w:w="299" w:type="pct"/>
          </w:tcPr>
          <w:p w14:paraId="3E7AD59C" w14:textId="77777777" w:rsidR="00194707" w:rsidRPr="007036CE" w:rsidRDefault="00194707" w:rsidP="00194707">
            <w:pPr>
              <w:pStyle w:val="GOSTTablenorm"/>
              <w:rPr>
                <w:szCs w:val="22"/>
              </w:rPr>
            </w:pPr>
            <w:r w:rsidRPr="007036CE">
              <w:rPr>
                <w:szCs w:val="22"/>
              </w:rPr>
              <w:t>Да</w:t>
            </w:r>
          </w:p>
        </w:tc>
        <w:tc>
          <w:tcPr>
            <w:tcW w:w="1110" w:type="pct"/>
          </w:tcPr>
          <w:p w14:paraId="0961912D" w14:textId="77777777" w:rsidR="00194707" w:rsidRPr="007036CE" w:rsidRDefault="00194707" w:rsidP="00194707">
            <w:pPr>
              <w:pStyle w:val="GOSTTablenorm"/>
              <w:rPr>
                <w:szCs w:val="22"/>
              </w:rPr>
            </w:pPr>
            <w:r w:rsidRPr="007036CE">
              <w:t>Сумма на второй год планового периода</w:t>
            </w:r>
          </w:p>
        </w:tc>
        <w:tc>
          <w:tcPr>
            <w:tcW w:w="1110" w:type="pct"/>
          </w:tcPr>
          <w:p w14:paraId="7F0B141B" w14:textId="77777777" w:rsidR="005B21DB" w:rsidRPr="007036CE" w:rsidRDefault="005B21DB" w:rsidP="00194707">
            <w:pPr>
              <w:pStyle w:val="GOSTTablenorm"/>
              <w:rPr>
                <w:szCs w:val="22"/>
              </w:rPr>
            </w:pPr>
            <w:r w:rsidRPr="007036CE">
              <w:rPr>
                <w:b/>
                <w:szCs w:val="24"/>
                <w:lang w:val="en-US"/>
              </w:rPr>
              <w:t>SECTION</w:t>
            </w:r>
            <w:r w:rsidRPr="007036CE">
              <w:rPr>
                <w:b/>
                <w:szCs w:val="24"/>
              </w:rPr>
              <w:t>_1:</w:t>
            </w:r>
            <w:r w:rsidRPr="007036CE">
              <w:rPr>
                <w:szCs w:val="22"/>
              </w:rPr>
              <w:t>SUM_2</w:t>
            </w:r>
          </w:p>
          <w:p w14:paraId="670F48D1" w14:textId="77777777" w:rsidR="00194707" w:rsidRPr="007036CE" w:rsidRDefault="00194707" w:rsidP="00194707">
            <w:pPr>
              <w:pStyle w:val="GOSTTablenorm"/>
              <w:rPr>
                <w:szCs w:val="24"/>
                <w:lang w:val="en-US"/>
              </w:rPr>
            </w:pPr>
            <w:r w:rsidRPr="007036CE">
              <w:rPr>
                <w:b/>
                <w:szCs w:val="24"/>
                <w:lang w:val="en-US"/>
              </w:rPr>
              <w:t>SECTION_1</w:t>
            </w:r>
            <w:r w:rsidRPr="007036CE">
              <w:rPr>
                <w:b/>
                <w:szCs w:val="24"/>
              </w:rPr>
              <w:t>:</w:t>
            </w:r>
            <w:r w:rsidRPr="007036CE">
              <w:rPr>
                <w:szCs w:val="22"/>
              </w:rPr>
              <w:t>SUM_3</w:t>
            </w:r>
          </w:p>
        </w:tc>
        <w:tc>
          <w:tcPr>
            <w:tcW w:w="1371" w:type="pct"/>
          </w:tcPr>
          <w:p w14:paraId="50696140" w14:textId="77777777" w:rsidR="005B21DB" w:rsidRPr="007036CE" w:rsidRDefault="005B21DB" w:rsidP="005B21DB">
            <w:pPr>
              <w:pStyle w:val="GOSTTablenorm"/>
              <w:rPr>
                <w:szCs w:val="22"/>
              </w:rPr>
            </w:pPr>
            <w:r w:rsidRPr="007036CE">
              <w:t>Если значение признака «НБЦ» соответствует «0», то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2"/>
              </w:rPr>
              <w:t>SUM_3.</w:t>
            </w:r>
          </w:p>
          <w:p w14:paraId="75C4C098" w14:textId="77777777" w:rsidR="005B21DB" w:rsidRPr="007036CE" w:rsidRDefault="005B21DB" w:rsidP="005B21DB">
            <w:pPr>
              <w:pStyle w:val="GOSTTablenorm"/>
              <w:rPr>
                <w:szCs w:val="22"/>
              </w:rPr>
            </w:pPr>
          </w:p>
          <w:p w14:paraId="181D7A16" w14:textId="77777777" w:rsidR="005B21DB" w:rsidRPr="007036CE" w:rsidRDefault="005B21DB" w:rsidP="005B21DB">
            <w:pPr>
              <w:pStyle w:val="GOSTTablenorm"/>
              <w:rPr>
                <w:szCs w:val="22"/>
              </w:rPr>
            </w:pPr>
            <w:r w:rsidRPr="007036CE">
              <w:t>Если значение признака «НБЦ» соответствует «1», то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2"/>
              </w:rPr>
              <w:t>SUM_2.</w:t>
            </w:r>
          </w:p>
          <w:p w14:paraId="3DE16300" w14:textId="77777777" w:rsidR="005B21DB" w:rsidRPr="007036CE" w:rsidRDefault="005B21DB" w:rsidP="005B21DB">
            <w:pPr>
              <w:pStyle w:val="GOSTTablenorm"/>
            </w:pPr>
          </w:p>
          <w:p w14:paraId="0A9FDC02" w14:textId="05C47CE3" w:rsidR="00194707" w:rsidRPr="007036CE" w:rsidRDefault="00194707" w:rsidP="00194707">
            <w:pPr>
              <w:pStyle w:val="GOSTTablenorm"/>
            </w:pPr>
            <w:r w:rsidRPr="007036CE">
              <w:rPr>
                <w:szCs w:val="22"/>
              </w:rPr>
              <w:t xml:space="preserve">Сумма передается в единицах валюты с точностью 2 знака после запятой </w:t>
            </w:r>
            <w:r w:rsidR="00CC2920" w:rsidRPr="007036CE">
              <w:t>–</w:t>
            </w:r>
            <w:r w:rsidRPr="007036CE">
              <w:rPr>
                <w:szCs w:val="22"/>
              </w:rPr>
              <w:t xml:space="preserve"> необхо</w:t>
            </w:r>
            <w:r w:rsidRPr="007036CE">
              <w:rPr>
                <w:szCs w:val="22"/>
              </w:rPr>
              <w:lastRenderedPageBreak/>
              <w:t>димо конвертировать в минимальные единицы валюты (для данного типа документов умножить на 100)</w:t>
            </w:r>
          </w:p>
        </w:tc>
      </w:tr>
      <w:tr w:rsidR="00194707" w:rsidRPr="007036CE" w14:paraId="547A1BB2" w14:textId="77777777" w:rsidTr="00B0621B">
        <w:tc>
          <w:tcPr>
            <w:tcW w:w="1110" w:type="pct"/>
          </w:tcPr>
          <w:p w14:paraId="5CE2E264" w14:textId="77777777" w:rsidR="00194707" w:rsidRPr="007036CE" w:rsidRDefault="00194707" w:rsidP="00194707">
            <w:pPr>
              <w:pStyle w:val="GOSTTablenorm"/>
              <w:rPr>
                <w:szCs w:val="22"/>
              </w:rPr>
            </w:pPr>
            <w:r w:rsidRPr="007036CE">
              <w:lastRenderedPageBreak/>
              <w:t>Сумма_третий_плановый_руб</w:t>
            </w:r>
          </w:p>
        </w:tc>
        <w:tc>
          <w:tcPr>
            <w:tcW w:w="299" w:type="pct"/>
          </w:tcPr>
          <w:p w14:paraId="0713F604" w14:textId="77777777" w:rsidR="00194707" w:rsidRPr="007036CE" w:rsidRDefault="00194707" w:rsidP="00194707">
            <w:pPr>
              <w:pStyle w:val="GOSTTablenorm"/>
              <w:rPr>
                <w:szCs w:val="22"/>
              </w:rPr>
            </w:pPr>
            <w:r w:rsidRPr="007036CE">
              <w:rPr>
                <w:szCs w:val="22"/>
              </w:rPr>
              <w:t>Да</w:t>
            </w:r>
          </w:p>
        </w:tc>
        <w:tc>
          <w:tcPr>
            <w:tcW w:w="1110" w:type="pct"/>
          </w:tcPr>
          <w:p w14:paraId="23D1A935" w14:textId="77777777" w:rsidR="00194707" w:rsidRPr="007036CE" w:rsidRDefault="00194707" w:rsidP="00194707">
            <w:pPr>
              <w:pStyle w:val="GOSTTablenorm"/>
              <w:rPr>
                <w:szCs w:val="22"/>
              </w:rPr>
            </w:pPr>
            <w:r w:rsidRPr="007036CE">
              <w:t>Сумма на третий год планового периода</w:t>
            </w:r>
          </w:p>
        </w:tc>
        <w:tc>
          <w:tcPr>
            <w:tcW w:w="1110" w:type="pct"/>
          </w:tcPr>
          <w:p w14:paraId="3D55211C" w14:textId="0A95C469" w:rsidR="00194707" w:rsidRPr="007036CE" w:rsidRDefault="00194707" w:rsidP="005B21DB">
            <w:pPr>
              <w:pStyle w:val="GOSTTablenorm"/>
              <w:rPr>
                <w:szCs w:val="24"/>
                <w:lang w:val="en-US"/>
              </w:rPr>
            </w:pPr>
            <w:r w:rsidRPr="007036CE">
              <w:rPr>
                <w:b/>
                <w:szCs w:val="24"/>
                <w:lang w:val="en-US"/>
              </w:rPr>
              <w:t>SECTION_1</w:t>
            </w:r>
            <w:r w:rsidRPr="007036CE">
              <w:rPr>
                <w:b/>
                <w:szCs w:val="24"/>
              </w:rPr>
              <w:t>:</w:t>
            </w:r>
            <w:r w:rsidRPr="007036CE">
              <w:rPr>
                <w:szCs w:val="22"/>
              </w:rPr>
              <w:t>SUM_</w:t>
            </w:r>
            <w:r w:rsidR="005B21DB" w:rsidRPr="007036CE">
              <w:rPr>
                <w:szCs w:val="22"/>
              </w:rPr>
              <w:t>3</w:t>
            </w:r>
          </w:p>
        </w:tc>
        <w:tc>
          <w:tcPr>
            <w:tcW w:w="1371" w:type="pct"/>
          </w:tcPr>
          <w:p w14:paraId="05E3F442" w14:textId="77777777" w:rsidR="005B21DB" w:rsidRPr="007036CE" w:rsidRDefault="005B21DB" w:rsidP="005B21DB">
            <w:pPr>
              <w:pStyle w:val="GOSTTablenorm"/>
            </w:pPr>
            <w:r w:rsidRPr="007036CE">
              <w:t>Если значение признака «НБЦ» соответствует «0», то указывается «0».</w:t>
            </w:r>
          </w:p>
          <w:p w14:paraId="151E4D97" w14:textId="77777777" w:rsidR="005B21DB" w:rsidRPr="007036CE" w:rsidRDefault="005B21DB" w:rsidP="005B21DB">
            <w:pPr>
              <w:pStyle w:val="GOSTTablenorm"/>
            </w:pPr>
          </w:p>
          <w:p w14:paraId="46934384" w14:textId="77777777" w:rsidR="005B21DB" w:rsidRPr="007036CE" w:rsidRDefault="005B21DB" w:rsidP="005B21DB">
            <w:pPr>
              <w:pStyle w:val="GOSTTablenorm"/>
              <w:rPr>
                <w:szCs w:val="22"/>
              </w:rPr>
            </w:pPr>
            <w:r w:rsidRPr="007036CE">
              <w:t xml:space="preserve">Если значение признака «НБЦ» соответствует «1», то заполняется </w:t>
            </w:r>
            <w:r w:rsidRPr="007036CE">
              <w:rPr>
                <w:b/>
                <w:szCs w:val="24"/>
                <w:lang w:val="en-US"/>
              </w:rPr>
              <w:t>SECTION</w:t>
            </w:r>
            <w:r w:rsidRPr="007036CE">
              <w:rPr>
                <w:b/>
                <w:szCs w:val="24"/>
              </w:rPr>
              <w:t>_1:</w:t>
            </w:r>
            <w:r w:rsidRPr="007036CE">
              <w:rPr>
                <w:szCs w:val="22"/>
              </w:rPr>
              <w:t>SUM_3.</w:t>
            </w:r>
          </w:p>
          <w:p w14:paraId="1A91F87F" w14:textId="77777777" w:rsidR="005B21DB" w:rsidRPr="007036CE" w:rsidRDefault="005B21DB" w:rsidP="005B21DB">
            <w:pPr>
              <w:pStyle w:val="GOSTTablenorm"/>
            </w:pPr>
          </w:p>
          <w:p w14:paraId="6CF6D5EF" w14:textId="04E2A933" w:rsidR="00194707" w:rsidRPr="007036CE" w:rsidRDefault="00194707" w:rsidP="005B21DB">
            <w:pPr>
              <w:pStyle w:val="GOSTTablenorm"/>
            </w:pPr>
            <w:r w:rsidRPr="007036CE">
              <w:rPr>
                <w:szCs w:val="22"/>
              </w:rPr>
              <w:t xml:space="preserve">Сумма передается в единицах валюты с точностью 2 знака после запятой </w:t>
            </w:r>
            <w:r w:rsidR="00CC2920" w:rsidRPr="007036CE">
              <w:t>–</w:t>
            </w:r>
            <w:r w:rsidRPr="007036CE">
              <w:rPr>
                <w:szCs w:val="22"/>
              </w:rPr>
              <w:t xml:space="preserve"> необходимо конвертировать в минимальные единицы валюты (для данного типа документов умножить на 100)</w:t>
            </w:r>
          </w:p>
        </w:tc>
      </w:tr>
    </w:tbl>
    <w:p w14:paraId="6B856ED4" w14:textId="36B6AB37" w:rsidR="000B22D2" w:rsidRPr="007036CE" w:rsidRDefault="009B61E2" w:rsidP="00586316">
      <w:pPr>
        <w:pStyle w:val="GOSTNameTable"/>
      </w:pPr>
      <w:r w:rsidRPr="007036CE">
        <w:rPr>
          <w:noProof/>
        </w:rPr>
        <w:fldChar w:fldCharType="begin"/>
      </w:r>
      <w:r w:rsidRPr="007036CE">
        <w:rPr>
          <w:noProof/>
        </w:rPr>
        <w:instrText xml:space="preserve"> SEQ Таблица \* ARABIC </w:instrText>
      </w:r>
      <w:r w:rsidRPr="007036CE">
        <w:rPr>
          <w:noProof/>
        </w:rPr>
        <w:fldChar w:fldCharType="separate"/>
      </w:r>
      <w:bookmarkStart w:id="10717" w:name="_Toc222928041"/>
      <w:r w:rsidR="00BD74E1">
        <w:rPr>
          <w:noProof/>
        </w:rPr>
        <w:t>68</w:t>
      </w:r>
      <w:r w:rsidRPr="007036CE">
        <w:rPr>
          <w:noProof/>
        </w:rPr>
        <w:fldChar w:fldCharType="end"/>
      </w:r>
      <w:r w:rsidR="000B22D2" w:rsidRPr="007036CE">
        <w:t xml:space="preserve"> </w:t>
      </w:r>
      <w:r w:rsidR="00D9309A" w:rsidRPr="007036CE">
        <w:t>–</w:t>
      </w:r>
      <w:r w:rsidR="000B22D2" w:rsidRPr="007036CE">
        <w:t xml:space="preserve"> Перечень атрибутов, соответствующих типу документа «Бюджетные ассигнования на исполнение публичных нормативных обязательств и лимиты бюджетных обязательств по расходам, финансовое обеспечение которых осуществляется при выполнении условий, на финансовый год и на плановый период» (ф.0501054) DBD_BudgAlloc_PNO_LBO</w:t>
      </w:r>
      <w:bookmarkEnd w:id="10717"/>
    </w:p>
    <w:tbl>
      <w:tblPr>
        <w:tblStyle w:val="GOSTTable"/>
        <w:tblW w:w="5000" w:type="pct"/>
        <w:tblLayout w:type="fixed"/>
        <w:tblLook w:val="07E0" w:firstRow="1" w:lastRow="1" w:firstColumn="1" w:lastColumn="1" w:noHBand="1" w:noVBand="1"/>
      </w:tblPr>
      <w:tblGrid>
        <w:gridCol w:w="3512"/>
        <w:gridCol w:w="950"/>
        <w:gridCol w:w="3512"/>
        <w:gridCol w:w="3512"/>
        <w:gridCol w:w="4274"/>
      </w:tblGrid>
      <w:tr w:rsidR="000B22D2" w:rsidRPr="007036CE" w14:paraId="3E0DF5FF" w14:textId="77777777" w:rsidTr="00B0621B">
        <w:trPr>
          <w:cnfStyle w:val="100000000000" w:firstRow="1" w:lastRow="0" w:firstColumn="0" w:lastColumn="0" w:oddVBand="0" w:evenVBand="0" w:oddHBand="0" w:evenHBand="0" w:firstRowFirstColumn="0" w:firstRowLastColumn="0" w:lastRowFirstColumn="0" w:lastRowLastColumn="0"/>
        </w:trPr>
        <w:tc>
          <w:tcPr>
            <w:tcW w:w="1114" w:type="pct"/>
            <w:hideMark/>
          </w:tcPr>
          <w:p w14:paraId="78F99BD2" w14:textId="77777777" w:rsidR="000B22D2" w:rsidRPr="007036CE" w:rsidRDefault="000B22D2" w:rsidP="000B22D2">
            <w:pPr>
              <w:pStyle w:val="GOSTTableHead"/>
              <w:rPr>
                <w:szCs w:val="22"/>
              </w:rPr>
            </w:pPr>
            <w:r w:rsidRPr="007036CE">
              <w:rPr>
                <w:szCs w:val="22"/>
              </w:rPr>
              <w:t>Наименование атрибута</w:t>
            </w:r>
          </w:p>
        </w:tc>
        <w:tc>
          <w:tcPr>
            <w:tcW w:w="301" w:type="pct"/>
            <w:hideMark/>
          </w:tcPr>
          <w:p w14:paraId="1ADBBB35" w14:textId="77777777" w:rsidR="000B22D2" w:rsidRPr="007036CE" w:rsidRDefault="000B22D2" w:rsidP="000B22D2">
            <w:pPr>
              <w:pStyle w:val="GOSTTableHead"/>
              <w:rPr>
                <w:szCs w:val="22"/>
              </w:rPr>
            </w:pPr>
            <w:r w:rsidRPr="007036CE">
              <w:rPr>
                <w:szCs w:val="22"/>
              </w:rPr>
              <w:t>Вычисляемый атрибут</w:t>
            </w:r>
          </w:p>
        </w:tc>
        <w:tc>
          <w:tcPr>
            <w:tcW w:w="1114" w:type="pct"/>
            <w:hideMark/>
          </w:tcPr>
          <w:p w14:paraId="7AA993BA" w14:textId="77777777" w:rsidR="000B22D2" w:rsidRPr="007036CE" w:rsidRDefault="000B22D2" w:rsidP="000B22D2">
            <w:pPr>
              <w:pStyle w:val="GOSTTableHead"/>
              <w:rPr>
                <w:szCs w:val="22"/>
              </w:rPr>
            </w:pPr>
            <w:r w:rsidRPr="007036CE">
              <w:rPr>
                <w:szCs w:val="22"/>
              </w:rPr>
              <w:t>Описание атрибута</w:t>
            </w:r>
          </w:p>
        </w:tc>
        <w:tc>
          <w:tcPr>
            <w:tcW w:w="1114" w:type="pct"/>
            <w:hideMark/>
          </w:tcPr>
          <w:p w14:paraId="56953E9B" w14:textId="77777777" w:rsidR="000B22D2" w:rsidRPr="007036CE" w:rsidRDefault="000B22D2" w:rsidP="000B22D2">
            <w:pPr>
              <w:pStyle w:val="GOSTTableHead"/>
              <w:rPr>
                <w:szCs w:val="22"/>
              </w:rPr>
            </w:pPr>
            <w:r w:rsidRPr="007036CE">
              <w:rPr>
                <w:szCs w:val="22"/>
              </w:rPr>
              <w:t>Реквизит документа (наименование тега)</w:t>
            </w:r>
          </w:p>
        </w:tc>
        <w:tc>
          <w:tcPr>
            <w:tcW w:w="1356" w:type="pct"/>
            <w:hideMark/>
          </w:tcPr>
          <w:p w14:paraId="368F99D9" w14:textId="77777777" w:rsidR="000B22D2" w:rsidRPr="007036CE" w:rsidRDefault="000B22D2" w:rsidP="000B22D2">
            <w:pPr>
              <w:pStyle w:val="GOSTTableHead"/>
              <w:rPr>
                <w:szCs w:val="22"/>
              </w:rPr>
            </w:pPr>
            <w:r w:rsidRPr="007036CE">
              <w:rPr>
                <w:szCs w:val="22"/>
              </w:rPr>
              <w:t>Алгоритм вычисления</w:t>
            </w:r>
          </w:p>
        </w:tc>
      </w:tr>
      <w:tr w:rsidR="000B22D2" w:rsidRPr="007036CE" w14:paraId="210AD8D5" w14:textId="77777777" w:rsidTr="00B0621B">
        <w:tc>
          <w:tcPr>
            <w:tcW w:w="1114" w:type="pct"/>
          </w:tcPr>
          <w:p w14:paraId="38A2FB26" w14:textId="77777777" w:rsidR="000B22D2" w:rsidRPr="007036CE" w:rsidRDefault="000B22D2" w:rsidP="000B22D2">
            <w:pPr>
              <w:pStyle w:val="GOSTTablenorm"/>
              <w:rPr>
                <w:szCs w:val="22"/>
                <w:lang w:val="en-US"/>
              </w:rPr>
            </w:pPr>
            <w:r w:rsidRPr="007036CE">
              <w:rPr>
                <w:szCs w:val="22"/>
              </w:rPr>
              <w:t>Номер_документа</w:t>
            </w:r>
            <w:r w:rsidR="00142CBB" w:rsidRPr="007036CE">
              <w:rPr>
                <w:szCs w:val="22"/>
                <w:lang w:val="en-US"/>
              </w:rPr>
              <w:t>*</w:t>
            </w:r>
          </w:p>
        </w:tc>
        <w:tc>
          <w:tcPr>
            <w:tcW w:w="301" w:type="pct"/>
          </w:tcPr>
          <w:p w14:paraId="5F89AD88" w14:textId="77777777" w:rsidR="000B22D2" w:rsidRPr="007036CE" w:rsidRDefault="000B22D2" w:rsidP="000B22D2">
            <w:pPr>
              <w:pStyle w:val="GOSTTablenorm"/>
              <w:rPr>
                <w:szCs w:val="22"/>
              </w:rPr>
            </w:pPr>
            <w:r w:rsidRPr="007036CE">
              <w:rPr>
                <w:szCs w:val="22"/>
              </w:rPr>
              <w:t>Нет</w:t>
            </w:r>
          </w:p>
        </w:tc>
        <w:tc>
          <w:tcPr>
            <w:tcW w:w="1114" w:type="pct"/>
          </w:tcPr>
          <w:p w14:paraId="3FD3143F" w14:textId="77777777" w:rsidR="000B22D2" w:rsidRPr="007036CE" w:rsidRDefault="000B22D2" w:rsidP="000B22D2">
            <w:pPr>
              <w:pStyle w:val="GOSTTablenorm"/>
              <w:rPr>
                <w:szCs w:val="22"/>
              </w:rPr>
            </w:pPr>
            <w:r w:rsidRPr="007036CE">
              <w:rPr>
                <w:szCs w:val="22"/>
              </w:rPr>
              <w:t>Номер документа</w:t>
            </w:r>
          </w:p>
        </w:tc>
        <w:tc>
          <w:tcPr>
            <w:tcW w:w="1114" w:type="pct"/>
          </w:tcPr>
          <w:p w14:paraId="1FBC8690" w14:textId="77777777" w:rsidR="000B22D2" w:rsidRPr="007036CE" w:rsidRDefault="000B22D2" w:rsidP="000B22D2">
            <w:pPr>
              <w:pStyle w:val="GOSTTablenorm"/>
              <w:rPr>
                <w:szCs w:val="22"/>
              </w:rPr>
            </w:pPr>
            <w:r w:rsidRPr="007036CE">
              <w:rPr>
                <w:szCs w:val="22"/>
                <w:lang w:val="en-US"/>
              </w:rPr>
              <w:t>NUM_DOC</w:t>
            </w:r>
          </w:p>
        </w:tc>
        <w:tc>
          <w:tcPr>
            <w:tcW w:w="1356" w:type="pct"/>
          </w:tcPr>
          <w:p w14:paraId="1E82F557" w14:textId="77777777" w:rsidR="000B22D2" w:rsidRPr="007036CE" w:rsidRDefault="000B22D2" w:rsidP="000B22D2">
            <w:pPr>
              <w:pStyle w:val="GOSTTablenorm"/>
            </w:pPr>
            <w:r w:rsidRPr="007036CE">
              <w:t>-</w:t>
            </w:r>
          </w:p>
        </w:tc>
      </w:tr>
      <w:tr w:rsidR="000B22D2" w:rsidRPr="007036CE" w14:paraId="41299F83" w14:textId="77777777" w:rsidTr="00B0621B">
        <w:tc>
          <w:tcPr>
            <w:tcW w:w="1114" w:type="pct"/>
          </w:tcPr>
          <w:p w14:paraId="382D2F22" w14:textId="77777777" w:rsidR="000B22D2" w:rsidRPr="007036CE" w:rsidRDefault="000B22D2" w:rsidP="000B22D2">
            <w:pPr>
              <w:pStyle w:val="GOSTTablenorm"/>
              <w:rPr>
                <w:szCs w:val="22"/>
                <w:lang w:val="en-US"/>
              </w:rPr>
            </w:pPr>
            <w:r w:rsidRPr="007036CE">
              <w:rPr>
                <w:szCs w:val="22"/>
              </w:rPr>
              <w:t>Дата_документа</w:t>
            </w:r>
            <w:r w:rsidR="00142CBB" w:rsidRPr="007036CE">
              <w:rPr>
                <w:szCs w:val="22"/>
                <w:lang w:val="en-US"/>
              </w:rPr>
              <w:t>*</w:t>
            </w:r>
          </w:p>
        </w:tc>
        <w:tc>
          <w:tcPr>
            <w:tcW w:w="301" w:type="pct"/>
          </w:tcPr>
          <w:p w14:paraId="3875F754" w14:textId="77777777" w:rsidR="000B22D2" w:rsidRPr="007036CE" w:rsidRDefault="000B22D2" w:rsidP="000B22D2">
            <w:pPr>
              <w:pStyle w:val="GOSTTablenorm"/>
              <w:rPr>
                <w:szCs w:val="22"/>
              </w:rPr>
            </w:pPr>
            <w:r w:rsidRPr="007036CE">
              <w:rPr>
                <w:szCs w:val="22"/>
              </w:rPr>
              <w:t>Нет</w:t>
            </w:r>
          </w:p>
        </w:tc>
        <w:tc>
          <w:tcPr>
            <w:tcW w:w="1114" w:type="pct"/>
          </w:tcPr>
          <w:p w14:paraId="209E3266" w14:textId="77777777" w:rsidR="000B22D2" w:rsidRPr="007036CE" w:rsidRDefault="000B22D2" w:rsidP="000B22D2">
            <w:pPr>
              <w:pStyle w:val="GOSTTablenorm"/>
              <w:rPr>
                <w:szCs w:val="22"/>
              </w:rPr>
            </w:pPr>
            <w:r w:rsidRPr="007036CE">
              <w:rPr>
                <w:szCs w:val="22"/>
              </w:rPr>
              <w:t>Дата документа</w:t>
            </w:r>
          </w:p>
        </w:tc>
        <w:tc>
          <w:tcPr>
            <w:tcW w:w="1114" w:type="pct"/>
          </w:tcPr>
          <w:p w14:paraId="70004792" w14:textId="77777777" w:rsidR="000B22D2" w:rsidRPr="007036CE" w:rsidRDefault="000B22D2" w:rsidP="000B22D2">
            <w:pPr>
              <w:pStyle w:val="GOSTTablenorm"/>
              <w:rPr>
                <w:szCs w:val="22"/>
              </w:rPr>
            </w:pPr>
            <w:r w:rsidRPr="007036CE">
              <w:rPr>
                <w:szCs w:val="22"/>
                <w:lang w:val="en-US"/>
              </w:rPr>
              <w:t>DATE_DOC</w:t>
            </w:r>
          </w:p>
        </w:tc>
        <w:tc>
          <w:tcPr>
            <w:tcW w:w="1356" w:type="pct"/>
          </w:tcPr>
          <w:p w14:paraId="55C6A80B" w14:textId="77777777" w:rsidR="000B22D2" w:rsidRPr="007036CE" w:rsidRDefault="000B22D2" w:rsidP="000B22D2">
            <w:pPr>
              <w:pStyle w:val="GOSTTablenorm"/>
            </w:pPr>
            <w:r w:rsidRPr="007036CE">
              <w:t>-</w:t>
            </w:r>
          </w:p>
        </w:tc>
      </w:tr>
      <w:tr w:rsidR="000B22D2" w:rsidRPr="007036CE" w14:paraId="5256AD28" w14:textId="77777777" w:rsidTr="00B0621B">
        <w:tc>
          <w:tcPr>
            <w:tcW w:w="1114" w:type="pct"/>
          </w:tcPr>
          <w:p w14:paraId="74D9458B" w14:textId="77777777" w:rsidR="000B22D2" w:rsidRPr="007036CE" w:rsidRDefault="000B22D2" w:rsidP="000B22D2">
            <w:pPr>
              <w:pStyle w:val="GOSTTablenorm"/>
              <w:rPr>
                <w:szCs w:val="22"/>
              </w:rPr>
            </w:pPr>
            <w:r w:rsidRPr="007036CE">
              <w:rPr>
                <w:szCs w:val="22"/>
              </w:rPr>
              <w:t>Вид_документа</w:t>
            </w:r>
          </w:p>
        </w:tc>
        <w:tc>
          <w:tcPr>
            <w:tcW w:w="301" w:type="pct"/>
          </w:tcPr>
          <w:p w14:paraId="4E4DE759" w14:textId="77777777" w:rsidR="000B22D2" w:rsidRPr="007036CE" w:rsidRDefault="000B22D2" w:rsidP="000B22D2">
            <w:pPr>
              <w:pStyle w:val="GOSTTablenorm"/>
              <w:rPr>
                <w:szCs w:val="22"/>
              </w:rPr>
            </w:pPr>
            <w:r w:rsidRPr="007036CE">
              <w:t>Нет</w:t>
            </w:r>
          </w:p>
        </w:tc>
        <w:tc>
          <w:tcPr>
            <w:tcW w:w="1114" w:type="pct"/>
          </w:tcPr>
          <w:p w14:paraId="1DB112EE" w14:textId="77777777" w:rsidR="000B22D2" w:rsidRPr="007036CE" w:rsidRDefault="000B22D2" w:rsidP="000B22D2">
            <w:pPr>
              <w:pStyle w:val="GOSTTablenorm"/>
              <w:rPr>
                <w:szCs w:val="22"/>
              </w:rPr>
            </w:pPr>
            <w:r w:rsidRPr="007036CE">
              <w:t>Вид документа</w:t>
            </w:r>
          </w:p>
        </w:tc>
        <w:tc>
          <w:tcPr>
            <w:tcW w:w="1114" w:type="pct"/>
          </w:tcPr>
          <w:p w14:paraId="2D3006E2" w14:textId="77777777" w:rsidR="000B22D2" w:rsidRPr="007036CE" w:rsidRDefault="000B22D2" w:rsidP="000B22D2">
            <w:pPr>
              <w:pStyle w:val="GOSTTablenorm"/>
              <w:rPr>
                <w:szCs w:val="22"/>
                <w:lang w:val="en-US"/>
              </w:rPr>
            </w:pPr>
            <w:r w:rsidRPr="007036CE">
              <w:rPr>
                <w:szCs w:val="22"/>
                <w:lang w:val="en-US"/>
              </w:rPr>
              <w:t>DOC_TYPE</w:t>
            </w:r>
          </w:p>
        </w:tc>
        <w:tc>
          <w:tcPr>
            <w:tcW w:w="1356" w:type="pct"/>
          </w:tcPr>
          <w:p w14:paraId="2684DE73" w14:textId="77777777" w:rsidR="000B22D2" w:rsidRPr="007036CE" w:rsidRDefault="000B22D2" w:rsidP="000B22D2">
            <w:pPr>
              <w:pStyle w:val="GOSTTablenorm"/>
            </w:pPr>
            <w:r w:rsidRPr="007036CE">
              <w:t>-</w:t>
            </w:r>
          </w:p>
        </w:tc>
      </w:tr>
      <w:tr w:rsidR="000B22D2" w:rsidRPr="007036CE" w14:paraId="337346C2" w14:textId="77777777" w:rsidTr="00B0621B">
        <w:tc>
          <w:tcPr>
            <w:tcW w:w="1114" w:type="pct"/>
          </w:tcPr>
          <w:p w14:paraId="623DA707" w14:textId="77777777" w:rsidR="000B22D2" w:rsidRPr="007036CE" w:rsidRDefault="000B22D2" w:rsidP="000B22D2">
            <w:pPr>
              <w:pStyle w:val="GOSTTablenorm"/>
              <w:rPr>
                <w:szCs w:val="22"/>
              </w:rPr>
            </w:pPr>
            <w:r w:rsidRPr="007036CE">
              <w:rPr>
                <w:szCs w:val="22"/>
              </w:rPr>
              <w:t>Уровень_конфиденциальности</w:t>
            </w:r>
          </w:p>
        </w:tc>
        <w:tc>
          <w:tcPr>
            <w:tcW w:w="301" w:type="pct"/>
          </w:tcPr>
          <w:p w14:paraId="723DAD07" w14:textId="77777777" w:rsidR="000B22D2" w:rsidRPr="007036CE" w:rsidRDefault="000B22D2" w:rsidP="000B22D2">
            <w:pPr>
              <w:pStyle w:val="GOSTTablenorm"/>
              <w:rPr>
                <w:szCs w:val="22"/>
              </w:rPr>
            </w:pPr>
            <w:r w:rsidRPr="007036CE">
              <w:rPr>
                <w:szCs w:val="22"/>
              </w:rPr>
              <w:t>Нет</w:t>
            </w:r>
          </w:p>
        </w:tc>
        <w:tc>
          <w:tcPr>
            <w:tcW w:w="1114" w:type="pct"/>
          </w:tcPr>
          <w:p w14:paraId="4323DE8D" w14:textId="77777777" w:rsidR="000B22D2" w:rsidRPr="007036CE" w:rsidRDefault="000B22D2" w:rsidP="000B22D2">
            <w:pPr>
              <w:pStyle w:val="GOSTTablenorm"/>
              <w:rPr>
                <w:szCs w:val="22"/>
              </w:rPr>
            </w:pPr>
            <w:r w:rsidRPr="007036CE">
              <w:rPr>
                <w:szCs w:val="22"/>
              </w:rPr>
              <w:t>Уровень конфиденциальности</w:t>
            </w:r>
          </w:p>
        </w:tc>
        <w:tc>
          <w:tcPr>
            <w:tcW w:w="1114" w:type="pct"/>
          </w:tcPr>
          <w:p w14:paraId="521DAE8C" w14:textId="77777777" w:rsidR="000B22D2" w:rsidRPr="007036CE" w:rsidRDefault="000B22D2" w:rsidP="000B22D2">
            <w:pPr>
              <w:pStyle w:val="GOSTTablenorm"/>
              <w:rPr>
                <w:szCs w:val="22"/>
                <w:lang w:val="en-US"/>
              </w:rPr>
            </w:pPr>
            <w:r w:rsidRPr="007036CE">
              <w:rPr>
                <w:szCs w:val="22"/>
                <w:lang w:val="en-US"/>
              </w:rPr>
              <w:t>ACCESSLEVEL</w:t>
            </w:r>
          </w:p>
        </w:tc>
        <w:tc>
          <w:tcPr>
            <w:tcW w:w="1356" w:type="pct"/>
          </w:tcPr>
          <w:p w14:paraId="57BE1D34" w14:textId="77777777" w:rsidR="000B22D2" w:rsidRPr="007036CE" w:rsidRDefault="000B22D2" w:rsidP="000B22D2">
            <w:pPr>
              <w:pStyle w:val="GOSTTablenorm"/>
              <w:rPr>
                <w:szCs w:val="22"/>
              </w:rPr>
            </w:pPr>
            <w:r w:rsidRPr="007036CE">
              <w:rPr>
                <w:szCs w:val="22"/>
              </w:rPr>
              <w:t>-</w:t>
            </w:r>
          </w:p>
        </w:tc>
      </w:tr>
      <w:tr w:rsidR="000B22D2" w:rsidRPr="007036CE" w14:paraId="22742319" w14:textId="77777777" w:rsidTr="00B0621B">
        <w:tc>
          <w:tcPr>
            <w:tcW w:w="1114" w:type="pct"/>
          </w:tcPr>
          <w:p w14:paraId="686E4569" w14:textId="77777777" w:rsidR="000B22D2" w:rsidRPr="007036CE" w:rsidRDefault="000B22D2" w:rsidP="000B22D2">
            <w:pPr>
              <w:pStyle w:val="GOSTTablenorm"/>
              <w:rPr>
                <w:szCs w:val="22"/>
              </w:rPr>
            </w:pPr>
            <w:r w:rsidRPr="007036CE">
              <w:rPr>
                <w:szCs w:val="22"/>
              </w:rPr>
              <w:lastRenderedPageBreak/>
              <w:t>Наименование_документа</w:t>
            </w:r>
          </w:p>
        </w:tc>
        <w:tc>
          <w:tcPr>
            <w:tcW w:w="301" w:type="pct"/>
          </w:tcPr>
          <w:p w14:paraId="6969AB2D" w14:textId="77777777" w:rsidR="000B22D2" w:rsidRPr="007036CE" w:rsidRDefault="000B22D2" w:rsidP="000B22D2">
            <w:pPr>
              <w:pStyle w:val="GOSTTablenorm"/>
              <w:rPr>
                <w:szCs w:val="22"/>
              </w:rPr>
            </w:pPr>
            <w:r w:rsidRPr="007036CE">
              <w:rPr>
                <w:szCs w:val="22"/>
              </w:rPr>
              <w:t>Да</w:t>
            </w:r>
          </w:p>
        </w:tc>
        <w:tc>
          <w:tcPr>
            <w:tcW w:w="1114" w:type="pct"/>
          </w:tcPr>
          <w:p w14:paraId="15D8DBFB" w14:textId="77777777" w:rsidR="000B22D2" w:rsidRPr="007036CE" w:rsidRDefault="000B22D2" w:rsidP="000B22D2">
            <w:pPr>
              <w:pStyle w:val="GOSTTablenorm"/>
              <w:rPr>
                <w:szCs w:val="22"/>
              </w:rPr>
            </w:pPr>
            <w:r w:rsidRPr="007036CE">
              <w:rPr>
                <w:szCs w:val="22"/>
              </w:rPr>
              <w:t>Наименование документа</w:t>
            </w:r>
          </w:p>
        </w:tc>
        <w:tc>
          <w:tcPr>
            <w:tcW w:w="1114" w:type="pct"/>
          </w:tcPr>
          <w:p w14:paraId="3B7BDE9C" w14:textId="77777777" w:rsidR="000B22D2" w:rsidRPr="007036CE" w:rsidRDefault="000B22D2" w:rsidP="000B22D2">
            <w:pPr>
              <w:pStyle w:val="GOSTTablenorm"/>
              <w:rPr>
                <w:szCs w:val="24"/>
              </w:rPr>
            </w:pPr>
            <w:r w:rsidRPr="007036CE">
              <w:rPr>
                <w:szCs w:val="22"/>
              </w:rPr>
              <w:t>-</w:t>
            </w:r>
          </w:p>
        </w:tc>
        <w:tc>
          <w:tcPr>
            <w:tcW w:w="1356" w:type="pct"/>
          </w:tcPr>
          <w:p w14:paraId="1A17E9E1" w14:textId="77777777" w:rsidR="000B22D2" w:rsidRPr="007036CE" w:rsidRDefault="000B22D2" w:rsidP="00363C4B">
            <w:pPr>
              <w:pStyle w:val="GOSTTablenorm"/>
            </w:pPr>
            <w:r w:rsidRPr="007036CE">
              <w:rPr>
                <w:szCs w:val="22"/>
              </w:rPr>
              <w:t xml:space="preserve">Наименование документа определяется по справочнику </w:t>
            </w:r>
            <w:r w:rsidR="00363C4B" w:rsidRPr="007036CE">
              <w:rPr>
                <w:szCs w:val="22"/>
              </w:rPr>
              <w:t>«</w:t>
            </w:r>
            <w:r w:rsidRPr="007036CE">
              <w:rPr>
                <w:szCs w:val="22"/>
              </w:rPr>
              <w:t>Типы документов</w:t>
            </w:r>
            <w:r w:rsidR="00363C4B" w:rsidRPr="007036CE">
              <w:rPr>
                <w:szCs w:val="22"/>
              </w:rPr>
              <w:t xml:space="preserve">» </w:t>
            </w:r>
            <w:r w:rsidRPr="007036CE">
              <w:rPr>
                <w:szCs w:val="22"/>
              </w:rPr>
              <w:t>с помощью значения атрибута Тип_документа (</w:t>
            </w:r>
            <w:r w:rsidRPr="007036CE">
              <w:rPr>
                <w:szCs w:val="22"/>
                <w:lang w:val="en-US"/>
              </w:rPr>
              <w:t>TypeDoc</w:t>
            </w:r>
            <w:r w:rsidRPr="007036CE">
              <w:rPr>
                <w:szCs w:val="22"/>
              </w:rPr>
              <w:t>) из заголовка запроса</w:t>
            </w:r>
          </w:p>
        </w:tc>
      </w:tr>
      <w:tr w:rsidR="000B22D2" w:rsidRPr="007036CE" w14:paraId="3F55748A" w14:textId="77777777" w:rsidTr="00B0621B">
        <w:tc>
          <w:tcPr>
            <w:tcW w:w="1114" w:type="pct"/>
          </w:tcPr>
          <w:p w14:paraId="5C733F10" w14:textId="77777777" w:rsidR="000B22D2" w:rsidRPr="007036CE" w:rsidRDefault="000B22D2" w:rsidP="000B22D2">
            <w:pPr>
              <w:pStyle w:val="GOSTTablenorm"/>
              <w:rPr>
                <w:szCs w:val="22"/>
              </w:rPr>
            </w:pPr>
            <w:r w:rsidRPr="007036CE">
              <w:rPr>
                <w:szCs w:val="22"/>
              </w:rPr>
              <w:t>Код_валюты</w:t>
            </w:r>
          </w:p>
        </w:tc>
        <w:tc>
          <w:tcPr>
            <w:tcW w:w="301" w:type="pct"/>
          </w:tcPr>
          <w:p w14:paraId="4C471F81" w14:textId="77777777" w:rsidR="000B22D2" w:rsidRPr="007036CE" w:rsidRDefault="000B22D2" w:rsidP="000B22D2">
            <w:pPr>
              <w:pStyle w:val="GOSTTablenorm"/>
              <w:rPr>
                <w:szCs w:val="22"/>
              </w:rPr>
            </w:pPr>
            <w:r w:rsidRPr="007036CE">
              <w:rPr>
                <w:szCs w:val="22"/>
              </w:rPr>
              <w:t>Да</w:t>
            </w:r>
          </w:p>
        </w:tc>
        <w:tc>
          <w:tcPr>
            <w:tcW w:w="1114" w:type="pct"/>
          </w:tcPr>
          <w:p w14:paraId="5F9077C5" w14:textId="77777777" w:rsidR="000B22D2" w:rsidRPr="007036CE" w:rsidRDefault="000B22D2" w:rsidP="000B22D2">
            <w:pPr>
              <w:pStyle w:val="GOSTTablenorm"/>
              <w:rPr>
                <w:szCs w:val="22"/>
              </w:rPr>
            </w:pPr>
            <w:r w:rsidRPr="007036CE">
              <w:rPr>
                <w:szCs w:val="22"/>
              </w:rPr>
              <w:t>Код валюты</w:t>
            </w:r>
          </w:p>
        </w:tc>
        <w:tc>
          <w:tcPr>
            <w:tcW w:w="1114" w:type="pct"/>
          </w:tcPr>
          <w:p w14:paraId="444FAD96" w14:textId="77777777" w:rsidR="000B22D2" w:rsidRPr="007036CE" w:rsidRDefault="000B22D2" w:rsidP="000B22D2">
            <w:pPr>
              <w:pStyle w:val="GOSTTablenorm"/>
              <w:rPr>
                <w:szCs w:val="24"/>
              </w:rPr>
            </w:pPr>
            <w:r w:rsidRPr="007036CE">
              <w:rPr>
                <w:szCs w:val="22"/>
              </w:rPr>
              <w:t>-</w:t>
            </w:r>
          </w:p>
        </w:tc>
        <w:tc>
          <w:tcPr>
            <w:tcW w:w="1356" w:type="pct"/>
          </w:tcPr>
          <w:p w14:paraId="3FC33859" w14:textId="77777777" w:rsidR="000B22D2" w:rsidRPr="007036CE" w:rsidRDefault="000B22D2" w:rsidP="000B22D2">
            <w:pPr>
              <w:pStyle w:val="GOSTTablenorm"/>
            </w:pPr>
            <w:r w:rsidRPr="007036CE">
              <w:rPr>
                <w:szCs w:val="22"/>
              </w:rPr>
              <w:t>Указывается значение «643»</w:t>
            </w:r>
          </w:p>
        </w:tc>
      </w:tr>
      <w:tr w:rsidR="00CE3062" w:rsidRPr="007036CE" w14:paraId="31706C13" w14:textId="77777777" w:rsidTr="00B0621B">
        <w:tc>
          <w:tcPr>
            <w:tcW w:w="1114" w:type="pct"/>
          </w:tcPr>
          <w:p w14:paraId="4C64B38A" w14:textId="77777777" w:rsidR="00CE3062" w:rsidRPr="007036CE" w:rsidRDefault="00CE3062" w:rsidP="00CE3062">
            <w:pPr>
              <w:pStyle w:val="GOSTTablenorm"/>
              <w:rPr>
                <w:szCs w:val="22"/>
              </w:rPr>
            </w:pPr>
            <w:r w:rsidRPr="007036CE">
              <w:rPr>
                <w:szCs w:val="22"/>
              </w:rPr>
              <w:t>Код_валюты_учета</w:t>
            </w:r>
          </w:p>
        </w:tc>
        <w:tc>
          <w:tcPr>
            <w:tcW w:w="301" w:type="pct"/>
          </w:tcPr>
          <w:p w14:paraId="4E489411" w14:textId="77777777" w:rsidR="00CE3062" w:rsidRPr="007036CE" w:rsidRDefault="00CE3062" w:rsidP="00CE3062">
            <w:pPr>
              <w:pStyle w:val="GOSTTablenorm"/>
              <w:rPr>
                <w:szCs w:val="22"/>
              </w:rPr>
            </w:pPr>
            <w:r w:rsidRPr="007036CE">
              <w:rPr>
                <w:szCs w:val="22"/>
              </w:rPr>
              <w:t>да</w:t>
            </w:r>
          </w:p>
        </w:tc>
        <w:tc>
          <w:tcPr>
            <w:tcW w:w="1114" w:type="pct"/>
          </w:tcPr>
          <w:p w14:paraId="51652F55" w14:textId="77777777" w:rsidR="00CE3062" w:rsidRPr="007036CE" w:rsidRDefault="00CE3062" w:rsidP="00CE3062">
            <w:pPr>
              <w:pStyle w:val="GOSTTablenorm"/>
              <w:rPr>
                <w:szCs w:val="22"/>
              </w:rPr>
            </w:pPr>
            <w:r w:rsidRPr="007036CE">
              <w:rPr>
                <w:szCs w:val="22"/>
              </w:rPr>
              <w:t>Код валюты учета по ОКВ</w:t>
            </w:r>
          </w:p>
        </w:tc>
        <w:tc>
          <w:tcPr>
            <w:tcW w:w="1114" w:type="pct"/>
          </w:tcPr>
          <w:p w14:paraId="31D5C3F2" w14:textId="77777777" w:rsidR="00CE3062" w:rsidRPr="007036CE" w:rsidRDefault="00CE3062" w:rsidP="00CE3062">
            <w:pPr>
              <w:pStyle w:val="GOSTTablenorm"/>
              <w:rPr>
                <w:szCs w:val="22"/>
              </w:rPr>
            </w:pPr>
            <w:r w:rsidRPr="007036CE">
              <w:t>-</w:t>
            </w:r>
          </w:p>
        </w:tc>
        <w:tc>
          <w:tcPr>
            <w:tcW w:w="1356" w:type="pct"/>
          </w:tcPr>
          <w:p w14:paraId="70CADC40" w14:textId="77777777" w:rsidR="00CE3062" w:rsidRPr="007036CE" w:rsidRDefault="00CE3062" w:rsidP="00CE3062">
            <w:pPr>
              <w:pStyle w:val="GOSTTablenorm"/>
              <w:rPr>
                <w:szCs w:val="22"/>
              </w:rPr>
            </w:pPr>
            <w:r w:rsidRPr="007036CE">
              <w:t>Указывается значение «643»</w:t>
            </w:r>
          </w:p>
        </w:tc>
      </w:tr>
      <w:tr w:rsidR="00CE3062" w:rsidRPr="007036CE" w14:paraId="6CFE3149" w14:textId="77777777" w:rsidTr="00B0621B">
        <w:tc>
          <w:tcPr>
            <w:tcW w:w="1114" w:type="pct"/>
          </w:tcPr>
          <w:p w14:paraId="40EEF33D" w14:textId="77777777" w:rsidR="00CE3062" w:rsidRPr="007036CE" w:rsidRDefault="00CE3062" w:rsidP="00CE3062">
            <w:pPr>
              <w:pStyle w:val="GOSTTablenorm"/>
              <w:rPr>
                <w:szCs w:val="22"/>
              </w:rPr>
            </w:pPr>
            <w:r w:rsidRPr="007036CE">
              <w:rPr>
                <w:szCs w:val="22"/>
              </w:rPr>
              <w:t>Код_бюджета</w:t>
            </w:r>
          </w:p>
        </w:tc>
        <w:tc>
          <w:tcPr>
            <w:tcW w:w="301" w:type="pct"/>
          </w:tcPr>
          <w:p w14:paraId="29F638F0" w14:textId="77777777" w:rsidR="00CE3062" w:rsidRPr="007036CE" w:rsidRDefault="00CE3062" w:rsidP="00CE3062">
            <w:pPr>
              <w:pStyle w:val="GOSTTablenorm"/>
              <w:rPr>
                <w:szCs w:val="22"/>
              </w:rPr>
            </w:pPr>
            <w:r w:rsidRPr="007036CE">
              <w:rPr>
                <w:szCs w:val="22"/>
              </w:rPr>
              <w:t>Нет</w:t>
            </w:r>
          </w:p>
        </w:tc>
        <w:tc>
          <w:tcPr>
            <w:tcW w:w="1114" w:type="pct"/>
          </w:tcPr>
          <w:p w14:paraId="65F3177E" w14:textId="77777777" w:rsidR="00CE3062" w:rsidRPr="007036CE" w:rsidRDefault="00CE3062" w:rsidP="00CE3062">
            <w:pPr>
              <w:pStyle w:val="GOSTTablenorm"/>
              <w:rPr>
                <w:szCs w:val="22"/>
              </w:rPr>
            </w:pPr>
            <w:r w:rsidRPr="007036CE">
              <w:rPr>
                <w:szCs w:val="22"/>
              </w:rPr>
              <w:t>Код бюджета</w:t>
            </w:r>
          </w:p>
        </w:tc>
        <w:tc>
          <w:tcPr>
            <w:tcW w:w="1114" w:type="pct"/>
          </w:tcPr>
          <w:p w14:paraId="39D9217A" w14:textId="77777777" w:rsidR="00CE3062" w:rsidRPr="007036CE" w:rsidRDefault="00CE3062" w:rsidP="00CE3062">
            <w:pPr>
              <w:pStyle w:val="GOSTTablenorm"/>
              <w:rPr>
                <w:szCs w:val="24"/>
              </w:rPr>
            </w:pPr>
            <w:r w:rsidRPr="007036CE">
              <w:rPr>
                <w:szCs w:val="24"/>
              </w:rPr>
              <w:t>BUDGET_CODE</w:t>
            </w:r>
          </w:p>
        </w:tc>
        <w:tc>
          <w:tcPr>
            <w:tcW w:w="1356" w:type="pct"/>
          </w:tcPr>
          <w:p w14:paraId="59E623F4" w14:textId="77777777" w:rsidR="00CE3062" w:rsidRPr="007036CE" w:rsidRDefault="00CE3062" w:rsidP="00CE3062">
            <w:pPr>
              <w:pStyle w:val="GOSTTablenorm"/>
            </w:pPr>
          </w:p>
        </w:tc>
      </w:tr>
      <w:tr w:rsidR="00CE3062" w:rsidRPr="007036CE" w14:paraId="30C6C56C" w14:textId="77777777" w:rsidTr="00B0621B">
        <w:tc>
          <w:tcPr>
            <w:tcW w:w="1114" w:type="pct"/>
          </w:tcPr>
          <w:p w14:paraId="6EB5C211" w14:textId="77777777" w:rsidR="00CE3062" w:rsidRPr="007036CE" w:rsidRDefault="00CE3062" w:rsidP="00CE3062">
            <w:pPr>
              <w:pStyle w:val="GOSTTablenorm"/>
              <w:rPr>
                <w:szCs w:val="22"/>
              </w:rPr>
            </w:pPr>
            <w:r w:rsidRPr="007036CE">
              <w:rPr>
                <w:szCs w:val="22"/>
              </w:rPr>
              <w:t>Тип_бюджета</w:t>
            </w:r>
          </w:p>
        </w:tc>
        <w:tc>
          <w:tcPr>
            <w:tcW w:w="301" w:type="pct"/>
          </w:tcPr>
          <w:p w14:paraId="4DE2EC74" w14:textId="77777777" w:rsidR="00CE3062" w:rsidRPr="007036CE" w:rsidRDefault="00CE3062" w:rsidP="00CE3062">
            <w:pPr>
              <w:pStyle w:val="GOSTTablenorm"/>
              <w:rPr>
                <w:szCs w:val="22"/>
              </w:rPr>
            </w:pPr>
            <w:r w:rsidRPr="007036CE">
              <w:rPr>
                <w:szCs w:val="22"/>
              </w:rPr>
              <w:t>Да</w:t>
            </w:r>
          </w:p>
        </w:tc>
        <w:tc>
          <w:tcPr>
            <w:tcW w:w="1114" w:type="pct"/>
          </w:tcPr>
          <w:p w14:paraId="1595F5BC" w14:textId="77777777" w:rsidR="00CE3062" w:rsidRPr="007036CE" w:rsidRDefault="00CE3062" w:rsidP="00CE3062">
            <w:pPr>
              <w:pStyle w:val="GOSTTablenorm"/>
              <w:rPr>
                <w:szCs w:val="22"/>
              </w:rPr>
            </w:pPr>
            <w:r w:rsidRPr="007036CE">
              <w:rPr>
                <w:szCs w:val="22"/>
              </w:rPr>
              <w:t>Тип бюджета</w:t>
            </w:r>
          </w:p>
        </w:tc>
        <w:tc>
          <w:tcPr>
            <w:tcW w:w="1114" w:type="pct"/>
          </w:tcPr>
          <w:p w14:paraId="3500EDBC" w14:textId="77777777" w:rsidR="00CE3062" w:rsidRPr="007036CE" w:rsidRDefault="00CE3062" w:rsidP="00CE3062">
            <w:pPr>
              <w:pStyle w:val="GOSTTablenorm"/>
              <w:rPr>
                <w:szCs w:val="24"/>
              </w:rPr>
            </w:pPr>
            <w:r w:rsidRPr="007036CE">
              <w:rPr>
                <w:szCs w:val="24"/>
              </w:rPr>
              <w:t>BUDGET_CODE</w:t>
            </w:r>
          </w:p>
        </w:tc>
        <w:tc>
          <w:tcPr>
            <w:tcW w:w="1356" w:type="pct"/>
          </w:tcPr>
          <w:p w14:paraId="7FAD2739" w14:textId="77777777" w:rsidR="00CE3062" w:rsidRPr="007036CE" w:rsidRDefault="00CE3062" w:rsidP="00CE3062">
            <w:pPr>
              <w:pStyle w:val="GOSTTablenorm"/>
            </w:pPr>
            <w:r w:rsidRPr="007036CE">
              <w:rPr>
                <w:szCs w:val="22"/>
              </w:rPr>
              <w:t>Тип бюджета определяется по справочнику «Бюджеты» (поиск по значению «Код бюджета»)</w:t>
            </w:r>
          </w:p>
        </w:tc>
      </w:tr>
      <w:tr w:rsidR="00CE3062" w:rsidRPr="007036CE" w14:paraId="27A901C9" w14:textId="77777777" w:rsidTr="00B0621B">
        <w:tc>
          <w:tcPr>
            <w:tcW w:w="1114" w:type="pct"/>
          </w:tcPr>
          <w:p w14:paraId="549082B2" w14:textId="77777777" w:rsidR="00CE3062" w:rsidRPr="007036CE" w:rsidRDefault="00CE3062" w:rsidP="00CE3062">
            <w:pPr>
              <w:pStyle w:val="GOSTTablenorm"/>
              <w:rPr>
                <w:szCs w:val="22"/>
              </w:rPr>
            </w:pPr>
            <w:r w:rsidRPr="007036CE">
              <w:rPr>
                <w:szCs w:val="22"/>
              </w:rPr>
              <w:t>Дата_ввода_в_действие</w:t>
            </w:r>
          </w:p>
        </w:tc>
        <w:tc>
          <w:tcPr>
            <w:tcW w:w="301" w:type="pct"/>
          </w:tcPr>
          <w:p w14:paraId="46F2C4EC" w14:textId="77777777" w:rsidR="00CE3062" w:rsidRPr="007036CE" w:rsidRDefault="00CE3062" w:rsidP="00CE3062">
            <w:pPr>
              <w:pStyle w:val="GOSTTablenorm"/>
              <w:rPr>
                <w:szCs w:val="22"/>
              </w:rPr>
            </w:pPr>
            <w:r w:rsidRPr="007036CE">
              <w:rPr>
                <w:szCs w:val="22"/>
              </w:rPr>
              <w:t>Нет</w:t>
            </w:r>
          </w:p>
        </w:tc>
        <w:tc>
          <w:tcPr>
            <w:tcW w:w="1114" w:type="pct"/>
          </w:tcPr>
          <w:p w14:paraId="6A797EE7" w14:textId="77777777" w:rsidR="00CE3062" w:rsidRPr="007036CE" w:rsidRDefault="00CE3062" w:rsidP="00CE3062">
            <w:pPr>
              <w:pStyle w:val="GOSTTablenorm"/>
              <w:rPr>
                <w:szCs w:val="22"/>
              </w:rPr>
            </w:pPr>
            <w:r w:rsidRPr="007036CE">
              <w:rPr>
                <w:szCs w:val="22"/>
              </w:rPr>
              <w:t>Дата ввода в действие</w:t>
            </w:r>
          </w:p>
        </w:tc>
        <w:tc>
          <w:tcPr>
            <w:tcW w:w="1114" w:type="pct"/>
          </w:tcPr>
          <w:p w14:paraId="520656B5" w14:textId="77777777" w:rsidR="00CE3062" w:rsidRPr="007036CE" w:rsidRDefault="00CE3062" w:rsidP="00CE3062">
            <w:pPr>
              <w:pStyle w:val="GOSTTablenorm"/>
              <w:rPr>
                <w:szCs w:val="24"/>
              </w:rPr>
            </w:pPr>
            <w:r w:rsidRPr="007036CE">
              <w:rPr>
                <w:szCs w:val="24"/>
              </w:rPr>
              <w:t>EVENT_DATE</w:t>
            </w:r>
          </w:p>
        </w:tc>
        <w:tc>
          <w:tcPr>
            <w:tcW w:w="1356" w:type="pct"/>
          </w:tcPr>
          <w:p w14:paraId="58394215" w14:textId="77777777" w:rsidR="00CE3062" w:rsidRPr="007036CE" w:rsidRDefault="00CE3062" w:rsidP="00CE3062">
            <w:pPr>
              <w:pStyle w:val="GOSTTablenorm"/>
            </w:pPr>
            <w:r w:rsidRPr="007036CE">
              <w:t>-</w:t>
            </w:r>
          </w:p>
        </w:tc>
      </w:tr>
      <w:tr w:rsidR="00194707" w:rsidRPr="007036CE" w14:paraId="72CEAE67" w14:textId="77777777" w:rsidTr="00B0621B">
        <w:tc>
          <w:tcPr>
            <w:tcW w:w="1114" w:type="pct"/>
          </w:tcPr>
          <w:p w14:paraId="19B653EA" w14:textId="77777777" w:rsidR="00194707" w:rsidRPr="007036CE" w:rsidRDefault="00194707" w:rsidP="00194707">
            <w:pPr>
              <w:pStyle w:val="GOSTTablenorm"/>
              <w:rPr>
                <w:szCs w:val="22"/>
              </w:rPr>
            </w:pPr>
            <w:r w:rsidRPr="007036CE">
              <w:t>Новый_бюджетный_цикл</w:t>
            </w:r>
          </w:p>
        </w:tc>
        <w:tc>
          <w:tcPr>
            <w:tcW w:w="301" w:type="pct"/>
          </w:tcPr>
          <w:p w14:paraId="02BDEDF6" w14:textId="77777777" w:rsidR="00194707" w:rsidRPr="007036CE" w:rsidRDefault="00194707" w:rsidP="00194707">
            <w:pPr>
              <w:pStyle w:val="GOSTTablenorm"/>
              <w:rPr>
                <w:szCs w:val="22"/>
              </w:rPr>
            </w:pPr>
            <w:r w:rsidRPr="007036CE">
              <w:rPr>
                <w:szCs w:val="22"/>
              </w:rPr>
              <w:t>Нет</w:t>
            </w:r>
          </w:p>
        </w:tc>
        <w:tc>
          <w:tcPr>
            <w:tcW w:w="1114" w:type="pct"/>
          </w:tcPr>
          <w:p w14:paraId="4B5EA173" w14:textId="77777777" w:rsidR="00194707" w:rsidRPr="007036CE" w:rsidRDefault="00194707" w:rsidP="00194707">
            <w:pPr>
              <w:pStyle w:val="GOSTTablenorm"/>
              <w:rPr>
                <w:szCs w:val="22"/>
              </w:rPr>
            </w:pPr>
            <w:r w:rsidRPr="007036CE">
              <w:t>Признак «Новый бюджетный цикл»</w:t>
            </w:r>
          </w:p>
        </w:tc>
        <w:tc>
          <w:tcPr>
            <w:tcW w:w="1114" w:type="pct"/>
          </w:tcPr>
          <w:p w14:paraId="0864A3A2" w14:textId="77777777" w:rsidR="00194707" w:rsidRPr="007036CE" w:rsidRDefault="00194707" w:rsidP="00194707">
            <w:pPr>
              <w:pStyle w:val="GOSTTablenorm"/>
              <w:rPr>
                <w:szCs w:val="24"/>
              </w:rPr>
            </w:pPr>
            <w:r w:rsidRPr="007036CE">
              <w:rPr>
                <w:lang w:val="en-US"/>
              </w:rPr>
              <w:t>NBC</w:t>
            </w:r>
          </w:p>
        </w:tc>
        <w:tc>
          <w:tcPr>
            <w:tcW w:w="1356" w:type="pct"/>
          </w:tcPr>
          <w:p w14:paraId="17E622B8" w14:textId="77777777" w:rsidR="00194707" w:rsidRPr="007036CE" w:rsidRDefault="00194707" w:rsidP="00194707">
            <w:pPr>
              <w:pStyle w:val="GOSTTablenorm"/>
            </w:pPr>
            <w:r w:rsidRPr="007036CE">
              <w:rPr>
                <w:lang w:val="en-US"/>
              </w:rPr>
              <w:t>-</w:t>
            </w:r>
          </w:p>
        </w:tc>
      </w:tr>
      <w:tr w:rsidR="00194707" w:rsidRPr="007036CE" w14:paraId="5AA86C3B" w14:textId="77777777" w:rsidTr="00B0621B">
        <w:tc>
          <w:tcPr>
            <w:tcW w:w="1114" w:type="pct"/>
          </w:tcPr>
          <w:p w14:paraId="7E05A325" w14:textId="77777777" w:rsidR="00194707" w:rsidRPr="007036CE" w:rsidRDefault="00194707" w:rsidP="00194707">
            <w:pPr>
              <w:pStyle w:val="GOSTTablenorm"/>
              <w:rPr>
                <w:szCs w:val="22"/>
              </w:rPr>
            </w:pPr>
            <w:r w:rsidRPr="007036CE">
              <w:t>Номер_строки</w:t>
            </w:r>
          </w:p>
        </w:tc>
        <w:tc>
          <w:tcPr>
            <w:tcW w:w="301" w:type="pct"/>
          </w:tcPr>
          <w:p w14:paraId="3950BADA" w14:textId="77777777" w:rsidR="00194707" w:rsidRPr="007036CE" w:rsidRDefault="00194707" w:rsidP="00194707">
            <w:pPr>
              <w:pStyle w:val="GOSTTablenorm"/>
              <w:rPr>
                <w:szCs w:val="22"/>
              </w:rPr>
            </w:pPr>
            <w:r w:rsidRPr="007036CE">
              <w:t>Нет</w:t>
            </w:r>
          </w:p>
        </w:tc>
        <w:tc>
          <w:tcPr>
            <w:tcW w:w="1114" w:type="pct"/>
          </w:tcPr>
          <w:p w14:paraId="691D1323" w14:textId="77777777" w:rsidR="00194707" w:rsidRPr="007036CE" w:rsidRDefault="00194707" w:rsidP="00194707">
            <w:pPr>
              <w:pStyle w:val="GOSTTablenorm"/>
              <w:rPr>
                <w:szCs w:val="22"/>
              </w:rPr>
            </w:pPr>
            <w:r w:rsidRPr="007036CE">
              <w:t>Номер строки</w:t>
            </w:r>
          </w:p>
        </w:tc>
        <w:tc>
          <w:tcPr>
            <w:tcW w:w="1114" w:type="pct"/>
          </w:tcPr>
          <w:p w14:paraId="1B740CAB" w14:textId="77777777" w:rsidR="00194707" w:rsidRPr="007036CE" w:rsidRDefault="00194707" w:rsidP="00194707">
            <w:pPr>
              <w:pStyle w:val="GOSTTablenorm"/>
              <w:rPr>
                <w:szCs w:val="24"/>
              </w:rPr>
            </w:pPr>
            <w:r w:rsidRPr="007036CE">
              <w:rPr>
                <w:b/>
                <w:szCs w:val="24"/>
                <w:lang w:val="en-US"/>
              </w:rPr>
              <w:t>SECTION_1</w:t>
            </w:r>
            <w:r w:rsidRPr="007036CE">
              <w:rPr>
                <w:b/>
                <w:szCs w:val="24"/>
              </w:rPr>
              <w:t>:</w:t>
            </w:r>
            <w:r w:rsidRPr="007036CE">
              <w:rPr>
                <w:szCs w:val="24"/>
                <w:lang w:val="en-US"/>
              </w:rPr>
              <w:t>NUMBROW</w:t>
            </w:r>
          </w:p>
        </w:tc>
        <w:tc>
          <w:tcPr>
            <w:tcW w:w="1356" w:type="pct"/>
          </w:tcPr>
          <w:p w14:paraId="4E16C5A0" w14:textId="77777777" w:rsidR="00194707" w:rsidRPr="007036CE" w:rsidRDefault="00194707" w:rsidP="00194707">
            <w:pPr>
              <w:pStyle w:val="GOSTTablenorm"/>
            </w:pPr>
            <w:r w:rsidRPr="007036CE">
              <w:t>-</w:t>
            </w:r>
          </w:p>
        </w:tc>
      </w:tr>
      <w:tr w:rsidR="00194707" w:rsidRPr="007036CE" w14:paraId="437D6359" w14:textId="77777777" w:rsidTr="00B0621B">
        <w:tc>
          <w:tcPr>
            <w:tcW w:w="1114" w:type="pct"/>
          </w:tcPr>
          <w:p w14:paraId="0A4CFCDC" w14:textId="77777777" w:rsidR="00194707" w:rsidRPr="007036CE" w:rsidRDefault="00194707" w:rsidP="00194707">
            <w:pPr>
              <w:pStyle w:val="GOSTTablenorm"/>
              <w:rPr>
                <w:szCs w:val="22"/>
              </w:rPr>
            </w:pPr>
            <w:r w:rsidRPr="007036CE">
              <w:rPr>
                <w:szCs w:val="22"/>
              </w:rPr>
              <w:t>Признак_детальной_строки</w:t>
            </w:r>
          </w:p>
        </w:tc>
        <w:tc>
          <w:tcPr>
            <w:tcW w:w="301" w:type="pct"/>
          </w:tcPr>
          <w:p w14:paraId="468D4D34" w14:textId="77777777" w:rsidR="00194707" w:rsidRPr="007036CE" w:rsidRDefault="00194707" w:rsidP="00194707">
            <w:pPr>
              <w:pStyle w:val="GOSTTablenorm"/>
              <w:rPr>
                <w:szCs w:val="22"/>
              </w:rPr>
            </w:pPr>
            <w:r w:rsidRPr="007036CE">
              <w:rPr>
                <w:szCs w:val="22"/>
              </w:rPr>
              <w:t>Нет</w:t>
            </w:r>
          </w:p>
        </w:tc>
        <w:tc>
          <w:tcPr>
            <w:tcW w:w="1114" w:type="pct"/>
          </w:tcPr>
          <w:p w14:paraId="35D79018" w14:textId="77777777" w:rsidR="00194707" w:rsidRPr="007036CE" w:rsidRDefault="00194707" w:rsidP="00194707">
            <w:pPr>
              <w:pStyle w:val="GOSTTablenorm"/>
              <w:rPr>
                <w:szCs w:val="22"/>
              </w:rPr>
            </w:pPr>
            <w:r w:rsidRPr="007036CE">
              <w:rPr>
                <w:szCs w:val="22"/>
              </w:rPr>
              <w:t>Признак детальной строки</w:t>
            </w:r>
          </w:p>
        </w:tc>
        <w:tc>
          <w:tcPr>
            <w:tcW w:w="1114" w:type="pct"/>
          </w:tcPr>
          <w:p w14:paraId="29BFB825" w14:textId="77777777" w:rsidR="00194707" w:rsidRPr="007036CE" w:rsidRDefault="00194707" w:rsidP="00194707">
            <w:pPr>
              <w:pStyle w:val="GOSTTablenorm"/>
            </w:pPr>
            <w:r w:rsidRPr="007036CE">
              <w:rPr>
                <w:b/>
                <w:szCs w:val="24"/>
                <w:lang w:val="en-US"/>
              </w:rPr>
              <w:t>SECTION_1</w:t>
            </w:r>
            <w:r w:rsidRPr="007036CE">
              <w:rPr>
                <w:b/>
                <w:szCs w:val="24"/>
              </w:rPr>
              <w:t>:</w:t>
            </w:r>
            <w:r w:rsidRPr="007036CE">
              <w:t>SIGNKBK</w:t>
            </w:r>
          </w:p>
        </w:tc>
        <w:tc>
          <w:tcPr>
            <w:tcW w:w="1356" w:type="pct"/>
          </w:tcPr>
          <w:p w14:paraId="3B082B99" w14:textId="77777777" w:rsidR="00194707" w:rsidRPr="007036CE" w:rsidRDefault="00194707" w:rsidP="00194707">
            <w:pPr>
              <w:pStyle w:val="GOSTTablenorm"/>
              <w:rPr>
                <w:lang w:val="en-US"/>
              </w:rPr>
            </w:pPr>
            <w:r w:rsidRPr="007036CE">
              <w:t>-</w:t>
            </w:r>
          </w:p>
        </w:tc>
      </w:tr>
      <w:tr w:rsidR="00194707" w:rsidRPr="007036CE" w14:paraId="36130276" w14:textId="77777777" w:rsidTr="00B0621B">
        <w:tc>
          <w:tcPr>
            <w:tcW w:w="1114" w:type="pct"/>
          </w:tcPr>
          <w:p w14:paraId="3C593436" w14:textId="77777777" w:rsidR="00194707" w:rsidRPr="007036CE" w:rsidRDefault="00194707" w:rsidP="00194707">
            <w:pPr>
              <w:pStyle w:val="GOSTTablenorm"/>
              <w:rPr>
                <w:szCs w:val="22"/>
              </w:rPr>
            </w:pPr>
            <w:r w:rsidRPr="007036CE">
              <w:rPr>
                <w:szCs w:val="22"/>
              </w:rPr>
              <w:t>КБК</w:t>
            </w:r>
          </w:p>
        </w:tc>
        <w:tc>
          <w:tcPr>
            <w:tcW w:w="301" w:type="pct"/>
          </w:tcPr>
          <w:p w14:paraId="4534BE27" w14:textId="77777777" w:rsidR="00194707" w:rsidRPr="007036CE" w:rsidRDefault="00194707" w:rsidP="00194707">
            <w:pPr>
              <w:pStyle w:val="GOSTTablenorm"/>
              <w:rPr>
                <w:szCs w:val="22"/>
              </w:rPr>
            </w:pPr>
            <w:r w:rsidRPr="007036CE">
              <w:rPr>
                <w:szCs w:val="22"/>
              </w:rPr>
              <w:t>Нет</w:t>
            </w:r>
          </w:p>
        </w:tc>
        <w:tc>
          <w:tcPr>
            <w:tcW w:w="1114" w:type="pct"/>
          </w:tcPr>
          <w:p w14:paraId="136FC366" w14:textId="77777777" w:rsidR="00194707" w:rsidRPr="007036CE" w:rsidRDefault="00194707" w:rsidP="00194707">
            <w:pPr>
              <w:pStyle w:val="GOSTTablenorm"/>
              <w:rPr>
                <w:szCs w:val="22"/>
              </w:rPr>
            </w:pPr>
            <w:r w:rsidRPr="007036CE">
              <w:rPr>
                <w:szCs w:val="22"/>
              </w:rPr>
              <w:t>КБК</w:t>
            </w:r>
          </w:p>
        </w:tc>
        <w:tc>
          <w:tcPr>
            <w:tcW w:w="1114" w:type="pct"/>
          </w:tcPr>
          <w:p w14:paraId="41A7E2BE" w14:textId="77777777" w:rsidR="00194707" w:rsidRPr="007036CE" w:rsidRDefault="00194707" w:rsidP="00194707">
            <w:pPr>
              <w:pStyle w:val="GOSTTablenorm"/>
            </w:pPr>
            <w:r w:rsidRPr="007036CE">
              <w:rPr>
                <w:b/>
                <w:szCs w:val="24"/>
                <w:lang w:val="en-US"/>
              </w:rPr>
              <w:t>SECTION_1</w:t>
            </w:r>
            <w:r w:rsidRPr="007036CE">
              <w:rPr>
                <w:b/>
                <w:szCs w:val="24"/>
              </w:rPr>
              <w:t>:</w:t>
            </w:r>
            <w:r w:rsidRPr="007036CE">
              <w:rPr>
                <w:szCs w:val="24"/>
                <w:lang w:val="en-US"/>
              </w:rPr>
              <w:t>KBK</w:t>
            </w:r>
          </w:p>
        </w:tc>
        <w:tc>
          <w:tcPr>
            <w:tcW w:w="1356" w:type="pct"/>
          </w:tcPr>
          <w:p w14:paraId="60B25FD3" w14:textId="77777777" w:rsidR="00194707" w:rsidRPr="007036CE" w:rsidRDefault="00194707" w:rsidP="00194707">
            <w:pPr>
              <w:pStyle w:val="GOSTTablenorm"/>
            </w:pPr>
            <w:r w:rsidRPr="007036CE">
              <w:t>-</w:t>
            </w:r>
          </w:p>
        </w:tc>
      </w:tr>
      <w:tr w:rsidR="00194707" w:rsidRPr="007036CE" w14:paraId="154A2FCF" w14:textId="77777777" w:rsidTr="00B0621B">
        <w:tc>
          <w:tcPr>
            <w:tcW w:w="1114" w:type="pct"/>
          </w:tcPr>
          <w:p w14:paraId="1252366C" w14:textId="77777777" w:rsidR="00194707" w:rsidRPr="007036CE" w:rsidRDefault="00194707" w:rsidP="00194707">
            <w:pPr>
              <w:pStyle w:val="GOSTTablenorm"/>
              <w:rPr>
                <w:szCs w:val="22"/>
              </w:rPr>
            </w:pPr>
            <w:r w:rsidRPr="007036CE">
              <w:rPr>
                <w:szCs w:val="22"/>
              </w:rPr>
              <w:t>Тип_КБК</w:t>
            </w:r>
          </w:p>
        </w:tc>
        <w:tc>
          <w:tcPr>
            <w:tcW w:w="301" w:type="pct"/>
          </w:tcPr>
          <w:p w14:paraId="76FE80A2" w14:textId="77777777" w:rsidR="00194707" w:rsidRPr="007036CE" w:rsidRDefault="00194707" w:rsidP="00194707">
            <w:pPr>
              <w:pStyle w:val="GOSTTablenorm"/>
              <w:rPr>
                <w:szCs w:val="22"/>
              </w:rPr>
            </w:pPr>
            <w:r w:rsidRPr="007036CE">
              <w:rPr>
                <w:szCs w:val="22"/>
              </w:rPr>
              <w:t>Нет</w:t>
            </w:r>
          </w:p>
        </w:tc>
        <w:tc>
          <w:tcPr>
            <w:tcW w:w="1114" w:type="pct"/>
          </w:tcPr>
          <w:p w14:paraId="1C99B7EC" w14:textId="77777777" w:rsidR="00194707" w:rsidRPr="007036CE" w:rsidRDefault="00194707" w:rsidP="00194707">
            <w:pPr>
              <w:pStyle w:val="GOSTTablenorm"/>
              <w:rPr>
                <w:szCs w:val="22"/>
              </w:rPr>
            </w:pPr>
            <w:r w:rsidRPr="007036CE">
              <w:rPr>
                <w:szCs w:val="22"/>
              </w:rPr>
              <w:t>Тип КБК</w:t>
            </w:r>
          </w:p>
        </w:tc>
        <w:tc>
          <w:tcPr>
            <w:tcW w:w="1114" w:type="pct"/>
          </w:tcPr>
          <w:p w14:paraId="50318FF5" w14:textId="77777777" w:rsidR="00194707" w:rsidRPr="007036CE" w:rsidRDefault="00194707" w:rsidP="00194707">
            <w:pPr>
              <w:pStyle w:val="GOSTTablenorm"/>
              <w:rPr>
                <w:szCs w:val="24"/>
                <w:lang w:val="en-US"/>
              </w:rPr>
            </w:pPr>
            <w:r w:rsidRPr="007036CE">
              <w:rPr>
                <w:b/>
                <w:szCs w:val="24"/>
                <w:lang w:val="en-US"/>
              </w:rPr>
              <w:t>SECTION_1</w:t>
            </w:r>
            <w:r w:rsidRPr="007036CE">
              <w:rPr>
                <w:b/>
                <w:szCs w:val="24"/>
              </w:rPr>
              <w:t>:</w:t>
            </w:r>
            <w:r w:rsidRPr="007036CE">
              <w:rPr>
                <w:szCs w:val="24"/>
              </w:rPr>
              <w:t>TYPEKBK</w:t>
            </w:r>
          </w:p>
        </w:tc>
        <w:tc>
          <w:tcPr>
            <w:tcW w:w="1356" w:type="pct"/>
          </w:tcPr>
          <w:p w14:paraId="186C7ED3" w14:textId="77777777" w:rsidR="00194707" w:rsidRPr="007036CE" w:rsidRDefault="00194707" w:rsidP="00194707">
            <w:pPr>
              <w:pStyle w:val="GOSTTablenorm"/>
            </w:pPr>
            <w:r w:rsidRPr="007036CE">
              <w:t>-</w:t>
            </w:r>
          </w:p>
        </w:tc>
      </w:tr>
      <w:tr w:rsidR="00194707" w:rsidRPr="007036CE" w14:paraId="366C6447" w14:textId="77777777" w:rsidTr="00B0621B">
        <w:tc>
          <w:tcPr>
            <w:tcW w:w="1114" w:type="pct"/>
          </w:tcPr>
          <w:p w14:paraId="5A18D2CB" w14:textId="77777777" w:rsidR="00194707" w:rsidRPr="007036CE" w:rsidRDefault="00194707" w:rsidP="00194707">
            <w:pPr>
              <w:pStyle w:val="GOSTTablenorm"/>
              <w:rPr>
                <w:szCs w:val="22"/>
              </w:rPr>
            </w:pPr>
            <w:r w:rsidRPr="007036CE">
              <w:rPr>
                <w:szCs w:val="22"/>
              </w:rPr>
              <w:t>Номер_ЛС</w:t>
            </w:r>
          </w:p>
        </w:tc>
        <w:tc>
          <w:tcPr>
            <w:tcW w:w="301" w:type="pct"/>
          </w:tcPr>
          <w:p w14:paraId="055B913D" w14:textId="77777777" w:rsidR="00194707" w:rsidRPr="007036CE" w:rsidRDefault="00194707" w:rsidP="00194707">
            <w:pPr>
              <w:pStyle w:val="GOSTTablenorm"/>
              <w:rPr>
                <w:szCs w:val="22"/>
              </w:rPr>
            </w:pPr>
            <w:r w:rsidRPr="007036CE">
              <w:rPr>
                <w:szCs w:val="22"/>
              </w:rPr>
              <w:t>Нет</w:t>
            </w:r>
          </w:p>
        </w:tc>
        <w:tc>
          <w:tcPr>
            <w:tcW w:w="1114" w:type="pct"/>
          </w:tcPr>
          <w:p w14:paraId="24DF7C52" w14:textId="77777777" w:rsidR="00194707" w:rsidRPr="007036CE" w:rsidRDefault="00194707" w:rsidP="00194707">
            <w:pPr>
              <w:pStyle w:val="GOSTTablenorm"/>
              <w:rPr>
                <w:szCs w:val="22"/>
              </w:rPr>
            </w:pPr>
            <w:r w:rsidRPr="007036CE">
              <w:rPr>
                <w:szCs w:val="22"/>
              </w:rPr>
              <w:t>ЛС</w:t>
            </w:r>
          </w:p>
        </w:tc>
        <w:tc>
          <w:tcPr>
            <w:tcW w:w="1114" w:type="pct"/>
          </w:tcPr>
          <w:p w14:paraId="2CB1213E" w14:textId="1BC50098" w:rsidR="00194707" w:rsidRPr="007036CE" w:rsidRDefault="00194707" w:rsidP="00194707">
            <w:pPr>
              <w:pStyle w:val="GOSTTablenorm"/>
              <w:rPr>
                <w:szCs w:val="24"/>
              </w:rPr>
            </w:pPr>
            <w:r w:rsidRPr="007036CE">
              <w:rPr>
                <w:b/>
                <w:szCs w:val="24"/>
                <w:lang w:val="en-US"/>
              </w:rPr>
              <w:t>SECTION_1</w:t>
            </w:r>
            <w:r w:rsidRPr="007036CE">
              <w:rPr>
                <w:b/>
                <w:szCs w:val="24"/>
              </w:rPr>
              <w:t>:</w:t>
            </w:r>
            <w:commentRangeStart w:id="10718"/>
            <w:r w:rsidRPr="007036CE">
              <w:rPr>
                <w:szCs w:val="24"/>
                <w:lang w:val="en-US"/>
              </w:rPr>
              <w:t>PA</w:t>
            </w:r>
            <w:commentRangeEnd w:id="10718"/>
            <w:r w:rsidRPr="007036CE">
              <w:rPr>
                <w:rStyle w:val="afff4"/>
                <w:sz w:val="22"/>
                <w:szCs w:val="24"/>
              </w:rPr>
              <w:commentReference w:id="10718"/>
            </w:r>
          </w:p>
        </w:tc>
        <w:tc>
          <w:tcPr>
            <w:tcW w:w="1356" w:type="pct"/>
          </w:tcPr>
          <w:p w14:paraId="22551DFE" w14:textId="77777777" w:rsidR="00194707" w:rsidRPr="007036CE" w:rsidRDefault="00194707" w:rsidP="00194707">
            <w:pPr>
              <w:pStyle w:val="GOSTTablenorm"/>
            </w:pPr>
            <w:r w:rsidRPr="007036CE">
              <w:t>-</w:t>
            </w:r>
          </w:p>
        </w:tc>
      </w:tr>
      <w:tr w:rsidR="00194707" w:rsidRPr="007036CE" w14:paraId="554287B2" w14:textId="77777777" w:rsidTr="00B0621B">
        <w:tc>
          <w:tcPr>
            <w:tcW w:w="1114" w:type="pct"/>
          </w:tcPr>
          <w:p w14:paraId="774FCACF" w14:textId="77777777" w:rsidR="00194707" w:rsidRPr="007036CE" w:rsidRDefault="00194707" w:rsidP="00194707">
            <w:pPr>
              <w:pStyle w:val="GOSTTablenorm"/>
              <w:rPr>
                <w:szCs w:val="22"/>
              </w:rPr>
            </w:pPr>
            <w:r w:rsidRPr="007036CE">
              <w:rPr>
                <w:szCs w:val="22"/>
              </w:rPr>
              <w:t>Код_контура</w:t>
            </w:r>
          </w:p>
        </w:tc>
        <w:tc>
          <w:tcPr>
            <w:tcW w:w="301" w:type="pct"/>
          </w:tcPr>
          <w:p w14:paraId="4B24714B" w14:textId="77777777" w:rsidR="00194707" w:rsidRPr="007036CE" w:rsidRDefault="00194707" w:rsidP="00194707">
            <w:pPr>
              <w:pStyle w:val="GOSTTablenorm"/>
              <w:rPr>
                <w:szCs w:val="22"/>
              </w:rPr>
            </w:pPr>
            <w:r w:rsidRPr="007036CE">
              <w:rPr>
                <w:szCs w:val="22"/>
              </w:rPr>
              <w:t>Нет</w:t>
            </w:r>
          </w:p>
        </w:tc>
        <w:tc>
          <w:tcPr>
            <w:tcW w:w="1114" w:type="pct"/>
          </w:tcPr>
          <w:p w14:paraId="501B1B18" w14:textId="77777777" w:rsidR="00194707" w:rsidRPr="007036CE" w:rsidRDefault="00194707" w:rsidP="00194707">
            <w:pPr>
              <w:pStyle w:val="GOSTTablenorm"/>
              <w:rPr>
                <w:szCs w:val="22"/>
              </w:rPr>
            </w:pPr>
            <w:r w:rsidRPr="007036CE">
              <w:rPr>
                <w:szCs w:val="22"/>
              </w:rPr>
              <w:t>Контур</w:t>
            </w:r>
          </w:p>
        </w:tc>
        <w:tc>
          <w:tcPr>
            <w:tcW w:w="1114" w:type="pct"/>
          </w:tcPr>
          <w:p w14:paraId="3AEB412F" w14:textId="6BCA3F0A" w:rsidR="00194707" w:rsidRPr="007036CE" w:rsidRDefault="00194707" w:rsidP="00194707">
            <w:pPr>
              <w:pStyle w:val="GOSTTablenorm"/>
              <w:rPr>
                <w:szCs w:val="24"/>
                <w:lang w:val="en-US"/>
              </w:rPr>
            </w:pPr>
            <w:r w:rsidRPr="007036CE">
              <w:rPr>
                <w:b/>
                <w:szCs w:val="24"/>
                <w:lang w:val="en-US"/>
              </w:rPr>
              <w:t>SECTION_1</w:t>
            </w:r>
            <w:r w:rsidRPr="007036CE">
              <w:rPr>
                <w:b/>
                <w:szCs w:val="24"/>
              </w:rPr>
              <w:t>:</w:t>
            </w:r>
            <w:r w:rsidRPr="007036CE">
              <w:rPr>
                <w:szCs w:val="22"/>
                <w:lang w:val="en-US"/>
              </w:rPr>
              <w:t>CONTUR</w:t>
            </w:r>
          </w:p>
        </w:tc>
        <w:tc>
          <w:tcPr>
            <w:tcW w:w="1356" w:type="pct"/>
          </w:tcPr>
          <w:p w14:paraId="6E307D44" w14:textId="77777777" w:rsidR="00194707" w:rsidRPr="007036CE" w:rsidRDefault="00194707" w:rsidP="00194707">
            <w:pPr>
              <w:pStyle w:val="GOSTTablenorm"/>
            </w:pPr>
            <w:r w:rsidRPr="007036CE">
              <w:t>-</w:t>
            </w:r>
          </w:p>
        </w:tc>
      </w:tr>
      <w:tr w:rsidR="00194707" w:rsidRPr="007036CE" w14:paraId="272D8059" w14:textId="77777777" w:rsidTr="00B0621B">
        <w:tc>
          <w:tcPr>
            <w:tcW w:w="1114" w:type="pct"/>
          </w:tcPr>
          <w:p w14:paraId="745CAA60" w14:textId="77777777" w:rsidR="00194707" w:rsidRPr="007036CE" w:rsidRDefault="00194707" w:rsidP="00194707">
            <w:pPr>
              <w:pStyle w:val="GOSTTablenorm"/>
              <w:rPr>
                <w:szCs w:val="22"/>
              </w:rPr>
            </w:pPr>
            <w:r w:rsidRPr="007036CE">
              <w:t>Сумма_текущий_руб</w:t>
            </w:r>
          </w:p>
        </w:tc>
        <w:tc>
          <w:tcPr>
            <w:tcW w:w="301" w:type="pct"/>
          </w:tcPr>
          <w:p w14:paraId="2201289A" w14:textId="77777777" w:rsidR="00194707" w:rsidRPr="007036CE" w:rsidRDefault="00194707" w:rsidP="00194707">
            <w:pPr>
              <w:pStyle w:val="GOSTTablenorm"/>
              <w:rPr>
                <w:szCs w:val="22"/>
              </w:rPr>
            </w:pPr>
            <w:r w:rsidRPr="007036CE">
              <w:rPr>
                <w:szCs w:val="22"/>
              </w:rPr>
              <w:t>Да</w:t>
            </w:r>
          </w:p>
        </w:tc>
        <w:tc>
          <w:tcPr>
            <w:tcW w:w="1114" w:type="pct"/>
          </w:tcPr>
          <w:p w14:paraId="217F5C03" w14:textId="77777777" w:rsidR="00194707" w:rsidRPr="007036CE" w:rsidRDefault="00194707" w:rsidP="00194707">
            <w:pPr>
              <w:pStyle w:val="GOSTTablenorm"/>
              <w:rPr>
                <w:szCs w:val="22"/>
              </w:rPr>
            </w:pPr>
            <w:r w:rsidRPr="007036CE">
              <w:t>Сумма на текущий год</w:t>
            </w:r>
          </w:p>
        </w:tc>
        <w:tc>
          <w:tcPr>
            <w:tcW w:w="1114" w:type="pct"/>
          </w:tcPr>
          <w:p w14:paraId="2DF99E2E" w14:textId="73B8B923" w:rsidR="00194707" w:rsidRPr="007036CE" w:rsidRDefault="00194707" w:rsidP="00194707">
            <w:pPr>
              <w:pStyle w:val="GOSTTablenorm"/>
              <w:rPr>
                <w:szCs w:val="22"/>
                <w:lang w:val="en-US"/>
              </w:rPr>
            </w:pPr>
            <w:r w:rsidRPr="007036CE">
              <w:rPr>
                <w:b/>
                <w:szCs w:val="24"/>
                <w:lang w:val="en-US"/>
              </w:rPr>
              <w:t>SECTION_1</w:t>
            </w:r>
            <w:r w:rsidRPr="007036CE">
              <w:rPr>
                <w:b/>
                <w:szCs w:val="24"/>
              </w:rPr>
              <w:t>:</w:t>
            </w:r>
            <w:r w:rsidRPr="007036CE">
              <w:rPr>
                <w:szCs w:val="22"/>
              </w:rPr>
              <w:t>SUM_1</w:t>
            </w:r>
          </w:p>
        </w:tc>
        <w:tc>
          <w:tcPr>
            <w:tcW w:w="1356" w:type="pct"/>
          </w:tcPr>
          <w:p w14:paraId="5C36224D" w14:textId="77777777" w:rsidR="009712FE" w:rsidRPr="007036CE" w:rsidRDefault="009712FE" w:rsidP="009712FE">
            <w:pPr>
              <w:pStyle w:val="GOSTTablenorm"/>
              <w:rPr>
                <w:szCs w:val="22"/>
              </w:rPr>
            </w:pPr>
            <w:r w:rsidRPr="007036CE">
              <w:t>Если значение признака «НБЦ» соответствует «0», то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2"/>
              </w:rPr>
              <w:t>SUM_1.</w:t>
            </w:r>
          </w:p>
          <w:p w14:paraId="23CECAC7" w14:textId="77777777" w:rsidR="009712FE" w:rsidRPr="007036CE" w:rsidRDefault="009712FE" w:rsidP="009712FE">
            <w:pPr>
              <w:pStyle w:val="GOSTTablenorm"/>
              <w:rPr>
                <w:szCs w:val="22"/>
              </w:rPr>
            </w:pPr>
          </w:p>
          <w:p w14:paraId="4F45EFDC" w14:textId="77777777" w:rsidR="009712FE" w:rsidRPr="007036CE" w:rsidRDefault="009712FE" w:rsidP="009712FE">
            <w:pPr>
              <w:pStyle w:val="GOSTTablenorm"/>
            </w:pPr>
            <w:r w:rsidRPr="007036CE">
              <w:lastRenderedPageBreak/>
              <w:t>Если значение признака «НБЦ» соответствует «1», то указывается «0»</w:t>
            </w:r>
            <w:r w:rsidR="005B21DB" w:rsidRPr="007036CE">
              <w:t>.</w:t>
            </w:r>
          </w:p>
          <w:p w14:paraId="490FB445" w14:textId="77777777" w:rsidR="009712FE" w:rsidRPr="007036CE" w:rsidRDefault="009712FE" w:rsidP="009712FE">
            <w:pPr>
              <w:pStyle w:val="GOSTTablenorm"/>
            </w:pPr>
          </w:p>
          <w:p w14:paraId="7A83A3BD" w14:textId="3CE022A5" w:rsidR="00194707" w:rsidRPr="007036CE" w:rsidRDefault="00194707" w:rsidP="00194707">
            <w:pPr>
              <w:pStyle w:val="GOSTTablenorm"/>
            </w:pPr>
            <w:r w:rsidRPr="007036CE">
              <w:rPr>
                <w:szCs w:val="22"/>
              </w:rPr>
              <w:t xml:space="preserve">Сумма передается в единицах валюты с точностью 2 знака после запятой </w:t>
            </w:r>
            <w:r w:rsidR="00CC2920" w:rsidRPr="007036CE">
              <w:t>–</w:t>
            </w:r>
            <w:r w:rsidRPr="007036CE">
              <w:rPr>
                <w:szCs w:val="22"/>
              </w:rPr>
              <w:t xml:space="preserve"> необходимо конвертировать в минимальные единицы валюты (для данного типа документов умножить на 100)</w:t>
            </w:r>
          </w:p>
        </w:tc>
      </w:tr>
      <w:tr w:rsidR="00194707" w:rsidRPr="007036CE" w14:paraId="16ADEEBD" w14:textId="77777777" w:rsidTr="00B0621B">
        <w:tc>
          <w:tcPr>
            <w:tcW w:w="1114" w:type="pct"/>
          </w:tcPr>
          <w:p w14:paraId="17A1A562" w14:textId="77777777" w:rsidR="00194707" w:rsidRPr="007036CE" w:rsidRDefault="00194707" w:rsidP="00194707">
            <w:pPr>
              <w:pStyle w:val="GOSTTablenorm"/>
              <w:rPr>
                <w:szCs w:val="22"/>
              </w:rPr>
            </w:pPr>
            <w:r w:rsidRPr="007036CE">
              <w:lastRenderedPageBreak/>
              <w:t>Сумма_первый_плановый_руб</w:t>
            </w:r>
          </w:p>
        </w:tc>
        <w:tc>
          <w:tcPr>
            <w:tcW w:w="301" w:type="pct"/>
          </w:tcPr>
          <w:p w14:paraId="2F526C48" w14:textId="77777777" w:rsidR="00194707" w:rsidRPr="007036CE" w:rsidRDefault="00194707" w:rsidP="00194707">
            <w:pPr>
              <w:pStyle w:val="GOSTTablenorm"/>
              <w:rPr>
                <w:szCs w:val="22"/>
              </w:rPr>
            </w:pPr>
            <w:r w:rsidRPr="007036CE">
              <w:rPr>
                <w:szCs w:val="22"/>
              </w:rPr>
              <w:t>Да</w:t>
            </w:r>
          </w:p>
        </w:tc>
        <w:tc>
          <w:tcPr>
            <w:tcW w:w="1114" w:type="pct"/>
          </w:tcPr>
          <w:p w14:paraId="0810CB2B" w14:textId="77777777" w:rsidR="00194707" w:rsidRPr="007036CE" w:rsidRDefault="00194707" w:rsidP="00194707">
            <w:pPr>
              <w:pStyle w:val="GOSTTablenorm"/>
              <w:rPr>
                <w:szCs w:val="22"/>
              </w:rPr>
            </w:pPr>
            <w:r w:rsidRPr="007036CE">
              <w:t>Сумма на первый год планового периода</w:t>
            </w:r>
          </w:p>
        </w:tc>
        <w:tc>
          <w:tcPr>
            <w:tcW w:w="1114" w:type="pct"/>
          </w:tcPr>
          <w:p w14:paraId="074EEF44" w14:textId="77777777" w:rsidR="009712FE" w:rsidRPr="007036CE" w:rsidRDefault="009712FE" w:rsidP="00194707">
            <w:pPr>
              <w:pStyle w:val="GOSTTablenorm"/>
              <w:rPr>
                <w:b/>
                <w:szCs w:val="24"/>
                <w:lang w:val="en-US"/>
              </w:rPr>
            </w:pPr>
            <w:r w:rsidRPr="007036CE">
              <w:rPr>
                <w:b/>
                <w:lang w:val="en-US"/>
              </w:rPr>
              <w:t>SECTION_1:</w:t>
            </w:r>
            <w:r w:rsidRPr="007036CE">
              <w:rPr>
                <w:lang w:val="en-US"/>
              </w:rPr>
              <w:t>SUM_1</w:t>
            </w:r>
          </w:p>
          <w:p w14:paraId="7A3DB17B" w14:textId="31C0D995" w:rsidR="00194707" w:rsidRPr="007036CE" w:rsidRDefault="00194707" w:rsidP="00194707">
            <w:pPr>
              <w:pStyle w:val="GOSTTablenorm"/>
              <w:rPr>
                <w:szCs w:val="24"/>
                <w:lang w:val="en-US"/>
              </w:rPr>
            </w:pPr>
            <w:r w:rsidRPr="007036CE">
              <w:rPr>
                <w:b/>
                <w:szCs w:val="24"/>
                <w:lang w:val="en-US"/>
              </w:rPr>
              <w:t>SECTION_1</w:t>
            </w:r>
            <w:r w:rsidRPr="007036CE">
              <w:rPr>
                <w:b/>
                <w:szCs w:val="24"/>
              </w:rPr>
              <w:t>:</w:t>
            </w:r>
            <w:r w:rsidRPr="007036CE">
              <w:rPr>
                <w:szCs w:val="22"/>
              </w:rPr>
              <w:t>SUM_2</w:t>
            </w:r>
          </w:p>
        </w:tc>
        <w:tc>
          <w:tcPr>
            <w:tcW w:w="1356" w:type="pct"/>
          </w:tcPr>
          <w:p w14:paraId="2BCEBB37" w14:textId="77777777" w:rsidR="009712FE" w:rsidRPr="007036CE" w:rsidRDefault="009712FE" w:rsidP="009712FE">
            <w:pPr>
              <w:pStyle w:val="GOSTTablenorm"/>
              <w:rPr>
                <w:szCs w:val="22"/>
              </w:rPr>
            </w:pPr>
            <w:r w:rsidRPr="007036CE">
              <w:t>Если значение признака «НБЦ» соответствует «0», то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2"/>
              </w:rPr>
              <w:t>SUM_2.</w:t>
            </w:r>
          </w:p>
          <w:p w14:paraId="34F0E674" w14:textId="77777777" w:rsidR="009712FE" w:rsidRPr="007036CE" w:rsidRDefault="009712FE" w:rsidP="009712FE">
            <w:pPr>
              <w:pStyle w:val="GOSTTablenorm"/>
              <w:rPr>
                <w:szCs w:val="22"/>
              </w:rPr>
            </w:pPr>
          </w:p>
          <w:p w14:paraId="18C5AFD5" w14:textId="77777777" w:rsidR="009712FE" w:rsidRPr="007036CE" w:rsidRDefault="009712FE" w:rsidP="009712FE">
            <w:pPr>
              <w:pStyle w:val="GOSTTablenorm"/>
              <w:rPr>
                <w:szCs w:val="22"/>
              </w:rPr>
            </w:pPr>
            <w:r w:rsidRPr="007036CE">
              <w:t>Если значение признака «НБЦ» соответствует «1», то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2"/>
              </w:rPr>
              <w:t>SUM_1.</w:t>
            </w:r>
          </w:p>
          <w:p w14:paraId="72F740FD" w14:textId="77777777" w:rsidR="009712FE" w:rsidRPr="007036CE" w:rsidRDefault="009712FE" w:rsidP="00194707">
            <w:pPr>
              <w:pStyle w:val="GOSTTablenorm"/>
              <w:rPr>
                <w:szCs w:val="22"/>
              </w:rPr>
            </w:pPr>
          </w:p>
          <w:p w14:paraId="1285161C" w14:textId="2D3F5445" w:rsidR="00194707" w:rsidRPr="007036CE" w:rsidRDefault="00194707" w:rsidP="00194707">
            <w:pPr>
              <w:pStyle w:val="GOSTTablenorm"/>
            </w:pPr>
            <w:r w:rsidRPr="007036CE">
              <w:rPr>
                <w:szCs w:val="22"/>
              </w:rPr>
              <w:t xml:space="preserve">Сумма передается в единицах валюты с точностью 2 знака после запятой </w:t>
            </w:r>
            <w:r w:rsidR="00CC2920" w:rsidRPr="007036CE">
              <w:t>–</w:t>
            </w:r>
            <w:r w:rsidRPr="007036CE">
              <w:rPr>
                <w:szCs w:val="22"/>
              </w:rPr>
              <w:t xml:space="preserve"> необходимо конвертировать в минимальные единицы валюты (для данного типа документов умножить на 100)</w:t>
            </w:r>
          </w:p>
        </w:tc>
      </w:tr>
      <w:tr w:rsidR="00194707" w:rsidRPr="007036CE" w14:paraId="68E06F73" w14:textId="77777777" w:rsidTr="00B0621B">
        <w:tc>
          <w:tcPr>
            <w:tcW w:w="1114" w:type="pct"/>
          </w:tcPr>
          <w:p w14:paraId="29AC95D7" w14:textId="77777777" w:rsidR="00194707" w:rsidRPr="007036CE" w:rsidRDefault="00194707" w:rsidP="00194707">
            <w:pPr>
              <w:pStyle w:val="GOSTTablenorm"/>
              <w:rPr>
                <w:szCs w:val="22"/>
              </w:rPr>
            </w:pPr>
            <w:r w:rsidRPr="007036CE">
              <w:t>Сумма_второй_плановый_руб</w:t>
            </w:r>
          </w:p>
        </w:tc>
        <w:tc>
          <w:tcPr>
            <w:tcW w:w="301" w:type="pct"/>
          </w:tcPr>
          <w:p w14:paraId="5CFD1007" w14:textId="77777777" w:rsidR="00194707" w:rsidRPr="007036CE" w:rsidRDefault="00194707" w:rsidP="00194707">
            <w:pPr>
              <w:pStyle w:val="GOSTTablenorm"/>
              <w:rPr>
                <w:szCs w:val="22"/>
              </w:rPr>
            </w:pPr>
            <w:r w:rsidRPr="007036CE">
              <w:rPr>
                <w:szCs w:val="22"/>
              </w:rPr>
              <w:t>Да</w:t>
            </w:r>
          </w:p>
        </w:tc>
        <w:tc>
          <w:tcPr>
            <w:tcW w:w="1114" w:type="pct"/>
          </w:tcPr>
          <w:p w14:paraId="735CBBD9" w14:textId="77777777" w:rsidR="00194707" w:rsidRPr="007036CE" w:rsidRDefault="00194707" w:rsidP="00194707">
            <w:pPr>
              <w:pStyle w:val="GOSTTablenorm"/>
              <w:rPr>
                <w:szCs w:val="22"/>
              </w:rPr>
            </w:pPr>
            <w:r w:rsidRPr="007036CE">
              <w:t>Сумма на второй год планового периода</w:t>
            </w:r>
          </w:p>
        </w:tc>
        <w:tc>
          <w:tcPr>
            <w:tcW w:w="1114" w:type="pct"/>
          </w:tcPr>
          <w:p w14:paraId="479F75D5" w14:textId="77777777" w:rsidR="009712FE" w:rsidRPr="007036CE" w:rsidRDefault="009712FE" w:rsidP="009712FE">
            <w:pPr>
              <w:pStyle w:val="GOSTTablenorm"/>
              <w:rPr>
                <w:lang w:val="en-US"/>
              </w:rPr>
            </w:pPr>
            <w:r w:rsidRPr="007036CE">
              <w:rPr>
                <w:b/>
                <w:lang w:val="en-US"/>
              </w:rPr>
              <w:t>SECTION_1:</w:t>
            </w:r>
            <w:r w:rsidRPr="007036CE">
              <w:rPr>
                <w:lang w:val="en-US"/>
              </w:rPr>
              <w:t>SUM_2</w:t>
            </w:r>
          </w:p>
          <w:p w14:paraId="4B784BE9" w14:textId="6C088573" w:rsidR="00194707" w:rsidRPr="007036CE" w:rsidRDefault="00194707" w:rsidP="00194707">
            <w:pPr>
              <w:pStyle w:val="GOSTTablenorm"/>
              <w:rPr>
                <w:szCs w:val="24"/>
                <w:lang w:val="en-US"/>
              </w:rPr>
            </w:pPr>
            <w:r w:rsidRPr="007036CE">
              <w:rPr>
                <w:b/>
                <w:szCs w:val="24"/>
                <w:lang w:val="en-US"/>
              </w:rPr>
              <w:t>SECTION_1</w:t>
            </w:r>
            <w:r w:rsidRPr="007036CE">
              <w:rPr>
                <w:b/>
                <w:szCs w:val="24"/>
              </w:rPr>
              <w:t>:</w:t>
            </w:r>
            <w:r w:rsidRPr="007036CE">
              <w:rPr>
                <w:szCs w:val="22"/>
              </w:rPr>
              <w:t>SUM_3</w:t>
            </w:r>
          </w:p>
        </w:tc>
        <w:tc>
          <w:tcPr>
            <w:tcW w:w="1356" w:type="pct"/>
          </w:tcPr>
          <w:p w14:paraId="61051A2F" w14:textId="77777777" w:rsidR="009712FE" w:rsidRPr="007036CE" w:rsidRDefault="009712FE" w:rsidP="009712FE">
            <w:pPr>
              <w:pStyle w:val="GOSTTablenorm"/>
              <w:rPr>
                <w:szCs w:val="22"/>
              </w:rPr>
            </w:pPr>
            <w:r w:rsidRPr="007036CE">
              <w:t>Если значение признака «НБЦ» соответствует «0», то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2"/>
              </w:rPr>
              <w:t>SUM_3.</w:t>
            </w:r>
          </w:p>
          <w:p w14:paraId="1BCA7689" w14:textId="77777777" w:rsidR="009712FE" w:rsidRPr="007036CE" w:rsidRDefault="009712FE" w:rsidP="009712FE">
            <w:pPr>
              <w:pStyle w:val="GOSTTablenorm"/>
              <w:rPr>
                <w:szCs w:val="22"/>
              </w:rPr>
            </w:pPr>
          </w:p>
          <w:p w14:paraId="41322A1B" w14:textId="77777777" w:rsidR="009712FE" w:rsidRPr="007036CE" w:rsidRDefault="009712FE" w:rsidP="009712FE">
            <w:pPr>
              <w:pStyle w:val="GOSTTablenorm"/>
              <w:rPr>
                <w:szCs w:val="22"/>
              </w:rPr>
            </w:pPr>
            <w:r w:rsidRPr="007036CE">
              <w:t>Если значение признака «НБЦ» соответствует «1», то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2"/>
              </w:rPr>
              <w:t>SUM_2.</w:t>
            </w:r>
          </w:p>
          <w:p w14:paraId="3C861A76" w14:textId="77777777" w:rsidR="009712FE" w:rsidRPr="007036CE" w:rsidRDefault="009712FE" w:rsidP="009712FE">
            <w:pPr>
              <w:pStyle w:val="GOSTTablenorm"/>
              <w:rPr>
                <w:szCs w:val="22"/>
              </w:rPr>
            </w:pPr>
          </w:p>
          <w:p w14:paraId="7FB1F3BC" w14:textId="57D4F5D0" w:rsidR="00194707" w:rsidRPr="007036CE" w:rsidRDefault="00194707" w:rsidP="00194707">
            <w:pPr>
              <w:pStyle w:val="GOSTTablenorm"/>
            </w:pPr>
            <w:r w:rsidRPr="007036CE">
              <w:rPr>
                <w:szCs w:val="22"/>
              </w:rPr>
              <w:t xml:space="preserve">Сумма передается в единицах валюты с точностью 2 знака после запятой </w:t>
            </w:r>
            <w:r w:rsidR="00CC2920" w:rsidRPr="007036CE">
              <w:t>–</w:t>
            </w:r>
            <w:r w:rsidRPr="007036CE">
              <w:rPr>
                <w:szCs w:val="22"/>
              </w:rPr>
              <w:t xml:space="preserve"> необходимо конвертировать в минимальные единицы валюты (для данного типа документов умножить на 100)</w:t>
            </w:r>
          </w:p>
        </w:tc>
      </w:tr>
      <w:tr w:rsidR="00194707" w:rsidRPr="007036CE" w14:paraId="615C307B" w14:textId="77777777" w:rsidTr="00B0621B">
        <w:tc>
          <w:tcPr>
            <w:tcW w:w="1114" w:type="pct"/>
          </w:tcPr>
          <w:p w14:paraId="05208E3C" w14:textId="77777777" w:rsidR="00194707" w:rsidRPr="007036CE" w:rsidRDefault="00194707" w:rsidP="00194707">
            <w:pPr>
              <w:pStyle w:val="GOSTTablenorm"/>
              <w:rPr>
                <w:szCs w:val="22"/>
              </w:rPr>
            </w:pPr>
            <w:r w:rsidRPr="007036CE">
              <w:lastRenderedPageBreak/>
              <w:t>Сумма_третий_плановый_руб</w:t>
            </w:r>
          </w:p>
        </w:tc>
        <w:tc>
          <w:tcPr>
            <w:tcW w:w="301" w:type="pct"/>
          </w:tcPr>
          <w:p w14:paraId="4CFD4626" w14:textId="77777777" w:rsidR="00194707" w:rsidRPr="007036CE" w:rsidRDefault="00194707" w:rsidP="00194707">
            <w:pPr>
              <w:pStyle w:val="GOSTTablenorm"/>
              <w:rPr>
                <w:szCs w:val="22"/>
              </w:rPr>
            </w:pPr>
            <w:r w:rsidRPr="007036CE">
              <w:rPr>
                <w:szCs w:val="22"/>
              </w:rPr>
              <w:t>Да</w:t>
            </w:r>
          </w:p>
        </w:tc>
        <w:tc>
          <w:tcPr>
            <w:tcW w:w="1114" w:type="pct"/>
          </w:tcPr>
          <w:p w14:paraId="2B78FC0B" w14:textId="77777777" w:rsidR="00194707" w:rsidRPr="007036CE" w:rsidRDefault="00194707" w:rsidP="00194707">
            <w:pPr>
              <w:pStyle w:val="GOSTTablenorm"/>
              <w:rPr>
                <w:szCs w:val="22"/>
              </w:rPr>
            </w:pPr>
            <w:r w:rsidRPr="007036CE">
              <w:t>Сумма на третий год планового периода</w:t>
            </w:r>
          </w:p>
        </w:tc>
        <w:tc>
          <w:tcPr>
            <w:tcW w:w="1114" w:type="pct"/>
          </w:tcPr>
          <w:p w14:paraId="5B69FC79" w14:textId="3F73DEEB" w:rsidR="00194707" w:rsidRPr="007036CE" w:rsidRDefault="00194707" w:rsidP="009712FE">
            <w:pPr>
              <w:pStyle w:val="GOSTTablenorm"/>
              <w:rPr>
                <w:szCs w:val="24"/>
                <w:lang w:val="en-US"/>
              </w:rPr>
            </w:pPr>
            <w:r w:rsidRPr="007036CE">
              <w:rPr>
                <w:b/>
                <w:szCs w:val="24"/>
                <w:lang w:val="en-US"/>
              </w:rPr>
              <w:t>SECTION_1</w:t>
            </w:r>
            <w:r w:rsidRPr="007036CE">
              <w:rPr>
                <w:b/>
                <w:szCs w:val="24"/>
              </w:rPr>
              <w:t>:</w:t>
            </w:r>
            <w:r w:rsidRPr="007036CE">
              <w:rPr>
                <w:szCs w:val="22"/>
              </w:rPr>
              <w:t>SUM_</w:t>
            </w:r>
            <w:r w:rsidR="009712FE" w:rsidRPr="007036CE">
              <w:rPr>
                <w:szCs w:val="22"/>
              </w:rPr>
              <w:t>3</w:t>
            </w:r>
          </w:p>
        </w:tc>
        <w:tc>
          <w:tcPr>
            <w:tcW w:w="1356" w:type="pct"/>
          </w:tcPr>
          <w:p w14:paraId="0C079CEE" w14:textId="77777777" w:rsidR="009712FE" w:rsidRPr="007036CE" w:rsidRDefault="009712FE" w:rsidP="009712FE">
            <w:pPr>
              <w:pStyle w:val="GOSTTablenorm"/>
            </w:pPr>
            <w:r w:rsidRPr="007036CE">
              <w:t>Если значение признака «НБЦ» соответствует «0», то указывается «0».</w:t>
            </w:r>
          </w:p>
          <w:p w14:paraId="1B1C0A50" w14:textId="77777777" w:rsidR="009712FE" w:rsidRPr="007036CE" w:rsidRDefault="009712FE" w:rsidP="009712FE">
            <w:pPr>
              <w:pStyle w:val="GOSTTablenorm"/>
            </w:pPr>
          </w:p>
          <w:p w14:paraId="1DC46D37" w14:textId="77777777" w:rsidR="00232235" w:rsidRPr="007036CE" w:rsidRDefault="009712FE" w:rsidP="00232235">
            <w:pPr>
              <w:pStyle w:val="GOSTTablenorm"/>
              <w:rPr>
                <w:szCs w:val="22"/>
              </w:rPr>
            </w:pPr>
            <w:r w:rsidRPr="007036CE">
              <w:t>Если значение признака «НБЦ» соответствует «1», то заполняется</w:t>
            </w:r>
            <w:r w:rsidR="00232235" w:rsidRPr="007036CE">
              <w:t xml:space="preserve"> из тега</w:t>
            </w:r>
            <w:r w:rsidR="00232235" w:rsidRPr="007036CE">
              <w:rPr>
                <w:b/>
                <w:szCs w:val="24"/>
              </w:rPr>
              <w:t xml:space="preserve"> </w:t>
            </w:r>
            <w:r w:rsidR="00232235" w:rsidRPr="007036CE">
              <w:rPr>
                <w:b/>
                <w:szCs w:val="24"/>
                <w:lang w:val="en-US"/>
              </w:rPr>
              <w:t>SECTION</w:t>
            </w:r>
            <w:r w:rsidR="00232235" w:rsidRPr="007036CE">
              <w:rPr>
                <w:b/>
                <w:szCs w:val="24"/>
              </w:rPr>
              <w:t>_1:</w:t>
            </w:r>
            <w:r w:rsidR="00232235" w:rsidRPr="007036CE">
              <w:rPr>
                <w:szCs w:val="22"/>
              </w:rPr>
              <w:t>SUM_3.</w:t>
            </w:r>
          </w:p>
          <w:p w14:paraId="139E9BC5" w14:textId="77777777" w:rsidR="009712FE" w:rsidRPr="007036CE" w:rsidRDefault="009712FE" w:rsidP="009712FE">
            <w:pPr>
              <w:pStyle w:val="GOSTTablenorm"/>
            </w:pPr>
          </w:p>
          <w:p w14:paraId="46CA7E4D" w14:textId="001DCA5E" w:rsidR="00194707" w:rsidRPr="007036CE" w:rsidRDefault="00194707" w:rsidP="00194707">
            <w:pPr>
              <w:pStyle w:val="GOSTTablenorm"/>
            </w:pPr>
            <w:r w:rsidRPr="007036CE">
              <w:rPr>
                <w:szCs w:val="22"/>
              </w:rPr>
              <w:t xml:space="preserve">Сумма передается в единицах валюты с точностью 2 знака после запятой </w:t>
            </w:r>
            <w:r w:rsidR="00CC2920" w:rsidRPr="007036CE">
              <w:t>–</w:t>
            </w:r>
            <w:r w:rsidRPr="007036CE">
              <w:rPr>
                <w:szCs w:val="22"/>
              </w:rPr>
              <w:t xml:space="preserve"> необходимо конвертировать в минимальные единицы валюты (для данного типа документов умножить на 100)</w:t>
            </w:r>
          </w:p>
        </w:tc>
      </w:tr>
    </w:tbl>
    <w:p w14:paraId="28BCB6BA" w14:textId="77DFBF7F" w:rsidR="000B22D2" w:rsidRPr="007036CE" w:rsidRDefault="009B61E2" w:rsidP="00586316">
      <w:pPr>
        <w:pStyle w:val="GOSTNameTable"/>
      </w:pPr>
      <w:r w:rsidRPr="007036CE">
        <w:rPr>
          <w:noProof/>
        </w:rPr>
        <w:fldChar w:fldCharType="begin"/>
      </w:r>
      <w:r w:rsidRPr="007036CE">
        <w:rPr>
          <w:noProof/>
        </w:rPr>
        <w:instrText xml:space="preserve"> SEQ Таблица \* ARABIC </w:instrText>
      </w:r>
      <w:r w:rsidRPr="007036CE">
        <w:rPr>
          <w:noProof/>
        </w:rPr>
        <w:fldChar w:fldCharType="separate"/>
      </w:r>
      <w:bookmarkStart w:id="10719" w:name="_Toc222928042"/>
      <w:r w:rsidR="00BD74E1">
        <w:rPr>
          <w:noProof/>
        </w:rPr>
        <w:t>69</w:t>
      </w:r>
      <w:r w:rsidRPr="007036CE">
        <w:rPr>
          <w:noProof/>
        </w:rPr>
        <w:fldChar w:fldCharType="end"/>
      </w:r>
      <w:r w:rsidR="000B22D2" w:rsidRPr="007036CE">
        <w:t xml:space="preserve"> </w:t>
      </w:r>
      <w:r w:rsidR="00D9309A" w:rsidRPr="007036CE">
        <w:t>–</w:t>
      </w:r>
      <w:r w:rsidR="000B22D2" w:rsidRPr="007036CE">
        <w:t xml:space="preserve"> Перечень атрибутов, соответствующих типу документа «Предельные объемы оплаты денежных обязательств (ф. 0501079)» DBD_LimMonetaryOblig</w:t>
      </w:r>
      <w:bookmarkEnd w:id="10719"/>
    </w:p>
    <w:tbl>
      <w:tblPr>
        <w:tblStyle w:val="GOSTTable"/>
        <w:tblW w:w="5000" w:type="pct"/>
        <w:tblLayout w:type="fixed"/>
        <w:tblLook w:val="07E0" w:firstRow="1" w:lastRow="1" w:firstColumn="1" w:lastColumn="1" w:noHBand="1" w:noVBand="1"/>
      </w:tblPr>
      <w:tblGrid>
        <w:gridCol w:w="3515"/>
        <w:gridCol w:w="902"/>
        <w:gridCol w:w="3514"/>
        <w:gridCol w:w="3514"/>
        <w:gridCol w:w="4315"/>
      </w:tblGrid>
      <w:tr w:rsidR="000B22D2" w:rsidRPr="007036CE" w14:paraId="17D9E9A1" w14:textId="77777777" w:rsidTr="00B0621B">
        <w:trPr>
          <w:cnfStyle w:val="100000000000" w:firstRow="1" w:lastRow="0" w:firstColumn="0" w:lastColumn="0" w:oddVBand="0" w:evenVBand="0" w:oddHBand="0" w:evenHBand="0" w:firstRowFirstColumn="0" w:firstRowLastColumn="0" w:lastRowFirstColumn="0" w:lastRowLastColumn="0"/>
        </w:trPr>
        <w:tc>
          <w:tcPr>
            <w:tcW w:w="1115" w:type="pct"/>
            <w:hideMark/>
          </w:tcPr>
          <w:p w14:paraId="6ABAC174" w14:textId="77777777" w:rsidR="000B22D2" w:rsidRPr="007036CE" w:rsidRDefault="000B22D2" w:rsidP="000B22D2">
            <w:pPr>
              <w:pStyle w:val="GOSTTableHead"/>
              <w:rPr>
                <w:szCs w:val="22"/>
              </w:rPr>
            </w:pPr>
            <w:r w:rsidRPr="007036CE">
              <w:rPr>
                <w:szCs w:val="22"/>
              </w:rPr>
              <w:t>Наименование атрибута</w:t>
            </w:r>
          </w:p>
        </w:tc>
        <w:tc>
          <w:tcPr>
            <w:tcW w:w="286" w:type="pct"/>
            <w:hideMark/>
          </w:tcPr>
          <w:p w14:paraId="199C6EB6" w14:textId="77777777" w:rsidR="000B22D2" w:rsidRPr="007036CE" w:rsidRDefault="000B22D2" w:rsidP="000B22D2">
            <w:pPr>
              <w:pStyle w:val="GOSTTableHead"/>
              <w:rPr>
                <w:szCs w:val="22"/>
              </w:rPr>
            </w:pPr>
            <w:r w:rsidRPr="007036CE">
              <w:rPr>
                <w:szCs w:val="22"/>
              </w:rPr>
              <w:t>Вычисляемый атрибут</w:t>
            </w:r>
          </w:p>
        </w:tc>
        <w:tc>
          <w:tcPr>
            <w:tcW w:w="1115" w:type="pct"/>
            <w:hideMark/>
          </w:tcPr>
          <w:p w14:paraId="2150015A" w14:textId="77777777" w:rsidR="000B22D2" w:rsidRPr="007036CE" w:rsidRDefault="000B22D2" w:rsidP="000B22D2">
            <w:pPr>
              <w:pStyle w:val="GOSTTableHead"/>
              <w:rPr>
                <w:szCs w:val="22"/>
              </w:rPr>
            </w:pPr>
            <w:r w:rsidRPr="007036CE">
              <w:rPr>
                <w:szCs w:val="22"/>
              </w:rPr>
              <w:t>Описание атрибута</w:t>
            </w:r>
          </w:p>
        </w:tc>
        <w:tc>
          <w:tcPr>
            <w:tcW w:w="1115" w:type="pct"/>
            <w:hideMark/>
          </w:tcPr>
          <w:p w14:paraId="1550AD3E" w14:textId="77777777" w:rsidR="000B22D2" w:rsidRPr="007036CE" w:rsidRDefault="000B22D2" w:rsidP="000B22D2">
            <w:pPr>
              <w:pStyle w:val="GOSTTableHead"/>
              <w:rPr>
                <w:szCs w:val="22"/>
              </w:rPr>
            </w:pPr>
            <w:r w:rsidRPr="007036CE">
              <w:rPr>
                <w:szCs w:val="22"/>
              </w:rPr>
              <w:t>Реквизит документа (наименование тега)</w:t>
            </w:r>
          </w:p>
        </w:tc>
        <w:tc>
          <w:tcPr>
            <w:tcW w:w="1369" w:type="pct"/>
            <w:hideMark/>
          </w:tcPr>
          <w:p w14:paraId="5312EB4E" w14:textId="77777777" w:rsidR="000B22D2" w:rsidRPr="007036CE" w:rsidRDefault="000B22D2" w:rsidP="000B22D2">
            <w:pPr>
              <w:pStyle w:val="GOSTTableHead"/>
              <w:rPr>
                <w:szCs w:val="22"/>
              </w:rPr>
            </w:pPr>
            <w:r w:rsidRPr="007036CE">
              <w:rPr>
                <w:szCs w:val="22"/>
              </w:rPr>
              <w:t>Алгоритм вычисления</w:t>
            </w:r>
          </w:p>
        </w:tc>
      </w:tr>
      <w:tr w:rsidR="000B22D2" w:rsidRPr="007036CE" w14:paraId="706FBE6F" w14:textId="77777777" w:rsidTr="00B0621B">
        <w:tc>
          <w:tcPr>
            <w:tcW w:w="1115" w:type="pct"/>
          </w:tcPr>
          <w:p w14:paraId="1DE4743F" w14:textId="77777777" w:rsidR="000B22D2" w:rsidRPr="007036CE" w:rsidRDefault="000B22D2" w:rsidP="000B22D2">
            <w:pPr>
              <w:pStyle w:val="GOSTTablenorm"/>
              <w:rPr>
                <w:szCs w:val="22"/>
                <w:lang w:val="en-US"/>
              </w:rPr>
            </w:pPr>
            <w:r w:rsidRPr="007036CE">
              <w:rPr>
                <w:szCs w:val="22"/>
              </w:rPr>
              <w:t>Номер_документа</w:t>
            </w:r>
            <w:r w:rsidR="00142CBB" w:rsidRPr="007036CE">
              <w:rPr>
                <w:szCs w:val="22"/>
                <w:lang w:val="en-US"/>
              </w:rPr>
              <w:t>*</w:t>
            </w:r>
          </w:p>
        </w:tc>
        <w:tc>
          <w:tcPr>
            <w:tcW w:w="286" w:type="pct"/>
          </w:tcPr>
          <w:p w14:paraId="604C558C" w14:textId="77777777" w:rsidR="000B22D2" w:rsidRPr="007036CE" w:rsidRDefault="000B22D2" w:rsidP="000B22D2">
            <w:pPr>
              <w:pStyle w:val="GOSTTablenorm"/>
              <w:rPr>
                <w:szCs w:val="22"/>
              </w:rPr>
            </w:pPr>
            <w:r w:rsidRPr="007036CE">
              <w:rPr>
                <w:szCs w:val="22"/>
              </w:rPr>
              <w:t>Нет</w:t>
            </w:r>
          </w:p>
        </w:tc>
        <w:tc>
          <w:tcPr>
            <w:tcW w:w="1115" w:type="pct"/>
          </w:tcPr>
          <w:p w14:paraId="6B7AD2B1" w14:textId="77777777" w:rsidR="000B22D2" w:rsidRPr="007036CE" w:rsidRDefault="000B22D2" w:rsidP="000B22D2">
            <w:pPr>
              <w:pStyle w:val="GOSTTablenorm"/>
              <w:rPr>
                <w:szCs w:val="22"/>
              </w:rPr>
            </w:pPr>
            <w:r w:rsidRPr="007036CE">
              <w:rPr>
                <w:szCs w:val="22"/>
              </w:rPr>
              <w:t>Номер документа</w:t>
            </w:r>
          </w:p>
        </w:tc>
        <w:tc>
          <w:tcPr>
            <w:tcW w:w="1115" w:type="pct"/>
          </w:tcPr>
          <w:p w14:paraId="61F1D3A6" w14:textId="77777777" w:rsidR="000B22D2" w:rsidRPr="007036CE" w:rsidRDefault="000B22D2" w:rsidP="000B22D2">
            <w:pPr>
              <w:pStyle w:val="GOSTTablenorm"/>
              <w:rPr>
                <w:szCs w:val="22"/>
              </w:rPr>
            </w:pPr>
            <w:r w:rsidRPr="007036CE">
              <w:rPr>
                <w:szCs w:val="22"/>
                <w:lang w:val="en-US"/>
              </w:rPr>
              <w:t>NUM_DOC</w:t>
            </w:r>
          </w:p>
        </w:tc>
        <w:tc>
          <w:tcPr>
            <w:tcW w:w="1369" w:type="pct"/>
          </w:tcPr>
          <w:p w14:paraId="1551712E" w14:textId="77777777" w:rsidR="000B22D2" w:rsidRPr="007036CE" w:rsidRDefault="000B22D2" w:rsidP="000B22D2">
            <w:pPr>
              <w:pStyle w:val="GOSTTablenorm"/>
            </w:pPr>
            <w:r w:rsidRPr="007036CE">
              <w:t>-</w:t>
            </w:r>
          </w:p>
        </w:tc>
      </w:tr>
      <w:tr w:rsidR="000B22D2" w:rsidRPr="007036CE" w14:paraId="7BD5D539" w14:textId="77777777" w:rsidTr="00B0621B">
        <w:tc>
          <w:tcPr>
            <w:tcW w:w="1115" w:type="pct"/>
          </w:tcPr>
          <w:p w14:paraId="09E9A888" w14:textId="77777777" w:rsidR="000B22D2" w:rsidRPr="007036CE" w:rsidRDefault="000B22D2" w:rsidP="000B22D2">
            <w:pPr>
              <w:pStyle w:val="GOSTTablenorm"/>
              <w:rPr>
                <w:szCs w:val="22"/>
                <w:lang w:val="en-US"/>
              </w:rPr>
            </w:pPr>
            <w:r w:rsidRPr="007036CE">
              <w:rPr>
                <w:szCs w:val="22"/>
              </w:rPr>
              <w:t>Дата_документа</w:t>
            </w:r>
            <w:r w:rsidR="00142CBB" w:rsidRPr="007036CE">
              <w:rPr>
                <w:szCs w:val="22"/>
                <w:lang w:val="en-US"/>
              </w:rPr>
              <w:t>*</w:t>
            </w:r>
          </w:p>
        </w:tc>
        <w:tc>
          <w:tcPr>
            <w:tcW w:w="286" w:type="pct"/>
          </w:tcPr>
          <w:p w14:paraId="63F314CA" w14:textId="77777777" w:rsidR="000B22D2" w:rsidRPr="007036CE" w:rsidRDefault="000B22D2" w:rsidP="000B22D2">
            <w:pPr>
              <w:pStyle w:val="GOSTTablenorm"/>
              <w:rPr>
                <w:szCs w:val="22"/>
              </w:rPr>
            </w:pPr>
            <w:r w:rsidRPr="007036CE">
              <w:rPr>
                <w:szCs w:val="22"/>
              </w:rPr>
              <w:t>Нет</w:t>
            </w:r>
          </w:p>
        </w:tc>
        <w:tc>
          <w:tcPr>
            <w:tcW w:w="1115" w:type="pct"/>
          </w:tcPr>
          <w:p w14:paraId="7F7169BD" w14:textId="77777777" w:rsidR="000B22D2" w:rsidRPr="007036CE" w:rsidRDefault="000B22D2" w:rsidP="000B22D2">
            <w:pPr>
              <w:pStyle w:val="GOSTTablenorm"/>
              <w:rPr>
                <w:szCs w:val="22"/>
              </w:rPr>
            </w:pPr>
            <w:r w:rsidRPr="007036CE">
              <w:rPr>
                <w:szCs w:val="22"/>
              </w:rPr>
              <w:t>Дата документа</w:t>
            </w:r>
          </w:p>
        </w:tc>
        <w:tc>
          <w:tcPr>
            <w:tcW w:w="1115" w:type="pct"/>
          </w:tcPr>
          <w:p w14:paraId="3CF26821" w14:textId="77777777" w:rsidR="000B22D2" w:rsidRPr="007036CE" w:rsidRDefault="000B22D2" w:rsidP="000B22D2">
            <w:pPr>
              <w:pStyle w:val="GOSTTablenorm"/>
              <w:rPr>
                <w:szCs w:val="22"/>
              </w:rPr>
            </w:pPr>
            <w:r w:rsidRPr="007036CE">
              <w:rPr>
                <w:szCs w:val="22"/>
                <w:lang w:val="en-US"/>
              </w:rPr>
              <w:t>DATE_DOC</w:t>
            </w:r>
          </w:p>
        </w:tc>
        <w:tc>
          <w:tcPr>
            <w:tcW w:w="1369" w:type="pct"/>
          </w:tcPr>
          <w:p w14:paraId="3A918631" w14:textId="77777777" w:rsidR="000B22D2" w:rsidRPr="007036CE" w:rsidRDefault="000B22D2" w:rsidP="000B22D2">
            <w:pPr>
              <w:pStyle w:val="GOSTTablenorm"/>
            </w:pPr>
            <w:r w:rsidRPr="007036CE">
              <w:t>-</w:t>
            </w:r>
          </w:p>
        </w:tc>
      </w:tr>
      <w:tr w:rsidR="000B22D2" w:rsidRPr="007036CE" w14:paraId="1BFBA12A" w14:textId="77777777" w:rsidTr="00B0621B">
        <w:tc>
          <w:tcPr>
            <w:tcW w:w="1115" w:type="pct"/>
          </w:tcPr>
          <w:p w14:paraId="5561DA3A" w14:textId="77777777" w:rsidR="000B22D2" w:rsidRPr="007036CE" w:rsidRDefault="000B22D2" w:rsidP="000B22D2">
            <w:pPr>
              <w:pStyle w:val="GOSTTablenorm"/>
              <w:rPr>
                <w:szCs w:val="22"/>
              </w:rPr>
            </w:pPr>
            <w:r w:rsidRPr="007036CE">
              <w:rPr>
                <w:szCs w:val="22"/>
              </w:rPr>
              <w:lastRenderedPageBreak/>
              <w:t>Вид_документа</w:t>
            </w:r>
          </w:p>
        </w:tc>
        <w:tc>
          <w:tcPr>
            <w:tcW w:w="286" w:type="pct"/>
          </w:tcPr>
          <w:p w14:paraId="25FDB9EA" w14:textId="77777777" w:rsidR="000B22D2" w:rsidRPr="007036CE" w:rsidRDefault="000B22D2" w:rsidP="000B22D2">
            <w:pPr>
              <w:pStyle w:val="GOSTTablenorm"/>
              <w:rPr>
                <w:szCs w:val="22"/>
              </w:rPr>
            </w:pPr>
            <w:r w:rsidRPr="007036CE">
              <w:t>Нет</w:t>
            </w:r>
          </w:p>
        </w:tc>
        <w:tc>
          <w:tcPr>
            <w:tcW w:w="1115" w:type="pct"/>
          </w:tcPr>
          <w:p w14:paraId="11D20D7E" w14:textId="77777777" w:rsidR="000B22D2" w:rsidRPr="007036CE" w:rsidRDefault="000B22D2" w:rsidP="000B22D2">
            <w:pPr>
              <w:pStyle w:val="GOSTTablenorm"/>
              <w:rPr>
                <w:szCs w:val="22"/>
              </w:rPr>
            </w:pPr>
            <w:r w:rsidRPr="007036CE">
              <w:t>Вид документа</w:t>
            </w:r>
          </w:p>
        </w:tc>
        <w:tc>
          <w:tcPr>
            <w:tcW w:w="1115" w:type="pct"/>
          </w:tcPr>
          <w:p w14:paraId="425C5930" w14:textId="77777777" w:rsidR="000B22D2" w:rsidRPr="007036CE" w:rsidRDefault="000B22D2" w:rsidP="000B22D2">
            <w:pPr>
              <w:pStyle w:val="GOSTTablenorm"/>
              <w:rPr>
                <w:szCs w:val="22"/>
                <w:lang w:val="en-US"/>
              </w:rPr>
            </w:pPr>
            <w:r w:rsidRPr="007036CE">
              <w:rPr>
                <w:szCs w:val="22"/>
                <w:lang w:val="en-US"/>
              </w:rPr>
              <w:t>DOC_TYPE</w:t>
            </w:r>
          </w:p>
        </w:tc>
        <w:tc>
          <w:tcPr>
            <w:tcW w:w="1369" w:type="pct"/>
          </w:tcPr>
          <w:p w14:paraId="6BD66C0A" w14:textId="77777777" w:rsidR="000B22D2" w:rsidRPr="007036CE" w:rsidRDefault="000B22D2" w:rsidP="000B22D2">
            <w:pPr>
              <w:pStyle w:val="GOSTTablenorm"/>
            </w:pPr>
            <w:r w:rsidRPr="007036CE">
              <w:t>-</w:t>
            </w:r>
          </w:p>
        </w:tc>
      </w:tr>
      <w:tr w:rsidR="000B22D2" w:rsidRPr="007036CE" w14:paraId="2DBF4C11" w14:textId="77777777" w:rsidTr="00B0621B">
        <w:tc>
          <w:tcPr>
            <w:tcW w:w="1115" w:type="pct"/>
          </w:tcPr>
          <w:p w14:paraId="1F628088" w14:textId="77777777" w:rsidR="000B22D2" w:rsidRPr="007036CE" w:rsidRDefault="000B22D2" w:rsidP="000B22D2">
            <w:pPr>
              <w:pStyle w:val="GOSTTablenorm"/>
              <w:rPr>
                <w:szCs w:val="22"/>
              </w:rPr>
            </w:pPr>
            <w:r w:rsidRPr="007036CE">
              <w:rPr>
                <w:szCs w:val="22"/>
              </w:rPr>
              <w:t>Уровень_конфиденциальности</w:t>
            </w:r>
          </w:p>
        </w:tc>
        <w:tc>
          <w:tcPr>
            <w:tcW w:w="286" w:type="pct"/>
          </w:tcPr>
          <w:p w14:paraId="20E9A4B2" w14:textId="77777777" w:rsidR="000B22D2" w:rsidRPr="007036CE" w:rsidRDefault="000B22D2" w:rsidP="000B22D2">
            <w:pPr>
              <w:pStyle w:val="GOSTTablenorm"/>
              <w:rPr>
                <w:szCs w:val="22"/>
              </w:rPr>
            </w:pPr>
            <w:r w:rsidRPr="007036CE">
              <w:rPr>
                <w:szCs w:val="22"/>
              </w:rPr>
              <w:t>Нет</w:t>
            </w:r>
          </w:p>
        </w:tc>
        <w:tc>
          <w:tcPr>
            <w:tcW w:w="1115" w:type="pct"/>
          </w:tcPr>
          <w:p w14:paraId="3E5FF87C" w14:textId="77777777" w:rsidR="000B22D2" w:rsidRPr="007036CE" w:rsidRDefault="000B22D2" w:rsidP="000B22D2">
            <w:pPr>
              <w:pStyle w:val="GOSTTablenorm"/>
              <w:rPr>
                <w:szCs w:val="22"/>
              </w:rPr>
            </w:pPr>
            <w:r w:rsidRPr="007036CE">
              <w:rPr>
                <w:szCs w:val="22"/>
              </w:rPr>
              <w:t>Уровень конфиденциальности</w:t>
            </w:r>
          </w:p>
        </w:tc>
        <w:tc>
          <w:tcPr>
            <w:tcW w:w="1115" w:type="pct"/>
          </w:tcPr>
          <w:p w14:paraId="02CC9341" w14:textId="77777777" w:rsidR="000B22D2" w:rsidRPr="007036CE" w:rsidRDefault="000B22D2" w:rsidP="000B22D2">
            <w:pPr>
              <w:pStyle w:val="GOSTTablenorm"/>
              <w:rPr>
                <w:szCs w:val="22"/>
                <w:lang w:val="en-US"/>
              </w:rPr>
            </w:pPr>
            <w:r w:rsidRPr="007036CE">
              <w:rPr>
                <w:szCs w:val="22"/>
                <w:lang w:val="en-US"/>
              </w:rPr>
              <w:t>ACCESSLEVEL</w:t>
            </w:r>
          </w:p>
        </w:tc>
        <w:tc>
          <w:tcPr>
            <w:tcW w:w="1369" w:type="pct"/>
          </w:tcPr>
          <w:p w14:paraId="7D39CECB" w14:textId="77777777" w:rsidR="000B22D2" w:rsidRPr="007036CE" w:rsidRDefault="000B22D2" w:rsidP="000B22D2">
            <w:pPr>
              <w:pStyle w:val="GOSTTablenorm"/>
              <w:rPr>
                <w:szCs w:val="22"/>
              </w:rPr>
            </w:pPr>
            <w:r w:rsidRPr="007036CE">
              <w:rPr>
                <w:szCs w:val="22"/>
              </w:rPr>
              <w:t>-</w:t>
            </w:r>
          </w:p>
        </w:tc>
      </w:tr>
      <w:tr w:rsidR="000B22D2" w:rsidRPr="007036CE" w14:paraId="734EBD02" w14:textId="77777777" w:rsidTr="00B0621B">
        <w:tc>
          <w:tcPr>
            <w:tcW w:w="1115" w:type="pct"/>
          </w:tcPr>
          <w:p w14:paraId="1ED5FE92" w14:textId="77777777" w:rsidR="000B22D2" w:rsidRPr="007036CE" w:rsidRDefault="000B22D2" w:rsidP="000B22D2">
            <w:pPr>
              <w:pStyle w:val="GOSTTablenorm"/>
              <w:rPr>
                <w:szCs w:val="22"/>
              </w:rPr>
            </w:pPr>
            <w:r w:rsidRPr="007036CE">
              <w:rPr>
                <w:szCs w:val="22"/>
              </w:rPr>
              <w:t>Наименование_документа</w:t>
            </w:r>
          </w:p>
        </w:tc>
        <w:tc>
          <w:tcPr>
            <w:tcW w:w="286" w:type="pct"/>
          </w:tcPr>
          <w:p w14:paraId="1293EB14" w14:textId="77777777" w:rsidR="000B22D2" w:rsidRPr="007036CE" w:rsidRDefault="000B22D2" w:rsidP="000B22D2">
            <w:pPr>
              <w:pStyle w:val="GOSTTablenorm"/>
              <w:rPr>
                <w:szCs w:val="22"/>
              </w:rPr>
            </w:pPr>
            <w:r w:rsidRPr="007036CE">
              <w:rPr>
                <w:szCs w:val="22"/>
              </w:rPr>
              <w:t>Да</w:t>
            </w:r>
          </w:p>
        </w:tc>
        <w:tc>
          <w:tcPr>
            <w:tcW w:w="1115" w:type="pct"/>
          </w:tcPr>
          <w:p w14:paraId="4FAE0F0B" w14:textId="77777777" w:rsidR="000B22D2" w:rsidRPr="007036CE" w:rsidRDefault="000B22D2" w:rsidP="000B22D2">
            <w:pPr>
              <w:pStyle w:val="GOSTTablenorm"/>
              <w:rPr>
                <w:szCs w:val="22"/>
              </w:rPr>
            </w:pPr>
            <w:r w:rsidRPr="007036CE">
              <w:rPr>
                <w:szCs w:val="22"/>
              </w:rPr>
              <w:t>Наименование документа</w:t>
            </w:r>
          </w:p>
        </w:tc>
        <w:tc>
          <w:tcPr>
            <w:tcW w:w="1115" w:type="pct"/>
          </w:tcPr>
          <w:p w14:paraId="6383FC59" w14:textId="77777777" w:rsidR="000B22D2" w:rsidRPr="007036CE" w:rsidRDefault="000B22D2" w:rsidP="000B22D2">
            <w:pPr>
              <w:pStyle w:val="GOSTTablenorm"/>
              <w:rPr>
                <w:szCs w:val="24"/>
              </w:rPr>
            </w:pPr>
            <w:r w:rsidRPr="007036CE">
              <w:rPr>
                <w:szCs w:val="22"/>
              </w:rPr>
              <w:t>-</w:t>
            </w:r>
          </w:p>
        </w:tc>
        <w:tc>
          <w:tcPr>
            <w:tcW w:w="1369" w:type="pct"/>
          </w:tcPr>
          <w:p w14:paraId="5974DCFD" w14:textId="77777777" w:rsidR="000B22D2" w:rsidRPr="007036CE" w:rsidRDefault="000B22D2" w:rsidP="00363C4B">
            <w:pPr>
              <w:pStyle w:val="GOSTTablenorm"/>
            </w:pPr>
            <w:r w:rsidRPr="007036CE">
              <w:rPr>
                <w:szCs w:val="22"/>
              </w:rPr>
              <w:t xml:space="preserve">Наименование документа определяется по справочнику </w:t>
            </w:r>
            <w:r w:rsidR="00363C4B" w:rsidRPr="007036CE">
              <w:rPr>
                <w:szCs w:val="22"/>
              </w:rPr>
              <w:t>«</w:t>
            </w:r>
            <w:r w:rsidRPr="007036CE">
              <w:rPr>
                <w:szCs w:val="22"/>
              </w:rPr>
              <w:t>Типы документов</w:t>
            </w:r>
            <w:r w:rsidR="00363C4B" w:rsidRPr="007036CE">
              <w:rPr>
                <w:szCs w:val="22"/>
              </w:rPr>
              <w:t xml:space="preserve">» </w:t>
            </w:r>
            <w:r w:rsidRPr="007036CE">
              <w:rPr>
                <w:szCs w:val="22"/>
              </w:rPr>
              <w:t>с помощью значения атрибута Тип_документа (</w:t>
            </w:r>
            <w:r w:rsidRPr="007036CE">
              <w:rPr>
                <w:szCs w:val="22"/>
                <w:lang w:val="en-US"/>
              </w:rPr>
              <w:t>TypeDoc</w:t>
            </w:r>
            <w:r w:rsidRPr="007036CE">
              <w:rPr>
                <w:szCs w:val="22"/>
              </w:rPr>
              <w:t>) из заголовка запроса</w:t>
            </w:r>
          </w:p>
        </w:tc>
      </w:tr>
      <w:tr w:rsidR="000B22D2" w:rsidRPr="007036CE" w14:paraId="4C07E4B4" w14:textId="77777777" w:rsidTr="00B0621B">
        <w:tc>
          <w:tcPr>
            <w:tcW w:w="1115" w:type="pct"/>
          </w:tcPr>
          <w:p w14:paraId="2EB5F388" w14:textId="77777777" w:rsidR="000B22D2" w:rsidRPr="007036CE" w:rsidRDefault="000B22D2" w:rsidP="000B22D2">
            <w:pPr>
              <w:pStyle w:val="GOSTTablenorm"/>
              <w:rPr>
                <w:szCs w:val="22"/>
              </w:rPr>
            </w:pPr>
            <w:r w:rsidRPr="007036CE">
              <w:rPr>
                <w:szCs w:val="22"/>
              </w:rPr>
              <w:t>Код_валюты</w:t>
            </w:r>
          </w:p>
        </w:tc>
        <w:tc>
          <w:tcPr>
            <w:tcW w:w="286" w:type="pct"/>
          </w:tcPr>
          <w:p w14:paraId="154C8159" w14:textId="77777777" w:rsidR="000B22D2" w:rsidRPr="007036CE" w:rsidRDefault="000B22D2" w:rsidP="000B22D2">
            <w:pPr>
              <w:pStyle w:val="GOSTTablenorm"/>
              <w:rPr>
                <w:szCs w:val="22"/>
              </w:rPr>
            </w:pPr>
            <w:r w:rsidRPr="007036CE">
              <w:rPr>
                <w:szCs w:val="22"/>
              </w:rPr>
              <w:t>Да</w:t>
            </w:r>
          </w:p>
        </w:tc>
        <w:tc>
          <w:tcPr>
            <w:tcW w:w="1115" w:type="pct"/>
          </w:tcPr>
          <w:p w14:paraId="330AFE1D" w14:textId="77777777" w:rsidR="000B22D2" w:rsidRPr="007036CE" w:rsidRDefault="000B22D2" w:rsidP="000B22D2">
            <w:pPr>
              <w:pStyle w:val="GOSTTablenorm"/>
              <w:rPr>
                <w:szCs w:val="22"/>
              </w:rPr>
            </w:pPr>
            <w:r w:rsidRPr="007036CE">
              <w:rPr>
                <w:szCs w:val="22"/>
              </w:rPr>
              <w:t>Код валюты</w:t>
            </w:r>
          </w:p>
        </w:tc>
        <w:tc>
          <w:tcPr>
            <w:tcW w:w="1115" w:type="pct"/>
          </w:tcPr>
          <w:p w14:paraId="47C35CA7" w14:textId="77777777" w:rsidR="000B22D2" w:rsidRPr="007036CE" w:rsidRDefault="000B22D2" w:rsidP="000B22D2">
            <w:pPr>
              <w:pStyle w:val="GOSTTablenorm"/>
              <w:rPr>
                <w:szCs w:val="24"/>
              </w:rPr>
            </w:pPr>
            <w:r w:rsidRPr="007036CE">
              <w:rPr>
                <w:szCs w:val="22"/>
              </w:rPr>
              <w:t>-</w:t>
            </w:r>
          </w:p>
        </w:tc>
        <w:tc>
          <w:tcPr>
            <w:tcW w:w="1369" w:type="pct"/>
          </w:tcPr>
          <w:p w14:paraId="2CC63C66" w14:textId="77777777" w:rsidR="000B22D2" w:rsidRPr="007036CE" w:rsidRDefault="000B22D2" w:rsidP="000B22D2">
            <w:pPr>
              <w:pStyle w:val="GOSTTablenorm"/>
            </w:pPr>
            <w:r w:rsidRPr="007036CE">
              <w:rPr>
                <w:szCs w:val="22"/>
              </w:rPr>
              <w:t>Указывается значение «643»</w:t>
            </w:r>
          </w:p>
        </w:tc>
      </w:tr>
      <w:tr w:rsidR="00CE3062" w:rsidRPr="007036CE" w14:paraId="40A6579A" w14:textId="77777777" w:rsidTr="00B0621B">
        <w:trPr>
          <w:ins w:id="10720" w:author="Сатлер Марина Викторовна" w:date="2024-03-20T09:53:00Z"/>
        </w:trPr>
        <w:tc>
          <w:tcPr>
            <w:tcW w:w="1115" w:type="pct"/>
          </w:tcPr>
          <w:p w14:paraId="65DDAA73" w14:textId="77777777" w:rsidR="00CE3062" w:rsidRPr="007036CE" w:rsidRDefault="00CE3062" w:rsidP="00CE3062">
            <w:pPr>
              <w:pStyle w:val="GOSTTablenorm"/>
              <w:rPr>
                <w:ins w:id="10721" w:author="Сатлер Марина Викторовна" w:date="2024-03-20T09:53:00Z"/>
                <w:szCs w:val="22"/>
              </w:rPr>
            </w:pPr>
            <w:ins w:id="10722" w:author="Сатлер Марина Викторовна" w:date="2024-03-20T09:53:00Z">
              <w:r w:rsidRPr="007036CE">
                <w:rPr>
                  <w:szCs w:val="22"/>
                </w:rPr>
                <w:t>Код_валюты_учета</w:t>
              </w:r>
            </w:ins>
          </w:p>
        </w:tc>
        <w:tc>
          <w:tcPr>
            <w:tcW w:w="286" w:type="pct"/>
          </w:tcPr>
          <w:p w14:paraId="03E0EE8C" w14:textId="77777777" w:rsidR="00CE3062" w:rsidRPr="007036CE" w:rsidRDefault="00CE3062" w:rsidP="00CE3062">
            <w:pPr>
              <w:pStyle w:val="GOSTTablenorm"/>
              <w:rPr>
                <w:ins w:id="10723" w:author="Сатлер Марина Викторовна" w:date="2024-03-20T09:53:00Z"/>
                <w:szCs w:val="22"/>
              </w:rPr>
            </w:pPr>
            <w:ins w:id="10724" w:author="Сатлер Марина Викторовна" w:date="2024-03-20T09:53:00Z">
              <w:r w:rsidRPr="007036CE">
                <w:rPr>
                  <w:szCs w:val="22"/>
                </w:rPr>
                <w:t>да</w:t>
              </w:r>
            </w:ins>
          </w:p>
        </w:tc>
        <w:tc>
          <w:tcPr>
            <w:tcW w:w="1115" w:type="pct"/>
          </w:tcPr>
          <w:p w14:paraId="672C327F" w14:textId="77777777" w:rsidR="00CE3062" w:rsidRPr="007036CE" w:rsidRDefault="00CE3062" w:rsidP="00CE3062">
            <w:pPr>
              <w:pStyle w:val="GOSTTablenorm"/>
              <w:rPr>
                <w:ins w:id="10725" w:author="Сатлер Марина Викторовна" w:date="2024-03-20T09:53:00Z"/>
                <w:szCs w:val="22"/>
              </w:rPr>
            </w:pPr>
            <w:ins w:id="10726" w:author="Сатлер Марина Викторовна" w:date="2024-03-20T09:53:00Z">
              <w:r w:rsidRPr="007036CE">
                <w:rPr>
                  <w:szCs w:val="22"/>
                </w:rPr>
                <w:t>Код валюты учета по ОКВ</w:t>
              </w:r>
            </w:ins>
          </w:p>
        </w:tc>
        <w:tc>
          <w:tcPr>
            <w:tcW w:w="1115" w:type="pct"/>
          </w:tcPr>
          <w:p w14:paraId="259A1079" w14:textId="77777777" w:rsidR="00CE3062" w:rsidRPr="007036CE" w:rsidRDefault="00CE3062" w:rsidP="00CE3062">
            <w:pPr>
              <w:pStyle w:val="GOSTTablenorm"/>
              <w:rPr>
                <w:ins w:id="10727" w:author="Сатлер Марина Викторовна" w:date="2024-03-20T09:53:00Z"/>
                <w:szCs w:val="22"/>
              </w:rPr>
            </w:pPr>
            <w:ins w:id="10728" w:author="Сатлер Марина Викторовна" w:date="2024-03-20T09:53:00Z">
              <w:r w:rsidRPr="007036CE">
                <w:t>-</w:t>
              </w:r>
            </w:ins>
          </w:p>
        </w:tc>
        <w:tc>
          <w:tcPr>
            <w:tcW w:w="1369" w:type="pct"/>
          </w:tcPr>
          <w:p w14:paraId="2276BFBC" w14:textId="77777777" w:rsidR="00CE3062" w:rsidRPr="007036CE" w:rsidRDefault="00CE3062" w:rsidP="00CE3062">
            <w:pPr>
              <w:pStyle w:val="GOSTTablenorm"/>
              <w:rPr>
                <w:ins w:id="10729" w:author="Сатлер Марина Викторовна" w:date="2024-03-20T09:53:00Z"/>
                <w:szCs w:val="22"/>
              </w:rPr>
            </w:pPr>
            <w:ins w:id="10730" w:author="Сатлер Марина Викторовна" w:date="2024-03-20T09:53:00Z">
              <w:r w:rsidRPr="007036CE">
                <w:t>Указывается значение «643»</w:t>
              </w:r>
            </w:ins>
          </w:p>
        </w:tc>
      </w:tr>
      <w:tr w:rsidR="00CE3062" w:rsidRPr="007036CE" w14:paraId="33B71886" w14:textId="77777777" w:rsidTr="00B0621B">
        <w:tc>
          <w:tcPr>
            <w:tcW w:w="1115" w:type="pct"/>
          </w:tcPr>
          <w:p w14:paraId="487B93A6" w14:textId="77777777" w:rsidR="00CE3062" w:rsidRPr="007036CE" w:rsidRDefault="00CE3062" w:rsidP="00CE3062">
            <w:pPr>
              <w:pStyle w:val="GOSTTablenorm"/>
              <w:rPr>
                <w:szCs w:val="22"/>
              </w:rPr>
            </w:pPr>
            <w:r w:rsidRPr="007036CE">
              <w:rPr>
                <w:szCs w:val="22"/>
              </w:rPr>
              <w:t>Код_бюджета</w:t>
            </w:r>
          </w:p>
        </w:tc>
        <w:tc>
          <w:tcPr>
            <w:tcW w:w="286" w:type="pct"/>
          </w:tcPr>
          <w:p w14:paraId="47DC25F0" w14:textId="77777777" w:rsidR="00CE3062" w:rsidRPr="007036CE" w:rsidRDefault="00CE3062" w:rsidP="00CE3062">
            <w:pPr>
              <w:pStyle w:val="GOSTTablenorm"/>
              <w:rPr>
                <w:szCs w:val="22"/>
              </w:rPr>
            </w:pPr>
            <w:r w:rsidRPr="007036CE">
              <w:rPr>
                <w:szCs w:val="22"/>
              </w:rPr>
              <w:t>Нет</w:t>
            </w:r>
          </w:p>
        </w:tc>
        <w:tc>
          <w:tcPr>
            <w:tcW w:w="1115" w:type="pct"/>
          </w:tcPr>
          <w:p w14:paraId="63A851D6" w14:textId="77777777" w:rsidR="00CE3062" w:rsidRPr="007036CE" w:rsidRDefault="00CE3062" w:rsidP="00CE3062">
            <w:pPr>
              <w:pStyle w:val="GOSTTablenorm"/>
              <w:rPr>
                <w:szCs w:val="22"/>
              </w:rPr>
            </w:pPr>
            <w:r w:rsidRPr="007036CE">
              <w:rPr>
                <w:szCs w:val="22"/>
              </w:rPr>
              <w:t>Код бюджета</w:t>
            </w:r>
          </w:p>
        </w:tc>
        <w:tc>
          <w:tcPr>
            <w:tcW w:w="1115" w:type="pct"/>
          </w:tcPr>
          <w:p w14:paraId="4B585CED" w14:textId="77777777" w:rsidR="00CE3062" w:rsidRPr="007036CE" w:rsidRDefault="00CE3062" w:rsidP="00CE3062">
            <w:pPr>
              <w:pStyle w:val="GOSTTablenorm"/>
              <w:rPr>
                <w:szCs w:val="24"/>
              </w:rPr>
            </w:pPr>
            <w:r w:rsidRPr="007036CE">
              <w:rPr>
                <w:szCs w:val="24"/>
              </w:rPr>
              <w:t>BUDGET_CODE</w:t>
            </w:r>
          </w:p>
        </w:tc>
        <w:tc>
          <w:tcPr>
            <w:tcW w:w="1369" w:type="pct"/>
          </w:tcPr>
          <w:p w14:paraId="17F1D64D" w14:textId="77777777" w:rsidR="00CE3062" w:rsidRPr="007036CE" w:rsidRDefault="00CE3062" w:rsidP="00CE3062">
            <w:pPr>
              <w:pStyle w:val="GOSTTablenorm"/>
            </w:pPr>
          </w:p>
        </w:tc>
      </w:tr>
      <w:tr w:rsidR="00CE3062" w:rsidRPr="007036CE" w14:paraId="3734225A" w14:textId="77777777" w:rsidTr="00B0621B">
        <w:tc>
          <w:tcPr>
            <w:tcW w:w="1115" w:type="pct"/>
          </w:tcPr>
          <w:p w14:paraId="12348A46" w14:textId="77777777" w:rsidR="00CE3062" w:rsidRPr="007036CE" w:rsidRDefault="00CE3062" w:rsidP="00CE3062">
            <w:pPr>
              <w:pStyle w:val="GOSTTablenorm"/>
              <w:rPr>
                <w:szCs w:val="22"/>
              </w:rPr>
            </w:pPr>
            <w:r w:rsidRPr="007036CE">
              <w:rPr>
                <w:szCs w:val="22"/>
              </w:rPr>
              <w:t>Тип_бюджета</w:t>
            </w:r>
          </w:p>
        </w:tc>
        <w:tc>
          <w:tcPr>
            <w:tcW w:w="286" w:type="pct"/>
          </w:tcPr>
          <w:p w14:paraId="04A95EBF" w14:textId="77777777" w:rsidR="00CE3062" w:rsidRPr="007036CE" w:rsidRDefault="00CE3062" w:rsidP="00CE3062">
            <w:pPr>
              <w:pStyle w:val="GOSTTablenorm"/>
              <w:rPr>
                <w:szCs w:val="22"/>
              </w:rPr>
            </w:pPr>
            <w:r w:rsidRPr="007036CE">
              <w:rPr>
                <w:szCs w:val="22"/>
              </w:rPr>
              <w:t>Да</w:t>
            </w:r>
          </w:p>
        </w:tc>
        <w:tc>
          <w:tcPr>
            <w:tcW w:w="1115" w:type="pct"/>
          </w:tcPr>
          <w:p w14:paraId="70A48B84" w14:textId="77777777" w:rsidR="00CE3062" w:rsidRPr="007036CE" w:rsidRDefault="00CE3062" w:rsidP="00CE3062">
            <w:pPr>
              <w:pStyle w:val="GOSTTablenorm"/>
              <w:rPr>
                <w:szCs w:val="22"/>
              </w:rPr>
            </w:pPr>
            <w:r w:rsidRPr="007036CE">
              <w:rPr>
                <w:szCs w:val="22"/>
              </w:rPr>
              <w:t>Тип бюджета</w:t>
            </w:r>
          </w:p>
        </w:tc>
        <w:tc>
          <w:tcPr>
            <w:tcW w:w="1115" w:type="pct"/>
          </w:tcPr>
          <w:p w14:paraId="738947C1" w14:textId="77777777" w:rsidR="00CE3062" w:rsidRPr="007036CE" w:rsidRDefault="00CE3062" w:rsidP="00CE3062">
            <w:pPr>
              <w:pStyle w:val="GOSTTablenorm"/>
              <w:rPr>
                <w:szCs w:val="24"/>
              </w:rPr>
            </w:pPr>
            <w:r w:rsidRPr="007036CE">
              <w:rPr>
                <w:szCs w:val="24"/>
              </w:rPr>
              <w:t>BUDGET_CODE</w:t>
            </w:r>
          </w:p>
        </w:tc>
        <w:tc>
          <w:tcPr>
            <w:tcW w:w="1369" w:type="pct"/>
          </w:tcPr>
          <w:p w14:paraId="74929A3E" w14:textId="77777777" w:rsidR="00CE3062" w:rsidRPr="007036CE" w:rsidRDefault="00CE3062" w:rsidP="00CE3062">
            <w:pPr>
              <w:pStyle w:val="GOSTTablenorm"/>
            </w:pPr>
            <w:r w:rsidRPr="007036CE">
              <w:rPr>
                <w:szCs w:val="22"/>
              </w:rPr>
              <w:t>Тип бюджета определяется по справочнику «Бюджеты» (поиск по значению «Код бюджета»)</w:t>
            </w:r>
          </w:p>
        </w:tc>
      </w:tr>
      <w:tr w:rsidR="00CE3062" w:rsidRPr="007036CE" w14:paraId="51C422F3" w14:textId="77777777" w:rsidTr="00B0621B">
        <w:tc>
          <w:tcPr>
            <w:tcW w:w="1115" w:type="pct"/>
          </w:tcPr>
          <w:p w14:paraId="6616AAD6" w14:textId="77777777" w:rsidR="00CE3062" w:rsidRPr="007036CE" w:rsidRDefault="00CE3062" w:rsidP="00CE3062">
            <w:pPr>
              <w:pStyle w:val="GOSTTablenorm"/>
              <w:rPr>
                <w:szCs w:val="22"/>
              </w:rPr>
            </w:pPr>
            <w:r w:rsidRPr="007036CE">
              <w:rPr>
                <w:szCs w:val="22"/>
              </w:rPr>
              <w:t>Дата_ввода_в_действие</w:t>
            </w:r>
          </w:p>
        </w:tc>
        <w:tc>
          <w:tcPr>
            <w:tcW w:w="286" w:type="pct"/>
          </w:tcPr>
          <w:p w14:paraId="0EA4D346" w14:textId="77777777" w:rsidR="00CE3062" w:rsidRPr="007036CE" w:rsidRDefault="00CE3062" w:rsidP="00CE3062">
            <w:pPr>
              <w:pStyle w:val="GOSTTablenorm"/>
              <w:rPr>
                <w:szCs w:val="22"/>
              </w:rPr>
            </w:pPr>
            <w:r w:rsidRPr="007036CE">
              <w:rPr>
                <w:szCs w:val="22"/>
              </w:rPr>
              <w:t>Нет</w:t>
            </w:r>
          </w:p>
        </w:tc>
        <w:tc>
          <w:tcPr>
            <w:tcW w:w="1115" w:type="pct"/>
          </w:tcPr>
          <w:p w14:paraId="6449DDBF" w14:textId="77777777" w:rsidR="00CE3062" w:rsidRPr="007036CE" w:rsidRDefault="00CE3062" w:rsidP="00CE3062">
            <w:pPr>
              <w:pStyle w:val="GOSTTablenorm"/>
              <w:rPr>
                <w:szCs w:val="22"/>
              </w:rPr>
            </w:pPr>
            <w:r w:rsidRPr="007036CE">
              <w:rPr>
                <w:szCs w:val="22"/>
              </w:rPr>
              <w:t>Дата ввода в действие</w:t>
            </w:r>
          </w:p>
        </w:tc>
        <w:tc>
          <w:tcPr>
            <w:tcW w:w="1115" w:type="pct"/>
          </w:tcPr>
          <w:p w14:paraId="00CCE6DF" w14:textId="77777777" w:rsidR="00CE3062" w:rsidRPr="007036CE" w:rsidRDefault="00CE3062" w:rsidP="00CE3062">
            <w:pPr>
              <w:pStyle w:val="GOSTTablenorm"/>
              <w:rPr>
                <w:szCs w:val="24"/>
              </w:rPr>
            </w:pPr>
            <w:r w:rsidRPr="007036CE">
              <w:rPr>
                <w:szCs w:val="24"/>
              </w:rPr>
              <w:t>EVENT_DATE</w:t>
            </w:r>
          </w:p>
        </w:tc>
        <w:tc>
          <w:tcPr>
            <w:tcW w:w="1369" w:type="pct"/>
          </w:tcPr>
          <w:p w14:paraId="4FC19D80" w14:textId="77777777" w:rsidR="00CE3062" w:rsidRPr="007036CE" w:rsidRDefault="00CE3062" w:rsidP="00CE3062">
            <w:pPr>
              <w:pStyle w:val="GOSTTablenorm"/>
            </w:pPr>
            <w:r w:rsidRPr="007036CE">
              <w:t>-</w:t>
            </w:r>
          </w:p>
        </w:tc>
      </w:tr>
      <w:tr w:rsidR="00194707" w:rsidRPr="007036CE" w14:paraId="10B91AEE" w14:textId="77777777" w:rsidTr="00B0621B">
        <w:trPr>
          <w:ins w:id="10731" w:author="Сатлер Марина Викторовна" w:date="2024-07-05T17:09:00Z"/>
        </w:trPr>
        <w:tc>
          <w:tcPr>
            <w:tcW w:w="1115" w:type="pct"/>
          </w:tcPr>
          <w:p w14:paraId="6C7D9559" w14:textId="77777777" w:rsidR="00194707" w:rsidRPr="007036CE" w:rsidRDefault="00194707" w:rsidP="00194707">
            <w:pPr>
              <w:pStyle w:val="GOSTTablenorm"/>
              <w:rPr>
                <w:ins w:id="10732" w:author="Сатлер Марина Викторовна" w:date="2024-07-05T17:09:00Z"/>
                <w:szCs w:val="22"/>
              </w:rPr>
            </w:pPr>
            <w:ins w:id="10733" w:author="Сатлер Марина Викторовна" w:date="2024-07-05T17:09:00Z">
              <w:r w:rsidRPr="007036CE">
                <w:t>Новый_бюджетный_цикл</w:t>
              </w:r>
            </w:ins>
          </w:p>
        </w:tc>
        <w:tc>
          <w:tcPr>
            <w:tcW w:w="286" w:type="pct"/>
          </w:tcPr>
          <w:p w14:paraId="28D765B4" w14:textId="77777777" w:rsidR="00194707" w:rsidRPr="007036CE" w:rsidRDefault="00194707" w:rsidP="00194707">
            <w:pPr>
              <w:pStyle w:val="GOSTTablenorm"/>
              <w:rPr>
                <w:ins w:id="10734" w:author="Сатлер Марина Викторовна" w:date="2024-07-05T17:09:00Z"/>
                <w:szCs w:val="22"/>
              </w:rPr>
            </w:pPr>
            <w:ins w:id="10735" w:author="Сатлер Марина Викторовна" w:date="2024-07-05T17:09:00Z">
              <w:r w:rsidRPr="007036CE">
                <w:rPr>
                  <w:szCs w:val="22"/>
                </w:rPr>
                <w:t>Нет</w:t>
              </w:r>
            </w:ins>
          </w:p>
        </w:tc>
        <w:tc>
          <w:tcPr>
            <w:tcW w:w="1115" w:type="pct"/>
          </w:tcPr>
          <w:p w14:paraId="6A65734B" w14:textId="77777777" w:rsidR="00194707" w:rsidRPr="007036CE" w:rsidRDefault="00194707" w:rsidP="00194707">
            <w:pPr>
              <w:pStyle w:val="GOSTTablenorm"/>
              <w:rPr>
                <w:ins w:id="10736" w:author="Сатлер Марина Викторовна" w:date="2024-07-05T17:09:00Z"/>
                <w:szCs w:val="22"/>
              </w:rPr>
            </w:pPr>
            <w:ins w:id="10737" w:author="Сатлер Марина Викторовна" w:date="2024-07-05T17:09:00Z">
              <w:r w:rsidRPr="007036CE">
                <w:t>Признак «Новый бюджетный цикл»</w:t>
              </w:r>
            </w:ins>
          </w:p>
        </w:tc>
        <w:tc>
          <w:tcPr>
            <w:tcW w:w="1115" w:type="pct"/>
          </w:tcPr>
          <w:p w14:paraId="5104FA55" w14:textId="77777777" w:rsidR="00194707" w:rsidRPr="007036CE" w:rsidRDefault="00194707" w:rsidP="00194707">
            <w:pPr>
              <w:pStyle w:val="GOSTTablenorm"/>
              <w:rPr>
                <w:ins w:id="10738" w:author="Сатлер Марина Викторовна" w:date="2024-07-05T17:09:00Z"/>
                <w:szCs w:val="24"/>
              </w:rPr>
            </w:pPr>
            <w:ins w:id="10739" w:author="Сатлер Марина Викторовна" w:date="2024-07-05T17:09:00Z">
              <w:r w:rsidRPr="007036CE">
                <w:rPr>
                  <w:lang w:val="en-US"/>
                </w:rPr>
                <w:t>NBC</w:t>
              </w:r>
            </w:ins>
          </w:p>
        </w:tc>
        <w:tc>
          <w:tcPr>
            <w:tcW w:w="1369" w:type="pct"/>
          </w:tcPr>
          <w:p w14:paraId="470472E8" w14:textId="77777777" w:rsidR="00194707" w:rsidRPr="007036CE" w:rsidRDefault="00194707" w:rsidP="00194707">
            <w:pPr>
              <w:pStyle w:val="GOSTTablenorm"/>
              <w:rPr>
                <w:ins w:id="10740" w:author="Сатлер Марина Викторовна" w:date="2024-07-05T17:09:00Z"/>
              </w:rPr>
            </w:pPr>
            <w:ins w:id="10741" w:author="Сатлер Марина Викторовна" w:date="2024-07-05T17:09:00Z">
              <w:r w:rsidRPr="007036CE">
                <w:rPr>
                  <w:lang w:val="en-US"/>
                </w:rPr>
                <w:t>-</w:t>
              </w:r>
            </w:ins>
          </w:p>
        </w:tc>
      </w:tr>
      <w:tr w:rsidR="00194707" w:rsidRPr="007036CE" w14:paraId="3DF16A0B" w14:textId="77777777" w:rsidTr="00B0621B">
        <w:tc>
          <w:tcPr>
            <w:tcW w:w="1115" w:type="pct"/>
          </w:tcPr>
          <w:p w14:paraId="284ADE79" w14:textId="77777777" w:rsidR="00194707" w:rsidRPr="007036CE" w:rsidRDefault="00194707" w:rsidP="00194707">
            <w:pPr>
              <w:pStyle w:val="GOSTTablenorm"/>
              <w:rPr>
                <w:szCs w:val="22"/>
              </w:rPr>
            </w:pPr>
            <w:r w:rsidRPr="007036CE">
              <w:t>Номер_строки</w:t>
            </w:r>
          </w:p>
        </w:tc>
        <w:tc>
          <w:tcPr>
            <w:tcW w:w="286" w:type="pct"/>
          </w:tcPr>
          <w:p w14:paraId="5B45A2C5" w14:textId="77777777" w:rsidR="00194707" w:rsidRPr="007036CE" w:rsidRDefault="00194707" w:rsidP="00194707">
            <w:pPr>
              <w:pStyle w:val="GOSTTablenorm"/>
              <w:rPr>
                <w:szCs w:val="22"/>
              </w:rPr>
            </w:pPr>
            <w:r w:rsidRPr="007036CE">
              <w:t>Нет</w:t>
            </w:r>
          </w:p>
        </w:tc>
        <w:tc>
          <w:tcPr>
            <w:tcW w:w="1115" w:type="pct"/>
          </w:tcPr>
          <w:p w14:paraId="19823F1A" w14:textId="77777777" w:rsidR="00194707" w:rsidRPr="007036CE" w:rsidRDefault="00194707" w:rsidP="00194707">
            <w:pPr>
              <w:pStyle w:val="GOSTTablenorm"/>
              <w:rPr>
                <w:szCs w:val="22"/>
              </w:rPr>
            </w:pPr>
            <w:r w:rsidRPr="007036CE">
              <w:t>Номер строки</w:t>
            </w:r>
          </w:p>
        </w:tc>
        <w:tc>
          <w:tcPr>
            <w:tcW w:w="1115" w:type="pct"/>
          </w:tcPr>
          <w:p w14:paraId="34BB92A0" w14:textId="77777777" w:rsidR="00194707" w:rsidRPr="007036CE" w:rsidRDefault="00194707" w:rsidP="00194707">
            <w:pPr>
              <w:pStyle w:val="GOSTTablenorm"/>
              <w:rPr>
                <w:szCs w:val="24"/>
              </w:rPr>
            </w:pPr>
            <w:r w:rsidRPr="007036CE">
              <w:rPr>
                <w:b/>
                <w:szCs w:val="24"/>
                <w:lang w:val="en-US"/>
              </w:rPr>
              <w:t>SECTION_1</w:t>
            </w:r>
            <w:r w:rsidRPr="007036CE">
              <w:rPr>
                <w:b/>
                <w:szCs w:val="24"/>
              </w:rPr>
              <w:t>:</w:t>
            </w:r>
            <w:r w:rsidRPr="007036CE">
              <w:rPr>
                <w:szCs w:val="24"/>
                <w:lang w:val="en-US"/>
              </w:rPr>
              <w:t>NUMBROW</w:t>
            </w:r>
          </w:p>
        </w:tc>
        <w:tc>
          <w:tcPr>
            <w:tcW w:w="1369" w:type="pct"/>
          </w:tcPr>
          <w:p w14:paraId="1AF4D739" w14:textId="77777777" w:rsidR="00194707" w:rsidRPr="007036CE" w:rsidRDefault="00194707" w:rsidP="00194707">
            <w:pPr>
              <w:pStyle w:val="GOSTTablenorm"/>
            </w:pPr>
            <w:r w:rsidRPr="007036CE">
              <w:t>-</w:t>
            </w:r>
          </w:p>
        </w:tc>
      </w:tr>
      <w:tr w:rsidR="00194707" w:rsidRPr="007036CE" w14:paraId="4E1B70FE" w14:textId="77777777" w:rsidTr="00B0621B">
        <w:tc>
          <w:tcPr>
            <w:tcW w:w="1115" w:type="pct"/>
          </w:tcPr>
          <w:p w14:paraId="717DF4A5" w14:textId="77777777" w:rsidR="00194707" w:rsidRPr="007036CE" w:rsidRDefault="00194707" w:rsidP="00194707">
            <w:pPr>
              <w:pStyle w:val="GOSTTablenorm"/>
              <w:rPr>
                <w:szCs w:val="22"/>
              </w:rPr>
            </w:pPr>
            <w:r w:rsidRPr="007036CE">
              <w:rPr>
                <w:szCs w:val="22"/>
              </w:rPr>
              <w:t>Признак_детальной_строки</w:t>
            </w:r>
          </w:p>
        </w:tc>
        <w:tc>
          <w:tcPr>
            <w:tcW w:w="286" w:type="pct"/>
          </w:tcPr>
          <w:p w14:paraId="081F572E" w14:textId="77777777" w:rsidR="00194707" w:rsidRPr="007036CE" w:rsidRDefault="00194707" w:rsidP="00194707">
            <w:pPr>
              <w:pStyle w:val="GOSTTablenorm"/>
              <w:rPr>
                <w:szCs w:val="22"/>
              </w:rPr>
            </w:pPr>
            <w:r w:rsidRPr="007036CE">
              <w:rPr>
                <w:szCs w:val="22"/>
              </w:rPr>
              <w:t>Нет</w:t>
            </w:r>
          </w:p>
        </w:tc>
        <w:tc>
          <w:tcPr>
            <w:tcW w:w="1115" w:type="pct"/>
          </w:tcPr>
          <w:p w14:paraId="35602F4B" w14:textId="77777777" w:rsidR="00194707" w:rsidRPr="007036CE" w:rsidRDefault="00194707" w:rsidP="00194707">
            <w:pPr>
              <w:pStyle w:val="GOSTTablenorm"/>
              <w:rPr>
                <w:szCs w:val="22"/>
              </w:rPr>
            </w:pPr>
            <w:r w:rsidRPr="007036CE">
              <w:rPr>
                <w:szCs w:val="22"/>
              </w:rPr>
              <w:t>Признак детальной строки</w:t>
            </w:r>
          </w:p>
        </w:tc>
        <w:tc>
          <w:tcPr>
            <w:tcW w:w="1115" w:type="pct"/>
          </w:tcPr>
          <w:p w14:paraId="460310D6" w14:textId="77777777" w:rsidR="00194707" w:rsidRPr="007036CE" w:rsidRDefault="00194707" w:rsidP="00194707">
            <w:pPr>
              <w:pStyle w:val="GOSTTablenorm"/>
            </w:pPr>
            <w:r w:rsidRPr="007036CE">
              <w:rPr>
                <w:b/>
                <w:szCs w:val="24"/>
                <w:lang w:val="en-US"/>
              </w:rPr>
              <w:t>SECTION_1</w:t>
            </w:r>
            <w:r w:rsidRPr="007036CE">
              <w:rPr>
                <w:b/>
                <w:szCs w:val="24"/>
              </w:rPr>
              <w:t>:</w:t>
            </w:r>
            <w:r w:rsidRPr="007036CE">
              <w:t>SIGNKBK</w:t>
            </w:r>
          </w:p>
        </w:tc>
        <w:tc>
          <w:tcPr>
            <w:tcW w:w="1369" w:type="pct"/>
          </w:tcPr>
          <w:p w14:paraId="7EA9AB3E" w14:textId="77777777" w:rsidR="00194707" w:rsidRPr="007036CE" w:rsidRDefault="00194707" w:rsidP="00194707">
            <w:pPr>
              <w:pStyle w:val="GOSTTablenorm"/>
              <w:rPr>
                <w:lang w:val="en-US"/>
              </w:rPr>
            </w:pPr>
            <w:r w:rsidRPr="007036CE">
              <w:t>-</w:t>
            </w:r>
          </w:p>
        </w:tc>
      </w:tr>
      <w:tr w:rsidR="00194707" w:rsidRPr="007036CE" w14:paraId="5AE64A77" w14:textId="77777777" w:rsidTr="00B0621B">
        <w:tc>
          <w:tcPr>
            <w:tcW w:w="1115" w:type="pct"/>
          </w:tcPr>
          <w:p w14:paraId="0DCAA9B3" w14:textId="77777777" w:rsidR="00194707" w:rsidRPr="007036CE" w:rsidRDefault="00194707" w:rsidP="00194707">
            <w:pPr>
              <w:pStyle w:val="GOSTTablenorm"/>
              <w:rPr>
                <w:szCs w:val="22"/>
              </w:rPr>
            </w:pPr>
            <w:r w:rsidRPr="007036CE">
              <w:rPr>
                <w:szCs w:val="22"/>
              </w:rPr>
              <w:t>КБК</w:t>
            </w:r>
          </w:p>
        </w:tc>
        <w:tc>
          <w:tcPr>
            <w:tcW w:w="286" w:type="pct"/>
          </w:tcPr>
          <w:p w14:paraId="32DD014F" w14:textId="77777777" w:rsidR="00194707" w:rsidRPr="007036CE" w:rsidRDefault="00194707" w:rsidP="00194707">
            <w:pPr>
              <w:pStyle w:val="GOSTTablenorm"/>
              <w:rPr>
                <w:szCs w:val="22"/>
              </w:rPr>
            </w:pPr>
            <w:r w:rsidRPr="007036CE">
              <w:rPr>
                <w:szCs w:val="22"/>
              </w:rPr>
              <w:t>Нет</w:t>
            </w:r>
          </w:p>
        </w:tc>
        <w:tc>
          <w:tcPr>
            <w:tcW w:w="1115" w:type="pct"/>
          </w:tcPr>
          <w:p w14:paraId="6387FFE6" w14:textId="77777777" w:rsidR="00194707" w:rsidRPr="007036CE" w:rsidRDefault="00194707" w:rsidP="00194707">
            <w:pPr>
              <w:pStyle w:val="GOSTTablenorm"/>
              <w:rPr>
                <w:szCs w:val="22"/>
              </w:rPr>
            </w:pPr>
            <w:r w:rsidRPr="007036CE">
              <w:rPr>
                <w:szCs w:val="22"/>
              </w:rPr>
              <w:t>КБК</w:t>
            </w:r>
          </w:p>
        </w:tc>
        <w:tc>
          <w:tcPr>
            <w:tcW w:w="1115" w:type="pct"/>
          </w:tcPr>
          <w:p w14:paraId="73711057" w14:textId="77777777" w:rsidR="00194707" w:rsidRPr="007036CE" w:rsidRDefault="00194707" w:rsidP="00194707">
            <w:pPr>
              <w:pStyle w:val="GOSTTablenorm"/>
            </w:pPr>
            <w:r w:rsidRPr="007036CE">
              <w:rPr>
                <w:b/>
                <w:szCs w:val="24"/>
                <w:lang w:val="en-US"/>
              </w:rPr>
              <w:t>SECTION_1</w:t>
            </w:r>
            <w:r w:rsidRPr="007036CE">
              <w:rPr>
                <w:b/>
                <w:szCs w:val="24"/>
              </w:rPr>
              <w:t>:</w:t>
            </w:r>
            <w:r w:rsidRPr="007036CE">
              <w:rPr>
                <w:szCs w:val="24"/>
                <w:lang w:val="en-US"/>
              </w:rPr>
              <w:t>KBK</w:t>
            </w:r>
          </w:p>
        </w:tc>
        <w:tc>
          <w:tcPr>
            <w:tcW w:w="1369" w:type="pct"/>
          </w:tcPr>
          <w:p w14:paraId="538CC820" w14:textId="77777777" w:rsidR="00194707" w:rsidRPr="007036CE" w:rsidRDefault="00194707" w:rsidP="00194707">
            <w:pPr>
              <w:pStyle w:val="GOSTTablenorm"/>
            </w:pPr>
            <w:r w:rsidRPr="007036CE">
              <w:t>-</w:t>
            </w:r>
          </w:p>
        </w:tc>
      </w:tr>
      <w:tr w:rsidR="00194707" w:rsidRPr="007036CE" w:rsidDel="00923C2C" w14:paraId="02D92290" w14:textId="77777777" w:rsidTr="00B0621B">
        <w:trPr>
          <w:del w:id="10742" w:author="Сатлер Марина Викторовна" w:date="2024-04-17T08:34:00Z"/>
        </w:trPr>
        <w:tc>
          <w:tcPr>
            <w:tcW w:w="1115" w:type="pct"/>
          </w:tcPr>
          <w:p w14:paraId="4FC3A513" w14:textId="77777777" w:rsidR="00194707" w:rsidRPr="007036CE" w:rsidDel="00923C2C" w:rsidRDefault="00194707" w:rsidP="00194707">
            <w:pPr>
              <w:pStyle w:val="GOSTTablenorm"/>
              <w:rPr>
                <w:del w:id="10743" w:author="Сатлер Марина Викторовна" w:date="2024-04-17T08:34:00Z"/>
                <w:szCs w:val="22"/>
              </w:rPr>
            </w:pPr>
            <w:del w:id="10744" w:author="Сатлер Марина Викторовна" w:date="2024-04-17T08:34:00Z">
              <w:r w:rsidRPr="007036CE" w:rsidDel="00923C2C">
                <w:rPr>
                  <w:szCs w:val="22"/>
                </w:rPr>
                <w:delText>Тип_КБК</w:delText>
              </w:r>
            </w:del>
          </w:p>
        </w:tc>
        <w:tc>
          <w:tcPr>
            <w:tcW w:w="286" w:type="pct"/>
          </w:tcPr>
          <w:p w14:paraId="1FA0AEAF" w14:textId="77777777" w:rsidR="00194707" w:rsidRPr="007036CE" w:rsidDel="00923C2C" w:rsidRDefault="00194707" w:rsidP="00194707">
            <w:pPr>
              <w:pStyle w:val="GOSTTablenorm"/>
              <w:rPr>
                <w:del w:id="10745" w:author="Сатлер Марина Викторовна" w:date="2024-04-17T08:34:00Z"/>
                <w:szCs w:val="22"/>
              </w:rPr>
            </w:pPr>
            <w:del w:id="10746" w:author="Сатлер Марина Викторовна" w:date="2024-04-17T08:34:00Z">
              <w:r w:rsidRPr="007036CE" w:rsidDel="00923C2C">
                <w:rPr>
                  <w:szCs w:val="22"/>
                </w:rPr>
                <w:delText>Нет</w:delText>
              </w:r>
            </w:del>
          </w:p>
        </w:tc>
        <w:tc>
          <w:tcPr>
            <w:tcW w:w="1115" w:type="pct"/>
          </w:tcPr>
          <w:p w14:paraId="725A2ED0" w14:textId="77777777" w:rsidR="00194707" w:rsidRPr="007036CE" w:rsidDel="00923C2C" w:rsidRDefault="00194707" w:rsidP="00194707">
            <w:pPr>
              <w:pStyle w:val="GOSTTablenorm"/>
              <w:rPr>
                <w:del w:id="10747" w:author="Сатлер Марина Викторовна" w:date="2024-04-17T08:34:00Z"/>
                <w:szCs w:val="22"/>
              </w:rPr>
            </w:pPr>
            <w:del w:id="10748" w:author="Сатлер Марина Викторовна" w:date="2024-04-17T08:34:00Z">
              <w:r w:rsidRPr="007036CE" w:rsidDel="00923C2C">
                <w:rPr>
                  <w:szCs w:val="22"/>
                </w:rPr>
                <w:delText>Тип КБК</w:delText>
              </w:r>
            </w:del>
          </w:p>
        </w:tc>
        <w:tc>
          <w:tcPr>
            <w:tcW w:w="1115" w:type="pct"/>
          </w:tcPr>
          <w:p w14:paraId="08C2C718" w14:textId="77777777" w:rsidR="00194707" w:rsidRPr="007036CE" w:rsidDel="00923C2C" w:rsidRDefault="00194707" w:rsidP="00194707">
            <w:pPr>
              <w:pStyle w:val="GOSTTablenorm"/>
              <w:rPr>
                <w:del w:id="10749" w:author="Сатлер Марина Викторовна" w:date="2024-04-17T08:34:00Z"/>
                <w:szCs w:val="24"/>
                <w:lang w:val="en-US"/>
              </w:rPr>
            </w:pPr>
            <w:del w:id="10750" w:author="Сатлер Марина Викторовна" w:date="2024-04-17T08:34:00Z">
              <w:r w:rsidRPr="007036CE" w:rsidDel="00923C2C">
                <w:rPr>
                  <w:b/>
                  <w:szCs w:val="24"/>
                  <w:lang w:val="en-US"/>
                </w:rPr>
                <w:delText>SECTION_1</w:delText>
              </w:r>
              <w:r w:rsidRPr="007036CE" w:rsidDel="00923C2C">
                <w:rPr>
                  <w:b/>
                  <w:szCs w:val="24"/>
                </w:rPr>
                <w:delText>:</w:delText>
              </w:r>
              <w:commentRangeStart w:id="10751"/>
              <w:r w:rsidRPr="007036CE" w:rsidDel="00923C2C">
                <w:rPr>
                  <w:szCs w:val="24"/>
                </w:rPr>
                <w:delText>TYPEKBK</w:delText>
              </w:r>
              <w:commentRangeEnd w:id="10751"/>
              <w:r w:rsidRPr="007036CE" w:rsidDel="00923C2C">
                <w:rPr>
                  <w:rStyle w:val="afff4"/>
                  <w:sz w:val="22"/>
                  <w:szCs w:val="24"/>
                  <w:lang w:val="en-US"/>
                </w:rPr>
                <w:commentReference w:id="10751"/>
              </w:r>
            </w:del>
          </w:p>
        </w:tc>
        <w:tc>
          <w:tcPr>
            <w:tcW w:w="1369" w:type="pct"/>
          </w:tcPr>
          <w:p w14:paraId="335C9BFE" w14:textId="77777777" w:rsidR="00194707" w:rsidRPr="007036CE" w:rsidDel="00923C2C" w:rsidRDefault="00194707" w:rsidP="00194707">
            <w:pPr>
              <w:pStyle w:val="GOSTTablenorm"/>
              <w:rPr>
                <w:del w:id="10752" w:author="Сатлер Марина Викторовна" w:date="2024-04-17T08:34:00Z"/>
              </w:rPr>
            </w:pPr>
            <w:del w:id="10753" w:author="Сатлер Марина Викторовна" w:date="2024-04-17T08:34:00Z">
              <w:r w:rsidRPr="007036CE" w:rsidDel="00923C2C">
                <w:delText>-</w:delText>
              </w:r>
            </w:del>
          </w:p>
        </w:tc>
      </w:tr>
      <w:tr w:rsidR="00194707" w:rsidRPr="007036CE" w14:paraId="532D3FC4" w14:textId="77777777" w:rsidTr="00B0621B">
        <w:tc>
          <w:tcPr>
            <w:tcW w:w="1115" w:type="pct"/>
          </w:tcPr>
          <w:p w14:paraId="5F0FA622" w14:textId="77777777" w:rsidR="00194707" w:rsidRPr="007036CE" w:rsidRDefault="00194707" w:rsidP="00194707">
            <w:pPr>
              <w:pStyle w:val="GOSTTablenorm"/>
              <w:rPr>
                <w:szCs w:val="22"/>
              </w:rPr>
            </w:pPr>
            <w:r w:rsidRPr="007036CE">
              <w:rPr>
                <w:szCs w:val="22"/>
              </w:rPr>
              <w:t>Номер_ЛС</w:t>
            </w:r>
          </w:p>
        </w:tc>
        <w:tc>
          <w:tcPr>
            <w:tcW w:w="286" w:type="pct"/>
          </w:tcPr>
          <w:p w14:paraId="76654C8E" w14:textId="77777777" w:rsidR="00194707" w:rsidRPr="007036CE" w:rsidRDefault="00194707" w:rsidP="00194707">
            <w:pPr>
              <w:pStyle w:val="GOSTTablenorm"/>
              <w:rPr>
                <w:szCs w:val="22"/>
              </w:rPr>
            </w:pPr>
            <w:r w:rsidRPr="007036CE">
              <w:rPr>
                <w:szCs w:val="22"/>
              </w:rPr>
              <w:t>Нет</w:t>
            </w:r>
          </w:p>
        </w:tc>
        <w:tc>
          <w:tcPr>
            <w:tcW w:w="1115" w:type="pct"/>
          </w:tcPr>
          <w:p w14:paraId="2736CB24" w14:textId="77777777" w:rsidR="00194707" w:rsidRPr="007036CE" w:rsidRDefault="00194707" w:rsidP="00194707">
            <w:pPr>
              <w:pStyle w:val="GOSTTablenorm"/>
              <w:rPr>
                <w:szCs w:val="22"/>
              </w:rPr>
            </w:pPr>
            <w:r w:rsidRPr="007036CE">
              <w:rPr>
                <w:szCs w:val="22"/>
              </w:rPr>
              <w:t>ЛС</w:t>
            </w:r>
          </w:p>
        </w:tc>
        <w:tc>
          <w:tcPr>
            <w:tcW w:w="1115" w:type="pct"/>
          </w:tcPr>
          <w:p w14:paraId="7C1BD8C0" w14:textId="77777777" w:rsidR="00194707" w:rsidRPr="007036CE" w:rsidRDefault="00194707" w:rsidP="00194707">
            <w:pPr>
              <w:pStyle w:val="GOSTTablenorm"/>
              <w:rPr>
                <w:szCs w:val="24"/>
              </w:rPr>
            </w:pPr>
            <w:r w:rsidRPr="007036CE">
              <w:rPr>
                <w:b/>
                <w:szCs w:val="24"/>
                <w:lang w:val="en-US"/>
              </w:rPr>
              <w:t>SECTION_1</w:t>
            </w:r>
            <w:r w:rsidRPr="007036CE">
              <w:rPr>
                <w:b/>
                <w:szCs w:val="24"/>
              </w:rPr>
              <w:t>:</w:t>
            </w:r>
            <w:ins w:id="10754" w:author="Сатлер Марина Викторовна" w:date="2024-04-16T15:44:00Z">
              <w:r w:rsidRPr="007036CE">
                <w:rPr>
                  <w:szCs w:val="24"/>
                  <w:lang w:val="en-US"/>
                </w:rPr>
                <w:t>PA</w:t>
              </w:r>
            </w:ins>
            <w:del w:id="10755" w:author="Сатлер Марина Викторовна" w:date="2024-04-16T15:44:00Z">
              <w:r w:rsidRPr="007036CE" w:rsidDel="00523408">
                <w:rPr>
                  <w:szCs w:val="24"/>
                </w:rPr>
                <w:delText>NULLKBK</w:delText>
              </w:r>
            </w:del>
          </w:p>
        </w:tc>
        <w:tc>
          <w:tcPr>
            <w:tcW w:w="1369" w:type="pct"/>
          </w:tcPr>
          <w:p w14:paraId="53573230" w14:textId="77777777" w:rsidR="00194707" w:rsidRPr="007036CE" w:rsidRDefault="00194707" w:rsidP="00194707">
            <w:pPr>
              <w:pStyle w:val="GOSTTablenorm"/>
            </w:pPr>
            <w:r w:rsidRPr="007036CE">
              <w:t>-</w:t>
            </w:r>
          </w:p>
        </w:tc>
      </w:tr>
      <w:tr w:rsidR="00194707" w:rsidRPr="007036CE" w14:paraId="17C301CE" w14:textId="77777777" w:rsidTr="00B0621B">
        <w:tc>
          <w:tcPr>
            <w:tcW w:w="1115" w:type="pct"/>
          </w:tcPr>
          <w:p w14:paraId="09F4245D" w14:textId="77777777" w:rsidR="00194707" w:rsidRPr="007036CE" w:rsidRDefault="00194707" w:rsidP="00194707">
            <w:pPr>
              <w:pStyle w:val="GOSTTablenorm"/>
              <w:rPr>
                <w:szCs w:val="22"/>
              </w:rPr>
            </w:pPr>
            <w:r w:rsidRPr="007036CE">
              <w:rPr>
                <w:szCs w:val="22"/>
              </w:rPr>
              <w:t>Код_контура</w:t>
            </w:r>
          </w:p>
        </w:tc>
        <w:tc>
          <w:tcPr>
            <w:tcW w:w="286" w:type="pct"/>
          </w:tcPr>
          <w:p w14:paraId="7623B54F" w14:textId="77777777" w:rsidR="00194707" w:rsidRPr="007036CE" w:rsidRDefault="00194707" w:rsidP="00194707">
            <w:pPr>
              <w:pStyle w:val="GOSTTablenorm"/>
              <w:rPr>
                <w:szCs w:val="22"/>
              </w:rPr>
            </w:pPr>
            <w:r w:rsidRPr="007036CE">
              <w:rPr>
                <w:szCs w:val="22"/>
              </w:rPr>
              <w:t>Нет</w:t>
            </w:r>
          </w:p>
        </w:tc>
        <w:tc>
          <w:tcPr>
            <w:tcW w:w="1115" w:type="pct"/>
          </w:tcPr>
          <w:p w14:paraId="52EF9A60" w14:textId="77777777" w:rsidR="00194707" w:rsidRPr="007036CE" w:rsidRDefault="00194707" w:rsidP="00194707">
            <w:pPr>
              <w:pStyle w:val="GOSTTablenorm"/>
              <w:rPr>
                <w:szCs w:val="22"/>
              </w:rPr>
            </w:pPr>
            <w:r w:rsidRPr="007036CE">
              <w:rPr>
                <w:szCs w:val="22"/>
              </w:rPr>
              <w:t>Контур</w:t>
            </w:r>
          </w:p>
        </w:tc>
        <w:tc>
          <w:tcPr>
            <w:tcW w:w="1115" w:type="pct"/>
          </w:tcPr>
          <w:p w14:paraId="4D022652" w14:textId="77777777" w:rsidR="00194707" w:rsidRPr="007036CE" w:rsidRDefault="00194707" w:rsidP="00194707">
            <w:pPr>
              <w:pStyle w:val="GOSTTablenorm"/>
              <w:rPr>
                <w:szCs w:val="24"/>
                <w:lang w:val="en-US"/>
              </w:rPr>
            </w:pPr>
            <w:r w:rsidRPr="007036CE">
              <w:rPr>
                <w:b/>
                <w:szCs w:val="24"/>
                <w:lang w:val="en-US"/>
              </w:rPr>
              <w:t>SECTION_1</w:t>
            </w:r>
            <w:r w:rsidRPr="007036CE">
              <w:rPr>
                <w:b/>
                <w:szCs w:val="24"/>
              </w:rPr>
              <w:t>:</w:t>
            </w:r>
            <w:ins w:id="10756" w:author="Сатлер Марина Викторовна" w:date="2024-04-16T15:44:00Z">
              <w:r w:rsidRPr="007036CE">
                <w:rPr>
                  <w:szCs w:val="22"/>
                  <w:lang w:val="en-US"/>
                </w:rPr>
                <w:t>CONTUR</w:t>
              </w:r>
            </w:ins>
            <w:del w:id="10757" w:author="Сатлер Марина Викторовна" w:date="2024-04-16T15:44:00Z">
              <w:r w:rsidRPr="007036CE" w:rsidDel="00523408">
                <w:rPr>
                  <w:szCs w:val="24"/>
                  <w:lang w:val="en-US"/>
                </w:rPr>
                <w:delText>PA</w:delText>
              </w:r>
            </w:del>
          </w:p>
        </w:tc>
        <w:tc>
          <w:tcPr>
            <w:tcW w:w="1369" w:type="pct"/>
          </w:tcPr>
          <w:p w14:paraId="668502A3" w14:textId="77777777" w:rsidR="00194707" w:rsidRPr="007036CE" w:rsidRDefault="00194707" w:rsidP="00194707">
            <w:pPr>
              <w:pStyle w:val="GOSTTablenorm"/>
            </w:pPr>
            <w:r w:rsidRPr="007036CE">
              <w:t>-</w:t>
            </w:r>
          </w:p>
        </w:tc>
      </w:tr>
      <w:tr w:rsidR="00194707" w:rsidRPr="007036CE" w14:paraId="71CF0428" w14:textId="77777777" w:rsidTr="00B0621B">
        <w:tc>
          <w:tcPr>
            <w:tcW w:w="1115" w:type="pct"/>
          </w:tcPr>
          <w:p w14:paraId="2F290677" w14:textId="77777777" w:rsidR="00194707" w:rsidRPr="007036CE" w:rsidRDefault="00194707" w:rsidP="00194707">
            <w:pPr>
              <w:pStyle w:val="GOSTTablenorm"/>
              <w:rPr>
                <w:szCs w:val="22"/>
              </w:rPr>
            </w:pPr>
            <w:r w:rsidRPr="007036CE">
              <w:rPr>
                <w:szCs w:val="22"/>
              </w:rPr>
              <w:t>Период_действия_ПОФР</w:t>
            </w:r>
          </w:p>
        </w:tc>
        <w:tc>
          <w:tcPr>
            <w:tcW w:w="286" w:type="pct"/>
          </w:tcPr>
          <w:p w14:paraId="53E9D9C6" w14:textId="77777777" w:rsidR="00194707" w:rsidRPr="007036CE" w:rsidRDefault="00194707" w:rsidP="00194707">
            <w:pPr>
              <w:pStyle w:val="GOSTTablenorm"/>
              <w:rPr>
                <w:szCs w:val="22"/>
              </w:rPr>
            </w:pPr>
            <w:r w:rsidRPr="007036CE">
              <w:rPr>
                <w:szCs w:val="22"/>
              </w:rPr>
              <w:t>Нет</w:t>
            </w:r>
          </w:p>
        </w:tc>
        <w:tc>
          <w:tcPr>
            <w:tcW w:w="1115" w:type="pct"/>
          </w:tcPr>
          <w:p w14:paraId="4D5452E7" w14:textId="77777777" w:rsidR="00194707" w:rsidRPr="007036CE" w:rsidRDefault="00194707" w:rsidP="00194707">
            <w:pPr>
              <w:pStyle w:val="GOSTTablenorm"/>
              <w:rPr>
                <w:szCs w:val="22"/>
              </w:rPr>
            </w:pPr>
            <w:r w:rsidRPr="007036CE">
              <w:rPr>
                <w:szCs w:val="22"/>
              </w:rPr>
              <w:t>Период действия ПОФР</w:t>
            </w:r>
          </w:p>
        </w:tc>
        <w:tc>
          <w:tcPr>
            <w:tcW w:w="1115" w:type="pct"/>
          </w:tcPr>
          <w:p w14:paraId="36FD36D1" w14:textId="77777777" w:rsidR="00194707" w:rsidRPr="007036CE" w:rsidRDefault="00194707" w:rsidP="00194707">
            <w:pPr>
              <w:pStyle w:val="GOSTTablenorm"/>
              <w:rPr>
                <w:szCs w:val="22"/>
                <w:lang w:val="en-US"/>
              </w:rPr>
            </w:pPr>
            <w:r w:rsidRPr="007036CE">
              <w:rPr>
                <w:b/>
                <w:szCs w:val="24"/>
                <w:lang w:val="en-US"/>
              </w:rPr>
              <w:t>SECTION_1</w:t>
            </w:r>
            <w:r w:rsidRPr="007036CE">
              <w:rPr>
                <w:b/>
                <w:szCs w:val="24"/>
              </w:rPr>
              <w:t>:</w:t>
            </w:r>
            <w:ins w:id="10758" w:author="Сатлер Марина Викторовна" w:date="2024-04-16T15:45:00Z">
              <w:r w:rsidRPr="007036CE">
                <w:rPr>
                  <w:szCs w:val="24"/>
                  <w:lang w:val="en-US"/>
                </w:rPr>
                <w:t>POFRCODE</w:t>
              </w:r>
            </w:ins>
            <w:del w:id="10759" w:author="Сатлер Марина Викторовна" w:date="2024-04-16T15:44:00Z">
              <w:r w:rsidRPr="007036CE" w:rsidDel="00523408">
                <w:rPr>
                  <w:szCs w:val="22"/>
                  <w:lang w:val="en-US"/>
                </w:rPr>
                <w:delText>CONTUR</w:delText>
              </w:r>
            </w:del>
          </w:p>
        </w:tc>
        <w:tc>
          <w:tcPr>
            <w:tcW w:w="1369" w:type="pct"/>
          </w:tcPr>
          <w:p w14:paraId="2B2CD408" w14:textId="77777777" w:rsidR="00194707" w:rsidRPr="007036CE" w:rsidRDefault="00194707" w:rsidP="00194707">
            <w:pPr>
              <w:pStyle w:val="afffe"/>
              <w:ind w:firstLine="0"/>
              <w:rPr>
                <w:sz w:val="22"/>
                <w:szCs w:val="22"/>
              </w:rPr>
            </w:pPr>
            <w:r w:rsidRPr="007036CE">
              <w:rPr>
                <w:sz w:val="22"/>
                <w:szCs w:val="22"/>
              </w:rPr>
              <w:t>-</w:t>
            </w:r>
          </w:p>
        </w:tc>
      </w:tr>
      <w:tr w:rsidR="00194707" w:rsidRPr="007036CE" w14:paraId="47759BF5" w14:textId="77777777" w:rsidTr="00B0621B">
        <w:tc>
          <w:tcPr>
            <w:tcW w:w="1115" w:type="pct"/>
          </w:tcPr>
          <w:p w14:paraId="2DDF56C9" w14:textId="77777777" w:rsidR="00194707" w:rsidRPr="007036CE" w:rsidRDefault="00194707" w:rsidP="00194707">
            <w:pPr>
              <w:pStyle w:val="GOSTTablenorm"/>
              <w:rPr>
                <w:szCs w:val="22"/>
              </w:rPr>
            </w:pPr>
            <w:ins w:id="10760" w:author="Сатлер Марина Викторовна" w:date="2024-02-13T14:33:00Z">
              <w:r w:rsidRPr="007036CE">
                <w:lastRenderedPageBreak/>
                <w:t>Сумма_текущий_руб</w:t>
              </w:r>
            </w:ins>
          </w:p>
        </w:tc>
        <w:tc>
          <w:tcPr>
            <w:tcW w:w="286" w:type="pct"/>
          </w:tcPr>
          <w:p w14:paraId="6C11385B" w14:textId="77777777" w:rsidR="00194707" w:rsidRPr="007036CE" w:rsidRDefault="00194707" w:rsidP="00194707">
            <w:pPr>
              <w:pStyle w:val="GOSTTablenorm"/>
              <w:rPr>
                <w:szCs w:val="22"/>
              </w:rPr>
            </w:pPr>
            <w:r w:rsidRPr="007036CE">
              <w:rPr>
                <w:szCs w:val="22"/>
              </w:rPr>
              <w:t>Да</w:t>
            </w:r>
          </w:p>
        </w:tc>
        <w:tc>
          <w:tcPr>
            <w:tcW w:w="1115" w:type="pct"/>
          </w:tcPr>
          <w:p w14:paraId="6BABE501" w14:textId="77777777" w:rsidR="00194707" w:rsidRPr="007036CE" w:rsidRDefault="00194707" w:rsidP="00194707">
            <w:pPr>
              <w:pStyle w:val="GOSTTablenorm"/>
              <w:rPr>
                <w:szCs w:val="22"/>
              </w:rPr>
            </w:pPr>
            <w:ins w:id="10761" w:author="Сатлер Марина Викторовна" w:date="2024-02-13T14:33:00Z">
              <w:r w:rsidRPr="007036CE">
                <w:t>Сумма на текущий год</w:t>
              </w:r>
            </w:ins>
          </w:p>
        </w:tc>
        <w:tc>
          <w:tcPr>
            <w:tcW w:w="1115" w:type="pct"/>
          </w:tcPr>
          <w:p w14:paraId="3C7D5192" w14:textId="77777777" w:rsidR="00194707" w:rsidRPr="007036CE" w:rsidRDefault="00194707" w:rsidP="00194707">
            <w:pPr>
              <w:pStyle w:val="GOSTTablenorm"/>
              <w:rPr>
                <w:szCs w:val="22"/>
                <w:lang w:val="en-US"/>
              </w:rPr>
            </w:pPr>
            <w:r w:rsidRPr="007036CE">
              <w:rPr>
                <w:b/>
                <w:szCs w:val="24"/>
                <w:lang w:val="en-US"/>
              </w:rPr>
              <w:t>SECTION_1</w:t>
            </w:r>
            <w:r w:rsidRPr="007036CE">
              <w:rPr>
                <w:b/>
                <w:szCs w:val="24"/>
              </w:rPr>
              <w:t>:</w:t>
            </w:r>
            <w:r w:rsidRPr="007036CE">
              <w:rPr>
                <w:szCs w:val="22"/>
              </w:rPr>
              <w:t>SUM_1</w:t>
            </w:r>
          </w:p>
        </w:tc>
        <w:tc>
          <w:tcPr>
            <w:tcW w:w="1369" w:type="pct"/>
          </w:tcPr>
          <w:p w14:paraId="2EAF31C5" w14:textId="77777777" w:rsidR="004656B0" w:rsidRPr="007036CE" w:rsidRDefault="004656B0" w:rsidP="001049F9">
            <w:pPr>
              <w:pStyle w:val="GOSTTablenorm"/>
              <w:rPr>
                <w:ins w:id="10762" w:author="Сатлер Марина Викторовна" w:date="2024-07-08T10:43:00Z"/>
                <w:szCs w:val="22"/>
              </w:rPr>
            </w:pPr>
            <w:ins w:id="10763" w:author="Сатлер Марина Викторовна" w:date="2024-07-08T10:42:00Z">
              <w:r w:rsidRPr="007036CE">
                <w:t>Если значение признака «НБЦ» соответствует «0», то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2"/>
                </w:rPr>
                <w:t>SUM_1.</w:t>
              </w:r>
            </w:ins>
          </w:p>
          <w:p w14:paraId="12152358" w14:textId="77777777" w:rsidR="004656B0" w:rsidRPr="007036CE" w:rsidRDefault="004656B0" w:rsidP="004656B0">
            <w:pPr>
              <w:pStyle w:val="GOSTTablenorm"/>
              <w:rPr>
                <w:ins w:id="10764" w:author="Сатлер Марина Викторовна" w:date="2024-07-08T10:42:00Z"/>
                <w:szCs w:val="22"/>
              </w:rPr>
            </w:pPr>
          </w:p>
          <w:p w14:paraId="4FF9931A" w14:textId="77777777" w:rsidR="004656B0" w:rsidRPr="007036CE" w:rsidRDefault="004656B0" w:rsidP="004656B0">
            <w:pPr>
              <w:pStyle w:val="GOSTTablenorm"/>
              <w:rPr>
                <w:ins w:id="10765" w:author="Сатлер Марина Викторовна" w:date="2024-07-08T10:42:00Z"/>
              </w:rPr>
            </w:pPr>
            <w:ins w:id="10766" w:author="Сатлер Марина Викторовна" w:date="2024-07-08T10:42:00Z">
              <w:r w:rsidRPr="007036CE">
                <w:t>Если значение признака «НБЦ» соответствует «1», то указывается «0»</w:t>
              </w:r>
            </w:ins>
            <w:ins w:id="10767" w:author="Сатлер Марина Викторовна" w:date="2024-07-08T14:19:00Z">
              <w:r w:rsidR="001049F9" w:rsidRPr="007036CE">
                <w:t>.</w:t>
              </w:r>
            </w:ins>
          </w:p>
          <w:p w14:paraId="348D25C3" w14:textId="77777777" w:rsidR="004656B0" w:rsidRPr="007036CE" w:rsidRDefault="004656B0" w:rsidP="00194707">
            <w:pPr>
              <w:pStyle w:val="GOSTTablenorm"/>
              <w:rPr>
                <w:ins w:id="10768" w:author="Сатлер Марина Викторовна" w:date="2024-07-08T10:42:00Z"/>
                <w:szCs w:val="22"/>
              </w:rPr>
            </w:pPr>
          </w:p>
          <w:p w14:paraId="25EE7119" w14:textId="363ECD33" w:rsidR="00194707" w:rsidRPr="007036CE" w:rsidRDefault="00194707" w:rsidP="00194707">
            <w:pPr>
              <w:pStyle w:val="GOSTTablenorm"/>
            </w:pPr>
            <w:r w:rsidRPr="007036CE">
              <w:rPr>
                <w:szCs w:val="22"/>
              </w:rPr>
              <w:t xml:space="preserve">Сумма передается в единицах валюты с точностью 2 знака после запятой </w:t>
            </w:r>
            <w:r w:rsidR="00CC2920" w:rsidRPr="007036CE">
              <w:t>–</w:t>
            </w:r>
            <w:r w:rsidRPr="007036CE">
              <w:rPr>
                <w:szCs w:val="22"/>
              </w:rPr>
              <w:t xml:space="preserve"> необходимо конвертировать в минимальные единицы валюты (для данного типа документов умножить на 100)</w:t>
            </w:r>
          </w:p>
        </w:tc>
      </w:tr>
      <w:tr w:rsidR="00194707" w:rsidRPr="007036CE" w14:paraId="4C14A752" w14:textId="77777777" w:rsidTr="00B0621B">
        <w:tc>
          <w:tcPr>
            <w:tcW w:w="1115" w:type="pct"/>
          </w:tcPr>
          <w:p w14:paraId="05ECD19C" w14:textId="77777777" w:rsidR="00194707" w:rsidRPr="007036CE" w:rsidRDefault="00194707" w:rsidP="00194707">
            <w:pPr>
              <w:pStyle w:val="GOSTTablenorm"/>
              <w:rPr>
                <w:szCs w:val="22"/>
              </w:rPr>
            </w:pPr>
            <w:ins w:id="10769" w:author="Сатлер Марина Викторовна" w:date="2024-02-13T14:33:00Z">
              <w:r w:rsidRPr="007036CE">
                <w:t>Сумма_первый_плановый_руб</w:t>
              </w:r>
            </w:ins>
          </w:p>
        </w:tc>
        <w:tc>
          <w:tcPr>
            <w:tcW w:w="286" w:type="pct"/>
          </w:tcPr>
          <w:p w14:paraId="69320BB6" w14:textId="77777777" w:rsidR="00194707" w:rsidRPr="007036CE" w:rsidRDefault="00194707" w:rsidP="00194707">
            <w:pPr>
              <w:pStyle w:val="GOSTTablenorm"/>
              <w:rPr>
                <w:szCs w:val="22"/>
              </w:rPr>
            </w:pPr>
            <w:r w:rsidRPr="007036CE">
              <w:rPr>
                <w:szCs w:val="22"/>
              </w:rPr>
              <w:t>Да</w:t>
            </w:r>
          </w:p>
        </w:tc>
        <w:tc>
          <w:tcPr>
            <w:tcW w:w="1115" w:type="pct"/>
          </w:tcPr>
          <w:p w14:paraId="3FF82E3E" w14:textId="77777777" w:rsidR="00194707" w:rsidRPr="007036CE" w:rsidRDefault="00194707" w:rsidP="00194707">
            <w:pPr>
              <w:pStyle w:val="GOSTTablenorm"/>
              <w:rPr>
                <w:szCs w:val="22"/>
              </w:rPr>
            </w:pPr>
            <w:ins w:id="10770" w:author="Сатлер Марина Викторовна" w:date="2024-02-13T14:33:00Z">
              <w:r w:rsidRPr="007036CE">
                <w:t>Сумма на первый год планового периода</w:t>
              </w:r>
            </w:ins>
          </w:p>
        </w:tc>
        <w:tc>
          <w:tcPr>
            <w:tcW w:w="1115" w:type="pct"/>
          </w:tcPr>
          <w:p w14:paraId="2F12D44B" w14:textId="77777777" w:rsidR="00194707" w:rsidRPr="007036CE" w:rsidRDefault="00194707" w:rsidP="009712FE">
            <w:pPr>
              <w:pStyle w:val="GOSTTablenorm"/>
              <w:rPr>
                <w:szCs w:val="24"/>
                <w:lang w:val="en-US"/>
              </w:rPr>
            </w:pPr>
            <w:r w:rsidRPr="007036CE">
              <w:rPr>
                <w:b/>
                <w:szCs w:val="24"/>
                <w:lang w:val="en-US"/>
              </w:rPr>
              <w:t>SECTION_1</w:t>
            </w:r>
            <w:r w:rsidRPr="007036CE">
              <w:rPr>
                <w:b/>
                <w:szCs w:val="24"/>
              </w:rPr>
              <w:t>:</w:t>
            </w:r>
            <w:r w:rsidRPr="007036CE">
              <w:rPr>
                <w:szCs w:val="22"/>
              </w:rPr>
              <w:t>SUM_</w:t>
            </w:r>
            <w:del w:id="10771" w:author="Сатлер Марина Викторовна" w:date="2024-07-08T10:57:00Z">
              <w:r w:rsidRPr="007036CE" w:rsidDel="009712FE">
                <w:rPr>
                  <w:szCs w:val="22"/>
                </w:rPr>
                <w:delText>2</w:delText>
              </w:r>
            </w:del>
            <w:ins w:id="10772" w:author="Сатлер Марина Викторовна" w:date="2024-07-08T10:57:00Z">
              <w:r w:rsidR="009712FE" w:rsidRPr="007036CE">
                <w:rPr>
                  <w:szCs w:val="22"/>
                </w:rPr>
                <w:t>1</w:t>
              </w:r>
            </w:ins>
          </w:p>
        </w:tc>
        <w:tc>
          <w:tcPr>
            <w:tcW w:w="1369" w:type="pct"/>
          </w:tcPr>
          <w:p w14:paraId="00671DF0" w14:textId="77777777" w:rsidR="00225EB1" w:rsidRPr="007036CE" w:rsidRDefault="00225EB1" w:rsidP="00225EB1">
            <w:pPr>
              <w:pStyle w:val="GOSTTablenorm"/>
              <w:rPr>
                <w:ins w:id="10773" w:author="Сатлер Марина Викторовна" w:date="2024-07-08T10:48:00Z"/>
              </w:rPr>
            </w:pPr>
            <w:ins w:id="10774" w:author="Сатлер Марина Викторовна" w:date="2024-07-08T10:48:00Z">
              <w:r w:rsidRPr="007036CE">
                <w:t>Если значение признака «НБЦ» соответствует «0», то указывается «0».</w:t>
              </w:r>
            </w:ins>
          </w:p>
          <w:p w14:paraId="0EF427C1" w14:textId="77777777" w:rsidR="00225EB1" w:rsidRPr="007036CE" w:rsidRDefault="00225EB1" w:rsidP="00225EB1">
            <w:pPr>
              <w:pStyle w:val="GOSTTablenorm"/>
              <w:rPr>
                <w:ins w:id="10775" w:author="Сатлер Марина Викторовна" w:date="2024-07-08T10:48:00Z"/>
              </w:rPr>
            </w:pPr>
          </w:p>
          <w:p w14:paraId="47A5C6FE" w14:textId="77777777" w:rsidR="00225EB1" w:rsidRPr="007036CE" w:rsidRDefault="00225EB1" w:rsidP="001049F9">
            <w:pPr>
              <w:pStyle w:val="GOSTTablenorm"/>
              <w:rPr>
                <w:ins w:id="10776" w:author="Сатлер Марина Викторовна" w:date="2024-07-08T10:48:00Z"/>
                <w:szCs w:val="22"/>
              </w:rPr>
            </w:pPr>
            <w:ins w:id="10777" w:author="Сатлер Марина Викторовна" w:date="2024-07-08T10:48:00Z">
              <w:r w:rsidRPr="007036CE">
                <w:t>Если значение признака «НБЦ» соответствует «1», то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2"/>
                </w:rPr>
                <w:t>SUM_</w:t>
              </w:r>
            </w:ins>
            <w:ins w:id="10778" w:author="Сатлер Марина Викторовна" w:date="2024-07-08T10:57:00Z">
              <w:r w:rsidR="009712FE" w:rsidRPr="007036CE">
                <w:rPr>
                  <w:szCs w:val="22"/>
                </w:rPr>
                <w:t>1</w:t>
              </w:r>
            </w:ins>
            <w:ins w:id="10779" w:author="Сатлер Марина Викторовна" w:date="2024-07-08T14:19:00Z">
              <w:r w:rsidR="001049F9" w:rsidRPr="007036CE">
                <w:rPr>
                  <w:szCs w:val="22"/>
                </w:rPr>
                <w:t>.</w:t>
              </w:r>
            </w:ins>
          </w:p>
          <w:p w14:paraId="3DCFE91A" w14:textId="77777777" w:rsidR="00225EB1" w:rsidRPr="007036CE" w:rsidRDefault="00225EB1" w:rsidP="00194707">
            <w:pPr>
              <w:pStyle w:val="GOSTTablenorm"/>
              <w:rPr>
                <w:ins w:id="10780" w:author="Сатлер Марина Викторовна" w:date="2024-07-08T10:48:00Z"/>
                <w:szCs w:val="22"/>
              </w:rPr>
            </w:pPr>
          </w:p>
          <w:p w14:paraId="6C2E6CE6" w14:textId="638BEF02" w:rsidR="00194707" w:rsidRPr="007036CE" w:rsidRDefault="00194707" w:rsidP="00194707">
            <w:pPr>
              <w:pStyle w:val="GOSTTablenorm"/>
            </w:pPr>
            <w:r w:rsidRPr="007036CE">
              <w:rPr>
                <w:szCs w:val="22"/>
              </w:rPr>
              <w:t xml:space="preserve">Сумма передается в единицах валюты с точностью 2 знака после запятой </w:t>
            </w:r>
            <w:r w:rsidR="00CC2920" w:rsidRPr="007036CE">
              <w:t>–</w:t>
            </w:r>
            <w:r w:rsidRPr="007036CE">
              <w:rPr>
                <w:szCs w:val="22"/>
              </w:rPr>
              <w:t xml:space="preserve"> необходимо конвертировать в минимальные единицы валюты (для данного типа документов умножить на 100)</w:t>
            </w:r>
          </w:p>
        </w:tc>
      </w:tr>
      <w:tr w:rsidR="00362A6C" w:rsidRPr="007036CE" w14:paraId="598240DD" w14:textId="77777777" w:rsidTr="00B0621B">
        <w:tc>
          <w:tcPr>
            <w:tcW w:w="1115" w:type="pct"/>
          </w:tcPr>
          <w:p w14:paraId="4F63C0B1" w14:textId="77777777" w:rsidR="00362A6C" w:rsidRPr="007036CE" w:rsidRDefault="00362A6C" w:rsidP="00362A6C">
            <w:pPr>
              <w:pStyle w:val="GOSTTablenorm"/>
            </w:pPr>
            <w:ins w:id="10781" w:author="Куклина Ю.В." w:date="2024-07-09T12:27:00Z">
              <w:r w:rsidRPr="007036CE">
                <w:t>Сумма_текущий_руб_5%</w:t>
              </w:r>
            </w:ins>
          </w:p>
        </w:tc>
        <w:tc>
          <w:tcPr>
            <w:tcW w:w="286" w:type="pct"/>
          </w:tcPr>
          <w:p w14:paraId="40E42037" w14:textId="77777777" w:rsidR="00362A6C" w:rsidRPr="007036CE" w:rsidRDefault="00362A6C" w:rsidP="00362A6C">
            <w:pPr>
              <w:pStyle w:val="GOSTTablenorm"/>
              <w:rPr>
                <w:szCs w:val="22"/>
              </w:rPr>
            </w:pPr>
            <w:ins w:id="10782" w:author="Куклина Ю.В." w:date="2024-07-09T12:27:00Z">
              <w:r w:rsidRPr="007036CE">
                <w:t>Да</w:t>
              </w:r>
            </w:ins>
          </w:p>
        </w:tc>
        <w:tc>
          <w:tcPr>
            <w:tcW w:w="1115" w:type="pct"/>
          </w:tcPr>
          <w:p w14:paraId="0AB4B6A0" w14:textId="77777777" w:rsidR="00362A6C" w:rsidRPr="007036CE" w:rsidRDefault="00362A6C" w:rsidP="00362A6C">
            <w:pPr>
              <w:pStyle w:val="GOSTTablenorm"/>
            </w:pPr>
            <w:ins w:id="10783" w:author="Куклина Ю.В." w:date="2024-07-09T12:27:00Z">
              <w:r w:rsidRPr="007036CE">
                <w:t>Сумма на текущий год 5%</w:t>
              </w:r>
            </w:ins>
          </w:p>
        </w:tc>
        <w:tc>
          <w:tcPr>
            <w:tcW w:w="1115" w:type="pct"/>
          </w:tcPr>
          <w:p w14:paraId="51CEC708" w14:textId="77777777" w:rsidR="00362A6C" w:rsidRPr="007036CE" w:rsidRDefault="00362A6C" w:rsidP="00362A6C">
            <w:pPr>
              <w:pStyle w:val="GOSTTablenorm"/>
              <w:rPr>
                <w:b/>
                <w:szCs w:val="24"/>
                <w:lang w:val="en-US"/>
              </w:rPr>
            </w:pPr>
            <w:ins w:id="10784" w:author="Куклина Ю.В." w:date="2024-07-09T12:27:00Z">
              <w:r w:rsidRPr="007036CE">
                <w:rPr>
                  <w:b/>
                  <w:szCs w:val="24"/>
                  <w:lang w:val="en-US"/>
                </w:rPr>
                <w:t>SECTION_1</w:t>
              </w:r>
              <w:r w:rsidRPr="007036CE">
                <w:rPr>
                  <w:b/>
                  <w:szCs w:val="24"/>
                </w:rPr>
                <w:t>:</w:t>
              </w:r>
              <w:r w:rsidRPr="007036CE">
                <w:t>SUM5_1</w:t>
              </w:r>
            </w:ins>
          </w:p>
        </w:tc>
        <w:tc>
          <w:tcPr>
            <w:tcW w:w="1369" w:type="pct"/>
          </w:tcPr>
          <w:p w14:paraId="04B64C83" w14:textId="77777777" w:rsidR="00362A6C" w:rsidRPr="007036CE" w:rsidRDefault="00362A6C" w:rsidP="00362A6C">
            <w:pPr>
              <w:pStyle w:val="GOSTTablenorm"/>
              <w:rPr>
                <w:ins w:id="10785" w:author="Куклина Ю.В." w:date="2024-07-09T12:27:00Z"/>
                <w:szCs w:val="22"/>
              </w:rPr>
            </w:pPr>
            <w:ins w:id="10786" w:author="Куклина Ю.В." w:date="2024-07-09T12:27:00Z">
              <w:r w:rsidRPr="007036CE">
                <w:t>Если значение признака «НБЦ» соответствует «0», то заполняется согласно из тега</w:t>
              </w:r>
              <w:r w:rsidRPr="007036CE">
                <w:rPr>
                  <w:b/>
                  <w:szCs w:val="24"/>
                </w:rPr>
                <w:t xml:space="preserve"> </w:t>
              </w:r>
              <w:r w:rsidRPr="007036CE">
                <w:rPr>
                  <w:b/>
                  <w:szCs w:val="24"/>
                  <w:lang w:val="en-US"/>
                </w:rPr>
                <w:t>SECTION</w:t>
              </w:r>
              <w:r w:rsidRPr="007036CE">
                <w:rPr>
                  <w:b/>
                  <w:szCs w:val="24"/>
                </w:rPr>
                <w:t>_1:</w:t>
              </w:r>
              <w:r w:rsidRPr="007036CE">
                <w:t xml:space="preserve"> SUM5_1</w:t>
              </w:r>
              <w:r w:rsidRPr="007036CE">
                <w:rPr>
                  <w:szCs w:val="22"/>
                </w:rPr>
                <w:t>.</w:t>
              </w:r>
            </w:ins>
          </w:p>
          <w:p w14:paraId="60A1DF75" w14:textId="77777777" w:rsidR="00362A6C" w:rsidRPr="007036CE" w:rsidRDefault="00362A6C" w:rsidP="00362A6C">
            <w:pPr>
              <w:pStyle w:val="GOSTTablenorm"/>
              <w:rPr>
                <w:ins w:id="10787" w:author="Куклина Ю.В." w:date="2024-07-09T12:27:00Z"/>
                <w:szCs w:val="22"/>
              </w:rPr>
            </w:pPr>
          </w:p>
          <w:p w14:paraId="3D06693D" w14:textId="77777777" w:rsidR="00362A6C" w:rsidRPr="007036CE" w:rsidRDefault="00362A6C" w:rsidP="00362A6C">
            <w:pPr>
              <w:pStyle w:val="GOSTTablenorm"/>
              <w:rPr>
                <w:ins w:id="10788" w:author="Куклина Ю.В." w:date="2024-07-09T12:27:00Z"/>
              </w:rPr>
            </w:pPr>
            <w:ins w:id="10789" w:author="Куклина Ю.В." w:date="2024-07-09T12:27:00Z">
              <w:r w:rsidRPr="007036CE">
                <w:lastRenderedPageBreak/>
                <w:t>Если значение признака «НБЦ» соответствует «1», то указывается «0».</w:t>
              </w:r>
            </w:ins>
          </w:p>
          <w:p w14:paraId="3A002BEB" w14:textId="77777777" w:rsidR="00362A6C" w:rsidRPr="007036CE" w:rsidRDefault="00362A6C" w:rsidP="00362A6C">
            <w:pPr>
              <w:pStyle w:val="GOSTTablenorm"/>
              <w:rPr>
                <w:ins w:id="10790" w:author="Куклина Ю.В." w:date="2024-07-09T12:27:00Z"/>
              </w:rPr>
            </w:pPr>
          </w:p>
          <w:p w14:paraId="33A19948" w14:textId="2EBC005F" w:rsidR="00362A6C" w:rsidRPr="007036CE" w:rsidRDefault="00362A6C" w:rsidP="00362A6C">
            <w:pPr>
              <w:pStyle w:val="GOSTTablenorm"/>
            </w:pPr>
            <w:ins w:id="10791" w:author="Куклина Ю.В." w:date="2024-07-09T12:27:00Z">
              <w:r w:rsidRPr="007036CE">
                <w:t xml:space="preserve">Сумма передается в единицах валюты с точностью 2 знака после запятой </w:t>
              </w:r>
            </w:ins>
            <w:r w:rsidR="00CC2920" w:rsidRPr="007036CE">
              <w:t>–</w:t>
            </w:r>
            <w:ins w:id="10792" w:author="Куклина Ю.В." w:date="2024-07-09T12:27:00Z">
              <w:r w:rsidRPr="007036CE">
                <w:t xml:space="preserve"> необходимо конвертировать в минимальные единицы валюты (для данного типа документов умножить на 100)</w:t>
              </w:r>
            </w:ins>
          </w:p>
        </w:tc>
      </w:tr>
      <w:tr w:rsidR="00362A6C" w:rsidRPr="007036CE" w14:paraId="74D25412" w14:textId="77777777" w:rsidTr="00B0621B">
        <w:tc>
          <w:tcPr>
            <w:tcW w:w="1115" w:type="pct"/>
          </w:tcPr>
          <w:p w14:paraId="74FF32BA" w14:textId="77777777" w:rsidR="00362A6C" w:rsidRPr="007036CE" w:rsidRDefault="00362A6C" w:rsidP="00362A6C">
            <w:pPr>
              <w:pStyle w:val="GOSTTablenorm"/>
            </w:pPr>
            <w:ins w:id="10793" w:author="Куклина Ю.В." w:date="2024-07-09T12:27:00Z">
              <w:r w:rsidRPr="007036CE">
                <w:lastRenderedPageBreak/>
                <w:t>Сумма_первый_плановый_руб_5%</w:t>
              </w:r>
            </w:ins>
          </w:p>
        </w:tc>
        <w:tc>
          <w:tcPr>
            <w:tcW w:w="286" w:type="pct"/>
          </w:tcPr>
          <w:p w14:paraId="7D49FE9B" w14:textId="77777777" w:rsidR="00362A6C" w:rsidRPr="007036CE" w:rsidRDefault="00362A6C" w:rsidP="00362A6C">
            <w:pPr>
              <w:pStyle w:val="GOSTTablenorm"/>
              <w:rPr>
                <w:szCs w:val="22"/>
              </w:rPr>
            </w:pPr>
            <w:ins w:id="10794" w:author="Куклина Ю.В." w:date="2024-07-09T12:27:00Z">
              <w:r w:rsidRPr="007036CE">
                <w:t>Да</w:t>
              </w:r>
            </w:ins>
          </w:p>
        </w:tc>
        <w:tc>
          <w:tcPr>
            <w:tcW w:w="1115" w:type="pct"/>
          </w:tcPr>
          <w:p w14:paraId="1AB97606" w14:textId="77777777" w:rsidR="00362A6C" w:rsidRPr="007036CE" w:rsidRDefault="00362A6C" w:rsidP="00D965FD">
            <w:pPr>
              <w:pStyle w:val="GOSTTablenorm"/>
            </w:pPr>
            <w:ins w:id="10795" w:author="Куклина Ю.В." w:date="2024-07-09T12:27:00Z">
              <w:r w:rsidRPr="007036CE">
                <w:t xml:space="preserve">Сумма на </w:t>
              </w:r>
              <w:del w:id="10796" w:author="Сатлер Марина Викторовна" w:date="2024-07-09T15:53:00Z">
                <w:r w:rsidRPr="007036CE" w:rsidDel="00D965FD">
                  <w:delText>текущий</w:delText>
                </w:r>
              </w:del>
            </w:ins>
            <w:ins w:id="10797" w:author="Сатлер Марина Викторовна" w:date="2024-07-09T15:53:00Z">
              <w:r w:rsidR="00D965FD" w:rsidRPr="007036CE">
                <w:t>первый</w:t>
              </w:r>
            </w:ins>
            <w:ins w:id="10798" w:author="Куклина Ю.В." w:date="2024-07-09T12:27:00Z">
              <w:r w:rsidRPr="007036CE">
                <w:t xml:space="preserve"> год </w:t>
              </w:r>
            </w:ins>
            <w:ins w:id="10799" w:author="Сатлер Марина Викторовна" w:date="2024-07-09T15:53:00Z">
              <w:r w:rsidR="00D965FD" w:rsidRPr="007036CE">
                <w:t xml:space="preserve">планового периода </w:t>
              </w:r>
            </w:ins>
            <w:ins w:id="10800" w:author="Куклина Ю.В." w:date="2024-07-09T12:27:00Z">
              <w:r w:rsidRPr="007036CE">
                <w:t>5%</w:t>
              </w:r>
            </w:ins>
          </w:p>
        </w:tc>
        <w:tc>
          <w:tcPr>
            <w:tcW w:w="1115" w:type="pct"/>
          </w:tcPr>
          <w:p w14:paraId="57F18571" w14:textId="77777777" w:rsidR="00362A6C" w:rsidRPr="007036CE" w:rsidRDefault="00362A6C" w:rsidP="00362A6C">
            <w:pPr>
              <w:pStyle w:val="GOSTTablenorm"/>
              <w:rPr>
                <w:b/>
                <w:szCs w:val="24"/>
                <w:lang w:val="en-US"/>
              </w:rPr>
            </w:pPr>
            <w:ins w:id="10801" w:author="Куклина Ю.В." w:date="2024-07-09T12:27:00Z">
              <w:r w:rsidRPr="007036CE">
                <w:rPr>
                  <w:b/>
                  <w:szCs w:val="24"/>
                  <w:lang w:val="en-US"/>
                </w:rPr>
                <w:t>SECTION_1</w:t>
              </w:r>
              <w:r w:rsidRPr="007036CE">
                <w:rPr>
                  <w:b/>
                  <w:szCs w:val="24"/>
                </w:rPr>
                <w:t>:</w:t>
              </w:r>
              <w:r w:rsidRPr="007036CE">
                <w:t>SUM5_1</w:t>
              </w:r>
            </w:ins>
          </w:p>
        </w:tc>
        <w:tc>
          <w:tcPr>
            <w:tcW w:w="1369" w:type="pct"/>
          </w:tcPr>
          <w:p w14:paraId="679921E8" w14:textId="77777777" w:rsidR="00362A6C" w:rsidRPr="007036CE" w:rsidRDefault="00362A6C" w:rsidP="00362A6C">
            <w:pPr>
              <w:pStyle w:val="GOSTTablenorm"/>
              <w:rPr>
                <w:ins w:id="10802" w:author="Куклина Ю.В." w:date="2024-07-09T12:27:00Z"/>
                <w:szCs w:val="22"/>
              </w:rPr>
            </w:pPr>
            <w:ins w:id="10803" w:author="Куклина Ю.В." w:date="2024-07-09T12:27:00Z">
              <w:r w:rsidRPr="007036CE">
                <w:t>Если значение признака «НБЦ» соответствует «0»,</w:t>
              </w:r>
            </w:ins>
            <w:ins w:id="10804" w:author="Куклина Ю.В." w:date="2024-07-09T12:28:00Z">
              <w:r w:rsidRPr="007036CE">
                <w:t xml:space="preserve"> </w:t>
              </w:r>
            </w:ins>
            <w:ins w:id="10805" w:author="Куклина Ю.В." w:date="2024-07-09T12:27:00Z">
              <w:r w:rsidRPr="007036CE">
                <w:t>то указывается «0».</w:t>
              </w:r>
            </w:ins>
          </w:p>
          <w:p w14:paraId="78B6A3A9" w14:textId="77777777" w:rsidR="00362A6C" w:rsidRPr="007036CE" w:rsidRDefault="00362A6C" w:rsidP="00362A6C">
            <w:pPr>
              <w:pStyle w:val="GOSTTablenorm"/>
              <w:rPr>
                <w:ins w:id="10806" w:author="Куклина Ю.В." w:date="2024-07-09T12:27:00Z"/>
                <w:szCs w:val="22"/>
              </w:rPr>
            </w:pPr>
          </w:p>
          <w:p w14:paraId="11B17732" w14:textId="77777777" w:rsidR="00362A6C" w:rsidRPr="007036CE" w:rsidRDefault="00362A6C" w:rsidP="00362A6C">
            <w:pPr>
              <w:pStyle w:val="GOSTTablenorm"/>
              <w:rPr>
                <w:ins w:id="10807" w:author="Куклина Ю.В." w:date="2024-07-09T12:27:00Z"/>
              </w:rPr>
            </w:pPr>
            <w:ins w:id="10808" w:author="Куклина Ю.В." w:date="2024-07-09T12:27:00Z">
              <w:r w:rsidRPr="007036CE">
                <w:t>Если значение признака «НБЦ» соответствует «1», то заполняется из тега</w:t>
              </w:r>
              <w:r w:rsidRPr="007036CE">
                <w:rPr>
                  <w:b/>
                  <w:szCs w:val="24"/>
                </w:rPr>
                <w:t xml:space="preserve"> </w:t>
              </w:r>
              <w:r w:rsidRPr="007036CE">
                <w:rPr>
                  <w:b/>
                  <w:szCs w:val="24"/>
                  <w:lang w:val="en-US"/>
                </w:rPr>
                <w:t>SECTION</w:t>
              </w:r>
              <w:r w:rsidRPr="007036CE">
                <w:rPr>
                  <w:b/>
                  <w:szCs w:val="24"/>
                </w:rPr>
                <w:t>_1:</w:t>
              </w:r>
              <w:r w:rsidRPr="007036CE">
                <w:t xml:space="preserve"> SUM5_1.</w:t>
              </w:r>
            </w:ins>
          </w:p>
          <w:p w14:paraId="603662BF" w14:textId="77777777" w:rsidR="00362A6C" w:rsidRPr="007036CE" w:rsidRDefault="00362A6C" w:rsidP="00362A6C">
            <w:pPr>
              <w:pStyle w:val="GOSTTablenorm"/>
              <w:rPr>
                <w:ins w:id="10809" w:author="Куклина Ю.В." w:date="2024-07-09T12:27:00Z"/>
              </w:rPr>
            </w:pPr>
          </w:p>
          <w:p w14:paraId="21773253" w14:textId="747E4722" w:rsidR="00362A6C" w:rsidRPr="007036CE" w:rsidRDefault="00362A6C" w:rsidP="00362A6C">
            <w:pPr>
              <w:pStyle w:val="GOSTTablenorm"/>
            </w:pPr>
            <w:ins w:id="10810" w:author="Куклина Ю.В." w:date="2024-07-09T12:27:00Z">
              <w:r w:rsidRPr="007036CE">
                <w:t xml:space="preserve">Сумма передается в единицах валюты с точностью 2 знака после запятой </w:t>
              </w:r>
            </w:ins>
            <w:r w:rsidR="00CC2920" w:rsidRPr="007036CE">
              <w:t>–</w:t>
            </w:r>
            <w:ins w:id="10811" w:author="Куклина Ю.В." w:date="2024-07-09T12:27:00Z">
              <w:r w:rsidRPr="007036CE">
                <w:t xml:space="preserve"> необходимо конвертировать в минимальные единицы валюты (для данного типа документов умножить на 100)</w:t>
              </w:r>
            </w:ins>
          </w:p>
        </w:tc>
      </w:tr>
    </w:tbl>
    <w:p w14:paraId="43F0200A" w14:textId="03F658E1" w:rsidR="004A4262" w:rsidRPr="007036CE" w:rsidRDefault="004A4262" w:rsidP="004A4262">
      <w:pPr>
        <w:pStyle w:val="GOSTNameTable"/>
      </w:pPr>
      <w:r w:rsidRPr="007036CE">
        <w:rPr>
          <w:noProof/>
        </w:rPr>
        <w:fldChar w:fldCharType="begin"/>
      </w:r>
      <w:r w:rsidRPr="007036CE">
        <w:rPr>
          <w:noProof/>
        </w:rPr>
        <w:instrText xml:space="preserve"> SEQ Таблица \* ARABIC </w:instrText>
      </w:r>
      <w:r w:rsidRPr="007036CE">
        <w:rPr>
          <w:noProof/>
        </w:rPr>
        <w:fldChar w:fldCharType="separate"/>
      </w:r>
      <w:bookmarkStart w:id="10812" w:name="_Toc222928043"/>
      <w:r w:rsidR="00BD74E1">
        <w:rPr>
          <w:noProof/>
        </w:rPr>
        <w:t>70</w:t>
      </w:r>
      <w:r w:rsidRPr="007036CE">
        <w:rPr>
          <w:noProof/>
        </w:rPr>
        <w:fldChar w:fldCharType="end"/>
      </w:r>
      <w:r w:rsidRPr="007036CE">
        <w:t xml:space="preserve"> </w:t>
      </w:r>
      <w:r w:rsidR="00D9309A" w:rsidRPr="007036CE">
        <w:t>–</w:t>
      </w:r>
      <w:r w:rsidRPr="007036CE">
        <w:t xml:space="preserve"> Перечень атрибутов, соответствующих типу документа «Решение об отмене предельных объемов оплаты денежных обязательств» (ф.0501094) DBD_DecCancelPOFR</w:t>
      </w:r>
      <w:bookmarkEnd w:id="10812"/>
    </w:p>
    <w:tbl>
      <w:tblPr>
        <w:tblStyle w:val="GOSTTable"/>
        <w:tblW w:w="5000" w:type="pct"/>
        <w:tblLayout w:type="fixed"/>
        <w:tblLook w:val="07E0" w:firstRow="1" w:lastRow="1" w:firstColumn="1" w:lastColumn="1" w:noHBand="1" w:noVBand="1"/>
      </w:tblPr>
      <w:tblGrid>
        <w:gridCol w:w="3515"/>
        <w:gridCol w:w="902"/>
        <w:gridCol w:w="3514"/>
        <w:gridCol w:w="3514"/>
        <w:gridCol w:w="4315"/>
      </w:tblGrid>
      <w:tr w:rsidR="004A4262" w:rsidRPr="007036CE" w14:paraId="2C87B239" w14:textId="77777777" w:rsidTr="004A4262">
        <w:trPr>
          <w:cnfStyle w:val="100000000000" w:firstRow="1" w:lastRow="0" w:firstColumn="0" w:lastColumn="0" w:oddVBand="0" w:evenVBand="0" w:oddHBand="0" w:evenHBand="0" w:firstRowFirstColumn="0" w:firstRowLastColumn="0" w:lastRowFirstColumn="0" w:lastRowLastColumn="0"/>
        </w:trPr>
        <w:tc>
          <w:tcPr>
            <w:tcW w:w="1115" w:type="pct"/>
            <w:hideMark/>
          </w:tcPr>
          <w:p w14:paraId="6E09EFE1" w14:textId="77777777" w:rsidR="004A4262" w:rsidRPr="007036CE" w:rsidRDefault="004A4262" w:rsidP="004A4262">
            <w:pPr>
              <w:pStyle w:val="GOSTTableHead"/>
              <w:rPr>
                <w:szCs w:val="22"/>
              </w:rPr>
            </w:pPr>
            <w:r w:rsidRPr="007036CE">
              <w:rPr>
                <w:szCs w:val="22"/>
              </w:rPr>
              <w:t>Наименование атрибута</w:t>
            </w:r>
          </w:p>
        </w:tc>
        <w:tc>
          <w:tcPr>
            <w:tcW w:w="286" w:type="pct"/>
            <w:hideMark/>
          </w:tcPr>
          <w:p w14:paraId="0E447930" w14:textId="77777777" w:rsidR="004A4262" w:rsidRPr="007036CE" w:rsidRDefault="004A4262" w:rsidP="004A4262">
            <w:pPr>
              <w:pStyle w:val="GOSTTableHead"/>
              <w:rPr>
                <w:szCs w:val="22"/>
              </w:rPr>
            </w:pPr>
            <w:r w:rsidRPr="007036CE">
              <w:rPr>
                <w:szCs w:val="22"/>
              </w:rPr>
              <w:t>Вычисляемый атрибут</w:t>
            </w:r>
          </w:p>
        </w:tc>
        <w:tc>
          <w:tcPr>
            <w:tcW w:w="1115" w:type="pct"/>
            <w:hideMark/>
          </w:tcPr>
          <w:p w14:paraId="73E9D005" w14:textId="77777777" w:rsidR="004A4262" w:rsidRPr="007036CE" w:rsidRDefault="004A4262" w:rsidP="004A4262">
            <w:pPr>
              <w:pStyle w:val="GOSTTableHead"/>
              <w:rPr>
                <w:szCs w:val="22"/>
              </w:rPr>
            </w:pPr>
            <w:r w:rsidRPr="007036CE">
              <w:rPr>
                <w:szCs w:val="22"/>
              </w:rPr>
              <w:t>Описание атрибута</w:t>
            </w:r>
          </w:p>
        </w:tc>
        <w:tc>
          <w:tcPr>
            <w:tcW w:w="1115" w:type="pct"/>
            <w:hideMark/>
          </w:tcPr>
          <w:p w14:paraId="6BDE48C0" w14:textId="77777777" w:rsidR="004A4262" w:rsidRPr="007036CE" w:rsidRDefault="004A4262" w:rsidP="004A4262">
            <w:pPr>
              <w:pStyle w:val="GOSTTableHead"/>
              <w:rPr>
                <w:szCs w:val="22"/>
              </w:rPr>
            </w:pPr>
            <w:r w:rsidRPr="007036CE">
              <w:rPr>
                <w:szCs w:val="22"/>
              </w:rPr>
              <w:t>Реквизит документа (наименование тега)</w:t>
            </w:r>
          </w:p>
        </w:tc>
        <w:tc>
          <w:tcPr>
            <w:tcW w:w="1369" w:type="pct"/>
            <w:hideMark/>
          </w:tcPr>
          <w:p w14:paraId="4999CE2F" w14:textId="77777777" w:rsidR="004A4262" w:rsidRPr="007036CE" w:rsidRDefault="004A4262" w:rsidP="004A4262">
            <w:pPr>
              <w:pStyle w:val="GOSTTableHead"/>
              <w:rPr>
                <w:szCs w:val="22"/>
              </w:rPr>
            </w:pPr>
            <w:r w:rsidRPr="007036CE">
              <w:rPr>
                <w:szCs w:val="22"/>
              </w:rPr>
              <w:t>Алгоритм вычисления</w:t>
            </w:r>
          </w:p>
        </w:tc>
      </w:tr>
      <w:tr w:rsidR="004A4262" w:rsidRPr="007036CE" w14:paraId="1E69A763" w14:textId="77777777" w:rsidTr="004A4262">
        <w:tc>
          <w:tcPr>
            <w:tcW w:w="1115" w:type="pct"/>
          </w:tcPr>
          <w:p w14:paraId="6CCD03AE" w14:textId="77777777" w:rsidR="004A4262" w:rsidRPr="007036CE" w:rsidRDefault="004A4262" w:rsidP="004A4262">
            <w:pPr>
              <w:pStyle w:val="GOSTTablenorm"/>
              <w:rPr>
                <w:szCs w:val="22"/>
                <w:lang w:val="en-US"/>
              </w:rPr>
            </w:pPr>
            <w:r w:rsidRPr="007036CE">
              <w:rPr>
                <w:szCs w:val="22"/>
              </w:rPr>
              <w:t>Номер_документа</w:t>
            </w:r>
            <w:r w:rsidRPr="007036CE">
              <w:rPr>
                <w:szCs w:val="22"/>
                <w:lang w:val="en-US"/>
              </w:rPr>
              <w:t>*</w:t>
            </w:r>
          </w:p>
        </w:tc>
        <w:tc>
          <w:tcPr>
            <w:tcW w:w="286" w:type="pct"/>
          </w:tcPr>
          <w:p w14:paraId="10131549" w14:textId="77777777" w:rsidR="004A4262" w:rsidRPr="007036CE" w:rsidRDefault="004A4262" w:rsidP="004A4262">
            <w:pPr>
              <w:pStyle w:val="GOSTTablenorm"/>
              <w:rPr>
                <w:szCs w:val="22"/>
              </w:rPr>
            </w:pPr>
            <w:r w:rsidRPr="007036CE">
              <w:rPr>
                <w:szCs w:val="22"/>
              </w:rPr>
              <w:t>Нет</w:t>
            </w:r>
          </w:p>
        </w:tc>
        <w:tc>
          <w:tcPr>
            <w:tcW w:w="1115" w:type="pct"/>
          </w:tcPr>
          <w:p w14:paraId="47245AB9" w14:textId="77777777" w:rsidR="004A4262" w:rsidRPr="007036CE" w:rsidRDefault="004A4262" w:rsidP="004A4262">
            <w:pPr>
              <w:pStyle w:val="GOSTTablenorm"/>
              <w:rPr>
                <w:szCs w:val="22"/>
              </w:rPr>
            </w:pPr>
            <w:r w:rsidRPr="007036CE">
              <w:rPr>
                <w:szCs w:val="22"/>
              </w:rPr>
              <w:t>Номер документа</w:t>
            </w:r>
          </w:p>
        </w:tc>
        <w:tc>
          <w:tcPr>
            <w:tcW w:w="1115" w:type="pct"/>
          </w:tcPr>
          <w:p w14:paraId="58B956CE" w14:textId="77777777" w:rsidR="004A4262" w:rsidRPr="007036CE" w:rsidRDefault="004A4262" w:rsidP="004A4262">
            <w:pPr>
              <w:pStyle w:val="GOSTTablenorm"/>
              <w:rPr>
                <w:szCs w:val="22"/>
              </w:rPr>
            </w:pPr>
            <w:r w:rsidRPr="007036CE">
              <w:rPr>
                <w:szCs w:val="22"/>
                <w:lang w:val="en-US"/>
              </w:rPr>
              <w:t>NUM_DOC</w:t>
            </w:r>
          </w:p>
        </w:tc>
        <w:tc>
          <w:tcPr>
            <w:tcW w:w="1369" w:type="pct"/>
          </w:tcPr>
          <w:p w14:paraId="5943F061" w14:textId="77777777" w:rsidR="004A4262" w:rsidRPr="007036CE" w:rsidRDefault="004A4262" w:rsidP="004A4262">
            <w:pPr>
              <w:pStyle w:val="GOSTTablenorm"/>
            </w:pPr>
            <w:r w:rsidRPr="007036CE">
              <w:t>-</w:t>
            </w:r>
          </w:p>
        </w:tc>
      </w:tr>
      <w:tr w:rsidR="004A4262" w:rsidRPr="007036CE" w14:paraId="0FFE0F0F" w14:textId="77777777" w:rsidTr="004A4262">
        <w:tc>
          <w:tcPr>
            <w:tcW w:w="1115" w:type="pct"/>
          </w:tcPr>
          <w:p w14:paraId="564734E4" w14:textId="77777777" w:rsidR="004A4262" w:rsidRPr="007036CE" w:rsidRDefault="004A4262" w:rsidP="004A4262">
            <w:pPr>
              <w:pStyle w:val="GOSTTablenorm"/>
              <w:rPr>
                <w:szCs w:val="22"/>
              </w:rPr>
            </w:pPr>
            <w:r w:rsidRPr="007036CE">
              <w:rPr>
                <w:szCs w:val="22"/>
              </w:rPr>
              <w:lastRenderedPageBreak/>
              <w:t>Дата_документа</w:t>
            </w:r>
            <w:r w:rsidRPr="007036CE">
              <w:rPr>
                <w:szCs w:val="22"/>
                <w:lang w:val="en-US"/>
              </w:rPr>
              <w:t>*</w:t>
            </w:r>
          </w:p>
        </w:tc>
        <w:tc>
          <w:tcPr>
            <w:tcW w:w="286" w:type="pct"/>
          </w:tcPr>
          <w:p w14:paraId="04C4E3F3" w14:textId="77777777" w:rsidR="004A4262" w:rsidRPr="007036CE" w:rsidRDefault="004A4262" w:rsidP="004A4262">
            <w:pPr>
              <w:pStyle w:val="GOSTTablenorm"/>
              <w:rPr>
                <w:szCs w:val="22"/>
              </w:rPr>
            </w:pPr>
            <w:r w:rsidRPr="007036CE">
              <w:rPr>
                <w:szCs w:val="22"/>
              </w:rPr>
              <w:t>Нет</w:t>
            </w:r>
          </w:p>
        </w:tc>
        <w:tc>
          <w:tcPr>
            <w:tcW w:w="1115" w:type="pct"/>
          </w:tcPr>
          <w:p w14:paraId="1069A1F2" w14:textId="77777777" w:rsidR="004A4262" w:rsidRPr="007036CE" w:rsidRDefault="004A4262" w:rsidP="004A4262">
            <w:pPr>
              <w:pStyle w:val="GOSTTablenorm"/>
              <w:rPr>
                <w:szCs w:val="22"/>
              </w:rPr>
            </w:pPr>
            <w:r w:rsidRPr="007036CE">
              <w:rPr>
                <w:szCs w:val="22"/>
              </w:rPr>
              <w:t>Дата документа</w:t>
            </w:r>
          </w:p>
        </w:tc>
        <w:tc>
          <w:tcPr>
            <w:tcW w:w="1115" w:type="pct"/>
          </w:tcPr>
          <w:p w14:paraId="3F766B06" w14:textId="77777777" w:rsidR="004A4262" w:rsidRPr="007036CE" w:rsidRDefault="004A4262" w:rsidP="004A4262">
            <w:pPr>
              <w:pStyle w:val="GOSTTablenorm"/>
              <w:rPr>
                <w:szCs w:val="22"/>
                <w:lang w:val="en-US"/>
              </w:rPr>
            </w:pPr>
            <w:r w:rsidRPr="007036CE">
              <w:rPr>
                <w:szCs w:val="22"/>
                <w:lang w:val="en-US"/>
              </w:rPr>
              <w:t>DATE_DOC</w:t>
            </w:r>
          </w:p>
        </w:tc>
        <w:tc>
          <w:tcPr>
            <w:tcW w:w="1369" w:type="pct"/>
          </w:tcPr>
          <w:p w14:paraId="3CF4A22B" w14:textId="77777777" w:rsidR="004A4262" w:rsidRPr="007036CE" w:rsidRDefault="004A4262" w:rsidP="004A4262">
            <w:pPr>
              <w:pStyle w:val="GOSTTablenorm"/>
            </w:pPr>
            <w:r w:rsidRPr="007036CE">
              <w:t>-</w:t>
            </w:r>
          </w:p>
        </w:tc>
      </w:tr>
      <w:tr w:rsidR="004A4262" w:rsidRPr="007036CE" w14:paraId="656C8C7A" w14:textId="77777777" w:rsidTr="004A4262">
        <w:tc>
          <w:tcPr>
            <w:tcW w:w="1115" w:type="pct"/>
          </w:tcPr>
          <w:p w14:paraId="20947836" w14:textId="77777777" w:rsidR="004A4262" w:rsidRPr="007036CE" w:rsidRDefault="004A4262" w:rsidP="004A4262">
            <w:pPr>
              <w:pStyle w:val="GOSTTablenorm"/>
              <w:rPr>
                <w:szCs w:val="22"/>
              </w:rPr>
            </w:pPr>
            <w:r w:rsidRPr="007036CE">
              <w:rPr>
                <w:szCs w:val="22"/>
              </w:rPr>
              <w:t>Вид_документа</w:t>
            </w:r>
          </w:p>
        </w:tc>
        <w:tc>
          <w:tcPr>
            <w:tcW w:w="286" w:type="pct"/>
          </w:tcPr>
          <w:p w14:paraId="7AD46736" w14:textId="77777777" w:rsidR="004A4262" w:rsidRPr="007036CE" w:rsidRDefault="004A4262" w:rsidP="004A4262">
            <w:pPr>
              <w:pStyle w:val="GOSTTablenorm"/>
              <w:rPr>
                <w:szCs w:val="22"/>
              </w:rPr>
            </w:pPr>
            <w:r w:rsidRPr="007036CE">
              <w:t>Нет</w:t>
            </w:r>
          </w:p>
        </w:tc>
        <w:tc>
          <w:tcPr>
            <w:tcW w:w="1115" w:type="pct"/>
          </w:tcPr>
          <w:p w14:paraId="41887A47" w14:textId="77777777" w:rsidR="004A4262" w:rsidRPr="007036CE" w:rsidRDefault="004A4262" w:rsidP="004A4262">
            <w:pPr>
              <w:pStyle w:val="GOSTTablenorm"/>
              <w:rPr>
                <w:szCs w:val="22"/>
              </w:rPr>
            </w:pPr>
            <w:r w:rsidRPr="007036CE">
              <w:t>Вид документа</w:t>
            </w:r>
          </w:p>
        </w:tc>
        <w:tc>
          <w:tcPr>
            <w:tcW w:w="1115" w:type="pct"/>
          </w:tcPr>
          <w:p w14:paraId="2BC7D2C8" w14:textId="77777777" w:rsidR="004A4262" w:rsidRPr="007036CE" w:rsidRDefault="004A4262" w:rsidP="004A4262">
            <w:pPr>
              <w:pStyle w:val="GOSTTablenorm"/>
              <w:rPr>
                <w:szCs w:val="22"/>
                <w:lang w:val="en-US"/>
              </w:rPr>
            </w:pPr>
            <w:r w:rsidRPr="007036CE">
              <w:rPr>
                <w:szCs w:val="22"/>
                <w:lang w:val="en-US"/>
              </w:rPr>
              <w:t>DOC_TYPE</w:t>
            </w:r>
          </w:p>
        </w:tc>
        <w:tc>
          <w:tcPr>
            <w:tcW w:w="1369" w:type="pct"/>
          </w:tcPr>
          <w:p w14:paraId="2BEE0618" w14:textId="77777777" w:rsidR="004A4262" w:rsidRPr="007036CE" w:rsidRDefault="004A4262" w:rsidP="004A4262">
            <w:pPr>
              <w:pStyle w:val="GOSTTablenorm"/>
            </w:pPr>
            <w:r w:rsidRPr="007036CE">
              <w:t>-</w:t>
            </w:r>
          </w:p>
        </w:tc>
      </w:tr>
      <w:tr w:rsidR="004A4262" w:rsidRPr="007036CE" w14:paraId="5A74BCF7" w14:textId="77777777" w:rsidTr="004A4262">
        <w:tc>
          <w:tcPr>
            <w:tcW w:w="1115" w:type="pct"/>
          </w:tcPr>
          <w:p w14:paraId="10560249" w14:textId="77777777" w:rsidR="004A4262" w:rsidRPr="007036CE" w:rsidRDefault="004A4262" w:rsidP="004A4262">
            <w:pPr>
              <w:pStyle w:val="GOSTTablenorm"/>
              <w:rPr>
                <w:szCs w:val="22"/>
              </w:rPr>
            </w:pPr>
            <w:r w:rsidRPr="007036CE">
              <w:rPr>
                <w:szCs w:val="22"/>
              </w:rPr>
              <w:t>Уровень_конфиденциальности</w:t>
            </w:r>
          </w:p>
        </w:tc>
        <w:tc>
          <w:tcPr>
            <w:tcW w:w="286" w:type="pct"/>
          </w:tcPr>
          <w:p w14:paraId="4EA25574" w14:textId="77777777" w:rsidR="004A4262" w:rsidRPr="007036CE" w:rsidRDefault="004A4262" w:rsidP="004A4262">
            <w:pPr>
              <w:pStyle w:val="GOSTTablenorm"/>
            </w:pPr>
            <w:r w:rsidRPr="007036CE">
              <w:rPr>
                <w:szCs w:val="22"/>
              </w:rPr>
              <w:t>Нет</w:t>
            </w:r>
          </w:p>
        </w:tc>
        <w:tc>
          <w:tcPr>
            <w:tcW w:w="1115" w:type="pct"/>
          </w:tcPr>
          <w:p w14:paraId="44B5200D" w14:textId="77777777" w:rsidR="004A4262" w:rsidRPr="007036CE" w:rsidRDefault="004A4262" w:rsidP="004A4262">
            <w:pPr>
              <w:pStyle w:val="GOSTTablenorm"/>
            </w:pPr>
            <w:r w:rsidRPr="007036CE">
              <w:rPr>
                <w:szCs w:val="22"/>
              </w:rPr>
              <w:t>Уровень конфиденциальности</w:t>
            </w:r>
          </w:p>
        </w:tc>
        <w:tc>
          <w:tcPr>
            <w:tcW w:w="1115" w:type="pct"/>
          </w:tcPr>
          <w:p w14:paraId="739B758D" w14:textId="77777777" w:rsidR="004A4262" w:rsidRPr="007036CE" w:rsidRDefault="004A4262" w:rsidP="004A4262">
            <w:pPr>
              <w:pStyle w:val="GOSTTablenorm"/>
              <w:rPr>
                <w:szCs w:val="22"/>
                <w:lang w:val="en-US"/>
              </w:rPr>
            </w:pPr>
            <w:r w:rsidRPr="007036CE">
              <w:rPr>
                <w:szCs w:val="22"/>
                <w:lang w:val="en-US"/>
              </w:rPr>
              <w:t>ACCESSLEVEL</w:t>
            </w:r>
          </w:p>
        </w:tc>
        <w:tc>
          <w:tcPr>
            <w:tcW w:w="1369" w:type="pct"/>
          </w:tcPr>
          <w:p w14:paraId="2DF99277" w14:textId="77777777" w:rsidR="004A4262" w:rsidRPr="007036CE" w:rsidRDefault="004A4262" w:rsidP="004A4262">
            <w:pPr>
              <w:pStyle w:val="GOSTTablenorm"/>
            </w:pPr>
            <w:r w:rsidRPr="007036CE">
              <w:rPr>
                <w:szCs w:val="22"/>
              </w:rPr>
              <w:t>-</w:t>
            </w:r>
          </w:p>
        </w:tc>
      </w:tr>
      <w:tr w:rsidR="004A4262" w:rsidRPr="007036CE" w14:paraId="5628C309" w14:textId="77777777" w:rsidTr="004A4262">
        <w:tc>
          <w:tcPr>
            <w:tcW w:w="1115" w:type="pct"/>
          </w:tcPr>
          <w:p w14:paraId="4B82327C" w14:textId="77777777" w:rsidR="004A4262" w:rsidRPr="007036CE" w:rsidRDefault="004A4262" w:rsidP="004A4262">
            <w:pPr>
              <w:pStyle w:val="GOSTTablenorm"/>
              <w:rPr>
                <w:szCs w:val="22"/>
              </w:rPr>
            </w:pPr>
            <w:r w:rsidRPr="007036CE">
              <w:rPr>
                <w:szCs w:val="22"/>
              </w:rPr>
              <w:t>Наименование_документа</w:t>
            </w:r>
          </w:p>
        </w:tc>
        <w:tc>
          <w:tcPr>
            <w:tcW w:w="286" w:type="pct"/>
          </w:tcPr>
          <w:p w14:paraId="5CD7A852" w14:textId="77777777" w:rsidR="004A4262" w:rsidRPr="007036CE" w:rsidRDefault="004A4262" w:rsidP="004A4262">
            <w:pPr>
              <w:pStyle w:val="GOSTTablenorm"/>
              <w:rPr>
                <w:szCs w:val="22"/>
              </w:rPr>
            </w:pPr>
            <w:r w:rsidRPr="007036CE">
              <w:rPr>
                <w:szCs w:val="22"/>
              </w:rPr>
              <w:t>Да</w:t>
            </w:r>
          </w:p>
        </w:tc>
        <w:tc>
          <w:tcPr>
            <w:tcW w:w="1115" w:type="pct"/>
          </w:tcPr>
          <w:p w14:paraId="5861337F" w14:textId="77777777" w:rsidR="004A4262" w:rsidRPr="007036CE" w:rsidRDefault="004A4262" w:rsidP="004A4262">
            <w:pPr>
              <w:pStyle w:val="GOSTTablenorm"/>
              <w:rPr>
                <w:szCs w:val="22"/>
              </w:rPr>
            </w:pPr>
            <w:r w:rsidRPr="007036CE">
              <w:rPr>
                <w:szCs w:val="22"/>
              </w:rPr>
              <w:t>Наименование документа</w:t>
            </w:r>
          </w:p>
        </w:tc>
        <w:tc>
          <w:tcPr>
            <w:tcW w:w="1115" w:type="pct"/>
          </w:tcPr>
          <w:p w14:paraId="24016395" w14:textId="77777777" w:rsidR="004A4262" w:rsidRPr="007036CE" w:rsidRDefault="004A4262" w:rsidP="004A4262">
            <w:pPr>
              <w:pStyle w:val="GOSTTablenorm"/>
              <w:rPr>
                <w:szCs w:val="22"/>
                <w:lang w:val="en-US"/>
              </w:rPr>
            </w:pPr>
            <w:r w:rsidRPr="007036CE">
              <w:rPr>
                <w:szCs w:val="22"/>
              </w:rPr>
              <w:t>-</w:t>
            </w:r>
          </w:p>
        </w:tc>
        <w:tc>
          <w:tcPr>
            <w:tcW w:w="1369" w:type="pct"/>
          </w:tcPr>
          <w:p w14:paraId="645619CD" w14:textId="77777777" w:rsidR="004A4262" w:rsidRPr="007036CE" w:rsidRDefault="004A4262" w:rsidP="004A4262">
            <w:pPr>
              <w:pStyle w:val="GOSTTablenorm"/>
              <w:rPr>
                <w:szCs w:val="22"/>
              </w:rPr>
            </w:pPr>
            <w:r w:rsidRPr="007036CE">
              <w:rPr>
                <w:szCs w:val="22"/>
              </w:rPr>
              <w:t>Наименование документа определяется по справочнику "Типы документов" с помощью значения атрибута Тип_документа (</w:t>
            </w:r>
            <w:r w:rsidRPr="007036CE">
              <w:rPr>
                <w:szCs w:val="22"/>
                <w:lang w:val="en-US"/>
              </w:rPr>
              <w:t>TypeDoc</w:t>
            </w:r>
            <w:r w:rsidRPr="007036CE">
              <w:rPr>
                <w:szCs w:val="22"/>
              </w:rPr>
              <w:t>) из заголовка запроса</w:t>
            </w:r>
          </w:p>
        </w:tc>
      </w:tr>
      <w:tr w:rsidR="004A4262" w:rsidRPr="007036CE" w14:paraId="3196687C" w14:textId="77777777" w:rsidTr="004A4262">
        <w:tc>
          <w:tcPr>
            <w:tcW w:w="1115" w:type="pct"/>
          </w:tcPr>
          <w:p w14:paraId="74CF09E2" w14:textId="77777777" w:rsidR="004A4262" w:rsidRPr="007036CE" w:rsidRDefault="004A4262" w:rsidP="004A4262">
            <w:pPr>
              <w:pStyle w:val="GOSTTablenorm"/>
              <w:rPr>
                <w:szCs w:val="22"/>
              </w:rPr>
            </w:pPr>
            <w:r w:rsidRPr="007036CE">
              <w:t>Код_валюты_учета</w:t>
            </w:r>
          </w:p>
        </w:tc>
        <w:tc>
          <w:tcPr>
            <w:tcW w:w="286" w:type="pct"/>
          </w:tcPr>
          <w:p w14:paraId="45BB063B" w14:textId="77777777" w:rsidR="004A4262" w:rsidRPr="007036CE" w:rsidRDefault="004A4262" w:rsidP="004A4262">
            <w:pPr>
              <w:pStyle w:val="GOSTTablenorm"/>
              <w:rPr>
                <w:szCs w:val="22"/>
              </w:rPr>
            </w:pPr>
            <w:r w:rsidRPr="007036CE">
              <w:rPr>
                <w:szCs w:val="22"/>
              </w:rPr>
              <w:t>Да</w:t>
            </w:r>
          </w:p>
        </w:tc>
        <w:tc>
          <w:tcPr>
            <w:tcW w:w="1115" w:type="pct"/>
          </w:tcPr>
          <w:p w14:paraId="32EAEB43" w14:textId="77777777" w:rsidR="004A4262" w:rsidRPr="007036CE" w:rsidRDefault="004A4262" w:rsidP="004A4262">
            <w:pPr>
              <w:pStyle w:val="GOSTTablenorm"/>
              <w:rPr>
                <w:szCs w:val="22"/>
              </w:rPr>
            </w:pPr>
            <w:r w:rsidRPr="007036CE">
              <w:t>Код валюты учета по ОКВ</w:t>
            </w:r>
          </w:p>
        </w:tc>
        <w:tc>
          <w:tcPr>
            <w:tcW w:w="1115" w:type="pct"/>
          </w:tcPr>
          <w:p w14:paraId="79503D68" w14:textId="77777777" w:rsidR="004A4262" w:rsidRPr="007036CE" w:rsidRDefault="004A4262" w:rsidP="004A4262">
            <w:pPr>
              <w:pStyle w:val="GOSTTablenorm"/>
              <w:rPr>
                <w:szCs w:val="22"/>
              </w:rPr>
            </w:pPr>
            <w:r w:rsidRPr="007036CE">
              <w:rPr>
                <w:szCs w:val="22"/>
              </w:rPr>
              <w:t>-</w:t>
            </w:r>
          </w:p>
        </w:tc>
        <w:tc>
          <w:tcPr>
            <w:tcW w:w="1369" w:type="pct"/>
          </w:tcPr>
          <w:p w14:paraId="1650B758" w14:textId="77777777" w:rsidR="004A4262" w:rsidRPr="007036CE" w:rsidRDefault="004A4262" w:rsidP="004A4262">
            <w:pPr>
              <w:pStyle w:val="GOSTTablenorm"/>
              <w:rPr>
                <w:szCs w:val="22"/>
              </w:rPr>
            </w:pPr>
            <w:r w:rsidRPr="007036CE">
              <w:rPr>
                <w:szCs w:val="22"/>
              </w:rPr>
              <w:t>Указывается значение «643»</w:t>
            </w:r>
          </w:p>
        </w:tc>
      </w:tr>
      <w:tr w:rsidR="004A4262" w:rsidRPr="007036CE" w14:paraId="09A1C648" w14:textId="77777777" w:rsidTr="004A4262">
        <w:tc>
          <w:tcPr>
            <w:tcW w:w="1115" w:type="pct"/>
          </w:tcPr>
          <w:p w14:paraId="72333BC1" w14:textId="77777777" w:rsidR="004A4262" w:rsidRPr="007036CE" w:rsidRDefault="004A4262" w:rsidP="004A4262">
            <w:pPr>
              <w:pStyle w:val="GOSTTablenorm"/>
            </w:pPr>
            <w:r w:rsidRPr="007036CE">
              <w:t>Код_валюты</w:t>
            </w:r>
          </w:p>
        </w:tc>
        <w:tc>
          <w:tcPr>
            <w:tcW w:w="286" w:type="pct"/>
          </w:tcPr>
          <w:p w14:paraId="32884BBB" w14:textId="77777777" w:rsidR="004A4262" w:rsidRPr="007036CE" w:rsidRDefault="004A4262" w:rsidP="004A4262">
            <w:pPr>
              <w:pStyle w:val="GOSTTablenorm"/>
              <w:rPr>
                <w:szCs w:val="22"/>
              </w:rPr>
            </w:pPr>
            <w:r w:rsidRPr="007036CE">
              <w:rPr>
                <w:szCs w:val="22"/>
              </w:rPr>
              <w:t>Да</w:t>
            </w:r>
          </w:p>
        </w:tc>
        <w:tc>
          <w:tcPr>
            <w:tcW w:w="1115" w:type="pct"/>
          </w:tcPr>
          <w:p w14:paraId="31CE1F13" w14:textId="77777777" w:rsidR="004A4262" w:rsidRPr="007036CE" w:rsidRDefault="004A4262" w:rsidP="004A4262">
            <w:pPr>
              <w:pStyle w:val="GOSTTablenorm"/>
            </w:pPr>
            <w:r w:rsidRPr="007036CE">
              <w:t>Код валюты по ОКВ</w:t>
            </w:r>
          </w:p>
        </w:tc>
        <w:tc>
          <w:tcPr>
            <w:tcW w:w="1115" w:type="pct"/>
          </w:tcPr>
          <w:p w14:paraId="4B8AE315" w14:textId="77777777" w:rsidR="004A4262" w:rsidRPr="007036CE" w:rsidRDefault="004A4262" w:rsidP="004A4262">
            <w:pPr>
              <w:pStyle w:val="GOSTTablenorm"/>
              <w:rPr>
                <w:szCs w:val="22"/>
              </w:rPr>
            </w:pPr>
            <w:r w:rsidRPr="007036CE">
              <w:rPr>
                <w:szCs w:val="22"/>
              </w:rPr>
              <w:t>-</w:t>
            </w:r>
          </w:p>
        </w:tc>
        <w:tc>
          <w:tcPr>
            <w:tcW w:w="1369" w:type="pct"/>
          </w:tcPr>
          <w:p w14:paraId="2A368BE6" w14:textId="77777777" w:rsidR="004A4262" w:rsidRPr="007036CE" w:rsidRDefault="004A4262" w:rsidP="004A4262">
            <w:pPr>
              <w:pStyle w:val="GOSTTablenorm"/>
              <w:rPr>
                <w:szCs w:val="22"/>
              </w:rPr>
            </w:pPr>
            <w:r w:rsidRPr="007036CE">
              <w:rPr>
                <w:szCs w:val="22"/>
              </w:rPr>
              <w:t>Указывается значение «643»</w:t>
            </w:r>
          </w:p>
        </w:tc>
      </w:tr>
      <w:tr w:rsidR="004A4262" w:rsidRPr="007036CE" w14:paraId="6E7A1D41" w14:textId="77777777" w:rsidTr="004A4262">
        <w:tc>
          <w:tcPr>
            <w:tcW w:w="1115" w:type="pct"/>
          </w:tcPr>
          <w:p w14:paraId="1E4075D3" w14:textId="77777777" w:rsidR="004A4262" w:rsidRPr="007036CE" w:rsidRDefault="004A4262" w:rsidP="004A4262">
            <w:pPr>
              <w:pStyle w:val="GOSTTablenorm"/>
              <w:rPr>
                <w:szCs w:val="22"/>
              </w:rPr>
            </w:pPr>
            <w:r w:rsidRPr="007036CE">
              <w:t>Наименование_операции</w:t>
            </w:r>
          </w:p>
        </w:tc>
        <w:tc>
          <w:tcPr>
            <w:tcW w:w="286" w:type="pct"/>
          </w:tcPr>
          <w:p w14:paraId="29F4E5F0" w14:textId="77777777" w:rsidR="004A4262" w:rsidRPr="007036CE" w:rsidRDefault="004A4262" w:rsidP="004A4262">
            <w:pPr>
              <w:pStyle w:val="GOSTTablenorm"/>
              <w:rPr>
                <w:szCs w:val="22"/>
              </w:rPr>
            </w:pPr>
            <w:r w:rsidRPr="007036CE">
              <w:rPr>
                <w:szCs w:val="22"/>
              </w:rPr>
              <w:t>Нет</w:t>
            </w:r>
          </w:p>
        </w:tc>
        <w:tc>
          <w:tcPr>
            <w:tcW w:w="1115" w:type="pct"/>
          </w:tcPr>
          <w:p w14:paraId="3325EA33" w14:textId="77777777" w:rsidR="004A4262" w:rsidRPr="007036CE" w:rsidRDefault="004A4262" w:rsidP="004A4262">
            <w:pPr>
              <w:pStyle w:val="GOSTTablenorm"/>
              <w:rPr>
                <w:szCs w:val="22"/>
              </w:rPr>
            </w:pPr>
            <w:r w:rsidRPr="007036CE">
              <w:rPr>
                <w:szCs w:val="22"/>
              </w:rPr>
              <w:t>Наименование операции</w:t>
            </w:r>
          </w:p>
        </w:tc>
        <w:tc>
          <w:tcPr>
            <w:tcW w:w="1115" w:type="pct"/>
          </w:tcPr>
          <w:p w14:paraId="50968157" w14:textId="77777777" w:rsidR="004A4262" w:rsidRPr="007036CE" w:rsidRDefault="004A4262" w:rsidP="004A4262">
            <w:pPr>
              <w:pStyle w:val="GOSTTablenorm"/>
              <w:rPr>
                <w:szCs w:val="22"/>
              </w:rPr>
            </w:pPr>
            <w:r w:rsidRPr="007036CE">
              <w:t>NAME_O</w:t>
            </w:r>
          </w:p>
        </w:tc>
        <w:tc>
          <w:tcPr>
            <w:tcW w:w="1369" w:type="pct"/>
          </w:tcPr>
          <w:p w14:paraId="38ECC624" w14:textId="77777777" w:rsidR="004A4262" w:rsidRPr="007036CE" w:rsidRDefault="004A4262" w:rsidP="004A4262">
            <w:pPr>
              <w:pStyle w:val="GOSTTablenorm"/>
              <w:rPr>
                <w:szCs w:val="22"/>
              </w:rPr>
            </w:pPr>
            <w:r w:rsidRPr="007036CE">
              <w:rPr>
                <w:szCs w:val="22"/>
              </w:rPr>
              <w:t>-</w:t>
            </w:r>
          </w:p>
        </w:tc>
      </w:tr>
      <w:tr w:rsidR="004A4262" w:rsidRPr="007036CE" w14:paraId="5F075248" w14:textId="77777777" w:rsidTr="004A4262">
        <w:tc>
          <w:tcPr>
            <w:tcW w:w="1115" w:type="pct"/>
          </w:tcPr>
          <w:p w14:paraId="5DC14012" w14:textId="77777777" w:rsidR="004A4262" w:rsidRPr="007036CE" w:rsidRDefault="004A4262" w:rsidP="004A4262">
            <w:pPr>
              <w:pStyle w:val="GOSTTablenorm"/>
            </w:pPr>
            <w:r w:rsidRPr="007036CE">
              <w:t>Дата_ввода_в_действие</w:t>
            </w:r>
          </w:p>
        </w:tc>
        <w:tc>
          <w:tcPr>
            <w:tcW w:w="286" w:type="pct"/>
          </w:tcPr>
          <w:p w14:paraId="59C3DD50" w14:textId="77777777" w:rsidR="004A4262" w:rsidRPr="007036CE" w:rsidRDefault="004A4262" w:rsidP="004A4262">
            <w:pPr>
              <w:pStyle w:val="GOSTTablenorm"/>
              <w:rPr>
                <w:szCs w:val="22"/>
              </w:rPr>
            </w:pPr>
            <w:r w:rsidRPr="007036CE">
              <w:t>нет</w:t>
            </w:r>
          </w:p>
        </w:tc>
        <w:tc>
          <w:tcPr>
            <w:tcW w:w="1115" w:type="pct"/>
          </w:tcPr>
          <w:p w14:paraId="4A0E19AF" w14:textId="77777777" w:rsidR="004A4262" w:rsidRPr="007036CE" w:rsidRDefault="004A4262" w:rsidP="004A4262">
            <w:pPr>
              <w:pStyle w:val="GOSTTablenorm"/>
              <w:rPr>
                <w:szCs w:val="22"/>
              </w:rPr>
            </w:pPr>
            <w:r w:rsidRPr="007036CE">
              <w:t>Дата ввода в действие</w:t>
            </w:r>
          </w:p>
        </w:tc>
        <w:tc>
          <w:tcPr>
            <w:tcW w:w="1115" w:type="pct"/>
          </w:tcPr>
          <w:p w14:paraId="19FC1D54" w14:textId="77777777" w:rsidR="004A4262" w:rsidRPr="007036CE" w:rsidRDefault="004A4262" w:rsidP="004A4262">
            <w:pPr>
              <w:pStyle w:val="GOSTTablenorm"/>
            </w:pPr>
            <w:r w:rsidRPr="007036CE">
              <w:rPr>
                <w:szCs w:val="24"/>
              </w:rPr>
              <w:t>EVENT_DATE</w:t>
            </w:r>
          </w:p>
        </w:tc>
        <w:tc>
          <w:tcPr>
            <w:tcW w:w="1369" w:type="pct"/>
          </w:tcPr>
          <w:p w14:paraId="77FDCF51" w14:textId="77777777" w:rsidR="004A4262" w:rsidRPr="007036CE" w:rsidRDefault="004A4262" w:rsidP="004A4262">
            <w:pPr>
              <w:pStyle w:val="GOSTTablenorm"/>
              <w:rPr>
                <w:szCs w:val="22"/>
              </w:rPr>
            </w:pPr>
            <w:r w:rsidRPr="007036CE">
              <w:rPr>
                <w:szCs w:val="22"/>
              </w:rPr>
              <w:t>-</w:t>
            </w:r>
          </w:p>
        </w:tc>
      </w:tr>
      <w:tr w:rsidR="004A4262" w:rsidRPr="007036CE" w14:paraId="1D4507EB" w14:textId="77777777" w:rsidTr="004A4262">
        <w:tc>
          <w:tcPr>
            <w:tcW w:w="1115" w:type="pct"/>
          </w:tcPr>
          <w:p w14:paraId="36EC77BD" w14:textId="77777777" w:rsidR="004A4262" w:rsidRPr="007036CE" w:rsidRDefault="004A4262" w:rsidP="004A4262">
            <w:pPr>
              <w:pStyle w:val="GOSTTablenorm"/>
            </w:pPr>
            <w:r w:rsidRPr="007036CE">
              <w:t>Код_бюджета</w:t>
            </w:r>
          </w:p>
        </w:tc>
        <w:tc>
          <w:tcPr>
            <w:tcW w:w="286" w:type="pct"/>
          </w:tcPr>
          <w:p w14:paraId="28BA507F" w14:textId="77777777" w:rsidR="004A4262" w:rsidRPr="007036CE" w:rsidRDefault="004A4262" w:rsidP="004A4262">
            <w:pPr>
              <w:pStyle w:val="GOSTTablenorm"/>
              <w:rPr>
                <w:szCs w:val="22"/>
              </w:rPr>
            </w:pPr>
            <w:r w:rsidRPr="007036CE">
              <w:t>нет</w:t>
            </w:r>
          </w:p>
        </w:tc>
        <w:tc>
          <w:tcPr>
            <w:tcW w:w="1115" w:type="pct"/>
          </w:tcPr>
          <w:p w14:paraId="0EAEF2E1" w14:textId="77777777" w:rsidR="004A4262" w:rsidRPr="007036CE" w:rsidRDefault="004A4262" w:rsidP="004A4262">
            <w:pPr>
              <w:pStyle w:val="GOSTTablenorm"/>
            </w:pPr>
            <w:r w:rsidRPr="007036CE">
              <w:t>Код бюджета</w:t>
            </w:r>
          </w:p>
        </w:tc>
        <w:tc>
          <w:tcPr>
            <w:tcW w:w="1115" w:type="pct"/>
          </w:tcPr>
          <w:p w14:paraId="68A853F0" w14:textId="77777777" w:rsidR="004A4262" w:rsidRPr="007036CE" w:rsidRDefault="004A4262" w:rsidP="004A4262">
            <w:pPr>
              <w:pStyle w:val="GOSTTablenorm"/>
              <w:rPr>
                <w:szCs w:val="22"/>
              </w:rPr>
            </w:pPr>
            <w:r w:rsidRPr="007036CE">
              <w:rPr>
                <w:szCs w:val="24"/>
              </w:rPr>
              <w:t>BUDGET_CODE</w:t>
            </w:r>
          </w:p>
        </w:tc>
        <w:tc>
          <w:tcPr>
            <w:tcW w:w="1369" w:type="pct"/>
          </w:tcPr>
          <w:p w14:paraId="1CA912DA" w14:textId="77777777" w:rsidR="004A4262" w:rsidRPr="007036CE" w:rsidRDefault="004A4262" w:rsidP="004A4262">
            <w:pPr>
              <w:pStyle w:val="GOSTTablenorm"/>
              <w:rPr>
                <w:szCs w:val="22"/>
              </w:rPr>
            </w:pPr>
            <w:r w:rsidRPr="007036CE">
              <w:rPr>
                <w:szCs w:val="22"/>
              </w:rPr>
              <w:t>-</w:t>
            </w:r>
          </w:p>
        </w:tc>
      </w:tr>
      <w:tr w:rsidR="004A4262" w:rsidRPr="007036CE" w14:paraId="7960E198" w14:textId="77777777" w:rsidTr="004A4262">
        <w:tc>
          <w:tcPr>
            <w:tcW w:w="1115" w:type="pct"/>
          </w:tcPr>
          <w:p w14:paraId="7C4D8A39" w14:textId="77777777" w:rsidR="004A4262" w:rsidRPr="007036CE" w:rsidRDefault="004A4262" w:rsidP="004A4262">
            <w:pPr>
              <w:pStyle w:val="GOSTTablenorm"/>
            </w:pPr>
            <w:r w:rsidRPr="007036CE">
              <w:rPr>
                <w:szCs w:val="22"/>
              </w:rPr>
              <w:t>Тип_бюджета</w:t>
            </w:r>
          </w:p>
        </w:tc>
        <w:tc>
          <w:tcPr>
            <w:tcW w:w="286" w:type="pct"/>
          </w:tcPr>
          <w:p w14:paraId="45BCB454" w14:textId="77777777" w:rsidR="004A4262" w:rsidRPr="007036CE" w:rsidRDefault="004A4262" w:rsidP="004A4262">
            <w:pPr>
              <w:pStyle w:val="GOSTTablenorm"/>
            </w:pPr>
            <w:r w:rsidRPr="007036CE">
              <w:rPr>
                <w:szCs w:val="22"/>
              </w:rPr>
              <w:t>Да</w:t>
            </w:r>
          </w:p>
        </w:tc>
        <w:tc>
          <w:tcPr>
            <w:tcW w:w="1115" w:type="pct"/>
          </w:tcPr>
          <w:p w14:paraId="735ECBA9" w14:textId="77777777" w:rsidR="004A4262" w:rsidRPr="007036CE" w:rsidRDefault="004A4262" w:rsidP="004A4262">
            <w:pPr>
              <w:pStyle w:val="GOSTTablenorm"/>
            </w:pPr>
            <w:r w:rsidRPr="007036CE">
              <w:rPr>
                <w:szCs w:val="22"/>
              </w:rPr>
              <w:t>Тип бюджета</w:t>
            </w:r>
          </w:p>
        </w:tc>
        <w:tc>
          <w:tcPr>
            <w:tcW w:w="1115" w:type="pct"/>
          </w:tcPr>
          <w:p w14:paraId="16B807BC" w14:textId="77777777" w:rsidR="004A4262" w:rsidRPr="007036CE" w:rsidRDefault="004A4262" w:rsidP="004A4262">
            <w:pPr>
              <w:pStyle w:val="GOSTTablenorm"/>
              <w:rPr>
                <w:szCs w:val="24"/>
              </w:rPr>
            </w:pPr>
            <w:r w:rsidRPr="007036CE">
              <w:rPr>
                <w:szCs w:val="22"/>
              </w:rPr>
              <w:t>-</w:t>
            </w:r>
          </w:p>
        </w:tc>
        <w:tc>
          <w:tcPr>
            <w:tcW w:w="1369" w:type="pct"/>
          </w:tcPr>
          <w:p w14:paraId="2D0D7C28" w14:textId="77777777" w:rsidR="004A4262" w:rsidRPr="007036CE" w:rsidRDefault="004A4262" w:rsidP="004A4262">
            <w:pPr>
              <w:pStyle w:val="GOSTTablenorm"/>
              <w:rPr>
                <w:szCs w:val="22"/>
              </w:rPr>
            </w:pPr>
            <w:r w:rsidRPr="007036CE">
              <w:rPr>
                <w:szCs w:val="22"/>
              </w:rPr>
              <w:t>Тип бюджета определяется по справочнику «Бюджеты» (поиск по значению "Код бюджета")</w:t>
            </w:r>
          </w:p>
        </w:tc>
      </w:tr>
      <w:tr w:rsidR="004A4262" w:rsidRPr="007036CE" w14:paraId="55D2972D" w14:textId="77777777" w:rsidTr="004A4262">
        <w:tc>
          <w:tcPr>
            <w:tcW w:w="1115" w:type="pct"/>
          </w:tcPr>
          <w:p w14:paraId="14BB86F9" w14:textId="77777777" w:rsidR="004A4262" w:rsidRPr="007036CE" w:rsidRDefault="004A4262" w:rsidP="004A4262">
            <w:pPr>
              <w:pStyle w:val="GOSTTablenorm"/>
            </w:pPr>
            <w:r w:rsidRPr="007036CE">
              <w:t>КБК</w:t>
            </w:r>
          </w:p>
        </w:tc>
        <w:tc>
          <w:tcPr>
            <w:tcW w:w="286" w:type="pct"/>
          </w:tcPr>
          <w:p w14:paraId="7935B095" w14:textId="77777777" w:rsidR="004A4262" w:rsidRPr="007036CE" w:rsidRDefault="004A4262" w:rsidP="004A4262">
            <w:pPr>
              <w:pStyle w:val="GOSTTablenorm"/>
              <w:rPr>
                <w:szCs w:val="22"/>
              </w:rPr>
            </w:pPr>
            <w:r w:rsidRPr="007036CE">
              <w:t>нет</w:t>
            </w:r>
          </w:p>
        </w:tc>
        <w:tc>
          <w:tcPr>
            <w:tcW w:w="1115" w:type="pct"/>
          </w:tcPr>
          <w:p w14:paraId="1BC431D4" w14:textId="77777777" w:rsidR="004A4262" w:rsidRPr="007036CE" w:rsidRDefault="004A4262" w:rsidP="004A4262">
            <w:pPr>
              <w:pStyle w:val="GOSTTablenorm"/>
              <w:rPr>
                <w:szCs w:val="22"/>
              </w:rPr>
            </w:pPr>
            <w:r w:rsidRPr="007036CE">
              <w:rPr>
                <w:szCs w:val="22"/>
              </w:rPr>
              <w:t>КБК</w:t>
            </w:r>
          </w:p>
        </w:tc>
        <w:tc>
          <w:tcPr>
            <w:tcW w:w="1115" w:type="pct"/>
          </w:tcPr>
          <w:p w14:paraId="50B8427E" w14:textId="77777777" w:rsidR="004A4262" w:rsidRPr="007036CE" w:rsidRDefault="004A4262" w:rsidP="004A4262">
            <w:pPr>
              <w:pStyle w:val="GOSTTablenorm"/>
            </w:pPr>
            <w:r w:rsidRPr="007036CE">
              <w:rPr>
                <w:szCs w:val="24"/>
                <w:lang w:val="en-US"/>
              </w:rPr>
              <w:t>BUDGETCLASS</w:t>
            </w:r>
          </w:p>
        </w:tc>
        <w:tc>
          <w:tcPr>
            <w:tcW w:w="1369" w:type="pct"/>
          </w:tcPr>
          <w:p w14:paraId="47DBC99E" w14:textId="77777777" w:rsidR="004A4262" w:rsidRPr="007036CE" w:rsidRDefault="004A4262" w:rsidP="004A4262">
            <w:pPr>
              <w:pStyle w:val="GOSTTablenorm"/>
              <w:rPr>
                <w:szCs w:val="22"/>
              </w:rPr>
            </w:pPr>
            <w:r w:rsidRPr="007036CE">
              <w:rPr>
                <w:szCs w:val="22"/>
              </w:rPr>
              <w:t>-</w:t>
            </w:r>
          </w:p>
        </w:tc>
      </w:tr>
      <w:tr w:rsidR="004A4262" w:rsidRPr="007036CE" w14:paraId="48DAE0C1" w14:textId="77777777" w:rsidTr="004A4262">
        <w:tc>
          <w:tcPr>
            <w:tcW w:w="1115" w:type="pct"/>
          </w:tcPr>
          <w:p w14:paraId="0AFE7EF4" w14:textId="77777777" w:rsidR="004A4262" w:rsidRPr="007036CE" w:rsidRDefault="004A4262" w:rsidP="004A4262">
            <w:pPr>
              <w:pStyle w:val="GOSTTablenorm"/>
            </w:pPr>
            <w:r w:rsidRPr="007036CE">
              <w:rPr>
                <w:szCs w:val="22"/>
              </w:rPr>
              <w:t>Тип_КБК</w:t>
            </w:r>
          </w:p>
        </w:tc>
        <w:tc>
          <w:tcPr>
            <w:tcW w:w="286" w:type="pct"/>
          </w:tcPr>
          <w:p w14:paraId="605915CE" w14:textId="77777777" w:rsidR="004A4262" w:rsidRPr="007036CE" w:rsidRDefault="004A4262" w:rsidP="004A4262">
            <w:pPr>
              <w:pStyle w:val="GOSTTablenorm"/>
            </w:pPr>
            <w:r w:rsidRPr="007036CE">
              <w:t>нет</w:t>
            </w:r>
          </w:p>
        </w:tc>
        <w:tc>
          <w:tcPr>
            <w:tcW w:w="1115" w:type="pct"/>
          </w:tcPr>
          <w:p w14:paraId="54A65E65" w14:textId="77777777" w:rsidR="004A4262" w:rsidRPr="007036CE" w:rsidRDefault="004A4262" w:rsidP="004A4262">
            <w:pPr>
              <w:pStyle w:val="GOSTTablenorm"/>
              <w:rPr>
                <w:szCs w:val="22"/>
              </w:rPr>
            </w:pPr>
            <w:r w:rsidRPr="007036CE">
              <w:rPr>
                <w:szCs w:val="22"/>
              </w:rPr>
              <w:t>Тип КБК</w:t>
            </w:r>
          </w:p>
        </w:tc>
        <w:tc>
          <w:tcPr>
            <w:tcW w:w="1115" w:type="pct"/>
          </w:tcPr>
          <w:p w14:paraId="0D802B60" w14:textId="77777777" w:rsidR="004A4262" w:rsidRPr="007036CE" w:rsidRDefault="004A4262" w:rsidP="004A4262">
            <w:pPr>
              <w:pStyle w:val="GOSTTablenorm"/>
              <w:rPr>
                <w:szCs w:val="24"/>
                <w:lang w:val="en-US"/>
              </w:rPr>
            </w:pPr>
            <w:r w:rsidRPr="007036CE">
              <w:rPr>
                <w:szCs w:val="24"/>
              </w:rPr>
              <w:t>TYPEKBK</w:t>
            </w:r>
          </w:p>
        </w:tc>
        <w:tc>
          <w:tcPr>
            <w:tcW w:w="1369" w:type="pct"/>
          </w:tcPr>
          <w:p w14:paraId="090CBDD2" w14:textId="77777777" w:rsidR="004A4262" w:rsidRPr="007036CE" w:rsidRDefault="004A4262" w:rsidP="004A4262">
            <w:pPr>
              <w:pStyle w:val="GOSTTablenorm"/>
              <w:rPr>
                <w:szCs w:val="22"/>
              </w:rPr>
            </w:pPr>
            <w:r w:rsidRPr="007036CE">
              <w:t>-</w:t>
            </w:r>
          </w:p>
        </w:tc>
      </w:tr>
      <w:tr w:rsidR="004A4262" w:rsidRPr="007036CE" w14:paraId="3CDD281A" w14:textId="77777777" w:rsidTr="004A4262">
        <w:tc>
          <w:tcPr>
            <w:tcW w:w="1115" w:type="pct"/>
          </w:tcPr>
          <w:p w14:paraId="0FED2030" w14:textId="77777777" w:rsidR="004A4262" w:rsidRPr="007036CE" w:rsidRDefault="004A4262" w:rsidP="004A4262">
            <w:pPr>
              <w:pStyle w:val="GOSTTablenorm"/>
              <w:rPr>
                <w:szCs w:val="22"/>
              </w:rPr>
            </w:pPr>
            <w:r w:rsidRPr="007036CE">
              <w:t>Вид_деятельности</w:t>
            </w:r>
          </w:p>
        </w:tc>
        <w:tc>
          <w:tcPr>
            <w:tcW w:w="286" w:type="pct"/>
          </w:tcPr>
          <w:p w14:paraId="16F87D46" w14:textId="77777777" w:rsidR="004A4262" w:rsidRPr="007036CE" w:rsidRDefault="004A4262" w:rsidP="004A4262">
            <w:pPr>
              <w:pStyle w:val="GOSTTablenorm"/>
            </w:pPr>
            <w:r w:rsidRPr="007036CE">
              <w:t>нет</w:t>
            </w:r>
          </w:p>
        </w:tc>
        <w:tc>
          <w:tcPr>
            <w:tcW w:w="1115" w:type="pct"/>
          </w:tcPr>
          <w:p w14:paraId="55EAA3DF" w14:textId="77777777" w:rsidR="004A4262" w:rsidRPr="007036CE" w:rsidRDefault="004A4262" w:rsidP="004A4262">
            <w:pPr>
              <w:pStyle w:val="GOSTTablenorm"/>
              <w:rPr>
                <w:szCs w:val="22"/>
              </w:rPr>
            </w:pPr>
            <w:r w:rsidRPr="007036CE">
              <w:t>Вид деятельности</w:t>
            </w:r>
          </w:p>
        </w:tc>
        <w:tc>
          <w:tcPr>
            <w:tcW w:w="1115" w:type="pct"/>
          </w:tcPr>
          <w:p w14:paraId="259D79C1" w14:textId="77777777" w:rsidR="004A4262" w:rsidRPr="007036CE" w:rsidRDefault="004A4262" w:rsidP="004A4262">
            <w:pPr>
              <w:pStyle w:val="GOSTTablenorm"/>
              <w:rPr>
                <w:szCs w:val="24"/>
              </w:rPr>
            </w:pPr>
            <w:r w:rsidRPr="007036CE">
              <w:t>KINDOFACTIVITY</w:t>
            </w:r>
          </w:p>
        </w:tc>
        <w:tc>
          <w:tcPr>
            <w:tcW w:w="1369" w:type="pct"/>
          </w:tcPr>
          <w:p w14:paraId="2554AF7D" w14:textId="77777777" w:rsidR="004A4262" w:rsidRPr="007036CE" w:rsidRDefault="004A4262" w:rsidP="004A4262">
            <w:pPr>
              <w:pStyle w:val="GOSTTablenorm"/>
            </w:pPr>
            <w:r w:rsidRPr="007036CE">
              <w:rPr>
                <w:szCs w:val="22"/>
              </w:rPr>
              <w:t>-</w:t>
            </w:r>
          </w:p>
        </w:tc>
      </w:tr>
      <w:tr w:rsidR="004A4262" w:rsidRPr="007036CE" w14:paraId="4139560F" w14:textId="77777777" w:rsidTr="004A4262">
        <w:tc>
          <w:tcPr>
            <w:tcW w:w="1115" w:type="pct"/>
          </w:tcPr>
          <w:p w14:paraId="0B58312F" w14:textId="77777777" w:rsidR="004A4262" w:rsidRPr="007036CE" w:rsidRDefault="004A4262" w:rsidP="004A4262">
            <w:pPr>
              <w:pStyle w:val="GOSTTablenorm"/>
            </w:pPr>
            <w:r w:rsidRPr="007036CE">
              <w:t>ПЛС_Счет_БУ</w:t>
            </w:r>
          </w:p>
        </w:tc>
        <w:tc>
          <w:tcPr>
            <w:tcW w:w="286" w:type="pct"/>
          </w:tcPr>
          <w:p w14:paraId="51639357" w14:textId="77777777" w:rsidR="004A4262" w:rsidRPr="007036CE" w:rsidRDefault="004A4262" w:rsidP="004A4262">
            <w:pPr>
              <w:pStyle w:val="GOSTTablenorm"/>
            </w:pPr>
            <w:r w:rsidRPr="007036CE">
              <w:t>нет</w:t>
            </w:r>
          </w:p>
        </w:tc>
        <w:tc>
          <w:tcPr>
            <w:tcW w:w="1115" w:type="pct"/>
          </w:tcPr>
          <w:p w14:paraId="74186471" w14:textId="77777777" w:rsidR="004A4262" w:rsidRPr="007036CE" w:rsidRDefault="004A4262" w:rsidP="004A4262">
            <w:pPr>
              <w:pStyle w:val="GOSTTablenorm"/>
            </w:pPr>
            <w:r w:rsidRPr="007036CE">
              <w:t>Показатель лицевого счета</w:t>
            </w:r>
          </w:p>
        </w:tc>
        <w:tc>
          <w:tcPr>
            <w:tcW w:w="1115" w:type="pct"/>
          </w:tcPr>
          <w:p w14:paraId="66D23C35" w14:textId="77777777" w:rsidR="004A4262" w:rsidRPr="007036CE" w:rsidRDefault="004A4262" w:rsidP="004A4262">
            <w:pPr>
              <w:pStyle w:val="GOSTTablenorm"/>
            </w:pPr>
            <w:r w:rsidRPr="007036CE">
              <w:t>PERSACCINDICATOR</w:t>
            </w:r>
          </w:p>
        </w:tc>
        <w:tc>
          <w:tcPr>
            <w:tcW w:w="1369" w:type="pct"/>
          </w:tcPr>
          <w:p w14:paraId="2A5CB285" w14:textId="77777777" w:rsidR="004A4262" w:rsidRPr="007036CE" w:rsidRDefault="004A4262" w:rsidP="004A4262">
            <w:pPr>
              <w:pStyle w:val="GOSTTablenorm"/>
              <w:rPr>
                <w:szCs w:val="22"/>
              </w:rPr>
            </w:pPr>
            <w:r w:rsidRPr="007036CE">
              <w:rPr>
                <w:szCs w:val="22"/>
              </w:rPr>
              <w:t>-</w:t>
            </w:r>
          </w:p>
        </w:tc>
      </w:tr>
      <w:tr w:rsidR="004A4262" w:rsidRPr="007036CE" w14:paraId="1A92343C" w14:textId="77777777" w:rsidTr="004A4262">
        <w:tc>
          <w:tcPr>
            <w:tcW w:w="1115" w:type="pct"/>
          </w:tcPr>
          <w:p w14:paraId="4FA74AB3" w14:textId="77777777" w:rsidR="004A4262" w:rsidRPr="007036CE" w:rsidRDefault="004A4262" w:rsidP="004A4262">
            <w:pPr>
              <w:pStyle w:val="GOSTTablenorm"/>
            </w:pPr>
            <w:r w:rsidRPr="007036CE">
              <w:t>ТОФК</w:t>
            </w:r>
          </w:p>
        </w:tc>
        <w:tc>
          <w:tcPr>
            <w:tcW w:w="286" w:type="pct"/>
          </w:tcPr>
          <w:p w14:paraId="5FE99948" w14:textId="77777777" w:rsidR="004A4262" w:rsidRPr="007036CE" w:rsidRDefault="004A4262" w:rsidP="004A4262">
            <w:pPr>
              <w:pStyle w:val="GOSTTablenorm"/>
            </w:pPr>
            <w:r w:rsidRPr="007036CE">
              <w:t>нет</w:t>
            </w:r>
          </w:p>
        </w:tc>
        <w:tc>
          <w:tcPr>
            <w:tcW w:w="1115" w:type="pct"/>
          </w:tcPr>
          <w:p w14:paraId="1FAA3A59" w14:textId="77777777" w:rsidR="004A4262" w:rsidRPr="007036CE" w:rsidRDefault="004A4262" w:rsidP="004A4262">
            <w:pPr>
              <w:pStyle w:val="GOSTTablenorm"/>
            </w:pPr>
            <w:r w:rsidRPr="007036CE">
              <w:t>ТОФК</w:t>
            </w:r>
          </w:p>
        </w:tc>
        <w:tc>
          <w:tcPr>
            <w:tcW w:w="1115" w:type="pct"/>
          </w:tcPr>
          <w:p w14:paraId="608D1DFB" w14:textId="77777777" w:rsidR="004A4262" w:rsidRPr="007036CE" w:rsidRDefault="004A4262" w:rsidP="004A4262">
            <w:pPr>
              <w:pStyle w:val="GOSTTablenorm"/>
            </w:pPr>
            <w:r w:rsidRPr="007036CE">
              <w:rPr>
                <w:lang w:val="en-US"/>
              </w:rPr>
              <w:t>OFK</w:t>
            </w:r>
          </w:p>
        </w:tc>
        <w:tc>
          <w:tcPr>
            <w:tcW w:w="1369" w:type="pct"/>
          </w:tcPr>
          <w:p w14:paraId="20C4021F" w14:textId="77777777" w:rsidR="004A4262" w:rsidRPr="007036CE" w:rsidRDefault="004A4262" w:rsidP="004A4262">
            <w:pPr>
              <w:pStyle w:val="GOSTTablenorm"/>
              <w:rPr>
                <w:szCs w:val="22"/>
              </w:rPr>
            </w:pPr>
            <w:r w:rsidRPr="007036CE">
              <w:rPr>
                <w:szCs w:val="22"/>
              </w:rPr>
              <w:t>-</w:t>
            </w:r>
          </w:p>
        </w:tc>
      </w:tr>
      <w:tr w:rsidR="004A4262" w:rsidRPr="007036CE" w14:paraId="34BCF1BF" w14:textId="77777777" w:rsidTr="004A4262">
        <w:tc>
          <w:tcPr>
            <w:tcW w:w="1115" w:type="pct"/>
          </w:tcPr>
          <w:p w14:paraId="75EA9485" w14:textId="77777777" w:rsidR="004A4262" w:rsidRPr="007036CE" w:rsidRDefault="004A4262" w:rsidP="004A4262">
            <w:pPr>
              <w:pStyle w:val="GOSTTablenorm"/>
            </w:pPr>
            <w:r w:rsidRPr="007036CE">
              <w:t>Код_контура</w:t>
            </w:r>
          </w:p>
        </w:tc>
        <w:tc>
          <w:tcPr>
            <w:tcW w:w="286" w:type="pct"/>
          </w:tcPr>
          <w:p w14:paraId="4350B165" w14:textId="77777777" w:rsidR="004A4262" w:rsidRPr="007036CE" w:rsidRDefault="004A4262" w:rsidP="004A4262">
            <w:pPr>
              <w:pStyle w:val="GOSTTablenorm"/>
            </w:pPr>
            <w:r w:rsidRPr="007036CE">
              <w:t>нет</w:t>
            </w:r>
          </w:p>
        </w:tc>
        <w:tc>
          <w:tcPr>
            <w:tcW w:w="1115" w:type="pct"/>
          </w:tcPr>
          <w:p w14:paraId="09B24BEF" w14:textId="77777777" w:rsidR="004A4262" w:rsidRPr="007036CE" w:rsidRDefault="004A4262" w:rsidP="004A4262">
            <w:pPr>
              <w:pStyle w:val="GOSTTablenorm"/>
            </w:pPr>
            <w:r w:rsidRPr="007036CE">
              <w:t>Контур</w:t>
            </w:r>
          </w:p>
        </w:tc>
        <w:tc>
          <w:tcPr>
            <w:tcW w:w="1115" w:type="pct"/>
          </w:tcPr>
          <w:p w14:paraId="1817B3F1" w14:textId="77777777" w:rsidR="004A4262" w:rsidRPr="007036CE" w:rsidRDefault="004A4262" w:rsidP="004A4262">
            <w:pPr>
              <w:pStyle w:val="GOSTTablenorm"/>
              <w:rPr>
                <w:lang w:val="en-US"/>
              </w:rPr>
            </w:pPr>
            <w:r w:rsidRPr="007036CE">
              <w:t>CONTOUR</w:t>
            </w:r>
          </w:p>
        </w:tc>
        <w:tc>
          <w:tcPr>
            <w:tcW w:w="1369" w:type="pct"/>
          </w:tcPr>
          <w:p w14:paraId="605EED28" w14:textId="77777777" w:rsidR="004A4262" w:rsidRPr="007036CE" w:rsidRDefault="004A4262" w:rsidP="004A4262">
            <w:pPr>
              <w:pStyle w:val="GOSTTablenorm"/>
              <w:rPr>
                <w:szCs w:val="22"/>
              </w:rPr>
            </w:pPr>
            <w:r w:rsidRPr="007036CE">
              <w:rPr>
                <w:szCs w:val="22"/>
              </w:rPr>
              <w:t>-</w:t>
            </w:r>
          </w:p>
        </w:tc>
      </w:tr>
      <w:tr w:rsidR="004A4262" w:rsidRPr="007036CE" w14:paraId="58268B4B" w14:textId="77777777" w:rsidTr="004A4262">
        <w:tc>
          <w:tcPr>
            <w:tcW w:w="1115" w:type="pct"/>
          </w:tcPr>
          <w:p w14:paraId="4F92FA89" w14:textId="77777777" w:rsidR="004A4262" w:rsidRPr="007036CE" w:rsidRDefault="004A4262" w:rsidP="004A4262">
            <w:pPr>
              <w:pStyle w:val="GOSTTablenorm"/>
            </w:pPr>
            <w:r w:rsidRPr="007036CE">
              <w:lastRenderedPageBreak/>
              <w:t>Номер_ЛС</w:t>
            </w:r>
          </w:p>
        </w:tc>
        <w:tc>
          <w:tcPr>
            <w:tcW w:w="286" w:type="pct"/>
          </w:tcPr>
          <w:p w14:paraId="54A244EB" w14:textId="77777777" w:rsidR="004A4262" w:rsidRPr="007036CE" w:rsidRDefault="004A4262" w:rsidP="004A4262">
            <w:pPr>
              <w:pStyle w:val="GOSTTablenorm"/>
            </w:pPr>
            <w:r w:rsidRPr="007036CE">
              <w:t>нет</w:t>
            </w:r>
          </w:p>
        </w:tc>
        <w:tc>
          <w:tcPr>
            <w:tcW w:w="1115" w:type="pct"/>
          </w:tcPr>
          <w:p w14:paraId="703ABB78" w14:textId="77777777" w:rsidR="004A4262" w:rsidRPr="007036CE" w:rsidRDefault="004A4262" w:rsidP="004A4262">
            <w:pPr>
              <w:pStyle w:val="GOSTTablenorm"/>
            </w:pPr>
            <w:r w:rsidRPr="007036CE">
              <w:t>Номер лицевого счета</w:t>
            </w:r>
          </w:p>
        </w:tc>
        <w:tc>
          <w:tcPr>
            <w:tcW w:w="1115" w:type="pct"/>
          </w:tcPr>
          <w:p w14:paraId="1836CB1B" w14:textId="77777777" w:rsidR="004A4262" w:rsidRPr="007036CE" w:rsidRDefault="004A4262" w:rsidP="004A4262">
            <w:pPr>
              <w:pStyle w:val="GOSTTablenorm"/>
            </w:pPr>
            <w:r w:rsidRPr="007036CE">
              <w:rPr>
                <w:lang w:val="en-US"/>
              </w:rPr>
              <w:t>PERSACC</w:t>
            </w:r>
          </w:p>
        </w:tc>
        <w:tc>
          <w:tcPr>
            <w:tcW w:w="1369" w:type="pct"/>
          </w:tcPr>
          <w:p w14:paraId="091A7C7D" w14:textId="77777777" w:rsidR="004A4262" w:rsidRPr="007036CE" w:rsidRDefault="004A4262" w:rsidP="004A4262">
            <w:pPr>
              <w:pStyle w:val="GOSTTablenorm"/>
              <w:rPr>
                <w:szCs w:val="22"/>
              </w:rPr>
            </w:pPr>
            <w:r w:rsidRPr="007036CE">
              <w:rPr>
                <w:szCs w:val="22"/>
              </w:rPr>
              <w:t>-</w:t>
            </w:r>
          </w:p>
        </w:tc>
      </w:tr>
      <w:tr w:rsidR="004A4262" w:rsidRPr="007036CE" w14:paraId="121CDA3E" w14:textId="77777777" w:rsidTr="004A4262">
        <w:tc>
          <w:tcPr>
            <w:tcW w:w="1115" w:type="pct"/>
          </w:tcPr>
          <w:p w14:paraId="59BAABD0" w14:textId="77777777" w:rsidR="004A4262" w:rsidRPr="007036CE" w:rsidRDefault="004A4262" w:rsidP="004A4262">
            <w:pPr>
              <w:pStyle w:val="GOSTTablenorm"/>
            </w:pPr>
            <w:r w:rsidRPr="007036CE">
              <w:t>Подвед</w:t>
            </w:r>
          </w:p>
        </w:tc>
        <w:tc>
          <w:tcPr>
            <w:tcW w:w="286" w:type="pct"/>
          </w:tcPr>
          <w:p w14:paraId="695E3628" w14:textId="77777777" w:rsidR="004A4262" w:rsidRPr="007036CE" w:rsidRDefault="004A4262" w:rsidP="004A4262">
            <w:pPr>
              <w:pStyle w:val="GOSTTablenorm"/>
            </w:pPr>
            <w:r w:rsidRPr="007036CE">
              <w:t>нет</w:t>
            </w:r>
          </w:p>
        </w:tc>
        <w:tc>
          <w:tcPr>
            <w:tcW w:w="1115" w:type="pct"/>
          </w:tcPr>
          <w:p w14:paraId="5E509670" w14:textId="77777777" w:rsidR="004A4262" w:rsidRPr="007036CE" w:rsidRDefault="004A4262" w:rsidP="004A4262">
            <w:pPr>
              <w:pStyle w:val="GOSTTablenorm"/>
            </w:pPr>
            <w:r w:rsidRPr="007036CE">
              <w:t>Подведомственное учреждение</w:t>
            </w:r>
          </w:p>
        </w:tc>
        <w:tc>
          <w:tcPr>
            <w:tcW w:w="1115" w:type="pct"/>
          </w:tcPr>
          <w:p w14:paraId="54A834D5" w14:textId="77777777" w:rsidR="004A4262" w:rsidRPr="007036CE" w:rsidRDefault="004A4262" w:rsidP="004A4262">
            <w:pPr>
              <w:pStyle w:val="GOSTTablenorm"/>
              <w:rPr>
                <w:lang w:val="en-US"/>
              </w:rPr>
            </w:pPr>
            <w:r w:rsidRPr="007036CE">
              <w:t>SUBORDINATEORG</w:t>
            </w:r>
          </w:p>
        </w:tc>
        <w:tc>
          <w:tcPr>
            <w:tcW w:w="1369" w:type="pct"/>
          </w:tcPr>
          <w:p w14:paraId="53FFA9AB" w14:textId="77777777" w:rsidR="004A4262" w:rsidRPr="007036CE" w:rsidRDefault="004A4262" w:rsidP="004A4262">
            <w:pPr>
              <w:pStyle w:val="GOSTTablenorm"/>
              <w:rPr>
                <w:szCs w:val="22"/>
              </w:rPr>
            </w:pPr>
            <w:r w:rsidRPr="007036CE">
              <w:rPr>
                <w:szCs w:val="22"/>
              </w:rPr>
              <w:t>-</w:t>
            </w:r>
          </w:p>
        </w:tc>
      </w:tr>
      <w:tr w:rsidR="004A4262" w:rsidRPr="007036CE" w14:paraId="001804F3" w14:textId="77777777" w:rsidTr="004A4262">
        <w:tc>
          <w:tcPr>
            <w:tcW w:w="1115" w:type="pct"/>
          </w:tcPr>
          <w:p w14:paraId="77ED3D2F" w14:textId="77777777" w:rsidR="004A4262" w:rsidRPr="007036CE" w:rsidRDefault="004A4262" w:rsidP="004A4262">
            <w:pPr>
              <w:pStyle w:val="GOSTTablenorm"/>
            </w:pPr>
            <w:r w:rsidRPr="007036CE">
              <w:t>Код_цели</w:t>
            </w:r>
          </w:p>
        </w:tc>
        <w:tc>
          <w:tcPr>
            <w:tcW w:w="286" w:type="pct"/>
          </w:tcPr>
          <w:p w14:paraId="63512AE9" w14:textId="77777777" w:rsidR="004A4262" w:rsidRPr="007036CE" w:rsidRDefault="004A4262" w:rsidP="004A4262">
            <w:pPr>
              <w:pStyle w:val="GOSTTablenorm"/>
            </w:pPr>
            <w:r w:rsidRPr="007036CE">
              <w:t>нет</w:t>
            </w:r>
          </w:p>
        </w:tc>
        <w:tc>
          <w:tcPr>
            <w:tcW w:w="1115" w:type="pct"/>
          </w:tcPr>
          <w:p w14:paraId="3BE809C8" w14:textId="77777777" w:rsidR="004A4262" w:rsidRPr="007036CE" w:rsidRDefault="004A4262" w:rsidP="004A4262">
            <w:pPr>
              <w:pStyle w:val="GOSTTablenorm"/>
            </w:pPr>
            <w:r w:rsidRPr="007036CE">
              <w:t>Код цели / субсидии</w:t>
            </w:r>
          </w:p>
        </w:tc>
        <w:tc>
          <w:tcPr>
            <w:tcW w:w="1115" w:type="pct"/>
          </w:tcPr>
          <w:p w14:paraId="4FCC0F07" w14:textId="77777777" w:rsidR="004A4262" w:rsidRPr="007036CE" w:rsidRDefault="004A4262" w:rsidP="004A4262">
            <w:pPr>
              <w:pStyle w:val="GOSTTablenorm"/>
            </w:pPr>
            <w:r w:rsidRPr="007036CE">
              <w:rPr>
                <w:szCs w:val="24"/>
              </w:rPr>
              <w:t>CODECS</w:t>
            </w:r>
          </w:p>
        </w:tc>
        <w:tc>
          <w:tcPr>
            <w:tcW w:w="1369" w:type="pct"/>
          </w:tcPr>
          <w:p w14:paraId="6269636C" w14:textId="77777777" w:rsidR="004A4262" w:rsidRPr="007036CE" w:rsidRDefault="004A4262" w:rsidP="004A4262">
            <w:pPr>
              <w:pStyle w:val="GOSTTablenorm"/>
              <w:rPr>
                <w:szCs w:val="22"/>
              </w:rPr>
            </w:pPr>
            <w:r w:rsidRPr="007036CE">
              <w:rPr>
                <w:szCs w:val="22"/>
              </w:rPr>
              <w:t>-</w:t>
            </w:r>
          </w:p>
        </w:tc>
      </w:tr>
      <w:tr w:rsidR="004A4262" w:rsidRPr="007036CE" w14:paraId="749F490B" w14:textId="77777777" w:rsidTr="004A4262">
        <w:tc>
          <w:tcPr>
            <w:tcW w:w="1115" w:type="pct"/>
          </w:tcPr>
          <w:p w14:paraId="3482822B" w14:textId="77777777" w:rsidR="004A4262" w:rsidRPr="007036CE" w:rsidRDefault="004A4262" w:rsidP="004A4262">
            <w:pPr>
              <w:pStyle w:val="GOSTTablenorm"/>
            </w:pPr>
            <w:r w:rsidRPr="007036CE">
              <w:t>БО</w:t>
            </w:r>
          </w:p>
        </w:tc>
        <w:tc>
          <w:tcPr>
            <w:tcW w:w="286" w:type="pct"/>
          </w:tcPr>
          <w:p w14:paraId="0DC885B1" w14:textId="77777777" w:rsidR="004A4262" w:rsidRPr="007036CE" w:rsidRDefault="004A4262" w:rsidP="004A4262">
            <w:pPr>
              <w:pStyle w:val="GOSTTablenorm"/>
            </w:pPr>
            <w:r w:rsidRPr="007036CE">
              <w:t>нет</w:t>
            </w:r>
          </w:p>
        </w:tc>
        <w:tc>
          <w:tcPr>
            <w:tcW w:w="1115" w:type="pct"/>
          </w:tcPr>
          <w:p w14:paraId="60BD7EC9" w14:textId="77777777" w:rsidR="004A4262" w:rsidRPr="007036CE" w:rsidRDefault="004A4262" w:rsidP="004A4262">
            <w:pPr>
              <w:pStyle w:val="GOSTTablenorm"/>
            </w:pPr>
            <w:r w:rsidRPr="007036CE">
              <w:t>Бюджетное обязательство</w:t>
            </w:r>
          </w:p>
        </w:tc>
        <w:tc>
          <w:tcPr>
            <w:tcW w:w="1115" w:type="pct"/>
          </w:tcPr>
          <w:p w14:paraId="60B5DAA8" w14:textId="77777777" w:rsidR="004A4262" w:rsidRPr="007036CE" w:rsidRDefault="004A4262" w:rsidP="004A4262">
            <w:pPr>
              <w:pStyle w:val="GOSTTablenorm"/>
              <w:rPr>
                <w:szCs w:val="24"/>
              </w:rPr>
            </w:pPr>
            <w:r w:rsidRPr="007036CE">
              <w:t>BUDGETCOMMITMENT</w:t>
            </w:r>
          </w:p>
        </w:tc>
        <w:tc>
          <w:tcPr>
            <w:tcW w:w="1369" w:type="pct"/>
          </w:tcPr>
          <w:p w14:paraId="3B923F9D" w14:textId="77777777" w:rsidR="004A4262" w:rsidRPr="007036CE" w:rsidRDefault="004A4262" w:rsidP="004A4262">
            <w:pPr>
              <w:pStyle w:val="GOSTTablenorm"/>
              <w:rPr>
                <w:szCs w:val="22"/>
              </w:rPr>
            </w:pPr>
            <w:r w:rsidRPr="007036CE">
              <w:rPr>
                <w:szCs w:val="22"/>
              </w:rPr>
              <w:t>-</w:t>
            </w:r>
          </w:p>
        </w:tc>
      </w:tr>
      <w:tr w:rsidR="004A4262" w:rsidRPr="007036CE" w14:paraId="6D1F4B25" w14:textId="77777777" w:rsidTr="004A4262">
        <w:tc>
          <w:tcPr>
            <w:tcW w:w="1115" w:type="pct"/>
          </w:tcPr>
          <w:p w14:paraId="1DC21120" w14:textId="77777777" w:rsidR="004A4262" w:rsidRPr="007036CE" w:rsidRDefault="004A4262" w:rsidP="004A4262">
            <w:pPr>
              <w:pStyle w:val="GOSTTablenorm"/>
            </w:pPr>
            <w:r w:rsidRPr="007036CE">
              <w:rPr>
                <w:szCs w:val="22"/>
              </w:rPr>
              <w:t>Период_действия_ПОФР</w:t>
            </w:r>
          </w:p>
        </w:tc>
        <w:tc>
          <w:tcPr>
            <w:tcW w:w="286" w:type="pct"/>
          </w:tcPr>
          <w:p w14:paraId="3917C248" w14:textId="77777777" w:rsidR="004A4262" w:rsidRPr="007036CE" w:rsidRDefault="004A4262" w:rsidP="004A4262">
            <w:pPr>
              <w:pStyle w:val="GOSTTablenorm"/>
            </w:pPr>
            <w:r w:rsidRPr="007036CE">
              <w:t>нет</w:t>
            </w:r>
          </w:p>
        </w:tc>
        <w:tc>
          <w:tcPr>
            <w:tcW w:w="1115" w:type="pct"/>
          </w:tcPr>
          <w:p w14:paraId="5F850CD6" w14:textId="77777777" w:rsidR="004A4262" w:rsidRPr="007036CE" w:rsidRDefault="004A4262" w:rsidP="004A4262">
            <w:pPr>
              <w:pStyle w:val="GOSTTablenorm"/>
            </w:pPr>
            <w:r w:rsidRPr="007036CE">
              <w:t>ОКТМО</w:t>
            </w:r>
          </w:p>
        </w:tc>
        <w:tc>
          <w:tcPr>
            <w:tcW w:w="1115" w:type="pct"/>
          </w:tcPr>
          <w:p w14:paraId="0E4A4EED" w14:textId="77777777" w:rsidR="004A4262" w:rsidRPr="007036CE" w:rsidRDefault="004A4262" w:rsidP="004A4262">
            <w:pPr>
              <w:pStyle w:val="GOSTTablenorm"/>
            </w:pPr>
            <w:r w:rsidRPr="007036CE">
              <w:t>ORTERCLASS</w:t>
            </w:r>
          </w:p>
        </w:tc>
        <w:tc>
          <w:tcPr>
            <w:tcW w:w="1369" w:type="pct"/>
          </w:tcPr>
          <w:p w14:paraId="53C2A420" w14:textId="77777777" w:rsidR="004A4262" w:rsidRPr="007036CE" w:rsidRDefault="004A4262" w:rsidP="004A4262">
            <w:pPr>
              <w:pStyle w:val="GOSTTablenorm"/>
              <w:rPr>
                <w:szCs w:val="22"/>
              </w:rPr>
            </w:pPr>
            <w:r w:rsidRPr="007036CE">
              <w:rPr>
                <w:szCs w:val="22"/>
              </w:rPr>
              <w:t>-</w:t>
            </w:r>
          </w:p>
        </w:tc>
      </w:tr>
      <w:tr w:rsidR="004A4262" w:rsidRPr="007036CE" w14:paraId="4252FBD7" w14:textId="77777777" w:rsidTr="004A4262">
        <w:tc>
          <w:tcPr>
            <w:tcW w:w="1115" w:type="pct"/>
          </w:tcPr>
          <w:p w14:paraId="6492BD61" w14:textId="77777777" w:rsidR="004A4262" w:rsidRPr="007036CE" w:rsidRDefault="004A4262" w:rsidP="004A4262">
            <w:pPr>
              <w:pStyle w:val="GOSTTablenorm"/>
              <w:rPr>
                <w:szCs w:val="22"/>
              </w:rPr>
            </w:pPr>
            <w:r w:rsidRPr="007036CE">
              <w:t>ПЗО</w:t>
            </w:r>
          </w:p>
        </w:tc>
        <w:tc>
          <w:tcPr>
            <w:tcW w:w="286" w:type="pct"/>
          </w:tcPr>
          <w:p w14:paraId="6C7824A7" w14:textId="77777777" w:rsidR="004A4262" w:rsidRPr="007036CE" w:rsidRDefault="004A4262" w:rsidP="004A4262">
            <w:pPr>
              <w:pStyle w:val="GOSTTablenorm"/>
            </w:pPr>
            <w:r w:rsidRPr="007036CE">
              <w:t>нет</w:t>
            </w:r>
          </w:p>
        </w:tc>
        <w:tc>
          <w:tcPr>
            <w:tcW w:w="1115" w:type="pct"/>
          </w:tcPr>
          <w:p w14:paraId="58230284" w14:textId="77777777" w:rsidR="004A4262" w:rsidRPr="007036CE" w:rsidRDefault="004A4262" w:rsidP="004A4262">
            <w:pPr>
              <w:pStyle w:val="GOSTTablenorm"/>
            </w:pPr>
            <w:r w:rsidRPr="007036CE">
              <w:t>Признак заключительных оборотов</w:t>
            </w:r>
          </w:p>
        </w:tc>
        <w:tc>
          <w:tcPr>
            <w:tcW w:w="1115" w:type="pct"/>
          </w:tcPr>
          <w:p w14:paraId="522478DD" w14:textId="77777777" w:rsidR="004A4262" w:rsidRPr="007036CE" w:rsidRDefault="004A4262" w:rsidP="004A4262">
            <w:pPr>
              <w:pStyle w:val="GOSTTablenorm"/>
            </w:pPr>
            <w:r w:rsidRPr="007036CE">
              <w:t>CLOSETURNOVERS</w:t>
            </w:r>
          </w:p>
        </w:tc>
        <w:tc>
          <w:tcPr>
            <w:tcW w:w="1369" w:type="pct"/>
          </w:tcPr>
          <w:p w14:paraId="5C3D9A3D" w14:textId="77777777" w:rsidR="004A4262" w:rsidRPr="007036CE" w:rsidRDefault="004A4262" w:rsidP="004A4262">
            <w:pPr>
              <w:pStyle w:val="GOSTTablenorm"/>
              <w:rPr>
                <w:szCs w:val="22"/>
              </w:rPr>
            </w:pPr>
            <w:r w:rsidRPr="007036CE">
              <w:rPr>
                <w:szCs w:val="22"/>
              </w:rPr>
              <w:t>-</w:t>
            </w:r>
          </w:p>
        </w:tc>
      </w:tr>
      <w:tr w:rsidR="004A4262" w:rsidRPr="007036CE" w14:paraId="2FBB10A7" w14:textId="77777777" w:rsidTr="004A4262">
        <w:tc>
          <w:tcPr>
            <w:tcW w:w="1115" w:type="pct"/>
          </w:tcPr>
          <w:p w14:paraId="04942D3E" w14:textId="77777777" w:rsidR="004A4262" w:rsidRPr="007036CE" w:rsidRDefault="004A4262" w:rsidP="004A4262">
            <w:pPr>
              <w:pStyle w:val="GOSTTablenorm"/>
            </w:pPr>
            <w:r w:rsidRPr="007036CE">
              <w:t>ОКС_КМИ</w:t>
            </w:r>
          </w:p>
        </w:tc>
        <w:tc>
          <w:tcPr>
            <w:tcW w:w="286" w:type="pct"/>
          </w:tcPr>
          <w:p w14:paraId="43985799" w14:textId="77777777" w:rsidR="004A4262" w:rsidRPr="007036CE" w:rsidRDefault="004A4262" w:rsidP="004A4262">
            <w:pPr>
              <w:pStyle w:val="GOSTTablenorm"/>
            </w:pPr>
            <w:r w:rsidRPr="007036CE">
              <w:t>нет</w:t>
            </w:r>
          </w:p>
        </w:tc>
        <w:tc>
          <w:tcPr>
            <w:tcW w:w="1115" w:type="pct"/>
          </w:tcPr>
          <w:p w14:paraId="46656BA3" w14:textId="77777777" w:rsidR="004A4262" w:rsidRPr="007036CE" w:rsidRDefault="004A4262" w:rsidP="004A4262">
            <w:pPr>
              <w:pStyle w:val="GOSTTablenorm"/>
            </w:pPr>
            <w:r w:rsidRPr="007036CE">
              <w:t>ОКС</w:t>
            </w:r>
          </w:p>
        </w:tc>
        <w:tc>
          <w:tcPr>
            <w:tcW w:w="1115" w:type="pct"/>
          </w:tcPr>
          <w:p w14:paraId="3BDF2B00" w14:textId="77777777" w:rsidR="004A4262" w:rsidRPr="007036CE" w:rsidRDefault="004A4262" w:rsidP="004A4262">
            <w:pPr>
              <w:pStyle w:val="GOSTTablenorm"/>
            </w:pPr>
            <w:r w:rsidRPr="007036CE">
              <w:t>FEDADRINVPROGR</w:t>
            </w:r>
          </w:p>
        </w:tc>
        <w:tc>
          <w:tcPr>
            <w:tcW w:w="1369" w:type="pct"/>
          </w:tcPr>
          <w:p w14:paraId="7B817038" w14:textId="77777777" w:rsidR="004A4262" w:rsidRPr="007036CE" w:rsidRDefault="004A4262" w:rsidP="004A4262">
            <w:pPr>
              <w:pStyle w:val="GOSTTablenorm"/>
              <w:rPr>
                <w:szCs w:val="22"/>
              </w:rPr>
            </w:pPr>
            <w:r w:rsidRPr="007036CE">
              <w:rPr>
                <w:szCs w:val="22"/>
              </w:rPr>
              <w:t>-</w:t>
            </w:r>
          </w:p>
        </w:tc>
      </w:tr>
      <w:tr w:rsidR="004A4262" w:rsidRPr="007036CE" w14:paraId="5AB504DE" w14:textId="77777777" w:rsidTr="004A4262">
        <w:tc>
          <w:tcPr>
            <w:tcW w:w="1115" w:type="pct"/>
          </w:tcPr>
          <w:p w14:paraId="367A9755" w14:textId="77777777" w:rsidR="004A4262" w:rsidRPr="007036CE" w:rsidRDefault="004A4262" w:rsidP="004A4262">
            <w:pPr>
              <w:pStyle w:val="GOSTTablenorm"/>
            </w:pPr>
            <w:r w:rsidRPr="007036CE">
              <w:t>ФО</w:t>
            </w:r>
          </w:p>
        </w:tc>
        <w:tc>
          <w:tcPr>
            <w:tcW w:w="286" w:type="pct"/>
          </w:tcPr>
          <w:p w14:paraId="180C685B" w14:textId="77777777" w:rsidR="004A4262" w:rsidRPr="007036CE" w:rsidRDefault="004A4262" w:rsidP="004A4262">
            <w:pPr>
              <w:pStyle w:val="GOSTTablenorm"/>
            </w:pPr>
            <w:r w:rsidRPr="007036CE">
              <w:t>нет</w:t>
            </w:r>
          </w:p>
        </w:tc>
        <w:tc>
          <w:tcPr>
            <w:tcW w:w="1115" w:type="pct"/>
          </w:tcPr>
          <w:p w14:paraId="2F0C21AF" w14:textId="77777777" w:rsidR="004A4262" w:rsidRPr="007036CE" w:rsidRDefault="004A4262" w:rsidP="004A4262">
            <w:pPr>
              <w:pStyle w:val="GOSTTablenorm"/>
            </w:pPr>
            <w:r w:rsidRPr="007036CE">
              <w:t>Финансовый орган</w:t>
            </w:r>
          </w:p>
        </w:tc>
        <w:tc>
          <w:tcPr>
            <w:tcW w:w="1115" w:type="pct"/>
          </w:tcPr>
          <w:p w14:paraId="7F74FA02" w14:textId="77777777" w:rsidR="004A4262" w:rsidRPr="007036CE" w:rsidRDefault="004A4262" w:rsidP="004A4262">
            <w:pPr>
              <w:pStyle w:val="GOSTTablenorm"/>
            </w:pPr>
            <w:r w:rsidRPr="007036CE">
              <w:t>FINORGAN</w:t>
            </w:r>
          </w:p>
        </w:tc>
        <w:tc>
          <w:tcPr>
            <w:tcW w:w="1369" w:type="pct"/>
          </w:tcPr>
          <w:p w14:paraId="45A80AD9" w14:textId="77777777" w:rsidR="004A4262" w:rsidRPr="007036CE" w:rsidRDefault="004A4262" w:rsidP="004A4262">
            <w:pPr>
              <w:pStyle w:val="GOSTTablenorm"/>
              <w:rPr>
                <w:szCs w:val="22"/>
              </w:rPr>
            </w:pPr>
            <w:r w:rsidRPr="007036CE">
              <w:rPr>
                <w:szCs w:val="22"/>
              </w:rPr>
              <w:t>-</w:t>
            </w:r>
          </w:p>
        </w:tc>
      </w:tr>
      <w:tr w:rsidR="004A4262" w:rsidRPr="007036CE" w14:paraId="713E31E5" w14:textId="77777777" w:rsidTr="004A4262">
        <w:tc>
          <w:tcPr>
            <w:tcW w:w="1115" w:type="pct"/>
          </w:tcPr>
          <w:p w14:paraId="6D8890E9" w14:textId="77777777" w:rsidR="004A4262" w:rsidRPr="007036CE" w:rsidRDefault="004A4262" w:rsidP="004A4262">
            <w:pPr>
              <w:pStyle w:val="GOSTTablenorm"/>
            </w:pPr>
            <w:r w:rsidRPr="007036CE">
              <w:t>Сумма_Дт</w:t>
            </w:r>
          </w:p>
        </w:tc>
        <w:tc>
          <w:tcPr>
            <w:tcW w:w="286" w:type="pct"/>
          </w:tcPr>
          <w:p w14:paraId="2B2C39CD" w14:textId="77777777" w:rsidR="004A4262" w:rsidRPr="007036CE" w:rsidRDefault="004A4262" w:rsidP="004A4262">
            <w:pPr>
              <w:pStyle w:val="GOSTTablenorm"/>
            </w:pPr>
            <w:r w:rsidRPr="007036CE">
              <w:t>да</w:t>
            </w:r>
          </w:p>
        </w:tc>
        <w:tc>
          <w:tcPr>
            <w:tcW w:w="1115" w:type="pct"/>
          </w:tcPr>
          <w:p w14:paraId="5AB22A63" w14:textId="77777777" w:rsidR="004A4262" w:rsidRPr="007036CE" w:rsidRDefault="004A4262" w:rsidP="004A4262">
            <w:pPr>
              <w:pStyle w:val="GOSTTablenorm"/>
            </w:pPr>
            <w:r w:rsidRPr="007036CE">
              <w:t>Сумма по дебету</w:t>
            </w:r>
          </w:p>
        </w:tc>
        <w:tc>
          <w:tcPr>
            <w:tcW w:w="1115" w:type="pct"/>
          </w:tcPr>
          <w:p w14:paraId="00110BA9" w14:textId="77777777" w:rsidR="004A4262" w:rsidRPr="007036CE" w:rsidRDefault="004A4262" w:rsidP="004A4262">
            <w:pPr>
              <w:pStyle w:val="GOSTTablenorm"/>
            </w:pPr>
            <w:r w:rsidRPr="007036CE">
              <w:rPr>
                <w:szCs w:val="22"/>
                <w:lang w:val="en-US"/>
              </w:rPr>
              <w:t>TURNOVERDT</w:t>
            </w:r>
          </w:p>
        </w:tc>
        <w:tc>
          <w:tcPr>
            <w:tcW w:w="1369" w:type="pct"/>
          </w:tcPr>
          <w:p w14:paraId="28F8F0E4" w14:textId="4C230155" w:rsidR="004A4262" w:rsidRPr="007036CE" w:rsidRDefault="004A4262" w:rsidP="004A4262">
            <w:pPr>
              <w:pStyle w:val="GOSTTablenorm"/>
              <w:rPr>
                <w:szCs w:val="22"/>
              </w:rPr>
            </w:pPr>
            <w:r w:rsidRPr="007036CE">
              <w:t xml:space="preserve">Сумма передается в единицах валюты с точностью 2 знака после запятой </w:t>
            </w:r>
            <w:r w:rsidR="00CC2920" w:rsidRPr="007036CE">
              <w:t>–</w:t>
            </w:r>
            <w:r w:rsidRPr="007036CE">
              <w:t xml:space="preserve"> необходимо конвертировать в минимальные единицы валюты (для данного типа документов умножить на 100)</w:t>
            </w:r>
          </w:p>
        </w:tc>
      </w:tr>
      <w:tr w:rsidR="004A4262" w:rsidRPr="007036CE" w14:paraId="1F2ECF84" w14:textId="77777777" w:rsidTr="004A4262">
        <w:tc>
          <w:tcPr>
            <w:tcW w:w="1115" w:type="pct"/>
          </w:tcPr>
          <w:p w14:paraId="7A0D0836" w14:textId="77777777" w:rsidR="004A4262" w:rsidRPr="007036CE" w:rsidRDefault="004A4262" w:rsidP="004A4262">
            <w:pPr>
              <w:pStyle w:val="GOSTTablenorm"/>
            </w:pPr>
            <w:r w:rsidRPr="007036CE">
              <w:t>Сумма_Кт</w:t>
            </w:r>
          </w:p>
        </w:tc>
        <w:tc>
          <w:tcPr>
            <w:tcW w:w="286" w:type="pct"/>
          </w:tcPr>
          <w:p w14:paraId="610100B8" w14:textId="77777777" w:rsidR="004A4262" w:rsidRPr="007036CE" w:rsidRDefault="004A4262" w:rsidP="004A4262">
            <w:pPr>
              <w:pStyle w:val="GOSTTablenorm"/>
            </w:pPr>
            <w:r w:rsidRPr="007036CE">
              <w:t>да</w:t>
            </w:r>
          </w:p>
        </w:tc>
        <w:tc>
          <w:tcPr>
            <w:tcW w:w="1115" w:type="pct"/>
          </w:tcPr>
          <w:p w14:paraId="7E856B7B" w14:textId="77777777" w:rsidR="004A4262" w:rsidRPr="007036CE" w:rsidRDefault="004A4262" w:rsidP="004A4262">
            <w:pPr>
              <w:pStyle w:val="GOSTTablenorm"/>
            </w:pPr>
            <w:r w:rsidRPr="007036CE">
              <w:t>Сумма по кредиту</w:t>
            </w:r>
          </w:p>
        </w:tc>
        <w:tc>
          <w:tcPr>
            <w:tcW w:w="1115" w:type="pct"/>
          </w:tcPr>
          <w:p w14:paraId="5F794950" w14:textId="77777777" w:rsidR="004A4262" w:rsidRPr="007036CE" w:rsidRDefault="004A4262" w:rsidP="004A4262">
            <w:pPr>
              <w:pStyle w:val="GOSTTablenorm"/>
              <w:rPr>
                <w:szCs w:val="22"/>
                <w:lang w:val="en-US"/>
              </w:rPr>
            </w:pPr>
            <w:r w:rsidRPr="007036CE">
              <w:rPr>
                <w:szCs w:val="22"/>
                <w:lang w:val="en-US"/>
              </w:rPr>
              <w:t>TURNOVERKT</w:t>
            </w:r>
          </w:p>
        </w:tc>
        <w:tc>
          <w:tcPr>
            <w:tcW w:w="1369" w:type="pct"/>
          </w:tcPr>
          <w:p w14:paraId="4AFE772D" w14:textId="1C445ECA" w:rsidR="004A4262" w:rsidRPr="007036CE" w:rsidRDefault="004A4262" w:rsidP="004A4262">
            <w:pPr>
              <w:pStyle w:val="GOSTTablenorm"/>
            </w:pPr>
            <w:r w:rsidRPr="007036CE">
              <w:t xml:space="preserve">Сумма передается в единицах валюты с точностью 2 знака после запятой </w:t>
            </w:r>
            <w:r w:rsidR="00CC2920" w:rsidRPr="007036CE">
              <w:t>–</w:t>
            </w:r>
            <w:r w:rsidRPr="007036CE">
              <w:t xml:space="preserve"> необходимо конвертировать в минимальные единицы валюты (для данного типа документов умножить на 100)</w:t>
            </w:r>
          </w:p>
        </w:tc>
      </w:tr>
      <w:tr w:rsidR="004A4262" w:rsidRPr="007036CE" w14:paraId="2BF3E05E" w14:textId="77777777" w:rsidTr="004A4262">
        <w:tc>
          <w:tcPr>
            <w:tcW w:w="1115" w:type="pct"/>
          </w:tcPr>
          <w:p w14:paraId="61DBD072" w14:textId="77777777" w:rsidR="004A4262" w:rsidRPr="007036CE" w:rsidRDefault="004A4262" w:rsidP="004A4262">
            <w:pPr>
              <w:pStyle w:val="GOSTTablenorm"/>
            </w:pPr>
            <w:commentRangeStart w:id="10813"/>
            <w:r w:rsidRPr="007036CE">
              <w:t>Сумма_валюта_Дт</w:t>
            </w:r>
            <w:commentRangeEnd w:id="10813"/>
            <w:r w:rsidRPr="007036CE">
              <w:rPr>
                <w:rStyle w:val="afff4"/>
                <w:sz w:val="22"/>
                <w:szCs w:val="20"/>
              </w:rPr>
              <w:commentReference w:id="10813"/>
            </w:r>
          </w:p>
        </w:tc>
        <w:tc>
          <w:tcPr>
            <w:tcW w:w="286" w:type="pct"/>
          </w:tcPr>
          <w:p w14:paraId="48D888EB" w14:textId="77777777" w:rsidR="004A4262" w:rsidRPr="007036CE" w:rsidRDefault="004A4262" w:rsidP="004A4262">
            <w:pPr>
              <w:pStyle w:val="GOSTTablenorm"/>
            </w:pPr>
            <w:r w:rsidRPr="007036CE">
              <w:t>да</w:t>
            </w:r>
          </w:p>
        </w:tc>
        <w:tc>
          <w:tcPr>
            <w:tcW w:w="1115" w:type="pct"/>
          </w:tcPr>
          <w:p w14:paraId="3609819A" w14:textId="77777777" w:rsidR="004A4262" w:rsidRPr="007036CE" w:rsidRDefault="004A4262" w:rsidP="004A4262">
            <w:pPr>
              <w:pStyle w:val="GOSTTablenorm"/>
            </w:pPr>
            <w:r w:rsidRPr="007036CE">
              <w:t>Сумма по дебету в валюте операции</w:t>
            </w:r>
          </w:p>
        </w:tc>
        <w:tc>
          <w:tcPr>
            <w:tcW w:w="1115" w:type="pct"/>
          </w:tcPr>
          <w:p w14:paraId="25BDCFCE" w14:textId="77777777" w:rsidR="004A4262" w:rsidRPr="007036CE" w:rsidRDefault="004A4262" w:rsidP="004A4262">
            <w:pPr>
              <w:pStyle w:val="GOSTTablenorm"/>
              <w:rPr>
                <w:szCs w:val="22"/>
                <w:lang w:val="en-US"/>
              </w:rPr>
            </w:pPr>
            <w:r w:rsidRPr="007036CE">
              <w:rPr>
                <w:szCs w:val="22"/>
                <w:lang w:val="en-US"/>
              </w:rPr>
              <w:t>TURNOVERDT</w:t>
            </w:r>
          </w:p>
        </w:tc>
        <w:tc>
          <w:tcPr>
            <w:tcW w:w="1369" w:type="pct"/>
          </w:tcPr>
          <w:p w14:paraId="7DD9EA06" w14:textId="27A7EFDB" w:rsidR="004A4262" w:rsidRPr="007036CE" w:rsidRDefault="004A4262" w:rsidP="004A4262">
            <w:pPr>
              <w:pStyle w:val="GOSTTablenorm"/>
            </w:pPr>
            <w:r w:rsidRPr="007036CE">
              <w:t xml:space="preserve">Сумма передается в единицах валюты с точностью 2 знака после запятой </w:t>
            </w:r>
            <w:r w:rsidR="00CC2920" w:rsidRPr="007036CE">
              <w:t>–</w:t>
            </w:r>
            <w:r w:rsidRPr="007036CE">
              <w:t xml:space="preserve"> необходимо конвертировать в минимальные единицы валюты (для данного типа документов умножить на 100)</w:t>
            </w:r>
          </w:p>
        </w:tc>
      </w:tr>
      <w:tr w:rsidR="004A4262" w:rsidRPr="007036CE" w14:paraId="04B2094B" w14:textId="77777777" w:rsidTr="004A4262">
        <w:tc>
          <w:tcPr>
            <w:tcW w:w="1115" w:type="pct"/>
          </w:tcPr>
          <w:p w14:paraId="45F3371C" w14:textId="77777777" w:rsidR="004A4262" w:rsidRPr="007036CE" w:rsidRDefault="004A4262" w:rsidP="004A4262">
            <w:pPr>
              <w:pStyle w:val="GOSTTablenorm"/>
            </w:pPr>
            <w:r w:rsidRPr="007036CE">
              <w:t>Сумма_валюта_Кт</w:t>
            </w:r>
          </w:p>
        </w:tc>
        <w:tc>
          <w:tcPr>
            <w:tcW w:w="286" w:type="pct"/>
          </w:tcPr>
          <w:p w14:paraId="1E961985" w14:textId="77777777" w:rsidR="004A4262" w:rsidRPr="007036CE" w:rsidRDefault="004A4262" w:rsidP="004A4262">
            <w:pPr>
              <w:pStyle w:val="GOSTTablenorm"/>
            </w:pPr>
            <w:r w:rsidRPr="007036CE">
              <w:t>да</w:t>
            </w:r>
          </w:p>
        </w:tc>
        <w:tc>
          <w:tcPr>
            <w:tcW w:w="1115" w:type="pct"/>
          </w:tcPr>
          <w:p w14:paraId="7F5DCFD1" w14:textId="77777777" w:rsidR="004A4262" w:rsidRPr="007036CE" w:rsidRDefault="004A4262" w:rsidP="004A4262">
            <w:pPr>
              <w:pStyle w:val="GOSTTablenorm"/>
            </w:pPr>
            <w:r w:rsidRPr="007036CE">
              <w:t>Сумма по кредиту в валюте опера</w:t>
            </w:r>
            <w:r w:rsidRPr="007036CE">
              <w:lastRenderedPageBreak/>
              <w:t>ции</w:t>
            </w:r>
          </w:p>
        </w:tc>
        <w:tc>
          <w:tcPr>
            <w:tcW w:w="1115" w:type="pct"/>
          </w:tcPr>
          <w:p w14:paraId="4CFA7039" w14:textId="77777777" w:rsidR="004A4262" w:rsidRPr="007036CE" w:rsidRDefault="004A4262" w:rsidP="004A4262">
            <w:pPr>
              <w:pStyle w:val="GOSTTablenorm"/>
              <w:rPr>
                <w:szCs w:val="22"/>
                <w:lang w:val="en-US"/>
              </w:rPr>
            </w:pPr>
            <w:r w:rsidRPr="007036CE">
              <w:rPr>
                <w:szCs w:val="22"/>
                <w:lang w:val="en-US"/>
              </w:rPr>
              <w:lastRenderedPageBreak/>
              <w:t>TURNOVERKT</w:t>
            </w:r>
          </w:p>
        </w:tc>
        <w:tc>
          <w:tcPr>
            <w:tcW w:w="1369" w:type="pct"/>
          </w:tcPr>
          <w:p w14:paraId="3EB018BE" w14:textId="2CCE157E" w:rsidR="004A4262" w:rsidRPr="007036CE" w:rsidRDefault="004A4262" w:rsidP="004A4262">
            <w:pPr>
              <w:pStyle w:val="GOSTTablenorm"/>
            </w:pPr>
            <w:r w:rsidRPr="007036CE">
              <w:t xml:space="preserve">Сумма передается в единицах валюты с </w:t>
            </w:r>
            <w:r w:rsidRPr="007036CE">
              <w:lastRenderedPageBreak/>
              <w:t xml:space="preserve">точностью 2 знака после запятой </w:t>
            </w:r>
            <w:r w:rsidR="00CC2920" w:rsidRPr="007036CE">
              <w:t>–</w:t>
            </w:r>
            <w:r w:rsidRPr="007036CE">
              <w:t xml:space="preserve"> необходимо конвертировать в минимальные единицы валюты (для данного типа документов умножить на 100)</w:t>
            </w:r>
          </w:p>
        </w:tc>
      </w:tr>
    </w:tbl>
    <w:p w14:paraId="3D1B34AC" w14:textId="77777777" w:rsidR="004A4262" w:rsidRPr="007036CE" w:rsidRDefault="004A4262" w:rsidP="004A4262">
      <w:pPr>
        <w:pStyle w:val="GOSTNameTable"/>
        <w:numPr>
          <w:ilvl w:val="0"/>
          <w:numId w:val="0"/>
        </w:numPr>
        <w:ind w:left="567"/>
      </w:pPr>
    </w:p>
    <w:p w14:paraId="57C08DB0" w14:textId="7F76C655" w:rsidR="000B22D2" w:rsidRPr="007036CE" w:rsidRDefault="009B61E2" w:rsidP="00586316">
      <w:pPr>
        <w:pStyle w:val="GOSTNameTable"/>
      </w:pPr>
      <w:r w:rsidRPr="007036CE">
        <w:rPr>
          <w:noProof/>
        </w:rPr>
        <w:fldChar w:fldCharType="begin"/>
      </w:r>
      <w:r w:rsidRPr="007036CE">
        <w:rPr>
          <w:noProof/>
        </w:rPr>
        <w:instrText xml:space="preserve"> SEQ Таблица \* ARABIC </w:instrText>
      </w:r>
      <w:r w:rsidRPr="007036CE">
        <w:rPr>
          <w:noProof/>
        </w:rPr>
        <w:fldChar w:fldCharType="separate"/>
      </w:r>
      <w:bookmarkStart w:id="10814" w:name="_Toc222928044"/>
      <w:r w:rsidR="00BD74E1">
        <w:rPr>
          <w:noProof/>
        </w:rPr>
        <w:t>71</w:t>
      </w:r>
      <w:r w:rsidRPr="007036CE">
        <w:rPr>
          <w:noProof/>
        </w:rPr>
        <w:fldChar w:fldCharType="end"/>
      </w:r>
      <w:r w:rsidR="000B22D2" w:rsidRPr="007036CE">
        <w:t xml:space="preserve"> </w:t>
      </w:r>
      <w:r w:rsidR="00D9309A" w:rsidRPr="007036CE">
        <w:t>–</w:t>
      </w:r>
      <w:r w:rsidR="000B22D2" w:rsidRPr="007036CE">
        <w:t xml:space="preserve"> Перечень атрибутов, соответствующих типу документа «Справка об изменении сводной бюджетной росписи федерального бюджета и лимитов бюджетных обязательств на финансовый год и на плановый период» (ф.0501051) DBD_SumBudListLBO</w:t>
      </w:r>
      <w:bookmarkEnd w:id="10814"/>
    </w:p>
    <w:tbl>
      <w:tblPr>
        <w:tblStyle w:val="GOSTTable"/>
        <w:tblW w:w="5000" w:type="pct"/>
        <w:tblLayout w:type="fixed"/>
        <w:tblLook w:val="07E0" w:firstRow="1" w:lastRow="1" w:firstColumn="1" w:lastColumn="1" w:noHBand="1" w:noVBand="1"/>
      </w:tblPr>
      <w:tblGrid>
        <w:gridCol w:w="3499"/>
        <w:gridCol w:w="942"/>
        <w:gridCol w:w="3499"/>
        <w:gridCol w:w="3584"/>
        <w:gridCol w:w="4236"/>
      </w:tblGrid>
      <w:tr w:rsidR="000B22D2" w:rsidRPr="007036CE" w14:paraId="256437BC" w14:textId="77777777" w:rsidTr="00B0621B">
        <w:trPr>
          <w:cnfStyle w:val="100000000000" w:firstRow="1" w:lastRow="0" w:firstColumn="0" w:lastColumn="0" w:oddVBand="0" w:evenVBand="0" w:oddHBand="0" w:evenHBand="0" w:firstRowFirstColumn="0" w:firstRowLastColumn="0" w:lastRowFirstColumn="0" w:lastRowLastColumn="0"/>
        </w:trPr>
        <w:tc>
          <w:tcPr>
            <w:tcW w:w="1110" w:type="pct"/>
            <w:hideMark/>
          </w:tcPr>
          <w:p w14:paraId="110885A9" w14:textId="77777777" w:rsidR="000B22D2" w:rsidRPr="007036CE" w:rsidRDefault="000B22D2" w:rsidP="000B22D2">
            <w:pPr>
              <w:pStyle w:val="GOSTTableHead"/>
              <w:rPr>
                <w:szCs w:val="22"/>
              </w:rPr>
            </w:pPr>
            <w:r w:rsidRPr="007036CE">
              <w:rPr>
                <w:szCs w:val="22"/>
              </w:rPr>
              <w:t>Наименование атрибута</w:t>
            </w:r>
          </w:p>
        </w:tc>
        <w:tc>
          <w:tcPr>
            <w:tcW w:w="299" w:type="pct"/>
            <w:hideMark/>
          </w:tcPr>
          <w:p w14:paraId="0EFC6D61" w14:textId="77777777" w:rsidR="000B22D2" w:rsidRPr="007036CE" w:rsidRDefault="000B22D2" w:rsidP="000B22D2">
            <w:pPr>
              <w:pStyle w:val="GOSTTableHead"/>
              <w:rPr>
                <w:szCs w:val="22"/>
              </w:rPr>
            </w:pPr>
            <w:r w:rsidRPr="007036CE">
              <w:rPr>
                <w:szCs w:val="22"/>
              </w:rPr>
              <w:t>Вычисляемый атрибут</w:t>
            </w:r>
          </w:p>
        </w:tc>
        <w:tc>
          <w:tcPr>
            <w:tcW w:w="1110" w:type="pct"/>
            <w:hideMark/>
          </w:tcPr>
          <w:p w14:paraId="04FCD292" w14:textId="77777777" w:rsidR="000B22D2" w:rsidRPr="007036CE" w:rsidRDefault="000B22D2" w:rsidP="000B22D2">
            <w:pPr>
              <w:pStyle w:val="GOSTTableHead"/>
              <w:rPr>
                <w:szCs w:val="22"/>
              </w:rPr>
            </w:pPr>
            <w:r w:rsidRPr="007036CE">
              <w:rPr>
                <w:szCs w:val="22"/>
              </w:rPr>
              <w:t>Описание атрибута</w:t>
            </w:r>
          </w:p>
        </w:tc>
        <w:tc>
          <w:tcPr>
            <w:tcW w:w="1137" w:type="pct"/>
            <w:hideMark/>
          </w:tcPr>
          <w:p w14:paraId="7226E495" w14:textId="77777777" w:rsidR="000B22D2" w:rsidRPr="007036CE" w:rsidRDefault="000B22D2" w:rsidP="000B22D2">
            <w:pPr>
              <w:pStyle w:val="GOSTTableHead"/>
              <w:rPr>
                <w:szCs w:val="22"/>
              </w:rPr>
            </w:pPr>
            <w:r w:rsidRPr="007036CE">
              <w:rPr>
                <w:szCs w:val="22"/>
              </w:rPr>
              <w:t>Реквизит документа (наименование тега)</w:t>
            </w:r>
          </w:p>
        </w:tc>
        <w:tc>
          <w:tcPr>
            <w:tcW w:w="1344" w:type="pct"/>
            <w:hideMark/>
          </w:tcPr>
          <w:p w14:paraId="591C1526" w14:textId="77777777" w:rsidR="000B22D2" w:rsidRPr="007036CE" w:rsidRDefault="000B22D2" w:rsidP="000B22D2">
            <w:pPr>
              <w:pStyle w:val="GOSTTableHead"/>
              <w:rPr>
                <w:szCs w:val="22"/>
              </w:rPr>
            </w:pPr>
            <w:r w:rsidRPr="007036CE">
              <w:rPr>
                <w:szCs w:val="22"/>
              </w:rPr>
              <w:t>Алгоритм вычисления</w:t>
            </w:r>
          </w:p>
        </w:tc>
      </w:tr>
      <w:tr w:rsidR="000B22D2" w:rsidRPr="007036CE" w14:paraId="0C998B39" w14:textId="77777777" w:rsidTr="00B0621B">
        <w:tc>
          <w:tcPr>
            <w:tcW w:w="1110" w:type="pct"/>
          </w:tcPr>
          <w:p w14:paraId="10BAF47A" w14:textId="77777777" w:rsidR="000B22D2" w:rsidRPr="007036CE" w:rsidRDefault="000B22D2" w:rsidP="000B22D2">
            <w:pPr>
              <w:pStyle w:val="GOSTTablenorm"/>
              <w:rPr>
                <w:szCs w:val="22"/>
                <w:lang w:val="en-US"/>
              </w:rPr>
            </w:pPr>
            <w:r w:rsidRPr="007036CE">
              <w:rPr>
                <w:szCs w:val="22"/>
              </w:rPr>
              <w:t>Номер_документа</w:t>
            </w:r>
            <w:r w:rsidR="00142CBB" w:rsidRPr="007036CE">
              <w:rPr>
                <w:szCs w:val="22"/>
                <w:lang w:val="en-US"/>
              </w:rPr>
              <w:t>*</w:t>
            </w:r>
          </w:p>
        </w:tc>
        <w:tc>
          <w:tcPr>
            <w:tcW w:w="299" w:type="pct"/>
          </w:tcPr>
          <w:p w14:paraId="6F41A33D" w14:textId="77777777" w:rsidR="000B22D2" w:rsidRPr="007036CE" w:rsidRDefault="000B22D2" w:rsidP="000B22D2">
            <w:pPr>
              <w:pStyle w:val="GOSTTablenorm"/>
              <w:rPr>
                <w:szCs w:val="22"/>
              </w:rPr>
            </w:pPr>
            <w:r w:rsidRPr="007036CE">
              <w:rPr>
                <w:szCs w:val="22"/>
              </w:rPr>
              <w:t>Нет</w:t>
            </w:r>
          </w:p>
        </w:tc>
        <w:tc>
          <w:tcPr>
            <w:tcW w:w="1110" w:type="pct"/>
          </w:tcPr>
          <w:p w14:paraId="442060D5" w14:textId="77777777" w:rsidR="000B22D2" w:rsidRPr="007036CE" w:rsidRDefault="000B22D2" w:rsidP="000B22D2">
            <w:pPr>
              <w:pStyle w:val="GOSTTablenorm"/>
              <w:rPr>
                <w:szCs w:val="22"/>
              </w:rPr>
            </w:pPr>
            <w:r w:rsidRPr="007036CE">
              <w:rPr>
                <w:szCs w:val="22"/>
              </w:rPr>
              <w:t>Номер документа</w:t>
            </w:r>
          </w:p>
        </w:tc>
        <w:tc>
          <w:tcPr>
            <w:tcW w:w="1137" w:type="pct"/>
          </w:tcPr>
          <w:p w14:paraId="292FA705" w14:textId="77777777" w:rsidR="000B22D2" w:rsidRPr="007036CE" w:rsidRDefault="000B22D2" w:rsidP="000B22D2">
            <w:pPr>
              <w:pStyle w:val="GOSTTablenorm"/>
              <w:rPr>
                <w:szCs w:val="22"/>
              </w:rPr>
            </w:pPr>
            <w:r w:rsidRPr="007036CE">
              <w:rPr>
                <w:szCs w:val="22"/>
                <w:lang w:val="en-US"/>
              </w:rPr>
              <w:t>NUM_DOC</w:t>
            </w:r>
          </w:p>
        </w:tc>
        <w:tc>
          <w:tcPr>
            <w:tcW w:w="1344" w:type="pct"/>
          </w:tcPr>
          <w:p w14:paraId="242723EA" w14:textId="77777777" w:rsidR="000B22D2" w:rsidRPr="007036CE" w:rsidRDefault="000B22D2" w:rsidP="000B22D2">
            <w:pPr>
              <w:pStyle w:val="GOSTTablenorm"/>
            </w:pPr>
            <w:r w:rsidRPr="007036CE">
              <w:t>-</w:t>
            </w:r>
          </w:p>
        </w:tc>
      </w:tr>
      <w:tr w:rsidR="000B22D2" w:rsidRPr="007036CE" w14:paraId="0CE2C7FF" w14:textId="77777777" w:rsidTr="00B0621B">
        <w:tc>
          <w:tcPr>
            <w:tcW w:w="1110" w:type="pct"/>
          </w:tcPr>
          <w:p w14:paraId="797EBA8F" w14:textId="77777777" w:rsidR="000B22D2" w:rsidRPr="007036CE" w:rsidRDefault="000B22D2" w:rsidP="000B22D2">
            <w:pPr>
              <w:pStyle w:val="GOSTTablenorm"/>
              <w:rPr>
                <w:szCs w:val="22"/>
                <w:lang w:val="en-US"/>
              </w:rPr>
            </w:pPr>
            <w:r w:rsidRPr="007036CE">
              <w:rPr>
                <w:szCs w:val="22"/>
              </w:rPr>
              <w:t>Дата_документа</w:t>
            </w:r>
            <w:r w:rsidR="00142CBB" w:rsidRPr="007036CE">
              <w:rPr>
                <w:szCs w:val="22"/>
                <w:lang w:val="en-US"/>
              </w:rPr>
              <w:t>*</w:t>
            </w:r>
          </w:p>
        </w:tc>
        <w:tc>
          <w:tcPr>
            <w:tcW w:w="299" w:type="pct"/>
          </w:tcPr>
          <w:p w14:paraId="0DC7EA47" w14:textId="77777777" w:rsidR="000B22D2" w:rsidRPr="007036CE" w:rsidRDefault="000B22D2" w:rsidP="000B22D2">
            <w:pPr>
              <w:pStyle w:val="GOSTTablenorm"/>
              <w:rPr>
                <w:szCs w:val="22"/>
              </w:rPr>
            </w:pPr>
            <w:r w:rsidRPr="007036CE">
              <w:rPr>
                <w:szCs w:val="22"/>
              </w:rPr>
              <w:t>Нет</w:t>
            </w:r>
          </w:p>
        </w:tc>
        <w:tc>
          <w:tcPr>
            <w:tcW w:w="1110" w:type="pct"/>
          </w:tcPr>
          <w:p w14:paraId="49734FAD" w14:textId="77777777" w:rsidR="000B22D2" w:rsidRPr="007036CE" w:rsidRDefault="000B22D2" w:rsidP="000B22D2">
            <w:pPr>
              <w:pStyle w:val="GOSTTablenorm"/>
              <w:rPr>
                <w:szCs w:val="22"/>
              </w:rPr>
            </w:pPr>
            <w:r w:rsidRPr="007036CE">
              <w:rPr>
                <w:szCs w:val="22"/>
              </w:rPr>
              <w:t>Дата документа</w:t>
            </w:r>
          </w:p>
        </w:tc>
        <w:tc>
          <w:tcPr>
            <w:tcW w:w="1137" w:type="pct"/>
          </w:tcPr>
          <w:p w14:paraId="67C48E4A" w14:textId="77777777" w:rsidR="000B22D2" w:rsidRPr="007036CE" w:rsidRDefault="000B22D2" w:rsidP="000B22D2">
            <w:pPr>
              <w:pStyle w:val="GOSTTablenorm"/>
              <w:rPr>
                <w:szCs w:val="22"/>
              </w:rPr>
            </w:pPr>
            <w:r w:rsidRPr="007036CE">
              <w:rPr>
                <w:szCs w:val="22"/>
                <w:lang w:val="en-US"/>
              </w:rPr>
              <w:t>DATE_DOC</w:t>
            </w:r>
          </w:p>
        </w:tc>
        <w:tc>
          <w:tcPr>
            <w:tcW w:w="1344" w:type="pct"/>
          </w:tcPr>
          <w:p w14:paraId="7A93A30B" w14:textId="77777777" w:rsidR="000B22D2" w:rsidRPr="007036CE" w:rsidRDefault="000B22D2" w:rsidP="000B22D2">
            <w:pPr>
              <w:pStyle w:val="GOSTTablenorm"/>
            </w:pPr>
            <w:r w:rsidRPr="007036CE">
              <w:t>-</w:t>
            </w:r>
          </w:p>
        </w:tc>
      </w:tr>
      <w:tr w:rsidR="000B22D2" w:rsidRPr="007036CE" w14:paraId="47DB46EC" w14:textId="77777777" w:rsidTr="00B0621B">
        <w:tc>
          <w:tcPr>
            <w:tcW w:w="1110" w:type="pct"/>
          </w:tcPr>
          <w:p w14:paraId="731F43CC" w14:textId="77777777" w:rsidR="000B22D2" w:rsidRPr="007036CE" w:rsidRDefault="000B22D2" w:rsidP="000B22D2">
            <w:pPr>
              <w:pStyle w:val="GOSTTablenorm"/>
              <w:rPr>
                <w:szCs w:val="22"/>
              </w:rPr>
            </w:pPr>
            <w:r w:rsidRPr="007036CE">
              <w:rPr>
                <w:szCs w:val="22"/>
              </w:rPr>
              <w:t>Вид_документа</w:t>
            </w:r>
          </w:p>
        </w:tc>
        <w:tc>
          <w:tcPr>
            <w:tcW w:w="299" w:type="pct"/>
          </w:tcPr>
          <w:p w14:paraId="1178D1DD" w14:textId="77777777" w:rsidR="000B22D2" w:rsidRPr="007036CE" w:rsidRDefault="000B22D2" w:rsidP="000B22D2">
            <w:pPr>
              <w:pStyle w:val="GOSTTablenorm"/>
              <w:rPr>
                <w:szCs w:val="22"/>
              </w:rPr>
            </w:pPr>
            <w:r w:rsidRPr="007036CE">
              <w:t>Нет</w:t>
            </w:r>
          </w:p>
        </w:tc>
        <w:tc>
          <w:tcPr>
            <w:tcW w:w="1110" w:type="pct"/>
          </w:tcPr>
          <w:p w14:paraId="6317BC5D" w14:textId="77777777" w:rsidR="000B22D2" w:rsidRPr="007036CE" w:rsidRDefault="000B22D2" w:rsidP="000B22D2">
            <w:pPr>
              <w:pStyle w:val="GOSTTablenorm"/>
              <w:rPr>
                <w:szCs w:val="22"/>
              </w:rPr>
            </w:pPr>
            <w:r w:rsidRPr="007036CE">
              <w:t>Вид документа</w:t>
            </w:r>
          </w:p>
        </w:tc>
        <w:tc>
          <w:tcPr>
            <w:tcW w:w="1137" w:type="pct"/>
          </w:tcPr>
          <w:p w14:paraId="20A214A7" w14:textId="77777777" w:rsidR="000B22D2" w:rsidRPr="007036CE" w:rsidRDefault="000B22D2" w:rsidP="000B22D2">
            <w:pPr>
              <w:pStyle w:val="GOSTTablenorm"/>
              <w:rPr>
                <w:szCs w:val="22"/>
                <w:lang w:val="en-US"/>
              </w:rPr>
            </w:pPr>
            <w:r w:rsidRPr="007036CE">
              <w:rPr>
                <w:szCs w:val="22"/>
                <w:lang w:val="en-US"/>
              </w:rPr>
              <w:t>DOC_TYPE</w:t>
            </w:r>
          </w:p>
        </w:tc>
        <w:tc>
          <w:tcPr>
            <w:tcW w:w="1344" w:type="pct"/>
          </w:tcPr>
          <w:p w14:paraId="04FF0E7B" w14:textId="77777777" w:rsidR="000B22D2" w:rsidRPr="007036CE" w:rsidRDefault="000B22D2" w:rsidP="000B22D2">
            <w:pPr>
              <w:pStyle w:val="GOSTTablenorm"/>
            </w:pPr>
            <w:r w:rsidRPr="007036CE">
              <w:t>-</w:t>
            </w:r>
          </w:p>
        </w:tc>
      </w:tr>
      <w:tr w:rsidR="000B22D2" w:rsidRPr="007036CE" w14:paraId="5E21B2AD" w14:textId="77777777" w:rsidTr="00B0621B">
        <w:tc>
          <w:tcPr>
            <w:tcW w:w="1110" w:type="pct"/>
          </w:tcPr>
          <w:p w14:paraId="423C9517" w14:textId="77777777" w:rsidR="000B22D2" w:rsidRPr="007036CE" w:rsidRDefault="000B22D2" w:rsidP="000B22D2">
            <w:pPr>
              <w:pStyle w:val="GOSTTablenorm"/>
              <w:rPr>
                <w:szCs w:val="22"/>
              </w:rPr>
            </w:pPr>
            <w:r w:rsidRPr="007036CE">
              <w:rPr>
                <w:szCs w:val="22"/>
              </w:rPr>
              <w:t>Уровень_конфиденциальности</w:t>
            </w:r>
          </w:p>
        </w:tc>
        <w:tc>
          <w:tcPr>
            <w:tcW w:w="299" w:type="pct"/>
          </w:tcPr>
          <w:p w14:paraId="29306687" w14:textId="77777777" w:rsidR="000B22D2" w:rsidRPr="007036CE" w:rsidRDefault="000B22D2" w:rsidP="000B22D2">
            <w:pPr>
              <w:pStyle w:val="GOSTTablenorm"/>
              <w:rPr>
                <w:szCs w:val="22"/>
              </w:rPr>
            </w:pPr>
            <w:r w:rsidRPr="007036CE">
              <w:rPr>
                <w:szCs w:val="22"/>
              </w:rPr>
              <w:t>Нет</w:t>
            </w:r>
          </w:p>
        </w:tc>
        <w:tc>
          <w:tcPr>
            <w:tcW w:w="1110" w:type="pct"/>
          </w:tcPr>
          <w:p w14:paraId="40DA1459" w14:textId="77777777" w:rsidR="000B22D2" w:rsidRPr="007036CE" w:rsidRDefault="000B22D2" w:rsidP="000B22D2">
            <w:pPr>
              <w:pStyle w:val="GOSTTablenorm"/>
              <w:rPr>
                <w:szCs w:val="22"/>
              </w:rPr>
            </w:pPr>
            <w:r w:rsidRPr="007036CE">
              <w:rPr>
                <w:szCs w:val="22"/>
              </w:rPr>
              <w:t>Уровень конфиденциальности</w:t>
            </w:r>
          </w:p>
        </w:tc>
        <w:tc>
          <w:tcPr>
            <w:tcW w:w="1137" w:type="pct"/>
          </w:tcPr>
          <w:p w14:paraId="094B62DE" w14:textId="77777777" w:rsidR="000B22D2" w:rsidRPr="007036CE" w:rsidRDefault="000B22D2" w:rsidP="000B22D2">
            <w:pPr>
              <w:pStyle w:val="GOSTTablenorm"/>
              <w:rPr>
                <w:szCs w:val="22"/>
                <w:lang w:val="en-US"/>
              </w:rPr>
            </w:pPr>
            <w:r w:rsidRPr="007036CE">
              <w:rPr>
                <w:szCs w:val="22"/>
                <w:lang w:val="en-US"/>
              </w:rPr>
              <w:t>ACCESSLEVEL</w:t>
            </w:r>
          </w:p>
        </w:tc>
        <w:tc>
          <w:tcPr>
            <w:tcW w:w="1344" w:type="pct"/>
          </w:tcPr>
          <w:p w14:paraId="2C1C8B88" w14:textId="77777777" w:rsidR="000B22D2" w:rsidRPr="007036CE" w:rsidRDefault="000B22D2" w:rsidP="000B22D2">
            <w:pPr>
              <w:pStyle w:val="GOSTTablenorm"/>
              <w:rPr>
                <w:szCs w:val="22"/>
              </w:rPr>
            </w:pPr>
            <w:r w:rsidRPr="007036CE">
              <w:rPr>
                <w:szCs w:val="22"/>
              </w:rPr>
              <w:t>-</w:t>
            </w:r>
          </w:p>
        </w:tc>
      </w:tr>
      <w:tr w:rsidR="000B22D2" w:rsidRPr="007036CE" w14:paraId="2BFC98CD" w14:textId="77777777" w:rsidTr="00B0621B">
        <w:tc>
          <w:tcPr>
            <w:tcW w:w="1110" w:type="pct"/>
          </w:tcPr>
          <w:p w14:paraId="4DD0819F" w14:textId="77777777" w:rsidR="000B22D2" w:rsidRPr="007036CE" w:rsidRDefault="000B22D2" w:rsidP="000B22D2">
            <w:pPr>
              <w:pStyle w:val="GOSTTablenorm"/>
              <w:rPr>
                <w:szCs w:val="22"/>
              </w:rPr>
            </w:pPr>
            <w:r w:rsidRPr="007036CE">
              <w:rPr>
                <w:szCs w:val="22"/>
              </w:rPr>
              <w:t>Наименование_документа</w:t>
            </w:r>
          </w:p>
        </w:tc>
        <w:tc>
          <w:tcPr>
            <w:tcW w:w="299" w:type="pct"/>
          </w:tcPr>
          <w:p w14:paraId="53098461" w14:textId="77777777" w:rsidR="000B22D2" w:rsidRPr="007036CE" w:rsidRDefault="000B22D2" w:rsidP="000B22D2">
            <w:pPr>
              <w:pStyle w:val="GOSTTablenorm"/>
              <w:rPr>
                <w:szCs w:val="22"/>
              </w:rPr>
            </w:pPr>
            <w:r w:rsidRPr="007036CE">
              <w:rPr>
                <w:szCs w:val="22"/>
              </w:rPr>
              <w:t>Да</w:t>
            </w:r>
          </w:p>
        </w:tc>
        <w:tc>
          <w:tcPr>
            <w:tcW w:w="1110" w:type="pct"/>
          </w:tcPr>
          <w:p w14:paraId="2F28725A" w14:textId="77777777" w:rsidR="000B22D2" w:rsidRPr="007036CE" w:rsidRDefault="000B22D2" w:rsidP="000B22D2">
            <w:pPr>
              <w:pStyle w:val="GOSTTablenorm"/>
              <w:rPr>
                <w:szCs w:val="22"/>
              </w:rPr>
            </w:pPr>
            <w:r w:rsidRPr="007036CE">
              <w:rPr>
                <w:szCs w:val="22"/>
              </w:rPr>
              <w:t>Наименование документа</w:t>
            </w:r>
          </w:p>
        </w:tc>
        <w:tc>
          <w:tcPr>
            <w:tcW w:w="1137" w:type="pct"/>
          </w:tcPr>
          <w:p w14:paraId="3DB7BCDD" w14:textId="77777777" w:rsidR="000B22D2" w:rsidRPr="007036CE" w:rsidRDefault="000B22D2" w:rsidP="000B22D2">
            <w:pPr>
              <w:pStyle w:val="GOSTTablenorm"/>
              <w:rPr>
                <w:szCs w:val="24"/>
              </w:rPr>
            </w:pPr>
            <w:r w:rsidRPr="007036CE">
              <w:rPr>
                <w:szCs w:val="22"/>
              </w:rPr>
              <w:t>-</w:t>
            </w:r>
          </w:p>
        </w:tc>
        <w:tc>
          <w:tcPr>
            <w:tcW w:w="1344" w:type="pct"/>
          </w:tcPr>
          <w:p w14:paraId="4CD53FC7" w14:textId="77777777" w:rsidR="000B22D2" w:rsidRPr="007036CE" w:rsidRDefault="000B22D2" w:rsidP="00363C4B">
            <w:pPr>
              <w:pStyle w:val="GOSTTablenorm"/>
            </w:pPr>
            <w:r w:rsidRPr="007036CE">
              <w:rPr>
                <w:szCs w:val="22"/>
              </w:rPr>
              <w:t xml:space="preserve">Наименование документа определяется по справочнику </w:t>
            </w:r>
            <w:r w:rsidR="00363C4B" w:rsidRPr="007036CE">
              <w:rPr>
                <w:szCs w:val="22"/>
              </w:rPr>
              <w:t>«</w:t>
            </w:r>
            <w:r w:rsidRPr="007036CE">
              <w:rPr>
                <w:szCs w:val="22"/>
              </w:rPr>
              <w:t>Типы документов</w:t>
            </w:r>
            <w:r w:rsidR="00363C4B" w:rsidRPr="007036CE">
              <w:rPr>
                <w:szCs w:val="22"/>
              </w:rPr>
              <w:t xml:space="preserve">» </w:t>
            </w:r>
            <w:r w:rsidRPr="007036CE">
              <w:rPr>
                <w:szCs w:val="22"/>
              </w:rPr>
              <w:t>с помощью значения атрибута Тип_документа (</w:t>
            </w:r>
            <w:r w:rsidRPr="007036CE">
              <w:rPr>
                <w:szCs w:val="22"/>
                <w:lang w:val="en-US"/>
              </w:rPr>
              <w:t>TypeDoc</w:t>
            </w:r>
            <w:r w:rsidRPr="007036CE">
              <w:rPr>
                <w:szCs w:val="22"/>
              </w:rPr>
              <w:t>) из заголовка запроса</w:t>
            </w:r>
          </w:p>
        </w:tc>
      </w:tr>
      <w:tr w:rsidR="000B22D2" w:rsidRPr="007036CE" w14:paraId="25E7767E" w14:textId="77777777" w:rsidTr="00B0621B">
        <w:tc>
          <w:tcPr>
            <w:tcW w:w="1110" w:type="pct"/>
          </w:tcPr>
          <w:p w14:paraId="147EAC58" w14:textId="77777777" w:rsidR="000B22D2" w:rsidRPr="007036CE" w:rsidRDefault="000B22D2" w:rsidP="000B22D2">
            <w:pPr>
              <w:pStyle w:val="GOSTTablenorm"/>
              <w:rPr>
                <w:szCs w:val="22"/>
              </w:rPr>
            </w:pPr>
            <w:r w:rsidRPr="007036CE">
              <w:rPr>
                <w:szCs w:val="22"/>
              </w:rPr>
              <w:t>Код_валюты</w:t>
            </w:r>
          </w:p>
        </w:tc>
        <w:tc>
          <w:tcPr>
            <w:tcW w:w="299" w:type="pct"/>
          </w:tcPr>
          <w:p w14:paraId="5AA66477" w14:textId="77777777" w:rsidR="000B22D2" w:rsidRPr="007036CE" w:rsidRDefault="000B22D2" w:rsidP="000B22D2">
            <w:pPr>
              <w:pStyle w:val="GOSTTablenorm"/>
              <w:rPr>
                <w:szCs w:val="22"/>
              </w:rPr>
            </w:pPr>
            <w:r w:rsidRPr="007036CE">
              <w:rPr>
                <w:szCs w:val="22"/>
              </w:rPr>
              <w:t>Да</w:t>
            </w:r>
          </w:p>
        </w:tc>
        <w:tc>
          <w:tcPr>
            <w:tcW w:w="1110" w:type="pct"/>
          </w:tcPr>
          <w:p w14:paraId="3C69016C" w14:textId="77777777" w:rsidR="000B22D2" w:rsidRPr="007036CE" w:rsidRDefault="000B22D2" w:rsidP="000B22D2">
            <w:pPr>
              <w:pStyle w:val="GOSTTablenorm"/>
              <w:rPr>
                <w:szCs w:val="22"/>
              </w:rPr>
            </w:pPr>
            <w:r w:rsidRPr="007036CE">
              <w:rPr>
                <w:szCs w:val="22"/>
              </w:rPr>
              <w:t>Код валюты</w:t>
            </w:r>
          </w:p>
        </w:tc>
        <w:tc>
          <w:tcPr>
            <w:tcW w:w="1137" w:type="pct"/>
          </w:tcPr>
          <w:p w14:paraId="23685E0F" w14:textId="77777777" w:rsidR="000B22D2" w:rsidRPr="007036CE" w:rsidRDefault="000B22D2" w:rsidP="000B22D2">
            <w:pPr>
              <w:pStyle w:val="GOSTTablenorm"/>
              <w:rPr>
                <w:szCs w:val="24"/>
              </w:rPr>
            </w:pPr>
            <w:r w:rsidRPr="007036CE">
              <w:rPr>
                <w:szCs w:val="22"/>
              </w:rPr>
              <w:t>-</w:t>
            </w:r>
          </w:p>
        </w:tc>
        <w:tc>
          <w:tcPr>
            <w:tcW w:w="1344" w:type="pct"/>
          </w:tcPr>
          <w:p w14:paraId="75ED2669" w14:textId="77777777" w:rsidR="000B22D2" w:rsidRPr="007036CE" w:rsidRDefault="000B22D2" w:rsidP="000B22D2">
            <w:pPr>
              <w:pStyle w:val="GOSTTablenorm"/>
            </w:pPr>
            <w:r w:rsidRPr="007036CE">
              <w:rPr>
                <w:szCs w:val="22"/>
              </w:rPr>
              <w:t>Указывается значение «643»</w:t>
            </w:r>
          </w:p>
        </w:tc>
      </w:tr>
      <w:tr w:rsidR="00CE3062" w:rsidRPr="007036CE" w14:paraId="746677D1" w14:textId="77777777" w:rsidTr="00B0621B">
        <w:tc>
          <w:tcPr>
            <w:tcW w:w="1110" w:type="pct"/>
          </w:tcPr>
          <w:p w14:paraId="3BB98C6D" w14:textId="77777777" w:rsidR="00CE3062" w:rsidRPr="007036CE" w:rsidRDefault="00CE3062" w:rsidP="00CE3062">
            <w:pPr>
              <w:pStyle w:val="GOSTTablenorm"/>
              <w:rPr>
                <w:szCs w:val="22"/>
              </w:rPr>
            </w:pPr>
            <w:r w:rsidRPr="007036CE">
              <w:rPr>
                <w:szCs w:val="22"/>
              </w:rPr>
              <w:t>Код_валюты_учета</w:t>
            </w:r>
          </w:p>
        </w:tc>
        <w:tc>
          <w:tcPr>
            <w:tcW w:w="299" w:type="pct"/>
          </w:tcPr>
          <w:p w14:paraId="584D0478" w14:textId="77777777" w:rsidR="00CE3062" w:rsidRPr="007036CE" w:rsidRDefault="00CE3062" w:rsidP="00CE3062">
            <w:pPr>
              <w:pStyle w:val="GOSTTablenorm"/>
              <w:rPr>
                <w:szCs w:val="22"/>
              </w:rPr>
            </w:pPr>
            <w:r w:rsidRPr="007036CE">
              <w:rPr>
                <w:szCs w:val="22"/>
              </w:rPr>
              <w:t>да</w:t>
            </w:r>
          </w:p>
        </w:tc>
        <w:tc>
          <w:tcPr>
            <w:tcW w:w="1110" w:type="pct"/>
          </w:tcPr>
          <w:p w14:paraId="1DB14564" w14:textId="77777777" w:rsidR="00CE3062" w:rsidRPr="007036CE" w:rsidRDefault="00CE3062" w:rsidP="00CE3062">
            <w:pPr>
              <w:pStyle w:val="GOSTTablenorm"/>
              <w:rPr>
                <w:szCs w:val="22"/>
              </w:rPr>
            </w:pPr>
            <w:r w:rsidRPr="007036CE">
              <w:rPr>
                <w:szCs w:val="22"/>
              </w:rPr>
              <w:t>Код валюты учета по ОКВ</w:t>
            </w:r>
          </w:p>
        </w:tc>
        <w:tc>
          <w:tcPr>
            <w:tcW w:w="1137" w:type="pct"/>
          </w:tcPr>
          <w:p w14:paraId="34BFBFFB" w14:textId="77777777" w:rsidR="00CE3062" w:rsidRPr="007036CE" w:rsidRDefault="00CE3062" w:rsidP="00CE3062">
            <w:pPr>
              <w:pStyle w:val="GOSTTablenorm"/>
              <w:rPr>
                <w:szCs w:val="22"/>
              </w:rPr>
            </w:pPr>
            <w:r w:rsidRPr="007036CE">
              <w:t>-</w:t>
            </w:r>
          </w:p>
        </w:tc>
        <w:tc>
          <w:tcPr>
            <w:tcW w:w="1344" w:type="pct"/>
          </w:tcPr>
          <w:p w14:paraId="3B34D1EE" w14:textId="77777777" w:rsidR="00CE3062" w:rsidRPr="007036CE" w:rsidRDefault="00CE3062" w:rsidP="00CE3062">
            <w:pPr>
              <w:pStyle w:val="GOSTTablenorm"/>
              <w:rPr>
                <w:szCs w:val="22"/>
              </w:rPr>
            </w:pPr>
            <w:r w:rsidRPr="007036CE">
              <w:t>Указывается значение «643»</w:t>
            </w:r>
          </w:p>
        </w:tc>
      </w:tr>
      <w:tr w:rsidR="00CE3062" w:rsidRPr="007036CE" w14:paraId="5991CD92" w14:textId="77777777" w:rsidTr="00B0621B">
        <w:tc>
          <w:tcPr>
            <w:tcW w:w="1110" w:type="pct"/>
          </w:tcPr>
          <w:p w14:paraId="1A0F7D65" w14:textId="77777777" w:rsidR="00CE3062" w:rsidRPr="007036CE" w:rsidRDefault="00CE3062" w:rsidP="00CE3062">
            <w:pPr>
              <w:pStyle w:val="GOSTTablenorm"/>
              <w:rPr>
                <w:szCs w:val="22"/>
              </w:rPr>
            </w:pPr>
            <w:r w:rsidRPr="007036CE">
              <w:rPr>
                <w:szCs w:val="22"/>
              </w:rPr>
              <w:t>Код_бюджета</w:t>
            </w:r>
          </w:p>
        </w:tc>
        <w:tc>
          <w:tcPr>
            <w:tcW w:w="299" w:type="pct"/>
          </w:tcPr>
          <w:p w14:paraId="5F4A57E4" w14:textId="77777777" w:rsidR="00CE3062" w:rsidRPr="007036CE" w:rsidRDefault="00CE3062" w:rsidP="00CE3062">
            <w:pPr>
              <w:pStyle w:val="GOSTTablenorm"/>
              <w:rPr>
                <w:szCs w:val="22"/>
              </w:rPr>
            </w:pPr>
            <w:r w:rsidRPr="007036CE">
              <w:rPr>
                <w:szCs w:val="22"/>
              </w:rPr>
              <w:t>Нет</w:t>
            </w:r>
          </w:p>
        </w:tc>
        <w:tc>
          <w:tcPr>
            <w:tcW w:w="1110" w:type="pct"/>
          </w:tcPr>
          <w:p w14:paraId="421ABB9E" w14:textId="77777777" w:rsidR="00CE3062" w:rsidRPr="007036CE" w:rsidRDefault="00CE3062" w:rsidP="00CE3062">
            <w:pPr>
              <w:pStyle w:val="GOSTTablenorm"/>
              <w:rPr>
                <w:szCs w:val="22"/>
              </w:rPr>
            </w:pPr>
            <w:r w:rsidRPr="007036CE">
              <w:rPr>
                <w:szCs w:val="22"/>
              </w:rPr>
              <w:t>Код бюджета</w:t>
            </w:r>
          </w:p>
        </w:tc>
        <w:tc>
          <w:tcPr>
            <w:tcW w:w="1137" w:type="pct"/>
          </w:tcPr>
          <w:p w14:paraId="169C648F" w14:textId="77777777" w:rsidR="00CE3062" w:rsidRPr="007036CE" w:rsidRDefault="00CE3062" w:rsidP="00CE3062">
            <w:pPr>
              <w:pStyle w:val="GOSTTablenorm"/>
              <w:rPr>
                <w:szCs w:val="24"/>
              </w:rPr>
            </w:pPr>
            <w:r w:rsidRPr="007036CE">
              <w:rPr>
                <w:szCs w:val="24"/>
              </w:rPr>
              <w:t>BUDGET_CODE</w:t>
            </w:r>
          </w:p>
        </w:tc>
        <w:tc>
          <w:tcPr>
            <w:tcW w:w="1344" w:type="pct"/>
          </w:tcPr>
          <w:p w14:paraId="08CA725B" w14:textId="77777777" w:rsidR="00CE3062" w:rsidRPr="007036CE" w:rsidRDefault="00CE3062" w:rsidP="00CE3062">
            <w:pPr>
              <w:pStyle w:val="GOSTTablenorm"/>
            </w:pPr>
          </w:p>
        </w:tc>
      </w:tr>
      <w:tr w:rsidR="00CE3062" w:rsidRPr="007036CE" w14:paraId="32C5C080" w14:textId="77777777" w:rsidTr="00B0621B">
        <w:tc>
          <w:tcPr>
            <w:tcW w:w="1110" w:type="pct"/>
          </w:tcPr>
          <w:p w14:paraId="498842F0" w14:textId="77777777" w:rsidR="00CE3062" w:rsidRPr="007036CE" w:rsidRDefault="00CE3062" w:rsidP="00CE3062">
            <w:pPr>
              <w:pStyle w:val="GOSTTablenorm"/>
              <w:rPr>
                <w:szCs w:val="22"/>
              </w:rPr>
            </w:pPr>
            <w:r w:rsidRPr="007036CE">
              <w:rPr>
                <w:szCs w:val="22"/>
              </w:rPr>
              <w:t>Тип_бюджета</w:t>
            </w:r>
          </w:p>
        </w:tc>
        <w:tc>
          <w:tcPr>
            <w:tcW w:w="299" w:type="pct"/>
          </w:tcPr>
          <w:p w14:paraId="0B7CD66B" w14:textId="77777777" w:rsidR="00CE3062" w:rsidRPr="007036CE" w:rsidRDefault="00CE3062" w:rsidP="00CE3062">
            <w:pPr>
              <w:pStyle w:val="GOSTTablenorm"/>
              <w:rPr>
                <w:szCs w:val="22"/>
              </w:rPr>
            </w:pPr>
            <w:r w:rsidRPr="007036CE">
              <w:rPr>
                <w:szCs w:val="22"/>
              </w:rPr>
              <w:t>Да</w:t>
            </w:r>
          </w:p>
        </w:tc>
        <w:tc>
          <w:tcPr>
            <w:tcW w:w="1110" w:type="pct"/>
          </w:tcPr>
          <w:p w14:paraId="4F3A898F" w14:textId="77777777" w:rsidR="00CE3062" w:rsidRPr="007036CE" w:rsidRDefault="00CE3062" w:rsidP="00CE3062">
            <w:pPr>
              <w:pStyle w:val="GOSTTablenorm"/>
              <w:rPr>
                <w:szCs w:val="22"/>
              </w:rPr>
            </w:pPr>
            <w:r w:rsidRPr="007036CE">
              <w:rPr>
                <w:szCs w:val="22"/>
              </w:rPr>
              <w:t>Тип бюджета</w:t>
            </w:r>
          </w:p>
        </w:tc>
        <w:tc>
          <w:tcPr>
            <w:tcW w:w="1137" w:type="pct"/>
          </w:tcPr>
          <w:p w14:paraId="13BBFFC1" w14:textId="77777777" w:rsidR="00CE3062" w:rsidRPr="007036CE" w:rsidRDefault="00CE3062" w:rsidP="00CE3062">
            <w:pPr>
              <w:pStyle w:val="GOSTTablenorm"/>
              <w:rPr>
                <w:szCs w:val="24"/>
              </w:rPr>
            </w:pPr>
            <w:r w:rsidRPr="007036CE">
              <w:rPr>
                <w:szCs w:val="24"/>
              </w:rPr>
              <w:t>BUDGET_CODE</w:t>
            </w:r>
          </w:p>
        </w:tc>
        <w:tc>
          <w:tcPr>
            <w:tcW w:w="1344" w:type="pct"/>
          </w:tcPr>
          <w:p w14:paraId="2E4F498F" w14:textId="77777777" w:rsidR="00CE3062" w:rsidRPr="007036CE" w:rsidRDefault="00CE3062" w:rsidP="00CE3062">
            <w:pPr>
              <w:pStyle w:val="GOSTTablenorm"/>
            </w:pPr>
            <w:r w:rsidRPr="007036CE">
              <w:rPr>
                <w:szCs w:val="22"/>
              </w:rPr>
              <w:t>Тип бюджета определяется по справочни</w:t>
            </w:r>
            <w:r w:rsidRPr="007036CE">
              <w:rPr>
                <w:szCs w:val="22"/>
              </w:rPr>
              <w:lastRenderedPageBreak/>
              <w:t>ку «Бюджеты» (поиск по значению «Код бюджета»)</w:t>
            </w:r>
          </w:p>
        </w:tc>
      </w:tr>
      <w:tr w:rsidR="00CE3062" w:rsidRPr="007036CE" w14:paraId="5B2F1A1B" w14:textId="77777777" w:rsidTr="00B0621B">
        <w:tc>
          <w:tcPr>
            <w:tcW w:w="1110" w:type="pct"/>
          </w:tcPr>
          <w:p w14:paraId="6776C843" w14:textId="77777777" w:rsidR="00CE3062" w:rsidRPr="007036CE" w:rsidRDefault="00CE3062" w:rsidP="00CE3062">
            <w:pPr>
              <w:pStyle w:val="GOSTTablenorm"/>
              <w:rPr>
                <w:szCs w:val="22"/>
              </w:rPr>
            </w:pPr>
            <w:r w:rsidRPr="007036CE">
              <w:rPr>
                <w:szCs w:val="22"/>
              </w:rPr>
              <w:lastRenderedPageBreak/>
              <w:t>Дата_ввода_в_действие</w:t>
            </w:r>
          </w:p>
        </w:tc>
        <w:tc>
          <w:tcPr>
            <w:tcW w:w="299" w:type="pct"/>
          </w:tcPr>
          <w:p w14:paraId="52EDA368" w14:textId="77777777" w:rsidR="00CE3062" w:rsidRPr="007036CE" w:rsidRDefault="00CE3062" w:rsidP="00CE3062">
            <w:pPr>
              <w:pStyle w:val="GOSTTablenorm"/>
              <w:rPr>
                <w:szCs w:val="22"/>
              </w:rPr>
            </w:pPr>
            <w:r w:rsidRPr="007036CE">
              <w:rPr>
                <w:szCs w:val="22"/>
              </w:rPr>
              <w:t>Нет</w:t>
            </w:r>
          </w:p>
        </w:tc>
        <w:tc>
          <w:tcPr>
            <w:tcW w:w="1110" w:type="pct"/>
          </w:tcPr>
          <w:p w14:paraId="01A2AA4C" w14:textId="77777777" w:rsidR="00CE3062" w:rsidRPr="007036CE" w:rsidRDefault="00CE3062" w:rsidP="00CE3062">
            <w:pPr>
              <w:pStyle w:val="GOSTTablenorm"/>
              <w:rPr>
                <w:szCs w:val="22"/>
              </w:rPr>
            </w:pPr>
            <w:r w:rsidRPr="007036CE">
              <w:rPr>
                <w:szCs w:val="22"/>
              </w:rPr>
              <w:t>Дата ввода в действие</w:t>
            </w:r>
          </w:p>
        </w:tc>
        <w:tc>
          <w:tcPr>
            <w:tcW w:w="1137" w:type="pct"/>
          </w:tcPr>
          <w:p w14:paraId="586BCD18" w14:textId="5ED50C66" w:rsidR="00CE3062" w:rsidRPr="007036CE" w:rsidRDefault="00B14C83" w:rsidP="00CE3062">
            <w:pPr>
              <w:pStyle w:val="GOSTTablenorm"/>
              <w:rPr>
                <w:szCs w:val="24"/>
              </w:rPr>
            </w:pPr>
            <w:ins w:id="10815" w:author="EXP-320404" w:date="2025-08-21T10:30:00Z">
              <w:r w:rsidRPr="007036CE">
                <w:t>SettlementDate</w:t>
              </w:r>
            </w:ins>
            <w:del w:id="10816" w:author="EXP-320404" w:date="2025-08-21T10:30:00Z">
              <w:r w:rsidR="00CE3062" w:rsidRPr="007036CE" w:rsidDel="00B14C83">
                <w:rPr>
                  <w:szCs w:val="24"/>
                </w:rPr>
                <w:delText>EVENT_DATE</w:delText>
              </w:r>
            </w:del>
          </w:p>
        </w:tc>
        <w:tc>
          <w:tcPr>
            <w:tcW w:w="1344" w:type="pct"/>
          </w:tcPr>
          <w:p w14:paraId="3AA8075C" w14:textId="77777777" w:rsidR="00CE3062" w:rsidRPr="007036CE" w:rsidRDefault="00CE3062" w:rsidP="00CE3062">
            <w:pPr>
              <w:pStyle w:val="GOSTTablenorm"/>
            </w:pPr>
            <w:r w:rsidRPr="007036CE">
              <w:t>-</w:t>
            </w:r>
          </w:p>
        </w:tc>
      </w:tr>
      <w:tr w:rsidR="00194707" w:rsidRPr="007036CE" w14:paraId="0106133E" w14:textId="77777777" w:rsidTr="00B0621B">
        <w:tc>
          <w:tcPr>
            <w:tcW w:w="1110" w:type="pct"/>
          </w:tcPr>
          <w:p w14:paraId="390954CD" w14:textId="77777777" w:rsidR="00194707" w:rsidRPr="007036CE" w:rsidRDefault="00194707" w:rsidP="00194707">
            <w:pPr>
              <w:pStyle w:val="GOSTTablenorm"/>
              <w:rPr>
                <w:szCs w:val="22"/>
              </w:rPr>
            </w:pPr>
            <w:r w:rsidRPr="007036CE">
              <w:t>Новый_бюджетный_цикл</w:t>
            </w:r>
          </w:p>
        </w:tc>
        <w:tc>
          <w:tcPr>
            <w:tcW w:w="299" w:type="pct"/>
          </w:tcPr>
          <w:p w14:paraId="360711E4" w14:textId="77777777" w:rsidR="00194707" w:rsidRPr="007036CE" w:rsidRDefault="00194707" w:rsidP="00194707">
            <w:pPr>
              <w:pStyle w:val="GOSTTablenorm"/>
              <w:rPr>
                <w:szCs w:val="22"/>
              </w:rPr>
            </w:pPr>
            <w:r w:rsidRPr="007036CE">
              <w:rPr>
                <w:szCs w:val="22"/>
              </w:rPr>
              <w:t>Нет</w:t>
            </w:r>
          </w:p>
        </w:tc>
        <w:tc>
          <w:tcPr>
            <w:tcW w:w="1110" w:type="pct"/>
          </w:tcPr>
          <w:p w14:paraId="4846345D" w14:textId="77777777" w:rsidR="00194707" w:rsidRPr="007036CE" w:rsidRDefault="00194707" w:rsidP="00194707">
            <w:pPr>
              <w:pStyle w:val="GOSTTablenorm"/>
              <w:rPr>
                <w:szCs w:val="22"/>
              </w:rPr>
            </w:pPr>
            <w:r w:rsidRPr="007036CE">
              <w:t>Признак «Новый бюджетный цикл»</w:t>
            </w:r>
          </w:p>
        </w:tc>
        <w:tc>
          <w:tcPr>
            <w:tcW w:w="1137" w:type="pct"/>
          </w:tcPr>
          <w:p w14:paraId="4853BA23" w14:textId="77777777" w:rsidR="00194707" w:rsidRPr="007036CE" w:rsidRDefault="00194707" w:rsidP="00194707">
            <w:pPr>
              <w:pStyle w:val="GOSTTablenorm"/>
              <w:rPr>
                <w:szCs w:val="24"/>
              </w:rPr>
            </w:pPr>
            <w:r w:rsidRPr="007036CE">
              <w:rPr>
                <w:lang w:val="en-US"/>
              </w:rPr>
              <w:t>NBC</w:t>
            </w:r>
          </w:p>
        </w:tc>
        <w:tc>
          <w:tcPr>
            <w:tcW w:w="1344" w:type="pct"/>
          </w:tcPr>
          <w:p w14:paraId="4F18AF33" w14:textId="77777777" w:rsidR="00194707" w:rsidRPr="007036CE" w:rsidRDefault="00194707" w:rsidP="00194707">
            <w:pPr>
              <w:pStyle w:val="GOSTTablenorm"/>
            </w:pPr>
            <w:r w:rsidRPr="007036CE">
              <w:rPr>
                <w:lang w:val="en-US"/>
              </w:rPr>
              <w:t>-</w:t>
            </w:r>
          </w:p>
        </w:tc>
      </w:tr>
      <w:tr w:rsidR="00194707" w:rsidRPr="007036CE" w14:paraId="3CCEAEC8" w14:textId="77777777" w:rsidTr="00B0621B">
        <w:tc>
          <w:tcPr>
            <w:tcW w:w="1110" w:type="pct"/>
          </w:tcPr>
          <w:p w14:paraId="611CF196" w14:textId="77777777" w:rsidR="00194707" w:rsidRPr="007036CE" w:rsidRDefault="00194707" w:rsidP="00194707">
            <w:pPr>
              <w:pStyle w:val="GOSTTablenorm"/>
            </w:pPr>
            <w:r w:rsidRPr="007036CE">
              <w:t>Раздел</w:t>
            </w:r>
          </w:p>
        </w:tc>
        <w:tc>
          <w:tcPr>
            <w:tcW w:w="299" w:type="pct"/>
          </w:tcPr>
          <w:p w14:paraId="2E6CECF3" w14:textId="77777777" w:rsidR="00194707" w:rsidRPr="007036CE" w:rsidRDefault="00194707" w:rsidP="00194707">
            <w:pPr>
              <w:pStyle w:val="GOSTTablenorm"/>
            </w:pPr>
            <w:r w:rsidRPr="007036CE">
              <w:rPr>
                <w:szCs w:val="22"/>
              </w:rPr>
              <w:t>Да</w:t>
            </w:r>
          </w:p>
        </w:tc>
        <w:tc>
          <w:tcPr>
            <w:tcW w:w="1110" w:type="pct"/>
          </w:tcPr>
          <w:p w14:paraId="23CAE2F9" w14:textId="77777777" w:rsidR="00194707" w:rsidRPr="007036CE" w:rsidRDefault="00194707" w:rsidP="00194707">
            <w:pPr>
              <w:pStyle w:val="GOSTTablenorm"/>
            </w:pPr>
            <w:r w:rsidRPr="007036CE">
              <w:t>Раздел</w:t>
            </w:r>
          </w:p>
        </w:tc>
        <w:tc>
          <w:tcPr>
            <w:tcW w:w="1137" w:type="pct"/>
          </w:tcPr>
          <w:p w14:paraId="397222E1" w14:textId="77777777" w:rsidR="00194707" w:rsidRPr="007036CE" w:rsidRDefault="00194707" w:rsidP="00194707">
            <w:pPr>
              <w:pStyle w:val="GOSTTablenorm"/>
              <w:rPr>
                <w:lang w:val="en-US"/>
              </w:rPr>
            </w:pPr>
            <w:r w:rsidRPr="007036CE">
              <w:rPr>
                <w:b/>
                <w:szCs w:val="24"/>
                <w:lang w:val="en-US"/>
              </w:rPr>
              <w:t>SECTION_1:</w:t>
            </w:r>
            <w:r w:rsidRPr="007036CE">
              <w:rPr>
                <w:lang w:val="en-US"/>
              </w:rPr>
              <w:t>SECTION_TYPE</w:t>
            </w:r>
          </w:p>
          <w:p w14:paraId="6AB0E2F5" w14:textId="77777777" w:rsidR="00194707" w:rsidRPr="007036CE" w:rsidRDefault="00194707" w:rsidP="00194707">
            <w:pPr>
              <w:pStyle w:val="GOSTTablenorm"/>
              <w:rPr>
                <w:lang w:val="en-US"/>
              </w:rPr>
            </w:pPr>
            <w:r w:rsidRPr="007036CE">
              <w:rPr>
                <w:b/>
                <w:szCs w:val="24"/>
                <w:lang w:val="en-US"/>
              </w:rPr>
              <w:t>SECTION_2:</w:t>
            </w:r>
            <w:r w:rsidRPr="007036CE">
              <w:rPr>
                <w:lang w:val="en-US"/>
              </w:rPr>
              <w:t>SECTION_TYPE</w:t>
            </w:r>
          </w:p>
          <w:p w14:paraId="1EFFCD50" w14:textId="77777777" w:rsidR="00194707" w:rsidRPr="007036CE" w:rsidRDefault="00194707" w:rsidP="00194707">
            <w:pPr>
              <w:pStyle w:val="GOSTTablenorm"/>
              <w:rPr>
                <w:b/>
                <w:szCs w:val="24"/>
                <w:lang w:val="en-US"/>
              </w:rPr>
            </w:pPr>
            <w:r w:rsidRPr="007036CE">
              <w:rPr>
                <w:b/>
                <w:szCs w:val="24"/>
                <w:lang w:val="en-US"/>
              </w:rPr>
              <w:t>SECTION_3:</w:t>
            </w:r>
            <w:r w:rsidRPr="007036CE">
              <w:rPr>
                <w:lang w:val="en-US"/>
              </w:rPr>
              <w:t>SECTION_TYPE</w:t>
            </w:r>
          </w:p>
        </w:tc>
        <w:tc>
          <w:tcPr>
            <w:tcW w:w="1344" w:type="pct"/>
          </w:tcPr>
          <w:p w14:paraId="567436A6" w14:textId="77777777" w:rsidR="00194707" w:rsidRPr="007036CE" w:rsidRDefault="00194707" w:rsidP="00194707">
            <w:pPr>
              <w:pStyle w:val="GOSTTablenorm"/>
              <w:rPr>
                <w:szCs w:val="22"/>
              </w:rPr>
            </w:pPr>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t>SECTION_TYPE</w:t>
            </w:r>
          </w:p>
          <w:p w14:paraId="43616E2C" w14:textId="77777777" w:rsidR="00194707" w:rsidRPr="007036CE" w:rsidRDefault="00194707" w:rsidP="00194707">
            <w:pPr>
              <w:pStyle w:val="GOSTTablenorm"/>
              <w:rPr>
                <w:szCs w:val="22"/>
              </w:rPr>
            </w:pPr>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t>SECTION_TYPE</w:t>
            </w:r>
          </w:p>
          <w:p w14:paraId="0BCC6F18" w14:textId="77777777" w:rsidR="00194707" w:rsidRPr="007036CE" w:rsidRDefault="00194707" w:rsidP="00194707">
            <w:pPr>
              <w:pStyle w:val="GOSTTablenorm"/>
            </w:pPr>
            <w:r w:rsidRPr="007036CE">
              <w:t>При обработке раздела 3 заполняется из тега</w:t>
            </w:r>
            <w:r w:rsidRPr="007036CE">
              <w:rPr>
                <w:b/>
                <w:szCs w:val="24"/>
              </w:rPr>
              <w:t xml:space="preserve"> </w:t>
            </w:r>
            <w:r w:rsidRPr="007036CE">
              <w:rPr>
                <w:b/>
                <w:szCs w:val="24"/>
                <w:lang w:val="en-US"/>
              </w:rPr>
              <w:t>SECTION</w:t>
            </w:r>
            <w:r w:rsidRPr="007036CE">
              <w:rPr>
                <w:b/>
                <w:szCs w:val="24"/>
              </w:rPr>
              <w:t>_3:</w:t>
            </w:r>
            <w:r w:rsidRPr="007036CE">
              <w:t>SECTION_TYPE</w:t>
            </w:r>
          </w:p>
        </w:tc>
      </w:tr>
      <w:tr w:rsidR="00194707" w:rsidRPr="007036CE" w14:paraId="19290C5D" w14:textId="77777777" w:rsidTr="00B0621B">
        <w:tc>
          <w:tcPr>
            <w:tcW w:w="1110" w:type="pct"/>
          </w:tcPr>
          <w:p w14:paraId="6013F7EF" w14:textId="77777777" w:rsidR="00194707" w:rsidRPr="007036CE" w:rsidRDefault="00194707" w:rsidP="00194707">
            <w:pPr>
              <w:pStyle w:val="GOSTTablenorm"/>
              <w:rPr>
                <w:szCs w:val="22"/>
              </w:rPr>
            </w:pPr>
            <w:r w:rsidRPr="007036CE">
              <w:t>Номер_строки</w:t>
            </w:r>
          </w:p>
        </w:tc>
        <w:tc>
          <w:tcPr>
            <w:tcW w:w="299" w:type="pct"/>
          </w:tcPr>
          <w:p w14:paraId="791B7E63" w14:textId="77777777" w:rsidR="00194707" w:rsidRPr="007036CE" w:rsidRDefault="00194707" w:rsidP="00194707">
            <w:pPr>
              <w:pStyle w:val="GOSTTablenorm"/>
              <w:rPr>
                <w:szCs w:val="22"/>
              </w:rPr>
            </w:pPr>
            <w:r w:rsidRPr="007036CE">
              <w:rPr>
                <w:szCs w:val="22"/>
              </w:rPr>
              <w:t>Да</w:t>
            </w:r>
          </w:p>
        </w:tc>
        <w:tc>
          <w:tcPr>
            <w:tcW w:w="1110" w:type="pct"/>
          </w:tcPr>
          <w:p w14:paraId="2ECC91C1" w14:textId="77777777" w:rsidR="00194707" w:rsidRPr="007036CE" w:rsidRDefault="00194707" w:rsidP="00194707">
            <w:pPr>
              <w:pStyle w:val="GOSTTablenorm"/>
              <w:rPr>
                <w:szCs w:val="22"/>
              </w:rPr>
            </w:pPr>
            <w:r w:rsidRPr="007036CE">
              <w:t>Номер строки</w:t>
            </w:r>
          </w:p>
        </w:tc>
        <w:tc>
          <w:tcPr>
            <w:tcW w:w="1137" w:type="pct"/>
          </w:tcPr>
          <w:p w14:paraId="79006144" w14:textId="77777777" w:rsidR="00194707" w:rsidRPr="007036CE" w:rsidRDefault="00194707" w:rsidP="00194707">
            <w:pPr>
              <w:pStyle w:val="GOSTTablenorm"/>
              <w:rPr>
                <w:szCs w:val="24"/>
                <w:lang w:val="en-US"/>
              </w:rPr>
            </w:pPr>
            <w:r w:rsidRPr="007036CE">
              <w:rPr>
                <w:b/>
                <w:szCs w:val="24"/>
                <w:lang w:val="en-US"/>
              </w:rPr>
              <w:t>SECTION_1:</w:t>
            </w:r>
            <w:r w:rsidRPr="007036CE">
              <w:rPr>
                <w:szCs w:val="24"/>
                <w:lang w:val="en-US"/>
              </w:rPr>
              <w:t>NUMBROW</w:t>
            </w:r>
          </w:p>
          <w:p w14:paraId="1EA06AD6" w14:textId="77777777" w:rsidR="00194707" w:rsidRPr="007036CE" w:rsidRDefault="00194707" w:rsidP="00194707">
            <w:pPr>
              <w:pStyle w:val="GOSTTablenorm"/>
              <w:rPr>
                <w:szCs w:val="24"/>
                <w:lang w:val="en-US"/>
              </w:rPr>
            </w:pPr>
            <w:r w:rsidRPr="007036CE">
              <w:rPr>
                <w:b/>
                <w:szCs w:val="24"/>
                <w:lang w:val="en-US"/>
              </w:rPr>
              <w:t>SECTION_2:</w:t>
            </w:r>
            <w:r w:rsidRPr="007036CE">
              <w:rPr>
                <w:szCs w:val="24"/>
                <w:lang w:val="en-US"/>
              </w:rPr>
              <w:t>NUMBROW</w:t>
            </w:r>
          </w:p>
          <w:p w14:paraId="0B2F5469" w14:textId="77777777" w:rsidR="00194707" w:rsidRPr="007036CE" w:rsidRDefault="00194707" w:rsidP="00194707">
            <w:pPr>
              <w:pStyle w:val="GOSTTablenorm"/>
              <w:rPr>
                <w:szCs w:val="24"/>
                <w:lang w:val="en-US"/>
              </w:rPr>
            </w:pPr>
            <w:r w:rsidRPr="007036CE">
              <w:rPr>
                <w:b/>
                <w:szCs w:val="24"/>
                <w:lang w:val="en-US"/>
              </w:rPr>
              <w:t>SECTION_3:</w:t>
            </w:r>
            <w:r w:rsidRPr="007036CE">
              <w:rPr>
                <w:szCs w:val="24"/>
                <w:lang w:val="en-US"/>
              </w:rPr>
              <w:t>NUMBROW</w:t>
            </w:r>
          </w:p>
        </w:tc>
        <w:tc>
          <w:tcPr>
            <w:tcW w:w="1344" w:type="pct"/>
          </w:tcPr>
          <w:p w14:paraId="31C5EA41" w14:textId="77777777" w:rsidR="00194707" w:rsidRPr="007036CE" w:rsidRDefault="00194707" w:rsidP="00194707">
            <w:pPr>
              <w:pStyle w:val="GOSTTablenorm"/>
              <w:rPr>
                <w:szCs w:val="22"/>
              </w:rPr>
            </w:pPr>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4"/>
                <w:lang w:val="en-US"/>
              </w:rPr>
              <w:t>NUMBROW</w:t>
            </w:r>
          </w:p>
          <w:p w14:paraId="10B89C9A" w14:textId="77777777" w:rsidR="00194707" w:rsidRPr="007036CE" w:rsidRDefault="00194707" w:rsidP="00194707">
            <w:pPr>
              <w:pStyle w:val="GOSTTablenorm"/>
              <w:rPr>
                <w:szCs w:val="22"/>
              </w:rPr>
            </w:pPr>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4"/>
                <w:lang w:val="en-US"/>
              </w:rPr>
              <w:t>NUMBROW</w:t>
            </w:r>
          </w:p>
          <w:p w14:paraId="155C8362" w14:textId="77777777" w:rsidR="00194707" w:rsidRPr="007036CE" w:rsidRDefault="00194707" w:rsidP="00194707">
            <w:pPr>
              <w:pStyle w:val="GOSTTablenorm"/>
            </w:pPr>
            <w:r w:rsidRPr="007036CE">
              <w:t>При обработке раздела 3 заполняется из тега</w:t>
            </w:r>
            <w:r w:rsidRPr="007036CE">
              <w:rPr>
                <w:b/>
                <w:szCs w:val="24"/>
              </w:rPr>
              <w:t xml:space="preserve"> </w:t>
            </w:r>
            <w:r w:rsidRPr="007036CE">
              <w:rPr>
                <w:b/>
                <w:szCs w:val="24"/>
                <w:lang w:val="en-US"/>
              </w:rPr>
              <w:t>SECTION</w:t>
            </w:r>
            <w:r w:rsidRPr="007036CE">
              <w:rPr>
                <w:b/>
                <w:szCs w:val="24"/>
              </w:rPr>
              <w:t>_3:</w:t>
            </w:r>
            <w:r w:rsidRPr="007036CE">
              <w:rPr>
                <w:szCs w:val="24"/>
                <w:lang w:val="en-US"/>
              </w:rPr>
              <w:t>NUMBROW</w:t>
            </w:r>
          </w:p>
        </w:tc>
      </w:tr>
      <w:tr w:rsidR="00194707" w:rsidRPr="007036CE" w14:paraId="38A3AE8A" w14:textId="77777777" w:rsidTr="00B0621B">
        <w:tc>
          <w:tcPr>
            <w:tcW w:w="1110" w:type="pct"/>
          </w:tcPr>
          <w:p w14:paraId="56CC0362" w14:textId="77777777" w:rsidR="00194707" w:rsidRPr="007036CE" w:rsidRDefault="00194707" w:rsidP="00194707">
            <w:pPr>
              <w:pStyle w:val="GOSTTablenorm"/>
              <w:rPr>
                <w:szCs w:val="22"/>
              </w:rPr>
            </w:pPr>
            <w:r w:rsidRPr="007036CE">
              <w:rPr>
                <w:szCs w:val="22"/>
              </w:rPr>
              <w:t>Признак_детальной_строки</w:t>
            </w:r>
          </w:p>
        </w:tc>
        <w:tc>
          <w:tcPr>
            <w:tcW w:w="299" w:type="pct"/>
          </w:tcPr>
          <w:p w14:paraId="6BAA97E5" w14:textId="77777777" w:rsidR="00194707" w:rsidRPr="007036CE" w:rsidRDefault="00194707" w:rsidP="00194707">
            <w:pPr>
              <w:pStyle w:val="GOSTTablenorm"/>
              <w:rPr>
                <w:szCs w:val="22"/>
              </w:rPr>
            </w:pPr>
            <w:r w:rsidRPr="007036CE">
              <w:rPr>
                <w:szCs w:val="22"/>
              </w:rPr>
              <w:t>Да</w:t>
            </w:r>
          </w:p>
        </w:tc>
        <w:tc>
          <w:tcPr>
            <w:tcW w:w="1110" w:type="pct"/>
          </w:tcPr>
          <w:p w14:paraId="0A922F78" w14:textId="77777777" w:rsidR="00194707" w:rsidRPr="007036CE" w:rsidRDefault="00194707" w:rsidP="00194707">
            <w:pPr>
              <w:pStyle w:val="GOSTTablenorm"/>
              <w:rPr>
                <w:szCs w:val="22"/>
              </w:rPr>
            </w:pPr>
            <w:r w:rsidRPr="007036CE">
              <w:rPr>
                <w:szCs w:val="22"/>
              </w:rPr>
              <w:t>Признак детальной строки</w:t>
            </w:r>
          </w:p>
        </w:tc>
        <w:tc>
          <w:tcPr>
            <w:tcW w:w="1137" w:type="pct"/>
          </w:tcPr>
          <w:p w14:paraId="2533CB10" w14:textId="77777777" w:rsidR="00194707" w:rsidRPr="007036CE" w:rsidRDefault="00194707" w:rsidP="00194707">
            <w:pPr>
              <w:pStyle w:val="GOSTTablenorm"/>
              <w:rPr>
                <w:lang w:val="en-US"/>
              </w:rPr>
            </w:pPr>
            <w:r w:rsidRPr="007036CE">
              <w:rPr>
                <w:b/>
                <w:szCs w:val="24"/>
                <w:lang w:val="en-US"/>
              </w:rPr>
              <w:t>SECTION_1:</w:t>
            </w:r>
            <w:r w:rsidRPr="007036CE">
              <w:rPr>
                <w:lang w:val="en-US"/>
              </w:rPr>
              <w:t>SIGNKBK</w:t>
            </w:r>
          </w:p>
          <w:p w14:paraId="4F01EEB1" w14:textId="77777777" w:rsidR="00194707" w:rsidRPr="007036CE" w:rsidRDefault="00194707" w:rsidP="00194707">
            <w:pPr>
              <w:pStyle w:val="GOSTTablenorm"/>
              <w:rPr>
                <w:lang w:val="en-US"/>
              </w:rPr>
            </w:pPr>
            <w:r w:rsidRPr="007036CE">
              <w:rPr>
                <w:b/>
                <w:szCs w:val="24"/>
                <w:lang w:val="en-US"/>
              </w:rPr>
              <w:t>SECTION_2:</w:t>
            </w:r>
            <w:r w:rsidRPr="007036CE">
              <w:rPr>
                <w:lang w:val="en-US"/>
              </w:rPr>
              <w:t>SIGNKBK</w:t>
            </w:r>
          </w:p>
          <w:p w14:paraId="182ED9E4" w14:textId="77777777" w:rsidR="00194707" w:rsidRPr="007036CE" w:rsidRDefault="00194707" w:rsidP="00194707">
            <w:pPr>
              <w:pStyle w:val="GOSTTablenorm"/>
              <w:rPr>
                <w:lang w:val="en-US"/>
              </w:rPr>
            </w:pPr>
            <w:r w:rsidRPr="007036CE">
              <w:rPr>
                <w:b/>
                <w:szCs w:val="24"/>
                <w:lang w:val="en-US"/>
              </w:rPr>
              <w:t>SECTION_3:</w:t>
            </w:r>
            <w:r w:rsidRPr="007036CE">
              <w:rPr>
                <w:lang w:val="en-US"/>
              </w:rPr>
              <w:t>SIGNKBK</w:t>
            </w:r>
          </w:p>
        </w:tc>
        <w:tc>
          <w:tcPr>
            <w:tcW w:w="1344" w:type="pct"/>
          </w:tcPr>
          <w:p w14:paraId="5869AE48" w14:textId="77777777" w:rsidR="00194707" w:rsidRPr="007036CE" w:rsidRDefault="00194707" w:rsidP="00194707">
            <w:pPr>
              <w:pStyle w:val="GOSTTablenorm"/>
              <w:rPr>
                <w:szCs w:val="22"/>
              </w:rPr>
            </w:pPr>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t>SIGNKBK</w:t>
            </w:r>
          </w:p>
          <w:p w14:paraId="694FF1AC" w14:textId="77777777" w:rsidR="00194707" w:rsidRPr="007036CE" w:rsidRDefault="00194707" w:rsidP="00194707">
            <w:pPr>
              <w:pStyle w:val="GOSTTablenorm"/>
              <w:rPr>
                <w:szCs w:val="22"/>
              </w:rPr>
            </w:pPr>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t>SIGNKBK</w:t>
            </w:r>
          </w:p>
          <w:p w14:paraId="3AF73471" w14:textId="77777777" w:rsidR="00194707" w:rsidRPr="007036CE" w:rsidRDefault="00194707" w:rsidP="00194707">
            <w:pPr>
              <w:pStyle w:val="GOSTTablenorm"/>
            </w:pPr>
            <w:r w:rsidRPr="007036CE">
              <w:t>При обработке раздела 3 заполняется из тега</w:t>
            </w:r>
            <w:r w:rsidRPr="007036CE">
              <w:rPr>
                <w:b/>
                <w:szCs w:val="24"/>
              </w:rPr>
              <w:t xml:space="preserve"> </w:t>
            </w:r>
            <w:r w:rsidRPr="007036CE">
              <w:rPr>
                <w:b/>
                <w:szCs w:val="24"/>
                <w:lang w:val="en-US"/>
              </w:rPr>
              <w:t>SECTION</w:t>
            </w:r>
            <w:r w:rsidRPr="007036CE">
              <w:rPr>
                <w:b/>
                <w:szCs w:val="24"/>
              </w:rPr>
              <w:t>_3:</w:t>
            </w:r>
            <w:r w:rsidRPr="007036CE">
              <w:t>SIGNKBK</w:t>
            </w:r>
          </w:p>
        </w:tc>
      </w:tr>
      <w:tr w:rsidR="00194707" w:rsidRPr="007036CE" w14:paraId="41C0B327" w14:textId="77777777" w:rsidTr="00B0621B">
        <w:tc>
          <w:tcPr>
            <w:tcW w:w="1110" w:type="pct"/>
          </w:tcPr>
          <w:p w14:paraId="7A6BB5A7" w14:textId="77777777" w:rsidR="00194707" w:rsidRPr="007036CE" w:rsidRDefault="00194707" w:rsidP="00194707">
            <w:pPr>
              <w:pStyle w:val="GOSTTablenorm"/>
              <w:rPr>
                <w:szCs w:val="22"/>
              </w:rPr>
            </w:pPr>
            <w:r w:rsidRPr="007036CE">
              <w:rPr>
                <w:szCs w:val="22"/>
              </w:rPr>
              <w:t>КБК</w:t>
            </w:r>
          </w:p>
        </w:tc>
        <w:tc>
          <w:tcPr>
            <w:tcW w:w="299" w:type="pct"/>
          </w:tcPr>
          <w:p w14:paraId="1124B97D" w14:textId="77777777" w:rsidR="00194707" w:rsidRPr="007036CE" w:rsidRDefault="00194707" w:rsidP="00194707">
            <w:pPr>
              <w:pStyle w:val="GOSTTablenorm"/>
              <w:rPr>
                <w:szCs w:val="22"/>
              </w:rPr>
            </w:pPr>
            <w:r w:rsidRPr="007036CE">
              <w:rPr>
                <w:szCs w:val="22"/>
              </w:rPr>
              <w:t>Да</w:t>
            </w:r>
          </w:p>
        </w:tc>
        <w:tc>
          <w:tcPr>
            <w:tcW w:w="1110" w:type="pct"/>
          </w:tcPr>
          <w:p w14:paraId="48ECA097" w14:textId="77777777" w:rsidR="00194707" w:rsidRPr="007036CE" w:rsidRDefault="00194707" w:rsidP="00194707">
            <w:pPr>
              <w:pStyle w:val="GOSTTablenorm"/>
              <w:rPr>
                <w:szCs w:val="22"/>
              </w:rPr>
            </w:pPr>
            <w:r w:rsidRPr="007036CE">
              <w:rPr>
                <w:szCs w:val="22"/>
              </w:rPr>
              <w:t>КБК</w:t>
            </w:r>
          </w:p>
        </w:tc>
        <w:tc>
          <w:tcPr>
            <w:tcW w:w="1137" w:type="pct"/>
          </w:tcPr>
          <w:p w14:paraId="38D992D4" w14:textId="77777777" w:rsidR="00194707" w:rsidRPr="007036CE" w:rsidRDefault="00194707" w:rsidP="00194707">
            <w:pPr>
              <w:pStyle w:val="GOSTTablenorm"/>
              <w:rPr>
                <w:szCs w:val="24"/>
                <w:lang w:val="en-US"/>
              </w:rPr>
            </w:pPr>
            <w:r w:rsidRPr="007036CE">
              <w:rPr>
                <w:b/>
                <w:szCs w:val="24"/>
                <w:lang w:val="en-US"/>
              </w:rPr>
              <w:t>SECTION_1:</w:t>
            </w:r>
            <w:r w:rsidRPr="007036CE">
              <w:rPr>
                <w:szCs w:val="24"/>
                <w:lang w:val="en-US"/>
              </w:rPr>
              <w:t>KBK</w:t>
            </w:r>
          </w:p>
          <w:p w14:paraId="0DE29DEB" w14:textId="77777777" w:rsidR="00194707" w:rsidRPr="007036CE" w:rsidRDefault="00194707" w:rsidP="00194707">
            <w:pPr>
              <w:pStyle w:val="GOSTTablenorm"/>
              <w:rPr>
                <w:szCs w:val="24"/>
                <w:lang w:val="en-US"/>
              </w:rPr>
            </w:pPr>
            <w:r w:rsidRPr="007036CE">
              <w:rPr>
                <w:b/>
                <w:szCs w:val="24"/>
                <w:lang w:val="en-US"/>
              </w:rPr>
              <w:t>SECTION_2:</w:t>
            </w:r>
            <w:r w:rsidRPr="007036CE">
              <w:rPr>
                <w:szCs w:val="24"/>
                <w:lang w:val="en-US"/>
              </w:rPr>
              <w:t>KBK</w:t>
            </w:r>
          </w:p>
          <w:p w14:paraId="49D0FE1D" w14:textId="77777777" w:rsidR="00194707" w:rsidRPr="007036CE" w:rsidRDefault="00194707" w:rsidP="00194707">
            <w:pPr>
              <w:pStyle w:val="GOSTTablenorm"/>
              <w:rPr>
                <w:lang w:val="en-US"/>
              </w:rPr>
            </w:pPr>
            <w:r w:rsidRPr="007036CE">
              <w:rPr>
                <w:b/>
                <w:szCs w:val="24"/>
                <w:lang w:val="en-US"/>
              </w:rPr>
              <w:t>SECTION_3:</w:t>
            </w:r>
            <w:r w:rsidRPr="007036CE">
              <w:rPr>
                <w:szCs w:val="24"/>
                <w:lang w:val="en-US"/>
              </w:rPr>
              <w:t>KBK</w:t>
            </w:r>
          </w:p>
        </w:tc>
        <w:tc>
          <w:tcPr>
            <w:tcW w:w="1344" w:type="pct"/>
          </w:tcPr>
          <w:p w14:paraId="71B16BC9" w14:textId="77777777" w:rsidR="00194707" w:rsidRPr="007036CE" w:rsidRDefault="00194707" w:rsidP="00194707">
            <w:pPr>
              <w:pStyle w:val="GOSTTablenorm"/>
              <w:rPr>
                <w:szCs w:val="22"/>
              </w:rPr>
            </w:pPr>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4"/>
                <w:lang w:val="en-US"/>
              </w:rPr>
              <w:t>KBK</w:t>
            </w:r>
          </w:p>
          <w:p w14:paraId="3E80E246" w14:textId="77777777" w:rsidR="00194707" w:rsidRPr="007036CE" w:rsidRDefault="00194707" w:rsidP="00194707">
            <w:pPr>
              <w:pStyle w:val="GOSTTablenorm"/>
              <w:rPr>
                <w:szCs w:val="22"/>
              </w:rPr>
            </w:pPr>
            <w:r w:rsidRPr="007036CE">
              <w:t xml:space="preserve">При обработке раздела 2 заполняется из </w:t>
            </w:r>
            <w:r w:rsidRPr="007036CE">
              <w:lastRenderedPageBreak/>
              <w:t>тега</w:t>
            </w:r>
            <w:r w:rsidRPr="007036CE">
              <w:rPr>
                <w:b/>
                <w:szCs w:val="24"/>
              </w:rPr>
              <w:t xml:space="preserve"> </w:t>
            </w:r>
            <w:r w:rsidRPr="007036CE">
              <w:rPr>
                <w:b/>
                <w:szCs w:val="24"/>
                <w:lang w:val="en-US"/>
              </w:rPr>
              <w:t>SECTION</w:t>
            </w:r>
            <w:r w:rsidRPr="007036CE">
              <w:rPr>
                <w:b/>
                <w:szCs w:val="24"/>
              </w:rPr>
              <w:t>_2:</w:t>
            </w:r>
            <w:r w:rsidRPr="007036CE">
              <w:rPr>
                <w:szCs w:val="24"/>
                <w:lang w:val="en-US"/>
              </w:rPr>
              <w:t>KBK</w:t>
            </w:r>
          </w:p>
          <w:p w14:paraId="717572C4" w14:textId="77777777" w:rsidR="00194707" w:rsidRPr="007036CE" w:rsidRDefault="00194707" w:rsidP="00194707">
            <w:pPr>
              <w:pStyle w:val="GOSTTablenorm"/>
            </w:pPr>
            <w:r w:rsidRPr="007036CE">
              <w:t>При обработке раздела 3 заполняется из тега</w:t>
            </w:r>
            <w:r w:rsidRPr="007036CE">
              <w:rPr>
                <w:b/>
                <w:szCs w:val="24"/>
              </w:rPr>
              <w:t xml:space="preserve"> </w:t>
            </w:r>
            <w:r w:rsidRPr="007036CE">
              <w:rPr>
                <w:b/>
                <w:szCs w:val="24"/>
                <w:lang w:val="en-US"/>
              </w:rPr>
              <w:t>SECTION</w:t>
            </w:r>
            <w:r w:rsidRPr="007036CE">
              <w:rPr>
                <w:b/>
                <w:szCs w:val="24"/>
              </w:rPr>
              <w:t>_3:</w:t>
            </w:r>
            <w:r w:rsidRPr="007036CE">
              <w:rPr>
                <w:szCs w:val="24"/>
                <w:lang w:val="en-US"/>
              </w:rPr>
              <w:t>KBK</w:t>
            </w:r>
          </w:p>
        </w:tc>
      </w:tr>
      <w:tr w:rsidR="00194707" w:rsidRPr="007036CE" w14:paraId="040CCB58" w14:textId="77777777" w:rsidTr="00B0621B">
        <w:tc>
          <w:tcPr>
            <w:tcW w:w="1110" w:type="pct"/>
          </w:tcPr>
          <w:p w14:paraId="18A5B304" w14:textId="77777777" w:rsidR="00194707" w:rsidRPr="007036CE" w:rsidRDefault="00194707" w:rsidP="00194707">
            <w:pPr>
              <w:pStyle w:val="GOSTTablenorm"/>
              <w:rPr>
                <w:szCs w:val="22"/>
              </w:rPr>
            </w:pPr>
            <w:r w:rsidRPr="007036CE">
              <w:rPr>
                <w:szCs w:val="22"/>
              </w:rPr>
              <w:lastRenderedPageBreak/>
              <w:t>Код_цели</w:t>
            </w:r>
          </w:p>
        </w:tc>
        <w:tc>
          <w:tcPr>
            <w:tcW w:w="299" w:type="pct"/>
          </w:tcPr>
          <w:p w14:paraId="27D15DBF" w14:textId="77777777" w:rsidR="00194707" w:rsidRPr="007036CE" w:rsidRDefault="00194707" w:rsidP="00194707">
            <w:pPr>
              <w:pStyle w:val="GOSTTablenorm"/>
              <w:rPr>
                <w:szCs w:val="22"/>
              </w:rPr>
            </w:pPr>
            <w:r w:rsidRPr="007036CE">
              <w:rPr>
                <w:szCs w:val="22"/>
              </w:rPr>
              <w:t>Нет</w:t>
            </w:r>
          </w:p>
        </w:tc>
        <w:tc>
          <w:tcPr>
            <w:tcW w:w="1110" w:type="pct"/>
          </w:tcPr>
          <w:p w14:paraId="26063231" w14:textId="77777777" w:rsidR="00194707" w:rsidRPr="007036CE" w:rsidRDefault="00194707" w:rsidP="00194707">
            <w:pPr>
              <w:pStyle w:val="GOSTTablenorm"/>
              <w:rPr>
                <w:szCs w:val="22"/>
              </w:rPr>
            </w:pPr>
            <w:r w:rsidRPr="007036CE">
              <w:rPr>
                <w:szCs w:val="22"/>
              </w:rPr>
              <w:t>Код цели (аналитический код)</w:t>
            </w:r>
          </w:p>
        </w:tc>
        <w:tc>
          <w:tcPr>
            <w:tcW w:w="1137" w:type="pct"/>
          </w:tcPr>
          <w:p w14:paraId="56C0586B" w14:textId="77777777" w:rsidR="00194707" w:rsidRPr="007036CE" w:rsidRDefault="00194707" w:rsidP="00194707">
            <w:pPr>
              <w:pStyle w:val="GOSTTablenorm"/>
              <w:rPr>
                <w:szCs w:val="24"/>
                <w:lang w:val="en-US"/>
              </w:rPr>
            </w:pPr>
            <w:r w:rsidRPr="007036CE">
              <w:rPr>
                <w:b/>
                <w:szCs w:val="24"/>
                <w:lang w:val="en-US"/>
              </w:rPr>
              <w:t>SECTION_2:</w:t>
            </w:r>
            <w:r w:rsidRPr="007036CE">
              <w:rPr>
                <w:szCs w:val="24"/>
                <w:lang w:val="en-US"/>
              </w:rPr>
              <w:t>TARGETCODE</w:t>
            </w:r>
          </w:p>
        </w:tc>
        <w:tc>
          <w:tcPr>
            <w:tcW w:w="1344" w:type="pct"/>
          </w:tcPr>
          <w:p w14:paraId="2C0CD9D0" w14:textId="77777777" w:rsidR="00194707" w:rsidRPr="007036CE" w:rsidRDefault="00194707" w:rsidP="00194707">
            <w:pPr>
              <w:pStyle w:val="GOSTTablenorm"/>
            </w:pPr>
            <w:r w:rsidRPr="007036CE">
              <w:t>-</w:t>
            </w:r>
          </w:p>
        </w:tc>
      </w:tr>
      <w:tr w:rsidR="00194707" w:rsidRPr="007036CE" w14:paraId="400FC1D9" w14:textId="77777777" w:rsidTr="00B0621B">
        <w:tc>
          <w:tcPr>
            <w:tcW w:w="1110" w:type="pct"/>
          </w:tcPr>
          <w:p w14:paraId="79E1AD15" w14:textId="77777777" w:rsidR="00194707" w:rsidRPr="007036CE" w:rsidRDefault="00194707" w:rsidP="00194707">
            <w:pPr>
              <w:pStyle w:val="GOSTTablenorm"/>
              <w:rPr>
                <w:szCs w:val="22"/>
              </w:rPr>
            </w:pPr>
            <w:r w:rsidRPr="007036CE">
              <w:rPr>
                <w:szCs w:val="22"/>
              </w:rPr>
              <w:t>Тип_КБК</w:t>
            </w:r>
          </w:p>
        </w:tc>
        <w:tc>
          <w:tcPr>
            <w:tcW w:w="299" w:type="pct"/>
          </w:tcPr>
          <w:p w14:paraId="61B9EEB8" w14:textId="77777777" w:rsidR="00194707" w:rsidRPr="007036CE" w:rsidRDefault="00194707" w:rsidP="00194707">
            <w:pPr>
              <w:pStyle w:val="GOSTTablenorm"/>
              <w:rPr>
                <w:szCs w:val="22"/>
              </w:rPr>
            </w:pPr>
            <w:r w:rsidRPr="007036CE">
              <w:rPr>
                <w:szCs w:val="22"/>
              </w:rPr>
              <w:t>Да</w:t>
            </w:r>
          </w:p>
        </w:tc>
        <w:tc>
          <w:tcPr>
            <w:tcW w:w="1110" w:type="pct"/>
          </w:tcPr>
          <w:p w14:paraId="3507FEDB" w14:textId="77777777" w:rsidR="00194707" w:rsidRPr="007036CE" w:rsidRDefault="00194707" w:rsidP="00194707">
            <w:pPr>
              <w:pStyle w:val="GOSTTablenorm"/>
              <w:rPr>
                <w:szCs w:val="22"/>
              </w:rPr>
            </w:pPr>
            <w:r w:rsidRPr="007036CE">
              <w:rPr>
                <w:szCs w:val="22"/>
              </w:rPr>
              <w:t>Тип КБК</w:t>
            </w:r>
          </w:p>
        </w:tc>
        <w:tc>
          <w:tcPr>
            <w:tcW w:w="1137" w:type="pct"/>
          </w:tcPr>
          <w:p w14:paraId="0EC8F49F" w14:textId="77777777" w:rsidR="00194707" w:rsidRPr="007036CE" w:rsidRDefault="00194707" w:rsidP="00194707">
            <w:pPr>
              <w:pStyle w:val="GOSTTablenorm"/>
              <w:rPr>
                <w:szCs w:val="24"/>
                <w:lang w:val="en-US"/>
              </w:rPr>
            </w:pPr>
            <w:r w:rsidRPr="007036CE">
              <w:rPr>
                <w:b/>
                <w:szCs w:val="24"/>
                <w:lang w:val="en-US"/>
              </w:rPr>
              <w:t>SECTION_1:</w:t>
            </w:r>
            <w:r w:rsidRPr="007036CE">
              <w:rPr>
                <w:szCs w:val="24"/>
                <w:lang w:val="en-US"/>
              </w:rPr>
              <w:t>TYPEKBK</w:t>
            </w:r>
          </w:p>
          <w:p w14:paraId="4E5D422A" w14:textId="77777777" w:rsidR="00194707" w:rsidRPr="007036CE" w:rsidRDefault="00194707" w:rsidP="00194707">
            <w:pPr>
              <w:pStyle w:val="GOSTTablenorm"/>
              <w:rPr>
                <w:szCs w:val="24"/>
                <w:lang w:val="en-US"/>
              </w:rPr>
            </w:pPr>
            <w:r w:rsidRPr="007036CE">
              <w:rPr>
                <w:b/>
                <w:szCs w:val="24"/>
                <w:lang w:val="en-US"/>
              </w:rPr>
              <w:t>SECTION_2:</w:t>
            </w:r>
            <w:r w:rsidRPr="007036CE">
              <w:rPr>
                <w:szCs w:val="24"/>
                <w:lang w:val="en-US"/>
              </w:rPr>
              <w:t>TYPEKBK</w:t>
            </w:r>
          </w:p>
          <w:p w14:paraId="6AC02D42" w14:textId="77777777" w:rsidR="00194707" w:rsidRPr="007036CE" w:rsidRDefault="00194707" w:rsidP="00194707">
            <w:pPr>
              <w:pStyle w:val="GOSTTablenorm"/>
              <w:rPr>
                <w:szCs w:val="24"/>
                <w:lang w:val="en-US"/>
              </w:rPr>
            </w:pPr>
            <w:r w:rsidRPr="007036CE">
              <w:rPr>
                <w:b/>
                <w:szCs w:val="24"/>
                <w:lang w:val="en-US"/>
              </w:rPr>
              <w:t>SECTION_3:</w:t>
            </w:r>
            <w:r w:rsidRPr="007036CE">
              <w:rPr>
                <w:szCs w:val="24"/>
                <w:lang w:val="en-US"/>
              </w:rPr>
              <w:t>TYPEKBK</w:t>
            </w:r>
          </w:p>
        </w:tc>
        <w:tc>
          <w:tcPr>
            <w:tcW w:w="1344" w:type="pct"/>
          </w:tcPr>
          <w:p w14:paraId="69951B4F" w14:textId="77777777" w:rsidR="00194707" w:rsidRPr="007036CE" w:rsidRDefault="00194707" w:rsidP="00194707">
            <w:pPr>
              <w:pStyle w:val="GOSTTablenorm"/>
              <w:rPr>
                <w:szCs w:val="22"/>
              </w:rPr>
            </w:pPr>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4"/>
              </w:rPr>
              <w:t>TYPEKBK</w:t>
            </w:r>
          </w:p>
          <w:p w14:paraId="184599D7" w14:textId="77777777" w:rsidR="00194707" w:rsidRPr="007036CE" w:rsidRDefault="00194707" w:rsidP="00194707">
            <w:pPr>
              <w:pStyle w:val="GOSTTablenorm"/>
              <w:rPr>
                <w:szCs w:val="22"/>
              </w:rPr>
            </w:pPr>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4"/>
              </w:rPr>
              <w:t>TYPEKBK</w:t>
            </w:r>
          </w:p>
          <w:p w14:paraId="412B9569" w14:textId="77777777" w:rsidR="00194707" w:rsidRPr="007036CE" w:rsidRDefault="00194707" w:rsidP="00194707">
            <w:pPr>
              <w:pStyle w:val="GOSTTablenorm"/>
            </w:pPr>
            <w:r w:rsidRPr="007036CE">
              <w:t>При обработке раздела 3 заполняется из тега</w:t>
            </w:r>
            <w:r w:rsidRPr="007036CE">
              <w:rPr>
                <w:b/>
                <w:szCs w:val="24"/>
              </w:rPr>
              <w:t xml:space="preserve"> </w:t>
            </w:r>
            <w:r w:rsidRPr="007036CE">
              <w:rPr>
                <w:b/>
                <w:szCs w:val="24"/>
                <w:lang w:val="en-US"/>
              </w:rPr>
              <w:t>SECTION</w:t>
            </w:r>
            <w:r w:rsidRPr="007036CE">
              <w:rPr>
                <w:b/>
                <w:szCs w:val="24"/>
              </w:rPr>
              <w:t>_3:</w:t>
            </w:r>
            <w:r w:rsidRPr="007036CE">
              <w:rPr>
                <w:szCs w:val="24"/>
              </w:rPr>
              <w:t>TYPEKBK</w:t>
            </w:r>
          </w:p>
        </w:tc>
      </w:tr>
      <w:tr w:rsidR="00194707" w:rsidRPr="007036CE" w14:paraId="121CCD75" w14:textId="77777777" w:rsidTr="00B0621B">
        <w:tc>
          <w:tcPr>
            <w:tcW w:w="1110" w:type="pct"/>
          </w:tcPr>
          <w:p w14:paraId="378C8078" w14:textId="77777777" w:rsidR="00194707" w:rsidRPr="007036CE" w:rsidRDefault="00194707" w:rsidP="00194707">
            <w:pPr>
              <w:pStyle w:val="GOSTTablenorm"/>
              <w:rPr>
                <w:szCs w:val="22"/>
              </w:rPr>
            </w:pPr>
            <w:r w:rsidRPr="007036CE">
              <w:rPr>
                <w:szCs w:val="22"/>
              </w:rPr>
              <w:t>Укрупненный_КБК</w:t>
            </w:r>
          </w:p>
        </w:tc>
        <w:tc>
          <w:tcPr>
            <w:tcW w:w="299" w:type="pct"/>
          </w:tcPr>
          <w:p w14:paraId="24293EE2" w14:textId="77777777" w:rsidR="00194707" w:rsidRPr="007036CE" w:rsidRDefault="00194707" w:rsidP="00194707">
            <w:pPr>
              <w:pStyle w:val="GOSTTablenorm"/>
              <w:rPr>
                <w:szCs w:val="22"/>
              </w:rPr>
            </w:pPr>
            <w:r w:rsidRPr="007036CE">
              <w:rPr>
                <w:szCs w:val="22"/>
              </w:rPr>
              <w:t>Да</w:t>
            </w:r>
          </w:p>
        </w:tc>
        <w:tc>
          <w:tcPr>
            <w:tcW w:w="1110" w:type="pct"/>
          </w:tcPr>
          <w:p w14:paraId="5D5E1BEC" w14:textId="77777777" w:rsidR="00194707" w:rsidRPr="007036CE" w:rsidRDefault="00194707" w:rsidP="00194707">
            <w:pPr>
              <w:pStyle w:val="GOSTTablenorm"/>
              <w:rPr>
                <w:szCs w:val="22"/>
              </w:rPr>
            </w:pPr>
            <w:r w:rsidRPr="007036CE">
              <w:rPr>
                <w:szCs w:val="22"/>
              </w:rPr>
              <w:t>Укрупненный КБК</w:t>
            </w:r>
          </w:p>
        </w:tc>
        <w:tc>
          <w:tcPr>
            <w:tcW w:w="1137" w:type="pct"/>
          </w:tcPr>
          <w:p w14:paraId="7E6212EF" w14:textId="77777777" w:rsidR="00194707" w:rsidRPr="007036CE" w:rsidRDefault="00194707" w:rsidP="00194707">
            <w:pPr>
              <w:pStyle w:val="GOSTTablenorm"/>
              <w:rPr>
                <w:szCs w:val="24"/>
                <w:lang w:val="en-US"/>
              </w:rPr>
            </w:pPr>
            <w:r w:rsidRPr="007036CE">
              <w:rPr>
                <w:b/>
                <w:szCs w:val="24"/>
                <w:lang w:val="en-US"/>
              </w:rPr>
              <w:t>SECTION_1:</w:t>
            </w:r>
            <w:r w:rsidRPr="007036CE">
              <w:rPr>
                <w:szCs w:val="24"/>
                <w:lang w:val="en-US"/>
              </w:rPr>
              <w:t>NULLKBK</w:t>
            </w:r>
          </w:p>
          <w:p w14:paraId="49B57D53" w14:textId="5F027575" w:rsidR="00194707" w:rsidRPr="007036CE" w:rsidRDefault="00194707" w:rsidP="00194707">
            <w:pPr>
              <w:pStyle w:val="GOSTTablenorm"/>
              <w:rPr>
                <w:szCs w:val="24"/>
                <w:lang w:val="en-US"/>
              </w:rPr>
            </w:pPr>
            <w:r w:rsidRPr="007036CE">
              <w:rPr>
                <w:b/>
                <w:szCs w:val="24"/>
                <w:lang w:val="en-US"/>
              </w:rPr>
              <w:t>SECTION_2:</w:t>
            </w:r>
            <w:r w:rsidRPr="007036CE">
              <w:rPr>
                <w:szCs w:val="24"/>
                <w:lang w:val="en-US"/>
              </w:rPr>
              <w:t>NULLKBK</w:t>
            </w:r>
          </w:p>
        </w:tc>
        <w:tc>
          <w:tcPr>
            <w:tcW w:w="1344" w:type="pct"/>
          </w:tcPr>
          <w:p w14:paraId="5295C5CC" w14:textId="77777777" w:rsidR="00194707" w:rsidRPr="007036CE" w:rsidRDefault="00194707" w:rsidP="00194707">
            <w:pPr>
              <w:pStyle w:val="GOSTTablenorm"/>
              <w:rPr>
                <w:szCs w:val="22"/>
              </w:rPr>
            </w:pPr>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4"/>
              </w:rPr>
              <w:t>NULLKBK</w:t>
            </w:r>
          </w:p>
          <w:p w14:paraId="530F6EDC" w14:textId="4BF80AB3" w:rsidR="00194707" w:rsidRPr="007036CE" w:rsidRDefault="00194707" w:rsidP="00194707">
            <w:pPr>
              <w:pStyle w:val="GOSTTablenorm"/>
            </w:pPr>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4"/>
              </w:rPr>
              <w:t>NULLKBK</w:t>
            </w:r>
          </w:p>
        </w:tc>
      </w:tr>
      <w:tr w:rsidR="00194707" w:rsidRPr="007036CE" w14:paraId="11BE0C9E" w14:textId="77777777" w:rsidTr="00B0621B">
        <w:tc>
          <w:tcPr>
            <w:tcW w:w="1110" w:type="pct"/>
          </w:tcPr>
          <w:p w14:paraId="7602CBAE" w14:textId="77777777" w:rsidR="00194707" w:rsidRPr="007036CE" w:rsidRDefault="00194707" w:rsidP="00194707">
            <w:pPr>
              <w:pStyle w:val="GOSTTablenorm"/>
              <w:rPr>
                <w:szCs w:val="22"/>
              </w:rPr>
            </w:pPr>
            <w:r w:rsidRPr="007036CE">
              <w:rPr>
                <w:szCs w:val="22"/>
              </w:rPr>
              <w:t>Номер_ЛС</w:t>
            </w:r>
          </w:p>
        </w:tc>
        <w:tc>
          <w:tcPr>
            <w:tcW w:w="299" w:type="pct"/>
          </w:tcPr>
          <w:p w14:paraId="644CCBAB" w14:textId="77777777" w:rsidR="00194707" w:rsidRPr="007036CE" w:rsidRDefault="00194707" w:rsidP="00194707">
            <w:pPr>
              <w:pStyle w:val="GOSTTablenorm"/>
              <w:rPr>
                <w:szCs w:val="22"/>
              </w:rPr>
            </w:pPr>
            <w:r w:rsidRPr="007036CE">
              <w:rPr>
                <w:szCs w:val="22"/>
              </w:rPr>
              <w:t>Да</w:t>
            </w:r>
          </w:p>
        </w:tc>
        <w:tc>
          <w:tcPr>
            <w:tcW w:w="1110" w:type="pct"/>
          </w:tcPr>
          <w:p w14:paraId="712E49E4" w14:textId="77777777" w:rsidR="00194707" w:rsidRPr="007036CE" w:rsidRDefault="00194707" w:rsidP="00194707">
            <w:pPr>
              <w:pStyle w:val="GOSTTablenorm"/>
              <w:rPr>
                <w:szCs w:val="22"/>
              </w:rPr>
            </w:pPr>
            <w:r w:rsidRPr="007036CE">
              <w:rPr>
                <w:szCs w:val="22"/>
              </w:rPr>
              <w:t>ЛС</w:t>
            </w:r>
          </w:p>
        </w:tc>
        <w:tc>
          <w:tcPr>
            <w:tcW w:w="1137" w:type="pct"/>
          </w:tcPr>
          <w:p w14:paraId="17D5A9D0" w14:textId="77777777" w:rsidR="00194707" w:rsidRPr="007036CE" w:rsidRDefault="00194707" w:rsidP="00194707">
            <w:pPr>
              <w:pStyle w:val="GOSTTablenorm"/>
              <w:rPr>
                <w:szCs w:val="24"/>
                <w:lang w:val="en-US"/>
              </w:rPr>
            </w:pPr>
            <w:r w:rsidRPr="007036CE">
              <w:rPr>
                <w:b/>
                <w:szCs w:val="24"/>
                <w:lang w:val="en-US"/>
              </w:rPr>
              <w:t>SECTION_1:</w:t>
            </w:r>
            <w:r w:rsidRPr="007036CE">
              <w:rPr>
                <w:szCs w:val="24"/>
                <w:lang w:val="en-US"/>
              </w:rPr>
              <w:t>PA</w:t>
            </w:r>
          </w:p>
          <w:p w14:paraId="7AE05F4F" w14:textId="77777777" w:rsidR="00194707" w:rsidRPr="007036CE" w:rsidRDefault="00194707" w:rsidP="00194707">
            <w:pPr>
              <w:pStyle w:val="GOSTTablenorm"/>
              <w:rPr>
                <w:szCs w:val="24"/>
                <w:lang w:val="en-US"/>
              </w:rPr>
            </w:pPr>
            <w:r w:rsidRPr="007036CE">
              <w:rPr>
                <w:b/>
                <w:szCs w:val="24"/>
                <w:lang w:val="en-US"/>
              </w:rPr>
              <w:t>SECTION_2:</w:t>
            </w:r>
            <w:r w:rsidRPr="007036CE">
              <w:rPr>
                <w:szCs w:val="24"/>
                <w:lang w:val="en-US"/>
              </w:rPr>
              <w:t>PA</w:t>
            </w:r>
          </w:p>
          <w:p w14:paraId="0CB5563C" w14:textId="77777777" w:rsidR="00194707" w:rsidRPr="007036CE" w:rsidRDefault="00194707" w:rsidP="00194707">
            <w:pPr>
              <w:pStyle w:val="GOSTTablenorm"/>
              <w:rPr>
                <w:szCs w:val="24"/>
                <w:lang w:val="en-US"/>
              </w:rPr>
            </w:pPr>
            <w:r w:rsidRPr="007036CE">
              <w:rPr>
                <w:b/>
                <w:szCs w:val="24"/>
                <w:lang w:val="en-US"/>
              </w:rPr>
              <w:t>SECTION_3:</w:t>
            </w:r>
            <w:r w:rsidRPr="007036CE">
              <w:rPr>
                <w:szCs w:val="24"/>
                <w:lang w:val="en-US"/>
              </w:rPr>
              <w:t>PA</w:t>
            </w:r>
          </w:p>
        </w:tc>
        <w:tc>
          <w:tcPr>
            <w:tcW w:w="1344" w:type="pct"/>
          </w:tcPr>
          <w:p w14:paraId="23B9EB14" w14:textId="77777777" w:rsidR="00194707" w:rsidRPr="007036CE" w:rsidRDefault="00194707" w:rsidP="00194707">
            <w:pPr>
              <w:pStyle w:val="GOSTTablenorm"/>
              <w:rPr>
                <w:szCs w:val="22"/>
              </w:rPr>
            </w:pPr>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4"/>
                <w:lang w:val="en-US"/>
              </w:rPr>
              <w:t>PA</w:t>
            </w:r>
          </w:p>
          <w:p w14:paraId="2E7C2958" w14:textId="77777777" w:rsidR="00194707" w:rsidRPr="007036CE" w:rsidRDefault="00194707" w:rsidP="00194707">
            <w:pPr>
              <w:pStyle w:val="GOSTTablenorm"/>
              <w:rPr>
                <w:szCs w:val="22"/>
              </w:rPr>
            </w:pPr>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4"/>
                <w:lang w:val="en-US"/>
              </w:rPr>
              <w:t>PA</w:t>
            </w:r>
          </w:p>
          <w:p w14:paraId="6C4AEEF5" w14:textId="77777777" w:rsidR="00194707" w:rsidRPr="007036CE" w:rsidRDefault="00194707" w:rsidP="00194707">
            <w:pPr>
              <w:pStyle w:val="GOSTTablenorm"/>
            </w:pPr>
            <w:r w:rsidRPr="007036CE">
              <w:t>При обработке раздела 3 заполняется из тега</w:t>
            </w:r>
            <w:r w:rsidRPr="007036CE">
              <w:rPr>
                <w:b/>
                <w:szCs w:val="24"/>
              </w:rPr>
              <w:t xml:space="preserve"> </w:t>
            </w:r>
            <w:r w:rsidRPr="007036CE">
              <w:rPr>
                <w:b/>
                <w:szCs w:val="24"/>
                <w:lang w:val="en-US"/>
              </w:rPr>
              <w:t>SECTION</w:t>
            </w:r>
            <w:r w:rsidRPr="007036CE">
              <w:rPr>
                <w:b/>
                <w:szCs w:val="24"/>
              </w:rPr>
              <w:t>_3:</w:t>
            </w:r>
            <w:r w:rsidRPr="007036CE">
              <w:rPr>
                <w:szCs w:val="24"/>
                <w:lang w:val="en-US"/>
              </w:rPr>
              <w:t>PA</w:t>
            </w:r>
          </w:p>
        </w:tc>
      </w:tr>
      <w:tr w:rsidR="00194707" w:rsidRPr="007036CE" w14:paraId="48EC720F" w14:textId="77777777" w:rsidTr="00B0621B">
        <w:tc>
          <w:tcPr>
            <w:tcW w:w="1110" w:type="pct"/>
          </w:tcPr>
          <w:p w14:paraId="42F6B42F" w14:textId="77777777" w:rsidR="00194707" w:rsidRPr="007036CE" w:rsidRDefault="00194707" w:rsidP="00194707">
            <w:pPr>
              <w:pStyle w:val="GOSTTablenorm"/>
              <w:rPr>
                <w:szCs w:val="22"/>
              </w:rPr>
            </w:pPr>
            <w:r w:rsidRPr="007036CE">
              <w:rPr>
                <w:szCs w:val="22"/>
              </w:rPr>
              <w:t>Код_контура</w:t>
            </w:r>
          </w:p>
        </w:tc>
        <w:tc>
          <w:tcPr>
            <w:tcW w:w="299" w:type="pct"/>
          </w:tcPr>
          <w:p w14:paraId="0D6B3E0D" w14:textId="77777777" w:rsidR="00194707" w:rsidRPr="007036CE" w:rsidRDefault="00194707" w:rsidP="00194707">
            <w:pPr>
              <w:pStyle w:val="GOSTTablenorm"/>
              <w:rPr>
                <w:szCs w:val="22"/>
              </w:rPr>
            </w:pPr>
            <w:r w:rsidRPr="007036CE">
              <w:rPr>
                <w:szCs w:val="22"/>
              </w:rPr>
              <w:t>Да</w:t>
            </w:r>
          </w:p>
        </w:tc>
        <w:tc>
          <w:tcPr>
            <w:tcW w:w="1110" w:type="pct"/>
          </w:tcPr>
          <w:p w14:paraId="66383D6E" w14:textId="77777777" w:rsidR="00194707" w:rsidRPr="007036CE" w:rsidRDefault="00194707" w:rsidP="00194707">
            <w:pPr>
              <w:pStyle w:val="GOSTTablenorm"/>
              <w:rPr>
                <w:szCs w:val="22"/>
              </w:rPr>
            </w:pPr>
            <w:r w:rsidRPr="007036CE">
              <w:rPr>
                <w:szCs w:val="22"/>
              </w:rPr>
              <w:t>Контур</w:t>
            </w:r>
          </w:p>
        </w:tc>
        <w:tc>
          <w:tcPr>
            <w:tcW w:w="1137" w:type="pct"/>
          </w:tcPr>
          <w:p w14:paraId="16999475" w14:textId="77777777" w:rsidR="00194707" w:rsidRPr="007036CE" w:rsidRDefault="00194707" w:rsidP="00194707">
            <w:pPr>
              <w:pStyle w:val="GOSTTablenorm"/>
              <w:rPr>
                <w:szCs w:val="22"/>
                <w:lang w:val="en-US"/>
              </w:rPr>
            </w:pPr>
            <w:r w:rsidRPr="007036CE">
              <w:rPr>
                <w:b/>
                <w:szCs w:val="24"/>
                <w:lang w:val="en-US"/>
              </w:rPr>
              <w:t>SECTION_1:</w:t>
            </w:r>
            <w:r w:rsidRPr="007036CE">
              <w:rPr>
                <w:szCs w:val="22"/>
                <w:lang w:val="en-US"/>
              </w:rPr>
              <w:t>CONTUR</w:t>
            </w:r>
          </w:p>
          <w:p w14:paraId="1CE10AC6" w14:textId="77777777" w:rsidR="00194707" w:rsidRPr="007036CE" w:rsidRDefault="00194707" w:rsidP="00194707">
            <w:pPr>
              <w:pStyle w:val="GOSTTablenorm"/>
              <w:rPr>
                <w:szCs w:val="22"/>
                <w:lang w:val="en-US"/>
              </w:rPr>
            </w:pPr>
            <w:r w:rsidRPr="007036CE">
              <w:rPr>
                <w:b/>
                <w:szCs w:val="24"/>
                <w:lang w:val="en-US"/>
              </w:rPr>
              <w:t>SECTION_2:</w:t>
            </w:r>
            <w:r w:rsidRPr="007036CE">
              <w:rPr>
                <w:szCs w:val="22"/>
                <w:lang w:val="en-US"/>
              </w:rPr>
              <w:t>CONTUR</w:t>
            </w:r>
          </w:p>
          <w:p w14:paraId="0066FF3D" w14:textId="77777777" w:rsidR="00194707" w:rsidRPr="007036CE" w:rsidRDefault="00194707" w:rsidP="00194707">
            <w:pPr>
              <w:pStyle w:val="GOSTTablenorm"/>
              <w:rPr>
                <w:szCs w:val="24"/>
                <w:lang w:val="en-US"/>
              </w:rPr>
            </w:pPr>
            <w:r w:rsidRPr="007036CE">
              <w:rPr>
                <w:b/>
                <w:szCs w:val="24"/>
                <w:lang w:val="en-US"/>
              </w:rPr>
              <w:t>SECTION_3:</w:t>
            </w:r>
            <w:r w:rsidRPr="007036CE">
              <w:rPr>
                <w:szCs w:val="22"/>
                <w:lang w:val="en-US"/>
              </w:rPr>
              <w:t>CONTUR</w:t>
            </w:r>
          </w:p>
        </w:tc>
        <w:tc>
          <w:tcPr>
            <w:tcW w:w="1344" w:type="pct"/>
          </w:tcPr>
          <w:p w14:paraId="0A5A6835" w14:textId="77777777" w:rsidR="00194707" w:rsidRPr="007036CE" w:rsidRDefault="00194707" w:rsidP="00194707">
            <w:pPr>
              <w:pStyle w:val="GOSTTablenorm"/>
              <w:rPr>
                <w:szCs w:val="22"/>
              </w:rPr>
            </w:pPr>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2"/>
                <w:lang w:val="en-US"/>
              </w:rPr>
              <w:t>CONTUR</w:t>
            </w:r>
          </w:p>
          <w:p w14:paraId="495C70B4" w14:textId="77777777" w:rsidR="00194707" w:rsidRPr="007036CE" w:rsidRDefault="00194707" w:rsidP="00194707">
            <w:pPr>
              <w:pStyle w:val="GOSTTablenorm"/>
              <w:rPr>
                <w:szCs w:val="22"/>
              </w:rPr>
            </w:pPr>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2"/>
                <w:lang w:val="en-US"/>
              </w:rPr>
              <w:t>CONTUR</w:t>
            </w:r>
          </w:p>
          <w:p w14:paraId="7A5C7B20" w14:textId="77777777" w:rsidR="00194707" w:rsidRPr="007036CE" w:rsidRDefault="00194707" w:rsidP="00194707">
            <w:pPr>
              <w:pStyle w:val="GOSTTablenorm"/>
            </w:pPr>
            <w:r w:rsidRPr="007036CE">
              <w:t>При обработке раздела 3 заполняется из тега</w:t>
            </w:r>
            <w:r w:rsidRPr="007036CE">
              <w:rPr>
                <w:b/>
                <w:szCs w:val="24"/>
              </w:rPr>
              <w:t xml:space="preserve"> </w:t>
            </w:r>
            <w:r w:rsidRPr="007036CE">
              <w:rPr>
                <w:b/>
                <w:szCs w:val="24"/>
                <w:lang w:val="en-US"/>
              </w:rPr>
              <w:t>SECTION</w:t>
            </w:r>
            <w:r w:rsidRPr="007036CE">
              <w:rPr>
                <w:b/>
                <w:szCs w:val="24"/>
              </w:rPr>
              <w:t>_3:</w:t>
            </w:r>
            <w:r w:rsidRPr="007036CE">
              <w:rPr>
                <w:szCs w:val="22"/>
                <w:lang w:val="en-US"/>
              </w:rPr>
              <w:t>CONTUR</w:t>
            </w:r>
          </w:p>
        </w:tc>
      </w:tr>
      <w:tr w:rsidR="00194707" w:rsidRPr="007036CE" w14:paraId="2130A291" w14:textId="77777777" w:rsidTr="00B0621B">
        <w:tc>
          <w:tcPr>
            <w:tcW w:w="1110" w:type="pct"/>
          </w:tcPr>
          <w:p w14:paraId="31E097F8" w14:textId="77777777" w:rsidR="00194707" w:rsidRPr="007036CE" w:rsidRDefault="00194707" w:rsidP="00194707">
            <w:pPr>
              <w:pStyle w:val="GOSTTablenorm"/>
              <w:rPr>
                <w:szCs w:val="22"/>
              </w:rPr>
            </w:pPr>
            <w:r w:rsidRPr="007036CE">
              <w:lastRenderedPageBreak/>
              <w:t>Сумма_текущий_руб</w:t>
            </w:r>
          </w:p>
        </w:tc>
        <w:tc>
          <w:tcPr>
            <w:tcW w:w="299" w:type="pct"/>
          </w:tcPr>
          <w:p w14:paraId="1032DBDD" w14:textId="77777777" w:rsidR="00194707" w:rsidRPr="007036CE" w:rsidRDefault="00194707" w:rsidP="00194707">
            <w:pPr>
              <w:pStyle w:val="GOSTTablenorm"/>
              <w:rPr>
                <w:szCs w:val="22"/>
              </w:rPr>
            </w:pPr>
            <w:r w:rsidRPr="007036CE">
              <w:rPr>
                <w:szCs w:val="22"/>
              </w:rPr>
              <w:t>Да</w:t>
            </w:r>
          </w:p>
        </w:tc>
        <w:tc>
          <w:tcPr>
            <w:tcW w:w="1110" w:type="pct"/>
          </w:tcPr>
          <w:p w14:paraId="0A296DCD" w14:textId="77777777" w:rsidR="00194707" w:rsidRPr="007036CE" w:rsidRDefault="00194707" w:rsidP="00194707">
            <w:pPr>
              <w:pStyle w:val="GOSTTablenorm"/>
              <w:rPr>
                <w:szCs w:val="22"/>
              </w:rPr>
            </w:pPr>
            <w:r w:rsidRPr="007036CE">
              <w:t>Сумма на текущий год</w:t>
            </w:r>
          </w:p>
        </w:tc>
        <w:tc>
          <w:tcPr>
            <w:tcW w:w="1137" w:type="pct"/>
          </w:tcPr>
          <w:p w14:paraId="72661402" w14:textId="77777777" w:rsidR="00194707" w:rsidRPr="007036CE" w:rsidRDefault="00194707" w:rsidP="00194707">
            <w:pPr>
              <w:pStyle w:val="GOSTTablenorm"/>
              <w:rPr>
                <w:szCs w:val="22"/>
                <w:lang w:val="en-US"/>
              </w:rPr>
            </w:pPr>
            <w:r w:rsidRPr="007036CE">
              <w:rPr>
                <w:b/>
                <w:szCs w:val="24"/>
                <w:lang w:val="en-US"/>
              </w:rPr>
              <w:t>SECTION_1:</w:t>
            </w:r>
            <w:r w:rsidRPr="007036CE">
              <w:rPr>
                <w:szCs w:val="22"/>
                <w:lang w:val="en-US"/>
              </w:rPr>
              <w:t>SUM_1</w:t>
            </w:r>
          </w:p>
          <w:p w14:paraId="511A75F4" w14:textId="77777777" w:rsidR="00194707" w:rsidRPr="007036CE" w:rsidRDefault="00194707" w:rsidP="00194707">
            <w:pPr>
              <w:pStyle w:val="GOSTTablenorm"/>
              <w:rPr>
                <w:szCs w:val="22"/>
                <w:lang w:val="en-US"/>
              </w:rPr>
            </w:pPr>
            <w:r w:rsidRPr="007036CE">
              <w:rPr>
                <w:b/>
                <w:szCs w:val="24"/>
                <w:lang w:val="en-US"/>
              </w:rPr>
              <w:t>SECTION_2:</w:t>
            </w:r>
            <w:r w:rsidRPr="007036CE">
              <w:rPr>
                <w:szCs w:val="22"/>
                <w:lang w:val="en-US"/>
              </w:rPr>
              <w:t>SUM_1</w:t>
            </w:r>
          </w:p>
          <w:p w14:paraId="7F2BFAC3" w14:textId="77777777" w:rsidR="00194707" w:rsidRPr="007036CE" w:rsidRDefault="00194707" w:rsidP="00194707">
            <w:pPr>
              <w:pStyle w:val="GOSTTablenorm"/>
              <w:rPr>
                <w:szCs w:val="22"/>
                <w:lang w:val="en-US"/>
              </w:rPr>
            </w:pPr>
            <w:r w:rsidRPr="007036CE">
              <w:rPr>
                <w:b/>
                <w:szCs w:val="24"/>
                <w:lang w:val="en-US"/>
              </w:rPr>
              <w:t>SECTION_3:</w:t>
            </w:r>
            <w:r w:rsidRPr="007036CE">
              <w:rPr>
                <w:szCs w:val="22"/>
                <w:lang w:val="en-US"/>
              </w:rPr>
              <w:t>SUM_1</w:t>
            </w:r>
          </w:p>
        </w:tc>
        <w:tc>
          <w:tcPr>
            <w:tcW w:w="1344" w:type="pct"/>
          </w:tcPr>
          <w:p w14:paraId="554004F9" w14:textId="77777777" w:rsidR="0017407F" w:rsidRPr="007036CE" w:rsidRDefault="0017407F" w:rsidP="0017407F">
            <w:pPr>
              <w:pStyle w:val="GOSTTablenorm"/>
            </w:pPr>
            <w:r w:rsidRPr="007036CE">
              <w:t>Если значение признака «НБЦ» соответствует «0», то заполняется согласно описанию:</w:t>
            </w:r>
          </w:p>
          <w:p w14:paraId="140BA14C" w14:textId="77777777" w:rsidR="00194707" w:rsidRPr="007036CE" w:rsidRDefault="00194707" w:rsidP="00194707">
            <w:pPr>
              <w:pStyle w:val="GOSTTablenorm"/>
              <w:rPr>
                <w:szCs w:val="22"/>
              </w:rPr>
            </w:pPr>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2"/>
              </w:rPr>
              <w:t>SUM_1</w:t>
            </w:r>
            <w:r w:rsidR="002B1F39" w:rsidRPr="007036CE">
              <w:rPr>
                <w:szCs w:val="22"/>
              </w:rPr>
              <w:t>.</w:t>
            </w:r>
          </w:p>
          <w:p w14:paraId="1D37961C" w14:textId="77777777" w:rsidR="00194707" w:rsidRPr="007036CE" w:rsidRDefault="00194707" w:rsidP="00194707">
            <w:pPr>
              <w:pStyle w:val="GOSTTablenorm"/>
              <w:rPr>
                <w:szCs w:val="22"/>
              </w:rPr>
            </w:pPr>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2"/>
              </w:rPr>
              <w:t>SUM_1</w:t>
            </w:r>
            <w:r w:rsidR="002B1F39" w:rsidRPr="007036CE">
              <w:rPr>
                <w:szCs w:val="22"/>
              </w:rPr>
              <w:t>.</w:t>
            </w:r>
          </w:p>
          <w:p w14:paraId="78867E2B" w14:textId="77777777" w:rsidR="00194707" w:rsidRPr="007036CE" w:rsidRDefault="00194707" w:rsidP="00194707">
            <w:pPr>
              <w:pStyle w:val="GOSTTablenorm"/>
              <w:rPr>
                <w:szCs w:val="22"/>
              </w:rPr>
            </w:pPr>
            <w:r w:rsidRPr="007036CE">
              <w:t>При обработке раздела 3 заполняется из тега</w:t>
            </w:r>
            <w:r w:rsidRPr="007036CE">
              <w:rPr>
                <w:b/>
                <w:szCs w:val="24"/>
              </w:rPr>
              <w:t xml:space="preserve"> </w:t>
            </w:r>
            <w:r w:rsidRPr="007036CE">
              <w:rPr>
                <w:b/>
                <w:szCs w:val="24"/>
                <w:lang w:val="en-US"/>
              </w:rPr>
              <w:t>SECTION</w:t>
            </w:r>
            <w:r w:rsidRPr="007036CE">
              <w:rPr>
                <w:b/>
                <w:szCs w:val="24"/>
              </w:rPr>
              <w:t>_3:</w:t>
            </w:r>
            <w:r w:rsidRPr="007036CE">
              <w:rPr>
                <w:szCs w:val="22"/>
              </w:rPr>
              <w:t>SUM_1</w:t>
            </w:r>
            <w:r w:rsidR="002B1F39" w:rsidRPr="007036CE">
              <w:rPr>
                <w:szCs w:val="22"/>
              </w:rPr>
              <w:t>.</w:t>
            </w:r>
          </w:p>
          <w:p w14:paraId="5AA33B32" w14:textId="77777777" w:rsidR="0017407F" w:rsidRPr="007036CE" w:rsidRDefault="0017407F" w:rsidP="0017407F">
            <w:pPr>
              <w:pStyle w:val="GOSTTablenorm"/>
              <w:rPr>
                <w:szCs w:val="22"/>
              </w:rPr>
            </w:pPr>
          </w:p>
          <w:p w14:paraId="4322C581" w14:textId="77777777" w:rsidR="0017407F" w:rsidRPr="007036CE" w:rsidRDefault="0017407F" w:rsidP="0017407F">
            <w:pPr>
              <w:pStyle w:val="GOSTTablenorm"/>
            </w:pPr>
            <w:r w:rsidRPr="007036CE">
              <w:t>Если значение признака «НБЦ» соответствует «1», то указывается «0».</w:t>
            </w:r>
          </w:p>
          <w:p w14:paraId="27FFC5A0" w14:textId="77777777" w:rsidR="00194707" w:rsidRPr="007036CE" w:rsidRDefault="00194707" w:rsidP="00194707">
            <w:pPr>
              <w:pStyle w:val="GOSTTablenorm"/>
              <w:rPr>
                <w:szCs w:val="22"/>
              </w:rPr>
            </w:pPr>
          </w:p>
          <w:p w14:paraId="1A4D43D9" w14:textId="28B4509B" w:rsidR="00194707" w:rsidRPr="007036CE" w:rsidRDefault="00194707" w:rsidP="00194707">
            <w:pPr>
              <w:pStyle w:val="GOSTTablenorm"/>
            </w:pPr>
            <w:r w:rsidRPr="007036CE">
              <w:rPr>
                <w:szCs w:val="22"/>
              </w:rPr>
              <w:t xml:space="preserve">Сумма передается в единицах валюты с точностью 2 знака после запятой </w:t>
            </w:r>
            <w:r w:rsidR="00CC2920" w:rsidRPr="007036CE">
              <w:t>–</w:t>
            </w:r>
            <w:r w:rsidRPr="007036CE">
              <w:rPr>
                <w:szCs w:val="22"/>
              </w:rPr>
              <w:t xml:space="preserve"> необходимо конвертировать в минимальные единицы валюты (для данного типа документов умножить на 100)</w:t>
            </w:r>
          </w:p>
        </w:tc>
      </w:tr>
      <w:tr w:rsidR="00194707" w:rsidRPr="007036CE" w14:paraId="13A7F244" w14:textId="77777777" w:rsidTr="00B0621B">
        <w:tc>
          <w:tcPr>
            <w:tcW w:w="1110" w:type="pct"/>
          </w:tcPr>
          <w:p w14:paraId="61D95A22" w14:textId="77777777" w:rsidR="00194707" w:rsidRPr="007036CE" w:rsidRDefault="00194707" w:rsidP="00194707">
            <w:pPr>
              <w:pStyle w:val="GOSTTablenorm"/>
              <w:rPr>
                <w:szCs w:val="22"/>
              </w:rPr>
            </w:pPr>
            <w:r w:rsidRPr="007036CE">
              <w:t>Сумма_первый_плановый_руб</w:t>
            </w:r>
          </w:p>
        </w:tc>
        <w:tc>
          <w:tcPr>
            <w:tcW w:w="299" w:type="pct"/>
          </w:tcPr>
          <w:p w14:paraId="6A63B2CD" w14:textId="77777777" w:rsidR="00194707" w:rsidRPr="007036CE" w:rsidRDefault="00194707" w:rsidP="00194707">
            <w:pPr>
              <w:pStyle w:val="GOSTTablenorm"/>
              <w:rPr>
                <w:szCs w:val="22"/>
              </w:rPr>
            </w:pPr>
            <w:r w:rsidRPr="007036CE">
              <w:rPr>
                <w:szCs w:val="22"/>
              </w:rPr>
              <w:t>Да</w:t>
            </w:r>
          </w:p>
        </w:tc>
        <w:tc>
          <w:tcPr>
            <w:tcW w:w="1110" w:type="pct"/>
          </w:tcPr>
          <w:p w14:paraId="0DCF4442" w14:textId="77777777" w:rsidR="00194707" w:rsidRPr="007036CE" w:rsidRDefault="00194707" w:rsidP="00194707">
            <w:pPr>
              <w:pStyle w:val="GOSTTablenorm"/>
              <w:rPr>
                <w:szCs w:val="22"/>
              </w:rPr>
            </w:pPr>
            <w:r w:rsidRPr="007036CE">
              <w:t>Сумма на первый год планового периода</w:t>
            </w:r>
          </w:p>
        </w:tc>
        <w:tc>
          <w:tcPr>
            <w:tcW w:w="1137" w:type="pct"/>
          </w:tcPr>
          <w:p w14:paraId="637A4D06" w14:textId="77777777" w:rsidR="0017407F" w:rsidRPr="007036CE" w:rsidRDefault="0017407F" w:rsidP="0017407F">
            <w:pPr>
              <w:pStyle w:val="GOSTTablenorm"/>
              <w:rPr>
                <w:lang w:val="en-US"/>
              </w:rPr>
            </w:pPr>
            <w:r w:rsidRPr="007036CE">
              <w:rPr>
                <w:b/>
                <w:lang w:val="en-US"/>
              </w:rPr>
              <w:t>SECTION_1:</w:t>
            </w:r>
            <w:r w:rsidRPr="007036CE">
              <w:rPr>
                <w:lang w:val="en-US"/>
              </w:rPr>
              <w:t>SUM_1</w:t>
            </w:r>
          </w:p>
          <w:p w14:paraId="65E9D018" w14:textId="77777777" w:rsidR="0017407F" w:rsidRPr="007036CE" w:rsidRDefault="0017407F" w:rsidP="0017407F">
            <w:pPr>
              <w:pStyle w:val="GOSTTablenorm"/>
              <w:rPr>
                <w:lang w:val="en-US"/>
              </w:rPr>
            </w:pPr>
            <w:r w:rsidRPr="007036CE">
              <w:rPr>
                <w:b/>
                <w:szCs w:val="24"/>
                <w:lang w:val="en-US"/>
              </w:rPr>
              <w:t>SECTION_2:</w:t>
            </w:r>
            <w:r w:rsidRPr="007036CE">
              <w:rPr>
                <w:lang w:val="en-US"/>
              </w:rPr>
              <w:t>SUM_1</w:t>
            </w:r>
          </w:p>
          <w:p w14:paraId="55E11EA8" w14:textId="77777777" w:rsidR="0017407F" w:rsidRPr="007036CE" w:rsidRDefault="0017407F" w:rsidP="0017407F">
            <w:pPr>
              <w:pStyle w:val="GOSTTablenorm"/>
              <w:rPr>
                <w:b/>
                <w:lang w:val="en-US"/>
              </w:rPr>
            </w:pPr>
            <w:r w:rsidRPr="007036CE">
              <w:rPr>
                <w:b/>
                <w:szCs w:val="24"/>
                <w:lang w:val="en-US"/>
              </w:rPr>
              <w:t>SECTION_3:</w:t>
            </w:r>
            <w:r w:rsidRPr="007036CE">
              <w:rPr>
                <w:lang w:val="en-US"/>
              </w:rPr>
              <w:t>SUM_1</w:t>
            </w:r>
          </w:p>
          <w:p w14:paraId="3861E920" w14:textId="77777777" w:rsidR="00194707" w:rsidRPr="007036CE" w:rsidRDefault="00194707" w:rsidP="00194707">
            <w:pPr>
              <w:pStyle w:val="GOSTTablenorm"/>
              <w:rPr>
                <w:szCs w:val="22"/>
                <w:lang w:val="en-US"/>
              </w:rPr>
            </w:pPr>
            <w:r w:rsidRPr="007036CE">
              <w:rPr>
                <w:b/>
                <w:szCs w:val="24"/>
                <w:lang w:val="en-US"/>
              </w:rPr>
              <w:t>SECTION_1:</w:t>
            </w:r>
            <w:r w:rsidRPr="007036CE">
              <w:rPr>
                <w:szCs w:val="22"/>
                <w:lang w:val="en-US"/>
              </w:rPr>
              <w:t>SUM_2</w:t>
            </w:r>
          </w:p>
          <w:p w14:paraId="1F393F27" w14:textId="77777777" w:rsidR="00194707" w:rsidRPr="007036CE" w:rsidRDefault="00194707" w:rsidP="00194707">
            <w:pPr>
              <w:pStyle w:val="GOSTTablenorm"/>
              <w:rPr>
                <w:szCs w:val="22"/>
                <w:lang w:val="en-US"/>
              </w:rPr>
            </w:pPr>
            <w:r w:rsidRPr="007036CE">
              <w:rPr>
                <w:b/>
                <w:szCs w:val="24"/>
                <w:lang w:val="en-US"/>
              </w:rPr>
              <w:t>SECTION_2:</w:t>
            </w:r>
            <w:r w:rsidRPr="007036CE">
              <w:rPr>
                <w:szCs w:val="22"/>
                <w:lang w:val="en-US"/>
              </w:rPr>
              <w:t>SUM_2</w:t>
            </w:r>
          </w:p>
          <w:p w14:paraId="72387C6E" w14:textId="77777777" w:rsidR="00194707" w:rsidRPr="007036CE" w:rsidRDefault="00194707" w:rsidP="00194707">
            <w:pPr>
              <w:pStyle w:val="GOSTTablenorm"/>
              <w:rPr>
                <w:szCs w:val="24"/>
                <w:lang w:val="en-US"/>
              </w:rPr>
            </w:pPr>
            <w:r w:rsidRPr="007036CE">
              <w:rPr>
                <w:b/>
                <w:szCs w:val="24"/>
                <w:lang w:val="en-US"/>
              </w:rPr>
              <w:t>SECTION_3:</w:t>
            </w:r>
            <w:r w:rsidRPr="007036CE">
              <w:rPr>
                <w:szCs w:val="22"/>
                <w:lang w:val="en-US"/>
              </w:rPr>
              <w:t>SUM_2</w:t>
            </w:r>
          </w:p>
        </w:tc>
        <w:tc>
          <w:tcPr>
            <w:tcW w:w="1344" w:type="pct"/>
          </w:tcPr>
          <w:p w14:paraId="7C0A69D0" w14:textId="77777777" w:rsidR="0017407F" w:rsidRPr="007036CE" w:rsidRDefault="0017407F" w:rsidP="0017407F">
            <w:pPr>
              <w:pStyle w:val="GOSTTablenorm"/>
            </w:pPr>
            <w:r w:rsidRPr="007036CE">
              <w:t>Если значение признака «НБЦ» соответствует «0», то заполняется согласно описанию:</w:t>
            </w:r>
          </w:p>
          <w:p w14:paraId="368A5975" w14:textId="77777777" w:rsidR="00194707" w:rsidRPr="007036CE" w:rsidRDefault="00194707" w:rsidP="00194707">
            <w:pPr>
              <w:pStyle w:val="GOSTTablenorm"/>
              <w:rPr>
                <w:szCs w:val="22"/>
              </w:rPr>
            </w:pPr>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2"/>
              </w:rPr>
              <w:t>SUM_2</w:t>
            </w:r>
            <w:r w:rsidR="002B1F39" w:rsidRPr="007036CE">
              <w:rPr>
                <w:szCs w:val="22"/>
              </w:rPr>
              <w:t>.</w:t>
            </w:r>
          </w:p>
          <w:p w14:paraId="7496B1F2" w14:textId="77777777" w:rsidR="00194707" w:rsidRPr="007036CE" w:rsidRDefault="00194707" w:rsidP="00194707">
            <w:pPr>
              <w:pStyle w:val="GOSTTablenorm"/>
              <w:rPr>
                <w:szCs w:val="22"/>
              </w:rPr>
            </w:pPr>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2"/>
              </w:rPr>
              <w:t>SUM_2</w:t>
            </w:r>
            <w:r w:rsidR="002B1F39" w:rsidRPr="007036CE">
              <w:rPr>
                <w:szCs w:val="22"/>
              </w:rPr>
              <w:t>.</w:t>
            </w:r>
          </w:p>
          <w:p w14:paraId="543585F3" w14:textId="77777777" w:rsidR="00194707" w:rsidRPr="007036CE" w:rsidRDefault="00194707" w:rsidP="00194707">
            <w:pPr>
              <w:pStyle w:val="GOSTTablenorm"/>
              <w:rPr>
                <w:szCs w:val="22"/>
              </w:rPr>
            </w:pPr>
            <w:r w:rsidRPr="007036CE">
              <w:t>При обработке раздела 3 заполняется из тега</w:t>
            </w:r>
            <w:r w:rsidRPr="007036CE">
              <w:rPr>
                <w:b/>
                <w:szCs w:val="24"/>
              </w:rPr>
              <w:t xml:space="preserve"> </w:t>
            </w:r>
            <w:r w:rsidRPr="007036CE">
              <w:rPr>
                <w:b/>
                <w:szCs w:val="24"/>
                <w:lang w:val="en-US"/>
              </w:rPr>
              <w:t>SECTION</w:t>
            </w:r>
            <w:r w:rsidRPr="007036CE">
              <w:rPr>
                <w:b/>
                <w:szCs w:val="24"/>
              </w:rPr>
              <w:t>_3:</w:t>
            </w:r>
            <w:r w:rsidRPr="007036CE">
              <w:rPr>
                <w:szCs w:val="22"/>
              </w:rPr>
              <w:t>SUM_2</w:t>
            </w:r>
            <w:r w:rsidR="002B1F39" w:rsidRPr="007036CE">
              <w:rPr>
                <w:szCs w:val="22"/>
              </w:rPr>
              <w:t>.</w:t>
            </w:r>
          </w:p>
          <w:p w14:paraId="2460B0FE" w14:textId="77777777" w:rsidR="0017407F" w:rsidRPr="007036CE" w:rsidRDefault="0017407F" w:rsidP="0017407F">
            <w:pPr>
              <w:pStyle w:val="GOSTTablenorm"/>
              <w:rPr>
                <w:szCs w:val="22"/>
              </w:rPr>
            </w:pPr>
          </w:p>
          <w:p w14:paraId="2C72C176" w14:textId="77777777" w:rsidR="0017407F" w:rsidRPr="007036CE" w:rsidRDefault="0017407F" w:rsidP="0017407F">
            <w:pPr>
              <w:pStyle w:val="GOSTTablenorm"/>
            </w:pPr>
            <w:r w:rsidRPr="007036CE">
              <w:t>Если значение признака «НБЦ» соответ</w:t>
            </w:r>
            <w:r w:rsidRPr="007036CE">
              <w:lastRenderedPageBreak/>
              <w:t>ствует «1», то заполняется согласно описанию:</w:t>
            </w:r>
          </w:p>
          <w:p w14:paraId="4974A6C1" w14:textId="77777777" w:rsidR="0017407F" w:rsidRPr="007036CE" w:rsidRDefault="0017407F" w:rsidP="0017407F">
            <w:pPr>
              <w:pStyle w:val="GOSTTablenorm"/>
              <w:rPr>
                <w:szCs w:val="22"/>
              </w:rPr>
            </w:pPr>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2"/>
              </w:rPr>
              <w:t>SUM_1</w:t>
            </w:r>
            <w:r w:rsidR="002B1F39" w:rsidRPr="007036CE">
              <w:rPr>
                <w:szCs w:val="22"/>
              </w:rPr>
              <w:t>.</w:t>
            </w:r>
          </w:p>
          <w:p w14:paraId="1B2E209E" w14:textId="77777777" w:rsidR="0017407F" w:rsidRPr="007036CE" w:rsidRDefault="0017407F" w:rsidP="0017407F">
            <w:pPr>
              <w:pStyle w:val="GOSTTablenorm"/>
              <w:rPr>
                <w:szCs w:val="22"/>
              </w:rPr>
            </w:pPr>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2"/>
              </w:rPr>
              <w:t>SUM_1</w:t>
            </w:r>
            <w:r w:rsidR="002B1F39" w:rsidRPr="007036CE">
              <w:rPr>
                <w:szCs w:val="22"/>
              </w:rPr>
              <w:t>.</w:t>
            </w:r>
          </w:p>
          <w:p w14:paraId="53A61375" w14:textId="77777777" w:rsidR="0017407F" w:rsidRPr="007036CE" w:rsidRDefault="0017407F" w:rsidP="0017407F">
            <w:pPr>
              <w:pStyle w:val="GOSTTablenorm"/>
              <w:rPr>
                <w:szCs w:val="22"/>
              </w:rPr>
            </w:pPr>
            <w:r w:rsidRPr="007036CE">
              <w:t>При обработке раздела 3 заполняется из тега</w:t>
            </w:r>
            <w:r w:rsidRPr="007036CE">
              <w:rPr>
                <w:b/>
                <w:szCs w:val="24"/>
              </w:rPr>
              <w:t xml:space="preserve"> </w:t>
            </w:r>
            <w:r w:rsidRPr="007036CE">
              <w:rPr>
                <w:b/>
                <w:szCs w:val="24"/>
                <w:lang w:val="en-US"/>
              </w:rPr>
              <w:t>SECTION</w:t>
            </w:r>
            <w:r w:rsidRPr="007036CE">
              <w:rPr>
                <w:b/>
                <w:szCs w:val="24"/>
              </w:rPr>
              <w:t>_3:</w:t>
            </w:r>
            <w:r w:rsidRPr="007036CE">
              <w:rPr>
                <w:szCs w:val="22"/>
              </w:rPr>
              <w:t>SUM_1</w:t>
            </w:r>
            <w:r w:rsidR="002B1F39" w:rsidRPr="007036CE">
              <w:rPr>
                <w:szCs w:val="22"/>
              </w:rPr>
              <w:t>.</w:t>
            </w:r>
          </w:p>
          <w:p w14:paraId="254542FA" w14:textId="77777777" w:rsidR="00194707" w:rsidRPr="007036CE" w:rsidRDefault="00194707" w:rsidP="00194707">
            <w:pPr>
              <w:pStyle w:val="GOSTTablenorm"/>
              <w:rPr>
                <w:szCs w:val="22"/>
              </w:rPr>
            </w:pPr>
          </w:p>
          <w:p w14:paraId="6D2731A1" w14:textId="16109FC2" w:rsidR="00194707" w:rsidRPr="007036CE" w:rsidRDefault="00194707" w:rsidP="00194707">
            <w:pPr>
              <w:pStyle w:val="GOSTTablenorm"/>
            </w:pPr>
            <w:r w:rsidRPr="007036CE">
              <w:rPr>
                <w:szCs w:val="22"/>
              </w:rPr>
              <w:t xml:space="preserve">Сумма передается в единицах валюты с точностью 2 знака после запятой </w:t>
            </w:r>
            <w:r w:rsidR="00CC2920" w:rsidRPr="007036CE">
              <w:t>–</w:t>
            </w:r>
            <w:r w:rsidRPr="007036CE">
              <w:rPr>
                <w:szCs w:val="22"/>
              </w:rPr>
              <w:t xml:space="preserve"> необходимо конвертировать в минимальные единицы валюты (для данного типа документов умножить на 100)</w:t>
            </w:r>
          </w:p>
        </w:tc>
      </w:tr>
      <w:tr w:rsidR="00194707" w:rsidRPr="007036CE" w14:paraId="29CAE2EF" w14:textId="77777777" w:rsidTr="00B0621B">
        <w:tc>
          <w:tcPr>
            <w:tcW w:w="1110" w:type="pct"/>
          </w:tcPr>
          <w:p w14:paraId="2D05C916" w14:textId="77777777" w:rsidR="00194707" w:rsidRPr="007036CE" w:rsidRDefault="00194707" w:rsidP="00194707">
            <w:pPr>
              <w:pStyle w:val="GOSTTablenorm"/>
              <w:rPr>
                <w:szCs w:val="22"/>
              </w:rPr>
            </w:pPr>
            <w:r w:rsidRPr="007036CE">
              <w:lastRenderedPageBreak/>
              <w:t>Сумма_второй_плановый_руб</w:t>
            </w:r>
          </w:p>
        </w:tc>
        <w:tc>
          <w:tcPr>
            <w:tcW w:w="299" w:type="pct"/>
          </w:tcPr>
          <w:p w14:paraId="5200152D" w14:textId="77777777" w:rsidR="00194707" w:rsidRPr="007036CE" w:rsidRDefault="00194707" w:rsidP="00194707">
            <w:pPr>
              <w:pStyle w:val="GOSTTablenorm"/>
              <w:rPr>
                <w:szCs w:val="22"/>
              </w:rPr>
            </w:pPr>
            <w:r w:rsidRPr="007036CE">
              <w:rPr>
                <w:szCs w:val="22"/>
              </w:rPr>
              <w:t>Да</w:t>
            </w:r>
          </w:p>
        </w:tc>
        <w:tc>
          <w:tcPr>
            <w:tcW w:w="1110" w:type="pct"/>
          </w:tcPr>
          <w:p w14:paraId="6839446C" w14:textId="77777777" w:rsidR="00194707" w:rsidRPr="007036CE" w:rsidRDefault="00194707" w:rsidP="00194707">
            <w:pPr>
              <w:pStyle w:val="GOSTTablenorm"/>
              <w:rPr>
                <w:szCs w:val="22"/>
              </w:rPr>
            </w:pPr>
            <w:r w:rsidRPr="007036CE">
              <w:t>Сумма на второй год планового периода</w:t>
            </w:r>
          </w:p>
        </w:tc>
        <w:tc>
          <w:tcPr>
            <w:tcW w:w="1137" w:type="pct"/>
          </w:tcPr>
          <w:p w14:paraId="7802E4B5" w14:textId="77777777" w:rsidR="0017407F" w:rsidRPr="007036CE" w:rsidRDefault="0017407F" w:rsidP="0017407F">
            <w:pPr>
              <w:pStyle w:val="GOSTTablenorm"/>
              <w:rPr>
                <w:lang w:val="en-US"/>
              </w:rPr>
            </w:pPr>
            <w:r w:rsidRPr="007036CE">
              <w:rPr>
                <w:b/>
                <w:lang w:val="en-US"/>
              </w:rPr>
              <w:t>SECTION_1:</w:t>
            </w:r>
            <w:r w:rsidRPr="007036CE">
              <w:rPr>
                <w:lang w:val="en-US"/>
              </w:rPr>
              <w:t>SUM_2</w:t>
            </w:r>
          </w:p>
          <w:p w14:paraId="220CEF2A" w14:textId="77777777" w:rsidR="0017407F" w:rsidRPr="007036CE" w:rsidRDefault="0017407F" w:rsidP="0017407F">
            <w:pPr>
              <w:pStyle w:val="GOSTTablenorm"/>
              <w:rPr>
                <w:lang w:val="en-US"/>
              </w:rPr>
            </w:pPr>
            <w:r w:rsidRPr="007036CE">
              <w:rPr>
                <w:b/>
                <w:szCs w:val="24"/>
                <w:lang w:val="en-US"/>
              </w:rPr>
              <w:t>SECTION_2:</w:t>
            </w:r>
            <w:r w:rsidRPr="007036CE">
              <w:rPr>
                <w:lang w:val="en-US"/>
              </w:rPr>
              <w:t>SUM_2</w:t>
            </w:r>
          </w:p>
          <w:p w14:paraId="653FD807" w14:textId="77777777" w:rsidR="0017407F" w:rsidRPr="007036CE" w:rsidRDefault="0017407F" w:rsidP="0017407F">
            <w:pPr>
              <w:pStyle w:val="GOSTTablenorm"/>
              <w:rPr>
                <w:b/>
                <w:lang w:val="en-US"/>
              </w:rPr>
            </w:pPr>
            <w:r w:rsidRPr="007036CE">
              <w:rPr>
                <w:b/>
                <w:szCs w:val="24"/>
                <w:lang w:val="en-US"/>
              </w:rPr>
              <w:t>SECTION_3:</w:t>
            </w:r>
            <w:r w:rsidRPr="007036CE">
              <w:rPr>
                <w:lang w:val="en-US"/>
              </w:rPr>
              <w:t>SUM_2</w:t>
            </w:r>
          </w:p>
          <w:p w14:paraId="5D4F601B" w14:textId="77777777" w:rsidR="00194707" w:rsidRPr="007036CE" w:rsidRDefault="00194707" w:rsidP="00194707">
            <w:pPr>
              <w:pStyle w:val="GOSTTablenorm"/>
              <w:rPr>
                <w:szCs w:val="22"/>
                <w:lang w:val="en-US"/>
              </w:rPr>
            </w:pPr>
            <w:r w:rsidRPr="007036CE">
              <w:rPr>
                <w:b/>
                <w:szCs w:val="24"/>
                <w:lang w:val="en-US"/>
              </w:rPr>
              <w:t>SECTION_1:</w:t>
            </w:r>
            <w:r w:rsidRPr="007036CE">
              <w:rPr>
                <w:szCs w:val="22"/>
                <w:lang w:val="en-US"/>
              </w:rPr>
              <w:t>SUM_3</w:t>
            </w:r>
          </w:p>
          <w:p w14:paraId="4926C44C" w14:textId="77777777" w:rsidR="00194707" w:rsidRPr="007036CE" w:rsidRDefault="00194707" w:rsidP="00194707">
            <w:pPr>
              <w:pStyle w:val="GOSTTablenorm"/>
              <w:rPr>
                <w:szCs w:val="22"/>
                <w:lang w:val="en-US"/>
              </w:rPr>
            </w:pPr>
            <w:r w:rsidRPr="007036CE">
              <w:rPr>
                <w:b/>
                <w:szCs w:val="24"/>
                <w:lang w:val="en-US"/>
              </w:rPr>
              <w:t>SECTION_2:</w:t>
            </w:r>
            <w:r w:rsidRPr="007036CE">
              <w:rPr>
                <w:szCs w:val="22"/>
                <w:lang w:val="en-US"/>
              </w:rPr>
              <w:t>SUM_3</w:t>
            </w:r>
          </w:p>
          <w:p w14:paraId="6F45854D" w14:textId="77777777" w:rsidR="00194707" w:rsidRPr="007036CE" w:rsidRDefault="00194707" w:rsidP="00194707">
            <w:pPr>
              <w:pStyle w:val="GOSTTablenorm"/>
              <w:rPr>
                <w:szCs w:val="24"/>
                <w:lang w:val="en-US"/>
              </w:rPr>
            </w:pPr>
            <w:r w:rsidRPr="007036CE">
              <w:rPr>
                <w:b/>
                <w:szCs w:val="24"/>
                <w:lang w:val="en-US"/>
              </w:rPr>
              <w:t>SECTION_3:</w:t>
            </w:r>
            <w:r w:rsidRPr="007036CE">
              <w:rPr>
                <w:szCs w:val="22"/>
                <w:lang w:val="en-US"/>
              </w:rPr>
              <w:t>SUM_3</w:t>
            </w:r>
          </w:p>
        </w:tc>
        <w:tc>
          <w:tcPr>
            <w:tcW w:w="1344" w:type="pct"/>
          </w:tcPr>
          <w:p w14:paraId="5917D82D" w14:textId="77777777" w:rsidR="0017407F" w:rsidRPr="007036CE" w:rsidRDefault="0017407F" w:rsidP="0017407F">
            <w:pPr>
              <w:pStyle w:val="GOSTTablenorm"/>
            </w:pPr>
            <w:r w:rsidRPr="007036CE">
              <w:t>Если значение признака «НБЦ» соответствует «0», то заполняется согласно описанию:</w:t>
            </w:r>
          </w:p>
          <w:p w14:paraId="02CD2446" w14:textId="77777777" w:rsidR="00194707" w:rsidRPr="007036CE" w:rsidRDefault="00194707" w:rsidP="00194707">
            <w:pPr>
              <w:pStyle w:val="GOSTTablenorm"/>
              <w:rPr>
                <w:szCs w:val="22"/>
              </w:rPr>
            </w:pPr>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2"/>
              </w:rPr>
              <w:t>SUM_3</w:t>
            </w:r>
            <w:r w:rsidR="002B1F39" w:rsidRPr="007036CE">
              <w:rPr>
                <w:szCs w:val="22"/>
              </w:rPr>
              <w:t>.</w:t>
            </w:r>
          </w:p>
          <w:p w14:paraId="12F53074" w14:textId="77777777" w:rsidR="00194707" w:rsidRPr="007036CE" w:rsidRDefault="00194707" w:rsidP="00194707">
            <w:pPr>
              <w:pStyle w:val="GOSTTablenorm"/>
              <w:rPr>
                <w:szCs w:val="22"/>
              </w:rPr>
            </w:pPr>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2"/>
              </w:rPr>
              <w:t>SUM_3</w:t>
            </w:r>
            <w:r w:rsidR="002B1F39" w:rsidRPr="007036CE">
              <w:rPr>
                <w:szCs w:val="22"/>
              </w:rPr>
              <w:t>.</w:t>
            </w:r>
          </w:p>
          <w:p w14:paraId="63508D42" w14:textId="77777777" w:rsidR="00194707" w:rsidRPr="007036CE" w:rsidRDefault="00194707" w:rsidP="00194707">
            <w:pPr>
              <w:pStyle w:val="GOSTTablenorm"/>
              <w:rPr>
                <w:szCs w:val="22"/>
              </w:rPr>
            </w:pPr>
            <w:r w:rsidRPr="007036CE">
              <w:t>При обработке раздела 3 заполняется из тега</w:t>
            </w:r>
            <w:r w:rsidRPr="007036CE">
              <w:rPr>
                <w:b/>
                <w:szCs w:val="24"/>
              </w:rPr>
              <w:t xml:space="preserve"> </w:t>
            </w:r>
            <w:r w:rsidRPr="007036CE">
              <w:rPr>
                <w:b/>
                <w:szCs w:val="24"/>
                <w:lang w:val="en-US"/>
              </w:rPr>
              <w:t>SECTION</w:t>
            </w:r>
            <w:r w:rsidRPr="007036CE">
              <w:rPr>
                <w:b/>
                <w:szCs w:val="24"/>
              </w:rPr>
              <w:t>_3:</w:t>
            </w:r>
            <w:r w:rsidRPr="007036CE">
              <w:rPr>
                <w:szCs w:val="22"/>
              </w:rPr>
              <w:t>SUM_3</w:t>
            </w:r>
            <w:r w:rsidR="002B1F39" w:rsidRPr="007036CE">
              <w:rPr>
                <w:szCs w:val="22"/>
              </w:rPr>
              <w:t>.</w:t>
            </w:r>
          </w:p>
          <w:p w14:paraId="244819E2" w14:textId="77777777" w:rsidR="0017407F" w:rsidRPr="007036CE" w:rsidRDefault="0017407F" w:rsidP="00194707">
            <w:pPr>
              <w:pStyle w:val="GOSTTablenorm"/>
              <w:rPr>
                <w:szCs w:val="22"/>
              </w:rPr>
            </w:pPr>
          </w:p>
          <w:p w14:paraId="7D15C512" w14:textId="77777777" w:rsidR="0017407F" w:rsidRPr="007036CE" w:rsidRDefault="0017407F" w:rsidP="0017407F">
            <w:pPr>
              <w:pStyle w:val="GOSTTablenorm"/>
            </w:pPr>
            <w:r w:rsidRPr="007036CE">
              <w:t>Если значение признака «НБЦ» соответствует «1», то заполняется согласно описанию:</w:t>
            </w:r>
          </w:p>
          <w:p w14:paraId="473638CD" w14:textId="77777777" w:rsidR="0017407F" w:rsidRPr="007036CE" w:rsidRDefault="0017407F" w:rsidP="0017407F">
            <w:pPr>
              <w:pStyle w:val="GOSTTablenorm"/>
              <w:rPr>
                <w:szCs w:val="22"/>
              </w:rPr>
            </w:pPr>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2"/>
              </w:rPr>
              <w:t>SUM_2</w:t>
            </w:r>
            <w:r w:rsidR="002B1F39" w:rsidRPr="007036CE">
              <w:rPr>
                <w:szCs w:val="22"/>
              </w:rPr>
              <w:t>.</w:t>
            </w:r>
          </w:p>
          <w:p w14:paraId="062DF4A8" w14:textId="77777777" w:rsidR="0017407F" w:rsidRPr="007036CE" w:rsidRDefault="0017407F" w:rsidP="0017407F">
            <w:pPr>
              <w:pStyle w:val="GOSTTablenorm"/>
              <w:rPr>
                <w:szCs w:val="22"/>
              </w:rPr>
            </w:pPr>
            <w:r w:rsidRPr="007036CE">
              <w:lastRenderedPageBreak/>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2"/>
              </w:rPr>
              <w:t>SUM_2</w:t>
            </w:r>
            <w:r w:rsidR="002B1F39" w:rsidRPr="007036CE">
              <w:rPr>
                <w:szCs w:val="22"/>
              </w:rPr>
              <w:t>.</w:t>
            </w:r>
          </w:p>
          <w:p w14:paraId="2C0F7EE4" w14:textId="77777777" w:rsidR="0017407F" w:rsidRPr="007036CE" w:rsidRDefault="0017407F" w:rsidP="0017407F">
            <w:pPr>
              <w:pStyle w:val="GOSTTablenorm"/>
              <w:rPr>
                <w:szCs w:val="22"/>
              </w:rPr>
            </w:pPr>
            <w:r w:rsidRPr="007036CE">
              <w:t>При обработке раздела 3 заполняется из тега</w:t>
            </w:r>
            <w:r w:rsidRPr="007036CE">
              <w:rPr>
                <w:b/>
                <w:szCs w:val="24"/>
              </w:rPr>
              <w:t xml:space="preserve"> </w:t>
            </w:r>
            <w:r w:rsidRPr="007036CE">
              <w:rPr>
                <w:b/>
                <w:szCs w:val="24"/>
                <w:lang w:val="en-US"/>
              </w:rPr>
              <w:t>SECTION</w:t>
            </w:r>
            <w:r w:rsidRPr="007036CE">
              <w:rPr>
                <w:b/>
                <w:szCs w:val="24"/>
              </w:rPr>
              <w:t>_3:</w:t>
            </w:r>
            <w:r w:rsidRPr="007036CE">
              <w:rPr>
                <w:szCs w:val="22"/>
              </w:rPr>
              <w:t>SUM_2</w:t>
            </w:r>
            <w:r w:rsidR="002B1F39" w:rsidRPr="007036CE">
              <w:rPr>
                <w:szCs w:val="22"/>
              </w:rPr>
              <w:t>.</w:t>
            </w:r>
          </w:p>
          <w:p w14:paraId="6983AA98" w14:textId="77777777" w:rsidR="00194707" w:rsidRPr="007036CE" w:rsidRDefault="00194707" w:rsidP="00194707">
            <w:pPr>
              <w:pStyle w:val="GOSTTablenorm"/>
              <w:rPr>
                <w:szCs w:val="22"/>
              </w:rPr>
            </w:pPr>
          </w:p>
          <w:p w14:paraId="7B348B24" w14:textId="6542935D" w:rsidR="00194707" w:rsidRPr="007036CE" w:rsidRDefault="00194707" w:rsidP="00194707">
            <w:pPr>
              <w:pStyle w:val="GOSTTablenorm"/>
            </w:pPr>
            <w:r w:rsidRPr="007036CE">
              <w:rPr>
                <w:szCs w:val="22"/>
              </w:rPr>
              <w:t xml:space="preserve">Сумма передается в единицах валюты с точностью 2 знака после запятой </w:t>
            </w:r>
            <w:r w:rsidR="00CC2920" w:rsidRPr="007036CE">
              <w:t>–</w:t>
            </w:r>
            <w:r w:rsidRPr="007036CE">
              <w:rPr>
                <w:szCs w:val="22"/>
              </w:rPr>
              <w:t xml:space="preserve"> необходимо конвертировать в минимальные единицы валюты (для данного типа документов умножить на 100)</w:t>
            </w:r>
          </w:p>
        </w:tc>
      </w:tr>
      <w:tr w:rsidR="00194707" w:rsidRPr="007036CE" w14:paraId="36461D3D" w14:textId="77777777" w:rsidTr="00B0621B">
        <w:tc>
          <w:tcPr>
            <w:tcW w:w="1110" w:type="pct"/>
          </w:tcPr>
          <w:p w14:paraId="6770B23B" w14:textId="77777777" w:rsidR="00194707" w:rsidRPr="007036CE" w:rsidRDefault="00194707" w:rsidP="00194707">
            <w:pPr>
              <w:pStyle w:val="GOSTTablenorm"/>
              <w:rPr>
                <w:szCs w:val="22"/>
              </w:rPr>
            </w:pPr>
            <w:r w:rsidRPr="007036CE">
              <w:lastRenderedPageBreak/>
              <w:t>Сумма_третий_плановый_руб</w:t>
            </w:r>
          </w:p>
        </w:tc>
        <w:tc>
          <w:tcPr>
            <w:tcW w:w="299" w:type="pct"/>
          </w:tcPr>
          <w:p w14:paraId="69725F3E" w14:textId="77777777" w:rsidR="00194707" w:rsidRPr="007036CE" w:rsidRDefault="00194707" w:rsidP="00194707">
            <w:pPr>
              <w:pStyle w:val="GOSTTablenorm"/>
              <w:rPr>
                <w:szCs w:val="22"/>
              </w:rPr>
            </w:pPr>
            <w:r w:rsidRPr="007036CE">
              <w:rPr>
                <w:szCs w:val="22"/>
              </w:rPr>
              <w:t>Да</w:t>
            </w:r>
          </w:p>
        </w:tc>
        <w:tc>
          <w:tcPr>
            <w:tcW w:w="1110" w:type="pct"/>
          </w:tcPr>
          <w:p w14:paraId="63BCB73F" w14:textId="77777777" w:rsidR="00194707" w:rsidRPr="007036CE" w:rsidRDefault="00194707" w:rsidP="00194707">
            <w:pPr>
              <w:pStyle w:val="GOSTTablenorm"/>
              <w:rPr>
                <w:szCs w:val="22"/>
              </w:rPr>
            </w:pPr>
            <w:r w:rsidRPr="007036CE">
              <w:t>Сумма на третий год планового периода</w:t>
            </w:r>
          </w:p>
        </w:tc>
        <w:tc>
          <w:tcPr>
            <w:tcW w:w="1137" w:type="pct"/>
          </w:tcPr>
          <w:p w14:paraId="59CED10A" w14:textId="7100F0D4" w:rsidR="00194707" w:rsidRPr="007036CE" w:rsidRDefault="00194707" w:rsidP="00194707">
            <w:pPr>
              <w:pStyle w:val="GOSTTablenorm"/>
              <w:rPr>
                <w:szCs w:val="22"/>
                <w:lang w:val="en-US"/>
              </w:rPr>
            </w:pPr>
            <w:r w:rsidRPr="007036CE">
              <w:rPr>
                <w:b/>
                <w:szCs w:val="24"/>
                <w:lang w:val="en-US"/>
              </w:rPr>
              <w:t>SECTION_1:</w:t>
            </w:r>
            <w:r w:rsidRPr="007036CE">
              <w:rPr>
                <w:szCs w:val="22"/>
                <w:lang w:val="en-US"/>
              </w:rPr>
              <w:t>SUM_</w:t>
            </w:r>
            <w:r w:rsidR="0017407F" w:rsidRPr="007036CE">
              <w:rPr>
                <w:szCs w:val="22"/>
                <w:lang w:val="en-US"/>
              </w:rPr>
              <w:t>3</w:t>
            </w:r>
          </w:p>
          <w:p w14:paraId="6E364EB6" w14:textId="30A25948" w:rsidR="00194707" w:rsidRPr="007036CE" w:rsidRDefault="00194707" w:rsidP="00194707">
            <w:pPr>
              <w:pStyle w:val="GOSTTablenorm"/>
              <w:rPr>
                <w:szCs w:val="22"/>
                <w:lang w:val="en-US"/>
              </w:rPr>
            </w:pPr>
            <w:r w:rsidRPr="007036CE">
              <w:rPr>
                <w:b/>
                <w:szCs w:val="24"/>
                <w:lang w:val="en-US"/>
              </w:rPr>
              <w:t>SECTION_2:</w:t>
            </w:r>
            <w:r w:rsidRPr="007036CE">
              <w:rPr>
                <w:szCs w:val="22"/>
                <w:lang w:val="en-US"/>
              </w:rPr>
              <w:t>SUM_</w:t>
            </w:r>
            <w:r w:rsidR="0017407F" w:rsidRPr="007036CE">
              <w:rPr>
                <w:szCs w:val="22"/>
                <w:lang w:val="en-US"/>
              </w:rPr>
              <w:t>3</w:t>
            </w:r>
          </w:p>
          <w:p w14:paraId="34769367" w14:textId="5C13EFCB" w:rsidR="00194707" w:rsidRPr="007036CE" w:rsidRDefault="00194707" w:rsidP="0017407F">
            <w:pPr>
              <w:pStyle w:val="GOSTTablenorm"/>
              <w:rPr>
                <w:szCs w:val="24"/>
                <w:lang w:val="en-US"/>
              </w:rPr>
            </w:pPr>
            <w:r w:rsidRPr="007036CE">
              <w:rPr>
                <w:b/>
                <w:szCs w:val="24"/>
                <w:lang w:val="en-US"/>
              </w:rPr>
              <w:t>SECTION_3:</w:t>
            </w:r>
            <w:r w:rsidRPr="007036CE">
              <w:rPr>
                <w:szCs w:val="22"/>
                <w:lang w:val="en-US"/>
              </w:rPr>
              <w:t>SUM_</w:t>
            </w:r>
            <w:r w:rsidR="0017407F" w:rsidRPr="007036CE">
              <w:rPr>
                <w:szCs w:val="22"/>
                <w:lang w:val="en-US"/>
              </w:rPr>
              <w:t>3</w:t>
            </w:r>
          </w:p>
        </w:tc>
        <w:tc>
          <w:tcPr>
            <w:tcW w:w="1344" w:type="pct"/>
          </w:tcPr>
          <w:p w14:paraId="4401B6DA" w14:textId="77777777" w:rsidR="0017407F" w:rsidRPr="007036CE" w:rsidRDefault="0017407F" w:rsidP="0017407F">
            <w:pPr>
              <w:pStyle w:val="GOSTTablenorm"/>
            </w:pPr>
            <w:r w:rsidRPr="007036CE">
              <w:t>Если значение признака «НБЦ» соответствует «0», то указывается «0».</w:t>
            </w:r>
          </w:p>
          <w:p w14:paraId="10D09A45" w14:textId="77777777" w:rsidR="0017407F" w:rsidRPr="007036CE" w:rsidRDefault="0017407F" w:rsidP="0017407F">
            <w:pPr>
              <w:pStyle w:val="GOSTTablenorm"/>
            </w:pPr>
          </w:p>
          <w:p w14:paraId="2DBB1113" w14:textId="77777777" w:rsidR="0017407F" w:rsidRPr="007036CE" w:rsidRDefault="0017407F" w:rsidP="0017407F">
            <w:pPr>
              <w:pStyle w:val="GOSTTablenorm"/>
            </w:pPr>
            <w:r w:rsidRPr="007036CE">
              <w:t>Если значение признака «НБЦ» соответствует «1», то заполняется согласно описанию:</w:t>
            </w:r>
          </w:p>
          <w:p w14:paraId="7C8ACEBB" w14:textId="072F3646" w:rsidR="00194707" w:rsidRPr="007036CE" w:rsidRDefault="00194707" w:rsidP="00194707">
            <w:pPr>
              <w:pStyle w:val="GOSTTablenorm"/>
              <w:rPr>
                <w:szCs w:val="22"/>
              </w:rPr>
            </w:pPr>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2"/>
              </w:rPr>
              <w:t>SUM_</w:t>
            </w:r>
            <w:r w:rsidR="0017407F" w:rsidRPr="007036CE">
              <w:rPr>
                <w:szCs w:val="22"/>
              </w:rPr>
              <w:t>3</w:t>
            </w:r>
            <w:r w:rsidR="002B1F39" w:rsidRPr="007036CE">
              <w:rPr>
                <w:szCs w:val="22"/>
              </w:rPr>
              <w:t>.</w:t>
            </w:r>
          </w:p>
          <w:p w14:paraId="7429CB0D" w14:textId="6F61F960" w:rsidR="00194707" w:rsidRPr="007036CE" w:rsidRDefault="00194707" w:rsidP="00194707">
            <w:pPr>
              <w:pStyle w:val="GOSTTablenorm"/>
              <w:rPr>
                <w:szCs w:val="22"/>
              </w:rPr>
            </w:pPr>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2"/>
              </w:rPr>
              <w:t>SUM_</w:t>
            </w:r>
            <w:r w:rsidR="0017407F" w:rsidRPr="007036CE">
              <w:rPr>
                <w:szCs w:val="22"/>
              </w:rPr>
              <w:t>3</w:t>
            </w:r>
            <w:r w:rsidR="002B1F39" w:rsidRPr="007036CE">
              <w:rPr>
                <w:szCs w:val="22"/>
              </w:rPr>
              <w:t>.</w:t>
            </w:r>
          </w:p>
          <w:p w14:paraId="025F99F4" w14:textId="08BF0D58" w:rsidR="00194707" w:rsidRPr="007036CE" w:rsidRDefault="00194707" w:rsidP="00194707">
            <w:pPr>
              <w:pStyle w:val="GOSTTablenorm"/>
              <w:rPr>
                <w:szCs w:val="22"/>
              </w:rPr>
            </w:pPr>
            <w:r w:rsidRPr="007036CE">
              <w:t>При обработке раздела 3 заполняется из тега</w:t>
            </w:r>
            <w:r w:rsidRPr="007036CE">
              <w:rPr>
                <w:b/>
                <w:szCs w:val="24"/>
              </w:rPr>
              <w:t xml:space="preserve"> </w:t>
            </w:r>
            <w:r w:rsidRPr="007036CE">
              <w:rPr>
                <w:b/>
                <w:szCs w:val="24"/>
                <w:lang w:val="en-US"/>
              </w:rPr>
              <w:t>SECTION</w:t>
            </w:r>
            <w:r w:rsidRPr="007036CE">
              <w:rPr>
                <w:b/>
                <w:szCs w:val="24"/>
              </w:rPr>
              <w:t>_3:</w:t>
            </w:r>
            <w:r w:rsidRPr="007036CE">
              <w:rPr>
                <w:szCs w:val="22"/>
              </w:rPr>
              <w:t>SUM_</w:t>
            </w:r>
            <w:r w:rsidR="0017407F" w:rsidRPr="007036CE">
              <w:rPr>
                <w:szCs w:val="22"/>
              </w:rPr>
              <w:t>3</w:t>
            </w:r>
            <w:r w:rsidR="002B1F39" w:rsidRPr="007036CE">
              <w:rPr>
                <w:szCs w:val="22"/>
              </w:rPr>
              <w:t>.</w:t>
            </w:r>
          </w:p>
          <w:p w14:paraId="28A1CC3B" w14:textId="77777777" w:rsidR="00194707" w:rsidRPr="007036CE" w:rsidRDefault="00194707" w:rsidP="00194707">
            <w:pPr>
              <w:pStyle w:val="GOSTTablenorm"/>
              <w:rPr>
                <w:szCs w:val="22"/>
              </w:rPr>
            </w:pPr>
          </w:p>
          <w:p w14:paraId="6224BBD1" w14:textId="456D9A2C" w:rsidR="00194707" w:rsidRPr="007036CE" w:rsidRDefault="00194707" w:rsidP="00194707">
            <w:pPr>
              <w:pStyle w:val="GOSTTablenorm"/>
            </w:pPr>
            <w:r w:rsidRPr="007036CE">
              <w:rPr>
                <w:szCs w:val="22"/>
              </w:rPr>
              <w:t xml:space="preserve">Сумма передается в единицах валюты с точностью 2 знака после запятой </w:t>
            </w:r>
            <w:r w:rsidR="00CC2920" w:rsidRPr="007036CE">
              <w:t>–</w:t>
            </w:r>
            <w:r w:rsidRPr="007036CE">
              <w:rPr>
                <w:szCs w:val="22"/>
              </w:rPr>
              <w:t xml:space="preserve"> необходимо конвертировать в минимальные единицы валюты (для данного типа документов умножить на 100)</w:t>
            </w:r>
          </w:p>
        </w:tc>
      </w:tr>
    </w:tbl>
    <w:p w14:paraId="3ADC7E9C" w14:textId="45AA61FF" w:rsidR="00586316" w:rsidRPr="007036CE" w:rsidRDefault="009B61E2" w:rsidP="00432B55">
      <w:pPr>
        <w:pStyle w:val="GOSTNameTable"/>
      </w:pPr>
      <w:r w:rsidRPr="007036CE">
        <w:rPr>
          <w:noProof/>
        </w:rPr>
        <w:lastRenderedPageBreak/>
        <w:fldChar w:fldCharType="begin"/>
      </w:r>
      <w:r w:rsidRPr="007036CE">
        <w:rPr>
          <w:noProof/>
        </w:rPr>
        <w:instrText xml:space="preserve"> SEQ Таблица \* ARABIC </w:instrText>
      </w:r>
      <w:r w:rsidRPr="007036CE">
        <w:rPr>
          <w:noProof/>
        </w:rPr>
        <w:fldChar w:fldCharType="separate"/>
      </w:r>
      <w:bookmarkStart w:id="10817" w:name="_Toc222928045"/>
      <w:r w:rsidR="00BD74E1">
        <w:rPr>
          <w:noProof/>
        </w:rPr>
        <w:t>72</w:t>
      </w:r>
      <w:r w:rsidRPr="007036CE">
        <w:rPr>
          <w:noProof/>
        </w:rPr>
        <w:fldChar w:fldCharType="end"/>
      </w:r>
      <w:r w:rsidR="00586316" w:rsidRPr="007036CE">
        <w:t xml:space="preserve"> </w:t>
      </w:r>
      <w:r w:rsidR="00D9309A" w:rsidRPr="007036CE">
        <w:t>–</w:t>
      </w:r>
      <w:r w:rsidR="00586316" w:rsidRPr="007036CE">
        <w:t xml:space="preserve"> Перечень атрибутов, соответствующих типу документа</w:t>
      </w:r>
      <w:r w:rsidR="00432B55" w:rsidRPr="007036CE">
        <w:t xml:space="preserve"> «Решение об изменении сводной бюджетной росписи федерального бюджета и лимитов бюджетных обязательств на финансовый год и на плановый период» (ф.0501066) DBD_DecChange</w:t>
      </w:r>
      <w:bookmarkEnd w:id="10817"/>
    </w:p>
    <w:tbl>
      <w:tblPr>
        <w:tblStyle w:val="GOSTTable"/>
        <w:tblW w:w="5000" w:type="pct"/>
        <w:tblLayout w:type="fixed"/>
        <w:tblLook w:val="07E0" w:firstRow="1" w:lastRow="1" w:firstColumn="1" w:lastColumn="1" w:noHBand="1" w:noVBand="1"/>
      </w:tblPr>
      <w:tblGrid>
        <w:gridCol w:w="3499"/>
        <w:gridCol w:w="942"/>
        <w:gridCol w:w="3499"/>
        <w:gridCol w:w="3499"/>
        <w:gridCol w:w="4321"/>
      </w:tblGrid>
      <w:tr w:rsidR="000B22D2" w:rsidRPr="007036CE" w14:paraId="62F825F2" w14:textId="77777777" w:rsidTr="00B0621B">
        <w:trPr>
          <w:cnfStyle w:val="100000000000" w:firstRow="1" w:lastRow="0" w:firstColumn="0" w:lastColumn="0" w:oddVBand="0" w:evenVBand="0" w:oddHBand="0" w:evenHBand="0" w:firstRowFirstColumn="0" w:firstRowLastColumn="0" w:lastRowFirstColumn="0" w:lastRowLastColumn="0"/>
        </w:trPr>
        <w:tc>
          <w:tcPr>
            <w:tcW w:w="1110" w:type="pct"/>
            <w:hideMark/>
          </w:tcPr>
          <w:p w14:paraId="37F1EB28" w14:textId="77777777" w:rsidR="000B22D2" w:rsidRPr="007036CE" w:rsidRDefault="000B22D2" w:rsidP="000B22D2">
            <w:pPr>
              <w:pStyle w:val="GOSTTableHead"/>
              <w:rPr>
                <w:szCs w:val="22"/>
              </w:rPr>
            </w:pPr>
            <w:r w:rsidRPr="007036CE">
              <w:rPr>
                <w:szCs w:val="22"/>
              </w:rPr>
              <w:t>Наименование атрибута</w:t>
            </w:r>
          </w:p>
        </w:tc>
        <w:tc>
          <w:tcPr>
            <w:tcW w:w="299" w:type="pct"/>
            <w:hideMark/>
          </w:tcPr>
          <w:p w14:paraId="56D7381E" w14:textId="77777777" w:rsidR="000B22D2" w:rsidRPr="007036CE" w:rsidRDefault="000B22D2" w:rsidP="000B22D2">
            <w:pPr>
              <w:pStyle w:val="GOSTTableHead"/>
              <w:rPr>
                <w:szCs w:val="22"/>
              </w:rPr>
            </w:pPr>
            <w:r w:rsidRPr="007036CE">
              <w:rPr>
                <w:szCs w:val="22"/>
              </w:rPr>
              <w:t>Вычисляемый атрибут</w:t>
            </w:r>
          </w:p>
        </w:tc>
        <w:tc>
          <w:tcPr>
            <w:tcW w:w="1110" w:type="pct"/>
            <w:hideMark/>
          </w:tcPr>
          <w:p w14:paraId="1990C7E5" w14:textId="77777777" w:rsidR="000B22D2" w:rsidRPr="007036CE" w:rsidRDefault="000B22D2" w:rsidP="000B22D2">
            <w:pPr>
              <w:pStyle w:val="GOSTTableHead"/>
              <w:rPr>
                <w:szCs w:val="22"/>
              </w:rPr>
            </w:pPr>
            <w:r w:rsidRPr="007036CE">
              <w:rPr>
                <w:szCs w:val="22"/>
              </w:rPr>
              <w:t>Описание атрибута</w:t>
            </w:r>
          </w:p>
        </w:tc>
        <w:tc>
          <w:tcPr>
            <w:tcW w:w="1110" w:type="pct"/>
            <w:hideMark/>
          </w:tcPr>
          <w:p w14:paraId="62514C5E" w14:textId="77777777" w:rsidR="000B22D2" w:rsidRPr="007036CE" w:rsidRDefault="000B22D2" w:rsidP="000B22D2">
            <w:pPr>
              <w:pStyle w:val="GOSTTableHead"/>
              <w:rPr>
                <w:szCs w:val="22"/>
              </w:rPr>
            </w:pPr>
            <w:r w:rsidRPr="007036CE">
              <w:rPr>
                <w:szCs w:val="22"/>
              </w:rPr>
              <w:t>Реквизит документа (наименование тега)</w:t>
            </w:r>
          </w:p>
        </w:tc>
        <w:tc>
          <w:tcPr>
            <w:tcW w:w="1371" w:type="pct"/>
            <w:hideMark/>
          </w:tcPr>
          <w:p w14:paraId="63EBAA7B" w14:textId="77777777" w:rsidR="000B22D2" w:rsidRPr="007036CE" w:rsidRDefault="000B22D2" w:rsidP="000B22D2">
            <w:pPr>
              <w:pStyle w:val="GOSTTableHead"/>
              <w:rPr>
                <w:szCs w:val="22"/>
              </w:rPr>
            </w:pPr>
            <w:r w:rsidRPr="007036CE">
              <w:rPr>
                <w:szCs w:val="22"/>
              </w:rPr>
              <w:t>Алгоритм вычисления</w:t>
            </w:r>
          </w:p>
        </w:tc>
      </w:tr>
      <w:tr w:rsidR="000B22D2" w:rsidRPr="007036CE" w14:paraId="15E1A7DE" w14:textId="77777777" w:rsidTr="00B0621B">
        <w:tc>
          <w:tcPr>
            <w:tcW w:w="1110" w:type="pct"/>
          </w:tcPr>
          <w:p w14:paraId="64D49904" w14:textId="77777777" w:rsidR="000B22D2" w:rsidRPr="007036CE" w:rsidRDefault="000B22D2" w:rsidP="000B22D2">
            <w:pPr>
              <w:pStyle w:val="GOSTTablenorm"/>
              <w:rPr>
                <w:szCs w:val="22"/>
                <w:lang w:val="en-US"/>
              </w:rPr>
            </w:pPr>
            <w:r w:rsidRPr="007036CE">
              <w:rPr>
                <w:szCs w:val="22"/>
              </w:rPr>
              <w:t>Номер_документа</w:t>
            </w:r>
            <w:r w:rsidR="00142CBB" w:rsidRPr="007036CE">
              <w:rPr>
                <w:szCs w:val="22"/>
                <w:lang w:val="en-US"/>
              </w:rPr>
              <w:t>*</w:t>
            </w:r>
          </w:p>
        </w:tc>
        <w:tc>
          <w:tcPr>
            <w:tcW w:w="299" w:type="pct"/>
          </w:tcPr>
          <w:p w14:paraId="4AFF2211" w14:textId="77777777" w:rsidR="000B22D2" w:rsidRPr="007036CE" w:rsidRDefault="000B22D2" w:rsidP="000B22D2">
            <w:pPr>
              <w:pStyle w:val="GOSTTablenorm"/>
              <w:rPr>
                <w:szCs w:val="22"/>
              </w:rPr>
            </w:pPr>
            <w:r w:rsidRPr="007036CE">
              <w:rPr>
                <w:szCs w:val="22"/>
              </w:rPr>
              <w:t>Нет</w:t>
            </w:r>
          </w:p>
        </w:tc>
        <w:tc>
          <w:tcPr>
            <w:tcW w:w="1110" w:type="pct"/>
          </w:tcPr>
          <w:p w14:paraId="38CACA6E" w14:textId="77777777" w:rsidR="000B22D2" w:rsidRPr="007036CE" w:rsidRDefault="000B22D2" w:rsidP="000B22D2">
            <w:pPr>
              <w:pStyle w:val="GOSTTablenorm"/>
              <w:rPr>
                <w:szCs w:val="22"/>
              </w:rPr>
            </w:pPr>
            <w:r w:rsidRPr="007036CE">
              <w:rPr>
                <w:szCs w:val="22"/>
              </w:rPr>
              <w:t>Номер документа</w:t>
            </w:r>
          </w:p>
        </w:tc>
        <w:tc>
          <w:tcPr>
            <w:tcW w:w="1110" w:type="pct"/>
          </w:tcPr>
          <w:p w14:paraId="56C4B926" w14:textId="77777777" w:rsidR="000B22D2" w:rsidRPr="007036CE" w:rsidRDefault="000B22D2" w:rsidP="000B22D2">
            <w:pPr>
              <w:pStyle w:val="GOSTTablenorm"/>
              <w:rPr>
                <w:szCs w:val="22"/>
              </w:rPr>
            </w:pPr>
            <w:r w:rsidRPr="007036CE">
              <w:rPr>
                <w:szCs w:val="22"/>
                <w:lang w:val="en-US"/>
              </w:rPr>
              <w:t>NUM_DOC</w:t>
            </w:r>
          </w:p>
        </w:tc>
        <w:tc>
          <w:tcPr>
            <w:tcW w:w="1371" w:type="pct"/>
          </w:tcPr>
          <w:p w14:paraId="53FFC2D1" w14:textId="77777777" w:rsidR="000B22D2" w:rsidRPr="007036CE" w:rsidRDefault="000B22D2" w:rsidP="000B22D2">
            <w:pPr>
              <w:pStyle w:val="GOSTTablenorm"/>
            </w:pPr>
            <w:r w:rsidRPr="007036CE">
              <w:t>-</w:t>
            </w:r>
          </w:p>
        </w:tc>
      </w:tr>
      <w:tr w:rsidR="000B22D2" w:rsidRPr="007036CE" w14:paraId="6AA47CDC" w14:textId="77777777" w:rsidTr="00B0621B">
        <w:tc>
          <w:tcPr>
            <w:tcW w:w="1110" w:type="pct"/>
          </w:tcPr>
          <w:p w14:paraId="0CF19E42" w14:textId="77777777" w:rsidR="000B22D2" w:rsidRPr="007036CE" w:rsidRDefault="000B22D2" w:rsidP="000B22D2">
            <w:pPr>
              <w:pStyle w:val="GOSTTablenorm"/>
              <w:rPr>
                <w:szCs w:val="22"/>
                <w:lang w:val="en-US"/>
              </w:rPr>
            </w:pPr>
            <w:r w:rsidRPr="007036CE">
              <w:rPr>
                <w:szCs w:val="22"/>
              </w:rPr>
              <w:t>Дата_документа</w:t>
            </w:r>
            <w:r w:rsidR="00142CBB" w:rsidRPr="007036CE">
              <w:rPr>
                <w:szCs w:val="22"/>
                <w:lang w:val="en-US"/>
              </w:rPr>
              <w:t>*</w:t>
            </w:r>
          </w:p>
        </w:tc>
        <w:tc>
          <w:tcPr>
            <w:tcW w:w="299" w:type="pct"/>
          </w:tcPr>
          <w:p w14:paraId="2C50FCB4" w14:textId="77777777" w:rsidR="000B22D2" w:rsidRPr="007036CE" w:rsidRDefault="000B22D2" w:rsidP="000B22D2">
            <w:pPr>
              <w:pStyle w:val="GOSTTablenorm"/>
              <w:rPr>
                <w:szCs w:val="22"/>
              </w:rPr>
            </w:pPr>
            <w:r w:rsidRPr="007036CE">
              <w:rPr>
                <w:szCs w:val="22"/>
              </w:rPr>
              <w:t>Нет</w:t>
            </w:r>
          </w:p>
        </w:tc>
        <w:tc>
          <w:tcPr>
            <w:tcW w:w="1110" w:type="pct"/>
          </w:tcPr>
          <w:p w14:paraId="39FB5E1B" w14:textId="77777777" w:rsidR="000B22D2" w:rsidRPr="007036CE" w:rsidRDefault="000B22D2" w:rsidP="000B22D2">
            <w:pPr>
              <w:pStyle w:val="GOSTTablenorm"/>
              <w:rPr>
                <w:szCs w:val="22"/>
              </w:rPr>
            </w:pPr>
            <w:r w:rsidRPr="007036CE">
              <w:rPr>
                <w:szCs w:val="22"/>
              </w:rPr>
              <w:t>Дата документа</w:t>
            </w:r>
          </w:p>
        </w:tc>
        <w:tc>
          <w:tcPr>
            <w:tcW w:w="1110" w:type="pct"/>
          </w:tcPr>
          <w:p w14:paraId="7B560E0B" w14:textId="77777777" w:rsidR="000B22D2" w:rsidRPr="007036CE" w:rsidRDefault="000B22D2" w:rsidP="000B22D2">
            <w:pPr>
              <w:pStyle w:val="GOSTTablenorm"/>
              <w:rPr>
                <w:szCs w:val="22"/>
              </w:rPr>
            </w:pPr>
            <w:r w:rsidRPr="007036CE">
              <w:rPr>
                <w:szCs w:val="22"/>
                <w:lang w:val="en-US"/>
              </w:rPr>
              <w:t>DATE_DOC</w:t>
            </w:r>
          </w:p>
        </w:tc>
        <w:tc>
          <w:tcPr>
            <w:tcW w:w="1371" w:type="pct"/>
          </w:tcPr>
          <w:p w14:paraId="2F65ACD7" w14:textId="77777777" w:rsidR="000B22D2" w:rsidRPr="007036CE" w:rsidRDefault="000B22D2" w:rsidP="000B22D2">
            <w:pPr>
              <w:pStyle w:val="GOSTTablenorm"/>
            </w:pPr>
            <w:r w:rsidRPr="007036CE">
              <w:t>-</w:t>
            </w:r>
          </w:p>
        </w:tc>
      </w:tr>
      <w:tr w:rsidR="000B22D2" w:rsidRPr="007036CE" w14:paraId="417861AA" w14:textId="77777777" w:rsidTr="00B0621B">
        <w:tc>
          <w:tcPr>
            <w:tcW w:w="1110" w:type="pct"/>
          </w:tcPr>
          <w:p w14:paraId="4356EC13" w14:textId="77777777" w:rsidR="000B22D2" w:rsidRPr="007036CE" w:rsidRDefault="000B22D2" w:rsidP="000B22D2">
            <w:pPr>
              <w:pStyle w:val="GOSTTablenorm"/>
              <w:rPr>
                <w:szCs w:val="22"/>
              </w:rPr>
            </w:pPr>
            <w:r w:rsidRPr="007036CE">
              <w:rPr>
                <w:szCs w:val="22"/>
              </w:rPr>
              <w:t>Вид_документа</w:t>
            </w:r>
          </w:p>
        </w:tc>
        <w:tc>
          <w:tcPr>
            <w:tcW w:w="299" w:type="pct"/>
          </w:tcPr>
          <w:p w14:paraId="78AB5ACF" w14:textId="77777777" w:rsidR="000B22D2" w:rsidRPr="007036CE" w:rsidRDefault="000B22D2" w:rsidP="000B22D2">
            <w:pPr>
              <w:pStyle w:val="GOSTTablenorm"/>
              <w:rPr>
                <w:szCs w:val="22"/>
              </w:rPr>
            </w:pPr>
            <w:r w:rsidRPr="007036CE">
              <w:t>Нет</w:t>
            </w:r>
          </w:p>
        </w:tc>
        <w:tc>
          <w:tcPr>
            <w:tcW w:w="1110" w:type="pct"/>
          </w:tcPr>
          <w:p w14:paraId="60C7A318" w14:textId="77777777" w:rsidR="000B22D2" w:rsidRPr="007036CE" w:rsidRDefault="000B22D2" w:rsidP="000B22D2">
            <w:pPr>
              <w:pStyle w:val="GOSTTablenorm"/>
              <w:rPr>
                <w:szCs w:val="22"/>
              </w:rPr>
            </w:pPr>
            <w:r w:rsidRPr="007036CE">
              <w:t>Вид документа</w:t>
            </w:r>
          </w:p>
        </w:tc>
        <w:tc>
          <w:tcPr>
            <w:tcW w:w="1110" w:type="pct"/>
          </w:tcPr>
          <w:p w14:paraId="65C8BF23" w14:textId="77777777" w:rsidR="000B22D2" w:rsidRPr="007036CE" w:rsidRDefault="000B22D2" w:rsidP="000B22D2">
            <w:pPr>
              <w:pStyle w:val="GOSTTablenorm"/>
              <w:rPr>
                <w:szCs w:val="22"/>
                <w:lang w:val="en-US"/>
              </w:rPr>
            </w:pPr>
            <w:r w:rsidRPr="007036CE">
              <w:rPr>
                <w:szCs w:val="22"/>
                <w:lang w:val="en-US"/>
              </w:rPr>
              <w:t>DOC_TYPE</w:t>
            </w:r>
          </w:p>
        </w:tc>
        <w:tc>
          <w:tcPr>
            <w:tcW w:w="1371" w:type="pct"/>
          </w:tcPr>
          <w:p w14:paraId="61597F60" w14:textId="77777777" w:rsidR="000B22D2" w:rsidRPr="007036CE" w:rsidRDefault="000B22D2" w:rsidP="000B22D2">
            <w:pPr>
              <w:pStyle w:val="GOSTTablenorm"/>
            </w:pPr>
            <w:r w:rsidRPr="007036CE">
              <w:t>-</w:t>
            </w:r>
          </w:p>
        </w:tc>
      </w:tr>
      <w:tr w:rsidR="000B22D2" w:rsidRPr="007036CE" w14:paraId="6C8A7500" w14:textId="77777777" w:rsidTr="00B0621B">
        <w:tc>
          <w:tcPr>
            <w:tcW w:w="1110" w:type="pct"/>
          </w:tcPr>
          <w:p w14:paraId="42477DCA" w14:textId="77777777" w:rsidR="000B22D2" w:rsidRPr="007036CE" w:rsidRDefault="000B22D2" w:rsidP="000B22D2">
            <w:pPr>
              <w:pStyle w:val="GOSTTablenorm"/>
              <w:rPr>
                <w:szCs w:val="22"/>
              </w:rPr>
            </w:pPr>
            <w:r w:rsidRPr="007036CE">
              <w:rPr>
                <w:szCs w:val="22"/>
              </w:rPr>
              <w:t>Уровень_конфиденциальности</w:t>
            </w:r>
          </w:p>
        </w:tc>
        <w:tc>
          <w:tcPr>
            <w:tcW w:w="299" w:type="pct"/>
          </w:tcPr>
          <w:p w14:paraId="4BB18FB7" w14:textId="77777777" w:rsidR="000B22D2" w:rsidRPr="007036CE" w:rsidRDefault="000B22D2" w:rsidP="000B22D2">
            <w:pPr>
              <w:pStyle w:val="GOSTTablenorm"/>
              <w:rPr>
                <w:szCs w:val="22"/>
              </w:rPr>
            </w:pPr>
            <w:r w:rsidRPr="007036CE">
              <w:rPr>
                <w:szCs w:val="22"/>
              </w:rPr>
              <w:t>Нет</w:t>
            </w:r>
          </w:p>
        </w:tc>
        <w:tc>
          <w:tcPr>
            <w:tcW w:w="1110" w:type="pct"/>
          </w:tcPr>
          <w:p w14:paraId="75E33771" w14:textId="77777777" w:rsidR="000B22D2" w:rsidRPr="007036CE" w:rsidRDefault="000B22D2" w:rsidP="000B22D2">
            <w:pPr>
              <w:pStyle w:val="GOSTTablenorm"/>
              <w:rPr>
                <w:szCs w:val="22"/>
              </w:rPr>
            </w:pPr>
            <w:r w:rsidRPr="007036CE">
              <w:rPr>
                <w:szCs w:val="22"/>
              </w:rPr>
              <w:t>Уровень конфиденциальности</w:t>
            </w:r>
          </w:p>
        </w:tc>
        <w:tc>
          <w:tcPr>
            <w:tcW w:w="1110" w:type="pct"/>
          </w:tcPr>
          <w:p w14:paraId="28D2F3B2" w14:textId="77777777" w:rsidR="000B22D2" w:rsidRPr="007036CE" w:rsidRDefault="000B22D2" w:rsidP="000B22D2">
            <w:pPr>
              <w:pStyle w:val="GOSTTablenorm"/>
              <w:rPr>
                <w:szCs w:val="22"/>
                <w:lang w:val="en-US"/>
              </w:rPr>
            </w:pPr>
            <w:r w:rsidRPr="007036CE">
              <w:rPr>
                <w:szCs w:val="22"/>
                <w:lang w:val="en-US"/>
              </w:rPr>
              <w:t>ACCESSLEVEL</w:t>
            </w:r>
          </w:p>
        </w:tc>
        <w:tc>
          <w:tcPr>
            <w:tcW w:w="1371" w:type="pct"/>
          </w:tcPr>
          <w:p w14:paraId="3FDBC111" w14:textId="77777777" w:rsidR="000B22D2" w:rsidRPr="007036CE" w:rsidRDefault="000B22D2" w:rsidP="000B22D2">
            <w:pPr>
              <w:pStyle w:val="GOSTTablenorm"/>
              <w:rPr>
                <w:szCs w:val="22"/>
              </w:rPr>
            </w:pPr>
            <w:r w:rsidRPr="007036CE">
              <w:rPr>
                <w:szCs w:val="22"/>
              </w:rPr>
              <w:t>-</w:t>
            </w:r>
          </w:p>
        </w:tc>
      </w:tr>
      <w:tr w:rsidR="000B22D2" w:rsidRPr="007036CE" w14:paraId="2F5C6DFE" w14:textId="77777777" w:rsidTr="00B0621B">
        <w:tc>
          <w:tcPr>
            <w:tcW w:w="1110" w:type="pct"/>
          </w:tcPr>
          <w:p w14:paraId="16B77A50" w14:textId="77777777" w:rsidR="000B22D2" w:rsidRPr="007036CE" w:rsidRDefault="000B22D2" w:rsidP="000B22D2">
            <w:pPr>
              <w:pStyle w:val="GOSTTablenorm"/>
              <w:rPr>
                <w:szCs w:val="22"/>
              </w:rPr>
            </w:pPr>
            <w:r w:rsidRPr="007036CE">
              <w:rPr>
                <w:szCs w:val="22"/>
              </w:rPr>
              <w:t>Наименование_документа</w:t>
            </w:r>
          </w:p>
        </w:tc>
        <w:tc>
          <w:tcPr>
            <w:tcW w:w="299" w:type="pct"/>
          </w:tcPr>
          <w:p w14:paraId="17DC058A" w14:textId="77777777" w:rsidR="000B22D2" w:rsidRPr="007036CE" w:rsidRDefault="000B22D2" w:rsidP="000B22D2">
            <w:pPr>
              <w:pStyle w:val="GOSTTablenorm"/>
              <w:rPr>
                <w:szCs w:val="22"/>
              </w:rPr>
            </w:pPr>
            <w:r w:rsidRPr="007036CE">
              <w:rPr>
                <w:szCs w:val="22"/>
              </w:rPr>
              <w:t>Да</w:t>
            </w:r>
          </w:p>
        </w:tc>
        <w:tc>
          <w:tcPr>
            <w:tcW w:w="1110" w:type="pct"/>
          </w:tcPr>
          <w:p w14:paraId="6ECD34A1" w14:textId="77777777" w:rsidR="000B22D2" w:rsidRPr="007036CE" w:rsidRDefault="000B22D2" w:rsidP="000B22D2">
            <w:pPr>
              <w:pStyle w:val="GOSTTablenorm"/>
              <w:rPr>
                <w:szCs w:val="22"/>
              </w:rPr>
            </w:pPr>
            <w:r w:rsidRPr="007036CE">
              <w:rPr>
                <w:szCs w:val="22"/>
              </w:rPr>
              <w:t>Наименование документа</w:t>
            </w:r>
          </w:p>
        </w:tc>
        <w:tc>
          <w:tcPr>
            <w:tcW w:w="1110" w:type="pct"/>
          </w:tcPr>
          <w:p w14:paraId="5168F8DA" w14:textId="77777777" w:rsidR="000B22D2" w:rsidRPr="007036CE" w:rsidRDefault="000B22D2" w:rsidP="000B22D2">
            <w:pPr>
              <w:pStyle w:val="GOSTTablenorm"/>
              <w:rPr>
                <w:szCs w:val="24"/>
              </w:rPr>
            </w:pPr>
            <w:r w:rsidRPr="007036CE">
              <w:rPr>
                <w:szCs w:val="22"/>
              </w:rPr>
              <w:t>-</w:t>
            </w:r>
          </w:p>
        </w:tc>
        <w:tc>
          <w:tcPr>
            <w:tcW w:w="1371" w:type="pct"/>
          </w:tcPr>
          <w:p w14:paraId="431FA07B" w14:textId="77777777" w:rsidR="000B22D2" w:rsidRPr="007036CE" w:rsidRDefault="000B22D2" w:rsidP="00363C4B">
            <w:pPr>
              <w:pStyle w:val="GOSTTablenorm"/>
            </w:pPr>
            <w:r w:rsidRPr="007036CE">
              <w:rPr>
                <w:szCs w:val="22"/>
              </w:rPr>
              <w:t xml:space="preserve">Наименование документа определяется по справочнику </w:t>
            </w:r>
            <w:r w:rsidR="00363C4B" w:rsidRPr="007036CE">
              <w:rPr>
                <w:szCs w:val="22"/>
              </w:rPr>
              <w:t>«</w:t>
            </w:r>
            <w:r w:rsidRPr="007036CE">
              <w:rPr>
                <w:szCs w:val="22"/>
              </w:rPr>
              <w:t>Типы документов</w:t>
            </w:r>
            <w:r w:rsidR="00363C4B" w:rsidRPr="007036CE">
              <w:rPr>
                <w:szCs w:val="22"/>
              </w:rPr>
              <w:t xml:space="preserve">» </w:t>
            </w:r>
            <w:r w:rsidRPr="007036CE">
              <w:rPr>
                <w:szCs w:val="22"/>
              </w:rPr>
              <w:t>с помощью значения атрибута Тип_документа (</w:t>
            </w:r>
            <w:r w:rsidRPr="007036CE">
              <w:rPr>
                <w:szCs w:val="22"/>
                <w:lang w:val="en-US"/>
              </w:rPr>
              <w:t>TypeDoc</w:t>
            </w:r>
            <w:r w:rsidRPr="007036CE">
              <w:rPr>
                <w:szCs w:val="22"/>
              </w:rPr>
              <w:t>) из заголовка запроса</w:t>
            </w:r>
          </w:p>
        </w:tc>
      </w:tr>
      <w:tr w:rsidR="000B22D2" w:rsidRPr="007036CE" w14:paraId="0F4EE89C" w14:textId="77777777" w:rsidTr="00B0621B">
        <w:tc>
          <w:tcPr>
            <w:tcW w:w="1110" w:type="pct"/>
          </w:tcPr>
          <w:p w14:paraId="07F484EA" w14:textId="77777777" w:rsidR="000B22D2" w:rsidRPr="007036CE" w:rsidRDefault="000B22D2" w:rsidP="000B22D2">
            <w:pPr>
              <w:pStyle w:val="GOSTTablenorm"/>
              <w:rPr>
                <w:szCs w:val="22"/>
              </w:rPr>
            </w:pPr>
            <w:r w:rsidRPr="007036CE">
              <w:rPr>
                <w:szCs w:val="22"/>
              </w:rPr>
              <w:t>Код_валюты</w:t>
            </w:r>
          </w:p>
        </w:tc>
        <w:tc>
          <w:tcPr>
            <w:tcW w:w="299" w:type="pct"/>
          </w:tcPr>
          <w:p w14:paraId="4A9BBE1A" w14:textId="77777777" w:rsidR="000B22D2" w:rsidRPr="007036CE" w:rsidRDefault="000B22D2" w:rsidP="000B22D2">
            <w:pPr>
              <w:pStyle w:val="GOSTTablenorm"/>
              <w:rPr>
                <w:szCs w:val="22"/>
              </w:rPr>
            </w:pPr>
            <w:r w:rsidRPr="007036CE">
              <w:rPr>
                <w:szCs w:val="22"/>
              </w:rPr>
              <w:t>Да</w:t>
            </w:r>
          </w:p>
        </w:tc>
        <w:tc>
          <w:tcPr>
            <w:tcW w:w="1110" w:type="pct"/>
          </w:tcPr>
          <w:p w14:paraId="53D8D505" w14:textId="77777777" w:rsidR="000B22D2" w:rsidRPr="007036CE" w:rsidRDefault="000B22D2" w:rsidP="000B22D2">
            <w:pPr>
              <w:pStyle w:val="GOSTTablenorm"/>
              <w:rPr>
                <w:szCs w:val="22"/>
              </w:rPr>
            </w:pPr>
            <w:r w:rsidRPr="007036CE">
              <w:rPr>
                <w:szCs w:val="22"/>
              </w:rPr>
              <w:t>Код валюты</w:t>
            </w:r>
          </w:p>
        </w:tc>
        <w:tc>
          <w:tcPr>
            <w:tcW w:w="1110" w:type="pct"/>
          </w:tcPr>
          <w:p w14:paraId="4070F809" w14:textId="77777777" w:rsidR="000B22D2" w:rsidRPr="007036CE" w:rsidRDefault="000B22D2" w:rsidP="000B22D2">
            <w:pPr>
              <w:pStyle w:val="GOSTTablenorm"/>
              <w:rPr>
                <w:szCs w:val="24"/>
              </w:rPr>
            </w:pPr>
            <w:r w:rsidRPr="007036CE">
              <w:rPr>
                <w:szCs w:val="22"/>
              </w:rPr>
              <w:t>-</w:t>
            </w:r>
          </w:p>
        </w:tc>
        <w:tc>
          <w:tcPr>
            <w:tcW w:w="1371" w:type="pct"/>
          </w:tcPr>
          <w:p w14:paraId="48E8353B" w14:textId="77777777" w:rsidR="000B22D2" w:rsidRPr="007036CE" w:rsidRDefault="000B22D2" w:rsidP="000B22D2">
            <w:pPr>
              <w:pStyle w:val="GOSTTablenorm"/>
            </w:pPr>
            <w:r w:rsidRPr="007036CE">
              <w:rPr>
                <w:szCs w:val="22"/>
              </w:rPr>
              <w:t>Указывается значение «643»</w:t>
            </w:r>
          </w:p>
        </w:tc>
      </w:tr>
      <w:tr w:rsidR="00CE3062" w:rsidRPr="007036CE" w14:paraId="704ABD27" w14:textId="77777777" w:rsidTr="00B0621B">
        <w:tc>
          <w:tcPr>
            <w:tcW w:w="1110" w:type="pct"/>
          </w:tcPr>
          <w:p w14:paraId="613E69C8" w14:textId="77777777" w:rsidR="00CE3062" w:rsidRPr="007036CE" w:rsidRDefault="00CE3062" w:rsidP="00CE3062">
            <w:pPr>
              <w:pStyle w:val="GOSTTablenorm"/>
              <w:rPr>
                <w:szCs w:val="22"/>
              </w:rPr>
            </w:pPr>
            <w:r w:rsidRPr="007036CE">
              <w:rPr>
                <w:szCs w:val="22"/>
              </w:rPr>
              <w:t>Код_валюты_учета</w:t>
            </w:r>
          </w:p>
        </w:tc>
        <w:tc>
          <w:tcPr>
            <w:tcW w:w="299" w:type="pct"/>
          </w:tcPr>
          <w:p w14:paraId="326D17F1" w14:textId="77777777" w:rsidR="00CE3062" w:rsidRPr="007036CE" w:rsidRDefault="00CE3062" w:rsidP="00CE3062">
            <w:pPr>
              <w:pStyle w:val="GOSTTablenorm"/>
              <w:rPr>
                <w:szCs w:val="22"/>
              </w:rPr>
            </w:pPr>
            <w:r w:rsidRPr="007036CE">
              <w:rPr>
                <w:szCs w:val="22"/>
              </w:rPr>
              <w:t>да</w:t>
            </w:r>
          </w:p>
        </w:tc>
        <w:tc>
          <w:tcPr>
            <w:tcW w:w="1110" w:type="pct"/>
          </w:tcPr>
          <w:p w14:paraId="1E3C3CD0" w14:textId="77777777" w:rsidR="00CE3062" w:rsidRPr="007036CE" w:rsidRDefault="00CE3062" w:rsidP="00CE3062">
            <w:pPr>
              <w:pStyle w:val="GOSTTablenorm"/>
              <w:rPr>
                <w:szCs w:val="22"/>
              </w:rPr>
            </w:pPr>
            <w:r w:rsidRPr="007036CE">
              <w:rPr>
                <w:szCs w:val="22"/>
              </w:rPr>
              <w:t>Код валюты учета по ОКВ</w:t>
            </w:r>
          </w:p>
        </w:tc>
        <w:tc>
          <w:tcPr>
            <w:tcW w:w="1110" w:type="pct"/>
          </w:tcPr>
          <w:p w14:paraId="07F5BD40" w14:textId="77777777" w:rsidR="00CE3062" w:rsidRPr="007036CE" w:rsidRDefault="00CE3062" w:rsidP="00CE3062">
            <w:pPr>
              <w:pStyle w:val="GOSTTablenorm"/>
              <w:rPr>
                <w:szCs w:val="22"/>
              </w:rPr>
            </w:pPr>
            <w:r w:rsidRPr="007036CE">
              <w:t>-</w:t>
            </w:r>
          </w:p>
        </w:tc>
        <w:tc>
          <w:tcPr>
            <w:tcW w:w="1371" w:type="pct"/>
          </w:tcPr>
          <w:p w14:paraId="7969F0E0" w14:textId="77777777" w:rsidR="00CE3062" w:rsidRPr="007036CE" w:rsidRDefault="00CE3062" w:rsidP="00CE3062">
            <w:pPr>
              <w:pStyle w:val="GOSTTablenorm"/>
              <w:rPr>
                <w:szCs w:val="22"/>
              </w:rPr>
            </w:pPr>
            <w:r w:rsidRPr="007036CE">
              <w:t>Указывается значение «643»</w:t>
            </w:r>
          </w:p>
        </w:tc>
      </w:tr>
      <w:tr w:rsidR="00CE3062" w:rsidRPr="007036CE" w14:paraId="0E710E29" w14:textId="77777777" w:rsidTr="00B0621B">
        <w:tc>
          <w:tcPr>
            <w:tcW w:w="1110" w:type="pct"/>
          </w:tcPr>
          <w:p w14:paraId="7E478410" w14:textId="77777777" w:rsidR="00CE3062" w:rsidRPr="007036CE" w:rsidRDefault="00CE3062" w:rsidP="00CE3062">
            <w:pPr>
              <w:pStyle w:val="GOSTTablenorm"/>
              <w:rPr>
                <w:szCs w:val="22"/>
              </w:rPr>
            </w:pPr>
            <w:r w:rsidRPr="007036CE">
              <w:rPr>
                <w:szCs w:val="22"/>
              </w:rPr>
              <w:t>Код_бюджета</w:t>
            </w:r>
          </w:p>
        </w:tc>
        <w:tc>
          <w:tcPr>
            <w:tcW w:w="299" w:type="pct"/>
          </w:tcPr>
          <w:p w14:paraId="18A2669B" w14:textId="77777777" w:rsidR="00CE3062" w:rsidRPr="007036CE" w:rsidRDefault="00CE3062" w:rsidP="00CE3062">
            <w:pPr>
              <w:pStyle w:val="GOSTTablenorm"/>
              <w:rPr>
                <w:szCs w:val="22"/>
              </w:rPr>
            </w:pPr>
            <w:r w:rsidRPr="007036CE">
              <w:rPr>
                <w:szCs w:val="22"/>
              </w:rPr>
              <w:t>Нет</w:t>
            </w:r>
          </w:p>
        </w:tc>
        <w:tc>
          <w:tcPr>
            <w:tcW w:w="1110" w:type="pct"/>
          </w:tcPr>
          <w:p w14:paraId="2947077A" w14:textId="77777777" w:rsidR="00CE3062" w:rsidRPr="007036CE" w:rsidRDefault="00CE3062" w:rsidP="00CE3062">
            <w:pPr>
              <w:pStyle w:val="GOSTTablenorm"/>
              <w:rPr>
                <w:szCs w:val="22"/>
              </w:rPr>
            </w:pPr>
            <w:r w:rsidRPr="007036CE">
              <w:rPr>
                <w:szCs w:val="22"/>
              </w:rPr>
              <w:t>Код бюджета</w:t>
            </w:r>
          </w:p>
        </w:tc>
        <w:tc>
          <w:tcPr>
            <w:tcW w:w="1110" w:type="pct"/>
          </w:tcPr>
          <w:p w14:paraId="24F68B85" w14:textId="77777777" w:rsidR="00CE3062" w:rsidRPr="007036CE" w:rsidRDefault="00CE3062" w:rsidP="00CE3062">
            <w:pPr>
              <w:pStyle w:val="GOSTTablenorm"/>
              <w:rPr>
                <w:szCs w:val="24"/>
              </w:rPr>
            </w:pPr>
            <w:r w:rsidRPr="007036CE">
              <w:rPr>
                <w:szCs w:val="24"/>
              </w:rPr>
              <w:t>BUDGET_CODE</w:t>
            </w:r>
          </w:p>
        </w:tc>
        <w:tc>
          <w:tcPr>
            <w:tcW w:w="1371" w:type="pct"/>
          </w:tcPr>
          <w:p w14:paraId="215329A3" w14:textId="77777777" w:rsidR="00CE3062" w:rsidRPr="007036CE" w:rsidRDefault="00CE3062" w:rsidP="00CE3062">
            <w:pPr>
              <w:pStyle w:val="GOSTTablenorm"/>
            </w:pPr>
          </w:p>
        </w:tc>
      </w:tr>
      <w:tr w:rsidR="00CE3062" w:rsidRPr="007036CE" w14:paraId="2CE0A1E0" w14:textId="77777777" w:rsidTr="00B0621B">
        <w:tc>
          <w:tcPr>
            <w:tcW w:w="1110" w:type="pct"/>
          </w:tcPr>
          <w:p w14:paraId="2238FA5C" w14:textId="77777777" w:rsidR="00CE3062" w:rsidRPr="007036CE" w:rsidRDefault="00CE3062" w:rsidP="00CE3062">
            <w:pPr>
              <w:pStyle w:val="GOSTTablenorm"/>
              <w:rPr>
                <w:szCs w:val="22"/>
              </w:rPr>
            </w:pPr>
            <w:r w:rsidRPr="007036CE">
              <w:rPr>
                <w:szCs w:val="22"/>
              </w:rPr>
              <w:t>Тип_бюджета</w:t>
            </w:r>
          </w:p>
        </w:tc>
        <w:tc>
          <w:tcPr>
            <w:tcW w:w="299" w:type="pct"/>
          </w:tcPr>
          <w:p w14:paraId="7EE96F7D" w14:textId="77777777" w:rsidR="00CE3062" w:rsidRPr="007036CE" w:rsidRDefault="00CE3062" w:rsidP="00CE3062">
            <w:pPr>
              <w:pStyle w:val="GOSTTablenorm"/>
              <w:rPr>
                <w:szCs w:val="22"/>
              </w:rPr>
            </w:pPr>
            <w:r w:rsidRPr="007036CE">
              <w:rPr>
                <w:szCs w:val="22"/>
              </w:rPr>
              <w:t>Да</w:t>
            </w:r>
          </w:p>
        </w:tc>
        <w:tc>
          <w:tcPr>
            <w:tcW w:w="1110" w:type="pct"/>
          </w:tcPr>
          <w:p w14:paraId="5C6706F8" w14:textId="77777777" w:rsidR="00CE3062" w:rsidRPr="007036CE" w:rsidRDefault="00CE3062" w:rsidP="00CE3062">
            <w:pPr>
              <w:pStyle w:val="GOSTTablenorm"/>
              <w:rPr>
                <w:szCs w:val="22"/>
              </w:rPr>
            </w:pPr>
            <w:r w:rsidRPr="007036CE">
              <w:rPr>
                <w:szCs w:val="22"/>
              </w:rPr>
              <w:t>Тип бюджета</w:t>
            </w:r>
          </w:p>
        </w:tc>
        <w:tc>
          <w:tcPr>
            <w:tcW w:w="1110" w:type="pct"/>
          </w:tcPr>
          <w:p w14:paraId="77833BF8" w14:textId="77777777" w:rsidR="00CE3062" w:rsidRPr="007036CE" w:rsidRDefault="00CE3062" w:rsidP="00CE3062">
            <w:pPr>
              <w:pStyle w:val="GOSTTablenorm"/>
              <w:rPr>
                <w:szCs w:val="24"/>
              </w:rPr>
            </w:pPr>
            <w:r w:rsidRPr="007036CE">
              <w:rPr>
                <w:szCs w:val="24"/>
              </w:rPr>
              <w:t>BUDGET_CODE</w:t>
            </w:r>
          </w:p>
        </w:tc>
        <w:tc>
          <w:tcPr>
            <w:tcW w:w="1371" w:type="pct"/>
          </w:tcPr>
          <w:p w14:paraId="00A09E2C" w14:textId="77777777" w:rsidR="00CE3062" w:rsidRPr="007036CE" w:rsidRDefault="00CE3062" w:rsidP="00CE3062">
            <w:pPr>
              <w:pStyle w:val="GOSTTablenorm"/>
            </w:pPr>
            <w:r w:rsidRPr="007036CE">
              <w:rPr>
                <w:szCs w:val="22"/>
              </w:rPr>
              <w:t>Тип бюджета определяется по справочнику «Бюджеты» (поиск по значению «Код бюджета»)</w:t>
            </w:r>
          </w:p>
        </w:tc>
      </w:tr>
      <w:tr w:rsidR="00CE3062" w:rsidRPr="007036CE" w14:paraId="127D67E3" w14:textId="77777777" w:rsidTr="00B0621B">
        <w:tc>
          <w:tcPr>
            <w:tcW w:w="1110" w:type="pct"/>
          </w:tcPr>
          <w:p w14:paraId="40AEE871" w14:textId="77777777" w:rsidR="00CE3062" w:rsidRPr="007036CE" w:rsidRDefault="00CE3062" w:rsidP="00CE3062">
            <w:pPr>
              <w:pStyle w:val="GOSTTablenorm"/>
              <w:rPr>
                <w:szCs w:val="22"/>
              </w:rPr>
            </w:pPr>
            <w:r w:rsidRPr="007036CE">
              <w:rPr>
                <w:szCs w:val="22"/>
              </w:rPr>
              <w:t>Дата_ввода_в_действие</w:t>
            </w:r>
          </w:p>
        </w:tc>
        <w:tc>
          <w:tcPr>
            <w:tcW w:w="299" w:type="pct"/>
          </w:tcPr>
          <w:p w14:paraId="111802C5" w14:textId="77777777" w:rsidR="00CE3062" w:rsidRPr="007036CE" w:rsidRDefault="00CE3062" w:rsidP="00CE3062">
            <w:pPr>
              <w:pStyle w:val="GOSTTablenorm"/>
              <w:rPr>
                <w:szCs w:val="22"/>
              </w:rPr>
            </w:pPr>
            <w:r w:rsidRPr="007036CE">
              <w:rPr>
                <w:szCs w:val="22"/>
              </w:rPr>
              <w:t>Нет</w:t>
            </w:r>
          </w:p>
        </w:tc>
        <w:tc>
          <w:tcPr>
            <w:tcW w:w="1110" w:type="pct"/>
          </w:tcPr>
          <w:p w14:paraId="612EF4EA" w14:textId="77777777" w:rsidR="00CE3062" w:rsidRPr="007036CE" w:rsidRDefault="00CE3062" w:rsidP="00CE3062">
            <w:pPr>
              <w:pStyle w:val="GOSTTablenorm"/>
              <w:rPr>
                <w:szCs w:val="22"/>
              </w:rPr>
            </w:pPr>
            <w:r w:rsidRPr="007036CE">
              <w:rPr>
                <w:szCs w:val="22"/>
              </w:rPr>
              <w:t>Дата ввода в действие</w:t>
            </w:r>
          </w:p>
        </w:tc>
        <w:tc>
          <w:tcPr>
            <w:tcW w:w="1110" w:type="pct"/>
          </w:tcPr>
          <w:p w14:paraId="61769B6F" w14:textId="77777777" w:rsidR="00CE3062" w:rsidRPr="007036CE" w:rsidRDefault="00CE3062" w:rsidP="00CE3062">
            <w:pPr>
              <w:pStyle w:val="GOSTTablenorm"/>
              <w:rPr>
                <w:szCs w:val="24"/>
              </w:rPr>
            </w:pPr>
            <w:r w:rsidRPr="007036CE">
              <w:rPr>
                <w:szCs w:val="24"/>
              </w:rPr>
              <w:t>EVENT_DATE</w:t>
            </w:r>
          </w:p>
        </w:tc>
        <w:tc>
          <w:tcPr>
            <w:tcW w:w="1371" w:type="pct"/>
          </w:tcPr>
          <w:p w14:paraId="1E35D6C8" w14:textId="77777777" w:rsidR="00CE3062" w:rsidRPr="007036CE" w:rsidRDefault="00CE3062" w:rsidP="00CE3062">
            <w:pPr>
              <w:pStyle w:val="GOSTTablenorm"/>
            </w:pPr>
            <w:r w:rsidRPr="007036CE">
              <w:t>-</w:t>
            </w:r>
          </w:p>
        </w:tc>
      </w:tr>
      <w:tr w:rsidR="00194707" w:rsidRPr="007036CE" w14:paraId="32D5D136" w14:textId="77777777" w:rsidTr="00B0621B">
        <w:trPr>
          <w:ins w:id="10818" w:author="Сатлер Марина Викторовна" w:date="2024-07-05T17:10:00Z"/>
        </w:trPr>
        <w:tc>
          <w:tcPr>
            <w:tcW w:w="1110" w:type="pct"/>
          </w:tcPr>
          <w:p w14:paraId="70072FE7" w14:textId="77777777" w:rsidR="00194707" w:rsidRPr="007036CE" w:rsidRDefault="00194707" w:rsidP="00194707">
            <w:pPr>
              <w:pStyle w:val="GOSTTablenorm"/>
              <w:rPr>
                <w:ins w:id="10819" w:author="Сатлер Марина Викторовна" w:date="2024-07-05T17:10:00Z"/>
                <w:szCs w:val="22"/>
              </w:rPr>
            </w:pPr>
            <w:ins w:id="10820" w:author="Сатлер Марина Викторовна" w:date="2024-07-05T17:11:00Z">
              <w:r w:rsidRPr="007036CE">
                <w:t>Новый_бюджетный_цикл</w:t>
              </w:r>
            </w:ins>
          </w:p>
        </w:tc>
        <w:tc>
          <w:tcPr>
            <w:tcW w:w="299" w:type="pct"/>
          </w:tcPr>
          <w:p w14:paraId="5EC592D9" w14:textId="77777777" w:rsidR="00194707" w:rsidRPr="007036CE" w:rsidRDefault="00194707" w:rsidP="00194707">
            <w:pPr>
              <w:pStyle w:val="GOSTTablenorm"/>
              <w:rPr>
                <w:ins w:id="10821" w:author="Сатлер Марина Викторовна" w:date="2024-07-05T17:10:00Z"/>
                <w:szCs w:val="22"/>
              </w:rPr>
            </w:pPr>
            <w:ins w:id="10822" w:author="Сатлер Марина Викторовна" w:date="2024-07-05T17:11:00Z">
              <w:r w:rsidRPr="007036CE">
                <w:rPr>
                  <w:szCs w:val="22"/>
                </w:rPr>
                <w:t>Нет</w:t>
              </w:r>
            </w:ins>
          </w:p>
        </w:tc>
        <w:tc>
          <w:tcPr>
            <w:tcW w:w="1110" w:type="pct"/>
          </w:tcPr>
          <w:p w14:paraId="5C9F7841" w14:textId="77777777" w:rsidR="00194707" w:rsidRPr="007036CE" w:rsidRDefault="00194707" w:rsidP="00194707">
            <w:pPr>
              <w:pStyle w:val="GOSTTablenorm"/>
              <w:rPr>
                <w:ins w:id="10823" w:author="Сатлер Марина Викторовна" w:date="2024-07-05T17:10:00Z"/>
                <w:szCs w:val="22"/>
              </w:rPr>
            </w:pPr>
            <w:ins w:id="10824" w:author="Сатлер Марина Викторовна" w:date="2024-07-05T17:11:00Z">
              <w:r w:rsidRPr="007036CE">
                <w:t>Признак «Новый бюджетный цикл»</w:t>
              </w:r>
            </w:ins>
          </w:p>
        </w:tc>
        <w:tc>
          <w:tcPr>
            <w:tcW w:w="1110" w:type="pct"/>
          </w:tcPr>
          <w:p w14:paraId="6CD54541" w14:textId="77777777" w:rsidR="00194707" w:rsidRPr="007036CE" w:rsidRDefault="00194707" w:rsidP="00194707">
            <w:pPr>
              <w:pStyle w:val="GOSTTablenorm"/>
              <w:rPr>
                <w:ins w:id="10825" w:author="Сатлер Марина Викторовна" w:date="2024-07-05T17:10:00Z"/>
                <w:szCs w:val="24"/>
              </w:rPr>
            </w:pPr>
            <w:ins w:id="10826" w:author="Сатлер Марина Викторовна" w:date="2024-07-05T17:11:00Z">
              <w:r w:rsidRPr="007036CE">
                <w:rPr>
                  <w:lang w:val="en-US"/>
                </w:rPr>
                <w:t>NBC</w:t>
              </w:r>
            </w:ins>
          </w:p>
        </w:tc>
        <w:tc>
          <w:tcPr>
            <w:tcW w:w="1371" w:type="pct"/>
          </w:tcPr>
          <w:p w14:paraId="4CCEC12E" w14:textId="77777777" w:rsidR="00194707" w:rsidRPr="007036CE" w:rsidRDefault="00194707" w:rsidP="00194707">
            <w:pPr>
              <w:pStyle w:val="GOSTTablenorm"/>
              <w:rPr>
                <w:ins w:id="10827" w:author="Сатлер Марина Викторовна" w:date="2024-07-05T17:10:00Z"/>
              </w:rPr>
            </w:pPr>
            <w:ins w:id="10828" w:author="Сатлер Марина Викторовна" w:date="2024-07-05T17:11:00Z">
              <w:r w:rsidRPr="007036CE">
                <w:rPr>
                  <w:lang w:val="en-US"/>
                </w:rPr>
                <w:t>-</w:t>
              </w:r>
            </w:ins>
          </w:p>
        </w:tc>
      </w:tr>
      <w:tr w:rsidR="00194707" w:rsidRPr="007036CE" w14:paraId="2C5DEDEA" w14:textId="77777777" w:rsidTr="00B0621B">
        <w:tc>
          <w:tcPr>
            <w:tcW w:w="1110" w:type="pct"/>
          </w:tcPr>
          <w:p w14:paraId="4FC7D3BE" w14:textId="77777777" w:rsidR="00194707" w:rsidRPr="007036CE" w:rsidRDefault="00194707" w:rsidP="00194707">
            <w:pPr>
              <w:pStyle w:val="GOSTTablenorm"/>
            </w:pPr>
            <w:ins w:id="10829" w:author="Сатлер Марина Викторовна" w:date="2024-02-13T15:01:00Z">
              <w:r w:rsidRPr="007036CE">
                <w:t>Раздел</w:t>
              </w:r>
            </w:ins>
          </w:p>
        </w:tc>
        <w:tc>
          <w:tcPr>
            <w:tcW w:w="299" w:type="pct"/>
          </w:tcPr>
          <w:p w14:paraId="4012F2AB" w14:textId="77777777" w:rsidR="00194707" w:rsidRPr="007036CE" w:rsidRDefault="00194707" w:rsidP="00194707">
            <w:pPr>
              <w:pStyle w:val="GOSTTablenorm"/>
              <w:rPr>
                <w:szCs w:val="22"/>
              </w:rPr>
            </w:pPr>
            <w:ins w:id="10830" w:author="Куклина Ю.В." w:date="2024-04-11T19:18:00Z">
              <w:r w:rsidRPr="007036CE">
                <w:rPr>
                  <w:szCs w:val="22"/>
                </w:rPr>
                <w:t>Да</w:t>
              </w:r>
            </w:ins>
          </w:p>
        </w:tc>
        <w:tc>
          <w:tcPr>
            <w:tcW w:w="1110" w:type="pct"/>
          </w:tcPr>
          <w:p w14:paraId="31F47160" w14:textId="77777777" w:rsidR="00194707" w:rsidRPr="007036CE" w:rsidRDefault="00194707" w:rsidP="00194707">
            <w:pPr>
              <w:pStyle w:val="GOSTTablenorm"/>
            </w:pPr>
            <w:ins w:id="10831" w:author="Сатлер Марина Викторовна" w:date="2024-02-13T15:01:00Z">
              <w:r w:rsidRPr="007036CE">
                <w:t>Раздел</w:t>
              </w:r>
            </w:ins>
          </w:p>
        </w:tc>
        <w:tc>
          <w:tcPr>
            <w:tcW w:w="1110" w:type="pct"/>
          </w:tcPr>
          <w:p w14:paraId="09AE2EE5" w14:textId="77777777" w:rsidR="00194707" w:rsidRPr="007036CE" w:rsidRDefault="00194707" w:rsidP="00194707">
            <w:pPr>
              <w:pStyle w:val="GOSTTablenorm"/>
              <w:rPr>
                <w:ins w:id="10832" w:author="Куклина Ю.В." w:date="2024-04-11T19:04:00Z"/>
                <w:lang w:val="en-US"/>
              </w:rPr>
            </w:pPr>
            <w:ins w:id="10833" w:author="Куклина Ю.В." w:date="2024-04-11T19:02:00Z">
              <w:r w:rsidRPr="007036CE">
                <w:rPr>
                  <w:b/>
                  <w:szCs w:val="24"/>
                  <w:lang w:val="en-US"/>
                </w:rPr>
                <w:t>SECTION_1:</w:t>
              </w:r>
              <w:r w:rsidRPr="007036CE">
                <w:rPr>
                  <w:lang w:val="en-US"/>
                </w:rPr>
                <w:t>SECTION_TYPE</w:t>
              </w:r>
            </w:ins>
          </w:p>
          <w:p w14:paraId="7A49B173" w14:textId="77777777" w:rsidR="00194707" w:rsidRPr="007036CE" w:rsidRDefault="00194707" w:rsidP="00194707">
            <w:pPr>
              <w:pStyle w:val="GOSTTablenorm"/>
              <w:rPr>
                <w:ins w:id="10834" w:author="Куклина Ю.В." w:date="2024-04-11T19:04:00Z"/>
                <w:lang w:val="en-US"/>
              </w:rPr>
            </w:pPr>
            <w:ins w:id="10835" w:author="Куклина Ю.В." w:date="2024-04-11T19:04:00Z">
              <w:r w:rsidRPr="007036CE">
                <w:rPr>
                  <w:b/>
                  <w:szCs w:val="24"/>
                  <w:lang w:val="en-US"/>
                </w:rPr>
                <w:t>SECTION_2:</w:t>
              </w:r>
              <w:r w:rsidRPr="007036CE">
                <w:rPr>
                  <w:lang w:val="en-US"/>
                </w:rPr>
                <w:t>SECTION_TYPE</w:t>
              </w:r>
            </w:ins>
          </w:p>
          <w:p w14:paraId="782973B2" w14:textId="77777777" w:rsidR="00194707" w:rsidRPr="007036CE" w:rsidRDefault="00194707" w:rsidP="00194707">
            <w:pPr>
              <w:pStyle w:val="GOSTTablenorm"/>
              <w:rPr>
                <w:b/>
                <w:szCs w:val="24"/>
                <w:lang w:val="en-US"/>
              </w:rPr>
            </w:pPr>
            <w:ins w:id="10836" w:author="Куклина Ю.В." w:date="2024-04-11T19:04:00Z">
              <w:r w:rsidRPr="007036CE">
                <w:rPr>
                  <w:b/>
                  <w:szCs w:val="24"/>
                  <w:lang w:val="en-US"/>
                </w:rPr>
                <w:t>SECTION_3:</w:t>
              </w:r>
              <w:r w:rsidRPr="007036CE">
                <w:rPr>
                  <w:lang w:val="en-US"/>
                </w:rPr>
                <w:t>SECTION_TYPE</w:t>
              </w:r>
            </w:ins>
          </w:p>
        </w:tc>
        <w:tc>
          <w:tcPr>
            <w:tcW w:w="1371" w:type="pct"/>
          </w:tcPr>
          <w:p w14:paraId="69487BA8" w14:textId="77777777" w:rsidR="00194707" w:rsidRPr="007036CE" w:rsidRDefault="00194707" w:rsidP="00194707">
            <w:pPr>
              <w:pStyle w:val="GOSTTablenorm"/>
              <w:rPr>
                <w:szCs w:val="22"/>
              </w:rPr>
            </w:pPr>
            <w:r w:rsidRPr="007036CE">
              <w:t>При обработке раздела 1 заполняется из тега</w:t>
            </w:r>
            <w:r w:rsidRPr="007036CE">
              <w:rPr>
                <w:b/>
                <w:szCs w:val="24"/>
              </w:rPr>
              <w:t xml:space="preserve"> </w:t>
            </w:r>
            <w:ins w:id="10837" w:author="Куклина Ю.В." w:date="2024-04-11T19:02:00Z">
              <w:r w:rsidRPr="007036CE">
                <w:rPr>
                  <w:b/>
                  <w:szCs w:val="24"/>
                  <w:lang w:val="en-US"/>
                </w:rPr>
                <w:t>SECTION</w:t>
              </w:r>
              <w:r w:rsidRPr="007036CE">
                <w:rPr>
                  <w:b/>
                  <w:szCs w:val="24"/>
                </w:rPr>
                <w:t>_1:</w:t>
              </w:r>
              <w:r w:rsidRPr="007036CE">
                <w:t>SECTION_TYPE</w:t>
              </w:r>
            </w:ins>
          </w:p>
          <w:p w14:paraId="1CBCCFF3" w14:textId="77777777" w:rsidR="00194707" w:rsidRPr="007036CE" w:rsidRDefault="00194707" w:rsidP="00194707">
            <w:pPr>
              <w:pStyle w:val="GOSTTablenorm"/>
              <w:rPr>
                <w:szCs w:val="22"/>
              </w:rPr>
            </w:pPr>
            <w:r w:rsidRPr="007036CE">
              <w:t>При обработке раздела 2 заполняется из тега</w:t>
            </w:r>
            <w:r w:rsidRPr="007036CE">
              <w:rPr>
                <w:b/>
                <w:szCs w:val="24"/>
              </w:rPr>
              <w:t xml:space="preserve"> </w:t>
            </w:r>
            <w:ins w:id="10838" w:author="Куклина Ю.В." w:date="2024-04-11T19:02:00Z">
              <w:r w:rsidRPr="007036CE">
                <w:rPr>
                  <w:b/>
                  <w:szCs w:val="24"/>
                  <w:lang w:val="en-US"/>
                </w:rPr>
                <w:t>SECTION</w:t>
              </w:r>
              <w:r w:rsidRPr="007036CE">
                <w:rPr>
                  <w:b/>
                  <w:szCs w:val="24"/>
                </w:rPr>
                <w:t>_</w:t>
              </w:r>
            </w:ins>
            <w:r w:rsidRPr="007036CE">
              <w:rPr>
                <w:b/>
                <w:szCs w:val="24"/>
              </w:rPr>
              <w:t>2</w:t>
            </w:r>
            <w:ins w:id="10839" w:author="Куклина Ю.В." w:date="2024-04-11T19:02:00Z">
              <w:r w:rsidRPr="007036CE">
                <w:rPr>
                  <w:b/>
                  <w:szCs w:val="24"/>
                </w:rPr>
                <w:t>:</w:t>
              </w:r>
              <w:r w:rsidRPr="007036CE">
                <w:t>SECTION_TYPE</w:t>
              </w:r>
            </w:ins>
          </w:p>
          <w:p w14:paraId="128250AE" w14:textId="77777777" w:rsidR="00194707" w:rsidRPr="007036CE" w:rsidRDefault="00194707" w:rsidP="00194707">
            <w:pPr>
              <w:pStyle w:val="GOSTTablenorm"/>
            </w:pPr>
            <w:r w:rsidRPr="007036CE">
              <w:lastRenderedPageBreak/>
              <w:t>При обработке раздела 3 заполняется из тега</w:t>
            </w:r>
            <w:r w:rsidRPr="007036CE">
              <w:rPr>
                <w:b/>
                <w:szCs w:val="24"/>
              </w:rPr>
              <w:t xml:space="preserve"> </w:t>
            </w:r>
            <w:ins w:id="10840" w:author="Куклина Ю.В." w:date="2024-04-11T19:02:00Z">
              <w:r w:rsidRPr="007036CE">
                <w:rPr>
                  <w:b/>
                  <w:szCs w:val="24"/>
                  <w:lang w:val="en-US"/>
                </w:rPr>
                <w:t>SECTION</w:t>
              </w:r>
              <w:r w:rsidRPr="007036CE">
                <w:rPr>
                  <w:b/>
                  <w:szCs w:val="24"/>
                </w:rPr>
                <w:t>_</w:t>
              </w:r>
            </w:ins>
            <w:r w:rsidRPr="007036CE">
              <w:rPr>
                <w:b/>
                <w:szCs w:val="24"/>
              </w:rPr>
              <w:t>3</w:t>
            </w:r>
            <w:ins w:id="10841" w:author="Куклина Ю.В." w:date="2024-04-11T19:02:00Z">
              <w:r w:rsidRPr="007036CE">
                <w:rPr>
                  <w:b/>
                  <w:szCs w:val="24"/>
                </w:rPr>
                <w:t>:</w:t>
              </w:r>
              <w:r w:rsidRPr="007036CE">
                <w:t>SECTION_TYPE</w:t>
              </w:r>
            </w:ins>
          </w:p>
        </w:tc>
      </w:tr>
      <w:tr w:rsidR="00194707" w:rsidRPr="007036CE" w14:paraId="629730ED" w14:textId="77777777" w:rsidTr="00B0621B">
        <w:tc>
          <w:tcPr>
            <w:tcW w:w="1110" w:type="pct"/>
          </w:tcPr>
          <w:p w14:paraId="2A7D0785" w14:textId="77777777" w:rsidR="00194707" w:rsidRPr="007036CE" w:rsidRDefault="00194707" w:rsidP="00194707">
            <w:pPr>
              <w:pStyle w:val="GOSTTablenorm"/>
              <w:rPr>
                <w:szCs w:val="22"/>
              </w:rPr>
            </w:pPr>
            <w:r w:rsidRPr="007036CE">
              <w:lastRenderedPageBreak/>
              <w:t>Номер_строки</w:t>
            </w:r>
          </w:p>
        </w:tc>
        <w:tc>
          <w:tcPr>
            <w:tcW w:w="299" w:type="pct"/>
          </w:tcPr>
          <w:p w14:paraId="1996472B" w14:textId="77777777" w:rsidR="00194707" w:rsidRPr="007036CE" w:rsidRDefault="00194707" w:rsidP="00194707">
            <w:pPr>
              <w:pStyle w:val="GOSTTablenorm"/>
              <w:rPr>
                <w:szCs w:val="22"/>
              </w:rPr>
            </w:pPr>
            <w:ins w:id="10842" w:author="Куклина Ю.В." w:date="2024-04-11T19:18:00Z">
              <w:r w:rsidRPr="007036CE">
                <w:rPr>
                  <w:szCs w:val="22"/>
                </w:rPr>
                <w:t>Да</w:t>
              </w:r>
            </w:ins>
          </w:p>
        </w:tc>
        <w:tc>
          <w:tcPr>
            <w:tcW w:w="1110" w:type="pct"/>
          </w:tcPr>
          <w:p w14:paraId="35350BE5" w14:textId="77777777" w:rsidR="00194707" w:rsidRPr="007036CE" w:rsidRDefault="00194707" w:rsidP="00194707">
            <w:pPr>
              <w:pStyle w:val="GOSTTablenorm"/>
              <w:rPr>
                <w:szCs w:val="22"/>
              </w:rPr>
            </w:pPr>
            <w:r w:rsidRPr="007036CE">
              <w:t>Номер строки</w:t>
            </w:r>
          </w:p>
        </w:tc>
        <w:tc>
          <w:tcPr>
            <w:tcW w:w="1110" w:type="pct"/>
          </w:tcPr>
          <w:p w14:paraId="4F1630C6" w14:textId="77777777" w:rsidR="00194707" w:rsidRPr="007036CE" w:rsidRDefault="00194707" w:rsidP="00194707">
            <w:pPr>
              <w:pStyle w:val="GOSTTablenorm"/>
              <w:rPr>
                <w:ins w:id="10843" w:author="Куклина Ю.В." w:date="2024-04-11T19:04:00Z"/>
                <w:szCs w:val="24"/>
                <w:lang w:val="en-US"/>
              </w:rPr>
            </w:pPr>
            <w:ins w:id="10844" w:author="Куклина Ю.В." w:date="2024-04-11T19:02:00Z">
              <w:r w:rsidRPr="007036CE">
                <w:rPr>
                  <w:b/>
                  <w:szCs w:val="24"/>
                  <w:lang w:val="en-US"/>
                </w:rPr>
                <w:t>SECTION_1:</w:t>
              </w:r>
              <w:r w:rsidRPr="007036CE">
                <w:rPr>
                  <w:szCs w:val="24"/>
                  <w:lang w:val="en-US"/>
                </w:rPr>
                <w:t>NUMBROW</w:t>
              </w:r>
            </w:ins>
          </w:p>
          <w:p w14:paraId="2159FAF1" w14:textId="77777777" w:rsidR="00194707" w:rsidRPr="007036CE" w:rsidRDefault="00194707" w:rsidP="00194707">
            <w:pPr>
              <w:pStyle w:val="GOSTTablenorm"/>
              <w:rPr>
                <w:ins w:id="10845" w:author="Куклина Ю.В." w:date="2024-04-11T19:04:00Z"/>
                <w:szCs w:val="24"/>
                <w:lang w:val="en-US"/>
              </w:rPr>
            </w:pPr>
            <w:ins w:id="10846" w:author="Куклина Ю.В." w:date="2024-04-11T19:04:00Z">
              <w:r w:rsidRPr="007036CE">
                <w:rPr>
                  <w:b/>
                  <w:szCs w:val="24"/>
                  <w:lang w:val="en-US"/>
                </w:rPr>
                <w:t>SECTION_2:</w:t>
              </w:r>
              <w:r w:rsidRPr="007036CE">
                <w:rPr>
                  <w:szCs w:val="24"/>
                  <w:lang w:val="en-US"/>
                </w:rPr>
                <w:t>NUMBROW</w:t>
              </w:r>
            </w:ins>
          </w:p>
          <w:p w14:paraId="13FCAF51" w14:textId="77777777" w:rsidR="00194707" w:rsidRPr="007036CE" w:rsidRDefault="00194707" w:rsidP="00194707">
            <w:pPr>
              <w:pStyle w:val="GOSTTablenorm"/>
              <w:rPr>
                <w:szCs w:val="24"/>
                <w:lang w:val="en-US"/>
              </w:rPr>
            </w:pPr>
            <w:ins w:id="10847" w:author="Куклина Ю.В." w:date="2024-04-11T19:04:00Z">
              <w:r w:rsidRPr="007036CE">
                <w:rPr>
                  <w:b/>
                  <w:szCs w:val="24"/>
                  <w:lang w:val="en-US"/>
                </w:rPr>
                <w:t>SECTION_3:</w:t>
              </w:r>
              <w:r w:rsidRPr="007036CE">
                <w:rPr>
                  <w:szCs w:val="24"/>
                  <w:lang w:val="en-US"/>
                </w:rPr>
                <w:t>NUMBROW</w:t>
              </w:r>
            </w:ins>
          </w:p>
        </w:tc>
        <w:tc>
          <w:tcPr>
            <w:tcW w:w="1371" w:type="pct"/>
          </w:tcPr>
          <w:p w14:paraId="5FDE8001" w14:textId="77777777" w:rsidR="00194707" w:rsidRPr="007036CE" w:rsidRDefault="00194707" w:rsidP="00194707">
            <w:pPr>
              <w:pStyle w:val="GOSTTablenorm"/>
              <w:rPr>
                <w:szCs w:val="22"/>
              </w:rPr>
            </w:pPr>
            <w:r w:rsidRPr="007036CE">
              <w:t>При обработке раздела 1 заполняется из тега</w:t>
            </w:r>
            <w:r w:rsidRPr="007036CE">
              <w:rPr>
                <w:b/>
                <w:szCs w:val="24"/>
              </w:rPr>
              <w:t xml:space="preserve"> </w:t>
            </w:r>
            <w:ins w:id="10848" w:author="Куклина Ю.В." w:date="2024-04-11T19:02:00Z">
              <w:r w:rsidRPr="007036CE">
                <w:rPr>
                  <w:b/>
                  <w:szCs w:val="24"/>
                  <w:lang w:val="en-US"/>
                </w:rPr>
                <w:t>SECTION</w:t>
              </w:r>
              <w:r w:rsidRPr="007036CE">
                <w:rPr>
                  <w:b/>
                  <w:szCs w:val="24"/>
                </w:rPr>
                <w:t>_1:</w:t>
              </w:r>
              <w:r w:rsidRPr="007036CE">
                <w:rPr>
                  <w:szCs w:val="24"/>
                  <w:lang w:val="en-US"/>
                </w:rPr>
                <w:t>NUMBROW</w:t>
              </w:r>
            </w:ins>
          </w:p>
          <w:p w14:paraId="75E18E70" w14:textId="77777777" w:rsidR="00194707" w:rsidRPr="007036CE" w:rsidRDefault="00194707" w:rsidP="00194707">
            <w:pPr>
              <w:pStyle w:val="GOSTTablenorm"/>
              <w:rPr>
                <w:szCs w:val="22"/>
              </w:rPr>
            </w:pPr>
            <w:r w:rsidRPr="007036CE">
              <w:t>При обработке раздела 2 заполняется из тега</w:t>
            </w:r>
            <w:r w:rsidRPr="007036CE">
              <w:rPr>
                <w:b/>
                <w:szCs w:val="24"/>
              </w:rPr>
              <w:t xml:space="preserve"> </w:t>
            </w:r>
            <w:ins w:id="10849" w:author="Куклина Ю.В." w:date="2024-04-11T19:02:00Z">
              <w:r w:rsidRPr="007036CE">
                <w:rPr>
                  <w:b/>
                  <w:szCs w:val="24"/>
                  <w:lang w:val="en-US"/>
                </w:rPr>
                <w:t>SECTION</w:t>
              </w:r>
              <w:r w:rsidRPr="007036CE">
                <w:rPr>
                  <w:b/>
                  <w:szCs w:val="24"/>
                </w:rPr>
                <w:t>_</w:t>
              </w:r>
            </w:ins>
            <w:r w:rsidRPr="007036CE">
              <w:rPr>
                <w:b/>
                <w:szCs w:val="24"/>
              </w:rPr>
              <w:t>2</w:t>
            </w:r>
            <w:ins w:id="10850" w:author="Куклина Ю.В." w:date="2024-04-11T19:02:00Z">
              <w:r w:rsidRPr="007036CE">
                <w:rPr>
                  <w:b/>
                  <w:szCs w:val="24"/>
                </w:rPr>
                <w:t>:</w:t>
              </w:r>
              <w:r w:rsidRPr="007036CE">
                <w:rPr>
                  <w:szCs w:val="24"/>
                  <w:lang w:val="en-US"/>
                </w:rPr>
                <w:t>NUMBROW</w:t>
              </w:r>
            </w:ins>
          </w:p>
          <w:p w14:paraId="692243FD" w14:textId="77777777" w:rsidR="00194707" w:rsidRPr="007036CE" w:rsidRDefault="00194707" w:rsidP="00194707">
            <w:pPr>
              <w:pStyle w:val="GOSTTablenorm"/>
            </w:pPr>
            <w:r w:rsidRPr="007036CE">
              <w:t>При обработке раздела 3 заполняется из тега</w:t>
            </w:r>
            <w:r w:rsidRPr="007036CE">
              <w:rPr>
                <w:b/>
                <w:szCs w:val="24"/>
              </w:rPr>
              <w:t xml:space="preserve"> </w:t>
            </w:r>
            <w:ins w:id="10851" w:author="Куклина Ю.В." w:date="2024-04-11T19:02:00Z">
              <w:r w:rsidRPr="007036CE">
                <w:rPr>
                  <w:b/>
                  <w:szCs w:val="24"/>
                  <w:lang w:val="en-US"/>
                </w:rPr>
                <w:t>SECTION</w:t>
              </w:r>
              <w:r w:rsidRPr="007036CE">
                <w:rPr>
                  <w:b/>
                  <w:szCs w:val="24"/>
                </w:rPr>
                <w:t>_</w:t>
              </w:r>
            </w:ins>
            <w:r w:rsidRPr="007036CE">
              <w:rPr>
                <w:b/>
                <w:szCs w:val="24"/>
              </w:rPr>
              <w:t>3</w:t>
            </w:r>
            <w:ins w:id="10852" w:author="Куклина Ю.В." w:date="2024-04-11T19:02:00Z">
              <w:r w:rsidRPr="007036CE">
                <w:rPr>
                  <w:b/>
                  <w:szCs w:val="24"/>
                </w:rPr>
                <w:t>:</w:t>
              </w:r>
              <w:r w:rsidRPr="007036CE">
                <w:rPr>
                  <w:szCs w:val="24"/>
                  <w:lang w:val="en-US"/>
                </w:rPr>
                <w:t>NUMBROW</w:t>
              </w:r>
            </w:ins>
          </w:p>
        </w:tc>
      </w:tr>
      <w:tr w:rsidR="00194707" w:rsidRPr="007036CE" w14:paraId="30634D47" w14:textId="77777777" w:rsidTr="00B0621B">
        <w:tc>
          <w:tcPr>
            <w:tcW w:w="1110" w:type="pct"/>
          </w:tcPr>
          <w:p w14:paraId="5D3CE324" w14:textId="77777777" w:rsidR="00194707" w:rsidRPr="007036CE" w:rsidRDefault="00194707" w:rsidP="00194707">
            <w:pPr>
              <w:pStyle w:val="GOSTTablenorm"/>
              <w:rPr>
                <w:szCs w:val="22"/>
              </w:rPr>
            </w:pPr>
            <w:r w:rsidRPr="007036CE">
              <w:rPr>
                <w:szCs w:val="22"/>
              </w:rPr>
              <w:t>Признак_детальной_строки</w:t>
            </w:r>
          </w:p>
        </w:tc>
        <w:tc>
          <w:tcPr>
            <w:tcW w:w="299" w:type="pct"/>
          </w:tcPr>
          <w:p w14:paraId="03E2BD44" w14:textId="77777777" w:rsidR="00194707" w:rsidRPr="007036CE" w:rsidRDefault="00194707" w:rsidP="00194707">
            <w:pPr>
              <w:pStyle w:val="GOSTTablenorm"/>
              <w:rPr>
                <w:szCs w:val="22"/>
              </w:rPr>
            </w:pPr>
            <w:ins w:id="10853" w:author="Куклина Ю.В." w:date="2024-04-11T19:18:00Z">
              <w:r w:rsidRPr="007036CE">
                <w:rPr>
                  <w:szCs w:val="22"/>
                </w:rPr>
                <w:t>Да</w:t>
              </w:r>
            </w:ins>
          </w:p>
        </w:tc>
        <w:tc>
          <w:tcPr>
            <w:tcW w:w="1110" w:type="pct"/>
          </w:tcPr>
          <w:p w14:paraId="2C837D5F" w14:textId="77777777" w:rsidR="00194707" w:rsidRPr="007036CE" w:rsidRDefault="00194707" w:rsidP="00194707">
            <w:pPr>
              <w:pStyle w:val="GOSTTablenorm"/>
              <w:rPr>
                <w:szCs w:val="22"/>
              </w:rPr>
            </w:pPr>
            <w:r w:rsidRPr="007036CE">
              <w:rPr>
                <w:szCs w:val="22"/>
              </w:rPr>
              <w:t>Признак детальной строки</w:t>
            </w:r>
          </w:p>
        </w:tc>
        <w:tc>
          <w:tcPr>
            <w:tcW w:w="1110" w:type="pct"/>
          </w:tcPr>
          <w:p w14:paraId="4B6D6AAC" w14:textId="77777777" w:rsidR="00194707" w:rsidRPr="007036CE" w:rsidRDefault="00194707" w:rsidP="00194707">
            <w:pPr>
              <w:pStyle w:val="GOSTTablenorm"/>
              <w:rPr>
                <w:ins w:id="10854" w:author="Куклина Ю.В." w:date="2024-04-11T19:04:00Z"/>
                <w:lang w:val="en-US"/>
              </w:rPr>
            </w:pPr>
            <w:ins w:id="10855" w:author="Куклина Ю.В." w:date="2024-04-11T19:02:00Z">
              <w:r w:rsidRPr="007036CE">
                <w:rPr>
                  <w:b/>
                  <w:szCs w:val="24"/>
                  <w:lang w:val="en-US"/>
                </w:rPr>
                <w:t>SECTION_1:</w:t>
              </w:r>
              <w:r w:rsidRPr="007036CE">
                <w:rPr>
                  <w:lang w:val="en-US"/>
                </w:rPr>
                <w:t>SIGNKBK</w:t>
              </w:r>
            </w:ins>
          </w:p>
          <w:p w14:paraId="3FA21510" w14:textId="77777777" w:rsidR="00194707" w:rsidRPr="007036CE" w:rsidRDefault="00194707" w:rsidP="00194707">
            <w:pPr>
              <w:pStyle w:val="GOSTTablenorm"/>
              <w:rPr>
                <w:ins w:id="10856" w:author="Куклина Ю.В." w:date="2024-04-11T19:04:00Z"/>
                <w:lang w:val="en-US"/>
              </w:rPr>
            </w:pPr>
            <w:ins w:id="10857" w:author="Куклина Ю.В." w:date="2024-04-11T19:04:00Z">
              <w:r w:rsidRPr="007036CE">
                <w:rPr>
                  <w:b/>
                  <w:szCs w:val="24"/>
                  <w:lang w:val="en-US"/>
                </w:rPr>
                <w:t>SECTION_2:</w:t>
              </w:r>
              <w:r w:rsidRPr="007036CE">
                <w:rPr>
                  <w:lang w:val="en-US"/>
                </w:rPr>
                <w:t>SIGNKBK</w:t>
              </w:r>
            </w:ins>
          </w:p>
          <w:p w14:paraId="480ED2B7" w14:textId="77777777" w:rsidR="00194707" w:rsidRPr="007036CE" w:rsidRDefault="00194707" w:rsidP="00194707">
            <w:pPr>
              <w:pStyle w:val="GOSTTablenorm"/>
              <w:rPr>
                <w:lang w:val="en-US"/>
              </w:rPr>
            </w:pPr>
            <w:ins w:id="10858" w:author="Куклина Ю.В." w:date="2024-04-11T19:04:00Z">
              <w:r w:rsidRPr="007036CE">
                <w:rPr>
                  <w:b/>
                  <w:szCs w:val="24"/>
                  <w:lang w:val="en-US"/>
                </w:rPr>
                <w:t>SECTION_3:</w:t>
              </w:r>
              <w:r w:rsidRPr="007036CE">
                <w:rPr>
                  <w:lang w:val="en-US"/>
                </w:rPr>
                <w:t>SIGNKBK</w:t>
              </w:r>
            </w:ins>
          </w:p>
        </w:tc>
        <w:tc>
          <w:tcPr>
            <w:tcW w:w="1371" w:type="pct"/>
          </w:tcPr>
          <w:p w14:paraId="7BB69064" w14:textId="77777777" w:rsidR="00194707" w:rsidRPr="007036CE" w:rsidRDefault="00194707" w:rsidP="00194707">
            <w:pPr>
              <w:pStyle w:val="GOSTTablenorm"/>
              <w:rPr>
                <w:szCs w:val="22"/>
              </w:rPr>
            </w:pPr>
            <w:r w:rsidRPr="007036CE">
              <w:t>При обработке раздела 1 заполняется из тега</w:t>
            </w:r>
            <w:r w:rsidRPr="007036CE">
              <w:rPr>
                <w:b/>
                <w:szCs w:val="24"/>
              </w:rPr>
              <w:t xml:space="preserve"> </w:t>
            </w:r>
            <w:ins w:id="10859" w:author="Куклина Ю.В." w:date="2024-04-11T19:02:00Z">
              <w:r w:rsidRPr="007036CE">
                <w:rPr>
                  <w:b/>
                  <w:szCs w:val="24"/>
                  <w:lang w:val="en-US"/>
                </w:rPr>
                <w:t>SECTION</w:t>
              </w:r>
              <w:r w:rsidRPr="007036CE">
                <w:rPr>
                  <w:b/>
                  <w:szCs w:val="24"/>
                </w:rPr>
                <w:t>_1:</w:t>
              </w:r>
              <w:r w:rsidRPr="007036CE">
                <w:t>SIGNKBK</w:t>
              </w:r>
            </w:ins>
          </w:p>
          <w:p w14:paraId="25CE4B55" w14:textId="77777777" w:rsidR="00194707" w:rsidRPr="007036CE" w:rsidRDefault="00194707" w:rsidP="00194707">
            <w:pPr>
              <w:pStyle w:val="GOSTTablenorm"/>
              <w:rPr>
                <w:szCs w:val="22"/>
              </w:rPr>
            </w:pPr>
            <w:r w:rsidRPr="007036CE">
              <w:t>При обработке раздела 2 заполняется из тега</w:t>
            </w:r>
            <w:r w:rsidRPr="007036CE">
              <w:rPr>
                <w:b/>
                <w:szCs w:val="24"/>
              </w:rPr>
              <w:t xml:space="preserve"> </w:t>
            </w:r>
            <w:ins w:id="10860" w:author="Куклина Ю.В." w:date="2024-04-11T19:02:00Z">
              <w:r w:rsidRPr="007036CE">
                <w:rPr>
                  <w:b/>
                  <w:szCs w:val="24"/>
                  <w:lang w:val="en-US"/>
                </w:rPr>
                <w:t>SECTION</w:t>
              </w:r>
              <w:r w:rsidRPr="007036CE">
                <w:rPr>
                  <w:b/>
                  <w:szCs w:val="24"/>
                </w:rPr>
                <w:t>_</w:t>
              </w:r>
            </w:ins>
            <w:r w:rsidRPr="007036CE">
              <w:rPr>
                <w:b/>
                <w:szCs w:val="24"/>
              </w:rPr>
              <w:t>2</w:t>
            </w:r>
            <w:ins w:id="10861" w:author="Куклина Ю.В." w:date="2024-04-11T19:02:00Z">
              <w:r w:rsidRPr="007036CE">
                <w:rPr>
                  <w:b/>
                  <w:szCs w:val="24"/>
                </w:rPr>
                <w:t>:</w:t>
              </w:r>
              <w:r w:rsidRPr="007036CE">
                <w:t>SIGNKBK</w:t>
              </w:r>
            </w:ins>
          </w:p>
          <w:p w14:paraId="762CD138" w14:textId="77777777" w:rsidR="00194707" w:rsidRPr="007036CE" w:rsidRDefault="00194707" w:rsidP="00194707">
            <w:pPr>
              <w:pStyle w:val="GOSTTablenorm"/>
            </w:pPr>
            <w:r w:rsidRPr="007036CE">
              <w:t>При обработке раздела 3 заполняется из тега</w:t>
            </w:r>
            <w:r w:rsidRPr="007036CE">
              <w:rPr>
                <w:b/>
                <w:szCs w:val="24"/>
              </w:rPr>
              <w:t xml:space="preserve"> </w:t>
            </w:r>
            <w:ins w:id="10862" w:author="Куклина Ю.В." w:date="2024-04-11T19:02:00Z">
              <w:r w:rsidRPr="007036CE">
                <w:rPr>
                  <w:b/>
                  <w:szCs w:val="24"/>
                  <w:lang w:val="en-US"/>
                </w:rPr>
                <w:t>SECTION</w:t>
              </w:r>
              <w:r w:rsidRPr="007036CE">
                <w:rPr>
                  <w:b/>
                  <w:szCs w:val="24"/>
                </w:rPr>
                <w:t>_</w:t>
              </w:r>
            </w:ins>
            <w:r w:rsidRPr="007036CE">
              <w:rPr>
                <w:b/>
                <w:szCs w:val="24"/>
              </w:rPr>
              <w:t>3</w:t>
            </w:r>
            <w:ins w:id="10863" w:author="Куклина Ю.В." w:date="2024-04-11T19:02:00Z">
              <w:r w:rsidRPr="007036CE">
                <w:rPr>
                  <w:b/>
                  <w:szCs w:val="24"/>
                </w:rPr>
                <w:t>:</w:t>
              </w:r>
              <w:r w:rsidRPr="007036CE">
                <w:t>SIGNKBK</w:t>
              </w:r>
            </w:ins>
          </w:p>
        </w:tc>
      </w:tr>
      <w:tr w:rsidR="00194707" w:rsidRPr="007036CE" w14:paraId="1E558273" w14:textId="77777777" w:rsidTr="00B0621B">
        <w:tc>
          <w:tcPr>
            <w:tcW w:w="1110" w:type="pct"/>
          </w:tcPr>
          <w:p w14:paraId="6C98610D" w14:textId="77777777" w:rsidR="00194707" w:rsidRPr="007036CE" w:rsidRDefault="00194707" w:rsidP="00194707">
            <w:pPr>
              <w:pStyle w:val="GOSTTablenorm"/>
              <w:rPr>
                <w:szCs w:val="22"/>
              </w:rPr>
            </w:pPr>
            <w:r w:rsidRPr="007036CE">
              <w:rPr>
                <w:szCs w:val="22"/>
              </w:rPr>
              <w:t>КБК</w:t>
            </w:r>
          </w:p>
        </w:tc>
        <w:tc>
          <w:tcPr>
            <w:tcW w:w="299" w:type="pct"/>
          </w:tcPr>
          <w:p w14:paraId="2CD01BC5" w14:textId="77777777" w:rsidR="00194707" w:rsidRPr="007036CE" w:rsidRDefault="00194707" w:rsidP="00194707">
            <w:pPr>
              <w:pStyle w:val="GOSTTablenorm"/>
              <w:rPr>
                <w:szCs w:val="22"/>
              </w:rPr>
            </w:pPr>
            <w:ins w:id="10864" w:author="Куклина Ю.В." w:date="2024-04-11T19:18:00Z">
              <w:r w:rsidRPr="007036CE">
                <w:rPr>
                  <w:szCs w:val="22"/>
                </w:rPr>
                <w:t>Да</w:t>
              </w:r>
            </w:ins>
          </w:p>
        </w:tc>
        <w:tc>
          <w:tcPr>
            <w:tcW w:w="1110" w:type="pct"/>
          </w:tcPr>
          <w:p w14:paraId="46C62BB5" w14:textId="77777777" w:rsidR="00194707" w:rsidRPr="007036CE" w:rsidRDefault="00194707" w:rsidP="00194707">
            <w:pPr>
              <w:pStyle w:val="GOSTTablenorm"/>
              <w:rPr>
                <w:szCs w:val="22"/>
              </w:rPr>
            </w:pPr>
            <w:r w:rsidRPr="007036CE">
              <w:rPr>
                <w:szCs w:val="22"/>
              </w:rPr>
              <w:t>КБК</w:t>
            </w:r>
          </w:p>
        </w:tc>
        <w:tc>
          <w:tcPr>
            <w:tcW w:w="1110" w:type="pct"/>
          </w:tcPr>
          <w:p w14:paraId="3B87A21C" w14:textId="77777777" w:rsidR="00194707" w:rsidRPr="007036CE" w:rsidRDefault="00194707" w:rsidP="00194707">
            <w:pPr>
              <w:pStyle w:val="GOSTTablenorm"/>
              <w:rPr>
                <w:ins w:id="10865" w:author="Куклина Ю.В." w:date="2024-04-11T19:04:00Z"/>
                <w:szCs w:val="24"/>
                <w:lang w:val="en-US"/>
              </w:rPr>
            </w:pPr>
            <w:ins w:id="10866" w:author="Куклина Ю.В." w:date="2024-04-11T19:02:00Z">
              <w:r w:rsidRPr="007036CE">
                <w:rPr>
                  <w:b/>
                  <w:szCs w:val="24"/>
                  <w:lang w:val="en-US"/>
                </w:rPr>
                <w:t>SECTION_1:</w:t>
              </w:r>
              <w:r w:rsidRPr="007036CE">
                <w:rPr>
                  <w:szCs w:val="24"/>
                  <w:lang w:val="en-US"/>
                </w:rPr>
                <w:t>KBK</w:t>
              </w:r>
            </w:ins>
          </w:p>
          <w:p w14:paraId="5D62E077" w14:textId="77777777" w:rsidR="00194707" w:rsidRPr="007036CE" w:rsidRDefault="00194707" w:rsidP="00194707">
            <w:pPr>
              <w:pStyle w:val="GOSTTablenorm"/>
              <w:rPr>
                <w:ins w:id="10867" w:author="Куклина Ю.В." w:date="2024-04-11T19:04:00Z"/>
                <w:szCs w:val="24"/>
                <w:lang w:val="en-US"/>
              </w:rPr>
            </w:pPr>
            <w:ins w:id="10868" w:author="Куклина Ю.В." w:date="2024-04-11T19:04:00Z">
              <w:r w:rsidRPr="007036CE">
                <w:rPr>
                  <w:b/>
                  <w:szCs w:val="24"/>
                  <w:lang w:val="en-US"/>
                </w:rPr>
                <w:t>SECTION_2:</w:t>
              </w:r>
              <w:r w:rsidRPr="007036CE">
                <w:rPr>
                  <w:szCs w:val="24"/>
                  <w:lang w:val="en-US"/>
                </w:rPr>
                <w:t>KBK</w:t>
              </w:r>
            </w:ins>
          </w:p>
          <w:p w14:paraId="354A1C55" w14:textId="77777777" w:rsidR="00194707" w:rsidRPr="007036CE" w:rsidRDefault="00194707" w:rsidP="00194707">
            <w:pPr>
              <w:pStyle w:val="GOSTTablenorm"/>
              <w:rPr>
                <w:lang w:val="en-US"/>
              </w:rPr>
            </w:pPr>
            <w:ins w:id="10869" w:author="Куклина Ю.В." w:date="2024-04-11T19:04:00Z">
              <w:r w:rsidRPr="007036CE">
                <w:rPr>
                  <w:b/>
                  <w:szCs w:val="24"/>
                  <w:lang w:val="en-US"/>
                </w:rPr>
                <w:t>SECTION_3:</w:t>
              </w:r>
              <w:r w:rsidRPr="007036CE">
                <w:rPr>
                  <w:szCs w:val="24"/>
                  <w:lang w:val="en-US"/>
                </w:rPr>
                <w:t>KBK</w:t>
              </w:r>
            </w:ins>
          </w:p>
        </w:tc>
        <w:tc>
          <w:tcPr>
            <w:tcW w:w="1371" w:type="pct"/>
          </w:tcPr>
          <w:p w14:paraId="772DC051" w14:textId="77777777" w:rsidR="00194707" w:rsidRPr="007036CE" w:rsidRDefault="00194707" w:rsidP="00194707">
            <w:pPr>
              <w:pStyle w:val="GOSTTablenorm"/>
              <w:rPr>
                <w:szCs w:val="22"/>
              </w:rPr>
            </w:pPr>
            <w:r w:rsidRPr="007036CE">
              <w:t>При обработке раздела 1 заполняется из тега</w:t>
            </w:r>
            <w:r w:rsidRPr="007036CE">
              <w:rPr>
                <w:b/>
                <w:szCs w:val="24"/>
              </w:rPr>
              <w:t xml:space="preserve"> </w:t>
            </w:r>
            <w:ins w:id="10870" w:author="Куклина Ю.В." w:date="2024-04-11T19:02:00Z">
              <w:r w:rsidRPr="007036CE">
                <w:rPr>
                  <w:b/>
                  <w:szCs w:val="24"/>
                  <w:lang w:val="en-US"/>
                </w:rPr>
                <w:t>SECTION</w:t>
              </w:r>
              <w:r w:rsidRPr="007036CE">
                <w:rPr>
                  <w:b/>
                  <w:szCs w:val="24"/>
                </w:rPr>
                <w:t>_1:</w:t>
              </w:r>
              <w:r w:rsidRPr="007036CE">
                <w:rPr>
                  <w:szCs w:val="24"/>
                  <w:lang w:val="en-US"/>
                </w:rPr>
                <w:t>KBK</w:t>
              </w:r>
            </w:ins>
          </w:p>
          <w:p w14:paraId="3137E2A8" w14:textId="77777777" w:rsidR="00194707" w:rsidRPr="007036CE" w:rsidRDefault="00194707" w:rsidP="00194707">
            <w:pPr>
              <w:pStyle w:val="GOSTTablenorm"/>
              <w:rPr>
                <w:szCs w:val="22"/>
              </w:rPr>
            </w:pPr>
            <w:r w:rsidRPr="007036CE">
              <w:t>При обработке раздела 2 заполняется из тега</w:t>
            </w:r>
            <w:r w:rsidRPr="007036CE">
              <w:rPr>
                <w:b/>
                <w:szCs w:val="24"/>
              </w:rPr>
              <w:t xml:space="preserve"> </w:t>
            </w:r>
            <w:ins w:id="10871" w:author="Куклина Ю.В." w:date="2024-04-11T19:02:00Z">
              <w:r w:rsidRPr="007036CE">
                <w:rPr>
                  <w:b/>
                  <w:szCs w:val="24"/>
                  <w:lang w:val="en-US"/>
                </w:rPr>
                <w:t>SECTION</w:t>
              </w:r>
              <w:r w:rsidRPr="007036CE">
                <w:rPr>
                  <w:b/>
                  <w:szCs w:val="24"/>
                </w:rPr>
                <w:t>_</w:t>
              </w:r>
            </w:ins>
            <w:r w:rsidRPr="007036CE">
              <w:rPr>
                <w:b/>
                <w:szCs w:val="24"/>
              </w:rPr>
              <w:t>2</w:t>
            </w:r>
            <w:ins w:id="10872" w:author="Куклина Ю.В." w:date="2024-04-11T19:02:00Z">
              <w:r w:rsidRPr="007036CE">
                <w:rPr>
                  <w:b/>
                  <w:szCs w:val="24"/>
                </w:rPr>
                <w:t>:</w:t>
              </w:r>
              <w:r w:rsidRPr="007036CE">
                <w:rPr>
                  <w:szCs w:val="24"/>
                  <w:lang w:val="en-US"/>
                </w:rPr>
                <w:t>KBK</w:t>
              </w:r>
            </w:ins>
          </w:p>
          <w:p w14:paraId="47FF0AFE" w14:textId="77777777" w:rsidR="00194707" w:rsidRPr="007036CE" w:rsidRDefault="00194707" w:rsidP="00194707">
            <w:pPr>
              <w:pStyle w:val="GOSTTablenorm"/>
            </w:pPr>
            <w:r w:rsidRPr="007036CE">
              <w:t>При обработке раздела 3 заполняется из тега</w:t>
            </w:r>
            <w:r w:rsidRPr="007036CE">
              <w:rPr>
                <w:b/>
                <w:szCs w:val="24"/>
              </w:rPr>
              <w:t xml:space="preserve"> </w:t>
            </w:r>
            <w:ins w:id="10873" w:author="Куклина Ю.В." w:date="2024-04-11T19:02:00Z">
              <w:r w:rsidRPr="007036CE">
                <w:rPr>
                  <w:b/>
                  <w:szCs w:val="24"/>
                  <w:lang w:val="en-US"/>
                </w:rPr>
                <w:t>SECTION</w:t>
              </w:r>
              <w:r w:rsidRPr="007036CE">
                <w:rPr>
                  <w:b/>
                  <w:szCs w:val="24"/>
                </w:rPr>
                <w:t>_</w:t>
              </w:r>
            </w:ins>
            <w:r w:rsidRPr="007036CE">
              <w:rPr>
                <w:b/>
                <w:szCs w:val="24"/>
              </w:rPr>
              <w:t>3</w:t>
            </w:r>
            <w:ins w:id="10874" w:author="Куклина Ю.В." w:date="2024-04-11T19:02:00Z">
              <w:r w:rsidRPr="007036CE">
                <w:rPr>
                  <w:b/>
                  <w:szCs w:val="24"/>
                </w:rPr>
                <w:t>:</w:t>
              </w:r>
              <w:r w:rsidRPr="007036CE">
                <w:rPr>
                  <w:szCs w:val="24"/>
                  <w:lang w:val="en-US"/>
                </w:rPr>
                <w:t>KBK</w:t>
              </w:r>
            </w:ins>
          </w:p>
        </w:tc>
      </w:tr>
      <w:tr w:rsidR="00194707" w:rsidRPr="007036CE" w14:paraId="05A732E6" w14:textId="77777777" w:rsidTr="00B0621B">
        <w:tc>
          <w:tcPr>
            <w:tcW w:w="1110" w:type="pct"/>
          </w:tcPr>
          <w:p w14:paraId="517A36E4" w14:textId="77777777" w:rsidR="00194707" w:rsidRPr="007036CE" w:rsidRDefault="00194707" w:rsidP="00194707">
            <w:pPr>
              <w:pStyle w:val="GOSTTablenorm"/>
              <w:rPr>
                <w:szCs w:val="22"/>
              </w:rPr>
            </w:pPr>
            <w:r w:rsidRPr="007036CE">
              <w:rPr>
                <w:szCs w:val="22"/>
              </w:rPr>
              <w:t>Код_цели</w:t>
            </w:r>
          </w:p>
        </w:tc>
        <w:tc>
          <w:tcPr>
            <w:tcW w:w="299" w:type="pct"/>
          </w:tcPr>
          <w:p w14:paraId="58989CBF" w14:textId="77777777" w:rsidR="00194707" w:rsidRPr="007036CE" w:rsidRDefault="00194707" w:rsidP="00194707">
            <w:pPr>
              <w:pStyle w:val="GOSTTablenorm"/>
              <w:rPr>
                <w:szCs w:val="22"/>
              </w:rPr>
            </w:pPr>
            <w:ins w:id="10875" w:author="Куклина Ю.В." w:date="2024-04-11T19:18:00Z">
              <w:r w:rsidRPr="007036CE">
                <w:rPr>
                  <w:szCs w:val="22"/>
                </w:rPr>
                <w:t>Да</w:t>
              </w:r>
            </w:ins>
          </w:p>
        </w:tc>
        <w:tc>
          <w:tcPr>
            <w:tcW w:w="1110" w:type="pct"/>
          </w:tcPr>
          <w:p w14:paraId="71C23602" w14:textId="77777777" w:rsidR="00194707" w:rsidRPr="007036CE" w:rsidRDefault="00194707" w:rsidP="00194707">
            <w:pPr>
              <w:pStyle w:val="GOSTTablenorm"/>
              <w:rPr>
                <w:szCs w:val="22"/>
              </w:rPr>
            </w:pPr>
            <w:r w:rsidRPr="007036CE">
              <w:rPr>
                <w:szCs w:val="22"/>
              </w:rPr>
              <w:t>Код цели (аналитический код)</w:t>
            </w:r>
          </w:p>
        </w:tc>
        <w:tc>
          <w:tcPr>
            <w:tcW w:w="1110" w:type="pct"/>
          </w:tcPr>
          <w:p w14:paraId="429ED6C6" w14:textId="77777777" w:rsidR="00194707" w:rsidRPr="007036CE" w:rsidRDefault="00194707" w:rsidP="00194707">
            <w:pPr>
              <w:pStyle w:val="GOSTTablenorm"/>
              <w:rPr>
                <w:szCs w:val="24"/>
                <w:lang w:val="en-US"/>
              </w:rPr>
            </w:pPr>
            <w:ins w:id="10876" w:author="Куклина Ю.В." w:date="2024-04-11T19:04:00Z">
              <w:r w:rsidRPr="007036CE">
                <w:rPr>
                  <w:b/>
                  <w:szCs w:val="24"/>
                  <w:lang w:val="en-US"/>
                </w:rPr>
                <w:t>SECTION_2:</w:t>
              </w:r>
              <w:r w:rsidRPr="007036CE">
                <w:rPr>
                  <w:szCs w:val="24"/>
                  <w:lang w:val="en-US"/>
                </w:rPr>
                <w:t>TARGETCODE</w:t>
              </w:r>
            </w:ins>
          </w:p>
        </w:tc>
        <w:tc>
          <w:tcPr>
            <w:tcW w:w="1371" w:type="pct"/>
          </w:tcPr>
          <w:p w14:paraId="62A24112" w14:textId="77777777" w:rsidR="00194707" w:rsidRPr="007036CE" w:rsidRDefault="00194707" w:rsidP="00194707">
            <w:pPr>
              <w:pStyle w:val="GOSTTablenorm"/>
            </w:pPr>
            <w:r w:rsidRPr="007036CE">
              <w:t>-</w:t>
            </w:r>
          </w:p>
        </w:tc>
      </w:tr>
      <w:tr w:rsidR="00194707" w:rsidRPr="007036CE" w14:paraId="358B7E67" w14:textId="77777777" w:rsidTr="00B0621B">
        <w:tc>
          <w:tcPr>
            <w:tcW w:w="1110" w:type="pct"/>
          </w:tcPr>
          <w:p w14:paraId="7A584F7C" w14:textId="77777777" w:rsidR="00194707" w:rsidRPr="007036CE" w:rsidRDefault="00194707" w:rsidP="00194707">
            <w:pPr>
              <w:pStyle w:val="GOSTTablenorm"/>
              <w:rPr>
                <w:szCs w:val="22"/>
              </w:rPr>
            </w:pPr>
            <w:r w:rsidRPr="007036CE">
              <w:rPr>
                <w:szCs w:val="22"/>
              </w:rPr>
              <w:t>Тип_КБК</w:t>
            </w:r>
          </w:p>
        </w:tc>
        <w:tc>
          <w:tcPr>
            <w:tcW w:w="299" w:type="pct"/>
          </w:tcPr>
          <w:p w14:paraId="28EE2F26" w14:textId="77777777" w:rsidR="00194707" w:rsidRPr="007036CE" w:rsidRDefault="00194707" w:rsidP="00194707">
            <w:pPr>
              <w:pStyle w:val="GOSTTablenorm"/>
              <w:rPr>
                <w:szCs w:val="22"/>
              </w:rPr>
            </w:pPr>
            <w:ins w:id="10877" w:author="Куклина Ю.В." w:date="2024-04-11T19:18:00Z">
              <w:r w:rsidRPr="007036CE">
                <w:rPr>
                  <w:szCs w:val="22"/>
                </w:rPr>
                <w:t>Да</w:t>
              </w:r>
            </w:ins>
          </w:p>
        </w:tc>
        <w:tc>
          <w:tcPr>
            <w:tcW w:w="1110" w:type="pct"/>
          </w:tcPr>
          <w:p w14:paraId="54939C3F" w14:textId="77777777" w:rsidR="00194707" w:rsidRPr="007036CE" w:rsidRDefault="00194707" w:rsidP="00194707">
            <w:pPr>
              <w:pStyle w:val="GOSTTablenorm"/>
              <w:rPr>
                <w:szCs w:val="22"/>
              </w:rPr>
            </w:pPr>
            <w:r w:rsidRPr="007036CE">
              <w:rPr>
                <w:szCs w:val="22"/>
              </w:rPr>
              <w:t>Тип КБК</w:t>
            </w:r>
          </w:p>
        </w:tc>
        <w:tc>
          <w:tcPr>
            <w:tcW w:w="1110" w:type="pct"/>
          </w:tcPr>
          <w:p w14:paraId="3DDDF5C1" w14:textId="77777777" w:rsidR="00194707" w:rsidRPr="007036CE" w:rsidRDefault="00194707" w:rsidP="00194707">
            <w:pPr>
              <w:pStyle w:val="GOSTTablenorm"/>
              <w:rPr>
                <w:ins w:id="10878" w:author="Куклина Ю.В." w:date="2024-04-11T19:04:00Z"/>
                <w:szCs w:val="24"/>
                <w:lang w:val="en-US"/>
              </w:rPr>
            </w:pPr>
            <w:ins w:id="10879" w:author="Куклина Ю.В." w:date="2024-04-11T19:02:00Z">
              <w:r w:rsidRPr="007036CE">
                <w:rPr>
                  <w:b/>
                  <w:szCs w:val="24"/>
                  <w:lang w:val="en-US"/>
                </w:rPr>
                <w:t>SECTION_1:</w:t>
              </w:r>
              <w:r w:rsidRPr="007036CE">
                <w:rPr>
                  <w:szCs w:val="24"/>
                  <w:lang w:val="en-US"/>
                </w:rPr>
                <w:t>TYPEKBK</w:t>
              </w:r>
            </w:ins>
          </w:p>
          <w:p w14:paraId="0729B0ED" w14:textId="77777777" w:rsidR="00194707" w:rsidRPr="007036CE" w:rsidRDefault="00194707" w:rsidP="00194707">
            <w:pPr>
              <w:pStyle w:val="GOSTTablenorm"/>
              <w:rPr>
                <w:ins w:id="10880" w:author="Куклина Ю.В." w:date="2024-04-11T19:04:00Z"/>
                <w:szCs w:val="24"/>
                <w:lang w:val="en-US"/>
              </w:rPr>
            </w:pPr>
            <w:ins w:id="10881" w:author="Куклина Ю.В." w:date="2024-04-11T19:04:00Z">
              <w:r w:rsidRPr="007036CE">
                <w:rPr>
                  <w:b/>
                  <w:szCs w:val="24"/>
                  <w:lang w:val="en-US"/>
                </w:rPr>
                <w:t>SECTION_2:</w:t>
              </w:r>
              <w:r w:rsidRPr="007036CE">
                <w:rPr>
                  <w:szCs w:val="24"/>
                  <w:lang w:val="en-US"/>
                </w:rPr>
                <w:t>TYPEKBK</w:t>
              </w:r>
            </w:ins>
          </w:p>
          <w:p w14:paraId="65753655" w14:textId="77777777" w:rsidR="00194707" w:rsidRPr="007036CE" w:rsidRDefault="00194707" w:rsidP="00194707">
            <w:pPr>
              <w:pStyle w:val="GOSTTablenorm"/>
              <w:rPr>
                <w:szCs w:val="24"/>
                <w:lang w:val="en-US"/>
              </w:rPr>
            </w:pPr>
            <w:ins w:id="10882" w:author="Куклина Ю.В." w:date="2024-04-11T19:04:00Z">
              <w:r w:rsidRPr="007036CE">
                <w:rPr>
                  <w:b/>
                  <w:szCs w:val="24"/>
                  <w:lang w:val="en-US"/>
                </w:rPr>
                <w:t>SECTION_3:</w:t>
              </w:r>
              <w:r w:rsidRPr="007036CE">
                <w:rPr>
                  <w:szCs w:val="24"/>
                  <w:lang w:val="en-US"/>
                </w:rPr>
                <w:t>TYPEKBK</w:t>
              </w:r>
            </w:ins>
          </w:p>
        </w:tc>
        <w:tc>
          <w:tcPr>
            <w:tcW w:w="1371" w:type="pct"/>
          </w:tcPr>
          <w:p w14:paraId="5CB24A98" w14:textId="77777777" w:rsidR="00194707" w:rsidRPr="007036CE" w:rsidRDefault="00194707" w:rsidP="00194707">
            <w:pPr>
              <w:pStyle w:val="GOSTTablenorm"/>
              <w:rPr>
                <w:szCs w:val="22"/>
              </w:rPr>
            </w:pPr>
            <w:r w:rsidRPr="007036CE">
              <w:t>При обработке раздела 1 заполняется из тега</w:t>
            </w:r>
            <w:r w:rsidRPr="007036CE">
              <w:rPr>
                <w:b/>
                <w:szCs w:val="24"/>
              </w:rPr>
              <w:t xml:space="preserve"> </w:t>
            </w:r>
            <w:ins w:id="10883" w:author="Куклина Ю.В." w:date="2024-04-11T19:02:00Z">
              <w:r w:rsidRPr="007036CE">
                <w:rPr>
                  <w:b/>
                  <w:szCs w:val="24"/>
                  <w:lang w:val="en-US"/>
                </w:rPr>
                <w:t>SECTION</w:t>
              </w:r>
              <w:r w:rsidRPr="007036CE">
                <w:rPr>
                  <w:b/>
                  <w:szCs w:val="24"/>
                </w:rPr>
                <w:t>_1:</w:t>
              </w:r>
              <w:r w:rsidRPr="007036CE">
                <w:rPr>
                  <w:szCs w:val="24"/>
                </w:rPr>
                <w:t>TYPEKBK</w:t>
              </w:r>
            </w:ins>
          </w:p>
          <w:p w14:paraId="3EE4A2C1" w14:textId="77777777" w:rsidR="00194707" w:rsidRPr="007036CE" w:rsidRDefault="00194707" w:rsidP="00194707">
            <w:pPr>
              <w:pStyle w:val="GOSTTablenorm"/>
              <w:rPr>
                <w:szCs w:val="22"/>
              </w:rPr>
            </w:pPr>
            <w:r w:rsidRPr="007036CE">
              <w:t>При обработке раздела 2 заполняется из тега</w:t>
            </w:r>
            <w:r w:rsidRPr="007036CE">
              <w:rPr>
                <w:b/>
                <w:szCs w:val="24"/>
              </w:rPr>
              <w:t xml:space="preserve"> </w:t>
            </w:r>
            <w:ins w:id="10884" w:author="Куклина Ю.В." w:date="2024-04-11T19:02:00Z">
              <w:r w:rsidRPr="007036CE">
                <w:rPr>
                  <w:b/>
                  <w:szCs w:val="24"/>
                  <w:lang w:val="en-US"/>
                </w:rPr>
                <w:t>SECTION</w:t>
              </w:r>
              <w:r w:rsidRPr="007036CE">
                <w:rPr>
                  <w:b/>
                  <w:szCs w:val="24"/>
                </w:rPr>
                <w:t>_</w:t>
              </w:r>
            </w:ins>
            <w:r w:rsidRPr="007036CE">
              <w:rPr>
                <w:b/>
                <w:szCs w:val="24"/>
              </w:rPr>
              <w:t>2</w:t>
            </w:r>
            <w:ins w:id="10885" w:author="Куклина Ю.В." w:date="2024-04-11T19:02:00Z">
              <w:r w:rsidRPr="007036CE">
                <w:rPr>
                  <w:b/>
                  <w:szCs w:val="24"/>
                </w:rPr>
                <w:t>:</w:t>
              </w:r>
              <w:r w:rsidRPr="007036CE">
                <w:rPr>
                  <w:szCs w:val="24"/>
                </w:rPr>
                <w:t>TYPEKBK</w:t>
              </w:r>
            </w:ins>
          </w:p>
          <w:p w14:paraId="6444916A" w14:textId="77777777" w:rsidR="00194707" w:rsidRPr="007036CE" w:rsidRDefault="00194707" w:rsidP="00194707">
            <w:pPr>
              <w:pStyle w:val="GOSTTablenorm"/>
            </w:pPr>
            <w:r w:rsidRPr="007036CE">
              <w:t>При обработке раздела 3 заполняется из тега</w:t>
            </w:r>
            <w:r w:rsidRPr="007036CE">
              <w:rPr>
                <w:b/>
                <w:szCs w:val="24"/>
              </w:rPr>
              <w:t xml:space="preserve"> </w:t>
            </w:r>
            <w:ins w:id="10886" w:author="Куклина Ю.В." w:date="2024-04-11T19:02:00Z">
              <w:r w:rsidRPr="007036CE">
                <w:rPr>
                  <w:b/>
                  <w:szCs w:val="24"/>
                  <w:lang w:val="en-US"/>
                </w:rPr>
                <w:t>SECTION</w:t>
              </w:r>
              <w:r w:rsidRPr="007036CE">
                <w:rPr>
                  <w:b/>
                  <w:szCs w:val="24"/>
                </w:rPr>
                <w:t>_</w:t>
              </w:r>
            </w:ins>
            <w:r w:rsidRPr="007036CE">
              <w:rPr>
                <w:b/>
                <w:szCs w:val="24"/>
              </w:rPr>
              <w:t>3</w:t>
            </w:r>
            <w:ins w:id="10887" w:author="Куклина Ю.В." w:date="2024-04-11T19:02:00Z">
              <w:r w:rsidRPr="007036CE">
                <w:rPr>
                  <w:b/>
                  <w:szCs w:val="24"/>
                </w:rPr>
                <w:t>:</w:t>
              </w:r>
              <w:r w:rsidRPr="007036CE">
                <w:rPr>
                  <w:szCs w:val="24"/>
                </w:rPr>
                <w:t>TYPEKBK</w:t>
              </w:r>
            </w:ins>
          </w:p>
        </w:tc>
      </w:tr>
      <w:tr w:rsidR="00194707" w:rsidRPr="007036CE" w14:paraId="4FE4B85D" w14:textId="77777777" w:rsidTr="00B0621B">
        <w:tc>
          <w:tcPr>
            <w:tcW w:w="1110" w:type="pct"/>
          </w:tcPr>
          <w:p w14:paraId="437D08AA" w14:textId="77777777" w:rsidR="00194707" w:rsidRPr="007036CE" w:rsidRDefault="00194707" w:rsidP="00194707">
            <w:pPr>
              <w:pStyle w:val="GOSTTablenorm"/>
              <w:rPr>
                <w:szCs w:val="22"/>
              </w:rPr>
            </w:pPr>
            <w:r w:rsidRPr="007036CE">
              <w:rPr>
                <w:szCs w:val="22"/>
              </w:rPr>
              <w:lastRenderedPageBreak/>
              <w:t>Укрупненный_КБК</w:t>
            </w:r>
          </w:p>
        </w:tc>
        <w:tc>
          <w:tcPr>
            <w:tcW w:w="299" w:type="pct"/>
          </w:tcPr>
          <w:p w14:paraId="2EC23408" w14:textId="77777777" w:rsidR="00194707" w:rsidRPr="007036CE" w:rsidRDefault="00194707" w:rsidP="00194707">
            <w:pPr>
              <w:pStyle w:val="GOSTTablenorm"/>
              <w:rPr>
                <w:szCs w:val="22"/>
              </w:rPr>
            </w:pPr>
            <w:ins w:id="10888" w:author="Куклина Ю.В." w:date="2024-04-11T19:18:00Z">
              <w:r w:rsidRPr="007036CE">
                <w:rPr>
                  <w:szCs w:val="22"/>
                </w:rPr>
                <w:t>Да</w:t>
              </w:r>
            </w:ins>
          </w:p>
        </w:tc>
        <w:tc>
          <w:tcPr>
            <w:tcW w:w="1110" w:type="pct"/>
          </w:tcPr>
          <w:p w14:paraId="6B52DB50" w14:textId="77777777" w:rsidR="00194707" w:rsidRPr="007036CE" w:rsidRDefault="00194707" w:rsidP="00194707">
            <w:pPr>
              <w:pStyle w:val="GOSTTablenorm"/>
              <w:rPr>
                <w:szCs w:val="22"/>
              </w:rPr>
            </w:pPr>
            <w:r w:rsidRPr="007036CE">
              <w:rPr>
                <w:szCs w:val="22"/>
              </w:rPr>
              <w:t>Укрупненный КБК</w:t>
            </w:r>
          </w:p>
        </w:tc>
        <w:tc>
          <w:tcPr>
            <w:tcW w:w="1110" w:type="pct"/>
          </w:tcPr>
          <w:p w14:paraId="64B4860B" w14:textId="77777777" w:rsidR="00194707" w:rsidRPr="007036CE" w:rsidRDefault="00194707" w:rsidP="00194707">
            <w:pPr>
              <w:pStyle w:val="GOSTTablenorm"/>
              <w:rPr>
                <w:ins w:id="10889" w:author="Куклина Ю.В." w:date="2024-04-11T19:04:00Z"/>
                <w:szCs w:val="24"/>
                <w:lang w:val="en-US"/>
              </w:rPr>
            </w:pPr>
            <w:ins w:id="10890" w:author="Куклина Ю.В." w:date="2024-04-11T19:02:00Z">
              <w:r w:rsidRPr="007036CE">
                <w:rPr>
                  <w:b/>
                  <w:szCs w:val="24"/>
                  <w:lang w:val="en-US"/>
                </w:rPr>
                <w:t>SECTION_1:</w:t>
              </w:r>
              <w:r w:rsidRPr="007036CE">
                <w:rPr>
                  <w:szCs w:val="24"/>
                  <w:lang w:val="en-US"/>
                </w:rPr>
                <w:t>NULLKBK</w:t>
              </w:r>
            </w:ins>
          </w:p>
          <w:p w14:paraId="7C87491B" w14:textId="77777777" w:rsidR="00194707" w:rsidRPr="007036CE" w:rsidDel="008667CE" w:rsidRDefault="00194707" w:rsidP="00194707">
            <w:pPr>
              <w:pStyle w:val="GOSTTablenorm"/>
              <w:rPr>
                <w:ins w:id="10891" w:author="Куклина Ю.В." w:date="2024-04-11T19:04:00Z"/>
                <w:del w:id="10892" w:author="Сатлер Марина Викторовна" w:date="2024-04-16T15:53:00Z"/>
                <w:szCs w:val="24"/>
                <w:lang w:val="en-US"/>
              </w:rPr>
            </w:pPr>
            <w:ins w:id="10893" w:author="Куклина Ю.В." w:date="2024-04-11T19:04:00Z">
              <w:r w:rsidRPr="007036CE">
                <w:rPr>
                  <w:b/>
                  <w:szCs w:val="24"/>
                  <w:lang w:val="en-US"/>
                </w:rPr>
                <w:t>SECTION_2:</w:t>
              </w:r>
              <w:r w:rsidRPr="007036CE">
                <w:rPr>
                  <w:szCs w:val="24"/>
                  <w:lang w:val="en-US"/>
                </w:rPr>
                <w:t>NULLKBK</w:t>
              </w:r>
            </w:ins>
          </w:p>
          <w:p w14:paraId="6D0C8D56" w14:textId="77777777" w:rsidR="00194707" w:rsidRPr="007036CE" w:rsidRDefault="00194707" w:rsidP="00194707">
            <w:pPr>
              <w:pStyle w:val="GOSTTablenorm"/>
              <w:rPr>
                <w:szCs w:val="24"/>
                <w:lang w:val="en-US"/>
              </w:rPr>
            </w:pPr>
            <w:ins w:id="10894" w:author="Куклина Ю.В." w:date="2024-04-11T19:04:00Z">
              <w:del w:id="10895" w:author="Сатлер Марина Викторовна" w:date="2024-04-16T15:53:00Z">
                <w:r w:rsidRPr="007036CE" w:rsidDel="008667CE">
                  <w:rPr>
                    <w:b/>
                    <w:szCs w:val="24"/>
                    <w:lang w:val="en-US"/>
                  </w:rPr>
                  <w:delText>SECTION_3:</w:delText>
                </w:r>
                <w:r w:rsidRPr="007036CE" w:rsidDel="008667CE">
                  <w:rPr>
                    <w:szCs w:val="24"/>
                    <w:lang w:val="en-US"/>
                  </w:rPr>
                  <w:delText>NULLKBK</w:delText>
                </w:r>
              </w:del>
            </w:ins>
          </w:p>
        </w:tc>
        <w:tc>
          <w:tcPr>
            <w:tcW w:w="1371" w:type="pct"/>
          </w:tcPr>
          <w:p w14:paraId="15971840" w14:textId="77777777" w:rsidR="00194707" w:rsidRPr="007036CE" w:rsidRDefault="00194707" w:rsidP="00194707">
            <w:pPr>
              <w:pStyle w:val="GOSTTablenorm"/>
              <w:rPr>
                <w:szCs w:val="22"/>
              </w:rPr>
            </w:pPr>
            <w:r w:rsidRPr="007036CE">
              <w:t>При обработке раздела 1 заполняется из тега</w:t>
            </w:r>
            <w:r w:rsidRPr="007036CE">
              <w:rPr>
                <w:b/>
                <w:szCs w:val="24"/>
              </w:rPr>
              <w:t xml:space="preserve"> </w:t>
            </w:r>
            <w:ins w:id="10896" w:author="Куклина Ю.В." w:date="2024-04-11T19:02:00Z">
              <w:r w:rsidRPr="007036CE">
                <w:rPr>
                  <w:b/>
                  <w:szCs w:val="24"/>
                  <w:lang w:val="en-US"/>
                </w:rPr>
                <w:t>SECTION</w:t>
              </w:r>
              <w:r w:rsidRPr="007036CE">
                <w:rPr>
                  <w:b/>
                  <w:szCs w:val="24"/>
                </w:rPr>
                <w:t>_1:</w:t>
              </w:r>
              <w:r w:rsidRPr="007036CE">
                <w:rPr>
                  <w:szCs w:val="24"/>
                </w:rPr>
                <w:t>NULLKBK</w:t>
              </w:r>
            </w:ins>
          </w:p>
          <w:p w14:paraId="608A1A67" w14:textId="77777777" w:rsidR="00194707" w:rsidRPr="007036CE" w:rsidDel="008667CE" w:rsidRDefault="00194707" w:rsidP="00194707">
            <w:pPr>
              <w:pStyle w:val="GOSTTablenorm"/>
              <w:rPr>
                <w:del w:id="10897" w:author="Сатлер Марина Викторовна" w:date="2024-04-16T15:53:00Z"/>
                <w:szCs w:val="22"/>
              </w:rPr>
            </w:pPr>
            <w:r w:rsidRPr="007036CE">
              <w:t>При обработке раздела 2 заполняется из тега</w:t>
            </w:r>
            <w:r w:rsidRPr="007036CE">
              <w:rPr>
                <w:b/>
                <w:szCs w:val="24"/>
              </w:rPr>
              <w:t xml:space="preserve"> </w:t>
            </w:r>
            <w:ins w:id="10898" w:author="Куклина Ю.В." w:date="2024-04-11T19:02:00Z">
              <w:r w:rsidRPr="007036CE">
                <w:rPr>
                  <w:b/>
                  <w:szCs w:val="24"/>
                  <w:lang w:val="en-US"/>
                </w:rPr>
                <w:t>SECTION</w:t>
              </w:r>
              <w:r w:rsidRPr="007036CE">
                <w:rPr>
                  <w:b/>
                  <w:szCs w:val="24"/>
                </w:rPr>
                <w:t>_</w:t>
              </w:r>
            </w:ins>
            <w:r w:rsidRPr="007036CE">
              <w:rPr>
                <w:b/>
                <w:szCs w:val="24"/>
              </w:rPr>
              <w:t>2</w:t>
            </w:r>
            <w:ins w:id="10899" w:author="Куклина Ю.В." w:date="2024-04-11T19:02:00Z">
              <w:r w:rsidRPr="007036CE">
                <w:rPr>
                  <w:b/>
                  <w:szCs w:val="24"/>
                </w:rPr>
                <w:t>:</w:t>
              </w:r>
              <w:r w:rsidRPr="007036CE">
                <w:rPr>
                  <w:szCs w:val="24"/>
                </w:rPr>
                <w:t>NULLKBK</w:t>
              </w:r>
            </w:ins>
          </w:p>
          <w:p w14:paraId="2D23C260" w14:textId="77777777" w:rsidR="00194707" w:rsidRPr="007036CE" w:rsidRDefault="00194707" w:rsidP="00194707">
            <w:pPr>
              <w:pStyle w:val="GOSTTablenorm"/>
            </w:pPr>
            <w:del w:id="10900" w:author="Сатлер Марина Викторовна" w:date="2024-04-16T15:53:00Z">
              <w:r w:rsidRPr="007036CE" w:rsidDel="008667CE">
                <w:delText>При обработке раздела 3 заполняется из тега</w:delText>
              </w:r>
              <w:r w:rsidRPr="007036CE" w:rsidDel="008667CE">
                <w:rPr>
                  <w:b/>
                  <w:szCs w:val="24"/>
                </w:rPr>
                <w:delText xml:space="preserve"> </w:delText>
              </w:r>
            </w:del>
            <w:ins w:id="10901" w:author="Куклина Ю.В." w:date="2024-04-11T19:02:00Z">
              <w:del w:id="10902" w:author="Сатлер Марина Викторовна" w:date="2024-04-16T15:53:00Z">
                <w:r w:rsidRPr="007036CE" w:rsidDel="008667CE">
                  <w:rPr>
                    <w:b/>
                    <w:szCs w:val="24"/>
                    <w:lang w:val="en-US"/>
                  </w:rPr>
                  <w:delText>SECTION</w:delText>
                </w:r>
                <w:r w:rsidRPr="007036CE" w:rsidDel="008667CE">
                  <w:rPr>
                    <w:b/>
                    <w:szCs w:val="24"/>
                  </w:rPr>
                  <w:delText>_</w:delText>
                </w:r>
              </w:del>
            </w:ins>
            <w:del w:id="10903" w:author="Сатлер Марина Викторовна" w:date="2024-04-16T15:53:00Z">
              <w:r w:rsidRPr="007036CE" w:rsidDel="008667CE">
                <w:rPr>
                  <w:b/>
                  <w:szCs w:val="24"/>
                </w:rPr>
                <w:delText>3</w:delText>
              </w:r>
            </w:del>
            <w:ins w:id="10904" w:author="Куклина Ю.В." w:date="2024-04-11T19:02:00Z">
              <w:del w:id="10905" w:author="Сатлер Марина Викторовна" w:date="2024-04-16T15:53:00Z">
                <w:r w:rsidRPr="007036CE" w:rsidDel="008667CE">
                  <w:rPr>
                    <w:b/>
                    <w:szCs w:val="24"/>
                  </w:rPr>
                  <w:delText>:</w:delText>
                </w:r>
                <w:r w:rsidRPr="007036CE" w:rsidDel="008667CE">
                  <w:rPr>
                    <w:szCs w:val="24"/>
                  </w:rPr>
                  <w:delText>NULLKBK</w:delText>
                </w:r>
              </w:del>
            </w:ins>
          </w:p>
        </w:tc>
      </w:tr>
      <w:tr w:rsidR="00194707" w:rsidRPr="007036CE" w14:paraId="66F39707" w14:textId="77777777" w:rsidTr="00B0621B">
        <w:tc>
          <w:tcPr>
            <w:tcW w:w="1110" w:type="pct"/>
          </w:tcPr>
          <w:p w14:paraId="1481994F" w14:textId="77777777" w:rsidR="00194707" w:rsidRPr="007036CE" w:rsidRDefault="00194707" w:rsidP="00194707">
            <w:pPr>
              <w:pStyle w:val="GOSTTablenorm"/>
              <w:rPr>
                <w:szCs w:val="22"/>
              </w:rPr>
            </w:pPr>
            <w:r w:rsidRPr="007036CE">
              <w:rPr>
                <w:szCs w:val="22"/>
              </w:rPr>
              <w:t>Номер_ЛС</w:t>
            </w:r>
          </w:p>
        </w:tc>
        <w:tc>
          <w:tcPr>
            <w:tcW w:w="299" w:type="pct"/>
          </w:tcPr>
          <w:p w14:paraId="4AE33727" w14:textId="77777777" w:rsidR="00194707" w:rsidRPr="007036CE" w:rsidRDefault="00194707" w:rsidP="00194707">
            <w:pPr>
              <w:pStyle w:val="GOSTTablenorm"/>
              <w:rPr>
                <w:szCs w:val="22"/>
              </w:rPr>
            </w:pPr>
            <w:ins w:id="10906" w:author="Куклина Ю.В." w:date="2024-04-11T19:18:00Z">
              <w:r w:rsidRPr="007036CE">
                <w:rPr>
                  <w:szCs w:val="22"/>
                </w:rPr>
                <w:t>Да</w:t>
              </w:r>
            </w:ins>
          </w:p>
        </w:tc>
        <w:tc>
          <w:tcPr>
            <w:tcW w:w="1110" w:type="pct"/>
          </w:tcPr>
          <w:p w14:paraId="09C7A9A4" w14:textId="77777777" w:rsidR="00194707" w:rsidRPr="007036CE" w:rsidRDefault="00194707" w:rsidP="00194707">
            <w:pPr>
              <w:pStyle w:val="GOSTTablenorm"/>
              <w:rPr>
                <w:szCs w:val="22"/>
              </w:rPr>
            </w:pPr>
            <w:r w:rsidRPr="007036CE">
              <w:rPr>
                <w:szCs w:val="22"/>
              </w:rPr>
              <w:t>ЛС</w:t>
            </w:r>
          </w:p>
        </w:tc>
        <w:tc>
          <w:tcPr>
            <w:tcW w:w="1110" w:type="pct"/>
          </w:tcPr>
          <w:p w14:paraId="4BC39D38" w14:textId="77777777" w:rsidR="00194707" w:rsidRPr="007036CE" w:rsidRDefault="00194707" w:rsidP="00194707">
            <w:pPr>
              <w:pStyle w:val="GOSTTablenorm"/>
              <w:rPr>
                <w:ins w:id="10907" w:author="Куклина Ю.В." w:date="2024-04-11T19:04:00Z"/>
                <w:szCs w:val="24"/>
                <w:lang w:val="en-US"/>
              </w:rPr>
            </w:pPr>
            <w:ins w:id="10908" w:author="Куклина Ю.В." w:date="2024-04-11T19:02:00Z">
              <w:r w:rsidRPr="007036CE">
                <w:rPr>
                  <w:b/>
                  <w:szCs w:val="24"/>
                  <w:lang w:val="en-US"/>
                </w:rPr>
                <w:t>SECTION_1:</w:t>
              </w:r>
              <w:r w:rsidRPr="007036CE">
                <w:rPr>
                  <w:szCs w:val="24"/>
                  <w:lang w:val="en-US"/>
                </w:rPr>
                <w:t>PA</w:t>
              </w:r>
            </w:ins>
          </w:p>
          <w:p w14:paraId="2A73405E" w14:textId="77777777" w:rsidR="00194707" w:rsidRPr="007036CE" w:rsidRDefault="00194707" w:rsidP="00194707">
            <w:pPr>
              <w:pStyle w:val="GOSTTablenorm"/>
              <w:rPr>
                <w:ins w:id="10909" w:author="Куклина Ю.В." w:date="2024-04-11T19:04:00Z"/>
                <w:szCs w:val="24"/>
                <w:lang w:val="en-US"/>
              </w:rPr>
            </w:pPr>
            <w:ins w:id="10910" w:author="Куклина Ю.В." w:date="2024-04-11T19:04:00Z">
              <w:r w:rsidRPr="007036CE">
                <w:rPr>
                  <w:b/>
                  <w:szCs w:val="24"/>
                  <w:lang w:val="en-US"/>
                </w:rPr>
                <w:t>SECTION_2:</w:t>
              </w:r>
              <w:r w:rsidRPr="007036CE">
                <w:rPr>
                  <w:szCs w:val="24"/>
                  <w:lang w:val="en-US"/>
                </w:rPr>
                <w:t>PA</w:t>
              </w:r>
            </w:ins>
          </w:p>
          <w:p w14:paraId="22791384" w14:textId="77777777" w:rsidR="00194707" w:rsidRPr="007036CE" w:rsidRDefault="00194707" w:rsidP="00194707">
            <w:pPr>
              <w:pStyle w:val="GOSTTablenorm"/>
              <w:rPr>
                <w:szCs w:val="24"/>
                <w:lang w:val="en-US"/>
              </w:rPr>
            </w:pPr>
            <w:ins w:id="10911" w:author="Куклина Ю.В." w:date="2024-04-11T19:04:00Z">
              <w:r w:rsidRPr="007036CE">
                <w:rPr>
                  <w:b/>
                  <w:szCs w:val="24"/>
                  <w:lang w:val="en-US"/>
                </w:rPr>
                <w:t>SECTION_3:</w:t>
              </w:r>
              <w:r w:rsidRPr="007036CE">
                <w:rPr>
                  <w:szCs w:val="24"/>
                  <w:lang w:val="en-US"/>
                </w:rPr>
                <w:t>PA</w:t>
              </w:r>
            </w:ins>
          </w:p>
        </w:tc>
        <w:tc>
          <w:tcPr>
            <w:tcW w:w="1371" w:type="pct"/>
          </w:tcPr>
          <w:p w14:paraId="19EE7FBA" w14:textId="77777777" w:rsidR="00194707" w:rsidRPr="007036CE" w:rsidRDefault="00194707" w:rsidP="00194707">
            <w:pPr>
              <w:pStyle w:val="GOSTTablenorm"/>
              <w:rPr>
                <w:szCs w:val="22"/>
              </w:rPr>
            </w:pPr>
            <w:r w:rsidRPr="007036CE">
              <w:t>При обработке раздела 1 заполняется из тега</w:t>
            </w:r>
            <w:r w:rsidRPr="007036CE">
              <w:rPr>
                <w:b/>
                <w:szCs w:val="24"/>
              </w:rPr>
              <w:t xml:space="preserve"> </w:t>
            </w:r>
            <w:ins w:id="10912" w:author="Куклина Ю.В." w:date="2024-04-11T19:02:00Z">
              <w:r w:rsidRPr="007036CE">
                <w:rPr>
                  <w:b/>
                  <w:szCs w:val="24"/>
                  <w:lang w:val="en-US"/>
                </w:rPr>
                <w:t>SECTION</w:t>
              </w:r>
              <w:r w:rsidRPr="007036CE">
                <w:rPr>
                  <w:b/>
                  <w:szCs w:val="24"/>
                </w:rPr>
                <w:t>_1:</w:t>
              </w:r>
              <w:r w:rsidRPr="007036CE">
                <w:rPr>
                  <w:szCs w:val="24"/>
                  <w:lang w:val="en-US"/>
                </w:rPr>
                <w:t>PA</w:t>
              </w:r>
            </w:ins>
          </w:p>
          <w:p w14:paraId="6DA6D510" w14:textId="77777777" w:rsidR="00194707" w:rsidRPr="007036CE" w:rsidRDefault="00194707" w:rsidP="00194707">
            <w:pPr>
              <w:pStyle w:val="GOSTTablenorm"/>
              <w:rPr>
                <w:szCs w:val="22"/>
              </w:rPr>
            </w:pPr>
            <w:r w:rsidRPr="007036CE">
              <w:t>При обработке раздела 2 заполняется из тега</w:t>
            </w:r>
            <w:r w:rsidRPr="007036CE">
              <w:rPr>
                <w:b/>
                <w:szCs w:val="24"/>
              </w:rPr>
              <w:t xml:space="preserve"> </w:t>
            </w:r>
            <w:ins w:id="10913" w:author="Куклина Ю.В." w:date="2024-04-11T19:02:00Z">
              <w:r w:rsidRPr="007036CE">
                <w:rPr>
                  <w:b/>
                  <w:szCs w:val="24"/>
                  <w:lang w:val="en-US"/>
                </w:rPr>
                <w:t>SECTION</w:t>
              </w:r>
              <w:r w:rsidRPr="007036CE">
                <w:rPr>
                  <w:b/>
                  <w:szCs w:val="24"/>
                </w:rPr>
                <w:t>_</w:t>
              </w:r>
            </w:ins>
            <w:r w:rsidRPr="007036CE">
              <w:rPr>
                <w:b/>
                <w:szCs w:val="24"/>
              </w:rPr>
              <w:t>2</w:t>
            </w:r>
            <w:ins w:id="10914" w:author="Куклина Ю.В." w:date="2024-04-11T19:02:00Z">
              <w:r w:rsidRPr="007036CE">
                <w:rPr>
                  <w:b/>
                  <w:szCs w:val="24"/>
                </w:rPr>
                <w:t>:</w:t>
              </w:r>
              <w:r w:rsidRPr="007036CE">
                <w:rPr>
                  <w:szCs w:val="24"/>
                  <w:lang w:val="en-US"/>
                </w:rPr>
                <w:t>PA</w:t>
              </w:r>
            </w:ins>
          </w:p>
          <w:p w14:paraId="3448C67E" w14:textId="77777777" w:rsidR="00194707" w:rsidRPr="007036CE" w:rsidRDefault="00194707" w:rsidP="00194707">
            <w:pPr>
              <w:pStyle w:val="GOSTTablenorm"/>
            </w:pPr>
            <w:r w:rsidRPr="007036CE">
              <w:t>При обработке раздела 3 заполняется из тега</w:t>
            </w:r>
            <w:r w:rsidRPr="007036CE">
              <w:rPr>
                <w:b/>
                <w:szCs w:val="24"/>
              </w:rPr>
              <w:t xml:space="preserve"> </w:t>
            </w:r>
            <w:ins w:id="10915" w:author="Куклина Ю.В." w:date="2024-04-11T19:02:00Z">
              <w:r w:rsidRPr="007036CE">
                <w:rPr>
                  <w:b/>
                  <w:szCs w:val="24"/>
                  <w:lang w:val="en-US"/>
                </w:rPr>
                <w:t>SECTION</w:t>
              </w:r>
              <w:r w:rsidRPr="007036CE">
                <w:rPr>
                  <w:b/>
                  <w:szCs w:val="24"/>
                </w:rPr>
                <w:t>_</w:t>
              </w:r>
            </w:ins>
            <w:r w:rsidRPr="007036CE">
              <w:rPr>
                <w:b/>
                <w:szCs w:val="24"/>
              </w:rPr>
              <w:t>3</w:t>
            </w:r>
            <w:ins w:id="10916" w:author="Куклина Ю.В." w:date="2024-04-11T19:02:00Z">
              <w:r w:rsidRPr="007036CE">
                <w:rPr>
                  <w:b/>
                  <w:szCs w:val="24"/>
                </w:rPr>
                <w:t>:</w:t>
              </w:r>
              <w:r w:rsidRPr="007036CE">
                <w:rPr>
                  <w:szCs w:val="24"/>
                  <w:lang w:val="en-US"/>
                </w:rPr>
                <w:t>PA</w:t>
              </w:r>
            </w:ins>
          </w:p>
        </w:tc>
      </w:tr>
      <w:tr w:rsidR="00194707" w:rsidRPr="007036CE" w14:paraId="570DA9B5" w14:textId="77777777" w:rsidTr="00B0621B">
        <w:tc>
          <w:tcPr>
            <w:tcW w:w="1110" w:type="pct"/>
          </w:tcPr>
          <w:p w14:paraId="29F5DDC8" w14:textId="77777777" w:rsidR="00194707" w:rsidRPr="007036CE" w:rsidRDefault="00194707" w:rsidP="00194707">
            <w:pPr>
              <w:pStyle w:val="GOSTTablenorm"/>
              <w:rPr>
                <w:szCs w:val="22"/>
              </w:rPr>
            </w:pPr>
            <w:r w:rsidRPr="007036CE">
              <w:rPr>
                <w:szCs w:val="22"/>
              </w:rPr>
              <w:t>Код_контура</w:t>
            </w:r>
          </w:p>
        </w:tc>
        <w:tc>
          <w:tcPr>
            <w:tcW w:w="299" w:type="pct"/>
          </w:tcPr>
          <w:p w14:paraId="584A0D42" w14:textId="77777777" w:rsidR="00194707" w:rsidRPr="007036CE" w:rsidRDefault="00194707" w:rsidP="00194707">
            <w:pPr>
              <w:pStyle w:val="GOSTTablenorm"/>
              <w:rPr>
                <w:szCs w:val="22"/>
              </w:rPr>
            </w:pPr>
            <w:ins w:id="10917" w:author="Куклина Ю.В." w:date="2024-04-11T19:18:00Z">
              <w:r w:rsidRPr="007036CE">
                <w:rPr>
                  <w:szCs w:val="22"/>
                </w:rPr>
                <w:t>Да</w:t>
              </w:r>
            </w:ins>
          </w:p>
        </w:tc>
        <w:tc>
          <w:tcPr>
            <w:tcW w:w="1110" w:type="pct"/>
          </w:tcPr>
          <w:p w14:paraId="2BEB8162" w14:textId="77777777" w:rsidR="00194707" w:rsidRPr="007036CE" w:rsidRDefault="00194707" w:rsidP="00194707">
            <w:pPr>
              <w:pStyle w:val="GOSTTablenorm"/>
              <w:rPr>
                <w:szCs w:val="22"/>
              </w:rPr>
            </w:pPr>
            <w:r w:rsidRPr="007036CE">
              <w:rPr>
                <w:szCs w:val="22"/>
              </w:rPr>
              <w:t>Контур</w:t>
            </w:r>
          </w:p>
        </w:tc>
        <w:tc>
          <w:tcPr>
            <w:tcW w:w="1110" w:type="pct"/>
          </w:tcPr>
          <w:p w14:paraId="04CF4F5E" w14:textId="77777777" w:rsidR="00194707" w:rsidRPr="007036CE" w:rsidRDefault="00194707" w:rsidP="00194707">
            <w:pPr>
              <w:pStyle w:val="GOSTTablenorm"/>
              <w:rPr>
                <w:ins w:id="10918" w:author="Куклина Ю.В." w:date="2024-04-11T19:05:00Z"/>
                <w:szCs w:val="22"/>
                <w:lang w:val="en-US"/>
              </w:rPr>
            </w:pPr>
            <w:ins w:id="10919" w:author="Куклина Ю.В." w:date="2024-04-11T19:02:00Z">
              <w:r w:rsidRPr="007036CE">
                <w:rPr>
                  <w:b/>
                  <w:szCs w:val="24"/>
                  <w:lang w:val="en-US"/>
                </w:rPr>
                <w:t>SECTION_1:</w:t>
              </w:r>
              <w:r w:rsidRPr="007036CE">
                <w:rPr>
                  <w:szCs w:val="22"/>
                  <w:lang w:val="en-US"/>
                </w:rPr>
                <w:t>CONTUR</w:t>
              </w:r>
            </w:ins>
          </w:p>
          <w:p w14:paraId="2024768F" w14:textId="77777777" w:rsidR="00194707" w:rsidRPr="007036CE" w:rsidRDefault="00194707" w:rsidP="00194707">
            <w:pPr>
              <w:pStyle w:val="GOSTTablenorm"/>
              <w:rPr>
                <w:ins w:id="10920" w:author="Куклина Ю.В." w:date="2024-04-11T19:05:00Z"/>
                <w:szCs w:val="22"/>
                <w:lang w:val="en-US"/>
              </w:rPr>
            </w:pPr>
            <w:ins w:id="10921" w:author="Куклина Ю.В." w:date="2024-04-11T19:05:00Z">
              <w:r w:rsidRPr="007036CE">
                <w:rPr>
                  <w:b/>
                  <w:szCs w:val="24"/>
                  <w:lang w:val="en-US"/>
                </w:rPr>
                <w:t>SECTION_2:</w:t>
              </w:r>
              <w:r w:rsidRPr="007036CE">
                <w:rPr>
                  <w:szCs w:val="22"/>
                  <w:lang w:val="en-US"/>
                </w:rPr>
                <w:t>CONTUR</w:t>
              </w:r>
            </w:ins>
          </w:p>
          <w:p w14:paraId="31E50246" w14:textId="77777777" w:rsidR="00194707" w:rsidRPr="007036CE" w:rsidRDefault="00194707" w:rsidP="00194707">
            <w:pPr>
              <w:pStyle w:val="GOSTTablenorm"/>
              <w:rPr>
                <w:szCs w:val="24"/>
                <w:lang w:val="en-US"/>
              </w:rPr>
            </w:pPr>
            <w:ins w:id="10922" w:author="Куклина Ю.В." w:date="2024-04-11T19:05:00Z">
              <w:r w:rsidRPr="007036CE">
                <w:rPr>
                  <w:b/>
                  <w:szCs w:val="24"/>
                  <w:lang w:val="en-US"/>
                </w:rPr>
                <w:t>SECTION_</w:t>
              </w:r>
            </w:ins>
            <w:ins w:id="10923" w:author="Куклина Ю.В." w:date="2024-04-11T19:07:00Z">
              <w:r w:rsidRPr="007036CE">
                <w:rPr>
                  <w:b/>
                  <w:szCs w:val="24"/>
                  <w:lang w:val="en-US"/>
                </w:rPr>
                <w:t>3</w:t>
              </w:r>
            </w:ins>
            <w:ins w:id="10924" w:author="Куклина Ю.В." w:date="2024-04-11T19:05:00Z">
              <w:r w:rsidRPr="007036CE">
                <w:rPr>
                  <w:b/>
                  <w:szCs w:val="24"/>
                  <w:lang w:val="en-US"/>
                </w:rPr>
                <w:t>:</w:t>
              </w:r>
              <w:r w:rsidRPr="007036CE">
                <w:rPr>
                  <w:szCs w:val="22"/>
                  <w:lang w:val="en-US"/>
                </w:rPr>
                <w:t>CONTUR</w:t>
              </w:r>
            </w:ins>
          </w:p>
        </w:tc>
        <w:tc>
          <w:tcPr>
            <w:tcW w:w="1371" w:type="pct"/>
          </w:tcPr>
          <w:p w14:paraId="3995055B" w14:textId="77777777" w:rsidR="00194707" w:rsidRPr="007036CE" w:rsidRDefault="00194707" w:rsidP="00194707">
            <w:pPr>
              <w:pStyle w:val="GOSTTablenorm"/>
              <w:rPr>
                <w:szCs w:val="22"/>
              </w:rPr>
            </w:pPr>
            <w:r w:rsidRPr="007036CE">
              <w:t>При обработке раздела 1 заполняется из тега</w:t>
            </w:r>
            <w:r w:rsidRPr="007036CE">
              <w:rPr>
                <w:b/>
                <w:szCs w:val="24"/>
              </w:rPr>
              <w:t xml:space="preserve"> </w:t>
            </w:r>
            <w:ins w:id="10925" w:author="Куклина Ю.В." w:date="2024-04-11T19:02:00Z">
              <w:r w:rsidRPr="007036CE">
                <w:rPr>
                  <w:b/>
                  <w:szCs w:val="24"/>
                  <w:lang w:val="en-US"/>
                </w:rPr>
                <w:t>SECTION</w:t>
              </w:r>
              <w:r w:rsidRPr="007036CE">
                <w:rPr>
                  <w:b/>
                  <w:szCs w:val="24"/>
                </w:rPr>
                <w:t>_1:</w:t>
              </w:r>
              <w:r w:rsidRPr="007036CE">
                <w:rPr>
                  <w:szCs w:val="22"/>
                  <w:lang w:val="en-US"/>
                </w:rPr>
                <w:t>CONTUR</w:t>
              </w:r>
            </w:ins>
          </w:p>
          <w:p w14:paraId="24FB4A4E" w14:textId="77777777" w:rsidR="00194707" w:rsidRPr="007036CE" w:rsidRDefault="00194707" w:rsidP="00194707">
            <w:pPr>
              <w:pStyle w:val="GOSTTablenorm"/>
              <w:rPr>
                <w:szCs w:val="22"/>
              </w:rPr>
            </w:pPr>
            <w:r w:rsidRPr="007036CE">
              <w:t>При обработке раздела 2 заполняется из тега</w:t>
            </w:r>
            <w:r w:rsidRPr="007036CE">
              <w:rPr>
                <w:b/>
                <w:szCs w:val="24"/>
              </w:rPr>
              <w:t xml:space="preserve"> </w:t>
            </w:r>
            <w:ins w:id="10926" w:author="Куклина Ю.В." w:date="2024-04-11T19:02:00Z">
              <w:r w:rsidRPr="007036CE">
                <w:rPr>
                  <w:b/>
                  <w:szCs w:val="24"/>
                  <w:lang w:val="en-US"/>
                </w:rPr>
                <w:t>SECTION</w:t>
              </w:r>
              <w:r w:rsidRPr="007036CE">
                <w:rPr>
                  <w:b/>
                  <w:szCs w:val="24"/>
                </w:rPr>
                <w:t>_</w:t>
              </w:r>
            </w:ins>
            <w:r w:rsidRPr="007036CE">
              <w:rPr>
                <w:b/>
                <w:szCs w:val="24"/>
              </w:rPr>
              <w:t>2</w:t>
            </w:r>
            <w:ins w:id="10927" w:author="Куклина Ю.В." w:date="2024-04-11T19:02:00Z">
              <w:r w:rsidRPr="007036CE">
                <w:rPr>
                  <w:b/>
                  <w:szCs w:val="24"/>
                </w:rPr>
                <w:t>:</w:t>
              </w:r>
              <w:r w:rsidRPr="007036CE">
                <w:rPr>
                  <w:szCs w:val="22"/>
                  <w:lang w:val="en-US"/>
                </w:rPr>
                <w:t>CONTUR</w:t>
              </w:r>
            </w:ins>
          </w:p>
          <w:p w14:paraId="575E486F" w14:textId="77777777" w:rsidR="00194707" w:rsidRPr="007036CE" w:rsidRDefault="00194707" w:rsidP="00194707">
            <w:pPr>
              <w:pStyle w:val="GOSTTablenorm"/>
            </w:pPr>
            <w:r w:rsidRPr="007036CE">
              <w:t>При обработке раздела 3 заполняется из тега</w:t>
            </w:r>
            <w:r w:rsidRPr="007036CE">
              <w:rPr>
                <w:b/>
                <w:szCs w:val="24"/>
              </w:rPr>
              <w:t xml:space="preserve"> </w:t>
            </w:r>
            <w:ins w:id="10928" w:author="Куклина Ю.В." w:date="2024-04-11T19:02:00Z">
              <w:r w:rsidRPr="007036CE">
                <w:rPr>
                  <w:b/>
                  <w:szCs w:val="24"/>
                  <w:lang w:val="en-US"/>
                </w:rPr>
                <w:t>SECTION</w:t>
              </w:r>
              <w:r w:rsidRPr="007036CE">
                <w:rPr>
                  <w:b/>
                  <w:szCs w:val="24"/>
                </w:rPr>
                <w:t>_</w:t>
              </w:r>
            </w:ins>
            <w:r w:rsidRPr="007036CE">
              <w:rPr>
                <w:b/>
                <w:szCs w:val="24"/>
              </w:rPr>
              <w:t>3</w:t>
            </w:r>
            <w:ins w:id="10929" w:author="Куклина Ю.В." w:date="2024-04-11T19:02:00Z">
              <w:r w:rsidRPr="007036CE">
                <w:rPr>
                  <w:b/>
                  <w:szCs w:val="24"/>
                </w:rPr>
                <w:t>:</w:t>
              </w:r>
              <w:r w:rsidRPr="007036CE">
                <w:rPr>
                  <w:szCs w:val="22"/>
                  <w:lang w:val="en-US"/>
                </w:rPr>
                <w:t>CONTUR</w:t>
              </w:r>
            </w:ins>
          </w:p>
        </w:tc>
      </w:tr>
      <w:tr w:rsidR="00194707" w:rsidRPr="007036CE" w14:paraId="43849A29" w14:textId="77777777" w:rsidTr="00B0621B">
        <w:tc>
          <w:tcPr>
            <w:tcW w:w="1110" w:type="pct"/>
          </w:tcPr>
          <w:p w14:paraId="4234675C" w14:textId="77777777" w:rsidR="00194707" w:rsidRPr="007036CE" w:rsidRDefault="00194707" w:rsidP="00194707">
            <w:pPr>
              <w:pStyle w:val="GOSTTablenorm"/>
              <w:rPr>
                <w:szCs w:val="22"/>
              </w:rPr>
            </w:pPr>
            <w:ins w:id="10930" w:author="Сатлер Марина Викторовна" w:date="2024-02-13T15:01:00Z">
              <w:r w:rsidRPr="007036CE">
                <w:t>Сумма_текущий_руб</w:t>
              </w:r>
            </w:ins>
          </w:p>
        </w:tc>
        <w:tc>
          <w:tcPr>
            <w:tcW w:w="299" w:type="pct"/>
          </w:tcPr>
          <w:p w14:paraId="6F6E0FC2" w14:textId="77777777" w:rsidR="00194707" w:rsidRPr="007036CE" w:rsidRDefault="00194707" w:rsidP="00194707">
            <w:pPr>
              <w:pStyle w:val="GOSTTablenorm"/>
              <w:rPr>
                <w:szCs w:val="22"/>
              </w:rPr>
            </w:pPr>
            <w:r w:rsidRPr="007036CE">
              <w:rPr>
                <w:szCs w:val="22"/>
              </w:rPr>
              <w:t>Да</w:t>
            </w:r>
          </w:p>
        </w:tc>
        <w:tc>
          <w:tcPr>
            <w:tcW w:w="1110" w:type="pct"/>
          </w:tcPr>
          <w:p w14:paraId="6C5F6F6C" w14:textId="77777777" w:rsidR="00194707" w:rsidRPr="007036CE" w:rsidRDefault="00194707" w:rsidP="00194707">
            <w:pPr>
              <w:pStyle w:val="GOSTTablenorm"/>
              <w:rPr>
                <w:szCs w:val="22"/>
              </w:rPr>
            </w:pPr>
            <w:ins w:id="10931" w:author="Сатлер Марина Викторовна" w:date="2024-02-13T15:02:00Z">
              <w:r w:rsidRPr="007036CE">
                <w:t>Сумма на текущий год</w:t>
              </w:r>
            </w:ins>
          </w:p>
        </w:tc>
        <w:tc>
          <w:tcPr>
            <w:tcW w:w="1110" w:type="pct"/>
          </w:tcPr>
          <w:p w14:paraId="24427C72" w14:textId="77777777" w:rsidR="00194707" w:rsidRPr="007036CE" w:rsidRDefault="00194707" w:rsidP="00194707">
            <w:pPr>
              <w:pStyle w:val="GOSTTablenorm"/>
              <w:rPr>
                <w:ins w:id="10932" w:author="Куклина Ю.В." w:date="2024-04-11T19:05:00Z"/>
                <w:szCs w:val="22"/>
                <w:lang w:val="en-US"/>
              </w:rPr>
            </w:pPr>
            <w:ins w:id="10933" w:author="Куклина Ю.В." w:date="2024-04-11T19:02:00Z">
              <w:r w:rsidRPr="007036CE">
                <w:rPr>
                  <w:b/>
                  <w:szCs w:val="24"/>
                  <w:lang w:val="en-US"/>
                </w:rPr>
                <w:t>SECTION_1:</w:t>
              </w:r>
              <w:r w:rsidRPr="007036CE">
                <w:rPr>
                  <w:szCs w:val="22"/>
                  <w:lang w:val="en-US"/>
                </w:rPr>
                <w:t>SUM_1</w:t>
              </w:r>
            </w:ins>
          </w:p>
          <w:p w14:paraId="25ACDEC8" w14:textId="77777777" w:rsidR="00194707" w:rsidRPr="007036CE" w:rsidRDefault="00194707" w:rsidP="00194707">
            <w:pPr>
              <w:pStyle w:val="GOSTTablenorm"/>
              <w:rPr>
                <w:ins w:id="10934" w:author="Куклина Ю.В." w:date="2024-04-11T19:05:00Z"/>
                <w:szCs w:val="22"/>
                <w:lang w:val="en-US"/>
              </w:rPr>
            </w:pPr>
            <w:ins w:id="10935" w:author="Куклина Ю.В." w:date="2024-04-11T19:05:00Z">
              <w:r w:rsidRPr="007036CE">
                <w:rPr>
                  <w:b/>
                  <w:szCs w:val="24"/>
                  <w:lang w:val="en-US"/>
                </w:rPr>
                <w:t>SECTION_2:</w:t>
              </w:r>
              <w:r w:rsidRPr="007036CE">
                <w:rPr>
                  <w:szCs w:val="22"/>
                  <w:lang w:val="en-US"/>
                </w:rPr>
                <w:t>SUM_1</w:t>
              </w:r>
            </w:ins>
          </w:p>
          <w:p w14:paraId="73EB6F6D" w14:textId="77777777" w:rsidR="00194707" w:rsidRPr="007036CE" w:rsidRDefault="00194707" w:rsidP="00194707">
            <w:pPr>
              <w:pStyle w:val="GOSTTablenorm"/>
              <w:rPr>
                <w:szCs w:val="22"/>
                <w:lang w:val="en-US"/>
              </w:rPr>
            </w:pPr>
            <w:ins w:id="10936" w:author="Куклина Ю.В." w:date="2024-04-11T19:05:00Z">
              <w:r w:rsidRPr="007036CE">
                <w:rPr>
                  <w:b/>
                  <w:szCs w:val="24"/>
                  <w:lang w:val="en-US"/>
                </w:rPr>
                <w:t>SECTION_3:</w:t>
              </w:r>
              <w:r w:rsidRPr="007036CE">
                <w:rPr>
                  <w:szCs w:val="22"/>
                  <w:lang w:val="en-US"/>
                </w:rPr>
                <w:t>SUM_1</w:t>
              </w:r>
            </w:ins>
          </w:p>
        </w:tc>
        <w:tc>
          <w:tcPr>
            <w:tcW w:w="1371" w:type="pct"/>
          </w:tcPr>
          <w:p w14:paraId="2A1EA175" w14:textId="77777777" w:rsidR="008E5FDA" w:rsidRPr="007036CE" w:rsidRDefault="008E5FDA" w:rsidP="008E5FDA">
            <w:pPr>
              <w:pStyle w:val="GOSTTablenorm"/>
              <w:rPr>
                <w:ins w:id="10937" w:author="Сатлер Марина Викторовна" w:date="2024-07-08T10:21:00Z"/>
              </w:rPr>
            </w:pPr>
            <w:ins w:id="10938" w:author="Сатлер Марина Викторовна" w:date="2024-07-08T10:21:00Z">
              <w:r w:rsidRPr="007036CE">
                <w:t>Если значение признака «НБЦ» соответствует «0», то заполняется согласно описанию:</w:t>
              </w:r>
            </w:ins>
          </w:p>
          <w:p w14:paraId="7424DEE4" w14:textId="77777777" w:rsidR="00194707" w:rsidRPr="007036CE" w:rsidRDefault="00194707" w:rsidP="00194707">
            <w:pPr>
              <w:pStyle w:val="GOSTTablenorm"/>
              <w:rPr>
                <w:szCs w:val="22"/>
              </w:rPr>
            </w:pPr>
            <w:r w:rsidRPr="007036CE">
              <w:t>При обработке раздела 1 заполняется из тега</w:t>
            </w:r>
            <w:r w:rsidRPr="007036CE">
              <w:rPr>
                <w:b/>
                <w:szCs w:val="24"/>
              </w:rPr>
              <w:t xml:space="preserve"> </w:t>
            </w:r>
            <w:ins w:id="10939" w:author="Куклина Ю.В." w:date="2024-04-11T19:02:00Z">
              <w:r w:rsidRPr="007036CE">
                <w:rPr>
                  <w:b/>
                  <w:szCs w:val="24"/>
                  <w:lang w:val="en-US"/>
                </w:rPr>
                <w:t>SECTION</w:t>
              </w:r>
              <w:r w:rsidRPr="007036CE">
                <w:rPr>
                  <w:b/>
                  <w:szCs w:val="24"/>
                </w:rPr>
                <w:t>_1:</w:t>
              </w:r>
              <w:r w:rsidRPr="007036CE">
                <w:rPr>
                  <w:szCs w:val="22"/>
                </w:rPr>
                <w:t>SUM_1</w:t>
              </w:r>
            </w:ins>
          </w:p>
          <w:p w14:paraId="4587C56B" w14:textId="77777777" w:rsidR="00194707" w:rsidRPr="007036CE" w:rsidRDefault="00194707" w:rsidP="00194707">
            <w:pPr>
              <w:pStyle w:val="GOSTTablenorm"/>
              <w:rPr>
                <w:szCs w:val="22"/>
              </w:rPr>
            </w:pPr>
            <w:r w:rsidRPr="007036CE">
              <w:t>При обработке раздела 2 заполняется из тега</w:t>
            </w:r>
            <w:r w:rsidRPr="007036CE">
              <w:rPr>
                <w:b/>
                <w:szCs w:val="24"/>
              </w:rPr>
              <w:t xml:space="preserve"> </w:t>
            </w:r>
            <w:ins w:id="10940" w:author="Куклина Ю.В." w:date="2024-04-11T19:02:00Z">
              <w:r w:rsidRPr="007036CE">
                <w:rPr>
                  <w:b/>
                  <w:szCs w:val="24"/>
                  <w:lang w:val="en-US"/>
                </w:rPr>
                <w:t>SECTION</w:t>
              </w:r>
              <w:r w:rsidRPr="007036CE">
                <w:rPr>
                  <w:b/>
                  <w:szCs w:val="24"/>
                </w:rPr>
                <w:t>_</w:t>
              </w:r>
            </w:ins>
            <w:r w:rsidRPr="007036CE">
              <w:rPr>
                <w:b/>
                <w:szCs w:val="24"/>
              </w:rPr>
              <w:t>2</w:t>
            </w:r>
            <w:ins w:id="10941" w:author="Куклина Ю.В." w:date="2024-04-11T19:02:00Z">
              <w:r w:rsidRPr="007036CE">
                <w:rPr>
                  <w:b/>
                  <w:szCs w:val="24"/>
                </w:rPr>
                <w:t>:</w:t>
              </w:r>
              <w:r w:rsidRPr="007036CE">
                <w:rPr>
                  <w:szCs w:val="22"/>
                </w:rPr>
                <w:t>SUM_1</w:t>
              </w:r>
            </w:ins>
          </w:p>
          <w:p w14:paraId="04AD65A1" w14:textId="77777777" w:rsidR="00194707" w:rsidRPr="007036CE" w:rsidRDefault="00194707" w:rsidP="00194707">
            <w:pPr>
              <w:pStyle w:val="GOSTTablenorm"/>
              <w:rPr>
                <w:szCs w:val="22"/>
              </w:rPr>
            </w:pPr>
            <w:r w:rsidRPr="007036CE">
              <w:t>При обработке раздела 3 заполняется из тега</w:t>
            </w:r>
            <w:r w:rsidRPr="007036CE">
              <w:rPr>
                <w:b/>
                <w:szCs w:val="24"/>
              </w:rPr>
              <w:t xml:space="preserve"> </w:t>
            </w:r>
            <w:ins w:id="10942" w:author="Куклина Ю.В." w:date="2024-04-11T19:02:00Z">
              <w:r w:rsidRPr="007036CE">
                <w:rPr>
                  <w:b/>
                  <w:szCs w:val="24"/>
                  <w:lang w:val="en-US"/>
                </w:rPr>
                <w:t>SECTION</w:t>
              </w:r>
              <w:r w:rsidRPr="007036CE">
                <w:rPr>
                  <w:b/>
                  <w:szCs w:val="24"/>
                </w:rPr>
                <w:t>_</w:t>
              </w:r>
            </w:ins>
            <w:r w:rsidRPr="007036CE">
              <w:rPr>
                <w:b/>
                <w:szCs w:val="24"/>
              </w:rPr>
              <w:t>3</w:t>
            </w:r>
            <w:ins w:id="10943" w:author="Куклина Ю.В." w:date="2024-04-11T19:02:00Z">
              <w:r w:rsidRPr="007036CE">
                <w:rPr>
                  <w:b/>
                  <w:szCs w:val="24"/>
                </w:rPr>
                <w:t>:</w:t>
              </w:r>
              <w:r w:rsidRPr="007036CE">
                <w:rPr>
                  <w:szCs w:val="22"/>
                </w:rPr>
                <w:t>SUM_1</w:t>
              </w:r>
            </w:ins>
          </w:p>
          <w:p w14:paraId="0B20771B" w14:textId="77777777" w:rsidR="0090664F" w:rsidRPr="007036CE" w:rsidRDefault="0090664F" w:rsidP="0090664F">
            <w:pPr>
              <w:pStyle w:val="GOSTTablenorm"/>
              <w:rPr>
                <w:ins w:id="10944" w:author="Сатлер Марина Викторовна" w:date="2024-07-08T10:32:00Z"/>
                <w:szCs w:val="22"/>
              </w:rPr>
            </w:pPr>
          </w:p>
          <w:p w14:paraId="77860153" w14:textId="77777777" w:rsidR="0090664F" w:rsidRPr="007036CE" w:rsidRDefault="0090664F" w:rsidP="0090664F">
            <w:pPr>
              <w:pStyle w:val="GOSTTablenorm"/>
              <w:rPr>
                <w:ins w:id="10945" w:author="Сатлер Марина Викторовна" w:date="2024-07-08T10:32:00Z"/>
              </w:rPr>
            </w:pPr>
            <w:ins w:id="10946" w:author="Сатлер Марина Викторовна" w:date="2024-07-08T10:32:00Z">
              <w:r w:rsidRPr="007036CE">
                <w:lastRenderedPageBreak/>
                <w:t>Если значение признака «НБЦ» соответствует «1», то указывается «0».</w:t>
              </w:r>
            </w:ins>
          </w:p>
          <w:p w14:paraId="6AEDC808" w14:textId="77777777" w:rsidR="00194707" w:rsidRPr="007036CE" w:rsidRDefault="00194707" w:rsidP="0090664F">
            <w:pPr>
              <w:pStyle w:val="GOSTTablenorm"/>
              <w:rPr>
                <w:szCs w:val="22"/>
              </w:rPr>
            </w:pPr>
          </w:p>
          <w:p w14:paraId="3F1FD6EA" w14:textId="2818A372" w:rsidR="00194707" w:rsidRPr="007036CE" w:rsidRDefault="00194707" w:rsidP="00194707">
            <w:pPr>
              <w:pStyle w:val="GOSTTablenorm"/>
            </w:pPr>
            <w:r w:rsidRPr="007036CE">
              <w:rPr>
                <w:szCs w:val="22"/>
              </w:rPr>
              <w:t xml:space="preserve">Сумма передается в единицах валюты с точностью 2 знака после запятой </w:t>
            </w:r>
            <w:r w:rsidR="00CC2920" w:rsidRPr="007036CE">
              <w:t>–</w:t>
            </w:r>
            <w:r w:rsidRPr="007036CE">
              <w:rPr>
                <w:szCs w:val="22"/>
              </w:rPr>
              <w:t xml:space="preserve"> необходимо конвертировать в минимальные единицы валюты (для данного типа документов умножить на 100)</w:t>
            </w:r>
          </w:p>
        </w:tc>
      </w:tr>
      <w:tr w:rsidR="00194707" w:rsidRPr="007036CE" w14:paraId="3DCE9C58" w14:textId="77777777" w:rsidTr="00B0621B">
        <w:tc>
          <w:tcPr>
            <w:tcW w:w="1110" w:type="pct"/>
          </w:tcPr>
          <w:p w14:paraId="511AF7DA" w14:textId="77777777" w:rsidR="00194707" w:rsidRPr="007036CE" w:rsidRDefault="00194707" w:rsidP="00194707">
            <w:pPr>
              <w:pStyle w:val="GOSTTablenorm"/>
              <w:rPr>
                <w:szCs w:val="22"/>
              </w:rPr>
            </w:pPr>
            <w:ins w:id="10947" w:author="Сатлер Марина Викторовна" w:date="2024-02-13T15:01:00Z">
              <w:r w:rsidRPr="007036CE">
                <w:lastRenderedPageBreak/>
                <w:t>Сумма_первый_плановый_руб</w:t>
              </w:r>
            </w:ins>
          </w:p>
        </w:tc>
        <w:tc>
          <w:tcPr>
            <w:tcW w:w="299" w:type="pct"/>
          </w:tcPr>
          <w:p w14:paraId="12A341B0" w14:textId="77777777" w:rsidR="00194707" w:rsidRPr="007036CE" w:rsidRDefault="00194707" w:rsidP="00194707">
            <w:pPr>
              <w:pStyle w:val="GOSTTablenorm"/>
              <w:rPr>
                <w:szCs w:val="22"/>
              </w:rPr>
            </w:pPr>
            <w:r w:rsidRPr="007036CE">
              <w:rPr>
                <w:szCs w:val="22"/>
              </w:rPr>
              <w:t>Да</w:t>
            </w:r>
          </w:p>
        </w:tc>
        <w:tc>
          <w:tcPr>
            <w:tcW w:w="1110" w:type="pct"/>
          </w:tcPr>
          <w:p w14:paraId="1C1BA819" w14:textId="77777777" w:rsidR="00194707" w:rsidRPr="007036CE" w:rsidRDefault="00194707" w:rsidP="00194707">
            <w:pPr>
              <w:pStyle w:val="GOSTTablenorm"/>
              <w:rPr>
                <w:szCs w:val="22"/>
              </w:rPr>
            </w:pPr>
            <w:ins w:id="10948" w:author="Сатлер Марина Викторовна" w:date="2024-02-13T15:02:00Z">
              <w:r w:rsidRPr="007036CE">
                <w:t>Сумма на первый год планового периода</w:t>
              </w:r>
            </w:ins>
          </w:p>
        </w:tc>
        <w:tc>
          <w:tcPr>
            <w:tcW w:w="1110" w:type="pct"/>
          </w:tcPr>
          <w:p w14:paraId="6C0C9288" w14:textId="77777777" w:rsidR="0090664F" w:rsidRPr="007036CE" w:rsidRDefault="0090664F" w:rsidP="0090664F">
            <w:pPr>
              <w:pStyle w:val="GOSTTablenorm"/>
              <w:rPr>
                <w:ins w:id="10949" w:author="Сатлер Марина Викторовна" w:date="2024-07-08T10:33:00Z"/>
                <w:lang w:val="en-US"/>
              </w:rPr>
            </w:pPr>
            <w:ins w:id="10950" w:author="Сатлер Марина Викторовна" w:date="2024-07-08T10:33:00Z">
              <w:r w:rsidRPr="007036CE">
                <w:rPr>
                  <w:b/>
                  <w:lang w:val="en-US"/>
                </w:rPr>
                <w:t>SECTION_1:</w:t>
              </w:r>
              <w:r w:rsidRPr="007036CE">
                <w:rPr>
                  <w:lang w:val="en-US"/>
                </w:rPr>
                <w:t>SUM_1</w:t>
              </w:r>
            </w:ins>
          </w:p>
          <w:p w14:paraId="395E683D" w14:textId="77777777" w:rsidR="0090664F" w:rsidRPr="007036CE" w:rsidRDefault="0090664F" w:rsidP="0090664F">
            <w:pPr>
              <w:pStyle w:val="GOSTTablenorm"/>
              <w:rPr>
                <w:ins w:id="10951" w:author="Сатлер Марина Викторовна" w:date="2024-07-08T10:33:00Z"/>
                <w:lang w:val="en-US"/>
              </w:rPr>
            </w:pPr>
            <w:ins w:id="10952" w:author="Сатлер Марина Викторовна" w:date="2024-07-08T10:33:00Z">
              <w:r w:rsidRPr="007036CE">
                <w:rPr>
                  <w:b/>
                  <w:szCs w:val="24"/>
                  <w:lang w:val="en-US"/>
                </w:rPr>
                <w:t>SECTION_2:</w:t>
              </w:r>
              <w:r w:rsidRPr="007036CE">
                <w:rPr>
                  <w:lang w:val="en-US"/>
                </w:rPr>
                <w:t>SUM_1</w:t>
              </w:r>
            </w:ins>
          </w:p>
          <w:p w14:paraId="75D1B74F" w14:textId="77777777" w:rsidR="0090664F" w:rsidRPr="007036CE" w:rsidRDefault="0090664F" w:rsidP="0090664F">
            <w:pPr>
              <w:pStyle w:val="GOSTTablenorm"/>
              <w:rPr>
                <w:ins w:id="10953" w:author="Сатлер Марина Викторовна" w:date="2024-07-08T10:33:00Z"/>
                <w:b/>
                <w:lang w:val="en-US"/>
              </w:rPr>
            </w:pPr>
            <w:ins w:id="10954" w:author="Сатлер Марина Викторовна" w:date="2024-07-08T10:33:00Z">
              <w:r w:rsidRPr="007036CE">
                <w:rPr>
                  <w:b/>
                  <w:szCs w:val="24"/>
                  <w:lang w:val="en-US"/>
                </w:rPr>
                <w:t>SECTION_3:</w:t>
              </w:r>
              <w:r w:rsidRPr="007036CE">
                <w:rPr>
                  <w:lang w:val="en-US"/>
                </w:rPr>
                <w:t>SUM_1</w:t>
              </w:r>
            </w:ins>
          </w:p>
          <w:p w14:paraId="09725906" w14:textId="77777777" w:rsidR="00194707" w:rsidRPr="007036CE" w:rsidRDefault="00194707" w:rsidP="00194707">
            <w:pPr>
              <w:pStyle w:val="GOSTTablenorm"/>
              <w:rPr>
                <w:ins w:id="10955" w:author="Куклина Ю.В." w:date="2024-04-11T19:05:00Z"/>
                <w:szCs w:val="22"/>
                <w:lang w:val="en-US"/>
              </w:rPr>
            </w:pPr>
            <w:ins w:id="10956" w:author="Куклина Ю.В." w:date="2024-04-11T19:02:00Z">
              <w:r w:rsidRPr="007036CE">
                <w:rPr>
                  <w:b/>
                  <w:szCs w:val="24"/>
                  <w:lang w:val="en-US"/>
                </w:rPr>
                <w:t>SECTION_1:</w:t>
              </w:r>
              <w:r w:rsidRPr="007036CE">
                <w:rPr>
                  <w:szCs w:val="22"/>
                  <w:lang w:val="en-US"/>
                </w:rPr>
                <w:t>SUM_2</w:t>
              </w:r>
            </w:ins>
          </w:p>
          <w:p w14:paraId="02CDF075" w14:textId="77777777" w:rsidR="00194707" w:rsidRPr="007036CE" w:rsidRDefault="00194707" w:rsidP="00194707">
            <w:pPr>
              <w:pStyle w:val="GOSTTablenorm"/>
              <w:rPr>
                <w:ins w:id="10957" w:author="Куклина Ю.В." w:date="2024-04-11T19:05:00Z"/>
                <w:szCs w:val="22"/>
                <w:lang w:val="en-US"/>
              </w:rPr>
            </w:pPr>
            <w:ins w:id="10958" w:author="Куклина Ю.В." w:date="2024-04-11T19:05:00Z">
              <w:r w:rsidRPr="007036CE">
                <w:rPr>
                  <w:b/>
                  <w:szCs w:val="24"/>
                  <w:lang w:val="en-US"/>
                </w:rPr>
                <w:t>SECTION_2:</w:t>
              </w:r>
              <w:r w:rsidRPr="007036CE">
                <w:rPr>
                  <w:szCs w:val="22"/>
                  <w:lang w:val="en-US"/>
                </w:rPr>
                <w:t>SUM_2</w:t>
              </w:r>
            </w:ins>
          </w:p>
          <w:p w14:paraId="318E719A" w14:textId="77777777" w:rsidR="00194707" w:rsidRPr="007036CE" w:rsidRDefault="00194707" w:rsidP="00194707">
            <w:pPr>
              <w:pStyle w:val="GOSTTablenorm"/>
              <w:rPr>
                <w:szCs w:val="24"/>
                <w:lang w:val="en-US"/>
              </w:rPr>
            </w:pPr>
            <w:ins w:id="10959" w:author="Куклина Ю.В." w:date="2024-04-11T19:05:00Z">
              <w:r w:rsidRPr="007036CE">
                <w:rPr>
                  <w:b/>
                  <w:szCs w:val="24"/>
                  <w:lang w:val="en-US"/>
                </w:rPr>
                <w:t>SECTION_3:</w:t>
              </w:r>
              <w:r w:rsidRPr="007036CE">
                <w:rPr>
                  <w:szCs w:val="22"/>
                  <w:lang w:val="en-US"/>
                </w:rPr>
                <w:t>SUM_2</w:t>
              </w:r>
            </w:ins>
          </w:p>
        </w:tc>
        <w:tc>
          <w:tcPr>
            <w:tcW w:w="1371" w:type="pct"/>
          </w:tcPr>
          <w:p w14:paraId="40A8E429" w14:textId="77777777" w:rsidR="0090664F" w:rsidRPr="007036CE" w:rsidRDefault="0090664F" w:rsidP="0090664F">
            <w:pPr>
              <w:pStyle w:val="GOSTTablenorm"/>
              <w:rPr>
                <w:ins w:id="10960" w:author="Сатлер Марина Викторовна" w:date="2024-07-08T10:33:00Z"/>
              </w:rPr>
            </w:pPr>
            <w:ins w:id="10961" w:author="Сатлер Марина Викторовна" w:date="2024-07-08T10:33:00Z">
              <w:r w:rsidRPr="007036CE">
                <w:t>Если значение признака «НБЦ» соответствует «0», то заполняется согласно описанию:</w:t>
              </w:r>
            </w:ins>
          </w:p>
          <w:p w14:paraId="2A45C0C1" w14:textId="77777777" w:rsidR="00194707" w:rsidRPr="007036CE" w:rsidRDefault="00194707" w:rsidP="00194707">
            <w:pPr>
              <w:pStyle w:val="GOSTTablenorm"/>
              <w:rPr>
                <w:szCs w:val="22"/>
              </w:rPr>
            </w:pPr>
            <w:r w:rsidRPr="007036CE">
              <w:t>При обработке раздела 1 заполняется из тега</w:t>
            </w:r>
            <w:r w:rsidRPr="007036CE">
              <w:rPr>
                <w:b/>
                <w:szCs w:val="24"/>
              </w:rPr>
              <w:t xml:space="preserve"> </w:t>
            </w:r>
            <w:ins w:id="10962" w:author="Куклина Ю.В." w:date="2024-04-11T19:02:00Z">
              <w:r w:rsidRPr="007036CE">
                <w:rPr>
                  <w:b/>
                  <w:szCs w:val="24"/>
                  <w:lang w:val="en-US"/>
                </w:rPr>
                <w:t>SECTION</w:t>
              </w:r>
              <w:r w:rsidRPr="007036CE">
                <w:rPr>
                  <w:b/>
                  <w:szCs w:val="24"/>
                </w:rPr>
                <w:t>_1:</w:t>
              </w:r>
              <w:r w:rsidRPr="007036CE">
                <w:rPr>
                  <w:szCs w:val="22"/>
                </w:rPr>
                <w:t>SUM_2</w:t>
              </w:r>
            </w:ins>
          </w:p>
          <w:p w14:paraId="51006702" w14:textId="77777777" w:rsidR="00194707" w:rsidRPr="007036CE" w:rsidRDefault="00194707" w:rsidP="00194707">
            <w:pPr>
              <w:pStyle w:val="GOSTTablenorm"/>
              <w:rPr>
                <w:szCs w:val="22"/>
              </w:rPr>
            </w:pPr>
            <w:r w:rsidRPr="007036CE">
              <w:t>При обработке раздела 2 заполняется из тега</w:t>
            </w:r>
            <w:r w:rsidRPr="007036CE">
              <w:rPr>
                <w:b/>
                <w:szCs w:val="24"/>
              </w:rPr>
              <w:t xml:space="preserve"> </w:t>
            </w:r>
            <w:ins w:id="10963" w:author="Куклина Ю.В." w:date="2024-04-11T19:02:00Z">
              <w:r w:rsidRPr="007036CE">
                <w:rPr>
                  <w:b/>
                  <w:szCs w:val="24"/>
                  <w:lang w:val="en-US"/>
                </w:rPr>
                <w:t>SECTION</w:t>
              </w:r>
              <w:r w:rsidRPr="007036CE">
                <w:rPr>
                  <w:b/>
                  <w:szCs w:val="24"/>
                </w:rPr>
                <w:t>_</w:t>
              </w:r>
            </w:ins>
            <w:r w:rsidRPr="007036CE">
              <w:rPr>
                <w:b/>
                <w:szCs w:val="24"/>
              </w:rPr>
              <w:t>2</w:t>
            </w:r>
            <w:ins w:id="10964" w:author="Куклина Ю.В." w:date="2024-04-11T19:02:00Z">
              <w:r w:rsidRPr="007036CE">
                <w:rPr>
                  <w:b/>
                  <w:szCs w:val="24"/>
                </w:rPr>
                <w:t>:</w:t>
              </w:r>
              <w:r w:rsidRPr="007036CE">
                <w:rPr>
                  <w:szCs w:val="22"/>
                </w:rPr>
                <w:t>SUM_2</w:t>
              </w:r>
            </w:ins>
          </w:p>
          <w:p w14:paraId="177C88BA" w14:textId="77777777" w:rsidR="00194707" w:rsidRPr="007036CE" w:rsidRDefault="00194707" w:rsidP="00194707">
            <w:pPr>
              <w:pStyle w:val="GOSTTablenorm"/>
              <w:rPr>
                <w:szCs w:val="22"/>
              </w:rPr>
            </w:pPr>
            <w:r w:rsidRPr="007036CE">
              <w:t>При обработке раздела 3 заполняется из тега</w:t>
            </w:r>
            <w:r w:rsidRPr="007036CE">
              <w:rPr>
                <w:b/>
                <w:szCs w:val="24"/>
              </w:rPr>
              <w:t xml:space="preserve"> </w:t>
            </w:r>
            <w:ins w:id="10965" w:author="Куклина Ю.В." w:date="2024-04-11T19:02:00Z">
              <w:r w:rsidRPr="007036CE">
                <w:rPr>
                  <w:b/>
                  <w:szCs w:val="24"/>
                  <w:lang w:val="en-US"/>
                </w:rPr>
                <w:t>SECTION</w:t>
              </w:r>
              <w:r w:rsidRPr="007036CE">
                <w:rPr>
                  <w:b/>
                  <w:szCs w:val="24"/>
                </w:rPr>
                <w:t>_</w:t>
              </w:r>
            </w:ins>
            <w:r w:rsidRPr="007036CE">
              <w:rPr>
                <w:b/>
                <w:szCs w:val="24"/>
              </w:rPr>
              <w:t>3</w:t>
            </w:r>
            <w:ins w:id="10966" w:author="Куклина Ю.В." w:date="2024-04-11T19:02:00Z">
              <w:r w:rsidRPr="007036CE">
                <w:rPr>
                  <w:b/>
                  <w:szCs w:val="24"/>
                </w:rPr>
                <w:t>:</w:t>
              </w:r>
              <w:r w:rsidRPr="007036CE">
                <w:rPr>
                  <w:szCs w:val="22"/>
                </w:rPr>
                <w:t>SUM_2</w:t>
              </w:r>
            </w:ins>
          </w:p>
          <w:p w14:paraId="1F96089C" w14:textId="77777777" w:rsidR="0017407F" w:rsidRPr="007036CE" w:rsidRDefault="0017407F" w:rsidP="0017407F">
            <w:pPr>
              <w:pStyle w:val="GOSTTablenorm"/>
              <w:rPr>
                <w:ins w:id="10967" w:author="Сатлер Марина Викторовна" w:date="2024-07-08T10:33:00Z"/>
                <w:szCs w:val="22"/>
              </w:rPr>
            </w:pPr>
          </w:p>
          <w:p w14:paraId="59D5159F" w14:textId="77777777" w:rsidR="0017407F" w:rsidRPr="007036CE" w:rsidRDefault="0017407F" w:rsidP="0017407F">
            <w:pPr>
              <w:pStyle w:val="GOSTTablenorm"/>
              <w:rPr>
                <w:ins w:id="10968" w:author="Сатлер Марина Викторовна" w:date="2024-07-08T10:33:00Z"/>
              </w:rPr>
            </w:pPr>
            <w:ins w:id="10969" w:author="Сатлер Марина Викторовна" w:date="2024-07-08T10:33:00Z">
              <w:r w:rsidRPr="007036CE">
                <w:t>Если значение признака «НБЦ» соответствует «1», то заполняется согласно описанию:</w:t>
              </w:r>
            </w:ins>
          </w:p>
          <w:p w14:paraId="5EAB6381" w14:textId="77777777" w:rsidR="0017407F" w:rsidRPr="007036CE" w:rsidRDefault="0017407F" w:rsidP="0017407F">
            <w:pPr>
              <w:pStyle w:val="GOSTTablenorm"/>
              <w:rPr>
                <w:ins w:id="10970" w:author="Сатлер Марина Викторовна" w:date="2024-07-08T10:33:00Z"/>
                <w:szCs w:val="22"/>
              </w:rPr>
            </w:pPr>
            <w:ins w:id="10971" w:author="Сатлер Марина Викторовна" w:date="2024-07-08T10:33:00Z">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2"/>
                </w:rPr>
                <w:t>SUM_1</w:t>
              </w:r>
            </w:ins>
            <w:ins w:id="10972" w:author="Сатлер Марина Викторовна" w:date="2024-07-08T11:29:00Z">
              <w:r w:rsidR="000F0C2A" w:rsidRPr="007036CE">
                <w:rPr>
                  <w:szCs w:val="22"/>
                </w:rPr>
                <w:t>.</w:t>
              </w:r>
            </w:ins>
          </w:p>
          <w:p w14:paraId="70153788" w14:textId="77777777" w:rsidR="0017407F" w:rsidRPr="007036CE" w:rsidRDefault="0017407F" w:rsidP="0017407F">
            <w:pPr>
              <w:pStyle w:val="GOSTTablenorm"/>
              <w:rPr>
                <w:ins w:id="10973" w:author="Сатлер Марина Викторовна" w:date="2024-07-08T10:33:00Z"/>
                <w:szCs w:val="22"/>
              </w:rPr>
            </w:pPr>
            <w:ins w:id="10974" w:author="Сатлер Марина Викторовна" w:date="2024-07-08T10:33:00Z">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2"/>
                </w:rPr>
                <w:t>SUM_1</w:t>
              </w:r>
            </w:ins>
            <w:ins w:id="10975" w:author="Сатлер Марина Викторовна" w:date="2024-07-08T11:29:00Z">
              <w:r w:rsidR="000F0C2A" w:rsidRPr="007036CE">
                <w:rPr>
                  <w:szCs w:val="22"/>
                </w:rPr>
                <w:t>.</w:t>
              </w:r>
            </w:ins>
          </w:p>
          <w:p w14:paraId="79005D48" w14:textId="77777777" w:rsidR="0017407F" w:rsidRPr="007036CE" w:rsidRDefault="0017407F" w:rsidP="0017407F">
            <w:pPr>
              <w:pStyle w:val="GOSTTablenorm"/>
              <w:rPr>
                <w:ins w:id="10976" w:author="Сатлер Марина Викторовна" w:date="2024-07-08T10:33:00Z"/>
                <w:szCs w:val="22"/>
              </w:rPr>
            </w:pPr>
            <w:ins w:id="10977" w:author="Сатлер Марина Викторовна" w:date="2024-07-08T10:33:00Z">
              <w:r w:rsidRPr="007036CE">
                <w:t>При обработке раздела 3 заполняется из тега</w:t>
              </w:r>
              <w:r w:rsidRPr="007036CE">
                <w:rPr>
                  <w:b/>
                  <w:szCs w:val="24"/>
                </w:rPr>
                <w:t xml:space="preserve"> </w:t>
              </w:r>
              <w:r w:rsidRPr="007036CE">
                <w:rPr>
                  <w:b/>
                  <w:szCs w:val="24"/>
                  <w:lang w:val="en-US"/>
                </w:rPr>
                <w:t>SECTION</w:t>
              </w:r>
              <w:r w:rsidRPr="007036CE">
                <w:rPr>
                  <w:b/>
                  <w:szCs w:val="24"/>
                </w:rPr>
                <w:t>_3:</w:t>
              </w:r>
              <w:r w:rsidRPr="007036CE">
                <w:rPr>
                  <w:szCs w:val="22"/>
                </w:rPr>
                <w:t>SUM_1</w:t>
              </w:r>
            </w:ins>
            <w:ins w:id="10978" w:author="Сатлер Марина Викторовна" w:date="2024-07-08T11:29:00Z">
              <w:r w:rsidR="000F0C2A" w:rsidRPr="007036CE">
                <w:rPr>
                  <w:szCs w:val="22"/>
                </w:rPr>
                <w:t>.</w:t>
              </w:r>
            </w:ins>
          </w:p>
          <w:p w14:paraId="1E077D2F" w14:textId="77777777" w:rsidR="00194707" w:rsidRPr="007036CE" w:rsidRDefault="00194707" w:rsidP="00194707">
            <w:pPr>
              <w:pStyle w:val="GOSTTablenorm"/>
              <w:rPr>
                <w:szCs w:val="22"/>
              </w:rPr>
            </w:pPr>
          </w:p>
          <w:p w14:paraId="205A2874" w14:textId="2DC66CCE" w:rsidR="00194707" w:rsidRPr="007036CE" w:rsidRDefault="00194707" w:rsidP="00194707">
            <w:pPr>
              <w:pStyle w:val="GOSTTablenorm"/>
            </w:pPr>
            <w:r w:rsidRPr="007036CE">
              <w:rPr>
                <w:szCs w:val="22"/>
              </w:rPr>
              <w:t xml:space="preserve">Сумма передается в единицах валюты с </w:t>
            </w:r>
            <w:r w:rsidRPr="007036CE">
              <w:rPr>
                <w:szCs w:val="22"/>
              </w:rPr>
              <w:lastRenderedPageBreak/>
              <w:t xml:space="preserve">точностью 2 знака после запятой </w:t>
            </w:r>
            <w:r w:rsidR="00CC2920" w:rsidRPr="007036CE">
              <w:t>–</w:t>
            </w:r>
            <w:r w:rsidRPr="007036CE">
              <w:rPr>
                <w:szCs w:val="22"/>
              </w:rPr>
              <w:t xml:space="preserve"> необходимо конвертировать в минимальные единицы валюты (для данного типа документов умножить на 100)</w:t>
            </w:r>
          </w:p>
        </w:tc>
      </w:tr>
      <w:tr w:rsidR="00194707" w:rsidRPr="007036CE" w14:paraId="3E25D7F2" w14:textId="77777777" w:rsidTr="00B0621B">
        <w:tc>
          <w:tcPr>
            <w:tcW w:w="1110" w:type="pct"/>
          </w:tcPr>
          <w:p w14:paraId="3A50AA45" w14:textId="77777777" w:rsidR="00194707" w:rsidRPr="007036CE" w:rsidRDefault="00194707" w:rsidP="00194707">
            <w:pPr>
              <w:pStyle w:val="GOSTTablenorm"/>
              <w:rPr>
                <w:szCs w:val="22"/>
              </w:rPr>
            </w:pPr>
            <w:ins w:id="10979" w:author="Сатлер Марина Викторовна" w:date="2024-02-13T15:01:00Z">
              <w:r w:rsidRPr="007036CE">
                <w:lastRenderedPageBreak/>
                <w:t>Сумма_второй_плановый_руб</w:t>
              </w:r>
            </w:ins>
          </w:p>
        </w:tc>
        <w:tc>
          <w:tcPr>
            <w:tcW w:w="299" w:type="pct"/>
          </w:tcPr>
          <w:p w14:paraId="43A0EBCA" w14:textId="77777777" w:rsidR="00194707" w:rsidRPr="007036CE" w:rsidRDefault="00194707" w:rsidP="00194707">
            <w:pPr>
              <w:pStyle w:val="GOSTTablenorm"/>
              <w:rPr>
                <w:szCs w:val="22"/>
              </w:rPr>
            </w:pPr>
            <w:r w:rsidRPr="007036CE">
              <w:rPr>
                <w:szCs w:val="22"/>
              </w:rPr>
              <w:t>Да</w:t>
            </w:r>
          </w:p>
        </w:tc>
        <w:tc>
          <w:tcPr>
            <w:tcW w:w="1110" w:type="pct"/>
          </w:tcPr>
          <w:p w14:paraId="0F826C3E" w14:textId="77777777" w:rsidR="00194707" w:rsidRPr="007036CE" w:rsidRDefault="00194707" w:rsidP="00194707">
            <w:pPr>
              <w:pStyle w:val="GOSTTablenorm"/>
              <w:rPr>
                <w:szCs w:val="22"/>
              </w:rPr>
            </w:pPr>
            <w:ins w:id="10980" w:author="Сатлер Марина Викторовна" w:date="2024-02-13T15:02:00Z">
              <w:r w:rsidRPr="007036CE">
                <w:t>Сумма на второй год планового периода</w:t>
              </w:r>
            </w:ins>
          </w:p>
        </w:tc>
        <w:tc>
          <w:tcPr>
            <w:tcW w:w="1110" w:type="pct"/>
          </w:tcPr>
          <w:p w14:paraId="197F416B" w14:textId="77777777" w:rsidR="0017407F" w:rsidRPr="007036CE" w:rsidRDefault="0017407F" w:rsidP="0017407F">
            <w:pPr>
              <w:pStyle w:val="GOSTTablenorm"/>
              <w:rPr>
                <w:ins w:id="10981" w:author="Сатлер Марина Викторовна" w:date="2024-07-08T10:33:00Z"/>
                <w:lang w:val="en-US"/>
              </w:rPr>
            </w:pPr>
            <w:ins w:id="10982" w:author="Сатлер Марина Викторовна" w:date="2024-07-08T10:33:00Z">
              <w:r w:rsidRPr="007036CE">
                <w:rPr>
                  <w:b/>
                  <w:lang w:val="en-US"/>
                </w:rPr>
                <w:t>SECTION_1:</w:t>
              </w:r>
              <w:r w:rsidRPr="007036CE">
                <w:rPr>
                  <w:lang w:val="en-US"/>
                </w:rPr>
                <w:t>SUM_2</w:t>
              </w:r>
            </w:ins>
          </w:p>
          <w:p w14:paraId="41FD76DE" w14:textId="77777777" w:rsidR="0017407F" w:rsidRPr="007036CE" w:rsidRDefault="0017407F" w:rsidP="0017407F">
            <w:pPr>
              <w:pStyle w:val="GOSTTablenorm"/>
              <w:rPr>
                <w:ins w:id="10983" w:author="Сатлер Марина Викторовна" w:date="2024-07-08T10:33:00Z"/>
                <w:lang w:val="en-US"/>
              </w:rPr>
            </w:pPr>
            <w:ins w:id="10984" w:author="Сатлер Марина Викторовна" w:date="2024-07-08T10:33:00Z">
              <w:r w:rsidRPr="007036CE">
                <w:rPr>
                  <w:b/>
                  <w:szCs w:val="24"/>
                  <w:lang w:val="en-US"/>
                </w:rPr>
                <w:t>SECTION_2:</w:t>
              </w:r>
              <w:r w:rsidRPr="007036CE">
                <w:rPr>
                  <w:lang w:val="en-US"/>
                </w:rPr>
                <w:t>SUM_2</w:t>
              </w:r>
            </w:ins>
          </w:p>
          <w:p w14:paraId="33C60A0D" w14:textId="77777777" w:rsidR="0017407F" w:rsidRPr="007036CE" w:rsidRDefault="0017407F" w:rsidP="0017407F">
            <w:pPr>
              <w:pStyle w:val="GOSTTablenorm"/>
              <w:rPr>
                <w:ins w:id="10985" w:author="Сатлер Марина Викторовна" w:date="2024-07-08T10:33:00Z"/>
                <w:b/>
                <w:lang w:val="en-US"/>
              </w:rPr>
            </w:pPr>
            <w:ins w:id="10986" w:author="Сатлер Марина Викторовна" w:date="2024-07-08T10:33:00Z">
              <w:r w:rsidRPr="007036CE">
                <w:rPr>
                  <w:b/>
                  <w:szCs w:val="24"/>
                  <w:lang w:val="en-US"/>
                </w:rPr>
                <w:t>SECTION_3:</w:t>
              </w:r>
              <w:r w:rsidRPr="007036CE">
                <w:rPr>
                  <w:lang w:val="en-US"/>
                </w:rPr>
                <w:t>SUM_2</w:t>
              </w:r>
            </w:ins>
          </w:p>
          <w:p w14:paraId="4F7C61AC" w14:textId="77777777" w:rsidR="00194707" w:rsidRPr="007036CE" w:rsidRDefault="00194707" w:rsidP="00194707">
            <w:pPr>
              <w:pStyle w:val="GOSTTablenorm"/>
              <w:rPr>
                <w:ins w:id="10987" w:author="Куклина Ю.В." w:date="2024-04-11T19:05:00Z"/>
                <w:szCs w:val="22"/>
                <w:lang w:val="en-US"/>
              </w:rPr>
            </w:pPr>
            <w:ins w:id="10988" w:author="Куклина Ю.В." w:date="2024-04-11T19:02:00Z">
              <w:r w:rsidRPr="007036CE">
                <w:rPr>
                  <w:b/>
                  <w:szCs w:val="24"/>
                  <w:lang w:val="en-US"/>
                </w:rPr>
                <w:t>SECTION_1:</w:t>
              </w:r>
              <w:r w:rsidRPr="007036CE">
                <w:rPr>
                  <w:szCs w:val="22"/>
                  <w:lang w:val="en-US"/>
                </w:rPr>
                <w:t>SUM_3</w:t>
              </w:r>
            </w:ins>
          </w:p>
          <w:p w14:paraId="71BBF23A" w14:textId="77777777" w:rsidR="00194707" w:rsidRPr="007036CE" w:rsidRDefault="00194707" w:rsidP="00194707">
            <w:pPr>
              <w:pStyle w:val="GOSTTablenorm"/>
              <w:rPr>
                <w:ins w:id="10989" w:author="Куклина Ю.В." w:date="2024-04-11T19:05:00Z"/>
                <w:szCs w:val="22"/>
                <w:lang w:val="en-US"/>
              </w:rPr>
            </w:pPr>
            <w:ins w:id="10990" w:author="Куклина Ю.В." w:date="2024-04-11T19:05:00Z">
              <w:r w:rsidRPr="007036CE">
                <w:rPr>
                  <w:b/>
                  <w:szCs w:val="24"/>
                  <w:lang w:val="en-US"/>
                </w:rPr>
                <w:t>SECTION_2:</w:t>
              </w:r>
              <w:r w:rsidRPr="007036CE">
                <w:rPr>
                  <w:szCs w:val="22"/>
                  <w:lang w:val="en-US"/>
                </w:rPr>
                <w:t>SUM_3</w:t>
              </w:r>
            </w:ins>
          </w:p>
          <w:p w14:paraId="524886BE" w14:textId="77777777" w:rsidR="00194707" w:rsidRPr="007036CE" w:rsidRDefault="00194707" w:rsidP="00194707">
            <w:pPr>
              <w:pStyle w:val="GOSTTablenorm"/>
              <w:rPr>
                <w:szCs w:val="24"/>
                <w:lang w:val="en-US"/>
              </w:rPr>
            </w:pPr>
            <w:ins w:id="10991" w:author="Куклина Ю.В." w:date="2024-04-11T19:05:00Z">
              <w:r w:rsidRPr="007036CE">
                <w:rPr>
                  <w:b/>
                  <w:szCs w:val="24"/>
                  <w:lang w:val="en-US"/>
                </w:rPr>
                <w:t>SECTION_3:</w:t>
              </w:r>
              <w:r w:rsidRPr="007036CE">
                <w:rPr>
                  <w:szCs w:val="22"/>
                  <w:lang w:val="en-US"/>
                </w:rPr>
                <w:t>SUM_3</w:t>
              </w:r>
            </w:ins>
          </w:p>
        </w:tc>
        <w:tc>
          <w:tcPr>
            <w:tcW w:w="1371" w:type="pct"/>
          </w:tcPr>
          <w:p w14:paraId="4366019D" w14:textId="77777777" w:rsidR="0017407F" w:rsidRPr="007036CE" w:rsidRDefault="0017407F" w:rsidP="0017407F">
            <w:pPr>
              <w:pStyle w:val="GOSTTablenorm"/>
              <w:rPr>
                <w:ins w:id="10992" w:author="Сатлер Марина Викторовна" w:date="2024-07-08T10:33:00Z"/>
              </w:rPr>
            </w:pPr>
            <w:ins w:id="10993" w:author="Сатлер Марина Викторовна" w:date="2024-07-08T10:33:00Z">
              <w:r w:rsidRPr="007036CE">
                <w:t>Если значение признака «НБЦ» соответствует «0», то заполняется согласно описанию:</w:t>
              </w:r>
            </w:ins>
          </w:p>
          <w:p w14:paraId="3B58AEAA" w14:textId="77777777" w:rsidR="00194707" w:rsidRPr="007036CE" w:rsidRDefault="00194707" w:rsidP="00194707">
            <w:pPr>
              <w:pStyle w:val="GOSTTablenorm"/>
              <w:rPr>
                <w:szCs w:val="22"/>
              </w:rPr>
            </w:pPr>
            <w:r w:rsidRPr="007036CE">
              <w:t>При обработке раздела 1 заполняется из тега</w:t>
            </w:r>
            <w:r w:rsidRPr="007036CE">
              <w:rPr>
                <w:b/>
                <w:szCs w:val="24"/>
              </w:rPr>
              <w:t xml:space="preserve"> </w:t>
            </w:r>
            <w:ins w:id="10994" w:author="Куклина Ю.В." w:date="2024-04-11T19:02:00Z">
              <w:r w:rsidRPr="007036CE">
                <w:rPr>
                  <w:b/>
                  <w:szCs w:val="24"/>
                  <w:lang w:val="en-US"/>
                </w:rPr>
                <w:t>SECTION</w:t>
              </w:r>
              <w:r w:rsidRPr="007036CE">
                <w:rPr>
                  <w:b/>
                  <w:szCs w:val="24"/>
                </w:rPr>
                <w:t>_1:</w:t>
              </w:r>
              <w:r w:rsidRPr="007036CE">
                <w:rPr>
                  <w:szCs w:val="22"/>
                </w:rPr>
                <w:t>SUM_3</w:t>
              </w:r>
            </w:ins>
            <w:ins w:id="10995" w:author="Сатлер Марина Викторовна" w:date="2024-07-08T11:29:00Z">
              <w:r w:rsidR="000F0C2A" w:rsidRPr="007036CE">
                <w:rPr>
                  <w:szCs w:val="22"/>
                </w:rPr>
                <w:t>.</w:t>
              </w:r>
            </w:ins>
          </w:p>
          <w:p w14:paraId="5431864D" w14:textId="77777777" w:rsidR="00194707" w:rsidRPr="007036CE" w:rsidRDefault="00194707" w:rsidP="00194707">
            <w:pPr>
              <w:pStyle w:val="GOSTTablenorm"/>
              <w:rPr>
                <w:szCs w:val="22"/>
              </w:rPr>
            </w:pPr>
            <w:r w:rsidRPr="007036CE">
              <w:t>При обработке раздела 2 заполняется из тега</w:t>
            </w:r>
            <w:r w:rsidRPr="007036CE">
              <w:rPr>
                <w:b/>
                <w:szCs w:val="24"/>
              </w:rPr>
              <w:t xml:space="preserve"> </w:t>
            </w:r>
            <w:ins w:id="10996" w:author="Куклина Ю.В." w:date="2024-04-11T19:02:00Z">
              <w:r w:rsidRPr="007036CE">
                <w:rPr>
                  <w:b/>
                  <w:szCs w:val="24"/>
                  <w:lang w:val="en-US"/>
                </w:rPr>
                <w:t>SECTION</w:t>
              </w:r>
              <w:r w:rsidRPr="007036CE">
                <w:rPr>
                  <w:b/>
                  <w:szCs w:val="24"/>
                </w:rPr>
                <w:t>_</w:t>
              </w:r>
            </w:ins>
            <w:r w:rsidRPr="007036CE">
              <w:rPr>
                <w:b/>
                <w:szCs w:val="24"/>
              </w:rPr>
              <w:t>2</w:t>
            </w:r>
            <w:ins w:id="10997" w:author="Куклина Ю.В." w:date="2024-04-11T19:02:00Z">
              <w:r w:rsidRPr="007036CE">
                <w:rPr>
                  <w:b/>
                  <w:szCs w:val="24"/>
                </w:rPr>
                <w:t>:</w:t>
              </w:r>
              <w:r w:rsidRPr="007036CE">
                <w:rPr>
                  <w:szCs w:val="22"/>
                </w:rPr>
                <w:t>SUM_3</w:t>
              </w:r>
            </w:ins>
            <w:ins w:id="10998" w:author="Сатлер Марина Викторовна" w:date="2024-07-08T11:29:00Z">
              <w:r w:rsidR="000F0C2A" w:rsidRPr="007036CE">
                <w:rPr>
                  <w:szCs w:val="22"/>
                </w:rPr>
                <w:t>.</w:t>
              </w:r>
            </w:ins>
          </w:p>
          <w:p w14:paraId="0AFA09F3" w14:textId="77777777" w:rsidR="00194707" w:rsidRPr="007036CE" w:rsidRDefault="00194707" w:rsidP="00194707">
            <w:pPr>
              <w:pStyle w:val="GOSTTablenorm"/>
              <w:rPr>
                <w:szCs w:val="22"/>
              </w:rPr>
            </w:pPr>
            <w:r w:rsidRPr="007036CE">
              <w:t>При обработке раздела 3 заполняется из тега</w:t>
            </w:r>
            <w:r w:rsidRPr="007036CE">
              <w:rPr>
                <w:b/>
                <w:szCs w:val="24"/>
              </w:rPr>
              <w:t xml:space="preserve"> </w:t>
            </w:r>
            <w:ins w:id="10999" w:author="Куклина Ю.В." w:date="2024-04-11T19:02:00Z">
              <w:r w:rsidRPr="007036CE">
                <w:rPr>
                  <w:b/>
                  <w:szCs w:val="24"/>
                  <w:lang w:val="en-US"/>
                </w:rPr>
                <w:t>SECTION</w:t>
              </w:r>
              <w:r w:rsidRPr="007036CE">
                <w:rPr>
                  <w:b/>
                  <w:szCs w:val="24"/>
                </w:rPr>
                <w:t>_</w:t>
              </w:r>
            </w:ins>
            <w:r w:rsidRPr="007036CE">
              <w:rPr>
                <w:b/>
                <w:szCs w:val="24"/>
              </w:rPr>
              <w:t>3</w:t>
            </w:r>
            <w:ins w:id="11000" w:author="Куклина Ю.В." w:date="2024-04-11T19:02:00Z">
              <w:r w:rsidRPr="007036CE">
                <w:rPr>
                  <w:b/>
                  <w:szCs w:val="24"/>
                </w:rPr>
                <w:t>:</w:t>
              </w:r>
              <w:r w:rsidRPr="007036CE">
                <w:rPr>
                  <w:szCs w:val="22"/>
                </w:rPr>
                <w:t>SUM_3</w:t>
              </w:r>
            </w:ins>
            <w:ins w:id="11001" w:author="Сатлер Марина Викторовна" w:date="2024-07-08T11:29:00Z">
              <w:r w:rsidR="000F0C2A" w:rsidRPr="007036CE">
                <w:rPr>
                  <w:szCs w:val="22"/>
                </w:rPr>
                <w:t>.</w:t>
              </w:r>
            </w:ins>
          </w:p>
          <w:p w14:paraId="355C57D1" w14:textId="77777777" w:rsidR="0017407F" w:rsidRPr="007036CE" w:rsidRDefault="0017407F" w:rsidP="0017407F">
            <w:pPr>
              <w:pStyle w:val="GOSTTablenorm"/>
              <w:rPr>
                <w:ins w:id="11002" w:author="Сатлер Марина Викторовна" w:date="2024-07-08T10:33:00Z"/>
                <w:szCs w:val="22"/>
              </w:rPr>
            </w:pPr>
          </w:p>
          <w:p w14:paraId="32A1AAAB" w14:textId="77777777" w:rsidR="0017407F" w:rsidRPr="007036CE" w:rsidRDefault="0017407F" w:rsidP="0017407F">
            <w:pPr>
              <w:pStyle w:val="GOSTTablenorm"/>
              <w:rPr>
                <w:ins w:id="11003" w:author="Сатлер Марина Викторовна" w:date="2024-07-08T10:33:00Z"/>
              </w:rPr>
            </w:pPr>
            <w:ins w:id="11004" w:author="Сатлер Марина Викторовна" w:date="2024-07-08T10:33:00Z">
              <w:r w:rsidRPr="007036CE">
                <w:t>Если значение признака «НБЦ» соответствует «1», то заполняется согласно описанию:</w:t>
              </w:r>
            </w:ins>
          </w:p>
          <w:p w14:paraId="7F1D2F5E" w14:textId="77777777" w:rsidR="0017407F" w:rsidRPr="007036CE" w:rsidRDefault="0017407F" w:rsidP="0017407F">
            <w:pPr>
              <w:pStyle w:val="GOSTTablenorm"/>
              <w:rPr>
                <w:ins w:id="11005" w:author="Сатлер Марина Викторовна" w:date="2024-07-08T10:33:00Z"/>
                <w:szCs w:val="22"/>
              </w:rPr>
            </w:pPr>
            <w:ins w:id="11006" w:author="Сатлер Марина Викторовна" w:date="2024-07-08T10:33:00Z">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2"/>
                </w:rPr>
                <w:t>SUM_2</w:t>
              </w:r>
            </w:ins>
          </w:p>
          <w:p w14:paraId="1DAF33C5" w14:textId="77777777" w:rsidR="0017407F" w:rsidRPr="007036CE" w:rsidRDefault="0017407F" w:rsidP="0017407F">
            <w:pPr>
              <w:pStyle w:val="GOSTTablenorm"/>
              <w:rPr>
                <w:ins w:id="11007" w:author="Сатлер Марина Викторовна" w:date="2024-07-08T10:33:00Z"/>
                <w:szCs w:val="22"/>
              </w:rPr>
            </w:pPr>
            <w:ins w:id="11008" w:author="Сатлер Марина Викторовна" w:date="2024-07-08T10:33:00Z">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2"/>
                </w:rPr>
                <w:t>SUM_2</w:t>
              </w:r>
            </w:ins>
            <w:ins w:id="11009" w:author="Сатлер Марина Викторовна" w:date="2024-07-08T11:29:00Z">
              <w:r w:rsidR="000F0C2A" w:rsidRPr="007036CE">
                <w:rPr>
                  <w:szCs w:val="22"/>
                </w:rPr>
                <w:t>.</w:t>
              </w:r>
            </w:ins>
          </w:p>
          <w:p w14:paraId="6561C18A" w14:textId="77777777" w:rsidR="0017407F" w:rsidRPr="007036CE" w:rsidRDefault="0017407F" w:rsidP="0017407F">
            <w:pPr>
              <w:pStyle w:val="GOSTTablenorm"/>
              <w:rPr>
                <w:ins w:id="11010" w:author="Сатлер Марина Викторовна" w:date="2024-07-08T10:33:00Z"/>
                <w:szCs w:val="22"/>
              </w:rPr>
            </w:pPr>
            <w:ins w:id="11011" w:author="Сатлер Марина Викторовна" w:date="2024-07-08T10:33:00Z">
              <w:r w:rsidRPr="007036CE">
                <w:t>При обработке раздела 3 заполняется из тега</w:t>
              </w:r>
              <w:r w:rsidRPr="007036CE">
                <w:rPr>
                  <w:b/>
                  <w:szCs w:val="24"/>
                </w:rPr>
                <w:t xml:space="preserve"> </w:t>
              </w:r>
              <w:r w:rsidRPr="007036CE">
                <w:rPr>
                  <w:b/>
                  <w:szCs w:val="24"/>
                  <w:lang w:val="en-US"/>
                </w:rPr>
                <w:t>SECTION</w:t>
              </w:r>
              <w:r w:rsidRPr="007036CE">
                <w:rPr>
                  <w:b/>
                  <w:szCs w:val="24"/>
                </w:rPr>
                <w:t>_3:</w:t>
              </w:r>
              <w:r w:rsidRPr="007036CE">
                <w:rPr>
                  <w:szCs w:val="22"/>
                </w:rPr>
                <w:t>SUM_2</w:t>
              </w:r>
            </w:ins>
            <w:ins w:id="11012" w:author="Сатлер Марина Викторовна" w:date="2024-07-08T11:29:00Z">
              <w:r w:rsidR="000F0C2A" w:rsidRPr="007036CE">
                <w:rPr>
                  <w:szCs w:val="22"/>
                </w:rPr>
                <w:t>.</w:t>
              </w:r>
            </w:ins>
          </w:p>
          <w:p w14:paraId="724AB514" w14:textId="77777777" w:rsidR="00194707" w:rsidRPr="007036CE" w:rsidRDefault="00194707" w:rsidP="00194707">
            <w:pPr>
              <w:pStyle w:val="GOSTTablenorm"/>
              <w:rPr>
                <w:szCs w:val="22"/>
              </w:rPr>
            </w:pPr>
          </w:p>
          <w:p w14:paraId="3711BA53" w14:textId="792D2A89" w:rsidR="00194707" w:rsidRPr="007036CE" w:rsidRDefault="00194707" w:rsidP="00194707">
            <w:pPr>
              <w:pStyle w:val="GOSTTablenorm"/>
            </w:pPr>
            <w:r w:rsidRPr="007036CE">
              <w:rPr>
                <w:szCs w:val="22"/>
              </w:rPr>
              <w:t xml:space="preserve">Сумма передается в единицах валюты с точностью 2 знака после запятой </w:t>
            </w:r>
            <w:r w:rsidR="00CC2920" w:rsidRPr="007036CE">
              <w:t>–</w:t>
            </w:r>
            <w:r w:rsidRPr="007036CE">
              <w:rPr>
                <w:szCs w:val="22"/>
              </w:rPr>
              <w:t xml:space="preserve"> необходимо конвертировать в минимальные единицы валюты (для данного типа документов умножить на 100)</w:t>
            </w:r>
          </w:p>
        </w:tc>
      </w:tr>
      <w:tr w:rsidR="00194707" w:rsidRPr="007036CE" w14:paraId="1824ADC4" w14:textId="77777777" w:rsidTr="00B0621B">
        <w:tc>
          <w:tcPr>
            <w:tcW w:w="1110" w:type="pct"/>
          </w:tcPr>
          <w:p w14:paraId="4CDA37EE" w14:textId="77777777" w:rsidR="00194707" w:rsidRPr="007036CE" w:rsidRDefault="00194707" w:rsidP="00194707">
            <w:pPr>
              <w:pStyle w:val="GOSTTablenorm"/>
              <w:rPr>
                <w:szCs w:val="22"/>
              </w:rPr>
            </w:pPr>
            <w:ins w:id="11013" w:author="Сатлер Марина Викторовна" w:date="2024-02-13T15:01:00Z">
              <w:r w:rsidRPr="007036CE">
                <w:lastRenderedPageBreak/>
                <w:t>Сумма_третий_плановый_руб</w:t>
              </w:r>
            </w:ins>
          </w:p>
        </w:tc>
        <w:tc>
          <w:tcPr>
            <w:tcW w:w="299" w:type="pct"/>
          </w:tcPr>
          <w:p w14:paraId="6AA07735" w14:textId="77777777" w:rsidR="00194707" w:rsidRPr="007036CE" w:rsidRDefault="00194707" w:rsidP="00194707">
            <w:pPr>
              <w:pStyle w:val="GOSTTablenorm"/>
              <w:rPr>
                <w:szCs w:val="22"/>
              </w:rPr>
            </w:pPr>
            <w:r w:rsidRPr="007036CE">
              <w:rPr>
                <w:szCs w:val="22"/>
              </w:rPr>
              <w:t>Да</w:t>
            </w:r>
          </w:p>
        </w:tc>
        <w:tc>
          <w:tcPr>
            <w:tcW w:w="1110" w:type="pct"/>
          </w:tcPr>
          <w:p w14:paraId="290A0C9D" w14:textId="77777777" w:rsidR="00194707" w:rsidRPr="007036CE" w:rsidRDefault="00194707" w:rsidP="00194707">
            <w:pPr>
              <w:pStyle w:val="GOSTTablenorm"/>
              <w:rPr>
                <w:szCs w:val="22"/>
              </w:rPr>
            </w:pPr>
            <w:ins w:id="11014" w:author="Сатлер Марина Викторовна" w:date="2024-02-13T15:02:00Z">
              <w:r w:rsidRPr="007036CE">
                <w:t>Сумма на третий год планового периода</w:t>
              </w:r>
            </w:ins>
          </w:p>
        </w:tc>
        <w:tc>
          <w:tcPr>
            <w:tcW w:w="1110" w:type="pct"/>
          </w:tcPr>
          <w:p w14:paraId="0192AD25" w14:textId="77777777" w:rsidR="00194707" w:rsidRPr="007036CE" w:rsidRDefault="00194707" w:rsidP="00194707">
            <w:pPr>
              <w:pStyle w:val="GOSTTablenorm"/>
              <w:rPr>
                <w:ins w:id="11015" w:author="Куклина Ю.В." w:date="2024-04-11T19:05:00Z"/>
                <w:szCs w:val="22"/>
                <w:lang w:val="en-US"/>
              </w:rPr>
            </w:pPr>
            <w:ins w:id="11016" w:author="Куклина Ю.В." w:date="2024-04-11T19:02:00Z">
              <w:r w:rsidRPr="007036CE">
                <w:rPr>
                  <w:b/>
                  <w:szCs w:val="24"/>
                  <w:lang w:val="en-US"/>
                </w:rPr>
                <w:t>SECTION_1:</w:t>
              </w:r>
              <w:r w:rsidRPr="007036CE">
                <w:rPr>
                  <w:szCs w:val="22"/>
                  <w:lang w:val="en-US"/>
                </w:rPr>
                <w:t>SUM_</w:t>
              </w:r>
              <w:del w:id="11017" w:author="Сатлер Марина Викторовна" w:date="2024-07-08T10:34:00Z">
                <w:r w:rsidRPr="007036CE" w:rsidDel="0017407F">
                  <w:rPr>
                    <w:szCs w:val="22"/>
                    <w:lang w:val="en-US"/>
                  </w:rPr>
                  <w:delText>4</w:delText>
                </w:r>
              </w:del>
            </w:ins>
            <w:ins w:id="11018" w:author="Сатлер Марина Викторовна" w:date="2024-07-08T10:34:00Z">
              <w:r w:rsidR="0017407F" w:rsidRPr="007036CE">
                <w:rPr>
                  <w:szCs w:val="22"/>
                  <w:lang w:val="en-US"/>
                </w:rPr>
                <w:t>3</w:t>
              </w:r>
            </w:ins>
          </w:p>
          <w:p w14:paraId="73090A34" w14:textId="77777777" w:rsidR="00194707" w:rsidRPr="007036CE" w:rsidRDefault="00194707" w:rsidP="00194707">
            <w:pPr>
              <w:pStyle w:val="GOSTTablenorm"/>
              <w:rPr>
                <w:ins w:id="11019" w:author="Куклина Ю.В." w:date="2024-04-11T19:05:00Z"/>
                <w:szCs w:val="22"/>
                <w:lang w:val="en-US"/>
              </w:rPr>
            </w:pPr>
            <w:ins w:id="11020" w:author="Куклина Ю.В." w:date="2024-04-11T19:05:00Z">
              <w:r w:rsidRPr="007036CE">
                <w:rPr>
                  <w:b/>
                  <w:szCs w:val="24"/>
                  <w:lang w:val="en-US"/>
                </w:rPr>
                <w:t>SECTION_2:</w:t>
              </w:r>
              <w:r w:rsidRPr="007036CE">
                <w:rPr>
                  <w:szCs w:val="22"/>
                  <w:lang w:val="en-US"/>
                </w:rPr>
                <w:t>SUM_</w:t>
              </w:r>
              <w:del w:id="11021" w:author="Сатлер Марина Викторовна" w:date="2024-07-08T10:34:00Z">
                <w:r w:rsidRPr="007036CE" w:rsidDel="0017407F">
                  <w:rPr>
                    <w:szCs w:val="22"/>
                    <w:lang w:val="en-US"/>
                  </w:rPr>
                  <w:delText>4</w:delText>
                </w:r>
              </w:del>
            </w:ins>
            <w:ins w:id="11022" w:author="Сатлер Марина Викторовна" w:date="2024-07-08T10:34:00Z">
              <w:r w:rsidR="0017407F" w:rsidRPr="007036CE">
                <w:rPr>
                  <w:szCs w:val="22"/>
                  <w:lang w:val="en-US"/>
                </w:rPr>
                <w:t>3</w:t>
              </w:r>
            </w:ins>
          </w:p>
          <w:p w14:paraId="3CD95BB6" w14:textId="77777777" w:rsidR="00194707" w:rsidRPr="007036CE" w:rsidRDefault="00194707" w:rsidP="0017407F">
            <w:pPr>
              <w:pStyle w:val="GOSTTablenorm"/>
              <w:rPr>
                <w:szCs w:val="24"/>
                <w:lang w:val="en-US"/>
              </w:rPr>
            </w:pPr>
            <w:ins w:id="11023" w:author="Куклина Ю.В." w:date="2024-04-11T19:05:00Z">
              <w:r w:rsidRPr="007036CE">
                <w:rPr>
                  <w:b/>
                  <w:szCs w:val="24"/>
                  <w:lang w:val="en-US"/>
                </w:rPr>
                <w:t>SECTION_3:</w:t>
              </w:r>
              <w:r w:rsidRPr="007036CE">
                <w:rPr>
                  <w:szCs w:val="22"/>
                  <w:lang w:val="en-US"/>
                </w:rPr>
                <w:t>SUM_</w:t>
              </w:r>
              <w:del w:id="11024" w:author="Сатлер Марина Викторовна" w:date="2024-07-08T10:34:00Z">
                <w:r w:rsidRPr="007036CE" w:rsidDel="0017407F">
                  <w:rPr>
                    <w:szCs w:val="22"/>
                    <w:lang w:val="en-US"/>
                  </w:rPr>
                  <w:delText>4</w:delText>
                </w:r>
              </w:del>
            </w:ins>
            <w:ins w:id="11025" w:author="Сатлер Марина Викторовна" w:date="2024-07-08T10:34:00Z">
              <w:r w:rsidR="0017407F" w:rsidRPr="007036CE">
                <w:rPr>
                  <w:szCs w:val="22"/>
                  <w:lang w:val="en-US"/>
                </w:rPr>
                <w:t>3</w:t>
              </w:r>
            </w:ins>
          </w:p>
        </w:tc>
        <w:tc>
          <w:tcPr>
            <w:tcW w:w="1371" w:type="pct"/>
          </w:tcPr>
          <w:p w14:paraId="79A02D01" w14:textId="77777777" w:rsidR="0017407F" w:rsidRPr="007036CE" w:rsidRDefault="0017407F" w:rsidP="0017407F">
            <w:pPr>
              <w:pStyle w:val="GOSTTablenorm"/>
              <w:rPr>
                <w:ins w:id="11026" w:author="Сатлер Марина Викторовна" w:date="2024-07-08T10:35:00Z"/>
              </w:rPr>
            </w:pPr>
            <w:ins w:id="11027" w:author="Сатлер Марина Викторовна" w:date="2024-07-08T10:35:00Z">
              <w:r w:rsidRPr="007036CE">
                <w:t>Если значение признака «НБЦ» соответствует «0», то указывается «0».</w:t>
              </w:r>
            </w:ins>
          </w:p>
          <w:p w14:paraId="10EB820B" w14:textId="77777777" w:rsidR="0017407F" w:rsidRPr="007036CE" w:rsidRDefault="0017407F" w:rsidP="0017407F">
            <w:pPr>
              <w:pStyle w:val="GOSTTablenorm"/>
              <w:rPr>
                <w:ins w:id="11028" w:author="Сатлер Марина Викторовна" w:date="2024-07-08T10:35:00Z"/>
              </w:rPr>
            </w:pPr>
          </w:p>
          <w:p w14:paraId="35E88B15" w14:textId="77777777" w:rsidR="0017407F" w:rsidRPr="007036CE" w:rsidRDefault="0017407F" w:rsidP="0017407F">
            <w:pPr>
              <w:pStyle w:val="GOSTTablenorm"/>
              <w:rPr>
                <w:ins w:id="11029" w:author="Сатлер Марина Викторовна" w:date="2024-07-08T10:35:00Z"/>
              </w:rPr>
            </w:pPr>
            <w:ins w:id="11030" w:author="Сатлер Марина Викторовна" w:date="2024-07-08T10:35:00Z">
              <w:r w:rsidRPr="007036CE">
                <w:t>Если значение признака «НБЦ» соответствует «1», то заполняется согласно описанию:</w:t>
              </w:r>
            </w:ins>
          </w:p>
          <w:p w14:paraId="352C691D" w14:textId="77777777" w:rsidR="00194707" w:rsidRPr="007036CE" w:rsidRDefault="00194707" w:rsidP="00194707">
            <w:pPr>
              <w:pStyle w:val="GOSTTablenorm"/>
              <w:rPr>
                <w:szCs w:val="22"/>
              </w:rPr>
            </w:pPr>
            <w:r w:rsidRPr="007036CE">
              <w:t>При обработке раздела 1 заполняется из тега</w:t>
            </w:r>
            <w:r w:rsidRPr="007036CE">
              <w:rPr>
                <w:b/>
                <w:szCs w:val="24"/>
              </w:rPr>
              <w:t xml:space="preserve"> </w:t>
            </w:r>
            <w:ins w:id="11031" w:author="Куклина Ю.В." w:date="2024-04-11T19:02:00Z">
              <w:r w:rsidRPr="007036CE">
                <w:rPr>
                  <w:b/>
                  <w:szCs w:val="24"/>
                  <w:lang w:val="en-US"/>
                </w:rPr>
                <w:t>SECTION</w:t>
              </w:r>
              <w:r w:rsidRPr="007036CE">
                <w:rPr>
                  <w:b/>
                  <w:szCs w:val="24"/>
                </w:rPr>
                <w:t>_1:</w:t>
              </w:r>
              <w:r w:rsidRPr="007036CE">
                <w:rPr>
                  <w:szCs w:val="22"/>
                </w:rPr>
                <w:t>SUM_</w:t>
              </w:r>
              <w:del w:id="11032" w:author="Сатлер Марина Викторовна" w:date="2024-07-08T10:35:00Z">
                <w:r w:rsidRPr="007036CE" w:rsidDel="0017407F">
                  <w:rPr>
                    <w:szCs w:val="22"/>
                  </w:rPr>
                  <w:delText>4</w:delText>
                </w:r>
              </w:del>
            </w:ins>
            <w:ins w:id="11033" w:author="Сатлер Марина Викторовна" w:date="2024-07-08T10:35:00Z">
              <w:r w:rsidR="0017407F" w:rsidRPr="007036CE">
                <w:rPr>
                  <w:szCs w:val="22"/>
                </w:rPr>
                <w:t>3</w:t>
              </w:r>
            </w:ins>
            <w:ins w:id="11034" w:author="Сатлер Марина Викторовна" w:date="2024-07-08T11:30:00Z">
              <w:r w:rsidR="000F0C2A" w:rsidRPr="007036CE">
                <w:rPr>
                  <w:szCs w:val="22"/>
                </w:rPr>
                <w:t>.</w:t>
              </w:r>
            </w:ins>
          </w:p>
          <w:p w14:paraId="03C95821" w14:textId="77777777" w:rsidR="00194707" w:rsidRPr="007036CE" w:rsidRDefault="00194707" w:rsidP="00194707">
            <w:pPr>
              <w:pStyle w:val="GOSTTablenorm"/>
              <w:rPr>
                <w:szCs w:val="22"/>
              </w:rPr>
            </w:pPr>
            <w:r w:rsidRPr="007036CE">
              <w:t>При обработке раздела 2 заполняется из тега</w:t>
            </w:r>
            <w:r w:rsidRPr="007036CE">
              <w:rPr>
                <w:b/>
                <w:szCs w:val="24"/>
              </w:rPr>
              <w:t xml:space="preserve"> </w:t>
            </w:r>
            <w:ins w:id="11035" w:author="Куклина Ю.В." w:date="2024-04-11T19:02:00Z">
              <w:r w:rsidRPr="007036CE">
                <w:rPr>
                  <w:b/>
                  <w:szCs w:val="24"/>
                  <w:lang w:val="en-US"/>
                </w:rPr>
                <w:t>SECTION</w:t>
              </w:r>
              <w:r w:rsidRPr="007036CE">
                <w:rPr>
                  <w:b/>
                  <w:szCs w:val="24"/>
                </w:rPr>
                <w:t>_</w:t>
              </w:r>
            </w:ins>
            <w:r w:rsidRPr="007036CE">
              <w:rPr>
                <w:b/>
                <w:szCs w:val="24"/>
              </w:rPr>
              <w:t>2</w:t>
            </w:r>
            <w:ins w:id="11036" w:author="Куклина Ю.В." w:date="2024-04-11T19:02:00Z">
              <w:r w:rsidRPr="007036CE">
                <w:rPr>
                  <w:b/>
                  <w:szCs w:val="24"/>
                </w:rPr>
                <w:t>:</w:t>
              </w:r>
              <w:r w:rsidRPr="007036CE">
                <w:rPr>
                  <w:szCs w:val="22"/>
                </w:rPr>
                <w:t>SUM_</w:t>
              </w:r>
              <w:del w:id="11037" w:author="Сатлер Марина Викторовна" w:date="2024-07-08T10:35:00Z">
                <w:r w:rsidRPr="007036CE" w:rsidDel="0017407F">
                  <w:rPr>
                    <w:szCs w:val="22"/>
                  </w:rPr>
                  <w:delText>4</w:delText>
                </w:r>
              </w:del>
            </w:ins>
            <w:ins w:id="11038" w:author="Сатлер Марина Викторовна" w:date="2024-07-08T10:35:00Z">
              <w:r w:rsidR="0017407F" w:rsidRPr="007036CE">
                <w:rPr>
                  <w:szCs w:val="22"/>
                </w:rPr>
                <w:t>3</w:t>
              </w:r>
            </w:ins>
            <w:ins w:id="11039" w:author="Сатлер Марина Викторовна" w:date="2024-07-08T11:30:00Z">
              <w:r w:rsidR="000F0C2A" w:rsidRPr="007036CE">
                <w:rPr>
                  <w:szCs w:val="22"/>
                </w:rPr>
                <w:t>.</w:t>
              </w:r>
            </w:ins>
          </w:p>
          <w:p w14:paraId="5E468E41" w14:textId="77777777" w:rsidR="00194707" w:rsidRPr="007036CE" w:rsidRDefault="00194707" w:rsidP="00194707">
            <w:pPr>
              <w:pStyle w:val="GOSTTablenorm"/>
              <w:rPr>
                <w:szCs w:val="22"/>
              </w:rPr>
            </w:pPr>
            <w:r w:rsidRPr="007036CE">
              <w:t>При обработке раздела 3 заполняется из тега</w:t>
            </w:r>
            <w:r w:rsidRPr="007036CE">
              <w:rPr>
                <w:b/>
                <w:szCs w:val="24"/>
              </w:rPr>
              <w:t xml:space="preserve"> </w:t>
            </w:r>
            <w:ins w:id="11040" w:author="Куклина Ю.В." w:date="2024-04-11T19:02:00Z">
              <w:r w:rsidRPr="007036CE">
                <w:rPr>
                  <w:b/>
                  <w:szCs w:val="24"/>
                  <w:lang w:val="en-US"/>
                </w:rPr>
                <w:t>SECTION</w:t>
              </w:r>
              <w:r w:rsidRPr="007036CE">
                <w:rPr>
                  <w:b/>
                  <w:szCs w:val="24"/>
                </w:rPr>
                <w:t>_</w:t>
              </w:r>
            </w:ins>
            <w:r w:rsidRPr="007036CE">
              <w:rPr>
                <w:b/>
                <w:szCs w:val="24"/>
              </w:rPr>
              <w:t>3</w:t>
            </w:r>
            <w:ins w:id="11041" w:author="Куклина Ю.В." w:date="2024-04-11T19:02:00Z">
              <w:r w:rsidRPr="007036CE">
                <w:rPr>
                  <w:b/>
                  <w:szCs w:val="24"/>
                </w:rPr>
                <w:t>:</w:t>
              </w:r>
              <w:r w:rsidRPr="007036CE">
                <w:rPr>
                  <w:szCs w:val="22"/>
                </w:rPr>
                <w:t>SUM_</w:t>
              </w:r>
              <w:del w:id="11042" w:author="Сатлер Марина Викторовна" w:date="2024-07-08T10:35:00Z">
                <w:r w:rsidRPr="007036CE" w:rsidDel="0017407F">
                  <w:rPr>
                    <w:szCs w:val="22"/>
                  </w:rPr>
                  <w:delText>4</w:delText>
                </w:r>
              </w:del>
            </w:ins>
            <w:ins w:id="11043" w:author="Сатлер Марина Викторовна" w:date="2024-07-08T10:35:00Z">
              <w:r w:rsidR="0017407F" w:rsidRPr="007036CE">
                <w:rPr>
                  <w:szCs w:val="22"/>
                </w:rPr>
                <w:t>3</w:t>
              </w:r>
            </w:ins>
            <w:ins w:id="11044" w:author="Сатлер Марина Викторовна" w:date="2024-07-08T11:30:00Z">
              <w:r w:rsidR="000F0C2A" w:rsidRPr="007036CE">
                <w:rPr>
                  <w:szCs w:val="22"/>
                </w:rPr>
                <w:t>.</w:t>
              </w:r>
            </w:ins>
          </w:p>
          <w:p w14:paraId="53CC2A28" w14:textId="77777777" w:rsidR="00194707" w:rsidRPr="007036CE" w:rsidRDefault="00194707" w:rsidP="00194707">
            <w:pPr>
              <w:pStyle w:val="GOSTTablenorm"/>
              <w:rPr>
                <w:szCs w:val="22"/>
              </w:rPr>
            </w:pPr>
          </w:p>
          <w:p w14:paraId="5A7A1280" w14:textId="40DCBE7C" w:rsidR="00194707" w:rsidRPr="007036CE" w:rsidRDefault="00194707" w:rsidP="00194707">
            <w:pPr>
              <w:pStyle w:val="GOSTTablenorm"/>
            </w:pPr>
            <w:r w:rsidRPr="007036CE">
              <w:rPr>
                <w:szCs w:val="22"/>
              </w:rPr>
              <w:t xml:space="preserve">Сумма передается в единицах валюты с точностью 2 знака после запятой </w:t>
            </w:r>
            <w:r w:rsidR="00CC2920" w:rsidRPr="007036CE">
              <w:t>–</w:t>
            </w:r>
            <w:r w:rsidRPr="007036CE">
              <w:rPr>
                <w:szCs w:val="22"/>
              </w:rPr>
              <w:t xml:space="preserve"> необходимо конвертировать в минимальные единицы валюты (для данного типа документов умножить на 100)</w:t>
            </w:r>
          </w:p>
        </w:tc>
      </w:tr>
    </w:tbl>
    <w:p w14:paraId="522AF5F1" w14:textId="6D242AD8" w:rsidR="00586316" w:rsidRPr="007036CE" w:rsidRDefault="009B61E2" w:rsidP="00432B55">
      <w:pPr>
        <w:pStyle w:val="GOSTNameTable"/>
      </w:pPr>
      <w:r w:rsidRPr="007036CE">
        <w:rPr>
          <w:noProof/>
        </w:rPr>
        <w:fldChar w:fldCharType="begin"/>
      </w:r>
      <w:r w:rsidRPr="007036CE">
        <w:rPr>
          <w:noProof/>
        </w:rPr>
        <w:instrText xml:space="preserve"> SEQ Таблица \* ARABIC </w:instrText>
      </w:r>
      <w:r w:rsidRPr="007036CE">
        <w:rPr>
          <w:noProof/>
        </w:rPr>
        <w:fldChar w:fldCharType="separate"/>
      </w:r>
      <w:bookmarkStart w:id="11045" w:name="_Toc222928046"/>
      <w:r w:rsidR="00BD74E1">
        <w:rPr>
          <w:noProof/>
        </w:rPr>
        <w:t>73</w:t>
      </w:r>
      <w:r w:rsidRPr="007036CE">
        <w:rPr>
          <w:noProof/>
        </w:rPr>
        <w:fldChar w:fldCharType="end"/>
      </w:r>
      <w:r w:rsidR="00586316" w:rsidRPr="007036CE">
        <w:t xml:space="preserve"> </w:t>
      </w:r>
      <w:r w:rsidR="00D9309A" w:rsidRPr="007036CE">
        <w:t>–</w:t>
      </w:r>
      <w:r w:rsidR="00586316" w:rsidRPr="007036CE">
        <w:t xml:space="preserve"> Перечень атрибутов, соответствующих типу документа</w:t>
      </w:r>
      <w:r w:rsidR="00432B55" w:rsidRPr="007036CE">
        <w:t xml:space="preserve"> «Справка об изменении сводной бюджетной росписи федерального бюджета и лимитов бюджетных обязательств на финансовый год и на плановый периодпо предложению главного распорядителя средств федерального бюджета (главного администратора источников финансирования дефицита федерального бюджета)» (ф.0501055) DBD_SumBudList_GRBS_GAIF</w:t>
      </w:r>
      <w:bookmarkEnd w:id="11045"/>
    </w:p>
    <w:tbl>
      <w:tblPr>
        <w:tblStyle w:val="GOSTTable"/>
        <w:tblW w:w="5000" w:type="pct"/>
        <w:tblLayout w:type="fixed"/>
        <w:tblLook w:val="07E0" w:firstRow="1" w:lastRow="1" w:firstColumn="1" w:lastColumn="1" w:noHBand="1" w:noVBand="1"/>
      </w:tblPr>
      <w:tblGrid>
        <w:gridCol w:w="3497"/>
        <w:gridCol w:w="943"/>
        <w:gridCol w:w="3496"/>
        <w:gridCol w:w="3496"/>
        <w:gridCol w:w="4328"/>
      </w:tblGrid>
      <w:tr w:rsidR="00586316" w:rsidRPr="007036CE" w14:paraId="09024167" w14:textId="77777777" w:rsidTr="00B0621B">
        <w:trPr>
          <w:cnfStyle w:val="100000000000" w:firstRow="1" w:lastRow="0" w:firstColumn="0" w:lastColumn="0" w:oddVBand="0" w:evenVBand="0" w:oddHBand="0" w:evenHBand="0" w:firstRowFirstColumn="0" w:firstRowLastColumn="0" w:lastRowFirstColumn="0" w:lastRowLastColumn="0"/>
        </w:trPr>
        <w:tc>
          <w:tcPr>
            <w:tcW w:w="1109" w:type="pct"/>
            <w:hideMark/>
          </w:tcPr>
          <w:p w14:paraId="552A122A" w14:textId="77777777" w:rsidR="00586316" w:rsidRPr="007036CE" w:rsidRDefault="00586316" w:rsidP="00586316">
            <w:pPr>
              <w:pStyle w:val="GOSTTableHead"/>
              <w:rPr>
                <w:szCs w:val="22"/>
              </w:rPr>
            </w:pPr>
            <w:r w:rsidRPr="007036CE">
              <w:rPr>
                <w:szCs w:val="22"/>
              </w:rPr>
              <w:t>Наименование атрибута</w:t>
            </w:r>
          </w:p>
        </w:tc>
        <w:tc>
          <w:tcPr>
            <w:tcW w:w="299" w:type="pct"/>
            <w:hideMark/>
          </w:tcPr>
          <w:p w14:paraId="4A07B983" w14:textId="77777777" w:rsidR="00586316" w:rsidRPr="007036CE" w:rsidRDefault="00586316" w:rsidP="00586316">
            <w:pPr>
              <w:pStyle w:val="GOSTTableHead"/>
              <w:rPr>
                <w:szCs w:val="22"/>
              </w:rPr>
            </w:pPr>
            <w:r w:rsidRPr="007036CE">
              <w:rPr>
                <w:szCs w:val="22"/>
              </w:rPr>
              <w:t>Вычисляемый атрибут</w:t>
            </w:r>
          </w:p>
        </w:tc>
        <w:tc>
          <w:tcPr>
            <w:tcW w:w="1109" w:type="pct"/>
            <w:hideMark/>
          </w:tcPr>
          <w:p w14:paraId="2564B1C8" w14:textId="77777777" w:rsidR="00586316" w:rsidRPr="007036CE" w:rsidRDefault="00586316" w:rsidP="00586316">
            <w:pPr>
              <w:pStyle w:val="GOSTTableHead"/>
              <w:rPr>
                <w:szCs w:val="22"/>
              </w:rPr>
            </w:pPr>
            <w:r w:rsidRPr="007036CE">
              <w:rPr>
                <w:szCs w:val="22"/>
              </w:rPr>
              <w:t>Описание атрибута</w:t>
            </w:r>
          </w:p>
        </w:tc>
        <w:tc>
          <w:tcPr>
            <w:tcW w:w="1109" w:type="pct"/>
            <w:hideMark/>
          </w:tcPr>
          <w:p w14:paraId="2304FB4F" w14:textId="77777777" w:rsidR="00586316" w:rsidRPr="007036CE" w:rsidRDefault="00586316" w:rsidP="00586316">
            <w:pPr>
              <w:pStyle w:val="GOSTTableHead"/>
              <w:rPr>
                <w:szCs w:val="22"/>
              </w:rPr>
            </w:pPr>
            <w:r w:rsidRPr="007036CE">
              <w:rPr>
                <w:szCs w:val="22"/>
              </w:rPr>
              <w:t>Реквизит документа (наименование тега)</w:t>
            </w:r>
          </w:p>
        </w:tc>
        <w:tc>
          <w:tcPr>
            <w:tcW w:w="1373" w:type="pct"/>
            <w:hideMark/>
          </w:tcPr>
          <w:p w14:paraId="1129BB47" w14:textId="77777777" w:rsidR="00586316" w:rsidRPr="007036CE" w:rsidRDefault="00586316" w:rsidP="00586316">
            <w:pPr>
              <w:pStyle w:val="GOSTTableHead"/>
              <w:rPr>
                <w:szCs w:val="22"/>
              </w:rPr>
            </w:pPr>
            <w:r w:rsidRPr="007036CE">
              <w:rPr>
                <w:szCs w:val="22"/>
              </w:rPr>
              <w:t>Алгоритм вычисления</w:t>
            </w:r>
          </w:p>
        </w:tc>
      </w:tr>
      <w:tr w:rsidR="00586316" w:rsidRPr="007036CE" w14:paraId="23B82AF2" w14:textId="77777777" w:rsidTr="00B0621B">
        <w:tc>
          <w:tcPr>
            <w:tcW w:w="1109" w:type="pct"/>
          </w:tcPr>
          <w:p w14:paraId="3693BF25" w14:textId="77777777" w:rsidR="00586316" w:rsidRPr="007036CE" w:rsidRDefault="00586316" w:rsidP="00586316">
            <w:pPr>
              <w:pStyle w:val="GOSTTablenorm"/>
              <w:rPr>
                <w:szCs w:val="22"/>
                <w:lang w:val="en-US"/>
              </w:rPr>
            </w:pPr>
            <w:r w:rsidRPr="007036CE">
              <w:rPr>
                <w:szCs w:val="22"/>
              </w:rPr>
              <w:t>Номер_документа</w:t>
            </w:r>
            <w:r w:rsidR="00142CBB" w:rsidRPr="007036CE">
              <w:rPr>
                <w:szCs w:val="22"/>
                <w:lang w:val="en-US"/>
              </w:rPr>
              <w:t>*</w:t>
            </w:r>
          </w:p>
        </w:tc>
        <w:tc>
          <w:tcPr>
            <w:tcW w:w="299" w:type="pct"/>
          </w:tcPr>
          <w:p w14:paraId="5D18C728" w14:textId="77777777" w:rsidR="00586316" w:rsidRPr="007036CE" w:rsidRDefault="00586316" w:rsidP="00586316">
            <w:pPr>
              <w:pStyle w:val="GOSTTablenorm"/>
              <w:rPr>
                <w:szCs w:val="22"/>
              </w:rPr>
            </w:pPr>
            <w:r w:rsidRPr="007036CE">
              <w:rPr>
                <w:szCs w:val="22"/>
              </w:rPr>
              <w:t>Нет</w:t>
            </w:r>
          </w:p>
        </w:tc>
        <w:tc>
          <w:tcPr>
            <w:tcW w:w="1109" w:type="pct"/>
          </w:tcPr>
          <w:p w14:paraId="1A9D25C5" w14:textId="77777777" w:rsidR="00586316" w:rsidRPr="007036CE" w:rsidRDefault="00586316" w:rsidP="00586316">
            <w:pPr>
              <w:pStyle w:val="GOSTTablenorm"/>
              <w:rPr>
                <w:szCs w:val="22"/>
              </w:rPr>
            </w:pPr>
            <w:r w:rsidRPr="007036CE">
              <w:rPr>
                <w:szCs w:val="22"/>
              </w:rPr>
              <w:t>Номер документа</w:t>
            </w:r>
          </w:p>
        </w:tc>
        <w:tc>
          <w:tcPr>
            <w:tcW w:w="1109" w:type="pct"/>
          </w:tcPr>
          <w:p w14:paraId="19BEC10C" w14:textId="77777777" w:rsidR="00586316" w:rsidRPr="007036CE" w:rsidRDefault="00586316" w:rsidP="00586316">
            <w:pPr>
              <w:pStyle w:val="GOSTTablenorm"/>
              <w:rPr>
                <w:szCs w:val="22"/>
              </w:rPr>
            </w:pPr>
            <w:r w:rsidRPr="007036CE">
              <w:rPr>
                <w:szCs w:val="22"/>
                <w:lang w:val="en-US"/>
              </w:rPr>
              <w:t>NUM_DOC</w:t>
            </w:r>
          </w:p>
        </w:tc>
        <w:tc>
          <w:tcPr>
            <w:tcW w:w="1373" w:type="pct"/>
          </w:tcPr>
          <w:p w14:paraId="4600B1F7" w14:textId="77777777" w:rsidR="00586316" w:rsidRPr="007036CE" w:rsidRDefault="00586316" w:rsidP="00586316">
            <w:pPr>
              <w:pStyle w:val="GOSTTablenorm"/>
            </w:pPr>
            <w:r w:rsidRPr="007036CE">
              <w:t>-</w:t>
            </w:r>
          </w:p>
        </w:tc>
      </w:tr>
      <w:tr w:rsidR="00586316" w:rsidRPr="007036CE" w14:paraId="2F4031AF" w14:textId="77777777" w:rsidTr="00B0621B">
        <w:tc>
          <w:tcPr>
            <w:tcW w:w="1109" w:type="pct"/>
          </w:tcPr>
          <w:p w14:paraId="6B545410" w14:textId="77777777" w:rsidR="00586316" w:rsidRPr="007036CE" w:rsidRDefault="00586316" w:rsidP="00586316">
            <w:pPr>
              <w:pStyle w:val="GOSTTablenorm"/>
              <w:rPr>
                <w:szCs w:val="22"/>
                <w:lang w:val="en-US"/>
              </w:rPr>
            </w:pPr>
            <w:r w:rsidRPr="007036CE">
              <w:rPr>
                <w:szCs w:val="22"/>
              </w:rPr>
              <w:lastRenderedPageBreak/>
              <w:t>Дата_документа</w:t>
            </w:r>
            <w:r w:rsidR="00142CBB" w:rsidRPr="007036CE">
              <w:rPr>
                <w:szCs w:val="22"/>
                <w:lang w:val="en-US"/>
              </w:rPr>
              <w:t>*</w:t>
            </w:r>
          </w:p>
        </w:tc>
        <w:tc>
          <w:tcPr>
            <w:tcW w:w="299" w:type="pct"/>
          </w:tcPr>
          <w:p w14:paraId="1D29D4F6" w14:textId="77777777" w:rsidR="00586316" w:rsidRPr="007036CE" w:rsidRDefault="00586316" w:rsidP="00586316">
            <w:pPr>
              <w:pStyle w:val="GOSTTablenorm"/>
              <w:rPr>
                <w:szCs w:val="22"/>
              </w:rPr>
            </w:pPr>
            <w:r w:rsidRPr="007036CE">
              <w:rPr>
                <w:szCs w:val="22"/>
              </w:rPr>
              <w:t>Нет</w:t>
            </w:r>
          </w:p>
        </w:tc>
        <w:tc>
          <w:tcPr>
            <w:tcW w:w="1109" w:type="pct"/>
          </w:tcPr>
          <w:p w14:paraId="68DBB19D" w14:textId="77777777" w:rsidR="00586316" w:rsidRPr="007036CE" w:rsidRDefault="00586316" w:rsidP="00586316">
            <w:pPr>
              <w:pStyle w:val="GOSTTablenorm"/>
              <w:rPr>
                <w:szCs w:val="22"/>
              </w:rPr>
            </w:pPr>
            <w:r w:rsidRPr="007036CE">
              <w:rPr>
                <w:szCs w:val="22"/>
              </w:rPr>
              <w:t>Дата документа</w:t>
            </w:r>
          </w:p>
        </w:tc>
        <w:tc>
          <w:tcPr>
            <w:tcW w:w="1109" w:type="pct"/>
          </w:tcPr>
          <w:p w14:paraId="4F39C27B" w14:textId="77777777" w:rsidR="00586316" w:rsidRPr="007036CE" w:rsidRDefault="00586316" w:rsidP="00586316">
            <w:pPr>
              <w:pStyle w:val="GOSTTablenorm"/>
              <w:rPr>
                <w:szCs w:val="22"/>
              </w:rPr>
            </w:pPr>
            <w:r w:rsidRPr="007036CE">
              <w:rPr>
                <w:szCs w:val="22"/>
                <w:lang w:val="en-US"/>
              </w:rPr>
              <w:t>DATE_DOC</w:t>
            </w:r>
          </w:p>
        </w:tc>
        <w:tc>
          <w:tcPr>
            <w:tcW w:w="1373" w:type="pct"/>
          </w:tcPr>
          <w:p w14:paraId="75E6B87B" w14:textId="77777777" w:rsidR="00586316" w:rsidRPr="007036CE" w:rsidRDefault="00586316" w:rsidP="00586316">
            <w:pPr>
              <w:pStyle w:val="GOSTTablenorm"/>
            </w:pPr>
            <w:r w:rsidRPr="007036CE">
              <w:t>-</w:t>
            </w:r>
          </w:p>
        </w:tc>
      </w:tr>
      <w:tr w:rsidR="00586316" w:rsidRPr="007036CE" w14:paraId="2AB0F8B4" w14:textId="77777777" w:rsidTr="00B0621B">
        <w:tc>
          <w:tcPr>
            <w:tcW w:w="1109" w:type="pct"/>
          </w:tcPr>
          <w:p w14:paraId="4CBEC8BC" w14:textId="77777777" w:rsidR="00586316" w:rsidRPr="007036CE" w:rsidRDefault="00586316" w:rsidP="00586316">
            <w:pPr>
              <w:pStyle w:val="GOSTTablenorm"/>
              <w:rPr>
                <w:szCs w:val="22"/>
              </w:rPr>
            </w:pPr>
            <w:r w:rsidRPr="007036CE">
              <w:rPr>
                <w:szCs w:val="22"/>
              </w:rPr>
              <w:t>Вид_документа</w:t>
            </w:r>
          </w:p>
        </w:tc>
        <w:tc>
          <w:tcPr>
            <w:tcW w:w="299" w:type="pct"/>
          </w:tcPr>
          <w:p w14:paraId="4E27BD0C" w14:textId="77777777" w:rsidR="00586316" w:rsidRPr="007036CE" w:rsidRDefault="00586316" w:rsidP="00586316">
            <w:pPr>
              <w:pStyle w:val="GOSTTablenorm"/>
              <w:rPr>
                <w:szCs w:val="22"/>
              </w:rPr>
            </w:pPr>
            <w:r w:rsidRPr="007036CE">
              <w:t>Нет</w:t>
            </w:r>
          </w:p>
        </w:tc>
        <w:tc>
          <w:tcPr>
            <w:tcW w:w="1109" w:type="pct"/>
          </w:tcPr>
          <w:p w14:paraId="658C4CA6" w14:textId="77777777" w:rsidR="00586316" w:rsidRPr="007036CE" w:rsidRDefault="00586316" w:rsidP="00586316">
            <w:pPr>
              <w:pStyle w:val="GOSTTablenorm"/>
              <w:rPr>
                <w:szCs w:val="22"/>
              </w:rPr>
            </w:pPr>
            <w:r w:rsidRPr="007036CE">
              <w:t>Вид документа</w:t>
            </w:r>
          </w:p>
        </w:tc>
        <w:tc>
          <w:tcPr>
            <w:tcW w:w="1109" w:type="pct"/>
          </w:tcPr>
          <w:p w14:paraId="52656D98" w14:textId="77777777" w:rsidR="00586316" w:rsidRPr="007036CE" w:rsidRDefault="00586316" w:rsidP="00586316">
            <w:pPr>
              <w:pStyle w:val="GOSTTablenorm"/>
              <w:rPr>
                <w:szCs w:val="22"/>
                <w:lang w:val="en-US"/>
              </w:rPr>
            </w:pPr>
            <w:r w:rsidRPr="007036CE">
              <w:rPr>
                <w:szCs w:val="22"/>
                <w:lang w:val="en-US"/>
              </w:rPr>
              <w:t>DOC_TYPE</w:t>
            </w:r>
          </w:p>
        </w:tc>
        <w:tc>
          <w:tcPr>
            <w:tcW w:w="1373" w:type="pct"/>
          </w:tcPr>
          <w:p w14:paraId="182A52A3" w14:textId="77777777" w:rsidR="00586316" w:rsidRPr="007036CE" w:rsidRDefault="00586316" w:rsidP="00586316">
            <w:pPr>
              <w:pStyle w:val="GOSTTablenorm"/>
            </w:pPr>
            <w:r w:rsidRPr="007036CE">
              <w:t>-</w:t>
            </w:r>
          </w:p>
        </w:tc>
      </w:tr>
      <w:tr w:rsidR="00586316" w:rsidRPr="007036CE" w14:paraId="77E72069" w14:textId="77777777" w:rsidTr="00B0621B">
        <w:tc>
          <w:tcPr>
            <w:tcW w:w="1109" w:type="pct"/>
          </w:tcPr>
          <w:p w14:paraId="6241E1C9" w14:textId="77777777" w:rsidR="00586316" w:rsidRPr="007036CE" w:rsidRDefault="00586316" w:rsidP="00586316">
            <w:pPr>
              <w:pStyle w:val="GOSTTablenorm"/>
              <w:rPr>
                <w:szCs w:val="22"/>
              </w:rPr>
            </w:pPr>
            <w:r w:rsidRPr="007036CE">
              <w:rPr>
                <w:szCs w:val="22"/>
              </w:rPr>
              <w:t>Уровень_конфиденциальности</w:t>
            </w:r>
          </w:p>
        </w:tc>
        <w:tc>
          <w:tcPr>
            <w:tcW w:w="299" w:type="pct"/>
          </w:tcPr>
          <w:p w14:paraId="147FD867" w14:textId="77777777" w:rsidR="00586316" w:rsidRPr="007036CE" w:rsidRDefault="00586316" w:rsidP="00586316">
            <w:pPr>
              <w:pStyle w:val="GOSTTablenorm"/>
              <w:rPr>
                <w:szCs w:val="22"/>
              </w:rPr>
            </w:pPr>
            <w:r w:rsidRPr="007036CE">
              <w:rPr>
                <w:szCs w:val="22"/>
              </w:rPr>
              <w:t>Нет</w:t>
            </w:r>
          </w:p>
        </w:tc>
        <w:tc>
          <w:tcPr>
            <w:tcW w:w="1109" w:type="pct"/>
          </w:tcPr>
          <w:p w14:paraId="079DAEFA" w14:textId="77777777" w:rsidR="00586316" w:rsidRPr="007036CE" w:rsidRDefault="00586316" w:rsidP="00586316">
            <w:pPr>
              <w:pStyle w:val="GOSTTablenorm"/>
              <w:rPr>
                <w:szCs w:val="22"/>
              </w:rPr>
            </w:pPr>
            <w:r w:rsidRPr="007036CE">
              <w:rPr>
                <w:szCs w:val="22"/>
              </w:rPr>
              <w:t>Уровень конфиденциальности</w:t>
            </w:r>
          </w:p>
        </w:tc>
        <w:tc>
          <w:tcPr>
            <w:tcW w:w="1109" w:type="pct"/>
          </w:tcPr>
          <w:p w14:paraId="474E7234" w14:textId="77777777" w:rsidR="00586316" w:rsidRPr="007036CE" w:rsidRDefault="00586316" w:rsidP="00586316">
            <w:pPr>
              <w:pStyle w:val="GOSTTablenorm"/>
              <w:rPr>
                <w:szCs w:val="22"/>
                <w:lang w:val="en-US"/>
              </w:rPr>
            </w:pPr>
            <w:r w:rsidRPr="007036CE">
              <w:rPr>
                <w:szCs w:val="22"/>
                <w:lang w:val="en-US"/>
              </w:rPr>
              <w:t>ACCESSLEVEL</w:t>
            </w:r>
          </w:p>
        </w:tc>
        <w:tc>
          <w:tcPr>
            <w:tcW w:w="1373" w:type="pct"/>
          </w:tcPr>
          <w:p w14:paraId="27801660" w14:textId="77777777" w:rsidR="00586316" w:rsidRPr="007036CE" w:rsidRDefault="00586316" w:rsidP="00586316">
            <w:pPr>
              <w:pStyle w:val="GOSTTablenorm"/>
              <w:rPr>
                <w:szCs w:val="22"/>
              </w:rPr>
            </w:pPr>
            <w:r w:rsidRPr="007036CE">
              <w:rPr>
                <w:szCs w:val="22"/>
              </w:rPr>
              <w:t>-</w:t>
            </w:r>
          </w:p>
        </w:tc>
      </w:tr>
      <w:tr w:rsidR="00586316" w:rsidRPr="007036CE" w14:paraId="5EA92579" w14:textId="77777777" w:rsidTr="00B0621B">
        <w:tc>
          <w:tcPr>
            <w:tcW w:w="1109" w:type="pct"/>
          </w:tcPr>
          <w:p w14:paraId="78D35D8B" w14:textId="77777777" w:rsidR="00586316" w:rsidRPr="007036CE" w:rsidRDefault="00586316" w:rsidP="00586316">
            <w:pPr>
              <w:pStyle w:val="GOSTTablenorm"/>
              <w:rPr>
                <w:szCs w:val="22"/>
              </w:rPr>
            </w:pPr>
            <w:r w:rsidRPr="007036CE">
              <w:rPr>
                <w:szCs w:val="22"/>
              </w:rPr>
              <w:t>Наименование_документа</w:t>
            </w:r>
          </w:p>
        </w:tc>
        <w:tc>
          <w:tcPr>
            <w:tcW w:w="299" w:type="pct"/>
          </w:tcPr>
          <w:p w14:paraId="5FB89202" w14:textId="77777777" w:rsidR="00586316" w:rsidRPr="007036CE" w:rsidRDefault="00586316" w:rsidP="00586316">
            <w:pPr>
              <w:pStyle w:val="GOSTTablenorm"/>
              <w:rPr>
                <w:szCs w:val="22"/>
              </w:rPr>
            </w:pPr>
            <w:r w:rsidRPr="007036CE">
              <w:rPr>
                <w:szCs w:val="22"/>
              </w:rPr>
              <w:t>Да</w:t>
            </w:r>
          </w:p>
        </w:tc>
        <w:tc>
          <w:tcPr>
            <w:tcW w:w="1109" w:type="pct"/>
          </w:tcPr>
          <w:p w14:paraId="46C641F3" w14:textId="77777777" w:rsidR="00586316" w:rsidRPr="007036CE" w:rsidRDefault="00586316" w:rsidP="00586316">
            <w:pPr>
              <w:pStyle w:val="GOSTTablenorm"/>
              <w:rPr>
                <w:szCs w:val="22"/>
              </w:rPr>
            </w:pPr>
            <w:r w:rsidRPr="007036CE">
              <w:rPr>
                <w:szCs w:val="22"/>
              </w:rPr>
              <w:t>Наименование документа</w:t>
            </w:r>
          </w:p>
        </w:tc>
        <w:tc>
          <w:tcPr>
            <w:tcW w:w="1109" w:type="pct"/>
          </w:tcPr>
          <w:p w14:paraId="3EDCDE58" w14:textId="77777777" w:rsidR="00586316" w:rsidRPr="007036CE" w:rsidRDefault="00586316" w:rsidP="00586316">
            <w:pPr>
              <w:pStyle w:val="GOSTTablenorm"/>
              <w:rPr>
                <w:szCs w:val="24"/>
              </w:rPr>
            </w:pPr>
            <w:r w:rsidRPr="007036CE">
              <w:rPr>
                <w:szCs w:val="22"/>
              </w:rPr>
              <w:t>-</w:t>
            </w:r>
          </w:p>
        </w:tc>
        <w:tc>
          <w:tcPr>
            <w:tcW w:w="1373" w:type="pct"/>
          </w:tcPr>
          <w:p w14:paraId="3A4AB25B" w14:textId="77777777" w:rsidR="00586316" w:rsidRPr="007036CE" w:rsidRDefault="00586316" w:rsidP="00363C4B">
            <w:pPr>
              <w:pStyle w:val="GOSTTablenorm"/>
            </w:pPr>
            <w:r w:rsidRPr="007036CE">
              <w:rPr>
                <w:szCs w:val="22"/>
              </w:rPr>
              <w:t xml:space="preserve">Наименование документа определяется по справочнику </w:t>
            </w:r>
            <w:r w:rsidR="00363C4B" w:rsidRPr="007036CE">
              <w:rPr>
                <w:szCs w:val="22"/>
              </w:rPr>
              <w:t>«</w:t>
            </w:r>
            <w:r w:rsidRPr="007036CE">
              <w:rPr>
                <w:szCs w:val="22"/>
              </w:rPr>
              <w:t>Типы документов</w:t>
            </w:r>
            <w:r w:rsidR="00363C4B" w:rsidRPr="007036CE">
              <w:rPr>
                <w:szCs w:val="22"/>
              </w:rPr>
              <w:t xml:space="preserve">» </w:t>
            </w:r>
            <w:r w:rsidRPr="007036CE">
              <w:rPr>
                <w:szCs w:val="22"/>
              </w:rPr>
              <w:t>с помощью значения атрибута Тип_документа (</w:t>
            </w:r>
            <w:r w:rsidRPr="007036CE">
              <w:rPr>
                <w:szCs w:val="22"/>
                <w:lang w:val="en-US"/>
              </w:rPr>
              <w:t>TypeDoc</w:t>
            </w:r>
            <w:r w:rsidRPr="007036CE">
              <w:rPr>
                <w:szCs w:val="22"/>
              </w:rPr>
              <w:t>) из заголовка запроса</w:t>
            </w:r>
          </w:p>
        </w:tc>
      </w:tr>
      <w:tr w:rsidR="00586316" w:rsidRPr="007036CE" w14:paraId="34E671C6" w14:textId="77777777" w:rsidTr="00B0621B">
        <w:tc>
          <w:tcPr>
            <w:tcW w:w="1109" w:type="pct"/>
          </w:tcPr>
          <w:p w14:paraId="1A0F79B0" w14:textId="77777777" w:rsidR="00586316" w:rsidRPr="007036CE" w:rsidRDefault="00586316" w:rsidP="00586316">
            <w:pPr>
              <w:pStyle w:val="GOSTTablenorm"/>
              <w:rPr>
                <w:szCs w:val="22"/>
              </w:rPr>
            </w:pPr>
            <w:r w:rsidRPr="007036CE">
              <w:rPr>
                <w:szCs w:val="22"/>
              </w:rPr>
              <w:t>Код_валюты</w:t>
            </w:r>
          </w:p>
        </w:tc>
        <w:tc>
          <w:tcPr>
            <w:tcW w:w="299" w:type="pct"/>
          </w:tcPr>
          <w:p w14:paraId="5EBC0989" w14:textId="77777777" w:rsidR="00586316" w:rsidRPr="007036CE" w:rsidRDefault="00586316" w:rsidP="00586316">
            <w:pPr>
              <w:pStyle w:val="GOSTTablenorm"/>
              <w:rPr>
                <w:szCs w:val="22"/>
              </w:rPr>
            </w:pPr>
            <w:r w:rsidRPr="007036CE">
              <w:rPr>
                <w:szCs w:val="22"/>
              </w:rPr>
              <w:t>Да</w:t>
            </w:r>
          </w:p>
        </w:tc>
        <w:tc>
          <w:tcPr>
            <w:tcW w:w="1109" w:type="pct"/>
          </w:tcPr>
          <w:p w14:paraId="6EC6BA3D" w14:textId="77777777" w:rsidR="00586316" w:rsidRPr="007036CE" w:rsidRDefault="00586316" w:rsidP="00586316">
            <w:pPr>
              <w:pStyle w:val="GOSTTablenorm"/>
              <w:rPr>
                <w:szCs w:val="22"/>
              </w:rPr>
            </w:pPr>
            <w:r w:rsidRPr="007036CE">
              <w:rPr>
                <w:szCs w:val="22"/>
              </w:rPr>
              <w:t>Код валюты</w:t>
            </w:r>
          </w:p>
        </w:tc>
        <w:tc>
          <w:tcPr>
            <w:tcW w:w="1109" w:type="pct"/>
          </w:tcPr>
          <w:p w14:paraId="58E39E76" w14:textId="77777777" w:rsidR="00586316" w:rsidRPr="007036CE" w:rsidRDefault="00586316" w:rsidP="00586316">
            <w:pPr>
              <w:pStyle w:val="GOSTTablenorm"/>
              <w:rPr>
                <w:szCs w:val="24"/>
              </w:rPr>
            </w:pPr>
            <w:r w:rsidRPr="007036CE">
              <w:rPr>
                <w:szCs w:val="22"/>
              </w:rPr>
              <w:t>-</w:t>
            </w:r>
          </w:p>
        </w:tc>
        <w:tc>
          <w:tcPr>
            <w:tcW w:w="1373" w:type="pct"/>
          </w:tcPr>
          <w:p w14:paraId="2F42E8B7" w14:textId="77777777" w:rsidR="00586316" w:rsidRPr="007036CE" w:rsidRDefault="00586316" w:rsidP="00586316">
            <w:pPr>
              <w:pStyle w:val="GOSTTablenorm"/>
            </w:pPr>
            <w:r w:rsidRPr="007036CE">
              <w:rPr>
                <w:szCs w:val="22"/>
              </w:rPr>
              <w:t>Указывается значение «643»</w:t>
            </w:r>
          </w:p>
        </w:tc>
      </w:tr>
      <w:tr w:rsidR="00CE3062" w:rsidRPr="007036CE" w14:paraId="44B19368" w14:textId="77777777" w:rsidTr="00B0621B">
        <w:trPr>
          <w:ins w:id="11046" w:author="Сатлер Марина Викторовна" w:date="2024-03-20T09:54:00Z"/>
        </w:trPr>
        <w:tc>
          <w:tcPr>
            <w:tcW w:w="1109" w:type="pct"/>
          </w:tcPr>
          <w:p w14:paraId="07A782BD" w14:textId="77777777" w:rsidR="00CE3062" w:rsidRPr="007036CE" w:rsidRDefault="00CE3062" w:rsidP="00CE3062">
            <w:pPr>
              <w:pStyle w:val="GOSTTablenorm"/>
              <w:rPr>
                <w:ins w:id="11047" w:author="Сатлер Марина Викторовна" w:date="2024-03-20T09:54:00Z"/>
                <w:szCs w:val="22"/>
              </w:rPr>
            </w:pPr>
            <w:ins w:id="11048" w:author="Сатлер Марина Викторовна" w:date="2024-03-20T09:54:00Z">
              <w:r w:rsidRPr="007036CE">
                <w:rPr>
                  <w:szCs w:val="22"/>
                </w:rPr>
                <w:t>Код_валюты_учета</w:t>
              </w:r>
            </w:ins>
          </w:p>
        </w:tc>
        <w:tc>
          <w:tcPr>
            <w:tcW w:w="299" w:type="pct"/>
          </w:tcPr>
          <w:p w14:paraId="404F3CEA" w14:textId="77777777" w:rsidR="00CE3062" w:rsidRPr="007036CE" w:rsidRDefault="00CE3062" w:rsidP="00CE3062">
            <w:pPr>
              <w:pStyle w:val="GOSTTablenorm"/>
              <w:rPr>
                <w:ins w:id="11049" w:author="Сатлер Марина Викторовна" w:date="2024-03-20T09:54:00Z"/>
                <w:szCs w:val="22"/>
              </w:rPr>
            </w:pPr>
            <w:ins w:id="11050" w:author="Сатлер Марина Викторовна" w:date="2024-03-20T09:54:00Z">
              <w:r w:rsidRPr="007036CE">
                <w:rPr>
                  <w:szCs w:val="22"/>
                </w:rPr>
                <w:t>да</w:t>
              </w:r>
            </w:ins>
          </w:p>
        </w:tc>
        <w:tc>
          <w:tcPr>
            <w:tcW w:w="1109" w:type="pct"/>
          </w:tcPr>
          <w:p w14:paraId="3AE0B5F3" w14:textId="77777777" w:rsidR="00CE3062" w:rsidRPr="007036CE" w:rsidRDefault="00CE3062" w:rsidP="00CE3062">
            <w:pPr>
              <w:pStyle w:val="GOSTTablenorm"/>
              <w:rPr>
                <w:ins w:id="11051" w:author="Сатлер Марина Викторовна" w:date="2024-03-20T09:54:00Z"/>
                <w:szCs w:val="22"/>
              </w:rPr>
            </w:pPr>
            <w:ins w:id="11052" w:author="Сатлер Марина Викторовна" w:date="2024-03-20T09:54:00Z">
              <w:r w:rsidRPr="007036CE">
                <w:rPr>
                  <w:szCs w:val="22"/>
                </w:rPr>
                <w:t>Код валюты учета по ОКВ</w:t>
              </w:r>
            </w:ins>
          </w:p>
        </w:tc>
        <w:tc>
          <w:tcPr>
            <w:tcW w:w="1109" w:type="pct"/>
          </w:tcPr>
          <w:p w14:paraId="59B0F60E" w14:textId="77777777" w:rsidR="00CE3062" w:rsidRPr="007036CE" w:rsidRDefault="00CE3062" w:rsidP="00CE3062">
            <w:pPr>
              <w:pStyle w:val="GOSTTablenorm"/>
              <w:rPr>
                <w:ins w:id="11053" w:author="Сатлер Марина Викторовна" w:date="2024-03-20T09:54:00Z"/>
                <w:szCs w:val="22"/>
              </w:rPr>
            </w:pPr>
            <w:ins w:id="11054" w:author="Сатлер Марина Викторовна" w:date="2024-03-20T09:54:00Z">
              <w:r w:rsidRPr="007036CE">
                <w:t>-</w:t>
              </w:r>
            </w:ins>
          </w:p>
        </w:tc>
        <w:tc>
          <w:tcPr>
            <w:tcW w:w="1373" w:type="pct"/>
          </w:tcPr>
          <w:p w14:paraId="74DC5B90" w14:textId="77777777" w:rsidR="00CE3062" w:rsidRPr="007036CE" w:rsidRDefault="00CE3062" w:rsidP="00CE3062">
            <w:pPr>
              <w:pStyle w:val="GOSTTablenorm"/>
              <w:rPr>
                <w:ins w:id="11055" w:author="Сатлер Марина Викторовна" w:date="2024-03-20T09:54:00Z"/>
                <w:szCs w:val="22"/>
              </w:rPr>
            </w:pPr>
            <w:ins w:id="11056" w:author="Сатлер Марина Викторовна" w:date="2024-03-20T09:54:00Z">
              <w:r w:rsidRPr="007036CE">
                <w:t>Указывается значение «643»</w:t>
              </w:r>
            </w:ins>
          </w:p>
        </w:tc>
      </w:tr>
      <w:tr w:rsidR="00CE3062" w:rsidRPr="007036CE" w14:paraId="01C67F56" w14:textId="77777777" w:rsidTr="00B0621B">
        <w:tc>
          <w:tcPr>
            <w:tcW w:w="1109" w:type="pct"/>
          </w:tcPr>
          <w:p w14:paraId="6B70CC6D" w14:textId="77777777" w:rsidR="00CE3062" w:rsidRPr="007036CE" w:rsidRDefault="00CE3062" w:rsidP="00CE3062">
            <w:pPr>
              <w:pStyle w:val="GOSTTablenorm"/>
              <w:rPr>
                <w:szCs w:val="22"/>
              </w:rPr>
            </w:pPr>
            <w:r w:rsidRPr="007036CE">
              <w:rPr>
                <w:szCs w:val="22"/>
              </w:rPr>
              <w:t>Код_бюджета</w:t>
            </w:r>
          </w:p>
        </w:tc>
        <w:tc>
          <w:tcPr>
            <w:tcW w:w="299" w:type="pct"/>
          </w:tcPr>
          <w:p w14:paraId="615F7505" w14:textId="77777777" w:rsidR="00CE3062" w:rsidRPr="007036CE" w:rsidRDefault="00CE3062" w:rsidP="00CE3062">
            <w:pPr>
              <w:pStyle w:val="GOSTTablenorm"/>
              <w:rPr>
                <w:szCs w:val="22"/>
              </w:rPr>
            </w:pPr>
            <w:r w:rsidRPr="007036CE">
              <w:rPr>
                <w:szCs w:val="22"/>
              </w:rPr>
              <w:t>Нет</w:t>
            </w:r>
          </w:p>
        </w:tc>
        <w:tc>
          <w:tcPr>
            <w:tcW w:w="1109" w:type="pct"/>
          </w:tcPr>
          <w:p w14:paraId="261931BC" w14:textId="77777777" w:rsidR="00CE3062" w:rsidRPr="007036CE" w:rsidRDefault="00CE3062" w:rsidP="00CE3062">
            <w:pPr>
              <w:pStyle w:val="GOSTTablenorm"/>
              <w:rPr>
                <w:szCs w:val="22"/>
              </w:rPr>
            </w:pPr>
            <w:r w:rsidRPr="007036CE">
              <w:rPr>
                <w:szCs w:val="22"/>
              </w:rPr>
              <w:t>Код бюджета</w:t>
            </w:r>
          </w:p>
        </w:tc>
        <w:tc>
          <w:tcPr>
            <w:tcW w:w="1109" w:type="pct"/>
          </w:tcPr>
          <w:p w14:paraId="2F95C8DF" w14:textId="77777777" w:rsidR="00CE3062" w:rsidRPr="007036CE" w:rsidRDefault="00CE3062" w:rsidP="00CE3062">
            <w:pPr>
              <w:pStyle w:val="GOSTTablenorm"/>
              <w:rPr>
                <w:szCs w:val="24"/>
              </w:rPr>
            </w:pPr>
            <w:r w:rsidRPr="007036CE">
              <w:rPr>
                <w:szCs w:val="24"/>
              </w:rPr>
              <w:t>BUDGET_CODE</w:t>
            </w:r>
          </w:p>
        </w:tc>
        <w:tc>
          <w:tcPr>
            <w:tcW w:w="1373" w:type="pct"/>
          </w:tcPr>
          <w:p w14:paraId="2047E91B" w14:textId="77777777" w:rsidR="00CE3062" w:rsidRPr="007036CE" w:rsidRDefault="00CE3062" w:rsidP="00CE3062">
            <w:pPr>
              <w:pStyle w:val="GOSTTablenorm"/>
            </w:pPr>
          </w:p>
        </w:tc>
      </w:tr>
      <w:tr w:rsidR="00CE3062" w:rsidRPr="007036CE" w14:paraId="54624962" w14:textId="77777777" w:rsidTr="00B0621B">
        <w:tc>
          <w:tcPr>
            <w:tcW w:w="1109" w:type="pct"/>
          </w:tcPr>
          <w:p w14:paraId="370FC781" w14:textId="77777777" w:rsidR="00CE3062" w:rsidRPr="007036CE" w:rsidRDefault="00CE3062" w:rsidP="00CE3062">
            <w:pPr>
              <w:pStyle w:val="GOSTTablenorm"/>
              <w:rPr>
                <w:szCs w:val="22"/>
              </w:rPr>
            </w:pPr>
            <w:r w:rsidRPr="007036CE">
              <w:rPr>
                <w:szCs w:val="22"/>
              </w:rPr>
              <w:t>Тип_бюджета</w:t>
            </w:r>
          </w:p>
        </w:tc>
        <w:tc>
          <w:tcPr>
            <w:tcW w:w="299" w:type="pct"/>
          </w:tcPr>
          <w:p w14:paraId="736581B8" w14:textId="77777777" w:rsidR="00CE3062" w:rsidRPr="007036CE" w:rsidRDefault="00CE3062" w:rsidP="00CE3062">
            <w:pPr>
              <w:pStyle w:val="GOSTTablenorm"/>
              <w:rPr>
                <w:szCs w:val="22"/>
              </w:rPr>
            </w:pPr>
            <w:r w:rsidRPr="007036CE">
              <w:rPr>
                <w:szCs w:val="22"/>
              </w:rPr>
              <w:t>Да</w:t>
            </w:r>
          </w:p>
        </w:tc>
        <w:tc>
          <w:tcPr>
            <w:tcW w:w="1109" w:type="pct"/>
          </w:tcPr>
          <w:p w14:paraId="182E693B" w14:textId="77777777" w:rsidR="00CE3062" w:rsidRPr="007036CE" w:rsidRDefault="00CE3062" w:rsidP="00CE3062">
            <w:pPr>
              <w:pStyle w:val="GOSTTablenorm"/>
              <w:rPr>
                <w:szCs w:val="22"/>
              </w:rPr>
            </w:pPr>
            <w:r w:rsidRPr="007036CE">
              <w:rPr>
                <w:szCs w:val="22"/>
              </w:rPr>
              <w:t>Тип бюджета</w:t>
            </w:r>
          </w:p>
        </w:tc>
        <w:tc>
          <w:tcPr>
            <w:tcW w:w="1109" w:type="pct"/>
          </w:tcPr>
          <w:p w14:paraId="4787B9CD" w14:textId="77777777" w:rsidR="00CE3062" w:rsidRPr="007036CE" w:rsidRDefault="00CE3062" w:rsidP="00CE3062">
            <w:pPr>
              <w:pStyle w:val="GOSTTablenorm"/>
              <w:rPr>
                <w:szCs w:val="24"/>
              </w:rPr>
            </w:pPr>
            <w:r w:rsidRPr="007036CE">
              <w:rPr>
                <w:szCs w:val="24"/>
              </w:rPr>
              <w:t>BUDGET_CODE</w:t>
            </w:r>
          </w:p>
        </w:tc>
        <w:tc>
          <w:tcPr>
            <w:tcW w:w="1373" w:type="pct"/>
          </w:tcPr>
          <w:p w14:paraId="3CEFBE3F" w14:textId="77777777" w:rsidR="00CE3062" w:rsidRPr="007036CE" w:rsidRDefault="00CE3062" w:rsidP="00CE3062">
            <w:pPr>
              <w:pStyle w:val="GOSTTablenorm"/>
            </w:pPr>
            <w:r w:rsidRPr="007036CE">
              <w:rPr>
                <w:szCs w:val="22"/>
              </w:rPr>
              <w:t>Тип бюджета определяется по справочнику «Бюджеты» (поиск по значению «Код бюджета»)</w:t>
            </w:r>
          </w:p>
        </w:tc>
      </w:tr>
      <w:tr w:rsidR="00CE3062" w:rsidRPr="007036CE" w14:paraId="55B47B46" w14:textId="77777777" w:rsidTr="00B0621B">
        <w:tc>
          <w:tcPr>
            <w:tcW w:w="1109" w:type="pct"/>
          </w:tcPr>
          <w:p w14:paraId="59A60DEA" w14:textId="77777777" w:rsidR="00CE3062" w:rsidRPr="007036CE" w:rsidRDefault="00CE3062" w:rsidP="00CE3062">
            <w:pPr>
              <w:pStyle w:val="GOSTTablenorm"/>
              <w:rPr>
                <w:szCs w:val="22"/>
              </w:rPr>
            </w:pPr>
            <w:r w:rsidRPr="007036CE">
              <w:rPr>
                <w:szCs w:val="22"/>
              </w:rPr>
              <w:t>Дата_ввода_в_действие</w:t>
            </w:r>
          </w:p>
        </w:tc>
        <w:tc>
          <w:tcPr>
            <w:tcW w:w="299" w:type="pct"/>
          </w:tcPr>
          <w:p w14:paraId="5270B7A1" w14:textId="77777777" w:rsidR="00CE3062" w:rsidRPr="007036CE" w:rsidRDefault="00CE3062" w:rsidP="00CE3062">
            <w:pPr>
              <w:pStyle w:val="GOSTTablenorm"/>
              <w:rPr>
                <w:szCs w:val="22"/>
              </w:rPr>
            </w:pPr>
            <w:r w:rsidRPr="007036CE">
              <w:rPr>
                <w:szCs w:val="22"/>
              </w:rPr>
              <w:t>Нет</w:t>
            </w:r>
          </w:p>
        </w:tc>
        <w:tc>
          <w:tcPr>
            <w:tcW w:w="1109" w:type="pct"/>
          </w:tcPr>
          <w:p w14:paraId="49416B5D" w14:textId="77777777" w:rsidR="00CE3062" w:rsidRPr="007036CE" w:rsidRDefault="00CE3062" w:rsidP="00CE3062">
            <w:pPr>
              <w:pStyle w:val="GOSTTablenorm"/>
              <w:rPr>
                <w:szCs w:val="22"/>
              </w:rPr>
            </w:pPr>
            <w:r w:rsidRPr="007036CE">
              <w:rPr>
                <w:szCs w:val="22"/>
              </w:rPr>
              <w:t>Дата ввода в действие</w:t>
            </w:r>
          </w:p>
        </w:tc>
        <w:tc>
          <w:tcPr>
            <w:tcW w:w="1109" w:type="pct"/>
          </w:tcPr>
          <w:p w14:paraId="6DC09A63" w14:textId="77777777" w:rsidR="00CE3062" w:rsidRPr="007036CE" w:rsidRDefault="00CE3062" w:rsidP="00CE3062">
            <w:pPr>
              <w:pStyle w:val="GOSTTablenorm"/>
              <w:rPr>
                <w:szCs w:val="24"/>
              </w:rPr>
            </w:pPr>
            <w:r w:rsidRPr="007036CE">
              <w:rPr>
                <w:szCs w:val="24"/>
              </w:rPr>
              <w:t>EVENT_DATE</w:t>
            </w:r>
          </w:p>
        </w:tc>
        <w:tc>
          <w:tcPr>
            <w:tcW w:w="1373" w:type="pct"/>
          </w:tcPr>
          <w:p w14:paraId="10EFAC5F" w14:textId="77777777" w:rsidR="00CE3062" w:rsidRPr="007036CE" w:rsidRDefault="00CE3062" w:rsidP="00CE3062">
            <w:pPr>
              <w:pStyle w:val="GOSTTablenorm"/>
            </w:pPr>
            <w:r w:rsidRPr="007036CE">
              <w:t>-</w:t>
            </w:r>
          </w:p>
        </w:tc>
      </w:tr>
      <w:tr w:rsidR="003C1C1E" w:rsidRPr="007036CE" w14:paraId="6D2C2355" w14:textId="77777777" w:rsidTr="00B0621B">
        <w:tc>
          <w:tcPr>
            <w:tcW w:w="1109" w:type="pct"/>
          </w:tcPr>
          <w:p w14:paraId="07EA0034" w14:textId="77777777" w:rsidR="003C1C1E" w:rsidRPr="007036CE" w:rsidRDefault="003C1C1E" w:rsidP="003C1C1E">
            <w:pPr>
              <w:pStyle w:val="GOSTTablenorm"/>
              <w:rPr>
                <w:szCs w:val="22"/>
              </w:rPr>
            </w:pPr>
            <w:r w:rsidRPr="007036CE">
              <w:rPr>
                <w:szCs w:val="22"/>
              </w:rPr>
              <w:t>Код_вида_изменени</w:t>
            </w:r>
            <w:commentRangeStart w:id="11057"/>
            <w:r w:rsidRPr="007036CE">
              <w:rPr>
                <w:szCs w:val="22"/>
              </w:rPr>
              <w:t>й</w:t>
            </w:r>
            <w:commentRangeEnd w:id="11057"/>
            <w:r w:rsidRPr="007036CE">
              <w:rPr>
                <w:rStyle w:val="afff4"/>
                <w:sz w:val="22"/>
                <w:szCs w:val="22"/>
              </w:rPr>
              <w:commentReference w:id="11057"/>
            </w:r>
          </w:p>
        </w:tc>
        <w:tc>
          <w:tcPr>
            <w:tcW w:w="299" w:type="pct"/>
          </w:tcPr>
          <w:p w14:paraId="37168137" w14:textId="77777777" w:rsidR="003C1C1E" w:rsidRPr="007036CE" w:rsidRDefault="003C1C1E" w:rsidP="003C1C1E">
            <w:pPr>
              <w:pStyle w:val="GOSTTablenorm"/>
              <w:rPr>
                <w:szCs w:val="22"/>
              </w:rPr>
            </w:pPr>
            <w:r w:rsidRPr="007036CE">
              <w:rPr>
                <w:szCs w:val="22"/>
              </w:rPr>
              <w:t>Нет</w:t>
            </w:r>
          </w:p>
        </w:tc>
        <w:tc>
          <w:tcPr>
            <w:tcW w:w="1109" w:type="pct"/>
          </w:tcPr>
          <w:p w14:paraId="7567E8E7" w14:textId="77777777" w:rsidR="003C1C1E" w:rsidRPr="007036CE" w:rsidRDefault="003C1C1E" w:rsidP="003C1C1E">
            <w:pPr>
              <w:pStyle w:val="GOSTTablenorm"/>
              <w:rPr>
                <w:szCs w:val="22"/>
              </w:rPr>
            </w:pPr>
            <w:r w:rsidRPr="007036CE">
              <w:rPr>
                <w:szCs w:val="22"/>
              </w:rPr>
              <w:t>Код вида изменения</w:t>
            </w:r>
          </w:p>
        </w:tc>
        <w:tc>
          <w:tcPr>
            <w:tcW w:w="1109" w:type="pct"/>
          </w:tcPr>
          <w:p w14:paraId="2E5EE286" w14:textId="77777777" w:rsidR="003C1C1E" w:rsidRPr="007036CE" w:rsidRDefault="003C1C1E" w:rsidP="003C1C1E">
            <w:pPr>
              <w:pStyle w:val="GOSTTablenorm"/>
              <w:rPr>
                <w:szCs w:val="24"/>
              </w:rPr>
            </w:pPr>
            <w:r w:rsidRPr="007036CE">
              <w:rPr>
                <w:szCs w:val="24"/>
              </w:rPr>
              <w:t>CHANGE_CODE</w:t>
            </w:r>
          </w:p>
        </w:tc>
        <w:tc>
          <w:tcPr>
            <w:tcW w:w="1373" w:type="pct"/>
          </w:tcPr>
          <w:p w14:paraId="09250B38" w14:textId="77777777" w:rsidR="003C1C1E" w:rsidRPr="007036CE" w:rsidRDefault="003C1C1E" w:rsidP="003C1C1E">
            <w:pPr>
              <w:pStyle w:val="GOSTTablenorm"/>
            </w:pPr>
            <w:r w:rsidRPr="007036CE">
              <w:t>-</w:t>
            </w:r>
          </w:p>
        </w:tc>
      </w:tr>
      <w:tr w:rsidR="00194707" w:rsidRPr="007036CE" w14:paraId="2BF013EB" w14:textId="77777777" w:rsidTr="00B0621B">
        <w:trPr>
          <w:ins w:id="11058" w:author="Сатлер Марина Викторовна" w:date="2024-07-05T17:11:00Z"/>
        </w:trPr>
        <w:tc>
          <w:tcPr>
            <w:tcW w:w="1109" w:type="pct"/>
          </w:tcPr>
          <w:p w14:paraId="5154525D" w14:textId="77777777" w:rsidR="00194707" w:rsidRPr="007036CE" w:rsidRDefault="00194707" w:rsidP="00194707">
            <w:pPr>
              <w:pStyle w:val="GOSTTablenorm"/>
              <w:rPr>
                <w:ins w:id="11059" w:author="Сатлер Марина Викторовна" w:date="2024-07-05T17:11:00Z"/>
                <w:szCs w:val="22"/>
              </w:rPr>
            </w:pPr>
            <w:ins w:id="11060" w:author="Сатлер Марина Викторовна" w:date="2024-07-05T17:11:00Z">
              <w:r w:rsidRPr="007036CE">
                <w:t>Новый_бюджетный_цикл</w:t>
              </w:r>
            </w:ins>
          </w:p>
        </w:tc>
        <w:tc>
          <w:tcPr>
            <w:tcW w:w="299" w:type="pct"/>
          </w:tcPr>
          <w:p w14:paraId="2AE89593" w14:textId="77777777" w:rsidR="00194707" w:rsidRPr="007036CE" w:rsidRDefault="00194707" w:rsidP="00194707">
            <w:pPr>
              <w:pStyle w:val="GOSTTablenorm"/>
              <w:rPr>
                <w:ins w:id="11061" w:author="Сатлер Марина Викторовна" w:date="2024-07-05T17:11:00Z"/>
                <w:szCs w:val="22"/>
              </w:rPr>
            </w:pPr>
            <w:ins w:id="11062" w:author="Сатлер Марина Викторовна" w:date="2024-07-05T17:11:00Z">
              <w:r w:rsidRPr="007036CE">
                <w:rPr>
                  <w:szCs w:val="22"/>
                </w:rPr>
                <w:t>Нет</w:t>
              </w:r>
            </w:ins>
          </w:p>
        </w:tc>
        <w:tc>
          <w:tcPr>
            <w:tcW w:w="1109" w:type="pct"/>
          </w:tcPr>
          <w:p w14:paraId="37BEEF6F" w14:textId="77777777" w:rsidR="00194707" w:rsidRPr="007036CE" w:rsidRDefault="00194707" w:rsidP="00194707">
            <w:pPr>
              <w:pStyle w:val="GOSTTablenorm"/>
              <w:rPr>
                <w:ins w:id="11063" w:author="Сатлер Марина Викторовна" w:date="2024-07-05T17:11:00Z"/>
                <w:szCs w:val="22"/>
              </w:rPr>
            </w:pPr>
            <w:ins w:id="11064" w:author="Сатлер Марина Викторовна" w:date="2024-07-05T17:11:00Z">
              <w:r w:rsidRPr="007036CE">
                <w:t>Признак «Новый бюджетный цикл»</w:t>
              </w:r>
            </w:ins>
          </w:p>
        </w:tc>
        <w:tc>
          <w:tcPr>
            <w:tcW w:w="1109" w:type="pct"/>
          </w:tcPr>
          <w:p w14:paraId="32F456A8" w14:textId="77777777" w:rsidR="00194707" w:rsidRPr="007036CE" w:rsidRDefault="00194707" w:rsidP="00194707">
            <w:pPr>
              <w:pStyle w:val="GOSTTablenorm"/>
              <w:rPr>
                <w:ins w:id="11065" w:author="Сатлер Марина Викторовна" w:date="2024-07-05T17:11:00Z"/>
                <w:szCs w:val="24"/>
              </w:rPr>
            </w:pPr>
            <w:ins w:id="11066" w:author="Сатлер Марина Викторовна" w:date="2024-07-05T17:11:00Z">
              <w:r w:rsidRPr="007036CE">
                <w:rPr>
                  <w:lang w:val="en-US"/>
                </w:rPr>
                <w:t>NBC</w:t>
              </w:r>
            </w:ins>
          </w:p>
        </w:tc>
        <w:tc>
          <w:tcPr>
            <w:tcW w:w="1373" w:type="pct"/>
          </w:tcPr>
          <w:p w14:paraId="62AD42FF" w14:textId="77777777" w:rsidR="00194707" w:rsidRPr="007036CE" w:rsidRDefault="00194707" w:rsidP="00194707">
            <w:pPr>
              <w:pStyle w:val="GOSTTablenorm"/>
              <w:rPr>
                <w:ins w:id="11067" w:author="Сатлер Марина Викторовна" w:date="2024-07-05T17:11:00Z"/>
              </w:rPr>
            </w:pPr>
            <w:ins w:id="11068" w:author="Сатлер Марина Викторовна" w:date="2024-07-05T17:11:00Z">
              <w:r w:rsidRPr="007036CE">
                <w:rPr>
                  <w:lang w:val="en-US"/>
                </w:rPr>
                <w:t>-</w:t>
              </w:r>
            </w:ins>
          </w:p>
        </w:tc>
      </w:tr>
      <w:tr w:rsidR="00194707" w:rsidRPr="007036CE" w14:paraId="3D595576" w14:textId="77777777" w:rsidTr="00B0621B">
        <w:tc>
          <w:tcPr>
            <w:tcW w:w="1109" w:type="pct"/>
          </w:tcPr>
          <w:p w14:paraId="3438EBB3" w14:textId="77777777" w:rsidR="00194707" w:rsidRPr="007036CE" w:rsidRDefault="00194707" w:rsidP="00194707">
            <w:pPr>
              <w:pStyle w:val="GOSTTablenorm"/>
              <w:rPr>
                <w:szCs w:val="22"/>
              </w:rPr>
            </w:pPr>
            <w:ins w:id="11069" w:author="Сатлер Марина Викторовна" w:date="2024-02-13T15:03:00Z">
              <w:r w:rsidRPr="007036CE">
                <w:rPr>
                  <w:szCs w:val="22"/>
                </w:rPr>
                <w:t>Раздел</w:t>
              </w:r>
            </w:ins>
          </w:p>
        </w:tc>
        <w:tc>
          <w:tcPr>
            <w:tcW w:w="299" w:type="pct"/>
          </w:tcPr>
          <w:p w14:paraId="06B6F6E4" w14:textId="77777777" w:rsidR="00194707" w:rsidRPr="007036CE" w:rsidRDefault="00194707" w:rsidP="00194707">
            <w:pPr>
              <w:pStyle w:val="GOSTTablenorm"/>
              <w:rPr>
                <w:szCs w:val="22"/>
              </w:rPr>
            </w:pPr>
            <w:ins w:id="11070" w:author="Сатлер Марина Викторовна" w:date="2024-02-13T15:03:00Z">
              <w:r w:rsidRPr="007036CE">
                <w:rPr>
                  <w:szCs w:val="22"/>
                </w:rPr>
                <w:t>Нет</w:t>
              </w:r>
            </w:ins>
          </w:p>
        </w:tc>
        <w:tc>
          <w:tcPr>
            <w:tcW w:w="1109" w:type="pct"/>
          </w:tcPr>
          <w:p w14:paraId="342A3988" w14:textId="77777777" w:rsidR="00194707" w:rsidRPr="007036CE" w:rsidRDefault="00194707" w:rsidP="00194707">
            <w:pPr>
              <w:pStyle w:val="GOSTTablenorm"/>
              <w:rPr>
                <w:szCs w:val="22"/>
              </w:rPr>
            </w:pPr>
            <w:ins w:id="11071" w:author="Сатлер Марина Викторовна" w:date="2024-02-13T15:03:00Z">
              <w:r w:rsidRPr="007036CE">
                <w:rPr>
                  <w:szCs w:val="22"/>
                </w:rPr>
                <w:t>Раздел</w:t>
              </w:r>
            </w:ins>
          </w:p>
        </w:tc>
        <w:tc>
          <w:tcPr>
            <w:tcW w:w="1109" w:type="pct"/>
          </w:tcPr>
          <w:p w14:paraId="52EDF2CB" w14:textId="77777777" w:rsidR="00194707" w:rsidRPr="007036CE" w:rsidRDefault="00194707" w:rsidP="00194707">
            <w:pPr>
              <w:pStyle w:val="GOSTTablenorm"/>
              <w:rPr>
                <w:ins w:id="11072" w:author="Куклина Ю.В." w:date="2024-04-11T19:04:00Z"/>
                <w:lang w:val="en-US"/>
              </w:rPr>
            </w:pPr>
            <w:ins w:id="11073" w:author="Куклина Ю.В." w:date="2024-04-11T19:02:00Z">
              <w:r w:rsidRPr="007036CE">
                <w:rPr>
                  <w:b/>
                  <w:szCs w:val="24"/>
                  <w:lang w:val="en-US"/>
                </w:rPr>
                <w:t>SECTION_1:</w:t>
              </w:r>
              <w:r w:rsidRPr="007036CE">
                <w:rPr>
                  <w:lang w:val="en-US"/>
                </w:rPr>
                <w:t>SECTION_TYPE</w:t>
              </w:r>
            </w:ins>
          </w:p>
          <w:p w14:paraId="0D882E2A" w14:textId="77777777" w:rsidR="00194707" w:rsidRPr="007036CE" w:rsidRDefault="00194707" w:rsidP="00194707">
            <w:pPr>
              <w:pStyle w:val="GOSTTablenorm"/>
              <w:rPr>
                <w:ins w:id="11074" w:author="Куклина Ю.В." w:date="2024-04-11T19:04:00Z"/>
                <w:lang w:val="en-US"/>
              </w:rPr>
            </w:pPr>
            <w:ins w:id="11075" w:author="Куклина Ю.В." w:date="2024-04-11T19:04:00Z">
              <w:r w:rsidRPr="007036CE">
                <w:rPr>
                  <w:b/>
                  <w:szCs w:val="24"/>
                  <w:lang w:val="en-US"/>
                </w:rPr>
                <w:t>SECTION_2:</w:t>
              </w:r>
              <w:r w:rsidRPr="007036CE">
                <w:rPr>
                  <w:lang w:val="en-US"/>
                </w:rPr>
                <w:t>SECTION_TYPE</w:t>
              </w:r>
            </w:ins>
          </w:p>
          <w:p w14:paraId="3C5FC19F" w14:textId="77777777" w:rsidR="00194707" w:rsidRPr="007036CE" w:rsidRDefault="00194707" w:rsidP="00194707">
            <w:pPr>
              <w:pStyle w:val="GOSTTablenorm"/>
              <w:rPr>
                <w:lang w:val="en-US"/>
              </w:rPr>
            </w:pPr>
            <w:ins w:id="11076" w:author="Куклина Ю.В." w:date="2024-04-11T19:04:00Z">
              <w:r w:rsidRPr="007036CE">
                <w:rPr>
                  <w:b/>
                  <w:szCs w:val="24"/>
                  <w:lang w:val="en-US"/>
                </w:rPr>
                <w:t>SECTION_3:</w:t>
              </w:r>
              <w:r w:rsidRPr="007036CE">
                <w:rPr>
                  <w:lang w:val="en-US"/>
                </w:rPr>
                <w:t>SECTION_TYPE</w:t>
              </w:r>
            </w:ins>
          </w:p>
          <w:p w14:paraId="4093CBBA" w14:textId="77777777" w:rsidR="00194707" w:rsidRPr="007036CE" w:rsidRDefault="00194707" w:rsidP="00194707">
            <w:pPr>
              <w:pStyle w:val="GOSTTablenorm"/>
              <w:rPr>
                <w:szCs w:val="24"/>
                <w:lang w:val="en-US"/>
              </w:rPr>
            </w:pPr>
            <w:ins w:id="11077" w:author="Куклина Ю.В." w:date="2024-04-11T19:04:00Z">
              <w:r w:rsidRPr="007036CE">
                <w:rPr>
                  <w:b/>
                  <w:szCs w:val="24"/>
                  <w:lang w:val="en-US"/>
                </w:rPr>
                <w:t>SECTION_</w:t>
              </w:r>
            </w:ins>
            <w:r w:rsidRPr="007036CE">
              <w:rPr>
                <w:b/>
                <w:szCs w:val="24"/>
                <w:lang w:val="en-US"/>
              </w:rPr>
              <w:t>4</w:t>
            </w:r>
            <w:ins w:id="11078" w:author="Куклина Ю.В." w:date="2024-04-11T19:04:00Z">
              <w:r w:rsidRPr="007036CE">
                <w:rPr>
                  <w:b/>
                  <w:szCs w:val="24"/>
                  <w:lang w:val="en-US"/>
                </w:rPr>
                <w:t>:</w:t>
              </w:r>
              <w:r w:rsidRPr="007036CE">
                <w:rPr>
                  <w:lang w:val="en-US"/>
                </w:rPr>
                <w:t>SECTION_TYPE</w:t>
              </w:r>
            </w:ins>
          </w:p>
        </w:tc>
        <w:tc>
          <w:tcPr>
            <w:tcW w:w="1373" w:type="pct"/>
          </w:tcPr>
          <w:p w14:paraId="00FB65AE" w14:textId="77777777" w:rsidR="00194707" w:rsidRPr="007036CE" w:rsidRDefault="00194707" w:rsidP="00194707">
            <w:pPr>
              <w:pStyle w:val="GOSTTablenorm"/>
              <w:rPr>
                <w:szCs w:val="22"/>
              </w:rPr>
            </w:pPr>
            <w:r w:rsidRPr="007036CE">
              <w:t>При обработке раздела 1 заполняется из тега</w:t>
            </w:r>
            <w:r w:rsidRPr="007036CE">
              <w:rPr>
                <w:b/>
                <w:szCs w:val="24"/>
              </w:rPr>
              <w:t xml:space="preserve"> </w:t>
            </w:r>
            <w:ins w:id="11079" w:author="Куклина Ю.В." w:date="2024-04-11T19:02:00Z">
              <w:r w:rsidRPr="007036CE">
                <w:rPr>
                  <w:b/>
                  <w:szCs w:val="24"/>
                  <w:lang w:val="en-US"/>
                </w:rPr>
                <w:t>SECTION</w:t>
              </w:r>
              <w:r w:rsidRPr="007036CE">
                <w:rPr>
                  <w:b/>
                  <w:szCs w:val="24"/>
                </w:rPr>
                <w:t>_1:</w:t>
              </w:r>
              <w:r w:rsidRPr="007036CE">
                <w:t>SECTION_TYPE</w:t>
              </w:r>
            </w:ins>
          </w:p>
          <w:p w14:paraId="47788626" w14:textId="77777777" w:rsidR="00194707" w:rsidRPr="007036CE" w:rsidRDefault="00194707" w:rsidP="00194707">
            <w:pPr>
              <w:pStyle w:val="GOSTTablenorm"/>
              <w:rPr>
                <w:szCs w:val="22"/>
              </w:rPr>
            </w:pPr>
            <w:r w:rsidRPr="007036CE">
              <w:t>При обработке раздела 2 заполняется из тега</w:t>
            </w:r>
            <w:r w:rsidRPr="007036CE">
              <w:rPr>
                <w:b/>
                <w:szCs w:val="24"/>
              </w:rPr>
              <w:t xml:space="preserve"> </w:t>
            </w:r>
            <w:ins w:id="11080" w:author="Куклина Ю.В." w:date="2024-04-11T19:02:00Z">
              <w:r w:rsidRPr="007036CE">
                <w:rPr>
                  <w:b/>
                  <w:szCs w:val="24"/>
                  <w:lang w:val="en-US"/>
                </w:rPr>
                <w:t>SECTION</w:t>
              </w:r>
              <w:r w:rsidRPr="007036CE">
                <w:rPr>
                  <w:b/>
                  <w:szCs w:val="24"/>
                </w:rPr>
                <w:t>_</w:t>
              </w:r>
            </w:ins>
            <w:r w:rsidRPr="007036CE">
              <w:rPr>
                <w:b/>
                <w:szCs w:val="24"/>
              </w:rPr>
              <w:t>2</w:t>
            </w:r>
            <w:ins w:id="11081" w:author="Куклина Ю.В." w:date="2024-04-11T19:02:00Z">
              <w:r w:rsidRPr="007036CE">
                <w:rPr>
                  <w:b/>
                  <w:szCs w:val="24"/>
                </w:rPr>
                <w:t>:</w:t>
              </w:r>
              <w:r w:rsidRPr="007036CE">
                <w:t>SECTION_TYPE</w:t>
              </w:r>
            </w:ins>
          </w:p>
          <w:p w14:paraId="75BF33A6" w14:textId="77777777" w:rsidR="00194707" w:rsidRPr="007036CE" w:rsidRDefault="00194707" w:rsidP="00194707">
            <w:pPr>
              <w:pStyle w:val="GOSTTablenorm"/>
            </w:pPr>
            <w:r w:rsidRPr="007036CE">
              <w:t>При обработке раздела 3 заполняется из тега</w:t>
            </w:r>
            <w:r w:rsidRPr="007036CE">
              <w:rPr>
                <w:b/>
                <w:szCs w:val="24"/>
              </w:rPr>
              <w:t xml:space="preserve"> </w:t>
            </w:r>
            <w:ins w:id="11082" w:author="Куклина Ю.В." w:date="2024-04-11T19:02:00Z">
              <w:r w:rsidRPr="007036CE">
                <w:rPr>
                  <w:b/>
                  <w:szCs w:val="24"/>
                  <w:lang w:val="en-US"/>
                </w:rPr>
                <w:t>SECTION</w:t>
              </w:r>
              <w:r w:rsidRPr="007036CE">
                <w:rPr>
                  <w:b/>
                  <w:szCs w:val="24"/>
                </w:rPr>
                <w:t>_</w:t>
              </w:r>
            </w:ins>
            <w:r w:rsidRPr="007036CE">
              <w:rPr>
                <w:b/>
                <w:szCs w:val="24"/>
              </w:rPr>
              <w:t>3</w:t>
            </w:r>
            <w:ins w:id="11083" w:author="Куклина Ю.В." w:date="2024-04-11T19:02:00Z">
              <w:r w:rsidRPr="007036CE">
                <w:rPr>
                  <w:b/>
                  <w:szCs w:val="24"/>
                </w:rPr>
                <w:t>:</w:t>
              </w:r>
              <w:r w:rsidRPr="007036CE">
                <w:t>SECTION_TYPE</w:t>
              </w:r>
            </w:ins>
          </w:p>
          <w:p w14:paraId="432D566C" w14:textId="77777777" w:rsidR="00194707" w:rsidRPr="007036CE" w:rsidRDefault="00194707" w:rsidP="00194707">
            <w:pPr>
              <w:pStyle w:val="GOSTTablenorm"/>
            </w:pPr>
            <w:r w:rsidRPr="007036CE">
              <w:t>При обработке раздела 3 заполняется из те</w:t>
            </w:r>
            <w:r w:rsidRPr="007036CE">
              <w:lastRenderedPageBreak/>
              <w:t>га</w:t>
            </w:r>
            <w:r w:rsidRPr="007036CE">
              <w:rPr>
                <w:b/>
                <w:szCs w:val="24"/>
              </w:rPr>
              <w:t xml:space="preserve"> </w:t>
            </w:r>
            <w:ins w:id="11084" w:author="Куклина Ю.В." w:date="2024-04-11T19:02:00Z">
              <w:r w:rsidRPr="007036CE">
                <w:rPr>
                  <w:b/>
                  <w:szCs w:val="24"/>
                  <w:lang w:val="en-US"/>
                </w:rPr>
                <w:t>SECTION</w:t>
              </w:r>
              <w:r w:rsidRPr="007036CE">
                <w:rPr>
                  <w:b/>
                  <w:szCs w:val="24"/>
                </w:rPr>
                <w:t>_</w:t>
              </w:r>
            </w:ins>
            <w:r w:rsidRPr="007036CE">
              <w:rPr>
                <w:b/>
                <w:szCs w:val="24"/>
              </w:rPr>
              <w:t>4</w:t>
            </w:r>
            <w:ins w:id="11085" w:author="Куклина Ю.В." w:date="2024-04-11T19:02:00Z">
              <w:r w:rsidRPr="007036CE">
                <w:rPr>
                  <w:b/>
                  <w:szCs w:val="24"/>
                </w:rPr>
                <w:t>:</w:t>
              </w:r>
              <w:r w:rsidRPr="007036CE">
                <w:t>SECTION_TYPE</w:t>
              </w:r>
            </w:ins>
          </w:p>
        </w:tc>
      </w:tr>
      <w:tr w:rsidR="00194707" w:rsidRPr="007036CE" w14:paraId="16D605A0" w14:textId="77777777" w:rsidTr="00B0621B">
        <w:tc>
          <w:tcPr>
            <w:tcW w:w="1109" w:type="pct"/>
          </w:tcPr>
          <w:p w14:paraId="27305CBF" w14:textId="77777777" w:rsidR="00194707" w:rsidRPr="007036CE" w:rsidRDefault="00194707" w:rsidP="00194707">
            <w:pPr>
              <w:pStyle w:val="GOSTTablenorm"/>
              <w:rPr>
                <w:szCs w:val="22"/>
              </w:rPr>
            </w:pPr>
            <w:r w:rsidRPr="007036CE">
              <w:lastRenderedPageBreak/>
              <w:t>Номер_строки</w:t>
            </w:r>
          </w:p>
        </w:tc>
        <w:tc>
          <w:tcPr>
            <w:tcW w:w="299" w:type="pct"/>
          </w:tcPr>
          <w:p w14:paraId="0562CCCE" w14:textId="77777777" w:rsidR="00194707" w:rsidRPr="007036CE" w:rsidRDefault="00194707" w:rsidP="00194707">
            <w:pPr>
              <w:pStyle w:val="GOSTTablenorm"/>
              <w:rPr>
                <w:szCs w:val="22"/>
              </w:rPr>
            </w:pPr>
            <w:r w:rsidRPr="007036CE">
              <w:t>Нет</w:t>
            </w:r>
          </w:p>
        </w:tc>
        <w:tc>
          <w:tcPr>
            <w:tcW w:w="1109" w:type="pct"/>
          </w:tcPr>
          <w:p w14:paraId="3A579DE7" w14:textId="77777777" w:rsidR="00194707" w:rsidRPr="007036CE" w:rsidRDefault="00194707" w:rsidP="00194707">
            <w:pPr>
              <w:pStyle w:val="GOSTTablenorm"/>
              <w:rPr>
                <w:szCs w:val="22"/>
              </w:rPr>
            </w:pPr>
            <w:r w:rsidRPr="007036CE">
              <w:t>Номер строки</w:t>
            </w:r>
          </w:p>
        </w:tc>
        <w:tc>
          <w:tcPr>
            <w:tcW w:w="1109" w:type="pct"/>
          </w:tcPr>
          <w:p w14:paraId="4E51810E" w14:textId="77777777" w:rsidR="00194707" w:rsidRPr="007036CE" w:rsidRDefault="00194707" w:rsidP="00194707">
            <w:pPr>
              <w:pStyle w:val="GOSTTablenorm"/>
              <w:rPr>
                <w:ins w:id="11086" w:author="Куклина Ю.В." w:date="2024-04-11T19:04:00Z"/>
                <w:szCs w:val="24"/>
                <w:lang w:val="en-US"/>
              </w:rPr>
            </w:pPr>
            <w:ins w:id="11087" w:author="Куклина Ю.В." w:date="2024-04-11T19:02:00Z">
              <w:r w:rsidRPr="007036CE">
                <w:rPr>
                  <w:b/>
                  <w:szCs w:val="24"/>
                  <w:lang w:val="en-US"/>
                </w:rPr>
                <w:t>SECTION_1:</w:t>
              </w:r>
              <w:r w:rsidRPr="007036CE">
                <w:rPr>
                  <w:szCs w:val="24"/>
                  <w:lang w:val="en-US"/>
                </w:rPr>
                <w:t>NUMBROW</w:t>
              </w:r>
            </w:ins>
          </w:p>
          <w:p w14:paraId="27D0E3A2" w14:textId="77777777" w:rsidR="00194707" w:rsidRPr="007036CE" w:rsidRDefault="00194707" w:rsidP="00194707">
            <w:pPr>
              <w:pStyle w:val="GOSTTablenorm"/>
              <w:rPr>
                <w:ins w:id="11088" w:author="Куклина Ю.В." w:date="2024-04-11T19:04:00Z"/>
                <w:szCs w:val="24"/>
                <w:lang w:val="en-US"/>
              </w:rPr>
            </w:pPr>
            <w:ins w:id="11089" w:author="Куклина Ю.В." w:date="2024-04-11T19:04:00Z">
              <w:r w:rsidRPr="007036CE">
                <w:rPr>
                  <w:b/>
                  <w:szCs w:val="24"/>
                  <w:lang w:val="en-US"/>
                </w:rPr>
                <w:t>SECTION_2:</w:t>
              </w:r>
              <w:r w:rsidRPr="007036CE">
                <w:rPr>
                  <w:szCs w:val="24"/>
                  <w:lang w:val="en-US"/>
                </w:rPr>
                <w:t>NUMBROW</w:t>
              </w:r>
            </w:ins>
          </w:p>
          <w:p w14:paraId="13B986C3" w14:textId="77777777" w:rsidR="00194707" w:rsidRPr="007036CE" w:rsidRDefault="00194707" w:rsidP="00194707">
            <w:pPr>
              <w:pStyle w:val="GOSTTablenorm"/>
              <w:rPr>
                <w:szCs w:val="24"/>
                <w:lang w:val="en-US"/>
              </w:rPr>
            </w:pPr>
            <w:ins w:id="11090" w:author="Куклина Ю.В." w:date="2024-04-11T19:04:00Z">
              <w:r w:rsidRPr="007036CE">
                <w:rPr>
                  <w:b/>
                  <w:szCs w:val="24"/>
                  <w:lang w:val="en-US"/>
                </w:rPr>
                <w:t>SECTION_3:</w:t>
              </w:r>
              <w:r w:rsidRPr="007036CE">
                <w:rPr>
                  <w:szCs w:val="24"/>
                  <w:lang w:val="en-US"/>
                </w:rPr>
                <w:t>NUMBROW</w:t>
              </w:r>
            </w:ins>
          </w:p>
          <w:p w14:paraId="4F739033" w14:textId="77777777" w:rsidR="00194707" w:rsidRPr="007036CE" w:rsidRDefault="00194707" w:rsidP="00194707">
            <w:pPr>
              <w:pStyle w:val="GOSTTablenorm"/>
              <w:rPr>
                <w:szCs w:val="24"/>
                <w:lang w:val="en-US"/>
              </w:rPr>
            </w:pPr>
            <w:ins w:id="11091" w:author="Куклина Ю.В." w:date="2024-04-11T19:04:00Z">
              <w:r w:rsidRPr="007036CE">
                <w:rPr>
                  <w:b/>
                  <w:szCs w:val="24"/>
                  <w:lang w:val="en-US"/>
                </w:rPr>
                <w:t>SECTION_</w:t>
              </w:r>
            </w:ins>
            <w:r w:rsidRPr="007036CE">
              <w:rPr>
                <w:b/>
                <w:szCs w:val="24"/>
                <w:lang w:val="en-US"/>
              </w:rPr>
              <w:t>4</w:t>
            </w:r>
            <w:ins w:id="11092" w:author="Куклина Ю.В." w:date="2024-04-11T19:04:00Z">
              <w:r w:rsidRPr="007036CE">
                <w:rPr>
                  <w:b/>
                  <w:szCs w:val="24"/>
                  <w:lang w:val="en-US"/>
                </w:rPr>
                <w:t>:</w:t>
              </w:r>
              <w:r w:rsidRPr="007036CE">
                <w:rPr>
                  <w:szCs w:val="24"/>
                  <w:lang w:val="en-US"/>
                </w:rPr>
                <w:t>NUMBROW</w:t>
              </w:r>
            </w:ins>
          </w:p>
        </w:tc>
        <w:tc>
          <w:tcPr>
            <w:tcW w:w="1373" w:type="pct"/>
          </w:tcPr>
          <w:p w14:paraId="1F6FD88F" w14:textId="77777777" w:rsidR="00194707" w:rsidRPr="007036CE" w:rsidRDefault="00194707" w:rsidP="00194707">
            <w:pPr>
              <w:pStyle w:val="GOSTTablenorm"/>
              <w:rPr>
                <w:szCs w:val="22"/>
              </w:rPr>
            </w:pPr>
            <w:r w:rsidRPr="007036CE">
              <w:t>При обработке раздела 1 заполняется из тега</w:t>
            </w:r>
            <w:r w:rsidRPr="007036CE">
              <w:rPr>
                <w:b/>
                <w:szCs w:val="24"/>
              </w:rPr>
              <w:t xml:space="preserve"> </w:t>
            </w:r>
            <w:ins w:id="11093" w:author="Куклина Ю.В." w:date="2024-04-11T19:02:00Z">
              <w:r w:rsidRPr="007036CE">
                <w:rPr>
                  <w:b/>
                  <w:szCs w:val="24"/>
                  <w:lang w:val="en-US"/>
                </w:rPr>
                <w:t>SECTION</w:t>
              </w:r>
              <w:r w:rsidRPr="007036CE">
                <w:rPr>
                  <w:b/>
                  <w:szCs w:val="24"/>
                </w:rPr>
                <w:t>_1:</w:t>
              </w:r>
              <w:r w:rsidRPr="007036CE">
                <w:rPr>
                  <w:szCs w:val="24"/>
                  <w:lang w:val="en-US"/>
                </w:rPr>
                <w:t>NUMBROW</w:t>
              </w:r>
            </w:ins>
          </w:p>
          <w:p w14:paraId="20D3AC3C" w14:textId="77777777" w:rsidR="00194707" w:rsidRPr="007036CE" w:rsidRDefault="00194707" w:rsidP="00194707">
            <w:pPr>
              <w:pStyle w:val="GOSTTablenorm"/>
              <w:rPr>
                <w:szCs w:val="22"/>
              </w:rPr>
            </w:pPr>
            <w:r w:rsidRPr="007036CE">
              <w:t>При обработке раздела 2 заполняется из тега</w:t>
            </w:r>
            <w:r w:rsidRPr="007036CE">
              <w:rPr>
                <w:b/>
                <w:szCs w:val="24"/>
              </w:rPr>
              <w:t xml:space="preserve"> </w:t>
            </w:r>
            <w:ins w:id="11094" w:author="Куклина Ю.В." w:date="2024-04-11T19:02:00Z">
              <w:r w:rsidRPr="007036CE">
                <w:rPr>
                  <w:b/>
                  <w:szCs w:val="24"/>
                  <w:lang w:val="en-US"/>
                </w:rPr>
                <w:t>SECTION</w:t>
              </w:r>
              <w:r w:rsidRPr="007036CE">
                <w:rPr>
                  <w:b/>
                  <w:szCs w:val="24"/>
                </w:rPr>
                <w:t>_</w:t>
              </w:r>
            </w:ins>
            <w:r w:rsidRPr="007036CE">
              <w:rPr>
                <w:b/>
                <w:szCs w:val="24"/>
              </w:rPr>
              <w:t>2</w:t>
            </w:r>
            <w:ins w:id="11095" w:author="Куклина Ю.В." w:date="2024-04-11T19:02:00Z">
              <w:r w:rsidRPr="007036CE">
                <w:rPr>
                  <w:b/>
                  <w:szCs w:val="24"/>
                </w:rPr>
                <w:t>:</w:t>
              </w:r>
              <w:r w:rsidRPr="007036CE">
                <w:rPr>
                  <w:szCs w:val="24"/>
                  <w:lang w:val="en-US"/>
                </w:rPr>
                <w:t>NUMBROW</w:t>
              </w:r>
            </w:ins>
          </w:p>
          <w:p w14:paraId="73833BCE" w14:textId="77777777" w:rsidR="00194707" w:rsidRPr="007036CE" w:rsidRDefault="00194707" w:rsidP="00194707">
            <w:pPr>
              <w:pStyle w:val="GOSTTablenorm"/>
              <w:rPr>
                <w:szCs w:val="24"/>
              </w:rPr>
            </w:pPr>
            <w:r w:rsidRPr="007036CE">
              <w:t>При обработке раздела 3 заполняется из тега</w:t>
            </w:r>
            <w:r w:rsidRPr="007036CE">
              <w:rPr>
                <w:b/>
                <w:szCs w:val="24"/>
              </w:rPr>
              <w:t xml:space="preserve"> </w:t>
            </w:r>
            <w:ins w:id="11096" w:author="Куклина Ю.В." w:date="2024-04-11T19:02:00Z">
              <w:r w:rsidRPr="007036CE">
                <w:rPr>
                  <w:b/>
                  <w:szCs w:val="24"/>
                  <w:lang w:val="en-US"/>
                </w:rPr>
                <w:t>SECTION</w:t>
              </w:r>
              <w:r w:rsidRPr="007036CE">
                <w:rPr>
                  <w:b/>
                  <w:szCs w:val="24"/>
                </w:rPr>
                <w:t>_</w:t>
              </w:r>
            </w:ins>
            <w:r w:rsidRPr="007036CE">
              <w:rPr>
                <w:b/>
                <w:szCs w:val="24"/>
              </w:rPr>
              <w:t>3</w:t>
            </w:r>
            <w:ins w:id="11097" w:author="Куклина Ю.В." w:date="2024-04-11T19:02:00Z">
              <w:r w:rsidRPr="007036CE">
                <w:rPr>
                  <w:b/>
                  <w:szCs w:val="24"/>
                </w:rPr>
                <w:t>:</w:t>
              </w:r>
              <w:r w:rsidRPr="007036CE">
                <w:rPr>
                  <w:szCs w:val="24"/>
                  <w:lang w:val="en-US"/>
                </w:rPr>
                <w:t>NUMBROW</w:t>
              </w:r>
            </w:ins>
          </w:p>
          <w:p w14:paraId="0C9A4F04" w14:textId="77777777" w:rsidR="00194707" w:rsidRPr="007036CE" w:rsidRDefault="00194707" w:rsidP="00194707">
            <w:pPr>
              <w:pStyle w:val="GOSTTablenorm"/>
            </w:pPr>
            <w:r w:rsidRPr="007036CE">
              <w:t>При обработке раздела 4 заполняется из тега</w:t>
            </w:r>
            <w:r w:rsidRPr="007036CE">
              <w:rPr>
                <w:b/>
                <w:szCs w:val="24"/>
              </w:rPr>
              <w:t xml:space="preserve"> </w:t>
            </w:r>
            <w:ins w:id="11098" w:author="Куклина Ю.В." w:date="2024-04-11T19:02:00Z">
              <w:r w:rsidRPr="007036CE">
                <w:rPr>
                  <w:b/>
                  <w:szCs w:val="24"/>
                  <w:lang w:val="en-US"/>
                </w:rPr>
                <w:t>SECTION</w:t>
              </w:r>
              <w:r w:rsidRPr="007036CE">
                <w:rPr>
                  <w:b/>
                  <w:szCs w:val="24"/>
                </w:rPr>
                <w:t>_</w:t>
              </w:r>
            </w:ins>
            <w:r w:rsidRPr="007036CE">
              <w:rPr>
                <w:b/>
                <w:szCs w:val="24"/>
              </w:rPr>
              <w:t>4</w:t>
            </w:r>
            <w:ins w:id="11099" w:author="Куклина Ю.В." w:date="2024-04-11T19:02:00Z">
              <w:r w:rsidRPr="007036CE">
                <w:rPr>
                  <w:b/>
                  <w:szCs w:val="24"/>
                </w:rPr>
                <w:t>:</w:t>
              </w:r>
              <w:r w:rsidRPr="007036CE">
                <w:rPr>
                  <w:szCs w:val="24"/>
                  <w:lang w:val="en-US"/>
                </w:rPr>
                <w:t>NUMBROW</w:t>
              </w:r>
            </w:ins>
          </w:p>
        </w:tc>
      </w:tr>
      <w:tr w:rsidR="00194707" w:rsidRPr="007036CE" w14:paraId="02C8CC9E" w14:textId="77777777" w:rsidTr="00B0621B">
        <w:tc>
          <w:tcPr>
            <w:tcW w:w="1109" w:type="pct"/>
          </w:tcPr>
          <w:p w14:paraId="2BA2954E" w14:textId="77777777" w:rsidR="00194707" w:rsidRPr="007036CE" w:rsidRDefault="00194707" w:rsidP="00194707">
            <w:pPr>
              <w:pStyle w:val="GOSTTablenorm"/>
              <w:rPr>
                <w:szCs w:val="22"/>
              </w:rPr>
            </w:pPr>
            <w:r w:rsidRPr="007036CE">
              <w:rPr>
                <w:szCs w:val="22"/>
              </w:rPr>
              <w:t>Признак_детальной_строки</w:t>
            </w:r>
          </w:p>
        </w:tc>
        <w:tc>
          <w:tcPr>
            <w:tcW w:w="299" w:type="pct"/>
          </w:tcPr>
          <w:p w14:paraId="1746A46F" w14:textId="77777777" w:rsidR="00194707" w:rsidRPr="007036CE" w:rsidRDefault="00194707" w:rsidP="00194707">
            <w:pPr>
              <w:pStyle w:val="GOSTTablenorm"/>
              <w:rPr>
                <w:szCs w:val="22"/>
              </w:rPr>
            </w:pPr>
            <w:r w:rsidRPr="007036CE">
              <w:rPr>
                <w:szCs w:val="22"/>
              </w:rPr>
              <w:t>Нет</w:t>
            </w:r>
          </w:p>
        </w:tc>
        <w:tc>
          <w:tcPr>
            <w:tcW w:w="1109" w:type="pct"/>
          </w:tcPr>
          <w:p w14:paraId="0C1EFAAA" w14:textId="77777777" w:rsidR="00194707" w:rsidRPr="007036CE" w:rsidRDefault="00194707" w:rsidP="00194707">
            <w:pPr>
              <w:pStyle w:val="GOSTTablenorm"/>
              <w:rPr>
                <w:szCs w:val="22"/>
              </w:rPr>
            </w:pPr>
            <w:r w:rsidRPr="007036CE">
              <w:rPr>
                <w:szCs w:val="22"/>
              </w:rPr>
              <w:t>Признак детальной строки</w:t>
            </w:r>
          </w:p>
        </w:tc>
        <w:tc>
          <w:tcPr>
            <w:tcW w:w="1109" w:type="pct"/>
          </w:tcPr>
          <w:p w14:paraId="1B82F20C" w14:textId="77777777" w:rsidR="00194707" w:rsidRPr="007036CE" w:rsidRDefault="00194707" w:rsidP="00194707">
            <w:pPr>
              <w:pStyle w:val="GOSTTablenorm"/>
              <w:rPr>
                <w:ins w:id="11100" w:author="Куклина Ю.В." w:date="2024-04-11T19:04:00Z"/>
                <w:lang w:val="en-US"/>
              </w:rPr>
            </w:pPr>
            <w:ins w:id="11101" w:author="Куклина Ю.В." w:date="2024-04-11T19:02:00Z">
              <w:r w:rsidRPr="007036CE">
                <w:rPr>
                  <w:b/>
                  <w:szCs w:val="24"/>
                  <w:lang w:val="en-US"/>
                </w:rPr>
                <w:t>SECTION_1:</w:t>
              </w:r>
              <w:r w:rsidRPr="007036CE">
                <w:rPr>
                  <w:lang w:val="en-US"/>
                </w:rPr>
                <w:t>SIGNKBK</w:t>
              </w:r>
            </w:ins>
          </w:p>
          <w:p w14:paraId="098C893C" w14:textId="77777777" w:rsidR="00194707" w:rsidRPr="007036CE" w:rsidRDefault="00194707" w:rsidP="00194707">
            <w:pPr>
              <w:pStyle w:val="GOSTTablenorm"/>
              <w:rPr>
                <w:ins w:id="11102" w:author="Куклина Ю.В." w:date="2024-04-11T19:04:00Z"/>
                <w:lang w:val="en-US"/>
              </w:rPr>
            </w:pPr>
            <w:ins w:id="11103" w:author="Куклина Ю.В." w:date="2024-04-11T19:04:00Z">
              <w:r w:rsidRPr="007036CE">
                <w:rPr>
                  <w:b/>
                  <w:szCs w:val="24"/>
                  <w:lang w:val="en-US"/>
                </w:rPr>
                <w:t>SECTION_2:</w:t>
              </w:r>
              <w:r w:rsidRPr="007036CE">
                <w:rPr>
                  <w:lang w:val="en-US"/>
                </w:rPr>
                <w:t>SIGNKBK</w:t>
              </w:r>
            </w:ins>
          </w:p>
          <w:p w14:paraId="6F797239" w14:textId="77777777" w:rsidR="00194707" w:rsidRPr="007036CE" w:rsidRDefault="00194707" w:rsidP="00194707">
            <w:pPr>
              <w:pStyle w:val="GOSTTablenorm"/>
              <w:rPr>
                <w:lang w:val="en-US"/>
              </w:rPr>
            </w:pPr>
            <w:ins w:id="11104" w:author="Куклина Ю.В." w:date="2024-04-11T19:04:00Z">
              <w:r w:rsidRPr="007036CE">
                <w:rPr>
                  <w:b/>
                  <w:szCs w:val="24"/>
                  <w:lang w:val="en-US"/>
                </w:rPr>
                <w:t>SECTION_3:</w:t>
              </w:r>
              <w:r w:rsidRPr="007036CE">
                <w:rPr>
                  <w:lang w:val="en-US"/>
                </w:rPr>
                <w:t>SIGNKBK</w:t>
              </w:r>
            </w:ins>
          </w:p>
          <w:p w14:paraId="211FF416" w14:textId="77777777" w:rsidR="00194707" w:rsidRPr="007036CE" w:rsidRDefault="00194707" w:rsidP="00194707">
            <w:pPr>
              <w:pStyle w:val="GOSTTablenorm"/>
              <w:rPr>
                <w:lang w:val="en-US"/>
              </w:rPr>
            </w:pPr>
            <w:ins w:id="11105" w:author="Куклина Ю.В." w:date="2024-04-11T19:04:00Z">
              <w:r w:rsidRPr="007036CE">
                <w:rPr>
                  <w:b/>
                  <w:szCs w:val="24"/>
                  <w:lang w:val="en-US"/>
                </w:rPr>
                <w:t>SECTION_</w:t>
              </w:r>
            </w:ins>
            <w:r w:rsidRPr="007036CE">
              <w:rPr>
                <w:b/>
                <w:szCs w:val="24"/>
                <w:lang w:val="en-US"/>
              </w:rPr>
              <w:t>4</w:t>
            </w:r>
            <w:ins w:id="11106" w:author="Куклина Ю.В." w:date="2024-04-11T19:04:00Z">
              <w:r w:rsidRPr="007036CE">
                <w:rPr>
                  <w:b/>
                  <w:szCs w:val="24"/>
                  <w:lang w:val="en-US"/>
                </w:rPr>
                <w:t>:</w:t>
              </w:r>
              <w:r w:rsidRPr="007036CE">
                <w:rPr>
                  <w:lang w:val="en-US"/>
                </w:rPr>
                <w:t>SIGNKBK</w:t>
              </w:r>
            </w:ins>
          </w:p>
        </w:tc>
        <w:tc>
          <w:tcPr>
            <w:tcW w:w="1373" w:type="pct"/>
          </w:tcPr>
          <w:p w14:paraId="61E3C1BD" w14:textId="77777777" w:rsidR="00194707" w:rsidRPr="007036CE" w:rsidRDefault="00194707" w:rsidP="00194707">
            <w:pPr>
              <w:pStyle w:val="GOSTTablenorm"/>
              <w:rPr>
                <w:szCs w:val="22"/>
              </w:rPr>
            </w:pPr>
            <w:r w:rsidRPr="007036CE">
              <w:t>При обработке раздела 1 заполняется из тега</w:t>
            </w:r>
            <w:r w:rsidRPr="007036CE">
              <w:rPr>
                <w:b/>
                <w:szCs w:val="24"/>
              </w:rPr>
              <w:t xml:space="preserve"> </w:t>
            </w:r>
            <w:ins w:id="11107" w:author="Куклина Ю.В." w:date="2024-04-11T19:02:00Z">
              <w:r w:rsidRPr="007036CE">
                <w:rPr>
                  <w:b/>
                  <w:szCs w:val="24"/>
                  <w:lang w:val="en-US"/>
                </w:rPr>
                <w:t>SECTION</w:t>
              </w:r>
              <w:r w:rsidRPr="007036CE">
                <w:rPr>
                  <w:b/>
                  <w:szCs w:val="24"/>
                </w:rPr>
                <w:t>_1:</w:t>
              </w:r>
              <w:r w:rsidRPr="007036CE">
                <w:t>SIGNKBK</w:t>
              </w:r>
            </w:ins>
          </w:p>
          <w:p w14:paraId="798C5004" w14:textId="77777777" w:rsidR="00194707" w:rsidRPr="007036CE" w:rsidRDefault="00194707" w:rsidP="00194707">
            <w:pPr>
              <w:pStyle w:val="GOSTTablenorm"/>
              <w:rPr>
                <w:szCs w:val="22"/>
              </w:rPr>
            </w:pPr>
            <w:r w:rsidRPr="007036CE">
              <w:t>При обработке раздела 2 заполняется из тега</w:t>
            </w:r>
            <w:r w:rsidRPr="007036CE">
              <w:rPr>
                <w:b/>
                <w:szCs w:val="24"/>
              </w:rPr>
              <w:t xml:space="preserve"> </w:t>
            </w:r>
            <w:ins w:id="11108" w:author="Куклина Ю.В." w:date="2024-04-11T19:02:00Z">
              <w:r w:rsidRPr="007036CE">
                <w:rPr>
                  <w:b/>
                  <w:szCs w:val="24"/>
                  <w:lang w:val="en-US"/>
                </w:rPr>
                <w:t>SECTION</w:t>
              </w:r>
              <w:r w:rsidRPr="007036CE">
                <w:rPr>
                  <w:b/>
                  <w:szCs w:val="24"/>
                </w:rPr>
                <w:t>_</w:t>
              </w:r>
            </w:ins>
            <w:r w:rsidRPr="007036CE">
              <w:rPr>
                <w:b/>
                <w:szCs w:val="24"/>
              </w:rPr>
              <w:t>2</w:t>
            </w:r>
            <w:ins w:id="11109" w:author="Куклина Ю.В." w:date="2024-04-11T19:02:00Z">
              <w:r w:rsidRPr="007036CE">
                <w:rPr>
                  <w:b/>
                  <w:szCs w:val="24"/>
                </w:rPr>
                <w:t>:</w:t>
              </w:r>
              <w:r w:rsidRPr="007036CE">
                <w:t>SIGNKBK</w:t>
              </w:r>
            </w:ins>
          </w:p>
          <w:p w14:paraId="16E699EC" w14:textId="77777777" w:rsidR="00194707" w:rsidRPr="007036CE" w:rsidRDefault="00194707" w:rsidP="00194707">
            <w:pPr>
              <w:pStyle w:val="GOSTTablenorm"/>
            </w:pPr>
            <w:r w:rsidRPr="007036CE">
              <w:t>При обработке раздела 3 заполняется из тега</w:t>
            </w:r>
            <w:r w:rsidRPr="007036CE">
              <w:rPr>
                <w:b/>
                <w:szCs w:val="24"/>
              </w:rPr>
              <w:t xml:space="preserve"> </w:t>
            </w:r>
            <w:ins w:id="11110" w:author="Куклина Ю.В." w:date="2024-04-11T19:02:00Z">
              <w:r w:rsidRPr="007036CE">
                <w:rPr>
                  <w:b/>
                  <w:szCs w:val="24"/>
                  <w:lang w:val="en-US"/>
                </w:rPr>
                <w:t>SECTION</w:t>
              </w:r>
              <w:r w:rsidRPr="007036CE">
                <w:rPr>
                  <w:b/>
                  <w:szCs w:val="24"/>
                </w:rPr>
                <w:t>_</w:t>
              </w:r>
            </w:ins>
            <w:r w:rsidRPr="007036CE">
              <w:rPr>
                <w:b/>
                <w:szCs w:val="24"/>
              </w:rPr>
              <w:t>3</w:t>
            </w:r>
            <w:ins w:id="11111" w:author="Куклина Ю.В." w:date="2024-04-11T19:02:00Z">
              <w:r w:rsidRPr="007036CE">
                <w:rPr>
                  <w:b/>
                  <w:szCs w:val="24"/>
                </w:rPr>
                <w:t>:</w:t>
              </w:r>
              <w:r w:rsidRPr="007036CE">
                <w:t>SIGNKBK</w:t>
              </w:r>
            </w:ins>
          </w:p>
          <w:p w14:paraId="27ABBEF0" w14:textId="77777777" w:rsidR="00194707" w:rsidRPr="007036CE" w:rsidRDefault="00194707" w:rsidP="00194707">
            <w:pPr>
              <w:pStyle w:val="GOSTTablenorm"/>
            </w:pPr>
            <w:r w:rsidRPr="007036CE">
              <w:t>При обработке раздела 4 заполняется из тега</w:t>
            </w:r>
            <w:r w:rsidRPr="007036CE">
              <w:rPr>
                <w:b/>
                <w:szCs w:val="24"/>
              </w:rPr>
              <w:t xml:space="preserve"> </w:t>
            </w:r>
            <w:ins w:id="11112" w:author="Куклина Ю.В." w:date="2024-04-11T19:02:00Z">
              <w:r w:rsidRPr="007036CE">
                <w:rPr>
                  <w:b/>
                  <w:szCs w:val="24"/>
                  <w:lang w:val="en-US"/>
                </w:rPr>
                <w:t>SECTION</w:t>
              </w:r>
              <w:r w:rsidRPr="007036CE">
                <w:rPr>
                  <w:b/>
                  <w:szCs w:val="24"/>
                </w:rPr>
                <w:t>_</w:t>
              </w:r>
            </w:ins>
            <w:r w:rsidRPr="007036CE">
              <w:rPr>
                <w:b/>
                <w:szCs w:val="24"/>
              </w:rPr>
              <w:t>4</w:t>
            </w:r>
            <w:ins w:id="11113" w:author="Куклина Ю.В." w:date="2024-04-11T19:02:00Z">
              <w:r w:rsidRPr="007036CE">
                <w:rPr>
                  <w:b/>
                  <w:szCs w:val="24"/>
                </w:rPr>
                <w:t>:</w:t>
              </w:r>
              <w:r w:rsidRPr="007036CE">
                <w:t>SIGNKBK</w:t>
              </w:r>
            </w:ins>
          </w:p>
        </w:tc>
      </w:tr>
      <w:tr w:rsidR="00194707" w:rsidRPr="007036CE" w14:paraId="09747005" w14:textId="77777777" w:rsidTr="00B0621B">
        <w:tc>
          <w:tcPr>
            <w:tcW w:w="1109" w:type="pct"/>
          </w:tcPr>
          <w:p w14:paraId="6C5E6B30" w14:textId="77777777" w:rsidR="00194707" w:rsidRPr="007036CE" w:rsidRDefault="00194707" w:rsidP="00194707">
            <w:pPr>
              <w:pStyle w:val="GOSTTablenorm"/>
              <w:rPr>
                <w:szCs w:val="22"/>
              </w:rPr>
            </w:pPr>
            <w:r w:rsidRPr="007036CE">
              <w:rPr>
                <w:szCs w:val="22"/>
              </w:rPr>
              <w:t>КБК</w:t>
            </w:r>
          </w:p>
        </w:tc>
        <w:tc>
          <w:tcPr>
            <w:tcW w:w="299" w:type="pct"/>
          </w:tcPr>
          <w:p w14:paraId="7D430D91" w14:textId="77777777" w:rsidR="00194707" w:rsidRPr="007036CE" w:rsidRDefault="00194707" w:rsidP="00194707">
            <w:pPr>
              <w:pStyle w:val="GOSTTablenorm"/>
              <w:rPr>
                <w:szCs w:val="22"/>
              </w:rPr>
            </w:pPr>
            <w:r w:rsidRPr="007036CE">
              <w:rPr>
                <w:szCs w:val="22"/>
              </w:rPr>
              <w:t>Нет</w:t>
            </w:r>
          </w:p>
        </w:tc>
        <w:tc>
          <w:tcPr>
            <w:tcW w:w="1109" w:type="pct"/>
          </w:tcPr>
          <w:p w14:paraId="106C71A2" w14:textId="77777777" w:rsidR="00194707" w:rsidRPr="007036CE" w:rsidRDefault="00194707" w:rsidP="00194707">
            <w:pPr>
              <w:pStyle w:val="GOSTTablenorm"/>
              <w:rPr>
                <w:szCs w:val="22"/>
              </w:rPr>
            </w:pPr>
            <w:r w:rsidRPr="007036CE">
              <w:rPr>
                <w:szCs w:val="22"/>
              </w:rPr>
              <w:t>КБК</w:t>
            </w:r>
          </w:p>
        </w:tc>
        <w:tc>
          <w:tcPr>
            <w:tcW w:w="1109" w:type="pct"/>
          </w:tcPr>
          <w:p w14:paraId="2B50145E" w14:textId="77777777" w:rsidR="00194707" w:rsidRPr="007036CE" w:rsidRDefault="00194707" w:rsidP="00194707">
            <w:pPr>
              <w:pStyle w:val="GOSTTablenorm"/>
              <w:rPr>
                <w:ins w:id="11114" w:author="Куклина Ю.В." w:date="2024-04-11T19:04:00Z"/>
                <w:szCs w:val="24"/>
                <w:lang w:val="en-US"/>
              </w:rPr>
            </w:pPr>
            <w:ins w:id="11115" w:author="Куклина Ю.В." w:date="2024-04-11T19:02:00Z">
              <w:r w:rsidRPr="007036CE">
                <w:rPr>
                  <w:b/>
                  <w:szCs w:val="24"/>
                  <w:lang w:val="en-US"/>
                </w:rPr>
                <w:t>SECTION_1:</w:t>
              </w:r>
              <w:r w:rsidRPr="007036CE">
                <w:rPr>
                  <w:szCs w:val="24"/>
                  <w:lang w:val="en-US"/>
                </w:rPr>
                <w:t>KBK</w:t>
              </w:r>
            </w:ins>
          </w:p>
          <w:p w14:paraId="3A2A1CAF" w14:textId="77777777" w:rsidR="00194707" w:rsidRPr="007036CE" w:rsidRDefault="00194707" w:rsidP="00194707">
            <w:pPr>
              <w:pStyle w:val="GOSTTablenorm"/>
              <w:rPr>
                <w:ins w:id="11116" w:author="Куклина Ю.В." w:date="2024-04-11T19:04:00Z"/>
                <w:szCs w:val="24"/>
                <w:lang w:val="en-US"/>
              </w:rPr>
            </w:pPr>
            <w:ins w:id="11117" w:author="Куклина Ю.В." w:date="2024-04-11T19:04:00Z">
              <w:r w:rsidRPr="007036CE">
                <w:rPr>
                  <w:b/>
                  <w:szCs w:val="24"/>
                  <w:lang w:val="en-US"/>
                </w:rPr>
                <w:t>SECTION_2:</w:t>
              </w:r>
              <w:r w:rsidRPr="007036CE">
                <w:rPr>
                  <w:szCs w:val="24"/>
                  <w:lang w:val="en-US"/>
                </w:rPr>
                <w:t>KBK</w:t>
              </w:r>
            </w:ins>
          </w:p>
          <w:p w14:paraId="7C9B4ACD" w14:textId="77777777" w:rsidR="00194707" w:rsidRPr="007036CE" w:rsidRDefault="00194707" w:rsidP="00194707">
            <w:pPr>
              <w:pStyle w:val="GOSTTablenorm"/>
              <w:rPr>
                <w:szCs w:val="24"/>
                <w:lang w:val="en-US"/>
              </w:rPr>
            </w:pPr>
            <w:ins w:id="11118" w:author="Куклина Ю.В." w:date="2024-04-11T19:04:00Z">
              <w:r w:rsidRPr="007036CE">
                <w:rPr>
                  <w:b/>
                  <w:szCs w:val="24"/>
                  <w:lang w:val="en-US"/>
                </w:rPr>
                <w:t>SECTION_3:</w:t>
              </w:r>
              <w:r w:rsidRPr="007036CE">
                <w:rPr>
                  <w:szCs w:val="24"/>
                  <w:lang w:val="en-US"/>
                </w:rPr>
                <w:t>KBK</w:t>
              </w:r>
            </w:ins>
          </w:p>
          <w:p w14:paraId="6C918385" w14:textId="77777777" w:rsidR="00194707" w:rsidRPr="007036CE" w:rsidRDefault="00194707" w:rsidP="00194707">
            <w:pPr>
              <w:pStyle w:val="GOSTTablenorm"/>
              <w:rPr>
                <w:lang w:val="en-US"/>
              </w:rPr>
            </w:pPr>
            <w:ins w:id="11119" w:author="Куклина Ю.В." w:date="2024-04-11T19:04:00Z">
              <w:r w:rsidRPr="007036CE">
                <w:rPr>
                  <w:b/>
                  <w:szCs w:val="24"/>
                  <w:lang w:val="en-US"/>
                </w:rPr>
                <w:t>SECTION_</w:t>
              </w:r>
            </w:ins>
            <w:r w:rsidRPr="007036CE">
              <w:rPr>
                <w:b/>
                <w:szCs w:val="24"/>
                <w:lang w:val="en-US"/>
              </w:rPr>
              <w:t>4</w:t>
            </w:r>
            <w:ins w:id="11120" w:author="Куклина Ю.В." w:date="2024-04-11T19:04:00Z">
              <w:r w:rsidRPr="007036CE">
                <w:rPr>
                  <w:b/>
                  <w:szCs w:val="24"/>
                  <w:lang w:val="en-US"/>
                </w:rPr>
                <w:t>:</w:t>
              </w:r>
              <w:r w:rsidRPr="007036CE">
                <w:rPr>
                  <w:szCs w:val="24"/>
                  <w:lang w:val="en-US"/>
                </w:rPr>
                <w:t>KBK</w:t>
              </w:r>
            </w:ins>
          </w:p>
        </w:tc>
        <w:tc>
          <w:tcPr>
            <w:tcW w:w="1373" w:type="pct"/>
          </w:tcPr>
          <w:p w14:paraId="256F78A2" w14:textId="77777777" w:rsidR="00194707" w:rsidRPr="007036CE" w:rsidRDefault="00194707" w:rsidP="00194707">
            <w:pPr>
              <w:pStyle w:val="GOSTTablenorm"/>
              <w:rPr>
                <w:szCs w:val="22"/>
              </w:rPr>
            </w:pPr>
            <w:r w:rsidRPr="007036CE">
              <w:t>При обработке раздела 1 заполняется из тега</w:t>
            </w:r>
            <w:r w:rsidRPr="007036CE">
              <w:rPr>
                <w:b/>
                <w:szCs w:val="24"/>
              </w:rPr>
              <w:t xml:space="preserve"> </w:t>
            </w:r>
            <w:ins w:id="11121" w:author="Куклина Ю.В." w:date="2024-04-11T19:02:00Z">
              <w:r w:rsidRPr="007036CE">
                <w:rPr>
                  <w:b/>
                  <w:szCs w:val="24"/>
                  <w:lang w:val="en-US"/>
                </w:rPr>
                <w:t>SECTION</w:t>
              </w:r>
              <w:r w:rsidRPr="007036CE">
                <w:rPr>
                  <w:b/>
                  <w:szCs w:val="24"/>
                </w:rPr>
                <w:t>_1:</w:t>
              </w:r>
              <w:r w:rsidRPr="007036CE">
                <w:rPr>
                  <w:szCs w:val="24"/>
                  <w:lang w:val="en-US"/>
                </w:rPr>
                <w:t>KBK</w:t>
              </w:r>
            </w:ins>
          </w:p>
          <w:p w14:paraId="4073A74F" w14:textId="77777777" w:rsidR="00194707" w:rsidRPr="007036CE" w:rsidRDefault="00194707" w:rsidP="00194707">
            <w:pPr>
              <w:pStyle w:val="GOSTTablenorm"/>
              <w:rPr>
                <w:szCs w:val="22"/>
              </w:rPr>
            </w:pPr>
            <w:r w:rsidRPr="007036CE">
              <w:t>При обработке раздела 2 заполняется из тега</w:t>
            </w:r>
            <w:r w:rsidRPr="007036CE">
              <w:rPr>
                <w:b/>
                <w:szCs w:val="24"/>
              </w:rPr>
              <w:t xml:space="preserve"> </w:t>
            </w:r>
            <w:ins w:id="11122" w:author="Куклина Ю.В." w:date="2024-04-11T19:02:00Z">
              <w:r w:rsidRPr="007036CE">
                <w:rPr>
                  <w:b/>
                  <w:szCs w:val="24"/>
                  <w:lang w:val="en-US"/>
                </w:rPr>
                <w:t>SECTION</w:t>
              </w:r>
              <w:r w:rsidRPr="007036CE">
                <w:rPr>
                  <w:b/>
                  <w:szCs w:val="24"/>
                </w:rPr>
                <w:t>_</w:t>
              </w:r>
            </w:ins>
            <w:r w:rsidRPr="007036CE">
              <w:rPr>
                <w:b/>
                <w:szCs w:val="24"/>
              </w:rPr>
              <w:t>2</w:t>
            </w:r>
            <w:ins w:id="11123" w:author="Куклина Ю.В." w:date="2024-04-11T19:02:00Z">
              <w:r w:rsidRPr="007036CE">
                <w:rPr>
                  <w:b/>
                  <w:szCs w:val="24"/>
                </w:rPr>
                <w:t>:</w:t>
              </w:r>
              <w:r w:rsidRPr="007036CE">
                <w:rPr>
                  <w:szCs w:val="24"/>
                  <w:lang w:val="en-US"/>
                </w:rPr>
                <w:t>KBK</w:t>
              </w:r>
            </w:ins>
          </w:p>
          <w:p w14:paraId="2FE64DFA" w14:textId="77777777" w:rsidR="00194707" w:rsidRPr="007036CE" w:rsidRDefault="00194707" w:rsidP="00194707">
            <w:pPr>
              <w:pStyle w:val="GOSTTablenorm"/>
              <w:rPr>
                <w:szCs w:val="24"/>
              </w:rPr>
            </w:pPr>
            <w:r w:rsidRPr="007036CE">
              <w:t>При обработке раздела 3 заполняется из тега</w:t>
            </w:r>
            <w:r w:rsidRPr="007036CE">
              <w:rPr>
                <w:b/>
                <w:szCs w:val="24"/>
              </w:rPr>
              <w:t xml:space="preserve"> </w:t>
            </w:r>
            <w:ins w:id="11124" w:author="Куклина Ю.В." w:date="2024-04-11T19:02:00Z">
              <w:r w:rsidRPr="007036CE">
                <w:rPr>
                  <w:b/>
                  <w:szCs w:val="24"/>
                  <w:lang w:val="en-US"/>
                </w:rPr>
                <w:t>SECTION</w:t>
              </w:r>
              <w:r w:rsidRPr="007036CE">
                <w:rPr>
                  <w:b/>
                  <w:szCs w:val="24"/>
                </w:rPr>
                <w:t>_</w:t>
              </w:r>
            </w:ins>
            <w:r w:rsidRPr="007036CE">
              <w:rPr>
                <w:b/>
                <w:szCs w:val="24"/>
              </w:rPr>
              <w:t>3</w:t>
            </w:r>
            <w:ins w:id="11125" w:author="Куклина Ю.В." w:date="2024-04-11T19:02:00Z">
              <w:r w:rsidRPr="007036CE">
                <w:rPr>
                  <w:b/>
                  <w:szCs w:val="24"/>
                </w:rPr>
                <w:t>:</w:t>
              </w:r>
              <w:r w:rsidRPr="007036CE">
                <w:rPr>
                  <w:szCs w:val="24"/>
                  <w:lang w:val="en-US"/>
                </w:rPr>
                <w:t>KBK</w:t>
              </w:r>
            </w:ins>
          </w:p>
          <w:p w14:paraId="314A4637" w14:textId="77777777" w:rsidR="00194707" w:rsidRPr="007036CE" w:rsidRDefault="00194707" w:rsidP="00194707">
            <w:pPr>
              <w:pStyle w:val="GOSTTablenorm"/>
            </w:pPr>
            <w:r w:rsidRPr="007036CE">
              <w:t>При обработке раздела 4 заполняется из тега</w:t>
            </w:r>
            <w:r w:rsidRPr="007036CE">
              <w:rPr>
                <w:b/>
                <w:szCs w:val="24"/>
              </w:rPr>
              <w:t xml:space="preserve"> </w:t>
            </w:r>
            <w:ins w:id="11126" w:author="Куклина Ю.В." w:date="2024-04-11T19:02:00Z">
              <w:r w:rsidRPr="007036CE">
                <w:rPr>
                  <w:b/>
                  <w:szCs w:val="24"/>
                  <w:lang w:val="en-US"/>
                </w:rPr>
                <w:t>SECTION</w:t>
              </w:r>
              <w:r w:rsidRPr="007036CE">
                <w:rPr>
                  <w:b/>
                  <w:szCs w:val="24"/>
                </w:rPr>
                <w:t>_</w:t>
              </w:r>
            </w:ins>
            <w:r w:rsidRPr="007036CE">
              <w:rPr>
                <w:b/>
                <w:szCs w:val="24"/>
              </w:rPr>
              <w:t>4</w:t>
            </w:r>
            <w:ins w:id="11127" w:author="Куклина Ю.В." w:date="2024-04-11T19:02:00Z">
              <w:r w:rsidRPr="007036CE">
                <w:rPr>
                  <w:b/>
                  <w:szCs w:val="24"/>
                </w:rPr>
                <w:t>:</w:t>
              </w:r>
              <w:r w:rsidRPr="007036CE">
                <w:rPr>
                  <w:szCs w:val="24"/>
                  <w:lang w:val="en-US"/>
                </w:rPr>
                <w:t>KBK</w:t>
              </w:r>
            </w:ins>
          </w:p>
        </w:tc>
      </w:tr>
      <w:tr w:rsidR="00194707" w:rsidRPr="007036CE" w14:paraId="73A4E653" w14:textId="77777777" w:rsidTr="00B0621B">
        <w:tc>
          <w:tcPr>
            <w:tcW w:w="1109" w:type="pct"/>
          </w:tcPr>
          <w:p w14:paraId="52FA2098" w14:textId="77777777" w:rsidR="00194707" w:rsidRPr="007036CE" w:rsidRDefault="00194707" w:rsidP="00194707">
            <w:pPr>
              <w:pStyle w:val="GOSTTablenorm"/>
              <w:rPr>
                <w:szCs w:val="22"/>
              </w:rPr>
            </w:pPr>
            <w:r w:rsidRPr="007036CE">
              <w:rPr>
                <w:szCs w:val="22"/>
              </w:rPr>
              <w:t>Код_цели</w:t>
            </w:r>
          </w:p>
        </w:tc>
        <w:tc>
          <w:tcPr>
            <w:tcW w:w="299" w:type="pct"/>
          </w:tcPr>
          <w:p w14:paraId="60C14A92" w14:textId="77777777" w:rsidR="00194707" w:rsidRPr="007036CE" w:rsidRDefault="00194707" w:rsidP="00194707">
            <w:pPr>
              <w:pStyle w:val="GOSTTablenorm"/>
              <w:rPr>
                <w:szCs w:val="22"/>
              </w:rPr>
            </w:pPr>
            <w:r w:rsidRPr="007036CE">
              <w:rPr>
                <w:szCs w:val="22"/>
              </w:rPr>
              <w:t>Нет</w:t>
            </w:r>
          </w:p>
        </w:tc>
        <w:tc>
          <w:tcPr>
            <w:tcW w:w="1109" w:type="pct"/>
          </w:tcPr>
          <w:p w14:paraId="7256BDB2" w14:textId="77777777" w:rsidR="00194707" w:rsidRPr="007036CE" w:rsidRDefault="00194707" w:rsidP="00194707">
            <w:pPr>
              <w:pStyle w:val="GOSTTablenorm"/>
              <w:rPr>
                <w:szCs w:val="22"/>
              </w:rPr>
            </w:pPr>
            <w:r w:rsidRPr="007036CE">
              <w:rPr>
                <w:szCs w:val="22"/>
              </w:rPr>
              <w:t>Код цели (аналитический код)</w:t>
            </w:r>
          </w:p>
        </w:tc>
        <w:tc>
          <w:tcPr>
            <w:tcW w:w="1109" w:type="pct"/>
          </w:tcPr>
          <w:p w14:paraId="04B83CC5" w14:textId="77777777" w:rsidR="00194707" w:rsidRPr="007036CE" w:rsidRDefault="00194707" w:rsidP="00194707">
            <w:pPr>
              <w:pStyle w:val="GOSTTablenorm"/>
              <w:rPr>
                <w:szCs w:val="24"/>
                <w:lang w:val="en-US"/>
              </w:rPr>
            </w:pPr>
            <w:ins w:id="11128" w:author="Куклина Ю.В." w:date="2024-04-11T19:04:00Z">
              <w:r w:rsidRPr="007036CE">
                <w:rPr>
                  <w:b/>
                  <w:szCs w:val="24"/>
                  <w:lang w:val="en-US"/>
                </w:rPr>
                <w:t>SECTION_2:</w:t>
              </w:r>
              <w:r w:rsidRPr="007036CE">
                <w:rPr>
                  <w:szCs w:val="24"/>
                  <w:lang w:val="en-US"/>
                </w:rPr>
                <w:t>TARGETCODE</w:t>
              </w:r>
            </w:ins>
          </w:p>
          <w:p w14:paraId="2B0002A5" w14:textId="77777777" w:rsidR="00194707" w:rsidRPr="007036CE" w:rsidRDefault="00194707" w:rsidP="00194707">
            <w:pPr>
              <w:pStyle w:val="GOSTTablenorm"/>
              <w:rPr>
                <w:szCs w:val="24"/>
                <w:lang w:val="en-US"/>
              </w:rPr>
            </w:pPr>
            <w:ins w:id="11129" w:author="Куклина Ю.В." w:date="2024-04-11T19:04:00Z">
              <w:r w:rsidRPr="007036CE">
                <w:rPr>
                  <w:b/>
                  <w:szCs w:val="24"/>
                  <w:lang w:val="en-US"/>
                </w:rPr>
                <w:t>SECTION_</w:t>
              </w:r>
            </w:ins>
            <w:r w:rsidRPr="007036CE">
              <w:rPr>
                <w:b/>
                <w:szCs w:val="24"/>
              </w:rPr>
              <w:t>4</w:t>
            </w:r>
            <w:ins w:id="11130" w:author="Куклина Ю.В." w:date="2024-04-11T19:04:00Z">
              <w:r w:rsidRPr="007036CE">
                <w:rPr>
                  <w:b/>
                  <w:szCs w:val="24"/>
                  <w:lang w:val="en-US"/>
                </w:rPr>
                <w:t>:</w:t>
              </w:r>
              <w:r w:rsidRPr="007036CE">
                <w:rPr>
                  <w:szCs w:val="24"/>
                  <w:lang w:val="en-US"/>
                </w:rPr>
                <w:t>TARGETCODE</w:t>
              </w:r>
            </w:ins>
          </w:p>
        </w:tc>
        <w:tc>
          <w:tcPr>
            <w:tcW w:w="1373" w:type="pct"/>
          </w:tcPr>
          <w:p w14:paraId="3A724CCF" w14:textId="77777777" w:rsidR="00194707" w:rsidRPr="007036CE" w:rsidRDefault="00194707" w:rsidP="00194707">
            <w:pPr>
              <w:pStyle w:val="GOSTTablenorm"/>
              <w:rPr>
                <w:ins w:id="11131" w:author="Сатлер Марина Викторовна" w:date="2024-04-16T15:59:00Z"/>
                <w:szCs w:val="22"/>
              </w:rPr>
            </w:pPr>
            <w:ins w:id="11132" w:author="Сатлер Марина Викторовна" w:date="2024-04-16T15:59:00Z">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4"/>
                  <w:lang w:val="en-US"/>
                </w:rPr>
                <w:t>TARGETCODE</w:t>
              </w:r>
            </w:ins>
          </w:p>
          <w:p w14:paraId="4DF96502" w14:textId="77777777" w:rsidR="00194707" w:rsidRPr="007036CE" w:rsidRDefault="00194707" w:rsidP="00194707">
            <w:pPr>
              <w:pStyle w:val="GOSTTablenorm"/>
            </w:pPr>
            <w:ins w:id="11133" w:author="Сатлер Марина Викторовна" w:date="2024-04-16T15:59:00Z">
              <w:r w:rsidRPr="007036CE">
                <w:lastRenderedPageBreak/>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_4:</w:t>
              </w:r>
              <w:r w:rsidRPr="007036CE">
                <w:rPr>
                  <w:szCs w:val="24"/>
                  <w:lang w:val="en-US"/>
                </w:rPr>
                <w:t>TARGETCODE</w:t>
              </w:r>
            </w:ins>
            <w:del w:id="11134" w:author="Сатлер Марина Викторовна" w:date="2024-04-16T15:59:00Z">
              <w:r w:rsidRPr="007036CE" w:rsidDel="000C5882">
                <w:delText>-</w:delText>
              </w:r>
            </w:del>
          </w:p>
        </w:tc>
      </w:tr>
      <w:tr w:rsidR="00194707" w:rsidRPr="007036CE" w14:paraId="2DFF9B34" w14:textId="77777777" w:rsidTr="00B0621B">
        <w:tc>
          <w:tcPr>
            <w:tcW w:w="1109" w:type="pct"/>
          </w:tcPr>
          <w:p w14:paraId="1824EDE0" w14:textId="77777777" w:rsidR="00194707" w:rsidRPr="007036CE" w:rsidRDefault="00194707" w:rsidP="00194707">
            <w:pPr>
              <w:pStyle w:val="GOSTTablenorm"/>
              <w:rPr>
                <w:szCs w:val="22"/>
              </w:rPr>
            </w:pPr>
            <w:r w:rsidRPr="007036CE">
              <w:rPr>
                <w:szCs w:val="22"/>
              </w:rPr>
              <w:lastRenderedPageBreak/>
              <w:t>Код_ОКС</w:t>
            </w:r>
          </w:p>
        </w:tc>
        <w:tc>
          <w:tcPr>
            <w:tcW w:w="299" w:type="pct"/>
          </w:tcPr>
          <w:p w14:paraId="5BC65741" w14:textId="77777777" w:rsidR="00194707" w:rsidRPr="007036CE" w:rsidRDefault="00194707" w:rsidP="00194707">
            <w:pPr>
              <w:pStyle w:val="GOSTTablenorm"/>
              <w:rPr>
                <w:szCs w:val="22"/>
              </w:rPr>
            </w:pPr>
            <w:r w:rsidRPr="007036CE">
              <w:rPr>
                <w:szCs w:val="22"/>
              </w:rPr>
              <w:t>Нет</w:t>
            </w:r>
          </w:p>
        </w:tc>
        <w:tc>
          <w:tcPr>
            <w:tcW w:w="1109" w:type="pct"/>
          </w:tcPr>
          <w:p w14:paraId="630E513F" w14:textId="77777777" w:rsidR="00194707" w:rsidRPr="007036CE" w:rsidRDefault="00194707" w:rsidP="00194707">
            <w:pPr>
              <w:pStyle w:val="GOSTTablenorm"/>
              <w:rPr>
                <w:szCs w:val="22"/>
              </w:rPr>
            </w:pPr>
            <w:r w:rsidRPr="007036CE">
              <w:rPr>
                <w:szCs w:val="22"/>
              </w:rPr>
              <w:t>Код ОКС</w:t>
            </w:r>
          </w:p>
        </w:tc>
        <w:tc>
          <w:tcPr>
            <w:tcW w:w="1109" w:type="pct"/>
          </w:tcPr>
          <w:p w14:paraId="374FC8A9" w14:textId="77777777" w:rsidR="00194707" w:rsidRPr="007036CE" w:rsidRDefault="00194707" w:rsidP="00194707">
            <w:pPr>
              <w:pStyle w:val="GOSTTablenorm"/>
              <w:rPr>
                <w:szCs w:val="22"/>
                <w:lang w:val="en-US"/>
              </w:rPr>
            </w:pPr>
            <w:ins w:id="11135" w:author="Сатлер Марина Викторовна" w:date="2024-02-09T14:44:00Z">
              <w:r w:rsidRPr="007036CE">
                <w:rPr>
                  <w:b/>
                  <w:szCs w:val="24"/>
                  <w:lang w:val="en-US"/>
                </w:rPr>
                <w:t>SECTION_</w:t>
              </w:r>
              <w:r w:rsidRPr="007036CE">
                <w:rPr>
                  <w:b/>
                  <w:szCs w:val="24"/>
                </w:rPr>
                <w:t>4:</w:t>
              </w:r>
            </w:ins>
            <w:r w:rsidRPr="007036CE">
              <w:rPr>
                <w:szCs w:val="24"/>
                <w:lang w:val="en-US"/>
              </w:rPr>
              <w:t>OKSCODE</w:t>
            </w:r>
          </w:p>
        </w:tc>
        <w:tc>
          <w:tcPr>
            <w:tcW w:w="1373" w:type="pct"/>
          </w:tcPr>
          <w:p w14:paraId="0AD1CF05" w14:textId="77777777" w:rsidR="00194707" w:rsidRPr="007036CE" w:rsidRDefault="00194707" w:rsidP="00194707">
            <w:pPr>
              <w:pStyle w:val="afffe"/>
              <w:ind w:firstLine="0"/>
              <w:rPr>
                <w:sz w:val="22"/>
                <w:szCs w:val="22"/>
              </w:rPr>
            </w:pPr>
            <w:r w:rsidRPr="007036CE">
              <w:t>-</w:t>
            </w:r>
          </w:p>
        </w:tc>
      </w:tr>
      <w:tr w:rsidR="00194707" w:rsidRPr="007036CE" w14:paraId="10EB6DD6" w14:textId="77777777" w:rsidTr="00B0621B">
        <w:tc>
          <w:tcPr>
            <w:tcW w:w="1109" w:type="pct"/>
          </w:tcPr>
          <w:p w14:paraId="41F1F00F" w14:textId="77777777" w:rsidR="00194707" w:rsidRPr="007036CE" w:rsidRDefault="00194707" w:rsidP="00194707">
            <w:pPr>
              <w:pStyle w:val="GOSTTablenorm"/>
              <w:rPr>
                <w:szCs w:val="22"/>
              </w:rPr>
            </w:pPr>
            <w:r w:rsidRPr="007036CE">
              <w:rPr>
                <w:szCs w:val="22"/>
              </w:rPr>
              <w:t>Тип_КБК</w:t>
            </w:r>
          </w:p>
        </w:tc>
        <w:tc>
          <w:tcPr>
            <w:tcW w:w="299" w:type="pct"/>
          </w:tcPr>
          <w:p w14:paraId="799344F0" w14:textId="77777777" w:rsidR="00194707" w:rsidRPr="007036CE" w:rsidRDefault="00194707" w:rsidP="00194707">
            <w:pPr>
              <w:pStyle w:val="GOSTTablenorm"/>
              <w:rPr>
                <w:szCs w:val="22"/>
              </w:rPr>
            </w:pPr>
            <w:r w:rsidRPr="007036CE">
              <w:rPr>
                <w:szCs w:val="22"/>
              </w:rPr>
              <w:t>Нет</w:t>
            </w:r>
          </w:p>
        </w:tc>
        <w:tc>
          <w:tcPr>
            <w:tcW w:w="1109" w:type="pct"/>
          </w:tcPr>
          <w:p w14:paraId="21C8B50F" w14:textId="77777777" w:rsidR="00194707" w:rsidRPr="007036CE" w:rsidRDefault="00194707" w:rsidP="00194707">
            <w:pPr>
              <w:pStyle w:val="GOSTTablenorm"/>
              <w:rPr>
                <w:szCs w:val="22"/>
              </w:rPr>
            </w:pPr>
            <w:r w:rsidRPr="007036CE">
              <w:rPr>
                <w:szCs w:val="22"/>
              </w:rPr>
              <w:t>Тип КБК</w:t>
            </w:r>
          </w:p>
        </w:tc>
        <w:tc>
          <w:tcPr>
            <w:tcW w:w="1109" w:type="pct"/>
          </w:tcPr>
          <w:p w14:paraId="2BD6BC52" w14:textId="77777777" w:rsidR="00194707" w:rsidRPr="007036CE" w:rsidRDefault="00194707" w:rsidP="00194707">
            <w:pPr>
              <w:pStyle w:val="GOSTTablenorm"/>
              <w:rPr>
                <w:ins w:id="11136" w:author="Куклина Ю.В." w:date="2024-04-11T19:04:00Z"/>
                <w:szCs w:val="24"/>
                <w:lang w:val="en-US"/>
              </w:rPr>
            </w:pPr>
            <w:ins w:id="11137" w:author="Куклина Ю.В." w:date="2024-04-11T19:02:00Z">
              <w:r w:rsidRPr="007036CE">
                <w:rPr>
                  <w:b/>
                  <w:szCs w:val="24"/>
                  <w:lang w:val="en-US"/>
                </w:rPr>
                <w:t>SECTION_1:</w:t>
              </w:r>
              <w:r w:rsidRPr="007036CE">
                <w:rPr>
                  <w:szCs w:val="24"/>
                  <w:lang w:val="en-US"/>
                </w:rPr>
                <w:t>TYPEKBK</w:t>
              </w:r>
            </w:ins>
          </w:p>
          <w:p w14:paraId="68034E48" w14:textId="77777777" w:rsidR="00194707" w:rsidRPr="007036CE" w:rsidRDefault="00194707" w:rsidP="00194707">
            <w:pPr>
              <w:pStyle w:val="GOSTTablenorm"/>
              <w:rPr>
                <w:ins w:id="11138" w:author="Куклина Ю.В." w:date="2024-04-11T19:04:00Z"/>
                <w:szCs w:val="24"/>
                <w:lang w:val="en-US"/>
              </w:rPr>
            </w:pPr>
            <w:ins w:id="11139" w:author="Куклина Ю.В." w:date="2024-04-11T19:04:00Z">
              <w:r w:rsidRPr="007036CE">
                <w:rPr>
                  <w:b/>
                  <w:szCs w:val="24"/>
                  <w:lang w:val="en-US"/>
                </w:rPr>
                <w:t>SECTION_2:</w:t>
              </w:r>
              <w:r w:rsidRPr="007036CE">
                <w:rPr>
                  <w:szCs w:val="24"/>
                  <w:lang w:val="en-US"/>
                </w:rPr>
                <w:t>TYPEKBK</w:t>
              </w:r>
            </w:ins>
          </w:p>
          <w:p w14:paraId="61DF1EB5" w14:textId="77777777" w:rsidR="00194707" w:rsidRPr="007036CE" w:rsidRDefault="00194707" w:rsidP="00194707">
            <w:pPr>
              <w:pStyle w:val="GOSTTablenorm"/>
              <w:rPr>
                <w:szCs w:val="24"/>
                <w:lang w:val="en-US"/>
              </w:rPr>
            </w:pPr>
            <w:ins w:id="11140" w:author="Куклина Ю.В." w:date="2024-04-11T19:04:00Z">
              <w:r w:rsidRPr="007036CE">
                <w:rPr>
                  <w:b/>
                  <w:szCs w:val="24"/>
                  <w:lang w:val="en-US"/>
                </w:rPr>
                <w:t>SECTION_3:</w:t>
              </w:r>
              <w:r w:rsidRPr="007036CE">
                <w:rPr>
                  <w:szCs w:val="24"/>
                  <w:lang w:val="en-US"/>
                </w:rPr>
                <w:t>TYPEKBK</w:t>
              </w:r>
            </w:ins>
          </w:p>
          <w:p w14:paraId="47A9FDF0" w14:textId="77777777" w:rsidR="00194707" w:rsidRPr="007036CE" w:rsidRDefault="00194707" w:rsidP="00194707">
            <w:pPr>
              <w:pStyle w:val="GOSTTablenorm"/>
              <w:rPr>
                <w:szCs w:val="24"/>
                <w:lang w:val="en-US"/>
              </w:rPr>
            </w:pPr>
            <w:ins w:id="11141" w:author="Куклина Ю.В." w:date="2024-04-11T19:04:00Z">
              <w:r w:rsidRPr="007036CE">
                <w:rPr>
                  <w:b/>
                  <w:szCs w:val="24"/>
                  <w:lang w:val="en-US"/>
                </w:rPr>
                <w:t>SECTION_</w:t>
              </w:r>
            </w:ins>
            <w:r w:rsidRPr="007036CE">
              <w:rPr>
                <w:b/>
                <w:szCs w:val="24"/>
                <w:lang w:val="en-US"/>
              </w:rPr>
              <w:t>4</w:t>
            </w:r>
            <w:ins w:id="11142" w:author="Куклина Ю.В." w:date="2024-04-11T19:04:00Z">
              <w:r w:rsidRPr="007036CE">
                <w:rPr>
                  <w:b/>
                  <w:szCs w:val="24"/>
                  <w:lang w:val="en-US"/>
                </w:rPr>
                <w:t>:</w:t>
              </w:r>
              <w:r w:rsidRPr="007036CE">
                <w:rPr>
                  <w:szCs w:val="24"/>
                  <w:lang w:val="en-US"/>
                </w:rPr>
                <w:t>TYPEKBK</w:t>
              </w:r>
            </w:ins>
          </w:p>
        </w:tc>
        <w:tc>
          <w:tcPr>
            <w:tcW w:w="1373" w:type="pct"/>
          </w:tcPr>
          <w:p w14:paraId="5F7FC783" w14:textId="77777777" w:rsidR="00194707" w:rsidRPr="007036CE" w:rsidRDefault="00194707" w:rsidP="00194707">
            <w:pPr>
              <w:pStyle w:val="GOSTTablenorm"/>
              <w:rPr>
                <w:szCs w:val="22"/>
              </w:rPr>
            </w:pPr>
            <w:r w:rsidRPr="007036CE">
              <w:t>При обработке раздела 1 заполняется из тега</w:t>
            </w:r>
            <w:r w:rsidRPr="007036CE">
              <w:rPr>
                <w:b/>
                <w:szCs w:val="24"/>
              </w:rPr>
              <w:t xml:space="preserve"> </w:t>
            </w:r>
            <w:ins w:id="11143" w:author="Куклина Ю.В." w:date="2024-04-11T19:02:00Z">
              <w:r w:rsidRPr="007036CE">
                <w:rPr>
                  <w:b/>
                  <w:szCs w:val="24"/>
                  <w:lang w:val="en-US"/>
                </w:rPr>
                <w:t>SECTION</w:t>
              </w:r>
              <w:r w:rsidRPr="007036CE">
                <w:rPr>
                  <w:b/>
                  <w:szCs w:val="24"/>
                </w:rPr>
                <w:t>_1:</w:t>
              </w:r>
              <w:r w:rsidRPr="007036CE">
                <w:rPr>
                  <w:szCs w:val="24"/>
                </w:rPr>
                <w:t>TYPEKBK</w:t>
              </w:r>
            </w:ins>
          </w:p>
          <w:p w14:paraId="4415D8F0" w14:textId="77777777" w:rsidR="00194707" w:rsidRPr="007036CE" w:rsidRDefault="00194707" w:rsidP="00194707">
            <w:pPr>
              <w:pStyle w:val="GOSTTablenorm"/>
              <w:rPr>
                <w:szCs w:val="22"/>
              </w:rPr>
            </w:pPr>
            <w:r w:rsidRPr="007036CE">
              <w:t>При обработке раздела 2 заполняется из тега</w:t>
            </w:r>
            <w:r w:rsidRPr="007036CE">
              <w:rPr>
                <w:b/>
                <w:szCs w:val="24"/>
              </w:rPr>
              <w:t xml:space="preserve"> </w:t>
            </w:r>
            <w:ins w:id="11144" w:author="Куклина Ю.В." w:date="2024-04-11T19:02:00Z">
              <w:r w:rsidRPr="007036CE">
                <w:rPr>
                  <w:b/>
                  <w:szCs w:val="24"/>
                  <w:lang w:val="en-US"/>
                </w:rPr>
                <w:t>SECTION</w:t>
              </w:r>
              <w:r w:rsidRPr="007036CE">
                <w:rPr>
                  <w:b/>
                  <w:szCs w:val="24"/>
                </w:rPr>
                <w:t>_</w:t>
              </w:r>
            </w:ins>
            <w:r w:rsidRPr="007036CE">
              <w:rPr>
                <w:b/>
                <w:szCs w:val="24"/>
              </w:rPr>
              <w:t>2</w:t>
            </w:r>
            <w:ins w:id="11145" w:author="Куклина Ю.В." w:date="2024-04-11T19:02:00Z">
              <w:r w:rsidRPr="007036CE">
                <w:rPr>
                  <w:b/>
                  <w:szCs w:val="24"/>
                </w:rPr>
                <w:t>:</w:t>
              </w:r>
              <w:r w:rsidRPr="007036CE">
                <w:rPr>
                  <w:szCs w:val="24"/>
                </w:rPr>
                <w:t>TYPEKBK</w:t>
              </w:r>
            </w:ins>
          </w:p>
          <w:p w14:paraId="15303BB1" w14:textId="77777777" w:rsidR="00194707" w:rsidRPr="007036CE" w:rsidRDefault="00194707" w:rsidP="00194707">
            <w:pPr>
              <w:pStyle w:val="GOSTTablenorm"/>
              <w:rPr>
                <w:szCs w:val="24"/>
              </w:rPr>
            </w:pPr>
            <w:r w:rsidRPr="007036CE">
              <w:t>При обработке раздела 3 заполняется из тега</w:t>
            </w:r>
            <w:r w:rsidRPr="007036CE">
              <w:rPr>
                <w:b/>
                <w:szCs w:val="24"/>
              </w:rPr>
              <w:t xml:space="preserve"> </w:t>
            </w:r>
            <w:ins w:id="11146" w:author="Куклина Ю.В." w:date="2024-04-11T19:02:00Z">
              <w:r w:rsidRPr="007036CE">
                <w:rPr>
                  <w:b/>
                  <w:szCs w:val="24"/>
                  <w:lang w:val="en-US"/>
                </w:rPr>
                <w:t>SECTION</w:t>
              </w:r>
              <w:r w:rsidRPr="007036CE">
                <w:rPr>
                  <w:b/>
                  <w:szCs w:val="24"/>
                </w:rPr>
                <w:t>_</w:t>
              </w:r>
            </w:ins>
            <w:r w:rsidRPr="007036CE">
              <w:rPr>
                <w:b/>
                <w:szCs w:val="24"/>
              </w:rPr>
              <w:t>3</w:t>
            </w:r>
            <w:ins w:id="11147" w:author="Куклина Ю.В." w:date="2024-04-11T19:02:00Z">
              <w:r w:rsidRPr="007036CE">
                <w:rPr>
                  <w:b/>
                  <w:szCs w:val="24"/>
                </w:rPr>
                <w:t>:</w:t>
              </w:r>
              <w:r w:rsidRPr="007036CE">
                <w:rPr>
                  <w:szCs w:val="24"/>
                </w:rPr>
                <w:t>TYPEKBK</w:t>
              </w:r>
            </w:ins>
          </w:p>
          <w:p w14:paraId="766EBA3B" w14:textId="77777777" w:rsidR="00194707" w:rsidRPr="007036CE" w:rsidRDefault="00194707" w:rsidP="00194707">
            <w:pPr>
              <w:pStyle w:val="GOSTTablenorm"/>
            </w:pPr>
            <w:r w:rsidRPr="007036CE">
              <w:t>При обработке раздела 4 заполняется из тега</w:t>
            </w:r>
            <w:r w:rsidRPr="007036CE">
              <w:rPr>
                <w:b/>
                <w:szCs w:val="24"/>
              </w:rPr>
              <w:t xml:space="preserve"> </w:t>
            </w:r>
            <w:ins w:id="11148" w:author="Куклина Ю.В." w:date="2024-04-11T19:02:00Z">
              <w:r w:rsidRPr="007036CE">
                <w:rPr>
                  <w:b/>
                  <w:szCs w:val="24"/>
                  <w:lang w:val="en-US"/>
                </w:rPr>
                <w:t>SECTION</w:t>
              </w:r>
              <w:r w:rsidRPr="007036CE">
                <w:rPr>
                  <w:b/>
                  <w:szCs w:val="24"/>
                </w:rPr>
                <w:t>_</w:t>
              </w:r>
            </w:ins>
            <w:r w:rsidRPr="007036CE">
              <w:rPr>
                <w:b/>
                <w:szCs w:val="24"/>
              </w:rPr>
              <w:t>4</w:t>
            </w:r>
            <w:ins w:id="11149" w:author="Куклина Ю.В." w:date="2024-04-11T19:02:00Z">
              <w:r w:rsidRPr="007036CE">
                <w:rPr>
                  <w:b/>
                  <w:szCs w:val="24"/>
                </w:rPr>
                <w:t>:</w:t>
              </w:r>
              <w:r w:rsidRPr="007036CE">
                <w:rPr>
                  <w:szCs w:val="24"/>
                </w:rPr>
                <w:t>TYPEKBK</w:t>
              </w:r>
            </w:ins>
          </w:p>
        </w:tc>
      </w:tr>
      <w:tr w:rsidR="00194707" w:rsidRPr="007036CE" w14:paraId="5343C229" w14:textId="77777777" w:rsidTr="00B0621B">
        <w:tc>
          <w:tcPr>
            <w:tcW w:w="1109" w:type="pct"/>
          </w:tcPr>
          <w:p w14:paraId="32E15CB8" w14:textId="77777777" w:rsidR="00194707" w:rsidRPr="007036CE" w:rsidRDefault="00194707" w:rsidP="00194707">
            <w:pPr>
              <w:pStyle w:val="GOSTTablenorm"/>
              <w:rPr>
                <w:szCs w:val="22"/>
              </w:rPr>
            </w:pPr>
            <w:r w:rsidRPr="007036CE">
              <w:rPr>
                <w:szCs w:val="22"/>
              </w:rPr>
              <w:t>Укрупненный_КБК</w:t>
            </w:r>
          </w:p>
        </w:tc>
        <w:tc>
          <w:tcPr>
            <w:tcW w:w="299" w:type="pct"/>
          </w:tcPr>
          <w:p w14:paraId="0AAEDE9B" w14:textId="77777777" w:rsidR="00194707" w:rsidRPr="007036CE" w:rsidRDefault="00194707" w:rsidP="00194707">
            <w:pPr>
              <w:pStyle w:val="GOSTTablenorm"/>
              <w:rPr>
                <w:szCs w:val="22"/>
              </w:rPr>
            </w:pPr>
            <w:r w:rsidRPr="007036CE">
              <w:rPr>
                <w:szCs w:val="22"/>
              </w:rPr>
              <w:t>Нет</w:t>
            </w:r>
          </w:p>
        </w:tc>
        <w:tc>
          <w:tcPr>
            <w:tcW w:w="1109" w:type="pct"/>
          </w:tcPr>
          <w:p w14:paraId="719E9907" w14:textId="77777777" w:rsidR="00194707" w:rsidRPr="007036CE" w:rsidRDefault="00194707" w:rsidP="00194707">
            <w:pPr>
              <w:pStyle w:val="GOSTTablenorm"/>
              <w:rPr>
                <w:szCs w:val="22"/>
              </w:rPr>
            </w:pPr>
            <w:r w:rsidRPr="007036CE">
              <w:rPr>
                <w:szCs w:val="22"/>
              </w:rPr>
              <w:t>Укрупненный КБК</w:t>
            </w:r>
          </w:p>
        </w:tc>
        <w:tc>
          <w:tcPr>
            <w:tcW w:w="1109" w:type="pct"/>
          </w:tcPr>
          <w:p w14:paraId="6C618EA3" w14:textId="77777777" w:rsidR="00194707" w:rsidRPr="007036CE" w:rsidRDefault="00194707" w:rsidP="00194707">
            <w:pPr>
              <w:pStyle w:val="GOSTTablenorm"/>
              <w:rPr>
                <w:ins w:id="11150" w:author="Куклина Ю.В." w:date="2024-04-11T19:04:00Z"/>
                <w:szCs w:val="24"/>
                <w:lang w:val="en-US"/>
              </w:rPr>
            </w:pPr>
            <w:ins w:id="11151" w:author="Куклина Ю.В." w:date="2024-04-11T19:02:00Z">
              <w:r w:rsidRPr="007036CE">
                <w:rPr>
                  <w:b/>
                  <w:szCs w:val="24"/>
                  <w:lang w:val="en-US"/>
                </w:rPr>
                <w:t>SECTION_1:</w:t>
              </w:r>
              <w:r w:rsidRPr="007036CE">
                <w:rPr>
                  <w:szCs w:val="24"/>
                  <w:lang w:val="en-US"/>
                </w:rPr>
                <w:t>NULLKBK</w:t>
              </w:r>
            </w:ins>
          </w:p>
          <w:p w14:paraId="75A9EF09" w14:textId="77777777" w:rsidR="00194707" w:rsidRPr="007036CE" w:rsidRDefault="00194707" w:rsidP="00194707">
            <w:pPr>
              <w:pStyle w:val="GOSTTablenorm"/>
              <w:rPr>
                <w:ins w:id="11152" w:author="Куклина Ю.В." w:date="2024-04-11T19:04:00Z"/>
                <w:szCs w:val="24"/>
                <w:lang w:val="en-US"/>
              </w:rPr>
            </w:pPr>
            <w:ins w:id="11153" w:author="Куклина Ю.В." w:date="2024-04-11T19:04:00Z">
              <w:r w:rsidRPr="007036CE">
                <w:rPr>
                  <w:b/>
                  <w:szCs w:val="24"/>
                  <w:lang w:val="en-US"/>
                </w:rPr>
                <w:t>SECTION_2:</w:t>
              </w:r>
              <w:r w:rsidRPr="007036CE">
                <w:rPr>
                  <w:szCs w:val="24"/>
                  <w:lang w:val="en-US"/>
                </w:rPr>
                <w:t>NULLKBK</w:t>
              </w:r>
            </w:ins>
          </w:p>
          <w:p w14:paraId="134414CC" w14:textId="77777777" w:rsidR="00194707" w:rsidRPr="007036CE" w:rsidDel="000C5882" w:rsidRDefault="00194707" w:rsidP="00194707">
            <w:pPr>
              <w:pStyle w:val="GOSTTablenorm"/>
              <w:rPr>
                <w:del w:id="11154" w:author="Сатлер Марина Викторовна" w:date="2024-04-16T15:58:00Z"/>
                <w:szCs w:val="24"/>
                <w:lang w:val="en-US"/>
              </w:rPr>
            </w:pPr>
            <w:ins w:id="11155" w:author="Куклина Ю.В." w:date="2024-04-11T19:04:00Z">
              <w:del w:id="11156" w:author="Сатлер Марина Викторовна" w:date="2024-04-16T15:58:00Z">
                <w:r w:rsidRPr="007036CE" w:rsidDel="000C5882">
                  <w:rPr>
                    <w:b/>
                    <w:szCs w:val="24"/>
                    <w:lang w:val="en-US"/>
                  </w:rPr>
                  <w:delText>SECTION_3:</w:delText>
                </w:r>
                <w:r w:rsidRPr="007036CE" w:rsidDel="000C5882">
                  <w:rPr>
                    <w:szCs w:val="24"/>
                    <w:lang w:val="en-US"/>
                  </w:rPr>
                  <w:delText>NULLKBK</w:delText>
                </w:r>
              </w:del>
            </w:ins>
          </w:p>
          <w:p w14:paraId="35DE9892" w14:textId="77777777" w:rsidR="00194707" w:rsidRPr="007036CE" w:rsidRDefault="00194707" w:rsidP="00194707">
            <w:pPr>
              <w:pStyle w:val="GOSTTablenorm"/>
              <w:rPr>
                <w:szCs w:val="24"/>
                <w:lang w:val="en-US"/>
              </w:rPr>
            </w:pPr>
            <w:ins w:id="11157" w:author="Куклина Ю.В." w:date="2024-04-11T19:04:00Z">
              <w:r w:rsidRPr="007036CE">
                <w:rPr>
                  <w:b/>
                  <w:szCs w:val="24"/>
                  <w:lang w:val="en-US"/>
                </w:rPr>
                <w:t>SECTION_</w:t>
              </w:r>
            </w:ins>
            <w:r w:rsidRPr="007036CE">
              <w:rPr>
                <w:b/>
                <w:szCs w:val="24"/>
                <w:lang w:val="en-US"/>
              </w:rPr>
              <w:t>4</w:t>
            </w:r>
            <w:ins w:id="11158" w:author="Куклина Ю.В." w:date="2024-04-11T19:04:00Z">
              <w:r w:rsidRPr="007036CE">
                <w:rPr>
                  <w:b/>
                  <w:szCs w:val="24"/>
                  <w:lang w:val="en-US"/>
                </w:rPr>
                <w:t>:</w:t>
              </w:r>
              <w:r w:rsidRPr="007036CE">
                <w:rPr>
                  <w:szCs w:val="24"/>
                  <w:lang w:val="en-US"/>
                </w:rPr>
                <w:t>NULLKBK</w:t>
              </w:r>
            </w:ins>
          </w:p>
        </w:tc>
        <w:tc>
          <w:tcPr>
            <w:tcW w:w="1373" w:type="pct"/>
          </w:tcPr>
          <w:p w14:paraId="378FF74D" w14:textId="77777777" w:rsidR="00194707" w:rsidRPr="007036CE" w:rsidRDefault="00194707" w:rsidP="00194707">
            <w:pPr>
              <w:pStyle w:val="GOSTTablenorm"/>
              <w:rPr>
                <w:szCs w:val="22"/>
              </w:rPr>
            </w:pPr>
            <w:r w:rsidRPr="007036CE">
              <w:t>При обработке раздела 1 заполняется из тега</w:t>
            </w:r>
            <w:r w:rsidRPr="007036CE">
              <w:rPr>
                <w:b/>
                <w:szCs w:val="24"/>
              </w:rPr>
              <w:t xml:space="preserve"> </w:t>
            </w:r>
            <w:ins w:id="11159" w:author="Куклина Ю.В." w:date="2024-04-11T19:02:00Z">
              <w:r w:rsidRPr="007036CE">
                <w:rPr>
                  <w:b/>
                  <w:szCs w:val="24"/>
                  <w:lang w:val="en-US"/>
                </w:rPr>
                <w:t>SECTION</w:t>
              </w:r>
              <w:r w:rsidRPr="007036CE">
                <w:rPr>
                  <w:b/>
                  <w:szCs w:val="24"/>
                </w:rPr>
                <w:t>_1:</w:t>
              </w:r>
              <w:r w:rsidRPr="007036CE">
                <w:rPr>
                  <w:szCs w:val="24"/>
                </w:rPr>
                <w:t>NULLKBK</w:t>
              </w:r>
            </w:ins>
          </w:p>
          <w:p w14:paraId="290F0BC8" w14:textId="77777777" w:rsidR="00194707" w:rsidRPr="007036CE" w:rsidRDefault="00194707" w:rsidP="00194707">
            <w:pPr>
              <w:pStyle w:val="GOSTTablenorm"/>
              <w:rPr>
                <w:szCs w:val="22"/>
              </w:rPr>
            </w:pPr>
            <w:r w:rsidRPr="007036CE">
              <w:t>При обработке раздела 2 заполняется из тега</w:t>
            </w:r>
            <w:r w:rsidRPr="007036CE">
              <w:rPr>
                <w:b/>
                <w:szCs w:val="24"/>
              </w:rPr>
              <w:t xml:space="preserve"> </w:t>
            </w:r>
            <w:ins w:id="11160" w:author="Куклина Ю.В." w:date="2024-04-11T19:02:00Z">
              <w:r w:rsidRPr="007036CE">
                <w:rPr>
                  <w:b/>
                  <w:szCs w:val="24"/>
                  <w:lang w:val="en-US"/>
                </w:rPr>
                <w:t>SECTION</w:t>
              </w:r>
              <w:r w:rsidRPr="007036CE">
                <w:rPr>
                  <w:b/>
                  <w:szCs w:val="24"/>
                </w:rPr>
                <w:t>_</w:t>
              </w:r>
            </w:ins>
            <w:r w:rsidRPr="007036CE">
              <w:rPr>
                <w:b/>
                <w:szCs w:val="24"/>
              </w:rPr>
              <w:t>2</w:t>
            </w:r>
            <w:ins w:id="11161" w:author="Куклина Ю.В." w:date="2024-04-11T19:02:00Z">
              <w:r w:rsidRPr="007036CE">
                <w:rPr>
                  <w:b/>
                  <w:szCs w:val="24"/>
                </w:rPr>
                <w:t>:</w:t>
              </w:r>
              <w:r w:rsidRPr="007036CE">
                <w:rPr>
                  <w:szCs w:val="24"/>
                </w:rPr>
                <w:t>NULLKBK</w:t>
              </w:r>
            </w:ins>
          </w:p>
          <w:p w14:paraId="4143C415" w14:textId="77777777" w:rsidR="00194707" w:rsidRPr="007036CE" w:rsidDel="000C5882" w:rsidRDefault="00194707" w:rsidP="00194707">
            <w:pPr>
              <w:pStyle w:val="GOSTTablenorm"/>
              <w:rPr>
                <w:del w:id="11162" w:author="Сатлер Марина Викторовна" w:date="2024-04-16T15:58:00Z"/>
                <w:szCs w:val="24"/>
              </w:rPr>
            </w:pPr>
            <w:del w:id="11163" w:author="Сатлер Марина Викторовна" w:date="2024-04-16T15:58:00Z">
              <w:r w:rsidRPr="007036CE" w:rsidDel="000C5882">
                <w:delText>При обработке раздела 3 заполняется из тега</w:delText>
              </w:r>
              <w:r w:rsidRPr="007036CE" w:rsidDel="000C5882">
                <w:rPr>
                  <w:b/>
                  <w:szCs w:val="24"/>
                </w:rPr>
                <w:delText xml:space="preserve"> </w:delText>
              </w:r>
            </w:del>
            <w:ins w:id="11164" w:author="Куклина Ю.В." w:date="2024-04-11T19:02:00Z">
              <w:del w:id="11165" w:author="Сатлер Марина Викторовна" w:date="2024-04-16T15:58:00Z">
                <w:r w:rsidRPr="007036CE" w:rsidDel="000C5882">
                  <w:rPr>
                    <w:b/>
                    <w:szCs w:val="24"/>
                    <w:lang w:val="en-US"/>
                  </w:rPr>
                  <w:delText>SECTION</w:delText>
                </w:r>
                <w:r w:rsidRPr="007036CE" w:rsidDel="000C5882">
                  <w:rPr>
                    <w:b/>
                    <w:szCs w:val="24"/>
                  </w:rPr>
                  <w:delText>_</w:delText>
                </w:r>
              </w:del>
            </w:ins>
            <w:del w:id="11166" w:author="Сатлер Марина Викторовна" w:date="2024-04-16T15:58:00Z">
              <w:r w:rsidRPr="007036CE" w:rsidDel="000C5882">
                <w:rPr>
                  <w:b/>
                  <w:szCs w:val="24"/>
                </w:rPr>
                <w:delText>3</w:delText>
              </w:r>
            </w:del>
            <w:ins w:id="11167" w:author="Куклина Ю.В." w:date="2024-04-11T19:02:00Z">
              <w:del w:id="11168" w:author="Сатлер Марина Викторовна" w:date="2024-04-16T15:58:00Z">
                <w:r w:rsidRPr="007036CE" w:rsidDel="000C5882">
                  <w:rPr>
                    <w:b/>
                    <w:szCs w:val="24"/>
                  </w:rPr>
                  <w:delText>:</w:delText>
                </w:r>
                <w:r w:rsidRPr="007036CE" w:rsidDel="000C5882">
                  <w:rPr>
                    <w:szCs w:val="24"/>
                  </w:rPr>
                  <w:delText>NULLKBK</w:delText>
                </w:r>
              </w:del>
            </w:ins>
          </w:p>
          <w:p w14:paraId="5FC63DF5" w14:textId="77777777" w:rsidR="00194707" w:rsidRPr="007036CE" w:rsidRDefault="00194707" w:rsidP="00194707">
            <w:pPr>
              <w:pStyle w:val="GOSTTablenorm"/>
            </w:pPr>
            <w:r w:rsidRPr="007036CE">
              <w:t>При обработке раздела 4 заполняется из тега</w:t>
            </w:r>
            <w:r w:rsidRPr="007036CE">
              <w:rPr>
                <w:b/>
                <w:szCs w:val="24"/>
              </w:rPr>
              <w:t xml:space="preserve"> </w:t>
            </w:r>
            <w:ins w:id="11169" w:author="Куклина Ю.В." w:date="2024-04-11T19:02:00Z">
              <w:r w:rsidRPr="007036CE">
                <w:rPr>
                  <w:b/>
                  <w:szCs w:val="24"/>
                  <w:lang w:val="en-US"/>
                </w:rPr>
                <w:t>SECTION</w:t>
              </w:r>
              <w:r w:rsidRPr="007036CE">
                <w:rPr>
                  <w:b/>
                  <w:szCs w:val="24"/>
                </w:rPr>
                <w:t>_</w:t>
              </w:r>
            </w:ins>
            <w:r w:rsidRPr="007036CE">
              <w:rPr>
                <w:b/>
                <w:szCs w:val="24"/>
              </w:rPr>
              <w:t>4</w:t>
            </w:r>
            <w:ins w:id="11170" w:author="Куклина Ю.В." w:date="2024-04-11T19:02:00Z">
              <w:r w:rsidRPr="007036CE">
                <w:rPr>
                  <w:b/>
                  <w:szCs w:val="24"/>
                </w:rPr>
                <w:t>:</w:t>
              </w:r>
              <w:r w:rsidRPr="007036CE">
                <w:rPr>
                  <w:szCs w:val="24"/>
                </w:rPr>
                <w:t>NULLKBK</w:t>
              </w:r>
            </w:ins>
          </w:p>
        </w:tc>
      </w:tr>
      <w:tr w:rsidR="00194707" w:rsidRPr="007036CE" w14:paraId="2019B847" w14:textId="77777777" w:rsidTr="00B0621B">
        <w:tc>
          <w:tcPr>
            <w:tcW w:w="1109" w:type="pct"/>
          </w:tcPr>
          <w:p w14:paraId="697C76C9" w14:textId="77777777" w:rsidR="00194707" w:rsidRPr="007036CE" w:rsidRDefault="00194707" w:rsidP="00194707">
            <w:pPr>
              <w:pStyle w:val="GOSTTablenorm"/>
              <w:rPr>
                <w:szCs w:val="22"/>
              </w:rPr>
            </w:pPr>
            <w:r w:rsidRPr="007036CE">
              <w:rPr>
                <w:szCs w:val="22"/>
              </w:rPr>
              <w:t>Номер_ЛС</w:t>
            </w:r>
          </w:p>
        </w:tc>
        <w:tc>
          <w:tcPr>
            <w:tcW w:w="299" w:type="pct"/>
          </w:tcPr>
          <w:p w14:paraId="66E5D954" w14:textId="77777777" w:rsidR="00194707" w:rsidRPr="007036CE" w:rsidRDefault="00194707" w:rsidP="00194707">
            <w:pPr>
              <w:pStyle w:val="GOSTTablenorm"/>
              <w:rPr>
                <w:szCs w:val="22"/>
              </w:rPr>
            </w:pPr>
            <w:r w:rsidRPr="007036CE">
              <w:rPr>
                <w:szCs w:val="22"/>
              </w:rPr>
              <w:t>Нет</w:t>
            </w:r>
          </w:p>
        </w:tc>
        <w:tc>
          <w:tcPr>
            <w:tcW w:w="1109" w:type="pct"/>
          </w:tcPr>
          <w:p w14:paraId="1ACF6354" w14:textId="77777777" w:rsidR="00194707" w:rsidRPr="007036CE" w:rsidRDefault="00194707" w:rsidP="00194707">
            <w:pPr>
              <w:pStyle w:val="GOSTTablenorm"/>
              <w:rPr>
                <w:szCs w:val="22"/>
              </w:rPr>
            </w:pPr>
            <w:r w:rsidRPr="007036CE">
              <w:rPr>
                <w:szCs w:val="22"/>
              </w:rPr>
              <w:t>ЛС</w:t>
            </w:r>
          </w:p>
        </w:tc>
        <w:tc>
          <w:tcPr>
            <w:tcW w:w="1109" w:type="pct"/>
          </w:tcPr>
          <w:p w14:paraId="21225201" w14:textId="77777777" w:rsidR="00194707" w:rsidRPr="007036CE" w:rsidRDefault="00194707" w:rsidP="00194707">
            <w:pPr>
              <w:pStyle w:val="GOSTTablenorm"/>
              <w:rPr>
                <w:ins w:id="11171" w:author="Куклина Ю.В." w:date="2024-04-11T19:04:00Z"/>
                <w:szCs w:val="24"/>
                <w:lang w:val="en-US"/>
              </w:rPr>
            </w:pPr>
            <w:ins w:id="11172" w:author="Куклина Ю.В." w:date="2024-04-11T19:02:00Z">
              <w:r w:rsidRPr="007036CE">
                <w:rPr>
                  <w:b/>
                  <w:szCs w:val="24"/>
                  <w:lang w:val="en-US"/>
                </w:rPr>
                <w:t>SECTION_1:</w:t>
              </w:r>
              <w:r w:rsidRPr="007036CE">
                <w:rPr>
                  <w:szCs w:val="24"/>
                  <w:lang w:val="en-US"/>
                </w:rPr>
                <w:t>PA</w:t>
              </w:r>
            </w:ins>
          </w:p>
          <w:p w14:paraId="3CB0A497" w14:textId="77777777" w:rsidR="00194707" w:rsidRPr="007036CE" w:rsidRDefault="00194707" w:rsidP="00194707">
            <w:pPr>
              <w:pStyle w:val="GOSTTablenorm"/>
              <w:rPr>
                <w:ins w:id="11173" w:author="Куклина Ю.В." w:date="2024-04-11T19:04:00Z"/>
                <w:szCs w:val="24"/>
                <w:lang w:val="en-US"/>
              </w:rPr>
            </w:pPr>
            <w:ins w:id="11174" w:author="Куклина Ю.В." w:date="2024-04-11T19:04:00Z">
              <w:r w:rsidRPr="007036CE">
                <w:rPr>
                  <w:b/>
                  <w:szCs w:val="24"/>
                  <w:lang w:val="en-US"/>
                </w:rPr>
                <w:t>SECTION_2:</w:t>
              </w:r>
              <w:r w:rsidRPr="007036CE">
                <w:rPr>
                  <w:szCs w:val="24"/>
                  <w:lang w:val="en-US"/>
                </w:rPr>
                <w:t>PA</w:t>
              </w:r>
            </w:ins>
          </w:p>
          <w:p w14:paraId="5FA6FF7C" w14:textId="77777777" w:rsidR="00194707" w:rsidRPr="007036CE" w:rsidRDefault="00194707" w:rsidP="00194707">
            <w:pPr>
              <w:pStyle w:val="GOSTTablenorm"/>
              <w:rPr>
                <w:szCs w:val="24"/>
                <w:lang w:val="en-US"/>
              </w:rPr>
            </w:pPr>
            <w:ins w:id="11175" w:author="Куклина Ю.В." w:date="2024-04-11T19:04:00Z">
              <w:r w:rsidRPr="007036CE">
                <w:rPr>
                  <w:b/>
                  <w:szCs w:val="24"/>
                  <w:lang w:val="en-US"/>
                </w:rPr>
                <w:t>SECTION_3:</w:t>
              </w:r>
              <w:r w:rsidRPr="007036CE">
                <w:rPr>
                  <w:szCs w:val="24"/>
                  <w:lang w:val="en-US"/>
                </w:rPr>
                <w:t>PA</w:t>
              </w:r>
            </w:ins>
          </w:p>
          <w:p w14:paraId="24A40E97" w14:textId="77777777" w:rsidR="00194707" w:rsidRPr="007036CE" w:rsidRDefault="00194707" w:rsidP="00194707">
            <w:pPr>
              <w:pStyle w:val="GOSTTablenorm"/>
              <w:rPr>
                <w:szCs w:val="24"/>
                <w:lang w:val="en-US"/>
              </w:rPr>
            </w:pPr>
            <w:ins w:id="11176" w:author="Куклина Ю.В." w:date="2024-04-11T19:04:00Z">
              <w:r w:rsidRPr="007036CE">
                <w:rPr>
                  <w:b/>
                  <w:szCs w:val="24"/>
                  <w:lang w:val="en-US"/>
                </w:rPr>
                <w:t>SECTION_</w:t>
              </w:r>
            </w:ins>
            <w:r w:rsidRPr="007036CE">
              <w:rPr>
                <w:b/>
                <w:szCs w:val="24"/>
              </w:rPr>
              <w:t>4</w:t>
            </w:r>
            <w:ins w:id="11177" w:author="Куклина Ю.В." w:date="2024-04-11T19:04:00Z">
              <w:r w:rsidRPr="007036CE">
                <w:rPr>
                  <w:b/>
                  <w:szCs w:val="24"/>
                  <w:lang w:val="en-US"/>
                </w:rPr>
                <w:t>:</w:t>
              </w:r>
              <w:r w:rsidRPr="007036CE">
                <w:rPr>
                  <w:szCs w:val="24"/>
                  <w:lang w:val="en-US"/>
                </w:rPr>
                <w:t>PA</w:t>
              </w:r>
            </w:ins>
          </w:p>
        </w:tc>
        <w:tc>
          <w:tcPr>
            <w:tcW w:w="1373" w:type="pct"/>
          </w:tcPr>
          <w:p w14:paraId="44D088D4" w14:textId="77777777" w:rsidR="00194707" w:rsidRPr="007036CE" w:rsidRDefault="00194707" w:rsidP="00194707">
            <w:pPr>
              <w:pStyle w:val="GOSTTablenorm"/>
              <w:rPr>
                <w:szCs w:val="22"/>
              </w:rPr>
            </w:pPr>
            <w:r w:rsidRPr="007036CE">
              <w:t>При обработке раздела 1 заполняется из тега</w:t>
            </w:r>
            <w:r w:rsidRPr="007036CE">
              <w:rPr>
                <w:b/>
                <w:szCs w:val="24"/>
              </w:rPr>
              <w:t xml:space="preserve"> </w:t>
            </w:r>
            <w:ins w:id="11178" w:author="Куклина Ю.В." w:date="2024-04-11T19:02:00Z">
              <w:r w:rsidRPr="007036CE">
                <w:rPr>
                  <w:b/>
                  <w:szCs w:val="24"/>
                  <w:lang w:val="en-US"/>
                </w:rPr>
                <w:t>SECTION</w:t>
              </w:r>
              <w:r w:rsidRPr="007036CE">
                <w:rPr>
                  <w:b/>
                  <w:szCs w:val="24"/>
                </w:rPr>
                <w:t>_1:</w:t>
              </w:r>
              <w:r w:rsidRPr="007036CE">
                <w:rPr>
                  <w:szCs w:val="24"/>
                  <w:lang w:val="en-US"/>
                </w:rPr>
                <w:t>PA</w:t>
              </w:r>
            </w:ins>
          </w:p>
          <w:p w14:paraId="0F1DFBEB" w14:textId="77777777" w:rsidR="00194707" w:rsidRPr="007036CE" w:rsidRDefault="00194707" w:rsidP="00194707">
            <w:pPr>
              <w:pStyle w:val="GOSTTablenorm"/>
              <w:rPr>
                <w:szCs w:val="22"/>
              </w:rPr>
            </w:pPr>
            <w:r w:rsidRPr="007036CE">
              <w:t>При обработке раздела 2 заполняется из тега</w:t>
            </w:r>
            <w:r w:rsidRPr="007036CE">
              <w:rPr>
                <w:b/>
                <w:szCs w:val="24"/>
              </w:rPr>
              <w:t xml:space="preserve"> </w:t>
            </w:r>
            <w:ins w:id="11179" w:author="Куклина Ю.В." w:date="2024-04-11T19:02:00Z">
              <w:r w:rsidRPr="007036CE">
                <w:rPr>
                  <w:b/>
                  <w:szCs w:val="24"/>
                  <w:lang w:val="en-US"/>
                </w:rPr>
                <w:t>SECTION</w:t>
              </w:r>
              <w:r w:rsidRPr="007036CE">
                <w:rPr>
                  <w:b/>
                  <w:szCs w:val="24"/>
                </w:rPr>
                <w:t>_</w:t>
              </w:r>
            </w:ins>
            <w:r w:rsidRPr="007036CE">
              <w:rPr>
                <w:b/>
                <w:szCs w:val="24"/>
              </w:rPr>
              <w:t>2</w:t>
            </w:r>
            <w:ins w:id="11180" w:author="Куклина Ю.В." w:date="2024-04-11T19:02:00Z">
              <w:r w:rsidRPr="007036CE">
                <w:rPr>
                  <w:b/>
                  <w:szCs w:val="24"/>
                </w:rPr>
                <w:t>:</w:t>
              </w:r>
              <w:r w:rsidRPr="007036CE">
                <w:rPr>
                  <w:szCs w:val="24"/>
                  <w:lang w:val="en-US"/>
                </w:rPr>
                <w:t>PA</w:t>
              </w:r>
            </w:ins>
          </w:p>
          <w:p w14:paraId="0C56241E" w14:textId="77777777" w:rsidR="00194707" w:rsidRPr="007036CE" w:rsidRDefault="00194707" w:rsidP="00194707">
            <w:pPr>
              <w:pStyle w:val="GOSTTablenorm"/>
              <w:rPr>
                <w:szCs w:val="24"/>
              </w:rPr>
            </w:pPr>
            <w:r w:rsidRPr="007036CE">
              <w:t>При обработке раздела 3 заполняется из тега</w:t>
            </w:r>
            <w:r w:rsidRPr="007036CE">
              <w:rPr>
                <w:b/>
                <w:szCs w:val="24"/>
              </w:rPr>
              <w:t xml:space="preserve"> </w:t>
            </w:r>
            <w:ins w:id="11181" w:author="Куклина Ю.В." w:date="2024-04-11T19:02:00Z">
              <w:r w:rsidRPr="007036CE">
                <w:rPr>
                  <w:b/>
                  <w:szCs w:val="24"/>
                  <w:lang w:val="en-US"/>
                </w:rPr>
                <w:t>SECTION</w:t>
              </w:r>
              <w:r w:rsidRPr="007036CE">
                <w:rPr>
                  <w:b/>
                  <w:szCs w:val="24"/>
                </w:rPr>
                <w:t>_</w:t>
              </w:r>
            </w:ins>
            <w:r w:rsidRPr="007036CE">
              <w:rPr>
                <w:b/>
                <w:szCs w:val="24"/>
              </w:rPr>
              <w:t>3</w:t>
            </w:r>
            <w:ins w:id="11182" w:author="Куклина Ю.В." w:date="2024-04-11T19:02:00Z">
              <w:r w:rsidRPr="007036CE">
                <w:rPr>
                  <w:b/>
                  <w:szCs w:val="24"/>
                </w:rPr>
                <w:t>:</w:t>
              </w:r>
              <w:r w:rsidRPr="007036CE">
                <w:rPr>
                  <w:szCs w:val="24"/>
                  <w:lang w:val="en-US"/>
                </w:rPr>
                <w:t>PA</w:t>
              </w:r>
            </w:ins>
          </w:p>
          <w:p w14:paraId="5FB439C9" w14:textId="77777777" w:rsidR="00194707" w:rsidRPr="007036CE" w:rsidRDefault="00194707" w:rsidP="00194707">
            <w:pPr>
              <w:pStyle w:val="GOSTTablenorm"/>
            </w:pPr>
            <w:r w:rsidRPr="007036CE">
              <w:t>При обработке раздела 4 заполняется из тега</w:t>
            </w:r>
            <w:r w:rsidRPr="007036CE">
              <w:rPr>
                <w:b/>
                <w:szCs w:val="24"/>
              </w:rPr>
              <w:t xml:space="preserve"> </w:t>
            </w:r>
            <w:ins w:id="11183" w:author="Куклина Ю.В." w:date="2024-04-11T19:02:00Z">
              <w:r w:rsidRPr="007036CE">
                <w:rPr>
                  <w:b/>
                  <w:szCs w:val="24"/>
                  <w:lang w:val="en-US"/>
                </w:rPr>
                <w:t>SECTION</w:t>
              </w:r>
              <w:r w:rsidRPr="007036CE">
                <w:rPr>
                  <w:b/>
                  <w:szCs w:val="24"/>
                </w:rPr>
                <w:t>_</w:t>
              </w:r>
            </w:ins>
            <w:r w:rsidRPr="007036CE">
              <w:rPr>
                <w:b/>
                <w:szCs w:val="24"/>
              </w:rPr>
              <w:t>4</w:t>
            </w:r>
            <w:ins w:id="11184" w:author="Куклина Ю.В." w:date="2024-04-11T19:02:00Z">
              <w:r w:rsidRPr="007036CE">
                <w:rPr>
                  <w:b/>
                  <w:szCs w:val="24"/>
                </w:rPr>
                <w:t>:</w:t>
              </w:r>
              <w:r w:rsidRPr="007036CE">
                <w:rPr>
                  <w:szCs w:val="24"/>
                  <w:lang w:val="en-US"/>
                </w:rPr>
                <w:t>PA</w:t>
              </w:r>
            </w:ins>
          </w:p>
        </w:tc>
      </w:tr>
      <w:tr w:rsidR="00194707" w:rsidRPr="007036CE" w14:paraId="5B5DC89F" w14:textId="77777777" w:rsidTr="00B0621B">
        <w:tc>
          <w:tcPr>
            <w:tcW w:w="1109" w:type="pct"/>
          </w:tcPr>
          <w:p w14:paraId="15BF309F" w14:textId="77777777" w:rsidR="00194707" w:rsidRPr="007036CE" w:rsidRDefault="00194707" w:rsidP="00194707">
            <w:pPr>
              <w:pStyle w:val="GOSTTablenorm"/>
              <w:rPr>
                <w:szCs w:val="22"/>
              </w:rPr>
            </w:pPr>
            <w:r w:rsidRPr="007036CE">
              <w:rPr>
                <w:szCs w:val="22"/>
              </w:rPr>
              <w:lastRenderedPageBreak/>
              <w:t>Код_контура</w:t>
            </w:r>
          </w:p>
        </w:tc>
        <w:tc>
          <w:tcPr>
            <w:tcW w:w="299" w:type="pct"/>
          </w:tcPr>
          <w:p w14:paraId="62B8F969" w14:textId="77777777" w:rsidR="00194707" w:rsidRPr="007036CE" w:rsidRDefault="00194707" w:rsidP="00194707">
            <w:pPr>
              <w:pStyle w:val="GOSTTablenorm"/>
              <w:rPr>
                <w:szCs w:val="22"/>
              </w:rPr>
            </w:pPr>
            <w:r w:rsidRPr="007036CE">
              <w:rPr>
                <w:szCs w:val="22"/>
              </w:rPr>
              <w:t>Нет</w:t>
            </w:r>
          </w:p>
        </w:tc>
        <w:tc>
          <w:tcPr>
            <w:tcW w:w="1109" w:type="pct"/>
          </w:tcPr>
          <w:p w14:paraId="6D450D14" w14:textId="77777777" w:rsidR="00194707" w:rsidRPr="007036CE" w:rsidRDefault="00194707" w:rsidP="00194707">
            <w:pPr>
              <w:pStyle w:val="GOSTTablenorm"/>
              <w:rPr>
                <w:szCs w:val="22"/>
              </w:rPr>
            </w:pPr>
            <w:r w:rsidRPr="007036CE">
              <w:rPr>
                <w:szCs w:val="22"/>
              </w:rPr>
              <w:t>Контур</w:t>
            </w:r>
          </w:p>
        </w:tc>
        <w:tc>
          <w:tcPr>
            <w:tcW w:w="1109" w:type="pct"/>
          </w:tcPr>
          <w:p w14:paraId="0D13B39A" w14:textId="77777777" w:rsidR="00194707" w:rsidRPr="007036CE" w:rsidRDefault="00194707" w:rsidP="00194707">
            <w:pPr>
              <w:pStyle w:val="GOSTTablenorm"/>
              <w:rPr>
                <w:ins w:id="11185" w:author="Куклина Ю.В." w:date="2024-04-11T19:05:00Z"/>
                <w:szCs w:val="22"/>
                <w:lang w:val="en-US"/>
              </w:rPr>
            </w:pPr>
            <w:ins w:id="11186" w:author="Куклина Ю.В." w:date="2024-04-11T19:02:00Z">
              <w:r w:rsidRPr="007036CE">
                <w:rPr>
                  <w:b/>
                  <w:szCs w:val="24"/>
                  <w:lang w:val="en-US"/>
                </w:rPr>
                <w:t>SECTION_1:</w:t>
              </w:r>
              <w:r w:rsidRPr="007036CE">
                <w:rPr>
                  <w:szCs w:val="22"/>
                  <w:lang w:val="en-US"/>
                </w:rPr>
                <w:t>CONTUR</w:t>
              </w:r>
            </w:ins>
          </w:p>
          <w:p w14:paraId="47DDCDD2" w14:textId="77777777" w:rsidR="00194707" w:rsidRPr="007036CE" w:rsidRDefault="00194707" w:rsidP="00194707">
            <w:pPr>
              <w:pStyle w:val="GOSTTablenorm"/>
              <w:rPr>
                <w:ins w:id="11187" w:author="Куклина Ю.В." w:date="2024-04-11T19:05:00Z"/>
                <w:szCs w:val="22"/>
                <w:lang w:val="en-US"/>
              </w:rPr>
            </w:pPr>
            <w:ins w:id="11188" w:author="Куклина Ю.В." w:date="2024-04-11T19:05:00Z">
              <w:r w:rsidRPr="007036CE">
                <w:rPr>
                  <w:b/>
                  <w:szCs w:val="24"/>
                  <w:lang w:val="en-US"/>
                </w:rPr>
                <w:t>SECTION_2:</w:t>
              </w:r>
              <w:r w:rsidRPr="007036CE">
                <w:rPr>
                  <w:szCs w:val="22"/>
                  <w:lang w:val="en-US"/>
                </w:rPr>
                <w:t>CONTUR</w:t>
              </w:r>
            </w:ins>
          </w:p>
          <w:p w14:paraId="232DD7F1" w14:textId="77777777" w:rsidR="00194707" w:rsidRPr="007036CE" w:rsidRDefault="00194707" w:rsidP="00194707">
            <w:pPr>
              <w:pStyle w:val="GOSTTablenorm"/>
              <w:rPr>
                <w:szCs w:val="22"/>
                <w:lang w:val="en-US"/>
              </w:rPr>
            </w:pPr>
            <w:ins w:id="11189" w:author="Куклина Ю.В." w:date="2024-04-11T19:05:00Z">
              <w:r w:rsidRPr="007036CE">
                <w:rPr>
                  <w:b/>
                  <w:szCs w:val="24"/>
                  <w:lang w:val="en-US"/>
                </w:rPr>
                <w:t>SECTION_</w:t>
              </w:r>
            </w:ins>
            <w:ins w:id="11190" w:author="Куклина Ю.В." w:date="2024-04-11T19:07:00Z">
              <w:r w:rsidRPr="007036CE">
                <w:rPr>
                  <w:b/>
                  <w:szCs w:val="24"/>
                  <w:lang w:val="en-US"/>
                </w:rPr>
                <w:t>3</w:t>
              </w:r>
            </w:ins>
            <w:ins w:id="11191" w:author="Куклина Ю.В." w:date="2024-04-11T19:05:00Z">
              <w:r w:rsidRPr="007036CE">
                <w:rPr>
                  <w:b/>
                  <w:szCs w:val="24"/>
                  <w:lang w:val="en-US"/>
                </w:rPr>
                <w:t>:</w:t>
              </w:r>
              <w:r w:rsidRPr="007036CE">
                <w:rPr>
                  <w:szCs w:val="22"/>
                  <w:lang w:val="en-US"/>
                </w:rPr>
                <w:t>CONTUR</w:t>
              </w:r>
            </w:ins>
          </w:p>
          <w:p w14:paraId="30C20C8C" w14:textId="77777777" w:rsidR="00194707" w:rsidRPr="007036CE" w:rsidRDefault="00194707" w:rsidP="00194707">
            <w:pPr>
              <w:pStyle w:val="GOSTTablenorm"/>
              <w:rPr>
                <w:szCs w:val="24"/>
                <w:lang w:val="en-US"/>
              </w:rPr>
            </w:pPr>
            <w:ins w:id="11192" w:author="Куклина Ю.В." w:date="2024-04-11T19:05:00Z">
              <w:r w:rsidRPr="007036CE">
                <w:rPr>
                  <w:b/>
                  <w:szCs w:val="24"/>
                  <w:lang w:val="en-US"/>
                </w:rPr>
                <w:t>SECTION_</w:t>
              </w:r>
            </w:ins>
            <w:r w:rsidRPr="007036CE">
              <w:rPr>
                <w:b/>
                <w:szCs w:val="24"/>
                <w:lang w:val="en-US"/>
              </w:rPr>
              <w:t>4</w:t>
            </w:r>
            <w:ins w:id="11193" w:author="Куклина Ю.В." w:date="2024-04-11T19:05:00Z">
              <w:r w:rsidRPr="007036CE">
                <w:rPr>
                  <w:b/>
                  <w:szCs w:val="24"/>
                  <w:lang w:val="en-US"/>
                </w:rPr>
                <w:t>:</w:t>
              </w:r>
              <w:r w:rsidRPr="007036CE">
                <w:rPr>
                  <w:szCs w:val="22"/>
                  <w:lang w:val="en-US"/>
                </w:rPr>
                <w:t>CONTUR</w:t>
              </w:r>
            </w:ins>
          </w:p>
        </w:tc>
        <w:tc>
          <w:tcPr>
            <w:tcW w:w="1373" w:type="pct"/>
          </w:tcPr>
          <w:p w14:paraId="1F682217" w14:textId="77777777" w:rsidR="00194707" w:rsidRPr="007036CE" w:rsidRDefault="00194707" w:rsidP="00194707">
            <w:pPr>
              <w:pStyle w:val="GOSTTablenorm"/>
              <w:rPr>
                <w:szCs w:val="22"/>
              </w:rPr>
            </w:pPr>
            <w:r w:rsidRPr="007036CE">
              <w:t>При обработке раздела 1 заполняется из тега</w:t>
            </w:r>
            <w:r w:rsidRPr="007036CE">
              <w:rPr>
                <w:b/>
                <w:szCs w:val="24"/>
              </w:rPr>
              <w:t xml:space="preserve"> </w:t>
            </w:r>
            <w:ins w:id="11194" w:author="Куклина Ю.В." w:date="2024-04-11T19:02:00Z">
              <w:r w:rsidRPr="007036CE">
                <w:rPr>
                  <w:b/>
                  <w:szCs w:val="24"/>
                  <w:lang w:val="en-US"/>
                </w:rPr>
                <w:t>SECTION</w:t>
              </w:r>
              <w:r w:rsidRPr="007036CE">
                <w:rPr>
                  <w:b/>
                  <w:szCs w:val="24"/>
                </w:rPr>
                <w:t>_1:</w:t>
              </w:r>
              <w:r w:rsidRPr="007036CE">
                <w:rPr>
                  <w:szCs w:val="22"/>
                  <w:lang w:val="en-US"/>
                </w:rPr>
                <w:t>CONTUR</w:t>
              </w:r>
            </w:ins>
          </w:p>
          <w:p w14:paraId="78F08DEA" w14:textId="77777777" w:rsidR="00194707" w:rsidRPr="007036CE" w:rsidRDefault="00194707" w:rsidP="00194707">
            <w:pPr>
              <w:pStyle w:val="GOSTTablenorm"/>
              <w:rPr>
                <w:szCs w:val="22"/>
              </w:rPr>
            </w:pPr>
            <w:r w:rsidRPr="007036CE">
              <w:t>При обработке раздела 2 заполняется из тега</w:t>
            </w:r>
            <w:r w:rsidRPr="007036CE">
              <w:rPr>
                <w:b/>
                <w:szCs w:val="24"/>
              </w:rPr>
              <w:t xml:space="preserve"> </w:t>
            </w:r>
            <w:ins w:id="11195" w:author="Куклина Ю.В." w:date="2024-04-11T19:02:00Z">
              <w:r w:rsidRPr="007036CE">
                <w:rPr>
                  <w:b/>
                  <w:szCs w:val="24"/>
                  <w:lang w:val="en-US"/>
                </w:rPr>
                <w:t>SECTION</w:t>
              </w:r>
              <w:r w:rsidRPr="007036CE">
                <w:rPr>
                  <w:b/>
                  <w:szCs w:val="24"/>
                </w:rPr>
                <w:t>_</w:t>
              </w:r>
            </w:ins>
            <w:r w:rsidRPr="007036CE">
              <w:rPr>
                <w:b/>
                <w:szCs w:val="24"/>
              </w:rPr>
              <w:t>2</w:t>
            </w:r>
            <w:ins w:id="11196" w:author="Куклина Ю.В." w:date="2024-04-11T19:02:00Z">
              <w:r w:rsidRPr="007036CE">
                <w:rPr>
                  <w:b/>
                  <w:szCs w:val="24"/>
                </w:rPr>
                <w:t>:</w:t>
              </w:r>
              <w:r w:rsidRPr="007036CE">
                <w:rPr>
                  <w:szCs w:val="22"/>
                  <w:lang w:val="en-US"/>
                </w:rPr>
                <w:t>CONTUR</w:t>
              </w:r>
            </w:ins>
          </w:p>
          <w:p w14:paraId="3F8147BD" w14:textId="77777777" w:rsidR="00194707" w:rsidRPr="007036CE" w:rsidRDefault="00194707" w:rsidP="00194707">
            <w:pPr>
              <w:pStyle w:val="GOSTTablenorm"/>
              <w:rPr>
                <w:szCs w:val="22"/>
              </w:rPr>
            </w:pPr>
            <w:r w:rsidRPr="007036CE">
              <w:t>При обработке раздела 3 заполняется из тега</w:t>
            </w:r>
            <w:r w:rsidRPr="007036CE">
              <w:rPr>
                <w:b/>
                <w:szCs w:val="24"/>
              </w:rPr>
              <w:t xml:space="preserve"> </w:t>
            </w:r>
            <w:ins w:id="11197" w:author="Куклина Ю.В." w:date="2024-04-11T19:02:00Z">
              <w:r w:rsidRPr="007036CE">
                <w:rPr>
                  <w:b/>
                  <w:szCs w:val="24"/>
                  <w:lang w:val="en-US"/>
                </w:rPr>
                <w:t>SECTION</w:t>
              </w:r>
              <w:r w:rsidRPr="007036CE">
                <w:rPr>
                  <w:b/>
                  <w:szCs w:val="24"/>
                </w:rPr>
                <w:t>_</w:t>
              </w:r>
            </w:ins>
            <w:r w:rsidRPr="007036CE">
              <w:rPr>
                <w:b/>
                <w:szCs w:val="24"/>
              </w:rPr>
              <w:t>3</w:t>
            </w:r>
            <w:ins w:id="11198" w:author="Куклина Ю.В." w:date="2024-04-11T19:02:00Z">
              <w:r w:rsidRPr="007036CE">
                <w:rPr>
                  <w:b/>
                  <w:szCs w:val="24"/>
                </w:rPr>
                <w:t>:</w:t>
              </w:r>
              <w:r w:rsidRPr="007036CE">
                <w:rPr>
                  <w:szCs w:val="22"/>
                  <w:lang w:val="en-US"/>
                </w:rPr>
                <w:t>CONTUR</w:t>
              </w:r>
            </w:ins>
          </w:p>
          <w:p w14:paraId="5DA9EFB5" w14:textId="77777777" w:rsidR="00194707" w:rsidRPr="007036CE" w:rsidRDefault="00194707" w:rsidP="00194707">
            <w:pPr>
              <w:pStyle w:val="GOSTTablenorm"/>
            </w:pPr>
            <w:r w:rsidRPr="007036CE">
              <w:t>При обработке раздела 4 заполняется из тега</w:t>
            </w:r>
            <w:r w:rsidRPr="007036CE">
              <w:rPr>
                <w:b/>
                <w:szCs w:val="24"/>
              </w:rPr>
              <w:t xml:space="preserve"> </w:t>
            </w:r>
            <w:ins w:id="11199" w:author="Куклина Ю.В." w:date="2024-04-11T19:02:00Z">
              <w:r w:rsidRPr="007036CE">
                <w:rPr>
                  <w:b/>
                  <w:szCs w:val="24"/>
                  <w:lang w:val="en-US"/>
                </w:rPr>
                <w:t>SECTION</w:t>
              </w:r>
              <w:r w:rsidRPr="007036CE">
                <w:rPr>
                  <w:b/>
                  <w:szCs w:val="24"/>
                </w:rPr>
                <w:t>_</w:t>
              </w:r>
            </w:ins>
            <w:r w:rsidRPr="007036CE">
              <w:rPr>
                <w:b/>
                <w:szCs w:val="24"/>
              </w:rPr>
              <w:t>4</w:t>
            </w:r>
            <w:ins w:id="11200" w:author="Куклина Ю.В." w:date="2024-04-11T19:02:00Z">
              <w:r w:rsidRPr="007036CE">
                <w:rPr>
                  <w:b/>
                  <w:szCs w:val="24"/>
                </w:rPr>
                <w:t>:</w:t>
              </w:r>
              <w:r w:rsidRPr="007036CE">
                <w:rPr>
                  <w:szCs w:val="22"/>
                  <w:lang w:val="en-US"/>
                </w:rPr>
                <w:t>CONTUR</w:t>
              </w:r>
            </w:ins>
          </w:p>
        </w:tc>
      </w:tr>
      <w:tr w:rsidR="00194707" w:rsidRPr="007036CE" w14:paraId="3BAC7456" w14:textId="77777777" w:rsidTr="00B0621B">
        <w:tc>
          <w:tcPr>
            <w:tcW w:w="1109" w:type="pct"/>
          </w:tcPr>
          <w:p w14:paraId="37E65BBF" w14:textId="77777777" w:rsidR="00194707" w:rsidRPr="007036CE" w:rsidRDefault="00194707" w:rsidP="00194707">
            <w:pPr>
              <w:pStyle w:val="GOSTTablenorm"/>
              <w:rPr>
                <w:szCs w:val="22"/>
              </w:rPr>
            </w:pPr>
            <w:ins w:id="11201" w:author="Сатлер Марина Викторовна" w:date="2024-02-13T15:03:00Z">
              <w:r w:rsidRPr="007036CE">
                <w:t>Сумма_текущий_руб</w:t>
              </w:r>
            </w:ins>
          </w:p>
        </w:tc>
        <w:tc>
          <w:tcPr>
            <w:tcW w:w="299" w:type="pct"/>
          </w:tcPr>
          <w:p w14:paraId="1B5A7C04" w14:textId="77777777" w:rsidR="00194707" w:rsidRPr="007036CE" w:rsidRDefault="00194707" w:rsidP="00194707">
            <w:pPr>
              <w:pStyle w:val="GOSTTablenorm"/>
              <w:rPr>
                <w:szCs w:val="22"/>
              </w:rPr>
            </w:pPr>
            <w:r w:rsidRPr="007036CE">
              <w:rPr>
                <w:szCs w:val="22"/>
              </w:rPr>
              <w:t>Да</w:t>
            </w:r>
          </w:p>
        </w:tc>
        <w:tc>
          <w:tcPr>
            <w:tcW w:w="1109" w:type="pct"/>
          </w:tcPr>
          <w:p w14:paraId="79545FD2" w14:textId="77777777" w:rsidR="00194707" w:rsidRPr="007036CE" w:rsidRDefault="00194707" w:rsidP="00194707">
            <w:pPr>
              <w:pStyle w:val="GOSTTablenorm"/>
              <w:rPr>
                <w:szCs w:val="22"/>
              </w:rPr>
            </w:pPr>
            <w:ins w:id="11202" w:author="Сатлер Марина Викторовна" w:date="2024-02-13T15:04:00Z">
              <w:r w:rsidRPr="007036CE">
                <w:t>Сумма на текущий год</w:t>
              </w:r>
            </w:ins>
          </w:p>
        </w:tc>
        <w:tc>
          <w:tcPr>
            <w:tcW w:w="1109" w:type="pct"/>
          </w:tcPr>
          <w:p w14:paraId="34ECE83C" w14:textId="77777777" w:rsidR="00194707" w:rsidRPr="007036CE" w:rsidRDefault="00194707" w:rsidP="00194707">
            <w:pPr>
              <w:pStyle w:val="GOSTTablenorm"/>
              <w:rPr>
                <w:ins w:id="11203" w:author="Куклина Ю.В." w:date="2024-04-11T19:05:00Z"/>
                <w:szCs w:val="22"/>
                <w:lang w:val="en-US"/>
              </w:rPr>
            </w:pPr>
            <w:ins w:id="11204" w:author="Куклина Ю.В." w:date="2024-04-11T19:02:00Z">
              <w:r w:rsidRPr="007036CE">
                <w:rPr>
                  <w:b/>
                  <w:szCs w:val="24"/>
                  <w:lang w:val="en-US"/>
                </w:rPr>
                <w:t>SECTION_1:</w:t>
              </w:r>
              <w:r w:rsidRPr="007036CE">
                <w:rPr>
                  <w:szCs w:val="22"/>
                  <w:lang w:val="en-US"/>
                </w:rPr>
                <w:t>SUM_1</w:t>
              </w:r>
            </w:ins>
          </w:p>
          <w:p w14:paraId="7F9623D4" w14:textId="77777777" w:rsidR="00194707" w:rsidRPr="007036CE" w:rsidRDefault="00194707" w:rsidP="00194707">
            <w:pPr>
              <w:pStyle w:val="GOSTTablenorm"/>
              <w:rPr>
                <w:ins w:id="11205" w:author="Куклина Ю.В." w:date="2024-04-11T19:05:00Z"/>
                <w:szCs w:val="22"/>
                <w:lang w:val="en-US"/>
              </w:rPr>
            </w:pPr>
            <w:ins w:id="11206" w:author="Куклина Ю.В." w:date="2024-04-11T19:05:00Z">
              <w:r w:rsidRPr="007036CE">
                <w:rPr>
                  <w:b/>
                  <w:szCs w:val="24"/>
                  <w:lang w:val="en-US"/>
                </w:rPr>
                <w:t>SECTION_2:</w:t>
              </w:r>
              <w:r w:rsidRPr="007036CE">
                <w:rPr>
                  <w:szCs w:val="22"/>
                  <w:lang w:val="en-US"/>
                </w:rPr>
                <w:t>SUM_1</w:t>
              </w:r>
            </w:ins>
          </w:p>
          <w:p w14:paraId="3DE97AA5" w14:textId="77777777" w:rsidR="00194707" w:rsidRPr="007036CE" w:rsidRDefault="00194707" w:rsidP="00194707">
            <w:pPr>
              <w:pStyle w:val="GOSTTablenorm"/>
              <w:rPr>
                <w:szCs w:val="22"/>
                <w:lang w:val="en-US"/>
              </w:rPr>
            </w:pPr>
            <w:ins w:id="11207" w:author="Куклина Ю.В." w:date="2024-04-11T19:05:00Z">
              <w:r w:rsidRPr="007036CE">
                <w:rPr>
                  <w:b/>
                  <w:szCs w:val="24"/>
                  <w:lang w:val="en-US"/>
                </w:rPr>
                <w:t>SECTION_3:</w:t>
              </w:r>
              <w:r w:rsidRPr="007036CE">
                <w:rPr>
                  <w:szCs w:val="22"/>
                  <w:lang w:val="en-US"/>
                </w:rPr>
                <w:t>SUM_1</w:t>
              </w:r>
            </w:ins>
          </w:p>
          <w:p w14:paraId="4112E4E2" w14:textId="77777777" w:rsidR="00194707" w:rsidRPr="007036CE" w:rsidRDefault="00194707" w:rsidP="00194707">
            <w:pPr>
              <w:pStyle w:val="GOSTTablenorm"/>
              <w:rPr>
                <w:szCs w:val="22"/>
                <w:lang w:val="en-US"/>
              </w:rPr>
            </w:pPr>
            <w:ins w:id="11208" w:author="Куклина Ю.В." w:date="2024-04-11T19:05:00Z">
              <w:r w:rsidRPr="007036CE">
                <w:rPr>
                  <w:b/>
                  <w:szCs w:val="24"/>
                  <w:lang w:val="en-US"/>
                </w:rPr>
                <w:t>SECTION_</w:t>
              </w:r>
            </w:ins>
            <w:r w:rsidRPr="007036CE">
              <w:rPr>
                <w:b/>
                <w:szCs w:val="24"/>
                <w:lang w:val="en-US"/>
              </w:rPr>
              <w:t>4</w:t>
            </w:r>
            <w:ins w:id="11209" w:author="Куклина Ю.В." w:date="2024-04-11T19:05:00Z">
              <w:r w:rsidRPr="007036CE">
                <w:rPr>
                  <w:b/>
                  <w:szCs w:val="24"/>
                  <w:lang w:val="en-US"/>
                </w:rPr>
                <w:t>:</w:t>
              </w:r>
              <w:r w:rsidRPr="007036CE">
                <w:rPr>
                  <w:szCs w:val="22"/>
                  <w:lang w:val="en-US"/>
                </w:rPr>
                <w:t>SUM_1</w:t>
              </w:r>
            </w:ins>
          </w:p>
        </w:tc>
        <w:tc>
          <w:tcPr>
            <w:tcW w:w="1373" w:type="pct"/>
          </w:tcPr>
          <w:p w14:paraId="0CE37CE2" w14:textId="77777777" w:rsidR="00192ACF" w:rsidRPr="007036CE" w:rsidRDefault="00192ACF" w:rsidP="00192ACF">
            <w:pPr>
              <w:pStyle w:val="GOSTTablenorm"/>
              <w:rPr>
                <w:ins w:id="11210" w:author="Сатлер Марина Викторовна" w:date="2024-07-08T10:13:00Z"/>
              </w:rPr>
            </w:pPr>
            <w:ins w:id="11211" w:author="Сатлер Марина Викторовна" w:date="2024-07-08T10:13:00Z">
              <w:r w:rsidRPr="007036CE">
                <w:t>Если значение признака «НБЦ» соответствует «0», то заполняется согласно описанию:</w:t>
              </w:r>
            </w:ins>
          </w:p>
          <w:p w14:paraId="0E3AA838" w14:textId="77777777" w:rsidR="00194707" w:rsidRPr="007036CE" w:rsidRDefault="00194707" w:rsidP="00194707">
            <w:pPr>
              <w:pStyle w:val="GOSTTablenorm"/>
              <w:rPr>
                <w:szCs w:val="22"/>
              </w:rPr>
            </w:pPr>
            <w:r w:rsidRPr="007036CE">
              <w:t>При обработке раздела 1 заполняется из тега</w:t>
            </w:r>
            <w:r w:rsidRPr="007036CE">
              <w:rPr>
                <w:b/>
                <w:szCs w:val="24"/>
              </w:rPr>
              <w:t xml:space="preserve"> </w:t>
            </w:r>
            <w:ins w:id="11212" w:author="Куклина Ю.В." w:date="2024-04-11T19:02:00Z">
              <w:r w:rsidRPr="007036CE">
                <w:rPr>
                  <w:b/>
                  <w:szCs w:val="24"/>
                  <w:lang w:val="en-US"/>
                </w:rPr>
                <w:t>SECTION</w:t>
              </w:r>
              <w:r w:rsidRPr="007036CE">
                <w:rPr>
                  <w:b/>
                  <w:szCs w:val="24"/>
                </w:rPr>
                <w:t>_1:</w:t>
              </w:r>
              <w:r w:rsidRPr="007036CE">
                <w:rPr>
                  <w:szCs w:val="22"/>
                </w:rPr>
                <w:t>SUM_1</w:t>
              </w:r>
            </w:ins>
            <w:ins w:id="11213" w:author="Сатлер Марина Викторовна" w:date="2024-07-08T11:30:00Z">
              <w:r w:rsidR="000F0C2A" w:rsidRPr="007036CE">
                <w:rPr>
                  <w:szCs w:val="22"/>
                </w:rPr>
                <w:t>.</w:t>
              </w:r>
            </w:ins>
          </w:p>
          <w:p w14:paraId="7B543612" w14:textId="77777777" w:rsidR="00194707" w:rsidRPr="007036CE" w:rsidRDefault="00194707" w:rsidP="00194707">
            <w:pPr>
              <w:pStyle w:val="GOSTTablenorm"/>
              <w:rPr>
                <w:szCs w:val="22"/>
              </w:rPr>
            </w:pPr>
            <w:r w:rsidRPr="007036CE">
              <w:t>При обработке раздела 2 заполняется из тега</w:t>
            </w:r>
            <w:r w:rsidRPr="007036CE">
              <w:rPr>
                <w:b/>
                <w:szCs w:val="24"/>
              </w:rPr>
              <w:t xml:space="preserve"> </w:t>
            </w:r>
            <w:ins w:id="11214" w:author="Куклина Ю.В." w:date="2024-04-11T19:02:00Z">
              <w:r w:rsidRPr="007036CE">
                <w:rPr>
                  <w:b/>
                  <w:szCs w:val="24"/>
                  <w:lang w:val="en-US"/>
                </w:rPr>
                <w:t>SECTION</w:t>
              </w:r>
              <w:r w:rsidRPr="007036CE">
                <w:rPr>
                  <w:b/>
                  <w:szCs w:val="24"/>
                </w:rPr>
                <w:t>_</w:t>
              </w:r>
            </w:ins>
            <w:r w:rsidRPr="007036CE">
              <w:rPr>
                <w:b/>
                <w:szCs w:val="24"/>
              </w:rPr>
              <w:t>2</w:t>
            </w:r>
            <w:ins w:id="11215" w:author="Куклина Ю.В." w:date="2024-04-11T19:02:00Z">
              <w:r w:rsidRPr="007036CE">
                <w:rPr>
                  <w:b/>
                  <w:szCs w:val="24"/>
                </w:rPr>
                <w:t>:</w:t>
              </w:r>
              <w:r w:rsidRPr="007036CE">
                <w:rPr>
                  <w:szCs w:val="22"/>
                </w:rPr>
                <w:t>SUM_1</w:t>
              </w:r>
            </w:ins>
            <w:ins w:id="11216" w:author="Сатлер Марина Викторовна" w:date="2024-07-08T11:30:00Z">
              <w:r w:rsidR="000F0C2A" w:rsidRPr="007036CE">
                <w:rPr>
                  <w:szCs w:val="22"/>
                </w:rPr>
                <w:t>.</w:t>
              </w:r>
            </w:ins>
          </w:p>
          <w:p w14:paraId="68AB468D" w14:textId="77777777" w:rsidR="00194707" w:rsidRPr="007036CE" w:rsidRDefault="00194707" w:rsidP="00194707">
            <w:pPr>
              <w:pStyle w:val="GOSTTablenorm"/>
              <w:rPr>
                <w:szCs w:val="22"/>
              </w:rPr>
            </w:pPr>
            <w:r w:rsidRPr="007036CE">
              <w:t>При обработке раздела 3 заполняется из тега</w:t>
            </w:r>
            <w:r w:rsidRPr="007036CE">
              <w:rPr>
                <w:b/>
                <w:szCs w:val="24"/>
              </w:rPr>
              <w:t xml:space="preserve"> </w:t>
            </w:r>
            <w:ins w:id="11217" w:author="Куклина Ю.В." w:date="2024-04-11T19:02:00Z">
              <w:r w:rsidRPr="007036CE">
                <w:rPr>
                  <w:b/>
                  <w:szCs w:val="24"/>
                  <w:lang w:val="en-US"/>
                </w:rPr>
                <w:t>SECTION</w:t>
              </w:r>
              <w:r w:rsidRPr="007036CE">
                <w:rPr>
                  <w:b/>
                  <w:szCs w:val="24"/>
                </w:rPr>
                <w:t>_</w:t>
              </w:r>
            </w:ins>
            <w:r w:rsidRPr="007036CE">
              <w:rPr>
                <w:b/>
                <w:szCs w:val="24"/>
              </w:rPr>
              <w:t>3</w:t>
            </w:r>
            <w:ins w:id="11218" w:author="Куклина Ю.В." w:date="2024-04-11T19:02:00Z">
              <w:r w:rsidRPr="007036CE">
                <w:rPr>
                  <w:b/>
                  <w:szCs w:val="24"/>
                </w:rPr>
                <w:t>:</w:t>
              </w:r>
              <w:r w:rsidRPr="007036CE">
                <w:rPr>
                  <w:szCs w:val="22"/>
                </w:rPr>
                <w:t>SUM_1</w:t>
              </w:r>
            </w:ins>
            <w:ins w:id="11219" w:author="Сатлер Марина Викторовна" w:date="2024-07-08T11:30:00Z">
              <w:r w:rsidR="000F0C2A" w:rsidRPr="007036CE">
                <w:rPr>
                  <w:szCs w:val="22"/>
                </w:rPr>
                <w:t>.</w:t>
              </w:r>
            </w:ins>
          </w:p>
          <w:p w14:paraId="0DBE6C5D" w14:textId="77777777" w:rsidR="00192ACF" w:rsidRPr="007036CE" w:rsidRDefault="00194707" w:rsidP="00192ACF">
            <w:pPr>
              <w:pStyle w:val="GOSTTablenorm"/>
              <w:rPr>
                <w:ins w:id="11220" w:author="Сатлер Марина Викторовна" w:date="2024-07-08T10:14:00Z"/>
                <w:szCs w:val="22"/>
              </w:rPr>
            </w:pPr>
            <w:r w:rsidRPr="007036CE">
              <w:t>При обработке раздела 4 заполняется из тега</w:t>
            </w:r>
            <w:r w:rsidRPr="007036CE">
              <w:rPr>
                <w:b/>
                <w:szCs w:val="24"/>
              </w:rPr>
              <w:t xml:space="preserve"> </w:t>
            </w:r>
            <w:ins w:id="11221" w:author="Куклина Ю.В." w:date="2024-04-11T19:02:00Z">
              <w:r w:rsidRPr="007036CE">
                <w:rPr>
                  <w:b/>
                  <w:szCs w:val="24"/>
                  <w:lang w:val="en-US"/>
                </w:rPr>
                <w:t>SECTION</w:t>
              </w:r>
              <w:r w:rsidRPr="007036CE">
                <w:rPr>
                  <w:b/>
                  <w:szCs w:val="24"/>
                </w:rPr>
                <w:t>_</w:t>
              </w:r>
            </w:ins>
            <w:r w:rsidRPr="007036CE">
              <w:rPr>
                <w:b/>
                <w:szCs w:val="24"/>
              </w:rPr>
              <w:t>4</w:t>
            </w:r>
            <w:ins w:id="11222" w:author="Куклина Ю.В." w:date="2024-04-11T19:02:00Z">
              <w:r w:rsidRPr="007036CE">
                <w:rPr>
                  <w:b/>
                  <w:szCs w:val="24"/>
                </w:rPr>
                <w:t>:</w:t>
              </w:r>
              <w:r w:rsidRPr="007036CE">
                <w:rPr>
                  <w:szCs w:val="22"/>
                </w:rPr>
                <w:t>SUM_1</w:t>
              </w:r>
            </w:ins>
            <w:ins w:id="11223" w:author="Сатлер Марина Викторовна" w:date="2024-07-08T11:30:00Z">
              <w:r w:rsidR="000F0C2A" w:rsidRPr="007036CE">
                <w:rPr>
                  <w:szCs w:val="22"/>
                </w:rPr>
                <w:t>.</w:t>
              </w:r>
            </w:ins>
          </w:p>
          <w:p w14:paraId="5D4FD6CB" w14:textId="77777777" w:rsidR="00192ACF" w:rsidRPr="007036CE" w:rsidRDefault="00192ACF" w:rsidP="00192ACF">
            <w:pPr>
              <w:pStyle w:val="GOSTTablenorm"/>
              <w:rPr>
                <w:ins w:id="11224" w:author="Сатлер Марина Викторовна" w:date="2024-07-08T10:13:00Z"/>
                <w:szCs w:val="22"/>
              </w:rPr>
            </w:pPr>
          </w:p>
          <w:p w14:paraId="5AF00DA0" w14:textId="77777777" w:rsidR="00192ACF" w:rsidRPr="007036CE" w:rsidRDefault="00192ACF" w:rsidP="00192ACF">
            <w:pPr>
              <w:pStyle w:val="GOSTTablenorm"/>
              <w:rPr>
                <w:ins w:id="11225" w:author="Сатлер Марина Викторовна" w:date="2024-07-08T10:13:00Z"/>
              </w:rPr>
            </w:pPr>
            <w:ins w:id="11226" w:author="Сатлер Марина Викторовна" w:date="2024-07-08T10:13:00Z">
              <w:r w:rsidRPr="007036CE">
                <w:t>Если значение признака «НБЦ» соответствует «1», то указывается «0»</w:t>
              </w:r>
            </w:ins>
            <w:ins w:id="11227" w:author="Сатлер Марина Викторовна" w:date="2024-07-08T11:30:00Z">
              <w:r w:rsidR="000F0C2A" w:rsidRPr="007036CE">
                <w:t>.</w:t>
              </w:r>
            </w:ins>
          </w:p>
          <w:p w14:paraId="464791D6" w14:textId="77777777" w:rsidR="00194707" w:rsidRPr="007036CE" w:rsidDel="00192ACF" w:rsidRDefault="00194707" w:rsidP="00194707">
            <w:pPr>
              <w:pStyle w:val="GOSTTablenorm"/>
              <w:rPr>
                <w:del w:id="11228" w:author="Сатлер Марина Викторовна" w:date="2024-07-08T10:13:00Z"/>
                <w:szCs w:val="22"/>
              </w:rPr>
            </w:pPr>
          </w:p>
          <w:p w14:paraId="42B288FF" w14:textId="77777777" w:rsidR="00194707" w:rsidRPr="007036CE" w:rsidDel="00911CA3" w:rsidRDefault="00194707" w:rsidP="00194707">
            <w:pPr>
              <w:pStyle w:val="GOSTTablenorm"/>
              <w:rPr>
                <w:del w:id="11229" w:author="Сатлер Марина Викторовна" w:date="2024-04-16T16:00:00Z"/>
                <w:szCs w:val="22"/>
              </w:rPr>
            </w:pPr>
          </w:p>
          <w:p w14:paraId="563E78B3" w14:textId="77777777" w:rsidR="00194707" w:rsidRPr="007036CE" w:rsidRDefault="00194707" w:rsidP="00194707">
            <w:pPr>
              <w:pStyle w:val="GOSTTablenorm"/>
              <w:rPr>
                <w:szCs w:val="22"/>
              </w:rPr>
            </w:pPr>
          </w:p>
          <w:p w14:paraId="35A9519B" w14:textId="44ADBADB" w:rsidR="00194707" w:rsidRPr="007036CE" w:rsidRDefault="00194707" w:rsidP="00194707">
            <w:pPr>
              <w:pStyle w:val="GOSTTablenorm"/>
            </w:pPr>
            <w:r w:rsidRPr="007036CE">
              <w:rPr>
                <w:szCs w:val="22"/>
              </w:rPr>
              <w:t xml:space="preserve">Сумма передается в единицах валюты с точностью 2 знака после запятой </w:t>
            </w:r>
            <w:r w:rsidR="00CC2920" w:rsidRPr="007036CE">
              <w:t>–</w:t>
            </w:r>
            <w:r w:rsidRPr="007036CE">
              <w:rPr>
                <w:szCs w:val="22"/>
              </w:rPr>
              <w:t xml:space="preserve"> необходимо конвертировать в минимальные единицы валюты (для данного типа докумен</w:t>
            </w:r>
            <w:r w:rsidRPr="007036CE">
              <w:rPr>
                <w:szCs w:val="22"/>
              </w:rPr>
              <w:lastRenderedPageBreak/>
              <w:t>тов умножить на 100)</w:t>
            </w:r>
          </w:p>
        </w:tc>
      </w:tr>
      <w:tr w:rsidR="00194707" w:rsidRPr="007036CE" w14:paraId="2897DA03" w14:textId="77777777" w:rsidTr="00B0621B">
        <w:tc>
          <w:tcPr>
            <w:tcW w:w="1109" w:type="pct"/>
          </w:tcPr>
          <w:p w14:paraId="61F7D697" w14:textId="77777777" w:rsidR="00194707" w:rsidRPr="007036CE" w:rsidRDefault="00194707" w:rsidP="00194707">
            <w:pPr>
              <w:pStyle w:val="GOSTTablenorm"/>
              <w:rPr>
                <w:szCs w:val="22"/>
              </w:rPr>
            </w:pPr>
            <w:ins w:id="11230" w:author="Сатлер Марина Викторовна" w:date="2024-02-13T15:03:00Z">
              <w:r w:rsidRPr="007036CE">
                <w:lastRenderedPageBreak/>
                <w:t>Сумма_первый_плановый_руб</w:t>
              </w:r>
            </w:ins>
          </w:p>
        </w:tc>
        <w:tc>
          <w:tcPr>
            <w:tcW w:w="299" w:type="pct"/>
          </w:tcPr>
          <w:p w14:paraId="7BF04667" w14:textId="77777777" w:rsidR="00194707" w:rsidRPr="007036CE" w:rsidRDefault="00194707" w:rsidP="00194707">
            <w:pPr>
              <w:pStyle w:val="GOSTTablenorm"/>
              <w:rPr>
                <w:szCs w:val="22"/>
              </w:rPr>
            </w:pPr>
            <w:r w:rsidRPr="007036CE">
              <w:rPr>
                <w:szCs w:val="22"/>
              </w:rPr>
              <w:t>Да</w:t>
            </w:r>
          </w:p>
        </w:tc>
        <w:tc>
          <w:tcPr>
            <w:tcW w:w="1109" w:type="pct"/>
          </w:tcPr>
          <w:p w14:paraId="4BC9DEAB" w14:textId="77777777" w:rsidR="00194707" w:rsidRPr="007036CE" w:rsidRDefault="00194707" w:rsidP="00194707">
            <w:pPr>
              <w:pStyle w:val="GOSTTablenorm"/>
              <w:rPr>
                <w:szCs w:val="22"/>
              </w:rPr>
            </w:pPr>
            <w:ins w:id="11231" w:author="Сатлер Марина Викторовна" w:date="2024-02-13T15:04:00Z">
              <w:r w:rsidRPr="007036CE">
                <w:t>Сумма на первый год планового периода</w:t>
              </w:r>
            </w:ins>
          </w:p>
        </w:tc>
        <w:tc>
          <w:tcPr>
            <w:tcW w:w="1109" w:type="pct"/>
          </w:tcPr>
          <w:p w14:paraId="1A702CB3" w14:textId="77777777" w:rsidR="00192ACF" w:rsidRPr="007036CE" w:rsidRDefault="00192ACF" w:rsidP="00192ACF">
            <w:pPr>
              <w:pStyle w:val="GOSTTablenorm"/>
              <w:rPr>
                <w:ins w:id="11232" w:author="Сатлер Марина Викторовна" w:date="2024-07-08T10:16:00Z"/>
                <w:szCs w:val="22"/>
                <w:lang w:val="en-US"/>
              </w:rPr>
            </w:pPr>
            <w:ins w:id="11233" w:author="Сатлер Марина Викторовна" w:date="2024-07-08T10:16:00Z">
              <w:r w:rsidRPr="007036CE">
                <w:rPr>
                  <w:b/>
                  <w:szCs w:val="24"/>
                  <w:lang w:val="en-US"/>
                </w:rPr>
                <w:t>SECTION_1:</w:t>
              </w:r>
              <w:r w:rsidRPr="007036CE">
                <w:rPr>
                  <w:szCs w:val="22"/>
                  <w:lang w:val="en-US"/>
                </w:rPr>
                <w:t>SUM_1</w:t>
              </w:r>
            </w:ins>
          </w:p>
          <w:p w14:paraId="5C6F9C0D" w14:textId="77777777" w:rsidR="00192ACF" w:rsidRPr="007036CE" w:rsidRDefault="00192ACF" w:rsidP="00192ACF">
            <w:pPr>
              <w:pStyle w:val="GOSTTablenorm"/>
              <w:rPr>
                <w:ins w:id="11234" w:author="Сатлер Марина Викторовна" w:date="2024-07-08T10:16:00Z"/>
                <w:szCs w:val="22"/>
                <w:lang w:val="en-US"/>
              </w:rPr>
            </w:pPr>
            <w:ins w:id="11235" w:author="Сатлер Марина Викторовна" w:date="2024-07-08T10:16:00Z">
              <w:r w:rsidRPr="007036CE">
                <w:rPr>
                  <w:b/>
                  <w:szCs w:val="24"/>
                  <w:lang w:val="en-US"/>
                </w:rPr>
                <w:t>SECTION_2:</w:t>
              </w:r>
              <w:r w:rsidRPr="007036CE">
                <w:rPr>
                  <w:szCs w:val="22"/>
                  <w:lang w:val="en-US"/>
                </w:rPr>
                <w:t>SUM_1</w:t>
              </w:r>
            </w:ins>
          </w:p>
          <w:p w14:paraId="40C2946F" w14:textId="77777777" w:rsidR="00192ACF" w:rsidRPr="007036CE" w:rsidRDefault="00192ACF" w:rsidP="00192ACF">
            <w:pPr>
              <w:pStyle w:val="GOSTTablenorm"/>
              <w:rPr>
                <w:ins w:id="11236" w:author="Сатлер Марина Викторовна" w:date="2024-07-08T10:16:00Z"/>
                <w:szCs w:val="22"/>
                <w:lang w:val="en-US"/>
              </w:rPr>
            </w:pPr>
            <w:ins w:id="11237" w:author="Сатлер Марина Викторовна" w:date="2024-07-08T10:16:00Z">
              <w:r w:rsidRPr="007036CE">
                <w:rPr>
                  <w:b/>
                  <w:szCs w:val="24"/>
                  <w:lang w:val="en-US"/>
                </w:rPr>
                <w:t>SECTION_3:</w:t>
              </w:r>
              <w:r w:rsidRPr="007036CE">
                <w:rPr>
                  <w:szCs w:val="22"/>
                  <w:lang w:val="en-US"/>
                </w:rPr>
                <w:t>SUM_1</w:t>
              </w:r>
            </w:ins>
          </w:p>
          <w:p w14:paraId="03C54DE1" w14:textId="77777777" w:rsidR="00192ACF" w:rsidRPr="007036CE" w:rsidRDefault="00192ACF" w:rsidP="00192ACF">
            <w:pPr>
              <w:pStyle w:val="GOSTTablenorm"/>
              <w:rPr>
                <w:ins w:id="11238" w:author="Сатлер Марина Викторовна" w:date="2024-07-08T10:16:00Z"/>
                <w:szCs w:val="22"/>
                <w:lang w:val="en-US"/>
              </w:rPr>
            </w:pPr>
            <w:ins w:id="11239" w:author="Сатлер Марина Викторовна" w:date="2024-07-08T10:16:00Z">
              <w:r w:rsidRPr="007036CE">
                <w:rPr>
                  <w:b/>
                  <w:szCs w:val="24"/>
                  <w:lang w:val="en-US"/>
                </w:rPr>
                <w:t>SECTION_4:</w:t>
              </w:r>
              <w:r w:rsidRPr="007036CE">
                <w:rPr>
                  <w:szCs w:val="22"/>
                  <w:lang w:val="en-US"/>
                </w:rPr>
                <w:t>SUM_1</w:t>
              </w:r>
            </w:ins>
          </w:p>
          <w:p w14:paraId="43496543" w14:textId="77777777" w:rsidR="00194707" w:rsidRPr="007036CE" w:rsidRDefault="00194707" w:rsidP="00192ACF">
            <w:pPr>
              <w:pStyle w:val="GOSTTablenorm"/>
              <w:rPr>
                <w:ins w:id="11240" w:author="Куклина Ю.В." w:date="2024-04-11T19:05:00Z"/>
                <w:szCs w:val="22"/>
                <w:lang w:val="en-US"/>
              </w:rPr>
            </w:pPr>
            <w:ins w:id="11241" w:author="Куклина Ю.В." w:date="2024-04-11T19:02:00Z">
              <w:r w:rsidRPr="007036CE">
                <w:rPr>
                  <w:b/>
                  <w:szCs w:val="24"/>
                  <w:lang w:val="en-US"/>
                </w:rPr>
                <w:t>SECTION_1:</w:t>
              </w:r>
              <w:r w:rsidRPr="007036CE">
                <w:rPr>
                  <w:szCs w:val="22"/>
                  <w:lang w:val="en-US"/>
                </w:rPr>
                <w:t>SUM_2</w:t>
              </w:r>
            </w:ins>
          </w:p>
          <w:p w14:paraId="71BEA1D7" w14:textId="77777777" w:rsidR="00194707" w:rsidRPr="007036CE" w:rsidRDefault="00194707" w:rsidP="00194707">
            <w:pPr>
              <w:pStyle w:val="GOSTTablenorm"/>
              <w:rPr>
                <w:ins w:id="11242" w:author="Куклина Ю.В." w:date="2024-04-11T19:05:00Z"/>
                <w:szCs w:val="22"/>
                <w:lang w:val="en-US"/>
              </w:rPr>
            </w:pPr>
            <w:ins w:id="11243" w:author="Куклина Ю.В." w:date="2024-04-11T19:05:00Z">
              <w:r w:rsidRPr="007036CE">
                <w:rPr>
                  <w:b/>
                  <w:szCs w:val="24"/>
                  <w:lang w:val="en-US"/>
                </w:rPr>
                <w:t>SECTION_2:</w:t>
              </w:r>
              <w:r w:rsidRPr="007036CE">
                <w:rPr>
                  <w:szCs w:val="22"/>
                  <w:lang w:val="en-US"/>
                </w:rPr>
                <w:t>SUM_2</w:t>
              </w:r>
            </w:ins>
          </w:p>
          <w:p w14:paraId="3953A187" w14:textId="77777777" w:rsidR="00194707" w:rsidRPr="007036CE" w:rsidRDefault="00194707" w:rsidP="00194707">
            <w:pPr>
              <w:pStyle w:val="GOSTTablenorm"/>
              <w:rPr>
                <w:szCs w:val="22"/>
                <w:lang w:val="en-US"/>
              </w:rPr>
            </w:pPr>
            <w:ins w:id="11244" w:author="Куклина Ю.В." w:date="2024-04-11T19:05:00Z">
              <w:r w:rsidRPr="007036CE">
                <w:rPr>
                  <w:b/>
                  <w:szCs w:val="24"/>
                  <w:lang w:val="en-US"/>
                </w:rPr>
                <w:t>SECTION_3:</w:t>
              </w:r>
              <w:r w:rsidRPr="007036CE">
                <w:rPr>
                  <w:szCs w:val="22"/>
                  <w:lang w:val="en-US"/>
                </w:rPr>
                <w:t>SUM_2</w:t>
              </w:r>
            </w:ins>
          </w:p>
          <w:p w14:paraId="58688B96" w14:textId="77777777" w:rsidR="00194707" w:rsidRPr="007036CE" w:rsidRDefault="00194707" w:rsidP="00194707">
            <w:pPr>
              <w:pStyle w:val="GOSTTablenorm"/>
              <w:rPr>
                <w:szCs w:val="24"/>
                <w:lang w:val="en-US"/>
              </w:rPr>
            </w:pPr>
            <w:ins w:id="11245" w:author="Куклина Ю.В." w:date="2024-04-11T19:05:00Z">
              <w:r w:rsidRPr="007036CE">
                <w:rPr>
                  <w:b/>
                  <w:szCs w:val="24"/>
                  <w:lang w:val="en-US"/>
                </w:rPr>
                <w:t>SECTION_</w:t>
              </w:r>
            </w:ins>
            <w:r w:rsidRPr="007036CE">
              <w:rPr>
                <w:b/>
                <w:szCs w:val="24"/>
              </w:rPr>
              <w:t>4</w:t>
            </w:r>
            <w:ins w:id="11246" w:author="Куклина Ю.В." w:date="2024-04-11T19:05:00Z">
              <w:r w:rsidRPr="007036CE">
                <w:rPr>
                  <w:b/>
                  <w:szCs w:val="24"/>
                  <w:lang w:val="en-US"/>
                </w:rPr>
                <w:t>:</w:t>
              </w:r>
              <w:r w:rsidRPr="007036CE">
                <w:rPr>
                  <w:szCs w:val="22"/>
                  <w:lang w:val="en-US"/>
                </w:rPr>
                <w:t>SUM_2</w:t>
              </w:r>
            </w:ins>
          </w:p>
        </w:tc>
        <w:tc>
          <w:tcPr>
            <w:tcW w:w="1373" w:type="pct"/>
          </w:tcPr>
          <w:p w14:paraId="3DBFE7A3" w14:textId="77777777" w:rsidR="00192ACF" w:rsidRPr="007036CE" w:rsidRDefault="00192ACF" w:rsidP="00192ACF">
            <w:pPr>
              <w:pStyle w:val="GOSTTablenorm"/>
              <w:rPr>
                <w:ins w:id="11247" w:author="Сатлер Марина Викторовна" w:date="2024-07-08T10:16:00Z"/>
              </w:rPr>
            </w:pPr>
            <w:ins w:id="11248" w:author="Сатлер Марина Викторовна" w:date="2024-07-08T10:16:00Z">
              <w:r w:rsidRPr="007036CE">
                <w:t>Если значение признака «НБЦ» соответствует «0», то заполняется согласно описанию:</w:t>
              </w:r>
            </w:ins>
          </w:p>
          <w:p w14:paraId="06263282" w14:textId="77777777" w:rsidR="00194707" w:rsidRPr="007036CE" w:rsidRDefault="00194707" w:rsidP="00194707">
            <w:pPr>
              <w:pStyle w:val="GOSTTablenorm"/>
              <w:rPr>
                <w:szCs w:val="22"/>
              </w:rPr>
            </w:pPr>
            <w:r w:rsidRPr="007036CE">
              <w:t>При обработке раздела 1 заполняется из тега</w:t>
            </w:r>
            <w:r w:rsidRPr="007036CE">
              <w:rPr>
                <w:b/>
                <w:szCs w:val="24"/>
              </w:rPr>
              <w:t xml:space="preserve"> </w:t>
            </w:r>
            <w:ins w:id="11249" w:author="Куклина Ю.В." w:date="2024-04-11T19:02:00Z">
              <w:r w:rsidRPr="007036CE">
                <w:rPr>
                  <w:b/>
                  <w:szCs w:val="24"/>
                  <w:lang w:val="en-US"/>
                </w:rPr>
                <w:t>SECTION</w:t>
              </w:r>
              <w:r w:rsidRPr="007036CE">
                <w:rPr>
                  <w:b/>
                  <w:szCs w:val="24"/>
                </w:rPr>
                <w:t>_1:</w:t>
              </w:r>
              <w:r w:rsidRPr="007036CE">
                <w:rPr>
                  <w:szCs w:val="22"/>
                </w:rPr>
                <w:t>SUM_2</w:t>
              </w:r>
            </w:ins>
          </w:p>
          <w:p w14:paraId="026C53FC" w14:textId="77777777" w:rsidR="00194707" w:rsidRPr="007036CE" w:rsidRDefault="00194707" w:rsidP="00194707">
            <w:pPr>
              <w:pStyle w:val="GOSTTablenorm"/>
              <w:rPr>
                <w:szCs w:val="22"/>
              </w:rPr>
            </w:pPr>
            <w:r w:rsidRPr="007036CE">
              <w:t>При обработке раздела 2 заполняется из тега</w:t>
            </w:r>
            <w:r w:rsidRPr="007036CE">
              <w:rPr>
                <w:b/>
                <w:szCs w:val="24"/>
              </w:rPr>
              <w:t xml:space="preserve"> </w:t>
            </w:r>
            <w:ins w:id="11250" w:author="Куклина Ю.В." w:date="2024-04-11T19:02:00Z">
              <w:r w:rsidRPr="007036CE">
                <w:rPr>
                  <w:b/>
                  <w:szCs w:val="24"/>
                  <w:lang w:val="en-US"/>
                </w:rPr>
                <w:t>SECTION</w:t>
              </w:r>
              <w:r w:rsidRPr="007036CE">
                <w:rPr>
                  <w:b/>
                  <w:szCs w:val="24"/>
                </w:rPr>
                <w:t>_</w:t>
              </w:r>
            </w:ins>
            <w:r w:rsidRPr="007036CE">
              <w:rPr>
                <w:b/>
                <w:szCs w:val="24"/>
              </w:rPr>
              <w:t>2</w:t>
            </w:r>
            <w:ins w:id="11251" w:author="Куклина Ю.В." w:date="2024-04-11T19:02:00Z">
              <w:r w:rsidRPr="007036CE">
                <w:rPr>
                  <w:b/>
                  <w:szCs w:val="24"/>
                </w:rPr>
                <w:t>:</w:t>
              </w:r>
              <w:r w:rsidRPr="007036CE">
                <w:rPr>
                  <w:szCs w:val="22"/>
                </w:rPr>
                <w:t>SUM_2</w:t>
              </w:r>
            </w:ins>
          </w:p>
          <w:p w14:paraId="10DEAB37" w14:textId="77777777" w:rsidR="00194707" w:rsidRPr="007036CE" w:rsidRDefault="00194707" w:rsidP="00194707">
            <w:pPr>
              <w:pStyle w:val="GOSTTablenorm"/>
              <w:rPr>
                <w:szCs w:val="22"/>
              </w:rPr>
            </w:pPr>
            <w:r w:rsidRPr="007036CE">
              <w:t>При обработке раздела 3 заполняется из тега</w:t>
            </w:r>
            <w:r w:rsidRPr="007036CE">
              <w:rPr>
                <w:b/>
                <w:szCs w:val="24"/>
              </w:rPr>
              <w:t xml:space="preserve"> </w:t>
            </w:r>
            <w:ins w:id="11252" w:author="Куклина Ю.В." w:date="2024-04-11T19:02:00Z">
              <w:r w:rsidRPr="007036CE">
                <w:rPr>
                  <w:b/>
                  <w:szCs w:val="24"/>
                  <w:lang w:val="en-US"/>
                </w:rPr>
                <w:t>SECTION</w:t>
              </w:r>
              <w:r w:rsidRPr="007036CE">
                <w:rPr>
                  <w:b/>
                  <w:szCs w:val="24"/>
                </w:rPr>
                <w:t>_</w:t>
              </w:r>
            </w:ins>
            <w:r w:rsidRPr="007036CE">
              <w:rPr>
                <w:b/>
                <w:szCs w:val="24"/>
              </w:rPr>
              <w:t>3</w:t>
            </w:r>
            <w:ins w:id="11253" w:author="Куклина Ю.В." w:date="2024-04-11T19:02:00Z">
              <w:r w:rsidRPr="007036CE">
                <w:rPr>
                  <w:b/>
                  <w:szCs w:val="24"/>
                </w:rPr>
                <w:t>:</w:t>
              </w:r>
              <w:r w:rsidRPr="007036CE">
                <w:rPr>
                  <w:szCs w:val="22"/>
                </w:rPr>
                <w:t>SUM_2</w:t>
              </w:r>
            </w:ins>
          </w:p>
          <w:p w14:paraId="495B0718" w14:textId="77777777" w:rsidR="00194707" w:rsidRPr="007036CE" w:rsidRDefault="00194707" w:rsidP="00194707">
            <w:pPr>
              <w:pStyle w:val="GOSTTablenorm"/>
              <w:rPr>
                <w:szCs w:val="22"/>
              </w:rPr>
            </w:pPr>
            <w:r w:rsidRPr="007036CE">
              <w:t>При обработке раздела 4 заполняется из тега</w:t>
            </w:r>
            <w:r w:rsidRPr="007036CE">
              <w:rPr>
                <w:b/>
                <w:szCs w:val="24"/>
              </w:rPr>
              <w:t xml:space="preserve"> </w:t>
            </w:r>
            <w:ins w:id="11254" w:author="Куклина Ю.В." w:date="2024-04-11T19:02:00Z">
              <w:r w:rsidRPr="007036CE">
                <w:rPr>
                  <w:b/>
                  <w:szCs w:val="24"/>
                  <w:lang w:val="en-US"/>
                </w:rPr>
                <w:t>SECTION</w:t>
              </w:r>
              <w:r w:rsidRPr="007036CE">
                <w:rPr>
                  <w:b/>
                  <w:szCs w:val="24"/>
                </w:rPr>
                <w:t>_</w:t>
              </w:r>
            </w:ins>
            <w:r w:rsidRPr="007036CE">
              <w:rPr>
                <w:b/>
                <w:szCs w:val="24"/>
              </w:rPr>
              <w:t>4</w:t>
            </w:r>
            <w:ins w:id="11255" w:author="Куклина Ю.В." w:date="2024-04-11T19:02:00Z">
              <w:r w:rsidRPr="007036CE">
                <w:rPr>
                  <w:b/>
                  <w:szCs w:val="24"/>
                </w:rPr>
                <w:t>:</w:t>
              </w:r>
              <w:r w:rsidRPr="007036CE">
                <w:rPr>
                  <w:szCs w:val="22"/>
                </w:rPr>
                <w:t>SUM_2</w:t>
              </w:r>
            </w:ins>
          </w:p>
          <w:p w14:paraId="442BF158" w14:textId="77777777" w:rsidR="00192ACF" w:rsidRPr="007036CE" w:rsidRDefault="00192ACF" w:rsidP="00192ACF">
            <w:pPr>
              <w:pStyle w:val="GOSTTablenorm"/>
              <w:rPr>
                <w:ins w:id="11256" w:author="Сатлер Марина Викторовна" w:date="2024-07-08T10:17:00Z"/>
                <w:szCs w:val="22"/>
              </w:rPr>
            </w:pPr>
          </w:p>
          <w:p w14:paraId="64D69DB3" w14:textId="77777777" w:rsidR="00192ACF" w:rsidRPr="007036CE" w:rsidRDefault="00192ACF" w:rsidP="00192ACF">
            <w:pPr>
              <w:pStyle w:val="GOSTTablenorm"/>
              <w:rPr>
                <w:ins w:id="11257" w:author="Сатлер Марина Викторовна" w:date="2024-07-08T10:17:00Z"/>
              </w:rPr>
            </w:pPr>
            <w:ins w:id="11258" w:author="Сатлер Марина Викторовна" w:date="2024-07-08T10:17:00Z">
              <w:r w:rsidRPr="007036CE">
                <w:t>Если значение признака «НБЦ» соответствует «1», то заполняется согласно описанию:</w:t>
              </w:r>
            </w:ins>
          </w:p>
          <w:p w14:paraId="186CC8FA" w14:textId="77777777" w:rsidR="00192ACF" w:rsidRPr="007036CE" w:rsidRDefault="00192ACF" w:rsidP="00192ACF">
            <w:pPr>
              <w:pStyle w:val="GOSTTablenorm"/>
              <w:rPr>
                <w:ins w:id="11259" w:author="Сатлер Марина Викторовна" w:date="2024-07-08T10:17:00Z"/>
                <w:szCs w:val="22"/>
              </w:rPr>
            </w:pPr>
            <w:ins w:id="11260" w:author="Сатлер Марина Викторовна" w:date="2024-07-08T10:17:00Z">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2"/>
                </w:rPr>
                <w:t>SUM_1</w:t>
              </w:r>
            </w:ins>
            <w:ins w:id="11261" w:author="Сатлер Марина Викторовна" w:date="2024-07-08T11:30:00Z">
              <w:r w:rsidR="000F0C2A" w:rsidRPr="007036CE">
                <w:rPr>
                  <w:szCs w:val="22"/>
                </w:rPr>
                <w:t>.</w:t>
              </w:r>
            </w:ins>
          </w:p>
          <w:p w14:paraId="2066D658" w14:textId="77777777" w:rsidR="00192ACF" w:rsidRPr="007036CE" w:rsidRDefault="00192ACF" w:rsidP="00192ACF">
            <w:pPr>
              <w:pStyle w:val="GOSTTablenorm"/>
              <w:rPr>
                <w:ins w:id="11262" w:author="Сатлер Марина Викторовна" w:date="2024-07-08T10:17:00Z"/>
                <w:szCs w:val="22"/>
              </w:rPr>
            </w:pPr>
            <w:ins w:id="11263" w:author="Сатлер Марина Викторовна" w:date="2024-07-08T10:17:00Z">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2"/>
                </w:rPr>
                <w:t>SUM_1</w:t>
              </w:r>
            </w:ins>
            <w:ins w:id="11264" w:author="Сатлер Марина Викторовна" w:date="2024-07-08T11:30:00Z">
              <w:r w:rsidR="000F0C2A" w:rsidRPr="007036CE">
                <w:rPr>
                  <w:szCs w:val="22"/>
                </w:rPr>
                <w:t>.</w:t>
              </w:r>
            </w:ins>
          </w:p>
          <w:p w14:paraId="2439B84D" w14:textId="77777777" w:rsidR="00192ACF" w:rsidRPr="007036CE" w:rsidRDefault="00192ACF" w:rsidP="00192ACF">
            <w:pPr>
              <w:pStyle w:val="GOSTTablenorm"/>
              <w:rPr>
                <w:ins w:id="11265" w:author="Сатлер Марина Викторовна" w:date="2024-07-08T10:17:00Z"/>
                <w:szCs w:val="22"/>
              </w:rPr>
            </w:pPr>
            <w:ins w:id="11266" w:author="Сатлер Марина Викторовна" w:date="2024-07-08T10:17:00Z">
              <w:r w:rsidRPr="007036CE">
                <w:t>При обработке раздела 3 заполняется из тега</w:t>
              </w:r>
              <w:r w:rsidRPr="007036CE">
                <w:rPr>
                  <w:b/>
                  <w:szCs w:val="24"/>
                </w:rPr>
                <w:t xml:space="preserve"> </w:t>
              </w:r>
              <w:r w:rsidRPr="007036CE">
                <w:rPr>
                  <w:b/>
                  <w:szCs w:val="24"/>
                  <w:lang w:val="en-US"/>
                </w:rPr>
                <w:t>SECTION</w:t>
              </w:r>
              <w:r w:rsidRPr="007036CE">
                <w:rPr>
                  <w:b/>
                  <w:szCs w:val="24"/>
                </w:rPr>
                <w:t>_3:</w:t>
              </w:r>
              <w:r w:rsidRPr="007036CE">
                <w:rPr>
                  <w:szCs w:val="22"/>
                </w:rPr>
                <w:t>SUM_1</w:t>
              </w:r>
            </w:ins>
            <w:ins w:id="11267" w:author="Сатлер Марина Викторовна" w:date="2024-07-08T11:30:00Z">
              <w:r w:rsidR="000F0C2A" w:rsidRPr="007036CE">
                <w:rPr>
                  <w:szCs w:val="22"/>
                </w:rPr>
                <w:t>.</w:t>
              </w:r>
            </w:ins>
          </w:p>
          <w:p w14:paraId="55601CA4" w14:textId="77777777" w:rsidR="00192ACF" w:rsidRPr="007036CE" w:rsidRDefault="00192ACF" w:rsidP="00192ACF">
            <w:pPr>
              <w:pStyle w:val="GOSTTablenorm"/>
              <w:rPr>
                <w:ins w:id="11268" w:author="Сатлер Марина Викторовна" w:date="2024-07-08T10:17:00Z"/>
                <w:szCs w:val="22"/>
              </w:rPr>
            </w:pPr>
            <w:ins w:id="11269" w:author="Сатлер Марина Викторовна" w:date="2024-07-08T10:17:00Z">
              <w:r w:rsidRPr="007036CE">
                <w:t>При обработке раздела 4 заполняется из тега</w:t>
              </w:r>
              <w:r w:rsidRPr="007036CE">
                <w:rPr>
                  <w:b/>
                  <w:szCs w:val="24"/>
                </w:rPr>
                <w:t xml:space="preserve"> </w:t>
              </w:r>
              <w:r w:rsidRPr="007036CE">
                <w:rPr>
                  <w:b/>
                  <w:szCs w:val="24"/>
                  <w:lang w:val="en-US"/>
                </w:rPr>
                <w:t>SECTION</w:t>
              </w:r>
              <w:r w:rsidRPr="007036CE">
                <w:rPr>
                  <w:b/>
                  <w:szCs w:val="24"/>
                </w:rPr>
                <w:t>_4:</w:t>
              </w:r>
              <w:r w:rsidRPr="007036CE">
                <w:rPr>
                  <w:szCs w:val="22"/>
                </w:rPr>
                <w:t>SUM_1</w:t>
              </w:r>
            </w:ins>
            <w:ins w:id="11270" w:author="Сатлер Марина Викторовна" w:date="2024-07-08T11:30:00Z">
              <w:r w:rsidR="000F0C2A" w:rsidRPr="007036CE">
                <w:rPr>
                  <w:szCs w:val="22"/>
                </w:rPr>
                <w:t>.</w:t>
              </w:r>
            </w:ins>
          </w:p>
          <w:p w14:paraId="6337A208" w14:textId="77777777" w:rsidR="00194707" w:rsidRPr="007036CE" w:rsidDel="00911CA3" w:rsidRDefault="00194707" w:rsidP="00194707">
            <w:pPr>
              <w:pStyle w:val="GOSTTablenorm"/>
              <w:rPr>
                <w:del w:id="11271" w:author="Сатлер Марина Викторовна" w:date="2024-04-16T16:00:00Z"/>
                <w:szCs w:val="22"/>
              </w:rPr>
            </w:pPr>
          </w:p>
          <w:p w14:paraId="685000AB" w14:textId="77777777" w:rsidR="00194707" w:rsidRPr="007036CE" w:rsidRDefault="00194707" w:rsidP="00194707">
            <w:pPr>
              <w:pStyle w:val="GOSTTablenorm"/>
              <w:rPr>
                <w:szCs w:val="22"/>
              </w:rPr>
            </w:pPr>
          </w:p>
          <w:p w14:paraId="6036924F" w14:textId="37C5789B" w:rsidR="00194707" w:rsidRPr="007036CE" w:rsidRDefault="00194707" w:rsidP="00194707">
            <w:pPr>
              <w:pStyle w:val="GOSTTablenorm"/>
            </w:pPr>
            <w:r w:rsidRPr="007036CE">
              <w:rPr>
                <w:szCs w:val="22"/>
              </w:rPr>
              <w:t xml:space="preserve">Сумма передается в единицах валюты с точностью 2 знака после запятой </w:t>
            </w:r>
            <w:r w:rsidR="00CC2920" w:rsidRPr="007036CE">
              <w:t>–</w:t>
            </w:r>
            <w:r w:rsidRPr="007036CE">
              <w:rPr>
                <w:szCs w:val="22"/>
              </w:rPr>
              <w:t xml:space="preserve"> необходимо конвертировать в минимальные еди</w:t>
            </w:r>
            <w:r w:rsidRPr="007036CE">
              <w:rPr>
                <w:szCs w:val="22"/>
              </w:rPr>
              <w:lastRenderedPageBreak/>
              <w:t>ницы валюты (для данного типа документов умножить на 100)</w:t>
            </w:r>
          </w:p>
        </w:tc>
      </w:tr>
      <w:tr w:rsidR="00194707" w:rsidRPr="007036CE" w14:paraId="2EC37236" w14:textId="77777777" w:rsidTr="00B0621B">
        <w:tc>
          <w:tcPr>
            <w:tcW w:w="1109" w:type="pct"/>
          </w:tcPr>
          <w:p w14:paraId="64935B7C" w14:textId="77777777" w:rsidR="00194707" w:rsidRPr="007036CE" w:rsidRDefault="00194707" w:rsidP="00194707">
            <w:pPr>
              <w:pStyle w:val="GOSTTablenorm"/>
              <w:rPr>
                <w:szCs w:val="22"/>
              </w:rPr>
            </w:pPr>
            <w:ins w:id="11272" w:author="Сатлер Марина Викторовна" w:date="2024-02-13T15:03:00Z">
              <w:r w:rsidRPr="007036CE">
                <w:lastRenderedPageBreak/>
                <w:t>Сумма_второй_плановый_руб</w:t>
              </w:r>
            </w:ins>
          </w:p>
        </w:tc>
        <w:tc>
          <w:tcPr>
            <w:tcW w:w="299" w:type="pct"/>
          </w:tcPr>
          <w:p w14:paraId="04299F4F" w14:textId="77777777" w:rsidR="00194707" w:rsidRPr="007036CE" w:rsidRDefault="00194707" w:rsidP="00194707">
            <w:pPr>
              <w:pStyle w:val="GOSTTablenorm"/>
              <w:rPr>
                <w:szCs w:val="22"/>
              </w:rPr>
            </w:pPr>
            <w:r w:rsidRPr="007036CE">
              <w:rPr>
                <w:szCs w:val="22"/>
              </w:rPr>
              <w:t>Да</w:t>
            </w:r>
          </w:p>
        </w:tc>
        <w:tc>
          <w:tcPr>
            <w:tcW w:w="1109" w:type="pct"/>
          </w:tcPr>
          <w:p w14:paraId="4BD14575" w14:textId="77777777" w:rsidR="00194707" w:rsidRPr="007036CE" w:rsidRDefault="00194707" w:rsidP="00194707">
            <w:pPr>
              <w:pStyle w:val="GOSTTablenorm"/>
              <w:rPr>
                <w:szCs w:val="22"/>
              </w:rPr>
            </w:pPr>
            <w:ins w:id="11273" w:author="Сатлер Марина Викторовна" w:date="2024-02-13T15:04:00Z">
              <w:r w:rsidRPr="007036CE">
                <w:t>Сумма на второй год планового периода</w:t>
              </w:r>
            </w:ins>
          </w:p>
        </w:tc>
        <w:tc>
          <w:tcPr>
            <w:tcW w:w="1109" w:type="pct"/>
          </w:tcPr>
          <w:p w14:paraId="36627657" w14:textId="77777777" w:rsidR="00192ACF" w:rsidRPr="007036CE" w:rsidRDefault="00192ACF" w:rsidP="00192ACF">
            <w:pPr>
              <w:pStyle w:val="GOSTTablenorm"/>
              <w:rPr>
                <w:ins w:id="11274" w:author="Сатлер Марина Викторовна" w:date="2024-07-08T10:17:00Z"/>
                <w:szCs w:val="22"/>
                <w:lang w:val="en-US"/>
              </w:rPr>
            </w:pPr>
            <w:ins w:id="11275" w:author="Сатлер Марина Викторовна" w:date="2024-07-08T10:17:00Z">
              <w:r w:rsidRPr="007036CE">
                <w:rPr>
                  <w:b/>
                  <w:szCs w:val="24"/>
                  <w:lang w:val="en-US"/>
                </w:rPr>
                <w:t>SECTION_1:</w:t>
              </w:r>
              <w:r w:rsidRPr="007036CE">
                <w:rPr>
                  <w:szCs w:val="22"/>
                  <w:lang w:val="en-US"/>
                </w:rPr>
                <w:t>SUM_</w:t>
              </w:r>
            </w:ins>
            <w:ins w:id="11276" w:author="Сатлер Марина Викторовна" w:date="2024-07-08T10:18:00Z">
              <w:r w:rsidRPr="007036CE">
                <w:rPr>
                  <w:szCs w:val="22"/>
                  <w:lang w:val="en-US"/>
                </w:rPr>
                <w:t>2</w:t>
              </w:r>
            </w:ins>
          </w:p>
          <w:p w14:paraId="7A62C377" w14:textId="77777777" w:rsidR="00192ACF" w:rsidRPr="007036CE" w:rsidRDefault="00192ACF" w:rsidP="00192ACF">
            <w:pPr>
              <w:pStyle w:val="GOSTTablenorm"/>
              <w:rPr>
                <w:ins w:id="11277" w:author="Сатлер Марина Викторовна" w:date="2024-07-08T10:17:00Z"/>
                <w:szCs w:val="22"/>
                <w:lang w:val="en-US"/>
              </w:rPr>
            </w:pPr>
            <w:ins w:id="11278" w:author="Сатлер Марина Викторовна" w:date="2024-07-08T10:17:00Z">
              <w:r w:rsidRPr="007036CE">
                <w:rPr>
                  <w:b/>
                  <w:szCs w:val="24"/>
                  <w:lang w:val="en-US"/>
                </w:rPr>
                <w:t>SECTION_2:</w:t>
              </w:r>
              <w:r w:rsidRPr="007036CE">
                <w:rPr>
                  <w:szCs w:val="22"/>
                  <w:lang w:val="en-US"/>
                </w:rPr>
                <w:t>SUM_</w:t>
              </w:r>
            </w:ins>
            <w:ins w:id="11279" w:author="Сатлер Марина Викторовна" w:date="2024-07-08T10:18:00Z">
              <w:r w:rsidRPr="007036CE">
                <w:rPr>
                  <w:szCs w:val="22"/>
                  <w:lang w:val="en-US"/>
                </w:rPr>
                <w:t>2</w:t>
              </w:r>
            </w:ins>
          </w:p>
          <w:p w14:paraId="39F1A098" w14:textId="77777777" w:rsidR="00192ACF" w:rsidRPr="007036CE" w:rsidRDefault="00192ACF" w:rsidP="00192ACF">
            <w:pPr>
              <w:pStyle w:val="GOSTTablenorm"/>
              <w:rPr>
                <w:ins w:id="11280" w:author="Сатлер Марина Викторовна" w:date="2024-07-08T10:17:00Z"/>
                <w:szCs w:val="22"/>
                <w:lang w:val="en-US"/>
              </w:rPr>
            </w:pPr>
            <w:ins w:id="11281" w:author="Сатлер Марина Викторовна" w:date="2024-07-08T10:17:00Z">
              <w:r w:rsidRPr="007036CE">
                <w:rPr>
                  <w:b/>
                  <w:szCs w:val="24"/>
                  <w:lang w:val="en-US"/>
                </w:rPr>
                <w:t>SECTION_3:</w:t>
              </w:r>
              <w:r w:rsidRPr="007036CE">
                <w:rPr>
                  <w:szCs w:val="22"/>
                  <w:lang w:val="en-US"/>
                </w:rPr>
                <w:t>SUM_</w:t>
              </w:r>
            </w:ins>
            <w:ins w:id="11282" w:author="Сатлер Марина Викторовна" w:date="2024-07-08T10:18:00Z">
              <w:r w:rsidRPr="007036CE">
                <w:rPr>
                  <w:szCs w:val="22"/>
                  <w:lang w:val="en-US"/>
                </w:rPr>
                <w:t>2</w:t>
              </w:r>
            </w:ins>
          </w:p>
          <w:p w14:paraId="05AAC482" w14:textId="77777777" w:rsidR="00192ACF" w:rsidRPr="007036CE" w:rsidRDefault="00192ACF" w:rsidP="00192ACF">
            <w:pPr>
              <w:pStyle w:val="GOSTTablenorm"/>
              <w:rPr>
                <w:ins w:id="11283" w:author="Сатлер Марина Викторовна" w:date="2024-07-08T10:17:00Z"/>
                <w:szCs w:val="22"/>
                <w:lang w:val="en-US"/>
              </w:rPr>
            </w:pPr>
            <w:ins w:id="11284" w:author="Сатлер Марина Викторовна" w:date="2024-07-08T10:17:00Z">
              <w:r w:rsidRPr="007036CE">
                <w:rPr>
                  <w:b/>
                  <w:szCs w:val="24"/>
                  <w:lang w:val="en-US"/>
                </w:rPr>
                <w:t>SECTION_4:</w:t>
              </w:r>
              <w:r w:rsidRPr="007036CE">
                <w:rPr>
                  <w:szCs w:val="22"/>
                  <w:lang w:val="en-US"/>
                </w:rPr>
                <w:t>SUM_</w:t>
              </w:r>
            </w:ins>
            <w:ins w:id="11285" w:author="Сатлер Марина Викторовна" w:date="2024-07-08T10:18:00Z">
              <w:r w:rsidRPr="007036CE">
                <w:rPr>
                  <w:szCs w:val="22"/>
                  <w:lang w:val="en-US"/>
                </w:rPr>
                <w:t>2</w:t>
              </w:r>
            </w:ins>
          </w:p>
          <w:p w14:paraId="0341682D" w14:textId="77777777" w:rsidR="00194707" w:rsidRPr="007036CE" w:rsidRDefault="00194707" w:rsidP="00194707">
            <w:pPr>
              <w:pStyle w:val="GOSTTablenorm"/>
              <w:rPr>
                <w:ins w:id="11286" w:author="Куклина Ю.В." w:date="2024-04-11T19:05:00Z"/>
                <w:szCs w:val="22"/>
                <w:lang w:val="en-US"/>
              </w:rPr>
            </w:pPr>
            <w:ins w:id="11287" w:author="Куклина Ю.В." w:date="2024-04-11T19:02:00Z">
              <w:r w:rsidRPr="007036CE">
                <w:rPr>
                  <w:b/>
                  <w:szCs w:val="24"/>
                  <w:lang w:val="en-US"/>
                </w:rPr>
                <w:t>SECTION_1:</w:t>
              </w:r>
              <w:r w:rsidRPr="007036CE">
                <w:rPr>
                  <w:szCs w:val="22"/>
                  <w:lang w:val="en-US"/>
                </w:rPr>
                <w:t>SUM_3</w:t>
              </w:r>
            </w:ins>
          </w:p>
          <w:p w14:paraId="7F463B9E" w14:textId="77777777" w:rsidR="00194707" w:rsidRPr="007036CE" w:rsidRDefault="00194707" w:rsidP="00194707">
            <w:pPr>
              <w:pStyle w:val="GOSTTablenorm"/>
              <w:rPr>
                <w:ins w:id="11288" w:author="Куклина Ю.В." w:date="2024-04-11T19:05:00Z"/>
                <w:szCs w:val="22"/>
                <w:lang w:val="en-US"/>
              </w:rPr>
            </w:pPr>
            <w:ins w:id="11289" w:author="Куклина Ю.В." w:date="2024-04-11T19:05:00Z">
              <w:r w:rsidRPr="007036CE">
                <w:rPr>
                  <w:b/>
                  <w:szCs w:val="24"/>
                  <w:lang w:val="en-US"/>
                </w:rPr>
                <w:t>SECTION_2:</w:t>
              </w:r>
              <w:r w:rsidRPr="007036CE">
                <w:rPr>
                  <w:szCs w:val="22"/>
                  <w:lang w:val="en-US"/>
                </w:rPr>
                <w:t>SUM_3</w:t>
              </w:r>
            </w:ins>
          </w:p>
          <w:p w14:paraId="446A2239" w14:textId="77777777" w:rsidR="00194707" w:rsidRPr="007036CE" w:rsidRDefault="00194707" w:rsidP="00194707">
            <w:pPr>
              <w:pStyle w:val="GOSTTablenorm"/>
              <w:rPr>
                <w:szCs w:val="22"/>
                <w:lang w:val="en-US"/>
              </w:rPr>
            </w:pPr>
            <w:ins w:id="11290" w:author="Куклина Ю.В." w:date="2024-04-11T19:05:00Z">
              <w:r w:rsidRPr="007036CE">
                <w:rPr>
                  <w:b/>
                  <w:szCs w:val="24"/>
                  <w:lang w:val="en-US"/>
                </w:rPr>
                <w:t>SECTION_3:</w:t>
              </w:r>
              <w:r w:rsidRPr="007036CE">
                <w:rPr>
                  <w:szCs w:val="22"/>
                  <w:lang w:val="en-US"/>
                </w:rPr>
                <w:t>SUM_3</w:t>
              </w:r>
            </w:ins>
          </w:p>
          <w:p w14:paraId="36AFBEFF" w14:textId="77777777" w:rsidR="00194707" w:rsidRPr="007036CE" w:rsidRDefault="00194707" w:rsidP="00194707">
            <w:pPr>
              <w:pStyle w:val="GOSTTablenorm"/>
              <w:rPr>
                <w:szCs w:val="24"/>
                <w:lang w:val="en-US"/>
              </w:rPr>
            </w:pPr>
            <w:ins w:id="11291" w:author="Куклина Ю.В." w:date="2024-04-11T19:05:00Z">
              <w:r w:rsidRPr="007036CE">
                <w:rPr>
                  <w:b/>
                  <w:szCs w:val="24"/>
                  <w:lang w:val="en-US"/>
                </w:rPr>
                <w:t>SECTION_</w:t>
              </w:r>
            </w:ins>
            <w:r w:rsidRPr="007036CE">
              <w:rPr>
                <w:b/>
                <w:szCs w:val="24"/>
                <w:lang w:val="en-US"/>
              </w:rPr>
              <w:t>4</w:t>
            </w:r>
            <w:ins w:id="11292" w:author="Куклина Ю.В." w:date="2024-04-11T19:05:00Z">
              <w:r w:rsidRPr="007036CE">
                <w:rPr>
                  <w:b/>
                  <w:szCs w:val="24"/>
                  <w:lang w:val="en-US"/>
                </w:rPr>
                <w:t>:</w:t>
              </w:r>
              <w:r w:rsidRPr="007036CE">
                <w:rPr>
                  <w:szCs w:val="22"/>
                  <w:lang w:val="en-US"/>
                </w:rPr>
                <w:t>SUM_3</w:t>
              </w:r>
            </w:ins>
          </w:p>
        </w:tc>
        <w:tc>
          <w:tcPr>
            <w:tcW w:w="1373" w:type="pct"/>
          </w:tcPr>
          <w:p w14:paraId="0F3F11C2" w14:textId="77777777" w:rsidR="00192ACF" w:rsidRPr="007036CE" w:rsidRDefault="00192ACF" w:rsidP="00192ACF">
            <w:pPr>
              <w:pStyle w:val="GOSTTablenorm"/>
              <w:rPr>
                <w:ins w:id="11293" w:author="Сатлер Марина Викторовна" w:date="2024-07-08T10:18:00Z"/>
              </w:rPr>
            </w:pPr>
            <w:ins w:id="11294" w:author="Сатлер Марина Викторовна" w:date="2024-07-08T10:18:00Z">
              <w:r w:rsidRPr="007036CE">
                <w:t>Если значение признака «НБЦ» соответствует «0», то заполняется согласно описанию:</w:t>
              </w:r>
            </w:ins>
          </w:p>
          <w:p w14:paraId="01990025" w14:textId="77777777" w:rsidR="00194707" w:rsidRPr="007036CE" w:rsidRDefault="00194707" w:rsidP="00194707">
            <w:pPr>
              <w:pStyle w:val="GOSTTablenorm"/>
              <w:rPr>
                <w:szCs w:val="22"/>
              </w:rPr>
            </w:pPr>
            <w:r w:rsidRPr="007036CE">
              <w:t>При обработке раздела 1 заполняется из тега</w:t>
            </w:r>
            <w:r w:rsidRPr="007036CE">
              <w:rPr>
                <w:b/>
                <w:szCs w:val="24"/>
              </w:rPr>
              <w:t xml:space="preserve"> </w:t>
            </w:r>
            <w:ins w:id="11295" w:author="Куклина Ю.В." w:date="2024-04-11T19:02:00Z">
              <w:r w:rsidRPr="007036CE">
                <w:rPr>
                  <w:b/>
                  <w:szCs w:val="24"/>
                  <w:lang w:val="en-US"/>
                </w:rPr>
                <w:t>SECTION</w:t>
              </w:r>
              <w:r w:rsidRPr="007036CE">
                <w:rPr>
                  <w:b/>
                  <w:szCs w:val="24"/>
                </w:rPr>
                <w:t>_1:</w:t>
              </w:r>
              <w:r w:rsidRPr="007036CE">
                <w:rPr>
                  <w:szCs w:val="22"/>
                </w:rPr>
                <w:t>SUM_3</w:t>
              </w:r>
            </w:ins>
            <w:ins w:id="11296" w:author="Сатлер Марина Викторовна" w:date="2024-07-08T11:30:00Z">
              <w:r w:rsidR="000F0C2A" w:rsidRPr="007036CE">
                <w:rPr>
                  <w:szCs w:val="22"/>
                </w:rPr>
                <w:t>.</w:t>
              </w:r>
            </w:ins>
          </w:p>
          <w:p w14:paraId="65A7358D" w14:textId="77777777" w:rsidR="00194707" w:rsidRPr="007036CE" w:rsidRDefault="00194707" w:rsidP="00194707">
            <w:pPr>
              <w:pStyle w:val="GOSTTablenorm"/>
              <w:rPr>
                <w:szCs w:val="22"/>
              </w:rPr>
            </w:pPr>
            <w:r w:rsidRPr="007036CE">
              <w:t>При обработке раздела 2 заполняется из тега</w:t>
            </w:r>
            <w:r w:rsidRPr="007036CE">
              <w:rPr>
                <w:b/>
                <w:szCs w:val="24"/>
              </w:rPr>
              <w:t xml:space="preserve"> </w:t>
            </w:r>
            <w:ins w:id="11297" w:author="Куклина Ю.В." w:date="2024-04-11T19:02:00Z">
              <w:r w:rsidRPr="007036CE">
                <w:rPr>
                  <w:b/>
                  <w:szCs w:val="24"/>
                  <w:lang w:val="en-US"/>
                </w:rPr>
                <w:t>SECTION</w:t>
              </w:r>
              <w:r w:rsidRPr="007036CE">
                <w:rPr>
                  <w:b/>
                  <w:szCs w:val="24"/>
                </w:rPr>
                <w:t>_</w:t>
              </w:r>
            </w:ins>
            <w:r w:rsidRPr="007036CE">
              <w:rPr>
                <w:b/>
                <w:szCs w:val="24"/>
              </w:rPr>
              <w:t>2</w:t>
            </w:r>
            <w:ins w:id="11298" w:author="Куклина Ю.В." w:date="2024-04-11T19:02:00Z">
              <w:r w:rsidRPr="007036CE">
                <w:rPr>
                  <w:b/>
                  <w:szCs w:val="24"/>
                </w:rPr>
                <w:t>:</w:t>
              </w:r>
              <w:r w:rsidRPr="007036CE">
                <w:rPr>
                  <w:szCs w:val="22"/>
                </w:rPr>
                <w:t>SUM_3</w:t>
              </w:r>
            </w:ins>
            <w:ins w:id="11299" w:author="Сатлер Марина Викторовна" w:date="2024-07-08T11:30:00Z">
              <w:r w:rsidR="000F0C2A" w:rsidRPr="007036CE">
                <w:rPr>
                  <w:szCs w:val="22"/>
                </w:rPr>
                <w:t>.</w:t>
              </w:r>
            </w:ins>
          </w:p>
          <w:p w14:paraId="5ABE3F35" w14:textId="77777777" w:rsidR="00194707" w:rsidRPr="007036CE" w:rsidRDefault="00194707" w:rsidP="00194707">
            <w:pPr>
              <w:pStyle w:val="GOSTTablenorm"/>
              <w:rPr>
                <w:szCs w:val="22"/>
              </w:rPr>
            </w:pPr>
            <w:r w:rsidRPr="007036CE">
              <w:t>При обработке раздела 3 заполняется из тега</w:t>
            </w:r>
            <w:r w:rsidRPr="007036CE">
              <w:rPr>
                <w:b/>
                <w:szCs w:val="24"/>
              </w:rPr>
              <w:t xml:space="preserve"> </w:t>
            </w:r>
            <w:ins w:id="11300" w:author="Куклина Ю.В." w:date="2024-04-11T19:02:00Z">
              <w:r w:rsidRPr="007036CE">
                <w:rPr>
                  <w:b/>
                  <w:szCs w:val="24"/>
                  <w:lang w:val="en-US"/>
                </w:rPr>
                <w:t>SECTION</w:t>
              </w:r>
              <w:r w:rsidRPr="007036CE">
                <w:rPr>
                  <w:b/>
                  <w:szCs w:val="24"/>
                </w:rPr>
                <w:t>_</w:t>
              </w:r>
            </w:ins>
            <w:r w:rsidRPr="007036CE">
              <w:rPr>
                <w:b/>
                <w:szCs w:val="24"/>
              </w:rPr>
              <w:t>3</w:t>
            </w:r>
            <w:ins w:id="11301" w:author="Куклина Ю.В." w:date="2024-04-11T19:02:00Z">
              <w:r w:rsidRPr="007036CE">
                <w:rPr>
                  <w:b/>
                  <w:szCs w:val="24"/>
                </w:rPr>
                <w:t>:</w:t>
              </w:r>
              <w:r w:rsidRPr="007036CE">
                <w:rPr>
                  <w:szCs w:val="22"/>
                </w:rPr>
                <w:t>SUM_3</w:t>
              </w:r>
            </w:ins>
            <w:ins w:id="11302" w:author="Сатлер Марина Викторовна" w:date="2024-07-08T11:30:00Z">
              <w:r w:rsidR="000F0C2A" w:rsidRPr="007036CE">
                <w:rPr>
                  <w:szCs w:val="22"/>
                </w:rPr>
                <w:t>.</w:t>
              </w:r>
            </w:ins>
          </w:p>
          <w:p w14:paraId="4F8BC984" w14:textId="77777777" w:rsidR="00194707" w:rsidRPr="007036CE" w:rsidRDefault="00194707" w:rsidP="00194707">
            <w:pPr>
              <w:pStyle w:val="GOSTTablenorm"/>
              <w:rPr>
                <w:szCs w:val="22"/>
              </w:rPr>
            </w:pPr>
            <w:r w:rsidRPr="007036CE">
              <w:t>При обработке раздела 4 заполняется из тега</w:t>
            </w:r>
            <w:r w:rsidRPr="007036CE">
              <w:rPr>
                <w:b/>
                <w:szCs w:val="24"/>
              </w:rPr>
              <w:t xml:space="preserve"> </w:t>
            </w:r>
            <w:ins w:id="11303" w:author="Куклина Ю.В." w:date="2024-04-11T19:02:00Z">
              <w:r w:rsidRPr="007036CE">
                <w:rPr>
                  <w:b/>
                  <w:szCs w:val="24"/>
                  <w:lang w:val="en-US"/>
                </w:rPr>
                <w:t>SECTION</w:t>
              </w:r>
              <w:r w:rsidRPr="007036CE">
                <w:rPr>
                  <w:b/>
                  <w:szCs w:val="24"/>
                </w:rPr>
                <w:t>_</w:t>
              </w:r>
            </w:ins>
            <w:r w:rsidRPr="007036CE">
              <w:rPr>
                <w:b/>
                <w:szCs w:val="24"/>
              </w:rPr>
              <w:t>4</w:t>
            </w:r>
            <w:ins w:id="11304" w:author="Куклина Ю.В." w:date="2024-04-11T19:02:00Z">
              <w:r w:rsidRPr="007036CE">
                <w:rPr>
                  <w:b/>
                  <w:szCs w:val="24"/>
                </w:rPr>
                <w:t>:</w:t>
              </w:r>
              <w:r w:rsidRPr="007036CE">
                <w:rPr>
                  <w:szCs w:val="22"/>
                </w:rPr>
                <w:t>SUM_3</w:t>
              </w:r>
            </w:ins>
            <w:ins w:id="11305" w:author="Сатлер Марина Викторовна" w:date="2024-07-08T11:30:00Z">
              <w:r w:rsidR="000F0C2A" w:rsidRPr="007036CE">
                <w:rPr>
                  <w:szCs w:val="22"/>
                </w:rPr>
                <w:t>.</w:t>
              </w:r>
            </w:ins>
          </w:p>
          <w:p w14:paraId="40BEB10F" w14:textId="77777777" w:rsidR="00192ACF" w:rsidRPr="007036CE" w:rsidRDefault="00192ACF" w:rsidP="00192ACF">
            <w:pPr>
              <w:pStyle w:val="GOSTTablenorm"/>
              <w:rPr>
                <w:ins w:id="11306" w:author="Сатлер Марина Викторовна" w:date="2024-07-08T10:19:00Z"/>
                <w:szCs w:val="22"/>
              </w:rPr>
            </w:pPr>
          </w:p>
          <w:p w14:paraId="6E9B59B3" w14:textId="77777777" w:rsidR="00192ACF" w:rsidRPr="007036CE" w:rsidRDefault="00192ACF" w:rsidP="00192ACF">
            <w:pPr>
              <w:pStyle w:val="GOSTTablenorm"/>
              <w:rPr>
                <w:ins w:id="11307" w:author="Сатлер Марина Викторовна" w:date="2024-07-08T10:19:00Z"/>
              </w:rPr>
            </w:pPr>
            <w:ins w:id="11308" w:author="Сатлер Марина Викторовна" w:date="2024-07-08T10:19:00Z">
              <w:r w:rsidRPr="007036CE">
                <w:t>Если значение признака «НБЦ» соответствует «1», то заполняется согласно описанию:</w:t>
              </w:r>
            </w:ins>
          </w:p>
          <w:p w14:paraId="58CD0C48" w14:textId="77777777" w:rsidR="00192ACF" w:rsidRPr="007036CE" w:rsidRDefault="00192ACF" w:rsidP="00192ACF">
            <w:pPr>
              <w:pStyle w:val="GOSTTablenorm"/>
              <w:rPr>
                <w:ins w:id="11309" w:author="Сатлер Марина Викторовна" w:date="2024-07-08T10:19:00Z"/>
                <w:szCs w:val="22"/>
              </w:rPr>
            </w:pPr>
            <w:ins w:id="11310" w:author="Сатлер Марина Викторовна" w:date="2024-07-08T10:19:00Z">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2"/>
                </w:rPr>
                <w:t>SUM_2</w:t>
              </w:r>
            </w:ins>
            <w:ins w:id="11311" w:author="Сатлер Марина Викторовна" w:date="2024-07-08T11:30:00Z">
              <w:r w:rsidR="000F0C2A" w:rsidRPr="007036CE">
                <w:rPr>
                  <w:szCs w:val="22"/>
                </w:rPr>
                <w:t>.</w:t>
              </w:r>
            </w:ins>
          </w:p>
          <w:p w14:paraId="4D5D017E" w14:textId="77777777" w:rsidR="00192ACF" w:rsidRPr="007036CE" w:rsidRDefault="00192ACF" w:rsidP="00192ACF">
            <w:pPr>
              <w:pStyle w:val="GOSTTablenorm"/>
              <w:rPr>
                <w:ins w:id="11312" w:author="Сатлер Марина Викторовна" w:date="2024-07-08T10:19:00Z"/>
                <w:szCs w:val="22"/>
              </w:rPr>
            </w:pPr>
            <w:ins w:id="11313" w:author="Сатлер Марина Викторовна" w:date="2024-07-08T10:19:00Z">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2"/>
                </w:rPr>
                <w:t>SUM_2</w:t>
              </w:r>
            </w:ins>
            <w:ins w:id="11314" w:author="Сатлер Марина Викторовна" w:date="2024-07-08T11:30:00Z">
              <w:r w:rsidR="000F0C2A" w:rsidRPr="007036CE">
                <w:rPr>
                  <w:szCs w:val="22"/>
                </w:rPr>
                <w:t>.</w:t>
              </w:r>
            </w:ins>
          </w:p>
          <w:p w14:paraId="040F28BA" w14:textId="77777777" w:rsidR="00192ACF" w:rsidRPr="007036CE" w:rsidRDefault="00192ACF" w:rsidP="00192ACF">
            <w:pPr>
              <w:pStyle w:val="GOSTTablenorm"/>
              <w:rPr>
                <w:ins w:id="11315" w:author="Сатлер Марина Викторовна" w:date="2024-07-08T10:19:00Z"/>
                <w:szCs w:val="22"/>
              </w:rPr>
            </w:pPr>
            <w:ins w:id="11316" w:author="Сатлер Марина Викторовна" w:date="2024-07-08T10:19:00Z">
              <w:r w:rsidRPr="007036CE">
                <w:t>При обработке раздела 3 заполняется из тега</w:t>
              </w:r>
              <w:r w:rsidRPr="007036CE">
                <w:rPr>
                  <w:b/>
                  <w:szCs w:val="24"/>
                </w:rPr>
                <w:t xml:space="preserve"> </w:t>
              </w:r>
              <w:r w:rsidRPr="007036CE">
                <w:rPr>
                  <w:b/>
                  <w:szCs w:val="24"/>
                  <w:lang w:val="en-US"/>
                </w:rPr>
                <w:t>SECTION</w:t>
              </w:r>
              <w:r w:rsidRPr="007036CE">
                <w:rPr>
                  <w:b/>
                  <w:szCs w:val="24"/>
                </w:rPr>
                <w:t>_3:</w:t>
              </w:r>
              <w:r w:rsidRPr="007036CE">
                <w:rPr>
                  <w:szCs w:val="22"/>
                </w:rPr>
                <w:t>SUM_2</w:t>
              </w:r>
            </w:ins>
            <w:ins w:id="11317" w:author="Сатлер Марина Викторовна" w:date="2024-07-08T11:30:00Z">
              <w:r w:rsidR="000F0C2A" w:rsidRPr="007036CE">
                <w:rPr>
                  <w:szCs w:val="22"/>
                </w:rPr>
                <w:t>.</w:t>
              </w:r>
            </w:ins>
          </w:p>
          <w:p w14:paraId="549A14E7" w14:textId="77777777" w:rsidR="00192ACF" w:rsidRPr="007036CE" w:rsidRDefault="00192ACF" w:rsidP="00192ACF">
            <w:pPr>
              <w:pStyle w:val="GOSTTablenorm"/>
              <w:rPr>
                <w:ins w:id="11318" w:author="Сатлер Марина Викторовна" w:date="2024-07-08T10:19:00Z"/>
                <w:szCs w:val="22"/>
              </w:rPr>
            </w:pPr>
            <w:ins w:id="11319" w:author="Сатлер Марина Викторовна" w:date="2024-07-08T10:19:00Z">
              <w:r w:rsidRPr="007036CE">
                <w:t>При обработке раздела 4 заполняется из тега</w:t>
              </w:r>
              <w:r w:rsidRPr="007036CE">
                <w:rPr>
                  <w:b/>
                  <w:szCs w:val="24"/>
                </w:rPr>
                <w:t xml:space="preserve"> </w:t>
              </w:r>
              <w:r w:rsidRPr="007036CE">
                <w:rPr>
                  <w:b/>
                  <w:szCs w:val="24"/>
                  <w:lang w:val="en-US"/>
                </w:rPr>
                <w:t>SECTION</w:t>
              </w:r>
              <w:r w:rsidRPr="007036CE">
                <w:rPr>
                  <w:b/>
                  <w:szCs w:val="24"/>
                </w:rPr>
                <w:t>_4:</w:t>
              </w:r>
              <w:r w:rsidRPr="007036CE">
                <w:rPr>
                  <w:szCs w:val="22"/>
                </w:rPr>
                <w:t>SUM_2</w:t>
              </w:r>
            </w:ins>
            <w:ins w:id="11320" w:author="Сатлер Марина Викторовна" w:date="2024-07-08T11:30:00Z">
              <w:r w:rsidR="000F0C2A" w:rsidRPr="007036CE">
                <w:rPr>
                  <w:szCs w:val="22"/>
                </w:rPr>
                <w:t>.</w:t>
              </w:r>
            </w:ins>
          </w:p>
          <w:p w14:paraId="3620B7A3" w14:textId="77777777" w:rsidR="00194707" w:rsidRPr="007036CE" w:rsidRDefault="00194707" w:rsidP="00194707">
            <w:pPr>
              <w:pStyle w:val="GOSTTablenorm"/>
              <w:rPr>
                <w:szCs w:val="22"/>
              </w:rPr>
            </w:pPr>
          </w:p>
          <w:p w14:paraId="2031BA43" w14:textId="6C591007" w:rsidR="00194707" w:rsidRPr="007036CE" w:rsidRDefault="00194707" w:rsidP="00194707">
            <w:pPr>
              <w:pStyle w:val="GOSTTablenorm"/>
            </w:pPr>
            <w:r w:rsidRPr="007036CE">
              <w:rPr>
                <w:szCs w:val="22"/>
              </w:rPr>
              <w:t xml:space="preserve">Сумма передается в единицах валюты с точностью 2 знака после запятой </w:t>
            </w:r>
            <w:r w:rsidR="00CC2920" w:rsidRPr="007036CE">
              <w:t>–</w:t>
            </w:r>
            <w:r w:rsidRPr="007036CE">
              <w:rPr>
                <w:szCs w:val="22"/>
              </w:rPr>
              <w:t xml:space="preserve"> необходимо конвертировать в минимальные еди</w:t>
            </w:r>
            <w:r w:rsidRPr="007036CE">
              <w:rPr>
                <w:szCs w:val="22"/>
              </w:rPr>
              <w:lastRenderedPageBreak/>
              <w:t>ницы валюты (для данного типа документов умножить на 100)</w:t>
            </w:r>
          </w:p>
        </w:tc>
      </w:tr>
      <w:tr w:rsidR="00194707" w:rsidRPr="007036CE" w14:paraId="02AFB297" w14:textId="77777777" w:rsidTr="00B0621B">
        <w:tc>
          <w:tcPr>
            <w:tcW w:w="1109" w:type="pct"/>
          </w:tcPr>
          <w:p w14:paraId="1B013B3D" w14:textId="77777777" w:rsidR="00194707" w:rsidRPr="007036CE" w:rsidRDefault="00194707" w:rsidP="00194707">
            <w:pPr>
              <w:pStyle w:val="GOSTTablenorm"/>
              <w:rPr>
                <w:szCs w:val="22"/>
              </w:rPr>
            </w:pPr>
            <w:ins w:id="11321" w:author="Сатлер Марина Викторовна" w:date="2024-02-13T15:03:00Z">
              <w:r w:rsidRPr="007036CE">
                <w:lastRenderedPageBreak/>
                <w:t>Сумма_третий_плановый_руб</w:t>
              </w:r>
            </w:ins>
          </w:p>
        </w:tc>
        <w:tc>
          <w:tcPr>
            <w:tcW w:w="299" w:type="pct"/>
          </w:tcPr>
          <w:p w14:paraId="194A60CA" w14:textId="77777777" w:rsidR="00194707" w:rsidRPr="007036CE" w:rsidRDefault="00194707" w:rsidP="00194707">
            <w:pPr>
              <w:pStyle w:val="GOSTTablenorm"/>
              <w:rPr>
                <w:szCs w:val="22"/>
              </w:rPr>
            </w:pPr>
            <w:r w:rsidRPr="007036CE">
              <w:rPr>
                <w:szCs w:val="22"/>
              </w:rPr>
              <w:t>Да</w:t>
            </w:r>
          </w:p>
        </w:tc>
        <w:tc>
          <w:tcPr>
            <w:tcW w:w="1109" w:type="pct"/>
          </w:tcPr>
          <w:p w14:paraId="556FDFC0" w14:textId="77777777" w:rsidR="00194707" w:rsidRPr="007036CE" w:rsidRDefault="00194707" w:rsidP="00194707">
            <w:pPr>
              <w:pStyle w:val="GOSTTablenorm"/>
              <w:rPr>
                <w:szCs w:val="22"/>
              </w:rPr>
            </w:pPr>
            <w:ins w:id="11322" w:author="Сатлер Марина Викторовна" w:date="2024-02-13T15:04:00Z">
              <w:r w:rsidRPr="007036CE">
                <w:t>Сумма на третий год планового периода</w:t>
              </w:r>
            </w:ins>
          </w:p>
        </w:tc>
        <w:tc>
          <w:tcPr>
            <w:tcW w:w="1109" w:type="pct"/>
          </w:tcPr>
          <w:p w14:paraId="3FE7B5B2" w14:textId="77777777" w:rsidR="00194707" w:rsidRPr="007036CE" w:rsidRDefault="00194707" w:rsidP="00194707">
            <w:pPr>
              <w:pStyle w:val="GOSTTablenorm"/>
              <w:rPr>
                <w:ins w:id="11323" w:author="Куклина Ю.В." w:date="2024-04-11T19:05:00Z"/>
                <w:szCs w:val="22"/>
                <w:lang w:val="en-US"/>
              </w:rPr>
            </w:pPr>
            <w:ins w:id="11324" w:author="Куклина Ю.В." w:date="2024-04-11T19:02:00Z">
              <w:r w:rsidRPr="007036CE">
                <w:rPr>
                  <w:b/>
                  <w:szCs w:val="24"/>
                  <w:lang w:val="en-US"/>
                </w:rPr>
                <w:t>SECTION_1:</w:t>
              </w:r>
              <w:r w:rsidRPr="007036CE">
                <w:rPr>
                  <w:szCs w:val="22"/>
                  <w:lang w:val="en-US"/>
                </w:rPr>
                <w:t>SUM_</w:t>
              </w:r>
              <w:del w:id="11325" w:author="Сатлер Марина Викторовна" w:date="2024-07-08T10:19:00Z">
                <w:r w:rsidRPr="007036CE" w:rsidDel="00192ACF">
                  <w:rPr>
                    <w:szCs w:val="22"/>
                    <w:lang w:val="en-US"/>
                  </w:rPr>
                  <w:delText>4</w:delText>
                </w:r>
              </w:del>
            </w:ins>
            <w:ins w:id="11326" w:author="Сатлер Марина Викторовна" w:date="2024-07-08T10:19:00Z">
              <w:r w:rsidR="00192ACF" w:rsidRPr="007036CE">
                <w:rPr>
                  <w:szCs w:val="22"/>
                  <w:lang w:val="en-US"/>
                </w:rPr>
                <w:t>3</w:t>
              </w:r>
            </w:ins>
          </w:p>
          <w:p w14:paraId="37324B8D" w14:textId="77777777" w:rsidR="00194707" w:rsidRPr="007036CE" w:rsidRDefault="00194707" w:rsidP="00194707">
            <w:pPr>
              <w:pStyle w:val="GOSTTablenorm"/>
              <w:rPr>
                <w:ins w:id="11327" w:author="Куклина Ю.В." w:date="2024-04-11T19:05:00Z"/>
                <w:szCs w:val="22"/>
                <w:lang w:val="en-US"/>
              </w:rPr>
            </w:pPr>
            <w:ins w:id="11328" w:author="Куклина Ю.В." w:date="2024-04-11T19:05:00Z">
              <w:r w:rsidRPr="007036CE">
                <w:rPr>
                  <w:b/>
                  <w:szCs w:val="24"/>
                  <w:lang w:val="en-US"/>
                </w:rPr>
                <w:t>SECTION_2:</w:t>
              </w:r>
              <w:r w:rsidRPr="007036CE">
                <w:rPr>
                  <w:szCs w:val="22"/>
                  <w:lang w:val="en-US"/>
                </w:rPr>
                <w:t>SUM_</w:t>
              </w:r>
              <w:del w:id="11329" w:author="Сатлер Марина Викторовна" w:date="2024-07-08T10:19:00Z">
                <w:r w:rsidRPr="007036CE" w:rsidDel="00192ACF">
                  <w:rPr>
                    <w:szCs w:val="22"/>
                    <w:lang w:val="en-US"/>
                  </w:rPr>
                  <w:delText>4</w:delText>
                </w:r>
              </w:del>
            </w:ins>
            <w:ins w:id="11330" w:author="Сатлер Марина Викторовна" w:date="2024-07-08T10:19:00Z">
              <w:r w:rsidR="00192ACF" w:rsidRPr="007036CE">
                <w:rPr>
                  <w:szCs w:val="22"/>
                  <w:lang w:val="en-US"/>
                </w:rPr>
                <w:t>3</w:t>
              </w:r>
            </w:ins>
          </w:p>
          <w:p w14:paraId="1F892A8E" w14:textId="77777777" w:rsidR="00194707" w:rsidRPr="007036CE" w:rsidRDefault="00194707" w:rsidP="00194707">
            <w:pPr>
              <w:pStyle w:val="GOSTTablenorm"/>
              <w:rPr>
                <w:szCs w:val="22"/>
                <w:lang w:val="en-US"/>
              </w:rPr>
            </w:pPr>
            <w:ins w:id="11331" w:author="Куклина Ю.В." w:date="2024-04-11T19:05:00Z">
              <w:r w:rsidRPr="007036CE">
                <w:rPr>
                  <w:b/>
                  <w:szCs w:val="24"/>
                  <w:lang w:val="en-US"/>
                </w:rPr>
                <w:t>SECTION_3:</w:t>
              </w:r>
              <w:r w:rsidRPr="007036CE">
                <w:rPr>
                  <w:szCs w:val="22"/>
                  <w:lang w:val="en-US"/>
                </w:rPr>
                <w:t>SUM_</w:t>
              </w:r>
              <w:del w:id="11332" w:author="Сатлер Марина Викторовна" w:date="2024-07-08T10:19:00Z">
                <w:r w:rsidRPr="007036CE" w:rsidDel="00192ACF">
                  <w:rPr>
                    <w:szCs w:val="22"/>
                    <w:lang w:val="en-US"/>
                  </w:rPr>
                  <w:delText>4</w:delText>
                </w:r>
              </w:del>
            </w:ins>
            <w:ins w:id="11333" w:author="Сатлер Марина Викторовна" w:date="2024-07-08T10:19:00Z">
              <w:r w:rsidR="00192ACF" w:rsidRPr="007036CE">
                <w:rPr>
                  <w:szCs w:val="22"/>
                  <w:lang w:val="en-US"/>
                </w:rPr>
                <w:t>3</w:t>
              </w:r>
            </w:ins>
          </w:p>
          <w:p w14:paraId="6C324441" w14:textId="77777777" w:rsidR="00194707" w:rsidRPr="007036CE" w:rsidRDefault="00194707" w:rsidP="00192ACF">
            <w:pPr>
              <w:pStyle w:val="GOSTTablenorm"/>
              <w:rPr>
                <w:szCs w:val="24"/>
              </w:rPr>
            </w:pPr>
            <w:ins w:id="11334" w:author="Куклина Ю.В." w:date="2024-04-11T19:05:00Z">
              <w:r w:rsidRPr="007036CE">
                <w:rPr>
                  <w:b/>
                  <w:szCs w:val="24"/>
                  <w:lang w:val="en-US"/>
                </w:rPr>
                <w:t>SECTION_</w:t>
              </w:r>
            </w:ins>
            <w:r w:rsidRPr="007036CE">
              <w:rPr>
                <w:b/>
                <w:szCs w:val="24"/>
                <w:lang w:val="en-US"/>
              </w:rPr>
              <w:t>4</w:t>
            </w:r>
            <w:ins w:id="11335" w:author="Куклина Ю.В." w:date="2024-04-11T19:05:00Z">
              <w:r w:rsidRPr="007036CE">
                <w:rPr>
                  <w:b/>
                  <w:szCs w:val="24"/>
                  <w:lang w:val="en-US"/>
                </w:rPr>
                <w:t>:</w:t>
              </w:r>
              <w:r w:rsidRPr="007036CE">
                <w:rPr>
                  <w:szCs w:val="22"/>
                  <w:lang w:val="en-US"/>
                </w:rPr>
                <w:t>SUM_</w:t>
              </w:r>
              <w:del w:id="11336" w:author="Сатлер Марина Викторовна" w:date="2024-07-08T10:19:00Z">
                <w:r w:rsidRPr="007036CE" w:rsidDel="00192ACF">
                  <w:rPr>
                    <w:szCs w:val="22"/>
                    <w:lang w:val="en-US"/>
                  </w:rPr>
                  <w:delText>4</w:delText>
                </w:r>
              </w:del>
            </w:ins>
            <w:ins w:id="11337" w:author="Сатлер Марина Викторовна" w:date="2024-07-08T10:19:00Z">
              <w:r w:rsidR="00192ACF" w:rsidRPr="007036CE">
                <w:rPr>
                  <w:szCs w:val="22"/>
                </w:rPr>
                <w:t>3</w:t>
              </w:r>
            </w:ins>
          </w:p>
        </w:tc>
        <w:tc>
          <w:tcPr>
            <w:tcW w:w="1373" w:type="pct"/>
          </w:tcPr>
          <w:p w14:paraId="5F715411" w14:textId="77777777" w:rsidR="00192ACF" w:rsidRPr="007036CE" w:rsidRDefault="00192ACF" w:rsidP="00192ACF">
            <w:pPr>
              <w:pStyle w:val="GOSTTablenorm"/>
              <w:rPr>
                <w:ins w:id="11338" w:author="Сатлер Марина Викторовна" w:date="2024-07-08T10:20:00Z"/>
              </w:rPr>
            </w:pPr>
            <w:ins w:id="11339" w:author="Сатлер Марина Викторовна" w:date="2024-07-08T10:20:00Z">
              <w:r w:rsidRPr="007036CE">
                <w:t>Если значение признака «НБЦ» соответствует «0», то указывается «0».</w:t>
              </w:r>
            </w:ins>
          </w:p>
          <w:p w14:paraId="19B30418" w14:textId="77777777" w:rsidR="00192ACF" w:rsidRPr="007036CE" w:rsidRDefault="00192ACF" w:rsidP="00192ACF">
            <w:pPr>
              <w:pStyle w:val="GOSTTablenorm"/>
              <w:rPr>
                <w:ins w:id="11340" w:author="Сатлер Марина Викторовна" w:date="2024-07-08T10:20:00Z"/>
              </w:rPr>
            </w:pPr>
          </w:p>
          <w:p w14:paraId="03B0C020" w14:textId="77777777" w:rsidR="00192ACF" w:rsidRPr="007036CE" w:rsidRDefault="00192ACF" w:rsidP="00192ACF">
            <w:pPr>
              <w:pStyle w:val="GOSTTablenorm"/>
              <w:rPr>
                <w:ins w:id="11341" w:author="Сатлер Марина Викторовна" w:date="2024-07-08T10:20:00Z"/>
              </w:rPr>
            </w:pPr>
            <w:ins w:id="11342" w:author="Сатлер Марина Викторовна" w:date="2024-07-08T10:20:00Z">
              <w:r w:rsidRPr="007036CE">
                <w:t>Если значение признака «НБЦ» соответствует «1», то заполняется согласно описанию:</w:t>
              </w:r>
            </w:ins>
          </w:p>
          <w:p w14:paraId="2EC72FF7" w14:textId="77777777" w:rsidR="00194707" w:rsidRPr="007036CE" w:rsidRDefault="00194707" w:rsidP="00194707">
            <w:pPr>
              <w:pStyle w:val="GOSTTablenorm"/>
              <w:rPr>
                <w:szCs w:val="22"/>
              </w:rPr>
            </w:pPr>
            <w:r w:rsidRPr="007036CE">
              <w:t>При обработке раздела 1 заполняется из тега</w:t>
            </w:r>
            <w:r w:rsidRPr="007036CE">
              <w:rPr>
                <w:b/>
                <w:szCs w:val="24"/>
              </w:rPr>
              <w:t xml:space="preserve"> </w:t>
            </w:r>
            <w:ins w:id="11343" w:author="Куклина Ю.В." w:date="2024-04-11T19:02:00Z">
              <w:r w:rsidRPr="007036CE">
                <w:rPr>
                  <w:b/>
                  <w:szCs w:val="24"/>
                  <w:lang w:val="en-US"/>
                </w:rPr>
                <w:t>SECTION</w:t>
              </w:r>
              <w:r w:rsidRPr="007036CE">
                <w:rPr>
                  <w:b/>
                  <w:szCs w:val="24"/>
                </w:rPr>
                <w:t>_1:</w:t>
              </w:r>
              <w:r w:rsidRPr="007036CE">
                <w:rPr>
                  <w:szCs w:val="22"/>
                </w:rPr>
                <w:t>SUM_</w:t>
              </w:r>
              <w:del w:id="11344" w:author="Сатлер Марина Викторовна" w:date="2024-07-08T10:20:00Z">
                <w:r w:rsidRPr="007036CE" w:rsidDel="00192ACF">
                  <w:rPr>
                    <w:szCs w:val="22"/>
                  </w:rPr>
                  <w:delText>4</w:delText>
                </w:r>
              </w:del>
            </w:ins>
            <w:ins w:id="11345" w:author="Сатлер Марина Викторовна" w:date="2024-07-08T10:20:00Z">
              <w:r w:rsidR="00192ACF" w:rsidRPr="007036CE">
                <w:rPr>
                  <w:szCs w:val="22"/>
                </w:rPr>
                <w:t>3</w:t>
              </w:r>
            </w:ins>
            <w:ins w:id="11346" w:author="Сатлер Марина Викторовна" w:date="2024-07-08T11:31:00Z">
              <w:r w:rsidR="000F0C2A" w:rsidRPr="007036CE">
                <w:rPr>
                  <w:szCs w:val="22"/>
                </w:rPr>
                <w:t>.</w:t>
              </w:r>
            </w:ins>
          </w:p>
          <w:p w14:paraId="2A87F43E" w14:textId="77777777" w:rsidR="00194707" w:rsidRPr="007036CE" w:rsidRDefault="00194707" w:rsidP="00194707">
            <w:pPr>
              <w:pStyle w:val="GOSTTablenorm"/>
              <w:rPr>
                <w:szCs w:val="22"/>
              </w:rPr>
            </w:pPr>
            <w:r w:rsidRPr="007036CE">
              <w:t>При обработке раздела 2 заполняется из тега</w:t>
            </w:r>
            <w:r w:rsidRPr="007036CE">
              <w:rPr>
                <w:b/>
                <w:szCs w:val="24"/>
              </w:rPr>
              <w:t xml:space="preserve"> </w:t>
            </w:r>
            <w:ins w:id="11347" w:author="Куклина Ю.В." w:date="2024-04-11T19:02:00Z">
              <w:r w:rsidRPr="007036CE">
                <w:rPr>
                  <w:b/>
                  <w:szCs w:val="24"/>
                  <w:lang w:val="en-US"/>
                </w:rPr>
                <w:t>SECTION</w:t>
              </w:r>
              <w:r w:rsidRPr="007036CE">
                <w:rPr>
                  <w:b/>
                  <w:szCs w:val="24"/>
                </w:rPr>
                <w:t>_</w:t>
              </w:r>
            </w:ins>
            <w:r w:rsidRPr="007036CE">
              <w:rPr>
                <w:b/>
                <w:szCs w:val="24"/>
              </w:rPr>
              <w:t>2</w:t>
            </w:r>
            <w:ins w:id="11348" w:author="Куклина Ю.В." w:date="2024-04-11T19:02:00Z">
              <w:r w:rsidRPr="007036CE">
                <w:rPr>
                  <w:b/>
                  <w:szCs w:val="24"/>
                </w:rPr>
                <w:t>:</w:t>
              </w:r>
              <w:r w:rsidRPr="007036CE">
                <w:rPr>
                  <w:szCs w:val="22"/>
                </w:rPr>
                <w:t>SUM_</w:t>
              </w:r>
              <w:del w:id="11349" w:author="Сатлер Марина Викторовна" w:date="2024-07-08T10:20:00Z">
                <w:r w:rsidRPr="007036CE" w:rsidDel="00192ACF">
                  <w:rPr>
                    <w:szCs w:val="22"/>
                  </w:rPr>
                  <w:delText>4</w:delText>
                </w:r>
              </w:del>
            </w:ins>
            <w:ins w:id="11350" w:author="Сатлер Марина Викторовна" w:date="2024-07-08T10:20:00Z">
              <w:r w:rsidR="00192ACF" w:rsidRPr="007036CE">
                <w:rPr>
                  <w:szCs w:val="22"/>
                </w:rPr>
                <w:t>3</w:t>
              </w:r>
            </w:ins>
            <w:ins w:id="11351" w:author="Сатлер Марина Викторовна" w:date="2024-07-08T11:31:00Z">
              <w:r w:rsidR="000F0C2A" w:rsidRPr="007036CE">
                <w:rPr>
                  <w:szCs w:val="22"/>
                </w:rPr>
                <w:t>.</w:t>
              </w:r>
            </w:ins>
          </w:p>
          <w:p w14:paraId="3CB1BC60" w14:textId="77777777" w:rsidR="00194707" w:rsidRPr="007036CE" w:rsidRDefault="00194707" w:rsidP="00194707">
            <w:pPr>
              <w:pStyle w:val="GOSTTablenorm"/>
              <w:rPr>
                <w:szCs w:val="22"/>
              </w:rPr>
            </w:pPr>
            <w:r w:rsidRPr="007036CE">
              <w:t>При обработке раздела 3 заполняется из тега</w:t>
            </w:r>
            <w:r w:rsidRPr="007036CE">
              <w:rPr>
                <w:b/>
                <w:szCs w:val="24"/>
              </w:rPr>
              <w:t xml:space="preserve"> </w:t>
            </w:r>
            <w:ins w:id="11352" w:author="Куклина Ю.В." w:date="2024-04-11T19:02:00Z">
              <w:r w:rsidRPr="007036CE">
                <w:rPr>
                  <w:b/>
                  <w:szCs w:val="24"/>
                  <w:lang w:val="en-US"/>
                </w:rPr>
                <w:t>SECTION</w:t>
              </w:r>
              <w:r w:rsidRPr="007036CE">
                <w:rPr>
                  <w:b/>
                  <w:szCs w:val="24"/>
                </w:rPr>
                <w:t>_</w:t>
              </w:r>
            </w:ins>
            <w:r w:rsidRPr="007036CE">
              <w:rPr>
                <w:b/>
                <w:szCs w:val="24"/>
              </w:rPr>
              <w:t>3</w:t>
            </w:r>
            <w:ins w:id="11353" w:author="Куклина Ю.В." w:date="2024-04-11T19:02:00Z">
              <w:r w:rsidRPr="007036CE">
                <w:rPr>
                  <w:b/>
                  <w:szCs w:val="24"/>
                </w:rPr>
                <w:t>:</w:t>
              </w:r>
              <w:r w:rsidRPr="007036CE">
                <w:rPr>
                  <w:szCs w:val="22"/>
                </w:rPr>
                <w:t>SUM_</w:t>
              </w:r>
              <w:del w:id="11354" w:author="Сатлер Марина Викторовна" w:date="2024-07-08T10:20:00Z">
                <w:r w:rsidRPr="007036CE" w:rsidDel="00192ACF">
                  <w:rPr>
                    <w:szCs w:val="22"/>
                  </w:rPr>
                  <w:delText>4</w:delText>
                </w:r>
              </w:del>
            </w:ins>
            <w:ins w:id="11355" w:author="Сатлер Марина Викторовна" w:date="2024-07-08T10:20:00Z">
              <w:r w:rsidR="00192ACF" w:rsidRPr="007036CE">
                <w:rPr>
                  <w:szCs w:val="22"/>
                </w:rPr>
                <w:t>3</w:t>
              </w:r>
            </w:ins>
            <w:ins w:id="11356" w:author="Сатлер Марина Викторовна" w:date="2024-07-08T11:31:00Z">
              <w:r w:rsidR="000F0C2A" w:rsidRPr="007036CE">
                <w:rPr>
                  <w:szCs w:val="22"/>
                </w:rPr>
                <w:t>.</w:t>
              </w:r>
            </w:ins>
          </w:p>
          <w:p w14:paraId="09947E27" w14:textId="77777777" w:rsidR="00194707" w:rsidRPr="007036CE" w:rsidRDefault="00194707" w:rsidP="00194707">
            <w:pPr>
              <w:pStyle w:val="GOSTTablenorm"/>
              <w:rPr>
                <w:szCs w:val="22"/>
              </w:rPr>
            </w:pPr>
            <w:r w:rsidRPr="007036CE">
              <w:t>При обработке раздела 4 заполняется из тега</w:t>
            </w:r>
            <w:r w:rsidRPr="007036CE">
              <w:rPr>
                <w:b/>
                <w:szCs w:val="24"/>
              </w:rPr>
              <w:t xml:space="preserve"> </w:t>
            </w:r>
            <w:ins w:id="11357" w:author="Куклина Ю.В." w:date="2024-04-11T19:02:00Z">
              <w:r w:rsidRPr="007036CE">
                <w:rPr>
                  <w:b/>
                  <w:szCs w:val="24"/>
                  <w:lang w:val="en-US"/>
                </w:rPr>
                <w:t>SECTION</w:t>
              </w:r>
              <w:r w:rsidRPr="007036CE">
                <w:rPr>
                  <w:b/>
                  <w:szCs w:val="24"/>
                </w:rPr>
                <w:t>_</w:t>
              </w:r>
            </w:ins>
            <w:r w:rsidRPr="007036CE">
              <w:rPr>
                <w:b/>
                <w:szCs w:val="24"/>
              </w:rPr>
              <w:t>4</w:t>
            </w:r>
            <w:ins w:id="11358" w:author="Куклина Ю.В." w:date="2024-04-11T19:02:00Z">
              <w:r w:rsidRPr="007036CE">
                <w:rPr>
                  <w:b/>
                  <w:szCs w:val="24"/>
                </w:rPr>
                <w:t>:</w:t>
              </w:r>
              <w:r w:rsidRPr="007036CE">
                <w:rPr>
                  <w:szCs w:val="22"/>
                </w:rPr>
                <w:t>SUM_</w:t>
              </w:r>
              <w:del w:id="11359" w:author="Сатлер Марина Викторовна" w:date="2024-07-08T10:20:00Z">
                <w:r w:rsidRPr="007036CE" w:rsidDel="00192ACF">
                  <w:rPr>
                    <w:szCs w:val="22"/>
                  </w:rPr>
                  <w:delText>4</w:delText>
                </w:r>
              </w:del>
            </w:ins>
            <w:ins w:id="11360" w:author="Сатлер Марина Викторовна" w:date="2024-07-08T10:20:00Z">
              <w:r w:rsidR="00192ACF" w:rsidRPr="007036CE">
                <w:rPr>
                  <w:szCs w:val="22"/>
                </w:rPr>
                <w:t>3</w:t>
              </w:r>
            </w:ins>
            <w:ins w:id="11361" w:author="Сатлер Марина Викторовна" w:date="2024-07-08T11:31:00Z">
              <w:r w:rsidR="000F0C2A" w:rsidRPr="007036CE">
                <w:rPr>
                  <w:szCs w:val="22"/>
                </w:rPr>
                <w:t>.</w:t>
              </w:r>
            </w:ins>
          </w:p>
          <w:p w14:paraId="20B85864" w14:textId="77777777" w:rsidR="00194707" w:rsidRPr="007036CE" w:rsidRDefault="00194707" w:rsidP="00194707">
            <w:pPr>
              <w:pStyle w:val="GOSTTablenorm"/>
              <w:rPr>
                <w:szCs w:val="22"/>
              </w:rPr>
            </w:pPr>
          </w:p>
          <w:p w14:paraId="5B23ACF9" w14:textId="46482E77" w:rsidR="00194707" w:rsidRPr="007036CE" w:rsidRDefault="00194707" w:rsidP="00194707">
            <w:pPr>
              <w:pStyle w:val="GOSTTablenorm"/>
            </w:pPr>
            <w:r w:rsidRPr="007036CE">
              <w:rPr>
                <w:szCs w:val="22"/>
              </w:rPr>
              <w:t xml:space="preserve">Сумма передается в единицах валюты с точностью 2 знака после запятой </w:t>
            </w:r>
            <w:r w:rsidR="00CC2920" w:rsidRPr="007036CE">
              <w:t>–</w:t>
            </w:r>
            <w:r w:rsidRPr="007036CE">
              <w:rPr>
                <w:szCs w:val="22"/>
              </w:rPr>
              <w:t xml:space="preserve"> необходимо конвертировать в минимальные единицы валюты (для данного типа документов умножить на 100)</w:t>
            </w:r>
          </w:p>
        </w:tc>
      </w:tr>
    </w:tbl>
    <w:p w14:paraId="2962EE13" w14:textId="6C81CBC1" w:rsidR="00586316" w:rsidRPr="007036CE" w:rsidRDefault="009B61E2" w:rsidP="00432B55">
      <w:pPr>
        <w:pStyle w:val="GOSTNameTable"/>
      </w:pPr>
      <w:r w:rsidRPr="007036CE">
        <w:rPr>
          <w:noProof/>
        </w:rPr>
        <w:lastRenderedPageBreak/>
        <w:fldChar w:fldCharType="begin"/>
      </w:r>
      <w:r w:rsidRPr="007036CE">
        <w:rPr>
          <w:noProof/>
        </w:rPr>
        <w:instrText xml:space="preserve"> SEQ Таблица \* ARABIC </w:instrText>
      </w:r>
      <w:r w:rsidRPr="007036CE">
        <w:rPr>
          <w:noProof/>
        </w:rPr>
        <w:fldChar w:fldCharType="separate"/>
      </w:r>
      <w:bookmarkStart w:id="11362" w:name="_Toc222928047"/>
      <w:r w:rsidR="00BD74E1">
        <w:rPr>
          <w:noProof/>
        </w:rPr>
        <w:t>74</w:t>
      </w:r>
      <w:r w:rsidRPr="007036CE">
        <w:rPr>
          <w:noProof/>
        </w:rPr>
        <w:fldChar w:fldCharType="end"/>
      </w:r>
      <w:r w:rsidR="00586316" w:rsidRPr="007036CE">
        <w:t xml:space="preserve"> </w:t>
      </w:r>
      <w:r w:rsidR="00D9309A" w:rsidRPr="007036CE">
        <w:t>–</w:t>
      </w:r>
      <w:r w:rsidR="00586316" w:rsidRPr="007036CE">
        <w:t xml:space="preserve"> Перечень атрибутов, соответствующих типу документа</w:t>
      </w:r>
      <w:r w:rsidR="00432B55" w:rsidRPr="007036CE">
        <w:t xml:space="preserve"> «Предложения по внесению изменений в распределение бюджетных ассигнований на финансовый год и на плановый период» (ф.0501065) DBD_PropAmenBA</w:t>
      </w:r>
      <w:bookmarkEnd w:id="11362"/>
    </w:p>
    <w:tbl>
      <w:tblPr>
        <w:tblStyle w:val="GOSTTable"/>
        <w:tblW w:w="5000" w:type="pct"/>
        <w:tblLayout w:type="fixed"/>
        <w:tblLook w:val="07E0" w:firstRow="1" w:lastRow="1" w:firstColumn="1" w:lastColumn="1" w:noHBand="1" w:noVBand="1"/>
      </w:tblPr>
      <w:tblGrid>
        <w:gridCol w:w="3484"/>
        <w:gridCol w:w="953"/>
        <w:gridCol w:w="3484"/>
        <w:gridCol w:w="3530"/>
        <w:gridCol w:w="4309"/>
      </w:tblGrid>
      <w:tr w:rsidR="00586316" w:rsidRPr="007036CE" w14:paraId="21975350" w14:textId="77777777" w:rsidTr="00B0621B">
        <w:trPr>
          <w:cnfStyle w:val="100000000000" w:firstRow="1" w:lastRow="0" w:firstColumn="0" w:lastColumn="0" w:oddVBand="0" w:evenVBand="0" w:oddHBand="0" w:evenHBand="0" w:firstRowFirstColumn="0" w:firstRowLastColumn="0" w:lastRowFirstColumn="0" w:lastRowLastColumn="0"/>
        </w:trPr>
        <w:tc>
          <w:tcPr>
            <w:tcW w:w="1105" w:type="pct"/>
            <w:hideMark/>
          </w:tcPr>
          <w:p w14:paraId="5354109E" w14:textId="77777777" w:rsidR="00586316" w:rsidRPr="007036CE" w:rsidRDefault="00586316" w:rsidP="00586316">
            <w:pPr>
              <w:pStyle w:val="GOSTTableHead"/>
              <w:rPr>
                <w:szCs w:val="22"/>
              </w:rPr>
            </w:pPr>
            <w:r w:rsidRPr="007036CE">
              <w:rPr>
                <w:szCs w:val="22"/>
              </w:rPr>
              <w:t>Наименование атрибута</w:t>
            </w:r>
          </w:p>
        </w:tc>
        <w:tc>
          <w:tcPr>
            <w:tcW w:w="302" w:type="pct"/>
            <w:hideMark/>
          </w:tcPr>
          <w:p w14:paraId="5B0E5357" w14:textId="77777777" w:rsidR="00586316" w:rsidRPr="007036CE" w:rsidRDefault="00586316" w:rsidP="00586316">
            <w:pPr>
              <w:pStyle w:val="GOSTTableHead"/>
              <w:rPr>
                <w:szCs w:val="22"/>
              </w:rPr>
            </w:pPr>
            <w:r w:rsidRPr="007036CE">
              <w:rPr>
                <w:szCs w:val="22"/>
              </w:rPr>
              <w:t>Вычисляемый атрибут</w:t>
            </w:r>
          </w:p>
        </w:tc>
        <w:tc>
          <w:tcPr>
            <w:tcW w:w="1105" w:type="pct"/>
            <w:hideMark/>
          </w:tcPr>
          <w:p w14:paraId="4FA0178E" w14:textId="77777777" w:rsidR="00586316" w:rsidRPr="007036CE" w:rsidRDefault="00586316" w:rsidP="00586316">
            <w:pPr>
              <w:pStyle w:val="GOSTTableHead"/>
              <w:rPr>
                <w:szCs w:val="22"/>
              </w:rPr>
            </w:pPr>
            <w:r w:rsidRPr="007036CE">
              <w:rPr>
                <w:szCs w:val="22"/>
              </w:rPr>
              <w:t>Описание атрибута</w:t>
            </w:r>
          </w:p>
        </w:tc>
        <w:tc>
          <w:tcPr>
            <w:tcW w:w="1120" w:type="pct"/>
            <w:hideMark/>
          </w:tcPr>
          <w:p w14:paraId="4BB49274" w14:textId="77777777" w:rsidR="00586316" w:rsidRPr="007036CE" w:rsidRDefault="00586316" w:rsidP="00586316">
            <w:pPr>
              <w:pStyle w:val="GOSTTableHead"/>
              <w:rPr>
                <w:szCs w:val="22"/>
              </w:rPr>
            </w:pPr>
            <w:r w:rsidRPr="007036CE">
              <w:rPr>
                <w:szCs w:val="22"/>
              </w:rPr>
              <w:t>Реквизит документа (наименование тега)</w:t>
            </w:r>
          </w:p>
        </w:tc>
        <w:tc>
          <w:tcPr>
            <w:tcW w:w="1367" w:type="pct"/>
            <w:hideMark/>
          </w:tcPr>
          <w:p w14:paraId="69634D3F" w14:textId="77777777" w:rsidR="00586316" w:rsidRPr="007036CE" w:rsidRDefault="00586316" w:rsidP="00586316">
            <w:pPr>
              <w:pStyle w:val="GOSTTableHead"/>
              <w:rPr>
                <w:szCs w:val="22"/>
              </w:rPr>
            </w:pPr>
            <w:r w:rsidRPr="007036CE">
              <w:rPr>
                <w:szCs w:val="22"/>
              </w:rPr>
              <w:t>Алгоритм вычисления</w:t>
            </w:r>
          </w:p>
        </w:tc>
      </w:tr>
      <w:tr w:rsidR="00586316" w:rsidRPr="007036CE" w14:paraId="431DE589" w14:textId="77777777" w:rsidTr="00B0621B">
        <w:tc>
          <w:tcPr>
            <w:tcW w:w="1105" w:type="pct"/>
          </w:tcPr>
          <w:p w14:paraId="4563ED58" w14:textId="77777777" w:rsidR="00586316" w:rsidRPr="007036CE" w:rsidRDefault="00586316" w:rsidP="00586316">
            <w:pPr>
              <w:pStyle w:val="GOSTTablenorm"/>
              <w:rPr>
                <w:szCs w:val="22"/>
                <w:lang w:val="en-US"/>
              </w:rPr>
            </w:pPr>
            <w:r w:rsidRPr="007036CE">
              <w:rPr>
                <w:szCs w:val="22"/>
              </w:rPr>
              <w:t>Номер_документа</w:t>
            </w:r>
            <w:r w:rsidR="00142CBB" w:rsidRPr="007036CE">
              <w:rPr>
                <w:szCs w:val="22"/>
                <w:lang w:val="en-US"/>
              </w:rPr>
              <w:t>*</w:t>
            </w:r>
          </w:p>
        </w:tc>
        <w:tc>
          <w:tcPr>
            <w:tcW w:w="302" w:type="pct"/>
          </w:tcPr>
          <w:p w14:paraId="2595152C" w14:textId="77777777" w:rsidR="00586316" w:rsidRPr="007036CE" w:rsidRDefault="00586316" w:rsidP="00586316">
            <w:pPr>
              <w:pStyle w:val="GOSTTablenorm"/>
              <w:rPr>
                <w:szCs w:val="22"/>
              </w:rPr>
            </w:pPr>
            <w:r w:rsidRPr="007036CE">
              <w:rPr>
                <w:szCs w:val="22"/>
              </w:rPr>
              <w:t>Нет</w:t>
            </w:r>
          </w:p>
        </w:tc>
        <w:tc>
          <w:tcPr>
            <w:tcW w:w="1105" w:type="pct"/>
          </w:tcPr>
          <w:p w14:paraId="635A0868" w14:textId="77777777" w:rsidR="00586316" w:rsidRPr="007036CE" w:rsidRDefault="00586316" w:rsidP="00586316">
            <w:pPr>
              <w:pStyle w:val="GOSTTablenorm"/>
              <w:rPr>
                <w:szCs w:val="22"/>
              </w:rPr>
            </w:pPr>
            <w:r w:rsidRPr="007036CE">
              <w:rPr>
                <w:szCs w:val="22"/>
              </w:rPr>
              <w:t>Номер документа</w:t>
            </w:r>
          </w:p>
        </w:tc>
        <w:tc>
          <w:tcPr>
            <w:tcW w:w="1120" w:type="pct"/>
          </w:tcPr>
          <w:p w14:paraId="10016C4E" w14:textId="77777777" w:rsidR="00586316" w:rsidRPr="007036CE" w:rsidRDefault="00586316" w:rsidP="00586316">
            <w:pPr>
              <w:pStyle w:val="GOSTTablenorm"/>
              <w:rPr>
                <w:szCs w:val="22"/>
              </w:rPr>
            </w:pPr>
            <w:r w:rsidRPr="007036CE">
              <w:rPr>
                <w:szCs w:val="22"/>
                <w:lang w:val="en-US"/>
              </w:rPr>
              <w:t>NUM_DOC</w:t>
            </w:r>
          </w:p>
        </w:tc>
        <w:tc>
          <w:tcPr>
            <w:tcW w:w="1367" w:type="pct"/>
          </w:tcPr>
          <w:p w14:paraId="21A49CBE" w14:textId="77777777" w:rsidR="00586316" w:rsidRPr="007036CE" w:rsidRDefault="00586316" w:rsidP="00586316">
            <w:pPr>
              <w:pStyle w:val="GOSTTablenorm"/>
            </w:pPr>
            <w:r w:rsidRPr="007036CE">
              <w:t>-</w:t>
            </w:r>
          </w:p>
        </w:tc>
      </w:tr>
      <w:tr w:rsidR="00586316" w:rsidRPr="007036CE" w14:paraId="1F8C17D3" w14:textId="77777777" w:rsidTr="00B0621B">
        <w:tc>
          <w:tcPr>
            <w:tcW w:w="1105" w:type="pct"/>
          </w:tcPr>
          <w:p w14:paraId="6CFBA1AB" w14:textId="77777777" w:rsidR="00586316" w:rsidRPr="007036CE" w:rsidRDefault="00586316" w:rsidP="00586316">
            <w:pPr>
              <w:pStyle w:val="GOSTTablenorm"/>
              <w:rPr>
                <w:szCs w:val="22"/>
                <w:lang w:val="en-US"/>
              </w:rPr>
            </w:pPr>
            <w:r w:rsidRPr="007036CE">
              <w:rPr>
                <w:szCs w:val="22"/>
              </w:rPr>
              <w:t>Дата_документа</w:t>
            </w:r>
            <w:r w:rsidR="00142CBB" w:rsidRPr="007036CE">
              <w:rPr>
                <w:szCs w:val="22"/>
                <w:lang w:val="en-US"/>
              </w:rPr>
              <w:t>*</w:t>
            </w:r>
          </w:p>
        </w:tc>
        <w:tc>
          <w:tcPr>
            <w:tcW w:w="302" w:type="pct"/>
          </w:tcPr>
          <w:p w14:paraId="0C76025A" w14:textId="77777777" w:rsidR="00586316" w:rsidRPr="007036CE" w:rsidRDefault="00586316" w:rsidP="00586316">
            <w:pPr>
              <w:pStyle w:val="GOSTTablenorm"/>
              <w:rPr>
                <w:szCs w:val="22"/>
              </w:rPr>
            </w:pPr>
            <w:r w:rsidRPr="007036CE">
              <w:rPr>
                <w:szCs w:val="22"/>
              </w:rPr>
              <w:t>Нет</w:t>
            </w:r>
          </w:p>
        </w:tc>
        <w:tc>
          <w:tcPr>
            <w:tcW w:w="1105" w:type="pct"/>
          </w:tcPr>
          <w:p w14:paraId="2644F975" w14:textId="77777777" w:rsidR="00586316" w:rsidRPr="007036CE" w:rsidRDefault="00586316" w:rsidP="00586316">
            <w:pPr>
              <w:pStyle w:val="GOSTTablenorm"/>
              <w:rPr>
                <w:szCs w:val="22"/>
              </w:rPr>
            </w:pPr>
            <w:r w:rsidRPr="007036CE">
              <w:rPr>
                <w:szCs w:val="22"/>
              </w:rPr>
              <w:t>Дата документа</w:t>
            </w:r>
          </w:p>
        </w:tc>
        <w:tc>
          <w:tcPr>
            <w:tcW w:w="1120" w:type="pct"/>
          </w:tcPr>
          <w:p w14:paraId="3F22D146" w14:textId="77777777" w:rsidR="00586316" w:rsidRPr="007036CE" w:rsidRDefault="00586316" w:rsidP="00586316">
            <w:pPr>
              <w:pStyle w:val="GOSTTablenorm"/>
              <w:rPr>
                <w:szCs w:val="22"/>
              </w:rPr>
            </w:pPr>
            <w:r w:rsidRPr="007036CE">
              <w:rPr>
                <w:szCs w:val="22"/>
                <w:lang w:val="en-US"/>
              </w:rPr>
              <w:t>DATE_DOC</w:t>
            </w:r>
          </w:p>
        </w:tc>
        <w:tc>
          <w:tcPr>
            <w:tcW w:w="1367" w:type="pct"/>
          </w:tcPr>
          <w:p w14:paraId="35C3471E" w14:textId="77777777" w:rsidR="00586316" w:rsidRPr="007036CE" w:rsidRDefault="00586316" w:rsidP="00586316">
            <w:pPr>
              <w:pStyle w:val="GOSTTablenorm"/>
            </w:pPr>
            <w:r w:rsidRPr="007036CE">
              <w:t>-</w:t>
            </w:r>
          </w:p>
        </w:tc>
      </w:tr>
      <w:tr w:rsidR="00586316" w:rsidRPr="007036CE" w14:paraId="47202709" w14:textId="77777777" w:rsidTr="00B0621B">
        <w:tc>
          <w:tcPr>
            <w:tcW w:w="1105" w:type="pct"/>
          </w:tcPr>
          <w:p w14:paraId="5C7ACFE5" w14:textId="77777777" w:rsidR="00586316" w:rsidRPr="007036CE" w:rsidRDefault="00586316" w:rsidP="00586316">
            <w:pPr>
              <w:pStyle w:val="GOSTTablenorm"/>
              <w:rPr>
                <w:szCs w:val="22"/>
              </w:rPr>
            </w:pPr>
            <w:r w:rsidRPr="007036CE">
              <w:rPr>
                <w:szCs w:val="22"/>
              </w:rPr>
              <w:t>Вид_документа</w:t>
            </w:r>
          </w:p>
        </w:tc>
        <w:tc>
          <w:tcPr>
            <w:tcW w:w="302" w:type="pct"/>
          </w:tcPr>
          <w:p w14:paraId="6E8660A7" w14:textId="77777777" w:rsidR="00586316" w:rsidRPr="007036CE" w:rsidRDefault="00586316" w:rsidP="00586316">
            <w:pPr>
              <w:pStyle w:val="GOSTTablenorm"/>
              <w:rPr>
                <w:szCs w:val="22"/>
              </w:rPr>
            </w:pPr>
            <w:r w:rsidRPr="007036CE">
              <w:t>Нет</w:t>
            </w:r>
          </w:p>
        </w:tc>
        <w:tc>
          <w:tcPr>
            <w:tcW w:w="1105" w:type="pct"/>
          </w:tcPr>
          <w:p w14:paraId="3436C60E" w14:textId="77777777" w:rsidR="00586316" w:rsidRPr="007036CE" w:rsidRDefault="00586316" w:rsidP="00586316">
            <w:pPr>
              <w:pStyle w:val="GOSTTablenorm"/>
              <w:rPr>
                <w:szCs w:val="22"/>
              </w:rPr>
            </w:pPr>
            <w:r w:rsidRPr="007036CE">
              <w:t>Вид документа</w:t>
            </w:r>
          </w:p>
        </w:tc>
        <w:tc>
          <w:tcPr>
            <w:tcW w:w="1120" w:type="pct"/>
          </w:tcPr>
          <w:p w14:paraId="3458C367" w14:textId="77777777" w:rsidR="00586316" w:rsidRPr="007036CE" w:rsidRDefault="00586316" w:rsidP="00586316">
            <w:pPr>
              <w:pStyle w:val="GOSTTablenorm"/>
              <w:rPr>
                <w:szCs w:val="22"/>
                <w:lang w:val="en-US"/>
              </w:rPr>
            </w:pPr>
            <w:r w:rsidRPr="007036CE">
              <w:rPr>
                <w:szCs w:val="22"/>
                <w:lang w:val="en-US"/>
              </w:rPr>
              <w:t>DOC_TYPE</w:t>
            </w:r>
          </w:p>
        </w:tc>
        <w:tc>
          <w:tcPr>
            <w:tcW w:w="1367" w:type="pct"/>
          </w:tcPr>
          <w:p w14:paraId="4C4D28B9" w14:textId="77777777" w:rsidR="00586316" w:rsidRPr="007036CE" w:rsidRDefault="00586316" w:rsidP="00586316">
            <w:pPr>
              <w:pStyle w:val="GOSTTablenorm"/>
            </w:pPr>
            <w:r w:rsidRPr="007036CE">
              <w:t>-</w:t>
            </w:r>
          </w:p>
        </w:tc>
      </w:tr>
      <w:tr w:rsidR="00586316" w:rsidRPr="007036CE" w14:paraId="3E238522" w14:textId="77777777" w:rsidTr="00B0621B">
        <w:tc>
          <w:tcPr>
            <w:tcW w:w="1105" w:type="pct"/>
          </w:tcPr>
          <w:p w14:paraId="37865857" w14:textId="77777777" w:rsidR="00586316" w:rsidRPr="007036CE" w:rsidRDefault="00586316" w:rsidP="00586316">
            <w:pPr>
              <w:pStyle w:val="GOSTTablenorm"/>
              <w:rPr>
                <w:szCs w:val="22"/>
              </w:rPr>
            </w:pPr>
            <w:r w:rsidRPr="007036CE">
              <w:rPr>
                <w:szCs w:val="22"/>
              </w:rPr>
              <w:t>Уровень_конфиденциальности</w:t>
            </w:r>
          </w:p>
        </w:tc>
        <w:tc>
          <w:tcPr>
            <w:tcW w:w="302" w:type="pct"/>
          </w:tcPr>
          <w:p w14:paraId="37F7D3CD" w14:textId="77777777" w:rsidR="00586316" w:rsidRPr="007036CE" w:rsidRDefault="00586316" w:rsidP="00586316">
            <w:pPr>
              <w:pStyle w:val="GOSTTablenorm"/>
              <w:rPr>
                <w:szCs w:val="22"/>
              </w:rPr>
            </w:pPr>
            <w:r w:rsidRPr="007036CE">
              <w:rPr>
                <w:szCs w:val="22"/>
              </w:rPr>
              <w:t>Нет</w:t>
            </w:r>
          </w:p>
        </w:tc>
        <w:tc>
          <w:tcPr>
            <w:tcW w:w="1105" w:type="pct"/>
          </w:tcPr>
          <w:p w14:paraId="39854347" w14:textId="77777777" w:rsidR="00586316" w:rsidRPr="007036CE" w:rsidRDefault="00586316" w:rsidP="00586316">
            <w:pPr>
              <w:pStyle w:val="GOSTTablenorm"/>
              <w:rPr>
                <w:szCs w:val="22"/>
              </w:rPr>
            </w:pPr>
            <w:r w:rsidRPr="007036CE">
              <w:rPr>
                <w:szCs w:val="22"/>
              </w:rPr>
              <w:t>Уровень конфиденциальности</w:t>
            </w:r>
          </w:p>
        </w:tc>
        <w:tc>
          <w:tcPr>
            <w:tcW w:w="1120" w:type="pct"/>
          </w:tcPr>
          <w:p w14:paraId="4872D289" w14:textId="77777777" w:rsidR="00586316" w:rsidRPr="007036CE" w:rsidRDefault="00586316" w:rsidP="00586316">
            <w:pPr>
              <w:pStyle w:val="GOSTTablenorm"/>
              <w:rPr>
                <w:szCs w:val="22"/>
                <w:lang w:val="en-US"/>
              </w:rPr>
            </w:pPr>
            <w:r w:rsidRPr="007036CE">
              <w:rPr>
                <w:szCs w:val="22"/>
                <w:lang w:val="en-US"/>
              </w:rPr>
              <w:t>ACCESSLEVEL</w:t>
            </w:r>
          </w:p>
        </w:tc>
        <w:tc>
          <w:tcPr>
            <w:tcW w:w="1367" w:type="pct"/>
          </w:tcPr>
          <w:p w14:paraId="7803A024" w14:textId="77777777" w:rsidR="00586316" w:rsidRPr="007036CE" w:rsidRDefault="00586316" w:rsidP="00586316">
            <w:pPr>
              <w:pStyle w:val="GOSTTablenorm"/>
              <w:rPr>
                <w:szCs w:val="22"/>
              </w:rPr>
            </w:pPr>
            <w:r w:rsidRPr="007036CE">
              <w:rPr>
                <w:szCs w:val="22"/>
              </w:rPr>
              <w:t>-</w:t>
            </w:r>
          </w:p>
        </w:tc>
      </w:tr>
      <w:tr w:rsidR="00586316" w:rsidRPr="007036CE" w14:paraId="0A400E9F" w14:textId="77777777" w:rsidTr="00B0621B">
        <w:tc>
          <w:tcPr>
            <w:tcW w:w="1105" w:type="pct"/>
          </w:tcPr>
          <w:p w14:paraId="73B72D29" w14:textId="77777777" w:rsidR="00586316" w:rsidRPr="007036CE" w:rsidRDefault="00586316" w:rsidP="00586316">
            <w:pPr>
              <w:pStyle w:val="GOSTTablenorm"/>
              <w:rPr>
                <w:szCs w:val="22"/>
              </w:rPr>
            </w:pPr>
            <w:r w:rsidRPr="007036CE">
              <w:rPr>
                <w:szCs w:val="22"/>
              </w:rPr>
              <w:t>Наименование_документа</w:t>
            </w:r>
          </w:p>
        </w:tc>
        <w:tc>
          <w:tcPr>
            <w:tcW w:w="302" w:type="pct"/>
          </w:tcPr>
          <w:p w14:paraId="554C667E" w14:textId="77777777" w:rsidR="00586316" w:rsidRPr="007036CE" w:rsidRDefault="00586316" w:rsidP="00586316">
            <w:pPr>
              <w:pStyle w:val="GOSTTablenorm"/>
              <w:rPr>
                <w:szCs w:val="22"/>
              </w:rPr>
            </w:pPr>
            <w:r w:rsidRPr="007036CE">
              <w:rPr>
                <w:szCs w:val="22"/>
              </w:rPr>
              <w:t>Да</w:t>
            </w:r>
          </w:p>
        </w:tc>
        <w:tc>
          <w:tcPr>
            <w:tcW w:w="1105" w:type="pct"/>
          </w:tcPr>
          <w:p w14:paraId="6F04DF7D" w14:textId="77777777" w:rsidR="00586316" w:rsidRPr="007036CE" w:rsidRDefault="00586316" w:rsidP="00586316">
            <w:pPr>
              <w:pStyle w:val="GOSTTablenorm"/>
              <w:rPr>
                <w:szCs w:val="22"/>
              </w:rPr>
            </w:pPr>
            <w:r w:rsidRPr="007036CE">
              <w:rPr>
                <w:szCs w:val="22"/>
              </w:rPr>
              <w:t>Наименование документа</w:t>
            </w:r>
          </w:p>
        </w:tc>
        <w:tc>
          <w:tcPr>
            <w:tcW w:w="1120" w:type="pct"/>
          </w:tcPr>
          <w:p w14:paraId="28FEB7F2" w14:textId="77777777" w:rsidR="00586316" w:rsidRPr="007036CE" w:rsidRDefault="00586316" w:rsidP="00586316">
            <w:pPr>
              <w:pStyle w:val="GOSTTablenorm"/>
              <w:rPr>
                <w:szCs w:val="24"/>
              </w:rPr>
            </w:pPr>
            <w:r w:rsidRPr="007036CE">
              <w:rPr>
                <w:szCs w:val="22"/>
              </w:rPr>
              <w:t>-</w:t>
            </w:r>
          </w:p>
        </w:tc>
        <w:tc>
          <w:tcPr>
            <w:tcW w:w="1367" w:type="pct"/>
          </w:tcPr>
          <w:p w14:paraId="4EE38A5E" w14:textId="77777777" w:rsidR="00586316" w:rsidRPr="007036CE" w:rsidRDefault="00586316" w:rsidP="00363C4B">
            <w:pPr>
              <w:pStyle w:val="GOSTTablenorm"/>
            </w:pPr>
            <w:r w:rsidRPr="007036CE">
              <w:rPr>
                <w:szCs w:val="22"/>
              </w:rPr>
              <w:t xml:space="preserve">Наименование документа определяется по справочнику </w:t>
            </w:r>
            <w:r w:rsidR="00363C4B" w:rsidRPr="007036CE">
              <w:rPr>
                <w:szCs w:val="22"/>
              </w:rPr>
              <w:t>«</w:t>
            </w:r>
            <w:r w:rsidRPr="007036CE">
              <w:rPr>
                <w:szCs w:val="22"/>
              </w:rPr>
              <w:t>Типы документов</w:t>
            </w:r>
            <w:r w:rsidR="00363C4B" w:rsidRPr="007036CE">
              <w:rPr>
                <w:szCs w:val="22"/>
              </w:rPr>
              <w:t xml:space="preserve">» </w:t>
            </w:r>
            <w:r w:rsidRPr="007036CE">
              <w:rPr>
                <w:szCs w:val="22"/>
              </w:rPr>
              <w:t>с помощью значения атрибута Тип_документа (</w:t>
            </w:r>
            <w:r w:rsidRPr="007036CE">
              <w:rPr>
                <w:szCs w:val="22"/>
                <w:lang w:val="en-US"/>
              </w:rPr>
              <w:t>TypeDoc</w:t>
            </w:r>
            <w:r w:rsidRPr="007036CE">
              <w:rPr>
                <w:szCs w:val="22"/>
              </w:rPr>
              <w:t>) из заголовка запроса</w:t>
            </w:r>
          </w:p>
        </w:tc>
      </w:tr>
      <w:tr w:rsidR="00586316" w:rsidRPr="007036CE" w14:paraId="0C7D9301" w14:textId="77777777" w:rsidTr="00B0621B">
        <w:tc>
          <w:tcPr>
            <w:tcW w:w="1105" w:type="pct"/>
          </w:tcPr>
          <w:p w14:paraId="567D8E67" w14:textId="77777777" w:rsidR="00586316" w:rsidRPr="007036CE" w:rsidRDefault="00586316" w:rsidP="00586316">
            <w:pPr>
              <w:pStyle w:val="GOSTTablenorm"/>
              <w:rPr>
                <w:szCs w:val="22"/>
              </w:rPr>
            </w:pPr>
            <w:r w:rsidRPr="007036CE">
              <w:rPr>
                <w:szCs w:val="22"/>
              </w:rPr>
              <w:t>Код_валюты</w:t>
            </w:r>
          </w:p>
        </w:tc>
        <w:tc>
          <w:tcPr>
            <w:tcW w:w="302" w:type="pct"/>
          </w:tcPr>
          <w:p w14:paraId="29CCD871" w14:textId="77777777" w:rsidR="00586316" w:rsidRPr="007036CE" w:rsidRDefault="00586316" w:rsidP="00586316">
            <w:pPr>
              <w:pStyle w:val="GOSTTablenorm"/>
              <w:rPr>
                <w:szCs w:val="22"/>
              </w:rPr>
            </w:pPr>
            <w:r w:rsidRPr="007036CE">
              <w:rPr>
                <w:szCs w:val="22"/>
              </w:rPr>
              <w:t>Да</w:t>
            </w:r>
          </w:p>
        </w:tc>
        <w:tc>
          <w:tcPr>
            <w:tcW w:w="1105" w:type="pct"/>
          </w:tcPr>
          <w:p w14:paraId="3298246B" w14:textId="77777777" w:rsidR="00586316" w:rsidRPr="007036CE" w:rsidRDefault="00586316" w:rsidP="00586316">
            <w:pPr>
              <w:pStyle w:val="GOSTTablenorm"/>
              <w:rPr>
                <w:szCs w:val="22"/>
              </w:rPr>
            </w:pPr>
            <w:r w:rsidRPr="007036CE">
              <w:rPr>
                <w:szCs w:val="22"/>
              </w:rPr>
              <w:t>Код валюты</w:t>
            </w:r>
          </w:p>
        </w:tc>
        <w:tc>
          <w:tcPr>
            <w:tcW w:w="1120" w:type="pct"/>
          </w:tcPr>
          <w:p w14:paraId="11B9EDA6" w14:textId="77777777" w:rsidR="00586316" w:rsidRPr="007036CE" w:rsidRDefault="00586316" w:rsidP="00586316">
            <w:pPr>
              <w:pStyle w:val="GOSTTablenorm"/>
              <w:rPr>
                <w:szCs w:val="24"/>
              </w:rPr>
            </w:pPr>
            <w:r w:rsidRPr="007036CE">
              <w:rPr>
                <w:szCs w:val="22"/>
              </w:rPr>
              <w:t>-</w:t>
            </w:r>
          </w:p>
        </w:tc>
        <w:tc>
          <w:tcPr>
            <w:tcW w:w="1367" w:type="pct"/>
          </w:tcPr>
          <w:p w14:paraId="24DEA570" w14:textId="77777777" w:rsidR="00586316" w:rsidRPr="007036CE" w:rsidRDefault="00586316" w:rsidP="00586316">
            <w:pPr>
              <w:pStyle w:val="GOSTTablenorm"/>
            </w:pPr>
            <w:r w:rsidRPr="007036CE">
              <w:rPr>
                <w:szCs w:val="22"/>
              </w:rPr>
              <w:t>Указывается значение «643»</w:t>
            </w:r>
          </w:p>
        </w:tc>
      </w:tr>
      <w:tr w:rsidR="00CE3062" w:rsidRPr="007036CE" w14:paraId="4785DF59" w14:textId="77777777" w:rsidTr="00B0621B">
        <w:trPr>
          <w:ins w:id="11363" w:author="Сатлер Марина Викторовна" w:date="2024-03-20T09:54:00Z"/>
        </w:trPr>
        <w:tc>
          <w:tcPr>
            <w:tcW w:w="1105" w:type="pct"/>
          </w:tcPr>
          <w:p w14:paraId="487D549F" w14:textId="77777777" w:rsidR="00CE3062" w:rsidRPr="007036CE" w:rsidRDefault="00CE3062" w:rsidP="00CE3062">
            <w:pPr>
              <w:pStyle w:val="GOSTTablenorm"/>
              <w:rPr>
                <w:ins w:id="11364" w:author="Сатлер Марина Викторовна" w:date="2024-03-20T09:54:00Z"/>
                <w:szCs w:val="22"/>
              </w:rPr>
            </w:pPr>
            <w:ins w:id="11365" w:author="Сатлер Марина Викторовна" w:date="2024-03-20T09:54:00Z">
              <w:r w:rsidRPr="007036CE">
                <w:rPr>
                  <w:szCs w:val="22"/>
                </w:rPr>
                <w:t>Код_валюты_учета</w:t>
              </w:r>
            </w:ins>
          </w:p>
        </w:tc>
        <w:tc>
          <w:tcPr>
            <w:tcW w:w="302" w:type="pct"/>
          </w:tcPr>
          <w:p w14:paraId="0B2427A4" w14:textId="77777777" w:rsidR="00CE3062" w:rsidRPr="007036CE" w:rsidRDefault="00CE3062" w:rsidP="00CE3062">
            <w:pPr>
              <w:pStyle w:val="GOSTTablenorm"/>
              <w:rPr>
                <w:ins w:id="11366" w:author="Сатлер Марина Викторовна" w:date="2024-03-20T09:54:00Z"/>
                <w:szCs w:val="22"/>
              </w:rPr>
            </w:pPr>
            <w:ins w:id="11367" w:author="Сатлер Марина Викторовна" w:date="2024-03-20T09:54:00Z">
              <w:r w:rsidRPr="007036CE">
                <w:rPr>
                  <w:szCs w:val="22"/>
                </w:rPr>
                <w:t>да</w:t>
              </w:r>
            </w:ins>
          </w:p>
        </w:tc>
        <w:tc>
          <w:tcPr>
            <w:tcW w:w="1105" w:type="pct"/>
          </w:tcPr>
          <w:p w14:paraId="051163D2" w14:textId="77777777" w:rsidR="00CE3062" w:rsidRPr="007036CE" w:rsidRDefault="00CE3062" w:rsidP="00CE3062">
            <w:pPr>
              <w:pStyle w:val="GOSTTablenorm"/>
              <w:rPr>
                <w:ins w:id="11368" w:author="Сатлер Марина Викторовна" w:date="2024-03-20T09:54:00Z"/>
                <w:szCs w:val="22"/>
              </w:rPr>
            </w:pPr>
            <w:ins w:id="11369" w:author="Сатлер Марина Викторовна" w:date="2024-03-20T09:54:00Z">
              <w:r w:rsidRPr="007036CE">
                <w:rPr>
                  <w:szCs w:val="22"/>
                </w:rPr>
                <w:t>Код валюты учета по ОКВ</w:t>
              </w:r>
            </w:ins>
          </w:p>
        </w:tc>
        <w:tc>
          <w:tcPr>
            <w:tcW w:w="1120" w:type="pct"/>
          </w:tcPr>
          <w:p w14:paraId="072F2D55" w14:textId="77777777" w:rsidR="00CE3062" w:rsidRPr="007036CE" w:rsidRDefault="00CE3062" w:rsidP="00CE3062">
            <w:pPr>
              <w:pStyle w:val="GOSTTablenorm"/>
              <w:rPr>
                <w:ins w:id="11370" w:author="Сатлер Марина Викторовна" w:date="2024-03-20T09:54:00Z"/>
                <w:szCs w:val="22"/>
              </w:rPr>
            </w:pPr>
            <w:ins w:id="11371" w:author="Сатлер Марина Викторовна" w:date="2024-03-20T09:54:00Z">
              <w:r w:rsidRPr="007036CE">
                <w:t>-</w:t>
              </w:r>
            </w:ins>
          </w:p>
        </w:tc>
        <w:tc>
          <w:tcPr>
            <w:tcW w:w="1367" w:type="pct"/>
          </w:tcPr>
          <w:p w14:paraId="37EAD8A4" w14:textId="77777777" w:rsidR="00CE3062" w:rsidRPr="007036CE" w:rsidRDefault="00CE3062" w:rsidP="00CE3062">
            <w:pPr>
              <w:pStyle w:val="GOSTTablenorm"/>
              <w:rPr>
                <w:ins w:id="11372" w:author="Сатлер Марина Викторовна" w:date="2024-03-20T09:54:00Z"/>
                <w:szCs w:val="22"/>
              </w:rPr>
            </w:pPr>
            <w:ins w:id="11373" w:author="Сатлер Марина Викторовна" w:date="2024-03-20T09:54:00Z">
              <w:r w:rsidRPr="007036CE">
                <w:t>Указывается значение «643»</w:t>
              </w:r>
            </w:ins>
          </w:p>
        </w:tc>
      </w:tr>
      <w:tr w:rsidR="00CE3062" w:rsidRPr="007036CE" w14:paraId="7553932E" w14:textId="77777777" w:rsidTr="00B0621B">
        <w:tc>
          <w:tcPr>
            <w:tcW w:w="1105" w:type="pct"/>
          </w:tcPr>
          <w:p w14:paraId="75D63604" w14:textId="77777777" w:rsidR="00CE3062" w:rsidRPr="007036CE" w:rsidRDefault="00CE3062" w:rsidP="00CE3062">
            <w:pPr>
              <w:pStyle w:val="GOSTTablenorm"/>
              <w:rPr>
                <w:szCs w:val="22"/>
              </w:rPr>
            </w:pPr>
            <w:r w:rsidRPr="007036CE">
              <w:rPr>
                <w:szCs w:val="22"/>
              </w:rPr>
              <w:t>Код_бюджета</w:t>
            </w:r>
          </w:p>
        </w:tc>
        <w:tc>
          <w:tcPr>
            <w:tcW w:w="302" w:type="pct"/>
          </w:tcPr>
          <w:p w14:paraId="35E32BBE" w14:textId="77777777" w:rsidR="00CE3062" w:rsidRPr="007036CE" w:rsidRDefault="00CE3062" w:rsidP="00CE3062">
            <w:pPr>
              <w:pStyle w:val="GOSTTablenorm"/>
              <w:rPr>
                <w:szCs w:val="22"/>
              </w:rPr>
            </w:pPr>
            <w:r w:rsidRPr="007036CE">
              <w:rPr>
                <w:szCs w:val="22"/>
              </w:rPr>
              <w:t>Нет</w:t>
            </w:r>
          </w:p>
        </w:tc>
        <w:tc>
          <w:tcPr>
            <w:tcW w:w="1105" w:type="pct"/>
          </w:tcPr>
          <w:p w14:paraId="6711EE44" w14:textId="77777777" w:rsidR="00CE3062" w:rsidRPr="007036CE" w:rsidRDefault="00CE3062" w:rsidP="00CE3062">
            <w:pPr>
              <w:pStyle w:val="GOSTTablenorm"/>
              <w:rPr>
                <w:szCs w:val="22"/>
              </w:rPr>
            </w:pPr>
            <w:r w:rsidRPr="007036CE">
              <w:rPr>
                <w:szCs w:val="22"/>
              </w:rPr>
              <w:t>Код бюджета</w:t>
            </w:r>
          </w:p>
        </w:tc>
        <w:tc>
          <w:tcPr>
            <w:tcW w:w="1120" w:type="pct"/>
          </w:tcPr>
          <w:p w14:paraId="35EE832A" w14:textId="77777777" w:rsidR="00CE3062" w:rsidRPr="007036CE" w:rsidRDefault="00CE3062" w:rsidP="00CE3062">
            <w:pPr>
              <w:pStyle w:val="GOSTTablenorm"/>
              <w:rPr>
                <w:szCs w:val="24"/>
              </w:rPr>
            </w:pPr>
            <w:r w:rsidRPr="007036CE">
              <w:rPr>
                <w:szCs w:val="24"/>
              </w:rPr>
              <w:t>BUDGET_CODE</w:t>
            </w:r>
          </w:p>
        </w:tc>
        <w:tc>
          <w:tcPr>
            <w:tcW w:w="1367" w:type="pct"/>
          </w:tcPr>
          <w:p w14:paraId="1A2AC1A5" w14:textId="77777777" w:rsidR="00CE3062" w:rsidRPr="007036CE" w:rsidRDefault="00CE3062" w:rsidP="00CE3062">
            <w:pPr>
              <w:pStyle w:val="GOSTTablenorm"/>
            </w:pPr>
          </w:p>
        </w:tc>
      </w:tr>
      <w:tr w:rsidR="00CE3062" w:rsidRPr="007036CE" w14:paraId="762631A2" w14:textId="77777777" w:rsidTr="00B0621B">
        <w:tc>
          <w:tcPr>
            <w:tcW w:w="1105" w:type="pct"/>
          </w:tcPr>
          <w:p w14:paraId="22424D6A" w14:textId="77777777" w:rsidR="00CE3062" w:rsidRPr="007036CE" w:rsidRDefault="00CE3062" w:rsidP="00CE3062">
            <w:pPr>
              <w:pStyle w:val="GOSTTablenorm"/>
              <w:rPr>
                <w:szCs w:val="22"/>
              </w:rPr>
            </w:pPr>
            <w:r w:rsidRPr="007036CE">
              <w:rPr>
                <w:szCs w:val="22"/>
              </w:rPr>
              <w:t>Тип_бюджета</w:t>
            </w:r>
          </w:p>
        </w:tc>
        <w:tc>
          <w:tcPr>
            <w:tcW w:w="302" w:type="pct"/>
          </w:tcPr>
          <w:p w14:paraId="64A09F2B" w14:textId="77777777" w:rsidR="00CE3062" w:rsidRPr="007036CE" w:rsidRDefault="00CE3062" w:rsidP="00CE3062">
            <w:pPr>
              <w:pStyle w:val="GOSTTablenorm"/>
              <w:rPr>
                <w:szCs w:val="22"/>
              </w:rPr>
            </w:pPr>
            <w:r w:rsidRPr="007036CE">
              <w:rPr>
                <w:szCs w:val="22"/>
              </w:rPr>
              <w:t>Да</w:t>
            </w:r>
          </w:p>
        </w:tc>
        <w:tc>
          <w:tcPr>
            <w:tcW w:w="1105" w:type="pct"/>
          </w:tcPr>
          <w:p w14:paraId="01070F4A" w14:textId="77777777" w:rsidR="00CE3062" w:rsidRPr="007036CE" w:rsidRDefault="00CE3062" w:rsidP="00CE3062">
            <w:pPr>
              <w:pStyle w:val="GOSTTablenorm"/>
              <w:rPr>
                <w:szCs w:val="22"/>
              </w:rPr>
            </w:pPr>
            <w:r w:rsidRPr="007036CE">
              <w:rPr>
                <w:szCs w:val="22"/>
              </w:rPr>
              <w:t>Тип бюджета</w:t>
            </w:r>
          </w:p>
        </w:tc>
        <w:tc>
          <w:tcPr>
            <w:tcW w:w="1120" w:type="pct"/>
          </w:tcPr>
          <w:p w14:paraId="06E2351F" w14:textId="77777777" w:rsidR="00CE3062" w:rsidRPr="007036CE" w:rsidRDefault="00CE3062" w:rsidP="00CE3062">
            <w:pPr>
              <w:pStyle w:val="GOSTTablenorm"/>
              <w:rPr>
                <w:szCs w:val="24"/>
              </w:rPr>
            </w:pPr>
            <w:r w:rsidRPr="007036CE">
              <w:rPr>
                <w:szCs w:val="24"/>
              </w:rPr>
              <w:t>BUDGET_CODE</w:t>
            </w:r>
          </w:p>
        </w:tc>
        <w:tc>
          <w:tcPr>
            <w:tcW w:w="1367" w:type="pct"/>
          </w:tcPr>
          <w:p w14:paraId="2F1C9252" w14:textId="77777777" w:rsidR="00CE3062" w:rsidRPr="007036CE" w:rsidRDefault="00CE3062" w:rsidP="00CE3062">
            <w:pPr>
              <w:pStyle w:val="GOSTTablenorm"/>
            </w:pPr>
            <w:r w:rsidRPr="007036CE">
              <w:rPr>
                <w:szCs w:val="22"/>
              </w:rPr>
              <w:t>Тип бюджета определяется по справочнику «Бюджеты» (поиск по значению «Код бюджета»)</w:t>
            </w:r>
          </w:p>
        </w:tc>
      </w:tr>
      <w:tr w:rsidR="00CE3062" w:rsidRPr="007036CE" w14:paraId="776BE0EA" w14:textId="77777777" w:rsidTr="00B0621B">
        <w:tc>
          <w:tcPr>
            <w:tcW w:w="1105" w:type="pct"/>
          </w:tcPr>
          <w:p w14:paraId="324B143E" w14:textId="77777777" w:rsidR="00CE3062" w:rsidRPr="007036CE" w:rsidRDefault="00CE3062" w:rsidP="00CE3062">
            <w:pPr>
              <w:pStyle w:val="GOSTTablenorm"/>
              <w:rPr>
                <w:szCs w:val="22"/>
              </w:rPr>
            </w:pPr>
            <w:r w:rsidRPr="007036CE">
              <w:rPr>
                <w:szCs w:val="22"/>
              </w:rPr>
              <w:t>Дата_ввода_в_действие</w:t>
            </w:r>
          </w:p>
        </w:tc>
        <w:tc>
          <w:tcPr>
            <w:tcW w:w="302" w:type="pct"/>
          </w:tcPr>
          <w:p w14:paraId="05545E7A" w14:textId="77777777" w:rsidR="00CE3062" w:rsidRPr="007036CE" w:rsidRDefault="00CE3062" w:rsidP="00CE3062">
            <w:pPr>
              <w:pStyle w:val="GOSTTablenorm"/>
              <w:rPr>
                <w:szCs w:val="22"/>
              </w:rPr>
            </w:pPr>
            <w:r w:rsidRPr="007036CE">
              <w:rPr>
                <w:szCs w:val="22"/>
              </w:rPr>
              <w:t>Нет</w:t>
            </w:r>
          </w:p>
        </w:tc>
        <w:tc>
          <w:tcPr>
            <w:tcW w:w="1105" w:type="pct"/>
          </w:tcPr>
          <w:p w14:paraId="10B91A88" w14:textId="77777777" w:rsidR="00CE3062" w:rsidRPr="007036CE" w:rsidRDefault="00CE3062" w:rsidP="00CE3062">
            <w:pPr>
              <w:pStyle w:val="GOSTTablenorm"/>
              <w:rPr>
                <w:szCs w:val="22"/>
              </w:rPr>
            </w:pPr>
            <w:r w:rsidRPr="007036CE">
              <w:rPr>
                <w:szCs w:val="22"/>
              </w:rPr>
              <w:t>Дата ввода в действие</w:t>
            </w:r>
          </w:p>
        </w:tc>
        <w:tc>
          <w:tcPr>
            <w:tcW w:w="1120" w:type="pct"/>
          </w:tcPr>
          <w:p w14:paraId="283B8D54" w14:textId="77777777" w:rsidR="00CE3062" w:rsidRPr="007036CE" w:rsidRDefault="00CE3062" w:rsidP="00CE3062">
            <w:pPr>
              <w:pStyle w:val="GOSTTablenorm"/>
              <w:rPr>
                <w:szCs w:val="24"/>
              </w:rPr>
            </w:pPr>
            <w:r w:rsidRPr="007036CE">
              <w:rPr>
                <w:szCs w:val="24"/>
              </w:rPr>
              <w:t>EVENT_DATE</w:t>
            </w:r>
          </w:p>
        </w:tc>
        <w:tc>
          <w:tcPr>
            <w:tcW w:w="1367" w:type="pct"/>
          </w:tcPr>
          <w:p w14:paraId="0FA992A8" w14:textId="77777777" w:rsidR="00CE3062" w:rsidRPr="007036CE" w:rsidRDefault="00CE3062" w:rsidP="00CE3062">
            <w:pPr>
              <w:pStyle w:val="GOSTTablenorm"/>
            </w:pPr>
            <w:r w:rsidRPr="007036CE">
              <w:t>-</w:t>
            </w:r>
          </w:p>
        </w:tc>
      </w:tr>
      <w:tr w:rsidR="00CE3062" w:rsidRPr="007036CE" w14:paraId="138C1810" w14:textId="77777777" w:rsidTr="00B0621B">
        <w:tc>
          <w:tcPr>
            <w:tcW w:w="1105" w:type="pct"/>
          </w:tcPr>
          <w:p w14:paraId="00A05F75" w14:textId="77777777" w:rsidR="00CE3062" w:rsidRPr="007036CE" w:rsidRDefault="00CE3062" w:rsidP="00CE3062">
            <w:pPr>
              <w:pStyle w:val="GOSTTablenorm"/>
              <w:rPr>
                <w:szCs w:val="22"/>
              </w:rPr>
            </w:pPr>
            <w:r w:rsidRPr="007036CE">
              <w:rPr>
                <w:szCs w:val="22"/>
              </w:rPr>
              <w:t>Код_вида_изменений</w:t>
            </w:r>
          </w:p>
        </w:tc>
        <w:tc>
          <w:tcPr>
            <w:tcW w:w="302" w:type="pct"/>
          </w:tcPr>
          <w:p w14:paraId="237AB517" w14:textId="77777777" w:rsidR="00CE3062" w:rsidRPr="007036CE" w:rsidRDefault="00CE3062" w:rsidP="00CE3062">
            <w:pPr>
              <w:pStyle w:val="GOSTTablenorm"/>
              <w:rPr>
                <w:szCs w:val="22"/>
              </w:rPr>
            </w:pPr>
            <w:r w:rsidRPr="007036CE">
              <w:rPr>
                <w:szCs w:val="22"/>
              </w:rPr>
              <w:t>Нет</w:t>
            </w:r>
          </w:p>
        </w:tc>
        <w:tc>
          <w:tcPr>
            <w:tcW w:w="1105" w:type="pct"/>
          </w:tcPr>
          <w:p w14:paraId="358205EE" w14:textId="77777777" w:rsidR="00CE3062" w:rsidRPr="007036CE" w:rsidRDefault="00CE3062" w:rsidP="00CE3062">
            <w:pPr>
              <w:pStyle w:val="GOSTTablenorm"/>
              <w:rPr>
                <w:szCs w:val="22"/>
              </w:rPr>
            </w:pPr>
            <w:r w:rsidRPr="007036CE">
              <w:rPr>
                <w:szCs w:val="22"/>
              </w:rPr>
              <w:t>Код вида изменения</w:t>
            </w:r>
          </w:p>
        </w:tc>
        <w:tc>
          <w:tcPr>
            <w:tcW w:w="1120" w:type="pct"/>
          </w:tcPr>
          <w:p w14:paraId="582A40E1" w14:textId="77777777" w:rsidR="00CE3062" w:rsidRPr="007036CE" w:rsidRDefault="00CE3062" w:rsidP="00CE3062">
            <w:pPr>
              <w:pStyle w:val="GOSTTablenorm"/>
              <w:rPr>
                <w:szCs w:val="24"/>
              </w:rPr>
            </w:pPr>
            <w:r w:rsidRPr="007036CE">
              <w:rPr>
                <w:szCs w:val="24"/>
              </w:rPr>
              <w:t>CHANGE_CODE</w:t>
            </w:r>
          </w:p>
        </w:tc>
        <w:tc>
          <w:tcPr>
            <w:tcW w:w="1367" w:type="pct"/>
          </w:tcPr>
          <w:p w14:paraId="6807EFEC" w14:textId="77777777" w:rsidR="00CE3062" w:rsidRPr="007036CE" w:rsidRDefault="00CE3062" w:rsidP="00CE3062">
            <w:pPr>
              <w:pStyle w:val="GOSTTablenorm"/>
            </w:pPr>
            <w:r w:rsidRPr="007036CE">
              <w:t>-</w:t>
            </w:r>
          </w:p>
        </w:tc>
      </w:tr>
      <w:tr w:rsidR="00194707" w:rsidRPr="007036CE" w14:paraId="7222E5BF" w14:textId="77777777" w:rsidTr="00B0621B">
        <w:trPr>
          <w:ins w:id="11374" w:author="Сатлер Марина Викторовна" w:date="2024-07-05T17:11:00Z"/>
        </w:trPr>
        <w:tc>
          <w:tcPr>
            <w:tcW w:w="1105" w:type="pct"/>
          </w:tcPr>
          <w:p w14:paraId="0083E3CD" w14:textId="77777777" w:rsidR="00194707" w:rsidRPr="007036CE" w:rsidRDefault="00194707" w:rsidP="00194707">
            <w:pPr>
              <w:pStyle w:val="GOSTTablenorm"/>
              <w:rPr>
                <w:ins w:id="11375" w:author="Сатлер Марина Викторовна" w:date="2024-07-05T17:11:00Z"/>
                <w:szCs w:val="22"/>
              </w:rPr>
            </w:pPr>
            <w:ins w:id="11376" w:author="Сатлер Марина Викторовна" w:date="2024-07-05T17:11:00Z">
              <w:r w:rsidRPr="007036CE">
                <w:t>Новый_бюджетный_цикл</w:t>
              </w:r>
            </w:ins>
          </w:p>
        </w:tc>
        <w:tc>
          <w:tcPr>
            <w:tcW w:w="302" w:type="pct"/>
          </w:tcPr>
          <w:p w14:paraId="5EC6D59C" w14:textId="77777777" w:rsidR="00194707" w:rsidRPr="007036CE" w:rsidRDefault="00194707" w:rsidP="00194707">
            <w:pPr>
              <w:pStyle w:val="GOSTTablenorm"/>
              <w:rPr>
                <w:ins w:id="11377" w:author="Сатлер Марина Викторовна" w:date="2024-07-05T17:11:00Z"/>
                <w:szCs w:val="22"/>
              </w:rPr>
            </w:pPr>
            <w:ins w:id="11378" w:author="Сатлер Марина Викторовна" w:date="2024-07-05T17:11:00Z">
              <w:r w:rsidRPr="007036CE">
                <w:rPr>
                  <w:szCs w:val="22"/>
                </w:rPr>
                <w:t>Нет</w:t>
              </w:r>
            </w:ins>
          </w:p>
        </w:tc>
        <w:tc>
          <w:tcPr>
            <w:tcW w:w="1105" w:type="pct"/>
          </w:tcPr>
          <w:p w14:paraId="0CFDACF9" w14:textId="77777777" w:rsidR="00194707" w:rsidRPr="007036CE" w:rsidRDefault="00194707" w:rsidP="00194707">
            <w:pPr>
              <w:pStyle w:val="GOSTTablenorm"/>
              <w:rPr>
                <w:ins w:id="11379" w:author="Сатлер Марина Викторовна" w:date="2024-07-05T17:11:00Z"/>
                <w:szCs w:val="22"/>
              </w:rPr>
            </w:pPr>
            <w:ins w:id="11380" w:author="Сатлер Марина Викторовна" w:date="2024-07-05T17:11:00Z">
              <w:r w:rsidRPr="007036CE">
                <w:t>Признак «Новый бюджетный цикл»</w:t>
              </w:r>
            </w:ins>
          </w:p>
        </w:tc>
        <w:tc>
          <w:tcPr>
            <w:tcW w:w="1120" w:type="pct"/>
          </w:tcPr>
          <w:p w14:paraId="7AE18F97" w14:textId="77777777" w:rsidR="00194707" w:rsidRPr="007036CE" w:rsidRDefault="00194707" w:rsidP="00194707">
            <w:pPr>
              <w:pStyle w:val="GOSTTablenorm"/>
              <w:rPr>
                <w:ins w:id="11381" w:author="Сатлер Марина Викторовна" w:date="2024-07-05T17:11:00Z"/>
                <w:szCs w:val="24"/>
              </w:rPr>
            </w:pPr>
            <w:ins w:id="11382" w:author="Сатлер Марина Викторовна" w:date="2024-07-05T17:11:00Z">
              <w:r w:rsidRPr="007036CE">
                <w:rPr>
                  <w:lang w:val="en-US"/>
                </w:rPr>
                <w:t>NBC</w:t>
              </w:r>
            </w:ins>
          </w:p>
        </w:tc>
        <w:tc>
          <w:tcPr>
            <w:tcW w:w="1367" w:type="pct"/>
          </w:tcPr>
          <w:p w14:paraId="3A4E8A78" w14:textId="77777777" w:rsidR="00194707" w:rsidRPr="007036CE" w:rsidRDefault="00194707" w:rsidP="00194707">
            <w:pPr>
              <w:pStyle w:val="GOSTTablenorm"/>
              <w:rPr>
                <w:ins w:id="11383" w:author="Сатлер Марина Викторовна" w:date="2024-07-05T17:11:00Z"/>
              </w:rPr>
            </w:pPr>
            <w:ins w:id="11384" w:author="Сатлер Марина Викторовна" w:date="2024-07-05T17:11:00Z">
              <w:r w:rsidRPr="007036CE">
                <w:rPr>
                  <w:lang w:val="en-US"/>
                </w:rPr>
                <w:t>-</w:t>
              </w:r>
            </w:ins>
          </w:p>
        </w:tc>
      </w:tr>
      <w:tr w:rsidR="00194707" w:rsidRPr="007036CE" w14:paraId="24A6D72E" w14:textId="77777777" w:rsidTr="00B0621B">
        <w:tc>
          <w:tcPr>
            <w:tcW w:w="1105" w:type="pct"/>
          </w:tcPr>
          <w:p w14:paraId="3FD4CD84" w14:textId="77777777" w:rsidR="00194707" w:rsidRPr="007036CE" w:rsidRDefault="00194707" w:rsidP="00194707">
            <w:pPr>
              <w:pStyle w:val="GOSTTablenorm"/>
              <w:rPr>
                <w:szCs w:val="22"/>
              </w:rPr>
            </w:pPr>
            <w:ins w:id="11385" w:author="Сатлер Марина Викторовна" w:date="2024-02-13T15:34:00Z">
              <w:r w:rsidRPr="007036CE">
                <w:rPr>
                  <w:szCs w:val="22"/>
                </w:rPr>
                <w:t>Раздел</w:t>
              </w:r>
            </w:ins>
          </w:p>
        </w:tc>
        <w:tc>
          <w:tcPr>
            <w:tcW w:w="302" w:type="pct"/>
          </w:tcPr>
          <w:p w14:paraId="61DD27FA" w14:textId="77777777" w:rsidR="00194707" w:rsidRPr="007036CE" w:rsidRDefault="00194707" w:rsidP="00194707">
            <w:pPr>
              <w:pStyle w:val="GOSTTablenorm"/>
              <w:rPr>
                <w:szCs w:val="22"/>
              </w:rPr>
            </w:pPr>
            <w:ins w:id="11386" w:author="Куклина Ю.В." w:date="2024-04-11T22:51:00Z">
              <w:r w:rsidRPr="007036CE">
                <w:rPr>
                  <w:szCs w:val="22"/>
                </w:rPr>
                <w:t>Да</w:t>
              </w:r>
            </w:ins>
          </w:p>
        </w:tc>
        <w:tc>
          <w:tcPr>
            <w:tcW w:w="1105" w:type="pct"/>
          </w:tcPr>
          <w:p w14:paraId="7C5398A7" w14:textId="77777777" w:rsidR="00194707" w:rsidRPr="007036CE" w:rsidRDefault="00194707" w:rsidP="00194707">
            <w:pPr>
              <w:pStyle w:val="GOSTTablenorm"/>
              <w:rPr>
                <w:szCs w:val="22"/>
              </w:rPr>
            </w:pPr>
            <w:ins w:id="11387" w:author="Сатлер Марина Викторовна" w:date="2024-02-13T15:34:00Z">
              <w:r w:rsidRPr="007036CE">
                <w:rPr>
                  <w:szCs w:val="22"/>
                </w:rPr>
                <w:t>Раздел</w:t>
              </w:r>
            </w:ins>
          </w:p>
        </w:tc>
        <w:tc>
          <w:tcPr>
            <w:tcW w:w="1120" w:type="pct"/>
          </w:tcPr>
          <w:p w14:paraId="2E144205" w14:textId="77777777" w:rsidR="00194707" w:rsidRPr="007036CE" w:rsidRDefault="00194707" w:rsidP="00194707">
            <w:pPr>
              <w:pStyle w:val="GOSTTablenorm"/>
              <w:rPr>
                <w:ins w:id="11388" w:author="Куклина Ю.В." w:date="2024-04-11T19:04:00Z"/>
                <w:lang w:val="en-US"/>
              </w:rPr>
            </w:pPr>
            <w:ins w:id="11389" w:author="Куклина Ю.В." w:date="2024-04-11T19:02:00Z">
              <w:r w:rsidRPr="007036CE">
                <w:rPr>
                  <w:b/>
                  <w:szCs w:val="24"/>
                  <w:lang w:val="en-US"/>
                </w:rPr>
                <w:t>SECTION_</w:t>
              </w:r>
            </w:ins>
            <w:ins w:id="11390" w:author="Куклина Ю.В." w:date="2024-04-11T19:40:00Z">
              <w:r w:rsidRPr="007036CE">
                <w:rPr>
                  <w:b/>
                  <w:szCs w:val="24"/>
                  <w:lang w:val="en-US"/>
                </w:rPr>
                <w:t>2</w:t>
              </w:r>
            </w:ins>
            <w:ins w:id="11391" w:author="Куклина Ю.В." w:date="2024-04-11T19:02:00Z">
              <w:r w:rsidRPr="007036CE">
                <w:rPr>
                  <w:b/>
                  <w:szCs w:val="24"/>
                  <w:lang w:val="en-US"/>
                </w:rPr>
                <w:t>:</w:t>
              </w:r>
              <w:r w:rsidRPr="007036CE">
                <w:rPr>
                  <w:lang w:val="en-US"/>
                </w:rPr>
                <w:t>SECTION_TYPE</w:t>
              </w:r>
            </w:ins>
          </w:p>
          <w:p w14:paraId="5A357D53" w14:textId="77777777" w:rsidR="00194707" w:rsidRPr="007036CE" w:rsidRDefault="00194707" w:rsidP="00194707">
            <w:pPr>
              <w:pStyle w:val="GOSTTablenorm"/>
              <w:rPr>
                <w:ins w:id="11392" w:author="Куклина Ю.В." w:date="2024-04-11T19:04:00Z"/>
                <w:lang w:val="en-US"/>
              </w:rPr>
            </w:pPr>
            <w:ins w:id="11393" w:author="Куклина Ю.В." w:date="2024-04-11T19:04:00Z">
              <w:r w:rsidRPr="007036CE">
                <w:rPr>
                  <w:b/>
                  <w:szCs w:val="24"/>
                  <w:lang w:val="en-US"/>
                </w:rPr>
                <w:t>SECTION_3:</w:t>
              </w:r>
              <w:r w:rsidRPr="007036CE">
                <w:rPr>
                  <w:lang w:val="en-US"/>
                </w:rPr>
                <w:t>SECTION_TYPE</w:t>
              </w:r>
            </w:ins>
          </w:p>
          <w:p w14:paraId="5115CC3E" w14:textId="77777777" w:rsidR="00194707" w:rsidRPr="007036CE" w:rsidRDefault="00194707" w:rsidP="00194707">
            <w:pPr>
              <w:pStyle w:val="GOSTTablenorm"/>
              <w:rPr>
                <w:lang w:val="en-US"/>
              </w:rPr>
            </w:pPr>
            <w:ins w:id="11394" w:author="Куклина Ю.В." w:date="2024-04-11T19:04:00Z">
              <w:r w:rsidRPr="007036CE">
                <w:rPr>
                  <w:b/>
                  <w:szCs w:val="24"/>
                  <w:lang w:val="en-US"/>
                </w:rPr>
                <w:t>SECTION_4:</w:t>
              </w:r>
              <w:r w:rsidRPr="007036CE">
                <w:rPr>
                  <w:lang w:val="en-US"/>
                </w:rPr>
                <w:t>SECTION_TYPE</w:t>
              </w:r>
            </w:ins>
          </w:p>
          <w:p w14:paraId="4C49405D" w14:textId="77777777" w:rsidR="00194707" w:rsidRPr="007036CE" w:rsidRDefault="00194707" w:rsidP="00194707">
            <w:pPr>
              <w:pStyle w:val="GOSTTablenorm"/>
              <w:rPr>
                <w:szCs w:val="24"/>
                <w:lang w:val="en-US"/>
              </w:rPr>
            </w:pPr>
            <w:ins w:id="11395" w:author="Куклина Ю.В." w:date="2024-04-11T19:04:00Z">
              <w:r w:rsidRPr="007036CE">
                <w:rPr>
                  <w:b/>
                  <w:szCs w:val="24"/>
                  <w:lang w:val="en-US"/>
                </w:rPr>
                <w:lastRenderedPageBreak/>
                <w:t>SECTION_</w:t>
              </w:r>
            </w:ins>
            <w:ins w:id="11396" w:author="Куклина Ю.В." w:date="2024-04-11T19:40:00Z">
              <w:r w:rsidRPr="007036CE">
                <w:rPr>
                  <w:b/>
                  <w:szCs w:val="24"/>
                  <w:lang w:val="en-US"/>
                </w:rPr>
                <w:t>5</w:t>
              </w:r>
            </w:ins>
            <w:ins w:id="11397" w:author="Куклина Ю.В." w:date="2024-04-11T19:04:00Z">
              <w:r w:rsidRPr="007036CE">
                <w:rPr>
                  <w:b/>
                  <w:szCs w:val="24"/>
                  <w:lang w:val="en-US"/>
                </w:rPr>
                <w:t>:</w:t>
              </w:r>
              <w:r w:rsidRPr="007036CE">
                <w:rPr>
                  <w:lang w:val="en-US"/>
                </w:rPr>
                <w:t>SECTION_TYPE</w:t>
              </w:r>
            </w:ins>
          </w:p>
        </w:tc>
        <w:tc>
          <w:tcPr>
            <w:tcW w:w="1367" w:type="pct"/>
          </w:tcPr>
          <w:p w14:paraId="31370175" w14:textId="77777777" w:rsidR="00194707" w:rsidRPr="007036CE" w:rsidRDefault="00194707" w:rsidP="00194707">
            <w:pPr>
              <w:pStyle w:val="GOSTTablenorm"/>
              <w:rPr>
                <w:szCs w:val="22"/>
              </w:rPr>
            </w:pPr>
            <w:r w:rsidRPr="007036CE">
              <w:lastRenderedPageBreak/>
              <w:t>При обработке раздела 2 заполняется из тега</w:t>
            </w:r>
            <w:r w:rsidRPr="007036CE">
              <w:rPr>
                <w:b/>
                <w:szCs w:val="24"/>
              </w:rPr>
              <w:t xml:space="preserve"> </w:t>
            </w:r>
            <w:ins w:id="11398" w:author="Куклина Ю.В." w:date="2024-04-11T19:02:00Z">
              <w:r w:rsidRPr="007036CE">
                <w:rPr>
                  <w:b/>
                  <w:szCs w:val="24"/>
                  <w:lang w:val="en-US"/>
                </w:rPr>
                <w:t>SECTION</w:t>
              </w:r>
              <w:r w:rsidRPr="007036CE">
                <w:rPr>
                  <w:b/>
                  <w:szCs w:val="24"/>
                </w:rPr>
                <w:t>_</w:t>
              </w:r>
            </w:ins>
            <w:r w:rsidRPr="007036CE">
              <w:rPr>
                <w:b/>
                <w:szCs w:val="24"/>
              </w:rPr>
              <w:t>2</w:t>
            </w:r>
            <w:ins w:id="11399" w:author="Куклина Ю.В." w:date="2024-04-11T19:02:00Z">
              <w:r w:rsidRPr="007036CE">
                <w:rPr>
                  <w:b/>
                  <w:szCs w:val="24"/>
                </w:rPr>
                <w:t>:</w:t>
              </w:r>
              <w:r w:rsidRPr="007036CE">
                <w:t>SECTION_TYPE</w:t>
              </w:r>
            </w:ins>
          </w:p>
          <w:p w14:paraId="263FBEE5" w14:textId="77777777" w:rsidR="00194707" w:rsidRPr="007036CE" w:rsidRDefault="00194707" w:rsidP="00194707">
            <w:pPr>
              <w:pStyle w:val="GOSTTablenorm"/>
              <w:rPr>
                <w:szCs w:val="22"/>
              </w:rPr>
            </w:pPr>
            <w:r w:rsidRPr="007036CE">
              <w:t>При обработке раздела 3 заполняется из те</w:t>
            </w:r>
            <w:r w:rsidRPr="007036CE">
              <w:lastRenderedPageBreak/>
              <w:t>га</w:t>
            </w:r>
            <w:r w:rsidRPr="007036CE">
              <w:rPr>
                <w:b/>
                <w:szCs w:val="24"/>
              </w:rPr>
              <w:t xml:space="preserve"> </w:t>
            </w:r>
            <w:ins w:id="11400" w:author="Куклина Ю.В." w:date="2024-04-11T19:02:00Z">
              <w:r w:rsidRPr="007036CE">
                <w:rPr>
                  <w:b/>
                  <w:szCs w:val="24"/>
                  <w:lang w:val="en-US"/>
                </w:rPr>
                <w:t>SECTION</w:t>
              </w:r>
              <w:r w:rsidRPr="007036CE">
                <w:rPr>
                  <w:b/>
                  <w:szCs w:val="24"/>
                </w:rPr>
                <w:t>_</w:t>
              </w:r>
            </w:ins>
            <w:r w:rsidRPr="007036CE">
              <w:rPr>
                <w:b/>
                <w:szCs w:val="24"/>
              </w:rPr>
              <w:t>3</w:t>
            </w:r>
            <w:ins w:id="11401" w:author="Куклина Ю.В." w:date="2024-04-11T19:02:00Z">
              <w:r w:rsidRPr="007036CE">
                <w:rPr>
                  <w:b/>
                  <w:szCs w:val="24"/>
                </w:rPr>
                <w:t>:</w:t>
              </w:r>
              <w:r w:rsidRPr="007036CE">
                <w:t>SECTION_TYPE</w:t>
              </w:r>
            </w:ins>
          </w:p>
          <w:p w14:paraId="768B256A" w14:textId="77777777" w:rsidR="00194707" w:rsidRPr="007036CE" w:rsidRDefault="00194707" w:rsidP="00194707">
            <w:pPr>
              <w:pStyle w:val="GOSTTablenorm"/>
            </w:pPr>
            <w:r w:rsidRPr="007036CE">
              <w:t>При обработке раздела 4 заполняется из тега</w:t>
            </w:r>
            <w:r w:rsidRPr="007036CE">
              <w:rPr>
                <w:b/>
                <w:szCs w:val="24"/>
              </w:rPr>
              <w:t xml:space="preserve"> </w:t>
            </w:r>
            <w:ins w:id="11402" w:author="Куклина Ю.В." w:date="2024-04-11T19:02:00Z">
              <w:r w:rsidRPr="007036CE">
                <w:rPr>
                  <w:b/>
                  <w:szCs w:val="24"/>
                  <w:lang w:val="en-US"/>
                </w:rPr>
                <w:t>SECTION</w:t>
              </w:r>
              <w:r w:rsidRPr="007036CE">
                <w:rPr>
                  <w:b/>
                  <w:szCs w:val="24"/>
                </w:rPr>
                <w:t>_</w:t>
              </w:r>
            </w:ins>
            <w:r w:rsidRPr="007036CE">
              <w:rPr>
                <w:b/>
                <w:szCs w:val="24"/>
              </w:rPr>
              <w:t>4</w:t>
            </w:r>
            <w:ins w:id="11403" w:author="Куклина Ю.В." w:date="2024-04-11T19:02:00Z">
              <w:r w:rsidRPr="007036CE">
                <w:rPr>
                  <w:b/>
                  <w:szCs w:val="24"/>
                </w:rPr>
                <w:t>:</w:t>
              </w:r>
              <w:r w:rsidRPr="007036CE">
                <w:t>SECTION_TYPE</w:t>
              </w:r>
            </w:ins>
          </w:p>
          <w:p w14:paraId="5327459F" w14:textId="77777777" w:rsidR="00194707" w:rsidRPr="007036CE" w:rsidRDefault="00194707" w:rsidP="00194707">
            <w:pPr>
              <w:pStyle w:val="GOSTTablenorm"/>
            </w:pPr>
            <w:r w:rsidRPr="007036CE">
              <w:t>При обработке раздела 5 заполняется из тега</w:t>
            </w:r>
            <w:r w:rsidRPr="007036CE">
              <w:rPr>
                <w:b/>
                <w:szCs w:val="24"/>
              </w:rPr>
              <w:t xml:space="preserve"> </w:t>
            </w:r>
            <w:ins w:id="11404" w:author="Куклина Ю.В." w:date="2024-04-11T19:02:00Z">
              <w:r w:rsidRPr="007036CE">
                <w:rPr>
                  <w:b/>
                  <w:szCs w:val="24"/>
                  <w:lang w:val="en-US"/>
                </w:rPr>
                <w:t>SECTION</w:t>
              </w:r>
              <w:r w:rsidRPr="007036CE">
                <w:rPr>
                  <w:b/>
                  <w:szCs w:val="24"/>
                </w:rPr>
                <w:t>_</w:t>
              </w:r>
            </w:ins>
            <w:r w:rsidRPr="007036CE">
              <w:rPr>
                <w:b/>
                <w:szCs w:val="24"/>
              </w:rPr>
              <w:t>5</w:t>
            </w:r>
            <w:ins w:id="11405" w:author="Куклина Ю.В." w:date="2024-04-11T19:02:00Z">
              <w:r w:rsidRPr="007036CE">
                <w:rPr>
                  <w:b/>
                  <w:szCs w:val="24"/>
                </w:rPr>
                <w:t>:</w:t>
              </w:r>
              <w:r w:rsidRPr="007036CE">
                <w:t>SECTION_TYPE</w:t>
              </w:r>
            </w:ins>
          </w:p>
        </w:tc>
      </w:tr>
      <w:tr w:rsidR="00194707" w:rsidRPr="007036CE" w14:paraId="3E567F90" w14:textId="77777777" w:rsidTr="00B0621B">
        <w:tc>
          <w:tcPr>
            <w:tcW w:w="1105" w:type="pct"/>
          </w:tcPr>
          <w:p w14:paraId="2F99C133" w14:textId="77777777" w:rsidR="00194707" w:rsidRPr="007036CE" w:rsidRDefault="00194707" w:rsidP="00194707">
            <w:pPr>
              <w:pStyle w:val="GOSTTablenorm"/>
              <w:rPr>
                <w:szCs w:val="22"/>
              </w:rPr>
            </w:pPr>
            <w:r w:rsidRPr="007036CE">
              <w:lastRenderedPageBreak/>
              <w:t>Номер_строки</w:t>
            </w:r>
          </w:p>
        </w:tc>
        <w:tc>
          <w:tcPr>
            <w:tcW w:w="302" w:type="pct"/>
          </w:tcPr>
          <w:p w14:paraId="389591ED" w14:textId="77777777" w:rsidR="00194707" w:rsidRPr="007036CE" w:rsidRDefault="00194707" w:rsidP="00194707">
            <w:pPr>
              <w:pStyle w:val="GOSTTablenorm"/>
              <w:rPr>
                <w:szCs w:val="22"/>
              </w:rPr>
            </w:pPr>
            <w:ins w:id="11406" w:author="Куклина Ю.В." w:date="2024-04-11T22:51:00Z">
              <w:r w:rsidRPr="007036CE">
                <w:rPr>
                  <w:szCs w:val="22"/>
                </w:rPr>
                <w:t>Да</w:t>
              </w:r>
            </w:ins>
          </w:p>
        </w:tc>
        <w:tc>
          <w:tcPr>
            <w:tcW w:w="1105" w:type="pct"/>
          </w:tcPr>
          <w:p w14:paraId="5D0C071D" w14:textId="77777777" w:rsidR="00194707" w:rsidRPr="007036CE" w:rsidRDefault="00194707" w:rsidP="00194707">
            <w:pPr>
              <w:pStyle w:val="GOSTTablenorm"/>
              <w:rPr>
                <w:szCs w:val="22"/>
              </w:rPr>
            </w:pPr>
            <w:r w:rsidRPr="007036CE">
              <w:t>Номер строки</w:t>
            </w:r>
          </w:p>
        </w:tc>
        <w:tc>
          <w:tcPr>
            <w:tcW w:w="1120" w:type="pct"/>
          </w:tcPr>
          <w:p w14:paraId="3179D175" w14:textId="77777777" w:rsidR="00194707" w:rsidRPr="007036CE" w:rsidRDefault="00194707" w:rsidP="00194707">
            <w:pPr>
              <w:pStyle w:val="GOSTTablenorm"/>
              <w:rPr>
                <w:ins w:id="11407" w:author="Куклина Ю.В." w:date="2024-04-11T19:04:00Z"/>
                <w:szCs w:val="24"/>
                <w:lang w:val="en-US"/>
              </w:rPr>
            </w:pPr>
            <w:ins w:id="11408" w:author="Куклина Ю.В." w:date="2024-04-11T19:02:00Z">
              <w:r w:rsidRPr="007036CE">
                <w:rPr>
                  <w:b/>
                  <w:szCs w:val="24"/>
                  <w:lang w:val="en-US"/>
                </w:rPr>
                <w:t>SECTION_</w:t>
              </w:r>
            </w:ins>
            <w:r w:rsidRPr="007036CE">
              <w:rPr>
                <w:b/>
                <w:szCs w:val="24"/>
                <w:lang w:val="en-US"/>
              </w:rPr>
              <w:t>2</w:t>
            </w:r>
            <w:ins w:id="11409" w:author="Куклина Ю.В." w:date="2024-04-11T19:02:00Z">
              <w:r w:rsidRPr="007036CE">
                <w:rPr>
                  <w:b/>
                  <w:szCs w:val="24"/>
                  <w:lang w:val="en-US"/>
                </w:rPr>
                <w:t>:</w:t>
              </w:r>
              <w:r w:rsidRPr="007036CE">
                <w:rPr>
                  <w:szCs w:val="24"/>
                  <w:lang w:val="en-US"/>
                </w:rPr>
                <w:t>NUMBROW</w:t>
              </w:r>
            </w:ins>
          </w:p>
          <w:p w14:paraId="29653AE4" w14:textId="77777777" w:rsidR="00194707" w:rsidRPr="007036CE" w:rsidRDefault="00194707" w:rsidP="00194707">
            <w:pPr>
              <w:pStyle w:val="GOSTTablenorm"/>
              <w:rPr>
                <w:ins w:id="11410" w:author="Куклина Ю.В." w:date="2024-04-11T19:04:00Z"/>
                <w:szCs w:val="24"/>
                <w:lang w:val="en-US"/>
              </w:rPr>
            </w:pPr>
            <w:ins w:id="11411" w:author="Куклина Ю.В." w:date="2024-04-11T19:04:00Z">
              <w:r w:rsidRPr="007036CE">
                <w:rPr>
                  <w:b/>
                  <w:szCs w:val="24"/>
                  <w:lang w:val="en-US"/>
                </w:rPr>
                <w:t>SECTION_</w:t>
              </w:r>
            </w:ins>
            <w:r w:rsidRPr="007036CE">
              <w:rPr>
                <w:b/>
                <w:szCs w:val="24"/>
                <w:lang w:val="en-US"/>
              </w:rPr>
              <w:t>3</w:t>
            </w:r>
            <w:ins w:id="11412" w:author="Куклина Ю.В." w:date="2024-04-11T19:04:00Z">
              <w:r w:rsidRPr="007036CE">
                <w:rPr>
                  <w:b/>
                  <w:szCs w:val="24"/>
                  <w:lang w:val="en-US"/>
                </w:rPr>
                <w:t>:</w:t>
              </w:r>
              <w:r w:rsidRPr="007036CE">
                <w:rPr>
                  <w:szCs w:val="24"/>
                  <w:lang w:val="en-US"/>
                </w:rPr>
                <w:t>NUMBROW</w:t>
              </w:r>
            </w:ins>
          </w:p>
          <w:p w14:paraId="2B90F7F3" w14:textId="77777777" w:rsidR="00194707" w:rsidRPr="007036CE" w:rsidRDefault="00194707" w:rsidP="00194707">
            <w:pPr>
              <w:pStyle w:val="GOSTTablenorm"/>
              <w:rPr>
                <w:szCs w:val="24"/>
                <w:lang w:val="en-US"/>
              </w:rPr>
            </w:pPr>
            <w:ins w:id="11413" w:author="Куклина Ю.В." w:date="2024-04-11T19:04:00Z">
              <w:r w:rsidRPr="007036CE">
                <w:rPr>
                  <w:b/>
                  <w:szCs w:val="24"/>
                  <w:lang w:val="en-US"/>
                </w:rPr>
                <w:t>SECTION_</w:t>
              </w:r>
            </w:ins>
            <w:r w:rsidRPr="007036CE">
              <w:rPr>
                <w:b/>
                <w:szCs w:val="24"/>
                <w:lang w:val="en-US"/>
              </w:rPr>
              <w:t>4</w:t>
            </w:r>
            <w:ins w:id="11414" w:author="Куклина Ю.В." w:date="2024-04-11T19:04:00Z">
              <w:r w:rsidRPr="007036CE">
                <w:rPr>
                  <w:b/>
                  <w:szCs w:val="24"/>
                  <w:lang w:val="en-US"/>
                </w:rPr>
                <w:t>:</w:t>
              </w:r>
              <w:r w:rsidRPr="007036CE">
                <w:rPr>
                  <w:szCs w:val="24"/>
                  <w:lang w:val="en-US"/>
                </w:rPr>
                <w:t>NUMBROW</w:t>
              </w:r>
            </w:ins>
          </w:p>
          <w:p w14:paraId="7384E4D0" w14:textId="77777777" w:rsidR="00194707" w:rsidRPr="007036CE" w:rsidRDefault="00194707" w:rsidP="00194707">
            <w:pPr>
              <w:pStyle w:val="GOSTTablenorm"/>
              <w:rPr>
                <w:szCs w:val="24"/>
              </w:rPr>
            </w:pPr>
            <w:ins w:id="11415" w:author="Куклина Ю.В." w:date="2024-04-11T19:04:00Z">
              <w:r w:rsidRPr="007036CE">
                <w:rPr>
                  <w:b/>
                  <w:szCs w:val="24"/>
                  <w:lang w:val="en-US"/>
                </w:rPr>
                <w:t>SECTION_</w:t>
              </w:r>
            </w:ins>
            <w:r w:rsidRPr="007036CE">
              <w:rPr>
                <w:b/>
                <w:szCs w:val="24"/>
                <w:lang w:val="en-US"/>
              </w:rPr>
              <w:t>5</w:t>
            </w:r>
            <w:ins w:id="11416" w:author="Куклина Ю.В." w:date="2024-04-11T19:04:00Z">
              <w:r w:rsidRPr="007036CE">
                <w:rPr>
                  <w:b/>
                  <w:szCs w:val="24"/>
                  <w:lang w:val="en-US"/>
                </w:rPr>
                <w:t>:</w:t>
              </w:r>
              <w:r w:rsidRPr="007036CE">
                <w:rPr>
                  <w:szCs w:val="24"/>
                  <w:lang w:val="en-US"/>
                </w:rPr>
                <w:t>NUMBROW</w:t>
              </w:r>
            </w:ins>
          </w:p>
        </w:tc>
        <w:tc>
          <w:tcPr>
            <w:tcW w:w="1367" w:type="pct"/>
          </w:tcPr>
          <w:p w14:paraId="4C4B00F7" w14:textId="77777777" w:rsidR="00194707" w:rsidRPr="007036CE" w:rsidRDefault="00194707" w:rsidP="00194707">
            <w:pPr>
              <w:pStyle w:val="GOSTTablenorm"/>
              <w:rPr>
                <w:szCs w:val="22"/>
              </w:rPr>
            </w:pPr>
            <w:r w:rsidRPr="007036CE">
              <w:t>При обработке раздела 2 заполняется из тега</w:t>
            </w:r>
            <w:r w:rsidRPr="007036CE">
              <w:rPr>
                <w:b/>
                <w:szCs w:val="24"/>
              </w:rPr>
              <w:t xml:space="preserve"> </w:t>
            </w:r>
            <w:ins w:id="11417" w:author="Куклина Ю.В." w:date="2024-04-11T19:02:00Z">
              <w:r w:rsidRPr="007036CE">
                <w:rPr>
                  <w:b/>
                  <w:szCs w:val="24"/>
                  <w:lang w:val="en-US"/>
                </w:rPr>
                <w:t>SECTION</w:t>
              </w:r>
              <w:r w:rsidRPr="007036CE">
                <w:rPr>
                  <w:b/>
                  <w:szCs w:val="24"/>
                </w:rPr>
                <w:t>_</w:t>
              </w:r>
            </w:ins>
            <w:r w:rsidRPr="007036CE">
              <w:rPr>
                <w:b/>
                <w:szCs w:val="24"/>
              </w:rPr>
              <w:t>2</w:t>
            </w:r>
            <w:ins w:id="11418" w:author="Куклина Ю.В." w:date="2024-04-11T19:02:00Z">
              <w:r w:rsidRPr="007036CE">
                <w:rPr>
                  <w:b/>
                  <w:szCs w:val="24"/>
                </w:rPr>
                <w:t>:</w:t>
              </w:r>
              <w:r w:rsidRPr="007036CE">
                <w:rPr>
                  <w:szCs w:val="24"/>
                  <w:lang w:val="en-US"/>
                </w:rPr>
                <w:t>NUMBROW</w:t>
              </w:r>
            </w:ins>
          </w:p>
          <w:p w14:paraId="7470D1E1" w14:textId="77777777" w:rsidR="00194707" w:rsidRPr="007036CE" w:rsidRDefault="00194707" w:rsidP="00194707">
            <w:pPr>
              <w:pStyle w:val="GOSTTablenorm"/>
              <w:rPr>
                <w:szCs w:val="22"/>
              </w:rPr>
            </w:pPr>
            <w:r w:rsidRPr="007036CE">
              <w:t>При обработке раздела 3 заполняется из тега</w:t>
            </w:r>
            <w:r w:rsidRPr="007036CE">
              <w:rPr>
                <w:b/>
                <w:szCs w:val="24"/>
              </w:rPr>
              <w:t xml:space="preserve"> </w:t>
            </w:r>
            <w:ins w:id="11419" w:author="Куклина Ю.В." w:date="2024-04-11T19:02:00Z">
              <w:r w:rsidRPr="007036CE">
                <w:rPr>
                  <w:b/>
                  <w:szCs w:val="24"/>
                  <w:lang w:val="en-US"/>
                </w:rPr>
                <w:t>SECTION</w:t>
              </w:r>
              <w:r w:rsidRPr="007036CE">
                <w:rPr>
                  <w:b/>
                  <w:szCs w:val="24"/>
                </w:rPr>
                <w:t>_</w:t>
              </w:r>
            </w:ins>
            <w:r w:rsidRPr="007036CE">
              <w:rPr>
                <w:b/>
                <w:szCs w:val="24"/>
              </w:rPr>
              <w:t>3</w:t>
            </w:r>
            <w:ins w:id="11420" w:author="Куклина Ю.В." w:date="2024-04-11T19:02:00Z">
              <w:r w:rsidRPr="007036CE">
                <w:rPr>
                  <w:b/>
                  <w:szCs w:val="24"/>
                </w:rPr>
                <w:t>:</w:t>
              </w:r>
              <w:r w:rsidRPr="007036CE">
                <w:rPr>
                  <w:szCs w:val="24"/>
                  <w:lang w:val="en-US"/>
                </w:rPr>
                <w:t>NUMBROW</w:t>
              </w:r>
            </w:ins>
          </w:p>
          <w:p w14:paraId="27308FE3" w14:textId="77777777" w:rsidR="00194707" w:rsidRPr="007036CE" w:rsidRDefault="00194707" w:rsidP="00194707">
            <w:pPr>
              <w:pStyle w:val="GOSTTablenorm"/>
              <w:rPr>
                <w:szCs w:val="24"/>
              </w:rPr>
            </w:pPr>
            <w:r w:rsidRPr="007036CE">
              <w:t>При обработке раздела 4 заполняется из тега</w:t>
            </w:r>
            <w:r w:rsidRPr="007036CE">
              <w:rPr>
                <w:b/>
                <w:szCs w:val="24"/>
              </w:rPr>
              <w:t xml:space="preserve"> </w:t>
            </w:r>
            <w:ins w:id="11421" w:author="Куклина Ю.В." w:date="2024-04-11T19:02:00Z">
              <w:r w:rsidRPr="007036CE">
                <w:rPr>
                  <w:b/>
                  <w:szCs w:val="24"/>
                  <w:lang w:val="en-US"/>
                </w:rPr>
                <w:t>SECTION</w:t>
              </w:r>
              <w:r w:rsidRPr="007036CE">
                <w:rPr>
                  <w:b/>
                  <w:szCs w:val="24"/>
                </w:rPr>
                <w:t>_</w:t>
              </w:r>
            </w:ins>
            <w:r w:rsidRPr="007036CE">
              <w:rPr>
                <w:b/>
                <w:szCs w:val="24"/>
              </w:rPr>
              <w:t>4</w:t>
            </w:r>
            <w:ins w:id="11422" w:author="Куклина Ю.В." w:date="2024-04-11T19:02:00Z">
              <w:r w:rsidRPr="007036CE">
                <w:rPr>
                  <w:b/>
                  <w:szCs w:val="24"/>
                </w:rPr>
                <w:t>:</w:t>
              </w:r>
              <w:r w:rsidRPr="007036CE">
                <w:rPr>
                  <w:szCs w:val="24"/>
                  <w:lang w:val="en-US"/>
                </w:rPr>
                <w:t>NUMBROW</w:t>
              </w:r>
            </w:ins>
          </w:p>
          <w:p w14:paraId="0D0CC7B7" w14:textId="77777777" w:rsidR="00194707" w:rsidRPr="007036CE" w:rsidRDefault="00194707" w:rsidP="00194707">
            <w:pPr>
              <w:pStyle w:val="GOSTTablenorm"/>
            </w:pPr>
            <w:r w:rsidRPr="007036CE">
              <w:t>При обработке раздела 5 заполняется из тега</w:t>
            </w:r>
            <w:r w:rsidRPr="007036CE">
              <w:rPr>
                <w:b/>
                <w:szCs w:val="24"/>
              </w:rPr>
              <w:t xml:space="preserve"> </w:t>
            </w:r>
            <w:ins w:id="11423" w:author="Куклина Ю.В." w:date="2024-04-11T19:02:00Z">
              <w:r w:rsidRPr="007036CE">
                <w:rPr>
                  <w:b/>
                  <w:szCs w:val="24"/>
                  <w:lang w:val="en-US"/>
                </w:rPr>
                <w:t>SECTION</w:t>
              </w:r>
              <w:r w:rsidRPr="007036CE">
                <w:rPr>
                  <w:b/>
                  <w:szCs w:val="24"/>
                </w:rPr>
                <w:t>_</w:t>
              </w:r>
            </w:ins>
            <w:r w:rsidRPr="007036CE">
              <w:rPr>
                <w:b/>
                <w:szCs w:val="24"/>
              </w:rPr>
              <w:t>5</w:t>
            </w:r>
            <w:ins w:id="11424" w:author="Куклина Ю.В." w:date="2024-04-11T19:02:00Z">
              <w:r w:rsidRPr="007036CE">
                <w:rPr>
                  <w:b/>
                  <w:szCs w:val="24"/>
                </w:rPr>
                <w:t>:</w:t>
              </w:r>
              <w:r w:rsidRPr="007036CE">
                <w:rPr>
                  <w:szCs w:val="24"/>
                  <w:lang w:val="en-US"/>
                </w:rPr>
                <w:t>NUMBROW</w:t>
              </w:r>
            </w:ins>
          </w:p>
        </w:tc>
      </w:tr>
      <w:tr w:rsidR="00194707" w:rsidRPr="007036CE" w14:paraId="005C5A0D" w14:textId="77777777" w:rsidTr="00B0621B">
        <w:tc>
          <w:tcPr>
            <w:tcW w:w="1105" w:type="pct"/>
          </w:tcPr>
          <w:p w14:paraId="1768871D" w14:textId="77777777" w:rsidR="00194707" w:rsidRPr="007036CE" w:rsidRDefault="00194707" w:rsidP="00194707">
            <w:pPr>
              <w:pStyle w:val="GOSTTablenorm"/>
              <w:rPr>
                <w:szCs w:val="22"/>
              </w:rPr>
            </w:pPr>
            <w:r w:rsidRPr="007036CE">
              <w:rPr>
                <w:szCs w:val="22"/>
              </w:rPr>
              <w:t>Признак_детальной_строки</w:t>
            </w:r>
          </w:p>
        </w:tc>
        <w:tc>
          <w:tcPr>
            <w:tcW w:w="302" w:type="pct"/>
          </w:tcPr>
          <w:p w14:paraId="2014282C" w14:textId="77777777" w:rsidR="00194707" w:rsidRPr="007036CE" w:rsidRDefault="00194707" w:rsidP="00194707">
            <w:pPr>
              <w:pStyle w:val="GOSTTablenorm"/>
              <w:rPr>
                <w:szCs w:val="22"/>
              </w:rPr>
            </w:pPr>
            <w:ins w:id="11425" w:author="Куклина Ю.В." w:date="2024-04-11T22:51:00Z">
              <w:r w:rsidRPr="007036CE">
                <w:rPr>
                  <w:szCs w:val="22"/>
                </w:rPr>
                <w:t>Да</w:t>
              </w:r>
            </w:ins>
          </w:p>
        </w:tc>
        <w:tc>
          <w:tcPr>
            <w:tcW w:w="1105" w:type="pct"/>
          </w:tcPr>
          <w:p w14:paraId="4055E225" w14:textId="77777777" w:rsidR="00194707" w:rsidRPr="007036CE" w:rsidRDefault="00194707" w:rsidP="00194707">
            <w:pPr>
              <w:pStyle w:val="GOSTTablenorm"/>
              <w:rPr>
                <w:szCs w:val="22"/>
              </w:rPr>
            </w:pPr>
            <w:r w:rsidRPr="007036CE">
              <w:rPr>
                <w:szCs w:val="22"/>
              </w:rPr>
              <w:t>Признак детальной строки</w:t>
            </w:r>
          </w:p>
        </w:tc>
        <w:tc>
          <w:tcPr>
            <w:tcW w:w="1120" w:type="pct"/>
          </w:tcPr>
          <w:p w14:paraId="39D18E31" w14:textId="77777777" w:rsidR="00194707" w:rsidRPr="007036CE" w:rsidRDefault="00194707" w:rsidP="00194707">
            <w:pPr>
              <w:pStyle w:val="GOSTTablenorm"/>
              <w:rPr>
                <w:ins w:id="11426" w:author="Куклина Ю.В." w:date="2024-04-11T19:04:00Z"/>
                <w:lang w:val="en-US"/>
              </w:rPr>
            </w:pPr>
            <w:ins w:id="11427" w:author="Куклина Ю.В." w:date="2024-04-11T19:02:00Z">
              <w:r w:rsidRPr="007036CE">
                <w:rPr>
                  <w:b/>
                  <w:szCs w:val="24"/>
                  <w:lang w:val="en-US"/>
                </w:rPr>
                <w:t>SECTION_</w:t>
              </w:r>
            </w:ins>
            <w:r w:rsidRPr="007036CE">
              <w:rPr>
                <w:b/>
                <w:szCs w:val="24"/>
                <w:lang w:val="en-US"/>
              </w:rPr>
              <w:t>2</w:t>
            </w:r>
            <w:ins w:id="11428" w:author="Куклина Ю.В." w:date="2024-04-11T19:02:00Z">
              <w:r w:rsidRPr="007036CE">
                <w:rPr>
                  <w:b/>
                  <w:szCs w:val="24"/>
                  <w:lang w:val="en-US"/>
                </w:rPr>
                <w:t>:</w:t>
              </w:r>
              <w:r w:rsidRPr="007036CE">
                <w:rPr>
                  <w:lang w:val="en-US"/>
                </w:rPr>
                <w:t>SIGNKBK</w:t>
              </w:r>
            </w:ins>
          </w:p>
          <w:p w14:paraId="3748C518" w14:textId="77777777" w:rsidR="00194707" w:rsidRPr="007036CE" w:rsidRDefault="00194707" w:rsidP="00194707">
            <w:pPr>
              <w:pStyle w:val="GOSTTablenorm"/>
              <w:rPr>
                <w:ins w:id="11429" w:author="Куклина Ю.В." w:date="2024-04-11T19:04:00Z"/>
                <w:lang w:val="en-US"/>
              </w:rPr>
            </w:pPr>
            <w:ins w:id="11430" w:author="Куклина Ю.В." w:date="2024-04-11T19:04:00Z">
              <w:r w:rsidRPr="007036CE">
                <w:rPr>
                  <w:b/>
                  <w:szCs w:val="24"/>
                  <w:lang w:val="en-US"/>
                </w:rPr>
                <w:t>SECTION_</w:t>
              </w:r>
            </w:ins>
            <w:r w:rsidRPr="007036CE">
              <w:rPr>
                <w:b/>
                <w:szCs w:val="24"/>
                <w:lang w:val="en-US"/>
              </w:rPr>
              <w:t>3</w:t>
            </w:r>
            <w:ins w:id="11431" w:author="Куклина Ю.В." w:date="2024-04-11T19:04:00Z">
              <w:r w:rsidRPr="007036CE">
                <w:rPr>
                  <w:b/>
                  <w:szCs w:val="24"/>
                  <w:lang w:val="en-US"/>
                </w:rPr>
                <w:t>:</w:t>
              </w:r>
              <w:r w:rsidRPr="007036CE">
                <w:rPr>
                  <w:lang w:val="en-US"/>
                </w:rPr>
                <w:t>SIGNKBK</w:t>
              </w:r>
            </w:ins>
          </w:p>
          <w:p w14:paraId="7DBDF4A5" w14:textId="77777777" w:rsidR="00194707" w:rsidRPr="007036CE" w:rsidRDefault="00194707" w:rsidP="00194707">
            <w:pPr>
              <w:pStyle w:val="GOSTTablenorm"/>
              <w:rPr>
                <w:lang w:val="en-US"/>
              </w:rPr>
            </w:pPr>
            <w:ins w:id="11432" w:author="Куклина Ю.В." w:date="2024-04-11T19:04:00Z">
              <w:r w:rsidRPr="007036CE">
                <w:rPr>
                  <w:b/>
                  <w:szCs w:val="24"/>
                  <w:lang w:val="en-US"/>
                </w:rPr>
                <w:t>SECTION_</w:t>
              </w:r>
            </w:ins>
            <w:r w:rsidRPr="007036CE">
              <w:rPr>
                <w:b/>
                <w:szCs w:val="24"/>
                <w:lang w:val="en-US"/>
              </w:rPr>
              <w:t>4</w:t>
            </w:r>
            <w:ins w:id="11433" w:author="Куклина Ю.В." w:date="2024-04-11T19:04:00Z">
              <w:r w:rsidRPr="007036CE">
                <w:rPr>
                  <w:b/>
                  <w:szCs w:val="24"/>
                  <w:lang w:val="en-US"/>
                </w:rPr>
                <w:t>:</w:t>
              </w:r>
              <w:r w:rsidRPr="007036CE">
                <w:rPr>
                  <w:lang w:val="en-US"/>
                </w:rPr>
                <w:t>SIGNKBK</w:t>
              </w:r>
            </w:ins>
          </w:p>
          <w:p w14:paraId="7B5F505B" w14:textId="77777777" w:rsidR="00194707" w:rsidRPr="007036CE" w:rsidRDefault="00194707" w:rsidP="00194707">
            <w:pPr>
              <w:pStyle w:val="GOSTTablenorm"/>
            </w:pPr>
            <w:ins w:id="11434" w:author="Куклина Ю.В." w:date="2024-04-11T19:04:00Z">
              <w:r w:rsidRPr="007036CE">
                <w:rPr>
                  <w:b/>
                  <w:szCs w:val="24"/>
                  <w:lang w:val="en-US"/>
                </w:rPr>
                <w:t>SECTION_</w:t>
              </w:r>
            </w:ins>
            <w:r w:rsidRPr="007036CE">
              <w:rPr>
                <w:b/>
                <w:szCs w:val="24"/>
                <w:lang w:val="en-US"/>
              </w:rPr>
              <w:t>5</w:t>
            </w:r>
            <w:ins w:id="11435" w:author="Куклина Ю.В." w:date="2024-04-11T19:04:00Z">
              <w:r w:rsidRPr="007036CE">
                <w:rPr>
                  <w:b/>
                  <w:szCs w:val="24"/>
                  <w:lang w:val="en-US"/>
                </w:rPr>
                <w:t>:</w:t>
              </w:r>
              <w:r w:rsidRPr="007036CE">
                <w:rPr>
                  <w:lang w:val="en-US"/>
                </w:rPr>
                <w:t>SIGNKBK</w:t>
              </w:r>
            </w:ins>
          </w:p>
        </w:tc>
        <w:tc>
          <w:tcPr>
            <w:tcW w:w="1367" w:type="pct"/>
          </w:tcPr>
          <w:p w14:paraId="129A9AFD" w14:textId="77777777" w:rsidR="00194707" w:rsidRPr="007036CE" w:rsidRDefault="00194707" w:rsidP="00194707">
            <w:pPr>
              <w:pStyle w:val="GOSTTablenorm"/>
              <w:rPr>
                <w:szCs w:val="22"/>
              </w:rPr>
            </w:pPr>
            <w:r w:rsidRPr="007036CE">
              <w:t>При обработке раздела 2 заполняется из тега</w:t>
            </w:r>
            <w:r w:rsidRPr="007036CE">
              <w:rPr>
                <w:b/>
                <w:szCs w:val="24"/>
              </w:rPr>
              <w:t xml:space="preserve"> </w:t>
            </w:r>
            <w:ins w:id="11436" w:author="Куклина Ю.В." w:date="2024-04-11T19:02:00Z">
              <w:r w:rsidRPr="007036CE">
                <w:rPr>
                  <w:b/>
                  <w:szCs w:val="24"/>
                  <w:lang w:val="en-US"/>
                </w:rPr>
                <w:t>SECTION</w:t>
              </w:r>
              <w:r w:rsidRPr="007036CE">
                <w:rPr>
                  <w:b/>
                  <w:szCs w:val="24"/>
                </w:rPr>
                <w:t>_</w:t>
              </w:r>
            </w:ins>
            <w:r w:rsidRPr="007036CE">
              <w:rPr>
                <w:b/>
                <w:szCs w:val="24"/>
              </w:rPr>
              <w:t>2</w:t>
            </w:r>
            <w:ins w:id="11437" w:author="Куклина Ю.В." w:date="2024-04-11T19:02:00Z">
              <w:r w:rsidRPr="007036CE">
                <w:rPr>
                  <w:b/>
                  <w:szCs w:val="24"/>
                </w:rPr>
                <w:t>:</w:t>
              </w:r>
              <w:r w:rsidRPr="007036CE">
                <w:t>SIGNKBK</w:t>
              </w:r>
            </w:ins>
          </w:p>
          <w:p w14:paraId="50388CFD" w14:textId="77777777" w:rsidR="00194707" w:rsidRPr="007036CE" w:rsidRDefault="00194707" w:rsidP="00194707">
            <w:pPr>
              <w:pStyle w:val="GOSTTablenorm"/>
              <w:rPr>
                <w:szCs w:val="22"/>
              </w:rPr>
            </w:pPr>
            <w:r w:rsidRPr="007036CE">
              <w:t>При обработке раздела 3 заполняется из тега</w:t>
            </w:r>
            <w:r w:rsidRPr="007036CE">
              <w:rPr>
                <w:b/>
                <w:szCs w:val="24"/>
              </w:rPr>
              <w:t xml:space="preserve"> </w:t>
            </w:r>
            <w:ins w:id="11438" w:author="Куклина Ю.В." w:date="2024-04-11T19:02:00Z">
              <w:r w:rsidRPr="007036CE">
                <w:rPr>
                  <w:b/>
                  <w:szCs w:val="24"/>
                  <w:lang w:val="en-US"/>
                </w:rPr>
                <w:t>SECTION</w:t>
              </w:r>
              <w:r w:rsidRPr="007036CE">
                <w:rPr>
                  <w:b/>
                  <w:szCs w:val="24"/>
                </w:rPr>
                <w:t>_</w:t>
              </w:r>
            </w:ins>
            <w:r w:rsidRPr="007036CE">
              <w:rPr>
                <w:b/>
                <w:szCs w:val="24"/>
              </w:rPr>
              <w:t>3</w:t>
            </w:r>
            <w:ins w:id="11439" w:author="Куклина Ю.В." w:date="2024-04-11T19:02:00Z">
              <w:r w:rsidRPr="007036CE">
                <w:rPr>
                  <w:b/>
                  <w:szCs w:val="24"/>
                </w:rPr>
                <w:t>:</w:t>
              </w:r>
              <w:r w:rsidRPr="007036CE">
                <w:t>SIGNKBK</w:t>
              </w:r>
            </w:ins>
          </w:p>
          <w:p w14:paraId="24859EC7" w14:textId="77777777" w:rsidR="00194707" w:rsidRPr="007036CE" w:rsidRDefault="00194707" w:rsidP="00194707">
            <w:pPr>
              <w:pStyle w:val="GOSTTablenorm"/>
            </w:pPr>
            <w:r w:rsidRPr="007036CE">
              <w:t>При обработке раздела 4 заполняется из тега</w:t>
            </w:r>
            <w:r w:rsidRPr="007036CE">
              <w:rPr>
                <w:b/>
                <w:szCs w:val="24"/>
              </w:rPr>
              <w:t xml:space="preserve"> </w:t>
            </w:r>
            <w:ins w:id="11440" w:author="Куклина Ю.В." w:date="2024-04-11T19:02:00Z">
              <w:r w:rsidRPr="007036CE">
                <w:rPr>
                  <w:b/>
                  <w:szCs w:val="24"/>
                  <w:lang w:val="en-US"/>
                </w:rPr>
                <w:t>SECTION</w:t>
              </w:r>
              <w:r w:rsidRPr="007036CE">
                <w:rPr>
                  <w:b/>
                  <w:szCs w:val="24"/>
                </w:rPr>
                <w:t>_</w:t>
              </w:r>
            </w:ins>
            <w:r w:rsidRPr="007036CE">
              <w:rPr>
                <w:b/>
                <w:szCs w:val="24"/>
              </w:rPr>
              <w:t>4</w:t>
            </w:r>
            <w:ins w:id="11441" w:author="Куклина Ю.В." w:date="2024-04-11T19:02:00Z">
              <w:r w:rsidRPr="007036CE">
                <w:rPr>
                  <w:b/>
                  <w:szCs w:val="24"/>
                </w:rPr>
                <w:t>:</w:t>
              </w:r>
              <w:r w:rsidRPr="007036CE">
                <w:t>SIGNKBK</w:t>
              </w:r>
            </w:ins>
          </w:p>
          <w:p w14:paraId="3528FC1B" w14:textId="77777777" w:rsidR="00194707" w:rsidRPr="007036CE" w:rsidRDefault="00194707" w:rsidP="00194707">
            <w:pPr>
              <w:pStyle w:val="GOSTTablenorm"/>
            </w:pPr>
            <w:r w:rsidRPr="007036CE">
              <w:t>При обработке раздела 5 заполняется из тега</w:t>
            </w:r>
            <w:r w:rsidRPr="007036CE">
              <w:rPr>
                <w:b/>
                <w:szCs w:val="24"/>
              </w:rPr>
              <w:t xml:space="preserve"> </w:t>
            </w:r>
            <w:ins w:id="11442" w:author="Куклина Ю.В." w:date="2024-04-11T19:02:00Z">
              <w:r w:rsidRPr="007036CE">
                <w:rPr>
                  <w:b/>
                  <w:szCs w:val="24"/>
                  <w:lang w:val="en-US"/>
                </w:rPr>
                <w:t>SECTION</w:t>
              </w:r>
              <w:r w:rsidRPr="007036CE">
                <w:rPr>
                  <w:b/>
                  <w:szCs w:val="24"/>
                </w:rPr>
                <w:t>_</w:t>
              </w:r>
            </w:ins>
            <w:r w:rsidRPr="007036CE">
              <w:rPr>
                <w:b/>
                <w:szCs w:val="24"/>
              </w:rPr>
              <w:t>5</w:t>
            </w:r>
            <w:ins w:id="11443" w:author="Куклина Ю.В." w:date="2024-04-11T19:02:00Z">
              <w:r w:rsidRPr="007036CE">
                <w:rPr>
                  <w:b/>
                  <w:szCs w:val="24"/>
                </w:rPr>
                <w:t>:</w:t>
              </w:r>
              <w:r w:rsidRPr="007036CE">
                <w:t>SIGNKBK</w:t>
              </w:r>
            </w:ins>
          </w:p>
        </w:tc>
      </w:tr>
      <w:tr w:rsidR="00194707" w:rsidRPr="007036CE" w14:paraId="1A29A547" w14:textId="77777777" w:rsidTr="00B0621B">
        <w:tc>
          <w:tcPr>
            <w:tcW w:w="1105" w:type="pct"/>
          </w:tcPr>
          <w:p w14:paraId="71F747B6" w14:textId="77777777" w:rsidR="00194707" w:rsidRPr="007036CE" w:rsidRDefault="00194707" w:rsidP="00194707">
            <w:pPr>
              <w:pStyle w:val="GOSTTablenorm"/>
              <w:rPr>
                <w:szCs w:val="22"/>
              </w:rPr>
            </w:pPr>
            <w:r w:rsidRPr="007036CE">
              <w:rPr>
                <w:szCs w:val="22"/>
              </w:rPr>
              <w:t>КБК</w:t>
            </w:r>
          </w:p>
        </w:tc>
        <w:tc>
          <w:tcPr>
            <w:tcW w:w="302" w:type="pct"/>
          </w:tcPr>
          <w:p w14:paraId="36870AA7" w14:textId="77777777" w:rsidR="00194707" w:rsidRPr="007036CE" w:rsidRDefault="00194707" w:rsidP="00194707">
            <w:pPr>
              <w:pStyle w:val="GOSTTablenorm"/>
              <w:rPr>
                <w:szCs w:val="22"/>
              </w:rPr>
            </w:pPr>
            <w:ins w:id="11444" w:author="Куклина Ю.В." w:date="2024-04-11T22:51:00Z">
              <w:r w:rsidRPr="007036CE">
                <w:rPr>
                  <w:szCs w:val="22"/>
                </w:rPr>
                <w:t>Да</w:t>
              </w:r>
            </w:ins>
          </w:p>
        </w:tc>
        <w:tc>
          <w:tcPr>
            <w:tcW w:w="1105" w:type="pct"/>
          </w:tcPr>
          <w:p w14:paraId="75B0825B" w14:textId="77777777" w:rsidR="00194707" w:rsidRPr="007036CE" w:rsidRDefault="00194707" w:rsidP="00194707">
            <w:pPr>
              <w:pStyle w:val="GOSTTablenorm"/>
              <w:rPr>
                <w:szCs w:val="22"/>
              </w:rPr>
            </w:pPr>
            <w:r w:rsidRPr="007036CE">
              <w:rPr>
                <w:szCs w:val="22"/>
              </w:rPr>
              <w:t>КБК</w:t>
            </w:r>
          </w:p>
        </w:tc>
        <w:tc>
          <w:tcPr>
            <w:tcW w:w="1120" w:type="pct"/>
          </w:tcPr>
          <w:p w14:paraId="0F85C729" w14:textId="77777777" w:rsidR="00194707" w:rsidRPr="007036CE" w:rsidRDefault="00194707" w:rsidP="00194707">
            <w:pPr>
              <w:pStyle w:val="GOSTTablenorm"/>
              <w:rPr>
                <w:ins w:id="11445" w:author="Куклина Ю.В." w:date="2024-04-11T19:04:00Z"/>
                <w:szCs w:val="24"/>
                <w:lang w:val="en-US"/>
              </w:rPr>
            </w:pPr>
            <w:ins w:id="11446" w:author="Куклина Ю.В." w:date="2024-04-11T19:02:00Z">
              <w:r w:rsidRPr="007036CE">
                <w:rPr>
                  <w:b/>
                  <w:szCs w:val="24"/>
                  <w:lang w:val="en-US"/>
                </w:rPr>
                <w:t>SECTION_</w:t>
              </w:r>
            </w:ins>
            <w:r w:rsidRPr="007036CE">
              <w:rPr>
                <w:b/>
                <w:szCs w:val="24"/>
                <w:lang w:val="en-US"/>
              </w:rPr>
              <w:t>2</w:t>
            </w:r>
            <w:ins w:id="11447" w:author="Куклина Ю.В." w:date="2024-04-11T19:02:00Z">
              <w:r w:rsidRPr="007036CE">
                <w:rPr>
                  <w:b/>
                  <w:szCs w:val="24"/>
                  <w:lang w:val="en-US"/>
                </w:rPr>
                <w:t>:</w:t>
              </w:r>
              <w:r w:rsidRPr="007036CE">
                <w:rPr>
                  <w:szCs w:val="24"/>
                  <w:lang w:val="en-US"/>
                </w:rPr>
                <w:t>KBK</w:t>
              </w:r>
            </w:ins>
          </w:p>
          <w:p w14:paraId="1A362B2A" w14:textId="77777777" w:rsidR="00194707" w:rsidRPr="007036CE" w:rsidRDefault="00194707" w:rsidP="00194707">
            <w:pPr>
              <w:pStyle w:val="GOSTTablenorm"/>
              <w:rPr>
                <w:ins w:id="11448" w:author="Куклина Ю.В." w:date="2024-04-11T19:04:00Z"/>
                <w:szCs w:val="24"/>
                <w:lang w:val="en-US"/>
              </w:rPr>
            </w:pPr>
            <w:ins w:id="11449" w:author="Куклина Ю.В." w:date="2024-04-11T19:04:00Z">
              <w:r w:rsidRPr="007036CE">
                <w:rPr>
                  <w:b/>
                  <w:szCs w:val="24"/>
                  <w:lang w:val="en-US"/>
                </w:rPr>
                <w:t>SECTION_</w:t>
              </w:r>
            </w:ins>
            <w:r w:rsidRPr="007036CE">
              <w:rPr>
                <w:b/>
                <w:szCs w:val="24"/>
                <w:lang w:val="en-US"/>
              </w:rPr>
              <w:t>3</w:t>
            </w:r>
            <w:ins w:id="11450" w:author="Куклина Ю.В." w:date="2024-04-11T19:04:00Z">
              <w:r w:rsidRPr="007036CE">
                <w:rPr>
                  <w:b/>
                  <w:szCs w:val="24"/>
                  <w:lang w:val="en-US"/>
                </w:rPr>
                <w:t>:</w:t>
              </w:r>
              <w:r w:rsidRPr="007036CE">
                <w:rPr>
                  <w:szCs w:val="24"/>
                  <w:lang w:val="en-US"/>
                </w:rPr>
                <w:t>KBK</w:t>
              </w:r>
            </w:ins>
          </w:p>
          <w:p w14:paraId="2B22B7BC" w14:textId="77777777" w:rsidR="00194707" w:rsidRPr="007036CE" w:rsidRDefault="00194707" w:rsidP="00194707">
            <w:pPr>
              <w:pStyle w:val="GOSTTablenorm"/>
              <w:rPr>
                <w:szCs w:val="24"/>
                <w:lang w:val="en-US"/>
              </w:rPr>
            </w:pPr>
            <w:ins w:id="11451" w:author="Куклина Ю.В." w:date="2024-04-11T19:04:00Z">
              <w:r w:rsidRPr="007036CE">
                <w:rPr>
                  <w:b/>
                  <w:szCs w:val="24"/>
                  <w:lang w:val="en-US"/>
                </w:rPr>
                <w:t>SECTION_</w:t>
              </w:r>
            </w:ins>
            <w:r w:rsidRPr="007036CE">
              <w:rPr>
                <w:b/>
                <w:szCs w:val="24"/>
                <w:lang w:val="en-US"/>
              </w:rPr>
              <w:t>4</w:t>
            </w:r>
            <w:ins w:id="11452" w:author="Куклина Ю.В." w:date="2024-04-11T19:04:00Z">
              <w:r w:rsidRPr="007036CE">
                <w:rPr>
                  <w:b/>
                  <w:szCs w:val="24"/>
                  <w:lang w:val="en-US"/>
                </w:rPr>
                <w:t>:</w:t>
              </w:r>
              <w:r w:rsidRPr="007036CE">
                <w:rPr>
                  <w:szCs w:val="24"/>
                  <w:lang w:val="en-US"/>
                </w:rPr>
                <w:t>KBK</w:t>
              </w:r>
            </w:ins>
          </w:p>
          <w:p w14:paraId="6DEF7A17" w14:textId="77777777" w:rsidR="00194707" w:rsidRPr="007036CE" w:rsidRDefault="00194707" w:rsidP="00194707">
            <w:pPr>
              <w:pStyle w:val="GOSTTablenorm"/>
            </w:pPr>
            <w:ins w:id="11453" w:author="Куклина Ю.В." w:date="2024-04-11T19:04:00Z">
              <w:r w:rsidRPr="007036CE">
                <w:rPr>
                  <w:b/>
                  <w:szCs w:val="24"/>
                  <w:lang w:val="en-US"/>
                </w:rPr>
                <w:t>SECTION_</w:t>
              </w:r>
            </w:ins>
            <w:r w:rsidRPr="007036CE">
              <w:rPr>
                <w:b/>
                <w:szCs w:val="24"/>
                <w:lang w:val="en-US"/>
              </w:rPr>
              <w:t>5</w:t>
            </w:r>
            <w:ins w:id="11454" w:author="Куклина Ю.В." w:date="2024-04-11T19:04:00Z">
              <w:r w:rsidRPr="007036CE">
                <w:rPr>
                  <w:b/>
                  <w:szCs w:val="24"/>
                  <w:lang w:val="en-US"/>
                </w:rPr>
                <w:t>:</w:t>
              </w:r>
              <w:r w:rsidRPr="007036CE">
                <w:rPr>
                  <w:szCs w:val="24"/>
                  <w:lang w:val="en-US"/>
                </w:rPr>
                <w:t>KBK</w:t>
              </w:r>
            </w:ins>
          </w:p>
        </w:tc>
        <w:tc>
          <w:tcPr>
            <w:tcW w:w="1367" w:type="pct"/>
          </w:tcPr>
          <w:p w14:paraId="172BB98C" w14:textId="77777777" w:rsidR="00194707" w:rsidRPr="007036CE" w:rsidRDefault="00194707" w:rsidP="00194707">
            <w:pPr>
              <w:pStyle w:val="GOSTTablenorm"/>
              <w:rPr>
                <w:szCs w:val="22"/>
              </w:rPr>
            </w:pPr>
            <w:r w:rsidRPr="007036CE">
              <w:t>При обработке раздела 2 заполняется из тега</w:t>
            </w:r>
            <w:r w:rsidRPr="007036CE">
              <w:rPr>
                <w:b/>
                <w:szCs w:val="24"/>
              </w:rPr>
              <w:t xml:space="preserve"> </w:t>
            </w:r>
            <w:ins w:id="11455" w:author="Куклина Ю.В." w:date="2024-04-11T19:02:00Z">
              <w:r w:rsidRPr="007036CE">
                <w:rPr>
                  <w:b/>
                  <w:szCs w:val="24"/>
                  <w:lang w:val="en-US"/>
                </w:rPr>
                <w:t>SECTION</w:t>
              </w:r>
              <w:r w:rsidRPr="007036CE">
                <w:rPr>
                  <w:b/>
                  <w:szCs w:val="24"/>
                </w:rPr>
                <w:t>_</w:t>
              </w:r>
            </w:ins>
            <w:r w:rsidRPr="007036CE">
              <w:rPr>
                <w:b/>
                <w:szCs w:val="24"/>
              </w:rPr>
              <w:t>2</w:t>
            </w:r>
            <w:ins w:id="11456" w:author="Куклина Ю.В." w:date="2024-04-11T19:02:00Z">
              <w:r w:rsidRPr="007036CE">
                <w:rPr>
                  <w:b/>
                  <w:szCs w:val="24"/>
                </w:rPr>
                <w:t>:</w:t>
              </w:r>
              <w:r w:rsidRPr="007036CE">
                <w:rPr>
                  <w:szCs w:val="24"/>
                  <w:lang w:val="en-US"/>
                </w:rPr>
                <w:t>KBK</w:t>
              </w:r>
            </w:ins>
          </w:p>
          <w:p w14:paraId="0379E6A3" w14:textId="77777777" w:rsidR="00194707" w:rsidRPr="007036CE" w:rsidRDefault="00194707" w:rsidP="00194707">
            <w:pPr>
              <w:pStyle w:val="GOSTTablenorm"/>
              <w:rPr>
                <w:szCs w:val="22"/>
              </w:rPr>
            </w:pPr>
            <w:r w:rsidRPr="007036CE">
              <w:t>При обработке раздела 3 заполняется из тега</w:t>
            </w:r>
            <w:r w:rsidRPr="007036CE">
              <w:rPr>
                <w:b/>
                <w:szCs w:val="24"/>
              </w:rPr>
              <w:t xml:space="preserve"> </w:t>
            </w:r>
            <w:ins w:id="11457" w:author="Куклина Ю.В." w:date="2024-04-11T19:02:00Z">
              <w:r w:rsidRPr="007036CE">
                <w:rPr>
                  <w:b/>
                  <w:szCs w:val="24"/>
                  <w:lang w:val="en-US"/>
                </w:rPr>
                <w:t>SECTION</w:t>
              </w:r>
              <w:r w:rsidRPr="007036CE">
                <w:rPr>
                  <w:b/>
                  <w:szCs w:val="24"/>
                </w:rPr>
                <w:t>_</w:t>
              </w:r>
            </w:ins>
            <w:r w:rsidRPr="007036CE">
              <w:rPr>
                <w:b/>
                <w:szCs w:val="24"/>
              </w:rPr>
              <w:t>3</w:t>
            </w:r>
            <w:ins w:id="11458" w:author="Куклина Ю.В." w:date="2024-04-11T19:02:00Z">
              <w:r w:rsidRPr="007036CE">
                <w:rPr>
                  <w:b/>
                  <w:szCs w:val="24"/>
                </w:rPr>
                <w:t>:</w:t>
              </w:r>
              <w:r w:rsidRPr="007036CE">
                <w:rPr>
                  <w:szCs w:val="24"/>
                  <w:lang w:val="en-US"/>
                </w:rPr>
                <w:t>KBK</w:t>
              </w:r>
            </w:ins>
          </w:p>
          <w:p w14:paraId="7691A638" w14:textId="77777777" w:rsidR="00194707" w:rsidRPr="007036CE" w:rsidRDefault="00194707" w:rsidP="00194707">
            <w:pPr>
              <w:pStyle w:val="GOSTTablenorm"/>
              <w:rPr>
                <w:szCs w:val="24"/>
              </w:rPr>
            </w:pPr>
            <w:r w:rsidRPr="007036CE">
              <w:t>При обработке раздела 4 заполняется из тега</w:t>
            </w:r>
            <w:r w:rsidRPr="007036CE">
              <w:rPr>
                <w:b/>
                <w:szCs w:val="24"/>
              </w:rPr>
              <w:t xml:space="preserve"> </w:t>
            </w:r>
            <w:ins w:id="11459" w:author="Куклина Ю.В." w:date="2024-04-11T19:02:00Z">
              <w:r w:rsidRPr="007036CE">
                <w:rPr>
                  <w:b/>
                  <w:szCs w:val="24"/>
                  <w:lang w:val="en-US"/>
                </w:rPr>
                <w:t>SECTION</w:t>
              </w:r>
              <w:r w:rsidRPr="007036CE">
                <w:rPr>
                  <w:b/>
                  <w:szCs w:val="24"/>
                </w:rPr>
                <w:t>_</w:t>
              </w:r>
            </w:ins>
            <w:r w:rsidRPr="007036CE">
              <w:rPr>
                <w:b/>
                <w:szCs w:val="24"/>
              </w:rPr>
              <w:t>4</w:t>
            </w:r>
            <w:ins w:id="11460" w:author="Куклина Ю.В." w:date="2024-04-11T19:02:00Z">
              <w:r w:rsidRPr="007036CE">
                <w:rPr>
                  <w:b/>
                  <w:szCs w:val="24"/>
                </w:rPr>
                <w:t>:</w:t>
              </w:r>
              <w:r w:rsidRPr="007036CE">
                <w:rPr>
                  <w:szCs w:val="24"/>
                  <w:lang w:val="en-US"/>
                </w:rPr>
                <w:t>KBK</w:t>
              </w:r>
            </w:ins>
          </w:p>
          <w:p w14:paraId="4CA2BC96" w14:textId="77777777" w:rsidR="00194707" w:rsidRPr="007036CE" w:rsidRDefault="00194707" w:rsidP="00194707">
            <w:pPr>
              <w:pStyle w:val="GOSTTablenorm"/>
            </w:pPr>
            <w:r w:rsidRPr="007036CE">
              <w:t>При обработке раздела 5 заполняется из те</w:t>
            </w:r>
            <w:r w:rsidRPr="007036CE">
              <w:lastRenderedPageBreak/>
              <w:t>га</w:t>
            </w:r>
            <w:r w:rsidRPr="007036CE">
              <w:rPr>
                <w:b/>
                <w:szCs w:val="24"/>
              </w:rPr>
              <w:t xml:space="preserve"> </w:t>
            </w:r>
            <w:ins w:id="11461" w:author="Куклина Ю.В." w:date="2024-04-11T19:02:00Z">
              <w:r w:rsidRPr="007036CE">
                <w:rPr>
                  <w:b/>
                  <w:szCs w:val="24"/>
                  <w:lang w:val="en-US"/>
                </w:rPr>
                <w:t>SECTION</w:t>
              </w:r>
              <w:r w:rsidRPr="007036CE">
                <w:rPr>
                  <w:b/>
                  <w:szCs w:val="24"/>
                </w:rPr>
                <w:t>_</w:t>
              </w:r>
            </w:ins>
            <w:r w:rsidRPr="007036CE">
              <w:rPr>
                <w:b/>
                <w:szCs w:val="24"/>
              </w:rPr>
              <w:t>5</w:t>
            </w:r>
            <w:ins w:id="11462" w:author="Куклина Ю.В." w:date="2024-04-11T19:02:00Z">
              <w:r w:rsidRPr="007036CE">
                <w:rPr>
                  <w:b/>
                  <w:szCs w:val="24"/>
                </w:rPr>
                <w:t>:</w:t>
              </w:r>
              <w:r w:rsidRPr="007036CE">
                <w:rPr>
                  <w:szCs w:val="24"/>
                  <w:lang w:val="en-US"/>
                </w:rPr>
                <w:t>KBK</w:t>
              </w:r>
            </w:ins>
          </w:p>
        </w:tc>
      </w:tr>
      <w:tr w:rsidR="00194707" w:rsidRPr="007036CE" w14:paraId="5200908A" w14:textId="77777777" w:rsidTr="00B0621B">
        <w:tc>
          <w:tcPr>
            <w:tcW w:w="1105" w:type="pct"/>
          </w:tcPr>
          <w:p w14:paraId="4AB66604" w14:textId="77777777" w:rsidR="00194707" w:rsidRPr="007036CE" w:rsidRDefault="00194707" w:rsidP="00194707">
            <w:pPr>
              <w:pStyle w:val="GOSTTablenorm"/>
              <w:rPr>
                <w:szCs w:val="22"/>
              </w:rPr>
            </w:pPr>
            <w:r w:rsidRPr="007036CE">
              <w:rPr>
                <w:szCs w:val="22"/>
              </w:rPr>
              <w:lastRenderedPageBreak/>
              <w:t>Код_цели</w:t>
            </w:r>
          </w:p>
        </w:tc>
        <w:tc>
          <w:tcPr>
            <w:tcW w:w="302" w:type="pct"/>
          </w:tcPr>
          <w:p w14:paraId="52747D65" w14:textId="77777777" w:rsidR="00194707" w:rsidRPr="007036CE" w:rsidRDefault="00194707" w:rsidP="00194707">
            <w:pPr>
              <w:pStyle w:val="GOSTTablenorm"/>
              <w:rPr>
                <w:szCs w:val="22"/>
              </w:rPr>
            </w:pPr>
            <w:ins w:id="11463" w:author="Куклина Ю.В." w:date="2024-04-11T22:51:00Z">
              <w:r w:rsidRPr="007036CE">
                <w:rPr>
                  <w:szCs w:val="22"/>
                </w:rPr>
                <w:t>Да</w:t>
              </w:r>
            </w:ins>
          </w:p>
        </w:tc>
        <w:tc>
          <w:tcPr>
            <w:tcW w:w="1105" w:type="pct"/>
          </w:tcPr>
          <w:p w14:paraId="59FB72A4" w14:textId="77777777" w:rsidR="00194707" w:rsidRPr="007036CE" w:rsidRDefault="00194707" w:rsidP="00194707">
            <w:pPr>
              <w:pStyle w:val="GOSTTablenorm"/>
              <w:rPr>
                <w:szCs w:val="22"/>
              </w:rPr>
            </w:pPr>
            <w:r w:rsidRPr="007036CE">
              <w:rPr>
                <w:szCs w:val="22"/>
              </w:rPr>
              <w:t>Код цели (аналитический код)</w:t>
            </w:r>
          </w:p>
        </w:tc>
        <w:tc>
          <w:tcPr>
            <w:tcW w:w="1120" w:type="pct"/>
          </w:tcPr>
          <w:p w14:paraId="1E69ED73" w14:textId="77777777" w:rsidR="00194707" w:rsidRPr="007036CE" w:rsidRDefault="00194707" w:rsidP="00194707">
            <w:pPr>
              <w:pStyle w:val="GOSTTablenorm"/>
              <w:rPr>
                <w:szCs w:val="24"/>
                <w:lang w:val="en-US"/>
              </w:rPr>
            </w:pPr>
            <w:ins w:id="11464" w:author="Куклина Ю.В." w:date="2024-04-11T19:04:00Z">
              <w:r w:rsidRPr="007036CE">
                <w:rPr>
                  <w:b/>
                  <w:szCs w:val="24"/>
                  <w:lang w:val="en-US"/>
                </w:rPr>
                <w:t>SECTION_</w:t>
              </w:r>
              <w:del w:id="11465" w:author="Сатлер Марина Викторовна" w:date="2024-04-16T16:04:00Z">
                <w:r w:rsidRPr="007036CE" w:rsidDel="00911CA3">
                  <w:rPr>
                    <w:b/>
                    <w:szCs w:val="24"/>
                    <w:lang w:val="en-US"/>
                  </w:rPr>
                  <w:delText>2</w:delText>
                </w:r>
              </w:del>
            </w:ins>
            <w:ins w:id="11466" w:author="Сатлер Марина Викторовна" w:date="2024-04-16T16:04:00Z">
              <w:r w:rsidRPr="007036CE">
                <w:rPr>
                  <w:b/>
                  <w:szCs w:val="24"/>
                </w:rPr>
                <w:t>3</w:t>
              </w:r>
            </w:ins>
            <w:ins w:id="11467" w:author="Куклина Ю.В." w:date="2024-04-11T19:04:00Z">
              <w:r w:rsidRPr="007036CE">
                <w:rPr>
                  <w:b/>
                  <w:szCs w:val="24"/>
                  <w:lang w:val="en-US"/>
                </w:rPr>
                <w:t>:</w:t>
              </w:r>
              <w:r w:rsidRPr="007036CE">
                <w:rPr>
                  <w:szCs w:val="24"/>
                  <w:lang w:val="en-US"/>
                </w:rPr>
                <w:t>TARGETCODE</w:t>
              </w:r>
            </w:ins>
          </w:p>
          <w:p w14:paraId="60C70F85" w14:textId="77777777" w:rsidR="00194707" w:rsidRPr="007036CE" w:rsidRDefault="00194707" w:rsidP="00194707">
            <w:pPr>
              <w:pStyle w:val="GOSTTablenorm"/>
              <w:rPr>
                <w:szCs w:val="24"/>
                <w:lang w:val="en-US"/>
              </w:rPr>
            </w:pPr>
            <w:ins w:id="11468" w:author="Куклина Ю.В." w:date="2024-04-11T19:04:00Z">
              <w:r w:rsidRPr="007036CE">
                <w:rPr>
                  <w:b/>
                  <w:szCs w:val="24"/>
                  <w:lang w:val="en-US"/>
                </w:rPr>
                <w:t>SECTION_</w:t>
              </w:r>
            </w:ins>
            <w:r w:rsidRPr="007036CE">
              <w:rPr>
                <w:b/>
                <w:szCs w:val="24"/>
              </w:rPr>
              <w:t>5</w:t>
            </w:r>
            <w:ins w:id="11469" w:author="Куклина Ю.В." w:date="2024-04-11T19:04:00Z">
              <w:r w:rsidRPr="007036CE">
                <w:rPr>
                  <w:b/>
                  <w:szCs w:val="24"/>
                  <w:lang w:val="en-US"/>
                </w:rPr>
                <w:t>:</w:t>
              </w:r>
              <w:r w:rsidRPr="007036CE">
                <w:rPr>
                  <w:szCs w:val="24"/>
                  <w:lang w:val="en-US"/>
                </w:rPr>
                <w:t>TARGETCODE</w:t>
              </w:r>
            </w:ins>
          </w:p>
        </w:tc>
        <w:tc>
          <w:tcPr>
            <w:tcW w:w="1367" w:type="pct"/>
          </w:tcPr>
          <w:p w14:paraId="4FAB4ABD" w14:textId="77777777" w:rsidR="00194707" w:rsidRPr="007036CE" w:rsidRDefault="00194707" w:rsidP="00194707">
            <w:pPr>
              <w:pStyle w:val="GOSTTablenorm"/>
              <w:rPr>
                <w:szCs w:val="22"/>
              </w:rPr>
            </w:pPr>
            <w:r w:rsidRPr="007036CE">
              <w:t>При обработке раздела 2 заполняется из тега</w:t>
            </w:r>
            <w:r w:rsidRPr="007036CE">
              <w:rPr>
                <w:b/>
                <w:szCs w:val="24"/>
              </w:rPr>
              <w:t xml:space="preserve"> </w:t>
            </w:r>
            <w:ins w:id="11470" w:author="Куклина Ю.В." w:date="2024-04-11T19:02:00Z">
              <w:r w:rsidRPr="007036CE">
                <w:rPr>
                  <w:b/>
                  <w:szCs w:val="24"/>
                  <w:lang w:val="en-US"/>
                </w:rPr>
                <w:t>SECTION</w:t>
              </w:r>
              <w:r w:rsidRPr="007036CE">
                <w:rPr>
                  <w:b/>
                  <w:szCs w:val="24"/>
                </w:rPr>
                <w:t>_</w:t>
              </w:r>
            </w:ins>
            <w:del w:id="11471" w:author="Сатлер Марина Викторовна" w:date="2024-04-16T16:04:00Z">
              <w:r w:rsidRPr="007036CE" w:rsidDel="00911CA3">
                <w:rPr>
                  <w:b/>
                  <w:szCs w:val="24"/>
                </w:rPr>
                <w:delText>2</w:delText>
              </w:r>
            </w:del>
            <w:ins w:id="11472" w:author="Сатлер Марина Викторовна" w:date="2024-04-16T16:04:00Z">
              <w:r w:rsidRPr="007036CE">
                <w:rPr>
                  <w:b/>
                  <w:szCs w:val="24"/>
                </w:rPr>
                <w:t>3</w:t>
              </w:r>
            </w:ins>
            <w:ins w:id="11473" w:author="Куклина Ю.В." w:date="2024-04-11T19:04:00Z">
              <w:r w:rsidRPr="007036CE">
                <w:rPr>
                  <w:b/>
                  <w:szCs w:val="24"/>
                </w:rPr>
                <w:t>:</w:t>
              </w:r>
              <w:r w:rsidRPr="007036CE">
                <w:rPr>
                  <w:szCs w:val="24"/>
                  <w:lang w:val="en-US"/>
                </w:rPr>
                <w:t>TARGETCODE</w:t>
              </w:r>
            </w:ins>
          </w:p>
          <w:p w14:paraId="795F244D" w14:textId="77777777" w:rsidR="00194707" w:rsidRPr="007036CE" w:rsidRDefault="00194707" w:rsidP="00194707">
            <w:pPr>
              <w:pStyle w:val="GOSTTablenorm"/>
              <w:rPr>
                <w:szCs w:val="22"/>
              </w:rPr>
            </w:pPr>
            <w:r w:rsidRPr="007036CE">
              <w:t>При обработке раздела 5 заполняется из тега</w:t>
            </w:r>
            <w:r w:rsidRPr="007036CE">
              <w:rPr>
                <w:b/>
                <w:szCs w:val="24"/>
              </w:rPr>
              <w:t xml:space="preserve"> </w:t>
            </w:r>
            <w:ins w:id="11474" w:author="Куклина Ю.В." w:date="2024-04-11T19:02:00Z">
              <w:r w:rsidRPr="007036CE">
                <w:rPr>
                  <w:b/>
                  <w:szCs w:val="24"/>
                  <w:lang w:val="en-US"/>
                </w:rPr>
                <w:t>SECTION</w:t>
              </w:r>
              <w:r w:rsidRPr="007036CE">
                <w:rPr>
                  <w:b/>
                  <w:szCs w:val="24"/>
                </w:rPr>
                <w:t>_</w:t>
              </w:r>
            </w:ins>
            <w:r w:rsidRPr="007036CE">
              <w:rPr>
                <w:b/>
                <w:szCs w:val="24"/>
              </w:rPr>
              <w:t>5</w:t>
            </w:r>
            <w:ins w:id="11475" w:author="Куклина Ю.В." w:date="2024-04-11T19:04:00Z">
              <w:r w:rsidRPr="007036CE">
                <w:rPr>
                  <w:b/>
                  <w:szCs w:val="24"/>
                </w:rPr>
                <w:t>:</w:t>
              </w:r>
              <w:r w:rsidRPr="007036CE">
                <w:rPr>
                  <w:szCs w:val="24"/>
                  <w:lang w:val="en-US"/>
                </w:rPr>
                <w:t>TARGETCODE</w:t>
              </w:r>
            </w:ins>
          </w:p>
        </w:tc>
      </w:tr>
      <w:tr w:rsidR="00194707" w:rsidRPr="007036CE" w14:paraId="7F73712C" w14:textId="77777777" w:rsidTr="00B0621B">
        <w:tc>
          <w:tcPr>
            <w:tcW w:w="1105" w:type="pct"/>
          </w:tcPr>
          <w:p w14:paraId="7AB5CDA1" w14:textId="77777777" w:rsidR="00194707" w:rsidRPr="007036CE" w:rsidRDefault="00194707" w:rsidP="00194707">
            <w:pPr>
              <w:pStyle w:val="GOSTTablenorm"/>
              <w:rPr>
                <w:szCs w:val="22"/>
              </w:rPr>
            </w:pPr>
            <w:r w:rsidRPr="007036CE">
              <w:rPr>
                <w:szCs w:val="22"/>
              </w:rPr>
              <w:t>Код_ОКС</w:t>
            </w:r>
          </w:p>
        </w:tc>
        <w:tc>
          <w:tcPr>
            <w:tcW w:w="302" w:type="pct"/>
          </w:tcPr>
          <w:p w14:paraId="2B9E8EFA" w14:textId="77777777" w:rsidR="00194707" w:rsidRPr="007036CE" w:rsidRDefault="00194707" w:rsidP="00194707">
            <w:pPr>
              <w:pStyle w:val="GOSTTablenorm"/>
              <w:rPr>
                <w:szCs w:val="22"/>
              </w:rPr>
            </w:pPr>
            <w:r w:rsidRPr="007036CE">
              <w:rPr>
                <w:szCs w:val="22"/>
              </w:rPr>
              <w:t>Нет</w:t>
            </w:r>
          </w:p>
        </w:tc>
        <w:tc>
          <w:tcPr>
            <w:tcW w:w="1105" w:type="pct"/>
          </w:tcPr>
          <w:p w14:paraId="7CDFDF76" w14:textId="77777777" w:rsidR="00194707" w:rsidRPr="007036CE" w:rsidRDefault="00194707" w:rsidP="00194707">
            <w:pPr>
              <w:pStyle w:val="GOSTTablenorm"/>
              <w:rPr>
                <w:szCs w:val="22"/>
              </w:rPr>
            </w:pPr>
            <w:r w:rsidRPr="007036CE">
              <w:rPr>
                <w:szCs w:val="22"/>
              </w:rPr>
              <w:t>Код ОКС</w:t>
            </w:r>
          </w:p>
        </w:tc>
        <w:tc>
          <w:tcPr>
            <w:tcW w:w="1120" w:type="pct"/>
          </w:tcPr>
          <w:p w14:paraId="338CBF7C" w14:textId="77777777" w:rsidR="00194707" w:rsidRPr="007036CE" w:rsidRDefault="00194707" w:rsidP="00194707">
            <w:pPr>
              <w:pStyle w:val="GOSTTablenorm"/>
              <w:rPr>
                <w:szCs w:val="22"/>
                <w:lang w:val="en-US"/>
              </w:rPr>
            </w:pPr>
            <w:ins w:id="11476" w:author="Сатлер Марина Викторовна" w:date="2024-02-09T14:44:00Z">
              <w:r w:rsidRPr="007036CE">
                <w:rPr>
                  <w:b/>
                  <w:szCs w:val="24"/>
                  <w:lang w:val="en-US"/>
                </w:rPr>
                <w:t>SECTION_</w:t>
              </w:r>
            </w:ins>
            <w:r w:rsidRPr="007036CE">
              <w:rPr>
                <w:b/>
                <w:szCs w:val="24"/>
              </w:rPr>
              <w:t>5</w:t>
            </w:r>
            <w:ins w:id="11477" w:author="Сатлер Марина Викторовна" w:date="2024-02-09T14:44:00Z">
              <w:r w:rsidRPr="007036CE">
                <w:rPr>
                  <w:b/>
                  <w:szCs w:val="24"/>
                </w:rPr>
                <w:t>:</w:t>
              </w:r>
            </w:ins>
            <w:r w:rsidRPr="007036CE">
              <w:rPr>
                <w:szCs w:val="24"/>
                <w:lang w:val="en-US"/>
              </w:rPr>
              <w:t>OKSCODE</w:t>
            </w:r>
          </w:p>
        </w:tc>
        <w:tc>
          <w:tcPr>
            <w:tcW w:w="1367" w:type="pct"/>
          </w:tcPr>
          <w:p w14:paraId="399AB736" w14:textId="77777777" w:rsidR="00194707" w:rsidRPr="007036CE" w:rsidRDefault="00194707" w:rsidP="00194707">
            <w:pPr>
              <w:pStyle w:val="afffe"/>
              <w:ind w:firstLine="0"/>
              <w:rPr>
                <w:sz w:val="22"/>
                <w:szCs w:val="22"/>
              </w:rPr>
            </w:pPr>
            <w:r w:rsidRPr="007036CE">
              <w:t>-</w:t>
            </w:r>
          </w:p>
        </w:tc>
      </w:tr>
      <w:tr w:rsidR="00194707" w:rsidRPr="007036CE" w14:paraId="526D180A" w14:textId="77777777" w:rsidTr="00B0621B">
        <w:tc>
          <w:tcPr>
            <w:tcW w:w="1105" w:type="pct"/>
          </w:tcPr>
          <w:p w14:paraId="0AC9AE08" w14:textId="77777777" w:rsidR="00194707" w:rsidRPr="007036CE" w:rsidRDefault="00194707" w:rsidP="00194707">
            <w:pPr>
              <w:pStyle w:val="GOSTTablenorm"/>
              <w:rPr>
                <w:szCs w:val="22"/>
              </w:rPr>
            </w:pPr>
            <w:r w:rsidRPr="007036CE">
              <w:rPr>
                <w:szCs w:val="22"/>
              </w:rPr>
              <w:t>Тип_КБК</w:t>
            </w:r>
          </w:p>
        </w:tc>
        <w:tc>
          <w:tcPr>
            <w:tcW w:w="302" w:type="pct"/>
          </w:tcPr>
          <w:p w14:paraId="762624EC" w14:textId="77777777" w:rsidR="00194707" w:rsidRPr="007036CE" w:rsidRDefault="00194707" w:rsidP="00194707">
            <w:pPr>
              <w:pStyle w:val="GOSTTablenorm"/>
              <w:rPr>
                <w:szCs w:val="22"/>
              </w:rPr>
            </w:pPr>
            <w:ins w:id="11478" w:author="Куклина Ю.В." w:date="2024-04-11T22:51:00Z">
              <w:r w:rsidRPr="007036CE">
                <w:rPr>
                  <w:szCs w:val="22"/>
                </w:rPr>
                <w:t>Да</w:t>
              </w:r>
            </w:ins>
          </w:p>
        </w:tc>
        <w:tc>
          <w:tcPr>
            <w:tcW w:w="1105" w:type="pct"/>
          </w:tcPr>
          <w:p w14:paraId="30635E88" w14:textId="77777777" w:rsidR="00194707" w:rsidRPr="007036CE" w:rsidRDefault="00194707" w:rsidP="00194707">
            <w:pPr>
              <w:pStyle w:val="GOSTTablenorm"/>
              <w:rPr>
                <w:szCs w:val="22"/>
              </w:rPr>
            </w:pPr>
            <w:r w:rsidRPr="007036CE">
              <w:rPr>
                <w:szCs w:val="22"/>
              </w:rPr>
              <w:t>Тип КБК</w:t>
            </w:r>
          </w:p>
        </w:tc>
        <w:tc>
          <w:tcPr>
            <w:tcW w:w="1120" w:type="pct"/>
          </w:tcPr>
          <w:p w14:paraId="6F2E575A" w14:textId="77777777" w:rsidR="00194707" w:rsidRPr="007036CE" w:rsidRDefault="00194707" w:rsidP="00194707">
            <w:pPr>
              <w:pStyle w:val="GOSTTablenorm"/>
              <w:rPr>
                <w:ins w:id="11479" w:author="Куклина Ю.В." w:date="2024-04-11T19:04:00Z"/>
                <w:szCs w:val="24"/>
                <w:lang w:val="en-US"/>
              </w:rPr>
            </w:pPr>
            <w:ins w:id="11480" w:author="Куклина Ю.В." w:date="2024-04-11T19:02:00Z">
              <w:r w:rsidRPr="007036CE">
                <w:rPr>
                  <w:b/>
                  <w:szCs w:val="24"/>
                  <w:lang w:val="en-US"/>
                </w:rPr>
                <w:t>SECTION_</w:t>
              </w:r>
            </w:ins>
            <w:r w:rsidRPr="007036CE">
              <w:rPr>
                <w:b/>
                <w:szCs w:val="24"/>
                <w:lang w:val="en-US"/>
              </w:rPr>
              <w:t>2</w:t>
            </w:r>
            <w:ins w:id="11481" w:author="Куклина Ю.В." w:date="2024-04-11T19:02:00Z">
              <w:r w:rsidRPr="007036CE">
                <w:rPr>
                  <w:b/>
                  <w:szCs w:val="24"/>
                  <w:lang w:val="en-US"/>
                </w:rPr>
                <w:t>:</w:t>
              </w:r>
              <w:r w:rsidRPr="007036CE">
                <w:rPr>
                  <w:szCs w:val="24"/>
                  <w:lang w:val="en-US"/>
                </w:rPr>
                <w:t>TYPEKBK</w:t>
              </w:r>
            </w:ins>
          </w:p>
          <w:p w14:paraId="5FDA10A1" w14:textId="77777777" w:rsidR="00194707" w:rsidRPr="007036CE" w:rsidRDefault="00194707" w:rsidP="00194707">
            <w:pPr>
              <w:pStyle w:val="GOSTTablenorm"/>
              <w:rPr>
                <w:ins w:id="11482" w:author="Куклина Ю.В." w:date="2024-04-11T19:04:00Z"/>
                <w:szCs w:val="24"/>
                <w:lang w:val="en-US"/>
              </w:rPr>
            </w:pPr>
            <w:ins w:id="11483" w:author="Куклина Ю.В." w:date="2024-04-11T19:04:00Z">
              <w:r w:rsidRPr="007036CE">
                <w:rPr>
                  <w:b/>
                  <w:szCs w:val="24"/>
                  <w:lang w:val="en-US"/>
                </w:rPr>
                <w:t>SECTION_</w:t>
              </w:r>
            </w:ins>
            <w:r w:rsidRPr="007036CE">
              <w:rPr>
                <w:b/>
                <w:szCs w:val="24"/>
                <w:lang w:val="en-US"/>
              </w:rPr>
              <w:t>3</w:t>
            </w:r>
            <w:ins w:id="11484" w:author="Куклина Ю.В." w:date="2024-04-11T19:04:00Z">
              <w:r w:rsidRPr="007036CE">
                <w:rPr>
                  <w:b/>
                  <w:szCs w:val="24"/>
                  <w:lang w:val="en-US"/>
                </w:rPr>
                <w:t>:</w:t>
              </w:r>
              <w:r w:rsidRPr="007036CE">
                <w:rPr>
                  <w:szCs w:val="24"/>
                  <w:lang w:val="en-US"/>
                </w:rPr>
                <w:t>TYPEKBK</w:t>
              </w:r>
            </w:ins>
          </w:p>
          <w:p w14:paraId="4BBCD0EC" w14:textId="77777777" w:rsidR="00194707" w:rsidRPr="007036CE" w:rsidRDefault="00194707" w:rsidP="00194707">
            <w:pPr>
              <w:pStyle w:val="GOSTTablenorm"/>
              <w:rPr>
                <w:szCs w:val="24"/>
                <w:lang w:val="en-US"/>
              </w:rPr>
            </w:pPr>
            <w:ins w:id="11485" w:author="Куклина Ю.В." w:date="2024-04-11T19:04:00Z">
              <w:r w:rsidRPr="007036CE">
                <w:rPr>
                  <w:b/>
                  <w:szCs w:val="24"/>
                  <w:lang w:val="en-US"/>
                </w:rPr>
                <w:t>SECTION_</w:t>
              </w:r>
            </w:ins>
            <w:r w:rsidRPr="007036CE">
              <w:rPr>
                <w:b/>
                <w:szCs w:val="24"/>
                <w:lang w:val="en-US"/>
              </w:rPr>
              <w:t>4</w:t>
            </w:r>
            <w:ins w:id="11486" w:author="Куклина Ю.В." w:date="2024-04-11T19:04:00Z">
              <w:r w:rsidRPr="007036CE">
                <w:rPr>
                  <w:b/>
                  <w:szCs w:val="24"/>
                  <w:lang w:val="en-US"/>
                </w:rPr>
                <w:t>:</w:t>
              </w:r>
              <w:r w:rsidRPr="007036CE">
                <w:rPr>
                  <w:szCs w:val="24"/>
                  <w:lang w:val="en-US"/>
                </w:rPr>
                <w:t>TYPEKBK</w:t>
              </w:r>
            </w:ins>
          </w:p>
          <w:p w14:paraId="25A7BECF" w14:textId="77777777" w:rsidR="00194707" w:rsidRPr="007036CE" w:rsidRDefault="00194707" w:rsidP="00194707">
            <w:pPr>
              <w:pStyle w:val="GOSTTablenorm"/>
              <w:rPr>
                <w:szCs w:val="24"/>
                <w:lang w:val="en-US"/>
              </w:rPr>
            </w:pPr>
            <w:ins w:id="11487" w:author="Куклина Ю.В." w:date="2024-04-11T19:04:00Z">
              <w:r w:rsidRPr="007036CE">
                <w:rPr>
                  <w:b/>
                  <w:szCs w:val="24"/>
                  <w:lang w:val="en-US"/>
                </w:rPr>
                <w:t>SECTION_</w:t>
              </w:r>
            </w:ins>
            <w:r w:rsidRPr="007036CE">
              <w:rPr>
                <w:b/>
                <w:szCs w:val="24"/>
                <w:lang w:val="en-US"/>
              </w:rPr>
              <w:t>5</w:t>
            </w:r>
            <w:ins w:id="11488" w:author="Куклина Ю.В." w:date="2024-04-11T19:04:00Z">
              <w:r w:rsidRPr="007036CE">
                <w:rPr>
                  <w:b/>
                  <w:szCs w:val="24"/>
                  <w:lang w:val="en-US"/>
                </w:rPr>
                <w:t>:</w:t>
              </w:r>
              <w:r w:rsidRPr="007036CE">
                <w:rPr>
                  <w:szCs w:val="24"/>
                  <w:lang w:val="en-US"/>
                </w:rPr>
                <w:t>TYPEKBK</w:t>
              </w:r>
            </w:ins>
          </w:p>
        </w:tc>
        <w:tc>
          <w:tcPr>
            <w:tcW w:w="1367" w:type="pct"/>
          </w:tcPr>
          <w:p w14:paraId="2F4FD335" w14:textId="77777777" w:rsidR="00194707" w:rsidRPr="007036CE" w:rsidRDefault="00194707" w:rsidP="00194707">
            <w:pPr>
              <w:pStyle w:val="GOSTTablenorm"/>
              <w:rPr>
                <w:szCs w:val="22"/>
              </w:rPr>
            </w:pPr>
            <w:r w:rsidRPr="007036CE">
              <w:t>При обработке раздела 2 заполняется из тега</w:t>
            </w:r>
            <w:r w:rsidRPr="007036CE">
              <w:rPr>
                <w:b/>
                <w:szCs w:val="24"/>
              </w:rPr>
              <w:t xml:space="preserve"> </w:t>
            </w:r>
            <w:ins w:id="11489" w:author="Куклина Ю.В." w:date="2024-04-11T19:02:00Z">
              <w:r w:rsidRPr="007036CE">
                <w:rPr>
                  <w:b/>
                  <w:szCs w:val="24"/>
                  <w:lang w:val="en-US"/>
                </w:rPr>
                <w:t>SECTION</w:t>
              </w:r>
              <w:r w:rsidRPr="007036CE">
                <w:rPr>
                  <w:b/>
                  <w:szCs w:val="24"/>
                </w:rPr>
                <w:t>_</w:t>
              </w:r>
            </w:ins>
            <w:r w:rsidRPr="007036CE">
              <w:rPr>
                <w:b/>
                <w:szCs w:val="24"/>
              </w:rPr>
              <w:t>2</w:t>
            </w:r>
            <w:ins w:id="11490" w:author="Куклина Ю.В." w:date="2024-04-11T19:02:00Z">
              <w:r w:rsidRPr="007036CE">
                <w:rPr>
                  <w:b/>
                  <w:szCs w:val="24"/>
                </w:rPr>
                <w:t>:</w:t>
              </w:r>
              <w:r w:rsidRPr="007036CE">
                <w:rPr>
                  <w:szCs w:val="24"/>
                </w:rPr>
                <w:t>TYPEKBK</w:t>
              </w:r>
            </w:ins>
          </w:p>
          <w:p w14:paraId="24666116" w14:textId="77777777" w:rsidR="00194707" w:rsidRPr="007036CE" w:rsidRDefault="00194707" w:rsidP="00194707">
            <w:pPr>
              <w:pStyle w:val="GOSTTablenorm"/>
              <w:rPr>
                <w:szCs w:val="22"/>
              </w:rPr>
            </w:pPr>
            <w:r w:rsidRPr="007036CE">
              <w:t>При обработке раздела 3 заполняется из тега</w:t>
            </w:r>
            <w:r w:rsidRPr="007036CE">
              <w:rPr>
                <w:b/>
                <w:szCs w:val="24"/>
              </w:rPr>
              <w:t xml:space="preserve"> </w:t>
            </w:r>
            <w:ins w:id="11491" w:author="Куклина Ю.В." w:date="2024-04-11T19:02:00Z">
              <w:r w:rsidRPr="007036CE">
                <w:rPr>
                  <w:b/>
                  <w:szCs w:val="24"/>
                  <w:lang w:val="en-US"/>
                </w:rPr>
                <w:t>SECTION</w:t>
              </w:r>
              <w:r w:rsidRPr="007036CE">
                <w:rPr>
                  <w:b/>
                  <w:szCs w:val="24"/>
                </w:rPr>
                <w:t>_</w:t>
              </w:r>
            </w:ins>
            <w:r w:rsidRPr="007036CE">
              <w:rPr>
                <w:b/>
                <w:szCs w:val="24"/>
              </w:rPr>
              <w:t>3</w:t>
            </w:r>
            <w:ins w:id="11492" w:author="Куклина Ю.В." w:date="2024-04-11T19:02:00Z">
              <w:r w:rsidRPr="007036CE">
                <w:rPr>
                  <w:b/>
                  <w:szCs w:val="24"/>
                </w:rPr>
                <w:t>:</w:t>
              </w:r>
              <w:r w:rsidRPr="007036CE">
                <w:rPr>
                  <w:szCs w:val="24"/>
                </w:rPr>
                <w:t>TYPEKBK</w:t>
              </w:r>
            </w:ins>
          </w:p>
          <w:p w14:paraId="06A751C0" w14:textId="77777777" w:rsidR="00194707" w:rsidRPr="007036CE" w:rsidRDefault="00194707" w:rsidP="00194707">
            <w:pPr>
              <w:pStyle w:val="GOSTTablenorm"/>
              <w:rPr>
                <w:szCs w:val="24"/>
              </w:rPr>
            </w:pPr>
            <w:r w:rsidRPr="007036CE">
              <w:t>При обработке раздела 4 заполняется из тега</w:t>
            </w:r>
            <w:r w:rsidRPr="007036CE">
              <w:rPr>
                <w:b/>
                <w:szCs w:val="24"/>
              </w:rPr>
              <w:t xml:space="preserve"> </w:t>
            </w:r>
            <w:ins w:id="11493" w:author="Куклина Ю.В." w:date="2024-04-11T19:02:00Z">
              <w:r w:rsidRPr="007036CE">
                <w:rPr>
                  <w:b/>
                  <w:szCs w:val="24"/>
                  <w:lang w:val="en-US"/>
                </w:rPr>
                <w:t>SECTION</w:t>
              </w:r>
              <w:r w:rsidRPr="007036CE">
                <w:rPr>
                  <w:b/>
                  <w:szCs w:val="24"/>
                </w:rPr>
                <w:t>_</w:t>
              </w:r>
            </w:ins>
            <w:r w:rsidRPr="007036CE">
              <w:rPr>
                <w:b/>
                <w:szCs w:val="24"/>
              </w:rPr>
              <w:t>4</w:t>
            </w:r>
            <w:ins w:id="11494" w:author="Куклина Ю.В." w:date="2024-04-11T19:02:00Z">
              <w:r w:rsidRPr="007036CE">
                <w:rPr>
                  <w:b/>
                  <w:szCs w:val="24"/>
                </w:rPr>
                <w:t>:</w:t>
              </w:r>
              <w:r w:rsidRPr="007036CE">
                <w:rPr>
                  <w:szCs w:val="24"/>
                </w:rPr>
                <w:t>TYPEKBK</w:t>
              </w:r>
            </w:ins>
          </w:p>
          <w:p w14:paraId="5BF7F489" w14:textId="77777777" w:rsidR="00194707" w:rsidRPr="007036CE" w:rsidRDefault="00194707" w:rsidP="00194707">
            <w:pPr>
              <w:pStyle w:val="GOSTTablenorm"/>
            </w:pPr>
            <w:r w:rsidRPr="007036CE">
              <w:t>При обработке раздела 5 заполняется из тега</w:t>
            </w:r>
            <w:r w:rsidRPr="007036CE">
              <w:rPr>
                <w:b/>
                <w:szCs w:val="24"/>
              </w:rPr>
              <w:t xml:space="preserve"> </w:t>
            </w:r>
            <w:ins w:id="11495" w:author="Куклина Ю.В." w:date="2024-04-11T19:02:00Z">
              <w:r w:rsidRPr="007036CE">
                <w:rPr>
                  <w:b/>
                  <w:szCs w:val="24"/>
                  <w:lang w:val="en-US"/>
                </w:rPr>
                <w:t>SECTION</w:t>
              </w:r>
              <w:r w:rsidRPr="007036CE">
                <w:rPr>
                  <w:b/>
                  <w:szCs w:val="24"/>
                </w:rPr>
                <w:t>_</w:t>
              </w:r>
            </w:ins>
            <w:r w:rsidRPr="007036CE">
              <w:rPr>
                <w:b/>
                <w:szCs w:val="24"/>
              </w:rPr>
              <w:t>5</w:t>
            </w:r>
            <w:ins w:id="11496" w:author="Куклина Ю.В." w:date="2024-04-11T19:02:00Z">
              <w:r w:rsidRPr="007036CE">
                <w:rPr>
                  <w:b/>
                  <w:szCs w:val="24"/>
                </w:rPr>
                <w:t>:</w:t>
              </w:r>
              <w:r w:rsidRPr="007036CE">
                <w:rPr>
                  <w:szCs w:val="24"/>
                </w:rPr>
                <w:t>TYPEKBK</w:t>
              </w:r>
            </w:ins>
          </w:p>
        </w:tc>
      </w:tr>
      <w:tr w:rsidR="00194707" w:rsidRPr="007036CE" w14:paraId="0B1C0A9A" w14:textId="77777777" w:rsidTr="00B0621B">
        <w:tc>
          <w:tcPr>
            <w:tcW w:w="1105" w:type="pct"/>
          </w:tcPr>
          <w:p w14:paraId="3E402388" w14:textId="77777777" w:rsidR="00194707" w:rsidRPr="007036CE" w:rsidRDefault="00194707" w:rsidP="00194707">
            <w:pPr>
              <w:pStyle w:val="GOSTTablenorm"/>
              <w:rPr>
                <w:szCs w:val="22"/>
              </w:rPr>
            </w:pPr>
            <w:r w:rsidRPr="007036CE">
              <w:rPr>
                <w:szCs w:val="22"/>
              </w:rPr>
              <w:t>Укрупненный_КБК</w:t>
            </w:r>
          </w:p>
        </w:tc>
        <w:tc>
          <w:tcPr>
            <w:tcW w:w="302" w:type="pct"/>
          </w:tcPr>
          <w:p w14:paraId="3D9FE176" w14:textId="77777777" w:rsidR="00194707" w:rsidRPr="007036CE" w:rsidRDefault="00194707" w:rsidP="00194707">
            <w:pPr>
              <w:pStyle w:val="GOSTTablenorm"/>
              <w:rPr>
                <w:szCs w:val="22"/>
              </w:rPr>
            </w:pPr>
            <w:ins w:id="11497" w:author="Куклина Ю.В." w:date="2024-04-11T22:51:00Z">
              <w:r w:rsidRPr="007036CE">
                <w:rPr>
                  <w:szCs w:val="22"/>
                </w:rPr>
                <w:t>Да</w:t>
              </w:r>
            </w:ins>
          </w:p>
        </w:tc>
        <w:tc>
          <w:tcPr>
            <w:tcW w:w="1105" w:type="pct"/>
          </w:tcPr>
          <w:p w14:paraId="39994987" w14:textId="77777777" w:rsidR="00194707" w:rsidRPr="007036CE" w:rsidRDefault="00194707" w:rsidP="00194707">
            <w:pPr>
              <w:pStyle w:val="GOSTTablenorm"/>
              <w:rPr>
                <w:szCs w:val="22"/>
              </w:rPr>
            </w:pPr>
            <w:r w:rsidRPr="007036CE">
              <w:rPr>
                <w:szCs w:val="22"/>
              </w:rPr>
              <w:t>Укрупненный КБК</w:t>
            </w:r>
          </w:p>
        </w:tc>
        <w:tc>
          <w:tcPr>
            <w:tcW w:w="1120" w:type="pct"/>
          </w:tcPr>
          <w:p w14:paraId="48A69BD4" w14:textId="77777777" w:rsidR="00194707" w:rsidRPr="007036CE" w:rsidRDefault="00194707" w:rsidP="00194707">
            <w:pPr>
              <w:pStyle w:val="GOSTTablenorm"/>
              <w:rPr>
                <w:ins w:id="11498" w:author="Куклина Ю.В." w:date="2024-04-11T19:04:00Z"/>
                <w:szCs w:val="24"/>
                <w:lang w:val="en-US"/>
              </w:rPr>
            </w:pPr>
            <w:ins w:id="11499" w:author="Куклина Ю.В." w:date="2024-04-11T19:02:00Z">
              <w:r w:rsidRPr="007036CE">
                <w:rPr>
                  <w:b/>
                  <w:szCs w:val="24"/>
                  <w:lang w:val="en-US"/>
                </w:rPr>
                <w:t>SECTION_</w:t>
              </w:r>
            </w:ins>
            <w:r w:rsidRPr="007036CE">
              <w:rPr>
                <w:b/>
                <w:szCs w:val="24"/>
                <w:lang w:val="en-US"/>
              </w:rPr>
              <w:t>2</w:t>
            </w:r>
            <w:ins w:id="11500" w:author="Куклина Ю.В." w:date="2024-04-11T19:02:00Z">
              <w:r w:rsidRPr="007036CE">
                <w:rPr>
                  <w:b/>
                  <w:szCs w:val="24"/>
                  <w:lang w:val="en-US"/>
                </w:rPr>
                <w:t>:</w:t>
              </w:r>
              <w:r w:rsidRPr="007036CE">
                <w:rPr>
                  <w:szCs w:val="24"/>
                  <w:lang w:val="en-US"/>
                </w:rPr>
                <w:t>NULLKBK</w:t>
              </w:r>
            </w:ins>
          </w:p>
          <w:p w14:paraId="3AB50169" w14:textId="77777777" w:rsidR="00194707" w:rsidRPr="007036CE" w:rsidRDefault="00194707" w:rsidP="00194707">
            <w:pPr>
              <w:pStyle w:val="GOSTTablenorm"/>
              <w:rPr>
                <w:ins w:id="11501" w:author="Куклина Ю.В." w:date="2024-04-11T19:04:00Z"/>
                <w:szCs w:val="24"/>
                <w:lang w:val="en-US"/>
              </w:rPr>
            </w:pPr>
            <w:ins w:id="11502" w:author="Куклина Ю.В." w:date="2024-04-11T19:04:00Z">
              <w:r w:rsidRPr="007036CE">
                <w:rPr>
                  <w:b/>
                  <w:szCs w:val="24"/>
                  <w:lang w:val="en-US"/>
                </w:rPr>
                <w:t>SECTION_</w:t>
              </w:r>
            </w:ins>
            <w:r w:rsidRPr="007036CE">
              <w:rPr>
                <w:b/>
                <w:szCs w:val="24"/>
                <w:lang w:val="en-US"/>
              </w:rPr>
              <w:t>3</w:t>
            </w:r>
            <w:ins w:id="11503" w:author="Куклина Ю.В." w:date="2024-04-11T19:04:00Z">
              <w:r w:rsidRPr="007036CE">
                <w:rPr>
                  <w:b/>
                  <w:szCs w:val="24"/>
                  <w:lang w:val="en-US"/>
                </w:rPr>
                <w:t>:</w:t>
              </w:r>
              <w:r w:rsidRPr="007036CE">
                <w:rPr>
                  <w:szCs w:val="24"/>
                  <w:lang w:val="en-US"/>
                </w:rPr>
                <w:t>NULLKBK</w:t>
              </w:r>
            </w:ins>
          </w:p>
          <w:p w14:paraId="4D03FA7A" w14:textId="77777777" w:rsidR="00194707" w:rsidRPr="007036CE" w:rsidDel="00911CA3" w:rsidRDefault="00194707" w:rsidP="00194707">
            <w:pPr>
              <w:pStyle w:val="GOSTTablenorm"/>
              <w:rPr>
                <w:del w:id="11504" w:author="Сатлер Марина Викторовна" w:date="2024-04-16T16:05:00Z"/>
                <w:szCs w:val="24"/>
                <w:lang w:val="en-US"/>
              </w:rPr>
            </w:pPr>
            <w:ins w:id="11505" w:author="Куклина Ю.В." w:date="2024-04-11T19:04:00Z">
              <w:del w:id="11506" w:author="Сатлер Марина Викторовна" w:date="2024-04-16T16:05:00Z">
                <w:r w:rsidRPr="007036CE" w:rsidDel="00911CA3">
                  <w:rPr>
                    <w:b/>
                    <w:szCs w:val="24"/>
                    <w:lang w:val="en-US"/>
                  </w:rPr>
                  <w:delText>SECTION_</w:delText>
                </w:r>
              </w:del>
            </w:ins>
            <w:del w:id="11507" w:author="Сатлер Марина Викторовна" w:date="2024-04-16T16:05:00Z">
              <w:r w:rsidRPr="007036CE" w:rsidDel="00911CA3">
                <w:rPr>
                  <w:b/>
                  <w:szCs w:val="24"/>
                  <w:lang w:val="en-US"/>
                </w:rPr>
                <w:delText>4</w:delText>
              </w:r>
            </w:del>
            <w:ins w:id="11508" w:author="Куклина Ю.В." w:date="2024-04-11T19:04:00Z">
              <w:del w:id="11509" w:author="Сатлер Марина Викторовна" w:date="2024-04-16T16:05:00Z">
                <w:r w:rsidRPr="007036CE" w:rsidDel="00911CA3">
                  <w:rPr>
                    <w:b/>
                    <w:szCs w:val="24"/>
                    <w:lang w:val="en-US"/>
                  </w:rPr>
                  <w:delText>:</w:delText>
                </w:r>
                <w:r w:rsidRPr="007036CE" w:rsidDel="00911CA3">
                  <w:rPr>
                    <w:szCs w:val="24"/>
                    <w:lang w:val="en-US"/>
                  </w:rPr>
                  <w:delText>NULLKBK</w:delText>
                </w:r>
              </w:del>
            </w:ins>
          </w:p>
          <w:p w14:paraId="2CACF24A" w14:textId="77777777" w:rsidR="00194707" w:rsidRPr="007036CE" w:rsidRDefault="00194707" w:rsidP="00194707">
            <w:pPr>
              <w:pStyle w:val="GOSTTablenorm"/>
              <w:rPr>
                <w:szCs w:val="24"/>
              </w:rPr>
            </w:pPr>
            <w:ins w:id="11510" w:author="Куклина Ю.В." w:date="2024-04-11T19:04:00Z">
              <w:r w:rsidRPr="007036CE">
                <w:rPr>
                  <w:b/>
                  <w:szCs w:val="24"/>
                  <w:lang w:val="en-US"/>
                </w:rPr>
                <w:t>SECTION_</w:t>
              </w:r>
            </w:ins>
            <w:r w:rsidRPr="007036CE">
              <w:rPr>
                <w:b/>
                <w:szCs w:val="24"/>
                <w:lang w:val="en-US"/>
              </w:rPr>
              <w:t>5</w:t>
            </w:r>
            <w:ins w:id="11511" w:author="Куклина Ю.В." w:date="2024-04-11T19:04:00Z">
              <w:r w:rsidRPr="007036CE">
                <w:rPr>
                  <w:b/>
                  <w:szCs w:val="24"/>
                  <w:lang w:val="en-US"/>
                </w:rPr>
                <w:t>:</w:t>
              </w:r>
              <w:r w:rsidRPr="007036CE">
                <w:rPr>
                  <w:szCs w:val="24"/>
                  <w:lang w:val="en-US"/>
                </w:rPr>
                <w:t>NULLKBK</w:t>
              </w:r>
            </w:ins>
          </w:p>
        </w:tc>
        <w:tc>
          <w:tcPr>
            <w:tcW w:w="1367" w:type="pct"/>
          </w:tcPr>
          <w:p w14:paraId="01D7BDCE" w14:textId="77777777" w:rsidR="00194707" w:rsidRPr="007036CE" w:rsidRDefault="00194707" w:rsidP="00194707">
            <w:pPr>
              <w:pStyle w:val="GOSTTablenorm"/>
              <w:rPr>
                <w:szCs w:val="22"/>
              </w:rPr>
            </w:pPr>
            <w:r w:rsidRPr="007036CE">
              <w:t>При обработке раздела 2 заполняется из тега</w:t>
            </w:r>
            <w:r w:rsidRPr="007036CE">
              <w:rPr>
                <w:b/>
                <w:szCs w:val="24"/>
              </w:rPr>
              <w:t xml:space="preserve"> </w:t>
            </w:r>
            <w:ins w:id="11512" w:author="Куклина Ю.В." w:date="2024-04-11T19:02:00Z">
              <w:r w:rsidRPr="007036CE">
                <w:rPr>
                  <w:b/>
                  <w:szCs w:val="24"/>
                  <w:lang w:val="en-US"/>
                </w:rPr>
                <w:t>SECTION</w:t>
              </w:r>
              <w:r w:rsidRPr="007036CE">
                <w:rPr>
                  <w:b/>
                  <w:szCs w:val="24"/>
                </w:rPr>
                <w:t>_</w:t>
              </w:r>
            </w:ins>
            <w:r w:rsidRPr="007036CE">
              <w:rPr>
                <w:b/>
                <w:szCs w:val="24"/>
              </w:rPr>
              <w:t>2</w:t>
            </w:r>
            <w:ins w:id="11513" w:author="Куклина Ю.В." w:date="2024-04-11T19:02:00Z">
              <w:r w:rsidRPr="007036CE">
                <w:rPr>
                  <w:b/>
                  <w:szCs w:val="24"/>
                </w:rPr>
                <w:t>:</w:t>
              </w:r>
              <w:r w:rsidRPr="007036CE">
                <w:rPr>
                  <w:szCs w:val="24"/>
                </w:rPr>
                <w:t>NULLKBK</w:t>
              </w:r>
            </w:ins>
          </w:p>
          <w:p w14:paraId="4C992ECC" w14:textId="77777777" w:rsidR="00194707" w:rsidRPr="007036CE" w:rsidRDefault="00194707" w:rsidP="00194707">
            <w:pPr>
              <w:pStyle w:val="GOSTTablenorm"/>
              <w:rPr>
                <w:szCs w:val="22"/>
              </w:rPr>
            </w:pPr>
            <w:r w:rsidRPr="007036CE">
              <w:t>При обработке раздела 3 заполняется из тега</w:t>
            </w:r>
            <w:r w:rsidRPr="007036CE">
              <w:rPr>
                <w:b/>
                <w:szCs w:val="24"/>
              </w:rPr>
              <w:t xml:space="preserve"> </w:t>
            </w:r>
            <w:ins w:id="11514" w:author="Куклина Ю.В." w:date="2024-04-11T19:02:00Z">
              <w:r w:rsidRPr="007036CE">
                <w:rPr>
                  <w:b/>
                  <w:szCs w:val="24"/>
                  <w:lang w:val="en-US"/>
                </w:rPr>
                <w:t>SECTION</w:t>
              </w:r>
              <w:r w:rsidRPr="007036CE">
                <w:rPr>
                  <w:b/>
                  <w:szCs w:val="24"/>
                </w:rPr>
                <w:t>_</w:t>
              </w:r>
            </w:ins>
            <w:r w:rsidRPr="007036CE">
              <w:rPr>
                <w:b/>
                <w:szCs w:val="24"/>
              </w:rPr>
              <w:t>3</w:t>
            </w:r>
            <w:ins w:id="11515" w:author="Куклина Ю.В." w:date="2024-04-11T19:02:00Z">
              <w:r w:rsidRPr="007036CE">
                <w:rPr>
                  <w:b/>
                  <w:szCs w:val="24"/>
                </w:rPr>
                <w:t>:</w:t>
              </w:r>
              <w:r w:rsidRPr="007036CE">
                <w:rPr>
                  <w:szCs w:val="24"/>
                </w:rPr>
                <w:t>NULLKBK</w:t>
              </w:r>
            </w:ins>
          </w:p>
          <w:p w14:paraId="2BA53356" w14:textId="77777777" w:rsidR="00194707" w:rsidRPr="007036CE" w:rsidDel="00911CA3" w:rsidRDefault="00194707" w:rsidP="00194707">
            <w:pPr>
              <w:pStyle w:val="GOSTTablenorm"/>
              <w:rPr>
                <w:del w:id="11516" w:author="Сатлер Марина Викторовна" w:date="2024-04-16T16:05:00Z"/>
                <w:szCs w:val="24"/>
              </w:rPr>
            </w:pPr>
            <w:del w:id="11517" w:author="Сатлер Марина Викторовна" w:date="2024-04-16T16:05:00Z">
              <w:r w:rsidRPr="007036CE" w:rsidDel="00911CA3">
                <w:delText>При обработке раздела 4 заполняется из тега</w:delText>
              </w:r>
              <w:r w:rsidRPr="007036CE" w:rsidDel="00911CA3">
                <w:rPr>
                  <w:b/>
                  <w:szCs w:val="24"/>
                </w:rPr>
                <w:delText xml:space="preserve"> </w:delText>
              </w:r>
            </w:del>
            <w:ins w:id="11518" w:author="Куклина Ю.В." w:date="2024-04-11T19:02:00Z">
              <w:del w:id="11519" w:author="Сатлер Марина Викторовна" w:date="2024-04-16T16:05:00Z">
                <w:r w:rsidRPr="007036CE" w:rsidDel="00911CA3">
                  <w:rPr>
                    <w:b/>
                    <w:szCs w:val="24"/>
                    <w:lang w:val="en-US"/>
                  </w:rPr>
                  <w:delText>SECTION</w:delText>
                </w:r>
                <w:r w:rsidRPr="007036CE" w:rsidDel="00911CA3">
                  <w:rPr>
                    <w:b/>
                    <w:szCs w:val="24"/>
                  </w:rPr>
                  <w:delText>_</w:delText>
                </w:r>
              </w:del>
            </w:ins>
            <w:del w:id="11520" w:author="Сатлер Марина Викторовна" w:date="2024-04-16T16:05:00Z">
              <w:r w:rsidRPr="007036CE" w:rsidDel="00911CA3">
                <w:rPr>
                  <w:b/>
                  <w:szCs w:val="24"/>
                </w:rPr>
                <w:delText>4</w:delText>
              </w:r>
            </w:del>
            <w:ins w:id="11521" w:author="Куклина Ю.В." w:date="2024-04-11T19:02:00Z">
              <w:del w:id="11522" w:author="Сатлер Марина Викторовна" w:date="2024-04-16T16:05:00Z">
                <w:r w:rsidRPr="007036CE" w:rsidDel="00911CA3">
                  <w:rPr>
                    <w:b/>
                    <w:szCs w:val="24"/>
                  </w:rPr>
                  <w:delText>:</w:delText>
                </w:r>
                <w:r w:rsidRPr="007036CE" w:rsidDel="00911CA3">
                  <w:rPr>
                    <w:szCs w:val="24"/>
                  </w:rPr>
                  <w:delText>NULLKBK</w:delText>
                </w:r>
              </w:del>
            </w:ins>
          </w:p>
          <w:p w14:paraId="7BAF31F2" w14:textId="77777777" w:rsidR="00194707" w:rsidRPr="007036CE" w:rsidRDefault="00194707" w:rsidP="00194707">
            <w:pPr>
              <w:pStyle w:val="GOSTTablenorm"/>
            </w:pPr>
            <w:r w:rsidRPr="007036CE">
              <w:t>При обработке раздела 5 заполняется из тега</w:t>
            </w:r>
            <w:r w:rsidRPr="007036CE">
              <w:rPr>
                <w:b/>
                <w:szCs w:val="24"/>
              </w:rPr>
              <w:t xml:space="preserve"> </w:t>
            </w:r>
            <w:ins w:id="11523" w:author="Куклина Ю.В." w:date="2024-04-11T19:02:00Z">
              <w:r w:rsidRPr="007036CE">
                <w:rPr>
                  <w:b/>
                  <w:szCs w:val="24"/>
                  <w:lang w:val="en-US"/>
                </w:rPr>
                <w:t>SECTION</w:t>
              </w:r>
              <w:r w:rsidRPr="007036CE">
                <w:rPr>
                  <w:b/>
                  <w:szCs w:val="24"/>
                </w:rPr>
                <w:t>_</w:t>
              </w:r>
            </w:ins>
            <w:r w:rsidRPr="007036CE">
              <w:rPr>
                <w:b/>
                <w:szCs w:val="24"/>
              </w:rPr>
              <w:t>5</w:t>
            </w:r>
            <w:ins w:id="11524" w:author="Куклина Ю.В." w:date="2024-04-11T19:02:00Z">
              <w:r w:rsidRPr="007036CE">
                <w:rPr>
                  <w:b/>
                  <w:szCs w:val="24"/>
                </w:rPr>
                <w:t>:</w:t>
              </w:r>
              <w:r w:rsidRPr="007036CE">
                <w:rPr>
                  <w:szCs w:val="24"/>
                </w:rPr>
                <w:t>NULLKBK</w:t>
              </w:r>
            </w:ins>
          </w:p>
        </w:tc>
      </w:tr>
      <w:tr w:rsidR="00194707" w:rsidRPr="007036CE" w14:paraId="1ADCC96D" w14:textId="77777777" w:rsidTr="00B0621B">
        <w:tc>
          <w:tcPr>
            <w:tcW w:w="1105" w:type="pct"/>
          </w:tcPr>
          <w:p w14:paraId="4DCF68D2" w14:textId="77777777" w:rsidR="00194707" w:rsidRPr="007036CE" w:rsidRDefault="00194707" w:rsidP="00194707">
            <w:pPr>
              <w:pStyle w:val="GOSTTablenorm"/>
              <w:rPr>
                <w:szCs w:val="22"/>
              </w:rPr>
            </w:pPr>
            <w:r w:rsidRPr="007036CE">
              <w:rPr>
                <w:szCs w:val="22"/>
              </w:rPr>
              <w:t>Номер_ЛС</w:t>
            </w:r>
          </w:p>
        </w:tc>
        <w:tc>
          <w:tcPr>
            <w:tcW w:w="302" w:type="pct"/>
          </w:tcPr>
          <w:p w14:paraId="28F526F1" w14:textId="77777777" w:rsidR="00194707" w:rsidRPr="007036CE" w:rsidRDefault="00194707" w:rsidP="00194707">
            <w:pPr>
              <w:pStyle w:val="GOSTTablenorm"/>
              <w:rPr>
                <w:szCs w:val="22"/>
              </w:rPr>
            </w:pPr>
            <w:ins w:id="11525" w:author="Куклина Ю.В." w:date="2024-04-11T22:51:00Z">
              <w:r w:rsidRPr="007036CE">
                <w:rPr>
                  <w:szCs w:val="22"/>
                </w:rPr>
                <w:t>Да</w:t>
              </w:r>
            </w:ins>
          </w:p>
        </w:tc>
        <w:tc>
          <w:tcPr>
            <w:tcW w:w="1105" w:type="pct"/>
          </w:tcPr>
          <w:p w14:paraId="5FE3BF8B" w14:textId="77777777" w:rsidR="00194707" w:rsidRPr="007036CE" w:rsidRDefault="00194707" w:rsidP="00194707">
            <w:pPr>
              <w:pStyle w:val="GOSTTablenorm"/>
              <w:rPr>
                <w:szCs w:val="22"/>
              </w:rPr>
            </w:pPr>
            <w:r w:rsidRPr="007036CE">
              <w:rPr>
                <w:szCs w:val="22"/>
              </w:rPr>
              <w:t>ЛС</w:t>
            </w:r>
          </w:p>
        </w:tc>
        <w:tc>
          <w:tcPr>
            <w:tcW w:w="1120" w:type="pct"/>
          </w:tcPr>
          <w:p w14:paraId="3F382916" w14:textId="77777777" w:rsidR="00194707" w:rsidRPr="007036CE" w:rsidRDefault="00194707" w:rsidP="00194707">
            <w:pPr>
              <w:pStyle w:val="GOSTTablenorm"/>
              <w:rPr>
                <w:ins w:id="11526" w:author="Куклина Ю.В." w:date="2024-04-11T19:04:00Z"/>
                <w:szCs w:val="24"/>
                <w:lang w:val="en-US"/>
              </w:rPr>
            </w:pPr>
            <w:ins w:id="11527" w:author="Куклина Ю.В." w:date="2024-04-11T19:02:00Z">
              <w:r w:rsidRPr="007036CE">
                <w:rPr>
                  <w:b/>
                  <w:szCs w:val="24"/>
                  <w:lang w:val="en-US"/>
                </w:rPr>
                <w:t>SECTION_</w:t>
              </w:r>
            </w:ins>
            <w:r w:rsidRPr="007036CE">
              <w:rPr>
                <w:b/>
                <w:szCs w:val="24"/>
                <w:lang w:val="en-US"/>
              </w:rPr>
              <w:t>2</w:t>
            </w:r>
            <w:ins w:id="11528" w:author="Куклина Ю.В." w:date="2024-04-11T19:02:00Z">
              <w:r w:rsidRPr="007036CE">
                <w:rPr>
                  <w:b/>
                  <w:szCs w:val="24"/>
                  <w:lang w:val="en-US"/>
                </w:rPr>
                <w:t>:</w:t>
              </w:r>
              <w:r w:rsidRPr="007036CE">
                <w:rPr>
                  <w:szCs w:val="24"/>
                  <w:lang w:val="en-US"/>
                </w:rPr>
                <w:t>PA</w:t>
              </w:r>
            </w:ins>
          </w:p>
          <w:p w14:paraId="688D18EA" w14:textId="77777777" w:rsidR="00194707" w:rsidRPr="007036CE" w:rsidRDefault="00194707" w:rsidP="00194707">
            <w:pPr>
              <w:pStyle w:val="GOSTTablenorm"/>
              <w:rPr>
                <w:ins w:id="11529" w:author="Куклина Ю.В." w:date="2024-04-11T19:04:00Z"/>
                <w:szCs w:val="24"/>
                <w:lang w:val="en-US"/>
              </w:rPr>
            </w:pPr>
            <w:ins w:id="11530" w:author="Куклина Ю.В." w:date="2024-04-11T19:04:00Z">
              <w:r w:rsidRPr="007036CE">
                <w:rPr>
                  <w:b/>
                  <w:szCs w:val="24"/>
                  <w:lang w:val="en-US"/>
                </w:rPr>
                <w:t>SECTION_</w:t>
              </w:r>
            </w:ins>
            <w:r w:rsidRPr="007036CE">
              <w:rPr>
                <w:b/>
                <w:szCs w:val="24"/>
                <w:lang w:val="en-US"/>
              </w:rPr>
              <w:t>3</w:t>
            </w:r>
            <w:ins w:id="11531" w:author="Куклина Ю.В." w:date="2024-04-11T19:04:00Z">
              <w:r w:rsidRPr="007036CE">
                <w:rPr>
                  <w:b/>
                  <w:szCs w:val="24"/>
                  <w:lang w:val="en-US"/>
                </w:rPr>
                <w:t>:</w:t>
              </w:r>
              <w:r w:rsidRPr="007036CE">
                <w:rPr>
                  <w:szCs w:val="24"/>
                  <w:lang w:val="en-US"/>
                </w:rPr>
                <w:t>PA</w:t>
              </w:r>
            </w:ins>
          </w:p>
          <w:p w14:paraId="0801C6BE" w14:textId="77777777" w:rsidR="00194707" w:rsidRPr="007036CE" w:rsidRDefault="00194707" w:rsidP="00194707">
            <w:pPr>
              <w:pStyle w:val="GOSTTablenorm"/>
              <w:rPr>
                <w:szCs w:val="24"/>
                <w:lang w:val="en-US"/>
              </w:rPr>
            </w:pPr>
            <w:ins w:id="11532" w:author="Куклина Ю.В." w:date="2024-04-11T19:04:00Z">
              <w:r w:rsidRPr="007036CE">
                <w:rPr>
                  <w:b/>
                  <w:szCs w:val="24"/>
                  <w:lang w:val="en-US"/>
                </w:rPr>
                <w:t>SECTION_</w:t>
              </w:r>
            </w:ins>
            <w:r w:rsidRPr="007036CE">
              <w:rPr>
                <w:b/>
                <w:szCs w:val="24"/>
                <w:lang w:val="en-US"/>
              </w:rPr>
              <w:t>4</w:t>
            </w:r>
            <w:ins w:id="11533" w:author="Куклина Ю.В." w:date="2024-04-11T19:04:00Z">
              <w:r w:rsidRPr="007036CE">
                <w:rPr>
                  <w:b/>
                  <w:szCs w:val="24"/>
                  <w:lang w:val="en-US"/>
                </w:rPr>
                <w:t>:</w:t>
              </w:r>
              <w:r w:rsidRPr="007036CE">
                <w:rPr>
                  <w:szCs w:val="24"/>
                  <w:lang w:val="en-US"/>
                </w:rPr>
                <w:t>PA</w:t>
              </w:r>
            </w:ins>
          </w:p>
          <w:p w14:paraId="4732128F" w14:textId="77777777" w:rsidR="00194707" w:rsidRPr="007036CE" w:rsidRDefault="00194707" w:rsidP="00194707">
            <w:pPr>
              <w:pStyle w:val="GOSTTablenorm"/>
              <w:rPr>
                <w:szCs w:val="24"/>
              </w:rPr>
            </w:pPr>
            <w:ins w:id="11534" w:author="Куклина Ю.В." w:date="2024-04-11T19:04:00Z">
              <w:r w:rsidRPr="007036CE">
                <w:rPr>
                  <w:b/>
                  <w:szCs w:val="24"/>
                  <w:lang w:val="en-US"/>
                </w:rPr>
                <w:t>SECTION_</w:t>
              </w:r>
            </w:ins>
            <w:r w:rsidRPr="007036CE">
              <w:rPr>
                <w:b/>
                <w:szCs w:val="24"/>
              </w:rPr>
              <w:t>5</w:t>
            </w:r>
            <w:ins w:id="11535" w:author="Куклина Ю.В." w:date="2024-04-11T19:04:00Z">
              <w:r w:rsidRPr="007036CE">
                <w:rPr>
                  <w:b/>
                  <w:szCs w:val="24"/>
                  <w:lang w:val="en-US"/>
                </w:rPr>
                <w:t>:</w:t>
              </w:r>
              <w:r w:rsidRPr="007036CE">
                <w:rPr>
                  <w:szCs w:val="24"/>
                  <w:lang w:val="en-US"/>
                </w:rPr>
                <w:t>PA</w:t>
              </w:r>
            </w:ins>
          </w:p>
        </w:tc>
        <w:tc>
          <w:tcPr>
            <w:tcW w:w="1367" w:type="pct"/>
          </w:tcPr>
          <w:p w14:paraId="66FEBFE1" w14:textId="77777777" w:rsidR="00194707" w:rsidRPr="007036CE" w:rsidRDefault="00194707" w:rsidP="00194707">
            <w:pPr>
              <w:pStyle w:val="GOSTTablenorm"/>
              <w:rPr>
                <w:szCs w:val="22"/>
              </w:rPr>
            </w:pPr>
            <w:r w:rsidRPr="007036CE">
              <w:t>При обработке раздела 2 заполняется из тега</w:t>
            </w:r>
            <w:r w:rsidRPr="007036CE">
              <w:rPr>
                <w:b/>
                <w:szCs w:val="24"/>
              </w:rPr>
              <w:t xml:space="preserve"> </w:t>
            </w:r>
            <w:ins w:id="11536" w:author="Куклина Ю.В." w:date="2024-04-11T19:02:00Z">
              <w:r w:rsidRPr="007036CE">
                <w:rPr>
                  <w:b/>
                  <w:szCs w:val="24"/>
                  <w:lang w:val="en-US"/>
                </w:rPr>
                <w:t>SECTION</w:t>
              </w:r>
              <w:r w:rsidRPr="007036CE">
                <w:rPr>
                  <w:b/>
                  <w:szCs w:val="24"/>
                </w:rPr>
                <w:t>_</w:t>
              </w:r>
            </w:ins>
            <w:r w:rsidRPr="007036CE">
              <w:rPr>
                <w:b/>
                <w:szCs w:val="24"/>
              </w:rPr>
              <w:t>2</w:t>
            </w:r>
            <w:ins w:id="11537" w:author="Куклина Ю.В." w:date="2024-04-11T19:02:00Z">
              <w:r w:rsidRPr="007036CE">
                <w:rPr>
                  <w:b/>
                  <w:szCs w:val="24"/>
                </w:rPr>
                <w:t>:</w:t>
              </w:r>
              <w:r w:rsidRPr="007036CE">
                <w:rPr>
                  <w:szCs w:val="24"/>
                  <w:lang w:val="en-US"/>
                </w:rPr>
                <w:t>PA</w:t>
              </w:r>
            </w:ins>
          </w:p>
          <w:p w14:paraId="561402F6" w14:textId="77777777" w:rsidR="00194707" w:rsidRPr="007036CE" w:rsidRDefault="00194707" w:rsidP="00194707">
            <w:pPr>
              <w:pStyle w:val="GOSTTablenorm"/>
              <w:rPr>
                <w:szCs w:val="22"/>
              </w:rPr>
            </w:pPr>
            <w:r w:rsidRPr="007036CE">
              <w:t>При обработке раздела 3 заполняется из тега</w:t>
            </w:r>
            <w:r w:rsidRPr="007036CE">
              <w:rPr>
                <w:b/>
                <w:szCs w:val="24"/>
              </w:rPr>
              <w:t xml:space="preserve"> </w:t>
            </w:r>
            <w:ins w:id="11538" w:author="Куклина Ю.В." w:date="2024-04-11T19:02:00Z">
              <w:r w:rsidRPr="007036CE">
                <w:rPr>
                  <w:b/>
                  <w:szCs w:val="24"/>
                  <w:lang w:val="en-US"/>
                </w:rPr>
                <w:t>SECTION</w:t>
              </w:r>
              <w:r w:rsidRPr="007036CE">
                <w:rPr>
                  <w:b/>
                  <w:szCs w:val="24"/>
                </w:rPr>
                <w:t>_</w:t>
              </w:r>
            </w:ins>
            <w:r w:rsidRPr="007036CE">
              <w:rPr>
                <w:b/>
                <w:szCs w:val="24"/>
              </w:rPr>
              <w:t>3</w:t>
            </w:r>
            <w:ins w:id="11539" w:author="Куклина Ю.В." w:date="2024-04-11T19:02:00Z">
              <w:r w:rsidRPr="007036CE">
                <w:rPr>
                  <w:b/>
                  <w:szCs w:val="24"/>
                </w:rPr>
                <w:t>:</w:t>
              </w:r>
              <w:r w:rsidRPr="007036CE">
                <w:rPr>
                  <w:szCs w:val="24"/>
                  <w:lang w:val="en-US"/>
                </w:rPr>
                <w:t>PA</w:t>
              </w:r>
            </w:ins>
          </w:p>
          <w:p w14:paraId="58C28A9B" w14:textId="77777777" w:rsidR="00194707" w:rsidRPr="007036CE" w:rsidRDefault="00194707" w:rsidP="00194707">
            <w:pPr>
              <w:pStyle w:val="GOSTTablenorm"/>
              <w:rPr>
                <w:szCs w:val="24"/>
              </w:rPr>
            </w:pPr>
            <w:r w:rsidRPr="007036CE">
              <w:t>При обработке раздела 4 заполняется из те</w:t>
            </w:r>
            <w:r w:rsidRPr="007036CE">
              <w:lastRenderedPageBreak/>
              <w:t>га</w:t>
            </w:r>
            <w:r w:rsidRPr="007036CE">
              <w:rPr>
                <w:b/>
                <w:szCs w:val="24"/>
              </w:rPr>
              <w:t xml:space="preserve"> </w:t>
            </w:r>
            <w:ins w:id="11540" w:author="Куклина Ю.В." w:date="2024-04-11T19:02:00Z">
              <w:r w:rsidRPr="007036CE">
                <w:rPr>
                  <w:b/>
                  <w:szCs w:val="24"/>
                  <w:lang w:val="en-US"/>
                </w:rPr>
                <w:t>SECTION</w:t>
              </w:r>
              <w:r w:rsidRPr="007036CE">
                <w:rPr>
                  <w:b/>
                  <w:szCs w:val="24"/>
                </w:rPr>
                <w:t>_</w:t>
              </w:r>
            </w:ins>
            <w:r w:rsidRPr="007036CE">
              <w:rPr>
                <w:b/>
                <w:szCs w:val="24"/>
              </w:rPr>
              <w:t>4</w:t>
            </w:r>
            <w:ins w:id="11541" w:author="Куклина Ю.В." w:date="2024-04-11T19:02:00Z">
              <w:r w:rsidRPr="007036CE">
                <w:rPr>
                  <w:b/>
                  <w:szCs w:val="24"/>
                </w:rPr>
                <w:t>:</w:t>
              </w:r>
              <w:r w:rsidRPr="007036CE">
                <w:rPr>
                  <w:szCs w:val="24"/>
                  <w:lang w:val="en-US"/>
                </w:rPr>
                <w:t>PA</w:t>
              </w:r>
            </w:ins>
          </w:p>
          <w:p w14:paraId="3A4C4416" w14:textId="77777777" w:rsidR="00194707" w:rsidRPr="007036CE" w:rsidRDefault="00194707" w:rsidP="00194707">
            <w:pPr>
              <w:pStyle w:val="GOSTTablenorm"/>
            </w:pPr>
            <w:r w:rsidRPr="007036CE">
              <w:t>При обработке раздела 5 заполняется из тега</w:t>
            </w:r>
            <w:r w:rsidRPr="007036CE">
              <w:rPr>
                <w:b/>
                <w:szCs w:val="24"/>
              </w:rPr>
              <w:t xml:space="preserve"> </w:t>
            </w:r>
            <w:ins w:id="11542" w:author="Куклина Ю.В." w:date="2024-04-11T19:02:00Z">
              <w:r w:rsidRPr="007036CE">
                <w:rPr>
                  <w:b/>
                  <w:szCs w:val="24"/>
                  <w:lang w:val="en-US"/>
                </w:rPr>
                <w:t>SECTION</w:t>
              </w:r>
              <w:r w:rsidRPr="007036CE">
                <w:rPr>
                  <w:b/>
                  <w:szCs w:val="24"/>
                </w:rPr>
                <w:t>_</w:t>
              </w:r>
            </w:ins>
            <w:r w:rsidRPr="007036CE">
              <w:rPr>
                <w:b/>
                <w:szCs w:val="24"/>
              </w:rPr>
              <w:t>5</w:t>
            </w:r>
            <w:ins w:id="11543" w:author="Куклина Ю.В." w:date="2024-04-11T19:02:00Z">
              <w:r w:rsidRPr="007036CE">
                <w:rPr>
                  <w:b/>
                  <w:szCs w:val="24"/>
                </w:rPr>
                <w:t>:</w:t>
              </w:r>
              <w:r w:rsidRPr="007036CE">
                <w:rPr>
                  <w:szCs w:val="24"/>
                  <w:lang w:val="en-US"/>
                </w:rPr>
                <w:t>PA</w:t>
              </w:r>
            </w:ins>
          </w:p>
        </w:tc>
      </w:tr>
      <w:tr w:rsidR="00194707" w:rsidRPr="007036CE" w14:paraId="5B1B5A5D" w14:textId="77777777" w:rsidTr="00B0621B">
        <w:tc>
          <w:tcPr>
            <w:tcW w:w="1105" w:type="pct"/>
          </w:tcPr>
          <w:p w14:paraId="23280E60" w14:textId="77777777" w:rsidR="00194707" w:rsidRPr="007036CE" w:rsidRDefault="00194707" w:rsidP="00194707">
            <w:pPr>
              <w:pStyle w:val="GOSTTablenorm"/>
              <w:rPr>
                <w:szCs w:val="22"/>
              </w:rPr>
            </w:pPr>
            <w:r w:rsidRPr="007036CE">
              <w:rPr>
                <w:szCs w:val="22"/>
              </w:rPr>
              <w:lastRenderedPageBreak/>
              <w:t>Код_контура</w:t>
            </w:r>
          </w:p>
        </w:tc>
        <w:tc>
          <w:tcPr>
            <w:tcW w:w="302" w:type="pct"/>
          </w:tcPr>
          <w:p w14:paraId="52BC400E" w14:textId="77777777" w:rsidR="00194707" w:rsidRPr="007036CE" w:rsidRDefault="00194707" w:rsidP="00194707">
            <w:pPr>
              <w:pStyle w:val="GOSTTablenorm"/>
              <w:rPr>
                <w:szCs w:val="22"/>
              </w:rPr>
            </w:pPr>
            <w:ins w:id="11544" w:author="Куклина Ю.В." w:date="2024-04-11T22:51:00Z">
              <w:r w:rsidRPr="007036CE">
                <w:rPr>
                  <w:szCs w:val="22"/>
                </w:rPr>
                <w:t>Да</w:t>
              </w:r>
            </w:ins>
          </w:p>
        </w:tc>
        <w:tc>
          <w:tcPr>
            <w:tcW w:w="1105" w:type="pct"/>
          </w:tcPr>
          <w:p w14:paraId="1AF2485B" w14:textId="77777777" w:rsidR="00194707" w:rsidRPr="007036CE" w:rsidRDefault="00194707" w:rsidP="00194707">
            <w:pPr>
              <w:pStyle w:val="GOSTTablenorm"/>
              <w:rPr>
                <w:szCs w:val="22"/>
              </w:rPr>
            </w:pPr>
            <w:r w:rsidRPr="007036CE">
              <w:rPr>
                <w:szCs w:val="22"/>
              </w:rPr>
              <w:t>Контур</w:t>
            </w:r>
          </w:p>
        </w:tc>
        <w:tc>
          <w:tcPr>
            <w:tcW w:w="1120" w:type="pct"/>
          </w:tcPr>
          <w:p w14:paraId="5BCE9AC8" w14:textId="77777777" w:rsidR="00194707" w:rsidRPr="007036CE" w:rsidRDefault="00194707" w:rsidP="00194707">
            <w:pPr>
              <w:pStyle w:val="GOSTTablenorm"/>
              <w:rPr>
                <w:ins w:id="11545" w:author="Куклина Ю.В." w:date="2024-04-11T19:05:00Z"/>
                <w:szCs w:val="22"/>
                <w:lang w:val="en-US"/>
              </w:rPr>
            </w:pPr>
            <w:ins w:id="11546" w:author="Куклина Ю.В." w:date="2024-04-11T19:02:00Z">
              <w:r w:rsidRPr="007036CE">
                <w:rPr>
                  <w:b/>
                  <w:szCs w:val="24"/>
                  <w:lang w:val="en-US"/>
                </w:rPr>
                <w:t>SECTION_</w:t>
              </w:r>
            </w:ins>
            <w:r w:rsidRPr="007036CE">
              <w:rPr>
                <w:b/>
                <w:szCs w:val="24"/>
                <w:lang w:val="en-US"/>
              </w:rPr>
              <w:t>2</w:t>
            </w:r>
            <w:ins w:id="11547" w:author="Куклина Ю.В." w:date="2024-04-11T19:02:00Z">
              <w:r w:rsidRPr="007036CE">
                <w:rPr>
                  <w:b/>
                  <w:szCs w:val="24"/>
                  <w:lang w:val="en-US"/>
                </w:rPr>
                <w:t>:</w:t>
              </w:r>
              <w:r w:rsidRPr="007036CE">
                <w:rPr>
                  <w:szCs w:val="22"/>
                  <w:lang w:val="en-US"/>
                </w:rPr>
                <w:t>CONTUR</w:t>
              </w:r>
            </w:ins>
          </w:p>
          <w:p w14:paraId="2014CEB0" w14:textId="77777777" w:rsidR="00194707" w:rsidRPr="007036CE" w:rsidRDefault="00194707" w:rsidP="00194707">
            <w:pPr>
              <w:pStyle w:val="GOSTTablenorm"/>
              <w:rPr>
                <w:ins w:id="11548" w:author="Куклина Ю.В." w:date="2024-04-11T19:05:00Z"/>
                <w:szCs w:val="22"/>
                <w:lang w:val="en-US"/>
              </w:rPr>
            </w:pPr>
            <w:ins w:id="11549" w:author="Куклина Ю.В." w:date="2024-04-11T19:05:00Z">
              <w:r w:rsidRPr="007036CE">
                <w:rPr>
                  <w:b/>
                  <w:szCs w:val="24"/>
                  <w:lang w:val="en-US"/>
                </w:rPr>
                <w:t>SECTION_</w:t>
              </w:r>
            </w:ins>
            <w:r w:rsidRPr="007036CE">
              <w:rPr>
                <w:b/>
                <w:szCs w:val="24"/>
                <w:lang w:val="en-US"/>
              </w:rPr>
              <w:t>3</w:t>
            </w:r>
            <w:ins w:id="11550" w:author="Куклина Ю.В." w:date="2024-04-11T19:05:00Z">
              <w:r w:rsidRPr="007036CE">
                <w:rPr>
                  <w:b/>
                  <w:szCs w:val="24"/>
                  <w:lang w:val="en-US"/>
                </w:rPr>
                <w:t>:</w:t>
              </w:r>
              <w:r w:rsidRPr="007036CE">
                <w:rPr>
                  <w:szCs w:val="22"/>
                  <w:lang w:val="en-US"/>
                </w:rPr>
                <w:t>CONTUR</w:t>
              </w:r>
            </w:ins>
          </w:p>
          <w:p w14:paraId="5949FC38" w14:textId="77777777" w:rsidR="00194707" w:rsidRPr="007036CE" w:rsidRDefault="00194707" w:rsidP="00194707">
            <w:pPr>
              <w:pStyle w:val="GOSTTablenorm"/>
              <w:rPr>
                <w:szCs w:val="22"/>
                <w:lang w:val="en-US"/>
              </w:rPr>
            </w:pPr>
            <w:ins w:id="11551" w:author="Куклина Ю.В." w:date="2024-04-11T19:05:00Z">
              <w:r w:rsidRPr="007036CE">
                <w:rPr>
                  <w:b/>
                  <w:szCs w:val="24"/>
                  <w:lang w:val="en-US"/>
                </w:rPr>
                <w:t>SECTION_</w:t>
              </w:r>
            </w:ins>
            <w:r w:rsidRPr="007036CE">
              <w:rPr>
                <w:b/>
                <w:szCs w:val="24"/>
                <w:lang w:val="en-US"/>
              </w:rPr>
              <w:t>4</w:t>
            </w:r>
            <w:ins w:id="11552" w:author="Куклина Ю.В." w:date="2024-04-11T19:05:00Z">
              <w:r w:rsidRPr="007036CE">
                <w:rPr>
                  <w:b/>
                  <w:szCs w:val="24"/>
                  <w:lang w:val="en-US"/>
                </w:rPr>
                <w:t>:</w:t>
              </w:r>
              <w:r w:rsidRPr="007036CE">
                <w:rPr>
                  <w:szCs w:val="22"/>
                  <w:lang w:val="en-US"/>
                </w:rPr>
                <w:t>CONTUR</w:t>
              </w:r>
            </w:ins>
          </w:p>
          <w:p w14:paraId="065DD8B9" w14:textId="77777777" w:rsidR="00194707" w:rsidRPr="007036CE" w:rsidRDefault="00194707" w:rsidP="00194707">
            <w:pPr>
              <w:pStyle w:val="GOSTTablenorm"/>
              <w:rPr>
                <w:szCs w:val="24"/>
                <w:lang w:val="en-US"/>
              </w:rPr>
            </w:pPr>
            <w:ins w:id="11553" w:author="Куклина Ю.В." w:date="2024-04-11T19:05:00Z">
              <w:r w:rsidRPr="007036CE">
                <w:rPr>
                  <w:b/>
                  <w:szCs w:val="24"/>
                  <w:lang w:val="en-US"/>
                </w:rPr>
                <w:t>SECTION_</w:t>
              </w:r>
            </w:ins>
            <w:r w:rsidRPr="007036CE">
              <w:rPr>
                <w:b/>
                <w:szCs w:val="24"/>
                <w:lang w:val="en-US"/>
              </w:rPr>
              <w:t>5</w:t>
            </w:r>
            <w:ins w:id="11554" w:author="Куклина Ю.В." w:date="2024-04-11T19:05:00Z">
              <w:r w:rsidRPr="007036CE">
                <w:rPr>
                  <w:b/>
                  <w:szCs w:val="24"/>
                  <w:lang w:val="en-US"/>
                </w:rPr>
                <w:t>:</w:t>
              </w:r>
              <w:r w:rsidRPr="007036CE">
                <w:rPr>
                  <w:szCs w:val="22"/>
                  <w:lang w:val="en-US"/>
                </w:rPr>
                <w:t>CONTUR</w:t>
              </w:r>
            </w:ins>
          </w:p>
        </w:tc>
        <w:tc>
          <w:tcPr>
            <w:tcW w:w="1367" w:type="pct"/>
          </w:tcPr>
          <w:p w14:paraId="594FE5A8" w14:textId="77777777" w:rsidR="00194707" w:rsidRPr="007036CE" w:rsidRDefault="00194707" w:rsidP="00194707">
            <w:pPr>
              <w:pStyle w:val="GOSTTablenorm"/>
              <w:rPr>
                <w:szCs w:val="22"/>
              </w:rPr>
            </w:pPr>
            <w:r w:rsidRPr="007036CE">
              <w:t>При обработке раздела 2 заполняется из тега</w:t>
            </w:r>
            <w:r w:rsidRPr="007036CE">
              <w:rPr>
                <w:b/>
                <w:szCs w:val="24"/>
              </w:rPr>
              <w:t xml:space="preserve"> </w:t>
            </w:r>
            <w:ins w:id="11555" w:author="Куклина Ю.В." w:date="2024-04-11T19:02:00Z">
              <w:r w:rsidRPr="007036CE">
                <w:rPr>
                  <w:b/>
                  <w:szCs w:val="24"/>
                  <w:lang w:val="en-US"/>
                </w:rPr>
                <w:t>SECTION</w:t>
              </w:r>
              <w:r w:rsidRPr="007036CE">
                <w:rPr>
                  <w:b/>
                  <w:szCs w:val="24"/>
                </w:rPr>
                <w:t>_</w:t>
              </w:r>
            </w:ins>
            <w:r w:rsidRPr="007036CE">
              <w:rPr>
                <w:b/>
                <w:szCs w:val="24"/>
              </w:rPr>
              <w:t>2</w:t>
            </w:r>
            <w:ins w:id="11556" w:author="Куклина Ю.В." w:date="2024-04-11T19:02:00Z">
              <w:r w:rsidRPr="007036CE">
                <w:rPr>
                  <w:b/>
                  <w:szCs w:val="24"/>
                </w:rPr>
                <w:t>:</w:t>
              </w:r>
              <w:r w:rsidRPr="007036CE">
                <w:rPr>
                  <w:szCs w:val="22"/>
                  <w:lang w:val="en-US"/>
                </w:rPr>
                <w:t>CONTUR</w:t>
              </w:r>
            </w:ins>
          </w:p>
          <w:p w14:paraId="692A3D90" w14:textId="77777777" w:rsidR="00194707" w:rsidRPr="007036CE" w:rsidRDefault="00194707" w:rsidP="00194707">
            <w:pPr>
              <w:pStyle w:val="GOSTTablenorm"/>
              <w:rPr>
                <w:szCs w:val="22"/>
              </w:rPr>
            </w:pPr>
            <w:r w:rsidRPr="007036CE">
              <w:t>При обработке раздела 3 заполняется из тега</w:t>
            </w:r>
            <w:r w:rsidRPr="007036CE">
              <w:rPr>
                <w:b/>
                <w:szCs w:val="24"/>
              </w:rPr>
              <w:t xml:space="preserve"> </w:t>
            </w:r>
            <w:ins w:id="11557" w:author="Куклина Ю.В." w:date="2024-04-11T19:02:00Z">
              <w:r w:rsidRPr="007036CE">
                <w:rPr>
                  <w:b/>
                  <w:szCs w:val="24"/>
                  <w:lang w:val="en-US"/>
                </w:rPr>
                <w:t>SECTION</w:t>
              </w:r>
              <w:r w:rsidRPr="007036CE">
                <w:rPr>
                  <w:b/>
                  <w:szCs w:val="24"/>
                </w:rPr>
                <w:t>_</w:t>
              </w:r>
            </w:ins>
            <w:r w:rsidRPr="007036CE">
              <w:rPr>
                <w:b/>
                <w:szCs w:val="24"/>
              </w:rPr>
              <w:t>3</w:t>
            </w:r>
            <w:ins w:id="11558" w:author="Куклина Ю.В." w:date="2024-04-11T19:02:00Z">
              <w:r w:rsidRPr="007036CE">
                <w:rPr>
                  <w:b/>
                  <w:szCs w:val="24"/>
                </w:rPr>
                <w:t>:</w:t>
              </w:r>
              <w:r w:rsidRPr="007036CE">
                <w:rPr>
                  <w:szCs w:val="22"/>
                  <w:lang w:val="en-US"/>
                </w:rPr>
                <w:t>CONTUR</w:t>
              </w:r>
            </w:ins>
          </w:p>
          <w:p w14:paraId="1488ADDC" w14:textId="77777777" w:rsidR="00194707" w:rsidRPr="007036CE" w:rsidRDefault="00194707" w:rsidP="00194707">
            <w:pPr>
              <w:pStyle w:val="GOSTTablenorm"/>
              <w:rPr>
                <w:szCs w:val="22"/>
              </w:rPr>
            </w:pPr>
            <w:r w:rsidRPr="007036CE">
              <w:t>При обработке раздела 4 заполняется из тега</w:t>
            </w:r>
            <w:r w:rsidRPr="007036CE">
              <w:rPr>
                <w:b/>
                <w:szCs w:val="24"/>
              </w:rPr>
              <w:t xml:space="preserve"> </w:t>
            </w:r>
            <w:ins w:id="11559" w:author="Куклина Ю.В." w:date="2024-04-11T19:02:00Z">
              <w:r w:rsidRPr="007036CE">
                <w:rPr>
                  <w:b/>
                  <w:szCs w:val="24"/>
                  <w:lang w:val="en-US"/>
                </w:rPr>
                <w:t>SECTION</w:t>
              </w:r>
              <w:r w:rsidRPr="007036CE">
                <w:rPr>
                  <w:b/>
                  <w:szCs w:val="24"/>
                </w:rPr>
                <w:t>_</w:t>
              </w:r>
            </w:ins>
            <w:r w:rsidRPr="007036CE">
              <w:rPr>
                <w:b/>
                <w:szCs w:val="24"/>
              </w:rPr>
              <w:t>4</w:t>
            </w:r>
            <w:ins w:id="11560" w:author="Куклина Ю.В." w:date="2024-04-11T19:02:00Z">
              <w:r w:rsidRPr="007036CE">
                <w:rPr>
                  <w:b/>
                  <w:szCs w:val="24"/>
                </w:rPr>
                <w:t>:</w:t>
              </w:r>
              <w:r w:rsidRPr="007036CE">
                <w:rPr>
                  <w:szCs w:val="22"/>
                  <w:lang w:val="en-US"/>
                </w:rPr>
                <w:t>CONTUR</w:t>
              </w:r>
            </w:ins>
          </w:p>
          <w:p w14:paraId="5A827DA7" w14:textId="77777777" w:rsidR="00194707" w:rsidRPr="007036CE" w:rsidRDefault="00194707" w:rsidP="00194707">
            <w:pPr>
              <w:pStyle w:val="GOSTTablenorm"/>
            </w:pPr>
            <w:r w:rsidRPr="007036CE">
              <w:t>При обработке раздела 5 заполняется из тега</w:t>
            </w:r>
            <w:r w:rsidRPr="007036CE">
              <w:rPr>
                <w:b/>
                <w:szCs w:val="24"/>
              </w:rPr>
              <w:t xml:space="preserve"> </w:t>
            </w:r>
            <w:ins w:id="11561" w:author="Куклина Ю.В." w:date="2024-04-11T19:02:00Z">
              <w:r w:rsidRPr="007036CE">
                <w:rPr>
                  <w:b/>
                  <w:szCs w:val="24"/>
                  <w:lang w:val="en-US"/>
                </w:rPr>
                <w:t>SECTION</w:t>
              </w:r>
              <w:r w:rsidRPr="007036CE">
                <w:rPr>
                  <w:b/>
                  <w:szCs w:val="24"/>
                </w:rPr>
                <w:t>_</w:t>
              </w:r>
            </w:ins>
            <w:r w:rsidRPr="007036CE">
              <w:rPr>
                <w:b/>
                <w:szCs w:val="24"/>
              </w:rPr>
              <w:t>5</w:t>
            </w:r>
            <w:ins w:id="11562" w:author="Куклина Ю.В." w:date="2024-04-11T19:02:00Z">
              <w:r w:rsidRPr="007036CE">
                <w:rPr>
                  <w:b/>
                  <w:szCs w:val="24"/>
                </w:rPr>
                <w:t>:</w:t>
              </w:r>
              <w:r w:rsidRPr="007036CE">
                <w:rPr>
                  <w:szCs w:val="22"/>
                  <w:lang w:val="en-US"/>
                </w:rPr>
                <w:t>CONTUR</w:t>
              </w:r>
            </w:ins>
          </w:p>
        </w:tc>
      </w:tr>
      <w:tr w:rsidR="00194707" w:rsidRPr="007036CE" w14:paraId="02F678AB" w14:textId="77777777" w:rsidTr="00B0621B">
        <w:tc>
          <w:tcPr>
            <w:tcW w:w="1105" w:type="pct"/>
          </w:tcPr>
          <w:p w14:paraId="436694CD" w14:textId="77777777" w:rsidR="00194707" w:rsidRPr="007036CE" w:rsidRDefault="00194707" w:rsidP="00194707">
            <w:pPr>
              <w:pStyle w:val="GOSTTablenorm"/>
              <w:rPr>
                <w:szCs w:val="22"/>
              </w:rPr>
            </w:pPr>
            <w:ins w:id="11563" w:author="Сатлер Марина Викторовна" w:date="2024-02-13T15:35:00Z">
              <w:r w:rsidRPr="007036CE">
                <w:t>Сумма_текущий_руб</w:t>
              </w:r>
            </w:ins>
          </w:p>
        </w:tc>
        <w:tc>
          <w:tcPr>
            <w:tcW w:w="302" w:type="pct"/>
          </w:tcPr>
          <w:p w14:paraId="51674F58" w14:textId="77777777" w:rsidR="00194707" w:rsidRPr="007036CE" w:rsidRDefault="00194707" w:rsidP="00194707">
            <w:pPr>
              <w:pStyle w:val="GOSTTablenorm"/>
              <w:rPr>
                <w:szCs w:val="22"/>
              </w:rPr>
            </w:pPr>
            <w:ins w:id="11564" w:author="Куклина Ю.В." w:date="2024-04-11T22:51:00Z">
              <w:r w:rsidRPr="007036CE">
                <w:rPr>
                  <w:szCs w:val="22"/>
                </w:rPr>
                <w:t>Да</w:t>
              </w:r>
            </w:ins>
          </w:p>
        </w:tc>
        <w:tc>
          <w:tcPr>
            <w:tcW w:w="1105" w:type="pct"/>
          </w:tcPr>
          <w:p w14:paraId="035BB8C4" w14:textId="77777777" w:rsidR="00194707" w:rsidRPr="007036CE" w:rsidRDefault="00194707" w:rsidP="00194707">
            <w:pPr>
              <w:pStyle w:val="GOSTTablenorm"/>
              <w:rPr>
                <w:szCs w:val="22"/>
              </w:rPr>
            </w:pPr>
            <w:ins w:id="11565" w:author="Сатлер Марина Викторовна" w:date="2024-02-13T15:35:00Z">
              <w:r w:rsidRPr="007036CE">
                <w:t>Сумма на текущий год</w:t>
              </w:r>
            </w:ins>
          </w:p>
        </w:tc>
        <w:tc>
          <w:tcPr>
            <w:tcW w:w="1120" w:type="pct"/>
          </w:tcPr>
          <w:p w14:paraId="70CBE9DA" w14:textId="77777777" w:rsidR="00194707" w:rsidRPr="007036CE" w:rsidRDefault="00194707" w:rsidP="00194707">
            <w:pPr>
              <w:pStyle w:val="GOSTTablenorm"/>
              <w:rPr>
                <w:ins w:id="11566" w:author="Куклина Ю.В." w:date="2024-04-11T19:05:00Z"/>
                <w:szCs w:val="22"/>
                <w:lang w:val="en-US"/>
              </w:rPr>
            </w:pPr>
            <w:ins w:id="11567" w:author="Куклина Ю.В." w:date="2024-04-11T19:02:00Z">
              <w:r w:rsidRPr="007036CE">
                <w:rPr>
                  <w:b/>
                  <w:szCs w:val="24"/>
                  <w:lang w:val="en-US"/>
                </w:rPr>
                <w:t>SECTION_</w:t>
              </w:r>
            </w:ins>
            <w:r w:rsidRPr="007036CE">
              <w:rPr>
                <w:b/>
                <w:szCs w:val="24"/>
                <w:lang w:val="en-US"/>
              </w:rPr>
              <w:t>2</w:t>
            </w:r>
            <w:ins w:id="11568" w:author="Куклина Ю.В." w:date="2024-04-11T19:02:00Z">
              <w:r w:rsidRPr="007036CE">
                <w:rPr>
                  <w:b/>
                  <w:szCs w:val="24"/>
                  <w:lang w:val="en-US"/>
                </w:rPr>
                <w:t>:</w:t>
              </w:r>
              <w:r w:rsidRPr="007036CE">
                <w:rPr>
                  <w:szCs w:val="22"/>
                  <w:lang w:val="en-US"/>
                </w:rPr>
                <w:t>SUM_1</w:t>
              </w:r>
            </w:ins>
          </w:p>
          <w:p w14:paraId="59D7484E" w14:textId="77777777" w:rsidR="00194707" w:rsidRPr="007036CE" w:rsidRDefault="00194707" w:rsidP="00194707">
            <w:pPr>
              <w:pStyle w:val="GOSTTablenorm"/>
              <w:rPr>
                <w:ins w:id="11569" w:author="Куклина Ю.В." w:date="2024-04-11T19:05:00Z"/>
                <w:szCs w:val="22"/>
                <w:lang w:val="en-US"/>
              </w:rPr>
            </w:pPr>
            <w:ins w:id="11570" w:author="Куклина Ю.В." w:date="2024-04-11T19:05:00Z">
              <w:r w:rsidRPr="007036CE">
                <w:rPr>
                  <w:b/>
                  <w:szCs w:val="24"/>
                  <w:lang w:val="en-US"/>
                </w:rPr>
                <w:t>SECTION_</w:t>
              </w:r>
            </w:ins>
            <w:r w:rsidRPr="007036CE">
              <w:rPr>
                <w:b/>
                <w:szCs w:val="24"/>
                <w:lang w:val="en-US"/>
              </w:rPr>
              <w:t>3</w:t>
            </w:r>
            <w:ins w:id="11571" w:author="Куклина Ю.В." w:date="2024-04-11T19:05:00Z">
              <w:r w:rsidRPr="007036CE">
                <w:rPr>
                  <w:b/>
                  <w:szCs w:val="24"/>
                  <w:lang w:val="en-US"/>
                </w:rPr>
                <w:t>:</w:t>
              </w:r>
              <w:r w:rsidRPr="007036CE">
                <w:rPr>
                  <w:szCs w:val="22"/>
                  <w:lang w:val="en-US"/>
                </w:rPr>
                <w:t>SUM_1</w:t>
              </w:r>
            </w:ins>
          </w:p>
          <w:p w14:paraId="32FDB8C5" w14:textId="77777777" w:rsidR="00194707" w:rsidRPr="007036CE" w:rsidRDefault="00194707" w:rsidP="00194707">
            <w:pPr>
              <w:pStyle w:val="GOSTTablenorm"/>
              <w:rPr>
                <w:szCs w:val="22"/>
                <w:lang w:val="en-US"/>
              </w:rPr>
            </w:pPr>
            <w:ins w:id="11572" w:author="Куклина Ю.В." w:date="2024-04-11T19:05:00Z">
              <w:r w:rsidRPr="007036CE">
                <w:rPr>
                  <w:b/>
                  <w:szCs w:val="24"/>
                  <w:lang w:val="en-US"/>
                </w:rPr>
                <w:t>SECTION_</w:t>
              </w:r>
            </w:ins>
            <w:r w:rsidRPr="007036CE">
              <w:rPr>
                <w:b/>
                <w:szCs w:val="24"/>
                <w:lang w:val="en-US"/>
              </w:rPr>
              <w:t>4</w:t>
            </w:r>
            <w:ins w:id="11573" w:author="Куклина Ю.В." w:date="2024-04-11T19:05:00Z">
              <w:r w:rsidRPr="007036CE">
                <w:rPr>
                  <w:b/>
                  <w:szCs w:val="24"/>
                  <w:lang w:val="en-US"/>
                </w:rPr>
                <w:t>:</w:t>
              </w:r>
              <w:r w:rsidRPr="007036CE">
                <w:rPr>
                  <w:szCs w:val="22"/>
                  <w:lang w:val="en-US"/>
                </w:rPr>
                <w:t>SUM_1</w:t>
              </w:r>
            </w:ins>
          </w:p>
          <w:p w14:paraId="4AA62EA3" w14:textId="77777777" w:rsidR="00194707" w:rsidRPr="007036CE" w:rsidRDefault="00194707" w:rsidP="00194707">
            <w:pPr>
              <w:pStyle w:val="GOSTTablenorm"/>
              <w:rPr>
                <w:szCs w:val="22"/>
                <w:lang w:val="en-US"/>
              </w:rPr>
            </w:pPr>
            <w:ins w:id="11574" w:author="Куклина Ю.В." w:date="2024-04-11T19:05:00Z">
              <w:r w:rsidRPr="007036CE">
                <w:rPr>
                  <w:b/>
                  <w:szCs w:val="24"/>
                  <w:lang w:val="en-US"/>
                </w:rPr>
                <w:t>SECTION_</w:t>
              </w:r>
            </w:ins>
            <w:r w:rsidRPr="007036CE">
              <w:rPr>
                <w:b/>
                <w:szCs w:val="24"/>
                <w:lang w:val="en-US"/>
              </w:rPr>
              <w:t>5</w:t>
            </w:r>
            <w:ins w:id="11575" w:author="Куклина Ю.В." w:date="2024-04-11T19:05:00Z">
              <w:r w:rsidRPr="007036CE">
                <w:rPr>
                  <w:b/>
                  <w:szCs w:val="24"/>
                  <w:lang w:val="en-US"/>
                </w:rPr>
                <w:t>:</w:t>
              </w:r>
              <w:r w:rsidRPr="007036CE">
                <w:rPr>
                  <w:szCs w:val="22"/>
                  <w:lang w:val="en-US"/>
                </w:rPr>
                <w:t>SUM_1</w:t>
              </w:r>
            </w:ins>
          </w:p>
        </w:tc>
        <w:tc>
          <w:tcPr>
            <w:tcW w:w="1367" w:type="pct"/>
          </w:tcPr>
          <w:p w14:paraId="64581195" w14:textId="77777777" w:rsidR="002B6A11" w:rsidRPr="007036CE" w:rsidRDefault="002B6A11" w:rsidP="002B6A11">
            <w:pPr>
              <w:pStyle w:val="GOSTTablenorm"/>
              <w:rPr>
                <w:ins w:id="11576" w:author="Сатлер Марина Викторовна" w:date="2024-07-05T17:55:00Z"/>
              </w:rPr>
            </w:pPr>
            <w:ins w:id="11577" w:author="Сатлер Марина Викторовна" w:date="2024-07-05T17:55:00Z">
              <w:r w:rsidRPr="007036CE">
                <w:t>Если значение признака «НБЦ» соответствует «0», то заполняется согласно описанию:</w:t>
              </w:r>
            </w:ins>
          </w:p>
          <w:p w14:paraId="21A77053" w14:textId="77777777" w:rsidR="00194707" w:rsidRPr="007036CE" w:rsidRDefault="00194707" w:rsidP="00194707">
            <w:pPr>
              <w:pStyle w:val="GOSTTablenorm"/>
              <w:rPr>
                <w:szCs w:val="22"/>
              </w:rPr>
            </w:pPr>
            <w:r w:rsidRPr="007036CE">
              <w:t>При обработке раздела 2 заполняется из тега</w:t>
            </w:r>
            <w:r w:rsidRPr="007036CE">
              <w:rPr>
                <w:b/>
                <w:szCs w:val="24"/>
              </w:rPr>
              <w:t xml:space="preserve"> </w:t>
            </w:r>
            <w:ins w:id="11578" w:author="Куклина Ю.В." w:date="2024-04-11T19:02:00Z">
              <w:r w:rsidRPr="007036CE">
                <w:rPr>
                  <w:b/>
                  <w:szCs w:val="24"/>
                  <w:lang w:val="en-US"/>
                </w:rPr>
                <w:t>SECTION</w:t>
              </w:r>
              <w:r w:rsidRPr="007036CE">
                <w:rPr>
                  <w:b/>
                  <w:szCs w:val="24"/>
                </w:rPr>
                <w:t>_</w:t>
              </w:r>
            </w:ins>
            <w:r w:rsidRPr="007036CE">
              <w:rPr>
                <w:b/>
                <w:szCs w:val="24"/>
              </w:rPr>
              <w:t>2</w:t>
            </w:r>
            <w:ins w:id="11579" w:author="Куклина Ю.В." w:date="2024-04-11T19:02:00Z">
              <w:r w:rsidRPr="007036CE">
                <w:rPr>
                  <w:b/>
                  <w:szCs w:val="24"/>
                </w:rPr>
                <w:t>:</w:t>
              </w:r>
              <w:r w:rsidRPr="007036CE">
                <w:rPr>
                  <w:szCs w:val="22"/>
                </w:rPr>
                <w:t>SUM_1</w:t>
              </w:r>
            </w:ins>
            <w:ins w:id="11580" w:author="Сатлер Марина Викторовна" w:date="2024-07-08T11:31:00Z">
              <w:r w:rsidR="000F0C2A" w:rsidRPr="007036CE">
                <w:rPr>
                  <w:szCs w:val="22"/>
                </w:rPr>
                <w:t>.</w:t>
              </w:r>
            </w:ins>
          </w:p>
          <w:p w14:paraId="2F8CE8E9" w14:textId="77777777" w:rsidR="00194707" w:rsidRPr="007036CE" w:rsidRDefault="00194707" w:rsidP="00194707">
            <w:pPr>
              <w:pStyle w:val="GOSTTablenorm"/>
              <w:rPr>
                <w:szCs w:val="22"/>
              </w:rPr>
            </w:pPr>
            <w:r w:rsidRPr="007036CE">
              <w:t>При обработке раздела 3 заполняется из тега</w:t>
            </w:r>
            <w:r w:rsidRPr="007036CE">
              <w:rPr>
                <w:b/>
                <w:szCs w:val="24"/>
              </w:rPr>
              <w:t xml:space="preserve"> </w:t>
            </w:r>
            <w:ins w:id="11581" w:author="Куклина Ю.В." w:date="2024-04-11T19:02:00Z">
              <w:r w:rsidRPr="007036CE">
                <w:rPr>
                  <w:b/>
                  <w:szCs w:val="24"/>
                  <w:lang w:val="en-US"/>
                </w:rPr>
                <w:t>SECTION</w:t>
              </w:r>
              <w:r w:rsidRPr="007036CE">
                <w:rPr>
                  <w:b/>
                  <w:szCs w:val="24"/>
                </w:rPr>
                <w:t>_</w:t>
              </w:r>
            </w:ins>
            <w:r w:rsidRPr="007036CE">
              <w:rPr>
                <w:b/>
                <w:szCs w:val="24"/>
              </w:rPr>
              <w:t>3</w:t>
            </w:r>
            <w:ins w:id="11582" w:author="Куклина Ю.В." w:date="2024-04-11T19:02:00Z">
              <w:r w:rsidRPr="007036CE">
                <w:rPr>
                  <w:b/>
                  <w:szCs w:val="24"/>
                </w:rPr>
                <w:t>:</w:t>
              </w:r>
              <w:r w:rsidRPr="007036CE">
                <w:rPr>
                  <w:szCs w:val="22"/>
                </w:rPr>
                <w:t>SUM_1</w:t>
              </w:r>
            </w:ins>
            <w:ins w:id="11583" w:author="Сатлер Марина Викторовна" w:date="2024-07-08T11:31:00Z">
              <w:r w:rsidR="000F0C2A" w:rsidRPr="007036CE">
                <w:rPr>
                  <w:szCs w:val="22"/>
                </w:rPr>
                <w:t>.</w:t>
              </w:r>
            </w:ins>
          </w:p>
          <w:p w14:paraId="4BCFF46E" w14:textId="77777777" w:rsidR="00194707" w:rsidRPr="007036CE" w:rsidRDefault="00194707" w:rsidP="00194707">
            <w:pPr>
              <w:pStyle w:val="GOSTTablenorm"/>
              <w:rPr>
                <w:szCs w:val="22"/>
              </w:rPr>
            </w:pPr>
            <w:r w:rsidRPr="007036CE">
              <w:t>При обработке раздела 4 заполняется из тега</w:t>
            </w:r>
            <w:r w:rsidRPr="007036CE">
              <w:rPr>
                <w:b/>
                <w:szCs w:val="24"/>
              </w:rPr>
              <w:t xml:space="preserve"> </w:t>
            </w:r>
            <w:ins w:id="11584" w:author="Куклина Ю.В." w:date="2024-04-11T19:02:00Z">
              <w:r w:rsidRPr="007036CE">
                <w:rPr>
                  <w:b/>
                  <w:szCs w:val="24"/>
                  <w:lang w:val="en-US"/>
                </w:rPr>
                <w:t>SECTION</w:t>
              </w:r>
              <w:r w:rsidRPr="007036CE">
                <w:rPr>
                  <w:b/>
                  <w:szCs w:val="24"/>
                </w:rPr>
                <w:t>_</w:t>
              </w:r>
            </w:ins>
            <w:r w:rsidRPr="007036CE">
              <w:rPr>
                <w:b/>
                <w:szCs w:val="24"/>
              </w:rPr>
              <w:t>4</w:t>
            </w:r>
            <w:ins w:id="11585" w:author="Куклина Ю.В." w:date="2024-04-11T19:02:00Z">
              <w:r w:rsidRPr="007036CE">
                <w:rPr>
                  <w:b/>
                  <w:szCs w:val="24"/>
                </w:rPr>
                <w:t>:</w:t>
              </w:r>
              <w:r w:rsidRPr="007036CE">
                <w:rPr>
                  <w:szCs w:val="22"/>
                </w:rPr>
                <w:t>SUM_1</w:t>
              </w:r>
            </w:ins>
            <w:ins w:id="11586" w:author="Сатлер Марина Викторовна" w:date="2024-07-08T11:31:00Z">
              <w:r w:rsidR="000F0C2A" w:rsidRPr="007036CE">
                <w:rPr>
                  <w:szCs w:val="22"/>
                </w:rPr>
                <w:t>.</w:t>
              </w:r>
            </w:ins>
          </w:p>
          <w:p w14:paraId="03E10C3C" w14:textId="77777777" w:rsidR="00194707" w:rsidRPr="007036CE" w:rsidRDefault="00194707" w:rsidP="00194707">
            <w:pPr>
              <w:pStyle w:val="GOSTTablenorm"/>
              <w:rPr>
                <w:szCs w:val="22"/>
              </w:rPr>
            </w:pPr>
            <w:r w:rsidRPr="007036CE">
              <w:t>При обработке раздела 5 заполняется из тега</w:t>
            </w:r>
            <w:r w:rsidRPr="007036CE">
              <w:rPr>
                <w:b/>
                <w:szCs w:val="24"/>
              </w:rPr>
              <w:t xml:space="preserve"> </w:t>
            </w:r>
            <w:ins w:id="11587" w:author="Куклина Ю.В." w:date="2024-04-11T19:02:00Z">
              <w:r w:rsidRPr="007036CE">
                <w:rPr>
                  <w:b/>
                  <w:szCs w:val="24"/>
                  <w:lang w:val="en-US"/>
                </w:rPr>
                <w:t>SECTION</w:t>
              </w:r>
              <w:r w:rsidRPr="007036CE">
                <w:rPr>
                  <w:b/>
                  <w:szCs w:val="24"/>
                </w:rPr>
                <w:t>_</w:t>
              </w:r>
            </w:ins>
            <w:r w:rsidRPr="007036CE">
              <w:rPr>
                <w:b/>
                <w:szCs w:val="24"/>
              </w:rPr>
              <w:t>5</w:t>
            </w:r>
            <w:ins w:id="11588" w:author="Куклина Ю.В." w:date="2024-04-11T19:02:00Z">
              <w:r w:rsidRPr="007036CE">
                <w:rPr>
                  <w:b/>
                  <w:szCs w:val="24"/>
                </w:rPr>
                <w:t>:</w:t>
              </w:r>
              <w:r w:rsidRPr="007036CE">
                <w:rPr>
                  <w:szCs w:val="22"/>
                </w:rPr>
                <w:t>SUM_1</w:t>
              </w:r>
            </w:ins>
            <w:ins w:id="11589" w:author="Сатлер Марина Викторовна" w:date="2024-07-08T11:31:00Z">
              <w:r w:rsidR="000F0C2A" w:rsidRPr="007036CE">
                <w:rPr>
                  <w:szCs w:val="22"/>
                </w:rPr>
                <w:t>.</w:t>
              </w:r>
            </w:ins>
          </w:p>
          <w:p w14:paraId="6B9F1F54" w14:textId="77777777" w:rsidR="002B6A11" w:rsidRPr="007036CE" w:rsidRDefault="002B6A11" w:rsidP="002B6A11">
            <w:pPr>
              <w:pStyle w:val="GOSTTablenorm"/>
              <w:rPr>
                <w:ins w:id="11590" w:author="Сатлер Марина Викторовна" w:date="2024-07-05T17:55:00Z"/>
                <w:szCs w:val="22"/>
              </w:rPr>
            </w:pPr>
          </w:p>
          <w:p w14:paraId="5281C8EF" w14:textId="77777777" w:rsidR="002B6A11" w:rsidRPr="007036CE" w:rsidRDefault="002B6A11" w:rsidP="002B6A11">
            <w:pPr>
              <w:pStyle w:val="GOSTTablenorm"/>
              <w:rPr>
                <w:ins w:id="11591" w:author="Сатлер Марина Викторовна" w:date="2024-07-05T17:55:00Z"/>
              </w:rPr>
            </w:pPr>
            <w:ins w:id="11592" w:author="Сатлер Марина Викторовна" w:date="2024-07-05T17:55:00Z">
              <w:r w:rsidRPr="007036CE">
                <w:t>Если значение признака «НБЦ» соответствует «1», то указывается «0».</w:t>
              </w:r>
            </w:ins>
          </w:p>
          <w:p w14:paraId="5806568F" w14:textId="77777777" w:rsidR="00194707" w:rsidRPr="007036CE" w:rsidRDefault="00194707" w:rsidP="00194707">
            <w:pPr>
              <w:pStyle w:val="GOSTTablenorm"/>
              <w:rPr>
                <w:szCs w:val="22"/>
              </w:rPr>
            </w:pPr>
          </w:p>
          <w:p w14:paraId="06338EB5" w14:textId="4B50320D" w:rsidR="00194707" w:rsidRPr="007036CE" w:rsidRDefault="00194707" w:rsidP="00194707">
            <w:pPr>
              <w:pStyle w:val="GOSTTablenorm"/>
            </w:pPr>
            <w:r w:rsidRPr="007036CE">
              <w:rPr>
                <w:szCs w:val="22"/>
              </w:rPr>
              <w:t xml:space="preserve">Сумма передается в единицах валюты с точностью 2 знака после запятой </w:t>
            </w:r>
            <w:r w:rsidR="00CC2920" w:rsidRPr="007036CE">
              <w:t>–</w:t>
            </w:r>
            <w:r w:rsidRPr="007036CE">
              <w:rPr>
                <w:szCs w:val="22"/>
              </w:rPr>
              <w:t xml:space="preserve"> необхо</w:t>
            </w:r>
            <w:r w:rsidRPr="007036CE">
              <w:rPr>
                <w:szCs w:val="22"/>
              </w:rPr>
              <w:lastRenderedPageBreak/>
              <w:t>димо конвертировать в минимальные единицы валюты (для данного типа документов умножить на 100)</w:t>
            </w:r>
          </w:p>
        </w:tc>
      </w:tr>
      <w:tr w:rsidR="00194707" w:rsidRPr="007036CE" w14:paraId="10865BC3" w14:textId="77777777" w:rsidTr="00B0621B">
        <w:tc>
          <w:tcPr>
            <w:tcW w:w="1105" w:type="pct"/>
          </w:tcPr>
          <w:p w14:paraId="447FF377" w14:textId="77777777" w:rsidR="00194707" w:rsidRPr="007036CE" w:rsidRDefault="00194707" w:rsidP="00194707">
            <w:pPr>
              <w:pStyle w:val="GOSTTablenorm"/>
              <w:rPr>
                <w:szCs w:val="22"/>
              </w:rPr>
            </w:pPr>
            <w:ins w:id="11593" w:author="Сатлер Марина Викторовна" w:date="2024-02-13T15:35:00Z">
              <w:r w:rsidRPr="007036CE">
                <w:lastRenderedPageBreak/>
                <w:t>Сумма_первый_плановый_руб</w:t>
              </w:r>
            </w:ins>
          </w:p>
        </w:tc>
        <w:tc>
          <w:tcPr>
            <w:tcW w:w="302" w:type="pct"/>
          </w:tcPr>
          <w:p w14:paraId="7BABF0AC" w14:textId="77777777" w:rsidR="00194707" w:rsidRPr="007036CE" w:rsidRDefault="00194707" w:rsidP="00194707">
            <w:pPr>
              <w:pStyle w:val="GOSTTablenorm"/>
              <w:rPr>
                <w:szCs w:val="22"/>
              </w:rPr>
            </w:pPr>
            <w:ins w:id="11594" w:author="Куклина Ю.В." w:date="2024-04-11T22:51:00Z">
              <w:r w:rsidRPr="007036CE">
                <w:rPr>
                  <w:szCs w:val="22"/>
                </w:rPr>
                <w:t>Да</w:t>
              </w:r>
            </w:ins>
          </w:p>
        </w:tc>
        <w:tc>
          <w:tcPr>
            <w:tcW w:w="1105" w:type="pct"/>
          </w:tcPr>
          <w:p w14:paraId="0E3D0287" w14:textId="77777777" w:rsidR="00194707" w:rsidRPr="007036CE" w:rsidRDefault="00194707" w:rsidP="00194707">
            <w:pPr>
              <w:pStyle w:val="GOSTTablenorm"/>
              <w:rPr>
                <w:szCs w:val="22"/>
              </w:rPr>
            </w:pPr>
            <w:ins w:id="11595" w:author="Сатлер Марина Викторовна" w:date="2024-02-13T15:35:00Z">
              <w:r w:rsidRPr="007036CE">
                <w:t>Сумма на первый год планового периода</w:t>
              </w:r>
            </w:ins>
          </w:p>
        </w:tc>
        <w:tc>
          <w:tcPr>
            <w:tcW w:w="1120" w:type="pct"/>
          </w:tcPr>
          <w:p w14:paraId="5596BB40" w14:textId="77777777" w:rsidR="002B6A11" w:rsidRPr="007036CE" w:rsidRDefault="002B6A11" w:rsidP="002B6A11">
            <w:pPr>
              <w:pStyle w:val="GOSTTablenorm"/>
              <w:rPr>
                <w:ins w:id="11596" w:author="Сатлер Марина Викторовна" w:date="2024-07-05T17:56:00Z"/>
                <w:lang w:val="en-US"/>
              </w:rPr>
            </w:pPr>
            <w:ins w:id="11597" w:author="Сатлер Марина Викторовна" w:date="2024-07-05T17:56:00Z">
              <w:r w:rsidRPr="007036CE">
                <w:rPr>
                  <w:b/>
                  <w:szCs w:val="24"/>
                  <w:lang w:val="en-US"/>
                </w:rPr>
                <w:t>SECTION_2:</w:t>
              </w:r>
              <w:r w:rsidRPr="007036CE">
                <w:rPr>
                  <w:lang w:val="en-US"/>
                </w:rPr>
                <w:t>SUM_1</w:t>
              </w:r>
            </w:ins>
          </w:p>
          <w:p w14:paraId="129A67A9" w14:textId="77777777" w:rsidR="002B6A11" w:rsidRPr="007036CE" w:rsidRDefault="002B6A11" w:rsidP="002B6A11">
            <w:pPr>
              <w:pStyle w:val="GOSTTablenorm"/>
              <w:rPr>
                <w:ins w:id="11598" w:author="Сатлер Марина Викторовна" w:date="2024-07-05T17:56:00Z"/>
                <w:lang w:val="en-US"/>
              </w:rPr>
            </w:pPr>
            <w:ins w:id="11599" w:author="Сатлер Марина Викторовна" w:date="2024-07-05T17:56:00Z">
              <w:r w:rsidRPr="007036CE">
                <w:rPr>
                  <w:b/>
                  <w:szCs w:val="24"/>
                  <w:lang w:val="en-US"/>
                </w:rPr>
                <w:t>SECTION_3:</w:t>
              </w:r>
              <w:r w:rsidRPr="007036CE">
                <w:rPr>
                  <w:lang w:val="en-US"/>
                </w:rPr>
                <w:t>SUM_1</w:t>
              </w:r>
            </w:ins>
          </w:p>
          <w:p w14:paraId="488776F7" w14:textId="77777777" w:rsidR="002B6A11" w:rsidRPr="007036CE" w:rsidRDefault="002B6A11" w:rsidP="002B6A11">
            <w:pPr>
              <w:pStyle w:val="GOSTTablenorm"/>
              <w:rPr>
                <w:ins w:id="11600" w:author="Сатлер Марина Викторовна" w:date="2024-07-05T17:56:00Z"/>
                <w:szCs w:val="22"/>
                <w:lang w:val="en-US"/>
              </w:rPr>
            </w:pPr>
            <w:ins w:id="11601" w:author="Сатлер Марина Викторовна" w:date="2024-07-05T17:56:00Z">
              <w:r w:rsidRPr="007036CE">
                <w:rPr>
                  <w:b/>
                  <w:szCs w:val="24"/>
                  <w:lang w:val="en-US"/>
                </w:rPr>
                <w:t>SECTION_4:</w:t>
              </w:r>
              <w:r w:rsidRPr="007036CE">
                <w:rPr>
                  <w:szCs w:val="22"/>
                  <w:lang w:val="en-US"/>
                </w:rPr>
                <w:t>SUM_1</w:t>
              </w:r>
            </w:ins>
          </w:p>
          <w:p w14:paraId="0FEBC0E5" w14:textId="77777777" w:rsidR="002B6A11" w:rsidRPr="007036CE" w:rsidRDefault="002B6A11" w:rsidP="002B6A11">
            <w:pPr>
              <w:pStyle w:val="GOSTTablenorm"/>
              <w:rPr>
                <w:ins w:id="11602" w:author="Сатлер Марина Викторовна" w:date="2024-07-05T17:56:00Z"/>
                <w:b/>
                <w:lang w:val="en-US"/>
              </w:rPr>
            </w:pPr>
            <w:ins w:id="11603" w:author="Сатлер Марина Викторовна" w:date="2024-07-05T17:56:00Z">
              <w:r w:rsidRPr="007036CE">
                <w:rPr>
                  <w:b/>
                  <w:szCs w:val="24"/>
                  <w:lang w:val="en-US"/>
                </w:rPr>
                <w:t>SECTION_5:</w:t>
              </w:r>
              <w:r w:rsidRPr="007036CE">
                <w:rPr>
                  <w:szCs w:val="22"/>
                  <w:lang w:val="en-US"/>
                </w:rPr>
                <w:t>SUM_1</w:t>
              </w:r>
            </w:ins>
          </w:p>
          <w:p w14:paraId="6253B887" w14:textId="77777777" w:rsidR="00194707" w:rsidRPr="007036CE" w:rsidRDefault="00194707" w:rsidP="00194707">
            <w:pPr>
              <w:pStyle w:val="GOSTTablenorm"/>
              <w:rPr>
                <w:ins w:id="11604" w:author="Куклина Ю.В." w:date="2024-04-11T19:05:00Z"/>
                <w:szCs w:val="22"/>
                <w:lang w:val="en-US"/>
              </w:rPr>
            </w:pPr>
            <w:ins w:id="11605" w:author="Куклина Ю.В." w:date="2024-04-11T19:02:00Z">
              <w:r w:rsidRPr="007036CE">
                <w:rPr>
                  <w:b/>
                  <w:szCs w:val="24"/>
                  <w:lang w:val="en-US"/>
                </w:rPr>
                <w:t>SECTION_</w:t>
              </w:r>
            </w:ins>
            <w:r w:rsidRPr="007036CE">
              <w:rPr>
                <w:b/>
                <w:szCs w:val="24"/>
                <w:lang w:val="en-US"/>
              </w:rPr>
              <w:t>2</w:t>
            </w:r>
            <w:ins w:id="11606" w:author="Куклина Ю.В." w:date="2024-04-11T19:02:00Z">
              <w:r w:rsidRPr="007036CE">
                <w:rPr>
                  <w:b/>
                  <w:szCs w:val="24"/>
                  <w:lang w:val="en-US"/>
                </w:rPr>
                <w:t>:</w:t>
              </w:r>
              <w:r w:rsidRPr="007036CE">
                <w:rPr>
                  <w:szCs w:val="22"/>
                  <w:lang w:val="en-US"/>
                </w:rPr>
                <w:t>SUM_2</w:t>
              </w:r>
            </w:ins>
          </w:p>
          <w:p w14:paraId="40DAFABE" w14:textId="77777777" w:rsidR="00194707" w:rsidRPr="007036CE" w:rsidRDefault="00194707" w:rsidP="00194707">
            <w:pPr>
              <w:pStyle w:val="GOSTTablenorm"/>
              <w:rPr>
                <w:ins w:id="11607" w:author="Куклина Ю.В." w:date="2024-04-11T19:05:00Z"/>
                <w:szCs w:val="22"/>
                <w:lang w:val="en-US"/>
              </w:rPr>
            </w:pPr>
            <w:ins w:id="11608" w:author="Куклина Ю.В." w:date="2024-04-11T19:05:00Z">
              <w:r w:rsidRPr="007036CE">
                <w:rPr>
                  <w:b/>
                  <w:szCs w:val="24"/>
                  <w:lang w:val="en-US"/>
                </w:rPr>
                <w:t>SECTION_</w:t>
              </w:r>
            </w:ins>
            <w:r w:rsidRPr="007036CE">
              <w:rPr>
                <w:b/>
                <w:szCs w:val="24"/>
                <w:lang w:val="en-US"/>
              </w:rPr>
              <w:t>3</w:t>
            </w:r>
            <w:ins w:id="11609" w:author="Куклина Ю.В." w:date="2024-04-11T19:05:00Z">
              <w:r w:rsidRPr="007036CE">
                <w:rPr>
                  <w:b/>
                  <w:szCs w:val="24"/>
                  <w:lang w:val="en-US"/>
                </w:rPr>
                <w:t>:</w:t>
              </w:r>
              <w:r w:rsidRPr="007036CE">
                <w:rPr>
                  <w:szCs w:val="22"/>
                  <w:lang w:val="en-US"/>
                </w:rPr>
                <w:t>SUM_2</w:t>
              </w:r>
            </w:ins>
          </w:p>
          <w:p w14:paraId="2BD233DA" w14:textId="77777777" w:rsidR="00194707" w:rsidRPr="007036CE" w:rsidRDefault="00194707" w:rsidP="00194707">
            <w:pPr>
              <w:pStyle w:val="GOSTTablenorm"/>
              <w:rPr>
                <w:szCs w:val="22"/>
                <w:lang w:val="en-US"/>
              </w:rPr>
            </w:pPr>
            <w:ins w:id="11610" w:author="Куклина Ю.В." w:date="2024-04-11T19:05:00Z">
              <w:r w:rsidRPr="007036CE">
                <w:rPr>
                  <w:b/>
                  <w:szCs w:val="24"/>
                  <w:lang w:val="en-US"/>
                </w:rPr>
                <w:t>SECTION_</w:t>
              </w:r>
            </w:ins>
            <w:r w:rsidRPr="007036CE">
              <w:rPr>
                <w:b/>
                <w:szCs w:val="24"/>
                <w:lang w:val="en-US"/>
              </w:rPr>
              <w:t>4</w:t>
            </w:r>
            <w:ins w:id="11611" w:author="Куклина Ю.В." w:date="2024-04-11T19:05:00Z">
              <w:r w:rsidRPr="007036CE">
                <w:rPr>
                  <w:b/>
                  <w:szCs w:val="24"/>
                  <w:lang w:val="en-US"/>
                </w:rPr>
                <w:t>:</w:t>
              </w:r>
              <w:r w:rsidRPr="007036CE">
                <w:rPr>
                  <w:szCs w:val="22"/>
                  <w:lang w:val="en-US"/>
                </w:rPr>
                <w:t>SUM_2</w:t>
              </w:r>
            </w:ins>
          </w:p>
          <w:p w14:paraId="3A1BEA18" w14:textId="77777777" w:rsidR="00194707" w:rsidRPr="007036CE" w:rsidRDefault="00194707" w:rsidP="00194707">
            <w:pPr>
              <w:pStyle w:val="GOSTTablenorm"/>
              <w:rPr>
                <w:szCs w:val="24"/>
                <w:lang w:val="en-US"/>
              </w:rPr>
            </w:pPr>
            <w:ins w:id="11612" w:author="Куклина Ю.В." w:date="2024-04-11T19:05:00Z">
              <w:r w:rsidRPr="007036CE">
                <w:rPr>
                  <w:b/>
                  <w:szCs w:val="24"/>
                  <w:lang w:val="en-US"/>
                </w:rPr>
                <w:t>SECTION_</w:t>
              </w:r>
            </w:ins>
            <w:r w:rsidRPr="007036CE">
              <w:rPr>
                <w:b/>
                <w:szCs w:val="24"/>
              </w:rPr>
              <w:t>5</w:t>
            </w:r>
            <w:ins w:id="11613" w:author="Куклина Ю.В." w:date="2024-04-11T19:05:00Z">
              <w:r w:rsidRPr="007036CE">
                <w:rPr>
                  <w:b/>
                  <w:szCs w:val="24"/>
                  <w:lang w:val="en-US"/>
                </w:rPr>
                <w:t>:</w:t>
              </w:r>
              <w:r w:rsidRPr="007036CE">
                <w:rPr>
                  <w:szCs w:val="22"/>
                  <w:lang w:val="en-US"/>
                </w:rPr>
                <w:t>SUM_2</w:t>
              </w:r>
            </w:ins>
          </w:p>
        </w:tc>
        <w:tc>
          <w:tcPr>
            <w:tcW w:w="1367" w:type="pct"/>
          </w:tcPr>
          <w:p w14:paraId="5BF06186" w14:textId="77777777" w:rsidR="002B6A11" w:rsidRPr="007036CE" w:rsidRDefault="002B6A11" w:rsidP="002B6A11">
            <w:pPr>
              <w:pStyle w:val="GOSTTablenorm"/>
              <w:rPr>
                <w:ins w:id="11614" w:author="Сатлер Марина Викторовна" w:date="2024-07-05T17:57:00Z"/>
              </w:rPr>
            </w:pPr>
            <w:ins w:id="11615" w:author="Сатлер Марина Викторовна" w:date="2024-07-05T17:57:00Z">
              <w:r w:rsidRPr="007036CE">
                <w:t>Если значение признака «НБЦ» соответствует «0», то заполняется согласно описанию:</w:t>
              </w:r>
            </w:ins>
          </w:p>
          <w:p w14:paraId="2FDA4479" w14:textId="77777777" w:rsidR="00194707" w:rsidRPr="007036CE" w:rsidRDefault="00194707" w:rsidP="00194707">
            <w:pPr>
              <w:pStyle w:val="GOSTTablenorm"/>
              <w:rPr>
                <w:szCs w:val="22"/>
              </w:rPr>
            </w:pPr>
            <w:r w:rsidRPr="007036CE">
              <w:t>При обработке раздела 2 заполняется из тега</w:t>
            </w:r>
            <w:r w:rsidRPr="007036CE">
              <w:rPr>
                <w:b/>
                <w:szCs w:val="24"/>
              </w:rPr>
              <w:t xml:space="preserve"> </w:t>
            </w:r>
            <w:ins w:id="11616" w:author="Куклина Ю.В." w:date="2024-04-11T19:02:00Z">
              <w:r w:rsidRPr="007036CE">
                <w:rPr>
                  <w:b/>
                  <w:szCs w:val="24"/>
                  <w:lang w:val="en-US"/>
                </w:rPr>
                <w:t>SECTION</w:t>
              </w:r>
              <w:r w:rsidRPr="007036CE">
                <w:rPr>
                  <w:b/>
                  <w:szCs w:val="24"/>
                </w:rPr>
                <w:t>_</w:t>
              </w:r>
            </w:ins>
            <w:r w:rsidRPr="007036CE">
              <w:rPr>
                <w:b/>
                <w:szCs w:val="24"/>
              </w:rPr>
              <w:t>2</w:t>
            </w:r>
            <w:ins w:id="11617" w:author="Куклина Ю.В." w:date="2024-04-11T19:02:00Z">
              <w:r w:rsidRPr="007036CE">
                <w:rPr>
                  <w:b/>
                  <w:szCs w:val="24"/>
                </w:rPr>
                <w:t>:</w:t>
              </w:r>
              <w:r w:rsidRPr="007036CE">
                <w:rPr>
                  <w:szCs w:val="22"/>
                </w:rPr>
                <w:t>SUM_2</w:t>
              </w:r>
            </w:ins>
            <w:ins w:id="11618" w:author="Сатлер Марина Викторовна" w:date="2024-07-08T11:31:00Z">
              <w:r w:rsidR="000F0C2A" w:rsidRPr="007036CE">
                <w:rPr>
                  <w:szCs w:val="22"/>
                </w:rPr>
                <w:t>.</w:t>
              </w:r>
            </w:ins>
          </w:p>
          <w:p w14:paraId="638193EC" w14:textId="77777777" w:rsidR="00194707" w:rsidRPr="007036CE" w:rsidRDefault="00194707" w:rsidP="00194707">
            <w:pPr>
              <w:pStyle w:val="GOSTTablenorm"/>
              <w:rPr>
                <w:szCs w:val="22"/>
              </w:rPr>
            </w:pPr>
            <w:r w:rsidRPr="007036CE">
              <w:t>При обработке раздела 3 заполняется из тега</w:t>
            </w:r>
            <w:r w:rsidRPr="007036CE">
              <w:rPr>
                <w:b/>
                <w:szCs w:val="24"/>
              </w:rPr>
              <w:t xml:space="preserve"> </w:t>
            </w:r>
            <w:ins w:id="11619" w:author="Куклина Ю.В." w:date="2024-04-11T19:02:00Z">
              <w:r w:rsidRPr="007036CE">
                <w:rPr>
                  <w:b/>
                  <w:szCs w:val="24"/>
                  <w:lang w:val="en-US"/>
                </w:rPr>
                <w:t>SECTION</w:t>
              </w:r>
              <w:r w:rsidRPr="007036CE">
                <w:rPr>
                  <w:b/>
                  <w:szCs w:val="24"/>
                </w:rPr>
                <w:t>_</w:t>
              </w:r>
            </w:ins>
            <w:r w:rsidRPr="007036CE">
              <w:rPr>
                <w:b/>
                <w:szCs w:val="24"/>
              </w:rPr>
              <w:t>3</w:t>
            </w:r>
            <w:ins w:id="11620" w:author="Куклина Ю.В." w:date="2024-04-11T19:02:00Z">
              <w:r w:rsidRPr="007036CE">
                <w:rPr>
                  <w:b/>
                  <w:szCs w:val="24"/>
                </w:rPr>
                <w:t>:</w:t>
              </w:r>
              <w:r w:rsidRPr="007036CE">
                <w:rPr>
                  <w:szCs w:val="22"/>
                </w:rPr>
                <w:t>SUM_2</w:t>
              </w:r>
            </w:ins>
            <w:ins w:id="11621" w:author="Сатлер Марина Викторовна" w:date="2024-07-08T11:31:00Z">
              <w:r w:rsidR="000F0C2A" w:rsidRPr="007036CE">
                <w:rPr>
                  <w:szCs w:val="22"/>
                </w:rPr>
                <w:t>.</w:t>
              </w:r>
            </w:ins>
          </w:p>
          <w:p w14:paraId="7D14A6E3" w14:textId="77777777" w:rsidR="00194707" w:rsidRPr="007036CE" w:rsidRDefault="00194707" w:rsidP="00194707">
            <w:pPr>
              <w:pStyle w:val="GOSTTablenorm"/>
              <w:rPr>
                <w:szCs w:val="22"/>
              </w:rPr>
            </w:pPr>
            <w:r w:rsidRPr="007036CE">
              <w:t>При обработке раздела 4 заполняется из тега</w:t>
            </w:r>
            <w:r w:rsidRPr="007036CE">
              <w:rPr>
                <w:b/>
                <w:szCs w:val="24"/>
              </w:rPr>
              <w:t xml:space="preserve"> </w:t>
            </w:r>
            <w:ins w:id="11622" w:author="Куклина Ю.В." w:date="2024-04-11T19:02:00Z">
              <w:r w:rsidRPr="007036CE">
                <w:rPr>
                  <w:b/>
                  <w:szCs w:val="24"/>
                  <w:lang w:val="en-US"/>
                </w:rPr>
                <w:t>SECTION</w:t>
              </w:r>
              <w:r w:rsidRPr="007036CE">
                <w:rPr>
                  <w:b/>
                  <w:szCs w:val="24"/>
                </w:rPr>
                <w:t>_</w:t>
              </w:r>
            </w:ins>
            <w:r w:rsidRPr="007036CE">
              <w:rPr>
                <w:b/>
                <w:szCs w:val="24"/>
              </w:rPr>
              <w:t>4</w:t>
            </w:r>
            <w:ins w:id="11623" w:author="Куклина Ю.В." w:date="2024-04-11T19:02:00Z">
              <w:r w:rsidRPr="007036CE">
                <w:rPr>
                  <w:b/>
                  <w:szCs w:val="24"/>
                </w:rPr>
                <w:t>:</w:t>
              </w:r>
              <w:r w:rsidRPr="007036CE">
                <w:rPr>
                  <w:szCs w:val="22"/>
                </w:rPr>
                <w:t>SUM_2</w:t>
              </w:r>
            </w:ins>
            <w:ins w:id="11624" w:author="Сатлер Марина Викторовна" w:date="2024-07-08T11:31:00Z">
              <w:r w:rsidR="000F0C2A" w:rsidRPr="007036CE">
                <w:rPr>
                  <w:szCs w:val="22"/>
                </w:rPr>
                <w:t>.</w:t>
              </w:r>
            </w:ins>
          </w:p>
          <w:p w14:paraId="1C5350B9" w14:textId="77777777" w:rsidR="00194707" w:rsidRPr="007036CE" w:rsidRDefault="00194707" w:rsidP="00194707">
            <w:pPr>
              <w:pStyle w:val="GOSTTablenorm"/>
              <w:rPr>
                <w:szCs w:val="22"/>
              </w:rPr>
            </w:pPr>
            <w:r w:rsidRPr="007036CE">
              <w:t>При обработке раздела 5 заполняется из тега</w:t>
            </w:r>
            <w:r w:rsidRPr="007036CE">
              <w:rPr>
                <w:b/>
                <w:szCs w:val="24"/>
              </w:rPr>
              <w:t xml:space="preserve"> </w:t>
            </w:r>
            <w:ins w:id="11625" w:author="Куклина Ю.В." w:date="2024-04-11T19:02:00Z">
              <w:r w:rsidRPr="007036CE">
                <w:rPr>
                  <w:b/>
                  <w:szCs w:val="24"/>
                  <w:lang w:val="en-US"/>
                </w:rPr>
                <w:t>SECTION</w:t>
              </w:r>
              <w:r w:rsidRPr="007036CE">
                <w:rPr>
                  <w:b/>
                  <w:szCs w:val="24"/>
                </w:rPr>
                <w:t>_</w:t>
              </w:r>
            </w:ins>
            <w:r w:rsidRPr="007036CE">
              <w:rPr>
                <w:b/>
                <w:szCs w:val="24"/>
              </w:rPr>
              <w:t>5</w:t>
            </w:r>
            <w:ins w:id="11626" w:author="Куклина Ю.В." w:date="2024-04-11T19:02:00Z">
              <w:r w:rsidRPr="007036CE">
                <w:rPr>
                  <w:b/>
                  <w:szCs w:val="24"/>
                </w:rPr>
                <w:t>:</w:t>
              </w:r>
              <w:r w:rsidRPr="007036CE">
                <w:rPr>
                  <w:szCs w:val="22"/>
                </w:rPr>
                <w:t>SUM_2</w:t>
              </w:r>
            </w:ins>
            <w:ins w:id="11627" w:author="Сатлер Марина Викторовна" w:date="2024-07-08T11:31:00Z">
              <w:r w:rsidR="000F0C2A" w:rsidRPr="007036CE">
                <w:rPr>
                  <w:szCs w:val="22"/>
                </w:rPr>
                <w:t>.</w:t>
              </w:r>
            </w:ins>
          </w:p>
          <w:p w14:paraId="434C7F3B" w14:textId="77777777" w:rsidR="002B6A11" w:rsidRPr="007036CE" w:rsidRDefault="002B6A11" w:rsidP="002B6A11">
            <w:pPr>
              <w:pStyle w:val="GOSTTablenorm"/>
              <w:rPr>
                <w:ins w:id="11628" w:author="Сатлер Марина Викторовна" w:date="2024-07-05T17:57:00Z"/>
                <w:szCs w:val="22"/>
              </w:rPr>
            </w:pPr>
          </w:p>
          <w:p w14:paraId="68B9D2D9" w14:textId="77777777" w:rsidR="002B6A11" w:rsidRPr="007036CE" w:rsidRDefault="002B6A11" w:rsidP="002B6A11">
            <w:pPr>
              <w:pStyle w:val="GOSTTablenorm"/>
              <w:rPr>
                <w:ins w:id="11629" w:author="Сатлер Марина Викторовна" w:date="2024-07-05T17:57:00Z"/>
              </w:rPr>
            </w:pPr>
            <w:ins w:id="11630" w:author="Сатлер Марина Викторовна" w:date="2024-07-05T17:57:00Z">
              <w:r w:rsidRPr="007036CE">
                <w:t>Если значение признака «НБЦ» соответствует «1», то заполняется согласно описанию:</w:t>
              </w:r>
            </w:ins>
          </w:p>
          <w:p w14:paraId="3BDAB58F" w14:textId="77777777" w:rsidR="002B6A11" w:rsidRPr="007036CE" w:rsidRDefault="002B6A11" w:rsidP="002B6A11">
            <w:pPr>
              <w:pStyle w:val="GOSTTablenorm"/>
              <w:rPr>
                <w:ins w:id="11631" w:author="Сатлер Марина Викторовна" w:date="2024-07-05T17:57:00Z"/>
                <w:szCs w:val="22"/>
              </w:rPr>
            </w:pPr>
            <w:ins w:id="11632" w:author="Сатлер Марина Викторовна" w:date="2024-07-05T17:57:00Z">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2"/>
                </w:rPr>
                <w:t>SUM_1</w:t>
              </w:r>
            </w:ins>
            <w:ins w:id="11633" w:author="Сатлер Марина Викторовна" w:date="2024-07-08T11:31:00Z">
              <w:r w:rsidR="000F0C2A" w:rsidRPr="007036CE">
                <w:rPr>
                  <w:szCs w:val="22"/>
                </w:rPr>
                <w:t>.</w:t>
              </w:r>
            </w:ins>
          </w:p>
          <w:p w14:paraId="507409E9" w14:textId="77777777" w:rsidR="002B6A11" w:rsidRPr="007036CE" w:rsidRDefault="002B6A11" w:rsidP="002B6A11">
            <w:pPr>
              <w:pStyle w:val="GOSTTablenorm"/>
              <w:rPr>
                <w:ins w:id="11634" w:author="Сатлер Марина Викторовна" w:date="2024-07-05T17:57:00Z"/>
                <w:szCs w:val="22"/>
              </w:rPr>
            </w:pPr>
            <w:ins w:id="11635" w:author="Сатлер Марина Викторовна" w:date="2024-07-05T17:57:00Z">
              <w:r w:rsidRPr="007036CE">
                <w:t>При обработке раздела 3 заполняется из тега</w:t>
              </w:r>
              <w:r w:rsidRPr="007036CE">
                <w:rPr>
                  <w:b/>
                  <w:szCs w:val="24"/>
                </w:rPr>
                <w:t xml:space="preserve"> </w:t>
              </w:r>
              <w:r w:rsidRPr="007036CE">
                <w:rPr>
                  <w:b/>
                  <w:szCs w:val="24"/>
                  <w:lang w:val="en-US"/>
                </w:rPr>
                <w:t>SECTION</w:t>
              </w:r>
              <w:r w:rsidRPr="007036CE">
                <w:rPr>
                  <w:b/>
                  <w:szCs w:val="24"/>
                </w:rPr>
                <w:t>_3:</w:t>
              </w:r>
              <w:r w:rsidRPr="007036CE">
                <w:rPr>
                  <w:szCs w:val="22"/>
                </w:rPr>
                <w:t>SUM_1</w:t>
              </w:r>
            </w:ins>
            <w:ins w:id="11636" w:author="Сатлер Марина Викторовна" w:date="2024-07-08T11:31:00Z">
              <w:r w:rsidR="000F0C2A" w:rsidRPr="007036CE">
                <w:rPr>
                  <w:szCs w:val="22"/>
                </w:rPr>
                <w:t>.</w:t>
              </w:r>
            </w:ins>
          </w:p>
          <w:p w14:paraId="0EAD1D1E" w14:textId="77777777" w:rsidR="002B6A11" w:rsidRPr="007036CE" w:rsidRDefault="002B6A11" w:rsidP="002B6A11">
            <w:pPr>
              <w:pStyle w:val="GOSTTablenorm"/>
              <w:rPr>
                <w:ins w:id="11637" w:author="Сатлер Марина Викторовна" w:date="2024-07-05T17:57:00Z"/>
                <w:szCs w:val="22"/>
              </w:rPr>
            </w:pPr>
            <w:ins w:id="11638" w:author="Сатлер Марина Викторовна" w:date="2024-07-05T17:57:00Z">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_4:</w:t>
              </w:r>
              <w:r w:rsidRPr="007036CE">
                <w:rPr>
                  <w:szCs w:val="22"/>
                </w:rPr>
                <w:t>SUM_1</w:t>
              </w:r>
            </w:ins>
            <w:ins w:id="11639" w:author="Сатлер Марина Викторовна" w:date="2024-07-08T11:31:00Z">
              <w:r w:rsidR="000F0C2A" w:rsidRPr="007036CE">
                <w:rPr>
                  <w:szCs w:val="22"/>
                </w:rPr>
                <w:t>.</w:t>
              </w:r>
            </w:ins>
          </w:p>
          <w:p w14:paraId="2242C9D6" w14:textId="77777777" w:rsidR="002B6A11" w:rsidRPr="007036CE" w:rsidRDefault="002B6A11" w:rsidP="002B6A11">
            <w:pPr>
              <w:pStyle w:val="GOSTTablenorm"/>
              <w:rPr>
                <w:ins w:id="11640" w:author="Сатлер Марина Викторовна" w:date="2024-07-05T17:57:00Z"/>
                <w:szCs w:val="22"/>
              </w:rPr>
            </w:pPr>
            <w:ins w:id="11641" w:author="Сатлер Марина Викторовна" w:date="2024-07-05T17:57:00Z">
              <w:r w:rsidRPr="007036CE">
                <w:t>При обработке раздела 3 заполняется из тега</w:t>
              </w:r>
              <w:r w:rsidRPr="007036CE">
                <w:rPr>
                  <w:b/>
                  <w:szCs w:val="24"/>
                </w:rPr>
                <w:t xml:space="preserve"> </w:t>
              </w:r>
              <w:r w:rsidRPr="007036CE">
                <w:rPr>
                  <w:b/>
                  <w:szCs w:val="24"/>
                  <w:lang w:val="en-US"/>
                </w:rPr>
                <w:t>SECTION</w:t>
              </w:r>
              <w:r w:rsidRPr="007036CE">
                <w:rPr>
                  <w:b/>
                  <w:szCs w:val="24"/>
                </w:rPr>
                <w:t>_5:</w:t>
              </w:r>
              <w:r w:rsidRPr="007036CE">
                <w:rPr>
                  <w:szCs w:val="22"/>
                </w:rPr>
                <w:t>SUM_1</w:t>
              </w:r>
            </w:ins>
            <w:ins w:id="11642" w:author="Сатлер Марина Викторовна" w:date="2024-07-08T11:31:00Z">
              <w:r w:rsidR="000F0C2A" w:rsidRPr="007036CE">
                <w:rPr>
                  <w:szCs w:val="22"/>
                </w:rPr>
                <w:t>.</w:t>
              </w:r>
            </w:ins>
          </w:p>
          <w:p w14:paraId="7745EA95" w14:textId="77777777" w:rsidR="00194707" w:rsidRPr="007036CE" w:rsidRDefault="00194707" w:rsidP="00194707">
            <w:pPr>
              <w:pStyle w:val="GOSTTablenorm"/>
              <w:rPr>
                <w:szCs w:val="22"/>
              </w:rPr>
            </w:pPr>
          </w:p>
          <w:p w14:paraId="50456025" w14:textId="465867BC" w:rsidR="00194707" w:rsidRPr="007036CE" w:rsidRDefault="00194707" w:rsidP="00194707">
            <w:pPr>
              <w:pStyle w:val="GOSTTablenorm"/>
            </w:pPr>
            <w:r w:rsidRPr="007036CE">
              <w:rPr>
                <w:szCs w:val="22"/>
              </w:rPr>
              <w:t xml:space="preserve">Сумма передается в единицах валюты с точностью 2 знака после запятой </w:t>
            </w:r>
            <w:r w:rsidR="00CC2920" w:rsidRPr="007036CE">
              <w:t>–</w:t>
            </w:r>
            <w:r w:rsidRPr="007036CE">
              <w:rPr>
                <w:szCs w:val="22"/>
              </w:rPr>
              <w:t xml:space="preserve"> необхо</w:t>
            </w:r>
            <w:r w:rsidRPr="007036CE">
              <w:rPr>
                <w:szCs w:val="22"/>
              </w:rPr>
              <w:lastRenderedPageBreak/>
              <w:t>димо конвертировать в минимальные единицы валюты (для данного типа документов умножить на 100)</w:t>
            </w:r>
          </w:p>
        </w:tc>
      </w:tr>
      <w:tr w:rsidR="00194707" w:rsidRPr="007036CE" w14:paraId="3A3E4693" w14:textId="77777777" w:rsidTr="00B0621B">
        <w:tc>
          <w:tcPr>
            <w:tcW w:w="1105" w:type="pct"/>
          </w:tcPr>
          <w:p w14:paraId="0D7B0609" w14:textId="77777777" w:rsidR="00194707" w:rsidRPr="007036CE" w:rsidRDefault="00194707" w:rsidP="00194707">
            <w:pPr>
              <w:pStyle w:val="GOSTTablenorm"/>
              <w:rPr>
                <w:szCs w:val="22"/>
              </w:rPr>
            </w:pPr>
            <w:ins w:id="11643" w:author="Сатлер Марина Викторовна" w:date="2024-02-13T15:35:00Z">
              <w:r w:rsidRPr="007036CE">
                <w:lastRenderedPageBreak/>
                <w:t>Сумма_второй_плановый_руб</w:t>
              </w:r>
            </w:ins>
          </w:p>
        </w:tc>
        <w:tc>
          <w:tcPr>
            <w:tcW w:w="302" w:type="pct"/>
          </w:tcPr>
          <w:p w14:paraId="43A3319B" w14:textId="77777777" w:rsidR="00194707" w:rsidRPr="007036CE" w:rsidRDefault="00194707" w:rsidP="00194707">
            <w:pPr>
              <w:pStyle w:val="GOSTTablenorm"/>
              <w:rPr>
                <w:szCs w:val="22"/>
              </w:rPr>
            </w:pPr>
            <w:ins w:id="11644" w:author="Куклина Ю.В." w:date="2024-04-11T22:51:00Z">
              <w:r w:rsidRPr="007036CE">
                <w:rPr>
                  <w:szCs w:val="22"/>
                </w:rPr>
                <w:t>Да</w:t>
              </w:r>
            </w:ins>
          </w:p>
        </w:tc>
        <w:tc>
          <w:tcPr>
            <w:tcW w:w="1105" w:type="pct"/>
          </w:tcPr>
          <w:p w14:paraId="66B2D2D6" w14:textId="77777777" w:rsidR="00194707" w:rsidRPr="007036CE" w:rsidRDefault="00194707" w:rsidP="00194707">
            <w:pPr>
              <w:pStyle w:val="GOSTTablenorm"/>
              <w:rPr>
                <w:szCs w:val="22"/>
              </w:rPr>
            </w:pPr>
            <w:ins w:id="11645" w:author="Сатлер Марина Викторовна" w:date="2024-02-13T15:35:00Z">
              <w:r w:rsidRPr="007036CE">
                <w:t>Сумма на второй год планового периода</w:t>
              </w:r>
            </w:ins>
          </w:p>
        </w:tc>
        <w:tc>
          <w:tcPr>
            <w:tcW w:w="1120" w:type="pct"/>
          </w:tcPr>
          <w:p w14:paraId="754F392D" w14:textId="77777777" w:rsidR="002B6A11" w:rsidRPr="007036CE" w:rsidRDefault="002B6A11" w:rsidP="002B6A11">
            <w:pPr>
              <w:pStyle w:val="GOSTTablenorm"/>
              <w:rPr>
                <w:ins w:id="11646" w:author="Сатлер Марина Викторовна" w:date="2024-07-05T17:58:00Z"/>
              </w:rPr>
            </w:pPr>
          </w:p>
          <w:p w14:paraId="7B516097" w14:textId="77777777" w:rsidR="002B6A11" w:rsidRPr="007036CE" w:rsidRDefault="002B6A11" w:rsidP="002B6A11">
            <w:pPr>
              <w:pStyle w:val="GOSTTablenorm"/>
              <w:rPr>
                <w:ins w:id="11647" w:author="Сатлер Марина Викторовна" w:date="2024-07-05T17:58:00Z"/>
                <w:lang w:val="en-US"/>
              </w:rPr>
            </w:pPr>
            <w:ins w:id="11648" w:author="Сатлер Марина Викторовна" w:date="2024-07-05T17:58:00Z">
              <w:r w:rsidRPr="007036CE">
                <w:rPr>
                  <w:b/>
                  <w:szCs w:val="24"/>
                  <w:lang w:val="en-US"/>
                </w:rPr>
                <w:t>SECTION_2:</w:t>
              </w:r>
              <w:r w:rsidRPr="007036CE">
                <w:rPr>
                  <w:lang w:val="en-US"/>
                </w:rPr>
                <w:t>SUM_2</w:t>
              </w:r>
            </w:ins>
          </w:p>
          <w:p w14:paraId="7BF37AC3" w14:textId="77777777" w:rsidR="002B6A11" w:rsidRPr="007036CE" w:rsidRDefault="002B6A11" w:rsidP="002B6A11">
            <w:pPr>
              <w:pStyle w:val="GOSTTablenorm"/>
              <w:rPr>
                <w:ins w:id="11649" w:author="Сатлер Марина Викторовна" w:date="2024-07-05T17:58:00Z"/>
                <w:lang w:val="en-US"/>
              </w:rPr>
            </w:pPr>
            <w:ins w:id="11650" w:author="Сатлер Марина Викторовна" w:date="2024-07-05T17:58:00Z">
              <w:r w:rsidRPr="007036CE">
                <w:rPr>
                  <w:b/>
                  <w:szCs w:val="24"/>
                  <w:lang w:val="en-US"/>
                </w:rPr>
                <w:t>SECTION_3:</w:t>
              </w:r>
              <w:r w:rsidRPr="007036CE">
                <w:rPr>
                  <w:lang w:val="en-US"/>
                </w:rPr>
                <w:t>SUM_2</w:t>
              </w:r>
            </w:ins>
          </w:p>
          <w:p w14:paraId="46B9790F" w14:textId="77777777" w:rsidR="002B6A11" w:rsidRPr="007036CE" w:rsidRDefault="002B6A11" w:rsidP="002B6A11">
            <w:pPr>
              <w:pStyle w:val="GOSTTablenorm"/>
              <w:rPr>
                <w:ins w:id="11651" w:author="Сатлер Марина Викторовна" w:date="2024-07-05T17:58:00Z"/>
                <w:szCs w:val="22"/>
                <w:lang w:val="en-US"/>
              </w:rPr>
            </w:pPr>
            <w:ins w:id="11652" w:author="Сатлер Марина Викторовна" w:date="2024-07-05T17:58:00Z">
              <w:r w:rsidRPr="007036CE">
                <w:rPr>
                  <w:b/>
                  <w:szCs w:val="24"/>
                  <w:lang w:val="en-US"/>
                </w:rPr>
                <w:t>SECTION_4:</w:t>
              </w:r>
              <w:r w:rsidRPr="007036CE">
                <w:rPr>
                  <w:szCs w:val="22"/>
                  <w:lang w:val="en-US"/>
                </w:rPr>
                <w:t>SUM_2</w:t>
              </w:r>
            </w:ins>
          </w:p>
          <w:p w14:paraId="546615C8" w14:textId="77777777" w:rsidR="002B6A11" w:rsidRPr="007036CE" w:rsidRDefault="002B6A11" w:rsidP="002B6A11">
            <w:pPr>
              <w:pStyle w:val="GOSTTablenorm"/>
              <w:rPr>
                <w:ins w:id="11653" w:author="Сатлер Марина Викторовна" w:date="2024-07-05T17:58:00Z"/>
                <w:b/>
                <w:lang w:val="en-US"/>
              </w:rPr>
            </w:pPr>
            <w:ins w:id="11654" w:author="Сатлер Марина Викторовна" w:date="2024-07-05T17:58:00Z">
              <w:r w:rsidRPr="007036CE">
                <w:rPr>
                  <w:b/>
                  <w:szCs w:val="24"/>
                  <w:lang w:val="en-US"/>
                </w:rPr>
                <w:t>SECTION_5:</w:t>
              </w:r>
              <w:r w:rsidRPr="007036CE">
                <w:rPr>
                  <w:szCs w:val="22"/>
                  <w:lang w:val="en-US"/>
                </w:rPr>
                <w:t>SUM_2</w:t>
              </w:r>
            </w:ins>
          </w:p>
          <w:p w14:paraId="6B5E719F" w14:textId="77777777" w:rsidR="00194707" w:rsidRPr="007036CE" w:rsidRDefault="00194707" w:rsidP="00194707">
            <w:pPr>
              <w:pStyle w:val="GOSTTablenorm"/>
              <w:rPr>
                <w:ins w:id="11655" w:author="Куклина Ю.В." w:date="2024-04-11T19:05:00Z"/>
                <w:szCs w:val="22"/>
                <w:lang w:val="en-US"/>
              </w:rPr>
            </w:pPr>
            <w:ins w:id="11656" w:author="Куклина Ю.В." w:date="2024-04-11T19:02:00Z">
              <w:r w:rsidRPr="007036CE">
                <w:rPr>
                  <w:b/>
                  <w:szCs w:val="24"/>
                  <w:lang w:val="en-US"/>
                </w:rPr>
                <w:t>SECTION_</w:t>
              </w:r>
            </w:ins>
            <w:r w:rsidRPr="007036CE">
              <w:rPr>
                <w:b/>
                <w:szCs w:val="24"/>
                <w:lang w:val="en-US"/>
              </w:rPr>
              <w:t>2</w:t>
            </w:r>
            <w:ins w:id="11657" w:author="Куклина Ю.В." w:date="2024-04-11T19:02:00Z">
              <w:r w:rsidRPr="007036CE">
                <w:rPr>
                  <w:b/>
                  <w:szCs w:val="24"/>
                  <w:lang w:val="en-US"/>
                </w:rPr>
                <w:t>:</w:t>
              </w:r>
              <w:r w:rsidRPr="007036CE">
                <w:rPr>
                  <w:szCs w:val="22"/>
                  <w:lang w:val="en-US"/>
                </w:rPr>
                <w:t>SUM_3</w:t>
              </w:r>
            </w:ins>
          </w:p>
          <w:p w14:paraId="2139C40B" w14:textId="77777777" w:rsidR="00194707" w:rsidRPr="007036CE" w:rsidRDefault="00194707" w:rsidP="00194707">
            <w:pPr>
              <w:pStyle w:val="GOSTTablenorm"/>
              <w:rPr>
                <w:ins w:id="11658" w:author="Куклина Ю.В." w:date="2024-04-11T19:05:00Z"/>
                <w:szCs w:val="22"/>
                <w:lang w:val="en-US"/>
              </w:rPr>
            </w:pPr>
            <w:ins w:id="11659" w:author="Куклина Ю.В." w:date="2024-04-11T19:05:00Z">
              <w:r w:rsidRPr="007036CE">
                <w:rPr>
                  <w:b/>
                  <w:szCs w:val="24"/>
                  <w:lang w:val="en-US"/>
                </w:rPr>
                <w:t>SECTION_</w:t>
              </w:r>
            </w:ins>
            <w:r w:rsidRPr="007036CE">
              <w:rPr>
                <w:b/>
                <w:szCs w:val="24"/>
                <w:lang w:val="en-US"/>
              </w:rPr>
              <w:t>3</w:t>
            </w:r>
            <w:ins w:id="11660" w:author="Куклина Ю.В." w:date="2024-04-11T19:05:00Z">
              <w:r w:rsidRPr="007036CE">
                <w:rPr>
                  <w:b/>
                  <w:szCs w:val="24"/>
                  <w:lang w:val="en-US"/>
                </w:rPr>
                <w:t>:</w:t>
              </w:r>
              <w:r w:rsidRPr="007036CE">
                <w:rPr>
                  <w:szCs w:val="22"/>
                  <w:lang w:val="en-US"/>
                </w:rPr>
                <w:t>SUM_3</w:t>
              </w:r>
            </w:ins>
          </w:p>
          <w:p w14:paraId="4022A766" w14:textId="77777777" w:rsidR="00194707" w:rsidRPr="007036CE" w:rsidRDefault="00194707" w:rsidP="00194707">
            <w:pPr>
              <w:pStyle w:val="GOSTTablenorm"/>
              <w:rPr>
                <w:szCs w:val="22"/>
                <w:lang w:val="en-US"/>
              </w:rPr>
            </w:pPr>
            <w:ins w:id="11661" w:author="Куклина Ю.В." w:date="2024-04-11T19:05:00Z">
              <w:r w:rsidRPr="007036CE">
                <w:rPr>
                  <w:b/>
                  <w:szCs w:val="24"/>
                  <w:lang w:val="en-US"/>
                </w:rPr>
                <w:t>SECTION_</w:t>
              </w:r>
            </w:ins>
            <w:r w:rsidRPr="007036CE">
              <w:rPr>
                <w:b/>
                <w:szCs w:val="24"/>
                <w:lang w:val="en-US"/>
              </w:rPr>
              <w:t>4</w:t>
            </w:r>
            <w:ins w:id="11662" w:author="Куклина Ю.В." w:date="2024-04-11T19:05:00Z">
              <w:r w:rsidRPr="007036CE">
                <w:rPr>
                  <w:b/>
                  <w:szCs w:val="24"/>
                  <w:lang w:val="en-US"/>
                </w:rPr>
                <w:t>:</w:t>
              </w:r>
              <w:r w:rsidRPr="007036CE">
                <w:rPr>
                  <w:szCs w:val="22"/>
                  <w:lang w:val="en-US"/>
                </w:rPr>
                <w:t>SUM_3</w:t>
              </w:r>
            </w:ins>
          </w:p>
          <w:p w14:paraId="0C7CBFE3" w14:textId="77777777" w:rsidR="00194707" w:rsidRPr="007036CE" w:rsidRDefault="00194707" w:rsidP="00194707">
            <w:pPr>
              <w:pStyle w:val="GOSTTablenorm"/>
              <w:rPr>
                <w:szCs w:val="24"/>
                <w:lang w:val="en-US"/>
              </w:rPr>
            </w:pPr>
            <w:ins w:id="11663" w:author="Куклина Ю.В." w:date="2024-04-11T19:05:00Z">
              <w:r w:rsidRPr="007036CE">
                <w:rPr>
                  <w:b/>
                  <w:szCs w:val="24"/>
                  <w:lang w:val="en-US"/>
                </w:rPr>
                <w:t>SECTION_</w:t>
              </w:r>
            </w:ins>
            <w:r w:rsidRPr="007036CE">
              <w:rPr>
                <w:b/>
                <w:szCs w:val="24"/>
                <w:lang w:val="en-US"/>
              </w:rPr>
              <w:t>5</w:t>
            </w:r>
            <w:ins w:id="11664" w:author="Куклина Ю.В." w:date="2024-04-11T19:05:00Z">
              <w:r w:rsidRPr="007036CE">
                <w:rPr>
                  <w:b/>
                  <w:szCs w:val="24"/>
                  <w:lang w:val="en-US"/>
                </w:rPr>
                <w:t>:</w:t>
              </w:r>
              <w:r w:rsidRPr="007036CE">
                <w:rPr>
                  <w:szCs w:val="22"/>
                  <w:lang w:val="en-US"/>
                </w:rPr>
                <w:t>SUM_3</w:t>
              </w:r>
            </w:ins>
          </w:p>
        </w:tc>
        <w:tc>
          <w:tcPr>
            <w:tcW w:w="1367" w:type="pct"/>
          </w:tcPr>
          <w:p w14:paraId="28DA140D" w14:textId="77777777" w:rsidR="002B6A11" w:rsidRPr="007036CE" w:rsidRDefault="002B6A11" w:rsidP="002B6A11">
            <w:pPr>
              <w:pStyle w:val="GOSTTablenorm"/>
              <w:rPr>
                <w:ins w:id="11665" w:author="Сатлер Марина Викторовна" w:date="2024-07-05T17:58:00Z"/>
              </w:rPr>
            </w:pPr>
            <w:ins w:id="11666" w:author="Сатлер Марина Викторовна" w:date="2024-07-05T17:58:00Z">
              <w:r w:rsidRPr="007036CE">
                <w:t>Если значение признака «НБЦ» соответствует «0», то заполняется согласно описанию:</w:t>
              </w:r>
            </w:ins>
          </w:p>
          <w:p w14:paraId="513FED1F" w14:textId="77777777" w:rsidR="00194707" w:rsidRPr="007036CE" w:rsidRDefault="00194707" w:rsidP="00194707">
            <w:pPr>
              <w:pStyle w:val="GOSTTablenorm"/>
              <w:rPr>
                <w:szCs w:val="22"/>
              </w:rPr>
            </w:pPr>
            <w:r w:rsidRPr="007036CE">
              <w:t>При обработке раздела 2 заполняется из тега</w:t>
            </w:r>
            <w:r w:rsidRPr="007036CE">
              <w:rPr>
                <w:b/>
                <w:szCs w:val="24"/>
              </w:rPr>
              <w:t xml:space="preserve"> </w:t>
            </w:r>
            <w:ins w:id="11667" w:author="Куклина Ю.В." w:date="2024-04-11T19:02:00Z">
              <w:r w:rsidRPr="007036CE">
                <w:rPr>
                  <w:b/>
                  <w:szCs w:val="24"/>
                  <w:lang w:val="en-US"/>
                </w:rPr>
                <w:t>SECTION</w:t>
              </w:r>
              <w:r w:rsidRPr="007036CE">
                <w:rPr>
                  <w:b/>
                  <w:szCs w:val="24"/>
                </w:rPr>
                <w:t>_</w:t>
              </w:r>
            </w:ins>
            <w:r w:rsidRPr="007036CE">
              <w:rPr>
                <w:b/>
                <w:szCs w:val="24"/>
              </w:rPr>
              <w:t>2</w:t>
            </w:r>
            <w:ins w:id="11668" w:author="Куклина Ю.В." w:date="2024-04-11T19:02:00Z">
              <w:r w:rsidRPr="007036CE">
                <w:rPr>
                  <w:b/>
                  <w:szCs w:val="24"/>
                </w:rPr>
                <w:t>:</w:t>
              </w:r>
              <w:r w:rsidRPr="007036CE">
                <w:rPr>
                  <w:szCs w:val="22"/>
                </w:rPr>
                <w:t>SUM_3</w:t>
              </w:r>
            </w:ins>
            <w:ins w:id="11669" w:author="Сатлер Марина Викторовна" w:date="2024-07-08T11:31:00Z">
              <w:r w:rsidR="000F0C2A" w:rsidRPr="007036CE">
                <w:rPr>
                  <w:szCs w:val="22"/>
                </w:rPr>
                <w:t>.</w:t>
              </w:r>
            </w:ins>
          </w:p>
          <w:p w14:paraId="1C789328" w14:textId="77777777" w:rsidR="00194707" w:rsidRPr="007036CE" w:rsidRDefault="00194707" w:rsidP="00194707">
            <w:pPr>
              <w:pStyle w:val="GOSTTablenorm"/>
              <w:rPr>
                <w:szCs w:val="22"/>
              </w:rPr>
            </w:pPr>
            <w:r w:rsidRPr="007036CE">
              <w:t>При обработке раздела 3 заполняется из тега</w:t>
            </w:r>
            <w:r w:rsidRPr="007036CE">
              <w:rPr>
                <w:b/>
                <w:szCs w:val="24"/>
              </w:rPr>
              <w:t xml:space="preserve"> </w:t>
            </w:r>
            <w:ins w:id="11670" w:author="Куклина Ю.В." w:date="2024-04-11T19:02:00Z">
              <w:r w:rsidRPr="007036CE">
                <w:rPr>
                  <w:b/>
                  <w:szCs w:val="24"/>
                  <w:lang w:val="en-US"/>
                </w:rPr>
                <w:t>SECTION</w:t>
              </w:r>
              <w:r w:rsidRPr="007036CE">
                <w:rPr>
                  <w:b/>
                  <w:szCs w:val="24"/>
                </w:rPr>
                <w:t>_</w:t>
              </w:r>
            </w:ins>
            <w:r w:rsidRPr="007036CE">
              <w:rPr>
                <w:b/>
                <w:szCs w:val="24"/>
              </w:rPr>
              <w:t>3</w:t>
            </w:r>
            <w:ins w:id="11671" w:author="Куклина Ю.В." w:date="2024-04-11T19:02:00Z">
              <w:r w:rsidRPr="007036CE">
                <w:rPr>
                  <w:b/>
                  <w:szCs w:val="24"/>
                </w:rPr>
                <w:t>:</w:t>
              </w:r>
              <w:r w:rsidRPr="007036CE">
                <w:rPr>
                  <w:szCs w:val="22"/>
                </w:rPr>
                <w:t>SUM_3</w:t>
              </w:r>
            </w:ins>
            <w:ins w:id="11672" w:author="Сатлер Марина Викторовна" w:date="2024-07-08T11:31:00Z">
              <w:r w:rsidR="000F0C2A" w:rsidRPr="007036CE">
                <w:rPr>
                  <w:szCs w:val="22"/>
                </w:rPr>
                <w:t>.</w:t>
              </w:r>
            </w:ins>
          </w:p>
          <w:p w14:paraId="58B237A7" w14:textId="77777777" w:rsidR="00194707" w:rsidRPr="007036CE" w:rsidRDefault="00194707" w:rsidP="00194707">
            <w:pPr>
              <w:pStyle w:val="GOSTTablenorm"/>
              <w:rPr>
                <w:szCs w:val="22"/>
              </w:rPr>
            </w:pPr>
            <w:r w:rsidRPr="007036CE">
              <w:t>При обработке раздела 4 заполняется из тега</w:t>
            </w:r>
            <w:r w:rsidRPr="007036CE">
              <w:rPr>
                <w:b/>
                <w:szCs w:val="24"/>
              </w:rPr>
              <w:t xml:space="preserve"> </w:t>
            </w:r>
            <w:ins w:id="11673" w:author="Куклина Ю.В." w:date="2024-04-11T19:02:00Z">
              <w:r w:rsidRPr="007036CE">
                <w:rPr>
                  <w:b/>
                  <w:szCs w:val="24"/>
                  <w:lang w:val="en-US"/>
                </w:rPr>
                <w:t>SECTION</w:t>
              </w:r>
              <w:r w:rsidRPr="007036CE">
                <w:rPr>
                  <w:b/>
                  <w:szCs w:val="24"/>
                </w:rPr>
                <w:t>_</w:t>
              </w:r>
            </w:ins>
            <w:r w:rsidRPr="007036CE">
              <w:rPr>
                <w:b/>
                <w:szCs w:val="24"/>
              </w:rPr>
              <w:t>4</w:t>
            </w:r>
            <w:ins w:id="11674" w:author="Куклина Ю.В." w:date="2024-04-11T19:02:00Z">
              <w:r w:rsidRPr="007036CE">
                <w:rPr>
                  <w:b/>
                  <w:szCs w:val="24"/>
                </w:rPr>
                <w:t>:</w:t>
              </w:r>
              <w:r w:rsidRPr="007036CE">
                <w:rPr>
                  <w:szCs w:val="22"/>
                </w:rPr>
                <w:t>SUM_3</w:t>
              </w:r>
            </w:ins>
            <w:ins w:id="11675" w:author="Сатлер Марина Викторовна" w:date="2024-07-08T11:31:00Z">
              <w:r w:rsidR="000F0C2A" w:rsidRPr="007036CE">
                <w:rPr>
                  <w:szCs w:val="22"/>
                </w:rPr>
                <w:t>.</w:t>
              </w:r>
            </w:ins>
          </w:p>
          <w:p w14:paraId="480DDE81" w14:textId="77777777" w:rsidR="00194707" w:rsidRPr="007036CE" w:rsidRDefault="00194707" w:rsidP="00194707">
            <w:pPr>
              <w:pStyle w:val="GOSTTablenorm"/>
              <w:rPr>
                <w:szCs w:val="22"/>
              </w:rPr>
            </w:pPr>
            <w:r w:rsidRPr="007036CE">
              <w:t>При обработке раздела 5 заполняется из тега</w:t>
            </w:r>
            <w:r w:rsidRPr="007036CE">
              <w:rPr>
                <w:b/>
                <w:szCs w:val="24"/>
              </w:rPr>
              <w:t xml:space="preserve"> </w:t>
            </w:r>
            <w:ins w:id="11676" w:author="Куклина Ю.В." w:date="2024-04-11T19:02:00Z">
              <w:r w:rsidRPr="007036CE">
                <w:rPr>
                  <w:b/>
                  <w:szCs w:val="24"/>
                  <w:lang w:val="en-US"/>
                </w:rPr>
                <w:t>SECTION</w:t>
              </w:r>
              <w:r w:rsidRPr="007036CE">
                <w:rPr>
                  <w:b/>
                  <w:szCs w:val="24"/>
                </w:rPr>
                <w:t>_</w:t>
              </w:r>
            </w:ins>
            <w:r w:rsidRPr="007036CE">
              <w:rPr>
                <w:b/>
                <w:szCs w:val="24"/>
              </w:rPr>
              <w:t>5</w:t>
            </w:r>
            <w:ins w:id="11677" w:author="Куклина Ю.В." w:date="2024-04-11T19:02:00Z">
              <w:r w:rsidRPr="007036CE">
                <w:rPr>
                  <w:b/>
                  <w:szCs w:val="24"/>
                </w:rPr>
                <w:t>:</w:t>
              </w:r>
              <w:r w:rsidRPr="007036CE">
                <w:rPr>
                  <w:szCs w:val="22"/>
                </w:rPr>
                <w:t>SUM_3</w:t>
              </w:r>
            </w:ins>
            <w:ins w:id="11678" w:author="Сатлер Марина Викторовна" w:date="2024-07-08T11:31:00Z">
              <w:r w:rsidR="000F0C2A" w:rsidRPr="007036CE">
                <w:rPr>
                  <w:szCs w:val="22"/>
                </w:rPr>
                <w:t>.</w:t>
              </w:r>
            </w:ins>
          </w:p>
          <w:p w14:paraId="571DD6B9" w14:textId="77777777" w:rsidR="002B6A11" w:rsidRPr="007036CE" w:rsidRDefault="002B6A11" w:rsidP="002B6A11">
            <w:pPr>
              <w:pStyle w:val="GOSTTablenorm"/>
              <w:rPr>
                <w:ins w:id="11679" w:author="Сатлер Марина Викторовна" w:date="2024-07-05T17:58:00Z"/>
                <w:szCs w:val="22"/>
              </w:rPr>
            </w:pPr>
          </w:p>
          <w:p w14:paraId="2EC36B92" w14:textId="77777777" w:rsidR="002B6A11" w:rsidRPr="007036CE" w:rsidRDefault="002B6A11" w:rsidP="002B6A11">
            <w:pPr>
              <w:pStyle w:val="GOSTTablenorm"/>
              <w:rPr>
                <w:ins w:id="11680" w:author="Сатлер Марина Викторовна" w:date="2024-07-05T17:58:00Z"/>
              </w:rPr>
            </w:pPr>
            <w:ins w:id="11681" w:author="Сатлер Марина Викторовна" w:date="2024-07-05T17:58:00Z">
              <w:r w:rsidRPr="007036CE">
                <w:t>Если значение признака «НБЦ» соответствует «1», то заполняется согласно описанию:</w:t>
              </w:r>
            </w:ins>
          </w:p>
          <w:p w14:paraId="1A029D41" w14:textId="77777777" w:rsidR="002B6A11" w:rsidRPr="007036CE" w:rsidRDefault="002B6A11" w:rsidP="002B6A11">
            <w:pPr>
              <w:pStyle w:val="GOSTTablenorm"/>
              <w:rPr>
                <w:ins w:id="11682" w:author="Сатлер Марина Викторовна" w:date="2024-07-05T17:58:00Z"/>
                <w:szCs w:val="22"/>
              </w:rPr>
            </w:pPr>
            <w:ins w:id="11683" w:author="Сатлер Марина Викторовна" w:date="2024-07-05T17:58:00Z">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2"/>
                </w:rPr>
                <w:t>SUM_2</w:t>
              </w:r>
            </w:ins>
            <w:ins w:id="11684" w:author="Сатлер Марина Викторовна" w:date="2024-07-08T11:31:00Z">
              <w:r w:rsidR="000F0C2A" w:rsidRPr="007036CE">
                <w:rPr>
                  <w:szCs w:val="22"/>
                </w:rPr>
                <w:t>.</w:t>
              </w:r>
            </w:ins>
          </w:p>
          <w:p w14:paraId="71577896" w14:textId="77777777" w:rsidR="002B6A11" w:rsidRPr="007036CE" w:rsidRDefault="002B6A11" w:rsidP="002B6A11">
            <w:pPr>
              <w:pStyle w:val="GOSTTablenorm"/>
              <w:rPr>
                <w:ins w:id="11685" w:author="Сатлер Марина Викторовна" w:date="2024-07-05T17:58:00Z"/>
                <w:szCs w:val="22"/>
              </w:rPr>
            </w:pPr>
            <w:ins w:id="11686" w:author="Сатлер Марина Викторовна" w:date="2024-07-05T17:58:00Z">
              <w:r w:rsidRPr="007036CE">
                <w:t>При обработке раздела 3 заполняется из тега</w:t>
              </w:r>
              <w:r w:rsidRPr="007036CE">
                <w:rPr>
                  <w:b/>
                  <w:szCs w:val="24"/>
                </w:rPr>
                <w:t xml:space="preserve"> </w:t>
              </w:r>
              <w:r w:rsidRPr="007036CE">
                <w:rPr>
                  <w:b/>
                  <w:szCs w:val="24"/>
                  <w:lang w:val="en-US"/>
                </w:rPr>
                <w:t>SECTION</w:t>
              </w:r>
              <w:r w:rsidRPr="007036CE">
                <w:rPr>
                  <w:b/>
                  <w:szCs w:val="24"/>
                </w:rPr>
                <w:t>_3:</w:t>
              </w:r>
              <w:r w:rsidRPr="007036CE">
                <w:rPr>
                  <w:szCs w:val="22"/>
                </w:rPr>
                <w:t>SUM_2</w:t>
              </w:r>
            </w:ins>
            <w:ins w:id="11687" w:author="Сатлер Марина Викторовна" w:date="2024-07-08T11:31:00Z">
              <w:r w:rsidR="000F0C2A" w:rsidRPr="007036CE">
                <w:rPr>
                  <w:szCs w:val="22"/>
                </w:rPr>
                <w:t>.</w:t>
              </w:r>
            </w:ins>
          </w:p>
          <w:p w14:paraId="43BA189D" w14:textId="77777777" w:rsidR="002B6A11" w:rsidRPr="007036CE" w:rsidRDefault="002B6A11" w:rsidP="002B6A11">
            <w:pPr>
              <w:pStyle w:val="GOSTTablenorm"/>
              <w:rPr>
                <w:ins w:id="11688" w:author="Сатлер Марина Викторовна" w:date="2024-07-05T17:58:00Z"/>
                <w:szCs w:val="22"/>
              </w:rPr>
            </w:pPr>
            <w:ins w:id="11689" w:author="Сатлер Марина Викторовна" w:date="2024-07-05T17:58:00Z">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_4:</w:t>
              </w:r>
              <w:r w:rsidRPr="007036CE">
                <w:rPr>
                  <w:szCs w:val="22"/>
                </w:rPr>
                <w:t>SUM_</w:t>
              </w:r>
            </w:ins>
            <w:ins w:id="11690" w:author="Сатлер Марина Викторовна" w:date="2024-07-05T17:59:00Z">
              <w:r w:rsidRPr="007036CE">
                <w:rPr>
                  <w:szCs w:val="22"/>
                </w:rPr>
                <w:t>2</w:t>
              </w:r>
            </w:ins>
            <w:ins w:id="11691" w:author="Сатлер Марина Викторовна" w:date="2024-07-08T11:31:00Z">
              <w:r w:rsidR="000F0C2A" w:rsidRPr="007036CE">
                <w:rPr>
                  <w:szCs w:val="22"/>
                </w:rPr>
                <w:t>.</w:t>
              </w:r>
            </w:ins>
          </w:p>
          <w:p w14:paraId="554F1E45" w14:textId="77777777" w:rsidR="002B6A11" w:rsidRPr="007036CE" w:rsidRDefault="002B6A11" w:rsidP="002B6A11">
            <w:pPr>
              <w:pStyle w:val="GOSTTablenorm"/>
              <w:rPr>
                <w:ins w:id="11692" w:author="Сатлер Марина Викторовна" w:date="2024-07-05T17:58:00Z"/>
                <w:szCs w:val="22"/>
              </w:rPr>
            </w:pPr>
            <w:ins w:id="11693" w:author="Сатлер Марина Викторовна" w:date="2024-07-05T17:58:00Z">
              <w:r w:rsidRPr="007036CE">
                <w:t>При обработке раздела 3 заполняется из тега</w:t>
              </w:r>
              <w:r w:rsidRPr="007036CE">
                <w:rPr>
                  <w:b/>
                  <w:szCs w:val="24"/>
                </w:rPr>
                <w:t xml:space="preserve"> </w:t>
              </w:r>
              <w:r w:rsidRPr="007036CE">
                <w:rPr>
                  <w:b/>
                  <w:szCs w:val="24"/>
                  <w:lang w:val="en-US"/>
                </w:rPr>
                <w:t>SECTION</w:t>
              </w:r>
              <w:r w:rsidRPr="007036CE">
                <w:rPr>
                  <w:b/>
                  <w:szCs w:val="24"/>
                </w:rPr>
                <w:t>_5:</w:t>
              </w:r>
              <w:r w:rsidRPr="007036CE">
                <w:rPr>
                  <w:szCs w:val="22"/>
                </w:rPr>
                <w:t>SUM_</w:t>
              </w:r>
            </w:ins>
            <w:ins w:id="11694" w:author="Сатлер Марина Викторовна" w:date="2024-07-05T17:59:00Z">
              <w:r w:rsidRPr="007036CE">
                <w:rPr>
                  <w:szCs w:val="22"/>
                </w:rPr>
                <w:t>2</w:t>
              </w:r>
            </w:ins>
            <w:ins w:id="11695" w:author="Сатлер Марина Викторовна" w:date="2024-07-08T11:31:00Z">
              <w:r w:rsidR="000F0C2A" w:rsidRPr="007036CE">
                <w:rPr>
                  <w:szCs w:val="22"/>
                </w:rPr>
                <w:t>.</w:t>
              </w:r>
            </w:ins>
          </w:p>
          <w:p w14:paraId="574911BC" w14:textId="77777777" w:rsidR="00194707" w:rsidRPr="007036CE" w:rsidRDefault="00194707" w:rsidP="00194707">
            <w:pPr>
              <w:pStyle w:val="GOSTTablenorm"/>
              <w:rPr>
                <w:szCs w:val="22"/>
              </w:rPr>
            </w:pPr>
          </w:p>
          <w:p w14:paraId="293A3CE1" w14:textId="68E97688" w:rsidR="00194707" w:rsidRPr="007036CE" w:rsidRDefault="00194707" w:rsidP="00194707">
            <w:pPr>
              <w:pStyle w:val="GOSTTablenorm"/>
            </w:pPr>
            <w:r w:rsidRPr="007036CE">
              <w:rPr>
                <w:szCs w:val="22"/>
              </w:rPr>
              <w:t xml:space="preserve">Сумма передается в единицах валюты с точностью 2 знака после запятой </w:t>
            </w:r>
            <w:r w:rsidR="00CC2920" w:rsidRPr="007036CE">
              <w:t>–</w:t>
            </w:r>
            <w:r w:rsidRPr="007036CE">
              <w:rPr>
                <w:szCs w:val="22"/>
              </w:rPr>
              <w:t xml:space="preserve"> необхо</w:t>
            </w:r>
            <w:r w:rsidRPr="007036CE">
              <w:rPr>
                <w:szCs w:val="22"/>
              </w:rPr>
              <w:lastRenderedPageBreak/>
              <w:t>димо конвертировать в минимальные единицы валюты (для данного типа документов умножить на 100)</w:t>
            </w:r>
          </w:p>
        </w:tc>
      </w:tr>
      <w:tr w:rsidR="00194707" w:rsidRPr="007036CE" w14:paraId="176CC9BF" w14:textId="77777777" w:rsidTr="00B0621B">
        <w:tc>
          <w:tcPr>
            <w:tcW w:w="1105" w:type="pct"/>
          </w:tcPr>
          <w:p w14:paraId="02265025" w14:textId="77777777" w:rsidR="00194707" w:rsidRPr="007036CE" w:rsidRDefault="00194707" w:rsidP="00194707">
            <w:pPr>
              <w:pStyle w:val="GOSTTablenorm"/>
              <w:rPr>
                <w:szCs w:val="22"/>
              </w:rPr>
            </w:pPr>
            <w:ins w:id="11696" w:author="Сатлер Марина Викторовна" w:date="2024-02-13T15:35:00Z">
              <w:r w:rsidRPr="007036CE">
                <w:lastRenderedPageBreak/>
                <w:t>Сумма_третий_плановый_руб</w:t>
              </w:r>
            </w:ins>
          </w:p>
        </w:tc>
        <w:tc>
          <w:tcPr>
            <w:tcW w:w="302" w:type="pct"/>
          </w:tcPr>
          <w:p w14:paraId="12DD4DA5" w14:textId="77777777" w:rsidR="00194707" w:rsidRPr="007036CE" w:rsidRDefault="00194707" w:rsidP="00194707">
            <w:pPr>
              <w:pStyle w:val="GOSTTablenorm"/>
              <w:rPr>
                <w:szCs w:val="22"/>
              </w:rPr>
            </w:pPr>
            <w:ins w:id="11697" w:author="Куклина Ю.В." w:date="2024-04-11T22:51:00Z">
              <w:r w:rsidRPr="007036CE">
                <w:rPr>
                  <w:szCs w:val="22"/>
                </w:rPr>
                <w:t>Да</w:t>
              </w:r>
            </w:ins>
          </w:p>
        </w:tc>
        <w:tc>
          <w:tcPr>
            <w:tcW w:w="1105" w:type="pct"/>
          </w:tcPr>
          <w:p w14:paraId="4EF8813E" w14:textId="77777777" w:rsidR="00194707" w:rsidRPr="007036CE" w:rsidRDefault="00194707" w:rsidP="00194707">
            <w:pPr>
              <w:pStyle w:val="GOSTTablenorm"/>
              <w:rPr>
                <w:szCs w:val="22"/>
              </w:rPr>
            </w:pPr>
            <w:ins w:id="11698" w:author="Сатлер Марина Викторовна" w:date="2024-02-13T15:35:00Z">
              <w:r w:rsidRPr="007036CE">
                <w:t>Сумма на третий год планового периода</w:t>
              </w:r>
            </w:ins>
          </w:p>
        </w:tc>
        <w:tc>
          <w:tcPr>
            <w:tcW w:w="1120" w:type="pct"/>
          </w:tcPr>
          <w:p w14:paraId="2E831140" w14:textId="77777777" w:rsidR="00194707" w:rsidRPr="007036CE" w:rsidRDefault="00194707" w:rsidP="00194707">
            <w:pPr>
              <w:pStyle w:val="GOSTTablenorm"/>
              <w:rPr>
                <w:ins w:id="11699" w:author="Куклина Ю.В." w:date="2024-04-11T19:05:00Z"/>
                <w:szCs w:val="22"/>
                <w:lang w:val="en-US"/>
              </w:rPr>
            </w:pPr>
            <w:ins w:id="11700" w:author="Куклина Ю.В." w:date="2024-04-11T19:02:00Z">
              <w:r w:rsidRPr="007036CE">
                <w:rPr>
                  <w:b/>
                  <w:szCs w:val="24"/>
                  <w:lang w:val="en-US"/>
                </w:rPr>
                <w:t>SECTION_</w:t>
              </w:r>
            </w:ins>
            <w:r w:rsidRPr="007036CE">
              <w:rPr>
                <w:b/>
                <w:szCs w:val="24"/>
                <w:lang w:val="en-US"/>
              </w:rPr>
              <w:t>2</w:t>
            </w:r>
            <w:ins w:id="11701" w:author="Куклина Ю.В." w:date="2024-04-11T19:02:00Z">
              <w:r w:rsidRPr="007036CE">
                <w:rPr>
                  <w:b/>
                  <w:szCs w:val="24"/>
                  <w:lang w:val="en-US"/>
                </w:rPr>
                <w:t>:</w:t>
              </w:r>
              <w:r w:rsidRPr="007036CE">
                <w:rPr>
                  <w:szCs w:val="22"/>
                  <w:lang w:val="en-US"/>
                </w:rPr>
                <w:t>SUM_</w:t>
              </w:r>
              <w:del w:id="11702" w:author="Сатлер Марина Викторовна" w:date="2024-07-05T17:59:00Z">
                <w:r w:rsidRPr="007036CE" w:rsidDel="002B6A11">
                  <w:rPr>
                    <w:szCs w:val="22"/>
                    <w:lang w:val="en-US"/>
                  </w:rPr>
                  <w:delText>4</w:delText>
                </w:r>
              </w:del>
            </w:ins>
            <w:ins w:id="11703" w:author="Сатлер Марина Викторовна" w:date="2024-07-05T17:59:00Z">
              <w:r w:rsidR="002B6A11" w:rsidRPr="007036CE">
                <w:rPr>
                  <w:szCs w:val="22"/>
                  <w:lang w:val="en-US"/>
                </w:rPr>
                <w:t>3</w:t>
              </w:r>
            </w:ins>
          </w:p>
          <w:p w14:paraId="75398309" w14:textId="77777777" w:rsidR="00194707" w:rsidRPr="007036CE" w:rsidRDefault="00194707" w:rsidP="00194707">
            <w:pPr>
              <w:pStyle w:val="GOSTTablenorm"/>
              <w:rPr>
                <w:ins w:id="11704" w:author="Куклина Ю.В." w:date="2024-04-11T19:05:00Z"/>
                <w:szCs w:val="22"/>
                <w:lang w:val="en-US"/>
              </w:rPr>
            </w:pPr>
            <w:ins w:id="11705" w:author="Куклина Ю.В." w:date="2024-04-11T19:05:00Z">
              <w:r w:rsidRPr="007036CE">
                <w:rPr>
                  <w:b/>
                  <w:szCs w:val="24"/>
                  <w:lang w:val="en-US"/>
                </w:rPr>
                <w:t>SECTION_</w:t>
              </w:r>
            </w:ins>
            <w:r w:rsidRPr="007036CE">
              <w:rPr>
                <w:b/>
                <w:szCs w:val="24"/>
                <w:lang w:val="en-US"/>
              </w:rPr>
              <w:t>3</w:t>
            </w:r>
            <w:ins w:id="11706" w:author="Куклина Ю.В." w:date="2024-04-11T19:05:00Z">
              <w:r w:rsidRPr="007036CE">
                <w:rPr>
                  <w:b/>
                  <w:szCs w:val="24"/>
                  <w:lang w:val="en-US"/>
                </w:rPr>
                <w:t>:</w:t>
              </w:r>
              <w:r w:rsidRPr="007036CE">
                <w:rPr>
                  <w:szCs w:val="22"/>
                  <w:lang w:val="en-US"/>
                </w:rPr>
                <w:t>SUM_</w:t>
              </w:r>
              <w:del w:id="11707" w:author="Сатлер Марина Викторовна" w:date="2024-07-05T17:59:00Z">
                <w:r w:rsidRPr="007036CE" w:rsidDel="002B6A11">
                  <w:rPr>
                    <w:szCs w:val="22"/>
                    <w:lang w:val="en-US"/>
                  </w:rPr>
                  <w:delText>4</w:delText>
                </w:r>
              </w:del>
            </w:ins>
            <w:ins w:id="11708" w:author="Сатлер Марина Викторовна" w:date="2024-07-05T17:59:00Z">
              <w:r w:rsidR="002B6A11" w:rsidRPr="007036CE">
                <w:rPr>
                  <w:szCs w:val="22"/>
                  <w:lang w:val="en-US"/>
                </w:rPr>
                <w:t>3</w:t>
              </w:r>
            </w:ins>
          </w:p>
          <w:p w14:paraId="3A64F8B7" w14:textId="77777777" w:rsidR="00194707" w:rsidRPr="007036CE" w:rsidRDefault="00194707" w:rsidP="00194707">
            <w:pPr>
              <w:pStyle w:val="GOSTTablenorm"/>
              <w:rPr>
                <w:szCs w:val="22"/>
                <w:lang w:val="en-US"/>
              </w:rPr>
            </w:pPr>
            <w:ins w:id="11709" w:author="Куклина Ю.В." w:date="2024-04-11T19:05:00Z">
              <w:r w:rsidRPr="007036CE">
                <w:rPr>
                  <w:b/>
                  <w:szCs w:val="24"/>
                  <w:lang w:val="en-US"/>
                </w:rPr>
                <w:t>SECTION_</w:t>
              </w:r>
            </w:ins>
            <w:r w:rsidRPr="007036CE">
              <w:rPr>
                <w:b/>
                <w:szCs w:val="24"/>
                <w:lang w:val="en-US"/>
              </w:rPr>
              <w:t>4</w:t>
            </w:r>
            <w:ins w:id="11710" w:author="Куклина Ю.В." w:date="2024-04-11T19:05:00Z">
              <w:r w:rsidRPr="007036CE">
                <w:rPr>
                  <w:b/>
                  <w:szCs w:val="24"/>
                  <w:lang w:val="en-US"/>
                </w:rPr>
                <w:t>:</w:t>
              </w:r>
              <w:r w:rsidRPr="007036CE">
                <w:rPr>
                  <w:szCs w:val="22"/>
                  <w:lang w:val="en-US"/>
                </w:rPr>
                <w:t>SUM_</w:t>
              </w:r>
              <w:del w:id="11711" w:author="Сатлер Марина Викторовна" w:date="2024-07-05T17:59:00Z">
                <w:r w:rsidRPr="007036CE" w:rsidDel="002B6A11">
                  <w:rPr>
                    <w:szCs w:val="22"/>
                    <w:lang w:val="en-US"/>
                  </w:rPr>
                  <w:delText>4</w:delText>
                </w:r>
              </w:del>
            </w:ins>
            <w:ins w:id="11712" w:author="Сатлер Марина Викторовна" w:date="2024-07-05T17:59:00Z">
              <w:r w:rsidR="002B6A11" w:rsidRPr="007036CE">
                <w:rPr>
                  <w:szCs w:val="22"/>
                  <w:lang w:val="en-US"/>
                </w:rPr>
                <w:t>3</w:t>
              </w:r>
            </w:ins>
          </w:p>
          <w:p w14:paraId="4EA6557A" w14:textId="77777777" w:rsidR="00194707" w:rsidRPr="007036CE" w:rsidRDefault="00194707" w:rsidP="002B6A11">
            <w:pPr>
              <w:pStyle w:val="GOSTTablenorm"/>
              <w:rPr>
                <w:szCs w:val="24"/>
                <w:lang w:val="en-US"/>
              </w:rPr>
            </w:pPr>
            <w:ins w:id="11713" w:author="Куклина Ю.В." w:date="2024-04-11T19:05:00Z">
              <w:r w:rsidRPr="007036CE">
                <w:rPr>
                  <w:b/>
                  <w:szCs w:val="24"/>
                  <w:lang w:val="en-US"/>
                </w:rPr>
                <w:t>SECTION_</w:t>
              </w:r>
            </w:ins>
            <w:r w:rsidRPr="007036CE">
              <w:rPr>
                <w:b/>
                <w:szCs w:val="24"/>
                <w:lang w:val="en-US"/>
              </w:rPr>
              <w:t>5</w:t>
            </w:r>
            <w:ins w:id="11714" w:author="Куклина Ю.В." w:date="2024-04-11T19:05:00Z">
              <w:r w:rsidRPr="007036CE">
                <w:rPr>
                  <w:b/>
                  <w:szCs w:val="24"/>
                  <w:lang w:val="en-US"/>
                </w:rPr>
                <w:t>:</w:t>
              </w:r>
              <w:r w:rsidRPr="007036CE">
                <w:rPr>
                  <w:szCs w:val="22"/>
                  <w:lang w:val="en-US"/>
                </w:rPr>
                <w:t>SUM_</w:t>
              </w:r>
              <w:del w:id="11715" w:author="Сатлер Марина Викторовна" w:date="2024-07-05T17:59:00Z">
                <w:r w:rsidRPr="007036CE" w:rsidDel="002B6A11">
                  <w:rPr>
                    <w:szCs w:val="22"/>
                    <w:lang w:val="en-US"/>
                  </w:rPr>
                  <w:delText>4</w:delText>
                </w:r>
              </w:del>
            </w:ins>
            <w:ins w:id="11716" w:author="Сатлер Марина Викторовна" w:date="2024-07-05T17:59:00Z">
              <w:r w:rsidR="002B6A11" w:rsidRPr="007036CE">
                <w:rPr>
                  <w:szCs w:val="22"/>
                  <w:lang w:val="en-US"/>
                </w:rPr>
                <w:t>3</w:t>
              </w:r>
            </w:ins>
          </w:p>
        </w:tc>
        <w:tc>
          <w:tcPr>
            <w:tcW w:w="1367" w:type="pct"/>
          </w:tcPr>
          <w:p w14:paraId="5E2A10B8" w14:textId="77777777" w:rsidR="00BD54CE" w:rsidRPr="007036CE" w:rsidRDefault="00BD54CE" w:rsidP="00BD54CE">
            <w:pPr>
              <w:pStyle w:val="GOSTTablenorm"/>
              <w:rPr>
                <w:ins w:id="11717" w:author="Сатлер Марина Викторовна" w:date="2024-07-05T18:02:00Z"/>
              </w:rPr>
            </w:pPr>
            <w:ins w:id="11718" w:author="Сатлер Марина Викторовна" w:date="2024-07-05T18:02:00Z">
              <w:r w:rsidRPr="007036CE">
                <w:t>Если значение признака «НБЦ» соответствует «0», то указывается «0».</w:t>
              </w:r>
            </w:ins>
          </w:p>
          <w:p w14:paraId="0ED05629" w14:textId="77777777" w:rsidR="00BD54CE" w:rsidRPr="007036CE" w:rsidRDefault="00BD54CE" w:rsidP="00BD54CE">
            <w:pPr>
              <w:pStyle w:val="GOSTTablenorm"/>
              <w:rPr>
                <w:ins w:id="11719" w:author="Сатлер Марина Викторовна" w:date="2024-07-05T18:02:00Z"/>
              </w:rPr>
            </w:pPr>
          </w:p>
          <w:p w14:paraId="69862B46" w14:textId="77777777" w:rsidR="00BD54CE" w:rsidRPr="007036CE" w:rsidRDefault="00BD54CE" w:rsidP="00BD54CE">
            <w:pPr>
              <w:pStyle w:val="GOSTTablenorm"/>
              <w:rPr>
                <w:ins w:id="11720" w:author="Сатлер Марина Викторовна" w:date="2024-07-05T18:02:00Z"/>
              </w:rPr>
            </w:pPr>
            <w:ins w:id="11721" w:author="Сатлер Марина Викторовна" w:date="2024-07-05T18:02:00Z">
              <w:r w:rsidRPr="007036CE">
                <w:t>Если значение признака «НБЦ» соответствует «1», то заполняется согласно описанию:</w:t>
              </w:r>
            </w:ins>
          </w:p>
          <w:p w14:paraId="5B37081A" w14:textId="77777777" w:rsidR="00194707" w:rsidRPr="007036CE" w:rsidRDefault="00194707" w:rsidP="00194707">
            <w:pPr>
              <w:pStyle w:val="GOSTTablenorm"/>
              <w:rPr>
                <w:szCs w:val="22"/>
              </w:rPr>
            </w:pPr>
            <w:r w:rsidRPr="007036CE">
              <w:t>При обработке раздела 2 заполняется из тега</w:t>
            </w:r>
            <w:r w:rsidRPr="007036CE">
              <w:rPr>
                <w:b/>
                <w:szCs w:val="24"/>
              </w:rPr>
              <w:t xml:space="preserve"> </w:t>
            </w:r>
            <w:ins w:id="11722" w:author="Куклина Ю.В." w:date="2024-04-11T19:02:00Z">
              <w:r w:rsidRPr="007036CE">
                <w:rPr>
                  <w:b/>
                  <w:szCs w:val="24"/>
                  <w:lang w:val="en-US"/>
                </w:rPr>
                <w:t>SECTION</w:t>
              </w:r>
              <w:r w:rsidRPr="007036CE">
                <w:rPr>
                  <w:b/>
                  <w:szCs w:val="24"/>
                </w:rPr>
                <w:t>_</w:t>
              </w:r>
            </w:ins>
            <w:r w:rsidRPr="007036CE">
              <w:rPr>
                <w:b/>
                <w:szCs w:val="24"/>
              </w:rPr>
              <w:t>2</w:t>
            </w:r>
            <w:ins w:id="11723" w:author="Куклина Ю.В." w:date="2024-04-11T19:02:00Z">
              <w:r w:rsidRPr="007036CE">
                <w:rPr>
                  <w:b/>
                  <w:szCs w:val="24"/>
                </w:rPr>
                <w:t>:</w:t>
              </w:r>
              <w:r w:rsidRPr="007036CE">
                <w:rPr>
                  <w:szCs w:val="22"/>
                </w:rPr>
                <w:t>SUM_</w:t>
              </w:r>
              <w:del w:id="11724" w:author="Сатлер Марина Викторовна" w:date="2024-07-05T18:02:00Z">
                <w:r w:rsidRPr="007036CE" w:rsidDel="00BD54CE">
                  <w:rPr>
                    <w:szCs w:val="22"/>
                  </w:rPr>
                  <w:delText>4</w:delText>
                </w:r>
              </w:del>
            </w:ins>
            <w:ins w:id="11725" w:author="Сатлер Марина Викторовна" w:date="2024-07-05T18:02:00Z">
              <w:r w:rsidR="00BD54CE" w:rsidRPr="007036CE">
                <w:rPr>
                  <w:szCs w:val="22"/>
                </w:rPr>
                <w:t>3</w:t>
              </w:r>
            </w:ins>
            <w:ins w:id="11726" w:author="Сатлер Марина Викторовна" w:date="2024-07-08T11:31:00Z">
              <w:r w:rsidR="000F0C2A" w:rsidRPr="007036CE">
                <w:rPr>
                  <w:szCs w:val="22"/>
                </w:rPr>
                <w:t>.</w:t>
              </w:r>
            </w:ins>
          </w:p>
          <w:p w14:paraId="693EA7F5" w14:textId="77777777" w:rsidR="00194707" w:rsidRPr="007036CE" w:rsidRDefault="00194707" w:rsidP="00194707">
            <w:pPr>
              <w:pStyle w:val="GOSTTablenorm"/>
              <w:rPr>
                <w:szCs w:val="22"/>
              </w:rPr>
            </w:pPr>
            <w:r w:rsidRPr="007036CE">
              <w:t>При обработке раздела 3 заполняется из тега</w:t>
            </w:r>
            <w:r w:rsidRPr="007036CE">
              <w:rPr>
                <w:b/>
                <w:szCs w:val="24"/>
              </w:rPr>
              <w:t xml:space="preserve"> </w:t>
            </w:r>
            <w:ins w:id="11727" w:author="Куклина Ю.В." w:date="2024-04-11T19:02:00Z">
              <w:r w:rsidRPr="007036CE">
                <w:rPr>
                  <w:b/>
                  <w:szCs w:val="24"/>
                  <w:lang w:val="en-US"/>
                </w:rPr>
                <w:t>SECTION</w:t>
              </w:r>
              <w:r w:rsidRPr="007036CE">
                <w:rPr>
                  <w:b/>
                  <w:szCs w:val="24"/>
                </w:rPr>
                <w:t>_</w:t>
              </w:r>
            </w:ins>
            <w:r w:rsidRPr="007036CE">
              <w:rPr>
                <w:b/>
                <w:szCs w:val="24"/>
              </w:rPr>
              <w:t>3</w:t>
            </w:r>
            <w:ins w:id="11728" w:author="Куклина Ю.В." w:date="2024-04-11T19:02:00Z">
              <w:r w:rsidRPr="007036CE">
                <w:rPr>
                  <w:b/>
                  <w:szCs w:val="24"/>
                </w:rPr>
                <w:t>:</w:t>
              </w:r>
              <w:r w:rsidRPr="007036CE">
                <w:rPr>
                  <w:szCs w:val="22"/>
                </w:rPr>
                <w:t>SUM_</w:t>
              </w:r>
              <w:del w:id="11729" w:author="Сатлер Марина Викторовна" w:date="2024-07-05T18:02:00Z">
                <w:r w:rsidRPr="007036CE" w:rsidDel="00BD54CE">
                  <w:rPr>
                    <w:szCs w:val="22"/>
                  </w:rPr>
                  <w:delText>4</w:delText>
                </w:r>
              </w:del>
            </w:ins>
            <w:ins w:id="11730" w:author="Сатлер Марина Викторовна" w:date="2024-07-05T18:02:00Z">
              <w:r w:rsidR="00BD54CE" w:rsidRPr="007036CE">
                <w:rPr>
                  <w:szCs w:val="22"/>
                </w:rPr>
                <w:t>3</w:t>
              </w:r>
            </w:ins>
            <w:ins w:id="11731" w:author="Сатлер Марина Викторовна" w:date="2024-07-08T11:31:00Z">
              <w:r w:rsidR="000F0C2A" w:rsidRPr="007036CE">
                <w:rPr>
                  <w:szCs w:val="22"/>
                </w:rPr>
                <w:t>.</w:t>
              </w:r>
            </w:ins>
          </w:p>
          <w:p w14:paraId="23BE4C08" w14:textId="77777777" w:rsidR="00194707" w:rsidRPr="007036CE" w:rsidRDefault="00194707" w:rsidP="00194707">
            <w:pPr>
              <w:pStyle w:val="GOSTTablenorm"/>
              <w:rPr>
                <w:szCs w:val="22"/>
              </w:rPr>
            </w:pPr>
            <w:r w:rsidRPr="007036CE">
              <w:t>При обработке раздела 4 заполняется из тега</w:t>
            </w:r>
            <w:r w:rsidRPr="007036CE">
              <w:rPr>
                <w:b/>
                <w:szCs w:val="24"/>
              </w:rPr>
              <w:t xml:space="preserve"> </w:t>
            </w:r>
            <w:ins w:id="11732" w:author="Куклина Ю.В." w:date="2024-04-11T19:02:00Z">
              <w:r w:rsidRPr="007036CE">
                <w:rPr>
                  <w:b/>
                  <w:szCs w:val="24"/>
                  <w:lang w:val="en-US"/>
                </w:rPr>
                <w:t>SECTION</w:t>
              </w:r>
              <w:r w:rsidRPr="007036CE">
                <w:rPr>
                  <w:b/>
                  <w:szCs w:val="24"/>
                </w:rPr>
                <w:t>_</w:t>
              </w:r>
            </w:ins>
            <w:r w:rsidRPr="007036CE">
              <w:rPr>
                <w:b/>
                <w:szCs w:val="24"/>
              </w:rPr>
              <w:t>4</w:t>
            </w:r>
            <w:ins w:id="11733" w:author="Куклина Ю.В." w:date="2024-04-11T19:02:00Z">
              <w:r w:rsidRPr="007036CE">
                <w:rPr>
                  <w:b/>
                  <w:szCs w:val="24"/>
                </w:rPr>
                <w:t>:</w:t>
              </w:r>
              <w:r w:rsidRPr="007036CE">
                <w:rPr>
                  <w:szCs w:val="22"/>
                </w:rPr>
                <w:t>SUM_</w:t>
              </w:r>
              <w:del w:id="11734" w:author="Сатлер Марина Викторовна" w:date="2024-07-05T18:02:00Z">
                <w:r w:rsidRPr="007036CE" w:rsidDel="00BD54CE">
                  <w:rPr>
                    <w:szCs w:val="22"/>
                  </w:rPr>
                  <w:delText>4</w:delText>
                </w:r>
              </w:del>
            </w:ins>
            <w:ins w:id="11735" w:author="Сатлер Марина Викторовна" w:date="2024-07-05T18:02:00Z">
              <w:r w:rsidR="00BD54CE" w:rsidRPr="007036CE">
                <w:rPr>
                  <w:szCs w:val="22"/>
                </w:rPr>
                <w:t>3</w:t>
              </w:r>
            </w:ins>
            <w:ins w:id="11736" w:author="Сатлер Марина Викторовна" w:date="2024-07-08T11:31:00Z">
              <w:r w:rsidR="000F0C2A" w:rsidRPr="007036CE">
                <w:rPr>
                  <w:szCs w:val="22"/>
                </w:rPr>
                <w:t>.</w:t>
              </w:r>
            </w:ins>
          </w:p>
          <w:p w14:paraId="56778335" w14:textId="77777777" w:rsidR="00194707" w:rsidRPr="007036CE" w:rsidRDefault="00194707" w:rsidP="00194707">
            <w:pPr>
              <w:pStyle w:val="GOSTTablenorm"/>
              <w:rPr>
                <w:szCs w:val="22"/>
              </w:rPr>
            </w:pPr>
            <w:r w:rsidRPr="007036CE">
              <w:t>При обработке раздела 5 заполняется из тега</w:t>
            </w:r>
            <w:r w:rsidRPr="007036CE">
              <w:rPr>
                <w:b/>
                <w:szCs w:val="24"/>
              </w:rPr>
              <w:t xml:space="preserve"> </w:t>
            </w:r>
            <w:ins w:id="11737" w:author="Куклина Ю.В." w:date="2024-04-11T19:02:00Z">
              <w:r w:rsidRPr="007036CE">
                <w:rPr>
                  <w:b/>
                  <w:szCs w:val="24"/>
                  <w:lang w:val="en-US"/>
                </w:rPr>
                <w:t>SECTION</w:t>
              </w:r>
              <w:r w:rsidRPr="007036CE">
                <w:rPr>
                  <w:b/>
                  <w:szCs w:val="24"/>
                </w:rPr>
                <w:t>_</w:t>
              </w:r>
            </w:ins>
            <w:r w:rsidRPr="007036CE">
              <w:rPr>
                <w:b/>
                <w:szCs w:val="24"/>
              </w:rPr>
              <w:t>5</w:t>
            </w:r>
            <w:ins w:id="11738" w:author="Куклина Ю.В." w:date="2024-04-11T19:02:00Z">
              <w:r w:rsidRPr="007036CE">
                <w:rPr>
                  <w:b/>
                  <w:szCs w:val="24"/>
                </w:rPr>
                <w:t>:</w:t>
              </w:r>
              <w:r w:rsidRPr="007036CE">
                <w:rPr>
                  <w:szCs w:val="22"/>
                </w:rPr>
                <w:t>SUM_</w:t>
              </w:r>
              <w:del w:id="11739" w:author="Сатлер Марина Викторовна" w:date="2024-07-05T18:02:00Z">
                <w:r w:rsidRPr="007036CE" w:rsidDel="00BD54CE">
                  <w:rPr>
                    <w:szCs w:val="22"/>
                  </w:rPr>
                  <w:delText>4</w:delText>
                </w:r>
              </w:del>
            </w:ins>
            <w:ins w:id="11740" w:author="Сатлер Марина Викторовна" w:date="2024-07-05T18:02:00Z">
              <w:r w:rsidR="00BD54CE" w:rsidRPr="007036CE">
                <w:rPr>
                  <w:szCs w:val="22"/>
                </w:rPr>
                <w:t>3</w:t>
              </w:r>
            </w:ins>
            <w:ins w:id="11741" w:author="Сатлер Марина Викторовна" w:date="2024-07-08T11:31:00Z">
              <w:r w:rsidR="000F0C2A" w:rsidRPr="007036CE">
                <w:rPr>
                  <w:szCs w:val="22"/>
                </w:rPr>
                <w:t>.</w:t>
              </w:r>
            </w:ins>
          </w:p>
          <w:p w14:paraId="41F159DA" w14:textId="77777777" w:rsidR="00194707" w:rsidRPr="007036CE" w:rsidRDefault="00194707" w:rsidP="00194707">
            <w:pPr>
              <w:pStyle w:val="GOSTTablenorm"/>
              <w:rPr>
                <w:szCs w:val="22"/>
              </w:rPr>
            </w:pPr>
          </w:p>
          <w:p w14:paraId="6310D29D" w14:textId="2C086408" w:rsidR="00194707" w:rsidRPr="007036CE" w:rsidRDefault="00194707" w:rsidP="00194707">
            <w:pPr>
              <w:pStyle w:val="GOSTTablenorm"/>
            </w:pPr>
            <w:r w:rsidRPr="007036CE">
              <w:rPr>
                <w:szCs w:val="22"/>
              </w:rPr>
              <w:t xml:space="preserve">Сумма передается в единицах валюты с точностью 2 знака после запятой </w:t>
            </w:r>
            <w:r w:rsidR="00CC2920" w:rsidRPr="007036CE">
              <w:t>–</w:t>
            </w:r>
            <w:r w:rsidRPr="007036CE">
              <w:rPr>
                <w:szCs w:val="22"/>
              </w:rPr>
              <w:t xml:space="preserve"> необходимо конвертировать в минимальные единицы валюты (для данного типа документов умножить на 100)</w:t>
            </w:r>
          </w:p>
        </w:tc>
      </w:tr>
    </w:tbl>
    <w:p w14:paraId="43846FC4" w14:textId="2B45BE35" w:rsidR="00432B55" w:rsidRPr="007036CE" w:rsidRDefault="009B61E2" w:rsidP="00432B55">
      <w:pPr>
        <w:pStyle w:val="GOSTNameTable"/>
      </w:pPr>
      <w:r w:rsidRPr="007036CE">
        <w:rPr>
          <w:noProof/>
        </w:rPr>
        <w:lastRenderedPageBreak/>
        <w:fldChar w:fldCharType="begin"/>
      </w:r>
      <w:r w:rsidRPr="007036CE">
        <w:rPr>
          <w:noProof/>
        </w:rPr>
        <w:instrText xml:space="preserve"> SEQ Таблица \* ARABIC </w:instrText>
      </w:r>
      <w:r w:rsidRPr="007036CE">
        <w:rPr>
          <w:noProof/>
        </w:rPr>
        <w:fldChar w:fldCharType="separate"/>
      </w:r>
      <w:bookmarkStart w:id="11742" w:name="_Toc222928048"/>
      <w:r w:rsidR="00BD74E1">
        <w:rPr>
          <w:noProof/>
        </w:rPr>
        <w:t>75</w:t>
      </w:r>
      <w:r w:rsidRPr="007036CE">
        <w:rPr>
          <w:noProof/>
        </w:rPr>
        <w:fldChar w:fldCharType="end"/>
      </w:r>
      <w:r w:rsidR="00432B55" w:rsidRPr="007036CE">
        <w:t xml:space="preserve"> </w:t>
      </w:r>
      <w:r w:rsidR="00D9309A" w:rsidRPr="007036CE">
        <w:t>–</w:t>
      </w:r>
      <w:r w:rsidR="00432B55" w:rsidRPr="007036CE">
        <w:t xml:space="preserve"> Перечень атрибутов, соответствующих типу документа «Заявка на внесение изменений в сводную бюджетную роспись </w:t>
      </w:r>
      <w:del w:id="11743" w:author="Сатлер Марина Викторовна" w:date="2024-02-13T16:07:00Z">
        <w:r w:rsidR="00432B55" w:rsidRPr="007036CE" w:rsidDel="00816718">
          <w:delText xml:space="preserve">Федерального </w:delText>
        </w:r>
      </w:del>
      <w:ins w:id="11744" w:author="Сатлер Марина Викторовна" w:date="2024-02-13T16:07:00Z">
        <w:r w:rsidR="00816718" w:rsidRPr="007036CE">
          <w:t xml:space="preserve">федерального </w:t>
        </w:r>
      </w:ins>
      <w:del w:id="11745" w:author="Сатлер Марина Викторовна" w:date="2024-02-13T16:07:00Z">
        <w:r w:rsidR="00432B55" w:rsidRPr="007036CE" w:rsidDel="00816718">
          <w:delText xml:space="preserve">Бюджета </w:delText>
        </w:r>
      </w:del>
      <w:ins w:id="11746" w:author="Сатлер Марина Викторовна" w:date="2024-02-13T16:07:00Z">
        <w:r w:rsidR="00816718" w:rsidRPr="007036CE">
          <w:t xml:space="preserve">бюджета </w:t>
        </w:r>
      </w:ins>
      <w:r w:rsidR="00432B55" w:rsidRPr="007036CE">
        <w:t xml:space="preserve">и </w:t>
      </w:r>
      <w:del w:id="11747" w:author="Сатлер Марина Викторовна" w:date="2024-02-13T16:07:00Z">
        <w:r w:rsidR="00432B55" w:rsidRPr="007036CE" w:rsidDel="00816718">
          <w:delText xml:space="preserve">Лимиты </w:delText>
        </w:r>
      </w:del>
      <w:ins w:id="11748" w:author="Сатлер Марина Викторовна" w:date="2024-02-13T16:07:00Z">
        <w:r w:rsidR="00816718" w:rsidRPr="007036CE">
          <w:t xml:space="preserve">лимиты </w:t>
        </w:r>
      </w:ins>
      <w:r w:rsidR="00432B55" w:rsidRPr="007036CE">
        <w:t>бюджетных обязательств» (ф.0501046) DBD_ApplPropAmenBA</w:t>
      </w:r>
      <w:bookmarkEnd w:id="11742"/>
    </w:p>
    <w:tbl>
      <w:tblPr>
        <w:tblStyle w:val="GOSTTable"/>
        <w:tblW w:w="5000" w:type="pct"/>
        <w:tblLayout w:type="fixed"/>
        <w:tblLook w:val="07E0" w:firstRow="1" w:lastRow="1" w:firstColumn="1" w:lastColumn="1" w:noHBand="1" w:noVBand="1"/>
      </w:tblPr>
      <w:tblGrid>
        <w:gridCol w:w="3512"/>
        <w:gridCol w:w="898"/>
        <w:gridCol w:w="3511"/>
        <w:gridCol w:w="3533"/>
        <w:gridCol w:w="4306"/>
      </w:tblGrid>
      <w:tr w:rsidR="00432B55" w:rsidRPr="007036CE" w14:paraId="6BD55DD7" w14:textId="77777777" w:rsidTr="00B0621B">
        <w:trPr>
          <w:cnfStyle w:val="100000000000" w:firstRow="1" w:lastRow="0" w:firstColumn="0" w:lastColumn="0" w:oddVBand="0" w:evenVBand="0" w:oddHBand="0" w:evenHBand="0" w:firstRowFirstColumn="0" w:firstRowLastColumn="0" w:lastRowFirstColumn="0" w:lastRowLastColumn="0"/>
        </w:trPr>
        <w:tc>
          <w:tcPr>
            <w:tcW w:w="1114" w:type="pct"/>
            <w:hideMark/>
          </w:tcPr>
          <w:p w14:paraId="4AC081B4" w14:textId="77777777" w:rsidR="00586316" w:rsidRPr="007036CE" w:rsidRDefault="00586316" w:rsidP="00586316">
            <w:pPr>
              <w:pStyle w:val="GOSTTableHead"/>
              <w:rPr>
                <w:szCs w:val="22"/>
              </w:rPr>
            </w:pPr>
            <w:r w:rsidRPr="007036CE">
              <w:rPr>
                <w:szCs w:val="22"/>
              </w:rPr>
              <w:t>Наименование атрибута</w:t>
            </w:r>
          </w:p>
        </w:tc>
        <w:tc>
          <w:tcPr>
            <w:tcW w:w="285" w:type="pct"/>
            <w:hideMark/>
          </w:tcPr>
          <w:p w14:paraId="563CA584" w14:textId="77777777" w:rsidR="00586316" w:rsidRPr="007036CE" w:rsidRDefault="00586316" w:rsidP="00586316">
            <w:pPr>
              <w:pStyle w:val="GOSTTableHead"/>
              <w:rPr>
                <w:szCs w:val="22"/>
              </w:rPr>
            </w:pPr>
            <w:r w:rsidRPr="007036CE">
              <w:rPr>
                <w:szCs w:val="22"/>
              </w:rPr>
              <w:t>Вычисляемый атрибут</w:t>
            </w:r>
          </w:p>
        </w:tc>
        <w:tc>
          <w:tcPr>
            <w:tcW w:w="1114" w:type="pct"/>
            <w:hideMark/>
          </w:tcPr>
          <w:p w14:paraId="6FA68B99" w14:textId="77777777" w:rsidR="00586316" w:rsidRPr="007036CE" w:rsidRDefault="00586316" w:rsidP="00586316">
            <w:pPr>
              <w:pStyle w:val="GOSTTableHead"/>
              <w:rPr>
                <w:szCs w:val="22"/>
              </w:rPr>
            </w:pPr>
            <w:r w:rsidRPr="007036CE">
              <w:rPr>
                <w:szCs w:val="22"/>
              </w:rPr>
              <w:t>Описание атрибута</w:t>
            </w:r>
          </w:p>
        </w:tc>
        <w:tc>
          <w:tcPr>
            <w:tcW w:w="1121" w:type="pct"/>
            <w:hideMark/>
          </w:tcPr>
          <w:p w14:paraId="634653D5" w14:textId="77777777" w:rsidR="00586316" w:rsidRPr="007036CE" w:rsidRDefault="00586316" w:rsidP="00586316">
            <w:pPr>
              <w:pStyle w:val="GOSTTableHead"/>
              <w:rPr>
                <w:szCs w:val="22"/>
              </w:rPr>
            </w:pPr>
            <w:r w:rsidRPr="007036CE">
              <w:rPr>
                <w:szCs w:val="22"/>
              </w:rPr>
              <w:t>Реквизит документа (наименование тега)</w:t>
            </w:r>
          </w:p>
        </w:tc>
        <w:tc>
          <w:tcPr>
            <w:tcW w:w="1366" w:type="pct"/>
            <w:hideMark/>
          </w:tcPr>
          <w:p w14:paraId="1C0AF7E9" w14:textId="77777777" w:rsidR="00586316" w:rsidRPr="007036CE" w:rsidRDefault="00586316" w:rsidP="00586316">
            <w:pPr>
              <w:pStyle w:val="GOSTTableHead"/>
              <w:rPr>
                <w:szCs w:val="22"/>
              </w:rPr>
            </w:pPr>
            <w:r w:rsidRPr="007036CE">
              <w:rPr>
                <w:szCs w:val="22"/>
              </w:rPr>
              <w:t>Алгоритм вычисления</w:t>
            </w:r>
          </w:p>
        </w:tc>
      </w:tr>
      <w:tr w:rsidR="00432B55" w:rsidRPr="007036CE" w14:paraId="61355D93" w14:textId="77777777" w:rsidTr="00B0621B">
        <w:tc>
          <w:tcPr>
            <w:tcW w:w="1114" w:type="pct"/>
          </w:tcPr>
          <w:p w14:paraId="737DE3C9" w14:textId="77777777" w:rsidR="00586316" w:rsidRPr="007036CE" w:rsidRDefault="00586316" w:rsidP="00586316">
            <w:pPr>
              <w:pStyle w:val="GOSTTablenorm"/>
              <w:rPr>
                <w:szCs w:val="22"/>
                <w:lang w:val="en-US"/>
              </w:rPr>
            </w:pPr>
            <w:r w:rsidRPr="007036CE">
              <w:rPr>
                <w:szCs w:val="22"/>
              </w:rPr>
              <w:t>Номер_документа</w:t>
            </w:r>
            <w:r w:rsidR="00142CBB" w:rsidRPr="007036CE">
              <w:rPr>
                <w:szCs w:val="22"/>
                <w:lang w:val="en-US"/>
              </w:rPr>
              <w:t>*</w:t>
            </w:r>
          </w:p>
        </w:tc>
        <w:tc>
          <w:tcPr>
            <w:tcW w:w="285" w:type="pct"/>
          </w:tcPr>
          <w:p w14:paraId="3F987867" w14:textId="77777777" w:rsidR="00586316" w:rsidRPr="007036CE" w:rsidRDefault="00586316" w:rsidP="00586316">
            <w:pPr>
              <w:pStyle w:val="GOSTTablenorm"/>
              <w:rPr>
                <w:szCs w:val="22"/>
              </w:rPr>
            </w:pPr>
            <w:r w:rsidRPr="007036CE">
              <w:rPr>
                <w:szCs w:val="22"/>
              </w:rPr>
              <w:t>Нет</w:t>
            </w:r>
          </w:p>
        </w:tc>
        <w:tc>
          <w:tcPr>
            <w:tcW w:w="1114" w:type="pct"/>
          </w:tcPr>
          <w:p w14:paraId="574FCDED" w14:textId="77777777" w:rsidR="00586316" w:rsidRPr="007036CE" w:rsidRDefault="00586316" w:rsidP="00586316">
            <w:pPr>
              <w:pStyle w:val="GOSTTablenorm"/>
              <w:rPr>
                <w:szCs w:val="22"/>
              </w:rPr>
            </w:pPr>
            <w:r w:rsidRPr="007036CE">
              <w:rPr>
                <w:szCs w:val="22"/>
              </w:rPr>
              <w:t>Номер документа</w:t>
            </w:r>
          </w:p>
        </w:tc>
        <w:tc>
          <w:tcPr>
            <w:tcW w:w="1121" w:type="pct"/>
          </w:tcPr>
          <w:p w14:paraId="2B9BD404" w14:textId="77777777" w:rsidR="00586316" w:rsidRPr="007036CE" w:rsidRDefault="00586316" w:rsidP="00586316">
            <w:pPr>
              <w:pStyle w:val="GOSTTablenorm"/>
              <w:rPr>
                <w:szCs w:val="22"/>
              </w:rPr>
            </w:pPr>
            <w:r w:rsidRPr="007036CE">
              <w:rPr>
                <w:szCs w:val="22"/>
                <w:lang w:val="en-US"/>
              </w:rPr>
              <w:t>NUM_DOC</w:t>
            </w:r>
          </w:p>
        </w:tc>
        <w:tc>
          <w:tcPr>
            <w:tcW w:w="1366" w:type="pct"/>
          </w:tcPr>
          <w:p w14:paraId="14216BE8" w14:textId="77777777" w:rsidR="00586316" w:rsidRPr="007036CE" w:rsidRDefault="00586316" w:rsidP="00586316">
            <w:pPr>
              <w:pStyle w:val="GOSTTablenorm"/>
            </w:pPr>
            <w:r w:rsidRPr="007036CE">
              <w:t>-</w:t>
            </w:r>
          </w:p>
        </w:tc>
      </w:tr>
      <w:tr w:rsidR="00432B55" w:rsidRPr="007036CE" w14:paraId="6BB06F3E" w14:textId="77777777" w:rsidTr="00B0621B">
        <w:tc>
          <w:tcPr>
            <w:tcW w:w="1114" w:type="pct"/>
          </w:tcPr>
          <w:p w14:paraId="5753B661" w14:textId="77777777" w:rsidR="00586316" w:rsidRPr="007036CE" w:rsidRDefault="00586316" w:rsidP="00586316">
            <w:pPr>
              <w:pStyle w:val="GOSTTablenorm"/>
              <w:rPr>
                <w:szCs w:val="22"/>
                <w:lang w:val="en-US"/>
              </w:rPr>
            </w:pPr>
            <w:r w:rsidRPr="007036CE">
              <w:rPr>
                <w:szCs w:val="22"/>
              </w:rPr>
              <w:t>Дата_документа</w:t>
            </w:r>
            <w:r w:rsidR="00142CBB" w:rsidRPr="007036CE">
              <w:rPr>
                <w:szCs w:val="22"/>
                <w:lang w:val="en-US"/>
              </w:rPr>
              <w:t>*</w:t>
            </w:r>
          </w:p>
        </w:tc>
        <w:tc>
          <w:tcPr>
            <w:tcW w:w="285" w:type="pct"/>
          </w:tcPr>
          <w:p w14:paraId="4188893F" w14:textId="77777777" w:rsidR="00586316" w:rsidRPr="007036CE" w:rsidRDefault="00586316" w:rsidP="00586316">
            <w:pPr>
              <w:pStyle w:val="GOSTTablenorm"/>
              <w:rPr>
                <w:szCs w:val="22"/>
              </w:rPr>
            </w:pPr>
            <w:r w:rsidRPr="007036CE">
              <w:rPr>
                <w:szCs w:val="22"/>
              </w:rPr>
              <w:t>Нет</w:t>
            </w:r>
          </w:p>
        </w:tc>
        <w:tc>
          <w:tcPr>
            <w:tcW w:w="1114" w:type="pct"/>
          </w:tcPr>
          <w:p w14:paraId="2E05FFD8" w14:textId="77777777" w:rsidR="00586316" w:rsidRPr="007036CE" w:rsidRDefault="00586316" w:rsidP="00586316">
            <w:pPr>
              <w:pStyle w:val="GOSTTablenorm"/>
              <w:rPr>
                <w:szCs w:val="22"/>
              </w:rPr>
            </w:pPr>
            <w:r w:rsidRPr="007036CE">
              <w:rPr>
                <w:szCs w:val="22"/>
              </w:rPr>
              <w:t>Дата документа</w:t>
            </w:r>
          </w:p>
        </w:tc>
        <w:tc>
          <w:tcPr>
            <w:tcW w:w="1121" w:type="pct"/>
          </w:tcPr>
          <w:p w14:paraId="3734BFA9" w14:textId="77777777" w:rsidR="00586316" w:rsidRPr="007036CE" w:rsidRDefault="00586316" w:rsidP="00586316">
            <w:pPr>
              <w:pStyle w:val="GOSTTablenorm"/>
              <w:rPr>
                <w:szCs w:val="22"/>
              </w:rPr>
            </w:pPr>
            <w:r w:rsidRPr="007036CE">
              <w:rPr>
                <w:szCs w:val="22"/>
                <w:lang w:val="en-US"/>
              </w:rPr>
              <w:t>DATE_DOC</w:t>
            </w:r>
          </w:p>
        </w:tc>
        <w:tc>
          <w:tcPr>
            <w:tcW w:w="1366" w:type="pct"/>
          </w:tcPr>
          <w:p w14:paraId="7DA98717" w14:textId="77777777" w:rsidR="00586316" w:rsidRPr="007036CE" w:rsidRDefault="00586316" w:rsidP="00586316">
            <w:pPr>
              <w:pStyle w:val="GOSTTablenorm"/>
            </w:pPr>
            <w:r w:rsidRPr="007036CE">
              <w:t>-</w:t>
            </w:r>
          </w:p>
        </w:tc>
      </w:tr>
      <w:tr w:rsidR="00432B55" w:rsidRPr="007036CE" w14:paraId="7783F513" w14:textId="77777777" w:rsidTr="00B0621B">
        <w:tc>
          <w:tcPr>
            <w:tcW w:w="1114" w:type="pct"/>
          </w:tcPr>
          <w:p w14:paraId="6AA8A152" w14:textId="77777777" w:rsidR="00586316" w:rsidRPr="007036CE" w:rsidRDefault="00586316" w:rsidP="00586316">
            <w:pPr>
              <w:pStyle w:val="GOSTTablenorm"/>
              <w:rPr>
                <w:szCs w:val="22"/>
              </w:rPr>
            </w:pPr>
            <w:r w:rsidRPr="007036CE">
              <w:rPr>
                <w:szCs w:val="22"/>
              </w:rPr>
              <w:t>Вид_документа</w:t>
            </w:r>
          </w:p>
        </w:tc>
        <w:tc>
          <w:tcPr>
            <w:tcW w:w="285" w:type="pct"/>
          </w:tcPr>
          <w:p w14:paraId="6241B41C" w14:textId="77777777" w:rsidR="00586316" w:rsidRPr="007036CE" w:rsidRDefault="00586316" w:rsidP="00586316">
            <w:pPr>
              <w:pStyle w:val="GOSTTablenorm"/>
              <w:rPr>
                <w:szCs w:val="22"/>
              </w:rPr>
            </w:pPr>
            <w:r w:rsidRPr="007036CE">
              <w:t>Нет</w:t>
            </w:r>
          </w:p>
        </w:tc>
        <w:tc>
          <w:tcPr>
            <w:tcW w:w="1114" w:type="pct"/>
          </w:tcPr>
          <w:p w14:paraId="0DA7708A" w14:textId="77777777" w:rsidR="00586316" w:rsidRPr="007036CE" w:rsidRDefault="00586316" w:rsidP="00586316">
            <w:pPr>
              <w:pStyle w:val="GOSTTablenorm"/>
              <w:rPr>
                <w:szCs w:val="22"/>
              </w:rPr>
            </w:pPr>
            <w:r w:rsidRPr="007036CE">
              <w:t>Вид документа</w:t>
            </w:r>
          </w:p>
        </w:tc>
        <w:tc>
          <w:tcPr>
            <w:tcW w:w="1121" w:type="pct"/>
          </w:tcPr>
          <w:p w14:paraId="6B9513DB" w14:textId="77777777" w:rsidR="00586316" w:rsidRPr="007036CE" w:rsidRDefault="00586316" w:rsidP="00586316">
            <w:pPr>
              <w:pStyle w:val="GOSTTablenorm"/>
              <w:rPr>
                <w:szCs w:val="22"/>
                <w:lang w:val="en-US"/>
              </w:rPr>
            </w:pPr>
            <w:r w:rsidRPr="007036CE">
              <w:rPr>
                <w:szCs w:val="22"/>
                <w:lang w:val="en-US"/>
              </w:rPr>
              <w:t>DOC_TYPE</w:t>
            </w:r>
          </w:p>
        </w:tc>
        <w:tc>
          <w:tcPr>
            <w:tcW w:w="1366" w:type="pct"/>
          </w:tcPr>
          <w:p w14:paraId="51279B77" w14:textId="77777777" w:rsidR="00586316" w:rsidRPr="007036CE" w:rsidRDefault="00586316" w:rsidP="00586316">
            <w:pPr>
              <w:pStyle w:val="GOSTTablenorm"/>
            </w:pPr>
            <w:r w:rsidRPr="007036CE">
              <w:t>-</w:t>
            </w:r>
          </w:p>
        </w:tc>
      </w:tr>
      <w:tr w:rsidR="00432B55" w:rsidRPr="007036CE" w14:paraId="4909F414" w14:textId="77777777" w:rsidTr="00B0621B">
        <w:tc>
          <w:tcPr>
            <w:tcW w:w="1114" w:type="pct"/>
          </w:tcPr>
          <w:p w14:paraId="1C5DD9BC" w14:textId="77777777" w:rsidR="00586316" w:rsidRPr="007036CE" w:rsidRDefault="00586316" w:rsidP="00586316">
            <w:pPr>
              <w:pStyle w:val="GOSTTablenorm"/>
              <w:rPr>
                <w:szCs w:val="22"/>
              </w:rPr>
            </w:pPr>
            <w:r w:rsidRPr="007036CE">
              <w:rPr>
                <w:szCs w:val="22"/>
              </w:rPr>
              <w:t>Уровень_конфиденциальности</w:t>
            </w:r>
          </w:p>
        </w:tc>
        <w:tc>
          <w:tcPr>
            <w:tcW w:w="285" w:type="pct"/>
          </w:tcPr>
          <w:p w14:paraId="5776B047" w14:textId="77777777" w:rsidR="00586316" w:rsidRPr="007036CE" w:rsidRDefault="00586316" w:rsidP="00586316">
            <w:pPr>
              <w:pStyle w:val="GOSTTablenorm"/>
              <w:rPr>
                <w:szCs w:val="22"/>
              </w:rPr>
            </w:pPr>
            <w:r w:rsidRPr="007036CE">
              <w:rPr>
                <w:szCs w:val="22"/>
              </w:rPr>
              <w:t>Нет</w:t>
            </w:r>
          </w:p>
        </w:tc>
        <w:tc>
          <w:tcPr>
            <w:tcW w:w="1114" w:type="pct"/>
          </w:tcPr>
          <w:p w14:paraId="7F55695C" w14:textId="77777777" w:rsidR="00586316" w:rsidRPr="007036CE" w:rsidRDefault="00586316" w:rsidP="00586316">
            <w:pPr>
              <w:pStyle w:val="GOSTTablenorm"/>
              <w:rPr>
                <w:szCs w:val="22"/>
              </w:rPr>
            </w:pPr>
            <w:r w:rsidRPr="007036CE">
              <w:rPr>
                <w:szCs w:val="22"/>
              </w:rPr>
              <w:t>Уровень конфиденциальности</w:t>
            </w:r>
          </w:p>
        </w:tc>
        <w:tc>
          <w:tcPr>
            <w:tcW w:w="1121" w:type="pct"/>
          </w:tcPr>
          <w:p w14:paraId="0AB7D8E6" w14:textId="77777777" w:rsidR="00586316" w:rsidRPr="007036CE" w:rsidRDefault="00586316" w:rsidP="00586316">
            <w:pPr>
              <w:pStyle w:val="GOSTTablenorm"/>
              <w:rPr>
                <w:szCs w:val="22"/>
                <w:lang w:val="en-US"/>
              </w:rPr>
            </w:pPr>
            <w:r w:rsidRPr="007036CE">
              <w:rPr>
                <w:szCs w:val="22"/>
                <w:lang w:val="en-US"/>
              </w:rPr>
              <w:t>ACCESSLEVEL</w:t>
            </w:r>
          </w:p>
        </w:tc>
        <w:tc>
          <w:tcPr>
            <w:tcW w:w="1366" w:type="pct"/>
          </w:tcPr>
          <w:p w14:paraId="4A08A760" w14:textId="77777777" w:rsidR="00586316" w:rsidRPr="007036CE" w:rsidRDefault="00586316" w:rsidP="00586316">
            <w:pPr>
              <w:pStyle w:val="GOSTTablenorm"/>
              <w:rPr>
                <w:szCs w:val="22"/>
              </w:rPr>
            </w:pPr>
            <w:r w:rsidRPr="007036CE">
              <w:rPr>
                <w:szCs w:val="22"/>
              </w:rPr>
              <w:t>-</w:t>
            </w:r>
          </w:p>
        </w:tc>
      </w:tr>
      <w:tr w:rsidR="00432B55" w:rsidRPr="007036CE" w14:paraId="648232AD" w14:textId="77777777" w:rsidTr="00B0621B">
        <w:tc>
          <w:tcPr>
            <w:tcW w:w="1114" w:type="pct"/>
          </w:tcPr>
          <w:p w14:paraId="1DE573D1" w14:textId="77777777" w:rsidR="00586316" w:rsidRPr="007036CE" w:rsidRDefault="00586316" w:rsidP="00586316">
            <w:pPr>
              <w:pStyle w:val="GOSTTablenorm"/>
              <w:rPr>
                <w:szCs w:val="22"/>
              </w:rPr>
            </w:pPr>
            <w:r w:rsidRPr="007036CE">
              <w:rPr>
                <w:szCs w:val="22"/>
              </w:rPr>
              <w:t>Наименование_документа</w:t>
            </w:r>
          </w:p>
        </w:tc>
        <w:tc>
          <w:tcPr>
            <w:tcW w:w="285" w:type="pct"/>
          </w:tcPr>
          <w:p w14:paraId="0698D685" w14:textId="77777777" w:rsidR="00586316" w:rsidRPr="007036CE" w:rsidRDefault="00586316" w:rsidP="00586316">
            <w:pPr>
              <w:pStyle w:val="GOSTTablenorm"/>
              <w:rPr>
                <w:szCs w:val="22"/>
              </w:rPr>
            </w:pPr>
            <w:r w:rsidRPr="007036CE">
              <w:rPr>
                <w:szCs w:val="22"/>
              </w:rPr>
              <w:t>Да</w:t>
            </w:r>
          </w:p>
        </w:tc>
        <w:tc>
          <w:tcPr>
            <w:tcW w:w="1114" w:type="pct"/>
          </w:tcPr>
          <w:p w14:paraId="306A6BA2" w14:textId="77777777" w:rsidR="00586316" w:rsidRPr="007036CE" w:rsidRDefault="00586316" w:rsidP="00586316">
            <w:pPr>
              <w:pStyle w:val="GOSTTablenorm"/>
              <w:rPr>
                <w:szCs w:val="22"/>
              </w:rPr>
            </w:pPr>
            <w:r w:rsidRPr="007036CE">
              <w:rPr>
                <w:szCs w:val="22"/>
              </w:rPr>
              <w:t>Наименование документа</w:t>
            </w:r>
          </w:p>
        </w:tc>
        <w:tc>
          <w:tcPr>
            <w:tcW w:w="1121" w:type="pct"/>
          </w:tcPr>
          <w:p w14:paraId="7DAFEBFB" w14:textId="77777777" w:rsidR="00586316" w:rsidRPr="007036CE" w:rsidRDefault="00586316" w:rsidP="00586316">
            <w:pPr>
              <w:pStyle w:val="GOSTTablenorm"/>
              <w:rPr>
                <w:szCs w:val="24"/>
              </w:rPr>
            </w:pPr>
            <w:r w:rsidRPr="007036CE">
              <w:rPr>
                <w:szCs w:val="22"/>
              </w:rPr>
              <w:t>-</w:t>
            </w:r>
          </w:p>
        </w:tc>
        <w:tc>
          <w:tcPr>
            <w:tcW w:w="1366" w:type="pct"/>
          </w:tcPr>
          <w:p w14:paraId="60FCFCFC" w14:textId="77777777" w:rsidR="00586316" w:rsidRPr="007036CE" w:rsidRDefault="00586316" w:rsidP="00363C4B">
            <w:pPr>
              <w:pStyle w:val="GOSTTablenorm"/>
            </w:pPr>
            <w:r w:rsidRPr="007036CE">
              <w:rPr>
                <w:szCs w:val="22"/>
              </w:rPr>
              <w:t xml:space="preserve">Наименование документа определяется по справочнику </w:t>
            </w:r>
            <w:r w:rsidR="00363C4B" w:rsidRPr="007036CE">
              <w:rPr>
                <w:szCs w:val="22"/>
              </w:rPr>
              <w:t>«</w:t>
            </w:r>
            <w:r w:rsidRPr="007036CE">
              <w:rPr>
                <w:szCs w:val="22"/>
              </w:rPr>
              <w:t>Типы документов</w:t>
            </w:r>
            <w:r w:rsidR="00363C4B" w:rsidRPr="007036CE">
              <w:rPr>
                <w:szCs w:val="22"/>
              </w:rPr>
              <w:t xml:space="preserve">» </w:t>
            </w:r>
            <w:r w:rsidRPr="007036CE">
              <w:rPr>
                <w:szCs w:val="22"/>
              </w:rPr>
              <w:t>с помощью значения атрибута Тип_документа (</w:t>
            </w:r>
            <w:r w:rsidRPr="007036CE">
              <w:rPr>
                <w:szCs w:val="22"/>
                <w:lang w:val="en-US"/>
              </w:rPr>
              <w:t>TypeDoc</w:t>
            </w:r>
            <w:r w:rsidRPr="007036CE">
              <w:rPr>
                <w:szCs w:val="22"/>
              </w:rPr>
              <w:t>) из заголовка запроса</w:t>
            </w:r>
          </w:p>
        </w:tc>
      </w:tr>
      <w:tr w:rsidR="00432B55" w:rsidRPr="007036CE" w14:paraId="43F1E645" w14:textId="77777777" w:rsidTr="00B0621B">
        <w:tc>
          <w:tcPr>
            <w:tcW w:w="1114" w:type="pct"/>
          </w:tcPr>
          <w:p w14:paraId="71DEFC99" w14:textId="77777777" w:rsidR="00586316" w:rsidRPr="007036CE" w:rsidRDefault="00586316" w:rsidP="00586316">
            <w:pPr>
              <w:pStyle w:val="GOSTTablenorm"/>
              <w:rPr>
                <w:szCs w:val="22"/>
              </w:rPr>
            </w:pPr>
            <w:r w:rsidRPr="007036CE">
              <w:rPr>
                <w:szCs w:val="22"/>
              </w:rPr>
              <w:t>Код_валюты</w:t>
            </w:r>
          </w:p>
        </w:tc>
        <w:tc>
          <w:tcPr>
            <w:tcW w:w="285" w:type="pct"/>
          </w:tcPr>
          <w:p w14:paraId="128D6D0D" w14:textId="77777777" w:rsidR="00586316" w:rsidRPr="007036CE" w:rsidRDefault="00586316" w:rsidP="00586316">
            <w:pPr>
              <w:pStyle w:val="GOSTTablenorm"/>
              <w:rPr>
                <w:szCs w:val="22"/>
              </w:rPr>
            </w:pPr>
            <w:r w:rsidRPr="007036CE">
              <w:rPr>
                <w:szCs w:val="22"/>
              </w:rPr>
              <w:t>Да</w:t>
            </w:r>
          </w:p>
        </w:tc>
        <w:tc>
          <w:tcPr>
            <w:tcW w:w="1114" w:type="pct"/>
          </w:tcPr>
          <w:p w14:paraId="569D3BC0" w14:textId="77777777" w:rsidR="00586316" w:rsidRPr="007036CE" w:rsidRDefault="00586316" w:rsidP="00586316">
            <w:pPr>
              <w:pStyle w:val="GOSTTablenorm"/>
              <w:rPr>
                <w:szCs w:val="22"/>
              </w:rPr>
            </w:pPr>
            <w:r w:rsidRPr="007036CE">
              <w:rPr>
                <w:szCs w:val="22"/>
              </w:rPr>
              <w:t>Код валюты</w:t>
            </w:r>
          </w:p>
        </w:tc>
        <w:tc>
          <w:tcPr>
            <w:tcW w:w="1121" w:type="pct"/>
          </w:tcPr>
          <w:p w14:paraId="690A1F25" w14:textId="77777777" w:rsidR="00586316" w:rsidRPr="007036CE" w:rsidRDefault="00586316" w:rsidP="00586316">
            <w:pPr>
              <w:pStyle w:val="GOSTTablenorm"/>
              <w:rPr>
                <w:szCs w:val="24"/>
              </w:rPr>
            </w:pPr>
            <w:r w:rsidRPr="007036CE">
              <w:rPr>
                <w:szCs w:val="22"/>
              </w:rPr>
              <w:t>-</w:t>
            </w:r>
          </w:p>
        </w:tc>
        <w:tc>
          <w:tcPr>
            <w:tcW w:w="1366" w:type="pct"/>
          </w:tcPr>
          <w:p w14:paraId="4459CBF2" w14:textId="77777777" w:rsidR="00586316" w:rsidRPr="007036CE" w:rsidRDefault="00586316" w:rsidP="00586316">
            <w:pPr>
              <w:pStyle w:val="GOSTTablenorm"/>
            </w:pPr>
            <w:r w:rsidRPr="007036CE">
              <w:rPr>
                <w:szCs w:val="22"/>
              </w:rPr>
              <w:t>Указывается значение «643»</w:t>
            </w:r>
          </w:p>
        </w:tc>
      </w:tr>
      <w:tr w:rsidR="00CE3062" w:rsidRPr="007036CE" w14:paraId="4BA52499" w14:textId="77777777" w:rsidTr="00B0621B">
        <w:trPr>
          <w:ins w:id="11749" w:author="Сатлер Марина Викторовна" w:date="2024-03-20T09:54:00Z"/>
        </w:trPr>
        <w:tc>
          <w:tcPr>
            <w:tcW w:w="1114" w:type="pct"/>
          </w:tcPr>
          <w:p w14:paraId="321BB95D" w14:textId="77777777" w:rsidR="00CE3062" w:rsidRPr="007036CE" w:rsidRDefault="00CE3062" w:rsidP="00CE3062">
            <w:pPr>
              <w:pStyle w:val="GOSTTablenorm"/>
              <w:rPr>
                <w:ins w:id="11750" w:author="Сатлер Марина Викторовна" w:date="2024-03-20T09:54:00Z"/>
                <w:szCs w:val="22"/>
              </w:rPr>
            </w:pPr>
            <w:ins w:id="11751" w:author="Сатлер Марина Викторовна" w:date="2024-03-20T09:54:00Z">
              <w:r w:rsidRPr="007036CE">
                <w:rPr>
                  <w:szCs w:val="22"/>
                </w:rPr>
                <w:t>Код_валюты_учета</w:t>
              </w:r>
            </w:ins>
          </w:p>
        </w:tc>
        <w:tc>
          <w:tcPr>
            <w:tcW w:w="285" w:type="pct"/>
          </w:tcPr>
          <w:p w14:paraId="6CA2E585" w14:textId="77777777" w:rsidR="00CE3062" w:rsidRPr="007036CE" w:rsidRDefault="00CE3062" w:rsidP="00CE3062">
            <w:pPr>
              <w:pStyle w:val="GOSTTablenorm"/>
              <w:rPr>
                <w:ins w:id="11752" w:author="Сатлер Марина Викторовна" w:date="2024-03-20T09:54:00Z"/>
                <w:szCs w:val="22"/>
              </w:rPr>
            </w:pPr>
            <w:ins w:id="11753" w:author="Сатлер Марина Викторовна" w:date="2024-03-20T09:54:00Z">
              <w:r w:rsidRPr="007036CE">
                <w:rPr>
                  <w:szCs w:val="22"/>
                </w:rPr>
                <w:t>да</w:t>
              </w:r>
            </w:ins>
          </w:p>
        </w:tc>
        <w:tc>
          <w:tcPr>
            <w:tcW w:w="1114" w:type="pct"/>
          </w:tcPr>
          <w:p w14:paraId="404C1D1F" w14:textId="77777777" w:rsidR="00CE3062" w:rsidRPr="007036CE" w:rsidRDefault="00CE3062" w:rsidP="00CE3062">
            <w:pPr>
              <w:pStyle w:val="GOSTTablenorm"/>
              <w:rPr>
                <w:ins w:id="11754" w:author="Сатлер Марина Викторовна" w:date="2024-03-20T09:54:00Z"/>
                <w:szCs w:val="22"/>
              </w:rPr>
            </w:pPr>
            <w:ins w:id="11755" w:author="Сатлер Марина Викторовна" w:date="2024-03-20T09:54:00Z">
              <w:r w:rsidRPr="007036CE">
                <w:rPr>
                  <w:szCs w:val="22"/>
                </w:rPr>
                <w:t>Код валюты учета по ОКВ</w:t>
              </w:r>
            </w:ins>
          </w:p>
        </w:tc>
        <w:tc>
          <w:tcPr>
            <w:tcW w:w="1121" w:type="pct"/>
          </w:tcPr>
          <w:p w14:paraId="43060734" w14:textId="77777777" w:rsidR="00CE3062" w:rsidRPr="007036CE" w:rsidRDefault="00CE3062" w:rsidP="00CE3062">
            <w:pPr>
              <w:pStyle w:val="GOSTTablenorm"/>
              <w:rPr>
                <w:ins w:id="11756" w:author="Сатлер Марина Викторовна" w:date="2024-03-20T09:54:00Z"/>
                <w:szCs w:val="22"/>
              </w:rPr>
            </w:pPr>
            <w:ins w:id="11757" w:author="Сатлер Марина Викторовна" w:date="2024-03-20T09:54:00Z">
              <w:r w:rsidRPr="007036CE">
                <w:t>-</w:t>
              </w:r>
            </w:ins>
          </w:p>
        </w:tc>
        <w:tc>
          <w:tcPr>
            <w:tcW w:w="1366" w:type="pct"/>
          </w:tcPr>
          <w:p w14:paraId="594F20AB" w14:textId="77777777" w:rsidR="00CE3062" w:rsidRPr="007036CE" w:rsidRDefault="00CE3062" w:rsidP="00CE3062">
            <w:pPr>
              <w:pStyle w:val="GOSTTablenorm"/>
              <w:rPr>
                <w:ins w:id="11758" w:author="Сатлер Марина Викторовна" w:date="2024-03-20T09:54:00Z"/>
                <w:szCs w:val="22"/>
              </w:rPr>
            </w:pPr>
            <w:ins w:id="11759" w:author="Сатлер Марина Викторовна" w:date="2024-03-20T09:54:00Z">
              <w:r w:rsidRPr="007036CE">
                <w:t>Указывается значение «643»</w:t>
              </w:r>
            </w:ins>
          </w:p>
        </w:tc>
      </w:tr>
      <w:tr w:rsidR="00CE3062" w:rsidRPr="007036CE" w14:paraId="5AE7DAFB" w14:textId="77777777" w:rsidTr="00B0621B">
        <w:tc>
          <w:tcPr>
            <w:tcW w:w="1114" w:type="pct"/>
          </w:tcPr>
          <w:p w14:paraId="1979F1AD" w14:textId="77777777" w:rsidR="00CE3062" w:rsidRPr="007036CE" w:rsidRDefault="00CE3062" w:rsidP="00CE3062">
            <w:pPr>
              <w:pStyle w:val="GOSTTablenorm"/>
              <w:rPr>
                <w:szCs w:val="22"/>
              </w:rPr>
            </w:pPr>
            <w:r w:rsidRPr="007036CE">
              <w:rPr>
                <w:szCs w:val="22"/>
              </w:rPr>
              <w:t>Код_бюджета</w:t>
            </w:r>
          </w:p>
        </w:tc>
        <w:tc>
          <w:tcPr>
            <w:tcW w:w="285" w:type="pct"/>
          </w:tcPr>
          <w:p w14:paraId="7639497E" w14:textId="77777777" w:rsidR="00CE3062" w:rsidRPr="007036CE" w:rsidRDefault="00CE3062" w:rsidP="00CE3062">
            <w:pPr>
              <w:pStyle w:val="GOSTTablenorm"/>
              <w:rPr>
                <w:szCs w:val="22"/>
              </w:rPr>
            </w:pPr>
            <w:r w:rsidRPr="007036CE">
              <w:rPr>
                <w:szCs w:val="22"/>
              </w:rPr>
              <w:t>Нет</w:t>
            </w:r>
          </w:p>
        </w:tc>
        <w:tc>
          <w:tcPr>
            <w:tcW w:w="1114" w:type="pct"/>
          </w:tcPr>
          <w:p w14:paraId="0EC56A33" w14:textId="77777777" w:rsidR="00CE3062" w:rsidRPr="007036CE" w:rsidRDefault="00CE3062" w:rsidP="00CE3062">
            <w:pPr>
              <w:pStyle w:val="GOSTTablenorm"/>
              <w:rPr>
                <w:szCs w:val="22"/>
              </w:rPr>
            </w:pPr>
            <w:r w:rsidRPr="007036CE">
              <w:rPr>
                <w:szCs w:val="22"/>
              </w:rPr>
              <w:t>Код бюджета</w:t>
            </w:r>
          </w:p>
        </w:tc>
        <w:tc>
          <w:tcPr>
            <w:tcW w:w="1121" w:type="pct"/>
          </w:tcPr>
          <w:p w14:paraId="4687F115" w14:textId="77777777" w:rsidR="00CE3062" w:rsidRPr="007036CE" w:rsidRDefault="00CE3062" w:rsidP="00CE3062">
            <w:pPr>
              <w:pStyle w:val="GOSTTablenorm"/>
              <w:rPr>
                <w:szCs w:val="24"/>
              </w:rPr>
            </w:pPr>
            <w:r w:rsidRPr="007036CE">
              <w:rPr>
                <w:szCs w:val="24"/>
              </w:rPr>
              <w:t>BUDGET_CODE</w:t>
            </w:r>
          </w:p>
        </w:tc>
        <w:tc>
          <w:tcPr>
            <w:tcW w:w="1366" w:type="pct"/>
          </w:tcPr>
          <w:p w14:paraId="68388233" w14:textId="77777777" w:rsidR="00CE3062" w:rsidRPr="007036CE" w:rsidRDefault="00CE3062" w:rsidP="00CE3062">
            <w:pPr>
              <w:pStyle w:val="GOSTTablenorm"/>
            </w:pPr>
          </w:p>
        </w:tc>
      </w:tr>
      <w:tr w:rsidR="00CE3062" w:rsidRPr="007036CE" w14:paraId="228C10A8" w14:textId="77777777" w:rsidTr="00B0621B">
        <w:tc>
          <w:tcPr>
            <w:tcW w:w="1114" w:type="pct"/>
          </w:tcPr>
          <w:p w14:paraId="0BC8C413" w14:textId="77777777" w:rsidR="00CE3062" w:rsidRPr="007036CE" w:rsidRDefault="00CE3062" w:rsidP="00CE3062">
            <w:pPr>
              <w:pStyle w:val="GOSTTablenorm"/>
              <w:rPr>
                <w:szCs w:val="22"/>
              </w:rPr>
            </w:pPr>
            <w:r w:rsidRPr="007036CE">
              <w:rPr>
                <w:szCs w:val="22"/>
              </w:rPr>
              <w:t>Тип_бюджета</w:t>
            </w:r>
          </w:p>
        </w:tc>
        <w:tc>
          <w:tcPr>
            <w:tcW w:w="285" w:type="pct"/>
          </w:tcPr>
          <w:p w14:paraId="3016CE2B" w14:textId="77777777" w:rsidR="00CE3062" w:rsidRPr="007036CE" w:rsidRDefault="00CE3062" w:rsidP="00CE3062">
            <w:pPr>
              <w:pStyle w:val="GOSTTablenorm"/>
              <w:rPr>
                <w:szCs w:val="22"/>
              </w:rPr>
            </w:pPr>
            <w:r w:rsidRPr="007036CE">
              <w:rPr>
                <w:szCs w:val="22"/>
              </w:rPr>
              <w:t>Да</w:t>
            </w:r>
          </w:p>
        </w:tc>
        <w:tc>
          <w:tcPr>
            <w:tcW w:w="1114" w:type="pct"/>
          </w:tcPr>
          <w:p w14:paraId="75F0031C" w14:textId="77777777" w:rsidR="00CE3062" w:rsidRPr="007036CE" w:rsidRDefault="00CE3062" w:rsidP="00CE3062">
            <w:pPr>
              <w:pStyle w:val="GOSTTablenorm"/>
              <w:rPr>
                <w:szCs w:val="22"/>
              </w:rPr>
            </w:pPr>
            <w:r w:rsidRPr="007036CE">
              <w:rPr>
                <w:szCs w:val="22"/>
              </w:rPr>
              <w:t>Тип бюджета</w:t>
            </w:r>
          </w:p>
        </w:tc>
        <w:tc>
          <w:tcPr>
            <w:tcW w:w="1121" w:type="pct"/>
          </w:tcPr>
          <w:p w14:paraId="13B451EB" w14:textId="77777777" w:rsidR="00CE3062" w:rsidRPr="007036CE" w:rsidRDefault="00CE3062" w:rsidP="00CE3062">
            <w:pPr>
              <w:pStyle w:val="GOSTTablenorm"/>
              <w:rPr>
                <w:szCs w:val="24"/>
              </w:rPr>
            </w:pPr>
            <w:r w:rsidRPr="007036CE">
              <w:rPr>
                <w:szCs w:val="24"/>
              </w:rPr>
              <w:t>BUDGET_CODE</w:t>
            </w:r>
          </w:p>
        </w:tc>
        <w:tc>
          <w:tcPr>
            <w:tcW w:w="1366" w:type="pct"/>
          </w:tcPr>
          <w:p w14:paraId="07B76AE2" w14:textId="77777777" w:rsidR="00CE3062" w:rsidRPr="007036CE" w:rsidRDefault="00CE3062" w:rsidP="00CE3062">
            <w:pPr>
              <w:pStyle w:val="GOSTTablenorm"/>
            </w:pPr>
            <w:r w:rsidRPr="007036CE">
              <w:rPr>
                <w:szCs w:val="22"/>
              </w:rPr>
              <w:t>Тип бюджета определяется по справочнику «Бюджеты» (поиск по значению «Код бюджета»)</w:t>
            </w:r>
          </w:p>
        </w:tc>
      </w:tr>
      <w:tr w:rsidR="00CE3062" w:rsidRPr="007036CE" w14:paraId="3DBC8C15" w14:textId="77777777" w:rsidTr="00B0621B">
        <w:tc>
          <w:tcPr>
            <w:tcW w:w="1114" w:type="pct"/>
          </w:tcPr>
          <w:p w14:paraId="7267CB7A" w14:textId="77777777" w:rsidR="00CE3062" w:rsidRPr="007036CE" w:rsidRDefault="00CE3062" w:rsidP="00CE3062">
            <w:pPr>
              <w:pStyle w:val="GOSTTablenorm"/>
              <w:rPr>
                <w:szCs w:val="22"/>
              </w:rPr>
            </w:pPr>
            <w:r w:rsidRPr="007036CE">
              <w:rPr>
                <w:szCs w:val="22"/>
              </w:rPr>
              <w:t>Дата_ввода_в_действие</w:t>
            </w:r>
          </w:p>
        </w:tc>
        <w:tc>
          <w:tcPr>
            <w:tcW w:w="285" w:type="pct"/>
          </w:tcPr>
          <w:p w14:paraId="12F60E58" w14:textId="77777777" w:rsidR="00CE3062" w:rsidRPr="007036CE" w:rsidRDefault="00CE3062" w:rsidP="00CE3062">
            <w:pPr>
              <w:pStyle w:val="GOSTTablenorm"/>
              <w:rPr>
                <w:szCs w:val="22"/>
              </w:rPr>
            </w:pPr>
            <w:r w:rsidRPr="007036CE">
              <w:rPr>
                <w:szCs w:val="22"/>
              </w:rPr>
              <w:t>Нет</w:t>
            </w:r>
          </w:p>
        </w:tc>
        <w:tc>
          <w:tcPr>
            <w:tcW w:w="1114" w:type="pct"/>
          </w:tcPr>
          <w:p w14:paraId="049105BD" w14:textId="77777777" w:rsidR="00CE3062" w:rsidRPr="007036CE" w:rsidRDefault="00CE3062" w:rsidP="00CE3062">
            <w:pPr>
              <w:pStyle w:val="GOSTTablenorm"/>
              <w:rPr>
                <w:szCs w:val="22"/>
              </w:rPr>
            </w:pPr>
            <w:r w:rsidRPr="007036CE">
              <w:rPr>
                <w:szCs w:val="22"/>
              </w:rPr>
              <w:t>Дата ввода в действие</w:t>
            </w:r>
          </w:p>
        </w:tc>
        <w:tc>
          <w:tcPr>
            <w:tcW w:w="1121" w:type="pct"/>
          </w:tcPr>
          <w:p w14:paraId="4A95C6E0" w14:textId="77777777" w:rsidR="00CE3062" w:rsidRPr="007036CE" w:rsidRDefault="00CE3062" w:rsidP="00CE3062">
            <w:pPr>
              <w:pStyle w:val="GOSTTablenorm"/>
              <w:rPr>
                <w:szCs w:val="24"/>
              </w:rPr>
            </w:pPr>
            <w:r w:rsidRPr="007036CE">
              <w:rPr>
                <w:szCs w:val="24"/>
              </w:rPr>
              <w:t>EVENT_DATE</w:t>
            </w:r>
          </w:p>
        </w:tc>
        <w:tc>
          <w:tcPr>
            <w:tcW w:w="1366" w:type="pct"/>
          </w:tcPr>
          <w:p w14:paraId="6EFB6773" w14:textId="77777777" w:rsidR="00CE3062" w:rsidRPr="007036CE" w:rsidRDefault="00CE3062" w:rsidP="00CE3062">
            <w:pPr>
              <w:pStyle w:val="GOSTTablenorm"/>
            </w:pPr>
            <w:r w:rsidRPr="007036CE">
              <w:t>-</w:t>
            </w:r>
          </w:p>
        </w:tc>
      </w:tr>
      <w:tr w:rsidR="00CE3062" w:rsidRPr="007036CE" w14:paraId="137F3933" w14:textId="77777777" w:rsidTr="00B0621B">
        <w:tc>
          <w:tcPr>
            <w:tcW w:w="1114" w:type="pct"/>
          </w:tcPr>
          <w:p w14:paraId="0556CB4A" w14:textId="77777777" w:rsidR="00CE3062" w:rsidRPr="007036CE" w:rsidRDefault="00CE3062" w:rsidP="00CE3062">
            <w:pPr>
              <w:pStyle w:val="GOSTTablenorm"/>
              <w:rPr>
                <w:szCs w:val="22"/>
              </w:rPr>
            </w:pPr>
            <w:r w:rsidRPr="007036CE">
              <w:rPr>
                <w:szCs w:val="22"/>
              </w:rPr>
              <w:t>Код_вида_изменений</w:t>
            </w:r>
          </w:p>
        </w:tc>
        <w:tc>
          <w:tcPr>
            <w:tcW w:w="285" w:type="pct"/>
          </w:tcPr>
          <w:p w14:paraId="6DC17833" w14:textId="77777777" w:rsidR="00CE3062" w:rsidRPr="007036CE" w:rsidRDefault="00CE3062" w:rsidP="00CE3062">
            <w:pPr>
              <w:pStyle w:val="GOSTTablenorm"/>
              <w:rPr>
                <w:szCs w:val="22"/>
              </w:rPr>
            </w:pPr>
            <w:r w:rsidRPr="007036CE">
              <w:rPr>
                <w:szCs w:val="22"/>
              </w:rPr>
              <w:t>Нет</w:t>
            </w:r>
          </w:p>
        </w:tc>
        <w:tc>
          <w:tcPr>
            <w:tcW w:w="1114" w:type="pct"/>
          </w:tcPr>
          <w:p w14:paraId="322D1DB6" w14:textId="77777777" w:rsidR="00CE3062" w:rsidRPr="007036CE" w:rsidRDefault="00CE3062" w:rsidP="00CE3062">
            <w:pPr>
              <w:pStyle w:val="GOSTTablenorm"/>
              <w:rPr>
                <w:szCs w:val="22"/>
              </w:rPr>
            </w:pPr>
            <w:r w:rsidRPr="007036CE">
              <w:rPr>
                <w:szCs w:val="22"/>
              </w:rPr>
              <w:t>Код вида изменения</w:t>
            </w:r>
          </w:p>
        </w:tc>
        <w:tc>
          <w:tcPr>
            <w:tcW w:w="1121" w:type="pct"/>
          </w:tcPr>
          <w:p w14:paraId="07D9993A" w14:textId="77777777" w:rsidR="00CE3062" w:rsidRPr="007036CE" w:rsidRDefault="00CE3062" w:rsidP="00CE3062">
            <w:pPr>
              <w:pStyle w:val="GOSTTablenorm"/>
              <w:rPr>
                <w:szCs w:val="24"/>
              </w:rPr>
            </w:pPr>
            <w:r w:rsidRPr="007036CE">
              <w:rPr>
                <w:szCs w:val="24"/>
              </w:rPr>
              <w:t>CHANGE_CODE</w:t>
            </w:r>
          </w:p>
        </w:tc>
        <w:tc>
          <w:tcPr>
            <w:tcW w:w="1366" w:type="pct"/>
          </w:tcPr>
          <w:p w14:paraId="41D7EBD6" w14:textId="77777777" w:rsidR="00CE3062" w:rsidRPr="007036CE" w:rsidRDefault="00CE3062" w:rsidP="00CE3062">
            <w:pPr>
              <w:pStyle w:val="GOSTTablenorm"/>
            </w:pPr>
            <w:r w:rsidRPr="007036CE">
              <w:t>-</w:t>
            </w:r>
          </w:p>
        </w:tc>
      </w:tr>
      <w:tr w:rsidR="00194707" w:rsidRPr="007036CE" w14:paraId="70753CF6" w14:textId="77777777" w:rsidTr="00B0621B">
        <w:trPr>
          <w:ins w:id="11760" w:author="Сатлер Марина Викторовна" w:date="2024-07-05T17:12:00Z"/>
        </w:trPr>
        <w:tc>
          <w:tcPr>
            <w:tcW w:w="1114" w:type="pct"/>
          </w:tcPr>
          <w:p w14:paraId="12C225CF" w14:textId="77777777" w:rsidR="00194707" w:rsidRPr="007036CE" w:rsidRDefault="00194707" w:rsidP="00194707">
            <w:pPr>
              <w:pStyle w:val="GOSTTablenorm"/>
              <w:rPr>
                <w:ins w:id="11761" w:author="Сатлер Марина Викторовна" w:date="2024-07-05T17:12:00Z"/>
                <w:szCs w:val="22"/>
              </w:rPr>
            </w:pPr>
            <w:ins w:id="11762" w:author="Сатлер Марина Викторовна" w:date="2024-07-05T17:12:00Z">
              <w:r w:rsidRPr="007036CE">
                <w:t>Новый_бюджетный_цикл</w:t>
              </w:r>
            </w:ins>
          </w:p>
        </w:tc>
        <w:tc>
          <w:tcPr>
            <w:tcW w:w="285" w:type="pct"/>
          </w:tcPr>
          <w:p w14:paraId="3D31263B" w14:textId="77777777" w:rsidR="00194707" w:rsidRPr="007036CE" w:rsidRDefault="00194707" w:rsidP="00194707">
            <w:pPr>
              <w:pStyle w:val="GOSTTablenorm"/>
              <w:rPr>
                <w:ins w:id="11763" w:author="Сатлер Марина Викторовна" w:date="2024-07-05T17:12:00Z"/>
                <w:szCs w:val="22"/>
              </w:rPr>
            </w:pPr>
            <w:ins w:id="11764" w:author="Сатлер Марина Викторовна" w:date="2024-07-05T17:12:00Z">
              <w:r w:rsidRPr="007036CE">
                <w:rPr>
                  <w:szCs w:val="22"/>
                </w:rPr>
                <w:t>Нет</w:t>
              </w:r>
            </w:ins>
          </w:p>
        </w:tc>
        <w:tc>
          <w:tcPr>
            <w:tcW w:w="1114" w:type="pct"/>
          </w:tcPr>
          <w:p w14:paraId="21946978" w14:textId="77777777" w:rsidR="00194707" w:rsidRPr="007036CE" w:rsidRDefault="00194707" w:rsidP="00194707">
            <w:pPr>
              <w:pStyle w:val="GOSTTablenorm"/>
              <w:rPr>
                <w:ins w:id="11765" w:author="Сатлер Марина Викторовна" w:date="2024-07-05T17:12:00Z"/>
                <w:szCs w:val="22"/>
              </w:rPr>
            </w:pPr>
            <w:ins w:id="11766" w:author="Сатлер Марина Викторовна" w:date="2024-07-05T17:12:00Z">
              <w:r w:rsidRPr="007036CE">
                <w:t>Признак «Новый бюджетный цикл»</w:t>
              </w:r>
            </w:ins>
          </w:p>
        </w:tc>
        <w:tc>
          <w:tcPr>
            <w:tcW w:w="1121" w:type="pct"/>
          </w:tcPr>
          <w:p w14:paraId="559EF7BC" w14:textId="77777777" w:rsidR="00194707" w:rsidRPr="007036CE" w:rsidRDefault="00194707" w:rsidP="00194707">
            <w:pPr>
              <w:pStyle w:val="GOSTTablenorm"/>
              <w:rPr>
                <w:ins w:id="11767" w:author="Сатлер Марина Викторовна" w:date="2024-07-05T17:12:00Z"/>
                <w:szCs w:val="24"/>
              </w:rPr>
            </w:pPr>
            <w:ins w:id="11768" w:author="Сатлер Марина Викторовна" w:date="2024-07-05T17:12:00Z">
              <w:r w:rsidRPr="007036CE">
                <w:rPr>
                  <w:lang w:val="en-US"/>
                </w:rPr>
                <w:t>NBC</w:t>
              </w:r>
            </w:ins>
          </w:p>
        </w:tc>
        <w:tc>
          <w:tcPr>
            <w:tcW w:w="1366" w:type="pct"/>
          </w:tcPr>
          <w:p w14:paraId="4E92CAA7" w14:textId="77777777" w:rsidR="00194707" w:rsidRPr="007036CE" w:rsidRDefault="00194707" w:rsidP="00194707">
            <w:pPr>
              <w:pStyle w:val="GOSTTablenorm"/>
              <w:rPr>
                <w:ins w:id="11769" w:author="Сатлер Марина Викторовна" w:date="2024-07-05T17:12:00Z"/>
              </w:rPr>
            </w:pPr>
            <w:ins w:id="11770" w:author="Сатлер Марина Викторовна" w:date="2024-07-05T17:12:00Z">
              <w:r w:rsidRPr="007036CE">
                <w:rPr>
                  <w:lang w:val="en-US"/>
                </w:rPr>
                <w:t>-</w:t>
              </w:r>
            </w:ins>
          </w:p>
        </w:tc>
      </w:tr>
      <w:tr w:rsidR="00194707" w:rsidRPr="007036CE" w14:paraId="64A06CBF" w14:textId="77777777" w:rsidTr="00B0621B">
        <w:tc>
          <w:tcPr>
            <w:tcW w:w="1114" w:type="pct"/>
          </w:tcPr>
          <w:p w14:paraId="5CB09078" w14:textId="77777777" w:rsidR="00194707" w:rsidRPr="007036CE" w:rsidRDefault="00194707" w:rsidP="00194707">
            <w:pPr>
              <w:pStyle w:val="GOSTTablenorm"/>
              <w:rPr>
                <w:szCs w:val="22"/>
              </w:rPr>
            </w:pPr>
            <w:ins w:id="11771" w:author="Сатлер Марина Викторовна" w:date="2024-02-13T11:26:00Z">
              <w:r w:rsidRPr="007036CE">
                <w:rPr>
                  <w:szCs w:val="22"/>
                </w:rPr>
                <w:t>Раздел</w:t>
              </w:r>
            </w:ins>
          </w:p>
        </w:tc>
        <w:tc>
          <w:tcPr>
            <w:tcW w:w="285" w:type="pct"/>
          </w:tcPr>
          <w:p w14:paraId="7CA32308" w14:textId="77777777" w:rsidR="00194707" w:rsidRPr="007036CE" w:rsidRDefault="00194707" w:rsidP="00194707">
            <w:pPr>
              <w:pStyle w:val="GOSTTablenorm"/>
              <w:rPr>
                <w:szCs w:val="22"/>
              </w:rPr>
            </w:pPr>
            <w:ins w:id="11772" w:author="Куклина Ю.В." w:date="2024-04-11T22:51:00Z">
              <w:r w:rsidRPr="007036CE">
                <w:rPr>
                  <w:szCs w:val="22"/>
                </w:rPr>
                <w:t>Да</w:t>
              </w:r>
            </w:ins>
          </w:p>
        </w:tc>
        <w:tc>
          <w:tcPr>
            <w:tcW w:w="1114" w:type="pct"/>
          </w:tcPr>
          <w:p w14:paraId="1983E923" w14:textId="77777777" w:rsidR="00194707" w:rsidRPr="007036CE" w:rsidRDefault="00194707" w:rsidP="00194707">
            <w:pPr>
              <w:pStyle w:val="GOSTTablenorm"/>
              <w:rPr>
                <w:szCs w:val="22"/>
              </w:rPr>
            </w:pPr>
            <w:ins w:id="11773" w:author="Сатлер Марина Викторовна" w:date="2024-02-13T11:26:00Z">
              <w:r w:rsidRPr="007036CE">
                <w:rPr>
                  <w:szCs w:val="22"/>
                </w:rPr>
                <w:t>Раздел</w:t>
              </w:r>
            </w:ins>
          </w:p>
        </w:tc>
        <w:tc>
          <w:tcPr>
            <w:tcW w:w="1121" w:type="pct"/>
          </w:tcPr>
          <w:p w14:paraId="7493A7AC" w14:textId="77777777" w:rsidR="00194707" w:rsidRPr="007036CE" w:rsidRDefault="00194707" w:rsidP="00194707">
            <w:pPr>
              <w:pStyle w:val="GOSTTablenorm"/>
              <w:rPr>
                <w:ins w:id="11774" w:author="Куклина Ю.В." w:date="2024-04-11T19:04:00Z"/>
                <w:lang w:val="en-US"/>
              </w:rPr>
            </w:pPr>
            <w:ins w:id="11775" w:author="Куклина Ю.В." w:date="2024-04-11T19:02:00Z">
              <w:r w:rsidRPr="007036CE">
                <w:rPr>
                  <w:b/>
                  <w:szCs w:val="24"/>
                  <w:lang w:val="en-US"/>
                </w:rPr>
                <w:t>SECTION_1:</w:t>
              </w:r>
              <w:r w:rsidRPr="007036CE">
                <w:rPr>
                  <w:lang w:val="en-US"/>
                </w:rPr>
                <w:t>SECTION_TYPE</w:t>
              </w:r>
            </w:ins>
          </w:p>
          <w:p w14:paraId="5F946805" w14:textId="77777777" w:rsidR="00194707" w:rsidRPr="007036CE" w:rsidRDefault="00194707" w:rsidP="00194707">
            <w:pPr>
              <w:pStyle w:val="GOSTTablenorm"/>
              <w:rPr>
                <w:ins w:id="11776" w:author="Куклина Ю.В." w:date="2024-04-11T19:04:00Z"/>
                <w:lang w:val="en-US"/>
              </w:rPr>
            </w:pPr>
            <w:ins w:id="11777" w:author="Куклина Ю.В." w:date="2024-04-11T19:04:00Z">
              <w:r w:rsidRPr="007036CE">
                <w:rPr>
                  <w:b/>
                  <w:szCs w:val="24"/>
                  <w:lang w:val="en-US"/>
                </w:rPr>
                <w:t>SECTION_2:</w:t>
              </w:r>
              <w:r w:rsidRPr="007036CE">
                <w:rPr>
                  <w:lang w:val="en-US"/>
                </w:rPr>
                <w:t>SECTION_TYPE</w:t>
              </w:r>
            </w:ins>
          </w:p>
          <w:p w14:paraId="5B676F71" w14:textId="77777777" w:rsidR="00194707" w:rsidRPr="007036CE" w:rsidRDefault="00194707" w:rsidP="00194707">
            <w:pPr>
              <w:pStyle w:val="GOSTTablenorm"/>
              <w:rPr>
                <w:szCs w:val="24"/>
              </w:rPr>
            </w:pPr>
            <w:ins w:id="11778" w:author="Куклина Ю.В." w:date="2024-04-11T19:04:00Z">
              <w:r w:rsidRPr="007036CE">
                <w:rPr>
                  <w:b/>
                  <w:szCs w:val="24"/>
                  <w:lang w:val="en-US"/>
                </w:rPr>
                <w:t>SECTION_3:</w:t>
              </w:r>
              <w:r w:rsidRPr="007036CE">
                <w:rPr>
                  <w:lang w:val="en-US"/>
                </w:rPr>
                <w:t>SECTION_TYPE</w:t>
              </w:r>
            </w:ins>
          </w:p>
        </w:tc>
        <w:tc>
          <w:tcPr>
            <w:tcW w:w="1366" w:type="pct"/>
          </w:tcPr>
          <w:p w14:paraId="2A2B23E9" w14:textId="77777777" w:rsidR="00194707" w:rsidRPr="007036CE" w:rsidRDefault="00194707" w:rsidP="00194707">
            <w:pPr>
              <w:pStyle w:val="GOSTTablenorm"/>
              <w:rPr>
                <w:szCs w:val="22"/>
              </w:rPr>
            </w:pPr>
            <w:r w:rsidRPr="007036CE">
              <w:t>При обработке раздела 1 заполняется из тега</w:t>
            </w:r>
            <w:r w:rsidRPr="007036CE">
              <w:rPr>
                <w:b/>
                <w:szCs w:val="24"/>
              </w:rPr>
              <w:t xml:space="preserve"> </w:t>
            </w:r>
            <w:ins w:id="11779" w:author="Куклина Ю.В." w:date="2024-04-11T19:02:00Z">
              <w:r w:rsidRPr="007036CE">
                <w:rPr>
                  <w:b/>
                  <w:szCs w:val="24"/>
                  <w:lang w:val="en-US"/>
                </w:rPr>
                <w:t>SECTION</w:t>
              </w:r>
              <w:r w:rsidRPr="007036CE">
                <w:rPr>
                  <w:b/>
                  <w:szCs w:val="24"/>
                </w:rPr>
                <w:t>_1:</w:t>
              </w:r>
              <w:r w:rsidRPr="007036CE">
                <w:t>SECTION_TYPE</w:t>
              </w:r>
            </w:ins>
          </w:p>
          <w:p w14:paraId="540D5DA9" w14:textId="77777777" w:rsidR="00194707" w:rsidRPr="007036CE" w:rsidRDefault="00194707" w:rsidP="00194707">
            <w:pPr>
              <w:pStyle w:val="GOSTTablenorm"/>
              <w:rPr>
                <w:szCs w:val="22"/>
              </w:rPr>
            </w:pPr>
            <w:r w:rsidRPr="007036CE">
              <w:t>При обработке раздела 2 заполняется из те</w:t>
            </w:r>
            <w:r w:rsidRPr="007036CE">
              <w:lastRenderedPageBreak/>
              <w:t>га</w:t>
            </w:r>
            <w:r w:rsidRPr="007036CE">
              <w:rPr>
                <w:b/>
                <w:szCs w:val="24"/>
              </w:rPr>
              <w:t xml:space="preserve"> </w:t>
            </w:r>
            <w:ins w:id="11780" w:author="Куклина Ю.В." w:date="2024-04-11T19:02:00Z">
              <w:r w:rsidRPr="007036CE">
                <w:rPr>
                  <w:b/>
                  <w:szCs w:val="24"/>
                  <w:lang w:val="en-US"/>
                </w:rPr>
                <w:t>SECTION</w:t>
              </w:r>
              <w:r w:rsidRPr="007036CE">
                <w:rPr>
                  <w:b/>
                  <w:szCs w:val="24"/>
                </w:rPr>
                <w:t>_</w:t>
              </w:r>
            </w:ins>
            <w:r w:rsidRPr="007036CE">
              <w:rPr>
                <w:b/>
                <w:szCs w:val="24"/>
              </w:rPr>
              <w:t>2</w:t>
            </w:r>
            <w:ins w:id="11781" w:author="Куклина Ю.В." w:date="2024-04-11T19:02:00Z">
              <w:r w:rsidRPr="007036CE">
                <w:rPr>
                  <w:b/>
                  <w:szCs w:val="24"/>
                </w:rPr>
                <w:t>:</w:t>
              </w:r>
              <w:r w:rsidRPr="007036CE">
                <w:t>SECTION_TYPE</w:t>
              </w:r>
            </w:ins>
          </w:p>
          <w:p w14:paraId="1FCF0931" w14:textId="77777777" w:rsidR="00194707" w:rsidRPr="007036CE" w:rsidRDefault="00194707" w:rsidP="00194707">
            <w:pPr>
              <w:pStyle w:val="GOSTTablenorm"/>
            </w:pPr>
            <w:r w:rsidRPr="007036CE">
              <w:t>При обработке раздела 3 заполняется из тега</w:t>
            </w:r>
            <w:r w:rsidRPr="007036CE">
              <w:rPr>
                <w:b/>
                <w:szCs w:val="24"/>
              </w:rPr>
              <w:t xml:space="preserve"> </w:t>
            </w:r>
            <w:ins w:id="11782" w:author="Куклина Ю.В." w:date="2024-04-11T19:02:00Z">
              <w:r w:rsidRPr="007036CE">
                <w:rPr>
                  <w:b/>
                  <w:szCs w:val="24"/>
                  <w:lang w:val="en-US"/>
                </w:rPr>
                <w:t>SECTION</w:t>
              </w:r>
              <w:r w:rsidRPr="007036CE">
                <w:rPr>
                  <w:b/>
                  <w:szCs w:val="24"/>
                </w:rPr>
                <w:t>_</w:t>
              </w:r>
            </w:ins>
            <w:r w:rsidRPr="007036CE">
              <w:rPr>
                <w:b/>
                <w:szCs w:val="24"/>
              </w:rPr>
              <w:t>3</w:t>
            </w:r>
            <w:ins w:id="11783" w:author="Куклина Ю.В." w:date="2024-04-11T19:02:00Z">
              <w:r w:rsidRPr="007036CE">
                <w:rPr>
                  <w:b/>
                  <w:szCs w:val="24"/>
                </w:rPr>
                <w:t>:</w:t>
              </w:r>
              <w:r w:rsidRPr="007036CE">
                <w:t>SECTION_TYPE</w:t>
              </w:r>
            </w:ins>
          </w:p>
        </w:tc>
      </w:tr>
      <w:tr w:rsidR="00194707" w:rsidRPr="007036CE" w14:paraId="3BA83F96" w14:textId="77777777" w:rsidTr="00B0621B">
        <w:tc>
          <w:tcPr>
            <w:tcW w:w="1114" w:type="pct"/>
          </w:tcPr>
          <w:p w14:paraId="7978D451" w14:textId="77777777" w:rsidR="00194707" w:rsidRPr="007036CE" w:rsidRDefault="00194707" w:rsidP="00194707">
            <w:pPr>
              <w:pStyle w:val="GOSTTablenorm"/>
              <w:rPr>
                <w:szCs w:val="22"/>
              </w:rPr>
            </w:pPr>
            <w:r w:rsidRPr="007036CE">
              <w:lastRenderedPageBreak/>
              <w:t>Номер_строки</w:t>
            </w:r>
          </w:p>
        </w:tc>
        <w:tc>
          <w:tcPr>
            <w:tcW w:w="285" w:type="pct"/>
          </w:tcPr>
          <w:p w14:paraId="2B762E13" w14:textId="77777777" w:rsidR="00194707" w:rsidRPr="007036CE" w:rsidRDefault="00194707" w:rsidP="00194707">
            <w:pPr>
              <w:pStyle w:val="GOSTTablenorm"/>
              <w:rPr>
                <w:szCs w:val="22"/>
              </w:rPr>
            </w:pPr>
            <w:ins w:id="11784" w:author="Куклина Ю.В." w:date="2024-04-11T22:51:00Z">
              <w:r w:rsidRPr="007036CE">
                <w:rPr>
                  <w:szCs w:val="22"/>
                </w:rPr>
                <w:t>Да</w:t>
              </w:r>
            </w:ins>
          </w:p>
        </w:tc>
        <w:tc>
          <w:tcPr>
            <w:tcW w:w="1114" w:type="pct"/>
          </w:tcPr>
          <w:p w14:paraId="6FD2521C" w14:textId="77777777" w:rsidR="00194707" w:rsidRPr="007036CE" w:rsidRDefault="00194707" w:rsidP="00194707">
            <w:pPr>
              <w:pStyle w:val="GOSTTablenorm"/>
              <w:rPr>
                <w:szCs w:val="22"/>
              </w:rPr>
            </w:pPr>
            <w:r w:rsidRPr="007036CE">
              <w:t>Номер строки</w:t>
            </w:r>
          </w:p>
        </w:tc>
        <w:tc>
          <w:tcPr>
            <w:tcW w:w="1121" w:type="pct"/>
          </w:tcPr>
          <w:p w14:paraId="72A4F9C0" w14:textId="77777777" w:rsidR="00194707" w:rsidRPr="007036CE" w:rsidRDefault="00194707" w:rsidP="00194707">
            <w:pPr>
              <w:pStyle w:val="GOSTTablenorm"/>
              <w:rPr>
                <w:ins w:id="11785" w:author="Куклина Ю.В." w:date="2024-04-11T19:04:00Z"/>
                <w:szCs w:val="24"/>
                <w:lang w:val="en-US"/>
              </w:rPr>
            </w:pPr>
            <w:ins w:id="11786" w:author="Куклина Ю.В." w:date="2024-04-11T19:02:00Z">
              <w:r w:rsidRPr="007036CE">
                <w:rPr>
                  <w:b/>
                  <w:szCs w:val="24"/>
                  <w:lang w:val="en-US"/>
                </w:rPr>
                <w:t>SECTION_1:</w:t>
              </w:r>
              <w:r w:rsidRPr="007036CE">
                <w:rPr>
                  <w:szCs w:val="24"/>
                  <w:lang w:val="en-US"/>
                </w:rPr>
                <w:t>NUMBROW</w:t>
              </w:r>
            </w:ins>
          </w:p>
          <w:p w14:paraId="3E0E2513" w14:textId="77777777" w:rsidR="00194707" w:rsidRPr="007036CE" w:rsidRDefault="00194707" w:rsidP="00194707">
            <w:pPr>
              <w:pStyle w:val="GOSTTablenorm"/>
              <w:rPr>
                <w:ins w:id="11787" w:author="Куклина Ю.В." w:date="2024-04-11T19:04:00Z"/>
                <w:szCs w:val="24"/>
                <w:lang w:val="en-US"/>
              </w:rPr>
            </w:pPr>
            <w:ins w:id="11788" w:author="Куклина Ю.В." w:date="2024-04-11T19:04:00Z">
              <w:r w:rsidRPr="007036CE">
                <w:rPr>
                  <w:b/>
                  <w:szCs w:val="24"/>
                  <w:lang w:val="en-US"/>
                </w:rPr>
                <w:t>SECTION_2:</w:t>
              </w:r>
              <w:r w:rsidRPr="007036CE">
                <w:rPr>
                  <w:szCs w:val="24"/>
                  <w:lang w:val="en-US"/>
                </w:rPr>
                <w:t>NUMBROW</w:t>
              </w:r>
            </w:ins>
          </w:p>
          <w:p w14:paraId="3FB11A27" w14:textId="77777777" w:rsidR="00194707" w:rsidRPr="007036CE" w:rsidRDefault="00194707" w:rsidP="00194707">
            <w:pPr>
              <w:pStyle w:val="GOSTTablenorm"/>
              <w:rPr>
                <w:szCs w:val="24"/>
                <w:lang w:val="en-US"/>
              </w:rPr>
            </w:pPr>
            <w:ins w:id="11789" w:author="Куклина Ю.В." w:date="2024-04-11T19:04:00Z">
              <w:r w:rsidRPr="007036CE">
                <w:rPr>
                  <w:b/>
                  <w:szCs w:val="24"/>
                  <w:lang w:val="en-US"/>
                </w:rPr>
                <w:t>SECTION_3:</w:t>
              </w:r>
              <w:r w:rsidRPr="007036CE">
                <w:rPr>
                  <w:szCs w:val="24"/>
                  <w:lang w:val="en-US"/>
                </w:rPr>
                <w:t>NUMBROW</w:t>
              </w:r>
            </w:ins>
          </w:p>
        </w:tc>
        <w:tc>
          <w:tcPr>
            <w:tcW w:w="1366" w:type="pct"/>
          </w:tcPr>
          <w:p w14:paraId="08451241" w14:textId="77777777" w:rsidR="00194707" w:rsidRPr="007036CE" w:rsidRDefault="00194707" w:rsidP="00194707">
            <w:pPr>
              <w:pStyle w:val="GOSTTablenorm"/>
              <w:rPr>
                <w:szCs w:val="22"/>
              </w:rPr>
            </w:pPr>
            <w:r w:rsidRPr="007036CE">
              <w:t>При обработке раздела 1 заполняется из тега</w:t>
            </w:r>
            <w:r w:rsidRPr="007036CE">
              <w:rPr>
                <w:b/>
                <w:szCs w:val="24"/>
              </w:rPr>
              <w:t xml:space="preserve"> </w:t>
            </w:r>
            <w:ins w:id="11790" w:author="Куклина Ю.В." w:date="2024-04-11T19:02:00Z">
              <w:r w:rsidRPr="007036CE">
                <w:rPr>
                  <w:b/>
                  <w:szCs w:val="24"/>
                  <w:lang w:val="en-US"/>
                </w:rPr>
                <w:t>SECTION</w:t>
              </w:r>
              <w:r w:rsidRPr="007036CE">
                <w:rPr>
                  <w:b/>
                  <w:szCs w:val="24"/>
                </w:rPr>
                <w:t>_1:</w:t>
              </w:r>
              <w:r w:rsidRPr="007036CE">
                <w:rPr>
                  <w:szCs w:val="24"/>
                  <w:lang w:val="en-US"/>
                </w:rPr>
                <w:t>NUMBROW</w:t>
              </w:r>
            </w:ins>
          </w:p>
          <w:p w14:paraId="5CD9F10C" w14:textId="77777777" w:rsidR="00194707" w:rsidRPr="007036CE" w:rsidRDefault="00194707" w:rsidP="00194707">
            <w:pPr>
              <w:pStyle w:val="GOSTTablenorm"/>
              <w:rPr>
                <w:szCs w:val="22"/>
              </w:rPr>
            </w:pPr>
            <w:r w:rsidRPr="007036CE">
              <w:t>При обработке раздела 2 заполняется из тега</w:t>
            </w:r>
            <w:r w:rsidRPr="007036CE">
              <w:rPr>
                <w:b/>
                <w:szCs w:val="24"/>
              </w:rPr>
              <w:t xml:space="preserve"> </w:t>
            </w:r>
            <w:ins w:id="11791" w:author="Куклина Ю.В." w:date="2024-04-11T19:02:00Z">
              <w:r w:rsidRPr="007036CE">
                <w:rPr>
                  <w:b/>
                  <w:szCs w:val="24"/>
                  <w:lang w:val="en-US"/>
                </w:rPr>
                <w:t>SECTION</w:t>
              </w:r>
              <w:r w:rsidRPr="007036CE">
                <w:rPr>
                  <w:b/>
                  <w:szCs w:val="24"/>
                </w:rPr>
                <w:t>_</w:t>
              </w:r>
            </w:ins>
            <w:r w:rsidRPr="007036CE">
              <w:rPr>
                <w:b/>
                <w:szCs w:val="24"/>
              </w:rPr>
              <w:t>2</w:t>
            </w:r>
            <w:ins w:id="11792" w:author="Куклина Ю.В." w:date="2024-04-11T19:02:00Z">
              <w:r w:rsidRPr="007036CE">
                <w:rPr>
                  <w:b/>
                  <w:szCs w:val="24"/>
                </w:rPr>
                <w:t>:</w:t>
              </w:r>
              <w:r w:rsidRPr="007036CE">
                <w:rPr>
                  <w:szCs w:val="24"/>
                  <w:lang w:val="en-US"/>
                </w:rPr>
                <w:t>NUMBROW</w:t>
              </w:r>
            </w:ins>
          </w:p>
          <w:p w14:paraId="3001445C" w14:textId="77777777" w:rsidR="00194707" w:rsidRPr="007036CE" w:rsidRDefault="00194707" w:rsidP="00194707">
            <w:pPr>
              <w:pStyle w:val="GOSTTablenorm"/>
            </w:pPr>
            <w:r w:rsidRPr="007036CE">
              <w:t>При обработке раздела 3 заполняется из тега</w:t>
            </w:r>
            <w:r w:rsidRPr="007036CE">
              <w:rPr>
                <w:b/>
                <w:szCs w:val="24"/>
              </w:rPr>
              <w:t xml:space="preserve"> </w:t>
            </w:r>
            <w:ins w:id="11793" w:author="Куклина Ю.В." w:date="2024-04-11T19:02:00Z">
              <w:r w:rsidRPr="007036CE">
                <w:rPr>
                  <w:b/>
                  <w:szCs w:val="24"/>
                  <w:lang w:val="en-US"/>
                </w:rPr>
                <w:t>SECTION</w:t>
              </w:r>
              <w:r w:rsidRPr="007036CE">
                <w:rPr>
                  <w:b/>
                  <w:szCs w:val="24"/>
                </w:rPr>
                <w:t>_</w:t>
              </w:r>
            </w:ins>
            <w:r w:rsidRPr="007036CE">
              <w:rPr>
                <w:b/>
                <w:szCs w:val="24"/>
              </w:rPr>
              <w:t>3</w:t>
            </w:r>
            <w:ins w:id="11794" w:author="Куклина Ю.В." w:date="2024-04-11T19:02:00Z">
              <w:r w:rsidRPr="007036CE">
                <w:rPr>
                  <w:b/>
                  <w:szCs w:val="24"/>
                </w:rPr>
                <w:t>:</w:t>
              </w:r>
              <w:r w:rsidRPr="007036CE">
                <w:rPr>
                  <w:szCs w:val="24"/>
                  <w:lang w:val="en-US"/>
                </w:rPr>
                <w:t>NUMBROW</w:t>
              </w:r>
            </w:ins>
          </w:p>
        </w:tc>
      </w:tr>
      <w:tr w:rsidR="00194707" w:rsidRPr="007036CE" w14:paraId="63CC16A8" w14:textId="77777777" w:rsidTr="00B0621B">
        <w:tc>
          <w:tcPr>
            <w:tcW w:w="1114" w:type="pct"/>
          </w:tcPr>
          <w:p w14:paraId="409C1FE1" w14:textId="77777777" w:rsidR="00194707" w:rsidRPr="007036CE" w:rsidRDefault="00194707" w:rsidP="00194707">
            <w:pPr>
              <w:pStyle w:val="GOSTTablenorm"/>
              <w:rPr>
                <w:szCs w:val="22"/>
              </w:rPr>
            </w:pPr>
            <w:r w:rsidRPr="007036CE">
              <w:rPr>
                <w:szCs w:val="22"/>
              </w:rPr>
              <w:t>Признак_детальной_строки</w:t>
            </w:r>
          </w:p>
        </w:tc>
        <w:tc>
          <w:tcPr>
            <w:tcW w:w="285" w:type="pct"/>
          </w:tcPr>
          <w:p w14:paraId="407FD208" w14:textId="77777777" w:rsidR="00194707" w:rsidRPr="007036CE" w:rsidRDefault="00194707" w:rsidP="00194707">
            <w:pPr>
              <w:pStyle w:val="GOSTTablenorm"/>
              <w:rPr>
                <w:szCs w:val="22"/>
              </w:rPr>
            </w:pPr>
            <w:ins w:id="11795" w:author="Куклина Ю.В." w:date="2024-04-11T22:51:00Z">
              <w:r w:rsidRPr="007036CE">
                <w:rPr>
                  <w:szCs w:val="22"/>
                </w:rPr>
                <w:t>Да</w:t>
              </w:r>
            </w:ins>
          </w:p>
        </w:tc>
        <w:tc>
          <w:tcPr>
            <w:tcW w:w="1114" w:type="pct"/>
          </w:tcPr>
          <w:p w14:paraId="02A947D7" w14:textId="77777777" w:rsidR="00194707" w:rsidRPr="007036CE" w:rsidRDefault="00194707" w:rsidP="00194707">
            <w:pPr>
              <w:pStyle w:val="GOSTTablenorm"/>
              <w:rPr>
                <w:szCs w:val="22"/>
              </w:rPr>
            </w:pPr>
            <w:r w:rsidRPr="007036CE">
              <w:rPr>
                <w:szCs w:val="22"/>
              </w:rPr>
              <w:t>Признак детальной строки</w:t>
            </w:r>
          </w:p>
        </w:tc>
        <w:tc>
          <w:tcPr>
            <w:tcW w:w="1121" w:type="pct"/>
          </w:tcPr>
          <w:p w14:paraId="3335A8CC" w14:textId="77777777" w:rsidR="00194707" w:rsidRPr="007036CE" w:rsidRDefault="00194707" w:rsidP="00194707">
            <w:pPr>
              <w:pStyle w:val="GOSTTablenorm"/>
              <w:rPr>
                <w:ins w:id="11796" w:author="Куклина Ю.В." w:date="2024-04-11T19:04:00Z"/>
                <w:lang w:val="en-US"/>
              </w:rPr>
            </w:pPr>
            <w:ins w:id="11797" w:author="Куклина Ю.В." w:date="2024-04-11T19:02:00Z">
              <w:r w:rsidRPr="007036CE">
                <w:rPr>
                  <w:b/>
                  <w:szCs w:val="24"/>
                  <w:lang w:val="en-US"/>
                </w:rPr>
                <w:t>SECTION_1:</w:t>
              </w:r>
              <w:r w:rsidRPr="007036CE">
                <w:rPr>
                  <w:lang w:val="en-US"/>
                </w:rPr>
                <w:t>SIGNKBK</w:t>
              </w:r>
            </w:ins>
          </w:p>
          <w:p w14:paraId="2C995B9A" w14:textId="77777777" w:rsidR="00194707" w:rsidRPr="007036CE" w:rsidRDefault="00194707" w:rsidP="00194707">
            <w:pPr>
              <w:pStyle w:val="GOSTTablenorm"/>
              <w:rPr>
                <w:ins w:id="11798" w:author="Куклина Ю.В." w:date="2024-04-11T19:04:00Z"/>
                <w:lang w:val="en-US"/>
              </w:rPr>
            </w:pPr>
            <w:ins w:id="11799" w:author="Куклина Ю.В." w:date="2024-04-11T19:04:00Z">
              <w:r w:rsidRPr="007036CE">
                <w:rPr>
                  <w:b/>
                  <w:szCs w:val="24"/>
                  <w:lang w:val="en-US"/>
                </w:rPr>
                <w:t>SECTION_2:</w:t>
              </w:r>
              <w:r w:rsidRPr="007036CE">
                <w:rPr>
                  <w:lang w:val="en-US"/>
                </w:rPr>
                <w:t>SIGNKBK</w:t>
              </w:r>
            </w:ins>
          </w:p>
          <w:p w14:paraId="125BE3FC" w14:textId="77777777" w:rsidR="00194707" w:rsidRPr="007036CE" w:rsidRDefault="00194707" w:rsidP="00194707">
            <w:pPr>
              <w:pStyle w:val="GOSTTablenorm"/>
              <w:rPr>
                <w:lang w:val="en-US"/>
              </w:rPr>
            </w:pPr>
            <w:ins w:id="11800" w:author="Куклина Ю.В." w:date="2024-04-11T19:04:00Z">
              <w:r w:rsidRPr="007036CE">
                <w:rPr>
                  <w:b/>
                  <w:szCs w:val="24"/>
                  <w:lang w:val="en-US"/>
                </w:rPr>
                <w:t>SECTION_3:</w:t>
              </w:r>
              <w:r w:rsidRPr="007036CE">
                <w:rPr>
                  <w:lang w:val="en-US"/>
                </w:rPr>
                <w:t>SIGNKBK</w:t>
              </w:r>
            </w:ins>
          </w:p>
        </w:tc>
        <w:tc>
          <w:tcPr>
            <w:tcW w:w="1366" w:type="pct"/>
          </w:tcPr>
          <w:p w14:paraId="6A46077F" w14:textId="77777777" w:rsidR="00194707" w:rsidRPr="007036CE" w:rsidRDefault="00194707" w:rsidP="00194707">
            <w:pPr>
              <w:pStyle w:val="GOSTTablenorm"/>
              <w:rPr>
                <w:szCs w:val="22"/>
              </w:rPr>
            </w:pPr>
            <w:r w:rsidRPr="007036CE">
              <w:t>При обработке раздела 1 заполняется из тега</w:t>
            </w:r>
            <w:r w:rsidRPr="007036CE">
              <w:rPr>
                <w:b/>
                <w:szCs w:val="24"/>
              </w:rPr>
              <w:t xml:space="preserve"> </w:t>
            </w:r>
            <w:ins w:id="11801" w:author="Куклина Ю.В." w:date="2024-04-11T19:02:00Z">
              <w:r w:rsidRPr="007036CE">
                <w:rPr>
                  <w:b/>
                  <w:szCs w:val="24"/>
                  <w:lang w:val="en-US"/>
                </w:rPr>
                <w:t>SECTION</w:t>
              </w:r>
              <w:r w:rsidRPr="007036CE">
                <w:rPr>
                  <w:b/>
                  <w:szCs w:val="24"/>
                </w:rPr>
                <w:t>_1:</w:t>
              </w:r>
              <w:r w:rsidRPr="007036CE">
                <w:t>SIGNKBK</w:t>
              </w:r>
            </w:ins>
          </w:p>
          <w:p w14:paraId="1B9A81E2" w14:textId="77777777" w:rsidR="00194707" w:rsidRPr="007036CE" w:rsidRDefault="00194707" w:rsidP="00194707">
            <w:pPr>
              <w:pStyle w:val="GOSTTablenorm"/>
              <w:rPr>
                <w:szCs w:val="22"/>
              </w:rPr>
            </w:pPr>
            <w:r w:rsidRPr="007036CE">
              <w:t>При обработке раздела 2 заполняется из тега</w:t>
            </w:r>
            <w:r w:rsidRPr="007036CE">
              <w:rPr>
                <w:b/>
                <w:szCs w:val="24"/>
              </w:rPr>
              <w:t xml:space="preserve"> </w:t>
            </w:r>
            <w:ins w:id="11802" w:author="Куклина Ю.В." w:date="2024-04-11T19:02:00Z">
              <w:r w:rsidRPr="007036CE">
                <w:rPr>
                  <w:b/>
                  <w:szCs w:val="24"/>
                  <w:lang w:val="en-US"/>
                </w:rPr>
                <w:t>SECTION</w:t>
              </w:r>
              <w:r w:rsidRPr="007036CE">
                <w:rPr>
                  <w:b/>
                  <w:szCs w:val="24"/>
                </w:rPr>
                <w:t>_</w:t>
              </w:r>
            </w:ins>
            <w:r w:rsidRPr="007036CE">
              <w:rPr>
                <w:b/>
                <w:szCs w:val="24"/>
              </w:rPr>
              <w:t>2</w:t>
            </w:r>
            <w:ins w:id="11803" w:author="Куклина Ю.В." w:date="2024-04-11T19:02:00Z">
              <w:r w:rsidRPr="007036CE">
                <w:rPr>
                  <w:b/>
                  <w:szCs w:val="24"/>
                </w:rPr>
                <w:t>:</w:t>
              </w:r>
              <w:r w:rsidRPr="007036CE">
                <w:t>SIGNKBK</w:t>
              </w:r>
            </w:ins>
          </w:p>
          <w:p w14:paraId="1175806A" w14:textId="77777777" w:rsidR="00194707" w:rsidRPr="007036CE" w:rsidRDefault="00194707" w:rsidP="00194707">
            <w:pPr>
              <w:pStyle w:val="GOSTTablenorm"/>
            </w:pPr>
            <w:r w:rsidRPr="007036CE">
              <w:t>При обработке раздела 3 заполняется из тега</w:t>
            </w:r>
            <w:r w:rsidRPr="007036CE">
              <w:rPr>
                <w:b/>
                <w:szCs w:val="24"/>
              </w:rPr>
              <w:t xml:space="preserve"> </w:t>
            </w:r>
            <w:ins w:id="11804" w:author="Куклина Ю.В." w:date="2024-04-11T19:02:00Z">
              <w:r w:rsidRPr="007036CE">
                <w:rPr>
                  <w:b/>
                  <w:szCs w:val="24"/>
                  <w:lang w:val="en-US"/>
                </w:rPr>
                <w:t>SECTION</w:t>
              </w:r>
              <w:r w:rsidRPr="007036CE">
                <w:rPr>
                  <w:b/>
                  <w:szCs w:val="24"/>
                </w:rPr>
                <w:t>_</w:t>
              </w:r>
            </w:ins>
            <w:r w:rsidRPr="007036CE">
              <w:rPr>
                <w:b/>
                <w:szCs w:val="24"/>
              </w:rPr>
              <w:t>3</w:t>
            </w:r>
            <w:ins w:id="11805" w:author="Куклина Ю.В." w:date="2024-04-11T19:02:00Z">
              <w:r w:rsidRPr="007036CE">
                <w:rPr>
                  <w:b/>
                  <w:szCs w:val="24"/>
                </w:rPr>
                <w:t>:</w:t>
              </w:r>
              <w:r w:rsidRPr="007036CE">
                <w:t>SIGNKBK</w:t>
              </w:r>
            </w:ins>
          </w:p>
        </w:tc>
      </w:tr>
      <w:tr w:rsidR="00194707" w:rsidRPr="007036CE" w14:paraId="16A4BB42" w14:textId="77777777" w:rsidTr="00B0621B">
        <w:tc>
          <w:tcPr>
            <w:tcW w:w="1114" w:type="pct"/>
          </w:tcPr>
          <w:p w14:paraId="278E150E" w14:textId="77777777" w:rsidR="00194707" w:rsidRPr="007036CE" w:rsidRDefault="00194707" w:rsidP="00194707">
            <w:pPr>
              <w:pStyle w:val="GOSTTablenorm"/>
              <w:rPr>
                <w:szCs w:val="22"/>
              </w:rPr>
            </w:pPr>
            <w:r w:rsidRPr="007036CE">
              <w:rPr>
                <w:szCs w:val="22"/>
              </w:rPr>
              <w:t>КБК</w:t>
            </w:r>
          </w:p>
        </w:tc>
        <w:tc>
          <w:tcPr>
            <w:tcW w:w="285" w:type="pct"/>
          </w:tcPr>
          <w:p w14:paraId="10CA94C1" w14:textId="77777777" w:rsidR="00194707" w:rsidRPr="007036CE" w:rsidRDefault="00194707" w:rsidP="00194707">
            <w:pPr>
              <w:pStyle w:val="GOSTTablenorm"/>
              <w:rPr>
                <w:szCs w:val="22"/>
              </w:rPr>
            </w:pPr>
            <w:ins w:id="11806" w:author="Куклина Ю.В." w:date="2024-04-11T22:51:00Z">
              <w:r w:rsidRPr="007036CE">
                <w:rPr>
                  <w:szCs w:val="22"/>
                </w:rPr>
                <w:t>Да</w:t>
              </w:r>
            </w:ins>
          </w:p>
        </w:tc>
        <w:tc>
          <w:tcPr>
            <w:tcW w:w="1114" w:type="pct"/>
          </w:tcPr>
          <w:p w14:paraId="46B95B59" w14:textId="77777777" w:rsidR="00194707" w:rsidRPr="007036CE" w:rsidRDefault="00194707" w:rsidP="00194707">
            <w:pPr>
              <w:pStyle w:val="GOSTTablenorm"/>
              <w:rPr>
                <w:szCs w:val="22"/>
              </w:rPr>
            </w:pPr>
            <w:r w:rsidRPr="007036CE">
              <w:rPr>
                <w:szCs w:val="22"/>
              </w:rPr>
              <w:t>КБК</w:t>
            </w:r>
          </w:p>
        </w:tc>
        <w:tc>
          <w:tcPr>
            <w:tcW w:w="1121" w:type="pct"/>
          </w:tcPr>
          <w:p w14:paraId="4FF237C1" w14:textId="77777777" w:rsidR="00194707" w:rsidRPr="007036CE" w:rsidRDefault="00194707" w:rsidP="00194707">
            <w:pPr>
              <w:pStyle w:val="GOSTTablenorm"/>
              <w:rPr>
                <w:ins w:id="11807" w:author="Куклина Ю.В." w:date="2024-04-11T19:04:00Z"/>
                <w:szCs w:val="24"/>
                <w:lang w:val="en-US"/>
              </w:rPr>
            </w:pPr>
            <w:ins w:id="11808" w:author="Куклина Ю.В." w:date="2024-04-11T19:02:00Z">
              <w:r w:rsidRPr="007036CE">
                <w:rPr>
                  <w:b/>
                  <w:szCs w:val="24"/>
                  <w:lang w:val="en-US"/>
                </w:rPr>
                <w:t>SECTION_1:</w:t>
              </w:r>
              <w:r w:rsidRPr="007036CE">
                <w:rPr>
                  <w:szCs w:val="24"/>
                  <w:lang w:val="en-US"/>
                </w:rPr>
                <w:t>KBK</w:t>
              </w:r>
            </w:ins>
          </w:p>
          <w:p w14:paraId="1A51B976" w14:textId="77777777" w:rsidR="00194707" w:rsidRPr="007036CE" w:rsidRDefault="00194707" w:rsidP="00194707">
            <w:pPr>
              <w:pStyle w:val="GOSTTablenorm"/>
              <w:rPr>
                <w:ins w:id="11809" w:author="Куклина Ю.В." w:date="2024-04-11T19:04:00Z"/>
                <w:szCs w:val="24"/>
                <w:lang w:val="en-US"/>
              </w:rPr>
            </w:pPr>
            <w:ins w:id="11810" w:author="Куклина Ю.В." w:date="2024-04-11T19:04:00Z">
              <w:r w:rsidRPr="007036CE">
                <w:rPr>
                  <w:b/>
                  <w:szCs w:val="24"/>
                  <w:lang w:val="en-US"/>
                </w:rPr>
                <w:t>SECTION_2:</w:t>
              </w:r>
              <w:r w:rsidRPr="007036CE">
                <w:rPr>
                  <w:szCs w:val="24"/>
                  <w:lang w:val="en-US"/>
                </w:rPr>
                <w:t>KBK</w:t>
              </w:r>
            </w:ins>
          </w:p>
          <w:p w14:paraId="4C44AF3F" w14:textId="77777777" w:rsidR="00194707" w:rsidRPr="007036CE" w:rsidRDefault="00194707" w:rsidP="00194707">
            <w:pPr>
              <w:pStyle w:val="GOSTTablenorm"/>
              <w:rPr>
                <w:lang w:val="en-US"/>
              </w:rPr>
            </w:pPr>
            <w:ins w:id="11811" w:author="Куклина Ю.В." w:date="2024-04-11T19:04:00Z">
              <w:r w:rsidRPr="007036CE">
                <w:rPr>
                  <w:b/>
                  <w:szCs w:val="24"/>
                  <w:lang w:val="en-US"/>
                </w:rPr>
                <w:t>SECTION_3:</w:t>
              </w:r>
              <w:r w:rsidRPr="007036CE">
                <w:rPr>
                  <w:szCs w:val="24"/>
                  <w:lang w:val="en-US"/>
                </w:rPr>
                <w:t>KBK</w:t>
              </w:r>
            </w:ins>
          </w:p>
        </w:tc>
        <w:tc>
          <w:tcPr>
            <w:tcW w:w="1366" w:type="pct"/>
          </w:tcPr>
          <w:p w14:paraId="0203D364" w14:textId="77777777" w:rsidR="00194707" w:rsidRPr="007036CE" w:rsidRDefault="00194707" w:rsidP="00194707">
            <w:pPr>
              <w:pStyle w:val="GOSTTablenorm"/>
              <w:rPr>
                <w:szCs w:val="22"/>
              </w:rPr>
            </w:pPr>
            <w:r w:rsidRPr="007036CE">
              <w:t>При обработке раздела 1 заполняется из тега</w:t>
            </w:r>
            <w:r w:rsidRPr="007036CE">
              <w:rPr>
                <w:b/>
                <w:szCs w:val="24"/>
              </w:rPr>
              <w:t xml:space="preserve"> </w:t>
            </w:r>
            <w:ins w:id="11812" w:author="Куклина Ю.В." w:date="2024-04-11T19:02:00Z">
              <w:r w:rsidRPr="007036CE">
                <w:rPr>
                  <w:b/>
                  <w:szCs w:val="24"/>
                  <w:lang w:val="en-US"/>
                </w:rPr>
                <w:t>SECTION</w:t>
              </w:r>
              <w:r w:rsidRPr="007036CE">
                <w:rPr>
                  <w:b/>
                  <w:szCs w:val="24"/>
                </w:rPr>
                <w:t>_1:</w:t>
              </w:r>
              <w:r w:rsidRPr="007036CE">
                <w:rPr>
                  <w:szCs w:val="24"/>
                  <w:lang w:val="en-US"/>
                </w:rPr>
                <w:t>KBK</w:t>
              </w:r>
            </w:ins>
          </w:p>
          <w:p w14:paraId="67D14C16" w14:textId="77777777" w:rsidR="00194707" w:rsidRPr="007036CE" w:rsidRDefault="00194707" w:rsidP="00194707">
            <w:pPr>
              <w:pStyle w:val="GOSTTablenorm"/>
              <w:rPr>
                <w:szCs w:val="22"/>
              </w:rPr>
            </w:pPr>
            <w:r w:rsidRPr="007036CE">
              <w:t>При обработке раздела 2 заполняется из тега</w:t>
            </w:r>
            <w:r w:rsidRPr="007036CE">
              <w:rPr>
                <w:b/>
                <w:szCs w:val="24"/>
              </w:rPr>
              <w:t xml:space="preserve"> </w:t>
            </w:r>
            <w:ins w:id="11813" w:author="Куклина Ю.В." w:date="2024-04-11T19:02:00Z">
              <w:r w:rsidRPr="007036CE">
                <w:rPr>
                  <w:b/>
                  <w:szCs w:val="24"/>
                  <w:lang w:val="en-US"/>
                </w:rPr>
                <w:t>SECTION</w:t>
              </w:r>
              <w:r w:rsidRPr="007036CE">
                <w:rPr>
                  <w:b/>
                  <w:szCs w:val="24"/>
                </w:rPr>
                <w:t>_</w:t>
              </w:r>
            </w:ins>
            <w:r w:rsidRPr="007036CE">
              <w:rPr>
                <w:b/>
                <w:szCs w:val="24"/>
              </w:rPr>
              <w:t>2</w:t>
            </w:r>
            <w:ins w:id="11814" w:author="Куклина Ю.В." w:date="2024-04-11T19:02:00Z">
              <w:r w:rsidRPr="007036CE">
                <w:rPr>
                  <w:b/>
                  <w:szCs w:val="24"/>
                </w:rPr>
                <w:t>:</w:t>
              </w:r>
              <w:r w:rsidRPr="007036CE">
                <w:rPr>
                  <w:szCs w:val="24"/>
                  <w:lang w:val="en-US"/>
                </w:rPr>
                <w:t>KBK</w:t>
              </w:r>
            </w:ins>
          </w:p>
          <w:p w14:paraId="6360E100" w14:textId="77777777" w:rsidR="00194707" w:rsidRPr="007036CE" w:rsidRDefault="00194707" w:rsidP="00194707">
            <w:pPr>
              <w:pStyle w:val="GOSTTablenorm"/>
            </w:pPr>
            <w:r w:rsidRPr="007036CE">
              <w:t>При обработке раздела 3 заполняется из тега</w:t>
            </w:r>
            <w:r w:rsidRPr="007036CE">
              <w:rPr>
                <w:b/>
                <w:szCs w:val="24"/>
              </w:rPr>
              <w:t xml:space="preserve"> </w:t>
            </w:r>
            <w:ins w:id="11815" w:author="Куклина Ю.В." w:date="2024-04-11T19:02:00Z">
              <w:r w:rsidRPr="007036CE">
                <w:rPr>
                  <w:b/>
                  <w:szCs w:val="24"/>
                  <w:lang w:val="en-US"/>
                </w:rPr>
                <w:t>SECTION</w:t>
              </w:r>
              <w:r w:rsidRPr="007036CE">
                <w:rPr>
                  <w:b/>
                  <w:szCs w:val="24"/>
                </w:rPr>
                <w:t>_</w:t>
              </w:r>
            </w:ins>
            <w:r w:rsidRPr="007036CE">
              <w:rPr>
                <w:b/>
                <w:szCs w:val="24"/>
              </w:rPr>
              <w:t>3</w:t>
            </w:r>
            <w:ins w:id="11816" w:author="Куклина Ю.В." w:date="2024-04-11T19:02:00Z">
              <w:r w:rsidRPr="007036CE">
                <w:rPr>
                  <w:b/>
                  <w:szCs w:val="24"/>
                </w:rPr>
                <w:t>:</w:t>
              </w:r>
              <w:r w:rsidRPr="007036CE">
                <w:rPr>
                  <w:szCs w:val="24"/>
                  <w:lang w:val="en-US"/>
                </w:rPr>
                <w:t>KBK</w:t>
              </w:r>
            </w:ins>
          </w:p>
        </w:tc>
      </w:tr>
      <w:tr w:rsidR="00194707" w:rsidRPr="007036CE" w14:paraId="44EE4B89" w14:textId="77777777" w:rsidTr="00B0621B">
        <w:tc>
          <w:tcPr>
            <w:tcW w:w="1114" w:type="pct"/>
          </w:tcPr>
          <w:p w14:paraId="48B088ED" w14:textId="77777777" w:rsidR="00194707" w:rsidRPr="007036CE" w:rsidRDefault="00194707" w:rsidP="00194707">
            <w:pPr>
              <w:pStyle w:val="GOSTTablenorm"/>
              <w:rPr>
                <w:szCs w:val="22"/>
              </w:rPr>
            </w:pPr>
            <w:r w:rsidRPr="007036CE">
              <w:rPr>
                <w:szCs w:val="22"/>
              </w:rPr>
              <w:t>Код_цели</w:t>
            </w:r>
          </w:p>
        </w:tc>
        <w:tc>
          <w:tcPr>
            <w:tcW w:w="285" w:type="pct"/>
          </w:tcPr>
          <w:p w14:paraId="3781BD8C" w14:textId="77777777" w:rsidR="00194707" w:rsidRPr="007036CE" w:rsidRDefault="00194707" w:rsidP="00194707">
            <w:pPr>
              <w:pStyle w:val="GOSTTablenorm"/>
              <w:rPr>
                <w:szCs w:val="22"/>
              </w:rPr>
            </w:pPr>
            <w:r w:rsidRPr="007036CE">
              <w:rPr>
                <w:szCs w:val="22"/>
              </w:rPr>
              <w:t>Нет</w:t>
            </w:r>
          </w:p>
        </w:tc>
        <w:tc>
          <w:tcPr>
            <w:tcW w:w="1114" w:type="pct"/>
          </w:tcPr>
          <w:p w14:paraId="07516859" w14:textId="77777777" w:rsidR="00194707" w:rsidRPr="007036CE" w:rsidRDefault="00194707" w:rsidP="00194707">
            <w:pPr>
              <w:pStyle w:val="GOSTTablenorm"/>
              <w:rPr>
                <w:szCs w:val="22"/>
              </w:rPr>
            </w:pPr>
            <w:r w:rsidRPr="007036CE">
              <w:rPr>
                <w:szCs w:val="22"/>
              </w:rPr>
              <w:t>Код цели (аналитический код)</w:t>
            </w:r>
          </w:p>
        </w:tc>
        <w:tc>
          <w:tcPr>
            <w:tcW w:w="1121" w:type="pct"/>
          </w:tcPr>
          <w:p w14:paraId="591CD28E" w14:textId="77777777" w:rsidR="00194707" w:rsidRPr="007036CE" w:rsidRDefault="00194707" w:rsidP="00194707">
            <w:pPr>
              <w:pStyle w:val="GOSTTablenorm"/>
              <w:rPr>
                <w:szCs w:val="24"/>
                <w:lang w:val="en-US"/>
              </w:rPr>
            </w:pPr>
            <w:ins w:id="11817" w:author="Куклина Ю.В." w:date="2024-04-11T19:04:00Z">
              <w:r w:rsidRPr="007036CE">
                <w:rPr>
                  <w:b/>
                  <w:szCs w:val="24"/>
                  <w:lang w:val="en-US"/>
                </w:rPr>
                <w:t>SECTION_2:</w:t>
              </w:r>
              <w:r w:rsidRPr="007036CE">
                <w:rPr>
                  <w:szCs w:val="24"/>
                  <w:lang w:val="en-US"/>
                </w:rPr>
                <w:t>TARGETCODE</w:t>
              </w:r>
            </w:ins>
          </w:p>
          <w:p w14:paraId="41C68294" w14:textId="77777777" w:rsidR="00194707" w:rsidRPr="007036CE" w:rsidRDefault="00194707" w:rsidP="00194707">
            <w:pPr>
              <w:pStyle w:val="GOSTTablenorm"/>
              <w:rPr>
                <w:szCs w:val="24"/>
                <w:lang w:val="en-US"/>
              </w:rPr>
            </w:pPr>
            <w:ins w:id="11818" w:author="Куклина Ю.В." w:date="2024-04-11T19:04:00Z">
              <w:r w:rsidRPr="007036CE">
                <w:rPr>
                  <w:b/>
                  <w:szCs w:val="24"/>
                  <w:lang w:val="en-US"/>
                </w:rPr>
                <w:t>SECTION_</w:t>
              </w:r>
            </w:ins>
            <w:r w:rsidRPr="007036CE">
              <w:rPr>
                <w:b/>
                <w:szCs w:val="24"/>
              </w:rPr>
              <w:t>3</w:t>
            </w:r>
            <w:ins w:id="11819" w:author="Куклина Ю.В." w:date="2024-04-11T19:04:00Z">
              <w:r w:rsidRPr="007036CE">
                <w:rPr>
                  <w:b/>
                  <w:szCs w:val="24"/>
                  <w:lang w:val="en-US"/>
                </w:rPr>
                <w:t>:</w:t>
              </w:r>
              <w:r w:rsidRPr="007036CE">
                <w:rPr>
                  <w:szCs w:val="24"/>
                  <w:lang w:val="en-US"/>
                </w:rPr>
                <w:t>TARGETCODE</w:t>
              </w:r>
            </w:ins>
          </w:p>
        </w:tc>
        <w:tc>
          <w:tcPr>
            <w:tcW w:w="1366" w:type="pct"/>
          </w:tcPr>
          <w:p w14:paraId="778C3E4E" w14:textId="77777777" w:rsidR="00194707" w:rsidRPr="007036CE" w:rsidRDefault="00194707" w:rsidP="00194707">
            <w:pPr>
              <w:pStyle w:val="GOSTTablenorm"/>
              <w:rPr>
                <w:szCs w:val="22"/>
              </w:rPr>
            </w:pPr>
            <w:r w:rsidRPr="007036CE">
              <w:t>При обработке раздела 2 заполняется из тега</w:t>
            </w:r>
            <w:r w:rsidRPr="007036CE">
              <w:rPr>
                <w:b/>
                <w:szCs w:val="24"/>
              </w:rPr>
              <w:t xml:space="preserve"> </w:t>
            </w:r>
            <w:ins w:id="11820" w:author="Куклина Ю.В." w:date="2024-04-11T19:02:00Z">
              <w:r w:rsidRPr="007036CE">
                <w:rPr>
                  <w:b/>
                  <w:szCs w:val="24"/>
                  <w:lang w:val="en-US"/>
                </w:rPr>
                <w:t>SECTION</w:t>
              </w:r>
              <w:r w:rsidRPr="007036CE">
                <w:rPr>
                  <w:b/>
                  <w:szCs w:val="24"/>
                </w:rPr>
                <w:t>_</w:t>
              </w:r>
            </w:ins>
            <w:r w:rsidRPr="007036CE">
              <w:rPr>
                <w:b/>
                <w:szCs w:val="24"/>
              </w:rPr>
              <w:t>2</w:t>
            </w:r>
            <w:ins w:id="11821" w:author="Куклина Ю.В." w:date="2024-04-11T19:04:00Z">
              <w:r w:rsidRPr="007036CE">
                <w:rPr>
                  <w:b/>
                  <w:szCs w:val="24"/>
                </w:rPr>
                <w:t>:</w:t>
              </w:r>
              <w:r w:rsidRPr="007036CE">
                <w:rPr>
                  <w:szCs w:val="24"/>
                  <w:lang w:val="en-US"/>
                </w:rPr>
                <w:t>TARGETCODE</w:t>
              </w:r>
            </w:ins>
          </w:p>
          <w:p w14:paraId="5A3F2EAB" w14:textId="77777777" w:rsidR="00194707" w:rsidRPr="007036CE" w:rsidRDefault="00194707" w:rsidP="00194707">
            <w:pPr>
              <w:pStyle w:val="GOSTTablenorm"/>
            </w:pPr>
            <w:r w:rsidRPr="007036CE">
              <w:t>При обработке раздела 3 заполняется из тега</w:t>
            </w:r>
            <w:r w:rsidRPr="007036CE">
              <w:rPr>
                <w:b/>
                <w:szCs w:val="24"/>
              </w:rPr>
              <w:t xml:space="preserve"> </w:t>
            </w:r>
            <w:ins w:id="11822" w:author="Куклина Ю.В." w:date="2024-04-11T19:02:00Z">
              <w:r w:rsidRPr="007036CE">
                <w:rPr>
                  <w:b/>
                  <w:szCs w:val="24"/>
                  <w:lang w:val="en-US"/>
                </w:rPr>
                <w:t>SECTION</w:t>
              </w:r>
              <w:r w:rsidRPr="007036CE">
                <w:rPr>
                  <w:b/>
                  <w:szCs w:val="24"/>
                </w:rPr>
                <w:t>_</w:t>
              </w:r>
            </w:ins>
            <w:r w:rsidRPr="007036CE">
              <w:rPr>
                <w:b/>
                <w:szCs w:val="24"/>
              </w:rPr>
              <w:t>3</w:t>
            </w:r>
            <w:ins w:id="11823" w:author="Куклина Ю.В." w:date="2024-04-11T19:04:00Z">
              <w:r w:rsidRPr="007036CE">
                <w:rPr>
                  <w:b/>
                  <w:szCs w:val="24"/>
                </w:rPr>
                <w:t>:</w:t>
              </w:r>
              <w:r w:rsidRPr="007036CE">
                <w:rPr>
                  <w:szCs w:val="24"/>
                  <w:lang w:val="en-US"/>
                </w:rPr>
                <w:t>TARGETCODE</w:t>
              </w:r>
            </w:ins>
          </w:p>
        </w:tc>
      </w:tr>
      <w:tr w:rsidR="00194707" w:rsidRPr="007036CE" w14:paraId="4EAFD01C" w14:textId="77777777" w:rsidTr="00B0621B">
        <w:tc>
          <w:tcPr>
            <w:tcW w:w="1114" w:type="pct"/>
          </w:tcPr>
          <w:p w14:paraId="04D49273" w14:textId="77777777" w:rsidR="00194707" w:rsidRPr="007036CE" w:rsidRDefault="00194707" w:rsidP="00194707">
            <w:pPr>
              <w:pStyle w:val="GOSTTablenorm"/>
              <w:rPr>
                <w:szCs w:val="22"/>
              </w:rPr>
            </w:pPr>
            <w:r w:rsidRPr="007036CE">
              <w:rPr>
                <w:szCs w:val="22"/>
              </w:rPr>
              <w:t>Код_ОКС</w:t>
            </w:r>
          </w:p>
        </w:tc>
        <w:tc>
          <w:tcPr>
            <w:tcW w:w="285" w:type="pct"/>
          </w:tcPr>
          <w:p w14:paraId="6A030AC9" w14:textId="77777777" w:rsidR="00194707" w:rsidRPr="007036CE" w:rsidRDefault="00194707" w:rsidP="00194707">
            <w:pPr>
              <w:pStyle w:val="GOSTTablenorm"/>
              <w:rPr>
                <w:szCs w:val="22"/>
              </w:rPr>
            </w:pPr>
            <w:r w:rsidRPr="007036CE">
              <w:rPr>
                <w:szCs w:val="22"/>
              </w:rPr>
              <w:t>Нет</w:t>
            </w:r>
          </w:p>
        </w:tc>
        <w:tc>
          <w:tcPr>
            <w:tcW w:w="1114" w:type="pct"/>
          </w:tcPr>
          <w:p w14:paraId="11C1A607" w14:textId="77777777" w:rsidR="00194707" w:rsidRPr="007036CE" w:rsidRDefault="00194707" w:rsidP="00194707">
            <w:pPr>
              <w:pStyle w:val="GOSTTablenorm"/>
              <w:rPr>
                <w:szCs w:val="22"/>
              </w:rPr>
            </w:pPr>
            <w:r w:rsidRPr="007036CE">
              <w:rPr>
                <w:szCs w:val="22"/>
              </w:rPr>
              <w:t>Код ОКС</w:t>
            </w:r>
          </w:p>
        </w:tc>
        <w:tc>
          <w:tcPr>
            <w:tcW w:w="1121" w:type="pct"/>
          </w:tcPr>
          <w:p w14:paraId="4D0B0853" w14:textId="77777777" w:rsidR="00194707" w:rsidRPr="007036CE" w:rsidRDefault="00194707" w:rsidP="00194707">
            <w:pPr>
              <w:pStyle w:val="GOSTTablenorm"/>
              <w:rPr>
                <w:szCs w:val="22"/>
                <w:lang w:val="en-US"/>
              </w:rPr>
            </w:pPr>
            <w:ins w:id="11824" w:author="Куклина Ю.В." w:date="2024-04-11T22:59:00Z">
              <w:r w:rsidRPr="007036CE">
                <w:rPr>
                  <w:b/>
                  <w:szCs w:val="24"/>
                  <w:lang w:val="en-US"/>
                </w:rPr>
                <w:t>SECTION_</w:t>
              </w:r>
            </w:ins>
            <w:r w:rsidRPr="007036CE">
              <w:rPr>
                <w:b/>
                <w:szCs w:val="24"/>
              </w:rPr>
              <w:t>3</w:t>
            </w:r>
            <w:ins w:id="11825" w:author="Куклина Ю.В." w:date="2024-04-11T22:59:00Z">
              <w:r w:rsidRPr="007036CE">
                <w:rPr>
                  <w:b/>
                  <w:szCs w:val="24"/>
                </w:rPr>
                <w:t>:</w:t>
              </w:r>
              <w:r w:rsidRPr="007036CE">
                <w:rPr>
                  <w:szCs w:val="24"/>
                  <w:lang w:val="en-US"/>
                </w:rPr>
                <w:t>OKSCODE</w:t>
              </w:r>
            </w:ins>
          </w:p>
        </w:tc>
        <w:tc>
          <w:tcPr>
            <w:tcW w:w="1366" w:type="pct"/>
          </w:tcPr>
          <w:p w14:paraId="3B4B3151" w14:textId="77777777" w:rsidR="00194707" w:rsidRPr="007036CE" w:rsidRDefault="00194707" w:rsidP="00194707">
            <w:pPr>
              <w:pStyle w:val="GOSTTablenorm"/>
            </w:pPr>
            <w:ins w:id="11826" w:author="Куклина Ю.В." w:date="2024-04-11T22:59:00Z">
              <w:r w:rsidRPr="007036CE">
                <w:t>-</w:t>
              </w:r>
            </w:ins>
          </w:p>
        </w:tc>
      </w:tr>
      <w:tr w:rsidR="00194707" w:rsidRPr="007036CE" w14:paraId="02509EDD" w14:textId="77777777" w:rsidTr="00B0621B">
        <w:tc>
          <w:tcPr>
            <w:tcW w:w="1114" w:type="pct"/>
          </w:tcPr>
          <w:p w14:paraId="49CF9A4A" w14:textId="77777777" w:rsidR="00194707" w:rsidRPr="007036CE" w:rsidRDefault="00194707" w:rsidP="00194707">
            <w:pPr>
              <w:pStyle w:val="GOSTTablenorm"/>
              <w:rPr>
                <w:szCs w:val="22"/>
              </w:rPr>
            </w:pPr>
            <w:r w:rsidRPr="007036CE">
              <w:rPr>
                <w:szCs w:val="22"/>
              </w:rPr>
              <w:lastRenderedPageBreak/>
              <w:t>Тип_КБК</w:t>
            </w:r>
          </w:p>
        </w:tc>
        <w:tc>
          <w:tcPr>
            <w:tcW w:w="285" w:type="pct"/>
          </w:tcPr>
          <w:p w14:paraId="3C5ED3BD" w14:textId="77777777" w:rsidR="00194707" w:rsidRPr="007036CE" w:rsidRDefault="00194707" w:rsidP="00194707">
            <w:pPr>
              <w:pStyle w:val="GOSTTablenorm"/>
              <w:rPr>
                <w:szCs w:val="22"/>
              </w:rPr>
            </w:pPr>
            <w:ins w:id="11827" w:author="Куклина Ю.В." w:date="2024-04-11T22:51:00Z">
              <w:r w:rsidRPr="007036CE">
                <w:rPr>
                  <w:szCs w:val="22"/>
                </w:rPr>
                <w:t>Да</w:t>
              </w:r>
            </w:ins>
          </w:p>
        </w:tc>
        <w:tc>
          <w:tcPr>
            <w:tcW w:w="1114" w:type="pct"/>
          </w:tcPr>
          <w:p w14:paraId="1CEDBEBF" w14:textId="77777777" w:rsidR="00194707" w:rsidRPr="007036CE" w:rsidRDefault="00194707" w:rsidP="00194707">
            <w:pPr>
              <w:pStyle w:val="GOSTTablenorm"/>
              <w:rPr>
                <w:szCs w:val="22"/>
              </w:rPr>
            </w:pPr>
            <w:r w:rsidRPr="007036CE">
              <w:rPr>
                <w:szCs w:val="22"/>
              </w:rPr>
              <w:t>Тип КБК</w:t>
            </w:r>
          </w:p>
        </w:tc>
        <w:tc>
          <w:tcPr>
            <w:tcW w:w="1121" w:type="pct"/>
          </w:tcPr>
          <w:p w14:paraId="67BB6AFE" w14:textId="77777777" w:rsidR="00194707" w:rsidRPr="007036CE" w:rsidRDefault="00194707" w:rsidP="00194707">
            <w:pPr>
              <w:pStyle w:val="GOSTTablenorm"/>
              <w:rPr>
                <w:ins w:id="11828" w:author="Куклина Ю.В." w:date="2024-04-11T19:04:00Z"/>
                <w:szCs w:val="24"/>
                <w:lang w:val="en-US"/>
              </w:rPr>
            </w:pPr>
            <w:ins w:id="11829" w:author="Куклина Ю.В." w:date="2024-04-11T19:02:00Z">
              <w:r w:rsidRPr="007036CE">
                <w:rPr>
                  <w:b/>
                  <w:szCs w:val="24"/>
                  <w:lang w:val="en-US"/>
                </w:rPr>
                <w:t>SECTION_1:</w:t>
              </w:r>
              <w:r w:rsidRPr="007036CE">
                <w:rPr>
                  <w:szCs w:val="24"/>
                  <w:lang w:val="en-US"/>
                </w:rPr>
                <w:t>TYPEKBK</w:t>
              </w:r>
            </w:ins>
          </w:p>
          <w:p w14:paraId="1C0488AA" w14:textId="77777777" w:rsidR="00194707" w:rsidRPr="007036CE" w:rsidRDefault="00194707" w:rsidP="00194707">
            <w:pPr>
              <w:pStyle w:val="GOSTTablenorm"/>
              <w:rPr>
                <w:ins w:id="11830" w:author="Куклина Ю.В." w:date="2024-04-11T19:04:00Z"/>
                <w:szCs w:val="24"/>
                <w:lang w:val="en-US"/>
              </w:rPr>
            </w:pPr>
            <w:ins w:id="11831" w:author="Куклина Ю.В." w:date="2024-04-11T19:04:00Z">
              <w:r w:rsidRPr="007036CE">
                <w:rPr>
                  <w:b/>
                  <w:szCs w:val="24"/>
                  <w:lang w:val="en-US"/>
                </w:rPr>
                <w:t>SECTION_2:</w:t>
              </w:r>
              <w:r w:rsidRPr="007036CE">
                <w:rPr>
                  <w:szCs w:val="24"/>
                  <w:lang w:val="en-US"/>
                </w:rPr>
                <w:t>TYPEKBK</w:t>
              </w:r>
            </w:ins>
          </w:p>
          <w:p w14:paraId="74FB94EE" w14:textId="77777777" w:rsidR="00194707" w:rsidRPr="007036CE" w:rsidRDefault="00194707" w:rsidP="00194707">
            <w:pPr>
              <w:pStyle w:val="GOSTTablenorm"/>
              <w:rPr>
                <w:szCs w:val="24"/>
                <w:lang w:val="en-US"/>
              </w:rPr>
            </w:pPr>
            <w:ins w:id="11832" w:author="Куклина Ю.В." w:date="2024-04-11T19:04:00Z">
              <w:r w:rsidRPr="007036CE">
                <w:rPr>
                  <w:b/>
                  <w:szCs w:val="24"/>
                  <w:lang w:val="en-US"/>
                </w:rPr>
                <w:t>SECTION_3:</w:t>
              </w:r>
              <w:r w:rsidRPr="007036CE">
                <w:rPr>
                  <w:szCs w:val="24"/>
                  <w:lang w:val="en-US"/>
                </w:rPr>
                <w:t>TYPEKBK</w:t>
              </w:r>
            </w:ins>
          </w:p>
        </w:tc>
        <w:tc>
          <w:tcPr>
            <w:tcW w:w="1366" w:type="pct"/>
          </w:tcPr>
          <w:p w14:paraId="728D70FC" w14:textId="77777777" w:rsidR="00194707" w:rsidRPr="007036CE" w:rsidRDefault="00194707" w:rsidP="00194707">
            <w:pPr>
              <w:pStyle w:val="GOSTTablenorm"/>
              <w:rPr>
                <w:szCs w:val="22"/>
              </w:rPr>
            </w:pPr>
            <w:r w:rsidRPr="007036CE">
              <w:t>При обработке раздела 1 заполняется из тега</w:t>
            </w:r>
            <w:r w:rsidRPr="007036CE">
              <w:rPr>
                <w:b/>
                <w:szCs w:val="24"/>
              </w:rPr>
              <w:t xml:space="preserve"> </w:t>
            </w:r>
            <w:ins w:id="11833" w:author="Куклина Ю.В." w:date="2024-04-11T19:02:00Z">
              <w:r w:rsidRPr="007036CE">
                <w:rPr>
                  <w:b/>
                  <w:szCs w:val="24"/>
                  <w:lang w:val="en-US"/>
                </w:rPr>
                <w:t>SECTION</w:t>
              </w:r>
              <w:r w:rsidRPr="007036CE">
                <w:rPr>
                  <w:b/>
                  <w:szCs w:val="24"/>
                </w:rPr>
                <w:t>_1:</w:t>
              </w:r>
              <w:r w:rsidRPr="007036CE">
                <w:rPr>
                  <w:szCs w:val="24"/>
                </w:rPr>
                <w:t>TYPEKBK</w:t>
              </w:r>
            </w:ins>
          </w:p>
          <w:p w14:paraId="37345D92" w14:textId="77777777" w:rsidR="00194707" w:rsidRPr="007036CE" w:rsidRDefault="00194707" w:rsidP="00194707">
            <w:pPr>
              <w:pStyle w:val="GOSTTablenorm"/>
              <w:rPr>
                <w:szCs w:val="22"/>
              </w:rPr>
            </w:pPr>
            <w:r w:rsidRPr="007036CE">
              <w:t>При обработке раздела 2 заполняется из тега</w:t>
            </w:r>
            <w:r w:rsidRPr="007036CE">
              <w:rPr>
                <w:b/>
                <w:szCs w:val="24"/>
              </w:rPr>
              <w:t xml:space="preserve"> </w:t>
            </w:r>
            <w:ins w:id="11834" w:author="Куклина Ю.В." w:date="2024-04-11T19:02:00Z">
              <w:r w:rsidRPr="007036CE">
                <w:rPr>
                  <w:b/>
                  <w:szCs w:val="24"/>
                  <w:lang w:val="en-US"/>
                </w:rPr>
                <w:t>SECTION</w:t>
              </w:r>
              <w:r w:rsidRPr="007036CE">
                <w:rPr>
                  <w:b/>
                  <w:szCs w:val="24"/>
                </w:rPr>
                <w:t>_</w:t>
              </w:r>
            </w:ins>
            <w:r w:rsidRPr="007036CE">
              <w:rPr>
                <w:b/>
                <w:szCs w:val="24"/>
              </w:rPr>
              <w:t>2</w:t>
            </w:r>
            <w:ins w:id="11835" w:author="Куклина Ю.В." w:date="2024-04-11T19:02:00Z">
              <w:r w:rsidRPr="007036CE">
                <w:rPr>
                  <w:b/>
                  <w:szCs w:val="24"/>
                </w:rPr>
                <w:t>:</w:t>
              </w:r>
              <w:r w:rsidRPr="007036CE">
                <w:rPr>
                  <w:szCs w:val="24"/>
                </w:rPr>
                <w:t>TYPEKBK</w:t>
              </w:r>
            </w:ins>
          </w:p>
          <w:p w14:paraId="6EF684C6" w14:textId="77777777" w:rsidR="00194707" w:rsidRPr="007036CE" w:rsidRDefault="00194707" w:rsidP="00194707">
            <w:pPr>
              <w:pStyle w:val="GOSTTablenorm"/>
            </w:pPr>
            <w:r w:rsidRPr="007036CE">
              <w:t>При обработке раздела 3 заполняется из тега</w:t>
            </w:r>
            <w:r w:rsidRPr="007036CE">
              <w:rPr>
                <w:b/>
                <w:szCs w:val="24"/>
              </w:rPr>
              <w:t xml:space="preserve"> </w:t>
            </w:r>
            <w:ins w:id="11836" w:author="Куклина Ю.В." w:date="2024-04-11T19:02:00Z">
              <w:r w:rsidRPr="007036CE">
                <w:rPr>
                  <w:b/>
                  <w:szCs w:val="24"/>
                  <w:lang w:val="en-US"/>
                </w:rPr>
                <w:t>SECTION</w:t>
              </w:r>
              <w:r w:rsidRPr="007036CE">
                <w:rPr>
                  <w:b/>
                  <w:szCs w:val="24"/>
                </w:rPr>
                <w:t>_</w:t>
              </w:r>
            </w:ins>
            <w:r w:rsidRPr="007036CE">
              <w:rPr>
                <w:b/>
                <w:szCs w:val="24"/>
              </w:rPr>
              <w:t>3</w:t>
            </w:r>
            <w:ins w:id="11837" w:author="Куклина Ю.В." w:date="2024-04-11T19:02:00Z">
              <w:r w:rsidRPr="007036CE">
                <w:rPr>
                  <w:b/>
                  <w:szCs w:val="24"/>
                </w:rPr>
                <w:t>:</w:t>
              </w:r>
              <w:r w:rsidRPr="007036CE">
                <w:rPr>
                  <w:szCs w:val="24"/>
                </w:rPr>
                <w:t>TYPEKBK</w:t>
              </w:r>
            </w:ins>
          </w:p>
        </w:tc>
      </w:tr>
      <w:tr w:rsidR="00194707" w:rsidRPr="007036CE" w14:paraId="6B004E2B" w14:textId="77777777" w:rsidTr="00B0621B">
        <w:tc>
          <w:tcPr>
            <w:tcW w:w="1114" w:type="pct"/>
          </w:tcPr>
          <w:p w14:paraId="69EB2C5F" w14:textId="77777777" w:rsidR="00194707" w:rsidRPr="007036CE" w:rsidRDefault="00194707" w:rsidP="00194707">
            <w:pPr>
              <w:pStyle w:val="GOSTTablenorm"/>
              <w:rPr>
                <w:szCs w:val="22"/>
              </w:rPr>
            </w:pPr>
            <w:r w:rsidRPr="007036CE">
              <w:rPr>
                <w:szCs w:val="22"/>
              </w:rPr>
              <w:t>Укрупненный_КБК</w:t>
            </w:r>
          </w:p>
        </w:tc>
        <w:tc>
          <w:tcPr>
            <w:tcW w:w="285" w:type="pct"/>
          </w:tcPr>
          <w:p w14:paraId="7E12192B" w14:textId="77777777" w:rsidR="00194707" w:rsidRPr="007036CE" w:rsidRDefault="00194707" w:rsidP="00194707">
            <w:pPr>
              <w:pStyle w:val="GOSTTablenorm"/>
              <w:rPr>
                <w:szCs w:val="22"/>
              </w:rPr>
            </w:pPr>
            <w:r w:rsidRPr="007036CE">
              <w:rPr>
                <w:szCs w:val="22"/>
              </w:rPr>
              <w:t>Нет</w:t>
            </w:r>
          </w:p>
        </w:tc>
        <w:tc>
          <w:tcPr>
            <w:tcW w:w="1114" w:type="pct"/>
          </w:tcPr>
          <w:p w14:paraId="175C839B" w14:textId="77777777" w:rsidR="00194707" w:rsidRPr="007036CE" w:rsidRDefault="00194707" w:rsidP="00194707">
            <w:pPr>
              <w:pStyle w:val="GOSTTablenorm"/>
              <w:rPr>
                <w:szCs w:val="22"/>
              </w:rPr>
            </w:pPr>
            <w:r w:rsidRPr="007036CE">
              <w:rPr>
                <w:szCs w:val="22"/>
              </w:rPr>
              <w:t>Укрупненный КБК</w:t>
            </w:r>
          </w:p>
        </w:tc>
        <w:tc>
          <w:tcPr>
            <w:tcW w:w="1121" w:type="pct"/>
          </w:tcPr>
          <w:p w14:paraId="533183E2" w14:textId="77777777" w:rsidR="00194707" w:rsidRPr="007036CE" w:rsidRDefault="00194707" w:rsidP="00194707">
            <w:pPr>
              <w:pStyle w:val="GOSTTablenorm"/>
              <w:rPr>
                <w:ins w:id="11838" w:author="Куклина Ю.В." w:date="2024-04-11T19:04:00Z"/>
                <w:szCs w:val="24"/>
                <w:lang w:val="en-US"/>
              </w:rPr>
            </w:pPr>
            <w:ins w:id="11839" w:author="Куклина Ю.В." w:date="2024-04-11T19:02:00Z">
              <w:r w:rsidRPr="007036CE">
                <w:rPr>
                  <w:b/>
                  <w:szCs w:val="24"/>
                  <w:lang w:val="en-US"/>
                </w:rPr>
                <w:t>SECTION_1:</w:t>
              </w:r>
              <w:r w:rsidRPr="007036CE">
                <w:rPr>
                  <w:szCs w:val="24"/>
                  <w:lang w:val="en-US"/>
                </w:rPr>
                <w:t>NULLKBK</w:t>
              </w:r>
            </w:ins>
          </w:p>
          <w:p w14:paraId="2D9D663F" w14:textId="77777777" w:rsidR="00194707" w:rsidRPr="007036CE" w:rsidRDefault="00194707" w:rsidP="00194707">
            <w:pPr>
              <w:pStyle w:val="GOSTTablenorm"/>
              <w:rPr>
                <w:ins w:id="11840" w:author="Куклина Ю.В." w:date="2024-04-11T19:04:00Z"/>
                <w:szCs w:val="24"/>
                <w:lang w:val="en-US"/>
              </w:rPr>
            </w:pPr>
            <w:ins w:id="11841" w:author="Куклина Ю.В." w:date="2024-04-11T19:04:00Z">
              <w:r w:rsidRPr="007036CE">
                <w:rPr>
                  <w:b/>
                  <w:szCs w:val="24"/>
                  <w:lang w:val="en-US"/>
                </w:rPr>
                <w:t>SECTION_2:</w:t>
              </w:r>
              <w:r w:rsidRPr="007036CE">
                <w:rPr>
                  <w:szCs w:val="24"/>
                  <w:lang w:val="en-US"/>
                </w:rPr>
                <w:t>NULLKBK</w:t>
              </w:r>
            </w:ins>
          </w:p>
          <w:p w14:paraId="0A683D02" w14:textId="77777777" w:rsidR="00194707" w:rsidRPr="007036CE" w:rsidRDefault="00194707" w:rsidP="00194707">
            <w:pPr>
              <w:pStyle w:val="GOSTTablenorm"/>
              <w:rPr>
                <w:szCs w:val="24"/>
                <w:lang w:val="en-US"/>
              </w:rPr>
            </w:pPr>
            <w:ins w:id="11842" w:author="Куклина Ю.В." w:date="2024-04-11T19:04:00Z">
              <w:r w:rsidRPr="007036CE">
                <w:rPr>
                  <w:b/>
                  <w:szCs w:val="24"/>
                  <w:lang w:val="en-US"/>
                </w:rPr>
                <w:t>SECTION_3:</w:t>
              </w:r>
              <w:r w:rsidRPr="007036CE">
                <w:rPr>
                  <w:szCs w:val="24"/>
                  <w:lang w:val="en-US"/>
                </w:rPr>
                <w:t>NULLKBK</w:t>
              </w:r>
            </w:ins>
          </w:p>
        </w:tc>
        <w:tc>
          <w:tcPr>
            <w:tcW w:w="1366" w:type="pct"/>
          </w:tcPr>
          <w:p w14:paraId="5BF91917" w14:textId="77777777" w:rsidR="00194707" w:rsidRPr="007036CE" w:rsidRDefault="00194707" w:rsidP="00194707">
            <w:pPr>
              <w:pStyle w:val="GOSTTablenorm"/>
              <w:rPr>
                <w:szCs w:val="22"/>
              </w:rPr>
            </w:pPr>
            <w:r w:rsidRPr="007036CE">
              <w:t>При обработке раздела 1 заполняется из тега</w:t>
            </w:r>
            <w:r w:rsidRPr="007036CE">
              <w:rPr>
                <w:b/>
                <w:szCs w:val="24"/>
              </w:rPr>
              <w:t xml:space="preserve"> </w:t>
            </w:r>
            <w:ins w:id="11843" w:author="Куклина Ю.В." w:date="2024-04-11T19:02:00Z">
              <w:r w:rsidRPr="007036CE">
                <w:rPr>
                  <w:b/>
                  <w:szCs w:val="24"/>
                  <w:lang w:val="en-US"/>
                </w:rPr>
                <w:t>SECTION</w:t>
              </w:r>
              <w:r w:rsidRPr="007036CE">
                <w:rPr>
                  <w:b/>
                  <w:szCs w:val="24"/>
                </w:rPr>
                <w:t>_1:</w:t>
              </w:r>
              <w:r w:rsidRPr="007036CE">
                <w:rPr>
                  <w:szCs w:val="24"/>
                </w:rPr>
                <w:t>NULLKBK</w:t>
              </w:r>
            </w:ins>
          </w:p>
          <w:p w14:paraId="7E447D5D" w14:textId="77777777" w:rsidR="00194707" w:rsidRPr="007036CE" w:rsidRDefault="00194707" w:rsidP="00194707">
            <w:pPr>
              <w:pStyle w:val="GOSTTablenorm"/>
              <w:rPr>
                <w:szCs w:val="22"/>
              </w:rPr>
            </w:pPr>
            <w:r w:rsidRPr="007036CE">
              <w:t>При обработке раздела 2 заполняется из тега</w:t>
            </w:r>
            <w:r w:rsidRPr="007036CE">
              <w:rPr>
                <w:b/>
                <w:szCs w:val="24"/>
              </w:rPr>
              <w:t xml:space="preserve"> </w:t>
            </w:r>
            <w:ins w:id="11844" w:author="Куклина Ю.В." w:date="2024-04-11T19:02:00Z">
              <w:r w:rsidRPr="007036CE">
                <w:rPr>
                  <w:b/>
                  <w:szCs w:val="24"/>
                  <w:lang w:val="en-US"/>
                </w:rPr>
                <w:t>SECTION</w:t>
              </w:r>
              <w:r w:rsidRPr="007036CE">
                <w:rPr>
                  <w:b/>
                  <w:szCs w:val="24"/>
                </w:rPr>
                <w:t>_</w:t>
              </w:r>
            </w:ins>
            <w:r w:rsidRPr="007036CE">
              <w:rPr>
                <w:b/>
                <w:szCs w:val="24"/>
              </w:rPr>
              <w:t>2</w:t>
            </w:r>
            <w:ins w:id="11845" w:author="Куклина Ю.В." w:date="2024-04-11T19:02:00Z">
              <w:r w:rsidRPr="007036CE">
                <w:rPr>
                  <w:b/>
                  <w:szCs w:val="24"/>
                </w:rPr>
                <w:t>:</w:t>
              </w:r>
              <w:r w:rsidRPr="007036CE">
                <w:rPr>
                  <w:szCs w:val="24"/>
                </w:rPr>
                <w:t>NULLKBK</w:t>
              </w:r>
            </w:ins>
          </w:p>
          <w:p w14:paraId="248A5C36" w14:textId="77777777" w:rsidR="00194707" w:rsidRPr="007036CE" w:rsidRDefault="00194707" w:rsidP="00194707">
            <w:pPr>
              <w:pStyle w:val="GOSTTablenorm"/>
            </w:pPr>
            <w:r w:rsidRPr="007036CE">
              <w:t>При обработке раздела 3 заполняется из тега</w:t>
            </w:r>
            <w:r w:rsidRPr="007036CE">
              <w:rPr>
                <w:b/>
                <w:szCs w:val="24"/>
              </w:rPr>
              <w:t xml:space="preserve"> </w:t>
            </w:r>
            <w:ins w:id="11846" w:author="Куклина Ю.В." w:date="2024-04-11T19:02:00Z">
              <w:r w:rsidRPr="007036CE">
                <w:rPr>
                  <w:b/>
                  <w:szCs w:val="24"/>
                  <w:lang w:val="en-US"/>
                </w:rPr>
                <w:t>SECTION</w:t>
              </w:r>
              <w:r w:rsidRPr="007036CE">
                <w:rPr>
                  <w:b/>
                  <w:szCs w:val="24"/>
                </w:rPr>
                <w:t>_</w:t>
              </w:r>
            </w:ins>
            <w:r w:rsidRPr="007036CE">
              <w:rPr>
                <w:b/>
                <w:szCs w:val="24"/>
              </w:rPr>
              <w:t>3</w:t>
            </w:r>
            <w:ins w:id="11847" w:author="Куклина Ю.В." w:date="2024-04-11T19:02:00Z">
              <w:r w:rsidRPr="007036CE">
                <w:rPr>
                  <w:b/>
                  <w:szCs w:val="24"/>
                </w:rPr>
                <w:t>:</w:t>
              </w:r>
              <w:r w:rsidRPr="007036CE">
                <w:rPr>
                  <w:szCs w:val="24"/>
                </w:rPr>
                <w:t>NULLKBK</w:t>
              </w:r>
            </w:ins>
          </w:p>
        </w:tc>
      </w:tr>
      <w:tr w:rsidR="00194707" w:rsidRPr="007036CE" w14:paraId="2CC96D0A" w14:textId="77777777" w:rsidTr="00B0621B">
        <w:tc>
          <w:tcPr>
            <w:tcW w:w="1114" w:type="pct"/>
          </w:tcPr>
          <w:p w14:paraId="05C3BD90" w14:textId="77777777" w:rsidR="00194707" w:rsidRPr="007036CE" w:rsidRDefault="00194707" w:rsidP="00194707">
            <w:pPr>
              <w:pStyle w:val="GOSTTablenorm"/>
              <w:rPr>
                <w:szCs w:val="22"/>
              </w:rPr>
            </w:pPr>
            <w:r w:rsidRPr="007036CE">
              <w:rPr>
                <w:szCs w:val="22"/>
              </w:rPr>
              <w:t>Номер_ЛС</w:t>
            </w:r>
          </w:p>
        </w:tc>
        <w:tc>
          <w:tcPr>
            <w:tcW w:w="285" w:type="pct"/>
          </w:tcPr>
          <w:p w14:paraId="414BED31" w14:textId="77777777" w:rsidR="00194707" w:rsidRPr="007036CE" w:rsidRDefault="00194707" w:rsidP="00194707">
            <w:pPr>
              <w:pStyle w:val="GOSTTablenorm"/>
              <w:rPr>
                <w:szCs w:val="22"/>
              </w:rPr>
            </w:pPr>
            <w:r w:rsidRPr="007036CE">
              <w:rPr>
                <w:szCs w:val="22"/>
              </w:rPr>
              <w:t>Нет</w:t>
            </w:r>
          </w:p>
        </w:tc>
        <w:tc>
          <w:tcPr>
            <w:tcW w:w="1114" w:type="pct"/>
          </w:tcPr>
          <w:p w14:paraId="18D74D44" w14:textId="77777777" w:rsidR="00194707" w:rsidRPr="007036CE" w:rsidRDefault="00194707" w:rsidP="00194707">
            <w:pPr>
              <w:pStyle w:val="GOSTTablenorm"/>
              <w:rPr>
                <w:szCs w:val="22"/>
              </w:rPr>
            </w:pPr>
            <w:r w:rsidRPr="007036CE">
              <w:rPr>
                <w:szCs w:val="22"/>
              </w:rPr>
              <w:t>ЛС</w:t>
            </w:r>
          </w:p>
        </w:tc>
        <w:tc>
          <w:tcPr>
            <w:tcW w:w="1121" w:type="pct"/>
          </w:tcPr>
          <w:p w14:paraId="16BBE2BA" w14:textId="77777777" w:rsidR="00194707" w:rsidRPr="007036CE" w:rsidRDefault="00194707" w:rsidP="00194707">
            <w:pPr>
              <w:pStyle w:val="GOSTTablenorm"/>
              <w:rPr>
                <w:ins w:id="11848" w:author="Куклина Ю.В." w:date="2024-04-11T19:04:00Z"/>
                <w:szCs w:val="24"/>
                <w:lang w:val="en-US"/>
              </w:rPr>
            </w:pPr>
            <w:ins w:id="11849" w:author="Куклина Ю.В." w:date="2024-04-11T19:02:00Z">
              <w:r w:rsidRPr="007036CE">
                <w:rPr>
                  <w:b/>
                  <w:szCs w:val="24"/>
                  <w:lang w:val="en-US"/>
                </w:rPr>
                <w:t>SECTION_1:</w:t>
              </w:r>
              <w:r w:rsidRPr="007036CE">
                <w:rPr>
                  <w:szCs w:val="24"/>
                  <w:lang w:val="en-US"/>
                </w:rPr>
                <w:t>PA</w:t>
              </w:r>
            </w:ins>
          </w:p>
          <w:p w14:paraId="40F5B5D0" w14:textId="77777777" w:rsidR="00194707" w:rsidRPr="007036CE" w:rsidRDefault="00194707" w:rsidP="00194707">
            <w:pPr>
              <w:pStyle w:val="GOSTTablenorm"/>
              <w:rPr>
                <w:ins w:id="11850" w:author="Куклина Ю.В." w:date="2024-04-11T19:04:00Z"/>
                <w:szCs w:val="24"/>
                <w:lang w:val="en-US"/>
              </w:rPr>
            </w:pPr>
            <w:ins w:id="11851" w:author="Куклина Ю.В." w:date="2024-04-11T19:04:00Z">
              <w:r w:rsidRPr="007036CE">
                <w:rPr>
                  <w:b/>
                  <w:szCs w:val="24"/>
                  <w:lang w:val="en-US"/>
                </w:rPr>
                <w:t>SECTION_2:</w:t>
              </w:r>
              <w:r w:rsidRPr="007036CE">
                <w:rPr>
                  <w:szCs w:val="24"/>
                  <w:lang w:val="en-US"/>
                </w:rPr>
                <w:t>PA</w:t>
              </w:r>
            </w:ins>
          </w:p>
          <w:p w14:paraId="2D4CC7E7" w14:textId="77777777" w:rsidR="00194707" w:rsidRPr="007036CE" w:rsidRDefault="00194707" w:rsidP="00194707">
            <w:pPr>
              <w:pStyle w:val="GOSTTablenorm"/>
              <w:rPr>
                <w:szCs w:val="24"/>
                <w:lang w:val="en-US"/>
              </w:rPr>
            </w:pPr>
            <w:ins w:id="11852" w:author="Куклина Ю.В." w:date="2024-04-11T19:04:00Z">
              <w:r w:rsidRPr="007036CE">
                <w:rPr>
                  <w:b/>
                  <w:szCs w:val="24"/>
                  <w:lang w:val="en-US"/>
                </w:rPr>
                <w:t>SECTION_3:</w:t>
              </w:r>
              <w:r w:rsidRPr="007036CE">
                <w:rPr>
                  <w:szCs w:val="24"/>
                  <w:lang w:val="en-US"/>
                </w:rPr>
                <w:t>PA</w:t>
              </w:r>
            </w:ins>
          </w:p>
        </w:tc>
        <w:tc>
          <w:tcPr>
            <w:tcW w:w="1366" w:type="pct"/>
          </w:tcPr>
          <w:p w14:paraId="759DAC80" w14:textId="77777777" w:rsidR="00194707" w:rsidRPr="007036CE" w:rsidRDefault="00194707" w:rsidP="00194707">
            <w:pPr>
              <w:pStyle w:val="GOSTTablenorm"/>
              <w:rPr>
                <w:szCs w:val="22"/>
              </w:rPr>
            </w:pPr>
            <w:r w:rsidRPr="007036CE">
              <w:t>При обработке раздела 1 заполняется из тега</w:t>
            </w:r>
            <w:r w:rsidRPr="007036CE">
              <w:rPr>
                <w:b/>
                <w:szCs w:val="24"/>
              </w:rPr>
              <w:t xml:space="preserve"> </w:t>
            </w:r>
            <w:ins w:id="11853" w:author="Куклина Ю.В." w:date="2024-04-11T19:02:00Z">
              <w:r w:rsidRPr="007036CE">
                <w:rPr>
                  <w:b/>
                  <w:szCs w:val="24"/>
                  <w:lang w:val="en-US"/>
                </w:rPr>
                <w:t>SECTION</w:t>
              </w:r>
              <w:r w:rsidRPr="007036CE">
                <w:rPr>
                  <w:b/>
                  <w:szCs w:val="24"/>
                </w:rPr>
                <w:t>_1:</w:t>
              </w:r>
              <w:r w:rsidRPr="007036CE">
                <w:rPr>
                  <w:szCs w:val="24"/>
                  <w:lang w:val="en-US"/>
                </w:rPr>
                <w:t>PA</w:t>
              </w:r>
            </w:ins>
          </w:p>
          <w:p w14:paraId="3CEFA48F" w14:textId="77777777" w:rsidR="00194707" w:rsidRPr="007036CE" w:rsidRDefault="00194707" w:rsidP="00194707">
            <w:pPr>
              <w:pStyle w:val="GOSTTablenorm"/>
              <w:rPr>
                <w:szCs w:val="22"/>
              </w:rPr>
            </w:pPr>
            <w:r w:rsidRPr="007036CE">
              <w:t>При обработке раздела 2 заполняется из тега</w:t>
            </w:r>
            <w:r w:rsidRPr="007036CE">
              <w:rPr>
                <w:b/>
                <w:szCs w:val="24"/>
              </w:rPr>
              <w:t xml:space="preserve"> </w:t>
            </w:r>
            <w:ins w:id="11854" w:author="Куклина Ю.В." w:date="2024-04-11T19:02:00Z">
              <w:r w:rsidRPr="007036CE">
                <w:rPr>
                  <w:b/>
                  <w:szCs w:val="24"/>
                  <w:lang w:val="en-US"/>
                </w:rPr>
                <w:t>SECTION</w:t>
              </w:r>
              <w:r w:rsidRPr="007036CE">
                <w:rPr>
                  <w:b/>
                  <w:szCs w:val="24"/>
                </w:rPr>
                <w:t>_</w:t>
              </w:r>
            </w:ins>
            <w:r w:rsidRPr="007036CE">
              <w:rPr>
                <w:b/>
                <w:szCs w:val="24"/>
              </w:rPr>
              <w:t>2</w:t>
            </w:r>
            <w:ins w:id="11855" w:author="Куклина Ю.В." w:date="2024-04-11T19:02:00Z">
              <w:r w:rsidRPr="007036CE">
                <w:rPr>
                  <w:b/>
                  <w:szCs w:val="24"/>
                </w:rPr>
                <w:t>:</w:t>
              </w:r>
              <w:r w:rsidRPr="007036CE">
                <w:rPr>
                  <w:szCs w:val="24"/>
                  <w:lang w:val="en-US"/>
                </w:rPr>
                <w:t>PA</w:t>
              </w:r>
            </w:ins>
          </w:p>
          <w:p w14:paraId="5088D7BE" w14:textId="77777777" w:rsidR="00194707" w:rsidRPr="007036CE" w:rsidRDefault="00194707" w:rsidP="00194707">
            <w:pPr>
              <w:pStyle w:val="GOSTTablenorm"/>
            </w:pPr>
            <w:r w:rsidRPr="007036CE">
              <w:t>При обработке раздела 3 заполняется из тега</w:t>
            </w:r>
            <w:r w:rsidRPr="007036CE">
              <w:rPr>
                <w:b/>
                <w:szCs w:val="24"/>
              </w:rPr>
              <w:t xml:space="preserve"> </w:t>
            </w:r>
            <w:ins w:id="11856" w:author="Куклина Ю.В." w:date="2024-04-11T19:02:00Z">
              <w:r w:rsidRPr="007036CE">
                <w:rPr>
                  <w:b/>
                  <w:szCs w:val="24"/>
                  <w:lang w:val="en-US"/>
                </w:rPr>
                <w:t>SECTION</w:t>
              </w:r>
              <w:r w:rsidRPr="007036CE">
                <w:rPr>
                  <w:b/>
                  <w:szCs w:val="24"/>
                </w:rPr>
                <w:t>_</w:t>
              </w:r>
            </w:ins>
            <w:r w:rsidRPr="007036CE">
              <w:rPr>
                <w:b/>
                <w:szCs w:val="24"/>
              </w:rPr>
              <w:t>3</w:t>
            </w:r>
            <w:ins w:id="11857" w:author="Куклина Ю.В." w:date="2024-04-11T19:02:00Z">
              <w:r w:rsidRPr="007036CE">
                <w:rPr>
                  <w:b/>
                  <w:szCs w:val="24"/>
                </w:rPr>
                <w:t>:</w:t>
              </w:r>
              <w:r w:rsidRPr="007036CE">
                <w:rPr>
                  <w:szCs w:val="24"/>
                  <w:lang w:val="en-US"/>
                </w:rPr>
                <w:t>PA</w:t>
              </w:r>
            </w:ins>
          </w:p>
        </w:tc>
      </w:tr>
      <w:tr w:rsidR="00194707" w:rsidRPr="007036CE" w14:paraId="7C25EEE4" w14:textId="77777777" w:rsidTr="00B0621B">
        <w:tc>
          <w:tcPr>
            <w:tcW w:w="1114" w:type="pct"/>
          </w:tcPr>
          <w:p w14:paraId="4668EA61" w14:textId="77777777" w:rsidR="00194707" w:rsidRPr="007036CE" w:rsidRDefault="00194707" w:rsidP="00194707">
            <w:pPr>
              <w:pStyle w:val="GOSTTablenorm"/>
              <w:rPr>
                <w:szCs w:val="22"/>
              </w:rPr>
            </w:pPr>
            <w:r w:rsidRPr="007036CE">
              <w:rPr>
                <w:szCs w:val="22"/>
              </w:rPr>
              <w:t>Код_контура</w:t>
            </w:r>
          </w:p>
        </w:tc>
        <w:tc>
          <w:tcPr>
            <w:tcW w:w="285" w:type="pct"/>
          </w:tcPr>
          <w:p w14:paraId="41F46B99" w14:textId="77777777" w:rsidR="00194707" w:rsidRPr="007036CE" w:rsidRDefault="00194707" w:rsidP="00194707">
            <w:pPr>
              <w:pStyle w:val="GOSTTablenorm"/>
              <w:rPr>
                <w:szCs w:val="22"/>
              </w:rPr>
            </w:pPr>
            <w:r w:rsidRPr="007036CE">
              <w:rPr>
                <w:szCs w:val="22"/>
              </w:rPr>
              <w:t>Нет</w:t>
            </w:r>
          </w:p>
        </w:tc>
        <w:tc>
          <w:tcPr>
            <w:tcW w:w="1114" w:type="pct"/>
          </w:tcPr>
          <w:p w14:paraId="58D096AF" w14:textId="77777777" w:rsidR="00194707" w:rsidRPr="007036CE" w:rsidRDefault="00194707" w:rsidP="00194707">
            <w:pPr>
              <w:pStyle w:val="GOSTTablenorm"/>
              <w:rPr>
                <w:szCs w:val="22"/>
              </w:rPr>
            </w:pPr>
            <w:r w:rsidRPr="007036CE">
              <w:rPr>
                <w:szCs w:val="22"/>
              </w:rPr>
              <w:t>Контур</w:t>
            </w:r>
          </w:p>
        </w:tc>
        <w:tc>
          <w:tcPr>
            <w:tcW w:w="1121" w:type="pct"/>
          </w:tcPr>
          <w:p w14:paraId="5531AA10" w14:textId="77777777" w:rsidR="00194707" w:rsidRPr="007036CE" w:rsidRDefault="00194707" w:rsidP="00194707">
            <w:pPr>
              <w:pStyle w:val="GOSTTablenorm"/>
              <w:rPr>
                <w:ins w:id="11858" w:author="Куклина Ю.В." w:date="2024-04-11T19:05:00Z"/>
                <w:szCs w:val="22"/>
                <w:lang w:val="en-US"/>
              </w:rPr>
            </w:pPr>
            <w:ins w:id="11859" w:author="Куклина Ю.В." w:date="2024-04-11T19:02:00Z">
              <w:r w:rsidRPr="007036CE">
                <w:rPr>
                  <w:b/>
                  <w:szCs w:val="24"/>
                  <w:lang w:val="en-US"/>
                </w:rPr>
                <w:t>SECTION_1:</w:t>
              </w:r>
              <w:r w:rsidRPr="007036CE">
                <w:rPr>
                  <w:szCs w:val="22"/>
                  <w:lang w:val="en-US"/>
                </w:rPr>
                <w:t>CONTUR</w:t>
              </w:r>
            </w:ins>
          </w:p>
          <w:p w14:paraId="6D5616A1" w14:textId="77777777" w:rsidR="00194707" w:rsidRPr="007036CE" w:rsidRDefault="00194707" w:rsidP="00194707">
            <w:pPr>
              <w:pStyle w:val="GOSTTablenorm"/>
              <w:rPr>
                <w:ins w:id="11860" w:author="Куклина Ю.В." w:date="2024-04-11T19:05:00Z"/>
                <w:szCs w:val="22"/>
                <w:lang w:val="en-US"/>
              </w:rPr>
            </w:pPr>
            <w:ins w:id="11861" w:author="Куклина Ю.В." w:date="2024-04-11T19:05:00Z">
              <w:r w:rsidRPr="007036CE">
                <w:rPr>
                  <w:b/>
                  <w:szCs w:val="24"/>
                  <w:lang w:val="en-US"/>
                </w:rPr>
                <w:t>SECTION_2:</w:t>
              </w:r>
              <w:r w:rsidRPr="007036CE">
                <w:rPr>
                  <w:szCs w:val="22"/>
                  <w:lang w:val="en-US"/>
                </w:rPr>
                <w:t>CONTUR</w:t>
              </w:r>
            </w:ins>
          </w:p>
          <w:p w14:paraId="1AAF1122" w14:textId="77777777" w:rsidR="00194707" w:rsidRPr="007036CE" w:rsidRDefault="00194707" w:rsidP="00194707">
            <w:pPr>
              <w:pStyle w:val="GOSTTablenorm"/>
              <w:rPr>
                <w:szCs w:val="24"/>
                <w:lang w:val="en-US"/>
              </w:rPr>
            </w:pPr>
            <w:ins w:id="11862" w:author="Куклина Ю.В." w:date="2024-04-11T19:05:00Z">
              <w:r w:rsidRPr="007036CE">
                <w:rPr>
                  <w:b/>
                  <w:szCs w:val="24"/>
                  <w:lang w:val="en-US"/>
                </w:rPr>
                <w:t>SECTION_</w:t>
              </w:r>
            </w:ins>
            <w:ins w:id="11863" w:author="Куклина Ю.В." w:date="2024-04-11T19:07:00Z">
              <w:r w:rsidRPr="007036CE">
                <w:rPr>
                  <w:b/>
                  <w:szCs w:val="24"/>
                  <w:lang w:val="en-US"/>
                </w:rPr>
                <w:t>3</w:t>
              </w:r>
            </w:ins>
            <w:ins w:id="11864" w:author="Куклина Ю.В." w:date="2024-04-11T19:05:00Z">
              <w:r w:rsidRPr="007036CE">
                <w:rPr>
                  <w:b/>
                  <w:szCs w:val="24"/>
                  <w:lang w:val="en-US"/>
                </w:rPr>
                <w:t>:</w:t>
              </w:r>
              <w:r w:rsidRPr="007036CE">
                <w:rPr>
                  <w:szCs w:val="22"/>
                  <w:lang w:val="en-US"/>
                </w:rPr>
                <w:t>CONTUR</w:t>
              </w:r>
            </w:ins>
          </w:p>
        </w:tc>
        <w:tc>
          <w:tcPr>
            <w:tcW w:w="1366" w:type="pct"/>
          </w:tcPr>
          <w:p w14:paraId="4930F588" w14:textId="77777777" w:rsidR="00194707" w:rsidRPr="007036CE" w:rsidRDefault="00194707" w:rsidP="00194707">
            <w:pPr>
              <w:pStyle w:val="GOSTTablenorm"/>
              <w:rPr>
                <w:szCs w:val="22"/>
              </w:rPr>
            </w:pPr>
            <w:r w:rsidRPr="007036CE">
              <w:t>При обработке раздела 1 заполняется из тега</w:t>
            </w:r>
            <w:r w:rsidRPr="007036CE">
              <w:rPr>
                <w:b/>
                <w:szCs w:val="24"/>
              </w:rPr>
              <w:t xml:space="preserve"> </w:t>
            </w:r>
            <w:ins w:id="11865" w:author="Куклина Ю.В." w:date="2024-04-11T19:02:00Z">
              <w:r w:rsidRPr="007036CE">
                <w:rPr>
                  <w:b/>
                  <w:szCs w:val="24"/>
                  <w:lang w:val="en-US"/>
                </w:rPr>
                <w:t>SECTION</w:t>
              </w:r>
              <w:r w:rsidRPr="007036CE">
                <w:rPr>
                  <w:b/>
                  <w:szCs w:val="24"/>
                </w:rPr>
                <w:t>_1:</w:t>
              </w:r>
              <w:r w:rsidRPr="007036CE">
                <w:rPr>
                  <w:szCs w:val="22"/>
                  <w:lang w:val="en-US"/>
                </w:rPr>
                <w:t>CONTUR</w:t>
              </w:r>
            </w:ins>
          </w:p>
          <w:p w14:paraId="76483460" w14:textId="77777777" w:rsidR="00194707" w:rsidRPr="007036CE" w:rsidRDefault="00194707" w:rsidP="00194707">
            <w:pPr>
              <w:pStyle w:val="GOSTTablenorm"/>
              <w:rPr>
                <w:szCs w:val="22"/>
              </w:rPr>
            </w:pPr>
            <w:r w:rsidRPr="007036CE">
              <w:t>При обработке раздела 2 заполняется из тега</w:t>
            </w:r>
            <w:r w:rsidRPr="007036CE">
              <w:rPr>
                <w:b/>
                <w:szCs w:val="24"/>
              </w:rPr>
              <w:t xml:space="preserve"> </w:t>
            </w:r>
            <w:ins w:id="11866" w:author="Куклина Ю.В." w:date="2024-04-11T19:02:00Z">
              <w:r w:rsidRPr="007036CE">
                <w:rPr>
                  <w:b/>
                  <w:szCs w:val="24"/>
                  <w:lang w:val="en-US"/>
                </w:rPr>
                <w:t>SECTION</w:t>
              </w:r>
              <w:r w:rsidRPr="007036CE">
                <w:rPr>
                  <w:b/>
                  <w:szCs w:val="24"/>
                </w:rPr>
                <w:t>_</w:t>
              </w:r>
            </w:ins>
            <w:r w:rsidRPr="007036CE">
              <w:rPr>
                <w:b/>
                <w:szCs w:val="24"/>
              </w:rPr>
              <w:t>2</w:t>
            </w:r>
            <w:ins w:id="11867" w:author="Куклина Ю.В." w:date="2024-04-11T19:02:00Z">
              <w:r w:rsidRPr="007036CE">
                <w:rPr>
                  <w:b/>
                  <w:szCs w:val="24"/>
                </w:rPr>
                <w:t>:</w:t>
              </w:r>
              <w:r w:rsidRPr="007036CE">
                <w:rPr>
                  <w:szCs w:val="22"/>
                  <w:lang w:val="en-US"/>
                </w:rPr>
                <w:t>CONTUR</w:t>
              </w:r>
            </w:ins>
          </w:p>
          <w:p w14:paraId="4B0E3C23" w14:textId="77777777" w:rsidR="00194707" w:rsidRPr="007036CE" w:rsidRDefault="00194707" w:rsidP="00194707">
            <w:pPr>
              <w:pStyle w:val="GOSTTablenorm"/>
            </w:pPr>
            <w:r w:rsidRPr="007036CE">
              <w:t>При обработке раздела 3 заполняется из тега</w:t>
            </w:r>
            <w:r w:rsidRPr="007036CE">
              <w:rPr>
                <w:b/>
                <w:szCs w:val="24"/>
              </w:rPr>
              <w:t xml:space="preserve"> </w:t>
            </w:r>
            <w:ins w:id="11868" w:author="Куклина Ю.В." w:date="2024-04-11T19:02:00Z">
              <w:r w:rsidRPr="007036CE">
                <w:rPr>
                  <w:b/>
                  <w:szCs w:val="24"/>
                  <w:lang w:val="en-US"/>
                </w:rPr>
                <w:t>SECTION</w:t>
              </w:r>
              <w:r w:rsidRPr="007036CE">
                <w:rPr>
                  <w:b/>
                  <w:szCs w:val="24"/>
                </w:rPr>
                <w:t>_</w:t>
              </w:r>
            </w:ins>
            <w:r w:rsidRPr="007036CE">
              <w:rPr>
                <w:b/>
                <w:szCs w:val="24"/>
              </w:rPr>
              <w:t>3</w:t>
            </w:r>
            <w:ins w:id="11869" w:author="Куклина Ю.В." w:date="2024-04-11T19:02:00Z">
              <w:r w:rsidRPr="007036CE">
                <w:rPr>
                  <w:b/>
                  <w:szCs w:val="24"/>
                </w:rPr>
                <w:t>:</w:t>
              </w:r>
              <w:r w:rsidRPr="007036CE">
                <w:rPr>
                  <w:szCs w:val="22"/>
                  <w:lang w:val="en-US"/>
                </w:rPr>
                <w:t>CONTUR</w:t>
              </w:r>
            </w:ins>
          </w:p>
        </w:tc>
      </w:tr>
      <w:tr w:rsidR="00194707" w:rsidRPr="007036CE" w14:paraId="4C6F0408" w14:textId="77777777" w:rsidTr="00B0621B">
        <w:tc>
          <w:tcPr>
            <w:tcW w:w="1114" w:type="pct"/>
          </w:tcPr>
          <w:p w14:paraId="564A9B69" w14:textId="77777777" w:rsidR="00194707" w:rsidRPr="007036CE" w:rsidRDefault="00194707" w:rsidP="00194707">
            <w:pPr>
              <w:pStyle w:val="GOSTTablenorm"/>
              <w:rPr>
                <w:szCs w:val="22"/>
              </w:rPr>
            </w:pPr>
            <w:ins w:id="11870" w:author="Сатлер Марина Викторовна" w:date="2024-02-13T11:31:00Z">
              <w:r w:rsidRPr="007036CE">
                <w:t>Сумма_текущий_руб</w:t>
              </w:r>
            </w:ins>
          </w:p>
        </w:tc>
        <w:tc>
          <w:tcPr>
            <w:tcW w:w="285" w:type="pct"/>
          </w:tcPr>
          <w:p w14:paraId="0738EB48" w14:textId="77777777" w:rsidR="00194707" w:rsidRPr="007036CE" w:rsidRDefault="00194707" w:rsidP="00194707">
            <w:pPr>
              <w:pStyle w:val="GOSTTablenorm"/>
              <w:rPr>
                <w:szCs w:val="22"/>
              </w:rPr>
            </w:pPr>
            <w:r w:rsidRPr="007036CE">
              <w:rPr>
                <w:szCs w:val="22"/>
              </w:rPr>
              <w:t>Да</w:t>
            </w:r>
          </w:p>
        </w:tc>
        <w:tc>
          <w:tcPr>
            <w:tcW w:w="1114" w:type="pct"/>
          </w:tcPr>
          <w:p w14:paraId="2DA6DE5B" w14:textId="77777777" w:rsidR="00194707" w:rsidRPr="007036CE" w:rsidRDefault="00194707" w:rsidP="00194707">
            <w:pPr>
              <w:pStyle w:val="GOSTTablenorm"/>
              <w:rPr>
                <w:szCs w:val="22"/>
              </w:rPr>
            </w:pPr>
            <w:ins w:id="11871" w:author="Сатлер Марина Викторовна" w:date="2024-02-13T11:31:00Z">
              <w:r w:rsidRPr="007036CE">
                <w:t>Сумма на текущий год</w:t>
              </w:r>
            </w:ins>
          </w:p>
        </w:tc>
        <w:tc>
          <w:tcPr>
            <w:tcW w:w="1121" w:type="pct"/>
          </w:tcPr>
          <w:p w14:paraId="75AD218C" w14:textId="77777777" w:rsidR="00194707" w:rsidRPr="007036CE" w:rsidRDefault="00194707" w:rsidP="00194707">
            <w:pPr>
              <w:pStyle w:val="GOSTTablenorm"/>
              <w:rPr>
                <w:ins w:id="11872" w:author="Куклина Ю.В." w:date="2024-04-11T19:05:00Z"/>
                <w:szCs w:val="22"/>
                <w:lang w:val="en-US"/>
              </w:rPr>
            </w:pPr>
            <w:ins w:id="11873" w:author="Куклина Ю.В." w:date="2024-04-11T19:02:00Z">
              <w:r w:rsidRPr="007036CE">
                <w:rPr>
                  <w:b/>
                  <w:szCs w:val="24"/>
                  <w:lang w:val="en-US"/>
                </w:rPr>
                <w:t>SECTION_1:</w:t>
              </w:r>
              <w:r w:rsidRPr="007036CE">
                <w:rPr>
                  <w:szCs w:val="22"/>
                  <w:lang w:val="en-US"/>
                </w:rPr>
                <w:t>SUM_1</w:t>
              </w:r>
            </w:ins>
          </w:p>
          <w:p w14:paraId="0DECE58F" w14:textId="77777777" w:rsidR="00194707" w:rsidRPr="007036CE" w:rsidRDefault="00194707" w:rsidP="00194707">
            <w:pPr>
              <w:pStyle w:val="GOSTTablenorm"/>
              <w:rPr>
                <w:ins w:id="11874" w:author="Куклина Ю.В." w:date="2024-04-11T19:05:00Z"/>
                <w:szCs w:val="22"/>
                <w:lang w:val="en-US"/>
              </w:rPr>
            </w:pPr>
            <w:ins w:id="11875" w:author="Куклина Ю.В." w:date="2024-04-11T19:05:00Z">
              <w:r w:rsidRPr="007036CE">
                <w:rPr>
                  <w:b/>
                  <w:szCs w:val="24"/>
                  <w:lang w:val="en-US"/>
                </w:rPr>
                <w:t>SECTION_2:</w:t>
              </w:r>
              <w:r w:rsidRPr="007036CE">
                <w:rPr>
                  <w:szCs w:val="22"/>
                  <w:lang w:val="en-US"/>
                </w:rPr>
                <w:t>SUM_1</w:t>
              </w:r>
            </w:ins>
          </w:p>
          <w:p w14:paraId="542F4F6D" w14:textId="77777777" w:rsidR="00194707" w:rsidRPr="007036CE" w:rsidRDefault="00194707" w:rsidP="00194707">
            <w:pPr>
              <w:pStyle w:val="GOSTTablenorm"/>
              <w:rPr>
                <w:szCs w:val="22"/>
                <w:lang w:val="en-US"/>
              </w:rPr>
            </w:pPr>
            <w:ins w:id="11876" w:author="Куклина Ю.В." w:date="2024-04-11T19:05:00Z">
              <w:r w:rsidRPr="007036CE">
                <w:rPr>
                  <w:b/>
                  <w:szCs w:val="24"/>
                  <w:lang w:val="en-US"/>
                </w:rPr>
                <w:t>SECTION_3:</w:t>
              </w:r>
              <w:r w:rsidRPr="007036CE">
                <w:rPr>
                  <w:szCs w:val="22"/>
                  <w:lang w:val="en-US"/>
                </w:rPr>
                <w:t>SUM_1</w:t>
              </w:r>
            </w:ins>
          </w:p>
        </w:tc>
        <w:tc>
          <w:tcPr>
            <w:tcW w:w="1366" w:type="pct"/>
          </w:tcPr>
          <w:p w14:paraId="3606F672" w14:textId="77777777" w:rsidR="003768AF" w:rsidRPr="007036CE" w:rsidRDefault="003768AF" w:rsidP="003768AF">
            <w:pPr>
              <w:pStyle w:val="GOSTTablenorm"/>
              <w:rPr>
                <w:ins w:id="11877" w:author="Сатлер Марина Викторовна" w:date="2024-07-05T17:48:00Z"/>
              </w:rPr>
            </w:pPr>
            <w:ins w:id="11878" w:author="Сатлер Марина Викторовна" w:date="2024-07-05T17:48:00Z">
              <w:r w:rsidRPr="007036CE">
                <w:t>Если значение признака «НБЦ» соответствует «0», то заполняется согласно описанию:</w:t>
              </w:r>
            </w:ins>
          </w:p>
          <w:p w14:paraId="442931D4" w14:textId="77777777" w:rsidR="00194707" w:rsidRPr="007036CE" w:rsidRDefault="00194707" w:rsidP="00194707">
            <w:pPr>
              <w:pStyle w:val="GOSTTablenorm"/>
              <w:rPr>
                <w:szCs w:val="22"/>
              </w:rPr>
            </w:pPr>
            <w:r w:rsidRPr="007036CE">
              <w:lastRenderedPageBreak/>
              <w:t>При обработке раздела 1 заполняется из тега</w:t>
            </w:r>
            <w:r w:rsidRPr="007036CE">
              <w:rPr>
                <w:b/>
                <w:szCs w:val="24"/>
              </w:rPr>
              <w:t xml:space="preserve"> </w:t>
            </w:r>
            <w:ins w:id="11879" w:author="Куклина Ю.В." w:date="2024-04-11T19:02:00Z">
              <w:r w:rsidRPr="007036CE">
                <w:rPr>
                  <w:b/>
                  <w:szCs w:val="24"/>
                  <w:lang w:val="en-US"/>
                </w:rPr>
                <w:t>SECTION</w:t>
              </w:r>
              <w:r w:rsidRPr="007036CE">
                <w:rPr>
                  <w:b/>
                  <w:szCs w:val="24"/>
                </w:rPr>
                <w:t>_1:</w:t>
              </w:r>
              <w:r w:rsidRPr="007036CE">
                <w:rPr>
                  <w:szCs w:val="22"/>
                </w:rPr>
                <w:t>SUM_1</w:t>
              </w:r>
            </w:ins>
            <w:ins w:id="11880" w:author="Сатлер Марина Викторовна" w:date="2024-07-08T11:32:00Z">
              <w:r w:rsidR="000F0C2A" w:rsidRPr="007036CE">
                <w:rPr>
                  <w:szCs w:val="22"/>
                </w:rPr>
                <w:t>.</w:t>
              </w:r>
            </w:ins>
          </w:p>
          <w:p w14:paraId="7B69779D" w14:textId="77777777" w:rsidR="00194707" w:rsidRPr="007036CE" w:rsidRDefault="00194707" w:rsidP="00194707">
            <w:pPr>
              <w:pStyle w:val="GOSTTablenorm"/>
              <w:rPr>
                <w:szCs w:val="22"/>
              </w:rPr>
            </w:pPr>
            <w:r w:rsidRPr="007036CE">
              <w:t>При обработке раздела 2 заполняется из тега</w:t>
            </w:r>
            <w:r w:rsidRPr="007036CE">
              <w:rPr>
                <w:b/>
                <w:szCs w:val="24"/>
              </w:rPr>
              <w:t xml:space="preserve"> </w:t>
            </w:r>
            <w:ins w:id="11881" w:author="Куклина Ю.В." w:date="2024-04-11T19:02:00Z">
              <w:r w:rsidRPr="007036CE">
                <w:rPr>
                  <w:b/>
                  <w:szCs w:val="24"/>
                  <w:lang w:val="en-US"/>
                </w:rPr>
                <w:t>SECTION</w:t>
              </w:r>
              <w:r w:rsidRPr="007036CE">
                <w:rPr>
                  <w:b/>
                  <w:szCs w:val="24"/>
                </w:rPr>
                <w:t>_</w:t>
              </w:r>
            </w:ins>
            <w:r w:rsidRPr="007036CE">
              <w:rPr>
                <w:b/>
                <w:szCs w:val="24"/>
              </w:rPr>
              <w:t>2</w:t>
            </w:r>
            <w:ins w:id="11882" w:author="Куклина Ю.В." w:date="2024-04-11T19:02:00Z">
              <w:r w:rsidRPr="007036CE">
                <w:rPr>
                  <w:b/>
                  <w:szCs w:val="24"/>
                </w:rPr>
                <w:t>:</w:t>
              </w:r>
              <w:r w:rsidRPr="007036CE">
                <w:rPr>
                  <w:szCs w:val="22"/>
                </w:rPr>
                <w:t>SUM_1</w:t>
              </w:r>
            </w:ins>
            <w:ins w:id="11883" w:author="Сатлер Марина Викторовна" w:date="2024-07-08T11:32:00Z">
              <w:r w:rsidR="000F0C2A" w:rsidRPr="007036CE">
                <w:rPr>
                  <w:szCs w:val="22"/>
                </w:rPr>
                <w:t>.</w:t>
              </w:r>
            </w:ins>
          </w:p>
          <w:p w14:paraId="181ECDEE" w14:textId="77777777" w:rsidR="00194707" w:rsidRPr="007036CE" w:rsidRDefault="00194707" w:rsidP="00194707">
            <w:pPr>
              <w:pStyle w:val="GOSTTablenorm"/>
              <w:rPr>
                <w:szCs w:val="22"/>
              </w:rPr>
            </w:pPr>
            <w:r w:rsidRPr="007036CE">
              <w:t>При обработке раздела 3 заполняется из тега</w:t>
            </w:r>
            <w:r w:rsidRPr="007036CE">
              <w:rPr>
                <w:b/>
                <w:szCs w:val="24"/>
              </w:rPr>
              <w:t xml:space="preserve"> </w:t>
            </w:r>
            <w:ins w:id="11884" w:author="Куклина Ю.В." w:date="2024-04-11T19:02:00Z">
              <w:r w:rsidRPr="007036CE">
                <w:rPr>
                  <w:b/>
                  <w:szCs w:val="24"/>
                  <w:lang w:val="en-US"/>
                </w:rPr>
                <w:t>SECTION</w:t>
              </w:r>
              <w:r w:rsidRPr="007036CE">
                <w:rPr>
                  <w:b/>
                  <w:szCs w:val="24"/>
                </w:rPr>
                <w:t>_</w:t>
              </w:r>
            </w:ins>
            <w:r w:rsidRPr="007036CE">
              <w:rPr>
                <w:b/>
                <w:szCs w:val="24"/>
              </w:rPr>
              <w:t>3</w:t>
            </w:r>
            <w:ins w:id="11885" w:author="Куклина Ю.В." w:date="2024-04-11T19:02:00Z">
              <w:r w:rsidRPr="007036CE">
                <w:rPr>
                  <w:b/>
                  <w:szCs w:val="24"/>
                </w:rPr>
                <w:t>:</w:t>
              </w:r>
              <w:r w:rsidRPr="007036CE">
                <w:rPr>
                  <w:szCs w:val="22"/>
                </w:rPr>
                <w:t>SUM_1</w:t>
              </w:r>
            </w:ins>
            <w:ins w:id="11886" w:author="Сатлер Марина Викторовна" w:date="2024-07-08T11:32:00Z">
              <w:r w:rsidR="000F0C2A" w:rsidRPr="007036CE">
                <w:rPr>
                  <w:szCs w:val="22"/>
                </w:rPr>
                <w:t>.</w:t>
              </w:r>
            </w:ins>
          </w:p>
          <w:p w14:paraId="70CEDBBB" w14:textId="77777777" w:rsidR="00DA242D" w:rsidRPr="007036CE" w:rsidRDefault="00DA242D" w:rsidP="00DA242D">
            <w:pPr>
              <w:pStyle w:val="GOSTTablenorm"/>
              <w:rPr>
                <w:ins w:id="11887" w:author="Сатлер Марина Викторовна" w:date="2024-07-05T17:51:00Z"/>
                <w:szCs w:val="22"/>
              </w:rPr>
            </w:pPr>
          </w:p>
          <w:p w14:paraId="4AD07E95" w14:textId="77777777" w:rsidR="00DA242D" w:rsidRPr="007036CE" w:rsidRDefault="00DA242D" w:rsidP="00DA242D">
            <w:pPr>
              <w:pStyle w:val="GOSTTablenorm"/>
              <w:rPr>
                <w:ins w:id="11888" w:author="Сатлер Марина Викторовна" w:date="2024-07-05T17:51:00Z"/>
              </w:rPr>
            </w:pPr>
            <w:ins w:id="11889" w:author="Сатлер Марина Викторовна" w:date="2024-07-05T17:51:00Z">
              <w:r w:rsidRPr="007036CE">
                <w:t>Если значение признака «НБЦ» соответствует «1», то указывается «0»</w:t>
              </w:r>
            </w:ins>
            <w:ins w:id="11890" w:author="Сатлер Марина Викторовна" w:date="2024-07-08T11:32:00Z">
              <w:r w:rsidR="000F0C2A" w:rsidRPr="007036CE">
                <w:t>.</w:t>
              </w:r>
            </w:ins>
          </w:p>
          <w:p w14:paraId="3B94F877" w14:textId="77777777" w:rsidR="00194707" w:rsidRPr="007036CE" w:rsidRDefault="00194707" w:rsidP="00194707">
            <w:pPr>
              <w:pStyle w:val="GOSTTablenorm"/>
              <w:rPr>
                <w:szCs w:val="22"/>
              </w:rPr>
            </w:pPr>
          </w:p>
          <w:p w14:paraId="5D0CBB01" w14:textId="64204072" w:rsidR="00194707" w:rsidRPr="007036CE" w:rsidRDefault="00194707" w:rsidP="00194707">
            <w:pPr>
              <w:pStyle w:val="GOSTTablenorm"/>
            </w:pPr>
            <w:r w:rsidRPr="007036CE">
              <w:rPr>
                <w:szCs w:val="22"/>
              </w:rPr>
              <w:t xml:space="preserve">Сумма передается в единицах валюты с точностью 2 знака после запятой </w:t>
            </w:r>
            <w:r w:rsidR="00CC2920" w:rsidRPr="007036CE">
              <w:t>–</w:t>
            </w:r>
            <w:r w:rsidRPr="007036CE">
              <w:rPr>
                <w:szCs w:val="22"/>
              </w:rPr>
              <w:t xml:space="preserve"> необходимо конвертировать в минимальные единицы валюты (для данного типа документов умножить на 100)</w:t>
            </w:r>
          </w:p>
        </w:tc>
      </w:tr>
      <w:tr w:rsidR="00194707" w:rsidRPr="007036CE" w14:paraId="395643FF" w14:textId="77777777" w:rsidTr="00B0621B">
        <w:tc>
          <w:tcPr>
            <w:tcW w:w="1114" w:type="pct"/>
          </w:tcPr>
          <w:p w14:paraId="59FA8B9C" w14:textId="77777777" w:rsidR="00194707" w:rsidRPr="007036CE" w:rsidRDefault="00194707" w:rsidP="00194707">
            <w:pPr>
              <w:pStyle w:val="GOSTTablenorm"/>
              <w:rPr>
                <w:szCs w:val="22"/>
              </w:rPr>
            </w:pPr>
            <w:ins w:id="11891" w:author="Сатлер Марина Викторовна" w:date="2024-02-13T11:31:00Z">
              <w:r w:rsidRPr="007036CE">
                <w:lastRenderedPageBreak/>
                <w:t>Сумма_первый_плановый_руб</w:t>
              </w:r>
            </w:ins>
          </w:p>
        </w:tc>
        <w:tc>
          <w:tcPr>
            <w:tcW w:w="285" w:type="pct"/>
          </w:tcPr>
          <w:p w14:paraId="7BCABE4E" w14:textId="77777777" w:rsidR="00194707" w:rsidRPr="007036CE" w:rsidRDefault="00194707" w:rsidP="00194707">
            <w:pPr>
              <w:pStyle w:val="GOSTTablenorm"/>
              <w:rPr>
                <w:szCs w:val="22"/>
              </w:rPr>
            </w:pPr>
            <w:r w:rsidRPr="007036CE">
              <w:rPr>
                <w:szCs w:val="22"/>
              </w:rPr>
              <w:t>Да</w:t>
            </w:r>
          </w:p>
        </w:tc>
        <w:tc>
          <w:tcPr>
            <w:tcW w:w="1114" w:type="pct"/>
          </w:tcPr>
          <w:p w14:paraId="2BF39FFD" w14:textId="77777777" w:rsidR="00194707" w:rsidRPr="007036CE" w:rsidRDefault="00194707" w:rsidP="00194707">
            <w:pPr>
              <w:pStyle w:val="GOSTTablenorm"/>
              <w:rPr>
                <w:szCs w:val="22"/>
              </w:rPr>
            </w:pPr>
            <w:ins w:id="11892" w:author="Сатлер Марина Викторовна" w:date="2024-02-13T11:31:00Z">
              <w:r w:rsidRPr="007036CE">
                <w:t>Сумма на первый год планового периода</w:t>
              </w:r>
            </w:ins>
          </w:p>
        </w:tc>
        <w:tc>
          <w:tcPr>
            <w:tcW w:w="1121" w:type="pct"/>
          </w:tcPr>
          <w:p w14:paraId="3C4D64E2" w14:textId="77777777" w:rsidR="003768AF" w:rsidRPr="007036CE" w:rsidRDefault="003768AF" w:rsidP="003768AF">
            <w:pPr>
              <w:pStyle w:val="GOSTTablenorm"/>
              <w:rPr>
                <w:ins w:id="11893" w:author="Сатлер Марина Викторовна" w:date="2024-07-05T17:47:00Z"/>
                <w:lang w:val="en-US"/>
              </w:rPr>
            </w:pPr>
            <w:ins w:id="11894" w:author="Сатлер Марина Викторовна" w:date="2024-07-05T17:47:00Z">
              <w:r w:rsidRPr="007036CE">
                <w:rPr>
                  <w:b/>
                  <w:lang w:val="en-US"/>
                </w:rPr>
                <w:t>SECTION_1:</w:t>
              </w:r>
              <w:r w:rsidRPr="007036CE">
                <w:rPr>
                  <w:lang w:val="en-US"/>
                </w:rPr>
                <w:t>SUM_1</w:t>
              </w:r>
            </w:ins>
          </w:p>
          <w:p w14:paraId="0023FFE2" w14:textId="77777777" w:rsidR="003768AF" w:rsidRPr="007036CE" w:rsidRDefault="003768AF" w:rsidP="003768AF">
            <w:pPr>
              <w:pStyle w:val="GOSTTablenorm"/>
              <w:rPr>
                <w:ins w:id="11895" w:author="Сатлер Марина Викторовна" w:date="2024-07-05T17:47:00Z"/>
                <w:lang w:val="en-US"/>
              </w:rPr>
            </w:pPr>
            <w:ins w:id="11896" w:author="Сатлер Марина Викторовна" w:date="2024-07-05T17:47:00Z">
              <w:r w:rsidRPr="007036CE">
                <w:rPr>
                  <w:b/>
                  <w:szCs w:val="24"/>
                  <w:lang w:val="en-US"/>
                </w:rPr>
                <w:t>SECTION_2:</w:t>
              </w:r>
              <w:r w:rsidRPr="007036CE">
                <w:rPr>
                  <w:lang w:val="en-US"/>
                </w:rPr>
                <w:t>SUM_1</w:t>
              </w:r>
            </w:ins>
          </w:p>
          <w:p w14:paraId="001C230C" w14:textId="77777777" w:rsidR="003768AF" w:rsidRPr="007036CE" w:rsidRDefault="003768AF" w:rsidP="003768AF">
            <w:pPr>
              <w:pStyle w:val="GOSTTablenorm"/>
              <w:rPr>
                <w:ins w:id="11897" w:author="Сатлер Марина Викторовна" w:date="2024-07-05T17:47:00Z"/>
                <w:b/>
                <w:lang w:val="en-US"/>
              </w:rPr>
            </w:pPr>
            <w:ins w:id="11898" w:author="Сатлер Марина Викторовна" w:date="2024-07-05T17:47:00Z">
              <w:r w:rsidRPr="007036CE">
                <w:rPr>
                  <w:b/>
                  <w:szCs w:val="24"/>
                  <w:lang w:val="en-US"/>
                </w:rPr>
                <w:t>SECTION_3:</w:t>
              </w:r>
              <w:r w:rsidRPr="007036CE">
                <w:rPr>
                  <w:lang w:val="en-US"/>
                </w:rPr>
                <w:t>SUM_1</w:t>
              </w:r>
            </w:ins>
          </w:p>
          <w:p w14:paraId="527941B3" w14:textId="77777777" w:rsidR="00194707" w:rsidRPr="007036CE" w:rsidRDefault="00194707" w:rsidP="00194707">
            <w:pPr>
              <w:pStyle w:val="GOSTTablenorm"/>
              <w:rPr>
                <w:ins w:id="11899" w:author="Куклина Ю.В." w:date="2024-04-11T19:05:00Z"/>
                <w:szCs w:val="22"/>
                <w:lang w:val="en-US"/>
              </w:rPr>
            </w:pPr>
            <w:ins w:id="11900" w:author="Куклина Ю.В." w:date="2024-04-11T19:02:00Z">
              <w:r w:rsidRPr="007036CE">
                <w:rPr>
                  <w:b/>
                  <w:szCs w:val="24"/>
                  <w:lang w:val="en-US"/>
                </w:rPr>
                <w:t>SECTION_1:</w:t>
              </w:r>
              <w:r w:rsidRPr="007036CE">
                <w:rPr>
                  <w:szCs w:val="22"/>
                  <w:lang w:val="en-US"/>
                </w:rPr>
                <w:t>SUM_2</w:t>
              </w:r>
            </w:ins>
          </w:p>
          <w:p w14:paraId="10DA5D0A" w14:textId="77777777" w:rsidR="00194707" w:rsidRPr="007036CE" w:rsidRDefault="00194707" w:rsidP="00194707">
            <w:pPr>
              <w:pStyle w:val="GOSTTablenorm"/>
              <w:rPr>
                <w:ins w:id="11901" w:author="Куклина Ю.В." w:date="2024-04-11T19:05:00Z"/>
                <w:szCs w:val="22"/>
                <w:lang w:val="en-US"/>
              </w:rPr>
            </w:pPr>
            <w:ins w:id="11902" w:author="Куклина Ю.В." w:date="2024-04-11T19:05:00Z">
              <w:r w:rsidRPr="007036CE">
                <w:rPr>
                  <w:b/>
                  <w:szCs w:val="24"/>
                  <w:lang w:val="en-US"/>
                </w:rPr>
                <w:t>SECTION_2:</w:t>
              </w:r>
              <w:r w:rsidRPr="007036CE">
                <w:rPr>
                  <w:szCs w:val="22"/>
                  <w:lang w:val="en-US"/>
                </w:rPr>
                <w:t>SUM_2</w:t>
              </w:r>
            </w:ins>
          </w:p>
          <w:p w14:paraId="24300181" w14:textId="77777777" w:rsidR="00194707" w:rsidRPr="007036CE" w:rsidRDefault="00194707" w:rsidP="00194707">
            <w:pPr>
              <w:pStyle w:val="GOSTTablenorm"/>
              <w:rPr>
                <w:szCs w:val="24"/>
                <w:lang w:val="en-US"/>
              </w:rPr>
            </w:pPr>
            <w:ins w:id="11903" w:author="Куклина Ю.В." w:date="2024-04-11T19:05:00Z">
              <w:r w:rsidRPr="007036CE">
                <w:rPr>
                  <w:b/>
                  <w:szCs w:val="24"/>
                  <w:lang w:val="en-US"/>
                </w:rPr>
                <w:t>SECTION_3:</w:t>
              </w:r>
              <w:r w:rsidRPr="007036CE">
                <w:rPr>
                  <w:szCs w:val="22"/>
                  <w:lang w:val="en-US"/>
                </w:rPr>
                <w:t>SUM_2</w:t>
              </w:r>
            </w:ins>
          </w:p>
        </w:tc>
        <w:tc>
          <w:tcPr>
            <w:tcW w:w="1366" w:type="pct"/>
          </w:tcPr>
          <w:p w14:paraId="60B68688" w14:textId="77777777" w:rsidR="00DA242D" w:rsidRPr="007036CE" w:rsidRDefault="00DA242D" w:rsidP="00DA242D">
            <w:pPr>
              <w:pStyle w:val="GOSTTablenorm"/>
              <w:rPr>
                <w:ins w:id="11904" w:author="Сатлер Марина Викторовна" w:date="2024-07-05T17:51:00Z"/>
              </w:rPr>
            </w:pPr>
            <w:ins w:id="11905" w:author="Сатлер Марина Викторовна" w:date="2024-07-05T17:51:00Z">
              <w:r w:rsidRPr="007036CE">
                <w:t>Если значение признака «НБЦ» соответствует «0», то заполняется согласно описанию:</w:t>
              </w:r>
            </w:ins>
          </w:p>
          <w:p w14:paraId="5553F2FC" w14:textId="77777777" w:rsidR="00194707" w:rsidRPr="007036CE" w:rsidRDefault="00194707" w:rsidP="00194707">
            <w:pPr>
              <w:pStyle w:val="GOSTTablenorm"/>
              <w:rPr>
                <w:szCs w:val="22"/>
              </w:rPr>
            </w:pPr>
            <w:r w:rsidRPr="007036CE">
              <w:t>При обработке раздела 1 заполняется из тега</w:t>
            </w:r>
            <w:r w:rsidRPr="007036CE">
              <w:rPr>
                <w:b/>
                <w:szCs w:val="24"/>
              </w:rPr>
              <w:t xml:space="preserve"> </w:t>
            </w:r>
            <w:ins w:id="11906" w:author="Куклина Ю.В." w:date="2024-04-11T19:02:00Z">
              <w:r w:rsidRPr="007036CE">
                <w:rPr>
                  <w:b/>
                  <w:szCs w:val="24"/>
                  <w:lang w:val="en-US"/>
                </w:rPr>
                <w:t>SECTION</w:t>
              </w:r>
              <w:r w:rsidRPr="007036CE">
                <w:rPr>
                  <w:b/>
                  <w:szCs w:val="24"/>
                </w:rPr>
                <w:t>_1:</w:t>
              </w:r>
              <w:r w:rsidRPr="007036CE">
                <w:rPr>
                  <w:szCs w:val="22"/>
                </w:rPr>
                <w:t>SUM_2</w:t>
              </w:r>
            </w:ins>
            <w:ins w:id="11907" w:author="Сатлер Марина Викторовна" w:date="2024-07-08T11:32:00Z">
              <w:r w:rsidR="000F0C2A" w:rsidRPr="007036CE">
                <w:rPr>
                  <w:szCs w:val="22"/>
                </w:rPr>
                <w:t>.</w:t>
              </w:r>
            </w:ins>
          </w:p>
          <w:p w14:paraId="109D96C0" w14:textId="77777777" w:rsidR="00194707" w:rsidRPr="007036CE" w:rsidRDefault="00194707" w:rsidP="00194707">
            <w:pPr>
              <w:pStyle w:val="GOSTTablenorm"/>
              <w:rPr>
                <w:szCs w:val="22"/>
              </w:rPr>
            </w:pPr>
            <w:r w:rsidRPr="007036CE">
              <w:t>При обработке раздела 2 заполняется из тега</w:t>
            </w:r>
            <w:r w:rsidRPr="007036CE">
              <w:rPr>
                <w:b/>
                <w:szCs w:val="24"/>
              </w:rPr>
              <w:t xml:space="preserve"> </w:t>
            </w:r>
            <w:ins w:id="11908" w:author="Куклина Ю.В." w:date="2024-04-11T19:02:00Z">
              <w:r w:rsidRPr="007036CE">
                <w:rPr>
                  <w:b/>
                  <w:szCs w:val="24"/>
                  <w:lang w:val="en-US"/>
                </w:rPr>
                <w:t>SECTION</w:t>
              </w:r>
              <w:r w:rsidRPr="007036CE">
                <w:rPr>
                  <w:b/>
                  <w:szCs w:val="24"/>
                </w:rPr>
                <w:t>_</w:t>
              </w:r>
            </w:ins>
            <w:r w:rsidRPr="007036CE">
              <w:rPr>
                <w:b/>
                <w:szCs w:val="24"/>
              </w:rPr>
              <w:t>2</w:t>
            </w:r>
            <w:ins w:id="11909" w:author="Куклина Ю.В." w:date="2024-04-11T19:02:00Z">
              <w:r w:rsidRPr="007036CE">
                <w:rPr>
                  <w:b/>
                  <w:szCs w:val="24"/>
                </w:rPr>
                <w:t>:</w:t>
              </w:r>
              <w:r w:rsidRPr="007036CE">
                <w:rPr>
                  <w:szCs w:val="22"/>
                </w:rPr>
                <w:t>SUM_2</w:t>
              </w:r>
            </w:ins>
            <w:ins w:id="11910" w:author="Сатлер Марина Викторовна" w:date="2024-07-08T11:32:00Z">
              <w:r w:rsidR="000F0C2A" w:rsidRPr="007036CE">
                <w:rPr>
                  <w:szCs w:val="22"/>
                </w:rPr>
                <w:t>.</w:t>
              </w:r>
            </w:ins>
          </w:p>
          <w:p w14:paraId="08ACF821" w14:textId="77777777" w:rsidR="00194707" w:rsidRPr="007036CE" w:rsidRDefault="00194707" w:rsidP="00194707">
            <w:pPr>
              <w:pStyle w:val="GOSTTablenorm"/>
              <w:rPr>
                <w:szCs w:val="22"/>
              </w:rPr>
            </w:pPr>
            <w:r w:rsidRPr="007036CE">
              <w:t>При обработке раздела 3 заполняется из тега</w:t>
            </w:r>
            <w:r w:rsidRPr="007036CE">
              <w:rPr>
                <w:b/>
                <w:szCs w:val="24"/>
              </w:rPr>
              <w:t xml:space="preserve"> </w:t>
            </w:r>
            <w:ins w:id="11911" w:author="Куклина Ю.В." w:date="2024-04-11T19:02:00Z">
              <w:r w:rsidRPr="007036CE">
                <w:rPr>
                  <w:b/>
                  <w:szCs w:val="24"/>
                  <w:lang w:val="en-US"/>
                </w:rPr>
                <w:t>SECTION</w:t>
              </w:r>
              <w:r w:rsidRPr="007036CE">
                <w:rPr>
                  <w:b/>
                  <w:szCs w:val="24"/>
                </w:rPr>
                <w:t>_</w:t>
              </w:r>
            </w:ins>
            <w:r w:rsidRPr="007036CE">
              <w:rPr>
                <w:b/>
                <w:szCs w:val="24"/>
              </w:rPr>
              <w:t>3</w:t>
            </w:r>
            <w:ins w:id="11912" w:author="Куклина Ю.В." w:date="2024-04-11T19:02:00Z">
              <w:r w:rsidRPr="007036CE">
                <w:rPr>
                  <w:b/>
                  <w:szCs w:val="24"/>
                </w:rPr>
                <w:t>:</w:t>
              </w:r>
              <w:r w:rsidRPr="007036CE">
                <w:rPr>
                  <w:szCs w:val="22"/>
                </w:rPr>
                <w:t>SUM_2</w:t>
              </w:r>
            </w:ins>
            <w:ins w:id="11913" w:author="Сатлер Марина Викторовна" w:date="2024-07-05T17:52:00Z">
              <w:r w:rsidR="00DA242D" w:rsidRPr="007036CE">
                <w:rPr>
                  <w:szCs w:val="22"/>
                </w:rPr>
                <w:t>.</w:t>
              </w:r>
            </w:ins>
          </w:p>
          <w:p w14:paraId="6EB7BC30" w14:textId="77777777" w:rsidR="00DA242D" w:rsidRPr="007036CE" w:rsidRDefault="00DA242D" w:rsidP="00DA242D">
            <w:pPr>
              <w:pStyle w:val="GOSTTablenorm"/>
              <w:rPr>
                <w:ins w:id="11914" w:author="Сатлер Марина Викторовна" w:date="2024-07-05T17:52:00Z"/>
                <w:szCs w:val="22"/>
              </w:rPr>
            </w:pPr>
          </w:p>
          <w:p w14:paraId="19BB721B" w14:textId="77777777" w:rsidR="00DA242D" w:rsidRPr="007036CE" w:rsidRDefault="00DA242D" w:rsidP="00DA242D">
            <w:pPr>
              <w:pStyle w:val="GOSTTablenorm"/>
              <w:rPr>
                <w:ins w:id="11915" w:author="Сатлер Марина Викторовна" w:date="2024-07-05T17:52:00Z"/>
              </w:rPr>
            </w:pPr>
            <w:ins w:id="11916" w:author="Сатлер Марина Викторовна" w:date="2024-07-05T17:52:00Z">
              <w:r w:rsidRPr="007036CE">
                <w:t>Если значение признака «НБЦ» соответствует «1», то заполняется согласно описанию:</w:t>
              </w:r>
            </w:ins>
          </w:p>
          <w:p w14:paraId="4715223E" w14:textId="77777777" w:rsidR="00DA242D" w:rsidRPr="007036CE" w:rsidRDefault="00DA242D" w:rsidP="00DA242D">
            <w:pPr>
              <w:pStyle w:val="GOSTTablenorm"/>
              <w:rPr>
                <w:ins w:id="11917" w:author="Сатлер Марина Викторовна" w:date="2024-07-05T17:52:00Z"/>
                <w:szCs w:val="22"/>
              </w:rPr>
            </w:pPr>
            <w:ins w:id="11918" w:author="Сатлер Марина Викторовна" w:date="2024-07-05T17:52:00Z">
              <w:r w:rsidRPr="007036CE">
                <w:t>При обработке раздела 1 заполняется из те</w:t>
              </w:r>
              <w:r w:rsidRPr="007036CE">
                <w:lastRenderedPageBreak/>
                <w:t>га</w:t>
              </w:r>
              <w:r w:rsidRPr="007036CE">
                <w:rPr>
                  <w:b/>
                  <w:szCs w:val="24"/>
                </w:rPr>
                <w:t xml:space="preserve"> </w:t>
              </w:r>
              <w:r w:rsidRPr="007036CE">
                <w:rPr>
                  <w:b/>
                  <w:szCs w:val="24"/>
                  <w:lang w:val="en-US"/>
                </w:rPr>
                <w:t>SECTION</w:t>
              </w:r>
              <w:r w:rsidRPr="007036CE">
                <w:rPr>
                  <w:b/>
                  <w:szCs w:val="24"/>
                </w:rPr>
                <w:t>_1:</w:t>
              </w:r>
              <w:r w:rsidRPr="007036CE">
                <w:rPr>
                  <w:szCs w:val="22"/>
                </w:rPr>
                <w:t>SUM_1</w:t>
              </w:r>
            </w:ins>
            <w:ins w:id="11919" w:author="Сатлер Марина Викторовна" w:date="2024-07-08T11:32:00Z">
              <w:r w:rsidR="000F0C2A" w:rsidRPr="007036CE">
                <w:rPr>
                  <w:szCs w:val="22"/>
                </w:rPr>
                <w:t>.</w:t>
              </w:r>
            </w:ins>
          </w:p>
          <w:p w14:paraId="10CF735A" w14:textId="77777777" w:rsidR="00DA242D" w:rsidRPr="007036CE" w:rsidRDefault="00DA242D" w:rsidP="00DA242D">
            <w:pPr>
              <w:pStyle w:val="GOSTTablenorm"/>
              <w:rPr>
                <w:ins w:id="11920" w:author="Сатлер Марина Викторовна" w:date="2024-07-05T17:52:00Z"/>
                <w:szCs w:val="22"/>
              </w:rPr>
            </w:pPr>
            <w:ins w:id="11921" w:author="Сатлер Марина Викторовна" w:date="2024-07-05T17:52:00Z">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2"/>
                </w:rPr>
                <w:t>SUM_1</w:t>
              </w:r>
            </w:ins>
            <w:ins w:id="11922" w:author="Сатлер Марина Викторовна" w:date="2024-07-08T11:32:00Z">
              <w:r w:rsidR="000F0C2A" w:rsidRPr="007036CE">
                <w:rPr>
                  <w:szCs w:val="22"/>
                </w:rPr>
                <w:t>.</w:t>
              </w:r>
            </w:ins>
          </w:p>
          <w:p w14:paraId="0188FA79" w14:textId="77777777" w:rsidR="00DA242D" w:rsidRPr="007036CE" w:rsidRDefault="00DA242D" w:rsidP="00DA242D">
            <w:pPr>
              <w:pStyle w:val="GOSTTablenorm"/>
              <w:rPr>
                <w:ins w:id="11923" w:author="Сатлер Марина Викторовна" w:date="2024-07-05T17:52:00Z"/>
                <w:szCs w:val="22"/>
              </w:rPr>
            </w:pPr>
            <w:ins w:id="11924" w:author="Сатлер Марина Викторовна" w:date="2024-07-05T17:52:00Z">
              <w:r w:rsidRPr="007036CE">
                <w:t>При обработке раздела 3 заполняется из тега</w:t>
              </w:r>
              <w:r w:rsidRPr="007036CE">
                <w:rPr>
                  <w:b/>
                  <w:szCs w:val="24"/>
                </w:rPr>
                <w:t xml:space="preserve"> </w:t>
              </w:r>
              <w:r w:rsidRPr="007036CE">
                <w:rPr>
                  <w:b/>
                  <w:szCs w:val="24"/>
                  <w:lang w:val="en-US"/>
                </w:rPr>
                <w:t>SECTION</w:t>
              </w:r>
              <w:r w:rsidRPr="007036CE">
                <w:rPr>
                  <w:b/>
                  <w:szCs w:val="24"/>
                </w:rPr>
                <w:t>_3:</w:t>
              </w:r>
              <w:r w:rsidRPr="007036CE">
                <w:rPr>
                  <w:szCs w:val="22"/>
                </w:rPr>
                <w:t>SUM_1.</w:t>
              </w:r>
            </w:ins>
          </w:p>
          <w:p w14:paraId="7EFD9EF6" w14:textId="77777777" w:rsidR="00194707" w:rsidRPr="007036CE" w:rsidRDefault="00194707" w:rsidP="00194707">
            <w:pPr>
              <w:pStyle w:val="GOSTTablenorm"/>
              <w:rPr>
                <w:szCs w:val="22"/>
              </w:rPr>
            </w:pPr>
          </w:p>
          <w:p w14:paraId="62C84D9C" w14:textId="17720F34" w:rsidR="00194707" w:rsidRPr="007036CE" w:rsidRDefault="00194707" w:rsidP="00194707">
            <w:pPr>
              <w:pStyle w:val="GOSTTablenorm"/>
            </w:pPr>
            <w:r w:rsidRPr="007036CE">
              <w:rPr>
                <w:szCs w:val="22"/>
              </w:rPr>
              <w:t xml:space="preserve">Сумма передается в единицах валюты с точностью 2 знака после запятой </w:t>
            </w:r>
            <w:r w:rsidR="00CC2920" w:rsidRPr="007036CE">
              <w:t>–</w:t>
            </w:r>
            <w:r w:rsidRPr="007036CE">
              <w:rPr>
                <w:szCs w:val="22"/>
              </w:rPr>
              <w:t xml:space="preserve"> необходимо конвертировать в минимальные единицы валюты (для данного типа документов умножить на 100)</w:t>
            </w:r>
          </w:p>
        </w:tc>
      </w:tr>
      <w:tr w:rsidR="00194707" w:rsidRPr="007036CE" w14:paraId="4F3B75D5" w14:textId="77777777" w:rsidTr="00B0621B">
        <w:tc>
          <w:tcPr>
            <w:tcW w:w="1114" w:type="pct"/>
          </w:tcPr>
          <w:p w14:paraId="3D7B5DCF" w14:textId="77777777" w:rsidR="00194707" w:rsidRPr="007036CE" w:rsidRDefault="00194707" w:rsidP="00194707">
            <w:pPr>
              <w:pStyle w:val="GOSTTablenorm"/>
              <w:rPr>
                <w:szCs w:val="22"/>
              </w:rPr>
            </w:pPr>
            <w:ins w:id="11925" w:author="Сатлер Марина Викторовна" w:date="2024-02-13T11:31:00Z">
              <w:r w:rsidRPr="007036CE">
                <w:lastRenderedPageBreak/>
                <w:t>Сумма_второй_плановый_руб</w:t>
              </w:r>
            </w:ins>
          </w:p>
        </w:tc>
        <w:tc>
          <w:tcPr>
            <w:tcW w:w="285" w:type="pct"/>
          </w:tcPr>
          <w:p w14:paraId="40CAB5AD" w14:textId="77777777" w:rsidR="00194707" w:rsidRPr="007036CE" w:rsidRDefault="00194707" w:rsidP="00194707">
            <w:pPr>
              <w:pStyle w:val="GOSTTablenorm"/>
              <w:rPr>
                <w:szCs w:val="22"/>
              </w:rPr>
            </w:pPr>
            <w:r w:rsidRPr="007036CE">
              <w:rPr>
                <w:szCs w:val="22"/>
              </w:rPr>
              <w:t>Да</w:t>
            </w:r>
          </w:p>
        </w:tc>
        <w:tc>
          <w:tcPr>
            <w:tcW w:w="1114" w:type="pct"/>
          </w:tcPr>
          <w:p w14:paraId="3BA881C5" w14:textId="77777777" w:rsidR="00194707" w:rsidRPr="007036CE" w:rsidRDefault="00194707" w:rsidP="00194707">
            <w:pPr>
              <w:pStyle w:val="GOSTTablenorm"/>
              <w:rPr>
                <w:szCs w:val="22"/>
              </w:rPr>
            </w:pPr>
            <w:ins w:id="11926" w:author="Сатлер Марина Викторовна" w:date="2024-02-13T11:31:00Z">
              <w:r w:rsidRPr="007036CE">
                <w:t>Сумма на второй год планового периода</w:t>
              </w:r>
            </w:ins>
          </w:p>
        </w:tc>
        <w:tc>
          <w:tcPr>
            <w:tcW w:w="1121" w:type="pct"/>
          </w:tcPr>
          <w:p w14:paraId="4A8726D3" w14:textId="77777777" w:rsidR="003768AF" w:rsidRPr="007036CE" w:rsidRDefault="003768AF" w:rsidP="003768AF">
            <w:pPr>
              <w:pStyle w:val="GOSTTablenorm"/>
              <w:rPr>
                <w:ins w:id="11927" w:author="Сатлер Марина Викторовна" w:date="2024-07-05T17:47:00Z"/>
                <w:lang w:val="en-US"/>
              </w:rPr>
            </w:pPr>
            <w:ins w:id="11928" w:author="Сатлер Марина Викторовна" w:date="2024-07-05T17:47:00Z">
              <w:r w:rsidRPr="007036CE">
                <w:rPr>
                  <w:b/>
                  <w:lang w:val="en-US"/>
                </w:rPr>
                <w:t>SECTION_1:</w:t>
              </w:r>
              <w:r w:rsidRPr="007036CE">
                <w:rPr>
                  <w:lang w:val="en-US"/>
                </w:rPr>
                <w:t>SUM_2</w:t>
              </w:r>
            </w:ins>
          </w:p>
          <w:p w14:paraId="3DE958B3" w14:textId="77777777" w:rsidR="003768AF" w:rsidRPr="007036CE" w:rsidRDefault="003768AF" w:rsidP="003768AF">
            <w:pPr>
              <w:pStyle w:val="GOSTTablenorm"/>
              <w:rPr>
                <w:ins w:id="11929" w:author="Сатлер Марина Викторовна" w:date="2024-07-05T17:47:00Z"/>
                <w:lang w:val="en-US"/>
              </w:rPr>
            </w:pPr>
            <w:ins w:id="11930" w:author="Сатлер Марина Викторовна" w:date="2024-07-05T17:47:00Z">
              <w:r w:rsidRPr="007036CE">
                <w:rPr>
                  <w:b/>
                  <w:szCs w:val="24"/>
                  <w:lang w:val="en-US"/>
                </w:rPr>
                <w:t>SECTION_2:</w:t>
              </w:r>
              <w:r w:rsidRPr="007036CE">
                <w:rPr>
                  <w:lang w:val="en-US"/>
                </w:rPr>
                <w:t>SUM_2</w:t>
              </w:r>
            </w:ins>
          </w:p>
          <w:p w14:paraId="3BFCA205" w14:textId="77777777" w:rsidR="003768AF" w:rsidRPr="007036CE" w:rsidRDefault="003768AF" w:rsidP="003768AF">
            <w:pPr>
              <w:pStyle w:val="GOSTTablenorm"/>
              <w:rPr>
                <w:ins w:id="11931" w:author="Сатлер Марина Викторовна" w:date="2024-07-05T17:47:00Z"/>
                <w:b/>
                <w:lang w:val="en-US"/>
              </w:rPr>
            </w:pPr>
            <w:ins w:id="11932" w:author="Сатлер Марина Викторовна" w:date="2024-07-05T17:47:00Z">
              <w:r w:rsidRPr="007036CE">
                <w:rPr>
                  <w:b/>
                  <w:szCs w:val="24"/>
                  <w:lang w:val="en-US"/>
                </w:rPr>
                <w:t>SECTION_3:</w:t>
              </w:r>
              <w:r w:rsidRPr="007036CE">
                <w:rPr>
                  <w:lang w:val="en-US"/>
                </w:rPr>
                <w:t>SUM_2</w:t>
              </w:r>
            </w:ins>
          </w:p>
          <w:p w14:paraId="65E06F3C" w14:textId="77777777" w:rsidR="00194707" w:rsidRPr="007036CE" w:rsidRDefault="00194707" w:rsidP="00194707">
            <w:pPr>
              <w:pStyle w:val="GOSTTablenorm"/>
              <w:rPr>
                <w:ins w:id="11933" w:author="Куклина Ю.В." w:date="2024-04-11T19:05:00Z"/>
                <w:szCs w:val="22"/>
                <w:lang w:val="en-US"/>
              </w:rPr>
            </w:pPr>
            <w:ins w:id="11934" w:author="Куклина Ю.В." w:date="2024-04-11T19:02:00Z">
              <w:r w:rsidRPr="007036CE">
                <w:rPr>
                  <w:b/>
                  <w:szCs w:val="24"/>
                  <w:lang w:val="en-US"/>
                </w:rPr>
                <w:t>SECTION_1:</w:t>
              </w:r>
              <w:r w:rsidRPr="007036CE">
                <w:rPr>
                  <w:szCs w:val="22"/>
                  <w:lang w:val="en-US"/>
                </w:rPr>
                <w:t>SUM_3</w:t>
              </w:r>
            </w:ins>
          </w:p>
          <w:p w14:paraId="6E182D55" w14:textId="77777777" w:rsidR="00194707" w:rsidRPr="007036CE" w:rsidRDefault="00194707" w:rsidP="00194707">
            <w:pPr>
              <w:pStyle w:val="GOSTTablenorm"/>
              <w:rPr>
                <w:ins w:id="11935" w:author="Куклина Ю.В." w:date="2024-04-11T19:05:00Z"/>
                <w:szCs w:val="22"/>
                <w:lang w:val="en-US"/>
              </w:rPr>
            </w:pPr>
            <w:ins w:id="11936" w:author="Куклина Ю.В." w:date="2024-04-11T19:05:00Z">
              <w:r w:rsidRPr="007036CE">
                <w:rPr>
                  <w:b/>
                  <w:szCs w:val="24"/>
                  <w:lang w:val="en-US"/>
                </w:rPr>
                <w:t>SECTION_2:</w:t>
              </w:r>
              <w:r w:rsidRPr="007036CE">
                <w:rPr>
                  <w:szCs w:val="22"/>
                  <w:lang w:val="en-US"/>
                </w:rPr>
                <w:t>SUM_3</w:t>
              </w:r>
            </w:ins>
          </w:p>
          <w:p w14:paraId="308FFC3B" w14:textId="77777777" w:rsidR="00194707" w:rsidRPr="007036CE" w:rsidRDefault="00194707" w:rsidP="00194707">
            <w:pPr>
              <w:pStyle w:val="GOSTTablenorm"/>
              <w:rPr>
                <w:szCs w:val="24"/>
                <w:lang w:val="en-US"/>
              </w:rPr>
            </w:pPr>
            <w:ins w:id="11937" w:author="Куклина Ю.В." w:date="2024-04-11T19:05:00Z">
              <w:r w:rsidRPr="007036CE">
                <w:rPr>
                  <w:b/>
                  <w:szCs w:val="24"/>
                  <w:lang w:val="en-US"/>
                </w:rPr>
                <w:t>SECTION_3:</w:t>
              </w:r>
              <w:r w:rsidRPr="007036CE">
                <w:rPr>
                  <w:szCs w:val="22"/>
                  <w:lang w:val="en-US"/>
                </w:rPr>
                <w:t>SUM_3</w:t>
              </w:r>
            </w:ins>
          </w:p>
        </w:tc>
        <w:tc>
          <w:tcPr>
            <w:tcW w:w="1366" w:type="pct"/>
          </w:tcPr>
          <w:p w14:paraId="1ECC4212" w14:textId="77777777" w:rsidR="00DA242D" w:rsidRPr="007036CE" w:rsidRDefault="00DA242D" w:rsidP="00DA242D">
            <w:pPr>
              <w:pStyle w:val="GOSTTablenorm"/>
              <w:rPr>
                <w:ins w:id="11938" w:author="Сатлер Марина Викторовна" w:date="2024-07-05T17:52:00Z"/>
              </w:rPr>
            </w:pPr>
            <w:ins w:id="11939" w:author="Сатлер Марина Викторовна" w:date="2024-07-05T17:52:00Z">
              <w:r w:rsidRPr="007036CE">
                <w:t>Если значение признака «НБЦ» соответствует «0», то заполняется согласно описанию:</w:t>
              </w:r>
            </w:ins>
          </w:p>
          <w:p w14:paraId="1D0F6FD4" w14:textId="77777777" w:rsidR="00194707" w:rsidRPr="007036CE" w:rsidRDefault="002D5463" w:rsidP="00194707">
            <w:pPr>
              <w:pStyle w:val="GOSTTablenorm"/>
              <w:rPr>
                <w:szCs w:val="22"/>
              </w:rPr>
            </w:pPr>
            <w:ins w:id="11940" w:author="Сатлер Марина Викторовна" w:date="2024-07-08T11:32:00Z">
              <w:r w:rsidRPr="007036CE">
                <w:t xml:space="preserve">При </w:t>
              </w:r>
            </w:ins>
            <w:del w:id="11941" w:author="Сатлер Марина Викторовна" w:date="2024-07-05T17:52:00Z">
              <w:r w:rsidR="00194707" w:rsidRPr="007036CE" w:rsidDel="00DA242D">
                <w:delText xml:space="preserve">При </w:delText>
              </w:r>
            </w:del>
            <w:r w:rsidR="00194707" w:rsidRPr="007036CE">
              <w:t>обработке раздела 1 заполняется из тега</w:t>
            </w:r>
            <w:r w:rsidR="00194707" w:rsidRPr="007036CE">
              <w:rPr>
                <w:b/>
                <w:szCs w:val="24"/>
              </w:rPr>
              <w:t xml:space="preserve"> </w:t>
            </w:r>
            <w:ins w:id="11942" w:author="Куклина Ю.В." w:date="2024-04-11T19:02:00Z">
              <w:r w:rsidR="00194707" w:rsidRPr="007036CE">
                <w:rPr>
                  <w:b/>
                  <w:szCs w:val="24"/>
                  <w:lang w:val="en-US"/>
                </w:rPr>
                <w:t>SECTION</w:t>
              </w:r>
              <w:r w:rsidR="00194707" w:rsidRPr="007036CE">
                <w:rPr>
                  <w:b/>
                  <w:szCs w:val="24"/>
                </w:rPr>
                <w:t>_1:</w:t>
              </w:r>
              <w:r w:rsidR="00194707" w:rsidRPr="007036CE">
                <w:rPr>
                  <w:szCs w:val="22"/>
                </w:rPr>
                <w:t>SUM_3</w:t>
              </w:r>
            </w:ins>
            <w:ins w:id="11943" w:author="Сатлер Марина Викторовна" w:date="2024-07-08T11:32:00Z">
              <w:r w:rsidRPr="007036CE">
                <w:rPr>
                  <w:szCs w:val="22"/>
                </w:rPr>
                <w:t>.</w:t>
              </w:r>
            </w:ins>
          </w:p>
          <w:p w14:paraId="7441CFD6" w14:textId="77777777" w:rsidR="00194707" w:rsidRPr="007036CE" w:rsidRDefault="00194707" w:rsidP="00194707">
            <w:pPr>
              <w:pStyle w:val="GOSTTablenorm"/>
              <w:rPr>
                <w:szCs w:val="22"/>
              </w:rPr>
            </w:pPr>
            <w:r w:rsidRPr="007036CE">
              <w:t>При обработке раздела 2 заполняется из тега</w:t>
            </w:r>
            <w:r w:rsidRPr="007036CE">
              <w:rPr>
                <w:b/>
                <w:szCs w:val="24"/>
              </w:rPr>
              <w:t xml:space="preserve"> </w:t>
            </w:r>
            <w:ins w:id="11944" w:author="Куклина Ю.В." w:date="2024-04-11T19:02:00Z">
              <w:r w:rsidRPr="007036CE">
                <w:rPr>
                  <w:b/>
                  <w:szCs w:val="24"/>
                  <w:lang w:val="en-US"/>
                </w:rPr>
                <w:t>SECTION</w:t>
              </w:r>
              <w:r w:rsidRPr="007036CE">
                <w:rPr>
                  <w:b/>
                  <w:szCs w:val="24"/>
                </w:rPr>
                <w:t>_</w:t>
              </w:r>
            </w:ins>
            <w:r w:rsidRPr="007036CE">
              <w:rPr>
                <w:b/>
                <w:szCs w:val="24"/>
              </w:rPr>
              <w:t>2</w:t>
            </w:r>
            <w:ins w:id="11945" w:author="Куклина Ю.В." w:date="2024-04-11T19:02:00Z">
              <w:r w:rsidRPr="007036CE">
                <w:rPr>
                  <w:b/>
                  <w:szCs w:val="24"/>
                </w:rPr>
                <w:t>:</w:t>
              </w:r>
              <w:r w:rsidRPr="007036CE">
                <w:rPr>
                  <w:szCs w:val="22"/>
                </w:rPr>
                <w:t>SUM_3</w:t>
              </w:r>
            </w:ins>
            <w:ins w:id="11946" w:author="Сатлер Марина Викторовна" w:date="2024-07-08T11:32:00Z">
              <w:r w:rsidR="002D5463" w:rsidRPr="007036CE">
                <w:rPr>
                  <w:szCs w:val="22"/>
                </w:rPr>
                <w:t>.</w:t>
              </w:r>
            </w:ins>
          </w:p>
          <w:p w14:paraId="1BCF2AF2" w14:textId="77777777" w:rsidR="00194707" w:rsidRPr="007036CE" w:rsidRDefault="00194707" w:rsidP="00194707">
            <w:pPr>
              <w:pStyle w:val="GOSTTablenorm"/>
              <w:rPr>
                <w:szCs w:val="22"/>
              </w:rPr>
            </w:pPr>
            <w:r w:rsidRPr="007036CE">
              <w:t>При обработке раздела 3 заполняется из тега</w:t>
            </w:r>
            <w:r w:rsidRPr="007036CE">
              <w:rPr>
                <w:b/>
                <w:szCs w:val="24"/>
              </w:rPr>
              <w:t xml:space="preserve"> </w:t>
            </w:r>
            <w:ins w:id="11947" w:author="Куклина Ю.В." w:date="2024-04-11T19:02:00Z">
              <w:r w:rsidRPr="007036CE">
                <w:rPr>
                  <w:b/>
                  <w:szCs w:val="24"/>
                  <w:lang w:val="en-US"/>
                </w:rPr>
                <w:t>SECTION</w:t>
              </w:r>
              <w:r w:rsidRPr="007036CE">
                <w:rPr>
                  <w:b/>
                  <w:szCs w:val="24"/>
                </w:rPr>
                <w:t>_</w:t>
              </w:r>
            </w:ins>
            <w:r w:rsidRPr="007036CE">
              <w:rPr>
                <w:b/>
                <w:szCs w:val="24"/>
              </w:rPr>
              <w:t>3</w:t>
            </w:r>
            <w:ins w:id="11948" w:author="Куклина Ю.В." w:date="2024-04-11T19:02:00Z">
              <w:r w:rsidRPr="007036CE">
                <w:rPr>
                  <w:b/>
                  <w:szCs w:val="24"/>
                </w:rPr>
                <w:t>:</w:t>
              </w:r>
              <w:r w:rsidRPr="007036CE">
                <w:rPr>
                  <w:szCs w:val="22"/>
                </w:rPr>
                <w:t>SUM_3</w:t>
              </w:r>
            </w:ins>
            <w:ins w:id="11949" w:author="Сатлер Марина Викторовна" w:date="2024-07-05T17:53:00Z">
              <w:r w:rsidR="00DA242D" w:rsidRPr="007036CE">
                <w:rPr>
                  <w:szCs w:val="22"/>
                </w:rPr>
                <w:t>.</w:t>
              </w:r>
            </w:ins>
          </w:p>
          <w:p w14:paraId="75AF5676" w14:textId="77777777" w:rsidR="00DA242D" w:rsidRPr="007036CE" w:rsidRDefault="00DA242D" w:rsidP="00DA242D">
            <w:pPr>
              <w:pStyle w:val="GOSTTablenorm"/>
              <w:rPr>
                <w:ins w:id="11950" w:author="Сатлер Марина Викторовна" w:date="2024-07-05T17:53:00Z"/>
                <w:szCs w:val="22"/>
              </w:rPr>
            </w:pPr>
          </w:p>
          <w:p w14:paraId="6294D0D2" w14:textId="77777777" w:rsidR="00DA242D" w:rsidRPr="007036CE" w:rsidRDefault="00DA242D" w:rsidP="00DA242D">
            <w:pPr>
              <w:pStyle w:val="GOSTTablenorm"/>
              <w:rPr>
                <w:ins w:id="11951" w:author="Сатлер Марина Викторовна" w:date="2024-07-05T17:53:00Z"/>
              </w:rPr>
            </w:pPr>
            <w:ins w:id="11952" w:author="Сатлер Марина Викторовна" w:date="2024-07-05T17:53:00Z">
              <w:r w:rsidRPr="007036CE">
                <w:t>Если значение признака «НБЦ» соответствует «1», то заполняется согласно описанию:</w:t>
              </w:r>
            </w:ins>
          </w:p>
          <w:p w14:paraId="021BEE1F" w14:textId="77777777" w:rsidR="00DA242D" w:rsidRPr="007036CE" w:rsidRDefault="00DA242D" w:rsidP="00DA242D">
            <w:pPr>
              <w:pStyle w:val="GOSTTablenorm"/>
              <w:rPr>
                <w:ins w:id="11953" w:author="Сатлер Марина Викторовна" w:date="2024-07-05T17:53:00Z"/>
                <w:szCs w:val="22"/>
              </w:rPr>
            </w:pPr>
            <w:ins w:id="11954" w:author="Сатлер Марина Викторовна" w:date="2024-07-05T17:53:00Z">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2"/>
                </w:rPr>
                <w:t>SUM_2</w:t>
              </w:r>
            </w:ins>
            <w:ins w:id="11955" w:author="Сатлер Марина Викторовна" w:date="2024-07-08T11:32:00Z">
              <w:r w:rsidR="002D5463" w:rsidRPr="007036CE">
                <w:rPr>
                  <w:szCs w:val="22"/>
                </w:rPr>
                <w:t>.</w:t>
              </w:r>
            </w:ins>
          </w:p>
          <w:p w14:paraId="048AC8F9" w14:textId="77777777" w:rsidR="00DA242D" w:rsidRPr="007036CE" w:rsidRDefault="00DA242D" w:rsidP="00DA242D">
            <w:pPr>
              <w:pStyle w:val="GOSTTablenorm"/>
              <w:rPr>
                <w:ins w:id="11956" w:author="Сатлер Марина Викторовна" w:date="2024-07-05T17:53:00Z"/>
                <w:szCs w:val="22"/>
              </w:rPr>
            </w:pPr>
            <w:ins w:id="11957" w:author="Сатлер Марина Викторовна" w:date="2024-07-05T17:53:00Z">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2"/>
                </w:rPr>
                <w:t>SUM_2</w:t>
              </w:r>
            </w:ins>
            <w:ins w:id="11958" w:author="Сатлер Марина Викторовна" w:date="2024-07-08T11:32:00Z">
              <w:r w:rsidR="002D5463" w:rsidRPr="007036CE">
                <w:rPr>
                  <w:szCs w:val="22"/>
                </w:rPr>
                <w:t>.</w:t>
              </w:r>
            </w:ins>
          </w:p>
          <w:p w14:paraId="5B4CA44B" w14:textId="77777777" w:rsidR="00DA242D" w:rsidRPr="007036CE" w:rsidRDefault="00DA242D" w:rsidP="00DA242D">
            <w:pPr>
              <w:pStyle w:val="GOSTTablenorm"/>
              <w:rPr>
                <w:ins w:id="11959" w:author="Сатлер Марина Викторовна" w:date="2024-07-05T17:53:00Z"/>
                <w:szCs w:val="22"/>
              </w:rPr>
            </w:pPr>
            <w:ins w:id="11960" w:author="Сатлер Марина Викторовна" w:date="2024-07-05T17:53:00Z">
              <w:r w:rsidRPr="007036CE">
                <w:t>При обработке раздела 3 заполняется из те</w:t>
              </w:r>
              <w:r w:rsidRPr="007036CE">
                <w:lastRenderedPageBreak/>
                <w:t>га</w:t>
              </w:r>
              <w:r w:rsidRPr="007036CE">
                <w:rPr>
                  <w:b/>
                  <w:szCs w:val="24"/>
                </w:rPr>
                <w:t xml:space="preserve"> </w:t>
              </w:r>
              <w:r w:rsidRPr="007036CE">
                <w:rPr>
                  <w:b/>
                  <w:szCs w:val="24"/>
                  <w:lang w:val="en-US"/>
                </w:rPr>
                <w:t>SECTION</w:t>
              </w:r>
              <w:r w:rsidRPr="007036CE">
                <w:rPr>
                  <w:b/>
                  <w:szCs w:val="24"/>
                </w:rPr>
                <w:t>_3:</w:t>
              </w:r>
              <w:r w:rsidRPr="007036CE">
                <w:rPr>
                  <w:szCs w:val="22"/>
                </w:rPr>
                <w:t>SUM_2.</w:t>
              </w:r>
            </w:ins>
          </w:p>
          <w:p w14:paraId="2647A5AF" w14:textId="77777777" w:rsidR="00194707" w:rsidRPr="007036CE" w:rsidRDefault="00194707" w:rsidP="00194707">
            <w:pPr>
              <w:pStyle w:val="GOSTTablenorm"/>
              <w:rPr>
                <w:szCs w:val="22"/>
              </w:rPr>
            </w:pPr>
          </w:p>
          <w:p w14:paraId="25ABE9F7" w14:textId="4E14AFF6" w:rsidR="00194707" w:rsidRPr="007036CE" w:rsidRDefault="00194707" w:rsidP="00194707">
            <w:pPr>
              <w:pStyle w:val="GOSTTablenorm"/>
            </w:pPr>
            <w:r w:rsidRPr="007036CE">
              <w:rPr>
                <w:szCs w:val="22"/>
              </w:rPr>
              <w:t xml:space="preserve">Сумма передается в единицах валюты с точностью 2 знака после запятой </w:t>
            </w:r>
            <w:r w:rsidR="00CC2920" w:rsidRPr="007036CE">
              <w:t>–</w:t>
            </w:r>
            <w:r w:rsidRPr="007036CE">
              <w:rPr>
                <w:szCs w:val="22"/>
              </w:rPr>
              <w:t xml:space="preserve"> необходимо конвертировать в минимальные единицы валюты (для данного типа документов умножить на 100)</w:t>
            </w:r>
          </w:p>
        </w:tc>
      </w:tr>
      <w:tr w:rsidR="00194707" w:rsidRPr="007036CE" w14:paraId="611BA9F2" w14:textId="77777777" w:rsidTr="00B0621B">
        <w:tc>
          <w:tcPr>
            <w:tcW w:w="1114" w:type="pct"/>
          </w:tcPr>
          <w:p w14:paraId="372442B2" w14:textId="77777777" w:rsidR="00194707" w:rsidRPr="007036CE" w:rsidRDefault="00194707" w:rsidP="00194707">
            <w:pPr>
              <w:pStyle w:val="GOSTTablenorm"/>
              <w:rPr>
                <w:szCs w:val="22"/>
              </w:rPr>
            </w:pPr>
            <w:ins w:id="11961" w:author="Сатлер Марина Викторовна" w:date="2024-02-13T11:32:00Z">
              <w:r w:rsidRPr="007036CE">
                <w:rPr>
                  <w:szCs w:val="22"/>
                </w:rPr>
                <w:lastRenderedPageBreak/>
                <w:t>Сумма_третий_плановый_руб</w:t>
              </w:r>
            </w:ins>
          </w:p>
        </w:tc>
        <w:tc>
          <w:tcPr>
            <w:tcW w:w="285" w:type="pct"/>
          </w:tcPr>
          <w:p w14:paraId="051F8A19" w14:textId="77777777" w:rsidR="00194707" w:rsidRPr="007036CE" w:rsidRDefault="00194707" w:rsidP="00194707">
            <w:pPr>
              <w:pStyle w:val="GOSTTablenorm"/>
              <w:rPr>
                <w:szCs w:val="22"/>
              </w:rPr>
            </w:pPr>
            <w:r w:rsidRPr="007036CE">
              <w:rPr>
                <w:szCs w:val="22"/>
              </w:rPr>
              <w:t>Да</w:t>
            </w:r>
          </w:p>
        </w:tc>
        <w:tc>
          <w:tcPr>
            <w:tcW w:w="1114" w:type="pct"/>
          </w:tcPr>
          <w:p w14:paraId="260195FC" w14:textId="77777777" w:rsidR="00194707" w:rsidRPr="007036CE" w:rsidRDefault="00194707" w:rsidP="00194707">
            <w:pPr>
              <w:pStyle w:val="GOSTTablenorm"/>
              <w:rPr>
                <w:szCs w:val="22"/>
              </w:rPr>
            </w:pPr>
            <w:ins w:id="11962" w:author="Сатлер Марина Викторовна" w:date="2024-02-13T11:32:00Z">
              <w:r w:rsidRPr="007036CE">
                <w:t>Сумма на третий год планового периода</w:t>
              </w:r>
            </w:ins>
          </w:p>
        </w:tc>
        <w:tc>
          <w:tcPr>
            <w:tcW w:w="1121" w:type="pct"/>
          </w:tcPr>
          <w:p w14:paraId="25E3A12A" w14:textId="77777777" w:rsidR="00194707" w:rsidRPr="007036CE" w:rsidRDefault="00194707" w:rsidP="00194707">
            <w:pPr>
              <w:pStyle w:val="GOSTTablenorm"/>
              <w:rPr>
                <w:ins w:id="11963" w:author="Куклина Ю.В." w:date="2024-04-11T19:05:00Z"/>
                <w:szCs w:val="22"/>
                <w:lang w:val="en-US"/>
              </w:rPr>
            </w:pPr>
            <w:ins w:id="11964" w:author="Куклина Ю.В." w:date="2024-04-11T19:02:00Z">
              <w:r w:rsidRPr="007036CE">
                <w:rPr>
                  <w:b/>
                  <w:szCs w:val="24"/>
                  <w:lang w:val="en-US"/>
                </w:rPr>
                <w:t>SECTION_1:</w:t>
              </w:r>
              <w:r w:rsidRPr="007036CE">
                <w:rPr>
                  <w:szCs w:val="22"/>
                  <w:lang w:val="en-US"/>
                </w:rPr>
                <w:t>SUM_</w:t>
              </w:r>
              <w:del w:id="11965" w:author="Сатлер Марина Викторовна" w:date="2024-07-05T17:47:00Z">
                <w:r w:rsidRPr="007036CE" w:rsidDel="003768AF">
                  <w:rPr>
                    <w:szCs w:val="22"/>
                    <w:lang w:val="en-US"/>
                  </w:rPr>
                  <w:delText>4</w:delText>
                </w:r>
              </w:del>
            </w:ins>
            <w:ins w:id="11966" w:author="Сатлер Марина Викторовна" w:date="2024-07-05T17:47:00Z">
              <w:r w:rsidR="003768AF" w:rsidRPr="007036CE">
                <w:rPr>
                  <w:szCs w:val="22"/>
                  <w:lang w:val="en-US"/>
                </w:rPr>
                <w:t>3</w:t>
              </w:r>
            </w:ins>
          </w:p>
          <w:p w14:paraId="28AAA013" w14:textId="77777777" w:rsidR="00194707" w:rsidRPr="007036CE" w:rsidRDefault="00194707" w:rsidP="00194707">
            <w:pPr>
              <w:pStyle w:val="GOSTTablenorm"/>
              <w:rPr>
                <w:ins w:id="11967" w:author="Куклина Ю.В." w:date="2024-04-11T19:05:00Z"/>
                <w:szCs w:val="22"/>
                <w:lang w:val="en-US"/>
              </w:rPr>
            </w:pPr>
            <w:ins w:id="11968" w:author="Куклина Ю.В." w:date="2024-04-11T19:05:00Z">
              <w:r w:rsidRPr="007036CE">
                <w:rPr>
                  <w:b/>
                  <w:szCs w:val="24"/>
                  <w:lang w:val="en-US"/>
                </w:rPr>
                <w:t>SECTION_2:</w:t>
              </w:r>
              <w:r w:rsidRPr="007036CE">
                <w:rPr>
                  <w:szCs w:val="22"/>
                  <w:lang w:val="en-US"/>
                </w:rPr>
                <w:t>SUM_</w:t>
              </w:r>
              <w:del w:id="11969" w:author="Сатлер Марина Викторовна" w:date="2024-07-05T17:47:00Z">
                <w:r w:rsidRPr="007036CE" w:rsidDel="003768AF">
                  <w:rPr>
                    <w:szCs w:val="22"/>
                    <w:lang w:val="en-US"/>
                  </w:rPr>
                  <w:delText>4</w:delText>
                </w:r>
              </w:del>
            </w:ins>
            <w:ins w:id="11970" w:author="Сатлер Марина Викторовна" w:date="2024-07-05T17:47:00Z">
              <w:r w:rsidR="003768AF" w:rsidRPr="007036CE">
                <w:rPr>
                  <w:szCs w:val="22"/>
                  <w:lang w:val="en-US"/>
                </w:rPr>
                <w:t>3</w:t>
              </w:r>
            </w:ins>
          </w:p>
          <w:p w14:paraId="34CBCE3F" w14:textId="77777777" w:rsidR="00194707" w:rsidRPr="007036CE" w:rsidRDefault="00194707" w:rsidP="003768AF">
            <w:pPr>
              <w:pStyle w:val="GOSTTablenorm"/>
              <w:rPr>
                <w:szCs w:val="24"/>
                <w:lang w:val="en-US"/>
              </w:rPr>
            </w:pPr>
            <w:ins w:id="11971" w:author="Куклина Ю.В." w:date="2024-04-11T19:05:00Z">
              <w:r w:rsidRPr="007036CE">
                <w:rPr>
                  <w:b/>
                  <w:szCs w:val="24"/>
                  <w:lang w:val="en-US"/>
                </w:rPr>
                <w:t>SECTION_3:</w:t>
              </w:r>
              <w:r w:rsidRPr="007036CE">
                <w:rPr>
                  <w:szCs w:val="22"/>
                  <w:lang w:val="en-US"/>
                </w:rPr>
                <w:t>SUM_</w:t>
              </w:r>
              <w:del w:id="11972" w:author="Сатлер Марина Викторовна" w:date="2024-07-05T17:47:00Z">
                <w:r w:rsidRPr="007036CE" w:rsidDel="003768AF">
                  <w:rPr>
                    <w:szCs w:val="22"/>
                    <w:lang w:val="en-US"/>
                  </w:rPr>
                  <w:delText>4</w:delText>
                </w:r>
              </w:del>
            </w:ins>
            <w:ins w:id="11973" w:author="Сатлер Марина Викторовна" w:date="2024-07-05T17:47:00Z">
              <w:r w:rsidR="003768AF" w:rsidRPr="007036CE">
                <w:rPr>
                  <w:szCs w:val="22"/>
                  <w:lang w:val="en-US"/>
                </w:rPr>
                <w:t>3</w:t>
              </w:r>
            </w:ins>
          </w:p>
        </w:tc>
        <w:tc>
          <w:tcPr>
            <w:tcW w:w="1366" w:type="pct"/>
          </w:tcPr>
          <w:p w14:paraId="09B41C75" w14:textId="77777777" w:rsidR="00DA242D" w:rsidRPr="007036CE" w:rsidRDefault="00DA242D" w:rsidP="00DA242D">
            <w:pPr>
              <w:pStyle w:val="GOSTTablenorm"/>
              <w:rPr>
                <w:ins w:id="11974" w:author="Сатлер Марина Викторовна" w:date="2024-07-05T17:54:00Z"/>
              </w:rPr>
            </w:pPr>
            <w:ins w:id="11975" w:author="Сатлер Марина Викторовна" w:date="2024-07-05T17:53:00Z">
              <w:r w:rsidRPr="007036CE">
                <w:t>Если значение признака «НБЦ» соответствует «0», то указывается «0».</w:t>
              </w:r>
            </w:ins>
          </w:p>
          <w:p w14:paraId="5DB4789D" w14:textId="77777777" w:rsidR="00DA242D" w:rsidRPr="007036CE" w:rsidRDefault="00DA242D" w:rsidP="00DA242D">
            <w:pPr>
              <w:pStyle w:val="GOSTTablenorm"/>
              <w:rPr>
                <w:ins w:id="11976" w:author="Сатлер Марина Викторовна" w:date="2024-07-05T17:53:00Z"/>
              </w:rPr>
            </w:pPr>
          </w:p>
          <w:p w14:paraId="6F83FD24" w14:textId="77777777" w:rsidR="00DA242D" w:rsidRPr="007036CE" w:rsidRDefault="00DA242D" w:rsidP="00DA242D">
            <w:pPr>
              <w:pStyle w:val="GOSTTablenorm"/>
              <w:rPr>
                <w:ins w:id="11977" w:author="Сатлер Марина Викторовна" w:date="2024-07-05T17:53:00Z"/>
              </w:rPr>
            </w:pPr>
            <w:ins w:id="11978" w:author="Сатлер Марина Викторовна" w:date="2024-07-05T17:53:00Z">
              <w:r w:rsidRPr="007036CE">
                <w:t>Если значение признака «НБЦ» соответствует «1», то заполняется согласно описанию:</w:t>
              </w:r>
            </w:ins>
          </w:p>
          <w:p w14:paraId="359353AD" w14:textId="77777777" w:rsidR="00194707" w:rsidRPr="007036CE" w:rsidRDefault="00194707" w:rsidP="00194707">
            <w:pPr>
              <w:pStyle w:val="GOSTTablenorm"/>
              <w:rPr>
                <w:szCs w:val="22"/>
              </w:rPr>
            </w:pPr>
            <w:r w:rsidRPr="007036CE">
              <w:t>При обработке раздела 1 заполняется из тега</w:t>
            </w:r>
            <w:r w:rsidRPr="007036CE">
              <w:rPr>
                <w:b/>
                <w:szCs w:val="24"/>
              </w:rPr>
              <w:t xml:space="preserve"> </w:t>
            </w:r>
            <w:ins w:id="11979" w:author="Куклина Ю.В." w:date="2024-04-11T19:02:00Z">
              <w:r w:rsidRPr="007036CE">
                <w:rPr>
                  <w:b/>
                  <w:szCs w:val="24"/>
                  <w:lang w:val="en-US"/>
                </w:rPr>
                <w:t>SECTION</w:t>
              </w:r>
              <w:r w:rsidRPr="007036CE">
                <w:rPr>
                  <w:b/>
                  <w:szCs w:val="24"/>
                </w:rPr>
                <w:t>_1:</w:t>
              </w:r>
              <w:r w:rsidRPr="007036CE">
                <w:rPr>
                  <w:szCs w:val="22"/>
                </w:rPr>
                <w:t>SUM_</w:t>
              </w:r>
              <w:del w:id="11980" w:author="Сатлер Марина Викторовна" w:date="2024-07-05T17:54:00Z">
                <w:r w:rsidRPr="007036CE" w:rsidDel="00DA242D">
                  <w:rPr>
                    <w:szCs w:val="22"/>
                  </w:rPr>
                  <w:delText>4</w:delText>
                </w:r>
              </w:del>
            </w:ins>
            <w:ins w:id="11981" w:author="Сатлер Марина Викторовна" w:date="2024-07-05T17:54:00Z">
              <w:r w:rsidR="00DA242D" w:rsidRPr="007036CE">
                <w:rPr>
                  <w:szCs w:val="22"/>
                </w:rPr>
                <w:t>3</w:t>
              </w:r>
            </w:ins>
            <w:ins w:id="11982" w:author="Сатлер Марина Викторовна" w:date="2024-07-08T11:33:00Z">
              <w:r w:rsidR="002D5463" w:rsidRPr="007036CE">
                <w:rPr>
                  <w:szCs w:val="22"/>
                </w:rPr>
                <w:t>.</w:t>
              </w:r>
            </w:ins>
          </w:p>
          <w:p w14:paraId="6FFDE897" w14:textId="77777777" w:rsidR="00194707" w:rsidRPr="007036CE" w:rsidRDefault="00194707" w:rsidP="00194707">
            <w:pPr>
              <w:pStyle w:val="GOSTTablenorm"/>
              <w:rPr>
                <w:szCs w:val="22"/>
              </w:rPr>
            </w:pPr>
            <w:r w:rsidRPr="007036CE">
              <w:t>При обработке раздела 2 заполняется из тега</w:t>
            </w:r>
            <w:r w:rsidRPr="007036CE">
              <w:rPr>
                <w:b/>
                <w:szCs w:val="24"/>
              </w:rPr>
              <w:t xml:space="preserve"> </w:t>
            </w:r>
            <w:ins w:id="11983" w:author="Куклина Ю.В." w:date="2024-04-11T19:02:00Z">
              <w:r w:rsidRPr="007036CE">
                <w:rPr>
                  <w:b/>
                  <w:szCs w:val="24"/>
                  <w:lang w:val="en-US"/>
                </w:rPr>
                <w:t>SECTION</w:t>
              </w:r>
              <w:r w:rsidRPr="007036CE">
                <w:rPr>
                  <w:b/>
                  <w:szCs w:val="24"/>
                </w:rPr>
                <w:t>_</w:t>
              </w:r>
            </w:ins>
            <w:r w:rsidRPr="007036CE">
              <w:rPr>
                <w:b/>
                <w:szCs w:val="24"/>
              </w:rPr>
              <w:t>2</w:t>
            </w:r>
            <w:ins w:id="11984" w:author="Куклина Ю.В." w:date="2024-04-11T19:02:00Z">
              <w:r w:rsidRPr="007036CE">
                <w:rPr>
                  <w:b/>
                  <w:szCs w:val="24"/>
                </w:rPr>
                <w:t>:</w:t>
              </w:r>
              <w:r w:rsidRPr="007036CE">
                <w:rPr>
                  <w:szCs w:val="22"/>
                </w:rPr>
                <w:t>SUM_</w:t>
              </w:r>
              <w:del w:id="11985" w:author="Сатлер Марина Викторовна" w:date="2024-07-05T17:54:00Z">
                <w:r w:rsidRPr="007036CE" w:rsidDel="00DA242D">
                  <w:rPr>
                    <w:szCs w:val="22"/>
                  </w:rPr>
                  <w:delText>4</w:delText>
                </w:r>
              </w:del>
            </w:ins>
            <w:ins w:id="11986" w:author="Сатлер Марина Викторовна" w:date="2024-07-05T17:54:00Z">
              <w:r w:rsidR="00DA242D" w:rsidRPr="007036CE">
                <w:rPr>
                  <w:szCs w:val="22"/>
                </w:rPr>
                <w:t>3</w:t>
              </w:r>
            </w:ins>
            <w:ins w:id="11987" w:author="Сатлер Марина Викторовна" w:date="2024-07-08T11:33:00Z">
              <w:r w:rsidR="002D5463" w:rsidRPr="007036CE">
                <w:rPr>
                  <w:szCs w:val="22"/>
                </w:rPr>
                <w:t>.</w:t>
              </w:r>
            </w:ins>
          </w:p>
          <w:p w14:paraId="7AD0D366" w14:textId="77777777" w:rsidR="00194707" w:rsidRPr="007036CE" w:rsidRDefault="00194707" w:rsidP="00194707">
            <w:pPr>
              <w:pStyle w:val="GOSTTablenorm"/>
              <w:rPr>
                <w:szCs w:val="22"/>
              </w:rPr>
            </w:pPr>
            <w:r w:rsidRPr="007036CE">
              <w:t>При обработке раздела 3 заполняется из тега</w:t>
            </w:r>
            <w:r w:rsidRPr="007036CE">
              <w:rPr>
                <w:b/>
                <w:szCs w:val="24"/>
              </w:rPr>
              <w:t xml:space="preserve"> </w:t>
            </w:r>
            <w:ins w:id="11988" w:author="Куклина Ю.В." w:date="2024-04-11T19:02:00Z">
              <w:r w:rsidRPr="007036CE">
                <w:rPr>
                  <w:b/>
                  <w:szCs w:val="24"/>
                  <w:lang w:val="en-US"/>
                </w:rPr>
                <w:t>SECTION</w:t>
              </w:r>
              <w:r w:rsidRPr="007036CE">
                <w:rPr>
                  <w:b/>
                  <w:szCs w:val="24"/>
                </w:rPr>
                <w:t>_</w:t>
              </w:r>
            </w:ins>
            <w:r w:rsidRPr="007036CE">
              <w:rPr>
                <w:b/>
                <w:szCs w:val="24"/>
              </w:rPr>
              <w:t>3</w:t>
            </w:r>
            <w:ins w:id="11989" w:author="Куклина Ю.В." w:date="2024-04-11T19:02:00Z">
              <w:r w:rsidRPr="007036CE">
                <w:rPr>
                  <w:b/>
                  <w:szCs w:val="24"/>
                </w:rPr>
                <w:t>:</w:t>
              </w:r>
              <w:r w:rsidRPr="007036CE">
                <w:rPr>
                  <w:szCs w:val="22"/>
                </w:rPr>
                <w:t>SUM_</w:t>
              </w:r>
              <w:del w:id="11990" w:author="Сатлер Марина Викторовна" w:date="2024-07-05T17:54:00Z">
                <w:r w:rsidRPr="007036CE" w:rsidDel="00DA242D">
                  <w:rPr>
                    <w:szCs w:val="22"/>
                  </w:rPr>
                  <w:delText>4</w:delText>
                </w:r>
              </w:del>
            </w:ins>
            <w:ins w:id="11991" w:author="Сатлер Марина Викторовна" w:date="2024-07-05T17:54:00Z">
              <w:r w:rsidR="00DA242D" w:rsidRPr="007036CE">
                <w:rPr>
                  <w:szCs w:val="22"/>
                </w:rPr>
                <w:t>3</w:t>
              </w:r>
            </w:ins>
            <w:ins w:id="11992" w:author="Сатлер Марина Викторовна" w:date="2024-07-08T11:33:00Z">
              <w:r w:rsidR="002D5463" w:rsidRPr="007036CE">
                <w:rPr>
                  <w:szCs w:val="22"/>
                </w:rPr>
                <w:t>.</w:t>
              </w:r>
            </w:ins>
          </w:p>
          <w:p w14:paraId="384AFBA6" w14:textId="77777777" w:rsidR="00194707" w:rsidRPr="007036CE" w:rsidRDefault="00194707" w:rsidP="00194707">
            <w:pPr>
              <w:pStyle w:val="GOSTTablenorm"/>
              <w:rPr>
                <w:szCs w:val="22"/>
              </w:rPr>
            </w:pPr>
          </w:p>
          <w:p w14:paraId="2FA4D211" w14:textId="03E3AC3A" w:rsidR="00194707" w:rsidRPr="007036CE" w:rsidRDefault="00194707" w:rsidP="00194707">
            <w:pPr>
              <w:pStyle w:val="GOSTTablenorm"/>
            </w:pPr>
            <w:r w:rsidRPr="007036CE">
              <w:rPr>
                <w:szCs w:val="22"/>
              </w:rPr>
              <w:t xml:space="preserve">Сумма передается в единицах валюты с точностью 2 знака после запятой </w:t>
            </w:r>
            <w:r w:rsidR="00CC2920" w:rsidRPr="007036CE">
              <w:t>–</w:t>
            </w:r>
            <w:r w:rsidRPr="007036CE">
              <w:rPr>
                <w:szCs w:val="22"/>
              </w:rPr>
              <w:t xml:space="preserve"> необходимо конвертировать в минимальные единицы валюты (для данного типа документов умножить на 100)</w:t>
            </w:r>
          </w:p>
        </w:tc>
      </w:tr>
    </w:tbl>
    <w:p w14:paraId="7D538599" w14:textId="3E9D905A" w:rsidR="009D675D" w:rsidRPr="007036CE" w:rsidRDefault="009B61E2" w:rsidP="00CD66FD">
      <w:pPr>
        <w:pStyle w:val="GOSTNameTable"/>
      </w:pPr>
      <w:r w:rsidRPr="007036CE">
        <w:rPr>
          <w:noProof/>
        </w:rPr>
        <w:lastRenderedPageBreak/>
        <w:fldChar w:fldCharType="begin"/>
      </w:r>
      <w:r w:rsidRPr="007036CE">
        <w:rPr>
          <w:noProof/>
        </w:rPr>
        <w:instrText xml:space="preserve"> SEQ Таблица \* ARABIC </w:instrText>
      </w:r>
      <w:r w:rsidRPr="007036CE">
        <w:rPr>
          <w:noProof/>
        </w:rPr>
        <w:fldChar w:fldCharType="separate"/>
      </w:r>
      <w:bookmarkStart w:id="11993" w:name="_Toc222928049"/>
      <w:r w:rsidR="00BD74E1">
        <w:rPr>
          <w:noProof/>
        </w:rPr>
        <w:t>76</w:t>
      </w:r>
      <w:r w:rsidRPr="007036CE">
        <w:rPr>
          <w:noProof/>
        </w:rPr>
        <w:fldChar w:fldCharType="end"/>
      </w:r>
      <w:r w:rsidR="009D675D" w:rsidRPr="007036CE">
        <w:t xml:space="preserve"> </w:t>
      </w:r>
      <w:r w:rsidR="00D9309A" w:rsidRPr="007036CE">
        <w:t>–</w:t>
      </w:r>
      <w:r w:rsidR="009D675D" w:rsidRPr="007036CE">
        <w:t xml:space="preserve"> Перечень атрибутов, соответствующих типу документа «Документ на блокировку отозванных бюджетных данных (технический документ)» DBD_DocBlockRecallBD</w:t>
      </w:r>
      <w:bookmarkEnd w:id="11993"/>
    </w:p>
    <w:tbl>
      <w:tblPr>
        <w:tblStyle w:val="GOSTTable"/>
        <w:tblW w:w="5000" w:type="pct"/>
        <w:tblLayout w:type="fixed"/>
        <w:tblLook w:val="07E0" w:firstRow="1" w:lastRow="1" w:firstColumn="1" w:lastColumn="1" w:noHBand="1" w:noVBand="1"/>
      </w:tblPr>
      <w:tblGrid>
        <w:gridCol w:w="3481"/>
        <w:gridCol w:w="950"/>
        <w:gridCol w:w="3480"/>
        <w:gridCol w:w="3480"/>
        <w:gridCol w:w="4369"/>
      </w:tblGrid>
      <w:tr w:rsidR="009D675D" w:rsidRPr="007036CE" w14:paraId="429122F6" w14:textId="77777777" w:rsidTr="00B0621B">
        <w:trPr>
          <w:cnfStyle w:val="100000000000" w:firstRow="1" w:lastRow="0" w:firstColumn="0" w:lastColumn="0" w:oddVBand="0" w:evenVBand="0" w:oddHBand="0" w:evenHBand="0" w:firstRowFirstColumn="0" w:firstRowLastColumn="0" w:lastRowFirstColumn="0" w:lastRowLastColumn="0"/>
        </w:trPr>
        <w:tc>
          <w:tcPr>
            <w:tcW w:w="1104" w:type="pct"/>
            <w:hideMark/>
          </w:tcPr>
          <w:p w14:paraId="083932E0" w14:textId="77777777" w:rsidR="009D675D" w:rsidRPr="007036CE" w:rsidRDefault="009D675D" w:rsidP="000B22D2">
            <w:pPr>
              <w:pStyle w:val="GOSTTableHead"/>
              <w:rPr>
                <w:szCs w:val="22"/>
              </w:rPr>
            </w:pPr>
            <w:r w:rsidRPr="007036CE">
              <w:rPr>
                <w:szCs w:val="22"/>
              </w:rPr>
              <w:t>Наименование атрибута</w:t>
            </w:r>
          </w:p>
        </w:tc>
        <w:tc>
          <w:tcPr>
            <w:tcW w:w="301" w:type="pct"/>
            <w:hideMark/>
          </w:tcPr>
          <w:p w14:paraId="15616B42" w14:textId="77777777" w:rsidR="009D675D" w:rsidRPr="007036CE" w:rsidRDefault="009D675D" w:rsidP="000B22D2">
            <w:pPr>
              <w:pStyle w:val="GOSTTableHead"/>
              <w:rPr>
                <w:szCs w:val="22"/>
              </w:rPr>
            </w:pPr>
            <w:r w:rsidRPr="007036CE">
              <w:rPr>
                <w:szCs w:val="22"/>
              </w:rPr>
              <w:t>Вычисляемый атрибут</w:t>
            </w:r>
          </w:p>
        </w:tc>
        <w:tc>
          <w:tcPr>
            <w:tcW w:w="1104" w:type="pct"/>
            <w:hideMark/>
          </w:tcPr>
          <w:p w14:paraId="555C7913" w14:textId="77777777" w:rsidR="009D675D" w:rsidRPr="007036CE" w:rsidRDefault="009D675D" w:rsidP="000B22D2">
            <w:pPr>
              <w:pStyle w:val="GOSTTableHead"/>
              <w:rPr>
                <w:szCs w:val="22"/>
              </w:rPr>
            </w:pPr>
            <w:r w:rsidRPr="007036CE">
              <w:rPr>
                <w:szCs w:val="22"/>
              </w:rPr>
              <w:t>Описание атрибута</w:t>
            </w:r>
          </w:p>
        </w:tc>
        <w:tc>
          <w:tcPr>
            <w:tcW w:w="1104" w:type="pct"/>
            <w:hideMark/>
          </w:tcPr>
          <w:p w14:paraId="579DAD49" w14:textId="77777777" w:rsidR="009D675D" w:rsidRPr="007036CE" w:rsidRDefault="009D675D" w:rsidP="000B22D2">
            <w:pPr>
              <w:pStyle w:val="GOSTTableHead"/>
              <w:rPr>
                <w:szCs w:val="22"/>
              </w:rPr>
            </w:pPr>
            <w:r w:rsidRPr="007036CE">
              <w:rPr>
                <w:szCs w:val="22"/>
              </w:rPr>
              <w:t>Реквизит документа (наименование тега)</w:t>
            </w:r>
          </w:p>
        </w:tc>
        <w:tc>
          <w:tcPr>
            <w:tcW w:w="1386" w:type="pct"/>
            <w:hideMark/>
          </w:tcPr>
          <w:p w14:paraId="570DAC20" w14:textId="77777777" w:rsidR="009D675D" w:rsidRPr="007036CE" w:rsidRDefault="009D675D" w:rsidP="000B22D2">
            <w:pPr>
              <w:pStyle w:val="GOSTTableHead"/>
              <w:rPr>
                <w:szCs w:val="22"/>
              </w:rPr>
            </w:pPr>
            <w:r w:rsidRPr="007036CE">
              <w:rPr>
                <w:szCs w:val="22"/>
              </w:rPr>
              <w:t>Алгоритм вычисления</w:t>
            </w:r>
          </w:p>
        </w:tc>
      </w:tr>
      <w:tr w:rsidR="009D675D" w:rsidRPr="007036CE" w14:paraId="6BA4DFE6" w14:textId="77777777" w:rsidTr="00B0621B">
        <w:tc>
          <w:tcPr>
            <w:tcW w:w="1104" w:type="pct"/>
          </w:tcPr>
          <w:p w14:paraId="54F72151" w14:textId="77777777" w:rsidR="009D675D" w:rsidRPr="007036CE" w:rsidRDefault="009D675D" w:rsidP="000B22D2">
            <w:pPr>
              <w:pStyle w:val="GOSTTablenorm"/>
              <w:rPr>
                <w:szCs w:val="22"/>
                <w:lang w:val="en-US"/>
              </w:rPr>
            </w:pPr>
            <w:r w:rsidRPr="007036CE">
              <w:rPr>
                <w:szCs w:val="22"/>
              </w:rPr>
              <w:t>Номер_документа</w:t>
            </w:r>
            <w:r w:rsidR="00142CBB" w:rsidRPr="007036CE">
              <w:rPr>
                <w:szCs w:val="22"/>
                <w:lang w:val="en-US"/>
              </w:rPr>
              <w:t>*</w:t>
            </w:r>
          </w:p>
        </w:tc>
        <w:tc>
          <w:tcPr>
            <w:tcW w:w="301" w:type="pct"/>
          </w:tcPr>
          <w:p w14:paraId="27C5F41F" w14:textId="77777777" w:rsidR="009D675D" w:rsidRPr="007036CE" w:rsidRDefault="009D675D" w:rsidP="000B22D2">
            <w:pPr>
              <w:pStyle w:val="GOSTTablenorm"/>
              <w:rPr>
                <w:szCs w:val="22"/>
              </w:rPr>
            </w:pPr>
            <w:r w:rsidRPr="007036CE">
              <w:rPr>
                <w:szCs w:val="22"/>
              </w:rPr>
              <w:t>Нет</w:t>
            </w:r>
          </w:p>
        </w:tc>
        <w:tc>
          <w:tcPr>
            <w:tcW w:w="1104" w:type="pct"/>
          </w:tcPr>
          <w:p w14:paraId="70331EFA" w14:textId="77777777" w:rsidR="009D675D" w:rsidRPr="007036CE" w:rsidRDefault="009D675D" w:rsidP="000B22D2">
            <w:pPr>
              <w:pStyle w:val="GOSTTablenorm"/>
              <w:rPr>
                <w:szCs w:val="22"/>
              </w:rPr>
            </w:pPr>
            <w:r w:rsidRPr="007036CE">
              <w:rPr>
                <w:szCs w:val="22"/>
              </w:rPr>
              <w:t>Номер документа</w:t>
            </w:r>
          </w:p>
        </w:tc>
        <w:tc>
          <w:tcPr>
            <w:tcW w:w="1104" w:type="pct"/>
          </w:tcPr>
          <w:p w14:paraId="7438553A" w14:textId="77777777" w:rsidR="009D675D" w:rsidRPr="007036CE" w:rsidRDefault="009D675D" w:rsidP="000B22D2">
            <w:pPr>
              <w:pStyle w:val="GOSTTablenorm"/>
              <w:rPr>
                <w:szCs w:val="22"/>
              </w:rPr>
            </w:pPr>
            <w:r w:rsidRPr="007036CE">
              <w:rPr>
                <w:szCs w:val="22"/>
                <w:lang w:val="en-US"/>
              </w:rPr>
              <w:t>NUM_DOC</w:t>
            </w:r>
          </w:p>
        </w:tc>
        <w:tc>
          <w:tcPr>
            <w:tcW w:w="1386" w:type="pct"/>
          </w:tcPr>
          <w:p w14:paraId="302A8E61" w14:textId="77777777" w:rsidR="009D675D" w:rsidRPr="007036CE" w:rsidRDefault="009D675D" w:rsidP="000B22D2">
            <w:pPr>
              <w:pStyle w:val="GOSTTablenorm"/>
            </w:pPr>
            <w:r w:rsidRPr="007036CE">
              <w:t>-</w:t>
            </w:r>
          </w:p>
        </w:tc>
      </w:tr>
      <w:tr w:rsidR="009D675D" w:rsidRPr="007036CE" w14:paraId="12B9160B" w14:textId="77777777" w:rsidTr="00B0621B">
        <w:tc>
          <w:tcPr>
            <w:tcW w:w="1104" w:type="pct"/>
          </w:tcPr>
          <w:p w14:paraId="2F2E7164" w14:textId="77777777" w:rsidR="009D675D" w:rsidRPr="007036CE" w:rsidRDefault="009D675D" w:rsidP="000B22D2">
            <w:pPr>
              <w:pStyle w:val="GOSTTablenorm"/>
              <w:rPr>
                <w:szCs w:val="22"/>
                <w:lang w:val="en-US"/>
              </w:rPr>
            </w:pPr>
            <w:r w:rsidRPr="007036CE">
              <w:rPr>
                <w:szCs w:val="22"/>
              </w:rPr>
              <w:t>Дата_документа</w:t>
            </w:r>
            <w:r w:rsidR="00142CBB" w:rsidRPr="007036CE">
              <w:rPr>
                <w:szCs w:val="22"/>
                <w:lang w:val="en-US"/>
              </w:rPr>
              <w:t>*</w:t>
            </w:r>
          </w:p>
        </w:tc>
        <w:tc>
          <w:tcPr>
            <w:tcW w:w="301" w:type="pct"/>
          </w:tcPr>
          <w:p w14:paraId="23C0E677" w14:textId="77777777" w:rsidR="009D675D" w:rsidRPr="007036CE" w:rsidRDefault="009D675D" w:rsidP="000B22D2">
            <w:pPr>
              <w:pStyle w:val="GOSTTablenorm"/>
              <w:rPr>
                <w:szCs w:val="22"/>
              </w:rPr>
            </w:pPr>
            <w:r w:rsidRPr="007036CE">
              <w:rPr>
                <w:szCs w:val="22"/>
              </w:rPr>
              <w:t>Нет</w:t>
            </w:r>
          </w:p>
        </w:tc>
        <w:tc>
          <w:tcPr>
            <w:tcW w:w="1104" w:type="pct"/>
          </w:tcPr>
          <w:p w14:paraId="3A56349A" w14:textId="77777777" w:rsidR="009D675D" w:rsidRPr="007036CE" w:rsidRDefault="009D675D" w:rsidP="000B22D2">
            <w:pPr>
              <w:pStyle w:val="GOSTTablenorm"/>
              <w:rPr>
                <w:szCs w:val="22"/>
              </w:rPr>
            </w:pPr>
            <w:r w:rsidRPr="007036CE">
              <w:rPr>
                <w:szCs w:val="22"/>
              </w:rPr>
              <w:t>Дата документа</w:t>
            </w:r>
          </w:p>
        </w:tc>
        <w:tc>
          <w:tcPr>
            <w:tcW w:w="1104" w:type="pct"/>
          </w:tcPr>
          <w:p w14:paraId="182CDBD4" w14:textId="77777777" w:rsidR="009D675D" w:rsidRPr="007036CE" w:rsidRDefault="009D675D" w:rsidP="000B22D2">
            <w:pPr>
              <w:pStyle w:val="GOSTTablenorm"/>
              <w:rPr>
                <w:szCs w:val="22"/>
              </w:rPr>
            </w:pPr>
            <w:r w:rsidRPr="007036CE">
              <w:rPr>
                <w:szCs w:val="22"/>
                <w:lang w:val="en-US"/>
              </w:rPr>
              <w:t>DATE_DOC</w:t>
            </w:r>
          </w:p>
        </w:tc>
        <w:tc>
          <w:tcPr>
            <w:tcW w:w="1386" w:type="pct"/>
          </w:tcPr>
          <w:p w14:paraId="0BFA0C5D" w14:textId="77777777" w:rsidR="009D675D" w:rsidRPr="007036CE" w:rsidRDefault="009D675D" w:rsidP="000B22D2">
            <w:pPr>
              <w:pStyle w:val="GOSTTablenorm"/>
            </w:pPr>
            <w:r w:rsidRPr="007036CE">
              <w:t>-</w:t>
            </w:r>
          </w:p>
        </w:tc>
      </w:tr>
      <w:tr w:rsidR="009D675D" w:rsidRPr="007036CE" w14:paraId="79BD94BE" w14:textId="77777777" w:rsidTr="00B0621B">
        <w:tc>
          <w:tcPr>
            <w:tcW w:w="1104" w:type="pct"/>
          </w:tcPr>
          <w:p w14:paraId="618F57B2" w14:textId="77777777" w:rsidR="009D675D" w:rsidRPr="007036CE" w:rsidRDefault="009D675D" w:rsidP="000B22D2">
            <w:pPr>
              <w:pStyle w:val="GOSTTablenorm"/>
              <w:rPr>
                <w:szCs w:val="22"/>
              </w:rPr>
            </w:pPr>
            <w:r w:rsidRPr="007036CE">
              <w:rPr>
                <w:szCs w:val="22"/>
              </w:rPr>
              <w:t>Вид_документа</w:t>
            </w:r>
          </w:p>
        </w:tc>
        <w:tc>
          <w:tcPr>
            <w:tcW w:w="301" w:type="pct"/>
          </w:tcPr>
          <w:p w14:paraId="53242E3D" w14:textId="77777777" w:rsidR="009D675D" w:rsidRPr="007036CE" w:rsidRDefault="009D675D" w:rsidP="000B22D2">
            <w:pPr>
              <w:pStyle w:val="GOSTTablenorm"/>
              <w:rPr>
                <w:szCs w:val="22"/>
              </w:rPr>
            </w:pPr>
            <w:r w:rsidRPr="007036CE">
              <w:t>Нет</w:t>
            </w:r>
          </w:p>
        </w:tc>
        <w:tc>
          <w:tcPr>
            <w:tcW w:w="1104" w:type="pct"/>
          </w:tcPr>
          <w:p w14:paraId="2E0ECD8D" w14:textId="77777777" w:rsidR="009D675D" w:rsidRPr="007036CE" w:rsidRDefault="009D675D" w:rsidP="000B22D2">
            <w:pPr>
              <w:pStyle w:val="GOSTTablenorm"/>
              <w:rPr>
                <w:szCs w:val="22"/>
              </w:rPr>
            </w:pPr>
            <w:r w:rsidRPr="007036CE">
              <w:t>Вид документа</w:t>
            </w:r>
          </w:p>
        </w:tc>
        <w:tc>
          <w:tcPr>
            <w:tcW w:w="1104" w:type="pct"/>
          </w:tcPr>
          <w:p w14:paraId="08F06993" w14:textId="77777777" w:rsidR="009D675D" w:rsidRPr="007036CE" w:rsidRDefault="009D675D" w:rsidP="000B22D2">
            <w:pPr>
              <w:pStyle w:val="GOSTTablenorm"/>
              <w:rPr>
                <w:szCs w:val="22"/>
                <w:lang w:val="en-US"/>
              </w:rPr>
            </w:pPr>
            <w:r w:rsidRPr="007036CE">
              <w:rPr>
                <w:szCs w:val="22"/>
                <w:lang w:val="en-US"/>
              </w:rPr>
              <w:t>DOC_TYPE</w:t>
            </w:r>
          </w:p>
        </w:tc>
        <w:tc>
          <w:tcPr>
            <w:tcW w:w="1386" w:type="pct"/>
          </w:tcPr>
          <w:p w14:paraId="0A0EED98" w14:textId="77777777" w:rsidR="009D675D" w:rsidRPr="007036CE" w:rsidRDefault="009D675D" w:rsidP="000B22D2">
            <w:pPr>
              <w:pStyle w:val="GOSTTablenorm"/>
            </w:pPr>
            <w:r w:rsidRPr="007036CE">
              <w:t>-</w:t>
            </w:r>
          </w:p>
        </w:tc>
      </w:tr>
      <w:tr w:rsidR="009D675D" w:rsidRPr="007036CE" w14:paraId="693FE6FE" w14:textId="77777777" w:rsidTr="00B0621B">
        <w:tc>
          <w:tcPr>
            <w:tcW w:w="1104" w:type="pct"/>
          </w:tcPr>
          <w:p w14:paraId="79002386" w14:textId="77777777" w:rsidR="009D675D" w:rsidRPr="007036CE" w:rsidRDefault="009D675D" w:rsidP="000B22D2">
            <w:pPr>
              <w:pStyle w:val="GOSTTablenorm"/>
              <w:rPr>
                <w:szCs w:val="22"/>
              </w:rPr>
            </w:pPr>
            <w:r w:rsidRPr="007036CE">
              <w:rPr>
                <w:szCs w:val="22"/>
              </w:rPr>
              <w:t>Уровень_конфиденциальности</w:t>
            </w:r>
          </w:p>
        </w:tc>
        <w:tc>
          <w:tcPr>
            <w:tcW w:w="301" w:type="pct"/>
          </w:tcPr>
          <w:p w14:paraId="155FB81B" w14:textId="77777777" w:rsidR="009D675D" w:rsidRPr="007036CE" w:rsidRDefault="009D675D" w:rsidP="000B22D2">
            <w:pPr>
              <w:pStyle w:val="GOSTTablenorm"/>
              <w:rPr>
                <w:szCs w:val="22"/>
              </w:rPr>
            </w:pPr>
            <w:r w:rsidRPr="007036CE">
              <w:rPr>
                <w:szCs w:val="22"/>
              </w:rPr>
              <w:t>Нет</w:t>
            </w:r>
          </w:p>
        </w:tc>
        <w:tc>
          <w:tcPr>
            <w:tcW w:w="1104" w:type="pct"/>
          </w:tcPr>
          <w:p w14:paraId="142690FE" w14:textId="77777777" w:rsidR="009D675D" w:rsidRPr="007036CE" w:rsidRDefault="009D675D" w:rsidP="000B22D2">
            <w:pPr>
              <w:pStyle w:val="GOSTTablenorm"/>
              <w:rPr>
                <w:szCs w:val="22"/>
              </w:rPr>
            </w:pPr>
            <w:r w:rsidRPr="007036CE">
              <w:rPr>
                <w:szCs w:val="22"/>
              </w:rPr>
              <w:t>Уровень конфиденциальности</w:t>
            </w:r>
          </w:p>
        </w:tc>
        <w:tc>
          <w:tcPr>
            <w:tcW w:w="1104" w:type="pct"/>
          </w:tcPr>
          <w:p w14:paraId="2695280E" w14:textId="77777777" w:rsidR="009D675D" w:rsidRPr="007036CE" w:rsidRDefault="009D675D" w:rsidP="000B22D2">
            <w:pPr>
              <w:pStyle w:val="GOSTTablenorm"/>
              <w:rPr>
                <w:szCs w:val="22"/>
                <w:lang w:val="en-US"/>
              </w:rPr>
            </w:pPr>
            <w:r w:rsidRPr="007036CE">
              <w:rPr>
                <w:szCs w:val="22"/>
                <w:lang w:val="en-US"/>
              </w:rPr>
              <w:t>ACCESSLEVEL</w:t>
            </w:r>
          </w:p>
        </w:tc>
        <w:tc>
          <w:tcPr>
            <w:tcW w:w="1386" w:type="pct"/>
          </w:tcPr>
          <w:p w14:paraId="432E7B60" w14:textId="77777777" w:rsidR="009D675D" w:rsidRPr="007036CE" w:rsidRDefault="009D675D" w:rsidP="000B22D2">
            <w:pPr>
              <w:pStyle w:val="GOSTTablenorm"/>
              <w:rPr>
                <w:szCs w:val="22"/>
              </w:rPr>
            </w:pPr>
            <w:r w:rsidRPr="007036CE">
              <w:rPr>
                <w:szCs w:val="22"/>
              </w:rPr>
              <w:t>-</w:t>
            </w:r>
          </w:p>
        </w:tc>
      </w:tr>
      <w:tr w:rsidR="009D675D" w:rsidRPr="007036CE" w14:paraId="50D3DD47" w14:textId="77777777" w:rsidTr="00B0621B">
        <w:tc>
          <w:tcPr>
            <w:tcW w:w="1104" w:type="pct"/>
          </w:tcPr>
          <w:p w14:paraId="538D854D" w14:textId="77777777" w:rsidR="009D675D" w:rsidRPr="007036CE" w:rsidRDefault="009D675D" w:rsidP="000B22D2">
            <w:pPr>
              <w:pStyle w:val="GOSTTablenorm"/>
              <w:rPr>
                <w:szCs w:val="22"/>
              </w:rPr>
            </w:pPr>
            <w:r w:rsidRPr="007036CE">
              <w:rPr>
                <w:szCs w:val="22"/>
              </w:rPr>
              <w:t>Наименование_документа</w:t>
            </w:r>
          </w:p>
        </w:tc>
        <w:tc>
          <w:tcPr>
            <w:tcW w:w="301" w:type="pct"/>
          </w:tcPr>
          <w:p w14:paraId="773FAB71" w14:textId="77777777" w:rsidR="009D675D" w:rsidRPr="007036CE" w:rsidRDefault="009D675D" w:rsidP="000B22D2">
            <w:pPr>
              <w:pStyle w:val="GOSTTablenorm"/>
              <w:rPr>
                <w:szCs w:val="22"/>
              </w:rPr>
            </w:pPr>
            <w:r w:rsidRPr="007036CE">
              <w:rPr>
                <w:szCs w:val="22"/>
              </w:rPr>
              <w:t>Да</w:t>
            </w:r>
          </w:p>
        </w:tc>
        <w:tc>
          <w:tcPr>
            <w:tcW w:w="1104" w:type="pct"/>
          </w:tcPr>
          <w:p w14:paraId="60A11166" w14:textId="77777777" w:rsidR="009D675D" w:rsidRPr="007036CE" w:rsidRDefault="009D675D" w:rsidP="000B22D2">
            <w:pPr>
              <w:pStyle w:val="GOSTTablenorm"/>
              <w:rPr>
                <w:szCs w:val="22"/>
              </w:rPr>
            </w:pPr>
            <w:r w:rsidRPr="007036CE">
              <w:rPr>
                <w:szCs w:val="22"/>
              </w:rPr>
              <w:t>Наименование документа</w:t>
            </w:r>
          </w:p>
        </w:tc>
        <w:tc>
          <w:tcPr>
            <w:tcW w:w="1104" w:type="pct"/>
          </w:tcPr>
          <w:p w14:paraId="1E255FEE" w14:textId="77777777" w:rsidR="009D675D" w:rsidRPr="007036CE" w:rsidRDefault="009D675D" w:rsidP="000B22D2">
            <w:pPr>
              <w:pStyle w:val="GOSTTablenorm"/>
              <w:rPr>
                <w:szCs w:val="24"/>
              </w:rPr>
            </w:pPr>
            <w:r w:rsidRPr="007036CE">
              <w:rPr>
                <w:szCs w:val="22"/>
              </w:rPr>
              <w:t>-</w:t>
            </w:r>
          </w:p>
        </w:tc>
        <w:tc>
          <w:tcPr>
            <w:tcW w:w="1386" w:type="pct"/>
          </w:tcPr>
          <w:p w14:paraId="1ADDFA31" w14:textId="77777777" w:rsidR="009D675D" w:rsidRPr="007036CE" w:rsidRDefault="009D675D" w:rsidP="009D675D">
            <w:pPr>
              <w:pStyle w:val="GOSTTablenorm"/>
            </w:pPr>
            <w:r w:rsidRPr="007036CE">
              <w:rPr>
                <w:szCs w:val="22"/>
              </w:rPr>
              <w:t>Наименование документа определяется по справочнику «Типы документов» с помощью значения атрибута Тип_документа (</w:t>
            </w:r>
            <w:r w:rsidRPr="007036CE">
              <w:rPr>
                <w:szCs w:val="22"/>
                <w:lang w:val="en-US"/>
              </w:rPr>
              <w:t>TypeDoc</w:t>
            </w:r>
            <w:r w:rsidRPr="007036CE">
              <w:rPr>
                <w:szCs w:val="22"/>
              </w:rPr>
              <w:t>) из заголовка запроса</w:t>
            </w:r>
          </w:p>
        </w:tc>
      </w:tr>
      <w:tr w:rsidR="009D675D" w:rsidRPr="007036CE" w14:paraId="417CA462" w14:textId="77777777" w:rsidTr="00B0621B">
        <w:tc>
          <w:tcPr>
            <w:tcW w:w="1104" w:type="pct"/>
          </w:tcPr>
          <w:p w14:paraId="6ADCBE76" w14:textId="77777777" w:rsidR="009D675D" w:rsidRPr="007036CE" w:rsidRDefault="009D675D" w:rsidP="000B22D2">
            <w:pPr>
              <w:pStyle w:val="GOSTTablenorm"/>
              <w:rPr>
                <w:szCs w:val="22"/>
              </w:rPr>
            </w:pPr>
            <w:r w:rsidRPr="007036CE">
              <w:rPr>
                <w:szCs w:val="22"/>
              </w:rPr>
              <w:t>Код_валюты</w:t>
            </w:r>
          </w:p>
        </w:tc>
        <w:tc>
          <w:tcPr>
            <w:tcW w:w="301" w:type="pct"/>
          </w:tcPr>
          <w:p w14:paraId="3183B49F" w14:textId="77777777" w:rsidR="009D675D" w:rsidRPr="007036CE" w:rsidRDefault="009D675D" w:rsidP="000B22D2">
            <w:pPr>
              <w:pStyle w:val="GOSTTablenorm"/>
              <w:rPr>
                <w:szCs w:val="22"/>
              </w:rPr>
            </w:pPr>
            <w:r w:rsidRPr="007036CE">
              <w:rPr>
                <w:szCs w:val="22"/>
              </w:rPr>
              <w:t>Да</w:t>
            </w:r>
          </w:p>
        </w:tc>
        <w:tc>
          <w:tcPr>
            <w:tcW w:w="1104" w:type="pct"/>
          </w:tcPr>
          <w:p w14:paraId="24B50610" w14:textId="77777777" w:rsidR="009D675D" w:rsidRPr="007036CE" w:rsidRDefault="009D675D" w:rsidP="000B22D2">
            <w:pPr>
              <w:pStyle w:val="GOSTTablenorm"/>
              <w:rPr>
                <w:szCs w:val="22"/>
              </w:rPr>
            </w:pPr>
            <w:r w:rsidRPr="007036CE">
              <w:rPr>
                <w:szCs w:val="22"/>
              </w:rPr>
              <w:t>Код валюты</w:t>
            </w:r>
          </w:p>
        </w:tc>
        <w:tc>
          <w:tcPr>
            <w:tcW w:w="1104" w:type="pct"/>
          </w:tcPr>
          <w:p w14:paraId="4FB66688" w14:textId="77777777" w:rsidR="009D675D" w:rsidRPr="007036CE" w:rsidRDefault="009D675D" w:rsidP="000B22D2">
            <w:pPr>
              <w:pStyle w:val="GOSTTablenorm"/>
              <w:rPr>
                <w:szCs w:val="24"/>
              </w:rPr>
            </w:pPr>
            <w:r w:rsidRPr="007036CE">
              <w:rPr>
                <w:szCs w:val="22"/>
              </w:rPr>
              <w:t>-</w:t>
            </w:r>
          </w:p>
        </w:tc>
        <w:tc>
          <w:tcPr>
            <w:tcW w:w="1386" w:type="pct"/>
          </w:tcPr>
          <w:p w14:paraId="23885DA1" w14:textId="77777777" w:rsidR="009D675D" w:rsidRPr="007036CE" w:rsidRDefault="009D675D" w:rsidP="000B22D2">
            <w:pPr>
              <w:pStyle w:val="GOSTTablenorm"/>
            </w:pPr>
            <w:r w:rsidRPr="007036CE">
              <w:rPr>
                <w:szCs w:val="22"/>
              </w:rPr>
              <w:t>Указывается значение «643»</w:t>
            </w:r>
          </w:p>
        </w:tc>
      </w:tr>
      <w:tr w:rsidR="00CE3062" w:rsidRPr="007036CE" w14:paraId="49E05BA8" w14:textId="77777777" w:rsidTr="00B0621B">
        <w:trPr>
          <w:ins w:id="11994" w:author="Сатлер Марина Викторовна" w:date="2024-03-20T09:54:00Z"/>
        </w:trPr>
        <w:tc>
          <w:tcPr>
            <w:tcW w:w="1104" w:type="pct"/>
          </w:tcPr>
          <w:p w14:paraId="65BB1499" w14:textId="77777777" w:rsidR="00CE3062" w:rsidRPr="007036CE" w:rsidRDefault="00CE3062" w:rsidP="00CE3062">
            <w:pPr>
              <w:pStyle w:val="GOSTTablenorm"/>
              <w:rPr>
                <w:ins w:id="11995" w:author="Сатлер Марина Викторовна" w:date="2024-03-20T09:54:00Z"/>
                <w:szCs w:val="22"/>
              </w:rPr>
            </w:pPr>
            <w:ins w:id="11996" w:author="Сатлер Марина Викторовна" w:date="2024-03-20T09:54:00Z">
              <w:r w:rsidRPr="007036CE">
                <w:rPr>
                  <w:szCs w:val="22"/>
                </w:rPr>
                <w:t>Код_валюты_учета</w:t>
              </w:r>
            </w:ins>
          </w:p>
        </w:tc>
        <w:tc>
          <w:tcPr>
            <w:tcW w:w="301" w:type="pct"/>
          </w:tcPr>
          <w:p w14:paraId="551218FB" w14:textId="77777777" w:rsidR="00CE3062" w:rsidRPr="007036CE" w:rsidRDefault="00CE3062" w:rsidP="00CE3062">
            <w:pPr>
              <w:pStyle w:val="GOSTTablenorm"/>
              <w:rPr>
                <w:ins w:id="11997" w:author="Сатлер Марина Викторовна" w:date="2024-03-20T09:54:00Z"/>
                <w:szCs w:val="22"/>
              </w:rPr>
            </w:pPr>
            <w:ins w:id="11998" w:author="Сатлер Марина Викторовна" w:date="2024-03-20T09:54:00Z">
              <w:r w:rsidRPr="007036CE">
                <w:rPr>
                  <w:szCs w:val="22"/>
                </w:rPr>
                <w:t>да</w:t>
              </w:r>
            </w:ins>
          </w:p>
        </w:tc>
        <w:tc>
          <w:tcPr>
            <w:tcW w:w="1104" w:type="pct"/>
          </w:tcPr>
          <w:p w14:paraId="32554880" w14:textId="77777777" w:rsidR="00CE3062" w:rsidRPr="007036CE" w:rsidRDefault="00CE3062" w:rsidP="00CE3062">
            <w:pPr>
              <w:pStyle w:val="GOSTTablenorm"/>
              <w:rPr>
                <w:ins w:id="11999" w:author="Сатлер Марина Викторовна" w:date="2024-03-20T09:54:00Z"/>
                <w:szCs w:val="22"/>
              </w:rPr>
            </w:pPr>
            <w:ins w:id="12000" w:author="Сатлер Марина Викторовна" w:date="2024-03-20T09:54:00Z">
              <w:r w:rsidRPr="007036CE">
                <w:rPr>
                  <w:szCs w:val="22"/>
                </w:rPr>
                <w:t>Код валюты учета по ОКВ</w:t>
              </w:r>
            </w:ins>
          </w:p>
        </w:tc>
        <w:tc>
          <w:tcPr>
            <w:tcW w:w="1104" w:type="pct"/>
          </w:tcPr>
          <w:p w14:paraId="0CCB1EE2" w14:textId="77777777" w:rsidR="00CE3062" w:rsidRPr="007036CE" w:rsidRDefault="00CE3062" w:rsidP="00CE3062">
            <w:pPr>
              <w:pStyle w:val="GOSTTablenorm"/>
              <w:rPr>
                <w:ins w:id="12001" w:author="Сатлер Марина Викторовна" w:date="2024-03-20T09:54:00Z"/>
                <w:szCs w:val="22"/>
              </w:rPr>
            </w:pPr>
            <w:ins w:id="12002" w:author="Сатлер Марина Викторовна" w:date="2024-03-20T09:54:00Z">
              <w:r w:rsidRPr="007036CE">
                <w:t>-</w:t>
              </w:r>
            </w:ins>
          </w:p>
        </w:tc>
        <w:tc>
          <w:tcPr>
            <w:tcW w:w="1386" w:type="pct"/>
          </w:tcPr>
          <w:p w14:paraId="676C8968" w14:textId="77777777" w:rsidR="00CE3062" w:rsidRPr="007036CE" w:rsidRDefault="00CE3062" w:rsidP="00CE3062">
            <w:pPr>
              <w:pStyle w:val="GOSTTablenorm"/>
              <w:rPr>
                <w:ins w:id="12003" w:author="Сатлер Марина Викторовна" w:date="2024-03-20T09:54:00Z"/>
                <w:szCs w:val="22"/>
              </w:rPr>
            </w:pPr>
            <w:ins w:id="12004" w:author="Сатлер Марина Викторовна" w:date="2024-03-20T09:54:00Z">
              <w:r w:rsidRPr="007036CE">
                <w:t>Указывается значение «643»</w:t>
              </w:r>
            </w:ins>
          </w:p>
        </w:tc>
      </w:tr>
      <w:tr w:rsidR="00CE3062" w:rsidRPr="007036CE" w14:paraId="154F6C53" w14:textId="77777777" w:rsidTr="00B0621B">
        <w:tc>
          <w:tcPr>
            <w:tcW w:w="1104" w:type="pct"/>
          </w:tcPr>
          <w:p w14:paraId="3F29260E" w14:textId="77777777" w:rsidR="00CE3062" w:rsidRPr="007036CE" w:rsidRDefault="00CE3062" w:rsidP="00CE3062">
            <w:pPr>
              <w:pStyle w:val="GOSTTablenorm"/>
              <w:rPr>
                <w:szCs w:val="22"/>
              </w:rPr>
            </w:pPr>
            <w:r w:rsidRPr="007036CE">
              <w:rPr>
                <w:szCs w:val="22"/>
              </w:rPr>
              <w:t>Код_бюджета</w:t>
            </w:r>
          </w:p>
        </w:tc>
        <w:tc>
          <w:tcPr>
            <w:tcW w:w="301" w:type="pct"/>
          </w:tcPr>
          <w:p w14:paraId="28A5C1C0" w14:textId="77777777" w:rsidR="00CE3062" w:rsidRPr="007036CE" w:rsidRDefault="00CE3062" w:rsidP="00CE3062">
            <w:pPr>
              <w:pStyle w:val="GOSTTablenorm"/>
              <w:rPr>
                <w:szCs w:val="22"/>
              </w:rPr>
            </w:pPr>
            <w:r w:rsidRPr="007036CE">
              <w:rPr>
                <w:szCs w:val="22"/>
              </w:rPr>
              <w:t>Нет</w:t>
            </w:r>
          </w:p>
        </w:tc>
        <w:tc>
          <w:tcPr>
            <w:tcW w:w="1104" w:type="pct"/>
          </w:tcPr>
          <w:p w14:paraId="7A06B458" w14:textId="77777777" w:rsidR="00CE3062" w:rsidRPr="007036CE" w:rsidRDefault="00CE3062" w:rsidP="00CE3062">
            <w:pPr>
              <w:pStyle w:val="GOSTTablenorm"/>
              <w:rPr>
                <w:szCs w:val="22"/>
              </w:rPr>
            </w:pPr>
            <w:r w:rsidRPr="007036CE">
              <w:rPr>
                <w:szCs w:val="22"/>
              </w:rPr>
              <w:t>Код бюджета</w:t>
            </w:r>
          </w:p>
        </w:tc>
        <w:tc>
          <w:tcPr>
            <w:tcW w:w="1104" w:type="pct"/>
          </w:tcPr>
          <w:p w14:paraId="6E418CC0" w14:textId="77777777" w:rsidR="00CE3062" w:rsidRPr="007036CE" w:rsidRDefault="00CE3062" w:rsidP="00CE3062">
            <w:pPr>
              <w:pStyle w:val="GOSTTablenorm"/>
              <w:rPr>
                <w:szCs w:val="24"/>
              </w:rPr>
            </w:pPr>
            <w:r w:rsidRPr="007036CE">
              <w:rPr>
                <w:szCs w:val="24"/>
              </w:rPr>
              <w:t>BUDGET_CODE</w:t>
            </w:r>
          </w:p>
        </w:tc>
        <w:tc>
          <w:tcPr>
            <w:tcW w:w="1386" w:type="pct"/>
          </w:tcPr>
          <w:p w14:paraId="63C19A75" w14:textId="77777777" w:rsidR="00CE3062" w:rsidRPr="007036CE" w:rsidRDefault="00CE3062" w:rsidP="00CE3062">
            <w:pPr>
              <w:pStyle w:val="GOSTTablenorm"/>
            </w:pPr>
          </w:p>
        </w:tc>
      </w:tr>
      <w:tr w:rsidR="00CE3062" w:rsidRPr="007036CE" w14:paraId="00C4D624" w14:textId="77777777" w:rsidTr="00B0621B">
        <w:tc>
          <w:tcPr>
            <w:tcW w:w="1104" w:type="pct"/>
          </w:tcPr>
          <w:p w14:paraId="22FB5C42" w14:textId="77777777" w:rsidR="00CE3062" w:rsidRPr="007036CE" w:rsidRDefault="00CE3062" w:rsidP="00CE3062">
            <w:pPr>
              <w:pStyle w:val="GOSTTablenorm"/>
              <w:rPr>
                <w:szCs w:val="22"/>
              </w:rPr>
            </w:pPr>
            <w:r w:rsidRPr="007036CE">
              <w:rPr>
                <w:szCs w:val="22"/>
              </w:rPr>
              <w:t>Тип_бюджета</w:t>
            </w:r>
          </w:p>
        </w:tc>
        <w:tc>
          <w:tcPr>
            <w:tcW w:w="301" w:type="pct"/>
          </w:tcPr>
          <w:p w14:paraId="200F1AFB" w14:textId="77777777" w:rsidR="00CE3062" w:rsidRPr="007036CE" w:rsidRDefault="00CE3062" w:rsidP="00CE3062">
            <w:pPr>
              <w:pStyle w:val="GOSTTablenorm"/>
              <w:rPr>
                <w:szCs w:val="22"/>
              </w:rPr>
            </w:pPr>
            <w:r w:rsidRPr="007036CE">
              <w:rPr>
                <w:szCs w:val="22"/>
              </w:rPr>
              <w:t>Да</w:t>
            </w:r>
          </w:p>
        </w:tc>
        <w:tc>
          <w:tcPr>
            <w:tcW w:w="1104" w:type="pct"/>
          </w:tcPr>
          <w:p w14:paraId="7E8AE233" w14:textId="77777777" w:rsidR="00CE3062" w:rsidRPr="007036CE" w:rsidRDefault="00CE3062" w:rsidP="00CE3062">
            <w:pPr>
              <w:pStyle w:val="GOSTTablenorm"/>
              <w:rPr>
                <w:szCs w:val="22"/>
              </w:rPr>
            </w:pPr>
            <w:r w:rsidRPr="007036CE">
              <w:rPr>
                <w:szCs w:val="22"/>
              </w:rPr>
              <w:t>Тип бюджета</w:t>
            </w:r>
          </w:p>
        </w:tc>
        <w:tc>
          <w:tcPr>
            <w:tcW w:w="1104" w:type="pct"/>
          </w:tcPr>
          <w:p w14:paraId="3114C89F" w14:textId="77777777" w:rsidR="00CE3062" w:rsidRPr="007036CE" w:rsidRDefault="00CE3062" w:rsidP="00CE3062">
            <w:pPr>
              <w:pStyle w:val="GOSTTablenorm"/>
              <w:rPr>
                <w:szCs w:val="24"/>
              </w:rPr>
            </w:pPr>
            <w:r w:rsidRPr="007036CE">
              <w:rPr>
                <w:szCs w:val="24"/>
              </w:rPr>
              <w:t>BUDGET_CODE</w:t>
            </w:r>
          </w:p>
        </w:tc>
        <w:tc>
          <w:tcPr>
            <w:tcW w:w="1386" w:type="pct"/>
          </w:tcPr>
          <w:p w14:paraId="05614C9D" w14:textId="77777777" w:rsidR="00CE3062" w:rsidRPr="007036CE" w:rsidRDefault="00CE3062" w:rsidP="00CE3062">
            <w:pPr>
              <w:pStyle w:val="GOSTTablenorm"/>
            </w:pPr>
            <w:r w:rsidRPr="007036CE">
              <w:rPr>
                <w:szCs w:val="22"/>
              </w:rPr>
              <w:t>Тип бюджета определяется по справочнику «Бюджеты» (поиск по значению «Код бюджета»)</w:t>
            </w:r>
          </w:p>
        </w:tc>
      </w:tr>
      <w:tr w:rsidR="00CE3062" w:rsidRPr="007036CE" w14:paraId="0D630D58" w14:textId="77777777" w:rsidTr="00B0621B">
        <w:tc>
          <w:tcPr>
            <w:tcW w:w="1104" w:type="pct"/>
          </w:tcPr>
          <w:p w14:paraId="1A57D1E9" w14:textId="77777777" w:rsidR="00CE3062" w:rsidRPr="007036CE" w:rsidRDefault="00CE3062" w:rsidP="00CE3062">
            <w:pPr>
              <w:pStyle w:val="GOSTTablenorm"/>
              <w:rPr>
                <w:szCs w:val="22"/>
              </w:rPr>
            </w:pPr>
            <w:r w:rsidRPr="007036CE">
              <w:rPr>
                <w:szCs w:val="22"/>
              </w:rPr>
              <w:t>Дата_ввода_в_действие</w:t>
            </w:r>
          </w:p>
        </w:tc>
        <w:tc>
          <w:tcPr>
            <w:tcW w:w="301" w:type="pct"/>
          </w:tcPr>
          <w:p w14:paraId="361C9F47" w14:textId="77777777" w:rsidR="00CE3062" w:rsidRPr="007036CE" w:rsidRDefault="00CE3062" w:rsidP="00CE3062">
            <w:pPr>
              <w:pStyle w:val="GOSTTablenorm"/>
              <w:rPr>
                <w:szCs w:val="22"/>
              </w:rPr>
            </w:pPr>
            <w:r w:rsidRPr="007036CE">
              <w:rPr>
                <w:szCs w:val="22"/>
              </w:rPr>
              <w:t>Нет</w:t>
            </w:r>
          </w:p>
        </w:tc>
        <w:tc>
          <w:tcPr>
            <w:tcW w:w="1104" w:type="pct"/>
          </w:tcPr>
          <w:p w14:paraId="03173EA7" w14:textId="77777777" w:rsidR="00CE3062" w:rsidRPr="007036CE" w:rsidRDefault="00CE3062" w:rsidP="00CE3062">
            <w:pPr>
              <w:pStyle w:val="GOSTTablenorm"/>
              <w:rPr>
                <w:szCs w:val="22"/>
              </w:rPr>
            </w:pPr>
            <w:r w:rsidRPr="007036CE">
              <w:rPr>
                <w:szCs w:val="22"/>
              </w:rPr>
              <w:t>Дата ввода в действие</w:t>
            </w:r>
          </w:p>
        </w:tc>
        <w:tc>
          <w:tcPr>
            <w:tcW w:w="1104" w:type="pct"/>
          </w:tcPr>
          <w:p w14:paraId="2DCB2BFD" w14:textId="77777777" w:rsidR="00CE3062" w:rsidRPr="007036CE" w:rsidRDefault="00CE3062" w:rsidP="00CE3062">
            <w:pPr>
              <w:pStyle w:val="GOSTTablenorm"/>
              <w:rPr>
                <w:szCs w:val="24"/>
              </w:rPr>
            </w:pPr>
            <w:r w:rsidRPr="007036CE">
              <w:rPr>
                <w:szCs w:val="24"/>
              </w:rPr>
              <w:t>EVENT_DATE</w:t>
            </w:r>
          </w:p>
        </w:tc>
        <w:tc>
          <w:tcPr>
            <w:tcW w:w="1386" w:type="pct"/>
          </w:tcPr>
          <w:p w14:paraId="66635FE7" w14:textId="77777777" w:rsidR="00CE3062" w:rsidRPr="007036CE" w:rsidRDefault="00CE3062" w:rsidP="00CE3062">
            <w:pPr>
              <w:pStyle w:val="GOSTTablenorm"/>
            </w:pPr>
            <w:r w:rsidRPr="007036CE">
              <w:t>-</w:t>
            </w:r>
          </w:p>
        </w:tc>
      </w:tr>
      <w:tr w:rsidR="00CE3062" w:rsidRPr="007036CE" w14:paraId="011F4B80" w14:textId="77777777" w:rsidTr="00B0621B">
        <w:tc>
          <w:tcPr>
            <w:tcW w:w="1104" w:type="pct"/>
          </w:tcPr>
          <w:p w14:paraId="2C039614" w14:textId="77777777" w:rsidR="00CE3062" w:rsidRPr="007036CE" w:rsidRDefault="00CE3062" w:rsidP="00CE3062">
            <w:pPr>
              <w:pStyle w:val="GOSTTablenorm"/>
              <w:rPr>
                <w:szCs w:val="22"/>
              </w:rPr>
            </w:pPr>
            <w:r w:rsidRPr="007036CE">
              <w:rPr>
                <w:szCs w:val="22"/>
              </w:rPr>
              <w:t>Код_вида_изменений</w:t>
            </w:r>
          </w:p>
        </w:tc>
        <w:tc>
          <w:tcPr>
            <w:tcW w:w="301" w:type="pct"/>
          </w:tcPr>
          <w:p w14:paraId="20A13E15" w14:textId="77777777" w:rsidR="00CE3062" w:rsidRPr="007036CE" w:rsidRDefault="00CE3062" w:rsidP="00CE3062">
            <w:pPr>
              <w:pStyle w:val="GOSTTablenorm"/>
              <w:rPr>
                <w:szCs w:val="22"/>
              </w:rPr>
            </w:pPr>
            <w:r w:rsidRPr="007036CE">
              <w:rPr>
                <w:szCs w:val="22"/>
              </w:rPr>
              <w:t>Нет</w:t>
            </w:r>
          </w:p>
        </w:tc>
        <w:tc>
          <w:tcPr>
            <w:tcW w:w="1104" w:type="pct"/>
          </w:tcPr>
          <w:p w14:paraId="64D763AC" w14:textId="77777777" w:rsidR="00CE3062" w:rsidRPr="007036CE" w:rsidRDefault="00CE3062" w:rsidP="00CE3062">
            <w:pPr>
              <w:pStyle w:val="GOSTTablenorm"/>
              <w:rPr>
                <w:szCs w:val="22"/>
              </w:rPr>
            </w:pPr>
            <w:r w:rsidRPr="007036CE">
              <w:rPr>
                <w:szCs w:val="22"/>
              </w:rPr>
              <w:t>Код вида изменения</w:t>
            </w:r>
          </w:p>
        </w:tc>
        <w:tc>
          <w:tcPr>
            <w:tcW w:w="1104" w:type="pct"/>
          </w:tcPr>
          <w:p w14:paraId="3617B898" w14:textId="77777777" w:rsidR="00CE3062" w:rsidRPr="007036CE" w:rsidRDefault="00CE3062" w:rsidP="00CE3062">
            <w:pPr>
              <w:pStyle w:val="GOSTTablenorm"/>
              <w:rPr>
                <w:szCs w:val="24"/>
              </w:rPr>
            </w:pPr>
            <w:r w:rsidRPr="007036CE">
              <w:rPr>
                <w:szCs w:val="24"/>
              </w:rPr>
              <w:t>CHANGE_CODE</w:t>
            </w:r>
          </w:p>
        </w:tc>
        <w:tc>
          <w:tcPr>
            <w:tcW w:w="1386" w:type="pct"/>
          </w:tcPr>
          <w:p w14:paraId="47116367" w14:textId="77777777" w:rsidR="00CE3062" w:rsidRPr="007036CE" w:rsidRDefault="00CE3062" w:rsidP="00CE3062">
            <w:pPr>
              <w:pStyle w:val="GOSTTablenorm"/>
            </w:pPr>
            <w:r w:rsidRPr="007036CE">
              <w:t>-</w:t>
            </w:r>
          </w:p>
        </w:tc>
      </w:tr>
      <w:tr w:rsidR="00CE3062" w:rsidRPr="007036CE" w14:paraId="7ECC0CEA" w14:textId="77777777" w:rsidTr="00B0621B">
        <w:tc>
          <w:tcPr>
            <w:tcW w:w="1104" w:type="pct"/>
          </w:tcPr>
          <w:p w14:paraId="28A02240" w14:textId="77777777" w:rsidR="00CE3062" w:rsidRPr="007036CE" w:rsidRDefault="00CE3062" w:rsidP="00CE3062">
            <w:pPr>
              <w:pStyle w:val="GOSTTablenorm"/>
              <w:rPr>
                <w:szCs w:val="22"/>
              </w:rPr>
            </w:pPr>
            <w:r w:rsidRPr="007036CE">
              <w:rPr>
                <w:szCs w:val="22"/>
              </w:rPr>
              <w:t>Тип_</w:t>
            </w:r>
            <w:ins w:id="12005" w:author="Сатлер Марина Викторовна" w:date="2024-03-12T16:45:00Z">
              <w:r w:rsidRPr="007036CE">
                <w:rPr>
                  <w:szCs w:val="22"/>
                </w:rPr>
                <w:t>запроса</w:t>
              </w:r>
            </w:ins>
          </w:p>
        </w:tc>
        <w:tc>
          <w:tcPr>
            <w:tcW w:w="301" w:type="pct"/>
          </w:tcPr>
          <w:p w14:paraId="224EC64C" w14:textId="77777777" w:rsidR="00CE3062" w:rsidRPr="007036CE" w:rsidRDefault="00CE3062" w:rsidP="00CE3062">
            <w:pPr>
              <w:pStyle w:val="GOSTTablenorm"/>
              <w:rPr>
                <w:szCs w:val="22"/>
              </w:rPr>
            </w:pPr>
            <w:r w:rsidRPr="007036CE">
              <w:rPr>
                <w:szCs w:val="22"/>
              </w:rPr>
              <w:t>Нет</w:t>
            </w:r>
          </w:p>
        </w:tc>
        <w:tc>
          <w:tcPr>
            <w:tcW w:w="1104" w:type="pct"/>
          </w:tcPr>
          <w:p w14:paraId="431A16CE" w14:textId="77777777" w:rsidR="00CE3062" w:rsidRPr="007036CE" w:rsidRDefault="00CE3062" w:rsidP="00CE3062">
            <w:pPr>
              <w:pStyle w:val="GOSTTablenorm"/>
              <w:rPr>
                <w:szCs w:val="22"/>
              </w:rPr>
            </w:pPr>
            <w:r w:rsidRPr="007036CE">
              <w:rPr>
                <w:szCs w:val="22"/>
              </w:rPr>
              <w:t>Тип запроса</w:t>
            </w:r>
          </w:p>
        </w:tc>
        <w:tc>
          <w:tcPr>
            <w:tcW w:w="1104" w:type="pct"/>
          </w:tcPr>
          <w:p w14:paraId="5AE9C014" w14:textId="77777777" w:rsidR="00CE3062" w:rsidRPr="007036CE" w:rsidRDefault="00CE3062" w:rsidP="00CE3062">
            <w:pPr>
              <w:pStyle w:val="GOSTTablenorm"/>
              <w:rPr>
                <w:szCs w:val="24"/>
              </w:rPr>
            </w:pPr>
            <w:r w:rsidRPr="007036CE">
              <w:rPr>
                <w:szCs w:val="24"/>
              </w:rPr>
              <w:t>TYPEREQUEST</w:t>
            </w:r>
          </w:p>
        </w:tc>
        <w:tc>
          <w:tcPr>
            <w:tcW w:w="1386" w:type="pct"/>
          </w:tcPr>
          <w:p w14:paraId="547A9C53" w14:textId="77777777" w:rsidR="00CE3062" w:rsidRPr="007036CE" w:rsidRDefault="00CE3062" w:rsidP="00CE3062">
            <w:pPr>
              <w:pStyle w:val="GOSTTablenorm"/>
            </w:pPr>
            <w:r w:rsidRPr="007036CE">
              <w:t>-</w:t>
            </w:r>
          </w:p>
        </w:tc>
      </w:tr>
      <w:tr w:rsidR="00194707" w:rsidRPr="007036CE" w14:paraId="1CAC6D85" w14:textId="77777777" w:rsidTr="00B0621B">
        <w:trPr>
          <w:ins w:id="12006" w:author="Сатлер Марина Викторовна" w:date="2024-07-05T17:12:00Z"/>
        </w:trPr>
        <w:tc>
          <w:tcPr>
            <w:tcW w:w="1104" w:type="pct"/>
          </w:tcPr>
          <w:p w14:paraId="75187B5E" w14:textId="77777777" w:rsidR="00194707" w:rsidRPr="007036CE" w:rsidRDefault="00194707" w:rsidP="00194707">
            <w:pPr>
              <w:pStyle w:val="GOSTTablenorm"/>
              <w:rPr>
                <w:ins w:id="12007" w:author="Сатлер Марина Викторовна" w:date="2024-07-05T17:12:00Z"/>
                <w:szCs w:val="22"/>
              </w:rPr>
            </w:pPr>
            <w:ins w:id="12008" w:author="Сатлер Марина Викторовна" w:date="2024-07-05T17:12:00Z">
              <w:r w:rsidRPr="007036CE">
                <w:t>Новый_бюджетный_цикл</w:t>
              </w:r>
            </w:ins>
          </w:p>
        </w:tc>
        <w:tc>
          <w:tcPr>
            <w:tcW w:w="301" w:type="pct"/>
          </w:tcPr>
          <w:p w14:paraId="4741C9D9" w14:textId="77777777" w:rsidR="00194707" w:rsidRPr="007036CE" w:rsidRDefault="00194707" w:rsidP="00194707">
            <w:pPr>
              <w:pStyle w:val="GOSTTablenorm"/>
              <w:rPr>
                <w:ins w:id="12009" w:author="Сатлер Марина Викторовна" w:date="2024-07-05T17:12:00Z"/>
                <w:szCs w:val="22"/>
              </w:rPr>
            </w:pPr>
            <w:ins w:id="12010" w:author="Сатлер Марина Викторовна" w:date="2024-07-05T17:12:00Z">
              <w:r w:rsidRPr="007036CE">
                <w:rPr>
                  <w:szCs w:val="22"/>
                </w:rPr>
                <w:t>Нет</w:t>
              </w:r>
            </w:ins>
          </w:p>
        </w:tc>
        <w:tc>
          <w:tcPr>
            <w:tcW w:w="1104" w:type="pct"/>
          </w:tcPr>
          <w:p w14:paraId="41E957AF" w14:textId="77777777" w:rsidR="00194707" w:rsidRPr="007036CE" w:rsidRDefault="00194707" w:rsidP="00194707">
            <w:pPr>
              <w:pStyle w:val="GOSTTablenorm"/>
              <w:rPr>
                <w:ins w:id="12011" w:author="Сатлер Марина Викторовна" w:date="2024-07-05T17:12:00Z"/>
                <w:szCs w:val="22"/>
              </w:rPr>
            </w:pPr>
            <w:ins w:id="12012" w:author="Сатлер Марина Викторовна" w:date="2024-07-05T17:12:00Z">
              <w:r w:rsidRPr="007036CE">
                <w:t>Признак «Новый бюджетный цикл»</w:t>
              </w:r>
            </w:ins>
          </w:p>
        </w:tc>
        <w:tc>
          <w:tcPr>
            <w:tcW w:w="1104" w:type="pct"/>
          </w:tcPr>
          <w:p w14:paraId="2FD5A3DA" w14:textId="77777777" w:rsidR="00194707" w:rsidRPr="007036CE" w:rsidRDefault="00194707" w:rsidP="00194707">
            <w:pPr>
              <w:pStyle w:val="GOSTTablenorm"/>
              <w:rPr>
                <w:ins w:id="12013" w:author="Сатлер Марина Викторовна" w:date="2024-07-05T17:12:00Z"/>
                <w:szCs w:val="24"/>
              </w:rPr>
            </w:pPr>
            <w:ins w:id="12014" w:author="Сатлер Марина Викторовна" w:date="2024-07-05T17:12:00Z">
              <w:r w:rsidRPr="007036CE">
                <w:rPr>
                  <w:lang w:val="en-US"/>
                </w:rPr>
                <w:t>NBC</w:t>
              </w:r>
            </w:ins>
          </w:p>
        </w:tc>
        <w:tc>
          <w:tcPr>
            <w:tcW w:w="1386" w:type="pct"/>
          </w:tcPr>
          <w:p w14:paraId="31FB9C6A" w14:textId="77777777" w:rsidR="00194707" w:rsidRPr="007036CE" w:rsidRDefault="00194707" w:rsidP="00194707">
            <w:pPr>
              <w:pStyle w:val="GOSTTablenorm"/>
              <w:rPr>
                <w:ins w:id="12015" w:author="Сатлер Марина Викторовна" w:date="2024-07-05T17:12:00Z"/>
              </w:rPr>
            </w:pPr>
            <w:ins w:id="12016" w:author="Сатлер Марина Викторовна" w:date="2024-07-05T17:12:00Z">
              <w:r w:rsidRPr="007036CE">
                <w:rPr>
                  <w:lang w:val="en-US"/>
                </w:rPr>
                <w:t>-</w:t>
              </w:r>
            </w:ins>
          </w:p>
        </w:tc>
      </w:tr>
      <w:tr w:rsidR="00194707" w:rsidRPr="007036CE" w14:paraId="4A8CBD7C" w14:textId="77777777" w:rsidTr="00B0621B">
        <w:tc>
          <w:tcPr>
            <w:tcW w:w="1104" w:type="pct"/>
          </w:tcPr>
          <w:p w14:paraId="1DF24715" w14:textId="77777777" w:rsidR="00194707" w:rsidRPr="007036CE" w:rsidRDefault="00194707" w:rsidP="00194707">
            <w:pPr>
              <w:pStyle w:val="GOSTTablenorm"/>
              <w:rPr>
                <w:szCs w:val="22"/>
              </w:rPr>
            </w:pPr>
            <w:r w:rsidRPr="007036CE">
              <w:t>Номер_строки</w:t>
            </w:r>
          </w:p>
        </w:tc>
        <w:tc>
          <w:tcPr>
            <w:tcW w:w="301" w:type="pct"/>
          </w:tcPr>
          <w:p w14:paraId="729DBA35" w14:textId="77777777" w:rsidR="00194707" w:rsidRPr="007036CE" w:rsidRDefault="00194707" w:rsidP="00194707">
            <w:pPr>
              <w:pStyle w:val="GOSTTablenorm"/>
              <w:rPr>
                <w:szCs w:val="22"/>
              </w:rPr>
            </w:pPr>
            <w:r w:rsidRPr="007036CE">
              <w:t>Нет</w:t>
            </w:r>
          </w:p>
        </w:tc>
        <w:tc>
          <w:tcPr>
            <w:tcW w:w="1104" w:type="pct"/>
          </w:tcPr>
          <w:p w14:paraId="27FD6B55" w14:textId="77777777" w:rsidR="00194707" w:rsidRPr="007036CE" w:rsidRDefault="00194707" w:rsidP="00194707">
            <w:pPr>
              <w:pStyle w:val="GOSTTablenorm"/>
              <w:rPr>
                <w:szCs w:val="22"/>
              </w:rPr>
            </w:pPr>
            <w:r w:rsidRPr="007036CE">
              <w:t>Номер строки</w:t>
            </w:r>
          </w:p>
        </w:tc>
        <w:tc>
          <w:tcPr>
            <w:tcW w:w="1104" w:type="pct"/>
          </w:tcPr>
          <w:p w14:paraId="400B5AE5" w14:textId="77777777" w:rsidR="00194707" w:rsidRPr="007036CE" w:rsidRDefault="00194707" w:rsidP="00194707">
            <w:pPr>
              <w:pStyle w:val="GOSTTablenorm"/>
              <w:rPr>
                <w:szCs w:val="24"/>
              </w:rPr>
            </w:pPr>
            <w:ins w:id="12017" w:author="Сатлер Марина Викторовна" w:date="2024-04-16T10:55:00Z">
              <w:r w:rsidRPr="007036CE">
                <w:rPr>
                  <w:b/>
                  <w:szCs w:val="24"/>
                  <w:lang w:val="en-US"/>
                </w:rPr>
                <w:t>SECTION_</w:t>
              </w:r>
              <w:r w:rsidRPr="007036CE">
                <w:rPr>
                  <w:b/>
                  <w:szCs w:val="24"/>
                </w:rPr>
                <w:t>1:</w:t>
              </w:r>
            </w:ins>
            <w:r w:rsidRPr="007036CE">
              <w:rPr>
                <w:szCs w:val="24"/>
                <w:lang w:val="en-US"/>
              </w:rPr>
              <w:t>NUMBROW</w:t>
            </w:r>
          </w:p>
        </w:tc>
        <w:tc>
          <w:tcPr>
            <w:tcW w:w="1386" w:type="pct"/>
          </w:tcPr>
          <w:p w14:paraId="0EAAD3D1" w14:textId="77777777" w:rsidR="00194707" w:rsidRPr="007036CE" w:rsidRDefault="00194707" w:rsidP="00194707">
            <w:pPr>
              <w:pStyle w:val="GOSTTablenorm"/>
            </w:pPr>
            <w:r w:rsidRPr="007036CE">
              <w:t>-</w:t>
            </w:r>
          </w:p>
        </w:tc>
      </w:tr>
      <w:tr w:rsidR="00194707" w:rsidRPr="007036CE" w14:paraId="03A1B186" w14:textId="77777777" w:rsidTr="00B0621B">
        <w:tc>
          <w:tcPr>
            <w:tcW w:w="1104" w:type="pct"/>
          </w:tcPr>
          <w:p w14:paraId="144E1F9B" w14:textId="77777777" w:rsidR="00194707" w:rsidRPr="007036CE" w:rsidRDefault="00194707" w:rsidP="00194707">
            <w:pPr>
              <w:pStyle w:val="GOSTTablenorm"/>
              <w:rPr>
                <w:szCs w:val="22"/>
              </w:rPr>
            </w:pPr>
            <w:r w:rsidRPr="007036CE">
              <w:rPr>
                <w:szCs w:val="22"/>
              </w:rPr>
              <w:lastRenderedPageBreak/>
              <w:t>Признак_детальной_строки</w:t>
            </w:r>
          </w:p>
        </w:tc>
        <w:tc>
          <w:tcPr>
            <w:tcW w:w="301" w:type="pct"/>
          </w:tcPr>
          <w:p w14:paraId="141F43D2" w14:textId="77777777" w:rsidR="00194707" w:rsidRPr="007036CE" w:rsidRDefault="00194707" w:rsidP="00194707">
            <w:pPr>
              <w:pStyle w:val="GOSTTablenorm"/>
              <w:rPr>
                <w:szCs w:val="22"/>
              </w:rPr>
            </w:pPr>
            <w:r w:rsidRPr="007036CE">
              <w:rPr>
                <w:szCs w:val="22"/>
              </w:rPr>
              <w:t>Нет</w:t>
            </w:r>
          </w:p>
        </w:tc>
        <w:tc>
          <w:tcPr>
            <w:tcW w:w="1104" w:type="pct"/>
          </w:tcPr>
          <w:p w14:paraId="0E797FD9" w14:textId="77777777" w:rsidR="00194707" w:rsidRPr="007036CE" w:rsidRDefault="00194707" w:rsidP="00194707">
            <w:pPr>
              <w:pStyle w:val="GOSTTablenorm"/>
              <w:rPr>
                <w:szCs w:val="22"/>
              </w:rPr>
            </w:pPr>
            <w:r w:rsidRPr="007036CE">
              <w:rPr>
                <w:szCs w:val="22"/>
              </w:rPr>
              <w:t>Признак детальной строки</w:t>
            </w:r>
          </w:p>
        </w:tc>
        <w:tc>
          <w:tcPr>
            <w:tcW w:w="1104" w:type="pct"/>
          </w:tcPr>
          <w:p w14:paraId="662A4FEB" w14:textId="77777777" w:rsidR="00194707" w:rsidRPr="007036CE" w:rsidRDefault="00194707" w:rsidP="00194707">
            <w:pPr>
              <w:pStyle w:val="GOSTTablenorm"/>
            </w:pPr>
            <w:ins w:id="12018" w:author="Сатлер Марина Викторовна" w:date="2024-04-16T10:55:00Z">
              <w:r w:rsidRPr="007036CE">
                <w:rPr>
                  <w:b/>
                  <w:szCs w:val="24"/>
                  <w:lang w:val="en-US"/>
                </w:rPr>
                <w:t>SECTION_</w:t>
              </w:r>
              <w:r w:rsidRPr="007036CE">
                <w:rPr>
                  <w:b/>
                  <w:szCs w:val="24"/>
                </w:rPr>
                <w:t>1:</w:t>
              </w:r>
            </w:ins>
            <w:r w:rsidRPr="007036CE">
              <w:t>SIGNKBK</w:t>
            </w:r>
          </w:p>
        </w:tc>
        <w:tc>
          <w:tcPr>
            <w:tcW w:w="1386" w:type="pct"/>
          </w:tcPr>
          <w:p w14:paraId="0048CB08" w14:textId="77777777" w:rsidR="00194707" w:rsidRPr="007036CE" w:rsidRDefault="00194707" w:rsidP="00194707">
            <w:pPr>
              <w:pStyle w:val="GOSTTablenorm"/>
              <w:rPr>
                <w:lang w:val="en-US"/>
              </w:rPr>
            </w:pPr>
            <w:r w:rsidRPr="007036CE">
              <w:t>-</w:t>
            </w:r>
          </w:p>
        </w:tc>
      </w:tr>
      <w:tr w:rsidR="00194707" w:rsidRPr="007036CE" w14:paraId="04DC2966" w14:textId="77777777" w:rsidTr="00B0621B">
        <w:tc>
          <w:tcPr>
            <w:tcW w:w="1104" w:type="pct"/>
          </w:tcPr>
          <w:p w14:paraId="6D241D52" w14:textId="77777777" w:rsidR="00194707" w:rsidRPr="007036CE" w:rsidRDefault="00194707" w:rsidP="00194707">
            <w:pPr>
              <w:pStyle w:val="GOSTTablenorm"/>
              <w:rPr>
                <w:szCs w:val="22"/>
              </w:rPr>
            </w:pPr>
            <w:r w:rsidRPr="007036CE">
              <w:rPr>
                <w:szCs w:val="22"/>
              </w:rPr>
              <w:t>КБК</w:t>
            </w:r>
          </w:p>
        </w:tc>
        <w:tc>
          <w:tcPr>
            <w:tcW w:w="301" w:type="pct"/>
          </w:tcPr>
          <w:p w14:paraId="1D85D17B" w14:textId="77777777" w:rsidR="00194707" w:rsidRPr="007036CE" w:rsidRDefault="00194707" w:rsidP="00194707">
            <w:pPr>
              <w:pStyle w:val="GOSTTablenorm"/>
              <w:rPr>
                <w:szCs w:val="22"/>
              </w:rPr>
            </w:pPr>
            <w:r w:rsidRPr="007036CE">
              <w:rPr>
                <w:szCs w:val="22"/>
              </w:rPr>
              <w:t>Нет</w:t>
            </w:r>
          </w:p>
        </w:tc>
        <w:tc>
          <w:tcPr>
            <w:tcW w:w="1104" w:type="pct"/>
          </w:tcPr>
          <w:p w14:paraId="31C22497" w14:textId="77777777" w:rsidR="00194707" w:rsidRPr="007036CE" w:rsidRDefault="00194707" w:rsidP="00194707">
            <w:pPr>
              <w:pStyle w:val="GOSTTablenorm"/>
              <w:rPr>
                <w:szCs w:val="22"/>
              </w:rPr>
            </w:pPr>
            <w:r w:rsidRPr="007036CE">
              <w:rPr>
                <w:szCs w:val="22"/>
              </w:rPr>
              <w:t>КБК</w:t>
            </w:r>
          </w:p>
        </w:tc>
        <w:tc>
          <w:tcPr>
            <w:tcW w:w="1104" w:type="pct"/>
          </w:tcPr>
          <w:p w14:paraId="00028495" w14:textId="77777777" w:rsidR="00194707" w:rsidRPr="007036CE" w:rsidRDefault="00194707" w:rsidP="00194707">
            <w:pPr>
              <w:pStyle w:val="GOSTTablenorm"/>
            </w:pPr>
            <w:ins w:id="12019" w:author="Сатлер Марина Викторовна" w:date="2024-04-16T10:55:00Z">
              <w:r w:rsidRPr="007036CE">
                <w:rPr>
                  <w:b/>
                  <w:szCs w:val="24"/>
                  <w:lang w:val="en-US"/>
                </w:rPr>
                <w:t>SECTION_</w:t>
              </w:r>
              <w:r w:rsidRPr="007036CE">
                <w:rPr>
                  <w:b/>
                  <w:szCs w:val="24"/>
                </w:rPr>
                <w:t>1:</w:t>
              </w:r>
            </w:ins>
            <w:r w:rsidRPr="007036CE">
              <w:rPr>
                <w:szCs w:val="24"/>
                <w:lang w:val="en-US"/>
              </w:rPr>
              <w:t>KBK</w:t>
            </w:r>
          </w:p>
        </w:tc>
        <w:tc>
          <w:tcPr>
            <w:tcW w:w="1386" w:type="pct"/>
          </w:tcPr>
          <w:p w14:paraId="7BA505CB" w14:textId="77777777" w:rsidR="00194707" w:rsidRPr="007036CE" w:rsidRDefault="00194707" w:rsidP="00194707">
            <w:pPr>
              <w:pStyle w:val="GOSTTablenorm"/>
            </w:pPr>
            <w:r w:rsidRPr="007036CE">
              <w:t>-</w:t>
            </w:r>
          </w:p>
        </w:tc>
      </w:tr>
      <w:tr w:rsidR="00194707" w:rsidRPr="007036CE" w14:paraId="033E2044" w14:textId="77777777" w:rsidTr="00B0621B">
        <w:tc>
          <w:tcPr>
            <w:tcW w:w="1104" w:type="pct"/>
          </w:tcPr>
          <w:p w14:paraId="0D2CD7A5" w14:textId="77777777" w:rsidR="00194707" w:rsidRPr="007036CE" w:rsidRDefault="00194707" w:rsidP="00194707">
            <w:pPr>
              <w:pStyle w:val="GOSTTablenorm"/>
              <w:rPr>
                <w:szCs w:val="22"/>
              </w:rPr>
            </w:pPr>
            <w:r w:rsidRPr="007036CE">
              <w:rPr>
                <w:szCs w:val="22"/>
              </w:rPr>
              <w:t>Код_цели</w:t>
            </w:r>
          </w:p>
        </w:tc>
        <w:tc>
          <w:tcPr>
            <w:tcW w:w="301" w:type="pct"/>
          </w:tcPr>
          <w:p w14:paraId="0C598127" w14:textId="77777777" w:rsidR="00194707" w:rsidRPr="007036CE" w:rsidRDefault="00194707" w:rsidP="00194707">
            <w:pPr>
              <w:pStyle w:val="GOSTTablenorm"/>
              <w:rPr>
                <w:szCs w:val="22"/>
              </w:rPr>
            </w:pPr>
            <w:r w:rsidRPr="007036CE">
              <w:rPr>
                <w:szCs w:val="22"/>
              </w:rPr>
              <w:t>Нет</w:t>
            </w:r>
          </w:p>
        </w:tc>
        <w:tc>
          <w:tcPr>
            <w:tcW w:w="1104" w:type="pct"/>
          </w:tcPr>
          <w:p w14:paraId="60BC6F16" w14:textId="77777777" w:rsidR="00194707" w:rsidRPr="007036CE" w:rsidRDefault="00194707" w:rsidP="00194707">
            <w:pPr>
              <w:pStyle w:val="GOSTTablenorm"/>
              <w:rPr>
                <w:szCs w:val="22"/>
              </w:rPr>
            </w:pPr>
            <w:r w:rsidRPr="007036CE">
              <w:rPr>
                <w:szCs w:val="22"/>
              </w:rPr>
              <w:t>Код цели (аналитический код)</w:t>
            </w:r>
          </w:p>
        </w:tc>
        <w:tc>
          <w:tcPr>
            <w:tcW w:w="1104" w:type="pct"/>
          </w:tcPr>
          <w:p w14:paraId="37FE887E" w14:textId="77777777" w:rsidR="00194707" w:rsidRPr="007036CE" w:rsidRDefault="00194707" w:rsidP="00194707">
            <w:pPr>
              <w:pStyle w:val="GOSTTablenorm"/>
              <w:rPr>
                <w:szCs w:val="24"/>
                <w:lang w:val="en-US"/>
              </w:rPr>
            </w:pPr>
            <w:ins w:id="12020" w:author="Сатлер Марина Викторовна" w:date="2024-04-16T10:55:00Z">
              <w:r w:rsidRPr="007036CE">
                <w:rPr>
                  <w:b/>
                  <w:szCs w:val="24"/>
                  <w:lang w:val="en-US"/>
                </w:rPr>
                <w:t>SECTION_</w:t>
              </w:r>
              <w:r w:rsidRPr="007036CE">
                <w:rPr>
                  <w:b/>
                  <w:szCs w:val="24"/>
                </w:rPr>
                <w:t>1:</w:t>
              </w:r>
            </w:ins>
            <w:r w:rsidRPr="007036CE">
              <w:rPr>
                <w:szCs w:val="24"/>
              </w:rPr>
              <w:t>TARGETCODE</w:t>
            </w:r>
          </w:p>
        </w:tc>
        <w:tc>
          <w:tcPr>
            <w:tcW w:w="1386" w:type="pct"/>
          </w:tcPr>
          <w:p w14:paraId="3AC71A06" w14:textId="77777777" w:rsidR="00194707" w:rsidRPr="007036CE" w:rsidRDefault="00194707" w:rsidP="00194707">
            <w:pPr>
              <w:pStyle w:val="GOSTTablenorm"/>
            </w:pPr>
          </w:p>
        </w:tc>
      </w:tr>
      <w:tr w:rsidR="00194707" w:rsidRPr="007036CE" w14:paraId="64555D5B" w14:textId="77777777" w:rsidTr="00B0621B">
        <w:tc>
          <w:tcPr>
            <w:tcW w:w="1104" w:type="pct"/>
          </w:tcPr>
          <w:p w14:paraId="01687A25" w14:textId="77777777" w:rsidR="00194707" w:rsidRPr="007036CE" w:rsidRDefault="00194707" w:rsidP="00194707">
            <w:pPr>
              <w:pStyle w:val="GOSTTablenorm"/>
              <w:rPr>
                <w:szCs w:val="22"/>
              </w:rPr>
            </w:pPr>
            <w:r w:rsidRPr="007036CE">
              <w:rPr>
                <w:szCs w:val="22"/>
              </w:rPr>
              <w:t>Код_ОКС</w:t>
            </w:r>
          </w:p>
        </w:tc>
        <w:tc>
          <w:tcPr>
            <w:tcW w:w="301" w:type="pct"/>
          </w:tcPr>
          <w:p w14:paraId="20227BB8" w14:textId="77777777" w:rsidR="00194707" w:rsidRPr="007036CE" w:rsidRDefault="00194707" w:rsidP="00194707">
            <w:pPr>
              <w:pStyle w:val="GOSTTablenorm"/>
              <w:rPr>
                <w:szCs w:val="22"/>
              </w:rPr>
            </w:pPr>
            <w:r w:rsidRPr="007036CE">
              <w:rPr>
                <w:szCs w:val="22"/>
              </w:rPr>
              <w:t>Нет</w:t>
            </w:r>
          </w:p>
        </w:tc>
        <w:tc>
          <w:tcPr>
            <w:tcW w:w="1104" w:type="pct"/>
          </w:tcPr>
          <w:p w14:paraId="65F0F4A3" w14:textId="77777777" w:rsidR="00194707" w:rsidRPr="007036CE" w:rsidRDefault="00194707" w:rsidP="00194707">
            <w:pPr>
              <w:pStyle w:val="GOSTTablenorm"/>
              <w:rPr>
                <w:szCs w:val="22"/>
              </w:rPr>
            </w:pPr>
            <w:r w:rsidRPr="007036CE">
              <w:rPr>
                <w:szCs w:val="22"/>
              </w:rPr>
              <w:t>Код ОКС</w:t>
            </w:r>
          </w:p>
        </w:tc>
        <w:tc>
          <w:tcPr>
            <w:tcW w:w="1104" w:type="pct"/>
          </w:tcPr>
          <w:p w14:paraId="67E6041E" w14:textId="77777777" w:rsidR="00194707" w:rsidRPr="007036CE" w:rsidRDefault="00194707" w:rsidP="00194707">
            <w:pPr>
              <w:pStyle w:val="GOSTTablenorm"/>
              <w:rPr>
                <w:szCs w:val="22"/>
                <w:lang w:val="en-US"/>
              </w:rPr>
            </w:pPr>
            <w:ins w:id="12021" w:author="Сатлер Марина Викторовна" w:date="2024-04-16T10:55:00Z">
              <w:r w:rsidRPr="007036CE">
                <w:rPr>
                  <w:b/>
                  <w:szCs w:val="24"/>
                  <w:lang w:val="en-US"/>
                </w:rPr>
                <w:t>SECTION_</w:t>
              </w:r>
              <w:r w:rsidRPr="007036CE">
                <w:rPr>
                  <w:b/>
                  <w:szCs w:val="24"/>
                </w:rPr>
                <w:t>1:</w:t>
              </w:r>
            </w:ins>
            <w:r w:rsidRPr="007036CE">
              <w:rPr>
                <w:szCs w:val="24"/>
                <w:lang w:val="en-US"/>
              </w:rPr>
              <w:t>OKSCODE</w:t>
            </w:r>
          </w:p>
        </w:tc>
        <w:tc>
          <w:tcPr>
            <w:tcW w:w="1386" w:type="pct"/>
          </w:tcPr>
          <w:p w14:paraId="7E38CE75" w14:textId="77777777" w:rsidR="00194707" w:rsidRPr="007036CE" w:rsidRDefault="00194707" w:rsidP="00194707">
            <w:pPr>
              <w:pStyle w:val="afffe"/>
              <w:ind w:firstLine="0"/>
              <w:rPr>
                <w:sz w:val="22"/>
                <w:szCs w:val="22"/>
              </w:rPr>
            </w:pPr>
            <w:r w:rsidRPr="007036CE">
              <w:t>-</w:t>
            </w:r>
          </w:p>
        </w:tc>
      </w:tr>
      <w:tr w:rsidR="00194707" w:rsidRPr="007036CE" w14:paraId="6616180C" w14:textId="77777777" w:rsidTr="00B0621B">
        <w:tc>
          <w:tcPr>
            <w:tcW w:w="1104" w:type="pct"/>
          </w:tcPr>
          <w:p w14:paraId="39EB59D4" w14:textId="77777777" w:rsidR="00194707" w:rsidRPr="007036CE" w:rsidRDefault="00194707" w:rsidP="00194707">
            <w:pPr>
              <w:pStyle w:val="GOSTTablenorm"/>
              <w:rPr>
                <w:szCs w:val="22"/>
              </w:rPr>
            </w:pPr>
            <w:r w:rsidRPr="007036CE">
              <w:rPr>
                <w:szCs w:val="22"/>
              </w:rPr>
              <w:t>Тип_КБК</w:t>
            </w:r>
          </w:p>
        </w:tc>
        <w:tc>
          <w:tcPr>
            <w:tcW w:w="301" w:type="pct"/>
          </w:tcPr>
          <w:p w14:paraId="14E1F7D4" w14:textId="77777777" w:rsidR="00194707" w:rsidRPr="007036CE" w:rsidRDefault="00194707" w:rsidP="00194707">
            <w:pPr>
              <w:pStyle w:val="GOSTTablenorm"/>
              <w:rPr>
                <w:szCs w:val="22"/>
              </w:rPr>
            </w:pPr>
            <w:r w:rsidRPr="007036CE">
              <w:rPr>
                <w:szCs w:val="22"/>
              </w:rPr>
              <w:t>Нет</w:t>
            </w:r>
          </w:p>
        </w:tc>
        <w:tc>
          <w:tcPr>
            <w:tcW w:w="1104" w:type="pct"/>
          </w:tcPr>
          <w:p w14:paraId="3BED4360" w14:textId="77777777" w:rsidR="00194707" w:rsidRPr="007036CE" w:rsidRDefault="00194707" w:rsidP="00194707">
            <w:pPr>
              <w:pStyle w:val="GOSTTablenorm"/>
              <w:rPr>
                <w:szCs w:val="22"/>
              </w:rPr>
            </w:pPr>
            <w:r w:rsidRPr="007036CE">
              <w:rPr>
                <w:szCs w:val="22"/>
              </w:rPr>
              <w:t>Тип КБК</w:t>
            </w:r>
          </w:p>
        </w:tc>
        <w:tc>
          <w:tcPr>
            <w:tcW w:w="1104" w:type="pct"/>
          </w:tcPr>
          <w:p w14:paraId="183E9F08" w14:textId="77777777" w:rsidR="00194707" w:rsidRPr="007036CE" w:rsidRDefault="00194707" w:rsidP="00194707">
            <w:pPr>
              <w:pStyle w:val="GOSTTablenorm"/>
              <w:rPr>
                <w:szCs w:val="24"/>
                <w:lang w:val="en-US"/>
              </w:rPr>
            </w:pPr>
            <w:ins w:id="12022" w:author="Сатлер Марина Викторовна" w:date="2024-04-16T10:55:00Z">
              <w:r w:rsidRPr="007036CE">
                <w:rPr>
                  <w:b/>
                  <w:szCs w:val="24"/>
                  <w:lang w:val="en-US"/>
                </w:rPr>
                <w:t>SECTION_</w:t>
              </w:r>
              <w:r w:rsidRPr="007036CE">
                <w:rPr>
                  <w:b/>
                  <w:szCs w:val="24"/>
                </w:rPr>
                <w:t>1:</w:t>
              </w:r>
            </w:ins>
            <w:r w:rsidRPr="007036CE">
              <w:rPr>
                <w:szCs w:val="24"/>
              </w:rPr>
              <w:t>TYPEKBK</w:t>
            </w:r>
          </w:p>
        </w:tc>
        <w:tc>
          <w:tcPr>
            <w:tcW w:w="1386" w:type="pct"/>
          </w:tcPr>
          <w:p w14:paraId="3567B1A0" w14:textId="77777777" w:rsidR="00194707" w:rsidRPr="007036CE" w:rsidRDefault="00194707" w:rsidP="00194707">
            <w:pPr>
              <w:pStyle w:val="GOSTTablenorm"/>
            </w:pPr>
            <w:r w:rsidRPr="007036CE">
              <w:t>-</w:t>
            </w:r>
          </w:p>
        </w:tc>
      </w:tr>
      <w:tr w:rsidR="00194707" w:rsidRPr="007036CE" w14:paraId="5151A848" w14:textId="77777777" w:rsidTr="00B0621B">
        <w:tc>
          <w:tcPr>
            <w:tcW w:w="1104" w:type="pct"/>
          </w:tcPr>
          <w:p w14:paraId="78A564CA" w14:textId="77777777" w:rsidR="00194707" w:rsidRPr="007036CE" w:rsidRDefault="00194707" w:rsidP="00194707">
            <w:pPr>
              <w:pStyle w:val="GOSTTablenorm"/>
              <w:rPr>
                <w:szCs w:val="22"/>
              </w:rPr>
            </w:pPr>
            <w:r w:rsidRPr="007036CE">
              <w:rPr>
                <w:szCs w:val="22"/>
              </w:rPr>
              <w:t>Укрупненный_КБК</w:t>
            </w:r>
          </w:p>
        </w:tc>
        <w:tc>
          <w:tcPr>
            <w:tcW w:w="301" w:type="pct"/>
          </w:tcPr>
          <w:p w14:paraId="7C1890D1" w14:textId="77777777" w:rsidR="00194707" w:rsidRPr="007036CE" w:rsidRDefault="00194707" w:rsidP="00194707">
            <w:pPr>
              <w:pStyle w:val="GOSTTablenorm"/>
              <w:rPr>
                <w:szCs w:val="22"/>
              </w:rPr>
            </w:pPr>
            <w:r w:rsidRPr="007036CE">
              <w:rPr>
                <w:szCs w:val="22"/>
              </w:rPr>
              <w:t>Нет</w:t>
            </w:r>
          </w:p>
        </w:tc>
        <w:tc>
          <w:tcPr>
            <w:tcW w:w="1104" w:type="pct"/>
          </w:tcPr>
          <w:p w14:paraId="55789072" w14:textId="77777777" w:rsidR="00194707" w:rsidRPr="007036CE" w:rsidRDefault="00194707" w:rsidP="00194707">
            <w:pPr>
              <w:pStyle w:val="GOSTTablenorm"/>
              <w:rPr>
                <w:szCs w:val="22"/>
              </w:rPr>
            </w:pPr>
            <w:r w:rsidRPr="007036CE">
              <w:rPr>
                <w:szCs w:val="22"/>
              </w:rPr>
              <w:t>Укрупненный КБК</w:t>
            </w:r>
          </w:p>
        </w:tc>
        <w:tc>
          <w:tcPr>
            <w:tcW w:w="1104" w:type="pct"/>
          </w:tcPr>
          <w:p w14:paraId="0D4A3C42" w14:textId="77777777" w:rsidR="00194707" w:rsidRPr="007036CE" w:rsidRDefault="00194707" w:rsidP="00194707">
            <w:pPr>
              <w:pStyle w:val="GOSTTablenorm"/>
              <w:rPr>
                <w:szCs w:val="24"/>
              </w:rPr>
            </w:pPr>
            <w:ins w:id="12023" w:author="Сатлер Марина Викторовна" w:date="2024-04-16T10:55:00Z">
              <w:r w:rsidRPr="007036CE">
                <w:rPr>
                  <w:b/>
                  <w:szCs w:val="24"/>
                  <w:lang w:val="en-US"/>
                </w:rPr>
                <w:t>SECTION_</w:t>
              </w:r>
              <w:r w:rsidRPr="007036CE">
                <w:rPr>
                  <w:b/>
                  <w:szCs w:val="24"/>
                </w:rPr>
                <w:t>1:</w:t>
              </w:r>
            </w:ins>
            <w:r w:rsidRPr="007036CE">
              <w:rPr>
                <w:szCs w:val="24"/>
              </w:rPr>
              <w:t>NULLKBK</w:t>
            </w:r>
          </w:p>
        </w:tc>
        <w:tc>
          <w:tcPr>
            <w:tcW w:w="1386" w:type="pct"/>
          </w:tcPr>
          <w:p w14:paraId="73F67775" w14:textId="77777777" w:rsidR="00194707" w:rsidRPr="007036CE" w:rsidRDefault="00194707" w:rsidP="00194707">
            <w:pPr>
              <w:pStyle w:val="GOSTTablenorm"/>
            </w:pPr>
            <w:r w:rsidRPr="007036CE">
              <w:t>-</w:t>
            </w:r>
          </w:p>
        </w:tc>
      </w:tr>
      <w:tr w:rsidR="00194707" w:rsidRPr="007036CE" w14:paraId="33DD2930" w14:textId="77777777" w:rsidTr="00B0621B">
        <w:tc>
          <w:tcPr>
            <w:tcW w:w="1104" w:type="pct"/>
          </w:tcPr>
          <w:p w14:paraId="44B1B7D5" w14:textId="77777777" w:rsidR="00194707" w:rsidRPr="007036CE" w:rsidRDefault="00194707" w:rsidP="00194707">
            <w:pPr>
              <w:pStyle w:val="GOSTTablenorm"/>
              <w:rPr>
                <w:szCs w:val="22"/>
              </w:rPr>
            </w:pPr>
            <w:r w:rsidRPr="007036CE">
              <w:rPr>
                <w:szCs w:val="22"/>
              </w:rPr>
              <w:t>Номер_ЛС</w:t>
            </w:r>
          </w:p>
        </w:tc>
        <w:tc>
          <w:tcPr>
            <w:tcW w:w="301" w:type="pct"/>
          </w:tcPr>
          <w:p w14:paraId="70E652DF" w14:textId="77777777" w:rsidR="00194707" w:rsidRPr="007036CE" w:rsidRDefault="00194707" w:rsidP="00194707">
            <w:pPr>
              <w:pStyle w:val="GOSTTablenorm"/>
              <w:rPr>
                <w:szCs w:val="22"/>
              </w:rPr>
            </w:pPr>
            <w:r w:rsidRPr="007036CE">
              <w:rPr>
                <w:szCs w:val="22"/>
              </w:rPr>
              <w:t>Нет</w:t>
            </w:r>
          </w:p>
        </w:tc>
        <w:tc>
          <w:tcPr>
            <w:tcW w:w="1104" w:type="pct"/>
          </w:tcPr>
          <w:p w14:paraId="4F0635D0" w14:textId="77777777" w:rsidR="00194707" w:rsidRPr="007036CE" w:rsidRDefault="00194707" w:rsidP="00194707">
            <w:pPr>
              <w:pStyle w:val="GOSTTablenorm"/>
              <w:rPr>
                <w:szCs w:val="22"/>
              </w:rPr>
            </w:pPr>
            <w:r w:rsidRPr="007036CE">
              <w:rPr>
                <w:szCs w:val="22"/>
              </w:rPr>
              <w:t>ЛС</w:t>
            </w:r>
          </w:p>
        </w:tc>
        <w:tc>
          <w:tcPr>
            <w:tcW w:w="1104" w:type="pct"/>
          </w:tcPr>
          <w:p w14:paraId="3C4B4FB1" w14:textId="77777777" w:rsidR="00194707" w:rsidRPr="007036CE" w:rsidRDefault="00194707" w:rsidP="00194707">
            <w:pPr>
              <w:pStyle w:val="GOSTTablenorm"/>
              <w:rPr>
                <w:szCs w:val="24"/>
              </w:rPr>
            </w:pPr>
            <w:ins w:id="12024" w:author="Сатлер Марина Викторовна" w:date="2024-04-16T10:55:00Z">
              <w:r w:rsidRPr="007036CE">
                <w:rPr>
                  <w:b/>
                  <w:szCs w:val="24"/>
                  <w:lang w:val="en-US"/>
                </w:rPr>
                <w:t>SECTION_</w:t>
              </w:r>
              <w:r w:rsidRPr="007036CE">
                <w:rPr>
                  <w:b/>
                  <w:szCs w:val="24"/>
                </w:rPr>
                <w:t>1:</w:t>
              </w:r>
            </w:ins>
            <w:r w:rsidRPr="007036CE">
              <w:rPr>
                <w:szCs w:val="24"/>
                <w:lang w:val="en-US"/>
              </w:rPr>
              <w:t>PA</w:t>
            </w:r>
          </w:p>
        </w:tc>
        <w:tc>
          <w:tcPr>
            <w:tcW w:w="1386" w:type="pct"/>
          </w:tcPr>
          <w:p w14:paraId="303D1F0E" w14:textId="77777777" w:rsidR="00194707" w:rsidRPr="007036CE" w:rsidRDefault="00194707" w:rsidP="00194707">
            <w:pPr>
              <w:pStyle w:val="GOSTTablenorm"/>
            </w:pPr>
            <w:r w:rsidRPr="007036CE">
              <w:t>-</w:t>
            </w:r>
          </w:p>
        </w:tc>
      </w:tr>
      <w:tr w:rsidR="00194707" w:rsidRPr="007036CE" w14:paraId="1E507E52" w14:textId="77777777" w:rsidTr="00B0621B">
        <w:tc>
          <w:tcPr>
            <w:tcW w:w="1104" w:type="pct"/>
          </w:tcPr>
          <w:p w14:paraId="4681ECC1" w14:textId="77777777" w:rsidR="00194707" w:rsidRPr="007036CE" w:rsidRDefault="00194707" w:rsidP="00194707">
            <w:pPr>
              <w:pStyle w:val="GOSTTablenorm"/>
              <w:rPr>
                <w:szCs w:val="22"/>
              </w:rPr>
            </w:pPr>
            <w:r w:rsidRPr="007036CE">
              <w:rPr>
                <w:szCs w:val="22"/>
              </w:rPr>
              <w:t>Код_контура</w:t>
            </w:r>
          </w:p>
        </w:tc>
        <w:tc>
          <w:tcPr>
            <w:tcW w:w="301" w:type="pct"/>
          </w:tcPr>
          <w:p w14:paraId="01648B8C" w14:textId="77777777" w:rsidR="00194707" w:rsidRPr="007036CE" w:rsidRDefault="00194707" w:rsidP="00194707">
            <w:pPr>
              <w:pStyle w:val="GOSTTablenorm"/>
              <w:rPr>
                <w:szCs w:val="22"/>
              </w:rPr>
            </w:pPr>
            <w:r w:rsidRPr="007036CE">
              <w:rPr>
                <w:szCs w:val="22"/>
              </w:rPr>
              <w:t>Нет</w:t>
            </w:r>
          </w:p>
        </w:tc>
        <w:tc>
          <w:tcPr>
            <w:tcW w:w="1104" w:type="pct"/>
          </w:tcPr>
          <w:p w14:paraId="094A2EC3" w14:textId="77777777" w:rsidR="00194707" w:rsidRPr="007036CE" w:rsidRDefault="00194707" w:rsidP="00194707">
            <w:pPr>
              <w:pStyle w:val="GOSTTablenorm"/>
              <w:rPr>
                <w:szCs w:val="22"/>
              </w:rPr>
            </w:pPr>
            <w:r w:rsidRPr="007036CE">
              <w:rPr>
                <w:szCs w:val="22"/>
              </w:rPr>
              <w:t>Контур</w:t>
            </w:r>
          </w:p>
        </w:tc>
        <w:tc>
          <w:tcPr>
            <w:tcW w:w="1104" w:type="pct"/>
          </w:tcPr>
          <w:p w14:paraId="7DF0AB74" w14:textId="77777777" w:rsidR="00194707" w:rsidRPr="007036CE" w:rsidRDefault="00194707" w:rsidP="00194707">
            <w:pPr>
              <w:pStyle w:val="GOSTTablenorm"/>
              <w:rPr>
                <w:szCs w:val="24"/>
                <w:lang w:val="en-US"/>
              </w:rPr>
            </w:pPr>
            <w:ins w:id="12025" w:author="Сатлер Марина Викторовна" w:date="2024-04-16T10:55:00Z">
              <w:r w:rsidRPr="007036CE">
                <w:rPr>
                  <w:b/>
                  <w:szCs w:val="24"/>
                  <w:lang w:val="en-US"/>
                </w:rPr>
                <w:t>SECTION_</w:t>
              </w:r>
              <w:r w:rsidRPr="007036CE">
                <w:rPr>
                  <w:b/>
                  <w:szCs w:val="24"/>
                </w:rPr>
                <w:t>1:</w:t>
              </w:r>
            </w:ins>
            <w:r w:rsidRPr="007036CE">
              <w:rPr>
                <w:szCs w:val="22"/>
                <w:lang w:val="en-US"/>
              </w:rPr>
              <w:t>CONTUR</w:t>
            </w:r>
          </w:p>
        </w:tc>
        <w:tc>
          <w:tcPr>
            <w:tcW w:w="1386" w:type="pct"/>
          </w:tcPr>
          <w:p w14:paraId="14EE8AD3" w14:textId="77777777" w:rsidR="00194707" w:rsidRPr="007036CE" w:rsidRDefault="00194707" w:rsidP="00194707">
            <w:pPr>
              <w:pStyle w:val="GOSTTablenorm"/>
            </w:pPr>
            <w:r w:rsidRPr="007036CE">
              <w:t>-</w:t>
            </w:r>
          </w:p>
        </w:tc>
      </w:tr>
      <w:tr w:rsidR="00194707" w:rsidRPr="007036CE" w14:paraId="14FF36F3" w14:textId="77777777" w:rsidTr="00B0621B">
        <w:tc>
          <w:tcPr>
            <w:tcW w:w="1104" w:type="pct"/>
          </w:tcPr>
          <w:p w14:paraId="110AD613" w14:textId="77777777" w:rsidR="00194707" w:rsidRPr="007036CE" w:rsidRDefault="00194707" w:rsidP="00194707">
            <w:pPr>
              <w:pStyle w:val="GOSTTablenorm"/>
              <w:rPr>
                <w:szCs w:val="22"/>
              </w:rPr>
            </w:pPr>
            <w:ins w:id="12026" w:author="Сатлер Марина Викторовна" w:date="2024-02-13T15:39:00Z">
              <w:r w:rsidRPr="007036CE">
                <w:t>Сумма_текущий_руб</w:t>
              </w:r>
            </w:ins>
          </w:p>
        </w:tc>
        <w:tc>
          <w:tcPr>
            <w:tcW w:w="301" w:type="pct"/>
          </w:tcPr>
          <w:p w14:paraId="67C358E9" w14:textId="77777777" w:rsidR="00194707" w:rsidRPr="007036CE" w:rsidRDefault="00194707" w:rsidP="00194707">
            <w:pPr>
              <w:pStyle w:val="GOSTTablenorm"/>
              <w:rPr>
                <w:szCs w:val="22"/>
              </w:rPr>
            </w:pPr>
            <w:r w:rsidRPr="007036CE">
              <w:rPr>
                <w:szCs w:val="22"/>
              </w:rPr>
              <w:t>Да</w:t>
            </w:r>
          </w:p>
        </w:tc>
        <w:tc>
          <w:tcPr>
            <w:tcW w:w="1104" w:type="pct"/>
          </w:tcPr>
          <w:p w14:paraId="4C36E3D2" w14:textId="77777777" w:rsidR="00194707" w:rsidRPr="007036CE" w:rsidRDefault="00194707" w:rsidP="00194707">
            <w:pPr>
              <w:pStyle w:val="GOSTTablenorm"/>
              <w:rPr>
                <w:szCs w:val="22"/>
              </w:rPr>
            </w:pPr>
            <w:ins w:id="12027" w:author="Сатлер Марина Викторовна" w:date="2024-02-13T15:39:00Z">
              <w:r w:rsidRPr="007036CE">
                <w:t>Сумма на текущий год</w:t>
              </w:r>
            </w:ins>
          </w:p>
        </w:tc>
        <w:tc>
          <w:tcPr>
            <w:tcW w:w="1104" w:type="pct"/>
          </w:tcPr>
          <w:p w14:paraId="70CECED2" w14:textId="77777777" w:rsidR="00194707" w:rsidRPr="007036CE" w:rsidRDefault="00194707" w:rsidP="00194707">
            <w:pPr>
              <w:pStyle w:val="GOSTTablenorm"/>
              <w:rPr>
                <w:szCs w:val="24"/>
                <w:lang w:val="en-US"/>
              </w:rPr>
            </w:pPr>
            <w:ins w:id="12028" w:author="Сатлер Марина Викторовна" w:date="2024-04-16T10:56:00Z">
              <w:r w:rsidRPr="007036CE">
                <w:rPr>
                  <w:b/>
                  <w:szCs w:val="24"/>
                  <w:lang w:val="en-US"/>
                </w:rPr>
                <w:t>SECTION_</w:t>
              </w:r>
              <w:r w:rsidRPr="007036CE">
                <w:rPr>
                  <w:b/>
                  <w:szCs w:val="24"/>
                </w:rPr>
                <w:t>1:</w:t>
              </w:r>
            </w:ins>
            <w:ins w:id="12029" w:author="Сатлер Марина Викторовна" w:date="2024-02-13T15:39:00Z">
              <w:r w:rsidRPr="007036CE">
                <w:t>SUM_1</w:t>
              </w:r>
            </w:ins>
          </w:p>
        </w:tc>
        <w:tc>
          <w:tcPr>
            <w:tcW w:w="1386" w:type="pct"/>
          </w:tcPr>
          <w:p w14:paraId="48E13ED5" w14:textId="77777777" w:rsidR="002C20A8" w:rsidRPr="007036CE" w:rsidRDefault="002C20A8" w:rsidP="00194707">
            <w:pPr>
              <w:pStyle w:val="GOSTTablenorm"/>
              <w:rPr>
                <w:ins w:id="12030" w:author="Сатлер Марина Викторовна" w:date="2024-07-05T17:44:00Z"/>
                <w:szCs w:val="22"/>
              </w:rPr>
            </w:pPr>
            <w:ins w:id="12031" w:author="Сатлер Марина Викторовна" w:date="2024-07-05T17:44:00Z">
              <w:r w:rsidRPr="007036CE">
                <w:t>Если значение признака «НБЦ» соответствует «0», то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2"/>
                </w:rPr>
                <w:t>SUM_1.</w:t>
              </w:r>
            </w:ins>
          </w:p>
          <w:p w14:paraId="043444A1" w14:textId="77777777" w:rsidR="002C20A8" w:rsidRPr="007036CE" w:rsidRDefault="002C20A8" w:rsidP="002C20A8">
            <w:pPr>
              <w:pStyle w:val="GOSTTablenorm"/>
              <w:rPr>
                <w:ins w:id="12032" w:author="Сатлер Марина Викторовна" w:date="2024-07-05T17:44:00Z"/>
                <w:szCs w:val="22"/>
              </w:rPr>
            </w:pPr>
          </w:p>
          <w:p w14:paraId="64398065" w14:textId="77777777" w:rsidR="002C20A8" w:rsidRPr="007036CE" w:rsidRDefault="002C20A8" w:rsidP="002C20A8">
            <w:pPr>
              <w:pStyle w:val="GOSTTablenorm"/>
              <w:rPr>
                <w:ins w:id="12033" w:author="Сатлер Марина Викторовна" w:date="2024-07-05T17:44:00Z"/>
              </w:rPr>
            </w:pPr>
            <w:ins w:id="12034" w:author="Сатлер Марина Викторовна" w:date="2024-07-05T17:44:00Z">
              <w:r w:rsidRPr="007036CE">
                <w:t>Если значение признака «НБЦ» соответствует «1», то указывается «0»</w:t>
              </w:r>
            </w:ins>
            <w:ins w:id="12035" w:author="Сатлер Марина Викторовна" w:date="2024-07-08T15:38:00Z">
              <w:r w:rsidR="00FC465C" w:rsidRPr="007036CE">
                <w:t>.</w:t>
              </w:r>
            </w:ins>
          </w:p>
          <w:p w14:paraId="0CFF8D78" w14:textId="77777777" w:rsidR="002C20A8" w:rsidRPr="007036CE" w:rsidRDefault="002C20A8" w:rsidP="00194707">
            <w:pPr>
              <w:pStyle w:val="GOSTTablenorm"/>
              <w:rPr>
                <w:ins w:id="12036" w:author="Сатлер Марина Викторовна" w:date="2024-07-05T17:44:00Z"/>
                <w:szCs w:val="22"/>
              </w:rPr>
            </w:pPr>
          </w:p>
          <w:p w14:paraId="42E2E1DA" w14:textId="1931ED5E" w:rsidR="00194707" w:rsidRPr="007036CE" w:rsidRDefault="00194707" w:rsidP="00194707">
            <w:pPr>
              <w:pStyle w:val="GOSTTablenorm"/>
              <w:rPr>
                <w:szCs w:val="22"/>
              </w:rPr>
            </w:pPr>
            <w:r w:rsidRPr="007036CE">
              <w:rPr>
                <w:szCs w:val="22"/>
              </w:rPr>
              <w:t xml:space="preserve">Сумма передается в единицах валюты с точностью 2 знака после запятой </w:t>
            </w:r>
            <w:r w:rsidR="00CC2920" w:rsidRPr="007036CE">
              <w:t>–</w:t>
            </w:r>
            <w:r w:rsidRPr="007036CE">
              <w:rPr>
                <w:szCs w:val="22"/>
              </w:rPr>
              <w:t xml:space="preserve"> необходимо конвертировать в минимальные единицы валюты (для данного типа документов умножить на 100)</w:t>
            </w:r>
          </w:p>
        </w:tc>
      </w:tr>
      <w:tr w:rsidR="00194707" w:rsidRPr="007036CE" w14:paraId="56553670" w14:textId="77777777" w:rsidTr="00B0621B">
        <w:tc>
          <w:tcPr>
            <w:tcW w:w="1104" w:type="pct"/>
          </w:tcPr>
          <w:p w14:paraId="1DEBB816" w14:textId="77777777" w:rsidR="00194707" w:rsidRPr="007036CE" w:rsidRDefault="00194707" w:rsidP="00194707">
            <w:pPr>
              <w:pStyle w:val="GOSTTablenorm"/>
              <w:rPr>
                <w:szCs w:val="22"/>
              </w:rPr>
            </w:pPr>
            <w:ins w:id="12037" w:author="Сатлер Марина Викторовна" w:date="2024-02-13T15:39:00Z">
              <w:r w:rsidRPr="007036CE">
                <w:t>Сумма_первый_плановый_руб</w:t>
              </w:r>
            </w:ins>
          </w:p>
        </w:tc>
        <w:tc>
          <w:tcPr>
            <w:tcW w:w="301" w:type="pct"/>
          </w:tcPr>
          <w:p w14:paraId="7701D31E" w14:textId="77777777" w:rsidR="00194707" w:rsidRPr="007036CE" w:rsidRDefault="00194707" w:rsidP="00194707">
            <w:pPr>
              <w:pStyle w:val="GOSTTablenorm"/>
              <w:rPr>
                <w:szCs w:val="22"/>
              </w:rPr>
            </w:pPr>
            <w:r w:rsidRPr="007036CE">
              <w:rPr>
                <w:szCs w:val="22"/>
              </w:rPr>
              <w:t>Да</w:t>
            </w:r>
          </w:p>
        </w:tc>
        <w:tc>
          <w:tcPr>
            <w:tcW w:w="1104" w:type="pct"/>
          </w:tcPr>
          <w:p w14:paraId="1C0D2FC5" w14:textId="77777777" w:rsidR="00194707" w:rsidRPr="007036CE" w:rsidRDefault="00194707" w:rsidP="00194707">
            <w:pPr>
              <w:pStyle w:val="GOSTTablenorm"/>
              <w:rPr>
                <w:szCs w:val="22"/>
              </w:rPr>
            </w:pPr>
            <w:ins w:id="12038" w:author="Сатлер Марина Викторовна" w:date="2024-02-13T15:39:00Z">
              <w:r w:rsidRPr="007036CE">
                <w:t>Сумма на первый год планового периода</w:t>
              </w:r>
            </w:ins>
          </w:p>
        </w:tc>
        <w:tc>
          <w:tcPr>
            <w:tcW w:w="1104" w:type="pct"/>
          </w:tcPr>
          <w:p w14:paraId="40EE546F" w14:textId="77777777" w:rsidR="002C20A8" w:rsidRPr="007036CE" w:rsidRDefault="002C20A8" w:rsidP="00194707">
            <w:pPr>
              <w:pStyle w:val="GOSTTablenorm"/>
              <w:rPr>
                <w:ins w:id="12039" w:author="Сатлер Марина Викторовна" w:date="2024-07-05T17:43:00Z"/>
                <w:b/>
                <w:szCs w:val="24"/>
                <w:lang w:val="en-US"/>
              </w:rPr>
            </w:pPr>
            <w:ins w:id="12040" w:author="Сатлер Марина Викторовна" w:date="2024-07-05T17:43:00Z">
              <w:r w:rsidRPr="007036CE">
                <w:rPr>
                  <w:b/>
                  <w:lang w:val="en-US"/>
                </w:rPr>
                <w:t>SECTION_1:</w:t>
              </w:r>
              <w:r w:rsidRPr="007036CE">
                <w:rPr>
                  <w:lang w:val="en-US"/>
                </w:rPr>
                <w:t>SUM_1</w:t>
              </w:r>
            </w:ins>
          </w:p>
          <w:p w14:paraId="122A0530" w14:textId="77777777" w:rsidR="00194707" w:rsidRPr="007036CE" w:rsidRDefault="00194707" w:rsidP="00194707">
            <w:pPr>
              <w:pStyle w:val="GOSTTablenorm"/>
              <w:rPr>
                <w:szCs w:val="24"/>
                <w:lang w:val="en-US"/>
              </w:rPr>
            </w:pPr>
            <w:ins w:id="12041" w:author="Сатлер Марина Викторовна" w:date="2024-04-16T10:56:00Z">
              <w:r w:rsidRPr="007036CE">
                <w:rPr>
                  <w:b/>
                  <w:szCs w:val="24"/>
                  <w:lang w:val="en-US"/>
                </w:rPr>
                <w:t>SECTION_</w:t>
              </w:r>
              <w:r w:rsidRPr="007036CE">
                <w:rPr>
                  <w:b/>
                  <w:szCs w:val="24"/>
                </w:rPr>
                <w:t>1:</w:t>
              </w:r>
            </w:ins>
            <w:ins w:id="12042" w:author="Сатлер Марина Викторовна" w:date="2024-02-13T15:39:00Z">
              <w:r w:rsidRPr="007036CE">
                <w:t>SUM_2</w:t>
              </w:r>
            </w:ins>
          </w:p>
        </w:tc>
        <w:tc>
          <w:tcPr>
            <w:tcW w:w="1386" w:type="pct"/>
          </w:tcPr>
          <w:p w14:paraId="7115B443" w14:textId="77777777" w:rsidR="002C20A8" w:rsidRPr="007036CE" w:rsidRDefault="002C20A8" w:rsidP="00194707">
            <w:pPr>
              <w:pStyle w:val="GOSTTablenorm"/>
              <w:rPr>
                <w:ins w:id="12043" w:author="Сатлер Марина Викторовна" w:date="2024-07-05T17:45:00Z"/>
              </w:rPr>
            </w:pPr>
            <w:ins w:id="12044" w:author="Сатлер Марина Викторовна" w:date="2024-07-05T17:45:00Z">
              <w:r w:rsidRPr="007036CE">
                <w:t>Если значение признака «НБЦ» соответствует «0», то заполняется из тега</w:t>
              </w:r>
              <w:r w:rsidRPr="007036CE">
                <w:rPr>
                  <w:b/>
                  <w:szCs w:val="24"/>
                </w:rPr>
                <w:t xml:space="preserve"> </w:t>
              </w:r>
              <w:r w:rsidRPr="007036CE">
                <w:rPr>
                  <w:b/>
                  <w:szCs w:val="24"/>
                  <w:lang w:val="en-US"/>
                </w:rPr>
                <w:t>SECTION</w:t>
              </w:r>
              <w:r w:rsidRPr="007036CE">
                <w:rPr>
                  <w:b/>
                  <w:szCs w:val="24"/>
                </w:rPr>
                <w:t>_1:</w:t>
              </w:r>
              <w:r w:rsidRPr="007036CE">
                <w:t>SUM_2.</w:t>
              </w:r>
            </w:ins>
          </w:p>
          <w:p w14:paraId="68B16686" w14:textId="77777777" w:rsidR="002C20A8" w:rsidRPr="007036CE" w:rsidRDefault="002C20A8" w:rsidP="00194707">
            <w:pPr>
              <w:pStyle w:val="GOSTTablenorm"/>
              <w:rPr>
                <w:ins w:id="12045" w:author="Сатлер Марина Викторовна" w:date="2024-07-05T17:45:00Z"/>
              </w:rPr>
            </w:pPr>
          </w:p>
          <w:p w14:paraId="78B70A01" w14:textId="77777777" w:rsidR="002C20A8" w:rsidRPr="007036CE" w:rsidRDefault="002C20A8" w:rsidP="002C20A8">
            <w:pPr>
              <w:pStyle w:val="GOSTTablenorm"/>
              <w:rPr>
                <w:ins w:id="12046" w:author="Сатлер Марина Викторовна" w:date="2024-07-05T17:45:00Z"/>
                <w:b/>
                <w:szCs w:val="24"/>
              </w:rPr>
            </w:pPr>
            <w:ins w:id="12047" w:author="Сатлер Марина Викторовна" w:date="2024-07-05T17:45:00Z">
              <w:r w:rsidRPr="007036CE">
                <w:t>Если значение признака «НБЦ» соответ</w:t>
              </w:r>
              <w:r w:rsidRPr="007036CE">
                <w:lastRenderedPageBreak/>
                <w:t xml:space="preserve">ствует «1», то заполняется из тега </w:t>
              </w:r>
              <w:r w:rsidRPr="007036CE">
                <w:rPr>
                  <w:b/>
                  <w:lang w:val="en-US"/>
                </w:rPr>
                <w:t>SECTION</w:t>
              </w:r>
              <w:r w:rsidRPr="007036CE">
                <w:rPr>
                  <w:b/>
                </w:rPr>
                <w:t>_1:</w:t>
              </w:r>
              <w:r w:rsidRPr="007036CE">
                <w:rPr>
                  <w:lang w:val="en-US"/>
                </w:rPr>
                <w:t>SUM</w:t>
              </w:r>
              <w:r w:rsidRPr="007036CE">
                <w:t>_1.</w:t>
              </w:r>
            </w:ins>
          </w:p>
          <w:p w14:paraId="2107B4B6" w14:textId="77777777" w:rsidR="002C20A8" w:rsidRPr="007036CE" w:rsidRDefault="002C20A8" w:rsidP="00194707">
            <w:pPr>
              <w:pStyle w:val="GOSTTablenorm"/>
              <w:rPr>
                <w:ins w:id="12048" w:author="Сатлер Марина Викторовна" w:date="2024-07-05T17:45:00Z"/>
              </w:rPr>
            </w:pPr>
          </w:p>
          <w:p w14:paraId="3FAC76C5" w14:textId="65747F33" w:rsidR="00194707" w:rsidRPr="007036CE" w:rsidRDefault="00194707" w:rsidP="00194707">
            <w:pPr>
              <w:pStyle w:val="GOSTTablenorm"/>
              <w:rPr>
                <w:szCs w:val="22"/>
              </w:rPr>
            </w:pPr>
            <w:r w:rsidRPr="007036CE">
              <w:rPr>
                <w:szCs w:val="22"/>
              </w:rPr>
              <w:t xml:space="preserve">Сумма передается в единицах валюты с точностью 2 знака после запятой </w:t>
            </w:r>
            <w:r w:rsidR="00CC2920" w:rsidRPr="007036CE">
              <w:t>–</w:t>
            </w:r>
            <w:r w:rsidRPr="007036CE">
              <w:rPr>
                <w:szCs w:val="22"/>
              </w:rPr>
              <w:t xml:space="preserve"> необходимо конвертировать в минимальные единицы валюты (для данного типа документов умножить на 100)</w:t>
            </w:r>
          </w:p>
        </w:tc>
      </w:tr>
      <w:tr w:rsidR="00194707" w:rsidRPr="007036CE" w14:paraId="62A37114" w14:textId="77777777" w:rsidTr="00B0621B">
        <w:tc>
          <w:tcPr>
            <w:tcW w:w="1104" w:type="pct"/>
          </w:tcPr>
          <w:p w14:paraId="1E163C7C" w14:textId="77777777" w:rsidR="00194707" w:rsidRPr="007036CE" w:rsidRDefault="00194707" w:rsidP="00194707">
            <w:pPr>
              <w:pStyle w:val="GOSTTablenorm"/>
              <w:rPr>
                <w:szCs w:val="22"/>
              </w:rPr>
            </w:pPr>
            <w:ins w:id="12049" w:author="Сатлер Марина Викторовна" w:date="2024-02-13T15:39:00Z">
              <w:r w:rsidRPr="007036CE">
                <w:lastRenderedPageBreak/>
                <w:t>Сумма_второй_плановый_руб</w:t>
              </w:r>
            </w:ins>
          </w:p>
        </w:tc>
        <w:tc>
          <w:tcPr>
            <w:tcW w:w="301" w:type="pct"/>
          </w:tcPr>
          <w:p w14:paraId="561B13B3" w14:textId="77777777" w:rsidR="00194707" w:rsidRPr="007036CE" w:rsidRDefault="00194707" w:rsidP="00194707">
            <w:pPr>
              <w:pStyle w:val="GOSTTablenorm"/>
              <w:rPr>
                <w:szCs w:val="22"/>
              </w:rPr>
            </w:pPr>
            <w:r w:rsidRPr="007036CE">
              <w:rPr>
                <w:szCs w:val="22"/>
              </w:rPr>
              <w:t>Да</w:t>
            </w:r>
          </w:p>
        </w:tc>
        <w:tc>
          <w:tcPr>
            <w:tcW w:w="1104" w:type="pct"/>
          </w:tcPr>
          <w:p w14:paraId="67CF8BC6" w14:textId="77777777" w:rsidR="00194707" w:rsidRPr="007036CE" w:rsidRDefault="00194707" w:rsidP="00194707">
            <w:pPr>
              <w:pStyle w:val="GOSTTablenorm"/>
              <w:rPr>
                <w:szCs w:val="22"/>
              </w:rPr>
            </w:pPr>
            <w:ins w:id="12050" w:author="Сатлер Марина Викторовна" w:date="2024-02-13T15:39:00Z">
              <w:r w:rsidRPr="007036CE">
                <w:t>Сумма на второй год планового периода</w:t>
              </w:r>
            </w:ins>
          </w:p>
        </w:tc>
        <w:tc>
          <w:tcPr>
            <w:tcW w:w="1104" w:type="pct"/>
          </w:tcPr>
          <w:p w14:paraId="20320B4A" w14:textId="77777777" w:rsidR="002C20A8" w:rsidRPr="007036CE" w:rsidRDefault="002C20A8" w:rsidP="002C20A8">
            <w:pPr>
              <w:pStyle w:val="GOSTTablenorm"/>
              <w:rPr>
                <w:ins w:id="12051" w:author="Сатлер Марина Викторовна" w:date="2024-07-05T17:43:00Z"/>
                <w:lang w:val="en-US"/>
              </w:rPr>
            </w:pPr>
            <w:ins w:id="12052" w:author="Сатлер Марина Викторовна" w:date="2024-07-05T17:43:00Z">
              <w:r w:rsidRPr="007036CE">
                <w:rPr>
                  <w:b/>
                  <w:lang w:val="en-US"/>
                </w:rPr>
                <w:t>SECTION_1:</w:t>
              </w:r>
              <w:r w:rsidRPr="007036CE">
                <w:rPr>
                  <w:lang w:val="en-US"/>
                </w:rPr>
                <w:t>SUM_2</w:t>
              </w:r>
            </w:ins>
          </w:p>
          <w:p w14:paraId="3AE7DFFD" w14:textId="77777777" w:rsidR="00194707" w:rsidRPr="007036CE" w:rsidRDefault="00194707" w:rsidP="00194707">
            <w:pPr>
              <w:pStyle w:val="GOSTTablenorm"/>
              <w:rPr>
                <w:szCs w:val="24"/>
                <w:lang w:val="en-US"/>
              </w:rPr>
            </w:pPr>
            <w:ins w:id="12053" w:author="Сатлер Марина Викторовна" w:date="2024-04-16T10:56:00Z">
              <w:r w:rsidRPr="007036CE">
                <w:rPr>
                  <w:b/>
                  <w:szCs w:val="24"/>
                  <w:lang w:val="en-US"/>
                </w:rPr>
                <w:t>SECTION_</w:t>
              </w:r>
              <w:r w:rsidRPr="007036CE">
                <w:rPr>
                  <w:b/>
                  <w:szCs w:val="24"/>
                </w:rPr>
                <w:t>1:</w:t>
              </w:r>
            </w:ins>
            <w:ins w:id="12054" w:author="Сатлер Марина Викторовна" w:date="2024-02-13T15:39:00Z">
              <w:r w:rsidRPr="007036CE">
                <w:t>SUM_3</w:t>
              </w:r>
            </w:ins>
          </w:p>
        </w:tc>
        <w:tc>
          <w:tcPr>
            <w:tcW w:w="1386" w:type="pct"/>
          </w:tcPr>
          <w:p w14:paraId="6C88B909" w14:textId="77777777" w:rsidR="002C20A8" w:rsidRPr="007036CE" w:rsidRDefault="002C20A8" w:rsidP="002C20A8">
            <w:pPr>
              <w:pStyle w:val="GOSTTablenorm"/>
              <w:rPr>
                <w:ins w:id="12055" w:author="Сатлер Марина Викторовна" w:date="2024-07-05T17:45:00Z"/>
              </w:rPr>
            </w:pPr>
            <w:ins w:id="12056" w:author="Сатлер Марина Викторовна" w:date="2024-07-05T17:45:00Z">
              <w:r w:rsidRPr="007036CE">
                <w:t>Если значение признака «НБЦ» соответствует «0», то заполняется из тега</w:t>
              </w:r>
              <w:r w:rsidRPr="007036CE">
                <w:rPr>
                  <w:b/>
                  <w:szCs w:val="24"/>
                </w:rPr>
                <w:t xml:space="preserve"> </w:t>
              </w:r>
              <w:r w:rsidRPr="007036CE">
                <w:rPr>
                  <w:b/>
                  <w:szCs w:val="24"/>
                  <w:lang w:val="en-US"/>
                </w:rPr>
                <w:t>SECTION</w:t>
              </w:r>
              <w:r w:rsidRPr="007036CE">
                <w:rPr>
                  <w:b/>
                  <w:szCs w:val="24"/>
                </w:rPr>
                <w:t>_1:</w:t>
              </w:r>
              <w:r w:rsidRPr="007036CE">
                <w:t>SUM_</w:t>
              </w:r>
            </w:ins>
            <w:ins w:id="12057" w:author="Сатлер Марина Викторовна" w:date="2024-07-05T17:46:00Z">
              <w:r w:rsidRPr="007036CE">
                <w:t>3</w:t>
              </w:r>
            </w:ins>
            <w:ins w:id="12058" w:author="Сатлер Марина Викторовна" w:date="2024-07-05T17:45:00Z">
              <w:r w:rsidRPr="007036CE">
                <w:t>.</w:t>
              </w:r>
            </w:ins>
          </w:p>
          <w:p w14:paraId="542F7D16" w14:textId="77777777" w:rsidR="002C20A8" w:rsidRPr="007036CE" w:rsidRDefault="002C20A8" w:rsidP="002C20A8">
            <w:pPr>
              <w:pStyle w:val="GOSTTablenorm"/>
              <w:rPr>
                <w:ins w:id="12059" w:author="Сатлер Марина Викторовна" w:date="2024-07-05T17:45:00Z"/>
              </w:rPr>
            </w:pPr>
          </w:p>
          <w:p w14:paraId="3CDEA7B5" w14:textId="77777777" w:rsidR="002C20A8" w:rsidRPr="007036CE" w:rsidRDefault="002C20A8" w:rsidP="002C20A8">
            <w:pPr>
              <w:pStyle w:val="GOSTTablenorm"/>
              <w:rPr>
                <w:ins w:id="12060" w:author="Сатлер Марина Викторовна" w:date="2024-07-05T17:45:00Z"/>
                <w:b/>
                <w:szCs w:val="24"/>
              </w:rPr>
            </w:pPr>
            <w:ins w:id="12061" w:author="Сатлер Марина Викторовна" w:date="2024-07-05T17:45:00Z">
              <w:r w:rsidRPr="007036CE">
                <w:t xml:space="preserve">Если значение признака «НБЦ» соответствует «1», то заполняется из тега </w:t>
              </w:r>
              <w:r w:rsidRPr="007036CE">
                <w:rPr>
                  <w:b/>
                  <w:lang w:val="en-US"/>
                </w:rPr>
                <w:t>SECTION</w:t>
              </w:r>
              <w:r w:rsidRPr="007036CE">
                <w:rPr>
                  <w:b/>
                </w:rPr>
                <w:t>_1:</w:t>
              </w:r>
              <w:r w:rsidRPr="007036CE">
                <w:rPr>
                  <w:lang w:val="en-US"/>
                </w:rPr>
                <w:t>SUM</w:t>
              </w:r>
              <w:r w:rsidRPr="007036CE">
                <w:t>_</w:t>
              </w:r>
            </w:ins>
            <w:ins w:id="12062" w:author="Сатлер Марина Викторовна" w:date="2024-07-05T17:46:00Z">
              <w:r w:rsidRPr="007036CE">
                <w:t>2</w:t>
              </w:r>
            </w:ins>
            <w:ins w:id="12063" w:author="Сатлер Марина Викторовна" w:date="2024-07-05T17:45:00Z">
              <w:r w:rsidRPr="007036CE">
                <w:t>.</w:t>
              </w:r>
            </w:ins>
          </w:p>
          <w:p w14:paraId="44D4A81D" w14:textId="77777777" w:rsidR="002C20A8" w:rsidRPr="007036CE" w:rsidRDefault="002C20A8" w:rsidP="002C20A8">
            <w:pPr>
              <w:pStyle w:val="GOSTTablenorm"/>
              <w:rPr>
                <w:ins w:id="12064" w:author="Сатлер Марина Викторовна" w:date="2024-07-05T17:45:00Z"/>
              </w:rPr>
            </w:pPr>
          </w:p>
          <w:p w14:paraId="2D4246D0" w14:textId="6A69A310" w:rsidR="00194707" w:rsidRPr="007036CE" w:rsidRDefault="00194707" w:rsidP="00194707">
            <w:pPr>
              <w:pStyle w:val="GOSTTablenorm"/>
              <w:rPr>
                <w:szCs w:val="22"/>
              </w:rPr>
            </w:pPr>
            <w:r w:rsidRPr="007036CE">
              <w:rPr>
                <w:szCs w:val="22"/>
              </w:rPr>
              <w:t xml:space="preserve">Сумма передается в единицах валюты с точностью 2 знака после запятой </w:t>
            </w:r>
            <w:r w:rsidR="00CC2920" w:rsidRPr="007036CE">
              <w:t>–</w:t>
            </w:r>
            <w:r w:rsidRPr="007036CE">
              <w:rPr>
                <w:szCs w:val="22"/>
              </w:rPr>
              <w:t xml:space="preserve"> необходимо конвертировать в минимальные единицы валюты (для данного типа документов умножить на 100)</w:t>
            </w:r>
          </w:p>
        </w:tc>
      </w:tr>
      <w:tr w:rsidR="00194707" w:rsidRPr="007036CE" w14:paraId="771E0254" w14:textId="77777777" w:rsidTr="00B0621B">
        <w:tc>
          <w:tcPr>
            <w:tcW w:w="1104" w:type="pct"/>
          </w:tcPr>
          <w:p w14:paraId="3335EC1A" w14:textId="77777777" w:rsidR="00194707" w:rsidRPr="007036CE" w:rsidRDefault="00194707" w:rsidP="00194707">
            <w:pPr>
              <w:pStyle w:val="GOSTTablenorm"/>
              <w:rPr>
                <w:szCs w:val="22"/>
              </w:rPr>
            </w:pPr>
            <w:ins w:id="12065" w:author="Сатлер Марина Викторовна" w:date="2024-02-13T15:39:00Z">
              <w:r w:rsidRPr="007036CE">
                <w:t>Сумма_третий_плановый_руб</w:t>
              </w:r>
            </w:ins>
          </w:p>
        </w:tc>
        <w:tc>
          <w:tcPr>
            <w:tcW w:w="301" w:type="pct"/>
          </w:tcPr>
          <w:p w14:paraId="36AF6123" w14:textId="77777777" w:rsidR="00194707" w:rsidRPr="007036CE" w:rsidRDefault="00194707" w:rsidP="00194707">
            <w:pPr>
              <w:pStyle w:val="GOSTTablenorm"/>
              <w:rPr>
                <w:szCs w:val="22"/>
              </w:rPr>
            </w:pPr>
            <w:r w:rsidRPr="007036CE">
              <w:rPr>
                <w:szCs w:val="22"/>
              </w:rPr>
              <w:t>Да</w:t>
            </w:r>
          </w:p>
        </w:tc>
        <w:tc>
          <w:tcPr>
            <w:tcW w:w="1104" w:type="pct"/>
          </w:tcPr>
          <w:p w14:paraId="012E3E55" w14:textId="77777777" w:rsidR="00194707" w:rsidRPr="007036CE" w:rsidRDefault="00194707" w:rsidP="00194707">
            <w:pPr>
              <w:pStyle w:val="GOSTTablenorm"/>
              <w:rPr>
                <w:szCs w:val="22"/>
              </w:rPr>
            </w:pPr>
            <w:ins w:id="12066" w:author="Сатлер Марина Викторовна" w:date="2024-02-13T15:39:00Z">
              <w:r w:rsidRPr="007036CE">
                <w:t>Сумма на третий год планового периода</w:t>
              </w:r>
            </w:ins>
          </w:p>
        </w:tc>
        <w:tc>
          <w:tcPr>
            <w:tcW w:w="1104" w:type="pct"/>
          </w:tcPr>
          <w:p w14:paraId="6619E259" w14:textId="77777777" w:rsidR="00194707" w:rsidRPr="007036CE" w:rsidRDefault="00194707" w:rsidP="002C20A8">
            <w:pPr>
              <w:pStyle w:val="GOSTTablenorm"/>
              <w:rPr>
                <w:szCs w:val="24"/>
                <w:lang w:val="en-US"/>
              </w:rPr>
            </w:pPr>
            <w:ins w:id="12067" w:author="Сатлер Марина Викторовна" w:date="2024-04-16T10:56:00Z">
              <w:r w:rsidRPr="007036CE">
                <w:rPr>
                  <w:b/>
                  <w:szCs w:val="24"/>
                  <w:lang w:val="en-US"/>
                </w:rPr>
                <w:t>SECTION_</w:t>
              </w:r>
              <w:r w:rsidRPr="007036CE">
                <w:rPr>
                  <w:b/>
                  <w:szCs w:val="24"/>
                </w:rPr>
                <w:t>1:</w:t>
              </w:r>
            </w:ins>
            <w:ins w:id="12068" w:author="Сатлер Марина Викторовна" w:date="2024-02-13T15:39:00Z">
              <w:r w:rsidRPr="007036CE">
                <w:t>SUM_</w:t>
              </w:r>
            </w:ins>
            <w:ins w:id="12069" w:author="Сатлер Марина Викторовна" w:date="2024-07-05T17:43:00Z">
              <w:r w:rsidR="002C20A8" w:rsidRPr="007036CE">
                <w:t>3</w:t>
              </w:r>
            </w:ins>
          </w:p>
        </w:tc>
        <w:tc>
          <w:tcPr>
            <w:tcW w:w="1386" w:type="pct"/>
          </w:tcPr>
          <w:p w14:paraId="0A0D5544" w14:textId="77777777" w:rsidR="002C20A8" w:rsidRPr="007036CE" w:rsidRDefault="002C20A8" w:rsidP="002C20A8">
            <w:pPr>
              <w:pStyle w:val="GOSTTablenorm"/>
              <w:rPr>
                <w:ins w:id="12070" w:author="Сатлер Марина Викторовна" w:date="2024-07-05T17:46:00Z"/>
              </w:rPr>
            </w:pPr>
            <w:ins w:id="12071" w:author="Сатлер Марина Викторовна" w:date="2024-07-05T17:46:00Z">
              <w:r w:rsidRPr="007036CE">
                <w:t>Если значение признака «НБЦ» соответствует «0», то указывается «0».</w:t>
              </w:r>
            </w:ins>
          </w:p>
          <w:p w14:paraId="3C8CC3FB" w14:textId="77777777" w:rsidR="002C20A8" w:rsidRPr="007036CE" w:rsidRDefault="002C20A8" w:rsidP="002C20A8">
            <w:pPr>
              <w:pStyle w:val="GOSTTablenorm"/>
              <w:rPr>
                <w:ins w:id="12072" w:author="Сатлер Марина Викторовна" w:date="2024-07-05T17:46:00Z"/>
              </w:rPr>
            </w:pPr>
          </w:p>
          <w:p w14:paraId="7F474973" w14:textId="77777777" w:rsidR="002C20A8" w:rsidRPr="007036CE" w:rsidRDefault="002C20A8" w:rsidP="002C20A8">
            <w:pPr>
              <w:pStyle w:val="GOSTTablenorm"/>
              <w:rPr>
                <w:ins w:id="12073" w:author="Сатлер Марина Викторовна" w:date="2024-07-05T17:46:00Z"/>
              </w:rPr>
            </w:pPr>
            <w:ins w:id="12074" w:author="Сатлер Марина Викторовна" w:date="2024-07-05T17:46:00Z">
              <w:r w:rsidRPr="007036CE">
                <w:t xml:space="preserve">Если значение признака «НБЦ» соответствует «1», то заполняется из тега </w:t>
              </w:r>
              <w:r w:rsidRPr="007036CE">
                <w:rPr>
                  <w:b/>
                  <w:lang w:val="en-US"/>
                </w:rPr>
                <w:t>SECTION</w:t>
              </w:r>
              <w:r w:rsidRPr="007036CE">
                <w:rPr>
                  <w:b/>
                </w:rPr>
                <w:t>_1:</w:t>
              </w:r>
              <w:r w:rsidRPr="007036CE">
                <w:rPr>
                  <w:lang w:val="en-US"/>
                </w:rPr>
                <w:t>SUM</w:t>
              </w:r>
              <w:r w:rsidRPr="007036CE">
                <w:t>_3.</w:t>
              </w:r>
            </w:ins>
          </w:p>
          <w:p w14:paraId="6CD9B5BD" w14:textId="5FC9975B" w:rsidR="00194707" w:rsidRPr="007036CE" w:rsidRDefault="00194707" w:rsidP="002C20A8">
            <w:pPr>
              <w:pStyle w:val="GOSTTablenorm"/>
              <w:ind w:left="0"/>
              <w:rPr>
                <w:szCs w:val="22"/>
              </w:rPr>
            </w:pPr>
            <w:r w:rsidRPr="007036CE">
              <w:rPr>
                <w:szCs w:val="22"/>
              </w:rPr>
              <w:t>Сумма передается в единицах валюты с точ</w:t>
            </w:r>
            <w:r w:rsidRPr="007036CE">
              <w:rPr>
                <w:szCs w:val="22"/>
              </w:rPr>
              <w:lastRenderedPageBreak/>
              <w:t xml:space="preserve">ностью 2 знака после запятой </w:t>
            </w:r>
            <w:r w:rsidR="00CC2920" w:rsidRPr="007036CE">
              <w:t>–</w:t>
            </w:r>
            <w:r w:rsidRPr="007036CE">
              <w:rPr>
                <w:szCs w:val="22"/>
              </w:rPr>
              <w:t xml:space="preserve"> необходимо конвертировать в минимальные единицы валюты (для данного типа документов умножить на 100)</w:t>
            </w:r>
          </w:p>
        </w:tc>
      </w:tr>
    </w:tbl>
    <w:p w14:paraId="554C354B" w14:textId="47E199EF" w:rsidR="00586316" w:rsidRPr="007036CE" w:rsidRDefault="009B61E2" w:rsidP="00432B55">
      <w:pPr>
        <w:pStyle w:val="GOSTNameTable"/>
      </w:pPr>
      <w:r w:rsidRPr="007036CE">
        <w:rPr>
          <w:noProof/>
        </w:rPr>
        <w:lastRenderedPageBreak/>
        <w:fldChar w:fldCharType="begin"/>
      </w:r>
      <w:r w:rsidRPr="007036CE">
        <w:rPr>
          <w:noProof/>
        </w:rPr>
        <w:instrText xml:space="preserve"> SEQ Таблица \* ARABIC </w:instrText>
      </w:r>
      <w:r w:rsidRPr="007036CE">
        <w:rPr>
          <w:noProof/>
        </w:rPr>
        <w:fldChar w:fldCharType="separate"/>
      </w:r>
      <w:bookmarkStart w:id="12075" w:name="_Toc222928050"/>
      <w:r w:rsidR="00BD74E1">
        <w:rPr>
          <w:noProof/>
        </w:rPr>
        <w:t>77</w:t>
      </w:r>
      <w:r w:rsidRPr="007036CE">
        <w:rPr>
          <w:noProof/>
        </w:rPr>
        <w:fldChar w:fldCharType="end"/>
      </w:r>
      <w:r w:rsidR="00586316" w:rsidRPr="007036CE">
        <w:t xml:space="preserve"> </w:t>
      </w:r>
      <w:r w:rsidR="00D9309A" w:rsidRPr="007036CE">
        <w:t>–</w:t>
      </w:r>
      <w:r w:rsidR="00586316" w:rsidRPr="007036CE">
        <w:t xml:space="preserve"> Перечень атрибутов, соответствующих типу документа</w:t>
      </w:r>
      <w:r w:rsidR="00432B55" w:rsidRPr="007036CE">
        <w:t xml:space="preserve"> «Сведения о сводной бюджетной росписи федерального бюджета и лимитах бюджетных обязательств по расходам, связанным с осуществлением капитальных вложений по объектам капитального строительства и объектам недвижимого имущества, а также их изменении на финансовый год и на плановый период» (ф. 0501080) DBD_ConsolidateInfoFAIP</w:t>
      </w:r>
      <w:bookmarkEnd w:id="12075"/>
    </w:p>
    <w:tbl>
      <w:tblPr>
        <w:tblStyle w:val="GOSTTable"/>
        <w:tblW w:w="5000" w:type="pct"/>
        <w:tblLayout w:type="fixed"/>
        <w:tblLook w:val="07E0" w:firstRow="1" w:lastRow="1" w:firstColumn="1" w:lastColumn="1" w:noHBand="1" w:noVBand="1"/>
      </w:tblPr>
      <w:tblGrid>
        <w:gridCol w:w="3481"/>
        <w:gridCol w:w="950"/>
        <w:gridCol w:w="3480"/>
        <w:gridCol w:w="3480"/>
        <w:gridCol w:w="4369"/>
      </w:tblGrid>
      <w:tr w:rsidR="00586316" w:rsidRPr="007036CE" w14:paraId="6235B454" w14:textId="77777777" w:rsidTr="00B0621B">
        <w:trPr>
          <w:cnfStyle w:val="100000000000" w:firstRow="1" w:lastRow="0" w:firstColumn="0" w:lastColumn="0" w:oddVBand="0" w:evenVBand="0" w:oddHBand="0" w:evenHBand="0" w:firstRowFirstColumn="0" w:firstRowLastColumn="0" w:lastRowFirstColumn="0" w:lastRowLastColumn="0"/>
        </w:trPr>
        <w:tc>
          <w:tcPr>
            <w:tcW w:w="1104" w:type="pct"/>
            <w:hideMark/>
          </w:tcPr>
          <w:p w14:paraId="67A563EC" w14:textId="77777777" w:rsidR="00586316" w:rsidRPr="007036CE" w:rsidRDefault="00586316" w:rsidP="00586316">
            <w:pPr>
              <w:pStyle w:val="GOSTTableHead"/>
              <w:rPr>
                <w:szCs w:val="22"/>
              </w:rPr>
            </w:pPr>
            <w:r w:rsidRPr="007036CE">
              <w:rPr>
                <w:szCs w:val="22"/>
              </w:rPr>
              <w:t>Наименование атрибута</w:t>
            </w:r>
          </w:p>
        </w:tc>
        <w:tc>
          <w:tcPr>
            <w:tcW w:w="301" w:type="pct"/>
            <w:hideMark/>
          </w:tcPr>
          <w:p w14:paraId="4EF7413B" w14:textId="77777777" w:rsidR="00586316" w:rsidRPr="007036CE" w:rsidRDefault="00586316" w:rsidP="00586316">
            <w:pPr>
              <w:pStyle w:val="GOSTTableHead"/>
              <w:rPr>
                <w:szCs w:val="22"/>
              </w:rPr>
            </w:pPr>
            <w:r w:rsidRPr="007036CE">
              <w:rPr>
                <w:szCs w:val="22"/>
              </w:rPr>
              <w:t>Вычисляемый атрибут</w:t>
            </w:r>
          </w:p>
        </w:tc>
        <w:tc>
          <w:tcPr>
            <w:tcW w:w="1104" w:type="pct"/>
            <w:hideMark/>
          </w:tcPr>
          <w:p w14:paraId="7E8E4EDE" w14:textId="77777777" w:rsidR="00586316" w:rsidRPr="007036CE" w:rsidRDefault="00586316" w:rsidP="00586316">
            <w:pPr>
              <w:pStyle w:val="GOSTTableHead"/>
              <w:rPr>
                <w:szCs w:val="22"/>
              </w:rPr>
            </w:pPr>
            <w:r w:rsidRPr="007036CE">
              <w:rPr>
                <w:szCs w:val="22"/>
              </w:rPr>
              <w:t>Описание атрибута</w:t>
            </w:r>
          </w:p>
        </w:tc>
        <w:tc>
          <w:tcPr>
            <w:tcW w:w="1104" w:type="pct"/>
            <w:hideMark/>
          </w:tcPr>
          <w:p w14:paraId="3474A411" w14:textId="77777777" w:rsidR="00586316" w:rsidRPr="007036CE" w:rsidRDefault="00586316" w:rsidP="00586316">
            <w:pPr>
              <w:pStyle w:val="GOSTTableHead"/>
              <w:rPr>
                <w:szCs w:val="22"/>
              </w:rPr>
            </w:pPr>
            <w:r w:rsidRPr="007036CE">
              <w:rPr>
                <w:szCs w:val="22"/>
              </w:rPr>
              <w:t>Реквизит документа (наименование тега)</w:t>
            </w:r>
          </w:p>
        </w:tc>
        <w:tc>
          <w:tcPr>
            <w:tcW w:w="1386" w:type="pct"/>
            <w:hideMark/>
          </w:tcPr>
          <w:p w14:paraId="79C6FF1B" w14:textId="77777777" w:rsidR="00586316" w:rsidRPr="007036CE" w:rsidRDefault="00586316" w:rsidP="00586316">
            <w:pPr>
              <w:pStyle w:val="GOSTTableHead"/>
              <w:rPr>
                <w:szCs w:val="22"/>
              </w:rPr>
            </w:pPr>
            <w:r w:rsidRPr="007036CE">
              <w:rPr>
                <w:szCs w:val="22"/>
              </w:rPr>
              <w:t>Алгоритм вычисления</w:t>
            </w:r>
          </w:p>
        </w:tc>
      </w:tr>
      <w:tr w:rsidR="00586316" w:rsidRPr="007036CE" w14:paraId="65606064" w14:textId="77777777" w:rsidTr="00B0621B">
        <w:tc>
          <w:tcPr>
            <w:tcW w:w="1104" w:type="pct"/>
          </w:tcPr>
          <w:p w14:paraId="4153EEBB" w14:textId="77777777" w:rsidR="00586316" w:rsidRPr="007036CE" w:rsidRDefault="00586316" w:rsidP="00586316">
            <w:pPr>
              <w:pStyle w:val="GOSTTablenorm"/>
              <w:rPr>
                <w:szCs w:val="22"/>
                <w:lang w:val="en-US"/>
              </w:rPr>
            </w:pPr>
            <w:r w:rsidRPr="007036CE">
              <w:rPr>
                <w:szCs w:val="22"/>
              </w:rPr>
              <w:t>Номер_документа</w:t>
            </w:r>
            <w:r w:rsidR="00142CBB" w:rsidRPr="007036CE">
              <w:rPr>
                <w:szCs w:val="22"/>
                <w:lang w:val="en-US"/>
              </w:rPr>
              <w:t>*</w:t>
            </w:r>
          </w:p>
        </w:tc>
        <w:tc>
          <w:tcPr>
            <w:tcW w:w="301" w:type="pct"/>
          </w:tcPr>
          <w:p w14:paraId="4BFA4B35" w14:textId="77777777" w:rsidR="00586316" w:rsidRPr="007036CE" w:rsidRDefault="00586316" w:rsidP="00586316">
            <w:pPr>
              <w:pStyle w:val="GOSTTablenorm"/>
              <w:rPr>
                <w:szCs w:val="22"/>
              </w:rPr>
            </w:pPr>
            <w:r w:rsidRPr="007036CE">
              <w:rPr>
                <w:szCs w:val="22"/>
              </w:rPr>
              <w:t>Нет</w:t>
            </w:r>
          </w:p>
        </w:tc>
        <w:tc>
          <w:tcPr>
            <w:tcW w:w="1104" w:type="pct"/>
          </w:tcPr>
          <w:p w14:paraId="5C2410D6" w14:textId="77777777" w:rsidR="00586316" w:rsidRPr="007036CE" w:rsidRDefault="00586316" w:rsidP="00586316">
            <w:pPr>
              <w:pStyle w:val="GOSTTablenorm"/>
              <w:rPr>
                <w:szCs w:val="22"/>
              </w:rPr>
            </w:pPr>
            <w:r w:rsidRPr="007036CE">
              <w:rPr>
                <w:szCs w:val="22"/>
              </w:rPr>
              <w:t>Номер документа</w:t>
            </w:r>
          </w:p>
        </w:tc>
        <w:tc>
          <w:tcPr>
            <w:tcW w:w="1104" w:type="pct"/>
          </w:tcPr>
          <w:p w14:paraId="6EA6C0C0" w14:textId="77777777" w:rsidR="00586316" w:rsidRPr="007036CE" w:rsidRDefault="00586316" w:rsidP="00586316">
            <w:pPr>
              <w:pStyle w:val="GOSTTablenorm"/>
              <w:rPr>
                <w:szCs w:val="22"/>
              </w:rPr>
            </w:pPr>
            <w:r w:rsidRPr="007036CE">
              <w:rPr>
                <w:szCs w:val="22"/>
                <w:lang w:val="en-US"/>
              </w:rPr>
              <w:t>NUM_DOC</w:t>
            </w:r>
          </w:p>
        </w:tc>
        <w:tc>
          <w:tcPr>
            <w:tcW w:w="1386" w:type="pct"/>
          </w:tcPr>
          <w:p w14:paraId="0E3D6BE1" w14:textId="77777777" w:rsidR="00586316" w:rsidRPr="007036CE" w:rsidRDefault="00586316" w:rsidP="00586316">
            <w:pPr>
              <w:pStyle w:val="GOSTTablenorm"/>
            </w:pPr>
            <w:r w:rsidRPr="007036CE">
              <w:t>-</w:t>
            </w:r>
          </w:p>
        </w:tc>
      </w:tr>
      <w:tr w:rsidR="00586316" w:rsidRPr="007036CE" w14:paraId="01182557" w14:textId="77777777" w:rsidTr="00B0621B">
        <w:tc>
          <w:tcPr>
            <w:tcW w:w="1104" w:type="pct"/>
          </w:tcPr>
          <w:p w14:paraId="3D5ECB5F" w14:textId="77777777" w:rsidR="00586316" w:rsidRPr="007036CE" w:rsidRDefault="00586316" w:rsidP="00586316">
            <w:pPr>
              <w:pStyle w:val="GOSTTablenorm"/>
              <w:rPr>
                <w:szCs w:val="22"/>
                <w:lang w:val="en-US"/>
              </w:rPr>
            </w:pPr>
            <w:r w:rsidRPr="007036CE">
              <w:rPr>
                <w:szCs w:val="22"/>
              </w:rPr>
              <w:t>Дата_документа</w:t>
            </w:r>
            <w:r w:rsidR="00142CBB" w:rsidRPr="007036CE">
              <w:rPr>
                <w:szCs w:val="22"/>
                <w:lang w:val="en-US"/>
              </w:rPr>
              <w:t>*</w:t>
            </w:r>
          </w:p>
        </w:tc>
        <w:tc>
          <w:tcPr>
            <w:tcW w:w="301" w:type="pct"/>
          </w:tcPr>
          <w:p w14:paraId="78ACDCB1" w14:textId="77777777" w:rsidR="00586316" w:rsidRPr="007036CE" w:rsidRDefault="00586316" w:rsidP="00586316">
            <w:pPr>
              <w:pStyle w:val="GOSTTablenorm"/>
              <w:rPr>
                <w:szCs w:val="22"/>
              </w:rPr>
            </w:pPr>
            <w:r w:rsidRPr="007036CE">
              <w:rPr>
                <w:szCs w:val="22"/>
              </w:rPr>
              <w:t>Нет</w:t>
            </w:r>
          </w:p>
        </w:tc>
        <w:tc>
          <w:tcPr>
            <w:tcW w:w="1104" w:type="pct"/>
          </w:tcPr>
          <w:p w14:paraId="1A9B62B2" w14:textId="77777777" w:rsidR="00586316" w:rsidRPr="007036CE" w:rsidRDefault="00586316" w:rsidP="00586316">
            <w:pPr>
              <w:pStyle w:val="GOSTTablenorm"/>
              <w:rPr>
                <w:szCs w:val="22"/>
              </w:rPr>
            </w:pPr>
            <w:r w:rsidRPr="007036CE">
              <w:rPr>
                <w:szCs w:val="22"/>
              </w:rPr>
              <w:t>Дата документа</w:t>
            </w:r>
          </w:p>
        </w:tc>
        <w:tc>
          <w:tcPr>
            <w:tcW w:w="1104" w:type="pct"/>
          </w:tcPr>
          <w:p w14:paraId="56260BD2" w14:textId="77777777" w:rsidR="00586316" w:rsidRPr="007036CE" w:rsidRDefault="00586316" w:rsidP="00586316">
            <w:pPr>
              <w:pStyle w:val="GOSTTablenorm"/>
              <w:rPr>
                <w:szCs w:val="22"/>
              </w:rPr>
            </w:pPr>
            <w:r w:rsidRPr="007036CE">
              <w:rPr>
                <w:szCs w:val="22"/>
                <w:lang w:val="en-US"/>
              </w:rPr>
              <w:t>DATE_DOC</w:t>
            </w:r>
          </w:p>
        </w:tc>
        <w:tc>
          <w:tcPr>
            <w:tcW w:w="1386" w:type="pct"/>
          </w:tcPr>
          <w:p w14:paraId="0CA06A3C" w14:textId="77777777" w:rsidR="00586316" w:rsidRPr="007036CE" w:rsidRDefault="00586316" w:rsidP="00586316">
            <w:pPr>
              <w:pStyle w:val="GOSTTablenorm"/>
            </w:pPr>
            <w:r w:rsidRPr="007036CE">
              <w:t>-</w:t>
            </w:r>
          </w:p>
        </w:tc>
      </w:tr>
      <w:tr w:rsidR="00586316" w:rsidRPr="007036CE" w14:paraId="2966D46A" w14:textId="77777777" w:rsidTr="00B0621B">
        <w:tc>
          <w:tcPr>
            <w:tcW w:w="1104" w:type="pct"/>
          </w:tcPr>
          <w:p w14:paraId="165D2E29" w14:textId="77777777" w:rsidR="00586316" w:rsidRPr="007036CE" w:rsidRDefault="00586316" w:rsidP="00586316">
            <w:pPr>
              <w:pStyle w:val="GOSTTablenorm"/>
              <w:rPr>
                <w:szCs w:val="22"/>
              </w:rPr>
            </w:pPr>
            <w:r w:rsidRPr="007036CE">
              <w:rPr>
                <w:szCs w:val="22"/>
              </w:rPr>
              <w:t>Вид_документа</w:t>
            </w:r>
          </w:p>
        </w:tc>
        <w:tc>
          <w:tcPr>
            <w:tcW w:w="301" w:type="pct"/>
          </w:tcPr>
          <w:p w14:paraId="0FC08D2D" w14:textId="77777777" w:rsidR="00586316" w:rsidRPr="007036CE" w:rsidRDefault="00586316" w:rsidP="00586316">
            <w:pPr>
              <w:pStyle w:val="GOSTTablenorm"/>
              <w:rPr>
                <w:szCs w:val="22"/>
              </w:rPr>
            </w:pPr>
            <w:r w:rsidRPr="007036CE">
              <w:t>Нет</w:t>
            </w:r>
          </w:p>
        </w:tc>
        <w:tc>
          <w:tcPr>
            <w:tcW w:w="1104" w:type="pct"/>
          </w:tcPr>
          <w:p w14:paraId="68F4B1C1" w14:textId="77777777" w:rsidR="00586316" w:rsidRPr="007036CE" w:rsidRDefault="00586316" w:rsidP="00586316">
            <w:pPr>
              <w:pStyle w:val="GOSTTablenorm"/>
              <w:rPr>
                <w:szCs w:val="22"/>
              </w:rPr>
            </w:pPr>
            <w:r w:rsidRPr="007036CE">
              <w:t>Вид документа</w:t>
            </w:r>
          </w:p>
        </w:tc>
        <w:tc>
          <w:tcPr>
            <w:tcW w:w="1104" w:type="pct"/>
          </w:tcPr>
          <w:p w14:paraId="0E54165D" w14:textId="77777777" w:rsidR="00586316" w:rsidRPr="007036CE" w:rsidRDefault="00586316" w:rsidP="00586316">
            <w:pPr>
              <w:pStyle w:val="GOSTTablenorm"/>
              <w:rPr>
                <w:szCs w:val="22"/>
                <w:lang w:val="en-US"/>
              </w:rPr>
            </w:pPr>
            <w:r w:rsidRPr="007036CE">
              <w:rPr>
                <w:szCs w:val="22"/>
                <w:lang w:val="en-US"/>
              </w:rPr>
              <w:t>DOC_TYPE</w:t>
            </w:r>
          </w:p>
        </w:tc>
        <w:tc>
          <w:tcPr>
            <w:tcW w:w="1386" w:type="pct"/>
          </w:tcPr>
          <w:p w14:paraId="4AEAB677" w14:textId="77777777" w:rsidR="00586316" w:rsidRPr="007036CE" w:rsidRDefault="00586316" w:rsidP="00586316">
            <w:pPr>
              <w:pStyle w:val="GOSTTablenorm"/>
            </w:pPr>
            <w:r w:rsidRPr="007036CE">
              <w:t>-</w:t>
            </w:r>
          </w:p>
        </w:tc>
      </w:tr>
      <w:tr w:rsidR="00586316" w:rsidRPr="007036CE" w14:paraId="3DC73E24" w14:textId="77777777" w:rsidTr="00B0621B">
        <w:tc>
          <w:tcPr>
            <w:tcW w:w="1104" w:type="pct"/>
          </w:tcPr>
          <w:p w14:paraId="68EFB089" w14:textId="77777777" w:rsidR="00586316" w:rsidRPr="007036CE" w:rsidRDefault="00586316" w:rsidP="00586316">
            <w:pPr>
              <w:pStyle w:val="GOSTTablenorm"/>
              <w:rPr>
                <w:szCs w:val="22"/>
              </w:rPr>
            </w:pPr>
            <w:r w:rsidRPr="007036CE">
              <w:rPr>
                <w:szCs w:val="22"/>
              </w:rPr>
              <w:t>Уровень_конфиденциальности</w:t>
            </w:r>
          </w:p>
        </w:tc>
        <w:tc>
          <w:tcPr>
            <w:tcW w:w="301" w:type="pct"/>
          </w:tcPr>
          <w:p w14:paraId="4E54634B" w14:textId="77777777" w:rsidR="00586316" w:rsidRPr="007036CE" w:rsidRDefault="00586316" w:rsidP="00586316">
            <w:pPr>
              <w:pStyle w:val="GOSTTablenorm"/>
              <w:rPr>
                <w:szCs w:val="22"/>
              </w:rPr>
            </w:pPr>
            <w:r w:rsidRPr="007036CE">
              <w:rPr>
                <w:szCs w:val="22"/>
              </w:rPr>
              <w:t>Нет</w:t>
            </w:r>
          </w:p>
        </w:tc>
        <w:tc>
          <w:tcPr>
            <w:tcW w:w="1104" w:type="pct"/>
          </w:tcPr>
          <w:p w14:paraId="167200D3" w14:textId="77777777" w:rsidR="00586316" w:rsidRPr="007036CE" w:rsidRDefault="00586316" w:rsidP="00586316">
            <w:pPr>
              <w:pStyle w:val="GOSTTablenorm"/>
              <w:rPr>
                <w:szCs w:val="22"/>
              </w:rPr>
            </w:pPr>
            <w:r w:rsidRPr="007036CE">
              <w:rPr>
                <w:szCs w:val="22"/>
              </w:rPr>
              <w:t>Уровень конфиденциальности</w:t>
            </w:r>
          </w:p>
        </w:tc>
        <w:tc>
          <w:tcPr>
            <w:tcW w:w="1104" w:type="pct"/>
          </w:tcPr>
          <w:p w14:paraId="2E966A8E" w14:textId="77777777" w:rsidR="00586316" w:rsidRPr="007036CE" w:rsidRDefault="00586316" w:rsidP="00586316">
            <w:pPr>
              <w:pStyle w:val="GOSTTablenorm"/>
              <w:rPr>
                <w:szCs w:val="22"/>
                <w:lang w:val="en-US"/>
              </w:rPr>
            </w:pPr>
            <w:r w:rsidRPr="007036CE">
              <w:rPr>
                <w:szCs w:val="22"/>
                <w:lang w:val="en-US"/>
              </w:rPr>
              <w:t>ACCESSLEVEL</w:t>
            </w:r>
          </w:p>
        </w:tc>
        <w:tc>
          <w:tcPr>
            <w:tcW w:w="1386" w:type="pct"/>
          </w:tcPr>
          <w:p w14:paraId="5B82A380" w14:textId="77777777" w:rsidR="00586316" w:rsidRPr="007036CE" w:rsidRDefault="00586316" w:rsidP="00586316">
            <w:pPr>
              <w:pStyle w:val="GOSTTablenorm"/>
              <w:rPr>
                <w:szCs w:val="22"/>
              </w:rPr>
            </w:pPr>
            <w:r w:rsidRPr="007036CE">
              <w:rPr>
                <w:szCs w:val="22"/>
              </w:rPr>
              <w:t>-</w:t>
            </w:r>
          </w:p>
        </w:tc>
      </w:tr>
      <w:tr w:rsidR="00586316" w:rsidRPr="007036CE" w14:paraId="245DB17C" w14:textId="77777777" w:rsidTr="00B0621B">
        <w:tc>
          <w:tcPr>
            <w:tcW w:w="1104" w:type="pct"/>
          </w:tcPr>
          <w:p w14:paraId="1FA7C059" w14:textId="77777777" w:rsidR="00586316" w:rsidRPr="007036CE" w:rsidRDefault="00586316" w:rsidP="00586316">
            <w:pPr>
              <w:pStyle w:val="GOSTTablenorm"/>
              <w:rPr>
                <w:szCs w:val="22"/>
              </w:rPr>
            </w:pPr>
            <w:r w:rsidRPr="007036CE">
              <w:rPr>
                <w:szCs w:val="22"/>
              </w:rPr>
              <w:t>Наименование_документа</w:t>
            </w:r>
          </w:p>
        </w:tc>
        <w:tc>
          <w:tcPr>
            <w:tcW w:w="301" w:type="pct"/>
          </w:tcPr>
          <w:p w14:paraId="018AE4F0" w14:textId="77777777" w:rsidR="00586316" w:rsidRPr="007036CE" w:rsidRDefault="00586316" w:rsidP="00586316">
            <w:pPr>
              <w:pStyle w:val="GOSTTablenorm"/>
              <w:rPr>
                <w:szCs w:val="22"/>
              </w:rPr>
            </w:pPr>
            <w:r w:rsidRPr="007036CE">
              <w:rPr>
                <w:szCs w:val="22"/>
              </w:rPr>
              <w:t>Да</w:t>
            </w:r>
          </w:p>
        </w:tc>
        <w:tc>
          <w:tcPr>
            <w:tcW w:w="1104" w:type="pct"/>
          </w:tcPr>
          <w:p w14:paraId="487D6D0E" w14:textId="77777777" w:rsidR="00586316" w:rsidRPr="007036CE" w:rsidRDefault="00586316" w:rsidP="00586316">
            <w:pPr>
              <w:pStyle w:val="GOSTTablenorm"/>
              <w:rPr>
                <w:szCs w:val="22"/>
              </w:rPr>
            </w:pPr>
            <w:r w:rsidRPr="007036CE">
              <w:rPr>
                <w:szCs w:val="22"/>
              </w:rPr>
              <w:t>Наименование документа</w:t>
            </w:r>
          </w:p>
        </w:tc>
        <w:tc>
          <w:tcPr>
            <w:tcW w:w="1104" w:type="pct"/>
          </w:tcPr>
          <w:p w14:paraId="0ECD8FD3" w14:textId="77777777" w:rsidR="00586316" w:rsidRPr="007036CE" w:rsidRDefault="00586316" w:rsidP="00586316">
            <w:pPr>
              <w:pStyle w:val="GOSTTablenorm"/>
              <w:rPr>
                <w:szCs w:val="24"/>
              </w:rPr>
            </w:pPr>
            <w:r w:rsidRPr="007036CE">
              <w:rPr>
                <w:szCs w:val="22"/>
              </w:rPr>
              <w:t>-</w:t>
            </w:r>
          </w:p>
        </w:tc>
        <w:tc>
          <w:tcPr>
            <w:tcW w:w="1386" w:type="pct"/>
          </w:tcPr>
          <w:p w14:paraId="7F135981" w14:textId="77777777" w:rsidR="00586316" w:rsidRPr="007036CE" w:rsidRDefault="00586316" w:rsidP="00363C4B">
            <w:pPr>
              <w:pStyle w:val="GOSTTablenorm"/>
            </w:pPr>
            <w:r w:rsidRPr="007036CE">
              <w:rPr>
                <w:szCs w:val="22"/>
              </w:rPr>
              <w:t xml:space="preserve">Наименование документа определяется по справочнику </w:t>
            </w:r>
            <w:r w:rsidR="00DF7118" w:rsidRPr="007036CE">
              <w:rPr>
                <w:szCs w:val="22"/>
              </w:rPr>
              <w:t>«</w:t>
            </w:r>
            <w:r w:rsidRPr="007036CE">
              <w:rPr>
                <w:szCs w:val="22"/>
              </w:rPr>
              <w:t>Типы документов</w:t>
            </w:r>
            <w:r w:rsidR="00DF7118" w:rsidRPr="007036CE">
              <w:rPr>
                <w:szCs w:val="22"/>
              </w:rPr>
              <w:t xml:space="preserve">» </w:t>
            </w:r>
            <w:r w:rsidRPr="007036CE">
              <w:rPr>
                <w:szCs w:val="22"/>
              </w:rPr>
              <w:t>с помощью значения атрибута Тип_документа (</w:t>
            </w:r>
            <w:r w:rsidRPr="007036CE">
              <w:rPr>
                <w:szCs w:val="22"/>
                <w:lang w:val="en-US"/>
              </w:rPr>
              <w:t>TypeDoc</w:t>
            </w:r>
            <w:r w:rsidRPr="007036CE">
              <w:rPr>
                <w:szCs w:val="22"/>
              </w:rPr>
              <w:t>) из заголовка запроса</w:t>
            </w:r>
          </w:p>
        </w:tc>
      </w:tr>
      <w:tr w:rsidR="00586316" w:rsidRPr="007036CE" w14:paraId="63CE4915" w14:textId="77777777" w:rsidTr="00B0621B">
        <w:tc>
          <w:tcPr>
            <w:tcW w:w="1104" w:type="pct"/>
          </w:tcPr>
          <w:p w14:paraId="396EB332" w14:textId="77777777" w:rsidR="00586316" w:rsidRPr="007036CE" w:rsidRDefault="00586316" w:rsidP="00586316">
            <w:pPr>
              <w:pStyle w:val="GOSTTablenorm"/>
              <w:rPr>
                <w:szCs w:val="22"/>
              </w:rPr>
            </w:pPr>
            <w:r w:rsidRPr="007036CE">
              <w:rPr>
                <w:szCs w:val="22"/>
              </w:rPr>
              <w:t>Код_валюты</w:t>
            </w:r>
          </w:p>
        </w:tc>
        <w:tc>
          <w:tcPr>
            <w:tcW w:w="301" w:type="pct"/>
          </w:tcPr>
          <w:p w14:paraId="66DD5423" w14:textId="77777777" w:rsidR="00586316" w:rsidRPr="007036CE" w:rsidRDefault="00586316" w:rsidP="00586316">
            <w:pPr>
              <w:pStyle w:val="GOSTTablenorm"/>
              <w:rPr>
                <w:szCs w:val="22"/>
              </w:rPr>
            </w:pPr>
            <w:r w:rsidRPr="007036CE">
              <w:rPr>
                <w:szCs w:val="22"/>
              </w:rPr>
              <w:t>Да</w:t>
            </w:r>
          </w:p>
        </w:tc>
        <w:tc>
          <w:tcPr>
            <w:tcW w:w="1104" w:type="pct"/>
          </w:tcPr>
          <w:p w14:paraId="53F1ADC9" w14:textId="77777777" w:rsidR="00586316" w:rsidRPr="007036CE" w:rsidRDefault="00586316" w:rsidP="00586316">
            <w:pPr>
              <w:pStyle w:val="GOSTTablenorm"/>
              <w:rPr>
                <w:szCs w:val="22"/>
              </w:rPr>
            </w:pPr>
            <w:r w:rsidRPr="007036CE">
              <w:rPr>
                <w:szCs w:val="22"/>
              </w:rPr>
              <w:t>Код валюты</w:t>
            </w:r>
          </w:p>
        </w:tc>
        <w:tc>
          <w:tcPr>
            <w:tcW w:w="1104" w:type="pct"/>
          </w:tcPr>
          <w:p w14:paraId="79A4E782" w14:textId="77777777" w:rsidR="00586316" w:rsidRPr="007036CE" w:rsidRDefault="00586316" w:rsidP="00586316">
            <w:pPr>
              <w:pStyle w:val="GOSTTablenorm"/>
              <w:rPr>
                <w:szCs w:val="24"/>
              </w:rPr>
            </w:pPr>
            <w:r w:rsidRPr="007036CE">
              <w:rPr>
                <w:szCs w:val="22"/>
              </w:rPr>
              <w:t>-</w:t>
            </w:r>
          </w:p>
        </w:tc>
        <w:tc>
          <w:tcPr>
            <w:tcW w:w="1386" w:type="pct"/>
          </w:tcPr>
          <w:p w14:paraId="46527138" w14:textId="77777777" w:rsidR="00586316" w:rsidRPr="007036CE" w:rsidRDefault="00586316" w:rsidP="00586316">
            <w:pPr>
              <w:pStyle w:val="GOSTTablenorm"/>
            </w:pPr>
            <w:r w:rsidRPr="007036CE">
              <w:rPr>
                <w:szCs w:val="22"/>
              </w:rPr>
              <w:t>Указывается значение «643»</w:t>
            </w:r>
          </w:p>
        </w:tc>
      </w:tr>
      <w:tr w:rsidR="00CE3062" w:rsidRPr="007036CE" w14:paraId="06C7459C" w14:textId="77777777" w:rsidTr="00B0621B">
        <w:trPr>
          <w:ins w:id="12076" w:author="Сатлер Марина Викторовна" w:date="2024-03-20T09:54:00Z"/>
        </w:trPr>
        <w:tc>
          <w:tcPr>
            <w:tcW w:w="1104" w:type="pct"/>
          </w:tcPr>
          <w:p w14:paraId="7BD69F5D" w14:textId="77777777" w:rsidR="00CE3062" w:rsidRPr="007036CE" w:rsidRDefault="00CE3062" w:rsidP="00CE3062">
            <w:pPr>
              <w:pStyle w:val="GOSTTablenorm"/>
              <w:rPr>
                <w:ins w:id="12077" w:author="Сатлер Марина Викторовна" w:date="2024-03-20T09:54:00Z"/>
                <w:szCs w:val="22"/>
              </w:rPr>
            </w:pPr>
            <w:ins w:id="12078" w:author="Сатлер Марина Викторовна" w:date="2024-03-20T09:54:00Z">
              <w:r w:rsidRPr="007036CE">
                <w:rPr>
                  <w:szCs w:val="22"/>
                </w:rPr>
                <w:t>Код_валюты_учета</w:t>
              </w:r>
            </w:ins>
          </w:p>
        </w:tc>
        <w:tc>
          <w:tcPr>
            <w:tcW w:w="301" w:type="pct"/>
          </w:tcPr>
          <w:p w14:paraId="73ACB2D6" w14:textId="77777777" w:rsidR="00CE3062" w:rsidRPr="007036CE" w:rsidRDefault="00CE3062" w:rsidP="00CE3062">
            <w:pPr>
              <w:pStyle w:val="GOSTTablenorm"/>
              <w:rPr>
                <w:ins w:id="12079" w:author="Сатлер Марина Викторовна" w:date="2024-03-20T09:54:00Z"/>
                <w:szCs w:val="22"/>
              </w:rPr>
            </w:pPr>
            <w:ins w:id="12080" w:author="Сатлер Марина Викторовна" w:date="2024-03-20T09:54:00Z">
              <w:r w:rsidRPr="007036CE">
                <w:rPr>
                  <w:szCs w:val="22"/>
                </w:rPr>
                <w:t>да</w:t>
              </w:r>
            </w:ins>
          </w:p>
        </w:tc>
        <w:tc>
          <w:tcPr>
            <w:tcW w:w="1104" w:type="pct"/>
          </w:tcPr>
          <w:p w14:paraId="4355A5EA" w14:textId="77777777" w:rsidR="00CE3062" w:rsidRPr="007036CE" w:rsidRDefault="00CE3062" w:rsidP="00CE3062">
            <w:pPr>
              <w:pStyle w:val="GOSTTablenorm"/>
              <w:rPr>
                <w:ins w:id="12081" w:author="Сатлер Марина Викторовна" w:date="2024-03-20T09:54:00Z"/>
                <w:szCs w:val="22"/>
              </w:rPr>
            </w:pPr>
            <w:ins w:id="12082" w:author="Сатлер Марина Викторовна" w:date="2024-03-20T09:54:00Z">
              <w:r w:rsidRPr="007036CE">
                <w:rPr>
                  <w:szCs w:val="22"/>
                </w:rPr>
                <w:t>Код валюты учета по ОКВ</w:t>
              </w:r>
            </w:ins>
          </w:p>
        </w:tc>
        <w:tc>
          <w:tcPr>
            <w:tcW w:w="1104" w:type="pct"/>
          </w:tcPr>
          <w:p w14:paraId="47CAEAAF" w14:textId="77777777" w:rsidR="00CE3062" w:rsidRPr="007036CE" w:rsidRDefault="00CE3062" w:rsidP="00CE3062">
            <w:pPr>
              <w:pStyle w:val="GOSTTablenorm"/>
              <w:rPr>
                <w:ins w:id="12083" w:author="Сатлер Марина Викторовна" w:date="2024-03-20T09:54:00Z"/>
                <w:szCs w:val="22"/>
              </w:rPr>
            </w:pPr>
            <w:ins w:id="12084" w:author="Сатлер Марина Викторовна" w:date="2024-03-20T09:54:00Z">
              <w:r w:rsidRPr="007036CE">
                <w:t>-</w:t>
              </w:r>
            </w:ins>
          </w:p>
        </w:tc>
        <w:tc>
          <w:tcPr>
            <w:tcW w:w="1386" w:type="pct"/>
          </w:tcPr>
          <w:p w14:paraId="4E9A0BE6" w14:textId="77777777" w:rsidR="00CE3062" w:rsidRPr="007036CE" w:rsidRDefault="00CE3062" w:rsidP="00CE3062">
            <w:pPr>
              <w:pStyle w:val="GOSTTablenorm"/>
              <w:rPr>
                <w:ins w:id="12085" w:author="Сатлер Марина Викторовна" w:date="2024-03-20T09:54:00Z"/>
                <w:szCs w:val="22"/>
              </w:rPr>
            </w:pPr>
            <w:ins w:id="12086" w:author="Сатлер Марина Викторовна" w:date="2024-03-20T09:54:00Z">
              <w:r w:rsidRPr="007036CE">
                <w:t>Указывается значение «643»</w:t>
              </w:r>
            </w:ins>
          </w:p>
        </w:tc>
      </w:tr>
      <w:tr w:rsidR="00CE3062" w:rsidRPr="007036CE" w14:paraId="4B68DBDE" w14:textId="77777777" w:rsidTr="00B0621B">
        <w:tc>
          <w:tcPr>
            <w:tcW w:w="1104" w:type="pct"/>
          </w:tcPr>
          <w:p w14:paraId="25C616FD" w14:textId="77777777" w:rsidR="00CE3062" w:rsidRPr="007036CE" w:rsidRDefault="00CE3062" w:rsidP="00CE3062">
            <w:pPr>
              <w:pStyle w:val="GOSTTablenorm"/>
              <w:rPr>
                <w:szCs w:val="22"/>
              </w:rPr>
            </w:pPr>
            <w:r w:rsidRPr="007036CE">
              <w:rPr>
                <w:szCs w:val="22"/>
              </w:rPr>
              <w:t>Код_бюджета</w:t>
            </w:r>
          </w:p>
        </w:tc>
        <w:tc>
          <w:tcPr>
            <w:tcW w:w="301" w:type="pct"/>
          </w:tcPr>
          <w:p w14:paraId="3B6CACEB" w14:textId="77777777" w:rsidR="00CE3062" w:rsidRPr="007036CE" w:rsidRDefault="00CE3062" w:rsidP="00CE3062">
            <w:pPr>
              <w:pStyle w:val="GOSTTablenorm"/>
              <w:rPr>
                <w:szCs w:val="22"/>
              </w:rPr>
            </w:pPr>
            <w:r w:rsidRPr="007036CE">
              <w:rPr>
                <w:szCs w:val="22"/>
              </w:rPr>
              <w:t>Нет</w:t>
            </w:r>
          </w:p>
        </w:tc>
        <w:tc>
          <w:tcPr>
            <w:tcW w:w="1104" w:type="pct"/>
          </w:tcPr>
          <w:p w14:paraId="53329860" w14:textId="77777777" w:rsidR="00CE3062" w:rsidRPr="007036CE" w:rsidRDefault="00CE3062" w:rsidP="00CE3062">
            <w:pPr>
              <w:pStyle w:val="GOSTTablenorm"/>
              <w:rPr>
                <w:szCs w:val="22"/>
              </w:rPr>
            </w:pPr>
            <w:r w:rsidRPr="007036CE">
              <w:rPr>
                <w:szCs w:val="22"/>
              </w:rPr>
              <w:t>Код бюджета</w:t>
            </w:r>
          </w:p>
        </w:tc>
        <w:tc>
          <w:tcPr>
            <w:tcW w:w="1104" w:type="pct"/>
          </w:tcPr>
          <w:p w14:paraId="570C6F05" w14:textId="77777777" w:rsidR="00CE3062" w:rsidRPr="007036CE" w:rsidRDefault="00CE3062" w:rsidP="00CE3062">
            <w:pPr>
              <w:pStyle w:val="GOSTTablenorm"/>
              <w:rPr>
                <w:szCs w:val="24"/>
              </w:rPr>
            </w:pPr>
            <w:r w:rsidRPr="007036CE">
              <w:rPr>
                <w:szCs w:val="24"/>
              </w:rPr>
              <w:t>BUDGET_CODE</w:t>
            </w:r>
          </w:p>
        </w:tc>
        <w:tc>
          <w:tcPr>
            <w:tcW w:w="1386" w:type="pct"/>
          </w:tcPr>
          <w:p w14:paraId="130BEBFC" w14:textId="77777777" w:rsidR="00CE3062" w:rsidRPr="007036CE" w:rsidRDefault="00CE3062" w:rsidP="00CE3062">
            <w:pPr>
              <w:pStyle w:val="GOSTTablenorm"/>
            </w:pPr>
          </w:p>
        </w:tc>
      </w:tr>
      <w:tr w:rsidR="00CE3062" w:rsidRPr="007036CE" w14:paraId="30655AE1" w14:textId="77777777" w:rsidTr="00B0621B">
        <w:tc>
          <w:tcPr>
            <w:tcW w:w="1104" w:type="pct"/>
          </w:tcPr>
          <w:p w14:paraId="10C7ABC4" w14:textId="77777777" w:rsidR="00CE3062" w:rsidRPr="007036CE" w:rsidRDefault="00CE3062" w:rsidP="00CE3062">
            <w:pPr>
              <w:pStyle w:val="GOSTTablenorm"/>
              <w:rPr>
                <w:szCs w:val="22"/>
              </w:rPr>
            </w:pPr>
            <w:r w:rsidRPr="007036CE">
              <w:rPr>
                <w:szCs w:val="22"/>
              </w:rPr>
              <w:lastRenderedPageBreak/>
              <w:t>Тип_бюджета</w:t>
            </w:r>
          </w:p>
        </w:tc>
        <w:tc>
          <w:tcPr>
            <w:tcW w:w="301" w:type="pct"/>
          </w:tcPr>
          <w:p w14:paraId="5715490E" w14:textId="77777777" w:rsidR="00CE3062" w:rsidRPr="007036CE" w:rsidRDefault="00CE3062" w:rsidP="00CE3062">
            <w:pPr>
              <w:pStyle w:val="GOSTTablenorm"/>
              <w:rPr>
                <w:szCs w:val="22"/>
              </w:rPr>
            </w:pPr>
            <w:r w:rsidRPr="007036CE">
              <w:rPr>
                <w:szCs w:val="22"/>
              </w:rPr>
              <w:t>Да</w:t>
            </w:r>
          </w:p>
        </w:tc>
        <w:tc>
          <w:tcPr>
            <w:tcW w:w="1104" w:type="pct"/>
          </w:tcPr>
          <w:p w14:paraId="66A08988" w14:textId="77777777" w:rsidR="00CE3062" w:rsidRPr="007036CE" w:rsidRDefault="00CE3062" w:rsidP="00CE3062">
            <w:pPr>
              <w:pStyle w:val="GOSTTablenorm"/>
              <w:rPr>
                <w:szCs w:val="22"/>
              </w:rPr>
            </w:pPr>
            <w:r w:rsidRPr="007036CE">
              <w:rPr>
                <w:szCs w:val="22"/>
              </w:rPr>
              <w:t>Тип бюджета</w:t>
            </w:r>
          </w:p>
        </w:tc>
        <w:tc>
          <w:tcPr>
            <w:tcW w:w="1104" w:type="pct"/>
          </w:tcPr>
          <w:p w14:paraId="37C91261" w14:textId="77777777" w:rsidR="00CE3062" w:rsidRPr="007036CE" w:rsidRDefault="00CE3062" w:rsidP="00CE3062">
            <w:pPr>
              <w:pStyle w:val="GOSTTablenorm"/>
              <w:rPr>
                <w:szCs w:val="24"/>
              </w:rPr>
            </w:pPr>
            <w:r w:rsidRPr="007036CE">
              <w:rPr>
                <w:szCs w:val="24"/>
              </w:rPr>
              <w:t>BUDGET_CODE</w:t>
            </w:r>
          </w:p>
        </w:tc>
        <w:tc>
          <w:tcPr>
            <w:tcW w:w="1386" w:type="pct"/>
          </w:tcPr>
          <w:p w14:paraId="37D2E343" w14:textId="77777777" w:rsidR="00CE3062" w:rsidRPr="007036CE" w:rsidRDefault="00CE3062" w:rsidP="00CE3062">
            <w:pPr>
              <w:pStyle w:val="GOSTTablenorm"/>
            </w:pPr>
            <w:r w:rsidRPr="007036CE">
              <w:rPr>
                <w:szCs w:val="22"/>
              </w:rPr>
              <w:t>Тип бюджета определяется по справочнику «Бюджеты» (поиск по значению «Код бюджета»)</w:t>
            </w:r>
          </w:p>
        </w:tc>
      </w:tr>
      <w:tr w:rsidR="00CE3062" w:rsidRPr="007036CE" w14:paraId="5A614F1E" w14:textId="77777777" w:rsidTr="00B0621B">
        <w:tc>
          <w:tcPr>
            <w:tcW w:w="1104" w:type="pct"/>
          </w:tcPr>
          <w:p w14:paraId="3B5C45E7" w14:textId="77777777" w:rsidR="00CE3062" w:rsidRPr="007036CE" w:rsidRDefault="00CE3062" w:rsidP="00CE3062">
            <w:pPr>
              <w:pStyle w:val="GOSTTablenorm"/>
              <w:rPr>
                <w:szCs w:val="22"/>
              </w:rPr>
            </w:pPr>
            <w:r w:rsidRPr="007036CE">
              <w:rPr>
                <w:szCs w:val="22"/>
              </w:rPr>
              <w:t>Дата_ввода_в_действие</w:t>
            </w:r>
          </w:p>
        </w:tc>
        <w:tc>
          <w:tcPr>
            <w:tcW w:w="301" w:type="pct"/>
          </w:tcPr>
          <w:p w14:paraId="5DF2726D" w14:textId="77777777" w:rsidR="00CE3062" w:rsidRPr="007036CE" w:rsidRDefault="00CE3062" w:rsidP="00CE3062">
            <w:pPr>
              <w:pStyle w:val="GOSTTablenorm"/>
              <w:rPr>
                <w:szCs w:val="22"/>
              </w:rPr>
            </w:pPr>
            <w:r w:rsidRPr="007036CE">
              <w:rPr>
                <w:szCs w:val="22"/>
              </w:rPr>
              <w:t>Нет</w:t>
            </w:r>
          </w:p>
        </w:tc>
        <w:tc>
          <w:tcPr>
            <w:tcW w:w="1104" w:type="pct"/>
          </w:tcPr>
          <w:p w14:paraId="391CB2B0" w14:textId="77777777" w:rsidR="00CE3062" w:rsidRPr="007036CE" w:rsidRDefault="00CE3062" w:rsidP="00CE3062">
            <w:pPr>
              <w:pStyle w:val="GOSTTablenorm"/>
              <w:rPr>
                <w:szCs w:val="22"/>
              </w:rPr>
            </w:pPr>
            <w:r w:rsidRPr="007036CE">
              <w:rPr>
                <w:szCs w:val="22"/>
              </w:rPr>
              <w:t>Дата ввода в действие</w:t>
            </w:r>
          </w:p>
        </w:tc>
        <w:tc>
          <w:tcPr>
            <w:tcW w:w="1104" w:type="pct"/>
          </w:tcPr>
          <w:p w14:paraId="1CFFE3C7" w14:textId="77777777" w:rsidR="00CE3062" w:rsidRPr="007036CE" w:rsidRDefault="00CE3062" w:rsidP="00CE3062">
            <w:pPr>
              <w:pStyle w:val="GOSTTablenorm"/>
              <w:rPr>
                <w:szCs w:val="24"/>
              </w:rPr>
            </w:pPr>
            <w:r w:rsidRPr="007036CE">
              <w:rPr>
                <w:szCs w:val="24"/>
              </w:rPr>
              <w:t>EVENT_DATE</w:t>
            </w:r>
          </w:p>
        </w:tc>
        <w:tc>
          <w:tcPr>
            <w:tcW w:w="1386" w:type="pct"/>
          </w:tcPr>
          <w:p w14:paraId="1FD21AF8" w14:textId="77777777" w:rsidR="00CE3062" w:rsidRPr="007036CE" w:rsidRDefault="00CE3062" w:rsidP="00CE3062">
            <w:pPr>
              <w:pStyle w:val="GOSTTablenorm"/>
            </w:pPr>
            <w:r w:rsidRPr="007036CE">
              <w:t>-</w:t>
            </w:r>
          </w:p>
        </w:tc>
      </w:tr>
      <w:tr w:rsidR="00194707" w:rsidRPr="007036CE" w14:paraId="5C5ACC72" w14:textId="77777777" w:rsidTr="00B0621B">
        <w:trPr>
          <w:ins w:id="12087" w:author="Сатлер Марина Викторовна" w:date="2024-07-05T17:13:00Z"/>
        </w:trPr>
        <w:tc>
          <w:tcPr>
            <w:tcW w:w="1104" w:type="pct"/>
          </w:tcPr>
          <w:p w14:paraId="6225267C" w14:textId="77777777" w:rsidR="00194707" w:rsidRPr="007036CE" w:rsidRDefault="00194707" w:rsidP="00194707">
            <w:pPr>
              <w:pStyle w:val="GOSTTablenorm"/>
              <w:rPr>
                <w:ins w:id="12088" w:author="Сатлер Марина Викторовна" w:date="2024-07-05T17:13:00Z"/>
                <w:szCs w:val="22"/>
              </w:rPr>
            </w:pPr>
            <w:ins w:id="12089" w:author="Сатлер Марина Викторовна" w:date="2024-07-05T17:13:00Z">
              <w:r w:rsidRPr="007036CE">
                <w:t>Новый_бюджетный_цикл</w:t>
              </w:r>
            </w:ins>
          </w:p>
        </w:tc>
        <w:tc>
          <w:tcPr>
            <w:tcW w:w="301" w:type="pct"/>
          </w:tcPr>
          <w:p w14:paraId="4642552A" w14:textId="77777777" w:rsidR="00194707" w:rsidRPr="007036CE" w:rsidRDefault="00194707" w:rsidP="00194707">
            <w:pPr>
              <w:pStyle w:val="GOSTTablenorm"/>
              <w:rPr>
                <w:ins w:id="12090" w:author="Сатлер Марина Викторовна" w:date="2024-07-05T17:13:00Z"/>
                <w:szCs w:val="22"/>
              </w:rPr>
            </w:pPr>
            <w:ins w:id="12091" w:author="Сатлер Марина Викторовна" w:date="2024-07-05T17:13:00Z">
              <w:r w:rsidRPr="007036CE">
                <w:rPr>
                  <w:szCs w:val="22"/>
                </w:rPr>
                <w:t>Нет</w:t>
              </w:r>
            </w:ins>
          </w:p>
        </w:tc>
        <w:tc>
          <w:tcPr>
            <w:tcW w:w="1104" w:type="pct"/>
          </w:tcPr>
          <w:p w14:paraId="79C9F83B" w14:textId="77777777" w:rsidR="00194707" w:rsidRPr="007036CE" w:rsidRDefault="00194707" w:rsidP="00194707">
            <w:pPr>
              <w:pStyle w:val="GOSTTablenorm"/>
              <w:rPr>
                <w:ins w:id="12092" w:author="Сатлер Марина Викторовна" w:date="2024-07-05T17:13:00Z"/>
                <w:szCs w:val="22"/>
              </w:rPr>
            </w:pPr>
            <w:ins w:id="12093" w:author="Сатлер Марина Викторовна" w:date="2024-07-05T17:13:00Z">
              <w:r w:rsidRPr="007036CE">
                <w:t>Признак «Новый бюджетный цикл»</w:t>
              </w:r>
            </w:ins>
          </w:p>
        </w:tc>
        <w:tc>
          <w:tcPr>
            <w:tcW w:w="1104" w:type="pct"/>
          </w:tcPr>
          <w:p w14:paraId="5444F6AE" w14:textId="77777777" w:rsidR="00194707" w:rsidRPr="007036CE" w:rsidRDefault="00194707" w:rsidP="00194707">
            <w:pPr>
              <w:pStyle w:val="GOSTTablenorm"/>
              <w:rPr>
                <w:ins w:id="12094" w:author="Сатлер Марина Викторовна" w:date="2024-07-05T17:13:00Z"/>
                <w:szCs w:val="24"/>
              </w:rPr>
            </w:pPr>
            <w:ins w:id="12095" w:author="Сатлер Марина Викторовна" w:date="2024-07-05T17:13:00Z">
              <w:r w:rsidRPr="007036CE">
                <w:rPr>
                  <w:lang w:val="en-US"/>
                </w:rPr>
                <w:t>NBC</w:t>
              </w:r>
            </w:ins>
          </w:p>
        </w:tc>
        <w:tc>
          <w:tcPr>
            <w:tcW w:w="1386" w:type="pct"/>
          </w:tcPr>
          <w:p w14:paraId="74B845CD" w14:textId="77777777" w:rsidR="00194707" w:rsidRPr="007036CE" w:rsidRDefault="00194707" w:rsidP="00194707">
            <w:pPr>
              <w:pStyle w:val="GOSTTablenorm"/>
              <w:rPr>
                <w:ins w:id="12096" w:author="Сатлер Марина Викторовна" w:date="2024-07-05T17:13:00Z"/>
              </w:rPr>
            </w:pPr>
            <w:ins w:id="12097" w:author="Сатлер Марина Викторовна" w:date="2024-07-05T17:13:00Z">
              <w:r w:rsidRPr="007036CE">
                <w:rPr>
                  <w:lang w:val="en-US"/>
                </w:rPr>
                <w:t>-</w:t>
              </w:r>
            </w:ins>
          </w:p>
        </w:tc>
      </w:tr>
      <w:tr w:rsidR="00194707" w:rsidRPr="007036CE" w14:paraId="32DFD436" w14:textId="77777777" w:rsidTr="00B0621B">
        <w:trPr>
          <w:ins w:id="12098" w:author="Сатлер Марина Викторовна" w:date="2024-02-13T15:51:00Z"/>
        </w:trPr>
        <w:tc>
          <w:tcPr>
            <w:tcW w:w="1104" w:type="pct"/>
          </w:tcPr>
          <w:p w14:paraId="22621EBD" w14:textId="77777777" w:rsidR="00194707" w:rsidRPr="007036CE" w:rsidRDefault="00194707" w:rsidP="00194707">
            <w:pPr>
              <w:pStyle w:val="GOSTTablenorm"/>
              <w:rPr>
                <w:ins w:id="12099" w:author="Сатлер Марина Викторовна" w:date="2024-02-13T15:51:00Z"/>
                <w:szCs w:val="22"/>
              </w:rPr>
            </w:pPr>
            <w:ins w:id="12100" w:author="Сатлер Марина Викторовна" w:date="2024-02-13T15:51:00Z">
              <w:r w:rsidRPr="007036CE">
                <w:rPr>
                  <w:szCs w:val="22"/>
                </w:rPr>
                <w:t>Раздел</w:t>
              </w:r>
            </w:ins>
          </w:p>
        </w:tc>
        <w:tc>
          <w:tcPr>
            <w:tcW w:w="301" w:type="pct"/>
          </w:tcPr>
          <w:p w14:paraId="2941ECA9" w14:textId="77777777" w:rsidR="00194707" w:rsidRPr="007036CE" w:rsidRDefault="00194707" w:rsidP="00194707">
            <w:pPr>
              <w:pStyle w:val="GOSTTablenorm"/>
              <w:rPr>
                <w:ins w:id="12101" w:author="Сатлер Марина Викторовна" w:date="2024-02-13T15:51:00Z"/>
                <w:szCs w:val="22"/>
              </w:rPr>
            </w:pPr>
            <w:ins w:id="12102" w:author="Сатлер Марина Викторовна" w:date="2024-02-13T15:51:00Z">
              <w:r w:rsidRPr="007036CE">
                <w:rPr>
                  <w:szCs w:val="22"/>
                </w:rPr>
                <w:t>Нет</w:t>
              </w:r>
            </w:ins>
          </w:p>
        </w:tc>
        <w:tc>
          <w:tcPr>
            <w:tcW w:w="1104" w:type="pct"/>
          </w:tcPr>
          <w:p w14:paraId="6120EB7B" w14:textId="77777777" w:rsidR="00194707" w:rsidRPr="007036CE" w:rsidRDefault="00194707" w:rsidP="00194707">
            <w:pPr>
              <w:pStyle w:val="GOSTTablenorm"/>
              <w:rPr>
                <w:ins w:id="12103" w:author="Сатлер Марина Викторовна" w:date="2024-02-13T15:51:00Z"/>
                <w:szCs w:val="22"/>
              </w:rPr>
            </w:pPr>
            <w:ins w:id="12104" w:author="Сатлер Марина Викторовна" w:date="2024-02-13T15:51:00Z">
              <w:r w:rsidRPr="007036CE">
                <w:rPr>
                  <w:szCs w:val="22"/>
                </w:rPr>
                <w:t>Раздел</w:t>
              </w:r>
            </w:ins>
          </w:p>
        </w:tc>
        <w:tc>
          <w:tcPr>
            <w:tcW w:w="1104" w:type="pct"/>
          </w:tcPr>
          <w:p w14:paraId="46F6B097" w14:textId="77777777" w:rsidR="00194707" w:rsidRPr="007036CE" w:rsidRDefault="00194707" w:rsidP="00194707">
            <w:pPr>
              <w:pStyle w:val="GOSTTablenorm"/>
              <w:rPr>
                <w:ins w:id="12105" w:author="Сатлер Марина Викторовна" w:date="2024-04-16T11:02:00Z"/>
                <w:szCs w:val="24"/>
                <w:lang w:val="en-US"/>
              </w:rPr>
            </w:pPr>
            <w:ins w:id="12106" w:author="Сатлер Марина Викторовна" w:date="2024-04-16T10:59:00Z">
              <w:r w:rsidRPr="007036CE">
                <w:rPr>
                  <w:b/>
                  <w:szCs w:val="24"/>
                  <w:lang w:val="en-US"/>
                </w:rPr>
                <w:t>SECTION_1:</w:t>
              </w:r>
            </w:ins>
            <w:ins w:id="12107" w:author="Сатлер Марина Викторовна" w:date="2024-02-13T15:51:00Z">
              <w:r w:rsidRPr="007036CE">
                <w:rPr>
                  <w:szCs w:val="24"/>
                  <w:lang w:val="en-US"/>
                </w:rPr>
                <w:t>SECTION_TYPE</w:t>
              </w:r>
            </w:ins>
          </w:p>
          <w:p w14:paraId="00E161B5" w14:textId="77777777" w:rsidR="00194707" w:rsidRPr="007036CE" w:rsidRDefault="00194707" w:rsidP="00194707">
            <w:pPr>
              <w:pStyle w:val="GOSTTablenorm"/>
              <w:rPr>
                <w:ins w:id="12108" w:author="Сатлер Марина Викторовна" w:date="2024-02-13T15:51:00Z"/>
                <w:szCs w:val="24"/>
                <w:lang w:val="en-US"/>
              </w:rPr>
            </w:pPr>
            <w:ins w:id="12109" w:author="Сатлер Марина Викторовна" w:date="2024-04-16T11:02:00Z">
              <w:r w:rsidRPr="007036CE">
                <w:rPr>
                  <w:b/>
                  <w:lang w:val="en-US"/>
                </w:rPr>
                <w:t>SECTION_2:</w:t>
              </w:r>
              <w:r w:rsidRPr="007036CE">
                <w:rPr>
                  <w:lang w:val="en-US"/>
                </w:rPr>
                <w:t>SECTION_TYPE</w:t>
              </w:r>
            </w:ins>
          </w:p>
        </w:tc>
        <w:tc>
          <w:tcPr>
            <w:tcW w:w="1386" w:type="pct"/>
          </w:tcPr>
          <w:p w14:paraId="616E0FDA" w14:textId="77777777" w:rsidR="00194707" w:rsidRPr="007036CE" w:rsidRDefault="00194707" w:rsidP="00194707">
            <w:pPr>
              <w:pStyle w:val="GOSTTablenorm"/>
              <w:rPr>
                <w:ins w:id="12110" w:author="Сатлер Марина Викторовна" w:date="2024-04-16T11:02:00Z"/>
              </w:rPr>
            </w:pPr>
            <w:ins w:id="12111" w:author="Сатлер Марина Викторовна" w:date="2024-04-16T11:02:00Z">
              <w:r w:rsidRPr="007036CE">
                <w:t xml:space="preserve">При обработке раздела 1 заполняется из те-га </w:t>
              </w:r>
              <w:r w:rsidRPr="007036CE">
                <w:rPr>
                  <w:b/>
                </w:rPr>
                <w:t>SECTION_1:</w:t>
              </w:r>
              <w:r w:rsidRPr="007036CE">
                <w:t>SECTION_TYPE</w:t>
              </w:r>
            </w:ins>
          </w:p>
          <w:p w14:paraId="566319C1" w14:textId="77777777" w:rsidR="00194707" w:rsidRPr="007036CE" w:rsidRDefault="00194707" w:rsidP="00194707">
            <w:pPr>
              <w:pStyle w:val="GOSTTablenorm"/>
              <w:rPr>
                <w:ins w:id="12112" w:author="Сатлер Марина Викторовна" w:date="2024-02-13T15:51:00Z"/>
              </w:rPr>
            </w:pPr>
            <w:ins w:id="12113" w:author="Сатлер Марина Викторовна" w:date="2024-04-16T11:02:00Z">
              <w:r w:rsidRPr="007036CE">
                <w:t xml:space="preserve">При обработке раздела 2 заполняется из те-га </w:t>
              </w:r>
              <w:r w:rsidRPr="007036CE">
                <w:rPr>
                  <w:b/>
                </w:rPr>
                <w:t>SECTION_2:</w:t>
              </w:r>
              <w:r w:rsidRPr="007036CE">
                <w:t>SECTION_TYPE</w:t>
              </w:r>
            </w:ins>
          </w:p>
        </w:tc>
      </w:tr>
      <w:tr w:rsidR="00194707" w:rsidRPr="007036CE" w14:paraId="6B08DE59" w14:textId="77777777" w:rsidTr="00B0621B">
        <w:tc>
          <w:tcPr>
            <w:tcW w:w="1104" w:type="pct"/>
          </w:tcPr>
          <w:p w14:paraId="4FDCDFF3" w14:textId="77777777" w:rsidR="00194707" w:rsidRPr="007036CE" w:rsidRDefault="00194707" w:rsidP="00194707">
            <w:pPr>
              <w:pStyle w:val="GOSTTablenorm"/>
              <w:rPr>
                <w:szCs w:val="22"/>
              </w:rPr>
            </w:pPr>
            <w:r w:rsidRPr="007036CE">
              <w:t>Номер_строки</w:t>
            </w:r>
          </w:p>
        </w:tc>
        <w:tc>
          <w:tcPr>
            <w:tcW w:w="301" w:type="pct"/>
          </w:tcPr>
          <w:p w14:paraId="6788604A" w14:textId="77777777" w:rsidR="00194707" w:rsidRPr="007036CE" w:rsidRDefault="00194707" w:rsidP="00194707">
            <w:pPr>
              <w:pStyle w:val="GOSTTablenorm"/>
              <w:rPr>
                <w:szCs w:val="22"/>
              </w:rPr>
            </w:pPr>
            <w:r w:rsidRPr="007036CE">
              <w:t>Нет</w:t>
            </w:r>
          </w:p>
        </w:tc>
        <w:tc>
          <w:tcPr>
            <w:tcW w:w="1104" w:type="pct"/>
          </w:tcPr>
          <w:p w14:paraId="75E2F01D" w14:textId="77777777" w:rsidR="00194707" w:rsidRPr="007036CE" w:rsidRDefault="00194707" w:rsidP="00194707">
            <w:pPr>
              <w:pStyle w:val="GOSTTablenorm"/>
              <w:rPr>
                <w:szCs w:val="22"/>
              </w:rPr>
            </w:pPr>
            <w:r w:rsidRPr="007036CE">
              <w:t>Номер строки</w:t>
            </w:r>
          </w:p>
        </w:tc>
        <w:tc>
          <w:tcPr>
            <w:tcW w:w="1104" w:type="pct"/>
          </w:tcPr>
          <w:p w14:paraId="1E2284B2" w14:textId="77777777" w:rsidR="00194707" w:rsidRPr="007036CE" w:rsidRDefault="00194707" w:rsidP="00194707">
            <w:pPr>
              <w:pStyle w:val="GOSTTablenorm"/>
              <w:rPr>
                <w:ins w:id="12114" w:author="Сатлер Марина Викторовна" w:date="2024-04-16T11:02:00Z"/>
                <w:szCs w:val="24"/>
                <w:lang w:val="en-US"/>
              </w:rPr>
            </w:pPr>
            <w:ins w:id="12115" w:author="Сатлер Марина Викторовна" w:date="2024-04-16T10:59:00Z">
              <w:r w:rsidRPr="007036CE">
                <w:rPr>
                  <w:b/>
                  <w:szCs w:val="24"/>
                  <w:lang w:val="en-US"/>
                </w:rPr>
                <w:t>SECTION_1</w:t>
              </w:r>
              <w:r w:rsidRPr="007036CE">
                <w:rPr>
                  <w:b/>
                  <w:szCs w:val="24"/>
                </w:rPr>
                <w:t>:</w:t>
              </w:r>
            </w:ins>
            <w:r w:rsidRPr="007036CE">
              <w:rPr>
                <w:szCs w:val="24"/>
                <w:lang w:val="en-US"/>
              </w:rPr>
              <w:t>NUMBROW</w:t>
            </w:r>
          </w:p>
          <w:p w14:paraId="2D495364" w14:textId="77777777" w:rsidR="00194707" w:rsidRPr="007036CE" w:rsidRDefault="00194707" w:rsidP="00194707">
            <w:pPr>
              <w:pStyle w:val="GOSTTablenorm"/>
              <w:rPr>
                <w:szCs w:val="24"/>
              </w:rPr>
            </w:pPr>
            <w:ins w:id="12116" w:author="Сатлер Марина Викторовна" w:date="2024-04-16T11:02:00Z">
              <w:r w:rsidRPr="007036CE">
                <w:rPr>
                  <w:b/>
                  <w:szCs w:val="24"/>
                  <w:lang w:val="en-US"/>
                </w:rPr>
                <w:t>SECTION_2</w:t>
              </w:r>
              <w:r w:rsidRPr="007036CE">
                <w:rPr>
                  <w:b/>
                  <w:szCs w:val="24"/>
                </w:rPr>
                <w:t>:</w:t>
              </w:r>
              <w:r w:rsidRPr="007036CE">
                <w:rPr>
                  <w:szCs w:val="24"/>
                  <w:lang w:val="en-US"/>
                </w:rPr>
                <w:t>NUMBROW</w:t>
              </w:r>
            </w:ins>
          </w:p>
        </w:tc>
        <w:tc>
          <w:tcPr>
            <w:tcW w:w="1386" w:type="pct"/>
          </w:tcPr>
          <w:p w14:paraId="7110FC0A" w14:textId="77777777" w:rsidR="00194707" w:rsidRPr="007036CE" w:rsidRDefault="00194707" w:rsidP="00194707">
            <w:pPr>
              <w:pStyle w:val="GOSTTablenorm"/>
              <w:rPr>
                <w:ins w:id="12117" w:author="Сатлер Марина Викторовна" w:date="2024-04-16T11:08:00Z"/>
                <w:szCs w:val="22"/>
              </w:rPr>
            </w:pPr>
            <w:ins w:id="12118" w:author="Сатлер Марина Викторовна" w:date="2024-04-16T11:08:00Z">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4"/>
                  <w:lang w:val="en-US"/>
                </w:rPr>
                <w:t>NUMBROW</w:t>
              </w:r>
            </w:ins>
          </w:p>
          <w:p w14:paraId="33A20E3C" w14:textId="77777777" w:rsidR="00194707" w:rsidRPr="007036CE" w:rsidRDefault="00194707" w:rsidP="00194707">
            <w:pPr>
              <w:pStyle w:val="GOSTTablenorm"/>
            </w:pPr>
            <w:ins w:id="12119" w:author="Сатлер Марина Викторовна" w:date="2024-04-16T11:08:00Z">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4"/>
                  <w:lang w:val="en-US"/>
                </w:rPr>
                <w:t>NUMBROW</w:t>
              </w:r>
            </w:ins>
            <w:del w:id="12120" w:author="Сатлер Марина Викторовна" w:date="2024-04-16T11:08:00Z">
              <w:r w:rsidRPr="007036CE" w:rsidDel="006F4446">
                <w:delText>-</w:delText>
              </w:r>
            </w:del>
          </w:p>
        </w:tc>
      </w:tr>
      <w:tr w:rsidR="00194707" w:rsidRPr="007036CE" w14:paraId="2DF7217D" w14:textId="77777777" w:rsidTr="00B0621B">
        <w:tc>
          <w:tcPr>
            <w:tcW w:w="1104" w:type="pct"/>
          </w:tcPr>
          <w:p w14:paraId="4E46F245" w14:textId="77777777" w:rsidR="00194707" w:rsidRPr="007036CE" w:rsidRDefault="00194707" w:rsidP="00194707">
            <w:pPr>
              <w:pStyle w:val="GOSTTablenorm"/>
              <w:rPr>
                <w:szCs w:val="22"/>
              </w:rPr>
            </w:pPr>
            <w:r w:rsidRPr="007036CE">
              <w:rPr>
                <w:szCs w:val="22"/>
              </w:rPr>
              <w:t>Признак_детальной_строки</w:t>
            </w:r>
          </w:p>
        </w:tc>
        <w:tc>
          <w:tcPr>
            <w:tcW w:w="301" w:type="pct"/>
          </w:tcPr>
          <w:p w14:paraId="12C91750" w14:textId="77777777" w:rsidR="00194707" w:rsidRPr="007036CE" w:rsidRDefault="00194707" w:rsidP="00194707">
            <w:pPr>
              <w:pStyle w:val="GOSTTablenorm"/>
              <w:rPr>
                <w:szCs w:val="22"/>
              </w:rPr>
            </w:pPr>
            <w:r w:rsidRPr="007036CE">
              <w:rPr>
                <w:szCs w:val="22"/>
              </w:rPr>
              <w:t>Нет</w:t>
            </w:r>
          </w:p>
        </w:tc>
        <w:tc>
          <w:tcPr>
            <w:tcW w:w="1104" w:type="pct"/>
          </w:tcPr>
          <w:p w14:paraId="47900E29" w14:textId="77777777" w:rsidR="00194707" w:rsidRPr="007036CE" w:rsidRDefault="00194707" w:rsidP="00194707">
            <w:pPr>
              <w:pStyle w:val="GOSTTablenorm"/>
              <w:rPr>
                <w:szCs w:val="22"/>
              </w:rPr>
            </w:pPr>
            <w:r w:rsidRPr="007036CE">
              <w:rPr>
                <w:szCs w:val="22"/>
              </w:rPr>
              <w:t>Признак детальной строки</w:t>
            </w:r>
          </w:p>
        </w:tc>
        <w:tc>
          <w:tcPr>
            <w:tcW w:w="1104" w:type="pct"/>
          </w:tcPr>
          <w:p w14:paraId="7C7C1A46" w14:textId="77777777" w:rsidR="00194707" w:rsidRPr="007036CE" w:rsidRDefault="00194707" w:rsidP="00194707">
            <w:pPr>
              <w:pStyle w:val="GOSTTablenorm"/>
              <w:rPr>
                <w:ins w:id="12121" w:author="Сатлер Марина Викторовна" w:date="2024-04-16T11:02:00Z"/>
              </w:rPr>
            </w:pPr>
            <w:ins w:id="12122" w:author="Сатлер Марина Викторовна" w:date="2024-04-16T10:59:00Z">
              <w:r w:rsidRPr="007036CE">
                <w:rPr>
                  <w:b/>
                  <w:szCs w:val="24"/>
                  <w:lang w:val="en-US"/>
                </w:rPr>
                <w:t>SECTION_1</w:t>
              </w:r>
              <w:r w:rsidRPr="007036CE">
                <w:rPr>
                  <w:b/>
                  <w:szCs w:val="24"/>
                </w:rPr>
                <w:t>:</w:t>
              </w:r>
            </w:ins>
            <w:r w:rsidRPr="007036CE">
              <w:t>SIGNKBK</w:t>
            </w:r>
          </w:p>
          <w:p w14:paraId="4008F866" w14:textId="77777777" w:rsidR="00194707" w:rsidRPr="007036CE" w:rsidRDefault="00194707" w:rsidP="00194707">
            <w:pPr>
              <w:pStyle w:val="GOSTTablenorm"/>
            </w:pPr>
            <w:ins w:id="12123" w:author="Сатлер Марина Викторовна" w:date="2024-04-16T11:02:00Z">
              <w:r w:rsidRPr="007036CE">
                <w:rPr>
                  <w:b/>
                  <w:szCs w:val="24"/>
                  <w:lang w:val="en-US"/>
                </w:rPr>
                <w:t>SECTION_2</w:t>
              </w:r>
              <w:r w:rsidRPr="007036CE">
                <w:rPr>
                  <w:b/>
                  <w:szCs w:val="24"/>
                </w:rPr>
                <w:t>:</w:t>
              </w:r>
              <w:r w:rsidRPr="007036CE">
                <w:t>SIGNKBK</w:t>
              </w:r>
            </w:ins>
          </w:p>
        </w:tc>
        <w:tc>
          <w:tcPr>
            <w:tcW w:w="1386" w:type="pct"/>
          </w:tcPr>
          <w:p w14:paraId="332E3C65" w14:textId="77777777" w:rsidR="00194707" w:rsidRPr="007036CE" w:rsidRDefault="00194707" w:rsidP="00194707">
            <w:pPr>
              <w:pStyle w:val="GOSTTablenorm"/>
              <w:rPr>
                <w:ins w:id="12124" w:author="Сатлер Марина Викторовна" w:date="2024-04-16T11:08:00Z"/>
                <w:szCs w:val="22"/>
              </w:rPr>
            </w:pPr>
            <w:ins w:id="12125" w:author="Сатлер Марина Викторовна" w:date="2024-04-16T11:08:00Z">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t>SIGNKBK</w:t>
              </w:r>
            </w:ins>
          </w:p>
          <w:p w14:paraId="0FCFB248" w14:textId="77777777" w:rsidR="00194707" w:rsidRPr="007036CE" w:rsidRDefault="00194707" w:rsidP="00194707">
            <w:pPr>
              <w:pStyle w:val="GOSTTablenorm"/>
            </w:pPr>
            <w:ins w:id="12126" w:author="Сатлер Марина Викторовна" w:date="2024-04-16T11:08:00Z">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t>SIGNKBK</w:t>
              </w:r>
            </w:ins>
            <w:del w:id="12127" w:author="Сатлер Марина Викторовна" w:date="2024-04-16T11:08:00Z">
              <w:r w:rsidRPr="007036CE" w:rsidDel="006F4446">
                <w:delText>-</w:delText>
              </w:r>
            </w:del>
          </w:p>
        </w:tc>
      </w:tr>
      <w:tr w:rsidR="00194707" w:rsidRPr="007036CE" w14:paraId="2E2872AF" w14:textId="77777777" w:rsidTr="00B0621B">
        <w:tc>
          <w:tcPr>
            <w:tcW w:w="1104" w:type="pct"/>
          </w:tcPr>
          <w:p w14:paraId="7CCC8E20" w14:textId="77777777" w:rsidR="00194707" w:rsidRPr="007036CE" w:rsidRDefault="00194707" w:rsidP="00194707">
            <w:pPr>
              <w:pStyle w:val="GOSTTablenorm"/>
              <w:rPr>
                <w:szCs w:val="22"/>
              </w:rPr>
            </w:pPr>
            <w:r w:rsidRPr="007036CE">
              <w:rPr>
                <w:szCs w:val="22"/>
              </w:rPr>
              <w:t>КБК</w:t>
            </w:r>
          </w:p>
        </w:tc>
        <w:tc>
          <w:tcPr>
            <w:tcW w:w="301" w:type="pct"/>
          </w:tcPr>
          <w:p w14:paraId="4E755A09" w14:textId="77777777" w:rsidR="00194707" w:rsidRPr="007036CE" w:rsidRDefault="00194707" w:rsidP="00194707">
            <w:pPr>
              <w:pStyle w:val="GOSTTablenorm"/>
              <w:rPr>
                <w:szCs w:val="22"/>
              </w:rPr>
            </w:pPr>
            <w:r w:rsidRPr="007036CE">
              <w:rPr>
                <w:szCs w:val="22"/>
              </w:rPr>
              <w:t>Нет</w:t>
            </w:r>
          </w:p>
        </w:tc>
        <w:tc>
          <w:tcPr>
            <w:tcW w:w="1104" w:type="pct"/>
          </w:tcPr>
          <w:p w14:paraId="070BE137" w14:textId="77777777" w:rsidR="00194707" w:rsidRPr="007036CE" w:rsidRDefault="00194707" w:rsidP="00194707">
            <w:pPr>
              <w:pStyle w:val="GOSTTablenorm"/>
              <w:rPr>
                <w:szCs w:val="22"/>
              </w:rPr>
            </w:pPr>
            <w:r w:rsidRPr="007036CE">
              <w:rPr>
                <w:szCs w:val="22"/>
              </w:rPr>
              <w:t>КБК</w:t>
            </w:r>
          </w:p>
        </w:tc>
        <w:tc>
          <w:tcPr>
            <w:tcW w:w="1104" w:type="pct"/>
          </w:tcPr>
          <w:p w14:paraId="6DCBBB91" w14:textId="77777777" w:rsidR="00194707" w:rsidRPr="007036CE" w:rsidRDefault="00194707" w:rsidP="00194707">
            <w:pPr>
              <w:pStyle w:val="GOSTTablenorm"/>
              <w:rPr>
                <w:ins w:id="12128" w:author="Сатлер Марина Викторовна" w:date="2024-04-16T11:03:00Z"/>
                <w:szCs w:val="24"/>
                <w:lang w:val="en-US"/>
              </w:rPr>
            </w:pPr>
            <w:ins w:id="12129" w:author="Сатлер Марина Викторовна" w:date="2024-04-16T10:59:00Z">
              <w:r w:rsidRPr="007036CE">
                <w:rPr>
                  <w:b/>
                  <w:szCs w:val="24"/>
                  <w:lang w:val="en-US"/>
                </w:rPr>
                <w:t>SECTION_1</w:t>
              </w:r>
              <w:r w:rsidRPr="007036CE">
                <w:rPr>
                  <w:b/>
                  <w:szCs w:val="24"/>
                </w:rPr>
                <w:t>:</w:t>
              </w:r>
            </w:ins>
            <w:r w:rsidRPr="007036CE">
              <w:rPr>
                <w:szCs w:val="24"/>
                <w:lang w:val="en-US"/>
              </w:rPr>
              <w:t>KBK</w:t>
            </w:r>
          </w:p>
          <w:p w14:paraId="3BE7998B" w14:textId="77777777" w:rsidR="00194707" w:rsidRPr="007036CE" w:rsidRDefault="00194707" w:rsidP="00194707">
            <w:pPr>
              <w:pStyle w:val="GOSTTablenorm"/>
            </w:pPr>
            <w:ins w:id="12130" w:author="Сатлер Марина Викторовна" w:date="2024-04-16T11:03:00Z">
              <w:r w:rsidRPr="007036CE">
                <w:rPr>
                  <w:b/>
                  <w:szCs w:val="24"/>
                  <w:lang w:val="en-US"/>
                </w:rPr>
                <w:t>SECTION_2</w:t>
              </w:r>
              <w:r w:rsidRPr="007036CE">
                <w:rPr>
                  <w:b/>
                  <w:szCs w:val="24"/>
                </w:rPr>
                <w:t>:</w:t>
              </w:r>
              <w:r w:rsidRPr="007036CE">
                <w:rPr>
                  <w:szCs w:val="24"/>
                  <w:lang w:val="en-US"/>
                </w:rPr>
                <w:t>KBK</w:t>
              </w:r>
            </w:ins>
          </w:p>
        </w:tc>
        <w:tc>
          <w:tcPr>
            <w:tcW w:w="1386" w:type="pct"/>
          </w:tcPr>
          <w:p w14:paraId="3EFA4AAE" w14:textId="77777777" w:rsidR="00194707" w:rsidRPr="007036CE" w:rsidRDefault="00194707" w:rsidP="00194707">
            <w:pPr>
              <w:pStyle w:val="GOSTTablenorm"/>
              <w:rPr>
                <w:ins w:id="12131" w:author="Сатлер Марина Викторовна" w:date="2024-04-16T11:08:00Z"/>
                <w:szCs w:val="22"/>
              </w:rPr>
            </w:pPr>
            <w:ins w:id="12132" w:author="Сатлер Марина Викторовна" w:date="2024-04-16T11:08:00Z">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4"/>
                  <w:lang w:val="en-US"/>
                </w:rPr>
                <w:t>KBK</w:t>
              </w:r>
            </w:ins>
          </w:p>
          <w:p w14:paraId="230FBF3E" w14:textId="77777777" w:rsidR="00194707" w:rsidRPr="007036CE" w:rsidRDefault="00194707" w:rsidP="00194707">
            <w:pPr>
              <w:pStyle w:val="GOSTTablenorm"/>
            </w:pPr>
            <w:ins w:id="12133" w:author="Сатлер Марина Викторовна" w:date="2024-04-16T11:08:00Z">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4"/>
                  <w:lang w:val="en-US"/>
                </w:rPr>
                <w:t>KBK</w:t>
              </w:r>
            </w:ins>
            <w:del w:id="12134" w:author="Сатлер Марина Викторовна" w:date="2024-04-16T11:08:00Z">
              <w:r w:rsidRPr="007036CE" w:rsidDel="006F4446">
                <w:delText>-</w:delText>
              </w:r>
            </w:del>
          </w:p>
        </w:tc>
      </w:tr>
      <w:tr w:rsidR="00194707" w:rsidRPr="007036CE" w14:paraId="35EE7D95" w14:textId="77777777" w:rsidTr="00B0621B">
        <w:tc>
          <w:tcPr>
            <w:tcW w:w="1104" w:type="pct"/>
          </w:tcPr>
          <w:p w14:paraId="60C47026" w14:textId="77777777" w:rsidR="00194707" w:rsidRPr="007036CE" w:rsidRDefault="00194707" w:rsidP="00194707">
            <w:pPr>
              <w:pStyle w:val="GOSTTablenorm"/>
              <w:rPr>
                <w:szCs w:val="22"/>
              </w:rPr>
            </w:pPr>
            <w:r w:rsidRPr="007036CE">
              <w:rPr>
                <w:szCs w:val="22"/>
              </w:rPr>
              <w:t>Код_ОКС</w:t>
            </w:r>
          </w:p>
        </w:tc>
        <w:tc>
          <w:tcPr>
            <w:tcW w:w="301" w:type="pct"/>
          </w:tcPr>
          <w:p w14:paraId="6B0F5411" w14:textId="77777777" w:rsidR="00194707" w:rsidRPr="007036CE" w:rsidRDefault="00194707" w:rsidP="00194707">
            <w:pPr>
              <w:pStyle w:val="GOSTTablenorm"/>
              <w:rPr>
                <w:szCs w:val="22"/>
              </w:rPr>
            </w:pPr>
            <w:r w:rsidRPr="007036CE">
              <w:rPr>
                <w:szCs w:val="22"/>
              </w:rPr>
              <w:t>Нет</w:t>
            </w:r>
          </w:p>
        </w:tc>
        <w:tc>
          <w:tcPr>
            <w:tcW w:w="1104" w:type="pct"/>
          </w:tcPr>
          <w:p w14:paraId="46191074" w14:textId="77777777" w:rsidR="00194707" w:rsidRPr="007036CE" w:rsidRDefault="00194707" w:rsidP="00194707">
            <w:pPr>
              <w:pStyle w:val="GOSTTablenorm"/>
              <w:rPr>
                <w:szCs w:val="22"/>
              </w:rPr>
            </w:pPr>
            <w:r w:rsidRPr="007036CE">
              <w:rPr>
                <w:szCs w:val="22"/>
              </w:rPr>
              <w:t>Код ОКС</w:t>
            </w:r>
          </w:p>
        </w:tc>
        <w:tc>
          <w:tcPr>
            <w:tcW w:w="1104" w:type="pct"/>
          </w:tcPr>
          <w:p w14:paraId="4A990AC8" w14:textId="77777777" w:rsidR="00194707" w:rsidRPr="007036CE" w:rsidRDefault="00194707" w:rsidP="00194707">
            <w:pPr>
              <w:pStyle w:val="GOSTTablenorm"/>
              <w:rPr>
                <w:ins w:id="12135" w:author="Сатлер Марина Викторовна" w:date="2024-04-16T11:03:00Z"/>
                <w:szCs w:val="24"/>
                <w:lang w:val="en-US"/>
              </w:rPr>
            </w:pPr>
            <w:ins w:id="12136" w:author="Сатлер Марина Викторовна" w:date="2024-04-16T10:59:00Z">
              <w:r w:rsidRPr="007036CE">
                <w:rPr>
                  <w:b/>
                  <w:szCs w:val="24"/>
                  <w:lang w:val="en-US"/>
                </w:rPr>
                <w:t>SECTION_1</w:t>
              </w:r>
              <w:r w:rsidRPr="007036CE">
                <w:rPr>
                  <w:b/>
                  <w:szCs w:val="24"/>
                </w:rPr>
                <w:t>:</w:t>
              </w:r>
            </w:ins>
            <w:r w:rsidRPr="007036CE">
              <w:rPr>
                <w:szCs w:val="24"/>
                <w:lang w:val="en-US"/>
              </w:rPr>
              <w:t>OKSCODE</w:t>
            </w:r>
          </w:p>
          <w:p w14:paraId="6C3F6FEC" w14:textId="77777777" w:rsidR="00194707" w:rsidRPr="007036CE" w:rsidRDefault="00194707" w:rsidP="00194707">
            <w:pPr>
              <w:pStyle w:val="GOSTTablenorm"/>
              <w:rPr>
                <w:szCs w:val="22"/>
                <w:lang w:val="en-US"/>
              </w:rPr>
            </w:pPr>
            <w:ins w:id="12137" w:author="Сатлер Марина Викторовна" w:date="2024-04-16T11:03:00Z">
              <w:r w:rsidRPr="007036CE">
                <w:rPr>
                  <w:b/>
                  <w:szCs w:val="24"/>
                  <w:lang w:val="en-US"/>
                </w:rPr>
                <w:t>SECTION_2</w:t>
              </w:r>
              <w:r w:rsidRPr="007036CE">
                <w:rPr>
                  <w:b/>
                  <w:szCs w:val="24"/>
                </w:rPr>
                <w:t>:</w:t>
              </w:r>
              <w:r w:rsidRPr="007036CE">
                <w:rPr>
                  <w:szCs w:val="24"/>
                  <w:lang w:val="en-US"/>
                </w:rPr>
                <w:t>OKSCODE</w:t>
              </w:r>
            </w:ins>
          </w:p>
        </w:tc>
        <w:tc>
          <w:tcPr>
            <w:tcW w:w="1386" w:type="pct"/>
          </w:tcPr>
          <w:p w14:paraId="58B5A5B2" w14:textId="77777777" w:rsidR="00194707" w:rsidRPr="007036CE" w:rsidRDefault="00194707" w:rsidP="00194707">
            <w:pPr>
              <w:pStyle w:val="GOSTTablenorm"/>
              <w:rPr>
                <w:ins w:id="12138" w:author="Сатлер Марина Викторовна" w:date="2024-04-16T16:09:00Z"/>
                <w:szCs w:val="22"/>
              </w:rPr>
            </w:pPr>
            <w:ins w:id="12139" w:author="Сатлер Марина Викторовна" w:date="2024-04-16T16:09:00Z">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4"/>
                  <w:lang w:val="en-US"/>
                </w:rPr>
                <w:t>OKSCODE</w:t>
              </w:r>
            </w:ins>
          </w:p>
          <w:p w14:paraId="4BA28C55" w14:textId="77777777" w:rsidR="00194707" w:rsidRPr="007036CE" w:rsidRDefault="00194707" w:rsidP="00194707">
            <w:pPr>
              <w:pStyle w:val="GOSTTablenorm"/>
              <w:rPr>
                <w:szCs w:val="22"/>
              </w:rPr>
            </w:pPr>
            <w:ins w:id="12140" w:author="Сатлер Марина Викторовна" w:date="2024-04-16T16:09:00Z">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4"/>
                  <w:lang w:val="en-US"/>
                </w:rPr>
                <w:t>OKSCODE</w:t>
              </w:r>
            </w:ins>
            <w:del w:id="12141" w:author="Сатлер Марина Викторовна" w:date="2024-04-16T16:09:00Z">
              <w:r w:rsidRPr="007036CE" w:rsidDel="00514262">
                <w:delText>-</w:delText>
              </w:r>
            </w:del>
          </w:p>
        </w:tc>
      </w:tr>
      <w:tr w:rsidR="00194707" w:rsidRPr="007036CE" w14:paraId="006252D5" w14:textId="77777777" w:rsidTr="00B0621B">
        <w:tc>
          <w:tcPr>
            <w:tcW w:w="1104" w:type="pct"/>
          </w:tcPr>
          <w:p w14:paraId="19549BC4" w14:textId="77777777" w:rsidR="00194707" w:rsidRPr="007036CE" w:rsidRDefault="00194707" w:rsidP="00194707">
            <w:pPr>
              <w:pStyle w:val="GOSTTablenorm"/>
              <w:rPr>
                <w:szCs w:val="22"/>
              </w:rPr>
            </w:pPr>
            <w:r w:rsidRPr="007036CE">
              <w:rPr>
                <w:szCs w:val="22"/>
              </w:rPr>
              <w:lastRenderedPageBreak/>
              <w:t>Тип_КБК</w:t>
            </w:r>
          </w:p>
        </w:tc>
        <w:tc>
          <w:tcPr>
            <w:tcW w:w="301" w:type="pct"/>
          </w:tcPr>
          <w:p w14:paraId="5DE8717D" w14:textId="77777777" w:rsidR="00194707" w:rsidRPr="007036CE" w:rsidRDefault="00194707" w:rsidP="00194707">
            <w:pPr>
              <w:pStyle w:val="GOSTTablenorm"/>
              <w:rPr>
                <w:szCs w:val="22"/>
              </w:rPr>
            </w:pPr>
            <w:r w:rsidRPr="007036CE">
              <w:rPr>
                <w:szCs w:val="22"/>
              </w:rPr>
              <w:t>Нет</w:t>
            </w:r>
          </w:p>
        </w:tc>
        <w:tc>
          <w:tcPr>
            <w:tcW w:w="1104" w:type="pct"/>
          </w:tcPr>
          <w:p w14:paraId="3956A699" w14:textId="77777777" w:rsidR="00194707" w:rsidRPr="007036CE" w:rsidRDefault="00194707" w:rsidP="00194707">
            <w:pPr>
              <w:pStyle w:val="GOSTTablenorm"/>
              <w:rPr>
                <w:szCs w:val="22"/>
              </w:rPr>
            </w:pPr>
            <w:r w:rsidRPr="007036CE">
              <w:rPr>
                <w:szCs w:val="22"/>
              </w:rPr>
              <w:t>Тип КБК</w:t>
            </w:r>
          </w:p>
        </w:tc>
        <w:tc>
          <w:tcPr>
            <w:tcW w:w="1104" w:type="pct"/>
          </w:tcPr>
          <w:p w14:paraId="4C41FB6C" w14:textId="77777777" w:rsidR="00194707" w:rsidRPr="007036CE" w:rsidRDefault="00194707" w:rsidP="00194707">
            <w:pPr>
              <w:pStyle w:val="GOSTTablenorm"/>
              <w:rPr>
                <w:ins w:id="12142" w:author="Сатлер Марина Викторовна" w:date="2024-04-16T11:03:00Z"/>
                <w:szCs w:val="24"/>
              </w:rPr>
            </w:pPr>
            <w:ins w:id="12143" w:author="Сатлер Марина Викторовна" w:date="2024-04-16T11:00:00Z">
              <w:r w:rsidRPr="007036CE">
                <w:rPr>
                  <w:b/>
                  <w:szCs w:val="24"/>
                  <w:lang w:val="en-US"/>
                </w:rPr>
                <w:t>SECTION_1</w:t>
              </w:r>
              <w:r w:rsidRPr="007036CE">
                <w:rPr>
                  <w:b/>
                  <w:szCs w:val="24"/>
                </w:rPr>
                <w:t>:</w:t>
              </w:r>
            </w:ins>
            <w:r w:rsidRPr="007036CE">
              <w:rPr>
                <w:szCs w:val="24"/>
              </w:rPr>
              <w:t>TYPEKBK</w:t>
            </w:r>
          </w:p>
          <w:p w14:paraId="1A572EC9" w14:textId="77777777" w:rsidR="00194707" w:rsidRPr="007036CE" w:rsidRDefault="00194707" w:rsidP="00194707">
            <w:pPr>
              <w:pStyle w:val="GOSTTablenorm"/>
              <w:rPr>
                <w:szCs w:val="24"/>
                <w:lang w:val="en-US"/>
              </w:rPr>
            </w:pPr>
            <w:ins w:id="12144" w:author="Сатлер Марина Викторовна" w:date="2024-04-16T11:03:00Z">
              <w:r w:rsidRPr="007036CE">
                <w:rPr>
                  <w:b/>
                  <w:szCs w:val="24"/>
                  <w:lang w:val="en-US"/>
                </w:rPr>
                <w:t>SECTION_2</w:t>
              </w:r>
              <w:r w:rsidRPr="007036CE">
                <w:rPr>
                  <w:b/>
                  <w:szCs w:val="24"/>
                </w:rPr>
                <w:t>:</w:t>
              </w:r>
              <w:r w:rsidRPr="007036CE">
                <w:rPr>
                  <w:szCs w:val="24"/>
                </w:rPr>
                <w:t>TYPEKBK</w:t>
              </w:r>
            </w:ins>
          </w:p>
        </w:tc>
        <w:tc>
          <w:tcPr>
            <w:tcW w:w="1386" w:type="pct"/>
          </w:tcPr>
          <w:p w14:paraId="1DAA929D" w14:textId="77777777" w:rsidR="00194707" w:rsidRPr="007036CE" w:rsidRDefault="00194707" w:rsidP="00194707">
            <w:pPr>
              <w:pStyle w:val="GOSTTablenorm"/>
              <w:rPr>
                <w:ins w:id="12145" w:author="Сатлер Марина Викторовна" w:date="2024-04-16T11:09:00Z"/>
                <w:szCs w:val="22"/>
              </w:rPr>
            </w:pPr>
            <w:ins w:id="12146" w:author="Сатлер Марина Викторовна" w:date="2024-04-16T11:09:00Z">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4"/>
                </w:rPr>
                <w:t>TYPEKBK</w:t>
              </w:r>
            </w:ins>
          </w:p>
          <w:p w14:paraId="33C7505A" w14:textId="77777777" w:rsidR="00194707" w:rsidRPr="007036CE" w:rsidRDefault="00194707" w:rsidP="00194707">
            <w:pPr>
              <w:pStyle w:val="GOSTTablenorm"/>
            </w:pPr>
            <w:ins w:id="12147" w:author="Сатлер Марина Викторовна" w:date="2024-04-16T11:09:00Z">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4"/>
                </w:rPr>
                <w:t>TYPEKBK</w:t>
              </w:r>
            </w:ins>
            <w:del w:id="12148" w:author="Сатлер Марина Викторовна" w:date="2024-04-16T11:09:00Z">
              <w:r w:rsidRPr="007036CE" w:rsidDel="006F4446">
                <w:delText>-</w:delText>
              </w:r>
            </w:del>
          </w:p>
        </w:tc>
      </w:tr>
      <w:tr w:rsidR="00194707" w:rsidRPr="007036CE" w14:paraId="3453F1CB" w14:textId="77777777" w:rsidTr="00B0621B">
        <w:tc>
          <w:tcPr>
            <w:tcW w:w="1104" w:type="pct"/>
          </w:tcPr>
          <w:p w14:paraId="57106974" w14:textId="77777777" w:rsidR="00194707" w:rsidRPr="007036CE" w:rsidRDefault="00194707" w:rsidP="00194707">
            <w:pPr>
              <w:pStyle w:val="GOSTTablenorm"/>
              <w:rPr>
                <w:szCs w:val="22"/>
              </w:rPr>
            </w:pPr>
            <w:r w:rsidRPr="007036CE">
              <w:rPr>
                <w:szCs w:val="22"/>
              </w:rPr>
              <w:t>Номер_ЛС</w:t>
            </w:r>
          </w:p>
        </w:tc>
        <w:tc>
          <w:tcPr>
            <w:tcW w:w="301" w:type="pct"/>
          </w:tcPr>
          <w:p w14:paraId="2BAA6A33" w14:textId="77777777" w:rsidR="00194707" w:rsidRPr="007036CE" w:rsidRDefault="00194707" w:rsidP="00194707">
            <w:pPr>
              <w:pStyle w:val="GOSTTablenorm"/>
              <w:rPr>
                <w:szCs w:val="22"/>
              </w:rPr>
            </w:pPr>
            <w:r w:rsidRPr="007036CE">
              <w:rPr>
                <w:szCs w:val="22"/>
              </w:rPr>
              <w:t>Нет</w:t>
            </w:r>
          </w:p>
        </w:tc>
        <w:tc>
          <w:tcPr>
            <w:tcW w:w="1104" w:type="pct"/>
          </w:tcPr>
          <w:p w14:paraId="43B8ED56" w14:textId="77777777" w:rsidR="00194707" w:rsidRPr="007036CE" w:rsidRDefault="00194707" w:rsidP="00194707">
            <w:pPr>
              <w:pStyle w:val="GOSTTablenorm"/>
              <w:rPr>
                <w:szCs w:val="22"/>
              </w:rPr>
            </w:pPr>
            <w:r w:rsidRPr="007036CE">
              <w:rPr>
                <w:szCs w:val="22"/>
              </w:rPr>
              <w:t>ЛС</w:t>
            </w:r>
          </w:p>
        </w:tc>
        <w:tc>
          <w:tcPr>
            <w:tcW w:w="1104" w:type="pct"/>
          </w:tcPr>
          <w:p w14:paraId="2875C8AC" w14:textId="77777777" w:rsidR="00194707" w:rsidRPr="007036CE" w:rsidRDefault="00194707" w:rsidP="00194707">
            <w:pPr>
              <w:pStyle w:val="GOSTTablenorm"/>
              <w:rPr>
                <w:ins w:id="12149" w:author="Сатлер Марина Викторовна" w:date="2024-04-16T11:03:00Z"/>
                <w:szCs w:val="24"/>
                <w:lang w:val="en-US"/>
              </w:rPr>
            </w:pPr>
            <w:ins w:id="12150" w:author="Сатлер Марина Викторовна" w:date="2024-04-16T11:00:00Z">
              <w:r w:rsidRPr="007036CE">
                <w:rPr>
                  <w:b/>
                  <w:szCs w:val="24"/>
                  <w:lang w:val="en-US"/>
                </w:rPr>
                <w:t>SECTION_1</w:t>
              </w:r>
              <w:r w:rsidRPr="007036CE">
                <w:rPr>
                  <w:b/>
                  <w:szCs w:val="24"/>
                </w:rPr>
                <w:t>:</w:t>
              </w:r>
            </w:ins>
            <w:r w:rsidRPr="007036CE">
              <w:rPr>
                <w:szCs w:val="24"/>
                <w:lang w:val="en-US"/>
              </w:rPr>
              <w:t>PA</w:t>
            </w:r>
          </w:p>
          <w:p w14:paraId="49A02C73" w14:textId="77777777" w:rsidR="00194707" w:rsidRPr="007036CE" w:rsidRDefault="00194707" w:rsidP="00194707">
            <w:pPr>
              <w:pStyle w:val="GOSTTablenorm"/>
              <w:rPr>
                <w:szCs w:val="24"/>
              </w:rPr>
            </w:pPr>
            <w:ins w:id="12151" w:author="Сатлер Марина Викторовна" w:date="2024-04-16T11:03:00Z">
              <w:r w:rsidRPr="007036CE">
                <w:rPr>
                  <w:b/>
                  <w:szCs w:val="24"/>
                  <w:lang w:val="en-US"/>
                </w:rPr>
                <w:t>SECTION_2</w:t>
              </w:r>
              <w:r w:rsidRPr="007036CE">
                <w:rPr>
                  <w:b/>
                  <w:szCs w:val="24"/>
                </w:rPr>
                <w:t>:</w:t>
              </w:r>
              <w:r w:rsidRPr="007036CE">
                <w:rPr>
                  <w:szCs w:val="24"/>
                  <w:lang w:val="en-US"/>
                </w:rPr>
                <w:t>PA</w:t>
              </w:r>
            </w:ins>
          </w:p>
        </w:tc>
        <w:tc>
          <w:tcPr>
            <w:tcW w:w="1386" w:type="pct"/>
          </w:tcPr>
          <w:p w14:paraId="20D619F0" w14:textId="77777777" w:rsidR="00194707" w:rsidRPr="007036CE" w:rsidRDefault="00194707" w:rsidP="00194707">
            <w:pPr>
              <w:pStyle w:val="GOSTTablenorm"/>
              <w:rPr>
                <w:ins w:id="12152" w:author="Сатлер Марина Викторовна" w:date="2024-04-16T11:09:00Z"/>
                <w:szCs w:val="22"/>
              </w:rPr>
            </w:pPr>
            <w:ins w:id="12153" w:author="Сатлер Марина Викторовна" w:date="2024-04-16T11:09:00Z">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4"/>
                  <w:lang w:val="en-US"/>
                </w:rPr>
                <w:t>PA</w:t>
              </w:r>
            </w:ins>
          </w:p>
          <w:p w14:paraId="50ADBDB7" w14:textId="77777777" w:rsidR="00194707" w:rsidRPr="007036CE" w:rsidRDefault="00194707" w:rsidP="00194707">
            <w:pPr>
              <w:pStyle w:val="GOSTTablenorm"/>
            </w:pPr>
            <w:ins w:id="12154" w:author="Сатлер Марина Викторовна" w:date="2024-04-16T11:09:00Z">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4"/>
                  <w:lang w:val="en-US"/>
                </w:rPr>
                <w:t>PA</w:t>
              </w:r>
            </w:ins>
            <w:del w:id="12155" w:author="Сатлер Марина Викторовна" w:date="2024-04-16T11:09:00Z">
              <w:r w:rsidRPr="007036CE" w:rsidDel="006F4446">
                <w:delText>-</w:delText>
              </w:r>
            </w:del>
          </w:p>
        </w:tc>
      </w:tr>
      <w:tr w:rsidR="00194707" w:rsidRPr="007036CE" w14:paraId="6E3D1652" w14:textId="77777777" w:rsidTr="00B0621B">
        <w:tc>
          <w:tcPr>
            <w:tcW w:w="1104" w:type="pct"/>
          </w:tcPr>
          <w:p w14:paraId="136FCA32" w14:textId="77777777" w:rsidR="00194707" w:rsidRPr="007036CE" w:rsidRDefault="00194707" w:rsidP="00194707">
            <w:pPr>
              <w:pStyle w:val="GOSTTablenorm"/>
              <w:rPr>
                <w:szCs w:val="22"/>
              </w:rPr>
            </w:pPr>
            <w:r w:rsidRPr="007036CE">
              <w:rPr>
                <w:szCs w:val="22"/>
              </w:rPr>
              <w:t>Код_контура</w:t>
            </w:r>
          </w:p>
        </w:tc>
        <w:tc>
          <w:tcPr>
            <w:tcW w:w="301" w:type="pct"/>
          </w:tcPr>
          <w:p w14:paraId="42ACA4A6" w14:textId="77777777" w:rsidR="00194707" w:rsidRPr="007036CE" w:rsidRDefault="00194707" w:rsidP="00194707">
            <w:pPr>
              <w:pStyle w:val="GOSTTablenorm"/>
              <w:rPr>
                <w:szCs w:val="22"/>
              </w:rPr>
            </w:pPr>
            <w:r w:rsidRPr="007036CE">
              <w:rPr>
                <w:szCs w:val="22"/>
              </w:rPr>
              <w:t>Нет</w:t>
            </w:r>
          </w:p>
        </w:tc>
        <w:tc>
          <w:tcPr>
            <w:tcW w:w="1104" w:type="pct"/>
          </w:tcPr>
          <w:p w14:paraId="74354EE4" w14:textId="77777777" w:rsidR="00194707" w:rsidRPr="007036CE" w:rsidRDefault="00194707" w:rsidP="00194707">
            <w:pPr>
              <w:pStyle w:val="GOSTTablenorm"/>
              <w:rPr>
                <w:szCs w:val="22"/>
              </w:rPr>
            </w:pPr>
            <w:r w:rsidRPr="007036CE">
              <w:rPr>
                <w:szCs w:val="22"/>
              </w:rPr>
              <w:t>Контур</w:t>
            </w:r>
          </w:p>
        </w:tc>
        <w:tc>
          <w:tcPr>
            <w:tcW w:w="1104" w:type="pct"/>
          </w:tcPr>
          <w:p w14:paraId="3C2071D2" w14:textId="77777777" w:rsidR="00194707" w:rsidRPr="007036CE" w:rsidRDefault="00194707" w:rsidP="00194707">
            <w:pPr>
              <w:pStyle w:val="GOSTTablenorm"/>
              <w:rPr>
                <w:ins w:id="12156" w:author="Сатлер Марина Викторовна" w:date="2024-04-16T11:03:00Z"/>
                <w:szCs w:val="22"/>
                <w:lang w:val="en-US"/>
              </w:rPr>
            </w:pPr>
            <w:ins w:id="12157" w:author="Сатлер Марина Викторовна" w:date="2024-04-16T11:00:00Z">
              <w:r w:rsidRPr="007036CE">
                <w:rPr>
                  <w:b/>
                  <w:szCs w:val="24"/>
                  <w:lang w:val="en-US"/>
                </w:rPr>
                <w:t>SECTION_1</w:t>
              </w:r>
              <w:r w:rsidRPr="007036CE">
                <w:rPr>
                  <w:b/>
                  <w:szCs w:val="24"/>
                </w:rPr>
                <w:t>:</w:t>
              </w:r>
            </w:ins>
            <w:r w:rsidRPr="007036CE">
              <w:rPr>
                <w:szCs w:val="22"/>
                <w:lang w:val="en-US"/>
              </w:rPr>
              <w:t>CONTUR</w:t>
            </w:r>
          </w:p>
          <w:p w14:paraId="43BB5BD5" w14:textId="77777777" w:rsidR="00194707" w:rsidRPr="007036CE" w:rsidRDefault="00194707" w:rsidP="00194707">
            <w:pPr>
              <w:pStyle w:val="GOSTTablenorm"/>
              <w:rPr>
                <w:szCs w:val="24"/>
                <w:lang w:val="en-US"/>
              </w:rPr>
            </w:pPr>
            <w:ins w:id="12158" w:author="Сатлер Марина Викторовна" w:date="2024-04-16T11:03:00Z">
              <w:r w:rsidRPr="007036CE">
                <w:rPr>
                  <w:b/>
                  <w:szCs w:val="24"/>
                  <w:lang w:val="en-US"/>
                </w:rPr>
                <w:t>SECTION_2</w:t>
              </w:r>
              <w:r w:rsidRPr="007036CE">
                <w:rPr>
                  <w:b/>
                  <w:szCs w:val="24"/>
                </w:rPr>
                <w:t>:</w:t>
              </w:r>
              <w:r w:rsidRPr="007036CE">
                <w:rPr>
                  <w:szCs w:val="22"/>
                  <w:lang w:val="en-US"/>
                </w:rPr>
                <w:t>CONTUR</w:t>
              </w:r>
            </w:ins>
          </w:p>
        </w:tc>
        <w:tc>
          <w:tcPr>
            <w:tcW w:w="1386" w:type="pct"/>
          </w:tcPr>
          <w:p w14:paraId="05BECC5B" w14:textId="77777777" w:rsidR="00194707" w:rsidRPr="007036CE" w:rsidRDefault="00194707" w:rsidP="00194707">
            <w:pPr>
              <w:pStyle w:val="GOSTTablenorm"/>
              <w:rPr>
                <w:ins w:id="12159" w:author="Сатлер Марина Викторовна" w:date="2024-04-16T11:09:00Z"/>
                <w:szCs w:val="22"/>
              </w:rPr>
            </w:pPr>
            <w:ins w:id="12160" w:author="Сатлер Марина Викторовна" w:date="2024-04-16T11:09:00Z">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2"/>
                  <w:lang w:val="en-US"/>
                </w:rPr>
                <w:t>CONTUR</w:t>
              </w:r>
            </w:ins>
          </w:p>
          <w:p w14:paraId="03B26799" w14:textId="77777777" w:rsidR="00194707" w:rsidRPr="007036CE" w:rsidRDefault="00194707" w:rsidP="00194707">
            <w:pPr>
              <w:pStyle w:val="GOSTTablenorm"/>
            </w:pPr>
            <w:ins w:id="12161" w:author="Сатлер Марина Викторовна" w:date="2024-04-16T11:09:00Z">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2"/>
                  <w:lang w:val="en-US"/>
                </w:rPr>
                <w:t>CONTUR</w:t>
              </w:r>
            </w:ins>
            <w:del w:id="12162" w:author="Сатлер Марина Викторовна" w:date="2024-04-16T11:09:00Z">
              <w:r w:rsidRPr="007036CE" w:rsidDel="006F4446">
                <w:delText>-</w:delText>
              </w:r>
            </w:del>
          </w:p>
        </w:tc>
      </w:tr>
      <w:tr w:rsidR="00194707" w:rsidRPr="007036CE" w14:paraId="4B9EBC51" w14:textId="77777777" w:rsidTr="00B0621B">
        <w:tc>
          <w:tcPr>
            <w:tcW w:w="1104" w:type="pct"/>
          </w:tcPr>
          <w:p w14:paraId="388E3B67" w14:textId="77777777" w:rsidR="00194707" w:rsidRPr="007036CE" w:rsidRDefault="00194707" w:rsidP="00194707">
            <w:pPr>
              <w:pStyle w:val="GOSTTablenorm"/>
              <w:rPr>
                <w:szCs w:val="22"/>
              </w:rPr>
            </w:pPr>
            <w:r w:rsidRPr="007036CE">
              <w:rPr>
                <w:szCs w:val="22"/>
              </w:rPr>
              <w:t>Вышестоящий_</w:t>
            </w:r>
            <w:ins w:id="12163" w:author="Сатлер Марина Викторовна" w:date="2024-03-12T16:53:00Z">
              <w:r w:rsidRPr="007036CE">
                <w:rPr>
                  <w:szCs w:val="22"/>
                </w:rPr>
                <w:t>к</w:t>
              </w:r>
            </w:ins>
            <w:r w:rsidRPr="007036CE">
              <w:rPr>
                <w:szCs w:val="22"/>
              </w:rPr>
              <w:t>од_ОКС</w:t>
            </w:r>
          </w:p>
        </w:tc>
        <w:tc>
          <w:tcPr>
            <w:tcW w:w="301" w:type="pct"/>
          </w:tcPr>
          <w:p w14:paraId="4389C2BF" w14:textId="77777777" w:rsidR="00194707" w:rsidRPr="007036CE" w:rsidRDefault="00194707" w:rsidP="00194707">
            <w:pPr>
              <w:pStyle w:val="GOSTTablenorm"/>
              <w:rPr>
                <w:szCs w:val="22"/>
              </w:rPr>
            </w:pPr>
            <w:r w:rsidRPr="007036CE">
              <w:rPr>
                <w:szCs w:val="22"/>
              </w:rPr>
              <w:t>Нет</w:t>
            </w:r>
          </w:p>
        </w:tc>
        <w:tc>
          <w:tcPr>
            <w:tcW w:w="1104" w:type="pct"/>
          </w:tcPr>
          <w:p w14:paraId="1700FB8C" w14:textId="77777777" w:rsidR="00194707" w:rsidRPr="007036CE" w:rsidRDefault="00194707" w:rsidP="00194707">
            <w:pPr>
              <w:pStyle w:val="GOSTTablenorm"/>
              <w:rPr>
                <w:szCs w:val="22"/>
              </w:rPr>
            </w:pPr>
            <w:r w:rsidRPr="007036CE">
              <w:rPr>
                <w:szCs w:val="22"/>
              </w:rPr>
              <w:t>Вышестоящий код ОКС</w:t>
            </w:r>
          </w:p>
        </w:tc>
        <w:tc>
          <w:tcPr>
            <w:tcW w:w="1104" w:type="pct"/>
          </w:tcPr>
          <w:p w14:paraId="1BBEDB64" w14:textId="77777777" w:rsidR="00194707" w:rsidRPr="007036CE" w:rsidRDefault="00194707" w:rsidP="00194707">
            <w:pPr>
              <w:pStyle w:val="GOSTTablenorm"/>
              <w:rPr>
                <w:ins w:id="12164" w:author="Сатлер Марина Викторовна" w:date="2024-04-16T11:03:00Z"/>
                <w:szCs w:val="24"/>
                <w:lang w:val="en-US"/>
              </w:rPr>
            </w:pPr>
            <w:ins w:id="12165" w:author="Сатлер Марина Викторовна" w:date="2024-04-16T11:00:00Z">
              <w:r w:rsidRPr="007036CE">
                <w:rPr>
                  <w:b/>
                  <w:szCs w:val="24"/>
                  <w:lang w:val="en-US"/>
                </w:rPr>
                <w:t>SECTION_1:</w:t>
              </w:r>
            </w:ins>
            <w:r w:rsidRPr="007036CE">
              <w:rPr>
                <w:szCs w:val="24"/>
                <w:lang w:val="en-US"/>
              </w:rPr>
              <w:t>P_OKSCODE</w:t>
            </w:r>
          </w:p>
          <w:p w14:paraId="03F34148" w14:textId="77777777" w:rsidR="00194707" w:rsidRPr="007036CE" w:rsidRDefault="00194707" w:rsidP="00194707">
            <w:pPr>
              <w:pStyle w:val="GOSTTablenorm"/>
              <w:rPr>
                <w:szCs w:val="24"/>
                <w:lang w:val="en-US"/>
              </w:rPr>
            </w:pPr>
            <w:ins w:id="12166" w:author="Сатлер Марина Викторовна" w:date="2024-04-16T11:03:00Z">
              <w:r w:rsidRPr="007036CE">
                <w:rPr>
                  <w:b/>
                  <w:szCs w:val="24"/>
                  <w:lang w:val="en-US"/>
                </w:rPr>
                <w:t>SECTION_2:</w:t>
              </w:r>
              <w:r w:rsidRPr="007036CE">
                <w:rPr>
                  <w:szCs w:val="24"/>
                  <w:lang w:val="en-US"/>
                </w:rPr>
                <w:t>P_OKSCODE</w:t>
              </w:r>
            </w:ins>
          </w:p>
        </w:tc>
        <w:tc>
          <w:tcPr>
            <w:tcW w:w="1386" w:type="pct"/>
          </w:tcPr>
          <w:p w14:paraId="261C123E" w14:textId="77777777" w:rsidR="00194707" w:rsidRPr="007036CE" w:rsidRDefault="00194707" w:rsidP="00194707">
            <w:pPr>
              <w:pStyle w:val="GOSTTablenorm"/>
              <w:rPr>
                <w:ins w:id="12167" w:author="Сатлер Марина Викторовна" w:date="2024-04-16T16:09:00Z"/>
                <w:szCs w:val="22"/>
              </w:rPr>
            </w:pPr>
            <w:ins w:id="12168" w:author="Сатлер Марина Викторовна" w:date="2024-04-16T16:09:00Z">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ins>
            <w:ins w:id="12169" w:author="Сатлер Марина Викторовна" w:date="2024-04-16T16:10:00Z">
              <w:r w:rsidRPr="007036CE">
                <w:rPr>
                  <w:szCs w:val="24"/>
                  <w:lang w:val="en-US"/>
                </w:rPr>
                <w:t>P</w:t>
              </w:r>
              <w:r w:rsidRPr="007036CE">
                <w:rPr>
                  <w:szCs w:val="24"/>
                </w:rPr>
                <w:t>_</w:t>
              </w:r>
            </w:ins>
            <w:ins w:id="12170" w:author="Сатлер Марина Викторовна" w:date="2024-04-16T16:09:00Z">
              <w:r w:rsidRPr="007036CE">
                <w:rPr>
                  <w:szCs w:val="24"/>
                  <w:lang w:val="en-US"/>
                </w:rPr>
                <w:t>OKSCODE</w:t>
              </w:r>
            </w:ins>
          </w:p>
          <w:p w14:paraId="1DF49903" w14:textId="77777777" w:rsidR="00194707" w:rsidRPr="007036CE" w:rsidRDefault="00194707" w:rsidP="00194707">
            <w:pPr>
              <w:pStyle w:val="GOSTTablenorm"/>
            </w:pPr>
            <w:ins w:id="12171" w:author="Сатлер Марина Викторовна" w:date="2024-04-16T16:09:00Z">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ins>
            <w:ins w:id="12172" w:author="Сатлер Марина Викторовна" w:date="2024-04-16T16:10:00Z">
              <w:r w:rsidRPr="007036CE">
                <w:rPr>
                  <w:szCs w:val="24"/>
                  <w:lang w:val="en-US"/>
                </w:rPr>
                <w:t>P</w:t>
              </w:r>
              <w:r w:rsidRPr="007036CE">
                <w:rPr>
                  <w:szCs w:val="24"/>
                </w:rPr>
                <w:t>_</w:t>
              </w:r>
            </w:ins>
            <w:ins w:id="12173" w:author="Сатлер Марина Викторовна" w:date="2024-04-16T16:09:00Z">
              <w:r w:rsidRPr="007036CE">
                <w:rPr>
                  <w:szCs w:val="24"/>
                  <w:lang w:val="en-US"/>
                </w:rPr>
                <w:t>OKSCODE</w:t>
              </w:r>
            </w:ins>
          </w:p>
        </w:tc>
      </w:tr>
      <w:tr w:rsidR="00194707" w:rsidRPr="007036CE" w14:paraId="7C973BAA" w14:textId="77777777" w:rsidTr="00B0621B">
        <w:tc>
          <w:tcPr>
            <w:tcW w:w="1104" w:type="pct"/>
          </w:tcPr>
          <w:p w14:paraId="23AB3A0E" w14:textId="77777777" w:rsidR="00194707" w:rsidRPr="007036CE" w:rsidRDefault="00194707" w:rsidP="00194707">
            <w:pPr>
              <w:pStyle w:val="GOSTTablenorm"/>
              <w:rPr>
                <w:szCs w:val="22"/>
              </w:rPr>
            </w:pPr>
            <w:ins w:id="12174" w:author="Сатлер Марина Викторовна" w:date="2024-02-13T15:51:00Z">
              <w:r w:rsidRPr="007036CE">
                <w:t>Сумма_текущий_руб</w:t>
              </w:r>
            </w:ins>
          </w:p>
        </w:tc>
        <w:tc>
          <w:tcPr>
            <w:tcW w:w="301" w:type="pct"/>
          </w:tcPr>
          <w:p w14:paraId="7ADF01A0" w14:textId="77777777" w:rsidR="00194707" w:rsidRPr="007036CE" w:rsidRDefault="00194707" w:rsidP="00194707">
            <w:pPr>
              <w:pStyle w:val="GOSTTablenorm"/>
              <w:rPr>
                <w:szCs w:val="22"/>
              </w:rPr>
            </w:pPr>
            <w:r w:rsidRPr="007036CE">
              <w:rPr>
                <w:szCs w:val="22"/>
              </w:rPr>
              <w:t>Да</w:t>
            </w:r>
          </w:p>
        </w:tc>
        <w:tc>
          <w:tcPr>
            <w:tcW w:w="1104" w:type="pct"/>
          </w:tcPr>
          <w:p w14:paraId="584E4F75" w14:textId="77777777" w:rsidR="00194707" w:rsidRPr="007036CE" w:rsidRDefault="00194707" w:rsidP="00194707">
            <w:pPr>
              <w:pStyle w:val="GOSTTablenorm"/>
              <w:rPr>
                <w:szCs w:val="22"/>
              </w:rPr>
            </w:pPr>
            <w:ins w:id="12175" w:author="Сатлер Марина Викторовна" w:date="2024-02-13T15:51:00Z">
              <w:r w:rsidRPr="007036CE">
                <w:t>Сумма на текущий год</w:t>
              </w:r>
            </w:ins>
          </w:p>
        </w:tc>
        <w:tc>
          <w:tcPr>
            <w:tcW w:w="1104" w:type="pct"/>
          </w:tcPr>
          <w:p w14:paraId="4F4B30EA" w14:textId="77777777" w:rsidR="00194707" w:rsidRPr="007036CE" w:rsidRDefault="00194707" w:rsidP="00194707">
            <w:pPr>
              <w:pStyle w:val="GOSTTablenorm"/>
              <w:rPr>
                <w:ins w:id="12176" w:author="Сатлер Марина Викторовна" w:date="2024-04-16T11:04:00Z"/>
              </w:rPr>
            </w:pPr>
            <w:ins w:id="12177" w:author="Сатлер Марина Викторовна" w:date="2024-04-16T11:00:00Z">
              <w:r w:rsidRPr="007036CE">
                <w:rPr>
                  <w:b/>
                  <w:szCs w:val="24"/>
                  <w:lang w:val="en-US"/>
                </w:rPr>
                <w:t>SECTION_1</w:t>
              </w:r>
              <w:r w:rsidRPr="007036CE">
                <w:rPr>
                  <w:b/>
                  <w:szCs w:val="24"/>
                </w:rPr>
                <w:t>:</w:t>
              </w:r>
            </w:ins>
            <w:ins w:id="12178" w:author="Сатлер Марина Викторовна" w:date="2024-02-13T15:51:00Z">
              <w:r w:rsidRPr="007036CE">
                <w:t>SUM_1</w:t>
              </w:r>
            </w:ins>
          </w:p>
          <w:p w14:paraId="12A0730D" w14:textId="77777777" w:rsidR="00194707" w:rsidRPr="007036CE" w:rsidRDefault="00194707" w:rsidP="00194707">
            <w:pPr>
              <w:pStyle w:val="GOSTTablenorm"/>
              <w:rPr>
                <w:szCs w:val="22"/>
                <w:lang w:val="en-US"/>
              </w:rPr>
            </w:pPr>
            <w:ins w:id="12179" w:author="Сатлер Марина Викторовна" w:date="2024-04-16T11:04:00Z">
              <w:r w:rsidRPr="007036CE">
                <w:rPr>
                  <w:b/>
                  <w:szCs w:val="24"/>
                  <w:lang w:val="en-US"/>
                </w:rPr>
                <w:t>SECTION_2</w:t>
              </w:r>
              <w:r w:rsidRPr="007036CE">
                <w:rPr>
                  <w:b/>
                  <w:szCs w:val="24"/>
                </w:rPr>
                <w:t>:</w:t>
              </w:r>
              <w:r w:rsidRPr="007036CE">
                <w:rPr>
                  <w:szCs w:val="22"/>
                </w:rPr>
                <w:t>SUM_1</w:t>
              </w:r>
            </w:ins>
          </w:p>
        </w:tc>
        <w:tc>
          <w:tcPr>
            <w:tcW w:w="1386" w:type="pct"/>
          </w:tcPr>
          <w:p w14:paraId="306A7EBC" w14:textId="77777777" w:rsidR="002C20A8" w:rsidRPr="007036CE" w:rsidRDefault="002C20A8" w:rsidP="002C20A8">
            <w:pPr>
              <w:pStyle w:val="GOSTTablenorm"/>
              <w:rPr>
                <w:ins w:id="12180" w:author="Сатлер Марина Викторовна" w:date="2024-07-05T17:39:00Z"/>
              </w:rPr>
            </w:pPr>
            <w:ins w:id="12181" w:author="Сатлер Марина Викторовна" w:date="2024-07-05T17:39:00Z">
              <w:r w:rsidRPr="007036CE">
                <w:t>Если значение признака «НБЦ» соответствует «0», то заполняется согласно описанию:</w:t>
              </w:r>
            </w:ins>
          </w:p>
          <w:p w14:paraId="008CB0F1" w14:textId="77777777" w:rsidR="00194707" w:rsidRPr="007036CE" w:rsidRDefault="00194707" w:rsidP="00194707">
            <w:pPr>
              <w:pStyle w:val="GOSTTablenorm"/>
              <w:rPr>
                <w:ins w:id="12182" w:author="Сатлер Марина Викторовна" w:date="2024-04-16T11:09:00Z"/>
                <w:szCs w:val="22"/>
              </w:rPr>
            </w:pPr>
            <w:ins w:id="12183" w:author="Сатлер Марина Викторовна" w:date="2024-04-16T11:09:00Z">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2"/>
                </w:rPr>
                <w:t>SUM_1</w:t>
              </w:r>
            </w:ins>
            <w:ins w:id="12184" w:author="Сатлер Марина Викторовна" w:date="2024-07-08T11:34:00Z">
              <w:r w:rsidR="002D5463" w:rsidRPr="007036CE">
                <w:rPr>
                  <w:szCs w:val="22"/>
                </w:rPr>
                <w:t>.</w:t>
              </w:r>
            </w:ins>
          </w:p>
          <w:p w14:paraId="306CBB55" w14:textId="77777777" w:rsidR="00194707" w:rsidRPr="007036CE" w:rsidRDefault="00194707" w:rsidP="00194707">
            <w:pPr>
              <w:pStyle w:val="GOSTTablenorm"/>
              <w:rPr>
                <w:ins w:id="12185" w:author="Сатлер Марина Викторовна" w:date="2024-07-05T17:39:00Z"/>
                <w:szCs w:val="22"/>
              </w:rPr>
            </w:pPr>
            <w:ins w:id="12186" w:author="Сатлер Марина Викторовна" w:date="2024-04-16T11:09:00Z">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2"/>
                </w:rPr>
                <w:t>SUM_1</w:t>
              </w:r>
            </w:ins>
            <w:ins w:id="12187" w:author="Сатлер Марина Викторовна" w:date="2024-07-05T17:39:00Z">
              <w:r w:rsidR="002C20A8" w:rsidRPr="007036CE">
                <w:rPr>
                  <w:szCs w:val="22"/>
                </w:rPr>
                <w:t>.</w:t>
              </w:r>
            </w:ins>
          </w:p>
          <w:p w14:paraId="565B850B" w14:textId="77777777" w:rsidR="002C20A8" w:rsidRPr="007036CE" w:rsidRDefault="002C20A8" w:rsidP="00194707">
            <w:pPr>
              <w:pStyle w:val="GOSTTablenorm"/>
              <w:rPr>
                <w:ins w:id="12188" w:author="Сатлер Марина Викторовна" w:date="2024-04-16T11:10:00Z"/>
                <w:szCs w:val="22"/>
              </w:rPr>
            </w:pPr>
          </w:p>
          <w:p w14:paraId="100BE22F" w14:textId="77777777" w:rsidR="002C20A8" w:rsidRPr="007036CE" w:rsidRDefault="002C20A8" w:rsidP="002C20A8">
            <w:pPr>
              <w:pStyle w:val="GOSTTablenorm"/>
              <w:rPr>
                <w:ins w:id="12189" w:author="Сатлер Марина Викторовна" w:date="2024-07-05T17:39:00Z"/>
              </w:rPr>
            </w:pPr>
            <w:ins w:id="12190" w:author="Сатлер Марина Викторовна" w:date="2024-07-05T17:39:00Z">
              <w:r w:rsidRPr="007036CE">
                <w:t>Если значение признака «НБЦ» соответствует «1», то указывается «0»</w:t>
              </w:r>
            </w:ins>
            <w:ins w:id="12191" w:author="Сатлер Марина Викторовна" w:date="2024-07-05T17:40:00Z">
              <w:r w:rsidRPr="007036CE">
                <w:t>.</w:t>
              </w:r>
            </w:ins>
          </w:p>
          <w:p w14:paraId="32F0E584" w14:textId="77777777" w:rsidR="00194707" w:rsidRPr="007036CE" w:rsidRDefault="00194707" w:rsidP="00194707">
            <w:pPr>
              <w:pStyle w:val="GOSTTablenorm"/>
              <w:rPr>
                <w:ins w:id="12192" w:author="Сатлер Марина Викторовна" w:date="2024-04-16T11:09:00Z"/>
                <w:szCs w:val="22"/>
              </w:rPr>
            </w:pPr>
          </w:p>
          <w:p w14:paraId="5EA1B485" w14:textId="18DB777C" w:rsidR="00194707" w:rsidRPr="007036CE" w:rsidRDefault="00194707" w:rsidP="00194707">
            <w:pPr>
              <w:pStyle w:val="GOSTTablenorm"/>
            </w:pPr>
            <w:r w:rsidRPr="007036CE">
              <w:rPr>
                <w:szCs w:val="22"/>
              </w:rPr>
              <w:lastRenderedPageBreak/>
              <w:t xml:space="preserve">Сумма передается в единицах валюты с точностью 2 знака после запятой </w:t>
            </w:r>
            <w:r w:rsidR="00CC2920" w:rsidRPr="007036CE">
              <w:t>–</w:t>
            </w:r>
            <w:r w:rsidRPr="007036CE">
              <w:rPr>
                <w:szCs w:val="22"/>
              </w:rPr>
              <w:t xml:space="preserve"> необходимо конвертировать в минимальные единицы валюты (для данного типа документов умножить на 100)</w:t>
            </w:r>
          </w:p>
        </w:tc>
      </w:tr>
      <w:tr w:rsidR="00194707" w:rsidRPr="007036CE" w14:paraId="08C5C33B" w14:textId="77777777" w:rsidTr="00B0621B">
        <w:tc>
          <w:tcPr>
            <w:tcW w:w="1104" w:type="pct"/>
          </w:tcPr>
          <w:p w14:paraId="50D8D16F" w14:textId="77777777" w:rsidR="00194707" w:rsidRPr="007036CE" w:rsidRDefault="00194707" w:rsidP="00194707">
            <w:pPr>
              <w:pStyle w:val="GOSTTablenorm"/>
              <w:rPr>
                <w:szCs w:val="22"/>
              </w:rPr>
            </w:pPr>
            <w:ins w:id="12193" w:author="Сатлер Марина Викторовна" w:date="2024-02-13T15:51:00Z">
              <w:r w:rsidRPr="007036CE">
                <w:lastRenderedPageBreak/>
                <w:t>Сумма_первый_плановый_руб</w:t>
              </w:r>
            </w:ins>
          </w:p>
        </w:tc>
        <w:tc>
          <w:tcPr>
            <w:tcW w:w="301" w:type="pct"/>
          </w:tcPr>
          <w:p w14:paraId="28E75FB9" w14:textId="77777777" w:rsidR="00194707" w:rsidRPr="007036CE" w:rsidRDefault="00194707" w:rsidP="00194707">
            <w:pPr>
              <w:pStyle w:val="GOSTTablenorm"/>
              <w:rPr>
                <w:szCs w:val="22"/>
              </w:rPr>
            </w:pPr>
            <w:r w:rsidRPr="007036CE">
              <w:rPr>
                <w:szCs w:val="22"/>
              </w:rPr>
              <w:t>Да</w:t>
            </w:r>
          </w:p>
        </w:tc>
        <w:tc>
          <w:tcPr>
            <w:tcW w:w="1104" w:type="pct"/>
          </w:tcPr>
          <w:p w14:paraId="4F501239" w14:textId="77777777" w:rsidR="00194707" w:rsidRPr="007036CE" w:rsidRDefault="00194707" w:rsidP="00194707">
            <w:pPr>
              <w:pStyle w:val="GOSTTablenorm"/>
              <w:rPr>
                <w:szCs w:val="22"/>
              </w:rPr>
            </w:pPr>
            <w:ins w:id="12194" w:author="Сатлер Марина Викторовна" w:date="2024-02-13T15:51:00Z">
              <w:r w:rsidRPr="007036CE">
                <w:t>Сумма на первый год планового периода</w:t>
              </w:r>
            </w:ins>
          </w:p>
        </w:tc>
        <w:tc>
          <w:tcPr>
            <w:tcW w:w="1104" w:type="pct"/>
          </w:tcPr>
          <w:p w14:paraId="4DD802A0" w14:textId="77777777" w:rsidR="002C20A8" w:rsidRPr="007036CE" w:rsidRDefault="002C20A8" w:rsidP="002C20A8">
            <w:pPr>
              <w:pStyle w:val="GOSTTablenorm"/>
              <w:rPr>
                <w:ins w:id="12195" w:author="Сатлер Марина Викторовна" w:date="2024-07-05T17:40:00Z"/>
                <w:lang w:val="en-US"/>
              </w:rPr>
            </w:pPr>
            <w:ins w:id="12196" w:author="Сатлер Марина Викторовна" w:date="2024-07-05T17:40:00Z">
              <w:r w:rsidRPr="007036CE">
                <w:rPr>
                  <w:b/>
                  <w:lang w:val="en-US"/>
                </w:rPr>
                <w:t>SECTION_1:</w:t>
              </w:r>
              <w:r w:rsidRPr="007036CE">
                <w:rPr>
                  <w:lang w:val="en-US"/>
                </w:rPr>
                <w:t>SUM_1</w:t>
              </w:r>
            </w:ins>
          </w:p>
          <w:p w14:paraId="72E99FDE" w14:textId="77777777" w:rsidR="002C20A8" w:rsidRPr="007036CE" w:rsidRDefault="002C20A8" w:rsidP="002C20A8">
            <w:pPr>
              <w:pStyle w:val="GOSTTablenorm"/>
              <w:rPr>
                <w:ins w:id="12197" w:author="Сатлер Марина Викторовна" w:date="2024-07-05T17:40:00Z"/>
                <w:lang w:val="en-US"/>
              </w:rPr>
            </w:pPr>
            <w:ins w:id="12198" w:author="Сатлер Марина Викторовна" w:date="2024-07-05T17:40:00Z">
              <w:r w:rsidRPr="007036CE">
                <w:rPr>
                  <w:b/>
                  <w:szCs w:val="24"/>
                  <w:lang w:val="en-US"/>
                </w:rPr>
                <w:t>SECTION_2:</w:t>
              </w:r>
              <w:r w:rsidRPr="007036CE">
                <w:rPr>
                  <w:lang w:val="en-US"/>
                </w:rPr>
                <w:t>SUM_1</w:t>
              </w:r>
            </w:ins>
          </w:p>
          <w:p w14:paraId="07A70F7F" w14:textId="77777777" w:rsidR="00194707" w:rsidRPr="007036CE" w:rsidRDefault="00194707" w:rsidP="00194707">
            <w:pPr>
              <w:pStyle w:val="GOSTTablenorm"/>
              <w:rPr>
                <w:ins w:id="12199" w:author="Сатлер Марина Викторовна" w:date="2024-04-16T11:04:00Z"/>
                <w:lang w:val="en-US"/>
              </w:rPr>
            </w:pPr>
            <w:ins w:id="12200" w:author="Сатлер Марина Викторовна" w:date="2024-04-16T11:00:00Z">
              <w:r w:rsidRPr="007036CE">
                <w:rPr>
                  <w:b/>
                  <w:szCs w:val="24"/>
                  <w:lang w:val="en-US"/>
                </w:rPr>
                <w:t>SECTION_1:</w:t>
              </w:r>
            </w:ins>
            <w:ins w:id="12201" w:author="Сатлер Марина Викторовна" w:date="2024-02-13T15:51:00Z">
              <w:r w:rsidRPr="007036CE">
                <w:rPr>
                  <w:lang w:val="en-US"/>
                </w:rPr>
                <w:t>SUM_2</w:t>
              </w:r>
            </w:ins>
          </w:p>
          <w:p w14:paraId="2F0A3AC1" w14:textId="77777777" w:rsidR="00194707" w:rsidRPr="007036CE" w:rsidRDefault="00194707" w:rsidP="00194707">
            <w:pPr>
              <w:pStyle w:val="GOSTTablenorm"/>
              <w:rPr>
                <w:szCs w:val="24"/>
                <w:lang w:val="en-US"/>
              </w:rPr>
            </w:pPr>
            <w:ins w:id="12202" w:author="Сатлер Марина Викторовна" w:date="2024-04-16T11:04:00Z">
              <w:r w:rsidRPr="007036CE">
                <w:rPr>
                  <w:b/>
                  <w:szCs w:val="24"/>
                  <w:lang w:val="en-US"/>
                </w:rPr>
                <w:t>SECTION_2:</w:t>
              </w:r>
              <w:r w:rsidRPr="007036CE">
                <w:rPr>
                  <w:szCs w:val="22"/>
                  <w:lang w:val="en-US"/>
                </w:rPr>
                <w:t>SUM_2</w:t>
              </w:r>
            </w:ins>
          </w:p>
        </w:tc>
        <w:tc>
          <w:tcPr>
            <w:tcW w:w="1386" w:type="pct"/>
          </w:tcPr>
          <w:p w14:paraId="367CB9C2" w14:textId="77777777" w:rsidR="002C20A8" w:rsidRPr="007036CE" w:rsidRDefault="002C20A8" w:rsidP="002C20A8">
            <w:pPr>
              <w:pStyle w:val="GOSTTablenorm"/>
              <w:rPr>
                <w:ins w:id="12203" w:author="Сатлер Марина Викторовна" w:date="2024-07-05T17:40:00Z"/>
              </w:rPr>
            </w:pPr>
            <w:ins w:id="12204" w:author="Сатлер Марина Викторовна" w:date="2024-07-05T17:40:00Z">
              <w:r w:rsidRPr="007036CE">
                <w:t>Если значение признака «НБЦ» соответствует «0», то заполняется согласно описанию:</w:t>
              </w:r>
            </w:ins>
          </w:p>
          <w:p w14:paraId="69EF116E" w14:textId="77777777" w:rsidR="00194707" w:rsidRPr="007036CE" w:rsidRDefault="00194707" w:rsidP="00194707">
            <w:pPr>
              <w:pStyle w:val="GOSTTablenorm"/>
              <w:rPr>
                <w:ins w:id="12205" w:author="Сатлер Марина Викторовна" w:date="2024-04-16T11:10:00Z"/>
                <w:szCs w:val="22"/>
              </w:rPr>
            </w:pPr>
            <w:ins w:id="12206" w:author="Сатлер Марина Викторовна" w:date="2024-04-16T11:10:00Z">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2"/>
                </w:rPr>
                <w:t>SUM_2</w:t>
              </w:r>
            </w:ins>
            <w:ins w:id="12207" w:author="Сатлер Марина Викторовна" w:date="2024-07-08T11:34:00Z">
              <w:r w:rsidR="002D5463" w:rsidRPr="007036CE">
                <w:rPr>
                  <w:szCs w:val="22"/>
                </w:rPr>
                <w:t>.</w:t>
              </w:r>
            </w:ins>
          </w:p>
          <w:p w14:paraId="137C8D85" w14:textId="77777777" w:rsidR="00194707" w:rsidRPr="007036CE" w:rsidRDefault="00194707" w:rsidP="00194707">
            <w:pPr>
              <w:pStyle w:val="GOSTTablenorm"/>
              <w:rPr>
                <w:ins w:id="12208" w:author="Сатлер Марина Викторовна" w:date="2024-04-16T11:10:00Z"/>
                <w:szCs w:val="22"/>
              </w:rPr>
            </w:pPr>
            <w:ins w:id="12209" w:author="Сатлер Марина Викторовна" w:date="2024-04-16T11:10:00Z">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2"/>
                </w:rPr>
                <w:t>SUM_2</w:t>
              </w:r>
            </w:ins>
            <w:ins w:id="12210" w:author="Сатлер Марина Викторовна" w:date="2024-07-05T17:41:00Z">
              <w:r w:rsidR="002C20A8" w:rsidRPr="007036CE">
                <w:rPr>
                  <w:szCs w:val="22"/>
                </w:rPr>
                <w:t>.</w:t>
              </w:r>
            </w:ins>
          </w:p>
          <w:p w14:paraId="2C4DD1A7" w14:textId="77777777" w:rsidR="00194707" w:rsidRPr="007036CE" w:rsidRDefault="00194707" w:rsidP="00194707">
            <w:pPr>
              <w:pStyle w:val="GOSTTablenorm"/>
              <w:rPr>
                <w:ins w:id="12211" w:author="Сатлер Марина Викторовна" w:date="2024-07-05T17:40:00Z"/>
                <w:szCs w:val="22"/>
              </w:rPr>
            </w:pPr>
          </w:p>
          <w:p w14:paraId="4070BF32" w14:textId="77777777" w:rsidR="002C20A8" w:rsidRPr="007036CE" w:rsidRDefault="002C20A8" w:rsidP="002C20A8">
            <w:pPr>
              <w:pStyle w:val="GOSTTablenorm"/>
              <w:rPr>
                <w:ins w:id="12212" w:author="Сатлер Марина Викторовна" w:date="2024-07-05T17:40:00Z"/>
              </w:rPr>
            </w:pPr>
            <w:ins w:id="12213" w:author="Сатлер Марина Викторовна" w:date="2024-07-05T17:40:00Z">
              <w:r w:rsidRPr="007036CE">
                <w:t>Если значение признака «НБЦ» соответствует «1», то заполняется согласно описанию:</w:t>
              </w:r>
            </w:ins>
          </w:p>
          <w:p w14:paraId="4063BE9A" w14:textId="77777777" w:rsidR="002C20A8" w:rsidRPr="007036CE" w:rsidRDefault="002C20A8" w:rsidP="002C20A8">
            <w:pPr>
              <w:pStyle w:val="GOSTTablenorm"/>
              <w:rPr>
                <w:ins w:id="12214" w:author="Сатлер Марина Викторовна" w:date="2024-07-05T17:40:00Z"/>
                <w:szCs w:val="22"/>
              </w:rPr>
            </w:pPr>
            <w:ins w:id="12215" w:author="Сатлер Марина Викторовна" w:date="2024-07-05T17:40:00Z">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2"/>
                </w:rPr>
                <w:t>SUM_1</w:t>
              </w:r>
            </w:ins>
            <w:ins w:id="12216" w:author="Сатлер Марина Викторовна" w:date="2024-07-08T11:34:00Z">
              <w:r w:rsidR="002D5463" w:rsidRPr="007036CE">
                <w:rPr>
                  <w:szCs w:val="22"/>
                </w:rPr>
                <w:t>.</w:t>
              </w:r>
            </w:ins>
          </w:p>
          <w:p w14:paraId="4D93E0D4" w14:textId="77777777" w:rsidR="002C20A8" w:rsidRPr="007036CE" w:rsidRDefault="002C20A8" w:rsidP="002C20A8">
            <w:pPr>
              <w:pStyle w:val="GOSTTablenorm"/>
              <w:rPr>
                <w:ins w:id="12217" w:author="Сатлер Марина Викторовна" w:date="2024-07-05T17:40:00Z"/>
                <w:szCs w:val="22"/>
              </w:rPr>
            </w:pPr>
            <w:ins w:id="12218" w:author="Сатлер Марина Викторовна" w:date="2024-07-05T17:40:00Z">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2"/>
                </w:rPr>
                <w:t>SUM_1.</w:t>
              </w:r>
            </w:ins>
          </w:p>
          <w:p w14:paraId="3D24F869" w14:textId="77777777" w:rsidR="002C20A8" w:rsidRPr="007036CE" w:rsidRDefault="002C20A8" w:rsidP="00194707">
            <w:pPr>
              <w:pStyle w:val="GOSTTablenorm"/>
              <w:rPr>
                <w:ins w:id="12219" w:author="Сатлер Марина Викторовна" w:date="2024-04-16T11:10:00Z"/>
                <w:szCs w:val="22"/>
              </w:rPr>
            </w:pPr>
          </w:p>
          <w:p w14:paraId="4E5AB45A" w14:textId="6D51093F" w:rsidR="00194707" w:rsidRPr="007036CE" w:rsidRDefault="00194707" w:rsidP="00194707">
            <w:pPr>
              <w:pStyle w:val="GOSTTablenorm"/>
            </w:pPr>
            <w:r w:rsidRPr="007036CE">
              <w:rPr>
                <w:szCs w:val="22"/>
              </w:rPr>
              <w:t xml:space="preserve">Сумма передается в единицах валюты с точностью 2 знака после запятой </w:t>
            </w:r>
            <w:r w:rsidR="00CC2920" w:rsidRPr="007036CE">
              <w:t>–</w:t>
            </w:r>
            <w:r w:rsidRPr="007036CE">
              <w:rPr>
                <w:szCs w:val="22"/>
              </w:rPr>
              <w:t xml:space="preserve"> необходимо конвертировать в минимальные единицы валюты (для данного типа документов умножить на 100)</w:t>
            </w:r>
          </w:p>
        </w:tc>
      </w:tr>
      <w:tr w:rsidR="00194707" w:rsidRPr="007036CE" w14:paraId="3776BE48" w14:textId="77777777" w:rsidTr="00B0621B">
        <w:tc>
          <w:tcPr>
            <w:tcW w:w="1104" w:type="pct"/>
          </w:tcPr>
          <w:p w14:paraId="25DF5C71" w14:textId="77777777" w:rsidR="00194707" w:rsidRPr="007036CE" w:rsidRDefault="00194707" w:rsidP="00194707">
            <w:pPr>
              <w:pStyle w:val="GOSTTablenorm"/>
              <w:rPr>
                <w:szCs w:val="22"/>
              </w:rPr>
            </w:pPr>
            <w:ins w:id="12220" w:author="Сатлер Марина Викторовна" w:date="2024-02-13T15:51:00Z">
              <w:r w:rsidRPr="007036CE">
                <w:t>Сумма_второй_плановый_руб</w:t>
              </w:r>
            </w:ins>
          </w:p>
        </w:tc>
        <w:tc>
          <w:tcPr>
            <w:tcW w:w="301" w:type="pct"/>
          </w:tcPr>
          <w:p w14:paraId="04EA22C3" w14:textId="77777777" w:rsidR="00194707" w:rsidRPr="007036CE" w:rsidRDefault="00194707" w:rsidP="00194707">
            <w:pPr>
              <w:pStyle w:val="GOSTTablenorm"/>
              <w:rPr>
                <w:szCs w:val="22"/>
              </w:rPr>
            </w:pPr>
            <w:r w:rsidRPr="007036CE">
              <w:rPr>
                <w:szCs w:val="22"/>
              </w:rPr>
              <w:t>Да</w:t>
            </w:r>
          </w:p>
        </w:tc>
        <w:tc>
          <w:tcPr>
            <w:tcW w:w="1104" w:type="pct"/>
          </w:tcPr>
          <w:p w14:paraId="25443FCC" w14:textId="77777777" w:rsidR="00194707" w:rsidRPr="007036CE" w:rsidRDefault="00194707" w:rsidP="00194707">
            <w:pPr>
              <w:pStyle w:val="GOSTTablenorm"/>
              <w:rPr>
                <w:szCs w:val="22"/>
              </w:rPr>
            </w:pPr>
            <w:ins w:id="12221" w:author="Сатлер Марина Викторовна" w:date="2024-02-13T15:51:00Z">
              <w:r w:rsidRPr="007036CE">
                <w:t>Сумма на второй год планового периода</w:t>
              </w:r>
            </w:ins>
          </w:p>
        </w:tc>
        <w:tc>
          <w:tcPr>
            <w:tcW w:w="1104" w:type="pct"/>
          </w:tcPr>
          <w:p w14:paraId="46504E59" w14:textId="77777777" w:rsidR="002C20A8" w:rsidRPr="007036CE" w:rsidRDefault="002C20A8" w:rsidP="002C20A8">
            <w:pPr>
              <w:pStyle w:val="GOSTTablenorm"/>
              <w:rPr>
                <w:ins w:id="12222" w:author="Сатлер Марина Викторовна" w:date="2024-07-05T17:41:00Z"/>
                <w:lang w:val="en-US"/>
              </w:rPr>
            </w:pPr>
            <w:ins w:id="12223" w:author="Сатлер Марина Викторовна" w:date="2024-07-05T17:41:00Z">
              <w:r w:rsidRPr="007036CE">
                <w:rPr>
                  <w:b/>
                  <w:lang w:val="en-US"/>
                </w:rPr>
                <w:t>SECTION_1:</w:t>
              </w:r>
              <w:r w:rsidRPr="007036CE">
                <w:rPr>
                  <w:lang w:val="en-US"/>
                </w:rPr>
                <w:t>SUM_2</w:t>
              </w:r>
            </w:ins>
          </w:p>
          <w:p w14:paraId="11DA92FD" w14:textId="77777777" w:rsidR="002C20A8" w:rsidRPr="007036CE" w:rsidRDefault="002C20A8" w:rsidP="002C20A8">
            <w:pPr>
              <w:pStyle w:val="GOSTTablenorm"/>
              <w:rPr>
                <w:ins w:id="12224" w:author="Сатлер Марина Викторовна" w:date="2024-07-05T17:41:00Z"/>
                <w:lang w:val="en-US"/>
              </w:rPr>
            </w:pPr>
            <w:ins w:id="12225" w:author="Сатлер Марина Викторовна" w:date="2024-07-05T17:41:00Z">
              <w:r w:rsidRPr="007036CE">
                <w:rPr>
                  <w:b/>
                  <w:szCs w:val="24"/>
                  <w:lang w:val="en-US"/>
                </w:rPr>
                <w:t>SECTION_2:</w:t>
              </w:r>
              <w:r w:rsidRPr="007036CE">
                <w:rPr>
                  <w:lang w:val="en-US"/>
                </w:rPr>
                <w:t>SUM_2</w:t>
              </w:r>
            </w:ins>
          </w:p>
          <w:p w14:paraId="0945A18C" w14:textId="77777777" w:rsidR="00194707" w:rsidRPr="007036CE" w:rsidRDefault="00194707" w:rsidP="00194707">
            <w:pPr>
              <w:pStyle w:val="GOSTTablenorm"/>
              <w:rPr>
                <w:ins w:id="12226" w:author="Сатлер Марина Викторовна" w:date="2024-04-16T11:04:00Z"/>
                <w:lang w:val="en-US"/>
              </w:rPr>
            </w:pPr>
            <w:ins w:id="12227" w:author="Сатлер Марина Викторовна" w:date="2024-04-16T11:00:00Z">
              <w:r w:rsidRPr="007036CE">
                <w:rPr>
                  <w:b/>
                  <w:szCs w:val="24"/>
                  <w:lang w:val="en-US"/>
                </w:rPr>
                <w:lastRenderedPageBreak/>
                <w:t>SECTION_1:</w:t>
              </w:r>
            </w:ins>
            <w:ins w:id="12228" w:author="Сатлер Марина Викторовна" w:date="2024-02-13T15:51:00Z">
              <w:r w:rsidRPr="007036CE">
                <w:rPr>
                  <w:lang w:val="en-US"/>
                </w:rPr>
                <w:t>SUM_3</w:t>
              </w:r>
            </w:ins>
          </w:p>
          <w:p w14:paraId="4F531CB9" w14:textId="77777777" w:rsidR="00194707" w:rsidRPr="007036CE" w:rsidRDefault="00194707" w:rsidP="00194707">
            <w:pPr>
              <w:pStyle w:val="GOSTTablenorm"/>
              <w:rPr>
                <w:szCs w:val="24"/>
                <w:lang w:val="en-US"/>
              </w:rPr>
            </w:pPr>
            <w:ins w:id="12229" w:author="Сатлер Марина Викторовна" w:date="2024-04-16T11:04:00Z">
              <w:r w:rsidRPr="007036CE">
                <w:rPr>
                  <w:b/>
                  <w:szCs w:val="24"/>
                  <w:lang w:val="en-US"/>
                </w:rPr>
                <w:t>SECTION_2:</w:t>
              </w:r>
              <w:r w:rsidRPr="007036CE">
                <w:rPr>
                  <w:szCs w:val="22"/>
                  <w:lang w:val="en-US"/>
                </w:rPr>
                <w:t>SUM_3</w:t>
              </w:r>
            </w:ins>
          </w:p>
        </w:tc>
        <w:tc>
          <w:tcPr>
            <w:tcW w:w="1386" w:type="pct"/>
          </w:tcPr>
          <w:p w14:paraId="4281CD22" w14:textId="77777777" w:rsidR="002C20A8" w:rsidRPr="007036CE" w:rsidRDefault="002C20A8" w:rsidP="002C20A8">
            <w:pPr>
              <w:pStyle w:val="GOSTTablenorm"/>
              <w:rPr>
                <w:ins w:id="12230" w:author="Сатлер Марина Викторовна" w:date="2024-07-05T17:41:00Z"/>
              </w:rPr>
            </w:pPr>
            <w:ins w:id="12231" w:author="Сатлер Марина Викторовна" w:date="2024-07-05T17:41:00Z">
              <w:r w:rsidRPr="007036CE">
                <w:lastRenderedPageBreak/>
                <w:t>Если значение признака «НБЦ» соответствует «0», то заполняется согласно описа</w:t>
              </w:r>
              <w:r w:rsidRPr="007036CE">
                <w:lastRenderedPageBreak/>
                <w:t>нию:</w:t>
              </w:r>
            </w:ins>
          </w:p>
          <w:p w14:paraId="08A768B9" w14:textId="77777777" w:rsidR="00194707" w:rsidRPr="007036CE" w:rsidRDefault="00194707" w:rsidP="00194707">
            <w:pPr>
              <w:pStyle w:val="GOSTTablenorm"/>
              <w:rPr>
                <w:ins w:id="12232" w:author="Сатлер Марина Викторовна" w:date="2024-04-16T11:10:00Z"/>
                <w:szCs w:val="22"/>
              </w:rPr>
            </w:pPr>
            <w:ins w:id="12233" w:author="Сатлер Марина Викторовна" w:date="2024-04-16T11:10:00Z">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2"/>
                </w:rPr>
                <w:t>SUM_3</w:t>
              </w:r>
            </w:ins>
            <w:ins w:id="12234" w:author="Сатлер Марина Викторовна" w:date="2024-07-08T11:34:00Z">
              <w:r w:rsidR="002D5463" w:rsidRPr="007036CE">
                <w:rPr>
                  <w:szCs w:val="22"/>
                </w:rPr>
                <w:t>.</w:t>
              </w:r>
            </w:ins>
          </w:p>
          <w:p w14:paraId="19692CBE" w14:textId="77777777" w:rsidR="00194707" w:rsidRPr="007036CE" w:rsidRDefault="00194707" w:rsidP="00194707">
            <w:pPr>
              <w:pStyle w:val="GOSTTablenorm"/>
              <w:rPr>
                <w:ins w:id="12235" w:author="Сатлер Марина Викторовна" w:date="2024-04-16T11:10:00Z"/>
                <w:szCs w:val="22"/>
              </w:rPr>
            </w:pPr>
            <w:ins w:id="12236" w:author="Сатлер Марина Викторовна" w:date="2024-04-16T11:10:00Z">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2"/>
                </w:rPr>
                <w:t>SUM_3</w:t>
              </w:r>
            </w:ins>
            <w:ins w:id="12237" w:author="Сатлер Марина Викторовна" w:date="2024-07-05T17:41:00Z">
              <w:r w:rsidR="002C20A8" w:rsidRPr="007036CE">
                <w:rPr>
                  <w:szCs w:val="22"/>
                </w:rPr>
                <w:t>.</w:t>
              </w:r>
            </w:ins>
          </w:p>
          <w:p w14:paraId="72E63CF4" w14:textId="77777777" w:rsidR="002C20A8" w:rsidRPr="007036CE" w:rsidRDefault="002C20A8" w:rsidP="002C20A8">
            <w:pPr>
              <w:pStyle w:val="GOSTTablenorm"/>
              <w:rPr>
                <w:ins w:id="12238" w:author="Сатлер Марина Викторовна" w:date="2024-07-05T17:41:00Z"/>
                <w:szCs w:val="22"/>
              </w:rPr>
            </w:pPr>
          </w:p>
          <w:p w14:paraId="05BD44DF" w14:textId="77777777" w:rsidR="002C20A8" w:rsidRPr="007036CE" w:rsidRDefault="002C20A8" w:rsidP="002C20A8">
            <w:pPr>
              <w:pStyle w:val="GOSTTablenorm"/>
              <w:rPr>
                <w:ins w:id="12239" w:author="Сатлер Марина Викторовна" w:date="2024-07-05T17:41:00Z"/>
              </w:rPr>
            </w:pPr>
            <w:ins w:id="12240" w:author="Сатлер Марина Викторовна" w:date="2024-07-05T17:41:00Z">
              <w:r w:rsidRPr="007036CE">
                <w:t>Если значение признака «НБЦ» соответствует «1», то заполняется согласно описанию:</w:t>
              </w:r>
            </w:ins>
          </w:p>
          <w:p w14:paraId="4907C599" w14:textId="77777777" w:rsidR="002C20A8" w:rsidRPr="007036CE" w:rsidRDefault="002C20A8" w:rsidP="002C20A8">
            <w:pPr>
              <w:pStyle w:val="GOSTTablenorm"/>
              <w:rPr>
                <w:ins w:id="12241" w:author="Сатлер Марина Викторовна" w:date="2024-07-05T17:41:00Z"/>
                <w:szCs w:val="22"/>
              </w:rPr>
            </w:pPr>
            <w:ins w:id="12242" w:author="Сатлер Марина Викторовна" w:date="2024-07-05T17:41:00Z">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2"/>
                </w:rPr>
                <w:t>SUM_2</w:t>
              </w:r>
            </w:ins>
            <w:ins w:id="12243" w:author="Сатлер Марина Викторовна" w:date="2024-07-08T11:34:00Z">
              <w:r w:rsidR="002D5463" w:rsidRPr="007036CE">
                <w:rPr>
                  <w:szCs w:val="22"/>
                </w:rPr>
                <w:t>.</w:t>
              </w:r>
            </w:ins>
          </w:p>
          <w:p w14:paraId="4A346D53" w14:textId="77777777" w:rsidR="002C20A8" w:rsidRPr="007036CE" w:rsidRDefault="002C20A8" w:rsidP="002C20A8">
            <w:pPr>
              <w:pStyle w:val="GOSTTablenorm"/>
              <w:rPr>
                <w:ins w:id="12244" w:author="Сатлер Марина Викторовна" w:date="2024-07-05T17:41:00Z"/>
                <w:szCs w:val="22"/>
              </w:rPr>
            </w:pPr>
            <w:ins w:id="12245" w:author="Сатлер Марина Викторовна" w:date="2024-07-05T17:41:00Z">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2"/>
                </w:rPr>
                <w:t>SUM_2.</w:t>
              </w:r>
            </w:ins>
          </w:p>
          <w:p w14:paraId="5852F4D3" w14:textId="77777777" w:rsidR="00194707" w:rsidRPr="007036CE" w:rsidRDefault="00194707" w:rsidP="00194707">
            <w:pPr>
              <w:pStyle w:val="GOSTTablenorm"/>
              <w:rPr>
                <w:ins w:id="12246" w:author="Сатлер Марина Викторовна" w:date="2024-04-16T11:10:00Z"/>
                <w:szCs w:val="22"/>
              </w:rPr>
            </w:pPr>
          </w:p>
          <w:p w14:paraId="01871D2B" w14:textId="2584AAA4" w:rsidR="00194707" w:rsidRPr="007036CE" w:rsidRDefault="00194707" w:rsidP="00194707">
            <w:pPr>
              <w:pStyle w:val="GOSTTablenorm"/>
            </w:pPr>
            <w:r w:rsidRPr="007036CE">
              <w:rPr>
                <w:szCs w:val="22"/>
              </w:rPr>
              <w:t xml:space="preserve">Сумма передается в единицах валюты с точностью 2 знака после запятой </w:t>
            </w:r>
            <w:r w:rsidR="00CC2920" w:rsidRPr="007036CE">
              <w:t>–</w:t>
            </w:r>
            <w:r w:rsidRPr="007036CE">
              <w:rPr>
                <w:szCs w:val="22"/>
              </w:rPr>
              <w:t xml:space="preserve"> необходимо конвертировать в минимальные единицы валюты (для данного типа документов умножить на 100)</w:t>
            </w:r>
          </w:p>
        </w:tc>
      </w:tr>
      <w:tr w:rsidR="00194707" w:rsidRPr="007036CE" w14:paraId="0D4B5451" w14:textId="77777777" w:rsidTr="00B0621B">
        <w:tc>
          <w:tcPr>
            <w:tcW w:w="1104" w:type="pct"/>
          </w:tcPr>
          <w:p w14:paraId="616EAAD2" w14:textId="77777777" w:rsidR="00194707" w:rsidRPr="007036CE" w:rsidRDefault="00194707" w:rsidP="00194707">
            <w:pPr>
              <w:pStyle w:val="GOSTTablenorm"/>
              <w:rPr>
                <w:szCs w:val="22"/>
              </w:rPr>
            </w:pPr>
            <w:ins w:id="12247" w:author="Сатлер Марина Викторовна" w:date="2024-02-13T15:51:00Z">
              <w:r w:rsidRPr="007036CE">
                <w:lastRenderedPageBreak/>
                <w:t>Сумма_третий_плановый_руб</w:t>
              </w:r>
            </w:ins>
          </w:p>
        </w:tc>
        <w:tc>
          <w:tcPr>
            <w:tcW w:w="301" w:type="pct"/>
          </w:tcPr>
          <w:p w14:paraId="6D9C1759" w14:textId="77777777" w:rsidR="00194707" w:rsidRPr="007036CE" w:rsidRDefault="00194707" w:rsidP="00194707">
            <w:pPr>
              <w:pStyle w:val="GOSTTablenorm"/>
              <w:rPr>
                <w:szCs w:val="22"/>
              </w:rPr>
            </w:pPr>
            <w:r w:rsidRPr="007036CE">
              <w:rPr>
                <w:szCs w:val="22"/>
              </w:rPr>
              <w:t>Да</w:t>
            </w:r>
          </w:p>
        </w:tc>
        <w:tc>
          <w:tcPr>
            <w:tcW w:w="1104" w:type="pct"/>
          </w:tcPr>
          <w:p w14:paraId="1838A21A" w14:textId="77777777" w:rsidR="00194707" w:rsidRPr="007036CE" w:rsidRDefault="00194707" w:rsidP="00194707">
            <w:pPr>
              <w:pStyle w:val="GOSTTablenorm"/>
              <w:rPr>
                <w:szCs w:val="22"/>
              </w:rPr>
            </w:pPr>
            <w:ins w:id="12248" w:author="Сатлер Марина Викторовна" w:date="2024-02-13T15:51:00Z">
              <w:r w:rsidRPr="007036CE">
                <w:t>Сумма на третий год планового периода</w:t>
              </w:r>
            </w:ins>
          </w:p>
        </w:tc>
        <w:tc>
          <w:tcPr>
            <w:tcW w:w="1104" w:type="pct"/>
          </w:tcPr>
          <w:p w14:paraId="4FAF8128" w14:textId="77777777" w:rsidR="00194707" w:rsidRPr="007036CE" w:rsidRDefault="00194707" w:rsidP="00194707">
            <w:pPr>
              <w:pStyle w:val="GOSTTablenorm"/>
              <w:rPr>
                <w:ins w:id="12249" w:author="Сатлер Марина Викторовна" w:date="2024-04-16T11:04:00Z"/>
              </w:rPr>
            </w:pPr>
            <w:ins w:id="12250" w:author="Сатлер Марина Викторовна" w:date="2024-04-16T11:00:00Z">
              <w:r w:rsidRPr="007036CE">
                <w:rPr>
                  <w:b/>
                  <w:szCs w:val="24"/>
                  <w:lang w:val="en-US"/>
                </w:rPr>
                <w:t>SECTION_1</w:t>
              </w:r>
              <w:r w:rsidRPr="007036CE">
                <w:rPr>
                  <w:b/>
                  <w:szCs w:val="24"/>
                </w:rPr>
                <w:t>:</w:t>
              </w:r>
            </w:ins>
            <w:ins w:id="12251" w:author="Сатлер Марина Викторовна" w:date="2024-02-13T15:51:00Z">
              <w:r w:rsidRPr="007036CE">
                <w:t>SUM_</w:t>
              </w:r>
            </w:ins>
            <w:ins w:id="12252" w:author="Сатлер Марина Викторовна" w:date="2024-07-05T17:42:00Z">
              <w:r w:rsidR="002C20A8" w:rsidRPr="007036CE">
                <w:t>3</w:t>
              </w:r>
            </w:ins>
          </w:p>
          <w:p w14:paraId="1AFAC0D6" w14:textId="77777777" w:rsidR="00194707" w:rsidRPr="007036CE" w:rsidRDefault="00194707" w:rsidP="002C20A8">
            <w:pPr>
              <w:pStyle w:val="GOSTTablenorm"/>
              <w:rPr>
                <w:szCs w:val="24"/>
                <w:lang w:val="en-US"/>
              </w:rPr>
            </w:pPr>
            <w:ins w:id="12253" w:author="Сатлер Марина Викторовна" w:date="2024-04-16T11:04:00Z">
              <w:r w:rsidRPr="007036CE">
                <w:rPr>
                  <w:b/>
                  <w:szCs w:val="24"/>
                  <w:lang w:val="en-US"/>
                </w:rPr>
                <w:t>SECTION_2</w:t>
              </w:r>
              <w:r w:rsidRPr="007036CE">
                <w:rPr>
                  <w:b/>
                  <w:szCs w:val="24"/>
                </w:rPr>
                <w:t>:</w:t>
              </w:r>
              <w:r w:rsidRPr="007036CE">
                <w:rPr>
                  <w:szCs w:val="22"/>
                </w:rPr>
                <w:t>SUM_</w:t>
              </w:r>
            </w:ins>
            <w:ins w:id="12254" w:author="Сатлер Марина Викторовна" w:date="2024-07-05T17:42:00Z">
              <w:r w:rsidR="002C20A8" w:rsidRPr="007036CE">
                <w:rPr>
                  <w:szCs w:val="22"/>
                </w:rPr>
                <w:t>3</w:t>
              </w:r>
            </w:ins>
          </w:p>
        </w:tc>
        <w:tc>
          <w:tcPr>
            <w:tcW w:w="1386" w:type="pct"/>
          </w:tcPr>
          <w:p w14:paraId="20C49B66" w14:textId="77777777" w:rsidR="002C20A8" w:rsidRPr="007036CE" w:rsidRDefault="002C20A8" w:rsidP="002C20A8">
            <w:pPr>
              <w:pStyle w:val="GOSTTablenorm"/>
              <w:rPr>
                <w:ins w:id="12255" w:author="Сатлер Марина Викторовна" w:date="2024-07-05T17:42:00Z"/>
              </w:rPr>
            </w:pPr>
            <w:ins w:id="12256" w:author="Сатлер Марина Викторовна" w:date="2024-07-05T17:42:00Z">
              <w:r w:rsidRPr="007036CE">
                <w:t>Если значение признака «НБЦ» соответствует «0», то указывается «0».</w:t>
              </w:r>
            </w:ins>
          </w:p>
          <w:p w14:paraId="318A60BD" w14:textId="77777777" w:rsidR="002C20A8" w:rsidRPr="007036CE" w:rsidRDefault="002C20A8" w:rsidP="002C20A8">
            <w:pPr>
              <w:pStyle w:val="GOSTTablenorm"/>
              <w:rPr>
                <w:ins w:id="12257" w:author="Сатлер Марина Викторовна" w:date="2024-07-05T17:42:00Z"/>
              </w:rPr>
            </w:pPr>
          </w:p>
          <w:p w14:paraId="24ADED7B" w14:textId="77777777" w:rsidR="002C20A8" w:rsidRPr="007036CE" w:rsidRDefault="002C20A8" w:rsidP="002C20A8">
            <w:pPr>
              <w:pStyle w:val="GOSTTablenorm"/>
              <w:rPr>
                <w:ins w:id="12258" w:author="Сатлер Марина Викторовна" w:date="2024-07-05T17:42:00Z"/>
              </w:rPr>
            </w:pPr>
            <w:ins w:id="12259" w:author="Сатлер Марина Викторовна" w:date="2024-07-05T17:42:00Z">
              <w:r w:rsidRPr="007036CE">
                <w:t>Если значение признака «НБЦ» соответствует «1», то заполняется согласно описанию:</w:t>
              </w:r>
            </w:ins>
          </w:p>
          <w:p w14:paraId="3F7C51B7" w14:textId="77777777" w:rsidR="00194707" w:rsidRPr="007036CE" w:rsidRDefault="00194707" w:rsidP="00194707">
            <w:pPr>
              <w:pStyle w:val="GOSTTablenorm"/>
              <w:rPr>
                <w:ins w:id="12260" w:author="Сатлер Марина Викторовна" w:date="2024-04-16T11:13:00Z"/>
                <w:szCs w:val="22"/>
              </w:rPr>
            </w:pPr>
            <w:ins w:id="12261" w:author="Сатлер Марина Викторовна" w:date="2024-04-16T11:13:00Z">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2"/>
                </w:rPr>
                <w:t>SUM_</w:t>
              </w:r>
            </w:ins>
            <w:ins w:id="12262" w:author="Сатлер Марина Викторовна" w:date="2024-07-05T17:42:00Z">
              <w:r w:rsidR="002C20A8" w:rsidRPr="007036CE">
                <w:rPr>
                  <w:szCs w:val="22"/>
                </w:rPr>
                <w:t>3</w:t>
              </w:r>
            </w:ins>
            <w:ins w:id="12263" w:author="Сатлер Марина Викторовна" w:date="2024-07-08T11:35:00Z">
              <w:r w:rsidR="002D5463" w:rsidRPr="007036CE">
                <w:rPr>
                  <w:szCs w:val="22"/>
                </w:rPr>
                <w:t>.</w:t>
              </w:r>
            </w:ins>
          </w:p>
          <w:p w14:paraId="1F579EA4" w14:textId="77777777" w:rsidR="00194707" w:rsidRPr="007036CE" w:rsidRDefault="00194707" w:rsidP="00194707">
            <w:pPr>
              <w:pStyle w:val="GOSTTablenorm"/>
              <w:rPr>
                <w:ins w:id="12264" w:author="Сатлер Марина Викторовна" w:date="2024-04-16T11:13:00Z"/>
                <w:szCs w:val="22"/>
              </w:rPr>
            </w:pPr>
            <w:ins w:id="12265" w:author="Сатлер Марина Викторовна" w:date="2024-04-16T11:13:00Z">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2"/>
                </w:rPr>
                <w:t>SUM_</w:t>
              </w:r>
            </w:ins>
            <w:ins w:id="12266" w:author="Сатлер Марина Викторовна" w:date="2024-07-05T17:42:00Z">
              <w:r w:rsidR="002C20A8" w:rsidRPr="007036CE">
                <w:rPr>
                  <w:szCs w:val="22"/>
                </w:rPr>
                <w:t>3</w:t>
              </w:r>
            </w:ins>
            <w:ins w:id="12267" w:author="Сатлер Марина Викторовна" w:date="2024-07-08T11:35:00Z">
              <w:r w:rsidR="002D5463" w:rsidRPr="007036CE">
                <w:rPr>
                  <w:szCs w:val="22"/>
                </w:rPr>
                <w:t>.</w:t>
              </w:r>
            </w:ins>
          </w:p>
          <w:p w14:paraId="7F6DC627" w14:textId="77777777" w:rsidR="00194707" w:rsidRPr="007036CE" w:rsidRDefault="00194707" w:rsidP="00194707">
            <w:pPr>
              <w:pStyle w:val="GOSTTablenorm"/>
              <w:rPr>
                <w:ins w:id="12268" w:author="Сатлер Марина Викторовна" w:date="2024-04-16T11:13:00Z"/>
                <w:szCs w:val="22"/>
              </w:rPr>
            </w:pPr>
          </w:p>
          <w:p w14:paraId="3157B86F" w14:textId="3E4D7E8F" w:rsidR="00194707" w:rsidRPr="007036CE" w:rsidRDefault="00194707" w:rsidP="00194707">
            <w:pPr>
              <w:pStyle w:val="GOSTTablenorm"/>
            </w:pPr>
            <w:r w:rsidRPr="007036CE">
              <w:rPr>
                <w:szCs w:val="22"/>
              </w:rPr>
              <w:t xml:space="preserve">Сумма передается в единицах валюты с точностью 2 знака после запятой </w:t>
            </w:r>
            <w:r w:rsidR="00CC2920" w:rsidRPr="007036CE">
              <w:t>–</w:t>
            </w:r>
            <w:r w:rsidRPr="007036CE">
              <w:rPr>
                <w:szCs w:val="22"/>
              </w:rPr>
              <w:t xml:space="preserve"> необходимо конвертировать в ми-нимальные единицы валюты (для данного типа докумен-тов умножить на 100)</w:t>
            </w:r>
          </w:p>
        </w:tc>
      </w:tr>
    </w:tbl>
    <w:p w14:paraId="1DEE60AC" w14:textId="5C28B747" w:rsidR="00586316" w:rsidRPr="007036CE" w:rsidRDefault="009B61E2" w:rsidP="00432B55">
      <w:pPr>
        <w:pStyle w:val="GOSTNameTable"/>
      </w:pPr>
      <w:r w:rsidRPr="007036CE">
        <w:rPr>
          <w:noProof/>
        </w:rPr>
        <w:lastRenderedPageBreak/>
        <w:fldChar w:fldCharType="begin"/>
      </w:r>
      <w:r w:rsidRPr="007036CE">
        <w:rPr>
          <w:noProof/>
        </w:rPr>
        <w:instrText xml:space="preserve"> SEQ Таблица \* ARABIC </w:instrText>
      </w:r>
      <w:r w:rsidRPr="007036CE">
        <w:rPr>
          <w:noProof/>
        </w:rPr>
        <w:fldChar w:fldCharType="separate"/>
      </w:r>
      <w:bookmarkStart w:id="12269" w:name="_Toc222928051"/>
      <w:r w:rsidR="00BD74E1">
        <w:rPr>
          <w:noProof/>
        </w:rPr>
        <w:t>78</w:t>
      </w:r>
      <w:r w:rsidRPr="007036CE">
        <w:rPr>
          <w:noProof/>
        </w:rPr>
        <w:fldChar w:fldCharType="end"/>
      </w:r>
      <w:r w:rsidR="00586316" w:rsidRPr="007036CE">
        <w:t xml:space="preserve"> </w:t>
      </w:r>
      <w:r w:rsidR="00D9309A" w:rsidRPr="007036CE">
        <w:t>–</w:t>
      </w:r>
      <w:r w:rsidR="00586316" w:rsidRPr="007036CE">
        <w:t xml:space="preserve"> Перечень атрибутов, соответствующих типу документа</w:t>
      </w:r>
      <w:r w:rsidR="00432B55" w:rsidRPr="007036CE">
        <w:t xml:space="preserve"> «Сведения о лимитах бюджетных обязательств по расходам на реализацию мероприятий по использованию информационно-коммуникационных технологий, созданию, развитию, эксплуатации информационных систем и информационно-коммуникационной инфраструктуры на финансовый год и на плановый период» (ф. 0501155) DBD_DataSBRInfoEvent</w:t>
      </w:r>
      <w:bookmarkEnd w:id="12269"/>
    </w:p>
    <w:tbl>
      <w:tblPr>
        <w:tblStyle w:val="GOSTTable"/>
        <w:tblW w:w="5000" w:type="pct"/>
        <w:tblLayout w:type="fixed"/>
        <w:tblLook w:val="07E0" w:firstRow="1" w:lastRow="1" w:firstColumn="1" w:lastColumn="1" w:noHBand="1" w:noVBand="1"/>
      </w:tblPr>
      <w:tblGrid>
        <w:gridCol w:w="3483"/>
        <w:gridCol w:w="952"/>
        <w:gridCol w:w="3483"/>
        <w:gridCol w:w="3483"/>
        <w:gridCol w:w="4359"/>
      </w:tblGrid>
      <w:tr w:rsidR="00586316" w:rsidRPr="007036CE" w14:paraId="153664C6" w14:textId="77777777" w:rsidTr="00B0621B">
        <w:trPr>
          <w:cnfStyle w:val="100000000000" w:firstRow="1" w:lastRow="0" w:firstColumn="0" w:lastColumn="0" w:oddVBand="0" w:evenVBand="0" w:oddHBand="0" w:evenHBand="0" w:firstRowFirstColumn="0" w:firstRowLastColumn="0" w:lastRowFirstColumn="0" w:lastRowLastColumn="0"/>
        </w:trPr>
        <w:tc>
          <w:tcPr>
            <w:tcW w:w="1105" w:type="pct"/>
            <w:hideMark/>
          </w:tcPr>
          <w:p w14:paraId="5CFF77A1" w14:textId="77777777" w:rsidR="00586316" w:rsidRPr="007036CE" w:rsidRDefault="00586316" w:rsidP="00586316">
            <w:pPr>
              <w:pStyle w:val="GOSTTableHead"/>
              <w:rPr>
                <w:szCs w:val="22"/>
              </w:rPr>
            </w:pPr>
            <w:r w:rsidRPr="007036CE">
              <w:rPr>
                <w:szCs w:val="22"/>
              </w:rPr>
              <w:t>Наименование атрибута</w:t>
            </w:r>
          </w:p>
        </w:tc>
        <w:tc>
          <w:tcPr>
            <w:tcW w:w="302" w:type="pct"/>
            <w:hideMark/>
          </w:tcPr>
          <w:p w14:paraId="4F9D50D3" w14:textId="77777777" w:rsidR="00586316" w:rsidRPr="007036CE" w:rsidRDefault="00586316" w:rsidP="00586316">
            <w:pPr>
              <w:pStyle w:val="GOSTTableHead"/>
              <w:rPr>
                <w:szCs w:val="22"/>
              </w:rPr>
            </w:pPr>
            <w:r w:rsidRPr="007036CE">
              <w:rPr>
                <w:szCs w:val="22"/>
              </w:rPr>
              <w:t>Вычисляемый атрибут</w:t>
            </w:r>
          </w:p>
        </w:tc>
        <w:tc>
          <w:tcPr>
            <w:tcW w:w="1105" w:type="pct"/>
            <w:hideMark/>
          </w:tcPr>
          <w:p w14:paraId="613299B9" w14:textId="77777777" w:rsidR="00586316" w:rsidRPr="007036CE" w:rsidRDefault="00586316" w:rsidP="00586316">
            <w:pPr>
              <w:pStyle w:val="GOSTTableHead"/>
              <w:rPr>
                <w:szCs w:val="22"/>
              </w:rPr>
            </w:pPr>
            <w:r w:rsidRPr="007036CE">
              <w:rPr>
                <w:szCs w:val="22"/>
              </w:rPr>
              <w:t>Описание атрибута</w:t>
            </w:r>
          </w:p>
        </w:tc>
        <w:tc>
          <w:tcPr>
            <w:tcW w:w="1105" w:type="pct"/>
            <w:hideMark/>
          </w:tcPr>
          <w:p w14:paraId="6D403DB3" w14:textId="77777777" w:rsidR="00586316" w:rsidRPr="007036CE" w:rsidRDefault="00586316" w:rsidP="00586316">
            <w:pPr>
              <w:pStyle w:val="GOSTTableHead"/>
              <w:rPr>
                <w:szCs w:val="22"/>
              </w:rPr>
            </w:pPr>
            <w:r w:rsidRPr="007036CE">
              <w:rPr>
                <w:szCs w:val="22"/>
              </w:rPr>
              <w:t>Реквизит документа (наименование тега)</w:t>
            </w:r>
          </w:p>
        </w:tc>
        <w:tc>
          <w:tcPr>
            <w:tcW w:w="1383" w:type="pct"/>
            <w:hideMark/>
          </w:tcPr>
          <w:p w14:paraId="548BE0A8" w14:textId="77777777" w:rsidR="00586316" w:rsidRPr="007036CE" w:rsidRDefault="00586316" w:rsidP="00586316">
            <w:pPr>
              <w:pStyle w:val="GOSTTableHead"/>
              <w:rPr>
                <w:szCs w:val="22"/>
              </w:rPr>
            </w:pPr>
            <w:r w:rsidRPr="007036CE">
              <w:rPr>
                <w:szCs w:val="22"/>
              </w:rPr>
              <w:t>Алгоритм вычисления</w:t>
            </w:r>
          </w:p>
        </w:tc>
      </w:tr>
      <w:tr w:rsidR="00586316" w:rsidRPr="007036CE" w14:paraId="214E3FB3" w14:textId="77777777" w:rsidTr="00B0621B">
        <w:tc>
          <w:tcPr>
            <w:tcW w:w="1105" w:type="pct"/>
          </w:tcPr>
          <w:p w14:paraId="62C4CE4E" w14:textId="77777777" w:rsidR="00586316" w:rsidRPr="007036CE" w:rsidRDefault="00586316" w:rsidP="00586316">
            <w:pPr>
              <w:pStyle w:val="GOSTTablenorm"/>
              <w:rPr>
                <w:szCs w:val="22"/>
                <w:lang w:val="en-US"/>
              </w:rPr>
            </w:pPr>
            <w:r w:rsidRPr="007036CE">
              <w:rPr>
                <w:szCs w:val="22"/>
              </w:rPr>
              <w:t>Номер_документа</w:t>
            </w:r>
            <w:r w:rsidR="00142CBB" w:rsidRPr="007036CE">
              <w:rPr>
                <w:szCs w:val="22"/>
                <w:lang w:val="en-US"/>
              </w:rPr>
              <w:t>*</w:t>
            </w:r>
          </w:p>
        </w:tc>
        <w:tc>
          <w:tcPr>
            <w:tcW w:w="302" w:type="pct"/>
          </w:tcPr>
          <w:p w14:paraId="332B6007" w14:textId="77777777" w:rsidR="00586316" w:rsidRPr="007036CE" w:rsidRDefault="00586316" w:rsidP="00586316">
            <w:pPr>
              <w:pStyle w:val="GOSTTablenorm"/>
              <w:rPr>
                <w:szCs w:val="22"/>
              </w:rPr>
            </w:pPr>
            <w:r w:rsidRPr="007036CE">
              <w:rPr>
                <w:szCs w:val="22"/>
              </w:rPr>
              <w:t>Нет</w:t>
            </w:r>
          </w:p>
        </w:tc>
        <w:tc>
          <w:tcPr>
            <w:tcW w:w="1105" w:type="pct"/>
          </w:tcPr>
          <w:p w14:paraId="220FB048" w14:textId="77777777" w:rsidR="00586316" w:rsidRPr="007036CE" w:rsidRDefault="00586316" w:rsidP="00586316">
            <w:pPr>
              <w:pStyle w:val="GOSTTablenorm"/>
              <w:rPr>
                <w:szCs w:val="22"/>
              </w:rPr>
            </w:pPr>
            <w:r w:rsidRPr="007036CE">
              <w:rPr>
                <w:szCs w:val="22"/>
              </w:rPr>
              <w:t>Номер документа</w:t>
            </w:r>
          </w:p>
        </w:tc>
        <w:tc>
          <w:tcPr>
            <w:tcW w:w="1105" w:type="pct"/>
          </w:tcPr>
          <w:p w14:paraId="4EEA756D" w14:textId="77777777" w:rsidR="00586316" w:rsidRPr="007036CE" w:rsidRDefault="00586316" w:rsidP="00586316">
            <w:pPr>
              <w:pStyle w:val="GOSTTablenorm"/>
              <w:rPr>
                <w:szCs w:val="22"/>
              </w:rPr>
            </w:pPr>
            <w:r w:rsidRPr="007036CE">
              <w:rPr>
                <w:szCs w:val="22"/>
                <w:lang w:val="en-US"/>
              </w:rPr>
              <w:t>NUM_DOC</w:t>
            </w:r>
          </w:p>
        </w:tc>
        <w:tc>
          <w:tcPr>
            <w:tcW w:w="1383" w:type="pct"/>
          </w:tcPr>
          <w:p w14:paraId="13A7A414" w14:textId="77777777" w:rsidR="00586316" w:rsidRPr="007036CE" w:rsidRDefault="00586316" w:rsidP="00586316">
            <w:pPr>
              <w:pStyle w:val="GOSTTablenorm"/>
            </w:pPr>
            <w:r w:rsidRPr="007036CE">
              <w:t>-</w:t>
            </w:r>
          </w:p>
        </w:tc>
      </w:tr>
      <w:tr w:rsidR="00586316" w:rsidRPr="007036CE" w14:paraId="7D09C247" w14:textId="77777777" w:rsidTr="00B0621B">
        <w:tc>
          <w:tcPr>
            <w:tcW w:w="1105" w:type="pct"/>
          </w:tcPr>
          <w:p w14:paraId="51EE84DA" w14:textId="77777777" w:rsidR="00586316" w:rsidRPr="007036CE" w:rsidRDefault="00586316" w:rsidP="00586316">
            <w:pPr>
              <w:pStyle w:val="GOSTTablenorm"/>
              <w:rPr>
                <w:szCs w:val="22"/>
                <w:lang w:val="en-US"/>
              </w:rPr>
            </w:pPr>
            <w:r w:rsidRPr="007036CE">
              <w:rPr>
                <w:szCs w:val="22"/>
              </w:rPr>
              <w:t>Дата_документа</w:t>
            </w:r>
            <w:r w:rsidR="00142CBB" w:rsidRPr="007036CE">
              <w:rPr>
                <w:szCs w:val="22"/>
                <w:lang w:val="en-US"/>
              </w:rPr>
              <w:t>*</w:t>
            </w:r>
          </w:p>
        </w:tc>
        <w:tc>
          <w:tcPr>
            <w:tcW w:w="302" w:type="pct"/>
          </w:tcPr>
          <w:p w14:paraId="466B7C55" w14:textId="77777777" w:rsidR="00586316" w:rsidRPr="007036CE" w:rsidRDefault="00586316" w:rsidP="00586316">
            <w:pPr>
              <w:pStyle w:val="GOSTTablenorm"/>
              <w:rPr>
                <w:szCs w:val="22"/>
              </w:rPr>
            </w:pPr>
            <w:r w:rsidRPr="007036CE">
              <w:rPr>
                <w:szCs w:val="22"/>
              </w:rPr>
              <w:t>Нет</w:t>
            </w:r>
          </w:p>
        </w:tc>
        <w:tc>
          <w:tcPr>
            <w:tcW w:w="1105" w:type="pct"/>
          </w:tcPr>
          <w:p w14:paraId="248D9A41" w14:textId="77777777" w:rsidR="00586316" w:rsidRPr="007036CE" w:rsidRDefault="00586316" w:rsidP="00586316">
            <w:pPr>
              <w:pStyle w:val="GOSTTablenorm"/>
              <w:rPr>
                <w:szCs w:val="22"/>
              </w:rPr>
            </w:pPr>
            <w:r w:rsidRPr="007036CE">
              <w:rPr>
                <w:szCs w:val="22"/>
              </w:rPr>
              <w:t>Дата документа</w:t>
            </w:r>
          </w:p>
        </w:tc>
        <w:tc>
          <w:tcPr>
            <w:tcW w:w="1105" w:type="pct"/>
          </w:tcPr>
          <w:p w14:paraId="67636D21" w14:textId="77777777" w:rsidR="00586316" w:rsidRPr="007036CE" w:rsidRDefault="00586316" w:rsidP="00586316">
            <w:pPr>
              <w:pStyle w:val="GOSTTablenorm"/>
              <w:rPr>
                <w:szCs w:val="22"/>
              </w:rPr>
            </w:pPr>
            <w:r w:rsidRPr="007036CE">
              <w:rPr>
                <w:szCs w:val="22"/>
                <w:lang w:val="en-US"/>
              </w:rPr>
              <w:t>DATE_DOC</w:t>
            </w:r>
          </w:p>
        </w:tc>
        <w:tc>
          <w:tcPr>
            <w:tcW w:w="1383" w:type="pct"/>
          </w:tcPr>
          <w:p w14:paraId="6C5E69B2" w14:textId="77777777" w:rsidR="00586316" w:rsidRPr="007036CE" w:rsidRDefault="00586316" w:rsidP="00586316">
            <w:pPr>
              <w:pStyle w:val="GOSTTablenorm"/>
            </w:pPr>
            <w:r w:rsidRPr="007036CE">
              <w:t>-</w:t>
            </w:r>
          </w:p>
        </w:tc>
      </w:tr>
      <w:tr w:rsidR="00586316" w:rsidRPr="007036CE" w14:paraId="1E1A3147" w14:textId="77777777" w:rsidTr="00B0621B">
        <w:tc>
          <w:tcPr>
            <w:tcW w:w="1105" w:type="pct"/>
          </w:tcPr>
          <w:p w14:paraId="7A6F1E4B" w14:textId="77777777" w:rsidR="00586316" w:rsidRPr="007036CE" w:rsidRDefault="00586316" w:rsidP="00586316">
            <w:pPr>
              <w:pStyle w:val="GOSTTablenorm"/>
              <w:rPr>
                <w:szCs w:val="22"/>
              </w:rPr>
            </w:pPr>
            <w:r w:rsidRPr="007036CE">
              <w:rPr>
                <w:szCs w:val="22"/>
              </w:rPr>
              <w:t>Вид_документа</w:t>
            </w:r>
          </w:p>
        </w:tc>
        <w:tc>
          <w:tcPr>
            <w:tcW w:w="302" w:type="pct"/>
          </w:tcPr>
          <w:p w14:paraId="13EA10DF" w14:textId="77777777" w:rsidR="00586316" w:rsidRPr="007036CE" w:rsidRDefault="00586316" w:rsidP="00586316">
            <w:pPr>
              <w:pStyle w:val="GOSTTablenorm"/>
              <w:rPr>
                <w:szCs w:val="22"/>
              </w:rPr>
            </w:pPr>
            <w:r w:rsidRPr="007036CE">
              <w:t>Нет</w:t>
            </w:r>
          </w:p>
        </w:tc>
        <w:tc>
          <w:tcPr>
            <w:tcW w:w="1105" w:type="pct"/>
          </w:tcPr>
          <w:p w14:paraId="1595E49A" w14:textId="77777777" w:rsidR="00586316" w:rsidRPr="007036CE" w:rsidRDefault="00586316" w:rsidP="00586316">
            <w:pPr>
              <w:pStyle w:val="GOSTTablenorm"/>
              <w:rPr>
                <w:szCs w:val="22"/>
              </w:rPr>
            </w:pPr>
            <w:r w:rsidRPr="007036CE">
              <w:t>Вид документа</w:t>
            </w:r>
          </w:p>
        </w:tc>
        <w:tc>
          <w:tcPr>
            <w:tcW w:w="1105" w:type="pct"/>
          </w:tcPr>
          <w:p w14:paraId="326F9427" w14:textId="77777777" w:rsidR="00586316" w:rsidRPr="007036CE" w:rsidRDefault="00586316" w:rsidP="00586316">
            <w:pPr>
              <w:pStyle w:val="GOSTTablenorm"/>
              <w:rPr>
                <w:szCs w:val="22"/>
                <w:lang w:val="en-US"/>
              </w:rPr>
            </w:pPr>
            <w:r w:rsidRPr="007036CE">
              <w:rPr>
                <w:szCs w:val="22"/>
                <w:lang w:val="en-US"/>
              </w:rPr>
              <w:t>DOC_TYPE</w:t>
            </w:r>
          </w:p>
        </w:tc>
        <w:tc>
          <w:tcPr>
            <w:tcW w:w="1383" w:type="pct"/>
          </w:tcPr>
          <w:p w14:paraId="7D937C73" w14:textId="77777777" w:rsidR="00586316" w:rsidRPr="007036CE" w:rsidRDefault="00586316" w:rsidP="00586316">
            <w:pPr>
              <w:pStyle w:val="GOSTTablenorm"/>
            </w:pPr>
            <w:r w:rsidRPr="007036CE">
              <w:t>-</w:t>
            </w:r>
          </w:p>
        </w:tc>
      </w:tr>
      <w:tr w:rsidR="00586316" w:rsidRPr="007036CE" w14:paraId="27969B68" w14:textId="77777777" w:rsidTr="00B0621B">
        <w:tc>
          <w:tcPr>
            <w:tcW w:w="1105" w:type="pct"/>
          </w:tcPr>
          <w:p w14:paraId="6DE1410A" w14:textId="77777777" w:rsidR="00586316" w:rsidRPr="007036CE" w:rsidRDefault="00586316" w:rsidP="00586316">
            <w:pPr>
              <w:pStyle w:val="GOSTTablenorm"/>
              <w:rPr>
                <w:szCs w:val="22"/>
              </w:rPr>
            </w:pPr>
            <w:r w:rsidRPr="007036CE">
              <w:rPr>
                <w:szCs w:val="22"/>
              </w:rPr>
              <w:t>Уровень_конфиденциальности</w:t>
            </w:r>
          </w:p>
        </w:tc>
        <w:tc>
          <w:tcPr>
            <w:tcW w:w="302" w:type="pct"/>
          </w:tcPr>
          <w:p w14:paraId="75890B13" w14:textId="77777777" w:rsidR="00586316" w:rsidRPr="007036CE" w:rsidRDefault="00586316" w:rsidP="00586316">
            <w:pPr>
              <w:pStyle w:val="GOSTTablenorm"/>
              <w:rPr>
                <w:szCs w:val="22"/>
              </w:rPr>
            </w:pPr>
            <w:r w:rsidRPr="007036CE">
              <w:rPr>
                <w:szCs w:val="22"/>
              </w:rPr>
              <w:t>Нет</w:t>
            </w:r>
          </w:p>
        </w:tc>
        <w:tc>
          <w:tcPr>
            <w:tcW w:w="1105" w:type="pct"/>
          </w:tcPr>
          <w:p w14:paraId="257ACE37" w14:textId="77777777" w:rsidR="00586316" w:rsidRPr="007036CE" w:rsidRDefault="00586316" w:rsidP="00586316">
            <w:pPr>
              <w:pStyle w:val="GOSTTablenorm"/>
              <w:rPr>
                <w:szCs w:val="22"/>
              </w:rPr>
            </w:pPr>
            <w:r w:rsidRPr="007036CE">
              <w:rPr>
                <w:szCs w:val="22"/>
              </w:rPr>
              <w:t>Уровень конфиденциальности</w:t>
            </w:r>
          </w:p>
        </w:tc>
        <w:tc>
          <w:tcPr>
            <w:tcW w:w="1105" w:type="pct"/>
          </w:tcPr>
          <w:p w14:paraId="7345E6A0" w14:textId="77777777" w:rsidR="00586316" w:rsidRPr="007036CE" w:rsidRDefault="00586316" w:rsidP="00586316">
            <w:pPr>
              <w:pStyle w:val="GOSTTablenorm"/>
              <w:rPr>
                <w:szCs w:val="22"/>
                <w:lang w:val="en-US"/>
              </w:rPr>
            </w:pPr>
            <w:r w:rsidRPr="007036CE">
              <w:rPr>
                <w:szCs w:val="22"/>
                <w:lang w:val="en-US"/>
              </w:rPr>
              <w:t>ACCESSLEVEL</w:t>
            </w:r>
          </w:p>
        </w:tc>
        <w:tc>
          <w:tcPr>
            <w:tcW w:w="1383" w:type="pct"/>
          </w:tcPr>
          <w:p w14:paraId="5BAD6F60" w14:textId="77777777" w:rsidR="00586316" w:rsidRPr="007036CE" w:rsidRDefault="00586316" w:rsidP="00586316">
            <w:pPr>
              <w:pStyle w:val="GOSTTablenorm"/>
              <w:rPr>
                <w:szCs w:val="22"/>
              </w:rPr>
            </w:pPr>
            <w:r w:rsidRPr="007036CE">
              <w:rPr>
                <w:szCs w:val="22"/>
              </w:rPr>
              <w:t>-</w:t>
            </w:r>
          </w:p>
        </w:tc>
      </w:tr>
      <w:tr w:rsidR="00586316" w:rsidRPr="007036CE" w14:paraId="5D03D936" w14:textId="77777777" w:rsidTr="00B0621B">
        <w:tc>
          <w:tcPr>
            <w:tcW w:w="1105" w:type="pct"/>
          </w:tcPr>
          <w:p w14:paraId="57D49CFA" w14:textId="77777777" w:rsidR="00586316" w:rsidRPr="007036CE" w:rsidRDefault="00586316" w:rsidP="00586316">
            <w:pPr>
              <w:pStyle w:val="GOSTTablenorm"/>
              <w:rPr>
                <w:szCs w:val="22"/>
              </w:rPr>
            </w:pPr>
            <w:r w:rsidRPr="007036CE">
              <w:rPr>
                <w:szCs w:val="22"/>
              </w:rPr>
              <w:t>Наименование_документа</w:t>
            </w:r>
          </w:p>
        </w:tc>
        <w:tc>
          <w:tcPr>
            <w:tcW w:w="302" w:type="pct"/>
          </w:tcPr>
          <w:p w14:paraId="12970581" w14:textId="77777777" w:rsidR="00586316" w:rsidRPr="007036CE" w:rsidRDefault="00586316" w:rsidP="00586316">
            <w:pPr>
              <w:pStyle w:val="GOSTTablenorm"/>
              <w:rPr>
                <w:szCs w:val="22"/>
              </w:rPr>
            </w:pPr>
            <w:r w:rsidRPr="007036CE">
              <w:rPr>
                <w:szCs w:val="22"/>
              </w:rPr>
              <w:t>Да</w:t>
            </w:r>
          </w:p>
        </w:tc>
        <w:tc>
          <w:tcPr>
            <w:tcW w:w="1105" w:type="pct"/>
          </w:tcPr>
          <w:p w14:paraId="46BAE1CE" w14:textId="77777777" w:rsidR="00586316" w:rsidRPr="007036CE" w:rsidRDefault="00586316" w:rsidP="00586316">
            <w:pPr>
              <w:pStyle w:val="GOSTTablenorm"/>
              <w:rPr>
                <w:szCs w:val="22"/>
              </w:rPr>
            </w:pPr>
            <w:r w:rsidRPr="007036CE">
              <w:rPr>
                <w:szCs w:val="22"/>
              </w:rPr>
              <w:t>Наименование документа</w:t>
            </w:r>
          </w:p>
        </w:tc>
        <w:tc>
          <w:tcPr>
            <w:tcW w:w="1105" w:type="pct"/>
          </w:tcPr>
          <w:p w14:paraId="0A7581AB" w14:textId="77777777" w:rsidR="00586316" w:rsidRPr="007036CE" w:rsidRDefault="00586316" w:rsidP="00586316">
            <w:pPr>
              <w:pStyle w:val="GOSTTablenorm"/>
              <w:rPr>
                <w:szCs w:val="24"/>
              </w:rPr>
            </w:pPr>
            <w:r w:rsidRPr="007036CE">
              <w:rPr>
                <w:szCs w:val="22"/>
              </w:rPr>
              <w:t>-</w:t>
            </w:r>
          </w:p>
        </w:tc>
        <w:tc>
          <w:tcPr>
            <w:tcW w:w="1383" w:type="pct"/>
          </w:tcPr>
          <w:p w14:paraId="58FC2AD3" w14:textId="77777777" w:rsidR="00586316" w:rsidRPr="007036CE" w:rsidRDefault="00586316" w:rsidP="00363C4B">
            <w:pPr>
              <w:pStyle w:val="GOSTTablenorm"/>
            </w:pPr>
            <w:r w:rsidRPr="007036CE">
              <w:rPr>
                <w:szCs w:val="22"/>
              </w:rPr>
              <w:t xml:space="preserve">Наименование документа определяется по справочнику </w:t>
            </w:r>
            <w:r w:rsidR="00DF7118" w:rsidRPr="007036CE">
              <w:rPr>
                <w:szCs w:val="22"/>
              </w:rPr>
              <w:t>«</w:t>
            </w:r>
            <w:r w:rsidRPr="007036CE">
              <w:rPr>
                <w:szCs w:val="22"/>
              </w:rPr>
              <w:t>Типы документов</w:t>
            </w:r>
            <w:r w:rsidR="00DF7118" w:rsidRPr="007036CE">
              <w:rPr>
                <w:szCs w:val="22"/>
              </w:rPr>
              <w:t xml:space="preserve">» </w:t>
            </w:r>
            <w:r w:rsidRPr="007036CE">
              <w:rPr>
                <w:szCs w:val="22"/>
              </w:rPr>
              <w:t>с помощью значения атрибута Тип_документа (</w:t>
            </w:r>
            <w:r w:rsidRPr="007036CE">
              <w:rPr>
                <w:szCs w:val="22"/>
                <w:lang w:val="en-US"/>
              </w:rPr>
              <w:t>TypeDoc</w:t>
            </w:r>
            <w:r w:rsidRPr="007036CE">
              <w:rPr>
                <w:szCs w:val="22"/>
              </w:rPr>
              <w:t>) из заголовка запроса</w:t>
            </w:r>
          </w:p>
        </w:tc>
      </w:tr>
      <w:tr w:rsidR="00586316" w:rsidRPr="007036CE" w14:paraId="36BA6DD3" w14:textId="77777777" w:rsidTr="00B0621B">
        <w:tc>
          <w:tcPr>
            <w:tcW w:w="1105" w:type="pct"/>
          </w:tcPr>
          <w:p w14:paraId="77B0D06B" w14:textId="77777777" w:rsidR="00586316" w:rsidRPr="007036CE" w:rsidRDefault="00586316" w:rsidP="00586316">
            <w:pPr>
              <w:pStyle w:val="GOSTTablenorm"/>
              <w:rPr>
                <w:szCs w:val="22"/>
              </w:rPr>
            </w:pPr>
            <w:r w:rsidRPr="007036CE">
              <w:rPr>
                <w:szCs w:val="22"/>
              </w:rPr>
              <w:t>Код_валюты</w:t>
            </w:r>
          </w:p>
        </w:tc>
        <w:tc>
          <w:tcPr>
            <w:tcW w:w="302" w:type="pct"/>
          </w:tcPr>
          <w:p w14:paraId="553896F9" w14:textId="77777777" w:rsidR="00586316" w:rsidRPr="007036CE" w:rsidRDefault="00586316" w:rsidP="00586316">
            <w:pPr>
              <w:pStyle w:val="GOSTTablenorm"/>
              <w:rPr>
                <w:szCs w:val="22"/>
              </w:rPr>
            </w:pPr>
            <w:r w:rsidRPr="007036CE">
              <w:rPr>
                <w:szCs w:val="22"/>
              </w:rPr>
              <w:t>Да</w:t>
            </w:r>
          </w:p>
        </w:tc>
        <w:tc>
          <w:tcPr>
            <w:tcW w:w="1105" w:type="pct"/>
          </w:tcPr>
          <w:p w14:paraId="7704C344" w14:textId="77777777" w:rsidR="00586316" w:rsidRPr="007036CE" w:rsidRDefault="00586316" w:rsidP="00586316">
            <w:pPr>
              <w:pStyle w:val="GOSTTablenorm"/>
              <w:rPr>
                <w:szCs w:val="22"/>
              </w:rPr>
            </w:pPr>
            <w:r w:rsidRPr="007036CE">
              <w:rPr>
                <w:szCs w:val="22"/>
              </w:rPr>
              <w:t>Код валюты</w:t>
            </w:r>
          </w:p>
        </w:tc>
        <w:tc>
          <w:tcPr>
            <w:tcW w:w="1105" w:type="pct"/>
          </w:tcPr>
          <w:p w14:paraId="0CC40EBA" w14:textId="77777777" w:rsidR="00586316" w:rsidRPr="007036CE" w:rsidRDefault="00586316" w:rsidP="00586316">
            <w:pPr>
              <w:pStyle w:val="GOSTTablenorm"/>
              <w:rPr>
                <w:szCs w:val="24"/>
              </w:rPr>
            </w:pPr>
            <w:r w:rsidRPr="007036CE">
              <w:rPr>
                <w:szCs w:val="22"/>
              </w:rPr>
              <w:t>-</w:t>
            </w:r>
          </w:p>
        </w:tc>
        <w:tc>
          <w:tcPr>
            <w:tcW w:w="1383" w:type="pct"/>
          </w:tcPr>
          <w:p w14:paraId="5875B555" w14:textId="77777777" w:rsidR="00586316" w:rsidRPr="007036CE" w:rsidRDefault="00586316" w:rsidP="00586316">
            <w:pPr>
              <w:pStyle w:val="GOSTTablenorm"/>
            </w:pPr>
            <w:r w:rsidRPr="007036CE">
              <w:rPr>
                <w:szCs w:val="22"/>
              </w:rPr>
              <w:t>Указывается значение «643»</w:t>
            </w:r>
          </w:p>
        </w:tc>
      </w:tr>
      <w:tr w:rsidR="00CE3062" w:rsidRPr="007036CE" w14:paraId="6112F0D1" w14:textId="77777777" w:rsidTr="00B0621B">
        <w:trPr>
          <w:ins w:id="12270" w:author="Сатлер Марина Викторовна" w:date="2024-03-20T09:54:00Z"/>
        </w:trPr>
        <w:tc>
          <w:tcPr>
            <w:tcW w:w="1105" w:type="pct"/>
          </w:tcPr>
          <w:p w14:paraId="2913F95E" w14:textId="77777777" w:rsidR="00CE3062" w:rsidRPr="007036CE" w:rsidRDefault="00CE3062" w:rsidP="00CE3062">
            <w:pPr>
              <w:pStyle w:val="GOSTTablenorm"/>
              <w:rPr>
                <w:ins w:id="12271" w:author="Сатлер Марина Викторовна" w:date="2024-03-20T09:54:00Z"/>
                <w:szCs w:val="22"/>
              </w:rPr>
            </w:pPr>
            <w:ins w:id="12272" w:author="Сатлер Марина Викторовна" w:date="2024-03-20T09:54:00Z">
              <w:r w:rsidRPr="007036CE">
                <w:rPr>
                  <w:szCs w:val="22"/>
                </w:rPr>
                <w:t>Код_валюты_учета</w:t>
              </w:r>
            </w:ins>
          </w:p>
        </w:tc>
        <w:tc>
          <w:tcPr>
            <w:tcW w:w="302" w:type="pct"/>
          </w:tcPr>
          <w:p w14:paraId="7E524A16" w14:textId="77777777" w:rsidR="00CE3062" w:rsidRPr="007036CE" w:rsidRDefault="00CE3062" w:rsidP="00CE3062">
            <w:pPr>
              <w:pStyle w:val="GOSTTablenorm"/>
              <w:rPr>
                <w:ins w:id="12273" w:author="Сатлер Марина Викторовна" w:date="2024-03-20T09:54:00Z"/>
                <w:szCs w:val="22"/>
              </w:rPr>
            </w:pPr>
            <w:ins w:id="12274" w:author="Сатлер Марина Викторовна" w:date="2024-03-20T09:54:00Z">
              <w:r w:rsidRPr="007036CE">
                <w:rPr>
                  <w:szCs w:val="22"/>
                </w:rPr>
                <w:t>да</w:t>
              </w:r>
            </w:ins>
          </w:p>
        </w:tc>
        <w:tc>
          <w:tcPr>
            <w:tcW w:w="1105" w:type="pct"/>
          </w:tcPr>
          <w:p w14:paraId="35F11E03" w14:textId="77777777" w:rsidR="00CE3062" w:rsidRPr="007036CE" w:rsidRDefault="00CE3062" w:rsidP="00CE3062">
            <w:pPr>
              <w:pStyle w:val="GOSTTablenorm"/>
              <w:rPr>
                <w:ins w:id="12275" w:author="Сатлер Марина Викторовна" w:date="2024-03-20T09:54:00Z"/>
                <w:szCs w:val="22"/>
              </w:rPr>
            </w:pPr>
            <w:ins w:id="12276" w:author="Сатлер Марина Викторовна" w:date="2024-03-20T09:54:00Z">
              <w:r w:rsidRPr="007036CE">
                <w:rPr>
                  <w:szCs w:val="22"/>
                </w:rPr>
                <w:t>Код валюты учета по ОКВ</w:t>
              </w:r>
            </w:ins>
          </w:p>
        </w:tc>
        <w:tc>
          <w:tcPr>
            <w:tcW w:w="1105" w:type="pct"/>
          </w:tcPr>
          <w:p w14:paraId="7E1921D7" w14:textId="77777777" w:rsidR="00CE3062" w:rsidRPr="007036CE" w:rsidRDefault="00CE3062" w:rsidP="00CE3062">
            <w:pPr>
              <w:pStyle w:val="GOSTTablenorm"/>
              <w:rPr>
                <w:ins w:id="12277" w:author="Сатлер Марина Викторовна" w:date="2024-03-20T09:54:00Z"/>
                <w:szCs w:val="22"/>
              </w:rPr>
            </w:pPr>
            <w:ins w:id="12278" w:author="Сатлер Марина Викторовна" w:date="2024-03-20T09:54:00Z">
              <w:r w:rsidRPr="007036CE">
                <w:t>-</w:t>
              </w:r>
            </w:ins>
          </w:p>
        </w:tc>
        <w:tc>
          <w:tcPr>
            <w:tcW w:w="1383" w:type="pct"/>
          </w:tcPr>
          <w:p w14:paraId="2534439F" w14:textId="77777777" w:rsidR="00CE3062" w:rsidRPr="007036CE" w:rsidRDefault="00CE3062" w:rsidP="00CE3062">
            <w:pPr>
              <w:pStyle w:val="GOSTTablenorm"/>
              <w:rPr>
                <w:ins w:id="12279" w:author="Сатлер Марина Викторовна" w:date="2024-03-20T09:54:00Z"/>
                <w:szCs w:val="22"/>
              </w:rPr>
            </w:pPr>
            <w:ins w:id="12280" w:author="Сатлер Марина Викторовна" w:date="2024-03-20T09:54:00Z">
              <w:r w:rsidRPr="007036CE">
                <w:t>Указывается значение «643»</w:t>
              </w:r>
            </w:ins>
          </w:p>
        </w:tc>
      </w:tr>
      <w:tr w:rsidR="00CE3062" w:rsidRPr="007036CE" w14:paraId="49077283" w14:textId="77777777" w:rsidTr="00B0621B">
        <w:tc>
          <w:tcPr>
            <w:tcW w:w="1105" w:type="pct"/>
          </w:tcPr>
          <w:p w14:paraId="2EAD7BC3" w14:textId="77777777" w:rsidR="00CE3062" w:rsidRPr="007036CE" w:rsidRDefault="00CE3062" w:rsidP="00CE3062">
            <w:pPr>
              <w:pStyle w:val="GOSTTablenorm"/>
              <w:rPr>
                <w:szCs w:val="22"/>
              </w:rPr>
            </w:pPr>
            <w:r w:rsidRPr="007036CE">
              <w:rPr>
                <w:szCs w:val="22"/>
              </w:rPr>
              <w:lastRenderedPageBreak/>
              <w:t>Код_бюджета</w:t>
            </w:r>
          </w:p>
        </w:tc>
        <w:tc>
          <w:tcPr>
            <w:tcW w:w="302" w:type="pct"/>
          </w:tcPr>
          <w:p w14:paraId="5071A8A7" w14:textId="77777777" w:rsidR="00CE3062" w:rsidRPr="007036CE" w:rsidRDefault="00CE3062" w:rsidP="00CE3062">
            <w:pPr>
              <w:pStyle w:val="GOSTTablenorm"/>
              <w:rPr>
                <w:szCs w:val="22"/>
              </w:rPr>
            </w:pPr>
            <w:r w:rsidRPr="007036CE">
              <w:rPr>
                <w:szCs w:val="22"/>
              </w:rPr>
              <w:t>Нет</w:t>
            </w:r>
          </w:p>
        </w:tc>
        <w:tc>
          <w:tcPr>
            <w:tcW w:w="1105" w:type="pct"/>
          </w:tcPr>
          <w:p w14:paraId="335FED14" w14:textId="77777777" w:rsidR="00CE3062" w:rsidRPr="007036CE" w:rsidRDefault="00CE3062" w:rsidP="00CE3062">
            <w:pPr>
              <w:pStyle w:val="GOSTTablenorm"/>
              <w:rPr>
                <w:szCs w:val="22"/>
              </w:rPr>
            </w:pPr>
            <w:r w:rsidRPr="007036CE">
              <w:rPr>
                <w:szCs w:val="22"/>
              </w:rPr>
              <w:t>Код бюджета</w:t>
            </w:r>
          </w:p>
        </w:tc>
        <w:tc>
          <w:tcPr>
            <w:tcW w:w="1105" w:type="pct"/>
          </w:tcPr>
          <w:p w14:paraId="0216ED03" w14:textId="77777777" w:rsidR="00CE3062" w:rsidRPr="007036CE" w:rsidRDefault="00CE3062" w:rsidP="00CE3062">
            <w:pPr>
              <w:pStyle w:val="GOSTTablenorm"/>
              <w:rPr>
                <w:szCs w:val="24"/>
              </w:rPr>
            </w:pPr>
            <w:r w:rsidRPr="007036CE">
              <w:rPr>
                <w:szCs w:val="24"/>
              </w:rPr>
              <w:t>BUDGET_CODE</w:t>
            </w:r>
          </w:p>
        </w:tc>
        <w:tc>
          <w:tcPr>
            <w:tcW w:w="1383" w:type="pct"/>
          </w:tcPr>
          <w:p w14:paraId="448F5046" w14:textId="77777777" w:rsidR="00CE3062" w:rsidRPr="007036CE" w:rsidRDefault="00CE3062" w:rsidP="00CE3062">
            <w:pPr>
              <w:pStyle w:val="GOSTTablenorm"/>
            </w:pPr>
          </w:p>
        </w:tc>
      </w:tr>
      <w:tr w:rsidR="00CE3062" w:rsidRPr="007036CE" w14:paraId="6518016E" w14:textId="77777777" w:rsidTr="00B0621B">
        <w:tc>
          <w:tcPr>
            <w:tcW w:w="1105" w:type="pct"/>
          </w:tcPr>
          <w:p w14:paraId="3DC0D758" w14:textId="77777777" w:rsidR="00CE3062" w:rsidRPr="007036CE" w:rsidRDefault="00CE3062" w:rsidP="00CE3062">
            <w:pPr>
              <w:pStyle w:val="GOSTTablenorm"/>
              <w:rPr>
                <w:szCs w:val="22"/>
              </w:rPr>
            </w:pPr>
            <w:r w:rsidRPr="007036CE">
              <w:rPr>
                <w:szCs w:val="22"/>
              </w:rPr>
              <w:t>Тип_бюджета</w:t>
            </w:r>
          </w:p>
        </w:tc>
        <w:tc>
          <w:tcPr>
            <w:tcW w:w="302" w:type="pct"/>
          </w:tcPr>
          <w:p w14:paraId="2A1216F3" w14:textId="77777777" w:rsidR="00CE3062" w:rsidRPr="007036CE" w:rsidRDefault="00CE3062" w:rsidP="00CE3062">
            <w:pPr>
              <w:pStyle w:val="GOSTTablenorm"/>
              <w:rPr>
                <w:szCs w:val="22"/>
              </w:rPr>
            </w:pPr>
            <w:r w:rsidRPr="007036CE">
              <w:rPr>
                <w:szCs w:val="22"/>
              </w:rPr>
              <w:t>Да</w:t>
            </w:r>
          </w:p>
        </w:tc>
        <w:tc>
          <w:tcPr>
            <w:tcW w:w="1105" w:type="pct"/>
          </w:tcPr>
          <w:p w14:paraId="130722CD" w14:textId="77777777" w:rsidR="00CE3062" w:rsidRPr="007036CE" w:rsidRDefault="00CE3062" w:rsidP="00CE3062">
            <w:pPr>
              <w:pStyle w:val="GOSTTablenorm"/>
              <w:rPr>
                <w:szCs w:val="22"/>
              </w:rPr>
            </w:pPr>
            <w:r w:rsidRPr="007036CE">
              <w:rPr>
                <w:szCs w:val="22"/>
              </w:rPr>
              <w:t>Тип бюджета</w:t>
            </w:r>
          </w:p>
        </w:tc>
        <w:tc>
          <w:tcPr>
            <w:tcW w:w="1105" w:type="pct"/>
          </w:tcPr>
          <w:p w14:paraId="13CEC0A2" w14:textId="77777777" w:rsidR="00CE3062" w:rsidRPr="007036CE" w:rsidRDefault="00CE3062" w:rsidP="00CE3062">
            <w:pPr>
              <w:pStyle w:val="GOSTTablenorm"/>
              <w:rPr>
                <w:szCs w:val="24"/>
              </w:rPr>
            </w:pPr>
            <w:r w:rsidRPr="007036CE">
              <w:rPr>
                <w:szCs w:val="24"/>
              </w:rPr>
              <w:t>BUDGET_CODE</w:t>
            </w:r>
          </w:p>
        </w:tc>
        <w:tc>
          <w:tcPr>
            <w:tcW w:w="1383" w:type="pct"/>
          </w:tcPr>
          <w:p w14:paraId="7DC0B621" w14:textId="77777777" w:rsidR="00CE3062" w:rsidRPr="007036CE" w:rsidRDefault="00CE3062" w:rsidP="00CE3062">
            <w:pPr>
              <w:pStyle w:val="GOSTTablenorm"/>
            </w:pPr>
            <w:r w:rsidRPr="007036CE">
              <w:rPr>
                <w:szCs w:val="22"/>
              </w:rPr>
              <w:t>Тип бюджета определяется по справочнику «Бюджеты» (поиск по значению «Код бюджета»)</w:t>
            </w:r>
          </w:p>
        </w:tc>
      </w:tr>
      <w:tr w:rsidR="00CE3062" w:rsidRPr="007036CE" w14:paraId="679E147D" w14:textId="77777777" w:rsidTr="00B0621B">
        <w:tc>
          <w:tcPr>
            <w:tcW w:w="1105" w:type="pct"/>
          </w:tcPr>
          <w:p w14:paraId="64FBB319" w14:textId="77777777" w:rsidR="00CE3062" w:rsidRPr="007036CE" w:rsidRDefault="00CE3062" w:rsidP="00CE3062">
            <w:pPr>
              <w:pStyle w:val="GOSTTablenorm"/>
              <w:rPr>
                <w:szCs w:val="22"/>
              </w:rPr>
            </w:pPr>
            <w:r w:rsidRPr="007036CE">
              <w:rPr>
                <w:szCs w:val="22"/>
              </w:rPr>
              <w:t>Дата_ввода_в_действие</w:t>
            </w:r>
          </w:p>
        </w:tc>
        <w:tc>
          <w:tcPr>
            <w:tcW w:w="302" w:type="pct"/>
          </w:tcPr>
          <w:p w14:paraId="2712B3A1" w14:textId="77777777" w:rsidR="00CE3062" w:rsidRPr="007036CE" w:rsidRDefault="00CE3062" w:rsidP="00CE3062">
            <w:pPr>
              <w:pStyle w:val="GOSTTablenorm"/>
              <w:rPr>
                <w:szCs w:val="22"/>
              </w:rPr>
            </w:pPr>
            <w:r w:rsidRPr="007036CE">
              <w:rPr>
                <w:szCs w:val="22"/>
              </w:rPr>
              <w:t>Нет</w:t>
            </w:r>
          </w:p>
        </w:tc>
        <w:tc>
          <w:tcPr>
            <w:tcW w:w="1105" w:type="pct"/>
          </w:tcPr>
          <w:p w14:paraId="1381F066" w14:textId="77777777" w:rsidR="00CE3062" w:rsidRPr="007036CE" w:rsidRDefault="00CE3062" w:rsidP="00CE3062">
            <w:pPr>
              <w:pStyle w:val="GOSTTablenorm"/>
              <w:rPr>
                <w:szCs w:val="22"/>
              </w:rPr>
            </w:pPr>
            <w:r w:rsidRPr="007036CE">
              <w:rPr>
                <w:szCs w:val="22"/>
              </w:rPr>
              <w:t>Дата ввода в действие</w:t>
            </w:r>
          </w:p>
        </w:tc>
        <w:tc>
          <w:tcPr>
            <w:tcW w:w="1105" w:type="pct"/>
          </w:tcPr>
          <w:p w14:paraId="7AF02269" w14:textId="77777777" w:rsidR="00CE3062" w:rsidRPr="007036CE" w:rsidRDefault="00CE3062" w:rsidP="00CE3062">
            <w:pPr>
              <w:pStyle w:val="GOSTTablenorm"/>
              <w:rPr>
                <w:szCs w:val="24"/>
              </w:rPr>
            </w:pPr>
            <w:r w:rsidRPr="007036CE">
              <w:rPr>
                <w:szCs w:val="24"/>
              </w:rPr>
              <w:t>EVENT_DATE</w:t>
            </w:r>
          </w:p>
        </w:tc>
        <w:tc>
          <w:tcPr>
            <w:tcW w:w="1383" w:type="pct"/>
          </w:tcPr>
          <w:p w14:paraId="69652089" w14:textId="77777777" w:rsidR="00CE3062" w:rsidRPr="007036CE" w:rsidRDefault="00CE3062" w:rsidP="00CE3062">
            <w:pPr>
              <w:pStyle w:val="GOSTTablenorm"/>
            </w:pPr>
            <w:r w:rsidRPr="007036CE">
              <w:t>-</w:t>
            </w:r>
          </w:p>
        </w:tc>
      </w:tr>
      <w:tr w:rsidR="00194707" w:rsidRPr="007036CE" w14:paraId="7A09178D" w14:textId="77777777" w:rsidTr="00B0621B">
        <w:trPr>
          <w:ins w:id="12281" w:author="Сатлер Марина Викторовна" w:date="2024-07-05T17:13:00Z"/>
        </w:trPr>
        <w:tc>
          <w:tcPr>
            <w:tcW w:w="1105" w:type="pct"/>
          </w:tcPr>
          <w:p w14:paraId="3684EEC1" w14:textId="77777777" w:rsidR="00194707" w:rsidRPr="007036CE" w:rsidRDefault="00194707" w:rsidP="00194707">
            <w:pPr>
              <w:pStyle w:val="GOSTTablenorm"/>
              <w:rPr>
                <w:ins w:id="12282" w:author="Сатлер Марина Викторовна" w:date="2024-07-05T17:13:00Z"/>
                <w:szCs w:val="22"/>
              </w:rPr>
            </w:pPr>
            <w:ins w:id="12283" w:author="Сатлер Марина Викторовна" w:date="2024-07-05T17:13:00Z">
              <w:r w:rsidRPr="007036CE">
                <w:t>Новый_бюджетный_цикл</w:t>
              </w:r>
            </w:ins>
          </w:p>
        </w:tc>
        <w:tc>
          <w:tcPr>
            <w:tcW w:w="302" w:type="pct"/>
          </w:tcPr>
          <w:p w14:paraId="24C838CF" w14:textId="77777777" w:rsidR="00194707" w:rsidRPr="007036CE" w:rsidRDefault="00194707" w:rsidP="00194707">
            <w:pPr>
              <w:pStyle w:val="GOSTTablenorm"/>
              <w:rPr>
                <w:ins w:id="12284" w:author="Сатлер Марина Викторовна" w:date="2024-07-05T17:13:00Z"/>
                <w:szCs w:val="22"/>
              </w:rPr>
            </w:pPr>
            <w:ins w:id="12285" w:author="Сатлер Марина Викторовна" w:date="2024-07-05T17:13:00Z">
              <w:r w:rsidRPr="007036CE">
                <w:rPr>
                  <w:szCs w:val="22"/>
                </w:rPr>
                <w:t>Нет</w:t>
              </w:r>
            </w:ins>
          </w:p>
        </w:tc>
        <w:tc>
          <w:tcPr>
            <w:tcW w:w="1105" w:type="pct"/>
          </w:tcPr>
          <w:p w14:paraId="303816BF" w14:textId="77777777" w:rsidR="00194707" w:rsidRPr="007036CE" w:rsidRDefault="00194707" w:rsidP="00194707">
            <w:pPr>
              <w:pStyle w:val="GOSTTablenorm"/>
              <w:rPr>
                <w:ins w:id="12286" w:author="Сатлер Марина Викторовна" w:date="2024-07-05T17:13:00Z"/>
                <w:szCs w:val="22"/>
              </w:rPr>
            </w:pPr>
            <w:ins w:id="12287" w:author="Сатлер Марина Викторовна" w:date="2024-07-05T17:13:00Z">
              <w:r w:rsidRPr="007036CE">
                <w:t>Признак «Новый бюджетный цикл»</w:t>
              </w:r>
            </w:ins>
          </w:p>
        </w:tc>
        <w:tc>
          <w:tcPr>
            <w:tcW w:w="1105" w:type="pct"/>
          </w:tcPr>
          <w:p w14:paraId="72CD640B" w14:textId="77777777" w:rsidR="00194707" w:rsidRPr="007036CE" w:rsidRDefault="00194707" w:rsidP="00194707">
            <w:pPr>
              <w:pStyle w:val="GOSTTablenorm"/>
              <w:rPr>
                <w:ins w:id="12288" w:author="Сатлер Марина Викторовна" w:date="2024-07-05T17:13:00Z"/>
                <w:szCs w:val="24"/>
              </w:rPr>
            </w:pPr>
            <w:ins w:id="12289" w:author="Сатлер Марина Викторовна" w:date="2024-07-05T17:13:00Z">
              <w:r w:rsidRPr="007036CE">
                <w:rPr>
                  <w:lang w:val="en-US"/>
                </w:rPr>
                <w:t>NBC</w:t>
              </w:r>
            </w:ins>
          </w:p>
        </w:tc>
        <w:tc>
          <w:tcPr>
            <w:tcW w:w="1383" w:type="pct"/>
          </w:tcPr>
          <w:p w14:paraId="4C83DED9" w14:textId="77777777" w:rsidR="00194707" w:rsidRPr="007036CE" w:rsidRDefault="00194707" w:rsidP="00194707">
            <w:pPr>
              <w:pStyle w:val="GOSTTablenorm"/>
              <w:rPr>
                <w:ins w:id="12290" w:author="Сатлер Марина Викторовна" w:date="2024-07-05T17:13:00Z"/>
              </w:rPr>
            </w:pPr>
            <w:ins w:id="12291" w:author="Сатлер Марина Викторовна" w:date="2024-07-05T17:13:00Z">
              <w:r w:rsidRPr="007036CE">
                <w:rPr>
                  <w:lang w:val="en-US"/>
                </w:rPr>
                <w:t>-</w:t>
              </w:r>
            </w:ins>
          </w:p>
        </w:tc>
      </w:tr>
      <w:tr w:rsidR="00194707" w:rsidRPr="007036CE" w14:paraId="1D8DF294" w14:textId="77777777" w:rsidTr="00B0621B">
        <w:tc>
          <w:tcPr>
            <w:tcW w:w="1105" w:type="pct"/>
          </w:tcPr>
          <w:p w14:paraId="49D96B91" w14:textId="77777777" w:rsidR="00194707" w:rsidRPr="007036CE" w:rsidRDefault="00194707" w:rsidP="00194707">
            <w:pPr>
              <w:pStyle w:val="GOSTTablenorm"/>
              <w:rPr>
                <w:szCs w:val="22"/>
              </w:rPr>
            </w:pPr>
            <w:r w:rsidRPr="007036CE">
              <w:t>Номер_строки</w:t>
            </w:r>
          </w:p>
        </w:tc>
        <w:tc>
          <w:tcPr>
            <w:tcW w:w="302" w:type="pct"/>
          </w:tcPr>
          <w:p w14:paraId="35007085" w14:textId="77777777" w:rsidR="00194707" w:rsidRPr="007036CE" w:rsidRDefault="00194707" w:rsidP="00194707">
            <w:pPr>
              <w:pStyle w:val="GOSTTablenorm"/>
              <w:rPr>
                <w:szCs w:val="22"/>
              </w:rPr>
            </w:pPr>
            <w:r w:rsidRPr="007036CE">
              <w:t>Нет</w:t>
            </w:r>
          </w:p>
        </w:tc>
        <w:tc>
          <w:tcPr>
            <w:tcW w:w="1105" w:type="pct"/>
          </w:tcPr>
          <w:p w14:paraId="6CE965CC" w14:textId="77777777" w:rsidR="00194707" w:rsidRPr="007036CE" w:rsidRDefault="00194707" w:rsidP="00194707">
            <w:pPr>
              <w:pStyle w:val="GOSTTablenorm"/>
              <w:rPr>
                <w:szCs w:val="22"/>
              </w:rPr>
            </w:pPr>
            <w:r w:rsidRPr="007036CE">
              <w:t>Номер строки</w:t>
            </w:r>
          </w:p>
        </w:tc>
        <w:tc>
          <w:tcPr>
            <w:tcW w:w="1105" w:type="pct"/>
          </w:tcPr>
          <w:p w14:paraId="50F327E3" w14:textId="77777777" w:rsidR="00194707" w:rsidRPr="007036CE" w:rsidRDefault="00194707" w:rsidP="00194707">
            <w:pPr>
              <w:pStyle w:val="GOSTTablenorm"/>
              <w:rPr>
                <w:szCs w:val="24"/>
              </w:rPr>
            </w:pPr>
            <w:ins w:id="12292" w:author="Сатлер Марина Викторовна" w:date="2024-04-16T11:15:00Z">
              <w:r w:rsidRPr="007036CE">
                <w:rPr>
                  <w:b/>
                  <w:szCs w:val="24"/>
                  <w:lang w:val="en-US"/>
                </w:rPr>
                <w:t>SECTION_1</w:t>
              </w:r>
              <w:r w:rsidRPr="007036CE">
                <w:rPr>
                  <w:b/>
                  <w:szCs w:val="24"/>
                </w:rPr>
                <w:t>:</w:t>
              </w:r>
            </w:ins>
            <w:r w:rsidRPr="007036CE">
              <w:rPr>
                <w:szCs w:val="24"/>
                <w:lang w:val="en-US"/>
              </w:rPr>
              <w:t>NUMBROW</w:t>
            </w:r>
          </w:p>
        </w:tc>
        <w:tc>
          <w:tcPr>
            <w:tcW w:w="1383" w:type="pct"/>
          </w:tcPr>
          <w:p w14:paraId="1B4E1525" w14:textId="77777777" w:rsidR="00194707" w:rsidRPr="007036CE" w:rsidRDefault="00194707" w:rsidP="00194707">
            <w:pPr>
              <w:pStyle w:val="GOSTTablenorm"/>
            </w:pPr>
            <w:r w:rsidRPr="007036CE">
              <w:t>-</w:t>
            </w:r>
          </w:p>
        </w:tc>
      </w:tr>
      <w:tr w:rsidR="00194707" w:rsidRPr="007036CE" w14:paraId="24E2BCA8" w14:textId="77777777" w:rsidTr="00B0621B">
        <w:tc>
          <w:tcPr>
            <w:tcW w:w="1105" w:type="pct"/>
          </w:tcPr>
          <w:p w14:paraId="699FCBD7" w14:textId="77777777" w:rsidR="00194707" w:rsidRPr="007036CE" w:rsidRDefault="00194707" w:rsidP="00194707">
            <w:pPr>
              <w:pStyle w:val="GOSTTablenorm"/>
              <w:rPr>
                <w:szCs w:val="22"/>
              </w:rPr>
            </w:pPr>
            <w:r w:rsidRPr="007036CE">
              <w:rPr>
                <w:szCs w:val="22"/>
              </w:rPr>
              <w:t>Признак_детальной_строки</w:t>
            </w:r>
          </w:p>
        </w:tc>
        <w:tc>
          <w:tcPr>
            <w:tcW w:w="302" w:type="pct"/>
          </w:tcPr>
          <w:p w14:paraId="325BDA29" w14:textId="77777777" w:rsidR="00194707" w:rsidRPr="007036CE" w:rsidRDefault="00194707" w:rsidP="00194707">
            <w:pPr>
              <w:pStyle w:val="GOSTTablenorm"/>
              <w:rPr>
                <w:szCs w:val="22"/>
              </w:rPr>
            </w:pPr>
            <w:r w:rsidRPr="007036CE">
              <w:rPr>
                <w:szCs w:val="22"/>
              </w:rPr>
              <w:t>Нет</w:t>
            </w:r>
          </w:p>
        </w:tc>
        <w:tc>
          <w:tcPr>
            <w:tcW w:w="1105" w:type="pct"/>
          </w:tcPr>
          <w:p w14:paraId="08CD35AF" w14:textId="77777777" w:rsidR="00194707" w:rsidRPr="007036CE" w:rsidRDefault="00194707" w:rsidP="00194707">
            <w:pPr>
              <w:pStyle w:val="GOSTTablenorm"/>
              <w:rPr>
                <w:szCs w:val="22"/>
              </w:rPr>
            </w:pPr>
            <w:r w:rsidRPr="007036CE">
              <w:rPr>
                <w:szCs w:val="22"/>
              </w:rPr>
              <w:t>Признак детальной строки</w:t>
            </w:r>
          </w:p>
        </w:tc>
        <w:tc>
          <w:tcPr>
            <w:tcW w:w="1105" w:type="pct"/>
          </w:tcPr>
          <w:p w14:paraId="4391256F" w14:textId="77777777" w:rsidR="00194707" w:rsidRPr="007036CE" w:rsidRDefault="00194707" w:rsidP="00194707">
            <w:pPr>
              <w:pStyle w:val="GOSTTablenorm"/>
            </w:pPr>
            <w:ins w:id="12293" w:author="Сатлер Марина Викторовна" w:date="2024-04-16T11:15:00Z">
              <w:r w:rsidRPr="007036CE">
                <w:rPr>
                  <w:b/>
                  <w:szCs w:val="24"/>
                  <w:lang w:val="en-US"/>
                </w:rPr>
                <w:t>SECTION_1</w:t>
              </w:r>
              <w:r w:rsidRPr="007036CE">
                <w:rPr>
                  <w:b/>
                  <w:szCs w:val="24"/>
                </w:rPr>
                <w:t>:</w:t>
              </w:r>
            </w:ins>
            <w:r w:rsidRPr="007036CE">
              <w:t>SIGNKBK</w:t>
            </w:r>
          </w:p>
        </w:tc>
        <w:tc>
          <w:tcPr>
            <w:tcW w:w="1383" w:type="pct"/>
          </w:tcPr>
          <w:p w14:paraId="3255E945" w14:textId="77777777" w:rsidR="00194707" w:rsidRPr="007036CE" w:rsidRDefault="00194707" w:rsidP="00194707">
            <w:pPr>
              <w:pStyle w:val="GOSTTablenorm"/>
              <w:rPr>
                <w:lang w:val="en-US"/>
              </w:rPr>
            </w:pPr>
            <w:r w:rsidRPr="007036CE">
              <w:t>-</w:t>
            </w:r>
          </w:p>
        </w:tc>
      </w:tr>
      <w:tr w:rsidR="00194707" w:rsidRPr="007036CE" w14:paraId="0EFD77DA" w14:textId="77777777" w:rsidTr="00B0621B">
        <w:tc>
          <w:tcPr>
            <w:tcW w:w="1105" w:type="pct"/>
          </w:tcPr>
          <w:p w14:paraId="296C428A" w14:textId="77777777" w:rsidR="00194707" w:rsidRPr="007036CE" w:rsidRDefault="00194707" w:rsidP="00194707">
            <w:pPr>
              <w:pStyle w:val="GOSTTablenorm"/>
              <w:rPr>
                <w:szCs w:val="22"/>
              </w:rPr>
            </w:pPr>
            <w:r w:rsidRPr="007036CE">
              <w:rPr>
                <w:szCs w:val="22"/>
              </w:rPr>
              <w:t>КБК</w:t>
            </w:r>
          </w:p>
        </w:tc>
        <w:tc>
          <w:tcPr>
            <w:tcW w:w="302" w:type="pct"/>
          </w:tcPr>
          <w:p w14:paraId="394162E1" w14:textId="77777777" w:rsidR="00194707" w:rsidRPr="007036CE" w:rsidRDefault="00194707" w:rsidP="00194707">
            <w:pPr>
              <w:pStyle w:val="GOSTTablenorm"/>
              <w:rPr>
                <w:szCs w:val="22"/>
              </w:rPr>
            </w:pPr>
            <w:r w:rsidRPr="007036CE">
              <w:rPr>
                <w:szCs w:val="22"/>
              </w:rPr>
              <w:t>Нет</w:t>
            </w:r>
          </w:p>
        </w:tc>
        <w:tc>
          <w:tcPr>
            <w:tcW w:w="1105" w:type="pct"/>
          </w:tcPr>
          <w:p w14:paraId="1C7B14CD" w14:textId="77777777" w:rsidR="00194707" w:rsidRPr="007036CE" w:rsidRDefault="00194707" w:rsidP="00194707">
            <w:pPr>
              <w:pStyle w:val="GOSTTablenorm"/>
              <w:rPr>
                <w:szCs w:val="22"/>
              </w:rPr>
            </w:pPr>
            <w:r w:rsidRPr="007036CE">
              <w:rPr>
                <w:szCs w:val="22"/>
              </w:rPr>
              <w:t>КБК</w:t>
            </w:r>
          </w:p>
        </w:tc>
        <w:tc>
          <w:tcPr>
            <w:tcW w:w="1105" w:type="pct"/>
          </w:tcPr>
          <w:p w14:paraId="38D9C5C1" w14:textId="77777777" w:rsidR="00194707" w:rsidRPr="007036CE" w:rsidRDefault="00194707" w:rsidP="00194707">
            <w:pPr>
              <w:pStyle w:val="GOSTTablenorm"/>
            </w:pPr>
            <w:ins w:id="12294" w:author="Сатлер Марина Викторовна" w:date="2024-04-16T11:17:00Z">
              <w:r w:rsidRPr="007036CE">
                <w:rPr>
                  <w:b/>
                  <w:szCs w:val="24"/>
                  <w:lang w:val="en-US"/>
                </w:rPr>
                <w:t>SECTION_1</w:t>
              </w:r>
              <w:r w:rsidRPr="007036CE">
                <w:rPr>
                  <w:b/>
                  <w:szCs w:val="24"/>
                </w:rPr>
                <w:t>:</w:t>
              </w:r>
            </w:ins>
            <w:r w:rsidRPr="007036CE">
              <w:rPr>
                <w:szCs w:val="24"/>
                <w:lang w:val="en-US"/>
              </w:rPr>
              <w:t>KBK</w:t>
            </w:r>
          </w:p>
        </w:tc>
        <w:tc>
          <w:tcPr>
            <w:tcW w:w="1383" w:type="pct"/>
          </w:tcPr>
          <w:p w14:paraId="15844951" w14:textId="77777777" w:rsidR="00194707" w:rsidRPr="007036CE" w:rsidRDefault="00194707" w:rsidP="00194707">
            <w:pPr>
              <w:pStyle w:val="GOSTTablenorm"/>
            </w:pPr>
            <w:r w:rsidRPr="007036CE">
              <w:t>-</w:t>
            </w:r>
          </w:p>
        </w:tc>
      </w:tr>
      <w:tr w:rsidR="00194707" w:rsidRPr="007036CE" w14:paraId="257BAB6B" w14:textId="77777777" w:rsidTr="00B0621B">
        <w:tc>
          <w:tcPr>
            <w:tcW w:w="1105" w:type="pct"/>
          </w:tcPr>
          <w:p w14:paraId="2CEBAE5A" w14:textId="77777777" w:rsidR="00194707" w:rsidRPr="007036CE" w:rsidRDefault="00194707" w:rsidP="00194707">
            <w:pPr>
              <w:pStyle w:val="GOSTTablenorm"/>
              <w:rPr>
                <w:szCs w:val="22"/>
              </w:rPr>
            </w:pPr>
            <w:r w:rsidRPr="007036CE">
              <w:rPr>
                <w:szCs w:val="22"/>
              </w:rPr>
              <w:t>Код_КМИ</w:t>
            </w:r>
          </w:p>
        </w:tc>
        <w:tc>
          <w:tcPr>
            <w:tcW w:w="302" w:type="pct"/>
          </w:tcPr>
          <w:p w14:paraId="688C8976" w14:textId="77777777" w:rsidR="00194707" w:rsidRPr="007036CE" w:rsidRDefault="00194707" w:rsidP="00194707">
            <w:pPr>
              <w:pStyle w:val="GOSTTablenorm"/>
              <w:rPr>
                <w:szCs w:val="22"/>
              </w:rPr>
            </w:pPr>
            <w:r w:rsidRPr="007036CE">
              <w:rPr>
                <w:szCs w:val="22"/>
              </w:rPr>
              <w:t>Нет</w:t>
            </w:r>
          </w:p>
        </w:tc>
        <w:tc>
          <w:tcPr>
            <w:tcW w:w="1105" w:type="pct"/>
          </w:tcPr>
          <w:p w14:paraId="72825ABE" w14:textId="77777777" w:rsidR="00194707" w:rsidRPr="007036CE" w:rsidRDefault="00194707" w:rsidP="00194707">
            <w:pPr>
              <w:pStyle w:val="GOSTTablenorm"/>
              <w:rPr>
                <w:szCs w:val="22"/>
              </w:rPr>
            </w:pPr>
            <w:r w:rsidRPr="007036CE">
              <w:rPr>
                <w:szCs w:val="22"/>
              </w:rPr>
              <w:t>Код КМИ</w:t>
            </w:r>
          </w:p>
        </w:tc>
        <w:tc>
          <w:tcPr>
            <w:tcW w:w="1105" w:type="pct"/>
          </w:tcPr>
          <w:p w14:paraId="0DE013ED" w14:textId="77777777" w:rsidR="00194707" w:rsidRPr="007036CE" w:rsidRDefault="00194707" w:rsidP="00194707">
            <w:pPr>
              <w:pStyle w:val="GOSTTablenorm"/>
              <w:rPr>
                <w:szCs w:val="22"/>
                <w:lang w:val="en-US"/>
              </w:rPr>
            </w:pPr>
            <w:ins w:id="12295" w:author="Сатлер Марина Викторовна" w:date="2024-04-16T11:17:00Z">
              <w:r w:rsidRPr="007036CE">
                <w:rPr>
                  <w:b/>
                  <w:szCs w:val="24"/>
                  <w:lang w:val="en-US"/>
                </w:rPr>
                <w:t>SECTION_1</w:t>
              </w:r>
              <w:r w:rsidRPr="007036CE">
                <w:rPr>
                  <w:b/>
                  <w:szCs w:val="24"/>
                </w:rPr>
                <w:t>:</w:t>
              </w:r>
            </w:ins>
            <w:r w:rsidRPr="007036CE">
              <w:rPr>
                <w:szCs w:val="24"/>
                <w:lang w:val="en-US"/>
              </w:rPr>
              <w:t>KMICODE</w:t>
            </w:r>
          </w:p>
        </w:tc>
        <w:tc>
          <w:tcPr>
            <w:tcW w:w="1383" w:type="pct"/>
          </w:tcPr>
          <w:p w14:paraId="686929F6" w14:textId="77777777" w:rsidR="00194707" w:rsidRPr="007036CE" w:rsidRDefault="00194707" w:rsidP="00194707">
            <w:pPr>
              <w:pStyle w:val="afffe"/>
              <w:ind w:firstLine="0"/>
              <w:rPr>
                <w:sz w:val="22"/>
                <w:szCs w:val="22"/>
              </w:rPr>
            </w:pPr>
            <w:r w:rsidRPr="007036CE">
              <w:t>-</w:t>
            </w:r>
          </w:p>
        </w:tc>
      </w:tr>
      <w:tr w:rsidR="00194707" w:rsidRPr="007036CE" w14:paraId="40D37885" w14:textId="77777777" w:rsidTr="00B0621B">
        <w:tc>
          <w:tcPr>
            <w:tcW w:w="1105" w:type="pct"/>
          </w:tcPr>
          <w:p w14:paraId="146BF4AD" w14:textId="77777777" w:rsidR="00194707" w:rsidRPr="007036CE" w:rsidRDefault="00194707" w:rsidP="00194707">
            <w:pPr>
              <w:pStyle w:val="GOSTTablenorm"/>
              <w:rPr>
                <w:szCs w:val="22"/>
              </w:rPr>
            </w:pPr>
            <w:r w:rsidRPr="007036CE">
              <w:rPr>
                <w:szCs w:val="22"/>
              </w:rPr>
              <w:t>Тип_КБК</w:t>
            </w:r>
          </w:p>
        </w:tc>
        <w:tc>
          <w:tcPr>
            <w:tcW w:w="302" w:type="pct"/>
          </w:tcPr>
          <w:p w14:paraId="0C964B4C" w14:textId="77777777" w:rsidR="00194707" w:rsidRPr="007036CE" w:rsidRDefault="00194707" w:rsidP="00194707">
            <w:pPr>
              <w:pStyle w:val="GOSTTablenorm"/>
              <w:rPr>
                <w:szCs w:val="22"/>
              </w:rPr>
            </w:pPr>
            <w:r w:rsidRPr="007036CE">
              <w:rPr>
                <w:szCs w:val="22"/>
              </w:rPr>
              <w:t>Нет</w:t>
            </w:r>
          </w:p>
        </w:tc>
        <w:tc>
          <w:tcPr>
            <w:tcW w:w="1105" w:type="pct"/>
          </w:tcPr>
          <w:p w14:paraId="7CD349CB" w14:textId="77777777" w:rsidR="00194707" w:rsidRPr="007036CE" w:rsidRDefault="00194707" w:rsidP="00194707">
            <w:pPr>
              <w:pStyle w:val="GOSTTablenorm"/>
              <w:rPr>
                <w:szCs w:val="22"/>
              </w:rPr>
            </w:pPr>
            <w:r w:rsidRPr="007036CE">
              <w:rPr>
                <w:szCs w:val="22"/>
              </w:rPr>
              <w:t>Тип КБК</w:t>
            </w:r>
          </w:p>
        </w:tc>
        <w:tc>
          <w:tcPr>
            <w:tcW w:w="1105" w:type="pct"/>
          </w:tcPr>
          <w:p w14:paraId="50C2F0DF" w14:textId="77777777" w:rsidR="00194707" w:rsidRPr="007036CE" w:rsidRDefault="00194707" w:rsidP="00194707">
            <w:pPr>
              <w:pStyle w:val="GOSTTablenorm"/>
              <w:rPr>
                <w:szCs w:val="24"/>
                <w:lang w:val="en-US"/>
              </w:rPr>
            </w:pPr>
            <w:ins w:id="12296" w:author="Сатлер Марина Викторовна" w:date="2024-04-16T11:17:00Z">
              <w:r w:rsidRPr="007036CE">
                <w:rPr>
                  <w:b/>
                  <w:szCs w:val="24"/>
                  <w:lang w:val="en-US"/>
                </w:rPr>
                <w:t>SECTION_1</w:t>
              </w:r>
              <w:r w:rsidRPr="007036CE">
                <w:rPr>
                  <w:b/>
                  <w:szCs w:val="24"/>
                </w:rPr>
                <w:t>:</w:t>
              </w:r>
            </w:ins>
            <w:r w:rsidRPr="007036CE">
              <w:rPr>
                <w:szCs w:val="24"/>
              </w:rPr>
              <w:t>TYPEKBK</w:t>
            </w:r>
          </w:p>
        </w:tc>
        <w:tc>
          <w:tcPr>
            <w:tcW w:w="1383" w:type="pct"/>
          </w:tcPr>
          <w:p w14:paraId="619F8C3A" w14:textId="77777777" w:rsidR="00194707" w:rsidRPr="007036CE" w:rsidRDefault="00194707" w:rsidP="00194707">
            <w:pPr>
              <w:pStyle w:val="GOSTTablenorm"/>
            </w:pPr>
            <w:r w:rsidRPr="007036CE">
              <w:t>-</w:t>
            </w:r>
          </w:p>
        </w:tc>
      </w:tr>
      <w:tr w:rsidR="00194707" w:rsidRPr="007036CE" w14:paraId="632EC94C" w14:textId="77777777" w:rsidTr="00B0621B">
        <w:tc>
          <w:tcPr>
            <w:tcW w:w="1105" w:type="pct"/>
          </w:tcPr>
          <w:p w14:paraId="0BC34BEE" w14:textId="77777777" w:rsidR="00194707" w:rsidRPr="007036CE" w:rsidRDefault="00194707" w:rsidP="00194707">
            <w:pPr>
              <w:pStyle w:val="GOSTTablenorm"/>
              <w:rPr>
                <w:szCs w:val="22"/>
              </w:rPr>
            </w:pPr>
            <w:r w:rsidRPr="007036CE">
              <w:rPr>
                <w:szCs w:val="22"/>
              </w:rPr>
              <w:t>Номер_ЛС</w:t>
            </w:r>
          </w:p>
        </w:tc>
        <w:tc>
          <w:tcPr>
            <w:tcW w:w="302" w:type="pct"/>
          </w:tcPr>
          <w:p w14:paraId="5E44931F" w14:textId="77777777" w:rsidR="00194707" w:rsidRPr="007036CE" w:rsidRDefault="00194707" w:rsidP="00194707">
            <w:pPr>
              <w:pStyle w:val="GOSTTablenorm"/>
              <w:rPr>
                <w:szCs w:val="22"/>
              </w:rPr>
            </w:pPr>
            <w:r w:rsidRPr="007036CE">
              <w:rPr>
                <w:szCs w:val="22"/>
              </w:rPr>
              <w:t>Нет</w:t>
            </w:r>
          </w:p>
        </w:tc>
        <w:tc>
          <w:tcPr>
            <w:tcW w:w="1105" w:type="pct"/>
          </w:tcPr>
          <w:p w14:paraId="07CCE5CE" w14:textId="77777777" w:rsidR="00194707" w:rsidRPr="007036CE" w:rsidRDefault="00194707" w:rsidP="00194707">
            <w:pPr>
              <w:pStyle w:val="GOSTTablenorm"/>
              <w:rPr>
                <w:szCs w:val="22"/>
              </w:rPr>
            </w:pPr>
            <w:r w:rsidRPr="007036CE">
              <w:rPr>
                <w:szCs w:val="22"/>
              </w:rPr>
              <w:t>ЛС</w:t>
            </w:r>
          </w:p>
        </w:tc>
        <w:tc>
          <w:tcPr>
            <w:tcW w:w="1105" w:type="pct"/>
          </w:tcPr>
          <w:p w14:paraId="5A98C5A2" w14:textId="77777777" w:rsidR="00194707" w:rsidRPr="007036CE" w:rsidRDefault="00194707" w:rsidP="00194707">
            <w:pPr>
              <w:pStyle w:val="GOSTTablenorm"/>
              <w:rPr>
                <w:szCs w:val="24"/>
              </w:rPr>
            </w:pPr>
            <w:ins w:id="12297" w:author="Сатлер Марина Викторовна" w:date="2024-04-16T11:17:00Z">
              <w:r w:rsidRPr="007036CE">
                <w:rPr>
                  <w:b/>
                  <w:szCs w:val="24"/>
                  <w:lang w:val="en-US"/>
                </w:rPr>
                <w:t>SECTION_1</w:t>
              </w:r>
              <w:r w:rsidRPr="007036CE">
                <w:rPr>
                  <w:b/>
                  <w:szCs w:val="24"/>
                </w:rPr>
                <w:t>:</w:t>
              </w:r>
            </w:ins>
            <w:r w:rsidRPr="007036CE">
              <w:rPr>
                <w:szCs w:val="24"/>
                <w:lang w:val="en-US"/>
              </w:rPr>
              <w:t>PA</w:t>
            </w:r>
          </w:p>
        </w:tc>
        <w:tc>
          <w:tcPr>
            <w:tcW w:w="1383" w:type="pct"/>
          </w:tcPr>
          <w:p w14:paraId="31E2C1BA" w14:textId="77777777" w:rsidR="00194707" w:rsidRPr="007036CE" w:rsidRDefault="00194707" w:rsidP="00194707">
            <w:pPr>
              <w:pStyle w:val="GOSTTablenorm"/>
            </w:pPr>
            <w:r w:rsidRPr="007036CE">
              <w:t>-</w:t>
            </w:r>
          </w:p>
        </w:tc>
      </w:tr>
      <w:tr w:rsidR="00194707" w:rsidRPr="007036CE" w14:paraId="453F575C" w14:textId="77777777" w:rsidTr="00B0621B">
        <w:tc>
          <w:tcPr>
            <w:tcW w:w="1105" w:type="pct"/>
          </w:tcPr>
          <w:p w14:paraId="14ED4274" w14:textId="77777777" w:rsidR="00194707" w:rsidRPr="007036CE" w:rsidRDefault="00194707" w:rsidP="00194707">
            <w:pPr>
              <w:pStyle w:val="GOSTTablenorm"/>
              <w:rPr>
                <w:szCs w:val="22"/>
              </w:rPr>
            </w:pPr>
            <w:r w:rsidRPr="007036CE">
              <w:rPr>
                <w:szCs w:val="22"/>
              </w:rPr>
              <w:t>Код_контура</w:t>
            </w:r>
          </w:p>
        </w:tc>
        <w:tc>
          <w:tcPr>
            <w:tcW w:w="302" w:type="pct"/>
          </w:tcPr>
          <w:p w14:paraId="6D1B0772" w14:textId="77777777" w:rsidR="00194707" w:rsidRPr="007036CE" w:rsidRDefault="00194707" w:rsidP="00194707">
            <w:pPr>
              <w:pStyle w:val="GOSTTablenorm"/>
              <w:rPr>
                <w:szCs w:val="22"/>
              </w:rPr>
            </w:pPr>
            <w:r w:rsidRPr="007036CE">
              <w:rPr>
                <w:szCs w:val="22"/>
              </w:rPr>
              <w:t>Нет</w:t>
            </w:r>
          </w:p>
        </w:tc>
        <w:tc>
          <w:tcPr>
            <w:tcW w:w="1105" w:type="pct"/>
          </w:tcPr>
          <w:p w14:paraId="40F9A02B" w14:textId="77777777" w:rsidR="00194707" w:rsidRPr="007036CE" w:rsidRDefault="00194707" w:rsidP="00194707">
            <w:pPr>
              <w:pStyle w:val="GOSTTablenorm"/>
              <w:rPr>
                <w:szCs w:val="22"/>
              </w:rPr>
            </w:pPr>
            <w:r w:rsidRPr="007036CE">
              <w:rPr>
                <w:szCs w:val="22"/>
              </w:rPr>
              <w:t>Контур</w:t>
            </w:r>
          </w:p>
        </w:tc>
        <w:tc>
          <w:tcPr>
            <w:tcW w:w="1105" w:type="pct"/>
          </w:tcPr>
          <w:p w14:paraId="43825FEC" w14:textId="77777777" w:rsidR="00194707" w:rsidRPr="007036CE" w:rsidRDefault="00194707" w:rsidP="00194707">
            <w:pPr>
              <w:pStyle w:val="GOSTTablenorm"/>
              <w:rPr>
                <w:szCs w:val="24"/>
                <w:lang w:val="en-US"/>
              </w:rPr>
            </w:pPr>
            <w:ins w:id="12298" w:author="Сатлер Марина Викторовна" w:date="2024-04-16T11:17:00Z">
              <w:r w:rsidRPr="007036CE">
                <w:rPr>
                  <w:b/>
                  <w:szCs w:val="24"/>
                  <w:lang w:val="en-US"/>
                </w:rPr>
                <w:t>SECTION_1</w:t>
              </w:r>
              <w:r w:rsidRPr="007036CE">
                <w:rPr>
                  <w:b/>
                  <w:szCs w:val="24"/>
                </w:rPr>
                <w:t>:</w:t>
              </w:r>
            </w:ins>
            <w:r w:rsidRPr="007036CE">
              <w:rPr>
                <w:szCs w:val="22"/>
                <w:lang w:val="en-US"/>
              </w:rPr>
              <w:t>CONTUR</w:t>
            </w:r>
          </w:p>
        </w:tc>
        <w:tc>
          <w:tcPr>
            <w:tcW w:w="1383" w:type="pct"/>
          </w:tcPr>
          <w:p w14:paraId="7BA6B374" w14:textId="77777777" w:rsidR="00194707" w:rsidRPr="007036CE" w:rsidRDefault="00194707" w:rsidP="00194707">
            <w:pPr>
              <w:pStyle w:val="GOSTTablenorm"/>
            </w:pPr>
            <w:r w:rsidRPr="007036CE">
              <w:t>-</w:t>
            </w:r>
          </w:p>
        </w:tc>
      </w:tr>
      <w:tr w:rsidR="00194707" w:rsidRPr="007036CE" w14:paraId="47B402F5" w14:textId="77777777" w:rsidTr="00B0621B">
        <w:tc>
          <w:tcPr>
            <w:tcW w:w="1105" w:type="pct"/>
          </w:tcPr>
          <w:p w14:paraId="2A0745C1" w14:textId="77777777" w:rsidR="00194707" w:rsidRPr="007036CE" w:rsidRDefault="00194707" w:rsidP="00194707">
            <w:pPr>
              <w:pStyle w:val="GOSTTablenorm"/>
              <w:rPr>
                <w:szCs w:val="22"/>
              </w:rPr>
            </w:pPr>
            <w:ins w:id="12299" w:author="Сатлер Марина Викторовна" w:date="2024-02-13T15:53:00Z">
              <w:r w:rsidRPr="007036CE">
                <w:t>Сумма_текущий_руб</w:t>
              </w:r>
            </w:ins>
          </w:p>
        </w:tc>
        <w:tc>
          <w:tcPr>
            <w:tcW w:w="302" w:type="pct"/>
          </w:tcPr>
          <w:p w14:paraId="740BD514" w14:textId="77777777" w:rsidR="00194707" w:rsidRPr="007036CE" w:rsidRDefault="00194707" w:rsidP="00194707">
            <w:pPr>
              <w:pStyle w:val="GOSTTablenorm"/>
              <w:rPr>
                <w:szCs w:val="22"/>
              </w:rPr>
            </w:pPr>
            <w:r w:rsidRPr="007036CE">
              <w:rPr>
                <w:szCs w:val="22"/>
              </w:rPr>
              <w:t>Да</w:t>
            </w:r>
          </w:p>
        </w:tc>
        <w:tc>
          <w:tcPr>
            <w:tcW w:w="1105" w:type="pct"/>
          </w:tcPr>
          <w:p w14:paraId="04FA438D" w14:textId="77777777" w:rsidR="00194707" w:rsidRPr="007036CE" w:rsidRDefault="00194707" w:rsidP="00194707">
            <w:pPr>
              <w:pStyle w:val="GOSTTablenorm"/>
              <w:rPr>
                <w:szCs w:val="22"/>
              </w:rPr>
            </w:pPr>
            <w:ins w:id="12300" w:author="Сатлер Марина Викторовна" w:date="2024-02-13T15:54:00Z">
              <w:r w:rsidRPr="007036CE">
                <w:t>Сумма на текущий год</w:t>
              </w:r>
            </w:ins>
          </w:p>
        </w:tc>
        <w:tc>
          <w:tcPr>
            <w:tcW w:w="1105" w:type="pct"/>
          </w:tcPr>
          <w:p w14:paraId="0FFE1F43" w14:textId="77777777" w:rsidR="00194707" w:rsidRPr="007036CE" w:rsidRDefault="00194707" w:rsidP="00194707">
            <w:pPr>
              <w:pStyle w:val="GOSTTablenorm"/>
              <w:rPr>
                <w:szCs w:val="24"/>
                <w:lang w:val="en-US"/>
              </w:rPr>
            </w:pPr>
            <w:ins w:id="12301" w:author="Сатлер Марина Викторовна" w:date="2024-04-16T11:17:00Z">
              <w:r w:rsidRPr="007036CE">
                <w:rPr>
                  <w:b/>
                  <w:szCs w:val="24"/>
                  <w:lang w:val="en-US"/>
                </w:rPr>
                <w:t>SECTION_1</w:t>
              </w:r>
              <w:r w:rsidRPr="007036CE">
                <w:rPr>
                  <w:b/>
                  <w:szCs w:val="24"/>
                </w:rPr>
                <w:t>:</w:t>
              </w:r>
            </w:ins>
            <w:ins w:id="12302" w:author="Сатлер Марина Викторовна" w:date="2024-02-13T15:54:00Z">
              <w:r w:rsidRPr="007036CE">
                <w:t>SUM_1</w:t>
              </w:r>
            </w:ins>
          </w:p>
        </w:tc>
        <w:tc>
          <w:tcPr>
            <w:tcW w:w="1383" w:type="pct"/>
          </w:tcPr>
          <w:p w14:paraId="2302192B" w14:textId="77777777" w:rsidR="001F4214" w:rsidRPr="007036CE" w:rsidRDefault="001F4214" w:rsidP="00194707">
            <w:pPr>
              <w:pStyle w:val="GOSTTablenorm"/>
              <w:rPr>
                <w:ins w:id="12303" w:author="Сатлер Марина Викторовна" w:date="2024-07-05T17:31:00Z"/>
                <w:szCs w:val="22"/>
              </w:rPr>
            </w:pPr>
            <w:ins w:id="12304" w:author="Сатлер Марина Викторовна" w:date="2024-07-05T17:30:00Z">
              <w:r w:rsidRPr="007036CE">
                <w:t xml:space="preserve">Если значение признака «НБЦ» соответствует «0», то заполняется </w:t>
              </w:r>
            </w:ins>
            <w:ins w:id="12305" w:author="Сатлер Марина Викторовна" w:date="2024-07-05T17:31:00Z">
              <w:r w:rsidRPr="007036CE">
                <w:t>из тега</w:t>
              </w:r>
              <w:r w:rsidRPr="007036CE">
                <w:rPr>
                  <w:b/>
                  <w:szCs w:val="24"/>
                </w:rPr>
                <w:t xml:space="preserve"> </w:t>
              </w:r>
              <w:r w:rsidRPr="007036CE">
                <w:rPr>
                  <w:b/>
                  <w:szCs w:val="24"/>
                  <w:lang w:val="en-US"/>
                </w:rPr>
                <w:t>SECTION</w:t>
              </w:r>
              <w:r w:rsidRPr="007036CE">
                <w:rPr>
                  <w:b/>
                  <w:szCs w:val="24"/>
                </w:rPr>
                <w:t>_1:</w:t>
              </w:r>
              <w:r w:rsidRPr="007036CE">
                <w:rPr>
                  <w:szCs w:val="22"/>
                </w:rPr>
                <w:t>SUM_1.</w:t>
              </w:r>
            </w:ins>
          </w:p>
          <w:p w14:paraId="228C5992" w14:textId="77777777" w:rsidR="001F4214" w:rsidRPr="007036CE" w:rsidRDefault="001F4214" w:rsidP="00194707">
            <w:pPr>
              <w:pStyle w:val="GOSTTablenorm"/>
              <w:rPr>
                <w:ins w:id="12306" w:author="Сатлер Марина Викторовна" w:date="2024-07-05T17:31:00Z"/>
                <w:szCs w:val="22"/>
              </w:rPr>
            </w:pPr>
          </w:p>
          <w:p w14:paraId="7D54EC6F" w14:textId="77777777" w:rsidR="001F4214" w:rsidRPr="007036CE" w:rsidRDefault="001F4214" w:rsidP="001F4214">
            <w:pPr>
              <w:pStyle w:val="GOSTTablenorm"/>
              <w:rPr>
                <w:ins w:id="12307" w:author="Сатлер Марина Викторовна" w:date="2024-07-05T17:31:00Z"/>
              </w:rPr>
            </w:pPr>
            <w:ins w:id="12308" w:author="Сатлер Марина Викторовна" w:date="2024-07-05T17:31:00Z">
              <w:r w:rsidRPr="007036CE">
                <w:t>Если значение признака «НБЦ» соответствует «1», то указывается «0»</w:t>
              </w:r>
            </w:ins>
          </w:p>
          <w:p w14:paraId="3DFF5995" w14:textId="77777777" w:rsidR="001F4214" w:rsidRPr="007036CE" w:rsidRDefault="001F4214" w:rsidP="00194707">
            <w:pPr>
              <w:pStyle w:val="GOSTTablenorm"/>
              <w:rPr>
                <w:ins w:id="12309" w:author="Сатлер Марина Викторовна" w:date="2024-07-05T17:31:00Z"/>
                <w:szCs w:val="22"/>
              </w:rPr>
            </w:pPr>
          </w:p>
          <w:p w14:paraId="081C7B54" w14:textId="2E51E3B7" w:rsidR="00194707" w:rsidRPr="007036CE" w:rsidRDefault="00194707" w:rsidP="00194707">
            <w:pPr>
              <w:pStyle w:val="GOSTTablenorm"/>
              <w:rPr>
                <w:szCs w:val="22"/>
              </w:rPr>
            </w:pPr>
            <w:r w:rsidRPr="007036CE">
              <w:rPr>
                <w:szCs w:val="22"/>
              </w:rPr>
              <w:t xml:space="preserve">Сумма передается в единицах валюты с точностью 2 знака после запятой </w:t>
            </w:r>
            <w:r w:rsidR="00CC2920" w:rsidRPr="007036CE">
              <w:t>–</w:t>
            </w:r>
            <w:r w:rsidRPr="007036CE">
              <w:rPr>
                <w:szCs w:val="22"/>
              </w:rPr>
              <w:t xml:space="preserve"> необходимо конвертировать в минимальные еди</w:t>
            </w:r>
            <w:r w:rsidRPr="007036CE">
              <w:rPr>
                <w:szCs w:val="22"/>
              </w:rPr>
              <w:lastRenderedPageBreak/>
              <w:t>ницы валюты (для данного типа документов умножить на 100)</w:t>
            </w:r>
          </w:p>
        </w:tc>
      </w:tr>
      <w:tr w:rsidR="00194707" w:rsidRPr="007036CE" w14:paraId="42CDF60E" w14:textId="77777777" w:rsidTr="00B0621B">
        <w:tc>
          <w:tcPr>
            <w:tcW w:w="1105" w:type="pct"/>
          </w:tcPr>
          <w:p w14:paraId="5FE248BE" w14:textId="77777777" w:rsidR="00194707" w:rsidRPr="007036CE" w:rsidRDefault="00194707" w:rsidP="00194707">
            <w:pPr>
              <w:pStyle w:val="GOSTTablenorm"/>
              <w:rPr>
                <w:szCs w:val="22"/>
              </w:rPr>
            </w:pPr>
            <w:ins w:id="12310" w:author="Сатлер Марина Викторовна" w:date="2024-02-13T15:53:00Z">
              <w:r w:rsidRPr="007036CE">
                <w:lastRenderedPageBreak/>
                <w:t>Сумма_первый_плановый_руб</w:t>
              </w:r>
            </w:ins>
          </w:p>
        </w:tc>
        <w:tc>
          <w:tcPr>
            <w:tcW w:w="302" w:type="pct"/>
          </w:tcPr>
          <w:p w14:paraId="070D95C4" w14:textId="77777777" w:rsidR="00194707" w:rsidRPr="007036CE" w:rsidRDefault="00194707" w:rsidP="00194707">
            <w:pPr>
              <w:pStyle w:val="GOSTTablenorm"/>
              <w:rPr>
                <w:szCs w:val="22"/>
              </w:rPr>
            </w:pPr>
            <w:r w:rsidRPr="007036CE">
              <w:rPr>
                <w:szCs w:val="22"/>
              </w:rPr>
              <w:t>Да</w:t>
            </w:r>
          </w:p>
        </w:tc>
        <w:tc>
          <w:tcPr>
            <w:tcW w:w="1105" w:type="pct"/>
          </w:tcPr>
          <w:p w14:paraId="2F373388" w14:textId="77777777" w:rsidR="00194707" w:rsidRPr="007036CE" w:rsidRDefault="00194707" w:rsidP="00194707">
            <w:pPr>
              <w:pStyle w:val="GOSTTablenorm"/>
              <w:rPr>
                <w:szCs w:val="22"/>
              </w:rPr>
            </w:pPr>
            <w:ins w:id="12311" w:author="Сатлер Марина Викторовна" w:date="2024-02-13T15:54:00Z">
              <w:r w:rsidRPr="007036CE">
                <w:t>Сумма на первый год планового периода</w:t>
              </w:r>
            </w:ins>
          </w:p>
        </w:tc>
        <w:tc>
          <w:tcPr>
            <w:tcW w:w="1105" w:type="pct"/>
          </w:tcPr>
          <w:p w14:paraId="73C0AC23" w14:textId="77777777" w:rsidR="001F4214" w:rsidRPr="007036CE" w:rsidRDefault="001F4214" w:rsidP="001F4214">
            <w:pPr>
              <w:pStyle w:val="GOSTTablenorm"/>
              <w:rPr>
                <w:ins w:id="12312" w:author="Сатлер Марина Викторовна" w:date="2024-07-05T17:31:00Z"/>
                <w:lang w:val="en-US"/>
              </w:rPr>
            </w:pPr>
            <w:ins w:id="12313" w:author="Сатлер Марина Викторовна" w:date="2024-07-05T17:31:00Z">
              <w:r w:rsidRPr="007036CE">
                <w:rPr>
                  <w:b/>
                  <w:lang w:val="en-US"/>
                </w:rPr>
                <w:t>SECTION_1:</w:t>
              </w:r>
              <w:r w:rsidRPr="007036CE">
                <w:rPr>
                  <w:lang w:val="en-US"/>
                </w:rPr>
                <w:t>SUM_1</w:t>
              </w:r>
            </w:ins>
          </w:p>
          <w:p w14:paraId="4198C2B6" w14:textId="77777777" w:rsidR="00194707" w:rsidRPr="007036CE" w:rsidRDefault="00194707" w:rsidP="00194707">
            <w:pPr>
              <w:pStyle w:val="GOSTTablenorm"/>
              <w:rPr>
                <w:szCs w:val="24"/>
                <w:lang w:val="en-US"/>
              </w:rPr>
            </w:pPr>
            <w:ins w:id="12314" w:author="Сатлер Марина Викторовна" w:date="2024-04-16T11:17:00Z">
              <w:r w:rsidRPr="007036CE">
                <w:rPr>
                  <w:b/>
                  <w:szCs w:val="24"/>
                  <w:lang w:val="en-US"/>
                </w:rPr>
                <w:t>SECTION_1</w:t>
              </w:r>
              <w:r w:rsidRPr="007036CE">
                <w:rPr>
                  <w:b/>
                  <w:szCs w:val="24"/>
                </w:rPr>
                <w:t>:</w:t>
              </w:r>
            </w:ins>
            <w:ins w:id="12315" w:author="Сатлер Марина Викторовна" w:date="2024-02-13T15:54:00Z">
              <w:r w:rsidRPr="007036CE">
                <w:t>SUM_2</w:t>
              </w:r>
            </w:ins>
          </w:p>
        </w:tc>
        <w:tc>
          <w:tcPr>
            <w:tcW w:w="1383" w:type="pct"/>
          </w:tcPr>
          <w:p w14:paraId="1C728DAC" w14:textId="77777777" w:rsidR="001F4214" w:rsidRPr="007036CE" w:rsidRDefault="001F4214" w:rsidP="00194707">
            <w:pPr>
              <w:pStyle w:val="GOSTTablenorm"/>
              <w:rPr>
                <w:ins w:id="12316" w:author="Сатлер Марина Викторовна" w:date="2024-07-05T17:32:00Z"/>
              </w:rPr>
            </w:pPr>
            <w:ins w:id="12317" w:author="Сатлер Марина Викторовна" w:date="2024-07-05T17:32:00Z">
              <w:r w:rsidRPr="007036CE">
                <w:t xml:space="preserve">Если значение признака «НБЦ» соответствует «0», то заполняется из тега </w:t>
              </w:r>
              <w:r w:rsidRPr="007036CE">
                <w:rPr>
                  <w:b/>
                  <w:szCs w:val="24"/>
                  <w:lang w:val="en-US"/>
                </w:rPr>
                <w:t>SECTION</w:t>
              </w:r>
              <w:r w:rsidRPr="007036CE">
                <w:rPr>
                  <w:b/>
                  <w:szCs w:val="24"/>
                </w:rPr>
                <w:t>_1:</w:t>
              </w:r>
              <w:r w:rsidRPr="007036CE">
                <w:t>SUM_2.</w:t>
              </w:r>
            </w:ins>
          </w:p>
          <w:p w14:paraId="71B1B2E2" w14:textId="77777777" w:rsidR="001F4214" w:rsidRPr="007036CE" w:rsidRDefault="001F4214" w:rsidP="00194707">
            <w:pPr>
              <w:pStyle w:val="GOSTTablenorm"/>
              <w:rPr>
                <w:ins w:id="12318" w:author="Сатлер Марина Викторовна" w:date="2024-07-05T17:32:00Z"/>
              </w:rPr>
            </w:pPr>
          </w:p>
          <w:p w14:paraId="4928792B" w14:textId="77777777" w:rsidR="001F4214" w:rsidRPr="007036CE" w:rsidRDefault="001F4214" w:rsidP="001F4214">
            <w:pPr>
              <w:pStyle w:val="GOSTTablenorm"/>
              <w:rPr>
                <w:ins w:id="12319" w:author="Сатлер Марина Викторовна" w:date="2024-07-05T17:32:00Z"/>
              </w:rPr>
            </w:pPr>
            <w:ins w:id="12320" w:author="Сатлер Марина Викторовна" w:date="2024-07-05T17:32:00Z">
              <w:r w:rsidRPr="007036CE">
                <w:t xml:space="preserve">Если значение признака «НБЦ» соответствует «1», то заполняется из тега </w:t>
              </w:r>
              <w:r w:rsidRPr="007036CE">
                <w:rPr>
                  <w:b/>
                  <w:lang w:val="en-US"/>
                </w:rPr>
                <w:t>SECTION</w:t>
              </w:r>
              <w:r w:rsidRPr="007036CE">
                <w:rPr>
                  <w:b/>
                </w:rPr>
                <w:t>_1:</w:t>
              </w:r>
              <w:r w:rsidRPr="007036CE">
                <w:rPr>
                  <w:lang w:val="en-US"/>
                </w:rPr>
                <w:t>SUM</w:t>
              </w:r>
              <w:r w:rsidRPr="007036CE">
                <w:t>_1.</w:t>
              </w:r>
            </w:ins>
          </w:p>
          <w:p w14:paraId="30BD4435" w14:textId="77777777" w:rsidR="001F4214" w:rsidRPr="007036CE" w:rsidRDefault="001F4214" w:rsidP="00194707">
            <w:pPr>
              <w:pStyle w:val="GOSTTablenorm"/>
              <w:rPr>
                <w:ins w:id="12321" w:author="Сатлер Марина Викторовна" w:date="2024-07-05T17:32:00Z"/>
              </w:rPr>
            </w:pPr>
          </w:p>
          <w:p w14:paraId="67EE7A12" w14:textId="1F12B1BA" w:rsidR="00194707" w:rsidRPr="007036CE" w:rsidRDefault="00194707" w:rsidP="00194707">
            <w:pPr>
              <w:pStyle w:val="GOSTTablenorm"/>
              <w:rPr>
                <w:szCs w:val="22"/>
              </w:rPr>
            </w:pPr>
            <w:r w:rsidRPr="007036CE">
              <w:rPr>
                <w:szCs w:val="22"/>
              </w:rPr>
              <w:t xml:space="preserve">Сумма передается в единицах валюты с точностью 2 знака после запятой </w:t>
            </w:r>
            <w:r w:rsidR="00CC2920" w:rsidRPr="007036CE">
              <w:t>–</w:t>
            </w:r>
            <w:r w:rsidRPr="007036CE">
              <w:rPr>
                <w:szCs w:val="22"/>
              </w:rPr>
              <w:t xml:space="preserve"> необходимо конвертировать в минимальные единицы валюты (для данного типа документов умножить на 100)</w:t>
            </w:r>
          </w:p>
        </w:tc>
      </w:tr>
      <w:tr w:rsidR="00194707" w:rsidRPr="007036CE" w14:paraId="1D670F2A" w14:textId="77777777" w:rsidTr="00B0621B">
        <w:tc>
          <w:tcPr>
            <w:tcW w:w="1105" w:type="pct"/>
          </w:tcPr>
          <w:p w14:paraId="7265580A" w14:textId="77777777" w:rsidR="00194707" w:rsidRPr="007036CE" w:rsidRDefault="00194707" w:rsidP="00194707">
            <w:pPr>
              <w:pStyle w:val="GOSTTablenorm"/>
              <w:rPr>
                <w:szCs w:val="22"/>
              </w:rPr>
            </w:pPr>
            <w:ins w:id="12322" w:author="Сатлер Марина Викторовна" w:date="2024-02-13T15:53:00Z">
              <w:r w:rsidRPr="007036CE">
                <w:t>Сумма_второй_плановый_руб</w:t>
              </w:r>
            </w:ins>
          </w:p>
        </w:tc>
        <w:tc>
          <w:tcPr>
            <w:tcW w:w="302" w:type="pct"/>
          </w:tcPr>
          <w:p w14:paraId="34EF797C" w14:textId="77777777" w:rsidR="00194707" w:rsidRPr="007036CE" w:rsidRDefault="00194707" w:rsidP="00194707">
            <w:pPr>
              <w:pStyle w:val="GOSTTablenorm"/>
              <w:rPr>
                <w:szCs w:val="22"/>
              </w:rPr>
            </w:pPr>
            <w:r w:rsidRPr="007036CE">
              <w:rPr>
                <w:szCs w:val="22"/>
              </w:rPr>
              <w:t>Да</w:t>
            </w:r>
          </w:p>
        </w:tc>
        <w:tc>
          <w:tcPr>
            <w:tcW w:w="1105" w:type="pct"/>
          </w:tcPr>
          <w:p w14:paraId="62145BA4" w14:textId="77777777" w:rsidR="00194707" w:rsidRPr="007036CE" w:rsidRDefault="00194707" w:rsidP="00194707">
            <w:pPr>
              <w:pStyle w:val="GOSTTablenorm"/>
              <w:rPr>
                <w:szCs w:val="22"/>
              </w:rPr>
            </w:pPr>
            <w:ins w:id="12323" w:author="Сатлер Марина Викторовна" w:date="2024-02-13T15:54:00Z">
              <w:r w:rsidRPr="007036CE">
                <w:t>Сумма на второй год планового периода</w:t>
              </w:r>
            </w:ins>
          </w:p>
        </w:tc>
        <w:tc>
          <w:tcPr>
            <w:tcW w:w="1105" w:type="pct"/>
          </w:tcPr>
          <w:p w14:paraId="420C9B5D" w14:textId="77777777" w:rsidR="001F4214" w:rsidRPr="007036CE" w:rsidRDefault="001F4214" w:rsidP="001F4214">
            <w:pPr>
              <w:pStyle w:val="GOSTTablenorm"/>
              <w:rPr>
                <w:ins w:id="12324" w:author="Сатлер Марина Викторовна" w:date="2024-07-05T17:33:00Z"/>
                <w:lang w:val="en-US"/>
              </w:rPr>
            </w:pPr>
            <w:ins w:id="12325" w:author="Сатлер Марина Викторовна" w:date="2024-07-05T17:33:00Z">
              <w:r w:rsidRPr="007036CE">
                <w:rPr>
                  <w:b/>
                  <w:lang w:val="en-US"/>
                </w:rPr>
                <w:t>SECTION_1:</w:t>
              </w:r>
              <w:r w:rsidRPr="007036CE">
                <w:rPr>
                  <w:lang w:val="en-US"/>
                </w:rPr>
                <w:t>SUM_2</w:t>
              </w:r>
            </w:ins>
          </w:p>
          <w:p w14:paraId="78B11121" w14:textId="77777777" w:rsidR="00194707" w:rsidRPr="007036CE" w:rsidRDefault="00194707" w:rsidP="00194707">
            <w:pPr>
              <w:pStyle w:val="GOSTTablenorm"/>
              <w:rPr>
                <w:szCs w:val="24"/>
                <w:lang w:val="en-US"/>
              </w:rPr>
            </w:pPr>
            <w:ins w:id="12326" w:author="Сатлер Марина Викторовна" w:date="2024-04-16T11:18:00Z">
              <w:r w:rsidRPr="007036CE">
                <w:rPr>
                  <w:b/>
                  <w:szCs w:val="24"/>
                  <w:lang w:val="en-US"/>
                </w:rPr>
                <w:t>SECTION_1</w:t>
              </w:r>
              <w:r w:rsidRPr="007036CE">
                <w:rPr>
                  <w:b/>
                  <w:szCs w:val="24"/>
                </w:rPr>
                <w:t>:</w:t>
              </w:r>
            </w:ins>
            <w:ins w:id="12327" w:author="Сатлер Марина Викторовна" w:date="2024-02-13T15:54:00Z">
              <w:r w:rsidRPr="007036CE">
                <w:t>SUM_3</w:t>
              </w:r>
            </w:ins>
          </w:p>
        </w:tc>
        <w:tc>
          <w:tcPr>
            <w:tcW w:w="1383" w:type="pct"/>
          </w:tcPr>
          <w:p w14:paraId="3BEB10BB" w14:textId="77777777" w:rsidR="001F4214" w:rsidRPr="007036CE" w:rsidRDefault="001F4214" w:rsidP="00194707">
            <w:pPr>
              <w:pStyle w:val="GOSTTablenorm"/>
              <w:rPr>
                <w:ins w:id="12328" w:author="Сатлер Марина Викторовна" w:date="2024-07-05T17:35:00Z"/>
              </w:rPr>
            </w:pPr>
            <w:ins w:id="12329" w:author="Сатлер Марина Викторовна" w:date="2024-07-05T17:33:00Z">
              <w:r w:rsidRPr="007036CE">
                <w:t xml:space="preserve">Если значение признака «НБЦ» соответствует «0», то заполняется из тега </w:t>
              </w:r>
              <w:r w:rsidRPr="007036CE">
                <w:rPr>
                  <w:b/>
                  <w:szCs w:val="24"/>
                  <w:lang w:val="en-US"/>
                </w:rPr>
                <w:t>SECTION</w:t>
              </w:r>
              <w:r w:rsidRPr="007036CE">
                <w:rPr>
                  <w:b/>
                  <w:szCs w:val="24"/>
                </w:rPr>
                <w:t>_1:</w:t>
              </w:r>
              <w:r w:rsidRPr="007036CE">
                <w:t>SUM_3.</w:t>
              </w:r>
            </w:ins>
          </w:p>
          <w:p w14:paraId="43EDA595" w14:textId="77777777" w:rsidR="00B40E84" w:rsidRPr="007036CE" w:rsidRDefault="00B40E84" w:rsidP="00194707">
            <w:pPr>
              <w:pStyle w:val="GOSTTablenorm"/>
              <w:rPr>
                <w:ins w:id="12330" w:author="Сатлер Марина Викторовна" w:date="2024-07-05T17:33:00Z"/>
              </w:rPr>
            </w:pPr>
          </w:p>
          <w:p w14:paraId="0EF62231" w14:textId="77777777" w:rsidR="001F4214" w:rsidRPr="007036CE" w:rsidRDefault="001F4214" w:rsidP="001F4214">
            <w:pPr>
              <w:pStyle w:val="GOSTTablenorm"/>
              <w:rPr>
                <w:ins w:id="12331" w:author="Сатлер Марина Викторовна" w:date="2024-07-05T17:35:00Z"/>
              </w:rPr>
            </w:pPr>
            <w:ins w:id="12332" w:author="Сатлер Марина Викторовна" w:date="2024-07-05T17:33:00Z">
              <w:r w:rsidRPr="007036CE">
                <w:t>Если значение признака «НБЦ» соответствует «1», то заполняется из тега</w:t>
              </w:r>
              <w:r w:rsidRPr="007036CE">
                <w:rPr>
                  <w:szCs w:val="22"/>
                </w:rPr>
                <w:t xml:space="preserve"> </w:t>
              </w:r>
              <w:r w:rsidRPr="007036CE">
                <w:rPr>
                  <w:b/>
                  <w:lang w:val="en-US"/>
                </w:rPr>
                <w:t>SECTION</w:t>
              </w:r>
              <w:r w:rsidRPr="007036CE">
                <w:rPr>
                  <w:b/>
                </w:rPr>
                <w:t>_1:</w:t>
              </w:r>
              <w:r w:rsidRPr="007036CE">
                <w:rPr>
                  <w:lang w:val="en-US"/>
                </w:rPr>
                <w:t>SUM</w:t>
              </w:r>
              <w:r w:rsidRPr="007036CE">
                <w:t>_2</w:t>
              </w:r>
            </w:ins>
            <w:ins w:id="12333" w:author="Сатлер Марина Викторовна" w:date="2024-07-05T17:34:00Z">
              <w:r w:rsidRPr="007036CE">
                <w:t>.</w:t>
              </w:r>
            </w:ins>
          </w:p>
          <w:p w14:paraId="138A7C35" w14:textId="77777777" w:rsidR="00B40E84" w:rsidRPr="007036CE" w:rsidRDefault="00B40E84" w:rsidP="001F4214">
            <w:pPr>
              <w:pStyle w:val="GOSTTablenorm"/>
              <w:rPr>
                <w:ins w:id="12334" w:author="Сатлер Марина Викторовна" w:date="2024-07-05T17:34:00Z"/>
              </w:rPr>
            </w:pPr>
          </w:p>
          <w:p w14:paraId="42CBBEE4" w14:textId="4356573C" w:rsidR="00194707" w:rsidRPr="007036CE" w:rsidRDefault="00194707" w:rsidP="001F4214">
            <w:pPr>
              <w:pStyle w:val="GOSTTablenorm"/>
              <w:rPr>
                <w:szCs w:val="22"/>
              </w:rPr>
            </w:pPr>
            <w:r w:rsidRPr="007036CE">
              <w:rPr>
                <w:szCs w:val="22"/>
              </w:rPr>
              <w:t xml:space="preserve">Сумма передается в единицах валюты с точностью 2 знака после запятой </w:t>
            </w:r>
            <w:r w:rsidR="00CC2920" w:rsidRPr="007036CE">
              <w:t>–</w:t>
            </w:r>
            <w:r w:rsidRPr="007036CE">
              <w:rPr>
                <w:szCs w:val="22"/>
              </w:rPr>
              <w:t xml:space="preserve"> необходимо конвертировать в минимальные единицы валюты (для данного типа документов умножить на 100)</w:t>
            </w:r>
          </w:p>
        </w:tc>
      </w:tr>
      <w:tr w:rsidR="00194707" w:rsidRPr="007036CE" w14:paraId="34448524" w14:textId="77777777" w:rsidTr="00B0621B">
        <w:tc>
          <w:tcPr>
            <w:tcW w:w="1105" w:type="pct"/>
          </w:tcPr>
          <w:p w14:paraId="15BD8C09" w14:textId="77777777" w:rsidR="00194707" w:rsidRPr="007036CE" w:rsidRDefault="00194707" w:rsidP="00194707">
            <w:pPr>
              <w:pStyle w:val="GOSTTablenorm"/>
              <w:rPr>
                <w:szCs w:val="22"/>
              </w:rPr>
            </w:pPr>
            <w:ins w:id="12335" w:author="Сатлер Марина Викторовна" w:date="2024-02-13T15:53:00Z">
              <w:r w:rsidRPr="007036CE">
                <w:lastRenderedPageBreak/>
                <w:t>Сумма_третий_плановый_руб</w:t>
              </w:r>
            </w:ins>
          </w:p>
        </w:tc>
        <w:tc>
          <w:tcPr>
            <w:tcW w:w="302" w:type="pct"/>
          </w:tcPr>
          <w:p w14:paraId="23B1FD94" w14:textId="77777777" w:rsidR="00194707" w:rsidRPr="007036CE" w:rsidRDefault="00194707" w:rsidP="00194707">
            <w:pPr>
              <w:pStyle w:val="GOSTTablenorm"/>
              <w:rPr>
                <w:szCs w:val="22"/>
              </w:rPr>
            </w:pPr>
            <w:r w:rsidRPr="007036CE">
              <w:rPr>
                <w:szCs w:val="22"/>
              </w:rPr>
              <w:t>Да</w:t>
            </w:r>
          </w:p>
        </w:tc>
        <w:tc>
          <w:tcPr>
            <w:tcW w:w="1105" w:type="pct"/>
          </w:tcPr>
          <w:p w14:paraId="7E59D51A" w14:textId="77777777" w:rsidR="00194707" w:rsidRPr="007036CE" w:rsidRDefault="00194707" w:rsidP="00194707">
            <w:pPr>
              <w:pStyle w:val="GOSTTablenorm"/>
              <w:rPr>
                <w:szCs w:val="22"/>
              </w:rPr>
            </w:pPr>
            <w:ins w:id="12336" w:author="Сатлер Марина Викторовна" w:date="2024-02-13T15:54:00Z">
              <w:r w:rsidRPr="007036CE">
                <w:t>Сумма на третий год планового периода</w:t>
              </w:r>
            </w:ins>
          </w:p>
        </w:tc>
        <w:tc>
          <w:tcPr>
            <w:tcW w:w="1105" w:type="pct"/>
          </w:tcPr>
          <w:p w14:paraId="57514B71" w14:textId="77777777" w:rsidR="00194707" w:rsidRPr="007036CE" w:rsidRDefault="00194707" w:rsidP="00B40E84">
            <w:pPr>
              <w:pStyle w:val="GOSTTablenorm"/>
              <w:rPr>
                <w:szCs w:val="24"/>
                <w:lang w:val="en-US"/>
              </w:rPr>
            </w:pPr>
            <w:ins w:id="12337" w:author="Сатлер Марина Викторовна" w:date="2024-04-16T11:18:00Z">
              <w:r w:rsidRPr="007036CE">
                <w:rPr>
                  <w:b/>
                  <w:szCs w:val="24"/>
                  <w:lang w:val="en-US"/>
                </w:rPr>
                <w:t>SECTION_1</w:t>
              </w:r>
              <w:r w:rsidRPr="007036CE">
                <w:rPr>
                  <w:b/>
                  <w:szCs w:val="24"/>
                </w:rPr>
                <w:t>:</w:t>
              </w:r>
            </w:ins>
            <w:ins w:id="12338" w:author="Сатлер Марина Викторовна" w:date="2024-02-13T15:54:00Z">
              <w:r w:rsidRPr="007036CE">
                <w:t>SUM_</w:t>
              </w:r>
            </w:ins>
            <w:ins w:id="12339" w:author="Сатлер Марина Викторовна" w:date="2024-07-05T17:36:00Z">
              <w:r w:rsidR="00B40E84" w:rsidRPr="007036CE">
                <w:t>3</w:t>
              </w:r>
            </w:ins>
          </w:p>
        </w:tc>
        <w:tc>
          <w:tcPr>
            <w:tcW w:w="1383" w:type="pct"/>
          </w:tcPr>
          <w:p w14:paraId="64C817C6" w14:textId="77777777" w:rsidR="00B40E84" w:rsidRPr="007036CE" w:rsidRDefault="00B40E84" w:rsidP="00B40E84">
            <w:pPr>
              <w:pStyle w:val="GOSTTablenorm"/>
              <w:rPr>
                <w:ins w:id="12340" w:author="Сатлер Марина Викторовна" w:date="2024-07-05T17:36:00Z"/>
              </w:rPr>
            </w:pPr>
            <w:ins w:id="12341" w:author="Сатлер Марина Викторовна" w:date="2024-07-05T17:36:00Z">
              <w:r w:rsidRPr="007036CE">
                <w:t>Если значение признака «НБЦ» соответствует «0», то указывается «0».</w:t>
              </w:r>
            </w:ins>
          </w:p>
          <w:p w14:paraId="6B44EC15" w14:textId="77777777" w:rsidR="00B40E84" w:rsidRPr="007036CE" w:rsidRDefault="00B40E84" w:rsidP="00B40E84">
            <w:pPr>
              <w:pStyle w:val="GOSTTablenorm"/>
              <w:rPr>
                <w:ins w:id="12342" w:author="Сатлер Марина Викторовна" w:date="2024-07-05T17:37:00Z"/>
              </w:rPr>
            </w:pPr>
          </w:p>
          <w:p w14:paraId="4E21C3B6" w14:textId="77777777" w:rsidR="00B40E84" w:rsidRPr="007036CE" w:rsidRDefault="00B40E84" w:rsidP="00B40E84">
            <w:pPr>
              <w:pStyle w:val="GOSTTablenorm"/>
              <w:rPr>
                <w:ins w:id="12343" w:author="Сатлер Марина Викторовна" w:date="2024-07-05T17:37:00Z"/>
              </w:rPr>
            </w:pPr>
            <w:ins w:id="12344" w:author="Сатлер Марина Викторовна" w:date="2024-07-05T17:37:00Z">
              <w:r w:rsidRPr="007036CE">
                <w:t>Если значение признака «НБЦ» соответствует «1», то заполняется из тега</w:t>
              </w:r>
              <w:r w:rsidRPr="007036CE">
                <w:rPr>
                  <w:szCs w:val="22"/>
                </w:rPr>
                <w:t xml:space="preserve"> </w:t>
              </w:r>
              <w:r w:rsidRPr="007036CE">
                <w:rPr>
                  <w:b/>
                  <w:lang w:val="en-US"/>
                </w:rPr>
                <w:t>SECTION</w:t>
              </w:r>
              <w:r w:rsidRPr="007036CE">
                <w:rPr>
                  <w:b/>
                </w:rPr>
                <w:t>_1:</w:t>
              </w:r>
              <w:r w:rsidRPr="007036CE">
                <w:rPr>
                  <w:lang w:val="en-US"/>
                </w:rPr>
                <w:t>SUM</w:t>
              </w:r>
              <w:r w:rsidRPr="007036CE">
                <w:t>_3.</w:t>
              </w:r>
            </w:ins>
          </w:p>
          <w:p w14:paraId="005DEE1E" w14:textId="77777777" w:rsidR="00B40E84" w:rsidRPr="007036CE" w:rsidRDefault="00B40E84" w:rsidP="00B40E84">
            <w:pPr>
              <w:pStyle w:val="GOSTTablenorm"/>
              <w:rPr>
                <w:ins w:id="12345" w:author="Сатлер Марина Викторовна" w:date="2024-07-05T17:36:00Z"/>
              </w:rPr>
            </w:pPr>
          </w:p>
          <w:p w14:paraId="2E84B5F0" w14:textId="34A4F8AA" w:rsidR="00194707" w:rsidRPr="007036CE" w:rsidRDefault="00194707" w:rsidP="00194707">
            <w:pPr>
              <w:pStyle w:val="GOSTTablenorm"/>
              <w:rPr>
                <w:szCs w:val="22"/>
              </w:rPr>
            </w:pPr>
            <w:r w:rsidRPr="007036CE">
              <w:rPr>
                <w:szCs w:val="22"/>
              </w:rPr>
              <w:t xml:space="preserve">Сумма передается в единицах валюты с точностью 2 знака после запятой </w:t>
            </w:r>
            <w:r w:rsidR="00CC2920" w:rsidRPr="007036CE">
              <w:t>–</w:t>
            </w:r>
            <w:r w:rsidRPr="007036CE">
              <w:rPr>
                <w:szCs w:val="22"/>
              </w:rPr>
              <w:t xml:space="preserve"> необходимо конвертировать в минимальные единицы валюты (для данного типа документов умножить на 100)</w:t>
            </w:r>
          </w:p>
        </w:tc>
      </w:tr>
    </w:tbl>
    <w:p w14:paraId="43B48CD8" w14:textId="67AC5E37" w:rsidR="00586316" w:rsidRPr="007036CE" w:rsidRDefault="009B61E2" w:rsidP="00586316">
      <w:pPr>
        <w:pStyle w:val="GOSTNameTable"/>
      </w:pPr>
      <w:r w:rsidRPr="007036CE">
        <w:rPr>
          <w:noProof/>
        </w:rPr>
        <w:fldChar w:fldCharType="begin"/>
      </w:r>
      <w:r w:rsidRPr="007036CE">
        <w:rPr>
          <w:noProof/>
        </w:rPr>
        <w:instrText xml:space="preserve"> SEQ Таблица \* ARABIC </w:instrText>
      </w:r>
      <w:r w:rsidRPr="007036CE">
        <w:rPr>
          <w:noProof/>
        </w:rPr>
        <w:fldChar w:fldCharType="separate"/>
      </w:r>
      <w:bookmarkStart w:id="12346" w:name="_Ref158218797"/>
      <w:bookmarkStart w:id="12347" w:name="_Toc222928052"/>
      <w:r w:rsidR="00BD74E1">
        <w:rPr>
          <w:noProof/>
        </w:rPr>
        <w:t>79</w:t>
      </w:r>
      <w:bookmarkEnd w:id="12346"/>
      <w:r w:rsidRPr="007036CE">
        <w:rPr>
          <w:noProof/>
        </w:rPr>
        <w:fldChar w:fldCharType="end"/>
      </w:r>
      <w:r w:rsidR="00586316" w:rsidRPr="007036CE">
        <w:t xml:space="preserve"> </w:t>
      </w:r>
      <w:r w:rsidR="00D9309A" w:rsidRPr="007036CE">
        <w:t>–</w:t>
      </w:r>
      <w:r w:rsidR="00586316" w:rsidRPr="007036CE">
        <w:t xml:space="preserve"> Перечень атрибутов, соответствующих типу документа «Бюджетные ассигнования и лимиты бюджетных обязательств в период временного управления федеральным бюджетом» (ф. 0501062) DBD_BA_LBO_TempControl</w:t>
      </w:r>
      <w:bookmarkEnd w:id="12347"/>
    </w:p>
    <w:tbl>
      <w:tblPr>
        <w:tblStyle w:val="GOSTTable"/>
        <w:tblW w:w="5000" w:type="pct"/>
        <w:tblLayout w:type="fixed"/>
        <w:tblLook w:val="07E0" w:firstRow="1" w:lastRow="1" w:firstColumn="1" w:lastColumn="1" w:noHBand="1" w:noVBand="1"/>
      </w:tblPr>
      <w:tblGrid>
        <w:gridCol w:w="3486"/>
        <w:gridCol w:w="955"/>
        <w:gridCol w:w="3486"/>
        <w:gridCol w:w="3486"/>
        <w:gridCol w:w="4347"/>
      </w:tblGrid>
      <w:tr w:rsidR="00586316" w:rsidRPr="007036CE" w14:paraId="6F5F4E24" w14:textId="77777777" w:rsidTr="00B0621B">
        <w:trPr>
          <w:cnfStyle w:val="100000000000" w:firstRow="1" w:lastRow="0" w:firstColumn="0" w:lastColumn="0" w:oddVBand="0" w:evenVBand="0" w:oddHBand="0" w:evenHBand="0" w:firstRowFirstColumn="0" w:firstRowLastColumn="0" w:lastRowFirstColumn="0" w:lastRowLastColumn="0"/>
        </w:trPr>
        <w:tc>
          <w:tcPr>
            <w:tcW w:w="1106" w:type="pct"/>
            <w:hideMark/>
          </w:tcPr>
          <w:p w14:paraId="008C2159" w14:textId="77777777" w:rsidR="00586316" w:rsidRPr="007036CE" w:rsidRDefault="00586316" w:rsidP="00586316">
            <w:pPr>
              <w:pStyle w:val="GOSTTableHead"/>
              <w:rPr>
                <w:szCs w:val="22"/>
              </w:rPr>
            </w:pPr>
            <w:r w:rsidRPr="007036CE">
              <w:rPr>
                <w:szCs w:val="22"/>
              </w:rPr>
              <w:t>Наименование атрибута</w:t>
            </w:r>
          </w:p>
        </w:tc>
        <w:tc>
          <w:tcPr>
            <w:tcW w:w="303" w:type="pct"/>
            <w:hideMark/>
          </w:tcPr>
          <w:p w14:paraId="1AE815DF" w14:textId="77777777" w:rsidR="00586316" w:rsidRPr="007036CE" w:rsidRDefault="00586316" w:rsidP="00586316">
            <w:pPr>
              <w:pStyle w:val="GOSTTableHead"/>
              <w:rPr>
                <w:szCs w:val="22"/>
              </w:rPr>
            </w:pPr>
            <w:r w:rsidRPr="007036CE">
              <w:rPr>
                <w:szCs w:val="22"/>
              </w:rPr>
              <w:t>Вычисляемый атрибут</w:t>
            </w:r>
          </w:p>
        </w:tc>
        <w:tc>
          <w:tcPr>
            <w:tcW w:w="1106" w:type="pct"/>
            <w:hideMark/>
          </w:tcPr>
          <w:p w14:paraId="549BCAE0" w14:textId="77777777" w:rsidR="00586316" w:rsidRPr="007036CE" w:rsidRDefault="00586316" w:rsidP="00586316">
            <w:pPr>
              <w:pStyle w:val="GOSTTableHead"/>
              <w:rPr>
                <w:szCs w:val="22"/>
              </w:rPr>
            </w:pPr>
            <w:r w:rsidRPr="007036CE">
              <w:rPr>
                <w:szCs w:val="22"/>
              </w:rPr>
              <w:t>Описание атрибута</w:t>
            </w:r>
          </w:p>
        </w:tc>
        <w:tc>
          <w:tcPr>
            <w:tcW w:w="1106" w:type="pct"/>
            <w:hideMark/>
          </w:tcPr>
          <w:p w14:paraId="77C2E7EC" w14:textId="77777777" w:rsidR="00586316" w:rsidRPr="007036CE" w:rsidRDefault="00586316" w:rsidP="00586316">
            <w:pPr>
              <w:pStyle w:val="GOSTTableHead"/>
              <w:rPr>
                <w:szCs w:val="22"/>
              </w:rPr>
            </w:pPr>
            <w:r w:rsidRPr="007036CE">
              <w:rPr>
                <w:szCs w:val="22"/>
              </w:rPr>
              <w:t>Реквизит документа (наименование тега)</w:t>
            </w:r>
          </w:p>
        </w:tc>
        <w:tc>
          <w:tcPr>
            <w:tcW w:w="1379" w:type="pct"/>
            <w:hideMark/>
          </w:tcPr>
          <w:p w14:paraId="0B484A84" w14:textId="77777777" w:rsidR="00586316" w:rsidRPr="007036CE" w:rsidRDefault="00586316" w:rsidP="00586316">
            <w:pPr>
              <w:pStyle w:val="GOSTTableHead"/>
              <w:rPr>
                <w:szCs w:val="22"/>
              </w:rPr>
            </w:pPr>
            <w:r w:rsidRPr="007036CE">
              <w:rPr>
                <w:szCs w:val="22"/>
              </w:rPr>
              <w:t>Алгоритм вычисления</w:t>
            </w:r>
          </w:p>
        </w:tc>
      </w:tr>
      <w:tr w:rsidR="00586316" w:rsidRPr="007036CE" w14:paraId="32EB1738" w14:textId="77777777" w:rsidTr="00B0621B">
        <w:tc>
          <w:tcPr>
            <w:tcW w:w="1106" w:type="pct"/>
          </w:tcPr>
          <w:p w14:paraId="3645B104" w14:textId="77777777" w:rsidR="00586316" w:rsidRPr="007036CE" w:rsidRDefault="00586316" w:rsidP="00586316">
            <w:pPr>
              <w:pStyle w:val="GOSTTablenorm"/>
              <w:rPr>
                <w:szCs w:val="22"/>
                <w:lang w:val="en-US"/>
              </w:rPr>
            </w:pPr>
            <w:r w:rsidRPr="007036CE">
              <w:rPr>
                <w:szCs w:val="22"/>
              </w:rPr>
              <w:t>Номер_документа</w:t>
            </w:r>
            <w:r w:rsidR="00142CBB" w:rsidRPr="007036CE">
              <w:rPr>
                <w:szCs w:val="22"/>
                <w:lang w:val="en-US"/>
              </w:rPr>
              <w:t>*</w:t>
            </w:r>
          </w:p>
        </w:tc>
        <w:tc>
          <w:tcPr>
            <w:tcW w:w="303" w:type="pct"/>
          </w:tcPr>
          <w:p w14:paraId="2AA4BCB2" w14:textId="77777777" w:rsidR="00586316" w:rsidRPr="007036CE" w:rsidRDefault="00586316" w:rsidP="00586316">
            <w:pPr>
              <w:pStyle w:val="GOSTTablenorm"/>
              <w:rPr>
                <w:szCs w:val="22"/>
              </w:rPr>
            </w:pPr>
            <w:r w:rsidRPr="007036CE">
              <w:rPr>
                <w:szCs w:val="22"/>
              </w:rPr>
              <w:t>Нет</w:t>
            </w:r>
          </w:p>
        </w:tc>
        <w:tc>
          <w:tcPr>
            <w:tcW w:w="1106" w:type="pct"/>
          </w:tcPr>
          <w:p w14:paraId="0CE7D521" w14:textId="77777777" w:rsidR="00586316" w:rsidRPr="007036CE" w:rsidRDefault="00586316" w:rsidP="00586316">
            <w:pPr>
              <w:pStyle w:val="GOSTTablenorm"/>
              <w:rPr>
                <w:szCs w:val="22"/>
              </w:rPr>
            </w:pPr>
            <w:r w:rsidRPr="007036CE">
              <w:rPr>
                <w:szCs w:val="22"/>
              </w:rPr>
              <w:t>Номер документа</w:t>
            </w:r>
          </w:p>
        </w:tc>
        <w:tc>
          <w:tcPr>
            <w:tcW w:w="1106" w:type="pct"/>
          </w:tcPr>
          <w:p w14:paraId="34E80C02" w14:textId="77777777" w:rsidR="00586316" w:rsidRPr="007036CE" w:rsidRDefault="00586316" w:rsidP="00586316">
            <w:pPr>
              <w:pStyle w:val="GOSTTablenorm"/>
              <w:rPr>
                <w:szCs w:val="22"/>
              </w:rPr>
            </w:pPr>
            <w:r w:rsidRPr="007036CE">
              <w:rPr>
                <w:szCs w:val="22"/>
                <w:lang w:val="en-US"/>
              </w:rPr>
              <w:t>NUM_DOC</w:t>
            </w:r>
          </w:p>
        </w:tc>
        <w:tc>
          <w:tcPr>
            <w:tcW w:w="1379" w:type="pct"/>
          </w:tcPr>
          <w:p w14:paraId="45218B55" w14:textId="77777777" w:rsidR="00586316" w:rsidRPr="007036CE" w:rsidRDefault="00586316" w:rsidP="00586316">
            <w:pPr>
              <w:pStyle w:val="GOSTTablenorm"/>
            </w:pPr>
            <w:r w:rsidRPr="007036CE">
              <w:t>-</w:t>
            </w:r>
          </w:p>
        </w:tc>
      </w:tr>
      <w:tr w:rsidR="00586316" w:rsidRPr="007036CE" w14:paraId="2FF0FA82" w14:textId="77777777" w:rsidTr="00B0621B">
        <w:tc>
          <w:tcPr>
            <w:tcW w:w="1106" w:type="pct"/>
          </w:tcPr>
          <w:p w14:paraId="7FE682ED" w14:textId="77777777" w:rsidR="00586316" w:rsidRPr="007036CE" w:rsidRDefault="00586316" w:rsidP="00586316">
            <w:pPr>
              <w:pStyle w:val="GOSTTablenorm"/>
              <w:rPr>
                <w:szCs w:val="22"/>
                <w:lang w:val="en-US"/>
              </w:rPr>
            </w:pPr>
            <w:r w:rsidRPr="007036CE">
              <w:rPr>
                <w:szCs w:val="22"/>
              </w:rPr>
              <w:t>Дата_документа</w:t>
            </w:r>
            <w:r w:rsidR="00142CBB" w:rsidRPr="007036CE">
              <w:rPr>
                <w:szCs w:val="22"/>
                <w:lang w:val="en-US"/>
              </w:rPr>
              <w:t>*</w:t>
            </w:r>
          </w:p>
        </w:tc>
        <w:tc>
          <w:tcPr>
            <w:tcW w:w="303" w:type="pct"/>
          </w:tcPr>
          <w:p w14:paraId="4939B828" w14:textId="77777777" w:rsidR="00586316" w:rsidRPr="007036CE" w:rsidRDefault="00586316" w:rsidP="00586316">
            <w:pPr>
              <w:pStyle w:val="GOSTTablenorm"/>
              <w:rPr>
                <w:szCs w:val="22"/>
              </w:rPr>
            </w:pPr>
            <w:r w:rsidRPr="007036CE">
              <w:rPr>
                <w:szCs w:val="22"/>
              </w:rPr>
              <w:t>Нет</w:t>
            </w:r>
          </w:p>
        </w:tc>
        <w:tc>
          <w:tcPr>
            <w:tcW w:w="1106" w:type="pct"/>
          </w:tcPr>
          <w:p w14:paraId="465AAC53" w14:textId="77777777" w:rsidR="00586316" w:rsidRPr="007036CE" w:rsidRDefault="00586316" w:rsidP="00586316">
            <w:pPr>
              <w:pStyle w:val="GOSTTablenorm"/>
              <w:rPr>
                <w:szCs w:val="22"/>
              </w:rPr>
            </w:pPr>
            <w:r w:rsidRPr="007036CE">
              <w:rPr>
                <w:szCs w:val="22"/>
              </w:rPr>
              <w:t>Дата документа</w:t>
            </w:r>
          </w:p>
        </w:tc>
        <w:tc>
          <w:tcPr>
            <w:tcW w:w="1106" w:type="pct"/>
          </w:tcPr>
          <w:p w14:paraId="1F91C52B" w14:textId="77777777" w:rsidR="00586316" w:rsidRPr="007036CE" w:rsidRDefault="00586316" w:rsidP="00586316">
            <w:pPr>
              <w:pStyle w:val="GOSTTablenorm"/>
              <w:rPr>
                <w:szCs w:val="22"/>
              </w:rPr>
            </w:pPr>
            <w:r w:rsidRPr="007036CE">
              <w:rPr>
                <w:szCs w:val="22"/>
                <w:lang w:val="en-US"/>
              </w:rPr>
              <w:t>DATE_DOC</w:t>
            </w:r>
          </w:p>
        </w:tc>
        <w:tc>
          <w:tcPr>
            <w:tcW w:w="1379" w:type="pct"/>
          </w:tcPr>
          <w:p w14:paraId="3645D45E" w14:textId="77777777" w:rsidR="00586316" w:rsidRPr="007036CE" w:rsidRDefault="00586316" w:rsidP="00586316">
            <w:pPr>
              <w:pStyle w:val="GOSTTablenorm"/>
            </w:pPr>
            <w:r w:rsidRPr="007036CE">
              <w:t>-</w:t>
            </w:r>
          </w:p>
        </w:tc>
      </w:tr>
      <w:tr w:rsidR="00586316" w:rsidRPr="007036CE" w14:paraId="5316B964" w14:textId="77777777" w:rsidTr="00B0621B">
        <w:tc>
          <w:tcPr>
            <w:tcW w:w="1106" w:type="pct"/>
          </w:tcPr>
          <w:p w14:paraId="4AC71755" w14:textId="77777777" w:rsidR="00586316" w:rsidRPr="007036CE" w:rsidRDefault="00586316" w:rsidP="00586316">
            <w:pPr>
              <w:pStyle w:val="GOSTTablenorm"/>
              <w:rPr>
                <w:szCs w:val="22"/>
              </w:rPr>
            </w:pPr>
            <w:r w:rsidRPr="007036CE">
              <w:rPr>
                <w:szCs w:val="22"/>
              </w:rPr>
              <w:t>Вид_документа</w:t>
            </w:r>
          </w:p>
        </w:tc>
        <w:tc>
          <w:tcPr>
            <w:tcW w:w="303" w:type="pct"/>
          </w:tcPr>
          <w:p w14:paraId="52D6E401" w14:textId="77777777" w:rsidR="00586316" w:rsidRPr="007036CE" w:rsidRDefault="00586316" w:rsidP="00586316">
            <w:pPr>
              <w:pStyle w:val="GOSTTablenorm"/>
              <w:rPr>
                <w:szCs w:val="22"/>
              </w:rPr>
            </w:pPr>
            <w:r w:rsidRPr="007036CE">
              <w:t>Нет</w:t>
            </w:r>
          </w:p>
        </w:tc>
        <w:tc>
          <w:tcPr>
            <w:tcW w:w="1106" w:type="pct"/>
          </w:tcPr>
          <w:p w14:paraId="18F5E92F" w14:textId="77777777" w:rsidR="00586316" w:rsidRPr="007036CE" w:rsidRDefault="00586316" w:rsidP="00586316">
            <w:pPr>
              <w:pStyle w:val="GOSTTablenorm"/>
              <w:rPr>
                <w:szCs w:val="22"/>
              </w:rPr>
            </w:pPr>
            <w:r w:rsidRPr="007036CE">
              <w:t>Вид документа</w:t>
            </w:r>
          </w:p>
        </w:tc>
        <w:tc>
          <w:tcPr>
            <w:tcW w:w="1106" w:type="pct"/>
          </w:tcPr>
          <w:p w14:paraId="2CFF7C5A" w14:textId="77777777" w:rsidR="00586316" w:rsidRPr="007036CE" w:rsidRDefault="00586316" w:rsidP="00586316">
            <w:pPr>
              <w:pStyle w:val="GOSTTablenorm"/>
              <w:rPr>
                <w:szCs w:val="22"/>
                <w:lang w:val="en-US"/>
              </w:rPr>
            </w:pPr>
            <w:r w:rsidRPr="007036CE">
              <w:rPr>
                <w:szCs w:val="22"/>
                <w:lang w:val="en-US"/>
              </w:rPr>
              <w:t>DOC_TYPE</w:t>
            </w:r>
          </w:p>
        </w:tc>
        <w:tc>
          <w:tcPr>
            <w:tcW w:w="1379" w:type="pct"/>
          </w:tcPr>
          <w:p w14:paraId="60525F16" w14:textId="77777777" w:rsidR="00586316" w:rsidRPr="007036CE" w:rsidRDefault="00586316" w:rsidP="00586316">
            <w:pPr>
              <w:pStyle w:val="GOSTTablenorm"/>
            </w:pPr>
            <w:r w:rsidRPr="007036CE">
              <w:t>-</w:t>
            </w:r>
          </w:p>
        </w:tc>
      </w:tr>
      <w:tr w:rsidR="00586316" w:rsidRPr="007036CE" w14:paraId="65C9772E" w14:textId="77777777" w:rsidTr="00B0621B">
        <w:tc>
          <w:tcPr>
            <w:tcW w:w="1106" w:type="pct"/>
          </w:tcPr>
          <w:p w14:paraId="29D30879" w14:textId="77777777" w:rsidR="00586316" w:rsidRPr="007036CE" w:rsidRDefault="00586316" w:rsidP="00586316">
            <w:pPr>
              <w:pStyle w:val="GOSTTablenorm"/>
              <w:rPr>
                <w:szCs w:val="22"/>
              </w:rPr>
            </w:pPr>
            <w:r w:rsidRPr="007036CE">
              <w:rPr>
                <w:szCs w:val="22"/>
              </w:rPr>
              <w:t>Уровень_конфиденциальности</w:t>
            </w:r>
          </w:p>
        </w:tc>
        <w:tc>
          <w:tcPr>
            <w:tcW w:w="303" w:type="pct"/>
          </w:tcPr>
          <w:p w14:paraId="1FF8C6F3" w14:textId="77777777" w:rsidR="00586316" w:rsidRPr="007036CE" w:rsidRDefault="00586316" w:rsidP="00586316">
            <w:pPr>
              <w:pStyle w:val="GOSTTablenorm"/>
              <w:rPr>
                <w:szCs w:val="22"/>
              </w:rPr>
            </w:pPr>
            <w:r w:rsidRPr="007036CE">
              <w:rPr>
                <w:szCs w:val="22"/>
              </w:rPr>
              <w:t>Нет</w:t>
            </w:r>
          </w:p>
        </w:tc>
        <w:tc>
          <w:tcPr>
            <w:tcW w:w="1106" w:type="pct"/>
          </w:tcPr>
          <w:p w14:paraId="25F52C93" w14:textId="77777777" w:rsidR="00586316" w:rsidRPr="007036CE" w:rsidRDefault="00586316" w:rsidP="00586316">
            <w:pPr>
              <w:pStyle w:val="GOSTTablenorm"/>
              <w:rPr>
                <w:szCs w:val="22"/>
              </w:rPr>
            </w:pPr>
            <w:r w:rsidRPr="007036CE">
              <w:rPr>
                <w:szCs w:val="22"/>
              </w:rPr>
              <w:t>Уровень конфиденциальности</w:t>
            </w:r>
          </w:p>
        </w:tc>
        <w:tc>
          <w:tcPr>
            <w:tcW w:w="1106" w:type="pct"/>
          </w:tcPr>
          <w:p w14:paraId="49BBC424" w14:textId="77777777" w:rsidR="00586316" w:rsidRPr="007036CE" w:rsidRDefault="00586316" w:rsidP="00586316">
            <w:pPr>
              <w:pStyle w:val="GOSTTablenorm"/>
              <w:rPr>
                <w:szCs w:val="22"/>
                <w:lang w:val="en-US"/>
              </w:rPr>
            </w:pPr>
            <w:r w:rsidRPr="007036CE">
              <w:rPr>
                <w:szCs w:val="22"/>
                <w:lang w:val="en-US"/>
              </w:rPr>
              <w:t>ACCESSLEVEL</w:t>
            </w:r>
          </w:p>
        </w:tc>
        <w:tc>
          <w:tcPr>
            <w:tcW w:w="1379" w:type="pct"/>
          </w:tcPr>
          <w:p w14:paraId="43607085" w14:textId="77777777" w:rsidR="00586316" w:rsidRPr="007036CE" w:rsidRDefault="00586316" w:rsidP="00586316">
            <w:pPr>
              <w:pStyle w:val="GOSTTablenorm"/>
              <w:rPr>
                <w:szCs w:val="22"/>
              </w:rPr>
            </w:pPr>
            <w:r w:rsidRPr="007036CE">
              <w:rPr>
                <w:szCs w:val="22"/>
              </w:rPr>
              <w:t>-</w:t>
            </w:r>
          </w:p>
        </w:tc>
      </w:tr>
      <w:tr w:rsidR="00586316" w:rsidRPr="007036CE" w14:paraId="5AE041E2" w14:textId="77777777" w:rsidTr="00B0621B">
        <w:tc>
          <w:tcPr>
            <w:tcW w:w="1106" w:type="pct"/>
          </w:tcPr>
          <w:p w14:paraId="7CEE09E2" w14:textId="77777777" w:rsidR="00586316" w:rsidRPr="007036CE" w:rsidRDefault="00586316" w:rsidP="00586316">
            <w:pPr>
              <w:pStyle w:val="GOSTTablenorm"/>
              <w:rPr>
                <w:szCs w:val="22"/>
              </w:rPr>
            </w:pPr>
            <w:r w:rsidRPr="007036CE">
              <w:rPr>
                <w:szCs w:val="22"/>
              </w:rPr>
              <w:t>Наименование_документа</w:t>
            </w:r>
          </w:p>
        </w:tc>
        <w:tc>
          <w:tcPr>
            <w:tcW w:w="303" w:type="pct"/>
          </w:tcPr>
          <w:p w14:paraId="52FE0BB3" w14:textId="77777777" w:rsidR="00586316" w:rsidRPr="007036CE" w:rsidRDefault="00586316" w:rsidP="00586316">
            <w:pPr>
              <w:pStyle w:val="GOSTTablenorm"/>
              <w:rPr>
                <w:szCs w:val="22"/>
              </w:rPr>
            </w:pPr>
            <w:r w:rsidRPr="007036CE">
              <w:rPr>
                <w:szCs w:val="22"/>
              </w:rPr>
              <w:t>Да</w:t>
            </w:r>
          </w:p>
        </w:tc>
        <w:tc>
          <w:tcPr>
            <w:tcW w:w="1106" w:type="pct"/>
          </w:tcPr>
          <w:p w14:paraId="7713C1BE" w14:textId="77777777" w:rsidR="00586316" w:rsidRPr="007036CE" w:rsidRDefault="00586316" w:rsidP="00586316">
            <w:pPr>
              <w:pStyle w:val="GOSTTablenorm"/>
              <w:rPr>
                <w:szCs w:val="22"/>
              </w:rPr>
            </w:pPr>
            <w:r w:rsidRPr="007036CE">
              <w:rPr>
                <w:szCs w:val="22"/>
              </w:rPr>
              <w:t>Наименование документа</w:t>
            </w:r>
          </w:p>
        </w:tc>
        <w:tc>
          <w:tcPr>
            <w:tcW w:w="1106" w:type="pct"/>
          </w:tcPr>
          <w:p w14:paraId="4BFC8F8F" w14:textId="77777777" w:rsidR="00586316" w:rsidRPr="007036CE" w:rsidRDefault="00586316" w:rsidP="00586316">
            <w:pPr>
              <w:pStyle w:val="GOSTTablenorm"/>
              <w:rPr>
                <w:szCs w:val="24"/>
              </w:rPr>
            </w:pPr>
            <w:r w:rsidRPr="007036CE">
              <w:rPr>
                <w:szCs w:val="22"/>
              </w:rPr>
              <w:t>-</w:t>
            </w:r>
          </w:p>
        </w:tc>
        <w:tc>
          <w:tcPr>
            <w:tcW w:w="1379" w:type="pct"/>
          </w:tcPr>
          <w:p w14:paraId="331C2C67" w14:textId="77777777" w:rsidR="00586316" w:rsidRPr="007036CE" w:rsidRDefault="00586316" w:rsidP="00363C4B">
            <w:pPr>
              <w:pStyle w:val="GOSTTablenorm"/>
            </w:pPr>
            <w:r w:rsidRPr="007036CE">
              <w:rPr>
                <w:szCs w:val="22"/>
              </w:rPr>
              <w:t xml:space="preserve">Наименование документа определяется по справочнику </w:t>
            </w:r>
            <w:r w:rsidR="00DF7118" w:rsidRPr="007036CE">
              <w:rPr>
                <w:szCs w:val="22"/>
              </w:rPr>
              <w:t>«</w:t>
            </w:r>
            <w:r w:rsidRPr="007036CE">
              <w:rPr>
                <w:szCs w:val="22"/>
              </w:rPr>
              <w:t>Типы документов</w:t>
            </w:r>
            <w:r w:rsidR="00DF7118" w:rsidRPr="007036CE">
              <w:rPr>
                <w:szCs w:val="22"/>
              </w:rPr>
              <w:t xml:space="preserve">» </w:t>
            </w:r>
            <w:r w:rsidRPr="007036CE">
              <w:rPr>
                <w:szCs w:val="22"/>
              </w:rPr>
              <w:t>с помощью значения атрибута Тип_документа (</w:t>
            </w:r>
            <w:r w:rsidRPr="007036CE">
              <w:rPr>
                <w:szCs w:val="22"/>
                <w:lang w:val="en-US"/>
              </w:rPr>
              <w:t>TypeDoc</w:t>
            </w:r>
            <w:r w:rsidRPr="007036CE">
              <w:rPr>
                <w:szCs w:val="22"/>
              </w:rPr>
              <w:t>) из заголовка запроса</w:t>
            </w:r>
          </w:p>
        </w:tc>
      </w:tr>
      <w:tr w:rsidR="00586316" w:rsidRPr="007036CE" w14:paraId="34A9647C" w14:textId="77777777" w:rsidTr="00B0621B">
        <w:tc>
          <w:tcPr>
            <w:tcW w:w="1106" w:type="pct"/>
          </w:tcPr>
          <w:p w14:paraId="684C6C77" w14:textId="77777777" w:rsidR="00586316" w:rsidRPr="007036CE" w:rsidRDefault="00586316" w:rsidP="00586316">
            <w:pPr>
              <w:pStyle w:val="GOSTTablenorm"/>
              <w:rPr>
                <w:szCs w:val="22"/>
              </w:rPr>
            </w:pPr>
            <w:r w:rsidRPr="007036CE">
              <w:rPr>
                <w:szCs w:val="22"/>
              </w:rPr>
              <w:lastRenderedPageBreak/>
              <w:t>Код_валюты</w:t>
            </w:r>
          </w:p>
        </w:tc>
        <w:tc>
          <w:tcPr>
            <w:tcW w:w="303" w:type="pct"/>
          </w:tcPr>
          <w:p w14:paraId="56EA0A9D" w14:textId="77777777" w:rsidR="00586316" w:rsidRPr="007036CE" w:rsidRDefault="00586316" w:rsidP="00586316">
            <w:pPr>
              <w:pStyle w:val="GOSTTablenorm"/>
              <w:rPr>
                <w:szCs w:val="22"/>
              </w:rPr>
            </w:pPr>
            <w:r w:rsidRPr="007036CE">
              <w:rPr>
                <w:szCs w:val="22"/>
              </w:rPr>
              <w:t>Да</w:t>
            </w:r>
          </w:p>
        </w:tc>
        <w:tc>
          <w:tcPr>
            <w:tcW w:w="1106" w:type="pct"/>
          </w:tcPr>
          <w:p w14:paraId="6BA60CC3" w14:textId="77777777" w:rsidR="00586316" w:rsidRPr="007036CE" w:rsidRDefault="00586316" w:rsidP="00586316">
            <w:pPr>
              <w:pStyle w:val="GOSTTablenorm"/>
              <w:rPr>
                <w:szCs w:val="22"/>
              </w:rPr>
            </w:pPr>
            <w:r w:rsidRPr="007036CE">
              <w:rPr>
                <w:szCs w:val="22"/>
              </w:rPr>
              <w:t>Код валюты</w:t>
            </w:r>
          </w:p>
        </w:tc>
        <w:tc>
          <w:tcPr>
            <w:tcW w:w="1106" w:type="pct"/>
          </w:tcPr>
          <w:p w14:paraId="5C448BF9" w14:textId="77777777" w:rsidR="00586316" w:rsidRPr="007036CE" w:rsidRDefault="00586316" w:rsidP="00586316">
            <w:pPr>
              <w:pStyle w:val="GOSTTablenorm"/>
              <w:rPr>
                <w:szCs w:val="24"/>
              </w:rPr>
            </w:pPr>
            <w:r w:rsidRPr="007036CE">
              <w:rPr>
                <w:szCs w:val="22"/>
              </w:rPr>
              <w:t>-</w:t>
            </w:r>
          </w:p>
        </w:tc>
        <w:tc>
          <w:tcPr>
            <w:tcW w:w="1379" w:type="pct"/>
          </w:tcPr>
          <w:p w14:paraId="4CBAC877" w14:textId="77777777" w:rsidR="00586316" w:rsidRPr="007036CE" w:rsidRDefault="00586316" w:rsidP="00586316">
            <w:pPr>
              <w:pStyle w:val="GOSTTablenorm"/>
            </w:pPr>
            <w:r w:rsidRPr="007036CE">
              <w:rPr>
                <w:szCs w:val="22"/>
              </w:rPr>
              <w:t>Указывается значение «643»</w:t>
            </w:r>
          </w:p>
        </w:tc>
      </w:tr>
      <w:tr w:rsidR="00CE3062" w:rsidRPr="007036CE" w14:paraId="0AF784BB" w14:textId="77777777" w:rsidTr="00B0621B">
        <w:trPr>
          <w:ins w:id="12348" w:author="Сатлер Марина Викторовна" w:date="2024-03-20T09:54:00Z"/>
        </w:trPr>
        <w:tc>
          <w:tcPr>
            <w:tcW w:w="1106" w:type="pct"/>
          </w:tcPr>
          <w:p w14:paraId="6180A80F" w14:textId="77777777" w:rsidR="00CE3062" w:rsidRPr="007036CE" w:rsidRDefault="00CE3062" w:rsidP="00CE3062">
            <w:pPr>
              <w:pStyle w:val="GOSTTablenorm"/>
              <w:rPr>
                <w:ins w:id="12349" w:author="Сатлер Марина Викторовна" w:date="2024-03-20T09:54:00Z"/>
                <w:szCs w:val="22"/>
              </w:rPr>
            </w:pPr>
            <w:ins w:id="12350" w:author="Сатлер Марина Викторовна" w:date="2024-03-20T09:54:00Z">
              <w:r w:rsidRPr="007036CE">
                <w:rPr>
                  <w:szCs w:val="22"/>
                </w:rPr>
                <w:t>Код_валюты_учета</w:t>
              </w:r>
            </w:ins>
          </w:p>
        </w:tc>
        <w:tc>
          <w:tcPr>
            <w:tcW w:w="303" w:type="pct"/>
          </w:tcPr>
          <w:p w14:paraId="1FBC3E70" w14:textId="77777777" w:rsidR="00CE3062" w:rsidRPr="007036CE" w:rsidRDefault="00CE3062" w:rsidP="00CE3062">
            <w:pPr>
              <w:pStyle w:val="GOSTTablenorm"/>
              <w:rPr>
                <w:ins w:id="12351" w:author="Сатлер Марина Викторовна" w:date="2024-03-20T09:54:00Z"/>
                <w:szCs w:val="22"/>
              </w:rPr>
            </w:pPr>
            <w:ins w:id="12352" w:author="Сатлер Марина Викторовна" w:date="2024-03-20T09:54:00Z">
              <w:r w:rsidRPr="007036CE">
                <w:rPr>
                  <w:szCs w:val="22"/>
                </w:rPr>
                <w:t>да</w:t>
              </w:r>
            </w:ins>
          </w:p>
        </w:tc>
        <w:tc>
          <w:tcPr>
            <w:tcW w:w="1106" w:type="pct"/>
          </w:tcPr>
          <w:p w14:paraId="13B41340" w14:textId="77777777" w:rsidR="00CE3062" w:rsidRPr="007036CE" w:rsidRDefault="00CE3062" w:rsidP="00CE3062">
            <w:pPr>
              <w:pStyle w:val="GOSTTablenorm"/>
              <w:rPr>
                <w:ins w:id="12353" w:author="Сатлер Марина Викторовна" w:date="2024-03-20T09:54:00Z"/>
                <w:szCs w:val="22"/>
              </w:rPr>
            </w:pPr>
            <w:ins w:id="12354" w:author="Сатлер Марина Викторовна" w:date="2024-03-20T09:54:00Z">
              <w:r w:rsidRPr="007036CE">
                <w:rPr>
                  <w:szCs w:val="22"/>
                </w:rPr>
                <w:t>Код валюты учета по ОКВ</w:t>
              </w:r>
            </w:ins>
          </w:p>
        </w:tc>
        <w:tc>
          <w:tcPr>
            <w:tcW w:w="1106" w:type="pct"/>
          </w:tcPr>
          <w:p w14:paraId="7E533971" w14:textId="77777777" w:rsidR="00CE3062" w:rsidRPr="007036CE" w:rsidRDefault="00CE3062" w:rsidP="00CE3062">
            <w:pPr>
              <w:pStyle w:val="GOSTTablenorm"/>
              <w:rPr>
                <w:ins w:id="12355" w:author="Сатлер Марина Викторовна" w:date="2024-03-20T09:54:00Z"/>
                <w:szCs w:val="22"/>
              </w:rPr>
            </w:pPr>
            <w:ins w:id="12356" w:author="Сатлер Марина Викторовна" w:date="2024-03-20T09:54:00Z">
              <w:r w:rsidRPr="007036CE">
                <w:t>-</w:t>
              </w:r>
            </w:ins>
          </w:p>
        </w:tc>
        <w:tc>
          <w:tcPr>
            <w:tcW w:w="1379" w:type="pct"/>
          </w:tcPr>
          <w:p w14:paraId="59CF90EC" w14:textId="77777777" w:rsidR="00CE3062" w:rsidRPr="007036CE" w:rsidRDefault="00CE3062" w:rsidP="00CE3062">
            <w:pPr>
              <w:pStyle w:val="GOSTTablenorm"/>
              <w:rPr>
                <w:ins w:id="12357" w:author="Сатлер Марина Викторовна" w:date="2024-03-20T09:54:00Z"/>
                <w:szCs w:val="22"/>
              </w:rPr>
            </w:pPr>
            <w:ins w:id="12358" w:author="Сатлер Марина Викторовна" w:date="2024-03-20T09:54:00Z">
              <w:r w:rsidRPr="007036CE">
                <w:t>Указывается значение «643»</w:t>
              </w:r>
            </w:ins>
          </w:p>
        </w:tc>
      </w:tr>
      <w:tr w:rsidR="00CE3062" w:rsidRPr="007036CE" w14:paraId="2A712FBC" w14:textId="77777777" w:rsidTr="00B0621B">
        <w:tc>
          <w:tcPr>
            <w:tcW w:w="1106" w:type="pct"/>
          </w:tcPr>
          <w:p w14:paraId="54ABA8FD" w14:textId="77777777" w:rsidR="00CE3062" w:rsidRPr="007036CE" w:rsidRDefault="00CE3062" w:rsidP="00CE3062">
            <w:pPr>
              <w:pStyle w:val="GOSTTablenorm"/>
              <w:rPr>
                <w:szCs w:val="22"/>
              </w:rPr>
            </w:pPr>
            <w:r w:rsidRPr="007036CE">
              <w:rPr>
                <w:szCs w:val="22"/>
              </w:rPr>
              <w:t>Код_бюджета</w:t>
            </w:r>
          </w:p>
        </w:tc>
        <w:tc>
          <w:tcPr>
            <w:tcW w:w="303" w:type="pct"/>
          </w:tcPr>
          <w:p w14:paraId="587ECE72" w14:textId="77777777" w:rsidR="00CE3062" w:rsidRPr="007036CE" w:rsidRDefault="00CE3062" w:rsidP="00CE3062">
            <w:pPr>
              <w:pStyle w:val="GOSTTablenorm"/>
              <w:rPr>
                <w:szCs w:val="22"/>
              </w:rPr>
            </w:pPr>
            <w:r w:rsidRPr="007036CE">
              <w:rPr>
                <w:szCs w:val="22"/>
              </w:rPr>
              <w:t>Нет</w:t>
            </w:r>
          </w:p>
        </w:tc>
        <w:tc>
          <w:tcPr>
            <w:tcW w:w="1106" w:type="pct"/>
          </w:tcPr>
          <w:p w14:paraId="13C2D1C5" w14:textId="77777777" w:rsidR="00CE3062" w:rsidRPr="007036CE" w:rsidRDefault="00CE3062" w:rsidP="00CE3062">
            <w:pPr>
              <w:pStyle w:val="GOSTTablenorm"/>
              <w:rPr>
                <w:szCs w:val="22"/>
              </w:rPr>
            </w:pPr>
            <w:r w:rsidRPr="007036CE">
              <w:rPr>
                <w:szCs w:val="22"/>
              </w:rPr>
              <w:t>Код бюджета</w:t>
            </w:r>
          </w:p>
        </w:tc>
        <w:tc>
          <w:tcPr>
            <w:tcW w:w="1106" w:type="pct"/>
          </w:tcPr>
          <w:p w14:paraId="33F62AB0" w14:textId="77777777" w:rsidR="00CE3062" w:rsidRPr="007036CE" w:rsidRDefault="00CE3062" w:rsidP="00CE3062">
            <w:pPr>
              <w:pStyle w:val="GOSTTablenorm"/>
              <w:rPr>
                <w:szCs w:val="24"/>
              </w:rPr>
            </w:pPr>
            <w:r w:rsidRPr="007036CE">
              <w:rPr>
                <w:szCs w:val="24"/>
              </w:rPr>
              <w:t>BUDGET_CODE</w:t>
            </w:r>
          </w:p>
        </w:tc>
        <w:tc>
          <w:tcPr>
            <w:tcW w:w="1379" w:type="pct"/>
          </w:tcPr>
          <w:p w14:paraId="05D07DA7" w14:textId="77777777" w:rsidR="00CE3062" w:rsidRPr="007036CE" w:rsidRDefault="00CE3062" w:rsidP="00CE3062">
            <w:pPr>
              <w:pStyle w:val="GOSTTablenorm"/>
            </w:pPr>
          </w:p>
        </w:tc>
      </w:tr>
      <w:tr w:rsidR="00CE3062" w:rsidRPr="007036CE" w14:paraId="414780AE" w14:textId="77777777" w:rsidTr="00B0621B">
        <w:tc>
          <w:tcPr>
            <w:tcW w:w="1106" w:type="pct"/>
          </w:tcPr>
          <w:p w14:paraId="5340FE63" w14:textId="77777777" w:rsidR="00CE3062" w:rsidRPr="007036CE" w:rsidRDefault="00CE3062" w:rsidP="00CE3062">
            <w:pPr>
              <w:pStyle w:val="GOSTTablenorm"/>
              <w:rPr>
                <w:szCs w:val="22"/>
              </w:rPr>
            </w:pPr>
            <w:r w:rsidRPr="007036CE">
              <w:rPr>
                <w:szCs w:val="22"/>
              </w:rPr>
              <w:t>Тип_бюджета</w:t>
            </w:r>
          </w:p>
        </w:tc>
        <w:tc>
          <w:tcPr>
            <w:tcW w:w="303" w:type="pct"/>
          </w:tcPr>
          <w:p w14:paraId="7F6BF38D" w14:textId="77777777" w:rsidR="00CE3062" w:rsidRPr="007036CE" w:rsidRDefault="00CE3062" w:rsidP="00CE3062">
            <w:pPr>
              <w:pStyle w:val="GOSTTablenorm"/>
              <w:rPr>
                <w:szCs w:val="22"/>
              </w:rPr>
            </w:pPr>
            <w:r w:rsidRPr="007036CE">
              <w:rPr>
                <w:szCs w:val="22"/>
              </w:rPr>
              <w:t>Да</w:t>
            </w:r>
          </w:p>
        </w:tc>
        <w:tc>
          <w:tcPr>
            <w:tcW w:w="1106" w:type="pct"/>
          </w:tcPr>
          <w:p w14:paraId="6B6B7563" w14:textId="77777777" w:rsidR="00CE3062" w:rsidRPr="007036CE" w:rsidRDefault="00CE3062" w:rsidP="00CE3062">
            <w:pPr>
              <w:pStyle w:val="GOSTTablenorm"/>
              <w:rPr>
                <w:szCs w:val="22"/>
              </w:rPr>
            </w:pPr>
            <w:r w:rsidRPr="007036CE">
              <w:rPr>
                <w:szCs w:val="22"/>
              </w:rPr>
              <w:t>Тип бюджета</w:t>
            </w:r>
          </w:p>
        </w:tc>
        <w:tc>
          <w:tcPr>
            <w:tcW w:w="1106" w:type="pct"/>
          </w:tcPr>
          <w:p w14:paraId="148338E6" w14:textId="77777777" w:rsidR="00CE3062" w:rsidRPr="007036CE" w:rsidRDefault="00CE3062" w:rsidP="00CE3062">
            <w:pPr>
              <w:pStyle w:val="GOSTTablenorm"/>
              <w:rPr>
                <w:szCs w:val="24"/>
              </w:rPr>
            </w:pPr>
            <w:r w:rsidRPr="007036CE">
              <w:rPr>
                <w:szCs w:val="24"/>
              </w:rPr>
              <w:t>BUDGET_CODE</w:t>
            </w:r>
          </w:p>
        </w:tc>
        <w:tc>
          <w:tcPr>
            <w:tcW w:w="1379" w:type="pct"/>
          </w:tcPr>
          <w:p w14:paraId="092A929F" w14:textId="77777777" w:rsidR="00CE3062" w:rsidRPr="007036CE" w:rsidRDefault="00CE3062" w:rsidP="00CE3062">
            <w:pPr>
              <w:pStyle w:val="GOSTTablenorm"/>
            </w:pPr>
            <w:r w:rsidRPr="007036CE">
              <w:rPr>
                <w:szCs w:val="22"/>
              </w:rPr>
              <w:t>Тип бюджета определяется по справочнику «Бюджеты» (поиск по значению «Код бюджета»)</w:t>
            </w:r>
          </w:p>
        </w:tc>
      </w:tr>
      <w:tr w:rsidR="00CE3062" w:rsidRPr="007036CE" w14:paraId="0198E526" w14:textId="77777777" w:rsidTr="00B0621B">
        <w:tc>
          <w:tcPr>
            <w:tcW w:w="1106" w:type="pct"/>
          </w:tcPr>
          <w:p w14:paraId="6F205F69" w14:textId="77777777" w:rsidR="00CE3062" w:rsidRPr="007036CE" w:rsidRDefault="00CE3062" w:rsidP="00CE3062">
            <w:pPr>
              <w:pStyle w:val="GOSTTablenorm"/>
              <w:rPr>
                <w:szCs w:val="22"/>
              </w:rPr>
            </w:pPr>
            <w:r w:rsidRPr="007036CE">
              <w:rPr>
                <w:szCs w:val="22"/>
              </w:rPr>
              <w:t>Дата_ввода_в_действие</w:t>
            </w:r>
          </w:p>
        </w:tc>
        <w:tc>
          <w:tcPr>
            <w:tcW w:w="303" w:type="pct"/>
          </w:tcPr>
          <w:p w14:paraId="47F934EF" w14:textId="77777777" w:rsidR="00CE3062" w:rsidRPr="007036CE" w:rsidRDefault="00CE3062" w:rsidP="00CE3062">
            <w:pPr>
              <w:pStyle w:val="GOSTTablenorm"/>
              <w:rPr>
                <w:szCs w:val="22"/>
              </w:rPr>
            </w:pPr>
            <w:r w:rsidRPr="007036CE">
              <w:rPr>
                <w:szCs w:val="22"/>
              </w:rPr>
              <w:t>Нет</w:t>
            </w:r>
          </w:p>
        </w:tc>
        <w:tc>
          <w:tcPr>
            <w:tcW w:w="1106" w:type="pct"/>
          </w:tcPr>
          <w:p w14:paraId="3E707CFB" w14:textId="77777777" w:rsidR="00CE3062" w:rsidRPr="007036CE" w:rsidRDefault="00CE3062" w:rsidP="00CE3062">
            <w:pPr>
              <w:pStyle w:val="GOSTTablenorm"/>
              <w:rPr>
                <w:szCs w:val="22"/>
              </w:rPr>
            </w:pPr>
            <w:r w:rsidRPr="007036CE">
              <w:rPr>
                <w:szCs w:val="22"/>
              </w:rPr>
              <w:t>Дата ввода в действие</w:t>
            </w:r>
          </w:p>
        </w:tc>
        <w:tc>
          <w:tcPr>
            <w:tcW w:w="1106" w:type="pct"/>
          </w:tcPr>
          <w:p w14:paraId="7C777FF2" w14:textId="77777777" w:rsidR="00CE3062" w:rsidRPr="007036CE" w:rsidRDefault="00CE3062" w:rsidP="00CE3062">
            <w:pPr>
              <w:pStyle w:val="GOSTTablenorm"/>
              <w:rPr>
                <w:szCs w:val="24"/>
              </w:rPr>
            </w:pPr>
            <w:r w:rsidRPr="007036CE">
              <w:rPr>
                <w:szCs w:val="24"/>
              </w:rPr>
              <w:t>EVENT_DATE</w:t>
            </w:r>
          </w:p>
        </w:tc>
        <w:tc>
          <w:tcPr>
            <w:tcW w:w="1379" w:type="pct"/>
          </w:tcPr>
          <w:p w14:paraId="0F747428" w14:textId="77777777" w:rsidR="00CE3062" w:rsidRPr="007036CE" w:rsidRDefault="00CE3062" w:rsidP="00CE3062">
            <w:pPr>
              <w:pStyle w:val="GOSTTablenorm"/>
            </w:pPr>
            <w:r w:rsidRPr="007036CE">
              <w:t>-</w:t>
            </w:r>
          </w:p>
        </w:tc>
      </w:tr>
      <w:tr w:rsidR="00194707" w:rsidRPr="007036CE" w14:paraId="5FA71CAA" w14:textId="77777777" w:rsidTr="00B0621B">
        <w:trPr>
          <w:ins w:id="12359" w:author="Сатлер Марина Викторовна" w:date="2024-07-05T17:14:00Z"/>
        </w:trPr>
        <w:tc>
          <w:tcPr>
            <w:tcW w:w="1106" w:type="pct"/>
          </w:tcPr>
          <w:p w14:paraId="619B8246" w14:textId="77777777" w:rsidR="00194707" w:rsidRPr="007036CE" w:rsidRDefault="00194707" w:rsidP="00194707">
            <w:pPr>
              <w:pStyle w:val="GOSTTablenorm"/>
              <w:rPr>
                <w:ins w:id="12360" w:author="Сатлер Марина Викторовна" w:date="2024-07-05T17:14:00Z"/>
                <w:szCs w:val="22"/>
              </w:rPr>
            </w:pPr>
            <w:ins w:id="12361" w:author="Сатлер Марина Викторовна" w:date="2024-07-05T17:14:00Z">
              <w:r w:rsidRPr="007036CE">
                <w:t>Новый_бюджетный_цикл</w:t>
              </w:r>
            </w:ins>
          </w:p>
        </w:tc>
        <w:tc>
          <w:tcPr>
            <w:tcW w:w="303" w:type="pct"/>
          </w:tcPr>
          <w:p w14:paraId="25E19C5C" w14:textId="77777777" w:rsidR="00194707" w:rsidRPr="007036CE" w:rsidRDefault="00194707" w:rsidP="00194707">
            <w:pPr>
              <w:pStyle w:val="GOSTTablenorm"/>
              <w:rPr>
                <w:ins w:id="12362" w:author="Сатлер Марина Викторовна" w:date="2024-07-05T17:14:00Z"/>
                <w:szCs w:val="22"/>
              </w:rPr>
            </w:pPr>
            <w:ins w:id="12363" w:author="Сатлер Марина Викторовна" w:date="2024-07-05T17:14:00Z">
              <w:r w:rsidRPr="007036CE">
                <w:rPr>
                  <w:szCs w:val="22"/>
                </w:rPr>
                <w:t>Нет</w:t>
              </w:r>
            </w:ins>
          </w:p>
        </w:tc>
        <w:tc>
          <w:tcPr>
            <w:tcW w:w="1106" w:type="pct"/>
          </w:tcPr>
          <w:p w14:paraId="5B384E10" w14:textId="77777777" w:rsidR="00194707" w:rsidRPr="007036CE" w:rsidRDefault="00194707" w:rsidP="00194707">
            <w:pPr>
              <w:pStyle w:val="GOSTTablenorm"/>
              <w:rPr>
                <w:ins w:id="12364" w:author="Сатлер Марина Викторовна" w:date="2024-07-05T17:14:00Z"/>
                <w:szCs w:val="22"/>
              </w:rPr>
            </w:pPr>
            <w:ins w:id="12365" w:author="Сатлер Марина Викторовна" w:date="2024-07-05T17:14:00Z">
              <w:r w:rsidRPr="007036CE">
                <w:t>Признак «Новый бюджетный цикл»</w:t>
              </w:r>
            </w:ins>
          </w:p>
        </w:tc>
        <w:tc>
          <w:tcPr>
            <w:tcW w:w="1106" w:type="pct"/>
          </w:tcPr>
          <w:p w14:paraId="1A179115" w14:textId="77777777" w:rsidR="00194707" w:rsidRPr="007036CE" w:rsidRDefault="00194707" w:rsidP="00194707">
            <w:pPr>
              <w:pStyle w:val="GOSTTablenorm"/>
              <w:rPr>
                <w:ins w:id="12366" w:author="Сатлер Марина Викторовна" w:date="2024-07-05T17:14:00Z"/>
                <w:szCs w:val="24"/>
              </w:rPr>
            </w:pPr>
            <w:ins w:id="12367" w:author="Сатлер Марина Викторовна" w:date="2024-07-05T17:14:00Z">
              <w:r w:rsidRPr="007036CE">
                <w:rPr>
                  <w:lang w:val="en-US"/>
                </w:rPr>
                <w:t>NBC</w:t>
              </w:r>
            </w:ins>
          </w:p>
        </w:tc>
        <w:tc>
          <w:tcPr>
            <w:tcW w:w="1379" w:type="pct"/>
          </w:tcPr>
          <w:p w14:paraId="1525A13B" w14:textId="77777777" w:rsidR="00194707" w:rsidRPr="007036CE" w:rsidRDefault="00194707" w:rsidP="00194707">
            <w:pPr>
              <w:pStyle w:val="GOSTTablenorm"/>
              <w:rPr>
                <w:ins w:id="12368" w:author="Сатлер Марина Викторовна" w:date="2024-07-05T17:14:00Z"/>
              </w:rPr>
            </w:pPr>
            <w:ins w:id="12369" w:author="Сатлер Марина Викторовна" w:date="2024-07-05T17:14:00Z">
              <w:r w:rsidRPr="007036CE">
                <w:rPr>
                  <w:lang w:val="en-US"/>
                </w:rPr>
                <w:t>-</w:t>
              </w:r>
            </w:ins>
          </w:p>
        </w:tc>
      </w:tr>
      <w:tr w:rsidR="00194707" w:rsidRPr="007036CE" w14:paraId="5727A382" w14:textId="77777777" w:rsidTr="00B0621B">
        <w:tc>
          <w:tcPr>
            <w:tcW w:w="1106" w:type="pct"/>
          </w:tcPr>
          <w:p w14:paraId="2903837F" w14:textId="77777777" w:rsidR="00194707" w:rsidRPr="007036CE" w:rsidRDefault="00194707" w:rsidP="00194707">
            <w:pPr>
              <w:pStyle w:val="GOSTTablenorm"/>
              <w:rPr>
                <w:szCs w:val="22"/>
              </w:rPr>
            </w:pPr>
            <w:ins w:id="12370" w:author="Сатлер Марина Викторовна" w:date="2024-02-13T16:03:00Z">
              <w:r w:rsidRPr="007036CE">
                <w:rPr>
                  <w:szCs w:val="22"/>
                </w:rPr>
                <w:t>Раздел</w:t>
              </w:r>
            </w:ins>
          </w:p>
        </w:tc>
        <w:tc>
          <w:tcPr>
            <w:tcW w:w="303" w:type="pct"/>
          </w:tcPr>
          <w:p w14:paraId="06D85B88" w14:textId="77777777" w:rsidR="00194707" w:rsidRPr="007036CE" w:rsidRDefault="00194707" w:rsidP="00194707">
            <w:pPr>
              <w:pStyle w:val="GOSTTablenorm"/>
              <w:rPr>
                <w:szCs w:val="22"/>
              </w:rPr>
            </w:pPr>
            <w:ins w:id="12371" w:author="Сатлер Марина Викторовна" w:date="2024-02-13T16:03:00Z">
              <w:r w:rsidRPr="007036CE">
                <w:rPr>
                  <w:szCs w:val="22"/>
                </w:rPr>
                <w:t>Нет</w:t>
              </w:r>
            </w:ins>
          </w:p>
        </w:tc>
        <w:tc>
          <w:tcPr>
            <w:tcW w:w="1106" w:type="pct"/>
          </w:tcPr>
          <w:p w14:paraId="353C3351" w14:textId="77777777" w:rsidR="00194707" w:rsidRPr="007036CE" w:rsidRDefault="00194707" w:rsidP="00194707">
            <w:pPr>
              <w:pStyle w:val="GOSTTablenorm"/>
              <w:rPr>
                <w:szCs w:val="22"/>
              </w:rPr>
            </w:pPr>
            <w:ins w:id="12372" w:author="Сатлер Марина Викторовна" w:date="2024-02-13T16:03:00Z">
              <w:r w:rsidRPr="007036CE">
                <w:rPr>
                  <w:szCs w:val="22"/>
                </w:rPr>
                <w:t>Раздел</w:t>
              </w:r>
            </w:ins>
          </w:p>
        </w:tc>
        <w:tc>
          <w:tcPr>
            <w:tcW w:w="1106" w:type="pct"/>
          </w:tcPr>
          <w:p w14:paraId="61898C21" w14:textId="77777777" w:rsidR="00194707" w:rsidRPr="007036CE" w:rsidRDefault="00194707" w:rsidP="00194707">
            <w:pPr>
              <w:pStyle w:val="GOSTTablenorm"/>
              <w:rPr>
                <w:ins w:id="12373" w:author="Сатлер Марина Викторовна" w:date="2024-04-16T11:20:00Z"/>
                <w:szCs w:val="24"/>
                <w:lang w:val="en-US"/>
              </w:rPr>
            </w:pPr>
            <w:ins w:id="12374" w:author="Сатлер Марина Викторовна" w:date="2024-04-16T11:19:00Z">
              <w:r w:rsidRPr="007036CE">
                <w:rPr>
                  <w:b/>
                  <w:szCs w:val="24"/>
                  <w:lang w:val="en-US"/>
                </w:rPr>
                <w:t>SECTION_1:</w:t>
              </w:r>
            </w:ins>
            <w:ins w:id="12375" w:author="Сатлер Марина Викторовна" w:date="2024-02-13T16:03:00Z">
              <w:r w:rsidRPr="007036CE">
                <w:rPr>
                  <w:szCs w:val="24"/>
                  <w:lang w:val="en-US"/>
                </w:rPr>
                <w:t>SECTION_TYPE</w:t>
              </w:r>
            </w:ins>
          </w:p>
          <w:p w14:paraId="74D1C8CB" w14:textId="77777777" w:rsidR="00194707" w:rsidRPr="007036CE" w:rsidRDefault="00194707" w:rsidP="00194707">
            <w:pPr>
              <w:pStyle w:val="GOSTTablenorm"/>
              <w:rPr>
                <w:ins w:id="12376" w:author="Сатлер Марина Викторовна" w:date="2024-04-16T11:21:00Z"/>
                <w:lang w:val="en-US"/>
              </w:rPr>
            </w:pPr>
            <w:ins w:id="12377" w:author="Сатлер Марина Викторовна" w:date="2024-04-16T11:20:00Z">
              <w:r w:rsidRPr="007036CE">
                <w:rPr>
                  <w:b/>
                  <w:szCs w:val="24"/>
                  <w:lang w:val="en-US"/>
                </w:rPr>
                <w:t>SECTION_2:</w:t>
              </w:r>
              <w:r w:rsidRPr="007036CE">
                <w:rPr>
                  <w:lang w:val="en-US"/>
                </w:rPr>
                <w:t>SECTION_TYPE</w:t>
              </w:r>
            </w:ins>
          </w:p>
          <w:p w14:paraId="2F1108C9" w14:textId="77777777" w:rsidR="00194707" w:rsidRPr="007036CE" w:rsidRDefault="00194707" w:rsidP="00194707">
            <w:pPr>
              <w:pStyle w:val="GOSTTablenorm"/>
              <w:rPr>
                <w:szCs w:val="24"/>
              </w:rPr>
            </w:pPr>
            <w:ins w:id="12378" w:author="Сатлер Марина Викторовна" w:date="2024-04-16T11:21:00Z">
              <w:r w:rsidRPr="007036CE">
                <w:rPr>
                  <w:b/>
                  <w:szCs w:val="24"/>
                  <w:lang w:val="en-US"/>
                </w:rPr>
                <w:t>SECTION_3</w:t>
              </w:r>
              <w:r w:rsidRPr="007036CE">
                <w:rPr>
                  <w:b/>
                  <w:szCs w:val="24"/>
                </w:rPr>
                <w:t>:</w:t>
              </w:r>
              <w:r w:rsidRPr="007036CE">
                <w:t>SECTION_TYPE</w:t>
              </w:r>
            </w:ins>
          </w:p>
        </w:tc>
        <w:tc>
          <w:tcPr>
            <w:tcW w:w="1379" w:type="pct"/>
          </w:tcPr>
          <w:p w14:paraId="3B8AD65F" w14:textId="77777777" w:rsidR="00194707" w:rsidRPr="007036CE" w:rsidRDefault="00194707" w:rsidP="00194707">
            <w:pPr>
              <w:pStyle w:val="GOSTTablenorm"/>
              <w:rPr>
                <w:ins w:id="12379" w:author="Сатлер Марина Викторовна" w:date="2024-04-16T11:25:00Z"/>
                <w:szCs w:val="22"/>
              </w:rPr>
            </w:pPr>
            <w:ins w:id="12380" w:author="Сатлер Марина Викторовна" w:date="2024-04-16T11:25:00Z">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t>SECTION_TYPE</w:t>
              </w:r>
            </w:ins>
          </w:p>
          <w:p w14:paraId="584EBBB3" w14:textId="77777777" w:rsidR="00194707" w:rsidRPr="007036CE" w:rsidRDefault="00194707" w:rsidP="00194707">
            <w:pPr>
              <w:pStyle w:val="GOSTTablenorm"/>
              <w:rPr>
                <w:ins w:id="12381" w:author="Сатлер Марина Викторовна" w:date="2024-04-16T11:25:00Z"/>
                <w:szCs w:val="22"/>
              </w:rPr>
            </w:pPr>
            <w:ins w:id="12382" w:author="Сатлер Марина Викторовна" w:date="2024-04-16T11:25:00Z">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t>SECTION_TYPE</w:t>
              </w:r>
            </w:ins>
          </w:p>
          <w:p w14:paraId="5F839CEA" w14:textId="77777777" w:rsidR="00194707" w:rsidRPr="007036CE" w:rsidRDefault="00194707" w:rsidP="00194707">
            <w:pPr>
              <w:pStyle w:val="GOSTTablenorm"/>
            </w:pPr>
            <w:ins w:id="12383" w:author="Сатлер Марина Викторовна" w:date="2024-04-16T11:25:00Z">
              <w:r w:rsidRPr="007036CE">
                <w:t>При обработке раздела 3 заполняется из тега</w:t>
              </w:r>
              <w:r w:rsidRPr="007036CE">
                <w:rPr>
                  <w:b/>
                  <w:szCs w:val="24"/>
                </w:rPr>
                <w:t xml:space="preserve"> </w:t>
              </w:r>
              <w:r w:rsidRPr="007036CE">
                <w:rPr>
                  <w:b/>
                  <w:szCs w:val="24"/>
                  <w:lang w:val="en-US"/>
                </w:rPr>
                <w:t>SECTION</w:t>
              </w:r>
              <w:r w:rsidRPr="007036CE">
                <w:rPr>
                  <w:b/>
                  <w:szCs w:val="24"/>
                </w:rPr>
                <w:t>_3:</w:t>
              </w:r>
              <w:r w:rsidRPr="007036CE">
                <w:t>SECTION_TYPE</w:t>
              </w:r>
            </w:ins>
          </w:p>
        </w:tc>
      </w:tr>
      <w:tr w:rsidR="00194707" w:rsidRPr="007036CE" w14:paraId="40CDE6F4" w14:textId="77777777" w:rsidTr="00B0621B">
        <w:tc>
          <w:tcPr>
            <w:tcW w:w="1106" w:type="pct"/>
          </w:tcPr>
          <w:p w14:paraId="26B89EA6" w14:textId="77777777" w:rsidR="00194707" w:rsidRPr="007036CE" w:rsidRDefault="00194707" w:rsidP="00194707">
            <w:pPr>
              <w:pStyle w:val="GOSTTablenorm"/>
              <w:rPr>
                <w:szCs w:val="22"/>
              </w:rPr>
            </w:pPr>
            <w:r w:rsidRPr="007036CE">
              <w:t>Номер_строки</w:t>
            </w:r>
          </w:p>
        </w:tc>
        <w:tc>
          <w:tcPr>
            <w:tcW w:w="303" w:type="pct"/>
          </w:tcPr>
          <w:p w14:paraId="13AB19C7" w14:textId="77777777" w:rsidR="00194707" w:rsidRPr="007036CE" w:rsidRDefault="00194707" w:rsidP="00194707">
            <w:pPr>
              <w:pStyle w:val="GOSTTablenorm"/>
              <w:rPr>
                <w:szCs w:val="22"/>
              </w:rPr>
            </w:pPr>
            <w:r w:rsidRPr="007036CE">
              <w:t>Нет</w:t>
            </w:r>
          </w:p>
        </w:tc>
        <w:tc>
          <w:tcPr>
            <w:tcW w:w="1106" w:type="pct"/>
          </w:tcPr>
          <w:p w14:paraId="2608A81C" w14:textId="77777777" w:rsidR="00194707" w:rsidRPr="007036CE" w:rsidRDefault="00194707" w:rsidP="00194707">
            <w:pPr>
              <w:pStyle w:val="GOSTTablenorm"/>
              <w:rPr>
                <w:szCs w:val="22"/>
              </w:rPr>
            </w:pPr>
            <w:r w:rsidRPr="007036CE">
              <w:t>Номер строки</w:t>
            </w:r>
          </w:p>
        </w:tc>
        <w:tc>
          <w:tcPr>
            <w:tcW w:w="1106" w:type="pct"/>
          </w:tcPr>
          <w:p w14:paraId="3525F238" w14:textId="77777777" w:rsidR="00194707" w:rsidRPr="007036CE" w:rsidRDefault="00194707" w:rsidP="00194707">
            <w:pPr>
              <w:pStyle w:val="GOSTTablenorm"/>
              <w:rPr>
                <w:ins w:id="12384" w:author="Сатлер Марина Викторовна" w:date="2024-04-16T11:20:00Z"/>
                <w:szCs w:val="24"/>
                <w:lang w:val="en-US"/>
              </w:rPr>
            </w:pPr>
            <w:ins w:id="12385" w:author="Сатлер Марина Викторовна" w:date="2024-04-16T11:19:00Z">
              <w:r w:rsidRPr="007036CE">
                <w:rPr>
                  <w:b/>
                  <w:szCs w:val="24"/>
                  <w:lang w:val="en-US"/>
                </w:rPr>
                <w:t>SECTION_1:</w:t>
              </w:r>
            </w:ins>
            <w:r w:rsidRPr="007036CE">
              <w:rPr>
                <w:szCs w:val="24"/>
                <w:lang w:val="en-US"/>
              </w:rPr>
              <w:t>NUMBROW</w:t>
            </w:r>
          </w:p>
          <w:p w14:paraId="0BCA2317" w14:textId="77777777" w:rsidR="00194707" w:rsidRPr="007036CE" w:rsidRDefault="00194707" w:rsidP="00194707">
            <w:pPr>
              <w:pStyle w:val="GOSTTablenorm"/>
              <w:rPr>
                <w:ins w:id="12386" w:author="Сатлер Марина Викторовна" w:date="2024-04-16T11:21:00Z"/>
                <w:szCs w:val="24"/>
                <w:lang w:val="en-US"/>
              </w:rPr>
            </w:pPr>
            <w:ins w:id="12387" w:author="Сатлер Марина Викторовна" w:date="2024-04-16T11:20:00Z">
              <w:r w:rsidRPr="007036CE">
                <w:rPr>
                  <w:b/>
                  <w:szCs w:val="24"/>
                  <w:lang w:val="en-US"/>
                </w:rPr>
                <w:t>SECTION_2:</w:t>
              </w:r>
              <w:r w:rsidRPr="007036CE">
                <w:rPr>
                  <w:szCs w:val="24"/>
                  <w:lang w:val="en-US"/>
                </w:rPr>
                <w:t>NUMBROW</w:t>
              </w:r>
            </w:ins>
          </w:p>
          <w:p w14:paraId="64B0ED8A" w14:textId="77777777" w:rsidR="00194707" w:rsidRPr="007036CE" w:rsidRDefault="00194707" w:rsidP="00194707">
            <w:pPr>
              <w:pStyle w:val="GOSTTablenorm"/>
              <w:rPr>
                <w:szCs w:val="24"/>
                <w:lang w:val="en-US"/>
              </w:rPr>
            </w:pPr>
            <w:ins w:id="12388" w:author="Сатлер Марина Викторовна" w:date="2024-04-16T11:21:00Z">
              <w:r w:rsidRPr="007036CE">
                <w:rPr>
                  <w:b/>
                  <w:szCs w:val="24"/>
                  <w:lang w:val="en-US"/>
                </w:rPr>
                <w:t>SECTION_3:</w:t>
              </w:r>
              <w:r w:rsidRPr="007036CE">
                <w:rPr>
                  <w:szCs w:val="24"/>
                  <w:lang w:val="en-US"/>
                </w:rPr>
                <w:t>NUMBROW</w:t>
              </w:r>
            </w:ins>
          </w:p>
        </w:tc>
        <w:tc>
          <w:tcPr>
            <w:tcW w:w="1379" w:type="pct"/>
          </w:tcPr>
          <w:p w14:paraId="7295AC35" w14:textId="77777777" w:rsidR="00194707" w:rsidRPr="007036CE" w:rsidRDefault="00194707" w:rsidP="00194707">
            <w:pPr>
              <w:pStyle w:val="GOSTTablenorm"/>
              <w:rPr>
                <w:ins w:id="12389" w:author="Сатлер Марина Викторовна" w:date="2024-04-16T11:25:00Z"/>
                <w:szCs w:val="22"/>
              </w:rPr>
            </w:pPr>
            <w:ins w:id="12390" w:author="Сатлер Марина Викторовна" w:date="2024-04-16T11:25:00Z">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4"/>
                  <w:lang w:val="en-US"/>
                </w:rPr>
                <w:t>NUMBROW</w:t>
              </w:r>
            </w:ins>
          </w:p>
          <w:p w14:paraId="72FC6EBA" w14:textId="77777777" w:rsidR="00194707" w:rsidRPr="007036CE" w:rsidRDefault="00194707" w:rsidP="00194707">
            <w:pPr>
              <w:pStyle w:val="GOSTTablenorm"/>
              <w:rPr>
                <w:ins w:id="12391" w:author="Сатлер Марина Викторовна" w:date="2024-04-16T11:25:00Z"/>
                <w:szCs w:val="22"/>
              </w:rPr>
            </w:pPr>
            <w:ins w:id="12392" w:author="Сатлер Марина Викторовна" w:date="2024-04-16T11:25:00Z">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4"/>
                  <w:lang w:val="en-US"/>
                </w:rPr>
                <w:t>NUMBROW</w:t>
              </w:r>
            </w:ins>
          </w:p>
          <w:p w14:paraId="5930D0FA" w14:textId="77777777" w:rsidR="00194707" w:rsidRPr="007036CE" w:rsidRDefault="00194707" w:rsidP="00194707">
            <w:pPr>
              <w:pStyle w:val="GOSTTablenorm"/>
            </w:pPr>
            <w:ins w:id="12393" w:author="Сатлер Марина Викторовна" w:date="2024-04-16T11:25:00Z">
              <w:r w:rsidRPr="007036CE">
                <w:t>При обработке раздела 3 заполняется из тега</w:t>
              </w:r>
              <w:r w:rsidRPr="007036CE">
                <w:rPr>
                  <w:b/>
                  <w:szCs w:val="24"/>
                </w:rPr>
                <w:t xml:space="preserve"> </w:t>
              </w:r>
              <w:r w:rsidRPr="007036CE">
                <w:rPr>
                  <w:b/>
                  <w:szCs w:val="24"/>
                  <w:lang w:val="en-US"/>
                </w:rPr>
                <w:t>SECTION</w:t>
              </w:r>
              <w:r w:rsidRPr="007036CE">
                <w:rPr>
                  <w:b/>
                  <w:szCs w:val="24"/>
                </w:rPr>
                <w:t>_3:</w:t>
              </w:r>
              <w:r w:rsidRPr="007036CE">
                <w:rPr>
                  <w:szCs w:val="24"/>
                  <w:lang w:val="en-US"/>
                </w:rPr>
                <w:t>NUMBROW</w:t>
              </w:r>
            </w:ins>
            <w:del w:id="12394" w:author="Сатлер Марина Викторовна" w:date="2024-04-16T11:25:00Z">
              <w:r w:rsidRPr="007036CE" w:rsidDel="00E85858">
                <w:delText>-</w:delText>
              </w:r>
            </w:del>
          </w:p>
        </w:tc>
      </w:tr>
      <w:tr w:rsidR="00194707" w:rsidRPr="007036CE" w14:paraId="6D860FD1" w14:textId="77777777" w:rsidTr="00B0621B">
        <w:tc>
          <w:tcPr>
            <w:tcW w:w="1106" w:type="pct"/>
          </w:tcPr>
          <w:p w14:paraId="3621FA34" w14:textId="77777777" w:rsidR="00194707" w:rsidRPr="007036CE" w:rsidRDefault="00194707" w:rsidP="00194707">
            <w:pPr>
              <w:pStyle w:val="GOSTTablenorm"/>
              <w:rPr>
                <w:szCs w:val="22"/>
              </w:rPr>
            </w:pPr>
            <w:r w:rsidRPr="007036CE">
              <w:rPr>
                <w:szCs w:val="22"/>
              </w:rPr>
              <w:t>Признак_детальной_строки</w:t>
            </w:r>
          </w:p>
        </w:tc>
        <w:tc>
          <w:tcPr>
            <w:tcW w:w="303" w:type="pct"/>
          </w:tcPr>
          <w:p w14:paraId="50887561" w14:textId="77777777" w:rsidR="00194707" w:rsidRPr="007036CE" w:rsidRDefault="00194707" w:rsidP="00194707">
            <w:pPr>
              <w:pStyle w:val="GOSTTablenorm"/>
              <w:rPr>
                <w:szCs w:val="22"/>
              </w:rPr>
            </w:pPr>
            <w:r w:rsidRPr="007036CE">
              <w:rPr>
                <w:szCs w:val="22"/>
              </w:rPr>
              <w:t>Нет</w:t>
            </w:r>
          </w:p>
        </w:tc>
        <w:tc>
          <w:tcPr>
            <w:tcW w:w="1106" w:type="pct"/>
          </w:tcPr>
          <w:p w14:paraId="1E0BF7F0" w14:textId="77777777" w:rsidR="00194707" w:rsidRPr="007036CE" w:rsidRDefault="00194707" w:rsidP="00194707">
            <w:pPr>
              <w:pStyle w:val="GOSTTablenorm"/>
              <w:rPr>
                <w:szCs w:val="22"/>
              </w:rPr>
            </w:pPr>
            <w:r w:rsidRPr="007036CE">
              <w:rPr>
                <w:szCs w:val="22"/>
              </w:rPr>
              <w:t>Признак детальной строки</w:t>
            </w:r>
          </w:p>
        </w:tc>
        <w:tc>
          <w:tcPr>
            <w:tcW w:w="1106" w:type="pct"/>
          </w:tcPr>
          <w:p w14:paraId="4C3362AA" w14:textId="77777777" w:rsidR="00194707" w:rsidRPr="007036CE" w:rsidRDefault="00194707" w:rsidP="00194707">
            <w:pPr>
              <w:pStyle w:val="GOSTTablenorm"/>
              <w:rPr>
                <w:ins w:id="12395" w:author="Сатлер Марина Викторовна" w:date="2024-04-16T11:20:00Z"/>
                <w:lang w:val="en-US"/>
              </w:rPr>
            </w:pPr>
            <w:ins w:id="12396" w:author="Сатлер Марина Викторовна" w:date="2024-04-16T11:19:00Z">
              <w:r w:rsidRPr="007036CE">
                <w:rPr>
                  <w:b/>
                  <w:szCs w:val="24"/>
                  <w:lang w:val="en-US"/>
                </w:rPr>
                <w:t>SECTION_1:</w:t>
              </w:r>
            </w:ins>
            <w:r w:rsidRPr="007036CE">
              <w:rPr>
                <w:lang w:val="en-US"/>
              </w:rPr>
              <w:t>SIGNKBK</w:t>
            </w:r>
          </w:p>
          <w:p w14:paraId="6A5D019A" w14:textId="77777777" w:rsidR="00194707" w:rsidRPr="007036CE" w:rsidRDefault="00194707" w:rsidP="00194707">
            <w:pPr>
              <w:pStyle w:val="GOSTTablenorm"/>
              <w:rPr>
                <w:ins w:id="12397" w:author="Сатлер Марина Викторовна" w:date="2024-04-16T11:22:00Z"/>
                <w:lang w:val="en-US"/>
              </w:rPr>
            </w:pPr>
            <w:ins w:id="12398" w:author="Сатлер Марина Викторовна" w:date="2024-04-16T11:20:00Z">
              <w:r w:rsidRPr="007036CE">
                <w:rPr>
                  <w:b/>
                  <w:szCs w:val="24"/>
                  <w:lang w:val="en-US"/>
                </w:rPr>
                <w:t>SECTION_2:</w:t>
              </w:r>
              <w:r w:rsidRPr="007036CE">
                <w:rPr>
                  <w:lang w:val="en-US"/>
                </w:rPr>
                <w:t>SIGNKBK</w:t>
              </w:r>
            </w:ins>
          </w:p>
          <w:p w14:paraId="0D1355BA" w14:textId="77777777" w:rsidR="00194707" w:rsidRPr="007036CE" w:rsidRDefault="00194707" w:rsidP="00194707">
            <w:pPr>
              <w:pStyle w:val="GOSTTablenorm"/>
              <w:rPr>
                <w:lang w:val="en-US"/>
              </w:rPr>
            </w:pPr>
            <w:ins w:id="12399" w:author="Сатлер Марина Викторовна" w:date="2024-04-16T11:22:00Z">
              <w:r w:rsidRPr="007036CE">
                <w:rPr>
                  <w:b/>
                  <w:szCs w:val="24"/>
                  <w:lang w:val="en-US"/>
                </w:rPr>
                <w:t>SECTION_3:</w:t>
              </w:r>
              <w:r w:rsidRPr="007036CE">
                <w:rPr>
                  <w:lang w:val="en-US"/>
                </w:rPr>
                <w:t>SIGNKBK</w:t>
              </w:r>
            </w:ins>
          </w:p>
        </w:tc>
        <w:tc>
          <w:tcPr>
            <w:tcW w:w="1379" w:type="pct"/>
          </w:tcPr>
          <w:p w14:paraId="39CC7FCF" w14:textId="77777777" w:rsidR="00194707" w:rsidRPr="007036CE" w:rsidRDefault="00194707" w:rsidP="00194707">
            <w:pPr>
              <w:pStyle w:val="GOSTTablenorm"/>
              <w:rPr>
                <w:ins w:id="12400" w:author="Сатлер Марина Викторовна" w:date="2024-04-16T11:26:00Z"/>
                <w:szCs w:val="22"/>
              </w:rPr>
            </w:pPr>
            <w:ins w:id="12401" w:author="Сатлер Марина Викторовна" w:date="2024-04-16T11:26:00Z">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t>SIGNKBK</w:t>
              </w:r>
            </w:ins>
          </w:p>
          <w:p w14:paraId="75500DB9" w14:textId="77777777" w:rsidR="00194707" w:rsidRPr="007036CE" w:rsidRDefault="00194707" w:rsidP="00194707">
            <w:pPr>
              <w:pStyle w:val="GOSTTablenorm"/>
              <w:rPr>
                <w:ins w:id="12402" w:author="Сатлер Марина Викторовна" w:date="2024-04-16T11:26:00Z"/>
                <w:szCs w:val="22"/>
              </w:rPr>
            </w:pPr>
            <w:ins w:id="12403" w:author="Сатлер Марина Викторовна" w:date="2024-04-16T11:26:00Z">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t>SIGNKBK</w:t>
              </w:r>
            </w:ins>
          </w:p>
          <w:p w14:paraId="1B2B7722" w14:textId="77777777" w:rsidR="00194707" w:rsidRPr="007036CE" w:rsidRDefault="00194707" w:rsidP="00194707">
            <w:pPr>
              <w:pStyle w:val="GOSTTablenorm"/>
            </w:pPr>
            <w:ins w:id="12404" w:author="Сатлер Марина Викторовна" w:date="2024-04-16T11:26:00Z">
              <w:r w:rsidRPr="007036CE">
                <w:lastRenderedPageBreak/>
                <w:t>При обработке раздела 3 заполняется из тега</w:t>
              </w:r>
              <w:r w:rsidRPr="007036CE">
                <w:rPr>
                  <w:b/>
                  <w:szCs w:val="24"/>
                </w:rPr>
                <w:t xml:space="preserve"> </w:t>
              </w:r>
              <w:r w:rsidRPr="007036CE">
                <w:rPr>
                  <w:b/>
                  <w:szCs w:val="24"/>
                  <w:lang w:val="en-US"/>
                </w:rPr>
                <w:t>SECTION</w:t>
              </w:r>
              <w:r w:rsidRPr="007036CE">
                <w:rPr>
                  <w:b/>
                  <w:szCs w:val="24"/>
                </w:rPr>
                <w:t>_3:</w:t>
              </w:r>
              <w:r w:rsidRPr="007036CE">
                <w:t>SIGNKBK</w:t>
              </w:r>
            </w:ins>
            <w:del w:id="12405" w:author="Сатлер Марина Викторовна" w:date="2024-04-16T11:26:00Z">
              <w:r w:rsidRPr="007036CE" w:rsidDel="00E85858">
                <w:delText>-</w:delText>
              </w:r>
            </w:del>
          </w:p>
        </w:tc>
      </w:tr>
      <w:tr w:rsidR="00194707" w:rsidRPr="007036CE" w14:paraId="084FABE8" w14:textId="77777777" w:rsidTr="00B0621B">
        <w:tc>
          <w:tcPr>
            <w:tcW w:w="1106" w:type="pct"/>
          </w:tcPr>
          <w:p w14:paraId="4B19B52B" w14:textId="77777777" w:rsidR="00194707" w:rsidRPr="007036CE" w:rsidRDefault="00194707" w:rsidP="00194707">
            <w:pPr>
              <w:pStyle w:val="GOSTTablenorm"/>
              <w:rPr>
                <w:szCs w:val="22"/>
              </w:rPr>
            </w:pPr>
            <w:r w:rsidRPr="007036CE">
              <w:rPr>
                <w:szCs w:val="22"/>
              </w:rPr>
              <w:lastRenderedPageBreak/>
              <w:t>КБК</w:t>
            </w:r>
          </w:p>
        </w:tc>
        <w:tc>
          <w:tcPr>
            <w:tcW w:w="303" w:type="pct"/>
          </w:tcPr>
          <w:p w14:paraId="3448105C" w14:textId="77777777" w:rsidR="00194707" w:rsidRPr="007036CE" w:rsidRDefault="00194707" w:rsidP="00194707">
            <w:pPr>
              <w:pStyle w:val="GOSTTablenorm"/>
              <w:rPr>
                <w:szCs w:val="22"/>
              </w:rPr>
            </w:pPr>
            <w:r w:rsidRPr="007036CE">
              <w:rPr>
                <w:szCs w:val="22"/>
              </w:rPr>
              <w:t>Нет</w:t>
            </w:r>
          </w:p>
        </w:tc>
        <w:tc>
          <w:tcPr>
            <w:tcW w:w="1106" w:type="pct"/>
          </w:tcPr>
          <w:p w14:paraId="4BA855D0" w14:textId="77777777" w:rsidR="00194707" w:rsidRPr="007036CE" w:rsidRDefault="00194707" w:rsidP="00194707">
            <w:pPr>
              <w:pStyle w:val="GOSTTablenorm"/>
              <w:rPr>
                <w:szCs w:val="22"/>
              </w:rPr>
            </w:pPr>
            <w:r w:rsidRPr="007036CE">
              <w:rPr>
                <w:szCs w:val="22"/>
              </w:rPr>
              <w:t>КБК</w:t>
            </w:r>
          </w:p>
        </w:tc>
        <w:tc>
          <w:tcPr>
            <w:tcW w:w="1106" w:type="pct"/>
          </w:tcPr>
          <w:p w14:paraId="13F0F5D7" w14:textId="77777777" w:rsidR="00194707" w:rsidRPr="007036CE" w:rsidRDefault="00194707" w:rsidP="00194707">
            <w:pPr>
              <w:pStyle w:val="GOSTTablenorm"/>
              <w:rPr>
                <w:ins w:id="12406" w:author="Сатлер Марина Викторовна" w:date="2024-04-16T11:20:00Z"/>
                <w:szCs w:val="24"/>
                <w:lang w:val="en-US"/>
              </w:rPr>
            </w:pPr>
            <w:ins w:id="12407" w:author="Сатлер Марина Викторовна" w:date="2024-04-16T11:20:00Z">
              <w:r w:rsidRPr="007036CE">
                <w:rPr>
                  <w:b/>
                  <w:szCs w:val="24"/>
                  <w:lang w:val="en-US"/>
                </w:rPr>
                <w:t>SECTION_1:</w:t>
              </w:r>
            </w:ins>
            <w:r w:rsidRPr="007036CE">
              <w:rPr>
                <w:szCs w:val="24"/>
                <w:lang w:val="en-US"/>
              </w:rPr>
              <w:t>KBK</w:t>
            </w:r>
          </w:p>
          <w:p w14:paraId="1E13F473" w14:textId="77777777" w:rsidR="00194707" w:rsidRPr="007036CE" w:rsidRDefault="00194707" w:rsidP="00194707">
            <w:pPr>
              <w:pStyle w:val="GOSTTablenorm"/>
              <w:rPr>
                <w:ins w:id="12408" w:author="Сатлер Марина Викторовна" w:date="2024-04-16T11:22:00Z"/>
                <w:szCs w:val="24"/>
                <w:lang w:val="en-US"/>
              </w:rPr>
            </w:pPr>
            <w:ins w:id="12409" w:author="Сатлер Марина Викторовна" w:date="2024-04-16T11:20:00Z">
              <w:r w:rsidRPr="007036CE">
                <w:rPr>
                  <w:b/>
                  <w:szCs w:val="24"/>
                  <w:lang w:val="en-US"/>
                </w:rPr>
                <w:t>SECTION_2:</w:t>
              </w:r>
              <w:r w:rsidRPr="007036CE">
                <w:rPr>
                  <w:szCs w:val="24"/>
                  <w:lang w:val="en-US"/>
                </w:rPr>
                <w:t>KBK</w:t>
              </w:r>
            </w:ins>
          </w:p>
          <w:p w14:paraId="7E95B438" w14:textId="77777777" w:rsidR="00194707" w:rsidRPr="007036CE" w:rsidRDefault="00194707" w:rsidP="00194707">
            <w:pPr>
              <w:pStyle w:val="GOSTTablenorm"/>
              <w:rPr>
                <w:lang w:val="en-US"/>
              </w:rPr>
            </w:pPr>
            <w:ins w:id="12410" w:author="Сатлер Марина Викторовна" w:date="2024-04-16T11:22:00Z">
              <w:r w:rsidRPr="007036CE">
                <w:rPr>
                  <w:b/>
                  <w:szCs w:val="24"/>
                  <w:lang w:val="en-US"/>
                </w:rPr>
                <w:t>SECTION_3:</w:t>
              </w:r>
              <w:r w:rsidRPr="007036CE">
                <w:rPr>
                  <w:szCs w:val="24"/>
                  <w:lang w:val="en-US"/>
                </w:rPr>
                <w:t>KBK</w:t>
              </w:r>
            </w:ins>
          </w:p>
        </w:tc>
        <w:tc>
          <w:tcPr>
            <w:tcW w:w="1379" w:type="pct"/>
          </w:tcPr>
          <w:p w14:paraId="502FBD62" w14:textId="77777777" w:rsidR="00194707" w:rsidRPr="007036CE" w:rsidRDefault="00194707" w:rsidP="00194707">
            <w:pPr>
              <w:pStyle w:val="GOSTTablenorm"/>
              <w:rPr>
                <w:ins w:id="12411" w:author="Сатлер Марина Викторовна" w:date="2024-04-16T11:26:00Z"/>
                <w:szCs w:val="22"/>
              </w:rPr>
            </w:pPr>
            <w:ins w:id="12412" w:author="Сатлер Марина Викторовна" w:date="2024-04-16T11:26:00Z">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4"/>
                  <w:lang w:val="en-US"/>
                </w:rPr>
                <w:t>KBK</w:t>
              </w:r>
            </w:ins>
          </w:p>
          <w:p w14:paraId="528127F3" w14:textId="77777777" w:rsidR="00194707" w:rsidRPr="007036CE" w:rsidRDefault="00194707" w:rsidP="00194707">
            <w:pPr>
              <w:pStyle w:val="GOSTTablenorm"/>
              <w:rPr>
                <w:ins w:id="12413" w:author="Сатлер Марина Викторовна" w:date="2024-04-16T11:26:00Z"/>
                <w:szCs w:val="22"/>
              </w:rPr>
            </w:pPr>
            <w:ins w:id="12414" w:author="Сатлер Марина Викторовна" w:date="2024-04-16T11:26:00Z">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4"/>
                  <w:lang w:val="en-US"/>
                </w:rPr>
                <w:t>KBK</w:t>
              </w:r>
            </w:ins>
          </w:p>
          <w:p w14:paraId="3FE67CD4" w14:textId="77777777" w:rsidR="00194707" w:rsidRPr="007036CE" w:rsidRDefault="00194707" w:rsidP="00194707">
            <w:pPr>
              <w:pStyle w:val="GOSTTablenorm"/>
            </w:pPr>
            <w:ins w:id="12415" w:author="Сатлер Марина Викторовна" w:date="2024-04-16T11:26:00Z">
              <w:r w:rsidRPr="007036CE">
                <w:t>При обработке раздела 3 заполняется из тега</w:t>
              </w:r>
              <w:r w:rsidRPr="007036CE">
                <w:rPr>
                  <w:b/>
                  <w:szCs w:val="24"/>
                </w:rPr>
                <w:t xml:space="preserve"> </w:t>
              </w:r>
              <w:r w:rsidRPr="007036CE">
                <w:rPr>
                  <w:b/>
                  <w:szCs w:val="24"/>
                  <w:lang w:val="en-US"/>
                </w:rPr>
                <w:t>SECTION</w:t>
              </w:r>
              <w:r w:rsidRPr="007036CE">
                <w:rPr>
                  <w:b/>
                  <w:szCs w:val="24"/>
                </w:rPr>
                <w:t>_3:</w:t>
              </w:r>
              <w:r w:rsidRPr="007036CE">
                <w:rPr>
                  <w:szCs w:val="24"/>
                  <w:lang w:val="en-US"/>
                </w:rPr>
                <w:t>KBK</w:t>
              </w:r>
            </w:ins>
            <w:del w:id="12416" w:author="Сатлер Марина Викторовна" w:date="2024-04-16T11:26:00Z">
              <w:r w:rsidRPr="007036CE" w:rsidDel="00E85858">
                <w:delText>-</w:delText>
              </w:r>
            </w:del>
          </w:p>
        </w:tc>
      </w:tr>
      <w:tr w:rsidR="00194707" w:rsidRPr="007036CE" w14:paraId="415BD11B" w14:textId="77777777" w:rsidTr="00B0621B">
        <w:tc>
          <w:tcPr>
            <w:tcW w:w="1106" w:type="pct"/>
          </w:tcPr>
          <w:p w14:paraId="7382A36B" w14:textId="77777777" w:rsidR="00194707" w:rsidRPr="007036CE" w:rsidRDefault="00194707" w:rsidP="00194707">
            <w:pPr>
              <w:pStyle w:val="GOSTTablenorm"/>
              <w:rPr>
                <w:szCs w:val="22"/>
              </w:rPr>
            </w:pPr>
            <w:r w:rsidRPr="007036CE">
              <w:rPr>
                <w:szCs w:val="22"/>
              </w:rPr>
              <w:t>Тип_КБК</w:t>
            </w:r>
          </w:p>
        </w:tc>
        <w:tc>
          <w:tcPr>
            <w:tcW w:w="303" w:type="pct"/>
          </w:tcPr>
          <w:p w14:paraId="75C42C4A" w14:textId="77777777" w:rsidR="00194707" w:rsidRPr="007036CE" w:rsidRDefault="00194707" w:rsidP="00194707">
            <w:pPr>
              <w:pStyle w:val="GOSTTablenorm"/>
              <w:rPr>
                <w:szCs w:val="22"/>
              </w:rPr>
            </w:pPr>
            <w:r w:rsidRPr="007036CE">
              <w:rPr>
                <w:szCs w:val="22"/>
              </w:rPr>
              <w:t>Нет</w:t>
            </w:r>
          </w:p>
        </w:tc>
        <w:tc>
          <w:tcPr>
            <w:tcW w:w="1106" w:type="pct"/>
          </w:tcPr>
          <w:p w14:paraId="01E40CCC" w14:textId="77777777" w:rsidR="00194707" w:rsidRPr="007036CE" w:rsidRDefault="00194707" w:rsidP="00194707">
            <w:pPr>
              <w:pStyle w:val="GOSTTablenorm"/>
              <w:rPr>
                <w:szCs w:val="22"/>
              </w:rPr>
            </w:pPr>
            <w:r w:rsidRPr="007036CE">
              <w:rPr>
                <w:szCs w:val="22"/>
              </w:rPr>
              <w:t>Тип КБК</w:t>
            </w:r>
          </w:p>
        </w:tc>
        <w:tc>
          <w:tcPr>
            <w:tcW w:w="1106" w:type="pct"/>
          </w:tcPr>
          <w:p w14:paraId="24CB8F9B" w14:textId="77777777" w:rsidR="00194707" w:rsidRPr="007036CE" w:rsidRDefault="00194707" w:rsidP="00194707">
            <w:pPr>
              <w:pStyle w:val="GOSTTablenorm"/>
              <w:rPr>
                <w:ins w:id="12417" w:author="Сатлер Марина Викторовна" w:date="2024-04-16T11:21:00Z"/>
                <w:szCs w:val="24"/>
                <w:lang w:val="en-US"/>
              </w:rPr>
            </w:pPr>
            <w:ins w:id="12418" w:author="Сатлер Марина Викторовна" w:date="2024-04-16T11:20:00Z">
              <w:r w:rsidRPr="007036CE">
                <w:rPr>
                  <w:b/>
                  <w:szCs w:val="24"/>
                  <w:lang w:val="en-US"/>
                </w:rPr>
                <w:t>SECTION_1:</w:t>
              </w:r>
            </w:ins>
            <w:r w:rsidRPr="007036CE">
              <w:rPr>
                <w:szCs w:val="24"/>
                <w:lang w:val="en-US"/>
              </w:rPr>
              <w:t>TYPEKBK</w:t>
            </w:r>
          </w:p>
          <w:p w14:paraId="3050E835" w14:textId="77777777" w:rsidR="00194707" w:rsidRPr="007036CE" w:rsidRDefault="00194707" w:rsidP="00194707">
            <w:pPr>
              <w:pStyle w:val="GOSTTablenorm"/>
              <w:rPr>
                <w:ins w:id="12419" w:author="Сатлер Марина Викторовна" w:date="2024-04-16T11:22:00Z"/>
                <w:szCs w:val="24"/>
                <w:lang w:val="en-US"/>
              </w:rPr>
            </w:pPr>
            <w:ins w:id="12420" w:author="Сатлер Марина Викторовна" w:date="2024-04-16T11:21:00Z">
              <w:r w:rsidRPr="007036CE">
                <w:rPr>
                  <w:b/>
                  <w:szCs w:val="24"/>
                  <w:lang w:val="en-US"/>
                </w:rPr>
                <w:t>SECTION_2:</w:t>
              </w:r>
              <w:r w:rsidRPr="007036CE">
                <w:rPr>
                  <w:szCs w:val="24"/>
                  <w:lang w:val="en-US"/>
                </w:rPr>
                <w:t>TYPEKBK</w:t>
              </w:r>
            </w:ins>
          </w:p>
          <w:p w14:paraId="2AE8FAE5" w14:textId="77777777" w:rsidR="00194707" w:rsidRPr="007036CE" w:rsidRDefault="00194707" w:rsidP="00194707">
            <w:pPr>
              <w:pStyle w:val="GOSTTablenorm"/>
              <w:rPr>
                <w:szCs w:val="24"/>
                <w:lang w:val="en-US"/>
              </w:rPr>
            </w:pPr>
            <w:ins w:id="12421" w:author="Сатлер Марина Викторовна" w:date="2024-04-16T11:22:00Z">
              <w:r w:rsidRPr="007036CE">
                <w:rPr>
                  <w:b/>
                  <w:szCs w:val="24"/>
                  <w:lang w:val="en-US"/>
                </w:rPr>
                <w:t>SECTION_3:</w:t>
              </w:r>
              <w:r w:rsidRPr="007036CE">
                <w:rPr>
                  <w:szCs w:val="24"/>
                  <w:lang w:val="en-US"/>
                </w:rPr>
                <w:t>TYPEKBK</w:t>
              </w:r>
            </w:ins>
          </w:p>
        </w:tc>
        <w:tc>
          <w:tcPr>
            <w:tcW w:w="1379" w:type="pct"/>
          </w:tcPr>
          <w:p w14:paraId="46EDDB2A" w14:textId="77777777" w:rsidR="00194707" w:rsidRPr="007036CE" w:rsidRDefault="00194707" w:rsidP="00194707">
            <w:pPr>
              <w:pStyle w:val="GOSTTablenorm"/>
              <w:rPr>
                <w:ins w:id="12422" w:author="Сатлер Марина Викторовна" w:date="2024-04-16T11:26:00Z"/>
                <w:szCs w:val="22"/>
              </w:rPr>
            </w:pPr>
            <w:ins w:id="12423" w:author="Сатлер Марина Викторовна" w:date="2024-04-16T11:26:00Z">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4"/>
                </w:rPr>
                <w:t>TYPEKBK</w:t>
              </w:r>
            </w:ins>
          </w:p>
          <w:p w14:paraId="2DFDA809" w14:textId="77777777" w:rsidR="00194707" w:rsidRPr="007036CE" w:rsidRDefault="00194707" w:rsidP="00194707">
            <w:pPr>
              <w:pStyle w:val="GOSTTablenorm"/>
              <w:rPr>
                <w:ins w:id="12424" w:author="Сатлер Марина Викторовна" w:date="2024-04-16T11:26:00Z"/>
                <w:szCs w:val="22"/>
              </w:rPr>
            </w:pPr>
            <w:ins w:id="12425" w:author="Сатлер Марина Викторовна" w:date="2024-04-16T11:26:00Z">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4"/>
                </w:rPr>
                <w:t>TYPEKBK</w:t>
              </w:r>
            </w:ins>
          </w:p>
          <w:p w14:paraId="77242993" w14:textId="77777777" w:rsidR="00194707" w:rsidRPr="007036CE" w:rsidRDefault="00194707" w:rsidP="00194707">
            <w:pPr>
              <w:pStyle w:val="GOSTTablenorm"/>
            </w:pPr>
            <w:ins w:id="12426" w:author="Сатлер Марина Викторовна" w:date="2024-04-16T11:26:00Z">
              <w:r w:rsidRPr="007036CE">
                <w:t>При обработке раздела 3 заполняется из тега</w:t>
              </w:r>
              <w:r w:rsidRPr="007036CE">
                <w:rPr>
                  <w:b/>
                  <w:szCs w:val="24"/>
                </w:rPr>
                <w:t xml:space="preserve"> </w:t>
              </w:r>
              <w:r w:rsidRPr="007036CE">
                <w:rPr>
                  <w:b/>
                  <w:szCs w:val="24"/>
                  <w:lang w:val="en-US"/>
                </w:rPr>
                <w:t>SECTION</w:t>
              </w:r>
              <w:r w:rsidRPr="007036CE">
                <w:rPr>
                  <w:b/>
                  <w:szCs w:val="24"/>
                </w:rPr>
                <w:t>_3:</w:t>
              </w:r>
              <w:r w:rsidRPr="007036CE">
                <w:rPr>
                  <w:szCs w:val="24"/>
                </w:rPr>
                <w:t>TYPEKBK</w:t>
              </w:r>
            </w:ins>
            <w:del w:id="12427" w:author="Сатлер Марина Викторовна" w:date="2024-04-16T11:26:00Z">
              <w:r w:rsidRPr="007036CE" w:rsidDel="00E85858">
                <w:delText>-</w:delText>
              </w:r>
            </w:del>
          </w:p>
        </w:tc>
      </w:tr>
      <w:tr w:rsidR="00194707" w:rsidRPr="007036CE" w14:paraId="4CEC977C" w14:textId="77777777" w:rsidTr="00B0621B">
        <w:tc>
          <w:tcPr>
            <w:tcW w:w="1106" w:type="pct"/>
          </w:tcPr>
          <w:p w14:paraId="7A71D771" w14:textId="77777777" w:rsidR="00194707" w:rsidRPr="007036CE" w:rsidRDefault="00194707" w:rsidP="00194707">
            <w:pPr>
              <w:pStyle w:val="GOSTTablenorm"/>
              <w:rPr>
                <w:szCs w:val="22"/>
              </w:rPr>
            </w:pPr>
            <w:r w:rsidRPr="007036CE">
              <w:rPr>
                <w:szCs w:val="22"/>
              </w:rPr>
              <w:t>Укрупненный_КБК</w:t>
            </w:r>
          </w:p>
        </w:tc>
        <w:tc>
          <w:tcPr>
            <w:tcW w:w="303" w:type="pct"/>
          </w:tcPr>
          <w:p w14:paraId="7C62F3B2" w14:textId="77777777" w:rsidR="00194707" w:rsidRPr="007036CE" w:rsidRDefault="00194707" w:rsidP="00194707">
            <w:pPr>
              <w:pStyle w:val="GOSTTablenorm"/>
              <w:rPr>
                <w:szCs w:val="22"/>
              </w:rPr>
            </w:pPr>
            <w:r w:rsidRPr="007036CE">
              <w:rPr>
                <w:szCs w:val="22"/>
              </w:rPr>
              <w:t>Нет</w:t>
            </w:r>
          </w:p>
        </w:tc>
        <w:tc>
          <w:tcPr>
            <w:tcW w:w="1106" w:type="pct"/>
          </w:tcPr>
          <w:p w14:paraId="7B2BF85C" w14:textId="77777777" w:rsidR="00194707" w:rsidRPr="007036CE" w:rsidRDefault="00194707" w:rsidP="00194707">
            <w:pPr>
              <w:pStyle w:val="GOSTTablenorm"/>
              <w:rPr>
                <w:szCs w:val="22"/>
              </w:rPr>
            </w:pPr>
            <w:r w:rsidRPr="007036CE">
              <w:rPr>
                <w:szCs w:val="22"/>
              </w:rPr>
              <w:t>Укрупненный КБК</w:t>
            </w:r>
          </w:p>
        </w:tc>
        <w:tc>
          <w:tcPr>
            <w:tcW w:w="1106" w:type="pct"/>
          </w:tcPr>
          <w:p w14:paraId="60E3D5A2" w14:textId="77777777" w:rsidR="00194707" w:rsidRPr="007036CE" w:rsidRDefault="00194707" w:rsidP="00194707">
            <w:pPr>
              <w:pStyle w:val="GOSTTablenorm"/>
              <w:rPr>
                <w:ins w:id="12428" w:author="Сатлер Марина Викторовна" w:date="2024-04-16T11:21:00Z"/>
                <w:szCs w:val="24"/>
              </w:rPr>
            </w:pPr>
            <w:ins w:id="12429" w:author="Сатлер Марина Викторовна" w:date="2024-04-16T11:20:00Z">
              <w:r w:rsidRPr="007036CE">
                <w:rPr>
                  <w:b/>
                  <w:szCs w:val="24"/>
                  <w:lang w:val="en-US"/>
                </w:rPr>
                <w:t>SECTION_1</w:t>
              </w:r>
              <w:r w:rsidRPr="007036CE">
                <w:rPr>
                  <w:b/>
                  <w:szCs w:val="24"/>
                </w:rPr>
                <w:t>:</w:t>
              </w:r>
            </w:ins>
            <w:r w:rsidRPr="007036CE">
              <w:rPr>
                <w:szCs w:val="24"/>
              </w:rPr>
              <w:t>NULLKBK</w:t>
            </w:r>
          </w:p>
          <w:p w14:paraId="1F879D91" w14:textId="77777777" w:rsidR="00194707" w:rsidRPr="007036CE" w:rsidRDefault="00194707" w:rsidP="00194707">
            <w:pPr>
              <w:pStyle w:val="GOSTTablenorm"/>
              <w:rPr>
                <w:szCs w:val="24"/>
              </w:rPr>
            </w:pPr>
            <w:ins w:id="12430" w:author="Сатлер Марина Викторовна" w:date="2024-04-16T11:21:00Z">
              <w:r w:rsidRPr="007036CE">
                <w:rPr>
                  <w:b/>
                  <w:szCs w:val="24"/>
                  <w:lang w:val="en-US"/>
                </w:rPr>
                <w:t>SECTION_2</w:t>
              </w:r>
              <w:r w:rsidRPr="007036CE">
                <w:rPr>
                  <w:b/>
                  <w:szCs w:val="24"/>
                </w:rPr>
                <w:t>:</w:t>
              </w:r>
              <w:r w:rsidRPr="007036CE">
                <w:rPr>
                  <w:szCs w:val="24"/>
                </w:rPr>
                <w:t>NULLKBK</w:t>
              </w:r>
            </w:ins>
          </w:p>
        </w:tc>
        <w:tc>
          <w:tcPr>
            <w:tcW w:w="1379" w:type="pct"/>
          </w:tcPr>
          <w:p w14:paraId="30B484DD" w14:textId="77777777" w:rsidR="00194707" w:rsidRPr="007036CE" w:rsidRDefault="00194707" w:rsidP="00194707">
            <w:pPr>
              <w:pStyle w:val="GOSTTablenorm"/>
              <w:rPr>
                <w:ins w:id="12431" w:author="Сатлер Марина Викторовна" w:date="2024-04-16T11:26:00Z"/>
                <w:szCs w:val="22"/>
              </w:rPr>
            </w:pPr>
            <w:ins w:id="12432" w:author="Сатлер Марина Викторовна" w:date="2024-04-16T11:26:00Z">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4"/>
                </w:rPr>
                <w:t>NULLKBK</w:t>
              </w:r>
            </w:ins>
          </w:p>
          <w:p w14:paraId="1859ED2D" w14:textId="77777777" w:rsidR="00194707" w:rsidRPr="007036CE" w:rsidRDefault="00194707" w:rsidP="00194707">
            <w:pPr>
              <w:pStyle w:val="GOSTTablenorm"/>
            </w:pPr>
            <w:ins w:id="12433" w:author="Сатлер Марина Викторовна" w:date="2024-04-16T11:26:00Z">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4"/>
                </w:rPr>
                <w:t>NULLKBK</w:t>
              </w:r>
            </w:ins>
            <w:del w:id="12434" w:author="Сатлер Марина Викторовна" w:date="2024-04-16T11:26:00Z">
              <w:r w:rsidRPr="007036CE" w:rsidDel="00E85858">
                <w:delText>-</w:delText>
              </w:r>
            </w:del>
          </w:p>
        </w:tc>
      </w:tr>
      <w:tr w:rsidR="00194707" w:rsidRPr="007036CE" w14:paraId="149C466C" w14:textId="77777777" w:rsidTr="00B0621B">
        <w:tc>
          <w:tcPr>
            <w:tcW w:w="1106" w:type="pct"/>
          </w:tcPr>
          <w:p w14:paraId="2B7C5C78" w14:textId="77777777" w:rsidR="00194707" w:rsidRPr="007036CE" w:rsidRDefault="00194707" w:rsidP="00194707">
            <w:pPr>
              <w:pStyle w:val="GOSTTablenorm"/>
              <w:rPr>
                <w:szCs w:val="22"/>
              </w:rPr>
            </w:pPr>
            <w:r w:rsidRPr="007036CE">
              <w:rPr>
                <w:szCs w:val="22"/>
              </w:rPr>
              <w:t>Номер_ЛС</w:t>
            </w:r>
          </w:p>
        </w:tc>
        <w:tc>
          <w:tcPr>
            <w:tcW w:w="303" w:type="pct"/>
          </w:tcPr>
          <w:p w14:paraId="5CF43B10" w14:textId="77777777" w:rsidR="00194707" w:rsidRPr="007036CE" w:rsidRDefault="00194707" w:rsidP="00194707">
            <w:pPr>
              <w:pStyle w:val="GOSTTablenorm"/>
              <w:rPr>
                <w:szCs w:val="22"/>
              </w:rPr>
            </w:pPr>
            <w:r w:rsidRPr="007036CE">
              <w:rPr>
                <w:szCs w:val="22"/>
              </w:rPr>
              <w:t>Нет</w:t>
            </w:r>
          </w:p>
        </w:tc>
        <w:tc>
          <w:tcPr>
            <w:tcW w:w="1106" w:type="pct"/>
          </w:tcPr>
          <w:p w14:paraId="208ABBFE" w14:textId="77777777" w:rsidR="00194707" w:rsidRPr="007036CE" w:rsidRDefault="00194707" w:rsidP="00194707">
            <w:pPr>
              <w:pStyle w:val="GOSTTablenorm"/>
              <w:rPr>
                <w:szCs w:val="22"/>
              </w:rPr>
            </w:pPr>
            <w:r w:rsidRPr="007036CE">
              <w:rPr>
                <w:szCs w:val="22"/>
              </w:rPr>
              <w:t>ЛС</w:t>
            </w:r>
          </w:p>
        </w:tc>
        <w:tc>
          <w:tcPr>
            <w:tcW w:w="1106" w:type="pct"/>
          </w:tcPr>
          <w:p w14:paraId="055AB753" w14:textId="77777777" w:rsidR="00194707" w:rsidRPr="007036CE" w:rsidRDefault="00194707" w:rsidP="00194707">
            <w:pPr>
              <w:pStyle w:val="GOSTTablenorm"/>
              <w:rPr>
                <w:ins w:id="12435" w:author="Сатлер Марина Викторовна" w:date="2024-04-16T11:21:00Z"/>
                <w:szCs w:val="24"/>
                <w:lang w:val="en-US"/>
              </w:rPr>
            </w:pPr>
            <w:ins w:id="12436" w:author="Сатлер Марина Викторовна" w:date="2024-04-16T11:20:00Z">
              <w:r w:rsidRPr="007036CE">
                <w:rPr>
                  <w:b/>
                  <w:szCs w:val="24"/>
                  <w:lang w:val="en-US"/>
                </w:rPr>
                <w:t>SECTION_1:</w:t>
              </w:r>
            </w:ins>
            <w:r w:rsidRPr="007036CE">
              <w:rPr>
                <w:szCs w:val="24"/>
                <w:lang w:val="en-US"/>
              </w:rPr>
              <w:t>PA</w:t>
            </w:r>
          </w:p>
          <w:p w14:paraId="04379989" w14:textId="77777777" w:rsidR="00194707" w:rsidRPr="007036CE" w:rsidRDefault="00194707" w:rsidP="00194707">
            <w:pPr>
              <w:pStyle w:val="GOSTTablenorm"/>
              <w:rPr>
                <w:ins w:id="12437" w:author="Сатлер Марина Викторовна" w:date="2024-04-16T11:23:00Z"/>
                <w:szCs w:val="24"/>
                <w:lang w:val="en-US"/>
              </w:rPr>
            </w:pPr>
            <w:ins w:id="12438" w:author="Сатлер Марина Викторовна" w:date="2024-04-16T11:21:00Z">
              <w:r w:rsidRPr="007036CE">
                <w:rPr>
                  <w:b/>
                  <w:szCs w:val="24"/>
                  <w:lang w:val="en-US"/>
                </w:rPr>
                <w:t>SECTION_2:</w:t>
              </w:r>
              <w:r w:rsidRPr="007036CE">
                <w:rPr>
                  <w:szCs w:val="24"/>
                  <w:lang w:val="en-US"/>
                </w:rPr>
                <w:t>PA</w:t>
              </w:r>
            </w:ins>
          </w:p>
          <w:p w14:paraId="6409E0F4" w14:textId="77777777" w:rsidR="00194707" w:rsidRPr="007036CE" w:rsidRDefault="00194707" w:rsidP="00194707">
            <w:pPr>
              <w:pStyle w:val="GOSTTablenorm"/>
              <w:rPr>
                <w:szCs w:val="24"/>
                <w:lang w:val="en-US"/>
              </w:rPr>
            </w:pPr>
            <w:ins w:id="12439" w:author="Сатлер Марина Викторовна" w:date="2024-04-16T11:23:00Z">
              <w:r w:rsidRPr="007036CE">
                <w:rPr>
                  <w:b/>
                  <w:szCs w:val="24"/>
                  <w:lang w:val="en-US"/>
                </w:rPr>
                <w:t>SECTION_3:</w:t>
              </w:r>
              <w:r w:rsidRPr="007036CE">
                <w:rPr>
                  <w:szCs w:val="24"/>
                  <w:lang w:val="en-US"/>
                </w:rPr>
                <w:t>PA</w:t>
              </w:r>
            </w:ins>
          </w:p>
        </w:tc>
        <w:tc>
          <w:tcPr>
            <w:tcW w:w="1379" w:type="pct"/>
          </w:tcPr>
          <w:p w14:paraId="6A07D5B7" w14:textId="77777777" w:rsidR="00194707" w:rsidRPr="007036CE" w:rsidRDefault="00194707" w:rsidP="00194707">
            <w:pPr>
              <w:pStyle w:val="GOSTTablenorm"/>
              <w:rPr>
                <w:ins w:id="12440" w:author="Сатлер Марина Викторовна" w:date="2024-04-16T11:26:00Z"/>
                <w:szCs w:val="22"/>
              </w:rPr>
            </w:pPr>
            <w:ins w:id="12441" w:author="Сатлер Марина Викторовна" w:date="2024-04-16T11:26:00Z">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4"/>
                  <w:lang w:val="en-US"/>
                </w:rPr>
                <w:t>PA</w:t>
              </w:r>
            </w:ins>
          </w:p>
          <w:p w14:paraId="499ECEF5" w14:textId="77777777" w:rsidR="00194707" w:rsidRPr="007036CE" w:rsidRDefault="00194707" w:rsidP="00194707">
            <w:pPr>
              <w:pStyle w:val="GOSTTablenorm"/>
              <w:rPr>
                <w:ins w:id="12442" w:author="Сатлер Марина Викторовна" w:date="2024-04-16T11:26:00Z"/>
                <w:szCs w:val="22"/>
              </w:rPr>
            </w:pPr>
            <w:ins w:id="12443" w:author="Сатлер Марина Викторовна" w:date="2024-04-16T11:26:00Z">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4"/>
                  <w:lang w:val="en-US"/>
                </w:rPr>
                <w:t>PA</w:t>
              </w:r>
            </w:ins>
          </w:p>
          <w:p w14:paraId="6C76620C" w14:textId="77777777" w:rsidR="00194707" w:rsidRPr="007036CE" w:rsidRDefault="00194707" w:rsidP="00194707">
            <w:pPr>
              <w:pStyle w:val="GOSTTablenorm"/>
            </w:pPr>
            <w:ins w:id="12444" w:author="Сатлер Марина Викторовна" w:date="2024-04-16T11:26:00Z">
              <w:r w:rsidRPr="007036CE">
                <w:t>При обработке раздела 3 заполняется из тега</w:t>
              </w:r>
              <w:r w:rsidRPr="007036CE">
                <w:rPr>
                  <w:b/>
                  <w:szCs w:val="24"/>
                </w:rPr>
                <w:t xml:space="preserve"> </w:t>
              </w:r>
              <w:r w:rsidRPr="007036CE">
                <w:rPr>
                  <w:b/>
                  <w:szCs w:val="24"/>
                  <w:lang w:val="en-US"/>
                </w:rPr>
                <w:t>SECTION</w:t>
              </w:r>
              <w:r w:rsidRPr="007036CE">
                <w:rPr>
                  <w:b/>
                  <w:szCs w:val="24"/>
                </w:rPr>
                <w:t>_3:</w:t>
              </w:r>
              <w:r w:rsidRPr="007036CE">
                <w:rPr>
                  <w:szCs w:val="24"/>
                  <w:lang w:val="en-US"/>
                </w:rPr>
                <w:t>PA</w:t>
              </w:r>
            </w:ins>
            <w:del w:id="12445" w:author="Сатлер Марина Викторовна" w:date="2024-04-16T11:26:00Z">
              <w:r w:rsidRPr="007036CE" w:rsidDel="00E85858">
                <w:delText>-</w:delText>
              </w:r>
            </w:del>
          </w:p>
        </w:tc>
      </w:tr>
      <w:tr w:rsidR="00194707" w:rsidRPr="007036CE" w14:paraId="324F7D37" w14:textId="77777777" w:rsidTr="00B0621B">
        <w:tc>
          <w:tcPr>
            <w:tcW w:w="1106" w:type="pct"/>
          </w:tcPr>
          <w:p w14:paraId="4A464B9D" w14:textId="77777777" w:rsidR="00194707" w:rsidRPr="007036CE" w:rsidRDefault="00194707" w:rsidP="00194707">
            <w:pPr>
              <w:pStyle w:val="GOSTTablenorm"/>
              <w:rPr>
                <w:szCs w:val="22"/>
              </w:rPr>
            </w:pPr>
            <w:r w:rsidRPr="007036CE">
              <w:rPr>
                <w:szCs w:val="22"/>
              </w:rPr>
              <w:t>Код_контура</w:t>
            </w:r>
          </w:p>
        </w:tc>
        <w:tc>
          <w:tcPr>
            <w:tcW w:w="303" w:type="pct"/>
          </w:tcPr>
          <w:p w14:paraId="05CFB096" w14:textId="77777777" w:rsidR="00194707" w:rsidRPr="007036CE" w:rsidRDefault="00194707" w:rsidP="00194707">
            <w:pPr>
              <w:pStyle w:val="GOSTTablenorm"/>
              <w:rPr>
                <w:szCs w:val="22"/>
              </w:rPr>
            </w:pPr>
            <w:r w:rsidRPr="007036CE">
              <w:rPr>
                <w:szCs w:val="22"/>
              </w:rPr>
              <w:t>Нет</w:t>
            </w:r>
          </w:p>
        </w:tc>
        <w:tc>
          <w:tcPr>
            <w:tcW w:w="1106" w:type="pct"/>
          </w:tcPr>
          <w:p w14:paraId="0BB62936" w14:textId="77777777" w:rsidR="00194707" w:rsidRPr="007036CE" w:rsidRDefault="00194707" w:rsidP="00194707">
            <w:pPr>
              <w:pStyle w:val="GOSTTablenorm"/>
              <w:rPr>
                <w:szCs w:val="22"/>
              </w:rPr>
            </w:pPr>
            <w:r w:rsidRPr="007036CE">
              <w:rPr>
                <w:szCs w:val="22"/>
              </w:rPr>
              <w:t>Контур</w:t>
            </w:r>
          </w:p>
        </w:tc>
        <w:tc>
          <w:tcPr>
            <w:tcW w:w="1106" w:type="pct"/>
          </w:tcPr>
          <w:p w14:paraId="6657B15D" w14:textId="77777777" w:rsidR="00194707" w:rsidRPr="007036CE" w:rsidRDefault="00194707" w:rsidP="00194707">
            <w:pPr>
              <w:pStyle w:val="GOSTTablenorm"/>
              <w:rPr>
                <w:ins w:id="12446" w:author="Сатлер Марина Викторовна" w:date="2024-04-16T11:21:00Z"/>
                <w:szCs w:val="22"/>
                <w:lang w:val="en-US"/>
              </w:rPr>
            </w:pPr>
            <w:ins w:id="12447" w:author="Сатлер Марина Викторовна" w:date="2024-04-16T11:20:00Z">
              <w:r w:rsidRPr="007036CE">
                <w:rPr>
                  <w:b/>
                  <w:szCs w:val="24"/>
                  <w:lang w:val="en-US"/>
                </w:rPr>
                <w:t>SECTION_1:</w:t>
              </w:r>
            </w:ins>
            <w:r w:rsidRPr="007036CE">
              <w:rPr>
                <w:szCs w:val="22"/>
                <w:lang w:val="en-US"/>
              </w:rPr>
              <w:t>CONTUR</w:t>
            </w:r>
          </w:p>
          <w:p w14:paraId="4D3C3831" w14:textId="77777777" w:rsidR="00194707" w:rsidRPr="007036CE" w:rsidRDefault="00194707" w:rsidP="00194707">
            <w:pPr>
              <w:pStyle w:val="GOSTTablenorm"/>
              <w:rPr>
                <w:ins w:id="12448" w:author="Сатлер Марина Викторовна" w:date="2024-04-16T11:23:00Z"/>
                <w:szCs w:val="22"/>
                <w:lang w:val="en-US"/>
              </w:rPr>
            </w:pPr>
            <w:ins w:id="12449" w:author="Сатлер Марина Викторовна" w:date="2024-04-16T11:21:00Z">
              <w:r w:rsidRPr="007036CE">
                <w:rPr>
                  <w:b/>
                  <w:szCs w:val="24"/>
                  <w:lang w:val="en-US"/>
                </w:rPr>
                <w:t>SECTION_2:</w:t>
              </w:r>
              <w:r w:rsidRPr="007036CE">
                <w:rPr>
                  <w:szCs w:val="22"/>
                  <w:lang w:val="en-US"/>
                </w:rPr>
                <w:t>CONTUR</w:t>
              </w:r>
            </w:ins>
          </w:p>
          <w:p w14:paraId="1A448FDD" w14:textId="77777777" w:rsidR="00194707" w:rsidRPr="007036CE" w:rsidRDefault="00194707" w:rsidP="00194707">
            <w:pPr>
              <w:pStyle w:val="GOSTTablenorm"/>
              <w:rPr>
                <w:szCs w:val="24"/>
                <w:lang w:val="en-US"/>
              </w:rPr>
            </w:pPr>
            <w:ins w:id="12450" w:author="Сатлер Марина Викторовна" w:date="2024-04-16T11:23:00Z">
              <w:r w:rsidRPr="007036CE">
                <w:rPr>
                  <w:b/>
                  <w:szCs w:val="24"/>
                  <w:lang w:val="en-US"/>
                </w:rPr>
                <w:t>SECTION_3:</w:t>
              </w:r>
              <w:r w:rsidRPr="007036CE">
                <w:rPr>
                  <w:szCs w:val="22"/>
                  <w:lang w:val="en-US"/>
                </w:rPr>
                <w:t>CONTUR</w:t>
              </w:r>
            </w:ins>
          </w:p>
        </w:tc>
        <w:tc>
          <w:tcPr>
            <w:tcW w:w="1379" w:type="pct"/>
          </w:tcPr>
          <w:p w14:paraId="534FBF84" w14:textId="77777777" w:rsidR="00194707" w:rsidRPr="007036CE" w:rsidRDefault="00194707" w:rsidP="00194707">
            <w:pPr>
              <w:pStyle w:val="GOSTTablenorm"/>
              <w:rPr>
                <w:ins w:id="12451" w:author="Сатлер Марина Викторовна" w:date="2024-04-16T11:26:00Z"/>
                <w:szCs w:val="22"/>
              </w:rPr>
            </w:pPr>
            <w:ins w:id="12452" w:author="Сатлер Марина Викторовна" w:date="2024-04-16T11:26:00Z">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2"/>
                  <w:lang w:val="en-US"/>
                </w:rPr>
                <w:t>CONTUR</w:t>
              </w:r>
            </w:ins>
          </w:p>
          <w:p w14:paraId="35730791" w14:textId="77777777" w:rsidR="00194707" w:rsidRPr="007036CE" w:rsidRDefault="00194707" w:rsidP="00194707">
            <w:pPr>
              <w:pStyle w:val="GOSTTablenorm"/>
              <w:rPr>
                <w:ins w:id="12453" w:author="Сатлер Марина Викторовна" w:date="2024-04-16T11:26:00Z"/>
                <w:szCs w:val="22"/>
              </w:rPr>
            </w:pPr>
            <w:ins w:id="12454" w:author="Сатлер Марина Викторовна" w:date="2024-04-16T11:26:00Z">
              <w:r w:rsidRPr="007036CE">
                <w:t>При обработке раздела 2 заполняется из те</w:t>
              </w:r>
              <w:r w:rsidRPr="007036CE">
                <w:lastRenderedPageBreak/>
                <w:t>га</w:t>
              </w:r>
              <w:r w:rsidRPr="007036CE">
                <w:rPr>
                  <w:b/>
                  <w:szCs w:val="24"/>
                </w:rPr>
                <w:t xml:space="preserve"> </w:t>
              </w:r>
              <w:r w:rsidRPr="007036CE">
                <w:rPr>
                  <w:b/>
                  <w:szCs w:val="24"/>
                  <w:lang w:val="en-US"/>
                </w:rPr>
                <w:t>SECTION</w:t>
              </w:r>
              <w:r w:rsidRPr="007036CE">
                <w:rPr>
                  <w:b/>
                  <w:szCs w:val="24"/>
                </w:rPr>
                <w:t>_2:</w:t>
              </w:r>
              <w:r w:rsidRPr="007036CE">
                <w:rPr>
                  <w:szCs w:val="22"/>
                  <w:lang w:val="en-US"/>
                </w:rPr>
                <w:t>CONTUR</w:t>
              </w:r>
            </w:ins>
          </w:p>
          <w:p w14:paraId="18F60CA3" w14:textId="77777777" w:rsidR="00194707" w:rsidRPr="007036CE" w:rsidRDefault="00194707" w:rsidP="00194707">
            <w:pPr>
              <w:pStyle w:val="GOSTTablenorm"/>
            </w:pPr>
            <w:ins w:id="12455" w:author="Сатлер Марина Викторовна" w:date="2024-04-16T11:26:00Z">
              <w:r w:rsidRPr="007036CE">
                <w:t>При обработке раздела 3 заполняется из тега</w:t>
              </w:r>
              <w:r w:rsidRPr="007036CE">
                <w:rPr>
                  <w:b/>
                  <w:szCs w:val="24"/>
                </w:rPr>
                <w:t xml:space="preserve"> </w:t>
              </w:r>
              <w:r w:rsidRPr="007036CE">
                <w:rPr>
                  <w:b/>
                  <w:szCs w:val="24"/>
                  <w:lang w:val="en-US"/>
                </w:rPr>
                <w:t>SECTION</w:t>
              </w:r>
              <w:r w:rsidRPr="007036CE">
                <w:rPr>
                  <w:b/>
                  <w:szCs w:val="24"/>
                </w:rPr>
                <w:t>_3:</w:t>
              </w:r>
              <w:r w:rsidRPr="007036CE">
                <w:rPr>
                  <w:szCs w:val="22"/>
                  <w:lang w:val="en-US"/>
                </w:rPr>
                <w:t>CONTUR</w:t>
              </w:r>
            </w:ins>
            <w:del w:id="12456" w:author="Сатлер Марина Викторовна" w:date="2024-04-16T11:26:00Z">
              <w:r w:rsidRPr="007036CE" w:rsidDel="00E85858">
                <w:delText>-</w:delText>
              </w:r>
            </w:del>
          </w:p>
        </w:tc>
      </w:tr>
      <w:tr w:rsidR="00194707" w:rsidRPr="007036CE" w14:paraId="27321F79" w14:textId="77777777" w:rsidTr="00B0621B">
        <w:tc>
          <w:tcPr>
            <w:tcW w:w="1106" w:type="pct"/>
          </w:tcPr>
          <w:p w14:paraId="2E838312" w14:textId="77777777" w:rsidR="00194707" w:rsidRPr="007036CE" w:rsidRDefault="00194707" w:rsidP="00194707">
            <w:pPr>
              <w:pStyle w:val="GOSTTablenorm"/>
              <w:rPr>
                <w:szCs w:val="22"/>
              </w:rPr>
            </w:pPr>
            <w:ins w:id="12457" w:author="Сатлер Марина Викторовна" w:date="2024-02-13T16:03:00Z">
              <w:r w:rsidRPr="007036CE">
                <w:lastRenderedPageBreak/>
                <w:t>Сумма_текущий_руб</w:t>
              </w:r>
            </w:ins>
          </w:p>
        </w:tc>
        <w:tc>
          <w:tcPr>
            <w:tcW w:w="303" w:type="pct"/>
          </w:tcPr>
          <w:p w14:paraId="06480616" w14:textId="77777777" w:rsidR="00194707" w:rsidRPr="007036CE" w:rsidRDefault="00194707" w:rsidP="00194707">
            <w:pPr>
              <w:pStyle w:val="GOSTTablenorm"/>
              <w:rPr>
                <w:szCs w:val="22"/>
              </w:rPr>
            </w:pPr>
            <w:r w:rsidRPr="007036CE">
              <w:rPr>
                <w:szCs w:val="22"/>
              </w:rPr>
              <w:t>Да</w:t>
            </w:r>
          </w:p>
        </w:tc>
        <w:tc>
          <w:tcPr>
            <w:tcW w:w="1106" w:type="pct"/>
          </w:tcPr>
          <w:p w14:paraId="141E247B" w14:textId="77777777" w:rsidR="00194707" w:rsidRPr="007036CE" w:rsidRDefault="00194707" w:rsidP="00194707">
            <w:pPr>
              <w:pStyle w:val="GOSTTablenorm"/>
              <w:rPr>
                <w:szCs w:val="22"/>
              </w:rPr>
            </w:pPr>
            <w:ins w:id="12458" w:author="Сатлер Марина Викторовна" w:date="2024-02-13T16:04:00Z">
              <w:r w:rsidRPr="007036CE">
                <w:t>Сумма на текущий год</w:t>
              </w:r>
            </w:ins>
          </w:p>
        </w:tc>
        <w:tc>
          <w:tcPr>
            <w:tcW w:w="1106" w:type="pct"/>
          </w:tcPr>
          <w:p w14:paraId="636A35C8" w14:textId="77777777" w:rsidR="00194707" w:rsidRPr="007036CE" w:rsidRDefault="00194707" w:rsidP="00194707">
            <w:pPr>
              <w:pStyle w:val="GOSTTablenorm"/>
              <w:rPr>
                <w:ins w:id="12459" w:author="Сатлер Марина Викторовна" w:date="2024-04-16T11:21:00Z"/>
                <w:lang w:val="en-US"/>
              </w:rPr>
            </w:pPr>
            <w:ins w:id="12460" w:author="Сатлер Марина Викторовна" w:date="2024-04-16T11:20:00Z">
              <w:r w:rsidRPr="007036CE">
                <w:rPr>
                  <w:b/>
                  <w:szCs w:val="24"/>
                  <w:lang w:val="en-US"/>
                </w:rPr>
                <w:t>SECTION_1:</w:t>
              </w:r>
            </w:ins>
            <w:ins w:id="12461" w:author="Сатлер Марина Викторовна" w:date="2024-02-13T16:04:00Z">
              <w:r w:rsidRPr="007036CE">
                <w:rPr>
                  <w:lang w:val="en-US"/>
                </w:rPr>
                <w:t>SUM_1</w:t>
              </w:r>
            </w:ins>
          </w:p>
          <w:p w14:paraId="7C9E3536" w14:textId="77777777" w:rsidR="00194707" w:rsidRPr="007036CE" w:rsidRDefault="00194707" w:rsidP="00194707">
            <w:pPr>
              <w:pStyle w:val="GOSTTablenorm"/>
              <w:rPr>
                <w:ins w:id="12462" w:author="Сатлер Марина Викторовна" w:date="2024-04-16T11:23:00Z"/>
                <w:szCs w:val="22"/>
                <w:lang w:val="en-US"/>
              </w:rPr>
            </w:pPr>
            <w:ins w:id="12463" w:author="Сатлер Марина Викторовна" w:date="2024-04-16T11:21:00Z">
              <w:r w:rsidRPr="007036CE">
                <w:rPr>
                  <w:b/>
                  <w:szCs w:val="24"/>
                  <w:lang w:val="en-US"/>
                </w:rPr>
                <w:t>SECTION_2:</w:t>
              </w:r>
              <w:r w:rsidRPr="007036CE">
                <w:rPr>
                  <w:szCs w:val="22"/>
                  <w:lang w:val="en-US"/>
                </w:rPr>
                <w:t>SUM_1</w:t>
              </w:r>
            </w:ins>
          </w:p>
          <w:p w14:paraId="5C6C469C" w14:textId="77777777" w:rsidR="00194707" w:rsidRPr="007036CE" w:rsidRDefault="00194707" w:rsidP="00194707">
            <w:pPr>
              <w:pStyle w:val="GOSTTablenorm"/>
              <w:rPr>
                <w:szCs w:val="22"/>
                <w:lang w:val="en-US"/>
              </w:rPr>
            </w:pPr>
            <w:ins w:id="12464" w:author="Сатлер Марина Викторовна" w:date="2024-04-16T11:23:00Z">
              <w:r w:rsidRPr="007036CE">
                <w:rPr>
                  <w:b/>
                  <w:szCs w:val="24"/>
                  <w:lang w:val="en-US"/>
                </w:rPr>
                <w:t>SECTION_3:</w:t>
              </w:r>
              <w:r w:rsidRPr="007036CE">
                <w:rPr>
                  <w:szCs w:val="22"/>
                  <w:lang w:val="en-US"/>
                </w:rPr>
                <w:t>SUM_1</w:t>
              </w:r>
            </w:ins>
          </w:p>
        </w:tc>
        <w:tc>
          <w:tcPr>
            <w:tcW w:w="1379" w:type="pct"/>
          </w:tcPr>
          <w:p w14:paraId="40DDC163" w14:textId="77777777" w:rsidR="001F4214" w:rsidRPr="007036CE" w:rsidRDefault="001F4214" w:rsidP="001F4214">
            <w:pPr>
              <w:pStyle w:val="GOSTTablenorm"/>
              <w:rPr>
                <w:ins w:id="12465" w:author="Сатлер Марина Викторовна" w:date="2024-07-05T17:25:00Z"/>
              </w:rPr>
            </w:pPr>
            <w:ins w:id="12466" w:author="Сатлер Марина Викторовна" w:date="2024-07-05T17:25:00Z">
              <w:r w:rsidRPr="007036CE">
                <w:t>Если значение признака «НБЦ» соответствует «0», то заполняется согласно описанию:</w:t>
              </w:r>
            </w:ins>
          </w:p>
          <w:p w14:paraId="1650D054" w14:textId="77777777" w:rsidR="00194707" w:rsidRPr="007036CE" w:rsidRDefault="00194707" w:rsidP="00194707">
            <w:pPr>
              <w:pStyle w:val="GOSTTablenorm"/>
              <w:rPr>
                <w:ins w:id="12467" w:author="Сатлер Марина Викторовна" w:date="2024-04-16T11:27:00Z"/>
                <w:szCs w:val="22"/>
              </w:rPr>
            </w:pPr>
            <w:ins w:id="12468" w:author="Сатлер Марина Викторовна" w:date="2024-04-16T11:27:00Z">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2"/>
                </w:rPr>
                <w:t>SUM_1</w:t>
              </w:r>
            </w:ins>
            <w:ins w:id="12469" w:author="Сатлер Марина Викторовна" w:date="2024-07-08T11:35:00Z">
              <w:r w:rsidR="00EF101C" w:rsidRPr="007036CE">
                <w:rPr>
                  <w:szCs w:val="22"/>
                </w:rPr>
                <w:t>.</w:t>
              </w:r>
            </w:ins>
          </w:p>
          <w:p w14:paraId="3554E66E" w14:textId="77777777" w:rsidR="00194707" w:rsidRPr="007036CE" w:rsidRDefault="00194707" w:rsidP="00194707">
            <w:pPr>
              <w:pStyle w:val="GOSTTablenorm"/>
              <w:rPr>
                <w:ins w:id="12470" w:author="Сатлер Марина Викторовна" w:date="2024-04-16T11:27:00Z"/>
                <w:szCs w:val="22"/>
              </w:rPr>
            </w:pPr>
            <w:ins w:id="12471" w:author="Сатлер Марина Викторовна" w:date="2024-04-16T11:27:00Z">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2"/>
                </w:rPr>
                <w:t>SUM_1</w:t>
              </w:r>
            </w:ins>
            <w:ins w:id="12472" w:author="Сатлер Марина Викторовна" w:date="2024-07-08T11:35:00Z">
              <w:r w:rsidR="00EF101C" w:rsidRPr="007036CE">
                <w:rPr>
                  <w:szCs w:val="22"/>
                </w:rPr>
                <w:t>.</w:t>
              </w:r>
            </w:ins>
          </w:p>
          <w:p w14:paraId="1518E17B" w14:textId="77777777" w:rsidR="00194707" w:rsidRPr="007036CE" w:rsidRDefault="00194707" w:rsidP="00194707">
            <w:pPr>
              <w:pStyle w:val="GOSTTablenorm"/>
              <w:rPr>
                <w:ins w:id="12473" w:author="Сатлер Марина Викторовна" w:date="2024-04-16T11:27:00Z"/>
                <w:szCs w:val="22"/>
              </w:rPr>
            </w:pPr>
            <w:ins w:id="12474" w:author="Сатлер Марина Викторовна" w:date="2024-04-16T11:27:00Z">
              <w:r w:rsidRPr="007036CE">
                <w:t>При обработке раздела 3 заполняется из тега</w:t>
              </w:r>
              <w:r w:rsidRPr="007036CE">
                <w:rPr>
                  <w:b/>
                  <w:szCs w:val="24"/>
                </w:rPr>
                <w:t xml:space="preserve"> </w:t>
              </w:r>
              <w:r w:rsidRPr="007036CE">
                <w:rPr>
                  <w:b/>
                  <w:szCs w:val="24"/>
                  <w:lang w:val="en-US"/>
                </w:rPr>
                <w:t>SECTION</w:t>
              </w:r>
              <w:r w:rsidRPr="007036CE">
                <w:rPr>
                  <w:b/>
                  <w:szCs w:val="24"/>
                </w:rPr>
                <w:t>_3:</w:t>
              </w:r>
              <w:r w:rsidRPr="007036CE">
                <w:rPr>
                  <w:szCs w:val="22"/>
                </w:rPr>
                <w:t>SUM_1</w:t>
              </w:r>
            </w:ins>
            <w:ins w:id="12475" w:author="Сатлер Марина Викторовна" w:date="2024-07-08T11:35:00Z">
              <w:r w:rsidR="00EF101C" w:rsidRPr="007036CE">
                <w:rPr>
                  <w:szCs w:val="22"/>
                </w:rPr>
                <w:t>.</w:t>
              </w:r>
            </w:ins>
          </w:p>
          <w:p w14:paraId="768EE527" w14:textId="77777777" w:rsidR="001F4214" w:rsidRPr="007036CE" w:rsidRDefault="001F4214" w:rsidP="001F4214">
            <w:pPr>
              <w:pStyle w:val="GOSTTablenorm"/>
              <w:rPr>
                <w:ins w:id="12476" w:author="Сатлер Марина Викторовна" w:date="2024-07-05T17:25:00Z"/>
                <w:szCs w:val="22"/>
              </w:rPr>
            </w:pPr>
          </w:p>
          <w:p w14:paraId="62F9EF38" w14:textId="77777777" w:rsidR="001F4214" w:rsidRPr="007036CE" w:rsidRDefault="001F4214" w:rsidP="001F4214">
            <w:pPr>
              <w:pStyle w:val="GOSTTablenorm"/>
              <w:rPr>
                <w:ins w:id="12477" w:author="Сатлер Марина Викторовна" w:date="2024-07-05T17:25:00Z"/>
              </w:rPr>
            </w:pPr>
            <w:ins w:id="12478" w:author="Сатлер Марина Викторовна" w:date="2024-07-05T17:25:00Z">
              <w:r w:rsidRPr="007036CE">
                <w:t>Если значение признака «НБЦ» соответствует «1», то указывается «0»</w:t>
              </w:r>
            </w:ins>
            <w:ins w:id="12479" w:author="Сатлер Марина Викторовна" w:date="2024-07-08T11:35:00Z">
              <w:r w:rsidR="00EF101C" w:rsidRPr="007036CE">
                <w:t>.</w:t>
              </w:r>
            </w:ins>
          </w:p>
          <w:p w14:paraId="295B2078" w14:textId="77777777" w:rsidR="00194707" w:rsidRPr="007036CE" w:rsidRDefault="00194707" w:rsidP="00194707">
            <w:pPr>
              <w:pStyle w:val="GOSTTablenorm"/>
              <w:rPr>
                <w:ins w:id="12480" w:author="Сатлер Марина Викторовна" w:date="2024-04-16T11:27:00Z"/>
                <w:szCs w:val="22"/>
              </w:rPr>
            </w:pPr>
          </w:p>
          <w:p w14:paraId="27F96F5E" w14:textId="518A980C" w:rsidR="00194707" w:rsidRPr="007036CE" w:rsidRDefault="00194707" w:rsidP="00194707">
            <w:pPr>
              <w:pStyle w:val="GOSTTablenorm"/>
            </w:pPr>
            <w:r w:rsidRPr="007036CE">
              <w:rPr>
                <w:szCs w:val="22"/>
              </w:rPr>
              <w:t xml:space="preserve">Сумма передается в единицах валюты с точностью 2 знака после запятой </w:t>
            </w:r>
            <w:r w:rsidR="00CC2920" w:rsidRPr="007036CE">
              <w:t>–</w:t>
            </w:r>
            <w:r w:rsidRPr="007036CE">
              <w:rPr>
                <w:szCs w:val="22"/>
              </w:rPr>
              <w:t xml:space="preserve"> необходимо конвертировать в минимальные единицы валюты (для данного типа документов умножить на 100)</w:t>
            </w:r>
          </w:p>
        </w:tc>
      </w:tr>
      <w:tr w:rsidR="00194707" w:rsidRPr="007036CE" w14:paraId="3421E419" w14:textId="77777777" w:rsidTr="00B0621B">
        <w:tc>
          <w:tcPr>
            <w:tcW w:w="1106" w:type="pct"/>
          </w:tcPr>
          <w:p w14:paraId="48EE32E2" w14:textId="77777777" w:rsidR="00194707" w:rsidRPr="007036CE" w:rsidRDefault="00194707" w:rsidP="00194707">
            <w:pPr>
              <w:pStyle w:val="GOSTTablenorm"/>
              <w:rPr>
                <w:szCs w:val="22"/>
              </w:rPr>
            </w:pPr>
            <w:ins w:id="12481" w:author="Сатлер Марина Викторовна" w:date="2024-02-13T16:03:00Z">
              <w:r w:rsidRPr="007036CE">
                <w:t>Сумма_первый_плановый_руб</w:t>
              </w:r>
            </w:ins>
          </w:p>
        </w:tc>
        <w:tc>
          <w:tcPr>
            <w:tcW w:w="303" w:type="pct"/>
          </w:tcPr>
          <w:p w14:paraId="7522DE57" w14:textId="77777777" w:rsidR="00194707" w:rsidRPr="007036CE" w:rsidRDefault="00194707" w:rsidP="00194707">
            <w:pPr>
              <w:pStyle w:val="GOSTTablenorm"/>
              <w:rPr>
                <w:szCs w:val="22"/>
              </w:rPr>
            </w:pPr>
            <w:r w:rsidRPr="007036CE">
              <w:rPr>
                <w:szCs w:val="22"/>
              </w:rPr>
              <w:t>Да</w:t>
            </w:r>
          </w:p>
        </w:tc>
        <w:tc>
          <w:tcPr>
            <w:tcW w:w="1106" w:type="pct"/>
          </w:tcPr>
          <w:p w14:paraId="55B8B26E" w14:textId="77777777" w:rsidR="00194707" w:rsidRPr="007036CE" w:rsidRDefault="00194707" w:rsidP="00194707">
            <w:pPr>
              <w:pStyle w:val="GOSTTablenorm"/>
              <w:rPr>
                <w:szCs w:val="22"/>
              </w:rPr>
            </w:pPr>
            <w:ins w:id="12482" w:author="Сатлер Марина Викторовна" w:date="2024-02-13T16:04:00Z">
              <w:r w:rsidRPr="007036CE">
                <w:t>Сумма на первый год планового периода</w:t>
              </w:r>
            </w:ins>
          </w:p>
        </w:tc>
        <w:tc>
          <w:tcPr>
            <w:tcW w:w="1106" w:type="pct"/>
          </w:tcPr>
          <w:p w14:paraId="29A2057F" w14:textId="77777777" w:rsidR="001F4214" w:rsidRPr="007036CE" w:rsidRDefault="001F4214" w:rsidP="001F4214">
            <w:pPr>
              <w:pStyle w:val="GOSTTablenorm"/>
              <w:rPr>
                <w:ins w:id="12483" w:author="Сатлер Марина Викторовна" w:date="2024-07-05T17:26:00Z"/>
                <w:lang w:val="en-US"/>
              </w:rPr>
            </w:pPr>
            <w:ins w:id="12484" w:author="Сатлер Марина Викторовна" w:date="2024-07-05T17:26:00Z">
              <w:r w:rsidRPr="007036CE">
                <w:rPr>
                  <w:b/>
                  <w:lang w:val="en-US"/>
                </w:rPr>
                <w:t>SECTION_1:</w:t>
              </w:r>
              <w:r w:rsidRPr="007036CE">
                <w:rPr>
                  <w:lang w:val="en-US"/>
                </w:rPr>
                <w:t>SUM_1</w:t>
              </w:r>
            </w:ins>
          </w:p>
          <w:p w14:paraId="47B9A351" w14:textId="77777777" w:rsidR="001F4214" w:rsidRPr="007036CE" w:rsidRDefault="001F4214" w:rsidP="001F4214">
            <w:pPr>
              <w:pStyle w:val="GOSTTablenorm"/>
              <w:rPr>
                <w:ins w:id="12485" w:author="Сатлер Марина Викторовна" w:date="2024-07-05T17:26:00Z"/>
                <w:lang w:val="en-US"/>
              </w:rPr>
            </w:pPr>
            <w:ins w:id="12486" w:author="Сатлер Марина Викторовна" w:date="2024-07-05T17:26:00Z">
              <w:r w:rsidRPr="007036CE">
                <w:rPr>
                  <w:b/>
                  <w:szCs w:val="24"/>
                  <w:lang w:val="en-US"/>
                </w:rPr>
                <w:t>SECTION_2:</w:t>
              </w:r>
              <w:r w:rsidRPr="007036CE">
                <w:rPr>
                  <w:lang w:val="en-US"/>
                </w:rPr>
                <w:t>SUM_1</w:t>
              </w:r>
            </w:ins>
          </w:p>
          <w:p w14:paraId="37BB2D86" w14:textId="77777777" w:rsidR="001F4214" w:rsidRPr="007036CE" w:rsidRDefault="001F4214" w:rsidP="001F4214">
            <w:pPr>
              <w:pStyle w:val="GOSTTablenorm"/>
              <w:rPr>
                <w:ins w:id="12487" w:author="Сатлер Марина Викторовна" w:date="2024-07-05T17:26:00Z"/>
                <w:b/>
                <w:lang w:val="en-US"/>
              </w:rPr>
            </w:pPr>
            <w:ins w:id="12488" w:author="Сатлер Марина Викторовна" w:date="2024-07-05T17:26:00Z">
              <w:r w:rsidRPr="007036CE">
                <w:rPr>
                  <w:b/>
                  <w:szCs w:val="24"/>
                  <w:lang w:val="en-US"/>
                </w:rPr>
                <w:t>SECTION_3:</w:t>
              </w:r>
              <w:r w:rsidRPr="007036CE">
                <w:rPr>
                  <w:lang w:val="en-US"/>
                </w:rPr>
                <w:t>SUM_1</w:t>
              </w:r>
            </w:ins>
          </w:p>
          <w:p w14:paraId="22CE3204" w14:textId="77777777" w:rsidR="00194707" w:rsidRPr="007036CE" w:rsidRDefault="00194707" w:rsidP="00194707">
            <w:pPr>
              <w:pStyle w:val="GOSTTablenorm"/>
              <w:rPr>
                <w:ins w:id="12489" w:author="Сатлер Марина Викторовна" w:date="2024-04-16T11:21:00Z"/>
                <w:lang w:val="en-US"/>
              </w:rPr>
            </w:pPr>
            <w:ins w:id="12490" w:author="Сатлер Марина Викторовна" w:date="2024-04-16T11:20:00Z">
              <w:r w:rsidRPr="007036CE">
                <w:rPr>
                  <w:b/>
                  <w:szCs w:val="24"/>
                  <w:lang w:val="en-US"/>
                </w:rPr>
                <w:t>SECTION_1:</w:t>
              </w:r>
            </w:ins>
            <w:ins w:id="12491" w:author="Сатлер Марина Викторовна" w:date="2024-02-13T16:04:00Z">
              <w:r w:rsidRPr="007036CE">
                <w:rPr>
                  <w:lang w:val="en-US"/>
                </w:rPr>
                <w:t>SUM_2</w:t>
              </w:r>
            </w:ins>
          </w:p>
          <w:p w14:paraId="5B61901A" w14:textId="77777777" w:rsidR="00194707" w:rsidRPr="007036CE" w:rsidRDefault="00194707" w:rsidP="00194707">
            <w:pPr>
              <w:pStyle w:val="GOSTTablenorm"/>
              <w:rPr>
                <w:ins w:id="12492" w:author="Сатлер Марина Викторовна" w:date="2024-04-16T11:23:00Z"/>
                <w:szCs w:val="22"/>
                <w:lang w:val="en-US"/>
              </w:rPr>
            </w:pPr>
            <w:ins w:id="12493" w:author="Сатлер Марина Викторовна" w:date="2024-04-16T11:21:00Z">
              <w:r w:rsidRPr="007036CE">
                <w:rPr>
                  <w:b/>
                  <w:szCs w:val="24"/>
                  <w:lang w:val="en-US"/>
                </w:rPr>
                <w:t>SECTION_2:</w:t>
              </w:r>
              <w:r w:rsidRPr="007036CE">
                <w:rPr>
                  <w:szCs w:val="22"/>
                  <w:lang w:val="en-US"/>
                </w:rPr>
                <w:t>SUM_2</w:t>
              </w:r>
            </w:ins>
          </w:p>
          <w:p w14:paraId="48E22EAE" w14:textId="77777777" w:rsidR="00194707" w:rsidRPr="007036CE" w:rsidRDefault="00194707" w:rsidP="00194707">
            <w:pPr>
              <w:pStyle w:val="GOSTTablenorm"/>
              <w:rPr>
                <w:szCs w:val="24"/>
                <w:lang w:val="en-US"/>
              </w:rPr>
            </w:pPr>
            <w:ins w:id="12494" w:author="Сатлер Марина Викторовна" w:date="2024-04-16T11:23:00Z">
              <w:r w:rsidRPr="007036CE">
                <w:rPr>
                  <w:b/>
                  <w:szCs w:val="24"/>
                  <w:lang w:val="en-US"/>
                </w:rPr>
                <w:t>SECTION_3:</w:t>
              </w:r>
              <w:r w:rsidRPr="007036CE">
                <w:rPr>
                  <w:szCs w:val="22"/>
                  <w:lang w:val="en-US"/>
                </w:rPr>
                <w:t>SUM_2</w:t>
              </w:r>
            </w:ins>
          </w:p>
        </w:tc>
        <w:tc>
          <w:tcPr>
            <w:tcW w:w="1379" w:type="pct"/>
          </w:tcPr>
          <w:p w14:paraId="28259F01" w14:textId="77777777" w:rsidR="001F4214" w:rsidRPr="007036CE" w:rsidRDefault="001F4214" w:rsidP="001F4214">
            <w:pPr>
              <w:pStyle w:val="GOSTTablenorm"/>
              <w:rPr>
                <w:ins w:id="12495" w:author="Сатлер Марина Викторовна" w:date="2024-07-05T17:26:00Z"/>
              </w:rPr>
            </w:pPr>
            <w:ins w:id="12496" w:author="Сатлер Марина Викторовна" w:date="2024-07-05T17:26:00Z">
              <w:r w:rsidRPr="007036CE">
                <w:t>Если значение признака «НБЦ» соответствует «0», то заполняется согласно описанию:</w:t>
              </w:r>
            </w:ins>
          </w:p>
          <w:p w14:paraId="4651C261" w14:textId="77777777" w:rsidR="00194707" w:rsidRPr="007036CE" w:rsidRDefault="00194707" w:rsidP="00194707">
            <w:pPr>
              <w:pStyle w:val="GOSTTablenorm"/>
              <w:rPr>
                <w:ins w:id="12497" w:author="Сатлер Марина Викторовна" w:date="2024-04-16T11:27:00Z"/>
                <w:szCs w:val="22"/>
              </w:rPr>
            </w:pPr>
            <w:ins w:id="12498" w:author="Сатлер Марина Викторовна" w:date="2024-04-16T11:27:00Z">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2"/>
                </w:rPr>
                <w:t>SUM_2</w:t>
              </w:r>
            </w:ins>
            <w:ins w:id="12499" w:author="Сатлер Марина Викторовна" w:date="2024-07-08T11:35:00Z">
              <w:r w:rsidR="00EF101C" w:rsidRPr="007036CE">
                <w:rPr>
                  <w:szCs w:val="22"/>
                </w:rPr>
                <w:t>.</w:t>
              </w:r>
            </w:ins>
          </w:p>
          <w:p w14:paraId="499AD4FC" w14:textId="77777777" w:rsidR="00194707" w:rsidRPr="007036CE" w:rsidRDefault="00194707" w:rsidP="00194707">
            <w:pPr>
              <w:pStyle w:val="GOSTTablenorm"/>
              <w:rPr>
                <w:ins w:id="12500" w:author="Сатлер Марина Викторовна" w:date="2024-04-16T11:27:00Z"/>
                <w:szCs w:val="22"/>
              </w:rPr>
            </w:pPr>
            <w:ins w:id="12501" w:author="Сатлер Марина Викторовна" w:date="2024-04-16T11:27:00Z">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2"/>
                </w:rPr>
                <w:t>SUM_2</w:t>
              </w:r>
            </w:ins>
            <w:ins w:id="12502" w:author="Сатлер Марина Викторовна" w:date="2024-07-08T11:35:00Z">
              <w:r w:rsidR="00EF101C" w:rsidRPr="007036CE">
                <w:rPr>
                  <w:szCs w:val="22"/>
                </w:rPr>
                <w:t>.</w:t>
              </w:r>
            </w:ins>
          </w:p>
          <w:p w14:paraId="53E9A7E7" w14:textId="77777777" w:rsidR="00194707" w:rsidRPr="007036CE" w:rsidRDefault="00194707" w:rsidP="00194707">
            <w:pPr>
              <w:pStyle w:val="GOSTTablenorm"/>
              <w:rPr>
                <w:ins w:id="12503" w:author="Сатлер Марина Викторовна" w:date="2024-04-16T11:27:00Z"/>
                <w:szCs w:val="22"/>
              </w:rPr>
            </w:pPr>
            <w:ins w:id="12504" w:author="Сатлер Марина Викторовна" w:date="2024-04-16T11:27:00Z">
              <w:r w:rsidRPr="007036CE">
                <w:lastRenderedPageBreak/>
                <w:t>При обработке раздела 3 заполняется из тега</w:t>
              </w:r>
              <w:r w:rsidRPr="007036CE">
                <w:rPr>
                  <w:b/>
                  <w:szCs w:val="24"/>
                </w:rPr>
                <w:t xml:space="preserve"> </w:t>
              </w:r>
              <w:r w:rsidRPr="007036CE">
                <w:rPr>
                  <w:b/>
                  <w:szCs w:val="24"/>
                  <w:lang w:val="en-US"/>
                </w:rPr>
                <w:t>SECTION</w:t>
              </w:r>
              <w:r w:rsidRPr="007036CE">
                <w:rPr>
                  <w:b/>
                  <w:szCs w:val="24"/>
                </w:rPr>
                <w:t>_3:</w:t>
              </w:r>
              <w:r w:rsidRPr="007036CE">
                <w:rPr>
                  <w:szCs w:val="22"/>
                </w:rPr>
                <w:t>SUM_2</w:t>
              </w:r>
            </w:ins>
            <w:ins w:id="12505" w:author="Сатлер Марина Викторовна" w:date="2024-07-08T11:35:00Z">
              <w:r w:rsidR="00EF101C" w:rsidRPr="007036CE">
                <w:rPr>
                  <w:szCs w:val="22"/>
                </w:rPr>
                <w:t>.</w:t>
              </w:r>
            </w:ins>
          </w:p>
          <w:p w14:paraId="45DB3963" w14:textId="77777777" w:rsidR="001F4214" w:rsidRPr="007036CE" w:rsidRDefault="001F4214" w:rsidP="001F4214">
            <w:pPr>
              <w:pStyle w:val="GOSTTablenorm"/>
              <w:rPr>
                <w:ins w:id="12506" w:author="Сатлер Марина Викторовна" w:date="2024-07-05T17:27:00Z"/>
                <w:szCs w:val="22"/>
              </w:rPr>
            </w:pPr>
          </w:p>
          <w:p w14:paraId="06355719" w14:textId="77777777" w:rsidR="001F4214" w:rsidRPr="007036CE" w:rsidRDefault="001F4214" w:rsidP="001F4214">
            <w:pPr>
              <w:pStyle w:val="GOSTTablenorm"/>
              <w:rPr>
                <w:ins w:id="12507" w:author="Сатлер Марина Викторовна" w:date="2024-07-05T17:27:00Z"/>
              </w:rPr>
            </w:pPr>
            <w:ins w:id="12508" w:author="Сатлер Марина Викторовна" w:date="2024-07-05T17:27:00Z">
              <w:r w:rsidRPr="007036CE">
                <w:t>Если значение признака «НБЦ» соответствует «1», то заполняется согласно описанию:</w:t>
              </w:r>
            </w:ins>
          </w:p>
          <w:p w14:paraId="475AFC2D" w14:textId="77777777" w:rsidR="001F4214" w:rsidRPr="007036CE" w:rsidRDefault="001F4214" w:rsidP="001F4214">
            <w:pPr>
              <w:pStyle w:val="GOSTTablenorm"/>
              <w:rPr>
                <w:ins w:id="12509" w:author="Сатлер Марина Викторовна" w:date="2024-07-05T17:27:00Z"/>
                <w:szCs w:val="22"/>
              </w:rPr>
            </w:pPr>
            <w:ins w:id="12510" w:author="Сатлер Марина Викторовна" w:date="2024-07-05T17:27:00Z">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2"/>
                </w:rPr>
                <w:t>SUM_1</w:t>
              </w:r>
            </w:ins>
            <w:ins w:id="12511" w:author="Сатлер Марина Викторовна" w:date="2024-07-08T11:36:00Z">
              <w:r w:rsidR="00EF101C" w:rsidRPr="007036CE">
                <w:rPr>
                  <w:szCs w:val="22"/>
                </w:rPr>
                <w:t>.</w:t>
              </w:r>
            </w:ins>
          </w:p>
          <w:p w14:paraId="088916A1" w14:textId="77777777" w:rsidR="001F4214" w:rsidRPr="007036CE" w:rsidRDefault="001F4214" w:rsidP="001F4214">
            <w:pPr>
              <w:pStyle w:val="GOSTTablenorm"/>
              <w:rPr>
                <w:ins w:id="12512" w:author="Сатлер Марина Викторовна" w:date="2024-07-05T17:27:00Z"/>
                <w:szCs w:val="22"/>
              </w:rPr>
            </w:pPr>
            <w:ins w:id="12513" w:author="Сатлер Марина Викторовна" w:date="2024-07-05T17:27:00Z">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2"/>
                </w:rPr>
                <w:t>SUM_1</w:t>
              </w:r>
            </w:ins>
            <w:ins w:id="12514" w:author="Сатлер Марина Викторовна" w:date="2024-07-08T11:36:00Z">
              <w:r w:rsidR="00EF101C" w:rsidRPr="007036CE">
                <w:rPr>
                  <w:szCs w:val="22"/>
                </w:rPr>
                <w:t>.</w:t>
              </w:r>
            </w:ins>
          </w:p>
          <w:p w14:paraId="0E35CE85" w14:textId="77777777" w:rsidR="001F4214" w:rsidRPr="007036CE" w:rsidRDefault="001F4214" w:rsidP="001F4214">
            <w:pPr>
              <w:pStyle w:val="GOSTTablenorm"/>
              <w:rPr>
                <w:ins w:id="12515" w:author="Сатлер Марина Викторовна" w:date="2024-07-05T17:27:00Z"/>
                <w:szCs w:val="22"/>
              </w:rPr>
            </w:pPr>
            <w:ins w:id="12516" w:author="Сатлер Марина Викторовна" w:date="2024-07-05T17:27:00Z">
              <w:r w:rsidRPr="007036CE">
                <w:t>При обработке раздела 3 заполняется из тега</w:t>
              </w:r>
              <w:r w:rsidRPr="007036CE">
                <w:rPr>
                  <w:b/>
                  <w:szCs w:val="24"/>
                </w:rPr>
                <w:t xml:space="preserve"> </w:t>
              </w:r>
              <w:r w:rsidRPr="007036CE">
                <w:rPr>
                  <w:b/>
                  <w:szCs w:val="24"/>
                  <w:lang w:val="en-US"/>
                </w:rPr>
                <w:t>SECTION</w:t>
              </w:r>
              <w:r w:rsidRPr="007036CE">
                <w:rPr>
                  <w:b/>
                  <w:szCs w:val="24"/>
                </w:rPr>
                <w:t>_3:</w:t>
              </w:r>
              <w:r w:rsidRPr="007036CE">
                <w:rPr>
                  <w:szCs w:val="22"/>
                </w:rPr>
                <w:t>SUM_1</w:t>
              </w:r>
            </w:ins>
            <w:ins w:id="12517" w:author="Сатлер Марина Викторовна" w:date="2024-07-08T11:36:00Z">
              <w:r w:rsidR="00EF101C" w:rsidRPr="007036CE">
                <w:rPr>
                  <w:szCs w:val="22"/>
                </w:rPr>
                <w:t>.</w:t>
              </w:r>
            </w:ins>
          </w:p>
          <w:p w14:paraId="4140885A" w14:textId="77777777" w:rsidR="001F4214" w:rsidRPr="007036CE" w:rsidRDefault="001F4214" w:rsidP="001F4214">
            <w:pPr>
              <w:pStyle w:val="GOSTTablenorm"/>
              <w:rPr>
                <w:ins w:id="12518" w:author="Сатлер Марина Викторовна" w:date="2024-07-05T17:27:00Z"/>
                <w:szCs w:val="22"/>
              </w:rPr>
            </w:pPr>
          </w:p>
          <w:p w14:paraId="63BBBBD6" w14:textId="5B1CE752" w:rsidR="00194707" w:rsidRPr="007036CE" w:rsidRDefault="00194707" w:rsidP="00194707">
            <w:pPr>
              <w:pStyle w:val="GOSTTablenorm"/>
            </w:pPr>
            <w:r w:rsidRPr="007036CE">
              <w:rPr>
                <w:szCs w:val="22"/>
              </w:rPr>
              <w:t xml:space="preserve">Сумма передается в единицах валюты с точностью 2 знака после запятой </w:t>
            </w:r>
            <w:r w:rsidR="00CC2920" w:rsidRPr="007036CE">
              <w:t>–</w:t>
            </w:r>
            <w:r w:rsidRPr="007036CE">
              <w:rPr>
                <w:szCs w:val="22"/>
              </w:rPr>
              <w:t xml:space="preserve"> необходимо конвертировать в минимальные единицы валюты (для данного типа документов умножить на 100)</w:t>
            </w:r>
          </w:p>
        </w:tc>
      </w:tr>
    </w:tbl>
    <w:p w14:paraId="13386761" w14:textId="77777777" w:rsidR="009D675D" w:rsidRPr="007036CE" w:rsidDel="0015711E" w:rsidRDefault="009D675D" w:rsidP="00F25762">
      <w:pPr>
        <w:rPr>
          <w:del w:id="12519" w:author="Кирилл Воробьёв" w:date="2023-12-29T20:51:00Z"/>
        </w:rPr>
      </w:pPr>
    </w:p>
    <w:p w14:paraId="75E2B4F9" w14:textId="5E2385A4" w:rsidR="0015711E" w:rsidRPr="007036CE" w:rsidRDefault="00A9172B" w:rsidP="000027F9">
      <w:pPr>
        <w:pStyle w:val="GOSTNameTable"/>
      </w:pPr>
      <w:r w:rsidRPr="007036CE">
        <w:rPr>
          <w:noProof/>
        </w:rPr>
        <w:fldChar w:fldCharType="begin"/>
      </w:r>
      <w:r w:rsidRPr="007036CE">
        <w:rPr>
          <w:noProof/>
        </w:rPr>
        <w:instrText xml:space="preserve"> SEQ Таблица \* ARABIC </w:instrText>
      </w:r>
      <w:r w:rsidRPr="007036CE">
        <w:rPr>
          <w:noProof/>
        </w:rPr>
        <w:fldChar w:fldCharType="separate"/>
      </w:r>
      <w:bookmarkStart w:id="12520" w:name="_Toc222928053"/>
      <w:r w:rsidR="00BD74E1">
        <w:rPr>
          <w:noProof/>
        </w:rPr>
        <w:t>80</w:t>
      </w:r>
      <w:r w:rsidRPr="007036CE">
        <w:rPr>
          <w:noProof/>
        </w:rPr>
        <w:fldChar w:fldCharType="end"/>
      </w:r>
      <w:r w:rsidR="0015711E" w:rsidRPr="007036CE">
        <w:t xml:space="preserve"> </w:t>
      </w:r>
      <w:r w:rsidR="00D9309A" w:rsidRPr="007036CE">
        <w:t>–</w:t>
      </w:r>
      <w:r w:rsidR="0015711E" w:rsidRPr="007036CE">
        <w:t xml:space="preserve"> Перечень атрибутов, соответствующих типу документа «Расходное расписание» (ф.0531722) MSC_ExpendableSchedule</w:t>
      </w:r>
      <w:bookmarkEnd w:id="12520"/>
    </w:p>
    <w:tbl>
      <w:tblPr>
        <w:tblStyle w:val="GOSTTable"/>
        <w:tblW w:w="5000" w:type="pct"/>
        <w:tblLayout w:type="fixed"/>
        <w:tblLook w:val="07E0" w:firstRow="1" w:lastRow="1" w:firstColumn="1" w:lastColumn="1" w:noHBand="1" w:noVBand="1"/>
      </w:tblPr>
      <w:tblGrid>
        <w:gridCol w:w="3486"/>
        <w:gridCol w:w="955"/>
        <w:gridCol w:w="3486"/>
        <w:gridCol w:w="3486"/>
        <w:gridCol w:w="4347"/>
      </w:tblGrid>
      <w:tr w:rsidR="0015711E" w:rsidRPr="007036CE" w14:paraId="6D46CBD2" w14:textId="77777777" w:rsidTr="00B0621B">
        <w:trPr>
          <w:cnfStyle w:val="100000000000" w:firstRow="1" w:lastRow="0" w:firstColumn="0" w:lastColumn="0" w:oddVBand="0" w:evenVBand="0" w:oddHBand="0" w:evenHBand="0" w:firstRowFirstColumn="0" w:firstRowLastColumn="0" w:lastRowFirstColumn="0" w:lastRowLastColumn="0"/>
        </w:trPr>
        <w:tc>
          <w:tcPr>
            <w:tcW w:w="1106" w:type="pct"/>
            <w:hideMark/>
          </w:tcPr>
          <w:p w14:paraId="1545B244" w14:textId="77777777" w:rsidR="0015711E" w:rsidRPr="007036CE" w:rsidRDefault="0015711E" w:rsidP="00F73BD8">
            <w:pPr>
              <w:pStyle w:val="GOSTTableHead"/>
              <w:rPr>
                <w:szCs w:val="22"/>
              </w:rPr>
            </w:pPr>
            <w:r w:rsidRPr="007036CE">
              <w:rPr>
                <w:szCs w:val="22"/>
              </w:rPr>
              <w:t>Наименование атрибута</w:t>
            </w:r>
          </w:p>
        </w:tc>
        <w:tc>
          <w:tcPr>
            <w:tcW w:w="303" w:type="pct"/>
            <w:hideMark/>
          </w:tcPr>
          <w:p w14:paraId="2DD48D48" w14:textId="77777777" w:rsidR="0015711E" w:rsidRPr="007036CE" w:rsidRDefault="0015711E" w:rsidP="00F73BD8">
            <w:pPr>
              <w:pStyle w:val="GOSTTableHead"/>
              <w:rPr>
                <w:szCs w:val="22"/>
              </w:rPr>
            </w:pPr>
            <w:r w:rsidRPr="007036CE">
              <w:rPr>
                <w:szCs w:val="22"/>
              </w:rPr>
              <w:t>Вычисляемый атрибут</w:t>
            </w:r>
          </w:p>
        </w:tc>
        <w:tc>
          <w:tcPr>
            <w:tcW w:w="1106" w:type="pct"/>
            <w:hideMark/>
          </w:tcPr>
          <w:p w14:paraId="4E3CCDEF" w14:textId="77777777" w:rsidR="0015711E" w:rsidRPr="007036CE" w:rsidRDefault="0015711E" w:rsidP="00F73BD8">
            <w:pPr>
              <w:pStyle w:val="GOSTTableHead"/>
              <w:rPr>
                <w:szCs w:val="22"/>
              </w:rPr>
            </w:pPr>
            <w:r w:rsidRPr="007036CE">
              <w:rPr>
                <w:szCs w:val="22"/>
              </w:rPr>
              <w:t>Описание атрибута</w:t>
            </w:r>
          </w:p>
        </w:tc>
        <w:tc>
          <w:tcPr>
            <w:tcW w:w="1106" w:type="pct"/>
            <w:hideMark/>
          </w:tcPr>
          <w:p w14:paraId="0DB52E4E" w14:textId="77777777" w:rsidR="0015711E" w:rsidRPr="007036CE" w:rsidRDefault="0015711E" w:rsidP="00F73BD8">
            <w:pPr>
              <w:pStyle w:val="GOSTTableHead"/>
              <w:rPr>
                <w:szCs w:val="22"/>
              </w:rPr>
            </w:pPr>
            <w:r w:rsidRPr="007036CE">
              <w:rPr>
                <w:szCs w:val="22"/>
              </w:rPr>
              <w:t>Реквизит документа (наименование тега)</w:t>
            </w:r>
          </w:p>
        </w:tc>
        <w:tc>
          <w:tcPr>
            <w:tcW w:w="1379" w:type="pct"/>
            <w:hideMark/>
          </w:tcPr>
          <w:p w14:paraId="7ABE3010" w14:textId="77777777" w:rsidR="0015711E" w:rsidRPr="007036CE" w:rsidRDefault="0015711E" w:rsidP="00F73BD8">
            <w:pPr>
              <w:pStyle w:val="GOSTTableHead"/>
              <w:rPr>
                <w:szCs w:val="22"/>
              </w:rPr>
            </w:pPr>
            <w:r w:rsidRPr="007036CE">
              <w:rPr>
                <w:szCs w:val="22"/>
              </w:rPr>
              <w:t>Алгоритм вычисления</w:t>
            </w:r>
          </w:p>
        </w:tc>
      </w:tr>
      <w:tr w:rsidR="0015711E" w:rsidRPr="007036CE" w14:paraId="31B633E8" w14:textId="77777777" w:rsidTr="00B0621B">
        <w:tc>
          <w:tcPr>
            <w:tcW w:w="1106" w:type="pct"/>
          </w:tcPr>
          <w:p w14:paraId="50063ACA" w14:textId="77777777" w:rsidR="0015711E" w:rsidRPr="007036CE" w:rsidRDefault="0015711E" w:rsidP="00F73BD8">
            <w:pPr>
              <w:pStyle w:val="GOSTTablenorm"/>
              <w:rPr>
                <w:szCs w:val="22"/>
                <w:lang w:val="en-US"/>
              </w:rPr>
            </w:pPr>
            <w:r w:rsidRPr="007036CE">
              <w:rPr>
                <w:szCs w:val="22"/>
              </w:rPr>
              <w:t>Номер_документа</w:t>
            </w:r>
            <w:r w:rsidR="00142CBB" w:rsidRPr="007036CE">
              <w:rPr>
                <w:szCs w:val="22"/>
                <w:lang w:val="en-US"/>
              </w:rPr>
              <w:t>*</w:t>
            </w:r>
          </w:p>
        </w:tc>
        <w:tc>
          <w:tcPr>
            <w:tcW w:w="303" w:type="pct"/>
          </w:tcPr>
          <w:p w14:paraId="1A0A28D5" w14:textId="77777777" w:rsidR="0015711E" w:rsidRPr="007036CE" w:rsidRDefault="0015711E" w:rsidP="00F73BD8">
            <w:pPr>
              <w:pStyle w:val="GOSTTablenorm"/>
              <w:rPr>
                <w:szCs w:val="22"/>
              </w:rPr>
            </w:pPr>
            <w:r w:rsidRPr="007036CE">
              <w:rPr>
                <w:szCs w:val="22"/>
              </w:rPr>
              <w:t>Нет</w:t>
            </w:r>
          </w:p>
        </w:tc>
        <w:tc>
          <w:tcPr>
            <w:tcW w:w="1106" w:type="pct"/>
          </w:tcPr>
          <w:p w14:paraId="12CD37DE" w14:textId="77777777" w:rsidR="0015711E" w:rsidRPr="007036CE" w:rsidRDefault="0015711E" w:rsidP="00F73BD8">
            <w:pPr>
              <w:pStyle w:val="GOSTTablenorm"/>
              <w:rPr>
                <w:szCs w:val="22"/>
              </w:rPr>
            </w:pPr>
            <w:r w:rsidRPr="007036CE">
              <w:rPr>
                <w:szCs w:val="22"/>
              </w:rPr>
              <w:t>Номер документа</w:t>
            </w:r>
          </w:p>
        </w:tc>
        <w:tc>
          <w:tcPr>
            <w:tcW w:w="1106" w:type="pct"/>
          </w:tcPr>
          <w:p w14:paraId="65E4F3DF" w14:textId="77777777" w:rsidR="0015711E" w:rsidRPr="007036CE" w:rsidRDefault="0015711E" w:rsidP="00F73BD8">
            <w:pPr>
              <w:pStyle w:val="GOSTTablenorm"/>
              <w:rPr>
                <w:szCs w:val="22"/>
              </w:rPr>
            </w:pPr>
            <w:r w:rsidRPr="007036CE">
              <w:rPr>
                <w:szCs w:val="22"/>
                <w:lang w:val="en-US"/>
              </w:rPr>
              <w:t>NUM_DOC</w:t>
            </w:r>
          </w:p>
        </w:tc>
        <w:tc>
          <w:tcPr>
            <w:tcW w:w="1379" w:type="pct"/>
          </w:tcPr>
          <w:p w14:paraId="1B6CA302" w14:textId="77777777" w:rsidR="0015711E" w:rsidRPr="007036CE" w:rsidRDefault="0015711E" w:rsidP="00F73BD8">
            <w:pPr>
              <w:pStyle w:val="GOSTTablenorm"/>
            </w:pPr>
            <w:r w:rsidRPr="007036CE">
              <w:t>-</w:t>
            </w:r>
          </w:p>
        </w:tc>
      </w:tr>
      <w:tr w:rsidR="0015711E" w:rsidRPr="007036CE" w14:paraId="09EBA588" w14:textId="77777777" w:rsidTr="00B0621B">
        <w:tc>
          <w:tcPr>
            <w:tcW w:w="1106" w:type="pct"/>
          </w:tcPr>
          <w:p w14:paraId="35F21D41" w14:textId="77777777" w:rsidR="0015711E" w:rsidRPr="007036CE" w:rsidRDefault="0015711E" w:rsidP="00F73BD8">
            <w:pPr>
              <w:pStyle w:val="GOSTTablenorm"/>
              <w:rPr>
                <w:szCs w:val="22"/>
                <w:lang w:val="en-US"/>
              </w:rPr>
            </w:pPr>
            <w:r w:rsidRPr="007036CE">
              <w:rPr>
                <w:szCs w:val="22"/>
              </w:rPr>
              <w:t>Дата_документа</w:t>
            </w:r>
            <w:r w:rsidR="00142CBB" w:rsidRPr="007036CE">
              <w:rPr>
                <w:szCs w:val="22"/>
                <w:lang w:val="en-US"/>
              </w:rPr>
              <w:t>*</w:t>
            </w:r>
          </w:p>
        </w:tc>
        <w:tc>
          <w:tcPr>
            <w:tcW w:w="303" w:type="pct"/>
          </w:tcPr>
          <w:p w14:paraId="24591584" w14:textId="77777777" w:rsidR="0015711E" w:rsidRPr="007036CE" w:rsidRDefault="0015711E" w:rsidP="00F73BD8">
            <w:pPr>
              <w:pStyle w:val="GOSTTablenorm"/>
              <w:rPr>
                <w:szCs w:val="22"/>
              </w:rPr>
            </w:pPr>
            <w:r w:rsidRPr="007036CE">
              <w:rPr>
                <w:szCs w:val="22"/>
              </w:rPr>
              <w:t>Нет</w:t>
            </w:r>
          </w:p>
        </w:tc>
        <w:tc>
          <w:tcPr>
            <w:tcW w:w="1106" w:type="pct"/>
          </w:tcPr>
          <w:p w14:paraId="089B26B3" w14:textId="77777777" w:rsidR="0015711E" w:rsidRPr="007036CE" w:rsidRDefault="0015711E" w:rsidP="00F73BD8">
            <w:pPr>
              <w:pStyle w:val="GOSTTablenorm"/>
              <w:rPr>
                <w:szCs w:val="22"/>
              </w:rPr>
            </w:pPr>
            <w:r w:rsidRPr="007036CE">
              <w:rPr>
                <w:szCs w:val="22"/>
              </w:rPr>
              <w:t>Дата документа</w:t>
            </w:r>
          </w:p>
        </w:tc>
        <w:tc>
          <w:tcPr>
            <w:tcW w:w="1106" w:type="pct"/>
          </w:tcPr>
          <w:p w14:paraId="432847EA" w14:textId="77777777" w:rsidR="0015711E" w:rsidRPr="007036CE" w:rsidRDefault="0015711E" w:rsidP="00F73BD8">
            <w:pPr>
              <w:pStyle w:val="GOSTTablenorm"/>
              <w:rPr>
                <w:szCs w:val="22"/>
                <w:lang w:val="en-US"/>
              </w:rPr>
            </w:pPr>
            <w:r w:rsidRPr="007036CE">
              <w:rPr>
                <w:szCs w:val="22"/>
                <w:lang w:val="en-US"/>
              </w:rPr>
              <w:t>DATE_DOC</w:t>
            </w:r>
          </w:p>
        </w:tc>
        <w:tc>
          <w:tcPr>
            <w:tcW w:w="1379" w:type="pct"/>
          </w:tcPr>
          <w:p w14:paraId="7B5BC042" w14:textId="77777777" w:rsidR="0015711E" w:rsidRPr="007036CE" w:rsidRDefault="0015711E" w:rsidP="00F73BD8">
            <w:pPr>
              <w:pStyle w:val="GOSTTablenorm"/>
            </w:pPr>
            <w:r w:rsidRPr="007036CE">
              <w:t>-</w:t>
            </w:r>
          </w:p>
        </w:tc>
      </w:tr>
      <w:tr w:rsidR="0015711E" w:rsidRPr="007036CE" w14:paraId="7CFD367F" w14:textId="77777777" w:rsidTr="00B0621B">
        <w:tc>
          <w:tcPr>
            <w:tcW w:w="1106" w:type="pct"/>
          </w:tcPr>
          <w:p w14:paraId="303A0822" w14:textId="77777777" w:rsidR="0015711E" w:rsidRPr="007036CE" w:rsidRDefault="0015711E" w:rsidP="00F73BD8">
            <w:pPr>
              <w:pStyle w:val="GOSTTablenorm"/>
              <w:rPr>
                <w:szCs w:val="22"/>
              </w:rPr>
            </w:pPr>
            <w:r w:rsidRPr="007036CE">
              <w:rPr>
                <w:szCs w:val="22"/>
              </w:rPr>
              <w:t>Вид_документа</w:t>
            </w:r>
          </w:p>
        </w:tc>
        <w:tc>
          <w:tcPr>
            <w:tcW w:w="303" w:type="pct"/>
          </w:tcPr>
          <w:p w14:paraId="3D56BCE5" w14:textId="77777777" w:rsidR="0015711E" w:rsidRPr="007036CE" w:rsidRDefault="0015711E" w:rsidP="00F73BD8">
            <w:pPr>
              <w:pStyle w:val="GOSTTablenorm"/>
              <w:rPr>
                <w:szCs w:val="22"/>
              </w:rPr>
            </w:pPr>
            <w:r w:rsidRPr="007036CE">
              <w:t>Нет</w:t>
            </w:r>
          </w:p>
        </w:tc>
        <w:tc>
          <w:tcPr>
            <w:tcW w:w="1106" w:type="pct"/>
          </w:tcPr>
          <w:p w14:paraId="43996E0A" w14:textId="77777777" w:rsidR="0015711E" w:rsidRPr="007036CE" w:rsidRDefault="0015711E" w:rsidP="00F73BD8">
            <w:pPr>
              <w:pStyle w:val="GOSTTablenorm"/>
              <w:rPr>
                <w:szCs w:val="22"/>
              </w:rPr>
            </w:pPr>
            <w:r w:rsidRPr="007036CE">
              <w:t>Вид документа</w:t>
            </w:r>
          </w:p>
        </w:tc>
        <w:tc>
          <w:tcPr>
            <w:tcW w:w="1106" w:type="pct"/>
          </w:tcPr>
          <w:p w14:paraId="701F4F18" w14:textId="77777777" w:rsidR="0015711E" w:rsidRPr="007036CE" w:rsidRDefault="0015711E" w:rsidP="00F73BD8">
            <w:pPr>
              <w:pStyle w:val="GOSTTablenorm"/>
              <w:rPr>
                <w:szCs w:val="22"/>
                <w:lang w:val="en-US"/>
              </w:rPr>
            </w:pPr>
            <w:r w:rsidRPr="007036CE">
              <w:rPr>
                <w:szCs w:val="22"/>
                <w:lang w:val="en-US"/>
              </w:rPr>
              <w:t>DOC_TYPE</w:t>
            </w:r>
          </w:p>
        </w:tc>
        <w:tc>
          <w:tcPr>
            <w:tcW w:w="1379" w:type="pct"/>
          </w:tcPr>
          <w:p w14:paraId="7C2A4746" w14:textId="77777777" w:rsidR="0015711E" w:rsidRPr="007036CE" w:rsidRDefault="0015711E" w:rsidP="00F73BD8">
            <w:pPr>
              <w:pStyle w:val="GOSTTablenorm"/>
            </w:pPr>
            <w:r w:rsidRPr="007036CE">
              <w:t>-</w:t>
            </w:r>
          </w:p>
        </w:tc>
      </w:tr>
      <w:tr w:rsidR="0015711E" w:rsidRPr="007036CE" w14:paraId="752914D5" w14:textId="77777777" w:rsidTr="00B0621B">
        <w:tc>
          <w:tcPr>
            <w:tcW w:w="1106" w:type="pct"/>
          </w:tcPr>
          <w:p w14:paraId="19209FE6" w14:textId="77777777" w:rsidR="0015711E" w:rsidRPr="007036CE" w:rsidRDefault="0015711E" w:rsidP="00F73BD8">
            <w:pPr>
              <w:pStyle w:val="GOSTTablenorm"/>
              <w:rPr>
                <w:szCs w:val="22"/>
              </w:rPr>
            </w:pPr>
            <w:r w:rsidRPr="007036CE">
              <w:rPr>
                <w:szCs w:val="22"/>
              </w:rPr>
              <w:lastRenderedPageBreak/>
              <w:t>Уровень_конфиденциальности</w:t>
            </w:r>
          </w:p>
        </w:tc>
        <w:tc>
          <w:tcPr>
            <w:tcW w:w="303" w:type="pct"/>
          </w:tcPr>
          <w:p w14:paraId="13A2F47A" w14:textId="77777777" w:rsidR="0015711E" w:rsidRPr="007036CE" w:rsidRDefault="0015711E" w:rsidP="00F73BD8">
            <w:pPr>
              <w:pStyle w:val="GOSTTablenorm"/>
              <w:rPr>
                <w:szCs w:val="22"/>
              </w:rPr>
            </w:pPr>
            <w:r w:rsidRPr="007036CE">
              <w:rPr>
                <w:szCs w:val="22"/>
              </w:rPr>
              <w:t>Нет</w:t>
            </w:r>
          </w:p>
        </w:tc>
        <w:tc>
          <w:tcPr>
            <w:tcW w:w="1106" w:type="pct"/>
          </w:tcPr>
          <w:p w14:paraId="6D89AF74" w14:textId="77777777" w:rsidR="0015711E" w:rsidRPr="007036CE" w:rsidRDefault="0015711E" w:rsidP="00F73BD8">
            <w:pPr>
              <w:pStyle w:val="GOSTTablenorm"/>
              <w:rPr>
                <w:szCs w:val="22"/>
              </w:rPr>
            </w:pPr>
            <w:r w:rsidRPr="007036CE">
              <w:rPr>
                <w:szCs w:val="22"/>
              </w:rPr>
              <w:t>Уровень конфиденциальности</w:t>
            </w:r>
          </w:p>
        </w:tc>
        <w:tc>
          <w:tcPr>
            <w:tcW w:w="1106" w:type="pct"/>
          </w:tcPr>
          <w:p w14:paraId="561CEBC0" w14:textId="77777777" w:rsidR="0015711E" w:rsidRPr="007036CE" w:rsidRDefault="0015711E" w:rsidP="00F73BD8">
            <w:pPr>
              <w:pStyle w:val="GOSTTablenorm"/>
              <w:rPr>
                <w:szCs w:val="22"/>
                <w:lang w:val="en-US"/>
              </w:rPr>
            </w:pPr>
            <w:r w:rsidRPr="007036CE">
              <w:rPr>
                <w:szCs w:val="22"/>
                <w:lang w:val="en-US"/>
              </w:rPr>
              <w:t>ACCESSLEVEL</w:t>
            </w:r>
          </w:p>
        </w:tc>
        <w:tc>
          <w:tcPr>
            <w:tcW w:w="1379" w:type="pct"/>
          </w:tcPr>
          <w:p w14:paraId="2E8D1345" w14:textId="77777777" w:rsidR="0015711E" w:rsidRPr="007036CE" w:rsidRDefault="0015711E" w:rsidP="00F73BD8">
            <w:pPr>
              <w:pStyle w:val="GOSTTablenorm"/>
            </w:pPr>
            <w:r w:rsidRPr="007036CE">
              <w:t>-</w:t>
            </w:r>
          </w:p>
        </w:tc>
      </w:tr>
      <w:tr w:rsidR="0015711E" w:rsidRPr="007036CE" w14:paraId="1C18EEF1" w14:textId="77777777" w:rsidTr="00B0621B">
        <w:tc>
          <w:tcPr>
            <w:tcW w:w="1106" w:type="pct"/>
          </w:tcPr>
          <w:p w14:paraId="44111641" w14:textId="77777777" w:rsidR="0015711E" w:rsidRPr="007036CE" w:rsidRDefault="0015711E" w:rsidP="00F73BD8">
            <w:pPr>
              <w:pStyle w:val="GOSTTablenorm"/>
              <w:rPr>
                <w:szCs w:val="22"/>
              </w:rPr>
            </w:pPr>
            <w:r w:rsidRPr="007036CE">
              <w:rPr>
                <w:szCs w:val="22"/>
              </w:rPr>
              <w:t>Наименование_документа</w:t>
            </w:r>
          </w:p>
        </w:tc>
        <w:tc>
          <w:tcPr>
            <w:tcW w:w="303" w:type="pct"/>
          </w:tcPr>
          <w:p w14:paraId="5E8FA496" w14:textId="77777777" w:rsidR="0015711E" w:rsidRPr="007036CE" w:rsidRDefault="0015711E" w:rsidP="00F73BD8">
            <w:pPr>
              <w:pStyle w:val="GOSTTablenorm"/>
              <w:rPr>
                <w:szCs w:val="22"/>
              </w:rPr>
            </w:pPr>
            <w:r w:rsidRPr="007036CE">
              <w:rPr>
                <w:szCs w:val="22"/>
              </w:rPr>
              <w:t>Да</w:t>
            </w:r>
          </w:p>
        </w:tc>
        <w:tc>
          <w:tcPr>
            <w:tcW w:w="1106" w:type="pct"/>
          </w:tcPr>
          <w:p w14:paraId="47A9FAB0" w14:textId="77777777" w:rsidR="0015711E" w:rsidRPr="007036CE" w:rsidRDefault="0015711E" w:rsidP="00F73BD8">
            <w:pPr>
              <w:pStyle w:val="GOSTTablenorm"/>
              <w:rPr>
                <w:szCs w:val="22"/>
              </w:rPr>
            </w:pPr>
            <w:r w:rsidRPr="007036CE">
              <w:rPr>
                <w:szCs w:val="22"/>
              </w:rPr>
              <w:t>Наименование документа</w:t>
            </w:r>
          </w:p>
        </w:tc>
        <w:tc>
          <w:tcPr>
            <w:tcW w:w="1106" w:type="pct"/>
          </w:tcPr>
          <w:p w14:paraId="5F0316DD" w14:textId="77777777" w:rsidR="0015711E" w:rsidRPr="007036CE" w:rsidRDefault="0015711E" w:rsidP="00F73BD8">
            <w:pPr>
              <w:pStyle w:val="GOSTTablenorm"/>
              <w:rPr>
                <w:szCs w:val="22"/>
              </w:rPr>
            </w:pPr>
            <w:r w:rsidRPr="007036CE">
              <w:rPr>
                <w:szCs w:val="22"/>
              </w:rPr>
              <w:t>-</w:t>
            </w:r>
          </w:p>
        </w:tc>
        <w:tc>
          <w:tcPr>
            <w:tcW w:w="1379" w:type="pct"/>
          </w:tcPr>
          <w:p w14:paraId="14910FD4" w14:textId="77777777" w:rsidR="0015711E" w:rsidRPr="007036CE" w:rsidRDefault="0015711E">
            <w:pPr>
              <w:pStyle w:val="GOSTTablenorm"/>
            </w:pPr>
            <w:r w:rsidRPr="007036CE">
              <w:rPr>
                <w:szCs w:val="22"/>
              </w:rPr>
              <w:t>Наименование документа определяется по справочнику «Типы документов» с помощью значения атрибута Тип_документа (</w:t>
            </w:r>
            <w:r w:rsidRPr="007036CE">
              <w:rPr>
                <w:szCs w:val="22"/>
                <w:lang w:val="en-US"/>
              </w:rPr>
              <w:t>TypeDoc</w:t>
            </w:r>
            <w:r w:rsidRPr="007036CE">
              <w:rPr>
                <w:szCs w:val="22"/>
              </w:rPr>
              <w:t>) из заголовка запроса</w:t>
            </w:r>
          </w:p>
        </w:tc>
      </w:tr>
      <w:tr w:rsidR="0015711E" w:rsidRPr="007036CE" w14:paraId="07CBCE88" w14:textId="77777777" w:rsidTr="00B0621B">
        <w:tc>
          <w:tcPr>
            <w:tcW w:w="1106" w:type="pct"/>
          </w:tcPr>
          <w:p w14:paraId="03934C80" w14:textId="77777777" w:rsidR="0015711E" w:rsidRPr="007036CE" w:rsidRDefault="0015711E" w:rsidP="00F73BD8">
            <w:pPr>
              <w:pStyle w:val="GOSTTablenorm"/>
              <w:rPr>
                <w:szCs w:val="22"/>
              </w:rPr>
            </w:pPr>
            <w:r w:rsidRPr="007036CE">
              <w:rPr>
                <w:szCs w:val="22"/>
              </w:rPr>
              <w:t>Код_валюты</w:t>
            </w:r>
          </w:p>
        </w:tc>
        <w:tc>
          <w:tcPr>
            <w:tcW w:w="303" w:type="pct"/>
          </w:tcPr>
          <w:p w14:paraId="44EA7FC6" w14:textId="77777777" w:rsidR="0015711E" w:rsidRPr="007036CE" w:rsidRDefault="0015711E" w:rsidP="00F73BD8">
            <w:pPr>
              <w:pStyle w:val="GOSTTablenorm"/>
              <w:rPr>
                <w:szCs w:val="22"/>
              </w:rPr>
            </w:pPr>
            <w:r w:rsidRPr="007036CE">
              <w:rPr>
                <w:szCs w:val="22"/>
              </w:rPr>
              <w:t>Да</w:t>
            </w:r>
          </w:p>
        </w:tc>
        <w:tc>
          <w:tcPr>
            <w:tcW w:w="1106" w:type="pct"/>
          </w:tcPr>
          <w:p w14:paraId="7334AE63" w14:textId="77777777" w:rsidR="0015711E" w:rsidRPr="007036CE" w:rsidRDefault="0015711E" w:rsidP="00F73BD8">
            <w:pPr>
              <w:pStyle w:val="GOSTTablenorm"/>
              <w:rPr>
                <w:szCs w:val="22"/>
              </w:rPr>
            </w:pPr>
            <w:r w:rsidRPr="007036CE">
              <w:rPr>
                <w:szCs w:val="22"/>
              </w:rPr>
              <w:t>Код валюты</w:t>
            </w:r>
          </w:p>
        </w:tc>
        <w:tc>
          <w:tcPr>
            <w:tcW w:w="1106" w:type="pct"/>
          </w:tcPr>
          <w:p w14:paraId="4712F58A" w14:textId="77777777" w:rsidR="0015711E" w:rsidRPr="007036CE" w:rsidRDefault="0015711E" w:rsidP="00F73BD8">
            <w:pPr>
              <w:pStyle w:val="GOSTTablenorm"/>
              <w:rPr>
                <w:szCs w:val="22"/>
              </w:rPr>
            </w:pPr>
            <w:r w:rsidRPr="007036CE">
              <w:rPr>
                <w:szCs w:val="22"/>
              </w:rPr>
              <w:t>-</w:t>
            </w:r>
          </w:p>
        </w:tc>
        <w:tc>
          <w:tcPr>
            <w:tcW w:w="1379" w:type="pct"/>
          </w:tcPr>
          <w:p w14:paraId="3D62866D" w14:textId="77777777" w:rsidR="0015711E" w:rsidRPr="007036CE" w:rsidRDefault="0015711E" w:rsidP="00F73BD8">
            <w:pPr>
              <w:pStyle w:val="GOSTTablenorm"/>
            </w:pPr>
            <w:r w:rsidRPr="007036CE">
              <w:rPr>
                <w:szCs w:val="22"/>
              </w:rPr>
              <w:t>Указывается значение «643»</w:t>
            </w:r>
          </w:p>
        </w:tc>
      </w:tr>
      <w:tr w:rsidR="00CE3062" w:rsidRPr="007036CE" w14:paraId="30B54973" w14:textId="77777777" w:rsidTr="00B0621B">
        <w:tc>
          <w:tcPr>
            <w:tcW w:w="1106" w:type="pct"/>
          </w:tcPr>
          <w:p w14:paraId="30BEDD19" w14:textId="77777777" w:rsidR="00CE3062" w:rsidRPr="007036CE" w:rsidRDefault="00CE3062" w:rsidP="00CE3062">
            <w:pPr>
              <w:pStyle w:val="GOSTTablenorm"/>
              <w:rPr>
                <w:szCs w:val="22"/>
              </w:rPr>
            </w:pPr>
            <w:r w:rsidRPr="007036CE">
              <w:rPr>
                <w:szCs w:val="22"/>
              </w:rPr>
              <w:t>Код_валюты_учета</w:t>
            </w:r>
          </w:p>
        </w:tc>
        <w:tc>
          <w:tcPr>
            <w:tcW w:w="303" w:type="pct"/>
          </w:tcPr>
          <w:p w14:paraId="2534C992" w14:textId="77777777" w:rsidR="00CE3062" w:rsidRPr="007036CE" w:rsidRDefault="00CE3062" w:rsidP="00CE3062">
            <w:pPr>
              <w:pStyle w:val="GOSTTablenorm"/>
              <w:rPr>
                <w:szCs w:val="22"/>
              </w:rPr>
            </w:pPr>
            <w:r w:rsidRPr="007036CE">
              <w:rPr>
                <w:szCs w:val="22"/>
              </w:rPr>
              <w:t>да</w:t>
            </w:r>
          </w:p>
        </w:tc>
        <w:tc>
          <w:tcPr>
            <w:tcW w:w="1106" w:type="pct"/>
          </w:tcPr>
          <w:p w14:paraId="7525B66F" w14:textId="77777777" w:rsidR="00CE3062" w:rsidRPr="007036CE" w:rsidRDefault="00CE3062" w:rsidP="00CE3062">
            <w:pPr>
              <w:pStyle w:val="GOSTTablenorm"/>
              <w:rPr>
                <w:szCs w:val="22"/>
              </w:rPr>
            </w:pPr>
            <w:r w:rsidRPr="007036CE">
              <w:rPr>
                <w:szCs w:val="22"/>
              </w:rPr>
              <w:t>Код валюты учета по ОКВ</w:t>
            </w:r>
          </w:p>
        </w:tc>
        <w:tc>
          <w:tcPr>
            <w:tcW w:w="1106" w:type="pct"/>
          </w:tcPr>
          <w:p w14:paraId="42D4BCB5" w14:textId="77777777" w:rsidR="00CE3062" w:rsidRPr="007036CE" w:rsidRDefault="00CE3062" w:rsidP="00CE3062">
            <w:pPr>
              <w:pStyle w:val="GOSTTablenorm"/>
              <w:rPr>
                <w:szCs w:val="22"/>
              </w:rPr>
            </w:pPr>
            <w:r w:rsidRPr="007036CE">
              <w:t>-</w:t>
            </w:r>
          </w:p>
        </w:tc>
        <w:tc>
          <w:tcPr>
            <w:tcW w:w="1379" w:type="pct"/>
          </w:tcPr>
          <w:p w14:paraId="7658334F" w14:textId="77777777" w:rsidR="00CE3062" w:rsidRPr="007036CE" w:rsidRDefault="00CE3062" w:rsidP="00CE3062">
            <w:pPr>
              <w:pStyle w:val="GOSTTablenorm"/>
              <w:rPr>
                <w:szCs w:val="22"/>
              </w:rPr>
            </w:pPr>
            <w:r w:rsidRPr="007036CE">
              <w:t>Указывается значение «643»</w:t>
            </w:r>
          </w:p>
        </w:tc>
      </w:tr>
      <w:tr w:rsidR="00CE3062" w:rsidRPr="007036CE" w14:paraId="64C9E957" w14:textId="77777777" w:rsidTr="00B0621B">
        <w:tc>
          <w:tcPr>
            <w:tcW w:w="1106" w:type="pct"/>
          </w:tcPr>
          <w:p w14:paraId="35CF7C0C" w14:textId="77777777" w:rsidR="00CE3062" w:rsidRPr="007036CE" w:rsidRDefault="00CE3062" w:rsidP="00CE3062">
            <w:pPr>
              <w:pStyle w:val="GOSTTablenorm"/>
              <w:rPr>
                <w:szCs w:val="22"/>
              </w:rPr>
            </w:pPr>
            <w:r w:rsidRPr="007036CE">
              <w:rPr>
                <w:szCs w:val="22"/>
              </w:rPr>
              <w:t>Код_бюджета</w:t>
            </w:r>
          </w:p>
        </w:tc>
        <w:tc>
          <w:tcPr>
            <w:tcW w:w="303" w:type="pct"/>
          </w:tcPr>
          <w:p w14:paraId="73D6A5D5" w14:textId="77777777" w:rsidR="00CE3062" w:rsidRPr="007036CE" w:rsidRDefault="00CE3062" w:rsidP="00CE3062">
            <w:pPr>
              <w:pStyle w:val="GOSTTablenorm"/>
              <w:rPr>
                <w:szCs w:val="22"/>
              </w:rPr>
            </w:pPr>
            <w:r w:rsidRPr="007036CE">
              <w:rPr>
                <w:szCs w:val="22"/>
              </w:rPr>
              <w:t>Нет</w:t>
            </w:r>
          </w:p>
        </w:tc>
        <w:tc>
          <w:tcPr>
            <w:tcW w:w="1106" w:type="pct"/>
          </w:tcPr>
          <w:p w14:paraId="0CA4D58B" w14:textId="77777777" w:rsidR="00CE3062" w:rsidRPr="007036CE" w:rsidRDefault="00CE3062" w:rsidP="00CE3062">
            <w:pPr>
              <w:pStyle w:val="GOSTTablenorm"/>
              <w:rPr>
                <w:szCs w:val="22"/>
              </w:rPr>
            </w:pPr>
            <w:r w:rsidRPr="007036CE">
              <w:rPr>
                <w:szCs w:val="22"/>
              </w:rPr>
              <w:t>Код бюджета</w:t>
            </w:r>
          </w:p>
        </w:tc>
        <w:tc>
          <w:tcPr>
            <w:tcW w:w="1106" w:type="pct"/>
          </w:tcPr>
          <w:p w14:paraId="2AA0DE09" w14:textId="77777777" w:rsidR="00CE3062" w:rsidRPr="007036CE" w:rsidRDefault="00CE3062" w:rsidP="00CE3062">
            <w:pPr>
              <w:pStyle w:val="GOSTTablenorm"/>
              <w:rPr>
                <w:szCs w:val="22"/>
              </w:rPr>
            </w:pPr>
            <w:r w:rsidRPr="007036CE">
              <w:rPr>
                <w:szCs w:val="24"/>
              </w:rPr>
              <w:t>BUDGET_CODE</w:t>
            </w:r>
          </w:p>
        </w:tc>
        <w:tc>
          <w:tcPr>
            <w:tcW w:w="1379" w:type="pct"/>
          </w:tcPr>
          <w:p w14:paraId="7872BD02" w14:textId="77777777" w:rsidR="00CE3062" w:rsidRPr="007036CE" w:rsidRDefault="00CE3062" w:rsidP="00CE3062">
            <w:pPr>
              <w:pStyle w:val="GOSTTablenorm"/>
              <w:rPr>
                <w:szCs w:val="22"/>
              </w:rPr>
            </w:pPr>
            <w:r w:rsidRPr="007036CE">
              <w:t>-</w:t>
            </w:r>
          </w:p>
        </w:tc>
      </w:tr>
      <w:tr w:rsidR="00CE3062" w:rsidRPr="007036CE" w14:paraId="0ACB9573" w14:textId="77777777" w:rsidTr="00B0621B">
        <w:tc>
          <w:tcPr>
            <w:tcW w:w="1106" w:type="pct"/>
          </w:tcPr>
          <w:p w14:paraId="310992F0" w14:textId="77777777" w:rsidR="00CE3062" w:rsidRPr="007036CE" w:rsidRDefault="00CE3062" w:rsidP="00CE3062">
            <w:pPr>
              <w:pStyle w:val="GOSTTablenorm"/>
              <w:rPr>
                <w:szCs w:val="22"/>
              </w:rPr>
            </w:pPr>
            <w:r w:rsidRPr="007036CE">
              <w:rPr>
                <w:szCs w:val="22"/>
              </w:rPr>
              <w:t>Тип_бюджета</w:t>
            </w:r>
          </w:p>
        </w:tc>
        <w:tc>
          <w:tcPr>
            <w:tcW w:w="303" w:type="pct"/>
          </w:tcPr>
          <w:p w14:paraId="5756BCFB" w14:textId="77777777" w:rsidR="00CE3062" w:rsidRPr="007036CE" w:rsidRDefault="00CE3062" w:rsidP="00CE3062">
            <w:pPr>
              <w:pStyle w:val="GOSTTablenorm"/>
              <w:rPr>
                <w:szCs w:val="22"/>
              </w:rPr>
            </w:pPr>
            <w:r w:rsidRPr="007036CE">
              <w:rPr>
                <w:szCs w:val="22"/>
              </w:rPr>
              <w:t>да</w:t>
            </w:r>
          </w:p>
        </w:tc>
        <w:tc>
          <w:tcPr>
            <w:tcW w:w="1106" w:type="pct"/>
          </w:tcPr>
          <w:p w14:paraId="359CC113" w14:textId="77777777" w:rsidR="00CE3062" w:rsidRPr="007036CE" w:rsidRDefault="00CE3062" w:rsidP="00CE3062">
            <w:pPr>
              <w:pStyle w:val="GOSTTablenorm"/>
              <w:rPr>
                <w:szCs w:val="22"/>
              </w:rPr>
            </w:pPr>
            <w:r w:rsidRPr="007036CE">
              <w:rPr>
                <w:szCs w:val="22"/>
              </w:rPr>
              <w:t>Тип бюджета</w:t>
            </w:r>
          </w:p>
        </w:tc>
        <w:tc>
          <w:tcPr>
            <w:tcW w:w="1106" w:type="pct"/>
          </w:tcPr>
          <w:p w14:paraId="59A7D236" w14:textId="77777777" w:rsidR="00CE3062" w:rsidRPr="007036CE" w:rsidRDefault="00CE3062" w:rsidP="00CE3062">
            <w:pPr>
              <w:pStyle w:val="GOSTTablenorm"/>
              <w:rPr>
                <w:szCs w:val="22"/>
              </w:rPr>
            </w:pPr>
            <w:r w:rsidRPr="007036CE">
              <w:rPr>
                <w:szCs w:val="22"/>
              </w:rPr>
              <w:t>TitlePart_MSC_Bdgt_Cd</w:t>
            </w:r>
          </w:p>
        </w:tc>
        <w:tc>
          <w:tcPr>
            <w:tcW w:w="1379" w:type="pct"/>
          </w:tcPr>
          <w:p w14:paraId="1638596E" w14:textId="77777777" w:rsidR="00CE3062" w:rsidRPr="007036CE" w:rsidRDefault="00CE3062" w:rsidP="00CE3062">
            <w:pPr>
              <w:pStyle w:val="GOSTTablenorm"/>
              <w:rPr>
                <w:szCs w:val="22"/>
              </w:rPr>
            </w:pPr>
            <w:r w:rsidRPr="007036CE">
              <w:rPr>
                <w:szCs w:val="22"/>
              </w:rPr>
              <w:t>Тип бюджета определяется по справочнику «Бюджеты» (поиск по значению «Код бюджета»)</w:t>
            </w:r>
          </w:p>
        </w:tc>
      </w:tr>
      <w:tr w:rsidR="00CE3062" w:rsidRPr="007036CE" w:rsidDel="00143EF4" w14:paraId="46E45A52" w14:textId="0DB7574D" w:rsidTr="00B0621B">
        <w:trPr>
          <w:del w:id="12521" w:author="EXP-320404" w:date="2025-08-21T12:50:00Z"/>
        </w:trPr>
        <w:tc>
          <w:tcPr>
            <w:tcW w:w="1106" w:type="pct"/>
          </w:tcPr>
          <w:p w14:paraId="3F311101" w14:textId="0032F187" w:rsidR="00CE3062" w:rsidRPr="007036CE" w:rsidDel="00143EF4" w:rsidRDefault="00CE3062" w:rsidP="00CE3062">
            <w:pPr>
              <w:pStyle w:val="GOSTTablenorm"/>
              <w:rPr>
                <w:del w:id="12522" w:author="EXP-320404" w:date="2025-08-21T12:50:00Z"/>
                <w:szCs w:val="22"/>
              </w:rPr>
            </w:pPr>
            <w:del w:id="12523" w:author="EXP-320404" w:date="2025-08-21T12:50:00Z">
              <w:r w:rsidRPr="007036CE" w:rsidDel="00143EF4">
                <w:rPr>
                  <w:szCs w:val="22"/>
                </w:rPr>
                <w:delText>Дата_ввода_в_действие</w:delText>
              </w:r>
            </w:del>
          </w:p>
        </w:tc>
        <w:tc>
          <w:tcPr>
            <w:tcW w:w="303" w:type="pct"/>
          </w:tcPr>
          <w:p w14:paraId="58661DFE" w14:textId="3D686BDC" w:rsidR="00CE3062" w:rsidRPr="007036CE" w:rsidDel="00143EF4" w:rsidRDefault="00CE3062" w:rsidP="00CE3062">
            <w:pPr>
              <w:pStyle w:val="GOSTTablenorm"/>
              <w:rPr>
                <w:del w:id="12524" w:author="EXP-320404" w:date="2025-08-21T12:50:00Z"/>
                <w:szCs w:val="22"/>
              </w:rPr>
            </w:pPr>
            <w:del w:id="12525" w:author="EXP-320404" w:date="2025-08-21T12:50:00Z">
              <w:r w:rsidRPr="007036CE" w:rsidDel="00143EF4">
                <w:rPr>
                  <w:szCs w:val="22"/>
                </w:rPr>
                <w:delText>Нет</w:delText>
              </w:r>
            </w:del>
          </w:p>
        </w:tc>
        <w:tc>
          <w:tcPr>
            <w:tcW w:w="1106" w:type="pct"/>
          </w:tcPr>
          <w:p w14:paraId="60996FD0" w14:textId="69FEB584" w:rsidR="00CE3062" w:rsidRPr="007036CE" w:rsidDel="00143EF4" w:rsidRDefault="00CE3062" w:rsidP="00CE3062">
            <w:pPr>
              <w:pStyle w:val="GOSTTablenorm"/>
              <w:rPr>
                <w:del w:id="12526" w:author="EXP-320404" w:date="2025-08-21T12:50:00Z"/>
                <w:szCs w:val="22"/>
              </w:rPr>
            </w:pPr>
            <w:del w:id="12527" w:author="EXP-320404" w:date="2025-08-21T12:50:00Z">
              <w:r w:rsidRPr="007036CE" w:rsidDel="00143EF4">
                <w:rPr>
                  <w:szCs w:val="22"/>
                </w:rPr>
                <w:delText>Дата ввода в действие</w:delText>
              </w:r>
            </w:del>
          </w:p>
        </w:tc>
        <w:tc>
          <w:tcPr>
            <w:tcW w:w="1106" w:type="pct"/>
          </w:tcPr>
          <w:p w14:paraId="796376E5" w14:textId="1F3DC3C3" w:rsidR="00CE3062" w:rsidRPr="007036CE" w:rsidDel="00143EF4" w:rsidRDefault="00CE3062" w:rsidP="00CE3062">
            <w:pPr>
              <w:pStyle w:val="GOSTTablenorm"/>
              <w:rPr>
                <w:del w:id="12528" w:author="EXP-320404" w:date="2025-08-21T12:50:00Z"/>
                <w:szCs w:val="22"/>
              </w:rPr>
            </w:pPr>
            <w:del w:id="12529" w:author="EXP-320404" w:date="2025-08-21T12:50:00Z">
              <w:r w:rsidRPr="007036CE" w:rsidDel="00143EF4">
                <w:rPr>
                  <w:szCs w:val="24"/>
                </w:rPr>
                <w:delText>EVENT_DATE</w:delText>
              </w:r>
            </w:del>
          </w:p>
        </w:tc>
        <w:tc>
          <w:tcPr>
            <w:tcW w:w="1379" w:type="pct"/>
          </w:tcPr>
          <w:p w14:paraId="77D52473" w14:textId="53A22020" w:rsidR="00CE3062" w:rsidRPr="007036CE" w:rsidDel="00143EF4" w:rsidRDefault="00CE3062" w:rsidP="00CE3062">
            <w:pPr>
              <w:pStyle w:val="GOSTTablenorm"/>
              <w:rPr>
                <w:del w:id="12530" w:author="EXP-320404" w:date="2025-08-21T12:50:00Z"/>
                <w:szCs w:val="22"/>
              </w:rPr>
            </w:pPr>
            <w:del w:id="12531" w:author="EXP-320404" w:date="2025-08-21T12:50:00Z">
              <w:r w:rsidRPr="007036CE" w:rsidDel="00143EF4">
                <w:delText>-</w:delText>
              </w:r>
            </w:del>
          </w:p>
        </w:tc>
      </w:tr>
      <w:tr w:rsidR="00CE3062" w:rsidRPr="007036CE" w14:paraId="4C1D5FCB" w14:textId="77777777" w:rsidTr="00B0621B">
        <w:tc>
          <w:tcPr>
            <w:tcW w:w="1106" w:type="pct"/>
          </w:tcPr>
          <w:p w14:paraId="4169D015" w14:textId="77777777" w:rsidR="00CE3062" w:rsidRPr="007036CE" w:rsidRDefault="00CE3062" w:rsidP="00CE3062">
            <w:pPr>
              <w:pStyle w:val="GOSTTablenorm"/>
              <w:rPr>
                <w:szCs w:val="22"/>
              </w:rPr>
            </w:pPr>
            <w:r w:rsidRPr="007036CE">
              <w:rPr>
                <w:szCs w:val="22"/>
              </w:rPr>
              <w:t>Код_вида_изменений</w:t>
            </w:r>
          </w:p>
        </w:tc>
        <w:tc>
          <w:tcPr>
            <w:tcW w:w="303" w:type="pct"/>
          </w:tcPr>
          <w:p w14:paraId="13609CBC" w14:textId="77777777" w:rsidR="00CE3062" w:rsidRPr="007036CE" w:rsidRDefault="00CE3062" w:rsidP="00CE3062">
            <w:pPr>
              <w:pStyle w:val="GOSTTablenorm"/>
              <w:rPr>
                <w:szCs w:val="22"/>
              </w:rPr>
            </w:pPr>
            <w:r w:rsidRPr="007036CE">
              <w:rPr>
                <w:szCs w:val="22"/>
              </w:rPr>
              <w:t>Нет</w:t>
            </w:r>
          </w:p>
        </w:tc>
        <w:tc>
          <w:tcPr>
            <w:tcW w:w="1106" w:type="pct"/>
          </w:tcPr>
          <w:p w14:paraId="7C69895F" w14:textId="77777777" w:rsidR="00CE3062" w:rsidRPr="007036CE" w:rsidRDefault="00CE3062" w:rsidP="00CE3062">
            <w:pPr>
              <w:pStyle w:val="GOSTTablenorm"/>
              <w:rPr>
                <w:szCs w:val="22"/>
              </w:rPr>
            </w:pPr>
            <w:r w:rsidRPr="007036CE">
              <w:rPr>
                <w:szCs w:val="22"/>
              </w:rPr>
              <w:t>Код вида изменения</w:t>
            </w:r>
          </w:p>
        </w:tc>
        <w:tc>
          <w:tcPr>
            <w:tcW w:w="1106" w:type="pct"/>
          </w:tcPr>
          <w:p w14:paraId="77C800BD" w14:textId="77777777" w:rsidR="00CE3062" w:rsidRPr="007036CE" w:rsidRDefault="00CE3062" w:rsidP="00CE3062">
            <w:pPr>
              <w:pStyle w:val="GOSTTablenorm"/>
              <w:rPr>
                <w:szCs w:val="24"/>
              </w:rPr>
            </w:pPr>
            <w:r w:rsidRPr="007036CE">
              <w:rPr>
                <w:szCs w:val="24"/>
              </w:rPr>
              <w:t>CHANGE_CODE</w:t>
            </w:r>
          </w:p>
        </w:tc>
        <w:tc>
          <w:tcPr>
            <w:tcW w:w="1379" w:type="pct"/>
          </w:tcPr>
          <w:p w14:paraId="4ED13CFC" w14:textId="77777777" w:rsidR="00CE3062" w:rsidRPr="007036CE" w:rsidRDefault="00CE3062" w:rsidP="00CE3062">
            <w:pPr>
              <w:pStyle w:val="GOSTTablenorm"/>
            </w:pPr>
            <w:r w:rsidRPr="007036CE">
              <w:t>-</w:t>
            </w:r>
          </w:p>
        </w:tc>
      </w:tr>
      <w:tr w:rsidR="00CE3062" w:rsidRPr="007036CE" w14:paraId="1A61AF4C" w14:textId="77777777" w:rsidTr="00B0621B">
        <w:tc>
          <w:tcPr>
            <w:tcW w:w="1106" w:type="pct"/>
          </w:tcPr>
          <w:p w14:paraId="1DF0DD31" w14:textId="77777777" w:rsidR="00CE3062" w:rsidRPr="007036CE" w:rsidRDefault="00CE3062" w:rsidP="00CE3062">
            <w:pPr>
              <w:pStyle w:val="GOSTTablenorm"/>
              <w:rPr>
                <w:szCs w:val="22"/>
              </w:rPr>
            </w:pPr>
            <w:r w:rsidRPr="007036CE">
              <w:rPr>
                <w:szCs w:val="22"/>
              </w:rPr>
              <w:t>Контур_отправителя</w:t>
            </w:r>
          </w:p>
        </w:tc>
        <w:tc>
          <w:tcPr>
            <w:tcW w:w="303" w:type="pct"/>
          </w:tcPr>
          <w:p w14:paraId="3C62709A" w14:textId="77777777" w:rsidR="00CE3062" w:rsidRPr="007036CE" w:rsidRDefault="00CE3062" w:rsidP="00CE3062">
            <w:pPr>
              <w:pStyle w:val="GOSTTablenorm"/>
              <w:rPr>
                <w:szCs w:val="22"/>
              </w:rPr>
            </w:pPr>
            <w:r w:rsidRPr="007036CE">
              <w:rPr>
                <w:szCs w:val="22"/>
              </w:rPr>
              <w:t>Нет</w:t>
            </w:r>
          </w:p>
        </w:tc>
        <w:tc>
          <w:tcPr>
            <w:tcW w:w="1106" w:type="pct"/>
          </w:tcPr>
          <w:p w14:paraId="27868895" w14:textId="77777777" w:rsidR="00CE3062" w:rsidRPr="007036CE" w:rsidDel="00B9358D" w:rsidRDefault="00CE3062" w:rsidP="00CE3062">
            <w:pPr>
              <w:pStyle w:val="GOSTTablenorm"/>
              <w:rPr>
                <w:szCs w:val="22"/>
              </w:rPr>
            </w:pPr>
            <w:r w:rsidRPr="007036CE">
              <w:rPr>
                <w:szCs w:val="22"/>
              </w:rPr>
              <w:t>Контур отправителя</w:t>
            </w:r>
          </w:p>
        </w:tc>
        <w:tc>
          <w:tcPr>
            <w:tcW w:w="1106" w:type="pct"/>
          </w:tcPr>
          <w:p w14:paraId="6F327E4A" w14:textId="77777777" w:rsidR="00CE3062" w:rsidRPr="007036CE" w:rsidRDefault="00CE3062" w:rsidP="00CE3062">
            <w:pPr>
              <w:pStyle w:val="GOSTTablenorm"/>
              <w:rPr>
                <w:szCs w:val="22"/>
                <w:lang w:val="en-US"/>
              </w:rPr>
            </w:pPr>
            <w:r w:rsidRPr="007036CE">
              <w:rPr>
                <w:szCs w:val="22"/>
                <w:lang w:val="en-US"/>
              </w:rPr>
              <w:t>CONTUR_S</w:t>
            </w:r>
          </w:p>
        </w:tc>
        <w:tc>
          <w:tcPr>
            <w:tcW w:w="1379" w:type="pct"/>
          </w:tcPr>
          <w:p w14:paraId="7F23C5A1" w14:textId="77777777" w:rsidR="00CE3062" w:rsidRPr="007036CE" w:rsidRDefault="00CE3062" w:rsidP="00CE3062">
            <w:pPr>
              <w:pStyle w:val="GOSTTablenorm"/>
            </w:pPr>
            <w:r w:rsidRPr="007036CE">
              <w:t>-</w:t>
            </w:r>
          </w:p>
        </w:tc>
      </w:tr>
      <w:tr w:rsidR="00CE3062" w:rsidRPr="007036CE" w14:paraId="50C9BA41" w14:textId="77777777" w:rsidTr="00B0621B">
        <w:tc>
          <w:tcPr>
            <w:tcW w:w="1106" w:type="pct"/>
          </w:tcPr>
          <w:p w14:paraId="308EA930" w14:textId="77777777" w:rsidR="00CE3062" w:rsidRPr="007036CE" w:rsidRDefault="00CE3062" w:rsidP="00CE3062">
            <w:pPr>
              <w:pStyle w:val="GOSTTablenorm"/>
              <w:rPr>
                <w:szCs w:val="22"/>
              </w:rPr>
            </w:pPr>
            <w:r w:rsidRPr="007036CE">
              <w:rPr>
                <w:szCs w:val="22"/>
              </w:rPr>
              <w:t>Контур_получателя</w:t>
            </w:r>
          </w:p>
        </w:tc>
        <w:tc>
          <w:tcPr>
            <w:tcW w:w="303" w:type="pct"/>
          </w:tcPr>
          <w:p w14:paraId="6BFD6137" w14:textId="77777777" w:rsidR="00CE3062" w:rsidRPr="007036CE" w:rsidRDefault="00CE3062" w:rsidP="00CE3062">
            <w:pPr>
              <w:pStyle w:val="GOSTTablenorm"/>
              <w:rPr>
                <w:szCs w:val="22"/>
              </w:rPr>
            </w:pPr>
            <w:r w:rsidRPr="007036CE">
              <w:rPr>
                <w:szCs w:val="22"/>
              </w:rPr>
              <w:t>Нет</w:t>
            </w:r>
          </w:p>
        </w:tc>
        <w:tc>
          <w:tcPr>
            <w:tcW w:w="1106" w:type="pct"/>
          </w:tcPr>
          <w:p w14:paraId="72875F75" w14:textId="77777777" w:rsidR="00CE3062" w:rsidRPr="007036CE" w:rsidRDefault="00CE3062" w:rsidP="00CE3062">
            <w:pPr>
              <w:pStyle w:val="GOSTTablenorm"/>
              <w:rPr>
                <w:szCs w:val="22"/>
              </w:rPr>
            </w:pPr>
            <w:r w:rsidRPr="007036CE">
              <w:rPr>
                <w:szCs w:val="22"/>
              </w:rPr>
              <w:t>Контур получателя</w:t>
            </w:r>
          </w:p>
        </w:tc>
        <w:tc>
          <w:tcPr>
            <w:tcW w:w="1106" w:type="pct"/>
          </w:tcPr>
          <w:p w14:paraId="4E65FBAC" w14:textId="77777777" w:rsidR="00CE3062" w:rsidRPr="007036CE" w:rsidRDefault="00CE3062" w:rsidP="00CE3062">
            <w:pPr>
              <w:pStyle w:val="GOSTTablenorm"/>
              <w:rPr>
                <w:szCs w:val="22"/>
                <w:lang w:val="en-US"/>
              </w:rPr>
            </w:pPr>
            <w:r w:rsidRPr="007036CE">
              <w:rPr>
                <w:szCs w:val="22"/>
                <w:lang w:val="en-US"/>
              </w:rPr>
              <w:t>CONTUR_R</w:t>
            </w:r>
          </w:p>
        </w:tc>
        <w:tc>
          <w:tcPr>
            <w:tcW w:w="1379" w:type="pct"/>
          </w:tcPr>
          <w:p w14:paraId="3974CC2D" w14:textId="77777777" w:rsidR="00CE3062" w:rsidRPr="007036CE" w:rsidRDefault="00CE3062" w:rsidP="00CE3062">
            <w:pPr>
              <w:pStyle w:val="GOSTTablenorm"/>
            </w:pPr>
            <w:r w:rsidRPr="007036CE">
              <w:t>-</w:t>
            </w:r>
          </w:p>
        </w:tc>
      </w:tr>
      <w:tr w:rsidR="00CE3062" w:rsidRPr="007036CE" w14:paraId="2EB3D756" w14:textId="77777777" w:rsidTr="00B0621B">
        <w:tc>
          <w:tcPr>
            <w:tcW w:w="1106" w:type="pct"/>
          </w:tcPr>
          <w:p w14:paraId="65FB3CA2" w14:textId="77777777" w:rsidR="00CE3062" w:rsidRPr="007036CE" w:rsidRDefault="00CE3062" w:rsidP="00CE3062">
            <w:pPr>
              <w:pStyle w:val="GOSTTablenorm"/>
              <w:rPr>
                <w:szCs w:val="22"/>
              </w:rPr>
            </w:pPr>
            <w:r w:rsidRPr="007036CE">
              <w:rPr>
                <w:szCs w:val="22"/>
              </w:rPr>
              <w:t>Суммы_в_пути</w:t>
            </w:r>
          </w:p>
        </w:tc>
        <w:tc>
          <w:tcPr>
            <w:tcW w:w="303" w:type="pct"/>
          </w:tcPr>
          <w:p w14:paraId="7251F7B4" w14:textId="77777777" w:rsidR="00CE3062" w:rsidRPr="007036CE" w:rsidRDefault="00CE3062" w:rsidP="00CE3062">
            <w:pPr>
              <w:pStyle w:val="GOSTTablenorm"/>
              <w:rPr>
                <w:szCs w:val="22"/>
              </w:rPr>
            </w:pPr>
            <w:r w:rsidRPr="007036CE">
              <w:rPr>
                <w:szCs w:val="22"/>
              </w:rPr>
              <w:t>Нет</w:t>
            </w:r>
          </w:p>
        </w:tc>
        <w:tc>
          <w:tcPr>
            <w:tcW w:w="1106" w:type="pct"/>
          </w:tcPr>
          <w:p w14:paraId="4D98A0F6" w14:textId="77777777" w:rsidR="00CE3062" w:rsidRPr="007036CE" w:rsidRDefault="00CE3062" w:rsidP="00CE3062">
            <w:pPr>
              <w:pStyle w:val="GOSTTablenorm"/>
              <w:rPr>
                <w:szCs w:val="22"/>
              </w:rPr>
            </w:pPr>
            <w:r w:rsidRPr="007036CE">
              <w:rPr>
                <w:szCs w:val="22"/>
              </w:rPr>
              <w:t>Признак «Суммы в пути»</w:t>
            </w:r>
          </w:p>
        </w:tc>
        <w:tc>
          <w:tcPr>
            <w:tcW w:w="1106" w:type="pct"/>
          </w:tcPr>
          <w:p w14:paraId="7363DED9" w14:textId="77777777" w:rsidR="00CE3062" w:rsidRPr="007036CE" w:rsidRDefault="00CE3062" w:rsidP="00CE3062">
            <w:pPr>
              <w:pStyle w:val="GOSTTablenorm"/>
              <w:rPr>
                <w:szCs w:val="24"/>
              </w:rPr>
            </w:pPr>
            <w:r w:rsidRPr="007036CE">
              <w:rPr>
                <w:szCs w:val="24"/>
                <w:lang w:val="en-US"/>
              </w:rPr>
              <w:t>SUM_IN_TRANSIT</w:t>
            </w:r>
          </w:p>
        </w:tc>
        <w:tc>
          <w:tcPr>
            <w:tcW w:w="1379" w:type="pct"/>
          </w:tcPr>
          <w:p w14:paraId="596910BC" w14:textId="77777777" w:rsidR="00CE3062" w:rsidRPr="007036CE" w:rsidRDefault="00CE3062" w:rsidP="00CE3062">
            <w:pPr>
              <w:pStyle w:val="GOSTTablenorm"/>
            </w:pPr>
            <w:r w:rsidRPr="007036CE">
              <w:t>-</w:t>
            </w:r>
          </w:p>
        </w:tc>
      </w:tr>
      <w:tr w:rsidR="00CE3062" w:rsidRPr="007036CE" w14:paraId="2EDA6423" w14:textId="77777777" w:rsidTr="00B0621B">
        <w:tc>
          <w:tcPr>
            <w:tcW w:w="1106" w:type="pct"/>
          </w:tcPr>
          <w:p w14:paraId="4458CC51" w14:textId="77777777" w:rsidR="00CE3062" w:rsidRPr="007036CE" w:rsidRDefault="00CE3062" w:rsidP="00CE3062">
            <w:pPr>
              <w:pStyle w:val="GOSTTablenorm"/>
              <w:rPr>
                <w:szCs w:val="22"/>
              </w:rPr>
            </w:pPr>
            <w:r w:rsidRPr="007036CE">
              <w:rPr>
                <w:szCs w:val="22"/>
              </w:rPr>
              <w:t>Код_ТОФК_отправителя</w:t>
            </w:r>
          </w:p>
        </w:tc>
        <w:tc>
          <w:tcPr>
            <w:tcW w:w="303" w:type="pct"/>
          </w:tcPr>
          <w:p w14:paraId="1DA3239B" w14:textId="77777777" w:rsidR="00CE3062" w:rsidRPr="007036CE" w:rsidRDefault="00CE3062" w:rsidP="00CE3062">
            <w:pPr>
              <w:pStyle w:val="GOSTTablenorm"/>
              <w:rPr>
                <w:szCs w:val="22"/>
              </w:rPr>
            </w:pPr>
            <w:r w:rsidRPr="007036CE">
              <w:rPr>
                <w:szCs w:val="22"/>
              </w:rPr>
              <w:t>Нет</w:t>
            </w:r>
          </w:p>
        </w:tc>
        <w:tc>
          <w:tcPr>
            <w:tcW w:w="1106" w:type="pct"/>
          </w:tcPr>
          <w:p w14:paraId="1699C588" w14:textId="77777777" w:rsidR="00CE3062" w:rsidRPr="007036CE" w:rsidRDefault="00CE3062" w:rsidP="00CE3062">
            <w:pPr>
              <w:pStyle w:val="GOSTTablenorm"/>
              <w:rPr>
                <w:szCs w:val="22"/>
              </w:rPr>
            </w:pPr>
            <w:r w:rsidRPr="007036CE">
              <w:rPr>
                <w:szCs w:val="22"/>
              </w:rPr>
              <w:t>Код ТОФК отправителя</w:t>
            </w:r>
          </w:p>
        </w:tc>
        <w:tc>
          <w:tcPr>
            <w:tcW w:w="1106" w:type="pct"/>
          </w:tcPr>
          <w:p w14:paraId="243BAC2E" w14:textId="77777777" w:rsidR="00CE3062" w:rsidRPr="007036CE" w:rsidRDefault="00CE3062" w:rsidP="00CE3062">
            <w:pPr>
              <w:pStyle w:val="GOSTTablenorm"/>
              <w:rPr>
                <w:szCs w:val="24"/>
                <w:lang w:val="en-US"/>
              </w:rPr>
            </w:pPr>
            <w:r w:rsidRPr="007036CE">
              <w:rPr>
                <w:szCs w:val="22"/>
                <w:lang w:val="en-US"/>
              </w:rPr>
              <w:t>TOFK_S</w:t>
            </w:r>
          </w:p>
        </w:tc>
        <w:tc>
          <w:tcPr>
            <w:tcW w:w="1379" w:type="pct"/>
          </w:tcPr>
          <w:p w14:paraId="204915EA" w14:textId="77777777" w:rsidR="00CE3062" w:rsidRPr="007036CE" w:rsidRDefault="00CE3062" w:rsidP="00CE3062">
            <w:pPr>
              <w:pStyle w:val="GOSTTablenorm"/>
            </w:pPr>
            <w:r w:rsidRPr="007036CE">
              <w:t>-</w:t>
            </w:r>
          </w:p>
        </w:tc>
      </w:tr>
      <w:tr w:rsidR="00CE3062" w:rsidRPr="007036CE" w14:paraId="13922E94" w14:textId="77777777" w:rsidTr="00B0621B">
        <w:tc>
          <w:tcPr>
            <w:tcW w:w="1106" w:type="pct"/>
          </w:tcPr>
          <w:p w14:paraId="0B405A0D" w14:textId="77777777" w:rsidR="00CE3062" w:rsidRPr="007036CE" w:rsidRDefault="00CE3062" w:rsidP="00CE3062">
            <w:pPr>
              <w:pStyle w:val="GOSTTablenorm"/>
              <w:rPr>
                <w:szCs w:val="22"/>
              </w:rPr>
            </w:pPr>
            <w:r w:rsidRPr="007036CE">
              <w:rPr>
                <w:szCs w:val="22"/>
              </w:rPr>
              <w:t>Код_ТОФК_получателя</w:t>
            </w:r>
          </w:p>
        </w:tc>
        <w:tc>
          <w:tcPr>
            <w:tcW w:w="303" w:type="pct"/>
          </w:tcPr>
          <w:p w14:paraId="3ECB5534" w14:textId="77777777" w:rsidR="00CE3062" w:rsidRPr="007036CE" w:rsidRDefault="00CE3062" w:rsidP="00CE3062">
            <w:pPr>
              <w:pStyle w:val="GOSTTablenorm"/>
              <w:rPr>
                <w:szCs w:val="22"/>
              </w:rPr>
            </w:pPr>
            <w:r w:rsidRPr="007036CE">
              <w:rPr>
                <w:szCs w:val="22"/>
              </w:rPr>
              <w:t>Нет</w:t>
            </w:r>
          </w:p>
        </w:tc>
        <w:tc>
          <w:tcPr>
            <w:tcW w:w="1106" w:type="pct"/>
          </w:tcPr>
          <w:p w14:paraId="19907360" w14:textId="77777777" w:rsidR="00CE3062" w:rsidRPr="007036CE" w:rsidRDefault="00CE3062" w:rsidP="00CE3062">
            <w:pPr>
              <w:pStyle w:val="GOSTTablenorm"/>
              <w:rPr>
                <w:szCs w:val="22"/>
              </w:rPr>
            </w:pPr>
            <w:r w:rsidRPr="007036CE">
              <w:rPr>
                <w:szCs w:val="22"/>
              </w:rPr>
              <w:t>Код ТОФК получателя</w:t>
            </w:r>
          </w:p>
        </w:tc>
        <w:tc>
          <w:tcPr>
            <w:tcW w:w="1106" w:type="pct"/>
          </w:tcPr>
          <w:p w14:paraId="55A6E84A" w14:textId="77777777" w:rsidR="00CE3062" w:rsidRPr="007036CE" w:rsidRDefault="00CE3062" w:rsidP="00CE3062">
            <w:pPr>
              <w:pStyle w:val="GOSTTablenorm"/>
              <w:rPr>
                <w:szCs w:val="22"/>
                <w:lang w:val="en-US"/>
              </w:rPr>
            </w:pPr>
            <w:r w:rsidRPr="007036CE">
              <w:rPr>
                <w:szCs w:val="22"/>
                <w:lang w:val="en-US"/>
              </w:rPr>
              <w:t>TOFK_R</w:t>
            </w:r>
          </w:p>
        </w:tc>
        <w:tc>
          <w:tcPr>
            <w:tcW w:w="1379" w:type="pct"/>
          </w:tcPr>
          <w:p w14:paraId="7F2A447B" w14:textId="77777777" w:rsidR="00CE3062" w:rsidRPr="007036CE" w:rsidRDefault="00CE3062" w:rsidP="00CE3062">
            <w:pPr>
              <w:pStyle w:val="GOSTTablenorm"/>
            </w:pPr>
            <w:r w:rsidRPr="007036CE">
              <w:t>-</w:t>
            </w:r>
          </w:p>
        </w:tc>
      </w:tr>
      <w:tr w:rsidR="00CE3062" w:rsidRPr="007036CE" w14:paraId="1E6B3B6B" w14:textId="77777777" w:rsidTr="00B0621B">
        <w:tc>
          <w:tcPr>
            <w:tcW w:w="1106" w:type="pct"/>
          </w:tcPr>
          <w:p w14:paraId="6A119C09" w14:textId="77777777" w:rsidR="00CE3062" w:rsidRPr="007036CE" w:rsidRDefault="00CE3062" w:rsidP="00CE3062">
            <w:pPr>
              <w:pStyle w:val="GOSTTablenorm"/>
              <w:rPr>
                <w:szCs w:val="22"/>
              </w:rPr>
            </w:pPr>
            <w:r w:rsidRPr="007036CE">
              <w:rPr>
                <w:szCs w:val="22"/>
              </w:rPr>
              <w:t>Тип_организации</w:t>
            </w:r>
            <w:r w:rsidR="00BC54E0" w:rsidRPr="007036CE">
              <w:rPr>
                <w:szCs w:val="22"/>
              </w:rPr>
              <w:t>_отправителя</w:t>
            </w:r>
          </w:p>
        </w:tc>
        <w:tc>
          <w:tcPr>
            <w:tcW w:w="303" w:type="pct"/>
          </w:tcPr>
          <w:p w14:paraId="409BEEEB" w14:textId="77777777" w:rsidR="00CE3062" w:rsidRPr="007036CE" w:rsidRDefault="00CE3062" w:rsidP="00CE3062">
            <w:pPr>
              <w:pStyle w:val="GOSTTablenorm"/>
              <w:rPr>
                <w:szCs w:val="22"/>
              </w:rPr>
            </w:pPr>
            <w:r w:rsidRPr="007036CE">
              <w:rPr>
                <w:szCs w:val="22"/>
              </w:rPr>
              <w:t>Нет</w:t>
            </w:r>
          </w:p>
        </w:tc>
        <w:tc>
          <w:tcPr>
            <w:tcW w:w="1106" w:type="pct"/>
          </w:tcPr>
          <w:p w14:paraId="39298B8F" w14:textId="77777777" w:rsidR="00CE3062" w:rsidRPr="007036CE" w:rsidRDefault="00CE3062" w:rsidP="00CE3062">
            <w:pPr>
              <w:pStyle w:val="GOSTTablenorm"/>
              <w:rPr>
                <w:szCs w:val="22"/>
              </w:rPr>
            </w:pPr>
            <w:r w:rsidRPr="007036CE">
              <w:rPr>
                <w:szCs w:val="22"/>
              </w:rPr>
              <w:t>Тип организации</w:t>
            </w:r>
            <w:r w:rsidR="00BC54E0" w:rsidRPr="007036CE">
              <w:rPr>
                <w:szCs w:val="22"/>
              </w:rPr>
              <w:t xml:space="preserve"> отправителя</w:t>
            </w:r>
          </w:p>
        </w:tc>
        <w:tc>
          <w:tcPr>
            <w:tcW w:w="1106" w:type="pct"/>
          </w:tcPr>
          <w:p w14:paraId="09DBACCB" w14:textId="77777777" w:rsidR="00CE3062" w:rsidRPr="007036CE" w:rsidRDefault="00CE3062" w:rsidP="00CE3062">
            <w:pPr>
              <w:pStyle w:val="GOSTTablenorm"/>
              <w:rPr>
                <w:szCs w:val="24"/>
                <w:lang w:val="en-US"/>
              </w:rPr>
            </w:pPr>
            <w:r w:rsidRPr="007036CE">
              <w:rPr>
                <w:szCs w:val="24"/>
                <w:lang w:val="en-US"/>
              </w:rPr>
              <w:t>ORG_TYPE</w:t>
            </w:r>
            <w:r w:rsidR="00BC54E0" w:rsidRPr="007036CE">
              <w:rPr>
                <w:szCs w:val="24"/>
              </w:rPr>
              <w:t>_</w:t>
            </w:r>
            <w:r w:rsidR="00BC54E0" w:rsidRPr="007036CE">
              <w:rPr>
                <w:szCs w:val="24"/>
                <w:lang w:val="en-US"/>
              </w:rPr>
              <w:t>S</w:t>
            </w:r>
          </w:p>
        </w:tc>
        <w:tc>
          <w:tcPr>
            <w:tcW w:w="1379" w:type="pct"/>
          </w:tcPr>
          <w:p w14:paraId="4B8091EE" w14:textId="77777777" w:rsidR="00CE3062" w:rsidRPr="007036CE" w:rsidRDefault="00CE3062" w:rsidP="00CE3062">
            <w:pPr>
              <w:pStyle w:val="GOSTTablenorm"/>
            </w:pPr>
            <w:r w:rsidRPr="007036CE">
              <w:t>-</w:t>
            </w:r>
          </w:p>
        </w:tc>
      </w:tr>
      <w:tr w:rsidR="00BC54E0" w:rsidRPr="007036CE" w14:paraId="1D4BBD9F" w14:textId="77777777" w:rsidTr="00B0621B">
        <w:tc>
          <w:tcPr>
            <w:tcW w:w="1106" w:type="pct"/>
          </w:tcPr>
          <w:p w14:paraId="12D33730" w14:textId="77777777" w:rsidR="00BC54E0" w:rsidRPr="007036CE" w:rsidRDefault="00BC54E0" w:rsidP="00BC54E0">
            <w:pPr>
              <w:pStyle w:val="GOSTTablenorm"/>
              <w:rPr>
                <w:szCs w:val="22"/>
              </w:rPr>
            </w:pPr>
            <w:r w:rsidRPr="007036CE">
              <w:rPr>
                <w:szCs w:val="22"/>
              </w:rPr>
              <w:t>Тип_организации_получателя</w:t>
            </w:r>
          </w:p>
        </w:tc>
        <w:tc>
          <w:tcPr>
            <w:tcW w:w="303" w:type="pct"/>
          </w:tcPr>
          <w:p w14:paraId="4BF8F292" w14:textId="77777777" w:rsidR="00BC54E0" w:rsidRPr="007036CE" w:rsidRDefault="00BC54E0" w:rsidP="00BC54E0">
            <w:pPr>
              <w:pStyle w:val="GOSTTablenorm"/>
              <w:rPr>
                <w:szCs w:val="22"/>
              </w:rPr>
            </w:pPr>
            <w:r w:rsidRPr="007036CE">
              <w:rPr>
                <w:szCs w:val="22"/>
              </w:rPr>
              <w:t>Нет</w:t>
            </w:r>
          </w:p>
        </w:tc>
        <w:tc>
          <w:tcPr>
            <w:tcW w:w="1106" w:type="pct"/>
          </w:tcPr>
          <w:p w14:paraId="287EA57B" w14:textId="77777777" w:rsidR="00BC54E0" w:rsidRPr="007036CE" w:rsidRDefault="00BC54E0" w:rsidP="00BC54E0">
            <w:pPr>
              <w:pStyle w:val="GOSTTablenorm"/>
              <w:rPr>
                <w:szCs w:val="22"/>
              </w:rPr>
            </w:pPr>
            <w:r w:rsidRPr="007036CE">
              <w:rPr>
                <w:szCs w:val="22"/>
              </w:rPr>
              <w:t>Тип организации получателя</w:t>
            </w:r>
          </w:p>
        </w:tc>
        <w:tc>
          <w:tcPr>
            <w:tcW w:w="1106" w:type="pct"/>
          </w:tcPr>
          <w:p w14:paraId="1D9F1C61" w14:textId="77777777" w:rsidR="00BC54E0" w:rsidRPr="007036CE" w:rsidRDefault="00BC54E0" w:rsidP="00BC54E0">
            <w:pPr>
              <w:pStyle w:val="GOSTTablenorm"/>
              <w:rPr>
                <w:szCs w:val="24"/>
                <w:lang w:val="en-US"/>
              </w:rPr>
            </w:pPr>
            <w:r w:rsidRPr="007036CE">
              <w:rPr>
                <w:szCs w:val="24"/>
                <w:lang w:val="en-US"/>
              </w:rPr>
              <w:t>ORG_TYPE</w:t>
            </w:r>
            <w:r w:rsidRPr="007036CE">
              <w:rPr>
                <w:szCs w:val="24"/>
              </w:rPr>
              <w:t>_</w:t>
            </w:r>
            <w:r w:rsidRPr="007036CE">
              <w:rPr>
                <w:szCs w:val="24"/>
                <w:lang w:val="en-US"/>
              </w:rPr>
              <w:t>R</w:t>
            </w:r>
          </w:p>
        </w:tc>
        <w:tc>
          <w:tcPr>
            <w:tcW w:w="1379" w:type="pct"/>
          </w:tcPr>
          <w:p w14:paraId="7C106DA8" w14:textId="77777777" w:rsidR="00BC54E0" w:rsidRPr="007036CE" w:rsidRDefault="00BC54E0" w:rsidP="00BC54E0">
            <w:pPr>
              <w:pStyle w:val="GOSTTablenorm"/>
            </w:pPr>
            <w:r w:rsidRPr="007036CE">
              <w:t>-</w:t>
            </w:r>
          </w:p>
        </w:tc>
      </w:tr>
      <w:tr w:rsidR="006B62CB" w:rsidRPr="007036CE" w:rsidDel="00BC54E0" w14:paraId="108097A0" w14:textId="77777777" w:rsidTr="00B0621B">
        <w:tc>
          <w:tcPr>
            <w:tcW w:w="1106" w:type="pct"/>
          </w:tcPr>
          <w:p w14:paraId="328AF4E9" w14:textId="77777777" w:rsidR="006B62CB" w:rsidRPr="007036CE" w:rsidDel="00BC54E0" w:rsidRDefault="006B62CB" w:rsidP="00CB54FC">
            <w:pPr>
              <w:pStyle w:val="GOSTTablenorm"/>
              <w:rPr>
                <w:szCs w:val="22"/>
              </w:rPr>
            </w:pPr>
            <w:r w:rsidRPr="007036CE">
              <w:rPr>
                <w:szCs w:val="22"/>
              </w:rPr>
              <w:t>Вид</w:t>
            </w:r>
            <w:r w:rsidR="00CB54FC" w:rsidRPr="007036CE">
              <w:rPr>
                <w:szCs w:val="22"/>
              </w:rPr>
              <w:t>_</w:t>
            </w:r>
            <w:r w:rsidRPr="007036CE">
              <w:rPr>
                <w:szCs w:val="22"/>
              </w:rPr>
              <w:t>операции</w:t>
            </w:r>
          </w:p>
        </w:tc>
        <w:tc>
          <w:tcPr>
            <w:tcW w:w="303" w:type="pct"/>
          </w:tcPr>
          <w:p w14:paraId="17E25B39" w14:textId="77777777" w:rsidR="006B62CB" w:rsidRPr="007036CE" w:rsidDel="00BC54E0" w:rsidRDefault="006B62CB" w:rsidP="006B62CB">
            <w:pPr>
              <w:pStyle w:val="GOSTTablenorm"/>
              <w:rPr>
                <w:szCs w:val="22"/>
              </w:rPr>
            </w:pPr>
            <w:r w:rsidRPr="007036CE">
              <w:rPr>
                <w:szCs w:val="22"/>
              </w:rPr>
              <w:t>Нет</w:t>
            </w:r>
          </w:p>
        </w:tc>
        <w:tc>
          <w:tcPr>
            <w:tcW w:w="1106" w:type="pct"/>
          </w:tcPr>
          <w:p w14:paraId="61D2659C" w14:textId="77777777" w:rsidR="006B62CB" w:rsidRPr="007036CE" w:rsidDel="00BC54E0" w:rsidRDefault="006B62CB" w:rsidP="006B62CB">
            <w:pPr>
              <w:pStyle w:val="GOSTTablenorm"/>
              <w:rPr>
                <w:szCs w:val="22"/>
              </w:rPr>
            </w:pPr>
            <w:r w:rsidRPr="007036CE">
              <w:rPr>
                <w:szCs w:val="22"/>
              </w:rPr>
              <w:t>Вид операции</w:t>
            </w:r>
          </w:p>
        </w:tc>
        <w:tc>
          <w:tcPr>
            <w:tcW w:w="1106" w:type="pct"/>
          </w:tcPr>
          <w:p w14:paraId="5F90EB96" w14:textId="77777777" w:rsidR="006B62CB" w:rsidRPr="007036CE" w:rsidDel="00BC54E0" w:rsidRDefault="006B62CB" w:rsidP="006B62CB">
            <w:pPr>
              <w:pStyle w:val="GOSTTablenorm"/>
              <w:rPr>
                <w:szCs w:val="24"/>
                <w:lang w:val="en-US"/>
              </w:rPr>
            </w:pPr>
            <w:r w:rsidRPr="007036CE">
              <w:rPr>
                <w:szCs w:val="24"/>
                <w:lang w:val="en-US"/>
              </w:rPr>
              <w:t>OPERATION_TYPE</w:t>
            </w:r>
          </w:p>
        </w:tc>
        <w:tc>
          <w:tcPr>
            <w:tcW w:w="1379" w:type="pct"/>
          </w:tcPr>
          <w:p w14:paraId="55AAB222" w14:textId="77777777" w:rsidR="006B62CB" w:rsidRPr="007036CE" w:rsidDel="00BC54E0" w:rsidRDefault="006B62CB" w:rsidP="006B62CB">
            <w:pPr>
              <w:pStyle w:val="GOSTTablenorm"/>
            </w:pPr>
            <w:r w:rsidRPr="007036CE">
              <w:t>-</w:t>
            </w:r>
          </w:p>
        </w:tc>
      </w:tr>
      <w:tr w:rsidR="006B62CB" w:rsidRPr="007036CE" w:rsidDel="00BC54E0" w14:paraId="1313B9A7" w14:textId="77777777" w:rsidTr="00B0621B">
        <w:tc>
          <w:tcPr>
            <w:tcW w:w="1106" w:type="pct"/>
          </w:tcPr>
          <w:p w14:paraId="30457D5D" w14:textId="77777777" w:rsidR="006B62CB" w:rsidRPr="007036CE" w:rsidDel="00BC54E0" w:rsidRDefault="00CB54FC" w:rsidP="006B62CB">
            <w:pPr>
              <w:pStyle w:val="GOSTTablenorm"/>
              <w:rPr>
                <w:szCs w:val="22"/>
              </w:rPr>
            </w:pPr>
            <w:r w:rsidRPr="007036CE">
              <w:rPr>
                <w:szCs w:val="22"/>
              </w:rPr>
              <w:lastRenderedPageBreak/>
              <w:t>Приостановление_</w:t>
            </w:r>
            <w:r w:rsidR="006B62CB" w:rsidRPr="007036CE">
              <w:rPr>
                <w:szCs w:val="22"/>
              </w:rPr>
              <w:t>операций</w:t>
            </w:r>
          </w:p>
        </w:tc>
        <w:tc>
          <w:tcPr>
            <w:tcW w:w="303" w:type="pct"/>
          </w:tcPr>
          <w:p w14:paraId="74E72103" w14:textId="77777777" w:rsidR="006B62CB" w:rsidRPr="007036CE" w:rsidDel="00BC54E0" w:rsidRDefault="006B62CB" w:rsidP="006B62CB">
            <w:pPr>
              <w:pStyle w:val="GOSTTablenorm"/>
              <w:rPr>
                <w:szCs w:val="22"/>
              </w:rPr>
            </w:pPr>
            <w:r w:rsidRPr="007036CE">
              <w:rPr>
                <w:szCs w:val="22"/>
              </w:rPr>
              <w:t>Нет</w:t>
            </w:r>
          </w:p>
        </w:tc>
        <w:tc>
          <w:tcPr>
            <w:tcW w:w="1106" w:type="pct"/>
          </w:tcPr>
          <w:p w14:paraId="61EA7430" w14:textId="77777777" w:rsidR="006B62CB" w:rsidRPr="007036CE" w:rsidDel="00BC54E0" w:rsidRDefault="006B62CB" w:rsidP="006B62CB">
            <w:pPr>
              <w:pStyle w:val="GOSTTablenorm"/>
              <w:rPr>
                <w:szCs w:val="22"/>
              </w:rPr>
            </w:pPr>
            <w:r w:rsidRPr="007036CE">
              <w:rPr>
                <w:szCs w:val="22"/>
              </w:rPr>
              <w:t>Признак «Приостановление операций»</w:t>
            </w:r>
          </w:p>
        </w:tc>
        <w:tc>
          <w:tcPr>
            <w:tcW w:w="1106" w:type="pct"/>
          </w:tcPr>
          <w:p w14:paraId="7A783844" w14:textId="77777777" w:rsidR="006B62CB" w:rsidRPr="007036CE" w:rsidDel="00BC54E0" w:rsidRDefault="006B62CB" w:rsidP="006B62CB">
            <w:pPr>
              <w:pStyle w:val="GOSTTablenorm"/>
              <w:rPr>
                <w:szCs w:val="24"/>
                <w:lang w:val="en-US"/>
              </w:rPr>
            </w:pPr>
            <w:r w:rsidRPr="007036CE">
              <w:rPr>
                <w:szCs w:val="24"/>
                <w:lang w:val="en-US"/>
              </w:rPr>
              <w:t>SUSPENSION</w:t>
            </w:r>
          </w:p>
        </w:tc>
        <w:tc>
          <w:tcPr>
            <w:tcW w:w="1379" w:type="pct"/>
          </w:tcPr>
          <w:p w14:paraId="711378F1" w14:textId="77777777" w:rsidR="006B62CB" w:rsidRPr="007036CE" w:rsidDel="00BC54E0" w:rsidRDefault="006B62CB" w:rsidP="006B62CB">
            <w:pPr>
              <w:pStyle w:val="GOSTTablenorm"/>
            </w:pPr>
            <w:r w:rsidRPr="007036CE">
              <w:t>-</w:t>
            </w:r>
          </w:p>
        </w:tc>
      </w:tr>
      <w:tr w:rsidR="00DE7FF4" w:rsidRPr="007036CE" w:rsidDel="00BC54E0" w14:paraId="14E78371" w14:textId="77777777" w:rsidTr="00B0621B">
        <w:tc>
          <w:tcPr>
            <w:tcW w:w="1106" w:type="pct"/>
          </w:tcPr>
          <w:p w14:paraId="76C5F822" w14:textId="77777777" w:rsidR="00DE7FF4" w:rsidRPr="007036CE" w:rsidRDefault="00DE7FF4" w:rsidP="006B62CB">
            <w:pPr>
              <w:pStyle w:val="GOSTTablenorm"/>
              <w:rPr>
                <w:szCs w:val="22"/>
              </w:rPr>
            </w:pPr>
            <w:ins w:id="12532" w:author="EXP-315078" w:date="2025-04-14T13:01:00Z">
              <w:r w:rsidRPr="007036CE">
                <w:rPr>
                  <w:szCs w:val="22"/>
                </w:rPr>
                <w:t>Блокировка_ГРБС</w:t>
              </w:r>
            </w:ins>
          </w:p>
        </w:tc>
        <w:tc>
          <w:tcPr>
            <w:tcW w:w="303" w:type="pct"/>
          </w:tcPr>
          <w:p w14:paraId="23CD2099" w14:textId="77777777" w:rsidR="00DE7FF4" w:rsidRPr="007036CE" w:rsidRDefault="00DE7FF4" w:rsidP="006B62CB">
            <w:pPr>
              <w:pStyle w:val="GOSTTablenorm"/>
              <w:rPr>
                <w:szCs w:val="22"/>
              </w:rPr>
            </w:pPr>
            <w:ins w:id="12533" w:author="EXP-315078" w:date="2025-04-14T13:01:00Z">
              <w:r w:rsidRPr="007036CE">
                <w:rPr>
                  <w:szCs w:val="22"/>
                </w:rPr>
                <w:t>Нет</w:t>
              </w:r>
            </w:ins>
          </w:p>
        </w:tc>
        <w:tc>
          <w:tcPr>
            <w:tcW w:w="1106" w:type="pct"/>
          </w:tcPr>
          <w:p w14:paraId="0F6844F5" w14:textId="77777777" w:rsidR="00DE7FF4" w:rsidRPr="007036CE" w:rsidRDefault="00DE7FF4" w:rsidP="006B62CB">
            <w:pPr>
              <w:pStyle w:val="GOSTTablenorm"/>
              <w:rPr>
                <w:szCs w:val="22"/>
              </w:rPr>
            </w:pPr>
            <w:ins w:id="12534" w:author="EXP-315078" w:date="2025-04-14T13:00:00Z">
              <w:r w:rsidRPr="007036CE">
                <w:rPr>
                  <w:szCs w:val="22"/>
                </w:rPr>
                <w:t>Признак «Блокировка ГРБС»</w:t>
              </w:r>
            </w:ins>
          </w:p>
        </w:tc>
        <w:tc>
          <w:tcPr>
            <w:tcW w:w="1106" w:type="pct"/>
          </w:tcPr>
          <w:p w14:paraId="2E2A2766" w14:textId="77777777" w:rsidR="00DE7FF4" w:rsidRPr="007036CE" w:rsidRDefault="00DE7FF4" w:rsidP="006B62CB">
            <w:pPr>
              <w:pStyle w:val="GOSTTablenorm"/>
              <w:rPr>
                <w:szCs w:val="24"/>
                <w:lang w:val="en-US"/>
              </w:rPr>
            </w:pPr>
            <w:ins w:id="12535" w:author="EXP-315078" w:date="2025-04-14T13:01:00Z">
              <w:r w:rsidRPr="007036CE">
                <w:rPr>
                  <w:szCs w:val="24"/>
                  <w:lang w:val="en-US"/>
                </w:rPr>
                <w:t>BLOCK_GRBS</w:t>
              </w:r>
            </w:ins>
          </w:p>
        </w:tc>
        <w:tc>
          <w:tcPr>
            <w:tcW w:w="1379" w:type="pct"/>
          </w:tcPr>
          <w:p w14:paraId="223636F8" w14:textId="77777777" w:rsidR="00DE7FF4" w:rsidRPr="007036CE" w:rsidRDefault="00DE7FF4" w:rsidP="006B62CB">
            <w:pPr>
              <w:pStyle w:val="GOSTTablenorm"/>
            </w:pPr>
            <w:ins w:id="12536" w:author="EXP-315078" w:date="2025-04-14T13:01:00Z">
              <w:r w:rsidRPr="007036CE">
                <w:t>-</w:t>
              </w:r>
            </w:ins>
          </w:p>
        </w:tc>
      </w:tr>
      <w:tr w:rsidR="006B62CB" w:rsidRPr="007036CE" w14:paraId="3F77F39D" w14:textId="77777777" w:rsidTr="00B0621B">
        <w:tc>
          <w:tcPr>
            <w:tcW w:w="1106" w:type="pct"/>
          </w:tcPr>
          <w:p w14:paraId="10AA3423" w14:textId="77777777" w:rsidR="006B62CB" w:rsidRPr="007036CE" w:rsidRDefault="006B62CB" w:rsidP="006B62CB">
            <w:pPr>
              <w:pStyle w:val="GOSTTablenorm"/>
              <w:rPr>
                <w:szCs w:val="22"/>
              </w:rPr>
            </w:pPr>
            <w:r w:rsidRPr="007036CE">
              <w:rPr>
                <w:szCs w:val="22"/>
              </w:rPr>
              <w:t>Номер_ЛС_отправителя</w:t>
            </w:r>
          </w:p>
        </w:tc>
        <w:tc>
          <w:tcPr>
            <w:tcW w:w="303" w:type="pct"/>
          </w:tcPr>
          <w:p w14:paraId="6C9ECB06" w14:textId="77777777" w:rsidR="006B62CB" w:rsidRPr="007036CE" w:rsidRDefault="006B62CB" w:rsidP="006B62CB">
            <w:pPr>
              <w:pStyle w:val="GOSTTablenorm"/>
              <w:rPr>
                <w:szCs w:val="22"/>
              </w:rPr>
            </w:pPr>
            <w:r w:rsidRPr="007036CE">
              <w:rPr>
                <w:szCs w:val="22"/>
              </w:rPr>
              <w:t>Нет</w:t>
            </w:r>
          </w:p>
        </w:tc>
        <w:tc>
          <w:tcPr>
            <w:tcW w:w="1106" w:type="pct"/>
          </w:tcPr>
          <w:p w14:paraId="22DF9ABF" w14:textId="77777777" w:rsidR="006B62CB" w:rsidRPr="007036CE" w:rsidRDefault="006B62CB" w:rsidP="006B62CB">
            <w:pPr>
              <w:pStyle w:val="GOSTTablenorm"/>
              <w:rPr>
                <w:szCs w:val="22"/>
              </w:rPr>
            </w:pPr>
            <w:r w:rsidRPr="007036CE">
              <w:rPr>
                <w:szCs w:val="22"/>
              </w:rPr>
              <w:t>ЛС отправителя</w:t>
            </w:r>
          </w:p>
        </w:tc>
        <w:tc>
          <w:tcPr>
            <w:tcW w:w="1106" w:type="pct"/>
          </w:tcPr>
          <w:p w14:paraId="774044B6" w14:textId="77777777" w:rsidR="006B62CB" w:rsidRPr="007036CE" w:rsidRDefault="006B62CB" w:rsidP="006B62CB">
            <w:pPr>
              <w:pStyle w:val="GOSTTablenorm"/>
              <w:rPr>
                <w:szCs w:val="24"/>
                <w:lang w:val="en-US"/>
              </w:rPr>
            </w:pPr>
            <w:r w:rsidRPr="007036CE">
              <w:rPr>
                <w:szCs w:val="24"/>
                <w:lang w:val="en-US"/>
              </w:rPr>
              <w:t>PA_S</w:t>
            </w:r>
          </w:p>
        </w:tc>
        <w:tc>
          <w:tcPr>
            <w:tcW w:w="1379" w:type="pct"/>
          </w:tcPr>
          <w:p w14:paraId="7798E436" w14:textId="77777777" w:rsidR="006B62CB" w:rsidRPr="007036CE" w:rsidRDefault="006B62CB" w:rsidP="006B62CB">
            <w:pPr>
              <w:pStyle w:val="GOSTTablenorm"/>
            </w:pPr>
            <w:r w:rsidRPr="007036CE">
              <w:t>-</w:t>
            </w:r>
          </w:p>
        </w:tc>
      </w:tr>
      <w:tr w:rsidR="006B62CB" w:rsidRPr="007036CE" w14:paraId="79AAA333" w14:textId="77777777" w:rsidTr="00B0621B">
        <w:tc>
          <w:tcPr>
            <w:tcW w:w="1106" w:type="pct"/>
          </w:tcPr>
          <w:p w14:paraId="77C99B95" w14:textId="77777777" w:rsidR="006B62CB" w:rsidRPr="007036CE" w:rsidRDefault="006B62CB" w:rsidP="006B62CB">
            <w:pPr>
              <w:pStyle w:val="GOSTTablenorm"/>
              <w:rPr>
                <w:szCs w:val="22"/>
              </w:rPr>
            </w:pPr>
            <w:r w:rsidRPr="007036CE">
              <w:rPr>
                <w:szCs w:val="22"/>
              </w:rPr>
              <w:t>Номер_ЛС_получателя</w:t>
            </w:r>
          </w:p>
        </w:tc>
        <w:tc>
          <w:tcPr>
            <w:tcW w:w="303" w:type="pct"/>
          </w:tcPr>
          <w:p w14:paraId="0C62A343" w14:textId="77777777" w:rsidR="006B62CB" w:rsidRPr="007036CE" w:rsidRDefault="006B62CB" w:rsidP="006B62CB">
            <w:pPr>
              <w:pStyle w:val="GOSTTablenorm"/>
              <w:rPr>
                <w:szCs w:val="22"/>
              </w:rPr>
            </w:pPr>
            <w:r w:rsidRPr="007036CE">
              <w:rPr>
                <w:szCs w:val="22"/>
              </w:rPr>
              <w:t>Нет</w:t>
            </w:r>
          </w:p>
        </w:tc>
        <w:tc>
          <w:tcPr>
            <w:tcW w:w="1106" w:type="pct"/>
          </w:tcPr>
          <w:p w14:paraId="3F1DE5D5" w14:textId="77777777" w:rsidR="006B62CB" w:rsidRPr="007036CE" w:rsidRDefault="006B62CB" w:rsidP="006B62CB">
            <w:pPr>
              <w:pStyle w:val="GOSTTablenorm"/>
              <w:rPr>
                <w:szCs w:val="22"/>
              </w:rPr>
            </w:pPr>
            <w:r w:rsidRPr="007036CE">
              <w:rPr>
                <w:szCs w:val="22"/>
              </w:rPr>
              <w:t>ЛС получателя</w:t>
            </w:r>
          </w:p>
        </w:tc>
        <w:tc>
          <w:tcPr>
            <w:tcW w:w="1106" w:type="pct"/>
          </w:tcPr>
          <w:p w14:paraId="7906E176" w14:textId="77777777" w:rsidR="006B62CB" w:rsidRPr="007036CE" w:rsidRDefault="006B62CB" w:rsidP="006B62CB">
            <w:pPr>
              <w:pStyle w:val="GOSTTablenorm"/>
              <w:rPr>
                <w:szCs w:val="24"/>
                <w:lang w:val="en-US"/>
              </w:rPr>
            </w:pPr>
            <w:r w:rsidRPr="007036CE">
              <w:rPr>
                <w:szCs w:val="24"/>
                <w:lang w:val="en-US"/>
              </w:rPr>
              <w:t>PA_R</w:t>
            </w:r>
          </w:p>
        </w:tc>
        <w:tc>
          <w:tcPr>
            <w:tcW w:w="1379" w:type="pct"/>
          </w:tcPr>
          <w:p w14:paraId="180457D7" w14:textId="77777777" w:rsidR="006B62CB" w:rsidRPr="007036CE" w:rsidRDefault="006B62CB" w:rsidP="006B62CB">
            <w:pPr>
              <w:pStyle w:val="GOSTTablenorm"/>
            </w:pPr>
            <w:r w:rsidRPr="007036CE">
              <w:t>-</w:t>
            </w:r>
          </w:p>
        </w:tc>
      </w:tr>
      <w:tr w:rsidR="006B62CB" w:rsidRPr="007036CE" w14:paraId="6B32F7CC" w14:textId="77777777" w:rsidTr="00B0621B">
        <w:tc>
          <w:tcPr>
            <w:tcW w:w="1106" w:type="pct"/>
          </w:tcPr>
          <w:p w14:paraId="2243E267" w14:textId="77777777" w:rsidR="006B62CB" w:rsidRPr="007036CE" w:rsidRDefault="006B62CB" w:rsidP="006B62CB">
            <w:pPr>
              <w:pStyle w:val="GOSTTablenorm"/>
              <w:rPr>
                <w:szCs w:val="22"/>
              </w:rPr>
            </w:pPr>
            <w:r w:rsidRPr="007036CE">
              <w:t>Признак_</w:t>
            </w:r>
            <w:r w:rsidRPr="007036CE">
              <w:rPr>
                <w:lang w:val="en-US"/>
              </w:rPr>
              <w:t>SVAP</w:t>
            </w:r>
            <w:r w:rsidRPr="007036CE">
              <w:t>_ЛС_отправителя</w:t>
            </w:r>
          </w:p>
        </w:tc>
        <w:tc>
          <w:tcPr>
            <w:tcW w:w="303" w:type="pct"/>
          </w:tcPr>
          <w:p w14:paraId="21513B19" w14:textId="77777777" w:rsidR="006B62CB" w:rsidRPr="007036CE" w:rsidRDefault="006B62CB" w:rsidP="006B62CB">
            <w:pPr>
              <w:pStyle w:val="GOSTTablenorm"/>
              <w:rPr>
                <w:szCs w:val="22"/>
              </w:rPr>
            </w:pPr>
            <w:r w:rsidRPr="007036CE">
              <w:rPr>
                <w:szCs w:val="22"/>
              </w:rPr>
              <w:t>Нет</w:t>
            </w:r>
          </w:p>
        </w:tc>
        <w:tc>
          <w:tcPr>
            <w:tcW w:w="1106" w:type="pct"/>
          </w:tcPr>
          <w:p w14:paraId="4454F1F8" w14:textId="77777777" w:rsidR="006B62CB" w:rsidRPr="007036CE" w:rsidRDefault="006B62CB" w:rsidP="006B62CB">
            <w:pPr>
              <w:pStyle w:val="GOSTTablenorm"/>
              <w:rPr>
                <w:szCs w:val="22"/>
              </w:rPr>
            </w:pPr>
            <w:r w:rsidRPr="007036CE">
              <w:t xml:space="preserve">Признак учета в </w:t>
            </w:r>
            <w:r w:rsidRPr="007036CE">
              <w:rPr>
                <w:lang w:val="en-US"/>
              </w:rPr>
              <w:t>SVAP</w:t>
            </w:r>
            <w:r w:rsidRPr="007036CE">
              <w:t xml:space="preserve"> по лицевому счету отправителя</w:t>
            </w:r>
          </w:p>
        </w:tc>
        <w:tc>
          <w:tcPr>
            <w:tcW w:w="1106" w:type="pct"/>
          </w:tcPr>
          <w:p w14:paraId="09D3804D" w14:textId="77777777" w:rsidR="006B62CB" w:rsidRPr="007036CE" w:rsidRDefault="006B62CB" w:rsidP="006B62CB">
            <w:pPr>
              <w:pStyle w:val="GOSTTablenorm"/>
              <w:rPr>
                <w:szCs w:val="24"/>
              </w:rPr>
            </w:pPr>
            <w:r w:rsidRPr="007036CE">
              <w:rPr>
                <w:lang w:val="en-US"/>
              </w:rPr>
              <w:t>SVAP_S</w:t>
            </w:r>
          </w:p>
        </w:tc>
        <w:tc>
          <w:tcPr>
            <w:tcW w:w="1379" w:type="pct"/>
          </w:tcPr>
          <w:p w14:paraId="11EDCF36" w14:textId="77777777" w:rsidR="006B62CB" w:rsidRPr="007036CE" w:rsidRDefault="006B62CB" w:rsidP="006B62CB">
            <w:pPr>
              <w:pStyle w:val="GOSTTablenorm"/>
            </w:pPr>
            <w:r w:rsidRPr="007036CE">
              <w:t>-</w:t>
            </w:r>
          </w:p>
        </w:tc>
      </w:tr>
      <w:tr w:rsidR="006B62CB" w:rsidRPr="007036CE" w14:paraId="629E72A6" w14:textId="77777777" w:rsidTr="00B0621B">
        <w:tc>
          <w:tcPr>
            <w:tcW w:w="1106" w:type="pct"/>
          </w:tcPr>
          <w:p w14:paraId="1D593B42" w14:textId="77777777" w:rsidR="006B62CB" w:rsidRPr="007036CE" w:rsidRDefault="006B62CB" w:rsidP="006B62CB">
            <w:pPr>
              <w:pStyle w:val="GOSTTablenorm"/>
              <w:rPr>
                <w:szCs w:val="22"/>
              </w:rPr>
            </w:pPr>
            <w:r w:rsidRPr="007036CE">
              <w:t>Признак_</w:t>
            </w:r>
            <w:r w:rsidRPr="007036CE">
              <w:rPr>
                <w:lang w:val="en-US"/>
              </w:rPr>
              <w:t>SVAP</w:t>
            </w:r>
            <w:r w:rsidRPr="007036CE">
              <w:t>_ЛС_получателя</w:t>
            </w:r>
          </w:p>
        </w:tc>
        <w:tc>
          <w:tcPr>
            <w:tcW w:w="303" w:type="pct"/>
          </w:tcPr>
          <w:p w14:paraId="0343070E" w14:textId="77777777" w:rsidR="006B62CB" w:rsidRPr="007036CE" w:rsidRDefault="006B62CB" w:rsidP="006B62CB">
            <w:pPr>
              <w:pStyle w:val="GOSTTablenorm"/>
              <w:rPr>
                <w:szCs w:val="22"/>
              </w:rPr>
            </w:pPr>
            <w:r w:rsidRPr="007036CE">
              <w:rPr>
                <w:szCs w:val="22"/>
              </w:rPr>
              <w:t>Нет</w:t>
            </w:r>
          </w:p>
        </w:tc>
        <w:tc>
          <w:tcPr>
            <w:tcW w:w="1106" w:type="pct"/>
          </w:tcPr>
          <w:p w14:paraId="3D7260C7" w14:textId="77777777" w:rsidR="006B62CB" w:rsidRPr="007036CE" w:rsidRDefault="006B62CB" w:rsidP="006B62CB">
            <w:pPr>
              <w:pStyle w:val="GOSTTablenorm"/>
              <w:rPr>
                <w:szCs w:val="22"/>
              </w:rPr>
            </w:pPr>
            <w:r w:rsidRPr="007036CE">
              <w:t xml:space="preserve">Признак учета в </w:t>
            </w:r>
            <w:r w:rsidRPr="007036CE">
              <w:rPr>
                <w:lang w:val="en-US"/>
              </w:rPr>
              <w:t>SVAP</w:t>
            </w:r>
            <w:r w:rsidRPr="007036CE">
              <w:t xml:space="preserve"> по лицевому счету получателя</w:t>
            </w:r>
          </w:p>
        </w:tc>
        <w:tc>
          <w:tcPr>
            <w:tcW w:w="1106" w:type="pct"/>
          </w:tcPr>
          <w:p w14:paraId="67F79114" w14:textId="77777777" w:rsidR="006B62CB" w:rsidRPr="007036CE" w:rsidRDefault="006B62CB" w:rsidP="006B62CB">
            <w:pPr>
              <w:pStyle w:val="GOSTTablenorm"/>
              <w:rPr>
                <w:szCs w:val="24"/>
              </w:rPr>
            </w:pPr>
            <w:r w:rsidRPr="007036CE">
              <w:rPr>
                <w:lang w:val="en-US"/>
              </w:rPr>
              <w:t>SVAP_R</w:t>
            </w:r>
          </w:p>
        </w:tc>
        <w:tc>
          <w:tcPr>
            <w:tcW w:w="1379" w:type="pct"/>
          </w:tcPr>
          <w:p w14:paraId="1F85947E" w14:textId="77777777" w:rsidR="006B62CB" w:rsidRPr="007036CE" w:rsidRDefault="006B62CB" w:rsidP="006B62CB">
            <w:pPr>
              <w:pStyle w:val="GOSTTablenorm"/>
            </w:pPr>
            <w:r w:rsidRPr="007036CE">
              <w:t>-</w:t>
            </w:r>
          </w:p>
        </w:tc>
      </w:tr>
      <w:tr w:rsidR="006B62CB" w:rsidRPr="007036CE" w14:paraId="508833DB" w14:textId="77777777" w:rsidTr="00B0621B">
        <w:tc>
          <w:tcPr>
            <w:tcW w:w="1106" w:type="pct"/>
          </w:tcPr>
          <w:p w14:paraId="73A13214" w14:textId="77777777" w:rsidR="006B62CB" w:rsidRPr="007036CE" w:rsidRDefault="006B62CB" w:rsidP="006B62CB">
            <w:pPr>
              <w:pStyle w:val="GOSTTablenorm"/>
              <w:rPr>
                <w:szCs w:val="22"/>
              </w:rPr>
            </w:pPr>
            <w:r w:rsidRPr="007036CE">
              <w:t>Тип_РР</w:t>
            </w:r>
          </w:p>
        </w:tc>
        <w:tc>
          <w:tcPr>
            <w:tcW w:w="303" w:type="pct"/>
          </w:tcPr>
          <w:p w14:paraId="0A0B1910" w14:textId="77777777" w:rsidR="006B62CB" w:rsidRPr="007036CE" w:rsidRDefault="006B62CB" w:rsidP="006B62CB">
            <w:pPr>
              <w:pStyle w:val="GOSTTablenorm"/>
              <w:rPr>
                <w:szCs w:val="22"/>
              </w:rPr>
            </w:pPr>
            <w:r w:rsidRPr="007036CE">
              <w:rPr>
                <w:szCs w:val="22"/>
              </w:rPr>
              <w:t>Нет</w:t>
            </w:r>
          </w:p>
        </w:tc>
        <w:tc>
          <w:tcPr>
            <w:tcW w:w="1106" w:type="pct"/>
          </w:tcPr>
          <w:p w14:paraId="66CD2E96" w14:textId="77777777" w:rsidR="006B62CB" w:rsidRPr="007036CE" w:rsidRDefault="006B62CB" w:rsidP="006B62CB">
            <w:pPr>
              <w:pStyle w:val="GOSTTablenorm"/>
              <w:rPr>
                <w:szCs w:val="22"/>
              </w:rPr>
            </w:pPr>
            <w:r w:rsidRPr="007036CE">
              <w:t>Тип расходного расписания</w:t>
            </w:r>
          </w:p>
        </w:tc>
        <w:tc>
          <w:tcPr>
            <w:tcW w:w="1106" w:type="pct"/>
          </w:tcPr>
          <w:p w14:paraId="68811E09" w14:textId="77777777" w:rsidR="006B62CB" w:rsidRPr="007036CE" w:rsidRDefault="006B62CB" w:rsidP="006B62CB">
            <w:pPr>
              <w:pStyle w:val="GOSTTablenorm"/>
              <w:rPr>
                <w:szCs w:val="24"/>
                <w:lang w:val="en-US"/>
              </w:rPr>
            </w:pPr>
            <w:r w:rsidRPr="007036CE">
              <w:t>TYPERR</w:t>
            </w:r>
          </w:p>
        </w:tc>
        <w:tc>
          <w:tcPr>
            <w:tcW w:w="1379" w:type="pct"/>
          </w:tcPr>
          <w:p w14:paraId="3C6A2E8A" w14:textId="77777777" w:rsidR="006B62CB" w:rsidRPr="007036CE" w:rsidRDefault="006B62CB" w:rsidP="006B62CB">
            <w:pPr>
              <w:pStyle w:val="GOSTTablenorm"/>
            </w:pPr>
            <w:r w:rsidRPr="007036CE">
              <w:t>-</w:t>
            </w:r>
          </w:p>
        </w:tc>
      </w:tr>
      <w:tr w:rsidR="006E1B9B" w:rsidRPr="007036CE" w14:paraId="71E710B5" w14:textId="77777777" w:rsidTr="00B0621B">
        <w:tc>
          <w:tcPr>
            <w:tcW w:w="1106" w:type="pct"/>
          </w:tcPr>
          <w:p w14:paraId="143A3C97" w14:textId="77777777" w:rsidR="006E1B9B" w:rsidRPr="007036CE" w:rsidRDefault="006E1B9B" w:rsidP="007A62D0">
            <w:pPr>
              <w:pStyle w:val="GOSTTablenorm"/>
            </w:pPr>
            <w:r w:rsidRPr="007036CE">
              <w:t>Н</w:t>
            </w:r>
            <w:r w:rsidR="007A62D0" w:rsidRPr="007036CE">
              <w:t>овый_бюджетный_цикл</w:t>
            </w:r>
          </w:p>
        </w:tc>
        <w:tc>
          <w:tcPr>
            <w:tcW w:w="303" w:type="pct"/>
          </w:tcPr>
          <w:p w14:paraId="19333324" w14:textId="77777777" w:rsidR="006E1B9B" w:rsidRPr="007036CE" w:rsidRDefault="006E1B9B" w:rsidP="006B62CB">
            <w:pPr>
              <w:pStyle w:val="GOSTTablenorm"/>
              <w:rPr>
                <w:szCs w:val="22"/>
              </w:rPr>
            </w:pPr>
            <w:r w:rsidRPr="007036CE">
              <w:rPr>
                <w:szCs w:val="22"/>
              </w:rPr>
              <w:t>Нет</w:t>
            </w:r>
          </w:p>
        </w:tc>
        <w:tc>
          <w:tcPr>
            <w:tcW w:w="1106" w:type="pct"/>
          </w:tcPr>
          <w:p w14:paraId="5C3DAE17" w14:textId="77777777" w:rsidR="006E1B9B" w:rsidRPr="007036CE" w:rsidRDefault="006E1B9B" w:rsidP="006B62CB">
            <w:pPr>
              <w:pStyle w:val="GOSTTablenorm"/>
            </w:pPr>
            <w:r w:rsidRPr="007036CE">
              <w:t>Признак «Новый бюджетный цикл»</w:t>
            </w:r>
          </w:p>
        </w:tc>
        <w:tc>
          <w:tcPr>
            <w:tcW w:w="1106" w:type="pct"/>
          </w:tcPr>
          <w:p w14:paraId="454C832B" w14:textId="77777777" w:rsidR="006E1B9B" w:rsidRPr="007036CE" w:rsidRDefault="006E1B9B" w:rsidP="006B62CB">
            <w:pPr>
              <w:pStyle w:val="GOSTTablenorm"/>
              <w:rPr>
                <w:lang w:val="en-US"/>
              </w:rPr>
            </w:pPr>
            <w:r w:rsidRPr="007036CE">
              <w:rPr>
                <w:lang w:val="en-US"/>
              </w:rPr>
              <w:t>NBC</w:t>
            </w:r>
          </w:p>
        </w:tc>
        <w:tc>
          <w:tcPr>
            <w:tcW w:w="1379" w:type="pct"/>
          </w:tcPr>
          <w:p w14:paraId="2350E828" w14:textId="77777777" w:rsidR="006E1B9B" w:rsidRPr="007036CE" w:rsidRDefault="006E1B9B" w:rsidP="006B62CB">
            <w:pPr>
              <w:pStyle w:val="GOSTTablenorm"/>
              <w:rPr>
                <w:lang w:val="en-US"/>
              </w:rPr>
            </w:pPr>
            <w:r w:rsidRPr="007036CE">
              <w:rPr>
                <w:lang w:val="en-US"/>
              </w:rPr>
              <w:t>-</w:t>
            </w:r>
          </w:p>
        </w:tc>
      </w:tr>
      <w:tr w:rsidR="00574B58" w:rsidRPr="007036CE" w14:paraId="5DA3F9F5" w14:textId="77777777" w:rsidTr="00B0621B">
        <w:tc>
          <w:tcPr>
            <w:tcW w:w="1106" w:type="pct"/>
          </w:tcPr>
          <w:p w14:paraId="311F1A41" w14:textId="2DFD4C20" w:rsidR="00574B58" w:rsidRPr="007036CE" w:rsidRDefault="00574B58" w:rsidP="007A62D0">
            <w:pPr>
              <w:pStyle w:val="GOSTTablenorm"/>
            </w:pPr>
            <w:ins w:id="12537" w:author="EXP-319941" w:date="2025-07-30T15:14:00Z">
              <w:r w:rsidRPr="007036CE">
                <w:t>ПЛС_</w:t>
              </w:r>
            </w:ins>
            <w:ins w:id="12538" w:author="EXP-319941" w:date="2025-07-30T15:05:00Z">
              <w:r w:rsidRPr="007036CE">
                <w:t>БЮДЖЕТ</w:t>
              </w:r>
            </w:ins>
          </w:p>
        </w:tc>
        <w:tc>
          <w:tcPr>
            <w:tcW w:w="303" w:type="pct"/>
          </w:tcPr>
          <w:p w14:paraId="113EEB1C" w14:textId="4B966E6E" w:rsidR="00574B58" w:rsidRPr="007036CE" w:rsidRDefault="00574B58" w:rsidP="006B62CB">
            <w:pPr>
              <w:pStyle w:val="GOSTTablenorm"/>
              <w:rPr>
                <w:szCs w:val="22"/>
              </w:rPr>
            </w:pPr>
            <w:ins w:id="12539" w:author="EXP-319941" w:date="2025-07-30T15:05:00Z">
              <w:r w:rsidRPr="007036CE">
                <w:rPr>
                  <w:szCs w:val="22"/>
                </w:rPr>
                <w:t>Нет</w:t>
              </w:r>
            </w:ins>
          </w:p>
        </w:tc>
        <w:tc>
          <w:tcPr>
            <w:tcW w:w="1106" w:type="pct"/>
          </w:tcPr>
          <w:p w14:paraId="35CE4D31" w14:textId="71075C1A" w:rsidR="00574B58" w:rsidRPr="007036CE" w:rsidRDefault="00574B58" w:rsidP="00574B58">
            <w:pPr>
              <w:pStyle w:val="GOSTTablenorm"/>
            </w:pPr>
            <w:ins w:id="12540" w:author="EXP-319941" w:date="2025-07-30T15:06:00Z">
              <w:r w:rsidRPr="007036CE">
                <w:t>Признак «Формирование БЮДЖЕТ_i»</w:t>
              </w:r>
            </w:ins>
          </w:p>
        </w:tc>
        <w:tc>
          <w:tcPr>
            <w:tcW w:w="1106" w:type="pct"/>
          </w:tcPr>
          <w:p w14:paraId="4674173C" w14:textId="5BCDADEC" w:rsidR="00574B58" w:rsidRPr="007036CE" w:rsidRDefault="00574B58" w:rsidP="006B62CB">
            <w:pPr>
              <w:pStyle w:val="GOSTTablenorm"/>
            </w:pPr>
            <w:ins w:id="12541" w:author="EXP-319941" w:date="2025-07-30T15:06:00Z">
              <w:r w:rsidRPr="007036CE">
                <w:rPr>
                  <w:lang w:val="en-US"/>
                </w:rPr>
                <w:t>BUDGET</w:t>
              </w:r>
            </w:ins>
          </w:p>
        </w:tc>
        <w:tc>
          <w:tcPr>
            <w:tcW w:w="1379" w:type="pct"/>
          </w:tcPr>
          <w:p w14:paraId="6EAC28BE" w14:textId="143797BD" w:rsidR="00574B58" w:rsidRPr="007036CE" w:rsidRDefault="00574B58" w:rsidP="006B62CB">
            <w:pPr>
              <w:pStyle w:val="GOSTTablenorm"/>
            </w:pPr>
            <w:ins w:id="12542" w:author="EXP-319941" w:date="2025-07-30T15:06:00Z">
              <w:r w:rsidRPr="007036CE">
                <w:t>-</w:t>
              </w:r>
            </w:ins>
          </w:p>
        </w:tc>
      </w:tr>
      <w:tr w:rsidR="00DF30C2" w:rsidRPr="007036CE" w14:paraId="51A331C3" w14:textId="77777777" w:rsidTr="00B0621B">
        <w:tc>
          <w:tcPr>
            <w:tcW w:w="1106" w:type="pct"/>
          </w:tcPr>
          <w:p w14:paraId="624DD9FC" w14:textId="09D4F7E6" w:rsidR="00DF30C2" w:rsidRPr="007036CE" w:rsidRDefault="00DF30C2" w:rsidP="00B335B8">
            <w:pPr>
              <w:pStyle w:val="GOSTTablenorm"/>
            </w:pPr>
            <w:ins w:id="12543" w:author="EXP-319941" w:date="2025-08-06T19:42:00Z">
              <w:r w:rsidRPr="007036CE">
                <w:t>ПЛС_</w:t>
              </w:r>
              <w:del w:id="12544" w:author="Сатлер Марина Викторовна" w:date="2025-10-06T10:00:00Z">
                <w:r w:rsidRPr="007036CE" w:rsidDel="00B335B8">
                  <w:delText xml:space="preserve"> </w:delText>
                </w:r>
              </w:del>
              <w:r w:rsidRPr="007036CE">
                <w:t>ЛБО_РЕЗ</w:t>
              </w:r>
            </w:ins>
          </w:p>
        </w:tc>
        <w:tc>
          <w:tcPr>
            <w:tcW w:w="303" w:type="pct"/>
          </w:tcPr>
          <w:p w14:paraId="5FB07D66" w14:textId="35814602" w:rsidR="00DF30C2" w:rsidRPr="007036CE" w:rsidRDefault="00DF30C2" w:rsidP="00DF30C2">
            <w:pPr>
              <w:pStyle w:val="GOSTTablenorm"/>
              <w:rPr>
                <w:szCs w:val="22"/>
                <w:lang w:val="en-US"/>
              </w:rPr>
            </w:pPr>
            <w:ins w:id="12545" w:author="EXP-319941" w:date="2025-08-06T19:42:00Z">
              <w:r w:rsidRPr="007036CE">
                <w:rPr>
                  <w:szCs w:val="22"/>
                </w:rPr>
                <w:t>Нет</w:t>
              </w:r>
            </w:ins>
          </w:p>
        </w:tc>
        <w:tc>
          <w:tcPr>
            <w:tcW w:w="1106" w:type="pct"/>
          </w:tcPr>
          <w:p w14:paraId="10C79EA1" w14:textId="649EFEA1" w:rsidR="00DF30C2" w:rsidRPr="007036CE" w:rsidRDefault="00DF30C2" w:rsidP="00DF30C2">
            <w:pPr>
              <w:pStyle w:val="GOSTTablenorm"/>
            </w:pPr>
            <w:ins w:id="12546" w:author="EXP-319941" w:date="2025-08-06T19:41:00Z">
              <w:r w:rsidRPr="007036CE">
                <w:t>Признак «Формирование ЛБО_РЕЗ_i»</w:t>
              </w:r>
            </w:ins>
          </w:p>
        </w:tc>
        <w:tc>
          <w:tcPr>
            <w:tcW w:w="1106" w:type="pct"/>
          </w:tcPr>
          <w:p w14:paraId="551D4188" w14:textId="5242F3A2" w:rsidR="00DF30C2" w:rsidRPr="007036CE" w:rsidRDefault="00DF30C2" w:rsidP="00DF30C2">
            <w:pPr>
              <w:pStyle w:val="GOSTTablenorm"/>
            </w:pPr>
            <w:ins w:id="12547" w:author="EXP-319941" w:date="2025-08-06T19:41:00Z">
              <w:r w:rsidRPr="007036CE">
                <w:rPr>
                  <w:lang w:val="en-US"/>
                </w:rPr>
                <w:t>LBO_REZ</w:t>
              </w:r>
            </w:ins>
          </w:p>
        </w:tc>
        <w:tc>
          <w:tcPr>
            <w:tcW w:w="1379" w:type="pct"/>
          </w:tcPr>
          <w:p w14:paraId="5E67DD57" w14:textId="2178253E" w:rsidR="00DF30C2" w:rsidRPr="007036CE" w:rsidRDefault="00DF30C2" w:rsidP="00DF30C2">
            <w:pPr>
              <w:pStyle w:val="GOSTTablenorm"/>
              <w:rPr>
                <w:lang w:val="en-US"/>
              </w:rPr>
            </w:pPr>
            <w:ins w:id="12548" w:author="EXP-319941" w:date="2025-08-06T19:41:00Z">
              <w:r w:rsidRPr="007036CE">
                <w:rPr>
                  <w:lang w:val="en-US"/>
                </w:rPr>
                <w:t>-</w:t>
              </w:r>
            </w:ins>
          </w:p>
        </w:tc>
      </w:tr>
      <w:tr w:rsidR="00DF30C2" w:rsidRPr="007036CE" w14:paraId="76FDA979" w14:textId="77777777" w:rsidTr="00B0621B">
        <w:tc>
          <w:tcPr>
            <w:tcW w:w="1106" w:type="pct"/>
          </w:tcPr>
          <w:p w14:paraId="5F8896D4" w14:textId="4A36FAEF" w:rsidR="00DF30C2" w:rsidRPr="007036CE" w:rsidRDefault="00DF30C2" w:rsidP="00B335B8">
            <w:pPr>
              <w:pStyle w:val="GOSTTablenorm"/>
            </w:pPr>
            <w:ins w:id="12549" w:author="EXP-319941" w:date="2025-08-06T19:42:00Z">
              <w:r w:rsidRPr="007036CE">
                <w:t>ПЛС_</w:t>
              </w:r>
              <w:del w:id="12550" w:author="Сатлер Марина Викторовна" w:date="2025-10-06T10:00:00Z">
                <w:r w:rsidRPr="007036CE" w:rsidDel="00B335B8">
                  <w:delText xml:space="preserve"> </w:delText>
                </w:r>
              </w:del>
              <w:r w:rsidRPr="007036CE">
                <w:t>ЛБО_ПБС_ОТЗ</w:t>
              </w:r>
            </w:ins>
          </w:p>
        </w:tc>
        <w:tc>
          <w:tcPr>
            <w:tcW w:w="303" w:type="pct"/>
          </w:tcPr>
          <w:p w14:paraId="160F21BA" w14:textId="189011B9" w:rsidR="00DF30C2" w:rsidRPr="007036CE" w:rsidRDefault="00DF30C2" w:rsidP="00DF30C2">
            <w:pPr>
              <w:pStyle w:val="GOSTTablenorm"/>
              <w:rPr>
                <w:szCs w:val="22"/>
              </w:rPr>
            </w:pPr>
            <w:ins w:id="12551" w:author="EXP-319941" w:date="2025-08-06T19:42:00Z">
              <w:r w:rsidRPr="007036CE">
                <w:rPr>
                  <w:szCs w:val="22"/>
                </w:rPr>
                <w:t>Нет</w:t>
              </w:r>
            </w:ins>
          </w:p>
        </w:tc>
        <w:tc>
          <w:tcPr>
            <w:tcW w:w="1106" w:type="pct"/>
          </w:tcPr>
          <w:p w14:paraId="5D8DA6D3" w14:textId="429B40DA" w:rsidR="00DF30C2" w:rsidRPr="007036CE" w:rsidRDefault="00DF30C2" w:rsidP="00DF30C2">
            <w:pPr>
              <w:pStyle w:val="GOSTTablenorm"/>
            </w:pPr>
            <w:ins w:id="12552" w:author="EXP-319941" w:date="2025-08-06T19:41:00Z">
              <w:r w:rsidRPr="007036CE">
                <w:t>Признак «Формирование ЛБО_ПБС_ОТЗ_</w:t>
              </w:r>
              <w:r w:rsidRPr="007036CE">
                <w:rPr>
                  <w:lang w:val="en-US"/>
                </w:rPr>
                <w:t>i</w:t>
              </w:r>
              <w:r w:rsidRPr="007036CE">
                <w:t>»</w:t>
              </w:r>
            </w:ins>
          </w:p>
        </w:tc>
        <w:tc>
          <w:tcPr>
            <w:tcW w:w="1106" w:type="pct"/>
          </w:tcPr>
          <w:p w14:paraId="1E45C6B8" w14:textId="6D896A29" w:rsidR="00DF30C2" w:rsidRPr="007036CE" w:rsidRDefault="00DF30C2" w:rsidP="00DF30C2">
            <w:pPr>
              <w:pStyle w:val="GOSTTablenorm"/>
            </w:pPr>
            <w:ins w:id="12553" w:author="EXP-319941" w:date="2025-08-06T19:41:00Z">
              <w:r w:rsidRPr="007036CE">
                <w:rPr>
                  <w:lang w:val="en-US"/>
                </w:rPr>
                <w:t>LBO_PBS_OTZ</w:t>
              </w:r>
            </w:ins>
          </w:p>
        </w:tc>
        <w:tc>
          <w:tcPr>
            <w:tcW w:w="1379" w:type="pct"/>
          </w:tcPr>
          <w:p w14:paraId="75E5410E" w14:textId="7474CC8E" w:rsidR="00DF30C2" w:rsidRPr="007036CE" w:rsidRDefault="00DF30C2" w:rsidP="00DF30C2">
            <w:pPr>
              <w:pStyle w:val="GOSTTablenorm"/>
              <w:rPr>
                <w:lang w:val="en-US"/>
              </w:rPr>
            </w:pPr>
            <w:ins w:id="12554" w:author="EXP-319941" w:date="2025-08-06T19:42:00Z">
              <w:r w:rsidRPr="007036CE">
                <w:rPr>
                  <w:lang w:val="en-US"/>
                </w:rPr>
                <w:t>-</w:t>
              </w:r>
            </w:ins>
          </w:p>
        </w:tc>
      </w:tr>
      <w:tr w:rsidR="00DF30C2" w:rsidRPr="007036CE" w14:paraId="3105DA43" w14:textId="77777777" w:rsidTr="00B0621B">
        <w:tc>
          <w:tcPr>
            <w:tcW w:w="1106" w:type="pct"/>
          </w:tcPr>
          <w:p w14:paraId="4878E936" w14:textId="77777777" w:rsidR="00DF30C2" w:rsidRPr="007036CE" w:rsidRDefault="00DF30C2" w:rsidP="00DF30C2">
            <w:pPr>
              <w:pStyle w:val="GOSTTablenorm"/>
              <w:rPr>
                <w:szCs w:val="22"/>
              </w:rPr>
            </w:pPr>
            <w:r w:rsidRPr="007036CE">
              <w:rPr>
                <w:szCs w:val="22"/>
              </w:rPr>
              <w:t>Раздел</w:t>
            </w:r>
          </w:p>
        </w:tc>
        <w:tc>
          <w:tcPr>
            <w:tcW w:w="303" w:type="pct"/>
          </w:tcPr>
          <w:p w14:paraId="6197A763" w14:textId="77777777" w:rsidR="00DF30C2" w:rsidRPr="007036CE" w:rsidRDefault="00DF30C2" w:rsidP="00DF30C2">
            <w:pPr>
              <w:pStyle w:val="GOSTTablenorm"/>
              <w:rPr>
                <w:szCs w:val="22"/>
              </w:rPr>
            </w:pPr>
            <w:r w:rsidRPr="007036CE">
              <w:rPr>
                <w:szCs w:val="22"/>
              </w:rPr>
              <w:t>Да</w:t>
            </w:r>
          </w:p>
        </w:tc>
        <w:tc>
          <w:tcPr>
            <w:tcW w:w="1106" w:type="pct"/>
          </w:tcPr>
          <w:p w14:paraId="11FD7AF4" w14:textId="77777777" w:rsidR="00DF30C2" w:rsidRPr="007036CE" w:rsidRDefault="00DF30C2" w:rsidP="00DF30C2">
            <w:pPr>
              <w:pStyle w:val="GOSTTablenorm"/>
              <w:rPr>
                <w:szCs w:val="22"/>
              </w:rPr>
            </w:pPr>
            <w:r w:rsidRPr="007036CE">
              <w:rPr>
                <w:szCs w:val="22"/>
              </w:rPr>
              <w:t>Раздел</w:t>
            </w:r>
          </w:p>
        </w:tc>
        <w:tc>
          <w:tcPr>
            <w:tcW w:w="1106" w:type="pct"/>
          </w:tcPr>
          <w:p w14:paraId="44628B07" w14:textId="77777777" w:rsidR="00DF30C2" w:rsidRPr="007036CE" w:rsidRDefault="00DF30C2" w:rsidP="00DF30C2">
            <w:pPr>
              <w:pStyle w:val="GOSTTablenorm"/>
              <w:rPr>
                <w:szCs w:val="24"/>
                <w:lang w:val="en-US"/>
              </w:rPr>
            </w:pPr>
            <w:r w:rsidRPr="007036CE">
              <w:rPr>
                <w:b/>
                <w:lang w:val="en-US"/>
              </w:rPr>
              <w:t>SECTION_1:</w:t>
            </w:r>
            <w:r w:rsidRPr="007036CE">
              <w:rPr>
                <w:szCs w:val="24"/>
                <w:lang w:val="en-US"/>
              </w:rPr>
              <w:t>SECTION_TYPE</w:t>
            </w:r>
          </w:p>
          <w:p w14:paraId="137C61B7" w14:textId="77777777" w:rsidR="00DF30C2" w:rsidRPr="007036CE" w:rsidRDefault="00DF30C2" w:rsidP="00DF30C2">
            <w:pPr>
              <w:pStyle w:val="GOSTTablenorm"/>
              <w:rPr>
                <w:szCs w:val="24"/>
                <w:lang w:val="en-US"/>
              </w:rPr>
            </w:pPr>
            <w:r w:rsidRPr="007036CE">
              <w:rPr>
                <w:b/>
                <w:szCs w:val="24"/>
                <w:lang w:val="en-US"/>
              </w:rPr>
              <w:t>SECTION_2:</w:t>
            </w:r>
            <w:r w:rsidRPr="007036CE">
              <w:rPr>
                <w:szCs w:val="24"/>
                <w:lang w:val="en-US"/>
              </w:rPr>
              <w:t>SECTION_TYPE</w:t>
            </w:r>
          </w:p>
          <w:p w14:paraId="25BD589D" w14:textId="77777777" w:rsidR="00DF30C2" w:rsidRPr="007036CE" w:rsidRDefault="00DF30C2" w:rsidP="00DF30C2">
            <w:pPr>
              <w:pStyle w:val="GOSTTablenorm"/>
              <w:rPr>
                <w:szCs w:val="24"/>
                <w:lang w:val="en-US"/>
              </w:rPr>
            </w:pPr>
            <w:r w:rsidRPr="007036CE">
              <w:rPr>
                <w:b/>
                <w:szCs w:val="24"/>
                <w:lang w:val="en-US"/>
              </w:rPr>
              <w:t>SECTION_</w:t>
            </w:r>
            <w:r w:rsidRPr="007036CE">
              <w:rPr>
                <w:b/>
                <w:szCs w:val="24"/>
              </w:rPr>
              <w:t>3:</w:t>
            </w:r>
            <w:r w:rsidRPr="007036CE">
              <w:rPr>
                <w:szCs w:val="24"/>
                <w:lang w:val="en-US"/>
              </w:rPr>
              <w:t>SECTION_TYPE</w:t>
            </w:r>
          </w:p>
        </w:tc>
        <w:tc>
          <w:tcPr>
            <w:tcW w:w="1379" w:type="pct"/>
          </w:tcPr>
          <w:p w14:paraId="6BFD3C2D" w14:textId="77777777" w:rsidR="00DF30C2" w:rsidRPr="007036CE" w:rsidRDefault="00DF30C2" w:rsidP="00DF30C2">
            <w:pPr>
              <w:pStyle w:val="GOSTTablenorm"/>
              <w:rPr>
                <w:szCs w:val="22"/>
              </w:rPr>
            </w:pPr>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t>SECTION_TYPE</w:t>
            </w:r>
          </w:p>
          <w:p w14:paraId="6CFA6C94" w14:textId="77777777" w:rsidR="00DF30C2" w:rsidRPr="007036CE" w:rsidRDefault="00DF30C2" w:rsidP="00DF30C2">
            <w:pPr>
              <w:pStyle w:val="GOSTTablenorm"/>
              <w:rPr>
                <w:szCs w:val="22"/>
              </w:rPr>
            </w:pPr>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t>SECTION_TYPE</w:t>
            </w:r>
          </w:p>
          <w:p w14:paraId="5E2448B3" w14:textId="16BBFF77" w:rsidR="00DF30C2" w:rsidRPr="007036CE" w:rsidRDefault="00DF30C2" w:rsidP="00DF30C2">
            <w:pPr>
              <w:pStyle w:val="GOSTTablenorm"/>
            </w:pPr>
            <w:r w:rsidRPr="007036CE">
              <w:t>При обработке раздела 3 заполняется из тега</w:t>
            </w:r>
            <w:r w:rsidRPr="007036CE">
              <w:rPr>
                <w:b/>
                <w:szCs w:val="24"/>
              </w:rPr>
              <w:t xml:space="preserve"> </w:t>
            </w:r>
            <w:r w:rsidRPr="007036CE">
              <w:rPr>
                <w:b/>
                <w:szCs w:val="24"/>
                <w:lang w:val="en-US"/>
              </w:rPr>
              <w:t>SECTION</w:t>
            </w:r>
            <w:r w:rsidRPr="007036CE">
              <w:rPr>
                <w:b/>
                <w:szCs w:val="24"/>
              </w:rPr>
              <w:t>_3:</w:t>
            </w:r>
            <w:r w:rsidRPr="007036CE">
              <w:t>SECTION_TYPE</w:t>
            </w:r>
          </w:p>
        </w:tc>
      </w:tr>
      <w:tr w:rsidR="00143EF4" w:rsidRPr="007036CE" w14:paraId="1BB98686" w14:textId="77777777" w:rsidTr="00B0621B">
        <w:tc>
          <w:tcPr>
            <w:tcW w:w="1106" w:type="pct"/>
          </w:tcPr>
          <w:p w14:paraId="298B539A" w14:textId="76BE97E3" w:rsidR="00143EF4" w:rsidRPr="007036CE" w:rsidRDefault="00143EF4" w:rsidP="00143EF4">
            <w:pPr>
              <w:pStyle w:val="GOSTTablenorm"/>
              <w:rPr>
                <w:szCs w:val="22"/>
              </w:rPr>
            </w:pPr>
            <w:ins w:id="12555" w:author="EXP-320404" w:date="2025-08-21T12:53:00Z">
              <w:r w:rsidRPr="007036CE">
                <w:lastRenderedPageBreak/>
                <w:t>Дата_ввода_в_действие</w:t>
              </w:r>
            </w:ins>
          </w:p>
        </w:tc>
        <w:tc>
          <w:tcPr>
            <w:tcW w:w="303" w:type="pct"/>
          </w:tcPr>
          <w:p w14:paraId="6113057F" w14:textId="08D5C9F1" w:rsidR="00143EF4" w:rsidRPr="007036CE" w:rsidRDefault="00143EF4" w:rsidP="00143EF4">
            <w:pPr>
              <w:pStyle w:val="GOSTTablenorm"/>
              <w:rPr>
                <w:szCs w:val="22"/>
              </w:rPr>
            </w:pPr>
            <w:ins w:id="12556" w:author="EXP-320404" w:date="2025-08-21T12:53:00Z">
              <w:r w:rsidRPr="007036CE">
                <w:t>Да</w:t>
              </w:r>
            </w:ins>
          </w:p>
        </w:tc>
        <w:tc>
          <w:tcPr>
            <w:tcW w:w="1106" w:type="pct"/>
          </w:tcPr>
          <w:p w14:paraId="31C6CF13" w14:textId="0CB0DA60" w:rsidR="00143EF4" w:rsidRPr="007036CE" w:rsidRDefault="00143EF4" w:rsidP="00143EF4">
            <w:pPr>
              <w:pStyle w:val="GOSTTablenorm"/>
              <w:rPr>
                <w:szCs w:val="22"/>
              </w:rPr>
            </w:pPr>
            <w:ins w:id="12557" w:author="EXP-320404" w:date="2025-08-21T12:53:00Z">
              <w:r w:rsidRPr="007036CE">
                <w:t>Дата ввода в действие</w:t>
              </w:r>
            </w:ins>
          </w:p>
        </w:tc>
        <w:tc>
          <w:tcPr>
            <w:tcW w:w="1106" w:type="pct"/>
          </w:tcPr>
          <w:p w14:paraId="77B654B6" w14:textId="77777777" w:rsidR="00143EF4" w:rsidRPr="007036CE" w:rsidRDefault="00143EF4" w:rsidP="00143EF4">
            <w:pPr>
              <w:pStyle w:val="GOSTTablenorm"/>
              <w:rPr>
                <w:ins w:id="12558" w:author="EXP-320404" w:date="2025-08-21T12:53:00Z"/>
              </w:rPr>
            </w:pPr>
            <w:ins w:id="12559" w:author="EXP-320404" w:date="2025-08-21T12:53:00Z">
              <w:r w:rsidRPr="007036CE">
                <w:t>SettlementDate</w:t>
              </w:r>
            </w:ins>
          </w:p>
          <w:p w14:paraId="3302E1FF" w14:textId="28DCC108" w:rsidR="00143EF4" w:rsidRPr="007036CE" w:rsidRDefault="00143EF4" w:rsidP="00143EF4">
            <w:pPr>
              <w:pStyle w:val="GOSTTablenorm"/>
              <w:rPr>
                <w:b/>
                <w:lang w:val="en-US"/>
              </w:rPr>
            </w:pPr>
            <w:ins w:id="12560" w:author="EXP-320404" w:date="2025-08-21T12:53:00Z">
              <w:r w:rsidRPr="007036CE">
                <w:t>EVENT_DATE</w:t>
              </w:r>
            </w:ins>
          </w:p>
        </w:tc>
        <w:tc>
          <w:tcPr>
            <w:tcW w:w="1379" w:type="pct"/>
          </w:tcPr>
          <w:p w14:paraId="37E60D93" w14:textId="19298B0D" w:rsidR="00143EF4" w:rsidRPr="007036CE" w:rsidRDefault="00143EF4" w:rsidP="00143EF4">
            <w:pPr>
              <w:pStyle w:val="GOSTTablenorm"/>
              <w:rPr>
                <w:ins w:id="12561" w:author="EXP-320404" w:date="2025-08-21T12:53:00Z"/>
              </w:rPr>
            </w:pPr>
            <w:ins w:id="12562" w:author="EXP-320404" w:date="2025-08-21T12:53:00Z">
              <w:r w:rsidRPr="007036CE">
                <w:t>При обработке раздела 1 и раздела 2 заполняется из заголовочного тега SettlementDate</w:t>
              </w:r>
            </w:ins>
          </w:p>
          <w:p w14:paraId="10A4C22A" w14:textId="0FA386B0" w:rsidR="00143EF4" w:rsidRPr="007036CE" w:rsidRDefault="00143EF4" w:rsidP="00143EF4">
            <w:pPr>
              <w:pStyle w:val="GOSTTablenorm"/>
            </w:pPr>
            <w:ins w:id="12563" w:author="EXP-320404" w:date="2025-08-21T12:53:00Z">
              <w:r w:rsidRPr="007036CE">
                <w:t>При обработке раздела 3 заполняется из тэга EVENT_DATE</w:t>
              </w:r>
            </w:ins>
          </w:p>
        </w:tc>
      </w:tr>
      <w:tr w:rsidR="00143EF4" w:rsidRPr="007036CE" w14:paraId="3AFB394C" w14:textId="77777777" w:rsidTr="00B0621B">
        <w:tc>
          <w:tcPr>
            <w:tcW w:w="1106" w:type="pct"/>
          </w:tcPr>
          <w:p w14:paraId="4221C785" w14:textId="77777777" w:rsidR="00143EF4" w:rsidRPr="007036CE" w:rsidRDefault="00143EF4" w:rsidP="00143EF4">
            <w:pPr>
              <w:pStyle w:val="GOSTTablenorm"/>
              <w:rPr>
                <w:szCs w:val="22"/>
              </w:rPr>
            </w:pPr>
            <w:r w:rsidRPr="007036CE">
              <w:rPr>
                <w:szCs w:val="22"/>
              </w:rPr>
              <w:t>КБК</w:t>
            </w:r>
          </w:p>
        </w:tc>
        <w:tc>
          <w:tcPr>
            <w:tcW w:w="303" w:type="pct"/>
          </w:tcPr>
          <w:p w14:paraId="24F013E8" w14:textId="77777777" w:rsidR="00143EF4" w:rsidRPr="007036CE" w:rsidRDefault="00143EF4" w:rsidP="00143EF4">
            <w:pPr>
              <w:pStyle w:val="GOSTTablenorm"/>
              <w:rPr>
                <w:szCs w:val="22"/>
              </w:rPr>
            </w:pPr>
            <w:r w:rsidRPr="007036CE">
              <w:rPr>
                <w:szCs w:val="22"/>
              </w:rPr>
              <w:t>Нет</w:t>
            </w:r>
          </w:p>
        </w:tc>
        <w:tc>
          <w:tcPr>
            <w:tcW w:w="1106" w:type="pct"/>
          </w:tcPr>
          <w:p w14:paraId="293875E9" w14:textId="77777777" w:rsidR="00143EF4" w:rsidRPr="007036CE" w:rsidRDefault="00143EF4" w:rsidP="00143EF4">
            <w:pPr>
              <w:pStyle w:val="GOSTTablenorm"/>
              <w:rPr>
                <w:szCs w:val="22"/>
              </w:rPr>
            </w:pPr>
            <w:r w:rsidRPr="007036CE">
              <w:rPr>
                <w:szCs w:val="22"/>
              </w:rPr>
              <w:t>КБК</w:t>
            </w:r>
          </w:p>
        </w:tc>
        <w:tc>
          <w:tcPr>
            <w:tcW w:w="1106" w:type="pct"/>
          </w:tcPr>
          <w:p w14:paraId="7610422F" w14:textId="77777777" w:rsidR="00143EF4" w:rsidRPr="007036CE" w:rsidRDefault="00143EF4" w:rsidP="00143EF4">
            <w:pPr>
              <w:pStyle w:val="GOSTTablenorm"/>
              <w:rPr>
                <w:szCs w:val="24"/>
                <w:lang w:val="en-US"/>
              </w:rPr>
            </w:pPr>
            <w:r w:rsidRPr="007036CE">
              <w:rPr>
                <w:b/>
                <w:lang w:val="en-US"/>
              </w:rPr>
              <w:t>SECTION_1:</w:t>
            </w:r>
            <w:r w:rsidRPr="007036CE">
              <w:rPr>
                <w:szCs w:val="24"/>
                <w:lang w:val="en-US"/>
              </w:rPr>
              <w:t>KBK</w:t>
            </w:r>
          </w:p>
          <w:p w14:paraId="68C7FD68" w14:textId="77777777" w:rsidR="00143EF4" w:rsidRPr="007036CE" w:rsidRDefault="00143EF4" w:rsidP="00143EF4">
            <w:pPr>
              <w:pStyle w:val="GOSTTablenorm"/>
              <w:rPr>
                <w:szCs w:val="24"/>
                <w:lang w:val="en-US"/>
              </w:rPr>
            </w:pPr>
            <w:r w:rsidRPr="007036CE">
              <w:rPr>
                <w:b/>
                <w:szCs w:val="24"/>
                <w:lang w:val="en-US"/>
              </w:rPr>
              <w:t>SECTION_2:</w:t>
            </w:r>
            <w:r w:rsidRPr="007036CE">
              <w:rPr>
                <w:szCs w:val="24"/>
                <w:lang w:val="en-US"/>
              </w:rPr>
              <w:t>KBK</w:t>
            </w:r>
          </w:p>
          <w:p w14:paraId="5B517431" w14:textId="77777777" w:rsidR="00143EF4" w:rsidRPr="007036CE" w:rsidRDefault="00143EF4" w:rsidP="00143EF4">
            <w:pPr>
              <w:pStyle w:val="GOSTTablenorm"/>
              <w:rPr>
                <w:szCs w:val="24"/>
                <w:lang w:val="en-US"/>
              </w:rPr>
            </w:pPr>
            <w:r w:rsidRPr="007036CE">
              <w:rPr>
                <w:b/>
                <w:szCs w:val="24"/>
                <w:lang w:val="en-US"/>
              </w:rPr>
              <w:t>SECTION_3:</w:t>
            </w:r>
            <w:r w:rsidRPr="007036CE">
              <w:rPr>
                <w:szCs w:val="24"/>
                <w:lang w:val="en-US"/>
              </w:rPr>
              <w:t>KBK</w:t>
            </w:r>
          </w:p>
        </w:tc>
        <w:tc>
          <w:tcPr>
            <w:tcW w:w="1379" w:type="pct"/>
          </w:tcPr>
          <w:p w14:paraId="5EE36DD7" w14:textId="77777777" w:rsidR="00143EF4" w:rsidRPr="007036CE" w:rsidRDefault="00143EF4" w:rsidP="00143EF4">
            <w:pPr>
              <w:pStyle w:val="GOSTTablenorm"/>
              <w:rPr>
                <w:szCs w:val="22"/>
              </w:rPr>
            </w:pPr>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4"/>
                <w:lang w:val="en-US"/>
              </w:rPr>
              <w:t>KBK</w:t>
            </w:r>
          </w:p>
          <w:p w14:paraId="55F9BC7A" w14:textId="77777777" w:rsidR="00143EF4" w:rsidRPr="007036CE" w:rsidRDefault="00143EF4" w:rsidP="00143EF4">
            <w:pPr>
              <w:pStyle w:val="GOSTTablenorm"/>
              <w:rPr>
                <w:szCs w:val="22"/>
              </w:rPr>
            </w:pPr>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4"/>
                <w:lang w:val="en-US"/>
              </w:rPr>
              <w:t>KBK</w:t>
            </w:r>
          </w:p>
          <w:p w14:paraId="68C07952" w14:textId="55486B57" w:rsidR="00143EF4" w:rsidRPr="007036CE" w:rsidRDefault="00143EF4" w:rsidP="00143EF4">
            <w:pPr>
              <w:pStyle w:val="GOSTTablenorm"/>
            </w:pPr>
            <w:r w:rsidRPr="007036CE">
              <w:t>При обработке раздела 3 заполняется из тега</w:t>
            </w:r>
            <w:r w:rsidRPr="007036CE">
              <w:rPr>
                <w:b/>
                <w:szCs w:val="24"/>
              </w:rPr>
              <w:t xml:space="preserve"> </w:t>
            </w:r>
            <w:r w:rsidRPr="007036CE">
              <w:rPr>
                <w:b/>
                <w:szCs w:val="24"/>
                <w:lang w:val="en-US"/>
              </w:rPr>
              <w:t>SECTION</w:t>
            </w:r>
            <w:r w:rsidRPr="007036CE">
              <w:rPr>
                <w:b/>
                <w:szCs w:val="24"/>
              </w:rPr>
              <w:t>_3:</w:t>
            </w:r>
            <w:r w:rsidRPr="007036CE">
              <w:rPr>
                <w:szCs w:val="24"/>
                <w:lang w:val="en-US"/>
              </w:rPr>
              <w:t>KBK</w:t>
            </w:r>
          </w:p>
        </w:tc>
      </w:tr>
      <w:tr w:rsidR="00143EF4" w:rsidRPr="007036CE" w14:paraId="29578350" w14:textId="77777777" w:rsidTr="00B0621B">
        <w:tc>
          <w:tcPr>
            <w:tcW w:w="1106" w:type="pct"/>
          </w:tcPr>
          <w:p w14:paraId="52D1F1C6" w14:textId="77777777" w:rsidR="00143EF4" w:rsidRPr="007036CE" w:rsidRDefault="00143EF4" w:rsidP="00143EF4">
            <w:pPr>
              <w:pStyle w:val="GOSTTablenorm"/>
              <w:rPr>
                <w:szCs w:val="22"/>
              </w:rPr>
            </w:pPr>
            <w:r w:rsidRPr="007036CE">
              <w:rPr>
                <w:szCs w:val="22"/>
              </w:rPr>
              <w:t>Код_цели_отправителя</w:t>
            </w:r>
          </w:p>
        </w:tc>
        <w:tc>
          <w:tcPr>
            <w:tcW w:w="303" w:type="pct"/>
          </w:tcPr>
          <w:p w14:paraId="5B35189D" w14:textId="77777777" w:rsidR="00143EF4" w:rsidRPr="007036CE" w:rsidRDefault="00143EF4" w:rsidP="00143EF4">
            <w:pPr>
              <w:pStyle w:val="GOSTTablenorm"/>
              <w:rPr>
                <w:szCs w:val="22"/>
              </w:rPr>
            </w:pPr>
            <w:r w:rsidRPr="007036CE">
              <w:rPr>
                <w:szCs w:val="22"/>
              </w:rPr>
              <w:t>Нет</w:t>
            </w:r>
          </w:p>
        </w:tc>
        <w:tc>
          <w:tcPr>
            <w:tcW w:w="1106" w:type="pct"/>
          </w:tcPr>
          <w:p w14:paraId="1EFE1727" w14:textId="77777777" w:rsidR="00143EF4" w:rsidRPr="007036CE" w:rsidRDefault="00143EF4" w:rsidP="00143EF4">
            <w:pPr>
              <w:pStyle w:val="GOSTTablenorm"/>
              <w:rPr>
                <w:szCs w:val="22"/>
              </w:rPr>
            </w:pPr>
            <w:r w:rsidRPr="007036CE">
              <w:rPr>
                <w:szCs w:val="22"/>
              </w:rPr>
              <w:t>Код цели (аналитический код) отправителя</w:t>
            </w:r>
          </w:p>
        </w:tc>
        <w:tc>
          <w:tcPr>
            <w:tcW w:w="1106" w:type="pct"/>
          </w:tcPr>
          <w:p w14:paraId="14CAFE06" w14:textId="77777777" w:rsidR="00143EF4" w:rsidRPr="007036CE" w:rsidRDefault="00143EF4" w:rsidP="00143EF4">
            <w:pPr>
              <w:pStyle w:val="GOSTTablenorm"/>
              <w:rPr>
                <w:szCs w:val="24"/>
                <w:lang w:val="en-US"/>
              </w:rPr>
            </w:pPr>
            <w:r w:rsidRPr="007036CE">
              <w:rPr>
                <w:b/>
                <w:szCs w:val="24"/>
                <w:lang w:val="en-US"/>
              </w:rPr>
              <w:t>SECTION_2:</w:t>
            </w:r>
            <w:r w:rsidRPr="007036CE">
              <w:rPr>
                <w:szCs w:val="24"/>
                <w:lang w:val="en-US"/>
              </w:rPr>
              <w:t>TARGETCODE_S</w:t>
            </w:r>
          </w:p>
        </w:tc>
        <w:tc>
          <w:tcPr>
            <w:tcW w:w="1379" w:type="pct"/>
          </w:tcPr>
          <w:p w14:paraId="4A7FF143" w14:textId="77777777" w:rsidR="00143EF4" w:rsidRPr="007036CE" w:rsidRDefault="00143EF4" w:rsidP="00143EF4">
            <w:pPr>
              <w:pStyle w:val="GOSTTablenorm"/>
              <w:rPr>
                <w:lang w:val="en-US"/>
              </w:rPr>
            </w:pPr>
            <w:r w:rsidRPr="007036CE">
              <w:rPr>
                <w:lang w:val="en-US"/>
              </w:rPr>
              <w:t>-</w:t>
            </w:r>
          </w:p>
        </w:tc>
      </w:tr>
      <w:tr w:rsidR="00143EF4" w:rsidRPr="007036CE" w14:paraId="6C62EEE5" w14:textId="77777777" w:rsidTr="00B0621B">
        <w:tc>
          <w:tcPr>
            <w:tcW w:w="1106" w:type="pct"/>
          </w:tcPr>
          <w:p w14:paraId="1D556417" w14:textId="77777777" w:rsidR="00143EF4" w:rsidRPr="007036CE" w:rsidRDefault="00143EF4" w:rsidP="00143EF4">
            <w:pPr>
              <w:pStyle w:val="GOSTTablenorm"/>
              <w:rPr>
                <w:szCs w:val="22"/>
              </w:rPr>
            </w:pPr>
            <w:r w:rsidRPr="007036CE">
              <w:rPr>
                <w:szCs w:val="22"/>
              </w:rPr>
              <w:t>Код_цели_получателя</w:t>
            </w:r>
          </w:p>
        </w:tc>
        <w:tc>
          <w:tcPr>
            <w:tcW w:w="303" w:type="pct"/>
          </w:tcPr>
          <w:p w14:paraId="6FED7987" w14:textId="77777777" w:rsidR="00143EF4" w:rsidRPr="007036CE" w:rsidRDefault="00143EF4" w:rsidP="00143EF4">
            <w:pPr>
              <w:pStyle w:val="GOSTTablenorm"/>
              <w:rPr>
                <w:szCs w:val="22"/>
              </w:rPr>
            </w:pPr>
            <w:r w:rsidRPr="007036CE">
              <w:rPr>
                <w:szCs w:val="22"/>
              </w:rPr>
              <w:t>Нет</w:t>
            </w:r>
          </w:p>
        </w:tc>
        <w:tc>
          <w:tcPr>
            <w:tcW w:w="1106" w:type="pct"/>
          </w:tcPr>
          <w:p w14:paraId="045C3292" w14:textId="77777777" w:rsidR="00143EF4" w:rsidRPr="007036CE" w:rsidRDefault="00143EF4" w:rsidP="00143EF4">
            <w:pPr>
              <w:pStyle w:val="GOSTTablenorm"/>
              <w:rPr>
                <w:szCs w:val="22"/>
              </w:rPr>
            </w:pPr>
            <w:r w:rsidRPr="007036CE">
              <w:rPr>
                <w:szCs w:val="22"/>
              </w:rPr>
              <w:t>Код цели (аналитический код) получателя</w:t>
            </w:r>
          </w:p>
        </w:tc>
        <w:tc>
          <w:tcPr>
            <w:tcW w:w="1106" w:type="pct"/>
          </w:tcPr>
          <w:p w14:paraId="600CCEB3" w14:textId="77777777" w:rsidR="00143EF4" w:rsidRPr="007036CE" w:rsidRDefault="00143EF4" w:rsidP="00143EF4">
            <w:pPr>
              <w:pStyle w:val="GOSTTablenorm"/>
              <w:rPr>
                <w:szCs w:val="24"/>
                <w:lang w:val="en-US"/>
              </w:rPr>
            </w:pPr>
            <w:r w:rsidRPr="007036CE">
              <w:rPr>
                <w:b/>
                <w:szCs w:val="24"/>
                <w:lang w:val="en-US"/>
              </w:rPr>
              <w:t>SECTION_2:</w:t>
            </w:r>
            <w:r w:rsidRPr="007036CE">
              <w:rPr>
                <w:szCs w:val="24"/>
                <w:lang w:val="en-US"/>
              </w:rPr>
              <w:t>TARGETCODE_R</w:t>
            </w:r>
          </w:p>
        </w:tc>
        <w:tc>
          <w:tcPr>
            <w:tcW w:w="1379" w:type="pct"/>
          </w:tcPr>
          <w:p w14:paraId="666283B0" w14:textId="77777777" w:rsidR="00143EF4" w:rsidRPr="007036CE" w:rsidRDefault="00143EF4" w:rsidP="00143EF4">
            <w:pPr>
              <w:pStyle w:val="GOSTTablenorm"/>
            </w:pPr>
            <w:r w:rsidRPr="007036CE">
              <w:rPr>
                <w:lang w:val="en-US"/>
              </w:rPr>
              <w:t>-</w:t>
            </w:r>
          </w:p>
        </w:tc>
      </w:tr>
      <w:tr w:rsidR="00143EF4" w:rsidRPr="007036CE" w14:paraId="5D13D9C5" w14:textId="77777777" w:rsidTr="00B0621B">
        <w:tc>
          <w:tcPr>
            <w:tcW w:w="1106" w:type="pct"/>
          </w:tcPr>
          <w:p w14:paraId="2A73BFFA" w14:textId="77777777" w:rsidR="00143EF4" w:rsidRPr="007036CE" w:rsidRDefault="00143EF4" w:rsidP="00143EF4">
            <w:pPr>
              <w:pStyle w:val="GOSTTablenorm"/>
              <w:rPr>
                <w:szCs w:val="22"/>
              </w:rPr>
            </w:pPr>
            <w:r w:rsidRPr="007036CE">
              <w:rPr>
                <w:szCs w:val="22"/>
              </w:rPr>
              <w:t>ОКС_укр</w:t>
            </w:r>
          </w:p>
        </w:tc>
        <w:tc>
          <w:tcPr>
            <w:tcW w:w="303" w:type="pct"/>
          </w:tcPr>
          <w:p w14:paraId="3598AC2B" w14:textId="77777777" w:rsidR="00143EF4" w:rsidRPr="007036CE" w:rsidRDefault="00143EF4" w:rsidP="00143EF4">
            <w:pPr>
              <w:pStyle w:val="GOSTTablenorm"/>
              <w:rPr>
                <w:szCs w:val="22"/>
              </w:rPr>
            </w:pPr>
            <w:r w:rsidRPr="007036CE">
              <w:rPr>
                <w:szCs w:val="22"/>
              </w:rPr>
              <w:t>Нет</w:t>
            </w:r>
          </w:p>
        </w:tc>
        <w:tc>
          <w:tcPr>
            <w:tcW w:w="1106" w:type="pct"/>
          </w:tcPr>
          <w:p w14:paraId="3D11B900" w14:textId="77777777" w:rsidR="00143EF4" w:rsidRPr="007036CE" w:rsidRDefault="00143EF4" w:rsidP="00143EF4">
            <w:pPr>
              <w:pStyle w:val="GOSTTablenorm"/>
              <w:rPr>
                <w:szCs w:val="22"/>
              </w:rPr>
            </w:pPr>
            <w:r w:rsidRPr="007036CE">
              <w:rPr>
                <w:szCs w:val="22"/>
              </w:rPr>
              <w:t>Код ОКС</w:t>
            </w:r>
          </w:p>
        </w:tc>
        <w:tc>
          <w:tcPr>
            <w:tcW w:w="1106" w:type="pct"/>
          </w:tcPr>
          <w:p w14:paraId="6BF3047F" w14:textId="77777777" w:rsidR="00143EF4" w:rsidRPr="007036CE" w:rsidRDefault="00143EF4" w:rsidP="00143EF4">
            <w:pPr>
              <w:pStyle w:val="GOSTTablenorm"/>
              <w:rPr>
                <w:szCs w:val="24"/>
              </w:rPr>
            </w:pPr>
            <w:r w:rsidRPr="007036CE">
              <w:rPr>
                <w:b/>
                <w:szCs w:val="24"/>
                <w:lang w:val="en-US"/>
              </w:rPr>
              <w:t>SECTION_2</w:t>
            </w:r>
            <w:r w:rsidRPr="007036CE">
              <w:rPr>
                <w:b/>
                <w:szCs w:val="24"/>
              </w:rPr>
              <w:t>:</w:t>
            </w:r>
            <w:r w:rsidRPr="007036CE">
              <w:rPr>
                <w:szCs w:val="24"/>
                <w:lang w:val="en-US"/>
              </w:rPr>
              <w:t>OKSCODE</w:t>
            </w:r>
          </w:p>
        </w:tc>
        <w:tc>
          <w:tcPr>
            <w:tcW w:w="1379" w:type="pct"/>
          </w:tcPr>
          <w:p w14:paraId="6500719F" w14:textId="77777777" w:rsidR="00143EF4" w:rsidRPr="007036CE" w:rsidRDefault="00143EF4" w:rsidP="00143EF4">
            <w:pPr>
              <w:pStyle w:val="GOSTTablenorm"/>
            </w:pPr>
            <w:r w:rsidRPr="007036CE">
              <w:t>-</w:t>
            </w:r>
          </w:p>
        </w:tc>
      </w:tr>
      <w:tr w:rsidR="00143EF4" w:rsidRPr="007036CE" w14:paraId="0F6B313A" w14:textId="77777777" w:rsidTr="00B0621B">
        <w:tc>
          <w:tcPr>
            <w:tcW w:w="1106" w:type="pct"/>
          </w:tcPr>
          <w:p w14:paraId="5D9641D1" w14:textId="77777777" w:rsidR="00143EF4" w:rsidRPr="007036CE" w:rsidRDefault="00143EF4" w:rsidP="00143EF4">
            <w:pPr>
              <w:pStyle w:val="GOSTTablenorm"/>
              <w:rPr>
                <w:szCs w:val="22"/>
              </w:rPr>
            </w:pPr>
            <w:r w:rsidRPr="007036CE">
              <w:rPr>
                <w:szCs w:val="22"/>
              </w:rPr>
              <w:t>Тип_КБК</w:t>
            </w:r>
          </w:p>
        </w:tc>
        <w:tc>
          <w:tcPr>
            <w:tcW w:w="303" w:type="pct"/>
          </w:tcPr>
          <w:p w14:paraId="6867D44D" w14:textId="77777777" w:rsidR="00143EF4" w:rsidRPr="007036CE" w:rsidRDefault="00143EF4" w:rsidP="00143EF4">
            <w:pPr>
              <w:pStyle w:val="GOSTTablenorm"/>
              <w:rPr>
                <w:szCs w:val="22"/>
              </w:rPr>
            </w:pPr>
            <w:r w:rsidRPr="007036CE">
              <w:rPr>
                <w:szCs w:val="22"/>
              </w:rPr>
              <w:t>Нет</w:t>
            </w:r>
          </w:p>
        </w:tc>
        <w:tc>
          <w:tcPr>
            <w:tcW w:w="1106" w:type="pct"/>
          </w:tcPr>
          <w:p w14:paraId="724884F5" w14:textId="77777777" w:rsidR="00143EF4" w:rsidRPr="007036CE" w:rsidRDefault="00143EF4" w:rsidP="00143EF4">
            <w:pPr>
              <w:pStyle w:val="GOSTTablenorm"/>
              <w:rPr>
                <w:szCs w:val="22"/>
              </w:rPr>
            </w:pPr>
            <w:r w:rsidRPr="007036CE">
              <w:rPr>
                <w:szCs w:val="22"/>
              </w:rPr>
              <w:t>Тип КБК</w:t>
            </w:r>
          </w:p>
        </w:tc>
        <w:tc>
          <w:tcPr>
            <w:tcW w:w="1106" w:type="pct"/>
          </w:tcPr>
          <w:p w14:paraId="632195ED" w14:textId="77777777" w:rsidR="00143EF4" w:rsidRPr="007036CE" w:rsidRDefault="00143EF4" w:rsidP="00143EF4">
            <w:pPr>
              <w:pStyle w:val="GOSTTablenorm"/>
              <w:rPr>
                <w:szCs w:val="24"/>
                <w:lang w:val="en-US"/>
              </w:rPr>
            </w:pPr>
            <w:r w:rsidRPr="007036CE">
              <w:rPr>
                <w:b/>
                <w:lang w:val="en-US"/>
              </w:rPr>
              <w:t>SECTION_1:</w:t>
            </w:r>
            <w:r w:rsidRPr="007036CE">
              <w:rPr>
                <w:szCs w:val="24"/>
                <w:lang w:val="en-US"/>
              </w:rPr>
              <w:t>TYPEKBK</w:t>
            </w:r>
          </w:p>
          <w:p w14:paraId="1A8186BB" w14:textId="77777777" w:rsidR="00143EF4" w:rsidRPr="007036CE" w:rsidRDefault="00143EF4" w:rsidP="00143EF4">
            <w:pPr>
              <w:pStyle w:val="GOSTTablenorm"/>
              <w:rPr>
                <w:szCs w:val="24"/>
                <w:lang w:val="en-US"/>
              </w:rPr>
            </w:pPr>
            <w:r w:rsidRPr="007036CE">
              <w:rPr>
                <w:b/>
                <w:szCs w:val="24"/>
                <w:lang w:val="en-US"/>
              </w:rPr>
              <w:t>SECTION_2:</w:t>
            </w:r>
            <w:r w:rsidRPr="007036CE">
              <w:rPr>
                <w:szCs w:val="24"/>
                <w:lang w:val="en-US"/>
              </w:rPr>
              <w:t>TYPEKBK</w:t>
            </w:r>
          </w:p>
          <w:p w14:paraId="761A8168" w14:textId="77777777" w:rsidR="00143EF4" w:rsidRPr="007036CE" w:rsidRDefault="00143EF4" w:rsidP="00143EF4">
            <w:pPr>
              <w:pStyle w:val="GOSTTablenorm"/>
              <w:rPr>
                <w:szCs w:val="24"/>
                <w:lang w:val="en-US"/>
              </w:rPr>
            </w:pPr>
            <w:r w:rsidRPr="007036CE">
              <w:rPr>
                <w:b/>
                <w:szCs w:val="24"/>
                <w:lang w:val="en-US"/>
              </w:rPr>
              <w:t>SECTION_3:</w:t>
            </w:r>
            <w:r w:rsidRPr="007036CE">
              <w:rPr>
                <w:szCs w:val="24"/>
                <w:lang w:val="en-US"/>
              </w:rPr>
              <w:t>TYPEKBK</w:t>
            </w:r>
          </w:p>
        </w:tc>
        <w:tc>
          <w:tcPr>
            <w:tcW w:w="1379" w:type="pct"/>
          </w:tcPr>
          <w:p w14:paraId="71E36BF0" w14:textId="77777777" w:rsidR="00143EF4" w:rsidRPr="007036CE" w:rsidRDefault="00143EF4" w:rsidP="00143EF4">
            <w:pPr>
              <w:pStyle w:val="GOSTTablenorm"/>
              <w:rPr>
                <w:szCs w:val="22"/>
              </w:rPr>
            </w:pPr>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4"/>
              </w:rPr>
              <w:t>TYPEKBK</w:t>
            </w:r>
          </w:p>
          <w:p w14:paraId="3CB0CB73" w14:textId="77777777" w:rsidR="00143EF4" w:rsidRPr="007036CE" w:rsidRDefault="00143EF4" w:rsidP="00143EF4">
            <w:pPr>
              <w:pStyle w:val="GOSTTablenorm"/>
              <w:rPr>
                <w:szCs w:val="22"/>
              </w:rPr>
            </w:pPr>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4"/>
              </w:rPr>
              <w:t>TYPEKBK</w:t>
            </w:r>
          </w:p>
          <w:p w14:paraId="6579DEF4" w14:textId="359F2CEA" w:rsidR="00143EF4" w:rsidRPr="007036CE" w:rsidRDefault="00143EF4" w:rsidP="00143EF4">
            <w:pPr>
              <w:pStyle w:val="GOSTTablenorm"/>
            </w:pPr>
            <w:r w:rsidRPr="007036CE">
              <w:t>При обработке раздела 3 заполняется из тега</w:t>
            </w:r>
            <w:r w:rsidRPr="007036CE">
              <w:rPr>
                <w:b/>
                <w:szCs w:val="24"/>
              </w:rPr>
              <w:t xml:space="preserve"> </w:t>
            </w:r>
            <w:r w:rsidRPr="007036CE">
              <w:rPr>
                <w:b/>
                <w:szCs w:val="24"/>
                <w:lang w:val="en-US"/>
              </w:rPr>
              <w:t>SECTION</w:t>
            </w:r>
            <w:r w:rsidRPr="007036CE">
              <w:rPr>
                <w:b/>
                <w:szCs w:val="24"/>
              </w:rPr>
              <w:t>_3:</w:t>
            </w:r>
            <w:r w:rsidRPr="007036CE">
              <w:rPr>
                <w:szCs w:val="24"/>
              </w:rPr>
              <w:t>TYPEKBK</w:t>
            </w:r>
          </w:p>
        </w:tc>
      </w:tr>
      <w:tr w:rsidR="00143EF4" w:rsidRPr="007036CE" w14:paraId="6BF57E1F" w14:textId="77777777" w:rsidTr="00B0621B">
        <w:tc>
          <w:tcPr>
            <w:tcW w:w="1106" w:type="pct"/>
          </w:tcPr>
          <w:p w14:paraId="1E4C37D8" w14:textId="77777777" w:rsidR="00143EF4" w:rsidRPr="007036CE" w:rsidRDefault="00143EF4" w:rsidP="00143EF4">
            <w:pPr>
              <w:pStyle w:val="GOSTTablenorm"/>
              <w:rPr>
                <w:szCs w:val="22"/>
              </w:rPr>
            </w:pPr>
            <w:r w:rsidRPr="007036CE">
              <w:rPr>
                <w:szCs w:val="22"/>
              </w:rPr>
              <w:t>Укрупненный_КБК</w:t>
            </w:r>
          </w:p>
        </w:tc>
        <w:tc>
          <w:tcPr>
            <w:tcW w:w="303" w:type="pct"/>
          </w:tcPr>
          <w:p w14:paraId="6D070EAA" w14:textId="77777777" w:rsidR="00143EF4" w:rsidRPr="007036CE" w:rsidRDefault="00143EF4" w:rsidP="00143EF4">
            <w:pPr>
              <w:pStyle w:val="GOSTTablenorm"/>
              <w:rPr>
                <w:szCs w:val="22"/>
              </w:rPr>
            </w:pPr>
            <w:r w:rsidRPr="007036CE">
              <w:rPr>
                <w:szCs w:val="22"/>
              </w:rPr>
              <w:t>Нет</w:t>
            </w:r>
          </w:p>
        </w:tc>
        <w:tc>
          <w:tcPr>
            <w:tcW w:w="1106" w:type="pct"/>
          </w:tcPr>
          <w:p w14:paraId="42CA8E9D" w14:textId="77777777" w:rsidR="00143EF4" w:rsidRPr="007036CE" w:rsidRDefault="00143EF4" w:rsidP="00143EF4">
            <w:pPr>
              <w:pStyle w:val="GOSTTablenorm"/>
              <w:rPr>
                <w:szCs w:val="22"/>
              </w:rPr>
            </w:pPr>
            <w:r w:rsidRPr="007036CE">
              <w:rPr>
                <w:szCs w:val="22"/>
              </w:rPr>
              <w:t>Укрупненный КБК</w:t>
            </w:r>
          </w:p>
        </w:tc>
        <w:tc>
          <w:tcPr>
            <w:tcW w:w="1106" w:type="pct"/>
          </w:tcPr>
          <w:p w14:paraId="6FCDE470" w14:textId="77777777" w:rsidR="00143EF4" w:rsidRPr="007036CE" w:rsidRDefault="00143EF4" w:rsidP="00143EF4">
            <w:pPr>
              <w:pStyle w:val="GOSTTablenorm"/>
              <w:rPr>
                <w:szCs w:val="24"/>
                <w:lang w:val="en-US"/>
              </w:rPr>
            </w:pPr>
            <w:r w:rsidRPr="007036CE">
              <w:rPr>
                <w:b/>
                <w:lang w:val="en-US"/>
              </w:rPr>
              <w:t>SECTION_1:</w:t>
            </w:r>
            <w:r w:rsidRPr="007036CE">
              <w:rPr>
                <w:szCs w:val="24"/>
                <w:lang w:val="en-US"/>
              </w:rPr>
              <w:t>NULLKBK</w:t>
            </w:r>
          </w:p>
          <w:p w14:paraId="48C1A0DC" w14:textId="77777777" w:rsidR="00143EF4" w:rsidRPr="007036CE" w:rsidRDefault="00143EF4" w:rsidP="00143EF4">
            <w:pPr>
              <w:pStyle w:val="GOSTTablenorm"/>
              <w:rPr>
                <w:szCs w:val="24"/>
                <w:lang w:val="en-US"/>
              </w:rPr>
            </w:pPr>
            <w:r w:rsidRPr="007036CE">
              <w:rPr>
                <w:b/>
                <w:szCs w:val="24"/>
                <w:lang w:val="en-US"/>
              </w:rPr>
              <w:t>SECTION_2:</w:t>
            </w:r>
            <w:r w:rsidRPr="007036CE">
              <w:rPr>
                <w:szCs w:val="24"/>
                <w:lang w:val="en-US"/>
              </w:rPr>
              <w:t>NULLKBK</w:t>
            </w:r>
          </w:p>
          <w:p w14:paraId="474501A5" w14:textId="77777777" w:rsidR="00143EF4" w:rsidRPr="007036CE" w:rsidRDefault="00143EF4" w:rsidP="00143EF4">
            <w:pPr>
              <w:pStyle w:val="GOSTTablenorm"/>
              <w:rPr>
                <w:szCs w:val="24"/>
                <w:lang w:val="en-US"/>
              </w:rPr>
            </w:pPr>
            <w:r w:rsidRPr="007036CE">
              <w:rPr>
                <w:b/>
                <w:szCs w:val="24"/>
                <w:lang w:val="en-US"/>
              </w:rPr>
              <w:t>SECTION_3:</w:t>
            </w:r>
            <w:r w:rsidRPr="007036CE">
              <w:rPr>
                <w:szCs w:val="24"/>
                <w:lang w:val="en-US"/>
              </w:rPr>
              <w:t>NULLKBK</w:t>
            </w:r>
          </w:p>
        </w:tc>
        <w:tc>
          <w:tcPr>
            <w:tcW w:w="1379" w:type="pct"/>
          </w:tcPr>
          <w:p w14:paraId="3D5CFC18" w14:textId="77777777" w:rsidR="00143EF4" w:rsidRPr="007036CE" w:rsidRDefault="00143EF4" w:rsidP="00143EF4">
            <w:pPr>
              <w:pStyle w:val="GOSTTablenorm"/>
              <w:rPr>
                <w:szCs w:val="22"/>
              </w:rPr>
            </w:pPr>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4"/>
              </w:rPr>
              <w:t>NULLKBK</w:t>
            </w:r>
          </w:p>
          <w:p w14:paraId="334006CD" w14:textId="77777777" w:rsidR="00143EF4" w:rsidRPr="007036CE" w:rsidRDefault="00143EF4" w:rsidP="00143EF4">
            <w:pPr>
              <w:pStyle w:val="GOSTTablenorm"/>
              <w:rPr>
                <w:szCs w:val="22"/>
              </w:rPr>
            </w:pPr>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4"/>
              </w:rPr>
              <w:t>NULLKBK</w:t>
            </w:r>
          </w:p>
          <w:p w14:paraId="3A51B765" w14:textId="02866E8F" w:rsidR="00143EF4" w:rsidRPr="007036CE" w:rsidRDefault="00143EF4" w:rsidP="00143EF4">
            <w:pPr>
              <w:pStyle w:val="GOSTTablenorm"/>
            </w:pPr>
            <w:r w:rsidRPr="007036CE">
              <w:t>При обработке раздела 3 заполняется из те</w:t>
            </w:r>
            <w:r w:rsidRPr="007036CE">
              <w:lastRenderedPageBreak/>
              <w:t>га</w:t>
            </w:r>
            <w:r w:rsidRPr="007036CE">
              <w:rPr>
                <w:b/>
                <w:szCs w:val="24"/>
              </w:rPr>
              <w:t xml:space="preserve"> </w:t>
            </w:r>
            <w:r w:rsidRPr="007036CE">
              <w:rPr>
                <w:b/>
                <w:szCs w:val="24"/>
                <w:lang w:val="en-US"/>
              </w:rPr>
              <w:t>SECTION</w:t>
            </w:r>
            <w:r w:rsidRPr="007036CE">
              <w:rPr>
                <w:b/>
                <w:szCs w:val="24"/>
              </w:rPr>
              <w:t>_3:</w:t>
            </w:r>
            <w:r w:rsidRPr="007036CE">
              <w:rPr>
                <w:szCs w:val="24"/>
              </w:rPr>
              <w:t>NULLKBK</w:t>
            </w:r>
          </w:p>
        </w:tc>
      </w:tr>
      <w:tr w:rsidR="00143EF4" w:rsidRPr="007036CE" w14:paraId="7DF5F0DB" w14:textId="77777777" w:rsidTr="00B0621B">
        <w:tc>
          <w:tcPr>
            <w:tcW w:w="1106" w:type="pct"/>
          </w:tcPr>
          <w:p w14:paraId="43F462B3" w14:textId="77777777" w:rsidR="00143EF4" w:rsidRPr="007036CE" w:rsidRDefault="00143EF4" w:rsidP="00143EF4">
            <w:pPr>
              <w:pStyle w:val="GOSTTablenorm"/>
              <w:rPr>
                <w:szCs w:val="22"/>
              </w:rPr>
            </w:pPr>
            <w:r w:rsidRPr="007036CE">
              <w:rPr>
                <w:szCs w:val="22"/>
              </w:rPr>
              <w:lastRenderedPageBreak/>
              <w:t>Период_действия_ПОФР</w:t>
            </w:r>
          </w:p>
        </w:tc>
        <w:tc>
          <w:tcPr>
            <w:tcW w:w="303" w:type="pct"/>
          </w:tcPr>
          <w:p w14:paraId="117B3530" w14:textId="77777777" w:rsidR="00143EF4" w:rsidRPr="007036CE" w:rsidRDefault="00143EF4" w:rsidP="00143EF4">
            <w:pPr>
              <w:pStyle w:val="GOSTTablenorm"/>
              <w:rPr>
                <w:szCs w:val="22"/>
              </w:rPr>
            </w:pPr>
            <w:r w:rsidRPr="007036CE">
              <w:rPr>
                <w:szCs w:val="22"/>
              </w:rPr>
              <w:t>Нет</w:t>
            </w:r>
          </w:p>
        </w:tc>
        <w:tc>
          <w:tcPr>
            <w:tcW w:w="1106" w:type="pct"/>
          </w:tcPr>
          <w:p w14:paraId="3EB422D7" w14:textId="77777777" w:rsidR="00143EF4" w:rsidRPr="007036CE" w:rsidRDefault="00143EF4" w:rsidP="00143EF4">
            <w:pPr>
              <w:pStyle w:val="GOSTTablenorm"/>
              <w:rPr>
                <w:szCs w:val="22"/>
              </w:rPr>
            </w:pPr>
            <w:r w:rsidRPr="007036CE">
              <w:rPr>
                <w:szCs w:val="22"/>
              </w:rPr>
              <w:t>Период действия ПОФР</w:t>
            </w:r>
          </w:p>
        </w:tc>
        <w:tc>
          <w:tcPr>
            <w:tcW w:w="1106" w:type="pct"/>
          </w:tcPr>
          <w:p w14:paraId="1FA978FC" w14:textId="77777777" w:rsidR="00143EF4" w:rsidRPr="007036CE" w:rsidRDefault="00143EF4" w:rsidP="00143EF4">
            <w:pPr>
              <w:pStyle w:val="GOSTTablenorm"/>
              <w:rPr>
                <w:szCs w:val="24"/>
                <w:lang w:val="en-US"/>
              </w:rPr>
            </w:pPr>
            <w:r w:rsidRPr="007036CE">
              <w:rPr>
                <w:b/>
                <w:szCs w:val="24"/>
                <w:lang w:val="en-US"/>
              </w:rPr>
              <w:t>SECTION_</w:t>
            </w:r>
            <w:r w:rsidRPr="007036CE">
              <w:rPr>
                <w:b/>
                <w:szCs w:val="24"/>
              </w:rPr>
              <w:t>3:</w:t>
            </w:r>
            <w:r w:rsidRPr="007036CE">
              <w:rPr>
                <w:szCs w:val="24"/>
                <w:lang w:val="en-US"/>
              </w:rPr>
              <w:t>POFRCODE</w:t>
            </w:r>
          </w:p>
        </w:tc>
        <w:tc>
          <w:tcPr>
            <w:tcW w:w="1379" w:type="pct"/>
          </w:tcPr>
          <w:p w14:paraId="43931E15" w14:textId="77777777" w:rsidR="00143EF4" w:rsidRPr="007036CE" w:rsidRDefault="00143EF4" w:rsidP="00143EF4">
            <w:pPr>
              <w:pStyle w:val="GOSTTablenorm"/>
            </w:pPr>
            <w:r w:rsidRPr="007036CE">
              <w:t>-</w:t>
            </w:r>
          </w:p>
        </w:tc>
      </w:tr>
      <w:tr w:rsidR="00143EF4" w:rsidRPr="007036CE" w14:paraId="0F86271D" w14:textId="77777777" w:rsidTr="00B0621B">
        <w:tc>
          <w:tcPr>
            <w:tcW w:w="1106" w:type="pct"/>
          </w:tcPr>
          <w:p w14:paraId="5F25EA9B" w14:textId="77777777" w:rsidR="00143EF4" w:rsidRPr="007036CE" w:rsidRDefault="00143EF4" w:rsidP="00143EF4">
            <w:pPr>
              <w:pStyle w:val="GOSTTablenorm"/>
            </w:pPr>
            <w:r w:rsidRPr="007036CE">
              <w:t>Сумма_текущий_руб</w:t>
            </w:r>
          </w:p>
        </w:tc>
        <w:tc>
          <w:tcPr>
            <w:tcW w:w="303" w:type="pct"/>
          </w:tcPr>
          <w:p w14:paraId="4CA62F9F" w14:textId="77777777" w:rsidR="00143EF4" w:rsidRPr="007036CE" w:rsidRDefault="00143EF4" w:rsidP="00143EF4">
            <w:pPr>
              <w:pStyle w:val="GOSTTablenorm"/>
            </w:pPr>
            <w:r w:rsidRPr="007036CE">
              <w:t>Да</w:t>
            </w:r>
          </w:p>
        </w:tc>
        <w:tc>
          <w:tcPr>
            <w:tcW w:w="1106" w:type="pct"/>
          </w:tcPr>
          <w:p w14:paraId="1E7DD582" w14:textId="77777777" w:rsidR="00143EF4" w:rsidRPr="007036CE" w:rsidRDefault="00143EF4" w:rsidP="00143EF4">
            <w:pPr>
              <w:pStyle w:val="GOSTTablenorm"/>
            </w:pPr>
            <w:r w:rsidRPr="007036CE">
              <w:t>Сумма на текущий год</w:t>
            </w:r>
          </w:p>
        </w:tc>
        <w:tc>
          <w:tcPr>
            <w:tcW w:w="1106" w:type="pct"/>
          </w:tcPr>
          <w:p w14:paraId="5C74A189" w14:textId="77777777" w:rsidR="00143EF4" w:rsidRPr="007036CE" w:rsidRDefault="00143EF4" w:rsidP="00143EF4">
            <w:pPr>
              <w:pStyle w:val="GOSTTablenorm"/>
              <w:rPr>
                <w:lang w:val="en-US"/>
              </w:rPr>
            </w:pPr>
            <w:r w:rsidRPr="007036CE">
              <w:rPr>
                <w:b/>
                <w:lang w:val="en-US"/>
              </w:rPr>
              <w:t>SECTION_1:</w:t>
            </w:r>
            <w:r w:rsidRPr="007036CE">
              <w:rPr>
                <w:lang w:val="en-US"/>
              </w:rPr>
              <w:t>SUM_1</w:t>
            </w:r>
          </w:p>
          <w:p w14:paraId="0165DF49" w14:textId="77777777" w:rsidR="00143EF4" w:rsidRPr="007036CE" w:rsidRDefault="00143EF4" w:rsidP="00143EF4">
            <w:pPr>
              <w:pStyle w:val="GOSTTablenorm"/>
              <w:rPr>
                <w:lang w:val="en-US"/>
              </w:rPr>
            </w:pPr>
            <w:r w:rsidRPr="007036CE">
              <w:rPr>
                <w:b/>
                <w:szCs w:val="24"/>
                <w:lang w:val="en-US"/>
              </w:rPr>
              <w:t>SECTION_2:</w:t>
            </w:r>
            <w:r w:rsidRPr="007036CE">
              <w:rPr>
                <w:lang w:val="en-US"/>
              </w:rPr>
              <w:t>SUM_1</w:t>
            </w:r>
          </w:p>
          <w:p w14:paraId="3C33B72E" w14:textId="77777777" w:rsidR="00143EF4" w:rsidRPr="007036CE" w:rsidRDefault="00143EF4" w:rsidP="00143EF4">
            <w:pPr>
              <w:pStyle w:val="GOSTTablenorm"/>
              <w:rPr>
                <w:lang w:val="en-US"/>
              </w:rPr>
            </w:pPr>
            <w:r w:rsidRPr="007036CE">
              <w:rPr>
                <w:b/>
                <w:szCs w:val="24"/>
                <w:lang w:val="en-US"/>
              </w:rPr>
              <w:t>SECTION_3:</w:t>
            </w:r>
            <w:r w:rsidRPr="007036CE">
              <w:rPr>
                <w:lang w:val="en-US"/>
              </w:rPr>
              <w:t>SUM_1</w:t>
            </w:r>
          </w:p>
        </w:tc>
        <w:tc>
          <w:tcPr>
            <w:tcW w:w="1379" w:type="pct"/>
          </w:tcPr>
          <w:p w14:paraId="27073A61" w14:textId="77777777" w:rsidR="00143EF4" w:rsidRPr="007036CE" w:rsidRDefault="00143EF4" w:rsidP="00143EF4">
            <w:pPr>
              <w:pStyle w:val="GOSTTablenorm"/>
            </w:pPr>
            <w:r w:rsidRPr="007036CE">
              <w:t>Если значение признака «НБЦ» соответствует «0», то заполняется согласно описанию:</w:t>
            </w:r>
          </w:p>
          <w:p w14:paraId="5B5751EF" w14:textId="77777777" w:rsidR="00143EF4" w:rsidRPr="007036CE" w:rsidRDefault="00143EF4" w:rsidP="00143EF4">
            <w:pPr>
              <w:pStyle w:val="GOSTTablenorm"/>
              <w:rPr>
                <w:szCs w:val="22"/>
              </w:rPr>
            </w:pPr>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2"/>
              </w:rPr>
              <w:t>SUM_1.</w:t>
            </w:r>
          </w:p>
          <w:p w14:paraId="3FEF2E97" w14:textId="77777777" w:rsidR="00143EF4" w:rsidRPr="007036CE" w:rsidRDefault="00143EF4" w:rsidP="00143EF4">
            <w:pPr>
              <w:pStyle w:val="GOSTTablenorm"/>
              <w:rPr>
                <w:szCs w:val="22"/>
              </w:rPr>
            </w:pPr>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2"/>
              </w:rPr>
              <w:t>SUM_1.</w:t>
            </w:r>
          </w:p>
          <w:p w14:paraId="55DB3EDB" w14:textId="77777777" w:rsidR="00143EF4" w:rsidRPr="007036CE" w:rsidRDefault="00143EF4" w:rsidP="00143EF4">
            <w:pPr>
              <w:pStyle w:val="GOSTTablenorm"/>
              <w:rPr>
                <w:szCs w:val="22"/>
              </w:rPr>
            </w:pPr>
            <w:r w:rsidRPr="007036CE">
              <w:t>При обработке раздела 3 заполняется из тега</w:t>
            </w:r>
            <w:r w:rsidRPr="007036CE">
              <w:rPr>
                <w:b/>
                <w:szCs w:val="24"/>
              </w:rPr>
              <w:t xml:space="preserve"> </w:t>
            </w:r>
            <w:r w:rsidRPr="007036CE">
              <w:rPr>
                <w:b/>
                <w:szCs w:val="24"/>
                <w:lang w:val="en-US"/>
              </w:rPr>
              <w:t>SECTION</w:t>
            </w:r>
            <w:r w:rsidRPr="007036CE">
              <w:rPr>
                <w:b/>
                <w:szCs w:val="24"/>
              </w:rPr>
              <w:t>_3:</w:t>
            </w:r>
            <w:r w:rsidRPr="007036CE">
              <w:rPr>
                <w:szCs w:val="22"/>
              </w:rPr>
              <w:t>SUM_1.</w:t>
            </w:r>
          </w:p>
          <w:p w14:paraId="570735E4" w14:textId="77777777" w:rsidR="00143EF4" w:rsidRPr="007036CE" w:rsidRDefault="00143EF4" w:rsidP="00143EF4">
            <w:pPr>
              <w:pStyle w:val="GOSTTablenorm"/>
              <w:rPr>
                <w:szCs w:val="22"/>
              </w:rPr>
            </w:pPr>
          </w:p>
          <w:p w14:paraId="4AAB5FF7" w14:textId="77777777" w:rsidR="00143EF4" w:rsidRPr="007036CE" w:rsidRDefault="00143EF4" w:rsidP="00143EF4">
            <w:pPr>
              <w:pStyle w:val="GOSTTablenorm"/>
            </w:pPr>
            <w:r w:rsidRPr="007036CE">
              <w:t>Если значение признака «НБЦ» соответствует «1», то указывается «0».</w:t>
            </w:r>
          </w:p>
          <w:p w14:paraId="2B8D7567" w14:textId="77777777" w:rsidR="00143EF4" w:rsidRPr="007036CE" w:rsidRDefault="00143EF4" w:rsidP="00143EF4">
            <w:pPr>
              <w:pStyle w:val="GOSTTablenorm"/>
              <w:rPr>
                <w:szCs w:val="22"/>
              </w:rPr>
            </w:pPr>
          </w:p>
          <w:p w14:paraId="6CDDAEC2" w14:textId="69027928" w:rsidR="00143EF4" w:rsidRPr="007036CE" w:rsidRDefault="00143EF4" w:rsidP="00143EF4">
            <w:pPr>
              <w:pStyle w:val="GOSTTablenorm"/>
            </w:pPr>
            <w:r w:rsidRPr="007036CE">
              <w:t xml:space="preserve">Сумма передается в единицах валюты с точностью 2 знака после запятой </w:t>
            </w:r>
            <w:r w:rsidR="00CC2920" w:rsidRPr="007036CE">
              <w:t>–</w:t>
            </w:r>
            <w:r w:rsidRPr="007036CE">
              <w:t xml:space="preserve"> необходимо конвертировать в минимальные единицы валюты (для данного типа документов умножить на 100)</w:t>
            </w:r>
          </w:p>
        </w:tc>
      </w:tr>
      <w:tr w:rsidR="00143EF4" w:rsidRPr="007036CE" w14:paraId="5396A131" w14:textId="77777777" w:rsidTr="00B0621B">
        <w:tc>
          <w:tcPr>
            <w:tcW w:w="1106" w:type="pct"/>
          </w:tcPr>
          <w:p w14:paraId="289746E6" w14:textId="77777777" w:rsidR="00143EF4" w:rsidRPr="007036CE" w:rsidRDefault="00143EF4" w:rsidP="00143EF4">
            <w:pPr>
              <w:pStyle w:val="GOSTTablenorm"/>
            </w:pPr>
            <w:r w:rsidRPr="007036CE">
              <w:t>Сумма_первый_плановый_руб</w:t>
            </w:r>
          </w:p>
        </w:tc>
        <w:tc>
          <w:tcPr>
            <w:tcW w:w="303" w:type="pct"/>
          </w:tcPr>
          <w:p w14:paraId="4E87A458" w14:textId="77777777" w:rsidR="00143EF4" w:rsidRPr="007036CE" w:rsidRDefault="00143EF4" w:rsidP="00143EF4">
            <w:pPr>
              <w:pStyle w:val="GOSTTablenorm"/>
            </w:pPr>
            <w:r w:rsidRPr="007036CE">
              <w:t>Да</w:t>
            </w:r>
          </w:p>
        </w:tc>
        <w:tc>
          <w:tcPr>
            <w:tcW w:w="1106" w:type="pct"/>
          </w:tcPr>
          <w:p w14:paraId="44B8A60D" w14:textId="77777777" w:rsidR="00143EF4" w:rsidRPr="007036CE" w:rsidRDefault="00143EF4" w:rsidP="00143EF4">
            <w:pPr>
              <w:pStyle w:val="GOSTTablenorm"/>
            </w:pPr>
            <w:r w:rsidRPr="007036CE">
              <w:t>Сумма на первый год планового периода</w:t>
            </w:r>
          </w:p>
        </w:tc>
        <w:tc>
          <w:tcPr>
            <w:tcW w:w="1106" w:type="pct"/>
          </w:tcPr>
          <w:p w14:paraId="7AC711A4" w14:textId="77777777" w:rsidR="00143EF4" w:rsidRPr="007036CE" w:rsidRDefault="00143EF4" w:rsidP="00143EF4">
            <w:pPr>
              <w:pStyle w:val="GOSTTablenorm"/>
              <w:rPr>
                <w:lang w:val="en-US"/>
              </w:rPr>
            </w:pPr>
            <w:r w:rsidRPr="007036CE">
              <w:rPr>
                <w:b/>
                <w:lang w:val="en-US"/>
              </w:rPr>
              <w:t>SECTION_1:</w:t>
            </w:r>
            <w:r w:rsidRPr="007036CE">
              <w:rPr>
                <w:lang w:val="en-US"/>
              </w:rPr>
              <w:t>SUM_1</w:t>
            </w:r>
          </w:p>
          <w:p w14:paraId="41FCC760" w14:textId="77777777" w:rsidR="00143EF4" w:rsidRPr="007036CE" w:rsidRDefault="00143EF4" w:rsidP="00143EF4">
            <w:pPr>
              <w:pStyle w:val="GOSTTablenorm"/>
              <w:rPr>
                <w:lang w:val="en-US"/>
              </w:rPr>
            </w:pPr>
            <w:r w:rsidRPr="007036CE">
              <w:rPr>
                <w:b/>
                <w:szCs w:val="24"/>
                <w:lang w:val="en-US"/>
              </w:rPr>
              <w:t>SECTION_2:</w:t>
            </w:r>
            <w:r w:rsidRPr="007036CE">
              <w:rPr>
                <w:lang w:val="en-US"/>
              </w:rPr>
              <w:t>SUM_1</w:t>
            </w:r>
          </w:p>
          <w:p w14:paraId="19797F06" w14:textId="77777777" w:rsidR="00143EF4" w:rsidRPr="007036CE" w:rsidRDefault="00143EF4" w:rsidP="00143EF4">
            <w:pPr>
              <w:pStyle w:val="GOSTTablenorm"/>
              <w:rPr>
                <w:b/>
                <w:lang w:val="en-US"/>
              </w:rPr>
            </w:pPr>
            <w:r w:rsidRPr="007036CE">
              <w:rPr>
                <w:b/>
                <w:szCs w:val="24"/>
                <w:lang w:val="en-US"/>
              </w:rPr>
              <w:t>SECTION_3:</w:t>
            </w:r>
            <w:r w:rsidRPr="007036CE">
              <w:rPr>
                <w:lang w:val="en-US"/>
              </w:rPr>
              <w:t>SUM_1</w:t>
            </w:r>
          </w:p>
          <w:p w14:paraId="650AD827" w14:textId="77777777" w:rsidR="00143EF4" w:rsidRPr="007036CE" w:rsidRDefault="00143EF4" w:rsidP="00143EF4">
            <w:pPr>
              <w:pStyle w:val="GOSTTablenorm"/>
              <w:rPr>
                <w:lang w:val="en-US"/>
              </w:rPr>
            </w:pPr>
            <w:r w:rsidRPr="007036CE">
              <w:rPr>
                <w:b/>
                <w:lang w:val="en-US"/>
              </w:rPr>
              <w:t>SECTION_1:</w:t>
            </w:r>
            <w:r w:rsidRPr="007036CE">
              <w:rPr>
                <w:lang w:val="en-US"/>
              </w:rPr>
              <w:t>SUM_2</w:t>
            </w:r>
          </w:p>
          <w:p w14:paraId="6C133B3D" w14:textId="1478BCED" w:rsidR="00143EF4" w:rsidRPr="007036CE" w:rsidRDefault="00143EF4" w:rsidP="00143EF4">
            <w:pPr>
              <w:pStyle w:val="GOSTTablenorm"/>
              <w:rPr>
                <w:lang w:val="en-US"/>
              </w:rPr>
            </w:pPr>
            <w:r w:rsidRPr="007036CE">
              <w:rPr>
                <w:b/>
                <w:szCs w:val="24"/>
                <w:lang w:val="en-US"/>
              </w:rPr>
              <w:t>SECTION_2:</w:t>
            </w:r>
            <w:r w:rsidRPr="007036CE">
              <w:rPr>
                <w:lang w:val="en-US"/>
              </w:rPr>
              <w:t>SUM_2</w:t>
            </w:r>
          </w:p>
        </w:tc>
        <w:tc>
          <w:tcPr>
            <w:tcW w:w="1379" w:type="pct"/>
          </w:tcPr>
          <w:p w14:paraId="38D482A7" w14:textId="77777777" w:rsidR="00143EF4" w:rsidRPr="007036CE" w:rsidRDefault="00143EF4" w:rsidP="00143EF4">
            <w:pPr>
              <w:pStyle w:val="GOSTTablenorm"/>
            </w:pPr>
            <w:r w:rsidRPr="007036CE">
              <w:t>Если значение признака «НБЦ» соответствует «0», то заполняется согласно описанию:</w:t>
            </w:r>
          </w:p>
          <w:p w14:paraId="4BA5254C" w14:textId="77777777" w:rsidR="00143EF4" w:rsidRPr="007036CE" w:rsidRDefault="00143EF4" w:rsidP="00143EF4">
            <w:pPr>
              <w:pStyle w:val="GOSTTablenorm"/>
              <w:rPr>
                <w:szCs w:val="22"/>
              </w:rPr>
            </w:pPr>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2"/>
              </w:rPr>
              <w:t>SUM_2.</w:t>
            </w:r>
          </w:p>
          <w:p w14:paraId="1994AC47" w14:textId="77777777" w:rsidR="00143EF4" w:rsidRPr="007036CE" w:rsidRDefault="00143EF4" w:rsidP="00143EF4">
            <w:pPr>
              <w:pStyle w:val="GOSTTablenorm"/>
              <w:rPr>
                <w:szCs w:val="22"/>
              </w:rPr>
            </w:pPr>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2"/>
              </w:rPr>
              <w:t>SUM_2.</w:t>
            </w:r>
          </w:p>
          <w:p w14:paraId="77A1E732" w14:textId="60C3F00E" w:rsidR="00143EF4" w:rsidRPr="007036CE" w:rsidRDefault="00143EF4" w:rsidP="00143EF4">
            <w:pPr>
              <w:pStyle w:val="GOSTTablenorm"/>
              <w:rPr>
                <w:szCs w:val="22"/>
              </w:rPr>
            </w:pPr>
            <w:r w:rsidRPr="007036CE">
              <w:t>При обработке раздела 3 указывается «0»</w:t>
            </w:r>
            <w:r w:rsidRPr="007036CE">
              <w:rPr>
                <w:szCs w:val="22"/>
              </w:rPr>
              <w:t>.</w:t>
            </w:r>
          </w:p>
          <w:p w14:paraId="192F6D57" w14:textId="77777777" w:rsidR="00143EF4" w:rsidRPr="007036CE" w:rsidRDefault="00143EF4" w:rsidP="00143EF4">
            <w:pPr>
              <w:pStyle w:val="GOSTTablenorm"/>
              <w:rPr>
                <w:szCs w:val="22"/>
              </w:rPr>
            </w:pPr>
          </w:p>
          <w:p w14:paraId="4B8265F7" w14:textId="77777777" w:rsidR="00143EF4" w:rsidRPr="007036CE" w:rsidRDefault="00143EF4" w:rsidP="00143EF4">
            <w:pPr>
              <w:pStyle w:val="GOSTTablenorm"/>
            </w:pPr>
            <w:r w:rsidRPr="007036CE">
              <w:t>Если значение признака «НБЦ» соответствует «1», то заполняется согласно описанию:</w:t>
            </w:r>
          </w:p>
          <w:p w14:paraId="648E99E2" w14:textId="77777777" w:rsidR="00143EF4" w:rsidRPr="007036CE" w:rsidRDefault="00143EF4" w:rsidP="00143EF4">
            <w:pPr>
              <w:pStyle w:val="GOSTTablenorm"/>
              <w:rPr>
                <w:szCs w:val="22"/>
              </w:rPr>
            </w:pPr>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2"/>
              </w:rPr>
              <w:t>SUM_1.</w:t>
            </w:r>
          </w:p>
          <w:p w14:paraId="4DB2552F" w14:textId="77777777" w:rsidR="00143EF4" w:rsidRPr="007036CE" w:rsidRDefault="00143EF4" w:rsidP="00143EF4">
            <w:pPr>
              <w:pStyle w:val="GOSTTablenorm"/>
              <w:rPr>
                <w:szCs w:val="22"/>
              </w:rPr>
            </w:pPr>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2"/>
              </w:rPr>
              <w:t>SUM_1.</w:t>
            </w:r>
          </w:p>
          <w:p w14:paraId="4D7ABCFF" w14:textId="77777777" w:rsidR="00143EF4" w:rsidRPr="007036CE" w:rsidRDefault="00143EF4" w:rsidP="00143EF4">
            <w:pPr>
              <w:pStyle w:val="GOSTTablenorm"/>
              <w:rPr>
                <w:szCs w:val="22"/>
              </w:rPr>
            </w:pPr>
            <w:r w:rsidRPr="007036CE">
              <w:t>При обработке раздела 3 заполняется из тега</w:t>
            </w:r>
            <w:r w:rsidRPr="007036CE">
              <w:rPr>
                <w:b/>
                <w:szCs w:val="24"/>
              </w:rPr>
              <w:t xml:space="preserve"> </w:t>
            </w:r>
            <w:r w:rsidRPr="007036CE">
              <w:rPr>
                <w:b/>
                <w:szCs w:val="24"/>
                <w:lang w:val="en-US"/>
              </w:rPr>
              <w:t>SECTION</w:t>
            </w:r>
            <w:r w:rsidRPr="007036CE">
              <w:rPr>
                <w:b/>
                <w:szCs w:val="24"/>
              </w:rPr>
              <w:t>_3:</w:t>
            </w:r>
            <w:r w:rsidRPr="007036CE">
              <w:rPr>
                <w:szCs w:val="22"/>
              </w:rPr>
              <w:t>SUM_1.</w:t>
            </w:r>
          </w:p>
          <w:p w14:paraId="78B16311" w14:textId="77777777" w:rsidR="00143EF4" w:rsidRPr="007036CE" w:rsidRDefault="00143EF4" w:rsidP="00143EF4">
            <w:pPr>
              <w:pStyle w:val="GOSTTablenorm"/>
              <w:rPr>
                <w:szCs w:val="22"/>
              </w:rPr>
            </w:pPr>
          </w:p>
          <w:p w14:paraId="48327A9C" w14:textId="4D576402" w:rsidR="00143EF4" w:rsidRPr="007036CE" w:rsidRDefault="00143EF4" w:rsidP="00143EF4">
            <w:pPr>
              <w:pStyle w:val="GOSTTablenorm"/>
            </w:pPr>
            <w:r w:rsidRPr="007036CE">
              <w:t xml:space="preserve">Сумма передается в единицах валюты с точностью 2 знака после запятой </w:t>
            </w:r>
            <w:r w:rsidR="00CC2920" w:rsidRPr="007036CE">
              <w:t>–</w:t>
            </w:r>
            <w:r w:rsidRPr="007036CE">
              <w:t xml:space="preserve"> необходимо конвертировать в минимальные единицы валюты (для данного типа документов умножить на 100)</w:t>
            </w:r>
          </w:p>
        </w:tc>
      </w:tr>
      <w:tr w:rsidR="00143EF4" w:rsidRPr="007036CE" w14:paraId="4ACB1B1B" w14:textId="77777777" w:rsidTr="00B0621B">
        <w:tc>
          <w:tcPr>
            <w:tcW w:w="1106" w:type="pct"/>
          </w:tcPr>
          <w:p w14:paraId="54B2AB91" w14:textId="77777777" w:rsidR="00143EF4" w:rsidRPr="007036CE" w:rsidRDefault="00143EF4" w:rsidP="00143EF4">
            <w:pPr>
              <w:pStyle w:val="GOSTTablenorm"/>
            </w:pPr>
            <w:r w:rsidRPr="007036CE">
              <w:lastRenderedPageBreak/>
              <w:t>Сумма_второй_плановый_руб</w:t>
            </w:r>
          </w:p>
        </w:tc>
        <w:tc>
          <w:tcPr>
            <w:tcW w:w="303" w:type="pct"/>
          </w:tcPr>
          <w:p w14:paraId="656CC08D" w14:textId="77777777" w:rsidR="00143EF4" w:rsidRPr="007036CE" w:rsidRDefault="00143EF4" w:rsidP="00143EF4">
            <w:pPr>
              <w:pStyle w:val="GOSTTablenorm"/>
            </w:pPr>
            <w:r w:rsidRPr="007036CE">
              <w:t>Да</w:t>
            </w:r>
          </w:p>
        </w:tc>
        <w:tc>
          <w:tcPr>
            <w:tcW w:w="1106" w:type="pct"/>
          </w:tcPr>
          <w:p w14:paraId="1823CA20" w14:textId="77777777" w:rsidR="00143EF4" w:rsidRPr="007036CE" w:rsidRDefault="00143EF4" w:rsidP="00143EF4">
            <w:pPr>
              <w:pStyle w:val="GOSTTablenorm"/>
            </w:pPr>
            <w:r w:rsidRPr="007036CE">
              <w:t>Сумма на второй год планового периода</w:t>
            </w:r>
          </w:p>
        </w:tc>
        <w:tc>
          <w:tcPr>
            <w:tcW w:w="1106" w:type="pct"/>
          </w:tcPr>
          <w:p w14:paraId="300DEC7E" w14:textId="77777777" w:rsidR="00143EF4" w:rsidRPr="007036CE" w:rsidRDefault="00143EF4" w:rsidP="00143EF4">
            <w:pPr>
              <w:pStyle w:val="GOSTTablenorm"/>
              <w:rPr>
                <w:lang w:val="en-US"/>
              </w:rPr>
            </w:pPr>
            <w:r w:rsidRPr="007036CE">
              <w:rPr>
                <w:b/>
                <w:lang w:val="en-US"/>
              </w:rPr>
              <w:t>SECTION_1:</w:t>
            </w:r>
            <w:r w:rsidRPr="007036CE">
              <w:rPr>
                <w:lang w:val="en-US"/>
              </w:rPr>
              <w:t>SUM_2</w:t>
            </w:r>
          </w:p>
          <w:p w14:paraId="21366076" w14:textId="77777777" w:rsidR="00143EF4" w:rsidRPr="007036CE" w:rsidRDefault="00143EF4" w:rsidP="00143EF4">
            <w:pPr>
              <w:pStyle w:val="GOSTTablenorm"/>
              <w:rPr>
                <w:lang w:val="en-US"/>
              </w:rPr>
            </w:pPr>
            <w:r w:rsidRPr="007036CE">
              <w:rPr>
                <w:b/>
                <w:szCs w:val="24"/>
                <w:lang w:val="en-US"/>
              </w:rPr>
              <w:t>SECTION_2:</w:t>
            </w:r>
            <w:r w:rsidRPr="007036CE">
              <w:rPr>
                <w:lang w:val="en-US"/>
              </w:rPr>
              <w:t>SUM_2</w:t>
            </w:r>
          </w:p>
          <w:p w14:paraId="3E1F5BAB" w14:textId="77777777" w:rsidR="00143EF4" w:rsidRPr="007036CE" w:rsidRDefault="00143EF4" w:rsidP="00143EF4">
            <w:pPr>
              <w:pStyle w:val="GOSTTablenorm"/>
              <w:rPr>
                <w:lang w:val="en-US"/>
              </w:rPr>
            </w:pPr>
            <w:r w:rsidRPr="007036CE">
              <w:rPr>
                <w:b/>
                <w:lang w:val="en-US"/>
              </w:rPr>
              <w:t>SECTION_1:</w:t>
            </w:r>
            <w:r w:rsidRPr="007036CE">
              <w:rPr>
                <w:lang w:val="en-US"/>
              </w:rPr>
              <w:t>SUM_3</w:t>
            </w:r>
          </w:p>
          <w:p w14:paraId="540C8FED" w14:textId="243BBC2D" w:rsidR="00143EF4" w:rsidRPr="007036CE" w:rsidRDefault="00143EF4" w:rsidP="00143EF4">
            <w:pPr>
              <w:pStyle w:val="GOSTTablenorm"/>
              <w:rPr>
                <w:lang w:val="en-US"/>
              </w:rPr>
            </w:pPr>
            <w:r w:rsidRPr="007036CE">
              <w:rPr>
                <w:b/>
                <w:szCs w:val="24"/>
                <w:lang w:val="en-US"/>
              </w:rPr>
              <w:t>SECTION_2:</w:t>
            </w:r>
            <w:r w:rsidRPr="007036CE">
              <w:rPr>
                <w:lang w:val="en-US"/>
              </w:rPr>
              <w:t>SUM_3</w:t>
            </w:r>
          </w:p>
        </w:tc>
        <w:tc>
          <w:tcPr>
            <w:tcW w:w="1379" w:type="pct"/>
          </w:tcPr>
          <w:p w14:paraId="00FA6B04" w14:textId="77777777" w:rsidR="00143EF4" w:rsidRPr="007036CE" w:rsidRDefault="00143EF4" w:rsidP="00143EF4">
            <w:pPr>
              <w:pStyle w:val="GOSTTablenorm"/>
            </w:pPr>
            <w:r w:rsidRPr="007036CE">
              <w:t>Если значение признака «НБЦ» соответствует «0», то заполняется согласно описанию:</w:t>
            </w:r>
          </w:p>
          <w:p w14:paraId="21E82BDB" w14:textId="77777777" w:rsidR="00143EF4" w:rsidRPr="007036CE" w:rsidRDefault="00143EF4" w:rsidP="00143EF4">
            <w:pPr>
              <w:pStyle w:val="GOSTTablenorm"/>
              <w:rPr>
                <w:szCs w:val="22"/>
              </w:rPr>
            </w:pPr>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2"/>
              </w:rPr>
              <w:t>SUM_3.</w:t>
            </w:r>
          </w:p>
          <w:p w14:paraId="5BD9625A" w14:textId="0E20A8F5" w:rsidR="00143EF4" w:rsidRPr="007036CE" w:rsidRDefault="00143EF4" w:rsidP="00143EF4">
            <w:pPr>
              <w:pStyle w:val="GOSTTablenorm"/>
              <w:rPr>
                <w:szCs w:val="22"/>
              </w:rPr>
            </w:pPr>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2"/>
              </w:rPr>
              <w:t>SUM_3.</w:t>
            </w:r>
          </w:p>
          <w:p w14:paraId="3D9EF328" w14:textId="77777777" w:rsidR="00143EF4" w:rsidRPr="007036CE" w:rsidRDefault="00143EF4" w:rsidP="00143EF4">
            <w:pPr>
              <w:pStyle w:val="GOSTTablenorm"/>
              <w:rPr>
                <w:szCs w:val="22"/>
              </w:rPr>
            </w:pPr>
          </w:p>
          <w:p w14:paraId="15E324EB" w14:textId="77777777" w:rsidR="00143EF4" w:rsidRPr="007036CE" w:rsidRDefault="00143EF4" w:rsidP="00143EF4">
            <w:pPr>
              <w:pStyle w:val="GOSTTablenorm"/>
            </w:pPr>
            <w:r w:rsidRPr="007036CE">
              <w:t>Если значение признака «НБЦ» соответствует «1», то заполняется согласно описанию:</w:t>
            </w:r>
          </w:p>
          <w:p w14:paraId="460C079D" w14:textId="77777777" w:rsidR="00143EF4" w:rsidRPr="007036CE" w:rsidRDefault="00143EF4" w:rsidP="00143EF4">
            <w:pPr>
              <w:pStyle w:val="GOSTTablenorm"/>
              <w:rPr>
                <w:szCs w:val="22"/>
              </w:rPr>
            </w:pPr>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2"/>
              </w:rPr>
              <w:t>SUM_2.</w:t>
            </w:r>
          </w:p>
          <w:p w14:paraId="568CED5F" w14:textId="2A6CC2CA" w:rsidR="00143EF4" w:rsidRPr="007036CE" w:rsidRDefault="00143EF4" w:rsidP="00143EF4">
            <w:pPr>
              <w:pStyle w:val="GOSTTablenorm"/>
              <w:rPr>
                <w:szCs w:val="22"/>
              </w:rPr>
            </w:pPr>
            <w:r w:rsidRPr="007036CE">
              <w:lastRenderedPageBreak/>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2"/>
              </w:rPr>
              <w:t>SUM_2.</w:t>
            </w:r>
          </w:p>
          <w:p w14:paraId="777B3F75" w14:textId="77777777" w:rsidR="00143EF4" w:rsidRPr="007036CE" w:rsidRDefault="00143EF4" w:rsidP="00143EF4">
            <w:pPr>
              <w:pStyle w:val="GOSTTablenorm"/>
              <w:rPr>
                <w:szCs w:val="22"/>
              </w:rPr>
            </w:pPr>
          </w:p>
          <w:p w14:paraId="4E3E6590" w14:textId="3BABAD9C" w:rsidR="00143EF4" w:rsidRPr="007036CE" w:rsidRDefault="00143EF4" w:rsidP="00143EF4">
            <w:pPr>
              <w:pStyle w:val="GOSTTablenorm"/>
            </w:pPr>
            <w:r w:rsidRPr="007036CE">
              <w:t xml:space="preserve">Сумма передается в единицах валюты с точностью 2 знака после запятой </w:t>
            </w:r>
            <w:r w:rsidR="00CC2920" w:rsidRPr="007036CE">
              <w:t>–</w:t>
            </w:r>
            <w:r w:rsidRPr="007036CE">
              <w:t xml:space="preserve"> необходимо конвертировать в минимальные единицы валюты (для данного типа документов умножить на 100)</w:t>
            </w:r>
          </w:p>
        </w:tc>
      </w:tr>
      <w:tr w:rsidR="00143EF4" w:rsidRPr="007036CE" w14:paraId="7577DF47" w14:textId="77777777" w:rsidTr="00B0621B">
        <w:tc>
          <w:tcPr>
            <w:tcW w:w="1106" w:type="pct"/>
          </w:tcPr>
          <w:p w14:paraId="6CDBB3D2" w14:textId="77777777" w:rsidR="00143EF4" w:rsidRPr="007036CE" w:rsidRDefault="00143EF4" w:rsidP="00143EF4">
            <w:pPr>
              <w:pStyle w:val="GOSTTablenorm"/>
            </w:pPr>
            <w:r w:rsidRPr="007036CE">
              <w:lastRenderedPageBreak/>
              <w:t>Сумма_третий_плановый_руб</w:t>
            </w:r>
          </w:p>
        </w:tc>
        <w:tc>
          <w:tcPr>
            <w:tcW w:w="303" w:type="pct"/>
          </w:tcPr>
          <w:p w14:paraId="438E7766" w14:textId="77777777" w:rsidR="00143EF4" w:rsidRPr="007036CE" w:rsidRDefault="00143EF4" w:rsidP="00143EF4">
            <w:pPr>
              <w:pStyle w:val="GOSTTablenorm"/>
            </w:pPr>
            <w:r w:rsidRPr="007036CE">
              <w:t>Да</w:t>
            </w:r>
          </w:p>
        </w:tc>
        <w:tc>
          <w:tcPr>
            <w:tcW w:w="1106" w:type="pct"/>
          </w:tcPr>
          <w:p w14:paraId="4B87647D" w14:textId="77777777" w:rsidR="00143EF4" w:rsidRPr="007036CE" w:rsidRDefault="00143EF4" w:rsidP="00143EF4">
            <w:pPr>
              <w:pStyle w:val="GOSTTablenorm"/>
            </w:pPr>
            <w:r w:rsidRPr="007036CE">
              <w:t>Сумма на третий год планового периода</w:t>
            </w:r>
          </w:p>
        </w:tc>
        <w:tc>
          <w:tcPr>
            <w:tcW w:w="1106" w:type="pct"/>
          </w:tcPr>
          <w:p w14:paraId="2426E07C" w14:textId="77777777" w:rsidR="00143EF4" w:rsidRPr="007036CE" w:rsidRDefault="00143EF4" w:rsidP="00143EF4">
            <w:pPr>
              <w:pStyle w:val="GOSTTablenorm"/>
              <w:rPr>
                <w:lang w:val="en-US"/>
              </w:rPr>
            </w:pPr>
            <w:r w:rsidRPr="007036CE">
              <w:rPr>
                <w:b/>
                <w:lang w:val="en-US"/>
              </w:rPr>
              <w:t>SECTION_1:</w:t>
            </w:r>
            <w:r w:rsidRPr="007036CE">
              <w:rPr>
                <w:lang w:val="en-US"/>
              </w:rPr>
              <w:t>SUM_3</w:t>
            </w:r>
          </w:p>
          <w:p w14:paraId="2F092221" w14:textId="7A6870DE" w:rsidR="00143EF4" w:rsidRPr="007036CE" w:rsidRDefault="00143EF4" w:rsidP="00143EF4">
            <w:pPr>
              <w:pStyle w:val="GOSTTablenorm"/>
              <w:rPr>
                <w:lang w:val="en-US"/>
              </w:rPr>
            </w:pPr>
            <w:r w:rsidRPr="007036CE">
              <w:rPr>
                <w:b/>
                <w:szCs w:val="24"/>
                <w:lang w:val="en-US"/>
              </w:rPr>
              <w:t>SECTION_2:</w:t>
            </w:r>
            <w:r w:rsidRPr="007036CE">
              <w:rPr>
                <w:lang w:val="en-US"/>
              </w:rPr>
              <w:t>SUM_3</w:t>
            </w:r>
          </w:p>
        </w:tc>
        <w:tc>
          <w:tcPr>
            <w:tcW w:w="1379" w:type="pct"/>
          </w:tcPr>
          <w:p w14:paraId="0C6F24C8" w14:textId="77777777" w:rsidR="00143EF4" w:rsidRPr="007036CE" w:rsidRDefault="00143EF4" w:rsidP="00143EF4">
            <w:pPr>
              <w:pStyle w:val="GOSTTablenorm"/>
            </w:pPr>
            <w:r w:rsidRPr="007036CE">
              <w:t>Если значение признака «НБЦ» соответствует «0», то указывается «0»</w:t>
            </w:r>
          </w:p>
          <w:p w14:paraId="1EE2C980" w14:textId="77777777" w:rsidR="00143EF4" w:rsidRPr="007036CE" w:rsidRDefault="00143EF4" w:rsidP="00143EF4">
            <w:pPr>
              <w:pStyle w:val="GOSTTablenorm"/>
            </w:pPr>
          </w:p>
          <w:p w14:paraId="7D58F9DB" w14:textId="77777777" w:rsidR="00143EF4" w:rsidRPr="007036CE" w:rsidRDefault="00143EF4" w:rsidP="00143EF4">
            <w:pPr>
              <w:pStyle w:val="GOSTTablenorm"/>
            </w:pPr>
            <w:r w:rsidRPr="007036CE">
              <w:t>Если значение признака «НБЦ» соответствует «1», то заполняется согласно описанию:</w:t>
            </w:r>
          </w:p>
          <w:p w14:paraId="597635E7" w14:textId="77777777" w:rsidR="00143EF4" w:rsidRPr="007036CE" w:rsidRDefault="00143EF4" w:rsidP="00143EF4">
            <w:pPr>
              <w:pStyle w:val="GOSTTablenorm"/>
              <w:rPr>
                <w:szCs w:val="22"/>
              </w:rPr>
            </w:pPr>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2"/>
              </w:rPr>
              <w:t>SUM_3.</w:t>
            </w:r>
          </w:p>
          <w:p w14:paraId="26FEB5C3" w14:textId="77777777" w:rsidR="00143EF4" w:rsidRPr="007036CE" w:rsidRDefault="00143EF4" w:rsidP="00143EF4">
            <w:pPr>
              <w:pStyle w:val="GOSTTablenorm"/>
              <w:rPr>
                <w:szCs w:val="22"/>
              </w:rPr>
            </w:pPr>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2"/>
              </w:rPr>
              <w:t>SUM_3.</w:t>
            </w:r>
          </w:p>
          <w:p w14:paraId="148FC153" w14:textId="53AABB7A" w:rsidR="00143EF4" w:rsidRPr="007036CE" w:rsidRDefault="00143EF4" w:rsidP="00143EF4">
            <w:pPr>
              <w:pStyle w:val="GOSTTablenorm"/>
              <w:rPr>
                <w:szCs w:val="22"/>
              </w:rPr>
            </w:pPr>
          </w:p>
          <w:p w14:paraId="69F84B91" w14:textId="017AF083" w:rsidR="00143EF4" w:rsidRPr="007036CE" w:rsidRDefault="00143EF4" w:rsidP="00143EF4">
            <w:pPr>
              <w:pStyle w:val="GOSTTablenorm"/>
            </w:pPr>
            <w:r w:rsidRPr="007036CE">
              <w:t xml:space="preserve">Сумма передается в единицах валюты с точностью 2 знака после запятой </w:t>
            </w:r>
            <w:r w:rsidR="00CC2920" w:rsidRPr="007036CE">
              <w:t>–</w:t>
            </w:r>
            <w:r w:rsidRPr="007036CE">
              <w:t xml:space="preserve"> необходимо конвертировать в минимальные единицы валюты (для данного типа документов умножить на 100)</w:t>
            </w:r>
          </w:p>
        </w:tc>
      </w:tr>
      <w:tr w:rsidR="00143EF4" w:rsidRPr="007036CE" w14:paraId="5DC9D3BD" w14:textId="77777777" w:rsidTr="00B0621B">
        <w:tc>
          <w:tcPr>
            <w:tcW w:w="1106" w:type="pct"/>
          </w:tcPr>
          <w:p w14:paraId="12BD8C53" w14:textId="77777777" w:rsidR="00143EF4" w:rsidRPr="007036CE" w:rsidRDefault="00143EF4" w:rsidP="00143EF4">
            <w:pPr>
              <w:pStyle w:val="GOSTTablenorm"/>
            </w:pPr>
            <w:r w:rsidRPr="007036CE">
              <w:t>Сумма_текущий_руб_5%</w:t>
            </w:r>
          </w:p>
        </w:tc>
        <w:tc>
          <w:tcPr>
            <w:tcW w:w="303" w:type="pct"/>
          </w:tcPr>
          <w:p w14:paraId="0CBD046D" w14:textId="77777777" w:rsidR="00143EF4" w:rsidRPr="007036CE" w:rsidRDefault="00143EF4" w:rsidP="00143EF4">
            <w:pPr>
              <w:pStyle w:val="GOSTTablenorm"/>
            </w:pPr>
            <w:r w:rsidRPr="007036CE">
              <w:t>Да</w:t>
            </w:r>
          </w:p>
        </w:tc>
        <w:tc>
          <w:tcPr>
            <w:tcW w:w="1106" w:type="pct"/>
          </w:tcPr>
          <w:p w14:paraId="4A5F8CE2" w14:textId="77777777" w:rsidR="00143EF4" w:rsidRPr="007036CE" w:rsidRDefault="00143EF4" w:rsidP="00143EF4">
            <w:pPr>
              <w:pStyle w:val="GOSTTablenorm"/>
            </w:pPr>
            <w:r w:rsidRPr="007036CE">
              <w:t>Сумма на текущий год 5%</w:t>
            </w:r>
          </w:p>
        </w:tc>
        <w:tc>
          <w:tcPr>
            <w:tcW w:w="1106" w:type="pct"/>
          </w:tcPr>
          <w:p w14:paraId="4EAC9849" w14:textId="77777777" w:rsidR="00143EF4" w:rsidRPr="007036CE" w:rsidRDefault="00143EF4" w:rsidP="00143EF4">
            <w:pPr>
              <w:pStyle w:val="GOSTTablenorm"/>
              <w:rPr>
                <w:b/>
                <w:lang w:val="en-US"/>
              </w:rPr>
            </w:pPr>
            <w:r w:rsidRPr="007036CE">
              <w:rPr>
                <w:b/>
                <w:szCs w:val="24"/>
                <w:lang w:val="en-US"/>
              </w:rPr>
              <w:t>SECTION_3</w:t>
            </w:r>
            <w:r w:rsidRPr="007036CE">
              <w:rPr>
                <w:b/>
                <w:szCs w:val="24"/>
              </w:rPr>
              <w:t>:</w:t>
            </w:r>
            <w:r w:rsidRPr="007036CE">
              <w:t>SUM5_1</w:t>
            </w:r>
          </w:p>
        </w:tc>
        <w:tc>
          <w:tcPr>
            <w:tcW w:w="1379" w:type="pct"/>
          </w:tcPr>
          <w:p w14:paraId="4E5B0EB9" w14:textId="77777777" w:rsidR="00143EF4" w:rsidRPr="007036CE" w:rsidRDefault="00143EF4" w:rsidP="00143EF4">
            <w:pPr>
              <w:pStyle w:val="GOSTTablenorm"/>
              <w:rPr>
                <w:szCs w:val="22"/>
              </w:rPr>
            </w:pPr>
            <w:r w:rsidRPr="007036CE">
              <w:t>Если значение признака «НБЦ» соответствует «0», то заполняется согласно из тега</w:t>
            </w:r>
            <w:r w:rsidRPr="007036CE">
              <w:rPr>
                <w:b/>
                <w:szCs w:val="24"/>
              </w:rPr>
              <w:t xml:space="preserve"> </w:t>
            </w:r>
            <w:r w:rsidRPr="007036CE">
              <w:rPr>
                <w:b/>
                <w:szCs w:val="24"/>
                <w:lang w:val="en-US"/>
              </w:rPr>
              <w:t>SECTION</w:t>
            </w:r>
            <w:r w:rsidRPr="007036CE">
              <w:rPr>
                <w:b/>
                <w:szCs w:val="24"/>
              </w:rPr>
              <w:t>_3:</w:t>
            </w:r>
            <w:r w:rsidRPr="007036CE">
              <w:t xml:space="preserve"> SUM5_1</w:t>
            </w:r>
            <w:r w:rsidRPr="007036CE">
              <w:rPr>
                <w:szCs w:val="22"/>
              </w:rPr>
              <w:t>.</w:t>
            </w:r>
          </w:p>
          <w:p w14:paraId="16509FC2" w14:textId="77777777" w:rsidR="00143EF4" w:rsidRPr="007036CE" w:rsidRDefault="00143EF4" w:rsidP="00143EF4">
            <w:pPr>
              <w:pStyle w:val="GOSTTablenorm"/>
              <w:rPr>
                <w:szCs w:val="22"/>
              </w:rPr>
            </w:pPr>
          </w:p>
          <w:p w14:paraId="2E0D9312" w14:textId="77777777" w:rsidR="00143EF4" w:rsidRPr="007036CE" w:rsidRDefault="00143EF4" w:rsidP="00143EF4">
            <w:pPr>
              <w:pStyle w:val="GOSTTablenorm"/>
            </w:pPr>
            <w:r w:rsidRPr="007036CE">
              <w:lastRenderedPageBreak/>
              <w:t>Если значение признака «НБЦ» соответствует «1», то указывается «0».</w:t>
            </w:r>
          </w:p>
          <w:p w14:paraId="59CFD8DA" w14:textId="77777777" w:rsidR="00143EF4" w:rsidRPr="007036CE" w:rsidRDefault="00143EF4" w:rsidP="00143EF4">
            <w:pPr>
              <w:pStyle w:val="GOSTTablenorm"/>
            </w:pPr>
          </w:p>
          <w:p w14:paraId="15BF0FB2" w14:textId="3C0F1249" w:rsidR="00143EF4" w:rsidRPr="007036CE" w:rsidRDefault="00143EF4" w:rsidP="00143EF4">
            <w:pPr>
              <w:pStyle w:val="GOSTTablenorm"/>
            </w:pPr>
            <w:r w:rsidRPr="007036CE">
              <w:t xml:space="preserve">Сумма передается в единицах валюты с точностью 2 знака после запятой </w:t>
            </w:r>
            <w:r w:rsidR="00CC2920" w:rsidRPr="007036CE">
              <w:t>–</w:t>
            </w:r>
            <w:r w:rsidRPr="007036CE">
              <w:t xml:space="preserve"> необходимо конвертировать в минимальные единицы валюты (для данного типа документов умножить на 100)</w:t>
            </w:r>
          </w:p>
        </w:tc>
      </w:tr>
      <w:tr w:rsidR="00143EF4" w:rsidRPr="007036CE" w14:paraId="48129E64" w14:textId="77777777" w:rsidTr="00B0621B">
        <w:tc>
          <w:tcPr>
            <w:tcW w:w="1106" w:type="pct"/>
          </w:tcPr>
          <w:p w14:paraId="22CCDCB8" w14:textId="77777777" w:rsidR="00143EF4" w:rsidRPr="007036CE" w:rsidRDefault="00143EF4" w:rsidP="00143EF4">
            <w:pPr>
              <w:pStyle w:val="GOSTTablenorm"/>
            </w:pPr>
            <w:r w:rsidRPr="007036CE">
              <w:lastRenderedPageBreak/>
              <w:t>Сумма_первый_плановый_руб_5%</w:t>
            </w:r>
          </w:p>
        </w:tc>
        <w:tc>
          <w:tcPr>
            <w:tcW w:w="303" w:type="pct"/>
          </w:tcPr>
          <w:p w14:paraId="283C3744" w14:textId="77777777" w:rsidR="00143EF4" w:rsidRPr="007036CE" w:rsidRDefault="00143EF4" w:rsidP="00143EF4">
            <w:pPr>
              <w:pStyle w:val="GOSTTablenorm"/>
            </w:pPr>
            <w:r w:rsidRPr="007036CE">
              <w:t>Да</w:t>
            </w:r>
          </w:p>
        </w:tc>
        <w:tc>
          <w:tcPr>
            <w:tcW w:w="1106" w:type="pct"/>
          </w:tcPr>
          <w:p w14:paraId="2920FCED" w14:textId="501A77F8" w:rsidR="00143EF4" w:rsidRPr="007036CE" w:rsidRDefault="00143EF4" w:rsidP="00143EF4">
            <w:pPr>
              <w:pStyle w:val="GOSTTablenorm"/>
            </w:pPr>
            <w:r w:rsidRPr="007036CE">
              <w:t>Сумма на первый год планового периода 5%</w:t>
            </w:r>
          </w:p>
        </w:tc>
        <w:tc>
          <w:tcPr>
            <w:tcW w:w="1106" w:type="pct"/>
          </w:tcPr>
          <w:p w14:paraId="7193E60A" w14:textId="77777777" w:rsidR="00143EF4" w:rsidRPr="007036CE" w:rsidRDefault="00143EF4" w:rsidP="00143EF4">
            <w:pPr>
              <w:pStyle w:val="GOSTTablenorm"/>
              <w:rPr>
                <w:b/>
                <w:lang w:val="en-US"/>
              </w:rPr>
            </w:pPr>
            <w:r w:rsidRPr="007036CE">
              <w:rPr>
                <w:b/>
                <w:szCs w:val="24"/>
                <w:lang w:val="en-US"/>
              </w:rPr>
              <w:t>SECTION_3</w:t>
            </w:r>
            <w:r w:rsidRPr="007036CE">
              <w:rPr>
                <w:b/>
                <w:szCs w:val="24"/>
              </w:rPr>
              <w:t>:</w:t>
            </w:r>
            <w:r w:rsidRPr="007036CE">
              <w:t>SUM5_1</w:t>
            </w:r>
          </w:p>
        </w:tc>
        <w:tc>
          <w:tcPr>
            <w:tcW w:w="1379" w:type="pct"/>
          </w:tcPr>
          <w:p w14:paraId="51ECF495" w14:textId="77777777" w:rsidR="00143EF4" w:rsidRPr="007036CE" w:rsidRDefault="00143EF4" w:rsidP="00143EF4">
            <w:pPr>
              <w:pStyle w:val="GOSTTablenorm"/>
              <w:rPr>
                <w:szCs w:val="22"/>
              </w:rPr>
            </w:pPr>
            <w:r w:rsidRPr="007036CE">
              <w:t>Если значение признака «НБЦ» соответствует «0» , то указывается «0».</w:t>
            </w:r>
          </w:p>
          <w:p w14:paraId="0A6FE826" w14:textId="77777777" w:rsidR="00143EF4" w:rsidRPr="007036CE" w:rsidRDefault="00143EF4" w:rsidP="00143EF4">
            <w:pPr>
              <w:pStyle w:val="GOSTTablenorm"/>
              <w:rPr>
                <w:szCs w:val="22"/>
              </w:rPr>
            </w:pPr>
          </w:p>
          <w:p w14:paraId="0229C27D" w14:textId="77777777" w:rsidR="00143EF4" w:rsidRPr="007036CE" w:rsidRDefault="00143EF4" w:rsidP="00143EF4">
            <w:pPr>
              <w:pStyle w:val="GOSTTablenorm"/>
            </w:pPr>
            <w:r w:rsidRPr="007036CE">
              <w:t>Если значение признака «НБЦ» соответствует «1», то заполняется из тега</w:t>
            </w:r>
            <w:r w:rsidRPr="007036CE">
              <w:rPr>
                <w:b/>
                <w:szCs w:val="24"/>
              </w:rPr>
              <w:t xml:space="preserve"> </w:t>
            </w:r>
            <w:r w:rsidRPr="007036CE">
              <w:rPr>
                <w:b/>
                <w:szCs w:val="24"/>
                <w:lang w:val="en-US"/>
              </w:rPr>
              <w:t>SECTION</w:t>
            </w:r>
            <w:r w:rsidRPr="007036CE">
              <w:rPr>
                <w:b/>
                <w:szCs w:val="24"/>
              </w:rPr>
              <w:t>_3:</w:t>
            </w:r>
            <w:r w:rsidRPr="007036CE">
              <w:t xml:space="preserve"> SUM5_1.</w:t>
            </w:r>
          </w:p>
          <w:p w14:paraId="1716F03B" w14:textId="77777777" w:rsidR="00143EF4" w:rsidRPr="007036CE" w:rsidRDefault="00143EF4" w:rsidP="00143EF4">
            <w:pPr>
              <w:pStyle w:val="GOSTTablenorm"/>
            </w:pPr>
          </w:p>
          <w:p w14:paraId="660AD177" w14:textId="2F3F1197" w:rsidR="00143EF4" w:rsidRPr="007036CE" w:rsidRDefault="00143EF4" w:rsidP="00143EF4">
            <w:pPr>
              <w:pStyle w:val="GOSTTablenorm"/>
              <w:rPr>
                <w:b/>
              </w:rPr>
            </w:pPr>
            <w:r w:rsidRPr="007036CE">
              <w:t xml:space="preserve">Сумма передается в единицах валюты с точностью 2 знака после запятой </w:t>
            </w:r>
            <w:r w:rsidR="00CC2920" w:rsidRPr="007036CE">
              <w:t>–</w:t>
            </w:r>
            <w:r w:rsidRPr="007036CE">
              <w:t xml:space="preserve"> необходимо конвертировать в минимальные единицы валюты (для данного типа документов умножить на 100)</w:t>
            </w:r>
          </w:p>
        </w:tc>
      </w:tr>
    </w:tbl>
    <w:p w14:paraId="0D534C35" w14:textId="6387C596" w:rsidR="00464EC3" w:rsidRPr="007036CE" w:rsidRDefault="00A9172B" w:rsidP="000027F9">
      <w:pPr>
        <w:pStyle w:val="GOSTNameTable"/>
      </w:pPr>
      <w:r w:rsidRPr="007036CE">
        <w:rPr>
          <w:noProof/>
        </w:rPr>
        <w:fldChar w:fldCharType="begin"/>
      </w:r>
      <w:r w:rsidRPr="007036CE">
        <w:rPr>
          <w:noProof/>
        </w:rPr>
        <w:instrText xml:space="preserve"> SEQ Таблица \* ARABIC </w:instrText>
      </w:r>
      <w:r w:rsidRPr="007036CE">
        <w:rPr>
          <w:noProof/>
        </w:rPr>
        <w:fldChar w:fldCharType="separate"/>
      </w:r>
      <w:bookmarkStart w:id="12564" w:name="_Toc222928054"/>
      <w:r w:rsidR="00BD74E1">
        <w:rPr>
          <w:noProof/>
        </w:rPr>
        <w:t>81</w:t>
      </w:r>
      <w:r w:rsidRPr="007036CE">
        <w:rPr>
          <w:noProof/>
        </w:rPr>
        <w:fldChar w:fldCharType="end"/>
      </w:r>
      <w:r w:rsidR="00464EC3" w:rsidRPr="007036CE">
        <w:t xml:space="preserve"> </w:t>
      </w:r>
      <w:r w:rsidR="00D9309A" w:rsidRPr="007036CE">
        <w:t>–</w:t>
      </w:r>
      <w:r w:rsidR="00464EC3" w:rsidRPr="007036CE">
        <w:t xml:space="preserve"> Перечень атрибутов, соответствующих типу документа «Казначейское уведомление» (ф.0531721) </w:t>
      </w:r>
      <w:r w:rsidR="00464EC3" w:rsidRPr="007036CE">
        <w:rPr>
          <w:lang w:val="en-US"/>
        </w:rPr>
        <w:t>DBD</w:t>
      </w:r>
      <w:r w:rsidR="00464EC3" w:rsidRPr="007036CE">
        <w:t>_</w:t>
      </w:r>
      <w:r w:rsidR="00464EC3" w:rsidRPr="007036CE">
        <w:rPr>
          <w:lang w:val="en-US"/>
        </w:rPr>
        <w:t>Treasury</w:t>
      </w:r>
      <w:r w:rsidR="00464EC3" w:rsidRPr="007036CE">
        <w:t>_</w:t>
      </w:r>
      <w:r w:rsidR="00464EC3" w:rsidRPr="007036CE">
        <w:rPr>
          <w:lang w:val="en-US"/>
        </w:rPr>
        <w:t>Notice</w:t>
      </w:r>
      <w:bookmarkEnd w:id="12564"/>
    </w:p>
    <w:tbl>
      <w:tblPr>
        <w:tblStyle w:val="GOSTTable"/>
        <w:tblW w:w="5000" w:type="pct"/>
        <w:tblLayout w:type="fixed"/>
        <w:tblLook w:val="07E0" w:firstRow="1" w:lastRow="1" w:firstColumn="1" w:lastColumn="1" w:noHBand="1" w:noVBand="1"/>
      </w:tblPr>
      <w:tblGrid>
        <w:gridCol w:w="3486"/>
        <w:gridCol w:w="955"/>
        <w:gridCol w:w="3486"/>
        <w:gridCol w:w="3486"/>
        <w:gridCol w:w="4347"/>
      </w:tblGrid>
      <w:tr w:rsidR="00464EC3" w:rsidRPr="007036CE" w14:paraId="03895960" w14:textId="77777777" w:rsidTr="00B0621B">
        <w:trPr>
          <w:cnfStyle w:val="100000000000" w:firstRow="1" w:lastRow="0" w:firstColumn="0" w:lastColumn="0" w:oddVBand="0" w:evenVBand="0" w:oddHBand="0" w:evenHBand="0" w:firstRowFirstColumn="0" w:firstRowLastColumn="0" w:lastRowFirstColumn="0" w:lastRowLastColumn="0"/>
        </w:trPr>
        <w:tc>
          <w:tcPr>
            <w:tcW w:w="1106" w:type="pct"/>
            <w:hideMark/>
          </w:tcPr>
          <w:p w14:paraId="4F9F339E" w14:textId="77777777" w:rsidR="00464EC3" w:rsidRPr="007036CE" w:rsidRDefault="00464EC3" w:rsidP="002A0668">
            <w:pPr>
              <w:pStyle w:val="GOSTTableHead"/>
              <w:rPr>
                <w:szCs w:val="22"/>
              </w:rPr>
            </w:pPr>
            <w:r w:rsidRPr="007036CE">
              <w:rPr>
                <w:szCs w:val="22"/>
              </w:rPr>
              <w:t>Наименование атрибута</w:t>
            </w:r>
          </w:p>
        </w:tc>
        <w:tc>
          <w:tcPr>
            <w:tcW w:w="303" w:type="pct"/>
            <w:hideMark/>
          </w:tcPr>
          <w:p w14:paraId="298C0E3D" w14:textId="77777777" w:rsidR="00464EC3" w:rsidRPr="007036CE" w:rsidRDefault="00464EC3" w:rsidP="002A0668">
            <w:pPr>
              <w:pStyle w:val="GOSTTableHead"/>
              <w:rPr>
                <w:szCs w:val="22"/>
              </w:rPr>
            </w:pPr>
            <w:r w:rsidRPr="007036CE">
              <w:rPr>
                <w:szCs w:val="22"/>
              </w:rPr>
              <w:t>Вычисляемый атрибут</w:t>
            </w:r>
          </w:p>
        </w:tc>
        <w:tc>
          <w:tcPr>
            <w:tcW w:w="1106" w:type="pct"/>
            <w:hideMark/>
          </w:tcPr>
          <w:p w14:paraId="7D0B0BD4" w14:textId="77777777" w:rsidR="00464EC3" w:rsidRPr="007036CE" w:rsidRDefault="00464EC3" w:rsidP="002A0668">
            <w:pPr>
              <w:pStyle w:val="GOSTTableHead"/>
              <w:rPr>
                <w:szCs w:val="22"/>
              </w:rPr>
            </w:pPr>
            <w:r w:rsidRPr="007036CE">
              <w:rPr>
                <w:szCs w:val="22"/>
              </w:rPr>
              <w:t>Описание атрибута</w:t>
            </w:r>
          </w:p>
        </w:tc>
        <w:tc>
          <w:tcPr>
            <w:tcW w:w="1106" w:type="pct"/>
            <w:hideMark/>
          </w:tcPr>
          <w:p w14:paraId="2BD1C3C5" w14:textId="77777777" w:rsidR="00464EC3" w:rsidRPr="007036CE" w:rsidRDefault="00464EC3" w:rsidP="002A0668">
            <w:pPr>
              <w:pStyle w:val="GOSTTableHead"/>
              <w:rPr>
                <w:szCs w:val="22"/>
              </w:rPr>
            </w:pPr>
            <w:r w:rsidRPr="007036CE">
              <w:rPr>
                <w:szCs w:val="22"/>
              </w:rPr>
              <w:t>Реквизит документа (наименование тега)</w:t>
            </w:r>
          </w:p>
        </w:tc>
        <w:tc>
          <w:tcPr>
            <w:tcW w:w="1379" w:type="pct"/>
            <w:hideMark/>
          </w:tcPr>
          <w:p w14:paraId="29502ADE" w14:textId="77777777" w:rsidR="00464EC3" w:rsidRPr="007036CE" w:rsidRDefault="00464EC3" w:rsidP="002A0668">
            <w:pPr>
              <w:pStyle w:val="GOSTTableHead"/>
              <w:rPr>
                <w:szCs w:val="22"/>
              </w:rPr>
            </w:pPr>
            <w:r w:rsidRPr="007036CE">
              <w:rPr>
                <w:szCs w:val="22"/>
              </w:rPr>
              <w:t>Алгоритм вычисления</w:t>
            </w:r>
          </w:p>
        </w:tc>
      </w:tr>
      <w:tr w:rsidR="00464EC3" w:rsidRPr="007036CE" w14:paraId="32E0B5C8" w14:textId="77777777" w:rsidTr="00B0621B">
        <w:tc>
          <w:tcPr>
            <w:tcW w:w="1106" w:type="pct"/>
          </w:tcPr>
          <w:p w14:paraId="4736595E" w14:textId="77777777" w:rsidR="00464EC3" w:rsidRPr="007036CE" w:rsidRDefault="00464EC3">
            <w:pPr>
              <w:pStyle w:val="GOSTTablenorm"/>
              <w:rPr>
                <w:lang w:val="en-US"/>
              </w:rPr>
            </w:pPr>
            <w:r w:rsidRPr="007036CE">
              <w:t>Номер_документа</w:t>
            </w:r>
            <w:r w:rsidR="00142CBB" w:rsidRPr="007036CE">
              <w:rPr>
                <w:lang w:val="en-US"/>
              </w:rPr>
              <w:t>*</w:t>
            </w:r>
          </w:p>
        </w:tc>
        <w:tc>
          <w:tcPr>
            <w:tcW w:w="303" w:type="pct"/>
          </w:tcPr>
          <w:p w14:paraId="0B0F4C69" w14:textId="77777777" w:rsidR="00464EC3" w:rsidRPr="007036CE" w:rsidRDefault="00464EC3">
            <w:pPr>
              <w:pStyle w:val="GOSTTablenorm"/>
            </w:pPr>
            <w:r w:rsidRPr="007036CE">
              <w:t>Нет</w:t>
            </w:r>
          </w:p>
        </w:tc>
        <w:tc>
          <w:tcPr>
            <w:tcW w:w="1106" w:type="pct"/>
          </w:tcPr>
          <w:p w14:paraId="64F302C7" w14:textId="77777777" w:rsidR="00464EC3" w:rsidRPr="007036CE" w:rsidRDefault="00464EC3">
            <w:pPr>
              <w:pStyle w:val="GOSTTablenorm"/>
            </w:pPr>
            <w:r w:rsidRPr="007036CE">
              <w:t>Номер документа</w:t>
            </w:r>
          </w:p>
        </w:tc>
        <w:tc>
          <w:tcPr>
            <w:tcW w:w="1106" w:type="pct"/>
          </w:tcPr>
          <w:p w14:paraId="59BE73B1" w14:textId="77777777" w:rsidR="00464EC3" w:rsidRPr="007036CE" w:rsidRDefault="00464EC3">
            <w:pPr>
              <w:pStyle w:val="GOSTTablenorm"/>
            </w:pPr>
            <w:r w:rsidRPr="007036CE">
              <w:t>NUM_DOC</w:t>
            </w:r>
          </w:p>
        </w:tc>
        <w:tc>
          <w:tcPr>
            <w:tcW w:w="1379" w:type="pct"/>
          </w:tcPr>
          <w:p w14:paraId="7A69409D" w14:textId="77777777" w:rsidR="00464EC3" w:rsidRPr="007036CE" w:rsidRDefault="00464EC3">
            <w:pPr>
              <w:pStyle w:val="GOSTTablenorm"/>
            </w:pPr>
            <w:r w:rsidRPr="007036CE">
              <w:t>-</w:t>
            </w:r>
          </w:p>
        </w:tc>
      </w:tr>
      <w:tr w:rsidR="00464EC3" w:rsidRPr="007036CE" w14:paraId="75DB4F6E" w14:textId="77777777" w:rsidTr="00B0621B">
        <w:tc>
          <w:tcPr>
            <w:tcW w:w="1106" w:type="pct"/>
          </w:tcPr>
          <w:p w14:paraId="71AA7F1D" w14:textId="77777777" w:rsidR="00464EC3" w:rsidRPr="007036CE" w:rsidRDefault="00464EC3">
            <w:pPr>
              <w:pStyle w:val="GOSTTablenorm"/>
              <w:rPr>
                <w:lang w:val="en-US"/>
              </w:rPr>
            </w:pPr>
            <w:r w:rsidRPr="007036CE">
              <w:t>Дата_документа</w:t>
            </w:r>
            <w:r w:rsidR="00142CBB" w:rsidRPr="007036CE">
              <w:rPr>
                <w:lang w:val="en-US"/>
              </w:rPr>
              <w:t>*</w:t>
            </w:r>
          </w:p>
        </w:tc>
        <w:tc>
          <w:tcPr>
            <w:tcW w:w="303" w:type="pct"/>
          </w:tcPr>
          <w:p w14:paraId="34DB63FC" w14:textId="77777777" w:rsidR="00464EC3" w:rsidRPr="007036CE" w:rsidRDefault="00464EC3">
            <w:pPr>
              <w:pStyle w:val="GOSTTablenorm"/>
            </w:pPr>
            <w:r w:rsidRPr="007036CE">
              <w:t>Нет</w:t>
            </w:r>
          </w:p>
        </w:tc>
        <w:tc>
          <w:tcPr>
            <w:tcW w:w="1106" w:type="pct"/>
          </w:tcPr>
          <w:p w14:paraId="5F979C7A" w14:textId="77777777" w:rsidR="00464EC3" w:rsidRPr="007036CE" w:rsidRDefault="00464EC3">
            <w:pPr>
              <w:pStyle w:val="GOSTTablenorm"/>
            </w:pPr>
            <w:r w:rsidRPr="007036CE">
              <w:t>Дата документа</w:t>
            </w:r>
          </w:p>
        </w:tc>
        <w:tc>
          <w:tcPr>
            <w:tcW w:w="1106" w:type="pct"/>
          </w:tcPr>
          <w:p w14:paraId="565ADDAB" w14:textId="77777777" w:rsidR="00464EC3" w:rsidRPr="007036CE" w:rsidRDefault="00464EC3">
            <w:pPr>
              <w:pStyle w:val="GOSTTablenorm"/>
            </w:pPr>
            <w:r w:rsidRPr="007036CE">
              <w:t>DATE_DOC</w:t>
            </w:r>
          </w:p>
        </w:tc>
        <w:tc>
          <w:tcPr>
            <w:tcW w:w="1379" w:type="pct"/>
          </w:tcPr>
          <w:p w14:paraId="76F6D1CB" w14:textId="77777777" w:rsidR="00464EC3" w:rsidRPr="007036CE" w:rsidRDefault="00464EC3">
            <w:pPr>
              <w:pStyle w:val="GOSTTablenorm"/>
            </w:pPr>
            <w:r w:rsidRPr="007036CE">
              <w:t>-</w:t>
            </w:r>
          </w:p>
        </w:tc>
      </w:tr>
      <w:tr w:rsidR="00464EC3" w:rsidRPr="007036CE" w14:paraId="3B64FBEF" w14:textId="77777777" w:rsidTr="00B0621B">
        <w:tc>
          <w:tcPr>
            <w:tcW w:w="1106" w:type="pct"/>
          </w:tcPr>
          <w:p w14:paraId="7983245F" w14:textId="77777777" w:rsidR="00464EC3" w:rsidRPr="007036CE" w:rsidRDefault="00464EC3">
            <w:pPr>
              <w:pStyle w:val="GOSTTablenorm"/>
            </w:pPr>
            <w:r w:rsidRPr="007036CE">
              <w:lastRenderedPageBreak/>
              <w:t>Вид_документа</w:t>
            </w:r>
          </w:p>
        </w:tc>
        <w:tc>
          <w:tcPr>
            <w:tcW w:w="303" w:type="pct"/>
          </w:tcPr>
          <w:p w14:paraId="371742A1" w14:textId="77777777" w:rsidR="00464EC3" w:rsidRPr="007036CE" w:rsidRDefault="00464EC3">
            <w:pPr>
              <w:pStyle w:val="GOSTTablenorm"/>
            </w:pPr>
            <w:r w:rsidRPr="007036CE">
              <w:t>Нет</w:t>
            </w:r>
          </w:p>
        </w:tc>
        <w:tc>
          <w:tcPr>
            <w:tcW w:w="1106" w:type="pct"/>
          </w:tcPr>
          <w:p w14:paraId="1263E68B" w14:textId="77777777" w:rsidR="00464EC3" w:rsidRPr="007036CE" w:rsidRDefault="00464EC3">
            <w:pPr>
              <w:pStyle w:val="GOSTTablenorm"/>
            </w:pPr>
            <w:r w:rsidRPr="007036CE">
              <w:t>Вид документа</w:t>
            </w:r>
          </w:p>
        </w:tc>
        <w:tc>
          <w:tcPr>
            <w:tcW w:w="1106" w:type="pct"/>
          </w:tcPr>
          <w:p w14:paraId="1D9023FC" w14:textId="77777777" w:rsidR="00464EC3" w:rsidRPr="007036CE" w:rsidRDefault="00464EC3">
            <w:pPr>
              <w:pStyle w:val="GOSTTablenorm"/>
            </w:pPr>
            <w:r w:rsidRPr="007036CE">
              <w:t>DOC_TYPE</w:t>
            </w:r>
          </w:p>
        </w:tc>
        <w:tc>
          <w:tcPr>
            <w:tcW w:w="1379" w:type="pct"/>
          </w:tcPr>
          <w:p w14:paraId="3DC14AF2" w14:textId="77777777" w:rsidR="00464EC3" w:rsidRPr="007036CE" w:rsidRDefault="00464EC3">
            <w:pPr>
              <w:pStyle w:val="GOSTTablenorm"/>
            </w:pPr>
            <w:r w:rsidRPr="007036CE">
              <w:t>-</w:t>
            </w:r>
          </w:p>
        </w:tc>
      </w:tr>
      <w:tr w:rsidR="00464EC3" w:rsidRPr="007036CE" w14:paraId="2E9F8A38" w14:textId="77777777" w:rsidTr="00B0621B">
        <w:tc>
          <w:tcPr>
            <w:tcW w:w="1106" w:type="pct"/>
          </w:tcPr>
          <w:p w14:paraId="2C21C762" w14:textId="77777777" w:rsidR="00464EC3" w:rsidRPr="007036CE" w:rsidRDefault="00464EC3">
            <w:pPr>
              <w:pStyle w:val="GOSTTablenorm"/>
            </w:pPr>
            <w:r w:rsidRPr="007036CE">
              <w:t>Уровень_конфиденциальности</w:t>
            </w:r>
          </w:p>
        </w:tc>
        <w:tc>
          <w:tcPr>
            <w:tcW w:w="303" w:type="pct"/>
          </w:tcPr>
          <w:p w14:paraId="26EABFFD" w14:textId="77777777" w:rsidR="00464EC3" w:rsidRPr="007036CE" w:rsidRDefault="00464EC3">
            <w:pPr>
              <w:pStyle w:val="GOSTTablenorm"/>
            </w:pPr>
            <w:r w:rsidRPr="007036CE">
              <w:t>Нет</w:t>
            </w:r>
          </w:p>
        </w:tc>
        <w:tc>
          <w:tcPr>
            <w:tcW w:w="1106" w:type="pct"/>
          </w:tcPr>
          <w:p w14:paraId="16D40808" w14:textId="77777777" w:rsidR="00464EC3" w:rsidRPr="007036CE" w:rsidRDefault="00464EC3">
            <w:pPr>
              <w:pStyle w:val="GOSTTablenorm"/>
            </w:pPr>
            <w:r w:rsidRPr="007036CE">
              <w:t>Уровень конфиденциальности</w:t>
            </w:r>
          </w:p>
        </w:tc>
        <w:tc>
          <w:tcPr>
            <w:tcW w:w="1106" w:type="pct"/>
          </w:tcPr>
          <w:p w14:paraId="5F44DA72" w14:textId="77777777" w:rsidR="00464EC3" w:rsidRPr="007036CE" w:rsidRDefault="00464EC3">
            <w:pPr>
              <w:pStyle w:val="GOSTTablenorm"/>
            </w:pPr>
            <w:r w:rsidRPr="007036CE">
              <w:t>ACCESSLEVEL</w:t>
            </w:r>
          </w:p>
        </w:tc>
        <w:tc>
          <w:tcPr>
            <w:tcW w:w="1379" w:type="pct"/>
          </w:tcPr>
          <w:p w14:paraId="6F7D2273" w14:textId="77777777" w:rsidR="00464EC3" w:rsidRPr="007036CE" w:rsidRDefault="00464EC3">
            <w:pPr>
              <w:pStyle w:val="GOSTTablenorm"/>
            </w:pPr>
            <w:r w:rsidRPr="007036CE">
              <w:t>-</w:t>
            </w:r>
          </w:p>
        </w:tc>
      </w:tr>
      <w:tr w:rsidR="00464EC3" w:rsidRPr="007036CE" w14:paraId="5604B536" w14:textId="77777777" w:rsidTr="00B0621B">
        <w:tc>
          <w:tcPr>
            <w:tcW w:w="1106" w:type="pct"/>
          </w:tcPr>
          <w:p w14:paraId="3986444F" w14:textId="77777777" w:rsidR="00464EC3" w:rsidRPr="007036CE" w:rsidRDefault="00464EC3">
            <w:pPr>
              <w:pStyle w:val="GOSTTablenorm"/>
            </w:pPr>
            <w:r w:rsidRPr="007036CE">
              <w:t>Наименование_документа</w:t>
            </w:r>
          </w:p>
        </w:tc>
        <w:tc>
          <w:tcPr>
            <w:tcW w:w="303" w:type="pct"/>
          </w:tcPr>
          <w:p w14:paraId="6EF76CDA" w14:textId="77777777" w:rsidR="00464EC3" w:rsidRPr="007036CE" w:rsidRDefault="00464EC3">
            <w:pPr>
              <w:pStyle w:val="GOSTTablenorm"/>
            </w:pPr>
            <w:r w:rsidRPr="007036CE">
              <w:t>Да</w:t>
            </w:r>
          </w:p>
        </w:tc>
        <w:tc>
          <w:tcPr>
            <w:tcW w:w="1106" w:type="pct"/>
          </w:tcPr>
          <w:p w14:paraId="2517E574" w14:textId="77777777" w:rsidR="00464EC3" w:rsidRPr="007036CE" w:rsidRDefault="00464EC3">
            <w:pPr>
              <w:pStyle w:val="GOSTTablenorm"/>
            </w:pPr>
            <w:r w:rsidRPr="007036CE">
              <w:t>Наименование документа</w:t>
            </w:r>
          </w:p>
        </w:tc>
        <w:tc>
          <w:tcPr>
            <w:tcW w:w="1106" w:type="pct"/>
          </w:tcPr>
          <w:p w14:paraId="20CA492B" w14:textId="77777777" w:rsidR="00464EC3" w:rsidRPr="007036CE" w:rsidRDefault="00464EC3">
            <w:pPr>
              <w:pStyle w:val="GOSTTablenorm"/>
            </w:pPr>
            <w:r w:rsidRPr="007036CE">
              <w:t>-</w:t>
            </w:r>
          </w:p>
        </w:tc>
        <w:tc>
          <w:tcPr>
            <w:tcW w:w="1379" w:type="pct"/>
          </w:tcPr>
          <w:p w14:paraId="0B65A8AD" w14:textId="77777777" w:rsidR="00464EC3" w:rsidRPr="007036CE" w:rsidRDefault="00464EC3">
            <w:pPr>
              <w:pStyle w:val="GOSTTablenorm"/>
            </w:pPr>
            <w:r w:rsidRPr="007036CE">
              <w:t>Наименование документа определяется по справочнику «Типы документов» с помощью значения атрибута Тип_документа (TypeDoc) из заголовка запроса</w:t>
            </w:r>
          </w:p>
        </w:tc>
      </w:tr>
      <w:tr w:rsidR="00464EC3" w:rsidRPr="007036CE" w14:paraId="241DE2CA" w14:textId="77777777" w:rsidTr="00B0621B">
        <w:tc>
          <w:tcPr>
            <w:tcW w:w="1106" w:type="pct"/>
          </w:tcPr>
          <w:p w14:paraId="0DA8B395" w14:textId="77777777" w:rsidR="00464EC3" w:rsidRPr="007036CE" w:rsidRDefault="00464EC3">
            <w:pPr>
              <w:pStyle w:val="GOSTTablenorm"/>
            </w:pPr>
            <w:r w:rsidRPr="007036CE">
              <w:t>Код_валюты</w:t>
            </w:r>
          </w:p>
        </w:tc>
        <w:tc>
          <w:tcPr>
            <w:tcW w:w="303" w:type="pct"/>
          </w:tcPr>
          <w:p w14:paraId="1BFE223D" w14:textId="77777777" w:rsidR="00464EC3" w:rsidRPr="007036CE" w:rsidRDefault="00464EC3">
            <w:pPr>
              <w:pStyle w:val="GOSTTablenorm"/>
            </w:pPr>
            <w:r w:rsidRPr="007036CE">
              <w:t>Да</w:t>
            </w:r>
          </w:p>
        </w:tc>
        <w:tc>
          <w:tcPr>
            <w:tcW w:w="1106" w:type="pct"/>
          </w:tcPr>
          <w:p w14:paraId="7F744018" w14:textId="77777777" w:rsidR="00464EC3" w:rsidRPr="007036CE" w:rsidRDefault="00464EC3">
            <w:pPr>
              <w:pStyle w:val="GOSTTablenorm"/>
            </w:pPr>
            <w:r w:rsidRPr="007036CE">
              <w:t>Код валюты</w:t>
            </w:r>
          </w:p>
        </w:tc>
        <w:tc>
          <w:tcPr>
            <w:tcW w:w="1106" w:type="pct"/>
          </w:tcPr>
          <w:p w14:paraId="29CBD2EE" w14:textId="77777777" w:rsidR="00464EC3" w:rsidRPr="007036CE" w:rsidRDefault="00464EC3">
            <w:pPr>
              <w:pStyle w:val="GOSTTablenorm"/>
            </w:pPr>
            <w:r w:rsidRPr="007036CE">
              <w:t>-</w:t>
            </w:r>
          </w:p>
        </w:tc>
        <w:tc>
          <w:tcPr>
            <w:tcW w:w="1379" w:type="pct"/>
          </w:tcPr>
          <w:p w14:paraId="0B67B1D5" w14:textId="77777777" w:rsidR="00464EC3" w:rsidRPr="007036CE" w:rsidRDefault="00464EC3">
            <w:pPr>
              <w:pStyle w:val="GOSTTablenorm"/>
            </w:pPr>
            <w:r w:rsidRPr="007036CE">
              <w:t>Указывается значение «643»</w:t>
            </w:r>
          </w:p>
        </w:tc>
      </w:tr>
      <w:tr w:rsidR="00CE3062" w:rsidRPr="007036CE" w14:paraId="62592E04" w14:textId="77777777" w:rsidTr="00B0621B">
        <w:tc>
          <w:tcPr>
            <w:tcW w:w="1106" w:type="pct"/>
          </w:tcPr>
          <w:p w14:paraId="299231E1" w14:textId="77777777" w:rsidR="00CE3062" w:rsidRPr="007036CE" w:rsidRDefault="00CE3062" w:rsidP="00CE3062">
            <w:pPr>
              <w:pStyle w:val="GOSTTablenorm"/>
            </w:pPr>
            <w:r w:rsidRPr="007036CE">
              <w:rPr>
                <w:szCs w:val="22"/>
              </w:rPr>
              <w:t>Код_валюты_учета</w:t>
            </w:r>
          </w:p>
        </w:tc>
        <w:tc>
          <w:tcPr>
            <w:tcW w:w="303" w:type="pct"/>
          </w:tcPr>
          <w:p w14:paraId="68905E0D" w14:textId="77777777" w:rsidR="00CE3062" w:rsidRPr="007036CE" w:rsidRDefault="00CE3062" w:rsidP="00CE3062">
            <w:pPr>
              <w:pStyle w:val="GOSTTablenorm"/>
            </w:pPr>
            <w:r w:rsidRPr="007036CE">
              <w:rPr>
                <w:szCs w:val="22"/>
              </w:rPr>
              <w:t>да</w:t>
            </w:r>
          </w:p>
        </w:tc>
        <w:tc>
          <w:tcPr>
            <w:tcW w:w="1106" w:type="pct"/>
          </w:tcPr>
          <w:p w14:paraId="05750659" w14:textId="77777777" w:rsidR="00CE3062" w:rsidRPr="007036CE" w:rsidRDefault="00CE3062" w:rsidP="00CE3062">
            <w:pPr>
              <w:pStyle w:val="GOSTTablenorm"/>
            </w:pPr>
            <w:r w:rsidRPr="007036CE">
              <w:rPr>
                <w:szCs w:val="22"/>
              </w:rPr>
              <w:t>Код валюты учета по ОКВ</w:t>
            </w:r>
          </w:p>
        </w:tc>
        <w:tc>
          <w:tcPr>
            <w:tcW w:w="1106" w:type="pct"/>
          </w:tcPr>
          <w:p w14:paraId="75812DD7" w14:textId="77777777" w:rsidR="00CE3062" w:rsidRPr="007036CE" w:rsidRDefault="00CE3062" w:rsidP="00CE3062">
            <w:pPr>
              <w:pStyle w:val="GOSTTablenorm"/>
            </w:pPr>
            <w:r w:rsidRPr="007036CE">
              <w:t>-</w:t>
            </w:r>
          </w:p>
        </w:tc>
        <w:tc>
          <w:tcPr>
            <w:tcW w:w="1379" w:type="pct"/>
          </w:tcPr>
          <w:p w14:paraId="77C88311" w14:textId="77777777" w:rsidR="00CE3062" w:rsidRPr="007036CE" w:rsidRDefault="00CE3062" w:rsidP="00CE3062">
            <w:pPr>
              <w:pStyle w:val="GOSTTablenorm"/>
            </w:pPr>
            <w:r w:rsidRPr="007036CE">
              <w:t>Указывается значение «643»</w:t>
            </w:r>
          </w:p>
        </w:tc>
      </w:tr>
      <w:tr w:rsidR="00CE3062" w:rsidRPr="007036CE" w14:paraId="6E94258E" w14:textId="77777777" w:rsidTr="00B0621B">
        <w:tc>
          <w:tcPr>
            <w:tcW w:w="1106" w:type="pct"/>
          </w:tcPr>
          <w:p w14:paraId="12473FA0" w14:textId="77777777" w:rsidR="00CE3062" w:rsidRPr="007036CE" w:rsidRDefault="00CE3062" w:rsidP="00CE3062">
            <w:pPr>
              <w:pStyle w:val="GOSTTablenorm"/>
            </w:pPr>
            <w:r w:rsidRPr="007036CE">
              <w:t>Код_бюджета</w:t>
            </w:r>
          </w:p>
        </w:tc>
        <w:tc>
          <w:tcPr>
            <w:tcW w:w="303" w:type="pct"/>
          </w:tcPr>
          <w:p w14:paraId="52608D61" w14:textId="77777777" w:rsidR="00CE3062" w:rsidRPr="007036CE" w:rsidRDefault="00CE3062" w:rsidP="00CE3062">
            <w:pPr>
              <w:pStyle w:val="GOSTTablenorm"/>
            </w:pPr>
            <w:r w:rsidRPr="007036CE">
              <w:t>Нет</w:t>
            </w:r>
          </w:p>
        </w:tc>
        <w:tc>
          <w:tcPr>
            <w:tcW w:w="1106" w:type="pct"/>
          </w:tcPr>
          <w:p w14:paraId="5D1C9B2D" w14:textId="77777777" w:rsidR="00CE3062" w:rsidRPr="007036CE" w:rsidRDefault="00CE3062" w:rsidP="00CE3062">
            <w:pPr>
              <w:pStyle w:val="GOSTTablenorm"/>
            </w:pPr>
            <w:r w:rsidRPr="007036CE">
              <w:t>Код бюджета</w:t>
            </w:r>
          </w:p>
        </w:tc>
        <w:tc>
          <w:tcPr>
            <w:tcW w:w="1106" w:type="pct"/>
          </w:tcPr>
          <w:p w14:paraId="2D79FE7E" w14:textId="77777777" w:rsidR="00CE3062" w:rsidRPr="007036CE" w:rsidRDefault="00CE3062" w:rsidP="00CE3062">
            <w:pPr>
              <w:pStyle w:val="GOSTTablenorm"/>
            </w:pPr>
            <w:r w:rsidRPr="007036CE">
              <w:t>BUDGET_CODE</w:t>
            </w:r>
          </w:p>
        </w:tc>
        <w:tc>
          <w:tcPr>
            <w:tcW w:w="1379" w:type="pct"/>
          </w:tcPr>
          <w:p w14:paraId="3C24E5E4" w14:textId="77777777" w:rsidR="00CE3062" w:rsidRPr="007036CE" w:rsidRDefault="00CE3062" w:rsidP="00CE3062">
            <w:pPr>
              <w:pStyle w:val="GOSTTablenorm"/>
            </w:pPr>
            <w:r w:rsidRPr="007036CE">
              <w:t>-</w:t>
            </w:r>
          </w:p>
        </w:tc>
      </w:tr>
      <w:tr w:rsidR="00CE3062" w:rsidRPr="007036CE" w14:paraId="31F1AC1B" w14:textId="77777777" w:rsidTr="00B0621B">
        <w:tc>
          <w:tcPr>
            <w:tcW w:w="1106" w:type="pct"/>
          </w:tcPr>
          <w:p w14:paraId="4471AE99" w14:textId="77777777" w:rsidR="00CE3062" w:rsidRPr="007036CE" w:rsidRDefault="00CE3062" w:rsidP="00CE3062">
            <w:pPr>
              <w:pStyle w:val="GOSTTablenorm"/>
            </w:pPr>
            <w:r w:rsidRPr="007036CE">
              <w:t>Тип_бюджета</w:t>
            </w:r>
          </w:p>
        </w:tc>
        <w:tc>
          <w:tcPr>
            <w:tcW w:w="303" w:type="pct"/>
          </w:tcPr>
          <w:p w14:paraId="584400B7" w14:textId="77777777" w:rsidR="00CE3062" w:rsidRPr="007036CE" w:rsidRDefault="00CE3062" w:rsidP="00CE3062">
            <w:pPr>
              <w:pStyle w:val="GOSTTablenorm"/>
            </w:pPr>
            <w:r w:rsidRPr="007036CE">
              <w:t>Да</w:t>
            </w:r>
          </w:p>
        </w:tc>
        <w:tc>
          <w:tcPr>
            <w:tcW w:w="1106" w:type="pct"/>
          </w:tcPr>
          <w:p w14:paraId="43DC6437" w14:textId="77777777" w:rsidR="00CE3062" w:rsidRPr="007036CE" w:rsidRDefault="00CE3062" w:rsidP="00CE3062">
            <w:pPr>
              <w:pStyle w:val="GOSTTablenorm"/>
            </w:pPr>
            <w:r w:rsidRPr="007036CE">
              <w:t>Тип бюджета</w:t>
            </w:r>
          </w:p>
        </w:tc>
        <w:tc>
          <w:tcPr>
            <w:tcW w:w="1106" w:type="pct"/>
          </w:tcPr>
          <w:p w14:paraId="78FD75DB" w14:textId="77777777" w:rsidR="00CE3062" w:rsidRPr="007036CE" w:rsidRDefault="00CE3062" w:rsidP="00CE3062">
            <w:pPr>
              <w:pStyle w:val="GOSTTablenorm"/>
            </w:pPr>
            <w:r w:rsidRPr="007036CE">
              <w:t>BUDGET_CODE</w:t>
            </w:r>
          </w:p>
        </w:tc>
        <w:tc>
          <w:tcPr>
            <w:tcW w:w="1379" w:type="pct"/>
          </w:tcPr>
          <w:p w14:paraId="2E9F57A2" w14:textId="77777777" w:rsidR="00CE3062" w:rsidRPr="007036CE" w:rsidRDefault="00CE3062" w:rsidP="00CE3062">
            <w:pPr>
              <w:pStyle w:val="GOSTTablenorm"/>
            </w:pPr>
            <w:r w:rsidRPr="007036CE">
              <w:t>Тип бюджета определяется по справочнику «Бюджеты» (поиск по значению «Код бюджета»)</w:t>
            </w:r>
          </w:p>
        </w:tc>
      </w:tr>
      <w:tr w:rsidR="00CE3062" w:rsidRPr="007036CE" w:rsidDel="0033398D" w14:paraId="0309EC47" w14:textId="7A388897" w:rsidTr="00B0621B">
        <w:trPr>
          <w:del w:id="12565" w:author="EXP-320404" w:date="2025-08-21T10:40:00Z"/>
        </w:trPr>
        <w:tc>
          <w:tcPr>
            <w:tcW w:w="1106" w:type="pct"/>
          </w:tcPr>
          <w:p w14:paraId="1F6461E0" w14:textId="44A5B8F2" w:rsidR="00CE3062" w:rsidRPr="007036CE" w:rsidDel="0033398D" w:rsidRDefault="00CE3062" w:rsidP="00CE3062">
            <w:pPr>
              <w:pStyle w:val="GOSTTablenorm"/>
              <w:rPr>
                <w:del w:id="12566" w:author="EXP-320404" w:date="2025-08-21T10:40:00Z"/>
              </w:rPr>
            </w:pPr>
            <w:del w:id="12567" w:author="EXP-320404" w:date="2025-08-21T10:40:00Z">
              <w:r w:rsidRPr="007036CE" w:rsidDel="0033398D">
                <w:delText>Дата_ввода_в_действие</w:delText>
              </w:r>
            </w:del>
          </w:p>
        </w:tc>
        <w:tc>
          <w:tcPr>
            <w:tcW w:w="303" w:type="pct"/>
          </w:tcPr>
          <w:p w14:paraId="690B8E96" w14:textId="24B506C4" w:rsidR="00CE3062" w:rsidRPr="007036CE" w:rsidDel="0033398D" w:rsidRDefault="00CE3062" w:rsidP="00CE3062">
            <w:pPr>
              <w:pStyle w:val="GOSTTablenorm"/>
              <w:rPr>
                <w:del w:id="12568" w:author="EXP-320404" w:date="2025-08-21T10:40:00Z"/>
              </w:rPr>
            </w:pPr>
            <w:del w:id="12569" w:author="EXP-320404" w:date="2025-08-21T10:40:00Z">
              <w:r w:rsidRPr="007036CE" w:rsidDel="0033398D">
                <w:delText>Нет</w:delText>
              </w:r>
            </w:del>
          </w:p>
        </w:tc>
        <w:tc>
          <w:tcPr>
            <w:tcW w:w="1106" w:type="pct"/>
          </w:tcPr>
          <w:p w14:paraId="7B6A03E1" w14:textId="4FD1416D" w:rsidR="00CE3062" w:rsidRPr="007036CE" w:rsidDel="0033398D" w:rsidRDefault="00CE3062" w:rsidP="00CE3062">
            <w:pPr>
              <w:pStyle w:val="GOSTTablenorm"/>
              <w:rPr>
                <w:del w:id="12570" w:author="EXP-320404" w:date="2025-08-21T10:40:00Z"/>
              </w:rPr>
            </w:pPr>
            <w:del w:id="12571" w:author="EXP-320404" w:date="2025-08-21T10:40:00Z">
              <w:r w:rsidRPr="007036CE" w:rsidDel="0033398D">
                <w:delText>Дата ввода в действие</w:delText>
              </w:r>
            </w:del>
          </w:p>
        </w:tc>
        <w:tc>
          <w:tcPr>
            <w:tcW w:w="1106" w:type="pct"/>
          </w:tcPr>
          <w:p w14:paraId="2D23C474" w14:textId="29C7E397" w:rsidR="00CE3062" w:rsidRPr="007036CE" w:rsidDel="0033398D" w:rsidRDefault="00CE3062" w:rsidP="00CE3062">
            <w:pPr>
              <w:pStyle w:val="GOSTTablenorm"/>
              <w:rPr>
                <w:del w:id="12572" w:author="EXP-320404" w:date="2025-08-21T10:40:00Z"/>
              </w:rPr>
            </w:pPr>
            <w:del w:id="12573" w:author="EXP-320404" w:date="2025-08-21T10:40:00Z">
              <w:r w:rsidRPr="007036CE" w:rsidDel="0033398D">
                <w:delText>EVENT_DATE</w:delText>
              </w:r>
            </w:del>
          </w:p>
        </w:tc>
        <w:tc>
          <w:tcPr>
            <w:tcW w:w="1379" w:type="pct"/>
          </w:tcPr>
          <w:p w14:paraId="50345767" w14:textId="78309106" w:rsidR="00CE3062" w:rsidRPr="007036CE" w:rsidDel="0033398D" w:rsidRDefault="00CE3062" w:rsidP="00CE3062">
            <w:pPr>
              <w:pStyle w:val="GOSTTablenorm"/>
              <w:rPr>
                <w:del w:id="12574" w:author="EXP-320404" w:date="2025-08-21T10:40:00Z"/>
              </w:rPr>
            </w:pPr>
            <w:del w:id="12575" w:author="EXP-320404" w:date="2025-08-21T10:40:00Z">
              <w:r w:rsidRPr="007036CE" w:rsidDel="0033398D">
                <w:delText>-</w:delText>
              </w:r>
            </w:del>
          </w:p>
        </w:tc>
      </w:tr>
      <w:tr w:rsidR="007D596A" w:rsidRPr="007036CE" w14:paraId="15BA7178" w14:textId="77777777" w:rsidTr="00B0621B">
        <w:tc>
          <w:tcPr>
            <w:tcW w:w="1106" w:type="pct"/>
          </w:tcPr>
          <w:p w14:paraId="2EBA1BD0" w14:textId="77777777" w:rsidR="007D596A" w:rsidRPr="007036CE" w:rsidRDefault="007D596A" w:rsidP="007D596A">
            <w:pPr>
              <w:pStyle w:val="GOSTTablenorm"/>
            </w:pPr>
            <w:r w:rsidRPr="007036CE">
              <w:t>Номер_ЛС</w:t>
            </w:r>
          </w:p>
        </w:tc>
        <w:tc>
          <w:tcPr>
            <w:tcW w:w="303" w:type="pct"/>
          </w:tcPr>
          <w:p w14:paraId="34C9C100" w14:textId="77777777" w:rsidR="007D596A" w:rsidRPr="007036CE" w:rsidRDefault="007D596A" w:rsidP="007D596A">
            <w:pPr>
              <w:pStyle w:val="GOSTTablenorm"/>
            </w:pPr>
            <w:r w:rsidRPr="007036CE">
              <w:t>Нет</w:t>
            </w:r>
          </w:p>
        </w:tc>
        <w:tc>
          <w:tcPr>
            <w:tcW w:w="1106" w:type="pct"/>
          </w:tcPr>
          <w:p w14:paraId="3AFDDD97" w14:textId="77777777" w:rsidR="007D596A" w:rsidRPr="007036CE" w:rsidRDefault="007D596A" w:rsidP="007D596A">
            <w:pPr>
              <w:pStyle w:val="GOSTTablenorm"/>
            </w:pPr>
            <w:r w:rsidRPr="007036CE">
              <w:t>ЛС</w:t>
            </w:r>
          </w:p>
        </w:tc>
        <w:tc>
          <w:tcPr>
            <w:tcW w:w="1106" w:type="pct"/>
          </w:tcPr>
          <w:p w14:paraId="382AB35C" w14:textId="77777777" w:rsidR="007D596A" w:rsidRPr="007036CE" w:rsidRDefault="007D596A" w:rsidP="007D596A">
            <w:pPr>
              <w:pStyle w:val="GOSTTablenorm"/>
            </w:pPr>
            <w:r w:rsidRPr="007036CE">
              <w:t>PA</w:t>
            </w:r>
          </w:p>
        </w:tc>
        <w:tc>
          <w:tcPr>
            <w:tcW w:w="1379" w:type="pct"/>
          </w:tcPr>
          <w:p w14:paraId="592FB187" w14:textId="77777777" w:rsidR="007D596A" w:rsidRPr="007036CE" w:rsidRDefault="007D596A" w:rsidP="007D596A">
            <w:pPr>
              <w:pStyle w:val="GOSTTablenorm"/>
            </w:pPr>
            <w:r w:rsidRPr="007036CE">
              <w:t>-</w:t>
            </w:r>
          </w:p>
        </w:tc>
      </w:tr>
      <w:tr w:rsidR="007D596A" w:rsidRPr="007036CE" w14:paraId="2DD45772" w14:textId="77777777" w:rsidTr="00B0621B">
        <w:tc>
          <w:tcPr>
            <w:tcW w:w="1106" w:type="pct"/>
          </w:tcPr>
          <w:p w14:paraId="2C9FD1E0" w14:textId="77777777" w:rsidR="007D596A" w:rsidRPr="007036CE" w:rsidRDefault="007D596A" w:rsidP="007D596A">
            <w:pPr>
              <w:pStyle w:val="GOSTTablenorm"/>
            </w:pPr>
            <w:r w:rsidRPr="007036CE">
              <w:t>Код_контура</w:t>
            </w:r>
          </w:p>
        </w:tc>
        <w:tc>
          <w:tcPr>
            <w:tcW w:w="303" w:type="pct"/>
          </w:tcPr>
          <w:p w14:paraId="0A434A95" w14:textId="77777777" w:rsidR="007D596A" w:rsidRPr="007036CE" w:rsidRDefault="007D596A" w:rsidP="007D596A">
            <w:pPr>
              <w:pStyle w:val="GOSTTablenorm"/>
            </w:pPr>
            <w:r w:rsidRPr="007036CE">
              <w:t>Нет</w:t>
            </w:r>
          </w:p>
        </w:tc>
        <w:tc>
          <w:tcPr>
            <w:tcW w:w="1106" w:type="pct"/>
          </w:tcPr>
          <w:p w14:paraId="5290DF30" w14:textId="77777777" w:rsidR="007D596A" w:rsidRPr="007036CE" w:rsidRDefault="007D596A" w:rsidP="007D596A">
            <w:pPr>
              <w:pStyle w:val="GOSTTablenorm"/>
            </w:pPr>
            <w:r w:rsidRPr="007036CE">
              <w:t>Контур</w:t>
            </w:r>
          </w:p>
        </w:tc>
        <w:tc>
          <w:tcPr>
            <w:tcW w:w="1106" w:type="pct"/>
          </w:tcPr>
          <w:p w14:paraId="1ACF22F6" w14:textId="77777777" w:rsidR="007D596A" w:rsidRPr="007036CE" w:rsidRDefault="007D596A" w:rsidP="007D596A">
            <w:pPr>
              <w:pStyle w:val="GOSTTablenorm"/>
            </w:pPr>
            <w:r w:rsidRPr="007036CE">
              <w:t>CONTUR</w:t>
            </w:r>
          </w:p>
        </w:tc>
        <w:tc>
          <w:tcPr>
            <w:tcW w:w="1379" w:type="pct"/>
          </w:tcPr>
          <w:p w14:paraId="177CE7C6" w14:textId="77777777" w:rsidR="007D596A" w:rsidRPr="007036CE" w:rsidRDefault="007D596A" w:rsidP="007D596A">
            <w:pPr>
              <w:pStyle w:val="GOSTTablenorm"/>
            </w:pPr>
            <w:r w:rsidRPr="007036CE">
              <w:t>-</w:t>
            </w:r>
          </w:p>
        </w:tc>
      </w:tr>
      <w:tr w:rsidR="00194707" w:rsidRPr="007036CE" w14:paraId="52256747" w14:textId="77777777" w:rsidTr="00B0621B">
        <w:tc>
          <w:tcPr>
            <w:tcW w:w="1106" w:type="pct"/>
          </w:tcPr>
          <w:p w14:paraId="462B72F3" w14:textId="77777777" w:rsidR="00194707" w:rsidRPr="007036CE" w:rsidRDefault="00194707" w:rsidP="00194707">
            <w:pPr>
              <w:pStyle w:val="GOSTTablenorm"/>
            </w:pPr>
            <w:r w:rsidRPr="007036CE">
              <w:t>Новый_бюджетный_цикл</w:t>
            </w:r>
          </w:p>
        </w:tc>
        <w:tc>
          <w:tcPr>
            <w:tcW w:w="303" w:type="pct"/>
          </w:tcPr>
          <w:p w14:paraId="0BE5B982" w14:textId="77777777" w:rsidR="00194707" w:rsidRPr="007036CE" w:rsidRDefault="00194707" w:rsidP="00194707">
            <w:pPr>
              <w:pStyle w:val="GOSTTablenorm"/>
            </w:pPr>
            <w:r w:rsidRPr="007036CE">
              <w:rPr>
                <w:szCs w:val="22"/>
              </w:rPr>
              <w:t>Нет</w:t>
            </w:r>
          </w:p>
        </w:tc>
        <w:tc>
          <w:tcPr>
            <w:tcW w:w="1106" w:type="pct"/>
          </w:tcPr>
          <w:p w14:paraId="070A72EB" w14:textId="77777777" w:rsidR="00194707" w:rsidRPr="007036CE" w:rsidRDefault="00194707" w:rsidP="00194707">
            <w:pPr>
              <w:pStyle w:val="GOSTTablenorm"/>
            </w:pPr>
            <w:r w:rsidRPr="007036CE">
              <w:t>Признак «Новый бюджетный цикл»</w:t>
            </w:r>
          </w:p>
        </w:tc>
        <w:tc>
          <w:tcPr>
            <w:tcW w:w="1106" w:type="pct"/>
          </w:tcPr>
          <w:p w14:paraId="36E747CF" w14:textId="77777777" w:rsidR="00194707" w:rsidRPr="007036CE" w:rsidRDefault="00194707" w:rsidP="00194707">
            <w:pPr>
              <w:pStyle w:val="GOSTTablenorm"/>
            </w:pPr>
            <w:r w:rsidRPr="007036CE">
              <w:rPr>
                <w:lang w:val="en-US"/>
              </w:rPr>
              <w:t>NBC</w:t>
            </w:r>
          </w:p>
        </w:tc>
        <w:tc>
          <w:tcPr>
            <w:tcW w:w="1379" w:type="pct"/>
          </w:tcPr>
          <w:p w14:paraId="61BAB101" w14:textId="77777777" w:rsidR="00194707" w:rsidRPr="007036CE" w:rsidRDefault="00194707" w:rsidP="00194707">
            <w:pPr>
              <w:pStyle w:val="GOSTTablenorm"/>
            </w:pPr>
            <w:r w:rsidRPr="007036CE">
              <w:rPr>
                <w:lang w:val="en-US"/>
              </w:rPr>
              <w:t>-</w:t>
            </w:r>
          </w:p>
        </w:tc>
      </w:tr>
      <w:tr w:rsidR="00194707" w:rsidRPr="007036CE" w14:paraId="5FB75847" w14:textId="77777777" w:rsidTr="00B0621B">
        <w:tc>
          <w:tcPr>
            <w:tcW w:w="1106" w:type="pct"/>
          </w:tcPr>
          <w:p w14:paraId="7FF7E88E" w14:textId="77777777" w:rsidR="00194707" w:rsidRPr="007036CE" w:rsidRDefault="00194707" w:rsidP="00194707">
            <w:pPr>
              <w:pStyle w:val="GOSTTablenorm"/>
            </w:pPr>
            <w:r w:rsidRPr="007036CE">
              <w:t>GUID_родит_документа</w:t>
            </w:r>
          </w:p>
        </w:tc>
        <w:tc>
          <w:tcPr>
            <w:tcW w:w="303" w:type="pct"/>
          </w:tcPr>
          <w:p w14:paraId="64A180A7" w14:textId="77777777" w:rsidR="00194707" w:rsidRPr="007036CE" w:rsidRDefault="00194707" w:rsidP="00194707">
            <w:pPr>
              <w:pStyle w:val="GOSTTablenorm"/>
            </w:pPr>
            <w:r w:rsidRPr="007036CE">
              <w:t>нет</w:t>
            </w:r>
          </w:p>
        </w:tc>
        <w:tc>
          <w:tcPr>
            <w:tcW w:w="1106" w:type="pct"/>
          </w:tcPr>
          <w:p w14:paraId="22D16441" w14:textId="77777777" w:rsidR="00194707" w:rsidRPr="007036CE" w:rsidRDefault="00194707" w:rsidP="00194707">
            <w:pPr>
              <w:pStyle w:val="GOSTTablenorm"/>
            </w:pPr>
            <w:r w:rsidRPr="007036CE">
              <w:t>Идентификатор документа-основания</w:t>
            </w:r>
          </w:p>
        </w:tc>
        <w:tc>
          <w:tcPr>
            <w:tcW w:w="1106" w:type="pct"/>
          </w:tcPr>
          <w:p w14:paraId="55FFE66E" w14:textId="10AD7851" w:rsidR="00194707" w:rsidRPr="007036CE" w:rsidRDefault="00194707" w:rsidP="00194707">
            <w:pPr>
              <w:pStyle w:val="GOSTTablenorm"/>
            </w:pPr>
            <w:r w:rsidRPr="007036CE">
              <w:rPr>
                <w:b/>
              </w:rPr>
              <w:t>ParentDoc:</w:t>
            </w:r>
            <w:r w:rsidRPr="007036CE">
              <w:rPr>
                <w:rFonts w:ascii="-apple-system" w:hAnsi="-apple-system"/>
                <w:sz w:val="21"/>
                <w:szCs w:val="21"/>
                <w:shd w:val="clear" w:color="auto" w:fill="FFFFFF"/>
              </w:rPr>
              <w:t>GUIDPRNT</w:t>
            </w:r>
          </w:p>
        </w:tc>
        <w:tc>
          <w:tcPr>
            <w:tcW w:w="1379" w:type="pct"/>
          </w:tcPr>
          <w:p w14:paraId="5537FB7A" w14:textId="77777777" w:rsidR="00194707" w:rsidRPr="007036CE" w:rsidRDefault="00194707" w:rsidP="00194707">
            <w:pPr>
              <w:pStyle w:val="GOSTTablenorm"/>
            </w:pPr>
            <w:r w:rsidRPr="007036CE">
              <w:t>-</w:t>
            </w:r>
          </w:p>
        </w:tc>
      </w:tr>
      <w:tr w:rsidR="00194707" w:rsidRPr="007036CE" w14:paraId="79B153A9" w14:textId="77777777" w:rsidTr="00B0621B">
        <w:tc>
          <w:tcPr>
            <w:tcW w:w="1106" w:type="pct"/>
          </w:tcPr>
          <w:p w14:paraId="17C27748" w14:textId="77777777" w:rsidR="00194707" w:rsidRPr="007036CE" w:rsidRDefault="00194707" w:rsidP="00194707">
            <w:pPr>
              <w:pStyle w:val="GOSTTablenorm"/>
            </w:pPr>
            <w:r w:rsidRPr="007036CE">
              <w:t>Номер_родит_документа</w:t>
            </w:r>
          </w:p>
        </w:tc>
        <w:tc>
          <w:tcPr>
            <w:tcW w:w="303" w:type="pct"/>
          </w:tcPr>
          <w:p w14:paraId="1A66D6AE" w14:textId="77777777" w:rsidR="00194707" w:rsidRPr="007036CE" w:rsidRDefault="00194707" w:rsidP="00194707">
            <w:pPr>
              <w:pStyle w:val="GOSTTablenorm"/>
            </w:pPr>
            <w:r w:rsidRPr="007036CE">
              <w:t>нет</w:t>
            </w:r>
          </w:p>
        </w:tc>
        <w:tc>
          <w:tcPr>
            <w:tcW w:w="1106" w:type="pct"/>
          </w:tcPr>
          <w:p w14:paraId="76469CA9" w14:textId="77777777" w:rsidR="00194707" w:rsidRPr="007036CE" w:rsidRDefault="00194707" w:rsidP="00194707">
            <w:pPr>
              <w:pStyle w:val="GOSTTablenorm"/>
            </w:pPr>
            <w:r w:rsidRPr="007036CE">
              <w:t>Номер документа-основания</w:t>
            </w:r>
          </w:p>
        </w:tc>
        <w:tc>
          <w:tcPr>
            <w:tcW w:w="1106" w:type="pct"/>
          </w:tcPr>
          <w:p w14:paraId="0DF4FC3A" w14:textId="566CCCA0" w:rsidR="00194707" w:rsidRPr="007036CE" w:rsidRDefault="00194707" w:rsidP="00194707">
            <w:pPr>
              <w:pStyle w:val="GOSTTablenorm"/>
            </w:pPr>
            <w:r w:rsidRPr="007036CE">
              <w:rPr>
                <w:b/>
              </w:rPr>
              <w:t>ParentDoc:</w:t>
            </w:r>
            <w:r w:rsidRPr="007036CE">
              <w:rPr>
                <w:rFonts w:ascii="-apple-system" w:hAnsi="-apple-system"/>
                <w:sz w:val="21"/>
                <w:szCs w:val="21"/>
                <w:shd w:val="clear" w:color="auto" w:fill="FFFFFF"/>
                <w:lang w:val="en-US"/>
              </w:rPr>
              <w:t>NUM</w:t>
            </w:r>
            <w:r w:rsidRPr="007036CE">
              <w:rPr>
                <w:rFonts w:ascii="-apple-system" w:hAnsi="-apple-system"/>
                <w:sz w:val="21"/>
                <w:szCs w:val="21"/>
                <w:shd w:val="clear" w:color="auto" w:fill="FFFFFF"/>
              </w:rPr>
              <w:t>PRNT</w:t>
            </w:r>
          </w:p>
        </w:tc>
        <w:tc>
          <w:tcPr>
            <w:tcW w:w="1379" w:type="pct"/>
          </w:tcPr>
          <w:p w14:paraId="0A7D083A" w14:textId="77777777" w:rsidR="00194707" w:rsidRPr="007036CE" w:rsidRDefault="00194707" w:rsidP="00194707">
            <w:pPr>
              <w:pStyle w:val="GOSTTablenorm"/>
            </w:pPr>
            <w:r w:rsidRPr="007036CE">
              <w:t>-</w:t>
            </w:r>
          </w:p>
        </w:tc>
      </w:tr>
      <w:tr w:rsidR="00194707" w:rsidRPr="007036CE" w14:paraId="246567F6" w14:textId="77777777" w:rsidTr="00B0621B">
        <w:tc>
          <w:tcPr>
            <w:tcW w:w="1106" w:type="pct"/>
          </w:tcPr>
          <w:p w14:paraId="22E37C3F" w14:textId="77777777" w:rsidR="00194707" w:rsidRPr="007036CE" w:rsidRDefault="00194707" w:rsidP="00194707">
            <w:pPr>
              <w:pStyle w:val="GOSTTablenorm"/>
            </w:pPr>
            <w:r w:rsidRPr="007036CE">
              <w:t>Дата_родит_документа</w:t>
            </w:r>
          </w:p>
        </w:tc>
        <w:tc>
          <w:tcPr>
            <w:tcW w:w="303" w:type="pct"/>
          </w:tcPr>
          <w:p w14:paraId="0C224E7D" w14:textId="77777777" w:rsidR="00194707" w:rsidRPr="007036CE" w:rsidRDefault="00194707" w:rsidP="00194707">
            <w:pPr>
              <w:pStyle w:val="GOSTTablenorm"/>
            </w:pPr>
            <w:r w:rsidRPr="007036CE">
              <w:t>нет</w:t>
            </w:r>
          </w:p>
        </w:tc>
        <w:tc>
          <w:tcPr>
            <w:tcW w:w="1106" w:type="pct"/>
          </w:tcPr>
          <w:p w14:paraId="1B29BD78" w14:textId="77777777" w:rsidR="00194707" w:rsidRPr="007036CE" w:rsidRDefault="00194707" w:rsidP="00194707">
            <w:pPr>
              <w:pStyle w:val="GOSTTablenorm"/>
            </w:pPr>
            <w:r w:rsidRPr="007036CE">
              <w:t>Дата документа-основания</w:t>
            </w:r>
          </w:p>
        </w:tc>
        <w:tc>
          <w:tcPr>
            <w:tcW w:w="1106" w:type="pct"/>
          </w:tcPr>
          <w:p w14:paraId="2B5676F1" w14:textId="6E05EA97" w:rsidR="00194707" w:rsidRPr="007036CE" w:rsidRDefault="00194707" w:rsidP="00194707">
            <w:pPr>
              <w:pStyle w:val="GOSTTablenorm"/>
            </w:pPr>
            <w:r w:rsidRPr="007036CE">
              <w:rPr>
                <w:b/>
              </w:rPr>
              <w:t>ParentDoc:</w:t>
            </w:r>
            <w:r w:rsidRPr="007036CE">
              <w:rPr>
                <w:rFonts w:ascii="-apple-system" w:hAnsi="-apple-system"/>
                <w:sz w:val="21"/>
                <w:szCs w:val="21"/>
                <w:shd w:val="clear" w:color="auto" w:fill="FFFFFF"/>
                <w:lang w:val="en-US"/>
              </w:rPr>
              <w:t>DATEPRNT</w:t>
            </w:r>
          </w:p>
        </w:tc>
        <w:tc>
          <w:tcPr>
            <w:tcW w:w="1379" w:type="pct"/>
          </w:tcPr>
          <w:p w14:paraId="2F1DC6EE" w14:textId="77777777" w:rsidR="00194707" w:rsidRPr="007036CE" w:rsidRDefault="00194707" w:rsidP="00194707">
            <w:pPr>
              <w:pStyle w:val="GOSTTablenorm"/>
            </w:pPr>
            <w:r w:rsidRPr="007036CE">
              <w:t>-</w:t>
            </w:r>
          </w:p>
        </w:tc>
      </w:tr>
      <w:tr w:rsidR="00194707" w:rsidRPr="007036CE" w14:paraId="0B6B2C74" w14:textId="77777777" w:rsidTr="00B0621B">
        <w:tc>
          <w:tcPr>
            <w:tcW w:w="1106" w:type="pct"/>
          </w:tcPr>
          <w:p w14:paraId="6152177D" w14:textId="77777777" w:rsidR="00194707" w:rsidRPr="007036CE" w:rsidRDefault="00194707" w:rsidP="00194707">
            <w:pPr>
              <w:pStyle w:val="GOSTTablenorm"/>
            </w:pPr>
            <w:r w:rsidRPr="007036CE">
              <w:t>Тип_родит_документа</w:t>
            </w:r>
          </w:p>
        </w:tc>
        <w:tc>
          <w:tcPr>
            <w:tcW w:w="303" w:type="pct"/>
          </w:tcPr>
          <w:p w14:paraId="255C0F6C" w14:textId="77777777" w:rsidR="00194707" w:rsidRPr="007036CE" w:rsidRDefault="00194707" w:rsidP="00194707">
            <w:pPr>
              <w:pStyle w:val="GOSTTablenorm"/>
            </w:pPr>
            <w:r w:rsidRPr="007036CE">
              <w:t>нет</w:t>
            </w:r>
          </w:p>
        </w:tc>
        <w:tc>
          <w:tcPr>
            <w:tcW w:w="1106" w:type="pct"/>
          </w:tcPr>
          <w:p w14:paraId="57C8631F" w14:textId="77777777" w:rsidR="00194707" w:rsidRPr="007036CE" w:rsidRDefault="00194707" w:rsidP="00194707">
            <w:pPr>
              <w:pStyle w:val="GOSTTablenorm"/>
            </w:pPr>
            <w:r w:rsidRPr="007036CE">
              <w:t>Тип документа-основания</w:t>
            </w:r>
          </w:p>
        </w:tc>
        <w:tc>
          <w:tcPr>
            <w:tcW w:w="1106" w:type="pct"/>
          </w:tcPr>
          <w:p w14:paraId="3D8F81A4" w14:textId="123DF9E2" w:rsidR="00194707" w:rsidRPr="007036CE" w:rsidRDefault="00194707" w:rsidP="00194707">
            <w:pPr>
              <w:pStyle w:val="GOSTTablenorm"/>
            </w:pPr>
            <w:r w:rsidRPr="007036CE">
              <w:rPr>
                <w:b/>
              </w:rPr>
              <w:t>ParentDoc:</w:t>
            </w:r>
            <w:r w:rsidRPr="007036CE">
              <w:rPr>
                <w:rFonts w:ascii="-apple-system" w:hAnsi="-apple-system"/>
                <w:sz w:val="21"/>
                <w:szCs w:val="21"/>
                <w:shd w:val="clear" w:color="auto" w:fill="FFFFFF"/>
                <w:lang w:val="en-US"/>
              </w:rPr>
              <w:t>TYPEPRNT</w:t>
            </w:r>
          </w:p>
        </w:tc>
        <w:tc>
          <w:tcPr>
            <w:tcW w:w="1379" w:type="pct"/>
          </w:tcPr>
          <w:p w14:paraId="456D4133" w14:textId="77777777" w:rsidR="00194707" w:rsidRPr="007036CE" w:rsidRDefault="00194707" w:rsidP="00194707">
            <w:pPr>
              <w:pStyle w:val="GOSTTablenorm"/>
            </w:pPr>
            <w:r w:rsidRPr="007036CE">
              <w:t>-</w:t>
            </w:r>
          </w:p>
        </w:tc>
      </w:tr>
      <w:tr w:rsidR="00194707" w:rsidRPr="007036CE" w14:paraId="1219E3AA" w14:textId="77777777" w:rsidTr="00B0621B">
        <w:tc>
          <w:tcPr>
            <w:tcW w:w="1106" w:type="pct"/>
          </w:tcPr>
          <w:p w14:paraId="29951956" w14:textId="77777777" w:rsidR="00194707" w:rsidRPr="007036CE" w:rsidRDefault="00194707" w:rsidP="00194707">
            <w:pPr>
              <w:pStyle w:val="GOSTTablenorm"/>
            </w:pPr>
            <w:r w:rsidRPr="007036CE">
              <w:lastRenderedPageBreak/>
              <w:t>Раздел</w:t>
            </w:r>
          </w:p>
        </w:tc>
        <w:tc>
          <w:tcPr>
            <w:tcW w:w="303" w:type="pct"/>
          </w:tcPr>
          <w:p w14:paraId="57F9BEC0" w14:textId="77777777" w:rsidR="00194707" w:rsidRPr="007036CE" w:rsidRDefault="00194707" w:rsidP="00194707">
            <w:pPr>
              <w:pStyle w:val="GOSTTablenorm"/>
            </w:pPr>
            <w:r w:rsidRPr="007036CE">
              <w:t>Нет</w:t>
            </w:r>
          </w:p>
        </w:tc>
        <w:tc>
          <w:tcPr>
            <w:tcW w:w="1106" w:type="pct"/>
          </w:tcPr>
          <w:p w14:paraId="2317A2AB" w14:textId="77777777" w:rsidR="00194707" w:rsidRPr="007036CE" w:rsidRDefault="00194707" w:rsidP="00194707">
            <w:pPr>
              <w:pStyle w:val="GOSTTablenorm"/>
            </w:pPr>
            <w:r w:rsidRPr="007036CE">
              <w:t>Раздел</w:t>
            </w:r>
          </w:p>
        </w:tc>
        <w:tc>
          <w:tcPr>
            <w:tcW w:w="1106" w:type="pct"/>
          </w:tcPr>
          <w:p w14:paraId="5CC84892" w14:textId="77777777" w:rsidR="00194707" w:rsidRPr="007036CE" w:rsidRDefault="00194707" w:rsidP="00194707">
            <w:pPr>
              <w:pStyle w:val="GOSTTablenorm"/>
              <w:rPr>
                <w:lang w:val="en-US"/>
              </w:rPr>
            </w:pPr>
            <w:r w:rsidRPr="007036CE">
              <w:rPr>
                <w:b/>
                <w:szCs w:val="24"/>
                <w:lang w:val="en-US"/>
              </w:rPr>
              <w:t>SECTION_1:</w:t>
            </w:r>
            <w:r w:rsidRPr="007036CE">
              <w:rPr>
                <w:lang w:val="en-US"/>
              </w:rPr>
              <w:t>SECTION_TYPE</w:t>
            </w:r>
          </w:p>
          <w:p w14:paraId="0A94E9B3" w14:textId="77777777" w:rsidR="00194707" w:rsidRPr="007036CE" w:rsidRDefault="00194707" w:rsidP="00194707">
            <w:pPr>
              <w:pStyle w:val="GOSTTablenorm"/>
              <w:rPr>
                <w:szCs w:val="24"/>
                <w:lang w:val="en-US"/>
              </w:rPr>
            </w:pPr>
            <w:r w:rsidRPr="007036CE">
              <w:rPr>
                <w:b/>
                <w:szCs w:val="24"/>
                <w:lang w:val="en-US"/>
              </w:rPr>
              <w:t>SECTION_2:</w:t>
            </w:r>
            <w:r w:rsidRPr="007036CE">
              <w:rPr>
                <w:szCs w:val="24"/>
                <w:lang w:val="en-US"/>
              </w:rPr>
              <w:t>SECTION_TYPE</w:t>
            </w:r>
          </w:p>
          <w:p w14:paraId="0DD637A5" w14:textId="77777777" w:rsidR="00194707" w:rsidRPr="007036CE" w:rsidRDefault="00194707" w:rsidP="00194707">
            <w:pPr>
              <w:pStyle w:val="GOSTTablenorm"/>
            </w:pPr>
            <w:r w:rsidRPr="007036CE">
              <w:rPr>
                <w:b/>
                <w:szCs w:val="24"/>
                <w:lang w:val="en-US"/>
              </w:rPr>
              <w:t>SECTION_3</w:t>
            </w:r>
            <w:r w:rsidRPr="007036CE">
              <w:rPr>
                <w:b/>
                <w:szCs w:val="24"/>
              </w:rPr>
              <w:t>:</w:t>
            </w:r>
            <w:r w:rsidRPr="007036CE">
              <w:rPr>
                <w:szCs w:val="24"/>
                <w:lang w:val="en-US"/>
              </w:rPr>
              <w:t>SECTION_TYPE</w:t>
            </w:r>
          </w:p>
        </w:tc>
        <w:tc>
          <w:tcPr>
            <w:tcW w:w="1379" w:type="pct"/>
          </w:tcPr>
          <w:p w14:paraId="6E217095" w14:textId="77777777" w:rsidR="00194707" w:rsidRPr="007036CE" w:rsidRDefault="00194707" w:rsidP="00194707">
            <w:pPr>
              <w:pStyle w:val="GOSTTablenorm"/>
              <w:rPr>
                <w:szCs w:val="22"/>
              </w:rPr>
            </w:pPr>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t>SECTION_TYPE</w:t>
            </w:r>
          </w:p>
          <w:p w14:paraId="13E8F473" w14:textId="77777777" w:rsidR="00194707" w:rsidRPr="007036CE" w:rsidRDefault="00194707" w:rsidP="00194707">
            <w:pPr>
              <w:pStyle w:val="GOSTTablenorm"/>
              <w:rPr>
                <w:szCs w:val="22"/>
              </w:rPr>
            </w:pPr>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t>SECTION_TYPE</w:t>
            </w:r>
          </w:p>
          <w:p w14:paraId="6AF69E0A" w14:textId="2872D82E" w:rsidR="00194707" w:rsidRPr="007036CE" w:rsidRDefault="00194707" w:rsidP="00194707">
            <w:pPr>
              <w:pStyle w:val="GOSTTablenorm"/>
            </w:pPr>
            <w:r w:rsidRPr="007036CE">
              <w:t>При обработке раздела 3 заполняется из тега</w:t>
            </w:r>
            <w:r w:rsidRPr="007036CE">
              <w:rPr>
                <w:b/>
                <w:szCs w:val="24"/>
              </w:rPr>
              <w:t xml:space="preserve"> </w:t>
            </w:r>
            <w:r w:rsidRPr="007036CE">
              <w:rPr>
                <w:b/>
                <w:szCs w:val="24"/>
                <w:lang w:val="en-US"/>
              </w:rPr>
              <w:t>SECTION</w:t>
            </w:r>
            <w:r w:rsidRPr="007036CE">
              <w:rPr>
                <w:b/>
                <w:szCs w:val="24"/>
              </w:rPr>
              <w:t>_3:</w:t>
            </w:r>
            <w:r w:rsidRPr="007036CE">
              <w:t>SECTION_TYPE</w:t>
            </w:r>
          </w:p>
        </w:tc>
      </w:tr>
      <w:tr w:rsidR="0033398D" w:rsidRPr="007036CE" w14:paraId="29B423F5" w14:textId="77777777" w:rsidTr="00B0621B">
        <w:tc>
          <w:tcPr>
            <w:tcW w:w="1106" w:type="pct"/>
          </w:tcPr>
          <w:p w14:paraId="024EB38B" w14:textId="07A2EDE6" w:rsidR="0033398D" w:rsidRPr="007036CE" w:rsidRDefault="0033398D" w:rsidP="0033398D">
            <w:pPr>
              <w:pStyle w:val="GOSTTablenorm"/>
            </w:pPr>
            <w:ins w:id="12576" w:author="EXP-320404" w:date="2025-08-21T10:40:00Z">
              <w:r w:rsidRPr="007036CE">
                <w:t>Дата_ввода_в_действие</w:t>
              </w:r>
            </w:ins>
          </w:p>
        </w:tc>
        <w:tc>
          <w:tcPr>
            <w:tcW w:w="303" w:type="pct"/>
          </w:tcPr>
          <w:p w14:paraId="204A9E1C" w14:textId="37122F4C" w:rsidR="0033398D" w:rsidRPr="007036CE" w:rsidRDefault="0033398D" w:rsidP="0033398D">
            <w:pPr>
              <w:pStyle w:val="GOSTTablenorm"/>
            </w:pPr>
            <w:ins w:id="12577" w:author="EXP-320404" w:date="2025-08-21T10:40:00Z">
              <w:r w:rsidRPr="007036CE">
                <w:t>Да</w:t>
              </w:r>
            </w:ins>
          </w:p>
        </w:tc>
        <w:tc>
          <w:tcPr>
            <w:tcW w:w="1106" w:type="pct"/>
          </w:tcPr>
          <w:p w14:paraId="69A05E01" w14:textId="16079DA0" w:rsidR="0033398D" w:rsidRPr="007036CE" w:rsidRDefault="0033398D" w:rsidP="0033398D">
            <w:pPr>
              <w:pStyle w:val="GOSTTablenorm"/>
            </w:pPr>
            <w:ins w:id="12578" w:author="EXP-320404" w:date="2025-08-21T10:40:00Z">
              <w:r w:rsidRPr="007036CE">
                <w:t>Дата ввода в действие</w:t>
              </w:r>
            </w:ins>
          </w:p>
        </w:tc>
        <w:tc>
          <w:tcPr>
            <w:tcW w:w="1106" w:type="pct"/>
          </w:tcPr>
          <w:p w14:paraId="0DE1ACD2" w14:textId="67CD62C7" w:rsidR="00143EF4" w:rsidRPr="007036CE" w:rsidRDefault="00143EF4" w:rsidP="0033398D">
            <w:pPr>
              <w:pStyle w:val="GOSTTablenorm"/>
              <w:rPr>
                <w:ins w:id="12579" w:author="EXP-320404" w:date="2025-08-21T12:46:00Z"/>
              </w:rPr>
            </w:pPr>
            <w:ins w:id="12580" w:author="EXP-320404" w:date="2025-08-21T12:46:00Z">
              <w:r w:rsidRPr="007036CE">
                <w:t>SettlementDate</w:t>
              </w:r>
            </w:ins>
          </w:p>
          <w:p w14:paraId="4843484B" w14:textId="2EE121FD" w:rsidR="0033398D" w:rsidRPr="007036CE" w:rsidRDefault="0033398D" w:rsidP="0033398D">
            <w:pPr>
              <w:pStyle w:val="GOSTTablenorm"/>
              <w:rPr>
                <w:b/>
                <w:szCs w:val="24"/>
                <w:lang w:val="en-US"/>
              </w:rPr>
            </w:pPr>
            <w:ins w:id="12581" w:author="EXP-320404" w:date="2025-08-21T10:40:00Z">
              <w:r w:rsidRPr="007036CE">
                <w:t>EVENT_DATE</w:t>
              </w:r>
            </w:ins>
          </w:p>
        </w:tc>
        <w:tc>
          <w:tcPr>
            <w:tcW w:w="1379" w:type="pct"/>
          </w:tcPr>
          <w:p w14:paraId="2D1B2DDD" w14:textId="69C81E14" w:rsidR="0033398D" w:rsidRPr="007036CE" w:rsidRDefault="0033398D" w:rsidP="0033398D">
            <w:pPr>
              <w:pStyle w:val="GOSTTablenorm"/>
              <w:rPr>
                <w:ins w:id="12582" w:author="EXP-320404" w:date="2025-08-21T12:44:00Z"/>
              </w:rPr>
            </w:pPr>
            <w:ins w:id="12583" w:author="EXP-320404" w:date="2025-08-21T10:41:00Z">
              <w:r w:rsidRPr="007036CE">
                <w:t>При обработке раздела 1 и раздела 2 заполняется из заголовочного тега SettlementDate</w:t>
              </w:r>
            </w:ins>
          </w:p>
          <w:p w14:paraId="58394FB8" w14:textId="3C1E109E" w:rsidR="00143EF4" w:rsidRPr="007036CE" w:rsidRDefault="00143EF4" w:rsidP="0033398D">
            <w:pPr>
              <w:pStyle w:val="GOSTTablenorm"/>
            </w:pPr>
            <w:ins w:id="12584" w:author="EXP-320404" w:date="2025-08-21T12:44:00Z">
              <w:r w:rsidRPr="007036CE">
                <w:t>При обработке раздела 3 заполняется из тэга</w:t>
              </w:r>
            </w:ins>
            <w:ins w:id="12585" w:author="EXP-320404" w:date="2025-08-21T12:45:00Z">
              <w:r w:rsidRPr="007036CE">
                <w:t xml:space="preserve"> EVENT_DATE</w:t>
              </w:r>
            </w:ins>
          </w:p>
        </w:tc>
      </w:tr>
      <w:tr w:rsidR="0033398D" w:rsidRPr="007036CE" w14:paraId="26633562" w14:textId="77777777" w:rsidTr="00B0621B">
        <w:tc>
          <w:tcPr>
            <w:tcW w:w="1106" w:type="pct"/>
          </w:tcPr>
          <w:p w14:paraId="063FB851" w14:textId="77777777" w:rsidR="0033398D" w:rsidRPr="007036CE" w:rsidRDefault="0033398D" w:rsidP="0033398D">
            <w:pPr>
              <w:pStyle w:val="GOSTTablenorm"/>
            </w:pPr>
            <w:r w:rsidRPr="007036CE">
              <w:t>Номер_строки</w:t>
            </w:r>
          </w:p>
        </w:tc>
        <w:tc>
          <w:tcPr>
            <w:tcW w:w="303" w:type="pct"/>
          </w:tcPr>
          <w:p w14:paraId="558EC0CF" w14:textId="77777777" w:rsidR="0033398D" w:rsidRPr="007036CE" w:rsidRDefault="0033398D" w:rsidP="0033398D">
            <w:pPr>
              <w:pStyle w:val="GOSTTablenorm"/>
            </w:pPr>
            <w:r w:rsidRPr="007036CE">
              <w:t>Нет</w:t>
            </w:r>
          </w:p>
        </w:tc>
        <w:tc>
          <w:tcPr>
            <w:tcW w:w="1106" w:type="pct"/>
          </w:tcPr>
          <w:p w14:paraId="6087A6AE" w14:textId="77777777" w:rsidR="0033398D" w:rsidRPr="007036CE" w:rsidRDefault="0033398D" w:rsidP="0033398D">
            <w:pPr>
              <w:pStyle w:val="GOSTTablenorm"/>
            </w:pPr>
            <w:r w:rsidRPr="007036CE">
              <w:t>Номер строки</w:t>
            </w:r>
          </w:p>
        </w:tc>
        <w:tc>
          <w:tcPr>
            <w:tcW w:w="1106" w:type="pct"/>
          </w:tcPr>
          <w:p w14:paraId="4F12471D" w14:textId="77777777" w:rsidR="0033398D" w:rsidRPr="007036CE" w:rsidRDefault="0033398D" w:rsidP="0033398D">
            <w:pPr>
              <w:pStyle w:val="GOSTTablenorm"/>
              <w:rPr>
                <w:lang w:val="en-US"/>
              </w:rPr>
            </w:pPr>
            <w:r w:rsidRPr="007036CE">
              <w:rPr>
                <w:b/>
                <w:szCs w:val="24"/>
                <w:lang w:val="en-US"/>
              </w:rPr>
              <w:t>SECTION_1:</w:t>
            </w:r>
            <w:r w:rsidRPr="007036CE">
              <w:rPr>
                <w:lang w:val="en-US"/>
              </w:rPr>
              <w:t>NUMBROW</w:t>
            </w:r>
          </w:p>
          <w:p w14:paraId="0B3EFE94" w14:textId="77777777" w:rsidR="0033398D" w:rsidRPr="007036CE" w:rsidRDefault="0033398D" w:rsidP="0033398D">
            <w:pPr>
              <w:pStyle w:val="GOSTTablenorm"/>
              <w:rPr>
                <w:szCs w:val="24"/>
                <w:lang w:val="en-US"/>
              </w:rPr>
            </w:pPr>
            <w:r w:rsidRPr="007036CE">
              <w:rPr>
                <w:b/>
                <w:szCs w:val="24"/>
                <w:lang w:val="en-US"/>
              </w:rPr>
              <w:t>SECTION_2:</w:t>
            </w:r>
            <w:r w:rsidRPr="007036CE">
              <w:rPr>
                <w:szCs w:val="24"/>
                <w:lang w:val="en-US"/>
              </w:rPr>
              <w:t>NUMBROW</w:t>
            </w:r>
          </w:p>
          <w:p w14:paraId="0AB91B7B" w14:textId="77777777" w:rsidR="0033398D" w:rsidRPr="007036CE" w:rsidRDefault="0033398D" w:rsidP="0033398D">
            <w:pPr>
              <w:pStyle w:val="GOSTTablenorm"/>
              <w:rPr>
                <w:lang w:val="en-US"/>
              </w:rPr>
            </w:pPr>
            <w:r w:rsidRPr="007036CE">
              <w:rPr>
                <w:b/>
                <w:szCs w:val="24"/>
                <w:lang w:val="en-US"/>
              </w:rPr>
              <w:t>SECTION_3:</w:t>
            </w:r>
            <w:r w:rsidRPr="007036CE">
              <w:rPr>
                <w:szCs w:val="24"/>
                <w:lang w:val="en-US"/>
              </w:rPr>
              <w:t>NUMBROW</w:t>
            </w:r>
          </w:p>
        </w:tc>
        <w:tc>
          <w:tcPr>
            <w:tcW w:w="1379" w:type="pct"/>
          </w:tcPr>
          <w:p w14:paraId="7A5FFB7F" w14:textId="77777777" w:rsidR="0033398D" w:rsidRPr="007036CE" w:rsidRDefault="0033398D" w:rsidP="0033398D">
            <w:pPr>
              <w:pStyle w:val="GOSTTablenorm"/>
              <w:rPr>
                <w:szCs w:val="22"/>
              </w:rPr>
            </w:pPr>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4"/>
                <w:lang w:val="en-US"/>
              </w:rPr>
              <w:t>NUMBROW</w:t>
            </w:r>
          </w:p>
          <w:p w14:paraId="4F4031B8" w14:textId="77777777" w:rsidR="0033398D" w:rsidRPr="007036CE" w:rsidRDefault="0033398D" w:rsidP="0033398D">
            <w:pPr>
              <w:pStyle w:val="GOSTTablenorm"/>
              <w:rPr>
                <w:szCs w:val="22"/>
              </w:rPr>
            </w:pPr>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4"/>
                <w:lang w:val="en-US"/>
              </w:rPr>
              <w:t>NUMBROW</w:t>
            </w:r>
          </w:p>
          <w:p w14:paraId="6CC03FF9" w14:textId="525296D7" w:rsidR="0033398D" w:rsidRPr="007036CE" w:rsidRDefault="0033398D" w:rsidP="0033398D">
            <w:pPr>
              <w:pStyle w:val="GOSTTablenorm"/>
            </w:pPr>
            <w:r w:rsidRPr="007036CE">
              <w:t>При обработке раздела 3 заполняется из тега</w:t>
            </w:r>
            <w:r w:rsidRPr="007036CE">
              <w:rPr>
                <w:b/>
                <w:szCs w:val="24"/>
              </w:rPr>
              <w:t xml:space="preserve"> </w:t>
            </w:r>
            <w:r w:rsidRPr="007036CE">
              <w:rPr>
                <w:b/>
                <w:szCs w:val="24"/>
                <w:lang w:val="en-US"/>
              </w:rPr>
              <w:t>SECTION</w:t>
            </w:r>
            <w:r w:rsidRPr="007036CE">
              <w:rPr>
                <w:b/>
                <w:szCs w:val="24"/>
              </w:rPr>
              <w:t>_3:</w:t>
            </w:r>
            <w:r w:rsidRPr="007036CE">
              <w:rPr>
                <w:szCs w:val="24"/>
                <w:lang w:val="en-US"/>
              </w:rPr>
              <w:t>NUMBROW</w:t>
            </w:r>
          </w:p>
        </w:tc>
      </w:tr>
      <w:tr w:rsidR="0033398D" w:rsidRPr="007036CE" w14:paraId="091E3E67" w14:textId="77777777" w:rsidTr="00B0621B">
        <w:tc>
          <w:tcPr>
            <w:tcW w:w="1106" w:type="pct"/>
          </w:tcPr>
          <w:p w14:paraId="4703C93E" w14:textId="77777777" w:rsidR="0033398D" w:rsidRPr="007036CE" w:rsidRDefault="0033398D" w:rsidP="0033398D">
            <w:pPr>
              <w:pStyle w:val="GOSTTablenorm"/>
            </w:pPr>
            <w:r w:rsidRPr="007036CE">
              <w:t>Признак_детальной_строки</w:t>
            </w:r>
          </w:p>
        </w:tc>
        <w:tc>
          <w:tcPr>
            <w:tcW w:w="303" w:type="pct"/>
          </w:tcPr>
          <w:p w14:paraId="774C24CA" w14:textId="77777777" w:rsidR="0033398D" w:rsidRPr="007036CE" w:rsidRDefault="0033398D" w:rsidP="0033398D">
            <w:pPr>
              <w:pStyle w:val="GOSTTablenorm"/>
            </w:pPr>
            <w:r w:rsidRPr="007036CE">
              <w:t>Нет</w:t>
            </w:r>
          </w:p>
        </w:tc>
        <w:tc>
          <w:tcPr>
            <w:tcW w:w="1106" w:type="pct"/>
          </w:tcPr>
          <w:p w14:paraId="3F2C4E59" w14:textId="77777777" w:rsidR="0033398D" w:rsidRPr="007036CE" w:rsidRDefault="0033398D" w:rsidP="0033398D">
            <w:pPr>
              <w:pStyle w:val="GOSTTablenorm"/>
            </w:pPr>
            <w:r w:rsidRPr="007036CE">
              <w:t>Признак детальной строки</w:t>
            </w:r>
          </w:p>
        </w:tc>
        <w:tc>
          <w:tcPr>
            <w:tcW w:w="1106" w:type="pct"/>
          </w:tcPr>
          <w:p w14:paraId="21C674A4" w14:textId="77777777" w:rsidR="0033398D" w:rsidRPr="007036CE" w:rsidRDefault="0033398D" w:rsidP="0033398D">
            <w:pPr>
              <w:pStyle w:val="GOSTTablenorm"/>
              <w:rPr>
                <w:lang w:val="en-US"/>
              </w:rPr>
            </w:pPr>
            <w:r w:rsidRPr="007036CE">
              <w:rPr>
                <w:b/>
                <w:szCs w:val="24"/>
                <w:lang w:val="en-US"/>
              </w:rPr>
              <w:t>SECTION_1:</w:t>
            </w:r>
            <w:r w:rsidRPr="007036CE">
              <w:rPr>
                <w:lang w:val="en-US"/>
              </w:rPr>
              <w:t>SIGNKBK</w:t>
            </w:r>
          </w:p>
          <w:p w14:paraId="557575EB" w14:textId="77777777" w:rsidR="0033398D" w:rsidRPr="007036CE" w:rsidRDefault="0033398D" w:rsidP="0033398D">
            <w:pPr>
              <w:pStyle w:val="GOSTTablenorm"/>
              <w:rPr>
                <w:lang w:val="en-US"/>
              </w:rPr>
            </w:pPr>
            <w:r w:rsidRPr="007036CE">
              <w:rPr>
                <w:b/>
                <w:szCs w:val="24"/>
                <w:lang w:val="en-US"/>
              </w:rPr>
              <w:t>SECTION_2:</w:t>
            </w:r>
            <w:r w:rsidRPr="007036CE">
              <w:rPr>
                <w:lang w:val="en-US"/>
              </w:rPr>
              <w:t>SIGNKBK</w:t>
            </w:r>
          </w:p>
          <w:p w14:paraId="16399702" w14:textId="77777777" w:rsidR="0033398D" w:rsidRPr="007036CE" w:rsidRDefault="0033398D" w:rsidP="0033398D">
            <w:pPr>
              <w:pStyle w:val="GOSTTablenorm"/>
              <w:rPr>
                <w:lang w:val="en-US"/>
              </w:rPr>
            </w:pPr>
            <w:r w:rsidRPr="007036CE">
              <w:rPr>
                <w:b/>
                <w:szCs w:val="24"/>
                <w:lang w:val="en-US"/>
              </w:rPr>
              <w:t>SECTION_3:</w:t>
            </w:r>
            <w:r w:rsidRPr="007036CE">
              <w:rPr>
                <w:lang w:val="en-US"/>
              </w:rPr>
              <w:t>SIGNKBK</w:t>
            </w:r>
          </w:p>
        </w:tc>
        <w:tc>
          <w:tcPr>
            <w:tcW w:w="1379" w:type="pct"/>
          </w:tcPr>
          <w:p w14:paraId="3A62EB03" w14:textId="77777777" w:rsidR="0033398D" w:rsidRPr="007036CE" w:rsidRDefault="0033398D" w:rsidP="0033398D">
            <w:pPr>
              <w:pStyle w:val="GOSTTablenorm"/>
              <w:rPr>
                <w:szCs w:val="22"/>
              </w:rPr>
            </w:pPr>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t>SIGNKBK</w:t>
            </w:r>
          </w:p>
          <w:p w14:paraId="7FDEB045" w14:textId="77777777" w:rsidR="0033398D" w:rsidRPr="007036CE" w:rsidRDefault="0033398D" w:rsidP="0033398D">
            <w:pPr>
              <w:pStyle w:val="GOSTTablenorm"/>
              <w:rPr>
                <w:szCs w:val="22"/>
              </w:rPr>
            </w:pPr>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t>SIGNKBK</w:t>
            </w:r>
          </w:p>
          <w:p w14:paraId="1D1D53A2" w14:textId="05373222" w:rsidR="0033398D" w:rsidRPr="007036CE" w:rsidRDefault="0033398D" w:rsidP="0033398D">
            <w:pPr>
              <w:pStyle w:val="GOSTTablenorm"/>
            </w:pPr>
            <w:r w:rsidRPr="007036CE">
              <w:t>При обработке раздела 3 заполняется из тега</w:t>
            </w:r>
            <w:r w:rsidRPr="007036CE">
              <w:rPr>
                <w:b/>
                <w:szCs w:val="24"/>
              </w:rPr>
              <w:t xml:space="preserve"> </w:t>
            </w:r>
            <w:r w:rsidRPr="007036CE">
              <w:rPr>
                <w:b/>
                <w:szCs w:val="24"/>
                <w:lang w:val="en-US"/>
              </w:rPr>
              <w:t>SECTION</w:t>
            </w:r>
            <w:r w:rsidRPr="007036CE">
              <w:rPr>
                <w:b/>
                <w:szCs w:val="24"/>
              </w:rPr>
              <w:t>_3:</w:t>
            </w:r>
            <w:r w:rsidRPr="007036CE">
              <w:t>SIGNKBK</w:t>
            </w:r>
          </w:p>
        </w:tc>
      </w:tr>
      <w:tr w:rsidR="0033398D" w:rsidRPr="007036CE" w14:paraId="425BB2F3" w14:textId="77777777" w:rsidTr="00B0621B">
        <w:tc>
          <w:tcPr>
            <w:tcW w:w="1106" w:type="pct"/>
          </w:tcPr>
          <w:p w14:paraId="684CB302" w14:textId="77777777" w:rsidR="0033398D" w:rsidRPr="007036CE" w:rsidRDefault="0033398D" w:rsidP="0033398D">
            <w:pPr>
              <w:pStyle w:val="GOSTTablenorm"/>
            </w:pPr>
            <w:r w:rsidRPr="007036CE">
              <w:t>КБК</w:t>
            </w:r>
          </w:p>
        </w:tc>
        <w:tc>
          <w:tcPr>
            <w:tcW w:w="303" w:type="pct"/>
          </w:tcPr>
          <w:p w14:paraId="617C3967" w14:textId="77777777" w:rsidR="0033398D" w:rsidRPr="007036CE" w:rsidRDefault="0033398D" w:rsidP="0033398D">
            <w:pPr>
              <w:pStyle w:val="GOSTTablenorm"/>
            </w:pPr>
            <w:r w:rsidRPr="007036CE">
              <w:t>Нет</w:t>
            </w:r>
          </w:p>
        </w:tc>
        <w:tc>
          <w:tcPr>
            <w:tcW w:w="1106" w:type="pct"/>
          </w:tcPr>
          <w:p w14:paraId="75B310E9" w14:textId="77777777" w:rsidR="0033398D" w:rsidRPr="007036CE" w:rsidRDefault="0033398D" w:rsidP="0033398D">
            <w:pPr>
              <w:pStyle w:val="GOSTTablenorm"/>
            </w:pPr>
            <w:r w:rsidRPr="007036CE">
              <w:t>КБК</w:t>
            </w:r>
          </w:p>
        </w:tc>
        <w:tc>
          <w:tcPr>
            <w:tcW w:w="1106" w:type="pct"/>
          </w:tcPr>
          <w:p w14:paraId="719CBB72" w14:textId="77777777" w:rsidR="0033398D" w:rsidRPr="007036CE" w:rsidRDefault="0033398D" w:rsidP="0033398D">
            <w:pPr>
              <w:pStyle w:val="GOSTTablenorm"/>
              <w:rPr>
                <w:lang w:val="en-US"/>
              </w:rPr>
            </w:pPr>
            <w:r w:rsidRPr="007036CE">
              <w:rPr>
                <w:b/>
                <w:szCs w:val="24"/>
                <w:lang w:val="en-US"/>
              </w:rPr>
              <w:t>SECTION_1:</w:t>
            </w:r>
            <w:r w:rsidRPr="007036CE">
              <w:rPr>
                <w:lang w:val="en-US"/>
              </w:rPr>
              <w:t>KBK</w:t>
            </w:r>
          </w:p>
          <w:p w14:paraId="24CFE78C" w14:textId="77777777" w:rsidR="0033398D" w:rsidRPr="007036CE" w:rsidRDefault="0033398D" w:rsidP="0033398D">
            <w:pPr>
              <w:pStyle w:val="GOSTTablenorm"/>
              <w:rPr>
                <w:szCs w:val="24"/>
                <w:lang w:val="en-US"/>
              </w:rPr>
            </w:pPr>
            <w:r w:rsidRPr="007036CE">
              <w:rPr>
                <w:b/>
                <w:szCs w:val="24"/>
                <w:lang w:val="en-US"/>
              </w:rPr>
              <w:t>SECTION_2:</w:t>
            </w:r>
            <w:r w:rsidRPr="007036CE">
              <w:rPr>
                <w:szCs w:val="24"/>
                <w:lang w:val="en-US"/>
              </w:rPr>
              <w:t>KBK</w:t>
            </w:r>
          </w:p>
          <w:p w14:paraId="56F2A553" w14:textId="77777777" w:rsidR="0033398D" w:rsidRPr="007036CE" w:rsidRDefault="0033398D" w:rsidP="0033398D">
            <w:pPr>
              <w:pStyle w:val="GOSTTablenorm"/>
              <w:rPr>
                <w:lang w:val="en-US"/>
              </w:rPr>
            </w:pPr>
            <w:r w:rsidRPr="007036CE">
              <w:rPr>
                <w:b/>
                <w:szCs w:val="24"/>
                <w:lang w:val="en-US"/>
              </w:rPr>
              <w:t>SECTION_3:</w:t>
            </w:r>
            <w:r w:rsidRPr="007036CE">
              <w:rPr>
                <w:szCs w:val="24"/>
                <w:lang w:val="en-US"/>
              </w:rPr>
              <w:t>KBK</w:t>
            </w:r>
          </w:p>
        </w:tc>
        <w:tc>
          <w:tcPr>
            <w:tcW w:w="1379" w:type="pct"/>
          </w:tcPr>
          <w:p w14:paraId="35BD3539" w14:textId="77777777" w:rsidR="0033398D" w:rsidRPr="007036CE" w:rsidRDefault="0033398D" w:rsidP="0033398D">
            <w:pPr>
              <w:pStyle w:val="GOSTTablenorm"/>
              <w:rPr>
                <w:szCs w:val="22"/>
              </w:rPr>
            </w:pPr>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4"/>
                <w:lang w:val="en-US"/>
              </w:rPr>
              <w:t>KBK</w:t>
            </w:r>
          </w:p>
          <w:p w14:paraId="36AF9DE7" w14:textId="77777777" w:rsidR="0033398D" w:rsidRPr="007036CE" w:rsidRDefault="0033398D" w:rsidP="0033398D">
            <w:pPr>
              <w:pStyle w:val="GOSTTablenorm"/>
              <w:rPr>
                <w:szCs w:val="22"/>
              </w:rPr>
            </w:pPr>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4"/>
                <w:lang w:val="en-US"/>
              </w:rPr>
              <w:t>KBK</w:t>
            </w:r>
          </w:p>
          <w:p w14:paraId="0A498ABA" w14:textId="4B761486" w:rsidR="0033398D" w:rsidRPr="007036CE" w:rsidRDefault="0033398D" w:rsidP="0033398D">
            <w:pPr>
              <w:pStyle w:val="GOSTTablenorm"/>
            </w:pPr>
            <w:r w:rsidRPr="007036CE">
              <w:t>При обработке раздела 3 заполняется из те</w:t>
            </w:r>
            <w:r w:rsidRPr="007036CE">
              <w:lastRenderedPageBreak/>
              <w:t>га</w:t>
            </w:r>
            <w:r w:rsidRPr="007036CE">
              <w:rPr>
                <w:b/>
                <w:szCs w:val="24"/>
              </w:rPr>
              <w:t xml:space="preserve"> </w:t>
            </w:r>
            <w:r w:rsidRPr="007036CE">
              <w:rPr>
                <w:b/>
                <w:szCs w:val="24"/>
                <w:lang w:val="en-US"/>
              </w:rPr>
              <w:t>SECTION</w:t>
            </w:r>
            <w:r w:rsidRPr="007036CE">
              <w:rPr>
                <w:b/>
                <w:szCs w:val="24"/>
              </w:rPr>
              <w:t>_3:</w:t>
            </w:r>
            <w:r w:rsidRPr="007036CE">
              <w:rPr>
                <w:szCs w:val="24"/>
                <w:lang w:val="en-US"/>
              </w:rPr>
              <w:t>KBK</w:t>
            </w:r>
          </w:p>
        </w:tc>
      </w:tr>
      <w:tr w:rsidR="0033398D" w:rsidRPr="007036CE" w14:paraId="52D87218" w14:textId="77777777" w:rsidTr="00B0621B">
        <w:tc>
          <w:tcPr>
            <w:tcW w:w="1106" w:type="pct"/>
          </w:tcPr>
          <w:p w14:paraId="52ECE2A7" w14:textId="77777777" w:rsidR="0033398D" w:rsidRPr="007036CE" w:rsidRDefault="0033398D" w:rsidP="0033398D">
            <w:pPr>
              <w:pStyle w:val="GOSTTablenorm"/>
            </w:pPr>
            <w:r w:rsidRPr="007036CE">
              <w:lastRenderedPageBreak/>
              <w:t>Код_цели</w:t>
            </w:r>
          </w:p>
        </w:tc>
        <w:tc>
          <w:tcPr>
            <w:tcW w:w="303" w:type="pct"/>
          </w:tcPr>
          <w:p w14:paraId="64BFFA5B" w14:textId="77777777" w:rsidR="0033398D" w:rsidRPr="007036CE" w:rsidRDefault="0033398D" w:rsidP="0033398D">
            <w:pPr>
              <w:pStyle w:val="GOSTTablenorm"/>
            </w:pPr>
            <w:r w:rsidRPr="007036CE">
              <w:t>Нет</w:t>
            </w:r>
          </w:p>
        </w:tc>
        <w:tc>
          <w:tcPr>
            <w:tcW w:w="1106" w:type="pct"/>
          </w:tcPr>
          <w:p w14:paraId="33F45F28" w14:textId="77777777" w:rsidR="0033398D" w:rsidRPr="007036CE" w:rsidRDefault="0033398D" w:rsidP="0033398D">
            <w:pPr>
              <w:pStyle w:val="GOSTTablenorm"/>
            </w:pPr>
            <w:r w:rsidRPr="007036CE">
              <w:t>Код цели (аналитический код)</w:t>
            </w:r>
          </w:p>
        </w:tc>
        <w:tc>
          <w:tcPr>
            <w:tcW w:w="1106" w:type="pct"/>
          </w:tcPr>
          <w:p w14:paraId="40F3632A" w14:textId="77777777" w:rsidR="0033398D" w:rsidRPr="007036CE" w:rsidRDefault="0033398D" w:rsidP="0033398D">
            <w:pPr>
              <w:pStyle w:val="GOSTTablenorm"/>
            </w:pPr>
            <w:r w:rsidRPr="007036CE">
              <w:rPr>
                <w:b/>
                <w:szCs w:val="24"/>
                <w:lang w:val="en-US"/>
              </w:rPr>
              <w:t>SECTION_2</w:t>
            </w:r>
            <w:r w:rsidRPr="007036CE">
              <w:rPr>
                <w:b/>
                <w:szCs w:val="24"/>
              </w:rPr>
              <w:t>:</w:t>
            </w:r>
            <w:r w:rsidRPr="007036CE">
              <w:t>TARGETCODE</w:t>
            </w:r>
          </w:p>
        </w:tc>
        <w:tc>
          <w:tcPr>
            <w:tcW w:w="1379" w:type="pct"/>
          </w:tcPr>
          <w:p w14:paraId="54300FBC" w14:textId="77777777" w:rsidR="0033398D" w:rsidRPr="007036CE" w:rsidRDefault="0033398D" w:rsidP="0033398D">
            <w:pPr>
              <w:pStyle w:val="GOSTTablenorm"/>
            </w:pPr>
            <w:r w:rsidRPr="007036CE">
              <w:t>-</w:t>
            </w:r>
          </w:p>
        </w:tc>
      </w:tr>
      <w:tr w:rsidR="0033398D" w:rsidRPr="007036CE" w14:paraId="46F3BE25" w14:textId="77777777" w:rsidTr="00B0621B">
        <w:tc>
          <w:tcPr>
            <w:tcW w:w="1106" w:type="pct"/>
          </w:tcPr>
          <w:p w14:paraId="549DD18B" w14:textId="77777777" w:rsidR="0033398D" w:rsidRPr="007036CE" w:rsidRDefault="0033398D" w:rsidP="0033398D">
            <w:pPr>
              <w:pStyle w:val="GOSTTablenorm"/>
            </w:pPr>
            <w:r w:rsidRPr="007036CE">
              <w:t>ОКС_укр</w:t>
            </w:r>
          </w:p>
        </w:tc>
        <w:tc>
          <w:tcPr>
            <w:tcW w:w="303" w:type="pct"/>
          </w:tcPr>
          <w:p w14:paraId="457C9EA2" w14:textId="77777777" w:rsidR="0033398D" w:rsidRPr="007036CE" w:rsidRDefault="0033398D" w:rsidP="0033398D">
            <w:pPr>
              <w:pStyle w:val="GOSTTablenorm"/>
            </w:pPr>
            <w:r w:rsidRPr="007036CE">
              <w:t>Нет</w:t>
            </w:r>
          </w:p>
        </w:tc>
        <w:tc>
          <w:tcPr>
            <w:tcW w:w="1106" w:type="pct"/>
          </w:tcPr>
          <w:p w14:paraId="58DE7E39" w14:textId="77777777" w:rsidR="0033398D" w:rsidRPr="007036CE" w:rsidRDefault="0033398D" w:rsidP="0033398D">
            <w:pPr>
              <w:pStyle w:val="GOSTTablenorm"/>
            </w:pPr>
            <w:r w:rsidRPr="007036CE">
              <w:t>Код ОКС</w:t>
            </w:r>
          </w:p>
        </w:tc>
        <w:tc>
          <w:tcPr>
            <w:tcW w:w="1106" w:type="pct"/>
          </w:tcPr>
          <w:p w14:paraId="6A9D3496" w14:textId="77777777" w:rsidR="0033398D" w:rsidRPr="007036CE" w:rsidRDefault="0033398D" w:rsidP="0033398D">
            <w:pPr>
              <w:pStyle w:val="GOSTTablenorm"/>
            </w:pPr>
            <w:r w:rsidRPr="007036CE">
              <w:rPr>
                <w:b/>
                <w:szCs w:val="24"/>
                <w:lang w:val="en-US"/>
              </w:rPr>
              <w:t>SECTION_2</w:t>
            </w:r>
            <w:r w:rsidRPr="007036CE">
              <w:rPr>
                <w:b/>
                <w:szCs w:val="24"/>
              </w:rPr>
              <w:t>:</w:t>
            </w:r>
            <w:r w:rsidRPr="007036CE">
              <w:t>OKSCODE</w:t>
            </w:r>
          </w:p>
        </w:tc>
        <w:tc>
          <w:tcPr>
            <w:tcW w:w="1379" w:type="pct"/>
          </w:tcPr>
          <w:p w14:paraId="2BF73D34" w14:textId="77777777" w:rsidR="0033398D" w:rsidRPr="007036CE" w:rsidRDefault="0033398D" w:rsidP="0033398D">
            <w:pPr>
              <w:pStyle w:val="GOSTTablenorm"/>
            </w:pPr>
            <w:r w:rsidRPr="007036CE">
              <w:t>-</w:t>
            </w:r>
          </w:p>
        </w:tc>
      </w:tr>
      <w:tr w:rsidR="0033398D" w:rsidRPr="007036CE" w14:paraId="227D3915" w14:textId="77777777" w:rsidTr="00B0621B">
        <w:tc>
          <w:tcPr>
            <w:tcW w:w="1106" w:type="pct"/>
          </w:tcPr>
          <w:p w14:paraId="0FD26B82" w14:textId="77777777" w:rsidR="0033398D" w:rsidRPr="007036CE" w:rsidRDefault="0033398D" w:rsidP="0033398D">
            <w:pPr>
              <w:pStyle w:val="GOSTTablenorm"/>
            </w:pPr>
            <w:r w:rsidRPr="007036CE">
              <w:t>Тип_КБК</w:t>
            </w:r>
          </w:p>
        </w:tc>
        <w:tc>
          <w:tcPr>
            <w:tcW w:w="303" w:type="pct"/>
          </w:tcPr>
          <w:p w14:paraId="16731A71" w14:textId="77777777" w:rsidR="0033398D" w:rsidRPr="007036CE" w:rsidRDefault="0033398D" w:rsidP="0033398D">
            <w:pPr>
              <w:pStyle w:val="GOSTTablenorm"/>
            </w:pPr>
            <w:r w:rsidRPr="007036CE">
              <w:t>Нет</w:t>
            </w:r>
          </w:p>
        </w:tc>
        <w:tc>
          <w:tcPr>
            <w:tcW w:w="1106" w:type="pct"/>
          </w:tcPr>
          <w:p w14:paraId="58CA2E13" w14:textId="77777777" w:rsidR="0033398D" w:rsidRPr="007036CE" w:rsidRDefault="0033398D" w:rsidP="0033398D">
            <w:pPr>
              <w:pStyle w:val="GOSTTablenorm"/>
            </w:pPr>
            <w:r w:rsidRPr="007036CE">
              <w:t>Тип КБК</w:t>
            </w:r>
          </w:p>
        </w:tc>
        <w:tc>
          <w:tcPr>
            <w:tcW w:w="1106" w:type="pct"/>
          </w:tcPr>
          <w:p w14:paraId="5F56849D" w14:textId="77777777" w:rsidR="0033398D" w:rsidRPr="007036CE" w:rsidRDefault="0033398D" w:rsidP="0033398D">
            <w:pPr>
              <w:pStyle w:val="GOSTTablenorm"/>
            </w:pPr>
            <w:r w:rsidRPr="007036CE">
              <w:rPr>
                <w:b/>
                <w:szCs w:val="24"/>
                <w:lang w:val="en-US"/>
              </w:rPr>
              <w:t>SECTION_1</w:t>
            </w:r>
            <w:r w:rsidRPr="007036CE">
              <w:rPr>
                <w:b/>
                <w:szCs w:val="24"/>
              </w:rPr>
              <w:t>:</w:t>
            </w:r>
            <w:r w:rsidRPr="007036CE">
              <w:t>TYPEKBK</w:t>
            </w:r>
          </w:p>
          <w:p w14:paraId="152A6297" w14:textId="77777777" w:rsidR="0033398D" w:rsidRPr="007036CE" w:rsidRDefault="0033398D" w:rsidP="0033398D">
            <w:pPr>
              <w:pStyle w:val="GOSTTablenorm"/>
            </w:pPr>
            <w:r w:rsidRPr="007036CE">
              <w:rPr>
                <w:b/>
                <w:szCs w:val="24"/>
                <w:lang w:val="en-US"/>
              </w:rPr>
              <w:t>SECTION_2</w:t>
            </w:r>
            <w:r w:rsidRPr="007036CE">
              <w:rPr>
                <w:b/>
                <w:szCs w:val="24"/>
              </w:rPr>
              <w:t>:</w:t>
            </w:r>
            <w:r w:rsidRPr="007036CE">
              <w:rPr>
                <w:szCs w:val="24"/>
              </w:rPr>
              <w:t>TYPEKBK</w:t>
            </w:r>
          </w:p>
        </w:tc>
        <w:tc>
          <w:tcPr>
            <w:tcW w:w="1379" w:type="pct"/>
          </w:tcPr>
          <w:p w14:paraId="1614EF62" w14:textId="77777777" w:rsidR="0033398D" w:rsidRPr="007036CE" w:rsidRDefault="0033398D" w:rsidP="0033398D">
            <w:pPr>
              <w:pStyle w:val="GOSTTablenorm"/>
              <w:rPr>
                <w:szCs w:val="22"/>
              </w:rPr>
            </w:pPr>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4"/>
              </w:rPr>
              <w:t>TYPEKBK</w:t>
            </w:r>
          </w:p>
          <w:p w14:paraId="3C3042BE" w14:textId="2F305649" w:rsidR="0033398D" w:rsidRPr="007036CE" w:rsidRDefault="0033398D" w:rsidP="0033398D">
            <w:pPr>
              <w:pStyle w:val="GOSTTablenorm"/>
            </w:pPr>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4"/>
              </w:rPr>
              <w:t>TYPEKBK</w:t>
            </w:r>
          </w:p>
        </w:tc>
      </w:tr>
      <w:tr w:rsidR="0033398D" w:rsidRPr="007036CE" w14:paraId="097126D1" w14:textId="77777777" w:rsidTr="00B0621B">
        <w:tc>
          <w:tcPr>
            <w:tcW w:w="1106" w:type="pct"/>
          </w:tcPr>
          <w:p w14:paraId="31188945" w14:textId="77777777" w:rsidR="0033398D" w:rsidRPr="007036CE" w:rsidRDefault="0033398D" w:rsidP="0033398D">
            <w:pPr>
              <w:pStyle w:val="GOSTTablenorm"/>
            </w:pPr>
            <w:r w:rsidRPr="007036CE">
              <w:t>Период_действия_ПОФР</w:t>
            </w:r>
          </w:p>
        </w:tc>
        <w:tc>
          <w:tcPr>
            <w:tcW w:w="303" w:type="pct"/>
          </w:tcPr>
          <w:p w14:paraId="1556DD7B" w14:textId="77777777" w:rsidR="0033398D" w:rsidRPr="007036CE" w:rsidRDefault="0033398D" w:rsidP="0033398D">
            <w:pPr>
              <w:pStyle w:val="GOSTTablenorm"/>
            </w:pPr>
            <w:r w:rsidRPr="007036CE">
              <w:t>Нет</w:t>
            </w:r>
          </w:p>
        </w:tc>
        <w:tc>
          <w:tcPr>
            <w:tcW w:w="1106" w:type="pct"/>
          </w:tcPr>
          <w:p w14:paraId="407B811D" w14:textId="77777777" w:rsidR="0033398D" w:rsidRPr="007036CE" w:rsidRDefault="0033398D" w:rsidP="0033398D">
            <w:pPr>
              <w:pStyle w:val="GOSTTablenorm"/>
            </w:pPr>
            <w:r w:rsidRPr="007036CE">
              <w:t>Период действия ПОФР</w:t>
            </w:r>
          </w:p>
        </w:tc>
        <w:tc>
          <w:tcPr>
            <w:tcW w:w="1106" w:type="pct"/>
          </w:tcPr>
          <w:p w14:paraId="5D150FAC" w14:textId="77777777" w:rsidR="0033398D" w:rsidRPr="007036CE" w:rsidRDefault="0033398D" w:rsidP="0033398D">
            <w:pPr>
              <w:pStyle w:val="GOSTTablenorm"/>
            </w:pPr>
            <w:r w:rsidRPr="007036CE">
              <w:rPr>
                <w:b/>
                <w:szCs w:val="24"/>
                <w:lang w:val="en-US"/>
              </w:rPr>
              <w:t>SECTION_3</w:t>
            </w:r>
            <w:r w:rsidRPr="007036CE">
              <w:rPr>
                <w:b/>
                <w:szCs w:val="24"/>
              </w:rPr>
              <w:t>:</w:t>
            </w:r>
            <w:r w:rsidRPr="007036CE">
              <w:t>POFRCODE</w:t>
            </w:r>
          </w:p>
        </w:tc>
        <w:tc>
          <w:tcPr>
            <w:tcW w:w="1379" w:type="pct"/>
          </w:tcPr>
          <w:p w14:paraId="0C072708" w14:textId="77777777" w:rsidR="0033398D" w:rsidRPr="007036CE" w:rsidRDefault="0033398D" w:rsidP="0033398D">
            <w:pPr>
              <w:pStyle w:val="GOSTTablenorm"/>
            </w:pPr>
            <w:r w:rsidRPr="007036CE">
              <w:t>-</w:t>
            </w:r>
          </w:p>
        </w:tc>
      </w:tr>
      <w:tr w:rsidR="0033398D" w:rsidRPr="007036CE" w14:paraId="445A23EC" w14:textId="77777777" w:rsidTr="00B0621B">
        <w:tc>
          <w:tcPr>
            <w:tcW w:w="1106" w:type="pct"/>
          </w:tcPr>
          <w:p w14:paraId="54EAC949" w14:textId="77777777" w:rsidR="0033398D" w:rsidRPr="007036CE" w:rsidRDefault="0033398D" w:rsidP="0033398D">
            <w:pPr>
              <w:pStyle w:val="GOSTTablenorm"/>
            </w:pPr>
            <w:r w:rsidRPr="007036CE">
              <w:t>Сумма_текущий_руб</w:t>
            </w:r>
          </w:p>
        </w:tc>
        <w:tc>
          <w:tcPr>
            <w:tcW w:w="303" w:type="pct"/>
          </w:tcPr>
          <w:p w14:paraId="4E38D98C" w14:textId="77777777" w:rsidR="0033398D" w:rsidRPr="007036CE" w:rsidRDefault="0033398D" w:rsidP="0033398D">
            <w:pPr>
              <w:pStyle w:val="GOSTTablenorm"/>
            </w:pPr>
            <w:r w:rsidRPr="007036CE">
              <w:t>Да</w:t>
            </w:r>
          </w:p>
        </w:tc>
        <w:tc>
          <w:tcPr>
            <w:tcW w:w="1106" w:type="pct"/>
          </w:tcPr>
          <w:p w14:paraId="75FEBC81" w14:textId="77777777" w:rsidR="0033398D" w:rsidRPr="007036CE" w:rsidRDefault="0033398D" w:rsidP="0033398D">
            <w:pPr>
              <w:pStyle w:val="GOSTTablenorm"/>
            </w:pPr>
            <w:r w:rsidRPr="007036CE">
              <w:t>Сумма на текущий год</w:t>
            </w:r>
          </w:p>
        </w:tc>
        <w:tc>
          <w:tcPr>
            <w:tcW w:w="1106" w:type="pct"/>
          </w:tcPr>
          <w:p w14:paraId="4892893D" w14:textId="77777777" w:rsidR="0033398D" w:rsidRPr="007036CE" w:rsidRDefault="0033398D" w:rsidP="0033398D">
            <w:pPr>
              <w:pStyle w:val="GOSTTablenorm"/>
              <w:rPr>
                <w:lang w:val="en-US"/>
              </w:rPr>
            </w:pPr>
            <w:r w:rsidRPr="007036CE">
              <w:rPr>
                <w:b/>
                <w:szCs w:val="24"/>
                <w:lang w:val="en-US"/>
              </w:rPr>
              <w:t>SECTION_1:</w:t>
            </w:r>
            <w:r w:rsidRPr="007036CE">
              <w:rPr>
                <w:lang w:val="en-US"/>
              </w:rPr>
              <w:t>SUM_1</w:t>
            </w:r>
          </w:p>
          <w:p w14:paraId="38A7C40D" w14:textId="77777777" w:rsidR="0033398D" w:rsidRPr="007036CE" w:rsidRDefault="0033398D" w:rsidP="0033398D">
            <w:pPr>
              <w:pStyle w:val="GOSTTablenorm"/>
              <w:rPr>
                <w:lang w:val="en-US"/>
              </w:rPr>
            </w:pPr>
            <w:r w:rsidRPr="007036CE">
              <w:rPr>
                <w:b/>
                <w:szCs w:val="24"/>
                <w:lang w:val="en-US"/>
              </w:rPr>
              <w:t>SECTION_2:</w:t>
            </w:r>
            <w:r w:rsidRPr="007036CE">
              <w:rPr>
                <w:lang w:val="en-US"/>
              </w:rPr>
              <w:t>SUM_1</w:t>
            </w:r>
          </w:p>
          <w:p w14:paraId="1718E6DD" w14:textId="77777777" w:rsidR="0033398D" w:rsidRPr="007036CE" w:rsidRDefault="0033398D" w:rsidP="0033398D">
            <w:pPr>
              <w:pStyle w:val="GOSTTablenorm"/>
              <w:rPr>
                <w:lang w:val="en-US"/>
              </w:rPr>
            </w:pPr>
            <w:r w:rsidRPr="007036CE">
              <w:rPr>
                <w:b/>
                <w:szCs w:val="24"/>
                <w:lang w:val="en-US"/>
              </w:rPr>
              <w:t>SECTION_3:</w:t>
            </w:r>
            <w:r w:rsidRPr="007036CE">
              <w:rPr>
                <w:lang w:val="en-US"/>
              </w:rPr>
              <w:t>SUM_1</w:t>
            </w:r>
          </w:p>
        </w:tc>
        <w:tc>
          <w:tcPr>
            <w:tcW w:w="1379" w:type="pct"/>
          </w:tcPr>
          <w:p w14:paraId="315D7258" w14:textId="77777777" w:rsidR="0033398D" w:rsidRPr="007036CE" w:rsidRDefault="0033398D" w:rsidP="0033398D">
            <w:pPr>
              <w:pStyle w:val="GOSTTablenorm"/>
            </w:pPr>
            <w:r w:rsidRPr="007036CE">
              <w:t>Если значение признака «НБЦ» соответствует «0», то заполняется согласно описанию:</w:t>
            </w:r>
          </w:p>
          <w:p w14:paraId="68F86D70" w14:textId="77777777" w:rsidR="0033398D" w:rsidRPr="007036CE" w:rsidRDefault="0033398D" w:rsidP="0033398D">
            <w:pPr>
              <w:pStyle w:val="GOSTTablenorm"/>
              <w:rPr>
                <w:szCs w:val="22"/>
              </w:rPr>
            </w:pPr>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2"/>
              </w:rPr>
              <w:t>SUM_1.</w:t>
            </w:r>
          </w:p>
          <w:p w14:paraId="1D8B48DE" w14:textId="77777777" w:rsidR="0033398D" w:rsidRPr="007036CE" w:rsidRDefault="0033398D" w:rsidP="0033398D">
            <w:pPr>
              <w:pStyle w:val="GOSTTablenorm"/>
              <w:rPr>
                <w:szCs w:val="22"/>
              </w:rPr>
            </w:pPr>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2"/>
              </w:rPr>
              <w:t>SUM_1.</w:t>
            </w:r>
          </w:p>
          <w:p w14:paraId="037724B3" w14:textId="77777777" w:rsidR="0033398D" w:rsidRPr="007036CE" w:rsidRDefault="0033398D" w:rsidP="0033398D">
            <w:pPr>
              <w:pStyle w:val="GOSTTablenorm"/>
              <w:rPr>
                <w:szCs w:val="22"/>
              </w:rPr>
            </w:pPr>
            <w:r w:rsidRPr="007036CE">
              <w:t>При обработке раздела 3 заполняется из тега</w:t>
            </w:r>
            <w:r w:rsidRPr="007036CE">
              <w:rPr>
                <w:b/>
                <w:szCs w:val="24"/>
              </w:rPr>
              <w:t xml:space="preserve"> </w:t>
            </w:r>
            <w:r w:rsidRPr="007036CE">
              <w:rPr>
                <w:b/>
                <w:szCs w:val="24"/>
                <w:lang w:val="en-US"/>
              </w:rPr>
              <w:t>SECTION</w:t>
            </w:r>
            <w:r w:rsidRPr="007036CE">
              <w:rPr>
                <w:b/>
                <w:szCs w:val="24"/>
              </w:rPr>
              <w:t>_3:</w:t>
            </w:r>
            <w:r w:rsidRPr="007036CE">
              <w:rPr>
                <w:szCs w:val="22"/>
              </w:rPr>
              <w:t>SUM_1.</w:t>
            </w:r>
          </w:p>
          <w:p w14:paraId="0CC79569" w14:textId="77777777" w:rsidR="0033398D" w:rsidRPr="007036CE" w:rsidRDefault="0033398D" w:rsidP="0033398D">
            <w:pPr>
              <w:pStyle w:val="GOSTTablenorm"/>
              <w:rPr>
                <w:szCs w:val="22"/>
              </w:rPr>
            </w:pPr>
          </w:p>
          <w:p w14:paraId="5FBBA154" w14:textId="77777777" w:rsidR="0033398D" w:rsidRPr="007036CE" w:rsidRDefault="0033398D" w:rsidP="0033398D">
            <w:pPr>
              <w:pStyle w:val="GOSTTablenorm"/>
            </w:pPr>
            <w:r w:rsidRPr="007036CE">
              <w:t>Если значение признака «НБЦ» соответствует «1», то указывается «0».</w:t>
            </w:r>
          </w:p>
          <w:p w14:paraId="3C28F898" w14:textId="77777777" w:rsidR="0033398D" w:rsidRPr="007036CE" w:rsidRDefault="0033398D" w:rsidP="0033398D">
            <w:pPr>
              <w:pStyle w:val="GOSTTablenorm"/>
              <w:rPr>
                <w:szCs w:val="22"/>
              </w:rPr>
            </w:pPr>
          </w:p>
          <w:p w14:paraId="0AD5BA56" w14:textId="0E7AF468" w:rsidR="0033398D" w:rsidRPr="007036CE" w:rsidRDefault="0033398D" w:rsidP="0033398D">
            <w:pPr>
              <w:pStyle w:val="GOSTTablenorm"/>
            </w:pPr>
            <w:r w:rsidRPr="007036CE">
              <w:t xml:space="preserve">Сумма передается в единицах валюты с точностью 2 знака после запятой </w:t>
            </w:r>
            <w:r w:rsidR="00CC2920" w:rsidRPr="007036CE">
              <w:t>–</w:t>
            </w:r>
            <w:r w:rsidRPr="007036CE">
              <w:t xml:space="preserve"> необходимо конвертировать в минимальные единицы валюты (для данного типа документов умножить на 100)</w:t>
            </w:r>
          </w:p>
        </w:tc>
      </w:tr>
      <w:tr w:rsidR="0033398D" w:rsidRPr="007036CE" w14:paraId="358A8F4E" w14:textId="77777777" w:rsidTr="00B0621B">
        <w:tc>
          <w:tcPr>
            <w:tcW w:w="1106" w:type="pct"/>
          </w:tcPr>
          <w:p w14:paraId="5120F4CB" w14:textId="77777777" w:rsidR="0033398D" w:rsidRPr="007036CE" w:rsidRDefault="0033398D" w:rsidP="0033398D">
            <w:pPr>
              <w:pStyle w:val="GOSTTablenorm"/>
            </w:pPr>
            <w:r w:rsidRPr="007036CE">
              <w:lastRenderedPageBreak/>
              <w:t>Сумма_первый_плановый_руб</w:t>
            </w:r>
          </w:p>
        </w:tc>
        <w:tc>
          <w:tcPr>
            <w:tcW w:w="303" w:type="pct"/>
          </w:tcPr>
          <w:p w14:paraId="785BE456" w14:textId="77777777" w:rsidR="0033398D" w:rsidRPr="007036CE" w:rsidRDefault="0033398D" w:rsidP="0033398D">
            <w:pPr>
              <w:pStyle w:val="GOSTTablenorm"/>
            </w:pPr>
            <w:r w:rsidRPr="007036CE">
              <w:t>Да</w:t>
            </w:r>
          </w:p>
        </w:tc>
        <w:tc>
          <w:tcPr>
            <w:tcW w:w="1106" w:type="pct"/>
          </w:tcPr>
          <w:p w14:paraId="7853BA37" w14:textId="77777777" w:rsidR="0033398D" w:rsidRPr="007036CE" w:rsidRDefault="0033398D" w:rsidP="0033398D">
            <w:pPr>
              <w:pStyle w:val="GOSTTablenorm"/>
            </w:pPr>
            <w:r w:rsidRPr="007036CE">
              <w:t>Сумма на первый год планового периода</w:t>
            </w:r>
          </w:p>
        </w:tc>
        <w:tc>
          <w:tcPr>
            <w:tcW w:w="1106" w:type="pct"/>
          </w:tcPr>
          <w:p w14:paraId="3F1BBD4D" w14:textId="77777777" w:rsidR="0033398D" w:rsidRPr="007036CE" w:rsidRDefault="0033398D" w:rsidP="0033398D">
            <w:pPr>
              <w:pStyle w:val="GOSTTablenorm"/>
              <w:rPr>
                <w:lang w:val="en-US"/>
              </w:rPr>
            </w:pPr>
            <w:r w:rsidRPr="007036CE">
              <w:rPr>
                <w:b/>
                <w:lang w:val="en-US"/>
              </w:rPr>
              <w:t>SECTION_1:</w:t>
            </w:r>
            <w:r w:rsidRPr="007036CE">
              <w:rPr>
                <w:lang w:val="en-US"/>
              </w:rPr>
              <w:t>SUM_1</w:t>
            </w:r>
          </w:p>
          <w:p w14:paraId="263A0D6A" w14:textId="77777777" w:rsidR="0033398D" w:rsidRPr="007036CE" w:rsidRDefault="0033398D" w:rsidP="0033398D">
            <w:pPr>
              <w:pStyle w:val="GOSTTablenorm"/>
              <w:rPr>
                <w:lang w:val="en-US"/>
              </w:rPr>
            </w:pPr>
            <w:r w:rsidRPr="007036CE">
              <w:rPr>
                <w:b/>
                <w:szCs w:val="24"/>
                <w:lang w:val="en-US"/>
              </w:rPr>
              <w:t>SECTION_2:</w:t>
            </w:r>
            <w:r w:rsidRPr="007036CE">
              <w:rPr>
                <w:lang w:val="en-US"/>
              </w:rPr>
              <w:t>SUM_1</w:t>
            </w:r>
          </w:p>
          <w:p w14:paraId="1C215834" w14:textId="77777777" w:rsidR="0033398D" w:rsidRPr="007036CE" w:rsidRDefault="0033398D" w:rsidP="0033398D">
            <w:pPr>
              <w:pStyle w:val="GOSTTablenorm"/>
              <w:rPr>
                <w:b/>
                <w:szCs w:val="24"/>
                <w:lang w:val="en-US"/>
              </w:rPr>
            </w:pPr>
            <w:r w:rsidRPr="007036CE">
              <w:rPr>
                <w:b/>
                <w:szCs w:val="24"/>
                <w:lang w:val="en-US"/>
              </w:rPr>
              <w:t>SECTION_3:</w:t>
            </w:r>
            <w:r w:rsidRPr="007036CE">
              <w:rPr>
                <w:lang w:val="en-US"/>
              </w:rPr>
              <w:t>SUM_1</w:t>
            </w:r>
          </w:p>
          <w:p w14:paraId="46417B50" w14:textId="77777777" w:rsidR="0033398D" w:rsidRPr="007036CE" w:rsidRDefault="0033398D" w:rsidP="0033398D">
            <w:pPr>
              <w:pStyle w:val="GOSTTablenorm"/>
              <w:rPr>
                <w:lang w:val="en-US"/>
              </w:rPr>
            </w:pPr>
            <w:r w:rsidRPr="007036CE">
              <w:rPr>
                <w:b/>
                <w:szCs w:val="24"/>
                <w:lang w:val="en-US"/>
              </w:rPr>
              <w:t>SECTION_1:</w:t>
            </w:r>
            <w:r w:rsidRPr="007036CE">
              <w:rPr>
                <w:lang w:val="en-US"/>
              </w:rPr>
              <w:t>SUM_2</w:t>
            </w:r>
          </w:p>
          <w:p w14:paraId="59247D49" w14:textId="77777777" w:rsidR="0033398D" w:rsidRPr="007036CE" w:rsidRDefault="0033398D" w:rsidP="0033398D">
            <w:pPr>
              <w:pStyle w:val="GOSTTablenorm"/>
              <w:rPr>
                <w:lang w:val="en-US"/>
              </w:rPr>
            </w:pPr>
            <w:r w:rsidRPr="007036CE">
              <w:rPr>
                <w:b/>
                <w:szCs w:val="24"/>
                <w:lang w:val="en-US"/>
              </w:rPr>
              <w:t>SECTION_2:</w:t>
            </w:r>
            <w:r w:rsidRPr="007036CE">
              <w:rPr>
                <w:lang w:val="en-US"/>
              </w:rPr>
              <w:t>SUM_2</w:t>
            </w:r>
          </w:p>
        </w:tc>
        <w:tc>
          <w:tcPr>
            <w:tcW w:w="1379" w:type="pct"/>
          </w:tcPr>
          <w:p w14:paraId="67E72F76" w14:textId="77777777" w:rsidR="0033398D" w:rsidRPr="007036CE" w:rsidRDefault="0033398D" w:rsidP="0033398D">
            <w:pPr>
              <w:pStyle w:val="GOSTTablenorm"/>
            </w:pPr>
            <w:r w:rsidRPr="007036CE">
              <w:t>Если значение признака «НБЦ» соответствует «0», то заполняется согласно описанию:</w:t>
            </w:r>
          </w:p>
          <w:p w14:paraId="2B14A8D2" w14:textId="77777777" w:rsidR="0033398D" w:rsidRPr="007036CE" w:rsidRDefault="0033398D" w:rsidP="0033398D">
            <w:pPr>
              <w:pStyle w:val="GOSTTablenorm"/>
              <w:rPr>
                <w:szCs w:val="22"/>
              </w:rPr>
            </w:pPr>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2"/>
              </w:rPr>
              <w:t>SUM_2.</w:t>
            </w:r>
          </w:p>
          <w:p w14:paraId="529D49CB" w14:textId="77777777" w:rsidR="0033398D" w:rsidRPr="007036CE" w:rsidRDefault="0033398D" w:rsidP="0033398D">
            <w:pPr>
              <w:pStyle w:val="GOSTTablenorm"/>
              <w:rPr>
                <w:szCs w:val="22"/>
              </w:rPr>
            </w:pPr>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2"/>
              </w:rPr>
              <w:t>SUM_2.</w:t>
            </w:r>
          </w:p>
          <w:p w14:paraId="7724D1DA" w14:textId="7C35752B" w:rsidR="0033398D" w:rsidRPr="007036CE" w:rsidRDefault="0033398D" w:rsidP="0033398D">
            <w:pPr>
              <w:pStyle w:val="GOSTTablenorm"/>
              <w:rPr>
                <w:szCs w:val="22"/>
              </w:rPr>
            </w:pPr>
            <w:r w:rsidRPr="007036CE">
              <w:t>При обработке раздела 3 указывается «0»</w:t>
            </w:r>
            <w:r w:rsidRPr="007036CE">
              <w:rPr>
                <w:szCs w:val="22"/>
              </w:rPr>
              <w:t>.</w:t>
            </w:r>
          </w:p>
          <w:p w14:paraId="5A93819E" w14:textId="77777777" w:rsidR="0033398D" w:rsidRPr="007036CE" w:rsidRDefault="0033398D" w:rsidP="0033398D">
            <w:pPr>
              <w:pStyle w:val="GOSTTablenorm"/>
              <w:rPr>
                <w:szCs w:val="22"/>
              </w:rPr>
            </w:pPr>
          </w:p>
          <w:p w14:paraId="67E07A1D" w14:textId="77777777" w:rsidR="0033398D" w:rsidRPr="007036CE" w:rsidRDefault="0033398D" w:rsidP="0033398D">
            <w:pPr>
              <w:pStyle w:val="GOSTTablenorm"/>
            </w:pPr>
            <w:r w:rsidRPr="007036CE">
              <w:t>Если значение признака «НБЦ» соответствует «1», то заполняется согласно описанию:</w:t>
            </w:r>
          </w:p>
          <w:p w14:paraId="29B9A412" w14:textId="77777777" w:rsidR="0033398D" w:rsidRPr="007036CE" w:rsidRDefault="0033398D" w:rsidP="0033398D">
            <w:pPr>
              <w:pStyle w:val="GOSTTablenorm"/>
              <w:rPr>
                <w:szCs w:val="22"/>
              </w:rPr>
            </w:pPr>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2"/>
              </w:rPr>
              <w:t>SUM_1.</w:t>
            </w:r>
          </w:p>
          <w:p w14:paraId="51D811D7" w14:textId="77777777" w:rsidR="0033398D" w:rsidRPr="007036CE" w:rsidRDefault="0033398D" w:rsidP="0033398D">
            <w:pPr>
              <w:pStyle w:val="GOSTTablenorm"/>
              <w:rPr>
                <w:szCs w:val="22"/>
              </w:rPr>
            </w:pPr>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2"/>
              </w:rPr>
              <w:t>SUM_1.</w:t>
            </w:r>
          </w:p>
          <w:p w14:paraId="693153FF" w14:textId="77777777" w:rsidR="0033398D" w:rsidRPr="007036CE" w:rsidRDefault="0033398D" w:rsidP="0033398D">
            <w:pPr>
              <w:pStyle w:val="GOSTTablenorm"/>
              <w:rPr>
                <w:szCs w:val="22"/>
              </w:rPr>
            </w:pPr>
            <w:r w:rsidRPr="007036CE">
              <w:t>При обработке раздела 3 заполняется из тега</w:t>
            </w:r>
            <w:r w:rsidRPr="007036CE">
              <w:rPr>
                <w:b/>
                <w:szCs w:val="24"/>
              </w:rPr>
              <w:t xml:space="preserve"> </w:t>
            </w:r>
            <w:r w:rsidRPr="007036CE">
              <w:rPr>
                <w:b/>
                <w:szCs w:val="24"/>
                <w:lang w:val="en-US"/>
              </w:rPr>
              <w:t>SECTION</w:t>
            </w:r>
            <w:r w:rsidRPr="007036CE">
              <w:rPr>
                <w:b/>
                <w:szCs w:val="24"/>
              </w:rPr>
              <w:t>_3:</w:t>
            </w:r>
            <w:r w:rsidRPr="007036CE">
              <w:rPr>
                <w:szCs w:val="22"/>
              </w:rPr>
              <w:t>SUM_1.</w:t>
            </w:r>
          </w:p>
          <w:p w14:paraId="2470573F" w14:textId="77777777" w:rsidR="0033398D" w:rsidRPr="007036CE" w:rsidRDefault="0033398D" w:rsidP="0033398D">
            <w:pPr>
              <w:pStyle w:val="GOSTTablenorm"/>
              <w:rPr>
                <w:szCs w:val="22"/>
              </w:rPr>
            </w:pPr>
          </w:p>
          <w:p w14:paraId="04CFDE29" w14:textId="567F3E8E" w:rsidR="0033398D" w:rsidRPr="007036CE" w:rsidRDefault="0033398D" w:rsidP="0033398D">
            <w:pPr>
              <w:pStyle w:val="GOSTTablenorm"/>
            </w:pPr>
            <w:r w:rsidRPr="007036CE">
              <w:t xml:space="preserve">Сумма передается в единицах валюты с точностью 2 знака после запятой </w:t>
            </w:r>
            <w:r w:rsidR="00CC2920" w:rsidRPr="007036CE">
              <w:t>–</w:t>
            </w:r>
            <w:r w:rsidRPr="007036CE">
              <w:t xml:space="preserve"> необходимо конвертировать в минимальные единицы валюты (для данного типа документов умножить на 100)</w:t>
            </w:r>
          </w:p>
        </w:tc>
      </w:tr>
      <w:tr w:rsidR="0033398D" w:rsidRPr="007036CE" w14:paraId="6E9BC2B1" w14:textId="77777777" w:rsidTr="00B0621B">
        <w:tc>
          <w:tcPr>
            <w:tcW w:w="1106" w:type="pct"/>
          </w:tcPr>
          <w:p w14:paraId="1FA876F5" w14:textId="77777777" w:rsidR="0033398D" w:rsidRPr="007036CE" w:rsidRDefault="0033398D" w:rsidP="0033398D">
            <w:pPr>
              <w:pStyle w:val="GOSTTablenorm"/>
            </w:pPr>
            <w:r w:rsidRPr="007036CE">
              <w:t>Сумма_второй_плановый_руб</w:t>
            </w:r>
          </w:p>
        </w:tc>
        <w:tc>
          <w:tcPr>
            <w:tcW w:w="303" w:type="pct"/>
          </w:tcPr>
          <w:p w14:paraId="1CE863C2" w14:textId="77777777" w:rsidR="0033398D" w:rsidRPr="007036CE" w:rsidRDefault="0033398D" w:rsidP="0033398D">
            <w:pPr>
              <w:pStyle w:val="GOSTTablenorm"/>
            </w:pPr>
            <w:r w:rsidRPr="007036CE">
              <w:t>Да</w:t>
            </w:r>
          </w:p>
        </w:tc>
        <w:tc>
          <w:tcPr>
            <w:tcW w:w="1106" w:type="pct"/>
          </w:tcPr>
          <w:p w14:paraId="1A47B949" w14:textId="77777777" w:rsidR="0033398D" w:rsidRPr="007036CE" w:rsidRDefault="0033398D" w:rsidP="0033398D">
            <w:pPr>
              <w:pStyle w:val="GOSTTablenorm"/>
            </w:pPr>
            <w:r w:rsidRPr="007036CE">
              <w:t>Сумма на второй год планового периода</w:t>
            </w:r>
          </w:p>
        </w:tc>
        <w:tc>
          <w:tcPr>
            <w:tcW w:w="1106" w:type="pct"/>
          </w:tcPr>
          <w:p w14:paraId="4C9BD4A6" w14:textId="77777777" w:rsidR="0033398D" w:rsidRPr="007036CE" w:rsidRDefault="0033398D" w:rsidP="0033398D">
            <w:pPr>
              <w:pStyle w:val="GOSTTablenorm"/>
              <w:rPr>
                <w:lang w:val="en-US"/>
              </w:rPr>
            </w:pPr>
            <w:r w:rsidRPr="007036CE">
              <w:rPr>
                <w:b/>
                <w:lang w:val="en-US"/>
              </w:rPr>
              <w:t>SECTION_1:</w:t>
            </w:r>
            <w:r w:rsidRPr="007036CE">
              <w:rPr>
                <w:lang w:val="en-US"/>
              </w:rPr>
              <w:t>SUM_2</w:t>
            </w:r>
          </w:p>
          <w:p w14:paraId="1139C7D0" w14:textId="77777777" w:rsidR="0033398D" w:rsidRPr="007036CE" w:rsidRDefault="0033398D" w:rsidP="0033398D">
            <w:pPr>
              <w:pStyle w:val="GOSTTablenorm"/>
              <w:rPr>
                <w:lang w:val="en-US"/>
              </w:rPr>
            </w:pPr>
            <w:r w:rsidRPr="007036CE">
              <w:rPr>
                <w:b/>
                <w:szCs w:val="24"/>
                <w:lang w:val="en-US"/>
              </w:rPr>
              <w:t>SECTION_2:</w:t>
            </w:r>
            <w:r w:rsidRPr="007036CE">
              <w:rPr>
                <w:lang w:val="en-US"/>
              </w:rPr>
              <w:t>SUM_2</w:t>
            </w:r>
          </w:p>
          <w:p w14:paraId="25A284D2" w14:textId="77777777" w:rsidR="0033398D" w:rsidRPr="007036CE" w:rsidRDefault="0033398D" w:rsidP="0033398D">
            <w:pPr>
              <w:pStyle w:val="GOSTTablenorm"/>
              <w:rPr>
                <w:lang w:val="en-US"/>
              </w:rPr>
            </w:pPr>
            <w:r w:rsidRPr="007036CE">
              <w:rPr>
                <w:b/>
                <w:szCs w:val="24"/>
                <w:lang w:val="en-US"/>
              </w:rPr>
              <w:t>SECTION_1:</w:t>
            </w:r>
            <w:r w:rsidRPr="007036CE">
              <w:rPr>
                <w:lang w:val="en-US"/>
              </w:rPr>
              <w:t>SUM_3</w:t>
            </w:r>
          </w:p>
          <w:p w14:paraId="66CE44A1" w14:textId="2FC8505F" w:rsidR="0033398D" w:rsidRPr="007036CE" w:rsidRDefault="0033398D" w:rsidP="0033398D">
            <w:pPr>
              <w:pStyle w:val="GOSTTablenorm"/>
              <w:rPr>
                <w:lang w:val="en-US"/>
              </w:rPr>
            </w:pPr>
            <w:r w:rsidRPr="007036CE">
              <w:rPr>
                <w:b/>
                <w:szCs w:val="24"/>
                <w:lang w:val="en-US"/>
              </w:rPr>
              <w:t>SECTION_2:</w:t>
            </w:r>
            <w:r w:rsidRPr="007036CE">
              <w:rPr>
                <w:lang w:val="en-US"/>
              </w:rPr>
              <w:t>SUM_3</w:t>
            </w:r>
          </w:p>
        </w:tc>
        <w:tc>
          <w:tcPr>
            <w:tcW w:w="1379" w:type="pct"/>
          </w:tcPr>
          <w:p w14:paraId="122BB440" w14:textId="77777777" w:rsidR="0033398D" w:rsidRPr="007036CE" w:rsidRDefault="0033398D" w:rsidP="0033398D">
            <w:pPr>
              <w:pStyle w:val="GOSTTablenorm"/>
            </w:pPr>
            <w:r w:rsidRPr="007036CE">
              <w:t>Если значение признака «НБЦ» соответствует «0», то заполняется согласно описанию:</w:t>
            </w:r>
          </w:p>
          <w:p w14:paraId="31AEB3F9" w14:textId="77777777" w:rsidR="0033398D" w:rsidRPr="007036CE" w:rsidRDefault="0033398D" w:rsidP="0033398D">
            <w:pPr>
              <w:pStyle w:val="GOSTTablenorm"/>
              <w:rPr>
                <w:szCs w:val="22"/>
              </w:rPr>
            </w:pPr>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2"/>
              </w:rPr>
              <w:t>SUM_3.</w:t>
            </w:r>
          </w:p>
          <w:p w14:paraId="163B1E31" w14:textId="77777777" w:rsidR="0033398D" w:rsidRPr="007036CE" w:rsidRDefault="0033398D" w:rsidP="0033398D">
            <w:pPr>
              <w:pStyle w:val="GOSTTablenorm"/>
              <w:rPr>
                <w:szCs w:val="22"/>
              </w:rPr>
            </w:pPr>
            <w:r w:rsidRPr="007036CE">
              <w:lastRenderedPageBreak/>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2"/>
              </w:rPr>
              <w:t>SUM_3.</w:t>
            </w:r>
          </w:p>
          <w:p w14:paraId="6943E36D" w14:textId="77777777" w:rsidR="0033398D" w:rsidRPr="007036CE" w:rsidRDefault="0033398D" w:rsidP="0033398D">
            <w:pPr>
              <w:pStyle w:val="GOSTTablenorm"/>
              <w:rPr>
                <w:szCs w:val="22"/>
              </w:rPr>
            </w:pPr>
          </w:p>
          <w:p w14:paraId="6C78AE87" w14:textId="77777777" w:rsidR="0033398D" w:rsidRPr="007036CE" w:rsidRDefault="0033398D" w:rsidP="0033398D">
            <w:pPr>
              <w:pStyle w:val="GOSTTablenorm"/>
            </w:pPr>
            <w:r w:rsidRPr="007036CE">
              <w:t>Если значение признака «НБЦ» соответствует «1», то заполняется согласно описанию:</w:t>
            </w:r>
          </w:p>
          <w:p w14:paraId="6CCC5A64" w14:textId="77777777" w:rsidR="0033398D" w:rsidRPr="007036CE" w:rsidRDefault="0033398D" w:rsidP="0033398D">
            <w:pPr>
              <w:pStyle w:val="GOSTTablenorm"/>
              <w:rPr>
                <w:szCs w:val="22"/>
              </w:rPr>
            </w:pPr>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2"/>
              </w:rPr>
              <w:t>SUM_2.</w:t>
            </w:r>
          </w:p>
          <w:p w14:paraId="76B49726" w14:textId="77777777" w:rsidR="0033398D" w:rsidRPr="007036CE" w:rsidRDefault="0033398D" w:rsidP="0033398D">
            <w:pPr>
              <w:pStyle w:val="GOSTTablenorm"/>
              <w:rPr>
                <w:szCs w:val="22"/>
              </w:rPr>
            </w:pPr>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2"/>
              </w:rPr>
              <w:t>SUM_2.</w:t>
            </w:r>
          </w:p>
          <w:p w14:paraId="6835CFB6" w14:textId="77777777" w:rsidR="0033398D" w:rsidRPr="007036CE" w:rsidRDefault="0033398D" w:rsidP="0033398D">
            <w:pPr>
              <w:pStyle w:val="GOSTTablenorm"/>
              <w:rPr>
                <w:szCs w:val="22"/>
              </w:rPr>
            </w:pPr>
          </w:p>
          <w:p w14:paraId="736E6EC0" w14:textId="253EE4F3" w:rsidR="0033398D" w:rsidRPr="007036CE" w:rsidRDefault="0033398D" w:rsidP="0033398D">
            <w:pPr>
              <w:pStyle w:val="GOSTTablenorm"/>
            </w:pPr>
            <w:r w:rsidRPr="007036CE">
              <w:t xml:space="preserve">Сумма передается в единицах валюты с точностью 2 знака после запятой </w:t>
            </w:r>
            <w:r w:rsidR="00CC2920" w:rsidRPr="007036CE">
              <w:t>–</w:t>
            </w:r>
            <w:r w:rsidRPr="007036CE">
              <w:t xml:space="preserve"> необходимо конвертировать в минимальные единицы валюты (для данного типа документов умножить на 100)</w:t>
            </w:r>
          </w:p>
        </w:tc>
      </w:tr>
      <w:tr w:rsidR="0033398D" w:rsidRPr="007036CE" w14:paraId="029F02C3" w14:textId="77777777" w:rsidTr="00B0621B">
        <w:tc>
          <w:tcPr>
            <w:tcW w:w="1106" w:type="pct"/>
          </w:tcPr>
          <w:p w14:paraId="688905BF" w14:textId="77777777" w:rsidR="0033398D" w:rsidRPr="007036CE" w:rsidRDefault="0033398D" w:rsidP="0033398D">
            <w:pPr>
              <w:pStyle w:val="GOSTTablenorm"/>
            </w:pPr>
            <w:r w:rsidRPr="007036CE">
              <w:lastRenderedPageBreak/>
              <w:t>Сумма_третий_плановый_руб</w:t>
            </w:r>
          </w:p>
        </w:tc>
        <w:tc>
          <w:tcPr>
            <w:tcW w:w="303" w:type="pct"/>
          </w:tcPr>
          <w:p w14:paraId="6BAE5D8E" w14:textId="77777777" w:rsidR="0033398D" w:rsidRPr="007036CE" w:rsidRDefault="0033398D" w:rsidP="0033398D">
            <w:pPr>
              <w:pStyle w:val="GOSTTablenorm"/>
            </w:pPr>
            <w:r w:rsidRPr="007036CE">
              <w:t>Да</w:t>
            </w:r>
          </w:p>
        </w:tc>
        <w:tc>
          <w:tcPr>
            <w:tcW w:w="1106" w:type="pct"/>
          </w:tcPr>
          <w:p w14:paraId="1B480361" w14:textId="77777777" w:rsidR="0033398D" w:rsidRPr="007036CE" w:rsidRDefault="0033398D" w:rsidP="0033398D">
            <w:pPr>
              <w:pStyle w:val="GOSTTablenorm"/>
            </w:pPr>
            <w:r w:rsidRPr="007036CE">
              <w:t>Сумма на третий год планового периода</w:t>
            </w:r>
          </w:p>
        </w:tc>
        <w:tc>
          <w:tcPr>
            <w:tcW w:w="1106" w:type="pct"/>
          </w:tcPr>
          <w:p w14:paraId="34B65E34" w14:textId="3E9B45B5" w:rsidR="0033398D" w:rsidRPr="007036CE" w:rsidRDefault="0033398D" w:rsidP="0033398D">
            <w:pPr>
              <w:pStyle w:val="GOSTTablenorm"/>
              <w:rPr>
                <w:lang w:val="en-US"/>
              </w:rPr>
            </w:pPr>
            <w:r w:rsidRPr="007036CE">
              <w:rPr>
                <w:b/>
                <w:szCs w:val="24"/>
                <w:lang w:val="en-US"/>
              </w:rPr>
              <w:t>SECTION_1:</w:t>
            </w:r>
            <w:r w:rsidRPr="007036CE">
              <w:rPr>
                <w:lang w:val="en-US"/>
              </w:rPr>
              <w:t>SUM_3</w:t>
            </w:r>
          </w:p>
          <w:p w14:paraId="5348D30C" w14:textId="04B3F5BE" w:rsidR="0033398D" w:rsidRPr="007036CE" w:rsidRDefault="0033398D" w:rsidP="0033398D">
            <w:pPr>
              <w:pStyle w:val="GOSTTablenorm"/>
              <w:rPr>
                <w:lang w:val="en-US"/>
              </w:rPr>
            </w:pPr>
            <w:r w:rsidRPr="007036CE">
              <w:rPr>
                <w:b/>
                <w:szCs w:val="24"/>
                <w:lang w:val="en-US"/>
              </w:rPr>
              <w:t>SECTION_2:</w:t>
            </w:r>
            <w:r w:rsidRPr="007036CE">
              <w:rPr>
                <w:lang w:val="en-US"/>
              </w:rPr>
              <w:t>SUM_3</w:t>
            </w:r>
          </w:p>
        </w:tc>
        <w:tc>
          <w:tcPr>
            <w:tcW w:w="1379" w:type="pct"/>
          </w:tcPr>
          <w:p w14:paraId="2BD54B40" w14:textId="77777777" w:rsidR="0033398D" w:rsidRPr="007036CE" w:rsidRDefault="0033398D" w:rsidP="0033398D">
            <w:pPr>
              <w:pStyle w:val="GOSTTablenorm"/>
            </w:pPr>
            <w:r w:rsidRPr="007036CE">
              <w:t>Если значение признака «НБЦ» соответствует «0», то указывается «0».</w:t>
            </w:r>
          </w:p>
          <w:p w14:paraId="30B4B290" w14:textId="77777777" w:rsidR="0033398D" w:rsidRPr="007036CE" w:rsidRDefault="0033398D" w:rsidP="0033398D">
            <w:pPr>
              <w:pStyle w:val="GOSTTablenorm"/>
            </w:pPr>
          </w:p>
          <w:p w14:paraId="1F330FC3" w14:textId="77777777" w:rsidR="0033398D" w:rsidRPr="007036CE" w:rsidRDefault="0033398D" w:rsidP="0033398D">
            <w:pPr>
              <w:pStyle w:val="GOSTTablenorm"/>
            </w:pPr>
            <w:r w:rsidRPr="007036CE">
              <w:t>Если значение признака «НБЦ» соответствует «1», то заполняется согласно описанию:</w:t>
            </w:r>
          </w:p>
          <w:p w14:paraId="04F07054" w14:textId="77777777" w:rsidR="0033398D" w:rsidRPr="007036CE" w:rsidRDefault="0033398D" w:rsidP="0033398D">
            <w:pPr>
              <w:pStyle w:val="GOSTTablenorm"/>
              <w:rPr>
                <w:szCs w:val="22"/>
              </w:rPr>
            </w:pPr>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2"/>
              </w:rPr>
              <w:t>SUM_3.</w:t>
            </w:r>
          </w:p>
          <w:p w14:paraId="1711FABE" w14:textId="77777777" w:rsidR="0033398D" w:rsidRPr="007036CE" w:rsidRDefault="0033398D" w:rsidP="0033398D">
            <w:pPr>
              <w:pStyle w:val="GOSTTablenorm"/>
              <w:rPr>
                <w:szCs w:val="22"/>
              </w:rPr>
            </w:pPr>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2"/>
              </w:rPr>
              <w:t>SUM_3.</w:t>
            </w:r>
          </w:p>
          <w:p w14:paraId="01C47E37" w14:textId="77777777" w:rsidR="0033398D" w:rsidRPr="007036CE" w:rsidRDefault="0033398D" w:rsidP="0033398D">
            <w:pPr>
              <w:pStyle w:val="GOSTTablenorm"/>
              <w:rPr>
                <w:szCs w:val="22"/>
              </w:rPr>
            </w:pPr>
          </w:p>
          <w:p w14:paraId="6A2AAF96" w14:textId="1453ED9E" w:rsidR="0033398D" w:rsidRPr="007036CE" w:rsidRDefault="0033398D" w:rsidP="0033398D">
            <w:pPr>
              <w:pStyle w:val="GOSTTablenorm"/>
            </w:pPr>
            <w:r w:rsidRPr="007036CE">
              <w:t xml:space="preserve">Сумма передается в единицах валюты с точностью 2 знака после запятой </w:t>
            </w:r>
            <w:r w:rsidR="00CC2920" w:rsidRPr="007036CE">
              <w:t>–</w:t>
            </w:r>
            <w:r w:rsidRPr="007036CE">
              <w:t xml:space="preserve"> необхо</w:t>
            </w:r>
            <w:r w:rsidRPr="007036CE">
              <w:lastRenderedPageBreak/>
              <w:t>димо конвертировать в минимальные единицы валюты (для данного типа документов умножить на 100)</w:t>
            </w:r>
          </w:p>
        </w:tc>
      </w:tr>
      <w:tr w:rsidR="0033398D" w:rsidRPr="007036CE" w14:paraId="11E39F72" w14:textId="77777777" w:rsidTr="00B0621B">
        <w:tc>
          <w:tcPr>
            <w:tcW w:w="1106" w:type="pct"/>
          </w:tcPr>
          <w:p w14:paraId="2939A139" w14:textId="77777777" w:rsidR="0033398D" w:rsidRPr="007036CE" w:rsidRDefault="0033398D" w:rsidP="0033398D">
            <w:pPr>
              <w:pStyle w:val="GOSTTablenorm"/>
            </w:pPr>
            <w:r w:rsidRPr="007036CE">
              <w:lastRenderedPageBreak/>
              <w:t>Сумма_текущий_руб_5%</w:t>
            </w:r>
          </w:p>
        </w:tc>
        <w:tc>
          <w:tcPr>
            <w:tcW w:w="303" w:type="pct"/>
          </w:tcPr>
          <w:p w14:paraId="22EACBE5" w14:textId="77777777" w:rsidR="0033398D" w:rsidRPr="007036CE" w:rsidRDefault="0033398D" w:rsidP="0033398D">
            <w:pPr>
              <w:pStyle w:val="GOSTTablenorm"/>
            </w:pPr>
            <w:r w:rsidRPr="007036CE">
              <w:t>Да</w:t>
            </w:r>
          </w:p>
        </w:tc>
        <w:tc>
          <w:tcPr>
            <w:tcW w:w="1106" w:type="pct"/>
          </w:tcPr>
          <w:p w14:paraId="249CE5E9" w14:textId="77777777" w:rsidR="0033398D" w:rsidRPr="007036CE" w:rsidRDefault="0033398D" w:rsidP="0033398D">
            <w:pPr>
              <w:pStyle w:val="GOSTTablenorm"/>
            </w:pPr>
            <w:r w:rsidRPr="007036CE">
              <w:t>Сумма на текущий год 5%</w:t>
            </w:r>
          </w:p>
        </w:tc>
        <w:tc>
          <w:tcPr>
            <w:tcW w:w="1106" w:type="pct"/>
          </w:tcPr>
          <w:p w14:paraId="322CEDB1" w14:textId="77777777" w:rsidR="0033398D" w:rsidRPr="007036CE" w:rsidRDefault="0033398D" w:rsidP="0033398D">
            <w:pPr>
              <w:pStyle w:val="GOSTTablenorm"/>
              <w:rPr>
                <w:b/>
                <w:szCs w:val="24"/>
                <w:lang w:val="en-US"/>
              </w:rPr>
            </w:pPr>
            <w:r w:rsidRPr="007036CE">
              <w:rPr>
                <w:b/>
                <w:szCs w:val="24"/>
                <w:lang w:val="en-US"/>
              </w:rPr>
              <w:t>SECTION_3</w:t>
            </w:r>
            <w:r w:rsidRPr="007036CE">
              <w:rPr>
                <w:b/>
                <w:szCs w:val="24"/>
              </w:rPr>
              <w:t>:</w:t>
            </w:r>
            <w:r w:rsidRPr="007036CE">
              <w:t>SUM5_1</w:t>
            </w:r>
          </w:p>
        </w:tc>
        <w:tc>
          <w:tcPr>
            <w:tcW w:w="1379" w:type="pct"/>
          </w:tcPr>
          <w:p w14:paraId="00A7752C" w14:textId="77777777" w:rsidR="0033398D" w:rsidRPr="007036CE" w:rsidRDefault="0033398D" w:rsidP="0033398D">
            <w:pPr>
              <w:pStyle w:val="GOSTTablenorm"/>
              <w:rPr>
                <w:szCs w:val="22"/>
              </w:rPr>
            </w:pPr>
            <w:r w:rsidRPr="007036CE">
              <w:t>Если значение признака «НБЦ» соответствует «0», то заполняется согласно из тега</w:t>
            </w:r>
            <w:r w:rsidRPr="007036CE">
              <w:rPr>
                <w:b/>
                <w:szCs w:val="24"/>
              </w:rPr>
              <w:t xml:space="preserve"> </w:t>
            </w:r>
            <w:r w:rsidRPr="007036CE">
              <w:rPr>
                <w:b/>
                <w:szCs w:val="24"/>
                <w:lang w:val="en-US"/>
              </w:rPr>
              <w:t>SECTION</w:t>
            </w:r>
            <w:r w:rsidRPr="007036CE">
              <w:rPr>
                <w:b/>
                <w:szCs w:val="24"/>
              </w:rPr>
              <w:t>_3:</w:t>
            </w:r>
            <w:r w:rsidRPr="007036CE">
              <w:t xml:space="preserve"> SUM5_1</w:t>
            </w:r>
            <w:r w:rsidRPr="007036CE">
              <w:rPr>
                <w:szCs w:val="22"/>
              </w:rPr>
              <w:t>.</w:t>
            </w:r>
          </w:p>
          <w:p w14:paraId="3346D29B" w14:textId="77777777" w:rsidR="0033398D" w:rsidRPr="007036CE" w:rsidRDefault="0033398D" w:rsidP="0033398D">
            <w:pPr>
              <w:pStyle w:val="GOSTTablenorm"/>
              <w:rPr>
                <w:szCs w:val="22"/>
              </w:rPr>
            </w:pPr>
          </w:p>
          <w:p w14:paraId="3F0A51F0" w14:textId="77777777" w:rsidR="0033398D" w:rsidRPr="007036CE" w:rsidRDefault="0033398D" w:rsidP="0033398D">
            <w:pPr>
              <w:pStyle w:val="GOSTTablenorm"/>
            </w:pPr>
            <w:r w:rsidRPr="007036CE">
              <w:t>Если значение признака «НБЦ» соответствует «1», то указывается «0».</w:t>
            </w:r>
          </w:p>
          <w:p w14:paraId="09F62A10" w14:textId="77777777" w:rsidR="0033398D" w:rsidRPr="007036CE" w:rsidRDefault="0033398D" w:rsidP="0033398D">
            <w:pPr>
              <w:pStyle w:val="GOSTTablenorm"/>
            </w:pPr>
          </w:p>
          <w:p w14:paraId="43B856B8" w14:textId="1D8BCC27" w:rsidR="0033398D" w:rsidRPr="007036CE" w:rsidRDefault="0033398D" w:rsidP="0033398D">
            <w:pPr>
              <w:pStyle w:val="GOSTTablenorm"/>
            </w:pPr>
            <w:r w:rsidRPr="007036CE">
              <w:t xml:space="preserve">Сумма передается в единицах валюты с точностью 2 знака после запятой </w:t>
            </w:r>
            <w:r w:rsidR="00CC2920" w:rsidRPr="007036CE">
              <w:t>–</w:t>
            </w:r>
            <w:r w:rsidRPr="007036CE">
              <w:t xml:space="preserve"> необходимо конвертировать в минимальные единицы валюты (для данного типа документов умножить на 100)</w:t>
            </w:r>
          </w:p>
        </w:tc>
      </w:tr>
      <w:tr w:rsidR="0033398D" w:rsidRPr="007036CE" w14:paraId="092DF0A2" w14:textId="77777777" w:rsidTr="00B0621B">
        <w:tc>
          <w:tcPr>
            <w:tcW w:w="1106" w:type="pct"/>
          </w:tcPr>
          <w:p w14:paraId="6468A0A5" w14:textId="77777777" w:rsidR="0033398D" w:rsidRPr="007036CE" w:rsidRDefault="0033398D" w:rsidP="0033398D">
            <w:pPr>
              <w:pStyle w:val="GOSTTablenorm"/>
            </w:pPr>
            <w:r w:rsidRPr="007036CE">
              <w:t>Сумма_первый_плановый_руб_5%</w:t>
            </w:r>
          </w:p>
        </w:tc>
        <w:tc>
          <w:tcPr>
            <w:tcW w:w="303" w:type="pct"/>
          </w:tcPr>
          <w:p w14:paraId="1CE7B7AE" w14:textId="77777777" w:rsidR="0033398D" w:rsidRPr="007036CE" w:rsidRDefault="0033398D" w:rsidP="0033398D">
            <w:pPr>
              <w:pStyle w:val="GOSTTablenorm"/>
            </w:pPr>
            <w:r w:rsidRPr="007036CE">
              <w:t>Да</w:t>
            </w:r>
          </w:p>
        </w:tc>
        <w:tc>
          <w:tcPr>
            <w:tcW w:w="1106" w:type="pct"/>
          </w:tcPr>
          <w:p w14:paraId="007E4A9B" w14:textId="4B86BE12" w:rsidR="0033398D" w:rsidRPr="007036CE" w:rsidRDefault="0033398D" w:rsidP="0033398D">
            <w:pPr>
              <w:pStyle w:val="GOSTTablenorm"/>
            </w:pPr>
            <w:r w:rsidRPr="007036CE">
              <w:t>Сумма на первый год планового периода 5%</w:t>
            </w:r>
          </w:p>
        </w:tc>
        <w:tc>
          <w:tcPr>
            <w:tcW w:w="1106" w:type="pct"/>
          </w:tcPr>
          <w:p w14:paraId="0800DF39" w14:textId="77777777" w:rsidR="0033398D" w:rsidRPr="007036CE" w:rsidRDefault="0033398D" w:rsidP="0033398D">
            <w:pPr>
              <w:pStyle w:val="GOSTTablenorm"/>
              <w:rPr>
                <w:b/>
                <w:szCs w:val="24"/>
                <w:lang w:val="en-US"/>
              </w:rPr>
            </w:pPr>
            <w:r w:rsidRPr="007036CE">
              <w:rPr>
                <w:b/>
                <w:szCs w:val="24"/>
                <w:lang w:val="en-US"/>
              </w:rPr>
              <w:t>SECTION_3</w:t>
            </w:r>
            <w:r w:rsidRPr="007036CE">
              <w:rPr>
                <w:b/>
                <w:szCs w:val="24"/>
              </w:rPr>
              <w:t>:</w:t>
            </w:r>
            <w:r w:rsidRPr="007036CE">
              <w:t>SUM5_1</w:t>
            </w:r>
          </w:p>
        </w:tc>
        <w:tc>
          <w:tcPr>
            <w:tcW w:w="1379" w:type="pct"/>
          </w:tcPr>
          <w:p w14:paraId="2480490E" w14:textId="77777777" w:rsidR="0033398D" w:rsidRPr="007036CE" w:rsidRDefault="0033398D" w:rsidP="0033398D">
            <w:pPr>
              <w:pStyle w:val="GOSTTablenorm"/>
              <w:rPr>
                <w:szCs w:val="22"/>
              </w:rPr>
            </w:pPr>
            <w:r w:rsidRPr="007036CE">
              <w:t>значение признака «НБЦ» соответствует «0» , то указывается «0».</w:t>
            </w:r>
          </w:p>
          <w:p w14:paraId="687F57AB" w14:textId="77777777" w:rsidR="0033398D" w:rsidRPr="007036CE" w:rsidRDefault="0033398D" w:rsidP="0033398D">
            <w:pPr>
              <w:pStyle w:val="GOSTTablenorm"/>
              <w:rPr>
                <w:szCs w:val="22"/>
              </w:rPr>
            </w:pPr>
          </w:p>
          <w:p w14:paraId="78531871" w14:textId="77777777" w:rsidR="0033398D" w:rsidRPr="007036CE" w:rsidRDefault="0033398D" w:rsidP="0033398D">
            <w:pPr>
              <w:pStyle w:val="GOSTTablenorm"/>
            </w:pPr>
            <w:r w:rsidRPr="007036CE">
              <w:t>Если значение признака «НБЦ» соответствует «1», то заполняется из тега</w:t>
            </w:r>
            <w:r w:rsidRPr="007036CE">
              <w:rPr>
                <w:b/>
                <w:szCs w:val="24"/>
              </w:rPr>
              <w:t xml:space="preserve"> </w:t>
            </w:r>
            <w:r w:rsidRPr="007036CE">
              <w:rPr>
                <w:b/>
                <w:szCs w:val="24"/>
                <w:lang w:val="en-US"/>
              </w:rPr>
              <w:t>SECTION</w:t>
            </w:r>
            <w:r w:rsidRPr="007036CE">
              <w:rPr>
                <w:b/>
                <w:szCs w:val="24"/>
              </w:rPr>
              <w:t>_3:</w:t>
            </w:r>
            <w:r w:rsidRPr="007036CE">
              <w:t xml:space="preserve"> SUM5_1.</w:t>
            </w:r>
          </w:p>
          <w:p w14:paraId="26DD9CFD" w14:textId="77777777" w:rsidR="0033398D" w:rsidRPr="007036CE" w:rsidRDefault="0033398D" w:rsidP="0033398D">
            <w:pPr>
              <w:pStyle w:val="GOSTTablenorm"/>
            </w:pPr>
          </w:p>
          <w:p w14:paraId="1EDC6C28" w14:textId="4E842F5F" w:rsidR="0033398D" w:rsidRPr="007036CE" w:rsidRDefault="0033398D" w:rsidP="0033398D">
            <w:pPr>
              <w:pStyle w:val="GOSTTablenorm"/>
            </w:pPr>
            <w:r w:rsidRPr="007036CE">
              <w:t xml:space="preserve">Сумма передается в единицах валюты с точностью 2 знака после запятой </w:t>
            </w:r>
            <w:r w:rsidR="00CC2920" w:rsidRPr="007036CE">
              <w:t>–</w:t>
            </w:r>
            <w:r w:rsidRPr="007036CE">
              <w:t xml:space="preserve"> необходимо конвертировать в минимальные единицы валюты (для данного типа документов умножить на 100)</w:t>
            </w:r>
          </w:p>
        </w:tc>
      </w:tr>
    </w:tbl>
    <w:p w14:paraId="42752FDF" w14:textId="137753C9" w:rsidR="004E1C81" w:rsidRPr="007036CE" w:rsidRDefault="00A9172B" w:rsidP="000027F9">
      <w:pPr>
        <w:pStyle w:val="GOSTNameTable"/>
      </w:pPr>
      <w:r w:rsidRPr="007036CE">
        <w:rPr>
          <w:noProof/>
        </w:rPr>
        <w:lastRenderedPageBreak/>
        <w:fldChar w:fldCharType="begin"/>
      </w:r>
      <w:r w:rsidRPr="007036CE">
        <w:rPr>
          <w:noProof/>
        </w:rPr>
        <w:instrText xml:space="preserve"> SEQ Таблица \* ARABIC </w:instrText>
      </w:r>
      <w:r w:rsidRPr="007036CE">
        <w:rPr>
          <w:noProof/>
        </w:rPr>
        <w:fldChar w:fldCharType="separate"/>
      </w:r>
      <w:bookmarkStart w:id="12586" w:name="_Toc222928055"/>
      <w:r w:rsidR="00BD74E1">
        <w:rPr>
          <w:noProof/>
        </w:rPr>
        <w:t>82</w:t>
      </w:r>
      <w:r w:rsidRPr="007036CE">
        <w:rPr>
          <w:noProof/>
        </w:rPr>
        <w:fldChar w:fldCharType="end"/>
      </w:r>
      <w:r w:rsidR="004E1C81" w:rsidRPr="007036CE">
        <w:t xml:space="preserve"> </w:t>
      </w:r>
      <w:r w:rsidR="00D9309A" w:rsidRPr="007036CE">
        <w:t>–</w:t>
      </w:r>
      <w:r w:rsidR="004E1C81" w:rsidRPr="007036CE">
        <w:t xml:space="preserve"> Перечень атрибутов, соответствующих типу документа «Уведомление о приостановлении (отмене приостановления) операций на лицевых счетах» (ф.0506107) DBD_NoticeSuspensionLC</w:t>
      </w:r>
      <w:bookmarkEnd w:id="12586"/>
    </w:p>
    <w:tbl>
      <w:tblPr>
        <w:tblStyle w:val="GOSTTable"/>
        <w:tblW w:w="5000" w:type="pct"/>
        <w:tblLayout w:type="fixed"/>
        <w:tblLook w:val="07E0" w:firstRow="1" w:lastRow="1" w:firstColumn="1" w:lastColumn="1" w:noHBand="1" w:noVBand="1"/>
      </w:tblPr>
      <w:tblGrid>
        <w:gridCol w:w="3486"/>
        <w:gridCol w:w="955"/>
        <w:gridCol w:w="3486"/>
        <w:gridCol w:w="3486"/>
        <w:gridCol w:w="4347"/>
      </w:tblGrid>
      <w:tr w:rsidR="004E1C81" w:rsidRPr="007036CE" w14:paraId="5D4ED5BF" w14:textId="77777777" w:rsidTr="00B0621B">
        <w:trPr>
          <w:cnfStyle w:val="100000000000" w:firstRow="1" w:lastRow="0" w:firstColumn="0" w:lastColumn="0" w:oddVBand="0" w:evenVBand="0" w:oddHBand="0" w:evenHBand="0" w:firstRowFirstColumn="0" w:firstRowLastColumn="0" w:lastRowFirstColumn="0" w:lastRowLastColumn="0"/>
        </w:trPr>
        <w:tc>
          <w:tcPr>
            <w:tcW w:w="1106" w:type="pct"/>
            <w:hideMark/>
          </w:tcPr>
          <w:p w14:paraId="24BA609F" w14:textId="77777777" w:rsidR="004E1C81" w:rsidRPr="007036CE" w:rsidRDefault="004E1C81" w:rsidP="007C1AAA">
            <w:pPr>
              <w:pStyle w:val="GOSTTableHead"/>
              <w:rPr>
                <w:szCs w:val="22"/>
              </w:rPr>
            </w:pPr>
            <w:r w:rsidRPr="007036CE">
              <w:rPr>
                <w:szCs w:val="22"/>
              </w:rPr>
              <w:t>Наименование атрибута</w:t>
            </w:r>
          </w:p>
        </w:tc>
        <w:tc>
          <w:tcPr>
            <w:tcW w:w="303" w:type="pct"/>
            <w:hideMark/>
          </w:tcPr>
          <w:p w14:paraId="1D1968BD" w14:textId="77777777" w:rsidR="004E1C81" w:rsidRPr="007036CE" w:rsidRDefault="004E1C81" w:rsidP="007C1AAA">
            <w:pPr>
              <w:pStyle w:val="GOSTTableHead"/>
              <w:rPr>
                <w:szCs w:val="22"/>
              </w:rPr>
            </w:pPr>
            <w:r w:rsidRPr="007036CE">
              <w:rPr>
                <w:szCs w:val="22"/>
              </w:rPr>
              <w:t>Вычисляемый атрибут</w:t>
            </w:r>
          </w:p>
        </w:tc>
        <w:tc>
          <w:tcPr>
            <w:tcW w:w="1106" w:type="pct"/>
            <w:hideMark/>
          </w:tcPr>
          <w:p w14:paraId="72D3DE3E" w14:textId="77777777" w:rsidR="004E1C81" w:rsidRPr="007036CE" w:rsidRDefault="004E1C81" w:rsidP="007C1AAA">
            <w:pPr>
              <w:pStyle w:val="GOSTTableHead"/>
              <w:rPr>
                <w:szCs w:val="22"/>
              </w:rPr>
            </w:pPr>
            <w:r w:rsidRPr="007036CE">
              <w:rPr>
                <w:szCs w:val="22"/>
              </w:rPr>
              <w:t>Описание атрибута</w:t>
            </w:r>
          </w:p>
        </w:tc>
        <w:tc>
          <w:tcPr>
            <w:tcW w:w="1106" w:type="pct"/>
            <w:hideMark/>
          </w:tcPr>
          <w:p w14:paraId="4501EA95" w14:textId="77777777" w:rsidR="004E1C81" w:rsidRPr="007036CE" w:rsidRDefault="004E1C81" w:rsidP="007C1AAA">
            <w:pPr>
              <w:pStyle w:val="GOSTTableHead"/>
              <w:rPr>
                <w:szCs w:val="22"/>
              </w:rPr>
            </w:pPr>
            <w:r w:rsidRPr="007036CE">
              <w:rPr>
                <w:szCs w:val="22"/>
              </w:rPr>
              <w:t>Реквизит документа (наименование тега)</w:t>
            </w:r>
          </w:p>
        </w:tc>
        <w:tc>
          <w:tcPr>
            <w:tcW w:w="1379" w:type="pct"/>
            <w:hideMark/>
          </w:tcPr>
          <w:p w14:paraId="75912BEB" w14:textId="77777777" w:rsidR="004E1C81" w:rsidRPr="007036CE" w:rsidRDefault="004E1C81" w:rsidP="007C1AAA">
            <w:pPr>
              <w:pStyle w:val="GOSTTableHead"/>
              <w:rPr>
                <w:szCs w:val="22"/>
              </w:rPr>
            </w:pPr>
            <w:r w:rsidRPr="007036CE">
              <w:rPr>
                <w:szCs w:val="22"/>
              </w:rPr>
              <w:t>Алгоритм вычисления</w:t>
            </w:r>
          </w:p>
        </w:tc>
      </w:tr>
      <w:tr w:rsidR="004E1C81" w:rsidRPr="007036CE" w14:paraId="2B582AE7" w14:textId="77777777" w:rsidTr="00B0621B">
        <w:tc>
          <w:tcPr>
            <w:tcW w:w="1106" w:type="pct"/>
          </w:tcPr>
          <w:p w14:paraId="346AF87F" w14:textId="77777777" w:rsidR="004E1C81" w:rsidRPr="007036CE" w:rsidRDefault="004E1C81">
            <w:pPr>
              <w:pStyle w:val="GOSTTablenorm"/>
              <w:rPr>
                <w:lang w:val="en-US"/>
              </w:rPr>
            </w:pPr>
            <w:r w:rsidRPr="007036CE">
              <w:t>Номер_документа</w:t>
            </w:r>
            <w:r w:rsidR="00142CBB" w:rsidRPr="007036CE">
              <w:rPr>
                <w:lang w:val="en-US"/>
              </w:rPr>
              <w:t>*</w:t>
            </w:r>
          </w:p>
        </w:tc>
        <w:tc>
          <w:tcPr>
            <w:tcW w:w="303" w:type="pct"/>
          </w:tcPr>
          <w:p w14:paraId="06CC0080" w14:textId="77777777" w:rsidR="004E1C81" w:rsidRPr="007036CE" w:rsidRDefault="004E1C81">
            <w:pPr>
              <w:pStyle w:val="GOSTTablenorm"/>
            </w:pPr>
            <w:r w:rsidRPr="007036CE">
              <w:t>Нет</w:t>
            </w:r>
          </w:p>
        </w:tc>
        <w:tc>
          <w:tcPr>
            <w:tcW w:w="1106" w:type="pct"/>
          </w:tcPr>
          <w:p w14:paraId="5B3BD23D" w14:textId="77777777" w:rsidR="004E1C81" w:rsidRPr="007036CE" w:rsidRDefault="004E1C81">
            <w:pPr>
              <w:pStyle w:val="GOSTTablenorm"/>
            </w:pPr>
            <w:r w:rsidRPr="007036CE">
              <w:t>Номер документа</w:t>
            </w:r>
          </w:p>
        </w:tc>
        <w:tc>
          <w:tcPr>
            <w:tcW w:w="1106" w:type="pct"/>
          </w:tcPr>
          <w:p w14:paraId="20FD60A7" w14:textId="77777777" w:rsidR="004E1C81" w:rsidRPr="007036CE" w:rsidRDefault="004E1C81">
            <w:pPr>
              <w:pStyle w:val="GOSTTablenorm"/>
            </w:pPr>
            <w:r w:rsidRPr="007036CE">
              <w:t>NUM_DOC</w:t>
            </w:r>
          </w:p>
        </w:tc>
        <w:tc>
          <w:tcPr>
            <w:tcW w:w="1379" w:type="pct"/>
          </w:tcPr>
          <w:p w14:paraId="3371AF20" w14:textId="77777777" w:rsidR="004E1C81" w:rsidRPr="007036CE" w:rsidRDefault="004E1C81">
            <w:pPr>
              <w:pStyle w:val="GOSTTablenorm"/>
            </w:pPr>
            <w:r w:rsidRPr="007036CE">
              <w:t>-</w:t>
            </w:r>
          </w:p>
        </w:tc>
      </w:tr>
      <w:tr w:rsidR="004E1C81" w:rsidRPr="007036CE" w14:paraId="27BEC9CD" w14:textId="77777777" w:rsidTr="00B0621B">
        <w:tc>
          <w:tcPr>
            <w:tcW w:w="1106" w:type="pct"/>
          </w:tcPr>
          <w:p w14:paraId="7072B64F" w14:textId="77777777" w:rsidR="004E1C81" w:rsidRPr="007036CE" w:rsidRDefault="004E1C81">
            <w:pPr>
              <w:pStyle w:val="GOSTTablenorm"/>
              <w:rPr>
                <w:lang w:val="en-US"/>
              </w:rPr>
            </w:pPr>
            <w:r w:rsidRPr="007036CE">
              <w:t>Дата_документа</w:t>
            </w:r>
            <w:r w:rsidR="00142CBB" w:rsidRPr="007036CE">
              <w:rPr>
                <w:lang w:val="en-US"/>
              </w:rPr>
              <w:t>*</w:t>
            </w:r>
          </w:p>
        </w:tc>
        <w:tc>
          <w:tcPr>
            <w:tcW w:w="303" w:type="pct"/>
          </w:tcPr>
          <w:p w14:paraId="7BC8DF18" w14:textId="77777777" w:rsidR="004E1C81" w:rsidRPr="007036CE" w:rsidRDefault="004E1C81">
            <w:pPr>
              <w:pStyle w:val="GOSTTablenorm"/>
            </w:pPr>
            <w:r w:rsidRPr="007036CE">
              <w:t>Нет</w:t>
            </w:r>
          </w:p>
        </w:tc>
        <w:tc>
          <w:tcPr>
            <w:tcW w:w="1106" w:type="pct"/>
          </w:tcPr>
          <w:p w14:paraId="64239939" w14:textId="77777777" w:rsidR="004E1C81" w:rsidRPr="007036CE" w:rsidRDefault="004E1C81">
            <w:pPr>
              <w:pStyle w:val="GOSTTablenorm"/>
            </w:pPr>
            <w:r w:rsidRPr="007036CE">
              <w:t>Дата документа</w:t>
            </w:r>
          </w:p>
        </w:tc>
        <w:tc>
          <w:tcPr>
            <w:tcW w:w="1106" w:type="pct"/>
          </w:tcPr>
          <w:p w14:paraId="44BA0323" w14:textId="77777777" w:rsidR="004E1C81" w:rsidRPr="007036CE" w:rsidRDefault="004E1C81">
            <w:pPr>
              <w:pStyle w:val="GOSTTablenorm"/>
            </w:pPr>
            <w:r w:rsidRPr="007036CE">
              <w:t>DATE_DOC</w:t>
            </w:r>
          </w:p>
        </w:tc>
        <w:tc>
          <w:tcPr>
            <w:tcW w:w="1379" w:type="pct"/>
          </w:tcPr>
          <w:p w14:paraId="2F1730FB" w14:textId="77777777" w:rsidR="004E1C81" w:rsidRPr="007036CE" w:rsidRDefault="004E1C81">
            <w:pPr>
              <w:pStyle w:val="GOSTTablenorm"/>
            </w:pPr>
            <w:r w:rsidRPr="007036CE">
              <w:t>-</w:t>
            </w:r>
          </w:p>
        </w:tc>
      </w:tr>
      <w:tr w:rsidR="004E1C81" w:rsidRPr="007036CE" w14:paraId="523D6F3F" w14:textId="77777777" w:rsidTr="00B0621B">
        <w:tc>
          <w:tcPr>
            <w:tcW w:w="1106" w:type="pct"/>
          </w:tcPr>
          <w:p w14:paraId="5D50954A" w14:textId="77777777" w:rsidR="004E1C81" w:rsidRPr="007036CE" w:rsidRDefault="004E1C81">
            <w:pPr>
              <w:pStyle w:val="GOSTTablenorm"/>
            </w:pPr>
            <w:r w:rsidRPr="007036CE">
              <w:t>Вид_документа</w:t>
            </w:r>
          </w:p>
        </w:tc>
        <w:tc>
          <w:tcPr>
            <w:tcW w:w="303" w:type="pct"/>
          </w:tcPr>
          <w:p w14:paraId="777C0D39" w14:textId="77777777" w:rsidR="004E1C81" w:rsidRPr="007036CE" w:rsidRDefault="004E1C81">
            <w:pPr>
              <w:pStyle w:val="GOSTTablenorm"/>
            </w:pPr>
            <w:r w:rsidRPr="007036CE">
              <w:t>Нет</w:t>
            </w:r>
          </w:p>
        </w:tc>
        <w:tc>
          <w:tcPr>
            <w:tcW w:w="1106" w:type="pct"/>
          </w:tcPr>
          <w:p w14:paraId="6D143FA3" w14:textId="77777777" w:rsidR="004E1C81" w:rsidRPr="007036CE" w:rsidRDefault="004E1C81">
            <w:pPr>
              <w:pStyle w:val="GOSTTablenorm"/>
            </w:pPr>
            <w:r w:rsidRPr="007036CE">
              <w:t>Вид документа</w:t>
            </w:r>
          </w:p>
        </w:tc>
        <w:tc>
          <w:tcPr>
            <w:tcW w:w="1106" w:type="pct"/>
          </w:tcPr>
          <w:p w14:paraId="3CDA3AD7" w14:textId="77777777" w:rsidR="004E1C81" w:rsidRPr="007036CE" w:rsidRDefault="004E1C81">
            <w:pPr>
              <w:pStyle w:val="GOSTTablenorm"/>
            </w:pPr>
            <w:r w:rsidRPr="007036CE">
              <w:t>DOC_TYPE</w:t>
            </w:r>
          </w:p>
        </w:tc>
        <w:tc>
          <w:tcPr>
            <w:tcW w:w="1379" w:type="pct"/>
          </w:tcPr>
          <w:p w14:paraId="1B100FDE" w14:textId="77777777" w:rsidR="004E1C81" w:rsidRPr="007036CE" w:rsidRDefault="004E1C81">
            <w:pPr>
              <w:pStyle w:val="GOSTTablenorm"/>
            </w:pPr>
            <w:r w:rsidRPr="007036CE">
              <w:t>-</w:t>
            </w:r>
          </w:p>
        </w:tc>
      </w:tr>
      <w:tr w:rsidR="004E1C81" w:rsidRPr="007036CE" w14:paraId="223B10A1" w14:textId="77777777" w:rsidTr="00B0621B">
        <w:tc>
          <w:tcPr>
            <w:tcW w:w="1106" w:type="pct"/>
          </w:tcPr>
          <w:p w14:paraId="19E19530" w14:textId="77777777" w:rsidR="004E1C81" w:rsidRPr="007036CE" w:rsidRDefault="004E1C81">
            <w:pPr>
              <w:pStyle w:val="GOSTTablenorm"/>
            </w:pPr>
            <w:r w:rsidRPr="007036CE">
              <w:t>Уровень_конфиденциальности</w:t>
            </w:r>
          </w:p>
        </w:tc>
        <w:tc>
          <w:tcPr>
            <w:tcW w:w="303" w:type="pct"/>
          </w:tcPr>
          <w:p w14:paraId="7E2508FB" w14:textId="77777777" w:rsidR="004E1C81" w:rsidRPr="007036CE" w:rsidRDefault="004E1C81">
            <w:pPr>
              <w:pStyle w:val="GOSTTablenorm"/>
            </w:pPr>
            <w:r w:rsidRPr="007036CE">
              <w:t>Нет</w:t>
            </w:r>
          </w:p>
        </w:tc>
        <w:tc>
          <w:tcPr>
            <w:tcW w:w="1106" w:type="pct"/>
          </w:tcPr>
          <w:p w14:paraId="6DD68E60" w14:textId="77777777" w:rsidR="004E1C81" w:rsidRPr="007036CE" w:rsidRDefault="004E1C81">
            <w:pPr>
              <w:pStyle w:val="GOSTTablenorm"/>
            </w:pPr>
            <w:r w:rsidRPr="007036CE">
              <w:t>Уровень конфиденциальности</w:t>
            </w:r>
          </w:p>
        </w:tc>
        <w:tc>
          <w:tcPr>
            <w:tcW w:w="1106" w:type="pct"/>
          </w:tcPr>
          <w:p w14:paraId="5B20E931" w14:textId="77777777" w:rsidR="004E1C81" w:rsidRPr="007036CE" w:rsidRDefault="004E1C81">
            <w:pPr>
              <w:pStyle w:val="GOSTTablenorm"/>
            </w:pPr>
            <w:r w:rsidRPr="007036CE">
              <w:t>ACCESSLEVEL</w:t>
            </w:r>
          </w:p>
        </w:tc>
        <w:tc>
          <w:tcPr>
            <w:tcW w:w="1379" w:type="pct"/>
          </w:tcPr>
          <w:p w14:paraId="189EE16F" w14:textId="77777777" w:rsidR="004E1C81" w:rsidRPr="007036CE" w:rsidRDefault="004E1C81">
            <w:pPr>
              <w:pStyle w:val="GOSTTablenorm"/>
            </w:pPr>
            <w:r w:rsidRPr="007036CE">
              <w:t>-</w:t>
            </w:r>
          </w:p>
        </w:tc>
      </w:tr>
      <w:tr w:rsidR="004E1C81" w:rsidRPr="007036CE" w14:paraId="3205A9C9" w14:textId="77777777" w:rsidTr="00B0621B">
        <w:tc>
          <w:tcPr>
            <w:tcW w:w="1106" w:type="pct"/>
          </w:tcPr>
          <w:p w14:paraId="4EF9B7E5" w14:textId="77777777" w:rsidR="004E1C81" w:rsidRPr="007036CE" w:rsidRDefault="004E1C81">
            <w:pPr>
              <w:pStyle w:val="GOSTTablenorm"/>
            </w:pPr>
            <w:r w:rsidRPr="007036CE">
              <w:t>Наименование_документа</w:t>
            </w:r>
          </w:p>
        </w:tc>
        <w:tc>
          <w:tcPr>
            <w:tcW w:w="303" w:type="pct"/>
          </w:tcPr>
          <w:p w14:paraId="5D10AA00" w14:textId="77777777" w:rsidR="004E1C81" w:rsidRPr="007036CE" w:rsidRDefault="004E1C81">
            <w:pPr>
              <w:pStyle w:val="GOSTTablenorm"/>
            </w:pPr>
            <w:r w:rsidRPr="007036CE">
              <w:t>Да</w:t>
            </w:r>
          </w:p>
        </w:tc>
        <w:tc>
          <w:tcPr>
            <w:tcW w:w="1106" w:type="pct"/>
          </w:tcPr>
          <w:p w14:paraId="6356ABB9" w14:textId="77777777" w:rsidR="004E1C81" w:rsidRPr="007036CE" w:rsidRDefault="004E1C81">
            <w:pPr>
              <w:pStyle w:val="GOSTTablenorm"/>
            </w:pPr>
            <w:r w:rsidRPr="007036CE">
              <w:t>Наименование документа</w:t>
            </w:r>
          </w:p>
        </w:tc>
        <w:tc>
          <w:tcPr>
            <w:tcW w:w="1106" w:type="pct"/>
          </w:tcPr>
          <w:p w14:paraId="0F06BD5D" w14:textId="77777777" w:rsidR="004E1C81" w:rsidRPr="007036CE" w:rsidRDefault="004E1C81">
            <w:pPr>
              <w:pStyle w:val="GOSTTablenorm"/>
            </w:pPr>
            <w:r w:rsidRPr="007036CE">
              <w:t>-</w:t>
            </w:r>
          </w:p>
        </w:tc>
        <w:tc>
          <w:tcPr>
            <w:tcW w:w="1379" w:type="pct"/>
          </w:tcPr>
          <w:p w14:paraId="109B5482" w14:textId="77777777" w:rsidR="004E1C81" w:rsidRPr="007036CE" w:rsidRDefault="004E1C81">
            <w:pPr>
              <w:pStyle w:val="GOSTTablenorm"/>
            </w:pPr>
            <w:r w:rsidRPr="007036CE">
              <w:t xml:space="preserve">Наименование документа определяется по справочнику </w:t>
            </w:r>
            <w:r w:rsidR="005D426C" w:rsidRPr="007036CE">
              <w:t>«</w:t>
            </w:r>
            <w:r w:rsidRPr="007036CE">
              <w:t>Типы документов</w:t>
            </w:r>
            <w:r w:rsidR="005D426C" w:rsidRPr="007036CE">
              <w:t>»</w:t>
            </w:r>
            <w:r w:rsidRPr="007036CE">
              <w:t xml:space="preserve"> с помощью значения атрибута Тип_документа (TypeDoc) из заголовка запроса</w:t>
            </w:r>
          </w:p>
        </w:tc>
      </w:tr>
      <w:tr w:rsidR="004E1C81" w:rsidRPr="007036CE" w14:paraId="40726972" w14:textId="77777777" w:rsidTr="00B0621B">
        <w:tc>
          <w:tcPr>
            <w:tcW w:w="1106" w:type="pct"/>
          </w:tcPr>
          <w:p w14:paraId="1E4F6474" w14:textId="77777777" w:rsidR="004E1C81" w:rsidRPr="007036CE" w:rsidRDefault="004E1C81">
            <w:pPr>
              <w:pStyle w:val="GOSTTablenorm"/>
            </w:pPr>
            <w:r w:rsidRPr="007036CE">
              <w:t>Код_валюты</w:t>
            </w:r>
          </w:p>
        </w:tc>
        <w:tc>
          <w:tcPr>
            <w:tcW w:w="303" w:type="pct"/>
          </w:tcPr>
          <w:p w14:paraId="66CD8736" w14:textId="77777777" w:rsidR="004E1C81" w:rsidRPr="007036CE" w:rsidRDefault="004E1C81">
            <w:pPr>
              <w:pStyle w:val="GOSTTablenorm"/>
            </w:pPr>
            <w:r w:rsidRPr="007036CE">
              <w:t>Да</w:t>
            </w:r>
          </w:p>
        </w:tc>
        <w:tc>
          <w:tcPr>
            <w:tcW w:w="1106" w:type="pct"/>
          </w:tcPr>
          <w:p w14:paraId="75C910FC" w14:textId="77777777" w:rsidR="004E1C81" w:rsidRPr="007036CE" w:rsidRDefault="004E1C81">
            <w:pPr>
              <w:pStyle w:val="GOSTTablenorm"/>
            </w:pPr>
            <w:r w:rsidRPr="007036CE">
              <w:t>Код валюты</w:t>
            </w:r>
          </w:p>
        </w:tc>
        <w:tc>
          <w:tcPr>
            <w:tcW w:w="1106" w:type="pct"/>
          </w:tcPr>
          <w:p w14:paraId="3D9D82BE" w14:textId="77777777" w:rsidR="004E1C81" w:rsidRPr="007036CE" w:rsidRDefault="004E1C81">
            <w:pPr>
              <w:pStyle w:val="GOSTTablenorm"/>
            </w:pPr>
            <w:r w:rsidRPr="007036CE">
              <w:t>-</w:t>
            </w:r>
          </w:p>
        </w:tc>
        <w:tc>
          <w:tcPr>
            <w:tcW w:w="1379" w:type="pct"/>
          </w:tcPr>
          <w:p w14:paraId="5EAD7BC7" w14:textId="77777777" w:rsidR="004E1C81" w:rsidRPr="007036CE" w:rsidRDefault="004E1C81">
            <w:pPr>
              <w:pStyle w:val="GOSTTablenorm"/>
            </w:pPr>
            <w:r w:rsidRPr="007036CE">
              <w:t>Указывается значение «643»</w:t>
            </w:r>
          </w:p>
        </w:tc>
      </w:tr>
      <w:tr w:rsidR="00CE3062" w:rsidRPr="007036CE" w14:paraId="5AFE5713" w14:textId="77777777" w:rsidTr="00B0621B">
        <w:trPr>
          <w:ins w:id="12587" w:author="Сатлер Марина Викторовна" w:date="2024-03-20T09:55:00Z"/>
        </w:trPr>
        <w:tc>
          <w:tcPr>
            <w:tcW w:w="1106" w:type="pct"/>
          </w:tcPr>
          <w:p w14:paraId="00440054" w14:textId="77777777" w:rsidR="00CE3062" w:rsidRPr="007036CE" w:rsidRDefault="00CE3062" w:rsidP="00CE3062">
            <w:pPr>
              <w:pStyle w:val="GOSTTablenorm"/>
              <w:rPr>
                <w:ins w:id="12588" w:author="Сатлер Марина Викторовна" w:date="2024-03-20T09:55:00Z"/>
              </w:rPr>
            </w:pPr>
            <w:ins w:id="12589" w:author="Сатлер Марина Викторовна" w:date="2024-03-20T09:55:00Z">
              <w:r w:rsidRPr="007036CE">
                <w:rPr>
                  <w:szCs w:val="22"/>
                </w:rPr>
                <w:t>Код_валюты_учета</w:t>
              </w:r>
            </w:ins>
          </w:p>
        </w:tc>
        <w:tc>
          <w:tcPr>
            <w:tcW w:w="303" w:type="pct"/>
          </w:tcPr>
          <w:p w14:paraId="4BCD35AF" w14:textId="77777777" w:rsidR="00CE3062" w:rsidRPr="007036CE" w:rsidRDefault="00CE3062" w:rsidP="00CE3062">
            <w:pPr>
              <w:pStyle w:val="GOSTTablenorm"/>
              <w:rPr>
                <w:ins w:id="12590" w:author="Сатлер Марина Викторовна" w:date="2024-03-20T09:55:00Z"/>
              </w:rPr>
            </w:pPr>
            <w:ins w:id="12591" w:author="Сатлер Марина Викторовна" w:date="2024-03-20T09:55:00Z">
              <w:r w:rsidRPr="007036CE">
                <w:rPr>
                  <w:szCs w:val="22"/>
                </w:rPr>
                <w:t>да</w:t>
              </w:r>
            </w:ins>
          </w:p>
        </w:tc>
        <w:tc>
          <w:tcPr>
            <w:tcW w:w="1106" w:type="pct"/>
          </w:tcPr>
          <w:p w14:paraId="1A9169FF" w14:textId="77777777" w:rsidR="00CE3062" w:rsidRPr="007036CE" w:rsidRDefault="00CE3062" w:rsidP="00CE3062">
            <w:pPr>
              <w:pStyle w:val="GOSTTablenorm"/>
              <w:rPr>
                <w:ins w:id="12592" w:author="Сатлер Марина Викторовна" w:date="2024-03-20T09:55:00Z"/>
              </w:rPr>
            </w:pPr>
            <w:ins w:id="12593" w:author="Сатлер Марина Викторовна" w:date="2024-03-20T09:55:00Z">
              <w:r w:rsidRPr="007036CE">
                <w:rPr>
                  <w:szCs w:val="22"/>
                </w:rPr>
                <w:t>Код валюты учета по ОКВ</w:t>
              </w:r>
            </w:ins>
          </w:p>
        </w:tc>
        <w:tc>
          <w:tcPr>
            <w:tcW w:w="1106" w:type="pct"/>
          </w:tcPr>
          <w:p w14:paraId="579C2152" w14:textId="77777777" w:rsidR="00CE3062" w:rsidRPr="007036CE" w:rsidRDefault="00CE3062" w:rsidP="00CE3062">
            <w:pPr>
              <w:pStyle w:val="GOSTTablenorm"/>
              <w:rPr>
                <w:ins w:id="12594" w:author="Сатлер Марина Викторовна" w:date="2024-03-20T09:55:00Z"/>
              </w:rPr>
            </w:pPr>
            <w:ins w:id="12595" w:author="Сатлер Марина Викторовна" w:date="2024-03-20T09:55:00Z">
              <w:r w:rsidRPr="007036CE">
                <w:t>-</w:t>
              </w:r>
            </w:ins>
          </w:p>
        </w:tc>
        <w:tc>
          <w:tcPr>
            <w:tcW w:w="1379" w:type="pct"/>
          </w:tcPr>
          <w:p w14:paraId="1BB71DC9" w14:textId="77777777" w:rsidR="00CE3062" w:rsidRPr="007036CE" w:rsidRDefault="00CE3062" w:rsidP="00CE3062">
            <w:pPr>
              <w:pStyle w:val="GOSTTablenorm"/>
              <w:rPr>
                <w:ins w:id="12596" w:author="Сатлер Марина Викторовна" w:date="2024-03-20T09:55:00Z"/>
              </w:rPr>
            </w:pPr>
            <w:ins w:id="12597" w:author="Сатлер Марина Викторовна" w:date="2024-03-20T09:55:00Z">
              <w:r w:rsidRPr="007036CE">
                <w:t>Указывается значение «643»</w:t>
              </w:r>
            </w:ins>
          </w:p>
        </w:tc>
      </w:tr>
      <w:tr w:rsidR="00CE3062" w:rsidRPr="007036CE" w14:paraId="1833DE8A" w14:textId="77777777" w:rsidTr="00B0621B">
        <w:tc>
          <w:tcPr>
            <w:tcW w:w="1106" w:type="pct"/>
          </w:tcPr>
          <w:p w14:paraId="6A5F5070" w14:textId="77777777" w:rsidR="00CE3062" w:rsidRPr="007036CE" w:rsidRDefault="00CE3062" w:rsidP="00CE3062">
            <w:pPr>
              <w:pStyle w:val="GOSTTablenorm"/>
            </w:pPr>
            <w:r w:rsidRPr="007036CE">
              <w:t>Код_бюджета</w:t>
            </w:r>
          </w:p>
        </w:tc>
        <w:tc>
          <w:tcPr>
            <w:tcW w:w="303" w:type="pct"/>
          </w:tcPr>
          <w:p w14:paraId="659DBF0A" w14:textId="77777777" w:rsidR="00CE3062" w:rsidRPr="007036CE" w:rsidRDefault="00CE3062" w:rsidP="00CE3062">
            <w:pPr>
              <w:pStyle w:val="GOSTTablenorm"/>
            </w:pPr>
            <w:r w:rsidRPr="007036CE">
              <w:t>Нет</w:t>
            </w:r>
          </w:p>
        </w:tc>
        <w:tc>
          <w:tcPr>
            <w:tcW w:w="1106" w:type="pct"/>
          </w:tcPr>
          <w:p w14:paraId="6FB6C11D" w14:textId="77777777" w:rsidR="00CE3062" w:rsidRPr="007036CE" w:rsidRDefault="00CE3062" w:rsidP="00CE3062">
            <w:pPr>
              <w:pStyle w:val="GOSTTablenorm"/>
            </w:pPr>
            <w:r w:rsidRPr="007036CE">
              <w:t>Код бюджета</w:t>
            </w:r>
          </w:p>
        </w:tc>
        <w:tc>
          <w:tcPr>
            <w:tcW w:w="1106" w:type="pct"/>
          </w:tcPr>
          <w:p w14:paraId="511B779C" w14:textId="77777777" w:rsidR="00CE3062" w:rsidRPr="007036CE" w:rsidRDefault="00CE3062" w:rsidP="00CE3062">
            <w:pPr>
              <w:pStyle w:val="GOSTTablenorm"/>
            </w:pPr>
            <w:r w:rsidRPr="007036CE">
              <w:t>BUDGET_CODE</w:t>
            </w:r>
          </w:p>
        </w:tc>
        <w:tc>
          <w:tcPr>
            <w:tcW w:w="1379" w:type="pct"/>
          </w:tcPr>
          <w:p w14:paraId="25C8821A" w14:textId="77777777" w:rsidR="00CE3062" w:rsidRPr="007036CE" w:rsidRDefault="00CE3062" w:rsidP="00CE3062">
            <w:pPr>
              <w:pStyle w:val="GOSTTablenorm"/>
            </w:pPr>
            <w:r w:rsidRPr="007036CE">
              <w:t>-</w:t>
            </w:r>
          </w:p>
        </w:tc>
      </w:tr>
      <w:tr w:rsidR="00CE3062" w:rsidRPr="007036CE" w14:paraId="4E6EB93C" w14:textId="77777777" w:rsidTr="00B0621B">
        <w:tc>
          <w:tcPr>
            <w:tcW w:w="1106" w:type="pct"/>
          </w:tcPr>
          <w:p w14:paraId="18ED055D" w14:textId="77777777" w:rsidR="00CE3062" w:rsidRPr="007036CE" w:rsidRDefault="00CE3062" w:rsidP="00CE3062">
            <w:pPr>
              <w:pStyle w:val="GOSTTablenorm"/>
            </w:pPr>
            <w:r w:rsidRPr="007036CE">
              <w:t>Тип_бюджета</w:t>
            </w:r>
          </w:p>
        </w:tc>
        <w:tc>
          <w:tcPr>
            <w:tcW w:w="303" w:type="pct"/>
          </w:tcPr>
          <w:p w14:paraId="57F38139" w14:textId="77777777" w:rsidR="00CE3062" w:rsidRPr="007036CE" w:rsidRDefault="00CE3062" w:rsidP="00CE3062">
            <w:pPr>
              <w:pStyle w:val="GOSTTablenorm"/>
            </w:pPr>
            <w:r w:rsidRPr="007036CE">
              <w:t>Да</w:t>
            </w:r>
          </w:p>
        </w:tc>
        <w:tc>
          <w:tcPr>
            <w:tcW w:w="1106" w:type="pct"/>
          </w:tcPr>
          <w:p w14:paraId="33B149A4" w14:textId="77777777" w:rsidR="00CE3062" w:rsidRPr="007036CE" w:rsidRDefault="00CE3062" w:rsidP="00CE3062">
            <w:pPr>
              <w:pStyle w:val="GOSTTablenorm"/>
            </w:pPr>
            <w:r w:rsidRPr="007036CE">
              <w:t>Тип бюджета</w:t>
            </w:r>
          </w:p>
        </w:tc>
        <w:tc>
          <w:tcPr>
            <w:tcW w:w="1106" w:type="pct"/>
          </w:tcPr>
          <w:p w14:paraId="3362DB91" w14:textId="77777777" w:rsidR="00CE3062" w:rsidRPr="007036CE" w:rsidRDefault="00CE3062" w:rsidP="00CE3062">
            <w:pPr>
              <w:pStyle w:val="GOSTTablenorm"/>
            </w:pPr>
            <w:r w:rsidRPr="007036CE">
              <w:t>BUDGET_CODE</w:t>
            </w:r>
          </w:p>
        </w:tc>
        <w:tc>
          <w:tcPr>
            <w:tcW w:w="1379" w:type="pct"/>
          </w:tcPr>
          <w:p w14:paraId="728E0BFC" w14:textId="77777777" w:rsidR="00CE3062" w:rsidRPr="007036CE" w:rsidRDefault="00CE3062" w:rsidP="00CE3062">
            <w:pPr>
              <w:pStyle w:val="GOSTTablenorm"/>
            </w:pPr>
            <w:r w:rsidRPr="007036CE">
              <w:t>Тип бюджета определяется по справочнику «Бюджеты» (поиск по значению «Код бюджета»)</w:t>
            </w:r>
          </w:p>
        </w:tc>
      </w:tr>
      <w:tr w:rsidR="00CE3062" w:rsidRPr="007036CE" w14:paraId="7154B960" w14:textId="77777777" w:rsidTr="00B0621B">
        <w:tc>
          <w:tcPr>
            <w:tcW w:w="1106" w:type="pct"/>
          </w:tcPr>
          <w:p w14:paraId="08C501DA" w14:textId="77777777" w:rsidR="00CE3062" w:rsidRPr="007036CE" w:rsidRDefault="00CE3062" w:rsidP="00CE3062">
            <w:pPr>
              <w:pStyle w:val="GOSTTablenorm"/>
            </w:pPr>
            <w:r w:rsidRPr="007036CE">
              <w:t>Дата_ввода_в_действие</w:t>
            </w:r>
          </w:p>
        </w:tc>
        <w:tc>
          <w:tcPr>
            <w:tcW w:w="303" w:type="pct"/>
          </w:tcPr>
          <w:p w14:paraId="08E4AD83" w14:textId="77777777" w:rsidR="00CE3062" w:rsidRPr="007036CE" w:rsidRDefault="00CE3062" w:rsidP="00CE3062">
            <w:pPr>
              <w:pStyle w:val="GOSTTablenorm"/>
            </w:pPr>
            <w:r w:rsidRPr="007036CE">
              <w:t>Нет</w:t>
            </w:r>
          </w:p>
        </w:tc>
        <w:tc>
          <w:tcPr>
            <w:tcW w:w="1106" w:type="pct"/>
          </w:tcPr>
          <w:p w14:paraId="47E13F99" w14:textId="77777777" w:rsidR="00CE3062" w:rsidRPr="007036CE" w:rsidRDefault="00CE3062" w:rsidP="00CE3062">
            <w:pPr>
              <w:pStyle w:val="GOSTTablenorm"/>
            </w:pPr>
            <w:r w:rsidRPr="007036CE">
              <w:t>Дата ввода в действие</w:t>
            </w:r>
          </w:p>
        </w:tc>
        <w:tc>
          <w:tcPr>
            <w:tcW w:w="1106" w:type="pct"/>
          </w:tcPr>
          <w:p w14:paraId="2751B596" w14:textId="77777777" w:rsidR="00CE3062" w:rsidRPr="007036CE" w:rsidRDefault="00CE3062" w:rsidP="00CE3062">
            <w:pPr>
              <w:pStyle w:val="GOSTTablenorm"/>
            </w:pPr>
            <w:r w:rsidRPr="007036CE">
              <w:t>EVENT_DATE</w:t>
            </w:r>
          </w:p>
        </w:tc>
        <w:tc>
          <w:tcPr>
            <w:tcW w:w="1379" w:type="pct"/>
          </w:tcPr>
          <w:p w14:paraId="04B00FA4" w14:textId="77777777" w:rsidR="00CE3062" w:rsidRPr="007036CE" w:rsidRDefault="00CE3062" w:rsidP="00CE3062">
            <w:pPr>
              <w:pStyle w:val="GOSTTablenorm"/>
            </w:pPr>
            <w:r w:rsidRPr="007036CE">
              <w:t>-</w:t>
            </w:r>
          </w:p>
        </w:tc>
      </w:tr>
      <w:tr w:rsidR="00CE3062" w:rsidRPr="007036CE" w14:paraId="1870A998" w14:textId="77777777" w:rsidTr="00B0621B">
        <w:tc>
          <w:tcPr>
            <w:tcW w:w="1106" w:type="pct"/>
          </w:tcPr>
          <w:p w14:paraId="5A589DEC" w14:textId="77777777" w:rsidR="00CE3062" w:rsidRPr="007036CE" w:rsidRDefault="00CE3062" w:rsidP="00CE3062">
            <w:pPr>
              <w:pStyle w:val="GOSTTablenorm"/>
            </w:pPr>
            <w:r w:rsidRPr="007036CE">
              <w:t>Код_вида_изменений</w:t>
            </w:r>
          </w:p>
        </w:tc>
        <w:tc>
          <w:tcPr>
            <w:tcW w:w="303" w:type="pct"/>
          </w:tcPr>
          <w:p w14:paraId="14AF3EEE" w14:textId="77777777" w:rsidR="00CE3062" w:rsidRPr="007036CE" w:rsidRDefault="00CE3062" w:rsidP="00CE3062">
            <w:pPr>
              <w:pStyle w:val="GOSTTablenorm"/>
            </w:pPr>
            <w:r w:rsidRPr="007036CE">
              <w:t>Нет</w:t>
            </w:r>
          </w:p>
        </w:tc>
        <w:tc>
          <w:tcPr>
            <w:tcW w:w="1106" w:type="pct"/>
          </w:tcPr>
          <w:p w14:paraId="220DDBEC" w14:textId="77777777" w:rsidR="00CE3062" w:rsidRPr="007036CE" w:rsidRDefault="00CE3062" w:rsidP="00CE3062">
            <w:pPr>
              <w:pStyle w:val="GOSTTablenorm"/>
            </w:pPr>
            <w:r w:rsidRPr="007036CE">
              <w:t>Код вида изменения</w:t>
            </w:r>
          </w:p>
        </w:tc>
        <w:tc>
          <w:tcPr>
            <w:tcW w:w="1106" w:type="pct"/>
          </w:tcPr>
          <w:p w14:paraId="08BAADB3" w14:textId="77777777" w:rsidR="00CE3062" w:rsidRPr="007036CE" w:rsidRDefault="00CE3062" w:rsidP="00CE3062">
            <w:pPr>
              <w:pStyle w:val="GOSTTablenorm"/>
            </w:pPr>
            <w:r w:rsidRPr="007036CE">
              <w:t>CHANGE_CODE</w:t>
            </w:r>
          </w:p>
        </w:tc>
        <w:tc>
          <w:tcPr>
            <w:tcW w:w="1379" w:type="pct"/>
          </w:tcPr>
          <w:p w14:paraId="7CA67202" w14:textId="77777777" w:rsidR="00CE3062" w:rsidRPr="007036CE" w:rsidRDefault="00CE3062" w:rsidP="00CE3062">
            <w:pPr>
              <w:pStyle w:val="GOSTTablenorm"/>
            </w:pPr>
            <w:r w:rsidRPr="007036CE">
              <w:t>-</w:t>
            </w:r>
          </w:p>
        </w:tc>
      </w:tr>
      <w:tr w:rsidR="00CE3062" w:rsidRPr="007036CE" w14:paraId="091AACB9" w14:textId="77777777" w:rsidTr="00B0621B">
        <w:tc>
          <w:tcPr>
            <w:tcW w:w="1106" w:type="pct"/>
          </w:tcPr>
          <w:p w14:paraId="3526F13B" w14:textId="77777777" w:rsidR="00CE3062" w:rsidRPr="007036CE" w:rsidRDefault="00CE3062" w:rsidP="00CE3062">
            <w:pPr>
              <w:pStyle w:val="GOSTTablenorm"/>
            </w:pPr>
            <w:r w:rsidRPr="007036CE">
              <w:t>Тип_организации</w:t>
            </w:r>
          </w:p>
        </w:tc>
        <w:tc>
          <w:tcPr>
            <w:tcW w:w="303" w:type="pct"/>
          </w:tcPr>
          <w:p w14:paraId="32012313" w14:textId="77777777" w:rsidR="00CE3062" w:rsidRPr="007036CE" w:rsidRDefault="00CE3062" w:rsidP="00CE3062">
            <w:pPr>
              <w:pStyle w:val="GOSTTablenorm"/>
            </w:pPr>
            <w:r w:rsidRPr="007036CE">
              <w:t>Нет</w:t>
            </w:r>
          </w:p>
        </w:tc>
        <w:tc>
          <w:tcPr>
            <w:tcW w:w="1106" w:type="pct"/>
          </w:tcPr>
          <w:p w14:paraId="70AB640B" w14:textId="77777777" w:rsidR="00CE3062" w:rsidRPr="007036CE" w:rsidRDefault="00CE3062" w:rsidP="00CE3062">
            <w:pPr>
              <w:pStyle w:val="GOSTTablenorm"/>
            </w:pPr>
            <w:r w:rsidRPr="007036CE">
              <w:t>Тип организации</w:t>
            </w:r>
          </w:p>
        </w:tc>
        <w:tc>
          <w:tcPr>
            <w:tcW w:w="1106" w:type="pct"/>
          </w:tcPr>
          <w:p w14:paraId="7A29F985" w14:textId="77777777" w:rsidR="00CE3062" w:rsidRPr="007036CE" w:rsidRDefault="00CE3062" w:rsidP="00CE3062">
            <w:pPr>
              <w:pStyle w:val="GOSTTablenorm"/>
            </w:pPr>
            <w:r w:rsidRPr="007036CE">
              <w:t>ORG_TYPE</w:t>
            </w:r>
          </w:p>
        </w:tc>
        <w:tc>
          <w:tcPr>
            <w:tcW w:w="1379" w:type="pct"/>
          </w:tcPr>
          <w:p w14:paraId="37566984" w14:textId="77777777" w:rsidR="00CE3062" w:rsidRPr="007036CE" w:rsidRDefault="00CE3062" w:rsidP="00CE3062">
            <w:pPr>
              <w:pStyle w:val="GOSTTablenorm"/>
            </w:pPr>
            <w:r w:rsidRPr="007036CE">
              <w:t>-</w:t>
            </w:r>
          </w:p>
        </w:tc>
      </w:tr>
      <w:tr w:rsidR="00E23EA3" w:rsidRPr="007036CE" w14:paraId="624720F0" w14:textId="77777777" w:rsidTr="00B0621B">
        <w:tc>
          <w:tcPr>
            <w:tcW w:w="1106" w:type="pct"/>
          </w:tcPr>
          <w:p w14:paraId="7DE01A53" w14:textId="01F6A086" w:rsidR="00E23EA3" w:rsidRPr="003E5695" w:rsidRDefault="00E23EA3" w:rsidP="00E23EA3">
            <w:pPr>
              <w:pStyle w:val="GOSTTablenorm"/>
              <w:rPr>
                <w:highlight w:val="yellow"/>
              </w:rPr>
            </w:pPr>
            <w:ins w:id="12598" w:author="EXP-331600" w:date="2025-12-25T14:30:00Z">
              <w:r w:rsidRPr="003E5695">
                <w:rPr>
                  <w:highlight w:val="yellow"/>
                </w:rPr>
                <w:t>ПЛС_ЛБО_ПБС_ОТЗ</w:t>
              </w:r>
            </w:ins>
          </w:p>
        </w:tc>
        <w:tc>
          <w:tcPr>
            <w:tcW w:w="303" w:type="pct"/>
          </w:tcPr>
          <w:p w14:paraId="195ED4F2" w14:textId="6D78DDD0" w:rsidR="00E23EA3" w:rsidRPr="003E5695" w:rsidRDefault="00E23EA3" w:rsidP="00E23EA3">
            <w:pPr>
              <w:pStyle w:val="GOSTTablenorm"/>
              <w:rPr>
                <w:highlight w:val="yellow"/>
              </w:rPr>
            </w:pPr>
            <w:ins w:id="12599" w:author="EXP-331600" w:date="2025-12-25T14:30:00Z">
              <w:r w:rsidRPr="003E5695">
                <w:rPr>
                  <w:szCs w:val="22"/>
                  <w:highlight w:val="yellow"/>
                </w:rPr>
                <w:t>Нет</w:t>
              </w:r>
            </w:ins>
          </w:p>
        </w:tc>
        <w:tc>
          <w:tcPr>
            <w:tcW w:w="1106" w:type="pct"/>
          </w:tcPr>
          <w:p w14:paraId="661C05E1" w14:textId="50E26A0D" w:rsidR="00E23EA3" w:rsidRPr="003E5695" w:rsidRDefault="00E23EA3" w:rsidP="00E23EA3">
            <w:pPr>
              <w:pStyle w:val="GOSTTablenorm"/>
              <w:rPr>
                <w:highlight w:val="yellow"/>
              </w:rPr>
            </w:pPr>
            <w:ins w:id="12600" w:author="EXP-331600" w:date="2025-12-25T14:30:00Z">
              <w:r w:rsidRPr="003E5695">
                <w:rPr>
                  <w:highlight w:val="yellow"/>
                </w:rPr>
                <w:t>Признак «Формирование ЛБО_ПБС_ОТЗ_</w:t>
              </w:r>
              <w:r w:rsidRPr="003E5695">
                <w:rPr>
                  <w:highlight w:val="yellow"/>
                  <w:lang w:val="en-US"/>
                </w:rPr>
                <w:t>i</w:t>
              </w:r>
              <w:r w:rsidRPr="003E5695">
                <w:rPr>
                  <w:highlight w:val="yellow"/>
                </w:rPr>
                <w:t>»</w:t>
              </w:r>
            </w:ins>
          </w:p>
        </w:tc>
        <w:tc>
          <w:tcPr>
            <w:tcW w:w="1106" w:type="pct"/>
          </w:tcPr>
          <w:p w14:paraId="5C1A6AE5" w14:textId="190B5E73" w:rsidR="00E23EA3" w:rsidRPr="003E5695" w:rsidRDefault="00E23EA3" w:rsidP="00E23EA3">
            <w:pPr>
              <w:pStyle w:val="GOSTTablenorm"/>
              <w:rPr>
                <w:highlight w:val="yellow"/>
              </w:rPr>
            </w:pPr>
            <w:ins w:id="12601" w:author="EXP-331600" w:date="2025-12-25T14:30:00Z">
              <w:r w:rsidRPr="003E5695">
                <w:rPr>
                  <w:highlight w:val="yellow"/>
                  <w:lang w:val="en-US"/>
                </w:rPr>
                <w:t>LBO_PBS_OTZ</w:t>
              </w:r>
            </w:ins>
          </w:p>
        </w:tc>
        <w:tc>
          <w:tcPr>
            <w:tcW w:w="1379" w:type="pct"/>
          </w:tcPr>
          <w:p w14:paraId="7C83AB14" w14:textId="64332091" w:rsidR="00E23EA3" w:rsidRPr="003E5695" w:rsidRDefault="00E23EA3" w:rsidP="00E23EA3">
            <w:pPr>
              <w:pStyle w:val="GOSTTablenorm"/>
              <w:rPr>
                <w:highlight w:val="yellow"/>
              </w:rPr>
            </w:pPr>
            <w:ins w:id="12602" w:author="EXP-331600" w:date="2025-12-25T14:30:00Z">
              <w:r w:rsidRPr="003E5695">
                <w:rPr>
                  <w:highlight w:val="yellow"/>
                  <w:lang w:val="en-US"/>
                </w:rPr>
                <w:t>-</w:t>
              </w:r>
            </w:ins>
          </w:p>
        </w:tc>
      </w:tr>
      <w:tr w:rsidR="00E23EA3" w:rsidRPr="007036CE" w14:paraId="1D68F85B" w14:textId="77777777" w:rsidTr="00B0621B">
        <w:tc>
          <w:tcPr>
            <w:tcW w:w="1106" w:type="pct"/>
          </w:tcPr>
          <w:p w14:paraId="5F60D86C" w14:textId="77777777" w:rsidR="00E23EA3" w:rsidRPr="007036CE" w:rsidRDefault="00E23EA3" w:rsidP="00E23EA3">
            <w:pPr>
              <w:pStyle w:val="GOSTTablenorm"/>
            </w:pPr>
            <w:ins w:id="12603" w:author="Куклина Ю.В." w:date="2024-09-24T11:30:00Z">
              <w:r w:rsidRPr="007036CE">
                <w:t>Раздел</w:t>
              </w:r>
            </w:ins>
          </w:p>
        </w:tc>
        <w:tc>
          <w:tcPr>
            <w:tcW w:w="303" w:type="pct"/>
          </w:tcPr>
          <w:p w14:paraId="215B8F50" w14:textId="77777777" w:rsidR="00E23EA3" w:rsidRPr="007036CE" w:rsidRDefault="00E23EA3" w:rsidP="00E23EA3">
            <w:pPr>
              <w:pStyle w:val="GOSTTablenorm"/>
            </w:pPr>
            <w:ins w:id="12604" w:author="Куклина Ю.В." w:date="2024-09-24T11:30:00Z">
              <w:r w:rsidRPr="007036CE">
                <w:t>Да</w:t>
              </w:r>
            </w:ins>
          </w:p>
        </w:tc>
        <w:tc>
          <w:tcPr>
            <w:tcW w:w="1106" w:type="pct"/>
          </w:tcPr>
          <w:p w14:paraId="5095AF00" w14:textId="77777777" w:rsidR="00E23EA3" w:rsidRPr="007036CE" w:rsidRDefault="00E23EA3" w:rsidP="00E23EA3">
            <w:pPr>
              <w:pStyle w:val="GOSTTablenorm"/>
            </w:pPr>
            <w:ins w:id="12605" w:author="Куклина Ю.В." w:date="2024-09-24T11:30:00Z">
              <w:r w:rsidRPr="007036CE">
                <w:rPr>
                  <w:szCs w:val="22"/>
                </w:rPr>
                <w:t xml:space="preserve">Номер раздела документа (по </w:t>
              </w:r>
              <w:r w:rsidRPr="007036CE">
                <w:rPr>
                  <w:szCs w:val="22"/>
                </w:rPr>
                <w:lastRenderedPageBreak/>
                <w:t>строке документа)</w:t>
              </w:r>
            </w:ins>
          </w:p>
        </w:tc>
        <w:tc>
          <w:tcPr>
            <w:tcW w:w="1106" w:type="pct"/>
          </w:tcPr>
          <w:p w14:paraId="19678305" w14:textId="77777777" w:rsidR="00E23EA3" w:rsidRPr="007036CE" w:rsidRDefault="00E23EA3" w:rsidP="00E23EA3">
            <w:pPr>
              <w:pStyle w:val="GOSTTablenorm"/>
              <w:rPr>
                <w:ins w:id="12606" w:author="Куклина Ю.В." w:date="2024-09-24T11:31:00Z"/>
                <w:b/>
                <w:szCs w:val="24"/>
                <w:lang w:val="en-US"/>
              </w:rPr>
            </w:pPr>
            <w:ins w:id="12607" w:author="Куклина Ю.В." w:date="2024-09-24T11:31:00Z">
              <w:r w:rsidRPr="007036CE">
                <w:rPr>
                  <w:b/>
                  <w:szCs w:val="24"/>
                  <w:lang w:val="en-US"/>
                </w:rPr>
                <w:lastRenderedPageBreak/>
                <w:t>SECTION_1</w:t>
              </w:r>
            </w:ins>
          </w:p>
          <w:p w14:paraId="331A1F7F" w14:textId="77777777" w:rsidR="00E23EA3" w:rsidRPr="007036CE" w:rsidRDefault="00E23EA3" w:rsidP="00E23EA3">
            <w:pPr>
              <w:pStyle w:val="GOSTTablenorm"/>
            </w:pPr>
            <w:ins w:id="12608" w:author="Куклина Ю.В." w:date="2024-09-24T11:31:00Z">
              <w:r w:rsidRPr="007036CE">
                <w:rPr>
                  <w:b/>
                  <w:szCs w:val="24"/>
                  <w:lang w:val="en-US"/>
                </w:rPr>
                <w:lastRenderedPageBreak/>
                <w:t>SECTION_2</w:t>
              </w:r>
            </w:ins>
          </w:p>
        </w:tc>
        <w:tc>
          <w:tcPr>
            <w:tcW w:w="1379" w:type="pct"/>
          </w:tcPr>
          <w:p w14:paraId="0C372C52" w14:textId="77777777" w:rsidR="00E23EA3" w:rsidRPr="007036CE" w:rsidRDefault="00E23EA3" w:rsidP="00E23EA3">
            <w:pPr>
              <w:pStyle w:val="GOSTTablenorm"/>
              <w:rPr>
                <w:ins w:id="12609" w:author="Куклина Ю.В." w:date="2024-09-24T11:31:00Z"/>
              </w:rPr>
            </w:pPr>
            <w:ins w:id="12610" w:author="Куклина Ю.В." w:date="2024-09-24T11:31:00Z">
              <w:r w:rsidRPr="007036CE">
                <w:lastRenderedPageBreak/>
                <w:t xml:space="preserve">Значение присваивается в соответствии с </w:t>
              </w:r>
              <w:r w:rsidRPr="007036CE">
                <w:lastRenderedPageBreak/>
                <w:t>разделом документа, к которому относится строка:</w:t>
              </w:r>
            </w:ins>
          </w:p>
          <w:p w14:paraId="3BAC0FD2" w14:textId="4C4F4015" w:rsidR="00E23EA3" w:rsidRPr="007036CE" w:rsidRDefault="00E23EA3" w:rsidP="00E23EA3">
            <w:pPr>
              <w:pStyle w:val="GOSTTableListMark1"/>
              <w:numPr>
                <w:ilvl w:val="0"/>
                <w:numId w:val="2"/>
              </w:numPr>
              <w:tabs>
                <w:tab w:val="clear" w:pos="369"/>
                <w:tab w:val="num" w:pos="340"/>
              </w:tabs>
              <w:ind w:left="340"/>
              <w:rPr>
                <w:ins w:id="12611" w:author="Куклина Ю.В." w:date="2024-09-24T11:32:00Z"/>
              </w:rPr>
            </w:pPr>
            <w:ins w:id="12612" w:author="Куклина Ю.В." w:date="2024-09-24T11:31:00Z">
              <w:r w:rsidRPr="007036CE">
                <w:t xml:space="preserve">«R1» </w:t>
              </w:r>
            </w:ins>
            <w:r w:rsidR="005B1C15" w:rsidRPr="007036CE">
              <w:t>–</w:t>
            </w:r>
            <w:ins w:id="12613" w:author="Куклина Ю.В." w:date="2024-09-24T11:31:00Z">
              <w:r w:rsidRPr="007036CE">
                <w:t xml:space="preserve"> для строк раздела </w:t>
              </w:r>
            </w:ins>
            <w:ins w:id="12614" w:author="Куклина Ю.В." w:date="2024-09-24T11:32:00Z">
              <w:r w:rsidRPr="007036CE">
                <w:rPr>
                  <w:b/>
                  <w:szCs w:val="24"/>
                  <w:lang w:val="en-US"/>
                </w:rPr>
                <w:t>SECTION</w:t>
              </w:r>
              <w:r w:rsidRPr="007036CE">
                <w:rPr>
                  <w:b/>
                  <w:szCs w:val="24"/>
                </w:rPr>
                <w:t>_1</w:t>
              </w:r>
            </w:ins>
            <w:ins w:id="12615" w:author="Куклина Ю.В." w:date="2024-09-24T11:31:00Z">
              <w:r w:rsidRPr="007036CE">
                <w:t>;</w:t>
              </w:r>
            </w:ins>
          </w:p>
          <w:p w14:paraId="52E7B072" w14:textId="7C69EE74" w:rsidR="00E23EA3" w:rsidRPr="007036CE" w:rsidRDefault="00E23EA3" w:rsidP="00E23EA3">
            <w:pPr>
              <w:pStyle w:val="GOSTTableListMark1"/>
              <w:numPr>
                <w:ilvl w:val="0"/>
                <w:numId w:val="2"/>
              </w:numPr>
              <w:tabs>
                <w:tab w:val="clear" w:pos="369"/>
                <w:tab w:val="num" w:pos="340"/>
              </w:tabs>
              <w:ind w:left="340"/>
            </w:pPr>
            <w:ins w:id="12616" w:author="Куклина Ю.В." w:date="2024-09-24T11:31:00Z">
              <w:r w:rsidRPr="007036CE">
                <w:t>«</w:t>
              </w:r>
              <w:r w:rsidRPr="007036CE">
                <w:rPr>
                  <w:lang w:val="en-US"/>
                </w:rPr>
                <w:t>R</w:t>
              </w:r>
              <w:r w:rsidRPr="007036CE">
                <w:t xml:space="preserve">2» </w:t>
              </w:r>
            </w:ins>
            <w:r w:rsidR="005B1C15" w:rsidRPr="007036CE">
              <w:t>–</w:t>
            </w:r>
            <w:ins w:id="12617" w:author="Куклина Ю.В." w:date="2024-09-24T11:31:00Z">
              <w:r w:rsidRPr="007036CE">
                <w:t xml:space="preserve"> для строк</w:t>
              </w:r>
            </w:ins>
            <w:ins w:id="12618" w:author="Куклина Ю.В." w:date="2024-09-24T11:32:00Z">
              <w:r w:rsidRPr="007036CE">
                <w:t xml:space="preserve"> раздела </w:t>
              </w:r>
              <w:r w:rsidRPr="007036CE">
                <w:rPr>
                  <w:b/>
                  <w:szCs w:val="24"/>
                  <w:lang w:val="en-US"/>
                </w:rPr>
                <w:t>SECTION</w:t>
              </w:r>
              <w:r w:rsidRPr="007036CE">
                <w:rPr>
                  <w:b/>
                  <w:szCs w:val="24"/>
                </w:rPr>
                <w:t>_2</w:t>
              </w:r>
            </w:ins>
          </w:p>
        </w:tc>
      </w:tr>
      <w:tr w:rsidR="00E23EA3" w:rsidRPr="007036CE" w14:paraId="4E2891F2" w14:textId="77777777" w:rsidTr="00B0621B">
        <w:tc>
          <w:tcPr>
            <w:tcW w:w="1106" w:type="pct"/>
          </w:tcPr>
          <w:p w14:paraId="5F0C86F6" w14:textId="77777777" w:rsidR="00E23EA3" w:rsidRPr="007036CE" w:rsidRDefault="00E23EA3" w:rsidP="00E23EA3">
            <w:pPr>
              <w:pStyle w:val="GOSTTablenorm"/>
            </w:pPr>
            <w:r w:rsidRPr="007036CE">
              <w:lastRenderedPageBreak/>
              <w:t>Номер_строки</w:t>
            </w:r>
          </w:p>
        </w:tc>
        <w:tc>
          <w:tcPr>
            <w:tcW w:w="303" w:type="pct"/>
          </w:tcPr>
          <w:p w14:paraId="7EA26547" w14:textId="77777777" w:rsidR="00E23EA3" w:rsidRPr="007036CE" w:rsidRDefault="00E23EA3" w:rsidP="00E23EA3">
            <w:pPr>
              <w:pStyle w:val="GOSTTablenorm"/>
            </w:pPr>
            <w:ins w:id="12619" w:author="Куклина Ю.В." w:date="2024-09-24T11:36:00Z">
              <w:r w:rsidRPr="007036CE">
                <w:t>Да</w:t>
              </w:r>
            </w:ins>
            <w:del w:id="12620" w:author="Куклина Ю.В." w:date="2024-09-24T11:36:00Z">
              <w:r w:rsidRPr="007036CE" w:rsidDel="005C6310">
                <w:delText>Нет</w:delText>
              </w:r>
            </w:del>
          </w:p>
        </w:tc>
        <w:tc>
          <w:tcPr>
            <w:tcW w:w="1106" w:type="pct"/>
          </w:tcPr>
          <w:p w14:paraId="371453CC" w14:textId="77777777" w:rsidR="00E23EA3" w:rsidRPr="007036CE" w:rsidRDefault="00E23EA3" w:rsidP="00E23EA3">
            <w:pPr>
              <w:pStyle w:val="GOSTTablenorm"/>
            </w:pPr>
            <w:r w:rsidRPr="007036CE">
              <w:t>Номер строки</w:t>
            </w:r>
          </w:p>
        </w:tc>
        <w:tc>
          <w:tcPr>
            <w:tcW w:w="1106" w:type="pct"/>
          </w:tcPr>
          <w:p w14:paraId="21DF8E74" w14:textId="77777777" w:rsidR="00E23EA3" w:rsidRPr="007036CE" w:rsidRDefault="00E23EA3" w:rsidP="00E23EA3">
            <w:pPr>
              <w:pStyle w:val="GOSTTablenorm"/>
              <w:rPr>
                <w:ins w:id="12621" w:author="Куклина Ю.В." w:date="2024-09-24T11:36:00Z"/>
              </w:rPr>
            </w:pPr>
            <w:ins w:id="12622" w:author="Сатлер Марина Викторовна" w:date="2024-04-16T13:16:00Z">
              <w:r w:rsidRPr="007036CE">
                <w:rPr>
                  <w:b/>
                  <w:szCs w:val="24"/>
                  <w:lang w:val="en-US"/>
                </w:rPr>
                <w:t>SECTION_1</w:t>
              </w:r>
              <w:r w:rsidRPr="007036CE">
                <w:rPr>
                  <w:b/>
                  <w:szCs w:val="24"/>
                </w:rPr>
                <w:t>:</w:t>
              </w:r>
            </w:ins>
            <w:r w:rsidRPr="007036CE">
              <w:t>NUMBROW</w:t>
            </w:r>
          </w:p>
          <w:p w14:paraId="1868CDB6" w14:textId="77777777" w:rsidR="00E23EA3" w:rsidRPr="007036CE" w:rsidRDefault="00E23EA3" w:rsidP="00E23EA3">
            <w:pPr>
              <w:pStyle w:val="GOSTTablenorm"/>
            </w:pPr>
            <w:ins w:id="12623" w:author="Куклина Ю.В." w:date="2024-09-24T11:36:00Z">
              <w:r w:rsidRPr="007036CE">
                <w:rPr>
                  <w:b/>
                  <w:szCs w:val="24"/>
                  <w:lang w:val="en-US"/>
                </w:rPr>
                <w:t>SECTION_2</w:t>
              </w:r>
              <w:r w:rsidRPr="007036CE">
                <w:rPr>
                  <w:b/>
                  <w:szCs w:val="24"/>
                </w:rPr>
                <w:t>:</w:t>
              </w:r>
              <w:r w:rsidRPr="007036CE">
                <w:t>NUMBROW</w:t>
              </w:r>
            </w:ins>
          </w:p>
        </w:tc>
        <w:tc>
          <w:tcPr>
            <w:tcW w:w="1379" w:type="pct"/>
          </w:tcPr>
          <w:p w14:paraId="07A8833B" w14:textId="77777777" w:rsidR="00E23EA3" w:rsidRPr="007036CE" w:rsidRDefault="00E23EA3" w:rsidP="00E23EA3">
            <w:pPr>
              <w:pStyle w:val="GOSTTablenorm"/>
              <w:rPr>
                <w:ins w:id="12624" w:author="Куклина Ю.В." w:date="2024-09-24T11:38:00Z"/>
              </w:rPr>
            </w:pPr>
            <w:ins w:id="12625" w:author="Куклина Ю.В." w:date="2024-09-24T11:38:00Z">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t>NUMBROW</w:t>
              </w:r>
              <w:r w:rsidRPr="007036CE">
                <w:rPr>
                  <w:szCs w:val="22"/>
                </w:rPr>
                <w:t>.</w:t>
              </w:r>
            </w:ins>
          </w:p>
          <w:p w14:paraId="66BF262E" w14:textId="77777777" w:rsidR="00E23EA3" w:rsidRPr="007036CE" w:rsidRDefault="00E23EA3" w:rsidP="00E23EA3">
            <w:pPr>
              <w:pStyle w:val="GOSTTablenorm"/>
            </w:pPr>
            <w:ins w:id="12626" w:author="Куклина Ю.В." w:date="2024-09-24T11:38:00Z">
              <w:r w:rsidRPr="007036CE">
                <w:t>При обработке раздела 2 заполняется из тега</w:t>
              </w:r>
              <w:r w:rsidRPr="007036CE">
                <w:rPr>
                  <w:b/>
                  <w:szCs w:val="24"/>
                </w:rPr>
                <w:t xml:space="preserve"> </w:t>
              </w:r>
            </w:ins>
            <w:ins w:id="12627" w:author="Куклина Ю.В." w:date="2024-09-24T11:39:00Z">
              <w:r w:rsidRPr="007036CE">
                <w:rPr>
                  <w:b/>
                  <w:szCs w:val="24"/>
                  <w:lang w:val="en-US"/>
                </w:rPr>
                <w:t>SECTION</w:t>
              </w:r>
              <w:r w:rsidRPr="007036CE">
                <w:rPr>
                  <w:b/>
                  <w:szCs w:val="24"/>
                </w:rPr>
                <w:t>_2:</w:t>
              </w:r>
              <w:r w:rsidRPr="007036CE">
                <w:t>NUMBROW</w:t>
              </w:r>
            </w:ins>
            <w:del w:id="12628" w:author="Куклина Ю.В." w:date="2024-09-24T11:38:00Z">
              <w:r w:rsidRPr="007036CE" w:rsidDel="00767C08">
                <w:delText>-</w:delText>
              </w:r>
            </w:del>
          </w:p>
        </w:tc>
      </w:tr>
      <w:tr w:rsidR="00E23EA3" w:rsidRPr="007036CE" w14:paraId="199412C0" w14:textId="77777777" w:rsidTr="00B0621B">
        <w:tc>
          <w:tcPr>
            <w:tcW w:w="1106" w:type="pct"/>
          </w:tcPr>
          <w:p w14:paraId="0573C596" w14:textId="77777777" w:rsidR="00E23EA3" w:rsidRPr="007036CE" w:rsidRDefault="00E23EA3" w:rsidP="00E23EA3">
            <w:pPr>
              <w:pStyle w:val="GOSTTablenorm"/>
            </w:pPr>
            <w:r w:rsidRPr="007036CE">
              <w:t>КБК</w:t>
            </w:r>
          </w:p>
        </w:tc>
        <w:tc>
          <w:tcPr>
            <w:tcW w:w="303" w:type="pct"/>
          </w:tcPr>
          <w:p w14:paraId="456FC8B5" w14:textId="77777777" w:rsidR="00E23EA3" w:rsidRPr="007036CE" w:rsidRDefault="00E23EA3" w:rsidP="00E23EA3">
            <w:pPr>
              <w:pStyle w:val="GOSTTablenorm"/>
            </w:pPr>
            <w:ins w:id="12629" w:author="Куклина Ю.В." w:date="2024-09-24T11:36:00Z">
              <w:r w:rsidRPr="007036CE">
                <w:t>Да</w:t>
              </w:r>
            </w:ins>
            <w:del w:id="12630" w:author="Куклина Ю.В." w:date="2024-09-24T11:36:00Z">
              <w:r w:rsidRPr="007036CE" w:rsidDel="005C6310">
                <w:delText>Нет</w:delText>
              </w:r>
            </w:del>
          </w:p>
        </w:tc>
        <w:tc>
          <w:tcPr>
            <w:tcW w:w="1106" w:type="pct"/>
          </w:tcPr>
          <w:p w14:paraId="6C73B0F3" w14:textId="77777777" w:rsidR="00E23EA3" w:rsidRPr="007036CE" w:rsidRDefault="00E23EA3" w:rsidP="00E23EA3">
            <w:pPr>
              <w:pStyle w:val="GOSTTablenorm"/>
            </w:pPr>
            <w:r w:rsidRPr="007036CE">
              <w:t>КБК</w:t>
            </w:r>
          </w:p>
        </w:tc>
        <w:tc>
          <w:tcPr>
            <w:tcW w:w="1106" w:type="pct"/>
          </w:tcPr>
          <w:p w14:paraId="2D585B61" w14:textId="77777777" w:rsidR="00E23EA3" w:rsidRPr="007036CE" w:rsidRDefault="00E23EA3" w:rsidP="00E23EA3">
            <w:pPr>
              <w:pStyle w:val="GOSTTablenorm"/>
              <w:rPr>
                <w:ins w:id="12631" w:author="Куклина Ю.В." w:date="2024-09-24T11:36:00Z"/>
              </w:rPr>
            </w:pPr>
            <w:ins w:id="12632" w:author="Сатлер Марина Викторовна" w:date="2024-04-16T13:16:00Z">
              <w:r w:rsidRPr="007036CE">
                <w:rPr>
                  <w:b/>
                  <w:szCs w:val="24"/>
                  <w:lang w:val="en-US"/>
                </w:rPr>
                <w:t>SECTION_1</w:t>
              </w:r>
              <w:r w:rsidRPr="007036CE">
                <w:rPr>
                  <w:b/>
                  <w:szCs w:val="24"/>
                </w:rPr>
                <w:t>:</w:t>
              </w:r>
            </w:ins>
            <w:r w:rsidRPr="007036CE">
              <w:t>KBK</w:t>
            </w:r>
          </w:p>
          <w:p w14:paraId="31B670E1" w14:textId="77777777" w:rsidR="00E23EA3" w:rsidRPr="007036CE" w:rsidRDefault="00E23EA3" w:rsidP="00E23EA3">
            <w:pPr>
              <w:pStyle w:val="GOSTTablenorm"/>
            </w:pPr>
            <w:ins w:id="12633" w:author="Куклина Ю.В." w:date="2024-09-24T11:36:00Z">
              <w:r w:rsidRPr="007036CE">
                <w:rPr>
                  <w:b/>
                  <w:szCs w:val="24"/>
                  <w:lang w:val="en-US"/>
                </w:rPr>
                <w:t>SECTION_2</w:t>
              </w:r>
              <w:r w:rsidRPr="007036CE">
                <w:rPr>
                  <w:b/>
                  <w:szCs w:val="24"/>
                </w:rPr>
                <w:t>:</w:t>
              </w:r>
              <w:r w:rsidRPr="007036CE">
                <w:t>KBK</w:t>
              </w:r>
            </w:ins>
          </w:p>
        </w:tc>
        <w:tc>
          <w:tcPr>
            <w:tcW w:w="1379" w:type="pct"/>
          </w:tcPr>
          <w:p w14:paraId="3F153D02" w14:textId="77777777" w:rsidR="00E23EA3" w:rsidRPr="007036CE" w:rsidRDefault="00E23EA3" w:rsidP="00E23EA3">
            <w:pPr>
              <w:pStyle w:val="GOSTTablenorm"/>
              <w:rPr>
                <w:ins w:id="12634" w:author="Куклина Ю.В." w:date="2024-09-24T11:39:00Z"/>
              </w:rPr>
            </w:pPr>
            <w:ins w:id="12635" w:author="Куклина Ю.В." w:date="2024-09-24T11:39:00Z">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t>KBK</w:t>
              </w:r>
              <w:r w:rsidRPr="007036CE">
                <w:rPr>
                  <w:szCs w:val="22"/>
                </w:rPr>
                <w:t>.</w:t>
              </w:r>
            </w:ins>
          </w:p>
          <w:p w14:paraId="2CD24454" w14:textId="77777777" w:rsidR="00E23EA3" w:rsidRPr="007036CE" w:rsidRDefault="00E23EA3" w:rsidP="00E23EA3">
            <w:pPr>
              <w:pStyle w:val="GOSTTablenorm"/>
            </w:pPr>
            <w:ins w:id="12636" w:author="Куклина Ю.В." w:date="2024-09-24T11:39:00Z">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t xml:space="preserve"> KBK</w:t>
              </w:r>
            </w:ins>
            <w:del w:id="12637" w:author="Куклина Ю.В." w:date="2024-09-24T11:39:00Z">
              <w:r w:rsidRPr="007036CE" w:rsidDel="00767C08">
                <w:delText>-</w:delText>
              </w:r>
            </w:del>
          </w:p>
        </w:tc>
      </w:tr>
      <w:tr w:rsidR="00E23EA3" w:rsidRPr="007036CE" w14:paraId="54DF4E88" w14:textId="77777777" w:rsidTr="00B0621B">
        <w:tc>
          <w:tcPr>
            <w:tcW w:w="1106" w:type="pct"/>
          </w:tcPr>
          <w:p w14:paraId="60A0071F" w14:textId="77777777" w:rsidR="00E23EA3" w:rsidRPr="007036CE" w:rsidRDefault="00E23EA3" w:rsidP="00E23EA3">
            <w:pPr>
              <w:pStyle w:val="GOSTTablenorm"/>
            </w:pPr>
            <w:r w:rsidRPr="007036CE">
              <w:t>Код_цели</w:t>
            </w:r>
          </w:p>
        </w:tc>
        <w:tc>
          <w:tcPr>
            <w:tcW w:w="303" w:type="pct"/>
          </w:tcPr>
          <w:p w14:paraId="763E1304" w14:textId="77777777" w:rsidR="00E23EA3" w:rsidRPr="007036CE" w:rsidRDefault="00E23EA3" w:rsidP="00E23EA3">
            <w:pPr>
              <w:pStyle w:val="GOSTTablenorm"/>
            </w:pPr>
            <w:ins w:id="12638" w:author="Куклина Ю.В." w:date="2024-09-24T11:36:00Z">
              <w:r w:rsidRPr="007036CE">
                <w:t>Да</w:t>
              </w:r>
            </w:ins>
            <w:del w:id="12639" w:author="Куклина Ю.В." w:date="2024-09-24T11:36:00Z">
              <w:r w:rsidRPr="007036CE" w:rsidDel="005C6310">
                <w:delText>Нет</w:delText>
              </w:r>
            </w:del>
          </w:p>
        </w:tc>
        <w:tc>
          <w:tcPr>
            <w:tcW w:w="1106" w:type="pct"/>
          </w:tcPr>
          <w:p w14:paraId="466C69BA" w14:textId="77777777" w:rsidR="00E23EA3" w:rsidRPr="007036CE" w:rsidRDefault="00E23EA3" w:rsidP="00E23EA3">
            <w:pPr>
              <w:pStyle w:val="GOSTTablenorm"/>
            </w:pPr>
            <w:r w:rsidRPr="007036CE">
              <w:t>Код цели (аналитический код)</w:t>
            </w:r>
          </w:p>
        </w:tc>
        <w:tc>
          <w:tcPr>
            <w:tcW w:w="1106" w:type="pct"/>
          </w:tcPr>
          <w:p w14:paraId="4820E65A" w14:textId="77777777" w:rsidR="00E23EA3" w:rsidRPr="007036CE" w:rsidRDefault="00E23EA3" w:rsidP="00E23EA3">
            <w:pPr>
              <w:pStyle w:val="GOSTTablenorm"/>
              <w:rPr>
                <w:ins w:id="12640" w:author="Куклина Ю.В." w:date="2024-09-24T11:37:00Z"/>
              </w:rPr>
            </w:pPr>
            <w:ins w:id="12641" w:author="Сатлер Марина Викторовна" w:date="2024-04-16T13:16:00Z">
              <w:r w:rsidRPr="007036CE">
                <w:rPr>
                  <w:b/>
                  <w:szCs w:val="24"/>
                  <w:lang w:val="en-US"/>
                </w:rPr>
                <w:t>SECTION_1</w:t>
              </w:r>
              <w:r w:rsidRPr="007036CE">
                <w:rPr>
                  <w:b/>
                  <w:szCs w:val="24"/>
                </w:rPr>
                <w:t>:</w:t>
              </w:r>
            </w:ins>
            <w:r w:rsidRPr="007036CE">
              <w:t>TARGETCODE</w:t>
            </w:r>
          </w:p>
          <w:p w14:paraId="3131E61C" w14:textId="77777777" w:rsidR="00E23EA3" w:rsidRPr="007036CE" w:rsidRDefault="00E23EA3" w:rsidP="00E23EA3">
            <w:pPr>
              <w:pStyle w:val="GOSTTablenorm"/>
            </w:pPr>
            <w:ins w:id="12642" w:author="Куклина Ю.В." w:date="2024-09-24T11:37:00Z">
              <w:r w:rsidRPr="007036CE">
                <w:rPr>
                  <w:b/>
                  <w:szCs w:val="24"/>
                  <w:lang w:val="en-US"/>
                </w:rPr>
                <w:t>SECTION_2</w:t>
              </w:r>
              <w:r w:rsidRPr="007036CE">
                <w:rPr>
                  <w:b/>
                  <w:szCs w:val="24"/>
                </w:rPr>
                <w:t>:</w:t>
              </w:r>
              <w:r w:rsidRPr="007036CE">
                <w:t>TARGETCODE</w:t>
              </w:r>
            </w:ins>
          </w:p>
        </w:tc>
        <w:tc>
          <w:tcPr>
            <w:tcW w:w="1379" w:type="pct"/>
          </w:tcPr>
          <w:p w14:paraId="62558AB9" w14:textId="77777777" w:rsidR="00E23EA3" w:rsidRPr="007036CE" w:rsidRDefault="00E23EA3" w:rsidP="00E23EA3">
            <w:pPr>
              <w:pStyle w:val="GOSTTablenorm"/>
              <w:rPr>
                <w:ins w:id="12643" w:author="Куклина Ю.В." w:date="2024-09-24T11:40:00Z"/>
              </w:rPr>
            </w:pPr>
            <w:ins w:id="12644" w:author="Куклина Ю.В." w:date="2024-09-24T11:40:00Z">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ins>
            <w:ins w:id="12645" w:author="Куклина Ю.В." w:date="2024-09-24T11:41:00Z">
              <w:r w:rsidRPr="007036CE">
                <w:t>TARGETCODE</w:t>
              </w:r>
            </w:ins>
            <w:ins w:id="12646" w:author="Куклина Ю.В." w:date="2024-09-24T11:40:00Z">
              <w:r w:rsidRPr="007036CE">
                <w:rPr>
                  <w:szCs w:val="22"/>
                </w:rPr>
                <w:t>.</w:t>
              </w:r>
            </w:ins>
          </w:p>
          <w:p w14:paraId="06B7D126" w14:textId="77777777" w:rsidR="00E23EA3" w:rsidRPr="007036CE" w:rsidRDefault="00E23EA3" w:rsidP="00E23EA3">
            <w:pPr>
              <w:pStyle w:val="GOSTTablenorm"/>
            </w:pPr>
            <w:ins w:id="12647" w:author="Куклина Ю.В." w:date="2024-09-24T11:40:00Z">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ins>
            <w:ins w:id="12648" w:author="Куклина Ю.В." w:date="2024-09-24T11:41:00Z">
              <w:r w:rsidRPr="007036CE">
                <w:t>TARGETCODE</w:t>
              </w:r>
            </w:ins>
            <w:del w:id="12649" w:author="Куклина Ю.В." w:date="2024-09-24T11:40:00Z">
              <w:r w:rsidRPr="007036CE" w:rsidDel="00AE782F">
                <w:delText>-</w:delText>
              </w:r>
            </w:del>
          </w:p>
        </w:tc>
      </w:tr>
      <w:tr w:rsidR="00E23EA3" w:rsidRPr="007036CE" w14:paraId="0B3E69DD" w14:textId="77777777" w:rsidTr="00B0621B">
        <w:tc>
          <w:tcPr>
            <w:tcW w:w="1106" w:type="pct"/>
          </w:tcPr>
          <w:p w14:paraId="15D4AC4C" w14:textId="77777777" w:rsidR="00E23EA3" w:rsidRPr="007036CE" w:rsidRDefault="00E23EA3" w:rsidP="00E23EA3">
            <w:pPr>
              <w:pStyle w:val="GOSTTablenorm"/>
            </w:pPr>
            <w:r w:rsidRPr="007036CE">
              <w:t>ОКС_укр</w:t>
            </w:r>
            <w:del w:id="12650" w:author="Сатлер Марина Викторовна" w:date="2024-03-12T16:19:00Z">
              <w:r w:rsidRPr="007036CE" w:rsidDel="0043597D">
                <w:delText xml:space="preserve"> </w:delText>
              </w:r>
            </w:del>
          </w:p>
        </w:tc>
        <w:tc>
          <w:tcPr>
            <w:tcW w:w="303" w:type="pct"/>
          </w:tcPr>
          <w:p w14:paraId="1AE2A0E0" w14:textId="77777777" w:rsidR="00E23EA3" w:rsidRPr="007036CE" w:rsidRDefault="00E23EA3" w:rsidP="00E23EA3">
            <w:pPr>
              <w:pStyle w:val="GOSTTablenorm"/>
            </w:pPr>
            <w:ins w:id="12651" w:author="Куклина Ю.В." w:date="2024-09-24T11:36:00Z">
              <w:r w:rsidRPr="007036CE">
                <w:t>Да</w:t>
              </w:r>
            </w:ins>
            <w:del w:id="12652" w:author="Куклина Ю.В." w:date="2024-09-24T11:36:00Z">
              <w:r w:rsidRPr="007036CE" w:rsidDel="005C6310">
                <w:delText>Нет</w:delText>
              </w:r>
            </w:del>
          </w:p>
        </w:tc>
        <w:tc>
          <w:tcPr>
            <w:tcW w:w="1106" w:type="pct"/>
          </w:tcPr>
          <w:p w14:paraId="03426CDF" w14:textId="77777777" w:rsidR="00E23EA3" w:rsidRPr="007036CE" w:rsidRDefault="00E23EA3" w:rsidP="00E23EA3">
            <w:pPr>
              <w:pStyle w:val="GOSTTablenorm"/>
            </w:pPr>
            <w:r w:rsidRPr="007036CE">
              <w:t>Код ОКС</w:t>
            </w:r>
          </w:p>
        </w:tc>
        <w:tc>
          <w:tcPr>
            <w:tcW w:w="1106" w:type="pct"/>
          </w:tcPr>
          <w:p w14:paraId="26576308" w14:textId="77777777" w:rsidR="00E23EA3" w:rsidRPr="007036CE" w:rsidRDefault="00E23EA3" w:rsidP="00E23EA3">
            <w:pPr>
              <w:pStyle w:val="GOSTTablenorm"/>
              <w:rPr>
                <w:ins w:id="12653" w:author="Куклина Ю.В." w:date="2024-09-24T11:37:00Z"/>
              </w:rPr>
            </w:pPr>
            <w:ins w:id="12654" w:author="Сатлер Марина Викторовна" w:date="2024-04-16T13:17:00Z">
              <w:r w:rsidRPr="007036CE">
                <w:rPr>
                  <w:b/>
                  <w:szCs w:val="24"/>
                  <w:lang w:val="en-US"/>
                </w:rPr>
                <w:t>SECTION_1</w:t>
              </w:r>
              <w:r w:rsidRPr="007036CE">
                <w:rPr>
                  <w:b/>
                  <w:szCs w:val="24"/>
                </w:rPr>
                <w:t>:</w:t>
              </w:r>
            </w:ins>
            <w:r w:rsidRPr="007036CE">
              <w:t>OKSCODE</w:t>
            </w:r>
          </w:p>
          <w:p w14:paraId="017EF058" w14:textId="77777777" w:rsidR="00E23EA3" w:rsidRPr="007036CE" w:rsidRDefault="00E23EA3" w:rsidP="00E23EA3">
            <w:pPr>
              <w:pStyle w:val="GOSTTablenorm"/>
            </w:pPr>
            <w:ins w:id="12655" w:author="Куклина Ю.В." w:date="2024-09-24T11:37:00Z">
              <w:r w:rsidRPr="007036CE">
                <w:rPr>
                  <w:b/>
                  <w:szCs w:val="24"/>
                  <w:lang w:val="en-US"/>
                </w:rPr>
                <w:t>SECTION_</w:t>
              </w:r>
              <w:r w:rsidRPr="007036CE">
                <w:rPr>
                  <w:b/>
                  <w:szCs w:val="24"/>
                </w:rPr>
                <w:t>2:</w:t>
              </w:r>
              <w:r w:rsidRPr="007036CE">
                <w:t>OKSCODE</w:t>
              </w:r>
            </w:ins>
          </w:p>
        </w:tc>
        <w:tc>
          <w:tcPr>
            <w:tcW w:w="1379" w:type="pct"/>
          </w:tcPr>
          <w:p w14:paraId="7DD7208E" w14:textId="77777777" w:rsidR="00E23EA3" w:rsidRPr="007036CE" w:rsidRDefault="00E23EA3" w:rsidP="00E23EA3">
            <w:pPr>
              <w:pStyle w:val="GOSTTablenorm"/>
              <w:rPr>
                <w:ins w:id="12656" w:author="Куклина Ю.В." w:date="2024-09-24T11:40:00Z"/>
              </w:rPr>
            </w:pPr>
            <w:ins w:id="12657" w:author="Куклина Ю.В." w:date="2024-09-24T11:40:00Z">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ins>
            <w:ins w:id="12658" w:author="Куклина Ю.В." w:date="2024-09-24T11:41:00Z">
              <w:r w:rsidRPr="007036CE">
                <w:t>OKSCODE</w:t>
              </w:r>
            </w:ins>
            <w:ins w:id="12659" w:author="Куклина Ю.В." w:date="2024-09-24T11:40:00Z">
              <w:r w:rsidRPr="007036CE">
                <w:rPr>
                  <w:szCs w:val="22"/>
                </w:rPr>
                <w:t>.</w:t>
              </w:r>
            </w:ins>
          </w:p>
          <w:p w14:paraId="4108D775" w14:textId="77777777" w:rsidR="00E23EA3" w:rsidRPr="007036CE" w:rsidRDefault="00E23EA3" w:rsidP="00E23EA3">
            <w:pPr>
              <w:pStyle w:val="GOSTTablenorm"/>
            </w:pPr>
            <w:ins w:id="12660" w:author="Куклина Ю.В." w:date="2024-09-24T11:40:00Z">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t xml:space="preserve"> </w:t>
              </w:r>
            </w:ins>
            <w:ins w:id="12661" w:author="Куклина Ю.В." w:date="2024-09-24T11:41:00Z">
              <w:r w:rsidRPr="007036CE">
                <w:t>OKSCODE</w:t>
              </w:r>
            </w:ins>
            <w:del w:id="12662" w:author="Куклина Ю.В." w:date="2024-09-24T11:40:00Z">
              <w:r w:rsidRPr="007036CE" w:rsidDel="00AE782F">
                <w:delText>-</w:delText>
              </w:r>
            </w:del>
          </w:p>
        </w:tc>
      </w:tr>
      <w:tr w:rsidR="00E23EA3" w:rsidRPr="007036CE" w14:paraId="7FBEB83C" w14:textId="77777777" w:rsidTr="00B0621B">
        <w:tc>
          <w:tcPr>
            <w:tcW w:w="1106" w:type="pct"/>
          </w:tcPr>
          <w:p w14:paraId="74700C43" w14:textId="77777777" w:rsidR="00E23EA3" w:rsidRPr="007036CE" w:rsidRDefault="00E23EA3" w:rsidP="00E23EA3">
            <w:pPr>
              <w:pStyle w:val="GOSTTablenorm"/>
            </w:pPr>
            <w:r w:rsidRPr="007036CE">
              <w:t>Тип_КБК</w:t>
            </w:r>
          </w:p>
        </w:tc>
        <w:tc>
          <w:tcPr>
            <w:tcW w:w="303" w:type="pct"/>
          </w:tcPr>
          <w:p w14:paraId="09936366" w14:textId="77777777" w:rsidR="00E23EA3" w:rsidRPr="007036CE" w:rsidRDefault="00E23EA3" w:rsidP="00E23EA3">
            <w:pPr>
              <w:pStyle w:val="GOSTTablenorm"/>
            </w:pPr>
            <w:ins w:id="12663" w:author="Куклина Ю.В." w:date="2024-09-24T11:36:00Z">
              <w:r w:rsidRPr="007036CE">
                <w:t>Да</w:t>
              </w:r>
            </w:ins>
            <w:del w:id="12664" w:author="Куклина Ю.В." w:date="2024-09-24T11:36:00Z">
              <w:r w:rsidRPr="007036CE" w:rsidDel="005C6310">
                <w:delText>Нет</w:delText>
              </w:r>
            </w:del>
          </w:p>
        </w:tc>
        <w:tc>
          <w:tcPr>
            <w:tcW w:w="1106" w:type="pct"/>
          </w:tcPr>
          <w:p w14:paraId="7658F9AC" w14:textId="77777777" w:rsidR="00E23EA3" w:rsidRPr="007036CE" w:rsidRDefault="00E23EA3" w:rsidP="00E23EA3">
            <w:pPr>
              <w:pStyle w:val="GOSTTablenorm"/>
            </w:pPr>
            <w:r w:rsidRPr="007036CE">
              <w:t>Тип КБК</w:t>
            </w:r>
          </w:p>
        </w:tc>
        <w:tc>
          <w:tcPr>
            <w:tcW w:w="1106" w:type="pct"/>
          </w:tcPr>
          <w:p w14:paraId="4E6F2F79" w14:textId="77777777" w:rsidR="00E23EA3" w:rsidRPr="007036CE" w:rsidRDefault="00E23EA3" w:rsidP="00E23EA3">
            <w:pPr>
              <w:pStyle w:val="GOSTTablenorm"/>
              <w:rPr>
                <w:ins w:id="12665" w:author="Куклина Ю.В." w:date="2024-09-24T11:37:00Z"/>
              </w:rPr>
            </w:pPr>
            <w:ins w:id="12666" w:author="Сатлер Марина Викторовна" w:date="2024-04-16T13:17:00Z">
              <w:r w:rsidRPr="007036CE">
                <w:rPr>
                  <w:b/>
                  <w:szCs w:val="24"/>
                  <w:lang w:val="en-US"/>
                </w:rPr>
                <w:t>SECTION_1</w:t>
              </w:r>
              <w:r w:rsidRPr="007036CE">
                <w:rPr>
                  <w:b/>
                  <w:szCs w:val="24"/>
                </w:rPr>
                <w:t>:</w:t>
              </w:r>
            </w:ins>
            <w:r w:rsidRPr="007036CE">
              <w:t>TYPEKBK</w:t>
            </w:r>
          </w:p>
          <w:p w14:paraId="1A7D15B1" w14:textId="77777777" w:rsidR="00E23EA3" w:rsidRPr="007036CE" w:rsidRDefault="00E23EA3" w:rsidP="00E23EA3">
            <w:pPr>
              <w:pStyle w:val="GOSTTablenorm"/>
            </w:pPr>
            <w:ins w:id="12667" w:author="Куклина Ю.В." w:date="2024-09-24T11:37:00Z">
              <w:r w:rsidRPr="007036CE">
                <w:rPr>
                  <w:b/>
                  <w:szCs w:val="24"/>
                  <w:lang w:val="en-US"/>
                </w:rPr>
                <w:t>SECTION_</w:t>
              </w:r>
              <w:r w:rsidRPr="007036CE">
                <w:rPr>
                  <w:b/>
                  <w:szCs w:val="24"/>
                </w:rPr>
                <w:t>2:</w:t>
              </w:r>
              <w:r w:rsidRPr="007036CE">
                <w:t>TYPEKBK</w:t>
              </w:r>
            </w:ins>
          </w:p>
        </w:tc>
        <w:tc>
          <w:tcPr>
            <w:tcW w:w="1379" w:type="pct"/>
          </w:tcPr>
          <w:p w14:paraId="4BB5EDE2" w14:textId="77777777" w:rsidR="00E23EA3" w:rsidRPr="007036CE" w:rsidRDefault="00E23EA3" w:rsidP="00E23EA3">
            <w:pPr>
              <w:pStyle w:val="GOSTTablenorm"/>
              <w:rPr>
                <w:ins w:id="12668" w:author="Куклина Ю.В." w:date="2024-09-24T11:41:00Z"/>
              </w:rPr>
            </w:pPr>
            <w:ins w:id="12669" w:author="Куклина Ю.В." w:date="2024-09-24T11:41:00Z">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t>TYPEKBK</w:t>
              </w:r>
              <w:r w:rsidRPr="007036CE">
                <w:rPr>
                  <w:szCs w:val="22"/>
                </w:rPr>
                <w:t>.</w:t>
              </w:r>
            </w:ins>
          </w:p>
          <w:p w14:paraId="1D73D4FD" w14:textId="77777777" w:rsidR="00E23EA3" w:rsidRPr="007036CE" w:rsidRDefault="00E23EA3" w:rsidP="00E23EA3">
            <w:pPr>
              <w:pStyle w:val="GOSTTablenorm"/>
            </w:pPr>
            <w:ins w:id="12670" w:author="Куклина Ю.В." w:date="2024-09-24T11:41:00Z">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t>TYPEKBK</w:t>
              </w:r>
            </w:ins>
            <w:del w:id="12671" w:author="Куклина Ю.В." w:date="2024-09-24T11:41:00Z">
              <w:r w:rsidRPr="007036CE" w:rsidDel="00AE782F">
                <w:delText>-</w:delText>
              </w:r>
            </w:del>
          </w:p>
        </w:tc>
      </w:tr>
      <w:tr w:rsidR="00E23EA3" w:rsidRPr="007036CE" w14:paraId="37475454" w14:textId="77777777" w:rsidTr="00B0621B">
        <w:tc>
          <w:tcPr>
            <w:tcW w:w="1106" w:type="pct"/>
          </w:tcPr>
          <w:p w14:paraId="52AEDD31" w14:textId="77777777" w:rsidR="00E23EA3" w:rsidRPr="007036CE" w:rsidRDefault="00E23EA3" w:rsidP="00E23EA3">
            <w:pPr>
              <w:pStyle w:val="GOSTTablenorm"/>
            </w:pPr>
            <w:r w:rsidRPr="007036CE">
              <w:t>Номер_ЛС</w:t>
            </w:r>
          </w:p>
        </w:tc>
        <w:tc>
          <w:tcPr>
            <w:tcW w:w="303" w:type="pct"/>
          </w:tcPr>
          <w:p w14:paraId="19688356" w14:textId="77777777" w:rsidR="00E23EA3" w:rsidRPr="007036CE" w:rsidRDefault="00E23EA3" w:rsidP="00E23EA3">
            <w:pPr>
              <w:pStyle w:val="GOSTTablenorm"/>
            </w:pPr>
            <w:ins w:id="12672" w:author="Куклина Ю.В." w:date="2024-09-24T11:36:00Z">
              <w:r w:rsidRPr="007036CE">
                <w:t>Да</w:t>
              </w:r>
            </w:ins>
            <w:del w:id="12673" w:author="Куклина Ю.В." w:date="2024-09-24T11:36:00Z">
              <w:r w:rsidRPr="007036CE" w:rsidDel="005C6310">
                <w:delText>Нет</w:delText>
              </w:r>
            </w:del>
          </w:p>
        </w:tc>
        <w:tc>
          <w:tcPr>
            <w:tcW w:w="1106" w:type="pct"/>
          </w:tcPr>
          <w:p w14:paraId="5983283F" w14:textId="77777777" w:rsidR="00E23EA3" w:rsidRPr="007036CE" w:rsidRDefault="00E23EA3" w:rsidP="00E23EA3">
            <w:pPr>
              <w:pStyle w:val="GOSTTablenorm"/>
            </w:pPr>
            <w:r w:rsidRPr="007036CE">
              <w:t>ЛС</w:t>
            </w:r>
          </w:p>
        </w:tc>
        <w:tc>
          <w:tcPr>
            <w:tcW w:w="1106" w:type="pct"/>
          </w:tcPr>
          <w:p w14:paraId="17ABE6F6" w14:textId="77777777" w:rsidR="00E23EA3" w:rsidRPr="007036CE" w:rsidRDefault="00E23EA3" w:rsidP="00E23EA3">
            <w:pPr>
              <w:pStyle w:val="GOSTTablenorm"/>
              <w:rPr>
                <w:ins w:id="12674" w:author="Куклина Ю.В." w:date="2024-09-24T11:37:00Z"/>
              </w:rPr>
            </w:pPr>
            <w:ins w:id="12675" w:author="Сатлер Марина Викторовна" w:date="2024-04-16T13:17:00Z">
              <w:r w:rsidRPr="007036CE">
                <w:rPr>
                  <w:b/>
                  <w:szCs w:val="24"/>
                  <w:lang w:val="en-US"/>
                </w:rPr>
                <w:t>SECTION_1</w:t>
              </w:r>
              <w:r w:rsidRPr="007036CE">
                <w:rPr>
                  <w:b/>
                  <w:szCs w:val="24"/>
                </w:rPr>
                <w:t>:</w:t>
              </w:r>
            </w:ins>
            <w:r w:rsidRPr="007036CE">
              <w:t>PA</w:t>
            </w:r>
          </w:p>
          <w:p w14:paraId="38C81853" w14:textId="77777777" w:rsidR="00E23EA3" w:rsidRPr="007036CE" w:rsidRDefault="00E23EA3" w:rsidP="00E23EA3">
            <w:pPr>
              <w:pStyle w:val="GOSTTablenorm"/>
            </w:pPr>
            <w:ins w:id="12676" w:author="Куклина Ю.В." w:date="2024-09-24T11:37:00Z">
              <w:r w:rsidRPr="007036CE">
                <w:rPr>
                  <w:b/>
                  <w:szCs w:val="24"/>
                  <w:lang w:val="en-US"/>
                </w:rPr>
                <w:t>SECTION_</w:t>
              </w:r>
              <w:r w:rsidRPr="007036CE">
                <w:rPr>
                  <w:b/>
                  <w:szCs w:val="24"/>
                </w:rPr>
                <w:t>2:</w:t>
              </w:r>
              <w:r w:rsidRPr="007036CE">
                <w:t>PA</w:t>
              </w:r>
            </w:ins>
          </w:p>
        </w:tc>
        <w:tc>
          <w:tcPr>
            <w:tcW w:w="1379" w:type="pct"/>
          </w:tcPr>
          <w:p w14:paraId="6F5A0164" w14:textId="77777777" w:rsidR="00E23EA3" w:rsidRPr="007036CE" w:rsidRDefault="00E23EA3" w:rsidP="00E23EA3">
            <w:pPr>
              <w:pStyle w:val="GOSTTablenorm"/>
              <w:rPr>
                <w:ins w:id="12677" w:author="Куклина Ю.В." w:date="2024-09-24T11:41:00Z"/>
              </w:rPr>
            </w:pPr>
            <w:ins w:id="12678" w:author="Куклина Ю.В." w:date="2024-09-24T11:41:00Z">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ins>
            <w:ins w:id="12679" w:author="Куклина Ю.В." w:date="2024-09-24T11:42:00Z">
              <w:r w:rsidRPr="007036CE">
                <w:t xml:space="preserve"> PA</w:t>
              </w:r>
            </w:ins>
            <w:ins w:id="12680" w:author="Куклина Ю.В." w:date="2024-09-24T11:41:00Z">
              <w:r w:rsidRPr="007036CE">
                <w:rPr>
                  <w:szCs w:val="22"/>
                </w:rPr>
                <w:t>.</w:t>
              </w:r>
            </w:ins>
          </w:p>
          <w:p w14:paraId="6AF43FFA" w14:textId="77777777" w:rsidR="00E23EA3" w:rsidRPr="007036CE" w:rsidRDefault="00E23EA3" w:rsidP="00E23EA3">
            <w:pPr>
              <w:pStyle w:val="GOSTTablenorm"/>
            </w:pPr>
            <w:ins w:id="12681" w:author="Куклина Ю.В." w:date="2024-09-24T11:41:00Z">
              <w:r w:rsidRPr="007036CE">
                <w:lastRenderedPageBreak/>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ins>
            <w:ins w:id="12682" w:author="Куклина Ю.В." w:date="2024-09-24T11:42:00Z">
              <w:r w:rsidRPr="007036CE">
                <w:t>PA</w:t>
              </w:r>
            </w:ins>
            <w:del w:id="12683" w:author="Куклина Ю.В." w:date="2024-09-24T11:41:00Z">
              <w:r w:rsidRPr="007036CE" w:rsidDel="00AE782F">
                <w:delText>-</w:delText>
              </w:r>
            </w:del>
          </w:p>
        </w:tc>
      </w:tr>
      <w:tr w:rsidR="00E23EA3" w:rsidRPr="007036CE" w14:paraId="0211BDDC" w14:textId="77777777" w:rsidTr="00B0621B">
        <w:tc>
          <w:tcPr>
            <w:tcW w:w="1106" w:type="pct"/>
          </w:tcPr>
          <w:p w14:paraId="467AF3C1" w14:textId="77777777" w:rsidR="00E23EA3" w:rsidRPr="007036CE" w:rsidRDefault="00E23EA3" w:rsidP="00E23EA3">
            <w:pPr>
              <w:pStyle w:val="GOSTTablenorm"/>
            </w:pPr>
            <w:r w:rsidRPr="007036CE">
              <w:lastRenderedPageBreak/>
              <w:t>Код_контура</w:t>
            </w:r>
          </w:p>
        </w:tc>
        <w:tc>
          <w:tcPr>
            <w:tcW w:w="303" w:type="pct"/>
          </w:tcPr>
          <w:p w14:paraId="75E619C3" w14:textId="77777777" w:rsidR="00E23EA3" w:rsidRPr="007036CE" w:rsidRDefault="00E23EA3" w:rsidP="00E23EA3">
            <w:pPr>
              <w:pStyle w:val="GOSTTablenorm"/>
            </w:pPr>
            <w:ins w:id="12684" w:author="Куклина Ю.В." w:date="2024-09-24T11:36:00Z">
              <w:r w:rsidRPr="007036CE">
                <w:t>Да</w:t>
              </w:r>
            </w:ins>
            <w:del w:id="12685" w:author="Куклина Ю.В." w:date="2024-09-24T11:36:00Z">
              <w:r w:rsidRPr="007036CE" w:rsidDel="005C6310">
                <w:delText>Нет</w:delText>
              </w:r>
            </w:del>
          </w:p>
        </w:tc>
        <w:tc>
          <w:tcPr>
            <w:tcW w:w="1106" w:type="pct"/>
          </w:tcPr>
          <w:p w14:paraId="17774833" w14:textId="77777777" w:rsidR="00E23EA3" w:rsidRPr="007036CE" w:rsidRDefault="00E23EA3" w:rsidP="00E23EA3">
            <w:pPr>
              <w:pStyle w:val="GOSTTablenorm"/>
            </w:pPr>
            <w:r w:rsidRPr="007036CE">
              <w:t>Контур</w:t>
            </w:r>
          </w:p>
        </w:tc>
        <w:tc>
          <w:tcPr>
            <w:tcW w:w="1106" w:type="pct"/>
          </w:tcPr>
          <w:p w14:paraId="561997D4" w14:textId="77777777" w:rsidR="00E23EA3" w:rsidRPr="007036CE" w:rsidRDefault="00E23EA3" w:rsidP="00E23EA3">
            <w:pPr>
              <w:pStyle w:val="GOSTTablenorm"/>
              <w:rPr>
                <w:ins w:id="12686" w:author="Куклина Ю.В." w:date="2024-09-24T11:37:00Z"/>
              </w:rPr>
            </w:pPr>
            <w:ins w:id="12687" w:author="Сатлер Марина Викторовна" w:date="2024-04-16T13:17:00Z">
              <w:r w:rsidRPr="007036CE">
                <w:rPr>
                  <w:b/>
                  <w:szCs w:val="24"/>
                  <w:lang w:val="en-US"/>
                </w:rPr>
                <w:t>SECTION_1</w:t>
              </w:r>
              <w:r w:rsidRPr="007036CE">
                <w:rPr>
                  <w:b/>
                  <w:szCs w:val="24"/>
                </w:rPr>
                <w:t>:</w:t>
              </w:r>
            </w:ins>
            <w:r w:rsidRPr="007036CE">
              <w:t>CONTUR</w:t>
            </w:r>
          </w:p>
          <w:p w14:paraId="2EE28EE9" w14:textId="77777777" w:rsidR="00E23EA3" w:rsidRPr="007036CE" w:rsidRDefault="00E23EA3" w:rsidP="00E23EA3">
            <w:pPr>
              <w:pStyle w:val="GOSTTablenorm"/>
            </w:pPr>
            <w:ins w:id="12688" w:author="Куклина Ю.В." w:date="2024-09-24T11:37:00Z">
              <w:r w:rsidRPr="007036CE">
                <w:rPr>
                  <w:b/>
                  <w:szCs w:val="24"/>
                  <w:lang w:val="en-US"/>
                </w:rPr>
                <w:t>SECTION_2</w:t>
              </w:r>
              <w:r w:rsidRPr="007036CE">
                <w:rPr>
                  <w:b/>
                  <w:szCs w:val="24"/>
                </w:rPr>
                <w:t>:</w:t>
              </w:r>
              <w:r w:rsidRPr="007036CE">
                <w:t>CONTUR</w:t>
              </w:r>
            </w:ins>
          </w:p>
        </w:tc>
        <w:tc>
          <w:tcPr>
            <w:tcW w:w="1379" w:type="pct"/>
          </w:tcPr>
          <w:p w14:paraId="449153E4" w14:textId="77777777" w:rsidR="00E23EA3" w:rsidRPr="007036CE" w:rsidRDefault="00E23EA3" w:rsidP="00E23EA3">
            <w:pPr>
              <w:pStyle w:val="GOSTTablenorm"/>
              <w:rPr>
                <w:ins w:id="12689" w:author="Куклина Ю.В." w:date="2024-09-24T11:41:00Z"/>
              </w:rPr>
            </w:pPr>
            <w:ins w:id="12690" w:author="Куклина Ю.В." w:date="2024-09-24T11:41:00Z">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ins>
            <w:ins w:id="12691" w:author="Куклина Ю.В." w:date="2024-09-24T11:42:00Z">
              <w:r w:rsidRPr="007036CE">
                <w:t>CONTUR</w:t>
              </w:r>
            </w:ins>
            <w:ins w:id="12692" w:author="Куклина Ю.В." w:date="2024-09-24T11:41:00Z">
              <w:r w:rsidRPr="007036CE">
                <w:rPr>
                  <w:szCs w:val="22"/>
                </w:rPr>
                <w:t>.</w:t>
              </w:r>
            </w:ins>
          </w:p>
          <w:p w14:paraId="164C241A" w14:textId="77777777" w:rsidR="00E23EA3" w:rsidRPr="007036CE" w:rsidRDefault="00E23EA3" w:rsidP="00E23EA3">
            <w:pPr>
              <w:pStyle w:val="GOSTTablenorm"/>
            </w:pPr>
            <w:ins w:id="12693" w:author="Куклина Ю.В." w:date="2024-09-24T11:41:00Z">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ins>
            <w:ins w:id="12694" w:author="Куклина Ю.В." w:date="2024-09-24T11:42:00Z">
              <w:r w:rsidRPr="007036CE">
                <w:t>CONTUR</w:t>
              </w:r>
            </w:ins>
            <w:del w:id="12695" w:author="Куклина Ю.В." w:date="2024-09-24T11:41:00Z">
              <w:r w:rsidRPr="007036CE" w:rsidDel="00AE782F">
                <w:delText>-</w:delText>
              </w:r>
            </w:del>
          </w:p>
        </w:tc>
      </w:tr>
      <w:tr w:rsidR="00E23EA3" w:rsidRPr="007036CE" w14:paraId="775FCE70" w14:textId="77777777" w:rsidTr="00B0621B">
        <w:tc>
          <w:tcPr>
            <w:tcW w:w="1106" w:type="pct"/>
          </w:tcPr>
          <w:p w14:paraId="7DAD4E2D" w14:textId="77777777" w:rsidR="00E23EA3" w:rsidRPr="007036CE" w:rsidRDefault="00E23EA3" w:rsidP="00E23EA3">
            <w:pPr>
              <w:pStyle w:val="GOSTTablenorm"/>
            </w:pPr>
            <w:r w:rsidRPr="007036CE">
              <w:t>Сумма_текущий_руб</w:t>
            </w:r>
          </w:p>
        </w:tc>
        <w:tc>
          <w:tcPr>
            <w:tcW w:w="303" w:type="pct"/>
          </w:tcPr>
          <w:p w14:paraId="7C9D0976" w14:textId="77777777" w:rsidR="00E23EA3" w:rsidRPr="007036CE" w:rsidRDefault="00E23EA3" w:rsidP="00E23EA3">
            <w:pPr>
              <w:pStyle w:val="GOSTTablenorm"/>
            </w:pPr>
            <w:r w:rsidRPr="007036CE">
              <w:t>Да</w:t>
            </w:r>
          </w:p>
        </w:tc>
        <w:tc>
          <w:tcPr>
            <w:tcW w:w="1106" w:type="pct"/>
          </w:tcPr>
          <w:p w14:paraId="2F80E10A" w14:textId="77777777" w:rsidR="00E23EA3" w:rsidRPr="007036CE" w:rsidRDefault="00E23EA3" w:rsidP="00E23EA3">
            <w:pPr>
              <w:pStyle w:val="GOSTTablenorm"/>
            </w:pPr>
            <w:r w:rsidRPr="007036CE">
              <w:t>Сумма на текущий год</w:t>
            </w:r>
          </w:p>
        </w:tc>
        <w:tc>
          <w:tcPr>
            <w:tcW w:w="1106" w:type="pct"/>
          </w:tcPr>
          <w:p w14:paraId="7E460922" w14:textId="77777777" w:rsidR="00E23EA3" w:rsidRPr="007036CE" w:rsidRDefault="00E23EA3" w:rsidP="00E23EA3">
            <w:pPr>
              <w:pStyle w:val="GOSTTablenorm"/>
              <w:rPr>
                <w:ins w:id="12696" w:author="Куклина Ю.В." w:date="2024-09-24T11:37:00Z"/>
              </w:rPr>
            </w:pPr>
            <w:ins w:id="12697" w:author="Сатлер Марина Викторовна" w:date="2024-04-16T13:17:00Z">
              <w:r w:rsidRPr="007036CE">
                <w:rPr>
                  <w:b/>
                  <w:szCs w:val="24"/>
                  <w:lang w:val="en-US"/>
                </w:rPr>
                <w:t>SECTION_1</w:t>
              </w:r>
              <w:r w:rsidRPr="007036CE">
                <w:rPr>
                  <w:b/>
                  <w:szCs w:val="24"/>
                </w:rPr>
                <w:t>:</w:t>
              </w:r>
            </w:ins>
            <w:r w:rsidRPr="007036CE">
              <w:t>SUM_1</w:t>
            </w:r>
          </w:p>
          <w:p w14:paraId="5FD948A6" w14:textId="77777777" w:rsidR="00E23EA3" w:rsidRPr="007036CE" w:rsidRDefault="00E23EA3" w:rsidP="00E23EA3">
            <w:pPr>
              <w:pStyle w:val="GOSTTablenorm"/>
            </w:pPr>
            <w:ins w:id="12698" w:author="Куклина Ю.В." w:date="2024-09-24T11:37:00Z">
              <w:r w:rsidRPr="007036CE">
                <w:rPr>
                  <w:b/>
                  <w:szCs w:val="24"/>
                  <w:lang w:val="en-US"/>
                </w:rPr>
                <w:t>SECTION_</w:t>
              </w:r>
              <w:r w:rsidRPr="007036CE">
                <w:rPr>
                  <w:b/>
                  <w:szCs w:val="24"/>
                </w:rPr>
                <w:t>2:</w:t>
              </w:r>
              <w:r w:rsidRPr="007036CE">
                <w:t>SUM_1</w:t>
              </w:r>
            </w:ins>
          </w:p>
        </w:tc>
        <w:tc>
          <w:tcPr>
            <w:tcW w:w="1379" w:type="pct"/>
          </w:tcPr>
          <w:p w14:paraId="2DC4E657" w14:textId="77777777" w:rsidR="00E23EA3" w:rsidRPr="007036CE" w:rsidRDefault="00E23EA3" w:rsidP="00E23EA3">
            <w:pPr>
              <w:pStyle w:val="GOSTTablenorm"/>
              <w:rPr>
                <w:ins w:id="12699" w:author="Куклина Ю.В." w:date="2024-09-24T11:42:00Z"/>
              </w:rPr>
            </w:pPr>
            <w:ins w:id="12700" w:author="Куклина Ю.В." w:date="2024-09-24T11:42:00Z">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ins>
            <w:ins w:id="12701" w:author="Куклина Ю.В." w:date="2024-09-24T11:43:00Z">
              <w:r w:rsidRPr="007036CE">
                <w:t>SUM_1</w:t>
              </w:r>
            </w:ins>
            <w:ins w:id="12702" w:author="Куклина Ю.В." w:date="2024-09-24T11:42:00Z">
              <w:r w:rsidRPr="007036CE">
                <w:rPr>
                  <w:szCs w:val="22"/>
                </w:rPr>
                <w:t>.</w:t>
              </w:r>
            </w:ins>
          </w:p>
          <w:p w14:paraId="75C56FDE" w14:textId="77777777" w:rsidR="00E23EA3" w:rsidRPr="007036CE" w:rsidRDefault="00E23EA3" w:rsidP="00E23EA3">
            <w:pPr>
              <w:pStyle w:val="GOSTTablenorm"/>
              <w:rPr>
                <w:ins w:id="12703" w:author="Куклина Ю.В." w:date="2024-09-24T11:42:00Z"/>
              </w:rPr>
            </w:pPr>
            <w:ins w:id="12704" w:author="Куклина Ю.В." w:date="2024-09-24T11:42:00Z">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ins>
            <w:ins w:id="12705" w:author="Куклина Ю.В." w:date="2024-09-24T11:43:00Z">
              <w:r w:rsidRPr="007036CE">
                <w:t>SUM_1</w:t>
              </w:r>
            </w:ins>
            <w:ins w:id="12706" w:author="Сатлер Марина Викторовна" w:date="2024-09-24T12:49:00Z">
              <w:r w:rsidRPr="007036CE">
                <w:t>.</w:t>
              </w:r>
            </w:ins>
          </w:p>
          <w:p w14:paraId="326196CE" w14:textId="77777777" w:rsidR="00E23EA3" w:rsidRPr="007036CE" w:rsidRDefault="00E23EA3" w:rsidP="00E23EA3">
            <w:pPr>
              <w:pStyle w:val="GOSTTablenorm"/>
              <w:rPr>
                <w:ins w:id="12707" w:author="Куклина Ю.В." w:date="2024-09-24T11:42:00Z"/>
              </w:rPr>
            </w:pPr>
          </w:p>
          <w:p w14:paraId="64E319C0" w14:textId="4688F52D" w:rsidR="00E23EA3" w:rsidRPr="007036CE" w:rsidRDefault="00E23EA3" w:rsidP="00E23EA3">
            <w:pPr>
              <w:pStyle w:val="GOSTTablenorm"/>
            </w:pPr>
            <w:r w:rsidRPr="007036CE">
              <w:t xml:space="preserve">Сумма передается в единицах валюты с точностью 2 знака после запятой </w:t>
            </w:r>
            <w:r w:rsidR="00CC2920" w:rsidRPr="007036CE">
              <w:t>–</w:t>
            </w:r>
            <w:r w:rsidRPr="007036CE">
              <w:t xml:space="preserve"> необходимо конвертировать в минимальные единицы валюты (для данного типа документов умножить на 100)</w:t>
            </w:r>
          </w:p>
        </w:tc>
      </w:tr>
    </w:tbl>
    <w:p w14:paraId="317F89E9" w14:textId="240AA0B7" w:rsidR="004E1C81" w:rsidRPr="007036CE" w:rsidRDefault="00A9172B" w:rsidP="000027F9">
      <w:pPr>
        <w:pStyle w:val="GOSTNameTable"/>
      </w:pPr>
      <w:r w:rsidRPr="007036CE">
        <w:rPr>
          <w:noProof/>
        </w:rPr>
        <w:fldChar w:fldCharType="begin"/>
      </w:r>
      <w:r w:rsidRPr="007036CE">
        <w:rPr>
          <w:noProof/>
        </w:rPr>
        <w:instrText xml:space="preserve"> SEQ Таблица \* ARABIC </w:instrText>
      </w:r>
      <w:r w:rsidRPr="007036CE">
        <w:rPr>
          <w:noProof/>
        </w:rPr>
        <w:fldChar w:fldCharType="separate"/>
      </w:r>
      <w:bookmarkStart w:id="12708" w:name="_Toc222928056"/>
      <w:r w:rsidR="00BD74E1">
        <w:rPr>
          <w:noProof/>
        </w:rPr>
        <w:t>83</w:t>
      </w:r>
      <w:r w:rsidRPr="007036CE">
        <w:rPr>
          <w:noProof/>
        </w:rPr>
        <w:fldChar w:fldCharType="end"/>
      </w:r>
      <w:r w:rsidR="004E1C81" w:rsidRPr="007036CE">
        <w:t xml:space="preserve"> </w:t>
      </w:r>
      <w:r w:rsidR="00D9309A" w:rsidRPr="007036CE">
        <w:t>–</w:t>
      </w:r>
      <w:r w:rsidR="004E1C81" w:rsidRPr="007036CE">
        <w:t xml:space="preserve"> Перечень атрибутов, соответствующих типу документа «Информация о лимитах бюджетных обязательств, не подлежащих отзыву с лицевых счетов, открытых в территориальных органах Федерального казначейства» (ф.0506117) DBD_InfoPlannedPurchases</w:t>
      </w:r>
      <w:bookmarkEnd w:id="12708"/>
    </w:p>
    <w:tbl>
      <w:tblPr>
        <w:tblStyle w:val="GOSTTable"/>
        <w:tblW w:w="5000" w:type="pct"/>
        <w:tblLayout w:type="fixed"/>
        <w:tblLook w:val="07E0" w:firstRow="1" w:lastRow="1" w:firstColumn="1" w:lastColumn="1" w:noHBand="1" w:noVBand="1"/>
      </w:tblPr>
      <w:tblGrid>
        <w:gridCol w:w="3486"/>
        <w:gridCol w:w="955"/>
        <w:gridCol w:w="3486"/>
        <w:gridCol w:w="3486"/>
        <w:gridCol w:w="4347"/>
      </w:tblGrid>
      <w:tr w:rsidR="004E1C81" w:rsidRPr="007036CE" w14:paraId="188AE42C" w14:textId="77777777" w:rsidTr="00B0621B">
        <w:trPr>
          <w:cnfStyle w:val="100000000000" w:firstRow="1" w:lastRow="0" w:firstColumn="0" w:lastColumn="0" w:oddVBand="0" w:evenVBand="0" w:oddHBand="0" w:evenHBand="0" w:firstRowFirstColumn="0" w:firstRowLastColumn="0" w:lastRowFirstColumn="0" w:lastRowLastColumn="0"/>
        </w:trPr>
        <w:tc>
          <w:tcPr>
            <w:tcW w:w="1106" w:type="pct"/>
            <w:hideMark/>
          </w:tcPr>
          <w:p w14:paraId="04DA86CA" w14:textId="77777777" w:rsidR="004E1C81" w:rsidRPr="007036CE" w:rsidRDefault="004E1C81" w:rsidP="007C1AAA">
            <w:pPr>
              <w:pStyle w:val="GOSTTableHead"/>
              <w:rPr>
                <w:szCs w:val="22"/>
              </w:rPr>
            </w:pPr>
            <w:r w:rsidRPr="007036CE">
              <w:rPr>
                <w:szCs w:val="22"/>
              </w:rPr>
              <w:t>Наименование атрибута</w:t>
            </w:r>
          </w:p>
        </w:tc>
        <w:tc>
          <w:tcPr>
            <w:tcW w:w="303" w:type="pct"/>
            <w:hideMark/>
          </w:tcPr>
          <w:p w14:paraId="4E71B060" w14:textId="77777777" w:rsidR="004E1C81" w:rsidRPr="007036CE" w:rsidRDefault="004E1C81" w:rsidP="007C1AAA">
            <w:pPr>
              <w:pStyle w:val="GOSTTableHead"/>
              <w:rPr>
                <w:szCs w:val="22"/>
              </w:rPr>
            </w:pPr>
            <w:r w:rsidRPr="007036CE">
              <w:rPr>
                <w:szCs w:val="22"/>
              </w:rPr>
              <w:t>Вычисляемый атрибут</w:t>
            </w:r>
          </w:p>
        </w:tc>
        <w:tc>
          <w:tcPr>
            <w:tcW w:w="1106" w:type="pct"/>
            <w:hideMark/>
          </w:tcPr>
          <w:p w14:paraId="7A88272B" w14:textId="77777777" w:rsidR="004E1C81" w:rsidRPr="007036CE" w:rsidRDefault="004E1C81" w:rsidP="007C1AAA">
            <w:pPr>
              <w:pStyle w:val="GOSTTableHead"/>
              <w:rPr>
                <w:szCs w:val="22"/>
              </w:rPr>
            </w:pPr>
            <w:r w:rsidRPr="007036CE">
              <w:rPr>
                <w:szCs w:val="22"/>
              </w:rPr>
              <w:t>Описание атрибута</w:t>
            </w:r>
          </w:p>
        </w:tc>
        <w:tc>
          <w:tcPr>
            <w:tcW w:w="1106" w:type="pct"/>
            <w:hideMark/>
          </w:tcPr>
          <w:p w14:paraId="545383B9" w14:textId="77777777" w:rsidR="004E1C81" w:rsidRPr="007036CE" w:rsidRDefault="004E1C81" w:rsidP="007C1AAA">
            <w:pPr>
              <w:pStyle w:val="GOSTTableHead"/>
              <w:rPr>
                <w:szCs w:val="22"/>
              </w:rPr>
            </w:pPr>
            <w:r w:rsidRPr="007036CE">
              <w:rPr>
                <w:szCs w:val="22"/>
              </w:rPr>
              <w:t>Реквизит документа (наименование тега)</w:t>
            </w:r>
          </w:p>
        </w:tc>
        <w:tc>
          <w:tcPr>
            <w:tcW w:w="1379" w:type="pct"/>
            <w:hideMark/>
          </w:tcPr>
          <w:p w14:paraId="22F127A7" w14:textId="77777777" w:rsidR="004E1C81" w:rsidRPr="007036CE" w:rsidRDefault="004E1C81" w:rsidP="007C1AAA">
            <w:pPr>
              <w:pStyle w:val="GOSTTableHead"/>
              <w:rPr>
                <w:szCs w:val="22"/>
              </w:rPr>
            </w:pPr>
            <w:r w:rsidRPr="007036CE">
              <w:rPr>
                <w:szCs w:val="22"/>
              </w:rPr>
              <w:t>Алгоритм вычисления</w:t>
            </w:r>
          </w:p>
        </w:tc>
      </w:tr>
      <w:tr w:rsidR="004E1C81" w:rsidRPr="007036CE" w14:paraId="33BCB6DA" w14:textId="77777777" w:rsidTr="00B0621B">
        <w:tc>
          <w:tcPr>
            <w:tcW w:w="1106" w:type="pct"/>
          </w:tcPr>
          <w:p w14:paraId="23602FCC" w14:textId="77777777" w:rsidR="004E1C81" w:rsidRPr="007036CE" w:rsidRDefault="004E1C81">
            <w:pPr>
              <w:pStyle w:val="GOSTTablenorm"/>
              <w:rPr>
                <w:lang w:val="en-US"/>
              </w:rPr>
            </w:pPr>
            <w:r w:rsidRPr="007036CE">
              <w:t>Номер_документа</w:t>
            </w:r>
            <w:r w:rsidR="00142CBB" w:rsidRPr="007036CE">
              <w:rPr>
                <w:lang w:val="en-US"/>
              </w:rPr>
              <w:t>*</w:t>
            </w:r>
          </w:p>
        </w:tc>
        <w:tc>
          <w:tcPr>
            <w:tcW w:w="303" w:type="pct"/>
          </w:tcPr>
          <w:p w14:paraId="3C166759" w14:textId="77777777" w:rsidR="004E1C81" w:rsidRPr="007036CE" w:rsidRDefault="004E1C81">
            <w:pPr>
              <w:pStyle w:val="GOSTTablenorm"/>
            </w:pPr>
            <w:r w:rsidRPr="007036CE">
              <w:t>Нет</w:t>
            </w:r>
          </w:p>
        </w:tc>
        <w:tc>
          <w:tcPr>
            <w:tcW w:w="1106" w:type="pct"/>
          </w:tcPr>
          <w:p w14:paraId="42878AB0" w14:textId="77777777" w:rsidR="004E1C81" w:rsidRPr="007036CE" w:rsidRDefault="004E1C81">
            <w:pPr>
              <w:pStyle w:val="GOSTTablenorm"/>
            </w:pPr>
            <w:r w:rsidRPr="007036CE">
              <w:t>Номер документа</w:t>
            </w:r>
          </w:p>
        </w:tc>
        <w:tc>
          <w:tcPr>
            <w:tcW w:w="1106" w:type="pct"/>
          </w:tcPr>
          <w:p w14:paraId="64E0551B" w14:textId="77777777" w:rsidR="004E1C81" w:rsidRPr="007036CE" w:rsidRDefault="004E1C81">
            <w:pPr>
              <w:pStyle w:val="GOSTTablenorm"/>
            </w:pPr>
            <w:r w:rsidRPr="007036CE">
              <w:t>NUM_DOC</w:t>
            </w:r>
          </w:p>
        </w:tc>
        <w:tc>
          <w:tcPr>
            <w:tcW w:w="1379" w:type="pct"/>
          </w:tcPr>
          <w:p w14:paraId="0D2DDE7A" w14:textId="77777777" w:rsidR="004E1C81" w:rsidRPr="007036CE" w:rsidRDefault="004E1C81">
            <w:pPr>
              <w:pStyle w:val="GOSTTablenorm"/>
            </w:pPr>
            <w:r w:rsidRPr="007036CE">
              <w:t>-</w:t>
            </w:r>
          </w:p>
        </w:tc>
      </w:tr>
      <w:tr w:rsidR="004E1C81" w:rsidRPr="007036CE" w14:paraId="23BDEA76" w14:textId="77777777" w:rsidTr="00B0621B">
        <w:tc>
          <w:tcPr>
            <w:tcW w:w="1106" w:type="pct"/>
          </w:tcPr>
          <w:p w14:paraId="69BF9C70" w14:textId="77777777" w:rsidR="004E1C81" w:rsidRPr="007036CE" w:rsidRDefault="004E1C81">
            <w:pPr>
              <w:pStyle w:val="GOSTTablenorm"/>
              <w:rPr>
                <w:lang w:val="en-US"/>
              </w:rPr>
            </w:pPr>
            <w:r w:rsidRPr="007036CE">
              <w:t>Дата_документа</w:t>
            </w:r>
            <w:r w:rsidR="00142CBB" w:rsidRPr="007036CE">
              <w:rPr>
                <w:lang w:val="en-US"/>
              </w:rPr>
              <w:t>*</w:t>
            </w:r>
          </w:p>
        </w:tc>
        <w:tc>
          <w:tcPr>
            <w:tcW w:w="303" w:type="pct"/>
          </w:tcPr>
          <w:p w14:paraId="76E16D52" w14:textId="77777777" w:rsidR="004E1C81" w:rsidRPr="007036CE" w:rsidRDefault="004E1C81">
            <w:pPr>
              <w:pStyle w:val="GOSTTablenorm"/>
            </w:pPr>
            <w:r w:rsidRPr="007036CE">
              <w:t>Нет</w:t>
            </w:r>
          </w:p>
        </w:tc>
        <w:tc>
          <w:tcPr>
            <w:tcW w:w="1106" w:type="pct"/>
          </w:tcPr>
          <w:p w14:paraId="412BCD90" w14:textId="77777777" w:rsidR="004E1C81" w:rsidRPr="007036CE" w:rsidRDefault="004E1C81">
            <w:pPr>
              <w:pStyle w:val="GOSTTablenorm"/>
            </w:pPr>
            <w:r w:rsidRPr="007036CE">
              <w:t>Дата документа</w:t>
            </w:r>
          </w:p>
        </w:tc>
        <w:tc>
          <w:tcPr>
            <w:tcW w:w="1106" w:type="pct"/>
          </w:tcPr>
          <w:p w14:paraId="4879E102" w14:textId="77777777" w:rsidR="004E1C81" w:rsidRPr="007036CE" w:rsidRDefault="004E1C81">
            <w:pPr>
              <w:pStyle w:val="GOSTTablenorm"/>
            </w:pPr>
            <w:r w:rsidRPr="007036CE">
              <w:t>DATE_DOC</w:t>
            </w:r>
          </w:p>
        </w:tc>
        <w:tc>
          <w:tcPr>
            <w:tcW w:w="1379" w:type="pct"/>
          </w:tcPr>
          <w:p w14:paraId="06B9DF73" w14:textId="77777777" w:rsidR="004E1C81" w:rsidRPr="007036CE" w:rsidRDefault="004E1C81">
            <w:pPr>
              <w:pStyle w:val="GOSTTablenorm"/>
            </w:pPr>
            <w:r w:rsidRPr="007036CE">
              <w:t>-</w:t>
            </w:r>
          </w:p>
        </w:tc>
      </w:tr>
      <w:tr w:rsidR="004E1C81" w:rsidRPr="007036CE" w14:paraId="258B7088" w14:textId="77777777" w:rsidTr="00B0621B">
        <w:tc>
          <w:tcPr>
            <w:tcW w:w="1106" w:type="pct"/>
          </w:tcPr>
          <w:p w14:paraId="47D886BC" w14:textId="77777777" w:rsidR="004E1C81" w:rsidRPr="007036CE" w:rsidRDefault="004E1C81">
            <w:pPr>
              <w:pStyle w:val="GOSTTablenorm"/>
            </w:pPr>
            <w:r w:rsidRPr="007036CE">
              <w:t>Вид_документа</w:t>
            </w:r>
          </w:p>
        </w:tc>
        <w:tc>
          <w:tcPr>
            <w:tcW w:w="303" w:type="pct"/>
          </w:tcPr>
          <w:p w14:paraId="58B5BA47" w14:textId="77777777" w:rsidR="004E1C81" w:rsidRPr="007036CE" w:rsidRDefault="004E1C81">
            <w:pPr>
              <w:pStyle w:val="GOSTTablenorm"/>
            </w:pPr>
            <w:r w:rsidRPr="007036CE">
              <w:t>Нет</w:t>
            </w:r>
          </w:p>
        </w:tc>
        <w:tc>
          <w:tcPr>
            <w:tcW w:w="1106" w:type="pct"/>
          </w:tcPr>
          <w:p w14:paraId="4EB829C8" w14:textId="77777777" w:rsidR="004E1C81" w:rsidRPr="007036CE" w:rsidRDefault="004E1C81">
            <w:pPr>
              <w:pStyle w:val="GOSTTablenorm"/>
            </w:pPr>
            <w:r w:rsidRPr="007036CE">
              <w:t>Вид документа</w:t>
            </w:r>
          </w:p>
        </w:tc>
        <w:tc>
          <w:tcPr>
            <w:tcW w:w="1106" w:type="pct"/>
          </w:tcPr>
          <w:p w14:paraId="0A27BE64" w14:textId="77777777" w:rsidR="004E1C81" w:rsidRPr="007036CE" w:rsidRDefault="004E1C81">
            <w:pPr>
              <w:pStyle w:val="GOSTTablenorm"/>
            </w:pPr>
            <w:r w:rsidRPr="007036CE">
              <w:t>DOC_TYPE</w:t>
            </w:r>
          </w:p>
        </w:tc>
        <w:tc>
          <w:tcPr>
            <w:tcW w:w="1379" w:type="pct"/>
          </w:tcPr>
          <w:p w14:paraId="31BFC8E9" w14:textId="77777777" w:rsidR="004E1C81" w:rsidRPr="007036CE" w:rsidRDefault="004E1C81">
            <w:pPr>
              <w:pStyle w:val="GOSTTablenorm"/>
            </w:pPr>
            <w:r w:rsidRPr="007036CE">
              <w:t>-</w:t>
            </w:r>
          </w:p>
        </w:tc>
      </w:tr>
      <w:tr w:rsidR="004E1C81" w:rsidRPr="007036CE" w14:paraId="44B3F8A4" w14:textId="77777777" w:rsidTr="00B0621B">
        <w:tc>
          <w:tcPr>
            <w:tcW w:w="1106" w:type="pct"/>
          </w:tcPr>
          <w:p w14:paraId="7168DBBC" w14:textId="77777777" w:rsidR="004E1C81" w:rsidRPr="007036CE" w:rsidRDefault="004E1C81">
            <w:pPr>
              <w:pStyle w:val="GOSTTablenorm"/>
            </w:pPr>
            <w:r w:rsidRPr="007036CE">
              <w:lastRenderedPageBreak/>
              <w:t>Уровень_конфиденциальности</w:t>
            </w:r>
          </w:p>
        </w:tc>
        <w:tc>
          <w:tcPr>
            <w:tcW w:w="303" w:type="pct"/>
          </w:tcPr>
          <w:p w14:paraId="5EC29C54" w14:textId="77777777" w:rsidR="004E1C81" w:rsidRPr="007036CE" w:rsidRDefault="004E1C81">
            <w:pPr>
              <w:pStyle w:val="GOSTTablenorm"/>
            </w:pPr>
            <w:r w:rsidRPr="007036CE">
              <w:t>Нет</w:t>
            </w:r>
          </w:p>
        </w:tc>
        <w:tc>
          <w:tcPr>
            <w:tcW w:w="1106" w:type="pct"/>
          </w:tcPr>
          <w:p w14:paraId="6AF4250B" w14:textId="77777777" w:rsidR="004E1C81" w:rsidRPr="007036CE" w:rsidRDefault="004E1C81">
            <w:pPr>
              <w:pStyle w:val="GOSTTablenorm"/>
            </w:pPr>
            <w:r w:rsidRPr="007036CE">
              <w:t>Уровень конфиденциальности</w:t>
            </w:r>
          </w:p>
        </w:tc>
        <w:tc>
          <w:tcPr>
            <w:tcW w:w="1106" w:type="pct"/>
          </w:tcPr>
          <w:p w14:paraId="333E11BB" w14:textId="77777777" w:rsidR="004E1C81" w:rsidRPr="007036CE" w:rsidRDefault="004E1C81">
            <w:pPr>
              <w:pStyle w:val="GOSTTablenorm"/>
            </w:pPr>
            <w:r w:rsidRPr="007036CE">
              <w:t>ACCESSLEVEL</w:t>
            </w:r>
          </w:p>
        </w:tc>
        <w:tc>
          <w:tcPr>
            <w:tcW w:w="1379" w:type="pct"/>
          </w:tcPr>
          <w:p w14:paraId="6F3AFACA" w14:textId="77777777" w:rsidR="004E1C81" w:rsidRPr="007036CE" w:rsidRDefault="004E1C81">
            <w:pPr>
              <w:pStyle w:val="GOSTTablenorm"/>
            </w:pPr>
            <w:r w:rsidRPr="007036CE">
              <w:t>-</w:t>
            </w:r>
          </w:p>
        </w:tc>
      </w:tr>
      <w:tr w:rsidR="004E1C81" w:rsidRPr="007036CE" w14:paraId="7DD3BBEA" w14:textId="77777777" w:rsidTr="00B0621B">
        <w:tc>
          <w:tcPr>
            <w:tcW w:w="1106" w:type="pct"/>
          </w:tcPr>
          <w:p w14:paraId="47567CBA" w14:textId="77777777" w:rsidR="004E1C81" w:rsidRPr="007036CE" w:rsidRDefault="004E1C81">
            <w:pPr>
              <w:pStyle w:val="GOSTTablenorm"/>
            </w:pPr>
            <w:r w:rsidRPr="007036CE">
              <w:t>Наименование_документа</w:t>
            </w:r>
          </w:p>
        </w:tc>
        <w:tc>
          <w:tcPr>
            <w:tcW w:w="303" w:type="pct"/>
          </w:tcPr>
          <w:p w14:paraId="5BFBBA8B" w14:textId="77777777" w:rsidR="004E1C81" w:rsidRPr="007036CE" w:rsidRDefault="004E1C81">
            <w:pPr>
              <w:pStyle w:val="GOSTTablenorm"/>
            </w:pPr>
            <w:r w:rsidRPr="007036CE">
              <w:t>Да</w:t>
            </w:r>
          </w:p>
        </w:tc>
        <w:tc>
          <w:tcPr>
            <w:tcW w:w="1106" w:type="pct"/>
          </w:tcPr>
          <w:p w14:paraId="63305191" w14:textId="77777777" w:rsidR="004E1C81" w:rsidRPr="007036CE" w:rsidRDefault="004E1C81">
            <w:pPr>
              <w:pStyle w:val="GOSTTablenorm"/>
            </w:pPr>
            <w:r w:rsidRPr="007036CE">
              <w:t>Наименование документа</w:t>
            </w:r>
          </w:p>
        </w:tc>
        <w:tc>
          <w:tcPr>
            <w:tcW w:w="1106" w:type="pct"/>
          </w:tcPr>
          <w:p w14:paraId="4FB6172B" w14:textId="77777777" w:rsidR="004E1C81" w:rsidRPr="007036CE" w:rsidRDefault="004E1C81">
            <w:pPr>
              <w:pStyle w:val="GOSTTablenorm"/>
            </w:pPr>
            <w:r w:rsidRPr="007036CE">
              <w:t>-</w:t>
            </w:r>
          </w:p>
        </w:tc>
        <w:tc>
          <w:tcPr>
            <w:tcW w:w="1379" w:type="pct"/>
          </w:tcPr>
          <w:p w14:paraId="17A3B141" w14:textId="77777777" w:rsidR="004E1C81" w:rsidRPr="007036CE" w:rsidRDefault="004E1C81">
            <w:pPr>
              <w:pStyle w:val="GOSTTablenorm"/>
            </w:pPr>
            <w:r w:rsidRPr="007036CE">
              <w:t xml:space="preserve">Наименование документа определяется по справочнику </w:t>
            </w:r>
            <w:r w:rsidR="005D426C" w:rsidRPr="007036CE">
              <w:t>«</w:t>
            </w:r>
            <w:r w:rsidRPr="007036CE">
              <w:t>Типы документов</w:t>
            </w:r>
            <w:r w:rsidR="005D426C" w:rsidRPr="007036CE">
              <w:t>»</w:t>
            </w:r>
            <w:r w:rsidRPr="007036CE">
              <w:t xml:space="preserve"> с помощью значения атрибута Тип_документа (TypeDoc) из заголовка запроса</w:t>
            </w:r>
          </w:p>
        </w:tc>
      </w:tr>
      <w:tr w:rsidR="004E1C81" w:rsidRPr="007036CE" w14:paraId="2B2D5B62" w14:textId="77777777" w:rsidTr="00B0621B">
        <w:tc>
          <w:tcPr>
            <w:tcW w:w="1106" w:type="pct"/>
          </w:tcPr>
          <w:p w14:paraId="3EDCEDC7" w14:textId="77777777" w:rsidR="004E1C81" w:rsidRPr="007036CE" w:rsidRDefault="004E1C81">
            <w:pPr>
              <w:pStyle w:val="GOSTTablenorm"/>
            </w:pPr>
            <w:r w:rsidRPr="007036CE">
              <w:t>Код_валюты</w:t>
            </w:r>
          </w:p>
        </w:tc>
        <w:tc>
          <w:tcPr>
            <w:tcW w:w="303" w:type="pct"/>
          </w:tcPr>
          <w:p w14:paraId="3C9AC92E" w14:textId="77777777" w:rsidR="004E1C81" w:rsidRPr="007036CE" w:rsidRDefault="004E1C81">
            <w:pPr>
              <w:pStyle w:val="GOSTTablenorm"/>
            </w:pPr>
            <w:r w:rsidRPr="007036CE">
              <w:t>Да</w:t>
            </w:r>
          </w:p>
        </w:tc>
        <w:tc>
          <w:tcPr>
            <w:tcW w:w="1106" w:type="pct"/>
          </w:tcPr>
          <w:p w14:paraId="1924B40B" w14:textId="77777777" w:rsidR="004E1C81" w:rsidRPr="007036CE" w:rsidRDefault="004E1C81">
            <w:pPr>
              <w:pStyle w:val="GOSTTablenorm"/>
            </w:pPr>
            <w:r w:rsidRPr="007036CE">
              <w:t>Код валюты</w:t>
            </w:r>
          </w:p>
        </w:tc>
        <w:tc>
          <w:tcPr>
            <w:tcW w:w="1106" w:type="pct"/>
          </w:tcPr>
          <w:p w14:paraId="301BC4AB" w14:textId="77777777" w:rsidR="004E1C81" w:rsidRPr="007036CE" w:rsidRDefault="004E1C81">
            <w:pPr>
              <w:pStyle w:val="GOSTTablenorm"/>
            </w:pPr>
            <w:r w:rsidRPr="007036CE">
              <w:t>-</w:t>
            </w:r>
          </w:p>
        </w:tc>
        <w:tc>
          <w:tcPr>
            <w:tcW w:w="1379" w:type="pct"/>
          </w:tcPr>
          <w:p w14:paraId="34549037" w14:textId="77777777" w:rsidR="004E1C81" w:rsidRPr="007036CE" w:rsidRDefault="004E1C81">
            <w:pPr>
              <w:pStyle w:val="GOSTTablenorm"/>
            </w:pPr>
            <w:r w:rsidRPr="007036CE">
              <w:t>Указывается значение «643»</w:t>
            </w:r>
          </w:p>
        </w:tc>
      </w:tr>
      <w:tr w:rsidR="00CE3062" w:rsidRPr="007036CE" w14:paraId="4045120F" w14:textId="77777777" w:rsidTr="00B0621B">
        <w:tc>
          <w:tcPr>
            <w:tcW w:w="1106" w:type="pct"/>
          </w:tcPr>
          <w:p w14:paraId="06178A6F" w14:textId="77777777" w:rsidR="00CE3062" w:rsidRPr="007036CE" w:rsidRDefault="00CE3062" w:rsidP="00CE3062">
            <w:pPr>
              <w:pStyle w:val="GOSTTablenorm"/>
            </w:pPr>
            <w:r w:rsidRPr="007036CE">
              <w:rPr>
                <w:szCs w:val="22"/>
              </w:rPr>
              <w:t>Код_валюты_учета</w:t>
            </w:r>
          </w:p>
        </w:tc>
        <w:tc>
          <w:tcPr>
            <w:tcW w:w="303" w:type="pct"/>
          </w:tcPr>
          <w:p w14:paraId="502670E8" w14:textId="77777777" w:rsidR="00CE3062" w:rsidRPr="007036CE" w:rsidRDefault="00CE3062" w:rsidP="00CE3062">
            <w:pPr>
              <w:pStyle w:val="GOSTTablenorm"/>
            </w:pPr>
            <w:r w:rsidRPr="007036CE">
              <w:rPr>
                <w:szCs w:val="22"/>
              </w:rPr>
              <w:t>да</w:t>
            </w:r>
          </w:p>
        </w:tc>
        <w:tc>
          <w:tcPr>
            <w:tcW w:w="1106" w:type="pct"/>
          </w:tcPr>
          <w:p w14:paraId="6DC6510A" w14:textId="77777777" w:rsidR="00CE3062" w:rsidRPr="007036CE" w:rsidRDefault="00CE3062" w:rsidP="00CE3062">
            <w:pPr>
              <w:pStyle w:val="GOSTTablenorm"/>
            </w:pPr>
            <w:r w:rsidRPr="007036CE">
              <w:rPr>
                <w:szCs w:val="22"/>
              </w:rPr>
              <w:t>Код валюты учета по ОКВ</w:t>
            </w:r>
          </w:p>
        </w:tc>
        <w:tc>
          <w:tcPr>
            <w:tcW w:w="1106" w:type="pct"/>
          </w:tcPr>
          <w:p w14:paraId="6C1FE7E3" w14:textId="77777777" w:rsidR="00CE3062" w:rsidRPr="007036CE" w:rsidRDefault="00CE3062" w:rsidP="00CE3062">
            <w:pPr>
              <w:pStyle w:val="GOSTTablenorm"/>
            </w:pPr>
            <w:r w:rsidRPr="007036CE">
              <w:t>-</w:t>
            </w:r>
          </w:p>
        </w:tc>
        <w:tc>
          <w:tcPr>
            <w:tcW w:w="1379" w:type="pct"/>
          </w:tcPr>
          <w:p w14:paraId="1F0FE807" w14:textId="77777777" w:rsidR="00CE3062" w:rsidRPr="007036CE" w:rsidRDefault="00CE3062" w:rsidP="00CE3062">
            <w:pPr>
              <w:pStyle w:val="GOSTTablenorm"/>
            </w:pPr>
            <w:r w:rsidRPr="007036CE">
              <w:t>Указывается значение «643»</w:t>
            </w:r>
          </w:p>
        </w:tc>
      </w:tr>
      <w:tr w:rsidR="00CE3062" w:rsidRPr="007036CE" w14:paraId="1C8A756F" w14:textId="77777777" w:rsidTr="00B0621B">
        <w:tc>
          <w:tcPr>
            <w:tcW w:w="1106" w:type="pct"/>
          </w:tcPr>
          <w:p w14:paraId="34D2A829" w14:textId="77777777" w:rsidR="00CE3062" w:rsidRPr="007036CE" w:rsidRDefault="00CE3062" w:rsidP="00CE3062">
            <w:pPr>
              <w:pStyle w:val="GOSTTablenorm"/>
            </w:pPr>
            <w:r w:rsidRPr="007036CE">
              <w:t>Код_бюджета</w:t>
            </w:r>
          </w:p>
        </w:tc>
        <w:tc>
          <w:tcPr>
            <w:tcW w:w="303" w:type="pct"/>
          </w:tcPr>
          <w:p w14:paraId="1089F727" w14:textId="77777777" w:rsidR="00CE3062" w:rsidRPr="007036CE" w:rsidRDefault="00CE3062" w:rsidP="00CE3062">
            <w:pPr>
              <w:pStyle w:val="GOSTTablenorm"/>
            </w:pPr>
            <w:r w:rsidRPr="007036CE">
              <w:t>Нет</w:t>
            </w:r>
          </w:p>
        </w:tc>
        <w:tc>
          <w:tcPr>
            <w:tcW w:w="1106" w:type="pct"/>
          </w:tcPr>
          <w:p w14:paraId="17DB46DF" w14:textId="77777777" w:rsidR="00CE3062" w:rsidRPr="007036CE" w:rsidRDefault="00CE3062" w:rsidP="00CE3062">
            <w:pPr>
              <w:pStyle w:val="GOSTTablenorm"/>
            </w:pPr>
            <w:r w:rsidRPr="007036CE">
              <w:t>Код бюджета</w:t>
            </w:r>
          </w:p>
        </w:tc>
        <w:tc>
          <w:tcPr>
            <w:tcW w:w="1106" w:type="pct"/>
          </w:tcPr>
          <w:p w14:paraId="523A9939" w14:textId="77777777" w:rsidR="00CE3062" w:rsidRPr="007036CE" w:rsidRDefault="00CE3062" w:rsidP="00CE3062">
            <w:pPr>
              <w:pStyle w:val="GOSTTablenorm"/>
            </w:pPr>
            <w:r w:rsidRPr="007036CE">
              <w:t>BUDGET_CODE</w:t>
            </w:r>
          </w:p>
        </w:tc>
        <w:tc>
          <w:tcPr>
            <w:tcW w:w="1379" w:type="pct"/>
          </w:tcPr>
          <w:p w14:paraId="2D151319" w14:textId="77777777" w:rsidR="00CE3062" w:rsidRPr="007036CE" w:rsidRDefault="00CE3062" w:rsidP="00CE3062">
            <w:pPr>
              <w:pStyle w:val="GOSTTablenorm"/>
            </w:pPr>
            <w:r w:rsidRPr="007036CE">
              <w:t>-</w:t>
            </w:r>
          </w:p>
        </w:tc>
      </w:tr>
      <w:tr w:rsidR="00CE3062" w:rsidRPr="007036CE" w14:paraId="338C30AB" w14:textId="77777777" w:rsidTr="00B0621B">
        <w:tc>
          <w:tcPr>
            <w:tcW w:w="1106" w:type="pct"/>
          </w:tcPr>
          <w:p w14:paraId="06C7E484" w14:textId="77777777" w:rsidR="00CE3062" w:rsidRPr="007036CE" w:rsidRDefault="00CE3062" w:rsidP="00CE3062">
            <w:pPr>
              <w:pStyle w:val="GOSTTablenorm"/>
            </w:pPr>
            <w:r w:rsidRPr="007036CE">
              <w:t>Тип_бюджета</w:t>
            </w:r>
          </w:p>
        </w:tc>
        <w:tc>
          <w:tcPr>
            <w:tcW w:w="303" w:type="pct"/>
          </w:tcPr>
          <w:p w14:paraId="3D96507A" w14:textId="77777777" w:rsidR="00CE3062" w:rsidRPr="007036CE" w:rsidRDefault="00CE3062" w:rsidP="00CE3062">
            <w:pPr>
              <w:pStyle w:val="GOSTTablenorm"/>
            </w:pPr>
            <w:r w:rsidRPr="007036CE">
              <w:t>Да</w:t>
            </w:r>
          </w:p>
        </w:tc>
        <w:tc>
          <w:tcPr>
            <w:tcW w:w="1106" w:type="pct"/>
          </w:tcPr>
          <w:p w14:paraId="4A9A3ED2" w14:textId="77777777" w:rsidR="00CE3062" w:rsidRPr="007036CE" w:rsidRDefault="00CE3062" w:rsidP="00CE3062">
            <w:pPr>
              <w:pStyle w:val="GOSTTablenorm"/>
            </w:pPr>
            <w:r w:rsidRPr="007036CE">
              <w:t>Тип бюджета</w:t>
            </w:r>
          </w:p>
        </w:tc>
        <w:tc>
          <w:tcPr>
            <w:tcW w:w="1106" w:type="pct"/>
          </w:tcPr>
          <w:p w14:paraId="1A68EAB7" w14:textId="77777777" w:rsidR="00CE3062" w:rsidRPr="007036CE" w:rsidRDefault="00CE3062" w:rsidP="00CE3062">
            <w:pPr>
              <w:pStyle w:val="GOSTTablenorm"/>
            </w:pPr>
            <w:r w:rsidRPr="007036CE">
              <w:t>BUDGET_CODE</w:t>
            </w:r>
          </w:p>
        </w:tc>
        <w:tc>
          <w:tcPr>
            <w:tcW w:w="1379" w:type="pct"/>
          </w:tcPr>
          <w:p w14:paraId="46011B96" w14:textId="77777777" w:rsidR="00CE3062" w:rsidRPr="007036CE" w:rsidRDefault="00CE3062" w:rsidP="00CE3062">
            <w:pPr>
              <w:pStyle w:val="GOSTTablenorm"/>
            </w:pPr>
            <w:r w:rsidRPr="007036CE">
              <w:t>Тип бюджета определяется по справочнику «Бюджеты» (поиск по значению «Код бюджета»)</w:t>
            </w:r>
          </w:p>
        </w:tc>
      </w:tr>
      <w:tr w:rsidR="00CE3062" w:rsidRPr="007036CE" w14:paraId="195AFAD3" w14:textId="77777777" w:rsidTr="00B0621B">
        <w:tc>
          <w:tcPr>
            <w:tcW w:w="1106" w:type="pct"/>
          </w:tcPr>
          <w:p w14:paraId="2433EE88" w14:textId="77777777" w:rsidR="00CE3062" w:rsidRPr="007036CE" w:rsidRDefault="00CE3062" w:rsidP="00CE3062">
            <w:pPr>
              <w:pStyle w:val="GOSTTablenorm"/>
            </w:pPr>
            <w:r w:rsidRPr="007036CE">
              <w:t>Дата_ввода_в_действие</w:t>
            </w:r>
          </w:p>
        </w:tc>
        <w:tc>
          <w:tcPr>
            <w:tcW w:w="303" w:type="pct"/>
          </w:tcPr>
          <w:p w14:paraId="7752AC26" w14:textId="77777777" w:rsidR="00CE3062" w:rsidRPr="007036CE" w:rsidRDefault="00CE3062" w:rsidP="00CE3062">
            <w:pPr>
              <w:pStyle w:val="GOSTTablenorm"/>
            </w:pPr>
            <w:r w:rsidRPr="007036CE">
              <w:t>Нет</w:t>
            </w:r>
          </w:p>
        </w:tc>
        <w:tc>
          <w:tcPr>
            <w:tcW w:w="1106" w:type="pct"/>
          </w:tcPr>
          <w:p w14:paraId="39A3185A" w14:textId="77777777" w:rsidR="00CE3062" w:rsidRPr="007036CE" w:rsidRDefault="00CE3062" w:rsidP="00CE3062">
            <w:pPr>
              <w:pStyle w:val="GOSTTablenorm"/>
            </w:pPr>
            <w:r w:rsidRPr="007036CE">
              <w:t>Дата ввода в действие</w:t>
            </w:r>
          </w:p>
        </w:tc>
        <w:tc>
          <w:tcPr>
            <w:tcW w:w="1106" w:type="pct"/>
          </w:tcPr>
          <w:p w14:paraId="40EA19EC" w14:textId="77777777" w:rsidR="00CE3062" w:rsidRPr="007036CE" w:rsidRDefault="00CE3062" w:rsidP="00CE3062">
            <w:pPr>
              <w:pStyle w:val="GOSTTablenorm"/>
            </w:pPr>
            <w:r w:rsidRPr="007036CE">
              <w:t>EVENT_DATE</w:t>
            </w:r>
          </w:p>
        </w:tc>
        <w:tc>
          <w:tcPr>
            <w:tcW w:w="1379" w:type="pct"/>
          </w:tcPr>
          <w:p w14:paraId="6FF15BC8" w14:textId="77777777" w:rsidR="00CE3062" w:rsidRPr="007036CE" w:rsidRDefault="00CE3062" w:rsidP="00CE3062">
            <w:pPr>
              <w:pStyle w:val="GOSTTablenorm"/>
            </w:pPr>
            <w:r w:rsidRPr="007036CE">
              <w:t>-</w:t>
            </w:r>
          </w:p>
        </w:tc>
      </w:tr>
      <w:tr w:rsidR="00702CDA" w:rsidRPr="007036CE" w14:paraId="21B6F494" w14:textId="77777777" w:rsidTr="00B0621B">
        <w:tc>
          <w:tcPr>
            <w:tcW w:w="1106" w:type="pct"/>
          </w:tcPr>
          <w:p w14:paraId="52552B2C" w14:textId="77777777" w:rsidR="00702CDA" w:rsidRPr="007036CE" w:rsidRDefault="00702CDA" w:rsidP="00702CDA">
            <w:pPr>
              <w:pStyle w:val="GOSTTablenorm"/>
            </w:pPr>
            <w:r w:rsidRPr="007036CE">
              <w:t>Номер_ЛС</w:t>
            </w:r>
          </w:p>
        </w:tc>
        <w:tc>
          <w:tcPr>
            <w:tcW w:w="303" w:type="pct"/>
          </w:tcPr>
          <w:p w14:paraId="28660B81" w14:textId="77777777" w:rsidR="00702CDA" w:rsidRPr="007036CE" w:rsidRDefault="00702CDA" w:rsidP="00702CDA">
            <w:pPr>
              <w:pStyle w:val="GOSTTablenorm"/>
            </w:pPr>
            <w:r w:rsidRPr="007036CE">
              <w:t>Нет</w:t>
            </w:r>
          </w:p>
        </w:tc>
        <w:tc>
          <w:tcPr>
            <w:tcW w:w="1106" w:type="pct"/>
          </w:tcPr>
          <w:p w14:paraId="6DD42981" w14:textId="77777777" w:rsidR="00702CDA" w:rsidRPr="007036CE" w:rsidRDefault="00702CDA" w:rsidP="00702CDA">
            <w:pPr>
              <w:pStyle w:val="GOSTTablenorm"/>
            </w:pPr>
            <w:r w:rsidRPr="007036CE">
              <w:t>ЛС</w:t>
            </w:r>
          </w:p>
        </w:tc>
        <w:tc>
          <w:tcPr>
            <w:tcW w:w="1106" w:type="pct"/>
          </w:tcPr>
          <w:p w14:paraId="7F492B4D" w14:textId="77777777" w:rsidR="00702CDA" w:rsidRPr="007036CE" w:rsidRDefault="00702CDA" w:rsidP="00702CDA">
            <w:pPr>
              <w:pStyle w:val="GOSTTablenorm"/>
            </w:pPr>
            <w:r w:rsidRPr="007036CE">
              <w:t>PA</w:t>
            </w:r>
          </w:p>
        </w:tc>
        <w:tc>
          <w:tcPr>
            <w:tcW w:w="1379" w:type="pct"/>
          </w:tcPr>
          <w:p w14:paraId="350F297A" w14:textId="77777777" w:rsidR="00702CDA" w:rsidRPr="007036CE" w:rsidRDefault="00702CDA" w:rsidP="00702CDA">
            <w:pPr>
              <w:pStyle w:val="GOSTTablenorm"/>
            </w:pPr>
            <w:r w:rsidRPr="007036CE">
              <w:t>-</w:t>
            </w:r>
          </w:p>
        </w:tc>
      </w:tr>
      <w:tr w:rsidR="00702CDA" w:rsidRPr="007036CE" w14:paraId="1327E161" w14:textId="77777777" w:rsidTr="00B0621B">
        <w:tc>
          <w:tcPr>
            <w:tcW w:w="1106" w:type="pct"/>
          </w:tcPr>
          <w:p w14:paraId="02D1A1A5" w14:textId="77777777" w:rsidR="00702CDA" w:rsidRPr="007036CE" w:rsidRDefault="00702CDA" w:rsidP="00702CDA">
            <w:pPr>
              <w:pStyle w:val="GOSTTablenorm"/>
            </w:pPr>
            <w:r w:rsidRPr="007036CE">
              <w:t>Код_контура</w:t>
            </w:r>
          </w:p>
        </w:tc>
        <w:tc>
          <w:tcPr>
            <w:tcW w:w="303" w:type="pct"/>
          </w:tcPr>
          <w:p w14:paraId="3F32DC2E" w14:textId="77777777" w:rsidR="00702CDA" w:rsidRPr="007036CE" w:rsidRDefault="00702CDA" w:rsidP="00702CDA">
            <w:pPr>
              <w:pStyle w:val="GOSTTablenorm"/>
            </w:pPr>
            <w:r w:rsidRPr="007036CE">
              <w:t>Нет</w:t>
            </w:r>
          </w:p>
        </w:tc>
        <w:tc>
          <w:tcPr>
            <w:tcW w:w="1106" w:type="pct"/>
          </w:tcPr>
          <w:p w14:paraId="1D35B51F" w14:textId="77777777" w:rsidR="00702CDA" w:rsidRPr="007036CE" w:rsidRDefault="00702CDA" w:rsidP="00702CDA">
            <w:pPr>
              <w:pStyle w:val="GOSTTablenorm"/>
            </w:pPr>
            <w:r w:rsidRPr="007036CE">
              <w:t>Контур</w:t>
            </w:r>
          </w:p>
        </w:tc>
        <w:tc>
          <w:tcPr>
            <w:tcW w:w="1106" w:type="pct"/>
          </w:tcPr>
          <w:p w14:paraId="307219AA" w14:textId="77777777" w:rsidR="00702CDA" w:rsidRPr="007036CE" w:rsidRDefault="00702CDA" w:rsidP="00702CDA">
            <w:pPr>
              <w:pStyle w:val="GOSTTablenorm"/>
            </w:pPr>
            <w:r w:rsidRPr="007036CE">
              <w:t>CONTUR</w:t>
            </w:r>
          </w:p>
        </w:tc>
        <w:tc>
          <w:tcPr>
            <w:tcW w:w="1379" w:type="pct"/>
          </w:tcPr>
          <w:p w14:paraId="244F5977" w14:textId="77777777" w:rsidR="00702CDA" w:rsidRPr="007036CE" w:rsidRDefault="00702CDA" w:rsidP="00702CDA">
            <w:pPr>
              <w:pStyle w:val="GOSTTablenorm"/>
            </w:pPr>
            <w:r w:rsidRPr="007036CE">
              <w:t>-</w:t>
            </w:r>
          </w:p>
        </w:tc>
      </w:tr>
      <w:tr w:rsidR="00702CDA" w:rsidRPr="007036CE" w14:paraId="1B24B5FC" w14:textId="77777777" w:rsidTr="00B0621B">
        <w:tc>
          <w:tcPr>
            <w:tcW w:w="1106" w:type="pct"/>
          </w:tcPr>
          <w:p w14:paraId="7BFE1416" w14:textId="77777777" w:rsidR="00702CDA" w:rsidRPr="007036CE" w:rsidRDefault="00702CDA" w:rsidP="00702CDA">
            <w:pPr>
              <w:pStyle w:val="GOSTTablenorm"/>
            </w:pPr>
            <w:r w:rsidRPr="007036CE">
              <w:t>Номер_строки</w:t>
            </w:r>
          </w:p>
        </w:tc>
        <w:tc>
          <w:tcPr>
            <w:tcW w:w="303" w:type="pct"/>
          </w:tcPr>
          <w:p w14:paraId="5D5585A1" w14:textId="77777777" w:rsidR="00702CDA" w:rsidRPr="007036CE" w:rsidRDefault="00702CDA" w:rsidP="00702CDA">
            <w:pPr>
              <w:pStyle w:val="GOSTTablenorm"/>
            </w:pPr>
            <w:r w:rsidRPr="007036CE">
              <w:t>Нет</w:t>
            </w:r>
          </w:p>
        </w:tc>
        <w:tc>
          <w:tcPr>
            <w:tcW w:w="1106" w:type="pct"/>
          </w:tcPr>
          <w:p w14:paraId="34F45239" w14:textId="77777777" w:rsidR="00702CDA" w:rsidRPr="007036CE" w:rsidRDefault="00702CDA" w:rsidP="00702CDA">
            <w:pPr>
              <w:pStyle w:val="GOSTTablenorm"/>
            </w:pPr>
            <w:r w:rsidRPr="007036CE">
              <w:t>Номер строки</w:t>
            </w:r>
          </w:p>
        </w:tc>
        <w:tc>
          <w:tcPr>
            <w:tcW w:w="1106" w:type="pct"/>
          </w:tcPr>
          <w:p w14:paraId="1C031B4B" w14:textId="77777777" w:rsidR="00702CDA" w:rsidRPr="007036CE" w:rsidRDefault="00702CDA" w:rsidP="00702CDA">
            <w:pPr>
              <w:pStyle w:val="GOSTTablenorm"/>
              <w:rPr>
                <w:lang w:val="en-US"/>
              </w:rPr>
            </w:pPr>
            <w:r w:rsidRPr="007036CE">
              <w:rPr>
                <w:b/>
                <w:szCs w:val="24"/>
                <w:lang w:val="en-US"/>
              </w:rPr>
              <w:t>SECTION_1:</w:t>
            </w:r>
            <w:r w:rsidRPr="007036CE">
              <w:rPr>
                <w:lang w:val="en-US"/>
              </w:rPr>
              <w:t>NUMBROW</w:t>
            </w:r>
          </w:p>
          <w:p w14:paraId="3E3AC3C5" w14:textId="6EC4886F" w:rsidR="00702CDA" w:rsidRPr="007036CE" w:rsidRDefault="00702CDA" w:rsidP="00702CDA">
            <w:pPr>
              <w:pStyle w:val="GOSTTablenorm"/>
              <w:rPr>
                <w:ins w:id="12709" w:author="EXP-331599" w:date="2025-12-03T15:27:00Z"/>
                <w:szCs w:val="24"/>
                <w:lang w:val="en-US"/>
              </w:rPr>
            </w:pPr>
            <w:r w:rsidRPr="007036CE">
              <w:rPr>
                <w:b/>
                <w:szCs w:val="24"/>
                <w:lang w:val="en-US"/>
              </w:rPr>
              <w:t>SECTION_2:</w:t>
            </w:r>
            <w:r w:rsidRPr="007036CE">
              <w:rPr>
                <w:szCs w:val="24"/>
                <w:lang w:val="en-US"/>
              </w:rPr>
              <w:t>NUMBROW</w:t>
            </w:r>
          </w:p>
          <w:p w14:paraId="04B30AD5" w14:textId="7DD809EE" w:rsidR="00A63AA5" w:rsidRPr="007036CE" w:rsidDel="00D94221" w:rsidRDefault="00A63AA5" w:rsidP="00702CDA">
            <w:pPr>
              <w:pStyle w:val="GOSTTablenorm"/>
              <w:rPr>
                <w:del w:id="12710" w:author="EXP-331599" w:date="2025-12-03T15:27:00Z"/>
                <w:szCs w:val="24"/>
                <w:lang w:val="en-US"/>
              </w:rPr>
            </w:pPr>
            <w:ins w:id="12711" w:author="EXP-331599" w:date="2025-12-03T15:27:00Z">
              <w:r w:rsidRPr="007036CE">
                <w:rPr>
                  <w:b/>
                  <w:szCs w:val="24"/>
                  <w:lang w:val="en-US"/>
                </w:rPr>
                <w:t>SECTION_3:</w:t>
              </w:r>
              <w:r w:rsidRPr="007036CE">
                <w:rPr>
                  <w:szCs w:val="24"/>
                  <w:lang w:val="en-US"/>
                </w:rPr>
                <w:t>NUMBROW</w:t>
              </w:r>
            </w:ins>
          </w:p>
          <w:p w14:paraId="01C6497A" w14:textId="77777777" w:rsidR="00D94221" w:rsidRPr="007036CE" w:rsidRDefault="00D94221" w:rsidP="00702CDA">
            <w:pPr>
              <w:pStyle w:val="GOSTTablenorm"/>
              <w:rPr>
                <w:ins w:id="12712" w:author="Сатлер Марина Викторовна" w:date="2025-12-03T17:44:00Z"/>
                <w:szCs w:val="24"/>
                <w:lang w:val="en-US"/>
              </w:rPr>
            </w:pPr>
          </w:p>
          <w:p w14:paraId="6F7526E5" w14:textId="296C68F2" w:rsidR="00507281" w:rsidRPr="007036CE" w:rsidRDefault="00837CCC" w:rsidP="00A6655F">
            <w:pPr>
              <w:pStyle w:val="GOSTTablenorm"/>
              <w:rPr>
                <w:lang w:val="en-US"/>
              </w:rPr>
            </w:pPr>
            <w:r w:rsidRPr="007036CE">
              <w:rPr>
                <w:b/>
                <w:szCs w:val="24"/>
                <w:lang w:val="en-US"/>
              </w:rPr>
              <w:t>SECTION_</w:t>
            </w:r>
            <w:del w:id="12713" w:author="EXP-331599" w:date="2025-12-03T15:27:00Z">
              <w:r w:rsidRPr="007036CE" w:rsidDel="00A63AA5">
                <w:rPr>
                  <w:b/>
                  <w:szCs w:val="24"/>
                  <w:lang w:val="en-US"/>
                </w:rPr>
                <w:delText>3</w:delText>
              </w:r>
            </w:del>
            <w:ins w:id="12714" w:author="EXP-331599" w:date="2025-12-03T15:27:00Z">
              <w:r w:rsidR="00A63AA5" w:rsidRPr="007036CE">
                <w:rPr>
                  <w:b/>
                  <w:szCs w:val="24"/>
                </w:rPr>
                <w:t>4</w:t>
              </w:r>
            </w:ins>
            <w:r w:rsidRPr="007036CE">
              <w:rPr>
                <w:b/>
                <w:szCs w:val="24"/>
                <w:lang w:val="en-US"/>
              </w:rPr>
              <w:t>:</w:t>
            </w:r>
            <w:r w:rsidRPr="007036CE">
              <w:rPr>
                <w:szCs w:val="24"/>
                <w:lang w:val="en-US"/>
              </w:rPr>
              <w:t>NUMBROW</w:t>
            </w:r>
          </w:p>
        </w:tc>
        <w:tc>
          <w:tcPr>
            <w:tcW w:w="1379" w:type="pct"/>
          </w:tcPr>
          <w:p w14:paraId="7C620038" w14:textId="77777777" w:rsidR="00837CCC" w:rsidRPr="007036CE" w:rsidRDefault="00837CCC" w:rsidP="00837CCC">
            <w:pPr>
              <w:pStyle w:val="GOSTTablenorm"/>
              <w:rPr>
                <w:szCs w:val="22"/>
              </w:rPr>
            </w:pPr>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4"/>
                <w:lang w:val="en-US"/>
              </w:rPr>
              <w:t>NUMBROW</w:t>
            </w:r>
          </w:p>
          <w:p w14:paraId="56AF6D3D" w14:textId="77777777" w:rsidR="00837CCC" w:rsidRPr="007036CE" w:rsidRDefault="00837CCC" w:rsidP="00837CCC">
            <w:pPr>
              <w:pStyle w:val="GOSTTablenorm"/>
              <w:rPr>
                <w:szCs w:val="22"/>
              </w:rPr>
            </w:pPr>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4"/>
                <w:lang w:val="en-US"/>
              </w:rPr>
              <w:t>NUMBROW</w:t>
            </w:r>
          </w:p>
          <w:p w14:paraId="376D0998" w14:textId="79927A37" w:rsidR="00A63AA5" w:rsidRPr="007036CE" w:rsidRDefault="00A63AA5" w:rsidP="00A63AA5">
            <w:pPr>
              <w:pStyle w:val="GOSTTablenorm"/>
              <w:rPr>
                <w:ins w:id="12715" w:author="EXP-331599" w:date="2025-12-03T15:27:00Z"/>
              </w:rPr>
            </w:pPr>
            <w:ins w:id="12716" w:author="EXP-331599" w:date="2025-12-03T15:27:00Z">
              <w:r w:rsidRPr="007036CE">
                <w:t xml:space="preserve">При обработке раздела </w:t>
              </w:r>
            </w:ins>
            <w:ins w:id="12717" w:author="EXP-331599" w:date="2025-12-03T15:28:00Z">
              <w:r w:rsidRPr="007036CE">
                <w:t>3</w:t>
              </w:r>
            </w:ins>
            <w:ins w:id="12718" w:author="EXP-331599" w:date="2025-12-03T15:27:00Z">
              <w:r w:rsidRPr="007036CE">
                <w:t xml:space="preserve"> заполняется из тега</w:t>
              </w:r>
              <w:r w:rsidRPr="007036CE">
                <w:rPr>
                  <w:b/>
                  <w:szCs w:val="24"/>
                </w:rPr>
                <w:t xml:space="preserve"> </w:t>
              </w:r>
              <w:r w:rsidRPr="007036CE">
                <w:rPr>
                  <w:b/>
                  <w:szCs w:val="24"/>
                  <w:lang w:val="en-US"/>
                </w:rPr>
                <w:t>SECTION</w:t>
              </w:r>
              <w:r w:rsidRPr="007036CE">
                <w:rPr>
                  <w:b/>
                  <w:szCs w:val="24"/>
                </w:rPr>
                <w:t>_</w:t>
              </w:r>
            </w:ins>
            <w:ins w:id="12719" w:author="EXP-331599" w:date="2025-12-03T15:28:00Z">
              <w:r w:rsidRPr="007036CE">
                <w:rPr>
                  <w:b/>
                  <w:szCs w:val="24"/>
                </w:rPr>
                <w:t>3</w:t>
              </w:r>
            </w:ins>
            <w:ins w:id="12720" w:author="EXP-331599" w:date="2025-12-03T15:27:00Z">
              <w:r w:rsidRPr="007036CE">
                <w:rPr>
                  <w:b/>
                  <w:szCs w:val="24"/>
                </w:rPr>
                <w:t>:</w:t>
              </w:r>
              <w:r w:rsidRPr="007036CE">
                <w:rPr>
                  <w:szCs w:val="24"/>
                  <w:lang w:val="en-US"/>
                </w:rPr>
                <w:t>NUMBROW</w:t>
              </w:r>
            </w:ins>
          </w:p>
          <w:p w14:paraId="22FE919B" w14:textId="3E2BF544" w:rsidR="00702CDA" w:rsidRPr="007036CE" w:rsidRDefault="00837CCC" w:rsidP="00A63AA5">
            <w:pPr>
              <w:pStyle w:val="GOSTTablenorm"/>
            </w:pPr>
            <w:r w:rsidRPr="007036CE">
              <w:t xml:space="preserve">При обработке раздела </w:t>
            </w:r>
            <w:del w:id="12721" w:author="EXP-331599" w:date="2025-12-03T15:27:00Z">
              <w:r w:rsidRPr="007036CE" w:rsidDel="00A63AA5">
                <w:delText xml:space="preserve">3 </w:delText>
              </w:r>
            </w:del>
            <w:ins w:id="12722" w:author="EXP-331599" w:date="2025-12-03T15:27:00Z">
              <w:r w:rsidR="00A63AA5" w:rsidRPr="007036CE">
                <w:t xml:space="preserve">4 </w:t>
              </w:r>
            </w:ins>
            <w:r w:rsidRPr="007036CE">
              <w:t>заполняется из тега</w:t>
            </w:r>
            <w:r w:rsidRPr="007036CE">
              <w:rPr>
                <w:b/>
                <w:szCs w:val="24"/>
              </w:rPr>
              <w:t xml:space="preserve"> </w:t>
            </w:r>
            <w:r w:rsidRPr="007036CE">
              <w:rPr>
                <w:b/>
                <w:szCs w:val="24"/>
                <w:lang w:val="en-US"/>
              </w:rPr>
              <w:t>SECTION</w:t>
            </w:r>
            <w:r w:rsidRPr="007036CE">
              <w:rPr>
                <w:b/>
                <w:szCs w:val="24"/>
              </w:rPr>
              <w:t>_</w:t>
            </w:r>
            <w:del w:id="12723" w:author="EXP-331599" w:date="2025-12-03T15:27:00Z">
              <w:r w:rsidRPr="007036CE" w:rsidDel="00A63AA5">
                <w:rPr>
                  <w:b/>
                  <w:szCs w:val="24"/>
                </w:rPr>
                <w:delText>3</w:delText>
              </w:r>
            </w:del>
            <w:ins w:id="12724" w:author="EXP-331599" w:date="2025-12-03T15:27:00Z">
              <w:r w:rsidR="00A63AA5" w:rsidRPr="007036CE">
                <w:rPr>
                  <w:b/>
                  <w:szCs w:val="24"/>
                </w:rPr>
                <w:t>4</w:t>
              </w:r>
            </w:ins>
            <w:r w:rsidRPr="007036CE">
              <w:rPr>
                <w:b/>
                <w:szCs w:val="24"/>
              </w:rPr>
              <w:t>:</w:t>
            </w:r>
            <w:r w:rsidRPr="007036CE">
              <w:rPr>
                <w:szCs w:val="24"/>
                <w:lang w:val="en-US"/>
              </w:rPr>
              <w:t>NUMBROW</w:t>
            </w:r>
          </w:p>
        </w:tc>
      </w:tr>
      <w:tr w:rsidR="00702CDA" w:rsidRPr="007036CE" w14:paraId="72113666" w14:textId="77777777" w:rsidTr="00B0621B">
        <w:tc>
          <w:tcPr>
            <w:tcW w:w="1106" w:type="pct"/>
          </w:tcPr>
          <w:p w14:paraId="6A6653BE" w14:textId="77777777" w:rsidR="00702CDA" w:rsidRPr="007036CE" w:rsidRDefault="00702CDA" w:rsidP="00702CDA">
            <w:pPr>
              <w:pStyle w:val="GOSTTablenorm"/>
            </w:pPr>
            <w:r w:rsidRPr="007036CE">
              <w:t>КБК</w:t>
            </w:r>
          </w:p>
        </w:tc>
        <w:tc>
          <w:tcPr>
            <w:tcW w:w="303" w:type="pct"/>
          </w:tcPr>
          <w:p w14:paraId="72A7A000" w14:textId="77777777" w:rsidR="00702CDA" w:rsidRPr="007036CE" w:rsidRDefault="00702CDA" w:rsidP="00702CDA">
            <w:pPr>
              <w:pStyle w:val="GOSTTablenorm"/>
            </w:pPr>
            <w:r w:rsidRPr="007036CE">
              <w:t>Нет</w:t>
            </w:r>
          </w:p>
        </w:tc>
        <w:tc>
          <w:tcPr>
            <w:tcW w:w="1106" w:type="pct"/>
          </w:tcPr>
          <w:p w14:paraId="23B20322" w14:textId="77777777" w:rsidR="00702CDA" w:rsidRPr="007036CE" w:rsidRDefault="00702CDA" w:rsidP="00702CDA">
            <w:pPr>
              <w:pStyle w:val="GOSTTablenorm"/>
            </w:pPr>
            <w:r w:rsidRPr="007036CE">
              <w:t>КБК</w:t>
            </w:r>
          </w:p>
        </w:tc>
        <w:tc>
          <w:tcPr>
            <w:tcW w:w="1106" w:type="pct"/>
          </w:tcPr>
          <w:p w14:paraId="7F2EEED0" w14:textId="77777777" w:rsidR="00702CDA" w:rsidRPr="007036CE" w:rsidRDefault="00702CDA" w:rsidP="00702CDA">
            <w:pPr>
              <w:pStyle w:val="GOSTTablenorm"/>
              <w:rPr>
                <w:lang w:val="en-US"/>
              </w:rPr>
            </w:pPr>
            <w:r w:rsidRPr="007036CE">
              <w:rPr>
                <w:b/>
                <w:szCs w:val="24"/>
                <w:lang w:val="en-US"/>
              </w:rPr>
              <w:t>SECTION_1:</w:t>
            </w:r>
            <w:r w:rsidRPr="007036CE">
              <w:rPr>
                <w:lang w:val="en-US"/>
              </w:rPr>
              <w:t>KBK</w:t>
            </w:r>
          </w:p>
          <w:p w14:paraId="468C9BFF" w14:textId="749A1B20" w:rsidR="00702CDA" w:rsidRPr="007036CE" w:rsidRDefault="00702CDA" w:rsidP="00702CDA">
            <w:pPr>
              <w:pStyle w:val="GOSTTablenorm"/>
              <w:rPr>
                <w:ins w:id="12725" w:author="EXP-331599" w:date="2025-12-03T15:28:00Z"/>
                <w:szCs w:val="24"/>
                <w:lang w:val="en-US"/>
              </w:rPr>
            </w:pPr>
            <w:r w:rsidRPr="007036CE">
              <w:rPr>
                <w:b/>
                <w:szCs w:val="24"/>
                <w:lang w:val="en-US"/>
              </w:rPr>
              <w:t>SECTION_2:</w:t>
            </w:r>
            <w:r w:rsidRPr="007036CE">
              <w:rPr>
                <w:szCs w:val="24"/>
                <w:lang w:val="en-US"/>
              </w:rPr>
              <w:t>KBK</w:t>
            </w:r>
          </w:p>
          <w:p w14:paraId="570F9774" w14:textId="5A91447B" w:rsidR="00A63AA5" w:rsidRPr="007036CE" w:rsidRDefault="00A63AA5" w:rsidP="00702CDA">
            <w:pPr>
              <w:pStyle w:val="GOSTTablenorm"/>
              <w:rPr>
                <w:szCs w:val="24"/>
                <w:lang w:val="en-US"/>
              </w:rPr>
            </w:pPr>
            <w:ins w:id="12726" w:author="EXP-331599" w:date="2025-12-03T15:28:00Z">
              <w:r w:rsidRPr="007036CE">
                <w:rPr>
                  <w:b/>
                  <w:szCs w:val="24"/>
                  <w:lang w:val="en-US"/>
                </w:rPr>
                <w:lastRenderedPageBreak/>
                <w:t>SECTION_3:</w:t>
              </w:r>
              <w:r w:rsidRPr="007036CE">
                <w:rPr>
                  <w:szCs w:val="24"/>
                  <w:lang w:val="en-US"/>
                </w:rPr>
                <w:t>KBK</w:t>
              </w:r>
            </w:ins>
          </w:p>
          <w:p w14:paraId="1B4957FC" w14:textId="1CC51027" w:rsidR="00837CCC" w:rsidRPr="007036CE" w:rsidRDefault="00837CCC" w:rsidP="00A63AA5">
            <w:pPr>
              <w:pStyle w:val="GOSTTablenorm"/>
              <w:rPr>
                <w:lang w:val="en-US"/>
              </w:rPr>
            </w:pPr>
            <w:r w:rsidRPr="007036CE">
              <w:rPr>
                <w:b/>
                <w:szCs w:val="24"/>
                <w:lang w:val="en-US"/>
              </w:rPr>
              <w:t>SECTION_</w:t>
            </w:r>
            <w:del w:id="12727" w:author="EXP-331599" w:date="2025-12-03T15:28:00Z">
              <w:r w:rsidRPr="007036CE" w:rsidDel="00A63AA5">
                <w:rPr>
                  <w:b/>
                  <w:szCs w:val="24"/>
                  <w:lang w:val="en-US"/>
                </w:rPr>
                <w:delText>3</w:delText>
              </w:r>
            </w:del>
            <w:ins w:id="12728" w:author="EXP-331599" w:date="2025-12-03T15:28:00Z">
              <w:r w:rsidR="00A63AA5" w:rsidRPr="007036CE">
                <w:rPr>
                  <w:b/>
                  <w:szCs w:val="24"/>
                </w:rPr>
                <w:t>4</w:t>
              </w:r>
            </w:ins>
            <w:r w:rsidRPr="007036CE">
              <w:rPr>
                <w:b/>
                <w:szCs w:val="24"/>
                <w:lang w:val="en-US"/>
              </w:rPr>
              <w:t>:</w:t>
            </w:r>
            <w:r w:rsidRPr="007036CE">
              <w:rPr>
                <w:szCs w:val="24"/>
                <w:lang w:val="en-US"/>
              </w:rPr>
              <w:t>KBK</w:t>
            </w:r>
          </w:p>
        </w:tc>
        <w:tc>
          <w:tcPr>
            <w:tcW w:w="1379" w:type="pct"/>
          </w:tcPr>
          <w:p w14:paraId="67C129EC" w14:textId="77777777" w:rsidR="00837CCC" w:rsidRPr="007036CE" w:rsidRDefault="00837CCC" w:rsidP="00837CCC">
            <w:pPr>
              <w:pStyle w:val="GOSTTablenorm"/>
              <w:rPr>
                <w:szCs w:val="22"/>
              </w:rPr>
            </w:pPr>
            <w:r w:rsidRPr="007036CE">
              <w:lastRenderedPageBreak/>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4"/>
                <w:lang w:val="en-US"/>
              </w:rPr>
              <w:t>KBK</w:t>
            </w:r>
          </w:p>
          <w:p w14:paraId="78723898" w14:textId="74B1E7FC" w:rsidR="00837CCC" w:rsidRPr="007036CE" w:rsidRDefault="00837CCC" w:rsidP="00837CCC">
            <w:pPr>
              <w:pStyle w:val="GOSTTablenorm"/>
              <w:rPr>
                <w:ins w:id="12729" w:author="EXP-331599" w:date="2025-12-03T15:28:00Z"/>
                <w:szCs w:val="24"/>
              </w:rPr>
            </w:pPr>
            <w:r w:rsidRPr="007036CE">
              <w:lastRenderedPageBreak/>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4"/>
                <w:lang w:val="en-US"/>
              </w:rPr>
              <w:t>KBK</w:t>
            </w:r>
          </w:p>
          <w:p w14:paraId="681D9220" w14:textId="6D67E61A" w:rsidR="00A63AA5" w:rsidRPr="007036CE" w:rsidRDefault="00A63AA5" w:rsidP="00837CCC">
            <w:pPr>
              <w:pStyle w:val="GOSTTablenorm"/>
              <w:rPr>
                <w:szCs w:val="22"/>
              </w:rPr>
            </w:pPr>
            <w:ins w:id="12730" w:author="EXP-331599" w:date="2025-12-03T15:28:00Z">
              <w:r w:rsidRPr="007036CE">
                <w:t>При обработке раздела 3 заполняется из тега</w:t>
              </w:r>
              <w:r w:rsidRPr="007036CE">
                <w:rPr>
                  <w:b/>
                  <w:szCs w:val="24"/>
                </w:rPr>
                <w:t xml:space="preserve"> </w:t>
              </w:r>
              <w:r w:rsidRPr="007036CE">
                <w:rPr>
                  <w:b/>
                  <w:szCs w:val="24"/>
                  <w:lang w:val="en-US"/>
                </w:rPr>
                <w:t>SECTION</w:t>
              </w:r>
              <w:r w:rsidRPr="007036CE">
                <w:rPr>
                  <w:b/>
                  <w:szCs w:val="24"/>
                </w:rPr>
                <w:t>_3:</w:t>
              </w:r>
              <w:r w:rsidRPr="007036CE">
                <w:rPr>
                  <w:szCs w:val="24"/>
                  <w:lang w:val="en-US"/>
                </w:rPr>
                <w:t>KBK</w:t>
              </w:r>
            </w:ins>
          </w:p>
          <w:p w14:paraId="50F214B5" w14:textId="0655CF8B" w:rsidR="00702CDA" w:rsidRPr="007036CE" w:rsidRDefault="00837CCC" w:rsidP="00A63AA5">
            <w:pPr>
              <w:pStyle w:val="GOSTTablenorm"/>
            </w:pPr>
            <w:r w:rsidRPr="007036CE">
              <w:t xml:space="preserve">При обработке раздела </w:t>
            </w:r>
            <w:del w:id="12731" w:author="EXP-331599" w:date="2025-12-03T15:28:00Z">
              <w:r w:rsidRPr="007036CE" w:rsidDel="00A63AA5">
                <w:delText xml:space="preserve">3 </w:delText>
              </w:r>
            </w:del>
            <w:ins w:id="12732" w:author="EXP-331599" w:date="2025-12-03T15:28:00Z">
              <w:r w:rsidR="00A63AA5" w:rsidRPr="007036CE">
                <w:t xml:space="preserve">4 </w:t>
              </w:r>
            </w:ins>
            <w:r w:rsidRPr="007036CE">
              <w:t>заполняется из тега</w:t>
            </w:r>
            <w:r w:rsidRPr="007036CE">
              <w:rPr>
                <w:b/>
                <w:szCs w:val="24"/>
              </w:rPr>
              <w:t xml:space="preserve"> </w:t>
            </w:r>
            <w:r w:rsidRPr="007036CE">
              <w:rPr>
                <w:b/>
                <w:szCs w:val="24"/>
                <w:lang w:val="en-US"/>
              </w:rPr>
              <w:t>SECTION</w:t>
            </w:r>
            <w:r w:rsidRPr="007036CE">
              <w:rPr>
                <w:b/>
                <w:szCs w:val="24"/>
              </w:rPr>
              <w:t>_</w:t>
            </w:r>
            <w:del w:id="12733" w:author="EXP-331599" w:date="2025-12-03T15:28:00Z">
              <w:r w:rsidRPr="007036CE" w:rsidDel="00A63AA5">
                <w:rPr>
                  <w:b/>
                  <w:szCs w:val="24"/>
                </w:rPr>
                <w:delText>3</w:delText>
              </w:r>
            </w:del>
            <w:ins w:id="12734" w:author="EXP-331599" w:date="2025-12-03T15:28:00Z">
              <w:r w:rsidR="00A63AA5" w:rsidRPr="007036CE">
                <w:rPr>
                  <w:b/>
                  <w:szCs w:val="24"/>
                </w:rPr>
                <w:t>4</w:t>
              </w:r>
            </w:ins>
            <w:r w:rsidRPr="007036CE">
              <w:rPr>
                <w:b/>
                <w:szCs w:val="24"/>
              </w:rPr>
              <w:t>:</w:t>
            </w:r>
            <w:r w:rsidRPr="007036CE">
              <w:rPr>
                <w:szCs w:val="24"/>
                <w:lang w:val="en-US"/>
              </w:rPr>
              <w:t>KBK</w:t>
            </w:r>
          </w:p>
        </w:tc>
      </w:tr>
      <w:tr w:rsidR="00702CDA" w:rsidRPr="007036CE" w14:paraId="5C08F49B" w14:textId="77777777" w:rsidTr="00B0621B">
        <w:tc>
          <w:tcPr>
            <w:tcW w:w="1106" w:type="pct"/>
          </w:tcPr>
          <w:p w14:paraId="1960CE4F" w14:textId="77777777" w:rsidR="00702CDA" w:rsidRPr="007036CE" w:rsidRDefault="00702CDA" w:rsidP="00702CDA">
            <w:pPr>
              <w:pStyle w:val="GOSTTablenorm"/>
            </w:pPr>
            <w:r w:rsidRPr="007036CE">
              <w:lastRenderedPageBreak/>
              <w:t>Код_цели</w:t>
            </w:r>
          </w:p>
        </w:tc>
        <w:tc>
          <w:tcPr>
            <w:tcW w:w="303" w:type="pct"/>
          </w:tcPr>
          <w:p w14:paraId="31D76BDD" w14:textId="18553D8B" w:rsidR="00702CDA" w:rsidRPr="007036CE" w:rsidRDefault="00AC6E2E" w:rsidP="00702CDA">
            <w:pPr>
              <w:pStyle w:val="GOSTTablenorm"/>
            </w:pPr>
            <w:r w:rsidRPr="007036CE">
              <w:t>Да</w:t>
            </w:r>
          </w:p>
        </w:tc>
        <w:tc>
          <w:tcPr>
            <w:tcW w:w="1106" w:type="pct"/>
          </w:tcPr>
          <w:p w14:paraId="3051DBD9" w14:textId="77777777" w:rsidR="00702CDA" w:rsidRPr="007036CE" w:rsidRDefault="00702CDA" w:rsidP="00702CDA">
            <w:pPr>
              <w:pStyle w:val="GOSTTablenorm"/>
            </w:pPr>
            <w:r w:rsidRPr="007036CE">
              <w:t>Код цели (аналитический код)</w:t>
            </w:r>
          </w:p>
        </w:tc>
        <w:tc>
          <w:tcPr>
            <w:tcW w:w="1106" w:type="pct"/>
          </w:tcPr>
          <w:p w14:paraId="4F6BD026" w14:textId="77777777" w:rsidR="00702CDA" w:rsidRPr="007036CE" w:rsidRDefault="00702CDA" w:rsidP="00702CDA">
            <w:pPr>
              <w:pStyle w:val="GOSTTablenorm"/>
            </w:pPr>
            <w:r w:rsidRPr="007036CE">
              <w:rPr>
                <w:b/>
                <w:szCs w:val="24"/>
                <w:lang w:val="en-US"/>
              </w:rPr>
              <w:t>SECTION_1</w:t>
            </w:r>
            <w:r w:rsidRPr="007036CE">
              <w:rPr>
                <w:b/>
                <w:szCs w:val="24"/>
              </w:rPr>
              <w:t>:</w:t>
            </w:r>
            <w:r w:rsidRPr="007036CE">
              <w:t>TARGETCODE</w:t>
            </w:r>
          </w:p>
        </w:tc>
        <w:tc>
          <w:tcPr>
            <w:tcW w:w="1379" w:type="pct"/>
          </w:tcPr>
          <w:p w14:paraId="761D241C" w14:textId="77777777" w:rsidR="00AC6E2E" w:rsidRPr="007036CE" w:rsidRDefault="00AC6E2E" w:rsidP="00AC6E2E">
            <w:pPr>
              <w:pStyle w:val="GOSTTablenorm"/>
            </w:pPr>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t xml:space="preserve"> TARGETCODE </w:t>
            </w:r>
          </w:p>
          <w:p w14:paraId="56FF2C00" w14:textId="77777777" w:rsidR="00AC6E2E" w:rsidRPr="007036CE" w:rsidRDefault="00AC6E2E" w:rsidP="00AC6E2E">
            <w:pPr>
              <w:pStyle w:val="GOSTTablenorm"/>
              <w:rPr>
                <w:szCs w:val="22"/>
              </w:rPr>
            </w:pPr>
            <w:r w:rsidRPr="007036CE">
              <w:t xml:space="preserve">При обработке раздела 2 </w:t>
            </w:r>
            <w:r w:rsidR="008905E7" w:rsidRPr="007036CE">
              <w:t>указывается</w:t>
            </w:r>
            <w:r w:rsidRPr="007036CE">
              <w:t xml:space="preserve"> </w:t>
            </w:r>
            <w:r w:rsidR="008905E7" w:rsidRPr="007036CE">
              <w:t>пустое значение</w:t>
            </w:r>
          </w:p>
          <w:p w14:paraId="4665F762" w14:textId="77777777" w:rsidR="00702CDA" w:rsidRPr="007036CE" w:rsidRDefault="00AC6E2E" w:rsidP="008905E7">
            <w:pPr>
              <w:pStyle w:val="GOSTTablenorm"/>
              <w:rPr>
                <w:ins w:id="12735" w:author="Сатлер Марина Викторовна" w:date="2025-12-03T17:49:00Z"/>
              </w:rPr>
            </w:pPr>
            <w:r w:rsidRPr="007036CE">
              <w:t xml:space="preserve">При обработке раздела 3 </w:t>
            </w:r>
            <w:r w:rsidR="008905E7" w:rsidRPr="007036CE">
              <w:t>указывается</w:t>
            </w:r>
            <w:r w:rsidRPr="007036CE">
              <w:t xml:space="preserve"> </w:t>
            </w:r>
            <w:r w:rsidR="008905E7" w:rsidRPr="007036CE">
              <w:t>пустое значение</w:t>
            </w:r>
          </w:p>
          <w:p w14:paraId="1647D026" w14:textId="1FF0D981" w:rsidR="00D94221" w:rsidRPr="007036CE" w:rsidRDefault="00D94221" w:rsidP="00D94221">
            <w:pPr>
              <w:pStyle w:val="GOSTTablenorm"/>
            </w:pPr>
            <w:ins w:id="12736" w:author="Сатлер Марина Викторовна" w:date="2025-12-03T17:49:00Z">
              <w:r w:rsidRPr="007036CE">
                <w:t xml:space="preserve">При обработке раздела </w:t>
              </w:r>
            </w:ins>
            <w:ins w:id="12737" w:author="Сатлер Марина Викторовна" w:date="2025-12-03T17:50:00Z">
              <w:r w:rsidRPr="007036CE">
                <w:t>4</w:t>
              </w:r>
            </w:ins>
            <w:ins w:id="12738" w:author="Сатлер Марина Викторовна" w:date="2025-12-03T17:49:00Z">
              <w:r w:rsidRPr="007036CE">
                <w:t xml:space="preserve"> указывается пустое значение</w:t>
              </w:r>
            </w:ins>
          </w:p>
        </w:tc>
      </w:tr>
      <w:tr w:rsidR="00702CDA" w:rsidRPr="007036CE" w14:paraId="57151C50" w14:textId="77777777" w:rsidTr="00B0621B">
        <w:tc>
          <w:tcPr>
            <w:tcW w:w="1106" w:type="pct"/>
          </w:tcPr>
          <w:p w14:paraId="5E9CBDFE" w14:textId="7D3475CD" w:rsidR="00702CDA" w:rsidRPr="007036CE" w:rsidRDefault="00702CDA" w:rsidP="00702CDA">
            <w:pPr>
              <w:pStyle w:val="GOSTTablenorm"/>
            </w:pPr>
            <w:r w:rsidRPr="007036CE">
              <w:t>ОКС_укр</w:t>
            </w:r>
          </w:p>
        </w:tc>
        <w:tc>
          <w:tcPr>
            <w:tcW w:w="303" w:type="pct"/>
          </w:tcPr>
          <w:p w14:paraId="3E319164" w14:textId="77777777" w:rsidR="00702CDA" w:rsidRPr="007036CE" w:rsidRDefault="00702CDA" w:rsidP="00702CDA">
            <w:pPr>
              <w:pStyle w:val="GOSTTablenorm"/>
            </w:pPr>
            <w:r w:rsidRPr="007036CE">
              <w:t>Нет</w:t>
            </w:r>
          </w:p>
        </w:tc>
        <w:tc>
          <w:tcPr>
            <w:tcW w:w="1106" w:type="pct"/>
          </w:tcPr>
          <w:p w14:paraId="0EA3742F" w14:textId="77777777" w:rsidR="00702CDA" w:rsidRPr="007036CE" w:rsidRDefault="00702CDA" w:rsidP="00702CDA">
            <w:pPr>
              <w:pStyle w:val="GOSTTablenorm"/>
            </w:pPr>
            <w:r w:rsidRPr="007036CE">
              <w:t>Код ОКС</w:t>
            </w:r>
          </w:p>
        </w:tc>
        <w:tc>
          <w:tcPr>
            <w:tcW w:w="1106" w:type="pct"/>
          </w:tcPr>
          <w:p w14:paraId="2FACF429" w14:textId="77777777" w:rsidR="00702CDA" w:rsidRPr="007036CE" w:rsidRDefault="00702CDA" w:rsidP="00702CDA">
            <w:pPr>
              <w:pStyle w:val="GOSTTablenorm"/>
              <w:rPr>
                <w:lang w:val="en-US"/>
              </w:rPr>
            </w:pPr>
            <w:r w:rsidRPr="007036CE">
              <w:rPr>
                <w:b/>
                <w:szCs w:val="24"/>
                <w:lang w:val="en-US"/>
              </w:rPr>
              <w:t>SECTION_1:</w:t>
            </w:r>
            <w:r w:rsidRPr="007036CE">
              <w:rPr>
                <w:lang w:val="en-US"/>
              </w:rPr>
              <w:t>OKSCODE</w:t>
            </w:r>
          </w:p>
          <w:p w14:paraId="191F8E81" w14:textId="13415720" w:rsidR="00702CDA" w:rsidRPr="007036CE" w:rsidRDefault="00702CDA" w:rsidP="00702CDA">
            <w:pPr>
              <w:pStyle w:val="GOSTTablenorm"/>
              <w:rPr>
                <w:ins w:id="12739" w:author="EXP-331599" w:date="2025-12-03T15:29:00Z"/>
                <w:szCs w:val="24"/>
                <w:lang w:val="en-US"/>
              </w:rPr>
            </w:pPr>
            <w:r w:rsidRPr="007036CE">
              <w:rPr>
                <w:b/>
                <w:szCs w:val="24"/>
                <w:lang w:val="en-US"/>
              </w:rPr>
              <w:t>SECTION_2:</w:t>
            </w:r>
            <w:r w:rsidRPr="007036CE">
              <w:rPr>
                <w:szCs w:val="24"/>
                <w:lang w:val="en-US"/>
              </w:rPr>
              <w:t>OKSCODE</w:t>
            </w:r>
          </w:p>
          <w:p w14:paraId="4CB82125" w14:textId="3D8630CF" w:rsidR="00A63AA5" w:rsidRPr="007036CE" w:rsidRDefault="00A63AA5" w:rsidP="00702CDA">
            <w:pPr>
              <w:pStyle w:val="GOSTTablenorm"/>
              <w:rPr>
                <w:szCs w:val="24"/>
                <w:lang w:val="en-US"/>
              </w:rPr>
            </w:pPr>
            <w:ins w:id="12740" w:author="EXP-331599" w:date="2025-12-03T15:29:00Z">
              <w:r w:rsidRPr="007036CE">
                <w:rPr>
                  <w:b/>
                  <w:szCs w:val="24"/>
                  <w:lang w:val="en-US"/>
                </w:rPr>
                <w:t>SECTION_3:</w:t>
              </w:r>
              <w:r w:rsidRPr="007036CE">
                <w:rPr>
                  <w:szCs w:val="24"/>
                  <w:lang w:val="en-US"/>
                </w:rPr>
                <w:t>OKSCODE</w:t>
              </w:r>
            </w:ins>
          </w:p>
          <w:p w14:paraId="6AAABAE2" w14:textId="70708C55" w:rsidR="00837CCC" w:rsidRPr="007036CE" w:rsidRDefault="00837CCC" w:rsidP="00A63AA5">
            <w:pPr>
              <w:pStyle w:val="GOSTTablenorm"/>
              <w:rPr>
                <w:lang w:val="en-US"/>
              </w:rPr>
            </w:pPr>
            <w:r w:rsidRPr="007036CE">
              <w:rPr>
                <w:b/>
                <w:szCs w:val="24"/>
                <w:lang w:val="en-US"/>
              </w:rPr>
              <w:t>SECTION_</w:t>
            </w:r>
            <w:del w:id="12741" w:author="EXP-331599" w:date="2025-12-03T15:29:00Z">
              <w:r w:rsidRPr="007036CE" w:rsidDel="00A63AA5">
                <w:rPr>
                  <w:b/>
                  <w:szCs w:val="24"/>
                  <w:lang w:val="en-US"/>
                </w:rPr>
                <w:delText>3</w:delText>
              </w:r>
            </w:del>
            <w:ins w:id="12742" w:author="EXP-331599" w:date="2025-12-03T15:29:00Z">
              <w:r w:rsidR="00A63AA5" w:rsidRPr="007036CE">
                <w:rPr>
                  <w:b/>
                  <w:szCs w:val="24"/>
                </w:rPr>
                <w:t>4</w:t>
              </w:r>
            </w:ins>
            <w:r w:rsidRPr="007036CE">
              <w:rPr>
                <w:b/>
                <w:szCs w:val="24"/>
                <w:lang w:val="en-US"/>
              </w:rPr>
              <w:t>:</w:t>
            </w:r>
            <w:r w:rsidRPr="007036CE">
              <w:rPr>
                <w:szCs w:val="24"/>
                <w:lang w:val="en-US"/>
              </w:rPr>
              <w:t>OKSCODE</w:t>
            </w:r>
          </w:p>
        </w:tc>
        <w:tc>
          <w:tcPr>
            <w:tcW w:w="1379" w:type="pct"/>
          </w:tcPr>
          <w:p w14:paraId="32D07001" w14:textId="77777777" w:rsidR="00837CCC" w:rsidRPr="007036CE" w:rsidRDefault="00837CCC" w:rsidP="00837CCC">
            <w:pPr>
              <w:pStyle w:val="GOSTTablenorm"/>
              <w:rPr>
                <w:szCs w:val="22"/>
              </w:rPr>
            </w:pPr>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t>OKSCODE</w:t>
            </w:r>
          </w:p>
          <w:p w14:paraId="0165B287" w14:textId="6D8BC8FB" w:rsidR="00837CCC" w:rsidRPr="007036CE" w:rsidRDefault="00837CCC" w:rsidP="00837CCC">
            <w:pPr>
              <w:pStyle w:val="GOSTTablenorm"/>
              <w:rPr>
                <w:ins w:id="12743" w:author="EXP-331599" w:date="2025-12-03T15:29:00Z"/>
              </w:rPr>
            </w:pPr>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t>OKSCODE</w:t>
            </w:r>
          </w:p>
          <w:p w14:paraId="26AA48E9" w14:textId="4AF4EA37" w:rsidR="00A63AA5" w:rsidRPr="007036CE" w:rsidRDefault="00A63AA5" w:rsidP="00837CCC">
            <w:pPr>
              <w:pStyle w:val="GOSTTablenorm"/>
              <w:rPr>
                <w:szCs w:val="22"/>
              </w:rPr>
            </w:pPr>
            <w:ins w:id="12744" w:author="EXP-331599" w:date="2025-12-03T15:29:00Z">
              <w:r w:rsidRPr="007036CE">
                <w:t>При обработке раздела 3 заполняется из тега</w:t>
              </w:r>
              <w:r w:rsidRPr="007036CE">
                <w:rPr>
                  <w:b/>
                  <w:szCs w:val="24"/>
                </w:rPr>
                <w:t xml:space="preserve"> </w:t>
              </w:r>
              <w:r w:rsidRPr="007036CE">
                <w:rPr>
                  <w:b/>
                  <w:szCs w:val="24"/>
                  <w:lang w:val="en-US"/>
                </w:rPr>
                <w:t>SECTION</w:t>
              </w:r>
              <w:r w:rsidRPr="007036CE">
                <w:rPr>
                  <w:b/>
                  <w:szCs w:val="24"/>
                </w:rPr>
                <w:t>_3:</w:t>
              </w:r>
              <w:r w:rsidRPr="007036CE">
                <w:t>OKSCODE</w:t>
              </w:r>
            </w:ins>
          </w:p>
          <w:p w14:paraId="357EA88E" w14:textId="0CDFAF72" w:rsidR="00702CDA" w:rsidRPr="007036CE" w:rsidRDefault="00837CCC" w:rsidP="00A63AA5">
            <w:pPr>
              <w:pStyle w:val="GOSTTablenorm"/>
            </w:pPr>
            <w:r w:rsidRPr="007036CE">
              <w:t xml:space="preserve">При обработке раздела </w:t>
            </w:r>
            <w:del w:id="12745" w:author="EXP-331599" w:date="2025-12-03T15:29:00Z">
              <w:r w:rsidRPr="007036CE" w:rsidDel="00A63AA5">
                <w:delText xml:space="preserve">3 </w:delText>
              </w:r>
            </w:del>
            <w:ins w:id="12746" w:author="EXP-331599" w:date="2025-12-03T15:29:00Z">
              <w:r w:rsidR="00A63AA5" w:rsidRPr="007036CE">
                <w:t xml:space="preserve">4 </w:t>
              </w:r>
            </w:ins>
            <w:r w:rsidRPr="007036CE">
              <w:t>заполняется из тега</w:t>
            </w:r>
            <w:r w:rsidRPr="007036CE">
              <w:rPr>
                <w:b/>
                <w:szCs w:val="24"/>
              </w:rPr>
              <w:t xml:space="preserve"> </w:t>
            </w:r>
            <w:r w:rsidRPr="007036CE">
              <w:rPr>
                <w:b/>
                <w:szCs w:val="24"/>
                <w:lang w:val="en-US"/>
              </w:rPr>
              <w:t>SECTION</w:t>
            </w:r>
            <w:r w:rsidRPr="007036CE">
              <w:rPr>
                <w:b/>
                <w:szCs w:val="24"/>
              </w:rPr>
              <w:t>_</w:t>
            </w:r>
            <w:del w:id="12747" w:author="EXP-331599" w:date="2025-12-03T15:29:00Z">
              <w:r w:rsidRPr="007036CE" w:rsidDel="00A63AA5">
                <w:rPr>
                  <w:b/>
                  <w:szCs w:val="24"/>
                </w:rPr>
                <w:delText>3</w:delText>
              </w:r>
            </w:del>
            <w:ins w:id="12748" w:author="EXP-331599" w:date="2025-12-03T15:29:00Z">
              <w:r w:rsidR="00A63AA5" w:rsidRPr="007036CE">
                <w:rPr>
                  <w:b/>
                  <w:szCs w:val="24"/>
                </w:rPr>
                <w:t>4</w:t>
              </w:r>
            </w:ins>
            <w:r w:rsidRPr="007036CE">
              <w:rPr>
                <w:b/>
                <w:szCs w:val="24"/>
              </w:rPr>
              <w:t>:</w:t>
            </w:r>
            <w:r w:rsidRPr="007036CE">
              <w:t>OKSCODE</w:t>
            </w:r>
            <w:r w:rsidRPr="007036CE" w:rsidDel="00837CCC">
              <w:t xml:space="preserve"> </w:t>
            </w:r>
          </w:p>
        </w:tc>
      </w:tr>
      <w:tr w:rsidR="00702CDA" w:rsidRPr="007036CE" w14:paraId="0F2EDF80" w14:textId="77777777" w:rsidTr="00B0621B">
        <w:tc>
          <w:tcPr>
            <w:tcW w:w="1106" w:type="pct"/>
          </w:tcPr>
          <w:p w14:paraId="5FEC0E5D" w14:textId="77777777" w:rsidR="00702CDA" w:rsidRPr="007036CE" w:rsidRDefault="00702CDA" w:rsidP="00702CDA">
            <w:pPr>
              <w:pStyle w:val="GOSTTablenorm"/>
            </w:pPr>
            <w:r w:rsidRPr="007036CE">
              <w:t>Тип_КБК</w:t>
            </w:r>
          </w:p>
        </w:tc>
        <w:tc>
          <w:tcPr>
            <w:tcW w:w="303" w:type="pct"/>
          </w:tcPr>
          <w:p w14:paraId="7DEFF5CD" w14:textId="77777777" w:rsidR="00702CDA" w:rsidRPr="007036CE" w:rsidRDefault="00702CDA" w:rsidP="00702CDA">
            <w:pPr>
              <w:pStyle w:val="GOSTTablenorm"/>
            </w:pPr>
            <w:r w:rsidRPr="007036CE">
              <w:t>Нет</w:t>
            </w:r>
          </w:p>
        </w:tc>
        <w:tc>
          <w:tcPr>
            <w:tcW w:w="1106" w:type="pct"/>
          </w:tcPr>
          <w:p w14:paraId="79B5A883" w14:textId="77777777" w:rsidR="00702CDA" w:rsidRPr="007036CE" w:rsidRDefault="00702CDA" w:rsidP="00702CDA">
            <w:pPr>
              <w:pStyle w:val="GOSTTablenorm"/>
            </w:pPr>
            <w:r w:rsidRPr="007036CE">
              <w:t>Тип КБК</w:t>
            </w:r>
          </w:p>
        </w:tc>
        <w:tc>
          <w:tcPr>
            <w:tcW w:w="1106" w:type="pct"/>
          </w:tcPr>
          <w:p w14:paraId="490EB149" w14:textId="77777777" w:rsidR="00702CDA" w:rsidRPr="007036CE" w:rsidRDefault="00702CDA" w:rsidP="00702CDA">
            <w:pPr>
              <w:pStyle w:val="GOSTTablenorm"/>
              <w:rPr>
                <w:lang w:val="en-US"/>
              </w:rPr>
            </w:pPr>
            <w:r w:rsidRPr="007036CE">
              <w:rPr>
                <w:b/>
                <w:szCs w:val="24"/>
                <w:lang w:val="en-US"/>
              </w:rPr>
              <w:t>SECTION_1:</w:t>
            </w:r>
            <w:r w:rsidRPr="007036CE">
              <w:rPr>
                <w:lang w:val="en-US"/>
              </w:rPr>
              <w:t>TYPEKBK</w:t>
            </w:r>
          </w:p>
          <w:p w14:paraId="53B4158F" w14:textId="1F09253E" w:rsidR="00702CDA" w:rsidRPr="007036CE" w:rsidRDefault="00702CDA" w:rsidP="00702CDA">
            <w:pPr>
              <w:pStyle w:val="GOSTTablenorm"/>
              <w:rPr>
                <w:ins w:id="12749" w:author="EXP-331599" w:date="2025-12-03T15:29:00Z"/>
                <w:szCs w:val="24"/>
                <w:lang w:val="en-US"/>
              </w:rPr>
            </w:pPr>
            <w:r w:rsidRPr="007036CE">
              <w:rPr>
                <w:b/>
                <w:szCs w:val="24"/>
                <w:lang w:val="en-US"/>
              </w:rPr>
              <w:t>SECTION_2:</w:t>
            </w:r>
            <w:r w:rsidRPr="007036CE">
              <w:rPr>
                <w:szCs w:val="24"/>
                <w:lang w:val="en-US"/>
              </w:rPr>
              <w:t>TYPEKBK</w:t>
            </w:r>
          </w:p>
          <w:p w14:paraId="3CE68FD1" w14:textId="07EBC6F2" w:rsidR="00A63AA5" w:rsidRPr="007036CE" w:rsidRDefault="00A63AA5" w:rsidP="00702CDA">
            <w:pPr>
              <w:pStyle w:val="GOSTTablenorm"/>
              <w:rPr>
                <w:szCs w:val="24"/>
                <w:lang w:val="en-US"/>
              </w:rPr>
            </w:pPr>
            <w:ins w:id="12750" w:author="EXP-331599" w:date="2025-12-03T15:29:00Z">
              <w:r w:rsidRPr="007036CE">
                <w:rPr>
                  <w:b/>
                  <w:szCs w:val="24"/>
                  <w:lang w:val="en-US"/>
                </w:rPr>
                <w:t>SECTION_3:</w:t>
              </w:r>
              <w:r w:rsidRPr="007036CE">
                <w:rPr>
                  <w:szCs w:val="24"/>
                  <w:lang w:val="en-US"/>
                </w:rPr>
                <w:t>TYPEKBK</w:t>
              </w:r>
            </w:ins>
          </w:p>
          <w:p w14:paraId="3EABF933" w14:textId="04B6C38D" w:rsidR="00837CCC" w:rsidRPr="007036CE" w:rsidRDefault="00837CCC" w:rsidP="00A63AA5">
            <w:pPr>
              <w:pStyle w:val="GOSTTablenorm"/>
              <w:rPr>
                <w:lang w:val="en-US"/>
              </w:rPr>
            </w:pPr>
            <w:r w:rsidRPr="007036CE">
              <w:rPr>
                <w:b/>
                <w:szCs w:val="24"/>
                <w:lang w:val="en-US"/>
              </w:rPr>
              <w:t>SECTION_</w:t>
            </w:r>
            <w:del w:id="12751" w:author="EXP-331599" w:date="2025-12-03T15:29:00Z">
              <w:r w:rsidRPr="007036CE" w:rsidDel="00A63AA5">
                <w:rPr>
                  <w:b/>
                  <w:szCs w:val="24"/>
                  <w:lang w:val="en-US"/>
                </w:rPr>
                <w:delText>3</w:delText>
              </w:r>
            </w:del>
            <w:ins w:id="12752" w:author="EXP-331599" w:date="2025-12-03T15:29:00Z">
              <w:r w:rsidR="00A63AA5" w:rsidRPr="007036CE">
                <w:rPr>
                  <w:b/>
                  <w:szCs w:val="24"/>
                </w:rPr>
                <w:t>4</w:t>
              </w:r>
            </w:ins>
            <w:r w:rsidRPr="007036CE">
              <w:rPr>
                <w:b/>
                <w:szCs w:val="24"/>
                <w:lang w:val="en-US"/>
              </w:rPr>
              <w:t>:</w:t>
            </w:r>
            <w:r w:rsidRPr="007036CE">
              <w:rPr>
                <w:szCs w:val="24"/>
                <w:lang w:val="en-US"/>
              </w:rPr>
              <w:t>TYPEKBK</w:t>
            </w:r>
          </w:p>
        </w:tc>
        <w:tc>
          <w:tcPr>
            <w:tcW w:w="1379" w:type="pct"/>
          </w:tcPr>
          <w:p w14:paraId="6683E2BB" w14:textId="77777777" w:rsidR="00837CCC" w:rsidRPr="007036CE" w:rsidRDefault="00837CCC" w:rsidP="00837CCC">
            <w:pPr>
              <w:pStyle w:val="GOSTTablenorm"/>
              <w:rPr>
                <w:szCs w:val="22"/>
              </w:rPr>
            </w:pPr>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4"/>
              </w:rPr>
              <w:t>TYPEKBK</w:t>
            </w:r>
          </w:p>
          <w:p w14:paraId="6C9E0B87" w14:textId="5466C69A" w:rsidR="00837CCC" w:rsidRPr="007036CE" w:rsidRDefault="00837CCC" w:rsidP="00837CCC">
            <w:pPr>
              <w:pStyle w:val="GOSTTablenorm"/>
              <w:rPr>
                <w:ins w:id="12753" w:author="EXP-331599" w:date="2025-12-03T15:29:00Z"/>
                <w:szCs w:val="24"/>
              </w:rPr>
            </w:pPr>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4"/>
              </w:rPr>
              <w:t>TYPEKBK</w:t>
            </w:r>
          </w:p>
          <w:p w14:paraId="05DDF5B7" w14:textId="62970154" w:rsidR="00A63AA5" w:rsidRPr="007036CE" w:rsidRDefault="00A63AA5" w:rsidP="00837CCC">
            <w:pPr>
              <w:pStyle w:val="GOSTTablenorm"/>
              <w:rPr>
                <w:szCs w:val="22"/>
              </w:rPr>
            </w:pPr>
            <w:ins w:id="12754" w:author="EXP-331599" w:date="2025-12-03T15:29:00Z">
              <w:r w:rsidRPr="007036CE">
                <w:t>При обработке раздела 3 заполняется из тега</w:t>
              </w:r>
              <w:r w:rsidRPr="007036CE">
                <w:rPr>
                  <w:b/>
                  <w:szCs w:val="24"/>
                </w:rPr>
                <w:t xml:space="preserve"> </w:t>
              </w:r>
              <w:r w:rsidRPr="007036CE">
                <w:rPr>
                  <w:b/>
                  <w:szCs w:val="24"/>
                  <w:lang w:val="en-US"/>
                </w:rPr>
                <w:t>SECTION</w:t>
              </w:r>
              <w:r w:rsidRPr="007036CE">
                <w:rPr>
                  <w:b/>
                  <w:szCs w:val="24"/>
                </w:rPr>
                <w:t>_3:</w:t>
              </w:r>
              <w:r w:rsidRPr="007036CE">
                <w:rPr>
                  <w:szCs w:val="24"/>
                </w:rPr>
                <w:t>TYPEKBK</w:t>
              </w:r>
            </w:ins>
          </w:p>
          <w:p w14:paraId="062D33F5" w14:textId="4A2A565B" w:rsidR="00702CDA" w:rsidRPr="007036CE" w:rsidRDefault="00837CCC" w:rsidP="00A63AA5">
            <w:pPr>
              <w:pStyle w:val="GOSTTablenorm"/>
            </w:pPr>
            <w:r w:rsidRPr="007036CE">
              <w:lastRenderedPageBreak/>
              <w:t xml:space="preserve">При обработке раздела </w:t>
            </w:r>
            <w:del w:id="12755" w:author="EXP-331599" w:date="2025-12-03T15:29:00Z">
              <w:r w:rsidRPr="007036CE" w:rsidDel="00A63AA5">
                <w:delText xml:space="preserve">3 </w:delText>
              </w:r>
            </w:del>
            <w:ins w:id="12756" w:author="EXP-331599" w:date="2025-12-03T15:29:00Z">
              <w:r w:rsidR="00A63AA5" w:rsidRPr="007036CE">
                <w:t xml:space="preserve">4 </w:t>
              </w:r>
            </w:ins>
            <w:r w:rsidRPr="007036CE">
              <w:t>заполняется из тега</w:t>
            </w:r>
            <w:r w:rsidRPr="007036CE">
              <w:rPr>
                <w:b/>
                <w:szCs w:val="24"/>
              </w:rPr>
              <w:t xml:space="preserve"> </w:t>
            </w:r>
            <w:r w:rsidRPr="007036CE">
              <w:rPr>
                <w:b/>
                <w:szCs w:val="24"/>
                <w:lang w:val="en-US"/>
              </w:rPr>
              <w:t>SECTION</w:t>
            </w:r>
            <w:r w:rsidRPr="007036CE">
              <w:rPr>
                <w:b/>
                <w:szCs w:val="24"/>
              </w:rPr>
              <w:t>_</w:t>
            </w:r>
            <w:del w:id="12757" w:author="EXP-331599" w:date="2025-12-03T15:29:00Z">
              <w:r w:rsidRPr="007036CE" w:rsidDel="00A63AA5">
                <w:rPr>
                  <w:b/>
                  <w:szCs w:val="24"/>
                </w:rPr>
                <w:delText>3</w:delText>
              </w:r>
            </w:del>
            <w:ins w:id="12758" w:author="EXP-331599" w:date="2025-12-03T15:29:00Z">
              <w:r w:rsidR="00A63AA5" w:rsidRPr="007036CE">
                <w:rPr>
                  <w:b/>
                  <w:szCs w:val="24"/>
                </w:rPr>
                <w:t>4</w:t>
              </w:r>
            </w:ins>
            <w:r w:rsidRPr="007036CE">
              <w:rPr>
                <w:b/>
                <w:szCs w:val="24"/>
              </w:rPr>
              <w:t>:</w:t>
            </w:r>
            <w:r w:rsidRPr="007036CE">
              <w:rPr>
                <w:szCs w:val="24"/>
              </w:rPr>
              <w:t>TYPEKBK</w:t>
            </w:r>
          </w:p>
        </w:tc>
      </w:tr>
      <w:tr w:rsidR="00702CDA" w:rsidRPr="007036CE" w14:paraId="0923D107" w14:textId="77777777" w:rsidTr="00B0621B">
        <w:tc>
          <w:tcPr>
            <w:tcW w:w="1106" w:type="pct"/>
          </w:tcPr>
          <w:p w14:paraId="14EB1B92" w14:textId="77777777" w:rsidR="00702CDA" w:rsidRPr="007036CE" w:rsidRDefault="00702CDA" w:rsidP="00702CDA">
            <w:pPr>
              <w:pStyle w:val="GOSTTablenorm"/>
            </w:pPr>
            <w:r w:rsidRPr="007036CE">
              <w:lastRenderedPageBreak/>
              <w:t>Сумма_текущий_руб</w:t>
            </w:r>
          </w:p>
        </w:tc>
        <w:tc>
          <w:tcPr>
            <w:tcW w:w="303" w:type="pct"/>
          </w:tcPr>
          <w:p w14:paraId="1A8D7FB1" w14:textId="77777777" w:rsidR="00702CDA" w:rsidRPr="007036CE" w:rsidRDefault="00702CDA" w:rsidP="00702CDA">
            <w:pPr>
              <w:pStyle w:val="GOSTTablenorm"/>
            </w:pPr>
            <w:r w:rsidRPr="007036CE">
              <w:t>Да</w:t>
            </w:r>
          </w:p>
        </w:tc>
        <w:tc>
          <w:tcPr>
            <w:tcW w:w="1106" w:type="pct"/>
          </w:tcPr>
          <w:p w14:paraId="41686000" w14:textId="77777777" w:rsidR="00702CDA" w:rsidRPr="007036CE" w:rsidRDefault="00702CDA" w:rsidP="00702CDA">
            <w:pPr>
              <w:pStyle w:val="GOSTTablenorm"/>
            </w:pPr>
            <w:r w:rsidRPr="007036CE">
              <w:t>Сумма на текущий год</w:t>
            </w:r>
          </w:p>
        </w:tc>
        <w:tc>
          <w:tcPr>
            <w:tcW w:w="1106" w:type="pct"/>
          </w:tcPr>
          <w:p w14:paraId="5C37AA67" w14:textId="77777777" w:rsidR="00702CDA" w:rsidRPr="007036CE" w:rsidRDefault="00702CDA" w:rsidP="00702CDA">
            <w:pPr>
              <w:pStyle w:val="GOSTTablenorm"/>
              <w:rPr>
                <w:lang w:val="en-US"/>
              </w:rPr>
            </w:pPr>
            <w:r w:rsidRPr="007036CE">
              <w:rPr>
                <w:b/>
                <w:szCs w:val="24"/>
                <w:lang w:val="en-US"/>
              </w:rPr>
              <w:t>SECTION_1:</w:t>
            </w:r>
            <w:r w:rsidRPr="007036CE">
              <w:rPr>
                <w:lang w:val="en-US"/>
              </w:rPr>
              <w:t>SUM_1</w:t>
            </w:r>
          </w:p>
          <w:p w14:paraId="5E91196B" w14:textId="66004573" w:rsidR="00702CDA" w:rsidRPr="007036CE" w:rsidRDefault="00702CDA" w:rsidP="00702CDA">
            <w:pPr>
              <w:pStyle w:val="GOSTTablenorm"/>
              <w:rPr>
                <w:ins w:id="12759" w:author="EXP-331599" w:date="2025-12-03T15:30:00Z"/>
                <w:lang w:val="en-US"/>
              </w:rPr>
            </w:pPr>
            <w:r w:rsidRPr="007036CE">
              <w:rPr>
                <w:b/>
                <w:szCs w:val="24"/>
                <w:lang w:val="en-US"/>
              </w:rPr>
              <w:t>SECTION_2:</w:t>
            </w:r>
            <w:r w:rsidRPr="007036CE">
              <w:rPr>
                <w:lang w:val="en-US"/>
              </w:rPr>
              <w:t>SUM_1</w:t>
            </w:r>
          </w:p>
          <w:p w14:paraId="33754351" w14:textId="3F7335C7" w:rsidR="00A63AA5" w:rsidRPr="007036CE" w:rsidRDefault="00A63AA5" w:rsidP="00702CDA">
            <w:pPr>
              <w:pStyle w:val="GOSTTablenorm"/>
              <w:rPr>
                <w:lang w:val="en-US"/>
              </w:rPr>
            </w:pPr>
            <w:ins w:id="12760" w:author="EXP-331599" w:date="2025-12-03T15:30:00Z">
              <w:r w:rsidRPr="007036CE">
                <w:rPr>
                  <w:b/>
                  <w:szCs w:val="24"/>
                  <w:lang w:val="en-US"/>
                </w:rPr>
                <w:t>SECTION_3:</w:t>
              </w:r>
              <w:r w:rsidRPr="007036CE">
                <w:rPr>
                  <w:lang w:val="en-US"/>
                </w:rPr>
                <w:t>SUM_1</w:t>
              </w:r>
            </w:ins>
          </w:p>
          <w:p w14:paraId="7F88FC34" w14:textId="785EBC03" w:rsidR="00837CCC" w:rsidRPr="007036CE" w:rsidRDefault="00837CCC" w:rsidP="00A63AA5">
            <w:pPr>
              <w:pStyle w:val="GOSTTablenorm"/>
              <w:rPr>
                <w:lang w:val="en-US"/>
              </w:rPr>
            </w:pPr>
            <w:r w:rsidRPr="007036CE">
              <w:rPr>
                <w:b/>
                <w:szCs w:val="24"/>
                <w:lang w:val="en-US"/>
              </w:rPr>
              <w:t>SECTION_</w:t>
            </w:r>
            <w:del w:id="12761" w:author="EXP-331599" w:date="2025-12-03T15:30:00Z">
              <w:r w:rsidRPr="007036CE" w:rsidDel="00A63AA5">
                <w:rPr>
                  <w:b/>
                  <w:szCs w:val="24"/>
                  <w:lang w:val="en-US"/>
                </w:rPr>
                <w:delText>3</w:delText>
              </w:r>
            </w:del>
            <w:ins w:id="12762" w:author="EXP-331599" w:date="2025-12-03T15:30:00Z">
              <w:r w:rsidR="00A63AA5" w:rsidRPr="007036CE">
                <w:rPr>
                  <w:b/>
                  <w:szCs w:val="24"/>
                </w:rPr>
                <w:t>4</w:t>
              </w:r>
            </w:ins>
            <w:r w:rsidRPr="007036CE">
              <w:rPr>
                <w:b/>
                <w:szCs w:val="24"/>
                <w:lang w:val="en-US"/>
              </w:rPr>
              <w:t>:</w:t>
            </w:r>
            <w:r w:rsidRPr="007036CE">
              <w:rPr>
                <w:lang w:val="en-US"/>
              </w:rPr>
              <w:t>SUM_1</w:t>
            </w:r>
          </w:p>
        </w:tc>
        <w:tc>
          <w:tcPr>
            <w:tcW w:w="1379" w:type="pct"/>
          </w:tcPr>
          <w:p w14:paraId="45404B08" w14:textId="77777777" w:rsidR="00837CCC" w:rsidRPr="007036CE" w:rsidRDefault="00837CCC" w:rsidP="00837CCC">
            <w:pPr>
              <w:pStyle w:val="GOSTTablenorm"/>
              <w:rPr>
                <w:szCs w:val="22"/>
              </w:rPr>
            </w:pPr>
            <w:r w:rsidRPr="007036CE">
              <w:t>При обработке раздела 1 заполняется из тега</w:t>
            </w:r>
            <w:r w:rsidRPr="007036CE">
              <w:rPr>
                <w:b/>
                <w:szCs w:val="24"/>
              </w:rPr>
              <w:t xml:space="preserve"> </w:t>
            </w:r>
            <w:r w:rsidRPr="007036CE">
              <w:rPr>
                <w:b/>
                <w:szCs w:val="24"/>
                <w:lang w:val="en-US"/>
              </w:rPr>
              <w:t>SECTION</w:t>
            </w:r>
            <w:r w:rsidRPr="007036CE">
              <w:rPr>
                <w:b/>
                <w:szCs w:val="24"/>
              </w:rPr>
              <w:t>_1:</w:t>
            </w:r>
            <w:r w:rsidRPr="007036CE">
              <w:rPr>
                <w:szCs w:val="22"/>
              </w:rPr>
              <w:t>SUM_1</w:t>
            </w:r>
          </w:p>
          <w:p w14:paraId="4E8B3A5D" w14:textId="6AE17A8A" w:rsidR="00837CCC" w:rsidRPr="007036CE" w:rsidRDefault="00837CCC" w:rsidP="00837CCC">
            <w:pPr>
              <w:pStyle w:val="GOSTTablenorm"/>
              <w:rPr>
                <w:ins w:id="12763" w:author="EXP-331599" w:date="2025-12-03T15:30:00Z"/>
                <w:szCs w:val="22"/>
              </w:rPr>
            </w:pPr>
            <w:r w:rsidRPr="007036CE">
              <w:t>При обработке раздела 2 заполняется из тега</w:t>
            </w:r>
            <w:r w:rsidRPr="007036CE">
              <w:rPr>
                <w:b/>
                <w:szCs w:val="24"/>
              </w:rPr>
              <w:t xml:space="preserve"> </w:t>
            </w:r>
            <w:r w:rsidRPr="007036CE">
              <w:rPr>
                <w:b/>
                <w:szCs w:val="24"/>
                <w:lang w:val="en-US"/>
              </w:rPr>
              <w:t>SECTION</w:t>
            </w:r>
            <w:r w:rsidRPr="007036CE">
              <w:rPr>
                <w:b/>
                <w:szCs w:val="24"/>
              </w:rPr>
              <w:t>_2:</w:t>
            </w:r>
            <w:r w:rsidRPr="007036CE">
              <w:rPr>
                <w:szCs w:val="22"/>
              </w:rPr>
              <w:t>SUM_1</w:t>
            </w:r>
          </w:p>
          <w:p w14:paraId="6726F59E" w14:textId="29FFEBEA" w:rsidR="00A63AA5" w:rsidRPr="007036CE" w:rsidRDefault="00A63AA5" w:rsidP="00837CCC">
            <w:pPr>
              <w:pStyle w:val="GOSTTablenorm"/>
              <w:rPr>
                <w:szCs w:val="22"/>
              </w:rPr>
            </w:pPr>
            <w:ins w:id="12764" w:author="EXP-331599" w:date="2025-12-03T15:30:00Z">
              <w:r w:rsidRPr="007036CE">
                <w:t>При обработке раздела 3 заполняется из тега</w:t>
              </w:r>
              <w:r w:rsidRPr="007036CE">
                <w:rPr>
                  <w:b/>
                  <w:szCs w:val="24"/>
                </w:rPr>
                <w:t xml:space="preserve"> </w:t>
              </w:r>
              <w:r w:rsidRPr="007036CE">
                <w:rPr>
                  <w:b/>
                  <w:szCs w:val="24"/>
                  <w:lang w:val="en-US"/>
                </w:rPr>
                <w:t>SECTION</w:t>
              </w:r>
              <w:r w:rsidRPr="007036CE">
                <w:rPr>
                  <w:b/>
                  <w:szCs w:val="24"/>
                </w:rPr>
                <w:t>_3:</w:t>
              </w:r>
              <w:r w:rsidRPr="007036CE">
                <w:rPr>
                  <w:szCs w:val="22"/>
                </w:rPr>
                <w:t>SUM_1</w:t>
              </w:r>
            </w:ins>
          </w:p>
          <w:p w14:paraId="4E4ACE10" w14:textId="5FE8FB84" w:rsidR="00837CCC" w:rsidRPr="007036CE" w:rsidRDefault="00837CCC" w:rsidP="00837CCC">
            <w:pPr>
              <w:pStyle w:val="GOSTTablenorm"/>
              <w:rPr>
                <w:szCs w:val="22"/>
              </w:rPr>
            </w:pPr>
            <w:r w:rsidRPr="007036CE">
              <w:t xml:space="preserve">При обработке раздела </w:t>
            </w:r>
            <w:del w:id="12765" w:author="EXP-331599" w:date="2025-12-03T15:30:00Z">
              <w:r w:rsidRPr="007036CE" w:rsidDel="00A63AA5">
                <w:delText xml:space="preserve">3 </w:delText>
              </w:r>
            </w:del>
            <w:ins w:id="12766" w:author="EXP-331599" w:date="2025-12-03T15:30:00Z">
              <w:r w:rsidR="00A63AA5" w:rsidRPr="007036CE">
                <w:t xml:space="preserve">4 </w:t>
              </w:r>
            </w:ins>
            <w:r w:rsidRPr="007036CE">
              <w:t>заполняется из тега</w:t>
            </w:r>
            <w:r w:rsidRPr="007036CE">
              <w:rPr>
                <w:b/>
                <w:szCs w:val="24"/>
              </w:rPr>
              <w:t xml:space="preserve"> </w:t>
            </w:r>
            <w:r w:rsidRPr="007036CE">
              <w:rPr>
                <w:b/>
                <w:szCs w:val="24"/>
                <w:lang w:val="en-US"/>
              </w:rPr>
              <w:t>SECTION</w:t>
            </w:r>
            <w:r w:rsidRPr="007036CE">
              <w:rPr>
                <w:b/>
                <w:szCs w:val="24"/>
              </w:rPr>
              <w:t>_</w:t>
            </w:r>
            <w:del w:id="12767" w:author="EXP-331599" w:date="2025-12-03T15:30:00Z">
              <w:r w:rsidRPr="007036CE" w:rsidDel="00A63AA5">
                <w:rPr>
                  <w:b/>
                  <w:szCs w:val="24"/>
                </w:rPr>
                <w:delText>3</w:delText>
              </w:r>
            </w:del>
            <w:ins w:id="12768" w:author="EXP-331599" w:date="2025-12-03T15:30:00Z">
              <w:r w:rsidR="00A63AA5" w:rsidRPr="007036CE">
                <w:rPr>
                  <w:b/>
                  <w:szCs w:val="24"/>
                </w:rPr>
                <w:t>4</w:t>
              </w:r>
            </w:ins>
            <w:r w:rsidRPr="007036CE">
              <w:rPr>
                <w:b/>
                <w:szCs w:val="24"/>
              </w:rPr>
              <w:t>:</w:t>
            </w:r>
            <w:r w:rsidRPr="007036CE">
              <w:rPr>
                <w:szCs w:val="22"/>
              </w:rPr>
              <w:t>SUM_1</w:t>
            </w:r>
          </w:p>
          <w:p w14:paraId="26D01235" w14:textId="77777777" w:rsidR="00837CCC" w:rsidRPr="007036CE" w:rsidRDefault="00837CCC" w:rsidP="00837CCC">
            <w:pPr>
              <w:pStyle w:val="GOSTTablenorm"/>
              <w:rPr>
                <w:szCs w:val="22"/>
              </w:rPr>
            </w:pPr>
          </w:p>
          <w:p w14:paraId="17573F4B" w14:textId="25FFF785" w:rsidR="00702CDA" w:rsidRPr="007036CE" w:rsidRDefault="00702CDA" w:rsidP="00702CDA">
            <w:pPr>
              <w:pStyle w:val="GOSTTablenorm"/>
            </w:pPr>
            <w:r w:rsidRPr="007036CE">
              <w:t xml:space="preserve">Сумма передается в единицах валюты с точностью 2 знака после запятой </w:t>
            </w:r>
            <w:r w:rsidR="00CC2920" w:rsidRPr="007036CE">
              <w:t>–</w:t>
            </w:r>
            <w:r w:rsidRPr="007036CE">
              <w:t xml:space="preserve"> необходимо конвертировать в минимальные единицы валюты (для данного типа документов умножить на 100)</w:t>
            </w:r>
          </w:p>
        </w:tc>
      </w:tr>
    </w:tbl>
    <w:p w14:paraId="3E16B689" w14:textId="7371792E" w:rsidR="004E1C81" w:rsidRPr="007036CE" w:rsidRDefault="00A9172B" w:rsidP="000027F9">
      <w:pPr>
        <w:pStyle w:val="GOSTNameTable"/>
      </w:pPr>
      <w:r w:rsidRPr="007036CE">
        <w:rPr>
          <w:noProof/>
        </w:rPr>
        <w:lastRenderedPageBreak/>
        <w:fldChar w:fldCharType="begin"/>
      </w:r>
      <w:r w:rsidRPr="007036CE">
        <w:rPr>
          <w:noProof/>
        </w:rPr>
        <w:instrText xml:space="preserve"> SEQ Таблица \* ARABIC </w:instrText>
      </w:r>
      <w:r w:rsidRPr="007036CE">
        <w:rPr>
          <w:noProof/>
        </w:rPr>
        <w:fldChar w:fldCharType="separate"/>
      </w:r>
      <w:bookmarkStart w:id="12769" w:name="_Ref158817925"/>
      <w:bookmarkStart w:id="12770" w:name="_Toc222928057"/>
      <w:r w:rsidR="00BD74E1">
        <w:rPr>
          <w:noProof/>
        </w:rPr>
        <w:t>84</w:t>
      </w:r>
      <w:bookmarkEnd w:id="12769"/>
      <w:r w:rsidRPr="007036CE">
        <w:rPr>
          <w:noProof/>
        </w:rPr>
        <w:fldChar w:fldCharType="end"/>
      </w:r>
      <w:r w:rsidR="004E1C81" w:rsidRPr="007036CE">
        <w:t xml:space="preserve"> </w:t>
      </w:r>
      <w:r w:rsidR="00D9309A" w:rsidRPr="007036CE">
        <w:t>–</w:t>
      </w:r>
      <w:r w:rsidR="004E1C81" w:rsidRPr="007036CE">
        <w:t xml:space="preserve"> Перечень атрибутов, соответствующих типу документа документу «Информация о государственных контрактах на поставку товаров, выполнение работ, оказание услуг, заключаемых в текущем финансовом году в связи с расторжением ранее заключенных государственных контрактов на поставку товаров, выполнение работ, оказание услуг, подлежавших в соответствии с условиями этих государственных контрактов оплате в отчетном финансовом году, по соглашению сторон, решению суда или одностороннему отказу стороны государственного контракта на поставку товаров, выполнение работ, оказание услуг от его исполнения в соответствии с гражданским законодательством Российской Федерации, в том числе в связи с введением процедур, применяемых в деле о несостоятельности (банкротстве) поставщика (подрядчика, исполнителя)» (ф.0506115) DBD_InfoPublicContracts</w:t>
      </w:r>
      <w:bookmarkEnd w:id="12770"/>
    </w:p>
    <w:tbl>
      <w:tblPr>
        <w:tblStyle w:val="GOSTTable"/>
        <w:tblW w:w="5000" w:type="pct"/>
        <w:tblLayout w:type="fixed"/>
        <w:tblLook w:val="07E0" w:firstRow="1" w:lastRow="1" w:firstColumn="1" w:lastColumn="1" w:noHBand="1" w:noVBand="1"/>
      </w:tblPr>
      <w:tblGrid>
        <w:gridCol w:w="3486"/>
        <w:gridCol w:w="955"/>
        <w:gridCol w:w="3486"/>
        <w:gridCol w:w="3486"/>
        <w:gridCol w:w="4347"/>
      </w:tblGrid>
      <w:tr w:rsidR="004E1C81" w:rsidRPr="007036CE" w14:paraId="1782515A" w14:textId="77777777" w:rsidTr="00B0621B">
        <w:trPr>
          <w:cnfStyle w:val="100000000000" w:firstRow="1" w:lastRow="0" w:firstColumn="0" w:lastColumn="0" w:oddVBand="0" w:evenVBand="0" w:oddHBand="0" w:evenHBand="0" w:firstRowFirstColumn="0" w:firstRowLastColumn="0" w:lastRowFirstColumn="0" w:lastRowLastColumn="0"/>
        </w:trPr>
        <w:tc>
          <w:tcPr>
            <w:tcW w:w="1106" w:type="pct"/>
            <w:hideMark/>
          </w:tcPr>
          <w:p w14:paraId="08657A11" w14:textId="77777777" w:rsidR="004E1C81" w:rsidRPr="007036CE" w:rsidRDefault="004E1C81" w:rsidP="007C1AAA">
            <w:pPr>
              <w:pStyle w:val="GOSTTableHead"/>
              <w:rPr>
                <w:szCs w:val="22"/>
              </w:rPr>
            </w:pPr>
            <w:r w:rsidRPr="007036CE">
              <w:rPr>
                <w:szCs w:val="22"/>
              </w:rPr>
              <w:t>Наименование атрибута</w:t>
            </w:r>
          </w:p>
        </w:tc>
        <w:tc>
          <w:tcPr>
            <w:tcW w:w="303" w:type="pct"/>
            <w:hideMark/>
          </w:tcPr>
          <w:p w14:paraId="38089EEA" w14:textId="77777777" w:rsidR="004E1C81" w:rsidRPr="007036CE" w:rsidRDefault="004E1C81" w:rsidP="007C1AAA">
            <w:pPr>
              <w:pStyle w:val="GOSTTableHead"/>
              <w:rPr>
                <w:szCs w:val="22"/>
              </w:rPr>
            </w:pPr>
            <w:r w:rsidRPr="007036CE">
              <w:rPr>
                <w:szCs w:val="22"/>
              </w:rPr>
              <w:t>Вычисляемый атрибут</w:t>
            </w:r>
          </w:p>
        </w:tc>
        <w:tc>
          <w:tcPr>
            <w:tcW w:w="1106" w:type="pct"/>
            <w:hideMark/>
          </w:tcPr>
          <w:p w14:paraId="3DC54E73" w14:textId="77777777" w:rsidR="004E1C81" w:rsidRPr="007036CE" w:rsidRDefault="004E1C81" w:rsidP="007C1AAA">
            <w:pPr>
              <w:pStyle w:val="GOSTTableHead"/>
              <w:rPr>
                <w:szCs w:val="22"/>
              </w:rPr>
            </w:pPr>
            <w:r w:rsidRPr="007036CE">
              <w:rPr>
                <w:szCs w:val="22"/>
              </w:rPr>
              <w:t>Описание атрибута</w:t>
            </w:r>
          </w:p>
        </w:tc>
        <w:tc>
          <w:tcPr>
            <w:tcW w:w="1106" w:type="pct"/>
            <w:hideMark/>
          </w:tcPr>
          <w:p w14:paraId="555F6AA4" w14:textId="77777777" w:rsidR="004E1C81" w:rsidRPr="007036CE" w:rsidRDefault="004E1C81" w:rsidP="007C1AAA">
            <w:pPr>
              <w:pStyle w:val="GOSTTableHead"/>
              <w:rPr>
                <w:szCs w:val="22"/>
              </w:rPr>
            </w:pPr>
            <w:r w:rsidRPr="007036CE">
              <w:rPr>
                <w:szCs w:val="22"/>
              </w:rPr>
              <w:t>Реквизит документа (наименование тега)</w:t>
            </w:r>
          </w:p>
        </w:tc>
        <w:tc>
          <w:tcPr>
            <w:tcW w:w="1379" w:type="pct"/>
            <w:hideMark/>
          </w:tcPr>
          <w:p w14:paraId="488AFFC0" w14:textId="77777777" w:rsidR="004E1C81" w:rsidRPr="007036CE" w:rsidRDefault="004E1C81" w:rsidP="007C1AAA">
            <w:pPr>
              <w:pStyle w:val="GOSTTableHead"/>
              <w:rPr>
                <w:szCs w:val="22"/>
              </w:rPr>
            </w:pPr>
            <w:r w:rsidRPr="007036CE">
              <w:rPr>
                <w:szCs w:val="22"/>
              </w:rPr>
              <w:t>Алгоритм вычисления</w:t>
            </w:r>
          </w:p>
        </w:tc>
      </w:tr>
      <w:tr w:rsidR="004E1C81" w:rsidRPr="007036CE" w14:paraId="65F021B7" w14:textId="77777777" w:rsidTr="00B0621B">
        <w:tc>
          <w:tcPr>
            <w:tcW w:w="1106" w:type="pct"/>
          </w:tcPr>
          <w:p w14:paraId="7D77B30C" w14:textId="77777777" w:rsidR="004E1C81" w:rsidRPr="007036CE" w:rsidRDefault="004E1C81">
            <w:pPr>
              <w:pStyle w:val="GOSTTablenorm"/>
              <w:rPr>
                <w:lang w:val="en-US"/>
              </w:rPr>
            </w:pPr>
            <w:r w:rsidRPr="007036CE">
              <w:t>Номер_документа</w:t>
            </w:r>
            <w:r w:rsidR="00142CBB" w:rsidRPr="007036CE">
              <w:rPr>
                <w:lang w:val="en-US"/>
              </w:rPr>
              <w:t>*</w:t>
            </w:r>
          </w:p>
        </w:tc>
        <w:tc>
          <w:tcPr>
            <w:tcW w:w="303" w:type="pct"/>
          </w:tcPr>
          <w:p w14:paraId="741CCCE4" w14:textId="77777777" w:rsidR="004E1C81" w:rsidRPr="007036CE" w:rsidRDefault="004E1C81">
            <w:pPr>
              <w:pStyle w:val="GOSTTablenorm"/>
            </w:pPr>
            <w:r w:rsidRPr="007036CE">
              <w:t>Нет</w:t>
            </w:r>
          </w:p>
        </w:tc>
        <w:tc>
          <w:tcPr>
            <w:tcW w:w="1106" w:type="pct"/>
          </w:tcPr>
          <w:p w14:paraId="0FED38A6" w14:textId="77777777" w:rsidR="004E1C81" w:rsidRPr="007036CE" w:rsidRDefault="004E1C81">
            <w:pPr>
              <w:pStyle w:val="GOSTTablenorm"/>
            </w:pPr>
            <w:r w:rsidRPr="007036CE">
              <w:t>Номер документа</w:t>
            </w:r>
          </w:p>
        </w:tc>
        <w:tc>
          <w:tcPr>
            <w:tcW w:w="1106" w:type="pct"/>
          </w:tcPr>
          <w:p w14:paraId="1AA2E87C" w14:textId="77777777" w:rsidR="004E1C81" w:rsidRPr="007036CE" w:rsidRDefault="004E1C81">
            <w:pPr>
              <w:pStyle w:val="GOSTTablenorm"/>
            </w:pPr>
            <w:r w:rsidRPr="007036CE">
              <w:t>NUM_DOC</w:t>
            </w:r>
          </w:p>
        </w:tc>
        <w:tc>
          <w:tcPr>
            <w:tcW w:w="1379" w:type="pct"/>
          </w:tcPr>
          <w:p w14:paraId="76BDAF04" w14:textId="77777777" w:rsidR="004E1C81" w:rsidRPr="007036CE" w:rsidRDefault="004E1C81">
            <w:pPr>
              <w:pStyle w:val="GOSTTablenorm"/>
            </w:pPr>
            <w:r w:rsidRPr="007036CE">
              <w:t>-</w:t>
            </w:r>
          </w:p>
        </w:tc>
      </w:tr>
      <w:tr w:rsidR="004E1C81" w:rsidRPr="007036CE" w14:paraId="6E689101" w14:textId="77777777" w:rsidTr="00B0621B">
        <w:tc>
          <w:tcPr>
            <w:tcW w:w="1106" w:type="pct"/>
          </w:tcPr>
          <w:p w14:paraId="484A4DA9" w14:textId="77777777" w:rsidR="004E1C81" w:rsidRPr="007036CE" w:rsidRDefault="004E1C81">
            <w:pPr>
              <w:pStyle w:val="GOSTTablenorm"/>
              <w:rPr>
                <w:lang w:val="en-US"/>
              </w:rPr>
            </w:pPr>
            <w:r w:rsidRPr="007036CE">
              <w:t>Дата_документа</w:t>
            </w:r>
            <w:r w:rsidR="00142CBB" w:rsidRPr="007036CE">
              <w:rPr>
                <w:lang w:val="en-US"/>
              </w:rPr>
              <w:t>*</w:t>
            </w:r>
          </w:p>
        </w:tc>
        <w:tc>
          <w:tcPr>
            <w:tcW w:w="303" w:type="pct"/>
          </w:tcPr>
          <w:p w14:paraId="6592209D" w14:textId="77777777" w:rsidR="004E1C81" w:rsidRPr="007036CE" w:rsidRDefault="004E1C81">
            <w:pPr>
              <w:pStyle w:val="GOSTTablenorm"/>
            </w:pPr>
            <w:r w:rsidRPr="007036CE">
              <w:t>Нет</w:t>
            </w:r>
          </w:p>
        </w:tc>
        <w:tc>
          <w:tcPr>
            <w:tcW w:w="1106" w:type="pct"/>
          </w:tcPr>
          <w:p w14:paraId="31FA072B" w14:textId="77777777" w:rsidR="004E1C81" w:rsidRPr="007036CE" w:rsidRDefault="004E1C81">
            <w:pPr>
              <w:pStyle w:val="GOSTTablenorm"/>
            </w:pPr>
            <w:r w:rsidRPr="007036CE">
              <w:t>Дата документа</w:t>
            </w:r>
          </w:p>
        </w:tc>
        <w:tc>
          <w:tcPr>
            <w:tcW w:w="1106" w:type="pct"/>
          </w:tcPr>
          <w:p w14:paraId="5FF1D82F" w14:textId="77777777" w:rsidR="004E1C81" w:rsidRPr="007036CE" w:rsidRDefault="004E1C81">
            <w:pPr>
              <w:pStyle w:val="GOSTTablenorm"/>
            </w:pPr>
            <w:r w:rsidRPr="007036CE">
              <w:t>DATE_DOC</w:t>
            </w:r>
          </w:p>
        </w:tc>
        <w:tc>
          <w:tcPr>
            <w:tcW w:w="1379" w:type="pct"/>
          </w:tcPr>
          <w:p w14:paraId="5BFF5B90" w14:textId="77777777" w:rsidR="004E1C81" w:rsidRPr="007036CE" w:rsidRDefault="004E1C81">
            <w:pPr>
              <w:pStyle w:val="GOSTTablenorm"/>
            </w:pPr>
            <w:r w:rsidRPr="007036CE">
              <w:t>-</w:t>
            </w:r>
          </w:p>
        </w:tc>
      </w:tr>
      <w:tr w:rsidR="004E1C81" w:rsidRPr="007036CE" w14:paraId="3EA28549" w14:textId="77777777" w:rsidTr="00B0621B">
        <w:tc>
          <w:tcPr>
            <w:tcW w:w="1106" w:type="pct"/>
          </w:tcPr>
          <w:p w14:paraId="3C8FD092" w14:textId="77777777" w:rsidR="004E1C81" w:rsidRPr="007036CE" w:rsidRDefault="004E1C81">
            <w:pPr>
              <w:pStyle w:val="GOSTTablenorm"/>
            </w:pPr>
            <w:r w:rsidRPr="007036CE">
              <w:t>Вид_документа</w:t>
            </w:r>
          </w:p>
        </w:tc>
        <w:tc>
          <w:tcPr>
            <w:tcW w:w="303" w:type="pct"/>
          </w:tcPr>
          <w:p w14:paraId="74413898" w14:textId="77777777" w:rsidR="004E1C81" w:rsidRPr="007036CE" w:rsidRDefault="004E1C81">
            <w:pPr>
              <w:pStyle w:val="GOSTTablenorm"/>
            </w:pPr>
            <w:r w:rsidRPr="007036CE">
              <w:t>Нет</w:t>
            </w:r>
          </w:p>
        </w:tc>
        <w:tc>
          <w:tcPr>
            <w:tcW w:w="1106" w:type="pct"/>
          </w:tcPr>
          <w:p w14:paraId="05250AF8" w14:textId="77777777" w:rsidR="004E1C81" w:rsidRPr="007036CE" w:rsidRDefault="004E1C81">
            <w:pPr>
              <w:pStyle w:val="GOSTTablenorm"/>
            </w:pPr>
            <w:r w:rsidRPr="007036CE">
              <w:t>Вид документа</w:t>
            </w:r>
          </w:p>
        </w:tc>
        <w:tc>
          <w:tcPr>
            <w:tcW w:w="1106" w:type="pct"/>
          </w:tcPr>
          <w:p w14:paraId="7922875C" w14:textId="77777777" w:rsidR="004E1C81" w:rsidRPr="007036CE" w:rsidRDefault="004E1C81">
            <w:pPr>
              <w:pStyle w:val="GOSTTablenorm"/>
            </w:pPr>
            <w:r w:rsidRPr="007036CE">
              <w:t>DOC_TYPE</w:t>
            </w:r>
          </w:p>
        </w:tc>
        <w:tc>
          <w:tcPr>
            <w:tcW w:w="1379" w:type="pct"/>
          </w:tcPr>
          <w:p w14:paraId="3CAFC843" w14:textId="77777777" w:rsidR="004E1C81" w:rsidRPr="007036CE" w:rsidRDefault="004E1C81">
            <w:pPr>
              <w:pStyle w:val="GOSTTablenorm"/>
            </w:pPr>
            <w:r w:rsidRPr="007036CE">
              <w:t>-</w:t>
            </w:r>
          </w:p>
        </w:tc>
      </w:tr>
      <w:tr w:rsidR="004E1C81" w:rsidRPr="007036CE" w14:paraId="1F555ABC" w14:textId="77777777" w:rsidTr="00B0621B">
        <w:tc>
          <w:tcPr>
            <w:tcW w:w="1106" w:type="pct"/>
          </w:tcPr>
          <w:p w14:paraId="7BE01E47" w14:textId="77777777" w:rsidR="004E1C81" w:rsidRPr="007036CE" w:rsidRDefault="004E1C81">
            <w:pPr>
              <w:pStyle w:val="GOSTTablenorm"/>
            </w:pPr>
            <w:r w:rsidRPr="007036CE">
              <w:t>Уровень_конфиденциальности</w:t>
            </w:r>
          </w:p>
        </w:tc>
        <w:tc>
          <w:tcPr>
            <w:tcW w:w="303" w:type="pct"/>
          </w:tcPr>
          <w:p w14:paraId="5FF6850C" w14:textId="77777777" w:rsidR="004E1C81" w:rsidRPr="007036CE" w:rsidRDefault="004E1C81">
            <w:pPr>
              <w:pStyle w:val="GOSTTablenorm"/>
            </w:pPr>
            <w:r w:rsidRPr="007036CE">
              <w:t>Нет</w:t>
            </w:r>
          </w:p>
        </w:tc>
        <w:tc>
          <w:tcPr>
            <w:tcW w:w="1106" w:type="pct"/>
          </w:tcPr>
          <w:p w14:paraId="0F5B15EC" w14:textId="77777777" w:rsidR="004E1C81" w:rsidRPr="007036CE" w:rsidRDefault="004E1C81">
            <w:pPr>
              <w:pStyle w:val="GOSTTablenorm"/>
            </w:pPr>
            <w:r w:rsidRPr="007036CE">
              <w:t>Уровень конфиденциальности</w:t>
            </w:r>
          </w:p>
        </w:tc>
        <w:tc>
          <w:tcPr>
            <w:tcW w:w="1106" w:type="pct"/>
          </w:tcPr>
          <w:p w14:paraId="3464BC2D" w14:textId="77777777" w:rsidR="004E1C81" w:rsidRPr="007036CE" w:rsidRDefault="004E1C81">
            <w:pPr>
              <w:pStyle w:val="GOSTTablenorm"/>
            </w:pPr>
            <w:r w:rsidRPr="007036CE">
              <w:t>ACCESSLEVEL</w:t>
            </w:r>
          </w:p>
        </w:tc>
        <w:tc>
          <w:tcPr>
            <w:tcW w:w="1379" w:type="pct"/>
          </w:tcPr>
          <w:p w14:paraId="1793E217" w14:textId="77777777" w:rsidR="004E1C81" w:rsidRPr="007036CE" w:rsidRDefault="004E1C81">
            <w:pPr>
              <w:pStyle w:val="GOSTTablenorm"/>
            </w:pPr>
            <w:r w:rsidRPr="007036CE">
              <w:t>-</w:t>
            </w:r>
          </w:p>
        </w:tc>
      </w:tr>
      <w:tr w:rsidR="004E1C81" w:rsidRPr="007036CE" w14:paraId="7EC5CB7E" w14:textId="77777777" w:rsidTr="00B0621B">
        <w:tc>
          <w:tcPr>
            <w:tcW w:w="1106" w:type="pct"/>
          </w:tcPr>
          <w:p w14:paraId="288691A0" w14:textId="77777777" w:rsidR="004E1C81" w:rsidRPr="007036CE" w:rsidRDefault="004E1C81">
            <w:pPr>
              <w:pStyle w:val="GOSTTablenorm"/>
            </w:pPr>
            <w:r w:rsidRPr="007036CE">
              <w:t>Наименование_документа</w:t>
            </w:r>
          </w:p>
        </w:tc>
        <w:tc>
          <w:tcPr>
            <w:tcW w:w="303" w:type="pct"/>
          </w:tcPr>
          <w:p w14:paraId="4D8D6ADC" w14:textId="77777777" w:rsidR="004E1C81" w:rsidRPr="007036CE" w:rsidRDefault="004E1C81">
            <w:pPr>
              <w:pStyle w:val="GOSTTablenorm"/>
            </w:pPr>
            <w:r w:rsidRPr="007036CE">
              <w:t>Да</w:t>
            </w:r>
          </w:p>
        </w:tc>
        <w:tc>
          <w:tcPr>
            <w:tcW w:w="1106" w:type="pct"/>
          </w:tcPr>
          <w:p w14:paraId="45495B8E" w14:textId="77777777" w:rsidR="004E1C81" w:rsidRPr="007036CE" w:rsidRDefault="004E1C81">
            <w:pPr>
              <w:pStyle w:val="GOSTTablenorm"/>
            </w:pPr>
            <w:r w:rsidRPr="007036CE">
              <w:t>Наименование документа</w:t>
            </w:r>
          </w:p>
        </w:tc>
        <w:tc>
          <w:tcPr>
            <w:tcW w:w="1106" w:type="pct"/>
          </w:tcPr>
          <w:p w14:paraId="2A4A2410" w14:textId="77777777" w:rsidR="004E1C81" w:rsidRPr="007036CE" w:rsidRDefault="004E1C81">
            <w:pPr>
              <w:pStyle w:val="GOSTTablenorm"/>
            </w:pPr>
            <w:r w:rsidRPr="007036CE">
              <w:t>-</w:t>
            </w:r>
          </w:p>
        </w:tc>
        <w:tc>
          <w:tcPr>
            <w:tcW w:w="1379" w:type="pct"/>
          </w:tcPr>
          <w:p w14:paraId="79564C9B" w14:textId="77777777" w:rsidR="004E1C81" w:rsidRPr="007036CE" w:rsidRDefault="004E1C81">
            <w:pPr>
              <w:pStyle w:val="GOSTTablenorm"/>
            </w:pPr>
            <w:r w:rsidRPr="007036CE">
              <w:t xml:space="preserve">Наименование документа определяется по справочнику </w:t>
            </w:r>
            <w:r w:rsidR="005D426C" w:rsidRPr="007036CE">
              <w:t>«</w:t>
            </w:r>
            <w:r w:rsidRPr="007036CE">
              <w:t>Типы документов</w:t>
            </w:r>
            <w:r w:rsidR="005D426C" w:rsidRPr="007036CE">
              <w:t>»</w:t>
            </w:r>
            <w:r w:rsidRPr="007036CE">
              <w:t xml:space="preserve"> с помощью значения атрибута Тип_документа (TypeDoc) из заголовка запроса</w:t>
            </w:r>
          </w:p>
        </w:tc>
      </w:tr>
      <w:tr w:rsidR="004E1C81" w:rsidRPr="007036CE" w14:paraId="7B37CB92" w14:textId="77777777" w:rsidTr="00B0621B">
        <w:tc>
          <w:tcPr>
            <w:tcW w:w="1106" w:type="pct"/>
          </w:tcPr>
          <w:p w14:paraId="051CA447" w14:textId="77777777" w:rsidR="004E1C81" w:rsidRPr="007036CE" w:rsidRDefault="004E1C81">
            <w:pPr>
              <w:pStyle w:val="GOSTTablenorm"/>
            </w:pPr>
            <w:r w:rsidRPr="007036CE">
              <w:t>Код_валюты</w:t>
            </w:r>
          </w:p>
        </w:tc>
        <w:tc>
          <w:tcPr>
            <w:tcW w:w="303" w:type="pct"/>
          </w:tcPr>
          <w:p w14:paraId="36D6E2E1" w14:textId="77777777" w:rsidR="004E1C81" w:rsidRPr="007036CE" w:rsidRDefault="004E1C81">
            <w:pPr>
              <w:pStyle w:val="GOSTTablenorm"/>
            </w:pPr>
            <w:r w:rsidRPr="007036CE">
              <w:t>Да</w:t>
            </w:r>
          </w:p>
        </w:tc>
        <w:tc>
          <w:tcPr>
            <w:tcW w:w="1106" w:type="pct"/>
          </w:tcPr>
          <w:p w14:paraId="6CCA9638" w14:textId="77777777" w:rsidR="004E1C81" w:rsidRPr="007036CE" w:rsidRDefault="004E1C81">
            <w:pPr>
              <w:pStyle w:val="GOSTTablenorm"/>
            </w:pPr>
            <w:r w:rsidRPr="007036CE">
              <w:t>Код валюты</w:t>
            </w:r>
          </w:p>
        </w:tc>
        <w:tc>
          <w:tcPr>
            <w:tcW w:w="1106" w:type="pct"/>
          </w:tcPr>
          <w:p w14:paraId="32F1E34C" w14:textId="77777777" w:rsidR="004E1C81" w:rsidRPr="007036CE" w:rsidRDefault="004E1C81">
            <w:pPr>
              <w:pStyle w:val="GOSTTablenorm"/>
            </w:pPr>
            <w:r w:rsidRPr="007036CE">
              <w:t>-</w:t>
            </w:r>
          </w:p>
        </w:tc>
        <w:tc>
          <w:tcPr>
            <w:tcW w:w="1379" w:type="pct"/>
          </w:tcPr>
          <w:p w14:paraId="04A9A551" w14:textId="77777777" w:rsidR="004E1C81" w:rsidRPr="007036CE" w:rsidRDefault="004E1C81">
            <w:pPr>
              <w:pStyle w:val="GOSTTablenorm"/>
            </w:pPr>
            <w:r w:rsidRPr="007036CE">
              <w:t>Указывается значение «643»</w:t>
            </w:r>
          </w:p>
        </w:tc>
      </w:tr>
      <w:tr w:rsidR="00CE3062" w:rsidRPr="007036CE" w14:paraId="0B4DDCBF" w14:textId="77777777" w:rsidTr="00B0621B">
        <w:trPr>
          <w:ins w:id="12771" w:author="Сатлер Марина Викторовна" w:date="2024-03-20T09:55:00Z"/>
        </w:trPr>
        <w:tc>
          <w:tcPr>
            <w:tcW w:w="1106" w:type="pct"/>
          </w:tcPr>
          <w:p w14:paraId="26899441" w14:textId="77777777" w:rsidR="00CE3062" w:rsidRPr="007036CE" w:rsidRDefault="00CE3062" w:rsidP="00CE3062">
            <w:pPr>
              <w:pStyle w:val="GOSTTablenorm"/>
              <w:rPr>
                <w:ins w:id="12772" w:author="Сатлер Марина Викторовна" w:date="2024-03-20T09:55:00Z"/>
              </w:rPr>
            </w:pPr>
            <w:ins w:id="12773" w:author="Сатлер Марина Викторовна" w:date="2024-03-20T09:55:00Z">
              <w:r w:rsidRPr="007036CE">
                <w:rPr>
                  <w:szCs w:val="22"/>
                </w:rPr>
                <w:t>Код_валюты_учета</w:t>
              </w:r>
            </w:ins>
          </w:p>
        </w:tc>
        <w:tc>
          <w:tcPr>
            <w:tcW w:w="303" w:type="pct"/>
          </w:tcPr>
          <w:p w14:paraId="070950F7" w14:textId="77777777" w:rsidR="00CE3062" w:rsidRPr="007036CE" w:rsidRDefault="00CE3062" w:rsidP="00CE3062">
            <w:pPr>
              <w:pStyle w:val="GOSTTablenorm"/>
              <w:rPr>
                <w:ins w:id="12774" w:author="Сатлер Марина Викторовна" w:date="2024-03-20T09:55:00Z"/>
              </w:rPr>
            </w:pPr>
            <w:ins w:id="12775" w:author="Сатлер Марина Викторовна" w:date="2024-03-20T09:55:00Z">
              <w:r w:rsidRPr="007036CE">
                <w:rPr>
                  <w:szCs w:val="22"/>
                </w:rPr>
                <w:t>да</w:t>
              </w:r>
            </w:ins>
          </w:p>
        </w:tc>
        <w:tc>
          <w:tcPr>
            <w:tcW w:w="1106" w:type="pct"/>
          </w:tcPr>
          <w:p w14:paraId="0B73D4EC" w14:textId="77777777" w:rsidR="00CE3062" w:rsidRPr="007036CE" w:rsidRDefault="00CE3062" w:rsidP="00CE3062">
            <w:pPr>
              <w:pStyle w:val="GOSTTablenorm"/>
              <w:rPr>
                <w:ins w:id="12776" w:author="Сатлер Марина Викторовна" w:date="2024-03-20T09:55:00Z"/>
              </w:rPr>
            </w:pPr>
            <w:ins w:id="12777" w:author="Сатлер Марина Викторовна" w:date="2024-03-20T09:55:00Z">
              <w:r w:rsidRPr="007036CE">
                <w:rPr>
                  <w:szCs w:val="22"/>
                </w:rPr>
                <w:t>Код валюты учета по ОКВ</w:t>
              </w:r>
            </w:ins>
          </w:p>
        </w:tc>
        <w:tc>
          <w:tcPr>
            <w:tcW w:w="1106" w:type="pct"/>
          </w:tcPr>
          <w:p w14:paraId="75BC1642" w14:textId="77777777" w:rsidR="00CE3062" w:rsidRPr="007036CE" w:rsidRDefault="00CE3062" w:rsidP="00CE3062">
            <w:pPr>
              <w:pStyle w:val="GOSTTablenorm"/>
              <w:rPr>
                <w:ins w:id="12778" w:author="Сатлер Марина Викторовна" w:date="2024-03-20T09:55:00Z"/>
              </w:rPr>
            </w:pPr>
            <w:ins w:id="12779" w:author="Сатлер Марина Викторовна" w:date="2024-03-20T09:55:00Z">
              <w:r w:rsidRPr="007036CE">
                <w:t>-</w:t>
              </w:r>
            </w:ins>
          </w:p>
        </w:tc>
        <w:tc>
          <w:tcPr>
            <w:tcW w:w="1379" w:type="pct"/>
          </w:tcPr>
          <w:p w14:paraId="4BAEC87A" w14:textId="77777777" w:rsidR="00CE3062" w:rsidRPr="007036CE" w:rsidRDefault="00CE3062" w:rsidP="00CE3062">
            <w:pPr>
              <w:pStyle w:val="GOSTTablenorm"/>
              <w:rPr>
                <w:ins w:id="12780" w:author="Сатлер Марина Викторовна" w:date="2024-03-20T09:55:00Z"/>
              </w:rPr>
            </w:pPr>
            <w:ins w:id="12781" w:author="Сатлер Марина Викторовна" w:date="2024-03-20T09:55:00Z">
              <w:r w:rsidRPr="007036CE">
                <w:t>Указывается значение «643»</w:t>
              </w:r>
            </w:ins>
          </w:p>
        </w:tc>
      </w:tr>
      <w:tr w:rsidR="00CE3062" w:rsidRPr="007036CE" w14:paraId="6A143C8D" w14:textId="77777777" w:rsidTr="00B0621B">
        <w:tc>
          <w:tcPr>
            <w:tcW w:w="1106" w:type="pct"/>
          </w:tcPr>
          <w:p w14:paraId="451A387E" w14:textId="77777777" w:rsidR="00CE3062" w:rsidRPr="007036CE" w:rsidRDefault="00CE3062" w:rsidP="00CE3062">
            <w:pPr>
              <w:pStyle w:val="GOSTTablenorm"/>
            </w:pPr>
            <w:r w:rsidRPr="007036CE">
              <w:t>Код_бюджета</w:t>
            </w:r>
          </w:p>
        </w:tc>
        <w:tc>
          <w:tcPr>
            <w:tcW w:w="303" w:type="pct"/>
          </w:tcPr>
          <w:p w14:paraId="19F620F4" w14:textId="77777777" w:rsidR="00CE3062" w:rsidRPr="007036CE" w:rsidRDefault="00CE3062" w:rsidP="00CE3062">
            <w:pPr>
              <w:pStyle w:val="GOSTTablenorm"/>
            </w:pPr>
            <w:r w:rsidRPr="007036CE">
              <w:t>Нет</w:t>
            </w:r>
          </w:p>
        </w:tc>
        <w:tc>
          <w:tcPr>
            <w:tcW w:w="1106" w:type="pct"/>
          </w:tcPr>
          <w:p w14:paraId="125AE8B1" w14:textId="77777777" w:rsidR="00CE3062" w:rsidRPr="007036CE" w:rsidRDefault="00CE3062" w:rsidP="00CE3062">
            <w:pPr>
              <w:pStyle w:val="GOSTTablenorm"/>
            </w:pPr>
            <w:r w:rsidRPr="007036CE">
              <w:t>Код бюджета</w:t>
            </w:r>
          </w:p>
        </w:tc>
        <w:tc>
          <w:tcPr>
            <w:tcW w:w="1106" w:type="pct"/>
          </w:tcPr>
          <w:p w14:paraId="449D7CAE" w14:textId="77777777" w:rsidR="00CE3062" w:rsidRPr="007036CE" w:rsidRDefault="00CE3062" w:rsidP="00CE3062">
            <w:pPr>
              <w:pStyle w:val="GOSTTablenorm"/>
            </w:pPr>
            <w:r w:rsidRPr="007036CE">
              <w:t>BUDGET_CODE</w:t>
            </w:r>
          </w:p>
        </w:tc>
        <w:tc>
          <w:tcPr>
            <w:tcW w:w="1379" w:type="pct"/>
          </w:tcPr>
          <w:p w14:paraId="68C509C2" w14:textId="77777777" w:rsidR="00CE3062" w:rsidRPr="007036CE" w:rsidRDefault="00CE3062" w:rsidP="00CE3062">
            <w:pPr>
              <w:pStyle w:val="GOSTTablenorm"/>
            </w:pPr>
            <w:r w:rsidRPr="007036CE">
              <w:t>-</w:t>
            </w:r>
          </w:p>
        </w:tc>
      </w:tr>
      <w:tr w:rsidR="00CE3062" w:rsidRPr="007036CE" w14:paraId="391B4053" w14:textId="77777777" w:rsidTr="00B0621B">
        <w:tc>
          <w:tcPr>
            <w:tcW w:w="1106" w:type="pct"/>
          </w:tcPr>
          <w:p w14:paraId="2563EEB3" w14:textId="77777777" w:rsidR="00CE3062" w:rsidRPr="007036CE" w:rsidRDefault="00CE3062" w:rsidP="00CE3062">
            <w:pPr>
              <w:pStyle w:val="GOSTTablenorm"/>
            </w:pPr>
            <w:r w:rsidRPr="007036CE">
              <w:t>Тип_бюджета</w:t>
            </w:r>
          </w:p>
        </w:tc>
        <w:tc>
          <w:tcPr>
            <w:tcW w:w="303" w:type="pct"/>
          </w:tcPr>
          <w:p w14:paraId="05C91E13" w14:textId="77777777" w:rsidR="00CE3062" w:rsidRPr="007036CE" w:rsidRDefault="00CE3062" w:rsidP="00CE3062">
            <w:pPr>
              <w:pStyle w:val="GOSTTablenorm"/>
            </w:pPr>
            <w:r w:rsidRPr="007036CE">
              <w:t>Да</w:t>
            </w:r>
          </w:p>
        </w:tc>
        <w:tc>
          <w:tcPr>
            <w:tcW w:w="1106" w:type="pct"/>
          </w:tcPr>
          <w:p w14:paraId="0F93789A" w14:textId="77777777" w:rsidR="00CE3062" w:rsidRPr="007036CE" w:rsidRDefault="00CE3062" w:rsidP="00CE3062">
            <w:pPr>
              <w:pStyle w:val="GOSTTablenorm"/>
            </w:pPr>
            <w:r w:rsidRPr="007036CE">
              <w:t>Тип бюджета</w:t>
            </w:r>
          </w:p>
        </w:tc>
        <w:tc>
          <w:tcPr>
            <w:tcW w:w="1106" w:type="pct"/>
          </w:tcPr>
          <w:p w14:paraId="27865A2E" w14:textId="77777777" w:rsidR="00CE3062" w:rsidRPr="007036CE" w:rsidRDefault="00CE3062" w:rsidP="00CE3062">
            <w:pPr>
              <w:pStyle w:val="GOSTTablenorm"/>
            </w:pPr>
            <w:r w:rsidRPr="007036CE">
              <w:t>BUDGET_CODE</w:t>
            </w:r>
          </w:p>
        </w:tc>
        <w:tc>
          <w:tcPr>
            <w:tcW w:w="1379" w:type="pct"/>
          </w:tcPr>
          <w:p w14:paraId="683E4CF5" w14:textId="77777777" w:rsidR="00CE3062" w:rsidRPr="007036CE" w:rsidRDefault="00CE3062" w:rsidP="00CE3062">
            <w:pPr>
              <w:pStyle w:val="GOSTTablenorm"/>
            </w:pPr>
            <w:r w:rsidRPr="007036CE">
              <w:t>Тип бюджета определяется по справочнику «Бюджеты» (поиск по значению «Код бюджета»)</w:t>
            </w:r>
          </w:p>
        </w:tc>
      </w:tr>
      <w:tr w:rsidR="00CE3062" w:rsidRPr="007036CE" w14:paraId="41351180" w14:textId="77777777" w:rsidTr="00B0621B">
        <w:tc>
          <w:tcPr>
            <w:tcW w:w="1106" w:type="pct"/>
          </w:tcPr>
          <w:p w14:paraId="657F8A84" w14:textId="77777777" w:rsidR="00CE3062" w:rsidRPr="007036CE" w:rsidRDefault="00CE3062" w:rsidP="00CE3062">
            <w:pPr>
              <w:pStyle w:val="GOSTTablenorm"/>
            </w:pPr>
            <w:r w:rsidRPr="007036CE">
              <w:t>Дата_ввода_в_действие</w:t>
            </w:r>
          </w:p>
        </w:tc>
        <w:tc>
          <w:tcPr>
            <w:tcW w:w="303" w:type="pct"/>
          </w:tcPr>
          <w:p w14:paraId="68F1C60A" w14:textId="77777777" w:rsidR="00CE3062" w:rsidRPr="007036CE" w:rsidRDefault="00CE3062" w:rsidP="00CE3062">
            <w:pPr>
              <w:pStyle w:val="GOSTTablenorm"/>
            </w:pPr>
            <w:r w:rsidRPr="007036CE">
              <w:t>Нет</w:t>
            </w:r>
          </w:p>
        </w:tc>
        <w:tc>
          <w:tcPr>
            <w:tcW w:w="1106" w:type="pct"/>
          </w:tcPr>
          <w:p w14:paraId="1E47508A" w14:textId="77777777" w:rsidR="00CE3062" w:rsidRPr="007036CE" w:rsidRDefault="00CE3062" w:rsidP="00CE3062">
            <w:pPr>
              <w:pStyle w:val="GOSTTablenorm"/>
            </w:pPr>
            <w:r w:rsidRPr="007036CE">
              <w:t>Дата ввода в действие</w:t>
            </w:r>
          </w:p>
        </w:tc>
        <w:tc>
          <w:tcPr>
            <w:tcW w:w="1106" w:type="pct"/>
          </w:tcPr>
          <w:p w14:paraId="30E98EFB" w14:textId="77777777" w:rsidR="00CE3062" w:rsidRPr="007036CE" w:rsidRDefault="00CE3062" w:rsidP="00CE3062">
            <w:pPr>
              <w:pStyle w:val="GOSTTablenorm"/>
            </w:pPr>
            <w:r w:rsidRPr="007036CE">
              <w:t>EVENT_DATE</w:t>
            </w:r>
          </w:p>
        </w:tc>
        <w:tc>
          <w:tcPr>
            <w:tcW w:w="1379" w:type="pct"/>
          </w:tcPr>
          <w:p w14:paraId="0B1F0CA7" w14:textId="77777777" w:rsidR="00CE3062" w:rsidRPr="007036CE" w:rsidRDefault="00CE3062" w:rsidP="00CE3062">
            <w:pPr>
              <w:pStyle w:val="GOSTTablenorm"/>
            </w:pPr>
            <w:r w:rsidRPr="007036CE">
              <w:t>-</w:t>
            </w:r>
          </w:p>
        </w:tc>
      </w:tr>
      <w:tr w:rsidR="009E22F1" w:rsidRPr="007036CE" w14:paraId="5A32B848" w14:textId="77777777" w:rsidTr="00B0621B">
        <w:trPr>
          <w:ins w:id="12782" w:author="Сатлер Марина Викторовна" w:date="2024-04-16T15:19:00Z"/>
        </w:trPr>
        <w:tc>
          <w:tcPr>
            <w:tcW w:w="1106" w:type="pct"/>
          </w:tcPr>
          <w:p w14:paraId="2BED2322" w14:textId="77777777" w:rsidR="009E22F1" w:rsidRPr="007036CE" w:rsidRDefault="009E22F1" w:rsidP="009E22F1">
            <w:pPr>
              <w:pStyle w:val="GOSTTablenorm"/>
              <w:rPr>
                <w:ins w:id="12783" w:author="Сатлер Марина Викторовна" w:date="2024-04-16T15:19:00Z"/>
              </w:rPr>
            </w:pPr>
            <w:ins w:id="12784" w:author="Сатлер Марина Викторовна" w:date="2024-04-16T15:19:00Z">
              <w:r w:rsidRPr="007036CE">
                <w:t>Номер_ЛС</w:t>
              </w:r>
            </w:ins>
          </w:p>
        </w:tc>
        <w:tc>
          <w:tcPr>
            <w:tcW w:w="303" w:type="pct"/>
          </w:tcPr>
          <w:p w14:paraId="43699BB4" w14:textId="77777777" w:rsidR="009E22F1" w:rsidRPr="007036CE" w:rsidRDefault="009E22F1" w:rsidP="009E22F1">
            <w:pPr>
              <w:pStyle w:val="GOSTTablenorm"/>
              <w:rPr>
                <w:ins w:id="12785" w:author="Сатлер Марина Викторовна" w:date="2024-04-16T15:19:00Z"/>
              </w:rPr>
            </w:pPr>
            <w:ins w:id="12786" w:author="Сатлер Марина Викторовна" w:date="2024-04-16T15:19:00Z">
              <w:r w:rsidRPr="007036CE">
                <w:t>Нет</w:t>
              </w:r>
            </w:ins>
          </w:p>
        </w:tc>
        <w:tc>
          <w:tcPr>
            <w:tcW w:w="1106" w:type="pct"/>
          </w:tcPr>
          <w:p w14:paraId="458725C0" w14:textId="77777777" w:rsidR="009E22F1" w:rsidRPr="007036CE" w:rsidRDefault="009E22F1" w:rsidP="009E22F1">
            <w:pPr>
              <w:pStyle w:val="GOSTTablenorm"/>
              <w:rPr>
                <w:ins w:id="12787" w:author="Сатлер Марина Викторовна" w:date="2024-04-16T15:19:00Z"/>
              </w:rPr>
            </w:pPr>
            <w:ins w:id="12788" w:author="Сатлер Марина Викторовна" w:date="2024-04-16T15:19:00Z">
              <w:r w:rsidRPr="007036CE">
                <w:t>ЛС</w:t>
              </w:r>
            </w:ins>
          </w:p>
        </w:tc>
        <w:tc>
          <w:tcPr>
            <w:tcW w:w="1106" w:type="pct"/>
          </w:tcPr>
          <w:p w14:paraId="6CC01D06" w14:textId="77777777" w:rsidR="009E22F1" w:rsidRPr="007036CE" w:rsidRDefault="009E22F1" w:rsidP="009E22F1">
            <w:pPr>
              <w:pStyle w:val="GOSTTablenorm"/>
              <w:rPr>
                <w:ins w:id="12789" w:author="Сатлер Марина Викторовна" w:date="2024-04-16T15:19:00Z"/>
              </w:rPr>
            </w:pPr>
            <w:ins w:id="12790" w:author="Сатлер Марина Викторовна" w:date="2024-04-16T15:19:00Z">
              <w:r w:rsidRPr="007036CE">
                <w:t>PA</w:t>
              </w:r>
            </w:ins>
          </w:p>
        </w:tc>
        <w:tc>
          <w:tcPr>
            <w:tcW w:w="1379" w:type="pct"/>
          </w:tcPr>
          <w:p w14:paraId="21266D10" w14:textId="77777777" w:rsidR="009E22F1" w:rsidRPr="007036CE" w:rsidRDefault="009E22F1" w:rsidP="009E22F1">
            <w:pPr>
              <w:pStyle w:val="GOSTTablenorm"/>
              <w:rPr>
                <w:ins w:id="12791" w:author="Сатлер Марина Викторовна" w:date="2024-04-16T15:19:00Z"/>
              </w:rPr>
            </w:pPr>
            <w:ins w:id="12792" w:author="Сатлер Марина Викторовна" w:date="2024-04-16T15:19:00Z">
              <w:r w:rsidRPr="007036CE">
                <w:t>-</w:t>
              </w:r>
            </w:ins>
          </w:p>
        </w:tc>
      </w:tr>
      <w:tr w:rsidR="009E22F1" w:rsidRPr="007036CE" w14:paraId="3E031620" w14:textId="77777777" w:rsidTr="00B0621B">
        <w:trPr>
          <w:ins w:id="12793" w:author="Сатлер Марина Викторовна" w:date="2024-04-16T15:19:00Z"/>
        </w:trPr>
        <w:tc>
          <w:tcPr>
            <w:tcW w:w="1106" w:type="pct"/>
          </w:tcPr>
          <w:p w14:paraId="66D48835" w14:textId="77777777" w:rsidR="009E22F1" w:rsidRPr="007036CE" w:rsidRDefault="009E22F1" w:rsidP="009E22F1">
            <w:pPr>
              <w:pStyle w:val="GOSTTablenorm"/>
              <w:rPr>
                <w:ins w:id="12794" w:author="Сатлер Марина Викторовна" w:date="2024-04-16T15:19:00Z"/>
              </w:rPr>
            </w:pPr>
            <w:ins w:id="12795" w:author="Сатлер Марина Викторовна" w:date="2024-04-16T15:19:00Z">
              <w:r w:rsidRPr="007036CE">
                <w:lastRenderedPageBreak/>
                <w:t>Код_контура</w:t>
              </w:r>
            </w:ins>
          </w:p>
        </w:tc>
        <w:tc>
          <w:tcPr>
            <w:tcW w:w="303" w:type="pct"/>
          </w:tcPr>
          <w:p w14:paraId="027A423C" w14:textId="77777777" w:rsidR="009E22F1" w:rsidRPr="007036CE" w:rsidRDefault="009E22F1" w:rsidP="009E22F1">
            <w:pPr>
              <w:pStyle w:val="GOSTTablenorm"/>
              <w:rPr>
                <w:ins w:id="12796" w:author="Сатлер Марина Викторовна" w:date="2024-04-16T15:19:00Z"/>
              </w:rPr>
            </w:pPr>
            <w:ins w:id="12797" w:author="Сатлер Марина Викторовна" w:date="2024-04-16T15:19:00Z">
              <w:r w:rsidRPr="007036CE">
                <w:t>Нет</w:t>
              </w:r>
            </w:ins>
          </w:p>
        </w:tc>
        <w:tc>
          <w:tcPr>
            <w:tcW w:w="1106" w:type="pct"/>
          </w:tcPr>
          <w:p w14:paraId="274B9745" w14:textId="77777777" w:rsidR="009E22F1" w:rsidRPr="007036CE" w:rsidRDefault="009E22F1" w:rsidP="009E22F1">
            <w:pPr>
              <w:pStyle w:val="GOSTTablenorm"/>
              <w:rPr>
                <w:ins w:id="12798" w:author="Сатлер Марина Викторовна" w:date="2024-04-16T15:19:00Z"/>
              </w:rPr>
            </w:pPr>
            <w:ins w:id="12799" w:author="Сатлер Марина Викторовна" w:date="2024-04-16T15:19:00Z">
              <w:r w:rsidRPr="007036CE">
                <w:t>Контур</w:t>
              </w:r>
            </w:ins>
          </w:p>
        </w:tc>
        <w:tc>
          <w:tcPr>
            <w:tcW w:w="1106" w:type="pct"/>
          </w:tcPr>
          <w:p w14:paraId="19F6F0A3" w14:textId="77777777" w:rsidR="009E22F1" w:rsidRPr="007036CE" w:rsidRDefault="009E22F1" w:rsidP="009E22F1">
            <w:pPr>
              <w:pStyle w:val="GOSTTablenorm"/>
              <w:rPr>
                <w:ins w:id="12800" w:author="Сатлер Марина Викторовна" w:date="2024-04-16T15:19:00Z"/>
              </w:rPr>
            </w:pPr>
            <w:ins w:id="12801" w:author="Сатлер Марина Викторовна" w:date="2024-04-16T15:19:00Z">
              <w:r w:rsidRPr="007036CE">
                <w:t>CONTUR</w:t>
              </w:r>
            </w:ins>
          </w:p>
        </w:tc>
        <w:tc>
          <w:tcPr>
            <w:tcW w:w="1379" w:type="pct"/>
          </w:tcPr>
          <w:p w14:paraId="317A5B08" w14:textId="77777777" w:rsidR="009E22F1" w:rsidRPr="007036CE" w:rsidRDefault="009E22F1" w:rsidP="009E22F1">
            <w:pPr>
              <w:pStyle w:val="GOSTTablenorm"/>
              <w:rPr>
                <w:ins w:id="12802" w:author="Сатлер Марина Викторовна" w:date="2024-04-16T15:19:00Z"/>
              </w:rPr>
            </w:pPr>
            <w:ins w:id="12803" w:author="Сатлер Марина Викторовна" w:date="2024-04-16T15:19:00Z">
              <w:r w:rsidRPr="007036CE">
                <w:t>-</w:t>
              </w:r>
            </w:ins>
          </w:p>
        </w:tc>
      </w:tr>
      <w:tr w:rsidR="009E22F1" w:rsidRPr="007036CE" w14:paraId="3E190C34" w14:textId="77777777" w:rsidTr="00B0621B">
        <w:tc>
          <w:tcPr>
            <w:tcW w:w="1106" w:type="pct"/>
          </w:tcPr>
          <w:p w14:paraId="1774A9C3" w14:textId="77777777" w:rsidR="009E22F1" w:rsidRPr="007036CE" w:rsidRDefault="009E22F1" w:rsidP="009E22F1">
            <w:pPr>
              <w:pStyle w:val="GOSTTablenorm"/>
            </w:pPr>
            <w:r w:rsidRPr="007036CE">
              <w:t>Номер_строки</w:t>
            </w:r>
          </w:p>
        </w:tc>
        <w:tc>
          <w:tcPr>
            <w:tcW w:w="303" w:type="pct"/>
          </w:tcPr>
          <w:p w14:paraId="71A15309" w14:textId="77777777" w:rsidR="009E22F1" w:rsidRPr="007036CE" w:rsidRDefault="009E22F1" w:rsidP="009E22F1">
            <w:pPr>
              <w:pStyle w:val="GOSTTablenorm"/>
            </w:pPr>
            <w:r w:rsidRPr="007036CE">
              <w:t>Нет</w:t>
            </w:r>
          </w:p>
        </w:tc>
        <w:tc>
          <w:tcPr>
            <w:tcW w:w="1106" w:type="pct"/>
          </w:tcPr>
          <w:p w14:paraId="54FB7F1F" w14:textId="77777777" w:rsidR="009E22F1" w:rsidRPr="007036CE" w:rsidRDefault="009E22F1" w:rsidP="009E22F1">
            <w:pPr>
              <w:pStyle w:val="GOSTTablenorm"/>
            </w:pPr>
            <w:r w:rsidRPr="007036CE">
              <w:t>Номер строки</w:t>
            </w:r>
          </w:p>
        </w:tc>
        <w:tc>
          <w:tcPr>
            <w:tcW w:w="1106" w:type="pct"/>
          </w:tcPr>
          <w:p w14:paraId="4F48B608" w14:textId="77777777" w:rsidR="009E22F1" w:rsidRPr="007036CE" w:rsidRDefault="009E22F1" w:rsidP="009E22F1">
            <w:pPr>
              <w:pStyle w:val="GOSTTablenorm"/>
            </w:pPr>
            <w:ins w:id="12804" w:author="Сатлер Марина Викторовна" w:date="2024-04-16T15:20:00Z">
              <w:r w:rsidRPr="007036CE">
                <w:rPr>
                  <w:b/>
                  <w:szCs w:val="24"/>
                  <w:lang w:val="en-US"/>
                </w:rPr>
                <w:t>SECTION_1</w:t>
              </w:r>
              <w:r w:rsidRPr="007036CE">
                <w:rPr>
                  <w:b/>
                  <w:szCs w:val="24"/>
                </w:rPr>
                <w:t>:</w:t>
              </w:r>
            </w:ins>
            <w:r w:rsidRPr="007036CE">
              <w:t>NUMBROW</w:t>
            </w:r>
          </w:p>
        </w:tc>
        <w:tc>
          <w:tcPr>
            <w:tcW w:w="1379" w:type="pct"/>
          </w:tcPr>
          <w:p w14:paraId="337C2EB8" w14:textId="77777777" w:rsidR="009E22F1" w:rsidRPr="007036CE" w:rsidRDefault="009E22F1" w:rsidP="009E22F1">
            <w:pPr>
              <w:pStyle w:val="GOSTTablenorm"/>
            </w:pPr>
            <w:r w:rsidRPr="007036CE">
              <w:t>-</w:t>
            </w:r>
          </w:p>
        </w:tc>
      </w:tr>
      <w:tr w:rsidR="009E22F1" w:rsidRPr="007036CE" w14:paraId="650F6CFF" w14:textId="77777777" w:rsidTr="00B0621B">
        <w:tc>
          <w:tcPr>
            <w:tcW w:w="1106" w:type="pct"/>
          </w:tcPr>
          <w:p w14:paraId="61F60C0B" w14:textId="77777777" w:rsidR="009E22F1" w:rsidRPr="007036CE" w:rsidRDefault="009E22F1" w:rsidP="009E22F1">
            <w:pPr>
              <w:pStyle w:val="GOSTTablenorm"/>
            </w:pPr>
            <w:r w:rsidRPr="007036CE">
              <w:t>КБК</w:t>
            </w:r>
          </w:p>
        </w:tc>
        <w:tc>
          <w:tcPr>
            <w:tcW w:w="303" w:type="pct"/>
          </w:tcPr>
          <w:p w14:paraId="3738E414" w14:textId="77777777" w:rsidR="009E22F1" w:rsidRPr="007036CE" w:rsidRDefault="009E22F1" w:rsidP="009E22F1">
            <w:pPr>
              <w:pStyle w:val="GOSTTablenorm"/>
            </w:pPr>
            <w:r w:rsidRPr="007036CE">
              <w:t>Нет</w:t>
            </w:r>
          </w:p>
        </w:tc>
        <w:tc>
          <w:tcPr>
            <w:tcW w:w="1106" w:type="pct"/>
          </w:tcPr>
          <w:p w14:paraId="1C92A431" w14:textId="77777777" w:rsidR="009E22F1" w:rsidRPr="007036CE" w:rsidRDefault="009E22F1" w:rsidP="009E22F1">
            <w:pPr>
              <w:pStyle w:val="GOSTTablenorm"/>
            </w:pPr>
            <w:r w:rsidRPr="007036CE">
              <w:t>КБК</w:t>
            </w:r>
          </w:p>
        </w:tc>
        <w:tc>
          <w:tcPr>
            <w:tcW w:w="1106" w:type="pct"/>
          </w:tcPr>
          <w:p w14:paraId="40B1A5DF" w14:textId="77777777" w:rsidR="009E22F1" w:rsidRPr="007036CE" w:rsidRDefault="009E22F1" w:rsidP="009E22F1">
            <w:pPr>
              <w:pStyle w:val="GOSTTablenorm"/>
            </w:pPr>
            <w:ins w:id="12805" w:author="Сатлер Марина Викторовна" w:date="2024-04-16T15:20:00Z">
              <w:r w:rsidRPr="007036CE">
                <w:rPr>
                  <w:b/>
                  <w:szCs w:val="24"/>
                  <w:lang w:val="en-US"/>
                </w:rPr>
                <w:t>SECTION_1</w:t>
              </w:r>
              <w:r w:rsidRPr="007036CE">
                <w:rPr>
                  <w:b/>
                  <w:szCs w:val="24"/>
                </w:rPr>
                <w:t>:</w:t>
              </w:r>
            </w:ins>
            <w:r w:rsidRPr="007036CE">
              <w:t>KBK</w:t>
            </w:r>
          </w:p>
        </w:tc>
        <w:tc>
          <w:tcPr>
            <w:tcW w:w="1379" w:type="pct"/>
          </w:tcPr>
          <w:p w14:paraId="7A352D15" w14:textId="77777777" w:rsidR="009E22F1" w:rsidRPr="007036CE" w:rsidRDefault="009E22F1" w:rsidP="009E22F1">
            <w:pPr>
              <w:pStyle w:val="GOSTTablenorm"/>
            </w:pPr>
            <w:r w:rsidRPr="007036CE">
              <w:t>-</w:t>
            </w:r>
          </w:p>
        </w:tc>
      </w:tr>
      <w:tr w:rsidR="009E22F1" w:rsidRPr="007036CE" w14:paraId="1D281945" w14:textId="77777777" w:rsidTr="00B0621B">
        <w:tc>
          <w:tcPr>
            <w:tcW w:w="1106" w:type="pct"/>
          </w:tcPr>
          <w:p w14:paraId="1BD561E8" w14:textId="77777777" w:rsidR="009E22F1" w:rsidRPr="007036CE" w:rsidRDefault="009E22F1" w:rsidP="009E22F1">
            <w:pPr>
              <w:pStyle w:val="GOSTTablenorm"/>
            </w:pPr>
            <w:r w:rsidRPr="007036CE">
              <w:t>Код_цели</w:t>
            </w:r>
          </w:p>
        </w:tc>
        <w:tc>
          <w:tcPr>
            <w:tcW w:w="303" w:type="pct"/>
          </w:tcPr>
          <w:p w14:paraId="6419D101" w14:textId="77777777" w:rsidR="009E22F1" w:rsidRPr="007036CE" w:rsidRDefault="009E22F1" w:rsidP="009E22F1">
            <w:pPr>
              <w:pStyle w:val="GOSTTablenorm"/>
            </w:pPr>
            <w:r w:rsidRPr="007036CE">
              <w:t>Нет</w:t>
            </w:r>
          </w:p>
        </w:tc>
        <w:tc>
          <w:tcPr>
            <w:tcW w:w="1106" w:type="pct"/>
          </w:tcPr>
          <w:p w14:paraId="4D73F764" w14:textId="77777777" w:rsidR="009E22F1" w:rsidRPr="007036CE" w:rsidRDefault="009E22F1" w:rsidP="009E22F1">
            <w:pPr>
              <w:pStyle w:val="GOSTTablenorm"/>
            </w:pPr>
            <w:r w:rsidRPr="007036CE">
              <w:t>Код цели (аналитический код)</w:t>
            </w:r>
          </w:p>
        </w:tc>
        <w:tc>
          <w:tcPr>
            <w:tcW w:w="1106" w:type="pct"/>
          </w:tcPr>
          <w:p w14:paraId="74E6A3F9" w14:textId="77777777" w:rsidR="009E22F1" w:rsidRPr="007036CE" w:rsidRDefault="009E22F1" w:rsidP="009E22F1">
            <w:pPr>
              <w:pStyle w:val="GOSTTablenorm"/>
            </w:pPr>
            <w:ins w:id="12806" w:author="Сатлер Марина Викторовна" w:date="2024-04-16T15:20:00Z">
              <w:r w:rsidRPr="007036CE">
                <w:rPr>
                  <w:b/>
                  <w:szCs w:val="24"/>
                  <w:lang w:val="en-US"/>
                </w:rPr>
                <w:t>SECTION_1</w:t>
              </w:r>
              <w:r w:rsidRPr="007036CE">
                <w:rPr>
                  <w:b/>
                  <w:szCs w:val="24"/>
                </w:rPr>
                <w:t>:</w:t>
              </w:r>
            </w:ins>
            <w:r w:rsidRPr="007036CE">
              <w:t>TARGETCODE</w:t>
            </w:r>
          </w:p>
        </w:tc>
        <w:tc>
          <w:tcPr>
            <w:tcW w:w="1379" w:type="pct"/>
          </w:tcPr>
          <w:p w14:paraId="4F2D6FD5" w14:textId="77777777" w:rsidR="009E22F1" w:rsidRPr="007036CE" w:rsidRDefault="009E22F1" w:rsidP="009E22F1">
            <w:pPr>
              <w:pStyle w:val="GOSTTablenorm"/>
            </w:pPr>
            <w:r w:rsidRPr="007036CE">
              <w:t>-</w:t>
            </w:r>
          </w:p>
        </w:tc>
      </w:tr>
      <w:tr w:rsidR="009E22F1" w:rsidRPr="007036CE" w14:paraId="08A847C0" w14:textId="77777777" w:rsidTr="00B0621B">
        <w:tc>
          <w:tcPr>
            <w:tcW w:w="1106" w:type="pct"/>
          </w:tcPr>
          <w:p w14:paraId="265E2C35" w14:textId="77777777" w:rsidR="009E22F1" w:rsidRPr="007036CE" w:rsidRDefault="009E22F1" w:rsidP="009E22F1">
            <w:pPr>
              <w:pStyle w:val="GOSTTablenorm"/>
            </w:pPr>
            <w:r w:rsidRPr="007036CE">
              <w:t>ОКС_укр</w:t>
            </w:r>
            <w:del w:id="12807" w:author="Сатлер Марина Викторовна" w:date="2024-03-12T16:55:00Z">
              <w:r w:rsidRPr="007036CE" w:rsidDel="007E0FE4">
                <w:delText xml:space="preserve"> </w:delText>
              </w:r>
            </w:del>
          </w:p>
        </w:tc>
        <w:tc>
          <w:tcPr>
            <w:tcW w:w="303" w:type="pct"/>
          </w:tcPr>
          <w:p w14:paraId="05D2B351" w14:textId="77777777" w:rsidR="009E22F1" w:rsidRPr="007036CE" w:rsidRDefault="009E22F1" w:rsidP="009E22F1">
            <w:pPr>
              <w:pStyle w:val="GOSTTablenorm"/>
            </w:pPr>
            <w:r w:rsidRPr="007036CE">
              <w:t>Нет</w:t>
            </w:r>
          </w:p>
        </w:tc>
        <w:tc>
          <w:tcPr>
            <w:tcW w:w="1106" w:type="pct"/>
          </w:tcPr>
          <w:p w14:paraId="7F35D787" w14:textId="77777777" w:rsidR="009E22F1" w:rsidRPr="007036CE" w:rsidRDefault="009E22F1" w:rsidP="009E22F1">
            <w:pPr>
              <w:pStyle w:val="GOSTTablenorm"/>
            </w:pPr>
            <w:r w:rsidRPr="007036CE">
              <w:t>Код ОКС</w:t>
            </w:r>
          </w:p>
        </w:tc>
        <w:tc>
          <w:tcPr>
            <w:tcW w:w="1106" w:type="pct"/>
          </w:tcPr>
          <w:p w14:paraId="4F9A6395" w14:textId="77777777" w:rsidR="009E22F1" w:rsidRPr="007036CE" w:rsidRDefault="009E22F1" w:rsidP="009E22F1">
            <w:pPr>
              <w:pStyle w:val="GOSTTablenorm"/>
            </w:pPr>
            <w:ins w:id="12808" w:author="Сатлер Марина Викторовна" w:date="2024-04-16T15:20:00Z">
              <w:r w:rsidRPr="007036CE">
                <w:rPr>
                  <w:b/>
                  <w:szCs w:val="24"/>
                  <w:lang w:val="en-US"/>
                </w:rPr>
                <w:t>SECTION_1</w:t>
              </w:r>
              <w:r w:rsidRPr="007036CE">
                <w:rPr>
                  <w:b/>
                  <w:szCs w:val="24"/>
                </w:rPr>
                <w:t>:</w:t>
              </w:r>
            </w:ins>
            <w:r w:rsidRPr="007036CE">
              <w:t>OKSCODE</w:t>
            </w:r>
          </w:p>
        </w:tc>
        <w:tc>
          <w:tcPr>
            <w:tcW w:w="1379" w:type="pct"/>
          </w:tcPr>
          <w:p w14:paraId="70EB299C" w14:textId="77777777" w:rsidR="009E22F1" w:rsidRPr="007036CE" w:rsidRDefault="009E22F1" w:rsidP="009E22F1">
            <w:pPr>
              <w:pStyle w:val="GOSTTablenorm"/>
            </w:pPr>
            <w:r w:rsidRPr="007036CE">
              <w:t>-</w:t>
            </w:r>
          </w:p>
        </w:tc>
      </w:tr>
      <w:tr w:rsidR="009E22F1" w:rsidRPr="007036CE" w14:paraId="0F6E9EFC" w14:textId="77777777" w:rsidTr="00B0621B">
        <w:tc>
          <w:tcPr>
            <w:tcW w:w="1106" w:type="pct"/>
          </w:tcPr>
          <w:p w14:paraId="3AD550D0" w14:textId="77777777" w:rsidR="009E22F1" w:rsidRPr="007036CE" w:rsidRDefault="009E22F1" w:rsidP="009E22F1">
            <w:pPr>
              <w:pStyle w:val="GOSTTablenorm"/>
            </w:pPr>
            <w:r w:rsidRPr="007036CE">
              <w:t>Тип_КБК</w:t>
            </w:r>
          </w:p>
        </w:tc>
        <w:tc>
          <w:tcPr>
            <w:tcW w:w="303" w:type="pct"/>
          </w:tcPr>
          <w:p w14:paraId="248A2104" w14:textId="77777777" w:rsidR="009E22F1" w:rsidRPr="007036CE" w:rsidRDefault="009E22F1" w:rsidP="009E22F1">
            <w:pPr>
              <w:pStyle w:val="GOSTTablenorm"/>
            </w:pPr>
            <w:r w:rsidRPr="007036CE">
              <w:t>Нет</w:t>
            </w:r>
          </w:p>
        </w:tc>
        <w:tc>
          <w:tcPr>
            <w:tcW w:w="1106" w:type="pct"/>
          </w:tcPr>
          <w:p w14:paraId="62216E0B" w14:textId="77777777" w:rsidR="009E22F1" w:rsidRPr="007036CE" w:rsidRDefault="009E22F1" w:rsidP="009E22F1">
            <w:pPr>
              <w:pStyle w:val="GOSTTablenorm"/>
            </w:pPr>
            <w:r w:rsidRPr="007036CE">
              <w:t>Тип КБК</w:t>
            </w:r>
          </w:p>
        </w:tc>
        <w:tc>
          <w:tcPr>
            <w:tcW w:w="1106" w:type="pct"/>
          </w:tcPr>
          <w:p w14:paraId="378782CC" w14:textId="77777777" w:rsidR="009E22F1" w:rsidRPr="007036CE" w:rsidRDefault="009E22F1" w:rsidP="009E22F1">
            <w:pPr>
              <w:pStyle w:val="GOSTTablenorm"/>
            </w:pPr>
            <w:ins w:id="12809" w:author="Сатлер Марина Викторовна" w:date="2024-04-16T15:20:00Z">
              <w:r w:rsidRPr="007036CE">
                <w:rPr>
                  <w:b/>
                  <w:szCs w:val="24"/>
                  <w:lang w:val="en-US"/>
                </w:rPr>
                <w:t>SECTION_1</w:t>
              </w:r>
              <w:r w:rsidRPr="007036CE">
                <w:rPr>
                  <w:b/>
                  <w:szCs w:val="24"/>
                </w:rPr>
                <w:t>:</w:t>
              </w:r>
            </w:ins>
            <w:r w:rsidRPr="007036CE">
              <w:t>TYPEKBK</w:t>
            </w:r>
          </w:p>
        </w:tc>
        <w:tc>
          <w:tcPr>
            <w:tcW w:w="1379" w:type="pct"/>
          </w:tcPr>
          <w:p w14:paraId="64B1AE0A" w14:textId="77777777" w:rsidR="009E22F1" w:rsidRPr="007036CE" w:rsidRDefault="009E22F1" w:rsidP="009E22F1">
            <w:pPr>
              <w:pStyle w:val="GOSTTablenorm"/>
            </w:pPr>
            <w:r w:rsidRPr="007036CE">
              <w:t>-</w:t>
            </w:r>
          </w:p>
        </w:tc>
      </w:tr>
      <w:tr w:rsidR="009E22F1" w:rsidRPr="007036CE" w:rsidDel="009E22F1" w14:paraId="7DD5BB08" w14:textId="77777777" w:rsidTr="00B0621B">
        <w:trPr>
          <w:del w:id="12810" w:author="Сатлер Марина Викторовна" w:date="2024-04-16T15:20:00Z"/>
        </w:trPr>
        <w:tc>
          <w:tcPr>
            <w:tcW w:w="1106" w:type="pct"/>
          </w:tcPr>
          <w:p w14:paraId="21D5EBDC" w14:textId="77777777" w:rsidR="009E22F1" w:rsidRPr="007036CE" w:rsidDel="009E22F1" w:rsidRDefault="009E22F1" w:rsidP="009E22F1">
            <w:pPr>
              <w:pStyle w:val="GOSTTablenorm"/>
              <w:rPr>
                <w:del w:id="12811" w:author="Сатлер Марина Викторовна" w:date="2024-04-16T15:20:00Z"/>
              </w:rPr>
            </w:pPr>
            <w:del w:id="12812" w:author="Сатлер Марина Викторовна" w:date="2024-04-16T15:19:00Z">
              <w:r w:rsidRPr="007036CE" w:rsidDel="009E22F1">
                <w:delText>Номер_ЛС</w:delText>
              </w:r>
            </w:del>
          </w:p>
        </w:tc>
        <w:tc>
          <w:tcPr>
            <w:tcW w:w="303" w:type="pct"/>
          </w:tcPr>
          <w:p w14:paraId="26C6273F" w14:textId="77777777" w:rsidR="009E22F1" w:rsidRPr="007036CE" w:rsidDel="009E22F1" w:rsidRDefault="009E22F1" w:rsidP="009E22F1">
            <w:pPr>
              <w:pStyle w:val="GOSTTablenorm"/>
              <w:rPr>
                <w:del w:id="12813" w:author="Сатлер Марина Викторовна" w:date="2024-04-16T15:20:00Z"/>
              </w:rPr>
            </w:pPr>
            <w:del w:id="12814" w:author="Сатлер Марина Викторовна" w:date="2024-04-16T15:19:00Z">
              <w:r w:rsidRPr="007036CE" w:rsidDel="009E22F1">
                <w:delText>Нет</w:delText>
              </w:r>
            </w:del>
          </w:p>
        </w:tc>
        <w:tc>
          <w:tcPr>
            <w:tcW w:w="1106" w:type="pct"/>
          </w:tcPr>
          <w:p w14:paraId="1ADC6AF0" w14:textId="77777777" w:rsidR="009E22F1" w:rsidRPr="007036CE" w:rsidDel="009E22F1" w:rsidRDefault="009E22F1" w:rsidP="009E22F1">
            <w:pPr>
              <w:pStyle w:val="GOSTTablenorm"/>
              <w:rPr>
                <w:del w:id="12815" w:author="Сатлер Марина Викторовна" w:date="2024-04-16T15:20:00Z"/>
              </w:rPr>
            </w:pPr>
            <w:del w:id="12816" w:author="Сатлер Марина Викторовна" w:date="2024-04-16T15:19:00Z">
              <w:r w:rsidRPr="007036CE" w:rsidDel="009E22F1">
                <w:delText>ЛС</w:delText>
              </w:r>
            </w:del>
          </w:p>
        </w:tc>
        <w:tc>
          <w:tcPr>
            <w:tcW w:w="1106" w:type="pct"/>
          </w:tcPr>
          <w:p w14:paraId="14FF44DE" w14:textId="77777777" w:rsidR="009E22F1" w:rsidRPr="007036CE" w:rsidDel="009E22F1" w:rsidRDefault="009E22F1" w:rsidP="009E22F1">
            <w:pPr>
              <w:pStyle w:val="GOSTTablenorm"/>
              <w:rPr>
                <w:del w:id="12817" w:author="Сатлер Марина Викторовна" w:date="2024-04-16T15:20:00Z"/>
              </w:rPr>
            </w:pPr>
            <w:del w:id="12818" w:author="Сатлер Марина Викторовна" w:date="2024-04-16T15:19:00Z">
              <w:r w:rsidRPr="007036CE" w:rsidDel="009E22F1">
                <w:delText>PA</w:delText>
              </w:r>
            </w:del>
          </w:p>
        </w:tc>
        <w:tc>
          <w:tcPr>
            <w:tcW w:w="1379" w:type="pct"/>
          </w:tcPr>
          <w:p w14:paraId="2001BDA9" w14:textId="77777777" w:rsidR="009E22F1" w:rsidRPr="007036CE" w:rsidDel="009E22F1" w:rsidRDefault="009E22F1" w:rsidP="009E22F1">
            <w:pPr>
              <w:pStyle w:val="GOSTTablenorm"/>
              <w:rPr>
                <w:del w:id="12819" w:author="Сатлер Марина Викторовна" w:date="2024-04-16T15:20:00Z"/>
              </w:rPr>
            </w:pPr>
            <w:del w:id="12820" w:author="Сатлер Марина Викторовна" w:date="2024-04-16T15:19:00Z">
              <w:r w:rsidRPr="007036CE" w:rsidDel="009E22F1">
                <w:delText>-</w:delText>
              </w:r>
            </w:del>
          </w:p>
        </w:tc>
      </w:tr>
      <w:tr w:rsidR="009E22F1" w:rsidRPr="007036CE" w:rsidDel="009E22F1" w14:paraId="51261368" w14:textId="77777777" w:rsidTr="00B0621B">
        <w:trPr>
          <w:del w:id="12821" w:author="Сатлер Марина Викторовна" w:date="2024-04-16T15:20:00Z"/>
        </w:trPr>
        <w:tc>
          <w:tcPr>
            <w:tcW w:w="1106" w:type="pct"/>
          </w:tcPr>
          <w:p w14:paraId="0B751C6B" w14:textId="77777777" w:rsidR="009E22F1" w:rsidRPr="007036CE" w:rsidDel="009E22F1" w:rsidRDefault="009E22F1" w:rsidP="009E22F1">
            <w:pPr>
              <w:pStyle w:val="GOSTTablenorm"/>
              <w:rPr>
                <w:del w:id="12822" w:author="Сатлер Марина Викторовна" w:date="2024-04-16T15:20:00Z"/>
              </w:rPr>
            </w:pPr>
            <w:del w:id="12823" w:author="Сатлер Марина Викторовна" w:date="2024-04-16T15:19:00Z">
              <w:r w:rsidRPr="007036CE" w:rsidDel="009E22F1">
                <w:delText>Код_контура</w:delText>
              </w:r>
            </w:del>
          </w:p>
        </w:tc>
        <w:tc>
          <w:tcPr>
            <w:tcW w:w="303" w:type="pct"/>
          </w:tcPr>
          <w:p w14:paraId="26CFE7C0" w14:textId="77777777" w:rsidR="009E22F1" w:rsidRPr="007036CE" w:rsidDel="009E22F1" w:rsidRDefault="009E22F1" w:rsidP="009E22F1">
            <w:pPr>
              <w:pStyle w:val="GOSTTablenorm"/>
              <w:rPr>
                <w:del w:id="12824" w:author="Сатлер Марина Викторовна" w:date="2024-04-16T15:20:00Z"/>
              </w:rPr>
            </w:pPr>
            <w:del w:id="12825" w:author="Сатлер Марина Викторовна" w:date="2024-04-16T15:19:00Z">
              <w:r w:rsidRPr="007036CE" w:rsidDel="009E22F1">
                <w:delText>Нет</w:delText>
              </w:r>
            </w:del>
          </w:p>
        </w:tc>
        <w:tc>
          <w:tcPr>
            <w:tcW w:w="1106" w:type="pct"/>
          </w:tcPr>
          <w:p w14:paraId="10FA710B" w14:textId="77777777" w:rsidR="009E22F1" w:rsidRPr="007036CE" w:rsidDel="009E22F1" w:rsidRDefault="009E22F1" w:rsidP="009E22F1">
            <w:pPr>
              <w:pStyle w:val="GOSTTablenorm"/>
              <w:rPr>
                <w:del w:id="12826" w:author="Сатлер Марина Викторовна" w:date="2024-04-16T15:20:00Z"/>
              </w:rPr>
            </w:pPr>
            <w:del w:id="12827" w:author="Сатлер Марина Викторовна" w:date="2024-04-16T15:19:00Z">
              <w:r w:rsidRPr="007036CE" w:rsidDel="009E22F1">
                <w:delText>Контур</w:delText>
              </w:r>
            </w:del>
          </w:p>
        </w:tc>
        <w:tc>
          <w:tcPr>
            <w:tcW w:w="1106" w:type="pct"/>
          </w:tcPr>
          <w:p w14:paraId="72CF60A0" w14:textId="77777777" w:rsidR="009E22F1" w:rsidRPr="007036CE" w:rsidDel="009E22F1" w:rsidRDefault="009E22F1" w:rsidP="009E22F1">
            <w:pPr>
              <w:pStyle w:val="GOSTTablenorm"/>
              <w:rPr>
                <w:del w:id="12828" w:author="Сатлер Марина Викторовна" w:date="2024-04-16T15:20:00Z"/>
              </w:rPr>
            </w:pPr>
            <w:del w:id="12829" w:author="Сатлер Марина Викторовна" w:date="2024-04-16T15:19:00Z">
              <w:r w:rsidRPr="007036CE" w:rsidDel="009E22F1">
                <w:delText>CONTUR</w:delText>
              </w:r>
            </w:del>
          </w:p>
        </w:tc>
        <w:tc>
          <w:tcPr>
            <w:tcW w:w="1379" w:type="pct"/>
          </w:tcPr>
          <w:p w14:paraId="18BACBB8" w14:textId="77777777" w:rsidR="009E22F1" w:rsidRPr="007036CE" w:rsidDel="009E22F1" w:rsidRDefault="009E22F1" w:rsidP="009E22F1">
            <w:pPr>
              <w:pStyle w:val="GOSTTablenorm"/>
              <w:rPr>
                <w:del w:id="12830" w:author="Сатлер Марина Викторовна" w:date="2024-04-16T15:20:00Z"/>
              </w:rPr>
            </w:pPr>
            <w:del w:id="12831" w:author="Сатлер Марина Викторовна" w:date="2024-04-16T15:19:00Z">
              <w:r w:rsidRPr="007036CE" w:rsidDel="009E22F1">
                <w:delText>-</w:delText>
              </w:r>
            </w:del>
          </w:p>
        </w:tc>
      </w:tr>
      <w:tr w:rsidR="009E22F1" w:rsidRPr="007036CE" w14:paraId="7BB34A4A" w14:textId="77777777" w:rsidTr="00B0621B">
        <w:tc>
          <w:tcPr>
            <w:tcW w:w="1106" w:type="pct"/>
          </w:tcPr>
          <w:p w14:paraId="3CC35426" w14:textId="77777777" w:rsidR="009E22F1" w:rsidRPr="007036CE" w:rsidRDefault="009E22F1" w:rsidP="009E22F1">
            <w:pPr>
              <w:pStyle w:val="GOSTTablenorm"/>
            </w:pPr>
            <w:r w:rsidRPr="007036CE">
              <w:t>Сумма_текущий_руб</w:t>
            </w:r>
          </w:p>
        </w:tc>
        <w:tc>
          <w:tcPr>
            <w:tcW w:w="303" w:type="pct"/>
          </w:tcPr>
          <w:p w14:paraId="2C8007B4" w14:textId="77777777" w:rsidR="009E22F1" w:rsidRPr="007036CE" w:rsidRDefault="009E22F1" w:rsidP="009E22F1">
            <w:pPr>
              <w:pStyle w:val="GOSTTablenorm"/>
            </w:pPr>
            <w:r w:rsidRPr="007036CE">
              <w:t>Да</w:t>
            </w:r>
          </w:p>
        </w:tc>
        <w:tc>
          <w:tcPr>
            <w:tcW w:w="1106" w:type="pct"/>
          </w:tcPr>
          <w:p w14:paraId="46B44C52" w14:textId="77777777" w:rsidR="009E22F1" w:rsidRPr="007036CE" w:rsidRDefault="009E22F1" w:rsidP="009E22F1">
            <w:pPr>
              <w:pStyle w:val="GOSTTablenorm"/>
            </w:pPr>
            <w:r w:rsidRPr="007036CE">
              <w:t>Сумма на текущий год</w:t>
            </w:r>
          </w:p>
        </w:tc>
        <w:tc>
          <w:tcPr>
            <w:tcW w:w="1106" w:type="pct"/>
          </w:tcPr>
          <w:p w14:paraId="0DE0CE05" w14:textId="77777777" w:rsidR="009E22F1" w:rsidRPr="007036CE" w:rsidRDefault="009E22F1" w:rsidP="009E22F1">
            <w:pPr>
              <w:pStyle w:val="GOSTTablenorm"/>
            </w:pPr>
            <w:ins w:id="12832" w:author="Сатлер Марина Викторовна" w:date="2024-04-16T15:20:00Z">
              <w:r w:rsidRPr="007036CE">
                <w:rPr>
                  <w:b/>
                  <w:szCs w:val="24"/>
                  <w:lang w:val="en-US"/>
                </w:rPr>
                <w:t>SECTION_1</w:t>
              </w:r>
              <w:r w:rsidRPr="007036CE">
                <w:rPr>
                  <w:b/>
                  <w:szCs w:val="24"/>
                </w:rPr>
                <w:t>:</w:t>
              </w:r>
            </w:ins>
            <w:r w:rsidRPr="007036CE">
              <w:t>SUM_1</w:t>
            </w:r>
          </w:p>
        </w:tc>
        <w:tc>
          <w:tcPr>
            <w:tcW w:w="1379" w:type="pct"/>
          </w:tcPr>
          <w:p w14:paraId="044C3C55" w14:textId="6B86ACA2" w:rsidR="009E22F1" w:rsidRPr="007036CE" w:rsidRDefault="009E22F1" w:rsidP="009E22F1">
            <w:pPr>
              <w:pStyle w:val="GOSTTablenorm"/>
            </w:pPr>
            <w:r w:rsidRPr="007036CE">
              <w:t xml:space="preserve">Сумма передается в единицах валюты с точностью 2 знака после запятой </w:t>
            </w:r>
            <w:r w:rsidR="00CC2920" w:rsidRPr="007036CE">
              <w:t>–</w:t>
            </w:r>
            <w:r w:rsidRPr="007036CE">
              <w:t xml:space="preserve"> необходимо конвертировать в минимальные единицы валюты (для данного типа документов умножить на 100)</w:t>
            </w:r>
          </w:p>
        </w:tc>
      </w:tr>
    </w:tbl>
    <w:p w14:paraId="2835E8AD" w14:textId="77777777" w:rsidR="005C5D43" w:rsidRPr="007036CE" w:rsidRDefault="005C5D43" w:rsidP="005C5D43">
      <w:pPr>
        <w:rPr>
          <w:ins w:id="12833" w:author="Опаева Лидия Арашаевна" w:date="2024-03-28T12:09:00Z"/>
        </w:rPr>
      </w:pPr>
    </w:p>
    <w:p w14:paraId="372C0EFD" w14:textId="77777777" w:rsidR="004E1C81" w:rsidRPr="007036CE" w:rsidRDefault="004E1C81" w:rsidP="00F25762"/>
    <w:p w14:paraId="3047C718" w14:textId="77777777" w:rsidR="00464615" w:rsidRPr="007036CE" w:rsidDel="009A1E29" w:rsidRDefault="00464615" w:rsidP="00F25762">
      <w:pPr>
        <w:rPr>
          <w:ins w:id="12834" w:author="Левина А. Д. EXP-269993" w:date="2023-12-05T23:49:00Z"/>
          <w:del w:id="12835" w:author="Кирилл Воробьёв" w:date="2023-12-29T20:50:00Z"/>
        </w:rPr>
      </w:pPr>
    </w:p>
    <w:p w14:paraId="4CADACA0" w14:textId="77777777" w:rsidR="0075452C" w:rsidRPr="007036CE" w:rsidDel="009A1E29" w:rsidRDefault="0075452C" w:rsidP="00F25762">
      <w:pPr>
        <w:rPr>
          <w:ins w:id="12836" w:author="Левина А. Д. EXP-269993" w:date="2023-12-05T23:54:00Z"/>
          <w:del w:id="12837" w:author="Кирилл Воробьёв" w:date="2023-12-29T20:50:00Z"/>
        </w:rPr>
      </w:pPr>
    </w:p>
    <w:p w14:paraId="3DC445D9" w14:textId="77777777" w:rsidR="0075452C" w:rsidRPr="007036CE" w:rsidRDefault="0075452C" w:rsidP="00F25762">
      <w:pPr>
        <w:rPr>
          <w:ins w:id="12838" w:author="Сатлер Марина Викторовна" w:date="2024-01-09T17:25:00Z"/>
        </w:rPr>
      </w:pPr>
    </w:p>
    <w:p w14:paraId="2DB879DD" w14:textId="1489B062" w:rsidR="00E5721F" w:rsidRPr="007036CE" w:rsidRDefault="00E5721F" w:rsidP="00E5721F">
      <w:pPr>
        <w:pStyle w:val="GOSTNameTable"/>
        <w:numPr>
          <w:ilvl w:val="0"/>
          <w:numId w:val="1"/>
        </w:numPr>
        <w:ind w:left="0"/>
      </w:pPr>
      <w:r w:rsidRPr="007036CE">
        <w:rPr>
          <w:noProof/>
        </w:rPr>
        <w:lastRenderedPageBreak/>
        <w:fldChar w:fldCharType="begin"/>
      </w:r>
      <w:r w:rsidRPr="007036CE">
        <w:rPr>
          <w:noProof/>
        </w:rPr>
        <w:instrText xml:space="preserve"> SEQ Таблица \* ARABIC </w:instrText>
      </w:r>
      <w:r w:rsidRPr="007036CE">
        <w:rPr>
          <w:noProof/>
        </w:rPr>
        <w:fldChar w:fldCharType="separate"/>
      </w:r>
      <w:bookmarkStart w:id="12839" w:name="_Ref222845142"/>
      <w:bookmarkStart w:id="12840" w:name="_Toc172815405"/>
      <w:bookmarkStart w:id="12841" w:name="_Toc222928058"/>
      <w:r w:rsidR="00BD74E1">
        <w:rPr>
          <w:noProof/>
        </w:rPr>
        <w:t>85</w:t>
      </w:r>
      <w:bookmarkEnd w:id="12839"/>
      <w:r w:rsidRPr="007036CE">
        <w:rPr>
          <w:noProof/>
        </w:rPr>
        <w:fldChar w:fldCharType="end"/>
      </w:r>
      <w:r w:rsidRPr="007036CE">
        <w:t xml:space="preserve"> </w:t>
      </w:r>
      <w:r w:rsidR="00D9309A" w:rsidRPr="007036CE">
        <w:t>–</w:t>
      </w:r>
      <w:r w:rsidRPr="007036CE">
        <w:t xml:space="preserve"> Перечень атрибутов, соответствующих типу документа «</w:t>
      </w:r>
      <w:r w:rsidRPr="007036CE">
        <w:rPr>
          <w:szCs w:val="24"/>
        </w:rPr>
        <w:t>Информация о записях учета АСФК» ARP_INFO_ASFK_SVAP</w:t>
      </w:r>
      <w:bookmarkEnd w:id="12840"/>
      <w:bookmarkEnd w:id="12841"/>
    </w:p>
    <w:tbl>
      <w:tblPr>
        <w:tblStyle w:val="GOSTTable"/>
        <w:tblW w:w="5000" w:type="pct"/>
        <w:tblLayout w:type="fixed"/>
        <w:tblLook w:val="07E0" w:firstRow="1" w:lastRow="1" w:firstColumn="1" w:lastColumn="1" w:noHBand="1" w:noVBand="1"/>
      </w:tblPr>
      <w:tblGrid>
        <w:gridCol w:w="3495"/>
        <w:gridCol w:w="952"/>
        <w:gridCol w:w="3496"/>
        <w:gridCol w:w="3496"/>
        <w:gridCol w:w="4321"/>
      </w:tblGrid>
      <w:tr w:rsidR="00E5721F" w:rsidRPr="007036CE" w14:paraId="46DB480F" w14:textId="77777777" w:rsidTr="008116BE">
        <w:trPr>
          <w:cnfStyle w:val="100000000000" w:firstRow="1" w:lastRow="0" w:firstColumn="0" w:lastColumn="0" w:oddVBand="0" w:evenVBand="0" w:oddHBand="0" w:evenHBand="0" w:firstRowFirstColumn="0" w:firstRowLastColumn="0" w:lastRowFirstColumn="0" w:lastRowLastColumn="0"/>
        </w:trPr>
        <w:tc>
          <w:tcPr>
            <w:tcW w:w="1109" w:type="pct"/>
          </w:tcPr>
          <w:p w14:paraId="28D2780D" w14:textId="77777777" w:rsidR="00E5721F" w:rsidRPr="007036CE" w:rsidRDefault="00E5721F" w:rsidP="008116BE">
            <w:pPr>
              <w:pStyle w:val="GOSTTableHead"/>
            </w:pPr>
            <w:r w:rsidRPr="007036CE">
              <w:t>Наименование атрибута</w:t>
            </w:r>
          </w:p>
        </w:tc>
        <w:tc>
          <w:tcPr>
            <w:tcW w:w="302" w:type="pct"/>
          </w:tcPr>
          <w:p w14:paraId="2D54658A" w14:textId="77777777" w:rsidR="00E5721F" w:rsidRPr="007036CE" w:rsidRDefault="00E5721F" w:rsidP="008116BE">
            <w:pPr>
              <w:pStyle w:val="GOSTTableHead"/>
            </w:pPr>
            <w:r w:rsidRPr="007036CE">
              <w:t>Вычисляемый атрибут</w:t>
            </w:r>
          </w:p>
        </w:tc>
        <w:tc>
          <w:tcPr>
            <w:tcW w:w="1109" w:type="pct"/>
          </w:tcPr>
          <w:p w14:paraId="19C8184E" w14:textId="77777777" w:rsidR="00E5721F" w:rsidRPr="007036CE" w:rsidRDefault="00E5721F" w:rsidP="008116BE">
            <w:pPr>
              <w:pStyle w:val="GOSTTableHead"/>
            </w:pPr>
            <w:r w:rsidRPr="007036CE">
              <w:t>Описание атрибута</w:t>
            </w:r>
          </w:p>
        </w:tc>
        <w:tc>
          <w:tcPr>
            <w:tcW w:w="1109" w:type="pct"/>
          </w:tcPr>
          <w:p w14:paraId="2C593284" w14:textId="77777777" w:rsidR="00E5721F" w:rsidRPr="007036CE" w:rsidRDefault="00E5721F" w:rsidP="008116BE">
            <w:pPr>
              <w:pStyle w:val="GOSTTableHead"/>
            </w:pPr>
            <w:r w:rsidRPr="007036CE">
              <w:t>Реквизит документа (наименование тега)</w:t>
            </w:r>
          </w:p>
        </w:tc>
        <w:tc>
          <w:tcPr>
            <w:tcW w:w="1371" w:type="pct"/>
          </w:tcPr>
          <w:p w14:paraId="74F3C50C" w14:textId="77777777" w:rsidR="00E5721F" w:rsidRPr="007036CE" w:rsidRDefault="00E5721F" w:rsidP="008116BE">
            <w:pPr>
              <w:pStyle w:val="GOSTTableHead"/>
            </w:pPr>
            <w:r w:rsidRPr="007036CE">
              <w:t>Алгоритм вычисления</w:t>
            </w:r>
          </w:p>
        </w:tc>
      </w:tr>
      <w:tr w:rsidR="00E5721F" w:rsidRPr="007036CE" w14:paraId="32D0BEFB" w14:textId="77777777" w:rsidTr="008116BE">
        <w:tc>
          <w:tcPr>
            <w:tcW w:w="1109" w:type="pct"/>
          </w:tcPr>
          <w:p w14:paraId="65683419" w14:textId="77777777" w:rsidR="00E5721F" w:rsidRPr="007036CE" w:rsidRDefault="00E5721F" w:rsidP="008116BE">
            <w:pPr>
              <w:pStyle w:val="GOSTTablenorm"/>
            </w:pPr>
            <w:r w:rsidRPr="007036CE">
              <w:rPr>
                <w:color w:val="1F1F1F"/>
                <w:szCs w:val="22"/>
                <w:shd w:val="clear" w:color="auto" w:fill="FFFFFF"/>
              </w:rPr>
              <w:t>Тип_документа</w:t>
            </w:r>
          </w:p>
        </w:tc>
        <w:tc>
          <w:tcPr>
            <w:tcW w:w="302" w:type="pct"/>
          </w:tcPr>
          <w:p w14:paraId="69A39C50" w14:textId="77777777" w:rsidR="00E5721F" w:rsidRPr="007036CE" w:rsidRDefault="00E5721F" w:rsidP="008116BE">
            <w:pPr>
              <w:pStyle w:val="GOSTTablenorm"/>
              <w:rPr>
                <w:color w:val="000000"/>
              </w:rPr>
            </w:pPr>
            <w:r w:rsidRPr="007036CE">
              <w:rPr>
                <w:szCs w:val="22"/>
              </w:rPr>
              <w:t>нет</w:t>
            </w:r>
          </w:p>
        </w:tc>
        <w:tc>
          <w:tcPr>
            <w:tcW w:w="1109" w:type="pct"/>
          </w:tcPr>
          <w:p w14:paraId="44B0A538" w14:textId="77777777" w:rsidR="00E5721F" w:rsidRPr="007036CE" w:rsidRDefault="00E5721F" w:rsidP="008116BE">
            <w:pPr>
              <w:pStyle w:val="GOSTTablenorm"/>
            </w:pPr>
            <w:r w:rsidRPr="007036CE">
              <w:rPr>
                <w:color w:val="1F1F1F"/>
                <w:szCs w:val="22"/>
                <w:shd w:val="clear" w:color="auto" w:fill="FFFFFF"/>
              </w:rPr>
              <w:t>Тип документа</w:t>
            </w:r>
          </w:p>
        </w:tc>
        <w:tc>
          <w:tcPr>
            <w:tcW w:w="1109" w:type="pct"/>
          </w:tcPr>
          <w:p w14:paraId="47BF2E5C" w14:textId="604F131B" w:rsidR="00E5721F" w:rsidRPr="007036CE" w:rsidRDefault="00E5721F" w:rsidP="005B1C15">
            <w:pPr>
              <w:pStyle w:val="GOSTTablenorm"/>
            </w:pPr>
            <w:r w:rsidRPr="007036CE">
              <w:t>LINE_DOC_TYPE</w:t>
            </w:r>
          </w:p>
        </w:tc>
        <w:tc>
          <w:tcPr>
            <w:tcW w:w="1371" w:type="pct"/>
          </w:tcPr>
          <w:p w14:paraId="0C62512C" w14:textId="77777777" w:rsidR="00E5721F" w:rsidRPr="007036CE" w:rsidRDefault="00E5721F" w:rsidP="008116BE">
            <w:pPr>
              <w:pStyle w:val="GOSTTablenorm"/>
            </w:pPr>
          </w:p>
        </w:tc>
      </w:tr>
      <w:tr w:rsidR="00E5721F" w:rsidRPr="007036CE" w14:paraId="69703934" w14:textId="77777777" w:rsidTr="008116BE">
        <w:tc>
          <w:tcPr>
            <w:tcW w:w="1109" w:type="pct"/>
          </w:tcPr>
          <w:p w14:paraId="0D3B6D4B" w14:textId="77777777" w:rsidR="00E5721F" w:rsidRPr="007036CE" w:rsidRDefault="00E5721F" w:rsidP="008116BE">
            <w:pPr>
              <w:pStyle w:val="GOSTTablenorm"/>
            </w:pPr>
            <w:r w:rsidRPr="007036CE">
              <w:rPr>
                <w:szCs w:val="22"/>
              </w:rPr>
              <w:t>Наименование_документа</w:t>
            </w:r>
          </w:p>
        </w:tc>
        <w:tc>
          <w:tcPr>
            <w:tcW w:w="302" w:type="pct"/>
          </w:tcPr>
          <w:p w14:paraId="3BDC7C03" w14:textId="77777777" w:rsidR="00E5721F" w:rsidRPr="007036CE" w:rsidRDefault="00E5721F" w:rsidP="008116BE">
            <w:pPr>
              <w:pStyle w:val="GOSTTablenorm"/>
              <w:rPr>
                <w:color w:val="000000"/>
              </w:rPr>
            </w:pPr>
            <w:r w:rsidRPr="007036CE">
              <w:rPr>
                <w:szCs w:val="22"/>
              </w:rPr>
              <w:t>нет</w:t>
            </w:r>
          </w:p>
        </w:tc>
        <w:tc>
          <w:tcPr>
            <w:tcW w:w="1109" w:type="pct"/>
          </w:tcPr>
          <w:p w14:paraId="148E478C" w14:textId="77777777" w:rsidR="00E5721F" w:rsidRPr="007036CE" w:rsidRDefault="00E5721F" w:rsidP="008116BE">
            <w:pPr>
              <w:pStyle w:val="GOSTTablenorm"/>
            </w:pPr>
            <w:r w:rsidRPr="007036CE">
              <w:rPr>
                <w:color w:val="1F1F1F"/>
                <w:szCs w:val="22"/>
                <w:shd w:val="clear" w:color="auto" w:fill="FFFFFF"/>
              </w:rPr>
              <w:t>Наименование документа</w:t>
            </w:r>
          </w:p>
        </w:tc>
        <w:tc>
          <w:tcPr>
            <w:tcW w:w="1109" w:type="pct"/>
          </w:tcPr>
          <w:p w14:paraId="315B9223" w14:textId="77777777" w:rsidR="00E5721F" w:rsidRPr="007036CE" w:rsidRDefault="00E5721F" w:rsidP="008116BE">
            <w:pPr>
              <w:pStyle w:val="GOSTTablenorm"/>
            </w:pPr>
            <w:r w:rsidRPr="007036CE">
              <w:rPr>
                <w:lang w:val="en-US"/>
              </w:rPr>
              <w:t>FULL_</w:t>
            </w:r>
            <w:r w:rsidRPr="007036CE">
              <w:t>NAMEDOC</w:t>
            </w:r>
          </w:p>
        </w:tc>
        <w:tc>
          <w:tcPr>
            <w:tcW w:w="1371" w:type="pct"/>
          </w:tcPr>
          <w:p w14:paraId="21021F1C" w14:textId="77777777" w:rsidR="00E5721F" w:rsidRPr="007036CE" w:rsidRDefault="00E5721F" w:rsidP="008116BE">
            <w:pPr>
              <w:pStyle w:val="GOSTTablenorm"/>
            </w:pPr>
          </w:p>
        </w:tc>
      </w:tr>
      <w:tr w:rsidR="00E5721F" w:rsidRPr="007036CE" w14:paraId="3FF5C298" w14:textId="77777777" w:rsidTr="008116BE">
        <w:tc>
          <w:tcPr>
            <w:tcW w:w="1109" w:type="pct"/>
          </w:tcPr>
          <w:p w14:paraId="114F7D66" w14:textId="77777777" w:rsidR="00E5721F" w:rsidRPr="007036CE" w:rsidRDefault="00E5721F" w:rsidP="008116BE">
            <w:pPr>
              <w:pStyle w:val="GOSTTablenorm"/>
            </w:pPr>
            <w:r w:rsidRPr="007036CE">
              <w:t>Уровень_конфиденциальности</w:t>
            </w:r>
          </w:p>
        </w:tc>
        <w:tc>
          <w:tcPr>
            <w:tcW w:w="302" w:type="pct"/>
          </w:tcPr>
          <w:p w14:paraId="318A6F0C" w14:textId="77777777" w:rsidR="00E5721F" w:rsidRPr="007036CE" w:rsidRDefault="00E5721F" w:rsidP="008116BE">
            <w:pPr>
              <w:pStyle w:val="GOSTTablenorm"/>
              <w:rPr>
                <w:color w:val="000000"/>
              </w:rPr>
            </w:pPr>
            <w:r w:rsidRPr="007036CE">
              <w:t>нет</w:t>
            </w:r>
          </w:p>
        </w:tc>
        <w:tc>
          <w:tcPr>
            <w:tcW w:w="1109" w:type="pct"/>
          </w:tcPr>
          <w:p w14:paraId="26D2F3A8" w14:textId="77777777" w:rsidR="00E5721F" w:rsidRPr="007036CE" w:rsidRDefault="00E5721F" w:rsidP="008116BE">
            <w:pPr>
              <w:pStyle w:val="GOSTTablenorm"/>
            </w:pPr>
            <w:r w:rsidRPr="007036CE">
              <w:t>Уровень конфиденциальности</w:t>
            </w:r>
          </w:p>
        </w:tc>
        <w:tc>
          <w:tcPr>
            <w:tcW w:w="1109" w:type="pct"/>
          </w:tcPr>
          <w:p w14:paraId="05DA34C6" w14:textId="77777777" w:rsidR="00E5721F" w:rsidRPr="007036CE" w:rsidRDefault="00E5721F" w:rsidP="008116BE">
            <w:pPr>
              <w:pStyle w:val="GOSTTablenorm"/>
            </w:pPr>
            <w:r w:rsidRPr="007036CE">
              <w:t>SystemInformation_UFOS_SECRECY</w:t>
            </w:r>
          </w:p>
        </w:tc>
        <w:tc>
          <w:tcPr>
            <w:tcW w:w="1371" w:type="pct"/>
          </w:tcPr>
          <w:p w14:paraId="1F274103" w14:textId="77777777" w:rsidR="00E5721F" w:rsidRPr="007036CE" w:rsidRDefault="00E5721F" w:rsidP="008116BE">
            <w:pPr>
              <w:pStyle w:val="GOSTTablenorm"/>
            </w:pPr>
          </w:p>
        </w:tc>
      </w:tr>
      <w:tr w:rsidR="00E5721F" w:rsidRPr="007036CE" w14:paraId="00002F67" w14:textId="77777777" w:rsidTr="008116BE">
        <w:tc>
          <w:tcPr>
            <w:tcW w:w="1109" w:type="pct"/>
          </w:tcPr>
          <w:p w14:paraId="52370507" w14:textId="77777777" w:rsidR="00E5721F" w:rsidRPr="007036CE" w:rsidRDefault="00E5721F" w:rsidP="008116BE">
            <w:pPr>
              <w:pStyle w:val="GOSTTablenorm"/>
            </w:pPr>
            <w:r w:rsidRPr="007036CE">
              <w:t>Код_бюджета</w:t>
            </w:r>
          </w:p>
        </w:tc>
        <w:tc>
          <w:tcPr>
            <w:tcW w:w="302" w:type="pct"/>
          </w:tcPr>
          <w:p w14:paraId="23C8C625" w14:textId="77777777" w:rsidR="00E5721F" w:rsidRPr="007036CE" w:rsidRDefault="00E5721F" w:rsidP="008116BE">
            <w:pPr>
              <w:pStyle w:val="GOSTTablenorm"/>
              <w:rPr>
                <w:color w:val="000000"/>
              </w:rPr>
            </w:pPr>
            <w:r w:rsidRPr="007036CE">
              <w:t>нет</w:t>
            </w:r>
          </w:p>
        </w:tc>
        <w:tc>
          <w:tcPr>
            <w:tcW w:w="1109" w:type="pct"/>
          </w:tcPr>
          <w:p w14:paraId="686642CB" w14:textId="77777777" w:rsidR="00E5721F" w:rsidRPr="007036CE" w:rsidRDefault="00E5721F" w:rsidP="008116BE">
            <w:pPr>
              <w:pStyle w:val="GOSTTablenorm"/>
            </w:pPr>
            <w:r w:rsidRPr="007036CE">
              <w:t>Код бюджета</w:t>
            </w:r>
          </w:p>
        </w:tc>
        <w:tc>
          <w:tcPr>
            <w:tcW w:w="1109" w:type="pct"/>
          </w:tcPr>
          <w:p w14:paraId="361D5F48" w14:textId="77777777" w:rsidR="00E5721F" w:rsidRPr="007036CE" w:rsidRDefault="00E5721F" w:rsidP="008116BE">
            <w:pPr>
              <w:pStyle w:val="GOSTTablenorm"/>
              <w:rPr>
                <w:lang w:val="en-US"/>
              </w:rPr>
            </w:pPr>
            <w:r w:rsidRPr="007036CE">
              <w:t>TtlPrt_Budget_Cd</w:t>
            </w:r>
          </w:p>
        </w:tc>
        <w:tc>
          <w:tcPr>
            <w:tcW w:w="1371" w:type="pct"/>
          </w:tcPr>
          <w:p w14:paraId="1FDD1876" w14:textId="77777777" w:rsidR="00E5721F" w:rsidRPr="007036CE" w:rsidRDefault="00E5721F" w:rsidP="008116BE">
            <w:pPr>
              <w:pStyle w:val="GOSTTableListNum10"/>
              <w:numPr>
                <w:ilvl w:val="0"/>
                <w:numId w:val="0"/>
              </w:numPr>
              <w:ind w:left="284" w:hanging="227"/>
            </w:pPr>
          </w:p>
        </w:tc>
      </w:tr>
      <w:tr w:rsidR="00E5721F" w:rsidRPr="007036CE" w14:paraId="0995AB8E" w14:textId="77777777" w:rsidTr="008116BE">
        <w:tc>
          <w:tcPr>
            <w:tcW w:w="1109" w:type="pct"/>
          </w:tcPr>
          <w:p w14:paraId="22272F4D" w14:textId="77777777" w:rsidR="00E5721F" w:rsidRPr="007036CE" w:rsidRDefault="00E5721F" w:rsidP="008116BE">
            <w:pPr>
              <w:pStyle w:val="GOSTTablenorm"/>
            </w:pPr>
            <w:r w:rsidRPr="007036CE">
              <w:t>Книга_бухгалтерского_учета</w:t>
            </w:r>
          </w:p>
        </w:tc>
        <w:tc>
          <w:tcPr>
            <w:tcW w:w="302" w:type="pct"/>
          </w:tcPr>
          <w:p w14:paraId="544E6F3F" w14:textId="77777777" w:rsidR="00E5721F" w:rsidRPr="007036CE" w:rsidRDefault="00E5721F" w:rsidP="008116BE">
            <w:pPr>
              <w:pStyle w:val="GOSTTablenorm"/>
            </w:pPr>
            <w:r w:rsidRPr="007036CE">
              <w:t>нет</w:t>
            </w:r>
          </w:p>
        </w:tc>
        <w:tc>
          <w:tcPr>
            <w:tcW w:w="1109" w:type="pct"/>
          </w:tcPr>
          <w:p w14:paraId="600E9615" w14:textId="77777777" w:rsidR="00E5721F" w:rsidRPr="007036CE" w:rsidRDefault="00E5721F" w:rsidP="008116BE">
            <w:pPr>
              <w:pStyle w:val="GOSTTablenorm"/>
            </w:pPr>
            <w:r w:rsidRPr="007036CE">
              <w:t>Книга бухгалтерского учета</w:t>
            </w:r>
          </w:p>
        </w:tc>
        <w:tc>
          <w:tcPr>
            <w:tcW w:w="1109" w:type="pct"/>
          </w:tcPr>
          <w:p w14:paraId="2AA0876F" w14:textId="77777777" w:rsidR="00E5721F" w:rsidRPr="007036CE" w:rsidRDefault="00E5721F" w:rsidP="008116BE">
            <w:pPr>
              <w:pStyle w:val="GOSTTablenorm"/>
            </w:pPr>
            <w:r w:rsidRPr="007036CE">
              <w:t>TtlPrt_LEDGERBOOK</w:t>
            </w:r>
          </w:p>
        </w:tc>
        <w:tc>
          <w:tcPr>
            <w:tcW w:w="1371" w:type="pct"/>
          </w:tcPr>
          <w:p w14:paraId="6B788510" w14:textId="77777777" w:rsidR="00E5721F" w:rsidRPr="007036CE" w:rsidRDefault="00E5721F" w:rsidP="008116BE">
            <w:pPr>
              <w:pStyle w:val="GOSTTablenorm"/>
            </w:pPr>
          </w:p>
        </w:tc>
      </w:tr>
      <w:tr w:rsidR="00E5721F" w:rsidRPr="007036CE" w14:paraId="167DAAD0" w14:textId="77777777" w:rsidTr="008116BE">
        <w:tc>
          <w:tcPr>
            <w:tcW w:w="1109" w:type="pct"/>
          </w:tcPr>
          <w:p w14:paraId="4DE31A10" w14:textId="77777777" w:rsidR="00E5721F" w:rsidRPr="007036CE" w:rsidRDefault="00E5721F" w:rsidP="008116BE">
            <w:pPr>
              <w:pStyle w:val="GOSTTablenorm"/>
            </w:pPr>
            <w:r w:rsidRPr="007036CE">
              <w:t>Книга_аналитического_учета</w:t>
            </w:r>
          </w:p>
        </w:tc>
        <w:tc>
          <w:tcPr>
            <w:tcW w:w="302" w:type="pct"/>
          </w:tcPr>
          <w:p w14:paraId="1C6BA97D" w14:textId="77777777" w:rsidR="00E5721F" w:rsidRPr="007036CE" w:rsidRDefault="00E5721F" w:rsidP="008116BE">
            <w:pPr>
              <w:pStyle w:val="GOSTTablenorm"/>
            </w:pPr>
            <w:r w:rsidRPr="007036CE">
              <w:t>да</w:t>
            </w:r>
          </w:p>
        </w:tc>
        <w:tc>
          <w:tcPr>
            <w:tcW w:w="1109" w:type="pct"/>
          </w:tcPr>
          <w:p w14:paraId="6951D36F" w14:textId="77777777" w:rsidR="00E5721F" w:rsidRPr="007036CE" w:rsidRDefault="00E5721F" w:rsidP="008116BE">
            <w:pPr>
              <w:pStyle w:val="GOSTTablenorm"/>
            </w:pPr>
            <w:r w:rsidRPr="007036CE">
              <w:t>Книга аналитического учета</w:t>
            </w:r>
          </w:p>
        </w:tc>
        <w:tc>
          <w:tcPr>
            <w:tcW w:w="1109" w:type="pct"/>
          </w:tcPr>
          <w:p w14:paraId="03293DEB" w14:textId="77777777" w:rsidR="00E5721F" w:rsidRPr="007036CE" w:rsidRDefault="00E5721F" w:rsidP="008116BE">
            <w:pPr>
              <w:pStyle w:val="GOSTTablenorm"/>
            </w:pPr>
          </w:p>
        </w:tc>
        <w:tc>
          <w:tcPr>
            <w:tcW w:w="1371" w:type="pct"/>
          </w:tcPr>
          <w:p w14:paraId="603905C2" w14:textId="77777777" w:rsidR="00E5721F" w:rsidRPr="007036CE" w:rsidRDefault="00E5721F" w:rsidP="008116BE">
            <w:pPr>
              <w:pStyle w:val="GOSTTablenorm"/>
            </w:pPr>
            <w:r w:rsidRPr="007036CE">
              <w:t>Данный атрибут вычисляется на основании Книги бухгалтерского учета (TtlPrt_LEDGERBOOK) и справочника «Книги учета» SVAP. До реализации доработок справочника, позволяющих установить связь между книгами, вычисление осуществляется по правилу:</w:t>
            </w:r>
          </w:p>
          <w:p w14:paraId="069ED5D3" w14:textId="77777777" w:rsidR="00E5721F" w:rsidRPr="007036CE" w:rsidRDefault="00E5721F" w:rsidP="008116BE">
            <w:pPr>
              <w:pStyle w:val="GOSTTablenorm"/>
            </w:pPr>
            <w:r w:rsidRPr="007036CE">
              <w:t>Если атрибут Книга_бухгалтерского_учета имеет значение «FTAccFedOrg» или «FTAccFedExec», то атрибут Книга_аналитического_учета принимает значение «FTOperFed»</w:t>
            </w:r>
          </w:p>
        </w:tc>
      </w:tr>
      <w:tr w:rsidR="00E80843" w:rsidRPr="007036CE" w14:paraId="0462A5BC" w14:textId="77777777" w:rsidTr="00B67AFF">
        <w:tc>
          <w:tcPr>
            <w:tcW w:w="1109" w:type="pct"/>
          </w:tcPr>
          <w:p w14:paraId="6E0EB903" w14:textId="77777777" w:rsidR="00E80843" w:rsidRPr="007036CE" w:rsidRDefault="00E80843" w:rsidP="00B67AFF">
            <w:pPr>
              <w:pStyle w:val="GOSTTablenorm"/>
            </w:pPr>
            <w:r w:rsidRPr="007036CE">
              <w:t>Субъект_учета</w:t>
            </w:r>
          </w:p>
        </w:tc>
        <w:tc>
          <w:tcPr>
            <w:tcW w:w="302" w:type="pct"/>
          </w:tcPr>
          <w:p w14:paraId="45DCA4EC" w14:textId="77777777" w:rsidR="00E80843" w:rsidRPr="007036CE" w:rsidRDefault="00E80843" w:rsidP="00B67AFF">
            <w:pPr>
              <w:pStyle w:val="GOSTTablenorm"/>
            </w:pPr>
            <w:r w:rsidRPr="007036CE">
              <w:t>нет</w:t>
            </w:r>
          </w:p>
        </w:tc>
        <w:tc>
          <w:tcPr>
            <w:tcW w:w="1109" w:type="pct"/>
          </w:tcPr>
          <w:p w14:paraId="3CAFBCE3" w14:textId="77777777" w:rsidR="00E80843" w:rsidRPr="007036CE" w:rsidRDefault="00E80843" w:rsidP="00B67AFF">
            <w:pPr>
              <w:pStyle w:val="GOSTTablenorm"/>
            </w:pPr>
            <w:r w:rsidRPr="007036CE">
              <w:t>Субъект учета (код ТОФК/ЦС по учету, в котором проводится операция)</w:t>
            </w:r>
          </w:p>
        </w:tc>
        <w:tc>
          <w:tcPr>
            <w:tcW w:w="1109" w:type="pct"/>
          </w:tcPr>
          <w:p w14:paraId="3CEE316C" w14:textId="77777777" w:rsidR="00E80843" w:rsidRPr="007036CE" w:rsidRDefault="00E80843" w:rsidP="00B67AFF">
            <w:pPr>
              <w:pStyle w:val="GOSTTablenorm"/>
            </w:pPr>
            <w:r w:rsidRPr="007036CE">
              <w:t>Subject</w:t>
            </w:r>
          </w:p>
        </w:tc>
        <w:tc>
          <w:tcPr>
            <w:tcW w:w="1371" w:type="pct"/>
          </w:tcPr>
          <w:p w14:paraId="18EAD7B9" w14:textId="77777777" w:rsidR="00E80843" w:rsidRPr="007036CE" w:rsidRDefault="00E80843" w:rsidP="00B67AFF">
            <w:pPr>
              <w:pStyle w:val="GOSTTablenorm"/>
            </w:pPr>
          </w:p>
        </w:tc>
      </w:tr>
      <w:tr w:rsidR="005F3EC0" w:rsidRPr="007036CE" w14:paraId="651C7658" w14:textId="77777777" w:rsidTr="008116BE">
        <w:tc>
          <w:tcPr>
            <w:tcW w:w="1109" w:type="pct"/>
          </w:tcPr>
          <w:p w14:paraId="577CC263" w14:textId="77777777" w:rsidR="005F3EC0" w:rsidRPr="007036CE" w:rsidRDefault="005F3EC0" w:rsidP="008116BE">
            <w:pPr>
              <w:pStyle w:val="GOSTTablenorm"/>
            </w:pPr>
            <w:r w:rsidRPr="007036CE">
              <w:t>Дата_отражения_в_учете</w:t>
            </w:r>
          </w:p>
        </w:tc>
        <w:tc>
          <w:tcPr>
            <w:tcW w:w="302" w:type="pct"/>
          </w:tcPr>
          <w:p w14:paraId="683A266E" w14:textId="77777777" w:rsidR="005F3EC0" w:rsidRPr="007036CE" w:rsidRDefault="005F3EC0" w:rsidP="008116BE">
            <w:pPr>
              <w:pStyle w:val="GOSTTablenorm"/>
            </w:pPr>
            <w:r w:rsidRPr="007036CE">
              <w:t>нет</w:t>
            </w:r>
          </w:p>
        </w:tc>
        <w:tc>
          <w:tcPr>
            <w:tcW w:w="1109" w:type="pct"/>
          </w:tcPr>
          <w:p w14:paraId="19E13B55" w14:textId="77777777" w:rsidR="005F3EC0" w:rsidRPr="007036CE" w:rsidRDefault="00784B85" w:rsidP="008116BE">
            <w:pPr>
              <w:pStyle w:val="GOSTTablenorm"/>
            </w:pPr>
            <w:r w:rsidRPr="007036CE">
              <w:t>Дата отражения операции в учете</w:t>
            </w:r>
          </w:p>
        </w:tc>
        <w:tc>
          <w:tcPr>
            <w:tcW w:w="1109" w:type="pct"/>
          </w:tcPr>
          <w:p w14:paraId="70ADD889" w14:textId="77777777" w:rsidR="005F3EC0" w:rsidRPr="007036CE" w:rsidRDefault="00784B85" w:rsidP="008116BE">
            <w:pPr>
              <w:pStyle w:val="GOSTTablenorm"/>
            </w:pPr>
            <w:r w:rsidRPr="007036CE">
              <w:t>SettlementDate (из заголовка запроса)</w:t>
            </w:r>
          </w:p>
        </w:tc>
        <w:tc>
          <w:tcPr>
            <w:tcW w:w="1371" w:type="pct"/>
          </w:tcPr>
          <w:p w14:paraId="5858E37F" w14:textId="77777777" w:rsidR="005F3EC0" w:rsidRPr="007036CE" w:rsidRDefault="005F3EC0" w:rsidP="008116BE">
            <w:pPr>
              <w:pStyle w:val="GOSTTablenorm"/>
            </w:pPr>
          </w:p>
        </w:tc>
      </w:tr>
      <w:tr w:rsidR="00E5721F" w:rsidRPr="007036CE" w14:paraId="7D8B1534" w14:textId="77777777" w:rsidTr="008116BE">
        <w:tc>
          <w:tcPr>
            <w:tcW w:w="1109" w:type="pct"/>
          </w:tcPr>
          <w:p w14:paraId="0FF50DCD" w14:textId="77777777" w:rsidR="00E5721F" w:rsidRPr="007036CE" w:rsidRDefault="00E5721F" w:rsidP="008116BE">
            <w:pPr>
              <w:pStyle w:val="GOSTTablenorm"/>
            </w:pPr>
            <w:r w:rsidRPr="007036CE">
              <w:t>Дата_ввода_в_действие</w:t>
            </w:r>
          </w:p>
        </w:tc>
        <w:tc>
          <w:tcPr>
            <w:tcW w:w="302" w:type="pct"/>
          </w:tcPr>
          <w:p w14:paraId="471F204E" w14:textId="77777777" w:rsidR="00E5721F" w:rsidRPr="007036CE" w:rsidRDefault="00E5721F" w:rsidP="008116BE">
            <w:pPr>
              <w:pStyle w:val="GOSTTablenorm"/>
            </w:pPr>
            <w:r w:rsidRPr="007036CE">
              <w:t>да</w:t>
            </w:r>
          </w:p>
        </w:tc>
        <w:tc>
          <w:tcPr>
            <w:tcW w:w="1109" w:type="pct"/>
          </w:tcPr>
          <w:p w14:paraId="102717F8" w14:textId="77777777" w:rsidR="00E5721F" w:rsidRPr="007036CE" w:rsidRDefault="00E5721F" w:rsidP="008116BE">
            <w:pPr>
              <w:pStyle w:val="GOSTTablenorm"/>
            </w:pPr>
            <w:r w:rsidRPr="007036CE">
              <w:t>Дата ввода в действие</w:t>
            </w:r>
          </w:p>
        </w:tc>
        <w:tc>
          <w:tcPr>
            <w:tcW w:w="1109" w:type="pct"/>
          </w:tcPr>
          <w:p w14:paraId="46CF5172" w14:textId="77777777" w:rsidR="00E5721F" w:rsidRPr="007036CE" w:rsidRDefault="00E5721F" w:rsidP="008116BE">
            <w:pPr>
              <w:pStyle w:val="GOSTTablenorm"/>
            </w:pPr>
            <w:r w:rsidRPr="007036CE">
              <w:t>SettlementDate (из заголовка за</w:t>
            </w:r>
            <w:r w:rsidRPr="007036CE">
              <w:lastRenderedPageBreak/>
              <w:t>проса)</w:t>
            </w:r>
          </w:p>
        </w:tc>
        <w:tc>
          <w:tcPr>
            <w:tcW w:w="1371" w:type="pct"/>
          </w:tcPr>
          <w:p w14:paraId="1A745FC7" w14:textId="77777777" w:rsidR="00E5721F" w:rsidRPr="007036CE" w:rsidRDefault="00E5721F" w:rsidP="00784B85">
            <w:pPr>
              <w:pStyle w:val="GOSTTablenorm"/>
            </w:pPr>
            <w:r w:rsidRPr="007036CE">
              <w:lastRenderedPageBreak/>
              <w:t>Для данного типа документ</w:t>
            </w:r>
            <w:r w:rsidR="00784B85" w:rsidRPr="007036CE">
              <w:t>а</w:t>
            </w:r>
            <w:r w:rsidRPr="007036CE">
              <w:t xml:space="preserve"> Да</w:t>
            </w:r>
            <w:r w:rsidRPr="007036CE">
              <w:lastRenderedPageBreak/>
              <w:t>та_ввода_в_действие = Дата_отражения_в_учете</w:t>
            </w:r>
          </w:p>
        </w:tc>
      </w:tr>
      <w:tr w:rsidR="00E5721F" w:rsidRPr="007036CE" w14:paraId="1BE177E9" w14:textId="77777777" w:rsidTr="008116BE">
        <w:tc>
          <w:tcPr>
            <w:tcW w:w="1109" w:type="pct"/>
          </w:tcPr>
          <w:p w14:paraId="5BB969C5" w14:textId="77777777" w:rsidR="00E5721F" w:rsidRPr="007036CE" w:rsidRDefault="00E5721F" w:rsidP="008116BE">
            <w:pPr>
              <w:pStyle w:val="GOSTTablenorm"/>
            </w:pPr>
            <w:r w:rsidRPr="007036CE">
              <w:rPr>
                <w:color w:val="1F1F1F"/>
                <w:szCs w:val="22"/>
                <w:shd w:val="clear" w:color="auto" w:fill="FFFFFF"/>
              </w:rPr>
              <w:lastRenderedPageBreak/>
              <w:t>Код_валюты</w:t>
            </w:r>
          </w:p>
        </w:tc>
        <w:tc>
          <w:tcPr>
            <w:tcW w:w="302" w:type="pct"/>
          </w:tcPr>
          <w:p w14:paraId="731B8A66" w14:textId="77777777" w:rsidR="00E5721F" w:rsidRPr="007036CE" w:rsidRDefault="00E5721F" w:rsidP="008116BE">
            <w:pPr>
              <w:pStyle w:val="GOSTTablenorm"/>
            </w:pPr>
            <w:del w:id="12842" w:author="Опаева Лидия Арашаевна" w:date="2024-08-19T11:01:00Z">
              <w:r w:rsidRPr="007036CE" w:rsidDel="00EB5177">
                <w:rPr>
                  <w:szCs w:val="22"/>
                </w:rPr>
                <w:delText>да</w:delText>
              </w:r>
            </w:del>
            <w:ins w:id="12843" w:author="Опаева Лидия Арашаевна" w:date="2024-08-19T11:01:00Z">
              <w:r w:rsidR="00EB5177" w:rsidRPr="007036CE">
                <w:rPr>
                  <w:szCs w:val="22"/>
                </w:rPr>
                <w:t>нет</w:t>
              </w:r>
            </w:ins>
          </w:p>
        </w:tc>
        <w:tc>
          <w:tcPr>
            <w:tcW w:w="1109" w:type="pct"/>
          </w:tcPr>
          <w:p w14:paraId="0299511C" w14:textId="77777777" w:rsidR="00E5721F" w:rsidRPr="007036CE" w:rsidRDefault="00E5721F" w:rsidP="008116BE">
            <w:pPr>
              <w:pStyle w:val="GOSTTablenorm"/>
            </w:pPr>
            <w:r w:rsidRPr="007036CE">
              <w:rPr>
                <w:color w:val="1F1F1F"/>
                <w:szCs w:val="22"/>
                <w:shd w:val="clear" w:color="auto" w:fill="FFFFFF"/>
              </w:rPr>
              <w:t>Код валюты</w:t>
            </w:r>
            <w:ins w:id="12844" w:author="Опаева Лидия Арашаевна" w:date="2024-08-19T11:05:00Z">
              <w:r w:rsidR="00EB5177" w:rsidRPr="007036CE">
                <w:rPr>
                  <w:color w:val="1F1F1F"/>
                  <w:szCs w:val="22"/>
                  <w:shd w:val="clear" w:color="auto" w:fill="FFFFFF"/>
                </w:rPr>
                <w:t xml:space="preserve"> по ОКВ</w:t>
              </w:r>
            </w:ins>
          </w:p>
        </w:tc>
        <w:tc>
          <w:tcPr>
            <w:tcW w:w="1109" w:type="pct"/>
          </w:tcPr>
          <w:p w14:paraId="4EC961EF" w14:textId="77777777" w:rsidR="00E5721F" w:rsidRPr="007036CE" w:rsidRDefault="00E5721F" w:rsidP="008116BE">
            <w:pPr>
              <w:pStyle w:val="GOSTTablenorm"/>
            </w:pPr>
            <w:r w:rsidRPr="007036CE">
              <w:t>CURRENCY_CODE</w:t>
            </w:r>
          </w:p>
        </w:tc>
        <w:tc>
          <w:tcPr>
            <w:tcW w:w="1371" w:type="pct"/>
          </w:tcPr>
          <w:p w14:paraId="1EBEE199" w14:textId="77777777" w:rsidR="00E5721F" w:rsidRPr="007036CE" w:rsidRDefault="00E5721F" w:rsidP="008116BE">
            <w:pPr>
              <w:pStyle w:val="GOSTTablenorm"/>
            </w:pPr>
            <w:del w:id="12845" w:author="Опаева Лидия Арашаевна" w:date="2024-08-19T10:58:00Z">
              <w:r w:rsidRPr="007036CE" w:rsidDel="00EB5177">
                <w:delText>Указывается значение «643»</w:delText>
              </w:r>
            </w:del>
          </w:p>
        </w:tc>
      </w:tr>
      <w:tr w:rsidR="00EB5177" w:rsidRPr="007036CE" w14:paraId="32035D00" w14:textId="77777777" w:rsidTr="008116BE">
        <w:tc>
          <w:tcPr>
            <w:tcW w:w="1109" w:type="pct"/>
          </w:tcPr>
          <w:p w14:paraId="33C1EA81" w14:textId="77777777" w:rsidR="00EB5177" w:rsidRPr="007036CE" w:rsidRDefault="00EB5177" w:rsidP="00EB5177">
            <w:pPr>
              <w:pStyle w:val="GOSTTablenorm"/>
              <w:rPr>
                <w:color w:val="1F1F1F"/>
                <w:szCs w:val="22"/>
                <w:shd w:val="clear" w:color="auto" w:fill="FFFFFF"/>
              </w:rPr>
            </w:pPr>
            <w:r w:rsidRPr="007036CE">
              <w:rPr>
                <w:color w:val="1F1F1F"/>
                <w:szCs w:val="22"/>
                <w:shd w:val="clear" w:color="auto" w:fill="FFFFFF"/>
              </w:rPr>
              <w:t xml:space="preserve">Код_валюты_учета </w:t>
            </w:r>
          </w:p>
        </w:tc>
        <w:tc>
          <w:tcPr>
            <w:tcW w:w="302" w:type="pct"/>
          </w:tcPr>
          <w:p w14:paraId="314E2DEE" w14:textId="77777777" w:rsidR="00EB5177" w:rsidRPr="007036CE" w:rsidRDefault="00EB5177" w:rsidP="008116BE">
            <w:pPr>
              <w:pStyle w:val="GOSTTablenorm"/>
              <w:rPr>
                <w:szCs w:val="22"/>
              </w:rPr>
            </w:pPr>
            <w:r w:rsidRPr="007036CE">
              <w:rPr>
                <w:szCs w:val="22"/>
              </w:rPr>
              <w:t>да</w:t>
            </w:r>
          </w:p>
        </w:tc>
        <w:tc>
          <w:tcPr>
            <w:tcW w:w="1109" w:type="pct"/>
          </w:tcPr>
          <w:p w14:paraId="1F44DFDA" w14:textId="77777777" w:rsidR="00EB5177" w:rsidRPr="007036CE" w:rsidRDefault="00EB5177" w:rsidP="008116BE">
            <w:pPr>
              <w:pStyle w:val="GOSTTablenorm"/>
              <w:rPr>
                <w:color w:val="1F1F1F"/>
                <w:szCs w:val="22"/>
                <w:shd w:val="clear" w:color="auto" w:fill="FFFFFF"/>
              </w:rPr>
            </w:pPr>
            <w:r w:rsidRPr="007036CE">
              <w:rPr>
                <w:color w:val="1F1F1F"/>
                <w:szCs w:val="22"/>
                <w:shd w:val="clear" w:color="auto" w:fill="FFFFFF"/>
              </w:rPr>
              <w:t xml:space="preserve">Код валюты учета по ОКВ </w:t>
            </w:r>
          </w:p>
        </w:tc>
        <w:tc>
          <w:tcPr>
            <w:tcW w:w="1109" w:type="pct"/>
          </w:tcPr>
          <w:p w14:paraId="304C6040" w14:textId="77777777" w:rsidR="00EB5177" w:rsidRPr="007036CE" w:rsidRDefault="00EB5177" w:rsidP="008116BE">
            <w:pPr>
              <w:pStyle w:val="GOSTTablenorm"/>
            </w:pPr>
          </w:p>
        </w:tc>
        <w:tc>
          <w:tcPr>
            <w:tcW w:w="1371" w:type="pct"/>
          </w:tcPr>
          <w:p w14:paraId="7D15379C" w14:textId="77777777" w:rsidR="00EB5177" w:rsidRPr="007036CE" w:rsidRDefault="00EB5177" w:rsidP="008116BE">
            <w:pPr>
              <w:pStyle w:val="GOSTTablenorm"/>
            </w:pPr>
            <w:r w:rsidRPr="007036CE">
              <w:t>Указывается значение «643»</w:t>
            </w:r>
          </w:p>
        </w:tc>
      </w:tr>
      <w:tr w:rsidR="00E5721F" w:rsidRPr="007036CE" w14:paraId="39773324" w14:textId="77777777" w:rsidTr="008116BE">
        <w:tc>
          <w:tcPr>
            <w:tcW w:w="1109" w:type="pct"/>
          </w:tcPr>
          <w:p w14:paraId="46139042" w14:textId="77777777" w:rsidR="00E5721F" w:rsidRPr="007036CE" w:rsidRDefault="00E5721F" w:rsidP="008116BE">
            <w:pPr>
              <w:pStyle w:val="GOSTTablenorm"/>
            </w:pPr>
            <w:r w:rsidRPr="007036CE">
              <w:t>Номер_документа*</w:t>
            </w:r>
          </w:p>
        </w:tc>
        <w:tc>
          <w:tcPr>
            <w:tcW w:w="302" w:type="pct"/>
          </w:tcPr>
          <w:p w14:paraId="779203D9" w14:textId="77777777" w:rsidR="00E5721F" w:rsidRPr="007036CE" w:rsidRDefault="00E5721F" w:rsidP="008116BE">
            <w:pPr>
              <w:pStyle w:val="GOSTTablenorm"/>
            </w:pPr>
            <w:r w:rsidRPr="007036CE">
              <w:t>нет</w:t>
            </w:r>
          </w:p>
        </w:tc>
        <w:tc>
          <w:tcPr>
            <w:tcW w:w="1109" w:type="pct"/>
          </w:tcPr>
          <w:p w14:paraId="37AA8DCC" w14:textId="77777777" w:rsidR="00E5721F" w:rsidRPr="007036CE" w:rsidRDefault="00E5721F" w:rsidP="008116BE">
            <w:pPr>
              <w:pStyle w:val="GOSTTablenorm"/>
            </w:pPr>
            <w:r w:rsidRPr="007036CE">
              <w:t>Номер документа</w:t>
            </w:r>
          </w:p>
        </w:tc>
        <w:tc>
          <w:tcPr>
            <w:tcW w:w="1109" w:type="pct"/>
          </w:tcPr>
          <w:p w14:paraId="250EAF97" w14:textId="549CED3E" w:rsidR="00E5721F" w:rsidRPr="007036CE" w:rsidRDefault="00E5721F" w:rsidP="005B1C15">
            <w:pPr>
              <w:pStyle w:val="GOSTTablenorm"/>
            </w:pPr>
            <w:r w:rsidRPr="007036CE">
              <w:t>NDOC</w:t>
            </w:r>
          </w:p>
        </w:tc>
        <w:tc>
          <w:tcPr>
            <w:tcW w:w="1371" w:type="pct"/>
          </w:tcPr>
          <w:p w14:paraId="3F72FD96" w14:textId="77777777" w:rsidR="00E5721F" w:rsidRPr="007036CE" w:rsidRDefault="00E5721F" w:rsidP="008116BE">
            <w:pPr>
              <w:pStyle w:val="GOSTTablenorm"/>
            </w:pPr>
          </w:p>
        </w:tc>
      </w:tr>
      <w:tr w:rsidR="00E5721F" w:rsidRPr="007036CE" w14:paraId="6070008A" w14:textId="77777777" w:rsidTr="008116BE">
        <w:tc>
          <w:tcPr>
            <w:tcW w:w="1109" w:type="pct"/>
          </w:tcPr>
          <w:p w14:paraId="2CF1C924" w14:textId="77777777" w:rsidR="00E5721F" w:rsidRPr="007036CE" w:rsidRDefault="00E5721F" w:rsidP="008116BE">
            <w:pPr>
              <w:pStyle w:val="GOSTTablenorm"/>
            </w:pPr>
            <w:r w:rsidRPr="007036CE">
              <w:t>Дата_документа*</w:t>
            </w:r>
          </w:p>
        </w:tc>
        <w:tc>
          <w:tcPr>
            <w:tcW w:w="302" w:type="pct"/>
          </w:tcPr>
          <w:p w14:paraId="52BE347B" w14:textId="77777777" w:rsidR="00E5721F" w:rsidRPr="007036CE" w:rsidRDefault="00E5721F" w:rsidP="008116BE">
            <w:pPr>
              <w:pStyle w:val="GOSTTablenorm"/>
            </w:pPr>
            <w:r w:rsidRPr="007036CE">
              <w:t>нет</w:t>
            </w:r>
          </w:p>
        </w:tc>
        <w:tc>
          <w:tcPr>
            <w:tcW w:w="1109" w:type="pct"/>
          </w:tcPr>
          <w:p w14:paraId="65F03AAF" w14:textId="77777777" w:rsidR="00E5721F" w:rsidRPr="007036CE" w:rsidRDefault="00E5721F" w:rsidP="008116BE">
            <w:pPr>
              <w:pStyle w:val="GOSTTablenorm"/>
            </w:pPr>
            <w:r w:rsidRPr="007036CE">
              <w:t>Дата документа</w:t>
            </w:r>
          </w:p>
        </w:tc>
        <w:tc>
          <w:tcPr>
            <w:tcW w:w="1109" w:type="pct"/>
          </w:tcPr>
          <w:p w14:paraId="4C0829E9" w14:textId="234635B9" w:rsidR="00E5721F" w:rsidRPr="007036CE" w:rsidRDefault="00E5721F" w:rsidP="005B1C15">
            <w:pPr>
              <w:pStyle w:val="GOSTTablenorm"/>
            </w:pPr>
            <w:r w:rsidRPr="007036CE">
              <w:rPr>
                <w:szCs w:val="22"/>
              </w:rPr>
              <w:t>DATEDOC</w:t>
            </w:r>
          </w:p>
        </w:tc>
        <w:tc>
          <w:tcPr>
            <w:tcW w:w="1371" w:type="pct"/>
          </w:tcPr>
          <w:p w14:paraId="703C9D6B" w14:textId="77777777" w:rsidR="00E5721F" w:rsidRPr="007036CE" w:rsidRDefault="00E5721F" w:rsidP="008116BE">
            <w:pPr>
              <w:pStyle w:val="GOSTTablenorm"/>
            </w:pPr>
          </w:p>
        </w:tc>
      </w:tr>
      <w:tr w:rsidR="00E5721F" w:rsidRPr="007036CE" w14:paraId="74C79AAE" w14:textId="77777777" w:rsidTr="008116BE">
        <w:tc>
          <w:tcPr>
            <w:tcW w:w="1109" w:type="pct"/>
          </w:tcPr>
          <w:p w14:paraId="43D192E9" w14:textId="77777777" w:rsidR="00E5721F" w:rsidRPr="007036CE" w:rsidRDefault="005F3EC0" w:rsidP="008116BE">
            <w:pPr>
              <w:pStyle w:val="GOSTTablenorm"/>
            </w:pPr>
            <w:r w:rsidRPr="007036CE">
              <w:t>Сумма_валюта_операции</w:t>
            </w:r>
          </w:p>
        </w:tc>
        <w:tc>
          <w:tcPr>
            <w:tcW w:w="302" w:type="pct"/>
          </w:tcPr>
          <w:p w14:paraId="59FDDA3F" w14:textId="77777777" w:rsidR="00E5721F" w:rsidRPr="007036CE" w:rsidRDefault="00E5721F" w:rsidP="008116BE">
            <w:pPr>
              <w:pStyle w:val="GOSTTablenorm"/>
            </w:pPr>
            <w:r w:rsidRPr="007036CE">
              <w:t>да</w:t>
            </w:r>
          </w:p>
        </w:tc>
        <w:tc>
          <w:tcPr>
            <w:tcW w:w="1109" w:type="pct"/>
          </w:tcPr>
          <w:p w14:paraId="7AAA8869" w14:textId="77777777" w:rsidR="00E5721F" w:rsidRPr="007036CE" w:rsidRDefault="00E5721F" w:rsidP="008116BE">
            <w:pPr>
              <w:pStyle w:val="GOSTTablenorm"/>
            </w:pPr>
            <w:del w:id="12846" w:author="Опаева Лидия Арашаевна" w:date="2024-08-19T10:57:00Z">
              <w:r w:rsidRPr="007036CE" w:rsidDel="00784B85">
                <w:delText>Введенная</w:delText>
              </w:r>
              <w:r w:rsidR="005F3EC0" w:rsidRPr="007036CE" w:rsidDel="00784B85">
                <w:delText xml:space="preserve"> </w:delText>
              </w:r>
              <w:r w:rsidRPr="007036CE" w:rsidDel="00784B85">
                <w:delText>сумма</w:delText>
              </w:r>
            </w:del>
            <w:ins w:id="12847" w:author="Опаева Лидия Арашаевна" w:date="2024-08-19T10:57:00Z">
              <w:r w:rsidR="00784B85" w:rsidRPr="007036CE">
                <w:t>Сумма в валюте документа</w:t>
              </w:r>
            </w:ins>
          </w:p>
        </w:tc>
        <w:tc>
          <w:tcPr>
            <w:tcW w:w="1109" w:type="pct"/>
          </w:tcPr>
          <w:p w14:paraId="7B402910" w14:textId="77777777" w:rsidR="00E5721F" w:rsidRPr="007036CE" w:rsidRDefault="00E5721F" w:rsidP="008116BE">
            <w:pPr>
              <w:pStyle w:val="GOSTTablenorm"/>
            </w:pPr>
            <w:r w:rsidRPr="007036CE">
              <w:rPr>
                <w:b/>
                <w:szCs w:val="24"/>
              </w:rPr>
              <w:t>INFOASFK</w:t>
            </w:r>
            <w:r w:rsidRPr="007036CE">
              <w:t>:ENTERED_AMOUNT</w:t>
            </w:r>
          </w:p>
        </w:tc>
        <w:tc>
          <w:tcPr>
            <w:tcW w:w="1371" w:type="pct"/>
          </w:tcPr>
          <w:p w14:paraId="67745401" w14:textId="2AFCE2F1" w:rsidR="00E5721F" w:rsidRPr="007036CE" w:rsidRDefault="00E5721F" w:rsidP="008116BE">
            <w:pPr>
              <w:pStyle w:val="GOSTTablenorm"/>
            </w:pPr>
            <w:r w:rsidRPr="007036CE">
              <w:t xml:space="preserve">Сумма передается в единицах валюты с точностью 2 знака после запятой </w:t>
            </w:r>
            <w:r w:rsidR="00CC2920" w:rsidRPr="007036CE">
              <w:t>–</w:t>
            </w:r>
            <w:r w:rsidRPr="007036CE">
              <w:t xml:space="preserve"> необходимо конвертировать в минимальные единицы валюты (для данного типа документов умножить на 100)</w:t>
            </w:r>
          </w:p>
        </w:tc>
      </w:tr>
      <w:tr w:rsidR="00E5721F" w:rsidRPr="007036CE" w14:paraId="17500E67" w14:textId="77777777" w:rsidTr="008116BE">
        <w:tc>
          <w:tcPr>
            <w:tcW w:w="1109" w:type="pct"/>
          </w:tcPr>
          <w:p w14:paraId="2885E9C4" w14:textId="77777777" w:rsidR="00E5721F" w:rsidRPr="007036CE" w:rsidRDefault="005F3EC0" w:rsidP="008116BE">
            <w:pPr>
              <w:pStyle w:val="GOSTTablenorm"/>
            </w:pPr>
            <w:r w:rsidRPr="007036CE">
              <w:t>Сумма_валюта_учета_руб</w:t>
            </w:r>
          </w:p>
        </w:tc>
        <w:tc>
          <w:tcPr>
            <w:tcW w:w="302" w:type="pct"/>
          </w:tcPr>
          <w:p w14:paraId="3465D50D" w14:textId="77777777" w:rsidR="00E5721F" w:rsidRPr="007036CE" w:rsidRDefault="00E5721F" w:rsidP="008116BE">
            <w:pPr>
              <w:pStyle w:val="GOSTTablenorm"/>
            </w:pPr>
            <w:r w:rsidRPr="007036CE">
              <w:t>да</w:t>
            </w:r>
          </w:p>
        </w:tc>
        <w:tc>
          <w:tcPr>
            <w:tcW w:w="1109" w:type="pct"/>
          </w:tcPr>
          <w:p w14:paraId="41AB2D30" w14:textId="77777777" w:rsidR="00E5721F" w:rsidRPr="007036CE" w:rsidRDefault="00E5721F" w:rsidP="008116BE">
            <w:pPr>
              <w:pStyle w:val="GOSTTablenorm"/>
            </w:pPr>
            <w:del w:id="12848" w:author="Опаева Лидия Арашаевна" w:date="2024-08-19T10:57:00Z">
              <w:r w:rsidRPr="007036CE" w:rsidDel="00784B85">
                <w:delText>Учетная</w:delText>
              </w:r>
              <w:r w:rsidR="005F3EC0" w:rsidRPr="007036CE" w:rsidDel="00784B85">
                <w:delText xml:space="preserve"> </w:delText>
              </w:r>
              <w:r w:rsidRPr="007036CE" w:rsidDel="00784B85">
                <w:delText>сумма</w:delText>
              </w:r>
            </w:del>
            <w:ins w:id="12849" w:author="Опаева Лидия Арашаевна" w:date="2024-08-19T10:57:00Z">
              <w:r w:rsidR="00784B85" w:rsidRPr="007036CE">
                <w:t>Сумма в валюте учета (руб)</w:t>
              </w:r>
            </w:ins>
          </w:p>
        </w:tc>
        <w:tc>
          <w:tcPr>
            <w:tcW w:w="1109" w:type="pct"/>
          </w:tcPr>
          <w:p w14:paraId="5EF15FA1" w14:textId="77777777" w:rsidR="00E5721F" w:rsidRPr="007036CE" w:rsidRDefault="00E5721F" w:rsidP="008116BE">
            <w:pPr>
              <w:pStyle w:val="GOSTTablenorm"/>
            </w:pPr>
            <w:r w:rsidRPr="007036CE">
              <w:rPr>
                <w:b/>
                <w:szCs w:val="24"/>
              </w:rPr>
              <w:t>INFOASFK</w:t>
            </w:r>
            <w:r w:rsidRPr="007036CE">
              <w:t>:ACCOUNTED_AMOUNT</w:t>
            </w:r>
          </w:p>
        </w:tc>
        <w:tc>
          <w:tcPr>
            <w:tcW w:w="1371" w:type="pct"/>
          </w:tcPr>
          <w:p w14:paraId="6CEE917B" w14:textId="501130DB" w:rsidR="00E5721F" w:rsidRPr="007036CE" w:rsidRDefault="00E5721F" w:rsidP="008116BE">
            <w:pPr>
              <w:pStyle w:val="GOSTTablenorm"/>
            </w:pPr>
            <w:r w:rsidRPr="007036CE">
              <w:t xml:space="preserve">Сумма передается в единицах валюты с точностью 2 знака после запятой </w:t>
            </w:r>
            <w:r w:rsidR="00CC2920" w:rsidRPr="007036CE">
              <w:t>–</w:t>
            </w:r>
            <w:r w:rsidRPr="007036CE">
              <w:t xml:space="preserve"> необходимо конвертировать в минимальные единицы валюты (для данного типа документов умножить на 100)</w:t>
            </w:r>
          </w:p>
        </w:tc>
      </w:tr>
      <w:tr w:rsidR="00E5721F" w:rsidRPr="007036CE" w14:paraId="1CEB62F7" w14:textId="77777777" w:rsidTr="008116BE">
        <w:tc>
          <w:tcPr>
            <w:tcW w:w="1109" w:type="pct"/>
          </w:tcPr>
          <w:p w14:paraId="75453C7D" w14:textId="77777777" w:rsidR="00E5721F" w:rsidRPr="007036CE" w:rsidRDefault="00E5721F" w:rsidP="008116BE">
            <w:pPr>
              <w:pStyle w:val="GOSTTablenorm"/>
            </w:pPr>
            <w:r w:rsidRPr="007036CE">
              <w:t>Наименование_операции</w:t>
            </w:r>
          </w:p>
        </w:tc>
        <w:tc>
          <w:tcPr>
            <w:tcW w:w="302" w:type="pct"/>
          </w:tcPr>
          <w:p w14:paraId="7C2E74A7" w14:textId="77777777" w:rsidR="00E5721F" w:rsidRPr="007036CE" w:rsidRDefault="00E5721F" w:rsidP="008116BE">
            <w:pPr>
              <w:pStyle w:val="GOSTTablenorm"/>
            </w:pPr>
            <w:r w:rsidRPr="007036CE">
              <w:t>нет</w:t>
            </w:r>
          </w:p>
        </w:tc>
        <w:tc>
          <w:tcPr>
            <w:tcW w:w="1109" w:type="pct"/>
          </w:tcPr>
          <w:p w14:paraId="1D3E2494" w14:textId="77777777" w:rsidR="00E5721F" w:rsidRPr="007036CE" w:rsidRDefault="00E5721F" w:rsidP="008116BE">
            <w:pPr>
              <w:pStyle w:val="GOSTTablenorm"/>
            </w:pPr>
            <w:r w:rsidRPr="007036CE">
              <w:t>Наименование операции</w:t>
            </w:r>
          </w:p>
        </w:tc>
        <w:tc>
          <w:tcPr>
            <w:tcW w:w="1109" w:type="pct"/>
          </w:tcPr>
          <w:p w14:paraId="740E099E" w14:textId="77777777" w:rsidR="00E5721F" w:rsidRPr="007036CE" w:rsidRDefault="00E5721F" w:rsidP="008116BE">
            <w:pPr>
              <w:pStyle w:val="GOSTTablenorm"/>
            </w:pPr>
            <w:r w:rsidRPr="007036CE">
              <w:rPr>
                <w:b/>
                <w:szCs w:val="24"/>
              </w:rPr>
              <w:t>INFOASFK</w:t>
            </w:r>
            <w:r w:rsidRPr="007036CE">
              <w:t>:NAME_OF_OPERATION</w:t>
            </w:r>
          </w:p>
        </w:tc>
        <w:tc>
          <w:tcPr>
            <w:tcW w:w="1371" w:type="pct"/>
          </w:tcPr>
          <w:p w14:paraId="5993FA04" w14:textId="77777777" w:rsidR="00E5721F" w:rsidRPr="007036CE" w:rsidRDefault="00E5721F" w:rsidP="008116BE">
            <w:pPr>
              <w:pStyle w:val="GOSTTablenorm"/>
            </w:pPr>
          </w:p>
        </w:tc>
      </w:tr>
      <w:tr w:rsidR="00FE3EF4" w:rsidRPr="007036CE" w14:paraId="09814C6A" w14:textId="77777777" w:rsidTr="008116BE">
        <w:trPr>
          <w:ins w:id="12850" w:author="Сарафанова (Чиркова) Наталия Сергеевна" w:date="2026-02-24T15:22:00Z"/>
        </w:trPr>
        <w:tc>
          <w:tcPr>
            <w:tcW w:w="1109" w:type="pct"/>
          </w:tcPr>
          <w:p w14:paraId="4DF26D55" w14:textId="77B0747E" w:rsidR="00FE3EF4" w:rsidRPr="00A11B67" w:rsidRDefault="00FE3EF4" w:rsidP="00FE3EF4">
            <w:pPr>
              <w:pStyle w:val="GOSTTablenorm"/>
              <w:rPr>
                <w:ins w:id="12851" w:author="Сарафанова (Чиркова) Наталия Сергеевна" w:date="2026-02-24T15:22:00Z"/>
              </w:rPr>
            </w:pPr>
            <w:ins w:id="12852" w:author="Сарафанова (Чиркова) Наталия Сергеевна" w:date="2026-02-24T15:24:00Z">
              <w:r w:rsidRPr="00A11B67">
                <w:t>Номер_родит_документа</w:t>
              </w:r>
            </w:ins>
          </w:p>
        </w:tc>
        <w:tc>
          <w:tcPr>
            <w:tcW w:w="302" w:type="pct"/>
          </w:tcPr>
          <w:p w14:paraId="68593928" w14:textId="477200F5" w:rsidR="00FE3EF4" w:rsidRPr="00A11B67" w:rsidRDefault="00FE3EF4" w:rsidP="00FE3EF4">
            <w:pPr>
              <w:pStyle w:val="GOSTTablenorm"/>
              <w:rPr>
                <w:ins w:id="12853" w:author="Сарафанова (Чиркова) Наталия Сергеевна" w:date="2026-02-24T15:22:00Z"/>
              </w:rPr>
            </w:pPr>
            <w:ins w:id="12854" w:author="Сарафанова (Чиркова) Наталия Сергеевна" w:date="2026-02-24T15:24:00Z">
              <w:r w:rsidRPr="00A11B67">
                <w:t>нет</w:t>
              </w:r>
            </w:ins>
          </w:p>
        </w:tc>
        <w:tc>
          <w:tcPr>
            <w:tcW w:w="1109" w:type="pct"/>
          </w:tcPr>
          <w:p w14:paraId="41F2A739" w14:textId="7B9B8227" w:rsidR="00FE3EF4" w:rsidRPr="00A11B67" w:rsidRDefault="00FE3EF4" w:rsidP="00FE3EF4">
            <w:pPr>
              <w:pStyle w:val="GOSTTablenorm"/>
              <w:rPr>
                <w:ins w:id="12855" w:author="Сарафанова (Чиркова) Наталия Сергеевна" w:date="2026-02-24T15:22:00Z"/>
              </w:rPr>
            </w:pPr>
            <w:ins w:id="12856" w:author="Сарафанова (Чиркова) Наталия Сергеевна" w:date="2026-02-24T15:24:00Z">
              <w:r w:rsidRPr="00A11B67">
                <w:t>Номер родительского документа</w:t>
              </w:r>
            </w:ins>
          </w:p>
        </w:tc>
        <w:tc>
          <w:tcPr>
            <w:tcW w:w="1109" w:type="pct"/>
          </w:tcPr>
          <w:p w14:paraId="1505FA92" w14:textId="0C9D330D" w:rsidR="00FE3EF4" w:rsidRPr="00A11B67" w:rsidRDefault="00FE3EF4" w:rsidP="005B1C15">
            <w:pPr>
              <w:pStyle w:val="GOSTTablenorm"/>
              <w:rPr>
                <w:ins w:id="12857" w:author="Сарафанова (Чиркова) Наталия Сергеевна" w:date="2026-02-24T15:22:00Z"/>
                <w:b/>
                <w:szCs w:val="24"/>
              </w:rPr>
            </w:pPr>
            <w:ins w:id="12858" w:author="Сарафанова (Чиркова) Наталия Сергеевна" w:date="2026-02-24T15:25:00Z">
              <w:r w:rsidRPr="00A11B67">
                <w:rPr>
                  <w:b/>
                  <w:szCs w:val="24"/>
                </w:rPr>
                <w:t>INFOASFK</w:t>
              </w:r>
              <w:r w:rsidRPr="00A11B67">
                <w:rPr>
                  <w:b/>
                  <w:bCs/>
                  <w:szCs w:val="22"/>
                </w:rPr>
                <w:t>:</w:t>
              </w:r>
              <w:r w:rsidRPr="00A11B67">
                <w:t>ATTRIBUTE6_3</w:t>
              </w:r>
            </w:ins>
          </w:p>
        </w:tc>
        <w:tc>
          <w:tcPr>
            <w:tcW w:w="1371" w:type="pct"/>
          </w:tcPr>
          <w:p w14:paraId="216A63BF" w14:textId="77777777" w:rsidR="00FE3EF4" w:rsidRPr="007036CE" w:rsidRDefault="00FE3EF4" w:rsidP="00FE3EF4">
            <w:pPr>
              <w:pStyle w:val="GOSTTablenorm"/>
              <w:rPr>
                <w:ins w:id="12859" w:author="Сарафанова (Чиркова) Наталия Сергеевна" w:date="2026-02-24T15:22:00Z"/>
              </w:rPr>
            </w:pPr>
          </w:p>
        </w:tc>
      </w:tr>
      <w:tr w:rsidR="00FE3EF4" w:rsidRPr="007036CE" w14:paraId="4AFCF6A5" w14:textId="77777777" w:rsidTr="008116BE">
        <w:trPr>
          <w:ins w:id="12860" w:author="Сарафанова (Чиркова) Наталия Сергеевна" w:date="2026-02-24T15:22:00Z"/>
        </w:trPr>
        <w:tc>
          <w:tcPr>
            <w:tcW w:w="1109" w:type="pct"/>
          </w:tcPr>
          <w:p w14:paraId="07265C00" w14:textId="17DD197E" w:rsidR="00FE3EF4" w:rsidRPr="00A11B67" w:rsidRDefault="00FE3EF4" w:rsidP="00FE3EF4">
            <w:pPr>
              <w:pStyle w:val="GOSTTablenorm"/>
              <w:rPr>
                <w:ins w:id="12861" w:author="Сарафанова (Чиркова) Наталия Сергеевна" w:date="2026-02-24T15:22:00Z"/>
              </w:rPr>
            </w:pPr>
            <w:ins w:id="12862" w:author="Сарафанова (Чиркова) Наталия Сергеевна" w:date="2026-02-24T15:24:00Z">
              <w:r w:rsidRPr="00A11B67">
                <w:t>Дата_родит_документа</w:t>
              </w:r>
            </w:ins>
          </w:p>
        </w:tc>
        <w:tc>
          <w:tcPr>
            <w:tcW w:w="302" w:type="pct"/>
          </w:tcPr>
          <w:p w14:paraId="65A41CB4" w14:textId="1827AC0D" w:rsidR="00FE3EF4" w:rsidRPr="00A11B67" w:rsidRDefault="00FE3EF4" w:rsidP="00FE3EF4">
            <w:pPr>
              <w:pStyle w:val="GOSTTablenorm"/>
              <w:rPr>
                <w:ins w:id="12863" w:author="Сарафанова (Чиркова) Наталия Сергеевна" w:date="2026-02-24T15:22:00Z"/>
              </w:rPr>
            </w:pPr>
            <w:ins w:id="12864" w:author="Сарафанова (Чиркова) Наталия Сергеевна" w:date="2026-02-24T15:24:00Z">
              <w:r w:rsidRPr="00A11B67">
                <w:t>нет</w:t>
              </w:r>
            </w:ins>
          </w:p>
        </w:tc>
        <w:tc>
          <w:tcPr>
            <w:tcW w:w="1109" w:type="pct"/>
          </w:tcPr>
          <w:p w14:paraId="63EE01C6" w14:textId="450027D1" w:rsidR="00FE3EF4" w:rsidRPr="00A11B67" w:rsidRDefault="00FE3EF4" w:rsidP="00FE3EF4">
            <w:pPr>
              <w:pStyle w:val="GOSTTablenorm"/>
              <w:rPr>
                <w:ins w:id="12865" w:author="Сарафанова (Чиркова) Наталия Сергеевна" w:date="2026-02-24T15:22:00Z"/>
              </w:rPr>
            </w:pPr>
            <w:ins w:id="12866" w:author="Сарафанова (Чиркова) Наталия Сергеевна" w:date="2026-02-24T15:24:00Z">
              <w:r w:rsidRPr="00A11B67">
                <w:t>Дата родительского документа</w:t>
              </w:r>
            </w:ins>
          </w:p>
        </w:tc>
        <w:tc>
          <w:tcPr>
            <w:tcW w:w="1109" w:type="pct"/>
          </w:tcPr>
          <w:p w14:paraId="3CC707B5" w14:textId="05BC21BD" w:rsidR="00FE3EF4" w:rsidRPr="00A11B67" w:rsidRDefault="00FE3EF4" w:rsidP="005B1C15">
            <w:pPr>
              <w:pStyle w:val="GOSTTablenorm"/>
              <w:rPr>
                <w:ins w:id="12867" w:author="Сарафанова (Чиркова) Наталия Сергеевна" w:date="2026-02-24T15:22:00Z"/>
                <w:b/>
                <w:szCs w:val="24"/>
              </w:rPr>
            </w:pPr>
            <w:ins w:id="12868" w:author="Сарафанова (Чиркова) Наталия Сергеевна" w:date="2026-02-24T15:25:00Z">
              <w:r w:rsidRPr="00A11B67">
                <w:rPr>
                  <w:b/>
                  <w:szCs w:val="24"/>
                </w:rPr>
                <w:t>INFOASFK</w:t>
              </w:r>
              <w:r w:rsidRPr="00A11B67">
                <w:rPr>
                  <w:b/>
                  <w:bCs/>
                  <w:szCs w:val="22"/>
                </w:rPr>
                <w:t>:</w:t>
              </w:r>
              <w:r w:rsidRPr="00A11B67">
                <w:t>ATTRIBUTE6_2</w:t>
              </w:r>
            </w:ins>
          </w:p>
        </w:tc>
        <w:tc>
          <w:tcPr>
            <w:tcW w:w="1371" w:type="pct"/>
          </w:tcPr>
          <w:p w14:paraId="3A7F917B" w14:textId="77777777" w:rsidR="00FE3EF4" w:rsidRPr="007036CE" w:rsidRDefault="00FE3EF4" w:rsidP="00FE3EF4">
            <w:pPr>
              <w:pStyle w:val="GOSTTablenorm"/>
              <w:rPr>
                <w:ins w:id="12869" w:author="Сарафанова (Чиркова) Наталия Сергеевна" w:date="2026-02-24T15:22:00Z"/>
              </w:rPr>
            </w:pPr>
          </w:p>
        </w:tc>
      </w:tr>
      <w:tr w:rsidR="00FE3EF4" w:rsidRPr="007036CE" w14:paraId="5A1405D6" w14:textId="77777777" w:rsidTr="008116BE">
        <w:trPr>
          <w:ins w:id="12870" w:author="Сарафанова (Чиркова) Наталия Сергеевна" w:date="2026-02-24T15:22:00Z"/>
        </w:trPr>
        <w:tc>
          <w:tcPr>
            <w:tcW w:w="1109" w:type="pct"/>
          </w:tcPr>
          <w:p w14:paraId="36C541F1" w14:textId="32046680" w:rsidR="00FE3EF4" w:rsidRPr="00A11B67" w:rsidRDefault="00FE3EF4" w:rsidP="00FE3EF4">
            <w:pPr>
              <w:pStyle w:val="GOSTTablenorm"/>
              <w:rPr>
                <w:ins w:id="12871" w:author="Сарафанова (Чиркова) Наталия Сергеевна" w:date="2026-02-24T15:22:00Z"/>
              </w:rPr>
            </w:pPr>
            <w:ins w:id="12872" w:author="Сарафанова (Чиркова) Наталия Сергеевна" w:date="2026-02-24T15:24:00Z">
              <w:r w:rsidRPr="00A11B67">
                <w:t>Тип_родит_документа</w:t>
              </w:r>
            </w:ins>
          </w:p>
        </w:tc>
        <w:tc>
          <w:tcPr>
            <w:tcW w:w="302" w:type="pct"/>
          </w:tcPr>
          <w:p w14:paraId="487F9789" w14:textId="6DDD13B7" w:rsidR="00FE3EF4" w:rsidRPr="00A11B67" w:rsidRDefault="00FE3EF4" w:rsidP="00FE3EF4">
            <w:pPr>
              <w:pStyle w:val="GOSTTablenorm"/>
              <w:rPr>
                <w:ins w:id="12873" w:author="Сарафанова (Чиркова) Наталия Сергеевна" w:date="2026-02-24T15:22:00Z"/>
              </w:rPr>
            </w:pPr>
            <w:ins w:id="12874" w:author="Сарафанова (Чиркова) Наталия Сергеевна" w:date="2026-02-24T15:24:00Z">
              <w:r w:rsidRPr="00A11B67">
                <w:t>нет</w:t>
              </w:r>
            </w:ins>
          </w:p>
        </w:tc>
        <w:tc>
          <w:tcPr>
            <w:tcW w:w="1109" w:type="pct"/>
          </w:tcPr>
          <w:p w14:paraId="61E54C91" w14:textId="554A3DCE" w:rsidR="00FE3EF4" w:rsidRPr="00A11B67" w:rsidRDefault="00FE3EF4" w:rsidP="00FE3EF4">
            <w:pPr>
              <w:pStyle w:val="GOSTTablenorm"/>
              <w:rPr>
                <w:ins w:id="12875" w:author="Сарафанова (Чиркова) Наталия Сергеевна" w:date="2026-02-24T15:22:00Z"/>
              </w:rPr>
            </w:pPr>
            <w:ins w:id="12876" w:author="Сарафанова (Чиркова) Наталия Сергеевна" w:date="2026-02-24T15:24:00Z">
              <w:r w:rsidRPr="00A11B67">
                <w:t>Тип родительского документа</w:t>
              </w:r>
            </w:ins>
          </w:p>
        </w:tc>
        <w:tc>
          <w:tcPr>
            <w:tcW w:w="1109" w:type="pct"/>
          </w:tcPr>
          <w:p w14:paraId="34B742CC" w14:textId="1D6702FD" w:rsidR="00FE3EF4" w:rsidRPr="00A11B67" w:rsidRDefault="00FE3EF4" w:rsidP="005B1C15">
            <w:pPr>
              <w:pStyle w:val="GOSTTablenorm"/>
              <w:rPr>
                <w:ins w:id="12877" w:author="Сарафанова (Чиркова) Наталия Сергеевна" w:date="2026-02-24T15:22:00Z"/>
                <w:b/>
                <w:szCs w:val="24"/>
              </w:rPr>
            </w:pPr>
            <w:ins w:id="12878" w:author="Сарафанова (Чиркова) Наталия Сергеевна" w:date="2026-02-24T15:25:00Z">
              <w:r w:rsidRPr="00A11B67">
                <w:rPr>
                  <w:b/>
                  <w:szCs w:val="24"/>
                </w:rPr>
                <w:t>INFOASFK</w:t>
              </w:r>
              <w:r w:rsidRPr="00A11B67">
                <w:rPr>
                  <w:b/>
                  <w:bCs/>
                  <w:szCs w:val="22"/>
                </w:rPr>
                <w:t>:</w:t>
              </w:r>
              <w:r w:rsidRPr="00A11B67">
                <w:t>ATTRIBUTE6_1</w:t>
              </w:r>
            </w:ins>
          </w:p>
        </w:tc>
        <w:tc>
          <w:tcPr>
            <w:tcW w:w="1371" w:type="pct"/>
          </w:tcPr>
          <w:p w14:paraId="758A6A11" w14:textId="77777777" w:rsidR="00FE3EF4" w:rsidRPr="007036CE" w:rsidRDefault="00FE3EF4" w:rsidP="00FE3EF4">
            <w:pPr>
              <w:pStyle w:val="GOSTTablenorm"/>
              <w:rPr>
                <w:ins w:id="12879" w:author="Сарафанова (Чиркова) Наталия Сергеевна" w:date="2026-02-24T15:22:00Z"/>
              </w:rPr>
            </w:pPr>
          </w:p>
        </w:tc>
      </w:tr>
      <w:tr w:rsidR="00FE3EF4" w:rsidRPr="007036CE" w14:paraId="5B611265" w14:textId="77777777" w:rsidTr="008116BE">
        <w:trPr>
          <w:ins w:id="12880" w:author="Сарафанова (Чиркова) Наталия Сергеевна" w:date="2026-02-24T15:22:00Z"/>
        </w:trPr>
        <w:tc>
          <w:tcPr>
            <w:tcW w:w="1109" w:type="pct"/>
          </w:tcPr>
          <w:p w14:paraId="3AE4AB3A" w14:textId="1C31D816" w:rsidR="00FE3EF4" w:rsidRPr="00A11B67" w:rsidRDefault="00FE3EF4" w:rsidP="00FE3EF4">
            <w:pPr>
              <w:pStyle w:val="GOSTTablenorm"/>
              <w:rPr>
                <w:ins w:id="12881" w:author="Сарафанова (Чиркова) Наталия Сергеевна" w:date="2026-02-24T15:22:00Z"/>
              </w:rPr>
            </w:pPr>
            <w:ins w:id="12882" w:author="Сарафанова (Чиркова) Наталия Сергеевна" w:date="2026-02-24T15:24:00Z">
              <w:r w:rsidRPr="00A11B67">
                <w:t>GUID_родит_документа</w:t>
              </w:r>
            </w:ins>
          </w:p>
        </w:tc>
        <w:tc>
          <w:tcPr>
            <w:tcW w:w="302" w:type="pct"/>
          </w:tcPr>
          <w:p w14:paraId="7189AA6E" w14:textId="3F3B8C13" w:rsidR="00FE3EF4" w:rsidRPr="00A11B67" w:rsidRDefault="00FE3EF4" w:rsidP="00FE3EF4">
            <w:pPr>
              <w:pStyle w:val="GOSTTablenorm"/>
              <w:rPr>
                <w:ins w:id="12883" w:author="Сарафанова (Чиркова) Наталия Сергеевна" w:date="2026-02-24T15:22:00Z"/>
              </w:rPr>
            </w:pPr>
            <w:ins w:id="12884" w:author="Сарафанова (Чиркова) Наталия Сергеевна" w:date="2026-02-24T15:24:00Z">
              <w:r w:rsidRPr="00A11B67">
                <w:t>нет</w:t>
              </w:r>
            </w:ins>
          </w:p>
        </w:tc>
        <w:tc>
          <w:tcPr>
            <w:tcW w:w="1109" w:type="pct"/>
          </w:tcPr>
          <w:p w14:paraId="495C4069" w14:textId="6A7984B3" w:rsidR="00FE3EF4" w:rsidRPr="00A11B67" w:rsidRDefault="00FE3EF4" w:rsidP="00FE3EF4">
            <w:pPr>
              <w:pStyle w:val="GOSTTablenorm"/>
              <w:rPr>
                <w:ins w:id="12885" w:author="Сарафанова (Чиркова) Наталия Сергеевна" w:date="2026-02-24T15:22:00Z"/>
              </w:rPr>
            </w:pPr>
            <w:ins w:id="12886" w:author="Сарафанова (Чиркова) Наталия Сергеевна" w:date="2026-02-24T15:24:00Z">
              <w:r w:rsidRPr="00A11B67">
                <w:t>GUID родительского документа</w:t>
              </w:r>
            </w:ins>
          </w:p>
        </w:tc>
        <w:tc>
          <w:tcPr>
            <w:tcW w:w="1109" w:type="pct"/>
          </w:tcPr>
          <w:p w14:paraId="731FDF1F" w14:textId="5787B7A6" w:rsidR="00FE3EF4" w:rsidRPr="00A11B67" w:rsidRDefault="00FE3EF4" w:rsidP="005B1C15">
            <w:pPr>
              <w:pStyle w:val="GOSTTablenorm"/>
              <w:rPr>
                <w:ins w:id="12887" w:author="Сарафанова (Чиркова) Наталия Сергеевна" w:date="2026-02-24T15:22:00Z"/>
                <w:b/>
                <w:szCs w:val="24"/>
              </w:rPr>
            </w:pPr>
            <w:ins w:id="12888" w:author="Сарафанова (Чиркова) Наталия Сергеевна" w:date="2026-02-24T15:25:00Z">
              <w:r w:rsidRPr="00A11B67">
                <w:rPr>
                  <w:b/>
                  <w:szCs w:val="24"/>
                </w:rPr>
                <w:t>INFOASFK</w:t>
              </w:r>
              <w:r w:rsidRPr="00A11B67">
                <w:rPr>
                  <w:b/>
                  <w:bCs/>
                  <w:szCs w:val="22"/>
                </w:rPr>
                <w:t>:</w:t>
              </w:r>
              <w:r w:rsidRPr="00A11B67">
                <w:t>ATTRIBUTE5</w:t>
              </w:r>
            </w:ins>
          </w:p>
        </w:tc>
        <w:tc>
          <w:tcPr>
            <w:tcW w:w="1371" w:type="pct"/>
          </w:tcPr>
          <w:p w14:paraId="28BFA671" w14:textId="77777777" w:rsidR="00FE3EF4" w:rsidRPr="007036CE" w:rsidRDefault="00FE3EF4" w:rsidP="00FE3EF4">
            <w:pPr>
              <w:pStyle w:val="GOSTTablenorm"/>
              <w:rPr>
                <w:ins w:id="12889" w:author="Сарафанова (Чиркова) Наталия Сергеевна" w:date="2026-02-24T15:22:00Z"/>
              </w:rPr>
            </w:pPr>
          </w:p>
        </w:tc>
      </w:tr>
      <w:tr w:rsidR="00FE3EF4" w:rsidRPr="007036CE" w14:paraId="4F2CD9AE" w14:textId="77777777" w:rsidTr="008116BE">
        <w:tc>
          <w:tcPr>
            <w:tcW w:w="1109" w:type="pct"/>
          </w:tcPr>
          <w:p w14:paraId="0D406CB5" w14:textId="77777777" w:rsidR="00FE3EF4" w:rsidRPr="007036CE" w:rsidRDefault="00FE3EF4" w:rsidP="00FE3EF4">
            <w:pPr>
              <w:pStyle w:val="GOSTTablenorm"/>
            </w:pPr>
            <w:r w:rsidRPr="007036CE">
              <w:rPr>
                <w:color w:val="1F1F1F"/>
                <w:szCs w:val="22"/>
                <w:shd w:val="clear" w:color="auto" w:fill="FFFFFF"/>
              </w:rPr>
              <w:t>КБК_Дт</w:t>
            </w:r>
          </w:p>
        </w:tc>
        <w:tc>
          <w:tcPr>
            <w:tcW w:w="302" w:type="pct"/>
          </w:tcPr>
          <w:p w14:paraId="7B972076" w14:textId="77777777" w:rsidR="00FE3EF4" w:rsidRPr="007036CE" w:rsidRDefault="00FE3EF4" w:rsidP="00FE3EF4">
            <w:pPr>
              <w:pStyle w:val="GOSTTablenorm"/>
            </w:pPr>
            <w:r w:rsidRPr="007036CE">
              <w:t>нет</w:t>
            </w:r>
          </w:p>
        </w:tc>
        <w:tc>
          <w:tcPr>
            <w:tcW w:w="1109" w:type="pct"/>
          </w:tcPr>
          <w:p w14:paraId="6FC53E5C" w14:textId="77777777" w:rsidR="00FE3EF4" w:rsidRPr="007036CE" w:rsidRDefault="00FE3EF4" w:rsidP="00FE3EF4">
            <w:pPr>
              <w:pStyle w:val="GOSTTablenorm"/>
            </w:pPr>
            <w:r w:rsidRPr="007036CE">
              <w:t>КБК по Дт</w:t>
            </w:r>
          </w:p>
        </w:tc>
        <w:tc>
          <w:tcPr>
            <w:tcW w:w="1109" w:type="pct"/>
          </w:tcPr>
          <w:p w14:paraId="7CF6340C" w14:textId="77777777" w:rsidR="00FE3EF4" w:rsidRPr="007036CE" w:rsidRDefault="00FE3EF4" w:rsidP="00FE3EF4">
            <w:pPr>
              <w:pStyle w:val="GOSTTablenorm"/>
            </w:pPr>
            <w:r w:rsidRPr="007036CE">
              <w:rPr>
                <w:b/>
                <w:szCs w:val="24"/>
              </w:rPr>
              <w:t>INFOASFK</w:t>
            </w:r>
            <w:r w:rsidRPr="007036CE">
              <w:t>:DT_SEGMENT2</w:t>
            </w:r>
          </w:p>
        </w:tc>
        <w:tc>
          <w:tcPr>
            <w:tcW w:w="1371" w:type="pct"/>
          </w:tcPr>
          <w:p w14:paraId="0C37AE78" w14:textId="77777777" w:rsidR="00FE3EF4" w:rsidRPr="007036CE" w:rsidRDefault="00FE3EF4" w:rsidP="00FE3EF4">
            <w:pPr>
              <w:pStyle w:val="GOSTTablenorm"/>
            </w:pPr>
          </w:p>
        </w:tc>
      </w:tr>
      <w:tr w:rsidR="00FE3EF4" w:rsidRPr="007036CE" w14:paraId="275BEF87" w14:textId="77777777" w:rsidTr="008116BE">
        <w:tc>
          <w:tcPr>
            <w:tcW w:w="1109" w:type="pct"/>
          </w:tcPr>
          <w:p w14:paraId="06A7C8DF" w14:textId="77777777" w:rsidR="00FE3EF4" w:rsidRPr="007036CE" w:rsidRDefault="00FE3EF4" w:rsidP="00FE3EF4">
            <w:pPr>
              <w:pStyle w:val="GOSTTablenorm"/>
            </w:pPr>
            <w:r w:rsidRPr="007036CE">
              <w:rPr>
                <w:color w:val="1F1F1F"/>
                <w:szCs w:val="22"/>
                <w:shd w:val="clear" w:color="auto" w:fill="FFFFFF"/>
              </w:rPr>
              <w:lastRenderedPageBreak/>
              <w:t>КБК_Кт</w:t>
            </w:r>
          </w:p>
        </w:tc>
        <w:tc>
          <w:tcPr>
            <w:tcW w:w="302" w:type="pct"/>
          </w:tcPr>
          <w:p w14:paraId="6DD1D2A0" w14:textId="77777777" w:rsidR="00FE3EF4" w:rsidRPr="007036CE" w:rsidRDefault="00FE3EF4" w:rsidP="00FE3EF4">
            <w:pPr>
              <w:pStyle w:val="GOSTTablenorm"/>
            </w:pPr>
            <w:r w:rsidRPr="007036CE">
              <w:t>нет</w:t>
            </w:r>
          </w:p>
        </w:tc>
        <w:tc>
          <w:tcPr>
            <w:tcW w:w="1109" w:type="pct"/>
          </w:tcPr>
          <w:p w14:paraId="258A2622" w14:textId="77777777" w:rsidR="00FE3EF4" w:rsidRPr="007036CE" w:rsidRDefault="00FE3EF4" w:rsidP="00FE3EF4">
            <w:pPr>
              <w:pStyle w:val="GOSTTablenorm"/>
            </w:pPr>
            <w:r w:rsidRPr="007036CE">
              <w:t>КБК по Кт</w:t>
            </w:r>
          </w:p>
        </w:tc>
        <w:tc>
          <w:tcPr>
            <w:tcW w:w="1109" w:type="pct"/>
          </w:tcPr>
          <w:p w14:paraId="3FE5B04E" w14:textId="77777777" w:rsidR="00FE3EF4" w:rsidRPr="007036CE" w:rsidRDefault="00FE3EF4" w:rsidP="00FE3EF4">
            <w:pPr>
              <w:pStyle w:val="GOSTTablenorm"/>
            </w:pPr>
            <w:r w:rsidRPr="007036CE">
              <w:rPr>
                <w:b/>
                <w:szCs w:val="24"/>
              </w:rPr>
              <w:t>INFOASFK</w:t>
            </w:r>
            <w:r w:rsidRPr="007036CE">
              <w:t>:</w:t>
            </w:r>
            <w:r w:rsidRPr="007036CE">
              <w:rPr>
                <w:lang w:val="en-US"/>
              </w:rPr>
              <w:t>C</w:t>
            </w:r>
            <w:r w:rsidRPr="007036CE">
              <w:t>T_SEGMENT2</w:t>
            </w:r>
          </w:p>
        </w:tc>
        <w:tc>
          <w:tcPr>
            <w:tcW w:w="1371" w:type="pct"/>
          </w:tcPr>
          <w:p w14:paraId="69A984E3" w14:textId="77777777" w:rsidR="00FE3EF4" w:rsidRPr="007036CE" w:rsidRDefault="00FE3EF4" w:rsidP="00FE3EF4">
            <w:pPr>
              <w:pStyle w:val="GOSTTablenorm"/>
            </w:pPr>
          </w:p>
        </w:tc>
      </w:tr>
      <w:tr w:rsidR="00FE3EF4" w:rsidRPr="007036CE" w14:paraId="675981E1" w14:textId="77777777" w:rsidTr="008116BE">
        <w:tc>
          <w:tcPr>
            <w:tcW w:w="1109" w:type="pct"/>
          </w:tcPr>
          <w:p w14:paraId="0D00D993" w14:textId="77777777" w:rsidR="00FE3EF4" w:rsidRPr="007036CE" w:rsidRDefault="00FE3EF4" w:rsidP="00FE3EF4">
            <w:pPr>
              <w:pStyle w:val="GOSTTablenorm"/>
            </w:pPr>
            <w:r w:rsidRPr="007036CE">
              <w:t>Тип_КБК_Дт</w:t>
            </w:r>
          </w:p>
        </w:tc>
        <w:tc>
          <w:tcPr>
            <w:tcW w:w="302" w:type="pct"/>
          </w:tcPr>
          <w:p w14:paraId="74A79379" w14:textId="77777777" w:rsidR="00FE3EF4" w:rsidRPr="007036CE" w:rsidRDefault="00FE3EF4" w:rsidP="00FE3EF4">
            <w:pPr>
              <w:pStyle w:val="GOSTTablenorm"/>
            </w:pPr>
            <w:r w:rsidRPr="007036CE">
              <w:t>нет</w:t>
            </w:r>
          </w:p>
        </w:tc>
        <w:tc>
          <w:tcPr>
            <w:tcW w:w="1109" w:type="pct"/>
          </w:tcPr>
          <w:p w14:paraId="5BD17633" w14:textId="77777777" w:rsidR="00FE3EF4" w:rsidRPr="007036CE" w:rsidRDefault="00FE3EF4" w:rsidP="00FE3EF4">
            <w:pPr>
              <w:pStyle w:val="GOSTTablenorm"/>
            </w:pPr>
            <w:r w:rsidRPr="007036CE">
              <w:t>Тип КБК по Дт</w:t>
            </w:r>
          </w:p>
        </w:tc>
        <w:tc>
          <w:tcPr>
            <w:tcW w:w="1109" w:type="pct"/>
          </w:tcPr>
          <w:p w14:paraId="0DB07C70" w14:textId="77777777" w:rsidR="00FE3EF4" w:rsidRPr="007036CE" w:rsidRDefault="00FE3EF4" w:rsidP="00FE3EF4">
            <w:pPr>
              <w:pStyle w:val="GOSTTablenorm"/>
            </w:pPr>
            <w:r w:rsidRPr="007036CE">
              <w:rPr>
                <w:b/>
                <w:szCs w:val="24"/>
              </w:rPr>
              <w:t>INFOASFK</w:t>
            </w:r>
            <w:r w:rsidRPr="007036CE">
              <w:t>:DT_</w:t>
            </w:r>
            <w:r w:rsidRPr="007036CE">
              <w:rPr>
                <w:lang w:val="en-US"/>
              </w:rPr>
              <w:t>TYPE</w:t>
            </w:r>
            <w:r w:rsidRPr="007036CE">
              <w:t>KBK</w:t>
            </w:r>
          </w:p>
        </w:tc>
        <w:tc>
          <w:tcPr>
            <w:tcW w:w="1371" w:type="pct"/>
          </w:tcPr>
          <w:p w14:paraId="46A29C78" w14:textId="77777777" w:rsidR="00FE3EF4" w:rsidRPr="007036CE" w:rsidRDefault="00FE3EF4" w:rsidP="00FE3EF4">
            <w:pPr>
              <w:pStyle w:val="GOSTTablenorm"/>
            </w:pPr>
          </w:p>
        </w:tc>
      </w:tr>
      <w:tr w:rsidR="00FE3EF4" w:rsidRPr="007036CE" w14:paraId="152EAD4B" w14:textId="77777777" w:rsidTr="008116BE">
        <w:tc>
          <w:tcPr>
            <w:tcW w:w="1109" w:type="pct"/>
          </w:tcPr>
          <w:p w14:paraId="6FD89038" w14:textId="77777777" w:rsidR="00FE3EF4" w:rsidRPr="007036CE" w:rsidRDefault="00FE3EF4" w:rsidP="00FE3EF4">
            <w:pPr>
              <w:pStyle w:val="GOSTTablenorm"/>
            </w:pPr>
            <w:r w:rsidRPr="007036CE">
              <w:t>Тип_КБК_Кт</w:t>
            </w:r>
          </w:p>
        </w:tc>
        <w:tc>
          <w:tcPr>
            <w:tcW w:w="302" w:type="pct"/>
          </w:tcPr>
          <w:p w14:paraId="62219B5E" w14:textId="77777777" w:rsidR="00FE3EF4" w:rsidRPr="007036CE" w:rsidRDefault="00FE3EF4" w:rsidP="00FE3EF4">
            <w:pPr>
              <w:pStyle w:val="GOSTTablenorm"/>
              <w:rPr>
                <w:color w:val="000000"/>
              </w:rPr>
            </w:pPr>
            <w:r w:rsidRPr="007036CE">
              <w:t>нет</w:t>
            </w:r>
          </w:p>
        </w:tc>
        <w:tc>
          <w:tcPr>
            <w:tcW w:w="1109" w:type="pct"/>
          </w:tcPr>
          <w:p w14:paraId="3E525C0F" w14:textId="77777777" w:rsidR="00FE3EF4" w:rsidRPr="007036CE" w:rsidRDefault="00FE3EF4" w:rsidP="00FE3EF4">
            <w:pPr>
              <w:pStyle w:val="GOSTTablenorm"/>
            </w:pPr>
            <w:r w:rsidRPr="007036CE">
              <w:t>Тип КБК по Кт</w:t>
            </w:r>
          </w:p>
        </w:tc>
        <w:tc>
          <w:tcPr>
            <w:tcW w:w="1109" w:type="pct"/>
          </w:tcPr>
          <w:p w14:paraId="78A28F67" w14:textId="77777777" w:rsidR="00FE3EF4" w:rsidRPr="007036CE" w:rsidRDefault="00FE3EF4" w:rsidP="00FE3EF4">
            <w:pPr>
              <w:pStyle w:val="GOSTTablenorm"/>
            </w:pPr>
            <w:r w:rsidRPr="007036CE">
              <w:rPr>
                <w:b/>
                <w:szCs w:val="24"/>
              </w:rPr>
              <w:t>INFOASFK</w:t>
            </w:r>
            <w:r w:rsidRPr="007036CE">
              <w:t>:CT_</w:t>
            </w:r>
            <w:r w:rsidRPr="007036CE">
              <w:rPr>
                <w:lang w:val="en-US"/>
              </w:rPr>
              <w:t>TYPE</w:t>
            </w:r>
            <w:r w:rsidRPr="007036CE">
              <w:t>KBK</w:t>
            </w:r>
          </w:p>
        </w:tc>
        <w:tc>
          <w:tcPr>
            <w:tcW w:w="1371" w:type="pct"/>
          </w:tcPr>
          <w:p w14:paraId="0F644819" w14:textId="77777777" w:rsidR="00FE3EF4" w:rsidRPr="007036CE" w:rsidRDefault="00FE3EF4" w:rsidP="00FE3EF4">
            <w:pPr>
              <w:pStyle w:val="GOSTTablenorm"/>
              <w:rPr>
                <w:szCs w:val="22"/>
              </w:rPr>
            </w:pPr>
          </w:p>
        </w:tc>
      </w:tr>
      <w:tr w:rsidR="00FE3EF4" w:rsidRPr="007036CE" w14:paraId="0D85D6B3" w14:textId="77777777" w:rsidTr="008116BE">
        <w:tc>
          <w:tcPr>
            <w:tcW w:w="1109" w:type="pct"/>
          </w:tcPr>
          <w:p w14:paraId="3ABAD14A" w14:textId="77777777" w:rsidR="00FE3EF4" w:rsidRPr="007036CE" w:rsidRDefault="00FE3EF4" w:rsidP="00FE3EF4">
            <w:pPr>
              <w:pStyle w:val="GOSTTablenorm"/>
            </w:pPr>
            <w:r w:rsidRPr="007036CE">
              <w:t>Вид_средств_Дт</w:t>
            </w:r>
          </w:p>
        </w:tc>
        <w:tc>
          <w:tcPr>
            <w:tcW w:w="302" w:type="pct"/>
          </w:tcPr>
          <w:p w14:paraId="2BFBE2D2" w14:textId="77777777" w:rsidR="00FE3EF4" w:rsidRPr="007036CE" w:rsidRDefault="00FE3EF4" w:rsidP="00FE3EF4">
            <w:pPr>
              <w:pStyle w:val="GOSTTablenorm"/>
              <w:rPr>
                <w:color w:val="000000"/>
              </w:rPr>
            </w:pPr>
            <w:r w:rsidRPr="007036CE">
              <w:t>нет</w:t>
            </w:r>
          </w:p>
        </w:tc>
        <w:tc>
          <w:tcPr>
            <w:tcW w:w="1109" w:type="pct"/>
          </w:tcPr>
          <w:p w14:paraId="79394B15" w14:textId="77777777" w:rsidR="00FE3EF4" w:rsidRPr="007036CE" w:rsidRDefault="00FE3EF4" w:rsidP="00FE3EF4">
            <w:pPr>
              <w:pStyle w:val="GOSTTablenorm"/>
            </w:pPr>
            <w:r w:rsidRPr="007036CE">
              <w:t>Вид средств по Дт</w:t>
            </w:r>
          </w:p>
        </w:tc>
        <w:tc>
          <w:tcPr>
            <w:tcW w:w="1109" w:type="pct"/>
          </w:tcPr>
          <w:p w14:paraId="260258B2" w14:textId="77777777" w:rsidR="00FE3EF4" w:rsidRPr="007036CE" w:rsidRDefault="00FE3EF4" w:rsidP="00FE3EF4">
            <w:pPr>
              <w:pStyle w:val="GOSTTablenorm"/>
            </w:pPr>
            <w:r w:rsidRPr="007036CE">
              <w:rPr>
                <w:b/>
                <w:szCs w:val="24"/>
              </w:rPr>
              <w:t>INFOASFK</w:t>
            </w:r>
            <w:r w:rsidRPr="007036CE">
              <w:t>:DT_SEGMENT3</w:t>
            </w:r>
          </w:p>
        </w:tc>
        <w:tc>
          <w:tcPr>
            <w:tcW w:w="1371" w:type="pct"/>
          </w:tcPr>
          <w:p w14:paraId="43116614" w14:textId="77777777" w:rsidR="00FE3EF4" w:rsidRPr="007036CE" w:rsidRDefault="00FE3EF4" w:rsidP="00FE3EF4">
            <w:pPr>
              <w:pStyle w:val="GOSTTablenorm"/>
            </w:pPr>
          </w:p>
        </w:tc>
      </w:tr>
      <w:tr w:rsidR="00FE3EF4" w:rsidRPr="007036CE" w14:paraId="023991F3" w14:textId="77777777" w:rsidTr="008116BE">
        <w:tc>
          <w:tcPr>
            <w:tcW w:w="1109" w:type="pct"/>
          </w:tcPr>
          <w:p w14:paraId="628A44CD" w14:textId="77777777" w:rsidR="00FE3EF4" w:rsidRPr="007036CE" w:rsidRDefault="00FE3EF4" w:rsidP="00FE3EF4">
            <w:pPr>
              <w:pStyle w:val="GOSTTablenorm"/>
            </w:pPr>
            <w:r w:rsidRPr="007036CE">
              <w:t>Вид_средств_Кт</w:t>
            </w:r>
          </w:p>
        </w:tc>
        <w:tc>
          <w:tcPr>
            <w:tcW w:w="302" w:type="pct"/>
          </w:tcPr>
          <w:p w14:paraId="6D7E5A04" w14:textId="77777777" w:rsidR="00FE3EF4" w:rsidRPr="007036CE" w:rsidRDefault="00FE3EF4" w:rsidP="00FE3EF4">
            <w:pPr>
              <w:pStyle w:val="GOSTTablenorm"/>
            </w:pPr>
            <w:r w:rsidRPr="007036CE">
              <w:t>нет</w:t>
            </w:r>
          </w:p>
        </w:tc>
        <w:tc>
          <w:tcPr>
            <w:tcW w:w="1109" w:type="pct"/>
          </w:tcPr>
          <w:p w14:paraId="23503AB9" w14:textId="77777777" w:rsidR="00FE3EF4" w:rsidRPr="007036CE" w:rsidRDefault="00FE3EF4" w:rsidP="00FE3EF4">
            <w:pPr>
              <w:pStyle w:val="GOSTTablenorm"/>
            </w:pPr>
            <w:r w:rsidRPr="007036CE">
              <w:t>Вид средств по Кт</w:t>
            </w:r>
          </w:p>
        </w:tc>
        <w:tc>
          <w:tcPr>
            <w:tcW w:w="1109" w:type="pct"/>
          </w:tcPr>
          <w:p w14:paraId="57E99B01" w14:textId="77777777" w:rsidR="00FE3EF4" w:rsidRPr="007036CE" w:rsidRDefault="00FE3EF4" w:rsidP="00FE3EF4">
            <w:pPr>
              <w:pStyle w:val="GOSTTablenorm"/>
            </w:pPr>
            <w:r w:rsidRPr="007036CE">
              <w:rPr>
                <w:b/>
                <w:szCs w:val="24"/>
              </w:rPr>
              <w:t>INFOASFK</w:t>
            </w:r>
            <w:r w:rsidRPr="007036CE">
              <w:t>:</w:t>
            </w:r>
            <w:r w:rsidRPr="007036CE">
              <w:rPr>
                <w:lang w:val="en-US"/>
              </w:rPr>
              <w:t>CT_SEGMENT3</w:t>
            </w:r>
          </w:p>
        </w:tc>
        <w:tc>
          <w:tcPr>
            <w:tcW w:w="1371" w:type="pct"/>
          </w:tcPr>
          <w:p w14:paraId="37EC605D" w14:textId="77777777" w:rsidR="00FE3EF4" w:rsidRPr="007036CE" w:rsidRDefault="00FE3EF4" w:rsidP="00FE3EF4">
            <w:pPr>
              <w:pStyle w:val="GOSTTablenorm"/>
            </w:pPr>
          </w:p>
        </w:tc>
      </w:tr>
      <w:tr w:rsidR="00FE3EF4" w:rsidRPr="007036CE" w14:paraId="644D9662" w14:textId="77777777" w:rsidTr="008116BE">
        <w:tc>
          <w:tcPr>
            <w:tcW w:w="1109" w:type="pct"/>
          </w:tcPr>
          <w:p w14:paraId="75A0D9A9" w14:textId="77777777" w:rsidR="00FE3EF4" w:rsidRPr="007036CE" w:rsidRDefault="00FE3EF4" w:rsidP="00FE3EF4">
            <w:pPr>
              <w:pStyle w:val="GOSTTablenorm"/>
            </w:pPr>
            <w:r w:rsidRPr="007036CE">
              <w:t>Вид_деятельности_Дт</w:t>
            </w:r>
          </w:p>
        </w:tc>
        <w:tc>
          <w:tcPr>
            <w:tcW w:w="302" w:type="pct"/>
          </w:tcPr>
          <w:p w14:paraId="36CB260D" w14:textId="77777777" w:rsidR="00FE3EF4" w:rsidRPr="007036CE" w:rsidRDefault="00FE3EF4" w:rsidP="00FE3EF4">
            <w:pPr>
              <w:pStyle w:val="GOSTTablenorm"/>
            </w:pPr>
            <w:r w:rsidRPr="007036CE">
              <w:t>да</w:t>
            </w:r>
          </w:p>
        </w:tc>
        <w:tc>
          <w:tcPr>
            <w:tcW w:w="1109" w:type="pct"/>
          </w:tcPr>
          <w:p w14:paraId="2A7FA2A8" w14:textId="77777777" w:rsidR="00FE3EF4" w:rsidRPr="007036CE" w:rsidRDefault="00FE3EF4" w:rsidP="00FE3EF4">
            <w:pPr>
              <w:pStyle w:val="GOSTTablenorm"/>
            </w:pPr>
            <w:r w:rsidRPr="007036CE">
              <w:t>Вид деятельности по Дт</w:t>
            </w:r>
          </w:p>
        </w:tc>
        <w:tc>
          <w:tcPr>
            <w:tcW w:w="1109" w:type="pct"/>
          </w:tcPr>
          <w:p w14:paraId="7D8FCA04" w14:textId="77777777" w:rsidR="00FE3EF4" w:rsidRPr="007036CE" w:rsidRDefault="00FE3EF4" w:rsidP="00FE3EF4">
            <w:pPr>
              <w:pStyle w:val="GOSTTablenorm"/>
            </w:pPr>
            <w:r w:rsidRPr="007036CE">
              <w:rPr>
                <w:b/>
                <w:szCs w:val="24"/>
              </w:rPr>
              <w:t>INFOASFK</w:t>
            </w:r>
            <w:r w:rsidRPr="007036CE">
              <w:t>:DT_SEGMENT3</w:t>
            </w:r>
          </w:p>
        </w:tc>
        <w:tc>
          <w:tcPr>
            <w:tcW w:w="1371" w:type="pct"/>
          </w:tcPr>
          <w:p w14:paraId="1045E422" w14:textId="77777777" w:rsidR="00FE3EF4" w:rsidRPr="007036CE" w:rsidRDefault="00FE3EF4" w:rsidP="00FE3EF4">
            <w:pPr>
              <w:pStyle w:val="GOSTTablenorm"/>
            </w:pPr>
            <w:r w:rsidRPr="007036CE">
              <w:t>Заполняется первым символом значения атрибута Вид_средств_Дт</w:t>
            </w:r>
          </w:p>
        </w:tc>
      </w:tr>
      <w:tr w:rsidR="00FE3EF4" w:rsidRPr="007036CE" w14:paraId="71A3C8C8" w14:textId="77777777" w:rsidTr="008116BE">
        <w:tc>
          <w:tcPr>
            <w:tcW w:w="1109" w:type="pct"/>
          </w:tcPr>
          <w:p w14:paraId="0F8F29FC" w14:textId="77777777" w:rsidR="00FE3EF4" w:rsidRPr="007036CE" w:rsidRDefault="00FE3EF4" w:rsidP="00FE3EF4">
            <w:pPr>
              <w:pStyle w:val="GOSTTablenorm"/>
            </w:pPr>
            <w:r w:rsidRPr="007036CE">
              <w:t>Вид_деятельности_Кт</w:t>
            </w:r>
          </w:p>
        </w:tc>
        <w:tc>
          <w:tcPr>
            <w:tcW w:w="302" w:type="pct"/>
          </w:tcPr>
          <w:p w14:paraId="024A701C" w14:textId="77777777" w:rsidR="00FE3EF4" w:rsidRPr="007036CE" w:rsidRDefault="00FE3EF4" w:rsidP="00FE3EF4">
            <w:pPr>
              <w:pStyle w:val="GOSTTablenorm"/>
            </w:pPr>
            <w:r w:rsidRPr="007036CE">
              <w:t>да</w:t>
            </w:r>
          </w:p>
        </w:tc>
        <w:tc>
          <w:tcPr>
            <w:tcW w:w="1109" w:type="pct"/>
          </w:tcPr>
          <w:p w14:paraId="7CBB8130" w14:textId="77777777" w:rsidR="00FE3EF4" w:rsidRPr="007036CE" w:rsidRDefault="00FE3EF4" w:rsidP="00FE3EF4">
            <w:pPr>
              <w:pStyle w:val="GOSTTablenorm"/>
            </w:pPr>
            <w:r w:rsidRPr="007036CE">
              <w:t>Вид деятельности по Кт</w:t>
            </w:r>
          </w:p>
        </w:tc>
        <w:tc>
          <w:tcPr>
            <w:tcW w:w="1109" w:type="pct"/>
          </w:tcPr>
          <w:p w14:paraId="40581649" w14:textId="77777777" w:rsidR="00FE3EF4" w:rsidRPr="007036CE" w:rsidRDefault="00FE3EF4" w:rsidP="00FE3EF4">
            <w:pPr>
              <w:pStyle w:val="GOSTTablenorm"/>
            </w:pPr>
            <w:r w:rsidRPr="007036CE">
              <w:rPr>
                <w:b/>
                <w:szCs w:val="24"/>
              </w:rPr>
              <w:t>INFOASFK</w:t>
            </w:r>
            <w:r w:rsidRPr="007036CE">
              <w:t>:</w:t>
            </w:r>
            <w:r w:rsidRPr="007036CE">
              <w:rPr>
                <w:lang w:val="en-US"/>
              </w:rPr>
              <w:t>CT_SEGMENT3</w:t>
            </w:r>
          </w:p>
        </w:tc>
        <w:tc>
          <w:tcPr>
            <w:tcW w:w="1371" w:type="pct"/>
          </w:tcPr>
          <w:p w14:paraId="0E5BC511" w14:textId="77777777" w:rsidR="00FE3EF4" w:rsidRPr="007036CE" w:rsidRDefault="00FE3EF4" w:rsidP="00FE3EF4">
            <w:pPr>
              <w:pStyle w:val="GOSTTablenorm"/>
            </w:pPr>
            <w:r w:rsidRPr="007036CE">
              <w:t>Заполняется первым символом значения атрибута Вид_средств_Кт</w:t>
            </w:r>
          </w:p>
        </w:tc>
      </w:tr>
      <w:tr w:rsidR="00FE3EF4" w:rsidRPr="007036CE" w14:paraId="643DFF93" w14:textId="77777777" w:rsidTr="008116BE">
        <w:tc>
          <w:tcPr>
            <w:tcW w:w="1109" w:type="pct"/>
          </w:tcPr>
          <w:p w14:paraId="335A95EC" w14:textId="77777777" w:rsidR="00FE3EF4" w:rsidRPr="007036CE" w:rsidRDefault="00FE3EF4" w:rsidP="00FE3EF4">
            <w:pPr>
              <w:pStyle w:val="GOSTTablenorm"/>
            </w:pPr>
            <w:r w:rsidRPr="007036CE">
              <w:t>Показатель_ЛС_Дт</w:t>
            </w:r>
          </w:p>
        </w:tc>
        <w:tc>
          <w:tcPr>
            <w:tcW w:w="302" w:type="pct"/>
          </w:tcPr>
          <w:p w14:paraId="35363C8D" w14:textId="77777777" w:rsidR="00FE3EF4" w:rsidRPr="007036CE" w:rsidRDefault="00FE3EF4" w:rsidP="00FE3EF4">
            <w:pPr>
              <w:pStyle w:val="GOSTTablenorm"/>
            </w:pPr>
            <w:r w:rsidRPr="007036CE">
              <w:t>нет</w:t>
            </w:r>
          </w:p>
        </w:tc>
        <w:tc>
          <w:tcPr>
            <w:tcW w:w="1109" w:type="pct"/>
          </w:tcPr>
          <w:p w14:paraId="7CBDC170" w14:textId="77777777" w:rsidR="00FE3EF4" w:rsidRPr="007036CE" w:rsidRDefault="00FE3EF4" w:rsidP="00FE3EF4">
            <w:pPr>
              <w:pStyle w:val="GOSTTablenorm"/>
            </w:pPr>
            <w:r w:rsidRPr="007036CE">
              <w:t>Показатель лицевого счета по дебету</w:t>
            </w:r>
          </w:p>
        </w:tc>
        <w:tc>
          <w:tcPr>
            <w:tcW w:w="1109" w:type="pct"/>
          </w:tcPr>
          <w:p w14:paraId="16B2EC30" w14:textId="77777777" w:rsidR="00FE3EF4" w:rsidRPr="007036CE" w:rsidRDefault="00FE3EF4" w:rsidP="00FE3EF4">
            <w:pPr>
              <w:pStyle w:val="GOSTTablenorm"/>
              <w:rPr>
                <w:b/>
                <w:szCs w:val="24"/>
              </w:rPr>
            </w:pPr>
            <w:r w:rsidRPr="007036CE">
              <w:rPr>
                <w:b/>
                <w:szCs w:val="24"/>
              </w:rPr>
              <w:t>INFOASFK</w:t>
            </w:r>
            <w:r w:rsidRPr="007036CE">
              <w:t>:DT_SEGMENT4</w:t>
            </w:r>
          </w:p>
        </w:tc>
        <w:tc>
          <w:tcPr>
            <w:tcW w:w="1371" w:type="pct"/>
          </w:tcPr>
          <w:p w14:paraId="691BA2B6" w14:textId="77777777" w:rsidR="00FE3EF4" w:rsidRPr="007036CE" w:rsidRDefault="00FE3EF4" w:rsidP="00FE3EF4">
            <w:pPr>
              <w:pStyle w:val="GOSTTablenorm"/>
            </w:pPr>
          </w:p>
        </w:tc>
      </w:tr>
      <w:tr w:rsidR="00FE3EF4" w:rsidRPr="007036CE" w14:paraId="7854CCC1" w14:textId="77777777" w:rsidTr="008116BE">
        <w:tc>
          <w:tcPr>
            <w:tcW w:w="1109" w:type="pct"/>
          </w:tcPr>
          <w:p w14:paraId="398293FA" w14:textId="77777777" w:rsidR="00FE3EF4" w:rsidRPr="007036CE" w:rsidRDefault="00FE3EF4" w:rsidP="00FE3EF4">
            <w:pPr>
              <w:pStyle w:val="GOSTTablenorm"/>
            </w:pPr>
            <w:r w:rsidRPr="007036CE">
              <w:t>Показатель_ЛС_Кт</w:t>
            </w:r>
          </w:p>
        </w:tc>
        <w:tc>
          <w:tcPr>
            <w:tcW w:w="302" w:type="pct"/>
          </w:tcPr>
          <w:p w14:paraId="6173B509" w14:textId="77777777" w:rsidR="00FE3EF4" w:rsidRPr="007036CE" w:rsidRDefault="00FE3EF4" w:rsidP="00FE3EF4">
            <w:pPr>
              <w:pStyle w:val="GOSTTablenorm"/>
            </w:pPr>
            <w:r w:rsidRPr="007036CE">
              <w:t>нет</w:t>
            </w:r>
          </w:p>
        </w:tc>
        <w:tc>
          <w:tcPr>
            <w:tcW w:w="1109" w:type="pct"/>
          </w:tcPr>
          <w:p w14:paraId="2EF50498" w14:textId="77777777" w:rsidR="00FE3EF4" w:rsidRPr="007036CE" w:rsidRDefault="00FE3EF4" w:rsidP="00FE3EF4">
            <w:pPr>
              <w:pStyle w:val="GOSTTablenorm"/>
            </w:pPr>
            <w:r w:rsidRPr="007036CE">
              <w:t>Показатель лицевого счета по кредиту</w:t>
            </w:r>
          </w:p>
        </w:tc>
        <w:tc>
          <w:tcPr>
            <w:tcW w:w="1109" w:type="pct"/>
          </w:tcPr>
          <w:p w14:paraId="08BE0B65" w14:textId="77777777" w:rsidR="00FE3EF4" w:rsidRPr="007036CE" w:rsidRDefault="00FE3EF4" w:rsidP="00FE3EF4">
            <w:pPr>
              <w:pStyle w:val="GOSTTablenorm"/>
              <w:rPr>
                <w:b/>
                <w:szCs w:val="24"/>
              </w:rPr>
            </w:pPr>
            <w:r w:rsidRPr="007036CE">
              <w:rPr>
                <w:b/>
                <w:szCs w:val="24"/>
              </w:rPr>
              <w:t>INFOASFK</w:t>
            </w:r>
            <w:r w:rsidRPr="007036CE">
              <w:t>:</w:t>
            </w:r>
            <w:r w:rsidRPr="007036CE">
              <w:rPr>
                <w:lang w:val="en-US"/>
              </w:rPr>
              <w:t>C</w:t>
            </w:r>
            <w:r w:rsidRPr="007036CE">
              <w:t>T_SEGMENT4</w:t>
            </w:r>
          </w:p>
        </w:tc>
        <w:tc>
          <w:tcPr>
            <w:tcW w:w="1371" w:type="pct"/>
          </w:tcPr>
          <w:p w14:paraId="7DC7E2CD" w14:textId="77777777" w:rsidR="00FE3EF4" w:rsidRPr="007036CE" w:rsidRDefault="00FE3EF4" w:rsidP="00FE3EF4">
            <w:pPr>
              <w:pStyle w:val="GOSTTablenorm"/>
            </w:pPr>
          </w:p>
        </w:tc>
      </w:tr>
      <w:tr w:rsidR="00FE3EF4" w:rsidRPr="007036CE" w14:paraId="0EEF8A17" w14:textId="77777777" w:rsidTr="008116BE">
        <w:tc>
          <w:tcPr>
            <w:tcW w:w="1109" w:type="pct"/>
          </w:tcPr>
          <w:p w14:paraId="683FF2BC" w14:textId="77777777" w:rsidR="00FE3EF4" w:rsidRPr="007036CE" w:rsidRDefault="00FE3EF4" w:rsidP="00FE3EF4">
            <w:pPr>
              <w:pStyle w:val="GOSTTablenorm"/>
            </w:pPr>
            <w:r w:rsidRPr="007036CE">
              <w:t>Счет_бухучет_Дт</w:t>
            </w:r>
          </w:p>
        </w:tc>
        <w:tc>
          <w:tcPr>
            <w:tcW w:w="302" w:type="pct"/>
          </w:tcPr>
          <w:p w14:paraId="7850026A" w14:textId="77777777" w:rsidR="00FE3EF4" w:rsidRPr="007036CE" w:rsidRDefault="00FE3EF4" w:rsidP="00FE3EF4">
            <w:pPr>
              <w:pStyle w:val="GOSTTablenorm"/>
            </w:pPr>
            <w:r w:rsidRPr="007036CE">
              <w:t>нет</w:t>
            </w:r>
          </w:p>
        </w:tc>
        <w:tc>
          <w:tcPr>
            <w:tcW w:w="1109" w:type="pct"/>
          </w:tcPr>
          <w:p w14:paraId="3079A0D5" w14:textId="77777777" w:rsidR="00FE3EF4" w:rsidRPr="007036CE" w:rsidRDefault="00FE3EF4" w:rsidP="00FE3EF4">
            <w:pPr>
              <w:pStyle w:val="GOSTTablenorm"/>
            </w:pPr>
            <w:r w:rsidRPr="007036CE">
              <w:t>Счет бухгалтерского учета по Дт</w:t>
            </w:r>
          </w:p>
        </w:tc>
        <w:tc>
          <w:tcPr>
            <w:tcW w:w="1109" w:type="pct"/>
          </w:tcPr>
          <w:p w14:paraId="451BDCD3" w14:textId="77777777" w:rsidR="00FE3EF4" w:rsidRPr="007036CE" w:rsidRDefault="00FE3EF4" w:rsidP="00FE3EF4">
            <w:pPr>
              <w:pStyle w:val="GOSTTablenorm"/>
              <w:rPr>
                <w:b/>
                <w:szCs w:val="24"/>
              </w:rPr>
            </w:pPr>
            <w:r w:rsidRPr="007036CE">
              <w:rPr>
                <w:b/>
                <w:szCs w:val="24"/>
              </w:rPr>
              <w:t>INFOASFK</w:t>
            </w:r>
            <w:r w:rsidRPr="007036CE">
              <w:t>:DT_ACC_SEGMENT2</w:t>
            </w:r>
          </w:p>
        </w:tc>
        <w:tc>
          <w:tcPr>
            <w:tcW w:w="1371" w:type="pct"/>
          </w:tcPr>
          <w:p w14:paraId="58F37580" w14:textId="77777777" w:rsidR="00FE3EF4" w:rsidRPr="007036CE" w:rsidRDefault="00FE3EF4" w:rsidP="00FE3EF4">
            <w:pPr>
              <w:pStyle w:val="GOSTTablenorm"/>
            </w:pPr>
          </w:p>
        </w:tc>
      </w:tr>
      <w:tr w:rsidR="00FE3EF4" w:rsidRPr="007036CE" w14:paraId="3DD0A349" w14:textId="77777777" w:rsidTr="008116BE">
        <w:tc>
          <w:tcPr>
            <w:tcW w:w="1109" w:type="pct"/>
          </w:tcPr>
          <w:p w14:paraId="16915EFD" w14:textId="77777777" w:rsidR="00FE3EF4" w:rsidRPr="007036CE" w:rsidRDefault="00FE3EF4" w:rsidP="00FE3EF4">
            <w:pPr>
              <w:pStyle w:val="GOSTTablenorm"/>
            </w:pPr>
            <w:r w:rsidRPr="007036CE">
              <w:t>Счет_бухучет_Кт</w:t>
            </w:r>
          </w:p>
        </w:tc>
        <w:tc>
          <w:tcPr>
            <w:tcW w:w="302" w:type="pct"/>
          </w:tcPr>
          <w:p w14:paraId="61F5C016" w14:textId="77777777" w:rsidR="00FE3EF4" w:rsidRPr="007036CE" w:rsidRDefault="00FE3EF4" w:rsidP="00FE3EF4">
            <w:pPr>
              <w:pStyle w:val="GOSTTablenorm"/>
            </w:pPr>
            <w:r w:rsidRPr="007036CE">
              <w:t>нет</w:t>
            </w:r>
          </w:p>
        </w:tc>
        <w:tc>
          <w:tcPr>
            <w:tcW w:w="1109" w:type="pct"/>
          </w:tcPr>
          <w:p w14:paraId="2BD70454" w14:textId="77777777" w:rsidR="00FE3EF4" w:rsidRPr="007036CE" w:rsidRDefault="00FE3EF4" w:rsidP="00FE3EF4">
            <w:pPr>
              <w:pStyle w:val="GOSTTablenorm"/>
            </w:pPr>
            <w:r w:rsidRPr="007036CE">
              <w:t>Счет бухгалтерского учета по Кт</w:t>
            </w:r>
          </w:p>
        </w:tc>
        <w:tc>
          <w:tcPr>
            <w:tcW w:w="1109" w:type="pct"/>
          </w:tcPr>
          <w:p w14:paraId="72CDD96A" w14:textId="77777777" w:rsidR="00FE3EF4" w:rsidRPr="007036CE" w:rsidRDefault="00FE3EF4" w:rsidP="00FE3EF4">
            <w:pPr>
              <w:pStyle w:val="GOSTTablenorm"/>
              <w:rPr>
                <w:b/>
                <w:szCs w:val="24"/>
              </w:rPr>
            </w:pPr>
            <w:r w:rsidRPr="007036CE">
              <w:rPr>
                <w:b/>
                <w:szCs w:val="24"/>
              </w:rPr>
              <w:t>INFOASFK</w:t>
            </w:r>
            <w:r w:rsidRPr="007036CE">
              <w:t>:</w:t>
            </w:r>
            <w:r w:rsidRPr="007036CE">
              <w:rPr>
                <w:lang w:val="en-US"/>
              </w:rPr>
              <w:t>C</w:t>
            </w:r>
            <w:r w:rsidRPr="007036CE">
              <w:t>T_ACC_SEGMENT2</w:t>
            </w:r>
          </w:p>
        </w:tc>
        <w:tc>
          <w:tcPr>
            <w:tcW w:w="1371" w:type="pct"/>
          </w:tcPr>
          <w:p w14:paraId="5E1A9B9C" w14:textId="77777777" w:rsidR="00FE3EF4" w:rsidRPr="007036CE" w:rsidRDefault="00FE3EF4" w:rsidP="00FE3EF4">
            <w:pPr>
              <w:pStyle w:val="GOSTTablenorm"/>
            </w:pPr>
          </w:p>
        </w:tc>
      </w:tr>
      <w:tr w:rsidR="00FE3EF4" w:rsidRPr="007036CE" w14:paraId="5DDC1B2C" w14:textId="77777777" w:rsidTr="008116BE">
        <w:tc>
          <w:tcPr>
            <w:tcW w:w="1109" w:type="pct"/>
          </w:tcPr>
          <w:p w14:paraId="08150BC7" w14:textId="77777777" w:rsidR="00FE3EF4" w:rsidRPr="007036CE" w:rsidRDefault="00FE3EF4" w:rsidP="00FE3EF4">
            <w:pPr>
              <w:pStyle w:val="GOSTTablenorm"/>
            </w:pPr>
            <w:r w:rsidRPr="007036CE">
              <w:t>Контур_Дт</w:t>
            </w:r>
          </w:p>
        </w:tc>
        <w:tc>
          <w:tcPr>
            <w:tcW w:w="302" w:type="pct"/>
          </w:tcPr>
          <w:p w14:paraId="2A71861E" w14:textId="77777777" w:rsidR="00FE3EF4" w:rsidRPr="007036CE" w:rsidRDefault="00FE3EF4" w:rsidP="00FE3EF4">
            <w:pPr>
              <w:pStyle w:val="GOSTTablenorm"/>
            </w:pPr>
            <w:r w:rsidRPr="007036CE">
              <w:t>нет</w:t>
            </w:r>
          </w:p>
        </w:tc>
        <w:tc>
          <w:tcPr>
            <w:tcW w:w="1109" w:type="pct"/>
          </w:tcPr>
          <w:p w14:paraId="603308E9" w14:textId="77777777" w:rsidR="00FE3EF4" w:rsidRPr="007036CE" w:rsidRDefault="00FE3EF4" w:rsidP="00FE3EF4">
            <w:pPr>
              <w:pStyle w:val="GOSTTablenorm"/>
            </w:pPr>
            <w:r w:rsidRPr="007036CE">
              <w:t>Контур по Дт</w:t>
            </w:r>
          </w:p>
        </w:tc>
        <w:tc>
          <w:tcPr>
            <w:tcW w:w="1109" w:type="pct"/>
          </w:tcPr>
          <w:p w14:paraId="20E9AE95" w14:textId="77777777" w:rsidR="00FE3EF4" w:rsidRPr="007036CE" w:rsidRDefault="00FE3EF4" w:rsidP="00FE3EF4">
            <w:pPr>
              <w:pStyle w:val="GOSTTablenorm"/>
              <w:rPr>
                <w:b/>
                <w:szCs w:val="24"/>
              </w:rPr>
            </w:pPr>
            <w:r w:rsidRPr="007036CE">
              <w:rPr>
                <w:b/>
                <w:szCs w:val="24"/>
              </w:rPr>
              <w:t>INFOASFK</w:t>
            </w:r>
            <w:r w:rsidRPr="007036CE">
              <w:t>:</w:t>
            </w:r>
            <w:r w:rsidRPr="007036CE">
              <w:rPr>
                <w:lang w:val="en-US"/>
              </w:rPr>
              <w:t>D</w:t>
            </w:r>
            <w:r w:rsidRPr="007036CE">
              <w:t>T_SEGMENT5</w:t>
            </w:r>
          </w:p>
        </w:tc>
        <w:tc>
          <w:tcPr>
            <w:tcW w:w="1371" w:type="pct"/>
          </w:tcPr>
          <w:p w14:paraId="3FDB5F19" w14:textId="77777777" w:rsidR="00FE3EF4" w:rsidRPr="007036CE" w:rsidRDefault="00FE3EF4" w:rsidP="00FE3EF4">
            <w:pPr>
              <w:pStyle w:val="GOSTTablenorm"/>
            </w:pPr>
          </w:p>
        </w:tc>
      </w:tr>
      <w:tr w:rsidR="00FE3EF4" w:rsidRPr="007036CE" w14:paraId="6FCE00BF" w14:textId="77777777" w:rsidTr="008116BE">
        <w:tc>
          <w:tcPr>
            <w:tcW w:w="1109" w:type="pct"/>
          </w:tcPr>
          <w:p w14:paraId="600B3FB3" w14:textId="77777777" w:rsidR="00FE3EF4" w:rsidRPr="007036CE" w:rsidRDefault="00FE3EF4" w:rsidP="00FE3EF4">
            <w:pPr>
              <w:pStyle w:val="GOSTTablenorm"/>
            </w:pPr>
            <w:r w:rsidRPr="007036CE">
              <w:t>Контур_Кт</w:t>
            </w:r>
          </w:p>
        </w:tc>
        <w:tc>
          <w:tcPr>
            <w:tcW w:w="302" w:type="pct"/>
          </w:tcPr>
          <w:p w14:paraId="2A979244" w14:textId="77777777" w:rsidR="00FE3EF4" w:rsidRPr="007036CE" w:rsidRDefault="00FE3EF4" w:rsidP="00FE3EF4">
            <w:pPr>
              <w:pStyle w:val="GOSTTablenorm"/>
            </w:pPr>
            <w:r w:rsidRPr="007036CE">
              <w:t>нет</w:t>
            </w:r>
          </w:p>
        </w:tc>
        <w:tc>
          <w:tcPr>
            <w:tcW w:w="1109" w:type="pct"/>
          </w:tcPr>
          <w:p w14:paraId="13D3052F" w14:textId="77777777" w:rsidR="00FE3EF4" w:rsidRPr="007036CE" w:rsidRDefault="00FE3EF4" w:rsidP="00FE3EF4">
            <w:pPr>
              <w:pStyle w:val="GOSTTablenorm"/>
            </w:pPr>
            <w:r w:rsidRPr="007036CE">
              <w:t>Контур по Кт</w:t>
            </w:r>
          </w:p>
        </w:tc>
        <w:tc>
          <w:tcPr>
            <w:tcW w:w="1109" w:type="pct"/>
          </w:tcPr>
          <w:p w14:paraId="217AA4AF" w14:textId="77777777" w:rsidR="00FE3EF4" w:rsidRPr="007036CE" w:rsidRDefault="00FE3EF4" w:rsidP="00FE3EF4">
            <w:pPr>
              <w:pStyle w:val="GOSTTablenorm"/>
              <w:rPr>
                <w:b/>
                <w:szCs w:val="24"/>
              </w:rPr>
            </w:pPr>
            <w:r w:rsidRPr="007036CE">
              <w:rPr>
                <w:b/>
                <w:szCs w:val="24"/>
              </w:rPr>
              <w:t>INFOASFK</w:t>
            </w:r>
            <w:r w:rsidRPr="007036CE">
              <w:t>:CT_SEGMENT5</w:t>
            </w:r>
          </w:p>
        </w:tc>
        <w:tc>
          <w:tcPr>
            <w:tcW w:w="1371" w:type="pct"/>
          </w:tcPr>
          <w:p w14:paraId="790C816C" w14:textId="77777777" w:rsidR="00FE3EF4" w:rsidRPr="007036CE" w:rsidRDefault="00FE3EF4" w:rsidP="00FE3EF4">
            <w:pPr>
              <w:pStyle w:val="GOSTTablenorm"/>
            </w:pPr>
          </w:p>
        </w:tc>
      </w:tr>
      <w:tr w:rsidR="00FE3EF4" w:rsidRPr="007036CE" w:rsidDel="00784B85" w14:paraId="0911B9BD" w14:textId="77777777" w:rsidTr="00784B85">
        <w:trPr>
          <w:trHeight w:val="220"/>
          <w:del w:id="12890" w:author="Опаева Лидия Арашаевна" w:date="2024-08-19T10:56:00Z"/>
        </w:trPr>
        <w:tc>
          <w:tcPr>
            <w:tcW w:w="1109" w:type="pct"/>
          </w:tcPr>
          <w:p w14:paraId="4CFF8A9C" w14:textId="77777777" w:rsidR="00FE3EF4" w:rsidRPr="007036CE" w:rsidDel="00784B85" w:rsidRDefault="00FE3EF4" w:rsidP="00FE3EF4">
            <w:pPr>
              <w:pStyle w:val="GOSTTablenorm"/>
              <w:rPr>
                <w:del w:id="12891" w:author="Опаева Лидия Арашаевна" w:date="2024-08-19T10:56:00Z"/>
              </w:rPr>
            </w:pPr>
            <w:del w:id="12892" w:author="Опаева Лидия Арашаевна" w:date="2024-08-19T10:56:00Z">
              <w:r w:rsidRPr="007036CE" w:rsidDel="00784B85">
                <w:delText>Субъект_учета</w:delText>
              </w:r>
            </w:del>
          </w:p>
        </w:tc>
        <w:tc>
          <w:tcPr>
            <w:tcW w:w="302" w:type="pct"/>
          </w:tcPr>
          <w:p w14:paraId="027559D1" w14:textId="77777777" w:rsidR="00FE3EF4" w:rsidRPr="007036CE" w:rsidDel="00784B85" w:rsidRDefault="00FE3EF4" w:rsidP="00FE3EF4">
            <w:pPr>
              <w:pStyle w:val="GOSTTablenorm"/>
              <w:rPr>
                <w:del w:id="12893" w:author="Опаева Лидия Арашаевна" w:date="2024-08-19T10:56:00Z"/>
              </w:rPr>
            </w:pPr>
            <w:del w:id="12894" w:author="Опаева Лидия Арашаевна" w:date="2024-08-19T10:56:00Z">
              <w:r w:rsidRPr="007036CE" w:rsidDel="00784B85">
                <w:delText>нет</w:delText>
              </w:r>
            </w:del>
          </w:p>
        </w:tc>
        <w:tc>
          <w:tcPr>
            <w:tcW w:w="1109" w:type="pct"/>
          </w:tcPr>
          <w:p w14:paraId="6B0363EA" w14:textId="77777777" w:rsidR="00FE3EF4" w:rsidRPr="007036CE" w:rsidDel="00784B85" w:rsidRDefault="00FE3EF4" w:rsidP="00FE3EF4">
            <w:pPr>
              <w:pStyle w:val="GOSTTablenorm"/>
              <w:rPr>
                <w:del w:id="12895" w:author="Опаева Лидия Арашаевна" w:date="2024-08-19T10:56:00Z"/>
              </w:rPr>
            </w:pPr>
            <w:del w:id="12896" w:author="Опаева Лидия Арашаевна" w:date="2024-08-19T10:56:00Z">
              <w:r w:rsidRPr="007036CE" w:rsidDel="00784B85">
                <w:delText>ТОФК по Дт</w:delText>
              </w:r>
            </w:del>
          </w:p>
        </w:tc>
        <w:tc>
          <w:tcPr>
            <w:tcW w:w="1109" w:type="pct"/>
          </w:tcPr>
          <w:p w14:paraId="7C1D02AA" w14:textId="77777777" w:rsidR="00FE3EF4" w:rsidRPr="007036CE" w:rsidDel="00784B85" w:rsidRDefault="00FE3EF4" w:rsidP="00FE3EF4">
            <w:pPr>
              <w:pStyle w:val="GOSTTablenorm"/>
              <w:rPr>
                <w:del w:id="12897" w:author="Опаева Лидия Арашаевна" w:date="2024-08-19T10:56:00Z"/>
                <w:b/>
                <w:szCs w:val="24"/>
              </w:rPr>
            </w:pPr>
            <w:del w:id="12898" w:author="Опаева Лидия Арашаевна" w:date="2024-08-19T10:56:00Z">
              <w:r w:rsidRPr="007036CE" w:rsidDel="00784B85">
                <w:rPr>
                  <w:b/>
                  <w:szCs w:val="24"/>
                </w:rPr>
                <w:delText>INFOASFK</w:delText>
              </w:r>
              <w:r w:rsidRPr="007036CE" w:rsidDel="00784B85">
                <w:delText>:</w:delText>
              </w:r>
              <w:r w:rsidRPr="007036CE" w:rsidDel="00784B85">
                <w:rPr>
                  <w:lang w:val="en-US"/>
                </w:rPr>
                <w:delText>D</w:delText>
              </w:r>
              <w:r w:rsidRPr="007036CE" w:rsidDel="00784B85">
                <w:delText>T_SEGMENT6</w:delText>
              </w:r>
            </w:del>
          </w:p>
        </w:tc>
        <w:tc>
          <w:tcPr>
            <w:tcW w:w="1371" w:type="pct"/>
          </w:tcPr>
          <w:p w14:paraId="7FFC31DC" w14:textId="77777777" w:rsidR="00FE3EF4" w:rsidRPr="007036CE" w:rsidDel="00784B85" w:rsidRDefault="00FE3EF4" w:rsidP="00FE3EF4">
            <w:pPr>
              <w:pStyle w:val="GOSTTablenorm"/>
              <w:rPr>
                <w:del w:id="12899" w:author="Опаева Лидия Арашаевна" w:date="2024-08-19T10:56:00Z"/>
              </w:rPr>
            </w:pPr>
          </w:p>
        </w:tc>
      </w:tr>
      <w:tr w:rsidR="00FE3EF4" w:rsidRPr="007036CE" w:rsidDel="00784B85" w14:paraId="1C6D73E1" w14:textId="77777777" w:rsidTr="008116BE">
        <w:trPr>
          <w:del w:id="12900" w:author="Опаева Лидия Арашаевна" w:date="2024-08-19T10:56:00Z"/>
        </w:trPr>
        <w:tc>
          <w:tcPr>
            <w:tcW w:w="1109" w:type="pct"/>
          </w:tcPr>
          <w:p w14:paraId="080F4208" w14:textId="77777777" w:rsidR="00FE3EF4" w:rsidRPr="007036CE" w:rsidDel="00784B85" w:rsidRDefault="00FE3EF4" w:rsidP="00FE3EF4">
            <w:pPr>
              <w:pStyle w:val="GOSTTablenorm"/>
              <w:rPr>
                <w:del w:id="12901" w:author="Опаева Лидия Арашаевна" w:date="2024-08-19T10:56:00Z"/>
              </w:rPr>
            </w:pPr>
            <w:del w:id="12902" w:author="Опаева Лидия Арашаевна" w:date="2024-08-19T10:56:00Z">
              <w:r w:rsidRPr="007036CE" w:rsidDel="00784B85">
                <w:delText>Субъект_учета</w:delText>
              </w:r>
            </w:del>
          </w:p>
        </w:tc>
        <w:tc>
          <w:tcPr>
            <w:tcW w:w="302" w:type="pct"/>
          </w:tcPr>
          <w:p w14:paraId="4C64F37D" w14:textId="77777777" w:rsidR="00FE3EF4" w:rsidRPr="007036CE" w:rsidDel="00784B85" w:rsidRDefault="00FE3EF4" w:rsidP="00FE3EF4">
            <w:pPr>
              <w:pStyle w:val="GOSTTablenorm"/>
              <w:rPr>
                <w:del w:id="12903" w:author="Опаева Лидия Арашаевна" w:date="2024-08-19T10:56:00Z"/>
              </w:rPr>
            </w:pPr>
            <w:del w:id="12904" w:author="Опаева Лидия Арашаевна" w:date="2024-08-19T10:56:00Z">
              <w:r w:rsidRPr="007036CE" w:rsidDel="00784B85">
                <w:delText>нет</w:delText>
              </w:r>
            </w:del>
          </w:p>
        </w:tc>
        <w:tc>
          <w:tcPr>
            <w:tcW w:w="1109" w:type="pct"/>
          </w:tcPr>
          <w:p w14:paraId="57DDE04B" w14:textId="77777777" w:rsidR="00FE3EF4" w:rsidRPr="007036CE" w:rsidDel="00784B85" w:rsidRDefault="00FE3EF4" w:rsidP="00FE3EF4">
            <w:pPr>
              <w:pStyle w:val="GOSTTablenorm"/>
              <w:rPr>
                <w:del w:id="12905" w:author="Опаева Лидия Арашаевна" w:date="2024-08-19T10:56:00Z"/>
              </w:rPr>
            </w:pPr>
            <w:del w:id="12906" w:author="Опаева Лидия Арашаевна" w:date="2024-08-19T10:56:00Z">
              <w:r w:rsidRPr="007036CE" w:rsidDel="00784B85">
                <w:delText>ТОФК по Кт</w:delText>
              </w:r>
            </w:del>
          </w:p>
        </w:tc>
        <w:tc>
          <w:tcPr>
            <w:tcW w:w="1109" w:type="pct"/>
          </w:tcPr>
          <w:p w14:paraId="75F28DEF" w14:textId="77777777" w:rsidR="00FE3EF4" w:rsidRPr="007036CE" w:rsidDel="00784B85" w:rsidRDefault="00FE3EF4" w:rsidP="00FE3EF4">
            <w:pPr>
              <w:pStyle w:val="GOSTTablenorm"/>
              <w:rPr>
                <w:del w:id="12907" w:author="Опаева Лидия Арашаевна" w:date="2024-08-19T10:56:00Z"/>
                <w:b/>
                <w:szCs w:val="24"/>
              </w:rPr>
            </w:pPr>
            <w:del w:id="12908" w:author="Опаева Лидия Арашаевна" w:date="2024-08-19T10:56:00Z">
              <w:r w:rsidRPr="007036CE" w:rsidDel="00784B85">
                <w:rPr>
                  <w:b/>
                  <w:szCs w:val="24"/>
                </w:rPr>
                <w:delText>INFOASFK</w:delText>
              </w:r>
              <w:r w:rsidRPr="007036CE" w:rsidDel="00784B85">
                <w:delText>:CT_SEGMENT6</w:delText>
              </w:r>
            </w:del>
          </w:p>
        </w:tc>
        <w:tc>
          <w:tcPr>
            <w:tcW w:w="1371" w:type="pct"/>
          </w:tcPr>
          <w:p w14:paraId="753C1137" w14:textId="77777777" w:rsidR="00FE3EF4" w:rsidRPr="007036CE" w:rsidDel="00784B85" w:rsidRDefault="00FE3EF4" w:rsidP="00FE3EF4">
            <w:pPr>
              <w:pStyle w:val="GOSTTablenorm"/>
              <w:rPr>
                <w:del w:id="12909" w:author="Опаева Лидия Арашаевна" w:date="2024-08-19T10:56:00Z"/>
              </w:rPr>
            </w:pPr>
          </w:p>
        </w:tc>
      </w:tr>
      <w:tr w:rsidR="00FE3EF4" w:rsidRPr="007036CE" w14:paraId="0AD104AA" w14:textId="77777777" w:rsidTr="008116BE">
        <w:tc>
          <w:tcPr>
            <w:tcW w:w="1109" w:type="pct"/>
          </w:tcPr>
          <w:p w14:paraId="2E032CD2" w14:textId="77777777" w:rsidR="00FE3EF4" w:rsidRPr="007036CE" w:rsidRDefault="00FE3EF4" w:rsidP="00FE3EF4">
            <w:pPr>
              <w:pStyle w:val="GOSTTablenorm"/>
            </w:pPr>
            <w:r w:rsidRPr="007036CE">
              <w:t>ЛС_Дт</w:t>
            </w:r>
          </w:p>
        </w:tc>
        <w:tc>
          <w:tcPr>
            <w:tcW w:w="302" w:type="pct"/>
          </w:tcPr>
          <w:p w14:paraId="4ADB42F7" w14:textId="77777777" w:rsidR="00FE3EF4" w:rsidRPr="007036CE" w:rsidRDefault="00FE3EF4" w:rsidP="00FE3EF4">
            <w:pPr>
              <w:pStyle w:val="GOSTTablenorm"/>
            </w:pPr>
            <w:r w:rsidRPr="007036CE">
              <w:t>нет</w:t>
            </w:r>
          </w:p>
        </w:tc>
        <w:tc>
          <w:tcPr>
            <w:tcW w:w="1109" w:type="pct"/>
          </w:tcPr>
          <w:p w14:paraId="58A4CCEE" w14:textId="77777777" w:rsidR="00FE3EF4" w:rsidRPr="007036CE" w:rsidRDefault="00FE3EF4" w:rsidP="00FE3EF4">
            <w:pPr>
              <w:pStyle w:val="GOSTTablenorm"/>
            </w:pPr>
            <w:r w:rsidRPr="007036CE">
              <w:t>Лицевой счет по Дт</w:t>
            </w:r>
          </w:p>
        </w:tc>
        <w:tc>
          <w:tcPr>
            <w:tcW w:w="1109" w:type="pct"/>
          </w:tcPr>
          <w:p w14:paraId="4556A013" w14:textId="77777777" w:rsidR="00FE3EF4" w:rsidRPr="007036CE" w:rsidRDefault="00FE3EF4" w:rsidP="00FE3EF4">
            <w:pPr>
              <w:pStyle w:val="GOSTTablenorm"/>
              <w:rPr>
                <w:b/>
                <w:szCs w:val="24"/>
              </w:rPr>
            </w:pPr>
            <w:r w:rsidRPr="007036CE">
              <w:rPr>
                <w:b/>
                <w:szCs w:val="24"/>
              </w:rPr>
              <w:t>INFOASFK</w:t>
            </w:r>
            <w:r w:rsidRPr="007036CE">
              <w:t>:</w:t>
            </w:r>
            <w:r w:rsidRPr="007036CE">
              <w:rPr>
                <w:lang w:val="en-US"/>
              </w:rPr>
              <w:t>D</w:t>
            </w:r>
            <w:r w:rsidRPr="007036CE">
              <w:t>T_SEGMENT7</w:t>
            </w:r>
          </w:p>
        </w:tc>
        <w:tc>
          <w:tcPr>
            <w:tcW w:w="1371" w:type="pct"/>
          </w:tcPr>
          <w:p w14:paraId="2747DC09" w14:textId="77777777" w:rsidR="00FE3EF4" w:rsidRPr="007036CE" w:rsidRDefault="00FE3EF4" w:rsidP="00FE3EF4">
            <w:pPr>
              <w:pStyle w:val="GOSTTablenorm"/>
            </w:pPr>
          </w:p>
        </w:tc>
      </w:tr>
      <w:tr w:rsidR="00FE3EF4" w:rsidRPr="007036CE" w14:paraId="53BB4559" w14:textId="77777777" w:rsidTr="008116BE">
        <w:tc>
          <w:tcPr>
            <w:tcW w:w="1109" w:type="pct"/>
          </w:tcPr>
          <w:p w14:paraId="0FAC9480" w14:textId="77777777" w:rsidR="00FE3EF4" w:rsidRPr="007036CE" w:rsidRDefault="00FE3EF4" w:rsidP="00FE3EF4">
            <w:pPr>
              <w:pStyle w:val="GOSTTablenorm"/>
            </w:pPr>
            <w:r w:rsidRPr="007036CE">
              <w:t>ЛС_Кт</w:t>
            </w:r>
          </w:p>
        </w:tc>
        <w:tc>
          <w:tcPr>
            <w:tcW w:w="302" w:type="pct"/>
          </w:tcPr>
          <w:p w14:paraId="6AC9A274" w14:textId="77777777" w:rsidR="00FE3EF4" w:rsidRPr="007036CE" w:rsidRDefault="00FE3EF4" w:rsidP="00FE3EF4">
            <w:pPr>
              <w:pStyle w:val="GOSTTablenorm"/>
            </w:pPr>
            <w:r w:rsidRPr="007036CE">
              <w:t>нет</w:t>
            </w:r>
          </w:p>
        </w:tc>
        <w:tc>
          <w:tcPr>
            <w:tcW w:w="1109" w:type="pct"/>
          </w:tcPr>
          <w:p w14:paraId="546A1F92" w14:textId="77777777" w:rsidR="00FE3EF4" w:rsidRPr="007036CE" w:rsidRDefault="00FE3EF4" w:rsidP="00FE3EF4">
            <w:pPr>
              <w:pStyle w:val="GOSTTablenorm"/>
            </w:pPr>
            <w:r w:rsidRPr="007036CE">
              <w:t>Лицевой счет по Кт</w:t>
            </w:r>
          </w:p>
        </w:tc>
        <w:tc>
          <w:tcPr>
            <w:tcW w:w="1109" w:type="pct"/>
          </w:tcPr>
          <w:p w14:paraId="0649FF61" w14:textId="77777777" w:rsidR="00FE3EF4" w:rsidRPr="007036CE" w:rsidRDefault="00FE3EF4" w:rsidP="00FE3EF4">
            <w:pPr>
              <w:pStyle w:val="GOSTTablenorm"/>
              <w:rPr>
                <w:b/>
                <w:szCs w:val="24"/>
              </w:rPr>
            </w:pPr>
            <w:r w:rsidRPr="007036CE">
              <w:rPr>
                <w:b/>
                <w:szCs w:val="24"/>
              </w:rPr>
              <w:t>INFOASFK</w:t>
            </w:r>
            <w:r w:rsidRPr="007036CE">
              <w:t>:CT_SEGMENT7</w:t>
            </w:r>
          </w:p>
        </w:tc>
        <w:tc>
          <w:tcPr>
            <w:tcW w:w="1371" w:type="pct"/>
          </w:tcPr>
          <w:p w14:paraId="5FD6EFD2" w14:textId="77777777" w:rsidR="00FE3EF4" w:rsidRPr="007036CE" w:rsidRDefault="00FE3EF4" w:rsidP="00FE3EF4">
            <w:pPr>
              <w:pStyle w:val="GOSTTablenorm"/>
            </w:pPr>
          </w:p>
        </w:tc>
      </w:tr>
      <w:tr w:rsidR="00FE3EF4" w:rsidRPr="007036CE" w14:paraId="3A443AE3" w14:textId="77777777" w:rsidTr="008116BE">
        <w:tc>
          <w:tcPr>
            <w:tcW w:w="1109" w:type="pct"/>
          </w:tcPr>
          <w:p w14:paraId="52603D0D" w14:textId="77777777" w:rsidR="00FE3EF4" w:rsidRPr="007036CE" w:rsidRDefault="00FE3EF4" w:rsidP="00FE3EF4">
            <w:pPr>
              <w:pStyle w:val="GOSTTablenorm"/>
            </w:pPr>
            <w:r w:rsidRPr="007036CE">
              <w:lastRenderedPageBreak/>
              <w:t>Подвед_Дт</w:t>
            </w:r>
          </w:p>
        </w:tc>
        <w:tc>
          <w:tcPr>
            <w:tcW w:w="302" w:type="pct"/>
          </w:tcPr>
          <w:p w14:paraId="5112EDC5" w14:textId="77777777" w:rsidR="00FE3EF4" w:rsidRPr="007036CE" w:rsidRDefault="00FE3EF4" w:rsidP="00FE3EF4">
            <w:pPr>
              <w:pStyle w:val="GOSTTablenorm"/>
            </w:pPr>
            <w:r w:rsidRPr="007036CE">
              <w:t>нет</w:t>
            </w:r>
          </w:p>
        </w:tc>
        <w:tc>
          <w:tcPr>
            <w:tcW w:w="1109" w:type="pct"/>
          </w:tcPr>
          <w:p w14:paraId="5E38746F" w14:textId="77777777" w:rsidR="00FE3EF4" w:rsidRPr="007036CE" w:rsidRDefault="00FE3EF4" w:rsidP="00FE3EF4">
            <w:pPr>
              <w:pStyle w:val="GOSTTablenorm"/>
            </w:pPr>
            <w:r w:rsidRPr="007036CE">
              <w:t>Подведомственное учреждение по Дт</w:t>
            </w:r>
          </w:p>
        </w:tc>
        <w:tc>
          <w:tcPr>
            <w:tcW w:w="1109" w:type="pct"/>
          </w:tcPr>
          <w:p w14:paraId="36D7A64F" w14:textId="77777777" w:rsidR="00FE3EF4" w:rsidRPr="007036CE" w:rsidRDefault="00FE3EF4" w:rsidP="00FE3EF4">
            <w:pPr>
              <w:pStyle w:val="GOSTTablenorm"/>
              <w:rPr>
                <w:b/>
                <w:szCs w:val="24"/>
              </w:rPr>
            </w:pPr>
            <w:r w:rsidRPr="007036CE">
              <w:rPr>
                <w:b/>
                <w:szCs w:val="24"/>
              </w:rPr>
              <w:t>INFOASFK</w:t>
            </w:r>
            <w:r w:rsidRPr="007036CE">
              <w:t>:</w:t>
            </w:r>
            <w:r w:rsidRPr="007036CE">
              <w:rPr>
                <w:lang w:val="en-US"/>
              </w:rPr>
              <w:t>D</w:t>
            </w:r>
            <w:r w:rsidRPr="007036CE">
              <w:t>T_SEGMENT8</w:t>
            </w:r>
          </w:p>
        </w:tc>
        <w:tc>
          <w:tcPr>
            <w:tcW w:w="1371" w:type="pct"/>
          </w:tcPr>
          <w:p w14:paraId="0A13F254" w14:textId="77777777" w:rsidR="00FE3EF4" w:rsidRPr="007036CE" w:rsidRDefault="00FE3EF4" w:rsidP="00FE3EF4">
            <w:pPr>
              <w:pStyle w:val="GOSTTablenorm"/>
            </w:pPr>
          </w:p>
        </w:tc>
      </w:tr>
      <w:tr w:rsidR="00FE3EF4" w:rsidRPr="007036CE" w14:paraId="6D258A42" w14:textId="77777777" w:rsidTr="008116BE">
        <w:tc>
          <w:tcPr>
            <w:tcW w:w="1109" w:type="pct"/>
          </w:tcPr>
          <w:p w14:paraId="6693DD0C" w14:textId="77777777" w:rsidR="00FE3EF4" w:rsidRPr="007036CE" w:rsidRDefault="00FE3EF4" w:rsidP="00FE3EF4">
            <w:pPr>
              <w:pStyle w:val="GOSTTablenorm"/>
            </w:pPr>
            <w:r w:rsidRPr="007036CE">
              <w:t>Подвед_Кт</w:t>
            </w:r>
          </w:p>
        </w:tc>
        <w:tc>
          <w:tcPr>
            <w:tcW w:w="302" w:type="pct"/>
          </w:tcPr>
          <w:p w14:paraId="5193F33E" w14:textId="77777777" w:rsidR="00FE3EF4" w:rsidRPr="007036CE" w:rsidRDefault="00FE3EF4" w:rsidP="00FE3EF4">
            <w:pPr>
              <w:pStyle w:val="GOSTTablenorm"/>
            </w:pPr>
            <w:r w:rsidRPr="007036CE">
              <w:t>нет</w:t>
            </w:r>
          </w:p>
        </w:tc>
        <w:tc>
          <w:tcPr>
            <w:tcW w:w="1109" w:type="pct"/>
          </w:tcPr>
          <w:p w14:paraId="33E78237" w14:textId="77777777" w:rsidR="00FE3EF4" w:rsidRPr="007036CE" w:rsidRDefault="00FE3EF4" w:rsidP="00FE3EF4">
            <w:pPr>
              <w:pStyle w:val="GOSTTablenorm"/>
            </w:pPr>
            <w:r w:rsidRPr="007036CE">
              <w:t>Подведомственное учреждение по Кт</w:t>
            </w:r>
          </w:p>
        </w:tc>
        <w:tc>
          <w:tcPr>
            <w:tcW w:w="1109" w:type="pct"/>
          </w:tcPr>
          <w:p w14:paraId="537B5903" w14:textId="77777777" w:rsidR="00FE3EF4" w:rsidRPr="007036CE" w:rsidRDefault="00FE3EF4" w:rsidP="00FE3EF4">
            <w:pPr>
              <w:pStyle w:val="GOSTTablenorm"/>
              <w:rPr>
                <w:b/>
                <w:szCs w:val="24"/>
              </w:rPr>
            </w:pPr>
            <w:r w:rsidRPr="007036CE">
              <w:rPr>
                <w:b/>
                <w:szCs w:val="24"/>
              </w:rPr>
              <w:t>INFOASFK</w:t>
            </w:r>
            <w:r w:rsidRPr="007036CE">
              <w:t>:CT_SEGMENT8</w:t>
            </w:r>
          </w:p>
        </w:tc>
        <w:tc>
          <w:tcPr>
            <w:tcW w:w="1371" w:type="pct"/>
          </w:tcPr>
          <w:p w14:paraId="3E12AA8C" w14:textId="77777777" w:rsidR="00FE3EF4" w:rsidRPr="007036CE" w:rsidRDefault="00FE3EF4" w:rsidP="00FE3EF4">
            <w:pPr>
              <w:pStyle w:val="GOSTTablenorm"/>
            </w:pPr>
          </w:p>
        </w:tc>
      </w:tr>
      <w:tr w:rsidR="00FE3EF4" w:rsidRPr="007036CE" w14:paraId="7E7A9615" w14:textId="77777777" w:rsidTr="008116BE">
        <w:tc>
          <w:tcPr>
            <w:tcW w:w="1109" w:type="pct"/>
          </w:tcPr>
          <w:p w14:paraId="5435F82B" w14:textId="77777777" w:rsidR="00FE3EF4" w:rsidRPr="007036CE" w:rsidRDefault="00FE3EF4" w:rsidP="00FE3EF4">
            <w:pPr>
              <w:pStyle w:val="GOSTTablenorm"/>
            </w:pPr>
            <w:r w:rsidRPr="007036CE">
              <w:t>КЦ_Дт</w:t>
            </w:r>
          </w:p>
        </w:tc>
        <w:tc>
          <w:tcPr>
            <w:tcW w:w="302" w:type="pct"/>
          </w:tcPr>
          <w:p w14:paraId="357E5C91" w14:textId="77777777" w:rsidR="00FE3EF4" w:rsidRPr="007036CE" w:rsidRDefault="00FE3EF4" w:rsidP="00FE3EF4">
            <w:pPr>
              <w:pStyle w:val="GOSTTablenorm"/>
            </w:pPr>
            <w:r w:rsidRPr="007036CE">
              <w:t>нет</w:t>
            </w:r>
          </w:p>
        </w:tc>
        <w:tc>
          <w:tcPr>
            <w:tcW w:w="1109" w:type="pct"/>
          </w:tcPr>
          <w:p w14:paraId="4BB20370" w14:textId="77777777" w:rsidR="00FE3EF4" w:rsidRPr="007036CE" w:rsidRDefault="00FE3EF4" w:rsidP="00FE3EF4">
            <w:pPr>
              <w:pStyle w:val="GOSTTablenorm"/>
            </w:pPr>
            <w:r w:rsidRPr="007036CE">
              <w:t>Код цели (аналитический код) по Дт</w:t>
            </w:r>
          </w:p>
        </w:tc>
        <w:tc>
          <w:tcPr>
            <w:tcW w:w="1109" w:type="pct"/>
          </w:tcPr>
          <w:p w14:paraId="073AB496" w14:textId="77777777" w:rsidR="00FE3EF4" w:rsidRPr="007036CE" w:rsidRDefault="00FE3EF4" w:rsidP="00FE3EF4">
            <w:pPr>
              <w:pStyle w:val="GOSTTablenorm"/>
              <w:rPr>
                <w:b/>
                <w:szCs w:val="24"/>
              </w:rPr>
            </w:pPr>
            <w:r w:rsidRPr="007036CE">
              <w:rPr>
                <w:b/>
                <w:szCs w:val="24"/>
              </w:rPr>
              <w:t>INFOASFK</w:t>
            </w:r>
            <w:r w:rsidRPr="007036CE">
              <w:t>:</w:t>
            </w:r>
            <w:r w:rsidRPr="007036CE">
              <w:rPr>
                <w:lang w:val="en-US"/>
              </w:rPr>
              <w:t>D</w:t>
            </w:r>
            <w:r w:rsidRPr="007036CE">
              <w:t>T_SEGMENT9</w:t>
            </w:r>
          </w:p>
        </w:tc>
        <w:tc>
          <w:tcPr>
            <w:tcW w:w="1371" w:type="pct"/>
          </w:tcPr>
          <w:p w14:paraId="722E8A3F" w14:textId="77777777" w:rsidR="00FE3EF4" w:rsidRPr="007036CE" w:rsidRDefault="00FE3EF4" w:rsidP="00FE3EF4">
            <w:pPr>
              <w:pStyle w:val="GOSTTablenorm"/>
            </w:pPr>
          </w:p>
        </w:tc>
      </w:tr>
      <w:tr w:rsidR="00FE3EF4" w:rsidRPr="007036CE" w14:paraId="668635F1" w14:textId="77777777" w:rsidTr="008116BE">
        <w:tc>
          <w:tcPr>
            <w:tcW w:w="1109" w:type="pct"/>
          </w:tcPr>
          <w:p w14:paraId="3FDCA5EE" w14:textId="77777777" w:rsidR="00FE3EF4" w:rsidRPr="007036CE" w:rsidRDefault="00FE3EF4" w:rsidP="00FE3EF4">
            <w:pPr>
              <w:pStyle w:val="GOSTTablenorm"/>
            </w:pPr>
            <w:r w:rsidRPr="007036CE">
              <w:t>КЦ_Кт</w:t>
            </w:r>
          </w:p>
        </w:tc>
        <w:tc>
          <w:tcPr>
            <w:tcW w:w="302" w:type="pct"/>
          </w:tcPr>
          <w:p w14:paraId="0ED67082" w14:textId="77777777" w:rsidR="00FE3EF4" w:rsidRPr="007036CE" w:rsidRDefault="00FE3EF4" w:rsidP="00FE3EF4">
            <w:pPr>
              <w:pStyle w:val="GOSTTablenorm"/>
            </w:pPr>
            <w:r w:rsidRPr="007036CE">
              <w:t>нет</w:t>
            </w:r>
          </w:p>
        </w:tc>
        <w:tc>
          <w:tcPr>
            <w:tcW w:w="1109" w:type="pct"/>
          </w:tcPr>
          <w:p w14:paraId="53A6E4EC" w14:textId="77777777" w:rsidR="00FE3EF4" w:rsidRPr="007036CE" w:rsidRDefault="00FE3EF4" w:rsidP="00FE3EF4">
            <w:pPr>
              <w:pStyle w:val="GOSTTablenorm"/>
            </w:pPr>
            <w:r w:rsidRPr="007036CE">
              <w:t>Код цели (аналитический код) по Кт</w:t>
            </w:r>
          </w:p>
        </w:tc>
        <w:tc>
          <w:tcPr>
            <w:tcW w:w="1109" w:type="pct"/>
          </w:tcPr>
          <w:p w14:paraId="44A90654" w14:textId="77777777" w:rsidR="00FE3EF4" w:rsidRPr="007036CE" w:rsidRDefault="00FE3EF4" w:rsidP="00FE3EF4">
            <w:pPr>
              <w:pStyle w:val="GOSTTablenorm"/>
              <w:rPr>
                <w:b/>
                <w:szCs w:val="24"/>
              </w:rPr>
            </w:pPr>
            <w:r w:rsidRPr="007036CE">
              <w:rPr>
                <w:b/>
                <w:szCs w:val="24"/>
              </w:rPr>
              <w:t>INFOASFK</w:t>
            </w:r>
            <w:r w:rsidRPr="007036CE">
              <w:t>:CT_SEGMENT9</w:t>
            </w:r>
          </w:p>
        </w:tc>
        <w:tc>
          <w:tcPr>
            <w:tcW w:w="1371" w:type="pct"/>
          </w:tcPr>
          <w:p w14:paraId="2364A121" w14:textId="77777777" w:rsidR="00FE3EF4" w:rsidRPr="007036CE" w:rsidRDefault="00FE3EF4" w:rsidP="00FE3EF4">
            <w:pPr>
              <w:pStyle w:val="GOSTTablenorm"/>
            </w:pPr>
          </w:p>
        </w:tc>
      </w:tr>
      <w:tr w:rsidR="00FE3EF4" w:rsidRPr="007036CE" w14:paraId="67D61DE5" w14:textId="77777777" w:rsidTr="008116BE">
        <w:tc>
          <w:tcPr>
            <w:tcW w:w="1109" w:type="pct"/>
          </w:tcPr>
          <w:p w14:paraId="45D05F47" w14:textId="77777777" w:rsidR="00FE3EF4" w:rsidRPr="007036CE" w:rsidRDefault="00FE3EF4" w:rsidP="00FE3EF4">
            <w:pPr>
              <w:pStyle w:val="GOSTTablenorm"/>
            </w:pPr>
            <w:r w:rsidRPr="007036CE">
              <w:rPr>
                <w:color w:val="000000"/>
              </w:rPr>
              <w:t>БО_Дт</w:t>
            </w:r>
          </w:p>
        </w:tc>
        <w:tc>
          <w:tcPr>
            <w:tcW w:w="302" w:type="pct"/>
          </w:tcPr>
          <w:p w14:paraId="65E402E1" w14:textId="77777777" w:rsidR="00FE3EF4" w:rsidRPr="007036CE" w:rsidRDefault="00FE3EF4" w:rsidP="00FE3EF4">
            <w:pPr>
              <w:pStyle w:val="GOSTTablenorm"/>
            </w:pPr>
            <w:r w:rsidRPr="007036CE">
              <w:rPr>
                <w:color w:val="000000"/>
              </w:rPr>
              <w:t>нет</w:t>
            </w:r>
          </w:p>
        </w:tc>
        <w:tc>
          <w:tcPr>
            <w:tcW w:w="1109" w:type="pct"/>
          </w:tcPr>
          <w:p w14:paraId="774F54A4" w14:textId="77777777" w:rsidR="00FE3EF4" w:rsidRPr="007036CE" w:rsidRDefault="00FE3EF4" w:rsidP="00FE3EF4">
            <w:pPr>
              <w:pStyle w:val="GOSTTablenorm"/>
            </w:pPr>
            <w:r w:rsidRPr="007036CE">
              <w:rPr>
                <w:color w:val="000000"/>
              </w:rPr>
              <w:t>Бюджетное обязательство по Дт</w:t>
            </w:r>
          </w:p>
        </w:tc>
        <w:tc>
          <w:tcPr>
            <w:tcW w:w="1109" w:type="pct"/>
          </w:tcPr>
          <w:p w14:paraId="396F0ECA" w14:textId="77777777" w:rsidR="00FE3EF4" w:rsidRPr="007036CE" w:rsidRDefault="00FE3EF4" w:rsidP="00FE3EF4">
            <w:pPr>
              <w:pStyle w:val="GOSTTablenorm"/>
              <w:rPr>
                <w:b/>
                <w:szCs w:val="24"/>
              </w:rPr>
            </w:pPr>
            <w:r w:rsidRPr="007036CE">
              <w:rPr>
                <w:b/>
                <w:szCs w:val="24"/>
              </w:rPr>
              <w:t>INFOASFK</w:t>
            </w:r>
            <w:r w:rsidRPr="007036CE">
              <w:t>:</w:t>
            </w:r>
            <w:r w:rsidRPr="007036CE">
              <w:rPr>
                <w:lang w:val="en-US"/>
              </w:rPr>
              <w:t>D</w:t>
            </w:r>
            <w:r w:rsidRPr="007036CE">
              <w:t>T_SEGMENT10</w:t>
            </w:r>
          </w:p>
        </w:tc>
        <w:tc>
          <w:tcPr>
            <w:tcW w:w="1371" w:type="pct"/>
          </w:tcPr>
          <w:p w14:paraId="749734EB" w14:textId="77777777" w:rsidR="00FE3EF4" w:rsidRPr="007036CE" w:rsidRDefault="00FE3EF4" w:rsidP="00FE3EF4">
            <w:pPr>
              <w:pStyle w:val="GOSTTablenorm"/>
            </w:pPr>
          </w:p>
        </w:tc>
      </w:tr>
      <w:tr w:rsidR="00FE3EF4" w:rsidRPr="007036CE" w14:paraId="35D1F434" w14:textId="77777777" w:rsidTr="008116BE">
        <w:tc>
          <w:tcPr>
            <w:tcW w:w="1109" w:type="pct"/>
          </w:tcPr>
          <w:p w14:paraId="1C45C438" w14:textId="77777777" w:rsidR="00FE3EF4" w:rsidRPr="007036CE" w:rsidRDefault="00FE3EF4" w:rsidP="00FE3EF4">
            <w:pPr>
              <w:pStyle w:val="GOSTTablenorm"/>
            </w:pPr>
            <w:r w:rsidRPr="007036CE">
              <w:rPr>
                <w:color w:val="000000"/>
              </w:rPr>
              <w:t>БО_Кт</w:t>
            </w:r>
          </w:p>
        </w:tc>
        <w:tc>
          <w:tcPr>
            <w:tcW w:w="302" w:type="pct"/>
          </w:tcPr>
          <w:p w14:paraId="3B854CA5" w14:textId="77777777" w:rsidR="00FE3EF4" w:rsidRPr="007036CE" w:rsidRDefault="00FE3EF4" w:rsidP="00FE3EF4">
            <w:pPr>
              <w:pStyle w:val="GOSTTablenorm"/>
            </w:pPr>
            <w:r w:rsidRPr="007036CE">
              <w:rPr>
                <w:color w:val="000000"/>
              </w:rPr>
              <w:t>нет</w:t>
            </w:r>
          </w:p>
        </w:tc>
        <w:tc>
          <w:tcPr>
            <w:tcW w:w="1109" w:type="pct"/>
          </w:tcPr>
          <w:p w14:paraId="03DA278B" w14:textId="77777777" w:rsidR="00FE3EF4" w:rsidRPr="007036CE" w:rsidRDefault="00FE3EF4" w:rsidP="00FE3EF4">
            <w:pPr>
              <w:pStyle w:val="GOSTTablenorm"/>
            </w:pPr>
            <w:r w:rsidRPr="007036CE">
              <w:rPr>
                <w:color w:val="000000"/>
              </w:rPr>
              <w:t>Бюджетное обязательство по Кт</w:t>
            </w:r>
          </w:p>
        </w:tc>
        <w:tc>
          <w:tcPr>
            <w:tcW w:w="1109" w:type="pct"/>
          </w:tcPr>
          <w:p w14:paraId="632BAB8D" w14:textId="77777777" w:rsidR="00FE3EF4" w:rsidRPr="007036CE" w:rsidRDefault="00FE3EF4" w:rsidP="00FE3EF4">
            <w:pPr>
              <w:pStyle w:val="GOSTTablenorm"/>
              <w:rPr>
                <w:b/>
                <w:szCs w:val="24"/>
              </w:rPr>
            </w:pPr>
            <w:r w:rsidRPr="007036CE">
              <w:rPr>
                <w:b/>
                <w:szCs w:val="24"/>
              </w:rPr>
              <w:t>INFOASFK</w:t>
            </w:r>
            <w:r w:rsidRPr="007036CE">
              <w:t>:CT_SEGMENT10</w:t>
            </w:r>
          </w:p>
        </w:tc>
        <w:tc>
          <w:tcPr>
            <w:tcW w:w="1371" w:type="pct"/>
          </w:tcPr>
          <w:p w14:paraId="1D6138EF" w14:textId="77777777" w:rsidR="00FE3EF4" w:rsidRPr="007036CE" w:rsidRDefault="00FE3EF4" w:rsidP="00FE3EF4">
            <w:pPr>
              <w:pStyle w:val="GOSTTablenorm"/>
            </w:pPr>
          </w:p>
        </w:tc>
      </w:tr>
      <w:tr w:rsidR="00FE3EF4" w:rsidRPr="007036CE" w14:paraId="1F2C8D0A" w14:textId="77777777" w:rsidTr="008116BE">
        <w:tc>
          <w:tcPr>
            <w:tcW w:w="1109" w:type="pct"/>
          </w:tcPr>
          <w:p w14:paraId="52923E64" w14:textId="77777777" w:rsidR="00FE3EF4" w:rsidRPr="007036CE" w:rsidRDefault="00FE3EF4" w:rsidP="00FE3EF4">
            <w:pPr>
              <w:pStyle w:val="GOSTTablenorm"/>
            </w:pPr>
            <w:r w:rsidRPr="007036CE">
              <w:rPr>
                <w:color w:val="000000"/>
              </w:rPr>
              <w:t>ОКТМО_Дт</w:t>
            </w:r>
          </w:p>
        </w:tc>
        <w:tc>
          <w:tcPr>
            <w:tcW w:w="302" w:type="pct"/>
          </w:tcPr>
          <w:p w14:paraId="4F705174" w14:textId="77777777" w:rsidR="00FE3EF4" w:rsidRPr="007036CE" w:rsidRDefault="00FE3EF4" w:rsidP="00FE3EF4">
            <w:pPr>
              <w:pStyle w:val="GOSTTablenorm"/>
            </w:pPr>
            <w:r w:rsidRPr="007036CE">
              <w:rPr>
                <w:color w:val="000000"/>
              </w:rPr>
              <w:t>нет</w:t>
            </w:r>
          </w:p>
        </w:tc>
        <w:tc>
          <w:tcPr>
            <w:tcW w:w="1109" w:type="pct"/>
          </w:tcPr>
          <w:p w14:paraId="22F1A1CA" w14:textId="77777777" w:rsidR="00FE3EF4" w:rsidRPr="007036CE" w:rsidRDefault="00FE3EF4" w:rsidP="00FE3EF4">
            <w:pPr>
              <w:pStyle w:val="GOSTTablenorm"/>
            </w:pPr>
            <w:r w:rsidRPr="007036CE">
              <w:rPr>
                <w:color w:val="000000"/>
              </w:rPr>
              <w:t>ОКТМО по Дт</w:t>
            </w:r>
          </w:p>
        </w:tc>
        <w:tc>
          <w:tcPr>
            <w:tcW w:w="1109" w:type="pct"/>
          </w:tcPr>
          <w:p w14:paraId="2AD88346" w14:textId="77777777" w:rsidR="00FE3EF4" w:rsidRPr="007036CE" w:rsidRDefault="00FE3EF4" w:rsidP="00FE3EF4">
            <w:pPr>
              <w:pStyle w:val="GOSTTablenorm"/>
              <w:rPr>
                <w:b/>
                <w:szCs w:val="24"/>
              </w:rPr>
            </w:pPr>
            <w:r w:rsidRPr="007036CE">
              <w:rPr>
                <w:b/>
                <w:szCs w:val="24"/>
              </w:rPr>
              <w:t>INFOASFK</w:t>
            </w:r>
            <w:r w:rsidRPr="007036CE">
              <w:t>:</w:t>
            </w:r>
            <w:r w:rsidRPr="007036CE">
              <w:rPr>
                <w:lang w:val="en-US"/>
              </w:rPr>
              <w:t>D</w:t>
            </w:r>
            <w:r w:rsidRPr="007036CE">
              <w:t>T_SEGMENT11</w:t>
            </w:r>
          </w:p>
        </w:tc>
        <w:tc>
          <w:tcPr>
            <w:tcW w:w="1371" w:type="pct"/>
          </w:tcPr>
          <w:p w14:paraId="4F30D372" w14:textId="77777777" w:rsidR="00FE3EF4" w:rsidRPr="007036CE" w:rsidRDefault="00FE3EF4" w:rsidP="00FE3EF4">
            <w:pPr>
              <w:pStyle w:val="GOSTTablenorm"/>
            </w:pPr>
          </w:p>
        </w:tc>
      </w:tr>
      <w:tr w:rsidR="00FE3EF4" w:rsidRPr="007036CE" w14:paraId="2A0F3199" w14:textId="77777777" w:rsidTr="008116BE">
        <w:tc>
          <w:tcPr>
            <w:tcW w:w="1109" w:type="pct"/>
          </w:tcPr>
          <w:p w14:paraId="0B2B7D32" w14:textId="77777777" w:rsidR="00FE3EF4" w:rsidRPr="007036CE" w:rsidRDefault="00FE3EF4" w:rsidP="00FE3EF4">
            <w:pPr>
              <w:pStyle w:val="GOSTTablenorm"/>
            </w:pPr>
            <w:r w:rsidRPr="007036CE">
              <w:rPr>
                <w:color w:val="000000"/>
              </w:rPr>
              <w:t>ОКТМО_Кт</w:t>
            </w:r>
          </w:p>
        </w:tc>
        <w:tc>
          <w:tcPr>
            <w:tcW w:w="302" w:type="pct"/>
          </w:tcPr>
          <w:p w14:paraId="1E6EA25C" w14:textId="77777777" w:rsidR="00FE3EF4" w:rsidRPr="007036CE" w:rsidRDefault="00FE3EF4" w:rsidP="00FE3EF4">
            <w:pPr>
              <w:pStyle w:val="GOSTTablenorm"/>
            </w:pPr>
            <w:r w:rsidRPr="007036CE">
              <w:rPr>
                <w:color w:val="000000"/>
              </w:rPr>
              <w:t>нет</w:t>
            </w:r>
          </w:p>
        </w:tc>
        <w:tc>
          <w:tcPr>
            <w:tcW w:w="1109" w:type="pct"/>
          </w:tcPr>
          <w:p w14:paraId="155769EF" w14:textId="77777777" w:rsidR="00FE3EF4" w:rsidRPr="007036CE" w:rsidRDefault="00FE3EF4" w:rsidP="00FE3EF4">
            <w:pPr>
              <w:pStyle w:val="GOSTTablenorm"/>
            </w:pPr>
            <w:r w:rsidRPr="007036CE">
              <w:rPr>
                <w:color w:val="000000"/>
              </w:rPr>
              <w:t>ОКТМО по Кт</w:t>
            </w:r>
          </w:p>
        </w:tc>
        <w:tc>
          <w:tcPr>
            <w:tcW w:w="1109" w:type="pct"/>
          </w:tcPr>
          <w:p w14:paraId="5587A660" w14:textId="77777777" w:rsidR="00FE3EF4" w:rsidRPr="007036CE" w:rsidRDefault="00FE3EF4" w:rsidP="00FE3EF4">
            <w:pPr>
              <w:pStyle w:val="GOSTTablenorm"/>
              <w:rPr>
                <w:b/>
                <w:szCs w:val="24"/>
              </w:rPr>
            </w:pPr>
            <w:r w:rsidRPr="007036CE">
              <w:rPr>
                <w:b/>
                <w:szCs w:val="24"/>
              </w:rPr>
              <w:t>INFOASFK</w:t>
            </w:r>
            <w:r w:rsidRPr="007036CE">
              <w:t>:CT_SEGMENT11</w:t>
            </w:r>
          </w:p>
        </w:tc>
        <w:tc>
          <w:tcPr>
            <w:tcW w:w="1371" w:type="pct"/>
          </w:tcPr>
          <w:p w14:paraId="5006A5B0" w14:textId="77777777" w:rsidR="00FE3EF4" w:rsidRPr="007036CE" w:rsidRDefault="00FE3EF4" w:rsidP="00FE3EF4">
            <w:pPr>
              <w:pStyle w:val="GOSTTablenorm"/>
            </w:pPr>
          </w:p>
        </w:tc>
      </w:tr>
      <w:tr w:rsidR="00FE3EF4" w:rsidRPr="007036CE" w14:paraId="27D333BD" w14:textId="77777777" w:rsidTr="008116BE">
        <w:tc>
          <w:tcPr>
            <w:tcW w:w="1109" w:type="pct"/>
          </w:tcPr>
          <w:p w14:paraId="23EE7A33" w14:textId="77777777" w:rsidR="00FE3EF4" w:rsidRPr="007036CE" w:rsidRDefault="00FE3EF4" w:rsidP="00FE3EF4">
            <w:pPr>
              <w:pStyle w:val="GOSTTablenorm"/>
            </w:pPr>
            <w:r w:rsidRPr="007036CE">
              <w:t>ПЗО_Дт</w:t>
            </w:r>
          </w:p>
        </w:tc>
        <w:tc>
          <w:tcPr>
            <w:tcW w:w="302" w:type="pct"/>
          </w:tcPr>
          <w:p w14:paraId="0ED2B22C" w14:textId="77777777" w:rsidR="00FE3EF4" w:rsidRPr="007036CE" w:rsidRDefault="00FE3EF4" w:rsidP="00FE3EF4">
            <w:pPr>
              <w:pStyle w:val="GOSTTablenorm"/>
            </w:pPr>
            <w:r w:rsidRPr="007036CE">
              <w:t>нет</w:t>
            </w:r>
          </w:p>
        </w:tc>
        <w:tc>
          <w:tcPr>
            <w:tcW w:w="1109" w:type="pct"/>
          </w:tcPr>
          <w:p w14:paraId="440A0BF0" w14:textId="77777777" w:rsidR="00FE3EF4" w:rsidRPr="007036CE" w:rsidRDefault="00FE3EF4" w:rsidP="00FE3EF4">
            <w:pPr>
              <w:pStyle w:val="GOSTTablenorm"/>
            </w:pPr>
            <w:r w:rsidRPr="007036CE">
              <w:t>Признак заключительных оборотов по Дт</w:t>
            </w:r>
          </w:p>
        </w:tc>
        <w:tc>
          <w:tcPr>
            <w:tcW w:w="1109" w:type="pct"/>
          </w:tcPr>
          <w:p w14:paraId="5078DABE" w14:textId="77777777" w:rsidR="00FE3EF4" w:rsidRPr="007036CE" w:rsidRDefault="00FE3EF4" w:rsidP="00FE3EF4">
            <w:pPr>
              <w:pStyle w:val="GOSTTablenorm"/>
              <w:rPr>
                <w:b/>
                <w:szCs w:val="24"/>
              </w:rPr>
            </w:pPr>
            <w:r w:rsidRPr="007036CE">
              <w:rPr>
                <w:b/>
                <w:szCs w:val="24"/>
              </w:rPr>
              <w:t>INFOASFK</w:t>
            </w:r>
            <w:r w:rsidRPr="007036CE">
              <w:t>:</w:t>
            </w:r>
            <w:r w:rsidRPr="007036CE">
              <w:rPr>
                <w:lang w:val="en-US"/>
              </w:rPr>
              <w:t>D</w:t>
            </w:r>
            <w:r w:rsidRPr="007036CE">
              <w:t>T_SEGMENT12</w:t>
            </w:r>
          </w:p>
        </w:tc>
        <w:tc>
          <w:tcPr>
            <w:tcW w:w="1371" w:type="pct"/>
          </w:tcPr>
          <w:p w14:paraId="476C7BB9" w14:textId="77777777" w:rsidR="00FE3EF4" w:rsidRPr="007036CE" w:rsidRDefault="00FE3EF4" w:rsidP="00FE3EF4">
            <w:pPr>
              <w:pStyle w:val="GOSTTablenorm"/>
            </w:pPr>
          </w:p>
        </w:tc>
      </w:tr>
      <w:tr w:rsidR="00FE3EF4" w:rsidRPr="007036CE" w14:paraId="47777E52" w14:textId="77777777" w:rsidTr="008116BE">
        <w:tc>
          <w:tcPr>
            <w:tcW w:w="1109" w:type="pct"/>
          </w:tcPr>
          <w:p w14:paraId="6C7490BB" w14:textId="77777777" w:rsidR="00FE3EF4" w:rsidRPr="007036CE" w:rsidRDefault="00FE3EF4" w:rsidP="00FE3EF4">
            <w:pPr>
              <w:pStyle w:val="GOSTTablenorm"/>
            </w:pPr>
            <w:r w:rsidRPr="007036CE">
              <w:t>ПЗО_Кт</w:t>
            </w:r>
          </w:p>
        </w:tc>
        <w:tc>
          <w:tcPr>
            <w:tcW w:w="302" w:type="pct"/>
          </w:tcPr>
          <w:p w14:paraId="4EE1432E" w14:textId="77777777" w:rsidR="00FE3EF4" w:rsidRPr="007036CE" w:rsidRDefault="00FE3EF4" w:rsidP="00FE3EF4">
            <w:pPr>
              <w:pStyle w:val="GOSTTablenorm"/>
            </w:pPr>
            <w:r w:rsidRPr="007036CE">
              <w:t>нет</w:t>
            </w:r>
          </w:p>
        </w:tc>
        <w:tc>
          <w:tcPr>
            <w:tcW w:w="1109" w:type="pct"/>
          </w:tcPr>
          <w:p w14:paraId="32DB0F42" w14:textId="77777777" w:rsidR="00FE3EF4" w:rsidRPr="007036CE" w:rsidRDefault="00FE3EF4" w:rsidP="00FE3EF4">
            <w:pPr>
              <w:pStyle w:val="GOSTTablenorm"/>
            </w:pPr>
            <w:r w:rsidRPr="007036CE">
              <w:t>Признак заключительных оборотов по Кт</w:t>
            </w:r>
          </w:p>
        </w:tc>
        <w:tc>
          <w:tcPr>
            <w:tcW w:w="1109" w:type="pct"/>
          </w:tcPr>
          <w:p w14:paraId="18E51EC3" w14:textId="77777777" w:rsidR="00FE3EF4" w:rsidRPr="007036CE" w:rsidRDefault="00FE3EF4" w:rsidP="00FE3EF4">
            <w:pPr>
              <w:pStyle w:val="GOSTTablenorm"/>
              <w:rPr>
                <w:b/>
                <w:szCs w:val="24"/>
              </w:rPr>
            </w:pPr>
            <w:r w:rsidRPr="007036CE">
              <w:rPr>
                <w:b/>
                <w:szCs w:val="24"/>
              </w:rPr>
              <w:t>INFOASFK</w:t>
            </w:r>
            <w:r w:rsidRPr="007036CE">
              <w:t>:CT_SEGMENT12</w:t>
            </w:r>
          </w:p>
        </w:tc>
        <w:tc>
          <w:tcPr>
            <w:tcW w:w="1371" w:type="pct"/>
          </w:tcPr>
          <w:p w14:paraId="28D9D2C4" w14:textId="77777777" w:rsidR="00FE3EF4" w:rsidRPr="007036CE" w:rsidRDefault="00FE3EF4" w:rsidP="00FE3EF4">
            <w:pPr>
              <w:pStyle w:val="GOSTTablenorm"/>
            </w:pPr>
          </w:p>
        </w:tc>
      </w:tr>
      <w:tr w:rsidR="00FE3EF4" w:rsidRPr="007036CE" w14:paraId="4F937A97" w14:textId="77777777" w:rsidTr="008116BE">
        <w:tc>
          <w:tcPr>
            <w:tcW w:w="1109" w:type="pct"/>
          </w:tcPr>
          <w:p w14:paraId="4E35F6D1" w14:textId="77777777" w:rsidR="00FE3EF4" w:rsidRPr="007036CE" w:rsidRDefault="00FE3EF4" w:rsidP="00FE3EF4">
            <w:pPr>
              <w:pStyle w:val="GOSTTablenorm"/>
            </w:pPr>
            <w:r w:rsidRPr="007036CE">
              <w:t>ОКС_КМИ_Дт</w:t>
            </w:r>
          </w:p>
        </w:tc>
        <w:tc>
          <w:tcPr>
            <w:tcW w:w="302" w:type="pct"/>
          </w:tcPr>
          <w:p w14:paraId="074A8067" w14:textId="77777777" w:rsidR="00FE3EF4" w:rsidRPr="007036CE" w:rsidRDefault="00FE3EF4" w:rsidP="00FE3EF4">
            <w:pPr>
              <w:pStyle w:val="GOSTTablenorm"/>
            </w:pPr>
            <w:r w:rsidRPr="007036CE">
              <w:t>нет</w:t>
            </w:r>
          </w:p>
        </w:tc>
        <w:tc>
          <w:tcPr>
            <w:tcW w:w="1109" w:type="pct"/>
          </w:tcPr>
          <w:p w14:paraId="502CA60A" w14:textId="77777777" w:rsidR="00FE3EF4" w:rsidRPr="007036CE" w:rsidRDefault="00FE3EF4" w:rsidP="00FE3EF4">
            <w:pPr>
              <w:pStyle w:val="GOSTTablenorm"/>
            </w:pPr>
            <w:r w:rsidRPr="007036CE">
              <w:t>ОКС/КМИ по Дт</w:t>
            </w:r>
          </w:p>
        </w:tc>
        <w:tc>
          <w:tcPr>
            <w:tcW w:w="1109" w:type="pct"/>
          </w:tcPr>
          <w:p w14:paraId="5BEAB76E" w14:textId="77777777" w:rsidR="00FE3EF4" w:rsidRPr="007036CE" w:rsidRDefault="00FE3EF4" w:rsidP="00FE3EF4">
            <w:pPr>
              <w:pStyle w:val="GOSTTablenorm"/>
              <w:rPr>
                <w:b/>
                <w:szCs w:val="24"/>
              </w:rPr>
            </w:pPr>
            <w:r w:rsidRPr="007036CE">
              <w:rPr>
                <w:b/>
                <w:szCs w:val="24"/>
              </w:rPr>
              <w:t>INFOASFK</w:t>
            </w:r>
            <w:r w:rsidRPr="007036CE">
              <w:t>:</w:t>
            </w:r>
            <w:r w:rsidRPr="007036CE">
              <w:rPr>
                <w:lang w:val="en-US"/>
              </w:rPr>
              <w:t>D</w:t>
            </w:r>
            <w:r w:rsidRPr="007036CE">
              <w:t>T_SEGMENT13</w:t>
            </w:r>
          </w:p>
        </w:tc>
        <w:tc>
          <w:tcPr>
            <w:tcW w:w="1371" w:type="pct"/>
          </w:tcPr>
          <w:p w14:paraId="568BE315" w14:textId="77777777" w:rsidR="00FE3EF4" w:rsidRPr="007036CE" w:rsidRDefault="00FE3EF4" w:rsidP="00FE3EF4">
            <w:pPr>
              <w:pStyle w:val="GOSTTablenorm"/>
            </w:pPr>
          </w:p>
        </w:tc>
      </w:tr>
      <w:tr w:rsidR="00FE3EF4" w:rsidRPr="007036CE" w14:paraId="5F486275" w14:textId="77777777" w:rsidTr="008116BE">
        <w:tc>
          <w:tcPr>
            <w:tcW w:w="1109" w:type="pct"/>
          </w:tcPr>
          <w:p w14:paraId="67D2C427" w14:textId="77777777" w:rsidR="00FE3EF4" w:rsidRPr="007036CE" w:rsidRDefault="00FE3EF4" w:rsidP="00FE3EF4">
            <w:pPr>
              <w:pStyle w:val="GOSTTablenorm"/>
            </w:pPr>
            <w:r w:rsidRPr="007036CE">
              <w:t>ОКС_КМИ_Кт</w:t>
            </w:r>
          </w:p>
        </w:tc>
        <w:tc>
          <w:tcPr>
            <w:tcW w:w="302" w:type="pct"/>
          </w:tcPr>
          <w:p w14:paraId="1BBBE915" w14:textId="77777777" w:rsidR="00FE3EF4" w:rsidRPr="007036CE" w:rsidRDefault="00FE3EF4" w:rsidP="00FE3EF4">
            <w:pPr>
              <w:pStyle w:val="GOSTTablenorm"/>
            </w:pPr>
            <w:r w:rsidRPr="007036CE">
              <w:t>нет</w:t>
            </w:r>
          </w:p>
        </w:tc>
        <w:tc>
          <w:tcPr>
            <w:tcW w:w="1109" w:type="pct"/>
          </w:tcPr>
          <w:p w14:paraId="12E98719" w14:textId="77777777" w:rsidR="00FE3EF4" w:rsidRPr="007036CE" w:rsidRDefault="00FE3EF4" w:rsidP="00FE3EF4">
            <w:pPr>
              <w:pStyle w:val="GOSTTablenorm"/>
            </w:pPr>
            <w:r w:rsidRPr="007036CE">
              <w:t>ОКС/КМИ по Кт</w:t>
            </w:r>
          </w:p>
        </w:tc>
        <w:tc>
          <w:tcPr>
            <w:tcW w:w="1109" w:type="pct"/>
          </w:tcPr>
          <w:p w14:paraId="23F093F7" w14:textId="77777777" w:rsidR="00FE3EF4" w:rsidRPr="007036CE" w:rsidRDefault="00FE3EF4" w:rsidP="00FE3EF4">
            <w:pPr>
              <w:pStyle w:val="GOSTTablenorm"/>
              <w:rPr>
                <w:b/>
                <w:szCs w:val="24"/>
              </w:rPr>
            </w:pPr>
            <w:r w:rsidRPr="007036CE">
              <w:rPr>
                <w:b/>
                <w:szCs w:val="24"/>
              </w:rPr>
              <w:t>INFOASFK</w:t>
            </w:r>
            <w:r w:rsidRPr="007036CE">
              <w:t>:CT_SEGMENT13</w:t>
            </w:r>
          </w:p>
        </w:tc>
        <w:tc>
          <w:tcPr>
            <w:tcW w:w="1371" w:type="pct"/>
          </w:tcPr>
          <w:p w14:paraId="5F6921F3" w14:textId="77777777" w:rsidR="00FE3EF4" w:rsidRPr="007036CE" w:rsidRDefault="00FE3EF4" w:rsidP="00FE3EF4">
            <w:pPr>
              <w:pStyle w:val="GOSTTablenorm"/>
            </w:pPr>
          </w:p>
        </w:tc>
      </w:tr>
      <w:tr w:rsidR="00FE3EF4" w:rsidRPr="007036CE" w14:paraId="6510290E" w14:textId="77777777" w:rsidTr="008116BE">
        <w:tc>
          <w:tcPr>
            <w:tcW w:w="1109" w:type="pct"/>
          </w:tcPr>
          <w:p w14:paraId="76F61404" w14:textId="77777777" w:rsidR="00FE3EF4" w:rsidRPr="007036CE" w:rsidRDefault="00FE3EF4" w:rsidP="00FE3EF4">
            <w:pPr>
              <w:pStyle w:val="GOSTTablenorm"/>
            </w:pPr>
            <w:r w:rsidRPr="007036CE">
              <w:t>ФО_Дт</w:t>
            </w:r>
          </w:p>
        </w:tc>
        <w:tc>
          <w:tcPr>
            <w:tcW w:w="302" w:type="pct"/>
          </w:tcPr>
          <w:p w14:paraId="596AE4C6" w14:textId="77777777" w:rsidR="00FE3EF4" w:rsidRPr="007036CE" w:rsidRDefault="00FE3EF4" w:rsidP="00FE3EF4">
            <w:pPr>
              <w:pStyle w:val="GOSTTablenorm"/>
            </w:pPr>
            <w:r w:rsidRPr="007036CE">
              <w:t>нет</w:t>
            </w:r>
          </w:p>
        </w:tc>
        <w:tc>
          <w:tcPr>
            <w:tcW w:w="1109" w:type="pct"/>
          </w:tcPr>
          <w:p w14:paraId="74D75B90" w14:textId="77777777" w:rsidR="00FE3EF4" w:rsidRPr="007036CE" w:rsidRDefault="00FE3EF4" w:rsidP="00FE3EF4">
            <w:pPr>
              <w:pStyle w:val="GOSTTablenorm"/>
            </w:pPr>
            <w:r w:rsidRPr="007036CE">
              <w:t>Финансовый орган по Дт</w:t>
            </w:r>
          </w:p>
        </w:tc>
        <w:tc>
          <w:tcPr>
            <w:tcW w:w="1109" w:type="pct"/>
          </w:tcPr>
          <w:p w14:paraId="04E0A923" w14:textId="77777777" w:rsidR="00FE3EF4" w:rsidRPr="007036CE" w:rsidRDefault="00FE3EF4" w:rsidP="00FE3EF4">
            <w:pPr>
              <w:pStyle w:val="GOSTTablenorm"/>
              <w:rPr>
                <w:b/>
                <w:szCs w:val="24"/>
              </w:rPr>
            </w:pPr>
            <w:r w:rsidRPr="007036CE">
              <w:rPr>
                <w:b/>
                <w:szCs w:val="24"/>
              </w:rPr>
              <w:t>INFOASFK</w:t>
            </w:r>
            <w:r w:rsidRPr="007036CE">
              <w:t>:</w:t>
            </w:r>
            <w:r w:rsidRPr="007036CE">
              <w:rPr>
                <w:lang w:val="en-US"/>
              </w:rPr>
              <w:t>D</w:t>
            </w:r>
            <w:r w:rsidRPr="007036CE">
              <w:t>T_SEGMENT14</w:t>
            </w:r>
          </w:p>
        </w:tc>
        <w:tc>
          <w:tcPr>
            <w:tcW w:w="1371" w:type="pct"/>
          </w:tcPr>
          <w:p w14:paraId="39C56713" w14:textId="77777777" w:rsidR="00FE3EF4" w:rsidRPr="007036CE" w:rsidRDefault="00FE3EF4" w:rsidP="00FE3EF4">
            <w:pPr>
              <w:pStyle w:val="GOSTTablenorm"/>
            </w:pPr>
          </w:p>
        </w:tc>
      </w:tr>
      <w:tr w:rsidR="00FE3EF4" w:rsidRPr="007036CE" w14:paraId="1783A733" w14:textId="77777777" w:rsidTr="008116BE">
        <w:tc>
          <w:tcPr>
            <w:tcW w:w="1109" w:type="pct"/>
          </w:tcPr>
          <w:p w14:paraId="3803E02B" w14:textId="77777777" w:rsidR="00FE3EF4" w:rsidRPr="007036CE" w:rsidRDefault="00FE3EF4" w:rsidP="00FE3EF4">
            <w:pPr>
              <w:pStyle w:val="GOSTTablenorm"/>
            </w:pPr>
            <w:r w:rsidRPr="007036CE">
              <w:t>ФО_Кт</w:t>
            </w:r>
          </w:p>
        </w:tc>
        <w:tc>
          <w:tcPr>
            <w:tcW w:w="302" w:type="pct"/>
          </w:tcPr>
          <w:p w14:paraId="07BBA28C" w14:textId="77777777" w:rsidR="00FE3EF4" w:rsidRPr="007036CE" w:rsidRDefault="00FE3EF4" w:rsidP="00FE3EF4">
            <w:pPr>
              <w:pStyle w:val="GOSTTablenorm"/>
            </w:pPr>
            <w:r w:rsidRPr="007036CE">
              <w:t>нет</w:t>
            </w:r>
          </w:p>
        </w:tc>
        <w:tc>
          <w:tcPr>
            <w:tcW w:w="1109" w:type="pct"/>
          </w:tcPr>
          <w:p w14:paraId="44578EEE" w14:textId="77777777" w:rsidR="00FE3EF4" w:rsidRPr="007036CE" w:rsidRDefault="00FE3EF4" w:rsidP="00FE3EF4">
            <w:pPr>
              <w:pStyle w:val="GOSTTablenorm"/>
            </w:pPr>
            <w:r w:rsidRPr="007036CE">
              <w:t>Финансовый орган по Кт</w:t>
            </w:r>
          </w:p>
        </w:tc>
        <w:tc>
          <w:tcPr>
            <w:tcW w:w="1109" w:type="pct"/>
          </w:tcPr>
          <w:p w14:paraId="6E131188" w14:textId="77777777" w:rsidR="00FE3EF4" w:rsidRPr="007036CE" w:rsidRDefault="00FE3EF4" w:rsidP="00FE3EF4">
            <w:pPr>
              <w:pStyle w:val="GOSTTablenorm"/>
              <w:rPr>
                <w:b/>
                <w:szCs w:val="24"/>
              </w:rPr>
            </w:pPr>
            <w:r w:rsidRPr="007036CE">
              <w:rPr>
                <w:b/>
                <w:szCs w:val="24"/>
              </w:rPr>
              <w:t>INFOASFK</w:t>
            </w:r>
            <w:r w:rsidRPr="007036CE">
              <w:t>:CT_SEGMENT14</w:t>
            </w:r>
          </w:p>
        </w:tc>
        <w:tc>
          <w:tcPr>
            <w:tcW w:w="1371" w:type="pct"/>
          </w:tcPr>
          <w:p w14:paraId="6C947CC6" w14:textId="77777777" w:rsidR="00FE3EF4" w:rsidRPr="007036CE" w:rsidRDefault="00FE3EF4" w:rsidP="00FE3EF4">
            <w:pPr>
              <w:pStyle w:val="GOSTTablenorm"/>
            </w:pPr>
          </w:p>
        </w:tc>
      </w:tr>
    </w:tbl>
    <w:p w14:paraId="30B21F54" w14:textId="77777777" w:rsidR="001C3522" w:rsidRPr="007036CE" w:rsidRDefault="001C3522" w:rsidP="00F25762">
      <w:pPr>
        <w:rPr>
          <w:ins w:id="12910" w:author="Опаева Лидия Арашаевна" w:date="2024-08-28T15:20:00Z"/>
        </w:rPr>
      </w:pPr>
    </w:p>
    <w:p w14:paraId="3C689E27" w14:textId="1EA87672" w:rsidR="001C3522" w:rsidRPr="007036CE" w:rsidRDefault="001C3522" w:rsidP="001C3522">
      <w:pPr>
        <w:pStyle w:val="GOSTNameTable"/>
        <w:numPr>
          <w:ilvl w:val="0"/>
          <w:numId w:val="1"/>
        </w:numPr>
        <w:ind w:left="0"/>
        <w:rPr>
          <w:ins w:id="12911" w:author="Опаева Лидия Арашаевна" w:date="2024-08-28T15:21:00Z"/>
        </w:rPr>
      </w:pPr>
      <w:ins w:id="12912" w:author="Опаева Лидия Арашаевна" w:date="2024-08-28T15:20:00Z">
        <w:r w:rsidRPr="007036CE">
          <w:lastRenderedPageBreak/>
          <w:tab/>
        </w:r>
      </w:ins>
      <w:ins w:id="12913" w:author="Опаева Лидия Арашаевна" w:date="2024-08-28T15:21:00Z">
        <w:r w:rsidRPr="007036CE">
          <w:rPr>
            <w:noProof/>
          </w:rPr>
          <w:fldChar w:fldCharType="begin"/>
        </w:r>
        <w:r w:rsidRPr="007036CE">
          <w:rPr>
            <w:noProof/>
          </w:rPr>
          <w:instrText xml:space="preserve"> SEQ Таблица \* ARABIC </w:instrText>
        </w:r>
        <w:r w:rsidRPr="007036CE">
          <w:rPr>
            <w:noProof/>
          </w:rPr>
          <w:fldChar w:fldCharType="separate"/>
        </w:r>
      </w:ins>
      <w:bookmarkStart w:id="12914" w:name="_Toc222928059"/>
      <w:bookmarkStart w:id="12915" w:name="_Toc173151084"/>
      <w:r w:rsidR="00BD74E1">
        <w:rPr>
          <w:noProof/>
        </w:rPr>
        <w:t>86</w:t>
      </w:r>
      <w:ins w:id="12916" w:author="Опаева Лидия Арашаевна" w:date="2024-08-28T15:21:00Z">
        <w:r w:rsidRPr="007036CE">
          <w:rPr>
            <w:noProof/>
          </w:rPr>
          <w:fldChar w:fldCharType="end"/>
        </w:r>
        <w:r w:rsidRPr="007036CE">
          <w:t xml:space="preserve"> </w:t>
        </w:r>
      </w:ins>
      <w:r w:rsidR="00D9309A" w:rsidRPr="007036CE">
        <w:t>–</w:t>
      </w:r>
      <w:ins w:id="12917" w:author="Опаева Лидия Арашаевна" w:date="2024-08-28T15:21:00Z">
        <w:r w:rsidRPr="007036CE">
          <w:t xml:space="preserve"> Перечень атрибутов, соответствующих типу документа «</w:t>
        </w:r>
        <w:r w:rsidRPr="007036CE">
          <w:rPr>
            <w:bCs/>
            <w:szCs w:val="22"/>
          </w:rPr>
          <w:t>Бухгалтерская справка» (ф. 0504833)</w:t>
        </w:r>
        <w:r w:rsidRPr="007036CE">
          <w:t xml:space="preserve"> ARP_SVAP_ZG_FB</w:t>
        </w:r>
        <w:bookmarkEnd w:id="12914"/>
        <w:r w:rsidRPr="007036CE">
          <w:rPr>
            <w:rStyle w:val="afff4"/>
            <w:b w:val="0"/>
          </w:rPr>
          <w:t xml:space="preserve"> </w:t>
        </w:r>
        <w:bookmarkEnd w:id="12915"/>
      </w:ins>
    </w:p>
    <w:tbl>
      <w:tblPr>
        <w:tblStyle w:val="GOSTTable"/>
        <w:tblW w:w="5000" w:type="pct"/>
        <w:tblLayout w:type="fixed"/>
        <w:tblLook w:val="07E0" w:firstRow="1" w:lastRow="1" w:firstColumn="1" w:lastColumn="1" w:noHBand="1" w:noVBand="1"/>
      </w:tblPr>
      <w:tblGrid>
        <w:gridCol w:w="3495"/>
        <w:gridCol w:w="952"/>
        <w:gridCol w:w="3496"/>
        <w:gridCol w:w="3496"/>
        <w:gridCol w:w="4321"/>
      </w:tblGrid>
      <w:tr w:rsidR="001C3522" w:rsidRPr="007036CE" w14:paraId="461D106C" w14:textId="77777777" w:rsidTr="001C3522">
        <w:trPr>
          <w:cnfStyle w:val="100000000000" w:firstRow="1" w:lastRow="0" w:firstColumn="0" w:lastColumn="0" w:oddVBand="0" w:evenVBand="0" w:oddHBand="0" w:evenHBand="0" w:firstRowFirstColumn="0" w:firstRowLastColumn="0" w:lastRowFirstColumn="0" w:lastRowLastColumn="0"/>
          <w:ins w:id="12918" w:author="Опаева Лидия Арашаевна" w:date="2024-08-28T15:21:00Z"/>
        </w:trPr>
        <w:tc>
          <w:tcPr>
            <w:tcW w:w="1109" w:type="pct"/>
          </w:tcPr>
          <w:p w14:paraId="14880055" w14:textId="77777777" w:rsidR="001C3522" w:rsidRPr="007036CE" w:rsidRDefault="001C3522" w:rsidP="001C3522">
            <w:pPr>
              <w:pStyle w:val="GOSTTableHead"/>
              <w:rPr>
                <w:ins w:id="12919" w:author="Опаева Лидия Арашаевна" w:date="2024-08-28T15:21:00Z"/>
              </w:rPr>
            </w:pPr>
            <w:ins w:id="12920" w:author="Опаева Лидия Арашаевна" w:date="2024-08-28T15:21:00Z">
              <w:r w:rsidRPr="007036CE">
                <w:t>Наименование атрибута</w:t>
              </w:r>
            </w:ins>
          </w:p>
        </w:tc>
        <w:tc>
          <w:tcPr>
            <w:tcW w:w="302" w:type="pct"/>
          </w:tcPr>
          <w:p w14:paraId="40817F44" w14:textId="77777777" w:rsidR="001C3522" w:rsidRPr="007036CE" w:rsidRDefault="001C3522" w:rsidP="001C3522">
            <w:pPr>
              <w:pStyle w:val="GOSTTableHead"/>
              <w:rPr>
                <w:ins w:id="12921" w:author="Опаева Лидия Арашаевна" w:date="2024-08-28T15:21:00Z"/>
              </w:rPr>
            </w:pPr>
            <w:ins w:id="12922" w:author="Опаева Лидия Арашаевна" w:date="2024-08-28T15:21:00Z">
              <w:r w:rsidRPr="007036CE">
                <w:t>Вычисляемый атрибут</w:t>
              </w:r>
            </w:ins>
          </w:p>
        </w:tc>
        <w:tc>
          <w:tcPr>
            <w:tcW w:w="1109" w:type="pct"/>
          </w:tcPr>
          <w:p w14:paraId="42FC2AFF" w14:textId="77777777" w:rsidR="001C3522" w:rsidRPr="007036CE" w:rsidRDefault="001C3522" w:rsidP="001C3522">
            <w:pPr>
              <w:pStyle w:val="GOSTTableHead"/>
              <w:rPr>
                <w:ins w:id="12923" w:author="Опаева Лидия Арашаевна" w:date="2024-08-28T15:21:00Z"/>
              </w:rPr>
            </w:pPr>
            <w:ins w:id="12924" w:author="Опаева Лидия Арашаевна" w:date="2024-08-28T15:21:00Z">
              <w:r w:rsidRPr="007036CE">
                <w:t>Описание атрибута</w:t>
              </w:r>
            </w:ins>
          </w:p>
        </w:tc>
        <w:tc>
          <w:tcPr>
            <w:tcW w:w="1109" w:type="pct"/>
          </w:tcPr>
          <w:p w14:paraId="5F0A4390" w14:textId="77777777" w:rsidR="001C3522" w:rsidRPr="007036CE" w:rsidRDefault="001C3522" w:rsidP="001C3522">
            <w:pPr>
              <w:pStyle w:val="GOSTTableHead"/>
              <w:rPr>
                <w:ins w:id="12925" w:author="Опаева Лидия Арашаевна" w:date="2024-08-28T15:21:00Z"/>
              </w:rPr>
            </w:pPr>
            <w:ins w:id="12926" w:author="Опаева Лидия Арашаевна" w:date="2024-08-28T15:21:00Z">
              <w:r w:rsidRPr="007036CE">
                <w:t>Реквизит документа (наименование тега)</w:t>
              </w:r>
            </w:ins>
          </w:p>
        </w:tc>
        <w:tc>
          <w:tcPr>
            <w:tcW w:w="1371" w:type="pct"/>
          </w:tcPr>
          <w:p w14:paraId="27CEDDBB" w14:textId="77777777" w:rsidR="001C3522" w:rsidRPr="007036CE" w:rsidRDefault="001C3522" w:rsidP="001C3522">
            <w:pPr>
              <w:pStyle w:val="GOSTTableHead"/>
              <w:rPr>
                <w:ins w:id="12927" w:author="Опаева Лидия Арашаевна" w:date="2024-08-28T15:21:00Z"/>
              </w:rPr>
            </w:pPr>
            <w:ins w:id="12928" w:author="Опаева Лидия Арашаевна" w:date="2024-08-28T15:21:00Z">
              <w:r w:rsidRPr="007036CE">
                <w:t>Алгоритм вычисления</w:t>
              </w:r>
            </w:ins>
          </w:p>
        </w:tc>
      </w:tr>
      <w:tr w:rsidR="001C3522" w:rsidRPr="007036CE" w14:paraId="6B52F161" w14:textId="77777777" w:rsidTr="001C3522">
        <w:trPr>
          <w:ins w:id="12929" w:author="Опаева Лидия Арашаевна" w:date="2024-08-28T15:21:00Z"/>
        </w:trPr>
        <w:tc>
          <w:tcPr>
            <w:tcW w:w="1109" w:type="pct"/>
          </w:tcPr>
          <w:p w14:paraId="640BCFA1" w14:textId="77777777" w:rsidR="001C3522" w:rsidRPr="007036CE" w:rsidRDefault="004A1A56" w:rsidP="001C3522">
            <w:pPr>
              <w:pStyle w:val="GOSTTablenorm"/>
              <w:rPr>
                <w:ins w:id="12930" w:author="Опаева Лидия Арашаевна" w:date="2024-08-28T15:21:00Z"/>
                <w:szCs w:val="22"/>
              </w:rPr>
            </w:pPr>
            <w:ins w:id="12931" w:author="Опаева Лидия Арашаевна" w:date="2024-08-28T15:21:00Z">
              <w:r w:rsidRPr="007036CE">
                <w:t>Номер_документа</w:t>
              </w:r>
            </w:ins>
          </w:p>
        </w:tc>
        <w:tc>
          <w:tcPr>
            <w:tcW w:w="302" w:type="pct"/>
          </w:tcPr>
          <w:p w14:paraId="34294FDF" w14:textId="77777777" w:rsidR="001C3522" w:rsidRPr="007036CE" w:rsidRDefault="001C3522" w:rsidP="001C3522">
            <w:pPr>
              <w:pStyle w:val="GOSTTablenorm"/>
              <w:rPr>
                <w:ins w:id="12932" w:author="Опаева Лидия Арашаевна" w:date="2024-08-28T15:21:00Z"/>
                <w:szCs w:val="22"/>
              </w:rPr>
            </w:pPr>
            <w:ins w:id="12933" w:author="Опаева Лидия Арашаевна" w:date="2024-08-28T15:21:00Z">
              <w:r w:rsidRPr="007036CE">
                <w:t>нет</w:t>
              </w:r>
            </w:ins>
          </w:p>
        </w:tc>
        <w:tc>
          <w:tcPr>
            <w:tcW w:w="1109" w:type="pct"/>
          </w:tcPr>
          <w:p w14:paraId="2FE9E592" w14:textId="77777777" w:rsidR="001C3522" w:rsidRPr="007036CE" w:rsidRDefault="001C3522" w:rsidP="001C3522">
            <w:pPr>
              <w:pStyle w:val="GOSTTablenorm"/>
              <w:rPr>
                <w:ins w:id="12934" w:author="Опаева Лидия Арашаевна" w:date="2024-08-28T15:21:00Z"/>
                <w:szCs w:val="22"/>
              </w:rPr>
            </w:pPr>
            <w:ins w:id="12935" w:author="Опаева Лидия Арашаевна" w:date="2024-08-28T15:21:00Z">
              <w:r w:rsidRPr="007036CE">
                <w:t>Номер документа</w:t>
              </w:r>
            </w:ins>
          </w:p>
        </w:tc>
        <w:tc>
          <w:tcPr>
            <w:tcW w:w="1109" w:type="pct"/>
          </w:tcPr>
          <w:p w14:paraId="3B18D76C" w14:textId="77777777" w:rsidR="001C3522" w:rsidRPr="007036CE" w:rsidRDefault="001C3522" w:rsidP="001C3522">
            <w:pPr>
              <w:pStyle w:val="GOSTTablenorm"/>
              <w:rPr>
                <w:ins w:id="12936" w:author="Опаева Лидия Арашаевна" w:date="2024-08-28T15:21:00Z"/>
                <w:szCs w:val="22"/>
              </w:rPr>
            </w:pPr>
            <w:ins w:id="12937" w:author="Опаева Лидия Арашаевна" w:date="2024-08-28T15:21:00Z">
              <w:r w:rsidRPr="007036CE">
                <w:t>TtlPrt_DcNmbr</w:t>
              </w:r>
            </w:ins>
          </w:p>
        </w:tc>
        <w:tc>
          <w:tcPr>
            <w:tcW w:w="1371" w:type="pct"/>
          </w:tcPr>
          <w:p w14:paraId="430D2BB7" w14:textId="77777777" w:rsidR="001C3522" w:rsidRPr="007036CE" w:rsidRDefault="001C3522" w:rsidP="001C3522">
            <w:pPr>
              <w:pStyle w:val="GOSTTablenorm"/>
              <w:rPr>
                <w:ins w:id="12938" w:author="Опаева Лидия Арашаевна" w:date="2024-08-28T15:21:00Z"/>
                <w:szCs w:val="22"/>
              </w:rPr>
            </w:pPr>
          </w:p>
        </w:tc>
      </w:tr>
      <w:tr w:rsidR="001C3522" w:rsidRPr="007036CE" w14:paraId="6B85BD7D" w14:textId="77777777" w:rsidTr="001C3522">
        <w:trPr>
          <w:ins w:id="12939" w:author="Опаева Лидия Арашаевна" w:date="2024-08-28T15:21:00Z"/>
        </w:trPr>
        <w:tc>
          <w:tcPr>
            <w:tcW w:w="1109" w:type="pct"/>
          </w:tcPr>
          <w:p w14:paraId="680317A3" w14:textId="77777777" w:rsidR="001C3522" w:rsidRPr="007036CE" w:rsidRDefault="004A1A56" w:rsidP="001C3522">
            <w:pPr>
              <w:pStyle w:val="GOSTTablenorm"/>
              <w:rPr>
                <w:ins w:id="12940" w:author="Опаева Лидия Арашаевна" w:date="2024-08-28T15:21:00Z"/>
                <w:szCs w:val="22"/>
              </w:rPr>
            </w:pPr>
            <w:ins w:id="12941" w:author="Опаева Лидия Арашаевна" w:date="2024-08-28T15:21:00Z">
              <w:r w:rsidRPr="007036CE">
                <w:t>Дата_документа</w:t>
              </w:r>
            </w:ins>
          </w:p>
        </w:tc>
        <w:tc>
          <w:tcPr>
            <w:tcW w:w="302" w:type="pct"/>
          </w:tcPr>
          <w:p w14:paraId="59AEBCBA" w14:textId="77777777" w:rsidR="001C3522" w:rsidRPr="007036CE" w:rsidRDefault="001C3522" w:rsidP="001C3522">
            <w:pPr>
              <w:pStyle w:val="GOSTTablenorm"/>
              <w:rPr>
                <w:ins w:id="12942" w:author="Опаева Лидия Арашаевна" w:date="2024-08-28T15:21:00Z"/>
                <w:szCs w:val="22"/>
              </w:rPr>
            </w:pPr>
            <w:ins w:id="12943" w:author="Опаева Лидия Арашаевна" w:date="2024-08-28T15:21:00Z">
              <w:r w:rsidRPr="007036CE">
                <w:t>нет</w:t>
              </w:r>
            </w:ins>
          </w:p>
        </w:tc>
        <w:tc>
          <w:tcPr>
            <w:tcW w:w="1109" w:type="pct"/>
          </w:tcPr>
          <w:p w14:paraId="1F8B16B8" w14:textId="77777777" w:rsidR="001C3522" w:rsidRPr="007036CE" w:rsidRDefault="001C3522" w:rsidP="001C3522">
            <w:pPr>
              <w:pStyle w:val="GOSTTablenorm"/>
              <w:rPr>
                <w:ins w:id="12944" w:author="Опаева Лидия Арашаевна" w:date="2024-08-28T15:21:00Z"/>
                <w:szCs w:val="22"/>
              </w:rPr>
            </w:pPr>
            <w:ins w:id="12945" w:author="Опаева Лидия Арашаевна" w:date="2024-08-28T15:21:00Z">
              <w:r w:rsidRPr="007036CE">
                <w:t>Дата документа</w:t>
              </w:r>
            </w:ins>
          </w:p>
        </w:tc>
        <w:tc>
          <w:tcPr>
            <w:tcW w:w="1109" w:type="pct"/>
          </w:tcPr>
          <w:p w14:paraId="35F360F1" w14:textId="77777777" w:rsidR="001C3522" w:rsidRPr="007036CE" w:rsidRDefault="001C3522" w:rsidP="001C3522">
            <w:pPr>
              <w:pStyle w:val="GOSTTablenorm"/>
              <w:rPr>
                <w:ins w:id="12946" w:author="Опаева Лидия Арашаевна" w:date="2024-08-28T15:21:00Z"/>
                <w:szCs w:val="22"/>
              </w:rPr>
            </w:pPr>
            <w:ins w:id="12947" w:author="Опаева Лидия Арашаевна" w:date="2024-08-28T15:21:00Z">
              <w:r w:rsidRPr="007036CE">
                <w:t>TtlPrt_Dt</w:t>
              </w:r>
            </w:ins>
          </w:p>
        </w:tc>
        <w:tc>
          <w:tcPr>
            <w:tcW w:w="1371" w:type="pct"/>
          </w:tcPr>
          <w:p w14:paraId="54DADE0F" w14:textId="77777777" w:rsidR="001C3522" w:rsidRPr="007036CE" w:rsidRDefault="001C3522" w:rsidP="001C3522">
            <w:pPr>
              <w:pStyle w:val="GOSTTablenorm"/>
              <w:rPr>
                <w:ins w:id="12948" w:author="Опаева Лидия Арашаевна" w:date="2024-08-28T15:21:00Z"/>
                <w:szCs w:val="22"/>
              </w:rPr>
            </w:pPr>
          </w:p>
        </w:tc>
      </w:tr>
      <w:tr w:rsidR="00195E13" w:rsidRPr="007036CE" w14:paraId="34108181" w14:textId="77777777" w:rsidTr="001C3522">
        <w:trPr>
          <w:ins w:id="12949" w:author="Опаева Лидия Арашаевна" w:date="2024-08-28T15:21:00Z"/>
        </w:trPr>
        <w:tc>
          <w:tcPr>
            <w:tcW w:w="1109" w:type="pct"/>
          </w:tcPr>
          <w:p w14:paraId="04C34EAA" w14:textId="77777777" w:rsidR="00195E13" w:rsidRPr="007036CE" w:rsidRDefault="00195E13" w:rsidP="00195E13">
            <w:pPr>
              <w:pStyle w:val="GOSTTablenorm"/>
              <w:rPr>
                <w:ins w:id="12950" w:author="Опаева Лидия Арашаевна" w:date="2024-08-28T15:21:00Z"/>
              </w:rPr>
            </w:pPr>
            <w:ins w:id="12951" w:author="Опаева Лидия Арашаевна" w:date="2024-08-28T15:21:00Z">
              <w:r w:rsidRPr="007036CE">
                <w:t>Субъект_учета</w:t>
              </w:r>
            </w:ins>
          </w:p>
        </w:tc>
        <w:tc>
          <w:tcPr>
            <w:tcW w:w="302" w:type="pct"/>
          </w:tcPr>
          <w:p w14:paraId="53AD72C0" w14:textId="77777777" w:rsidR="00195E13" w:rsidRPr="007036CE" w:rsidRDefault="00195E13" w:rsidP="00195E13">
            <w:pPr>
              <w:pStyle w:val="GOSTTablenorm"/>
              <w:rPr>
                <w:ins w:id="12952" w:author="Опаева Лидия Арашаевна" w:date="2024-08-28T15:21:00Z"/>
              </w:rPr>
            </w:pPr>
            <w:ins w:id="12953" w:author="Опаева Лидия Арашаевна" w:date="2024-08-28T15:21:00Z">
              <w:r w:rsidRPr="007036CE">
                <w:t>нет</w:t>
              </w:r>
            </w:ins>
          </w:p>
        </w:tc>
        <w:tc>
          <w:tcPr>
            <w:tcW w:w="1109" w:type="pct"/>
          </w:tcPr>
          <w:p w14:paraId="401802EC" w14:textId="77777777" w:rsidR="00195E13" w:rsidRPr="007036CE" w:rsidRDefault="00195E13" w:rsidP="00195E13">
            <w:pPr>
              <w:pStyle w:val="GOSTTablenorm"/>
              <w:rPr>
                <w:ins w:id="12954" w:author="Опаева Лидия Арашаевна" w:date="2024-08-28T15:21:00Z"/>
              </w:rPr>
            </w:pPr>
            <w:ins w:id="12955" w:author="Опаева Лидия Арашаевна" w:date="2024-08-28T18:04:00Z">
              <w:r w:rsidRPr="007036CE">
                <w:t>Субъект учета (код ТОФК/ЦС по учету, в котором проводится операция)</w:t>
              </w:r>
            </w:ins>
          </w:p>
        </w:tc>
        <w:tc>
          <w:tcPr>
            <w:tcW w:w="1109" w:type="pct"/>
          </w:tcPr>
          <w:p w14:paraId="7434E309" w14:textId="77777777" w:rsidR="00195E13" w:rsidRPr="007036CE" w:rsidRDefault="00195E13" w:rsidP="00195E13">
            <w:pPr>
              <w:pStyle w:val="GOSTTablenorm"/>
              <w:rPr>
                <w:ins w:id="12956" w:author="Опаева Лидия Арашаевна" w:date="2024-08-28T15:21:00Z"/>
                <w:lang w:val="en-US"/>
              </w:rPr>
            </w:pPr>
            <w:ins w:id="12957" w:author="Опаева Лидия Арашаевна" w:date="2024-08-28T15:21:00Z">
              <w:r w:rsidRPr="007036CE">
                <w:rPr>
                  <w:lang w:val="en-US"/>
                </w:rPr>
                <w:t>Subject</w:t>
              </w:r>
            </w:ins>
          </w:p>
        </w:tc>
        <w:tc>
          <w:tcPr>
            <w:tcW w:w="1371" w:type="pct"/>
          </w:tcPr>
          <w:p w14:paraId="2BF6BF2A" w14:textId="77777777" w:rsidR="00195E13" w:rsidRPr="007036CE" w:rsidRDefault="00195E13" w:rsidP="00195E13">
            <w:pPr>
              <w:pStyle w:val="GOSTTablenorm"/>
              <w:rPr>
                <w:ins w:id="12958" w:author="Опаева Лидия Арашаевна" w:date="2024-08-28T15:21:00Z"/>
                <w:szCs w:val="22"/>
              </w:rPr>
            </w:pPr>
          </w:p>
        </w:tc>
      </w:tr>
      <w:tr w:rsidR="00195E13" w:rsidRPr="007036CE" w14:paraId="052BE54D" w14:textId="77777777" w:rsidTr="001C3522">
        <w:trPr>
          <w:ins w:id="12959" w:author="Опаева Лидия Арашаевна" w:date="2024-08-28T15:21:00Z"/>
        </w:trPr>
        <w:tc>
          <w:tcPr>
            <w:tcW w:w="1109" w:type="pct"/>
          </w:tcPr>
          <w:p w14:paraId="78450422" w14:textId="77777777" w:rsidR="00195E13" w:rsidRPr="007036CE" w:rsidRDefault="00195E13" w:rsidP="00195E13">
            <w:pPr>
              <w:pStyle w:val="GOSTTablenorm"/>
              <w:rPr>
                <w:ins w:id="12960" w:author="Опаева Лидия Арашаевна" w:date="2024-08-28T15:21:00Z"/>
              </w:rPr>
            </w:pPr>
            <w:ins w:id="12961" w:author="Опаева Лидия Арашаевна" w:date="2024-08-28T15:21:00Z">
              <w:r w:rsidRPr="007036CE">
                <w:t>Тип_документа</w:t>
              </w:r>
            </w:ins>
          </w:p>
        </w:tc>
        <w:tc>
          <w:tcPr>
            <w:tcW w:w="302" w:type="pct"/>
          </w:tcPr>
          <w:p w14:paraId="0ABC7721" w14:textId="77777777" w:rsidR="00195E13" w:rsidRPr="007036CE" w:rsidRDefault="00195E13" w:rsidP="00195E13">
            <w:pPr>
              <w:pStyle w:val="GOSTTablenorm"/>
              <w:rPr>
                <w:ins w:id="12962" w:author="Опаева Лидия Арашаевна" w:date="2024-08-28T15:21:00Z"/>
              </w:rPr>
            </w:pPr>
            <w:ins w:id="12963" w:author="Опаева Лидия Арашаевна" w:date="2024-08-28T15:21:00Z">
              <w:r w:rsidRPr="007036CE">
                <w:t>нет</w:t>
              </w:r>
            </w:ins>
          </w:p>
        </w:tc>
        <w:tc>
          <w:tcPr>
            <w:tcW w:w="1109" w:type="pct"/>
          </w:tcPr>
          <w:p w14:paraId="7B32DA51" w14:textId="77777777" w:rsidR="00195E13" w:rsidRPr="007036CE" w:rsidRDefault="00195E13" w:rsidP="00195E13">
            <w:pPr>
              <w:pStyle w:val="GOSTTablenorm"/>
              <w:rPr>
                <w:ins w:id="12964" w:author="Опаева Лидия Арашаевна" w:date="2024-08-28T15:21:00Z"/>
              </w:rPr>
            </w:pPr>
            <w:ins w:id="12965" w:author="Опаева Лидия Арашаевна" w:date="2024-08-28T18:04:00Z">
              <w:r w:rsidRPr="007036CE">
                <w:t xml:space="preserve">Тип документа </w:t>
              </w:r>
            </w:ins>
          </w:p>
        </w:tc>
        <w:tc>
          <w:tcPr>
            <w:tcW w:w="1109" w:type="pct"/>
          </w:tcPr>
          <w:p w14:paraId="68EE5181" w14:textId="77777777" w:rsidR="00195E13" w:rsidRPr="007036CE" w:rsidRDefault="00195E13" w:rsidP="00195E13">
            <w:pPr>
              <w:pStyle w:val="GOSTTablenorm"/>
              <w:rPr>
                <w:ins w:id="12966" w:author="Опаева Лидия Арашаевна" w:date="2024-08-28T15:21:00Z"/>
              </w:rPr>
            </w:pPr>
            <w:ins w:id="12967" w:author="Опаева Лидия Арашаевна" w:date="2024-08-28T15:21:00Z">
              <w:r w:rsidRPr="007036CE">
                <w:rPr>
                  <w:color w:val="000000"/>
                </w:rPr>
                <w:t>TypeDoc</w:t>
              </w:r>
            </w:ins>
          </w:p>
        </w:tc>
        <w:tc>
          <w:tcPr>
            <w:tcW w:w="1371" w:type="pct"/>
          </w:tcPr>
          <w:p w14:paraId="19B9BA47" w14:textId="77777777" w:rsidR="00195E13" w:rsidRPr="007036CE" w:rsidRDefault="00195E13" w:rsidP="00195E13">
            <w:pPr>
              <w:pStyle w:val="GOSTTablenorm"/>
              <w:rPr>
                <w:ins w:id="12968" w:author="Опаева Лидия Арашаевна" w:date="2024-08-28T15:21:00Z"/>
                <w:szCs w:val="22"/>
              </w:rPr>
            </w:pPr>
          </w:p>
        </w:tc>
      </w:tr>
      <w:tr w:rsidR="001C3522" w:rsidRPr="007036CE" w14:paraId="72415FE5" w14:textId="77777777" w:rsidTr="001C3522">
        <w:trPr>
          <w:ins w:id="12969" w:author="Опаева Лидия Арашаевна" w:date="2024-08-28T15:21:00Z"/>
        </w:trPr>
        <w:tc>
          <w:tcPr>
            <w:tcW w:w="1109" w:type="pct"/>
            <w:vAlign w:val="center"/>
          </w:tcPr>
          <w:p w14:paraId="00087499" w14:textId="77777777" w:rsidR="001C3522" w:rsidRPr="007036CE" w:rsidRDefault="001C3522" w:rsidP="004A1A56">
            <w:pPr>
              <w:pStyle w:val="GOSTTablenorm"/>
              <w:rPr>
                <w:ins w:id="12970" w:author="Опаева Лидия Арашаевна" w:date="2024-08-28T15:21:00Z"/>
              </w:rPr>
            </w:pPr>
            <w:ins w:id="12971" w:author="Опаева Лидия Арашаевна" w:date="2024-08-28T15:21:00Z">
              <w:r w:rsidRPr="007036CE">
                <w:t>Дата_отражения_в_учете</w:t>
              </w:r>
            </w:ins>
          </w:p>
        </w:tc>
        <w:tc>
          <w:tcPr>
            <w:tcW w:w="302" w:type="pct"/>
            <w:vAlign w:val="center"/>
          </w:tcPr>
          <w:p w14:paraId="5F6DB8D8" w14:textId="77777777" w:rsidR="001C3522" w:rsidRPr="007036CE" w:rsidRDefault="001C3522" w:rsidP="004A1A56">
            <w:pPr>
              <w:pStyle w:val="GOSTTablenorm"/>
              <w:rPr>
                <w:ins w:id="12972" w:author="Опаева Лидия Арашаевна" w:date="2024-08-28T15:21:00Z"/>
              </w:rPr>
            </w:pPr>
            <w:ins w:id="12973" w:author="Опаева Лидия Арашаевна" w:date="2024-08-28T15:21:00Z">
              <w:r w:rsidRPr="007036CE">
                <w:t>нет</w:t>
              </w:r>
            </w:ins>
          </w:p>
        </w:tc>
        <w:tc>
          <w:tcPr>
            <w:tcW w:w="1109" w:type="pct"/>
          </w:tcPr>
          <w:p w14:paraId="0F591735" w14:textId="77777777" w:rsidR="001C3522" w:rsidRPr="007036CE" w:rsidRDefault="001C3522" w:rsidP="001C3522">
            <w:pPr>
              <w:pStyle w:val="GOSTTablenorm"/>
              <w:rPr>
                <w:ins w:id="12974" w:author="Опаева Лидия Арашаевна" w:date="2024-08-28T15:21:00Z"/>
              </w:rPr>
            </w:pPr>
            <w:ins w:id="12975" w:author="Опаева Лидия Арашаевна" w:date="2024-08-28T15:21:00Z">
              <w:r w:rsidRPr="007036CE">
                <w:rPr>
                  <w:color w:val="000000"/>
                </w:rPr>
                <w:t>Дата отражения операции в учете</w:t>
              </w:r>
            </w:ins>
          </w:p>
        </w:tc>
        <w:tc>
          <w:tcPr>
            <w:tcW w:w="1109" w:type="pct"/>
          </w:tcPr>
          <w:p w14:paraId="67DBFA1C" w14:textId="77777777" w:rsidR="001C3522" w:rsidRPr="007036CE" w:rsidRDefault="001C3522" w:rsidP="001C3522">
            <w:pPr>
              <w:pStyle w:val="GOSTTablenorm"/>
              <w:rPr>
                <w:ins w:id="12976" w:author="Опаева Лидия Арашаевна" w:date="2024-08-28T15:21:00Z"/>
                <w:color w:val="000000"/>
              </w:rPr>
            </w:pPr>
            <w:ins w:id="12977" w:author="Опаева Лидия Арашаевна" w:date="2024-08-28T15:21:00Z">
              <w:r w:rsidRPr="007036CE">
                <w:rPr>
                  <w:color w:val="000000"/>
                </w:rPr>
                <w:t>SettlementDate</w:t>
              </w:r>
            </w:ins>
          </w:p>
        </w:tc>
        <w:tc>
          <w:tcPr>
            <w:tcW w:w="1371" w:type="pct"/>
          </w:tcPr>
          <w:p w14:paraId="7D16E44D" w14:textId="77777777" w:rsidR="001C3522" w:rsidRPr="007036CE" w:rsidRDefault="001C3522" w:rsidP="001C3522">
            <w:pPr>
              <w:pStyle w:val="GOSTTablenorm"/>
              <w:rPr>
                <w:ins w:id="12978" w:author="Опаева Лидия Арашаевна" w:date="2024-08-28T15:21:00Z"/>
                <w:szCs w:val="22"/>
              </w:rPr>
            </w:pPr>
          </w:p>
        </w:tc>
      </w:tr>
      <w:tr w:rsidR="001C3522" w:rsidRPr="007036CE" w14:paraId="60656B5F" w14:textId="77777777" w:rsidTr="001C3522">
        <w:trPr>
          <w:ins w:id="12979" w:author="Опаева Лидия Арашаевна" w:date="2024-08-28T15:21:00Z"/>
        </w:trPr>
        <w:tc>
          <w:tcPr>
            <w:tcW w:w="1109" w:type="pct"/>
          </w:tcPr>
          <w:p w14:paraId="5108D332" w14:textId="77777777" w:rsidR="001C3522" w:rsidRPr="007036CE" w:rsidRDefault="001C3522" w:rsidP="001C3522">
            <w:pPr>
              <w:pStyle w:val="GOSTTablenorm"/>
              <w:rPr>
                <w:ins w:id="12980" w:author="Опаева Лидия Арашаевна" w:date="2024-08-28T15:21:00Z"/>
              </w:rPr>
            </w:pPr>
            <w:ins w:id="12981" w:author="Опаева Лидия Арашаевна" w:date="2024-08-28T15:21:00Z">
              <w:r w:rsidRPr="007036CE">
                <w:t>Тип_справки</w:t>
              </w:r>
            </w:ins>
          </w:p>
        </w:tc>
        <w:tc>
          <w:tcPr>
            <w:tcW w:w="302" w:type="pct"/>
          </w:tcPr>
          <w:p w14:paraId="5A9AFA82" w14:textId="77777777" w:rsidR="001C3522" w:rsidRPr="007036CE" w:rsidRDefault="001C3522" w:rsidP="001C3522">
            <w:pPr>
              <w:pStyle w:val="GOSTTablenorm"/>
              <w:rPr>
                <w:ins w:id="12982" w:author="Опаева Лидия Арашаевна" w:date="2024-08-28T15:21:00Z"/>
              </w:rPr>
            </w:pPr>
            <w:ins w:id="12983" w:author="Опаева Лидия Арашаевна" w:date="2024-08-28T15:21:00Z">
              <w:r w:rsidRPr="007036CE">
                <w:t>нет</w:t>
              </w:r>
            </w:ins>
          </w:p>
        </w:tc>
        <w:tc>
          <w:tcPr>
            <w:tcW w:w="1109" w:type="pct"/>
          </w:tcPr>
          <w:p w14:paraId="068922CC" w14:textId="77777777" w:rsidR="001C3522" w:rsidRPr="007036CE" w:rsidRDefault="001C3522" w:rsidP="001C3522">
            <w:pPr>
              <w:pStyle w:val="GOSTTablenorm"/>
              <w:rPr>
                <w:ins w:id="12984" w:author="Опаева Лидия Арашаевна" w:date="2024-08-28T15:21:00Z"/>
              </w:rPr>
            </w:pPr>
            <w:ins w:id="12985" w:author="Опаева Лидия Арашаевна" w:date="2024-08-28T15:21:00Z">
              <w:r w:rsidRPr="007036CE">
                <w:t>Тип справки</w:t>
              </w:r>
            </w:ins>
          </w:p>
        </w:tc>
        <w:tc>
          <w:tcPr>
            <w:tcW w:w="1109" w:type="pct"/>
          </w:tcPr>
          <w:p w14:paraId="5608B038" w14:textId="77777777" w:rsidR="001C3522" w:rsidRPr="007036CE" w:rsidRDefault="001C3522" w:rsidP="001C3522">
            <w:pPr>
              <w:pStyle w:val="GOSTTablenorm"/>
              <w:rPr>
                <w:ins w:id="12986" w:author="Опаева Лидия Арашаевна" w:date="2024-08-28T15:21:00Z"/>
              </w:rPr>
            </w:pPr>
            <w:ins w:id="12987" w:author="Опаева Лидия Арашаевна" w:date="2024-08-28T15:21:00Z">
              <w:r w:rsidRPr="007036CE">
                <w:t>TtlPrt_TypeDoc</w:t>
              </w:r>
            </w:ins>
          </w:p>
        </w:tc>
        <w:tc>
          <w:tcPr>
            <w:tcW w:w="1371" w:type="pct"/>
          </w:tcPr>
          <w:p w14:paraId="265D3275" w14:textId="77777777" w:rsidR="001C3522" w:rsidRPr="007036CE" w:rsidRDefault="001C3522" w:rsidP="001C3522">
            <w:pPr>
              <w:pStyle w:val="GOSTTablenorm"/>
              <w:rPr>
                <w:ins w:id="12988" w:author="Опаева Лидия Арашаевна" w:date="2024-08-28T15:21:00Z"/>
                <w:szCs w:val="22"/>
              </w:rPr>
            </w:pPr>
          </w:p>
        </w:tc>
      </w:tr>
      <w:tr w:rsidR="001C3522" w:rsidRPr="007036CE" w14:paraId="15D2F8E2" w14:textId="77777777" w:rsidTr="001C3522">
        <w:trPr>
          <w:ins w:id="12989" w:author="Опаева Лидия Арашаевна" w:date="2024-08-28T15:21:00Z"/>
        </w:trPr>
        <w:tc>
          <w:tcPr>
            <w:tcW w:w="1109" w:type="pct"/>
          </w:tcPr>
          <w:p w14:paraId="2DD5168C" w14:textId="77777777" w:rsidR="001C3522" w:rsidRPr="007036CE" w:rsidRDefault="001C3522" w:rsidP="001C3522">
            <w:pPr>
              <w:pStyle w:val="GOSTTablenorm"/>
              <w:rPr>
                <w:ins w:id="12990" w:author="Опаева Лидия Арашаевна" w:date="2024-08-28T15:21:00Z"/>
              </w:rPr>
            </w:pPr>
            <w:ins w:id="12991" w:author="Опаева Лидия Арашаевна" w:date="2024-08-28T15:21:00Z">
              <w:r w:rsidRPr="007036CE">
                <w:t>Наименование_типа_справки</w:t>
              </w:r>
            </w:ins>
          </w:p>
        </w:tc>
        <w:tc>
          <w:tcPr>
            <w:tcW w:w="302" w:type="pct"/>
          </w:tcPr>
          <w:p w14:paraId="62CEB613" w14:textId="77777777" w:rsidR="001C3522" w:rsidRPr="007036CE" w:rsidRDefault="001C3522" w:rsidP="001C3522">
            <w:pPr>
              <w:pStyle w:val="GOSTTablenorm"/>
              <w:rPr>
                <w:ins w:id="12992" w:author="Опаева Лидия Арашаевна" w:date="2024-08-28T15:21:00Z"/>
              </w:rPr>
            </w:pPr>
            <w:ins w:id="12993" w:author="Опаева Лидия Арашаевна" w:date="2024-08-28T15:21:00Z">
              <w:r w:rsidRPr="007036CE">
                <w:t>нет</w:t>
              </w:r>
            </w:ins>
          </w:p>
        </w:tc>
        <w:tc>
          <w:tcPr>
            <w:tcW w:w="1109" w:type="pct"/>
          </w:tcPr>
          <w:p w14:paraId="2F2BE01A" w14:textId="77777777" w:rsidR="001C3522" w:rsidRPr="007036CE" w:rsidRDefault="001C3522" w:rsidP="001C3522">
            <w:pPr>
              <w:pStyle w:val="GOSTTablenorm"/>
              <w:rPr>
                <w:ins w:id="12994" w:author="Опаева Лидия Арашаевна" w:date="2024-08-28T15:21:00Z"/>
              </w:rPr>
            </w:pPr>
            <w:ins w:id="12995" w:author="Опаева Лидия Арашаевна" w:date="2024-08-28T15:21:00Z">
              <w:r w:rsidRPr="007036CE">
                <w:t>Наименование типа справки</w:t>
              </w:r>
            </w:ins>
          </w:p>
        </w:tc>
        <w:tc>
          <w:tcPr>
            <w:tcW w:w="1109" w:type="pct"/>
          </w:tcPr>
          <w:p w14:paraId="4141202F" w14:textId="77777777" w:rsidR="001C3522" w:rsidRPr="007036CE" w:rsidRDefault="001C3522" w:rsidP="001C3522">
            <w:pPr>
              <w:pStyle w:val="GOSTTablenorm"/>
              <w:rPr>
                <w:ins w:id="12996" w:author="Опаева Лидия Арашаевна" w:date="2024-08-28T15:21:00Z"/>
              </w:rPr>
            </w:pPr>
            <w:ins w:id="12997" w:author="Опаева Лидия Арашаевна" w:date="2024-08-28T15:21:00Z">
              <w:r w:rsidRPr="007036CE">
                <w:t>TtlPrt_FullTypeDoc</w:t>
              </w:r>
            </w:ins>
          </w:p>
        </w:tc>
        <w:tc>
          <w:tcPr>
            <w:tcW w:w="1371" w:type="pct"/>
          </w:tcPr>
          <w:p w14:paraId="7A7C83A3" w14:textId="77777777" w:rsidR="001C3522" w:rsidRPr="007036CE" w:rsidRDefault="001C3522" w:rsidP="001C3522">
            <w:pPr>
              <w:pStyle w:val="GOSTTablenorm"/>
              <w:rPr>
                <w:ins w:id="12998" w:author="Опаева Лидия Арашаевна" w:date="2024-08-28T15:21:00Z"/>
                <w:szCs w:val="22"/>
              </w:rPr>
            </w:pPr>
          </w:p>
        </w:tc>
      </w:tr>
      <w:tr w:rsidR="001C3522" w:rsidRPr="007036CE" w14:paraId="0E8711D1" w14:textId="77777777" w:rsidTr="001C3522">
        <w:trPr>
          <w:ins w:id="12999" w:author="Опаева Лидия Арашаевна" w:date="2024-08-28T15:21:00Z"/>
        </w:trPr>
        <w:tc>
          <w:tcPr>
            <w:tcW w:w="1109" w:type="pct"/>
          </w:tcPr>
          <w:p w14:paraId="59A2A288" w14:textId="77777777" w:rsidR="001C3522" w:rsidRPr="007036CE" w:rsidRDefault="001C3522" w:rsidP="001C3522">
            <w:pPr>
              <w:pStyle w:val="GOSTTablenorm"/>
              <w:rPr>
                <w:ins w:id="13000" w:author="Опаева Лидия Арашаевна" w:date="2024-08-28T15:21:00Z"/>
              </w:rPr>
            </w:pPr>
            <w:ins w:id="13001" w:author="Опаева Лидия Арашаевна" w:date="2024-08-28T15:21:00Z">
              <w:r w:rsidRPr="007036CE">
                <w:t>Наименование_документа</w:t>
              </w:r>
            </w:ins>
          </w:p>
        </w:tc>
        <w:tc>
          <w:tcPr>
            <w:tcW w:w="302" w:type="pct"/>
          </w:tcPr>
          <w:p w14:paraId="4F423098" w14:textId="77777777" w:rsidR="001C3522" w:rsidRPr="007036CE" w:rsidRDefault="001C3522" w:rsidP="001C3522">
            <w:pPr>
              <w:pStyle w:val="GOSTTablenorm"/>
              <w:rPr>
                <w:ins w:id="13002" w:author="Опаева Лидия Арашаевна" w:date="2024-08-28T15:21:00Z"/>
              </w:rPr>
            </w:pPr>
            <w:ins w:id="13003" w:author="Опаева Лидия Арашаевна" w:date="2024-08-28T15:21:00Z">
              <w:r w:rsidRPr="007036CE">
                <w:t>да</w:t>
              </w:r>
            </w:ins>
          </w:p>
        </w:tc>
        <w:tc>
          <w:tcPr>
            <w:tcW w:w="1109" w:type="pct"/>
          </w:tcPr>
          <w:p w14:paraId="394F145B" w14:textId="77777777" w:rsidR="001C3522" w:rsidRPr="007036CE" w:rsidRDefault="001C3522" w:rsidP="001C3522">
            <w:pPr>
              <w:pStyle w:val="GOSTTablenorm"/>
              <w:rPr>
                <w:ins w:id="13004" w:author="Опаева Лидия Арашаевна" w:date="2024-08-28T15:21:00Z"/>
              </w:rPr>
            </w:pPr>
            <w:ins w:id="13005" w:author="Опаева Лидия Арашаевна" w:date="2024-08-28T15:21:00Z">
              <w:r w:rsidRPr="007036CE">
                <w:t>Наименование документа</w:t>
              </w:r>
            </w:ins>
          </w:p>
        </w:tc>
        <w:tc>
          <w:tcPr>
            <w:tcW w:w="1109" w:type="pct"/>
          </w:tcPr>
          <w:p w14:paraId="29CCB86F" w14:textId="77777777" w:rsidR="001C3522" w:rsidRPr="007036CE" w:rsidRDefault="001C3522" w:rsidP="001C3522">
            <w:pPr>
              <w:pStyle w:val="GOSTTablenorm"/>
              <w:rPr>
                <w:ins w:id="13006" w:author="Опаева Лидия Арашаевна" w:date="2024-08-28T15:21:00Z"/>
              </w:rPr>
            </w:pPr>
            <w:ins w:id="13007" w:author="Опаева Лидия Арашаевна" w:date="2024-08-28T15:21:00Z">
              <w:r w:rsidRPr="007036CE">
                <w:t>TypeDoc</w:t>
              </w:r>
            </w:ins>
          </w:p>
        </w:tc>
        <w:tc>
          <w:tcPr>
            <w:tcW w:w="1371" w:type="pct"/>
          </w:tcPr>
          <w:p w14:paraId="2DCC37D7" w14:textId="77777777" w:rsidR="001C3522" w:rsidRPr="007036CE" w:rsidRDefault="001C3522" w:rsidP="001C3522">
            <w:pPr>
              <w:pStyle w:val="GOSTTablenorm"/>
              <w:rPr>
                <w:ins w:id="13008" w:author="Опаева Лидия Арашаевна" w:date="2024-08-28T15:21:00Z"/>
                <w:szCs w:val="22"/>
              </w:rPr>
            </w:pPr>
            <w:ins w:id="13009" w:author="Опаева Лидия Арашаевна" w:date="2024-08-28T15:21:00Z">
              <w:r w:rsidRPr="007036CE">
                <w:t>Наименование документа определяется по справочнику «Типы документов» с помощью значения атрибута «Тип_документа» (TypeDoc)</w:t>
              </w:r>
            </w:ins>
          </w:p>
        </w:tc>
      </w:tr>
      <w:tr w:rsidR="001C3522" w:rsidRPr="007036CE" w14:paraId="19095771" w14:textId="77777777" w:rsidTr="001C3522">
        <w:trPr>
          <w:ins w:id="13010" w:author="Опаева Лидия Арашаевна" w:date="2024-08-28T15:21:00Z"/>
        </w:trPr>
        <w:tc>
          <w:tcPr>
            <w:tcW w:w="1109" w:type="pct"/>
          </w:tcPr>
          <w:p w14:paraId="6EC3492D" w14:textId="77777777" w:rsidR="001C3522" w:rsidRPr="007036CE" w:rsidRDefault="001C3522" w:rsidP="001C3522">
            <w:pPr>
              <w:pStyle w:val="GOSTTablenorm"/>
              <w:rPr>
                <w:ins w:id="13011" w:author="Опаева Лидия Арашаевна" w:date="2024-08-28T15:21:00Z"/>
              </w:rPr>
            </w:pPr>
            <w:ins w:id="13012" w:author="Опаева Лидия Арашаевна" w:date="2024-08-28T15:21:00Z">
              <w:r w:rsidRPr="007036CE">
                <w:t>Код_валюты</w:t>
              </w:r>
            </w:ins>
          </w:p>
        </w:tc>
        <w:tc>
          <w:tcPr>
            <w:tcW w:w="302" w:type="pct"/>
          </w:tcPr>
          <w:p w14:paraId="54DB43C6" w14:textId="77777777" w:rsidR="001C3522" w:rsidRPr="007036CE" w:rsidRDefault="001C3522" w:rsidP="001C3522">
            <w:pPr>
              <w:pStyle w:val="GOSTTablenorm"/>
              <w:rPr>
                <w:ins w:id="13013" w:author="Опаева Лидия Арашаевна" w:date="2024-08-28T15:21:00Z"/>
              </w:rPr>
            </w:pPr>
            <w:ins w:id="13014" w:author="Опаева Лидия Арашаевна" w:date="2024-08-28T15:21:00Z">
              <w:r w:rsidRPr="007036CE">
                <w:t>да</w:t>
              </w:r>
            </w:ins>
          </w:p>
        </w:tc>
        <w:tc>
          <w:tcPr>
            <w:tcW w:w="1109" w:type="pct"/>
          </w:tcPr>
          <w:p w14:paraId="7AC3E9A7" w14:textId="77777777" w:rsidR="001C3522" w:rsidRPr="007036CE" w:rsidRDefault="001C3522" w:rsidP="001C3522">
            <w:pPr>
              <w:pStyle w:val="GOSTTablenorm"/>
              <w:rPr>
                <w:ins w:id="13015" w:author="Опаева Лидия Арашаевна" w:date="2024-08-28T15:21:00Z"/>
              </w:rPr>
            </w:pPr>
            <w:ins w:id="13016" w:author="Опаева Лидия Арашаевна" w:date="2024-08-28T15:21:00Z">
              <w:r w:rsidRPr="007036CE">
                <w:t>Код валюты по ОКВ</w:t>
              </w:r>
            </w:ins>
          </w:p>
        </w:tc>
        <w:tc>
          <w:tcPr>
            <w:tcW w:w="1109" w:type="pct"/>
          </w:tcPr>
          <w:p w14:paraId="48E7ACFE" w14:textId="77777777" w:rsidR="001C3522" w:rsidRPr="007036CE" w:rsidRDefault="001C3522" w:rsidP="001C3522">
            <w:pPr>
              <w:pStyle w:val="GOSTTablenorm"/>
              <w:rPr>
                <w:ins w:id="13017" w:author="Опаева Лидия Арашаевна" w:date="2024-08-28T15:21:00Z"/>
              </w:rPr>
            </w:pPr>
            <w:ins w:id="13018" w:author="Опаева Лидия Арашаевна" w:date="2024-08-28T15:21:00Z">
              <w:r w:rsidRPr="007036CE">
                <w:t>TtlPrt_CdCrr</w:t>
              </w:r>
            </w:ins>
          </w:p>
        </w:tc>
        <w:tc>
          <w:tcPr>
            <w:tcW w:w="1371" w:type="pct"/>
          </w:tcPr>
          <w:p w14:paraId="7AE479E4" w14:textId="77777777" w:rsidR="001C3522" w:rsidRPr="007036CE" w:rsidRDefault="001C3522" w:rsidP="001C3522">
            <w:pPr>
              <w:pStyle w:val="GOSTTablenorm"/>
              <w:rPr>
                <w:ins w:id="13019" w:author="Опаева Лидия Арашаевна" w:date="2024-08-28T15:21:00Z"/>
                <w:rFonts w:eastAsiaTheme="minorEastAsia"/>
              </w:rPr>
            </w:pPr>
            <w:ins w:id="13020" w:author="Опаева Лидия Арашаевна" w:date="2024-08-28T15:21:00Z">
              <w:r w:rsidRPr="007036CE">
                <w:t>В составе документа может приходить как цифровой, так и буквенный код валюты.</w:t>
              </w:r>
            </w:ins>
          </w:p>
          <w:p w14:paraId="2A251611" w14:textId="77777777" w:rsidR="001C3522" w:rsidRPr="007036CE" w:rsidRDefault="001C3522" w:rsidP="001C3522">
            <w:pPr>
              <w:pStyle w:val="GOSTTableListNum10"/>
              <w:numPr>
                <w:ilvl w:val="0"/>
                <w:numId w:val="33"/>
              </w:numPr>
              <w:rPr>
                <w:ins w:id="13021" w:author="Опаева Лидия Арашаевна" w:date="2024-08-28T15:21:00Z"/>
              </w:rPr>
            </w:pPr>
            <w:ins w:id="13022" w:author="Опаева Лидия Арашаевна" w:date="2024-08-28T15:21:00Z">
              <w:r w:rsidRPr="007036CE">
                <w:t xml:space="preserve"> если код валюты пришел цифровой, то в атрибут его значение передается в неизменном виде;</w:t>
              </w:r>
            </w:ins>
          </w:p>
          <w:p w14:paraId="6BCC55ED" w14:textId="77777777" w:rsidR="001C3522" w:rsidRPr="007036CE" w:rsidRDefault="001C3522" w:rsidP="001C3522">
            <w:pPr>
              <w:pStyle w:val="GOSTTableListNum10"/>
              <w:rPr>
                <w:ins w:id="13023" w:author="Опаева Лидия Арашаевна" w:date="2024-08-28T15:21:00Z"/>
              </w:rPr>
            </w:pPr>
            <w:ins w:id="13024" w:author="Опаева Лидия Арашаевна" w:date="2024-08-28T15:21:00Z">
              <w:r w:rsidRPr="007036CE">
                <w:t xml:space="preserve"> если код валюты пришел буквенный, то в атрибут его значение передается после преобразования в цифровой по данным справочника «Общероссийский классификатор валют (ОКВ)»</w:t>
              </w:r>
            </w:ins>
          </w:p>
        </w:tc>
      </w:tr>
      <w:tr w:rsidR="001C3522" w:rsidRPr="007036CE" w14:paraId="5BDB2601" w14:textId="77777777" w:rsidTr="001C3522">
        <w:trPr>
          <w:ins w:id="13025" w:author="Опаева Лидия Арашаевна" w:date="2024-08-28T15:21:00Z"/>
        </w:trPr>
        <w:tc>
          <w:tcPr>
            <w:tcW w:w="1109" w:type="pct"/>
          </w:tcPr>
          <w:p w14:paraId="166C44B9" w14:textId="77777777" w:rsidR="001C3522" w:rsidRPr="007036CE" w:rsidRDefault="001C3522" w:rsidP="001C3522">
            <w:pPr>
              <w:pStyle w:val="GOSTTablenorm"/>
              <w:rPr>
                <w:ins w:id="13026" w:author="Опаева Лидия Арашаевна" w:date="2024-08-28T15:21:00Z"/>
              </w:rPr>
            </w:pPr>
            <w:ins w:id="13027" w:author="Опаева Лидия Арашаевна" w:date="2024-08-28T15:21:00Z">
              <w:r w:rsidRPr="007036CE">
                <w:rPr>
                  <w:szCs w:val="22"/>
                </w:rPr>
                <w:lastRenderedPageBreak/>
                <w:t>Код_валюты_учета</w:t>
              </w:r>
            </w:ins>
          </w:p>
        </w:tc>
        <w:tc>
          <w:tcPr>
            <w:tcW w:w="302" w:type="pct"/>
          </w:tcPr>
          <w:p w14:paraId="5295294C" w14:textId="77777777" w:rsidR="001C3522" w:rsidRPr="007036CE" w:rsidRDefault="001C3522" w:rsidP="001C3522">
            <w:pPr>
              <w:pStyle w:val="GOSTTablenorm"/>
              <w:rPr>
                <w:ins w:id="13028" w:author="Опаева Лидия Арашаевна" w:date="2024-08-28T15:21:00Z"/>
              </w:rPr>
            </w:pPr>
            <w:ins w:id="13029" w:author="Опаева Лидия Арашаевна" w:date="2024-08-28T15:21:00Z">
              <w:r w:rsidRPr="007036CE">
                <w:rPr>
                  <w:szCs w:val="22"/>
                </w:rPr>
                <w:t>да</w:t>
              </w:r>
            </w:ins>
          </w:p>
        </w:tc>
        <w:tc>
          <w:tcPr>
            <w:tcW w:w="1109" w:type="pct"/>
          </w:tcPr>
          <w:p w14:paraId="3F5E3C60" w14:textId="77777777" w:rsidR="001C3522" w:rsidRPr="007036CE" w:rsidRDefault="001C3522" w:rsidP="001C3522">
            <w:pPr>
              <w:pStyle w:val="GOSTTablenorm"/>
              <w:rPr>
                <w:ins w:id="13030" w:author="Опаева Лидия Арашаевна" w:date="2024-08-28T15:21:00Z"/>
              </w:rPr>
            </w:pPr>
            <w:ins w:id="13031" w:author="Опаева Лидия Арашаевна" w:date="2024-08-28T15:21:00Z">
              <w:r w:rsidRPr="007036CE">
                <w:rPr>
                  <w:szCs w:val="22"/>
                </w:rPr>
                <w:t>Код валюты учета по ОКВ</w:t>
              </w:r>
            </w:ins>
          </w:p>
        </w:tc>
        <w:tc>
          <w:tcPr>
            <w:tcW w:w="1109" w:type="pct"/>
          </w:tcPr>
          <w:p w14:paraId="1D3EFAB4" w14:textId="77777777" w:rsidR="001C3522" w:rsidRPr="007036CE" w:rsidRDefault="001C3522" w:rsidP="001C3522">
            <w:pPr>
              <w:pStyle w:val="GOSTTablenorm"/>
              <w:rPr>
                <w:ins w:id="13032" w:author="Опаева Лидия Арашаевна" w:date="2024-08-28T15:21:00Z"/>
              </w:rPr>
            </w:pPr>
            <w:ins w:id="13033" w:author="Опаева Лидия Арашаевна" w:date="2024-08-28T15:21:00Z">
              <w:r w:rsidRPr="007036CE">
                <w:t>-</w:t>
              </w:r>
            </w:ins>
          </w:p>
        </w:tc>
        <w:tc>
          <w:tcPr>
            <w:tcW w:w="1371" w:type="pct"/>
          </w:tcPr>
          <w:p w14:paraId="14249E57" w14:textId="77777777" w:rsidR="001C3522" w:rsidRPr="007036CE" w:rsidRDefault="001C3522" w:rsidP="001C3522">
            <w:pPr>
              <w:pStyle w:val="GOSTTablenorm"/>
              <w:rPr>
                <w:ins w:id="13034" w:author="Опаева Лидия Арашаевна" w:date="2024-08-28T15:21:00Z"/>
              </w:rPr>
            </w:pPr>
            <w:ins w:id="13035" w:author="Опаева Лидия Арашаевна" w:date="2024-08-28T15:21:00Z">
              <w:r w:rsidRPr="007036CE">
                <w:t>Указывается значение «643»</w:t>
              </w:r>
            </w:ins>
          </w:p>
        </w:tc>
      </w:tr>
      <w:tr w:rsidR="001C3522" w:rsidRPr="007036CE" w14:paraId="0603D99B" w14:textId="77777777" w:rsidTr="001C3522">
        <w:trPr>
          <w:ins w:id="13036" w:author="Опаева Лидия Арашаевна" w:date="2024-08-28T15:21:00Z"/>
        </w:trPr>
        <w:tc>
          <w:tcPr>
            <w:tcW w:w="1109" w:type="pct"/>
          </w:tcPr>
          <w:p w14:paraId="014DC943" w14:textId="77777777" w:rsidR="001C3522" w:rsidRPr="007036CE" w:rsidRDefault="001C3522" w:rsidP="001C3522">
            <w:pPr>
              <w:pStyle w:val="GOSTTablenorm"/>
              <w:rPr>
                <w:ins w:id="13037" w:author="Опаева Лидия Арашаевна" w:date="2024-08-28T15:21:00Z"/>
              </w:rPr>
            </w:pPr>
            <w:ins w:id="13038" w:author="Опаева Лидия Арашаевна" w:date="2024-08-28T15:21:00Z">
              <w:r w:rsidRPr="007036CE">
                <w:t>Дата_ввода_в_действие</w:t>
              </w:r>
            </w:ins>
          </w:p>
        </w:tc>
        <w:tc>
          <w:tcPr>
            <w:tcW w:w="302" w:type="pct"/>
          </w:tcPr>
          <w:p w14:paraId="202EBB1A" w14:textId="77777777" w:rsidR="001C3522" w:rsidRPr="007036CE" w:rsidRDefault="001C3522" w:rsidP="001C3522">
            <w:pPr>
              <w:pStyle w:val="GOSTTablenorm"/>
              <w:rPr>
                <w:ins w:id="13039" w:author="Опаева Лидия Арашаевна" w:date="2024-08-28T15:21:00Z"/>
              </w:rPr>
            </w:pPr>
            <w:ins w:id="13040" w:author="Опаева Лидия Арашаевна" w:date="2024-08-28T15:21:00Z">
              <w:r w:rsidRPr="007036CE">
                <w:t>да</w:t>
              </w:r>
            </w:ins>
          </w:p>
        </w:tc>
        <w:tc>
          <w:tcPr>
            <w:tcW w:w="1109" w:type="pct"/>
          </w:tcPr>
          <w:p w14:paraId="3BCC8AEC" w14:textId="77777777" w:rsidR="001C3522" w:rsidRPr="007036CE" w:rsidRDefault="001C3522" w:rsidP="001C3522">
            <w:pPr>
              <w:pStyle w:val="GOSTTablenorm"/>
              <w:rPr>
                <w:ins w:id="13041" w:author="Опаева Лидия Арашаевна" w:date="2024-08-28T15:21:00Z"/>
              </w:rPr>
            </w:pPr>
            <w:ins w:id="13042" w:author="Опаева Лидия Арашаевна" w:date="2024-08-28T15:21:00Z">
              <w:r w:rsidRPr="007036CE">
                <w:t>Дата ввода в действие</w:t>
              </w:r>
            </w:ins>
          </w:p>
        </w:tc>
        <w:tc>
          <w:tcPr>
            <w:tcW w:w="1109" w:type="pct"/>
          </w:tcPr>
          <w:p w14:paraId="30FA40BC" w14:textId="77777777" w:rsidR="001C3522" w:rsidRPr="007036CE" w:rsidRDefault="001C3522" w:rsidP="001C3522">
            <w:pPr>
              <w:pStyle w:val="GOSTTablenorm"/>
              <w:rPr>
                <w:ins w:id="13043" w:author="Опаева Лидия Арашаевна" w:date="2024-08-28T15:21:00Z"/>
              </w:rPr>
            </w:pPr>
            <w:ins w:id="13044" w:author="Опаева Лидия Арашаевна" w:date="2024-08-28T15:21:00Z">
              <w:r w:rsidRPr="007036CE">
                <w:t>SettlementDate (из заголовка запроса)</w:t>
              </w:r>
            </w:ins>
          </w:p>
        </w:tc>
        <w:tc>
          <w:tcPr>
            <w:tcW w:w="1371" w:type="pct"/>
          </w:tcPr>
          <w:p w14:paraId="0B9248E9" w14:textId="77777777" w:rsidR="001C3522" w:rsidRPr="007036CE" w:rsidRDefault="001C3522" w:rsidP="001C3522">
            <w:pPr>
              <w:pStyle w:val="GOSTTablenorm"/>
              <w:rPr>
                <w:ins w:id="13045" w:author="Опаева Лидия Арашаевна" w:date="2024-08-28T15:21:00Z"/>
              </w:rPr>
            </w:pPr>
            <w:ins w:id="13046" w:author="Опаева Лидия Арашаевна" w:date="2024-08-28T15:21:00Z">
              <w:r w:rsidRPr="007036CE">
                <w:t>Для данного типа документов Дата_ввода_в_действие = Дата_отражения_в_учете</w:t>
              </w:r>
            </w:ins>
          </w:p>
        </w:tc>
      </w:tr>
      <w:tr w:rsidR="001C3522" w:rsidRPr="007036CE" w14:paraId="7658C716" w14:textId="77777777" w:rsidTr="001C3522">
        <w:trPr>
          <w:ins w:id="13047" w:author="Опаева Лидия Арашаевна" w:date="2024-08-28T15:21:00Z"/>
        </w:trPr>
        <w:tc>
          <w:tcPr>
            <w:tcW w:w="1109" w:type="pct"/>
          </w:tcPr>
          <w:p w14:paraId="5CBFC34F" w14:textId="77777777" w:rsidR="001C3522" w:rsidRPr="007036CE" w:rsidRDefault="001C3522" w:rsidP="001C3522">
            <w:pPr>
              <w:pStyle w:val="GOSTTablenorm"/>
              <w:rPr>
                <w:ins w:id="13048" w:author="Опаева Лидия Арашаевна" w:date="2024-08-28T15:21:00Z"/>
              </w:rPr>
            </w:pPr>
            <w:ins w:id="13049" w:author="Опаева Лидия Арашаевна" w:date="2024-08-28T15:21:00Z">
              <w:r w:rsidRPr="007036CE">
                <w:t>Уровень_конфиденциальности</w:t>
              </w:r>
            </w:ins>
          </w:p>
        </w:tc>
        <w:tc>
          <w:tcPr>
            <w:tcW w:w="302" w:type="pct"/>
          </w:tcPr>
          <w:p w14:paraId="43B489C9" w14:textId="77777777" w:rsidR="001C3522" w:rsidRPr="007036CE" w:rsidRDefault="001C3522" w:rsidP="001C3522">
            <w:pPr>
              <w:pStyle w:val="GOSTTablenorm"/>
              <w:rPr>
                <w:ins w:id="13050" w:author="Опаева Лидия Арашаевна" w:date="2024-08-28T15:21:00Z"/>
              </w:rPr>
            </w:pPr>
            <w:ins w:id="13051" w:author="Опаева Лидия Арашаевна" w:date="2024-08-28T15:21:00Z">
              <w:r w:rsidRPr="007036CE">
                <w:t>нет</w:t>
              </w:r>
            </w:ins>
          </w:p>
        </w:tc>
        <w:tc>
          <w:tcPr>
            <w:tcW w:w="1109" w:type="pct"/>
          </w:tcPr>
          <w:p w14:paraId="0016C6EE" w14:textId="77777777" w:rsidR="001C3522" w:rsidRPr="007036CE" w:rsidRDefault="001C3522" w:rsidP="001C3522">
            <w:pPr>
              <w:pStyle w:val="GOSTTablenorm"/>
              <w:rPr>
                <w:ins w:id="13052" w:author="Опаева Лидия Арашаевна" w:date="2024-08-28T15:21:00Z"/>
              </w:rPr>
            </w:pPr>
            <w:ins w:id="13053" w:author="Опаева Лидия Арашаевна" w:date="2024-08-28T15:21:00Z">
              <w:r w:rsidRPr="007036CE">
                <w:t>Уровень конфиденциальности</w:t>
              </w:r>
            </w:ins>
          </w:p>
        </w:tc>
        <w:tc>
          <w:tcPr>
            <w:tcW w:w="1109" w:type="pct"/>
          </w:tcPr>
          <w:p w14:paraId="04DA42F3" w14:textId="77777777" w:rsidR="001C3522" w:rsidRPr="007036CE" w:rsidRDefault="001C3522" w:rsidP="001C3522">
            <w:pPr>
              <w:pStyle w:val="GOSTTablenorm"/>
              <w:rPr>
                <w:ins w:id="13054" w:author="Опаева Лидия Арашаевна" w:date="2024-08-28T15:21:00Z"/>
              </w:rPr>
            </w:pPr>
            <w:ins w:id="13055" w:author="Опаева Лидия Арашаевна" w:date="2024-08-28T15:21:00Z">
              <w:r w:rsidRPr="007036CE">
                <w:t>SystemInformation_UFOS_SECRECY</w:t>
              </w:r>
            </w:ins>
          </w:p>
        </w:tc>
        <w:tc>
          <w:tcPr>
            <w:tcW w:w="1371" w:type="pct"/>
          </w:tcPr>
          <w:p w14:paraId="44471761" w14:textId="77777777" w:rsidR="001C3522" w:rsidRPr="007036CE" w:rsidRDefault="001C3522" w:rsidP="001C3522">
            <w:pPr>
              <w:pStyle w:val="GOSTTablenorm"/>
              <w:rPr>
                <w:ins w:id="13056" w:author="Опаева Лидия Арашаевна" w:date="2024-08-28T15:21:00Z"/>
              </w:rPr>
            </w:pPr>
          </w:p>
        </w:tc>
      </w:tr>
      <w:tr w:rsidR="001C3522" w:rsidRPr="007036CE" w14:paraId="0A58616B" w14:textId="77777777" w:rsidTr="001C3522">
        <w:trPr>
          <w:ins w:id="13057" w:author="Опаева Лидия Арашаевна" w:date="2024-08-28T15:21:00Z"/>
        </w:trPr>
        <w:tc>
          <w:tcPr>
            <w:tcW w:w="1109" w:type="pct"/>
          </w:tcPr>
          <w:p w14:paraId="46DA7F5E" w14:textId="77777777" w:rsidR="001C3522" w:rsidRPr="007036CE" w:rsidRDefault="001C3522" w:rsidP="001C3522">
            <w:pPr>
              <w:pStyle w:val="GOSTTablenorm"/>
              <w:rPr>
                <w:ins w:id="13058" w:author="Опаева Лидия Арашаевна" w:date="2024-08-28T15:21:00Z"/>
              </w:rPr>
            </w:pPr>
            <w:ins w:id="13059" w:author="Опаева Лидия Арашаевна" w:date="2024-08-28T15:21:00Z">
              <w:r w:rsidRPr="007036CE">
                <w:t>Код_бюджета</w:t>
              </w:r>
            </w:ins>
          </w:p>
        </w:tc>
        <w:tc>
          <w:tcPr>
            <w:tcW w:w="302" w:type="pct"/>
          </w:tcPr>
          <w:p w14:paraId="47551409" w14:textId="77777777" w:rsidR="001C3522" w:rsidRPr="007036CE" w:rsidRDefault="001C3522" w:rsidP="001C3522">
            <w:pPr>
              <w:pStyle w:val="GOSTTablenorm"/>
              <w:rPr>
                <w:ins w:id="13060" w:author="Опаева Лидия Арашаевна" w:date="2024-08-28T15:21:00Z"/>
              </w:rPr>
            </w:pPr>
            <w:ins w:id="13061" w:author="Опаева Лидия Арашаевна" w:date="2024-08-28T15:21:00Z">
              <w:r w:rsidRPr="007036CE">
                <w:t>нет</w:t>
              </w:r>
            </w:ins>
          </w:p>
        </w:tc>
        <w:tc>
          <w:tcPr>
            <w:tcW w:w="1109" w:type="pct"/>
          </w:tcPr>
          <w:p w14:paraId="25EE83C6" w14:textId="77777777" w:rsidR="001C3522" w:rsidRPr="007036CE" w:rsidRDefault="001C3522" w:rsidP="001C3522">
            <w:pPr>
              <w:pStyle w:val="GOSTTablenorm"/>
              <w:rPr>
                <w:ins w:id="13062" w:author="Опаева Лидия Арашаевна" w:date="2024-08-28T15:21:00Z"/>
              </w:rPr>
            </w:pPr>
            <w:ins w:id="13063" w:author="Опаева Лидия Арашаевна" w:date="2024-08-28T15:21:00Z">
              <w:r w:rsidRPr="007036CE">
                <w:t>Код бюджета</w:t>
              </w:r>
            </w:ins>
          </w:p>
        </w:tc>
        <w:tc>
          <w:tcPr>
            <w:tcW w:w="1109" w:type="pct"/>
          </w:tcPr>
          <w:p w14:paraId="4A4208FD" w14:textId="77777777" w:rsidR="001C3522" w:rsidRPr="007036CE" w:rsidRDefault="001C3522" w:rsidP="001C3522">
            <w:pPr>
              <w:pStyle w:val="GOSTTablenorm"/>
              <w:rPr>
                <w:ins w:id="13064" w:author="Опаева Лидия Арашаевна" w:date="2024-08-28T15:21:00Z"/>
              </w:rPr>
            </w:pPr>
            <w:ins w:id="13065" w:author="Опаева Лидия Арашаевна" w:date="2024-08-28T15:21:00Z">
              <w:r w:rsidRPr="007036CE">
                <w:t>TtlPrt_Budget_Cd</w:t>
              </w:r>
            </w:ins>
          </w:p>
        </w:tc>
        <w:tc>
          <w:tcPr>
            <w:tcW w:w="1371" w:type="pct"/>
          </w:tcPr>
          <w:p w14:paraId="625FA561" w14:textId="77777777" w:rsidR="001C3522" w:rsidRPr="007036CE" w:rsidRDefault="001C3522" w:rsidP="001C3522">
            <w:pPr>
              <w:pStyle w:val="GOSTTablenorm"/>
              <w:rPr>
                <w:ins w:id="13066" w:author="Опаева Лидия Арашаевна" w:date="2024-08-28T15:21:00Z"/>
              </w:rPr>
            </w:pPr>
          </w:p>
        </w:tc>
      </w:tr>
      <w:tr w:rsidR="001C3522" w:rsidRPr="007036CE" w14:paraId="1727D3CA" w14:textId="77777777" w:rsidTr="001C3522">
        <w:trPr>
          <w:ins w:id="13067" w:author="Опаева Лидия Арашаевна" w:date="2024-08-28T15:21:00Z"/>
        </w:trPr>
        <w:tc>
          <w:tcPr>
            <w:tcW w:w="1109" w:type="pct"/>
          </w:tcPr>
          <w:p w14:paraId="7B9DFDEA" w14:textId="77777777" w:rsidR="001C3522" w:rsidRPr="007036CE" w:rsidRDefault="001C3522" w:rsidP="001C3522">
            <w:pPr>
              <w:pStyle w:val="GOSTTablenorm"/>
              <w:rPr>
                <w:ins w:id="13068" w:author="Опаева Лидия Арашаевна" w:date="2024-08-28T15:21:00Z"/>
              </w:rPr>
            </w:pPr>
            <w:ins w:id="13069" w:author="Опаева Лидия Арашаевна" w:date="2024-08-28T15:21:00Z">
              <w:r w:rsidRPr="007036CE">
                <w:t>Книга_бухгалтерского_учета</w:t>
              </w:r>
            </w:ins>
          </w:p>
        </w:tc>
        <w:tc>
          <w:tcPr>
            <w:tcW w:w="302" w:type="pct"/>
          </w:tcPr>
          <w:p w14:paraId="7722F51D" w14:textId="77777777" w:rsidR="001C3522" w:rsidRPr="007036CE" w:rsidRDefault="001C3522" w:rsidP="001C3522">
            <w:pPr>
              <w:pStyle w:val="GOSTTablenorm"/>
              <w:rPr>
                <w:ins w:id="13070" w:author="Опаева Лидия Арашаевна" w:date="2024-08-28T15:21:00Z"/>
              </w:rPr>
            </w:pPr>
            <w:ins w:id="13071" w:author="Опаева Лидия Арашаевна" w:date="2024-08-28T15:21:00Z">
              <w:r w:rsidRPr="007036CE">
                <w:t>нет</w:t>
              </w:r>
            </w:ins>
          </w:p>
        </w:tc>
        <w:tc>
          <w:tcPr>
            <w:tcW w:w="1109" w:type="pct"/>
          </w:tcPr>
          <w:p w14:paraId="13224429" w14:textId="77777777" w:rsidR="001C3522" w:rsidRPr="007036CE" w:rsidRDefault="001C3522" w:rsidP="001C3522">
            <w:pPr>
              <w:pStyle w:val="GOSTTablenorm"/>
              <w:rPr>
                <w:ins w:id="13072" w:author="Опаева Лидия Арашаевна" w:date="2024-08-28T15:21:00Z"/>
              </w:rPr>
            </w:pPr>
            <w:ins w:id="13073" w:author="Опаева Лидия Арашаевна" w:date="2024-08-28T15:21:00Z">
              <w:r w:rsidRPr="007036CE">
                <w:t>Книга бухгалтерского учета</w:t>
              </w:r>
            </w:ins>
          </w:p>
        </w:tc>
        <w:tc>
          <w:tcPr>
            <w:tcW w:w="1109" w:type="pct"/>
          </w:tcPr>
          <w:p w14:paraId="249D9EA8" w14:textId="77777777" w:rsidR="001C3522" w:rsidRPr="007036CE" w:rsidRDefault="001C3522" w:rsidP="001C3522">
            <w:pPr>
              <w:pStyle w:val="GOSTTablenorm"/>
              <w:rPr>
                <w:ins w:id="13074" w:author="Опаева Лидия Арашаевна" w:date="2024-08-28T15:21:00Z"/>
              </w:rPr>
            </w:pPr>
            <w:ins w:id="13075" w:author="Опаева Лидия Арашаевна" w:date="2024-08-28T15:21:00Z">
              <w:r w:rsidRPr="007036CE">
                <w:t>TtlPrt_LEDGERBOOK</w:t>
              </w:r>
            </w:ins>
          </w:p>
        </w:tc>
        <w:tc>
          <w:tcPr>
            <w:tcW w:w="1371" w:type="pct"/>
          </w:tcPr>
          <w:p w14:paraId="4DDC4AA1" w14:textId="77777777" w:rsidR="001C3522" w:rsidRPr="007036CE" w:rsidRDefault="001C3522" w:rsidP="001C3522">
            <w:pPr>
              <w:pStyle w:val="GOSTTablenorm"/>
              <w:rPr>
                <w:ins w:id="13076" w:author="Опаева Лидия Арашаевна" w:date="2024-08-28T15:21:00Z"/>
              </w:rPr>
            </w:pPr>
          </w:p>
        </w:tc>
      </w:tr>
      <w:tr w:rsidR="001C3522" w:rsidRPr="007036CE" w14:paraId="2165D637" w14:textId="77777777" w:rsidTr="001C3522">
        <w:trPr>
          <w:ins w:id="13077" w:author="Опаева Лидия Арашаевна" w:date="2024-08-28T15:21:00Z"/>
        </w:trPr>
        <w:tc>
          <w:tcPr>
            <w:tcW w:w="1109" w:type="pct"/>
          </w:tcPr>
          <w:p w14:paraId="6DF4A2EE" w14:textId="77777777" w:rsidR="001C3522" w:rsidRPr="007036CE" w:rsidRDefault="001C3522" w:rsidP="001C3522">
            <w:pPr>
              <w:pStyle w:val="GOSTTablenorm"/>
              <w:rPr>
                <w:ins w:id="13078" w:author="Опаева Лидия Арашаевна" w:date="2024-08-28T15:21:00Z"/>
              </w:rPr>
            </w:pPr>
            <w:ins w:id="13079" w:author="Опаева Лидия Арашаевна" w:date="2024-08-28T15:21:00Z">
              <w:r w:rsidRPr="007036CE">
                <w:t>Книга_аналитического_учета</w:t>
              </w:r>
            </w:ins>
          </w:p>
        </w:tc>
        <w:tc>
          <w:tcPr>
            <w:tcW w:w="302" w:type="pct"/>
          </w:tcPr>
          <w:p w14:paraId="5D1B674A" w14:textId="77777777" w:rsidR="001C3522" w:rsidRPr="007036CE" w:rsidRDefault="001C3522" w:rsidP="001C3522">
            <w:pPr>
              <w:pStyle w:val="GOSTTablenorm"/>
              <w:rPr>
                <w:ins w:id="13080" w:author="Опаева Лидия Арашаевна" w:date="2024-08-28T15:21:00Z"/>
              </w:rPr>
            </w:pPr>
            <w:ins w:id="13081" w:author="Опаева Лидия Арашаевна" w:date="2024-08-28T15:21:00Z">
              <w:r w:rsidRPr="007036CE">
                <w:t>да</w:t>
              </w:r>
            </w:ins>
          </w:p>
        </w:tc>
        <w:tc>
          <w:tcPr>
            <w:tcW w:w="1109" w:type="pct"/>
          </w:tcPr>
          <w:p w14:paraId="7F567232" w14:textId="77777777" w:rsidR="001C3522" w:rsidRPr="007036CE" w:rsidRDefault="001C3522" w:rsidP="001C3522">
            <w:pPr>
              <w:pStyle w:val="GOSTTablenorm"/>
              <w:rPr>
                <w:ins w:id="13082" w:author="Опаева Лидия Арашаевна" w:date="2024-08-28T15:21:00Z"/>
              </w:rPr>
            </w:pPr>
            <w:ins w:id="13083" w:author="Опаева Лидия Арашаевна" w:date="2024-08-28T15:21:00Z">
              <w:r w:rsidRPr="007036CE">
                <w:t>Книга аналитического учета</w:t>
              </w:r>
            </w:ins>
          </w:p>
        </w:tc>
        <w:tc>
          <w:tcPr>
            <w:tcW w:w="1109" w:type="pct"/>
          </w:tcPr>
          <w:p w14:paraId="3267F315" w14:textId="77777777" w:rsidR="001C3522" w:rsidRPr="007036CE" w:rsidRDefault="001C3522" w:rsidP="001C3522">
            <w:pPr>
              <w:pStyle w:val="GOSTTablenorm"/>
              <w:rPr>
                <w:ins w:id="13084" w:author="Опаева Лидия Арашаевна" w:date="2024-08-28T15:21:00Z"/>
              </w:rPr>
            </w:pPr>
          </w:p>
        </w:tc>
        <w:tc>
          <w:tcPr>
            <w:tcW w:w="1371" w:type="pct"/>
          </w:tcPr>
          <w:p w14:paraId="58E53D7A" w14:textId="77777777" w:rsidR="001C3522" w:rsidRPr="007036CE" w:rsidRDefault="001C3522" w:rsidP="001C3522">
            <w:pPr>
              <w:pStyle w:val="GOSTTablenorm"/>
              <w:rPr>
                <w:ins w:id="13085" w:author="Опаева Лидия Арашаевна" w:date="2024-08-28T15:21:00Z"/>
              </w:rPr>
            </w:pPr>
            <w:ins w:id="13086" w:author="Опаева Лидия Арашаевна" w:date="2024-08-28T15:21:00Z">
              <w:r w:rsidRPr="007036CE">
                <w:t>Данный атрибут вычисляется на основании Книги бухгалтерского учета (TtlPrt_LEDGERBOOK) и справочника «Книги учета» SVAP. До реализации доработок справочника, позволяющих установить связь между книгами, вычисление осуществляется по правилу:</w:t>
              </w:r>
            </w:ins>
          </w:p>
          <w:p w14:paraId="6D744AC8" w14:textId="77777777" w:rsidR="001C3522" w:rsidRPr="007036CE" w:rsidRDefault="001C3522" w:rsidP="001C3522">
            <w:pPr>
              <w:pStyle w:val="GOSTTablenorm"/>
              <w:rPr>
                <w:ins w:id="13087" w:author="Опаева Лидия Арашаевна" w:date="2024-08-28T15:21:00Z"/>
              </w:rPr>
            </w:pPr>
            <w:ins w:id="13088" w:author="Опаева Лидия Арашаевна" w:date="2024-08-28T15:21:00Z">
              <w:r w:rsidRPr="007036CE">
                <w:t>Если атрибут Книга_бухгалтерского_учета имеет значение «FTAccFedOrg» или «FTAccFedExec», то атрибут Книга_аналитического_учета принимает значение «FTOperFed»</w:t>
              </w:r>
            </w:ins>
          </w:p>
        </w:tc>
      </w:tr>
      <w:tr w:rsidR="001C3522" w:rsidRPr="007036CE" w14:paraId="2E43E110" w14:textId="77777777" w:rsidTr="001C3522">
        <w:trPr>
          <w:ins w:id="13089" w:author="Опаева Лидия Арашаевна" w:date="2024-08-28T15:21:00Z"/>
        </w:trPr>
        <w:tc>
          <w:tcPr>
            <w:tcW w:w="1109" w:type="pct"/>
          </w:tcPr>
          <w:p w14:paraId="5AD7C3AF" w14:textId="77777777" w:rsidR="001C3522" w:rsidRPr="007036CE" w:rsidRDefault="001C3522" w:rsidP="001C3522">
            <w:pPr>
              <w:pStyle w:val="GOSTTablenorm"/>
              <w:rPr>
                <w:ins w:id="13090" w:author="Опаева Лидия Арашаевна" w:date="2024-08-28T15:21:00Z"/>
              </w:rPr>
            </w:pPr>
            <w:ins w:id="13091" w:author="Опаева Лидия Арашаевна" w:date="2024-08-28T15:21:00Z">
              <w:r w:rsidRPr="007036CE">
                <w:t>Номер_строки</w:t>
              </w:r>
            </w:ins>
          </w:p>
        </w:tc>
        <w:tc>
          <w:tcPr>
            <w:tcW w:w="302" w:type="pct"/>
          </w:tcPr>
          <w:p w14:paraId="227B0A43" w14:textId="77777777" w:rsidR="001C3522" w:rsidRPr="007036CE" w:rsidRDefault="001C3522" w:rsidP="001C3522">
            <w:pPr>
              <w:pStyle w:val="GOSTTablenorm"/>
              <w:rPr>
                <w:ins w:id="13092" w:author="Опаева Лидия Арашаевна" w:date="2024-08-28T15:21:00Z"/>
              </w:rPr>
            </w:pPr>
            <w:ins w:id="13093" w:author="Опаева Лидия Арашаевна" w:date="2024-08-28T15:21:00Z">
              <w:r w:rsidRPr="007036CE">
                <w:t>нет</w:t>
              </w:r>
            </w:ins>
          </w:p>
        </w:tc>
        <w:tc>
          <w:tcPr>
            <w:tcW w:w="1109" w:type="pct"/>
          </w:tcPr>
          <w:p w14:paraId="65455F37" w14:textId="77777777" w:rsidR="001C3522" w:rsidRPr="007036CE" w:rsidRDefault="001C3522" w:rsidP="001C3522">
            <w:pPr>
              <w:pStyle w:val="GOSTTablenorm"/>
              <w:rPr>
                <w:ins w:id="13094" w:author="Опаева Лидия Арашаевна" w:date="2024-08-28T15:21:00Z"/>
              </w:rPr>
            </w:pPr>
            <w:ins w:id="13095" w:author="Опаева Лидия Арашаевна" w:date="2024-08-28T15:21:00Z">
              <w:r w:rsidRPr="007036CE">
                <w:t>Порядковый номер строки</w:t>
              </w:r>
            </w:ins>
          </w:p>
        </w:tc>
        <w:tc>
          <w:tcPr>
            <w:tcW w:w="1109" w:type="pct"/>
          </w:tcPr>
          <w:p w14:paraId="3162A7A2" w14:textId="77777777" w:rsidR="001C3522" w:rsidRPr="007036CE" w:rsidRDefault="001C3522" w:rsidP="001C3522">
            <w:pPr>
              <w:pStyle w:val="GOSTTablenorm"/>
              <w:rPr>
                <w:ins w:id="13096" w:author="Опаева Лидия Арашаевна" w:date="2024-08-28T15:21:00Z"/>
              </w:rPr>
            </w:pPr>
            <w:ins w:id="13097" w:author="Опаева Лидия Арашаевна" w:date="2024-08-28T15:21:00Z">
              <w:r w:rsidRPr="007036CE">
                <w:t>T0504833:NPP</w:t>
              </w:r>
            </w:ins>
          </w:p>
        </w:tc>
        <w:tc>
          <w:tcPr>
            <w:tcW w:w="1371" w:type="pct"/>
          </w:tcPr>
          <w:p w14:paraId="30C5C5D9" w14:textId="77777777" w:rsidR="001C3522" w:rsidRPr="007036CE" w:rsidRDefault="001C3522" w:rsidP="001C3522">
            <w:pPr>
              <w:pStyle w:val="GOSTTablenorm"/>
              <w:rPr>
                <w:ins w:id="13098" w:author="Опаева Лидия Арашаевна" w:date="2024-08-28T15:21:00Z"/>
              </w:rPr>
            </w:pPr>
          </w:p>
        </w:tc>
      </w:tr>
      <w:tr w:rsidR="001C3522" w:rsidRPr="007036CE" w14:paraId="2B9DDC39" w14:textId="77777777" w:rsidTr="001C3522">
        <w:trPr>
          <w:ins w:id="13099" w:author="Опаева Лидия Арашаевна" w:date="2024-08-28T15:21:00Z"/>
        </w:trPr>
        <w:tc>
          <w:tcPr>
            <w:tcW w:w="1109" w:type="pct"/>
          </w:tcPr>
          <w:p w14:paraId="7D1DE45F" w14:textId="77777777" w:rsidR="001C3522" w:rsidRPr="007036CE" w:rsidRDefault="001C3522" w:rsidP="001C3522">
            <w:pPr>
              <w:pStyle w:val="GOSTTablenorm"/>
              <w:rPr>
                <w:ins w:id="13100" w:author="Опаева Лидия Арашаевна" w:date="2024-08-28T15:21:00Z"/>
              </w:rPr>
            </w:pPr>
            <w:ins w:id="13101" w:author="Опаева Лидия Арашаевна" w:date="2024-08-28T15:21:00Z">
              <w:r w:rsidRPr="007036CE">
                <w:t>Наименование_операции</w:t>
              </w:r>
            </w:ins>
          </w:p>
        </w:tc>
        <w:tc>
          <w:tcPr>
            <w:tcW w:w="302" w:type="pct"/>
          </w:tcPr>
          <w:p w14:paraId="7ECF0E3D" w14:textId="77777777" w:rsidR="001C3522" w:rsidRPr="007036CE" w:rsidRDefault="001C3522" w:rsidP="001C3522">
            <w:pPr>
              <w:pStyle w:val="GOSTTablenorm"/>
              <w:rPr>
                <w:ins w:id="13102" w:author="Опаева Лидия Арашаевна" w:date="2024-08-28T15:21:00Z"/>
              </w:rPr>
            </w:pPr>
            <w:ins w:id="13103" w:author="Опаева Лидия Арашаевна" w:date="2024-08-28T15:21:00Z">
              <w:r w:rsidRPr="007036CE">
                <w:t>нет</w:t>
              </w:r>
            </w:ins>
          </w:p>
        </w:tc>
        <w:tc>
          <w:tcPr>
            <w:tcW w:w="1109" w:type="pct"/>
          </w:tcPr>
          <w:p w14:paraId="68623291" w14:textId="77777777" w:rsidR="001C3522" w:rsidRPr="007036CE" w:rsidRDefault="001C3522" w:rsidP="001C3522">
            <w:pPr>
              <w:pStyle w:val="GOSTTablenorm"/>
              <w:rPr>
                <w:ins w:id="13104" w:author="Опаева Лидия Арашаевна" w:date="2024-08-28T15:21:00Z"/>
              </w:rPr>
            </w:pPr>
            <w:ins w:id="13105" w:author="Опаева Лидия Арашаевна" w:date="2024-08-28T15:21:00Z">
              <w:r w:rsidRPr="007036CE">
                <w:t>Наименование операции</w:t>
              </w:r>
            </w:ins>
          </w:p>
        </w:tc>
        <w:tc>
          <w:tcPr>
            <w:tcW w:w="1109" w:type="pct"/>
          </w:tcPr>
          <w:p w14:paraId="1A3AE0FC" w14:textId="77777777" w:rsidR="001C3522" w:rsidRPr="007036CE" w:rsidRDefault="001C3522" w:rsidP="001C3522">
            <w:pPr>
              <w:pStyle w:val="GOSTTablenorm"/>
              <w:rPr>
                <w:ins w:id="13106" w:author="Опаева Лидия Арашаевна" w:date="2024-08-28T15:21:00Z"/>
                <w:lang w:val="en-US"/>
              </w:rPr>
            </w:pPr>
            <w:ins w:id="13107" w:author="Опаева Лидия Арашаевна" w:date="2024-08-28T15:21:00Z">
              <w:r w:rsidRPr="007036CE">
                <w:rPr>
                  <w:lang w:val="en-US"/>
                </w:rPr>
                <w:t>T0504833:NAME_O</w:t>
              </w:r>
            </w:ins>
          </w:p>
        </w:tc>
        <w:tc>
          <w:tcPr>
            <w:tcW w:w="1371" w:type="pct"/>
          </w:tcPr>
          <w:p w14:paraId="5FD5E422" w14:textId="77777777" w:rsidR="001C3522" w:rsidRPr="007036CE" w:rsidRDefault="001C3522" w:rsidP="001C3522">
            <w:pPr>
              <w:pStyle w:val="GOSTTablenorm"/>
              <w:rPr>
                <w:ins w:id="13108" w:author="Опаева Лидия Арашаевна" w:date="2024-08-28T15:21:00Z"/>
              </w:rPr>
            </w:pPr>
          </w:p>
        </w:tc>
      </w:tr>
      <w:tr w:rsidR="001C3522" w:rsidRPr="007036CE" w14:paraId="7C8CE070" w14:textId="77777777" w:rsidTr="001C3522">
        <w:trPr>
          <w:ins w:id="13109" w:author="Опаева Лидия Арашаевна" w:date="2024-08-28T15:21:00Z"/>
        </w:trPr>
        <w:tc>
          <w:tcPr>
            <w:tcW w:w="1109" w:type="pct"/>
          </w:tcPr>
          <w:p w14:paraId="62163173" w14:textId="77777777" w:rsidR="001C3522" w:rsidRPr="007036CE" w:rsidRDefault="001C3522" w:rsidP="001C3522">
            <w:pPr>
              <w:pStyle w:val="GOSTTablenorm"/>
              <w:rPr>
                <w:ins w:id="13110" w:author="Опаева Лидия Арашаевна" w:date="2024-08-28T15:21:00Z"/>
              </w:rPr>
            </w:pPr>
            <w:ins w:id="13111" w:author="Опаева Лидия Арашаевна" w:date="2024-08-28T15:21:00Z">
              <w:r w:rsidRPr="007036CE">
                <w:t>Сумма_валюта_операции</w:t>
              </w:r>
            </w:ins>
          </w:p>
        </w:tc>
        <w:tc>
          <w:tcPr>
            <w:tcW w:w="302" w:type="pct"/>
          </w:tcPr>
          <w:p w14:paraId="0873F235" w14:textId="77777777" w:rsidR="001C3522" w:rsidRPr="007036CE" w:rsidRDefault="001C3522" w:rsidP="001C3522">
            <w:pPr>
              <w:pStyle w:val="GOSTTablenorm"/>
              <w:rPr>
                <w:ins w:id="13112" w:author="Опаева Лидия Арашаевна" w:date="2024-08-28T15:21:00Z"/>
              </w:rPr>
            </w:pPr>
            <w:ins w:id="13113" w:author="Опаева Лидия Арашаевна" w:date="2024-08-28T15:21:00Z">
              <w:r w:rsidRPr="007036CE">
                <w:t>да</w:t>
              </w:r>
            </w:ins>
          </w:p>
        </w:tc>
        <w:tc>
          <w:tcPr>
            <w:tcW w:w="1109" w:type="pct"/>
          </w:tcPr>
          <w:p w14:paraId="631F7E2B" w14:textId="77777777" w:rsidR="001C3522" w:rsidRPr="007036CE" w:rsidRDefault="001C3522" w:rsidP="001C3522">
            <w:pPr>
              <w:pStyle w:val="GOSTTablenorm"/>
              <w:rPr>
                <w:ins w:id="13114" w:author="Опаева Лидия Арашаевна" w:date="2024-08-28T15:21:00Z"/>
              </w:rPr>
            </w:pPr>
            <w:ins w:id="13115" w:author="Опаева Лидия Арашаевна" w:date="2024-08-28T15:21:00Z">
              <w:r w:rsidRPr="007036CE">
                <w:t>Сумма в валюте операции</w:t>
              </w:r>
            </w:ins>
          </w:p>
        </w:tc>
        <w:tc>
          <w:tcPr>
            <w:tcW w:w="1109" w:type="pct"/>
          </w:tcPr>
          <w:p w14:paraId="4A382A30" w14:textId="77777777" w:rsidR="001C3522" w:rsidRPr="007036CE" w:rsidRDefault="001C3522" w:rsidP="001C3522">
            <w:pPr>
              <w:pStyle w:val="GOSTTablenorm"/>
              <w:rPr>
                <w:ins w:id="13116" w:author="Опаева Лидия Арашаевна" w:date="2024-08-28T15:21:00Z"/>
              </w:rPr>
            </w:pPr>
            <w:ins w:id="13117" w:author="Опаева Лидия Арашаевна" w:date="2024-08-28T15:21:00Z">
              <w:r w:rsidRPr="007036CE">
                <w:t>T0504833:SUMM</w:t>
              </w:r>
            </w:ins>
          </w:p>
        </w:tc>
        <w:tc>
          <w:tcPr>
            <w:tcW w:w="1371" w:type="pct"/>
          </w:tcPr>
          <w:p w14:paraId="67B742DC" w14:textId="77777777" w:rsidR="001C3522" w:rsidRPr="007036CE" w:rsidRDefault="001C3522" w:rsidP="001C3522">
            <w:pPr>
              <w:pStyle w:val="GOSTTablenorm"/>
              <w:rPr>
                <w:ins w:id="13118" w:author="Опаева Лидия Арашаевна" w:date="2024-08-28T15:21:00Z"/>
              </w:rPr>
            </w:pPr>
            <w:ins w:id="13119" w:author="Опаева Лидия Арашаевна" w:date="2024-08-28T15:21:00Z">
              <w:r w:rsidRPr="007036CE">
                <w:t>Для данного типа документов Сумма_валюта_операции = Сумма_валюта_учета_руб</w:t>
              </w:r>
            </w:ins>
          </w:p>
        </w:tc>
      </w:tr>
      <w:tr w:rsidR="001C3522" w:rsidRPr="007036CE" w14:paraId="3B1137A8" w14:textId="77777777" w:rsidTr="001C3522">
        <w:trPr>
          <w:ins w:id="13120" w:author="Опаева Лидия Арашаевна" w:date="2024-08-28T15:21:00Z"/>
        </w:trPr>
        <w:tc>
          <w:tcPr>
            <w:tcW w:w="1109" w:type="pct"/>
          </w:tcPr>
          <w:p w14:paraId="438B25D1" w14:textId="77777777" w:rsidR="001C3522" w:rsidRPr="007036CE" w:rsidRDefault="001C3522" w:rsidP="001C3522">
            <w:pPr>
              <w:pStyle w:val="GOSTTablenorm"/>
              <w:rPr>
                <w:ins w:id="13121" w:author="Опаева Лидия Арашаевна" w:date="2024-08-28T15:21:00Z"/>
              </w:rPr>
            </w:pPr>
            <w:ins w:id="13122" w:author="Опаева Лидия Арашаевна" w:date="2024-08-28T15:21:00Z">
              <w:r w:rsidRPr="007036CE">
                <w:lastRenderedPageBreak/>
                <w:t>Сумма_валюта_учета_руб</w:t>
              </w:r>
            </w:ins>
          </w:p>
        </w:tc>
        <w:tc>
          <w:tcPr>
            <w:tcW w:w="302" w:type="pct"/>
          </w:tcPr>
          <w:p w14:paraId="4C36A9F4" w14:textId="77777777" w:rsidR="001C3522" w:rsidRPr="007036CE" w:rsidRDefault="001C3522" w:rsidP="001C3522">
            <w:pPr>
              <w:pStyle w:val="GOSTTablenorm"/>
              <w:rPr>
                <w:ins w:id="13123" w:author="Опаева Лидия Арашаевна" w:date="2024-08-28T15:21:00Z"/>
              </w:rPr>
            </w:pPr>
            <w:ins w:id="13124" w:author="Опаева Лидия Арашаевна" w:date="2024-08-28T15:21:00Z">
              <w:r w:rsidRPr="007036CE">
                <w:t>да</w:t>
              </w:r>
            </w:ins>
          </w:p>
        </w:tc>
        <w:tc>
          <w:tcPr>
            <w:tcW w:w="1109" w:type="pct"/>
          </w:tcPr>
          <w:p w14:paraId="6822C61D" w14:textId="77777777" w:rsidR="001C3522" w:rsidRPr="007036CE" w:rsidRDefault="001C3522" w:rsidP="001C3522">
            <w:pPr>
              <w:pStyle w:val="GOSTTablenorm"/>
              <w:rPr>
                <w:ins w:id="13125" w:author="Опаева Лидия Арашаевна" w:date="2024-08-28T15:21:00Z"/>
              </w:rPr>
            </w:pPr>
            <w:ins w:id="13126" w:author="Опаева Лидия Арашаевна" w:date="2024-08-28T15:21:00Z">
              <w:r w:rsidRPr="007036CE">
                <w:t>Сумма в валюте учета (руб)</w:t>
              </w:r>
            </w:ins>
          </w:p>
        </w:tc>
        <w:tc>
          <w:tcPr>
            <w:tcW w:w="1109" w:type="pct"/>
          </w:tcPr>
          <w:p w14:paraId="19172386" w14:textId="77777777" w:rsidR="001C3522" w:rsidRPr="007036CE" w:rsidRDefault="001C3522" w:rsidP="001C3522">
            <w:pPr>
              <w:pStyle w:val="GOSTTablenorm"/>
              <w:rPr>
                <w:ins w:id="13127" w:author="Опаева Лидия Арашаевна" w:date="2024-08-28T15:21:00Z"/>
              </w:rPr>
            </w:pPr>
            <w:ins w:id="13128" w:author="Опаева Лидия Арашаевна" w:date="2024-08-28T15:21:00Z">
              <w:r w:rsidRPr="007036CE">
                <w:t>T0504833: SUMM</w:t>
              </w:r>
            </w:ins>
          </w:p>
        </w:tc>
        <w:tc>
          <w:tcPr>
            <w:tcW w:w="1371" w:type="pct"/>
          </w:tcPr>
          <w:p w14:paraId="27BA8F1E" w14:textId="20D5C04A" w:rsidR="001C3522" w:rsidRPr="007036CE" w:rsidRDefault="001C3522" w:rsidP="001C3522">
            <w:pPr>
              <w:pStyle w:val="GOSTTablenorm"/>
              <w:rPr>
                <w:ins w:id="13129" w:author="Опаева Лидия Арашаевна" w:date="2024-08-28T15:21:00Z"/>
              </w:rPr>
            </w:pPr>
            <w:ins w:id="13130" w:author="Опаева Лидия Арашаевна" w:date="2024-08-28T15:21:00Z">
              <w:r w:rsidRPr="007036CE">
                <w:t xml:space="preserve">Сумма передается в единицах валюты с точностью 2 знака после запятой </w:t>
              </w:r>
            </w:ins>
            <w:r w:rsidR="00CC2920" w:rsidRPr="007036CE">
              <w:t>–</w:t>
            </w:r>
            <w:ins w:id="13131" w:author="Опаева Лидия Арашаевна" w:date="2024-08-28T15:21:00Z">
              <w:r w:rsidRPr="007036CE">
                <w:t xml:space="preserve"> необходимо конвертировать в минимальные единицы валюты (для данного типа документов умножить на 100)</w:t>
              </w:r>
            </w:ins>
          </w:p>
        </w:tc>
      </w:tr>
      <w:tr w:rsidR="001C3522" w:rsidRPr="007036CE" w14:paraId="1984D476" w14:textId="77777777" w:rsidTr="001C3522">
        <w:trPr>
          <w:ins w:id="13132" w:author="Опаева Лидия Арашаевна" w:date="2024-08-28T15:21:00Z"/>
        </w:trPr>
        <w:tc>
          <w:tcPr>
            <w:tcW w:w="1109" w:type="pct"/>
          </w:tcPr>
          <w:p w14:paraId="1E9105FE" w14:textId="77777777" w:rsidR="001C3522" w:rsidRPr="007036CE" w:rsidRDefault="001C3522" w:rsidP="001C3522">
            <w:pPr>
              <w:pStyle w:val="GOSTTablenorm"/>
              <w:rPr>
                <w:ins w:id="13133" w:author="Опаева Лидия Арашаевна" w:date="2024-08-28T15:21:00Z"/>
              </w:rPr>
            </w:pPr>
            <w:ins w:id="13134" w:author="Опаева Лидия Арашаевна" w:date="2024-08-28T15:21:00Z">
              <w:r w:rsidRPr="007036CE">
                <w:t>КБК_Дт</w:t>
              </w:r>
            </w:ins>
          </w:p>
        </w:tc>
        <w:tc>
          <w:tcPr>
            <w:tcW w:w="302" w:type="pct"/>
          </w:tcPr>
          <w:p w14:paraId="3C9FB292" w14:textId="77777777" w:rsidR="001C3522" w:rsidRPr="007036CE" w:rsidRDefault="001C3522" w:rsidP="001C3522">
            <w:pPr>
              <w:pStyle w:val="GOSTTablenorm"/>
              <w:rPr>
                <w:ins w:id="13135" w:author="Опаева Лидия Арашаевна" w:date="2024-08-28T15:21:00Z"/>
              </w:rPr>
            </w:pPr>
            <w:ins w:id="13136" w:author="Опаева Лидия Арашаевна" w:date="2024-08-28T15:21:00Z">
              <w:r w:rsidRPr="007036CE">
                <w:t>нет</w:t>
              </w:r>
            </w:ins>
          </w:p>
        </w:tc>
        <w:tc>
          <w:tcPr>
            <w:tcW w:w="1109" w:type="pct"/>
          </w:tcPr>
          <w:p w14:paraId="559267F3" w14:textId="77777777" w:rsidR="001C3522" w:rsidRPr="007036CE" w:rsidRDefault="001C3522" w:rsidP="001C3522">
            <w:pPr>
              <w:pStyle w:val="GOSTTablenorm"/>
              <w:rPr>
                <w:ins w:id="13137" w:author="Опаева Лидия Арашаевна" w:date="2024-08-28T15:21:00Z"/>
              </w:rPr>
            </w:pPr>
            <w:ins w:id="13138" w:author="Опаева Лидия Арашаевна" w:date="2024-08-28T15:21:00Z">
              <w:r w:rsidRPr="007036CE">
                <w:t>КБК по Дт</w:t>
              </w:r>
            </w:ins>
          </w:p>
        </w:tc>
        <w:tc>
          <w:tcPr>
            <w:tcW w:w="1109" w:type="pct"/>
          </w:tcPr>
          <w:p w14:paraId="6CAAB81B" w14:textId="77777777" w:rsidR="001C3522" w:rsidRPr="007036CE" w:rsidRDefault="001C3522" w:rsidP="001C3522">
            <w:pPr>
              <w:pStyle w:val="GOSTTablenorm"/>
              <w:rPr>
                <w:ins w:id="13139" w:author="Опаева Лидия Арашаевна" w:date="2024-08-28T15:21:00Z"/>
              </w:rPr>
            </w:pPr>
            <w:ins w:id="13140" w:author="Опаева Лидия Арашаевна" w:date="2024-08-28T15:21:00Z">
              <w:r w:rsidRPr="007036CE">
                <w:t>T0504833:DT_KBK</w:t>
              </w:r>
            </w:ins>
          </w:p>
        </w:tc>
        <w:tc>
          <w:tcPr>
            <w:tcW w:w="1371" w:type="pct"/>
          </w:tcPr>
          <w:p w14:paraId="6C65D40C" w14:textId="77777777" w:rsidR="001C3522" w:rsidRPr="007036CE" w:rsidRDefault="001C3522" w:rsidP="001C3522">
            <w:pPr>
              <w:pStyle w:val="GOSTTablenorm"/>
              <w:rPr>
                <w:ins w:id="13141" w:author="Опаева Лидия Арашаевна" w:date="2024-08-28T15:21:00Z"/>
              </w:rPr>
            </w:pPr>
          </w:p>
        </w:tc>
      </w:tr>
      <w:tr w:rsidR="001C3522" w:rsidRPr="007036CE" w14:paraId="76ADB13E" w14:textId="77777777" w:rsidTr="001C3522">
        <w:trPr>
          <w:ins w:id="13142" w:author="Опаева Лидия Арашаевна" w:date="2024-08-28T15:21:00Z"/>
        </w:trPr>
        <w:tc>
          <w:tcPr>
            <w:tcW w:w="1109" w:type="pct"/>
          </w:tcPr>
          <w:p w14:paraId="17D76F56" w14:textId="77777777" w:rsidR="001C3522" w:rsidRPr="007036CE" w:rsidRDefault="001C3522" w:rsidP="001C3522">
            <w:pPr>
              <w:pStyle w:val="GOSTTablenorm"/>
              <w:rPr>
                <w:ins w:id="13143" w:author="Опаева Лидия Арашаевна" w:date="2024-08-28T15:21:00Z"/>
              </w:rPr>
            </w:pPr>
            <w:ins w:id="13144" w:author="Опаева Лидия Арашаевна" w:date="2024-08-28T15:21:00Z">
              <w:r w:rsidRPr="007036CE">
                <w:t>КБК_Кт</w:t>
              </w:r>
            </w:ins>
          </w:p>
        </w:tc>
        <w:tc>
          <w:tcPr>
            <w:tcW w:w="302" w:type="pct"/>
          </w:tcPr>
          <w:p w14:paraId="3ED7001F" w14:textId="77777777" w:rsidR="001C3522" w:rsidRPr="007036CE" w:rsidRDefault="001C3522" w:rsidP="001C3522">
            <w:pPr>
              <w:pStyle w:val="GOSTTablenorm"/>
              <w:rPr>
                <w:ins w:id="13145" w:author="Опаева Лидия Арашаевна" w:date="2024-08-28T15:21:00Z"/>
              </w:rPr>
            </w:pPr>
            <w:ins w:id="13146" w:author="Опаева Лидия Арашаевна" w:date="2024-08-28T15:21:00Z">
              <w:r w:rsidRPr="007036CE">
                <w:t>нет</w:t>
              </w:r>
            </w:ins>
          </w:p>
        </w:tc>
        <w:tc>
          <w:tcPr>
            <w:tcW w:w="1109" w:type="pct"/>
          </w:tcPr>
          <w:p w14:paraId="592C82D9" w14:textId="77777777" w:rsidR="001C3522" w:rsidRPr="007036CE" w:rsidRDefault="001C3522" w:rsidP="001C3522">
            <w:pPr>
              <w:pStyle w:val="GOSTTablenorm"/>
              <w:rPr>
                <w:ins w:id="13147" w:author="Опаева Лидия Арашаевна" w:date="2024-08-28T15:21:00Z"/>
              </w:rPr>
            </w:pPr>
            <w:ins w:id="13148" w:author="Опаева Лидия Арашаевна" w:date="2024-08-28T15:21:00Z">
              <w:r w:rsidRPr="007036CE">
                <w:t>КБК по Кт</w:t>
              </w:r>
            </w:ins>
          </w:p>
        </w:tc>
        <w:tc>
          <w:tcPr>
            <w:tcW w:w="1109" w:type="pct"/>
          </w:tcPr>
          <w:p w14:paraId="1BA493A7" w14:textId="77777777" w:rsidR="001C3522" w:rsidRPr="007036CE" w:rsidRDefault="001C3522" w:rsidP="001C3522">
            <w:pPr>
              <w:pStyle w:val="GOSTTablenorm"/>
              <w:rPr>
                <w:ins w:id="13149" w:author="Опаева Лидия Арашаевна" w:date="2024-08-28T15:21:00Z"/>
              </w:rPr>
            </w:pPr>
            <w:ins w:id="13150" w:author="Опаева Лидия Арашаевна" w:date="2024-08-28T15:21:00Z">
              <w:r w:rsidRPr="007036CE">
                <w:t>T0504833:CT_KBK</w:t>
              </w:r>
            </w:ins>
          </w:p>
        </w:tc>
        <w:tc>
          <w:tcPr>
            <w:tcW w:w="1371" w:type="pct"/>
          </w:tcPr>
          <w:p w14:paraId="13C138D3" w14:textId="77777777" w:rsidR="001C3522" w:rsidRPr="007036CE" w:rsidRDefault="001C3522" w:rsidP="001C3522">
            <w:pPr>
              <w:pStyle w:val="GOSTTablenorm"/>
              <w:rPr>
                <w:ins w:id="13151" w:author="Опаева Лидия Арашаевна" w:date="2024-08-28T15:21:00Z"/>
              </w:rPr>
            </w:pPr>
          </w:p>
        </w:tc>
      </w:tr>
      <w:tr w:rsidR="001C3522" w:rsidRPr="007036CE" w14:paraId="2791E4C9" w14:textId="77777777" w:rsidTr="001C3522">
        <w:trPr>
          <w:ins w:id="13152" w:author="Опаева Лидия Арашаевна" w:date="2024-08-28T15:21:00Z"/>
        </w:trPr>
        <w:tc>
          <w:tcPr>
            <w:tcW w:w="1109" w:type="pct"/>
          </w:tcPr>
          <w:p w14:paraId="00759961" w14:textId="77777777" w:rsidR="001C3522" w:rsidRPr="007036CE" w:rsidRDefault="001C3522" w:rsidP="001C3522">
            <w:pPr>
              <w:pStyle w:val="GOSTTablenorm"/>
              <w:rPr>
                <w:ins w:id="13153" w:author="Опаева Лидия Арашаевна" w:date="2024-08-28T15:21:00Z"/>
              </w:rPr>
            </w:pPr>
            <w:ins w:id="13154" w:author="Опаева Лидия Арашаевна" w:date="2024-08-28T15:21:00Z">
              <w:r w:rsidRPr="007036CE">
                <w:t>Тип_КБК_Дт</w:t>
              </w:r>
            </w:ins>
          </w:p>
        </w:tc>
        <w:tc>
          <w:tcPr>
            <w:tcW w:w="302" w:type="pct"/>
          </w:tcPr>
          <w:p w14:paraId="3A89C979" w14:textId="77777777" w:rsidR="001C3522" w:rsidRPr="007036CE" w:rsidRDefault="001C3522" w:rsidP="001C3522">
            <w:pPr>
              <w:pStyle w:val="GOSTTablenorm"/>
              <w:rPr>
                <w:ins w:id="13155" w:author="Опаева Лидия Арашаевна" w:date="2024-08-28T15:21:00Z"/>
              </w:rPr>
            </w:pPr>
            <w:ins w:id="13156" w:author="Опаева Лидия Арашаевна" w:date="2024-08-28T15:21:00Z">
              <w:r w:rsidRPr="007036CE">
                <w:t>нет</w:t>
              </w:r>
            </w:ins>
          </w:p>
        </w:tc>
        <w:tc>
          <w:tcPr>
            <w:tcW w:w="1109" w:type="pct"/>
          </w:tcPr>
          <w:p w14:paraId="5302F961" w14:textId="77777777" w:rsidR="001C3522" w:rsidRPr="007036CE" w:rsidRDefault="001C3522" w:rsidP="001C3522">
            <w:pPr>
              <w:pStyle w:val="GOSTTablenorm"/>
              <w:rPr>
                <w:ins w:id="13157" w:author="Опаева Лидия Арашаевна" w:date="2024-08-28T15:21:00Z"/>
              </w:rPr>
            </w:pPr>
            <w:ins w:id="13158" w:author="Опаева Лидия Арашаевна" w:date="2024-08-28T15:21:00Z">
              <w:r w:rsidRPr="007036CE">
                <w:t>Тип КБК по Дт</w:t>
              </w:r>
            </w:ins>
          </w:p>
        </w:tc>
        <w:tc>
          <w:tcPr>
            <w:tcW w:w="1109" w:type="pct"/>
          </w:tcPr>
          <w:p w14:paraId="3425DC0D" w14:textId="77777777" w:rsidR="001C3522" w:rsidRPr="007036CE" w:rsidRDefault="001C3522" w:rsidP="001C3522">
            <w:pPr>
              <w:pStyle w:val="GOSTTablenorm"/>
              <w:rPr>
                <w:ins w:id="13159" w:author="Опаева Лидия Арашаевна" w:date="2024-08-28T15:21:00Z"/>
              </w:rPr>
            </w:pPr>
            <w:ins w:id="13160" w:author="Опаева Лидия Арашаевна" w:date="2024-08-28T15:21:00Z">
              <w:r w:rsidRPr="007036CE">
                <w:t>T0504833:DT_TYPEKBK</w:t>
              </w:r>
            </w:ins>
          </w:p>
        </w:tc>
        <w:tc>
          <w:tcPr>
            <w:tcW w:w="1371" w:type="pct"/>
          </w:tcPr>
          <w:p w14:paraId="2B77A216" w14:textId="77777777" w:rsidR="001C3522" w:rsidRPr="007036CE" w:rsidRDefault="001C3522" w:rsidP="001C3522">
            <w:pPr>
              <w:pStyle w:val="GOSTTablenorm"/>
              <w:rPr>
                <w:ins w:id="13161" w:author="Опаева Лидия Арашаевна" w:date="2024-08-28T15:21:00Z"/>
              </w:rPr>
            </w:pPr>
          </w:p>
        </w:tc>
      </w:tr>
      <w:tr w:rsidR="001C3522" w:rsidRPr="007036CE" w14:paraId="3E581C4A" w14:textId="77777777" w:rsidTr="001C3522">
        <w:trPr>
          <w:ins w:id="13162" w:author="Опаева Лидия Арашаевна" w:date="2024-08-28T15:21:00Z"/>
        </w:trPr>
        <w:tc>
          <w:tcPr>
            <w:tcW w:w="1109" w:type="pct"/>
          </w:tcPr>
          <w:p w14:paraId="2302AEBD" w14:textId="77777777" w:rsidR="001C3522" w:rsidRPr="007036CE" w:rsidRDefault="001C3522" w:rsidP="001C3522">
            <w:pPr>
              <w:pStyle w:val="GOSTTablenorm"/>
              <w:rPr>
                <w:ins w:id="13163" w:author="Опаева Лидия Арашаевна" w:date="2024-08-28T15:21:00Z"/>
              </w:rPr>
            </w:pPr>
            <w:ins w:id="13164" w:author="Опаева Лидия Арашаевна" w:date="2024-08-28T15:21:00Z">
              <w:r w:rsidRPr="007036CE">
                <w:t>Тип_КБК_Кт</w:t>
              </w:r>
            </w:ins>
          </w:p>
        </w:tc>
        <w:tc>
          <w:tcPr>
            <w:tcW w:w="302" w:type="pct"/>
          </w:tcPr>
          <w:p w14:paraId="38F65995" w14:textId="77777777" w:rsidR="001C3522" w:rsidRPr="007036CE" w:rsidRDefault="001C3522" w:rsidP="001C3522">
            <w:pPr>
              <w:pStyle w:val="GOSTTablenorm"/>
              <w:rPr>
                <w:ins w:id="13165" w:author="Опаева Лидия Арашаевна" w:date="2024-08-28T15:21:00Z"/>
              </w:rPr>
            </w:pPr>
            <w:ins w:id="13166" w:author="Опаева Лидия Арашаевна" w:date="2024-08-28T15:21:00Z">
              <w:r w:rsidRPr="007036CE">
                <w:t>нет</w:t>
              </w:r>
            </w:ins>
          </w:p>
        </w:tc>
        <w:tc>
          <w:tcPr>
            <w:tcW w:w="1109" w:type="pct"/>
          </w:tcPr>
          <w:p w14:paraId="5DD7898F" w14:textId="77777777" w:rsidR="001C3522" w:rsidRPr="007036CE" w:rsidRDefault="001C3522" w:rsidP="001C3522">
            <w:pPr>
              <w:pStyle w:val="GOSTTablenorm"/>
              <w:rPr>
                <w:ins w:id="13167" w:author="Опаева Лидия Арашаевна" w:date="2024-08-28T15:21:00Z"/>
              </w:rPr>
            </w:pPr>
            <w:ins w:id="13168" w:author="Опаева Лидия Арашаевна" w:date="2024-08-28T15:21:00Z">
              <w:r w:rsidRPr="007036CE">
                <w:t>Тип КБК по Кт</w:t>
              </w:r>
            </w:ins>
          </w:p>
        </w:tc>
        <w:tc>
          <w:tcPr>
            <w:tcW w:w="1109" w:type="pct"/>
          </w:tcPr>
          <w:p w14:paraId="30C52A63" w14:textId="77777777" w:rsidR="001C3522" w:rsidRPr="007036CE" w:rsidRDefault="001C3522" w:rsidP="001C3522">
            <w:pPr>
              <w:pStyle w:val="GOSTTablenorm"/>
              <w:rPr>
                <w:ins w:id="13169" w:author="Опаева Лидия Арашаевна" w:date="2024-08-28T15:21:00Z"/>
              </w:rPr>
            </w:pPr>
            <w:ins w:id="13170" w:author="Опаева Лидия Арашаевна" w:date="2024-08-28T15:21:00Z">
              <w:r w:rsidRPr="007036CE">
                <w:t>T0504833:</w:t>
              </w:r>
              <w:r w:rsidRPr="007036CE">
                <w:rPr>
                  <w:lang w:val="en-US"/>
                </w:rPr>
                <w:t>C</w:t>
              </w:r>
              <w:r w:rsidRPr="007036CE">
                <w:t>T_TYPEKBK</w:t>
              </w:r>
            </w:ins>
          </w:p>
        </w:tc>
        <w:tc>
          <w:tcPr>
            <w:tcW w:w="1371" w:type="pct"/>
          </w:tcPr>
          <w:p w14:paraId="16F7DFF9" w14:textId="77777777" w:rsidR="001C3522" w:rsidRPr="007036CE" w:rsidRDefault="001C3522" w:rsidP="001C3522">
            <w:pPr>
              <w:pStyle w:val="GOSTTablenorm"/>
              <w:rPr>
                <w:ins w:id="13171" w:author="Опаева Лидия Арашаевна" w:date="2024-08-28T15:21:00Z"/>
              </w:rPr>
            </w:pPr>
          </w:p>
        </w:tc>
      </w:tr>
      <w:tr w:rsidR="001C3522" w:rsidRPr="007036CE" w14:paraId="5C52D19B" w14:textId="77777777" w:rsidTr="001C3522">
        <w:trPr>
          <w:ins w:id="13172" w:author="Опаева Лидия Арашаевна" w:date="2024-08-28T15:21:00Z"/>
        </w:trPr>
        <w:tc>
          <w:tcPr>
            <w:tcW w:w="1109" w:type="pct"/>
          </w:tcPr>
          <w:p w14:paraId="55420BA3" w14:textId="77777777" w:rsidR="001C3522" w:rsidRPr="007036CE" w:rsidRDefault="001C3522" w:rsidP="001C3522">
            <w:pPr>
              <w:pStyle w:val="GOSTTablenorm"/>
              <w:rPr>
                <w:ins w:id="13173" w:author="Опаева Лидия Арашаевна" w:date="2024-08-28T15:21:00Z"/>
              </w:rPr>
            </w:pPr>
            <w:ins w:id="13174" w:author="Опаева Лидия Арашаевна" w:date="2024-08-28T15:21:00Z">
              <w:r w:rsidRPr="007036CE">
                <w:t>Вид_средств_Дт</w:t>
              </w:r>
            </w:ins>
          </w:p>
        </w:tc>
        <w:tc>
          <w:tcPr>
            <w:tcW w:w="302" w:type="pct"/>
          </w:tcPr>
          <w:p w14:paraId="61C5545D" w14:textId="77777777" w:rsidR="001C3522" w:rsidRPr="007036CE" w:rsidRDefault="001C3522" w:rsidP="001C3522">
            <w:pPr>
              <w:pStyle w:val="GOSTTablenorm"/>
              <w:rPr>
                <w:ins w:id="13175" w:author="Опаева Лидия Арашаевна" w:date="2024-08-28T15:21:00Z"/>
              </w:rPr>
            </w:pPr>
            <w:ins w:id="13176" w:author="Опаева Лидия Арашаевна" w:date="2024-08-28T15:21:00Z">
              <w:r w:rsidRPr="007036CE">
                <w:t>нет</w:t>
              </w:r>
            </w:ins>
          </w:p>
        </w:tc>
        <w:tc>
          <w:tcPr>
            <w:tcW w:w="1109" w:type="pct"/>
          </w:tcPr>
          <w:p w14:paraId="6A42600E" w14:textId="77777777" w:rsidR="001C3522" w:rsidRPr="007036CE" w:rsidRDefault="001C3522" w:rsidP="001C3522">
            <w:pPr>
              <w:pStyle w:val="GOSTTablenorm"/>
              <w:rPr>
                <w:ins w:id="13177" w:author="Опаева Лидия Арашаевна" w:date="2024-08-28T15:21:00Z"/>
              </w:rPr>
            </w:pPr>
            <w:ins w:id="13178" w:author="Опаева Лидия Арашаевна" w:date="2024-08-28T15:21:00Z">
              <w:r w:rsidRPr="007036CE">
                <w:t>Вид средств по Дт</w:t>
              </w:r>
            </w:ins>
          </w:p>
        </w:tc>
        <w:tc>
          <w:tcPr>
            <w:tcW w:w="1109" w:type="pct"/>
          </w:tcPr>
          <w:p w14:paraId="0F6BE4FC" w14:textId="77777777" w:rsidR="001C3522" w:rsidRPr="007036CE" w:rsidRDefault="001C3522" w:rsidP="001C3522">
            <w:pPr>
              <w:pStyle w:val="GOSTTablenorm"/>
              <w:rPr>
                <w:ins w:id="13179" w:author="Опаева Лидия Арашаевна" w:date="2024-08-28T15:21:00Z"/>
              </w:rPr>
            </w:pPr>
            <w:ins w:id="13180" w:author="Опаева Лидия Арашаевна" w:date="2024-08-28T15:21:00Z">
              <w:r w:rsidRPr="007036CE">
                <w:t>T0504833:DT_KVFO</w:t>
              </w:r>
            </w:ins>
          </w:p>
        </w:tc>
        <w:tc>
          <w:tcPr>
            <w:tcW w:w="1371" w:type="pct"/>
          </w:tcPr>
          <w:p w14:paraId="393C609A" w14:textId="77777777" w:rsidR="001C3522" w:rsidRPr="007036CE" w:rsidRDefault="001C3522" w:rsidP="001C3522">
            <w:pPr>
              <w:pStyle w:val="GOSTTablenorm"/>
              <w:rPr>
                <w:ins w:id="13181" w:author="Опаева Лидия Арашаевна" w:date="2024-08-28T15:21:00Z"/>
              </w:rPr>
            </w:pPr>
          </w:p>
        </w:tc>
      </w:tr>
      <w:tr w:rsidR="001C3522" w:rsidRPr="007036CE" w14:paraId="11ABB8C1" w14:textId="77777777" w:rsidTr="001C3522">
        <w:trPr>
          <w:ins w:id="13182" w:author="Опаева Лидия Арашаевна" w:date="2024-08-28T15:21:00Z"/>
        </w:trPr>
        <w:tc>
          <w:tcPr>
            <w:tcW w:w="1109" w:type="pct"/>
          </w:tcPr>
          <w:p w14:paraId="70400318" w14:textId="77777777" w:rsidR="001C3522" w:rsidRPr="007036CE" w:rsidRDefault="001C3522" w:rsidP="001C3522">
            <w:pPr>
              <w:pStyle w:val="GOSTTablenorm"/>
              <w:rPr>
                <w:ins w:id="13183" w:author="Опаева Лидия Арашаевна" w:date="2024-08-28T15:21:00Z"/>
              </w:rPr>
            </w:pPr>
            <w:ins w:id="13184" w:author="Опаева Лидия Арашаевна" w:date="2024-08-28T15:21:00Z">
              <w:r w:rsidRPr="007036CE">
                <w:t>Вид_средств_Кт</w:t>
              </w:r>
            </w:ins>
          </w:p>
        </w:tc>
        <w:tc>
          <w:tcPr>
            <w:tcW w:w="302" w:type="pct"/>
          </w:tcPr>
          <w:p w14:paraId="62C39D1D" w14:textId="77777777" w:rsidR="001C3522" w:rsidRPr="007036CE" w:rsidRDefault="001C3522" w:rsidP="001C3522">
            <w:pPr>
              <w:pStyle w:val="GOSTTablenorm"/>
              <w:rPr>
                <w:ins w:id="13185" w:author="Опаева Лидия Арашаевна" w:date="2024-08-28T15:21:00Z"/>
              </w:rPr>
            </w:pPr>
            <w:ins w:id="13186" w:author="Опаева Лидия Арашаевна" w:date="2024-08-28T15:21:00Z">
              <w:r w:rsidRPr="007036CE">
                <w:t>нет</w:t>
              </w:r>
            </w:ins>
          </w:p>
        </w:tc>
        <w:tc>
          <w:tcPr>
            <w:tcW w:w="1109" w:type="pct"/>
          </w:tcPr>
          <w:p w14:paraId="056F42DF" w14:textId="77777777" w:rsidR="001C3522" w:rsidRPr="007036CE" w:rsidRDefault="001C3522" w:rsidP="001C3522">
            <w:pPr>
              <w:pStyle w:val="GOSTTablenorm"/>
              <w:rPr>
                <w:ins w:id="13187" w:author="Опаева Лидия Арашаевна" w:date="2024-08-28T15:21:00Z"/>
              </w:rPr>
            </w:pPr>
            <w:ins w:id="13188" w:author="Опаева Лидия Арашаевна" w:date="2024-08-28T15:21:00Z">
              <w:r w:rsidRPr="007036CE">
                <w:t>Вид средств по Кт</w:t>
              </w:r>
            </w:ins>
          </w:p>
        </w:tc>
        <w:tc>
          <w:tcPr>
            <w:tcW w:w="1109" w:type="pct"/>
          </w:tcPr>
          <w:p w14:paraId="1865169E" w14:textId="77777777" w:rsidR="001C3522" w:rsidRPr="007036CE" w:rsidRDefault="001C3522" w:rsidP="001C3522">
            <w:pPr>
              <w:pStyle w:val="GOSTTablenorm"/>
              <w:rPr>
                <w:ins w:id="13189" w:author="Опаева Лидия Арашаевна" w:date="2024-08-28T15:21:00Z"/>
              </w:rPr>
            </w:pPr>
            <w:ins w:id="13190" w:author="Опаева Лидия Арашаевна" w:date="2024-08-28T15:21:00Z">
              <w:r w:rsidRPr="007036CE">
                <w:t>T0504833:</w:t>
              </w:r>
              <w:r w:rsidRPr="007036CE">
                <w:rPr>
                  <w:lang w:val="en-US"/>
                </w:rPr>
                <w:t>C</w:t>
              </w:r>
              <w:r w:rsidRPr="007036CE">
                <w:t>T_KVFO</w:t>
              </w:r>
            </w:ins>
          </w:p>
        </w:tc>
        <w:tc>
          <w:tcPr>
            <w:tcW w:w="1371" w:type="pct"/>
          </w:tcPr>
          <w:p w14:paraId="79216850" w14:textId="77777777" w:rsidR="001C3522" w:rsidRPr="007036CE" w:rsidRDefault="001C3522" w:rsidP="001C3522">
            <w:pPr>
              <w:pStyle w:val="GOSTTablenorm"/>
              <w:rPr>
                <w:ins w:id="13191" w:author="Опаева Лидия Арашаевна" w:date="2024-08-28T15:21:00Z"/>
              </w:rPr>
            </w:pPr>
          </w:p>
        </w:tc>
      </w:tr>
      <w:tr w:rsidR="001C3522" w:rsidRPr="007036CE" w14:paraId="57AB3D97" w14:textId="77777777" w:rsidTr="001C3522">
        <w:trPr>
          <w:ins w:id="13192" w:author="Опаева Лидия Арашаевна" w:date="2024-08-28T15:21:00Z"/>
        </w:trPr>
        <w:tc>
          <w:tcPr>
            <w:tcW w:w="1109" w:type="pct"/>
          </w:tcPr>
          <w:p w14:paraId="03DB88FA" w14:textId="77777777" w:rsidR="001C3522" w:rsidRPr="007036CE" w:rsidRDefault="001C3522" w:rsidP="001C3522">
            <w:pPr>
              <w:pStyle w:val="GOSTTablenorm"/>
              <w:rPr>
                <w:ins w:id="13193" w:author="Опаева Лидия Арашаевна" w:date="2024-08-28T15:21:00Z"/>
              </w:rPr>
            </w:pPr>
            <w:ins w:id="13194" w:author="Опаева Лидия Арашаевна" w:date="2024-08-28T15:21:00Z">
              <w:r w:rsidRPr="007036CE">
                <w:t>Вид_деятельности_Дт</w:t>
              </w:r>
            </w:ins>
          </w:p>
        </w:tc>
        <w:tc>
          <w:tcPr>
            <w:tcW w:w="302" w:type="pct"/>
          </w:tcPr>
          <w:p w14:paraId="18228F87" w14:textId="77777777" w:rsidR="001C3522" w:rsidRPr="007036CE" w:rsidRDefault="001C3522" w:rsidP="001C3522">
            <w:pPr>
              <w:pStyle w:val="GOSTTablenorm"/>
              <w:rPr>
                <w:ins w:id="13195" w:author="Опаева Лидия Арашаевна" w:date="2024-08-28T15:21:00Z"/>
              </w:rPr>
            </w:pPr>
            <w:ins w:id="13196" w:author="Опаева Лидия Арашаевна" w:date="2024-08-28T15:21:00Z">
              <w:r w:rsidRPr="007036CE">
                <w:t>да</w:t>
              </w:r>
            </w:ins>
          </w:p>
        </w:tc>
        <w:tc>
          <w:tcPr>
            <w:tcW w:w="1109" w:type="pct"/>
          </w:tcPr>
          <w:p w14:paraId="00E8E412" w14:textId="77777777" w:rsidR="001C3522" w:rsidRPr="007036CE" w:rsidRDefault="001C3522" w:rsidP="001C3522">
            <w:pPr>
              <w:pStyle w:val="GOSTTablenorm"/>
              <w:rPr>
                <w:ins w:id="13197" w:author="Опаева Лидия Арашаевна" w:date="2024-08-28T15:21:00Z"/>
              </w:rPr>
            </w:pPr>
            <w:ins w:id="13198" w:author="Опаева Лидия Арашаевна" w:date="2024-08-28T15:21:00Z">
              <w:r w:rsidRPr="007036CE">
                <w:t>Вид деятельности по Дт</w:t>
              </w:r>
            </w:ins>
          </w:p>
        </w:tc>
        <w:tc>
          <w:tcPr>
            <w:tcW w:w="1109" w:type="pct"/>
          </w:tcPr>
          <w:p w14:paraId="01823898" w14:textId="77777777" w:rsidR="001C3522" w:rsidRPr="007036CE" w:rsidRDefault="001C3522" w:rsidP="001C3522">
            <w:pPr>
              <w:pStyle w:val="GOSTTablenorm"/>
              <w:rPr>
                <w:ins w:id="13199" w:author="Опаева Лидия Арашаевна" w:date="2024-08-28T15:21:00Z"/>
              </w:rPr>
            </w:pPr>
            <w:ins w:id="13200" w:author="Опаева Лидия Арашаевна" w:date="2024-08-28T15:21:00Z">
              <w:r w:rsidRPr="007036CE">
                <w:t>T0504833:DT_KVFO</w:t>
              </w:r>
            </w:ins>
          </w:p>
        </w:tc>
        <w:tc>
          <w:tcPr>
            <w:tcW w:w="1371" w:type="pct"/>
          </w:tcPr>
          <w:p w14:paraId="7BC1DF94" w14:textId="77777777" w:rsidR="001C3522" w:rsidRPr="007036CE" w:rsidRDefault="001C3522" w:rsidP="001C3522">
            <w:pPr>
              <w:pStyle w:val="GOSTTablenorm"/>
              <w:rPr>
                <w:ins w:id="13201" w:author="Опаева Лидия Арашаевна" w:date="2024-08-28T15:21:00Z"/>
              </w:rPr>
            </w:pPr>
            <w:ins w:id="13202" w:author="Опаева Лидия Арашаевна" w:date="2024-08-28T15:21:00Z">
              <w:r w:rsidRPr="007036CE">
                <w:t>Заполняется первым символом значения атрибута Вид_средств_Дт</w:t>
              </w:r>
            </w:ins>
          </w:p>
        </w:tc>
      </w:tr>
      <w:tr w:rsidR="001C3522" w:rsidRPr="007036CE" w14:paraId="03052EBA" w14:textId="77777777" w:rsidTr="001C3522">
        <w:trPr>
          <w:ins w:id="13203" w:author="Опаева Лидия Арашаевна" w:date="2024-08-28T15:21:00Z"/>
        </w:trPr>
        <w:tc>
          <w:tcPr>
            <w:tcW w:w="1109" w:type="pct"/>
          </w:tcPr>
          <w:p w14:paraId="5F66AF15" w14:textId="77777777" w:rsidR="001C3522" w:rsidRPr="007036CE" w:rsidRDefault="001C3522" w:rsidP="001C3522">
            <w:pPr>
              <w:pStyle w:val="GOSTTablenorm"/>
              <w:rPr>
                <w:ins w:id="13204" w:author="Опаева Лидия Арашаевна" w:date="2024-08-28T15:21:00Z"/>
              </w:rPr>
            </w:pPr>
            <w:ins w:id="13205" w:author="Опаева Лидия Арашаевна" w:date="2024-08-28T15:21:00Z">
              <w:r w:rsidRPr="007036CE">
                <w:t>Вид_деятельности_Кт</w:t>
              </w:r>
            </w:ins>
          </w:p>
        </w:tc>
        <w:tc>
          <w:tcPr>
            <w:tcW w:w="302" w:type="pct"/>
          </w:tcPr>
          <w:p w14:paraId="0157A1AF" w14:textId="77777777" w:rsidR="001C3522" w:rsidRPr="007036CE" w:rsidRDefault="001C3522" w:rsidP="001C3522">
            <w:pPr>
              <w:pStyle w:val="GOSTTablenorm"/>
              <w:rPr>
                <w:ins w:id="13206" w:author="Опаева Лидия Арашаевна" w:date="2024-08-28T15:21:00Z"/>
              </w:rPr>
            </w:pPr>
            <w:ins w:id="13207" w:author="Опаева Лидия Арашаевна" w:date="2024-08-28T15:21:00Z">
              <w:r w:rsidRPr="007036CE">
                <w:t>да</w:t>
              </w:r>
            </w:ins>
          </w:p>
        </w:tc>
        <w:tc>
          <w:tcPr>
            <w:tcW w:w="1109" w:type="pct"/>
          </w:tcPr>
          <w:p w14:paraId="19E25D04" w14:textId="77777777" w:rsidR="001C3522" w:rsidRPr="007036CE" w:rsidRDefault="001C3522" w:rsidP="001C3522">
            <w:pPr>
              <w:pStyle w:val="GOSTTablenorm"/>
              <w:rPr>
                <w:ins w:id="13208" w:author="Опаева Лидия Арашаевна" w:date="2024-08-28T15:21:00Z"/>
              </w:rPr>
            </w:pPr>
            <w:ins w:id="13209" w:author="Опаева Лидия Арашаевна" w:date="2024-08-28T15:21:00Z">
              <w:r w:rsidRPr="007036CE">
                <w:t>Вид деятельности по Кт</w:t>
              </w:r>
            </w:ins>
          </w:p>
        </w:tc>
        <w:tc>
          <w:tcPr>
            <w:tcW w:w="1109" w:type="pct"/>
          </w:tcPr>
          <w:p w14:paraId="1C171CE7" w14:textId="77777777" w:rsidR="001C3522" w:rsidRPr="007036CE" w:rsidRDefault="001C3522" w:rsidP="001C3522">
            <w:pPr>
              <w:pStyle w:val="GOSTTablenorm"/>
              <w:rPr>
                <w:ins w:id="13210" w:author="Опаева Лидия Арашаевна" w:date="2024-08-28T15:21:00Z"/>
              </w:rPr>
            </w:pPr>
            <w:ins w:id="13211" w:author="Опаева Лидия Арашаевна" w:date="2024-08-28T15:21:00Z">
              <w:r w:rsidRPr="007036CE">
                <w:t>T0504833:</w:t>
              </w:r>
              <w:r w:rsidRPr="007036CE">
                <w:rPr>
                  <w:lang w:val="en-US"/>
                </w:rPr>
                <w:t>C</w:t>
              </w:r>
              <w:r w:rsidRPr="007036CE">
                <w:t>T_KVFO</w:t>
              </w:r>
            </w:ins>
          </w:p>
        </w:tc>
        <w:tc>
          <w:tcPr>
            <w:tcW w:w="1371" w:type="pct"/>
          </w:tcPr>
          <w:p w14:paraId="3DBC7C9C" w14:textId="77777777" w:rsidR="001C3522" w:rsidRPr="007036CE" w:rsidRDefault="001C3522" w:rsidP="001C3522">
            <w:pPr>
              <w:pStyle w:val="GOSTTablenorm"/>
              <w:rPr>
                <w:ins w:id="13212" w:author="Опаева Лидия Арашаевна" w:date="2024-08-28T15:21:00Z"/>
              </w:rPr>
            </w:pPr>
            <w:ins w:id="13213" w:author="Опаева Лидия Арашаевна" w:date="2024-08-28T15:21:00Z">
              <w:r w:rsidRPr="007036CE">
                <w:t>Заполняется первым символом значения атрибута Вид_средств_Кт</w:t>
              </w:r>
            </w:ins>
          </w:p>
        </w:tc>
      </w:tr>
      <w:tr w:rsidR="001C3522" w:rsidRPr="007036CE" w14:paraId="727CE301" w14:textId="77777777" w:rsidTr="001C3522">
        <w:trPr>
          <w:ins w:id="13214" w:author="Опаева Лидия Арашаевна" w:date="2024-08-28T15:21:00Z"/>
        </w:trPr>
        <w:tc>
          <w:tcPr>
            <w:tcW w:w="1109" w:type="pct"/>
          </w:tcPr>
          <w:p w14:paraId="78DE3A48" w14:textId="77777777" w:rsidR="001C3522" w:rsidRPr="007036CE" w:rsidRDefault="001C3522" w:rsidP="001C3522">
            <w:pPr>
              <w:pStyle w:val="GOSTTablenorm"/>
              <w:rPr>
                <w:ins w:id="13215" w:author="Опаева Лидия Арашаевна" w:date="2024-08-28T15:21:00Z"/>
              </w:rPr>
            </w:pPr>
            <w:ins w:id="13216" w:author="Опаева Лидия Арашаевна" w:date="2024-08-28T15:21:00Z">
              <w:r w:rsidRPr="007036CE">
                <w:t>Показатель_ЛС_Дт</w:t>
              </w:r>
            </w:ins>
          </w:p>
        </w:tc>
        <w:tc>
          <w:tcPr>
            <w:tcW w:w="302" w:type="pct"/>
          </w:tcPr>
          <w:p w14:paraId="006EDC84" w14:textId="77777777" w:rsidR="001C3522" w:rsidRPr="007036CE" w:rsidRDefault="001C3522" w:rsidP="001C3522">
            <w:pPr>
              <w:pStyle w:val="GOSTTablenorm"/>
              <w:rPr>
                <w:ins w:id="13217" w:author="Опаева Лидия Арашаевна" w:date="2024-08-28T15:21:00Z"/>
              </w:rPr>
            </w:pPr>
            <w:ins w:id="13218" w:author="Опаева Лидия Арашаевна" w:date="2024-08-28T15:21:00Z">
              <w:r w:rsidRPr="007036CE">
                <w:t>нет</w:t>
              </w:r>
            </w:ins>
          </w:p>
        </w:tc>
        <w:tc>
          <w:tcPr>
            <w:tcW w:w="1109" w:type="pct"/>
          </w:tcPr>
          <w:p w14:paraId="380E5DD7" w14:textId="77777777" w:rsidR="001C3522" w:rsidRPr="007036CE" w:rsidRDefault="001C3522" w:rsidP="001C3522">
            <w:pPr>
              <w:pStyle w:val="GOSTTablenorm"/>
              <w:rPr>
                <w:ins w:id="13219" w:author="Опаева Лидия Арашаевна" w:date="2024-08-28T15:21:00Z"/>
              </w:rPr>
            </w:pPr>
            <w:ins w:id="13220" w:author="Опаева Лидия Арашаевна" w:date="2024-08-28T15:21:00Z">
              <w:r w:rsidRPr="007036CE">
                <w:t>Показатель лицевого счета по дебету</w:t>
              </w:r>
            </w:ins>
          </w:p>
        </w:tc>
        <w:tc>
          <w:tcPr>
            <w:tcW w:w="1109" w:type="pct"/>
          </w:tcPr>
          <w:p w14:paraId="1A32C931" w14:textId="77777777" w:rsidR="001C3522" w:rsidRPr="007036CE" w:rsidRDefault="001C3522" w:rsidP="001C3522">
            <w:pPr>
              <w:pStyle w:val="GOSTTablenorm"/>
              <w:rPr>
                <w:ins w:id="13221" w:author="Опаева Лидия Арашаевна" w:date="2024-08-28T15:21:00Z"/>
              </w:rPr>
            </w:pPr>
            <w:ins w:id="13222" w:author="Опаева Лидия Арашаевна" w:date="2024-08-28T15:21:00Z">
              <w:r w:rsidRPr="007036CE">
                <w:t>T0504833:DT_PLS</w:t>
              </w:r>
            </w:ins>
          </w:p>
        </w:tc>
        <w:tc>
          <w:tcPr>
            <w:tcW w:w="1371" w:type="pct"/>
          </w:tcPr>
          <w:p w14:paraId="295D11B4" w14:textId="77777777" w:rsidR="001C3522" w:rsidRPr="007036CE" w:rsidRDefault="001C3522" w:rsidP="001C3522">
            <w:pPr>
              <w:pStyle w:val="GOSTTablenorm"/>
              <w:rPr>
                <w:ins w:id="13223" w:author="Опаева Лидия Арашаевна" w:date="2024-08-28T15:21:00Z"/>
              </w:rPr>
            </w:pPr>
          </w:p>
        </w:tc>
      </w:tr>
      <w:tr w:rsidR="001C3522" w:rsidRPr="007036CE" w14:paraId="0B4241C6" w14:textId="77777777" w:rsidTr="001C3522">
        <w:trPr>
          <w:ins w:id="13224" w:author="Опаева Лидия Арашаевна" w:date="2024-08-28T15:21:00Z"/>
        </w:trPr>
        <w:tc>
          <w:tcPr>
            <w:tcW w:w="1109" w:type="pct"/>
          </w:tcPr>
          <w:p w14:paraId="3C1D9B8B" w14:textId="77777777" w:rsidR="001C3522" w:rsidRPr="007036CE" w:rsidRDefault="001C3522" w:rsidP="001C3522">
            <w:pPr>
              <w:pStyle w:val="GOSTTablenorm"/>
              <w:rPr>
                <w:ins w:id="13225" w:author="Опаева Лидия Арашаевна" w:date="2024-08-28T15:21:00Z"/>
              </w:rPr>
            </w:pPr>
            <w:ins w:id="13226" w:author="Опаева Лидия Арашаевна" w:date="2024-08-28T15:21:00Z">
              <w:r w:rsidRPr="007036CE">
                <w:t>Показатель_ЛС_Кт</w:t>
              </w:r>
            </w:ins>
          </w:p>
        </w:tc>
        <w:tc>
          <w:tcPr>
            <w:tcW w:w="302" w:type="pct"/>
          </w:tcPr>
          <w:p w14:paraId="56E4F8D7" w14:textId="77777777" w:rsidR="001C3522" w:rsidRPr="007036CE" w:rsidRDefault="001C3522" w:rsidP="001C3522">
            <w:pPr>
              <w:pStyle w:val="GOSTTablenorm"/>
              <w:rPr>
                <w:ins w:id="13227" w:author="Опаева Лидия Арашаевна" w:date="2024-08-28T15:21:00Z"/>
              </w:rPr>
            </w:pPr>
            <w:ins w:id="13228" w:author="Опаева Лидия Арашаевна" w:date="2024-08-28T15:21:00Z">
              <w:r w:rsidRPr="007036CE">
                <w:t>нет</w:t>
              </w:r>
            </w:ins>
          </w:p>
        </w:tc>
        <w:tc>
          <w:tcPr>
            <w:tcW w:w="1109" w:type="pct"/>
          </w:tcPr>
          <w:p w14:paraId="292B25AD" w14:textId="77777777" w:rsidR="001C3522" w:rsidRPr="007036CE" w:rsidRDefault="001C3522" w:rsidP="001C3522">
            <w:pPr>
              <w:pStyle w:val="GOSTTablenorm"/>
              <w:rPr>
                <w:ins w:id="13229" w:author="Опаева Лидия Арашаевна" w:date="2024-08-28T15:21:00Z"/>
              </w:rPr>
            </w:pPr>
            <w:ins w:id="13230" w:author="Опаева Лидия Арашаевна" w:date="2024-08-28T15:21:00Z">
              <w:r w:rsidRPr="007036CE">
                <w:t>Показатель лицевого счета по кредиту</w:t>
              </w:r>
            </w:ins>
          </w:p>
        </w:tc>
        <w:tc>
          <w:tcPr>
            <w:tcW w:w="1109" w:type="pct"/>
          </w:tcPr>
          <w:p w14:paraId="775121F4" w14:textId="77777777" w:rsidR="001C3522" w:rsidRPr="007036CE" w:rsidRDefault="001C3522" w:rsidP="001C3522">
            <w:pPr>
              <w:pStyle w:val="GOSTTablenorm"/>
              <w:rPr>
                <w:ins w:id="13231" w:author="Опаева Лидия Арашаевна" w:date="2024-08-28T15:21:00Z"/>
              </w:rPr>
            </w:pPr>
            <w:ins w:id="13232" w:author="Опаева Лидия Арашаевна" w:date="2024-08-28T15:21:00Z">
              <w:r w:rsidRPr="007036CE">
                <w:t>T0504833:CT_PLS</w:t>
              </w:r>
            </w:ins>
          </w:p>
        </w:tc>
        <w:tc>
          <w:tcPr>
            <w:tcW w:w="1371" w:type="pct"/>
          </w:tcPr>
          <w:p w14:paraId="7E90921C" w14:textId="77777777" w:rsidR="001C3522" w:rsidRPr="007036CE" w:rsidRDefault="001C3522" w:rsidP="001C3522">
            <w:pPr>
              <w:pStyle w:val="GOSTTablenorm"/>
              <w:rPr>
                <w:ins w:id="13233" w:author="Опаева Лидия Арашаевна" w:date="2024-08-28T15:21:00Z"/>
              </w:rPr>
            </w:pPr>
          </w:p>
        </w:tc>
      </w:tr>
      <w:tr w:rsidR="001C3522" w:rsidRPr="007036CE" w14:paraId="5DEA93D0" w14:textId="77777777" w:rsidTr="001C3522">
        <w:trPr>
          <w:ins w:id="13234" w:author="Опаева Лидия Арашаевна" w:date="2024-08-28T15:21:00Z"/>
        </w:trPr>
        <w:tc>
          <w:tcPr>
            <w:tcW w:w="1109" w:type="pct"/>
          </w:tcPr>
          <w:p w14:paraId="07E1F750" w14:textId="77777777" w:rsidR="001C3522" w:rsidRPr="007036CE" w:rsidRDefault="001C3522" w:rsidP="001C3522">
            <w:pPr>
              <w:pStyle w:val="GOSTTablenorm"/>
              <w:rPr>
                <w:ins w:id="13235" w:author="Опаева Лидия Арашаевна" w:date="2024-08-28T15:21:00Z"/>
              </w:rPr>
            </w:pPr>
            <w:ins w:id="13236" w:author="Опаева Лидия Арашаевна" w:date="2024-08-28T15:21:00Z">
              <w:r w:rsidRPr="007036CE">
                <w:t>Счет_бухучет_Дт</w:t>
              </w:r>
            </w:ins>
          </w:p>
        </w:tc>
        <w:tc>
          <w:tcPr>
            <w:tcW w:w="302" w:type="pct"/>
          </w:tcPr>
          <w:p w14:paraId="02D97C40" w14:textId="77777777" w:rsidR="001C3522" w:rsidRPr="007036CE" w:rsidRDefault="001C3522" w:rsidP="001C3522">
            <w:pPr>
              <w:pStyle w:val="GOSTTablenorm"/>
              <w:rPr>
                <w:ins w:id="13237" w:author="Опаева Лидия Арашаевна" w:date="2024-08-28T15:21:00Z"/>
              </w:rPr>
            </w:pPr>
            <w:ins w:id="13238" w:author="Опаева Лидия Арашаевна" w:date="2024-08-28T15:21:00Z">
              <w:r w:rsidRPr="007036CE">
                <w:t>нет</w:t>
              </w:r>
            </w:ins>
          </w:p>
        </w:tc>
        <w:tc>
          <w:tcPr>
            <w:tcW w:w="1109" w:type="pct"/>
          </w:tcPr>
          <w:p w14:paraId="6C8061F6" w14:textId="77777777" w:rsidR="001C3522" w:rsidRPr="007036CE" w:rsidRDefault="001C3522" w:rsidP="001C3522">
            <w:pPr>
              <w:pStyle w:val="GOSTTablenorm"/>
              <w:rPr>
                <w:ins w:id="13239" w:author="Опаева Лидия Арашаевна" w:date="2024-08-28T15:21:00Z"/>
              </w:rPr>
            </w:pPr>
            <w:ins w:id="13240" w:author="Опаева Лидия Арашаевна" w:date="2024-08-28T15:21:00Z">
              <w:r w:rsidRPr="007036CE">
                <w:t>Счет бухгалтерского учета по Дт</w:t>
              </w:r>
            </w:ins>
          </w:p>
        </w:tc>
        <w:tc>
          <w:tcPr>
            <w:tcW w:w="1109" w:type="pct"/>
          </w:tcPr>
          <w:p w14:paraId="143B1BD9" w14:textId="77777777" w:rsidR="001C3522" w:rsidRPr="007036CE" w:rsidRDefault="001C3522" w:rsidP="001C3522">
            <w:pPr>
              <w:pStyle w:val="GOSTTablenorm"/>
              <w:rPr>
                <w:ins w:id="13241" w:author="Опаева Лидия Арашаевна" w:date="2024-08-28T15:21:00Z"/>
              </w:rPr>
            </w:pPr>
            <w:ins w:id="13242" w:author="Опаева Лидия Арашаевна" w:date="2024-08-28T15:21:00Z">
              <w:r w:rsidRPr="007036CE">
                <w:t>T0504833:DT_NSBU</w:t>
              </w:r>
            </w:ins>
          </w:p>
        </w:tc>
        <w:tc>
          <w:tcPr>
            <w:tcW w:w="1371" w:type="pct"/>
          </w:tcPr>
          <w:p w14:paraId="3AA81997" w14:textId="77777777" w:rsidR="001C3522" w:rsidRPr="007036CE" w:rsidRDefault="001C3522" w:rsidP="001C3522">
            <w:pPr>
              <w:pStyle w:val="GOSTTablenorm"/>
              <w:rPr>
                <w:ins w:id="13243" w:author="Опаева Лидия Арашаевна" w:date="2024-08-28T15:21:00Z"/>
              </w:rPr>
            </w:pPr>
          </w:p>
        </w:tc>
      </w:tr>
      <w:tr w:rsidR="001C3522" w:rsidRPr="007036CE" w14:paraId="5D6AF91F" w14:textId="77777777" w:rsidTr="001C3522">
        <w:trPr>
          <w:ins w:id="13244" w:author="Опаева Лидия Арашаевна" w:date="2024-08-28T15:21:00Z"/>
        </w:trPr>
        <w:tc>
          <w:tcPr>
            <w:tcW w:w="1109" w:type="pct"/>
          </w:tcPr>
          <w:p w14:paraId="0B358A3A" w14:textId="77777777" w:rsidR="001C3522" w:rsidRPr="007036CE" w:rsidRDefault="001C3522" w:rsidP="001C3522">
            <w:pPr>
              <w:pStyle w:val="GOSTTablenorm"/>
              <w:rPr>
                <w:ins w:id="13245" w:author="Опаева Лидия Арашаевна" w:date="2024-08-28T15:21:00Z"/>
              </w:rPr>
            </w:pPr>
            <w:ins w:id="13246" w:author="Опаева Лидия Арашаевна" w:date="2024-08-28T15:21:00Z">
              <w:r w:rsidRPr="007036CE">
                <w:t>Счет_бухучет_Кт</w:t>
              </w:r>
            </w:ins>
          </w:p>
        </w:tc>
        <w:tc>
          <w:tcPr>
            <w:tcW w:w="302" w:type="pct"/>
          </w:tcPr>
          <w:p w14:paraId="2004899F" w14:textId="77777777" w:rsidR="001C3522" w:rsidRPr="007036CE" w:rsidRDefault="001C3522" w:rsidP="001C3522">
            <w:pPr>
              <w:pStyle w:val="GOSTTablenorm"/>
              <w:rPr>
                <w:ins w:id="13247" w:author="Опаева Лидия Арашаевна" w:date="2024-08-28T15:21:00Z"/>
              </w:rPr>
            </w:pPr>
            <w:ins w:id="13248" w:author="Опаева Лидия Арашаевна" w:date="2024-08-28T15:21:00Z">
              <w:r w:rsidRPr="007036CE">
                <w:t>нет</w:t>
              </w:r>
            </w:ins>
          </w:p>
        </w:tc>
        <w:tc>
          <w:tcPr>
            <w:tcW w:w="1109" w:type="pct"/>
          </w:tcPr>
          <w:p w14:paraId="6920553A" w14:textId="77777777" w:rsidR="001C3522" w:rsidRPr="007036CE" w:rsidRDefault="001C3522" w:rsidP="001C3522">
            <w:pPr>
              <w:pStyle w:val="GOSTTablenorm"/>
              <w:rPr>
                <w:ins w:id="13249" w:author="Опаева Лидия Арашаевна" w:date="2024-08-28T15:21:00Z"/>
              </w:rPr>
            </w:pPr>
            <w:ins w:id="13250" w:author="Опаева Лидия Арашаевна" w:date="2024-08-28T15:21:00Z">
              <w:r w:rsidRPr="007036CE">
                <w:t>Счет бухгалтерского учета по Кт</w:t>
              </w:r>
            </w:ins>
          </w:p>
        </w:tc>
        <w:tc>
          <w:tcPr>
            <w:tcW w:w="1109" w:type="pct"/>
          </w:tcPr>
          <w:p w14:paraId="18728251" w14:textId="77777777" w:rsidR="001C3522" w:rsidRPr="007036CE" w:rsidRDefault="001C3522" w:rsidP="001C3522">
            <w:pPr>
              <w:pStyle w:val="GOSTTablenorm"/>
              <w:rPr>
                <w:ins w:id="13251" w:author="Опаева Лидия Арашаевна" w:date="2024-08-28T15:21:00Z"/>
              </w:rPr>
            </w:pPr>
            <w:ins w:id="13252" w:author="Опаева Лидия Арашаевна" w:date="2024-08-28T15:21:00Z">
              <w:r w:rsidRPr="007036CE">
                <w:t>T0504833:CT_NSBU</w:t>
              </w:r>
            </w:ins>
          </w:p>
        </w:tc>
        <w:tc>
          <w:tcPr>
            <w:tcW w:w="1371" w:type="pct"/>
          </w:tcPr>
          <w:p w14:paraId="7BFE14A5" w14:textId="77777777" w:rsidR="001C3522" w:rsidRPr="007036CE" w:rsidRDefault="001C3522" w:rsidP="001C3522">
            <w:pPr>
              <w:pStyle w:val="GOSTTablenorm"/>
              <w:rPr>
                <w:ins w:id="13253" w:author="Опаева Лидия Арашаевна" w:date="2024-08-28T15:21:00Z"/>
              </w:rPr>
            </w:pPr>
          </w:p>
        </w:tc>
      </w:tr>
      <w:tr w:rsidR="001C3522" w:rsidRPr="007036CE" w14:paraId="0F273FEB" w14:textId="77777777" w:rsidTr="001C3522">
        <w:trPr>
          <w:ins w:id="13254" w:author="Опаева Лидия Арашаевна" w:date="2024-08-28T15:21:00Z"/>
        </w:trPr>
        <w:tc>
          <w:tcPr>
            <w:tcW w:w="1109" w:type="pct"/>
          </w:tcPr>
          <w:p w14:paraId="6BE40BC7" w14:textId="77777777" w:rsidR="001C3522" w:rsidRPr="007036CE" w:rsidRDefault="001C3522" w:rsidP="001C3522">
            <w:pPr>
              <w:pStyle w:val="GOSTTablenorm"/>
              <w:rPr>
                <w:ins w:id="13255" w:author="Опаева Лидия Арашаевна" w:date="2024-08-28T15:21:00Z"/>
              </w:rPr>
            </w:pPr>
            <w:ins w:id="13256" w:author="Опаева Лидия Арашаевна" w:date="2024-08-28T15:21:00Z">
              <w:r w:rsidRPr="007036CE">
                <w:t>Контур_Дт</w:t>
              </w:r>
            </w:ins>
          </w:p>
        </w:tc>
        <w:tc>
          <w:tcPr>
            <w:tcW w:w="302" w:type="pct"/>
          </w:tcPr>
          <w:p w14:paraId="26A4B241" w14:textId="77777777" w:rsidR="001C3522" w:rsidRPr="007036CE" w:rsidRDefault="001C3522" w:rsidP="001C3522">
            <w:pPr>
              <w:pStyle w:val="GOSTTablenorm"/>
              <w:rPr>
                <w:ins w:id="13257" w:author="Опаева Лидия Арашаевна" w:date="2024-08-28T15:21:00Z"/>
              </w:rPr>
            </w:pPr>
            <w:ins w:id="13258" w:author="Опаева Лидия Арашаевна" w:date="2024-08-28T15:21:00Z">
              <w:r w:rsidRPr="007036CE">
                <w:t>нет</w:t>
              </w:r>
            </w:ins>
          </w:p>
        </w:tc>
        <w:tc>
          <w:tcPr>
            <w:tcW w:w="1109" w:type="pct"/>
          </w:tcPr>
          <w:p w14:paraId="17571CE4" w14:textId="77777777" w:rsidR="001C3522" w:rsidRPr="007036CE" w:rsidRDefault="001C3522" w:rsidP="001C3522">
            <w:pPr>
              <w:pStyle w:val="GOSTTablenorm"/>
              <w:rPr>
                <w:ins w:id="13259" w:author="Опаева Лидия Арашаевна" w:date="2024-08-28T15:21:00Z"/>
              </w:rPr>
            </w:pPr>
            <w:ins w:id="13260" w:author="Опаева Лидия Арашаевна" w:date="2024-08-28T15:21:00Z">
              <w:r w:rsidRPr="007036CE">
                <w:t>Контур по Дт</w:t>
              </w:r>
            </w:ins>
          </w:p>
        </w:tc>
        <w:tc>
          <w:tcPr>
            <w:tcW w:w="1109" w:type="pct"/>
          </w:tcPr>
          <w:p w14:paraId="03FC0FED" w14:textId="77777777" w:rsidR="001C3522" w:rsidRPr="007036CE" w:rsidRDefault="001C3522" w:rsidP="001C3522">
            <w:pPr>
              <w:pStyle w:val="GOSTTablenorm"/>
              <w:rPr>
                <w:ins w:id="13261" w:author="Опаева Лидия Арашаевна" w:date="2024-08-28T15:21:00Z"/>
              </w:rPr>
            </w:pPr>
            <w:ins w:id="13262" w:author="Опаева Лидия Арашаевна" w:date="2024-08-28T15:21:00Z">
              <w:r w:rsidRPr="007036CE">
                <w:t>T0504833:DT_Cnt</w:t>
              </w:r>
            </w:ins>
          </w:p>
        </w:tc>
        <w:tc>
          <w:tcPr>
            <w:tcW w:w="1371" w:type="pct"/>
          </w:tcPr>
          <w:p w14:paraId="77FBBA4E" w14:textId="77777777" w:rsidR="001C3522" w:rsidRPr="007036CE" w:rsidRDefault="001C3522" w:rsidP="001C3522">
            <w:pPr>
              <w:pStyle w:val="GOSTTablenorm"/>
              <w:rPr>
                <w:ins w:id="13263" w:author="Опаева Лидия Арашаевна" w:date="2024-08-28T15:21:00Z"/>
              </w:rPr>
            </w:pPr>
          </w:p>
        </w:tc>
      </w:tr>
      <w:tr w:rsidR="001C3522" w:rsidRPr="007036CE" w14:paraId="37736C9D" w14:textId="77777777" w:rsidTr="001C3522">
        <w:trPr>
          <w:ins w:id="13264" w:author="Опаева Лидия Арашаевна" w:date="2024-08-28T15:21:00Z"/>
        </w:trPr>
        <w:tc>
          <w:tcPr>
            <w:tcW w:w="1109" w:type="pct"/>
          </w:tcPr>
          <w:p w14:paraId="6FCBDE54" w14:textId="77777777" w:rsidR="001C3522" w:rsidRPr="007036CE" w:rsidRDefault="001C3522" w:rsidP="001C3522">
            <w:pPr>
              <w:pStyle w:val="GOSTTablenorm"/>
              <w:rPr>
                <w:ins w:id="13265" w:author="Опаева Лидия Арашаевна" w:date="2024-08-28T15:21:00Z"/>
              </w:rPr>
            </w:pPr>
            <w:ins w:id="13266" w:author="Опаева Лидия Арашаевна" w:date="2024-08-28T15:21:00Z">
              <w:r w:rsidRPr="007036CE">
                <w:lastRenderedPageBreak/>
                <w:t>Контур_Кт</w:t>
              </w:r>
            </w:ins>
          </w:p>
        </w:tc>
        <w:tc>
          <w:tcPr>
            <w:tcW w:w="302" w:type="pct"/>
          </w:tcPr>
          <w:p w14:paraId="7B1D330D" w14:textId="77777777" w:rsidR="001C3522" w:rsidRPr="007036CE" w:rsidRDefault="001C3522" w:rsidP="001C3522">
            <w:pPr>
              <w:pStyle w:val="GOSTTablenorm"/>
              <w:rPr>
                <w:ins w:id="13267" w:author="Опаева Лидия Арашаевна" w:date="2024-08-28T15:21:00Z"/>
              </w:rPr>
            </w:pPr>
            <w:ins w:id="13268" w:author="Опаева Лидия Арашаевна" w:date="2024-08-28T15:21:00Z">
              <w:r w:rsidRPr="007036CE">
                <w:t>нет</w:t>
              </w:r>
            </w:ins>
          </w:p>
        </w:tc>
        <w:tc>
          <w:tcPr>
            <w:tcW w:w="1109" w:type="pct"/>
          </w:tcPr>
          <w:p w14:paraId="2A3C615A" w14:textId="77777777" w:rsidR="001C3522" w:rsidRPr="007036CE" w:rsidRDefault="001C3522" w:rsidP="001C3522">
            <w:pPr>
              <w:pStyle w:val="GOSTTablenorm"/>
              <w:rPr>
                <w:ins w:id="13269" w:author="Опаева Лидия Арашаевна" w:date="2024-08-28T15:21:00Z"/>
              </w:rPr>
            </w:pPr>
            <w:ins w:id="13270" w:author="Опаева Лидия Арашаевна" w:date="2024-08-28T15:21:00Z">
              <w:r w:rsidRPr="007036CE">
                <w:t>Контур по Кт</w:t>
              </w:r>
            </w:ins>
          </w:p>
        </w:tc>
        <w:tc>
          <w:tcPr>
            <w:tcW w:w="1109" w:type="pct"/>
          </w:tcPr>
          <w:p w14:paraId="696F7543" w14:textId="77777777" w:rsidR="001C3522" w:rsidRPr="007036CE" w:rsidRDefault="001C3522" w:rsidP="001C3522">
            <w:pPr>
              <w:pStyle w:val="GOSTTablenorm"/>
              <w:rPr>
                <w:ins w:id="13271" w:author="Опаева Лидия Арашаевна" w:date="2024-08-28T15:21:00Z"/>
              </w:rPr>
            </w:pPr>
            <w:ins w:id="13272" w:author="Опаева Лидия Арашаевна" w:date="2024-08-28T15:21:00Z">
              <w:r w:rsidRPr="007036CE">
                <w:t>T0504833:CT_Cnt</w:t>
              </w:r>
            </w:ins>
          </w:p>
        </w:tc>
        <w:tc>
          <w:tcPr>
            <w:tcW w:w="1371" w:type="pct"/>
          </w:tcPr>
          <w:p w14:paraId="73F274B0" w14:textId="77777777" w:rsidR="001C3522" w:rsidRPr="007036CE" w:rsidRDefault="001C3522" w:rsidP="001C3522">
            <w:pPr>
              <w:pStyle w:val="GOSTTablenorm"/>
              <w:rPr>
                <w:ins w:id="13273" w:author="Опаева Лидия Арашаевна" w:date="2024-08-28T15:21:00Z"/>
              </w:rPr>
            </w:pPr>
          </w:p>
        </w:tc>
      </w:tr>
      <w:tr w:rsidR="001C3522" w:rsidRPr="007036CE" w14:paraId="191EC22C" w14:textId="77777777" w:rsidTr="001C3522">
        <w:trPr>
          <w:ins w:id="13274" w:author="Опаева Лидия Арашаевна" w:date="2024-08-28T15:21:00Z"/>
        </w:trPr>
        <w:tc>
          <w:tcPr>
            <w:tcW w:w="1109" w:type="pct"/>
          </w:tcPr>
          <w:p w14:paraId="621A936E" w14:textId="77777777" w:rsidR="001C3522" w:rsidRPr="007036CE" w:rsidRDefault="001C3522" w:rsidP="001C3522">
            <w:pPr>
              <w:pStyle w:val="GOSTTablenorm"/>
              <w:rPr>
                <w:ins w:id="13275" w:author="Опаева Лидия Арашаевна" w:date="2024-08-28T15:21:00Z"/>
              </w:rPr>
            </w:pPr>
            <w:ins w:id="13276" w:author="Опаева Лидия Арашаевна" w:date="2024-08-28T15:21:00Z">
              <w:r w:rsidRPr="007036CE">
                <w:t>ЛС_Дт</w:t>
              </w:r>
            </w:ins>
          </w:p>
        </w:tc>
        <w:tc>
          <w:tcPr>
            <w:tcW w:w="302" w:type="pct"/>
          </w:tcPr>
          <w:p w14:paraId="3096DF58" w14:textId="77777777" w:rsidR="001C3522" w:rsidRPr="007036CE" w:rsidRDefault="001C3522" w:rsidP="001C3522">
            <w:pPr>
              <w:pStyle w:val="GOSTTablenorm"/>
              <w:rPr>
                <w:ins w:id="13277" w:author="Опаева Лидия Арашаевна" w:date="2024-08-28T15:21:00Z"/>
              </w:rPr>
            </w:pPr>
            <w:ins w:id="13278" w:author="Опаева Лидия Арашаевна" w:date="2024-08-28T15:21:00Z">
              <w:r w:rsidRPr="007036CE">
                <w:t>нет</w:t>
              </w:r>
            </w:ins>
          </w:p>
        </w:tc>
        <w:tc>
          <w:tcPr>
            <w:tcW w:w="1109" w:type="pct"/>
          </w:tcPr>
          <w:p w14:paraId="2702FA87" w14:textId="77777777" w:rsidR="001C3522" w:rsidRPr="007036CE" w:rsidRDefault="001C3522" w:rsidP="001C3522">
            <w:pPr>
              <w:pStyle w:val="GOSTTablenorm"/>
              <w:rPr>
                <w:ins w:id="13279" w:author="Опаева Лидия Арашаевна" w:date="2024-08-28T15:21:00Z"/>
              </w:rPr>
            </w:pPr>
            <w:ins w:id="13280" w:author="Опаева Лидия Арашаевна" w:date="2024-08-28T15:21:00Z">
              <w:r w:rsidRPr="007036CE">
                <w:t>Лицевой счет по Дт</w:t>
              </w:r>
            </w:ins>
          </w:p>
        </w:tc>
        <w:tc>
          <w:tcPr>
            <w:tcW w:w="1109" w:type="pct"/>
          </w:tcPr>
          <w:p w14:paraId="3851D26D" w14:textId="77777777" w:rsidR="001C3522" w:rsidRPr="007036CE" w:rsidRDefault="001C3522" w:rsidP="001C3522">
            <w:pPr>
              <w:pStyle w:val="GOSTTablenorm"/>
              <w:rPr>
                <w:ins w:id="13281" w:author="Опаева Лидия Арашаевна" w:date="2024-08-28T15:21:00Z"/>
              </w:rPr>
            </w:pPr>
            <w:ins w:id="13282" w:author="Опаева Лидия Арашаевна" w:date="2024-08-28T15:21:00Z">
              <w:r w:rsidRPr="007036CE">
                <w:t>T0504833:DT_LS</w:t>
              </w:r>
            </w:ins>
          </w:p>
        </w:tc>
        <w:tc>
          <w:tcPr>
            <w:tcW w:w="1371" w:type="pct"/>
          </w:tcPr>
          <w:p w14:paraId="36028115" w14:textId="77777777" w:rsidR="001C3522" w:rsidRPr="007036CE" w:rsidRDefault="001C3522" w:rsidP="001C3522">
            <w:pPr>
              <w:pStyle w:val="GOSTTablenorm"/>
              <w:rPr>
                <w:ins w:id="13283" w:author="Опаева Лидия Арашаевна" w:date="2024-08-28T15:21:00Z"/>
              </w:rPr>
            </w:pPr>
          </w:p>
        </w:tc>
      </w:tr>
      <w:tr w:rsidR="001C3522" w:rsidRPr="007036CE" w14:paraId="0A2303A6" w14:textId="77777777" w:rsidTr="001C3522">
        <w:trPr>
          <w:ins w:id="13284" w:author="Опаева Лидия Арашаевна" w:date="2024-08-28T15:21:00Z"/>
        </w:trPr>
        <w:tc>
          <w:tcPr>
            <w:tcW w:w="1109" w:type="pct"/>
          </w:tcPr>
          <w:p w14:paraId="4C0BC6A9" w14:textId="77777777" w:rsidR="001C3522" w:rsidRPr="007036CE" w:rsidRDefault="001C3522" w:rsidP="001C3522">
            <w:pPr>
              <w:pStyle w:val="GOSTTablenorm"/>
              <w:rPr>
                <w:ins w:id="13285" w:author="Опаева Лидия Арашаевна" w:date="2024-08-28T15:21:00Z"/>
              </w:rPr>
            </w:pPr>
            <w:ins w:id="13286" w:author="Опаева Лидия Арашаевна" w:date="2024-08-28T15:21:00Z">
              <w:r w:rsidRPr="007036CE">
                <w:t>ЛС_Кт</w:t>
              </w:r>
            </w:ins>
          </w:p>
        </w:tc>
        <w:tc>
          <w:tcPr>
            <w:tcW w:w="302" w:type="pct"/>
          </w:tcPr>
          <w:p w14:paraId="7AD10F77" w14:textId="77777777" w:rsidR="001C3522" w:rsidRPr="007036CE" w:rsidRDefault="001C3522" w:rsidP="001C3522">
            <w:pPr>
              <w:pStyle w:val="GOSTTablenorm"/>
              <w:rPr>
                <w:ins w:id="13287" w:author="Опаева Лидия Арашаевна" w:date="2024-08-28T15:21:00Z"/>
              </w:rPr>
            </w:pPr>
            <w:ins w:id="13288" w:author="Опаева Лидия Арашаевна" w:date="2024-08-28T15:21:00Z">
              <w:r w:rsidRPr="007036CE">
                <w:t>нет</w:t>
              </w:r>
            </w:ins>
          </w:p>
        </w:tc>
        <w:tc>
          <w:tcPr>
            <w:tcW w:w="1109" w:type="pct"/>
          </w:tcPr>
          <w:p w14:paraId="414B52C6" w14:textId="77777777" w:rsidR="001C3522" w:rsidRPr="007036CE" w:rsidRDefault="001C3522" w:rsidP="001C3522">
            <w:pPr>
              <w:pStyle w:val="GOSTTablenorm"/>
              <w:rPr>
                <w:ins w:id="13289" w:author="Опаева Лидия Арашаевна" w:date="2024-08-28T15:21:00Z"/>
              </w:rPr>
            </w:pPr>
            <w:ins w:id="13290" w:author="Опаева Лидия Арашаевна" w:date="2024-08-28T15:21:00Z">
              <w:r w:rsidRPr="007036CE">
                <w:t>Лицевой счет по Кт</w:t>
              </w:r>
            </w:ins>
          </w:p>
        </w:tc>
        <w:tc>
          <w:tcPr>
            <w:tcW w:w="1109" w:type="pct"/>
          </w:tcPr>
          <w:p w14:paraId="01B34A3A" w14:textId="77777777" w:rsidR="001C3522" w:rsidRPr="007036CE" w:rsidRDefault="001C3522" w:rsidP="001C3522">
            <w:pPr>
              <w:pStyle w:val="GOSTTablenorm"/>
              <w:rPr>
                <w:ins w:id="13291" w:author="Опаева Лидия Арашаевна" w:date="2024-08-28T15:21:00Z"/>
              </w:rPr>
            </w:pPr>
            <w:ins w:id="13292" w:author="Опаева Лидия Арашаевна" w:date="2024-08-28T15:21:00Z">
              <w:r w:rsidRPr="007036CE">
                <w:t>T0504833:CT_LS</w:t>
              </w:r>
            </w:ins>
          </w:p>
        </w:tc>
        <w:tc>
          <w:tcPr>
            <w:tcW w:w="1371" w:type="pct"/>
          </w:tcPr>
          <w:p w14:paraId="563353CF" w14:textId="77777777" w:rsidR="001C3522" w:rsidRPr="007036CE" w:rsidRDefault="001C3522" w:rsidP="001C3522">
            <w:pPr>
              <w:pStyle w:val="GOSTTablenorm"/>
              <w:rPr>
                <w:ins w:id="13293" w:author="Опаева Лидия Арашаевна" w:date="2024-08-28T15:21:00Z"/>
              </w:rPr>
            </w:pPr>
          </w:p>
        </w:tc>
      </w:tr>
      <w:tr w:rsidR="001C3522" w:rsidRPr="007036CE" w14:paraId="2962F68F" w14:textId="77777777" w:rsidTr="001C3522">
        <w:trPr>
          <w:ins w:id="13294" w:author="Опаева Лидия Арашаевна" w:date="2024-08-28T15:21:00Z"/>
        </w:trPr>
        <w:tc>
          <w:tcPr>
            <w:tcW w:w="1109" w:type="pct"/>
          </w:tcPr>
          <w:p w14:paraId="7C4F9A71" w14:textId="77777777" w:rsidR="001C3522" w:rsidRPr="007036CE" w:rsidRDefault="001C3522" w:rsidP="001C3522">
            <w:pPr>
              <w:pStyle w:val="GOSTTablenorm"/>
              <w:rPr>
                <w:ins w:id="13295" w:author="Опаева Лидия Арашаевна" w:date="2024-08-28T15:21:00Z"/>
              </w:rPr>
            </w:pPr>
            <w:ins w:id="13296" w:author="Опаева Лидия Арашаевна" w:date="2024-08-28T15:21:00Z">
              <w:r w:rsidRPr="007036CE">
                <w:t>Подвед_Дт</w:t>
              </w:r>
            </w:ins>
          </w:p>
        </w:tc>
        <w:tc>
          <w:tcPr>
            <w:tcW w:w="302" w:type="pct"/>
          </w:tcPr>
          <w:p w14:paraId="14E4E886" w14:textId="77777777" w:rsidR="001C3522" w:rsidRPr="007036CE" w:rsidRDefault="001C3522" w:rsidP="001C3522">
            <w:pPr>
              <w:pStyle w:val="GOSTTablenorm"/>
              <w:rPr>
                <w:ins w:id="13297" w:author="Опаева Лидия Арашаевна" w:date="2024-08-28T15:21:00Z"/>
              </w:rPr>
            </w:pPr>
            <w:ins w:id="13298" w:author="Опаева Лидия Арашаевна" w:date="2024-08-28T15:21:00Z">
              <w:r w:rsidRPr="007036CE">
                <w:t>нет</w:t>
              </w:r>
            </w:ins>
          </w:p>
        </w:tc>
        <w:tc>
          <w:tcPr>
            <w:tcW w:w="1109" w:type="pct"/>
          </w:tcPr>
          <w:p w14:paraId="2CB91FBE" w14:textId="77777777" w:rsidR="001C3522" w:rsidRPr="007036CE" w:rsidRDefault="001C3522" w:rsidP="001C3522">
            <w:pPr>
              <w:pStyle w:val="GOSTTablenorm"/>
              <w:rPr>
                <w:ins w:id="13299" w:author="Опаева Лидия Арашаевна" w:date="2024-08-28T15:21:00Z"/>
              </w:rPr>
            </w:pPr>
            <w:ins w:id="13300" w:author="Опаева Лидия Арашаевна" w:date="2024-08-28T15:21:00Z">
              <w:r w:rsidRPr="007036CE">
                <w:t>Подведомственное учреждение по Дт</w:t>
              </w:r>
            </w:ins>
          </w:p>
        </w:tc>
        <w:tc>
          <w:tcPr>
            <w:tcW w:w="1109" w:type="pct"/>
          </w:tcPr>
          <w:p w14:paraId="5503854D" w14:textId="77777777" w:rsidR="001C3522" w:rsidRPr="007036CE" w:rsidRDefault="001C3522" w:rsidP="001C3522">
            <w:pPr>
              <w:pStyle w:val="GOSTTablenorm"/>
              <w:rPr>
                <w:ins w:id="13301" w:author="Опаева Лидия Арашаевна" w:date="2024-08-28T15:21:00Z"/>
              </w:rPr>
            </w:pPr>
            <w:ins w:id="13302" w:author="Опаева Лидия Арашаевна" w:date="2024-08-28T15:21:00Z">
              <w:r w:rsidRPr="007036CE">
                <w:t>T0504833:DT_PUCH</w:t>
              </w:r>
            </w:ins>
          </w:p>
        </w:tc>
        <w:tc>
          <w:tcPr>
            <w:tcW w:w="1371" w:type="pct"/>
          </w:tcPr>
          <w:p w14:paraId="031DCD8B" w14:textId="77777777" w:rsidR="001C3522" w:rsidRPr="007036CE" w:rsidRDefault="001C3522" w:rsidP="001C3522">
            <w:pPr>
              <w:pStyle w:val="GOSTTablenorm"/>
              <w:rPr>
                <w:ins w:id="13303" w:author="Опаева Лидия Арашаевна" w:date="2024-08-28T15:21:00Z"/>
              </w:rPr>
            </w:pPr>
          </w:p>
        </w:tc>
      </w:tr>
      <w:tr w:rsidR="001C3522" w:rsidRPr="007036CE" w14:paraId="33436160" w14:textId="77777777" w:rsidTr="001C3522">
        <w:trPr>
          <w:ins w:id="13304" w:author="Опаева Лидия Арашаевна" w:date="2024-08-28T15:21:00Z"/>
        </w:trPr>
        <w:tc>
          <w:tcPr>
            <w:tcW w:w="1109" w:type="pct"/>
          </w:tcPr>
          <w:p w14:paraId="5499941B" w14:textId="77777777" w:rsidR="001C3522" w:rsidRPr="007036CE" w:rsidRDefault="001C3522" w:rsidP="001C3522">
            <w:pPr>
              <w:pStyle w:val="GOSTTablenorm"/>
              <w:rPr>
                <w:ins w:id="13305" w:author="Опаева Лидия Арашаевна" w:date="2024-08-28T15:21:00Z"/>
              </w:rPr>
            </w:pPr>
            <w:ins w:id="13306" w:author="Опаева Лидия Арашаевна" w:date="2024-08-28T15:21:00Z">
              <w:r w:rsidRPr="007036CE">
                <w:t>Подвед_Кт</w:t>
              </w:r>
            </w:ins>
          </w:p>
        </w:tc>
        <w:tc>
          <w:tcPr>
            <w:tcW w:w="302" w:type="pct"/>
          </w:tcPr>
          <w:p w14:paraId="22D3BD95" w14:textId="77777777" w:rsidR="001C3522" w:rsidRPr="007036CE" w:rsidRDefault="001C3522" w:rsidP="001C3522">
            <w:pPr>
              <w:pStyle w:val="GOSTTablenorm"/>
              <w:rPr>
                <w:ins w:id="13307" w:author="Опаева Лидия Арашаевна" w:date="2024-08-28T15:21:00Z"/>
              </w:rPr>
            </w:pPr>
            <w:ins w:id="13308" w:author="Опаева Лидия Арашаевна" w:date="2024-08-28T15:21:00Z">
              <w:r w:rsidRPr="007036CE">
                <w:t>нет</w:t>
              </w:r>
            </w:ins>
          </w:p>
        </w:tc>
        <w:tc>
          <w:tcPr>
            <w:tcW w:w="1109" w:type="pct"/>
          </w:tcPr>
          <w:p w14:paraId="301CB494" w14:textId="77777777" w:rsidR="001C3522" w:rsidRPr="007036CE" w:rsidRDefault="001C3522" w:rsidP="001C3522">
            <w:pPr>
              <w:pStyle w:val="GOSTTablenorm"/>
              <w:rPr>
                <w:ins w:id="13309" w:author="Опаева Лидия Арашаевна" w:date="2024-08-28T15:21:00Z"/>
              </w:rPr>
            </w:pPr>
            <w:ins w:id="13310" w:author="Опаева Лидия Арашаевна" w:date="2024-08-28T15:21:00Z">
              <w:r w:rsidRPr="007036CE">
                <w:t>Подведомственное учреждение по Кт</w:t>
              </w:r>
            </w:ins>
          </w:p>
        </w:tc>
        <w:tc>
          <w:tcPr>
            <w:tcW w:w="1109" w:type="pct"/>
          </w:tcPr>
          <w:p w14:paraId="58485520" w14:textId="77777777" w:rsidR="001C3522" w:rsidRPr="007036CE" w:rsidRDefault="001C3522" w:rsidP="001C3522">
            <w:pPr>
              <w:pStyle w:val="GOSTTablenorm"/>
              <w:rPr>
                <w:ins w:id="13311" w:author="Опаева Лидия Арашаевна" w:date="2024-08-28T15:21:00Z"/>
              </w:rPr>
            </w:pPr>
            <w:ins w:id="13312" w:author="Опаева Лидия Арашаевна" w:date="2024-08-28T15:21:00Z">
              <w:r w:rsidRPr="007036CE">
                <w:t>T0504833:CT_PUCH</w:t>
              </w:r>
            </w:ins>
          </w:p>
        </w:tc>
        <w:tc>
          <w:tcPr>
            <w:tcW w:w="1371" w:type="pct"/>
          </w:tcPr>
          <w:p w14:paraId="69F691C7" w14:textId="77777777" w:rsidR="001C3522" w:rsidRPr="007036CE" w:rsidRDefault="001C3522" w:rsidP="001C3522">
            <w:pPr>
              <w:pStyle w:val="GOSTTablenorm"/>
              <w:rPr>
                <w:ins w:id="13313" w:author="Опаева Лидия Арашаевна" w:date="2024-08-28T15:21:00Z"/>
              </w:rPr>
            </w:pPr>
          </w:p>
        </w:tc>
      </w:tr>
      <w:tr w:rsidR="001C3522" w:rsidRPr="007036CE" w14:paraId="2F69CD6E" w14:textId="77777777" w:rsidTr="001C3522">
        <w:trPr>
          <w:ins w:id="13314" w:author="Опаева Лидия Арашаевна" w:date="2024-08-28T15:21:00Z"/>
        </w:trPr>
        <w:tc>
          <w:tcPr>
            <w:tcW w:w="1109" w:type="pct"/>
          </w:tcPr>
          <w:p w14:paraId="3AFB70CC" w14:textId="77777777" w:rsidR="001C3522" w:rsidRPr="007036CE" w:rsidRDefault="001C3522" w:rsidP="001C3522">
            <w:pPr>
              <w:pStyle w:val="GOSTTablenorm"/>
              <w:rPr>
                <w:ins w:id="13315" w:author="Опаева Лидия Арашаевна" w:date="2024-08-28T15:21:00Z"/>
              </w:rPr>
            </w:pPr>
            <w:ins w:id="13316" w:author="Опаева Лидия Арашаевна" w:date="2024-08-28T15:21:00Z">
              <w:r w:rsidRPr="007036CE">
                <w:t>КЦ_Дт</w:t>
              </w:r>
            </w:ins>
          </w:p>
        </w:tc>
        <w:tc>
          <w:tcPr>
            <w:tcW w:w="302" w:type="pct"/>
          </w:tcPr>
          <w:p w14:paraId="5B23228A" w14:textId="77777777" w:rsidR="001C3522" w:rsidRPr="007036CE" w:rsidRDefault="001C3522" w:rsidP="001C3522">
            <w:pPr>
              <w:pStyle w:val="GOSTTablenorm"/>
              <w:rPr>
                <w:ins w:id="13317" w:author="Опаева Лидия Арашаевна" w:date="2024-08-28T15:21:00Z"/>
              </w:rPr>
            </w:pPr>
            <w:ins w:id="13318" w:author="Опаева Лидия Арашаевна" w:date="2024-08-28T15:21:00Z">
              <w:r w:rsidRPr="007036CE">
                <w:t>нет</w:t>
              </w:r>
            </w:ins>
          </w:p>
        </w:tc>
        <w:tc>
          <w:tcPr>
            <w:tcW w:w="1109" w:type="pct"/>
          </w:tcPr>
          <w:p w14:paraId="6DF0FF91" w14:textId="77777777" w:rsidR="001C3522" w:rsidRPr="007036CE" w:rsidRDefault="001C3522" w:rsidP="001C3522">
            <w:pPr>
              <w:pStyle w:val="GOSTTablenorm"/>
              <w:rPr>
                <w:ins w:id="13319" w:author="Опаева Лидия Арашаевна" w:date="2024-08-28T15:21:00Z"/>
              </w:rPr>
            </w:pPr>
            <w:ins w:id="13320" w:author="Опаева Лидия Арашаевна" w:date="2024-08-28T15:21:00Z">
              <w:r w:rsidRPr="007036CE">
                <w:t>Код цели (аналитический код) по Дт</w:t>
              </w:r>
            </w:ins>
          </w:p>
        </w:tc>
        <w:tc>
          <w:tcPr>
            <w:tcW w:w="1109" w:type="pct"/>
          </w:tcPr>
          <w:p w14:paraId="51894C0B" w14:textId="77777777" w:rsidR="001C3522" w:rsidRPr="007036CE" w:rsidRDefault="001C3522" w:rsidP="001C3522">
            <w:pPr>
              <w:pStyle w:val="GOSTTablenorm"/>
              <w:rPr>
                <w:ins w:id="13321" w:author="Опаева Лидия Арашаевна" w:date="2024-08-28T15:21:00Z"/>
              </w:rPr>
            </w:pPr>
            <w:ins w:id="13322" w:author="Опаева Лидия Арашаевна" w:date="2024-08-28T15:21:00Z">
              <w:r w:rsidRPr="007036CE">
                <w:t>T0504833:DT_KS</w:t>
              </w:r>
            </w:ins>
          </w:p>
        </w:tc>
        <w:tc>
          <w:tcPr>
            <w:tcW w:w="1371" w:type="pct"/>
          </w:tcPr>
          <w:p w14:paraId="1B373144" w14:textId="77777777" w:rsidR="001C3522" w:rsidRPr="007036CE" w:rsidRDefault="001C3522" w:rsidP="001C3522">
            <w:pPr>
              <w:pStyle w:val="GOSTTablenorm"/>
              <w:rPr>
                <w:ins w:id="13323" w:author="Опаева Лидия Арашаевна" w:date="2024-08-28T15:21:00Z"/>
              </w:rPr>
            </w:pPr>
          </w:p>
        </w:tc>
      </w:tr>
      <w:tr w:rsidR="001C3522" w:rsidRPr="007036CE" w14:paraId="238FAFF8" w14:textId="77777777" w:rsidTr="001C3522">
        <w:trPr>
          <w:ins w:id="13324" w:author="Опаева Лидия Арашаевна" w:date="2024-08-28T15:21:00Z"/>
        </w:trPr>
        <w:tc>
          <w:tcPr>
            <w:tcW w:w="1109" w:type="pct"/>
          </w:tcPr>
          <w:p w14:paraId="08FAB2A1" w14:textId="77777777" w:rsidR="001C3522" w:rsidRPr="007036CE" w:rsidRDefault="001C3522" w:rsidP="001C3522">
            <w:pPr>
              <w:pStyle w:val="GOSTTablenorm"/>
              <w:rPr>
                <w:ins w:id="13325" w:author="Опаева Лидия Арашаевна" w:date="2024-08-28T15:21:00Z"/>
              </w:rPr>
            </w:pPr>
            <w:ins w:id="13326" w:author="Опаева Лидия Арашаевна" w:date="2024-08-28T15:21:00Z">
              <w:r w:rsidRPr="007036CE">
                <w:t>КЦ_Кт</w:t>
              </w:r>
            </w:ins>
          </w:p>
        </w:tc>
        <w:tc>
          <w:tcPr>
            <w:tcW w:w="302" w:type="pct"/>
          </w:tcPr>
          <w:p w14:paraId="14A390C6" w14:textId="77777777" w:rsidR="001C3522" w:rsidRPr="007036CE" w:rsidRDefault="001C3522" w:rsidP="001C3522">
            <w:pPr>
              <w:pStyle w:val="GOSTTablenorm"/>
              <w:rPr>
                <w:ins w:id="13327" w:author="Опаева Лидия Арашаевна" w:date="2024-08-28T15:21:00Z"/>
              </w:rPr>
            </w:pPr>
            <w:ins w:id="13328" w:author="Опаева Лидия Арашаевна" w:date="2024-08-28T15:21:00Z">
              <w:r w:rsidRPr="007036CE">
                <w:t>нет</w:t>
              </w:r>
            </w:ins>
          </w:p>
        </w:tc>
        <w:tc>
          <w:tcPr>
            <w:tcW w:w="1109" w:type="pct"/>
          </w:tcPr>
          <w:p w14:paraId="61F5BDF1" w14:textId="77777777" w:rsidR="001C3522" w:rsidRPr="007036CE" w:rsidRDefault="001C3522" w:rsidP="001C3522">
            <w:pPr>
              <w:pStyle w:val="GOSTTablenorm"/>
              <w:rPr>
                <w:ins w:id="13329" w:author="Опаева Лидия Арашаевна" w:date="2024-08-28T15:21:00Z"/>
              </w:rPr>
            </w:pPr>
            <w:ins w:id="13330" w:author="Опаева Лидия Арашаевна" w:date="2024-08-28T15:21:00Z">
              <w:r w:rsidRPr="007036CE">
                <w:t>Код цели (аналитический код) по Кт</w:t>
              </w:r>
            </w:ins>
          </w:p>
        </w:tc>
        <w:tc>
          <w:tcPr>
            <w:tcW w:w="1109" w:type="pct"/>
          </w:tcPr>
          <w:p w14:paraId="2B84A15E" w14:textId="77777777" w:rsidR="001C3522" w:rsidRPr="007036CE" w:rsidRDefault="001C3522" w:rsidP="001C3522">
            <w:pPr>
              <w:pStyle w:val="GOSTTablenorm"/>
              <w:rPr>
                <w:ins w:id="13331" w:author="Опаева Лидия Арашаевна" w:date="2024-08-28T15:21:00Z"/>
              </w:rPr>
            </w:pPr>
            <w:ins w:id="13332" w:author="Опаева Лидия Арашаевна" w:date="2024-08-28T15:21:00Z">
              <w:r w:rsidRPr="007036CE">
                <w:t>T0504833:CT_KS</w:t>
              </w:r>
            </w:ins>
          </w:p>
        </w:tc>
        <w:tc>
          <w:tcPr>
            <w:tcW w:w="1371" w:type="pct"/>
          </w:tcPr>
          <w:p w14:paraId="1A2F4C52" w14:textId="77777777" w:rsidR="001C3522" w:rsidRPr="007036CE" w:rsidRDefault="001C3522" w:rsidP="001C3522">
            <w:pPr>
              <w:pStyle w:val="GOSTTablenorm"/>
              <w:rPr>
                <w:ins w:id="13333" w:author="Опаева Лидия Арашаевна" w:date="2024-08-28T15:21:00Z"/>
              </w:rPr>
            </w:pPr>
          </w:p>
        </w:tc>
      </w:tr>
      <w:tr w:rsidR="001C3522" w:rsidRPr="007036CE" w14:paraId="3D8A18BA" w14:textId="77777777" w:rsidTr="001C3522">
        <w:trPr>
          <w:ins w:id="13334" w:author="Опаева Лидия Арашаевна" w:date="2024-08-28T15:21:00Z"/>
        </w:trPr>
        <w:tc>
          <w:tcPr>
            <w:tcW w:w="1109" w:type="pct"/>
          </w:tcPr>
          <w:p w14:paraId="5A5E9030" w14:textId="77777777" w:rsidR="001C3522" w:rsidRPr="007036CE" w:rsidRDefault="001C3522" w:rsidP="001C3522">
            <w:pPr>
              <w:pStyle w:val="GOSTTablenorm"/>
              <w:rPr>
                <w:ins w:id="13335" w:author="Опаева Лидия Арашаевна" w:date="2024-08-28T15:21:00Z"/>
                <w:color w:val="000000"/>
              </w:rPr>
            </w:pPr>
            <w:ins w:id="13336" w:author="Опаева Лидия Арашаевна" w:date="2024-08-28T15:21:00Z">
              <w:r w:rsidRPr="007036CE">
                <w:rPr>
                  <w:color w:val="000000"/>
                </w:rPr>
                <w:t>БО_Дт</w:t>
              </w:r>
            </w:ins>
          </w:p>
        </w:tc>
        <w:tc>
          <w:tcPr>
            <w:tcW w:w="302" w:type="pct"/>
          </w:tcPr>
          <w:p w14:paraId="78CE6C22" w14:textId="77777777" w:rsidR="001C3522" w:rsidRPr="007036CE" w:rsidRDefault="001C3522" w:rsidP="001C3522">
            <w:pPr>
              <w:pStyle w:val="GOSTTablenorm"/>
              <w:rPr>
                <w:ins w:id="13337" w:author="Опаева Лидия Арашаевна" w:date="2024-08-28T15:21:00Z"/>
                <w:color w:val="000000"/>
              </w:rPr>
            </w:pPr>
            <w:ins w:id="13338" w:author="Опаева Лидия Арашаевна" w:date="2024-08-28T15:21:00Z">
              <w:r w:rsidRPr="007036CE">
                <w:rPr>
                  <w:color w:val="000000"/>
                </w:rPr>
                <w:t>нет</w:t>
              </w:r>
            </w:ins>
          </w:p>
        </w:tc>
        <w:tc>
          <w:tcPr>
            <w:tcW w:w="1109" w:type="pct"/>
          </w:tcPr>
          <w:p w14:paraId="2217475E" w14:textId="77777777" w:rsidR="001C3522" w:rsidRPr="007036CE" w:rsidRDefault="001C3522" w:rsidP="001C3522">
            <w:pPr>
              <w:pStyle w:val="GOSTTablenorm"/>
              <w:rPr>
                <w:ins w:id="13339" w:author="Опаева Лидия Арашаевна" w:date="2024-08-28T15:21:00Z"/>
                <w:color w:val="000000"/>
              </w:rPr>
            </w:pPr>
            <w:ins w:id="13340" w:author="Опаева Лидия Арашаевна" w:date="2024-08-28T15:21:00Z">
              <w:r w:rsidRPr="007036CE">
                <w:rPr>
                  <w:color w:val="000000"/>
                </w:rPr>
                <w:t>Бюджетное обязательство по Дт</w:t>
              </w:r>
            </w:ins>
          </w:p>
        </w:tc>
        <w:tc>
          <w:tcPr>
            <w:tcW w:w="1109" w:type="pct"/>
          </w:tcPr>
          <w:p w14:paraId="7219B417" w14:textId="77777777" w:rsidR="001C3522" w:rsidRPr="007036CE" w:rsidRDefault="001C3522" w:rsidP="001C3522">
            <w:pPr>
              <w:pStyle w:val="GOSTTablenorm"/>
              <w:rPr>
                <w:ins w:id="13341" w:author="Опаева Лидия Арашаевна" w:date="2024-08-28T15:21:00Z"/>
                <w:color w:val="000000"/>
              </w:rPr>
            </w:pPr>
            <w:ins w:id="13342" w:author="Опаева Лидия Арашаевна" w:date="2024-08-28T15:21:00Z">
              <w:r w:rsidRPr="007036CE">
                <w:rPr>
                  <w:color w:val="000000"/>
                </w:rPr>
                <w:t>T0504833:DT_BO</w:t>
              </w:r>
            </w:ins>
          </w:p>
        </w:tc>
        <w:tc>
          <w:tcPr>
            <w:tcW w:w="1371" w:type="pct"/>
          </w:tcPr>
          <w:p w14:paraId="5F1ED97A" w14:textId="77777777" w:rsidR="001C3522" w:rsidRPr="007036CE" w:rsidRDefault="001C3522" w:rsidP="001C3522">
            <w:pPr>
              <w:pStyle w:val="GOSTTablenorm"/>
              <w:rPr>
                <w:ins w:id="13343" w:author="Опаева Лидия Арашаевна" w:date="2024-08-28T15:21:00Z"/>
                <w:szCs w:val="22"/>
              </w:rPr>
            </w:pPr>
          </w:p>
        </w:tc>
      </w:tr>
      <w:tr w:rsidR="001C3522" w:rsidRPr="007036CE" w14:paraId="430710A6" w14:textId="77777777" w:rsidTr="001C3522">
        <w:trPr>
          <w:ins w:id="13344" w:author="Опаева Лидия Арашаевна" w:date="2024-08-28T15:21:00Z"/>
        </w:trPr>
        <w:tc>
          <w:tcPr>
            <w:tcW w:w="1109" w:type="pct"/>
          </w:tcPr>
          <w:p w14:paraId="75E377A0" w14:textId="77777777" w:rsidR="001C3522" w:rsidRPr="007036CE" w:rsidRDefault="001C3522" w:rsidP="001C3522">
            <w:pPr>
              <w:pStyle w:val="GOSTTablenorm"/>
              <w:rPr>
                <w:ins w:id="13345" w:author="Опаева Лидия Арашаевна" w:date="2024-08-28T15:21:00Z"/>
                <w:color w:val="000000"/>
              </w:rPr>
            </w:pPr>
            <w:ins w:id="13346" w:author="Опаева Лидия Арашаевна" w:date="2024-08-28T15:21:00Z">
              <w:r w:rsidRPr="007036CE">
                <w:rPr>
                  <w:color w:val="000000"/>
                </w:rPr>
                <w:t>БО_Кт</w:t>
              </w:r>
            </w:ins>
          </w:p>
        </w:tc>
        <w:tc>
          <w:tcPr>
            <w:tcW w:w="302" w:type="pct"/>
          </w:tcPr>
          <w:p w14:paraId="32713015" w14:textId="77777777" w:rsidR="001C3522" w:rsidRPr="007036CE" w:rsidRDefault="001C3522" w:rsidP="001C3522">
            <w:pPr>
              <w:pStyle w:val="GOSTTablenorm"/>
              <w:rPr>
                <w:ins w:id="13347" w:author="Опаева Лидия Арашаевна" w:date="2024-08-28T15:21:00Z"/>
                <w:color w:val="000000"/>
              </w:rPr>
            </w:pPr>
            <w:ins w:id="13348" w:author="Опаева Лидия Арашаевна" w:date="2024-08-28T15:21:00Z">
              <w:r w:rsidRPr="007036CE">
                <w:rPr>
                  <w:color w:val="000000"/>
                </w:rPr>
                <w:t>нет</w:t>
              </w:r>
            </w:ins>
          </w:p>
        </w:tc>
        <w:tc>
          <w:tcPr>
            <w:tcW w:w="1109" w:type="pct"/>
          </w:tcPr>
          <w:p w14:paraId="3B4E7251" w14:textId="77777777" w:rsidR="001C3522" w:rsidRPr="007036CE" w:rsidRDefault="001C3522" w:rsidP="001C3522">
            <w:pPr>
              <w:pStyle w:val="GOSTTablenorm"/>
              <w:rPr>
                <w:ins w:id="13349" w:author="Опаева Лидия Арашаевна" w:date="2024-08-28T15:21:00Z"/>
                <w:color w:val="000000"/>
              </w:rPr>
            </w:pPr>
            <w:ins w:id="13350" w:author="Опаева Лидия Арашаевна" w:date="2024-08-28T15:21:00Z">
              <w:r w:rsidRPr="007036CE">
                <w:rPr>
                  <w:color w:val="000000"/>
                </w:rPr>
                <w:t>Бюджетное обязательство по Кт</w:t>
              </w:r>
            </w:ins>
          </w:p>
        </w:tc>
        <w:tc>
          <w:tcPr>
            <w:tcW w:w="1109" w:type="pct"/>
          </w:tcPr>
          <w:p w14:paraId="4B845B5A" w14:textId="77777777" w:rsidR="001C3522" w:rsidRPr="007036CE" w:rsidRDefault="001C3522" w:rsidP="001C3522">
            <w:pPr>
              <w:pStyle w:val="GOSTTablenorm"/>
              <w:rPr>
                <w:ins w:id="13351" w:author="Опаева Лидия Арашаевна" w:date="2024-08-28T15:21:00Z"/>
                <w:color w:val="000000"/>
              </w:rPr>
            </w:pPr>
            <w:ins w:id="13352" w:author="Опаева Лидия Арашаевна" w:date="2024-08-28T15:21:00Z">
              <w:r w:rsidRPr="007036CE">
                <w:rPr>
                  <w:color w:val="000000"/>
                </w:rPr>
                <w:t>T0504833:CT_BO</w:t>
              </w:r>
            </w:ins>
          </w:p>
        </w:tc>
        <w:tc>
          <w:tcPr>
            <w:tcW w:w="1371" w:type="pct"/>
          </w:tcPr>
          <w:p w14:paraId="2FB161F0" w14:textId="77777777" w:rsidR="001C3522" w:rsidRPr="007036CE" w:rsidRDefault="001C3522" w:rsidP="001C3522">
            <w:pPr>
              <w:pStyle w:val="GOSTTablenorm"/>
              <w:rPr>
                <w:ins w:id="13353" w:author="Опаева Лидия Арашаевна" w:date="2024-08-28T15:21:00Z"/>
                <w:szCs w:val="22"/>
              </w:rPr>
            </w:pPr>
          </w:p>
        </w:tc>
      </w:tr>
      <w:tr w:rsidR="001C3522" w:rsidRPr="007036CE" w14:paraId="0C7A857B" w14:textId="77777777" w:rsidTr="001C3522">
        <w:trPr>
          <w:ins w:id="13354" w:author="Опаева Лидия Арашаевна" w:date="2024-08-28T15:21:00Z"/>
        </w:trPr>
        <w:tc>
          <w:tcPr>
            <w:tcW w:w="1109" w:type="pct"/>
          </w:tcPr>
          <w:p w14:paraId="01168FB1" w14:textId="77777777" w:rsidR="001C3522" w:rsidRPr="007036CE" w:rsidRDefault="001C3522" w:rsidP="001C3522">
            <w:pPr>
              <w:pStyle w:val="GOSTTablenorm"/>
              <w:rPr>
                <w:ins w:id="13355" w:author="Опаева Лидия Арашаевна" w:date="2024-08-28T15:21:00Z"/>
                <w:color w:val="000000"/>
              </w:rPr>
            </w:pPr>
            <w:ins w:id="13356" w:author="Опаева Лидия Арашаевна" w:date="2024-08-28T15:21:00Z">
              <w:r w:rsidRPr="007036CE">
                <w:rPr>
                  <w:color w:val="000000"/>
                </w:rPr>
                <w:t>ОКТМО_Дт</w:t>
              </w:r>
            </w:ins>
          </w:p>
        </w:tc>
        <w:tc>
          <w:tcPr>
            <w:tcW w:w="302" w:type="pct"/>
          </w:tcPr>
          <w:p w14:paraId="5993358B" w14:textId="77777777" w:rsidR="001C3522" w:rsidRPr="007036CE" w:rsidRDefault="001C3522" w:rsidP="001C3522">
            <w:pPr>
              <w:pStyle w:val="GOSTTablenorm"/>
              <w:rPr>
                <w:ins w:id="13357" w:author="Опаева Лидия Арашаевна" w:date="2024-08-28T15:21:00Z"/>
                <w:color w:val="000000"/>
              </w:rPr>
            </w:pPr>
            <w:ins w:id="13358" w:author="Опаева Лидия Арашаевна" w:date="2024-08-28T15:21:00Z">
              <w:r w:rsidRPr="007036CE">
                <w:rPr>
                  <w:color w:val="000000"/>
                </w:rPr>
                <w:t>нет</w:t>
              </w:r>
            </w:ins>
          </w:p>
        </w:tc>
        <w:tc>
          <w:tcPr>
            <w:tcW w:w="1109" w:type="pct"/>
          </w:tcPr>
          <w:p w14:paraId="7F79F0D5" w14:textId="77777777" w:rsidR="001C3522" w:rsidRPr="007036CE" w:rsidRDefault="001C3522" w:rsidP="001C3522">
            <w:pPr>
              <w:pStyle w:val="GOSTTablenorm"/>
              <w:rPr>
                <w:ins w:id="13359" w:author="Опаева Лидия Арашаевна" w:date="2024-08-28T15:21:00Z"/>
                <w:color w:val="000000"/>
              </w:rPr>
            </w:pPr>
            <w:ins w:id="13360" w:author="Опаева Лидия Арашаевна" w:date="2024-08-28T15:21:00Z">
              <w:r w:rsidRPr="007036CE">
                <w:rPr>
                  <w:color w:val="000000"/>
                </w:rPr>
                <w:t>ОКТМО по Дт</w:t>
              </w:r>
            </w:ins>
          </w:p>
        </w:tc>
        <w:tc>
          <w:tcPr>
            <w:tcW w:w="1109" w:type="pct"/>
          </w:tcPr>
          <w:p w14:paraId="041910CC" w14:textId="77777777" w:rsidR="001C3522" w:rsidRPr="007036CE" w:rsidRDefault="001C3522" w:rsidP="001C3522">
            <w:pPr>
              <w:pStyle w:val="GOSTTablenorm"/>
              <w:rPr>
                <w:ins w:id="13361" w:author="Опаева Лидия Арашаевна" w:date="2024-08-28T15:21:00Z"/>
                <w:color w:val="000000"/>
              </w:rPr>
            </w:pPr>
            <w:ins w:id="13362" w:author="Опаева Лидия Арашаевна" w:date="2024-08-28T15:21:00Z">
              <w:r w:rsidRPr="007036CE">
                <w:rPr>
                  <w:color w:val="000000"/>
                </w:rPr>
                <w:t>T0504833:DT_</w:t>
              </w:r>
              <w:r w:rsidRPr="007036CE">
                <w:rPr>
                  <w:color w:val="000000"/>
                  <w:lang w:val="en-US"/>
                </w:rPr>
                <w:t>OKTMO</w:t>
              </w:r>
            </w:ins>
          </w:p>
        </w:tc>
        <w:tc>
          <w:tcPr>
            <w:tcW w:w="1371" w:type="pct"/>
          </w:tcPr>
          <w:p w14:paraId="50A6077F" w14:textId="77777777" w:rsidR="001C3522" w:rsidRPr="007036CE" w:rsidRDefault="001C3522" w:rsidP="001C3522">
            <w:pPr>
              <w:pStyle w:val="GOSTTablenorm"/>
              <w:rPr>
                <w:ins w:id="13363" w:author="Опаева Лидия Арашаевна" w:date="2024-08-28T15:21:00Z"/>
                <w:szCs w:val="22"/>
              </w:rPr>
            </w:pPr>
          </w:p>
        </w:tc>
      </w:tr>
      <w:tr w:rsidR="001C3522" w:rsidRPr="007036CE" w14:paraId="69BBFEE8" w14:textId="77777777" w:rsidTr="001C3522">
        <w:trPr>
          <w:ins w:id="13364" w:author="Опаева Лидия Арашаевна" w:date="2024-08-28T15:21:00Z"/>
        </w:trPr>
        <w:tc>
          <w:tcPr>
            <w:tcW w:w="1109" w:type="pct"/>
          </w:tcPr>
          <w:p w14:paraId="535F7A34" w14:textId="77777777" w:rsidR="001C3522" w:rsidRPr="007036CE" w:rsidRDefault="001C3522" w:rsidP="001C3522">
            <w:pPr>
              <w:pStyle w:val="GOSTTablenorm"/>
              <w:rPr>
                <w:ins w:id="13365" w:author="Опаева Лидия Арашаевна" w:date="2024-08-28T15:21:00Z"/>
                <w:color w:val="000000"/>
              </w:rPr>
            </w:pPr>
            <w:ins w:id="13366" w:author="Опаева Лидия Арашаевна" w:date="2024-08-28T15:21:00Z">
              <w:r w:rsidRPr="007036CE">
                <w:rPr>
                  <w:color w:val="000000"/>
                </w:rPr>
                <w:t>ОКТМО_Кт</w:t>
              </w:r>
            </w:ins>
          </w:p>
        </w:tc>
        <w:tc>
          <w:tcPr>
            <w:tcW w:w="302" w:type="pct"/>
          </w:tcPr>
          <w:p w14:paraId="10DFF16A" w14:textId="77777777" w:rsidR="001C3522" w:rsidRPr="007036CE" w:rsidRDefault="001C3522" w:rsidP="001C3522">
            <w:pPr>
              <w:pStyle w:val="GOSTTablenorm"/>
              <w:rPr>
                <w:ins w:id="13367" w:author="Опаева Лидия Арашаевна" w:date="2024-08-28T15:21:00Z"/>
                <w:color w:val="000000"/>
              </w:rPr>
            </w:pPr>
            <w:ins w:id="13368" w:author="Опаева Лидия Арашаевна" w:date="2024-08-28T15:21:00Z">
              <w:r w:rsidRPr="007036CE">
                <w:rPr>
                  <w:color w:val="000000"/>
                </w:rPr>
                <w:t>нет</w:t>
              </w:r>
            </w:ins>
          </w:p>
        </w:tc>
        <w:tc>
          <w:tcPr>
            <w:tcW w:w="1109" w:type="pct"/>
          </w:tcPr>
          <w:p w14:paraId="7A3D1EC9" w14:textId="77777777" w:rsidR="001C3522" w:rsidRPr="007036CE" w:rsidRDefault="001C3522" w:rsidP="001C3522">
            <w:pPr>
              <w:pStyle w:val="GOSTTablenorm"/>
              <w:rPr>
                <w:ins w:id="13369" w:author="Опаева Лидия Арашаевна" w:date="2024-08-28T15:21:00Z"/>
                <w:color w:val="000000"/>
              </w:rPr>
            </w:pPr>
            <w:ins w:id="13370" w:author="Опаева Лидия Арашаевна" w:date="2024-08-28T15:21:00Z">
              <w:r w:rsidRPr="007036CE">
                <w:rPr>
                  <w:color w:val="000000"/>
                </w:rPr>
                <w:t>ОКТМО по Кт</w:t>
              </w:r>
            </w:ins>
          </w:p>
        </w:tc>
        <w:tc>
          <w:tcPr>
            <w:tcW w:w="1109" w:type="pct"/>
          </w:tcPr>
          <w:p w14:paraId="15D2F677" w14:textId="77777777" w:rsidR="001C3522" w:rsidRPr="007036CE" w:rsidRDefault="001C3522" w:rsidP="001C3522">
            <w:pPr>
              <w:pStyle w:val="GOSTTablenorm"/>
              <w:rPr>
                <w:ins w:id="13371" w:author="Опаева Лидия Арашаевна" w:date="2024-08-28T15:21:00Z"/>
                <w:color w:val="000000"/>
              </w:rPr>
            </w:pPr>
            <w:ins w:id="13372" w:author="Опаева Лидия Арашаевна" w:date="2024-08-28T15:21:00Z">
              <w:r w:rsidRPr="007036CE">
                <w:rPr>
                  <w:color w:val="000000"/>
                </w:rPr>
                <w:t>T0504833:CT_</w:t>
              </w:r>
              <w:r w:rsidRPr="007036CE">
                <w:rPr>
                  <w:color w:val="000000"/>
                  <w:lang w:val="en-US"/>
                </w:rPr>
                <w:t>OKTMO</w:t>
              </w:r>
            </w:ins>
          </w:p>
        </w:tc>
        <w:tc>
          <w:tcPr>
            <w:tcW w:w="1371" w:type="pct"/>
          </w:tcPr>
          <w:p w14:paraId="5945E701" w14:textId="77777777" w:rsidR="001C3522" w:rsidRPr="007036CE" w:rsidRDefault="001C3522" w:rsidP="001C3522">
            <w:pPr>
              <w:pStyle w:val="GOSTTablenorm"/>
              <w:rPr>
                <w:ins w:id="13373" w:author="Опаева Лидия Арашаевна" w:date="2024-08-28T15:21:00Z"/>
                <w:szCs w:val="22"/>
              </w:rPr>
            </w:pPr>
          </w:p>
        </w:tc>
      </w:tr>
      <w:tr w:rsidR="001C3522" w:rsidRPr="007036CE" w14:paraId="429CA8F2" w14:textId="77777777" w:rsidTr="001C3522">
        <w:trPr>
          <w:ins w:id="13374" w:author="Опаева Лидия Арашаевна" w:date="2024-08-28T15:21:00Z"/>
        </w:trPr>
        <w:tc>
          <w:tcPr>
            <w:tcW w:w="1109" w:type="pct"/>
          </w:tcPr>
          <w:p w14:paraId="6C2EF98C" w14:textId="77777777" w:rsidR="001C3522" w:rsidRPr="007036CE" w:rsidRDefault="001C3522" w:rsidP="001C3522">
            <w:pPr>
              <w:pStyle w:val="GOSTTablenorm"/>
              <w:rPr>
                <w:ins w:id="13375" w:author="Опаева Лидия Арашаевна" w:date="2024-08-28T15:21:00Z"/>
              </w:rPr>
            </w:pPr>
            <w:ins w:id="13376" w:author="Опаева Лидия Арашаевна" w:date="2024-08-28T15:21:00Z">
              <w:r w:rsidRPr="007036CE">
                <w:t>ПЗО_Дт</w:t>
              </w:r>
            </w:ins>
          </w:p>
        </w:tc>
        <w:tc>
          <w:tcPr>
            <w:tcW w:w="302" w:type="pct"/>
          </w:tcPr>
          <w:p w14:paraId="612865F2" w14:textId="77777777" w:rsidR="001C3522" w:rsidRPr="007036CE" w:rsidRDefault="001C3522" w:rsidP="001C3522">
            <w:pPr>
              <w:pStyle w:val="GOSTTablenorm"/>
              <w:rPr>
                <w:ins w:id="13377" w:author="Опаева Лидия Арашаевна" w:date="2024-08-28T15:21:00Z"/>
              </w:rPr>
            </w:pPr>
            <w:ins w:id="13378" w:author="Опаева Лидия Арашаевна" w:date="2024-08-28T15:21:00Z">
              <w:r w:rsidRPr="007036CE">
                <w:t>нет</w:t>
              </w:r>
            </w:ins>
          </w:p>
        </w:tc>
        <w:tc>
          <w:tcPr>
            <w:tcW w:w="1109" w:type="pct"/>
          </w:tcPr>
          <w:p w14:paraId="65DBD8F1" w14:textId="77777777" w:rsidR="001C3522" w:rsidRPr="007036CE" w:rsidRDefault="001C3522" w:rsidP="001C3522">
            <w:pPr>
              <w:pStyle w:val="GOSTTablenorm"/>
              <w:rPr>
                <w:ins w:id="13379" w:author="Опаева Лидия Арашаевна" w:date="2024-08-28T15:21:00Z"/>
              </w:rPr>
            </w:pPr>
            <w:ins w:id="13380" w:author="Опаева Лидия Арашаевна" w:date="2024-08-28T15:21:00Z">
              <w:r w:rsidRPr="007036CE">
                <w:t>Признак заключительных оборотов по Дт</w:t>
              </w:r>
            </w:ins>
          </w:p>
        </w:tc>
        <w:tc>
          <w:tcPr>
            <w:tcW w:w="1109" w:type="pct"/>
          </w:tcPr>
          <w:p w14:paraId="3E1E8232" w14:textId="77777777" w:rsidR="001C3522" w:rsidRPr="007036CE" w:rsidRDefault="001C3522" w:rsidP="001C3522">
            <w:pPr>
              <w:pStyle w:val="GOSTTablenorm"/>
              <w:rPr>
                <w:ins w:id="13381" w:author="Опаева Лидия Арашаевна" w:date="2024-08-28T15:21:00Z"/>
              </w:rPr>
            </w:pPr>
            <w:ins w:id="13382" w:author="Опаева Лидия Арашаевна" w:date="2024-08-28T15:21:00Z">
              <w:r w:rsidRPr="007036CE">
                <w:t>T0504833:DT_PZO</w:t>
              </w:r>
            </w:ins>
          </w:p>
        </w:tc>
        <w:tc>
          <w:tcPr>
            <w:tcW w:w="1371" w:type="pct"/>
          </w:tcPr>
          <w:p w14:paraId="3375A08A" w14:textId="77777777" w:rsidR="001C3522" w:rsidRPr="007036CE" w:rsidRDefault="001C3522" w:rsidP="001C3522">
            <w:pPr>
              <w:pStyle w:val="GOSTTablenorm"/>
              <w:rPr>
                <w:ins w:id="13383" w:author="Опаева Лидия Арашаевна" w:date="2024-08-28T15:21:00Z"/>
              </w:rPr>
            </w:pPr>
          </w:p>
        </w:tc>
      </w:tr>
      <w:tr w:rsidR="001C3522" w:rsidRPr="007036CE" w14:paraId="66048191" w14:textId="77777777" w:rsidTr="001C3522">
        <w:trPr>
          <w:ins w:id="13384" w:author="Опаева Лидия Арашаевна" w:date="2024-08-28T15:21:00Z"/>
        </w:trPr>
        <w:tc>
          <w:tcPr>
            <w:tcW w:w="1109" w:type="pct"/>
          </w:tcPr>
          <w:p w14:paraId="0F0A2B73" w14:textId="77777777" w:rsidR="001C3522" w:rsidRPr="007036CE" w:rsidRDefault="001C3522" w:rsidP="001C3522">
            <w:pPr>
              <w:pStyle w:val="GOSTTablenorm"/>
              <w:rPr>
                <w:ins w:id="13385" w:author="Опаева Лидия Арашаевна" w:date="2024-08-28T15:21:00Z"/>
              </w:rPr>
            </w:pPr>
            <w:ins w:id="13386" w:author="Опаева Лидия Арашаевна" w:date="2024-08-28T15:21:00Z">
              <w:r w:rsidRPr="007036CE">
                <w:t>ПЗО_Кт</w:t>
              </w:r>
            </w:ins>
          </w:p>
        </w:tc>
        <w:tc>
          <w:tcPr>
            <w:tcW w:w="302" w:type="pct"/>
          </w:tcPr>
          <w:p w14:paraId="1431A4F6" w14:textId="77777777" w:rsidR="001C3522" w:rsidRPr="007036CE" w:rsidRDefault="001C3522" w:rsidP="001C3522">
            <w:pPr>
              <w:pStyle w:val="GOSTTablenorm"/>
              <w:rPr>
                <w:ins w:id="13387" w:author="Опаева Лидия Арашаевна" w:date="2024-08-28T15:21:00Z"/>
              </w:rPr>
            </w:pPr>
            <w:ins w:id="13388" w:author="Опаева Лидия Арашаевна" w:date="2024-08-28T15:21:00Z">
              <w:r w:rsidRPr="007036CE">
                <w:t>нет</w:t>
              </w:r>
            </w:ins>
          </w:p>
        </w:tc>
        <w:tc>
          <w:tcPr>
            <w:tcW w:w="1109" w:type="pct"/>
          </w:tcPr>
          <w:p w14:paraId="4F921E19" w14:textId="77777777" w:rsidR="001C3522" w:rsidRPr="007036CE" w:rsidRDefault="001C3522" w:rsidP="001C3522">
            <w:pPr>
              <w:pStyle w:val="GOSTTablenorm"/>
              <w:rPr>
                <w:ins w:id="13389" w:author="Опаева Лидия Арашаевна" w:date="2024-08-28T15:21:00Z"/>
              </w:rPr>
            </w:pPr>
            <w:ins w:id="13390" w:author="Опаева Лидия Арашаевна" w:date="2024-08-28T15:21:00Z">
              <w:r w:rsidRPr="007036CE">
                <w:t>Признак заключительных оборотов по Кт</w:t>
              </w:r>
            </w:ins>
          </w:p>
        </w:tc>
        <w:tc>
          <w:tcPr>
            <w:tcW w:w="1109" w:type="pct"/>
          </w:tcPr>
          <w:p w14:paraId="33998FC8" w14:textId="77777777" w:rsidR="001C3522" w:rsidRPr="007036CE" w:rsidRDefault="001C3522" w:rsidP="001C3522">
            <w:pPr>
              <w:pStyle w:val="GOSTTablenorm"/>
              <w:rPr>
                <w:ins w:id="13391" w:author="Опаева Лидия Арашаевна" w:date="2024-08-28T15:21:00Z"/>
              </w:rPr>
            </w:pPr>
            <w:ins w:id="13392" w:author="Опаева Лидия Арашаевна" w:date="2024-08-28T15:21:00Z">
              <w:r w:rsidRPr="007036CE">
                <w:t>T0504833:CT_PZO</w:t>
              </w:r>
            </w:ins>
          </w:p>
        </w:tc>
        <w:tc>
          <w:tcPr>
            <w:tcW w:w="1371" w:type="pct"/>
          </w:tcPr>
          <w:p w14:paraId="252DB84F" w14:textId="77777777" w:rsidR="001C3522" w:rsidRPr="007036CE" w:rsidRDefault="001C3522" w:rsidP="001C3522">
            <w:pPr>
              <w:pStyle w:val="GOSTTablenorm"/>
              <w:rPr>
                <w:ins w:id="13393" w:author="Опаева Лидия Арашаевна" w:date="2024-08-28T15:21:00Z"/>
              </w:rPr>
            </w:pPr>
          </w:p>
        </w:tc>
      </w:tr>
      <w:tr w:rsidR="001C3522" w:rsidRPr="007036CE" w14:paraId="025CAF5D" w14:textId="77777777" w:rsidTr="001C3522">
        <w:trPr>
          <w:ins w:id="13394" w:author="Опаева Лидия Арашаевна" w:date="2024-08-28T15:21:00Z"/>
        </w:trPr>
        <w:tc>
          <w:tcPr>
            <w:tcW w:w="1109" w:type="pct"/>
          </w:tcPr>
          <w:p w14:paraId="55EB93D5" w14:textId="77777777" w:rsidR="001C3522" w:rsidRPr="007036CE" w:rsidRDefault="001C3522" w:rsidP="001C3522">
            <w:pPr>
              <w:pStyle w:val="GOSTTablenorm"/>
              <w:rPr>
                <w:ins w:id="13395" w:author="Опаева Лидия Арашаевна" w:date="2024-08-28T15:21:00Z"/>
              </w:rPr>
            </w:pPr>
            <w:ins w:id="13396" w:author="Опаева Лидия Арашаевна" w:date="2024-08-28T15:21:00Z">
              <w:r w:rsidRPr="007036CE">
                <w:t>ОКС_КМИ_Дт</w:t>
              </w:r>
            </w:ins>
          </w:p>
        </w:tc>
        <w:tc>
          <w:tcPr>
            <w:tcW w:w="302" w:type="pct"/>
          </w:tcPr>
          <w:p w14:paraId="49932B65" w14:textId="77777777" w:rsidR="001C3522" w:rsidRPr="007036CE" w:rsidRDefault="001C3522" w:rsidP="001C3522">
            <w:pPr>
              <w:pStyle w:val="GOSTTablenorm"/>
              <w:rPr>
                <w:ins w:id="13397" w:author="Опаева Лидия Арашаевна" w:date="2024-08-28T15:21:00Z"/>
              </w:rPr>
            </w:pPr>
            <w:ins w:id="13398" w:author="Опаева Лидия Арашаевна" w:date="2024-08-28T15:21:00Z">
              <w:r w:rsidRPr="007036CE">
                <w:t>нет</w:t>
              </w:r>
            </w:ins>
          </w:p>
        </w:tc>
        <w:tc>
          <w:tcPr>
            <w:tcW w:w="1109" w:type="pct"/>
          </w:tcPr>
          <w:p w14:paraId="2DF49371" w14:textId="77777777" w:rsidR="001C3522" w:rsidRPr="007036CE" w:rsidRDefault="001C3522" w:rsidP="001C3522">
            <w:pPr>
              <w:pStyle w:val="GOSTTablenorm"/>
              <w:rPr>
                <w:ins w:id="13399" w:author="Опаева Лидия Арашаевна" w:date="2024-08-28T15:21:00Z"/>
              </w:rPr>
            </w:pPr>
            <w:ins w:id="13400" w:author="Опаева Лидия Арашаевна" w:date="2024-08-28T15:21:00Z">
              <w:r w:rsidRPr="007036CE">
                <w:t>ОКС/КМИ по Дт</w:t>
              </w:r>
            </w:ins>
          </w:p>
        </w:tc>
        <w:tc>
          <w:tcPr>
            <w:tcW w:w="1109" w:type="pct"/>
          </w:tcPr>
          <w:p w14:paraId="1AC9100C" w14:textId="77777777" w:rsidR="001C3522" w:rsidRPr="007036CE" w:rsidRDefault="001C3522" w:rsidP="001C3522">
            <w:pPr>
              <w:pStyle w:val="GOSTTablenorm"/>
              <w:rPr>
                <w:ins w:id="13401" w:author="Опаева Лидия Арашаевна" w:date="2024-08-28T15:21:00Z"/>
              </w:rPr>
            </w:pPr>
            <w:ins w:id="13402" w:author="Опаева Лидия Арашаевна" w:date="2024-08-28T15:21:00Z">
              <w:r w:rsidRPr="007036CE">
                <w:t>T0504833:DT_FAIP</w:t>
              </w:r>
            </w:ins>
          </w:p>
        </w:tc>
        <w:tc>
          <w:tcPr>
            <w:tcW w:w="1371" w:type="pct"/>
          </w:tcPr>
          <w:p w14:paraId="2E796677" w14:textId="77777777" w:rsidR="001C3522" w:rsidRPr="007036CE" w:rsidRDefault="001C3522" w:rsidP="001C3522">
            <w:pPr>
              <w:pStyle w:val="GOSTTablenorm"/>
              <w:rPr>
                <w:ins w:id="13403" w:author="Опаева Лидия Арашаевна" w:date="2024-08-28T15:21:00Z"/>
              </w:rPr>
            </w:pPr>
          </w:p>
        </w:tc>
      </w:tr>
      <w:tr w:rsidR="001C3522" w:rsidRPr="007036CE" w14:paraId="4B88F123" w14:textId="77777777" w:rsidTr="001C3522">
        <w:trPr>
          <w:ins w:id="13404" w:author="Опаева Лидия Арашаевна" w:date="2024-08-28T15:21:00Z"/>
        </w:trPr>
        <w:tc>
          <w:tcPr>
            <w:tcW w:w="1109" w:type="pct"/>
          </w:tcPr>
          <w:p w14:paraId="38C024E1" w14:textId="77777777" w:rsidR="001C3522" w:rsidRPr="007036CE" w:rsidRDefault="001C3522" w:rsidP="001C3522">
            <w:pPr>
              <w:pStyle w:val="GOSTTablenorm"/>
              <w:rPr>
                <w:ins w:id="13405" w:author="Опаева Лидия Арашаевна" w:date="2024-08-28T15:21:00Z"/>
              </w:rPr>
            </w:pPr>
            <w:ins w:id="13406" w:author="Опаева Лидия Арашаевна" w:date="2024-08-28T15:21:00Z">
              <w:r w:rsidRPr="007036CE">
                <w:t>ОКС_КМИ_Кт</w:t>
              </w:r>
            </w:ins>
          </w:p>
        </w:tc>
        <w:tc>
          <w:tcPr>
            <w:tcW w:w="302" w:type="pct"/>
          </w:tcPr>
          <w:p w14:paraId="3E539805" w14:textId="77777777" w:rsidR="001C3522" w:rsidRPr="007036CE" w:rsidRDefault="001C3522" w:rsidP="001C3522">
            <w:pPr>
              <w:pStyle w:val="GOSTTablenorm"/>
              <w:rPr>
                <w:ins w:id="13407" w:author="Опаева Лидия Арашаевна" w:date="2024-08-28T15:21:00Z"/>
              </w:rPr>
            </w:pPr>
            <w:ins w:id="13408" w:author="Опаева Лидия Арашаевна" w:date="2024-08-28T15:21:00Z">
              <w:r w:rsidRPr="007036CE">
                <w:t>нет</w:t>
              </w:r>
            </w:ins>
          </w:p>
        </w:tc>
        <w:tc>
          <w:tcPr>
            <w:tcW w:w="1109" w:type="pct"/>
          </w:tcPr>
          <w:p w14:paraId="27FBBEDA" w14:textId="77777777" w:rsidR="001C3522" w:rsidRPr="007036CE" w:rsidRDefault="001C3522" w:rsidP="001C3522">
            <w:pPr>
              <w:pStyle w:val="GOSTTablenorm"/>
              <w:rPr>
                <w:ins w:id="13409" w:author="Опаева Лидия Арашаевна" w:date="2024-08-28T15:21:00Z"/>
              </w:rPr>
            </w:pPr>
            <w:ins w:id="13410" w:author="Опаева Лидия Арашаевна" w:date="2024-08-28T15:21:00Z">
              <w:r w:rsidRPr="007036CE">
                <w:t>ОКС/КМИ по Кт</w:t>
              </w:r>
            </w:ins>
          </w:p>
        </w:tc>
        <w:tc>
          <w:tcPr>
            <w:tcW w:w="1109" w:type="pct"/>
          </w:tcPr>
          <w:p w14:paraId="7FD56C29" w14:textId="77777777" w:rsidR="001C3522" w:rsidRPr="007036CE" w:rsidRDefault="001C3522" w:rsidP="001C3522">
            <w:pPr>
              <w:pStyle w:val="GOSTTablenorm"/>
              <w:rPr>
                <w:ins w:id="13411" w:author="Опаева Лидия Арашаевна" w:date="2024-08-28T15:21:00Z"/>
              </w:rPr>
            </w:pPr>
            <w:ins w:id="13412" w:author="Опаева Лидия Арашаевна" w:date="2024-08-28T15:21:00Z">
              <w:r w:rsidRPr="007036CE">
                <w:t>T0504833:CT_FAIP</w:t>
              </w:r>
            </w:ins>
          </w:p>
        </w:tc>
        <w:tc>
          <w:tcPr>
            <w:tcW w:w="1371" w:type="pct"/>
          </w:tcPr>
          <w:p w14:paraId="39A35F39" w14:textId="77777777" w:rsidR="001C3522" w:rsidRPr="007036CE" w:rsidRDefault="001C3522" w:rsidP="001C3522">
            <w:pPr>
              <w:pStyle w:val="GOSTTablenorm"/>
              <w:rPr>
                <w:ins w:id="13413" w:author="Опаева Лидия Арашаевна" w:date="2024-08-28T15:21:00Z"/>
              </w:rPr>
            </w:pPr>
          </w:p>
        </w:tc>
      </w:tr>
      <w:tr w:rsidR="001C3522" w:rsidRPr="007036CE" w14:paraId="2E6F78B0" w14:textId="77777777" w:rsidTr="001C3522">
        <w:trPr>
          <w:ins w:id="13414" w:author="Опаева Лидия Арашаевна" w:date="2024-08-28T15:21:00Z"/>
        </w:trPr>
        <w:tc>
          <w:tcPr>
            <w:tcW w:w="1109" w:type="pct"/>
          </w:tcPr>
          <w:p w14:paraId="5F97A6FA" w14:textId="77777777" w:rsidR="001C3522" w:rsidRPr="007036CE" w:rsidRDefault="001C3522" w:rsidP="001C3522">
            <w:pPr>
              <w:pStyle w:val="GOSTTablenorm"/>
              <w:rPr>
                <w:ins w:id="13415" w:author="Опаева Лидия Арашаевна" w:date="2024-08-28T15:21:00Z"/>
              </w:rPr>
            </w:pPr>
            <w:ins w:id="13416" w:author="Опаева Лидия Арашаевна" w:date="2024-08-28T15:21:00Z">
              <w:r w:rsidRPr="007036CE">
                <w:t>ФО_Дт</w:t>
              </w:r>
            </w:ins>
          </w:p>
        </w:tc>
        <w:tc>
          <w:tcPr>
            <w:tcW w:w="302" w:type="pct"/>
          </w:tcPr>
          <w:p w14:paraId="57EDA7CD" w14:textId="77777777" w:rsidR="001C3522" w:rsidRPr="007036CE" w:rsidRDefault="001C3522" w:rsidP="001C3522">
            <w:pPr>
              <w:pStyle w:val="GOSTTablenorm"/>
              <w:rPr>
                <w:ins w:id="13417" w:author="Опаева Лидия Арашаевна" w:date="2024-08-28T15:21:00Z"/>
              </w:rPr>
            </w:pPr>
            <w:ins w:id="13418" w:author="Опаева Лидия Арашаевна" w:date="2024-08-28T15:21:00Z">
              <w:r w:rsidRPr="007036CE">
                <w:t>нет</w:t>
              </w:r>
            </w:ins>
          </w:p>
        </w:tc>
        <w:tc>
          <w:tcPr>
            <w:tcW w:w="1109" w:type="pct"/>
          </w:tcPr>
          <w:p w14:paraId="534B3B4A" w14:textId="77777777" w:rsidR="001C3522" w:rsidRPr="007036CE" w:rsidRDefault="001C3522" w:rsidP="001C3522">
            <w:pPr>
              <w:pStyle w:val="GOSTTablenorm"/>
              <w:rPr>
                <w:ins w:id="13419" w:author="Опаева Лидия Арашаевна" w:date="2024-08-28T15:21:00Z"/>
              </w:rPr>
            </w:pPr>
            <w:ins w:id="13420" w:author="Опаева Лидия Арашаевна" w:date="2024-08-28T15:21:00Z">
              <w:r w:rsidRPr="007036CE">
                <w:t>Финансовый орган по Дт</w:t>
              </w:r>
            </w:ins>
          </w:p>
        </w:tc>
        <w:tc>
          <w:tcPr>
            <w:tcW w:w="1109" w:type="pct"/>
          </w:tcPr>
          <w:p w14:paraId="082E5B3B" w14:textId="77777777" w:rsidR="001C3522" w:rsidRPr="007036CE" w:rsidRDefault="001C3522" w:rsidP="001C3522">
            <w:pPr>
              <w:pStyle w:val="GOSTTablenorm"/>
              <w:rPr>
                <w:ins w:id="13421" w:author="Опаева Лидия Арашаевна" w:date="2024-08-28T15:21:00Z"/>
              </w:rPr>
            </w:pPr>
            <w:ins w:id="13422" w:author="Опаева Лидия Арашаевна" w:date="2024-08-28T15:21:00Z">
              <w:r w:rsidRPr="007036CE">
                <w:t>T0504833:DT_FO</w:t>
              </w:r>
            </w:ins>
          </w:p>
        </w:tc>
        <w:tc>
          <w:tcPr>
            <w:tcW w:w="1371" w:type="pct"/>
          </w:tcPr>
          <w:p w14:paraId="756E95A3" w14:textId="77777777" w:rsidR="001C3522" w:rsidRPr="007036CE" w:rsidRDefault="001C3522" w:rsidP="001C3522">
            <w:pPr>
              <w:pStyle w:val="GOSTTablenorm"/>
              <w:rPr>
                <w:ins w:id="13423" w:author="Опаева Лидия Арашаевна" w:date="2024-08-28T15:21:00Z"/>
              </w:rPr>
            </w:pPr>
          </w:p>
        </w:tc>
      </w:tr>
      <w:tr w:rsidR="001C3522" w:rsidRPr="007036CE" w14:paraId="74F0369F" w14:textId="77777777" w:rsidTr="001C3522">
        <w:trPr>
          <w:ins w:id="13424" w:author="Опаева Лидия Арашаевна" w:date="2024-08-28T15:21:00Z"/>
        </w:trPr>
        <w:tc>
          <w:tcPr>
            <w:tcW w:w="1109" w:type="pct"/>
          </w:tcPr>
          <w:p w14:paraId="0575D620" w14:textId="77777777" w:rsidR="001C3522" w:rsidRPr="007036CE" w:rsidRDefault="001C3522" w:rsidP="001C3522">
            <w:pPr>
              <w:pStyle w:val="GOSTTablenorm"/>
              <w:rPr>
                <w:ins w:id="13425" w:author="Опаева Лидия Арашаевна" w:date="2024-08-28T15:21:00Z"/>
              </w:rPr>
            </w:pPr>
            <w:ins w:id="13426" w:author="Опаева Лидия Арашаевна" w:date="2024-08-28T15:21:00Z">
              <w:r w:rsidRPr="007036CE">
                <w:lastRenderedPageBreak/>
                <w:t>ФО_Кт</w:t>
              </w:r>
            </w:ins>
          </w:p>
        </w:tc>
        <w:tc>
          <w:tcPr>
            <w:tcW w:w="302" w:type="pct"/>
          </w:tcPr>
          <w:p w14:paraId="14A44978" w14:textId="77777777" w:rsidR="001C3522" w:rsidRPr="007036CE" w:rsidRDefault="001C3522" w:rsidP="001C3522">
            <w:pPr>
              <w:pStyle w:val="GOSTTablenorm"/>
              <w:rPr>
                <w:ins w:id="13427" w:author="Опаева Лидия Арашаевна" w:date="2024-08-28T15:21:00Z"/>
              </w:rPr>
            </w:pPr>
            <w:ins w:id="13428" w:author="Опаева Лидия Арашаевна" w:date="2024-08-28T15:21:00Z">
              <w:r w:rsidRPr="007036CE">
                <w:t>нет</w:t>
              </w:r>
            </w:ins>
          </w:p>
        </w:tc>
        <w:tc>
          <w:tcPr>
            <w:tcW w:w="1109" w:type="pct"/>
          </w:tcPr>
          <w:p w14:paraId="7DA32AC6" w14:textId="77777777" w:rsidR="001C3522" w:rsidRPr="007036CE" w:rsidRDefault="001C3522" w:rsidP="001C3522">
            <w:pPr>
              <w:pStyle w:val="GOSTTablenorm"/>
              <w:rPr>
                <w:ins w:id="13429" w:author="Опаева Лидия Арашаевна" w:date="2024-08-28T15:21:00Z"/>
              </w:rPr>
            </w:pPr>
            <w:ins w:id="13430" w:author="Опаева Лидия Арашаевна" w:date="2024-08-28T15:21:00Z">
              <w:r w:rsidRPr="007036CE">
                <w:t>Финансовый орган по Кт</w:t>
              </w:r>
            </w:ins>
          </w:p>
        </w:tc>
        <w:tc>
          <w:tcPr>
            <w:tcW w:w="1109" w:type="pct"/>
          </w:tcPr>
          <w:p w14:paraId="77ACF83F" w14:textId="77777777" w:rsidR="001C3522" w:rsidRPr="007036CE" w:rsidRDefault="001C3522" w:rsidP="001C3522">
            <w:pPr>
              <w:pStyle w:val="GOSTTablenorm"/>
              <w:rPr>
                <w:ins w:id="13431" w:author="Опаева Лидия Арашаевна" w:date="2024-08-28T15:21:00Z"/>
              </w:rPr>
            </w:pPr>
            <w:ins w:id="13432" w:author="Опаева Лидия Арашаевна" w:date="2024-08-28T15:21:00Z">
              <w:r w:rsidRPr="007036CE">
                <w:t>T0504833:</w:t>
              </w:r>
              <w:r w:rsidRPr="007036CE">
                <w:rPr>
                  <w:lang w:val="en-US"/>
                </w:rPr>
                <w:t>C</w:t>
              </w:r>
              <w:r w:rsidRPr="007036CE">
                <w:t>T_FO</w:t>
              </w:r>
            </w:ins>
          </w:p>
        </w:tc>
        <w:tc>
          <w:tcPr>
            <w:tcW w:w="1371" w:type="pct"/>
          </w:tcPr>
          <w:p w14:paraId="41BC6EB7" w14:textId="77777777" w:rsidR="001C3522" w:rsidRPr="007036CE" w:rsidRDefault="001C3522" w:rsidP="001C3522">
            <w:pPr>
              <w:pStyle w:val="GOSTTablenorm"/>
              <w:rPr>
                <w:ins w:id="13433" w:author="Опаева Лидия Арашаевна" w:date="2024-08-28T15:21:00Z"/>
              </w:rPr>
            </w:pPr>
          </w:p>
        </w:tc>
      </w:tr>
    </w:tbl>
    <w:p w14:paraId="3E6C714A" w14:textId="77777777" w:rsidR="001C3522" w:rsidRPr="007036CE" w:rsidRDefault="001C3522" w:rsidP="001C3522">
      <w:pPr>
        <w:tabs>
          <w:tab w:val="left" w:pos="1205"/>
        </w:tabs>
        <w:rPr>
          <w:ins w:id="13434" w:author="Опаева Лидия Арашаевна" w:date="2024-08-28T15:20:00Z"/>
        </w:rPr>
      </w:pPr>
    </w:p>
    <w:p w14:paraId="614303B7" w14:textId="5D07AB02" w:rsidR="001C3522" w:rsidRPr="007036CE" w:rsidRDefault="001C3522" w:rsidP="001C3522">
      <w:pPr>
        <w:pStyle w:val="GOSTNameTable"/>
        <w:numPr>
          <w:ilvl w:val="0"/>
          <w:numId w:val="1"/>
        </w:numPr>
        <w:ind w:left="0"/>
        <w:rPr>
          <w:ins w:id="13435" w:author="Опаева Лидия Арашаевна" w:date="2024-08-28T15:21:00Z"/>
        </w:rPr>
      </w:pPr>
      <w:ins w:id="13436" w:author="Опаева Лидия Арашаевна" w:date="2024-08-28T15:21:00Z">
        <w:r w:rsidRPr="007036CE">
          <w:rPr>
            <w:noProof/>
          </w:rPr>
          <w:fldChar w:fldCharType="begin"/>
        </w:r>
        <w:r w:rsidRPr="007036CE">
          <w:rPr>
            <w:noProof/>
          </w:rPr>
          <w:instrText xml:space="preserve"> SEQ Таблица \* ARABIC </w:instrText>
        </w:r>
        <w:r w:rsidRPr="007036CE">
          <w:rPr>
            <w:noProof/>
          </w:rPr>
          <w:fldChar w:fldCharType="separate"/>
        </w:r>
      </w:ins>
      <w:bookmarkStart w:id="13437" w:name="_Toc222928060"/>
      <w:r w:rsidR="00BD74E1">
        <w:rPr>
          <w:noProof/>
        </w:rPr>
        <w:t>87</w:t>
      </w:r>
      <w:ins w:id="13438" w:author="Опаева Лидия Арашаевна" w:date="2024-08-28T15:21:00Z">
        <w:r w:rsidRPr="007036CE">
          <w:rPr>
            <w:noProof/>
          </w:rPr>
          <w:fldChar w:fldCharType="end"/>
        </w:r>
        <w:r w:rsidRPr="007036CE">
          <w:t xml:space="preserve"> </w:t>
        </w:r>
      </w:ins>
      <w:r w:rsidR="00D9309A" w:rsidRPr="007036CE">
        <w:t>–</w:t>
      </w:r>
      <w:ins w:id="13439" w:author="Опаева Лидия Арашаевна" w:date="2024-08-28T15:21:00Z">
        <w:r w:rsidRPr="007036CE">
          <w:t xml:space="preserve"> Перечень атрибутов, соответствующих типу документа «</w:t>
        </w:r>
        <w:r w:rsidRPr="007036CE">
          <w:rPr>
            <w:bCs/>
            <w:szCs w:val="22"/>
          </w:rPr>
          <w:t xml:space="preserve">Бухгалтерская справка» (ф. 0504833) </w:t>
        </w:r>
        <w:r w:rsidRPr="007036CE">
          <w:t>ARP_SVAP_</w:t>
        </w:r>
      </w:ins>
      <w:ins w:id="13440" w:author="Опаева Лидия Арашаевна" w:date="2024-08-28T16:07:00Z">
        <w:r w:rsidR="007B235A" w:rsidRPr="007036CE">
          <w:rPr>
            <w:lang w:val="en-US"/>
          </w:rPr>
          <w:t>N</w:t>
        </w:r>
      </w:ins>
      <w:ins w:id="13441" w:author="Опаева Лидия Арашаевна" w:date="2024-08-28T15:21:00Z">
        <w:r w:rsidRPr="007036CE">
          <w:t>G_FB</w:t>
        </w:r>
        <w:bookmarkEnd w:id="13437"/>
        <w:r w:rsidRPr="007036CE">
          <w:rPr>
            <w:rStyle w:val="afff4"/>
            <w:b w:val="0"/>
          </w:rPr>
          <w:t xml:space="preserve"> </w:t>
        </w:r>
      </w:ins>
    </w:p>
    <w:tbl>
      <w:tblPr>
        <w:tblStyle w:val="GOSTTable"/>
        <w:tblW w:w="5000" w:type="pct"/>
        <w:tblLayout w:type="fixed"/>
        <w:tblLook w:val="07E0" w:firstRow="1" w:lastRow="1" w:firstColumn="1" w:lastColumn="1" w:noHBand="1" w:noVBand="1"/>
      </w:tblPr>
      <w:tblGrid>
        <w:gridCol w:w="3495"/>
        <w:gridCol w:w="952"/>
        <w:gridCol w:w="3496"/>
        <w:gridCol w:w="3496"/>
        <w:gridCol w:w="4321"/>
      </w:tblGrid>
      <w:tr w:rsidR="001C3522" w:rsidRPr="007036CE" w14:paraId="4D1D2BD1" w14:textId="77777777" w:rsidTr="001C3522">
        <w:trPr>
          <w:cnfStyle w:val="100000000000" w:firstRow="1" w:lastRow="0" w:firstColumn="0" w:lastColumn="0" w:oddVBand="0" w:evenVBand="0" w:oddHBand="0" w:evenHBand="0" w:firstRowFirstColumn="0" w:firstRowLastColumn="0" w:lastRowFirstColumn="0" w:lastRowLastColumn="0"/>
          <w:ins w:id="13442" w:author="Опаева Лидия Арашаевна" w:date="2024-08-28T15:21:00Z"/>
        </w:trPr>
        <w:tc>
          <w:tcPr>
            <w:tcW w:w="1109" w:type="pct"/>
          </w:tcPr>
          <w:p w14:paraId="62F26988" w14:textId="77777777" w:rsidR="001C3522" w:rsidRPr="007036CE" w:rsidRDefault="001C3522" w:rsidP="001C3522">
            <w:pPr>
              <w:pStyle w:val="GOSTTableHead"/>
              <w:rPr>
                <w:ins w:id="13443" w:author="Опаева Лидия Арашаевна" w:date="2024-08-28T15:21:00Z"/>
              </w:rPr>
            </w:pPr>
            <w:ins w:id="13444" w:author="Опаева Лидия Арашаевна" w:date="2024-08-28T15:21:00Z">
              <w:r w:rsidRPr="007036CE">
                <w:t>Наименование атрибута</w:t>
              </w:r>
            </w:ins>
          </w:p>
        </w:tc>
        <w:tc>
          <w:tcPr>
            <w:tcW w:w="302" w:type="pct"/>
          </w:tcPr>
          <w:p w14:paraId="08C76F62" w14:textId="77777777" w:rsidR="001C3522" w:rsidRPr="007036CE" w:rsidRDefault="001C3522" w:rsidP="001C3522">
            <w:pPr>
              <w:pStyle w:val="GOSTTableHead"/>
              <w:rPr>
                <w:ins w:id="13445" w:author="Опаева Лидия Арашаевна" w:date="2024-08-28T15:21:00Z"/>
              </w:rPr>
            </w:pPr>
            <w:ins w:id="13446" w:author="Опаева Лидия Арашаевна" w:date="2024-08-28T15:21:00Z">
              <w:r w:rsidRPr="007036CE">
                <w:t>Вычисляемый атрибут</w:t>
              </w:r>
            </w:ins>
          </w:p>
        </w:tc>
        <w:tc>
          <w:tcPr>
            <w:tcW w:w="1109" w:type="pct"/>
          </w:tcPr>
          <w:p w14:paraId="6608C86F" w14:textId="77777777" w:rsidR="001C3522" w:rsidRPr="007036CE" w:rsidRDefault="001C3522" w:rsidP="001C3522">
            <w:pPr>
              <w:pStyle w:val="GOSTTableHead"/>
              <w:rPr>
                <w:ins w:id="13447" w:author="Опаева Лидия Арашаевна" w:date="2024-08-28T15:21:00Z"/>
              </w:rPr>
            </w:pPr>
            <w:ins w:id="13448" w:author="Опаева Лидия Арашаевна" w:date="2024-08-28T15:21:00Z">
              <w:r w:rsidRPr="007036CE">
                <w:t>Описание атрибута</w:t>
              </w:r>
            </w:ins>
          </w:p>
        </w:tc>
        <w:tc>
          <w:tcPr>
            <w:tcW w:w="1109" w:type="pct"/>
          </w:tcPr>
          <w:p w14:paraId="79FE2F40" w14:textId="77777777" w:rsidR="001C3522" w:rsidRPr="007036CE" w:rsidRDefault="001C3522" w:rsidP="001C3522">
            <w:pPr>
              <w:pStyle w:val="GOSTTableHead"/>
              <w:rPr>
                <w:ins w:id="13449" w:author="Опаева Лидия Арашаевна" w:date="2024-08-28T15:21:00Z"/>
              </w:rPr>
            </w:pPr>
            <w:ins w:id="13450" w:author="Опаева Лидия Арашаевна" w:date="2024-08-28T15:21:00Z">
              <w:r w:rsidRPr="007036CE">
                <w:t>Реквизит документа (наименование тега)</w:t>
              </w:r>
            </w:ins>
          </w:p>
        </w:tc>
        <w:tc>
          <w:tcPr>
            <w:tcW w:w="1371" w:type="pct"/>
          </w:tcPr>
          <w:p w14:paraId="27679DCB" w14:textId="77777777" w:rsidR="001C3522" w:rsidRPr="007036CE" w:rsidRDefault="001C3522" w:rsidP="001C3522">
            <w:pPr>
              <w:pStyle w:val="GOSTTableHead"/>
              <w:rPr>
                <w:ins w:id="13451" w:author="Опаева Лидия Арашаевна" w:date="2024-08-28T15:21:00Z"/>
              </w:rPr>
            </w:pPr>
            <w:ins w:id="13452" w:author="Опаева Лидия Арашаевна" w:date="2024-08-28T15:21:00Z">
              <w:r w:rsidRPr="007036CE">
                <w:t>Алгоритм вычисления</w:t>
              </w:r>
            </w:ins>
          </w:p>
        </w:tc>
      </w:tr>
      <w:tr w:rsidR="001C3522" w:rsidRPr="007036CE" w14:paraId="4D279D6E" w14:textId="77777777" w:rsidTr="001C3522">
        <w:trPr>
          <w:ins w:id="13453" w:author="Опаева Лидия Арашаевна" w:date="2024-08-28T15:21:00Z"/>
        </w:trPr>
        <w:tc>
          <w:tcPr>
            <w:tcW w:w="1109" w:type="pct"/>
          </w:tcPr>
          <w:p w14:paraId="7326DE2B" w14:textId="77777777" w:rsidR="001C3522" w:rsidRPr="007036CE" w:rsidRDefault="004A1A56" w:rsidP="001C3522">
            <w:pPr>
              <w:pStyle w:val="GOSTTablenorm"/>
              <w:rPr>
                <w:ins w:id="13454" w:author="Опаева Лидия Арашаевна" w:date="2024-08-28T15:21:00Z"/>
                <w:szCs w:val="22"/>
              </w:rPr>
            </w:pPr>
            <w:ins w:id="13455" w:author="Опаева Лидия Арашаевна" w:date="2024-08-28T15:21:00Z">
              <w:r w:rsidRPr="007036CE">
                <w:t>Номер_документа</w:t>
              </w:r>
            </w:ins>
          </w:p>
        </w:tc>
        <w:tc>
          <w:tcPr>
            <w:tcW w:w="302" w:type="pct"/>
          </w:tcPr>
          <w:p w14:paraId="35261161" w14:textId="77777777" w:rsidR="001C3522" w:rsidRPr="007036CE" w:rsidRDefault="001C3522" w:rsidP="001C3522">
            <w:pPr>
              <w:pStyle w:val="GOSTTablenorm"/>
              <w:rPr>
                <w:ins w:id="13456" w:author="Опаева Лидия Арашаевна" w:date="2024-08-28T15:21:00Z"/>
                <w:szCs w:val="22"/>
              </w:rPr>
            </w:pPr>
            <w:ins w:id="13457" w:author="Опаева Лидия Арашаевна" w:date="2024-08-28T15:21:00Z">
              <w:r w:rsidRPr="007036CE">
                <w:t>нет</w:t>
              </w:r>
            </w:ins>
          </w:p>
        </w:tc>
        <w:tc>
          <w:tcPr>
            <w:tcW w:w="1109" w:type="pct"/>
          </w:tcPr>
          <w:p w14:paraId="10759686" w14:textId="77777777" w:rsidR="001C3522" w:rsidRPr="007036CE" w:rsidRDefault="001C3522" w:rsidP="001C3522">
            <w:pPr>
              <w:pStyle w:val="GOSTTablenorm"/>
              <w:rPr>
                <w:ins w:id="13458" w:author="Опаева Лидия Арашаевна" w:date="2024-08-28T15:21:00Z"/>
                <w:szCs w:val="22"/>
              </w:rPr>
            </w:pPr>
            <w:ins w:id="13459" w:author="Опаева Лидия Арашаевна" w:date="2024-08-28T15:21:00Z">
              <w:r w:rsidRPr="007036CE">
                <w:t>Номер документа</w:t>
              </w:r>
            </w:ins>
          </w:p>
        </w:tc>
        <w:tc>
          <w:tcPr>
            <w:tcW w:w="1109" w:type="pct"/>
          </w:tcPr>
          <w:p w14:paraId="0A1C55D2" w14:textId="77777777" w:rsidR="001C3522" w:rsidRPr="007036CE" w:rsidRDefault="001C3522" w:rsidP="001C3522">
            <w:pPr>
              <w:pStyle w:val="GOSTTablenorm"/>
              <w:rPr>
                <w:ins w:id="13460" w:author="Опаева Лидия Арашаевна" w:date="2024-08-28T15:21:00Z"/>
                <w:szCs w:val="22"/>
              </w:rPr>
            </w:pPr>
            <w:ins w:id="13461" w:author="Опаева Лидия Арашаевна" w:date="2024-08-28T15:21:00Z">
              <w:r w:rsidRPr="007036CE">
                <w:t>TtlPrt_DcNmbr</w:t>
              </w:r>
            </w:ins>
          </w:p>
        </w:tc>
        <w:tc>
          <w:tcPr>
            <w:tcW w:w="1371" w:type="pct"/>
          </w:tcPr>
          <w:p w14:paraId="7C15032C" w14:textId="77777777" w:rsidR="001C3522" w:rsidRPr="007036CE" w:rsidRDefault="001C3522" w:rsidP="001C3522">
            <w:pPr>
              <w:pStyle w:val="GOSTTablenorm"/>
              <w:rPr>
                <w:ins w:id="13462" w:author="Опаева Лидия Арашаевна" w:date="2024-08-28T15:21:00Z"/>
                <w:szCs w:val="22"/>
              </w:rPr>
            </w:pPr>
          </w:p>
        </w:tc>
      </w:tr>
      <w:tr w:rsidR="001C3522" w:rsidRPr="007036CE" w14:paraId="5590C537" w14:textId="77777777" w:rsidTr="001C3522">
        <w:trPr>
          <w:ins w:id="13463" w:author="Опаева Лидия Арашаевна" w:date="2024-08-28T15:21:00Z"/>
        </w:trPr>
        <w:tc>
          <w:tcPr>
            <w:tcW w:w="1109" w:type="pct"/>
          </w:tcPr>
          <w:p w14:paraId="03CF54EA" w14:textId="77777777" w:rsidR="001C3522" w:rsidRPr="007036CE" w:rsidRDefault="001C3522" w:rsidP="001C3522">
            <w:pPr>
              <w:pStyle w:val="GOSTTablenorm"/>
              <w:rPr>
                <w:ins w:id="13464" w:author="Опаева Лидия Арашаевна" w:date="2024-08-28T15:21:00Z"/>
                <w:szCs w:val="22"/>
              </w:rPr>
            </w:pPr>
            <w:ins w:id="13465" w:author="Опаева Лидия Арашаевна" w:date="2024-08-28T15:21:00Z">
              <w:r w:rsidRPr="007036CE">
                <w:t>Дата_документа</w:t>
              </w:r>
            </w:ins>
          </w:p>
        </w:tc>
        <w:tc>
          <w:tcPr>
            <w:tcW w:w="302" w:type="pct"/>
          </w:tcPr>
          <w:p w14:paraId="43F94137" w14:textId="77777777" w:rsidR="001C3522" w:rsidRPr="007036CE" w:rsidRDefault="001C3522" w:rsidP="001C3522">
            <w:pPr>
              <w:pStyle w:val="GOSTTablenorm"/>
              <w:rPr>
                <w:ins w:id="13466" w:author="Опаева Лидия Арашаевна" w:date="2024-08-28T15:21:00Z"/>
                <w:szCs w:val="22"/>
              </w:rPr>
            </w:pPr>
            <w:ins w:id="13467" w:author="Опаева Лидия Арашаевна" w:date="2024-08-28T15:21:00Z">
              <w:r w:rsidRPr="007036CE">
                <w:t>нет</w:t>
              </w:r>
            </w:ins>
          </w:p>
        </w:tc>
        <w:tc>
          <w:tcPr>
            <w:tcW w:w="1109" w:type="pct"/>
          </w:tcPr>
          <w:p w14:paraId="4C47BB43" w14:textId="77777777" w:rsidR="001C3522" w:rsidRPr="007036CE" w:rsidRDefault="001C3522" w:rsidP="001C3522">
            <w:pPr>
              <w:pStyle w:val="GOSTTablenorm"/>
              <w:rPr>
                <w:ins w:id="13468" w:author="Опаева Лидия Арашаевна" w:date="2024-08-28T15:21:00Z"/>
                <w:szCs w:val="22"/>
              </w:rPr>
            </w:pPr>
            <w:ins w:id="13469" w:author="Опаева Лидия Арашаевна" w:date="2024-08-28T15:21:00Z">
              <w:r w:rsidRPr="007036CE">
                <w:t>Дата документа</w:t>
              </w:r>
            </w:ins>
          </w:p>
        </w:tc>
        <w:tc>
          <w:tcPr>
            <w:tcW w:w="1109" w:type="pct"/>
          </w:tcPr>
          <w:p w14:paraId="76E7E2D6" w14:textId="77777777" w:rsidR="001C3522" w:rsidRPr="007036CE" w:rsidRDefault="001C3522" w:rsidP="001C3522">
            <w:pPr>
              <w:pStyle w:val="GOSTTablenorm"/>
              <w:rPr>
                <w:ins w:id="13470" w:author="Опаева Лидия Арашаевна" w:date="2024-08-28T15:21:00Z"/>
                <w:szCs w:val="22"/>
              </w:rPr>
            </w:pPr>
            <w:ins w:id="13471" w:author="Опаева Лидия Арашаевна" w:date="2024-08-28T15:21:00Z">
              <w:r w:rsidRPr="007036CE">
                <w:t>TtlPrt_Dt</w:t>
              </w:r>
            </w:ins>
          </w:p>
        </w:tc>
        <w:tc>
          <w:tcPr>
            <w:tcW w:w="1371" w:type="pct"/>
          </w:tcPr>
          <w:p w14:paraId="38F6225B" w14:textId="77777777" w:rsidR="001C3522" w:rsidRPr="007036CE" w:rsidRDefault="001C3522" w:rsidP="001C3522">
            <w:pPr>
              <w:pStyle w:val="GOSTTablenorm"/>
              <w:rPr>
                <w:ins w:id="13472" w:author="Опаева Лидия Арашаевна" w:date="2024-08-28T15:21:00Z"/>
                <w:szCs w:val="22"/>
              </w:rPr>
            </w:pPr>
          </w:p>
        </w:tc>
      </w:tr>
      <w:tr w:rsidR="001C3522" w:rsidRPr="007036CE" w14:paraId="2BEFC042" w14:textId="77777777" w:rsidTr="001C3522">
        <w:trPr>
          <w:ins w:id="13473" w:author="Опаева Лидия Арашаевна" w:date="2024-08-28T15:21:00Z"/>
        </w:trPr>
        <w:tc>
          <w:tcPr>
            <w:tcW w:w="1109" w:type="pct"/>
          </w:tcPr>
          <w:p w14:paraId="2DEAA5C0" w14:textId="77777777" w:rsidR="001C3522" w:rsidRPr="007036CE" w:rsidRDefault="004A1A56" w:rsidP="001C3522">
            <w:pPr>
              <w:pStyle w:val="GOSTTablenorm"/>
              <w:rPr>
                <w:ins w:id="13474" w:author="Опаева Лидия Арашаевна" w:date="2024-08-28T15:21:00Z"/>
              </w:rPr>
            </w:pPr>
            <w:ins w:id="13475" w:author="Опаева Лидия Арашаевна" w:date="2024-08-28T15:21:00Z">
              <w:r w:rsidRPr="007036CE">
                <w:t>Субъект_учета</w:t>
              </w:r>
            </w:ins>
          </w:p>
        </w:tc>
        <w:tc>
          <w:tcPr>
            <w:tcW w:w="302" w:type="pct"/>
          </w:tcPr>
          <w:p w14:paraId="1DE57744" w14:textId="77777777" w:rsidR="001C3522" w:rsidRPr="007036CE" w:rsidRDefault="001C3522" w:rsidP="001C3522">
            <w:pPr>
              <w:pStyle w:val="GOSTTablenorm"/>
              <w:rPr>
                <w:ins w:id="13476" w:author="Опаева Лидия Арашаевна" w:date="2024-08-28T15:21:00Z"/>
              </w:rPr>
            </w:pPr>
            <w:ins w:id="13477" w:author="Опаева Лидия Арашаевна" w:date="2024-08-28T15:21:00Z">
              <w:r w:rsidRPr="007036CE">
                <w:t>нет</w:t>
              </w:r>
            </w:ins>
          </w:p>
        </w:tc>
        <w:tc>
          <w:tcPr>
            <w:tcW w:w="1109" w:type="pct"/>
          </w:tcPr>
          <w:p w14:paraId="071D2E3E" w14:textId="77777777" w:rsidR="001C3522" w:rsidRPr="007036CE" w:rsidRDefault="00195E13" w:rsidP="001C3522">
            <w:pPr>
              <w:pStyle w:val="GOSTTablenorm"/>
              <w:rPr>
                <w:ins w:id="13478" w:author="Опаева Лидия Арашаевна" w:date="2024-08-28T15:21:00Z"/>
              </w:rPr>
            </w:pPr>
            <w:ins w:id="13479" w:author="Опаева Лидия Арашаевна" w:date="2024-08-28T18:04:00Z">
              <w:r w:rsidRPr="007036CE">
                <w:t>Субъект учета (код ТОФК/ЦС по учету, в котором проводится операция)</w:t>
              </w:r>
            </w:ins>
          </w:p>
        </w:tc>
        <w:tc>
          <w:tcPr>
            <w:tcW w:w="1109" w:type="pct"/>
          </w:tcPr>
          <w:p w14:paraId="0583BF64" w14:textId="77777777" w:rsidR="001C3522" w:rsidRPr="007036CE" w:rsidRDefault="001C3522" w:rsidP="001C3522">
            <w:pPr>
              <w:pStyle w:val="GOSTTablenorm"/>
              <w:rPr>
                <w:ins w:id="13480" w:author="Опаева Лидия Арашаевна" w:date="2024-08-28T15:21:00Z"/>
                <w:lang w:val="en-US"/>
              </w:rPr>
            </w:pPr>
            <w:ins w:id="13481" w:author="Опаева Лидия Арашаевна" w:date="2024-08-28T15:21:00Z">
              <w:r w:rsidRPr="007036CE">
                <w:rPr>
                  <w:lang w:val="en-US"/>
                </w:rPr>
                <w:t>Subject</w:t>
              </w:r>
            </w:ins>
          </w:p>
        </w:tc>
        <w:tc>
          <w:tcPr>
            <w:tcW w:w="1371" w:type="pct"/>
          </w:tcPr>
          <w:p w14:paraId="2A522204" w14:textId="77777777" w:rsidR="001C3522" w:rsidRPr="007036CE" w:rsidRDefault="001C3522" w:rsidP="001C3522">
            <w:pPr>
              <w:pStyle w:val="GOSTTablenorm"/>
              <w:rPr>
                <w:ins w:id="13482" w:author="Опаева Лидия Арашаевна" w:date="2024-08-28T15:21:00Z"/>
                <w:szCs w:val="22"/>
              </w:rPr>
            </w:pPr>
          </w:p>
        </w:tc>
      </w:tr>
      <w:tr w:rsidR="001C3522" w:rsidRPr="007036CE" w14:paraId="10E769B3" w14:textId="77777777" w:rsidTr="001C3522">
        <w:trPr>
          <w:ins w:id="13483" w:author="Опаева Лидия Арашаевна" w:date="2024-08-28T15:21:00Z"/>
        </w:trPr>
        <w:tc>
          <w:tcPr>
            <w:tcW w:w="1109" w:type="pct"/>
          </w:tcPr>
          <w:p w14:paraId="27AF5E6C" w14:textId="77777777" w:rsidR="001C3522" w:rsidRPr="007036CE" w:rsidRDefault="00195E13" w:rsidP="001C3522">
            <w:pPr>
              <w:pStyle w:val="GOSTTablenorm"/>
              <w:rPr>
                <w:ins w:id="13484" w:author="Опаева Лидия Арашаевна" w:date="2024-08-28T15:21:00Z"/>
              </w:rPr>
            </w:pPr>
            <w:ins w:id="13485" w:author="Опаева Лидия Арашаевна" w:date="2024-08-28T15:21:00Z">
              <w:r w:rsidRPr="007036CE">
                <w:t>Тип_документа</w:t>
              </w:r>
            </w:ins>
          </w:p>
        </w:tc>
        <w:tc>
          <w:tcPr>
            <w:tcW w:w="302" w:type="pct"/>
          </w:tcPr>
          <w:p w14:paraId="0DC622CA" w14:textId="77777777" w:rsidR="001C3522" w:rsidRPr="007036CE" w:rsidRDefault="001C3522" w:rsidP="001C3522">
            <w:pPr>
              <w:pStyle w:val="GOSTTablenorm"/>
              <w:rPr>
                <w:ins w:id="13486" w:author="Опаева Лидия Арашаевна" w:date="2024-08-28T15:21:00Z"/>
              </w:rPr>
            </w:pPr>
            <w:ins w:id="13487" w:author="Опаева Лидия Арашаевна" w:date="2024-08-28T15:21:00Z">
              <w:r w:rsidRPr="007036CE">
                <w:t>нет</w:t>
              </w:r>
            </w:ins>
          </w:p>
        </w:tc>
        <w:tc>
          <w:tcPr>
            <w:tcW w:w="1109" w:type="pct"/>
          </w:tcPr>
          <w:p w14:paraId="053152CA" w14:textId="77777777" w:rsidR="001C3522" w:rsidRPr="007036CE" w:rsidRDefault="001C3522" w:rsidP="00195E13">
            <w:pPr>
              <w:pStyle w:val="GOSTTablenorm"/>
              <w:rPr>
                <w:ins w:id="13488" w:author="Опаева Лидия Арашаевна" w:date="2024-08-28T15:21:00Z"/>
              </w:rPr>
            </w:pPr>
            <w:ins w:id="13489" w:author="Опаева Лидия Арашаевна" w:date="2024-08-28T15:21:00Z">
              <w:r w:rsidRPr="007036CE">
                <w:t xml:space="preserve">Тип документа </w:t>
              </w:r>
            </w:ins>
          </w:p>
        </w:tc>
        <w:tc>
          <w:tcPr>
            <w:tcW w:w="1109" w:type="pct"/>
          </w:tcPr>
          <w:p w14:paraId="5041B3B9" w14:textId="77777777" w:rsidR="001C3522" w:rsidRPr="007036CE" w:rsidRDefault="001C3522" w:rsidP="001C3522">
            <w:pPr>
              <w:pStyle w:val="GOSTTablenorm"/>
              <w:rPr>
                <w:ins w:id="13490" w:author="Опаева Лидия Арашаевна" w:date="2024-08-28T15:21:00Z"/>
              </w:rPr>
            </w:pPr>
            <w:ins w:id="13491" w:author="Опаева Лидия Арашаевна" w:date="2024-08-28T15:21:00Z">
              <w:r w:rsidRPr="007036CE">
                <w:rPr>
                  <w:color w:val="000000"/>
                </w:rPr>
                <w:t>TypeDoc</w:t>
              </w:r>
            </w:ins>
          </w:p>
        </w:tc>
        <w:tc>
          <w:tcPr>
            <w:tcW w:w="1371" w:type="pct"/>
          </w:tcPr>
          <w:p w14:paraId="03989DB9" w14:textId="77777777" w:rsidR="001C3522" w:rsidRPr="007036CE" w:rsidRDefault="001C3522" w:rsidP="001C3522">
            <w:pPr>
              <w:pStyle w:val="GOSTTablenorm"/>
              <w:rPr>
                <w:ins w:id="13492" w:author="Опаева Лидия Арашаевна" w:date="2024-08-28T15:21:00Z"/>
                <w:szCs w:val="22"/>
              </w:rPr>
            </w:pPr>
          </w:p>
        </w:tc>
      </w:tr>
      <w:tr w:rsidR="001C3522" w:rsidRPr="007036CE" w14:paraId="0CFE9DA0" w14:textId="77777777" w:rsidTr="001C3522">
        <w:trPr>
          <w:ins w:id="13493" w:author="Опаева Лидия Арашаевна" w:date="2024-08-28T15:21:00Z"/>
        </w:trPr>
        <w:tc>
          <w:tcPr>
            <w:tcW w:w="1109" w:type="pct"/>
            <w:vAlign w:val="center"/>
          </w:tcPr>
          <w:p w14:paraId="18CEA0F1" w14:textId="77777777" w:rsidR="001C3522" w:rsidRPr="007036CE" w:rsidRDefault="001C3522" w:rsidP="004A1A56">
            <w:pPr>
              <w:pStyle w:val="GOSTTablenorm"/>
              <w:rPr>
                <w:ins w:id="13494" w:author="Опаева Лидия Арашаевна" w:date="2024-08-28T15:21:00Z"/>
              </w:rPr>
            </w:pPr>
            <w:ins w:id="13495" w:author="Опаева Лидия Арашаевна" w:date="2024-08-28T15:21:00Z">
              <w:r w:rsidRPr="007036CE">
                <w:t>Дата_отражения_в_учете</w:t>
              </w:r>
            </w:ins>
          </w:p>
        </w:tc>
        <w:tc>
          <w:tcPr>
            <w:tcW w:w="302" w:type="pct"/>
            <w:vAlign w:val="center"/>
          </w:tcPr>
          <w:p w14:paraId="4A00F7C5" w14:textId="77777777" w:rsidR="001C3522" w:rsidRPr="007036CE" w:rsidRDefault="001C3522" w:rsidP="004A1A56">
            <w:pPr>
              <w:pStyle w:val="GOSTTablenorm"/>
              <w:rPr>
                <w:ins w:id="13496" w:author="Опаева Лидия Арашаевна" w:date="2024-08-28T15:21:00Z"/>
              </w:rPr>
            </w:pPr>
            <w:ins w:id="13497" w:author="Опаева Лидия Арашаевна" w:date="2024-08-28T15:21:00Z">
              <w:r w:rsidRPr="007036CE">
                <w:t>нет</w:t>
              </w:r>
            </w:ins>
          </w:p>
        </w:tc>
        <w:tc>
          <w:tcPr>
            <w:tcW w:w="1109" w:type="pct"/>
          </w:tcPr>
          <w:p w14:paraId="222E1F94" w14:textId="77777777" w:rsidR="001C3522" w:rsidRPr="007036CE" w:rsidRDefault="001C3522" w:rsidP="001C3522">
            <w:pPr>
              <w:pStyle w:val="GOSTTablenorm"/>
              <w:rPr>
                <w:ins w:id="13498" w:author="Опаева Лидия Арашаевна" w:date="2024-08-28T15:21:00Z"/>
              </w:rPr>
            </w:pPr>
            <w:ins w:id="13499" w:author="Опаева Лидия Арашаевна" w:date="2024-08-28T15:21:00Z">
              <w:r w:rsidRPr="007036CE">
                <w:rPr>
                  <w:color w:val="000000"/>
                </w:rPr>
                <w:t>Дата отражения операции в учете</w:t>
              </w:r>
            </w:ins>
          </w:p>
        </w:tc>
        <w:tc>
          <w:tcPr>
            <w:tcW w:w="1109" w:type="pct"/>
          </w:tcPr>
          <w:p w14:paraId="5E7E3087" w14:textId="77777777" w:rsidR="001C3522" w:rsidRPr="007036CE" w:rsidRDefault="001C3522" w:rsidP="001C3522">
            <w:pPr>
              <w:pStyle w:val="GOSTTablenorm"/>
              <w:rPr>
                <w:ins w:id="13500" w:author="Опаева Лидия Арашаевна" w:date="2024-08-28T15:21:00Z"/>
                <w:color w:val="000000"/>
              </w:rPr>
            </w:pPr>
            <w:ins w:id="13501" w:author="Опаева Лидия Арашаевна" w:date="2024-08-28T15:21:00Z">
              <w:r w:rsidRPr="007036CE">
                <w:rPr>
                  <w:color w:val="000000"/>
                </w:rPr>
                <w:t>SettlementDate</w:t>
              </w:r>
            </w:ins>
          </w:p>
        </w:tc>
        <w:tc>
          <w:tcPr>
            <w:tcW w:w="1371" w:type="pct"/>
          </w:tcPr>
          <w:p w14:paraId="2A189AFD" w14:textId="77777777" w:rsidR="001C3522" w:rsidRPr="007036CE" w:rsidRDefault="001C3522" w:rsidP="001C3522">
            <w:pPr>
              <w:pStyle w:val="GOSTTablenorm"/>
              <w:rPr>
                <w:ins w:id="13502" w:author="Опаева Лидия Арашаевна" w:date="2024-08-28T15:21:00Z"/>
                <w:szCs w:val="22"/>
              </w:rPr>
            </w:pPr>
          </w:p>
        </w:tc>
      </w:tr>
      <w:tr w:rsidR="001C3522" w:rsidRPr="007036CE" w14:paraId="01051644" w14:textId="77777777" w:rsidTr="001C3522">
        <w:trPr>
          <w:ins w:id="13503" w:author="Опаева Лидия Арашаевна" w:date="2024-08-28T15:21:00Z"/>
        </w:trPr>
        <w:tc>
          <w:tcPr>
            <w:tcW w:w="1109" w:type="pct"/>
          </w:tcPr>
          <w:p w14:paraId="1EF1C211" w14:textId="77777777" w:rsidR="001C3522" w:rsidRPr="007036CE" w:rsidRDefault="001C3522" w:rsidP="001C3522">
            <w:pPr>
              <w:pStyle w:val="GOSTTablenorm"/>
              <w:rPr>
                <w:ins w:id="13504" w:author="Опаева Лидия Арашаевна" w:date="2024-08-28T15:21:00Z"/>
              </w:rPr>
            </w:pPr>
            <w:ins w:id="13505" w:author="Опаева Лидия Арашаевна" w:date="2024-08-28T15:21:00Z">
              <w:r w:rsidRPr="007036CE">
                <w:t>Тип_справки</w:t>
              </w:r>
            </w:ins>
          </w:p>
        </w:tc>
        <w:tc>
          <w:tcPr>
            <w:tcW w:w="302" w:type="pct"/>
          </w:tcPr>
          <w:p w14:paraId="3BAECFD5" w14:textId="77777777" w:rsidR="001C3522" w:rsidRPr="007036CE" w:rsidRDefault="001C3522" w:rsidP="001C3522">
            <w:pPr>
              <w:pStyle w:val="GOSTTablenorm"/>
              <w:rPr>
                <w:ins w:id="13506" w:author="Опаева Лидия Арашаевна" w:date="2024-08-28T15:21:00Z"/>
              </w:rPr>
            </w:pPr>
            <w:ins w:id="13507" w:author="Опаева Лидия Арашаевна" w:date="2024-08-28T15:21:00Z">
              <w:r w:rsidRPr="007036CE">
                <w:t>нет</w:t>
              </w:r>
            </w:ins>
          </w:p>
        </w:tc>
        <w:tc>
          <w:tcPr>
            <w:tcW w:w="1109" w:type="pct"/>
          </w:tcPr>
          <w:p w14:paraId="3C67E70F" w14:textId="77777777" w:rsidR="001C3522" w:rsidRPr="007036CE" w:rsidRDefault="001C3522" w:rsidP="001C3522">
            <w:pPr>
              <w:pStyle w:val="GOSTTablenorm"/>
              <w:rPr>
                <w:ins w:id="13508" w:author="Опаева Лидия Арашаевна" w:date="2024-08-28T15:21:00Z"/>
              </w:rPr>
            </w:pPr>
            <w:ins w:id="13509" w:author="Опаева Лидия Арашаевна" w:date="2024-08-28T15:21:00Z">
              <w:r w:rsidRPr="007036CE">
                <w:t>Тип справки</w:t>
              </w:r>
            </w:ins>
          </w:p>
        </w:tc>
        <w:tc>
          <w:tcPr>
            <w:tcW w:w="1109" w:type="pct"/>
          </w:tcPr>
          <w:p w14:paraId="79180BA1" w14:textId="77777777" w:rsidR="001C3522" w:rsidRPr="007036CE" w:rsidRDefault="001C3522" w:rsidP="001C3522">
            <w:pPr>
              <w:pStyle w:val="GOSTTablenorm"/>
              <w:rPr>
                <w:ins w:id="13510" w:author="Опаева Лидия Арашаевна" w:date="2024-08-28T15:21:00Z"/>
              </w:rPr>
            </w:pPr>
            <w:ins w:id="13511" w:author="Опаева Лидия Арашаевна" w:date="2024-08-28T15:21:00Z">
              <w:r w:rsidRPr="007036CE">
                <w:t>TtlPrt_TypeDoc</w:t>
              </w:r>
            </w:ins>
          </w:p>
        </w:tc>
        <w:tc>
          <w:tcPr>
            <w:tcW w:w="1371" w:type="pct"/>
          </w:tcPr>
          <w:p w14:paraId="2A830FE2" w14:textId="77777777" w:rsidR="001C3522" w:rsidRPr="007036CE" w:rsidRDefault="001C3522" w:rsidP="001C3522">
            <w:pPr>
              <w:pStyle w:val="GOSTTablenorm"/>
              <w:rPr>
                <w:ins w:id="13512" w:author="Опаева Лидия Арашаевна" w:date="2024-08-28T15:21:00Z"/>
                <w:szCs w:val="22"/>
              </w:rPr>
            </w:pPr>
          </w:p>
        </w:tc>
      </w:tr>
      <w:tr w:rsidR="001C3522" w:rsidRPr="007036CE" w14:paraId="19A9CE2D" w14:textId="77777777" w:rsidTr="001C3522">
        <w:trPr>
          <w:ins w:id="13513" w:author="Опаева Лидия Арашаевна" w:date="2024-08-28T15:21:00Z"/>
        </w:trPr>
        <w:tc>
          <w:tcPr>
            <w:tcW w:w="1109" w:type="pct"/>
          </w:tcPr>
          <w:p w14:paraId="3B33D4EB" w14:textId="77777777" w:rsidR="001C3522" w:rsidRPr="007036CE" w:rsidRDefault="001C3522" w:rsidP="001C3522">
            <w:pPr>
              <w:pStyle w:val="GOSTTablenorm"/>
              <w:rPr>
                <w:ins w:id="13514" w:author="Опаева Лидия Арашаевна" w:date="2024-08-28T15:21:00Z"/>
              </w:rPr>
            </w:pPr>
            <w:ins w:id="13515" w:author="Опаева Лидия Арашаевна" w:date="2024-08-28T15:21:00Z">
              <w:r w:rsidRPr="007036CE">
                <w:t>Наименование_типа_справки</w:t>
              </w:r>
            </w:ins>
          </w:p>
        </w:tc>
        <w:tc>
          <w:tcPr>
            <w:tcW w:w="302" w:type="pct"/>
          </w:tcPr>
          <w:p w14:paraId="4E7C0746" w14:textId="77777777" w:rsidR="001C3522" w:rsidRPr="007036CE" w:rsidRDefault="001C3522" w:rsidP="001C3522">
            <w:pPr>
              <w:pStyle w:val="GOSTTablenorm"/>
              <w:rPr>
                <w:ins w:id="13516" w:author="Опаева Лидия Арашаевна" w:date="2024-08-28T15:21:00Z"/>
              </w:rPr>
            </w:pPr>
            <w:ins w:id="13517" w:author="Опаева Лидия Арашаевна" w:date="2024-08-28T15:21:00Z">
              <w:r w:rsidRPr="007036CE">
                <w:t>нет</w:t>
              </w:r>
            </w:ins>
          </w:p>
        </w:tc>
        <w:tc>
          <w:tcPr>
            <w:tcW w:w="1109" w:type="pct"/>
          </w:tcPr>
          <w:p w14:paraId="072FEDD0" w14:textId="77777777" w:rsidR="001C3522" w:rsidRPr="007036CE" w:rsidRDefault="001C3522" w:rsidP="001C3522">
            <w:pPr>
              <w:pStyle w:val="GOSTTablenorm"/>
              <w:rPr>
                <w:ins w:id="13518" w:author="Опаева Лидия Арашаевна" w:date="2024-08-28T15:21:00Z"/>
              </w:rPr>
            </w:pPr>
            <w:ins w:id="13519" w:author="Опаева Лидия Арашаевна" w:date="2024-08-28T15:21:00Z">
              <w:r w:rsidRPr="007036CE">
                <w:t>Наименование типа справки</w:t>
              </w:r>
            </w:ins>
          </w:p>
        </w:tc>
        <w:tc>
          <w:tcPr>
            <w:tcW w:w="1109" w:type="pct"/>
          </w:tcPr>
          <w:p w14:paraId="54C2EED2" w14:textId="77777777" w:rsidR="001C3522" w:rsidRPr="007036CE" w:rsidRDefault="001C3522" w:rsidP="001C3522">
            <w:pPr>
              <w:pStyle w:val="GOSTTablenorm"/>
              <w:rPr>
                <w:ins w:id="13520" w:author="Опаева Лидия Арашаевна" w:date="2024-08-28T15:21:00Z"/>
              </w:rPr>
            </w:pPr>
            <w:ins w:id="13521" w:author="Опаева Лидия Арашаевна" w:date="2024-08-28T15:21:00Z">
              <w:r w:rsidRPr="007036CE">
                <w:t>TtlPrt_FullTypeDoc</w:t>
              </w:r>
            </w:ins>
          </w:p>
        </w:tc>
        <w:tc>
          <w:tcPr>
            <w:tcW w:w="1371" w:type="pct"/>
          </w:tcPr>
          <w:p w14:paraId="5550D936" w14:textId="77777777" w:rsidR="001C3522" w:rsidRPr="007036CE" w:rsidRDefault="001C3522" w:rsidP="001C3522">
            <w:pPr>
              <w:pStyle w:val="GOSTTablenorm"/>
              <w:rPr>
                <w:ins w:id="13522" w:author="Опаева Лидия Арашаевна" w:date="2024-08-28T15:21:00Z"/>
                <w:szCs w:val="22"/>
              </w:rPr>
            </w:pPr>
          </w:p>
        </w:tc>
      </w:tr>
      <w:tr w:rsidR="001C3522" w:rsidRPr="007036CE" w14:paraId="7AC8C994" w14:textId="77777777" w:rsidTr="001C3522">
        <w:trPr>
          <w:ins w:id="13523" w:author="Опаева Лидия Арашаевна" w:date="2024-08-28T15:21:00Z"/>
        </w:trPr>
        <w:tc>
          <w:tcPr>
            <w:tcW w:w="1109" w:type="pct"/>
          </w:tcPr>
          <w:p w14:paraId="22575ADB" w14:textId="77777777" w:rsidR="001C3522" w:rsidRPr="007036CE" w:rsidRDefault="001C3522" w:rsidP="001C3522">
            <w:pPr>
              <w:pStyle w:val="GOSTTablenorm"/>
              <w:rPr>
                <w:ins w:id="13524" w:author="Опаева Лидия Арашаевна" w:date="2024-08-28T15:21:00Z"/>
              </w:rPr>
            </w:pPr>
            <w:ins w:id="13525" w:author="Опаева Лидия Арашаевна" w:date="2024-08-28T15:21:00Z">
              <w:r w:rsidRPr="007036CE">
                <w:t>Наименование_документа</w:t>
              </w:r>
            </w:ins>
          </w:p>
        </w:tc>
        <w:tc>
          <w:tcPr>
            <w:tcW w:w="302" w:type="pct"/>
          </w:tcPr>
          <w:p w14:paraId="0C455A7B" w14:textId="77777777" w:rsidR="001C3522" w:rsidRPr="007036CE" w:rsidRDefault="001C3522" w:rsidP="001C3522">
            <w:pPr>
              <w:pStyle w:val="GOSTTablenorm"/>
              <w:rPr>
                <w:ins w:id="13526" w:author="Опаева Лидия Арашаевна" w:date="2024-08-28T15:21:00Z"/>
              </w:rPr>
            </w:pPr>
            <w:ins w:id="13527" w:author="Опаева Лидия Арашаевна" w:date="2024-08-28T15:21:00Z">
              <w:r w:rsidRPr="007036CE">
                <w:t>да</w:t>
              </w:r>
            </w:ins>
          </w:p>
        </w:tc>
        <w:tc>
          <w:tcPr>
            <w:tcW w:w="1109" w:type="pct"/>
          </w:tcPr>
          <w:p w14:paraId="5BACC8C5" w14:textId="77777777" w:rsidR="001C3522" w:rsidRPr="007036CE" w:rsidRDefault="001C3522" w:rsidP="001C3522">
            <w:pPr>
              <w:pStyle w:val="GOSTTablenorm"/>
              <w:rPr>
                <w:ins w:id="13528" w:author="Опаева Лидия Арашаевна" w:date="2024-08-28T15:21:00Z"/>
              </w:rPr>
            </w:pPr>
            <w:ins w:id="13529" w:author="Опаева Лидия Арашаевна" w:date="2024-08-28T15:21:00Z">
              <w:r w:rsidRPr="007036CE">
                <w:t>Наименование документа</w:t>
              </w:r>
            </w:ins>
          </w:p>
        </w:tc>
        <w:tc>
          <w:tcPr>
            <w:tcW w:w="1109" w:type="pct"/>
          </w:tcPr>
          <w:p w14:paraId="0E9F0E3A" w14:textId="77777777" w:rsidR="001C3522" w:rsidRPr="007036CE" w:rsidRDefault="001C3522" w:rsidP="001C3522">
            <w:pPr>
              <w:pStyle w:val="GOSTTablenorm"/>
              <w:rPr>
                <w:ins w:id="13530" w:author="Опаева Лидия Арашаевна" w:date="2024-08-28T15:21:00Z"/>
              </w:rPr>
            </w:pPr>
            <w:ins w:id="13531" w:author="Опаева Лидия Арашаевна" w:date="2024-08-28T15:21:00Z">
              <w:r w:rsidRPr="007036CE">
                <w:t>TypeDoc</w:t>
              </w:r>
            </w:ins>
          </w:p>
        </w:tc>
        <w:tc>
          <w:tcPr>
            <w:tcW w:w="1371" w:type="pct"/>
          </w:tcPr>
          <w:p w14:paraId="06F186B0" w14:textId="77777777" w:rsidR="001C3522" w:rsidRPr="007036CE" w:rsidRDefault="001C3522" w:rsidP="001C3522">
            <w:pPr>
              <w:pStyle w:val="GOSTTablenorm"/>
              <w:rPr>
                <w:ins w:id="13532" w:author="Опаева Лидия Арашаевна" w:date="2024-08-28T15:21:00Z"/>
                <w:szCs w:val="22"/>
              </w:rPr>
            </w:pPr>
            <w:ins w:id="13533" w:author="Опаева Лидия Арашаевна" w:date="2024-08-28T15:21:00Z">
              <w:r w:rsidRPr="007036CE">
                <w:t>Наименование документа определяется по справочнику «Типы документов» с помощью значения атрибута «Тип_документа» (TypeDoc)</w:t>
              </w:r>
            </w:ins>
          </w:p>
        </w:tc>
      </w:tr>
      <w:tr w:rsidR="001C3522" w:rsidRPr="007036CE" w14:paraId="77FA7034" w14:textId="77777777" w:rsidTr="001C3522">
        <w:trPr>
          <w:ins w:id="13534" w:author="Опаева Лидия Арашаевна" w:date="2024-08-28T15:21:00Z"/>
        </w:trPr>
        <w:tc>
          <w:tcPr>
            <w:tcW w:w="1109" w:type="pct"/>
          </w:tcPr>
          <w:p w14:paraId="03EA2316" w14:textId="77777777" w:rsidR="001C3522" w:rsidRPr="007036CE" w:rsidRDefault="001C3522" w:rsidP="001C3522">
            <w:pPr>
              <w:pStyle w:val="GOSTTablenorm"/>
              <w:rPr>
                <w:ins w:id="13535" w:author="Опаева Лидия Арашаевна" w:date="2024-08-28T15:21:00Z"/>
              </w:rPr>
            </w:pPr>
            <w:ins w:id="13536" w:author="Опаева Лидия Арашаевна" w:date="2024-08-28T15:21:00Z">
              <w:r w:rsidRPr="007036CE">
                <w:t>Код_валюты</w:t>
              </w:r>
            </w:ins>
          </w:p>
        </w:tc>
        <w:tc>
          <w:tcPr>
            <w:tcW w:w="302" w:type="pct"/>
          </w:tcPr>
          <w:p w14:paraId="4850C142" w14:textId="77777777" w:rsidR="001C3522" w:rsidRPr="007036CE" w:rsidRDefault="001C3522" w:rsidP="001C3522">
            <w:pPr>
              <w:pStyle w:val="GOSTTablenorm"/>
              <w:rPr>
                <w:ins w:id="13537" w:author="Опаева Лидия Арашаевна" w:date="2024-08-28T15:21:00Z"/>
              </w:rPr>
            </w:pPr>
            <w:ins w:id="13538" w:author="Опаева Лидия Арашаевна" w:date="2024-08-28T15:21:00Z">
              <w:r w:rsidRPr="007036CE">
                <w:t>да</w:t>
              </w:r>
            </w:ins>
          </w:p>
        </w:tc>
        <w:tc>
          <w:tcPr>
            <w:tcW w:w="1109" w:type="pct"/>
          </w:tcPr>
          <w:p w14:paraId="5D12D8A4" w14:textId="77777777" w:rsidR="001C3522" w:rsidRPr="007036CE" w:rsidRDefault="001C3522" w:rsidP="001C3522">
            <w:pPr>
              <w:pStyle w:val="GOSTTablenorm"/>
              <w:rPr>
                <w:ins w:id="13539" w:author="Опаева Лидия Арашаевна" w:date="2024-08-28T15:21:00Z"/>
              </w:rPr>
            </w:pPr>
            <w:ins w:id="13540" w:author="Опаева Лидия Арашаевна" w:date="2024-08-28T15:21:00Z">
              <w:r w:rsidRPr="007036CE">
                <w:t>Код валюты по ОКВ</w:t>
              </w:r>
            </w:ins>
          </w:p>
        </w:tc>
        <w:tc>
          <w:tcPr>
            <w:tcW w:w="1109" w:type="pct"/>
          </w:tcPr>
          <w:p w14:paraId="370DF959" w14:textId="77777777" w:rsidR="001C3522" w:rsidRPr="007036CE" w:rsidRDefault="001C3522" w:rsidP="001C3522">
            <w:pPr>
              <w:pStyle w:val="GOSTTablenorm"/>
              <w:rPr>
                <w:ins w:id="13541" w:author="Опаева Лидия Арашаевна" w:date="2024-08-28T15:21:00Z"/>
              </w:rPr>
            </w:pPr>
            <w:ins w:id="13542" w:author="Опаева Лидия Арашаевна" w:date="2024-08-28T15:21:00Z">
              <w:r w:rsidRPr="007036CE">
                <w:t>TtlPrt_CdCrr</w:t>
              </w:r>
            </w:ins>
          </w:p>
        </w:tc>
        <w:tc>
          <w:tcPr>
            <w:tcW w:w="1371" w:type="pct"/>
          </w:tcPr>
          <w:p w14:paraId="2E23A925" w14:textId="77777777" w:rsidR="001C3522" w:rsidRPr="007036CE" w:rsidRDefault="001C3522" w:rsidP="001C3522">
            <w:pPr>
              <w:pStyle w:val="GOSTTablenorm"/>
              <w:rPr>
                <w:ins w:id="13543" w:author="Опаева Лидия Арашаевна" w:date="2024-08-28T15:21:00Z"/>
                <w:rFonts w:eastAsiaTheme="minorEastAsia"/>
              </w:rPr>
            </w:pPr>
            <w:ins w:id="13544" w:author="Опаева Лидия Арашаевна" w:date="2024-08-28T15:21:00Z">
              <w:r w:rsidRPr="007036CE">
                <w:t>В составе документа может приходить как цифровой, так и буквенный код валюты.</w:t>
              </w:r>
            </w:ins>
          </w:p>
          <w:p w14:paraId="291CB3CE" w14:textId="77777777" w:rsidR="001C3522" w:rsidRPr="007036CE" w:rsidRDefault="001C3522" w:rsidP="001C3522">
            <w:pPr>
              <w:pStyle w:val="GOSTTableListNum10"/>
              <w:numPr>
                <w:ilvl w:val="0"/>
                <w:numId w:val="33"/>
              </w:numPr>
              <w:rPr>
                <w:ins w:id="13545" w:author="Опаева Лидия Арашаевна" w:date="2024-08-28T15:21:00Z"/>
              </w:rPr>
            </w:pPr>
            <w:ins w:id="13546" w:author="Опаева Лидия Арашаевна" w:date="2024-08-28T15:21:00Z">
              <w:r w:rsidRPr="007036CE">
                <w:t xml:space="preserve"> если код валюты пришел цифровой, то в атрибут его значение передается в неиз</w:t>
              </w:r>
              <w:r w:rsidRPr="007036CE">
                <w:lastRenderedPageBreak/>
                <w:t>менном виде;</w:t>
              </w:r>
            </w:ins>
          </w:p>
          <w:p w14:paraId="4D2AA4A0" w14:textId="77777777" w:rsidR="001C3522" w:rsidRPr="007036CE" w:rsidRDefault="001C3522" w:rsidP="001C3522">
            <w:pPr>
              <w:pStyle w:val="GOSTTableListNum10"/>
              <w:rPr>
                <w:ins w:id="13547" w:author="Опаева Лидия Арашаевна" w:date="2024-08-28T15:21:00Z"/>
              </w:rPr>
            </w:pPr>
            <w:ins w:id="13548" w:author="Опаева Лидия Арашаевна" w:date="2024-08-28T15:21:00Z">
              <w:r w:rsidRPr="007036CE">
                <w:t xml:space="preserve"> если код валюты пришел буквенный, то в атрибут его значение передается после преобразования в цифровой по данным справочника «Общероссийский классификатор валют (ОКВ)»</w:t>
              </w:r>
            </w:ins>
          </w:p>
        </w:tc>
      </w:tr>
      <w:tr w:rsidR="001C3522" w:rsidRPr="007036CE" w14:paraId="1200503B" w14:textId="77777777" w:rsidTr="001C3522">
        <w:trPr>
          <w:ins w:id="13549" w:author="Опаева Лидия Арашаевна" w:date="2024-08-28T15:21:00Z"/>
        </w:trPr>
        <w:tc>
          <w:tcPr>
            <w:tcW w:w="1109" w:type="pct"/>
          </w:tcPr>
          <w:p w14:paraId="5DAF722D" w14:textId="77777777" w:rsidR="001C3522" w:rsidRPr="007036CE" w:rsidRDefault="001C3522" w:rsidP="001C3522">
            <w:pPr>
              <w:pStyle w:val="GOSTTablenorm"/>
              <w:rPr>
                <w:ins w:id="13550" w:author="Опаева Лидия Арашаевна" w:date="2024-08-28T15:21:00Z"/>
              </w:rPr>
            </w:pPr>
            <w:ins w:id="13551" w:author="Опаева Лидия Арашаевна" w:date="2024-08-28T15:21:00Z">
              <w:r w:rsidRPr="007036CE">
                <w:rPr>
                  <w:szCs w:val="22"/>
                </w:rPr>
                <w:lastRenderedPageBreak/>
                <w:t>Код_валюты_учета</w:t>
              </w:r>
            </w:ins>
          </w:p>
        </w:tc>
        <w:tc>
          <w:tcPr>
            <w:tcW w:w="302" w:type="pct"/>
          </w:tcPr>
          <w:p w14:paraId="2EBC08C8" w14:textId="77777777" w:rsidR="001C3522" w:rsidRPr="007036CE" w:rsidRDefault="001C3522" w:rsidP="001C3522">
            <w:pPr>
              <w:pStyle w:val="GOSTTablenorm"/>
              <w:rPr>
                <w:ins w:id="13552" w:author="Опаева Лидия Арашаевна" w:date="2024-08-28T15:21:00Z"/>
              </w:rPr>
            </w:pPr>
            <w:ins w:id="13553" w:author="Опаева Лидия Арашаевна" w:date="2024-08-28T15:21:00Z">
              <w:r w:rsidRPr="007036CE">
                <w:rPr>
                  <w:szCs w:val="22"/>
                </w:rPr>
                <w:t>да</w:t>
              </w:r>
            </w:ins>
          </w:p>
        </w:tc>
        <w:tc>
          <w:tcPr>
            <w:tcW w:w="1109" w:type="pct"/>
          </w:tcPr>
          <w:p w14:paraId="7EA9B1BA" w14:textId="77777777" w:rsidR="001C3522" w:rsidRPr="007036CE" w:rsidRDefault="001C3522" w:rsidP="001C3522">
            <w:pPr>
              <w:pStyle w:val="GOSTTablenorm"/>
              <w:rPr>
                <w:ins w:id="13554" w:author="Опаева Лидия Арашаевна" w:date="2024-08-28T15:21:00Z"/>
              </w:rPr>
            </w:pPr>
            <w:ins w:id="13555" w:author="Опаева Лидия Арашаевна" w:date="2024-08-28T15:21:00Z">
              <w:r w:rsidRPr="007036CE">
                <w:rPr>
                  <w:szCs w:val="22"/>
                </w:rPr>
                <w:t>Код валюты учета по ОКВ</w:t>
              </w:r>
            </w:ins>
          </w:p>
        </w:tc>
        <w:tc>
          <w:tcPr>
            <w:tcW w:w="1109" w:type="pct"/>
          </w:tcPr>
          <w:p w14:paraId="4F141AF0" w14:textId="77777777" w:rsidR="001C3522" w:rsidRPr="007036CE" w:rsidRDefault="001C3522" w:rsidP="001C3522">
            <w:pPr>
              <w:pStyle w:val="GOSTTablenorm"/>
              <w:rPr>
                <w:ins w:id="13556" w:author="Опаева Лидия Арашаевна" w:date="2024-08-28T15:21:00Z"/>
              </w:rPr>
            </w:pPr>
            <w:ins w:id="13557" w:author="Опаева Лидия Арашаевна" w:date="2024-08-28T15:21:00Z">
              <w:r w:rsidRPr="007036CE">
                <w:t>-</w:t>
              </w:r>
            </w:ins>
          </w:p>
        </w:tc>
        <w:tc>
          <w:tcPr>
            <w:tcW w:w="1371" w:type="pct"/>
          </w:tcPr>
          <w:p w14:paraId="515A5875" w14:textId="77777777" w:rsidR="001C3522" w:rsidRPr="007036CE" w:rsidRDefault="001C3522" w:rsidP="001C3522">
            <w:pPr>
              <w:pStyle w:val="GOSTTablenorm"/>
              <w:rPr>
                <w:ins w:id="13558" w:author="Опаева Лидия Арашаевна" w:date="2024-08-28T15:21:00Z"/>
              </w:rPr>
            </w:pPr>
            <w:ins w:id="13559" w:author="Опаева Лидия Арашаевна" w:date="2024-08-28T15:21:00Z">
              <w:r w:rsidRPr="007036CE">
                <w:t>Указывается значение «643»</w:t>
              </w:r>
            </w:ins>
          </w:p>
        </w:tc>
      </w:tr>
      <w:tr w:rsidR="001C3522" w:rsidRPr="007036CE" w14:paraId="5F0A05FC" w14:textId="77777777" w:rsidTr="001C3522">
        <w:trPr>
          <w:ins w:id="13560" w:author="Опаева Лидия Арашаевна" w:date="2024-08-28T15:21:00Z"/>
        </w:trPr>
        <w:tc>
          <w:tcPr>
            <w:tcW w:w="1109" w:type="pct"/>
          </w:tcPr>
          <w:p w14:paraId="3112A51A" w14:textId="77777777" w:rsidR="001C3522" w:rsidRPr="007036CE" w:rsidRDefault="001C3522" w:rsidP="001C3522">
            <w:pPr>
              <w:pStyle w:val="GOSTTablenorm"/>
              <w:rPr>
                <w:ins w:id="13561" w:author="Опаева Лидия Арашаевна" w:date="2024-08-28T15:21:00Z"/>
              </w:rPr>
            </w:pPr>
            <w:ins w:id="13562" w:author="Опаева Лидия Арашаевна" w:date="2024-08-28T15:21:00Z">
              <w:r w:rsidRPr="007036CE">
                <w:t>Уровень_конфиденциальности</w:t>
              </w:r>
            </w:ins>
          </w:p>
        </w:tc>
        <w:tc>
          <w:tcPr>
            <w:tcW w:w="302" w:type="pct"/>
          </w:tcPr>
          <w:p w14:paraId="33549CBB" w14:textId="77777777" w:rsidR="001C3522" w:rsidRPr="007036CE" w:rsidRDefault="001C3522" w:rsidP="001C3522">
            <w:pPr>
              <w:pStyle w:val="GOSTTablenorm"/>
              <w:rPr>
                <w:ins w:id="13563" w:author="Опаева Лидия Арашаевна" w:date="2024-08-28T15:21:00Z"/>
              </w:rPr>
            </w:pPr>
            <w:ins w:id="13564" w:author="Опаева Лидия Арашаевна" w:date="2024-08-28T15:21:00Z">
              <w:r w:rsidRPr="007036CE">
                <w:t>нет</w:t>
              </w:r>
            </w:ins>
          </w:p>
        </w:tc>
        <w:tc>
          <w:tcPr>
            <w:tcW w:w="1109" w:type="pct"/>
          </w:tcPr>
          <w:p w14:paraId="500D73F2" w14:textId="77777777" w:rsidR="001C3522" w:rsidRPr="007036CE" w:rsidRDefault="001C3522" w:rsidP="001C3522">
            <w:pPr>
              <w:pStyle w:val="GOSTTablenorm"/>
              <w:rPr>
                <w:ins w:id="13565" w:author="Опаева Лидия Арашаевна" w:date="2024-08-28T15:21:00Z"/>
              </w:rPr>
            </w:pPr>
            <w:ins w:id="13566" w:author="Опаева Лидия Арашаевна" w:date="2024-08-28T15:21:00Z">
              <w:r w:rsidRPr="007036CE">
                <w:t>Уровень конфиденциальности</w:t>
              </w:r>
            </w:ins>
          </w:p>
        </w:tc>
        <w:tc>
          <w:tcPr>
            <w:tcW w:w="1109" w:type="pct"/>
          </w:tcPr>
          <w:p w14:paraId="2F25E5BA" w14:textId="77777777" w:rsidR="001C3522" w:rsidRPr="007036CE" w:rsidRDefault="001C3522" w:rsidP="001C3522">
            <w:pPr>
              <w:pStyle w:val="GOSTTablenorm"/>
              <w:rPr>
                <w:ins w:id="13567" w:author="Опаева Лидия Арашаевна" w:date="2024-08-28T15:21:00Z"/>
              </w:rPr>
            </w:pPr>
            <w:ins w:id="13568" w:author="Опаева Лидия Арашаевна" w:date="2024-08-28T15:21:00Z">
              <w:r w:rsidRPr="007036CE">
                <w:t>SystemInformation_UFOS_SECRECY</w:t>
              </w:r>
            </w:ins>
          </w:p>
        </w:tc>
        <w:tc>
          <w:tcPr>
            <w:tcW w:w="1371" w:type="pct"/>
          </w:tcPr>
          <w:p w14:paraId="5BEAF01A" w14:textId="77777777" w:rsidR="001C3522" w:rsidRPr="007036CE" w:rsidRDefault="001C3522" w:rsidP="001C3522">
            <w:pPr>
              <w:pStyle w:val="GOSTTablenorm"/>
              <w:rPr>
                <w:ins w:id="13569" w:author="Опаева Лидия Арашаевна" w:date="2024-08-28T15:21:00Z"/>
              </w:rPr>
            </w:pPr>
          </w:p>
        </w:tc>
      </w:tr>
      <w:tr w:rsidR="001C3522" w:rsidRPr="007036CE" w14:paraId="30B330CA" w14:textId="77777777" w:rsidTr="001C3522">
        <w:trPr>
          <w:ins w:id="13570" w:author="Опаева Лидия Арашаевна" w:date="2024-08-28T15:21:00Z"/>
        </w:trPr>
        <w:tc>
          <w:tcPr>
            <w:tcW w:w="1109" w:type="pct"/>
          </w:tcPr>
          <w:p w14:paraId="1E948E02" w14:textId="77777777" w:rsidR="001C3522" w:rsidRPr="007036CE" w:rsidRDefault="001C3522" w:rsidP="001C3522">
            <w:pPr>
              <w:pStyle w:val="GOSTTablenorm"/>
              <w:rPr>
                <w:ins w:id="13571" w:author="Опаева Лидия Арашаевна" w:date="2024-08-28T15:21:00Z"/>
              </w:rPr>
            </w:pPr>
            <w:ins w:id="13572" w:author="Опаева Лидия Арашаевна" w:date="2024-08-28T15:21:00Z">
              <w:r w:rsidRPr="007036CE">
                <w:t>Код_бюджета</w:t>
              </w:r>
            </w:ins>
          </w:p>
        </w:tc>
        <w:tc>
          <w:tcPr>
            <w:tcW w:w="302" w:type="pct"/>
          </w:tcPr>
          <w:p w14:paraId="4418A710" w14:textId="77777777" w:rsidR="001C3522" w:rsidRPr="007036CE" w:rsidRDefault="001C3522" w:rsidP="001C3522">
            <w:pPr>
              <w:pStyle w:val="GOSTTablenorm"/>
              <w:rPr>
                <w:ins w:id="13573" w:author="Опаева Лидия Арашаевна" w:date="2024-08-28T15:21:00Z"/>
              </w:rPr>
            </w:pPr>
            <w:ins w:id="13574" w:author="Опаева Лидия Арашаевна" w:date="2024-08-28T15:21:00Z">
              <w:r w:rsidRPr="007036CE">
                <w:t>нет</w:t>
              </w:r>
            </w:ins>
          </w:p>
        </w:tc>
        <w:tc>
          <w:tcPr>
            <w:tcW w:w="1109" w:type="pct"/>
          </w:tcPr>
          <w:p w14:paraId="00CDDD78" w14:textId="77777777" w:rsidR="001C3522" w:rsidRPr="007036CE" w:rsidRDefault="001C3522" w:rsidP="001C3522">
            <w:pPr>
              <w:pStyle w:val="GOSTTablenorm"/>
              <w:rPr>
                <w:ins w:id="13575" w:author="Опаева Лидия Арашаевна" w:date="2024-08-28T15:21:00Z"/>
              </w:rPr>
            </w:pPr>
            <w:ins w:id="13576" w:author="Опаева Лидия Арашаевна" w:date="2024-08-28T15:21:00Z">
              <w:r w:rsidRPr="007036CE">
                <w:t>Код бюджета</w:t>
              </w:r>
            </w:ins>
          </w:p>
        </w:tc>
        <w:tc>
          <w:tcPr>
            <w:tcW w:w="1109" w:type="pct"/>
          </w:tcPr>
          <w:p w14:paraId="74B5F119" w14:textId="77777777" w:rsidR="001C3522" w:rsidRPr="007036CE" w:rsidRDefault="001C3522" w:rsidP="001C3522">
            <w:pPr>
              <w:pStyle w:val="GOSTTablenorm"/>
              <w:rPr>
                <w:ins w:id="13577" w:author="Опаева Лидия Арашаевна" w:date="2024-08-28T15:21:00Z"/>
              </w:rPr>
            </w:pPr>
            <w:ins w:id="13578" w:author="Опаева Лидия Арашаевна" w:date="2024-08-28T15:21:00Z">
              <w:r w:rsidRPr="007036CE">
                <w:t>TtlPrt_Budget_Cd</w:t>
              </w:r>
            </w:ins>
          </w:p>
        </w:tc>
        <w:tc>
          <w:tcPr>
            <w:tcW w:w="1371" w:type="pct"/>
          </w:tcPr>
          <w:p w14:paraId="02EF483E" w14:textId="77777777" w:rsidR="001C3522" w:rsidRPr="007036CE" w:rsidRDefault="001C3522" w:rsidP="001C3522">
            <w:pPr>
              <w:pStyle w:val="GOSTTablenorm"/>
              <w:rPr>
                <w:ins w:id="13579" w:author="Опаева Лидия Арашаевна" w:date="2024-08-28T15:21:00Z"/>
              </w:rPr>
            </w:pPr>
          </w:p>
        </w:tc>
      </w:tr>
      <w:tr w:rsidR="001C3522" w:rsidRPr="007036CE" w14:paraId="68C5DA82" w14:textId="77777777" w:rsidTr="001C3522">
        <w:trPr>
          <w:ins w:id="13580" w:author="Опаева Лидия Арашаевна" w:date="2024-08-28T15:21:00Z"/>
        </w:trPr>
        <w:tc>
          <w:tcPr>
            <w:tcW w:w="1109" w:type="pct"/>
          </w:tcPr>
          <w:p w14:paraId="65638D0D" w14:textId="77777777" w:rsidR="001C3522" w:rsidRPr="007036CE" w:rsidRDefault="001C3522" w:rsidP="001C3522">
            <w:pPr>
              <w:pStyle w:val="GOSTTablenorm"/>
              <w:rPr>
                <w:ins w:id="13581" w:author="Опаева Лидия Арашаевна" w:date="2024-08-28T15:21:00Z"/>
              </w:rPr>
            </w:pPr>
            <w:ins w:id="13582" w:author="Опаева Лидия Арашаевна" w:date="2024-08-28T15:21:00Z">
              <w:r w:rsidRPr="007036CE">
                <w:t>Книга_бухгалтерского_учета</w:t>
              </w:r>
            </w:ins>
          </w:p>
        </w:tc>
        <w:tc>
          <w:tcPr>
            <w:tcW w:w="302" w:type="pct"/>
          </w:tcPr>
          <w:p w14:paraId="37270A22" w14:textId="77777777" w:rsidR="001C3522" w:rsidRPr="007036CE" w:rsidRDefault="001C3522" w:rsidP="001C3522">
            <w:pPr>
              <w:pStyle w:val="GOSTTablenorm"/>
              <w:rPr>
                <w:ins w:id="13583" w:author="Опаева Лидия Арашаевна" w:date="2024-08-28T15:21:00Z"/>
              </w:rPr>
            </w:pPr>
            <w:ins w:id="13584" w:author="Опаева Лидия Арашаевна" w:date="2024-08-28T15:21:00Z">
              <w:r w:rsidRPr="007036CE">
                <w:t>нет</w:t>
              </w:r>
            </w:ins>
          </w:p>
        </w:tc>
        <w:tc>
          <w:tcPr>
            <w:tcW w:w="1109" w:type="pct"/>
          </w:tcPr>
          <w:p w14:paraId="6FBC8F18" w14:textId="77777777" w:rsidR="001C3522" w:rsidRPr="007036CE" w:rsidRDefault="001C3522" w:rsidP="001C3522">
            <w:pPr>
              <w:pStyle w:val="GOSTTablenorm"/>
              <w:rPr>
                <w:ins w:id="13585" w:author="Опаева Лидия Арашаевна" w:date="2024-08-28T15:21:00Z"/>
              </w:rPr>
            </w:pPr>
            <w:ins w:id="13586" w:author="Опаева Лидия Арашаевна" w:date="2024-08-28T15:21:00Z">
              <w:r w:rsidRPr="007036CE">
                <w:t>Книга бухгалтерского учета</w:t>
              </w:r>
            </w:ins>
          </w:p>
        </w:tc>
        <w:tc>
          <w:tcPr>
            <w:tcW w:w="1109" w:type="pct"/>
          </w:tcPr>
          <w:p w14:paraId="2FCA7645" w14:textId="77777777" w:rsidR="001C3522" w:rsidRPr="007036CE" w:rsidRDefault="001C3522" w:rsidP="001C3522">
            <w:pPr>
              <w:pStyle w:val="GOSTTablenorm"/>
              <w:rPr>
                <w:ins w:id="13587" w:author="Опаева Лидия Арашаевна" w:date="2024-08-28T15:21:00Z"/>
              </w:rPr>
            </w:pPr>
            <w:ins w:id="13588" w:author="Опаева Лидия Арашаевна" w:date="2024-08-28T15:21:00Z">
              <w:r w:rsidRPr="007036CE">
                <w:t>TtlPrt_LEDGERBOOK</w:t>
              </w:r>
            </w:ins>
          </w:p>
        </w:tc>
        <w:tc>
          <w:tcPr>
            <w:tcW w:w="1371" w:type="pct"/>
          </w:tcPr>
          <w:p w14:paraId="0527F3EF" w14:textId="77777777" w:rsidR="001C3522" w:rsidRPr="007036CE" w:rsidRDefault="001C3522" w:rsidP="001C3522">
            <w:pPr>
              <w:pStyle w:val="GOSTTablenorm"/>
              <w:rPr>
                <w:ins w:id="13589" w:author="Опаева Лидия Арашаевна" w:date="2024-08-28T15:21:00Z"/>
              </w:rPr>
            </w:pPr>
          </w:p>
        </w:tc>
      </w:tr>
      <w:tr w:rsidR="001C3522" w:rsidRPr="007036CE" w14:paraId="7CD4BD1C" w14:textId="77777777" w:rsidTr="001C3522">
        <w:trPr>
          <w:ins w:id="13590" w:author="Опаева Лидия Арашаевна" w:date="2024-08-28T15:21:00Z"/>
        </w:trPr>
        <w:tc>
          <w:tcPr>
            <w:tcW w:w="1109" w:type="pct"/>
          </w:tcPr>
          <w:p w14:paraId="095CA065" w14:textId="77777777" w:rsidR="001C3522" w:rsidRPr="007036CE" w:rsidRDefault="001C3522" w:rsidP="001C3522">
            <w:pPr>
              <w:pStyle w:val="GOSTTablenorm"/>
              <w:rPr>
                <w:ins w:id="13591" w:author="Опаева Лидия Арашаевна" w:date="2024-08-28T15:21:00Z"/>
              </w:rPr>
            </w:pPr>
            <w:ins w:id="13592" w:author="Опаева Лидия Арашаевна" w:date="2024-08-28T15:21:00Z">
              <w:r w:rsidRPr="007036CE">
                <w:t>Книга_аналитического_учета</w:t>
              </w:r>
            </w:ins>
          </w:p>
        </w:tc>
        <w:tc>
          <w:tcPr>
            <w:tcW w:w="302" w:type="pct"/>
          </w:tcPr>
          <w:p w14:paraId="4181FD23" w14:textId="77777777" w:rsidR="001C3522" w:rsidRPr="007036CE" w:rsidRDefault="001C3522" w:rsidP="001C3522">
            <w:pPr>
              <w:pStyle w:val="GOSTTablenorm"/>
              <w:rPr>
                <w:ins w:id="13593" w:author="Опаева Лидия Арашаевна" w:date="2024-08-28T15:21:00Z"/>
              </w:rPr>
            </w:pPr>
            <w:ins w:id="13594" w:author="Опаева Лидия Арашаевна" w:date="2024-08-28T15:21:00Z">
              <w:r w:rsidRPr="007036CE">
                <w:t>да</w:t>
              </w:r>
            </w:ins>
          </w:p>
        </w:tc>
        <w:tc>
          <w:tcPr>
            <w:tcW w:w="1109" w:type="pct"/>
          </w:tcPr>
          <w:p w14:paraId="32D8F544" w14:textId="77777777" w:rsidR="001C3522" w:rsidRPr="007036CE" w:rsidRDefault="001C3522" w:rsidP="001C3522">
            <w:pPr>
              <w:pStyle w:val="GOSTTablenorm"/>
              <w:rPr>
                <w:ins w:id="13595" w:author="Опаева Лидия Арашаевна" w:date="2024-08-28T15:21:00Z"/>
              </w:rPr>
            </w:pPr>
            <w:ins w:id="13596" w:author="Опаева Лидия Арашаевна" w:date="2024-08-28T15:21:00Z">
              <w:r w:rsidRPr="007036CE">
                <w:t>Книга аналитического учета</w:t>
              </w:r>
            </w:ins>
          </w:p>
        </w:tc>
        <w:tc>
          <w:tcPr>
            <w:tcW w:w="1109" w:type="pct"/>
          </w:tcPr>
          <w:p w14:paraId="48460B78" w14:textId="77777777" w:rsidR="001C3522" w:rsidRPr="007036CE" w:rsidRDefault="001C3522" w:rsidP="001C3522">
            <w:pPr>
              <w:pStyle w:val="GOSTTablenorm"/>
              <w:rPr>
                <w:ins w:id="13597" w:author="Опаева Лидия Арашаевна" w:date="2024-08-28T15:21:00Z"/>
              </w:rPr>
            </w:pPr>
          </w:p>
        </w:tc>
        <w:tc>
          <w:tcPr>
            <w:tcW w:w="1371" w:type="pct"/>
          </w:tcPr>
          <w:p w14:paraId="4232C54C" w14:textId="77777777" w:rsidR="001C3522" w:rsidRPr="007036CE" w:rsidRDefault="001C3522" w:rsidP="001C3522">
            <w:pPr>
              <w:pStyle w:val="GOSTTablenorm"/>
              <w:rPr>
                <w:ins w:id="13598" w:author="Опаева Лидия Арашаевна" w:date="2024-08-28T15:21:00Z"/>
              </w:rPr>
            </w:pPr>
            <w:ins w:id="13599" w:author="Опаева Лидия Арашаевна" w:date="2024-08-28T15:21:00Z">
              <w:r w:rsidRPr="007036CE">
                <w:t>Данный атрибут вычисляется на основании Книги бухгалтерского учета (TtlPrt_LEDGERBOOK) и справочника «Книги учета» SVAP. До реализации доработок справочника, позволяющих установить связь между книгами, вычисление осуществляется по правилу:</w:t>
              </w:r>
            </w:ins>
          </w:p>
          <w:p w14:paraId="30C7D21F" w14:textId="77777777" w:rsidR="001C3522" w:rsidRPr="007036CE" w:rsidRDefault="001C3522" w:rsidP="001C3522">
            <w:pPr>
              <w:pStyle w:val="GOSTTablenorm"/>
              <w:rPr>
                <w:ins w:id="13600" w:author="Опаева Лидия Арашаевна" w:date="2024-08-28T15:21:00Z"/>
              </w:rPr>
            </w:pPr>
            <w:ins w:id="13601" w:author="Опаева Лидия Арашаевна" w:date="2024-08-28T15:21:00Z">
              <w:r w:rsidRPr="007036CE">
                <w:t>Если атрибут Книга_бухгалтерского_учета имеет значение «FTAccFedOrg» или «FTAccFedExec», то атрибут Книга_аналитического_учета принимает значение «FTOperFed»</w:t>
              </w:r>
            </w:ins>
          </w:p>
        </w:tc>
      </w:tr>
      <w:tr w:rsidR="001C3522" w:rsidRPr="007036CE" w14:paraId="12CE41C2" w14:textId="77777777" w:rsidTr="001C3522">
        <w:trPr>
          <w:ins w:id="13602" w:author="Опаева Лидия Арашаевна" w:date="2024-08-28T15:21:00Z"/>
        </w:trPr>
        <w:tc>
          <w:tcPr>
            <w:tcW w:w="1109" w:type="pct"/>
          </w:tcPr>
          <w:p w14:paraId="0867D0D0" w14:textId="77777777" w:rsidR="001C3522" w:rsidRPr="007036CE" w:rsidRDefault="001C3522" w:rsidP="001C3522">
            <w:pPr>
              <w:pStyle w:val="GOSTTablenorm"/>
              <w:rPr>
                <w:ins w:id="13603" w:author="Опаева Лидия Арашаевна" w:date="2024-08-28T15:21:00Z"/>
              </w:rPr>
            </w:pPr>
            <w:ins w:id="13604" w:author="Опаева Лидия Арашаевна" w:date="2024-08-28T15:21:00Z">
              <w:r w:rsidRPr="007036CE">
                <w:t>Номер_строки</w:t>
              </w:r>
            </w:ins>
          </w:p>
        </w:tc>
        <w:tc>
          <w:tcPr>
            <w:tcW w:w="302" w:type="pct"/>
          </w:tcPr>
          <w:p w14:paraId="11C275EF" w14:textId="77777777" w:rsidR="001C3522" w:rsidRPr="007036CE" w:rsidRDefault="001C3522" w:rsidP="001C3522">
            <w:pPr>
              <w:pStyle w:val="GOSTTablenorm"/>
              <w:rPr>
                <w:ins w:id="13605" w:author="Опаева Лидия Арашаевна" w:date="2024-08-28T15:21:00Z"/>
              </w:rPr>
            </w:pPr>
            <w:ins w:id="13606" w:author="Опаева Лидия Арашаевна" w:date="2024-08-28T15:21:00Z">
              <w:r w:rsidRPr="007036CE">
                <w:t>нет</w:t>
              </w:r>
            </w:ins>
          </w:p>
        </w:tc>
        <w:tc>
          <w:tcPr>
            <w:tcW w:w="1109" w:type="pct"/>
          </w:tcPr>
          <w:p w14:paraId="6C331868" w14:textId="77777777" w:rsidR="001C3522" w:rsidRPr="007036CE" w:rsidRDefault="001C3522" w:rsidP="001C3522">
            <w:pPr>
              <w:pStyle w:val="GOSTTablenorm"/>
              <w:rPr>
                <w:ins w:id="13607" w:author="Опаева Лидия Арашаевна" w:date="2024-08-28T15:21:00Z"/>
              </w:rPr>
            </w:pPr>
            <w:ins w:id="13608" w:author="Опаева Лидия Арашаевна" w:date="2024-08-28T15:21:00Z">
              <w:r w:rsidRPr="007036CE">
                <w:t>Порядковый номер строки</w:t>
              </w:r>
            </w:ins>
          </w:p>
        </w:tc>
        <w:tc>
          <w:tcPr>
            <w:tcW w:w="1109" w:type="pct"/>
          </w:tcPr>
          <w:p w14:paraId="7F3C2BAA" w14:textId="77777777" w:rsidR="001C3522" w:rsidRPr="007036CE" w:rsidRDefault="001C3522" w:rsidP="001C3522">
            <w:pPr>
              <w:pStyle w:val="GOSTTablenorm"/>
              <w:rPr>
                <w:ins w:id="13609" w:author="Опаева Лидия Арашаевна" w:date="2024-08-28T15:21:00Z"/>
              </w:rPr>
            </w:pPr>
            <w:ins w:id="13610" w:author="Опаева Лидия Арашаевна" w:date="2024-08-28T15:21:00Z">
              <w:r w:rsidRPr="007036CE">
                <w:t>T0504833:NPP</w:t>
              </w:r>
            </w:ins>
          </w:p>
        </w:tc>
        <w:tc>
          <w:tcPr>
            <w:tcW w:w="1371" w:type="pct"/>
          </w:tcPr>
          <w:p w14:paraId="42640986" w14:textId="77777777" w:rsidR="001C3522" w:rsidRPr="007036CE" w:rsidRDefault="001C3522" w:rsidP="001C3522">
            <w:pPr>
              <w:pStyle w:val="GOSTTablenorm"/>
              <w:rPr>
                <w:ins w:id="13611" w:author="Опаева Лидия Арашаевна" w:date="2024-08-28T15:21:00Z"/>
              </w:rPr>
            </w:pPr>
          </w:p>
        </w:tc>
      </w:tr>
      <w:tr w:rsidR="001C3522" w:rsidRPr="007036CE" w14:paraId="25549D74" w14:textId="77777777" w:rsidTr="001C3522">
        <w:trPr>
          <w:ins w:id="13612" w:author="Опаева Лидия Арашаевна" w:date="2024-08-28T15:21:00Z"/>
        </w:trPr>
        <w:tc>
          <w:tcPr>
            <w:tcW w:w="1109" w:type="pct"/>
          </w:tcPr>
          <w:p w14:paraId="0DBD6E6B" w14:textId="77777777" w:rsidR="001C3522" w:rsidRPr="007036CE" w:rsidRDefault="001C3522" w:rsidP="001C3522">
            <w:pPr>
              <w:pStyle w:val="GOSTTablenorm"/>
              <w:rPr>
                <w:ins w:id="13613" w:author="Опаева Лидия Арашаевна" w:date="2024-08-28T15:21:00Z"/>
              </w:rPr>
            </w:pPr>
            <w:ins w:id="13614" w:author="Опаева Лидия Арашаевна" w:date="2024-08-28T15:21:00Z">
              <w:r w:rsidRPr="007036CE">
                <w:t>Наименование_операции</w:t>
              </w:r>
            </w:ins>
          </w:p>
        </w:tc>
        <w:tc>
          <w:tcPr>
            <w:tcW w:w="302" w:type="pct"/>
          </w:tcPr>
          <w:p w14:paraId="3741C887" w14:textId="77777777" w:rsidR="001C3522" w:rsidRPr="007036CE" w:rsidRDefault="001C3522" w:rsidP="001C3522">
            <w:pPr>
              <w:pStyle w:val="GOSTTablenorm"/>
              <w:rPr>
                <w:ins w:id="13615" w:author="Опаева Лидия Арашаевна" w:date="2024-08-28T15:21:00Z"/>
              </w:rPr>
            </w:pPr>
            <w:ins w:id="13616" w:author="Опаева Лидия Арашаевна" w:date="2024-08-28T15:21:00Z">
              <w:r w:rsidRPr="007036CE">
                <w:t>нет</w:t>
              </w:r>
            </w:ins>
          </w:p>
        </w:tc>
        <w:tc>
          <w:tcPr>
            <w:tcW w:w="1109" w:type="pct"/>
          </w:tcPr>
          <w:p w14:paraId="71B6ABB9" w14:textId="77777777" w:rsidR="001C3522" w:rsidRPr="007036CE" w:rsidRDefault="001C3522" w:rsidP="001C3522">
            <w:pPr>
              <w:pStyle w:val="GOSTTablenorm"/>
              <w:rPr>
                <w:ins w:id="13617" w:author="Опаева Лидия Арашаевна" w:date="2024-08-28T15:21:00Z"/>
              </w:rPr>
            </w:pPr>
            <w:ins w:id="13618" w:author="Опаева Лидия Арашаевна" w:date="2024-08-28T15:21:00Z">
              <w:r w:rsidRPr="007036CE">
                <w:t>Наименование операции</w:t>
              </w:r>
            </w:ins>
          </w:p>
        </w:tc>
        <w:tc>
          <w:tcPr>
            <w:tcW w:w="1109" w:type="pct"/>
          </w:tcPr>
          <w:p w14:paraId="07E6B965" w14:textId="77777777" w:rsidR="001C3522" w:rsidRPr="007036CE" w:rsidRDefault="001C3522" w:rsidP="001C3522">
            <w:pPr>
              <w:pStyle w:val="GOSTTablenorm"/>
              <w:rPr>
                <w:ins w:id="13619" w:author="Опаева Лидия Арашаевна" w:date="2024-08-28T15:21:00Z"/>
                <w:lang w:val="en-US"/>
              </w:rPr>
            </w:pPr>
            <w:ins w:id="13620" w:author="Опаева Лидия Арашаевна" w:date="2024-08-28T15:21:00Z">
              <w:r w:rsidRPr="007036CE">
                <w:rPr>
                  <w:lang w:val="en-US"/>
                </w:rPr>
                <w:t>T0504833:NAME_O</w:t>
              </w:r>
            </w:ins>
          </w:p>
        </w:tc>
        <w:tc>
          <w:tcPr>
            <w:tcW w:w="1371" w:type="pct"/>
          </w:tcPr>
          <w:p w14:paraId="3962FB6F" w14:textId="77777777" w:rsidR="001C3522" w:rsidRPr="007036CE" w:rsidRDefault="001C3522" w:rsidP="001C3522">
            <w:pPr>
              <w:pStyle w:val="GOSTTablenorm"/>
              <w:rPr>
                <w:ins w:id="13621" w:author="Опаева Лидия Арашаевна" w:date="2024-08-28T15:21:00Z"/>
              </w:rPr>
            </w:pPr>
          </w:p>
        </w:tc>
      </w:tr>
      <w:tr w:rsidR="001C3522" w:rsidRPr="007036CE" w14:paraId="05268316" w14:textId="77777777" w:rsidTr="001C3522">
        <w:trPr>
          <w:ins w:id="13622" w:author="Опаева Лидия Арашаевна" w:date="2024-08-28T15:21:00Z"/>
        </w:trPr>
        <w:tc>
          <w:tcPr>
            <w:tcW w:w="1109" w:type="pct"/>
          </w:tcPr>
          <w:p w14:paraId="3A293399" w14:textId="77777777" w:rsidR="001C3522" w:rsidRPr="007036CE" w:rsidRDefault="001C3522" w:rsidP="001C3522">
            <w:pPr>
              <w:pStyle w:val="GOSTTablenorm"/>
              <w:rPr>
                <w:ins w:id="13623" w:author="Опаева Лидия Арашаевна" w:date="2024-08-28T15:21:00Z"/>
              </w:rPr>
            </w:pPr>
            <w:ins w:id="13624" w:author="Опаева Лидия Арашаевна" w:date="2024-08-28T15:21:00Z">
              <w:r w:rsidRPr="007036CE">
                <w:lastRenderedPageBreak/>
                <w:t>Сумма_валюта_операции</w:t>
              </w:r>
            </w:ins>
          </w:p>
        </w:tc>
        <w:tc>
          <w:tcPr>
            <w:tcW w:w="302" w:type="pct"/>
          </w:tcPr>
          <w:p w14:paraId="59AD40DC" w14:textId="77777777" w:rsidR="001C3522" w:rsidRPr="007036CE" w:rsidRDefault="001C3522" w:rsidP="001C3522">
            <w:pPr>
              <w:pStyle w:val="GOSTTablenorm"/>
              <w:rPr>
                <w:ins w:id="13625" w:author="Опаева Лидия Арашаевна" w:date="2024-08-28T15:21:00Z"/>
              </w:rPr>
            </w:pPr>
            <w:ins w:id="13626" w:author="Опаева Лидия Арашаевна" w:date="2024-08-28T15:21:00Z">
              <w:r w:rsidRPr="007036CE">
                <w:t>да</w:t>
              </w:r>
            </w:ins>
          </w:p>
        </w:tc>
        <w:tc>
          <w:tcPr>
            <w:tcW w:w="1109" w:type="pct"/>
          </w:tcPr>
          <w:p w14:paraId="669E0E50" w14:textId="77777777" w:rsidR="001C3522" w:rsidRPr="007036CE" w:rsidRDefault="001C3522" w:rsidP="001C3522">
            <w:pPr>
              <w:pStyle w:val="GOSTTablenorm"/>
              <w:rPr>
                <w:ins w:id="13627" w:author="Опаева Лидия Арашаевна" w:date="2024-08-28T15:21:00Z"/>
              </w:rPr>
            </w:pPr>
            <w:ins w:id="13628" w:author="Опаева Лидия Арашаевна" w:date="2024-08-28T15:21:00Z">
              <w:r w:rsidRPr="007036CE">
                <w:t>Сумма в валюте операции</w:t>
              </w:r>
            </w:ins>
          </w:p>
        </w:tc>
        <w:tc>
          <w:tcPr>
            <w:tcW w:w="1109" w:type="pct"/>
          </w:tcPr>
          <w:p w14:paraId="5897FD76" w14:textId="77777777" w:rsidR="001C3522" w:rsidRPr="007036CE" w:rsidRDefault="001C3522" w:rsidP="001C3522">
            <w:pPr>
              <w:pStyle w:val="GOSTTablenorm"/>
              <w:rPr>
                <w:ins w:id="13629" w:author="Опаева Лидия Арашаевна" w:date="2024-08-28T15:21:00Z"/>
              </w:rPr>
            </w:pPr>
            <w:ins w:id="13630" w:author="Опаева Лидия Арашаевна" w:date="2024-08-28T15:21:00Z">
              <w:r w:rsidRPr="007036CE">
                <w:t>T0504833:SUMM</w:t>
              </w:r>
            </w:ins>
          </w:p>
        </w:tc>
        <w:tc>
          <w:tcPr>
            <w:tcW w:w="1371" w:type="pct"/>
          </w:tcPr>
          <w:p w14:paraId="59E36F02" w14:textId="77777777" w:rsidR="001C3522" w:rsidRPr="007036CE" w:rsidRDefault="001C3522" w:rsidP="001C3522">
            <w:pPr>
              <w:pStyle w:val="GOSTTablenorm"/>
              <w:rPr>
                <w:ins w:id="13631" w:author="Опаева Лидия Арашаевна" w:date="2024-08-28T15:21:00Z"/>
              </w:rPr>
            </w:pPr>
            <w:ins w:id="13632" w:author="Опаева Лидия Арашаевна" w:date="2024-08-28T15:21:00Z">
              <w:r w:rsidRPr="007036CE">
                <w:t>Для данного типа документов Сумма_валюта_операции = Сумма_валюта_учета_руб</w:t>
              </w:r>
            </w:ins>
          </w:p>
        </w:tc>
      </w:tr>
      <w:tr w:rsidR="001C3522" w:rsidRPr="007036CE" w14:paraId="32FB0B06" w14:textId="77777777" w:rsidTr="001C3522">
        <w:trPr>
          <w:ins w:id="13633" w:author="Опаева Лидия Арашаевна" w:date="2024-08-28T15:21:00Z"/>
        </w:trPr>
        <w:tc>
          <w:tcPr>
            <w:tcW w:w="1109" w:type="pct"/>
          </w:tcPr>
          <w:p w14:paraId="317F90ED" w14:textId="77777777" w:rsidR="001C3522" w:rsidRPr="007036CE" w:rsidRDefault="001C3522" w:rsidP="001C3522">
            <w:pPr>
              <w:pStyle w:val="GOSTTablenorm"/>
              <w:rPr>
                <w:ins w:id="13634" w:author="Опаева Лидия Арашаевна" w:date="2024-08-28T15:21:00Z"/>
              </w:rPr>
            </w:pPr>
            <w:ins w:id="13635" w:author="Опаева Лидия Арашаевна" w:date="2024-08-28T15:21:00Z">
              <w:r w:rsidRPr="007036CE">
                <w:t>Сумма_валюта_учета_руб</w:t>
              </w:r>
            </w:ins>
          </w:p>
        </w:tc>
        <w:tc>
          <w:tcPr>
            <w:tcW w:w="302" w:type="pct"/>
          </w:tcPr>
          <w:p w14:paraId="05E794D7" w14:textId="77777777" w:rsidR="001C3522" w:rsidRPr="007036CE" w:rsidRDefault="001C3522" w:rsidP="001C3522">
            <w:pPr>
              <w:pStyle w:val="GOSTTablenorm"/>
              <w:rPr>
                <w:ins w:id="13636" w:author="Опаева Лидия Арашаевна" w:date="2024-08-28T15:21:00Z"/>
              </w:rPr>
            </w:pPr>
            <w:ins w:id="13637" w:author="Опаева Лидия Арашаевна" w:date="2024-08-28T15:21:00Z">
              <w:r w:rsidRPr="007036CE">
                <w:t>да</w:t>
              </w:r>
            </w:ins>
          </w:p>
        </w:tc>
        <w:tc>
          <w:tcPr>
            <w:tcW w:w="1109" w:type="pct"/>
          </w:tcPr>
          <w:p w14:paraId="2045AD30" w14:textId="77777777" w:rsidR="001C3522" w:rsidRPr="007036CE" w:rsidRDefault="001C3522" w:rsidP="001C3522">
            <w:pPr>
              <w:pStyle w:val="GOSTTablenorm"/>
              <w:rPr>
                <w:ins w:id="13638" w:author="Опаева Лидия Арашаевна" w:date="2024-08-28T15:21:00Z"/>
              </w:rPr>
            </w:pPr>
            <w:ins w:id="13639" w:author="Опаева Лидия Арашаевна" w:date="2024-08-28T15:21:00Z">
              <w:r w:rsidRPr="007036CE">
                <w:t>Сумма в валюте учета (руб)</w:t>
              </w:r>
            </w:ins>
          </w:p>
        </w:tc>
        <w:tc>
          <w:tcPr>
            <w:tcW w:w="1109" w:type="pct"/>
          </w:tcPr>
          <w:p w14:paraId="2C11BCF1" w14:textId="77777777" w:rsidR="001C3522" w:rsidRPr="007036CE" w:rsidRDefault="001C3522" w:rsidP="001C3522">
            <w:pPr>
              <w:pStyle w:val="GOSTTablenorm"/>
              <w:rPr>
                <w:ins w:id="13640" w:author="Опаева Лидия Арашаевна" w:date="2024-08-28T15:21:00Z"/>
              </w:rPr>
            </w:pPr>
            <w:ins w:id="13641" w:author="Опаева Лидия Арашаевна" w:date="2024-08-28T15:21:00Z">
              <w:r w:rsidRPr="007036CE">
                <w:t>T0504833: SUMM</w:t>
              </w:r>
            </w:ins>
          </w:p>
        </w:tc>
        <w:tc>
          <w:tcPr>
            <w:tcW w:w="1371" w:type="pct"/>
          </w:tcPr>
          <w:p w14:paraId="3F8A2D5C" w14:textId="6A9A9BDB" w:rsidR="001C3522" w:rsidRPr="007036CE" w:rsidRDefault="001C3522" w:rsidP="001C3522">
            <w:pPr>
              <w:pStyle w:val="GOSTTablenorm"/>
              <w:rPr>
                <w:ins w:id="13642" w:author="Опаева Лидия Арашаевна" w:date="2024-08-28T15:21:00Z"/>
              </w:rPr>
            </w:pPr>
            <w:ins w:id="13643" w:author="Опаева Лидия Арашаевна" w:date="2024-08-28T15:21:00Z">
              <w:r w:rsidRPr="007036CE">
                <w:t xml:space="preserve">Сумма передается в единицах валюты с точностью 2 знака после запятой </w:t>
              </w:r>
            </w:ins>
            <w:r w:rsidR="005B1C15" w:rsidRPr="007036CE">
              <w:t>–</w:t>
            </w:r>
            <w:ins w:id="13644" w:author="Опаева Лидия Арашаевна" w:date="2024-08-28T15:21:00Z">
              <w:r w:rsidRPr="007036CE">
                <w:t xml:space="preserve"> необходимо конвертировать в минимальные единицы валюты (для данного типа документов умножить на 100)</w:t>
              </w:r>
            </w:ins>
          </w:p>
        </w:tc>
      </w:tr>
      <w:tr w:rsidR="001C3522" w:rsidRPr="007036CE" w14:paraId="3D131038" w14:textId="77777777" w:rsidTr="001C3522">
        <w:trPr>
          <w:ins w:id="13645" w:author="Опаева Лидия Арашаевна" w:date="2024-08-28T15:21:00Z"/>
        </w:trPr>
        <w:tc>
          <w:tcPr>
            <w:tcW w:w="1109" w:type="pct"/>
          </w:tcPr>
          <w:p w14:paraId="63E2AE88" w14:textId="77777777" w:rsidR="001C3522" w:rsidRPr="007036CE" w:rsidRDefault="001C3522" w:rsidP="001C3522">
            <w:pPr>
              <w:pStyle w:val="GOSTTablenorm"/>
              <w:rPr>
                <w:ins w:id="13646" w:author="Опаева Лидия Арашаевна" w:date="2024-08-28T15:21:00Z"/>
              </w:rPr>
            </w:pPr>
            <w:ins w:id="13647" w:author="Опаева Лидия Арашаевна" w:date="2024-08-28T15:21:00Z">
              <w:r w:rsidRPr="007036CE">
                <w:t>КБК_Дт</w:t>
              </w:r>
            </w:ins>
          </w:p>
        </w:tc>
        <w:tc>
          <w:tcPr>
            <w:tcW w:w="302" w:type="pct"/>
          </w:tcPr>
          <w:p w14:paraId="0A4E90F2" w14:textId="77777777" w:rsidR="001C3522" w:rsidRPr="007036CE" w:rsidRDefault="001C3522" w:rsidP="001C3522">
            <w:pPr>
              <w:pStyle w:val="GOSTTablenorm"/>
              <w:rPr>
                <w:ins w:id="13648" w:author="Опаева Лидия Арашаевна" w:date="2024-08-28T15:21:00Z"/>
              </w:rPr>
            </w:pPr>
            <w:ins w:id="13649" w:author="Опаева Лидия Арашаевна" w:date="2024-08-28T15:21:00Z">
              <w:r w:rsidRPr="007036CE">
                <w:t>нет</w:t>
              </w:r>
            </w:ins>
          </w:p>
        </w:tc>
        <w:tc>
          <w:tcPr>
            <w:tcW w:w="1109" w:type="pct"/>
          </w:tcPr>
          <w:p w14:paraId="031B38DC" w14:textId="77777777" w:rsidR="001C3522" w:rsidRPr="007036CE" w:rsidRDefault="001C3522" w:rsidP="001C3522">
            <w:pPr>
              <w:pStyle w:val="GOSTTablenorm"/>
              <w:rPr>
                <w:ins w:id="13650" w:author="Опаева Лидия Арашаевна" w:date="2024-08-28T15:21:00Z"/>
              </w:rPr>
            </w:pPr>
            <w:ins w:id="13651" w:author="Опаева Лидия Арашаевна" w:date="2024-08-28T15:21:00Z">
              <w:r w:rsidRPr="007036CE">
                <w:t>КБК по Дт</w:t>
              </w:r>
            </w:ins>
          </w:p>
        </w:tc>
        <w:tc>
          <w:tcPr>
            <w:tcW w:w="1109" w:type="pct"/>
          </w:tcPr>
          <w:p w14:paraId="4660F217" w14:textId="77777777" w:rsidR="001C3522" w:rsidRPr="007036CE" w:rsidRDefault="001C3522" w:rsidP="001C3522">
            <w:pPr>
              <w:pStyle w:val="GOSTTablenorm"/>
              <w:rPr>
                <w:ins w:id="13652" w:author="Опаева Лидия Арашаевна" w:date="2024-08-28T15:21:00Z"/>
              </w:rPr>
            </w:pPr>
            <w:ins w:id="13653" w:author="Опаева Лидия Арашаевна" w:date="2024-08-28T15:21:00Z">
              <w:r w:rsidRPr="007036CE">
                <w:t>T0504833:DT_KBK</w:t>
              </w:r>
            </w:ins>
          </w:p>
        </w:tc>
        <w:tc>
          <w:tcPr>
            <w:tcW w:w="1371" w:type="pct"/>
          </w:tcPr>
          <w:p w14:paraId="10342F9B" w14:textId="77777777" w:rsidR="001C3522" w:rsidRPr="007036CE" w:rsidRDefault="001C3522" w:rsidP="001C3522">
            <w:pPr>
              <w:pStyle w:val="GOSTTablenorm"/>
              <w:rPr>
                <w:ins w:id="13654" w:author="Опаева Лидия Арашаевна" w:date="2024-08-28T15:21:00Z"/>
              </w:rPr>
            </w:pPr>
          </w:p>
        </w:tc>
      </w:tr>
      <w:tr w:rsidR="001C3522" w:rsidRPr="007036CE" w14:paraId="32710BB2" w14:textId="77777777" w:rsidTr="001C3522">
        <w:trPr>
          <w:ins w:id="13655" w:author="Опаева Лидия Арашаевна" w:date="2024-08-28T15:21:00Z"/>
        </w:trPr>
        <w:tc>
          <w:tcPr>
            <w:tcW w:w="1109" w:type="pct"/>
          </w:tcPr>
          <w:p w14:paraId="1F62160D" w14:textId="77777777" w:rsidR="001C3522" w:rsidRPr="007036CE" w:rsidRDefault="001C3522" w:rsidP="001C3522">
            <w:pPr>
              <w:pStyle w:val="GOSTTablenorm"/>
              <w:rPr>
                <w:ins w:id="13656" w:author="Опаева Лидия Арашаевна" w:date="2024-08-28T15:21:00Z"/>
              </w:rPr>
            </w:pPr>
            <w:ins w:id="13657" w:author="Опаева Лидия Арашаевна" w:date="2024-08-28T15:21:00Z">
              <w:r w:rsidRPr="007036CE">
                <w:t>КБК_Кт</w:t>
              </w:r>
            </w:ins>
          </w:p>
        </w:tc>
        <w:tc>
          <w:tcPr>
            <w:tcW w:w="302" w:type="pct"/>
          </w:tcPr>
          <w:p w14:paraId="10F4C52C" w14:textId="77777777" w:rsidR="001C3522" w:rsidRPr="007036CE" w:rsidRDefault="001C3522" w:rsidP="001C3522">
            <w:pPr>
              <w:pStyle w:val="GOSTTablenorm"/>
              <w:rPr>
                <w:ins w:id="13658" w:author="Опаева Лидия Арашаевна" w:date="2024-08-28T15:21:00Z"/>
              </w:rPr>
            </w:pPr>
            <w:ins w:id="13659" w:author="Опаева Лидия Арашаевна" w:date="2024-08-28T15:21:00Z">
              <w:r w:rsidRPr="007036CE">
                <w:t>нет</w:t>
              </w:r>
            </w:ins>
          </w:p>
        </w:tc>
        <w:tc>
          <w:tcPr>
            <w:tcW w:w="1109" w:type="pct"/>
          </w:tcPr>
          <w:p w14:paraId="193CD14C" w14:textId="77777777" w:rsidR="001C3522" w:rsidRPr="007036CE" w:rsidRDefault="001C3522" w:rsidP="001C3522">
            <w:pPr>
              <w:pStyle w:val="GOSTTablenorm"/>
              <w:rPr>
                <w:ins w:id="13660" w:author="Опаева Лидия Арашаевна" w:date="2024-08-28T15:21:00Z"/>
              </w:rPr>
            </w:pPr>
            <w:ins w:id="13661" w:author="Опаева Лидия Арашаевна" w:date="2024-08-28T15:21:00Z">
              <w:r w:rsidRPr="007036CE">
                <w:t>КБК по Кт</w:t>
              </w:r>
            </w:ins>
          </w:p>
        </w:tc>
        <w:tc>
          <w:tcPr>
            <w:tcW w:w="1109" w:type="pct"/>
          </w:tcPr>
          <w:p w14:paraId="4D361FCF" w14:textId="77777777" w:rsidR="001C3522" w:rsidRPr="007036CE" w:rsidRDefault="001C3522" w:rsidP="001C3522">
            <w:pPr>
              <w:pStyle w:val="GOSTTablenorm"/>
              <w:rPr>
                <w:ins w:id="13662" w:author="Опаева Лидия Арашаевна" w:date="2024-08-28T15:21:00Z"/>
              </w:rPr>
            </w:pPr>
            <w:ins w:id="13663" w:author="Опаева Лидия Арашаевна" w:date="2024-08-28T15:21:00Z">
              <w:r w:rsidRPr="007036CE">
                <w:t>T0504833:CT_KBK</w:t>
              </w:r>
            </w:ins>
          </w:p>
        </w:tc>
        <w:tc>
          <w:tcPr>
            <w:tcW w:w="1371" w:type="pct"/>
          </w:tcPr>
          <w:p w14:paraId="306F21D1" w14:textId="77777777" w:rsidR="001C3522" w:rsidRPr="007036CE" w:rsidRDefault="001C3522" w:rsidP="001C3522">
            <w:pPr>
              <w:pStyle w:val="GOSTTablenorm"/>
              <w:rPr>
                <w:ins w:id="13664" w:author="Опаева Лидия Арашаевна" w:date="2024-08-28T15:21:00Z"/>
              </w:rPr>
            </w:pPr>
          </w:p>
        </w:tc>
      </w:tr>
      <w:tr w:rsidR="001C3522" w:rsidRPr="007036CE" w14:paraId="5C600775" w14:textId="77777777" w:rsidTr="001C3522">
        <w:trPr>
          <w:ins w:id="13665" w:author="Опаева Лидия Арашаевна" w:date="2024-08-28T15:21:00Z"/>
        </w:trPr>
        <w:tc>
          <w:tcPr>
            <w:tcW w:w="1109" w:type="pct"/>
          </w:tcPr>
          <w:p w14:paraId="35DA6B0E" w14:textId="77777777" w:rsidR="001C3522" w:rsidRPr="007036CE" w:rsidRDefault="001C3522" w:rsidP="001C3522">
            <w:pPr>
              <w:pStyle w:val="GOSTTablenorm"/>
              <w:rPr>
                <w:ins w:id="13666" w:author="Опаева Лидия Арашаевна" w:date="2024-08-28T15:21:00Z"/>
              </w:rPr>
            </w:pPr>
            <w:ins w:id="13667" w:author="Опаева Лидия Арашаевна" w:date="2024-08-28T15:21:00Z">
              <w:r w:rsidRPr="007036CE">
                <w:t>Тип_КБК_Дт</w:t>
              </w:r>
            </w:ins>
          </w:p>
        </w:tc>
        <w:tc>
          <w:tcPr>
            <w:tcW w:w="302" w:type="pct"/>
          </w:tcPr>
          <w:p w14:paraId="1749C531" w14:textId="77777777" w:rsidR="001C3522" w:rsidRPr="007036CE" w:rsidRDefault="001C3522" w:rsidP="001C3522">
            <w:pPr>
              <w:pStyle w:val="GOSTTablenorm"/>
              <w:rPr>
                <w:ins w:id="13668" w:author="Опаева Лидия Арашаевна" w:date="2024-08-28T15:21:00Z"/>
              </w:rPr>
            </w:pPr>
            <w:ins w:id="13669" w:author="Опаева Лидия Арашаевна" w:date="2024-08-28T15:21:00Z">
              <w:r w:rsidRPr="007036CE">
                <w:t>нет</w:t>
              </w:r>
            </w:ins>
          </w:p>
        </w:tc>
        <w:tc>
          <w:tcPr>
            <w:tcW w:w="1109" w:type="pct"/>
          </w:tcPr>
          <w:p w14:paraId="041E98C2" w14:textId="77777777" w:rsidR="001C3522" w:rsidRPr="007036CE" w:rsidRDefault="001C3522" w:rsidP="001C3522">
            <w:pPr>
              <w:pStyle w:val="GOSTTablenorm"/>
              <w:rPr>
                <w:ins w:id="13670" w:author="Опаева Лидия Арашаевна" w:date="2024-08-28T15:21:00Z"/>
              </w:rPr>
            </w:pPr>
            <w:ins w:id="13671" w:author="Опаева Лидия Арашаевна" w:date="2024-08-28T15:21:00Z">
              <w:r w:rsidRPr="007036CE">
                <w:t>Тип КБК по Дт</w:t>
              </w:r>
            </w:ins>
          </w:p>
        </w:tc>
        <w:tc>
          <w:tcPr>
            <w:tcW w:w="1109" w:type="pct"/>
          </w:tcPr>
          <w:p w14:paraId="24D7078C" w14:textId="77777777" w:rsidR="001C3522" w:rsidRPr="007036CE" w:rsidRDefault="001C3522" w:rsidP="001C3522">
            <w:pPr>
              <w:pStyle w:val="GOSTTablenorm"/>
              <w:rPr>
                <w:ins w:id="13672" w:author="Опаева Лидия Арашаевна" w:date="2024-08-28T15:21:00Z"/>
              </w:rPr>
            </w:pPr>
            <w:ins w:id="13673" w:author="Опаева Лидия Арашаевна" w:date="2024-08-28T15:21:00Z">
              <w:r w:rsidRPr="007036CE">
                <w:t>T0504833:DT_TYPEKBK</w:t>
              </w:r>
            </w:ins>
          </w:p>
        </w:tc>
        <w:tc>
          <w:tcPr>
            <w:tcW w:w="1371" w:type="pct"/>
          </w:tcPr>
          <w:p w14:paraId="68493AC2" w14:textId="77777777" w:rsidR="001C3522" w:rsidRPr="007036CE" w:rsidRDefault="001C3522" w:rsidP="001C3522">
            <w:pPr>
              <w:pStyle w:val="GOSTTablenorm"/>
              <w:rPr>
                <w:ins w:id="13674" w:author="Опаева Лидия Арашаевна" w:date="2024-08-28T15:21:00Z"/>
              </w:rPr>
            </w:pPr>
          </w:p>
        </w:tc>
      </w:tr>
      <w:tr w:rsidR="001C3522" w:rsidRPr="007036CE" w14:paraId="07199135" w14:textId="77777777" w:rsidTr="001C3522">
        <w:trPr>
          <w:ins w:id="13675" w:author="Опаева Лидия Арашаевна" w:date="2024-08-28T15:21:00Z"/>
        </w:trPr>
        <w:tc>
          <w:tcPr>
            <w:tcW w:w="1109" w:type="pct"/>
          </w:tcPr>
          <w:p w14:paraId="6B0AEB51" w14:textId="77777777" w:rsidR="001C3522" w:rsidRPr="007036CE" w:rsidRDefault="001C3522" w:rsidP="001C3522">
            <w:pPr>
              <w:pStyle w:val="GOSTTablenorm"/>
              <w:rPr>
                <w:ins w:id="13676" w:author="Опаева Лидия Арашаевна" w:date="2024-08-28T15:21:00Z"/>
              </w:rPr>
            </w:pPr>
            <w:ins w:id="13677" w:author="Опаева Лидия Арашаевна" w:date="2024-08-28T15:21:00Z">
              <w:r w:rsidRPr="007036CE">
                <w:t>Тип_КБК_Кт</w:t>
              </w:r>
            </w:ins>
          </w:p>
        </w:tc>
        <w:tc>
          <w:tcPr>
            <w:tcW w:w="302" w:type="pct"/>
          </w:tcPr>
          <w:p w14:paraId="1CF27E23" w14:textId="77777777" w:rsidR="001C3522" w:rsidRPr="007036CE" w:rsidRDefault="001C3522" w:rsidP="001C3522">
            <w:pPr>
              <w:pStyle w:val="GOSTTablenorm"/>
              <w:rPr>
                <w:ins w:id="13678" w:author="Опаева Лидия Арашаевна" w:date="2024-08-28T15:21:00Z"/>
              </w:rPr>
            </w:pPr>
            <w:ins w:id="13679" w:author="Опаева Лидия Арашаевна" w:date="2024-08-28T15:21:00Z">
              <w:r w:rsidRPr="007036CE">
                <w:t>нет</w:t>
              </w:r>
            </w:ins>
          </w:p>
        </w:tc>
        <w:tc>
          <w:tcPr>
            <w:tcW w:w="1109" w:type="pct"/>
          </w:tcPr>
          <w:p w14:paraId="1DDDB3FF" w14:textId="77777777" w:rsidR="001C3522" w:rsidRPr="007036CE" w:rsidRDefault="001C3522" w:rsidP="001C3522">
            <w:pPr>
              <w:pStyle w:val="GOSTTablenorm"/>
              <w:rPr>
                <w:ins w:id="13680" w:author="Опаева Лидия Арашаевна" w:date="2024-08-28T15:21:00Z"/>
              </w:rPr>
            </w:pPr>
            <w:ins w:id="13681" w:author="Опаева Лидия Арашаевна" w:date="2024-08-28T15:21:00Z">
              <w:r w:rsidRPr="007036CE">
                <w:t>Тип КБК по Кт</w:t>
              </w:r>
            </w:ins>
          </w:p>
        </w:tc>
        <w:tc>
          <w:tcPr>
            <w:tcW w:w="1109" w:type="pct"/>
          </w:tcPr>
          <w:p w14:paraId="5D4F08B7" w14:textId="77777777" w:rsidR="001C3522" w:rsidRPr="007036CE" w:rsidRDefault="001C3522" w:rsidP="001C3522">
            <w:pPr>
              <w:pStyle w:val="GOSTTablenorm"/>
              <w:rPr>
                <w:ins w:id="13682" w:author="Опаева Лидия Арашаевна" w:date="2024-08-28T15:21:00Z"/>
              </w:rPr>
            </w:pPr>
            <w:ins w:id="13683" w:author="Опаева Лидия Арашаевна" w:date="2024-08-28T15:21:00Z">
              <w:r w:rsidRPr="007036CE">
                <w:t>T0504833:</w:t>
              </w:r>
              <w:r w:rsidRPr="007036CE">
                <w:rPr>
                  <w:lang w:val="en-US"/>
                </w:rPr>
                <w:t>C</w:t>
              </w:r>
              <w:r w:rsidRPr="007036CE">
                <w:t>T_TYPEKBK</w:t>
              </w:r>
            </w:ins>
          </w:p>
        </w:tc>
        <w:tc>
          <w:tcPr>
            <w:tcW w:w="1371" w:type="pct"/>
          </w:tcPr>
          <w:p w14:paraId="3C0E2E78" w14:textId="77777777" w:rsidR="001C3522" w:rsidRPr="007036CE" w:rsidRDefault="001C3522" w:rsidP="001C3522">
            <w:pPr>
              <w:pStyle w:val="GOSTTablenorm"/>
              <w:rPr>
                <w:ins w:id="13684" w:author="Опаева Лидия Арашаевна" w:date="2024-08-28T15:21:00Z"/>
              </w:rPr>
            </w:pPr>
          </w:p>
        </w:tc>
      </w:tr>
      <w:tr w:rsidR="001C3522" w:rsidRPr="007036CE" w14:paraId="0F1D4263" w14:textId="77777777" w:rsidTr="001C3522">
        <w:trPr>
          <w:ins w:id="13685" w:author="Опаева Лидия Арашаевна" w:date="2024-08-28T15:21:00Z"/>
        </w:trPr>
        <w:tc>
          <w:tcPr>
            <w:tcW w:w="1109" w:type="pct"/>
          </w:tcPr>
          <w:p w14:paraId="7AE44909" w14:textId="77777777" w:rsidR="001C3522" w:rsidRPr="007036CE" w:rsidRDefault="001C3522" w:rsidP="001C3522">
            <w:pPr>
              <w:pStyle w:val="GOSTTablenorm"/>
              <w:rPr>
                <w:ins w:id="13686" w:author="Опаева Лидия Арашаевна" w:date="2024-08-28T15:21:00Z"/>
              </w:rPr>
            </w:pPr>
            <w:ins w:id="13687" w:author="Опаева Лидия Арашаевна" w:date="2024-08-28T15:21:00Z">
              <w:r w:rsidRPr="007036CE">
                <w:t>Вид_средств_Дт</w:t>
              </w:r>
            </w:ins>
          </w:p>
        </w:tc>
        <w:tc>
          <w:tcPr>
            <w:tcW w:w="302" w:type="pct"/>
          </w:tcPr>
          <w:p w14:paraId="22D2D39C" w14:textId="77777777" w:rsidR="001C3522" w:rsidRPr="007036CE" w:rsidRDefault="001C3522" w:rsidP="001C3522">
            <w:pPr>
              <w:pStyle w:val="GOSTTablenorm"/>
              <w:rPr>
                <w:ins w:id="13688" w:author="Опаева Лидия Арашаевна" w:date="2024-08-28T15:21:00Z"/>
              </w:rPr>
            </w:pPr>
            <w:ins w:id="13689" w:author="Опаева Лидия Арашаевна" w:date="2024-08-28T15:21:00Z">
              <w:r w:rsidRPr="007036CE">
                <w:t>нет</w:t>
              </w:r>
            </w:ins>
          </w:p>
        </w:tc>
        <w:tc>
          <w:tcPr>
            <w:tcW w:w="1109" w:type="pct"/>
          </w:tcPr>
          <w:p w14:paraId="0D0CCC89" w14:textId="77777777" w:rsidR="001C3522" w:rsidRPr="007036CE" w:rsidRDefault="001C3522" w:rsidP="001C3522">
            <w:pPr>
              <w:pStyle w:val="GOSTTablenorm"/>
              <w:rPr>
                <w:ins w:id="13690" w:author="Опаева Лидия Арашаевна" w:date="2024-08-28T15:21:00Z"/>
              </w:rPr>
            </w:pPr>
            <w:ins w:id="13691" w:author="Опаева Лидия Арашаевна" w:date="2024-08-28T15:21:00Z">
              <w:r w:rsidRPr="007036CE">
                <w:t>Вид средств по Дт</w:t>
              </w:r>
            </w:ins>
          </w:p>
        </w:tc>
        <w:tc>
          <w:tcPr>
            <w:tcW w:w="1109" w:type="pct"/>
          </w:tcPr>
          <w:p w14:paraId="3F0F5479" w14:textId="77777777" w:rsidR="001C3522" w:rsidRPr="007036CE" w:rsidRDefault="001C3522" w:rsidP="001C3522">
            <w:pPr>
              <w:pStyle w:val="GOSTTablenorm"/>
              <w:rPr>
                <w:ins w:id="13692" w:author="Опаева Лидия Арашаевна" w:date="2024-08-28T15:21:00Z"/>
              </w:rPr>
            </w:pPr>
            <w:ins w:id="13693" w:author="Опаева Лидия Арашаевна" w:date="2024-08-28T15:21:00Z">
              <w:r w:rsidRPr="007036CE">
                <w:t>T0504833:DT_KVFO</w:t>
              </w:r>
            </w:ins>
          </w:p>
        </w:tc>
        <w:tc>
          <w:tcPr>
            <w:tcW w:w="1371" w:type="pct"/>
          </w:tcPr>
          <w:p w14:paraId="4A288258" w14:textId="77777777" w:rsidR="001C3522" w:rsidRPr="007036CE" w:rsidRDefault="001C3522" w:rsidP="001C3522">
            <w:pPr>
              <w:pStyle w:val="GOSTTablenorm"/>
              <w:rPr>
                <w:ins w:id="13694" w:author="Опаева Лидия Арашаевна" w:date="2024-08-28T15:21:00Z"/>
              </w:rPr>
            </w:pPr>
          </w:p>
        </w:tc>
      </w:tr>
      <w:tr w:rsidR="001C3522" w:rsidRPr="007036CE" w14:paraId="7F6034ED" w14:textId="77777777" w:rsidTr="001C3522">
        <w:trPr>
          <w:ins w:id="13695" w:author="Опаева Лидия Арашаевна" w:date="2024-08-28T15:21:00Z"/>
        </w:trPr>
        <w:tc>
          <w:tcPr>
            <w:tcW w:w="1109" w:type="pct"/>
          </w:tcPr>
          <w:p w14:paraId="70889053" w14:textId="77777777" w:rsidR="001C3522" w:rsidRPr="007036CE" w:rsidRDefault="001C3522" w:rsidP="001C3522">
            <w:pPr>
              <w:pStyle w:val="GOSTTablenorm"/>
              <w:rPr>
                <w:ins w:id="13696" w:author="Опаева Лидия Арашаевна" w:date="2024-08-28T15:21:00Z"/>
              </w:rPr>
            </w:pPr>
            <w:ins w:id="13697" w:author="Опаева Лидия Арашаевна" w:date="2024-08-28T15:21:00Z">
              <w:r w:rsidRPr="007036CE">
                <w:t>Вид_средств_Кт</w:t>
              </w:r>
            </w:ins>
          </w:p>
        </w:tc>
        <w:tc>
          <w:tcPr>
            <w:tcW w:w="302" w:type="pct"/>
          </w:tcPr>
          <w:p w14:paraId="4215C17B" w14:textId="77777777" w:rsidR="001C3522" w:rsidRPr="007036CE" w:rsidRDefault="001C3522" w:rsidP="001C3522">
            <w:pPr>
              <w:pStyle w:val="GOSTTablenorm"/>
              <w:rPr>
                <w:ins w:id="13698" w:author="Опаева Лидия Арашаевна" w:date="2024-08-28T15:21:00Z"/>
              </w:rPr>
            </w:pPr>
            <w:ins w:id="13699" w:author="Опаева Лидия Арашаевна" w:date="2024-08-28T15:21:00Z">
              <w:r w:rsidRPr="007036CE">
                <w:t>нет</w:t>
              </w:r>
            </w:ins>
          </w:p>
        </w:tc>
        <w:tc>
          <w:tcPr>
            <w:tcW w:w="1109" w:type="pct"/>
          </w:tcPr>
          <w:p w14:paraId="57AC52F0" w14:textId="77777777" w:rsidR="001C3522" w:rsidRPr="007036CE" w:rsidRDefault="001C3522" w:rsidP="001C3522">
            <w:pPr>
              <w:pStyle w:val="GOSTTablenorm"/>
              <w:rPr>
                <w:ins w:id="13700" w:author="Опаева Лидия Арашаевна" w:date="2024-08-28T15:21:00Z"/>
              </w:rPr>
            </w:pPr>
            <w:ins w:id="13701" w:author="Опаева Лидия Арашаевна" w:date="2024-08-28T15:21:00Z">
              <w:r w:rsidRPr="007036CE">
                <w:t>Вид средств по Кт</w:t>
              </w:r>
            </w:ins>
          </w:p>
        </w:tc>
        <w:tc>
          <w:tcPr>
            <w:tcW w:w="1109" w:type="pct"/>
          </w:tcPr>
          <w:p w14:paraId="08F6B76E" w14:textId="77777777" w:rsidR="001C3522" w:rsidRPr="007036CE" w:rsidRDefault="001C3522" w:rsidP="001C3522">
            <w:pPr>
              <w:pStyle w:val="GOSTTablenorm"/>
              <w:rPr>
                <w:ins w:id="13702" w:author="Опаева Лидия Арашаевна" w:date="2024-08-28T15:21:00Z"/>
              </w:rPr>
            </w:pPr>
            <w:ins w:id="13703" w:author="Опаева Лидия Арашаевна" w:date="2024-08-28T15:21:00Z">
              <w:r w:rsidRPr="007036CE">
                <w:t>T0504833:</w:t>
              </w:r>
              <w:r w:rsidRPr="007036CE">
                <w:rPr>
                  <w:lang w:val="en-US"/>
                </w:rPr>
                <w:t>C</w:t>
              </w:r>
              <w:r w:rsidRPr="007036CE">
                <w:t>T_KVFO</w:t>
              </w:r>
            </w:ins>
          </w:p>
        </w:tc>
        <w:tc>
          <w:tcPr>
            <w:tcW w:w="1371" w:type="pct"/>
          </w:tcPr>
          <w:p w14:paraId="7BE79C32" w14:textId="77777777" w:rsidR="001C3522" w:rsidRPr="007036CE" w:rsidRDefault="001C3522" w:rsidP="001C3522">
            <w:pPr>
              <w:pStyle w:val="GOSTTablenorm"/>
              <w:rPr>
                <w:ins w:id="13704" w:author="Опаева Лидия Арашаевна" w:date="2024-08-28T15:21:00Z"/>
              </w:rPr>
            </w:pPr>
          </w:p>
        </w:tc>
      </w:tr>
      <w:tr w:rsidR="001C3522" w:rsidRPr="007036CE" w14:paraId="7A883892" w14:textId="77777777" w:rsidTr="001C3522">
        <w:trPr>
          <w:ins w:id="13705" w:author="Опаева Лидия Арашаевна" w:date="2024-08-28T15:21:00Z"/>
        </w:trPr>
        <w:tc>
          <w:tcPr>
            <w:tcW w:w="1109" w:type="pct"/>
          </w:tcPr>
          <w:p w14:paraId="28DB7796" w14:textId="77777777" w:rsidR="001C3522" w:rsidRPr="007036CE" w:rsidRDefault="001C3522" w:rsidP="001C3522">
            <w:pPr>
              <w:pStyle w:val="GOSTTablenorm"/>
              <w:rPr>
                <w:ins w:id="13706" w:author="Опаева Лидия Арашаевна" w:date="2024-08-28T15:21:00Z"/>
              </w:rPr>
            </w:pPr>
            <w:ins w:id="13707" w:author="Опаева Лидия Арашаевна" w:date="2024-08-28T15:21:00Z">
              <w:r w:rsidRPr="007036CE">
                <w:t>Вид_деятельности_Дт</w:t>
              </w:r>
            </w:ins>
          </w:p>
        </w:tc>
        <w:tc>
          <w:tcPr>
            <w:tcW w:w="302" w:type="pct"/>
          </w:tcPr>
          <w:p w14:paraId="06878957" w14:textId="77777777" w:rsidR="001C3522" w:rsidRPr="007036CE" w:rsidRDefault="001C3522" w:rsidP="001C3522">
            <w:pPr>
              <w:pStyle w:val="GOSTTablenorm"/>
              <w:rPr>
                <w:ins w:id="13708" w:author="Опаева Лидия Арашаевна" w:date="2024-08-28T15:21:00Z"/>
              </w:rPr>
            </w:pPr>
            <w:ins w:id="13709" w:author="Опаева Лидия Арашаевна" w:date="2024-08-28T15:21:00Z">
              <w:r w:rsidRPr="007036CE">
                <w:t>да</w:t>
              </w:r>
            </w:ins>
          </w:p>
        </w:tc>
        <w:tc>
          <w:tcPr>
            <w:tcW w:w="1109" w:type="pct"/>
          </w:tcPr>
          <w:p w14:paraId="18AC8BE6" w14:textId="77777777" w:rsidR="001C3522" w:rsidRPr="007036CE" w:rsidRDefault="001C3522" w:rsidP="001C3522">
            <w:pPr>
              <w:pStyle w:val="GOSTTablenorm"/>
              <w:rPr>
                <w:ins w:id="13710" w:author="Опаева Лидия Арашаевна" w:date="2024-08-28T15:21:00Z"/>
              </w:rPr>
            </w:pPr>
            <w:ins w:id="13711" w:author="Опаева Лидия Арашаевна" w:date="2024-08-28T15:21:00Z">
              <w:r w:rsidRPr="007036CE">
                <w:t>Вид деятельности по Дт</w:t>
              </w:r>
            </w:ins>
          </w:p>
        </w:tc>
        <w:tc>
          <w:tcPr>
            <w:tcW w:w="1109" w:type="pct"/>
          </w:tcPr>
          <w:p w14:paraId="2E7FC05C" w14:textId="77777777" w:rsidR="001C3522" w:rsidRPr="007036CE" w:rsidRDefault="001C3522" w:rsidP="001C3522">
            <w:pPr>
              <w:pStyle w:val="GOSTTablenorm"/>
              <w:rPr>
                <w:ins w:id="13712" w:author="Опаева Лидия Арашаевна" w:date="2024-08-28T15:21:00Z"/>
              </w:rPr>
            </w:pPr>
            <w:ins w:id="13713" w:author="Опаева Лидия Арашаевна" w:date="2024-08-28T15:21:00Z">
              <w:r w:rsidRPr="007036CE">
                <w:t>T0504833:DT_KVFO</w:t>
              </w:r>
            </w:ins>
          </w:p>
        </w:tc>
        <w:tc>
          <w:tcPr>
            <w:tcW w:w="1371" w:type="pct"/>
          </w:tcPr>
          <w:p w14:paraId="76036009" w14:textId="77777777" w:rsidR="001C3522" w:rsidRPr="007036CE" w:rsidRDefault="001C3522" w:rsidP="001C3522">
            <w:pPr>
              <w:pStyle w:val="GOSTTablenorm"/>
              <w:rPr>
                <w:ins w:id="13714" w:author="Опаева Лидия Арашаевна" w:date="2024-08-28T15:21:00Z"/>
              </w:rPr>
            </w:pPr>
            <w:ins w:id="13715" w:author="Опаева Лидия Арашаевна" w:date="2024-08-28T15:21:00Z">
              <w:r w:rsidRPr="007036CE">
                <w:t>Заполняется первым символом значения атрибута Вид_средств_Дт</w:t>
              </w:r>
            </w:ins>
          </w:p>
        </w:tc>
      </w:tr>
      <w:tr w:rsidR="001C3522" w:rsidRPr="007036CE" w14:paraId="23C0ED5B" w14:textId="77777777" w:rsidTr="001C3522">
        <w:trPr>
          <w:ins w:id="13716" w:author="Опаева Лидия Арашаевна" w:date="2024-08-28T15:21:00Z"/>
        </w:trPr>
        <w:tc>
          <w:tcPr>
            <w:tcW w:w="1109" w:type="pct"/>
          </w:tcPr>
          <w:p w14:paraId="56EF2A41" w14:textId="77777777" w:rsidR="001C3522" w:rsidRPr="007036CE" w:rsidRDefault="001C3522" w:rsidP="001C3522">
            <w:pPr>
              <w:pStyle w:val="GOSTTablenorm"/>
              <w:rPr>
                <w:ins w:id="13717" w:author="Опаева Лидия Арашаевна" w:date="2024-08-28T15:21:00Z"/>
              </w:rPr>
            </w:pPr>
            <w:ins w:id="13718" w:author="Опаева Лидия Арашаевна" w:date="2024-08-28T15:21:00Z">
              <w:r w:rsidRPr="007036CE">
                <w:t>Вид_деятельности_Кт</w:t>
              </w:r>
            </w:ins>
          </w:p>
        </w:tc>
        <w:tc>
          <w:tcPr>
            <w:tcW w:w="302" w:type="pct"/>
          </w:tcPr>
          <w:p w14:paraId="3034EB23" w14:textId="77777777" w:rsidR="001C3522" w:rsidRPr="007036CE" w:rsidRDefault="001C3522" w:rsidP="001C3522">
            <w:pPr>
              <w:pStyle w:val="GOSTTablenorm"/>
              <w:rPr>
                <w:ins w:id="13719" w:author="Опаева Лидия Арашаевна" w:date="2024-08-28T15:21:00Z"/>
              </w:rPr>
            </w:pPr>
            <w:ins w:id="13720" w:author="Опаева Лидия Арашаевна" w:date="2024-08-28T15:21:00Z">
              <w:r w:rsidRPr="007036CE">
                <w:t>да</w:t>
              </w:r>
            </w:ins>
          </w:p>
        </w:tc>
        <w:tc>
          <w:tcPr>
            <w:tcW w:w="1109" w:type="pct"/>
          </w:tcPr>
          <w:p w14:paraId="792D6A4A" w14:textId="77777777" w:rsidR="001C3522" w:rsidRPr="007036CE" w:rsidRDefault="001C3522" w:rsidP="001C3522">
            <w:pPr>
              <w:pStyle w:val="GOSTTablenorm"/>
              <w:rPr>
                <w:ins w:id="13721" w:author="Опаева Лидия Арашаевна" w:date="2024-08-28T15:21:00Z"/>
              </w:rPr>
            </w:pPr>
            <w:ins w:id="13722" w:author="Опаева Лидия Арашаевна" w:date="2024-08-28T15:21:00Z">
              <w:r w:rsidRPr="007036CE">
                <w:t>Вид деятельности по Кт</w:t>
              </w:r>
            </w:ins>
          </w:p>
        </w:tc>
        <w:tc>
          <w:tcPr>
            <w:tcW w:w="1109" w:type="pct"/>
          </w:tcPr>
          <w:p w14:paraId="5E538B26" w14:textId="77777777" w:rsidR="001C3522" w:rsidRPr="007036CE" w:rsidRDefault="001C3522" w:rsidP="001C3522">
            <w:pPr>
              <w:pStyle w:val="GOSTTablenorm"/>
              <w:rPr>
                <w:ins w:id="13723" w:author="Опаева Лидия Арашаевна" w:date="2024-08-28T15:21:00Z"/>
              </w:rPr>
            </w:pPr>
            <w:ins w:id="13724" w:author="Опаева Лидия Арашаевна" w:date="2024-08-28T15:21:00Z">
              <w:r w:rsidRPr="007036CE">
                <w:t>T0504833:</w:t>
              </w:r>
              <w:r w:rsidRPr="007036CE">
                <w:rPr>
                  <w:lang w:val="en-US"/>
                </w:rPr>
                <w:t>C</w:t>
              </w:r>
              <w:r w:rsidRPr="007036CE">
                <w:t>T_KVFO</w:t>
              </w:r>
            </w:ins>
          </w:p>
        </w:tc>
        <w:tc>
          <w:tcPr>
            <w:tcW w:w="1371" w:type="pct"/>
          </w:tcPr>
          <w:p w14:paraId="460E0ACB" w14:textId="77777777" w:rsidR="001C3522" w:rsidRPr="007036CE" w:rsidRDefault="001C3522" w:rsidP="001C3522">
            <w:pPr>
              <w:pStyle w:val="GOSTTablenorm"/>
              <w:rPr>
                <w:ins w:id="13725" w:author="Опаева Лидия Арашаевна" w:date="2024-08-28T15:21:00Z"/>
              </w:rPr>
            </w:pPr>
            <w:ins w:id="13726" w:author="Опаева Лидия Арашаевна" w:date="2024-08-28T15:21:00Z">
              <w:r w:rsidRPr="007036CE">
                <w:t>Заполняется первым символом значения атрибута Вид_средств_Кт</w:t>
              </w:r>
            </w:ins>
          </w:p>
        </w:tc>
      </w:tr>
      <w:tr w:rsidR="001C3522" w:rsidRPr="007036CE" w14:paraId="43FF51CA" w14:textId="77777777" w:rsidTr="001C3522">
        <w:trPr>
          <w:ins w:id="13727" w:author="Опаева Лидия Арашаевна" w:date="2024-08-28T15:21:00Z"/>
        </w:trPr>
        <w:tc>
          <w:tcPr>
            <w:tcW w:w="1109" w:type="pct"/>
          </w:tcPr>
          <w:p w14:paraId="3B5E8D35" w14:textId="77777777" w:rsidR="001C3522" w:rsidRPr="007036CE" w:rsidRDefault="001C3522" w:rsidP="001C3522">
            <w:pPr>
              <w:pStyle w:val="GOSTTablenorm"/>
              <w:rPr>
                <w:ins w:id="13728" w:author="Опаева Лидия Арашаевна" w:date="2024-08-28T15:21:00Z"/>
              </w:rPr>
            </w:pPr>
            <w:ins w:id="13729" w:author="Опаева Лидия Арашаевна" w:date="2024-08-28T15:21:00Z">
              <w:r w:rsidRPr="007036CE">
                <w:t>Показатель_ЛС_Дт</w:t>
              </w:r>
            </w:ins>
          </w:p>
        </w:tc>
        <w:tc>
          <w:tcPr>
            <w:tcW w:w="302" w:type="pct"/>
          </w:tcPr>
          <w:p w14:paraId="355BF93B" w14:textId="77777777" w:rsidR="001C3522" w:rsidRPr="007036CE" w:rsidRDefault="001C3522" w:rsidP="001C3522">
            <w:pPr>
              <w:pStyle w:val="GOSTTablenorm"/>
              <w:rPr>
                <w:ins w:id="13730" w:author="Опаева Лидия Арашаевна" w:date="2024-08-28T15:21:00Z"/>
              </w:rPr>
            </w:pPr>
            <w:ins w:id="13731" w:author="Опаева Лидия Арашаевна" w:date="2024-08-28T15:21:00Z">
              <w:r w:rsidRPr="007036CE">
                <w:t>нет</w:t>
              </w:r>
            </w:ins>
          </w:p>
        </w:tc>
        <w:tc>
          <w:tcPr>
            <w:tcW w:w="1109" w:type="pct"/>
          </w:tcPr>
          <w:p w14:paraId="24751125" w14:textId="77777777" w:rsidR="001C3522" w:rsidRPr="007036CE" w:rsidRDefault="001C3522" w:rsidP="001C3522">
            <w:pPr>
              <w:pStyle w:val="GOSTTablenorm"/>
              <w:rPr>
                <w:ins w:id="13732" w:author="Опаева Лидия Арашаевна" w:date="2024-08-28T15:21:00Z"/>
              </w:rPr>
            </w:pPr>
            <w:ins w:id="13733" w:author="Опаева Лидия Арашаевна" w:date="2024-08-28T15:21:00Z">
              <w:r w:rsidRPr="007036CE">
                <w:t>Показатель лицевого счета по дебету</w:t>
              </w:r>
            </w:ins>
          </w:p>
        </w:tc>
        <w:tc>
          <w:tcPr>
            <w:tcW w:w="1109" w:type="pct"/>
          </w:tcPr>
          <w:p w14:paraId="3A1F8192" w14:textId="77777777" w:rsidR="001C3522" w:rsidRPr="007036CE" w:rsidRDefault="001C3522" w:rsidP="001C3522">
            <w:pPr>
              <w:pStyle w:val="GOSTTablenorm"/>
              <w:rPr>
                <w:ins w:id="13734" w:author="Опаева Лидия Арашаевна" w:date="2024-08-28T15:21:00Z"/>
              </w:rPr>
            </w:pPr>
            <w:ins w:id="13735" w:author="Опаева Лидия Арашаевна" w:date="2024-08-28T15:21:00Z">
              <w:r w:rsidRPr="007036CE">
                <w:t>T0504833:DT_PLS</w:t>
              </w:r>
            </w:ins>
          </w:p>
        </w:tc>
        <w:tc>
          <w:tcPr>
            <w:tcW w:w="1371" w:type="pct"/>
          </w:tcPr>
          <w:p w14:paraId="65BAA2AA" w14:textId="77777777" w:rsidR="001C3522" w:rsidRPr="007036CE" w:rsidRDefault="001C3522" w:rsidP="001C3522">
            <w:pPr>
              <w:pStyle w:val="GOSTTablenorm"/>
              <w:rPr>
                <w:ins w:id="13736" w:author="Опаева Лидия Арашаевна" w:date="2024-08-28T15:21:00Z"/>
              </w:rPr>
            </w:pPr>
          </w:p>
        </w:tc>
      </w:tr>
      <w:tr w:rsidR="001C3522" w:rsidRPr="007036CE" w14:paraId="79741687" w14:textId="77777777" w:rsidTr="001C3522">
        <w:trPr>
          <w:ins w:id="13737" w:author="Опаева Лидия Арашаевна" w:date="2024-08-28T15:21:00Z"/>
        </w:trPr>
        <w:tc>
          <w:tcPr>
            <w:tcW w:w="1109" w:type="pct"/>
          </w:tcPr>
          <w:p w14:paraId="34F179CA" w14:textId="77777777" w:rsidR="001C3522" w:rsidRPr="007036CE" w:rsidRDefault="001C3522" w:rsidP="001C3522">
            <w:pPr>
              <w:pStyle w:val="GOSTTablenorm"/>
              <w:rPr>
                <w:ins w:id="13738" w:author="Опаева Лидия Арашаевна" w:date="2024-08-28T15:21:00Z"/>
              </w:rPr>
            </w:pPr>
            <w:ins w:id="13739" w:author="Опаева Лидия Арашаевна" w:date="2024-08-28T15:21:00Z">
              <w:r w:rsidRPr="007036CE">
                <w:t>Показатель_ЛС_Кт</w:t>
              </w:r>
            </w:ins>
          </w:p>
        </w:tc>
        <w:tc>
          <w:tcPr>
            <w:tcW w:w="302" w:type="pct"/>
          </w:tcPr>
          <w:p w14:paraId="2EDA1832" w14:textId="77777777" w:rsidR="001C3522" w:rsidRPr="007036CE" w:rsidRDefault="001C3522" w:rsidP="001C3522">
            <w:pPr>
              <w:pStyle w:val="GOSTTablenorm"/>
              <w:rPr>
                <w:ins w:id="13740" w:author="Опаева Лидия Арашаевна" w:date="2024-08-28T15:21:00Z"/>
              </w:rPr>
            </w:pPr>
            <w:ins w:id="13741" w:author="Опаева Лидия Арашаевна" w:date="2024-08-28T15:21:00Z">
              <w:r w:rsidRPr="007036CE">
                <w:t>нет</w:t>
              </w:r>
            </w:ins>
          </w:p>
        </w:tc>
        <w:tc>
          <w:tcPr>
            <w:tcW w:w="1109" w:type="pct"/>
          </w:tcPr>
          <w:p w14:paraId="7FDEF985" w14:textId="77777777" w:rsidR="001C3522" w:rsidRPr="007036CE" w:rsidRDefault="001C3522" w:rsidP="001C3522">
            <w:pPr>
              <w:pStyle w:val="GOSTTablenorm"/>
              <w:rPr>
                <w:ins w:id="13742" w:author="Опаева Лидия Арашаевна" w:date="2024-08-28T15:21:00Z"/>
              </w:rPr>
            </w:pPr>
            <w:ins w:id="13743" w:author="Опаева Лидия Арашаевна" w:date="2024-08-28T15:21:00Z">
              <w:r w:rsidRPr="007036CE">
                <w:t>Показатель лицевого счета по кредиту</w:t>
              </w:r>
            </w:ins>
          </w:p>
        </w:tc>
        <w:tc>
          <w:tcPr>
            <w:tcW w:w="1109" w:type="pct"/>
          </w:tcPr>
          <w:p w14:paraId="28176ED6" w14:textId="77777777" w:rsidR="001C3522" w:rsidRPr="007036CE" w:rsidRDefault="001C3522" w:rsidP="001C3522">
            <w:pPr>
              <w:pStyle w:val="GOSTTablenorm"/>
              <w:rPr>
                <w:ins w:id="13744" w:author="Опаева Лидия Арашаевна" w:date="2024-08-28T15:21:00Z"/>
              </w:rPr>
            </w:pPr>
            <w:ins w:id="13745" w:author="Опаева Лидия Арашаевна" w:date="2024-08-28T15:21:00Z">
              <w:r w:rsidRPr="007036CE">
                <w:t>T0504833:CT_PLS</w:t>
              </w:r>
            </w:ins>
          </w:p>
        </w:tc>
        <w:tc>
          <w:tcPr>
            <w:tcW w:w="1371" w:type="pct"/>
          </w:tcPr>
          <w:p w14:paraId="2603C39D" w14:textId="77777777" w:rsidR="001C3522" w:rsidRPr="007036CE" w:rsidRDefault="001C3522" w:rsidP="001C3522">
            <w:pPr>
              <w:pStyle w:val="GOSTTablenorm"/>
              <w:rPr>
                <w:ins w:id="13746" w:author="Опаева Лидия Арашаевна" w:date="2024-08-28T15:21:00Z"/>
              </w:rPr>
            </w:pPr>
          </w:p>
        </w:tc>
      </w:tr>
      <w:tr w:rsidR="001C3522" w:rsidRPr="007036CE" w14:paraId="13CD9FF6" w14:textId="77777777" w:rsidTr="001C3522">
        <w:trPr>
          <w:ins w:id="13747" w:author="Опаева Лидия Арашаевна" w:date="2024-08-28T15:21:00Z"/>
        </w:trPr>
        <w:tc>
          <w:tcPr>
            <w:tcW w:w="1109" w:type="pct"/>
          </w:tcPr>
          <w:p w14:paraId="75913798" w14:textId="77777777" w:rsidR="001C3522" w:rsidRPr="007036CE" w:rsidRDefault="001C3522" w:rsidP="001C3522">
            <w:pPr>
              <w:pStyle w:val="GOSTTablenorm"/>
              <w:rPr>
                <w:ins w:id="13748" w:author="Опаева Лидия Арашаевна" w:date="2024-08-28T15:21:00Z"/>
              </w:rPr>
            </w:pPr>
            <w:ins w:id="13749" w:author="Опаева Лидия Арашаевна" w:date="2024-08-28T15:21:00Z">
              <w:r w:rsidRPr="007036CE">
                <w:t>Счет_бухучет_Дт</w:t>
              </w:r>
            </w:ins>
          </w:p>
        </w:tc>
        <w:tc>
          <w:tcPr>
            <w:tcW w:w="302" w:type="pct"/>
          </w:tcPr>
          <w:p w14:paraId="5F0EBA7A" w14:textId="77777777" w:rsidR="001C3522" w:rsidRPr="007036CE" w:rsidRDefault="001C3522" w:rsidP="001C3522">
            <w:pPr>
              <w:pStyle w:val="GOSTTablenorm"/>
              <w:rPr>
                <w:ins w:id="13750" w:author="Опаева Лидия Арашаевна" w:date="2024-08-28T15:21:00Z"/>
              </w:rPr>
            </w:pPr>
            <w:ins w:id="13751" w:author="Опаева Лидия Арашаевна" w:date="2024-08-28T15:21:00Z">
              <w:r w:rsidRPr="007036CE">
                <w:t>нет</w:t>
              </w:r>
            </w:ins>
          </w:p>
        </w:tc>
        <w:tc>
          <w:tcPr>
            <w:tcW w:w="1109" w:type="pct"/>
          </w:tcPr>
          <w:p w14:paraId="5314C8B0" w14:textId="77777777" w:rsidR="001C3522" w:rsidRPr="007036CE" w:rsidRDefault="001C3522" w:rsidP="001C3522">
            <w:pPr>
              <w:pStyle w:val="GOSTTablenorm"/>
              <w:rPr>
                <w:ins w:id="13752" w:author="Опаева Лидия Арашаевна" w:date="2024-08-28T15:21:00Z"/>
              </w:rPr>
            </w:pPr>
            <w:ins w:id="13753" w:author="Опаева Лидия Арашаевна" w:date="2024-08-28T15:21:00Z">
              <w:r w:rsidRPr="007036CE">
                <w:t>Счет бухгалтерского учета по Дт</w:t>
              </w:r>
            </w:ins>
          </w:p>
        </w:tc>
        <w:tc>
          <w:tcPr>
            <w:tcW w:w="1109" w:type="pct"/>
          </w:tcPr>
          <w:p w14:paraId="5F63F721" w14:textId="77777777" w:rsidR="001C3522" w:rsidRPr="007036CE" w:rsidRDefault="001C3522" w:rsidP="001C3522">
            <w:pPr>
              <w:pStyle w:val="GOSTTablenorm"/>
              <w:rPr>
                <w:ins w:id="13754" w:author="Опаева Лидия Арашаевна" w:date="2024-08-28T15:21:00Z"/>
              </w:rPr>
            </w:pPr>
            <w:ins w:id="13755" w:author="Опаева Лидия Арашаевна" w:date="2024-08-28T15:21:00Z">
              <w:r w:rsidRPr="007036CE">
                <w:t>T0504833:DT_NSBU</w:t>
              </w:r>
            </w:ins>
          </w:p>
        </w:tc>
        <w:tc>
          <w:tcPr>
            <w:tcW w:w="1371" w:type="pct"/>
          </w:tcPr>
          <w:p w14:paraId="190C9C1C" w14:textId="77777777" w:rsidR="001C3522" w:rsidRPr="007036CE" w:rsidRDefault="001C3522" w:rsidP="001C3522">
            <w:pPr>
              <w:pStyle w:val="GOSTTablenorm"/>
              <w:rPr>
                <w:ins w:id="13756" w:author="Опаева Лидия Арашаевна" w:date="2024-08-28T15:21:00Z"/>
              </w:rPr>
            </w:pPr>
          </w:p>
        </w:tc>
      </w:tr>
      <w:tr w:rsidR="001C3522" w:rsidRPr="007036CE" w14:paraId="68F67EF5" w14:textId="77777777" w:rsidTr="001C3522">
        <w:trPr>
          <w:ins w:id="13757" w:author="Опаева Лидия Арашаевна" w:date="2024-08-28T15:21:00Z"/>
        </w:trPr>
        <w:tc>
          <w:tcPr>
            <w:tcW w:w="1109" w:type="pct"/>
          </w:tcPr>
          <w:p w14:paraId="527E6646" w14:textId="77777777" w:rsidR="001C3522" w:rsidRPr="007036CE" w:rsidRDefault="001C3522" w:rsidP="001C3522">
            <w:pPr>
              <w:pStyle w:val="GOSTTablenorm"/>
              <w:rPr>
                <w:ins w:id="13758" w:author="Опаева Лидия Арашаевна" w:date="2024-08-28T15:21:00Z"/>
              </w:rPr>
            </w:pPr>
            <w:ins w:id="13759" w:author="Опаева Лидия Арашаевна" w:date="2024-08-28T15:21:00Z">
              <w:r w:rsidRPr="007036CE">
                <w:lastRenderedPageBreak/>
                <w:t>Счет_бухучет_Кт</w:t>
              </w:r>
            </w:ins>
          </w:p>
        </w:tc>
        <w:tc>
          <w:tcPr>
            <w:tcW w:w="302" w:type="pct"/>
          </w:tcPr>
          <w:p w14:paraId="56267753" w14:textId="77777777" w:rsidR="001C3522" w:rsidRPr="007036CE" w:rsidRDefault="001C3522" w:rsidP="001C3522">
            <w:pPr>
              <w:pStyle w:val="GOSTTablenorm"/>
              <w:rPr>
                <w:ins w:id="13760" w:author="Опаева Лидия Арашаевна" w:date="2024-08-28T15:21:00Z"/>
              </w:rPr>
            </w:pPr>
            <w:ins w:id="13761" w:author="Опаева Лидия Арашаевна" w:date="2024-08-28T15:21:00Z">
              <w:r w:rsidRPr="007036CE">
                <w:t>нет</w:t>
              </w:r>
            </w:ins>
          </w:p>
        </w:tc>
        <w:tc>
          <w:tcPr>
            <w:tcW w:w="1109" w:type="pct"/>
          </w:tcPr>
          <w:p w14:paraId="1CBC9A93" w14:textId="77777777" w:rsidR="001C3522" w:rsidRPr="007036CE" w:rsidRDefault="001C3522" w:rsidP="001C3522">
            <w:pPr>
              <w:pStyle w:val="GOSTTablenorm"/>
              <w:rPr>
                <w:ins w:id="13762" w:author="Опаева Лидия Арашаевна" w:date="2024-08-28T15:21:00Z"/>
              </w:rPr>
            </w:pPr>
            <w:ins w:id="13763" w:author="Опаева Лидия Арашаевна" w:date="2024-08-28T15:21:00Z">
              <w:r w:rsidRPr="007036CE">
                <w:t>Счет бухгалтерского учета по Кт</w:t>
              </w:r>
            </w:ins>
          </w:p>
        </w:tc>
        <w:tc>
          <w:tcPr>
            <w:tcW w:w="1109" w:type="pct"/>
          </w:tcPr>
          <w:p w14:paraId="0A82B0B4" w14:textId="77777777" w:rsidR="001C3522" w:rsidRPr="007036CE" w:rsidRDefault="001C3522" w:rsidP="001C3522">
            <w:pPr>
              <w:pStyle w:val="GOSTTablenorm"/>
              <w:rPr>
                <w:ins w:id="13764" w:author="Опаева Лидия Арашаевна" w:date="2024-08-28T15:21:00Z"/>
              </w:rPr>
            </w:pPr>
            <w:ins w:id="13765" w:author="Опаева Лидия Арашаевна" w:date="2024-08-28T15:21:00Z">
              <w:r w:rsidRPr="007036CE">
                <w:t>T0504833:CT_NSBU</w:t>
              </w:r>
            </w:ins>
          </w:p>
        </w:tc>
        <w:tc>
          <w:tcPr>
            <w:tcW w:w="1371" w:type="pct"/>
          </w:tcPr>
          <w:p w14:paraId="52C19ED0" w14:textId="77777777" w:rsidR="001C3522" w:rsidRPr="007036CE" w:rsidRDefault="001C3522" w:rsidP="001C3522">
            <w:pPr>
              <w:pStyle w:val="GOSTTablenorm"/>
              <w:rPr>
                <w:ins w:id="13766" w:author="Опаева Лидия Арашаевна" w:date="2024-08-28T15:21:00Z"/>
              </w:rPr>
            </w:pPr>
          </w:p>
        </w:tc>
      </w:tr>
      <w:tr w:rsidR="001C3522" w:rsidRPr="007036CE" w14:paraId="7FD21D9D" w14:textId="77777777" w:rsidTr="001C3522">
        <w:trPr>
          <w:ins w:id="13767" w:author="Опаева Лидия Арашаевна" w:date="2024-08-28T15:21:00Z"/>
        </w:trPr>
        <w:tc>
          <w:tcPr>
            <w:tcW w:w="1109" w:type="pct"/>
          </w:tcPr>
          <w:p w14:paraId="53715E56" w14:textId="77777777" w:rsidR="001C3522" w:rsidRPr="007036CE" w:rsidRDefault="001C3522" w:rsidP="001C3522">
            <w:pPr>
              <w:pStyle w:val="GOSTTablenorm"/>
              <w:rPr>
                <w:ins w:id="13768" w:author="Опаева Лидия Арашаевна" w:date="2024-08-28T15:21:00Z"/>
              </w:rPr>
            </w:pPr>
            <w:ins w:id="13769" w:author="Опаева Лидия Арашаевна" w:date="2024-08-28T15:21:00Z">
              <w:r w:rsidRPr="007036CE">
                <w:t>Контур_Дт</w:t>
              </w:r>
            </w:ins>
          </w:p>
        </w:tc>
        <w:tc>
          <w:tcPr>
            <w:tcW w:w="302" w:type="pct"/>
          </w:tcPr>
          <w:p w14:paraId="3F3CE135" w14:textId="77777777" w:rsidR="001C3522" w:rsidRPr="007036CE" w:rsidRDefault="001C3522" w:rsidP="001C3522">
            <w:pPr>
              <w:pStyle w:val="GOSTTablenorm"/>
              <w:rPr>
                <w:ins w:id="13770" w:author="Опаева Лидия Арашаевна" w:date="2024-08-28T15:21:00Z"/>
              </w:rPr>
            </w:pPr>
            <w:ins w:id="13771" w:author="Опаева Лидия Арашаевна" w:date="2024-08-28T15:21:00Z">
              <w:r w:rsidRPr="007036CE">
                <w:t>нет</w:t>
              </w:r>
            </w:ins>
          </w:p>
        </w:tc>
        <w:tc>
          <w:tcPr>
            <w:tcW w:w="1109" w:type="pct"/>
          </w:tcPr>
          <w:p w14:paraId="1D989189" w14:textId="77777777" w:rsidR="001C3522" w:rsidRPr="007036CE" w:rsidRDefault="001C3522" w:rsidP="001C3522">
            <w:pPr>
              <w:pStyle w:val="GOSTTablenorm"/>
              <w:rPr>
                <w:ins w:id="13772" w:author="Опаева Лидия Арашаевна" w:date="2024-08-28T15:21:00Z"/>
              </w:rPr>
            </w:pPr>
            <w:ins w:id="13773" w:author="Опаева Лидия Арашаевна" w:date="2024-08-28T15:21:00Z">
              <w:r w:rsidRPr="007036CE">
                <w:t>Контур по Дт</w:t>
              </w:r>
            </w:ins>
          </w:p>
        </w:tc>
        <w:tc>
          <w:tcPr>
            <w:tcW w:w="1109" w:type="pct"/>
          </w:tcPr>
          <w:p w14:paraId="0114021A" w14:textId="77777777" w:rsidR="001C3522" w:rsidRPr="007036CE" w:rsidRDefault="001C3522" w:rsidP="001C3522">
            <w:pPr>
              <w:pStyle w:val="GOSTTablenorm"/>
              <w:rPr>
                <w:ins w:id="13774" w:author="Опаева Лидия Арашаевна" w:date="2024-08-28T15:21:00Z"/>
              </w:rPr>
            </w:pPr>
            <w:ins w:id="13775" w:author="Опаева Лидия Арашаевна" w:date="2024-08-28T15:21:00Z">
              <w:r w:rsidRPr="007036CE">
                <w:t>T0504833:DT_Cnt</w:t>
              </w:r>
            </w:ins>
          </w:p>
        </w:tc>
        <w:tc>
          <w:tcPr>
            <w:tcW w:w="1371" w:type="pct"/>
          </w:tcPr>
          <w:p w14:paraId="77A13DF0" w14:textId="77777777" w:rsidR="001C3522" w:rsidRPr="007036CE" w:rsidRDefault="001C3522" w:rsidP="001C3522">
            <w:pPr>
              <w:pStyle w:val="GOSTTablenorm"/>
              <w:rPr>
                <w:ins w:id="13776" w:author="Опаева Лидия Арашаевна" w:date="2024-08-28T15:21:00Z"/>
              </w:rPr>
            </w:pPr>
          </w:p>
        </w:tc>
      </w:tr>
      <w:tr w:rsidR="001C3522" w:rsidRPr="007036CE" w14:paraId="2FC2C342" w14:textId="77777777" w:rsidTr="001C3522">
        <w:trPr>
          <w:ins w:id="13777" w:author="Опаева Лидия Арашаевна" w:date="2024-08-28T15:21:00Z"/>
        </w:trPr>
        <w:tc>
          <w:tcPr>
            <w:tcW w:w="1109" w:type="pct"/>
          </w:tcPr>
          <w:p w14:paraId="3AC71E53" w14:textId="77777777" w:rsidR="001C3522" w:rsidRPr="007036CE" w:rsidRDefault="001C3522" w:rsidP="001C3522">
            <w:pPr>
              <w:pStyle w:val="GOSTTablenorm"/>
              <w:rPr>
                <w:ins w:id="13778" w:author="Опаева Лидия Арашаевна" w:date="2024-08-28T15:21:00Z"/>
              </w:rPr>
            </w:pPr>
            <w:ins w:id="13779" w:author="Опаева Лидия Арашаевна" w:date="2024-08-28T15:21:00Z">
              <w:r w:rsidRPr="007036CE">
                <w:t>Контур_Кт</w:t>
              </w:r>
            </w:ins>
          </w:p>
        </w:tc>
        <w:tc>
          <w:tcPr>
            <w:tcW w:w="302" w:type="pct"/>
          </w:tcPr>
          <w:p w14:paraId="03E32D99" w14:textId="77777777" w:rsidR="001C3522" w:rsidRPr="007036CE" w:rsidRDefault="001C3522" w:rsidP="001C3522">
            <w:pPr>
              <w:pStyle w:val="GOSTTablenorm"/>
              <w:rPr>
                <w:ins w:id="13780" w:author="Опаева Лидия Арашаевна" w:date="2024-08-28T15:21:00Z"/>
              </w:rPr>
            </w:pPr>
            <w:ins w:id="13781" w:author="Опаева Лидия Арашаевна" w:date="2024-08-28T15:21:00Z">
              <w:r w:rsidRPr="007036CE">
                <w:t>нет</w:t>
              </w:r>
            </w:ins>
          </w:p>
        </w:tc>
        <w:tc>
          <w:tcPr>
            <w:tcW w:w="1109" w:type="pct"/>
          </w:tcPr>
          <w:p w14:paraId="3D58F916" w14:textId="77777777" w:rsidR="001C3522" w:rsidRPr="007036CE" w:rsidRDefault="001C3522" w:rsidP="001C3522">
            <w:pPr>
              <w:pStyle w:val="GOSTTablenorm"/>
              <w:rPr>
                <w:ins w:id="13782" w:author="Опаева Лидия Арашаевна" w:date="2024-08-28T15:21:00Z"/>
              </w:rPr>
            </w:pPr>
            <w:ins w:id="13783" w:author="Опаева Лидия Арашаевна" w:date="2024-08-28T15:21:00Z">
              <w:r w:rsidRPr="007036CE">
                <w:t>Контур по Кт</w:t>
              </w:r>
            </w:ins>
          </w:p>
        </w:tc>
        <w:tc>
          <w:tcPr>
            <w:tcW w:w="1109" w:type="pct"/>
          </w:tcPr>
          <w:p w14:paraId="195884CE" w14:textId="77777777" w:rsidR="001C3522" w:rsidRPr="007036CE" w:rsidRDefault="001C3522" w:rsidP="001C3522">
            <w:pPr>
              <w:pStyle w:val="GOSTTablenorm"/>
              <w:rPr>
                <w:ins w:id="13784" w:author="Опаева Лидия Арашаевна" w:date="2024-08-28T15:21:00Z"/>
              </w:rPr>
            </w:pPr>
            <w:ins w:id="13785" w:author="Опаева Лидия Арашаевна" w:date="2024-08-28T15:21:00Z">
              <w:r w:rsidRPr="007036CE">
                <w:t>T0504833:CT_Cnt</w:t>
              </w:r>
            </w:ins>
          </w:p>
        </w:tc>
        <w:tc>
          <w:tcPr>
            <w:tcW w:w="1371" w:type="pct"/>
          </w:tcPr>
          <w:p w14:paraId="73EB9512" w14:textId="77777777" w:rsidR="001C3522" w:rsidRPr="007036CE" w:rsidRDefault="001C3522" w:rsidP="001C3522">
            <w:pPr>
              <w:pStyle w:val="GOSTTablenorm"/>
              <w:rPr>
                <w:ins w:id="13786" w:author="Опаева Лидия Арашаевна" w:date="2024-08-28T15:21:00Z"/>
              </w:rPr>
            </w:pPr>
          </w:p>
        </w:tc>
      </w:tr>
      <w:tr w:rsidR="001C3522" w:rsidRPr="007036CE" w14:paraId="0E2B4258" w14:textId="77777777" w:rsidTr="001C3522">
        <w:trPr>
          <w:ins w:id="13787" w:author="Опаева Лидия Арашаевна" w:date="2024-08-28T15:21:00Z"/>
        </w:trPr>
        <w:tc>
          <w:tcPr>
            <w:tcW w:w="1109" w:type="pct"/>
          </w:tcPr>
          <w:p w14:paraId="5DC98E38" w14:textId="77777777" w:rsidR="001C3522" w:rsidRPr="007036CE" w:rsidRDefault="001C3522" w:rsidP="001C3522">
            <w:pPr>
              <w:pStyle w:val="GOSTTablenorm"/>
              <w:rPr>
                <w:ins w:id="13788" w:author="Опаева Лидия Арашаевна" w:date="2024-08-28T15:21:00Z"/>
              </w:rPr>
            </w:pPr>
            <w:ins w:id="13789" w:author="Опаева Лидия Арашаевна" w:date="2024-08-28T15:21:00Z">
              <w:r w:rsidRPr="007036CE">
                <w:t>ЛС_Дт</w:t>
              </w:r>
            </w:ins>
          </w:p>
        </w:tc>
        <w:tc>
          <w:tcPr>
            <w:tcW w:w="302" w:type="pct"/>
          </w:tcPr>
          <w:p w14:paraId="1861F2FB" w14:textId="77777777" w:rsidR="001C3522" w:rsidRPr="007036CE" w:rsidRDefault="001C3522" w:rsidP="001C3522">
            <w:pPr>
              <w:pStyle w:val="GOSTTablenorm"/>
              <w:rPr>
                <w:ins w:id="13790" w:author="Опаева Лидия Арашаевна" w:date="2024-08-28T15:21:00Z"/>
              </w:rPr>
            </w:pPr>
            <w:ins w:id="13791" w:author="Опаева Лидия Арашаевна" w:date="2024-08-28T15:21:00Z">
              <w:r w:rsidRPr="007036CE">
                <w:t>нет</w:t>
              </w:r>
            </w:ins>
          </w:p>
        </w:tc>
        <w:tc>
          <w:tcPr>
            <w:tcW w:w="1109" w:type="pct"/>
          </w:tcPr>
          <w:p w14:paraId="00B34B99" w14:textId="77777777" w:rsidR="001C3522" w:rsidRPr="007036CE" w:rsidRDefault="001C3522" w:rsidP="001C3522">
            <w:pPr>
              <w:pStyle w:val="GOSTTablenorm"/>
              <w:rPr>
                <w:ins w:id="13792" w:author="Опаева Лидия Арашаевна" w:date="2024-08-28T15:21:00Z"/>
              </w:rPr>
            </w:pPr>
            <w:ins w:id="13793" w:author="Опаева Лидия Арашаевна" w:date="2024-08-28T15:21:00Z">
              <w:r w:rsidRPr="007036CE">
                <w:t>Лицевой счет по Дт</w:t>
              </w:r>
            </w:ins>
          </w:p>
        </w:tc>
        <w:tc>
          <w:tcPr>
            <w:tcW w:w="1109" w:type="pct"/>
          </w:tcPr>
          <w:p w14:paraId="7967D9D6" w14:textId="77777777" w:rsidR="001C3522" w:rsidRPr="007036CE" w:rsidRDefault="001C3522" w:rsidP="001C3522">
            <w:pPr>
              <w:pStyle w:val="GOSTTablenorm"/>
              <w:rPr>
                <w:ins w:id="13794" w:author="Опаева Лидия Арашаевна" w:date="2024-08-28T15:21:00Z"/>
              </w:rPr>
            </w:pPr>
            <w:ins w:id="13795" w:author="Опаева Лидия Арашаевна" w:date="2024-08-28T15:21:00Z">
              <w:r w:rsidRPr="007036CE">
                <w:t>T0504833:DT_LS</w:t>
              </w:r>
            </w:ins>
          </w:p>
        </w:tc>
        <w:tc>
          <w:tcPr>
            <w:tcW w:w="1371" w:type="pct"/>
          </w:tcPr>
          <w:p w14:paraId="201CDBDC" w14:textId="77777777" w:rsidR="001C3522" w:rsidRPr="007036CE" w:rsidRDefault="001C3522" w:rsidP="001C3522">
            <w:pPr>
              <w:pStyle w:val="GOSTTablenorm"/>
              <w:rPr>
                <w:ins w:id="13796" w:author="Опаева Лидия Арашаевна" w:date="2024-08-28T15:21:00Z"/>
              </w:rPr>
            </w:pPr>
          </w:p>
        </w:tc>
      </w:tr>
      <w:tr w:rsidR="001C3522" w:rsidRPr="007036CE" w14:paraId="43142C94" w14:textId="77777777" w:rsidTr="001C3522">
        <w:trPr>
          <w:ins w:id="13797" w:author="Опаева Лидия Арашаевна" w:date="2024-08-28T15:21:00Z"/>
        </w:trPr>
        <w:tc>
          <w:tcPr>
            <w:tcW w:w="1109" w:type="pct"/>
          </w:tcPr>
          <w:p w14:paraId="2C9CDF05" w14:textId="77777777" w:rsidR="001C3522" w:rsidRPr="007036CE" w:rsidRDefault="001C3522" w:rsidP="001C3522">
            <w:pPr>
              <w:pStyle w:val="GOSTTablenorm"/>
              <w:rPr>
                <w:ins w:id="13798" w:author="Опаева Лидия Арашаевна" w:date="2024-08-28T15:21:00Z"/>
              </w:rPr>
            </w:pPr>
            <w:ins w:id="13799" w:author="Опаева Лидия Арашаевна" w:date="2024-08-28T15:21:00Z">
              <w:r w:rsidRPr="007036CE">
                <w:t>ЛС_Кт</w:t>
              </w:r>
            </w:ins>
          </w:p>
        </w:tc>
        <w:tc>
          <w:tcPr>
            <w:tcW w:w="302" w:type="pct"/>
          </w:tcPr>
          <w:p w14:paraId="19248D5F" w14:textId="77777777" w:rsidR="001C3522" w:rsidRPr="007036CE" w:rsidRDefault="001C3522" w:rsidP="001C3522">
            <w:pPr>
              <w:pStyle w:val="GOSTTablenorm"/>
              <w:rPr>
                <w:ins w:id="13800" w:author="Опаева Лидия Арашаевна" w:date="2024-08-28T15:21:00Z"/>
              </w:rPr>
            </w:pPr>
            <w:ins w:id="13801" w:author="Опаева Лидия Арашаевна" w:date="2024-08-28T15:21:00Z">
              <w:r w:rsidRPr="007036CE">
                <w:t>нет</w:t>
              </w:r>
            </w:ins>
          </w:p>
        </w:tc>
        <w:tc>
          <w:tcPr>
            <w:tcW w:w="1109" w:type="pct"/>
          </w:tcPr>
          <w:p w14:paraId="2A504516" w14:textId="77777777" w:rsidR="001C3522" w:rsidRPr="007036CE" w:rsidRDefault="001C3522" w:rsidP="001C3522">
            <w:pPr>
              <w:pStyle w:val="GOSTTablenorm"/>
              <w:rPr>
                <w:ins w:id="13802" w:author="Опаева Лидия Арашаевна" w:date="2024-08-28T15:21:00Z"/>
              </w:rPr>
            </w:pPr>
            <w:ins w:id="13803" w:author="Опаева Лидия Арашаевна" w:date="2024-08-28T15:21:00Z">
              <w:r w:rsidRPr="007036CE">
                <w:t>Лицевой счет по Кт</w:t>
              </w:r>
            </w:ins>
          </w:p>
        </w:tc>
        <w:tc>
          <w:tcPr>
            <w:tcW w:w="1109" w:type="pct"/>
          </w:tcPr>
          <w:p w14:paraId="64773315" w14:textId="77777777" w:rsidR="001C3522" w:rsidRPr="007036CE" w:rsidRDefault="001C3522" w:rsidP="001C3522">
            <w:pPr>
              <w:pStyle w:val="GOSTTablenorm"/>
              <w:rPr>
                <w:ins w:id="13804" w:author="Опаева Лидия Арашаевна" w:date="2024-08-28T15:21:00Z"/>
              </w:rPr>
            </w:pPr>
            <w:ins w:id="13805" w:author="Опаева Лидия Арашаевна" w:date="2024-08-28T15:21:00Z">
              <w:r w:rsidRPr="007036CE">
                <w:t>T0504833:CT_LS</w:t>
              </w:r>
            </w:ins>
          </w:p>
        </w:tc>
        <w:tc>
          <w:tcPr>
            <w:tcW w:w="1371" w:type="pct"/>
          </w:tcPr>
          <w:p w14:paraId="4BEFA184" w14:textId="77777777" w:rsidR="001C3522" w:rsidRPr="007036CE" w:rsidRDefault="001C3522" w:rsidP="001C3522">
            <w:pPr>
              <w:pStyle w:val="GOSTTablenorm"/>
              <w:rPr>
                <w:ins w:id="13806" w:author="Опаева Лидия Арашаевна" w:date="2024-08-28T15:21:00Z"/>
              </w:rPr>
            </w:pPr>
          </w:p>
        </w:tc>
      </w:tr>
      <w:tr w:rsidR="001C3522" w:rsidRPr="007036CE" w14:paraId="4F7C66B1" w14:textId="77777777" w:rsidTr="001C3522">
        <w:trPr>
          <w:ins w:id="13807" w:author="Опаева Лидия Арашаевна" w:date="2024-08-28T15:21:00Z"/>
        </w:trPr>
        <w:tc>
          <w:tcPr>
            <w:tcW w:w="1109" w:type="pct"/>
          </w:tcPr>
          <w:p w14:paraId="77FF0B9E" w14:textId="77777777" w:rsidR="001C3522" w:rsidRPr="007036CE" w:rsidRDefault="001C3522" w:rsidP="001C3522">
            <w:pPr>
              <w:pStyle w:val="GOSTTablenorm"/>
              <w:rPr>
                <w:ins w:id="13808" w:author="Опаева Лидия Арашаевна" w:date="2024-08-28T15:21:00Z"/>
              </w:rPr>
            </w:pPr>
            <w:ins w:id="13809" w:author="Опаева Лидия Арашаевна" w:date="2024-08-28T15:21:00Z">
              <w:r w:rsidRPr="007036CE">
                <w:t>Подвед_Дт</w:t>
              </w:r>
            </w:ins>
          </w:p>
        </w:tc>
        <w:tc>
          <w:tcPr>
            <w:tcW w:w="302" w:type="pct"/>
          </w:tcPr>
          <w:p w14:paraId="0E6DB525" w14:textId="77777777" w:rsidR="001C3522" w:rsidRPr="007036CE" w:rsidRDefault="001C3522" w:rsidP="001C3522">
            <w:pPr>
              <w:pStyle w:val="GOSTTablenorm"/>
              <w:rPr>
                <w:ins w:id="13810" w:author="Опаева Лидия Арашаевна" w:date="2024-08-28T15:21:00Z"/>
              </w:rPr>
            </w:pPr>
            <w:ins w:id="13811" w:author="Опаева Лидия Арашаевна" w:date="2024-08-28T15:21:00Z">
              <w:r w:rsidRPr="007036CE">
                <w:t>нет</w:t>
              </w:r>
            </w:ins>
          </w:p>
        </w:tc>
        <w:tc>
          <w:tcPr>
            <w:tcW w:w="1109" w:type="pct"/>
          </w:tcPr>
          <w:p w14:paraId="21CB12F3" w14:textId="77777777" w:rsidR="001C3522" w:rsidRPr="007036CE" w:rsidRDefault="001C3522" w:rsidP="001C3522">
            <w:pPr>
              <w:pStyle w:val="GOSTTablenorm"/>
              <w:rPr>
                <w:ins w:id="13812" w:author="Опаева Лидия Арашаевна" w:date="2024-08-28T15:21:00Z"/>
              </w:rPr>
            </w:pPr>
            <w:ins w:id="13813" w:author="Опаева Лидия Арашаевна" w:date="2024-08-28T15:21:00Z">
              <w:r w:rsidRPr="007036CE">
                <w:t>Подведомственное учреждение по Дт</w:t>
              </w:r>
            </w:ins>
          </w:p>
        </w:tc>
        <w:tc>
          <w:tcPr>
            <w:tcW w:w="1109" w:type="pct"/>
          </w:tcPr>
          <w:p w14:paraId="06A2CB33" w14:textId="77777777" w:rsidR="001C3522" w:rsidRPr="007036CE" w:rsidRDefault="001C3522" w:rsidP="001C3522">
            <w:pPr>
              <w:pStyle w:val="GOSTTablenorm"/>
              <w:rPr>
                <w:ins w:id="13814" w:author="Опаева Лидия Арашаевна" w:date="2024-08-28T15:21:00Z"/>
              </w:rPr>
            </w:pPr>
            <w:ins w:id="13815" w:author="Опаева Лидия Арашаевна" w:date="2024-08-28T15:21:00Z">
              <w:r w:rsidRPr="007036CE">
                <w:t>T0504833:DT_PUCH</w:t>
              </w:r>
            </w:ins>
          </w:p>
        </w:tc>
        <w:tc>
          <w:tcPr>
            <w:tcW w:w="1371" w:type="pct"/>
          </w:tcPr>
          <w:p w14:paraId="2E5A0B9E" w14:textId="77777777" w:rsidR="001C3522" w:rsidRPr="007036CE" w:rsidRDefault="001C3522" w:rsidP="001C3522">
            <w:pPr>
              <w:pStyle w:val="GOSTTablenorm"/>
              <w:rPr>
                <w:ins w:id="13816" w:author="Опаева Лидия Арашаевна" w:date="2024-08-28T15:21:00Z"/>
              </w:rPr>
            </w:pPr>
          </w:p>
        </w:tc>
      </w:tr>
      <w:tr w:rsidR="001C3522" w:rsidRPr="007036CE" w14:paraId="0C9EB32E" w14:textId="77777777" w:rsidTr="001C3522">
        <w:trPr>
          <w:ins w:id="13817" w:author="Опаева Лидия Арашаевна" w:date="2024-08-28T15:21:00Z"/>
        </w:trPr>
        <w:tc>
          <w:tcPr>
            <w:tcW w:w="1109" w:type="pct"/>
          </w:tcPr>
          <w:p w14:paraId="727C7A47" w14:textId="77777777" w:rsidR="001C3522" w:rsidRPr="007036CE" w:rsidRDefault="001C3522" w:rsidP="001C3522">
            <w:pPr>
              <w:pStyle w:val="GOSTTablenorm"/>
              <w:rPr>
                <w:ins w:id="13818" w:author="Опаева Лидия Арашаевна" w:date="2024-08-28T15:21:00Z"/>
              </w:rPr>
            </w:pPr>
            <w:ins w:id="13819" w:author="Опаева Лидия Арашаевна" w:date="2024-08-28T15:21:00Z">
              <w:r w:rsidRPr="007036CE">
                <w:t>Подвед_Кт</w:t>
              </w:r>
            </w:ins>
          </w:p>
        </w:tc>
        <w:tc>
          <w:tcPr>
            <w:tcW w:w="302" w:type="pct"/>
          </w:tcPr>
          <w:p w14:paraId="2C6BD7CD" w14:textId="77777777" w:rsidR="001C3522" w:rsidRPr="007036CE" w:rsidRDefault="001C3522" w:rsidP="001C3522">
            <w:pPr>
              <w:pStyle w:val="GOSTTablenorm"/>
              <w:rPr>
                <w:ins w:id="13820" w:author="Опаева Лидия Арашаевна" w:date="2024-08-28T15:21:00Z"/>
              </w:rPr>
            </w:pPr>
            <w:ins w:id="13821" w:author="Опаева Лидия Арашаевна" w:date="2024-08-28T15:21:00Z">
              <w:r w:rsidRPr="007036CE">
                <w:t>нет</w:t>
              </w:r>
            </w:ins>
          </w:p>
        </w:tc>
        <w:tc>
          <w:tcPr>
            <w:tcW w:w="1109" w:type="pct"/>
          </w:tcPr>
          <w:p w14:paraId="40429D6D" w14:textId="77777777" w:rsidR="001C3522" w:rsidRPr="007036CE" w:rsidRDefault="001C3522" w:rsidP="001C3522">
            <w:pPr>
              <w:pStyle w:val="GOSTTablenorm"/>
              <w:rPr>
                <w:ins w:id="13822" w:author="Опаева Лидия Арашаевна" w:date="2024-08-28T15:21:00Z"/>
              </w:rPr>
            </w:pPr>
            <w:ins w:id="13823" w:author="Опаева Лидия Арашаевна" w:date="2024-08-28T15:21:00Z">
              <w:r w:rsidRPr="007036CE">
                <w:t>Подведомственное учреждение по Кт</w:t>
              </w:r>
            </w:ins>
          </w:p>
        </w:tc>
        <w:tc>
          <w:tcPr>
            <w:tcW w:w="1109" w:type="pct"/>
          </w:tcPr>
          <w:p w14:paraId="569E4326" w14:textId="77777777" w:rsidR="001C3522" w:rsidRPr="007036CE" w:rsidRDefault="001C3522" w:rsidP="001C3522">
            <w:pPr>
              <w:pStyle w:val="GOSTTablenorm"/>
              <w:rPr>
                <w:ins w:id="13824" w:author="Опаева Лидия Арашаевна" w:date="2024-08-28T15:21:00Z"/>
              </w:rPr>
            </w:pPr>
            <w:ins w:id="13825" w:author="Опаева Лидия Арашаевна" w:date="2024-08-28T15:21:00Z">
              <w:r w:rsidRPr="007036CE">
                <w:t>T0504833:CT_PUCH</w:t>
              </w:r>
            </w:ins>
          </w:p>
        </w:tc>
        <w:tc>
          <w:tcPr>
            <w:tcW w:w="1371" w:type="pct"/>
          </w:tcPr>
          <w:p w14:paraId="1082FFDE" w14:textId="77777777" w:rsidR="001C3522" w:rsidRPr="007036CE" w:rsidRDefault="001C3522" w:rsidP="001C3522">
            <w:pPr>
              <w:pStyle w:val="GOSTTablenorm"/>
              <w:rPr>
                <w:ins w:id="13826" w:author="Опаева Лидия Арашаевна" w:date="2024-08-28T15:21:00Z"/>
              </w:rPr>
            </w:pPr>
          </w:p>
        </w:tc>
      </w:tr>
      <w:tr w:rsidR="001C3522" w:rsidRPr="007036CE" w14:paraId="204869B8" w14:textId="77777777" w:rsidTr="001C3522">
        <w:trPr>
          <w:ins w:id="13827" w:author="Опаева Лидия Арашаевна" w:date="2024-08-28T15:21:00Z"/>
        </w:trPr>
        <w:tc>
          <w:tcPr>
            <w:tcW w:w="1109" w:type="pct"/>
          </w:tcPr>
          <w:p w14:paraId="3F4CA2C9" w14:textId="77777777" w:rsidR="001C3522" w:rsidRPr="007036CE" w:rsidRDefault="001C3522" w:rsidP="001C3522">
            <w:pPr>
              <w:pStyle w:val="GOSTTablenorm"/>
              <w:rPr>
                <w:ins w:id="13828" w:author="Опаева Лидия Арашаевна" w:date="2024-08-28T15:21:00Z"/>
              </w:rPr>
            </w:pPr>
            <w:ins w:id="13829" w:author="Опаева Лидия Арашаевна" w:date="2024-08-28T15:21:00Z">
              <w:r w:rsidRPr="007036CE">
                <w:t>КЦ_Дт</w:t>
              </w:r>
            </w:ins>
          </w:p>
        </w:tc>
        <w:tc>
          <w:tcPr>
            <w:tcW w:w="302" w:type="pct"/>
          </w:tcPr>
          <w:p w14:paraId="7A0DBFE6" w14:textId="77777777" w:rsidR="001C3522" w:rsidRPr="007036CE" w:rsidRDefault="001C3522" w:rsidP="001C3522">
            <w:pPr>
              <w:pStyle w:val="GOSTTablenorm"/>
              <w:rPr>
                <w:ins w:id="13830" w:author="Опаева Лидия Арашаевна" w:date="2024-08-28T15:21:00Z"/>
              </w:rPr>
            </w:pPr>
            <w:ins w:id="13831" w:author="Опаева Лидия Арашаевна" w:date="2024-08-28T15:21:00Z">
              <w:r w:rsidRPr="007036CE">
                <w:t>нет</w:t>
              </w:r>
            </w:ins>
          </w:p>
        </w:tc>
        <w:tc>
          <w:tcPr>
            <w:tcW w:w="1109" w:type="pct"/>
          </w:tcPr>
          <w:p w14:paraId="7C87D44F" w14:textId="77777777" w:rsidR="001C3522" w:rsidRPr="007036CE" w:rsidRDefault="001C3522" w:rsidP="001C3522">
            <w:pPr>
              <w:pStyle w:val="GOSTTablenorm"/>
              <w:rPr>
                <w:ins w:id="13832" w:author="Опаева Лидия Арашаевна" w:date="2024-08-28T15:21:00Z"/>
              </w:rPr>
            </w:pPr>
            <w:ins w:id="13833" w:author="Опаева Лидия Арашаевна" w:date="2024-08-28T15:21:00Z">
              <w:r w:rsidRPr="007036CE">
                <w:t>Код цели (аналитический код) по Дт</w:t>
              </w:r>
            </w:ins>
          </w:p>
        </w:tc>
        <w:tc>
          <w:tcPr>
            <w:tcW w:w="1109" w:type="pct"/>
          </w:tcPr>
          <w:p w14:paraId="01E8E159" w14:textId="77777777" w:rsidR="001C3522" w:rsidRPr="007036CE" w:rsidRDefault="001C3522" w:rsidP="001C3522">
            <w:pPr>
              <w:pStyle w:val="GOSTTablenorm"/>
              <w:rPr>
                <w:ins w:id="13834" w:author="Опаева Лидия Арашаевна" w:date="2024-08-28T15:21:00Z"/>
              </w:rPr>
            </w:pPr>
            <w:ins w:id="13835" w:author="Опаева Лидия Арашаевна" w:date="2024-08-28T15:21:00Z">
              <w:r w:rsidRPr="007036CE">
                <w:t>T0504833:DT_KS</w:t>
              </w:r>
            </w:ins>
          </w:p>
        </w:tc>
        <w:tc>
          <w:tcPr>
            <w:tcW w:w="1371" w:type="pct"/>
          </w:tcPr>
          <w:p w14:paraId="5E19D68B" w14:textId="77777777" w:rsidR="001C3522" w:rsidRPr="007036CE" w:rsidRDefault="001C3522" w:rsidP="001C3522">
            <w:pPr>
              <w:pStyle w:val="GOSTTablenorm"/>
              <w:rPr>
                <w:ins w:id="13836" w:author="Опаева Лидия Арашаевна" w:date="2024-08-28T15:21:00Z"/>
              </w:rPr>
            </w:pPr>
          </w:p>
        </w:tc>
      </w:tr>
      <w:tr w:rsidR="001C3522" w:rsidRPr="007036CE" w14:paraId="7A6573A9" w14:textId="77777777" w:rsidTr="001C3522">
        <w:trPr>
          <w:ins w:id="13837" w:author="Опаева Лидия Арашаевна" w:date="2024-08-28T15:21:00Z"/>
        </w:trPr>
        <w:tc>
          <w:tcPr>
            <w:tcW w:w="1109" w:type="pct"/>
          </w:tcPr>
          <w:p w14:paraId="150C6C72" w14:textId="77777777" w:rsidR="001C3522" w:rsidRPr="007036CE" w:rsidRDefault="001C3522" w:rsidP="001C3522">
            <w:pPr>
              <w:pStyle w:val="GOSTTablenorm"/>
              <w:rPr>
                <w:ins w:id="13838" w:author="Опаева Лидия Арашаевна" w:date="2024-08-28T15:21:00Z"/>
              </w:rPr>
            </w:pPr>
            <w:ins w:id="13839" w:author="Опаева Лидия Арашаевна" w:date="2024-08-28T15:21:00Z">
              <w:r w:rsidRPr="007036CE">
                <w:t>КЦ_Кт</w:t>
              </w:r>
            </w:ins>
          </w:p>
        </w:tc>
        <w:tc>
          <w:tcPr>
            <w:tcW w:w="302" w:type="pct"/>
          </w:tcPr>
          <w:p w14:paraId="18A91886" w14:textId="77777777" w:rsidR="001C3522" w:rsidRPr="007036CE" w:rsidRDefault="001C3522" w:rsidP="001C3522">
            <w:pPr>
              <w:pStyle w:val="GOSTTablenorm"/>
              <w:rPr>
                <w:ins w:id="13840" w:author="Опаева Лидия Арашаевна" w:date="2024-08-28T15:21:00Z"/>
              </w:rPr>
            </w:pPr>
            <w:ins w:id="13841" w:author="Опаева Лидия Арашаевна" w:date="2024-08-28T15:21:00Z">
              <w:r w:rsidRPr="007036CE">
                <w:t>нет</w:t>
              </w:r>
            </w:ins>
          </w:p>
        </w:tc>
        <w:tc>
          <w:tcPr>
            <w:tcW w:w="1109" w:type="pct"/>
          </w:tcPr>
          <w:p w14:paraId="2A1E8E9E" w14:textId="77777777" w:rsidR="001C3522" w:rsidRPr="007036CE" w:rsidRDefault="001C3522" w:rsidP="001C3522">
            <w:pPr>
              <w:pStyle w:val="GOSTTablenorm"/>
              <w:rPr>
                <w:ins w:id="13842" w:author="Опаева Лидия Арашаевна" w:date="2024-08-28T15:21:00Z"/>
              </w:rPr>
            </w:pPr>
            <w:ins w:id="13843" w:author="Опаева Лидия Арашаевна" w:date="2024-08-28T15:21:00Z">
              <w:r w:rsidRPr="007036CE">
                <w:t>Код цели (аналитический код) по Кт</w:t>
              </w:r>
            </w:ins>
          </w:p>
        </w:tc>
        <w:tc>
          <w:tcPr>
            <w:tcW w:w="1109" w:type="pct"/>
          </w:tcPr>
          <w:p w14:paraId="7152173E" w14:textId="77777777" w:rsidR="001C3522" w:rsidRPr="007036CE" w:rsidRDefault="001C3522" w:rsidP="001C3522">
            <w:pPr>
              <w:pStyle w:val="GOSTTablenorm"/>
              <w:rPr>
                <w:ins w:id="13844" w:author="Опаева Лидия Арашаевна" w:date="2024-08-28T15:21:00Z"/>
              </w:rPr>
            </w:pPr>
            <w:ins w:id="13845" w:author="Опаева Лидия Арашаевна" w:date="2024-08-28T15:21:00Z">
              <w:r w:rsidRPr="007036CE">
                <w:t>T0504833:CT_KS</w:t>
              </w:r>
            </w:ins>
          </w:p>
        </w:tc>
        <w:tc>
          <w:tcPr>
            <w:tcW w:w="1371" w:type="pct"/>
          </w:tcPr>
          <w:p w14:paraId="7552892D" w14:textId="77777777" w:rsidR="001C3522" w:rsidRPr="007036CE" w:rsidRDefault="001C3522" w:rsidP="001C3522">
            <w:pPr>
              <w:pStyle w:val="GOSTTablenorm"/>
              <w:rPr>
                <w:ins w:id="13846" w:author="Опаева Лидия Арашаевна" w:date="2024-08-28T15:21:00Z"/>
              </w:rPr>
            </w:pPr>
          </w:p>
        </w:tc>
      </w:tr>
      <w:tr w:rsidR="001C3522" w:rsidRPr="007036CE" w14:paraId="0D453E55" w14:textId="77777777" w:rsidTr="001C3522">
        <w:trPr>
          <w:ins w:id="13847" w:author="Опаева Лидия Арашаевна" w:date="2024-08-28T15:21:00Z"/>
        </w:trPr>
        <w:tc>
          <w:tcPr>
            <w:tcW w:w="1109" w:type="pct"/>
          </w:tcPr>
          <w:p w14:paraId="21132564" w14:textId="77777777" w:rsidR="001C3522" w:rsidRPr="007036CE" w:rsidRDefault="001C3522" w:rsidP="001C3522">
            <w:pPr>
              <w:pStyle w:val="GOSTTablenorm"/>
              <w:rPr>
                <w:ins w:id="13848" w:author="Опаева Лидия Арашаевна" w:date="2024-08-28T15:21:00Z"/>
                <w:color w:val="000000"/>
              </w:rPr>
            </w:pPr>
            <w:ins w:id="13849" w:author="Опаева Лидия Арашаевна" w:date="2024-08-28T15:21:00Z">
              <w:r w:rsidRPr="007036CE">
                <w:rPr>
                  <w:color w:val="000000"/>
                </w:rPr>
                <w:t>БО_Дт</w:t>
              </w:r>
            </w:ins>
          </w:p>
        </w:tc>
        <w:tc>
          <w:tcPr>
            <w:tcW w:w="302" w:type="pct"/>
          </w:tcPr>
          <w:p w14:paraId="768E1EB4" w14:textId="77777777" w:rsidR="001C3522" w:rsidRPr="007036CE" w:rsidRDefault="001C3522" w:rsidP="001C3522">
            <w:pPr>
              <w:pStyle w:val="GOSTTablenorm"/>
              <w:rPr>
                <w:ins w:id="13850" w:author="Опаева Лидия Арашаевна" w:date="2024-08-28T15:21:00Z"/>
                <w:color w:val="000000"/>
              </w:rPr>
            </w:pPr>
            <w:ins w:id="13851" w:author="Опаева Лидия Арашаевна" w:date="2024-08-28T15:21:00Z">
              <w:r w:rsidRPr="007036CE">
                <w:rPr>
                  <w:color w:val="000000"/>
                </w:rPr>
                <w:t>нет</w:t>
              </w:r>
            </w:ins>
          </w:p>
        </w:tc>
        <w:tc>
          <w:tcPr>
            <w:tcW w:w="1109" w:type="pct"/>
          </w:tcPr>
          <w:p w14:paraId="453CD421" w14:textId="77777777" w:rsidR="001C3522" w:rsidRPr="007036CE" w:rsidRDefault="001C3522" w:rsidP="001C3522">
            <w:pPr>
              <w:pStyle w:val="GOSTTablenorm"/>
              <w:rPr>
                <w:ins w:id="13852" w:author="Опаева Лидия Арашаевна" w:date="2024-08-28T15:21:00Z"/>
                <w:color w:val="000000"/>
              </w:rPr>
            </w:pPr>
            <w:ins w:id="13853" w:author="Опаева Лидия Арашаевна" w:date="2024-08-28T15:21:00Z">
              <w:r w:rsidRPr="007036CE">
                <w:rPr>
                  <w:color w:val="000000"/>
                </w:rPr>
                <w:t>Бюджетное обязательство по Дт</w:t>
              </w:r>
            </w:ins>
          </w:p>
        </w:tc>
        <w:tc>
          <w:tcPr>
            <w:tcW w:w="1109" w:type="pct"/>
          </w:tcPr>
          <w:p w14:paraId="49A2CFD4" w14:textId="77777777" w:rsidR="001C3522" w:rsidRPr="007036CE" w:rsidRDefault="001C3522" w:rsidP="001C3522">
            <w:pPr>
              <w:pStyle w:val="GOSTTablenorm"/>
              <w:rPr>
                <w:ins w:id="13854" w:author="Опаева Лидия Арашаевна" w:date="2024-08-28T15:21:00Z"/>
                <w:color w:val="000000"/>
              </w:rPr>
            </w:pPr>
            <w:ins w:id="13855" w:author="Опаева Лидия Арашаевна" w:date="2024-08-28T15:21:00Z">
              <w:r w:rsidRPr="007036CE">
                <w:rPr>
                  <w:color w:val="000000"/>
                </w:rPr>
                <w:t>T0504833:DT_BO</w:t>
              </w:r>
            </w:ins>
          </w:p>
        </w:tc>
        <w:tc>
          <w:tcPr>
            <w:tcW w:w="1371" w:type="pct"/>
          </w:tcPr>
          <w:p w14:paraId="060BC9B1" w14:textId="77777777" w:rsidR="001C3522" w:rsidRPr="007036CE" w:rsidRDefault="001C3522" w:rsidP="001C3522">
            <w:pPr>
              <w:pStyle w:val="GOSTTablenorm"/>
              <w:rPr>
                <w:ins w:id="13856" w:author="Опаева Лидия Арашаевна" w:date="2024-08-28T15:21:00Z"/>
                <w:szCs w:val="22"/>
              </w:rPr>
            </w:pPr>
          </w:p>
        </w:tc>
      </w:tr>
      <w:tr w:rsidR="001C3522" w:rsidRPr="007036CE" w14:paraId="097E58C2" w14:textId="77777777" w:rsidTr="001C3522">
        <w:trPr>
          <w:ins w:id="13857" w:author="Опаева Лидия Арашаевна" w:date="2024-08-28T15:21:00Z"/>
        </w:trPr>
        <w:tc>
          <w:tcPr>
            <w:tcW w:w="1109" w:type="pct"/>
          </w:tcPr>
          <w:p w14:paraId="3474EABE" w14:textId="77777777" w:rsidR="001C3522" w:rsidRPr="007036CE" w:rsidRDefault="001C3522" w:rsidP="001C3522">
            <w:pPr>
              <w:pStyle w:val="GOSTTablenorm"/>
              <w:rPr>
                <w:ins w:id="13858" w:author="Опаева Лидия Арашаевна" w:date="2024-08-28T15:21:00Z"/>
                <w:color w:val="000000"/>
              </w:rPr>
            </w:pPr>
            <w:ins w:id="13859" w:author="Опаева Лидия Арашаевна" w:date="2024-08-28T15:21:00Z">
              <w:r w:rsidRPr="007036CE">
                <w:rPr>
                  <w:color w:val="000000"/>
                </w:rPr>
                <w:t>БО_Кт</w:t>
              </w:r>
            </w:ins>
          </w:p>
        </w:tc>
        <w:tc>
          <w:tcPr>
            <w:tcW w:w="302" w:type="pct"/>
          </w:tcPr>
          <w:p w14:paraId="045E46C8" w14:textId="77777777" w:rsidR="001C3522" w:rsidRPr="007036CE" w:rsidRDefault="001C3522" w:rsidP="001C3522">
            <w:pPr>
              <w:pStyle w:val="GOSTTablenorm"/>
              <w:rPr>
                <w:ins w:id="13860" w:author="Опаева Лидия Арашаевна" w:date="2024-08-28T15:21:00Z"/>
                <w:color w:val="000000"/>
              </w:rPr>
            </w:pPr>
            <w:ins w:id="13861" w:author="Опаева Лидия Арашаевна" w:date="2024-08-28T15:21:00Z">
              <w:r w:rsidRPr="007036CE">
                <w:rPr>
                  <w:color w:val="000000"/>
                </w:rPr>
                <w:t>нет</w:t>
              </w:r>
            </w:ins>
          </w:p>
        </w:tc>
        <w:tc>
          <w:tcPr>
            <w:tcW w:w="1109" w:type="pct"/>
          </w:tcPr>
          <w:p w14:paraId="2FCE0C46" w14:textId="77777777" w:rsidR="001C3522" w:rsidRPr="007036CE" w:rsidRDefault="001C3522" w:rsidP="001C3522">
            <w:pPr>
              <w:pStyle w:val="GOSTTablenorm"/>
              <w:rPr>
                <w:ins w:id="13862" w:author="Опаева Лидия Арашаевна" w:date="2024-08-28T15:21:00Z"/>
                <w:color w:val="000000"/>
              </w:rPr>
            </w:pPr>
            <w:ins w:id="13863" w:author="Опаева Лидия Арашаевна" w:date="2024-08-28T15:21:00Z">
              <w:r w:rsidRPr="007036CE">
                <w:rPr>
                  <w:color w:val="000000"/>
                </w:rPr>
                <w:t>Бюджетное обязательство по Кт</w:t>
              </w:r>
            </w:ins>
          </w:p>
        </w:tc>
        <w:tc>
          <w:tcPr>
            <w:tcW w:w="1109" w:type="pct"/>
          </w:tcPr>
          <w:p w14:paraId="0EB993F4" w14:textId="77777777" w:rsidR="001C3522" w:rsidRPr="007036CE" w:rsidRDefault="001C3522" w:rsidP="001C3522">
            <w:pPr>
              <w:pStyle w:val="GOSTTablenorm"/>
              <w:rPr>
                <w:ins w:id="13864" w:author="Опаева Лидия Арашаевна" w:date="2024-08-28T15:21:00Z"/>
                <w:color w:val="000000"/>
              </w:rPr>
            </w:pPr>
            <w:ins w:id="13865" w:author="Опаева Лидия Арашаевна" w:date="2024-08-28T15:21:00Z">
              <w:r w:rsidRPr="007036CE">
                <w:rPr>
                  <w:color w:val="000000"/>
                </w:rPr>
                <w:t>T0504833:CT_BO</w:t>
              </w:r>
            </w:ins>
          </w:p>
        </w:tc>
        <w:tc>
          <w:tcPr>
            <w:tcW w:w="1371" w:type="pct"/>
          </w:tcPr>
          <w:p w14:paraId="006DA5CD" w14:textId="77777777" w:rsidR="001C3522" w:rsidRPr="007036CE" w:rsidRDefault="001C3522" w:rsidP="001C3522">
            <w:pPr>
              <w:pStyle w:val="GOSTTablenorm"/>
              <w:rPr>
                <w:ins w:id="13866" w:author="Опаева Лидия Арашаевна" w:date="2024-08-28T15:21:00Z"/>
                <w:szCs w:val="22"/>
              </w:rPr>
            </w:pPr>
          </w:p>
        </w:tc>
      </w:tr>
      <w:tr w:rsidR="001C3522" w:rsidRPr="007036CE" w14:paraId="017BCE93" w14:textId="77777777" w:rsidTr="001C3522">
        <w:trPr>
          <w:ins w:id="13867" w:author="Опаева Лидия Арашаевна" w:date="2024-08-28T15:21:00Z"/>
        </w:trPr>
        <w:tc>
          <w:tcPr>
            <w:tcW w:w="1109" w:type="pct"/>
          </w:tcPr>
          <w:p w14:paraId="4F1FAF31" w14:textId="77777777" w:rsidR="001C3522" w:rsidRPr="007036CE" w:rsidRDefault="001C3522" w:rsidP="001C3522">
            <w:pPr>
              <w:pStyle w:val="GOSTTablenorm"/>
              <w:rPr>
                <w:ins w:id="13868" w:author="Опаева Лидия Арашаевна" w:date="2024-08-28T15:21:00Z"/>
                <w:color w:val="000000"/>
              </w:rPr>
            </w:pPr>
            <w:ins w:id="13869" w:author="Опаева Лидия Арашаевна" w:date="2024-08-28T15:21:00Z">
              <w:r w:rsidRPr="007036CE">
                <w:rPr>
                  <w:color w:val="000000"/>
                </w:rPr>
                <w:t>ОКТМО_Дт</w:t>
              </w:r>
            </w:ins>
          </w:p>
        </w:tc>
        <w:tc>
          <w:tcPr>
            <w:tcW w:w="302" w:type="pct"/>
          </w:tcPr>
          <w:p w14:paraId="0D90D04B" w14:textId="77777777" w:rsidR="001C3522" w:rsidRPr="007036CE" w:rsidRDefault="001C3522" w:rsidP="001C3522">
            <w:pPr>
              <w:pStyle w:val="GOSTTablenorm"/>
              <w:rPr>
                <w:ins w:id="13870" w:author="Опаева Лидия Арашаевна" w:date="2024-08-28T15:21:00Z"/>
                <w:color w:val="000000"/>
              </w:rPr>
            </w:pPr>
            <w:ins w:id="13871" w:author="Опаева Лидия Арашаевна" w:date="2024-08-28T15:21:00Z">
              <w:r w:rsidRPr="007036CE">
                <w:rPr>
                  <w:color w:val="000000"/>
                </w:rPr>
                <w:t>нет</w:t>
              </w:r>
            </w:ins>
          </w:p>
        </w:tc>
        <w:tc>
          <w:tcPr>
            <w:tcW w:w="1109" w:type="pct"/>
          </w:tcPr>
          <w:p w14:paraId="0793952E" w14:textId="77777777" w:rsidR="001C3522" w:rsidRPr="007036CE" w:rsidRDefault="001C3522" w:rsidP="001C3522">
            <w:pPr>
              <w:pStyle w:val="GOSTTablenorm"/>
              <w:rPr>
                <w:ins w:id="13872" w:author="Опаева Лидия Арашаевна" w:date="2024-08-28T15:21:00Z"/>
                <w:color w:val="000000"/>
              </w:rPr>
            </w:pPr>
            <w:ins w:id="13873" w:author="Опаева Лидия Арашаевна" w:date="2024-08-28T15:21:00Z">
              <w:r w:rsidRPr="007036CE">
                <w:rPr>
                  <w:color w:val="000000"/>
                </w:rPr>
                <w:t>ОКТМО по Дт</w:t>
              </w:r>
            </w:ins>
          </w:p>
        </w:tc>
        <w:tc>
          <w:tcPr>
            <w:tcW w:w="1109" w:type="pct"/>
          </w:tcPr>
          <w:p w14:paraId="43CEC793" w14:textId="77777777" w:rsidR="001C3522" w:rsidRPr="007036CE" w:rsidRDefault="001C3522" w:rsidP="001C3522">
            <w:pPr>
              <w:pStyle w:val="GOSTTablenorm"/>
              <w:rPr>
                <w:ins w:id="13874" w:author="Опаева Лидия Арашаевна" w:date="2024-08-28T15:21:00Z"/>
                <w:color w:val="000000"/>
              </w:rPr>
            </w:pPr>
            <w:ins w:id="13875" w:author="Опаева Лидия Арашаевна" w:date="2024-08-28T15:21:00Z">
              <w:r w:rsidRPr="007036CE">
                <w:rPr>
                  <w:color w:val="000000"/>
                </w:rPr>
                <w:t>T0504833:DT_</w:t>
              </w:r>
              <w:r w:rsidRPr="007036CE">
                <w:rPr>
                  <w:color w:val="000000"/>
                  <w:lang w:val="en-US"/>
                </w:rPr>
                <w:t>OKTMO</w:t>
              </w:r>
            </w:ins>
          </w:p>
        </w:tc>
        <w:tc>
          <w:tcPr>
            <w:tcW w:w="1371" w:type="pct"/>
          </w:tcPr>
          <w:p w14:paraId="6ECB1F47" w14:textId="77777777" w:rsidR="001C3522" w:rsidRPr="007036CE" w:rsidRDefault="001C3522" w:rsidP="001C3522">
            <w:pPr>
              <w:pStyle w:val="GOSTTablenorm"/>
              <w:rPr>
                <w:ins w:id="13876" w:author="Опаева Лидия Арашаевна" w:date="2024-08-28T15:21:00Z"/>
                <w:szCs w:val="22"/>
              </w:rPr>
            </w:pPr>
          </w:p>
        </w:tc>
      </w:tr>
      <w:tr w:rsidR="001C3522" w:rsidRPr="007036CE" w14:paraId="3393AAE8" w14:textId="77777777" w:rsidTr="001C3522">
        <w:trPr>
          <w:ins w:id="13877" w:author="Опаева Лидия Арашаевна" w:date="2024-08-28T15:21:00Z"/>
        </w:trPr>
        <w:tc>
          <w:tcPr>
            <w:tcW w:w="1109" w:type="pct"/>
          </w:tcPr>
          <w:p w14:paraId="05B0808C" w14:textId="77777777" w:rsidR="001C3522" w:rsidRPr="007036CE" w:rsidRDefault="001C3522" w:rsidP="001C3522">
            <w:pPr>
              <w:pStyle w:val="GOSTTablenorm"/>
              <w:rPr>
                <w:ins w:id="13878" w:author="Опаева Лидия Арашаевна" w:date="2024-08-28T15:21:00Z"/>
                <w:color w:val="000000"/>
              </w:rPr>
            </w:pPr>
            <w:ins w:id="13879" w:author="Опаева Лидия Арашаевна" w:date="2024-08-28T15:21:00Z">
              <w:r w:rsidRPr="007036CE">
                <w:rPr>
                  <w:color w:val="000000"/>
                </w:rPr>
                <w:t>ОКТМО_Кт</w:t>
              </w:r>
            </w:ins>
          </w:p>
        </w:tc>
        <w:tc>
          <w:tcPr>
            <w:tcW w:w="302" w:type="pct"/>
          </w:tcPr>
          <w:p w14:paraId="5F40359A" w14:textId="77777777" w:rsidR="001C3522" w:rsidRPr="007036CE" w:rsidRDefault="001C3522" w:rsidP="001C3522">
            <w:pPr>
              <w:pStyle w:val="GOSTTablenorm"/>
              <w:rPr>
                <w:ins w:id="13880" w:author="Опаева Лидия Арашаевна" w:date="2024-08-28T15:21:00Z"/>
                <w:color w:val="000000"/>
              </w:rPr>
            </w:pPr>
            <w:ins w:id="13881" w:author="Опаева Лидия Арашаевна" w:date="2024-08-28T15:21:00Z">
              <w:r w:rsidRPr="007036CE">
                <w:rPr>
                  <w:color w:val="000000"/>
                </w:rPr>
                <w:t>нет</w:t>
              </w:r>
            </w:ins>
          </w:p>
        </w:tc>
        <w:tc>
          <w:tcPr>
            <w:tcW w:w="1109" w:type="pct"/>
          </w:tcPr>
          <w:p w14:paraId="3D5549DE" w14:textId="77777777" w:rsidR="001C3522" w:rsidRPr="007036CE" w:rsidRDefault="001C3522" w:rsidP="001C3522">
            <w:pPr>
              <w:pStyle w:val="GOSTTablenorm"/>
              <w:rPr>
                <w:ins w:id="13882" w:author="Опаева Лидия Арашаевна" w:date="2024-08-28T15:21:00Z"/>
                <w:color w:val="000000"/>
              </w:rPr>
            </w:pPr>
            <w:ins w:id="13883" w:author="Опаева Лидия Арашаевна" w:date="2024-08-28T15:21:00Z">
              <w:r w:rsidRPr="007036CE">
                <w:rPr>
                  <w:color w:val="000000"/>
                </w:rPr>
                <w:t>ОКТМО по Кт</w:t>
              </w:r>
            </w:ins>
          </w:p>
        </w:tc>
        <w:tc>
          <w:tcPr>
            <w:tcW w:w="1109" w:type="pct"/>
          </w:tcPr>
          <w:p w14:paraId="0BFF99FA" w14:textId="77777777" w:rsidR="001C3522" w:rsidRPr="007036CE" w:rsidRDefault="001C3522" w:rsidP="001C3522">
            <w:pPr>
              <w:pStyle w:val="GOSTTablenorm"/>
              <w:rPr>
                <w:ins w:id="13884" w:author="Опаева Лидия Арашаевна" w:date="2024-08-28T15:21:00Z"/>
                <w:color w:val="000000"/>
              </w:rPr>
            </w:pPr>
            <w:ins w:id="13885" w:author="Опаева Лидия Арашаевна" w:date="2024-08-28T15:21:00Z">
              <w:r w:rsidRPr="007036CE">
                <w:rPr>
                  <w:color w:val="000000"/>
                </w:rPr>
                <w:t>T0504833:CT_</w:t>
              </w:r>
              <w:r w:rsidRPr="007036CE">
                <w:rPr>
                  <w:color w:val="000000"/>
                  <w:lang w:val="en-US"/>
                </w:rPr>
                <w:t>OKTMO</w:t>
              </w:r>
            </w:ins>
          </w:p>
        </w:tc>
        <w:tc>
          <w:tcPr>
            <w:tcW w:w="1371" w:type="pct"/>
          </w:tcPr>
          <w:p w14:paraId="67C2B481" w14:textId="77777777" w:rsidR="001C3522" w:rsidRPr="007036CE" w:rsidRDefault="001C3522" w:rsidP="001C3522">
            <w:pPr>
              <w:pStyle w:val="GOSTTablenorm"/>
              <w:rPr>
                <w:ins w:id="13886" w:author="Опаева Лидия Арашаевна" w:date="2024-08-28T15:21:00Z"/>
                <w:szCs w:val="22"/>
              </w:rPr>
            </w:pPr>
          </w:p>
        </w:tc>
      </w:tr>
      <w:tr w:rsidR="001C3522" w:rsidRPr="007036CE" w14:paraId="0F210DB7" w14:textId="77777777" w:rsidTr="001C3522">
        <w:trPr>
          <w:ins w:id="13887" w:author="Опаева Лидия Арашаевна" w:date="2024-08-28T15:21:00Z"/>
        </w:trPr>
        <w:tc>
          <w:tcPr>
            <w:tcW w:w="1109" w:type="pct"/>
          </w:tcPr>
          <w:p w14:paraId="43104B4A" w14:textId="77777777" w:rsidR="001C3522" w:rsidRPr="007036CE" w:rsidRDefault="001C3522" w:rsidP="001C3522">
            <w:pPr>
              <w:pStyle w:val="GOSTTablenorm"/>
              <w:rPr>
                <w:ins w:id="13888" w:author="Опаева Лидия Арашаевна" w:date="2024-08-28T15:21:00Z"/>
              </w:rPr>
            </w:pPr>
            <w:ins w:id="13889" w:author="Опаева Лидия Арашаевна" w:date="2024-08-28T15:21:00Z">
              <w:r w:rsidRPr="007036CE">
                <w:t>ПЗО_Дт</w:t>
              </w:r>
            </w:ins>
          </w:p>
        </w:tc>
        <w:tc>
          <w:tcPr>
            <w:tcW w:w="302" w:type="pct"/>
          </w:tcPr>
          <w:p w14:paraId="63253AE2" w14:textId="77777777" w:rsidR="001C3522" w:rsidRPr="007036CE" w:rsidRDefault="001C3522" w:rsidP="001C3522">
            <w:pPr>
              <w:pStyle w:val="GOSTTablenorm"/>
              <w:rPr>
                <w:ins w:id="13890" w:author="Опаева Лидия Арашаевна" w:date="2024-08-28T15:21:00Z"/>
              </w:rPr>
            </w:pPr>
            <w:ins w:id="13891" w:author="Опаева Лидия Арашаевна" w:date="2024-08-28T15:21:00Z">
              <w:r w:rsidRPr="007036CE">
                <w:t>нет</w:t>
              </w:r>
            </w:ins>
          </w:p>
        </w:tc>
        <w:tc>
          <w:tcPr>
            <w:tcW w:w="1109" w:type="pct"/>
          </w:tcPr>
          <w:p w14:paraId="2650EA9C" w14:textId="77777777" w:rsidR="001C3522" w:rsidRPr="007036CE" w:rsidRDefault="001C3522" w:rsidP="001C3522">
            <w:pPr>
              <w:pStyle w:val="GOSTTablenorm"/>
              <w:rPr>
                <w:ins w:id="13892" w:author="Опаева Лидия Арашаевна" w:date="2024-08-28T15:21:00Z"/>
              </w:rPr>
            </w:pPr>
            <w:ins w:id="13893" w:author="Опаева Лидия Арашаевна" w:date="2024-08-28T15:21:00Z">
              <w:r w:rsidRPr="007036CE">
                <w:t>Признак заключительных оборотов по Дт</w:t>
              </w:r>
            </w:ins>
          </w:p>
        </w:tc>
        <w:tc>
          <w:tcPr>
            <w:tcW w:w="1109" w:type="pct"/>
          </w:tcPr>
          <w:p w14:paraId="09453BD7" w14:textId="77777777" w:rsidR="001C3522" w:rsidRPr="007036CE" w:rsidRDefault="001C3522" w:rsidP="001C3522">
            <w:pPr>
              <w:pStyle w:val="GOSTTablenorm"/>
              <w:rPr>
                <w:ins w:id="13894" w:author="Опаева Лидия Арашаевна" w:date="2024-08-28T15:21:00Z"/>
              </w:rPr>
            </w:pPr>
            <w:ins w:id="13895" w:author="Опаева Лидия Арашаевна" w:date="2024-08-28T15:21:00Z">
              <w:r w:rsidRPr="007036CE">
                <w:t>T0504833:DT_PZO</w:t>
              </w:r>
            </w:ins>
          </w:p>
        </w:tc>
        <w:tc>
          <w:tcPr>
            <w:tcW w:w="1371" w:type="pct"/>
          </w:tcPr>
          <w:p w14:paraId="4015606D" w14:textId="77777777" w:rsidR="001C3522" w:rsidRPr="007036CE" w:rsidRDefault="001C3522" w:rsidP="001C3522">
            <w:pPr>
              <w:pStyle w:val="GOSTTablenorm"/>
              <w:rPr>
                <w:ins w:id="13896" w:author="Опаева Лидия Арашаевна" w:date="2024-08-28T15:21:00Z"/>
              </w:rPr>
            </w:pPr>
          </w:p>
        </w:tc>
      </w:tr>
      <w:tr w:rsidR="001C3522" w:rsidRPr="007036CE" w14:paraId="775C4310" w14:textId="77777777" w:rsidTr="001C3522">
        <w:trPr>
          <w:ins w:id="13897" w:author="Опаева Лидия Арашаевна" w:date="2024-08-28T15:21:00Z"/>
        </w:trPr>
        <w:tc>
          <w:tcPr>
            <w:tcW w:w="1109" w:type="pct"/>
          </w:tcPr>
          <w:p w14:paraId="0217F057" w14:textId="77777777" w:rsidR="001C3522" w:rsidRPr="007036CE" w:rsidRDefault="001C3522" w:rsidP="001C3522">
            <w:pPr>
              <w:pStyle w:val="GOSTTablenorm"/>
              <w:rPr>
                <w:ins w:id="13898" w:author="Опаева Лидия Арашаевна" w:date="2024-08-28T15:21:00Z"/>
              </w:rPr>
            </w:pPr>
            <w:ins w:id="13899" w:author="Опаева Лидия Арашаевна" w:date="2024-08-28T15:21:00Z">
              <w:r w:rsidRPr="007036CE">
                <w:t>ПЗО_Кт</w:t>
              </w:r>
            </w:ins>
          </w:p>
        </w:tc>
        <w:tc>
          <w:tcPr>
            <w:tcW w:w="302" w:type="pct"/>
          </w:tcPr>
          <w:p w14:paraId="6B6BD853" w14:textId="77777777" w:rsidR="001C3522" w:rsidRPr="007036CE" w:rsidRDefault="001C3522" w:rsidP="001C3522">
            <w:pPr>
              <w:pStyle w:val="GOSTTablenorm"/>
              <w:rPr>
                <w:ins w:id="13900" w:author="Опаева Лидия Арашаевна" w:date="2024-08-28T15:21:00Z"/>
              </w:rPr>
            </w:pPr>
            <w:ins w:id="13901" w:author="Опаева Лидия Арашаевна" w:date="2024-08-28T15:21:00Z">
              <w:r w:rsidRPr="007036CE">
                <w:t>нет</w:t>
              </w:r>
            </w:ins>
          </w:p>
        </w:tc>
        <w:tc>
          <w:tcPr>
            <w:tcW w:w="1109" w:type="pct"/>
          </w:tcPr>
          <w:p w14:paraId="2356D421" w14:textId="77777777" w:rsidR="001C3522" w:rsidRPr="007036CE" w:rsidRDefault="001C3522" w:rsidP="001C3522">
            <w:pPr>
              <w:pStyle w:val="GOSTTablenorm"/>
              <w:rPr>
                <w:ins w:id="13902" w:author="Опаева Лидия Арашаевна" w:date="2024-08-28T15:21:00Z"/>
              </w:rPr>
            </w:pPr>
            <w:ins w:id="13903" w:author="Опаева Лидия Арашаевна" w:date="2024-08-28T15:21:00Z">
              <w:r w:rsidRPr="007036CE">
                <w:t>Признак заключительных оборотов по Кт</w:t>
              </w:r>
            </w:ins>
          </w:p>
        </w:tc>
        <w:tc>
          <w:tcPr>
            <w:tcW w:w="1109" w:type="pct"/>
          </w:tcPr>
          <w:p w14:paraId="5514B6A7" w14:textId="77777777" w:rsidR="001C3522" w:rsidRPr="007036CE" w:rsidRDefault="001C3522" w:rsidP="001C3522">
            <w:pPr>
              <w:pStyle w:val="GOSTTablenorm"/>
              <w:rPr>
                <w:ins w:id="13904" w:author="Опаева Лидия Арашаевна" w:date="2024-08-28T15:21:00Z"/>
              </w:rPr>
            </w:pPr>
            <w:ins w:id="13905" w:author="Опаева Лидия Арашаевна" w:date="2024-08-28T15:21:00Z">
              <w:r w:rsidRPr="007036CE">
                <w:t>T0504833:CT_PZO</w:t>
              </w:r>
            </w:ins>
          </w:p>
        </w:tc>
        <w:tc>
          <w:tcPr>
            <w:tcW w:w="1371" w:type="pct"/>
          </w:tcPr>
          <w:p w14:paraId="16AFF525" w14:textId="77777777" w:rsidR="001C3522" w:rsidRPr="007036CE" w:rsidRDefault="001C3522" w:rsidP="001C3522">
            <w:pPr>
              <w:pStyle w:val="GOSTTablenorm"/>
              <w:rPr>
                <w:ins w:id="13906" w:author="Опаева Лидия Арашаевна" w:date="2024-08-28T15:21:00Z"/>
              </w:rPr>
            </w:pPr>
          </w:p>
        </w:tc>
      </w:tr>
      <w:tr w:rsidR="001C3522" w:rsidRPr="007036CE" w14:paraId="72459C8D" w14:textId="77777777" w:rsidTr="001C3522">
        <w:trPr>
          <w:ins w:id="13907" w:author="Опаева Лидия Арашаевна" w:date="2024-08-28T15:21:00Z"/>
        </w:trPr>
        <w:tc>
          <w:tcPr>
            <w:tcW w:w="1109" w:type="pct"/>
          </w:tcPr>
          <w:p w14:paraId="2985A69D" w14:textId="77777777" w:rsidR="001C3522" w:rsidRPr="007036CE" w:rsidRDefault="001C3522" w:rsidP="001C3522">
            <w:pPr>
              <w:pStyle w:val="GOSTTablenorm"/>
              <w:rPr>
                <w:ins w:id="13908" w:author="Опаева Лидия Арашаевна" w:date="2024-08-28T15:21:00Z"/>
              </w:rPr>
            </w:pPr>
            <w:ins w:id="13909" w:author="Опаева Лидия Арашаевна" w:date="2024-08-28T15:21:00Z">
              <w:r w:rsidRPr="007036CE">
                <w:t>ОКС_КМИ_Дт</w:t>
              </w:r>
            </w:ins>
          </w:p>
        </w:tc>
        <w:tc>
          <w:tcPr>
            <w:tcW w:w="302" w:type="pct"/>
          </w:tcPr>
          <w:p w14:paraId="07559ACC" w14:textId="77777777" w:rsidR="001C3522" w:rsidRPr="007036CE" w:rsidRDefault="001C3522" w:rsidP="001C3522">
            <w:pPr>
              <w:pStyle w:val="GOSTTablenorm"/>
              <w:rPr>
                <w:ins w:id="13910" w:author="Опаева Лидия Арашаевна" w:date="2024-08-28T15:21:00Z"/>
              </w:rPr>
            </w:pPr>
            <w:ins w:id="13911" w:author="Опаева Лидия Арашаевна" w:date="2024-08-28T15:21:00Z">
              <w:r w:rsidRPr="007036CE">
                <w:t>нет</w:t>
              </w:r>
            </w:ins>
          </w:p>
        </w:tc>
        <w:tc>
          <w:tcPr>
            <w:tcW w:w="1109" w:type="pct"/>
          </w:tcPr>
          <w:p w14:paraId="7A203BB4" w14:textId="77777777" w:rsidR="001C3522" w:rsidRPr="007036CE" w:rsidRDefault="001C3522" w:rsidP="001C3522">
            <w:pPr>
              <w:pStyle w:val="GOSTTablenorm"/>
              <w:rPr>
                <w:ins w:id="13912" w:author="Опаева Лидия Арашаевна" w:date="2024-08-28T15:21:00Z"/>
              </w:rPr>
            </w:pPr>
            <w:ins w:id="13913" w:author="Опаева Лидия Арашаевна" w:date="2024-08-28T15:21:00Z">
              <w:r w:rsidRPr="007036CE">
                <w:t>ОКС/КМИ по Дт</w:t>
              </w:r>
            </w:ins>
          </w:p>
        </w:tc>
        <w:tc>
          <w:tcPr>
            <w:tcW w:w="1109" w:type="pct"/>
          </w:tcPr>
          <w:p w14:paraId="419F600D" w14:textId="77777777" w:rsidR="001C3522" w:rsidRPr="007036CE" w:rsidRDefault="001C3522" w:rsidP="001C3522">
            <w:pPr>
              <w:pStyle w:val="GOSTTablenorm"/>
              <w:rPr>
                <w:ins w:id="13914" w:author="Опаева Лидия Арашаевна" w:date="2024-08-28T15:21:00Z"/>
              </w:rPr>
            </w:pPr>
            <w:ins w:id="13915" w:author="Опаева Лидия Арашаевна" w:date="2024-08-28T15:21:00Z">
              <w:r w:rsidRPr="007036CE">
                <w:t>T0504833:DT_FAIP</w:t>
              </w:r>
            </w:ins>
          </w:p>
        </w:tc>
        <w:tc>
          <w:tcPr>
            <w:tcW w:w="1371" w:type="pct"/>
          </w:tcPr>
          <w:p w14:paraId="1A34AFB6" w14:textId="77777777" w:rsidR="001C3522" w:rsidRPr="007036CE" w:rsidRDefault="001C3522" w:rsidP="001C3522">
            <w:pPr>
              <w:pStyle w:val="GOSTTablenorm"/>
              <w:rPr>
                <w:ins w:id="13916" w:author="Опаева Лидия Арашаевна" w:date="2024-08-28T15:21:00Z"/>
              </w:rPr>
            </w:pPr>
          </w:p>
        </w:tc>
      </w:tr>
      <w:tr w:rsidR="001C3522" w:rsidRPr="007036CE" w14:paraId="74024BA2" w14:textId="77777777" w:rsidTr="001C3522">
        <w:trPr>
          <w:ins w:id="13917" w:author="Опаева Лидия Арашаевна" w:date="2024-08-28T15:21:00Z"/>
        </w:trPr>
        <w:tc>
          <w:tcPr>
            <w:tcW w:w="1109" w:type="pct"/>
          </w:tcPr>
          <w:p w14:paraId="7393B957" w14:textId="77777777" w:rsidR="001C3522" w:rsidRPr="007036CE" w:rsidRDefault="001C3522" w:rsidP="001C3522">
            <w:pPr>
              <w:pStyle w:val="GOSTTablenorm"/>
              <w:rPr>
                <w:ins w:id="13918" w:author="Опаева Лидия Арашаевна" w:date="2024-08-28T15:21:00Z"/>
              </w:rPr>
            </w:pPr>
            <w:ins w:id="13919" w:author="Опаева Лидия Арашаевна" w:date="2024-08-28T15:21:00Z">
              <w:r w:rsidRPr="007036CE">
                <w:lastRenderedPageBreak/>
                <w:t>ОКС_КМИ_Кт</w:t>
              </w:r>
            </w:ins>
          </w:p>
        </w:tc>
        <w:tc>
          <w:tcPr>
            <w:tcW w:w="302" w:type="pct"/>
          </w:tcPr>
          <w:p w14:paraId="053A4302" w14:textId="77777777" w:rsidR="001C3522" w:rsidRPr="007036CE" w:rsidRDefault="001C3522" w:rsidP="001C3522">
            <w:pPr>
              <w:pStyle w:val="GOSTTablenorm"/>
              <w:rPr>
                <w:ins w:id="13920" w:author="Опаева Лидия Арашаевна" w:date="2024-08-28T15:21:00Z"/>
              </w:rPr>
            </w:pPr>
            <w:ins w:id="13921" w:author="Опаева Лидия Арашаевна" w:date="2024-08-28T15:21:00Z">
              <w:r w:rsidRPr="007036CE">
                <w:t>нет</w:t>
              </w:r>
            </w:ins>
          </w:p>
        </w:tc>
        <w:tc>
          <w:tcPr>
            <w:tcW w:w="1109" w:type="pct"/>
          </w:tcPr>
          <w:p w14:paraId="272955B5" w14:textId="77777777" w:rsidR="001C3522" w:rsidRPr="007036CE" w:rsidRDefault="001C3522" w:rsidP="001C3522">
            <w:pPr>
              <w:pStyle w:val="GOSTTablenorm"/>
              <w:rPr>
                <w:ins w:id="13922" w:author="Опаева Лидия Арашаевна" w:date="2024-08-28T15:21:00Z"/>
              </w:rPr>
            </w:pPr>
            <w:ins w:id="13923" w:author="Опаева Лидия Арашаевна" w:date="2024-08-28T15:21:00Z">
              <w:r w:rsidRPr="007036CE">
                <w:t>ОКС/КМИ по Кт</w:t>
              </w:r>
            </w:ins>
          </w:p>
        </w:tc>
        <w:tc>
          <w:tcPr>
            <w:tcW w:w="1109" w:type="pct"/>
          </w:tcPr>
          <w:p w14:paraId="77C9BA25" w14:textId="77777777" w:rsidR="001C3522" w:rsidRPr="007036CE" w:rsidRDefault="001C3522" w:rsidP="001C3522">
            <w:pPr>
              <w:pStyle w:val="GOSTTablenorm"/>
              <w:rPr>
                <w:ins w:id="13924" w:author="Опаева Лидия Арашаевна" w:date="2024-08-28T15:21:00Z"/>
              </w:rPr>
            </w:pPr>
            <w:ins w:id="13925" w:author="Опаева Лидия Арашаевна" w:date="2024-08-28T15:21:00Z">
              <w:r w:rsidRPr="007036CE">
                <w:t>T0504833:CT_FAIP</w:t>
              </w:r>
            </w:ins>
          </w:p>
        </w:tc>
        <w:tc>
          <w:tcPr>
            <w:tcW w:w="1371" w:type="pct"/>
          </w:tcPr>
          <w:p w14:paraId="10F722E4" w14:textId="77777777" w:rsidR="001C3522" w:rsidRPr="007036CE" w:rsidRDefault="001C3522" w:rsidP="001C3522">
            <w:pPr>
              <w:pStyle w:val="GOSTTablenorm"/>
              <w:rPr>
                <w:ins w:id="13926" w:author="Опаева Лидия Арашаевна" w:date="2024-08-28T15:21:00Z"/>
              </w:rPr>
            </w:pPr>
          </w:p>
        </w:tc>
      </w:tr>
      <w:tr w:rsidR="001C3522" w:rsidRPr="007036CE" w14:paraId="41398FB7" w14:textId="77777777" w:rsidTr="001C3522">
        <w:trPr>
          <w:ins w:id="13927" w:author="Опаева Лидия Арашаевна" w:date="2024-08-28T15:21:00Z"/>
        </w:trPr>
        <w:tc>
          <w:tcPr>
            <w:tcW w:w="1109" w:type="pct"/>
          </w:tcPr>
          <w:p w14:paraId="171C78A5" w14:textId="77777777" w:rsidR="001C3522" w:rsidRPr="007036CE" w:rsidRDefault="001C3522" w:rsidP="001C3522">
            <w:pPr>
              <w:pStyle w:val="GOSTTablenorm"/>
              <w:rPr>
                <w:ins w:id="13928" w:author="Опаева Лидия Арашаевна" w:date="2024-08-28T15:21:00Z"/>
              </w:rPr>
            </w:pPr>
            <w:ins w:id="13929" w:author="Опаева Лидия Арашаевна" w:date="2024-08-28T15:21:00Z">
              <w:r w:rsidRPr="007036CE">
                <w:t>ФО_Дт</w:t>
              </w:r>
            </w:ins>
          </w:p>
        </w:tc>
        <w:tc>
          <w:tcPr>
            <w:tcW w:w="302" w:type="pct"/>
          </w:tcPr>
          <w:p w14:paraId="3A4D0FE8" w14:textId="77777777" w:rsidR="001C3522" w:rsidRPr="007036CE" w:rsidRDefault="001C3522" w:rsidP="001C3522">
            <w:pPr>
              <w:pStyle w:val="GOSTTablenorm"/>
              <w:rPr>
                <w:ins w:id="13930" w:author="Опаева Лидия Арашаевна" w:date="2024-08-28T15:21:00Z"/>
              </w:rPr>
            </w:pPr>
            <w:ins w:id="13931" w:author="Опаева Лидия Арашаевна" w:date="2024-08-28T15:21:00Z">
              <w:r w:rsidRPr="007036CE">
                <w:t>нет</w:t>
              </w:r>
            </w:ins>
          </w:p>
        </w:tc>
        <w:tc>
          <w:tcPr>
            <w:tcW w:w="1109" w:type="pct"/>
          </w:tcPr>
          <w:p w14:paraId="39681970" w14:textId="77777777" w:rsidR="001C3522" w:rsidRPr="007036CE" w:rsidRDefault="001C3522" w:rsidP="001C3522">
            <w:pPr>
              <w:pStyle w:val="GOSTTablenorm"/>
              <w:rPr>
                <w:ins w:id="13932" w:author="Опаева Лидия Арашаевна" w:date="2024-08-28T15:21:00Z"/>
              </w:rPr>
            </w:pPr>
            <w:ins w:id="13933" w:author="Опаева Лидия Арашаевна" w:date="2024-08-28T15:21:00Z">
              <w:r w:rsidRPr="007036CE">
                <w:t>Финансовый орган по Дт</w:t>
              </w:r>
            </w:ins>
          </w:p>
        </w:tc>
        <w:tc>
          <w:tcPr>
            <w:tcW w:w="1109" w:type="pct"/>
          </w:tcPr>
          <w:p w14:paraId="69A4B593" w14:textId="77777777" w:rsidR="001C3522" w:rsidRPr="007036CE" w:rsidRDefault="001C3522" w:rsidP="001C3522">
            <w:pPr>
              <w:pStyle w:val="GOSTTablenorm"/>
              <w:rPr>
                <w:ins w:id="13934" w:author="Опаева Лидия Арашаевна" w:date="2024-08-28T15:21:00Z"/>
              </w:rPr>
            </w:pPr>
            <w:ins w:id="13935" w:author="Опаева Лидия Арашаевна" w:date="2024-08-28T15:21:00Z">
              <w:r w:rsidRPr="007036CE">
                <w:t>T0504833:DT_FO</w:t>
              </w:r>
            </w:ins>
          </w:p>
        </w:tc>
        <w:tc>
          <w:tcPr>
            <w:tcW w:w="1371" w:type="pct"/>
          </w:tcPr>
          <w:p w14:paraId="6ED6CB13" w14:textId="77777777" w:rsidR="001C3522" w:rsidRPr="007036CE" w:rsidRDefault="001C3522" w:rsidP="001C3522">
            <w:pPr>
              <w:pStyle w:val="GOSTTablenorm"/>
              <w:rPr>
                <w:ins w:id="13936" w:author="Опаева Лидия Арашаевна" w:date="2024-08-28T15:21:00Z"/>
              </w:rPr>
            </w:pPr>
          </w:p>
        </w:tc>
      </w:tr>
      <w:tr w:rsidR="001C3522" w:rsidRPr="007036CE" w14:paraId="4F62047D" w14:textId="77777777" w:rsidTr="001C3522">
        <w:trPr>
          <w:ins w:id="13937" w:author="Опаева Лидия Арашаевна" w:date="2024-08-28T15:21:00Z"/>
        </w:trPr>
        <w:tc>
          <w:tcPr>
            <w:tcW w:w="1109" w:type="pct"/>
          </w:tcPr>
          <w:p w14:paraId="584B240A" w14:textId="77777777" w:rsidR="001C3522" w:rsidRPr="007036CE" w:rsidRDefault="001C3522" w:rsidP="001C3522">
            <w:pPr>
              <w:pStyle w:val="GOSTTablenorm"/>
              <w:rPr>
                <w:ins w:id="13938" w:author="Опаева Лидия Арашаевна" w:date="2024-08-28T15:21:00Z"/>
              </w:rPr>
            </w:pPr>
            <w:ins w:id="13939" w:author="Опаева Лидия Арашаевна" w:date="2024-08-28T15:21:00Z">
              <w:r w:rsidRPr="007036CE">
                <w:t>ФО_Кт</w:t>
              </w:r>
            </w:ins>
          </w:p>
        </w:tc>
        <w:tc>
          <w:tcPr>
            <w:tcW w:w="302" w:type="pct"/>
          </w:tcPr>
          <w:p w14:paraId="55B27530" w14:textId="77777777" w:rsidR="001C3522" w:rsidRPr="007036CE" w:rsidRDefault="001C3522" w:rsidP="001C3522">
            <w:pPr>
              <w:pStyle w:val="GOSTTablenorm"/>
              <w:rPr>
                <w:ins w:id="13940" w:author="Опаева Лидия Арашаевна" w:date="2024-08-28T15:21:00Z"/>
              </w:rPr>
            </w:pPr>
            <w:ins w:id="13941" w:author="Опаева Лидия Арашаевна" w:date="2024-08-28T15:21:00Z">
              <w:r w:rsidRPr="007036CE">
                <w:t>нет</w:t>
              </w:r>
            </w:ins>
          </w:p>
        </w:tc>
        <w:tc>
          <w:tcPr>
            <w:tcW w:w="1109" w:type="pct"/>
          </w:tcPr>
          <w:p w14:paraId="3A469F4F" w14:textId="77777777" w:rsidR="001C3522" w:rsidRPr="007036CE" w:rsidRDefault="001C3522" w:rsidP="001C3522">
            <w:pPr>
              <w:pStyle w:val="GOSTTablenorm"/>
              <w:rPr>
                <w:ins w:id="13942" w:author="Опаева Лидия Арашаевна" w:date="2024-08-28T15:21:00Z"/>
              </w:rPr>
            </w:pPr>
            <w:ins w:id="13943" w:author="Опаева Лидия Арашаевна" w:date="2024-08-28T15:21:00Z">
              <w:r w:rsidRPr="007036CE">
                <w:t>Финансовый орган по Кт</w:t>
              </w:r>
            </w:ins>
          </w:p>
        </w:tc>
        <w:tc>
          <w:tcPr>
            <w:tcW w:w="1109" w:type="pct"/>
          </w:tcPr>
          <w:p w14:paraId="425A709E" w14:textId="77777777" w:rsidR="001C3522" w:rsidRPr="007036CE" w:rsidRDefault="001C3522" w:rsidP="001C3522">
            <w:pPr>
              <w:pStyle w:val="GOSTTablenorm"/>
              <w:rPr>
                <w:ins w:id="13944" w:author="Опаева Лидия Арашаевна" w:date="2024-08-28T15:21:00Z"/>
              </w:rPr>
            </w:pPr>
            <w:ins w:id="13945" w:author="Опаева Лидия Арашаевна" w:date="2024-08-28T15:21:00Z">
              <w:r w:rsidRPr="007036CE">
                <w:t>T0504833:</w:t>
              </w:r>
              <w:r w:rsidRPr="007036CE">
                <w:rPr>
                  <w:lang w:val="en-US"/>
                </w:rPr>
                <w:t>C</w:t>
              </w:r>
              <w:r w:rsidRPr="007036CE">
                <w:t>T_FO</w:t>
              </w:r>
            </w:ins>
          </w:p>
        </w:tc>
        <w:tc>
          <w:tcPr>
            <w:tcW w:w="1371" w:type="pct"/>
          </w:tcPr>
          <w:p w14:paraId="229F2BDA" w14:textId="77777777" w:rsidR="001C3522" w:rsidRPr="007036CE" w:rsidRDefault="001C3522" w:rsidP="001C3522">
            <w:pPr>
              <w:pStyle w:val="GOSTTablenorm"/>
              <w:rPr>
                <w:ins w:id="13946" w:author="Опаева Лидия Арашаевна" w:date="2024-08-28T15:21:00Z"/>
              </w:rPr>
            </w:pPr>
          </w:p>
        </w:tc>
      </w:tr>
      <w:tr w:rsidR="001C3522" w:rsidRPr="007036CE" w14:paraId="253CDC1A" w14:textId="77777777" w:rsidTr="001C3522">
        <w:trPr>
          <w:ins w:id="13947" w:author="Опаева Лидия Арашаевна" w:date="2024-08-28T15:21:00Z"/>
        </w:trPr>
        <w:tc>
          <w:tcPr>
            <w:tcW w:w="1109" w:type="pct"/>
          </w:tcPr>
          <w:p w14:paraId="7E531562" w14:textId="77777777" w:rsidR="001C3522" w:rsidRPr="007036CE" w:rsidRDefault="001C3522" w:rsidP="001C3522">
            <w:pPr>
              <w:pStyle w:val="GOSTTablenorm"/>
              <w:rPr>
                <w:ins w:id="13948" w:author="Опаева Лидия Арашаевна" w:date="2024-08-28T15:21:00Z"/>
              </w:rPr>
            </w:pPr>
            <w:ins w:id="13949" w:author="Опаева Лидия Арашаевна" w:date="2024-08-28T15:21:00Z">
              <w:r w:rsidRPr="007036CE">
                <w:t>Дата_ввода_в_действие</w:t>
              </w:r>
            </w:ins>
          </w:p>
        </w:tc>
        <w:tc>
          <w:tcPr>
            <w:tcW w:w="302" w:type="pct"/>
          </w:tcPr>
          <w:p w14:paraId="546858F8" w14:textId="77777777" w:rsidR="001C3522" w:rsidRPr="007036CE" w:rsidRDefault="001C3522" w:rsidP="001C3522">
            <w:pPr>
              <w:pStyle w:val="GOSTTablenorm"/>
              <w:rPr>
                <w:ins w:id="13950" w:author="Опаева Лидия Арашаевна" w:date="2024-08-28T15:21:00Z"/>
              </w:rPr>
            </w:pPr>
            <w:ins w:id="13951" w:author="Опаева Лидия Арашаевна" w:date="2024-08-28T15:21:00Z">
              <w:r w:rsidRPr="007036CE">
                <w:t>нет</w:t>
              </w:r>
            </w:ins>
          </w:p>
        </w:tc>
        <w:tc>
          <w:tcPr>
            <w:tcW w:w="1109" w:type="pct"/>
          </w:tcPr>
          <w:p w14:paraId="422A1269" w14:textId="77777777" w:rsidR="001C3522" w:rsidRPr="007036CE" w:rsidRDefault="001C3522" w:rsidP="001C3522">
            <w:pPr>
              <w:pStyle w:val="GOSTTablenorm"/>
              <w:rPr>
                <w:ins w:id="13952" w:author="Опаева Лидия Арашаевна" w:date="2024-08-28T15:21:00Z"/>
              </w:rPr>
            </w:pPr>
            <w:ins w:id="13953" w:author="Опаева Лидия Арашаевна" w:date="2024-08-28T15:21:00Z">
              <w:r w:rsidRPr="007036CE">
                <w:t>Дата ввода в действие</w:t>
              </w:r>
            </w:ins>
          </w:p>
        </w:tc>
        <w:tc>
          <w:tcPr>
            <w:tcW w:w="1109" w:type="pct"/>
          </w:tcPr>
          <w:p w14:paraId="63112AB2" w14:textId="77777777" w:rsidR="001C3522" w:rsidRPr="007036CE" w:rsidRDefault="001C3522" w:rsidP="001C3522">
            <w:pPr>
              <w:pStyle w:val="GOSTTablenorm"/>
              <w:rPr>
                <w:ins w:id="13954" w:author="Опаева Лидия Арашаевна" w:date="2024-08-28T15:21:00Z"/>
              </w:rPr>
            </w:pPr>
            <w:ins w:id="13955" w:author="Опаева Лидия Арашаевна" w:date="2024-08-28T15:21:00Z">
              <w:r w:rsidRPr="007036CE">
                <w:rPr>
                  <w:bCs/>
                  <w:szCs w:val="22"/>
                </w:rPr>
                <w:t>T0504833:</w:t>
              </w:r>
              <w:r w:rsidRPr="007036CE">
                <w:t>effectivedate</w:t>
              </w:r>
            </w:ins>
          </w:p>
        </w:tc>
        <w:tc>
          <w:tcPr>
            <w:tcW w:w="1371" w:type="pct"/>
          </w:tcPr>
          <w:p w14:paraId="249FE5BA" w14:textId="77777777" w:rsidR="001C3522" w:rsidRPr="007036CE" w:rsidRDefault="001C3522" w:rsidP="001C3522">
            <w:pPr>
              <w:pStyle w:val="GOSTTablenorm"/>
              <w:rPr>
                <w:ins w:id="13956" w:author="Опаева Лидия Арашаевна" w:date="2024-08-28T15:21:00Z"/>
              </w:rPr>
            </w:pPr>
          </w:p>
        </w:tc>
      </w:tr>
    </w:tbl>
    <w:p w14:paraId="2AD48885" w14:textId="2D332D71" w:rsidR="008D6D4D" w:rsidRPr="007036CE" w:rsidRDefault="008D6D4D" w:rsidP="008D6D4D">
      <w:pPr>
        <w:pStyle w:val="GOSTNameTable"/>
        <w:numPr>
          <w:ilvl w:val="0"/>
          <w:numId w:val="1"/>
        </w:numPr>
        <w:ind w:left="0"/>
        <w:rPr>
          <w:ins w:id="13957" w:author="Опаева Лидия Арашаевна" w:date="2024-10-01T11:41:00Z"/>
        </w:rPr>
      </w:pPr>
      <w:ins w:id="13958" w:author="Опаева Лидия Арашаевна" w:date="2024-10-01T11:41:00Z">
        <w:r w:rsidRPr="007036CE">
          <w:rPr>
            <w:noProof/>
          </w:rPr>
          <w:fldChar w:fldCharType="begin"/>
        </w:r>
        <w:r w:rsidRPr="007036CE">
          <w:rPr>
            <w:noProof/>
          </w:rPr>
          <w:instrText xml:space="preserve"> SEQ Таблица \* ARABIC </w:instrText>
        </w:r>
        <w:r w:rsidRPr="007036CE">
          <w:rPr>
            <w:noProof/>
          </w:rPr>
          <w:fldChar w:fldCharType="separate"/>
        </w:r>
      </w:ins>
      <w:bookmarkStart w:id="13959" w:name="_Toc222928061"/>
      <w:r w:rsidR="00BD74E1">
        <w:rPr>
          <w:noProof/>
        </w:rPr>
        <w:t>88</w:t>
      </w:r>
      <w:ins w:id="13960" w:author="Опаева Лидия Арашаевна" w:date="2024-10-01T11:41:00Z">
        <w:r w:rsidRPr="007036CE">
          <w:rPr>
            <w:noProof/>
          </w:rPr>
          <w:fldChar w:fldCharType="end"/>
        </w:r>
        <w:r w:rsidRPr="007036CE">
          <w:t xml:space="preserve"> </w:t>
        </w:r>
      </w:ins>
      <w:r w:rsidR="00D9309A" w:rsidRPr="007036CE">
        <w:t>–</w:t>
      </w:r>
      <w:ins w:id="13961" w:author="Опаева Лидия Арашаевна" w:date="2024-10-01T11:41:00Z">
        <w:r w:rsidRPr="007036CE">
          <w:t xml:space="preserve"> Перечень атрибутов, соответствующих типу документа «</w:t>
        </w:r>
        <w:r w:rsidRPr="007036CE">
          <w:rPr>
            <w:bCs/>
            <w:szCs w:val="22"/>
          </w:rPr>
          <w:t xml:space="preserve">Бухгалтерская справка» (ф. 0504833) </w:t>
        </w:r>
        <w:r w:rsidRPr="007036CE">
          <w:t>ARP_SVAP_</w:t>
        </w:r>
        <w:r w:rsidRPr="007036CE">
          <w:rPr>
            <w:lang w:val="en-US"/>
          </w:rPr>
          <w:t>IN</w:t>
        </w:r>
        <w:r w:rsidRPr="007036CE">
          <w:t>_FB</w:t>
        </w:r>
        <w:bookmarkEnd w:id="13959"/>
        <w:r w:rsidRPr="007036CE">
          <w:rPr>
            <w:rStyle w:val="afff4"/>
            <w:b w:val="0"/>
          </w:rPr>
          <w:t xml:space="preserve"> </w:t>
        </w:r>
      </w:ins>
    </w:p>
    <w:tbl>
      <w:tblPr>
        <w:tblStyle w:val="GOSTTable"/>
        <w:tblW w:w="5000" w:type="pct"/>
        <w:tblLayout w:type="fixed"/>
        <w:tblLook w:val="07E0" w:firstRow="1" w:lastRow="1" w:firstColumn="1" w:lastColumn="1" w:noHBand="1" w:noVBand="1"/>
      </w:tblPr>
      <w:tblGrid>
        <w:gridCol w:w="3495"/>
        <w:gridCol w:w="952"/>
        <w:gridCol w:w="3496"/>
        <w:gridCol w:w="3496"/>
        <w:gridCol w:w="4321"/>
      </w:tblGrid>
      <w:tr w:rsidR="008D6D4D" w:rsidRPr="007036CE" w14:paraId="3916AA94" w14:textId="77777777" w:rsidTr="008212CC">
        <w:trPr>
          <w:cnfStyle w:val="100000000000" w:firstRow="1" w:lastRow="0" w:firstColumn="0" w:lastColumn="0" w:oddVBand="0" w:evenVBand="0" w:oddHBand="0" w:evenHBand="0" w:firstRowFirstColumn="0" w:firstRowLastColumn="0" w:lastRowFirstColumn="0" w:lastRowLastColumn="0"/>
          <w:ins w:id="13962" w:author="Опаева Лидия Арашаевна" w:date="2024-10-01T11:41:00Z"/>
        </w:trPr>
        <w:tc>
          <w:tcPr>
            <w:tcW w:w="1109" w:type="pct"/>
          </w:tcPr>
          <w:p w14:paraId="36861D33" w14:textId="77777777" w:rsidR="008D6D4D" w:rsidRPr="007036CE" w:rsidRDefault="008D6D4D" w:rsidP="008212CC">
            <w:pPr>
              <w:pStyle w:val="GOSTTableHead"/>
              <w:rPr>
                <w:ins w:id="13963" w:author="Опаева Лидия Арашаевна" w:date="2024-10-01T11:41:00Z"/>
              </w:rPr>
            </w:pPr>
            <w:ins w:id="13964" w:author="Опаева Лидия Арашаевна" w:date="2024-10-01T11:41:00Z">
              <w:r w:rsidRPr="007036CE">
                <w:t>Наименование атрибута</w:t>
              </w:r>
            </w:ins>
          </w:p>
        </w:tc>
        <w:tc>
          <w:tcPr>
            <w:tcW w:w="302" w:type="pct"/>
          </w:tcPr>
          <w:p w14:paraId="521B00EC" w14:textId="77777777" w:rsidR="008D6D4D" w:rsidRPr="007036CE" w:rsidRDefault="008D6D4D" w:rsidP="008212CC">
            <w:pPr>
              <w:pStyle w:val="GOSTTableHead"/>
              <w:rPr>
                <w:ins w:id="13965" w:author="Опаева Лидия Арашаевна" w:date="2024-10-01T11:41:00Z"/>
              </w:rPr>
            </w:pPr>
            <w:ins w:id="13966" w:author="Опаева Лидия Арашаевна" w:date="2024-10-01T11:41:00Z">
              <w:r w:rsidRPr="007036CE">
                <w:t>Вычисляемый атрибут</w:t>
              </w:r>
            </w:ins>
          </w:p>
        </w:tc>
        <w:tc>
          <w:tcPr>
            <w:tcW w:w="1109" w:type="pct"/>
          </w:tcPr>
          <w:p w14:paraId="70FF3DF1" w14:textId="77777777" w:rsidR="008D6D4D" w:rsidRPr="007036CE" w:rsidRDefault="008D6D4D" w:rsidP="008212CC">
            <w:pPr>
              <w:pStyle w:val="GOSTTableHead"/>
              <w:rPr>
                <w:ins w:id="13967" w:author="Опаева Лидия Арашаевна" w:date="2024-10-01T11:41:00Z"/>
              </w:rPr>
            </w:pPr>
            <w:ins w:id="13968" w:author="Опаева Лидия Арашаевна" w:date="2024-10-01T11:41:00Z">
              <w:r w:rsidRPr="007036CE">
                <w:t>Описание атрибута</w:t>
              </w:r>
            </w:ins>
          </w:p>
        </w:tc>
        <w:tc>
          <w:tcPr>
            <w:tcW w:w="1109" w:type="pct"/>
          </w:tcPr>
          <w:p w14:paraId="0AF82916" w14:textId="77777777" w:rsidR="008D6D4D" w:rsidRPr="007036CE" w:rsidRDefault="008D6D4D" w:rsidP="008212CC">
            <w:pPr>
              <w:pStyle w:val="GOSTTableHead"/>
              <w:rPr>
                <w:ins w:id="13969" w:author="Опаева Лидия Арашаевна" w:date="2024-10-01T11:41:00Z"/>
              </w:rPr>
            </w:pPr>
            <w:ins w:id="13970" w:author="Опаева Лидия Арашаевна" w:date="2024-10-01T11:41:00Z">
              <w:r w:rsidRPr="007036CE">
                <w:t>Реквизит документа (наименование тега)</w:t>
              </w:r>
            </w:ins>
          </w:p>
        </w:tc>
        <w:tc>
          <w:tcPr>
            <w:tcW w:w="1371" w:type="pct"/>
          </w:tcPr>
          <w:p w14:paraId="6D4CDF12" w14:textId="77777777" w:rsidR="008D6D4D" w:rsidRPr="007036CE" w:rsidRDefault="008D6D4D" w:rsidP="008212CC">
            <w:pPr>
              <w:pStyle w:val="GOSTTableHead"/>
              <w:rPr>
                <w:ins w:id="13971" w:author="Опаева Лидия Арашаевна" w:date="2024-10-01T11:41:00Z"/>
              </w:rPr>
            </w:pPr>
            <w:ins w:id="13972" w:author="Опаева Лидия Арашаевна" w:date="2024-10-01T11:41:00Z">
              <w:r w:rsidRPr="007036CE">
                <w:t>Алгоритм вычисления</w:t>
              </w:r>
            </w:ins>
          </w:p>
        </w:tc>
      </w:tr>
      <w:tr w:rsidR="008D6D4D" w:rsidRPr="007036CE" w14:paraId="7423D6AC" w14:textId="77777777" w:rsidTr="008212CC">
        <w:trPr>
          <w:ins w:id="13973" w:author="Опаева Лидия Арашаевна" w:date="2024-10-01T11:41:00Z"/>
        </w:trPr>
        <w:tc>
          <w:tcPr>
            <w:tcW w:w="1109" w:type="pct"/>
          </w:tcPr>
          <w:p w14:paraId="359ABF1E" w14:textId="77777777" w:rsidR="008D6D4D" w:rsidRPr="007036CE" w:rsidRDefault="008D6D4D" w:rsidP="008212CC">
            <w:pPr>
              <w:pStyle w:val="GOSTTablenorm"/>
              <w:rPr>
                <w:ins w:id="13974" w:author="Опаева Лидия Арашаевна" w:date="2024-10-01T11:41:00Z"/>
                <w:szCs w:val="22"/>
              </w:rPr>
            </w:pPr>
            <w:ins w:id="13975" w:author="Опаева Лидия Арашаевна" w:date="2024-10-01T11:41:00Z">
              <w:r w:rsidRPr="007036CE">
                <w:t>Номер_документа</w:t>
              </w:r>
            </w:ins>
          </w:p>
        </w:tc>
        <w:tc>
          <w:tcPr>
            <w:tcW w:w="302" w:type="pct"/>
          </w:tcPr>
          <w:p w14:paraId="0CA2A317" w14:textId="77777777" w:rsidR="008D6D4D" w:rsidRPr="007036CE" w:rsidRDefault="008D6D4D" w:rsidP="008212CC">
            <w:pPr>
              <w:pStyle w:val="GOSTTablenorm"/>
              <w:rPr>
                <w:ins w:id="13976" w:author="Опаева Лидия Арашаевна" w:date="2024-10-01T11:41:00Z"/>
                <w:szCs w:val="22"/>
              </w:rPr>
            </w:pPr>
            <w:ins w:id="13977" w:author="Опаева Лидия Арашаевна" w:date="2024-10-01T11:41:00Z">
              <w:r w:rsidRPr="007036CE">
                <w:t>нет</w:t>
              </w:r>
            </w:ins>
          </w:p>
        </w:tc>
        <w:tc>
          <w:tcPr>
            <w:tcW w:w="1109" w:type="pct"/>
          </w:tcPr>
          <w:p w14:paraId="56575DE1" w14:textId="77777777" w:rsidR="008D6D4D" w:rsidRPr="007036CE" w:rsidRDefault="008D6D4D" w:rsidP="008212CC">
            <w:pPr>
              <w:pStyle w:val="GOSTTablenorm"/>
              <w:rPr>
                <w:ins w:id="13978" w:author="Опаева Лидия Арашаевна" w:date="2024-10-01T11:41:00Z"/>
                <w:szCs w:val="22"/>
              </w:rPr>
            </w:pPr>
            <w:ins w:id="13979" w:author="Опаева Лидия Арашаевна" w:date="2024-10-01T11:41:00Z">
              <w:r w:rsidRPr="007036CE">
                <w:t>Номер документа</w:t>
              </w:r>
            </w:ins>
          </w:p>
        </w:tc>
        <w:tc>
          <w:tcPr>
            <w:tcW w:w="1109" w:type="pct"/>
          </w:tcPr>
          <w:p w14:paraId="70B9673D" w14:textId="77777777" w:rsidR="008D6D4D" w:rsidRPr="007036CE" w:rsidRDefault="008D6D4D" w:rsidP="008212CC">
            <w:pPr>
              <w:pStyle w:val="GOSTTablenorm"/>
              <w:rPr>
                <w:ins w:id="13980" w:author="Опаева Лидия Арашаевна" w:date="2024-10-01T11:41:00Z"/>
                <w:szCs w:val="22"/>
              </w:rPr>
            </w:pPr>
            <w:ins w:id="13981" w:author="Опаева Лидия Арашаевна" w:date="2024-10-01T11:41:00Z">
              <w:r w:rsidRPr="007036CE">
                <w:t>TtlPrt_DcNmbr</w:t>
              </w:r>
            </w:ins>
          </w:p>
        </w:tc>
        <w:tc>
          <w:tcPr>
            <w:tcW w:w="1371" w:type="pct"/>
          </w:tcPr>
          <w:p w14:paraId="13BA7B96" w14:textId="77777777" w:rsidR="008D6D4D" w:rsidRPr="007036CE" w:rsidRDefault="008D6D4D" w:rsidP="008212CC">
            <w:pPr>
              <w:pStyle w:val="GOSTTablenorm"/>
              <w:rPr>
                <w:ins w:id="13982" w:author="Опаева Лидия Арашаевна" w:date="2024-10-01T11:41:00Z"/>
                <w:szCs w:val="22"/>
              </w:rPr>
            </w:pPr>
          </w:p>
        </w:tc>
      </w:tr>
      <w:tr w:rsidR="008D6D4D" w:rsidRPr="007036CE" w14:paraId="3E27BE3A" w14:textId="77777777" w:rsidTr="008212CC">
        <w:trPr>
          <w:ins w:id="13983" w:author="Опаева Лидия Арашаевна" w:date="2024-10-01T11:41:00Z"/>
        </w:trPr>
        <w:tc>
          <w:tcPr>
            <w:tcW w:w="1109" w:type="pct"/>
          </w:tcPr>
          <w:p w14:paraId="1DEF72A2" w14:textId="77777777" w:rsidR="008D6D4D" w:rsidRPr="007036CE" w:rsidRDefault="008D6D4D" w:rsidP="008212CC">
            <w:pPr>
              <w:pStyle w:val="GOSTTablenorm"/>
              <w:rPr>
                <w:ins w:id="13984" w:author="Опаева Лидия Арашаевна" w:date="2024-10-01T11:41:00Z"/>
                <w:szCs w:val="22"/>
              </w:rPr>
            </w:pPr>
            <w:ins w:id="13985" w:author="Опаева Лидия Арашаевна" w:date="2024-10-01T11:41:00Z">
              <w:r w:rsidRPr="007036CE">
                <w:t>Дата_документа</w:t>
              </w:r>
            </w:ins>
          </w:p>
        </w:tc>
        <w:tc>
          <w:tcPr>
            <w:tcW w:w="302" w:type="pct"/>
          </w:tcPr>
          <w:p w14:paraId="060D64EE" w14:textId="77777777" w:rsidR="008D6D4D" w:rsidRPr="007036CE" w:rsidRDefault="008D6D4D" w:rsidP="008212CC">
            <w:pPr>
              <w:pStyle w:val="GOSTTablenorm"/>
              <w:rPr>
                <w:ins w:id="13986" w:author="Опаева Лидия Арашаевна" w:date="2024-10-01T11:41:00Z"/>
                <w:szCs w:val="22"/>
              </w:rPr>
            </w:pPr>
            <w:ins w:id="13987" w:author="Опаева Лидия Арашаевна" w:date="2024-10-01T11:41:00Z">
              <w:r w:rsidRPr="007036CE">
                <w:t>нет</w:t>
              </w:r>
            </w:ins>
          </w:p>
        </w:tc>
        <w:tc>
          <w:tcPr>
            <w:tcW w:w="1109" w:type="pct"/>
          </w:tcPr>
          <w:p w14:paraId="4AE5BB27" w14:textId="77777777" w:rsidR="008D6D4D" w:rsidRPr="007036CE" w:rsidRDefault="008D6D4D" w:rsidP="008212CC">
            <w:pPr>
              <w:pStyle w:val="GOSTTablenorm"/>
              <w:rPr>
                <w:ins w:id="13988" w:author="Опаева Лидия Арашаевна" w:date="2024-10-01T11:41:00Z"/>
                <w:szCs w:val="22"/>
              </w:rPr>
            </w:pPr>
            <w:ins w:id="13989" w:author="Опаева Лидия Арашаевна" w:date="2024-10-01T11:41:00Z">
              <w:r w:rsidRPr="007036CE">
                <w:t>Дата документа</w:t>
              </w:r>
            </w:ins>
          </w:p>
        </w:tc>
        <w:tc>
          <w:tcPr>
            <w:tcW w:w="1109" w:type="pct"/>
          </w:tcPr>
          <w:p w14:paraId="6A49A5F3" w14:textId="77777777" w:rsidR="008D6D4D" w:rsidRPr="007036CE" w:rsidRDefault="008D6D4D" w:rsidP="008212CC">
            <w:pPr>
              <w:pStyle w:val="GOSTTablenorm"/>
              <w:rPr>
                <w:ins w:id="13990" w:author="Опаева Лидия Арашаевна" w:date="2024-10-01T11:41:00Z"/>
                <w:szCs w:val="22"/>
              </w:rPr>
            </w:pPr>
            <w:ins w:id="13991" w:author="Опаева Лидия Арашаевна" w:date="2024-10-01T11:41:00Z">
              <w:r w:rsidRPr="007036CE">
                <w:t>TtlPrt_Dt</w:t>
              </w:r>
            </w:ins>
          </w:p>
        </w:tc>
        <w:tc>
          <w:tcPr>
            <w:tcW w:w="1371" w:type="pct"/>
          </w:tcPr>
          <w:p w14:paraId="267052DD" w14:textId="77777777" w:rsidR="008D6D4D" w:rsidRPr="007036CE" w:rsidRDefault="008D6D4D" w:rsidP="008212CC">
            <w:pPr>
              <w:pStyle w:val="GOSTTablenorm"/>
              <w:rPr>
                <w:ins w:id="13992" w:author="Опаева Лидия Арашаевна" w:date="2024-10-01T11:41:00Z"/>
                <w:szCs w:val="22"/>
              </w:rPr>
            </w:pPr>
          </w:p>
        </w:tc>
      </w:tr>
      <w:tr w:rsidR="008D6D4D" w:rsidRPr="007036CE" w14:paraId="65DAD535" w14:textId="77777777" w:rsidTr="008212CC">
        <w:trPr>
          <w:ins w:id="13993" w:author="Опаева Лидия Арашаевна" w:date="2024-10-01T11:41:00Z"/>
        </w:trPr>
        <w:tc>
          <w:tcPr>
            <w:tcW w:w="1109" w:type="pct"/>
          </w:tcPr>
          <w:p w14:paraId="15B99E06" w14:textId="77777777" w:rsidR="008D6D4D" w:rsidRPr="007036CE" w:rsidRDefault="008D6D4D" w:rsidP="008212CC">
            <w:pPr>
              <w:pStyle w:val="GOSTTablenorm"/>
              <w:rPr>
                <w:ins w:id="13994" w:author="Опаева Лидия Арашаевна" w:date="2024-10-01T11:41:00Z"/>
              </w:rPr>
            </w:pPr>
            <w:ins w:id="13995" w:author="Опаева Лидия Арашаевна" w:date="2024-10-01T11:41:00Z">
              <w:r w:rsidRPr="007036CE">
                <w:t>Субъект_учета</w:t>
              </w:r>
            </w:ins>
          </w:p>
        </w:tc>
        <w:tc>
          <w:tcPr>
            <w:tcW w:w="302" w:type="pct"/>
          </w:tcPr>
          <w:p w14:paraId="0CF015B0" w14:textId="77777777" w:rsidR="008D6D4D" w:rsidRPr="007036CE" w:rsidRDefault="008D6D4D" w:rsidP="008212CC">
            <w:pPr>
              <w:pStyle w:val="GOSTTablenorm"/>
              <w:rPr>
                <w:ins w:id="13996" w:author="Опаева Лидия Арашаевна" w:date="2024-10-01T11:41:00Z"/>
              </w:rPr>
            </w:pPr>
            <w:ins w:id="13997" w:author="Опаева Лидия Арашаевна" w:date="2024-10-01T11:41:00Z">
              <w:r w:rsidRPr="007036CE">
                <w:t>нет</w:t>
              </w:r>
            </w:ins>
          </w:p>
        </w:tc>
        <w:tc>
          <w:tcPr>
            <w:tcW w:w="1109" w:type="pct"/>
          </w:tcPr>
          <w:p w14:paraId="717CBBAE" w14:textId="77777777" w:rsidR="008D6D4D" w:rsidRPr="007036CE" w:rsidRDefault="008D6D4D" w:rsidP="008212CC">
            <w:pPr>
              <w:pStyle w:val="GOSTTablenorm"/>
              <w:rPr>
                <w:ins w:id="13998" w:author="Опаева Лидия Арашаевна" w:date="2024-10-01T11:41:00Z"/>
              </w:rPr>
            </w:pPr>
            <w:ins w:id="13999" w:author="Опаева Лидия Арашаевна" w:date="2024-10-01T11:41:00Z">
              <w:r w:rsidRPr="007036CE">
                <w:t>Субъект учета (код ТОФК/ЦС по учету, в котором проводится операция)</w:t>
              </w:r>
            </w:ins>
          </w:p>
        </w:tc>
        <w:tc>
          <w:tcPr>
            <w:tcW w:w="1109" w:type="pct"/>
          </w:tcPr>
          <w:p w14:paraId="5938EBA2" w14:textId="77777777" w:rsidR="008D6D4D" w:rsidRPr="007036CE" w:rsidRDefault="008D6D4D" w:rsidP="008212CC">
            <w:pPr>
              <w:pStyle w:val="GOSTTablenorm"/>
              <w:rPr>
                <w:ins w:id="14000" w:author="Опаева Лидия Арашаевна" w:date="2024-10-01T11:41:00Z"/>
                <w:lang w:val="en-US"/>
              </w:rPr>
            </w:pPr>
            <w:ins w:id="14001" w:author="Опаева Лидия Арашаевна" w:date="2024-10-01T11:41:00Z">
              <w:r w:rsidRPr="007036CE">
                <w:rPr>
                  <w:lang w:val="en-US"/>
                </w:rPr>
                <w:t>Subject</w:t>
              </w:r>
            </w:ins>
          </w:p>
        </w:tc>
        <w:tc>
          <w:tcPr>
            <w:tcW w:w="1371" w:type="pct"/>
          </w:tcPr>
          <w:p w14:paraId="77B49591" w14:textId="77777777" w:rsidR="008D6D4D" w:rsidRPr="007036CE" w:rsidRDefault="008D6D4D" w:rsidP="008212CC">
            <w:pPr>
              <w:pStyle w:val="GOSTTablenorm"/>
              <w:rPr>
                <w:ins w:id="14002" w:author="Опаева Лидия Арашаевна" w:date="2024-10-01T11:41:00Z"/>
                <w:szCs w:val="22"/>
              </w:rPr>
            </w:pPr>
          </w:p>
        </w:tc>
      </w:tr>
      <w:tr w:rsidR="008D6D4D" w:rsidRPr="007036CE" w14:paraId="2D9A732D" w14:textId="77777777" w:rsidTr="008212CC">
        <w:trPr>
          <w:ins w:id="14003" w:author="Опаева Лидия Арашаевна" w:date="2024-10-01T11:41:00Z"/>
        </w:trPr>
        <w:tc>
          <w:tcPr>
            <w:tcW w:w="1109" w:type="pct"/>
          </w:tcPr>
          <w:p w14:paraId="17324413" w14:textId="77777777" w:rsidR="008D6D4D" w:rsidRPr="007036CE" w:rsidRDefault="008D6D4D" w:rsidP="008212CC">
            <w:pPr>
              <w:pStyle w:val="GOSTTablenorm"/>
              <w:rPr>
                <w:ins w:id="14004" w:author="Опаева Лидия Арашаевна" w:date="2024-10-01T11:41:00Z"/>
              </w:rPr>
            </w:pPr>
            <w:ins w:id="14005" w:author="Опаева Лидия Арашаевна" w:date="2024-10-01T11:41:00Z">
              <w:r w:rsidRPr="007036CE">
                <w:t>Тип_документа</w:t>
              </w:r>
            </w:ins>
          </w:p>
        </w:tc>
        <w:tc>
          <w:tcPr>
            <w:tcW w:w="302" w:type="pct"/>
          </w:tcPr>
          <w:p w14:paraId="7E6A3D01" w14:textId="77777777" w:rsidR="008D6D4D" w:rsidRPr="007036CE" w:rsidRDefault="008D6D4D" w:rsidP="008212CC">
            <w:pPr>
              <w:pStyle w:val="GOSTTablenorm"/>
              <w:rPr>
                <w:ins w:id="14006" w:author="Опаева Лидия Арашаевна" w:date="2024-10-01T11:41:00Z"/>
              </w:rPr>
            </w:pPr>
            <w:ins w:id="14007" w:author="Опаева Лидия Арашаевна" w:date="2024-10-01T11:41:00Z">
              <w:r w:rsidRPr="007036CE">
                <w:t>нет</w:t>
              </w:r>
            </w:ins>
          </w:p>
        </w:tc>
        <w:tc>
          <w:tcPr>
            <w:tcW w:w="1109" w:type="pct"/>
          </w:tcPr>
          <w:p w14:paraId="4CB340BB" w14:textId="77777777" w:rsidR="008D6D4D" w:rsidRPr="007036CE" w:rsidRDefault="008D6D4D" w:rsidP="008212CC">
            <w:pPr>
              <w:pStyle w:val="GOSTTablenorm"/>
              <w:rPr>
                <w:ins w:id="14008" w:author="Опаева Лидия Арашаевна" w:date="2024-10-01T11:41:00Z"/>
              </w:rPr>
            </w:pPr>
            <w:ins w:id="14009" w:author="Опаева Лидия Арашаевна" w:date="2024-10-01T11:41:00Z">
              <w:r w:rsidRPr="007036CE">
                <w:t xml:space="preserve">Тип документа </w:t>
              </w:r>
            </w:ins>
          </w:p>
        </w:tc>
        <w:tc>
          <w:tcPr>
            <w:tcW w:w="1109" w:type="pct"/>
          </w:tcPr>
          <w:p w14:paraId="13C71908" w14:textId="77777777" w:rsidR="008D6D4D" w:rsidRPr="007036CE" w:rsidRDefault="008D6D4D" w:rsidP="008212CC">
            <w:pPr>
              <w:pStyle w:val="GOSTTablenorm"/>
              <w:rPr>
                <w:ins w:id="14010" w:author="Опаева Лидия Арашаевна" w:date="2024-10-01T11:41:00Z"/>
              </w:rPr>
            </w:pPr>
            <w:ins w:id="14011" w:author="Опаева Лидия Арашаевна" w:date="2024-10-01T11:41:00Z">
              <w:r w:rsidRPr="007036CE">
                <w:rPr>
                  <w:color w:val="000000"/>
                </w:rPr>
                <w:t>TypeDoc</w:t>
              </w:r>
            </w:ins>
          </w:p>
        </w:tc>
        <w:tc>
          <w:tcPr>
            <w:tcW w:w="1371" w:type="pct"/>
          </w:tcPr>
          <w:p w14:paraId="58180C3D" w14:textId="77777777" w:rsidR="008D6D4D" w:rsidRPr="007036CE" w:rsidRDefault="008D6D4D" w:rsidP="008212CC">
            <w:pPr>
              <w:pStyle w:val="GOSTTablenorm"/>
              <w:rPr>
                <w:ins w:id="14012" w:author="Опаева Лидия Арашаевна" w:date="2024-10-01T11:41:00Z"/>
                <w:szCs w:val="22"/>
              </w:rPr>
            </w:pPr>
          </w:p>
        </w:tc>
      </w:tr>
      <w:tr w:rsidR="008D6D4D" w:rsidRPr="007036CE" w14:paraId="56420624" w14:textId="77777777" w:rsidTr="008212CC">
        <w:trPr>
          <w:ins w:id="14013" w:author="Опаева Лидия Арашаевна" w:date="2024-10-01T11:41:00Z"/>
        </w:trPr>
        <w:tc>
          <w:tcPr>
            <w:tcW w:w="1109" w:type="pct"/>
            <w:vAlign w:val="center"/>
          </w:tcPr>
          <w:p w14:paraId="19415839" w14:textId="77777777" w:rsidR="008D6D4D" w:rsidRPr="007036CE" w:rsidRDefault="008D6D4D" w:rsidP="008212CC">
            <w:pPr>
              <w:pStyle w:val="GOSTTablenorm"/>
              <w:rPr>
                <w:ins w:id="14014" w:author="Опаева Лидия Арашаевна" w:date="2024-10-01T11:41:00Z"/>
              </w:rPr>
            </w:pPr>
            <w:ins w:id="14015" w:author="Опаева Лидия Арашаевна" w:date="2024-10-01T11:41:00Z">
              <w:r w:rsidRPr="007036CE">
                <w:t>Дата_отражения_в_учете</w:t>
              </w:r>
            </w:ins>
          </w:p>
        </w:tc>
        <w:tc>
          <w:tcPr>
            <w:tcW w:w="302" w:type="pct"/>
            <w:vAlign w:val="center"/>
          </w:tcPr>
          <w:p w14:paraId="7AE23222" w14:textId="77777777" w:rsidR="008D6D4D" w:rsidRPr="007036CE" w:rsidRDefault="008D6D4D" w:rsidP="008212CC">
            <w:pPr>
              <w:pStyle w:val="GOSTTablenorm"/>
              <w:rPr>
                <w:ins w:id="14016" w:author="Опаева Лидия Арашаевна" w:date="2024-10-01T11:41:00Z"/>
              </w:rPr>
            </w:pPr>
            <w:ins w:id="14017" w:author="Опаева Лидия Арашаевна" w:date="2024-10-01T11:41:00Z">
              <w:r w:rsidRPr="007036CE">
                <w:t>нет</w:t>
              </w:r>
            </w:ins>
          </w:p>
        </w:tc>
        <w:tc>
          <w:tcPr>
            <w:tcW w:w="1109" w:type="pct"/>
          </w:tcPr>
          <w:p w14:paraId="52AA41BB" w14:textId="77777777" w:rsidR="008D6D4D" w:rsidRPr="007036CE" w:rsidRDefault="008D6D4D" w:rsidP="008212CC">
            <w:pPr>
              <w:pStyle w:val="GOSTTablenorm"/>
              <w:rPr>
                <w:ins w:id="14018" w:author="Опаева Лидия Арашаевна" w:date="2024-10-01T11:41:00Z"/>
              </w:rPr>
            </w:pPr>
            <w:ins w:id="14019" w:author="Опаева Лидия Арашаевна" w:date="2024-10-01T11:41:00Z">
              <w:r w:rsidRPr="007036CE">
                <w:rPr>
                  <w:color w:val="000000"/>
                </w:rPr>
                <w:t>Дата отражения операции в учете</w:t>
              </w:r>
            </w:ins>
          </w:p>
        </w:tc>
        <w:tc>
          <w:tcPr>
            <w:tcW w:w="1109" w:type="pct"/>
          </w:tcPr>
          <w:p w14:paraId="68A874AE" w14:textId="77777777" w:rsidR="008D6D4D" w:rsidRPr="007036CE" w:rsidRDefault="008D6D4D" w:rsidP="008212CC">
            <w:pPr>
              <w:pStyle w:val="GOSTTablenorm"/>
              <w:rPr>
                <w:ins w:id="14020" w:author="Опаева Лидия Арашаевна" w:date="2024-10-01T11:41:00Z"/>
                <w:color w:val="000000"/>
              </w:rPr>
            </w:pPr>
            <w:ins w:id="14021" w:author="Опаева Лидия Арашаевна" w:date="2024-10-01T11:41:00Z">
              <w:r w:rsidRPr="007036CE">
                <w:rPr>
                  <w:color w:val="000000"/>
                </w:rPr>
                <w:t>SettlementDate</w:t>
              </w:r>
            </w:ins>
          </w:p>
        </w:tc>
        <w:tc>
          <w:tcPr>
            <w:tcW w:w="1371" w:type="pct"/>
          </w:tcPr>
          <w:p w14:paraId="21911792" w14:textId="77777777" w:rsidR="008D6D4D" w:rsidRPr="007036CE" w:rsidRDefault="008D6D4D" w:rsidP="008212CC">
            <w:pPr>
              <w:pStyle w:val="GOSTTablenorm"/>
              <w:rPr>
                <w:ins w:id="14022" w:author="Опаева Лидия Арашаевна" w:date="2024-10-01T11:41:00Z"/>
                <w:szCs w:val="22"/>
              </w:rPr>
            </w:pPr>
          </w:p>
        </w:tc>
      </w:tr>
      <w:tr w:rsidR="008D6D4D" w:rsidRPr="007036CE" w14:paraId="7CED5AC7" w14:textId="77777777" w:rsidTr="008212CC">
        <w:trPr>
          <w:ins w:id="14023" w:author="Опаева Лидия Арашаевна" w:date="2024-10-01T11:41:00Z"/>
        </w:trPr>
        <w:tc>
          <w:tcPr>
            <w:tcW w:w="1109" w:type="pct"/>
          </w:tcPr>
          <w:p w14:paraId="3DF28592" w14:textId="77777777" w:rsidR="008D6D4D" w:rsidRPr="007036CE" w:rsidRDefault="008D6D4D" w:rsidP="008212CC">
            <w:pPr>
              <w:pStyle w:val="GOSTTablenorm"/>
              <w:rPr>
                <w:ins w:id="14024" w:author="Опаева Лидия Арашаевна" w:date="2024-10-01T11:41:00Z"/>
              </w:rPr>
            </w:pPr>
            <w:ins w:id="14025" w:author="Опаева Лидия Арашаевна" w:date="2024-10-01T11:41:00Z">
              <w:r w:rsidRPr="007036CE">
                <w:t>Тип_справки</w:t>
              </w:r>
            </w:ins>
          </w:p>
        </w:tc>
        <w:tc>
          <w:tcPr>
            <w:tcW w:w="302" w:type="pct"/>
          </w:tcPr>
          <w:p w14:paraId="1BFAFA7F" w14:textId="77777777" w:rsidR="008D6D4D" w:rsidRPr="007036CE" w:rsidRDefault="008D6D4D" w:rsidP="008212CC">
            <w:pPr>
              <w:pStyle w:val="GOSTTablenorm"/>
              <w:rPr>
                <w:ins w:id="14026" w:author="Опаева Лидия Арашаевна" w:date="2024-10-01T11:41:00Z"/>
              </w:rPr>
            </w:pPr>
            <w:ins w:id="14027" w:author="Опаева Лидия Арашаевна" w:date="2024-10-01T11:41:00Z">
              <w:r w:rsidRPr="007036CE">
                <w:t>нет</w:t>
              </w:r>
            </w:ins>
          </w:p>
        </w:tc>
        <w:tc>
          <w:tcPr>
            <w:tcW w:w="1109" w:type="pct"/>
          </w:tcPr>
          <w:p w14:paraId="0668A66B" w14:textId="77777777" w:rsidR="008D6D4D" w:rsidRPr="007036CE" w:rsidRDefault="008D6D4D" w:rsidP="008212CC">
            <w:pPr>
              <w:pStyle w:val="GOSTTablenorm"/>
              <w:rPr>
                <w:ins w:id="14028" w:author="Опаева Лидия Арашаевна" w:date="2024-10-01T11:41:00Z"/>
              </w:rPr>
            </w:pPr>
            <w:ins w:id="14029" w:author="Опаева Лидия Арашаевна" w:date="2024-10-01T11:41:00Z">
              <w:r w:rsidRPr="007036CE">
                <w:t>Тип справки</w:t>
              </w:r>
            </w:ins>
          </w:p>
        </w:tc>
        <w:tc>
          <w:tcPr>
            <w:tcW w:w="1109" w:type="pct"/>
          </w:tcPr>
          <w:p w14:paraId="77C506E6" w14:textId="77777777" w:rsidR="008D6D4D" w:rsidRPr="007036CE" w:rsidRDefault="008D6D4D" w:rsidP="008212CC">
            <w:pPr>
              <w:pStyle w:val="GOSTTablenorm"/>
              <w:rPr>
                <w:ins w:id="14030" w:author="Опаева Лидия Арашаевна" w:date="2024-10-01T11:41:00Z"/>
              </w:rPr>
            </w:pPr>
            <w:ins w:id="14031" w:author="Опаева Лидия Арашаевна" w:date="2024-10-01T11:41:00Z">
              <w:r w:rsidRPr="007036CE">
                <w:t>TtlPrt_TypeDoc</w:t>
              </w:r>
            </w:ins>
          </w:p>
        </w:tc>
        <w:tc>
          <w:tcPr>
            <w:tcW w:w="1371" w:type="pct"/>
          </w:tcPr>
          <w:p w14:paraId="5CA68FF4" w14:textId="77777777" w:rsidR="008D6D4D" w:rsidRPr="007036CE" w:rsidRDefault="008D6D4D" w:rsidP="008212CC">
            <w:pPr>
              <w:pStyle w:val="GOSTTablenorm"/>
              <w:rPr>
                <w:ins w:id="14032" w:author="Опаева Лидия Арашаевна" w:date="2024-10-01T11:41:00Z"/>
                <w:szCs w:val="22"/>
              </w:rPr>
            </w:pPr>
          </w:p>
        </w:tc>
      </w:tr>
      <w:tr w:rsidR="008D6D4D" w:rsidRPr="007036CE" w14:paraId="0E32C270" w14:textId="77777777" w:rsidTr="008212CC">
        <w:trPr>
          <w:ins w:id="14033" w:author="Опаева Лидия Арашаевна" w:date="2024-10-01T11:41:00Z"/>
        </w:trPr>
        <w:tc>
          <w:tcPr>
            <w:tcW w:w="1109" w:type="pct"/>
          </w:tcPr>
          <w:p w14:paraId="38C08E03" w14:textId="77777777" w:rsidR="008D6D4D" w:rsidRPr="007036CE" w:rsidRDefault="008D6D4D" w:rsidP="008212CC">
            <w:pPr>
              <w:pStyle w:val="GOSTTablenorm"/>
              <w:rPr>
                <w:ins w:id="14034" w:author="Опаева Лидия Арашаевна" w:date="2024-10-01T11:41:00Z"/>
              </w:rPr>
            </w:pPr>
            <w:ins w:id="14035" w:author="Опаева Лидия Арашаевна" w:date="2024-10-01T11:41:00Z">
              <w:r w:rsidRPr="007036CE">
                <w:t>Наименование_типа_справки</w:t>
              </w:r>
            </w:ins>
          </w:p>
        </w:tc>
        <w:tc>
          <w:tcPr>
            <w:tcW w:w="302" w:type="pct"/>
          </w:tcPr>
          <w:p w14:paraId="4E14DD89" w14:textId="77777777" w:rsidR="008D6D4D" w:rsidRPr="007036CE" w:rsidRDefault="008D6D4D" w:rsidP="008212CC">
            <w:pPr>
              <w:pStyle w:val="GOSTTablenorm"/>
              <w:rPr>
                <w:ins w:id="14036" w:author="Опаева Лидия Арашаевна" w:date="2024-10-01T11:41:00Z"/>
              </w:rPr>
            </w:pPr>
            <w:ins w:id="14037" w:author="Опаева Лидия Арашаевна" w:date="2024-10-01T11:41:00Z">
              <w:r w:rsidRPr="007036CE">
                <w:t>нет</w:t>
              </w:r>
            </w:ins>
          </w:p>
        </w:tc>
        <w:tc>
          <w:tcPr>
            <w:tcW w:w="1109" w:type="pct"/>
          </w:tcPr>
          <w:p w14:paraId="11839F73" w14:textId="77777777" w:rsidR="008D6D4D" w:rsidRPr="007036CE" w:rsidRDefault="008D6D4D" w:rsidP="008212CC">
            <w:pPr>
              <w:pStyle w:val="GOSTTablenorm"/>
              <w:rPr>
                <w:ins w:id="14038" w:author="Опаева Лидия Арашаевна" w:date="2024-10-01T11:41:00Z"/>
              </w:rPr>
            </w:pPr>
            <w:ins w:id="14039" w:author="Опаева Лидия Арашаевна" w:date="2024-10-01T11:41:00Z">
              <w:r w:rsidRPr="007036CE">
                <w:t>Наименование типа справки</w:t>
              </w:r>
            </w:ins>
          </w:p>
        </w:tc>
        <w:tc>
          <w:tcPr>
            <w:tcW w:w="1109" w:type="pct"/>
          </w:tcPr>
          <w:p w14:paraId="0188A79E" w14:textId="77777777" w:rsidR="008D6D4D" w:rsidRPr="007036CE" w:rsidRDefault="008D6D4D" w:rsidP="008212CC">
            <w:pPr>
              <w:pStyle w:val="GOSTTablenorm"/>
              <w:rPr>
                <w:ins w:id="14040" w:author="Опаева Лидия Арашаевна" w:date="2024-10-01T11:41:00Z"/>
              </w:rPr>
            </w:pPr>
            <w:ins w:id="14041" w:author="Опаева Лидия Арашаевна" w:date="2024-10-01T11:41:00Z">
              <w:r w:rsidRPr="007036CE">
                <w:t>TtlPrt_FullTypeDoc</w:t>
              </w:r>
            </w:ins>
          </w:p>
        </w:tc>
        <w:tc>
          <w:tcPr>
            <w:tcW w:w="1371" w:type="pct"/>
          </w:tcPr>
          <w:p w14:paraId="72930BA6" w14:textId="77777777" w:rsidR="008D6D4D" w:rsidRPr="007036CE" w:rsidRDefault="008D6D4D" w:rsidP="008212CC">
            <w:pPr>
              <w:pStyle w:val="GOSTTablenorm"/>
              <w:rPr>
                <w:ins w:id="14042" w:author="Опаева Лидия Арашаевна" w:date="2024-10-01T11:41:00Z"/>
                <w:szCs w:val="22"/>
              </w:rPr>
            </w:pPr>
          </w:p>
        </w:tc>
      </w:tr>
      <w:tr w:rsidR="008D6D4D" w:rsidRPr="007036CE" w14:paraId="656B8240" w14:textId="77777777" w:rsidTr="008212CC">
        <w:trPr>
          <w:ins w:id="14043" w:author="Опаева Лидия Арашаевна" w:date="2024-10-01T11:41:00Z"/>
        </w:trPr>
        <w:tc>
          <w:tcPr>
            <w:tcW w:w="1109" w:type="pct"/>
          </w:tcPr>
          <w:p w14:paraId="4C5A0DB1" w14:textId="77777777" w:rsidR="008D6D4D" w:rsidRPr="007036CE" w:rsidRDefault="008D6D4D" w:rsidP="008212CC">
            <w:pPr>
              <w:pStyle w:val="GOSTTablenorm"/>
              <w:rPr>
                <w:ins w:id="14044" w:author="Опаева Лидия Арашаевна" w:date="2024-10-01T11:41:00Z"/>
              </w:rPr>
            </w:pPr>
            <w:ins w:id="14045" w:author="Опаева Лидия Арашаевна" w:date="2024-10-01T11:41:00Z">
              <w:r w:rsidRPr="007036CE">
                <w:t>Наименование_документа</w:t>
              </w:r>
            </w:ins>
          </w:p>
        </w:tc>
        <w:tc>
          <w:tcPr>
            <w:tcW w:w="302" w:type="pct"/>
          </w:tcPr>
          <w:p w14:paraId="35CC1253" w14:textId="77777777" w:rsidR="008D6D4D" w:rsidRPr="007036CE" w:rsidRDefault="008D6D4D" w:rsidP="008212CC">
            <w:pPr>
              <w:pStyle w:val="GOSTTablenorm"/>
              <w:rPr>
                <w:ins w:id="14046" w:author="Опаева Лидия Арашаевна" w:date="2024-10-01T11:41:00Z"/>
              </w:rPr>
            </w:pPr>
            <w:ins w:id="14047" w:author="Опаева Лидия Арашаевна" w:date="2024-10-01T11:41:00Z">
              <w:r w:rsidRPr="007036CE">
                <w:t>да</w:t>
              </w:r>
            </w:ins>
          </w:p>
        </w:tc>
        <w:tc>
          <w:tcPr>
            <w:tcW w:w="1109" w:type="pct"/>
          </w:tcPr>
          <w:p w14:paraId="70E7B784" w14:textId="77777777" w:rsidR="008D6D4D" w:rsidRPr="007036CE" w:rsidRDefault="008D6D4D" w:rsidP="008212CC">
            <w:pPr>
              <w:pStyle w:val="GOSTTablenorm"/>
              <w:rPr>
                <w:ins w:id="14048" w:author="Опаева Лидия Арашаевна" w:date="2024-10-01T11:41:00Z"/>
              </w:rPr>
            </w:pPr>
            <w:ins w:id="14049" w:author="Опаева Лидия Арашаевна" w:date="2024-10-01T11:41:00Z">
              <w:r w:rsidRPr="007036CE">
                <w:t>Наименование документа</w:t>
              </w:r>
            </w:ins>
          </w:p>
        </w:tc>
        <w:tc>
          <w:tcPr>
            <w:tcW w:w="1109" w:type="pct"/>
          </w:tcPr>
          <w:p w14:paraId="04783A18" w14:textId="77777777" w:rsidR="008D6D4D" w:rsidRPr="007036CE" w:rsidRDefault="008D6D4D" w:rsidP="008212CC">
            <w:pPr>
              <w:pStyle w:val="GOSTTablenorm"/>
              <w:rPr>
                <w:ins w:id="14050" w:author="Опаева Лидия Арашаевна" w:date="2024-10-01T11:41:00Z"/>
              </w:rPr>
            </w:pPr>
            <w:ins w:id="14051" w:author="Опаева Лидия Арашаевна" w:date="2024-10-01T11:41:00Z">
              <w:r w:rsidRPr="007036CE">
                <w:t>TypeDoc</w:t>
              </w:r>
            </w:ins>
          </w:p>
        </w:tc>
        <w:tc>
          <w:tcPr>
            <w:tcW w:w="1371" w:type="pct"/>
          </w:tcPr>
          <w:p w14:paraId="13595701" w14:textId="77777777" w:rsidR="008D6D4D" w:rsidRPr="007036CE" w:rsidRDefault="008D6D4D" w:rsidP="008212CC">
            <w:pPr>
              <w:pStyle w:val="GOSTTablenorm"/>
              <w:rPr>
                <w:ins w:id="14052" w:author="Опаева Лидия Арашаевна" w:date="2024-10-01T11:41:00Z"/>
                <w:szCs w:val="22"/>
              </w:rPr>
            </w:pPr>
            <w:ins w:id="14053" w:author="Опаева Лидия Арашаевна" w:date="2024-10-01T11:41:00Z">
              <w:r w:rsidRPr="007036CE">
                <w:t>Наименование документа определяется по справочнику «Типы документов» с помощью значения атрибута «Тип_документа» (TypeDoc)</w:t>
              </w:r>
            </w:ins>
          </w:p>
        </w:tc>
      </w:tr>
      <w:tr w:rsidR="008D6D4D" w:rsidRPr="007036CE" w14:paraId="06C75FE6" w14:textId="77777777" w:rsidTr="008212CC">
        <w:trPr>
          <w:ins w:id="14054" w:author="Опаева Лидия Арашаевна" w:date="2024-10-01T11:41:00Z"/>
        </w:trPr>
        <w:tc>
          <w:tcPr>
            <w:tcW w:w="1109" w:type="pct"/>
          </w:tcPr>
          <w:p w14:paraId="6870B6A0" w14:textId="77777777" w:rsidR="008D6D4D" w:rsidRPr="007036CE" w:rsidRDefault="008D6D4D" w:rsidP="008212CC">
            <w:pPr>
              <w:pStyle w:val="GOSTTablenorm"/>
              <w:rPr>
                <w:ins w:id="14055" w:author="Опаева Лидия Арашаевна" w:date="2024-10-01T11:41:00Z"/>
              </w:rPr>
            </w:pPr>
            <w:ins w:id="14056" w:author="Опаева Лидия Арашаевна" w:date="2024-10-01T11:41:00Z">
              <w:r w:rsidRPr="007036CE">
                <w:lastRenderedPageBreak/>
                <w:t>Код_валюты</w:t>
              </w:r>
            </w:ins>
          </w:p>
        </w:tc>
        <w:tc>
          <w:tcPr>
            <w:tcW w:w="302" w:type="pct"/>
          </w:tcPr>
          <w:p w14:paraId="471B0F1C" w14:textId="77777777" w:rsidR="008D6D4D" w:rsidRPr="007036CE" w:rsidRDefault="008D6D4D" w:rsidP="008212CC">
            <w:pPr>
              <w:pStyle w:val="GOSTTablenorm"/>
              <w:rPr>
                <w:ins w:id="14057" w:author="Опаева Лидия Арашаевна" w:date="2024-10-01T11:41:00Z"/>
              </w:rPr>
            </w:pPr>
            <w:ins w:id="14058" w:author="Опаева Лидия Арашаевна" w:date="2024-10-01T11:41:00Z">
              <w:r w:rsidRPr="007036CE">
                <w:t>да</w:t>
              </w:r>
            </w:ins>
          </w:p>
        </w:tc>
        <w:tc>
          <w:tcPr>
            <w:tcW w:w="1109" w:type="pct"/>
          </w:tcPr>
          <w:p w14:paraId="741F9017" w14:textId="77777777" w:rsidR="008D6D4D" w:rsidRPr="007036CE" w:rsidRDefault="008D6D4D" w:rsidP="008212CC">
            <w:pPr>
              <w:pStyle w:val="GOSTTablenorm"/>
              <w:rPr>
                <w:ins w:id="14059" w:author="Опаева Лидия Арашаевна" w:date="2024-10-01T11:41:00Z"/>
              </w:rPr>
            </w:pPr>
            <w:ins w:id="14060" w:author="Опаева Лидия Арашаевна" w:date="2024-10-01T11:41:00Z">
              <w:r w:rsidRPr="007036CE">
                <w:t>Код валюты по ОКВ</w:t>
              </w:r>
            </w:ins>
          </w:p>
        </w:tc>
        <w:tc>
          <w:tcPr>
            <w:tcW w:w="1109" w:type="pct"/>
          </w:tcPr>
          <w:p w14:paraId="79E7CA46" w14:textId="77777777" w:rsidR="008D6D4D" w:rsidRPr="007036CE" w:rsidRDefault="008D6D4D" w:rsidP="008212CC">
            <w:pPr>
              <w:pStyle w:val="GOSTTablenorm"/>
              <w:rPr>
                <w:ins w:id="14061" w:author="Опаева Лидия Арашаевна" w:date="2024-10-01T11:41:00Z"/>
              </w:rPr>
            </w:pPr>
            <w:ins w:id="14062" w:author="Опаева Лидия Арашаевна" w:date="2024-10-01T11:41:00Z">
              <w:r w:rsidRPr="007036CE">
                <w:t>TtlPrt_CdCrr</w:t>
              </w:r>
            </w:ins>
          </w:p>
        </w:tc>
        <w:tc>
          <w:tcPr>
            <w:tcW w:w="1371" w:type="pct"/>
          </w:tcPr>
          <w:p w14:paraId="4C47CC73" w14:textId="77777777" w:rsidR="008D6D4D" w:rsidRPr="007036CE" w:rsidRDefault="008D6D4D" w:rsidP="008212CC">
            <w:pPr>
              <w:pStyle w:val="GOSTTablenorm"/>
              <w:rPr>
                <w:ins w:id="14063" w:author="Опаева Лидия Арашаевна" w:date="2024-10-01T11:41:00Z"/>
                <w:rFonts w:eastAsiaTheme="minorEastAsia"/>
              </w:rPr>
            </w:pPr>
            <w:ins w:id="14064" w:author="Опаева Лидия Арашаевна" w:date="2024-10-01T11:41:00Z">
              <w:r w:rsidRPr="007036CE">
                <w:t>В составе документа может приходить как цифровой, так и буквенный код валюты.</w:t>
              </w:r>
            </w:ins>
          </w:p>
          <w:p w14:paraId="797B3CB4" w14:textId="77777777" w:rsidR="008D6D4D" w:rsidRPr="007036CE" w:rsidRDefault="008D6D4D" w:rsidP="008F18E5">
            <w:pPr>
              <w:pStyle w:val="GOSTTableListNum10"/>
              <w:numPr>
                <w:ilvl w:val="0"/>
                <w:numId w:val="51"/>
              </w:numPr>
              <w:rPr>
                <w:ins w:id="14065" w:author="Опаева Лидия Арашаевна" w:date="2024-10-01T11:41:00Z"/>
              </w:rPr>
            </w:pPr>
            <w:ins w:id="14066" w:author="Опаева Лидия Арашаевна" w:date="2024-10-01T11:41:00Z">
              <w:r w:rsidRPr="007036CE">
                <w:t xml:space="preserve"> если код валюты пришел цифровой, то в атрибут его значение передается в неизменном виде;</w:t>
              </w:r>
            </w:ins>
          </w:p>
          <w:p w14:paraId="07D4B8EF" w14:textId="77777777" w:rsidR="008D6D4D" w:rsidRPr="007036CE" w:rsidRDefault="008D6D4D" w:rsidP="008212CC">
            <w:pPr>
              <w:pStyle w:val="GOSTTableListNum10"/>
              <w:rPr>
                <w:ins w:id="14067" w:author="Опаева Лидия Арашаевна" w:date="2024-10-01T11:41:00Z"/>
              </w:rPr>
            </w:pPr>
            <w:ins w:id="14068" w:author="Опаева Лидия Арашаевна" w:date="2024-10-01T11:41:00Z">
              <w:r w:rsidRPr="007036CE">
                <w:t xml:space="preserve"> если код валюты пришел буквенный, то в атрибут его значение передается после преобразования в цифровой по данным справочника «Общероссийский классификатор валют (ОКВ)»</w:t>
              </w:r>
            </w:ins>
          </w:p>
        </w:tc>
      </w:tr>
      <w:tr w:rsidR="008D6D4D" w:rsidRPr="007036CE" w14:paraId="342EA32E" w14:textId="77777777" w:rsidTr="008212CC">
        <w:trPr>
          <w:ins w:id="14069" w:author="Опаева Лидия Арашаевна" w:date="2024-10-01T11:41:00Z"/>
        </w:trPr>
        <w:tc>
          <w:tcPr>
            <w:tcW w:w="1109" w:type="pct"/>
          </w:tcPr>
          <w:p w14:paraId="29B6C170" w14:textId="77777777" w:rsidR="008D6D4D" w:rsidRPr="007036CE" w:rsidRDefault="008D6D4D" w:rsidP="008212CC">
            <w:pPr>
              <w:pStyle w:val="GOSTTablenorm"/>
              <w:rPr>
                <w:ins w:id="14070" w:author="Опаева Лидия Арашаевна" w:date="2024-10-01T11:41:00Z"/>
              </w:rPr>
            </w:pPr>
            <w:ins w:id="14071" w:author="Опаева Лидия Арашаевна" w:date="2024-10-01T11:41:00Z">
              <w:r w:rsidRPr="007036CE">
                <w:rPr>
                  <w:szCs w:val="22"/>
                </w:rPr>
                <w:t>Код_валюты_учета</w:t>
              </w:r>
            </w:ins>
          </w:p>
        </w:tc>
        <w:tc>
          <w:tcPr>
            <w:tcW w:w="302" w:type="pct"/>
          </w:tcPr>
          <w:p w14:paraId="6327B915" w14:textId="77777777" w:rsidR="008D6D4D" w:rsidRPr="007036CE" w:rsidRDefault="008D6D4D" w:rsidP="008212CC">
            <w:pPr>
              <w:pStyle w:val="GOSTTablenorm"/>
              <w:rPr>
                <w:ins w:id="14072" w:author="Опаева Лидия Арашаевна" w:date="2024-10-01T11:41:00Z"/>
              </w:rPr>
            </w:pPr>
            <w:ins w:id="14073" w:author="Опаева Лидия Арашаевна" w:date="2024-10-01T11:41:00Z">
              <w:r w:rsidRPr="007036CE">
                <w:rPr>
                  <w:szCs w:val="22"/>
                </w:rPr>
                <w:t>да</w:t>
              </w:r>
            </w:ins>
          </w:p>
        </w:tc>
        <w:tc>
          <w:tcPr>
            <w:tcW w:w="1109" w:type="pct"/>
          </w:tcPr>
          <w:p w14:paraId="05F43AD7" w14:textId="77777777" w:rsidR="008D6D4D" w:rsidRPr="007036CE" w:rsidRDefault="008D6D4D" w:rsidP="008212CC">
            <w:pPr>
              <w:pStyle w:val="GOSTTablenorm"/>
              <w:rPr>
                <w:ins w:id="14074" w:author="Опаева Лидия Арашаевна" w:date="2024-10-01T11:41:00Z"/>
              </w:rPr>
            </w:pPr>
            <w:ins w:id="14075" w:author="Опаева Лидия Арашаевна" w:date="2024-10-01T11:41:00Z">
              <w:r w:rsidRPr="007036CE">
                <w:rPr>
                  <w:szCs w:val="22"/>
                </w:rPr>
                <w:t>Код валюты учета по ОКВ</w:t>
              </w:r>
            </w:ins>
          </w:p>
        </w:tc>
        <w:tc>
          <w:tcPr>
            <w:tcW w:w="1109" w:type="pct"/>
          </w:tcPr>
          <w:p w14:paraId="05820647" w14:textId="77777777" w:rsidR="008D6D4D" w:rsidRPr="007036CE" w:rsidRDefault="008D6D4D" w:rsidP="008212CC">
            <w:pPr>
              <w:pStyle w:val="GOSTTablenorm"/>
              <w:rPr>
                <w:ins w:id="14076" w:author="Опаева Лидия Арашаевна" w:date="2024-10-01T11:41:00Z"/>
              </w:rPr>
            </w:pPr>
            <w:ins w:id="14077" w:author="Опаева Лидия Арашаевна" w:date="2024-10-01T11:41:00Z">
              <w:r w:rsidRPr="007036CE">
                <w:t>-</w:t>
              </w:r>
            </w:ins>
          </w:p>
        </w:tc>
        <w:tc>
          <w:tcPr>
            <w:tcW w:w="1371" w:type="pct"/>
          </w:tcPr>
          <w:p w14:paraId="68377FCC" w14:textId="77777777" w:rsidR="008D6D4D" w:rsidRPr="007036CE" w:rsidRDefault="008D6D4D" w:rsidP="008212CC">
            <w:pPr>
              <w:pStyle w:val="GOSTTablenorm"/>
              <w:rPr>
                <w:ins w:id="14078" w:author="Опаева Лидия Арашаевна" w:date="2024-10-01T11:41:00Z"/>
              </w:rPr>
            </w:pPr>
            <w:ins w:id="14079" w:author="Опаева Лидия Арашаевна" w:date="2024-10-01T11:41:00Z">
              <w:r w:rsidRPr="007036CE">
                <w:t>Указывается значение «643»</w:t>
              </w:r>
            </w:ins>
          </w:p>
        </w:tc>
      </w:tr>
      <w:tr w:rsidR="008D6D4D" w:rsidRPr="007036CE" w14:paraId="53F8279F" w14:textId="77777777" w:rsidTr="008212CC">
        <w:trPr>
          <w:ins w:id="14080" w:author="Опаева Лидия Арашаевна" w:date="2024-10-01T11:41:00Z"/>
        </w:trPr>
        <w:tc>
          <w:tcPr>
            <w:tcW w:w="1109" w:type="pct"/>
          </w:tcPr>
          <w:p w14:paraId="7C36EF07" w14:textId="77777777" w:rsidR="008D6D4D" w:rsidRPr="007036CE" w:rsidRDefault="008D6D4D" w:rsidP="008212CC">
            <w:pPr>
              <w:pStyle w:val="GOSTTablenorm"/>
              <w:rPr>
                <w:ins w:id="14081" w:author="Опаева Лидия Арашаевна" w:date="2024-10-01T11:41:00Z"/>
              </w:rPr>
            </w:pPr>
            <w:ins w:id="14082" w:author="Опаева Лидия Арашаевна" w:date="2024-10-01T11:41:00Z">
              <w:r w:rsidRPr="007036CE">
                <w:t>Уровень_конфиденциальности</w:t>
              </w:r>
            </w:ins>
          </w:p>
        </w:tc>
        <w:tc>
          <w:tcPr>
            <w:tcW w:w="302" w:type="pct"/>
          </w:tcPr>
          <w:p w14:paraId="627CDF25" w14:textId="77777777" w:rsidR="008D6D4D" w:rsidRPr="007036CE" w:rsidRDefault="008D6D4D" w:rsidP="008212CC">
            <w:pPr>
              <w:pStyle w:val="GOSTTablenorm"/>
              <w:rPr>
                <w:ins w:id="14083" w:author="Опаева Лидия Арашаевна" w:date="2024-10-01T11:41:00Z"/>
              </w:rPr>
            </w:pPr>
            <w:ins w:id="14084" w:author="Опаева Лидия Арашаевна" w:date="2024-10-01T11:41:00Z">
              <w:r w:rsidRPr="007036CE">
                <w:t>нет</w:t>
              </w:r>
            </w:ins>
          </w:p>
        </w:tc>
        <w:tc>
          <w:tcPr>
            <w:tcW w:w="1109" w:type="pct"/>
          </w:tcPr>
          <w:p w14:paraId="6B89752A" w14:textId="77777777" w:rsidR="008D6D4D" w:rsidRPr="007036CE" w:rsidRDefault="008D6D4D" w:rsidP="008212CC">
            <w:pPr>
              <w:pStyle w:val="GOSTTablenorm"/>
              <w:rPr>
                <w:ins w:id="14085" w:author="Опаева Лидия Арашаевна" w:date="2024-10-01T11:41:00Z"/>
              </w:rPr>
            </w:pPr>
            <w:ins w:id="14086" w:author="Опаева Лидия Арашаевна" w:date="2024-10-01T11:41:00Z">
              <w:r w:rsidRPr="007036CE">
                <w:t>Уровень конфиденциальности</w:t>
              </w:r>
            </w:ins>
          </w:p>
        </w:tc>
        <w:tc>
          <w:tcPr>
            <w:tcW w:w="1109" w:type="pct"/>
          </w:tcPr>
          <w:p w14:paraId="1360CD96" w14:textId="77777777" w:rsidR="008D6D4D" w:rsidRPr="007036CE" w:rsidRDefault="008D6D4D" w:rsidP="008212CC">
            <w:pPr>
              <w:pStyle w:val="GOSTTablenorm"/>
              <w:rPr>
                <w:ins w:id="14087" w:author="Опаева Лидия Арашаевна" w:date="2024-10-01T11:41:00Z"/>
              </w:rPr>
            </w:pPr>
            <w:ins w:id="14088" w:author="Опаева Лидия Арашаевна" w:date="2024-10-01T11:41:00Z">
              <w:r w:rsidRPr="007036CE">
                <w:t>SystemInformation_UFOS_SECRECY</w:t>
              </w:r>
            </w:ins>
          </w:p>
        </w:tc>
        <w:tc>
          <w:tcPr>
            <w:tcW w:w="1371" w:type="pct"/>
          </w:tcPr>
          <w:p w14:paraId="03BBBAC1" w14:textId="77777777" w:rsidR="008D6D4D" w:rsidRPr="007036CE" w:rsidRDefault="008D6D4D" w:rsidP="008212CC">
            <w:pPr>
              <w:pStyle w:val="GOSTTablenorm"/>
              <w:rPr>
                <w:ins w:id="14089" w:author="Опаева Лидия Арашаевна" w:date="2024-10-01T11:41:00Z"/>
              </w:rPr>
            </w:pPr>
          </w:p>
        </w:tc>
      </w:tr>
      <w:tr w:rsidR="008D6D4D" w:rsidRPr="007036CE" w14:paraId="2D05BB73" w14:textId="77777777" w:rsidTr="008212CC">
        <w:trPr>
          <w:ins w:id="14090" w:author="Опаева Лидия Арашаевна" w:date="2024-10-01T11:41:00Z"/>
        </w:trPr>
        <w:tc>
          <w:tcPr>
            <w:tcW w:w="1109" w:type="pct"/>
          </w:tcPr>
          <w:p w14:paraId="7214F0BA" w14:textId="77777777" w:rsidR="008D6D4D" w:rsidRPr="007036CE" w:rsidRDefault="008D6D4D" w:rsidP="008212CC">
            <w:pPr>
              <w:pStyle w:val="GOSTTablenorm"/>
              <w:rPr>
                <w:ins w:id="14091" w:author="Опаева Лидия Арашаевна" w:date="2024-10-01T11:41:00Z"/>
              </w:rPr>
            </w:pPr>
            <w:ins w:id="14092" w:author="Опаева Лидия Арашаевна" w:date="2024-10-01T11:41:00Z">
              <w:r w:rsidRPr="007036CE">
                <w:t>Код_бюджета</w:t>
              </w:r>
            </w:ins>
          </w:p>
        </w:tc>
        <w:tc>
          <w:tcPr>
            <w:tcW w:w="302" w:type="pct"/>
          </w:tcPr>
          <w:p w14:paraId="2863F3FA" w14:textId="77777777" w:rsidR="008D6D4D" w:rsidRPr="007036CE" w:rsidRDefault="008D6D4D" w:rsidP="008212CC">
            <w:pPr>
              <w:pStyle w:val="GOSTTablenorm"/>
              <w:rPr>
                <w:ins w:id="14093" w:author="Опаева Лидия Арашаевна" w:date="2024-10-01T11:41:00Z"/>
              </w:rPr>
            </w:pPr>
            <w:ins w:id="14094" w:author="Опаева Лидия Арашаевна" w:date="2024-10-01T11:41:00Z">
              <w:r w:rsidRPr="007036CE">
                <w:t>нет</w:t>
              </w:r>
            </w:ins>
          </w:p>
        </w:tc>
        <w:tc>
          <w:tcPr>
            <w:tcW w:w="1109" w:type="pct"/>
          </w:tcPr>
          <w:p w14:paraId="1D938095" w14:textId="77777777" w:rsidR="008D6D4D" w:rsidRPr="007036CE" w:rsidRDefault="008D6D4D" w:rsidP="008212CC">
            <w:pPr>
              <w:pStyle w:val="GOSTTablenorm"/>
              <w:rPr>
                <w:ins w:id="14095" w:author="Опаева Лидия Арашаевна" w:date="2024-10-01T11:41:00Z"/>
              </w:rPr>
            </w:pPr>
            <w:ins w:id="14096" w:author="Опаева Лидия Арашаевна" w:date="2024-10-01T11:41:00Z">
              <w:r w:rsidRPr="007036CE">
                <w:t>Код бюджета</w:t>
              </w:r>
            </w:ins>
          </w:p>
        </w:tc>
        <w:tc>
          <w:tcPr>
            <w:tcW w:w="1109" w:type="pct"/>
          </w:tcPr>
          <w:p w14:paraId="3EB8A7E6" w14:textId="77777777" w:rsidR="008D6D4D" w:rsidRPr="007036CE" w:rsidRDefault="008D6D4D" w:rsidP="008212CC">
            <w:pPr>
              <w:pStyle w:val="GOSTTablenorm"/>
              <w:rPr>
                <w:ins w:id="14097" w:author="Опаева Лидия Арашаевна" w:date="2024-10-01T11:41:00Z"/>
              </w:rPr>
            </w:pPr>
            <w:ins w:id="14098" w:author="Опаева Лидия Арашаевна" w:date="2024-10-01T11:41:00Z">
              <w:r w:rsidRPr="007036CE">
                <w:t>TtlPrt_Budget_Cd</w:t>
              </w:r>
            </w:ins>
          </w:p>
        </w:tc>
        <w:tc>
          <w:tcPr>
            <w:tcW w:w="1371" w:type="pct"/>
          </w:tcPr>
          <w:p w14:paraId="4D0DFF3E" w14:textId="77777777" w:rsidR="008D6D4D" w:rsidRPr="007036CE" w:rsidRDefault="008D6D4D" w:rsidP="008212CC">
            <w:pPr>
              <w:pStyle w:val="GOSTTablenorm"/>
              <w:rPr>
                <w:ins w:id="14099" w:author="Опаева Лидия Арашаевна" w:date="2024-10-01T11:41:00Z"/>
              </w:rPr>
            </w:pPr>
          </w:p>
        </w:tc>
      </w:tr>
      <w:tr w:rsidR="008D6D4D" w:rsidRPr="007036CE" w14:paraId="00CCB7C6" w14:textId="77777777" w:rsidTr="008212CC">
        <w:trPr>
          <w:ins w:id="14100" w:author="Опаева Лидия Арашаевна" w:date="2024-10-01T11:41:00Z"/>
        </w:trPr>
        <w:tc>
          <w:tcPr>
            <w:tcW w:w="1109" w:type="pct"/>
          </w:tcPr>
          <w:p w14:paraId="4FF50105" w14:textId="77777777" w:rsidR="008D6D4D" w:rsidRPr="007036CE" w:rsidRDefault="008D6D4D" w:rsidP="008212CC">
            <w:pPr>
              <w:pStyle w:val="GOSTTablenorm"/>
              <w:rPr>
                <w:ins w:id="14101" w:author="Опаева Лидия Арашаевна" w:date="2024-10-01T11:41:00Z"/>
              </w:rPr>
            </w:pPr>
            <w:ins w:id="14102" w:author="Опаева Лидия Арашаевна" w:date="2024-10-01T11:41:00Z">
              <w:r w:rsidRPr="007036CE">
                <w:t>Книга_бухгалтерского_учета</w:t>
              </w:r>
            </w:ins>
          </w:p>
        </w:tc>
        <w:tc>
          <w:tcPr>
            <w:tcW w:w="302" w:type="pct"/>
          </w:tcPr>
          <w:p w14:paraId="0534F948" w14:textId="77777777" w:rsidR="008D6D4D" w:rsidRPr="007036CE" w:rsidRDefault="008D6D4D" w:rsidP="008212CC">
            <w:pPr>
              <w:pStyle w:val="GOSTTablenorm"/>
              <w:rPr>
                <w:ins w:id="14103" w:author="Опаева Лидия Арашаевна" w:date="2024-10-01T11:41:00Z"/>
              </w:rPr>
            </w:pPr>
            <w:ins w:id="14104" w:author="Опаева Лидия Арашаевна" w:date="2024-10-01T11:41:00Z">
              <w:r w:rsidRPr="007036CE">
                <w:t>нет</w:t>
              </w:r>
            </w:ins>
          </w:p>
        </w:tc>
        <w:tc>
          <w:tcPr>
            <w:tcW w:w="1109" w:type="pct"/>
          </w:tcPr>
          <w:p w14:paraId="5C4BF82D" w14:textId="77777777" w:rsidR="008D6D4D" w:rsidRPr="007036CE" w:rsidRDefault="008D6D4D" w:rsidP="008212CC">
            <w:pPr>
              <w:pStyle w:val="GOSTTablenorm"/>
              <w:rPr>
                <w:ins w:id="14105" w:author="Опаева Лидия Арашаевна" w:date="2024-10-01T11:41:00Z"/>
              </w:rPr>
            </w:pPr>
            <w:ins w:id="14106" w:author="Опаева Лидия Арашаевна" w:date="2024-10-01T11:41:00Z">
              <w:r w:rsidRPr="007036CE">
                <w:t>Книга бухгалтерского учета</w:t>
              </w:r>
            </w:ins>
          </w:p>
        </w:tc>
        <w:tc>
          <w:tcPr>
            <w:tcW w:w="1109" w:type="pct"/>
          </w:tcPr>
          <w:p w14:paraId="697CB8F3" w14:textId="77777777" w:rsidR="008D6D4D" w:rsidRPr="007036CE" w:rsidRDefault="008D6D4D" w:rsidP="008212CC">
            <w:pPr>
              <w:pStyle w:val="GOSTTablenorm"/>
              <w:rPr>
                <w:ins w:id="14107" w:author="Опаева Лидия Арашаевна" w:date="2024-10-01T11:41:00Z"/>
              </w:rPr>
            </w:pPr>
            <w:ins w:id="14108" w:author="Опаева Лидия Арашаевна" w:date="2024-10-01T11:41:00Z">
              <w:r w:rsidRPr="007036CE">
                <w:t>TtlPrt_LEDGERBOOK</w:t>
              </w:r>
            </w:ins>
          </w:p>
        </w:tc>
        <w:tc>
          <w:tcPr>
            <w:tcW w:w="1371" w:type="pct"/>
          </w:tcPr>
          <w:p w14:paraId="70D043FA" w14:textId="77777777" w:rsidR="008D6D4D" w:rsidRPr="007036CE" w:rsidRDefault="008D6D4D" w:rsidP="008212CC">
            <w:pPr>
              <w:pStyle w:val="GOSTTablenorm"/>
              <w:rPr>
                <w:ins w:id="14109" w:author="Опаева Лидия Арашаевна" w:date="2024-10-01T11:41:00Z"/>
              </w:rPr>
            </w:pPr>
          </w:p>
        </w:tc>
      </w:tr>
      <w:tr w:rsidR="008D6D4D" w:rsidRPr="007036CE" w14:paraId="5CB1F164" w14:textId="77777777" w:rsidTr="008212CC">
        <w:trPr>
          <w:ins w:id="14110" w:author="Опаева Лидия Арашаевна" w:date="2024-10-01T11:41:00Z"/>
        </w:trPr>
        <w:tc>
          <w:tcPr>
            <w:tcW w:w="1109" w:type="pct"/>
          </w:tcPr>
          <w:p w14:paraId="48B2D469" w14:textId="77777777" w:rsidR="008D6D4D" w:rsidRPr="007036CE" w:rsidRDefault="008D6D4D" w:rsidP="008212CC">
            <w:pPr>
              <w:pStyle w:val="GOSTTablenorm"/>
              <w:rPr>
                <w:ins w:id="14111" w:author="Опаева Лидия Арашаевна" w:date="2024-10-01T11:41:00Z"/>
              </w:rPr>
            </w:pPr>
            <w:ins w:id="14112" w:author="Опаева Лидия Арашаевна" w:date="2024-10-01T11:41:00Z">
              <w:r w:rsidRPr="007036CE">
                <w:t>Книга_аналитического_учета</w:t>
              </w:r>
            </w:ins>
          </w:p>
        </w:tc>
        <w:tc>
          <w:tcPr>
            <w:tcW w:w="302" w:type="pct"/>
          </w:tcPr>
          <w:p w14:paraId="0F8BA3CE" w14:textId="77777777" w:rsidR="008D6D4D" w:rsidRPr="007036CE" w:rsidRDefault="008D6D4D" w:rsidP="008212CC">
            <w:pPr>
              <w:pStyle w:val="GOSTTablenorm"/>
              <w:rPr>
                <w:ins w:id="14113" w:author="Опаева Лидия Арашаевна" w:date="2024-10-01T11:41:00Z"/>
              </w:rPr>
            </w:pPr>
            <w:ins w:id="14114" w:author="Опаева Лидия Арашаевна" w:date="2024-10-01T11:41:00Z">
              <w:r w:rsidRPr="007036CE">
                <w:t>да</w:t>
              </w:r>
            </w:ins>
          </w:p>
        </w:tc>
        <w:tc>
          <w:tcPr>
            <w:tcW w:w="1109" w:type="pct"/>
          </w:tcPr>
          <w:p w14:paraId="7B17C4BD" w14:textId="77777777" w:rsidR="008D6D4D" w:rsidRPr="007036CE" w:rsidRDefault="008D6D4D" w:rsidP="008212CC">
            <w:pPr>
              <w:pStyle w:val="GOSTTablenorm"/>
              <w:rPr>
                <w:ins w:id="14115" w:author="Опаева Лидия Арашаевна" w:date="2024-10-01T11:41:00Z"/>
              </w:rPr>
            </w:pPr>
            <w:ins w:id="14116" w:author="Опаева Лидия Арашаевна" w:date="2024-10-01T11:41:00Z">
              <w:r w:rsidRPr="007036CE">
                <w:t>Книга аналитического учета</w:t>
              </w:r>
            </w:ins>
          </w:p>
        </w:tc>
        <w:tc>
          <w:tcPr>
            <w:tcW w:w="1109" w:type="pct"/>
          </w:tcPr>
          <w:p w14:paraId="59E37B9F" w14:textId="77777777" w:rsidR="008D6D4D" w:rsidRPr="007036CE" w:rsidRDefault="008D6D4D" w:rsidP="008212CC">
            <w:pPr>
              <w:pStyle w:val="GOSTTablenorm"/>
              <w:rPr>
                <w:ins w:id="14117" w:author="Опаева Лидия Арашаевна" w:date="2024-10-01T11:41:00Z"/>
              </w:rPr>
            </w:pPr>
          </w:p>
        </w:tc>
        <w:tc>
          <w:tcPr>
            <w:tcW w:w="1371" w:type="pct"/>
          </w:tcPr>
          <w:p w14:paraId="070A716F" w14:textId="77777777" w:rsidR="008D6D4D" w:rsidRPr="007036CE" w:rsidRDefault="008D6D4D" w:rsidP="008212CC">
            <w:pPr>
              <w:pStyle w:val="GOSTTablenorm"/>
              <w:rPr>
                <w:ins w:id="14118" w:author="Опаева Лидия Арашаевна" w:date="2024-10-01T11:41:00Z"/>
              </w:rPr>
            </w:pPr>
            <w:ins w:id="14119" w:author="Опаева Лидия Арашаевна" w:date="2024-10-01T11:41:00Z">
              <w:r w:rsidRPr="007036CE">
                <w:t>Данный атрибут вычисляется на основании Книги бухгалтерского учета (TtlPrt_LEDGERBOOK) и справочника «Книги учета» SVAP. До реализации доработок справочника, позволяющих установить связь между книгами, вычисление осуществляется по правилу:</w:t>
              </w:r>
            </w:ins>
          </w:p>
          <w:p w14:paraId="36AE6DAA" w14:textId="77777777" w:rsidR="008D6D4D" w:rsidRPr="007036CE" w:rsidRDefault="008D6D4D" w:rsidP="008212CC">
            <w:pPr>
              <w:pStyle w:val="GOSTTablenorm"/>
              <w:rPr>
                <w:ins w:id="14120" w:author="Опаева Лидия Арашаевна" w:date="2024-10-01T11:41:00Z"/>
              </w:rPr>
            </w:pPr>
            <w:ins w:id="14121" w:author="Опаева Лидия Арашаевна" w:date="2024-10-01T11:41:00Z">
              <w:r w:rsidRPr="007036CE">
                <w:t>Если атрибут Книга_бухгалтерского_учета имеет значение «FTAccFedOrg» или «FTAccFedExec», то атрибут Книга_аналитического_учета принимает значение «FTOperFed»</w:t>
              </w:r>
            </w:ins>
          </w:p>
        </w:tc>
      </w:tr>
      <w:tr w:rsidR="008D6D4D" w:rsidRPr="007036CE" w14:paraId="661C7D12" w14:textId="77777777" w:rsidTr="008212CC">
        <w:trPr>
          <w:ins w:id="14122" w:author="Опаева Лидия Арашаевна" w:date="2024-10-01T11:41:00Z"/>
        </w:trPr>
        <w:tc>
          <w:tcPr>
            <w:tcW w:w="1109" w:type="pct"/>
          </w:tcPr>
          <w:p w14:paraId="318672FA" w14:textId="77777777" w:rsidR="008D6D4D" w:rsidRPr="007036CE" w:rsidRDefault="008D6D4D" w:rsidP="008212CC">
            <w:pPr>
              <w:pStyle w:val="GOSTTablenorm"/>
              <w:rPr>
                <w:ins w:id="14123" w:author="Опаева Лидия Арашаевна" w:date="2024-10-01T11:41:00Z"/>
              </w:rPr>
            </w:pPr>
            <w:ins w:id="14124" w:author="Опаева Лидия Арашаевна" w:date="2024-10-01T11:41:00Z">
              <w:r w:rsidRPr="007036CE">
                <w:lastRenderedPageBreak/>
                <w:t>Номер_строки</w:t>
              </w:r>
            </w:ins>
          </w:p>
        </w:tc>
        <w:tc>
          <w:tcPr>
            <w:tcW w:w="302" w:type="pct"/>
          </w:tcPr>
          <w:p w14:paraId="0DF5BF02" w14:textId="77777777" w:rsidR="008D6D4D" w:rsidRPr="007036CE" w:rsidRDefault="008D6D4D" w:rsidP="008212CC">
            <w:pPr>
              <w:pStyle w:val="GOSTTablenorm"/>
              <w:rPr>
                <w:ins w:id="14125" w:author="Опаева Лидия Арашаевна" w:date="2024-10-01T11:41:00Z"/>
              </w:rPr>
            </w:pPr>
            <w:ins w:id="14126" w:author="Опаева Лидия Арашаевна" w:date="2024-10-01T11:41:00Z">
              <w:r w:rsidRPr="007036CE">
                <w:t>нет</w:t>
              </w:r>
            </w:ins>
          </w:p>
        </w:tc>
        <w:tc>
          <w:tcPr>
            <w:tcW w:w="1109" w:type="pct"/>
          </w:tcPr>
          <w:p w14:paraId="27AD6F91" w14:textId="77777777" w:rsidR="008D6D4D" w:rsidRPr="007036CE" w:rsidRDefault="008D6D4D" w:rsidP="008212CC">
            <w:pPr>
              <w:pStyle w:val="GOSTTablenorm"/>
              <w:rPr>
                <w:ins w:id="14127" w:author="Опаева Лидия Арашаевна" w:date="2024-10-01T11:41:00Z"/>
              </w:rPr>
            </w:pPr>
            <w:ins w:id="14128" w:author="Опаева Лидия Арашаевна" w:date="2024-10-01T11:41:00Z">
              <w:r w:rsidRPr="007036CE">
                <w:t>Порядковый номер строки</w:t>
              </w:r>
            </w:ins>
          </w:p>
        </w:tc>
        <w:tc>
          <w:tcPr>
            <w:tcW w:w="1109" w:type="pct"/>
          </w:tcPr>
          <w:p w14:paraId="439DDE39" w14:textId="77777777" w:rsidR="008D6D4D" w:rsidRPr="007036CE" w:rsidRDefault="008D6D4D" w:rsidP="008212CC">
            <w:pPr>
              <w:pStyle w:val="GOSTTablenorm"/>
              <w:rPr>
                <w:ins w:id="14129" w:author="Опаева Лидия Арашаевна" w:date="2024-10-01T11:41:00Z"/>
              </w:rPr>
            </w:pPr>
            <w:ins w:id="14130" w:author="Опаева Лидия Арашаевна" w:date="2024-10-01T11:41:00Z">
              <w:r w:rsidRPr="007036CE">
                <w:t>T0504833:NPP</w:t>
              </w:r>
            </w:ins>
          </w:p>
        </w:tc>
        <w:tc>
          <w:tcPr>
            <w:tcW w:w="1371" w:type="pct"/>
          </w:tcPr>
          <w:p w14:paraId="1A6314AA" w14:textId="77777777" w:rsidR="008D6D4D" w:rsidRPr="007036CE" w:rsidRDefault="008D6D4D" w:rsidP="008212CC">
            <w:pPr>
              <w:pStyle w:val="GOSTTablenorm"/>
              <w:rPr>
                <w:ins w:id="14131" w:author="Опаева Лидия Арашаевна" w:date="2024-10-01T11:41:00Z"/>
              </w:rPr>
            </w:pPr>
          </w:p>
        </w:tc>
      </w:tr>
      <w:tr w:rsidR="008D6D4D" w:rsidRPr="007036CE" w14:paraId="5EE1BFC9" w14:textId="77777777" w:rsidTr="008212CC">
        <w:trPr>
          <w:ins w:id="14132" w:author="Опаева Лидия Арашаевна" w:date="2024-10-01T11:41:00Z"/>
        </w:trPr>
        <w:tc>
          <w:tcPr>
            <w:tcW w:w="1109" w:type="pct"/>
          </w:tcPr>
          <w:p w14:paraId="6DF70808" w14:textId="77777777" w:rsidR="008D6D4D" w:rsidRPr="007036CE" w:rsidRDefault="008D6D4D" w:rsidP="008212CC">
            <w:pPr>
              <w:pStyle w:val="GOSTTablenorm"/>
              <w:rPr>
                <w:ins w:id="14133" w:author="Опаева Лидия Арашаевна" w:date="2024-10-01T11:41:00Z"/>
              </w:rPr>
            </w:pPr>
            <w:ins w:id="14134" w:author="Опаева Лидия Арашаевна" w:date="2024-10-01T11:41:00Z">
              <w:r w:rsidRPr="007036CE">
                <w:t>Наименование_операции</w:t>
              </w:r>
            </w:ins>
          </w:p>
        </w:tc>
        <w:tc>
          <w:tcPr>
            <w:tcW w:w="302" w:type="pct"/>
          </w:tcPr>
          <w:p w14:paraId="38FC1BB5" w14:textId="77777777" w:rsidR="008D6D4D" w:rsidRPr="007036CE" w:rsidRDefault="008D6D4D" w:rsidP="008212CC">
            <w:pPr>
              <w:pStyle w:val="GOSTTablenorm"/>
              <w:rPr>
                <w:ins w:id="14135" w:author="Опаева Лидия Арашаевна" w:date="2024-10-01T11:41:00Z"/>
              </w:rPr>
            </w:pPr>
            <w:ins w:id="14136" w:author="Опаева Лидия Арашаевна" w:date="2024-10-01T11:41:00Z">
              <w:r w:rsidRPr="007036CE">
                <w:t>нет</w:t>
              </w:r>
            </w:ins>
          </w:p>
        </w:tc>
        <w:tc>
          <w:tcPr>
            <w:tcW w:w="1109" w:type="pct"/>
          </w:tcPr>
          <w:p w14:paraId="3ABFD1E2" w14:textId="77777777" w:rsidR="008D6D4D" w:rsidRPr="007036CE" w:rsidRDefault="008D6D4D" w:rsidP="008212CC">
            <w:pPr>
              <w:pStyle w:val="GOSTTablenorm"/>
              <w:rPr>
                <w:ins w:id="14137" w:author="Опаева Лидия Арашаевна" w:date="2024-10-01T11:41:00Z"/>
              </w:rPr>
            </w:pPr>
            <w:ins w:id="14138" w:author="Опаева Лидия Арашаевна" w:date="2024-10-01T11:41:00Z">
              <w:r w:rsidRPr="007036CE">
                <w:t>Наименование операции</w:t>
              </w:r>
            </w:ins>
          </w:p>
        </w:tc>
        <w:tc>
          <w:tcPr>
            <w:tcW w:w="1109" w:type="pct"/>
          </w:tcPr>
          <w:p w14:paraId="6BE3B0DA" w14:textId="77777777" w:rsidR="008D6D4D" w:rsidRPr="007036CE" w:rsidRDefault="008D6D4D" w:rsidP="008212CC">
            <w:pPr>
              <w:pStyle w:val="GOSTTablenorm"/>
              <w:rPr>
                <w:ins w:id="14139" w:author="Опаева Лидия Арашаевна" w:date="2024-10-01T11:41:00Z"/>
                <w:lang w:val="en-US"/>
              </w:rPr>
            </w:pPr>
            <w:ins w:id="14140" w:author="Опаева Лидия Арашаевна" w:date="2024-10-01T11:41:00Z">
              <w:r w:rsidRPr="007036CE">
                <w:rPr>
                  <w:lang w:val="en-US"/>
                </w:rPr>
                <w:t>T0504833:NAME_O</w:t>
              </w:r>
            </w:ins>
          </w:p>
        </w:tc>
        <w:tc>
          <w:tcPr>
            <w:tcW w:w="1371" w:type="pct"/>
          </w:tcPr>
          <w:p w14:paraId="19048EAA" w14:textId="77777777" w:rsidR="008D6D4D" w:rsidRPr="007036CE" w:rsidRDefault="008D6D4D" w:rsidP="008212CC">
            <w:pPr>
              <w:pStyle w:val="GOSTTablenorm"/>
              <w:rPr>
                <w:ins w:id="14141" w:author="Опаева Лидия Арашаевна" w:date="2024-10-01T11:41:00Z"/>
              </w:rPr>
            </w:pPr>
          </w:p>
        </w:tc>
      </w:tr>
      <w:tr w:rsidR="008D6D4D" w:rsidRPr="007036CE" w14:paraId="7EF151FF" w14:textId="77777777" w:rsidTr="008212CC">
        <w:trPr>
          <w:ins w:id="14142" w:author="Опаева Лидия Арашаевна" w:date="2024-10-01T11:41:00Z"/>
        </w:trPr>
        <w:tc>
          <w:tcPr>
            <w:tcW w:w="1109" w:type="pct"/>
          </w:tcPr>
          <w:p w14:paraId="15876C6C" w14:textId="77777777" w:rsidR="008D6D4D" w:rsidRPr="007036CE" w:rsidRDefault="008D6D4D" w:rsidP="008212CC">
            <w:pPr>
              <w:pStyle w:val="GOSTTablenorm"/>
              <w:rPr>
                <w:ins w:id="14143" w:author="Опаева Лидия Арашаевна" w:date="2024-10-01T11:41:00Z"/>
              </w:rPr>
            </w:pPr>
            <w:ins w:id="14144" w:author="Опаева Лидия Арашаевна" w:date="2024-10-01T11:41:00Z">
              <w:r w:rsidRPr="007036CE">
                <w:t>Сумма_валюта_операции</w:t>
              </w:r>
            </w:ins>
          </w:p>
        </w:tc>
        <w:tc>
          <w:tcPr>
            <w:tcW w:w="302" w:type="pct"/>
          </w:tcPr>
          <w:p w14:paraId="07571C04" w14:textId="77777777" w:rsidR="008D6D4D" w:rsidRPr="007036CE" w:rsidRDefault="008D6D4D" w:rsidP="008212CC">
            <w:pPr>
              <w:pStyle w:val="GOSTTablenorm"/>
              <w:rPr>
                <w:ins w:id="14145" w:author="Опаева Лидия Арашаевна" w:date="2024-10-01T11:41:00Z"/>
              </w:rPr>
            </w:pPr>
            <w:ins w:id="14146" w:author="Опаева Лидия Арашаевна" w:date="2024-10-01T11:41:00Z">
              <w:r w:rsidRPr="007036CE">
                <w:t>да</w:t>
              </w:r>
            </w:ins>
          </w:p>
        </w:tc>
        <w:tc>
          <w:tcPr>
            <w:tcW w:w="1109" w:type="pct"/>
          </w:tcPr>
          <w:p w14:paraId="33DA8272" w14:textId="77777777" w:rsidR="008D6D4D" w:rsidRPr="007036CE" w:rsidRDefault="008D6D4D" w:rsidP="008212CC">
            <w:pPr>
              <w:pStyle w:val="GOSTTablenorm"/>
              <w:rPr>
                <w:ins w:id="14147" w:author="Опаева Лидия Арашаевна" w:date="2024-10-01T11:41:00Z"/>
              </w:rPr>
            </w:pPr>
            <w:ins w:id="14148" w:author="Опаева Лидия Арашаевна" w:date="2024-10-01T11:41:00Z">
              <w:r w:rsidRPr="007036CE">
                <w:t>Сумма в валюте операции</w:t>
              </w:r>
            </w:ins>
          </w:p>
        </w:tc>
        <w:tc>
          <w:tcPr>
            <w:tcW w:w="1109" w:type="pct"/>
          </w:tcPr>
          <w:p w14:paraId="60CB23B5" w14:textId="77777777" w:rsidR="008D6D4D" w:rsidRPr="007036CE" w:rsidRDefault="008D6D4D" w:rsidP="008212CC">
            <w:pPr>
              <w:pStyle w:val="GOSTTablenorm"/>
              <w:rPr>
                <w:ins w:id="14149" w:author="Опаева Лидия Арашаевна" w:date="2024-10-01T11:41:00Z"/>
              </w:rPr>
            </w:pPr>
            <w:ins w:id="14150" w:author="Опаева Лидия Арашаевна" w:date="2024-10-01T11:41:00Z">
              <w:r w:rsidRPr="007036CE">
                <w:t>T0504833:SUMM</w:t>
              </w:r>
            </w:ins>
          </w:p>
        </w:tc>
        <w:tc>
          <w:tcPr>
            <w:tcW w:w="1371" w:type="pct"/>
          </w:tcPr>
          <w:p w14:paraId="6C25BDDA" w14:textId="77777777" w:rsidR="008D6D4D" w:rsidRPr="007036CE" w:rsidRDefault="008D6D4D" w:rsidP="008212CC">
            <w:pPr>
              <w:pStyle w:val="GOSTTablenorm"/>
              <w:rPr>
                <w:ins w:id="14151" w:author="Опаева Лидия Арашаевна" w:date="2024-10-01T11:41:00Z"/>
              </w:rPr>
            </w:pPr>
            <w:ins w:id="14152" w:author="Опаева Лидия Арашаевна" w:date="2024-10-01T11:41:00Z">
              <w:r w:rsidRPr="007036CE">
                <w:t>Для данного типа документов Сумма_валюта_операции = Сумма_валюта_учета_руб</w:t>
              </w:r>
            </w:ins>
          </w:p>
        </w:tc>
      </w:tr>
      <w:tr w:rsidR="008D6D4D" w:rsidRPr="007036CE" w14:paraId="33643B8A" w14:textId="77777777" w:rsidTr="008212CC">
        <w:trPr>
          <w:ins w:id="14153" w:author="Опаева Лидия Арашаевна" w:date="2024-10-01T11:41:00Z"/>
        </w:trPr>
        <w:tc>
          <w:tcPr>
            <w:tcW w:w="1109" w:type="pct"/>
          </w:tcPr>
          <w:p w14:paraId="0AE3A2F2" w14:textId="77777777" w:rsidR="008D6D4D" w:rsidRPr="007036CE" w:rsidRDefault="008D6D4D" w:rsidP="008212CC">
            <w:pPr>
              <w:pStyle w:val="GOSTTablenorm"/>
              <w:rPr>
                <w:ins w:id="14154" w:author="Опаева Лидия Арашаевна" w:date="2024-10-01T11:41:00Z"/>
              </w:rPr>
            </w:pPr>
            <w:ins w:id="14155" w:author="Опаева Лидия Арашаевна" w:date="2024-10-01T11:41:00Z">
              <w:r w:rsidRPr="007036CE">
                <w:t>Сумма_валюта_учета_руб</w:t>
              </w:r>
            </w:ins>
          </w:p>
        </w:tc>
        <w:tc>
          <w:tcPr>
            <w:tcW w:w="302" w:type="pct"/>
          </w:tcPr>
          <w:p w14:paraId="59EEC267" w14:textId="77777777" w:rsidR="008D6D4D" w:rsidRPr="007036CE" w:rsidRDefault="008D6D4D" w:rsidP="008212CC">
            <w:pPr>
              <w:pStyle w:val="GOSTTablenorm"/>
              <w:rPr>
                <w:ins w:id="14156" w:author="Опаева Лидия Арашаевна" w:date="2024-10-01T11:41:00Z"/>
              </w:rPr>
            </w:pPr>
            <w:ins w:id="14157" w:author="Опаева Лидия Арашаевна" w:date="2024-10-01T11:41:00Z">
              <w:r w:rsidRPr="007036CE">
                <w:t>да</w:t>
              </w:r>
            </w:ins>
          </w:p>
        </w:tc>
        <w:tc>
          <w:tcPr>
            <w:tcW w:w="1109" w:type="pct"/>
          </w:tcPr>
          <w:p w14:paraId="37A4D4DE" w14:textId="77777777" w:rsidR="008D6D4D" w:rsidRPr="007036CE" w:rsidRDefault="008D6D4D" w:rsidP="008212CC">
            <w:pPr>
              <w:pStyle w:val="GOSTTablenorm"/>
              <w:rPr>
                <w:ins w:id="14158" w:author="Опаева Лидия Арашаевна" w:date="2024-10-01T11:41:00Z"/>
              </w:rPr>
            </w:pPr>
            <w:ins w:id="14159" w:author="Опаева Лидия Арашаевна" w:date="2024-10-01T11:41:00Z">
              <w:r w:rsidRPr="007036CE">
                <w:t>Сумма в валюте учета (руб)</w:t>
              </w:r>
            </w:ins>
          </w:p>
        </w:tc>
        <w:tc>
          <w:tcPr>
            <w:tcW w:w="1109" w:type="pct"/>
          </w:tcPr>
          <w:p w14:paraId="49870E42" w14:textId="77777777" w:rsidR="008D6D4D" w:rsidRPr="007036CE" w:rsidRDefault="008D6D4D" w:rsidP="008212CC">
            <w:pPr>
              <w:pStyle w:val="GOSTTablenorm"/>
              <w:rPr>
                <w:ins w:id="14160" w:author="Опаева Лидия Арашаевна" w:date="2024-10-01T11:41:00Z"/>
              </w:rPr>
            </w:pPr>
            <w:ins w:id="14161" w:author="Опаева Лидия Арашаевна" w:date="2024-10-01T11:41:00Z">
              <w:r w:rsidRPr="007036CE">
                <w:t>T0504833: SUMM</w:t>
              </w:r>
            </w:ins>
          </w:p>
        </w:tc>
        <w:tc>
          <w:tcPr>
            <w:tcW w:w="1371" w:type="pct"/>
          </w:tcPr>
          <w:p w14:paraId="5D3ACA00" w14:textId="41F2E9AE" w:rsidR="008D6D4D" w:rsidRPr="007036CE" w:rsidRDefault="008D6D4D" w:rsidP="008212CC">
            <w:pPr>
              <w:pStyle w:val="GOSTTablenorm"/>
              <w:rPr>
                <w:ins w:id="14162" w:author="Опаева Лидия Арашаевна" w:date="2024-10-01T11:41:00Z"/>
              </w:rPr>
            </w:pPr>
            <w:ins w:id="14163" w:author="Опаева Лидия Арашаевна" w:date="2024-10-01T11:41:00Z">
              <w:r w:rsidRPr="007036CE">
                <w:t xml:space="preserve">Сумма передается в единицах валюты с точностью 2 знака после запятой </w:t>
              </w:r>
            </w:ins>
            <w:r w:rsidR="005B1C15" w:rsidRPr="007036CE">
              <w:t>–</w:t>
            </w:r>
            <w:ins w:id="14164" w:author="Опаева Лидия Арашаевна" w:date="2024-10-01T11:41:00Z">
              <w:r w:rsidRPr="007036CE">
                <w:t xml:space="preserve"> необходимо конвертировать в минимальные единицы валюты (для данного типа документов умножить на 100)</w:t>
              </w:r>
            </w:ins>
          </w:p>
        </w:tc>
      </w:tr>
      <w:tr w:rsidR="008D6D4D" w:rsidRPr="007036CE" w14:paraId="1F9E6F7F" w14:textId="77777777" w:rsidTr="008212CC">
        <w:trPr>
          <w:ins w:id="14165" w:author="Опаева Лидия Арашаевна" w:date="2024-10-01T11:41:00Z"/>
        </w:trPr>
        <w:tc>
          <w:tcPr>
            <w:tcW w:w="1109" w:type="pct"/>
          </w:tcPr>
          <w:p w14:paraId="274CF94C" w14:textId="77777777" w:rsidR="008D6D4D" w:rsidRPr="007036CE" w:rsidRDefault="008D6D4D" w:rsidP="008212CC">
            <w:pPr>
              <w:pStyle w:val="GOSTTablenorm"/>
              <w:rPr>
                <w:ins w:id="14166" w:author="Опаева Лидия Арашаевна" w:date="2024-10-01T11:41:00Z"/>
              </w:rPr>
            </w:pPr>
            <w:ins w:id="14167" w:author="Опаева Лидия Арашаевна" w:date="2024-10-01T11:41:00Z">
              <w:r w:rsidRPr="007036CE">
                <w:t>КБК_Дт</w:t>
              </w:r>
            </w:ins>
          </w:p>
        </w:tc>
        <w:tc>
          <w:tcPr>
            <w:tcW w:w="302" w:type="pct"/>
          </w:tcPr>
          <w:p w14:paraId="4F049C1F" w14:textId="77777777" w:rsidR="008D6D4D" w:rsidRPr="007036CE" w:rsidRDefault="008D6D4D" w:rsidP="008212CC">
            <w:pPr>
              <w:pStyle w:val="GOSTTablenorm"/>
              <w:rPr>
                <w:ins w:id="14168" w:author="Опаева Лидия Арашаевна" w:date="2024-10-01T11:41:00Z"/>
              </w:rPr>
            </w:pPr>
            <w:ins w:id="14169" w:author="Опаева Лидия Арашаевна" w:date="2024-10-01T11:41:00Z">
              <w:r w:rsidRPr="007036CE">
                <w:t>нет</w:t>
              </w:r>
            </w:ins>
          </w:p>
        </w:tc>
        <w:tc>
          <w:tcPr>
            <w:tcW w:w="1109" w:type="pct"/>
          </w:tcPr>
          <w:p w14:paraId="7EE61DFC" w14:textId="77777777" w:rsidR="008D6D4D" w:rsidRPr="007036CE" w:rsidRDefault="008D6D4D" w:rsidP="008212CC">
            <w:pPr>
              <w:pStyle w:val="GOSTTablenorm"/>
              <w:rPr>
                <w:ins w:id="14170" w:author="Опаева Лидия Арашаевна" w:date="2024-10-01T11:41:00Z"/>
              </w:rPr>
            </w:pPr>
            <w:ins w:id="14171" w:author="Опаева Лидия Арашаевна" w:date="2024-10-01T11:41:00Z">
              <w:r w:rsidRPr="007036CE">
                <w:t>КБК по Дт</w:t>
              </w:r>
            </w:ins>
          </w:p>
        </w:tc>
        <w:tc>
          <w:tcPr>
            <w:tcW w:w="1109" w:type="pct"/>
          </w:tcPr>
          <w:p w14:paraId="5D194CBF" w14:textId="77777777" w:rsidR="008D6D4D" w:rsidRPr="007036CE" w:rsidRDefault="008D6D4D" w:rsidP="008212CC">
            <w:pPr>
              <w:pStyle w:val="GOSTTablenorm"/>
              <w:rPr>
                <w:ins w:id="14172" w:author="Опаева Лидия Арашаевна" w:date="2024-10-01T11:41:00Z"/>
              </w:rPr>
            </w:pPr>
            <w:ins w:id="14173" w:author="Опаева Лидия Арашаевна" w:date="2024-10-01T11:41:00Z">
              <w:r w:rsidRPr="007036CE">
                <w:t>T0504833:DT_KBK</w:t>
              </w:r>
            </w:ins>
          </w:p>
        </w:tc>
        <w:tc>
          <w:tcPr>
            <w:tcW w:w="1371" w:type="pct"/>
          </w:tcPr>
          <w:p w14:paraId="2EA23380" w14:textId="77777777" w:rsidR="008D6D4D" w:rsidRPr="007036CE" w:rsidRDefault="008D6D4D" w:rsidP="008212CC">
            <w:pPr>
              <w:pStyle w:val="GOSTTablenorm"/>
              <w:rPr>
                <w:ins w:id="14174" w:author="Опаева Лидия Арашаевна" w:date="2024-10-01T11:41:00Z"/>
              </w:rPr>
            </w:pPr>
          </w:p>
        </w:tc>
      </w:tr>
      <w:tr w:rsidR="008D6D4D" w:rsidRPr="007036CE" w14:paraId="0D85B62D" w14:textId="77777777" w:rsidTr="008212CC">
        <w:trPr>
          <w:ins w:id="14175" w:author="Опаева Лидия Арашаевна" w:date="2024-10-01T11:41:00Z"/>
        </w:trPr>
        <w:tc>
          <w:tcPr>
            <w:tcW w:w="1109" w:type="pct"/>
          </w:tcPr>
          <w:p w14:paraId="1C28253E" w14:textId="77777777" w:rsidR="008D6D4D" w:rsidRPr="007036CE" w:rsidRDefault="008D6D4D" w:rsidP="008212CC">
            <w:pPr>
              <w:pStyle w:val="GOSTTablenorm"/>
              <w:rPr>
                <w:ins w:id="14176" w:author="Опаева Лидия Арашаевна" w:date="2024-10-01T11:41:00Z"/>
              </w:rPr>
            </w:pPr>
            <w:ins w:id="14177" w:author="Опаева Лидия Арашаевна" w:date="2024-10-01T11:41:00Z">
              <w:r w:rsidRPr="007036CE">
                <w:t>КБК_Кт</w:t>
              </w:r>
            </w:ins>
          </w:p>
        </w:tc>
        <w:tc>
          <w:tcPr>
            <w:tcW w:w="302" w:type="pct"/>
          </w:tcPr>
          <w:p w14:paraId="4B2987A6" w14:textId="77777777" w:rsidR="008D6D4D" w:rsidRPr="007036CE" w:rsidRDefault="008D6D4D" w:rsidP="008212CC">
            <w:pPr>
              <w:pStyle w:val="GOSTTablenorm"/>
              <w:rPr>
                <w:ins w:id="14178" w:author="Опаева Лидия Арашаевна" w:date="2024-10-01T11:41:00Z"/>
              </w:rPr>
            </w:pPr>
            <w:ins w:id="14179" w:author="Опаева Лидия Арашаевна" w:date="2024-10-01T11:41:00Z">
              <w:r w:rsidRPr="007036CE">
                <w:t>нет</w:t>
              </w:r>
            </w:ins>
          </w:p>
        </w:tc>
        <w:tc>
          <w:tcPr>
            <w:tcW w:w="1109" w:type="pct"/>
          </w:tcPr>
          <w:p w14:paraId="1345DA20" w14:textId="77777777" w:rsidR="008D6D4D" w:rsidRPr="007036CE" w:rsidRDefault="008D6D4D" w:rsidP="008212CC">
            <w:pPr>
              <w:pStyle w:val="GOSTTablenorm"/>
              <w:rPr>
                <w:ins w:id="14180" w:author="Опаева Лидия Арашаевна" w:date="2024-10-01T11:41:00Z"/>
              </w:rPr>
            </w:pPr>
            <w:ins w:id="14181" w:author="Опаева Лидия Арашаевна" w:date="2024-10-01T11:41:00Z">
              <w:r w:rsidRPr="007036CE">
                <w:t>КБК по Кт</w:t>
              </w:r>
            </w:ins>
          </w:p>
        </w:tc>
        <w:tc>
          <w:tcPr>
            <w:tcW w:w="1109" w:type="pct"/>
          </w:tcPr>
          <w:p w14:paraId="79CDC9E6" w14:textId="77777777" w:rsidR="008D6D4D" w:rsidRPr="007036CE" w:rsidRDefault="008D6D4D" w:rsidP="008212CC">
            <w:pPr>
              <w:pStyle w:val="GOSTTablenorm"/>
              <w:rPr>
                <w:ins w:id="14182" w:author="Опаева Лидия Арашаевна" w:date="2024-10-01T11:41:00Z"/>
              </w:rPr>
            </w:pPr>
            <w:ins w:id="14183" w:author="Опаева Лидия Арашаевна" w:date="2024-10-01T11:41:00Z">
              <w:r w:rsidRPr="007036CE">
                <w:t>T0504833:CT_KBK</w:t>
              </w:r>
            </w:ins>
          </w:p>
        </w:tc>
        <w:tc>
          <w:tcPr>
            <w:tcW w:w="1371" w:type="pct"/>
          </w:tcPr>
          <w:p w14:paraId="66C7794F" w14:textId="77777777" w:rsidR="008D6D4D" w:rsidRPr="007036CE" w:rsidRDefault="008D6D4D" w:rsidP="008212CC">
            <w:pPr>
              <w:pStyle w:val="GOSTTablenorm"/>
              <w:rPr>
                <w:ins w:id="14184" w:author="Опаева Лидия Арашаевна" w:date="2024-10-01T11:41:00Z"/>
              </w:rPr>
            </w:pPr>
          </w:p>
        </w:tc>
      </w:tr>
      <w:tr w:rsidR="008D6D4D" w:rsidRPr="007036CE" w14:paraId="259DC8CB" w14:textId="77777777" w:rsidTr="008212CC">
        <w:trPr>
          <w:ins w:id="14185" w:author="Опаева Лидия Арашаевна" w:date="2024-10-01T11:41:00Z"/>
        </w:trPr>
        <w:tc>
          <w:tcPr>
            <w:tcW w:w="1109" w:type="pct"/>
          </w:tcPr>
          <w:p w14:paraId="5DAA9418" w14:textId="77777777" w:rsidR="008D6D4D" w:rsidRPr="007036CE" w:rsidRDefault="008D6D4D" w:rsidP="008212CC">
            <w:pPr>
              <w:pStyle w:val="GOSTTablenorm"/>
              <w:rPr>
                <w:ins w:id="14186" w:author="Опаева Лидия Арашаевна" w:date="2024-10-01T11:41:00Z"/>
              </w:rPr>
            </w:pPr>
            <w:ins w:id="14187" w:author="Опаева Лидия Арашаевна" w:date="2024-10-01T11:41:00Z">
              <w:r w:rsidRPr="007036CE">
                <w:t>Тип_КБК_Дт</w:t>
              </w:r>
            </w:ins>
          </w:p>
        </w:tc>
        <w:tc>
          <w:tcPr>
            <w:tcW w:w="302" w:type="pct"/>
          </w:tcPr>
          <w:p w14:paraId="74003BF3" w14:textId="77777777" w:rsidR="008D6D4D" w:rsidRPr="007036CE" w:rsidRDefault="008D6D4D" w:rsidP="008212CC">
            <w:pPr>
              <w:pStyle w:val="GOSTTablenorm"/>
              <w:rPr>
                <w:ins w:id="14188" w:author="Опаева Лидия Арашаевна" w:date="2024-10-01T11:41:00Z"/>
              </w:rPr>
            </w:pPr>
            <w:ins w:id="14189" w:author="Опаева Лидия Арашаевна" w:date="2024-10-01T11:41:00Z">
              <w:r w:rsidRPr="007036CE">
                <w:t>нет</w:t>
              </w:r>
            </w:ins>
          </w:p>
        </w:tc>
        <w:tc>
          <w:tcPr>
            <w:tcW w:w="1109" w:type="pct"/>
          </w:tcPr>
          <w:p w14:paraId="4808D44F" w14:textId="77777777" w:rsidR="008D6D4D" w:rsidRPr="007036CE" w:rsidRDefault="008D6D4D" w:rsidP="008212CC">
            <w:pPr>
              <w:pStyle w:val="GOSTTablenorm"/>
              <w:rPr>
                <w:ins w:id="14190" w:author="Опаева Лидия Арашаевна" w:date="2024-10-01T11:41:00Z"/>
              </w:rPr>
            </w:pPr>
            <w:ins w:id="14191" w:author="Опаева Лидия Арашаевна" w:date="2024-10-01T11:41:00Z">
              <w:r w:rsidRPr="007036CE">
                <w:t>Тип КБК по Дт</w:t>
              </w:r>
            </w:ins>
          </w:p>
        </w:tc>
        <w:tc>
          <w:tcPr>
            <w:tcW w:w="1109" w:type="pct"/>
          </w:tcPr>
          <w:p w14:paraId="15C5BE6F" w14:textId="77777777" w:rsidR="008D6D4D" w:rsidRPr="007036CE" w:rsidRDefault="008D6D4D" w:rsidP="008212CC">
            <w:pPr>
              <w:pStyle w:val="GOSTTablenorm"/>
              <w:rPr>
                <w:ins w:id="14192" w:author="Опаева Лидия Арашаевна" w:date="2024-10-01T11:41:00Z"/>
              </w:rPr>
            </w:pPr>
            <w:ins w:id="14193" w:author="Опаева Лидия Арашаевна" w:date="2024-10-01T11:41:00Z">
              <w:r w:rsidRPr="007036CE">
                <w:t>T0504833:DT_TYPEKBK</w:t>
              </w:r>
            </w:ins>
          </w:p>
        </w:tc>
        <w:tc>
          <w:tcPr>
            <w:tcW w:w="1371" w:type="pct"/>
          </w:tcPr>
          <w:p w14:paraId="5E2752BB" w14:textId="77777777" w:rsidR="008D6D4D" w:rsidRPr="007036CE" w:rsidRDefault="008D6D4D" w:rsidP="008212CC">
            <w:pPr>
              <w:pStyle w:val="GOSTTablenorm"/>
              <w:rPr>
                <w:ins w:id="14194" w:author="Опаева Лидия Арашаевна" w:date="2024-10-01T11:41:00Z"/>
              </w:rPr>
            </w:pPr>
          </w:p>
        </w:tc>
      </w:tr>
      <w:tr w:rsidR="008D6D4D" w:rsidRPr="007036CE" w14:paraId="79963C86" w14:textId="77777777" w:rsidTr="008212CC">
        <w:trPr>
          <w:ins w:id="14195" w:author="Опаева Лидия Арашаевна" w:date="2024-10-01T11:41:00Z"/>
        </w:trPr>
        <w:tc>
          <w:tcPr>
            <w:tcW w:w="1109" w:type="pct"/>
          </w:tcPr>
          <w:p w14:paraId="312CED10" w14:textId="77777777" w:rsidR="008D6D4D" w:rsidRPr="007036CE" w:rsidRDefault="008D6D4D" w:rsidP="008212CC">
            <w:pPr>
              <w:pStyle w:val="GOSTTablenorm"/>
              <w:rPr>
                <w:ins w:id="14196" w:author="Опаева Лидия Арашаевна" w:date="2024-10-01T11:41:00Z"/>
              </w:rPr>
            </w:pPr>
            <w:ins w:id="14197" w:author="Опаева Лидия Арашаевна" w:date="2024-10-01T11:41:00Z">
              <w:r w:rsidRPr="007036CE">
                <w:t>Тип_КБК_Кт</w:t>
              </w:r>
            </w:ins>
          </w:p>
        </w:tc>
        <w:tc>
          <w:tcPr>
            <w:tcW w:w="302" w:type="pct"/>
          </w:tcPr>
          <w:p w14:paraId="238F4612" w14:textId="77777777" w:rsidR="008D6D4D" w:rsidRPr="007036CE" w:rsidRDefault="008D6D4D" w:rsidP="008212CC">
            <w:pPr>
              <w:pStyle w:val="GOSTTablenorm"/>
              <w:rPr>
                <w:ins w:id="14198" w:author="Опаева Лидия Арашаевна" w:date="2024-10-01T11:41:00Z"/>
              </w:rPr>
            </w:pPr>
            <w:ins w:id="14199" w:author="Опаева Лидия Арашаевна" w:date="2024-10-01T11:41:00Z">
              <w:r w:rsidRPr="007036CE">
                <w:t>нет</w:t>
              </w:r>
            </w:ins>
          </w:p>
        </w:tc>
        <w:tc>
          <w:tcPr>
            <w:tcW w:w="1109" w:type="pct"/>
          </w:tcPr>
          <w:p w14:paraId="4A7FF06A" w14:textId="77777777" w:rsidR="008D6D4D" w:rsidRPr="007036CE" w:rsidRDefault="008D6D4D" w:rsidP="008212CC">
            <w:pPr>
              <w:pStyle w:val="GOSTTablenorm"/>
              <w:rPr>
                <w:ins w:id="14200" w:author="Опаева Лидия Арашаевна" w:date="2024-10-01T11:41:00Z"/>
              </w:rPr>
            </w:pPr>
            <w:ins w:id="14201" w:author="Опаева Лидия Арашаевна" w:date="2024-10-01T11:41:00Z">
              <w:r w:rsidRPr="007036CE">
                <w:t>Тип КБК по Кт</w:t>
              </w:r>
            </w:ins>
          </w:p>
        </w:tc>
        <w:tc>
          <w:tcPr>
            <w:tcW w:w="1109" w:type="pct"/>
          </w:tcPr>
          <w:p w14:paraId="2936DE1D" w14:textId="77777777" w:rsidR="008D6D4D" w:rsidRPr="007036CE" w:rsidRDefault="008D6D4D" w:rsidP="008212CC">
            <w:pPr>
              <w:pStyle w:val="GOSTTablenorm"/>
              <w:rPr>
                <w:ins w:id="14202" w:author="Опаева Лидия Арашаевна" w:date="2024-10-01T11:41:00Z"/>
              </w:rPr>
            </w:pPr>
            <w:ins w:id="14203" w:author="Опаева Лидия Арашаевна" w:date="2024-10-01T11:41:00Z">
              <w:r w:rsidRPr="007036CE">
                <w:t>T0504833:</w:t>
              </w:r>
              <w:r w:rsidRPr="007036CE">
                <w:rPr>
                  <w:lang w:val="en-US"/>
                </w:rPr>
                <w:t>C</w:t>
              </w:r>
              <w:r w:rsidRPr="007036CE">
                <w:t>T_TYPEKBK</w:t>
              </w:r>
            </w:ins>
          </w:p>
        </w:tc>
        <w:tc>
          <w:tcPr>
            <w:tcW w:w="1371" w:type="pct"/>
          </w:tcPr>
          <w:p w14:paraId="38F3BC94" w14:textId="77777777" w:rsidR="008D6D4D" w:rsidRPr="007036CE" w:rsidRDefault="008D6D4D" w:rsidP="008212CC">
            <w:pPr>
              <w:pStyle w:val="GOSTTablenorm"/>
              <w:rPr>
                <w:ins w:id="14204" w:author="Опаева Лидия Арашаевна" w:date="2024-10-01T11:41:00Z"/>
              </w:rPr>
            </w:pPr>
          </w:p>
        </w:tc>
      </w:tr>
      <w:tr w:rsidR="008D6D4D" w:rsidRPr="007036CE" w14:paraId="1B40A18D" w14:textId="77777777" w:rsidTr="008212CC">
        <w:trPr>
          <w:ins w:id="14205" w:author="Опаева Лидия Арашаевна" w:date="2024-10-01T11:41:00Z"/>
        </w:trPr>
        <w:tc>
          <w:tcPr>
            <w:tcW w:w="1109" w:type="pct"/>
          </w:tcPr>
          <w:p w14:paraId="139CDAD1" w14:textId="77777777" w:rsidR="008D6D4D" w:rsidRPr="007036CE" w:rsidRDefault="008D6D4D" w:rsidP="008212CC">
            <w:pPr>
              <w:pStyle w:val="GOSTTablenorm"/>
              <w:rPr>
                <w:ins w:id="14206" w:author="Опаева Лидия Арашаевна" w:date="2024-10-01T11:41:00Z"/>
              </w:rPr>
            </w:pPr>
            <w:ins w:id="14207" w:author="Опаева Лидия Арашаевна" w:date="2024-10-01T11:41:00Z">
              <w:r w:rsidRPr="007036CE">
                <w:t>Вид_средств_Дт</w:t>
              </w:r>
            </w:ins>
          </w:p>
        </w:tc>
        <w:tc>
          <w:tcPr>
            <w:tcW w:w="302" w:type="pct"/>
          </w:tcPr>
          <w:p w14:paraId="03833A67" w14:textId="77777777" w:rsidR="008D6D4D" w:rsidRPr="007036CE" w:rsidRDefault="008D6D4D" w:rsidP="008212CC">
            <w:pPr>
              <w:pStyle w:val="GOSTTablenorm"/>
              <w:rPr>
                <w:ins w:id="14208" w:author="Опаева Лидия Арашаевна" w:date="2024-10-01T11:41:00Z"/>
              </w:rPr>
            </w:pPr>
            <w:ins w:id="14209" w:author="Опаева Лидия Арашаевна" w:date="2024-10-01T11:41:00Z">
              <w:r w:rsidRPr="007036CE">
                <w:t>нет</w:t>
              </w:r>
            </w:ins>
          </w:p>
        </w:tc>
        <w:tc>
          <w:tcPr>
            <w:tcW w:w="1109" w:type="pct"/>
          </w:tcPr>
          <w:p w14:paraId="5C6436EA" w14:textId="77777777" w:rsidR="008D6D4D" w:rsidRPr="007036CE" w:rsidRDefault="008D6D4D" w:rsidP="008212CC">
            <w:pPr>
              <w:pStyle w:val="GOSTTablenorm"/>
              <w:rPr>
                <w:ins w:id="14210" w:author="Опаева Лидия Арашаевна" w:date="2024-10-01T11:41:00Z"/>
              </w:rPr>
            </w:pPr>
            <w:ins w:id="14211" w:author="Опаева Лидия Арашаевна" w:date="2024-10-01T11:41:00Z">
              <w:r w:rsidRPr="007036CE">
                <w:t>Вид средств по Дт</w:t>
              </w:r>
            </w:ins>
          </w:p>
        </w:tc>
        <w:tc>
          <w:tcPr>
            <w:tcW w:w="1109" w:type="pct"/>
          </w:tcPr>
          <w:p w14:paraId="0B9BA360" w14:textId="77777777" w:rsidR="008D6D4D" w:rsidRPr="007036CE" w:rsidRDefault="008D6D4D" w:rsidP="008212CC">
            <w:pPr>
              <w:pStyle w:val="GOSTTablenorm"/>
              <w:rPr>
                <w:ins w:id="14212" w:author="Опаева Лидия Арашаевна" w:date="2024-10-01T11:41:00Z"/>
              </w:rPr>
            </w:pPr>
            <w:ins w:id="14213" w:author="Опаева Лидия Арашаевна" w:date="2024-10-01T11:41:00Z">
              <w:r w:rsidRPr="007036CE">
                <w:t>T0504833:DT_KVFO</w:t>
              </w:r>
            </w:ins>
          </w:p>
        </w:tc>
        <w:tc>
          <w:tcPr>
            <w:tcW w:w="1371" w:type="pct"/>
          </w:tcPr>
          <w:p w14:paraId="6CD750B8" w14:textId="77777777" w:rsidR="008D6D4D" w:rsidRPr="007036CE" w:rsidRDefault="008D6D4D" w:rsidP="008212CC">
            <w:pPr>
              <w:pStyle w:val="GOSTTablenorm"/>
              <w:rPr>
                <w:ins w:id="14214" w:author="Опаева Лидия Арашаевна" w:date="2024-10-01T11:41:00Z"/>
              </w:rPr>
            </w:pPr>
          </w:p>
        </w:tc>
      </w:tr>
      <w:tr w:rsidR="008D6D4D" w:rsidRPr="007036CE" w14:paraId="499FF43C" w14:textId="77777777" w:rsidTr="008212CC">
        <w:trPr>
          <w:ins w:id="14215" w:author="Опаева Лидия Арашаевна" w:date="2024-10-01T11:41:00Z"/>
        </w:trPr>
        <w:tc>
          <w:tcPr>
            <w:tcW w:w="1109" w:type="pct"/>
          </w:tcPr>
          <w:p w14:paraId="198257B2" w14:textId="77777777" w:rsidR="008D6D4D" w:rsidRPr="007036CE" w:rsidRDefault="008D6D4D" w:rsidP="008212CC">
            <w:pPr>
              <w:pStyle w:val="GOSTTablenorm"/>
              <w:rPr>
                <w:ins w:id="14216" w:author="Опаева Лидия Арашаевна" w:date="2024-10-01T11:41:00Z"/>
              </w:rPr>
            </w:pPr>
            <w:ins w:id="14217" w:author="Опаева Лидия Арашаевна" w:date="2024-10-01T11:41:00Z">
              <w:r w:rsidRPr="007036CE">
                <w:t>Вид_средств_Кт</w:t>
              </w:r>
            </w:ins>
          </w:p>
        </w:tc>
        <w:tc>
          <w:tcPr>
            <w:tcW w:w="302" w:type="pct"/>
          </w:tcPr>
          <w:p w14:paraId="386B075B" w14:textId="77777777" w:rsidR="008D6D4D" w:rsidRPr="007036CE" w:rsidRDefault="008D6D4D" w:rsidP="008212CC">
            <w:pPr>
              <w:pStyle w:val="GOSTTablenorm"/>
              <w:rPr>
                <w:ins w:id="14218" w:author="Опаева Лидия Арашаевна" w:date="2024-10-01T11:41:00Z"/>
              </w:rPr>
            </w:pPr>
            <w:ins w:id="14219" w:author="Опаева Лидия Арашаевна" w:date="2024-10-01T11:41:00Z">
              <w:r w:rsidRPr="007036CE">
                <w:t>нет</w:t>
              </w:r>
            </w:ins>
          </w:p>
        </w:tc>
        <w:tc>
          <w:tcPr>
            <w:tcW w:w="1109" w:type="pct"/>
          </w:tcPr>
          <w:p w14:paraId="7D05F0AB" w14:textId="77777777" w:rsidR="008D6D4D" w:rsidRPr="007036CE" w:rsidRDefault="008D6D4D" w:rsidP="008212CC">
            <w:pPr>
              <w:pStyle w:val="GOSTTablenorm"/>
              <w:rPr>
                <w:ins w:id="14220" w:author="Опаева Лидия Арашаевна" w:date="2024-10-01T11:41:00Z"/>
              </w:rPr>
            </w:pPr>
            <w:ins w:id="14221" w:author="Опаева Лидия Арашаевна" w:date="2024-10-01T11:41:00Z">
              <w:r w:rsidRPr="007036CE">
                <w:t>Вид средств по Кт</w:t>
              </w:r>
            </w:ins>
          </w:p>
        </w:tc>
        <w:tc>
          <w:tcPr>
            <w:tcW w:w="1109" w:type="pct"/>
          </w:tcPr>
          <w:p w14:paraId="67EEBC51" w14:textId="77777777" w:rsidR="008D6D4D" w:rsidRPr="007036CE" w:rsidRDefault="008D6D4D" w:rsidP="008212CC">
            <w:pPr>
              <w:pStyle w:val="GOSTTablenorm"/>
              <w:rPr>
                <w:ins w:id="14222" w:author="Опаева Лидия Арашаевна" w:date="2024-10-01T11:41:00Z"/>
              </w:rPr>
            </w:pPr>
            <w:ins w:id="14223" w:author="Опаева Лидия Арашаевна" w:date="2024-10-01T11:41:00Z">
              <w:r w:rsidRPr="007036CE">
                <w:t>T0504833:</w:t>
              </w:r>
              <w:r w:rsidRPr="007036CE">
                <w:rPr>
                  <w:lang w:val="en-US"/>
                </w:rPr>
                <w:t>C</w:t>
              </w:r>
              <w:r w:rsidRPr="007036CE">
                <w:t>T_KVFO</w:t>
              </w:r>
            </w:ins>
          </w:p>
        </w:tc>
        <w:tc>
          <w:tcPr>
            <w:tcW w:w="1371" w:type="pct"/>
          </w:tcPr>
          <w:p w14:paraId="4CBB545B" w14:textId="77777777" w:rsidR="008D6D4D" w:rsidRPr="007036CE" w:rsidRDefault="008D6D4D" w:rsidP="008212CC">
            <w:pPr>
              <w:pStyle w:val="GOSTTablenorm"/>
              <w:rPr>
                <w:ins w:id="14224" w:author="Опаева Лидия Арашаевна" w:date="2024-10-01T11:41:00Z"/>
              </w:rPr>
            </w:pPr>
          </w:p>
        </w:tc>
      </w:tr>
      <w:tr w:rsidR="008D6D4D" w:rsidRPr="007036CE" w14:paraId="5BF9249A" w14:textId="77777777" w:rsidTr="008212CC">
        <w:trPr>
          <w:ins w:id="14225" w:author="Опаева Лидия Арашаевна" w:date="2024-10-01T11:41:00Z"/>
        </w:trPr>
        <w:tc>
          <w:tcPr>
            <w:tcW w:w="1109" w:type="pct"/>
          </w:tcPr>
          <w:p w14:paraId="18697F16" w14:textId="77777777" w:rsidR="008D6D4D" w:rsidRPr="007036CE" w:rsidRDefault="008D6D4D" w:rsidP="008212CC">
            <w:pPr>
              <w:pStyle w:val="GOSTTablenorm"/>
              <w:rPr>
                <w:ins w:id="14226" w:author="Опаева Лидия Арашаевна" w:date="2024-10-01T11:41:00Z"/>
              </w:rPr>
            </w:pPr>
            <w:ins w:id="14227" w:author="Опаева Лидия Арашаевна" w:date="2024-10-01T11:41:00Z">
              <w:r w:rsidRPr="007036CE">
                <w:t>Вид_деятельности_Дт</w:t>
              </w:r>
            </w:ins>
          </w:p>
        </w:tc>
        <w:tc>
          <w:tcPr>
            <w:tcW w:w="302" w:type="pct"/>
          </w:tcPr>
          <w:p w14:paraId="223D27F1" w14:textId="77777777" w:rsidR="008D6D4D" w:rsidRPr="007036CE" w:rsidRDefault="008D6D4D" w:rsidP="008212CC">
            <w:pPr>
              <w:pStyle w:val="GOSTTablenorm"/>
              <w:rPr>
                <w:ins w:id="14228" w:author="Опаева Лидия Арашаевна" w:date="2024-10-01T11:41:00Z"/>
              </w:rPr>
            </w:pPr>
            <w:ins w:id="14229" w:author="Опаева Лидия Арашаевна" w:date="2024-10-01T11:41:00Z">
              <w:r w:rsidRPr="007036CE">
                <w:t>да</w:t>
              </w:r>
            </w:ins>
          </w:p>
        </w:tc>
        <w:tc>
          <w:tcPr>
            <w:tcW w:w="1109" w:type="pct"/>
          </w:tcPr>
          <w:p w14:paraId="1F31FDD4" w14:textId="77777777" w:rsidR="008D6D4D" w:rsidRPr="007036CE" w:rsidRDefault="008D6D4D" w:rsidP="008212CC">
            <w:pPr>
              <w:pStyle w:val="GOSTTablenorm"/>
              <w:rPr>
                <w:ins w:id="14230" w:author="Опаева Лидия Арашаевна" w:date="2024-10-01T11:41:00Z"/>
              </w:rPr>
            </w:pPr>
            <w:ins w:id="14231" w:author="Опаева Лидия Арашаевна" w:date="2024-10-01T11:41:00Z">
              <w:r w:rsidRPr="007036CE">
                <w:t>Вид деятельности по Дт</w:t>
              </w:r>
            </w:ins>
          </w:p>
        </w:tc>
        <w:tc>
          <w:tcPr>
            <w:tcW w:w="1109" w:type="pct"/>
          </w:tcPr>
          <w:p w14:paraId="5BE3671C" w14:textId="77777777" w:rsidR="008D6D4D" w:rsidRPr="007036CE" w:rsidRDefault="008D6D4D" w:rsidP="008212CC">
            <w:pPr>
              <w:pStyle w:val="GOSTTablenorm"/>
              <w:rPr>
                <w:ins w:id="14232" w:author="Опаева Лидия Арашаевна" w:date="2024-10-01T11:41:00Z"/>
              </w:rPr>
            </w:pPr>
            <w:ins w:id="14233" w:author="Опаева Лидия Арашаевна" w:date="2024-10-01T11:41:00Z">
              <w:r w:rsidRPr="007036CE">
                <w:t>T0504833:DT_KVFO</w:t>
              </w:r>
            </w:ins>
          </w:p>
        </w:tc>
        <w:tc>
          <w:tcPr>
            <w:tcW w:w="1371" w:type="pct"/>
          </w:tcPr>
          <w:p w14:paraId="3DF786BF" w14:textId="77777777" w:rsidR="008D6D4D" w:rsidRPr="007036CE" w:rsidRDefault="008D6D4D" w:rsidP="008212CC">
            <w:pPr>
              <w:pStyle w:val="GOSTTablenorm"/>
              <w:rPr>
                <w:ins w:id="14234" w:author="Опаева Лидия Арашаевна" w:date="2024-10-01T11:41:00Z"/>
              </w:rPr>
            </w:pPr>
            <w:ins w:id="14235" w:author="Опаева Лидия Арашаевна" w:date="2024-10-01T11:41:00Z">
              <w:r w:rsidRPr="007036CE">
                <w:t>Заполняется первым символом значения атрибута Вид_средств_Дт</w:t>
              </w:r>
            </w:ins>
          </w:p>
        </w:tc>
      </w:tr>
      <w:tr w:rsidR="008D6D4D" w:rsidRPr="007036CE" w14:paraId="62EB57E9" w14:textId="77777777" w:rsidTr="008212CC">
        <w:trPr>
          <w:ins w:id="14236" w:author="Опаева Лидия Арашаевна" w:date="2024-10-01T11:41:00Z"/>
        </w:trPr>
        <w:tc>
          <w:tcPr>
            <w:tcW w:w="1109" w:type="pct"/>
          </w:tcPr>
          <w:p w14:paraId="7FFE1244" w14:textId="77777777" w:rsidR="008D6D4D" w:rsidRPr="007036CE" w:rsidRDefault="008D6D4D" w:rsidP="008212CC">
            <w:pPr>
              <w:pStyle w:val="GOSTTablenorm"/>
              <w:rPr>
                <w:ins w:id="14237" w:author="Опаева Лидия Арашаевна" w:date="2024-10-01T11:41:00Z"/>
              </w:rPr>
            </w:pPr>
            <w:ins w:id="14238" w:author="Опаева Лидия Арашаевна" w:date="2024-10-01T11:41:00Z">
              <w:r w:rsidRPr="007036CE">
                <w:t>Вид_деятельности_Кт</w:t>
              </w:r>
            </w:ins>
          </w:p>
        </w:tc>
        <w:tc>
          <w:tcPr>
            <w:tcW w:w="302" w:type="pct"/>
          </w:tcPr>
          <w:p w14:paraId="510FB13D" w14:textId="77777777" w:rsidR="008D6D4D" w:rsidRPr="007036CE" w:rsidRDefault="008D6D4D" w:rsidP="008212CC">
            <w:pPr>
              <w:pStyle w:val="GOSTTablenorm"/>
              <w:rPr>
                <w:ins w:id="14239" w:author="Опаева Лидия Арашаевна" w:date="2024-10-01T11:41:00Z"/>
              </w:rPr>
            </w:pPr>
            <w:ins w:id="14240" w:author="Опаева Лидия Арашаевна" w:date="2024-10-01T11:41:00Z">
              <w:r w:rsidRPr="007036CE">
                <w:t>да</w:t>
              </w:r>
            </w:ins>
          </w:p>
        </w:tc>
        <w:tc>
          <w:tcPr>
            <w:tcW w:w="1109" w:type="pct"/>
          </w:tcPr>
          <w:p w14:paraId="620F58C9" w14:textId="77777777" w:rsidR="008D6D4D" w:rsidRPr="007036CE" w:rsidRDefault="008D6D4D" w:rsidP="008212CC">
            <w:pPr>
              <w:pStyle w:val="GOSTTablenorm"/>
              <w:rPr>
                <w:ins w:id="14241" w:author="Опаева Лидия Арашаевна" w:date="2024-10-01T11:41:00Z"/>
              </w:rPr>
            </w:pPr>
            <w:ins w:id="14242" w:author="Опаева Лидия Арашаевна" w:date="2024-10-01T11:41:00Z">
              <w:r w:rsidRPr="007036CE">
                <w:t>Вид деятельности по Кт</w:t>
              </w:r>
            </w:ins>
          </w:p>
        </w:tc>
        <w:tc>
          <w:tcPr>
            <w:tcW w:w="1109" w:type="pct"/>
          </w:tcPr>
          <w:p w14:paraId="01CDF8E1" w14:textId="77777777" w:rsidR="008D6D4D" w:rsidRPr="007036CE" w:rsidRDefault="008D6D4D" w:rsidP="008212CC">
            <w:pPr>
              <w:pStyle w:val="GOSTTablenorm"/>
              <w:rPr>
                <w:ins w:id="14243" w:author="Опаева Лидия Арашаевна" w:date="2024-10-01T11:41:00Z"/>
              </w:rPr>
            </w:pPr>
            <w:ins w:id="14244" w:author="Опаева Лидия Арашаевна" w:date="2024-10-01T11:41:00Z">
              <w:r w:rsidRPr="007036CE">
                <w:t>T0504833:</w:t>
              </w:r>
              <w:r w:rsidRPr="007036CE">
                <w:rPr>
                  <w:lang w:val="en-US"/>
                </w:rPr>
                <w:t>C</w:t>
              </w:r>
              <w:r w:rsidRPr="007036CE">
                <w:t>T_KVFO</w:t>
              </w:r>
            </w:ins>
          </w:p>
        </w:tc>
        <w:tc>
          <w:tcPr>
            <w:tcW w:w="1371" w:type="pct"/>
          </w:tcPr>
          <w:p w14:paraId="55D18BC1" w14:textId="77777777" w:rsidR="008D6D4D" w:rsidRPr="007036CE" w:rsidRDefault="008D6D4D" w:rsidP="008212CC">
            <w:pPr>
              <w:pStyle w:val="GOSTTablenorm"/>
              <w:rPr>
                <w:ins w:id="14245" w:author="Опаева Лидия Арашаевна" w:date="2024-10-01T11:41:00Z"/>
              </w:rPr>
            </w:pPr>
            <w:ins w:id="14246" w:author="Опаева Лидия Арашаевна" w:date="2024-10-01T11:41:00Z">
              <w:r w:rsidRPr="007036CE">
                <w:t>Заполняется первым символом значения атрибута Вид_средств_Кт</w:t>
              </w:r>
            </w:ins>
          </w:p>
        </w:tc>
      </w:tr>
      <w:tr w:rsidR="008D6D4D" w:rsidRPr="007036CE" w14:paraId="390777A2" w14:textId="77777777" w:rsidTr="008212CC">
        <w:trPr>
          <w:ins w:id="14247" w:author="Опаева Лидия Арашаевна" w:date="2024-10-01T11:41:00Z"/>
        </w:trPr>
        <w:tc>
          <w:tcPr>
            <w:tcW w:w="1109" w:type="pct"/>
          </w:tcPr>
          <w:p w14:paraId="79986C98" w14:textId="77777777" w:rsidR="008D6D4D" w:rsidRPr="007036CE" w:rsidRDefault="008D6D4D" w:rsidP="008212CC">
            <w:pPr>
              <w:pStyle w:val="GOSTTablenorm"/>
              <w:rPr>
                <w:ins w:id="14248" w:author="Опаева Лидия Арашаевна" w:date="2024-10-01T11:41:00Z"/>
              </w:rPr>
            </w:pPr>
            <w:ins w:id="14249" w:author="Опаева Лидия Арашаевна" w:date="2024-10-01T11:41:00Z">
              <w:r w:rsidRPr="007036CE">
                <w:t>Показатель_ЛС_Дт</w:t>
              </w:r>
            </w:ins>
          </w:p>
        </w:tc>
        <w:tc>
          <w:tcPr>
            <w:tcW w:w="302" w:type="pct"/>
          </w:tcPr>
          <w:p w14:paraId="678AF316" w14:textId="77777777" w:rsidR="008D6D4D" w:rsidRPr="007036CE" w:rsidRDefault="008D6D4D" w:rsidP="008212CC">
            <w:pPr>
              <w:pStyle w:val="GOSTTablenorm"/>
              <w:rPr>
                <w:ins w:id="14250" w:author="Опаева Лидия Арашаевна" w:date="2024-10-01T11:41:00Z"/>
              </w:rPr>
            </w:pPr>
            <w:ins w:id="14251" w:author="Опаева Лидия Арашаевна" w:date="2024-10-01T11:41:00Z">
              <w:r w:rsidRPr="007036CE">
                <w:t>нет</w:t>
              </w:r>
            </w:ins>
          </w:p>
        </w:tc>
        <w:tc>
          <w:tcPr>
            <w:tcW w:w="1109" w:type="pct"/>
          </w:tcPr>
          <w:p w14:paraId="589C742C" w14:textId="77777777" w:rsidR="008D6D4D" w:rsidRPr="007036CE" w:rsidRDefault="008D6D4D" w:rsidP="008212CC">
            <w:pPr>
              <w:pStyle w:val="GOSTTablenorm"/>
              <w:rPr>
                <w:ins w:id="14252" w:author="Опаева Лидия Арашаевна" w:date="2024-10-01T11:41:00Z"/>
              </w:rPr>
            </w:pPr>
            <w:ins w:id="14253" w:author="Опаева Лидия Арашаевна" w:date="2024-10-01T11:41:00Z">
              <w:r w:rsidRPr="007036CE">
                <w:t>Показатель лицевого счета по дебету</w:t>
              </w:r>
            </w:ins>
          </w:p>
        </w:tc>
        <w:tc>
          <w:tcPr>
            <w:tcW w:w="1109" w:type="pct"/>
          </w:tcPr>
          <w:p w14:paraId="0521AC61" w14:textId="77777777" w:rsidR="008D6D4D" w:rsidRPr="007036CE" w:rsidRDefault="008D6D4D" w:rsidP="008212CC">
            <w:pPr>
              <w:pStyle w:val="GOSTTablenorm"/>
              <w:rPr>
                <w:ins w:id="14254" w:author="Опаева Лидия Арашаевна" w:date="2024-10-01T11:41:00Z"/>
              </w:rPr>
            </w:pPr>
            <w:ins w:id="14255" w:author="Опаева Лидия Арашаевна" w:date="2024-10-01T11:41:00Z">
              <w:r w:rsidRPr="007036CE">
                <w:t>T0504833:DT_PLS</w:t>
              </w:r>
            </w:ins>
          </w:p>
        </w:tc>
        <w:tc>
          <w:tcPr>
            <w:tcW w:w="1371" w:type="pct"/>
          </w:tcPr>
          <w:p w14:paraId="77DECA65" w14:textId="77777777" w:rsidR="008D6D4D" w:rsidRPr="007036CE" w:rsidRDefault="008D6D4D" w:rsidP="008212CC">
            <w:pPr>
              <w:pStyle w:val="GOSTTablenorm"/>
              <w:rPr>
                <w:ins w:id="14256" w:author="Опаева Лидия Арашаевна" w:date="2024-10-01T11:41:00Z"/>
              </w:rPr>
            </w:pPr>
          </w:p>
        </w:tc>
      </w:tr>
      <w:tr w:rsidR="008D6D4D" w:rsidRPr="007036CE" w14:paraId="5E8E5D7D" w14:textId="77777777" w:rsidTr="008212CC">
        <w:trPr>
          <w:ins w:id="14257" w:author="Опаева Лидия Арашаевна" w:date="2024-10-01T11:41:00Z"/>
        </w:trPr>
        <w:tc>
          <w:tcPr>
            <w:tcW w:w="1109" w:type="pct"/>
          </w:tcPr>
          <w:p w14:paraId="6E854DE7" w14:textId="77777777" w:rsidR="008D6D4D" w:rsidRPr="007036CE" w:rsidRDefault="008D6D4D" w:rsidP="008212CC">
            <w:pPr>
              <w:pStyle w:val="GOSTTablenorm"/>
              <w:rPr>
                <w:ins w:id="14258" w:author="Опаева Лидия Арашаевна" w:date="2024-10-01T11:41:00Z"/>
              </w:rPr>
            </w:pPr>
            <w:ins w:id="14259" w:author="Опаева Лидия Арашаевна" w:date="2024-10-01T11:41:00Z">
              <w:r w:rsidRPr="007036CE">
                <w:t>Показатель_ЛС_Кт</w:t>
              </w:r>
            </w:ins>
          </w:p>
        </w:tc>
        <w:tc>
          <w:tcPr>
            <w:tcW w:w="302" w:type="pct"/>
          </w:tcPr>
          <w:p w14:paraId="0B0A7EC6" w14:textId="77777777" w:rsidR="008D6D4D" w:rsidRPr="007036CE" w:rsidRDefault="008D6D4D" w:rsidP="008212CC">
            <w:pPr>
              <w:pStyle w:val="GOSTTablenorm"/>
              <w:rPr>
                <w:ins w:id="14260" w:author="Опаева Лидия Арашаевна" w:date="2024-10-01T11:41:00Z"/>
              </w:rPr>
            </w:pPr>
            <w:ins w:id="14261" w:author="Опаева Лидия Арашаевна" w:date="2024-10-01T11:41:00Z">
              <w:r w:rsidRPr="007036CE">
                <w:t>нет</w:t>
              </w:r>
            </w:ins>
          </w:p>
        </w:tc>
        <w:tc>
          <w:tcPr>
            <w:tcW w:w="1109" w:type="pct"/>
          </w:tcPr>
          <w:p w14:paraId="2CAE1C1E" w14:textId="77777777" w:rsidR="008D6D4D" w:rsidRPr="007036CE" w:rsidRDefault="008D6D4D" w:rsidP="008212CC">
            <w:pPr>
              <w:pStyle w:val="GOSTTablenorm"/>
              <w:rPr>
                <w:ins w:id="14262" w:author="Опаева Лидия Арашаевна" w:date="2024-10-01T11:41:00Z"/>
              </w:rPr>
            </w:pPr>
            <w:ins w:id="14263" w:author="Опаева Лидия Арашаевна" w:date="2024-10-01T11:41:00Z">
              <w:r w:rsidRPr="007036CE">
                <w:t>Показатель лицевого счета по кре</w:t>
              </w:r>
              <w:r w:rsidRPr="007036CE">
                <w:lastRenderedPageBreak/>
                <w:t>диту</w:t>
              </w:r>
            </w:ins>
          </w:p>
        </w:tc>
        <w:tc>
          <w:tcPr>
            <w:tcW w:w="1109" w:type="pct"/>
          </w:tcPr>
          <w:p w14:paraId="2E79687E" w14:textId="77777777" w:rsidR="008D6D4D" w:rsidRPr="007036CE" w:rsidRDefault="008D6D4D" w:rsidP="008212CC">
            <w:pPr>
              <w:pStyle w:val="GOSTTablenorm"/>
              <w:rPr>
                <w:ins w:id="14264" w:author="Опаева Лидия Арашаевна" w:date="2024-10-01T11:41:00Z"/>
              </w:rPr>
            </w:pPr>
            <w:ins w:id="14265" w:author="Опаева Лидия Арашаевна" w:date="2024-10-01T11:41:00Z">
              <w:r w:rsidRPr="007036CE">
                <w:lastRenderedPageBreak/>
                <w:t>T0504833:CT_PLS</w:t>
              </w:r>
            </w:ins>
          </w:p>
        </w:tc>
        <w:tc>
          <w:tcPr>
            <w:tcW w:w="1371" w:type="pct"/>
          </w:tcPr>
          <w:p w14:paraId="02AA6918" w14:textId="77777777" w:rsidR="008D6D4D" w:rsidRPr="007036CE" w:rsidRDefault="008D6D4D" w:rsidP="008212CC">
            <w:pPr>
              <w:pStyle w:val="GOSTTablenorm"/>
              <w:rPr>
                <w:ins w:id="14266" w:author="Опаева Лидия Арашаевна" w:date="2024-10-01T11:41:00Z"/>
              </w:rPr>
            </w:pPr>
          </w:p>
        </w:tc>
      </w:tr>
      <w:tr w:rsidR="008D6D4D" w:rsidRPr="007036CE" w14:paraId="4B3F93CA" w14:textId="77777777" w:rsidTr="008212CC">
        <w:trPr>
          <w:ins w:id="14267" w:author="Опаева Лидия Арашаевна" w:date="2024-10-01T11:41:00Z"/>
        </w:trPr>
        <w:tc>
          <w:tcPr>
            <w:tcW w:w="1109" w:type="pct"/>
          </w:tcPr>
          <w:p w14:paraId="16A55EDB" w14:textId="77777777" w:rsidR="008D6D4D" w:rsidRPr="007036CE" w:rsidRDefault="008D6D4D" w:rsidP="008212CC">
            <w:pPr>
              <w:pStyle w:val="GOSTTablenorm"/>
              <w:rPr>
                <w:ins w:id="14268" w:author="Опаева Лидия Арашаевна" w:date="2024-10-01T11:41:00Z"/>
              </w:rPr>
            </w:pPr>
            <w:ins w:id="14269" w:author="Опаева Лидия Арашаевна" w:date="2024-10-01T11:41:00Z">
              <w:r w:rsidRPr="007036CE">
                <w:t>Счет_бухучет_Дт</w:t>
              </w:r>
            </w:ins>
          </w:p>
        </w:tc>
        <w:tc>
          <w:tcPr>
            <w:tcW w:w="302" w:type="pct"/>
          </w:tcPr>
          <w:p w14:paraId="6134A4E3" w14:textId="77777777" w:rsidR="008D6D4D" w:rsidRPr="007036CE" w:rsidRDefault="008D6D4D" w:rsidP="008212CC">
            <w:pPr>
              <w:pStyle w:val="GOSTTablenorm"/>
              <w:rPr>
                <w:ins w:id="14270" w:author="Опаева Лидия Арашаевна" w:date="2024-10-01T11:41:00Z"/>
              </w:rPr>
            </w:pPr>
            <w:ins w:id="14271" w:author="Опаева Лидия Арашаевна" w:date="2024-10-01T11:41:00Z">
              <w:r w:rsidRPr="007036CE">
                <w:t>нет</w:t>
              </w:r>
            </w:ins>
          </w:p>
        </w:tc>
        <w:tc>
          <w:tcPr>
            <w:tcW w:w="1109" w:type="pct"/>
          </w:tcPr>
          <w:p w14:paraId="3BA6948C" w14:textId="77777777" w:rsidR="008D6D4D" w:rsidRPr="007036CE" w:rsidRDefault="008D6D4D" w:rsidP="008212CC">
            <w:pPr>
              <w:pStyle w:val="GOSTTablenorm"/>
              <w:rPr>
                <w:ins w:id="14272" w:author="Опаева Лидия Арашаевна" w:date="2024-10-01T11:41:00Z"/>
              </w:rPr>
            </w:pPr>
            <w:ins w:id="14273" w:author="Опаева Лидия Арашаевна" w:date="2024-10-01T11:41:00Z">
              <w:r w:rsidRPr="007036CE">
                <w:t>Счет бухгалтерского учета по Дт</w:t>
              </w:r>
            </w:ins>
          </w:p>
        </w:tc>
        <w:tc>
          <w:tcPr>
            <w:tcW w:w="1109" w:type="pct"/>
          </w:tcPr>
          <w:p w14:paraId="009D90E9" w14:textId="77777777" w:rsidR="008D6D4D" w:rsidRPr="007036CE" w:rsidRDefault="008D6D4D" w:rsidP="008212CC">
            <w:pPr>
              <w:pStyle w:val="GOSTTablenorm"/>
              <w:rPr>
                <w:ins w:id="14274" w:author="Опаева Лидия Арашаевна" w:date="2024-10-01T11:41:00Z"/>
              </w:rPr>
            </w:pPr>
            <w:ins w:id="14275" w:author="Опаева Лидия Арашаевна" w:date="2024-10-01T11:41:00Z">
              <w:r w:rsidRPr="007036CE">
                <w:t>T0504833:DT_NSBU</w:t>
              </w:r>
            </w:ins>
          </w:p>
        </w:tc>
        <w:tc>
          <w:tcPr>
            <w:tcW w:w="1371" w:type="pct"/>
          </w:tcPr>
          <w:p w14:paraId="37CCEA26" w14:textId="77777777" w:rsidR="008D6D4D" w:rsidRPr="007036CE" w:rsidRDefault="008D6D4D" w:rsidP="008212CC">
            <w:pPr>
              <w:pStyle w:val="GOSTTablenorm"/>
              <w:rPr>
                <w:ins w:id="14276" w:author="Опаева Лидия Арашаевна" w:date="2024-10-01T11:41:00Z"/>
              </w:rPr>
            </w:pPr>
          </w:p>
        </w:tc>
      </w:tr>
      <w:tr w:rsidR="008D6D4D" w:rsidRPr="007036CE" w14:paraId="6C9A76B5" w14:textId="77777777" w:rsidTr="008212CC">
        <w:trPr>
          <w:ins w:id="14277" w:author="Опаева Лидия Арашаевна" w:date="2024-10-01T11:41:00Z"/>
        </w:trPr>
        <w:tc>
          <w:tcPr>
            <w:tcW w:w="1109" w:type="pct"/>
          </w:tcPr>
          <w:p w14:paraId="61158579" w14:textId="77777777" w:rsidR="008D6D4D" w:rsidRPr="007036CE" w:rsidRDefault="008D6D4D" w:rsidP="008212CC">
            <w:pPr>
              <w:pStyle w:val="GOSTTablenorm"/>
              <w:rPr>
                <w:ins w:id="14278" w:author="Опаева Лидия Арашаевна" w:date="2024-10-01T11:41:00Z"/>
              </w:rPr>
            </w:pPr>
            <w:ins w:id="14279" w:author="Опаева Лидия Арашаевна" w:date="2024-10-01T11:41:00Z">
              <w:r w:rsidRPr="007036CE">
                <w:t>Счет_бухучет_Кт</w:t>
              </w:r>
            </w:ins>
          </w:p>
        </w:tc>
        <w:tc>
          <w:tcPr>
            <w:tcW w:w="302" w:type="pct"/>
          </w:tcPr>
          <w:p w14:paraId="11AE4BAD" w14:textId="77777777" w:rsidR="008D6D4D" w:rsidRPr="007036CE" w:rsidRDefault="008D6D4D" w:rsidP="008212CC">
            <w:pPr>
              <w:pStyle w:val="GOSTTablenorm"/>
              <w:rPr>
                <w:ins w:id="14280" w:author="Опаева Лидия Арашаевна" w:date="2024-10-01T11:41:00Z"/>
              </w:rPr>
            </w:pPr>
            <w:ins w:id="14281" w:author="Опаева Лидия Арашаевна" w:date="2024-10-01T11:41:00Z">
              <w:r w:rsidRPr="007036CE">
                <w:t>нет</w:t>
              </w:r>
            </w:ins>
          </w:p>
        </w:tc>
        <w:tc>
          <w:tcPr>
            <w:tcW w:w="1109" w:type="pct"/>
          </w:tcPr>
          <w:p w14:paraId="6699E1B8" w14:textId="77777777" w:rsidR="008D6D4D" w:rsidRPr="007036CE" w:rsidRDefault="008D6D4D" w:rsidP="008212CC">
            <w:pPr>
              <w:pStyle w:val="GOSTTablenorm"/>
              <w:rPr>
                <w:ins w:id="14282" w:author="Опаева Лидия Арашаевна" w:date="2024-10-01T11:41:00Z"/>
              </w:rPr>
            </w:pPr>
            <w:ins w:id="14283" w:author="Опаева Лидия Арашаевна" w:date="2024-10-01T11:41:00Z">
              <w:r w:rsidRPr="007036CE">
                <w:t>Счет бухгалтерского учета по Кт</w:t>
              </w:r>
            </w:ins>
          </w:p>
        </w:tc>
        <w:tc>
          <w:tcPr>
            <w:tcW w:w="1109" w:type="pct"/>
          </w:tcPr>
          <w:p w14:paraId="387540B0" w14:textId="77777777" w:rsidR="008D6D4D" w:rsidRPr="007036CE" w:rsidRDefault="008D6D4D" w:rsidP="008212CC">
            <w:pPr>
              <w:pStyle w:val="GOSTTablenorm"/>
              <w:rPr>
                <w:ins w:id="14284" w:author="Опаева Лидия Арашаевна" w:date="2024-10-01T11:41:00Z"/>
              </w:rPr>
            </w:pPr>
            <w:ins w:id="14285" w:author="Опаева Лидия Арашаевна" w:date="2024-10-01T11:41:00Z">
              <w:r w:rsidRPr="007036CE">
                <w:t>T0504833:CT_NSBU</w:t>
              </w:r>
            </w:ins>
          </w:p>
        </w:tc>
        <w:tc>
          <w:tcPr>
            <w:tcW w:w="1371" w:type="pct"/>
          </w:tcPr>
          <w:p w14:paraId="053F688C" w14:textId="77777777" w:rsidR="008D6D4D" w:rsidRPr="007036CE" w:rsidRDefault="008D6D4D" w:rsidP="008212CC">
            <w:pPr>
              <w:pStyle w:val="GOSTTablenorm"/>
              <w:rPr>
                <w:ins w:id="14286" w:author="Опаева Лидия Арашаевна" w:date="2024-10-01T11:41:00Z"/>
              </w:rPr>
            </w:pPr>
          </w:p>
        </w:tc>
      </w:tr>
      <w:tr w:rsidR="008D6D4D" w:rsidRPr="007036CE" w14:paraId="3B115EFD" w14:textId="77777777" w:rsidTr="008212CC">
        <w:trPr>
          <w:ins w:id="14287" w:author="Опаева Лидия Арашаевна" w:date="2024-10-01T11:41:00Z"/>
        </w:trPr>
        <w:tc>
          <w:tcPr>
            <w:tcW w:w="1109" w:type="pct"/>
          </w:tcPr>
          <w:p w14:paraId="7CC8F244" w14:textId="77777777" w:rsidR="008D6D4D" w:rsidRPr="007036CE" w:rsidRDefault="008D6D4D" w:rsidP="008212CC">
            <w:pPr>
              <w:pStyle w:val="GOSTTablenorm"/>
              <w:rPr>
                <w:ins w:id="14288" w:author="Опаева Лидия Арашаевна" w:date="2024-10-01T11:41:00Z"/>
              </w:rPr>
            </w:pPr>
            <w:ins w:id="14289" w:author="Опаева Лидия Арашаевна" w:date="2024-10-01T11:41:00Z">
              <w:r w:rsidRPr="007036CE">
                <w:t>Контур_Дт</w:t>
              </w:r>
            </w:ins>
          </w:p>
        </w:tc>
        <w:tc>
          <w:tcPr>
            <w:tcW w:w="302" w:type="pct"/>
          </w:tcPr>
          <w:p w14:paraId="440305ED" w14:textId="77777777" w:rsidR="008D6D4D" w:rsidRPr="007036CE" w:rsidRDefault="008D6D4D" w:rsidP="008212CC">
            <w:pPr>
              <w:pStyle w:val="GOSTTablenorm"/>
              <w:rPr>
                <w:ins w:id="14290" w:author="Опаева Лидия Арашаевна" w:date="2024-10-01T11:41:00Z"/>
              </w:rPr>
            </w:pPr>
            <w:ins w:id="14291" w:author="Опаева Лидия Арашаевна" w:date="2024-10-01T11:41:00Z">
              <w:r w:rsidRPr="007036CE">
                <w:t>нет</w:t>
              </w:r>
            </w:ins>
          </w:p>
        </w:tc>
        <w:tc>
          <w:tcPr>
            <w:tcW w:w="1109" w:type="pct"/>
          </w:tcPr>
          <w:p w14:paraId="43072C3D" w14:textId="77777777" w:rsidR="008D6D4D" w:rsidRPr="007036CE" w:rsidRDefault="008D6D4D" w:rsidP="008212CC">
            <w:pPr>
              <w:pStyle w:val="GOSTTablenorm"/>
              <w:rPr>
                <w:ins w:id="14292" w:author="Опаева Лидия Арашаевна" w:date="2024-10-01T11:41:00Z"/>
              </w:rPr>
            </w:pPr>
            <w:ins w:id="14293" w:author="Опаева Лидия Арашаевна" w:date="2024-10-01T11:41:00Z">
              <w:r w:rsidRPr="007036CE">
                <w:t>Контур по Дт</w:t>
              </w:r>
            </w:ins>
          </w:p>
        </w:tc>
        <w:tc>
          <w:tcPr>
            <w:tcW w:w="1109" w:type="pct"/>
          </w:tcPr>
          <w:p w14:paraId="05390385" w14:textId="77777777" w:rsidR="008D6D4D" w:rsidRPr="007036CE" w:rsidRDefault="008D6D4D" w:rsidP="008212CC">
            <w:pPr>
              <w:pStyle w:val="GOSTTablenorm"/>
              <w:rPr>
                <w:ins w:id="14294" w:author="Опаева Лидия Арашаевна" w:date="2024-10-01T11:41:00Z"/>
              </w:rPr>
            </w:pPr>
            <w:ins w:id="14295" w:author="Опаева Лидия Арашаевна" w:date="2024-10-01T11:41:00Z">
              <w:r w:rsidRPr="007036CE">
                <w:t>T0504833:DT_Cnt</w:t>
              </w:r>
            </w:ins>
          </w:p>
        </w:tc>
        <w:tc>
          <w:tcPr>
            <w:tcW w:w="1371" w:type="pct"/>
          </w:tcPr>
          <w:p w14:paraId="7748B33F" w14:textId="77777777" w:rsidR="008D6D4D" w:rsidRPr="007036CE" w:rsidRDefault="008D6D4D" w:rsidP="008212CC">
            <w:pPr>
              <w:pStyle w:val="GOSTTablenorm"/>
              <w:rPr>
                <w:ins w:id="14296" w:author="Опаева Лидия Арашаевна" w:date="2024-10-01T11:41:00Z"/>
              </w:rPr>
            </w:pPr>
          </w:p>
        </w:tc>
      </w:tr>
      <w:tr w:rsidR="008D6D4D" w:rsidRPr="007036CE" w14:paraId="49E5FED3" w14:textId="77777777" w:rsidTr="008212CC">
        <w:trPr>
          <w:ins w:id="14297" w:author="Опаева Лидия Арашаевна" w:date="2024-10-01T11:41:00Z"/>
        </w:trPr>
        <w:tc>
          <w:tcPr>
            <w:tcW w:w="1109" w:type="pct"/>
          </w:tcPr>
          <w:p w14:paraId="2475E75A" w14:textId="77777777" w:rsidR="008D6D4D" w:rsidRPr="007036CE" w:rsidRDefault="008D6D4D" w:rsidP="008212CC">
            <w:pPr>
              <w:pStyle w:val="GOSTTablenorm"/>
              <w:rPr>
                <w:ins w:id="14298" w:author="Опаева Лидия Арашаевна" w:date="2024-10-01T11:41:00Z"/>
              </w:rPr>
            </w:pPr>
            <w:ins w:id="14299" w:author="Опаева Лидия Арашаевна" w:date="2024-10-01T11:41:00Z">
              <w:r w:rsidRPr="007036CE">
                <w:t>Контур_Кт</w:t>
              </w:r>
            </w:ins>
          </w:p>
        </w:tc>
        <w:tc>
          <w:tcPr>
            <w:tcW w:w="302" w:type="pct"/>
          </w:tcPr>
          <w:p w14:paraId="5A39408F" w14:textId="77777777" w:rsidR="008D6D4D" w:rsidRPr="007036CE" w:rsidRDefault="008D6D4D" w:rsidP="008212CC">
            <w:pPr>
              <w:pStyle w:val="GOSTTablenorm"/>
              <w:rPr>
                <w:ins w:id="14300" w:author="Опаева Лидия Арашаевна" w:date="2024-10-01T11:41:00Z"/>
              </w:rPr>
            </w:pPr>
            <w:ins w:id="14301" w:author="Опаева Лидия Арашаевна" w:date="2024-10-01T11:41:00Z">
              <w:r w:rsidRPr="007036CE">
                <w:t>нет</w:t>
              </w:r>
            </w:ins>
          </w:p>
        </w:tc>
        <w:tc>
          <w:tcPr>
            <w:tcW w:w="1109" w:type="pct"/>
          </w:tcPr>
          <w:p w14:paraId="616E981F" w14:textId="77777777" w:rsidR="008D6D4D" w:rsidRPr="007036CE" w:rsidRDefault="008D6D4D" w:rsidP="008212CC">
            <w:pPr>
              <w:pStyle w:val="GOSTTablenorm"/>
              <w:rPr>
                <w:ins w:id="14302" w:author="Опаева Лидия Арашаевна" w:date="2024-10-01T11:41:00Z"/>
              </w:rPr>
            </w:pPr>
            <w:ins w:id="14303" w:author="Опаева Лидия Арашаевна" w:date="2024-10-01T11:41:00Z">
              <w:r w:rsidRPr="007036CE">
                <w:t>Контур по Кт</w:t>
              </w:r>
            </w:ins>
          </w:p>
        </w:tc>
        <w:tc>
          <w:tcPr>
            <w:tcW w:w="1109" w:type="pct"/>
          </w:tcPr>
          <w:p w14:paraId="6ACEC5DC" w14:textId="77777777" w:rsidR="008D6D4D" w:rsidRPr="007036CE" w:rsidRDefault="008D6D4D" w:rsidP="008212CC">
            <w:pPr>
              <w:pStyle w:val="GOSTTablenorm"/>
              <w:rPr>
                <w:ins w:id="14304" w:author="Опаева Лидия Арашаевна" w:date="2024-10-01T11:41:00Z"/>
              </w:rPr>
            </w:pPr>
            <w:ins w:id="14305" w:author="Опаева Лидия Арашаевна" w:date="2024-10-01T11:41:00Z">
              <w:r w:rsidRPr="007036CE">
                <w:t>T0504833:CT_Cnt</w:t>
              </w:r>
            </w:ins>
          </w:p>
        </w:tc>
        <w:tc>
          <w:tcPr>
            <w:tcW w:w="1371" w:type="pct"/>
          </w:tcPr>
          <w:p w14:paraId="198978A5" w14:textId="77777777" w:rsidR="008D6D4D" w:rsidRPr="007036CE" w:rsidRDefault="008D6D4D" w:rsidP="008212CC">
            <w:pPr>
              <w:pStyle w:val="GOSTTablenorm"/>
              <w:rPr>
                <w:ins w:id="14306" w:author="Опаева Лидия Арашаевна" w:date="2024-10-01T11:41:00Z"/>
              </w:rPr>
            </w:pPr>
          </w:p>
        </w:tc>
      </w:tr>
      <w:tr w:rsidR="008D6D4D" w:rsidRPr="007036CE" w14:paraId="0D25721B" w14:textId="77777777" w:rsidTr="008212CC">
        <w:trPr>
          <w:ins w:id="14307" w:author="Опаева Лидия Арашаевна" w:date="2024-10-01T11:41:00Z"/>
        </w:trPr>
        <w:tc>
          <w:tcPr>
            <w:tcW w:w="1109" w:type="pct"/>
          </w:tcPr>
          <w:p w14:paraId="176DB6ED" w14:textId="77777777" w:rsidR="008D6D4D" w:rsidRPr="007036CE" w:rsidRDefault="008D6D4D" w:rsidP="008212CC">
            <w:pPr>
              <w:pStyle w:val="GOSTTablenorm"/>
              <w:rPr>
                <w:ins w:id="14308" w:author="Опаева Лидия Арашаевна" w:date="2024-10-01T11:41:00Z"/>
              </w:rPr>
            </w:pPr>
            <w:ins w:id="14309" w:author="Опаева Лидия Арашаевна" w:date="2024-10-01T11:41:00Z">
              <w:r w:rsidRPr="007036CE">
                <w:t>ЛС_Дт</w:t>
              </w:r>
            </w:ins>
          </w:p>
        </w:tc>
        <w:tc>
          <w:tcPr>
            <w:tcW w:w="302" w:type="pct"/>
          </w:tcPr>
          <w:p w14:paraId="670F6681" w14:textId="77777777" w:rsidR="008D6D4D" w:rsidRPr="007036CE" w:rsidRDefault="008D6D4D" w:rsidP="008212CC">
            <w:pPr>
              <w:pStyle w:val="GOSTTablenorm"/>
              <w:rPr>
                <w:ins w:id="14310" w:author="Опаева Лидия Арашаевна" w:date="2024-10-01T11:41:00Z"/>
              </w:rPr>
            </w:pPr>
            <w:ins w:id="14311" w:author="Опаева Лидия Арашаевна" w:date="2024-10-01T11:41:00Z">
              <w:r w:rsidRPr="007036CE">
                <w:t>нет</w:t>
              </w:r>
            </w:ins>
          </w:p>
        </w:tc>
        <w:tc>
          <w:tcPr>
            <w:tcW w:w="1109" w:type="pct"/>
          </w:tcPr>
          <w:p w14:paraId="54DC5CD8" w14:textId="77777777" w:rsidR="008D6D4D" w:rsidRPr="007036CE" w:rsidRDefault="008D6D4D" w:rsidP="008212CC">
            <w:pPr>
              <w:pStyle w:val="GOSTTablenorm"/>
              <w:rPr>
                <w:ins w:id="14312" w:author="Опаева Лидия Арашаевна" w:date="2024-10-01T11:41:00Z"/>
              </w:rPr>
            </w:pPr>
            <w:ins w:id="14313" w:author="Опаева Лидия Арашаевна" w:date="2024-10-01T11:41:00Z">
              <w:r w:rsidRPr="007036CE">
                <w:t>Лицевой счет по Дт</w:t>
              </w:r>
            </w:ins>
          </w:p>
        </w:tc>
        <w:tc>
          <w:tcPr>
            <w:tcW w:w="1109" w:type="pct"/>
          </w:tcPr>
          <w:p w14:paraId="24E2BF95" w14:textId="77777777" w:rsidR="008D6D4D" w:rsidRPr="007036CE" w:rsidRDefault="008D6D4D" w:rsidP="008212CC">
            <w:pPr>
              <w:pStyle w:val="GOSTTablenorm"/>
              <w:rPr>
                <w:ins w:id="14314" w:author="Опаева Лидия Арашаевна" w:date="2024-10-01T11:41:00Z"/>
              </w:rPr>
            </w:pPr>
            <w:ins w:id="14315" w:author="Опаева Лидия Арашаевна" w:date="2024-10-01T11:41:00Z">
              <w:r w:rsidRPr="007036CE">
                <w:t>T0504833:DT_LS</w:t>
              </w:r>
            </w:ins>
          </w:p>
        </w:tc>
        <w:tc>
          <w:tcPr>
            <w:tcW w:w="1371" w:type="pct"/>
          </w:tcPr>
          <w:p w14:paraId="29DC8D4C" w14:textId="77777777" w:rsidR="008D6D4D" w:rsidRPr="007036CE" w:rsidRDefault="008D6D4D" w:rsidP="008212CC">
            <w:pPr>
              <w:pStyle w:val="GOSTTablenorm"/>
              <w:rPr>
                <w:ins w:id="14316" w:author="Опаева Лидия Арашаевна" w:date="2024-10-01T11:41:00Z"/>
              </w:rPr>
            </w:pPr>
          </w:p>
        </w:tc>
      </w:tr>
      <w:tr w:rsidR="008D6D4D" w:rsidRPr="007036CE" w14:paraId="21573A9D" w14:textId="77777777" w:rsidTr="008212CC">
        <w:trPr>
          <w:ins w:id="14317" w:author="Опаева Лидия Арашаевна" w:date="2024-10-01T11:41:00Z"/>
        </w:trPr>
        <w:tc>
          <w:tcPr>
            <w:tcW w:w="1109" w:type="pct"/>
          </w:tcPr>
          <w:p w14:paraId="709732F3" w14:textId="77777777" w:rsidR="008D6D4D" w:rsidRPr="007036CE" w:rsidRDefault="008D6D4D" w:rsidP="008212CC">
            <w:pPr>
              <w:pStyle w:val="GOSTTablenorm"/>
              <w:rPr>
                <w:ins w:id="14318" w:author="Опаева Лидия Арашаевна" w:date="2024-10-01T11:41:00Z"/>
              </w:rPr>
            </w:pPr>
            <w:ins w:id="14319" w:author="Опаева Лидия Арашаевна" w:date="2024-10-01T11:41:00Z">
              <w:r w:rsidRPr="007036CE">
                <w:t>ЛС_Кт</w:t>
              </w:r>
            </w:ins>
          </w:p>
        </w:tc>
        <w:tc>
          <w:tcPr>
            <w:tcW w:w="302" w:type="pct"/>
          </w:tcPr>
          <w:p w14:paraId="738A7681" w14:textId="77777777" w:rsidR="008D6D4D" w:rsidRPr="007036CE" w:rsidRDefault="008D6D4D" w:rsidP="008212CC">
            <w:pPr>
              <w:pStyle w:val="GOSTTablenorm"/>
              <w:rPr>
                <w:ins w:id="14320" w:author="Опаева Лидия Арашаевна" w:date="2024-10-01T11:41:00Z"/>
              </w:rPr>
            </w:pPr>
            <w:ins w:id="14321" w:author="Опаева Лидия Арашаевна" w:date="2024-10-01T11:41:00Z">
              <w:r w:rsidRPr="007036CE">
                <w:t>нет</w:t>
              </w:r>
            </w:ins>
          </w:p>
        </w:tc>
        <w:tc>
          <w:tcPr>
            <w:tcW w:w="1109" w:type="pct"/>
          </w:tcPr>
          <w:p w14:paraId="21F1382A" w14:textId="77777777" w:rsidR="008D6D4D" w:rsidRPr="007036CE" w:rsidRDefault="008D6D4D" w:rsidP="008212CC">
            <w:pPr>
              <w:pStyle w:val="GOSTTablenorm"/>
              <w:rPr>
                <w:ins w:id="14322" w:author="Опаева Лидия Арашаевна" w:date="2024-10-01T11:41:00Z"/>
              </w:rPr>
            </w:pPr>
            <w:ins w:id="14323" w:author="Опаева Лидия Арашаевна" w:date="2024-10-01T11:41:00Z">
              <w:r w:rsidRPr="007036CE">
                <w:t>Лицевой счет по Кт</w:t>
              </w:r>
            </w:ins>
          </w:p>
        </w:tc>
        <w:tc>
          <w:tcPr>
            <w:tcW w:w="1109" w:type="pct"/>
          </w:tcPr>
          <w:p w14:paraId="3E045C21" w14:textId="77777777" w:rsidR="008D6D4D" w:rsidRPr="007036CE" w:rsidRDefault="008D6D4D" w:rsidP="008212CC">
            <w:pPr>
              <w:pStyle w:val="GOSTTablenorm"/>
              <w:rPr>
                <w:ins w:id="14324" w:author="Опаева Лидия Арашаевна" w:date="2024-10-01T11:41:00Z"/>
              </w:rPr>
            </w:pPr>
            <w:ins w:id="14325" w:author="Опаева Лидия Арашаевна" w:date="2024-10-01T11:41:00Z">
              <w:r w:rsidRPr="007036CE">
                <w:t>T0504833:CT_LS</w:t>
              </w:r>
            </w:ins>
          </w:p>
        </w:tc>
        <w:tc>
          <w:tcPr>
            <w:tcW w:w="1371" w:type="pct"/>
          </w:tcPr>
          <w:p w14:paraId="484F32A8" w14:textId="77777777" w:rsidR="008D6D4D" w:rsidRPr="007036CE" w:rsidRDefault="008D6D4D" w:rsidP="008212CC">
            <w:pPr>
              <w:pStyle w:val="GOSTTablenorm"/>
              <w:rPr>
                <w:ins w:id="14326" w:author="Опаева Лидия Арашаевна" w:date="2024-10-01T11:41:00Z"/>
              </w:rPr>
            </w:pPr>
          </w:p>
        </w:tc>
      </w:tr>
      <w:tr w:rsidR="008D6D4D" w:rsidRPr="007036CE" w14:paraId="5D70921A" w14:textId="77777777" w:rsidTr="008212CC">
        <w:trPr>
          <w:ins w:id="14327" w:author="Опаева Лидия Арашаевна" w:date="2024-10-01T11:41:00Z"/>
        </w:trPr>
        <w:tc>
          <w:tcPr>
            <w:tcW w:w="1109" w:type="pct"/>
          </w:tcPr>
          <w:p w14:paraId="2A705BDF" w14:textId="77777777" w:rsidR="008D6D4D" w:rsidRPr="007036CE" w:rsidRDefault="008D6D4D" w:rsidP="008212CC">
            <w:pPr>
              <w:pStyle w:val="GOSTTablenorm"/>
              <w:rPr>
                <w:ins w:id="14328" w:author="Опаева Лидия Арашаевна" w:date="2024-10-01T11:41:00Z"/>
              </w:rPr>
            </w:pPr>
            <w:ins w:id="14329" w:author="Опаева Лидия Арашаевна" w:date="2024-10-01T11:41:00Z">
              <w:r w:rsidRPr="007036CE">
                <w:t>Подвед_Дт</w:t>
              </w:r>
            </w:ins>
          </w:p>
        </w:tc>
        <w:tc>
          <w:tcPr>
            <w:tcW w:w="302" w:type="pct"/>
          </w:tcPr>
          <w:p w14:paraId="338154C0" w14:textId="77777777" w:rsidR="008D6D4D" w:rsidRPr="007036CE" w:rsidRDefault="008D6D4D" w:rsidP="008212CC">
            <w:pPr>
              <w:pStyle w:val="GOSTTablenorm"/>
              <w:rPr>
                <w:ins w:id="14330" w:author="Опаева Лидия Арашаевна" w:date="2024-10-01T11:41:00Z"/>
              </w:rPr>
            </w:pPr>
            <w:ins w:id="14331" w:author="Опаева Лидия Арашаевна" w:date="2024-10-01T11:41:00Z">
              <w:r w:rsidRPr="007036CE">
                <w:t>нет</w:t>
              </w:r>
            </w:ins>
          </w:p>
        </w:tc>
        <w:tc>
          <w:tcPr>
            <w:tcW w:w="1109" w:type="pct"/>
          </w:tcPr>
          <w:p w14:paraId="039D2252" w14:textId="77777777" w:rsidR="008D6D4D" w:rsidRPr="007036CE" w:rsidRDefault="008D6D4D" w:rsidP="008212CC">
            <w:pPr>
              <w:pStyle w:val="GOSTTablenorm"/>
              <w:rPr>
                <w:ins w:id="14332" w:author="Опаева Лидия Арашаевна" w:date="2024-10-01T11:41:00Z"/>
              </w:rPr>
            </w:pPr>
            <w:ins w:id="14333" w:author="Опаева Лидия Арашаевна" w:date="2024-10-01T11:41:00Z">
              <w:r w:rsidRPr="007036CE">
                <w:t>Подведомственное учреждение по Дт</w:t>
              </w:r>
            </w:ins>
          </w:p>
        </w:tc>
        <w:tc>
          <w:tcPr>
            <w:tcW w:w="1109" w:type="pct"/>
          </w:tcPr>
          <w:p w14:paraId="3E3A4BBA" w14:textId="77777777" w:rsidR="008D6D4D" w:rsidRPr="007036CE" w:rsidRDefault="008D6D4D" w:rsidP="008212CC">
            <w:pPr>
              <w:pStyle w:val="GOSTTablenorm"/>
              <w:rPr>
                <w:ins w:id="14334" w:author="Опаева Лидия Арашаевна" w:date="2024-10-01T11:41:00Z"/>
              </w:rPr>
            </w:pPr>
            <w:ins w:id="14335" w:author="Опаева Лидия Арашаевна" w:date="2024-10-01T11:41:00Z">
              <w:r w:rsidRPr="007036CE">
                <w:t>T0504833:DT_PUCH</w:t>
              </w:r>
            </w:ins>
          </w:p>
        </w:tc>
        <w:tc>
          <w:tcPr>
            <w:tcW w:w="1371" w:type="pct"/>
          </w:tcPr>
          <w:p w14:paraId="5D77F14A" w14:textId="77777777" w:rsidR="008D6D4D" w:rsidRPr="007036CE" w:rsidRDefault="008D6D4D" w:rsidP="008212CC">
            <w:pPr>
              <w:pStyle w:val="GOSTTablenorm"/>
              <w:rPr>
                <w:ins w:id="14336" w:author="Опаева Лидия Арашаевна" w:date="2024-10-01T11:41:00Z"/>
              </w:rPr>
            </w:pPr>
          </w:p>
        </w:tc>
      </w:tr>
      <w:tr w:rsidR="008D6D4D" w:rsidRPr="007036CE" w14:paraId="351EC953" w14:textId="77777777" w:rsidTr="008212CC">
        <w:trPr>
          <w:ins w:id="14337" w:author="Опаева Лидия Арашаевна" w:date="2024-10-01T11:41:00Z"/>
        </w:trPr>
        <w:tc>
          <w:tcPr>
            <w:tcW w:w="1109" w:type="pct"/>
          </w:tcPr>
          <w:p w14:paraId="42A1D0B4" w14:textId="77777777" w:rsidR="008D6D4D" w:rsidRPr="007036CE" w:rsidRDefault="008D6D4D" w:rsidP="008212CC">
            <w:pPr>
              <w:pStyle w:val="GOSTTablenorm"/>
              <w:rPr>
                <w:ins w:id="14338" w:author="Опаева Лидия Арашаевна" w:date="2024-10-01T11:41:00Z"/>
              </w:rPr>
            </w:pPr>
            <w:ins w:id="14339" w:author="Опаева Лидия Арашаевна" w:date="2024-10-01T11:41:00Z">
              <w:r w:rsidRPr="007036CE">
                <w:t>Подвед_Кт</w:t>
              </w:r>
            </w:ins>
          </w:p>
        </w:tc>
        <w:tc>
          <w:tcPr>
            <w:tcW w:w="302" w:type="pct"/>
          </w:tcPr>
          <w:p w14:paraId="54D05A63" w14:textId="77777777" w:rsidR="008D6D4D" w:rsidRPr="007036CE" w:rsidRDefault="008D6D4D" w:rsidP="008212CC">
            <w:pPr>
              <w:pStyle w:val="GOSTTablenorm"/>
              <w:rPr>
                <w:ins w:id="14340" w:author="Опаева Лидия Арашаевна" w:date="2024-10-01T11:41:00Z"/>
              </w:rPr>
            </w:pPr>
            <w:ins w:id="14341" w:author="Опаева Лидия Арашаевна" w:date="2024-10-01T11:41:00Z">
              <w:r w:rsidRPr="007036CE">
                <w:t>нет</w:t>
              </w:r>
            </w:ins>
          </w:p>
        </w:tc>
        <w:tc>
          <w:tcPr>
            <w:tcW w:w="1109" w:type="pct"/>
          </w:tcPr>
          <w:p w14:paraId="58286F5D" w14:textId="77777777" w:rsidR="008D6D4D" w:rsidRPr="007036CE" w:rsidRDefault="008D6D4D" w:rsidP="008212CC">
            <w:pPr>
              <w:pStyle w:val="GOSTTablenorm"/>
              <w:rPr>
                <w:ins w:id="14342" w:author="Опаева Лидия Арашаевна" w:date="2024-10-01T11:41:00Z"/>
              </w:rPr>
            </w:pPr>
            <w:ins w:id="14343" w:author="Опаева Лидия Арашаевна" w:date="2024-10-01T11:41:00Z">
              <w:r w:rsidRPr="007036CE">
                <w:t>Подведомственное учреждение по Кт</w:t>
              </w:r>
            </w:ins>
          </w:p>
        </w:tc>
        <w:tc>
          <w:tcPr>
            <w:tcW w:w="1109" w:type="pct"/>
          </w:tcPr>
          <w:p w14:paraId="2245361A" w14:textId="77777777" w:rsidR="008D6D4D" w:rsidRPr="007036CE" w:rsidRDefault="008D6D4D" w:rsidP="008212CC">
            <w:pPr>
              <w:pStyle w:val="GOSTTablenorm"/>
              <w:rPr>
                <w:ins w:id="14344" w:author="Опаева Лидия Арашаевна" w:date="2024-10-01T11:41:00Z"/>
              </w:rPr>
            </w:pPr>
            <w:ins w:id="14345" w:author="Опаева Лидия Арашаевна" w:date="2024-10-01T11:41:00Z">
              <w:r w:rsidRPr="007036CE">
                <w:t>T0504833:CT_PUCH</w:t>
              </w:r>
            </w:ins>
          </w:p>
        </w:tc>
        <w:tc>
          <w:tcPr>
            <w:tcW w:w="1371" w:type="pct"/>
          </w:tcPr>
          <w:p w14:paraId="54394BD3" w14:textId="77777777" w:rsidR="008D6D4D" w:rsidRPr="007036CE" w:rsidRDefault="008D6D4D" w:rsidP="008212CC">
            <w:pPr>
              <w:pStyle w:val="GOSTTablenorm"/>
              <w:rPr>
                <w:ins w:id="14346" w:author="Опаева Лидия Арашаевна" w:date="2024-10-01T11:41:00Z"/>
              </w:rPr>
            </w:pPr>
          </w:p>
        </w:tc>
      </w:tr>
      <w:tr w:rsidR="008D6D4D" w:rsidRPr="007036CE" w14:paraId="7DF64883" w14:textId="77777777" w:rsidTr="008212CC">
        <w:trPr>
          <w:ins w:id="14347" w:author="Опаева Лидия Арашаевна" w:date="2024-10-01T11:41:00Z"/>
        </w:trPr>
        <w:tc>
          <w:tcPr>
            <w:tcW w:w="1109" w:type="pct"/>
          </w:tcPr>
          <w:p w14:paraId="791E4FAA" w14:textId="77777777" w:rsidR="008D6D4D" w:rsidRPr="007036CE" w:rsidRDefault="008D6D4D" w:rsidP="008212CC">
            <w:pPr>
              <w:pStyle w:val="GOSTTablenorm"/>
              <w:rPr>
                <w:ins w:id="14348" w:author="Опаева Лидия Арашаевна" w:date="2024-10-01T11:41:00Z"/>
              </w:rPr>
            </w:pPr>
            <w:ins w:id="14349" w:author="Опаева Лидия Арашаевна" w:date="2024-10-01T11:41:00Z">
              <w:r w:rsidRPr="007036CE">
                <w:t>КЦ_Дт</w:t>
              </w:r>
            </w:ins>
          </w:p>
        </w:tc>
        <w:tc>
          <w:tcPr>
            <w:tcW w:w="302" w:type="pct"/>
          </w:tcPr>
          <w:p w14:paraId="1AE316C9" w14:textId="77777777" w:rsidR="008D6D4D" w:rsidRPr="007036CE" w:rsidRDefault="008D6D4D" w:rsidP="008212CC">
            <w:pPr>
              <w:pStyle w:val="GOSTTablenorm"/>
              <w:rPr>
                <w:ins w:id="14350" w:author="Опаева Лидия Арашаевна" w:date="2024-10-01T11:41:00Z"/>
              </w:rPr>
            </w:pPr>
            <w:ins w:id="14351" w:author="Опаева Лидия Арашаевна" w:date="2024-10-01T11:41:00Z">
              <w:r w:rsidRPr="007036CE">
                <w:t>нет</w:t>
              </w:r>
            </w:ins>
          </w:p>
        </w:tc>
        <w:tc>
          <w:tcPr>
            <w:tcW w:w="1109" w:type="pct"/>
          </w:tcPr>
          <w:p w14:paraId="14EDD166" w14:textId="77777777" w:rsidR="008D6D4D" w:rsidRPr="007036CE" w:rsidRDefault="008D6D4D" w:rsidP="008212CC">
            <w:pPr>
              <w:pStyle w:val="GOSTTablenorm"/>
              <w:rPr>
                <w:ins w:id="14352" w:author="Опаева Лидия Арашаевна" w:date="2024-10-01T11:41:00Z"/>
              </w:rPr>
            </w:pPr>
            <w:ins w:id="14353" w:author="Опаева Лидия Арашаевна" w:date="2024-10-01T11:41:00Z">
              <w:r w:rsidRPr="007036CE">
                <w:t>Код цели (аналитический код) по Дт</w:t>
              </w:r>
            </w:ins>
          </w:p>
        </w:tc>
        <w:tc>
          <w:tcPr>
            <w:tcW w:w="1109" w:type="pct"/>
          </w:tcPr>
          <w:p w14:paraId="0286E843" w14:textId="77777777" w:rsidR="008D6D4D" w:rsidRPr="007036CE" w:rsidRDefault="008D6D4D" w:rsidP="008212CC">
            <w:pPr>
              <w:pStyle w:val="GOSTTablenorm"/>
              <w:rPr>
                <w:ins w:id="14354" w:author="Опаева Лидия Арашаевна" w:date="2024-10-01T11:41:00Z"/>
              </w:rPr>
            </w:pPr>
            <w:ins w:id="14355" w:author="Опаева Лидия Арашаевна" w:date="2024-10-01T11:41:00Z">
              <w:r w:rsidRPr="007036CE">
                <w:t>T0504833:DT_KS</w:t>
              </w:r>
            </w:ins>
          </w:p>
        </w:tc>
        <w:tc>
          <w:tcPr>
            <w:tcW w:w="1371" w:type="pct"/>
          </w:tcPr>
          <w:p w14:paraId="0C88FA48" w14:textId="77777777" w:rsidR="008D6D4D" w:rsidRPr="007036CE" w:rsidRDefault="008D6D4D" w:rsidP="008212CC">
            <w:pPr>
              <w:pStyle w:val="GOSTTablenorm"/>
              <w:rPr>
                <w:ins w:id="14356" w:author="Опаева Лидия Арашаевна" w:date="2024-10-01T11:41:00Z"/>
              </w:rPr>
            </w:pPr>
          </w:p>
        </w:tc>
      </w:tr>
      <w:tr w:rsidR="008D6D4D" w:rsidRPr="007036CE" w14:paraId="7BB80239" w14:textId="77777777" w:rsidTr="008212CC">
        <w:trPr>
          <w:ins w:id="14357" w:author="Опаева Лидия Арашаевна" w:date="2024-10-01T11:41:00Z"/>
        </w:trPr>
        <w:tc>
          <w:tcPr>
            <w:tcW w:w="1109" w:type="pct"/>
          </w:tcPr>
          <w:p w14:paraId="6C48CECD" w14:textId="77777777" w:rsidR="008D6D4D" w:rsidRPr="007036CE" w:rsidRDefault="008D6D4D" w:rsidP="008212CC">
            <w:pPr>
              <w:pStyle w:val="GOSTTablenorm"/>
              <w:rPr>
                <w:ins w:id="14358" w:author="Опаева Лидия Арашаевна" w:date="2024-10-01T11:41:00Z"/>
              </w:rPr>
            </w:pPr>
            <w:ins w:id="14359" w:author="Опаева Лидия Арашаевна" w:date="2024-10-01T11:41:00Z">
              <w:r w:rsidRPr="007036CE">
                <w:t>КЦ_Кт</w:t>
              </w:r>
            </w:ins>
          </w:p>
        </w:tc>
        <w:tc>
          <w:tcPr>
            <w:tcW w:w="302" w:type="pct"/>
          </w:tcPr>
          <w:p w14:paraId="40327DE4" w14:textId="77777777" w:rsidR="008D6D4D" w:rsidRPr="007036CE" w:rsidRDefault="008D6D4D" w:rsidP="008212CC">
            <w:pPr>
              <w:pStyle w:val="GOSTTablenorm"/>
              <w:rPr>
                <w:ins w:id="14360" w:author="Опаева Лидия Арашаевна" w:date="2024-10-01T11:41:00Z"/>
              </w:rPr>
            </w:pPr>
            <w:ins w:id="14361" w:author="Опаева Лидия Арашаевна" w:date="2024-10-01T11:41:00Z">
              <w:r w:rsidRPr="007036CE">
                <w:t>нет</w:t>
              </w:r>
            </w:ins>
          </w:p>
        </w:tc>
        <w:tc>
          <w:tcPr>
            <w:tcW w:w="1109" w:type="pct"/>
          </w:tcPr>
          <w:p w14:paraId="6C147190" w14:textId="77777777" w:rsidR="008D6D4D" w:rsidRPr="007036CE" w:rsidRDefault="008D6D4D" w:rsidP="008212CC">
            <w:pPr>
              <w:pStyle w:val="GOSTTablenorm"/>
              <w:rPr>
                <w:ins w:id="14362" w:author="Опаева Лидия Арашаевна" w:date="2024-10-01T11:41:00Z"/>
              </w:rPr>
            </w:pPr>
            <w:ins w:id="14363" w:author="Опаева Лидия Арашаевна" w:date="2024-10-01T11:41:00Z">
              <w:r w:rsidRPr="007036CE">
                <w:t>Код цели (аналитический код) по Кт</w:t>
              </w:r>
            </w:ins>
          </w:p>
        </w:tc>
        <w:tc>
          <w:tcPr>
            <w:tcW w:w="1109" w:type="pct"/>
          </w:tcPr>
          <w:p w14:paraId="67558411" w14:textId="77777777" w:rsidR="008D6D4D" w:rsidRPr="007036CE" w:rsidRDefault="008D6D4D" w:rsidP="008212CC">
            <w:pPr>
              <w:pStyle w:val="GOSTTablenorm"/>
              <w:rPr>
                <w:ins w:id="14364" w:author="Опаева Лидия Арашаевна" w:date="2024-10-01T11:41:00Z"/>
              </w:rPr>
            </w:pPr>
            <w:ins w:id="14365" w:author="Опаева Лидия Арашаевна" w:date="2024-10-01T11:41:00Z">
              <w:r w:rsidRPr="007036CE">
                <w:t>T0504833:CT_KS</w:t>
              </w:r>
            </w:ins>
          </w:p>
        </w:tc>
        <w:tc>
          <w:tcPr>
            <w:tcW w:w="1371" w:type="pct"/>
          </w:tcPr>
          <w:p w14:paraId="56B86999" w14:textId="77777777" w:rsidR="008D6D4D" w:rsidRPr="007036CE" w:rsidRDefault="008D6D4D" w:rsidP="008212CC">
            <w:pPr>
              <w:pStyle w:val="GOSTTablenorm"/>
              <w:rPr>
                <w:ins w:id="14366" w:author="Опаева Лидия Арашаевна" w:date="2024-10-01T11:41:00Z"/>
              </w:rPr>
            </w:pPr>
          </w:p>
        </w:tc>
      </w:tr>
      <w:tr w:rsidR="008D6D4D" w:rsidRPr="007036CE" w14:paraId="04342343" w14:textId="77777777" w:rsidTr="008212CC">
        <w:trPr>
          <w:ins w:id="14367" w:author="Опаева Лидия Арашаевна" w:date="2024-10-01T11:41:00Z"/>
        </w:trPr>
        <w:tc>
          <w:tcPr>
            <w:tcW w:w="1109" w:type="pct"/>
          </w:tcPr>
          <w:p w14:paraId="5D3A3745" w14:textId="77777777" w:rsidR="008D6D4D" w:rsidRPr="007036CE" w:rsidRDefault="008D6D4D" w:rsidP="008212CC">
            <w:pPr>
              <w:pStyle w:val="GOSTTablenorm"/>
              <w:rPr>
                <w:ins w:id="14368" w:author="Опаева Лидия Арашаевна" w:date="2024-10-01T11:41:00Z"/>
                <w:color w:val="000000"/>
              </w:rPr>
            </w:pPr>
            <w:ins w:id="14369" w:author="Опаева Лидия Арашаевна" w:date="2024-10-01T11:41:00Z">
              <w:r w:rsidRPr="007036CE">
                <w:rPr>
                  <w:color w:val="000000"/>
                </w:rPr>
                <w:t>БО_Дт</w:t>
              </w:r>
            </w:ins>
          </w:p>
        </w:tc>
        <w:tc>
          <w:tcPr>
            <w:tcW w:w="302" w:type="pct"/>
          </w:tcPr>
          <w:p w14:paraId="1D6747EE" w14:textId="77777777" w:rsidR="008D6D4D" w:rsidRPr="007036CE" w:rsidRDefault="008D6D4D" w:rsidP="008212CC">
            <w:pPr>
              <w:pStyle w:val="GOSTTablenorm"/>
              <w:rPr>
                <w:ins w:id="14370" w:author="Опаева Лидия Арашаевна" w:date="2024-10-01T11:41:00Z"/>
                <w:color w:val="000000"/>
              </w:rPr>
            </w:pPr>
            <w:ins w:id="14371" w:author="Опаева Лидия Арашаевна" w:date="2024-10-01T11:41:00Z">
              <w:r w:rsidRPr="007036CE">
                <w:rPr>
                  <w:color w:val="000000"/>
                </w:rPr>
                <w:t>нет</w:t>
              </w:r>
            </w:ins>
          </w:p>
        </w:tc>
        <w:tc>
          <w:tcPr>
            <w:tcW w:w="1109" w:type="pct"/>
          </w:tcPr>
          <w:p w14:paraId="1E3F4496" w14:textId="77777777" w:rsidR="008D6D4D" w:rsidRPr="007036CE" w:rsidRDefault="008D6D4D" w:rsidP="008212CC">
            <w:pPr>
              <w:pStyle w:val="GOSTTablenorm"/>
              <w:rPr>
                <w:ins w:id="14372" w:author="Опаева Лидия Арашаевна" w:date="2024-10-01T11:41:00Z"/>
                <w:color w:val="000000"/>
              </w:rPr>
            </w:pPr>
            <w:ins w:id="14373" w:author="Опаева Лидия Арашаевна" w:date="2024-10-01T11:41:00Z">
              <w:r w:rsidRPr="007036CE">
                <w:rPr>
                  <w:color w:val="000000"/>
                </w:rPr>
                <w:t>Бюджетное обязательство по Дт</w:t>
              </w:r>
            </w:ins>
          </w:p>
        </w:tc>
        <w:tc>
          <w:tcPr>
            <w:tcW w:w="1109" w:type="pct"/>
          </w:tcPr>
          <w:p w14:paraId="7C370122" w14:textId="77777777" w:rsidR="008D6D4D" w:rsidRPr="007036CE" w:rsidRDefault="008D6D4D" w:rsidP="008212CC">
            <w:pPr>
              <w:pStyle w:val="GOSTTablenorm"/>
              <w:rPr>
                <w:ins w:id="14374" w:author="Опаева Лидия Арашаевна" w:date="2024-10-01T11:41:00Z"/>
                <w:color w:val="000000"/>
              </w:rPr>
            </w:pPr>
            <w:ins w:id="14375" w:author="Опаева Лидия Арашаевна" w:date="2024-10-01T11:41:00Z">
              <w:r w:rsidRPr="007036CE">
                <w:rPr>
                  <w:color w:val="000000"/>
                </w:rPr>
                <w:t>T0504833:DT_BO</w:t>
              </w:r>
            </w:ins>
          </w:p>
        </w:tc>
        <w:tc>
          <w:tcPr>
            <w:tcW w:w="1371" w:type="pct"/>
          </w:tcPr>
          <w:p w14:paraId="653382F7" w14:textId="77777777" w:rsidR="008D6D4D" w:rsidRPr="007036CE" w:rsidRDefault="008D6D4D" w:rsidP="008212CC">
            <w:pPr>
              <w:pStyle w:val="GOSTTablenorm"/>
              <w:rPr>
                <w:ins w:id="14376" w:author="Опаева Лидия Арашаевна" w:date="2024-10-01T11:41:00Z"/>
                <w:szCs w:val="22"/>
              </w:rPr>
            </w:pPr>
          </w:p>
        </w:tc>
      </w:tr>
      <w:tr w:rsidR="008D6D4D" w:rsidRPr="007036CE" w14:paraId="7F8F0DBF" w14:textId="77777777" w:rsidTr="008212CC">
        <w:trPr>
          <w:ins w:id="14377" w:author="Опаева Лидия Арашаевна" w:date="2024-10-01T11:41:00Z"/>
        </w:trPr>
        <w:tc>
          <w:tcPr>
            <w:tcW w:w="1109" w:type="pct"/>
          </w:tcPr>
          <w:p w14:paraId="5F397989" w14:textId="77777777" w:rsidR="008D6D4D" w:rsidRPr="007036CE" w:rsidRDefault="008D6D4D" w:rsidP="008212CC">
            <w:pPr>
              <w:pStyle w:val="GOSTTablenorm"/>
              <w:rPr>
                <w:ins w:id="14378" w:author="Опаева Лидия Арашаевна" w:date="2024-10-01T11:41:00Z"/>
                <w:color w:val="000000"/>
              </w:rPr>
            </w:pPr>
            <w:ins w:id="14379" w:author="Опаева Лидия Арашаевна" w:date="2024-10-01T11:41:00Z">
              <w:r w:rsidRPr="007036CE">
                <w:rPr>
                  <w:color w:val="000000"/>
                </w:rPr>
                <w:t>БО_Кт</w:t>
              </w:r>
            </w:ins>
          </w:p>
        </w:tc>
        <w:tc>
          <w:tcPr>
            <w:tcW w:w="302" w:type="pct"/>
          </w:tcPr>
          <w:p w14:paraId="3AF85F73" w14:textId="77777777" w:rsidR="008D6D4D" w:rsidRPr="007036CE" w:rsidRDefault="008D6D4D" w:rsidP="008212CC">
            <w:pPr>
              <w:pStyle w:val="GOSTTablenorm"/>
              <w:rPr>
                <w:ins w:id="14380" w:author="Опаева Лидия Арашаевна" w:date="2024-10-01T11:41:00Z"/>
                <w:color w:val="000000"/>
              </w:rPr>
            </w:pPr>
            <w:ins w:id="14381" w:author="Опаева Лидия Арашаевна" w:date="2024-10-01T11:41:00Z">
              <w:r w:rsidRPr="007036CE">
                <w:rPr>
                  <w:color w:val="000000"/>
                </w:rPr>
                <w:t>нет</w:t>
              </w:r>
            </w:ins>
          </w:p>
        </w:tc>
        <w:tc>
          <w:tcPr>
            <w:tcW w:w="1109" w:type="pct"/>
          </w:tcPr>
          <w:p w14:paraId="6572A115" w14:textId="77777777" w:rsidR="008D6D4D" w:rsidRPr="007036CE" w:rsidRDefault="008D6D4D" w:rsidP="008212CC">
            <w:pPr>
              <w:pStyle w:val="GOSTTablenorm"/>
              <w:rPr>
                <w:ins w:id="14382" w:author="Опаева Лидия Арашаевна" w:date="2024-10-01T11:41:00Z"/>
                <w:color w:val="000000"/>
              </w:rPr>
            </w:pPr>
            <w:ins w:id="14383" w:author="Опаева Лидия Арашаевна" w:date="2024-10-01T11:41:00Z">
              <w:r w:rsidRPr="007036CE">
                <w:rPr>
                  <w:color w:val="000000"/>
                </w:rPr>
                <w:t>Бюджетное обязательство по Кт</w:t>
              </w:r>
            </w:ins>
          </w:p>
        </w:tc>
        <w:tc>
          <w:tcPr>
            <w:tcW w:w="1109" w:type="pct"/>
          </w:tcPr>
          <w:p w14:paraId="799A8874" w14:textId="77777777" w:rsidR="008D6D4D" w:rsidRPr="007036CE" w:rsidRDefault="008D6D4D" w:rsidP="008212CC">
            <w:pPr>
              <w:pStyle w:val="GOSTTablenorm"/>
              <w:rPr>
                <w:ins w:id="14384" w:author="Опаева Лидия Арашаевна" w:date="2024-10-01T11:41:00Z"/>
                <w:color w:val="000000"/>
              </w:rPr>
            </w:pPr>
            <w:ins w:id="14385" w:author="Опаева Лидия Арашаевна" w:date="2024-10-01T11:41:00Z">
              <w:r w:rsidRPr="007036CE">
                <w:rPr>
                  <w:color w:val="000000"/>
                </w:rPr>
                <w:t>T0504833:CT_BO</w:t>
              </w:r>
            </w:ins>
          </w:p>
        </w:tc>
        <w:tc>
          <w:tcPr>
            <w:tcW w:w="1371" w:type="pct"/>
          </w:tcPr>
          <w:p w14:paraId="3871C493" w14:textId="77777777" w:rsidR="008D6D4D" w:rsidRPr="007036CE" w:rsidRDefault="008D6D4D" w:rsidP="008212CC">
            <w:pPr>
              <w:pStyle w:val="GOSTTablenorm"/>
              <w:rPr>
                <w:ins w:id="14386" w:author="Опаева Лидия Арашаевна" w:date="2024-10-01T11:41:00Z"/>
                <w:szCs w:val="22"/>
              </w:rPr>
            </w:pPr>
          </w:p>
        </w:tc>
      </w:tr>
      <w:tr w:rsidR="008D6D4D" w:rsidRPr="007036CE" w14:paraId="4C6B1A98" w14:textId="77777777" w:rsidTr="008212CC">
        <w:trPr>
          <w:ins w:id="14387" w:author="Опаева Лидия Арашаевна" w:date="2024-10-01T11:41:00Z"/>
        </w:trPr>
        <w:tc>
          <w:tcPr>
            <w:tcW w:w="1109" w:type="pct"/>
          </w:tcPr>
          <w:p w14:paraId="2E0F4A21" w14:textId="77777777" w:rsidR="008D6D4D" w:rsidRPr="007036CE" w:rsidRDefault="008D6D4D" w:rsidP="008212CC">
            <w:pPr>
              <w:pStyle w:val="GOSTTablenorm"/>
              <w:rPr>
                <w:ins w:id="14388" w:author="Опаева Лидия Арашаевна" w:date="2024-10-01T11:41:00Z"/>
                <w:color w:val="000000"/>
              </w:rPr>
            </w:pPr>
            <w:ins w:id="14389" w:author="Опаева Лидия Арашаевна" w:date="2024-10-01T11:41:00Z">
              <w:r w:rsidRPr="007036CE">
                <w:rPr>
                  <w:color w:val="000000"/>
                </w:rPr>
                <w:t>ОКТМО_Дт</w:t>
              </w:r>
            </w:ins>
          </w:p>
        </w:tc>
        <w:tc>
          <w:tcPr>
            <w:tcW w:w="302" w:type="pct"/>
          </w:tcPr>
          <w:p w14:paraId="1B9BA3A4" w14:textId="77777777" w:rsidR="008D6D4D" w:rsidRPr="007036CE" w:rsidRDefault="008D6D4D" w:rsidP="008212CC">
            <w:pPr>
              <w:pStyle w:val="GOSTTablenorm"/>
              <w:rPr>
                <w:ins w:id="14390" w:author="Опаева Лидия Арашаевна" w:date="2024-10-01T11:41:00Z"/>
                <w:color w:val="000000"/>
              </w:rPr>
            </w:pPr>
            <w:ins w:id="14391" w:author="Опаева Лидия Арашаевна" w:date="2024-10-01T11:41:00Z">
              <w:r w:rsidRPr="007036CE">
                <w:rPr>
                  <w:color w:val="000000"/>
                </w:rPr>
                <w:t>нет</w:t>
              </w:r>
            </w:ins>
          </w:p>
        </w:tc>
        <w:tc>
          <w:tcPr>
            <w:tcW w:w="1109" w:type="pct"/>
          </w:tcPr>
          <w:p w14:paraId="3CE18147" w14:textId="77777777" w:rsidR="008D6D4D" w:rsidRPr="007036CE" w:rsidRDefault="008D6D4D" w:rsidP="008212CC">
            <w:pPr>
              <w:pStyle w:val="GOSTTablenorm"/>
              <w:rPr>
                <w:ins w:id="14392" w:author="Опаева Лидия Арашаевна" w:date="2024-10-01T11:41:00Z"/>
                <w:color w:val="000000"/>
              </w:rPr>
            </w:pPr>
            <w:ins w:id="14393" w:author="Опаева Лидия Арашаевна" w:date="2024-10-01T11:41:00Z">
              <w:r w:rsidRPr="007036CE">
                <w:rPr>
                  <w:color w:val="000000"/>
                </w:rPr>
                <w:t>ОКТМО по Дт</w:t>
              </w:r>
            </w:ins>
          </w:p>
        </w:tc>
        <w:tc>
          <w:tcPr>
            <w:tcW w:w="1109" w:type="pct"/>
          </w:tcPr>
          <w:p w14:paraId="32294B33" w14:textId="77777777" w:rsidR="008D6D4D" w:rsidRPr="007036CE" w:rsidRDefault="008D6D4D" w:rsidP="008212CC">
            <w:pPr>
              <w:pStyle w:val="GOSTTablenorm"/>
              <w:rPr>
                <w:ins w:id="14394" w:author="Опаева Лидия Арашаевна" w:date="2024-10-01T11:41:00Z"/>
                <w:color w:val="000000"/>
              </w:rPr>
            </w:pPr>
            <w:ins w:id="14395" w:author="Опаева Лидия Арашаевна" w:date="2024-10-01T11:41:00Z">
              <w:r w:rsidRPr="007036CE">
                <w:rPr>
                  <w:color w:val="000000"/>
                </w:rPr>
                <w:t>T0504833:DT_</w:t>
              </w:r>
              <w:r w:rsidRPr="007036CE">
                <w:rPr>
                  <w:color w:val="000000"/>
                  <w:lang w:val="en-US"/>
                </w:rPr>
                <w:t>OKTMO</w:t>
              </w:r>
            </w:ins>
          </w:p>
        </w:tc>
        <w:tc>
          <w:tcPr>
            <w:tcW w:w="1371" w:type="pct"/>
          </w:tcPr>
          <w:p w14:paraId="7536A529" w14:textId="77777777" w:rsidR="008D6D4D" w:rsidRPr="007036CE" w:rsidRDefault="008D6D4D" w:rsidP="008212CC">
            <w:pPr>
              <w:pStyle w:val="GOSTTablenorm"/>
              <w:rPr>
                <w:ins w:id="14396" w:author="Опаева Лидия Арашаевна" w:date="2024-10-01T11:41:00Z"/>
                <w:szCs w:val="22"/>
              </w:rPr>
            </w:pPr>
          </w:p>
        </w:tc>
      </w:tr>
      <w:tr w:rsidR="008D6D4D" w:rsidRPr="007036CE" w14:paraId="2C7CCCDD" w14:textId="77777777" w:rsidTr="008212CC">
        <w:trPr>
          <w:ins w:id="14397" w:author="Опаева Лидия Арашаевна" w:date="2024-10-01T11:41:00Z"/>
        </w:trPr>
        <w:tc>
          <w:tcPr>
            <w:tcW w:w="1109" w:type="pct"/>
          </w:tcPr>
          <w:p w14:paraId="43E80712" w14:textId="77777777" w:rsidR="008D6D4D" w:rsidRPr="007036CE" w:rsidRDefault="008D6D4D" w:rsidP="008212CC">
            <w:pPr>
              <w:pStyle w:val="GOSTTablenorm"/>
              <w:rPr>
                <w:ins w:id="14398" w:author="Опаева Лидия Арашаевна" w:date="2024-10-01T11:41:00Z"/>
                <w:color w:val="000000"/>
              </w:rPr>
            </w:pPr>
            <w:ins w:id="14399" w:author="Опаева Лидия Арашаевна" w:date="2024-10-01T11:41:00Z">
              <w:r w:rsidRPr="007036CE">
                <w:rPr>
                  <w:color w:val="000000"/>
                </w:rPr>
                <w:t>ОКТМО_Кт</w:t>
              </w:r>
            </w:ins>
          </w:p>
        </w:tc>
        <w:tc>
          <w:tcPr>
            <w:tcW w:w="302" w:type="pct"/>
          </w:tcPr>
          <w:p w14:paraId="37640CD0" w14:textId="77777777" w:rsidR="008D6D4D" w:rsidRPr="007036CE" w:rsidRDefault="008D6D4D" w:rsidP="008212CC">
            <w:pPr>
              <w:pStyle w:val="GOSTTablenorm"/>
              <w:rPr>
                <w:ins w:id="14400" w:author="Опаева Лидия Арашаевна" w:date="2024-10-01T11:41:00Z"/>
                <w:color w:val="000000"/>
              </w:rPr>
            </w:pPr>
            <w:ins w:id="14401" w:author="Опаева Лидия Арашаевна" w:date="2024-10-01T11:41:00Z">
              <w:r w:rsidRPr="007036CE">
                <w:rPr>
                  <w:color w:val="000000"/>
                </w:rPr>
                <w:t>нет</w:t>
              </w:r>
            </w:ins>
          </w:p>
        </w:tc>
        <w:tc>
          <w:tcPr>
            <w:tcW w:w="1109" w:type="pct"/>
          </w:tcPr>
          <w:p w14:paraId="144C6826" w14:textId="77777777" w:rsidR="008D6D4D" w:rsidRPr="007036CE" w:rsidRDefault="008D6D4D" w:rsidP="008212CC">
            <w:pPr>
              <w:pStyle w:val="GOSTTablenorm"/>
              <w:rPr>
                <w:ins w:id="14402" w:author="Опаева Лидия Арашаевна" w:date="2024-10-01T11:41:00Z"/>
                <w:color w:val="000000"/>
              </w:rPr>
            </w:pPr>
            <w:ins w:id="14403" w:author="Опаева Лидия Арашаевна" w:date="2024-10-01T11:41:00Z">
              <w:r w:rsidRPr="007036CE">
                <w:rPr>
                  <w:color w:val="000000"/>
                </w:rPr>
                <w:t>ОКТМО по Кт</w:t>
              </w:r>
            </w:ins>
          </w:p>
        </w:tc>
        <w:tc>
          <w:tcPr>
            <w:tcW w:w="1109" w:type="pct"/>
          </w:tcPr>
          <w:p w14:paraId="52443273" w14:textId="77777777" w:rsidR="008D6D4D" w:rsidRPr="007036CE" w:rsidRDefault="008D6D4D" w:rsidP="008212CC">
            <w:pPr>
              <w:pStyle w:val="GOSTTablenorm"/>
              <w:rPr>
                <w:ins w:id="14404" w:author="Опаева Лидия Арашаевна" w:date="2024-10-01T11:41:00Z"/>
                <w:color w:val="000000"/>
              </w:rPr>
            </w:pPr>
            <w:ins w:id="14405" w:author="Опаева Лидия Арашаевна" w:date="2024-10-01T11:41:00Z">
              <w:r w:rsidRPr="007036CE">
                <w:rPr>
                  <w:color w:val="000000"/>
                </w:rPr>
                <w:t>T0504833:CT_</w:t>
              </w:r>
              <w:r w:rsidRPr="007036CE">
                <w:rPr>
                  <w:color w:val="000000"/>
                  <w:lang w:val="en-US"/>
                </w:rPr>
                <w:t>OKTMO</w:t>
              </w:r>
            </w:ins>
          </w:p>
        </w:tc>
        <w:tc>
          <w:tcPr>
            <w:tcW w:w="1371" w:type="pct"/>
          </w:tcPr>
          <w:p w14:paraId="1D504BE8" w14:textId="77777777" w:rsidR="008D6D4D" w:rsidRPr="007036CE" w:rsidRDefault="008D6D4D" w:rsidP="008212CC">
            <w:pPr>
              <w:pStyle w:val="GOSTTablenorm"/>
              <w:rPr>
                <w:ins w:id="14406" w:author="Опаева Лидия Арашаевна" w:date="2024-10-01T11:41:00Z"/>
                <w:szCs w:val="22"/>
              </w:rPr>
            </w:pPr>
          </w:p>
        </w:tc>
      </w:tr>
      <w:tr w:rsidR="008D6D4D" w:rsidRPr="007036CE" w14:paraId="3831EEC2" w14:textId="77777777" w:rsidTr="008212CC">
        <w:trPr>
          <w:ins w:id="14407" w:author="Опаева Лидия Арашаевна" w:date="2024-10-01T11:41:00Z"/>
        </w:trPr>
        <w:tc>
          <w:tcPr>
            <w:tcW w:w="1109" w:type="pct"/>
          </w:tcPr>
          <w:p w14:paraId="4ACBFBFF" w14:textId="77777777" w:rsidR="008D6D4D" w:rsidRPr="007036CE" w:rsidRDefault="008D6D4D" w:rsidP="008212CC">
            <w:pPr>
              <w:pStyle w:val="GOSTTablenorm"/>
              <w:rPr>
                <w:ins w:id="14408" w:author="Опаева Лидия Арашаевна" w:date="2024-10-01T11:41:00Z"/>
              </w:rPr>
            </w:pPr>
            <w:ins w:id="14409" w:author="Опаева Лидия Арашаевна" w:date="2024-10-01T11:41:00Z">
              <w:r w:rsidRPr="007036CE">
                <w:t>ПЗО_Дт</w:t>
              </w:r>
            </w:ins>
          </w:p>
        </w:tc>
        <w:tc>
          <w:tcPr>
            <w:tcW w:w="302" w:type="pct"/>
          </w:tcPr>
          <w:p w14:paraId="0E8F4AF1" w14:textId="77777777" w:rsidR="008D6D4D" w:rsidRPr="007036CE" w:rsidRDefault="008D6D4D" w:rsidP="008212CC">
            <w:pPr>
              <w:pStyle w:val="GOSTTablenorm"/>
              <w:rPr>
                <w:ins w:id="14410" w:author="Опаева Лидия Арашаевна" w:date="2024-10-01T11:41:00Z"/>
              </w:rPr>
            </w:pPr>
            <w:ins w:id="14411" w:author="Опаева Лидия Арашаевна" w:date="2024-10-01T11:41:00Z">
              <w:r w:rsidRPr="007036CE">
                <w:t>нет</w:t>
              </w:r>
            </w:ins>
          </w:p>
        </w:tc>
        <w:tc>
          <w:tcPr>
            <w:tcW w:w="1109" w:type="pct"/>
          </w:tcPr>
          <w:p w14:paraId="2A3AC935" w14:textId="77777777" w:rsidR="008D6D4D" w:rsidRPr="007036CE" w:rsidRDefault="008D6D4D" w:rsidP="008212CC">
            <w:pPr>
              <w:pStyle w:val="GOSTTablenorm"/>
              <w:rPr>
                <w:ins w:id="14412" w:author="Опаева Лидия Арашаевна" w:date="2024-10-01T11:41:00Z"/>
              </w:rPr>
            </w:pPr>
            <w:ins w:id="14413" w:author="Опаева Лидия Арашаевна" w:date="2024-10-01T11:41:00Z">
              <w:r w:rsidRPr="007036CE">
                <w:t>Признак заключительных оборотов по Дт</w:t>
              </w:r>
            </w:ins>
          </w:p>
        </w:tc>
        <w:tc>
          <w:tcPr>
            <w:tcW w:w="1109" w:type="pct"/>
          </w:tcPr>
          <w:p w14:paraId="2C45BEF0" w14:textId="77777777" w:rsidR="008D6D4D" w:rsidRPr="007036CE" w:rsidRDefault="008D6D4D" w:rsidP="008212CC">
            <w:pPr>
              <w:pStyle w:val="GOSTTablenorm"/>
              <w:rPr>
                <w:ins w:id="14414" w:author="Опаева Лидия Арашаевна" w:date="2024-10-01T11:41:00Z"/>
              </w:rPr>
            </w:pPr>
            <w:ins w:id="14415" w:author="Опаева Лидия Арашаевна" w:date="2024-10-01T11:41:00Z">
              <w:r w:rsidRPr="007036CE">
                <w:t>T0504833:DT_PZO</w:t>
              </w:r>
            </w:ins>
          </w:p>
        </w:tc>
        <w:tc>
          <w:tcPr>
            <w:tcW w:w="1371" w:type="pct"/>
          </w:tcPr>
          <w:p w14:paraId="0ABAB803" w14:textId="77777777" w:rsidR="008D6D4D" w:rsidRPr="007036CE" w:rsidRDefault="008D6D4D" w:rsidP="008212CC">
            <w:pPr>
              <w:pStyle w:val="GOSTTablenorm"/>
              <w:rPr>
                <w:ins w:id="14416" w:author="Опаева Лидия Арашаевна" w:date="2024-10-01T11:41:00Z"/>
              </w:rPr>
            </w:pPr>
          </w:p>
        </w:tc>
      </w:tr>
      <w:tr w:rsidR="008D6D4D" w:rsidRPr="007036CE" w14:paraId="295DF439" w14:textId="77777777" w:rsidTr="008212CC">
        <w:trPr>
          <w:ins w:id="14417" w:author="Опаева Лидия Арашаевна" w:date="2024-10-01T11:41:00Z"/>
        </w:trPr>
        <w:tc>
          <w:tcPr>
            <w:tcW w:w="1109" w:type="pct"/>
          </w:tcPr>
          <w:p w14:paraId="6EA14DA2" w14:textId="77777777" w:rsidR="008D6D4D" w:rsidRPr="007036CE" w:rsidRDefault="008D6D4D" w:rsidP="008212CC">
            <w:pPr>
              <w:pStyle w:val="GOSTTablenorm"/>
              <w:rPr>
                <w:ins w:id="14418" w:author="Опаева Лидия Арашаевна" w:date="2024-10-01T11:41:00Z"/>
              </w:rPr>
            </w:pPr>
            <w:ins w:id="14419" w:author="Опаева Лидия Арашаевна" w:date="2024-10-01T11:41:00Z">
              <w:r w:rsidRPr="007036CE">
                <w:lastRenderedPageBreak/>
                <w:t>ПЗО_Кт</w:t>
              </w:r>
            </w:ins>
          </w:p>
        </w:tc>
        <w:tc>
          <w:tcPr>
            <w:tcW w:w="302" w:type="pct"/>
          </w:tcPr>
          <w:p w14:paraId="3D2C32CB" w14:textId="77777777" w:rsidR="008D6D4D" w:rsidRPr="007036CE" w:rsidRDefault="008D6D4D" w:rsidP="008212CC">
            <w:pPr>
              <w:pStyle w:val="GOSTTablenorm"/>
              <w:rPr>
                <w:ins w:id="14420" w:author="Опаева Лидия Арашаевна" w:date="2024-10-01T11:41:00Z"/>
              </w:rPr>
            </w:pPr>
            <w:ins w:id="14421" w:author="Опаева Лидия Арашаевна" w:date="2024-10-01T11:41:00Z">
              <w:r w:rsidRPr="007036CE">
                <w:t>нет</w:t>
              </w:r>
            </w:ins>
          </w:p>
        </w:tc>
        <w:tc>
          <w:tcPr>
            <w:tcW w:w="1109" w:type="pct"/>
          </w:tcPr>
          <w:p w14:paraId="63A561CC" w14:textId="77777777" w:rsidR="008D6D4D" w:rsidRPr="007036CE" w:rsidRDefault="008D6D4D" w:rsidP="008212CC">
            <w:pPr>
              <w:pStyle w:val="GOSTTablenorm"/>
              <w:rPr>
                <w:ins w:id="14422" w:author="Опаева Лидия Арашаевна" w:date="2024-10-01T11:41:00Z"/>
              </w:rPr>
            </w:pPr>
            <w:ins w:id="14423" w:author="Опаева Лидия Арашаевна" w:date="2024-10-01T11:41:00Z">
              <w:r w:rsidRPr="007036CE">
                <w:t>Признак заключительных оборотов по Кт</w:t>
              </w:r>
            </w:ins>
          </w:p>
        </w:tc>
        <w:tc>
          <w:tcPr>
            <w:tcW w:w="1109" w:type="pct"/>
          </w:tcPr>
          <w:p w14:paraId="5AA5B6F5" w14:textId="77777777" w:rsidR="008D6D4D" w:rsidRPr="007036CE" w:rsidRDefault="008D6D4D" w:rsidP="008212CC">
            <w:pPr>
              <w:pStyle w:val="GOSTTablenorm"/>
              <w:rPr>
                <w:ins w:id="14424" w:author="Опаева Лидия Арашаевна" w:date="2024-10-01T11:41:00Z"/>
              </w:rPr>
            </w:pPr>
            <w:ins w:id="14425" w:author="Опаева Лидия Арашаевна" w:date="2024-10-01T11:41:00Z">
              <w:r w:rsidRPr="007036CE">
                <w:t>T0504833:CT_PZO</w:t>
              </w:r>
            </w:ins>
          </w:p>
        </w:tc>
        <w:tc>
          <w:tcPr>
            <w:tcW w:w="1371" w:type="pct"/>
          </w:tcPr>
          <w:p w14:paraId="2268CBC4" w14:textId="77777777" w:rsidR="008D6D4D" w:rsidRPr="007036CE" w:rsidRDefault="008D6D4D" w:rsidP="008212CC">
            <w:pPr>
              <w:pStyle w:val="GOSTTablenorm"/>
              <w:rPr>
                <w:ins w:id="14426" w:author="Опаева Лидия Арашаевна" w:date="2024-10-01T11:41:00Z"/>
              </w:rPr>
            </w:pPr>
          </w:p>
        </w:tc>
      </w:tr>
      <w:tr w:rsidR="008D6D4D" w:rsidRPr="007036CE" w14:paraId="1A645356" w14:textId="77777777" w:rsidTr="008212CC">
        <w:trPr>
          <w:ins w:id="14427" w:author="Опаева Лидия Арашаевна" w:date="2024-10-01T11:41:00Z"/>
        </w:trPr>
        <w:tc>
          <w:tcPr>
            <w:tcW w:w="1109" w:type="pct"/>
          </w:tcPr>
          <w:p w14:paraId="146EF644" w14:textId="77777777" w:rsidR="008D6D4D" w:rsidRPr="007036CE" w:rsidRDefault="008D6D4D" w:rsidP="008212CC">
            <w:pPr>
              <w:pStyle w:val="GOSTTablenorm"/>
              <w:rPr>
                <w:ins w:id="14428" w:author="Опаева Лидия Арашаевна" w:date="2024-10-01T11:41:00Z"/>
              </w:rPr>
            </w:pPr>
            <w:ins w:id="14429" w:author="Опаева Лидия Арашаевна" w:date="2024-10-01T11:41:00Z">
              <w:r w:rsidRPr="007036CE">
                <w:t>ОКС_КМИ_Дт</w:t>
              </w:r>
            </w:ins>
          </w:p>
        </w:tc>
        <w:tc>
          <w:tcPr>
            <w:tcW w:w="302" w:type="pct"/>
          </w:tcPr>
          <w:p w14:paraId="7FEA5415" w14:textId="77777777" w:rsidR="008D6D4D" w:rsidRPr="007036CE" w:rsidRDefault="008D6D4D" w:rsidP="008212CC">
            <w:pPr>
              <w:pStyle w:val="GOSTTablenorm"/>
              <w:rPr>
                <w:ins w:id="14430" w:author="Опаева Лидия Арашаевна" w:date="2024-10-01T11:41:00Z"/>
              </w:rPr>
            </w:pPr>
            <w:ins w:id="14431" w:author="Опаева Лидия Арашаевна" w:date="2024-10-01T11:41:00Z">
              <w:r w:rsidRPr="007036CE">
                <w:t>нет</w:t>
              </w:r>
            </w:ins>
          </w:p>
        </w:tc>
        <w:tc>
          <w:tcPr>
            <w:tcW w:w="1109" w:type="pct"/>
          </w:tcPr>
          <w:p w14:paraId="5BA8B179" w14:textId="77777777" w:rsidR="008D6D4D" w:rsidRPr="007036CE" w:rsidRDefault="008D6D4D" w:rsidP="008212CC">
            <w:pPr>
              <w:pStyle w:val="GOSTTablenorm"/>
              <w:rPr>
                <w:ins w:id="14432" w:author="Опаева Лидия Арашаевна" w:date="2024-10-01T11:41:00Z"/>
              </w:rPr>
            </w:pPr>
            <w:ins w:id="14433" w:author="Опаева Лидия Арашаевна" w:date="2024-10-01T11:41:00Z">
              <w:r w:rsidRPr="007036CE">
                <w:t>ОКС/КМИ по Дт</w:t>
              </w:r>
            </w:ins>
          </w:p>
        </w:tc>
        <w:tc>
          <w:tcPr>
            <w:tcW w:w="1109" w:type="pct"/>
          </w:tcPr>
          <w:p w14:paraId="71AD54EF" w14:textId="77777777" w:rsidR="008D6D4D" w:rsidRPr="007036CE" w:rsidRDefault="008D6D4D" w:rsidP="008212CC">
            <w:pPr>
              <w:pStyle w:val="GOSTTablenorm"/>
              <w:rPr>
                <w:ins w:id="14434" w:author="Опаева Лидия Арашаевна" w:date="2024-10-01T11:41:00Z"/>
              </w:rPr>
            </w:pPr>
            <w:ins w:id="14435" w:author="Опаева Лидия Арашаевна" w:date="2024-10-01T11:41:00Z">
              <w:r w:rsidRPr="007036CE">
                <w:t>T0504833:DT_FAIP</w:t>
              </w:r>
            </w:ins>
          </w:p>
        </w:tc>
        <w:tc>
          <w:tcPr>
            <w:tcW w:w="1371" w:type="pct"/>
          </w:tcPr>
          <w:p w14:paraId="21A036D5" w14:textId="77777777" w:rsidR="008D6D4D" w:rsidRPr="007036CE" w:rsidRDefault="008D6D4D" w:rsidP="008212CC">
            <w:pPr>
              <w:pStyle w:val="GOSTTablenorm"/>
              <w:rPr>
                <w:ins w:id="14436" w:author="Опаева Лидия Арашаевна" w:date="2024-10-01T11:41:00Z"/>
              </w:rPr>
            </w:pPr>
          </w:p>
        </w:tc>
      </w:tr>
      <w:tr w:rsidR="008D6D4D" w:rsidRPr="007036CE" w14:paraId="0F29F7D8" w14:textId="77777777" w:rsidTr="008212CC">
        <w:trPr>
          <w:ins w:id="14437" w:author="Опаева Лидия Арашаевна" w:date="2024-10-01T11:41:00Z"/>
        </w:trPr>
        <w:tc>
          <w:tcPr>
            <w:tcW w:w="1109" w:type="pct"/>
          </w:tcPr>
          <w:p w14:paraId="15DDC870" w14:textId="77777777" w:rsidR="008D6D4D" w:rsidRPr="007036CE" w:rsidRDefault="008D6D4D" w:rsidP="008212CC">
            <w:pPr>
              <w:pStyle w:val="GOSTTablenorm"/>
              <w:rPr>
                <w:ins w:id="14438" w:author="Опаева Лидия Арашаевна" w:date="2024-10-01T11:41:00Z"/>
              </w:rPr>
            </w:pPr>
            <w:ins w:id="14439" w:author="Опаева Лидия Арашаевна" w:date="2024-10-01T11:41:00Z">
              <w:r w:rsidRPr="007036CE">
                <w:t>ОКС_КМИ_Кт</w:t>
              </w:r>
            </w:ins>
          </w:p>
        </w:tc>
        <w:tc>
          <w:tcPr>
            <w:tcW w:w="302" w:type="pct"/>
          </w:tcPr>
          <w:p w14:paraId="785F1B05" w14:textId="77777777" w:rsidR="008D6D4D" w:rsidRPr="007036CE" w:rsidRDefault="008D6D4D" w:rsidP="008212CC">
            <w:pPr>
              <w:pStyle w:val="GOSTTablenorm"/>
              <w:rPr>
                <w:ins w:id="14440" w:author="Опаева Лидия Арашаевна" w:date="2024-10-01T11:41:00Z"/>
              </w:rPr>
            </w:pPr>
            <w:ins w:id="14441" w:author="Опаева Лидия Арашаевна" w:date="2024-10-01T11:41:00Z">
              <w:r w:rsidRPr="007036CE">
                <w:t>нет</w:t>
              </w:r>
            </w:ins>
          </w:p>
        </w:tc>
        <w:tc>
          <w:tcPr>
            <w:tcW w:w="1109" w:type="pct"/>
          </w:tcPr>
          <w:p w14:paraId="739C80B4" w14:textId="77777777" w:rsidR="008D6D4D" w:rsidRPr="007036CE" w:rsidRDefault="008D6D4D" w:rsidP="008212CC">
            <w:pPr>
              <w:pStyle w:val="GOSTTablenorm"/>
              <w:rPr>
                <w:ins w:id="14442" w:author="Опаева Лидия Арашаевна" w:date="2024-10-01T11:41:00Z"/>
              </w:rPr>
            </w:pPr>
            <w:ins w:id="14443" w:author="Опаева Лидия Арашаевна" w:date="2024-10-01T11:41:00Z">
              <w:r w:rsidRPr="007036CE">
                <w:t>ОКС/КМИ по Кт</w:t>
              </w:r>
            </w:ins>
          </w:p>
        </w:tc>
        <w:tc>
          <w:tcPr>
            <w:tcW w:w="1109" w:type="pct"/>
          </w:tcPr>
          <w:p w14:paraId="56027D30" w14:textId="77777777" w:rsidR="008D6D4D" w:rsidRPr="007036CE" w:rsidRDefault="008D6D4D" w:rsidP="008212CC">
            <w:pPr>
              <w:pStyle w:val="GOSTTablenorm"/>
              <w:rPr>
                <w:ins w:id="14444" w:author="Опаева Лидия Арашаевна" w:date="2024-10-01T11:41:00Z"/>
              </w:rPr>
            </w:pPr>
            <w:ins w:id="14445" w:author="Опаева Лидия Арашаевна" w:date="2024-10-01T11:41:00Z">
              <w:r w:rsidRPr="007036CE">
                <w:t>T0504833:CT_FAIP</w:t>
              </w:r>
            </w:ins>
          </w:p>
        </w:tc>
        <w:tc>
          <w:tcPr>
            <w:tcW w:w="1371" w:type="pct"/>
          </w:tcPr>
          <w:p w14:paraId="388987C2" w14:textId="77777777" w:rsidR="008D6D4D" w:rsidRPr="007036CE" w:rsidRDefault="008D6D4D" w:rsidP="008212CC">
            <w:pPr>
              <w:pStyle w:val="GOSTTablenorm"/>
              <w:rPr>
                <w:ins w:id="14446" w:author="Опаева Лидия Арашаевна" w:date="2024-10-01T11:41:00Z"/>
              </w:rPr>
            </w:pPr>
          </w:p>
        </w:tc>
      </w:tr>
      <w:tr w:rsidR="008D6D4D" w:rsidRPr="007036CE" w14:paraId="2684403D" w14:textId="77777777" w:rsidTr="008212CC">
        <w:trPr>
          <w:ins w:id="14447" w:author="Опаева Лидия Арашаевна" w:date="2024-10-01T11:41:00Z"/>
        </w:trPr>
        <w:tc>
          <w:tcPr>
            <w:tcW w:w="1109" w:type="pct"/>
          </w:tcPr>
          <w:p w14:paraId="5815CF31" w14:textId="77777777" w:rsidR="008D6D4D" w:rsidRPr="007036CE" w:rsidRDefault="008D6D4D" w:rsidP="008212CC">
            <w:pPr>
              <w:pStyle w:val="GOSTTablenorm"/>
              <w:rPr>
                <w:ins w:id="14448" w:author="Опаева Лидия Арашаевна" w:date="2024-10-01T11:41:00Z"/>
              </w:rPr>
            </w:pPr>
            <w:ins w:id="14449" w:author="Опаева Лидия Арашаевна" w:date="2024-10-01T11:41:00Z">
              <w:r w:rsidRPr="007036CE">
                <w:t>ФО_Дт</w:t>
              </w:r>
            </w:ins>
          </w:p>
        </w:tc>
        <w:tc>
          <w:tcPr>
            <w:tcW w:w="302" w:type="pct"/>
          </w:tcPr>
          <w:p w14:paraId="57BA6DB4" w14:textId="77777777" w:rsidR="008D6D4D" w:rsidRPr="007036CE" w:rsidRDefault="008D6D4D" w:rsidP="008212CC">
            <w:pPr>
              <w:pStyle w:val="GOSTTablenorm"/>
              <w:rPr>
                <w:ins w:id="14450" w:author="Опаева Лидия Арашаевна" w:date="2024-10-01T11:41:00Z"/>
              </w:rPr>
            </w:pPr>
            <w:ins w:id="14451" w:author="Опаева Лидия Арашаевна" w:date="2024-10-01T11:41:00Z">
              <w:r w:rsidRPr="007036CE">
                <w:t>нет</w:t>
              </w:r>
            </w:ins>
          </w:p>
        </w:tc>
        <w:tc>
          <w:tcPr>
            <w:tcW w:w="1109" w:type="pct"/>
          </w:tcPr>
          <w:p w14:paraId="260F899A" w14:textId="77777777" w:rsidR="008D6D4D" w:rsidRPr="007036CE" w:rsidRDefault="008D6D4D" w:rsidP="008212CC">
            <w:pPr>
              <w:pStyle w:val="GOSTTablenorm"/>
              <w:rPr>
                <w:ins w:id="14452" w:author="Опаева Лидия Арашаевна" w:date="2024-10-01T11:41:00Z"/>
              </w:rPr>
            </w:pPr>
            <w:ins w:id="14453" w:author="Опаева Лидия Арашаевна" w:date="2024-10-01T11:41:00Z">
              <w:r w:rsidRPr="007036CE">
                <w:t>Финансовый орган по Дт</w:t>
              </w:r>
            </w:ins>
          </w:p>
        </w:tc>
        <w:tc>
          <w:tcPr>
            <w:tcW w:w="1109" w:type="pct"/>
          </w:tcPr>
          <w:p w14:paraId="3D1EB269" w14:textId="77777777" w:rsidR="008D6D4D" w:rsidRPr="007036CE" w:rsidRDefault="008D6D4D" w:rsidP="008212CC">
            <w:pPr>
              <w:pStyle w:val="GOSTTablenorm"/>
              <w:rPr>
                <w:ins w:id="14454" w:author="Опаева Лидия Арашаевна" w:date="2024-10-01T11:41:00Z"/>
              </w:rPr>
            </w:pPr>
            <w:ins w:id="14455" w:author="Опаева Лидия Арашаевна" w:date="2024-10-01T11:41:00Z">
              <w:r w:rsidRPr="007036CE">
                <w:t>T0504833:DT_FO</w:t>
              </w:r>
            </w:ins>
          </w:p>
        </w:tc>
        <w:tc>
          <w:tcPr>
            <w:tcW w:w="1371" w:type="pct"/>
          </w:tcPr>
          <w:p w14:paraId="5DAF3B56" w14:textId="77777777" w:rsidR="008D6D4D" w:rsidRPr="007036CE" w:rsidRDefault="008D6D4D" w:rsidP="008212CC">
            <w:pPr>
              <w:pStyle w:val="GOSTTablenorm"/>
              <w:rPr>
                <w:ins w:id="14456" w:author="Опаева Лидия Арашаевна" w:date="2024-10-01T11:41:00Z"/>
              </w:rPr>
            </w:pPr>
          </w:p>
        </w:tc>
      </w:tr>
      <w:tr w:rsidR="008D6D4D" w:rsidRPr="007036CE" w14:paraId="4A434FD8" w14:textId="77777777" w:rsidTr="008212CC">
        <w:trPr>
          <w:ins w:id="14457" w:author="Опаева Лидия Арашаевна" w:date="2024-10-01T11:41:00Z"/>
        </w:trPr>
        <w:tc>
          <w:tcPr>
            <w:tcW w:w="1109" w:type="pct"/>
          </w:tcPr>
          <w:p w14:paraId="3AA13083" w14:textId="77777777" w:rsidR="008D6D4D" w:rsidRPr="007036CE" w:rsidRDefault="008D6D4D" w:rsidP="008212CC">
            <w:pPr>
              <w:pStyle w:val="GOSTTablenorm"/>
              <w:rPr>
                <w:ins w:id="14458" w:author="Опаева Лидия Арашаевна" w:date="2024-10-01T11:41:00Z"/>
              </w:rPr>
            </w:pPr>
            <w:ins w:id="14459" w:author="Опаева Лидия Арашаевна" w:date="2024-10-01T11:41:00Z">
              <w:r w:rsidRPr="007036CE">
                <w:t>ФО_Кт</w:t>
              </w:r>
            </w:ins>
          </w:p>
        </w:tc>
        <w:tc>
          <w:tcPr>
            <w:tcW w:w="302" w:type="pct"/>
          </w:tcPr>
          <w:p w14:paraId="54CEEEF3" w14:textId="77777777" w:rsidR="008D6D4D" w:rsidRPr="007036CE" w:rsidRDefault="008D6D4D" w:rsidP="008212CC">
            <w:pPr>
              <w:pStyle w:val="GOSTTablenorm"/>
              <w:rPr>
                <w:ins w:id="14460" w:author="Опаева Лидия Арашаевна" w:date="2024-10-01T11:41:00Z"/>
              </w:rPr>
            </w:pPr>
            <w:ins w:id="14461" w:author="Опаева Лидия Арашаевна" w:date="2024-10-01T11:41:00Z">
              <w:r w:rsidRPr="007036CE">
                <w:t>нет</w:t>
              </w:r>
            </w:ins>
          </w:p>
        </w:tc>
        <w:tc>
          <w:tcPr>
            <w:tcW w:w="1109" w:type="pct"/>
          </w:tcPr>
          <w:p w14:paraId="21B1C68E" w14:textId="77777777" w:rsidR="008D6D4D" w:rsidRPr="007036CE" w:rsidRDefault="008D6D4D" w:rsidP="008212CC">
            <w:pPr>
              <w:pStyle w:val="GOSTTablenorm"/>
              <w:rPr>
                <w:ins w:id="14462" w:author="Опаева Лидия Арашаевна" w:date="2024-10-01T11:41:00Z"/>
              </w:rPr>
            </w:pPr>
            <w:ins w:id="14463" w:author="Опаева Лидия Арашаевна" w:date="2024-10-01T11:41:00Z">
              <w:r w:rsidRPr="007036CE">
                <w:t>Финансовый орган по Кт</w:t>
              </w:r>
            </w:ins>
          </w:p>
        </w:tc>
        <w:tc>
          <w:tcPr>
            <w:tcW w:w="1109" w:type="pct"/>
          </w:tcPr>
          <w:p w14:paraId="3C1B0D1A" w14:textId="77777777" w:rsidR="008D6D4D" w:rsidRPr="007036CE" w:rsidRDefault="008D6D4D" w:rsidP="008212CC">
            <w:pPr>
              <w:pStyle w:val="GOSTTablenorm"/>
              <w:rPr>
                <w:ins w:id="14464" w:author="Опаева Лидия Арашаевна" w:date="2024-10-01T11:41:00Z"/>
              </w:rPr>
            </w:pPr>
            <w:ins w:id="14465" w:author="Опаева Лидия Арашаевна" w:date="2024-10-01T11:41:00Z">
              <w:r w:rsidRPr="007036CE">
                <w:t>T0504833:</w:t>
              </w:r>
              <w:r w:rsidRPr="007036CE">
                <w:rPr>
                  <w:lang w:val="en-US"/>
                </w:rPr>
                <w:t>C</w:t>
              </w:r>
              <w:r w:rsidRPr="007036CE">
                <w:t>T_FO</w:t>
              </w:r>
            </w:ins>
          </w:p>
        </w:tc>
        <w:tc>
          <w:tcPr>
            <w:tcW w:w="1371" w:type="pct"/>
          </w:tcPr>
          <w:p w14:paraId="74D27E47" w14:textId="77777777" w:rsidR="008D6D4D" w:rsidRPr="007036CE" w:rsidRDefault="008D6D4D" w:rsidP="008212CC">
            <w:pPr>
              <w:pStyle w:val="GOSTTablenorm"/>
              <w:rPr>
                <w:ins w:id="14466" w:author="Опаева Лидия Арашаевна" w:date="2024-10-01T11:41:00Z"/>
              </w:rPr>
            </w:pPr>
          </w:p>
        </w:tc>
      </w:tr>
      <w:tr w:rsidR="008D6D4D" w:rsidRPr="007036CE" w14:paraId="3D85220E" w14:textId="77777777" w:rsidTr="008212CC">
        <w:trPr>
          <w:ins w:id="14467" w:author="Опаева Лидия Арашаевна" w:date="2024-10-01T11:41:00Z"/>
        </w:trPr>
        <w:tc>
          <w:tcPr>
            <w:tcW w:w="1109" w:type="pct"/>
          </w:tcPr>
          <w:p w14:paraId="135AFA99" w14:textId="77777777" w:rsidR="008D6D4D" w:rsidRPr="007036CE" w:rsidRDefault="008D6D4D" w:rsidP="008212CC">
            <w:pPr>
              <w:pStyle w:val="GOSTTablenorm"/>
              <w:rPr>
                <w:ins w:id="14468" w:author="Опаева Лидия Арашаевна" w:date="2024-10-01T11:41:00Z"/>
              </w:rPr>
            </w:pPr>
            <w:ins w:id="14469" w:author="Опаева Лидия Арашаевна" w:date="2024-10-01T11:41:00Z">
              <w:r w:rsidRPr="007036CE">
                <w:t>Дата_ввода_в_действие</w:t>
              </w:r>
            </w:ins>
          </w:p>
        </w:tc>
        <w:tc>
          <w:tcPr>
            <w:tcW w:w="302" w:type="pct"/>
          </w:tcPr>
          <w:p w14:paraId="244C6CFE" w14:textId="77777777" w:rsidR="008D6D4D" w:rsidRPr="007036CE" w:rsidRDefault="008D6D4D" w:rsidP="008212CC">
            <w:pPr>
              <w:pStyle w:val="GOSTTablenorm"/>
              <w:rPr>
                <w:ins w:id="14470" w:author="Опаева Лидия Арашаевна" w:date="2024-10-01T11:41:00Z"/>
              </w:rPr>
            </w:pPr>
            <w:ins w:id="14471" w:author="Опаева Лидия Арашаевна" w:date="2024-10-01T11:41:00Z">
              <w:r w:rsidRPr="007036CE">
                <w:t>нет</w:t>
              </w:r>
            </w:ins>
          </w:p>
        </w:tc>
        <w:tc>
          <w:tcPr>
            <w:tcW w:w="1109" w:type="pct"/>
          </w:tcPr>
          <w:p w14:paraId="22FE0299" w14:textId="77777777" w:rsidR="008D6D4D" w:rsidRPr="007036CE" w:rsidRDefault="008D6D4D" w:rsidP="008212CC">
            <w:pPr>
              <w:pStyle w:val="GOSTTablenorm"/>
              <w:rPr>
                <w:ins w:id="14472" w:author="Опаева Лидия Арашаевна" w:date="2024-10-01T11:41:00Z"/>
              </w:rPr>
            </w:pPr>
            <w:ins w:id="14473" w:author="Опаева Лидия Арашаевна" w:date="2024-10-01T11:41:00Z">
              <w:r w:rsidRPr="007036CE">
                <w:t>Дата ввода в действие</w:t>
              </w:r>
            </w:ins>
          </w:p>
        </w:tc>
        <w:tc>
          <w:tcPr>
            <w:tcW w:w="1109" w:type="pct"/>
          </w:tcPr>
          <w:p w14:paraId="05B67583" w14:textId="77777777" w:rsidR="008D6D4D" w:rsidRPr="007036CE" w:rsidRDefault="008D6D4D" w:rsidP="008212CC">
            <w:pPr>
              <w:pStyle w:val="GOSTTablenorm"/>
              <w:rPr>
                <w:ins w:id="14474" w:author="Опаева Лидия Арашаевна" w:date="2024-10-01T11:41:00Z"/>
              </w:rPr>
            </w:pPr>
            <w:ins w:id="14475" w:author="Опаева Лидия Арашаевна" w:date="2024-10-01T11:41:00Z">
              <w:r w:rsidRPr="007036CE">
                <w:rPr>
                  <w:bCs/>
                  <w:szCs w:val="22"/>
                </w:rPr>
                <w:t>T0504833:</w:t>
              </w:r>
              <w:r w:rsidRPr="007036CE">
                <w:t>effectivedate</w:t>
              </w:r>
            </w:ins>
          </w:p>
        </w:tc>
        <w:tc>
          <w:tcPr>
            <w:tcW w:w="1371" w:type="pct"/>
          </w:tcPr>
          <w:p w14:paraId="43C6D278" w14:textId="77777777" w:rsidR="008D6D4D" w:rsidRPr="007036CE" w:rsidRDefault="008D6D4D" w:rsidP="008212CC">
            <w:pPr>
              <w:pStyle w:val="GOSTTablenorm"/>
              <w:rPr>
                <w:ins w:id="14476" w:author="Опаева Лидия Арашаевна" w:date="2024-10-01T11:41:00Z"/>
              </w:rPr>
            </w:pPr>
          </w:p>
        </w:tc>
      </w:tr>
    </w:tbl>
    <w:p w14:paraId="37785278" w14:textId="77777777" w:rsidR="008D6D4D" w:rsidRPr="007036CE" w:rsidDel="0023349A" w:rsidRDefault="008D6D4D" w:rsidP="0023349A">
      <w:pPr>
        <w:pStyle w:val="GOSTNormal"/>
        <w:ind w:firstLine="0"/>
        <w:rPr>
          <w:ins w:id="14477" w:author="Опаева Лидия Арашаевна" w:date="2024-10-01T11:41:00Z"/>
          <w:del w:id="14478" w:author="Краснова Наталья EXP-307875" w:date="2024-12-27T11:04:00Z"/>
        </w:rPr>
      </w:pPr>
    </w:p>
    <w:p w14:paraId="1E00A834" w14:textId="4606E80E" w:rsidR="0023349A" w:rsidRPr="007036CE" w:rsidRDefault="0023349A" w:rsidP="0023349A">
      <w:pPr>
        <w:pStyle w:val="GOSTNameTable"/>
        <w:rPr>
          <w:ins w:id="14479" w:author="Краснова Наталья EXP-307875" w:date="2024-12-27T11:03:00Z"/>
        </w:rPr>
      </w:pPr>
      <w:ins w:id="14480" w:author="Краснова Наталья EXP-307875" w:date="2024-12-27T11:03:00Z">
        <w:r w:rsidRPr="007036CE">
          <w:fldChar w:fldCharType="begin"/>
        </w:r>
        <w:r w:rsidRPr="007036CE">
          <w:instrText xml:space="preserve"> SEQ Таблица \* ARABIC </w:instrText>
        </w:r>
      </w:ins>
      <w:r w:rsidRPr="007036CE">
        <w:fldChar w:fldCharType="separate"/>
      </w:r>
      <w:bookmarkStart w:id="14481" w:name="_Toc222928062"/>
      <w:r w:rsidR="00BD74E1">
        <w:rPr>
          <w:noProof/>
        </w:rPr>
        <w:t>89</w:t>
      </w:r>
      <w:ins w:id="14482" w:author="Краснова Наталья EXP-307875" w:date="2024-12-27T11:03:00Z">
        <w:r w:rsidRPr="007036CE">
          <w:fldChar w:fldCharType="end"/>
        </w:r>
        <w:r w:rsidRPr="007036CE">
          <w:t xml:space="preserve">. </w:t>
        </w:r>
      </w:ins>
      <w:ins w:id="14483" w:author="Краснова Наталья EXP-307875" w:date="2024-12-27T11:04:00Z">
        <w:r w:rsidRPr="007036CE">
          <w:t>«Техническая справка для корректировки балансов» VLS_DocTechBal</w:t>
        </w:r>
      </w:ins>
      <w:bookmarkEnd w:id="14481"/>
    </w:p>
    <w:tbl>
      <w:tblPr>
        <w:tblStyle w:val="GOSTTable"/>
        <w:tblW w:w="5000" w:type="pct"/>
        <w:tblLayout w:type="fixed"/>
        <w:tblLook w:val="07E0" w:firstRow="1" w:lastRow="1" w:firstColumn="1" w:lastColumn="1" w:noHBand="1" w:noVBand="1"/>
      </w:tblPr>
      <w:tblGrid>
        <w:gridCol w:w="3495"/>
        <w:gridCol w:w="952"/>
        <w:gridCol w:w="3496"/>
        <w:gridCol w:w="3496"/>
        <w:gridCol w:w="4321"/>
      </w:tblGrid>
      <w:tr w:rsidR="0023349A" w:rsidRPr="007036CE" w14:paraId="24939C3C" w14:textId="77777777" w:rsidTr="005354D9">
        <w:trPr>
          <w:cnfStyle w:val="100000000000" w:firstRow="1" w:lastRow="0" w:firstColumn="0" w:lastColumn="0" w:oddVBand="0" w:evenVBand="0" w:oddHBand="0" w:evenHBand="0" w:firstRowFirstColumn="0" w:firstRowLastColumn="0" w:lastRowFirstColumn="0" w:lastRowLastColumn="0"/>
          <w:ins w:id="14484" w:author="Краснова Наталья EXP-307875" w:date="2024-12-27T11:03:00Z"/>
        </w:trPr>
        <w:tc>
          <w:tcPr>
            <w:tcW w:w="1109" w:type="pct"/>
          </w:tcPr>
          <w:p w14:paraId="1A4187DE" w14:textId="77777777" w:rsidR="0023349A" w:rsidRPr="007036CE" w:rsidRDefault="0023349A" w:rsidP="005354D9">
            <w:pPr>
              <w:pStyle w:val="GOSTTableHead"/>
              <w:rPr>
                <w:ins w:id="14485" w:author="Краснова Наталья EXP-307875" w:date="2024-12-27T11:03:00Z"/>
              </w:rPr>
            </w:pPr>
            <w:ins w:id="14486" w:author="Краснова Наталья EXP-307875" w:date="2024-12-27T11:03:00Z">
              <w:r w:rsidRPr="007036CE">
                <w:t>Наименование атрибута</w:t>
              </w:r>
            </w:ins>
          </w:p>
        </w:tc>
        <w:tc>
          <w:tcPr>
            <w:tcW w:w="302" w:type="pct"/>
          </w:tcPr>
          <w:p w14:paraId="5F06133B" w14:textId="77777777" w:rsidR="0023349A" w:rsidRPr="007036CE" w:rsidRDefault="0023349A" w:rsidP="005354D9">
            <w:pPr>
              <w:pStyle w:val="GOSTTableHead"/>
              <w:rPr>
                <w:ins w:id="14487" w:author="Краснова Наталья EXP-307875" w:date="2024-12-27T11:03:00Z"/>
              </w:rPr>
            </w:pPr>
            <w:ins w:id="14488" w:author="Краснова Наталья EXP-307875" w:date="2024-12-27T11:03:00Z">
              <w:r w:rsidRPr="007036CE">
                <w:t>Вычисляемый атрибут</w:t>
              </w:r>
            </w:ins>
          </w:p>
        </w:tc>
        <w:tc>
          <w:tcPr>
            <w:tcW w:w="1109" w:type="pct"/>
          </w:tcPr>
          <w:p w14:paraId="071CB87F" w14:textId="77777777" w:rsidR="0023349A" w:rsidRPr="007036CE" w:rsidRDefault="0023349A" w:rsidP="005354D9">
            <w:pPr>
              <w:pStyle w:val="GOSTTableHead"/>
              <w:rPr>
                <w:ins w:id="14489" w:author="Краснова Наталья EXP-307875" w:date="2024-12-27T11:03:00Z"/>
              </w:rPr>
            </w:pPr>
            <w:ins w:id="14490" w:author="Краснова Наталья EXP-307875" w:date="2024-12-27T11:03:00Z">
              <w:r w:rsidRPr="007036CE">
                <w:t>Описание атрибута</w:t>
              </w:r>
            </w:ins>
          </w:p>
        </w:tc>
        <w:tc>
          <w:tcPr>
            <w:tcW w:w="1109" w:type="pct"/>
          </w:tcPr>
          <w:p w14:paraId="73DE8F7D" w14:textId="77777777" w:rsidR="0023349A" w:rsidRPr="007036CE" w:rsidRDefault="0023349A" w:rsidP="005354D9">
            <w:pPr>
              <w:pStyle w:val="GOSTTableHead"/>
              <w:rPr>
                <w:ins w:id="14491" w:author="Краснова Наталья EXP-307875" w:date="2024-12-27T11:03:00Z"/>
              </w:rPr>
            </w:pPr>
            <w:ins w:id="14492" w:author="Краснова Наталья EXP-307875" w:date="2024-12-27T11:03:00Z">
              <w:r w:rsidRPr="007036CE">
                <w:t>Реквизит документа (наименование тега)</w:t>
              </w:r>
            </w:ins>
          </w:p>
        </w:tc>
        <w:tc>
          <w:tcPr>
            <w:tcW w:w="1371" w:type="pct"/>
          </w:tcPr>
          <w:p w14:paraId="3C33A6D2" w14:textId="77777777" w:rsidR="0023349A" w:rsidRPr="007036CE" w:rsidRDefault="0023349A" w:rsidP="005354D9">
            <w:pPr>
              <w:pStyle w:val="GOSTTableHead"/>
              <w:rPr>
                <w:ins w:id="14493" w:author="Краснова Наталья EXP-307875" w:date="2024-12-27T11:03:00Z"/>
              </w:rPr>
            </w:pPr>
            <w:ins w:id="14494" w:author="Краснова Наталья EXP-307875" w:date="2024-12-27T11:03:00Z">
              <w:r w:rsidRPr="007036CE">
                <w:t>Алгоритм вычисления</w:t>
              </w:r>
            </w:ins>
          </w:p>
        </w:tc>
      </w:tr>
      <w:tr w:rsidR="004E4F85" w:rsidRPr="007036CE" w14:paraId="2D467370" w14:textId="77777777" w:rsidTr="005354D9">
        <w:trPr>
          <w:ins w:id="14495" w:author="Краснова Наталья EXP-307875" w:date="2024-12-27T11:03:00Z"/>
        </w:trPr>
        <w:tc>
          <w:tcPr>
            <w:tcW w:w="1109" w:type="pct"/>
          </w:tcPr>
          <w:p w14:paraId="4DDD6A62" w14:textId="77777777" w:rsidR="004E4F85" w:rsidRPr="007036CE" w:rsidRDefault="004E4F85" w:rsidP="004E4F85">
            <w:pPr>
              <w:pStyle w:val="GOSTTablenorm"/>
              <w:rPr>
                <w:ins w:id="14496" w:author="Краснова Наталья EXP-307875" w:date="2024-12-27T11:03:00Z"/>
                <w:szCs w:val="22"/>
              </w:rPr>
            </w:pPr>
            <w:ins w:id="14497" w:author="Краснова Наталья EXP-307875" w:date="2024-12-27T11:03:00Z">
              <w:r w:rsidRPr="007036CE">
                <w:t>Номер_документа</w:t>
              </w:r>
            </w:ins>
          </w:p>
        </w:tc>
        <w:tc>
          <w:tcPr>
            <w:tcW w:w="302" w:type="pct"/>
          </w:tcPr>
          <w:p w14:paraId="42472178" w14:textId="77777777" w:rsidR="004E4F85" w:rsidRPr="007036CE" w:rsidRDefault="004E4F85" w:rsidP="004E4F85">
            <w:pPr>
              <w:pStyle w:val="GOSTTablenorm"/>
              <w:rPr>
                <w:ins w:id="14498" w:author="Краснова Наталья EXP-307875" w:date="2024-12-27T11:03:00Z"/>
                <w:szCs w:val="22"/>
              </w:rPr>
            </w:pPr>
            <w:ins w:id="14499" w:author="Краснова Наталья EXP-307875" w:date="2024-12-27T11:03:00Z">
              <w:r w:rsidRPr="007036CE">
                <w:t>нет</w:t>
              </w:r>
            </w:ins>
          </w:p>
        </w:tc>
        <w:tc>
          <w:tcPr>
            <w:tcW w:w="1109" w:type="pct"/>
          </w:tcPr>
          <w:p w14:paraId="3DDBD9B4" w14:textId="77777777" w:rsidR="004E4F85" w:rsidRPr="007036CE" w:rsidRDefault="004E4F85" w:rsidP="004E4F85">
            <w:pPr>
              <w:pStyle w:val="GOSTTablenorm"/>
              <w:rPr>
                <w:ins w:id="14500" w:author="Краснова Наталья EXP-307875" w:date="2024-12-27T11:03:00Z"/>
                <w:szCs w:val="22"/>
              </w:rPr>
            </w:pPr>
            <w:ins w:id="14501" w:author="Краснова Наталья EXP-307875" w:date="2024-12-27T11:03:00Z">
              <w:r w:rsidRPr="007036CE">
                <w:t>Номер документа</w:t>
              </w:r>
            </w:ins>
          </w:p>
        </w:tc>
        <w:tc>
          <w:tcPr>
            <w:tcW w:w="1109" w:type="pct"/>
          </w:tcPr>
          <w:p w14:paraId="363B9174" w14:textId="77777777" w:rsidR="004E4F85" w:rsidRPr="007036CE" w:rsidRDefault="004E4F85" w:rsidP="004E4F85">
            <w:pPr>
              <w:pStyle w:val="GOSTTablenorm"/>
              <w:rPr>
                <w:ins w:id="14502" w:author="Краснова Наталья EXP-307875" w:date="2024-12-27T11:03:00Z"/>
                <w:szCs w:val="22"/>
              </w:rPr>
            </w:pPr>
            <w:ins w:id="14503" w:author="Краснова Наталья EXP-307875" w:date="2025-01-16T09:42:00Z">
              <w:r w:rsidRPr="007036CE">
                <w:rPr>
                  <w:lang w:val="en-US"/>
                </w:rPr>
                <w:t>TitlePart_DocNumber</w:t>
              </w:r>
            </w:ins>
          </w:p>
        </w:tc>
        <w:tc>
          <w:tcPr>
            <w:tcW w:w="1371" w:type="pct"/>
          </w:tcPr>
          <w:p w14:paraId="2647D86C" w14:textId="77777777" w:rsidR="004E4F85" w:rsidRPr="007036CE" w:rsidRDefault="004E4F85" w:rsidP="004E4F85">
            <w:pPr>
              <w:pStyle w:val="GOSTTablenorm"/>
              <w:rPr>
                <w:ins w:id="14504" w:author="Краснова Наталья EXP-307875" w:date="2024-12-27T11:03:00Z"/>
                <w:szCs w:val="22"/>
              </w:rPr>
            </w:pPr>
          </w:p>
        </w:tc>
      </w:tr>
      <w:tr w:rsidR="004E4F85" w:rsidRPr="007036CE" w14:paraId="5124736C" w14:textId="77777777" w:rsidTr="005354D9">
        <w:trPr>
          <w:ins w:id="14505" w:author="Краснова Наталья EXP-307875" w:date="2024-12-27T11:03:00Z"/>
        </w:trPr>
        <w:tc>
          <w:tcPr>
            <w:tcW w:w="1109" w:type="pct"/>
          </w:tcPr>
          <w:p w14:paraId="02C75F1E" w14:textId="77777777" w:rsidR="004E4F85" w:rsidRPr="007036CE" w:rsidRDefault="004E4F85" w:rsidP="004E4F85">
            <w:pPr>
              <w:pStyle w:val="GOSTTablenorm"/>
              <w:rPr>
                <w:ins w:id="14506" w:author="Краснова Наталья EXP-307875" w:date="2024-12-27T11:03:00Z"/>
                <w:szCs w:val="22"/>
              </w:rPr>
            </w:pPr>
            <w:ins w:id="14507" w:author="Краснова Наталья EXP-307875" w:date="2024-12-27T11:03:00Z">
              <w:r w:rsidRPr="007036CE">
                <w:t>Дата_документа</w:t>
              </w:r>
            </w:ins>
          </w:p>
        </w:tc>
        <w:tc>
          <w:tcPr>
            <w:tcW w:w="302" w:type="pct"/>
          </w:tcPr>
          <w:p w14:paraId="3598A3B1" w14:textId="77777777" w:rsidR="004E4F85" w:rsidRPr="007036CE" w:rsidRDefault="004E4F85" w:rsidP="004E4F85">
            <w:pPr>
              <w:pStyle w:val="GOSTTablenorm"/>
              <w:rPr>
                <w:ins w:id="14508" w:author="Краснова Наталья EXP-307875" w:date="2024-12-27T11:03:00Z"/>
                <w:szCs w:val="22"/>
              </w:rPr>
            </w:pPr>
            <w:ins w:id="14509" w:author="Краснова Наталья EXP-307875" w:date="2024-12-27T11:03:00Z">
              <w:r w:rsidRPr="007036CE">
                <w:t>нет</w:t>
              </w:r>
            </w:ins>
          </w:p>
        </w:tc>
        <w:tc>
          <w:tcPr>
            <w:tcW w:w="1109" w:type="pct"/>
          </w:tcPr>
          <w:p w14:paraId="3BCC9412" w14:textId="77777777" w:rsidR="004E4F85" w:rsidRPr="007036CE" w:rsidRDefault="004E4F85" w:rsidP="004E4F85">
            <w:pPr>
              <w:pStyle w:val="GOSTTablenorm"/>
              <w:rPr>
                <w:ins w:id="14510" w:author="Краснова Наталья EXP-307875" w:date="2024-12-27T11:03:00Z"/>
                <w:szCs w:val="22"/>
              </w:rPr>
            </w:pPr>
            <w:ins w:id="14511" w:author="Краснова Наталья EXP-307875" w:date="2024-12-27T11:03:00Z">
              <w:r w:rsidRPr="007036CE">
                <w:t>Дата документа</w:t>
              </w:r>
            </w:ins>
          </w:p>
        </w:tc>
        <w:tc>
          <w:tcPr>
            <w:tcW w:w="1109" w:type="pct"/>
          </w:tcPr>
          <w:p w14:paraId="32594E0E" w14:textId="77777777" w:rsidR="004E4F85" w:rsidRPr="007036CE" w:rsidRDefault="004E4F85" w:rsidP="004E4F85">
            <w:pPr>
              <w:pStyle w:val="GOSTTablenorm"/>
              <w:rPr>
                <w:ins w:id="14512" w:author="Краснова Наталья EXP-307875" w:date="2024-12-27T11:03:00Z"/>
                <w:szCs w:val="22"/>
              </w:rPr>
            </w:pPr>
            <w:ins w:id="14513" w:author="Краснова Наталья EXP-307875" w:date="2025-01-16T09:42:00Z">
              <w:r w:rsidRPr="007036CE">
                <w:t>TitlePart_DocDate</w:t>
              </w:r>
            </w:ins>
          </w:p>
        </w:tc>
        <w:tc>
          <w:tcPr>
            <w:tcW w:w="1371" w:type="pct"/>
          </w:tcPr>
          <w:p w14:paraId="27144EEC" w14:textId="77777777" w:rsidR="004E4F85" w:rsidRPr="007036CE" w:rsidRDefault="004E4F85" w:rsidP="004E4F85">
            <w:pPr>
              <w:pStyle w:val="GOSTTablenorm"/>
              <w:rPr>
                <w:ins w:id="14514" w:author="Краснова Наталья EXP-307875" w:date="2024-12-27T11:03:00Z"/>
                <w:szCs w:val="22"/>
              </w:rPr>
            </w:pPr>
          </w:p>
        </w:tc>
      </w:tr>
      <w:tr w:rsidR="004E4F85" w:rsidRPr="007036CE" w14:paraId="318155B2" w14:textId="77777777" w:rsidTr="005354D9">
        <w:trPr>
          <w:ins w:id="14515" w:author="Краснова Наталья EXP-307875" w:date="2024-12-27T11:03:00Z"/>
        </w:trPr>
        <w:tc>
          <w:tcPr>
            <w:tcW w:w="1109" w:type="pct"/>
          </w:tcPr>
          <w:p w14:paraId="7E6CDF35" w14:textId="77777777" w:rsidR="004E4F85" w:rsidRPr="007036CE" w:rsidRDefault="004E4F85" w:rsidP="004E4F85">
            <w:pPr>
              <w:pStyle w:val="GOSTTablenorm"/>
              <w:rPr>
                <w:ins w:id="14516" w:author="Краснова Наталья EXP-307875" w:date="2024-12-27T11:03:00Z"/>
              </w:rPr>
            </w:pPr>
            <w:ins w:id="14517" w:author="Краснова Наталья EXP-307875" w:date="2024-12-27T11:03:00Z">
              <w:r w:rsidRPr="007036CE">
                <w:t>Тип_документа</w:t>
              </w:r>
            </w:ins>
          </w:p>
        </w:tc>
        <w:tc>
          <w:tcPr>
            <w:tcW w:w="302" w:type="pct"/>
          </w:tcPr>
          <w:p w14:paraId="31BBE074" w14:textId="77777777" w:rsidR="004E4F85" w:rsidRPr="007036CE" w:rsidRDefault="004E4F85" w:rsidP="004E4F85">
            <w:pPr>
              <w:pStyle w:val="GOSTTablenorm"/>
              <w:rPr>
                <w:ins w:id="14518" w:author="Краснова Наталья EXP-307875" w:date="2024-12-27T11:03:00Z"/>
              </w:rPr>
            </w:pPr>
            <w:ins w:id="14519" w:author="Краснова Наталья EXP-307875" w:date="2024-12-27T11:03:00Z">
              <w:r w:rsidRPr="007036CE">
                <w:t>нет</w:t>
              </w:r>
            </w:ins>
          </w:p>
        </w:tc>
        <w:tc>
          <w:tcPr>
            <w:tcW w:w="1109" w:type="pct"/>
          </w:tcPr>
          <w:p w14:paraId="0F9E80B6" w14:textId="77777777" w:rsidR="004E4F85" w:rsidRPr="007036CE" w:rsidRDefault="004E4F85" w:rsidP="004E4F85">
            <w:pPr>
              <w:pStyle w:val="GOSTTablenorm"/>
              <w:rPr>
                <w:ins w:id="14520" w:author="Краснова Наталья EXP-307875" w:date="2024-12-27T11:03:00Z"/>
              </w:rPr>
            </w:pPr>
            <w:ins w:id="14521" w:author="Краснова Наталья EXP-307875" w:date="2024-12-27T11:03:00Z">
              <w:r w:rsidRPr="007036CE">
                <w:t xml:space="preserve">Тип документа </w:t>
              </w:r>
            </w:ins>
          </w:p>
        </w:tc>
        <w:tc>
          <w:tcPr>
            <w:tcW w:w="1109" w:type="pct"/>
          </w:tcPr>
          <w:p w14:paraId="4EBC6CEE" w14:textId="77777777" w:rsidR="004E4F85" w:rsidRPr="007036CE" w:rsidRDefault="004E4F85" w:rsidP="004E4F85">
            <w:pPr>
              <w:pStyle w:val="GOSTTablenorm"/>
              <w:rPr>
                <w:ins w:id="14522" w:author="Краснова Наталья EXP-307875" w:date="2024-12-27T11:03:00Z"/>
              </w:rPr>
            </w:pPr>
            <w:ins w:id="14523" w:author="Краснова Наталья EXP-307875" w:date="2025-01-16T09:42:00Z">
              <w:r w:rsidRPr="007036CE">
                <w:t>TitlePart_DocType</w:t>
              </w:r>
            </w:ins>
          </w:p>
        </w:tc>
        <w:tc>
          <w:tcPr>
            <w:tcW w:w="1371" w:type="pct"/>
          </w:tcPr>
          <w:p w14:paraId="2DABC3C0" w14:textId="77777777" w:rsidR="004E4F85" w:rsidRPr="007036CE" w:rsidRDefault="004E4F85" w:rsidP="004E4F85">
            <w:pPr>
              <w:pStyle w:val="GOSTTablenorm"/>
              <w:rPr>
                <w:ins w:id="14524" w:author="Краснова Наталья EXP-307875" w:date="2024-12-27T11:03:00Z"/>
                <w:szCs w:val="22"/>
              </w:rPr>
            </w:pPr>
          </w:p>
        </w:tc>
      </w:tr>
      <w:tr w:rsidR="004E4F85" w:rsidRPr="007036CE" w14:paraId="11AFC930" w14:textId="77777777" w:rsidTr="005354D9">
        <w:trPr>
          <w:ins w:id="14525" w:author="Краснова Наталья EXP-307875" w:date="2024-12-27T11:03:00Z"/>
        </w:trPr>
        <w:tc>
          <w:tcPr>
            <w:tcW w:w="1109" w:type="pct"/>
          </w:tcPr>
          <w:p w14:paraId="49C1694D" w14:textId="77777777" w:rsidR="004E4F85" w:rsidRPr="007036CE" w:rsidRDefault="004E4F85" w:rsidP="004E4F85">
            <w:pPr>
              <w:pStyle w:val="GOSTTablenorm"/>
              <w:rPr>
                <w:ins w:id="14526" w:author="Краснова Наталья EXP-307875" w:date="2024-12-27T11:03:00Z"/>
              </w:rPr>
            </w:pPr>
            <w:ins w:id="14527" w:author="Краснова Наталья EXP-307875" w:date="2024-12-27T11:03:00Z">
              <w:r w:rsidRPr="007036CE">
                <w:t>Наименование_документа</w:t>
              </w:r>
            </w:ins>
          </w:p>
        </w:tc>
        <w:tc>
          <w:tcPr>
            <w:tcW w:w="302" w:type="pct"/>
          </w:tcPr>
          <w:p w14:paraId="1BF18E6F" w14:textId="77777777" w:rsidR="004E4F85" w:rsidRPr="007036CE" w:rsidRDefault="004E4F85" w:rsidP="004E4F85">
            <w:pPr>
              <w:pStyle w:val="GOSTTablenorm"/>
              <w:rPr>
                <w:ins w:id="14528" w:author="Краснова Наталья EXP-307875" w:date="2024-12-27T11:03:00Z"/>
              </w:rPr>
            </w:pPr>
            <w:ins w:id="14529" w:author="Краснова Наталья EXP-307875" w:date="2025-01-16T09:43:00Z">
              <w:r w:rsidRPr="007036CE">
                <w:t>нет</w:t>
              </w:r>
            </w:ins>
          </w:p>
        </w:tc>
        <w:tc>
          <w:tcPr>
            <w:tcW w:w="1109" w:type="pct"/>
          </w:tcPr>
          <w:p w14:paraId="1CF1FB8A" w14:textId="77777777" w:rsidR="004E4F85" w:rsidRPr="007036CE" w:rsidRDefault="004E4F85" w:rsidP="004E4F85">
            <w:pPr>
              <w:pStyle w:val="GOSTTablenorm"/>
              <w:rPr>
                <w:ins w:id="14530" w:author="Краснова Наталья EXP-307875" w:date="2024-12-27T11:03:00Z"/>
              </w:rPr>
            </w:pPr>
            <w:ins w:id="14531" w:author="Краснова Наталья EXP-307875" w:date="2024-12-27T11:03:00Z">
              <w:r w:rsidRPr="007036CE">
                <w:t>Наименование документа</w:t>
              </w:r>
            </w:ins>
          </w:p>
        </w:tc>
        <w:tc>
          <w:tcPr>
            <w:tcW w:w="1109" w:type="pct"/>
          </w:tcPr>
          <w:p w14:paraId="0A4B8DFD" w14:textId="77777777" w:rsidR="004E4F85" w:rsidRPr="007036CE" w:rsidRDefault="004E4F85" w:rsidP="004E4F85">
            <w:pPr>
              <w:pStyle w:val="GOSTTablenorm"/>
              <w:rPr>
                <w:ins w:id="14532" w:author="Краснова Наталья EXP-307875" w:date="2024-12-27T11:03:00Z"/>
              </w:rPr>
            </w:pPr>
            <w:ins w:id="14533" w:author="Краснова Наталья EXP-307875" w:date="2025-01-16T09:42:00Z">
              <w:r w:rsidRPr="007036CE">
                <w:t>TitlePart_DocName</w:t>
              </w:r>
            </w:ins>
          </w:p>
        </w:tc>
        <w:tc>
          <w:tcPr>
            <w:tcW w:w="1371" w:type="pct"/>
          </w:tcPr>
          <w:p w14:paraId="0F92E6E0" w14:textId="77777777" w:rsidR="004E4F85" w:rsidRPr="007036CE" w:rsidRDefault="004E4F85" w:rsidP="004E4F85">
            <w:pPr>
              <w:pStyle w:val="GOSTTablenorm"/>
              <w:rPr>
                <w:ins w:id="14534" w:author="Краснова Наталья EXP-307875" w:date="2024-12-27T11:03:00Z"/>
                <w:szCs w:val="22"/>
              </w:rPr>
            </w:pPr>
          </w:p>
        </w:tc>
      </w:tr>
      <w:tr w:rsidR="009461FE" w:rsidRPr="007036CE" w14:paraId="7F1CEB9B" w14:textId="77777777" w:rsidTr="005354D9">
        <w:trPr>
          <w:ins w:id="14535" w:author="Краснова Наталья EXP-307875" w:date="2024-12-27T11:03:00Z"/>
        </w:trPr>
        <w:tc>
          <w:tcPr>
            <w:tcW w:w="1109" w:type="pct"/>
          </w:tcPr>
          <w:p w14:paraId="1FC5F78D" w14:textId="77777777" w:rsidR="009461FE" w:rsidRPr="007036CE" w:rsidRDefault="009461FE" w:rsidP="009461FE">
            <w:pPr>
              <w:pStyle w:val="GOSTTablenorm"/>
              <w:rPr>
                <w:ins w:id="14536" w:author="Краснова Наталья EXP-307875" w:date="2024-12-27T11:03:00Z"/>
              </w:rPr>
            </w:pPr>
            <w:ins w:id="14537" w:author="Краснова Наталья EXP-307875" w:date="2024-12-27T11:44:00Z">
              <w:r w:rsidRPr="007036CE">
                <w:t>Номер</w:t>
              </w:r>
            </w:ins>
            <w:ins w:id="14538" w:author="Краснова Наталья EXP-307875" w:date="2024-12-27T11:51:00Z">
              <w:r w:rsidRPr="007036CE">
                <w:t>_</w:t>
              </w:r>
            </w:ins>
            <w:ins w:id="14539" w:author="Краснова Наталья EXP-307875" w:date="2024-12-27T11:44:00Z">
              <w:r w:rsidRPr="007036CE">
                <w:t>строки</w:t>
              </w:r>
            </w:ins>
          </w:p>
        </w:tc>
        <w:tc>
          <w:tcPr>
            <w:tcW w:w="302" w:type="pct"/>
          </w:tcPr>
          <w:p w14:paraId="08B6B025" w14:textId="77777777" w:rsidR="009461FE" w:rsidRPr="007036CE" w:rsidRDefault="009461FE" w:rsidP="009461FE">
            <w:pPr>
              <w:pStyle w:val="GOSTTablenorm"/>
              <w:rPr>
                <w:ins w:id="14540" w:author="Краснова Наталья EXP-307875" w:date="2024-12-27T11:03:00Z"/>
              </w:rPr>
            </w:pPr>
            <w:ins w:id="14541" w:author="Краснова Наталья EXP-307875" w:date="2024-12-27T11:50:00Z">
              <w:r w:rsidRPr="007036CE">
                <w:t>нет</w:t>
              </w:r>
            </w:ins>
          </w:p>
        </w:tc>
        <w:tc>
          <w:tcPr>
            <w:tcW w:w="1109" w:type="pct"/>
          </w:tcPr>
          <w:p w14:paraId="63903FB3" w14:textId="77777777" w:rsidR="009461FE" w:rsidRPr="007036CE" w:rsidRDefault="009461FE" w:rsidP="009461FE">
            <w:pPr>
              <w:pStyle w:val="GOSTTablenorm"/>
              <w:rPr>
                <w:ins w:id="14542" w:author="Краснова Наталья EXP-307875" w:date="2024-12-27T11:03:00Z"/>
              </w:rPr>
            </w:pPr>
            <w:ins w:id="14543" w:author="Краснова Наталья EXP-307875" w:date="2024-12-27T11:50:00Z">
              <w:r w:rsidRPr="007036CE">
                <w:t>Порядковый номер строки</w:t>
              </w:r>
            </w:ins>
          </w:p>
        </w:tc>
        <w:tc>
          <w:tcPr>
            <w:tcW w:w="1109" w:type="pct"/>
          </w:tcPr>
          <w:p w14:paraId="2FE8A213" w14:textId="77777777" w:rsidR="009461FE" w:rsidRPr="007036CE" w:rsidRDefault="003304B8" w:rsidP="009461FE">
            <w:pPr>
              <w:pStyle w:val="GOSTTablenorm"/>
              <w:rPr>
                <w:ins w:id="14544" w:author="Краснова Наталья EXP-307875" w:date="2024-12-27T11:03:00Z"/>
              </w:rPr>
            </w:pPr>
            <w:ins w:id="14545" w:author="Краснова Наталья EXP-307875" w:date="2025-01-16T09:43:00Z">
              <w:r w:rsidRPr="007036CE">
                <w:rPr>
                  <w:b/>
                  <w:bCs/>
                  <w:szCs w:val="22"/>
                </w:rPr>
                <w:t>PUiO_VLS</w:t>
              </w:r>
              <w:r w:rsidRPr="007036CE">
                <w:t>:NPP</w:t>
              </w:r>
            </w:ins>
          </w:p>
        </w:tc>
        <w:tc>
          <w:tcPr>
            <w:tcW w:w="1371" w:type="pct"/>
          </w:tcPr>
          <w:p w14:paraId="0A9E89E6" w14:textId="77777777" w:rsidR="009461FE" w:rsidRPr="007036CE" w:rsidRDefault="009461FE" w:rsidP="009461FE">
            <w:pPr>
              <w:pStyle w:val="GOSTTablenorm"/>
              <w:rPr>
                <w:ins w:id="14546" w:author="Краснова Наталья EXP-307875" w:date="2024-12-27T11:03:00Z"/>
              </w:rPr>
            </w:pPr>
          </w:p>
        </w:tc>
      </w:tr>
      <w:tr w:rsidR="009461FE" w:rsidRPr="007036CE" w14:paraId="55AD8748" w14:textId="77777777" w:rsidTr="005354D9">
        <w:trPr>
          <w:ins w:id="14547" w:author="Краснова Наталья EXP-307875" w:date="2024-12-27T11:03:00Z"/>
        </w:trPr>
        <w:tc>
          <w:tcPr>
            <w:tcW w:w="1109" w:type="pct"/>
          </w:tcPr>
          <w:p w14:paraId="13879C36" w14:textId="77777777" w:rsidR="009461FE" w:rsidRPr="007036CE" w:rsidRDefault="009461FE" w:rsidP="009461FE">
            <w:pPr>
              <w:pStyle w:val="GOSTTablenorm"/>
              <w:rPr>
                <w:ins w:id="14548" w:author="Краснова Наталья EXP-307875" w:date="2024-12-27T11:03:00Z"/>
              </w:rPr>
            </w:pPr>
            <w:ins w:id="14549" w:author="Краснова Наталья EXP-307875" w:date="2024-12-27T11:53:00Z">
              <w:r w:rsidRPr="007036CE">
                <w:t>Код_бюджета</w:t>
              </w:r>
            </w:ins>
          </w:p>
        </w:tc>
        <w:tc>
          <w:tcPr>
            <w:tcW w:w="302" w:type="pct"/>
          </w:tcPr>
          <w:p w14:paraId="548083AE" w14:textId="77777777" w:rsidR="009461FE" w:rsidRPr="007036CE" w:rsidRDefault="009461FE" w:rsidP="009461FE">
            <w:pPr>
              <w:pStyle w:val="GOSTTablenorm"/>
              <w:rPr>
                <w:ins w:id="14550" w:author="Краснова Наталья EXP-307875" w:date="2024-12-27T11:03:00Z"/>
              </w:rPr>
            </w:pPr>
            <w:ins w:id="14551" w:author="Краснова Наталья EXP-307875" w:date="2024-12-27T11:50:00Z">
              <w:r w:rsidRPr="007036CE">
                <w:t>нет</w:t>
              </w:r>
            </w:ins>
          </w:p>
        </w:tc>
        <w:tc>
          <w:tcPr>
            <w:tcW w:w="1109" w:type="pct"/>
          </w:tcPr>
          <w:p w14:paraId="61488FAA" w14:textId="77777777" w:rsidR="009461FE" w:rsidRPr="007036CE" w:rsidRDefault="009461FE" w:rsidP="009461FE">
            <w:pPr>
              <w:pStyle w:val="GOSTTablenorm"/>
              <w:rPr>
                <w:ins w:id="14552" w:author="Краснова Наталья EXP-307875" w:date="2024-12-27T11:03:00Z"/>
              </w:rPr>
            </w:pPr>
            <w:ins w:id="14553" w:author="Краснова Наталья EXP-307875" w:date="2024-12-27T11:52:00Z">
              <w:r w:rsidRPr="007036CE">
                <w:t>Код бюджета</w:t>
              </w:r>
            </w:ins>
          </w:p>
        </w:tc>
        <w:tc>
          <w:tcPr>
            <w:tcW w:w="1109" w:type="pct"/>
          </w:tcPr>
          <w:p w14:paraId="37BC445A" w14:textId="77777777" w:rsidR="009461FE" w:rsidRPr="007036CE" w:rsidRDefault="009F7AB8" w:rsidP="009461FE">
            <w:pPr>
              <w:pStyle w:val="GOSTTablenorm"/>
              <w:rPr>
                <w:ins w:id="14554" w:author="Краснова Наталья EXP-307875" w:date="2024-12-27T11:03:00Z"/>
              </w:rPr>
            </w:pPr>
            <w:ins w:id="14555" w:author="Краснова Наталья EXP-307875" w:date="2025-01-16T09:56:00Z">
              <w:r w:rsidRPr="007036CE">
                <w:rPr>
                  <w:b/>
                  <w:bCs/>
                  <w:szCs w:val="22"/>
                </w:rPr>
                <w:t>PUiO_VLS</w:t>
              </w:r>
              <w:r w:rsidRPr="007036CE">
                <w:t>:Budget</w:t>
              </w:r>
            </w:ins>
          </w:p>
        </w:tc>
        <w:tc>
          <w:tcPr>
            <w:tcW w:w="1371" w:type="pct"/>
          </w:tcPr>
          <w:p w14:paraId="4C96F122" w14:textId="77777777" w:rsidR="009461FE" w:rsidRPr="007036CE" w:rsidRDefault="009461FE" w:rsidP="009461FE">
            <w:pPr>
              <w:pStyle w:val="GOSTTablenorm"/>
              <w:rPr>
                <w:ins w:id="14556" w:author="Краснова Наталья EXP-307875" w:date="2024-12-27T11:03:00Z"/>
              </w:rPr>
            </w:pPr>
          </w:p>
        </w:tc>
      </w:tr>
      <w:tr w:rsidR="003304B8" w:rsidRPr="007036CE" w14:paraId="119EA4EB" w14:textId="77777777" w:rsidTr="005354D9">
        <w:trPr>
          <w:ins w:id="14557" w:author="Краснова Наталья EXP-307875" w:date="2024-12-27T11:03:00Z"/>
        </w:trPr>
        <w:tc>
          <w:tcPr>
            <w:tcW w:w="1109" w:type="pct"/>
          </w:tcPr>
          <w:p w14:paraId="7D2BBE81" w14:textId="77777777" w:rsidR="003304B8" w:rsidRPr="007036CE" w:rsidRDefault="003304B8" w:rsidP="003304B8">
            <w:pPr>
              <w:pStyle w:val="GOSTTablenorm"/>
              <w:rPr>
                <w:ins w:id="14558" w:author="Краснова Наталья EXP-307875" w:date="2024-12-27T11:03:00Z"/>
              </w:rPr>
            </w:pPr>
            <w:ins w:id="14559" w:author="Краснова Наталья EXP-307875" w:date="2024-12-27T11:54:00Z">
              <w:r w:rsidRPr="007036CE">
                <w:t>КБК</w:t>
              </w:r>
            </w:ins>
          </w:p>
        </w:tc>
        <w:tc>
          <w:tcPr>
            <w:tcW w:w="302" w:type="pct"/>
          </w:tcPr>
          <w:p w14:paraId="1238438B" w14:textId="77777777" w:rsidR="003304B8" w:rsidRPr="007036CE" w:rsidRDefault="003304B8" w:rsidP="003304B8">
            <w:pPr>
              <w:pStyle w:val="GOSTTablenorm"/>
              <w:rPr>
                <w:ins w:id="14560" w:author="Краснова Наталья EXP-307875" w:date="2024-12-27T11:03:00Z"/>
              </w:rPr>
            </w:pPr>
            <w:ins w:id="14561" w:author="Краснова Наталья EXP-307875" w:date="2024-12-27T11:50:00Z">
              <w:r w:rsidRPr="007036CE">
                <w:t>нет</w:t>
              </w:r>
            </w:ins>
          </w:p>
        </w:tc>
        <w:tc>
          <w:tcPr>
            <w:tcW w:w="1109" w:type="pct"/>
          </w:tcPr>
          <w:p w14:paraId="1383D589" w14:textId="77777777" w:rsidR="003304B8" w:rsidRPr="007036CE" w:rsidRDefault="003304B8" w:rsidP="003304B8">
            <w:pPr>
              <w:pStyle w:val="GOSTTablenorm"/>
              <w:rPr>
                <w:ins w:id="14562" w:author="Краснова Наталья EXP-307875" w:date="2024-12-27T11:03:00Z"/>
              </w:rPr>
            </w:pPr>
            <w:ins w:id="14563" w:author="Краснова Наталья EXP-307875" w:date="2024-12-27T11:57:00Z">
              <w:r w:rsidRPr="007036CE">
                <w:t xml:space="preserve">Код по БК </w:t>
              </w:r>
              <w:r w:rsidRPr="007036CE">
                <w:rPr>
                  <w:szCs w:val="22"/>
                </w:rPr>
                <w:t>(по строке документа)</w:t>
              </w:r>
            </w:ins>
          </w:p>
        </w:tc>
        <w:tc>
          <w:tcPr>
            <w:tcW w:w="1109" w:type="pct"/>
          </w:tcPr>
          <w:p w14:paraId="43A3986D" w14:textId="77777777" w:rsidR="003304B8" w:rsidRPr="007036CE" w:rsidRDefault="003304B8" w:rsidP="003304B8">
            <w:pPr>
              <w:pStyle w:val="GOSTTablenorm"/>
              <w:rPr>
                <w:ins w:id="14564" w:author="Краснова Наталья EXP-307875" w:date="2024-12-27T11:03:00Z"/>
              </w:rPr>
            </w:pPr>
            <w:ins w:id="14565" w:author="Краснова Наталья EXP-307875" w:date="2025-01-16T09:46:00Z">
              <w:r w:rsidRPr="007036CE">
                <w:rPr>
                  <w:b/>
                  <w:bCs/>
                  <w:szCs w:val="22"/>
                </w:rPr>
                <w:t>PUiO_VLS</w:t>
              </w:r>
              <w:r w:rsidRPr="007036CE">
                <w:t>:BudgetClass</w:t>
              </w:r>
            </w:ins>
          </w:p>
        </w:tc>
        <w:tc>
          <w:tcPr>
            <w:tcW w:w="1371" w:type="pct"/>
          </w:tcPr>
          <w:p w14:paraId="761B5527" w14:textId="77777777" w:rsidR="003304B8" w:rsidRPr="007036CE" w:rsidRDefault="003304B8" w:rsidP="003304B8">
            <w:pPr>
              <w:pStyle w:val="GOSTTablenorm"/>
              <w:rPr>
                <w:ins w:id="14566" w:author="Краснова Наталья EXP-307875" w:date="2024-12-27T11:03:00Z"/>
              </w:rPr>
            </w:pPr>
          </w:p>
        </w:tc>
      </w:tr>
      <w:tr w:rsidR="003304B8" w:rsidRPr="007036CE" w14:paraId="2CF6EE2C" w14:textId="77777777" w:rsidTr="005354D9">
        <w:trPr>
          <w:ins w:id="14567" w:author="Краснова Наталья EXP-307875" w:date="2024-12-27T11:03:00Z"/>
        </w:trPr>
        <w:tc>
          <w:tcPr>
            <w:tcW w:w="1109" w:type="pct"/>
          </w:tcPr>
          <w:p w14:paraId="0E2986A5" w14:textId="77777777" w:rsidR="003304B8" w:rsidRPr="007036CE" w:rsidRDefault="003304B8" w:rsidP="003304B8">
            <w:pPr>
              <w:pStyle w:val="GOSTTablenorm"/>
              <w:rPr>
                <w:ins w:id="14568" w:author="Краснова Наталья EXP-307875" w:date="2024-12-27T11:03:00Z"/>
              </w:rPr>
            </w:pPr>
            <w:ins w:id="14569" w:author="Краснова Наталья EXP-307875" w:date="2024-12-27T11:44:00Z">
              <w:r w:rsidRPr="007036CE">
                <w:t>Тип</w:t>
              </w:r>
            </w:ins>
            <w:ins w:id="14570" w:author="Краснова Наталья EXP-307875" w:date="2024-12-27T11:55:00Z">
              <w:r w:rsidRPr="007036CE">
                <w:t>_КБК</w:t>
              </w:r>
            </w:ins>
          </w:p>
        </w:tc>
        <w:tc>
          <w:tcPr>
            <w:tcW w:w="302" w:type="pct"/>
          </w:tcPr>
          <w:p w14:paraId="6A1F0F0D" w14:textId="77777777" w:rsidR="003304B8" w:rsidRPr="007036CE" w:rsidRDefault="003304B8" w:rsidP="003304B8">
            <w:pPr>
              <w:pStyle w:val="GOSTTablenorm"/>
              <w:rPr>
                <w:ins w:id="14571" w:author="Краснова Наталья EXP-307875" w:date="2024-12-27T11:03:00Z"/>
              </w:rPr>
            </w:pPr>
            <w:ins w:id="14572" w:author="Краснова Наталья EXP-307875" w:date="2024-12-27T11:50:00Z">
              <w:r w:rsidRPr="007036CE">
                <w:t>нет</w:t>
              </w:r>
            </w:ins>
          </w:p>
        </w:tc>
        <w:tc>
          <w:tcPr>
            <w:tcW w:w="1109" w:type="pct"/>
          </w:tcPr>
          <w:p w14:paraId="44915EE2" w14:textId="77777777" w:rsidR="003304B8" w:rsidRPr="007036CE" w:rsidRDefault="003304B8" w:rsidP="003304B8">
            <w:pPr>
              <w:pStyle w:val="GOSTTablenorm"/>
              <w:rPr>
                <w:ins w:id="14573" w:author="Краснова Наталья EXP-307875" w:date="2024-12-27T11:03:00Z"/>
              </w:rPr>
            </w:pPr>
            <w:ins w:id="14574" w:author="Краснова Наталья EXP-307875" w:date="2024-12-27T11:57:00Z">
              <w:r w:rsidRPr="007036CE">
                <w:t xml:space="preserve">Тип КБК </w:t>
              </w:r>
              <w:r w:rsidRPr="007036CE">
                <w:rPr>
                  <w:szCs w:val="22"/>
                </w:rPr>
                <w:t>(по строке документа)</w:t>
              </w:r>
            </w:ins>
          </w:p>
        </w:tc>
        <w:tc>
          <w:tcPr>
            <w:tcW w:w="1109" w:type="pct"/>
          </w:tcPr>
          <w:p w14:paraId="17F1D2EE" w14:textId="77777777" w:rsidR="003304B8" w:rsidRPr="007036CE" w:rsidRDefault="003304B8" w:rsidP="003304B8">
            <w:pPr>
              <w:pStyle w:val="GOSTTablenorm"/>
              <w:rPr>
                <w:ins w:id="14575" w:author="Краснова Наталья EXP-307875" w:date="2024-12-27T11:03:00Z"/>
              </w:rPr>
            </w:pPr>
            <w:ins w:id="14576" w:author="Краснова Наталья EXP-307875" w:date="2025-01-16T09:46:00Z">
              <w:r w:rsidRPr="007036CE">
                <w:rPr>
                  <w:b/>
                  <w:bCs/>
                  <w:szCs w:val="22"/>
                </w:rPr>
                <w:t>PUiO_VLS</w:t>
              </w:r>
              <w:r w:rsidRPr="007036CE">
                <w:t>:TypeBCC</w:t>
              </w:r>
            </w:ins>
          </w:p>
        </w:tc>
        <w:tc>
          <w:tcPr>
            <w:tcW w:w="1371" w:type="pct"/>
          </w:tcPr>
          <w:p w14:paraId="3335AB3C" w14:textId="77777777" w:rsidR="003304B8" w:rsidRPr="007036CE" w:rsidRDefault="003304B8" w:rsidP="003304B8">
            <w:pPr>
              <w:pStyle w:val="GOSTTablenorm"/>
              <w:rPr>
                <w:ins w:id="14577" w:author="Краснова Наталья EXP-307875" w:date="2024-12-27T11:03:00Z"/>
              </w:rPr>
            </w:pPr>
          </w:p>
        </w:tc>
      </w:tr>
      <w:tr w:rsidR="003304B8" w:rsidRPr="007036CE" w14:paraId="59222699" w14:textId="77777777" w:rsidTr="005354D9">
        <w:trPr>
          <w:ins w:id="14578" w:author="Краснова Наталья EXP-307875" w:date="2024-12-27T11:03:00Z"/>
        </w:trPr>
        <w:tc>
          <w:tcPr>
            <w:tcW w:w="1109" w:type="pct"/>
          </w:tcPr>
          <w:p w14:paraId="181BCB81" w14:textId="77777777" w:rsidR="003304B8" w:rsidRPr="007036CE" w:rsidRDefault="003304B8" w:rsidP="003304B8">
            <w:pPr>
              <w:pStyle w:val="GOSTTablenorm"/>
              <w:rPr>
                <w:ins w:id="14579" w:author="Краснова Наталья EXP-307875" w:date="2024-12-27T11:03:00Z"/>
              </w:rPr>
            </w:pPr>
            <w:ins w:id="14580" w:author="Краснова Наталья EXP-307875" w:date="2024-12-27T11:44:00Z">
              <w:r w:rsidRPr="007036CE">
                <w:lastRenderedPageBreak/>
                <w:t>Вид</w:t>
              </w:r>
            </w:ins>
            <w:ins w:id="14581" w:author="Краснова Наталья EXP-307875" w:date="2024-12-27T11:58:00Z">
              <w:r w:rsidRPr="007036CE">
                <w:t>_</w:t>
              </w:r>
            </w:ins>
            <w:ins w:id="14582" w:author="Краснова Наталья EXP-307875" w:date="2024-12-27T11:44:00Z">
              <w:r w:rsidRPr="007036CE">
                <w:t>деятельности</w:t>
              </w:r>
            </w:ins>
          </w:p>
        </w:tc>
        <w:tc>
          <w:tcPr>
            <w:tcW w:w="302" w:type="pct"/>
          </w:tcPr>
          <w:p w14:paraId="7D5ACC35" w14:textId="77777777" w:rsidR="003304B8" w:rsidRPr="007036CE" w:rsidRDefault="003304B8" w:rsidP="003304B8">
            <w:pPr>
              <w:pStyle w:val="GOSTTablenorm"/>
              <w:rPr>
                <w:ins w:id="14583" w:author="Краснова Наталья EXP-307875" w:date="2024-12-27T11:03:00Z"/>
              </w:rPr>
            </w:pPr>
            <w:ins w:id="14584" w:author="Краснова Наталья EXP-307875" w:date="2024-12-27T11:50:00Z">
              <w:r w:rsidRPr="007036CE">
                <w:t>нет</w:t>
              </w:r>
            </w:ins>
          </w:p>
        </w:tc>
        <w:tc>
          <w:tcPr>
            <w:tcW w:w="1109" w:type="pct"/>
          </w:tcPr>
          <w:p w14:paraId="1F58FDE0" w14:textId="77777777" w:rsidR="003304B8" w:rsidRPr="007036CE" w:rsidRDefault="003304B8" w:rsidP="003304B8">
            <w:pPr>
              <w:pStyle w:val="GOSTTablenorm"/>
              <w:rPr>
                <w:ins w:id="14585" w:author="Краснова Наталья EXP-307875" w:date="2024-12-27T11:03:00Z"/>
              </w:rPr>
            </w:pPr>
            <w:ins w:id="14586" w:author="Краснова Наталья EXP-307875" w:date="2024-12-27T11:58:00Z">
              <w:r w:rsidRPr="007036CE">
                <w:t>Вид деятельности</w:t>
              </w:r>
            </w:ins>
          </w:p>
        </w:tc>
        <w:tc>
          <w:tcPr>
            <w:tcW w:w="1109" w:type="pct"/>
          </w:tcPr>
          <w:p w14:paraId="34102E27" w14:textId="77777777" w:rsidR="003304B8" w:rsidRPr="007036CE" w:rsidRDefault="003304B8" w:rsidP="003304B8">
            <w:pPr>
              <w:pStyle w:val="GOSTTablenorm"/>
              <w:rPr>
                <w:ins w:id="14587" w:author="Краснова Наталья EXP-307875" w:date="2024-12-27T11:03:00Z"/>
              </w:rPr>
            </w:pPr>
            <w:ins w:id="14588" w:author="Краснова Наталья EXP-307875" w:date="2025-01-16T09:46:00Z">
              <w:r w:rsidRPr="007036CE">
                <w:rPr>
                  <w:b/>
                  <w:bCs/>
                  <w:szCs w:val="22"/>
                </w:rPr>
                <w:t>PUiO_VLS</w:t>
              </w:r>
              <w:r w:rsidRPr="007036CE">
                <w:t>:KindOfActivity</w:t>
              </w:r>
            </w:ins>
          </w:p>
        </w:tc>
        <w:tc>
          <w:tcPr>
            <w:tcW w:w="1371" w:type="pct"/>
          </w:tcPr>
          <w:p w14:paraId="6BC75559" w14:textId="77777777" w:rsidR="003304B8" w:rsidRPr="007036CE" w:rsidRDefault="003304B8" w:rsidP="003304B8">
            <w:pPr>
              <w:pStyle w:val="GOSTTablenorm"/>
              <w:rPr>
                <w:ins w:id="14589" w:author="Краснова Наталья EXP-307875" w:date="2024-12-27T11:03:00Z"/>
              </w:rPr>
            </w:pPr>
          </w:p>
        </w:tc>
      </w:tr>
      <w:tr w:rsidR="003304B8" w:rsidRPr="007036CE" w14:paraId="538B649F" w14:textId="77777777" w:rsidTr="005354D9">
        <w:trPr>
          <w:ins w:id="14590" w:author="Краснова Наталья EXP-307875" w:date="2024-12-27T11:03:00Z"/>
        </w:trPr>
        <w:tc>
          <w:tcPr>
            <w:tcW w:w="1109" w:type="pct"/>
          </w:tcPr>
          <w:p w14:paraId="0E2FB1BF" w14:textId="77777777" w:rsidR="003304B8" w:rsidRPr="007036CE" w:rsidRDefault="003304B8" w:rsidP="003304B8">
            <w:pPr>
              <w:pStyle w:val="GOSTTablenorm"/>
              <w:rPr>
                <w:ins w:id="14591" w:author="Краснова Наталья EXP-307875" w:date="2024-12-27T11:03:00Z"/>
              </w:rPr>
            </w:pPr>
            <w:ins w:id="14592" w:author="Краснова Наталья EXP-307875" w:date="2024-12-27T11:58:00Z">
              <w:r w:rsidRPr="007036CE">
                <w:t>Показатель_ЛС</w:t>
              </w:r>
            </w:ins>
          </w:p>
        </w:tc>
        <w:tc>
          <w:tcPr>
            <w:tcW w:w="302" w:type="pct"/>
          </w:tcPr>
          <w:p w14:paraId="56C2B105" w14:textId="77777777" w:rsidR="003304B8" w:rsidRPr="007036CE" w:rsidRDefault="003304B8" w:rsidP="003304B8">
            <w:pPr>
              <w:pStyle w:val="GOSTTablenorm"/>
              <w:rPr>
                <w:ins w:id="14593" w:author="Краснова Наталья EXP-307875" w:date="2024-12-27T11:03:00Z"/>
              </w:rPr>
            </w:pPr>
            <w:ins w:id="14594" w:author="Краснова Наталья EXP-307875" w:date="2024-12-27T11:50:00Z">
              <w:r w:rsidRPr="007036CE">
                <w:t>нет</w:t>
              </w:r>
            </w:ins>
          </w:p>
        </w:tc>
        <w:tc>
          <w:tcPr>
            <w:tcW w:w="1109" w:type="pct"/>
          </w:tcPr>
          <w:p w14:paraId="060DF558" w14:textId="77777777" w:rsidR="003304B8" w:rsidRPr="007036CE" w:rsidRDefault="003304B8" w:rsidP="003304B8">
            <w:pPr>
              <w:pStyle w:val="GOSTTablenorm"/>
              <w:rPr>
                <w:ins w:id="14595" w:author="Краснова Наталья EXP-307875" w:date="2024-12-27T11:03:00Z"/>
              </w:rPr>
            </w:pPr>
            <w:ins w:id="14596" w:author="Краснова Наталья EXP-307875" w:date="2024-12-27T11:49:00Z">
              <w:r w:rsidRPr="007036CE">
                <w:t>Показатель лицевого счета</w:t>
              </w:r>
            </w:ins>
          </w:p>
        </w:tc>
        <w:tc>
          <w:tcPr>
            <w:tcW w:w="1109" w:type="pct"/>
          </w:tcPr>
          <w:p w14:paraId="6089F35B" w14:textId="77777777" w:rsidR="003304B8" w:rsidRPr="007036CE" w:rsidRDefault="003304B8" w:rsidP="003304B8">
            <w:pPr>
              <w:pStyle w:val="GOSTTablenorm"/>
              <w:rPr>
                <w:ins w:id="14597" w:author="Краснова Наталья EXP-307875" w:date="2024-12-27T11:03:00Z"/>
              </w:rPr>
            </w:pPr>
            <w:ins w:id="14598" w:author="Краснова Наталья EXP-307875" w:date="2025-01-16T09:46:00Z">
              <w:r w:rsidRPr="007036CE">
                <w:rPr>
                  <w:b/>
                  <w:bCs/>
                  <w:szCs w:val="22"/>
                </w:rPr>
                <w:t>PUiO_VLS</w:t>
              </w:r>
              <w:r w:rsidRPr="007036CE">
                <w:t>:PersAccIndicator</w:t>
              </w:r>
            </w:ins>
          </w:p>
        </w:tc>
        <w:tc>
          <w:tcPr>
            <w:tcW w:w="1371" w:type="pct"/>
          </w:tcPr>
          <w:p w14:paraId="2749C15A" w14:textId="77777777" w:rsidR="003304B8" w:rsidRPr="007036CE" w:rsidRDefault="003304B8" w:rsidP="003304B8">
            <w:pPr>
              <w:pStyle w:val="GOSTTablenorm"/>
              <w:rPr>
                <w:ins w:id="14599" w:author="Краснова Наталья EXP-307875" w:date="2024-12-27T11:03:00Z"/>
              </w:rPr>
            </w:pPr>
          </w:p>
        </w:tc>
      </w:tr>
      <w:tr w:rsidR="003304B8" w:rsidRPr="007036CE" w14:paraId="275C41E4" w14:textId="77777777" w:rsidTr="005354D9">
        <w:trPr>
          <w:ins w:id="14600" w:author="Краснова Наталья EXP-307875" w:date="2024-12-27T11:03:00Z"/>
        </w:trPr>
        <w:tc>
          <w:tcPr>
            <w:tcW w:w="1109" w:type="pct"/>
          </w:tcPr>
          <w:p w14:paraId="25A01A2E" w14:textId="77777777" w:rsidR="003304B8" w:rsidRPr="007036CE" w:rsidRDefault="003304B8" w:rsidP="003304B8">
            <w:pPr>
              <w:pStyle w:val="GOSTTablenorm"/>
              <w:rPr>
                <w:ins w:id="14601" w:author="Краснова Наталья EXP-307875" w:date="2024-12-27T11:03:00Z"/>
              </w:rPr>
            </w:pPr>
            <w:ins w:id="14602" w:author="Краснова Наталья EXP-307875" w:date="2024-12-27T12:07:00Z">
              <w:r w:rsidRPr="007036CE">
                <w:t>Код_контура_документа</w:t>
              </w:r>
            </w:ins>
          </w:p>
        </w:tc>
        <w:tc>
          <w:tcPr>
            <w:tcW w:w="302" w:type="pct"/>
          </w:tcPr>
          <w:p w14:paraId="0A191834" w14:textId="77777777" w:rsidR="003304B8" w:rsidRPr="007036CE" w:rsidRDefault="003304B8" w:rsidP="003304B8">
            <w:pPr>
              <w:pStyle w:val="GOSTTablenorm"/>
              <w:rPr>
                <w:ins w:id="14603" w:author="Краснова Наталья EXP-307875" w:date="2024-12-27T11:03:00Z"/>
              </w:rPr>
            </w:pPr>
            <w:ins w:id="14604" w:author="Краснова Наталья EXP-307875" w:date="2024-12-27T11:50:00Z">
              <w:r w:rsidRPr="007036CE">
                <w:t>нет</w:t>
              </w:r>
            </w:ins>
          </w:p>
        </w:tc>
        <w:tc>
          <w:tcPr>
            <w:tcW w:w="1109" w:type="pct"/>
          </w:tcPr>
          <w:p w14:paraId="7FC22CEC" w14:textId="77777777" w:rsidR="003304B8" w:rsidRPr="007036CE" w:rsidRDefault="003304B8" w:rsidP="003304B8">
            <w:pPr>
              <w:pStyle w:val="GOSTTablenorm"/>
              <w:rPr>
                <w:ins w:id="14605" w:author="Краснова Наталья EXP-307875" w:date="2024-12-27T11:03:00Z"/>
              </w:rPr>
            </w:pPr>
            <w:ins w:id="14606" w:author="Краснова Наталья EXP-307875" w:date="2024-12-27T12:07:00Z">
              <w:r w:rsidRPr="007036CE">
                <w:rPr>
                  <w:szCs w:val="22"/>
                </w:rPr>
                <w:t>Контур</w:t>
              </w:r>
            </w:ins>
          </w:p>
        </w:tc>
        <w:tc>
          <w:tcPr>
            <w:tcW w:w="1109" w:type="pct"/>
          </w:tcPr>
          <w:p w14:paraId="5742561D" w14:textId="77777777" w:rsidR="003304B8" w:rsidRPr="007036CE" w:rsidRDefault="003304B8" w:rsidP="003304B8">
            <w:pPr>
              <w:pStyle w:val="GOSTTablenorm"/>
              <w:rPr>
                <w:ins w:id="14607" w:author="Краснова Наталья EXP-307875" w:date="2024-12-27T11:03:00Z"/>
              </w:rPr>
            </w:pPr>
            <w:ins w:id="14608" w:author="Краснова Наталья EXP-307875" w:date="2025-01-16T09:47:00Z">
              <w:r w:rsidRPr="007036CE">
                <w:rPr>
                  <w:b/>
                  <w:bCs/>
                  <w:szCs w:val="22"/>
                </w:rPr>
                <w:t>PUiO_VLS</w:t>
              </w:r>
              <w:r w:rsidRPr="007036CE">
                <w:t>:Contour</w:t>
              </w:r>
            </w:ins>
          </w:p>
        </w:tc>
        <w:tc>
          <w:tcPr>
            <w:tcW w:w="1371" w:type="pct"/>
          </w:tcPr>
          <w:p w14:paraId="26EE8475" w14:textId="77777777" w:rsidR="003304B8" w:rsidRPr="007036CE" w:rsidRDefault="003304B8" w:rsidP="003304B8">
            <w:pPr>
              <w:pStyle w:val="GOSTTablenorm"/>
              <w:rPr>
                <w:ins w:id="14609" w:author="Краснова Наталья EXP-307875" w:date="2024-12-27T11:03:00Z"/>
              </w:rPr>
            </w:pPr>
          </w:p>
        </w:tc>
      </w:tr>
      <w:tr w:rsidR="003304B8" w:rsidRPr="007036CE" w14:paraId="32DC7690" w14:textId="77777777" w:rsidTr="005354D9">
        <w:trPr>
          <w:ins w:id="14610" w:author="Краснова Наталья EXP-307875" w:date="2024-12-27T11:03:00Z"/>
        </w:trPr>
        <w:tc>
          <w:tcPr>
            <w:tcW w:w="1109" w:type="pct"/>
          </w:tcPr>
          <w:p w14:paraId="195882F3" w14:textId="77777777" w:rsidR="003304B8" w:rsidRPr="007036CE" w:rsidRDefault="003304B8" w:rsidP="003304B8">
            <w:pPr>
              <w:pStyle w:val="GOSTTablenorm"/>
              <w:rPr>
                <w:ins w:id="14611" w:author="Краснова Наталья EXP-307875" w:date="2024-12-27T11:03:00Z"/>
              </w:rPr>
            </w:pPr>
            <w:ins w:id="14612" w:author="Краснова Наталья EXP-307875" w:date="2024-12-27T12:08:00Z">
              <w:r w:rsidRPr="007036CE">
                <w:t>Номер_ЛС</w:t>
              </w:r>
            </w:ins>
          </w:p>
        </w:tc>
        <w:tc>
          <w:tcPr>
            <w:tcW w:w="302" w:type="pct"/>
          </w:tcPr>
          <w:p w14:paraId="73A463D0" w14:textId="77777777" w:rsidR="003304B8" w:rsidRPr="007036CE" w:rsidRDefault="003304B8" w:rsidP="003304B8">
            <w:pPr>
              <w:pStyle w:val="GOSTTablenorm"/>
              <w:rPr>
                <w:ins w:id="14613" w:author="Краснова Наталья EXP-307875" w:date="2024-12-27T11:03:00Z"/>
              </w:rPr>
            </w:pPr>
            <w:ins w:id="14614" w:author="Краснова Наталья EXP-307875" w:date="2024-12-27T11:50:00Z">
              <w:r w:rsidRPr="007036CE">
                <w:t>нет</w:t>
              </w:r>
            </w:ins>
          </w:p>
        </w:tc>
        <w:tc>
          <w:tcPr>
            <w:tcW w:w="1109" w:type="pct"/>
          </w:tcPr>
          <w:p w14:paraId="049623F8" w14:textId="77777777" w:rsidR="003304B8" w:rsidRPr="007036CE" w:rsidRDefault="003304B8" w:rsidP="003304B8">
            <w:pPr>
              <w:pStyle w:val="GOSTTablenorm"/>
              <w:rPr>
                <w:ins w:id="14615" w:author="Краснова Наталья EXP-307875" w:date="2024-12-27T11:03:00Z"/>
              </w:rPr>
            </w:pPr>
            <w:ins w:id="14616" w:author="Краснова Наталья EXP-307875" w:date="2024-12-27T12:08:00Z">
              <w:r w:rsidRPr="007036CE">
                <w:rPr>
                  <w:szCs w:val="22"/>
                </w:rPr>
                <w:t>Номер лицевого счета</w:t>
              </w:r>
            </w:ins>
          </w:p>
        </w:tc>
        <w:tc>
          <w:tcPr>
            <w:tcW w:w="1109" w:type="pct"/>
          </w:tcPr>
          <w:p w14:paraId="0EEE88E2" w14:textId="77777777" w:rsidR="003304B8" w:rsidRPr="007036CE" w:rsidRDefault="003304B8" w:rsidP="003304B8">
            <w:pPr>
              <w:pStyle w:val="GOSTTablenorm"/>
              <w:rPr>
                <w:ins w:id="14617" w:author="Краснова Наталья EXP-307875" w:date="2024-12-27T11:03:00Z"/>
              </w:rPr>
            </w:pPr>
            <w:ins w:id="14618" w:author="Краснова Наталья EXP-307875" w:date="2025-01-16T09:48:00Z">
              <w:r w:rsidRPr="007036CE">
                <w:rPr>
                  <w:b/>
                  <w:bCs/>
                  <w:szCs w:val="22"/>
                </w:rPr>
                <w:t>PUiO_VLS</w:t>
              </w:r>
              <w:r w:rsidRPr="007036CE">
                <w:t>:PersAcc</w:t>
              </w:r>
            </w:ins>
          </w:p>
        </w:tc>
        <w:tc>
          <w:tcPr>
            <w:tcW w:w="1371" w:type="pct"/>
          </w:tcPr>
          <w:p w14:paraId="70060AE2" w14:textId="77777777" w:rsidR="003304B8" w:rsidRPr="007036CE" w:rsidRDefault="003304B8" w:rsidP="003304B8">
            <w:pPr>
              <w:pStyle w:val="GOSTTablenorm"/>
              <w:rPr>
                <w:ins w:id="14619" w:author="Краснова Наталья EXP-307875" w:date="2024-12-27T11:03:00Z"/>
              </w:rPr>
            </w:pPr>
          </w:p>
        </w:tc>
      </w:tr>
      <w:tr w:rsidR="003304B8" w:rsidRPr="007036CE" w14:paraId="63FD9EB0" w14:textId="77777777" w:rsidTr="005354D9">
        <w:trPr>
          <w:ins w:id="14620" w:author="Краснова Наталья EXP-307875" w:date="2024-12-27T11:03:00Z"/>
        </w:trPr>
        <w:tc>
          <w:tcPr>
            <w:tcW w:w="1109" w:type="pct"/>
          </w:tcPr>
          <w:p w14:paraId="4EBD52E5" w14:textId="77777777" w:rsidR="003304B8" w:rsidRPr="007036CE" w:rsidRDefault="003304B8" w:rsidP="003304B8">
            <w:pPr>
              <w:pStyle w:val="GOSTTablenorm"/>
              <w:rPr>
                <w:ins w:id="14621" w:author="Краснова Наталья EXP-307875" w:date="2024-12-27T11:03:00Z"/>
              </w:rPr>
            </w:pPr>
            <w:ins w:id="14622" w:author="Краснова Наталья EXP-307875" w:date="2024-12-27T12:18:00Z">
              <w:r w:rsidRPr="007036CE">
                <w:t>Подвед</w:t>
              </w:r>
            </w:ins>
          </w:p>
        </w:tc>
        <w:tc>
          <w:tcPr>
            <w:tcW w:w="302" w:type="pct"/>
          </w:tcPr>
          <w:p w14:paraId="5021FA33" w14:textId="77777777" w:rsidR="003304B8" w:rsidRPr="007036CE" w:rsidRDefault="003304B8" w:rsidP="003304B8">
            <w:pPr>
              <w:pStyle w:val="GOSTTablenorm"/>
              <w:rPr>
                <w:ins w:id="14623" w:author="Краснова Наталья EXP-307875" w:date="2024-12-27T11:03:00Z"/>
              </w:rPr>
            </w:pPr>
            <w:ins w:id="14624" w:author="Краснова Наталья EXP-307875" w:date="2024-12-27T11:50:00Z">
              <w:r w:rsidRPr="007036CE">
                <w:t>нет</w:t>
              </w:r>
            </w:ins>
          </w:p>
        </w:tc>
        <w:tc>
          <w:tcPr>
            <w:tcW w:w="1109" w:type="pct"/>
          </w:tcPr>
          <w:p w14:paraId="42885CA8" w14:textId="77777777" w:rsidR="003304B8" w:rsidRPr="007036CE" w:rsidRDefault="003304B8" w:rsidP="003304B8">
            <w:pPr>
              <w:pStyle w:val="GOSTTablenorm"/>
              <w:rPr>
                <w:ins w:id="14625" w:author="Краснова Наталья EXP-307875" w:date="2024-12-27T11:03:00Z"/>
              </w:rPr>
            </w:pPr>
            <w:ins w:id="14626" w:author="Краснова Наталья EXP-307875" w:date="2024-12-27T11:49:00Z">
              <w:r w:rsidRPr="007036CE">
                <w:t>Подведомственное учреждение</w:t>
              </w:r>
            </w:ins>
          </w:p>
        </w:tc>
        <w:tc>
          <w:tcPr>
            <w:tcW w:w="1109" w:type="pct"/>
          </w:tcPr>
          <w:p w14:paraId="0457629D" w14:textId="77777777" w:rsidR="003304B8" w:rsidRPr="007036CE" w:rsidRDefault="003304B8" w:rsidP="003304B8">
            <w:pPr>
              <w:pStyle w:val="GOSTTablenorm"/>
              <w:rPr>
                <w:ins w:id="14627" w:author="Краснова Наталья EXP-307875" w:date="2024-12-27T11:03:00Z"/>
              </w:rPr>
            </w:pPr>
            <w:ins w:id="14628" w:author="Краснова Наталья EXP-307875" w:date="2025-01-16T09:48:00Z">
              <w:r w:rsidRPr="007036CE">
                <w:rPr>
                  <w:b/>
                  <w:bCs/>
                  <w:szCs w:val="22"/>
                </w:rPr>
                <w:t>PUiO_VLS</w:t>
              </w:r>
              <w:r w:rsidRPr="007036CE">
                <w:t>:SubordinateOrg</w:t>
              </w:r>
            </w:ins>
          </w:p>
        </w:tc>
        <w:tc>
          <w:tcPr>
            <w:tcW w:w="1371" w:type="pct"/>
          </w:tcPr>
          <w:p w14:paraId="276EE2C0" w14:textId="77777777" w:rsidR="003304B8" w:rsidRPr="007036CE" w:rsidRDefault="003304B8" w:rsidP="003304B8">
            <w:pPr>
              <w:pStyle w:val="GOSTTablenorm"/>
              <w:rPr>
                <w:ins w:id="14629" w:author="Краснова Наталья EXP-307875" w:date="2024-12-27T11:03:00Z"/>
              </w:rPr>
            </w:pPr>
          </w:p>
        </w:tc>
      </w:tr>
      <w:tr w:rsidR="003304B8" w:rsidRPr="007036CE" w14:paraId="2A07AA4E" w14:textId="77777777" w:rsidTr="005354D9">
        <w:trPr>
          <w:ins w:id="14630" w:author="Краснова Наталья EXP-307875" w:date="2024-12-27T11:03:00Z"/>
        </w:trPr>
        <w:tc>
          <w:tcPr>
            <w:tcW w:w="1109" w:type="pct"/>
          </w:tcPr>
          <w:p w14:paraId="13BDB5F5" w14:textId="77777777" w:rsidR="003304B8" w:rsidRPr="007036CE" w:rsidRDefault="003304B8" w:rsidP="003304B8">
            <w:pPr>
              <w:pStyle w:val="GOSTTablenorm"/>
              <w:rPr>
                <w:ins w:id="14631" w:author="Краснова Наталья EXP-307875" w:date="2024-12-27T11:03:00Z"/>
              </w:rPr>
            </w:pPr>
            <w:ins w:id="14632" w:author="Краснова Наталья EXP-307875" w:date="2024-12-27T12:18:00Z">
              <w:r w:rsidRPr="007036CE">
                <w:t>Код_цели</w:t>
              </w:r>
            </w:ins>
          </w:p>
        </w:tc>
        <w:tc>
          <w:tcPr>
            <w:tcW w:w="302" w:type="pct"/>
          </w:tcPr>
          <w:p w14:paraId="6FFA40AF" w14:textId="77777777" w:rsidR="003304B8" w:rsidRPr="007036CE" w:rsidRDefault="003304B8" w:rsidP="003304B8">
            <w:pPr>
              <w:pStyle w:val="GOSTTablenorm"/>
              <w:rPr>
                <w:ins w:id="14633" w:author="Краснова Наталья EXP-307875" w:date="2024-12-27T11:03:00Z"/>
              </w:rPr>
            </w:pPr>
            <w:ins w:id="14634" w:author="Краснова Наталья EXP-307875" w:date="2024-12-27T11:50:00Z">
              <w:r w:rsidRPr="007036CE">
                <w:t>нет</w:t>
              </w:r>
            </w:ins>
          </w:p>
        </w:tc>
        <w:tc>
          <w:tcPr>
            <w:tcW w:w="1109" w:type="pct"/>
          </w:tcPr>
          <w:p w14:paraId="6E905AC1" w14:textId="77777777" w:rsidR="003304B8" w:rsidRPr="007036CE" w:rsidRDefault="003304B8" w:rsidP="003304B8">
            <w:pPr>
              <w:pStyle w:val="GOSTTablenorm"/>
              <w:rPr>
                <w:ins w:id="14635" w:author="Краснова Наталья EXP-307875" w:date="2024-12-27T11:03:00Z"/>
              </w:rPr>
            </w:pPr>
            <w:ins w:id="14636" w:author="Краснова Наталья EXP-307875" w:date="2024-12-27T12:18:00Z">
              <w:r w:rsidRPr="007036CE">
                <w:rPr>
                  <w:szCs w:val="22"/>
                </w:rPr>
                <w:t>Код цели (аналитический код)</w:t>
              </w:r>
            </w:ins>
          </w:p>
        </w:tc>
        <w:tc>
          <w:tcPr>
            <w:tcW w:w="1109" w:type="pct"/>
          </w:tcPr>
          <w:p w14:paraId="32F68E95" w14:textId="77777777" w:rsidR="003304B8" w:rsidRPr="007036CE" w:rsidRDefault="003304B8" w:rsidP="003304B8">
            <w:pPr>
              <w:pStyle w:val="GOSTTablenorm"/>
              <w:rPr>
                <w:ins w:id="14637" w:author="Краснова Наталья EXP-307875" w:date="2024-12-27T11:03:00Z"/>
              </w:rPr>
            </w:pPr>
            <w:ins w:id="14638" w:author="Краснова Наталья EXP-307875" w:date="2025-01-16T09:48:00Z">
              <w:r w:rsidRPr="007036CE">
                <w:rPr>
                  <w:b/>
                  <w:bCs/>
                  <w:szCs w:val="22"/>
                </w:rPr>
                <w:t>PUiO_VLS</w:t>
              </w:r>
              <w:r w:rsidRPr="007036CE">
                <w:t>:CodeCS</w:t>
              </w:r>
            </w:ins>
          </w:p>
        </w:tc>
        <w:tc>
          <w:tcPr>
            <w:tcW w:w="1371" w:type="pct"/>
          </w:tcPr>
          <w:p w14:paraId="37C8B655" w14:textId="77777777" w:rsidR="003304B8" w:rsidRPr="007036CE" w:rsidRDefault="003304B8" w:rsidP="003304B8">
            <w:pPr>
              <w:pStyle w:val="GOSTTablenorm"/>
              <w:rPr>
                <w:ins w:id="14639" w:author="Краснова Наталья EXP-307875" w:date="2024-12-27T11:03:00Z"/>
              </w:rPr>
            </w:pPr>
          </w:p>
        </w:tc>
      </w:tr>
      <w:tr w:rsidR="003304B8" w:rsidRPr="007036CE" w14:paraId="7730B50C" w14:textId="77777777" w:rsidTr="005354D9">
        <w:trPr>
          <w:ins w:id="14640" w:author="Краснова Наталья EXP-307875" w:date="2024-12-27T11:03:00Z"/>
        </w:trPr>
        <w:tc>
          <w:tcPr>
            <w:tcW w:w="1109" w:type="pct"/>
          </w:tcPr>
          <w:p w14:paraId="031D3A7F" w14:textId="77777777" w:rsidR="003304B8" w:rsidRPr="007036CE" w:rsidRDefault="003304B8" w:rsidP="003304B8">
            <w:pPr>
              <w:pStyle w:val="GOSTTablenorm"/>
              <w:rPr>
                <w:ins w:id="14641" w:author="Краснова Наталья EXP-307875" w:date="2024-12-27T11:03:00Z"/>
              </w:rPr>
            </w:pPr>
            <w:ins w:id="14642" w:author="Краснова Наталья EXP-307875" w:date="2024-12-27T12:19:00Z">
              <w:r w:rsidRPr="007036CE">
                <w:t>БО</w:t>
              </w:r>
            </w:ins>
          </w:p>
        </w:tc>
        <w:tc>
          <w:tcPr>
            <w:tcW w:w="302" w:type="pct"/>
          </w:tcPr>
          <w:p w14:paraId="1359CA8B" w14:textId="77777777" w:rsidR="003304B8" w:rsidRPr="007036CE" w:rsidRDefault="003304B8" w:rsidP="003304B8">
            <w:pPr>
              <w:pStyle w:val="GOSTTablenorm"/>
              <w:rPr>
                <w:ins w:id="14643" w:author="Краснова Наталья EXP-307875" w:date="2024-12-27T11:03:00Z"/>
              </w:rPr>
            </w:pPr>
            <w:ins w:id="14644" w:author="Краснова Наталья EXP-307875" w:date="2024-12-27T11:50:00Z">
              <w:r w:rsidRPr="007036CE">
                <w:t>нет</w:t>
              </w:r>
            </w:ins>
          </w:p>
        </w:tc>
        <w:tc>
          <w:tcPr>
            <w:tcW w:w="1109" w:type="pct"/>
          </w:tcPr>
          <w:p w14:paraId="76BBF702" w14:textId="77777777" w:rsidR="003304B8" w:rsidRPr="007036CE" w:rsidRDefault="003304B8" w:rsidP="003304B8">
            <w:pPr>
              <w:pStyle w:val="GOSTTablenorm"/>
              <w:rPr>
                <w:ins w:id="14645" w:author="Краснова Наталья EXP-307875" w:date="2024-12-27T11:03:00Z"/>
              </w:rPr>
            </w:pPr>
            <w:ins w:id="14646" w:author="Краснова Наталья EXP-307875" w:date="2024-12-27T12:19:00Z">
              <w:r w:rsidRPr="007036CE">
                <w:rPr>
                  <w:szCs w:val="22"/>
                </w:rPr>
                <w:t>Бюджетное обязательство</w:t>
              </w:r>
            </w:ins>
          </w:p>
        </w:tc>
        <w:tc>
          <w:tcPr>
            <w:tcW w:w="1109" w:type="pct"/>
          </w:tcPr>
          <w:p w14:paraId="240007A2" w14:textId="77777777" w:rsidR="003304B8" w:rsidRPr="007036CE" w:rsidRDefault="003304B8" w:rsidP="003304B8">
            <w:pPr>
              <w:pStyle w:val="GOSTTablenorm"/>
              <w:rPr>
                <w:ins w:id="14647" w:author="Краснова Наталья EXP-307875" w:date="2024-12-27T11:03:00Z"/>
              </w:rPr>
            </w:pPr>
            <w:ins w:id="14648" w:author="Краснова Наталья EXP-307875" w:date="2025-01-16T09:48:00Z">
              <w:r w:rsidRPr="007036CE">
                <w:rPr>
                  <w:b/>
                  <w:bCs/>
                  <w:szCs w:val="22"/>
                </w:rPr>
                <w:t>PUiO_VLS</w:t>
              </w:r>
              <w:r w:rsidRPr="007036CE">
                <w:t>:BudgetCommitment</w:t>
              </w:r>
            </w:ins>
          </w:p>
        </w:tc>
        <w:tc>
          <w:tcPr>
            <w:tcW w:w="1371" w:type="pct"/>
          </w:tcPr>
          <w:p w14:paraId="303187BA" w14:textId="77777777" w:rsidR="003304B8" w:rsidRPr="007036CE" w:rsidRDefault="003304B8" w:rsidP="003304B8">
            <w:pPr>
              <w:pStyle w:val="GOSTTablenorm"/>
              <w:rPr>
                <w:ins w:id="14649" w:author="Краснова Наталья EXP-307875" w:date="2024-12-27T11:03:00Z"/>
              </w:rPr>
            </w:pPr>
          </w:p>
        </w:tc>
      </w:tr>
      <w:tr w:rsidR="003304B8" w:rsidRPr="007036CE" w14:paraId="1CBE5E14" w14:textId="77777777" w:rsidTr="005354D9">
        <w:trPr>
          <w:ins w:id="14650" w:author="Краснова Наталья EXP-307875" w:date="2024-12-27T11:03:00Z"/>
        </w:trPr>
        <w:tc>
          <w:tcPr>
            <w:tcW w:w="1109" w:type="pct"/>
          </w:tcPr>
          <w:p w14:paraId="229E7C55" w14:textId="77777777" w:rsidR="003304B8" w:rsidRPr="007036CE" w:rsidRDefault="003304B8" w:rsidP="003304B8">
            <w:pPr>
              <w:pStyle w:val="GOSTTablenorm"/>
              <w:rPr>
                <w:ins w:id="14651" w:author="Краснова Наталья EXP-307875" w:date="2024-12-27T11:03:00Z"/>
              </w:rPr>
            </w:pPr>
            <w:ins w:id="14652" w:author="Краснова Наталья EXP-307875" w:date="2024-12-27T12:23:00Z">
              <w:r w:rsidRPr="007036CE">
                <w:t>ОКАТО</w:t>
              </w:r>
            </w:ins>
          </w:p>
        </w:tc>
        <w:tc>
          <w:tcPr>
            <w:tcW w:w="302" w:type="pct"/>
          </w:tcPr>
          <w:p w14:paraId="35147CCE" w14:textId="77777777" w:rsidR="003304B8" w:rsidRPr="007036CE" w:rsidRDefault="003304B8" w:rsidP="003304B8">
            <w:pPr>
              <w:pStyle w:val="GOSTTablenorm"/>
              <w:rPr>
                <w:ins w:id="14653" w:author="Краснова Наталья EXP-307875" w:date="2024-12-27T11:03:00Z"/>
              </w:rPr>
            </w:pPr>
            <w:ins w:id="14654" w:author="Краснова Наталья EXP-307875" w:date="2024-12-27T11:50:00Z">
              <w:r w:rsidRPr="007036CE">
                <w:t>нет</w:t>
              </w:r>
            </w:ins>
          </w:p>
        </w:tc>
        <w:tc>
          <w:tcPr>
            <w:tcW w:w="1109" w:type="pct"/>
          </w:tcPr>
          <w:p w14:paraId="6E04BFF4" w14:textId="77777777" w:rsidR="003304B8" w:rsidRPr="007036CE" w:rsidRDefault="003304B8" w:rsidP="003304B8">
            <w:pPr>
              <w:pStyle w:val="GOSTTablenorm"/>
              <w:rPr>
                <w:ins w:id="14655" w:author="Краснова Наталья EXP-307875" w:date="2024-12-27T11:03:00Z"/>
              </w:rPr>
            </w:pPr>
            <w:ins w:id="14656" w:author="Краснова Наталья EXP-307875" w:date="2024-12-27T12:23:00Z">
              <w:r w:rsidRPr="007036CE">
                <w:t>ОКАТО (</w:t>
              </w:r>
            </w:ins>
            <w:ins w:id="14657" w:author="Краснова Наталья EXP-307875" w:date="2024-12-27T11:49:00Z">
              <w:r w:rsidRPr="007036CE">
                <w:t>ОКТМО</w:t>
              </w:r>
            </w:ins>
            <w:ins w:id="14658" w:author="Краснова Наталья EXP-307875" w:date="2024-12-27T12:23:00Z">
              <w:r w:rsidRPr="007036CE">
                <w:t>)</w:t>
              </w:r>
            </w:ins>
          </w:p>
        </w:tc>
        <w:tc>
          <w:tcPr>
            <w:tcW w:w="1109" w:type="pct"/>
          </w:tcPr>
          <w:p w14:paraId="4744DAAB" w14:textId="77777777" w:rsidR="003304B8" w:rsidRPr="007036CE" w:rsidRDefault="003304B8" w:rsidP="003304B8">
            <w:pPr>
              <w:pStyle w:val="GOSTTablenorm"/>
              <w:rPr>
                <w:ins w:id="14659" w:author="Краснова Наталья EXP-307875" w:date="2024-12-27T11:03:00Z"/>
              </w:rPr>
            </w:pPr>
            <w:ins w:id="14660" w:author="Краснова Наталья EXP-307875" w:date="2025-01-16T09:48:00Z">
              <w:r w:rsidRPr="007036CE">
                <w:rPr>
                  <w:b/>
                  <w:bCs/>
                  <w:szCs w:val="22"/>
                </w:rPr>
                <w:t>PUiO_VLS</w:t>
              </w:r>
              <w:r w:rsidRPr="007036CE">
                <w:t>:ORTerClass</w:t>
              </w:r>
            </w:ins>
          </w:p>
        </w:tc>
        <w:tc>
          <w:tcPr>
            <w:tcW w:w="1371" w:type="pct"/>
          </w:tcPr>
          <w:p w14:paraId="3785A2AB" w14:textId="77777777" w:rsidR="003304B8" w:rsidRPr="007036CE" w:rsidRDefault="003304B8" w:rsidP="003304B8">
            <w:pPr>
              <w:pStyle w:val="GOSTTablenorm"/>
              <w:rPr>
                <w:ins w:id="14661" w:author="Краснова Наталья EXP-307875" w:date="2024-12-27T11:03:00Z"/>
              </w:rPr>
            </w:pPr>
          </w:p>
        </w:tc>
      </w:tr>
      <w:tr w:rsidR="003304B8" w:rsidRPr="007036CE" w14:paraId="2D60701F" w14:textId="77777777" w:rsidTr="005354D9">
        <w:trPr>
          <w:ins w:id="14662" w:author="Краснова Наталья EXP-307875" w:date="2024-12-27T11:03:00Z"/>
        </w:trPr>
        <w:tc>
          <w:tcPr>
            <w:tcW w:w="1109" w:type="pct"/>
          </w:tcPr>
          <w:p w14:paraId="4E2BE494" w14:textId="77777777" w:rsidR="003304B8" w:rsidRPr="007036CE" w:rsidRDefault="003304B8" w:rsidP="003304B8">
            <w:pPr>
              <w:pStyle w:val="GOSTTablenorm"/>
              <w:rPr>
                <w:ins w:id="14663" w:author="Краснова Наталья EXP-307875" w:date="2024-12-27T11:03:00Z"/>
              </w:rPr>
            </w:pPr>
            <w:ins w:id="14664" w:author="Краснова Наталья EXP-307875" w:date="2024-12-27T12:22:00Z">
              <w:r w:rsidRPr="007036CE">
                <w:t>ПЗО</w:t>
              </w:r>
            </w:ins>
          </w:p>
        </w:tc>
        <w:tc>
          <w:tcPr>
            <w:tcW w:w="302" w:type="pct"/>
          </w:tcPr>
          <w:p w14:paraId="04ECEE44" w14:textId="77777777" w:rsidR="003304B8" w:rsidRPr="007036CE" w:rsidRDefault="003304B8" w:rsidP="003304B8">
            <w:pPr>
              <w:pStyle w:val="GOSTTablenorm"/>
              <w:rPr>
                <w:ins w:id="14665" w:author="Краснова Наталья EXP-307875" w:date="2024-12-27T11:03:00Z"/>
              </w:rPr>
            </w:pPr>
            <w:ins w:id="14666" w:author="Краснова Наталья EXP-307875" w:date="2024-12-27T11:50:00Z">
              <w:r w:rsidRPr="007036CE">
                <w:t>нет</w:t>
              </w:r>
            </w:ins>
          </w:p>
        </w:tc>
        <w:tc>
          <w:tcPr>
            <w:tcW w:w="1109" w:type="pct"/>
          </w:tcPr>
          <w:p w14:paraId="107D5AC8" w14:textId="77777777" w:rsidR="003304B8" w:rsidRPr="007036CE" w:rsidRDefault="003304B8" w:rsidP="003304B8">
            <w:pPr>
              <w:pStyle w:val="GOSTTablenorm"/>
              <w:rPr>
                <w:ins w:id="14667" w:author="Краснова Наталья EXP-307875" w:date="2024-12-27T11:03:00Z"/>
              </w:rPr>
            </w:pPr>
            <w:ins w:id="14668" w:author="Краснова Наталья EXP-307875" w:date="2024-12-27T12:22:00Z">
              <w:r w:rsidRPr="007036CE">
                <w:rPr>
                  <w:szCs w:val="22"/>
                </w:rPr>
                <w:t>Признак заключительных оборотов</w:t>
              </w:r>
            </w:ins>
            <w:ins w:id="14669" w:author="Краснова Наталья EXP-307875" w:date="2024-12-27T12:23:00Z">
              <w:r w:rsidRPr="007036CE">
                <w:t xml:space="preserve"> </w:t>
              </w:r>
              <w:r w:rsidRPr="007036CE">
                <w:rPr>
                  <w:szCs w:val="22"/>
                </w:rPr>
                <w:t>ОКАТО</w:t>
              </w:r>
            </w:ins>
          </w:p>
        </w:tc>
        <w:tc>
          <w:tcPr>
            <w:tcW w:w="1109" w:type="pct"/>
          </w:tcPr>
          <w:p w14:paraId="34106759" w14:textId="77777777" w:rsidR="003304B8" w:rsidRPr="007036CE" w:rsidRDefault="003304B8" w:rsidP="003304B8">
            <w:pPr>
              <w:pStyle w:val="GOSTTablenorm"/>
              <w:rPr>
                <w:ins w:id="14670" w:author="Краснова Наталья EXP-307875" w:date="2024-12-27T11:03:00Z"/>
              </w:rPr>
            </w:pPr>
            <w:ins w:id="14671" w:author="Краснова Наталья EXP-307875" w:date="2025-01-16T09:48:00Z">
              <w:r w:rsidRPr="007036CE">
                <w:rPr>
                  <w:b/>
                  <w:bCs/>
                  <w:szCs w:val="22"/>
                </w:rPr>
                <w:t>PUiO_VLS</w:t>
              </w:r>
              <w:r w:rsidRPr="007036CE">
                <w:t>:CloseTurnovers</w:t>
              </w:r>
            </w:ins>
          </w:p>
        </w:tc>
        <w:tc>
          <w:tcPr>
            <w:tcW w:w="1371" w:type="pct"/>
          </w:tcPr>
          <w:p w14:paraId="7459A01D" w14:textId="77777777" w:rsidR="003304B8" w:rsidRPr="007036CE" w:rsidRDefault="003304B8" w:rsidP="003304B8">
            <w:pPr>
              <w:pStyle w:val="GOSTTablenorm"/>
              <w:rPr>
                <w:ins w:id="14672" w:author="Краснова Наталья EXP-307875" w:date="2024-12-27T11:03:00Z"/>
              </w:rPr>
            </w:pPr>
          </w:p>
        </w:tc>
      </w:tr>
      <w:tr w:rsidR="003304B8" w:rsidRPr="007036CE" w14:paraId="76805AB3" w14:textId="77777777" w:rsidTr="005354D9">
        <w:trPr>
          <w:ins w:id="14673" w:author="Краснова Наталья EXP-307875" w:date="2024-12-27T11:03:00Z"/>
        </w:trPr>
        <w:tc>
          <w:tcPr>
            <w:tcW w:w="1109" w:type="pct"/>
          </w:tcPr>
          <w:p w14:paraId="67BA2B34" w14:textId="77777777" w:rsidR="003304B8" w:rsidRPr="007036CE" w:rsidRDefault="003304B8" w:rsidP="003304B8">
            <w:pPr>
              <w:pStyle w:val="GOSTTablenorm"/>
              <w:rPr>
                <w:ins w:id="14674" w:author="Краснова Наталья EXP-307875" w:date="2024-12-27T11:03:00Z"/>
              </w:rPr>
            </w:pPr>
            <w:ins w:id="14675" w:author="Краснова Наталья EXP-307875" w:date="2024-12-27T12:24:00Z">
              <w:r w:rsidRPr="007036CE">
                <w:t>ОКС_КМИ</w:t>
              </w:r>
            </w:ins>
          </w:p>
        </w:tc>
        <w:tc>
          <w:tcPr>
            <w:tcW w:w="302" w:type="pct"/>
          </w:tcPr>
          <w:p w14:paraId="6C1850D7" w14:textId="77777777" w:rsidR="003304B8" w:rsidRPr="007036CE" w:rsidRDefault="003304B8" w:rsidP="003304B8">
            <w:pPr>
              <w:pStyle w:val="GOSTTablenorm"/>
              <w:rPr>
                <w:ins w:id="14676" w:author="Краснова Наталья EXP-307875" w:date="2024-12-27T11:03:00Z"/>
              </w:rPr>
            </w:pPr>
            <w:ins w:id="14677" w:author="Краснова Наталья EXP-307875" w:date="2024-12-27T11:50:00Z">
              <w:r w:rsidRPr="007036CE">
                <w:t>нет</w:t>
              </w:r>
            </w:ins>
          </w:p>
        </w:tc>
        <w:tc>
          <w:tcPr>
            <w:tcW w:w="1109" w:type="pct"/>
          </w:tcPr>
          <w:p w14:paraId="7BE237F8" w14:textId="77777777" w:rsidR="003304B8" w:rsidRPr="007036CE" w:rsidRDefault="003304B8" w:rsidP="003304B8">
            <w:pPr>
              <w:pStyle w:val="GOSTTablenorm"/>
              <w:rPr>
                <w:ins w:id="14678" w:author="Краснова Наталья EXP-307875" w:date="2024-12-27T11:03:00Z"/>
              </w:rPr>
            </w:pPr>
            <w:ins w:id="14679" w:author="Краснова Наталья EXP-307875" w:date="2024-12-27T12:24:00Z">
              <w:r w:rsidRPr="007036CE">
                <w:t>Код ОКС (КМИ)</w:t>
              </w:r>
            </w:ins>
          </w:p>
        </w:tc>
        <w:tc>
          <w:tcPr>
            <w:tcW w:w="1109" w:type="pct"/>
          </w:tcPr>
          <w:p w14:paraId="308A2CA4" w14:textId="77777777" w:rsidR="003304B8" w:rsidRPr="007036CE" w:rsidRDefault="003304B8" w:rsidP="003304B8">
            <w:pPr>
              <w:pStyle w:val="GOSTTablenorm"/>
              <w:rPr>
                <w:ins w:id="14680" w:author="Краснова Наталья EXP-307875" w:date="2024-12-27T11:03:00Z"/>
              </w:rPr>
            </w:pPr>
            <w:ins w:id="14681" w:author="Краснова Наталья EXP-307875" w:date="2025-01-16T09:48:00Z">
              <w:r w:rsidRPr="007036CE">
                <w:rPr>
                  <w:b/>
                  <w:bCs/>
                  <w:szCs w:val="22"/>
                </w:rPr>
                <w:t>PUiO_VLS</w:t>
              </w:r>
              <w:r w:rsidRPr="007036CE">
                <w:t>:FedAdrInvProgr</w:t>
              </w:r>
            </w:ins>
          </w:p>
        </w:tc>
        <w:tc>
          <w:tcPr>
            <w:tcW w:w="1371" w:type="pct"/>
          </w:tcPr>
          <w:p w14:paraId="3FDF59AF" w14:textId="77777777" w:rsidR="003304B8" w:rsidRPr="007036CE" w:rsidRDefault="003304B8" w:rsidP="003304B8">
            <w:pPr>
              <w:pStyle w:val="GOSTTablenorm"/>
              <w:rPr>
                <w:ins w:id="14682" w:author="Краснова Наталья EXP-307875" w:date="2024-12-27T11:03:00Z"/>
              </w:rPr>
            </w:pPr>
          </w:p>
        </w:tc>
      </w:tr>
      <w:tr w:rsidR="003304B8" w:rsidRPr="007036CE" w14:paraId="5510D5B3" w14:textId="77777777" w:rsidTr="005354D9">
        <w:trPr>
          <w:ins w:id="14683" w:author="Краснова Наталья EXP-307875" w:date="2024-12-27T11:03:00Z"/>
        </w:trPr>
        <w:tc>
          <w:tcPr>
            <w:tcW w:w="1109" w:type="pct"/>
          </w:tcPr>
          <w:p w14:paraId="352473D9" w14:textId="77777777" w:rsidR="003304B8" w:rsidRPr="007036CE" w:rsidRDefault="003304B8" w:rsidP="003304B8">
            <w:pPr>
              <w:pStyle w:val="GOSTTablenorm"/>
              <w:rPr>
                <w:ins w:id="14684" w:author="Краснова Наталья EXP-307875" w:date="2024-12-27T11:03:00Z"/>
              </w:rPr>
            </w:pPr>
            <w:ins w:id="14685" w:author="Краснова Наталья EXP-307875" w:date="2024-12-27T12:24:00Z">
              <w:r w:rsidRPr="007036CE">
                <w:t>ФО</w:t>
              </w:r>
            </w:ins>
          </w:p>
        </w:tc>
        <w:tc>
          <w:tcPr>
            <w:tcW w:w="302" w:type="pct"/>
          </w:tcPr>
          <w:p w14:paraId="527D182F" w14:textId="77777777" w:rsidR="003304B8" w:rsidRPr="007036CE" w:rsidRDefault="003304B8" w:rsidP="003304B8">
            <w:pPr>
              <w:pStyle w:val="GOSTTablenorm"/>
              <w:rPr>
                <w:ins w:id="14686" w:author="Краснова Наталья EXP-307875" w:date="2024-12-27T11:03:00Z"/>
              </w:rPr>
            </w:pPr>
            <w:ins w:id="14687" w:author="Краснова Наталья EXP-307875" w:date="2024-12-27T11:50:00Z">
              <w:r w:rsidRPr="007036CE">
                <w:t>нет</w:t>
              </w:r>
            </w:ins>
          </w:p>
        </w:tc>
        <w:tc>
          <w:tcPr>
            <w:tcW w:w="1109" w:type="pct"/>
          </w:tcPr>
          <w:p w14:paraId="2415A070" w14:textId="77777777" w:rsidR="003304B8" w:rsidRPr="007036CE" w:rsidRDefault="003304B8" w:rsidP="003304B8">
            <w:pPr>
              <w:pStyle w:val="GOSTTablenorm"/>
              <w:rPr>
                <w:ins w:id="14688" w:author="Краснова Наталья EXP-307875" w:date="2024-12-27T11:03:00Z"/>
              </w:rPr>
            </w:pPr>
            <w:ins w:id="14689" w:author="Краснова Наталья EXP-307875" w:date="2024-12-27T12:24:00Z">
              <w:r w:rsidRPr="007036CE">
                <w:rPr>
                  <w:szCs w:val="22"/>
                </w:rPr>
                <w:t>Финансовый орган</w:t>
              </w:r>
            </w:ins>
          </w:p>
        </w:tc>
        <w:tc>
          <w:tcPr>
            <w:tcW w:w="1109" w:type="pct"/>
          </w:tcPr>
          <w:p w14:paraId="6CB8A899" w14:textId="77777777" w:rsidR="003304B8" w:rsidRPr="007036CE" w:rsidRDefault="003304B8" w:rsidP="003304B8">
            <w:pPr>
              <w:pStyle w:val="GOSTTablenorm"/>
              <w:rPr>
                <w:ins w:id="14690" w:author="Краснова Наталья EXP-307875" w:date="2024-12-27T11:03:00Z"/>
              </w:rPr>
            </w:pPr>
            <w:ins w:id="14691" w:author="Краснова Наталья EXP-307875" w:date="2025-01-16T09:48:00Z">
              <w:r w:rsidRPr="007036CE">
                <w:rPr>
                  <w:b/>
                  <w:bCs/>
                  <w:szCs w:val="22"/>
                </w:rPr>
                <w:t>PUiO_VLS</w:t>
              </w:r>
              <w:r w:rsidRPr="007036CE">
                <w:t>:FinOrgan</w:t>
              </w:r>
            </w:ins>
          </w:p>
        </w:tc>
        <w:tc>
          <w:tcPr>
            <w:tcW w:w="1371" w:type="pct"/>
          </w:tcPr>
          <w:p w14:paraId="0328F377" w14:textId="77777777" w:rsidR="003304B8" w:rsidRPr="007036CE" w:rsidRDefault="003304B8" w:rsidP="003304B8">
            <w:pPr>
              <w:pStyle w:val="GOSTTablenorm"/>
              <w:rPr>
                <w:ins w:id="14692" w:author="Краснова Наталья EXP-307875" w:date="2024-12-27T11:03:00Z"/>
              </w:rPr>
            </w:pPr>
          </w:p>
        </w:tc>
      </w:tr>
      <w:tr w:rsidR="003304B8" w:rsidRPr="007036CE" w14:paraId="6775F342" w14:textId="77777777" w:rsidTr="005354D9">
        <w:trPr>
          <w:ins w:id="14693" w:author="Краснова Наталья EXP-307875" w:date="2024-12-27T11:03:00Z"/>
        </w:trPr>
        <w:tc>
          <w:tcPr>
            <w:tcW w:w="1109" w:type="pct"/>
          </w:tcPr>
          <w:p w14:paraId="01E31A16" w14:textId="77777777" w:rsidR="003304B8" w:rsidRPr="007036CE" w:rsidRDefault="003304B8" w:rsidP="003304B8">
            <w:pPr>
              <w:pStyle w:val="GOSTTablenorm"/>
              <w:rPr>
                <w:ins w:id="14694" w:author="Краснова Наталья EXP-307875" w:date="2024-12-27T11:03:00Z"/>
              </w:rPr>
            </w:pPr>
            <w:ins w:id="14695" w:author="Краснова Наталья EXP-307875" w:date="2024-12-27T12:25:00Z">
              <w:r w:rsidRPr="007036CE">
                <w:t>Код_валюты</w:t>
              </w:r>
            </w:ins>
          </w:p>
        </w:tc>
        <w:tc>
          <w:tcPr>
            <w:tcW w:w="302" w:type="pct"/>
          </w:tcPr>
          <w:p w14:paraId="006C713F" w14:textId="77777777" w:rsidR="003304B8" w:rsidRPr="007036CE" w:rsidRDefault="003304B8" w:rsidP="003304B8">
            <w:pPr>
              <w:pStyle w:val="GOSTTablenorm"/>
              <w:rPr>
                <w:ins w:id="14696" w:author="Краснова Наталья EXP-307875" w:date="2024-12-27T11:03:00Z"/>
              </w:rPr>
            </w:pPr>
            <w:ins w:id="14697" w:author="Краснова Наталья EXP-307875" w:date="2024-12-27T11:50:00Z">
              <w:r w:rsidRPr="007036CE">
                <w:t>нет</w:t>
              </w:r>
            </w:ins>
          </w:p>
        </w:tc>
        <w:tc>
          <w:tcPr>
            <w:tcW w:w="1109" w:type="pct"/>
          </w:tcPr>
          <w:p w14:paraId="5B413AA8" w14:textId="77777777" w:rsidR="003304B8" w:rsidRPr="007036CE" w:rsidRDefault="003304B8" w:rsidP="003304B8">
            <w:pPr>
              <w:pStyle w:val="GOSTTablenorm"/>
              <w:ind w:left="0"/>
              <w:rPr>
                <w:ins w:id="14698" w:author="Краснова Наталья EXP-307875" w:date="2024-12-27T11:03:00Z"/>
              </w:rPr>
            </w:pPr>
            <w:ins w:id="14699" w:author="Краснова Наталья EXP-307875" w:date="2024-12-27T11:49:00Z">
              <w:r w:rsidRPr="007036CE">
                <w:t>Код валюты</w:t>
              </w:r>
            </w:ins>
          </w:p>
        </w:tc>
        <w:tc>
          <w:tcPr>
            <w:tcW w:w="1109" w:type="pct"/>
          </w:tcPr>
          <w:p w14:paraId="7074156A" w14:textId="77777777" w:rsidR="003304B8" w:rsidRPr="007036CE" w:rsidRDefault="003304B8" w:rsidP="003304B8">
            <w:pPr>
              <w:pStyle w:val="GOSTTablenorm"/>
              <w:rPr>
                <w:ins w:id="14700" w:author="Краснова Наталья EXP-307875" w:date="2024-12-27T11:03:00Z"/>
              </w:rPr>
            </w:pPr>
            <w:ins w:id="14701" w:author="Краснова Наталья EXP-307875" w:date="2025-01-16T09:49:00Z">
              <w:r w:rsidRPr="007036CE">
                <w:rPr>
                  <w:b/>
                  <w:bCs/>
                  <w:szCs w:val="22"/>
                </w:rPr>
                <w:t>PUiO_VLS</w:t>
              </w:r>
              <w:r w:rsidRPr="007036CE">
                <w:t>:CURRENCY_CODE</w:t>
              </w:r>
            </w:ins>
          </w:p>
        </w:tc>
        <w:tc>
          <w:tcPr>
            <w:tcW w:w="1371" w:type="pct"/>
          </w:tcPr>
          <w:p w14:paraId="3066812A" w14:textId="77777777" w:rsidR="003304B8" w:rsidRPr="007036CE" w:rsidRDefault="003304B8" w:rsidP="003304B8">
            <w:pPr>
              <w:pStyle w:val="GOSTTablenorm"/>
              <w:rPr>
                <w:ins w:id="14702" w:author="Краснова Наталья EXP-307875" w:date="2024-12-27T11:03:00Z"/>
              </w:rPr>
            </w:pPr>
          </w:p>
        </w:tc>
      </w:tr>
      <w:tr w:rsidR="003304B8" w:rsidRPr="007036CE" w14:paraId="558AC1E3" w14:textId="77777777" w:rsidTr="005354D9">
        <w:trPr>
          <w:ins w:id="14703" w:author="Краснова Наталья EXP-307875" w:date="2024-12-27T11:03:00Z"/>
        </w:trPr>
        <w:tc>
          <w:tcPr>
            <w:tcW w:w="1109" w:type="pct"/>
          </w:tcPr>
          <w:p w14:paraId="3302245D" w14:textId="77777777" w:rsidR="003304B8" w:rsidRPr="007036CE" w:rsidRDefault="003304B8" w:rsidP="003304B8">
            <w:pPr>
              <w:pStyle w:val="GOSTTablenorm"/>
              <w:rPr>
                <w:ins w:id="14704" w:author="Краснова Наталья EXP-307875" w:date="2024-12-27T11:03:00Z"/>
              </w:rPr>
            </w:pPr>
            <w:ins w:id="14705" w:author="Краснова Наталья EXP-307875" w:date="2024-12-27T12:25:00Z">
              <w:r w:rsidRPr="007036CE">
                <w:t>Дата_ввода_в_действие</w:t>
              </w:r>
            </w:ins>
          </w:p>
        </w:tc>
        <w:tc>
          <w:tcPr>
            <w:tcW w:w="302" w:type="pct"/>
          </w:tcPr>
          <w:p w14:paraId="7439C126" w14:textId="77777777" w:rsidR="003304B8" w:rsidRPr="007036CE" w:rsidRDefault="003304B8" w:rsidP="003304B8">
            <w:pPr>
              <w:pStyle w:val="GOSTTablenorm"/>
              <w:rPr>
                <w:ins w:id="14706" w:author="Краснова Наталья EXP-307875" w:date="2024-12-27T11:03:00Z"/>
              </w:rPr>
            </w:pPr>
            <w:ins w:id="14707" w:author="Краснова Наталья EXP-307875" w:date="2024-12-27T11:50:00Z">
              <w:r w:rsidRPr="007036CE">
                <w:t>нет</w:t>
              </w:r>
            </w:ins>
          </w:p>
        </w:tc>
        <w:tc>
          <w:tcPr>
            <w:tcW w:w="1109" w:type="pct"/>
          </w:tcPr>
          <w:p w14:paraId="66B3C5F0" w14:textId="77777777" w:rsidR="003304B8" w:rsidRPr="007036CE" w:rsidRDefault="003304B8" w:rsidP="003304B8">
            <w:pPr>
              <w:pStyle w:val="GOSTTablenorm"/>
              <w:rPr>
                <w:ins w:id="14708" w:author="Краснова Наталья EXP-307875" w:date="2024-12-27T11:03:00Z"/>
              </w:rPr>
            </w:pPr>
            <w:ins w:id="14709" w:author="Краснова Наталья EXP-307875" w:date="2024-12-27T11:49:00Z">
              <w:r w:rsidRPr="007036CE">
                <w:t>Дата ввода в действие</w:t>
              </w:r>
            </w:ins>
          </w:p>
        </w:tc>
        <w:tc>
          <w:tcPr>
            <w:tcW w:w="1109" w:type="pct"/>
          </w:tcPr>
          <w:p w14:paraId="19BD8133" w14:textId="77777777" w:rsidR="003304B8" w:rsidRPr="007036CE" w:rsidRDefault="003304B8" w:rsidP="003304B8">
            <w:pPr>
              <w:pStyle w:val="GOSTTablenorm"/>
              <w:rPr>
                <w:ins w:id="14710" w:author="Краснова Наталья EXP-307875" w:date="2024-12-27T11:03:00Z"/>
              </w:rPr>
            </w:pPr>
            <w:ins w:id="14711" w:author="Краснова Наталья EXP-307875" w:date="2025-01-16T09:49:00Z">
              <w:r w:rsidRPr="007036CE">
                <w:rPr>
                  <w:b/>
                  <w:bCs/>
                  <w:szCs w:val="22"/>
                </w:rPr>
                <w:t>PUiO_VLS</w:t>
              </w:r>
              <w:r w:rsidRPr="007036CE">
                <w:t>:ACTIVATION_DATE</w:t>
              </w:r>
            </w:ins>
          </w:p>
        </w:tc>
        <w:tc>
          <w:tcPr>
            <w:tcW w:w="1371" w:type="pct"/>
          </w:tcPr>
          <w:p w14:paraId="1612426B" w14:textId="77777777" w:rsidR="003304B8" w:rsidRPr="007036CE" w:rsidRDefault="003304B8" w:rsidP="003304B8">
            <w:pPr>
              <w:pStyle w:val="GOSTTablenorm"/>
              <w:rPr>
                <w:ins w:id="14712" w:author="Краснова Наталья EXP-307875" w:date="2024-12-27T11:03:00Z"/>
              </w:rPr>
            </w:pPr>
          </w:p>
        </w:tc>
      </w:tr>
      <w:tr w:rsidR="003304B8" w:rsidRPr="007036CE" w14:paraId="6D3FBEB9" w14:textId="77777777" w:rsidTr="005354D9">
        <w:trPr>
          <w:ins w:id="14713" w:author="Краснова Наталья EXP-307875" w:date="2024-12-28T15:08:00Z"/>
        </w:trPr>
        <w:tc>
          <w:tcPr>
            <w:tcW w:w="1109" w:type="pct"/>
          </w:tcPr>
          <w:p w14:paraId="473CF216" w14:textId="77777777" w:rsidR="003304B8" w:rsidRPr="007036CE" w:rsidRDefault="003304B8" w:rsidP="003304B8">
            <w:pPr>
              <w:pStyle w:val="GOSTTablenorm"/>
              <w:rPr>
                <w:ins w:id="14714" w:author="Краснова Наталья EXP-307875" w:date="2024-12-28T15:08:00Z"/>
              </w:rPr>
            </w:pPr>
            <w:ins w:id="14715" w:author="Краснова Наталья EXP-307875" w:date="2024-12-28T15:08:00Z">
              <w:r w:rsidRPr="007036CE">
                <w:t>Код_СКУ_корресп</w:t>
              </w:r>
            </w:ins>
          </w:p>
        </w:tc>
        <w:tc>
          <w:tcPr>
            <w:tcW w:w="302" w:type="pct"/>
          </w:tcPr>
          <w:p w14:paraId="082020EB" w14:textId="77777777" w:rsidR="003304B8" w:rsidRPr="007036CE" w:rsidRDefault="003304B8" w:rsidP="003304B8">
            <w:pPr>
              <w:pStyle w:val="GOSTTablenorm"/>
              <w:rPr>
                <w:ins w:id="14716" w:author="Краснова Наталья EXP-307875" w:date="2024-12-28T15:08:00Z"/>
              </w:rPr>
            </w:pPr>
            <w:ins w:id="14717" w:author="Краснова Наталья EXP-307875" w:date="2024-12-28T15:09:00Z">
              <w:r w:rsidRPr="007036CE">
                <w:t>нет</w:t>
              </w:r>
            </w:ins>
          </w:p>
        </w:tc>
        <w:tc>
          <w:tcPr>
            <w:tcW w:w="1109" w:type="pct"/>
          </w:tcPr>
          <w:p w14:paraId="539B9290" w14:textId="77777777" w:rsidR="003304B8" w:rsidRPr="007036CE" w:rsidRDefault="003304B8" w:rsidP="003304B8">
            <w:pPr>
              <w:pStyle w:val="GOSTTablenorm"/>
              <w:rPr>
                <w:ins w:id="14718" w:author="Краснова Наталья EXP-307875" w:date="2024-12-28T15:08:00Z"/>
              </w:rPr>
            </w:pPr>
            <w:ins w:id="14719" w:author="Краснова Наталья EXP-307875" w:date="2024-12-28T15:09:00Z">
              <w:r w:rsidRPr="007036CE">
                <w:t>Показатель лицевого счета корреспондирующий</w:t>
              </w:r>
            </w:ins>
          </w:p>
        </w:tc>
        <w:tc>
          <w:tcPr>
            <w:tcW w:w="1109" w:type="pct"/>
          </w:tcPr>
          <w:p w14:paraId="12528B30" w14:textId="77777777" w:rsidR="003304B8" w:rsidRPr="007036CE" w:rsidRDefault="003304B8" w:rsidP="003304B8">
            <w:pPr>
              <w:pStyle w:val="GOSTTablenorm"/>
              <w:rPr>
                <w:ins w:id="14720" w:author="Краснова Наталья EXP-307875" w:date="2024-12-28T15:08:00Z"/>
              </w:rPr>
            </w:pPr>
            <w:ins w:id="14721" w:author="Краснова Наталья EXP-307875" w:date="2025-01-16T09:49:00Z">
              <w:r w:rsidRPr="007036CE">
                <w:rPr>
                  <w:b/>
                  <w:bCs/>
                  <w:szCs w:val="22"/>
                </w:rPr>
                <w:t>PUiO_VLS</w:t>
              </w:r>
              <w:r w:rsidRPr="007036CE">
                <w:t>:AccountCorr</w:t>
              </w:r>
            </w:ins>
          </w:p>
        </w:tc>
        <w:tc>
          <w:tcPr>
            <w:tcW w:w="1371" w:type="pct"/>
          </w:tcPr>
          <w:p w14:paraId="03B260FF" w14:textId="77777777" w:rsidR="003304B8" w:rsidRPr="007036CE" w:rsidRDefault="003304B8" w:rsidP="003304B8">
            <w:pPr>
              <w:pStyle w:val="GOSTTablenorm"/>
              <w:rPr>
                <w:ins w:id="14722" w:author="Краснова Наталья EXP-307875" w:date="2024-12-28T15:08:00Z"/>
              </w:rPr>
            </w:pPr>
          </w:p>
        </w:tc>
      </w:tr>
      <w:tr w:rsidR="003304B8" w:rsidRPr="007036CE" w14:paraId="4145EC57" w14:textId="77777777" w:rsidTr="005354D9">
        <w:trPr>
          <w:ins w:id="14723" w:author="Краснова Наталья EXP-307875" w:date="2024-12-27T11:03:00Z"/>
        </w:trPr>
        <w:tc>
          <w:tcPr>
            <w:tcW w:w="1109" w:type="pct"/>
          </w:tcPr>
          <w:p w14:paraId="41849FDD" w14:textId="77777777" w:rsidR="003304B8" w:rsidRPr="007036CE" w:rsidRDefault="003304B8" w:rsidP="003304B8">
            <w:pPr>
              <w:pStyle w:val="GOSTTablenorm"/>
              <w:rPr>
                <w:ins w:id="14724" w:author="Краснова Наталья EXP-307875" w:date="2024-12-27T11:03:00Z"/>
              </w:rPr>
            </w:pPr>
            <w:ins w:id="14725" w:author="Краснова Наталья EXP-307875" w:date="2024-12-27T12:45:00Z">
              <w:r w:rsidRPr="007036CE">
                <w:t>Оборот_Дт</w:t>
              </w:r>
            </w:ins>
          </w:p>
        </w:tc>
        <w:tc>
          <w:tcPr>
            <w:tcW w:w="302" w:type="pct"/>
          </w:tcPr>
          <w:p w14:paraId="17F5C76A" w14:textId="77777777" w:rsidR="003304B8" w:rsidRPr="007036CE" w:rsidRDefault="003304B8" w:rsidP="003304B8">
            <w:pPr>
              <w:pStyle w:val="GOSTTablenorm"/>
              <w:rPr>
                <w:ins w:id="14726" w:author="Краснова Наталья EXP-307875" w:date="2024-12-27T11:03:00Z"/>
              </w:rPr>
            </w:pPr>
            <w:ins w:id="14727" w:author="Краснова Наталья EXP-307875" w:date="2024-12-27T11:50:00Z">
              <w:r w:rsidRPr="007036CE">
                <w:t>нет</w:t>
              </w:r>
            </w:ins>
          </w:p>
        </w:tc>
        <w:tc>
          <w:tcPr>
            <w:tcW w:w="1109" w:type="pct"/>
          </w:tcPr>
          <w:p w14:paraId="4AEFF716" w14:textId="77777777" w:rsidR="003304B8" w:rsidRPr="007036CE" w:rsidRDefault="003304B8" w:rsidP="003304B8">
            <w:pPr>
              <w:pStyle w:val="GOSTTablenorm"/>
              <w:rPr>
                <w:ins w:id="14728" w:author="Краснова Наталья EXP-307875" w:date="2024-12-27T11:03:00Z"/>
              </w:rPr>
            </w:pPr>
            <w:ins w:id="14729" w:author="Краснова Наталья EXP-307875" w:date="2024-12-27T12:45:00Z">
              <w:r w:rsidRPr="007036CE">
                <w:rPr>
                  <w:szCs w:val="22"/>
                </w:rPr>
                <w:t>Оборот по дебету в валюте учета (рубли)</w:t>
              </w:r>
            </w:ins>
          </w:p>
        </w:tc>
        <w:tc>
          <w:tcPr>
            <w:tcW w:w="1109" w:type="pct"/>
          </w:tcPr>
          <w:p w14:paraId="72E6EF11" w14:textId="77777777" w:rsidR="003304B8" w:rsidRPr="007036CE" w:rsidRDefault="003304B8" w:rsidP="003304B8">
            <w:pPr>
              <w:pStyle w:val="GOSTTablenorm"/>
              <w:rPr>
                <w:ins w:id="14730" w:author="Краснова Наталья EXP-307875" w:date="2024-12-27T11:03:00Z"/>
              </w:rPr>
            </w:pPr>
            <w:ins w:id="14731" w:author="Краснова Наталья EXP-307875" w:date="2025-01-16T09:49:00Z">
              <w:r w:rsidRPr="007036CE">
                <w:rPr>
                  <w:b/>
                  <w:bCs/>
                  <w:szCs w:val="22"/>
                </w:rPr>
                <w:t>PUiO_VLS</w:t>
              </w:r>
              <w:r w:rsidRPr="007036CE">
                <w:t>:TurnoverDT</w:t>
              </w:r>
            </w:ins>
          </w:p>
        </w:tc>
        <w:tc>
          <w:tcPr>
            <w:tcW w:w="1371" w:type="pct"/>
          </w:tcPr>
          <w:p w14:paraId="206E447B" w14:textId="77777777" w:rsidR="003304B8" w:rsidRPr="007036CE" w:rsidRDefault="003304B8" w:rsidP="003304B8">
            <w:pPr>
              <w:pStyle w:val="GOSTTablenorm"/>
              <w:rPr>
                <w:ins w:id="14732" w:author="Краснова Наталья EXP-307875" w:date="2024-12-27T11:03:00Z"/>
              </w:rPr>
            </w:pPr>
          </w:p>
        </w:tc>
      </w:tr>
      <w:tr w:rsidR="003304B8" w:rsidRPr="007036CE" w14:paraId="08F44FD8" w14:textId="77777777" w:rsidTr="005354D9">
        <w:trPr>
          <w:ins w:id="14733" w:author="Краснова Наталья EXP-307875" w:date="2024-12-27T11:03:00Z"/>
        </w:trPr>
        <w:tc>
          <w:tcPr>
            <w:tcW w:w="1109" w:type="pct"/>
          </w:tcPr>
          <w:p w14:paraId="32888E49" w14:textId="77777777" w:rsidR="003304B8" w:rsidRPr="007036CE" w:rsidRDefault="003304B8" w:rsidP="003304B8">
            <w:pPr>
              <w:pStyle w:val="GOSTTablenorm"/>
              <w:rPr>
                <w:ins w:id="14734" w:author="Краснова Наталья EXP-307875" w:date="2024-12-27T11:03:00Z"/>
              </w:rPr>
            </w:pPr>
            <w:ins w:id="14735" w:author="Краснова Наталья EXP-307875" w:date="2024-12-27T12:46:00Z">
              <w:r w:rsidRPr="007036CE">
                <w:t>Оборот_Кт</w:t>
              </w:r>
            </w:ins>
          </w:p>
        </w:tc>
        <w:tc>
          <w:tcPr>
            <w:tcW w:w="302" w:type="pct"/>
          </w:tcPr>
          <w:p w14:paraId="3BC767B4" w14:textId="77777777" w:rsidR="003304B8" w:rsidRPr="007036CE" w:rsidRDefault="003304B8" w:rsidP="003304B8">
            <w:pPr>
              <w:pStyle w:val="GOSTTablenorm"/>
              <w:rPr>
                <w:ins w:id="14736" w:author="Краснова Наталья EXP-307875" w:date="2024-12-27T11:03:00Z"/>
              </w:rPr>
            </w:pPr>
            <w:ins w:id="14737" w:author="Краснова Наталья EXP-307875" w:date="2024-12-27T11:50:00Z">
              <w:r w:rsidRPr="007036CE">
                <w:t>нет</w:t>
              </w:r>
            </w:ins>
          </w:p>
        </w:tc>
        <w:tc>
          <w:tcPr>
            <w:tcW w:w="1109" w:type="pct"/>
          </w:tcPr>
          <w:p w14:paraId="6BE22E6B" w14:textId="77777777" w:rsidR="003304B8" w:rsidRPr="007036CE" w:rsidRDefault="003304B8" w:rsidP="003304B8">
            <w:pPr>
              <w:pStyle w:val="GOSTTablenorm"/>
              <w:rPr>
                <w:ins w:id="14738" w:author="Краснова Наталья EXP-307875" w:date="2024-12-27T11:03:00Z"/>
              </w:rPr>
            </w:pPr>
            <w:ins w:id="14739" w:author="Краснова Наталья EXP-307875" w:date="2024-12-27T12:46:00Z">
              <w:r w:rsidRPr="007036CE">
                <w:rPr>
                  <w:szCs w:val="22"/>
                </w:rPr>
                <w:t>Оборот по кредиту в валюте учета (рубли)</w:t>
              </w:r>
            </w:ins>
          </w:p>
        </w:tc>
        <w:tc>
          <w:tcPr>
            <w:tcW w:w="1109" w:type="pct"/>
          </w:tcPr>
          <w:p w14:paraId="5F1BAA64" w14:textId="77777777" w:rsidR="003304B8" w:rsidRPr="007036CE" w:rsidRDefault="003304B8" w:rsidP="003304B8">
            <w:pPr>
              <w:pStyle w:val="GOSTTablenorm"/>
              <w:rPr>
                <w:ins w:id="14740" w:author="Краснова Наталья EXP-307875" w:date="2024-12-27T11:03:00Z"/>
              </w:rPr>
            </w:pPr>
            <w:ins w:id="14741" w:author="Краснова Наталья EXP-307875" w:date="2025-01-16T09:49:00Z">
              <w:r w:rsidRPr="007036CE">
                <w:rPr>
                  <w:b/>
                  <w:bCs/>
                  <w:szCs w:val="22"/>
                </w:rPr>
                <w:t>PUiO_VLS</w:t>
              </w:r>
              <w:r w:rsidRPr="007036CE">
                <w:t>:TurnoverKT</w:t>
              </w:r>
            </w:ins>
          </w:p>
        </w:tc>
        <w:tc>
          <w:tcPr>
            <w:tcW w:w="1371" w:type="pct"/>
          </w:tcPr>
          <w:p w14:paraId="4364B158" w14:textId="77777777" w:rsidR="003304B8" w:rsidRPr="007036CE" w:rsidRDefault="003304B8" w:rsidP="003304B8">
            <w:pPr>
              <w:pStyle w:val="GOSTTablenorm"/>
              <w:rPr>
                <w:ins w:id="14742" w:author="Краснова Наталья EXP-307875" w:date="2024-12-27T11:03:00Z"/>
              </w:rPr>
            </w:pPr>
          </w:p>
        </w:tc>
      </w:tr>
      <w:tr w:rsidR="003304B8" w:rsidRPr="007036CE" w14:paraId="6AF39041" w14:textId="77777777" w:rsidTr="005354D9">
        <w:trPr>
          <w:ins w:id="14743" w:author="Краснова Наталья EXP-307875" w:date="2024-12-27T11:03:00Z"/>
        </w:trPr>
        <w:tc>
          <w:tcPr>
            <w:tcW w:w="1109" w:type="pct"/>
          </w:tcPr>
          <w:p w14:paraId="1FA7C0E7" w14:textId="77777777" w:rsidR="003304B8" w:rsidRPr="007036CE" w:rsidRDefault="003304B8" w:rsidP="003304B8">
            <w:pPr>
              <w:pStyle w:val="GOSTTablenorm"/>
              <w:rPr>
                <w:ins w:id="14744" w:author="Краснова Наталья EXP-307875" w:date="2024-12-27T11:03:00Z"/>
              </w:rPr>
            </w:pPr>
            <w:ins w:id="14745" w:author="Краснова Наталья EXP-307875" w:date="2024-12-27T12:46:00Z">
              <w:r w:rsidRPr="007036CE">
                <w:t>Оборот_Дт_валюта</w:t>
              </w:r>
            </w:ins>
          </w:p>
        </w:tc>
        <w:tc>
          <w:tcPr>
            <w:tcW w:w="302" w:type="pct"/>
          </w:tcPr>
          <w:p w14:paraId="01A01093" w14:textId="77777777" w:rsidR="003304B8" w:rsidRPr="007036CE" w:rsidRDefault="003304B8" w:rsidP="003304B8">
            <w:pPr>
              <w:pStyle w:val="GOSTTablenorm"/>
              <w:rPr>
                <w:ins w:id="14746" w:author="Краснова Наталья EXP-307875" w:date="2024-12-27T11:03:00Z"/>
              </w:rPr>
            </w:pPr>
            <w:ins w:id="14747" w:author="Краснова Наталья EXP-307875" w:date="2024-12-27T11:50:00Z">
              <w:r w:rsidRPr="007036CE">
                <w:t>нет</w:t>
              </w:r>
            </w:ins>
          </w:p>
        </w:tc>
        <w:tc>
          <w:tcPr>
            <w:tcW w:w="1109" w:type="pct"/>
          </w:tcPr>
          <w:p w14:paraId="74A882C8" w14:textId="77777777" w:rsidR="003304B8" w:rsidRPr="007036CE" w:rsidRDefault="003304B8" w:rsidP="003304B8">
            <w:pPr>
              <w:pStyle w:val="GOSTTablenorm"/>
              <w:rPr>
                <w:ins w:id="14748" w:author="Краснова Наталья EXP-307875" w:date="2024-12-27T11:03:00Z"/>
              </w:rPr>
            </w:pPr>
            <w:ins w:id="14749" w:author="Краснова Наталья EXP-307875" w:date="2024-12-27T12:46:00Z">
              <w:r w:rsidRPr="007036CE">
                <w:rPr>
                  <w:szCs w:val="22"/>
                </w:rPr>
                <w:t>Введенный дебет в валюте опера</w:t>
              </w:r>
              <w:r w:rsidRPr="007036CE">
                <w:rPr>
                  <w:szCs w:val="22"/>
                </w:rPr>
                <w:lastRenderedPageBreak/>
                <w:t>ции</w:t>
              </w:r>
            </w:ins>
          </w:p>
        </w:tc>
        <w:tc>
          <w:tcPr>
            <w:tcW w:w="1109" w:type="pct"/>
          </w:tcPr>
          <w:p w14:paraId="7FAE3960" w14:textId="77777777" w:rsidR="003304B8" w:rsidRPr="007036CE" w:rsidRDefault="003304B8" w:rsidP="003304B8">
            <w:pPr>
              <w:pStyle w:val="GOSTTablenorm"/>
              <w:rPr>
                <w:ins w:id="14750" w:author="Краснова Наталья EXP-307875" w:date="2024-12-27T11:03:00Z"/>
              </w:rPr>
            </w:pPr>
            <w:ins w:id="14751" w:author="Краснова Наталья EXP-307875" w:date="2025-01-16T09:49:00Z">
              <w:r w:rsidRPr="007036CE">
                <w:rPr>
                  <w:b/>
                  <w:bCs/>
                  <w:szCs w:val="22"/>
                </w:rPr>
                <w:lastRenderedPageBreak/>
                <w:t>PUiO_VLS</w:t>
              </w:r>
              <w:r w:rsidRPr="007036CE">
                <w:t>:TurnoverDTINV</w:t>
              </w:r>
            </w:ins>
          </w:p>
        </w:tc>
        <w:tc>
          <w:tcPr>
            <w:tcW w:w="1371" w:type="pct"/>
          </w:tcPr>
          <w:p w14:paraId="59DC13E1" w14:textId="77777777" w:rsidR="003304B8" w:rsidRPr="007036CE" w:rsidRDefault="003304B8" w:rsidP="003304B8">
            <w:pPr>
              <w:pStyle w:val="GOSTTablenorm"/>
              <w:rPr>
                <w:ins w:id="14752" w:author="Краснова Наталья EXP-307875" w:date="2024-12-27T11:03:00Z"/>
              </w:rPr>
            </w:pPr>
          </w:p>
        </w:tc>
      </w:tr>
      <w:tr w:rsidR="003304B8" w:rsidRPr="007036CE" w14:paraId="7F54EE3E" w14:textId="77777777" w:rsidTr="005354D9">
        <w:trPr>
          <w:ins w:id="14753" w:author="Краснова Наталья EXP-307875" w:date="2024-12-27T11:03:00Z"/>
        </w:trPr>
        <w:tc>
          <w:tcPr>
            <w:tcW w:w="1109" w:type="pct"/>
          </w:tcPr>
          <w:p w14:paraId="1CF1EE93" w14:textId="77777777" w:rsidR="003304B8" w:rsidRPr="007036CE" w:rsidRDefault="003304B8" w:rsidP="003304B8">
            <w:pPr>
              <w:pStyle w:val="GOSTTablenorm"/>
              <w:rPr>
                <w:ins w:id="14754" w:author="Краснова Наталья EXP-307875" w:date="2024-12-27T11:03:00Z"/>
              </w:rPr>
            </w:pPr>
            <w:ins w:id="14755" w:author="Краснова Наталья EXP-307875" w:date="2024-12-27T12:46:00Z">
              <w:r w:rsidRPr="007036CE">
                <w:t>Оборот_Кт_валюта</w:t>
              </w:r>
            </w:ins>
          </w:p>
        </w:tc>
        <w:tc>
          <w:tcPr>
            <w:tcW w:w="302" w:type="pct"/>
          </w:tcPr>
          <w:p w14:paraId="085A32AE" w14:textId="77777777" w:rsidR="003304B8" w:rsidRPr="007036CE" w:rsidRDefault="003304B8" w:rsidP="003304B8">
            <w:pPr>
              <w:pStyle w:val="GOSTTablenorm"/>
              <w:rPr>
                <w:ins w:id="14756" w:author="Краснова Наталья EXP-307875" w:date="2024-12-27T11:03:00Z"/>
              </w:rPr>
            </w:pPr>
            <w:ins w:id="14757" w:author="Краснова Наталья EXP-307875" w:date="2024-12-27T11:50:00Z">
              <w:r w:rsidRPr="007036CE">
                <w:t>нет</w:t>
              </w:r>
            </w:ins>
          </w:p>
        </w:tc>
        <w:tc>
          <w:tcPr>
            <w:tcW w:w="1109" w:type="pct"/>
          </w:tcPr>
          <w:p w14:paraId="0756F64F" w14:textId="77777777" w:rsidR="003304B8" w:rsidRPr="007036CE" w:rsidRDefault="003304B8" w:rsidP="003304B8">
            <w:pPr>
              <w:pStyle w:val="GOSTTablenorm"/>
              <w:rPr>
                <w:ins w:id="14758" w:author="Краснова Наталья EXP-307875" w:date="2024-12-27T11:03:00Z"/>
              </w:rPr>
            </w:pPr>
            <w:ins w:id="14759" w:author="Краснова Наталья EXP-307875" w:date="2024-12-27T12:47:00Z">
              <w:r w:rsidRPr="007036CE">
                <w:rPr>
                  <w:szCs w:val="22"/>
                </w:rPr>
                <w:t>Введенный кредит в валюте операции</w:t>
              </w:r>
            </w:ins>
          </w:p>
        </w:tc>
        <w:tc>
          <w:tcPr>
            <w:tcW w:w="1109" w:type="pct"/>
          </w:tcPr>
          <w:p w14:paraId="2E33F7E9" w14:textId="77777777" w:rsidR="003304B8" w:rsidRPr="007036CE" w:rsidRDefault="003304B8" w:rsidP="003304B8">
            <w:pPr>
              <w:pStyle w:val="GOSTTablenorm"/>
              <w:rPr>
                <w:ins w:id="14760" w:author="Краснова Наталья EXP-307875" w:date="2024-12-27T11:03:00Z"/>
              </w:rPr>
            </w:pPr>
            <w:ins w:id="14761" w:author="Краснова Наталья EXP-307875" w:date="2025-01-16T09:49:00Z">
              <w:r w:rsidRPr="007036CE">
                <w:rPr>
                  <w:b/>
                  <w:bCs/>
                  <w:szCs w:val="22"/>
                </w:rPr>
                <w:t>PUiO_VLS</w:t>
              </w:r>
              <w:r w:rsidRPr="007036CE">
                <w:t>:TurnoverKTINV</w:t>
              </w:r>
            </w:ins>
          </w:p>
        </w:tc>
        <w:tc>
          <w:tcPr>
            <w:tcW w:w="1371" w:type="pct"/>
          </w:tcPr>
          <w:p w14:paraId="1ABA7CDD" w14:textId="77777777" w:rsidR="003304B8" w:rsidRPr="007036CE" w:rsidRDefault="003304B8" w:rsidP="003304B8">
            <w:pPr>
              <w:pStyle w:val="GOSTTablenorm"/>
              <w:rPr>
                <w:ins w:id="14762" w:author="Краснова Наталья EXP-307875" w:date="2024-12-27T11:03:00Z"/>
              </w:rPr>
            </w:pPr>
          </w:p>
        </w:tc>
      </w:tr>
    </w:tbl>
    <w:p w14:paraId="7844B70F" w14:textId="77777777" w:rsidR="001C3522" w:rsidRPr="007036CE" w:rsidDel="00A55509" w:rsidRDefault="001C3522" w:rsidP="001C3522">
      <w:pPr>
        <w:pStyle w:val="GOSTNormal"/>
        <w:rPr>
          <w:ins w:id="14763" w:author="Опаева Лидия Арашаевна" w:date="2024-08-28T15:21:00Z"/>
          <w:del w:id="14764" w:author="Андрей SUP-1613562" w:date="2025-04-23T15:27:00Z"/>
        </w:rPr>
      </w:pPr>
    </w:p>
    <w:p w14:paraId="7F2FA212" w14:textId="37CD6860" w:rsidR="00A55509" w:rsidRPr="007036CE" w:rsidRDefault="00130046" w:rsidP="00A55509">
      <w:pPr>
        <w:pStyle w:val="GOSTNameTable"/>
      </w:pPr>
      <w:r>
        <w:rPr>
          <w:noProof/>
        </w:rPr>
        <w:fldChar w:fldCharType="begin"/>
      </w:r>
      <w:r>
        <w:rPr>
          <w:noProof/>
        </w:rPr>
        <w:instrText xml:space="preserve"> SEQ Таблица \* ARABIC </w:instrText>
      </w:r>
      <w:r>
        <w:rPr>
          <w:noProof/>
        </w:rPr>
        <w:fldChar w:fldCharType="separate"/>
      </w:r>
      <w:bookmarkStart w:id="14765" w:name="_Toc222928063"/>
      <w:r w:rsidR="00BD74E1">
        <w:rPr>
          <w:noProof/>
        </w:rPr>
        <w:t>90</w:t>
      </w:r>
      <w:r>
        <w:rPr>
          <w:noProof/>
        </w:rPr>
        <w:fldChar w:fldCharType="end"/>
      </w:r>
      <w:r w:rsidR="00A55509" w:rsidRPr="007036CE">
        <w:t xml:space="preserve"> </w:t>
      </w:r>
      <w:r w:rsidR="00D9309A" w:rsidRPr="007036CE">
        <w:t>–</w:t>
      </w:r>
      <w:r w:rsidR="00A55509" w:rsidRPr="007036CE">
        <w:t xml:space="preserve"> «Распоряжение о совершении казначейского платежа (перечисление)» </w:t>
      </w:r>
      <w:r w:rsidR="00A55509" w:rsidRPr="007036CE">
        <w:rPr>
          <w:lang w:val="en-US"/>
        </w:rPr>
        <w:t>MSC</w:t>
      </w:r>
      <w:r w:rsidR="00A55509" w:rsidRPr="007036CE">
        <w:t>_</w:t>
      </w:r>
      <w:r w:rsidR="00A55509" w:rsidRPr="007036CE">
        <w:rPr>
          <w:lang w:val="en-US"/>
        </w:rPr>
        <w:t>RSKP</w:t>
      </w:r>
      <w:r w:rsidR="00A55509" w:rsidRPr="007036CE">
        <w:t>_</w:t>
      </w:r>
      <w:r w:rsidR="00A55509" w:rsidRPr="007036CE">
        <w:rPr>
          <w:lang w:val="en-US"/>
        </w:rPr>
        <w:t>Perech</w:t>
      </w:r>
      <w:bookmarkEnd w:id="14765"/>
    </w:p>
    <w:tbl>
      <w:tblPr>
        <w:tblStyle w:val="GOSTTable"/>
        <w:tblW w:w="5000" w:type="pct"/>
        <w:tblLayout w:type="fixed"/>
        <w:tblLook w:val="00A0" w:firstRow="1" w:lastRow="0" w:firstColumn="1" w:lastColumn="0" w:noHBand="0" w:noVBand="0"/>
      </w:tblPr>
      <w:tblGrid>
        <w:gridCol w:w="3571"/>
        <w:gridCol w:w="993"/>
        <w:gridCol w:w="3543"/>
        <w:gridCol w:w="3404"/>
        <w:gridCol w:w="4249"/>
      </w:tblGrid>
      <w:tr w:rsidR="00A55509" w:rsidRPr="007036CE" w14:paraId="4E4BC8EF" w14:textId="77777777" w:rsidTr="00A55509">
        <w:trPr>
          <w:cnfStyle w:val="100000000000" w:firstRow="1" w:lastRow="0" w:firstColumn="0" w:lastColumn="0" w:oddVBand="0" w:evenVBand="0" w:oddHBand="0" w:evenHBand="0" w:firstRowFirstColumn="0" w:firstRowLastColumn="0" w:lastRowFirstColumn="0" w:lastRowLastColumn="0"/>
        </w:trPr>
        <w:tc>
          <w:tcPr>
            <w:tcW w:w="1133" w:type="pct"/>
          </w:tcPr>
          <w:p w14:paraId="616994D5" w14:textId="77777777" w:rsidR="00A55509" w:rsidRPr="007036CE" w:rsidRDefault="00A55509" w:rsidP="00462CB1">
            <w:pPr>
              <w:pStyle w:val="GOSTTableHead"/>
            </w:pPr>
            <w:r w:rsidRPr="007036CE">
              <w:t xml:space="preserve">Наименование </w:t>
            </w:r>
          </w:p>
          <w:p w14:paraId="2A7F98CE" w14:textId="77777777" w:rsidR="00A55509" w:rsidRPr="007036CE" w:rsidRDefault="00A55509" w:rsidP="00462CB1">
            <w:pPr>
              <w:pStyle w:val="GOSTTableHead"/>
            </w:pPr>
            <w:r w:rsidRPr="007036CE">
              <w:t>атрибута</w:t>
            </w:r>
          </w:p>
        </w:tc>
        <w:tc>
          <w:tcPr>
            <w:tcW w:w="315" w:type="pct"/>
          </w:tcPr>
          <w:p w14:paraId="7C15E01D" w14:textId="77777777" w:rsidR="00A55509" w:rsidRPr="007036CE" w:rsidRDefault="00A55509" w:rsidP="00462CB1">
            <w:pPr>
              <w:pStyle w:val="GOSTTableHead"/>
            </w:pPr>
            <w:r w:rsidRPr="007036CE">
              <w:t>Вычисляемый атрибут</w:t>
            </w:r>
          </w:p>
        </w:tc>
        <w:tc>
          <w:tcPr>
            <w:tcW w:w="1124" w:type="pct"/>
          </w:tcPr>
          <w:p w14:paraId="6E43AB19" w14:textId="77777777" w:rsidR="00A55509" w:rsidRPr="007036CE" w:rsidRDefault="00A55509" w:rsidP="00462CB1">
            <w:pPr>
              <w:pStyle w:val="GOSTTableHead"/>
            </w:pPr>
            <w:r w:rsidRPr="007036CE">
              <w:t>Описание атрибута</w:t>
            </w:r>
          </w:p>
        </w:tc>
        <w:tc>
          <w:tcPr>
            <w:tcW w:w="1080" w:type="pct"/>
          </w:tcPr>
          <w:p w14:paraId="3507D3F2" w14:textId="77777777" w:rsidR="00A55509" w:rsidRPr="007036CE" w:rsidRDefault="00A55509" w:rsidP="00462CB1">
            <w:pPr>
              <w:pStyle w:val="GOSTTableHead"/>
            </w:pPr>
            <w:r w:rsidRPr="007036CE">
              <w:t xml:space="preserve">Реквизит документа (наименование </w:t>
            </w:r>
          </w:p>
          <w:p w14:paraId="085ABA1E" w14:textId="77777777" w:rsidR="00A55509" w:rsidRPr="007036CE" w:rsidRDefault="00A55509" w:rsidP="00462CB1">
            <w:pPr>
              <w:pStyle w:val="GOSTTableHead"/>
            </w:pPr>
            <w:r w:rsidRPr="007036CE">
              <w:t>Тэга)</w:t>
            </w:r>
          </w:p>
        </w:tc>
        <w:tc>
          <w:tcPr>
            <w:tcW w:w="1348" w:type="pct"/>
          </w:tcPr>
          <w:p w14:paraId="1BA2C427" w14:textId="77777777" w:rsidR="00A55509" w:rsidRPr="007036CE" w:rsidRDefault="00A55509" w:rsidP="00462CB1">
            <w:pPr>
              <w:pStyle w:val="GOSTTableHead"/>
            </w:pPr>
            <w:r w:rsidRPr="007036CE">
              <w:t>Алгоритм вычисления</w:t>
            </w:r>
          </w:p>
        </w:tc>
      </w:tr>
      <w:tr w:rsidR="00462CB1" w:rsidRPr="007036CE" w14:paraId="07B4E2AA" w14:textId="77777777" w:rsidTr="00A55509">
        <w:trPr>
          <w:cnfStyle w:val="000000100000" w:firstRow="0" w:lastRow="0" w:firstColumn="0" w:lastColumn="0" w:oddVBand="0" w:evenVBand="0" w:oddHBand="1" w:evenHBand="0" w:firstRowFirstColumn="0" w:firstRowLastColumn="0" w:lastRowFirstColumn="0" w:lastRowLastColumn="0"/>
        </w:trPr>
        <w:tc>
          <w:tcPr>
            <w:tcW w:w="1133" w:type="pct"/>
          </w:tcPr>
          <w:p w14:paraId="4C685E94" w14:textId="77777777" w:rsidR="00462CB1" w:rsidRPr="007036CE" w:rsidRDefault="00462CB1" w:rsidP="00462CB1">
            <w:pPr>
              <w:pStyle w:val="GOSTTablenorm"/>
            </w:pPr>
            <w:r w:rsidRPr="007036CE">
              <w:rPr>
                <w:szCs w:val="22"/>
              </w:rPr>
              <w:t>Номер_документа*</w:t>
            </w:r>
          </w:p>
        </w:tc>
        <w:tc>
          <w:tcPr>
            <w:tcW w:w="315" w:type="pct"/>
          </w:tcPr>
          <w:p w14:paraId="5B0120DE" w14:textId="77777777" w:rsidR="00462CB1" w:rsidRPr="007036CE" w:rsidRDefault="00462CB1" w:rsidP="00462CB1">
            <w:pPr>
              <w:pStyle w:val="GOSTTablenorm"/>
            </w:pPr>
            <w:r w:rsidRPr="007036CE">
              <w:rPr>
                <w:szCs w:val="22"/>
              </w:rPr>
              <w:t>нет</w:t>
            </w:r>
          </w:p>
        </w:tc>
        <w:tc>
          <w:tcPr>
            <w:tcW w:w="1124" w:type="pct"/>
          </w:tcPr>
          <w:p w14:paraId="5556BAF7" w14:textId="77777777" w:rsidR="00462CB1" w:rsidRPr="007036CE" w:rsidRDefault="00462CB1" w:rsidP="00462CB1">
            <w:pPr>
              <w:pStyle w:val="GOSTTablenorm"/>
            </w:pPr>
            <w:r w:rsidRPr="007036CE">
              <w:rPr>
                <w:szCs w:val="22"/>
              </w:rPr>
              <w:t>Номер документа</w:t>
            </w:r>
          </w:p>
        </w:tc>
        <w:tc>
          <w:tcPr>
            <w:tcW w:w="1080" w:type="pct"/>
          </w:tcPr>
          <w:p w14:paraId="7B4F7928" w14:textId="77777777" w:rsidR="00462CB1" w:rsidRPr="007036CE" w:rsidRDefault="005737E4" w:rsidP="00462CB1">
            <w:pPr>
              <w:pStyle w:val="GOSTTablenorm"/>
            </w:pPr>
            <w:r w:rsidRPr="007036CE">
              <w:t>INF_DocNumber</w:t>
            </w:r>
          </w:p>
        </w:tc>
        <w:tc>
          <w:tcPr>
            <w:tcW w:w="1348" w:type="pct"/>
          </w:tcPr>
          <w:p w14:paraId="32E7F529" w14:textId="77777777" w:rsidR="00462CB1" w:rsidRPr="007036CE" w:rsidRDefault="00462CB1" w:rsidP="00462CB1">
            <w:pPr>
              <w:pStyle w:val="GOSTTablenorm"/>
            </w:pPr>
            <w:r w:rsidRPr="007036CE">
              <w:t>-</w:t>
            </w:r>
          </w:p>
        </w:tc>
      </w:tr>
      <w:tr w:rsidR="00462CB1" w:rsidRPr="007036CE" w14:paraId="1D84658C" w14:textId="77777777" w:rsidTr="00A55509">
        <w:trPr>
          <w:cnfStyle w:val="000000010000" w:firstRow="0" w:lastRow="0" w:firstColumn="0" w:lastColumn="0" w:oddVBand="0" w:evenVBand="0" w:oddHBand="0" w:evenHBand="1" w:firstRowFirstColumn="0" w:firstRowLastColumn="0" w:lastRowFirstColumn="0" w:lastRowLastColumn="0"/>
        </w:trPr>
        <w:tc>
          <w:tcPr>
            <w:tcW w:w="1133" w:type="pct"/>
          </w:tcPr>
          <w:p w14:paraId="41685326" w14:textId="77777777" w:rsidR="00462CB1" w:rsidRPr="007036CE" w:rsidRDefault="00462CB1" w:rsidP="00462CB1">
            <w:pPr>
              <w:pStyle w:val="GOSTTablenorm"/>
            </w:pPr>
            <w:r w:rsidRPr="007036CE">
              <w:rPr>
                <w:szCs w:val="22"/>
              </w:rPr>
              <w:t>Дата_документа*</w:t>
            </w:r>
          </w:p>
        </w:tc>
        <w:tc>
          <w:tcPr>
            <w:tcW w:w="315" w:type="pct"/>
          </w:tcPr>
          <w:p w14:paraId="5A4AA5E8" w14:textId="77777777" w:rsidR="00462CB1" w:rsidRPr="007036CE" w:rsidRDefault="00462CB1" w:rsidP="00462CB1">
            <w:pPr>
              <w:pStyle w:val="GOSTTablenorm"/>
            </w:pPr>
            <w:r w:rsidRPr="007036CE">
              <w:rPr>
                <w:szCs w:val="22"/>
              </w:rPr>
              <w:t>нет</w:t>
            </w:r>
          </w:p>
        </w:tc>
        <w:tc>
          <w:tcPr>
            <w:tcW w:w="1124" w:type="pct"/>
          </w:tcPr>
          <w:p w14:paraId="7CCB8B98" w14:textId="77777777" w:rsidR="00462CB1" w:rsidRPr="007036CE" w:rsidRDefault="00462CB1" w:rsidP="00462CB1">
            <w:pPr>
              <w:pStyle w:val="GOSTTablenorm"/>
            </w:pPr>
            <w:r w:rsidRPr="007036CE">
              <w:rPr>
                <w:szCs w:val="22"/>
              </w:rPr>
              <w:t>Дата документа</w:t>
            </w:r>
          </w:p>
        </w:tc>
        <w:tc>
          <w:tcPr>
            <w:tcW w:w="1080" w:type="pct"/>
          </w:tcPr>
          <w:p w14:paraId="27B75004" w14:textId="77777777" w:rsidR="00462CB1" w:rsidRPr="007036CE" w:rsidRDefault="005737E4" w:rsidP="00462CB1">
            <w:pPr>
              <w:pStyle w:val="GOSTTablenorm"/>
            </w:pPr>
            <w:r w:rsidRPr="007036CE">
              <w:t>INF_DocDate</w:t>
            </w:r>
          </w:p>
        </w:tc>
        <w:tc>
          <w:tcPr>
            <w:tcW w:w="1348" w:type="pct"/>
          </w:tcPr>
          <w:p w14:paraId="3E855E6E" w14:textId="77777777" w:rsidR="00462CB1" w:rsidRPr="007036CE" w:rsidRDefault="00462CB1" w:rsidP="00462CB1">
            <w:pPr>
              <w:pStyle w:val="GOSTTablenorm"/>
            </w:pPr>
            <w:r w:rsidRPr="007036CE">
              <w:t>-</w:t>
            </w:r>
          </w:p>
        </w:tc>
      </w:tr>
      <w:tr w:rsidR="00462CB1" w:rsidRPr="007036CE" w14:paraId="14C7C178" w14:textId="77777777" w:rsidTr="00A55509">
        <w:trPr>
          <w:cnfStyle w:val="000000100000" w:firstRow="0" w:lastRow="0" w:firstColumn="0" w:lastColumn="0" w:oddVBand="0" w:evenVBand="0" w:oddHBand="1" w:evenHBand="0" w:firstRowFirstColumn="0" w:firstRowLastColumn="0" w:lastRowFirstColumn="0" w:lastRowLastColumn="0"/>
        </w:trPr>
        <w:tc>
          <w:tcPr>
            <w:tcW w:w="1133" w:type="pct"/>
          </w:tcPr>
          <w:p w14:paraId="7B387F8D" w14:textId="77777777" w:rsidR="00462CB1" w:rsidRPr="007036CE" w:rsidRDefault="00462CB1" w:rsidP="00462CB1">
            <w:pPr>
              <w:pStyle w:val="GOSTTablenorm"/>
            </w:pPr>
            <w:r w:rsidRPr="007036CE">
              <w:t>Вид_документа</w:t>
            </w:r>
          </w:p>
        </w:tc>
        <w:tc>
          <w:tcPr>
            <w:tcW w:w="315" w:type="pct"/>
          </w:tcPr>
          <w:p w14:paraId="4182404E" w14:textId="77777777" w:rsidR="00462CB1" w:rsidRPr="007036CE" w:rsidRDefault="00462CB1" w:rsidP="00462CB1">
            <w:pPr>
              <w:pStyle w:val="GOSTTablenorm"/>
            </w:pPr>
            <w:r w:rsidRPr="007036CE">
              <w:t>нет</w:t>
            </w:r>
          </w:p>
        </w:tc>
        <w:tc>
          <w:tcPr>
            <w:tcW w:w="1124" w:type="pct"/>
          </w:tcPr>
          <w:p w14:paraId="3CE9C262" w14:textId="77777777" w:rsidR="00462CB1" w:rsidRPr="007036CE" w:rsidRDefault="00462CB1" w:rsidP="00462CB1">
            <w:pPr>
              <w:pStyle w:val="GOSTTablenorm"/>
            </w:pPr>
            <w:r w:rsidRPr="007036CE">
              <w:t>Вид документа</w:t>
            </w:r>
          </w:p>
        </w:tc>
        <w:tc>
          <w:tcPr>
            <w:tcW w:w="1080" w:type="pct"/>
          </w:tcPr>
          <w:p w14:paraId="6ED2FF78" w14:textId="77777777" w:rsidR="00462CB1" w:rsidRPr="007036CE" w:rsidRDefault="005737E4" w:rsidP="00462CB1">
            <w:pPr>
              <w:pStyle w:val="GOSTTablenorm"/>
            </w:pPr>
            <w:r w:rsidRPr="007036CE">
              <w:t>SystemInformation_TF_DocType</w:t>
            </w:r>
          </w:p>
        </w:tc>
        <w:tc>
          <w:tcPr>
            <w:tcW w:w="1348" w:type="pct"/>
          </w:tcPr>
          <w:p w14:paraId="2F9F7E94" w14:textId="77777777" w:rsidR="00462CB1" w:rsidRPr="007036CE" w:rsidRDefault="00462CB1" w:rsidP="00462CB1">
            <w:pPr>
              <w:pStyle w:val="GOSTTablenorm"/>
            </w:pPr>
            <w:r w:rsidRPr="007036CE">
              <w:t>-</w:t>
            </w:r>
          </w:p>
        </w:tc>
      </w:tr>
      <w:tr w:rsidR="009509D0" w:rsidRPr="007036CE" w14:paraId="7CCC533A" w14:textId="77777777" w:rsidTr="00A55509">
        <w:trPr>
          <w:cnfStyle w:val="000000010000" w:firstRow="0" w:lastRow="0" w:firstColumn="0" w:lastColumn="0" w:oddVBand="0" w:evenVBand="0" w:oddHBand="0" w:evenHBand="1" w:firstRowFirstColumn="0" w:firstRowLastColumn="0" w:lastRowFirstColumn="0" w:lastRowLastColumn="0"/>
        </w:trPr>
        <w:tc>
          <w:tcPr>
            <w:tcW w:w="1133" w:type="pct"/>
          </w:tcPr>
          <w:p w14:paraId="4E55D9EE" w14:textId="77777777" w:rsidR="009509D0" w:rsidRPr="007036CE" w:rsidRDefault="009509D0" w:rsidP="00462CB1">
            <w:pPr>
              <w:pStyle w:val="GOSTTablenorm"/>
              <w:rPr>
                <w:szCs w:val="22"/>
              </w:rPr>
            </w:pPr>
            <w:r w:rsidRPr="007036CE">
              <w:rPr>
                <w:szCs w:val="22"/>
              </w:rPr>
              <w:t>Наименование_документа</w:t>
            </w:r>
          </w:p>
        </w:tc>
        <w:tc>
          <w:tcPr>
            <w:tcW w:w="315" w:type="pct"/>
          </w:tcPr>
          <w:p w14:paraId="4E966849" w14:textId="77777777" w:rsidR="009509D0" w:rsidRPr="007036CE" w:rsidRDefault="009509D0" w:rsidP="00462CB1">
            <w:pPr>
              <w:pStyle w:val="GOSTTablenorm"/>
              <w:rPr>
                <w:szCs w:val="22"/>
              </w:rPr>
            </w:pPr>
            <w:r w:rsidRPr="007036CE">
              <w:rPr>
                <w:szCs w:val="22"/>
              </w:rPr>
              <w:t>да</w:t>
            </w:r>
          </w:p>
        </w:tc>
        <w:tc>
          <w:tcPr>
            <w:tcW w:w="1124" w:type="pct"/>
          </w:tcPr>
          <w:p w14:paraId="7B2B96C7" w14:textId="77777777" w:rsidR="009509D0" w:rsidRPr="007036CE" w:rsidRDefault="009509D0" w:rsidP="00462CB1">
            <w:pPr>
              <w:pStyle w:val="GOSTTablenorm"/>
              <w:rPr>
                <w:szCs w:val="22"/>
              </w:rPr>
            </w:pPr>
            <w:r w:rsidRPr="007036CE">
              <w:rPr>
                <w:szCs w:val="22"/>
              </w:rPr>
              <w:t>Наименование документа</w:t>
            </w:r>
          </w:p>
        </w:tc>
        <w:tc>
          <w:tcPr>
            <w:tcW w:w="1080" w:type="pct"/>
          </w:tcPr>
          <w:p w14:paraId="52443D76" w14:textId="77777777" w:rsidR="009509D0" w:rsidRPr="007036CE" w:rsidRDefault="00AD64CC" w:rsidP="00462CB1">
            <w:pPr>
              <w:pStyle w:val="GOSTTablenorm"/>
            </w:pPr>
            <w:r w:rsidRPr="007036CE">
              <w:t>-</w:t>
            </w:r>
          </w:p>
        </w:tc>
        <w:tc>
          <w:tcPr>
            <w:tcW w:w="1348" w:type="pct"/>
          </w:tcPr>
          <w:p w14:paraId="1EF6CABC" w14:textId="77777777" w:rsidR="009509D0" w:rsidRPr="007036CE" w:rsidRDefault="009509D0" w:rsidP="00462CB1">
            <w:pPr>
              <w:pStyle w:val="GOSTTablenorm"/>
              <w:rPr>
                <w:szCs w:val="22"/>
              </w:rPr>
            </w:pPr>
            <w:r w:rsidRPr="007036CE">
              <w:rPr>
                <w:szCs w:val="22"/>
              </w:rPr>
              <w:t>Наименование документа определяется по справочнику «Типы документов» с помощью значения атрибута Тип_документа (TypeDoc) из заголовка запроса</w:t>
            </w:r>
          </w:p>
        </w:tc>
      </w:tr>
      <w:tr w:rsidR="009509D0" w:rsidRPr="007036CE" w14:paraId="4EB8C7BC" w14:textId="77777777" w:rsidTr="00A55509">
        <w:trPr>
          <w:cnfStyle w:val="000000100000" w:firstRow="0" w:lastRow="0" w:firstColumn="0" w:lastColumn="0" w:oddVBand="0" w:evenVBand="0" w:oddHBand="1" w:evenHBand="0" w:firstRowFirstColumn="0" w:firstRowLastColumn="0" w:lastRowFirstColumn="0" w:lastRowLastColumn="0"/>
        </w:trPr>
        <w:tc>
          <w:tcPr>
            <w:tcW w:w="1133" w:type="pct"/>
          </w:tcPr>
          <w:p w14:paraId="45A1DC78" w14:textId="77777777" w:rsidR="009509D0" w:rsidRPr="007036CE" w:rsidRDefault="009509D0" w:rsidP="00462CB1">
            <w:pPr>
              <w:pStyle w:val="GOSTTablenorm"/>
            </w:pPr>
            <w:r w:rsidRPr="007036CE">
              <w:rPr>
                <w:szCs w:val="22"/>
              </w:rPr>
              <w:t>Код_валюты</w:t>
            </w:r>
          </w:p>
        </w:tc>
        <w:tc>
          <w:tcPr>
            <w:tcW w:w="315" w:type="pct"/>
          </w:tcPr>
          <w:p w14:paraId="6D93BFEF" w14:textId="77777777" w:rsidR="009509D0" w:rsidRPr="007036CE" w:rsidRDefault="009509D0" w:rsidP="00462CB1">
            <w:pPr>
              <w:pStyle w:val="GOSTTablenorm"/>
            </w:pPr>
            <w:r w:rsidRPr="007036CE">
              <w:rPr>
                <w:szCs w:val="22"/>
              </w:rPr>
              <w:t>да</w:t>
            </w:r>
          </w:p>
        </w:tc>
        <w:tc>
          <w:tcPr>
            <w:tcW w:w="1124" w:type="pct"/>
          </w:tcPr>
          <w:p w14:paraId="58371395" w14:textId="77777777" w:rsidR="009509D0" w:rsidRPr="007036CE" w:rsidRDefault="009509D0" w:rsidP="00462CB1">
            <w:pPr>
              <w:pStyle w:val="GOSTTablenorm"/>
            </w:pPr>
            <w:r w:rsidRPr="007036CE">
              <w:rPr>
                <w:szCs w:val="22"/>
              </w:rPr>
              <w:t>Код валюты по ОКВ</w:t>
            </w:r>
          </w:p>
        </w:tc>
        <w:tc>
          <w:tcPr>
            <w:tcW w:w="1080" w:type="pct"/>
          </w:tcPr>
          <w:p w14:paraId="53F71A5D" w14:textId="77777777" w:rsidR="009509D0" w:rsidRPr="007036CE" w:rsidRDefault="009509D0" w:rsidP="00462CB1">
            <w:pPr>
              <w:pStyle w:val="GOSTTablenorm"/>
            </w:pPr>
            <w:r w:rsidRPr="007036CE">
              <w:t>InfPayment_OKV_Code</w:t>
            </w:r>
          </w:p>
        </w:tc>
        <w:tc>
          <w:tcPr>
            <w:tcW w:w="1348" w:type="pct"/>
          </w:tcPr>
          <w:p w14:paraId="49BB3674" w14:textId="77777777" w:rsidR="009509D0" w:rsidRPr="007036CE" w:rsidRDefault="009509D0" w:rsidP="00462CB1">
            <w:pPr>
              <w:pStyle w:val="GOSTTablenorm"/>
              <w:rPr>
                <w:szCs w:val="22"/>
              </w:rPr>
            </w:pPr>
            <w:r w:rsidRPr="007036CE">
              <w:rPr>
                <w:szCs w:val="22"/>
              </w:rPr>
              <w:t>В составе документа может приходить как цифровой, так и буквенный код валюты:</w:t>
            </w:r>
          </w:p>
          <w:p w14:paraId="2E24E3B9" w14:textId="77777777" w:rsidR="009509D0" w:rsidRPr="007036CE" w:rsidRDefault="009509D0" w:rsidP="00462CB1">
            <w:pPr>
              <w:pStyle w:val="GOSTTableListMark2"/>
            </w:pPr>
            <w:r w:rsidRPr="007036CE">
              <w:t>если код валюты пришел цифровой, то в атрибут его значение записывается в неизменном виде;</w:t>
            </w:r>
          </w:p>
          <w:p w14:paraId="5840F30B" w14:textId="77777777" w:rsidR="009509D0" w:rsidRPr="007036CE" w:rsidRDefault="009509D0" w:rsidP="00462CB1">
            <w:pPr>
              <w:pStyle w:val="GOSTTableListMark2"/>
            </w:pPr>
            <w:r w:rsidRPr="007036CE">
              <w:t xml:space="preserve"> если код валюты пришел буквенный, то в атрибут его значение записывается после преобразования в цифровой по данным справочника «Общерос</w:t>
            </w:r>
            <w:r w:rsidRPr="007036CE">
              <w:lastRenderedPageBreak/>
              <w:t>сийский классификатор валют (ОКВ)»</w:t>
            </w:r>
            <w:r w:rsidRPr="007036CE">
              <w:rPr>
                <w:rStyle w:val="af6"/>
              </w:rPr>
              <w:footnoteReference w:id="9"/>
            </w:r>
          </w:p>
        </w:tc>
      </w:tr>
      <w:tr w:rsidR="009509D0" w:rsidRPr="007036CE" w14:paraId="17935500" w14:textId="77777777" w:rsidTr="00A55509">
        <w:trPr>
          <w:cnfStyle w:val="000000010000" w:firstRow="0" w:lastRow="0" w:firstColumn="0" w:lastColumn="0" w:oddVBand="0" w:evenVBand="0" w:oddHBand="0" w:evenHBand="1" w:firstRowFirstColumn="0" w:firstRowLastColumn="0" w:lastRowFirstColumn="0" w:lastRowLastColumn="0"/>
        </w:trPr>
        <w:tc>
          <w:tcPr>
            <w:tcW w:w="1133" w:type="pct"/>
          </w:tcPr>
          <w:p w14:paraId="21D34FDD" w14:textId="77777777" w:rsidR="009509D0" w:rsidRPr="007036CE" w:rsidRDefault="009509D0" w:rsidP="00462CB1">
            <w:pPr>
              <w:pStyle w:val="GOSTTablenorm"/>
            </w:pPr>
            <w:r w:rsidRPr="007036CE">
              <w:rPr>
                <w:szCs w:val="22"/>
              </w:rPr>
              <w:lastRenderedPageBreak/>
              <w:t>Код_валюты_платежа</w:t>
            </w:r>
          </w:p>
        </w:tc>
        <w:tc>
          <w:tcPr>
            <w:tcW w:w="315" w:type="pct"/>
          </w:tcPr>
          <w:p w14:paraId="42AB9F96" w14:textId="77777777" w:rsidR="009509D0" w:rsidRPr="007036CE" w:rsidRDefault="009509D0" w:rsidP="00462CB1">
            <w:pPr>
              <w:pStyle w:val="GOSTTablenorm"/>
            </w:pPr>
            <w:r w:rsidRPr="007036CE">
              <w:rPr>
                <w:szCs w:val="22"/>
              </w:rPr>
              <w:t>нет</w:t>
            </w:r>
          </w:p>
        </w:tc>
        <w:tc>
          <w:tcPr>
            <w:tcW w:w="1124" w:type="pct"/>
          </w:tcPr>
          <w:p w14:paraId="4D161036" w14:textId="77777777" w:rsidR="009509D0" w:rsidRPr="007036CE" w:rsidRDefault="009509D0" w:rsidP="00462CB1">
            <w:pPr>
              <w:pStyle w:val="GOSTTablenorm"/>
            </w:pPr>
            <w:r w:rsidRPr="007036CE">
              <w:rPr>
                <w:szCs w:val="22"/>
              </w:rPr>
              <w:t>Код валюты платежа</w:t>
            </w:r>
          </w:p>
        </w:tc>
        <w:tc>
          <w:tcPr>
            <w:tcW w:w="1080" w:type="pct"/>
          </w:tcPr>
          <w:p w14:paraId="6278D5D6" w14:textId="77777777" w:rsidR="009509D0" w:rsidRPr="007036CE" w:rsidRDefault="009509D0" w:rsidP="00462CB1">
            <w:pPr>
              <w:pStyle w:val="GOSTTablenorm"/>
            </w:pPr>
            <w:r w:rsidRPr="007036CE">
              <w:t>InfPayment_TechInfPay_CURRENCYCODE_PAY</w:t>
            </w:r>
          </w:p>
        </w:tc>
        <w:tc>
          <w:tcPr>
            <w:tcW w:w="1348" w:type="pct"/>
          </w:tcPr>
          <w:p w14:paraId="50B05400" w14:textId="77777777" w:rsidR="009509D0" w:rsidRPr="007036CE" w:rsidRDefault="009509D0" w:rsidP="00462CB1">
            <w:pPr>
              <w:pStyle w:val="GOSTTablenorm"/>
            </w:pPr>
            <w:r w:rsidRPr="007036CE">
              <w:rPr>
                <w:szCs w:val="22"/>
              </w:rPr>
              <w:t>-</w:t>
            </w:r>
          </w:p>
        </w:tc>
      </w:tr>
      <w:tr w:rsidR="00462CB1" w:rsidRPr="007036CE" w14:paraId="0E985005" w14:textId="77777777" w:rsidTr="00A55509">
        <w:trPr>
          <w:cnfStyle w:val="000000100000" w:firstRow="0" w:lastRow="0" w:firstColumn="0" w:lastColumn="0" w:oddVBand="0" w:evenVBand="0" w:oddHBand="1" w:evenHBand="0" w:firstRowFirstColumn="0" w:firstRowLastColumn="0" w:lastRowFirstColumn="0" w:lastRowLastColumn="0"/>
        </w:trPr>
        <w:tc>
          <w:tcPr>
            <w:tcW w:w="1133" w:type="pct"/>
          </w:tcPr>
          <w:p w14:paraId="0A30A20B" w14:textId="77777777" w:rsidR="00462CB1" w:rsidRPr="007036CE" w:rsidRDefault="009509D0" w:rsidP="00462CB1">
            <w:pPr>
              <w:pStyle w:val="GOSTTablenorm"/>
            </w:pPr>
            <w:r w:rsidRPr="007036CE">
              <w:rPr>
                <w:szCs w:val="22"/>
              </w:rPr>
              <w:t>Код_валюты_учета</w:t>
            </w:r>
          </w:p>
        </w:tc>
        <w:tc>
          <w:tcPr>
            <w:tcW w:w="315" w:type="pct"/>
          </w:tcPr>
          <w:p w14:paraId="06C52697" w14:textId="77777777" w:rsidR="00462CB1" w:rsidRPr="007036CE" w:rsidRDefault="00462CB1" w:rsidP="00462CB1">
            <w:pPr>
              <w:pStyle w:val="GOSTTablenorm"/>
              <w:rPr>
                <w:szCs w:val="22"/>
              </w:rPr>
            </w:pPr>
            <w:r w:rsidRPr="007036CE">
              <w:rPr>
                <w:szCs w:val="22"/>
              </w:rPr>
              <w:t>да</w:t>
            </w:r>
          </w:p>
        </w:tc>
        <w:tc>
          <w:tcPr>
            <w:tcW w:w="1124" w:type="pct"/>
          </w:tcPr>
          <w:p w14:paraId="546610DF" w14:textId="77777777" w:rsidR="00462CB1" w:rsidRPr="007036CE" w:rsidRDefault="00462CB1" w:rsidP="00462CB1">
            <w:pPr>
              <w:pStyle w:val="GOSTTablenorm"/>
              <w:rPr>
                <w:szCs w:val="22"/>
              </w:rPr>
            </w:pPr>
            <w:r w:rsidRPr="007036CE">
              <w:rPr>
                <w:szCs w:val="22"/>
              </w:rPr>
              <w:t>Код валюты учета по ОКВ</w:t>
            </w:r>
          </w:p>
        </w:tc>
        <w:tc>
          <w:tcPr>
            <w:tcW w:w="1080" w:type="pct"/>
          </w:tcPr>
          <w:p w14:paraId="6AA226AE" w14:textId="77777777" w:rsidR="00462CB1" w:rsidRPr="007036CE" w:rsidRDefault="00462CB1" w:rsidP="00462CB1">
            <w:pPr>
              <w:pStyle w:val="GOSTTablenorm"/>
            </w:pPr>
            <w:r w:rsidRPr="007036CE">
              <w:t>-</w:t>
            </w:r>
          </w:p>
        </w:tc>
        <w:tc>
          <w:tcPr>
            <w:tcW w:w="1348" w:type="pct"/>
          </w:tcPr>
          <w:p w14:paraId="69B2E216" w14:textId="77777777" w:rsidR="00462CB1" w:rsidRPr="007036CE" w:rsidRDefault="00462CB1" w:rsidP="00462CB1">
            <w:pPr>
              <w:pStyle w:val="GOSTTablenorm"/>
              <w:rPr>
                <w:szCs w:val="22"/>
              </w:rPr>
            </w:pPr>
            <w:r w:rsidRPr="007036CE">
              <w:t>Указывается значение «643»</w:t>
            </w:r>
          </w:p>
        </w:tc>
      </w:tr>
      <w:tr w:rsidR="00462CB1" w:rsidRPr="007036CE" w14:paraId="0BBC5549" w14:textId="77777777" w:rsidTr="00A55509">
        <w:trPr>
          <w:cnfStyle w:val="000000010000" w:firstRow="0" w:lastRow="0" w:firstColumn="0" w:lastColumn="0" w:oddVBand="0" w:evenVBand="0" w:oddHBand="0" w:evenHBand="1" w:firstRowFirstColumn="0" w:firstRowLastColumn="0" w:lastRowFirstColumn="0" w:lastRowLastColumn="0"/>
        </w:trPr>
        <w:tc>
          <w:tcPr>
            <w:tcW w:w="1133" w:type="pct"/>
          </w:tcPr>
          <w:p w14:paraId="0442841F" w14:textId="77777777" w:rsidR="00462CB1" w:rsidRPr="007036CE" w:rsidRDefault="00462CB1" w:rsidP="00462CB1">
            <w:pPr>
              <w:pStyle w:val="GOSTTablenorm"/>
              <w:rPr>
                <w:szCs w:val="22"/>
              </w:rPr>
            </w:pPr>
            <w:r w:rsidRPr="007036CE">
              <w:rPr>
                <w:szCs w:val="22"/>
              </w:rPr>
              <w:t>Дата_ввода_в_действие</w:t>
            </w:r>
          </w:p>
        </w:tc>
        <w:tc>
          <w:tcPr>
            <w:tcW w:w="315" w:type="pct"/>
          </w:tcPr>
          <w:p w14:paraId="06D34480" w14:textId="77777777" w:rsidR="00462CB1" w:rsidRPr="007036CE" w:rsidRDefault="00462CB1" w:rsidP="00462CB1">
            <w:pPr>
              <w:pStyle w:val="GOSTTablenorm"/>
              <w:rPr>
                <w:szCs w:val="22"/>
              </w:rPr>
            </w:pPr>
            <w:r w:rsidRPr="007036CE">
              <w:rPr>
                <w:szCs w:val="22"/>
              </w:rPr>
              <w:t>да</w:t>
            </w:r>
          </w:p>
        </w:tc>
        <w:tc>
          <w:tcPr>
            <w:tcW w:w="1124" w:type="pct"/>
          </w:tcPr>
          <w:p w14:paraId="71F78E8E" w14:textId="77777777" w:rsidR="00462CB1" w:rsidRPr="007036CE" w:rsidRDefault="00462CB1" w:rsidP="00462CB1">
            <w:pPr>
              <w:pStyle w:val="GOSTTablenorm"/>
              <w:rPr>
                <w:szCs w:val="22"/>
              </w:rPr>
            </w:pPr>
            <w:r w:rsidRPr="007036CE">
              <w:rPr>
                <w:szCs w:val="22"/>
              </w:rPr>
              <w:t>Дата ввода в действие</w:t>
            </w:r>
          </w:p>
        </w:tc>
        <w:tc>
          <w:tcPr>
            <w:tcW w:w="1080" w:type="pct"/>
          </w:tcPr>
          <w:p w14:paraId="4124D64C" w14:textId="77777777" w:rsidR="00462CB1" w:rsidRPr="007036CE" w:rsidRDefault="00462CB1" w:rsidP="00462CB1">
            <w:pPr>
              <w:pStyle w:val="GOSTTablenorm"/>
            </w:pPr>
            <w:r w:rsidRPr="007036CE">
              <w:rPr>
                <w:szCs w:val="22"/>
              </w:rPr>
              <w:t>SettlementDate (из заголовка запроса)</w:t>
            </w:r>
          </w:p>
        </w:tc>
        <w:tc>
          <w:tcPr>
            <w:tcW w:w="1348" w:type="pct"/>
          </w:tcPr>
          <w:p w14:paraId="3D3DED10" w14:textId="77777777" w:rsidR="00462CB1" w:rsidRPr="007036CE" w:rsidRDefault="00462CB1" w:rsidP="00462CB1">
            <w:pPr>
              <w:pStyle w:val="GOSTTablenorm"/>
            </w:pPr>
            <w:r w:rsidRPr="007036CE">
              <w:rPr>
                <w:szCs w:val="22"/>
              </w:rPr>
              <w:t>Для данного типа документов Дата_ввода_в_действие = Дата_отражения_в_учете</w:t>
            </w:r>
          </w:p>
        </w:tc>
      </w:tr>
      <w:tr w:rsidR="00462CB1" w:rsidRPr="007036CE" w14:paraId="507D9691" w14:textId="77777777" w:rsidTr="00A55509">
        <w:trPr>
          <w:cnfStyle w:val="000000100000" w:firstRow="0" w:lastRow="0" w:firstColumn="0" w:lastColumn="0" w:oddVBand="0" w:evenVBand="0" w:oddHBand="1" w:evenHBand="0" w:firstRowFirstColumn="0" w:firstRowLastColumn="0" w:lastRowFirstColumn="0" w:lastRowLastColumn="0"/>
        </w:trPr>
        <w:tc>
          <w:tcPr>
            <w:tcW w:w="1133" w:type="pct"/>
          </w:tcPr>
          <w:p w14:paraId="53207629" w14:textId="77777777" w:rsidR="00462CB1" w:rsidRPr="007036CE" w:rsidRDefault="00462CB1" w:rsidP="00462CB1">
            <w:pPr>
              <w:pStyle w:val="GOSTTablenorm"/>
            </w:pPr>
            <w:r w:rsidRPr="007036CE">
              <w:rPr>
                <w:szCs w:val="22"/>
              </w:rPr>
              <w:t>Код_контура</w:t>
            </w:r>
          </w:p>
        </w:tc>
        <w:tc>
          <w:tcPr>
            <w:tcW w:w="315" w:type="pct"/>
          </w:tcPr>
          <w:p w14:paraId="1F61D5EB" w14:textId="77777777" w:rsidR="00462CB1" w:rsidRPr="007036CE" w:rsidRDefault="00462CB1" w:rsidP="00462CB1">
            <w:pPr>
              <w:pStyle w:val="GOSTTablenorm"/>
            </w:pPr>
            <w:r w:rsidRPr="007036CE">
              <w:rPr>
                <w:szCs w:val="22"/>
              </w:rPr>
              <w:t>да</w:t>
            </w:r>
          </w:p>
        </w:tc>
        <w:tc>
          <w:tcPr>
            <w:tcW w:w="1124" w:type="pct"/>
          </w:tcPr>
          <w:p w14:paraId="075855BE" w14:textId="77777777" w:rsidR="00462CB1" w:rsidRPr="007036CE" w:rsidRDefault="00462CB1" w:rsidP="00462CB1">
            <w:pPr>
              <w:pStyle w:val="GOSTTablenorm"/>
            </w:pPr>
            <w:r w:rsidRPr="007036CE">
              <w:rPr>
                <w:szCs w:val="22"/>
              </w:rPr>
              <w:t>Код контура, приведенный к стандартному виду</w:t>
            </w:r>
          </w:p>
        </w:tc>
        <w:tc>
          <w:tcPr>
            <w:tcW w:w="1080" w:type="pct"/>
          </w:tcPr>
          <w:p w14:paraId="62DE046E" w14:textId="77777777" w:rsidR="00462CB1" w:rsidRPr="007036CE" w:rsidRDefault="00AD64CC" w:rsidP="00462CB1">
            <w:pPr>
              <w:pStyle w:val="GOSTTablenorm"/>
            </w:pPr>
            <w:r w:rsidRPr="007036CE">
              <w:t>SystemInformation_Contour</w:t>
            </w:r>
          </w:p>
        </w:tc>
        <w:tc>
          <w:tcPr>
            <w:tcW w:w="1348" w:type="pct"/>
          </w:tcPr>
          <w:p w14:paraId="7A5CE8D1" w14:textId="77777777" w:rsidR="00462CB1" w:rsidRPr="007036CE" w:rsidRDefault="00462CB1" w:rsidP="00462CB1">
            <w:pPr>
              <w:pStyle w:val="GOSTTablenorm"/>
              <w:rPr>
                <w:szCs w:val="22"/>
              </w:rPr>
            </w:pPr>
            <w:r w:rsidRPr="007036CE">
              <w:rPr>
                <w:szCs w:val="22"/>
              </w:rPr>
              <w:t>Если в теге документа «1» или «</w:t>
            </w:r>
            <w:r w:rsidRPr="007036CE">
              <w:rPr>
                <w:szCs w:val="22"/>
                <w:lang w:val="en-US"/>
              </w:rPr>
              <w:t>O</w:t>
            </w:r>
            <w:r w:rsidRPr="007036CE">
              <w:rPr>
                <w:szCs w:val="22"/>
              </w:rPr>
              <w:t>», то значение «1».</w:t>
            </w:r>
          </w:p>
          <w:p w14:paraId="595C999A" w14:textId="77777777" w:rsidR="00462CB1" w:rsidRPr="007036CE" w:rsidRDefault="00462CB1" w:rsidP="00462CB1">
            <w:pPr>
              <w:pStyle w:val="GOSTTablenorm"/>
            </w:pPr>
            <w:r w:rsidRPr="007036CE">
              <w:rPr>
                <w:szCs w:val="22"/>
              </w:rPr>
              <w:t>Если в теге документа «2» или «S», то значение «2»</w:t>
            </w:r>
          </w:p>
        </w:tc>
      </w:tr>
      <w:tr w:rsidR="00462CB1" w:rsidRPr="007036CE" w14:paraId="7FBE00BE" w14:textId="77777777" w:rsidTr="00A55509">
        <w:trPr>
          <w:cnfStyle w:val="000000010000" w:firstRow="0" w:lastRow="0" w:firstColumn="0" w:lastColumn="0" w:oddVBand="0" w:evenVBand="0" w:oddHBand="0" w:evenHBand="1" w:firstRowFirstColumn="0" w:firstRowLastColumn="0" w:lastRowFirstColumn="0" w:lastRowLastColumn="0"/>
        </w:trPr>
        <w:tc>
          <w:tcPr>
            <w:tcW w:w="1133" w:type="pct"/>
          </w:tcPr>
          <w:p w14:paraId="7D06088C" w14:textId="77777777" w:rsidR="00462CB1" w:rsidRPr="007036CE" w:rsidRDefault="00462CB1" w:rsidP="00462CB1">
            <w:pPr>
              <w:pStyle w:val="GOSTTablenorm"/>
            </w:pPr>
            <w:r w:rsidRPr="007036CE">
              <w:rPr>
                <w:szCs w:val="22"/>
              </w:rPr>
              <w:t>Уровень_конфиденциальности</w:t>
            </w:r>
          </w:p>
        </w:tc>
        <w:tc>
          <w:tcPr>
            <w:tcW w:w="315" w:type="pct"/>
          </w:tcPr>
          <w:p w14:paraId="6B82D4D3" w14:textId="77777777" w:rsidR="00462CB1" w:rsidRPr="007036CE" w:rsidRDefault="00462CB1" w:rsidP="00462CB1">
            <w:pPr>
              <w:pStyle w:val="GOSTTablenorm"/>
            </w:pPr>
            <w:r w:rsidRPr="007036CE">
              <w:rPr>
                <w:szCs w:val="22"/>
              </w:rPr>
              <w:t>нет</w:t>
            </w:r>
          </w:p>
        </w:tc>
        <w:tc>
          <w:tcPr>
            <w:tcW w:w="1124" w:type="pct"/>
          </w:tcPr>
          <w:p w14:paraId="152B8722" w14:textId="77777777" w:rsidR="00462CB1" w:rsidRPr="007036CE" w:rsidRDefault="00462CB1" w:rsidP="00462CB1">
            <w:pPr>
              <w:pStyle w:val="GOSTTablenorm"/>
            </w:pPr>
            <w:r w:rsidRPr="007036CE">
              <w:rPr>
                <w:szCs w:val="22"/>
              </w:rPr>
              <w:t>Уровень конфиденциальности</w:t>
            </w:r>
          </w:p>
        </w:tc>
        <w:tc>
          <w:tcPr>
            <w:tcW w:w="1080" w:type="pct"/>
          </w:tcPr>
          <w:p w14:paraId="41EBED28" w14:textId="77777777" w:rsidR="00462CB1" w:rsidRPr="007036CE" w:rsidRDefault="00462CB1" w:rsidP="00AD64CC">
            <w:pPr>
              <w:pStyle w:val="GOSTTablenorm"/>
            </w:pPr>
            <w:r w:rsidRPr="007036CE">
              <w:rPr>
                <w:szCs w:val="22"/>
              </w:rPr>
              <w:t>StmInfrmtn_AccessLevelStereotype</w:t>
            </w:r>
            <w:r w:rsidR="00AD64CC" w:rsidRPr="007036CE">
              <w:rPr>
                <w:szCs w:val="22"/>
              </w:rPr>
              <w:t xml:space="preserve"> </w:t>
            </w:r>
          </w:p>
        </w:tc>
        <w:tc>
          <w:tcPr>
            <w:tcW w:w="1348" w:type="pct"/>
          </w:tcPr>
          <w:p w14:paraId="12F5EE27" w14:textId="77777777" w:rsidR="00462CB1" w:rsidRPr="007036CE" w:rsidRDefault="00462CB1" w:rsidP="00462CB1">
            <w:pPr>
              <w:pStyle w:val="GOSTTableListMark1"/>
              <w:numPr>
                <w:ilvl w:val="0"/>
                <w:numId w:val="2"/>
              </w:numPr>
              <w:tabs>
                <w:tab w:val="clear" w:pos="369"/>
              </w:tabs>
              <w:ind w:left="283" w:hanging="170"/>
            </w:pPr>
          </w:p>
        </w:tc>
      </w:tr>
      <w:tr w:rsidR="00462CB1" w:rsidRPr="007036CE" w14:paraId="25B8EE3F" w14:textId="77777777" w:rsidTr="00A55509">
        <w:trPr>
          <w:cnfStyle w:val="000000100000" w:firstRow="0" w:lastRow="0" w:firstColumn="0" w:lastColumn="0" w:oddVBand="0" w:evenVBand="0" w:oddHBand="1" w:evenHBand="0" w:firstRowFirstColumn="0" w:firstRowLastColumn="0" w:lastRowFirstColumn="0" w:lastRowLastColumn="0"/>
        </w:trPr>
        <w:tc>
          <w:tcPr>
            <w:tcW w:w="1133" w:type="pct"/>
          </w:tcPr>
          <w:p w14:paraId="372F6A2B" w14:textId="77777777" w:rsidR="00462CB1" w:rsidRPr="007036CE" w:rsidRDefault="00462CB1" w:rsidP="00462CB1">
            <w:pPr>
              <w:pStyle w:val="GOSTTablenorm"/>
            </w:pPr>
            <w:r w:rsidRPr="007036CE">
              <w:rPr>
                <w:szCs w:val="22"/>
              </w:rPr>
              <w:t>Код_бюджета</w:t>
            </w:r>
          </w:p>
        </w:tc>
        <w:tc>
          <w:tcPr>
            <w:tcW w:w="315" w:type="pct"/>
          </w:tcPr>
          <w:p w14:paraId="3108B1E3" w14:textId="77777777" w:rsidR="00462CB1" w:rsidRPr="007036CE" w:rsidRDefault="00462CB1" w:rsidP="00462CB1">
            <w:pPr>
              <w:pStyle w:val="GOSTTablenorm"/>
            </w:pPr>
            <w:r w:rsidRPr="007036CE">
              <w:rPr>
                <w:szCs w:val="22"/>
              </w:rPr>
              <w:t>нет</w:t>
            </w:r>
          </w:p>
        </w:tc>
        <w:tc>
          <w:tcPr>
            <w:tcW w:w="1124" w:type="pct"/>
          </w:tcPr>
          <w:p w14:paraId="359D2922" w14:textId="77777777" w:rsidR="00462CB1" w:rsidRPr="007036CE" w:rsidRDefault="00462CB1" w:rsidP="00462CB1">
            <w:pPr>
              <w:pStyle w:val="GOSTTablenorm"/>
            </w:pPr>
            <w:r w:rsidRPr="007036CE">
              <w:rPr>
                <w:szCs w:val="22"/>
              </w:rPr>
              <w:t>Код бюджета</w:t>
            </w:r>
          </w:p>
        </w:tc>
        <w:tc>
          <w:tcPr>
            <w:tcW w:w="1080" w:type="pct"/>
          </w:tcPr>
          <w:p w14:paraId="693FC4C2" w14:textId="77777777" w:rsidR="00462CB1" w:rsidRPr="007036CE" w:rsidRDefault="005737E4" w:rsidP="00462CB1">
            <w:pPr>
              <w:pStyle w:val="GOSTTablenorm"/>
              <w:rPr>
                <w:lang w:val="en-US"/>
              </w:rPr>
            </w:pPr>
            <w:r w:rsidRPr="007036CE">
              <w:rPr>
                <w:lang w:val="en-US"/>
              </w:rPr>
              <w:t>InfPayer_SI_PAY_BT_Code</w:t>
            </w:r>
          </w:p>
        </w:tc>
        <w:tc>
          <w:tcPr>
            <w:tcW w:w="1348" w:type="pct"/>
          </w:tcPr>
          <w:p w14:paraId="4E6C2449" w14:textId="77777777" w:rsidR="00462CB1" w:rsidRPr="007036CE" w:rsidRDefault="00462CB1" w:rsidP="00462CB1">
            <w:pPr>
              <w:pStyle w:val="GOSTTablenorm"/>
            </w:pPr>
            <w:r w:rsidRPr="007036CE">
              <w:t>-</w:t>
            </w:r>
          </w:p>
        </w:tc>
      </w:tr>
      <w:tr w:rsidR="00462CB1" w:rsidRPr="007036CE" w14:paraId="52869FF9" w14:textId="77777777" w:rsidTr="00A55509">
        <w:trPr>
          <w:cnfStyle w:val="000000010000" w:firstRow="0" w:lastRow="0" w:firstColumn="0" w:lastColumn="0" w:oddVBand="0" w:evenVBand="0" w:oddHBand="0" w:evenHBand="1" w:firstRowFirstColumn="0" w:firstRowLastColumn="0" w:lastRowFirstColumn="0" w:lastRowLastColumn="0"/>
        </w:trPr>
        <w:tc>
          <w:tcPr>
            <w:tcW w:w="1133" w:type="pct"/>
          </w:tcPr>
          <w:p w14:paraId="4298A5AD" w14:textId="77777777" w:rsidR="00462CB1" w:rsidRPr="007036CE" w:rsidRDefault="00462CB1" w:rsidP="00462CB1">
            <w:pPr>
              <w:pStyle w:val="GOSTTablenorm"/>
            </w:pPr>
            <w:r w:rsidRPr="007036CE">
              <w:rPr>
                <w:szCs w:val="22"/>
              </w:rPr>
              <w:t>Номер_ЛС_плательщика</w:t>
            </w:r>
          </w:p>
        </w:tc>
        <w:tc>
          <w:tcPr>
            <w:tcW w:w="315" w:type="pct"/>
          </w:tcPr>
          <w:p w14:paraId="7518BFED" w14:textId="77777777" w:rsidR="00462CB1" w:rsidRPr="007036CE" w:rsidRDefault="00462CB1" w:rsidP="00462CB1">
            <w:pPr>
              <w:pStyle w:val="GOSTTablenorm"/>
            </w:pPr>
            <w:r w:rsidRPr="007036CE">
              <w:rPr>
                <w:szCs w:val="22"/>
              </w:rPr>
              <w:t>нет</w:t>
            </w:r>
          </w:p>
        </w:tc>
        <w:tc>
          <w:tcPr>
            <w:tcW w:w="1124" w:type="pct"/>
          </w:tcPr>
          <w:p w14:paraId="5187DE62" w14:textId="77777777" w:rsidR="00462CB1" w:rsidRPr="007036CE" w:rsidRDefault="00462CB1" w:rsidP="00462CB1">
            <w:pPr>
              <w:pStyle w:val="GOSTTablenorm"/>
            </w:pPr>
            <w:r w:rsidRPr="007036CE">
              <w:rPr>
                <w:szCs w:val="22"/>
              </w:rPr>
              <w:t>Номер лицевого счета плательщика</w:t>
            </w:r>
          </w:p>
        </w:tc>
        <w:tc>
          <w:tcPr>
            <w:tcW w:w="1080" w:type="pct"/>
          </w:tcPr>
          <w:p w14:paraId="646B3608" w14:textId="77777777" w:rsidR="00462CB1" w:rsidRPr="007036CE" w:rsidRDefault="005737E4" w:rsidP="00462CB1">
            <w:pPr>
              <w:pStyle w:val="GOSTTablenorm"/>
            </w:pPr>
            <w:r w:rsidRPr="007036CE">
              <w:t>InfPayer_Customer_AccountNumber</w:t>
            </w:r>
          </w:p>
        </w:tc>
        <w:tc>
          <w:tcPr>
            <w:tcW w:w="1348" w:type="pct"/>
          </w:tcPr>
          <w:p w14:paraId="0004C859" w14:textId="77777777" w:rsidR="00462CB1" w:rsidRPr="007036CE" w:rsidRDefault="00462CB1" w:rsidP="00462CB1">
            <w:pPr>
              <w:pStyle w:val="GOSTTablenorm"/>
            </w:pPr>
            <w:r w:rsidRPr="007036CE">
              <w:t>-</w:t>
            </w:r>
          </w:p>
        </w:tc>
      </w:tr>
      <w:tr w:rsidR="00462CB1" w:rsidRPr="007036CE" w14:paraId="47AF3A61" w14:textId="77777777" w:rsidTr="00A55509">
        <w:trPr>
          <w:cnfStyle w:val="000000100000" w:firstRow="0" w:lastRow="0" w:firstColumn="0" w:lastColumn="0" w:oddVBand="0" w:evenVBand="0" w:oddHBand="1" w:evenHBand="0" w:firstRowFirstColumn="0" w:firstRowLastColumn="0" w:lastRowFirstColumn="0" w:lastRowLastColumn="0"/>
        </w:trPr>
        <w:tc>
          <w:tcPr>
            <w:tcW w:w="1133" w:type="pct"/>
          </w:tcPr>
          <w:p w14:paraId="11B402A8" w14:textId="77777777" w:rsidR="00462CB1" w:rsidRPr="007036CE" w:rsidRDefault="00462CB1" w:rsidP="00462CB1">
            <w:pPr>
              <w:pStyle w:val="GOSTTablenorm"/>
            </w:pPr>
            <w:r w:rsidRPr="007036CE">
              <w:rPr>
                <w:szCs w:val="22"/>
              </w:rPr>
              <w:t>Авансовое_ДО_плательщика</w:t>
            </w:r>
          </w:p>
        </w:tc>
        <w:tc>
          <w:tcPr>
            <w:tcW w:w="315" w:type="pct"/>
          </w:tcPr>
          <w:p w14:paraId="41D69749" w14:textId="77777777" w:rsidR="00462CB1" w:rsidRPr="007036CE" w:rsidRDefault="00462CB1" w:rsidP="00462CB1">
            <w:pPr>
              <w:pStyle w:val="GOSTTablenorm"/>
            </w:pPr>
            <w:r w:rsidRPr="007036CE">
              <w:rPr>
                <w:szCs w:val="22"/>
              </w:rPr>
              <w:t>да</w:t>
            </w:r>
          </w:p>
        </w:tc>
        <w:tc>
          <w:tcPr>
            <w:tcW w:w="1124" w:type="pct"/>
          </w:tcPr>
          <w:p w14:paraId="6076A475" w14:textId="77777777" w:rsidR="00462CB1" w:rsidRPr="007036CE" w:rsidRDefault="00462CB1" w:rsidP="00462CB1">
            <w:pPr>
              <w:pStyle w:val="GOSTTablenorm"/>
            </w:pPr>
            <w:r w:rsidRPr="007036CE">
              <w:rPr>
                <w:szCs w:val="22"/>
              </w:rPr>
              <w:t>Признак авансового ДО плательщика</w:t>
            </w:r>
          </w:p>
        </w:tc>
        <w:tc>
          <w:tcPr>
            <w:tcW w:w="1080" w:type="pct"/>
          </w:tcPr>
          <w:p w14:paraId="42900DA5" w14:textId="77777777" w:rsidR="00462CB1" w:rsidRPr="007036CE" w:rsidRDefault="005737E4" w:rsidP="00462CB1">
            <w:pPr>
              <w:pStyle w:val="GOSTTablenorm"/>
            </w:pPr>
            <w:r w:rsidRPr="007036CE">
              <w:t>InfPayment_AdvnPaySign</w:t>
            </w:r>
          </w:p>
        </w:tc>
        <w:tc>
          <w:tcPr>
            <w:tcW w:w="1348" w:type="pct"/>
          </w:tcPr>
          <w:p w14:paraId="2B68576C" w14:textId="77777777" w:rsidR="00462CB1" w:rsidRPr="007036CE" w:rsidRDefault="00462CB1" w:rsidP="00462CB1">
            <w:pPr>
              <w:pStyle w:val="GOSTTablenorm"/>
            </w:pPr>
            <w:r w:rsidRPr="007036CE">
              <w:t>Если в теге документа «</w:t>
            </w:r>
            <w:commentRangeStart w:id="14768"/>
            <w:r w:rsidRPr="007036CE">
              <w:t>PayAdvance</w:t>
            </w:r>
            <w:commentRangeEnd w:id="14768"/>
            <w:r w:rsidRPr="007036CE">
              <w:rPr>
                <w:rStyle w:val="afff4"/>
                <w:sz w:val="22"/>
                <w:szCs w:val="20"/>
              </w:rPr>
              <w:commentReference w:id="14768"/>
            </w:r>
            <w:r w:rsidRPr="007036CE">
              <w:t>», то значение «1».</w:t>
            </w:r>
          </w:p>
          <w:p w14:paraId="5CEE93F6" w14:textId="77777777" w:rsidR="00462CB1" w:rsidRPr="007036CE" w:rsidRDefault="00462CB1" w:rsidP="00462CB1">
            <w:pPr>
              <w:pStyle w:val="GOSTTablenorm"/>
            </w:pPr>
            <w:r w:rsidRPr="007036CE">
              <w:t>Если в теге документа «</w:t>
            </w:r>
            <w:commentRangeStart w:id="14769"/>
            <w:r w:rsidRPr="007036CE">
              <w:t>PayNotAdvance</w:t>
            </w:r>
            <w:commentRangeEnd w:id="14769"/>
            <w:r w:rsidRPr="007036CE">
              <w:rPr>
                <w:rStyle w:val="afff4"/>
                <w:sz w:val="22"/>
                <w:szCs w:val="20"/>
              </w:rPr>
              <w:commentReference w:id="14769"/>
            </w:r>
            <w:r w:rsidRPr="007036CE">
              <w:t>», то значение «0»</w:t>
            </w:r>
          </w:p>
        </w:tc>
      </w:tr>
      <w:tr w:rsidR="00462CB1" w:rsidRPr="007036CE" w14:paraId="1C25FDD8" w14:textId="77777777" w:rsidTr="00A55509">
        <w:trPr>
          <w:cnfStyle w:val="000000010000" w:firstRow="0" w:lastRow="0" w:firstColumn="0" w:lastColumn="0" w:oddVBand="0" w:evenVBand="0" w:oddHBand="0" w:evenHBand="1" w:firstRowFirstColumn="0" w:firstRowLastColumn="0" w:lastRowFirstColumn="0" w:lastRowLastColumn="0"/>
        </w:trPr>
        <w:tc>
          <w:tcPr>
            <w:tcW w:w="1133" w:type="pct"/>
          </w:tcPr>
          <w:p w14:paraId="285F784D" w14:textId="77777777" w:rsidR="00462CB1" w:rsidRPr="007036CE" w:rsidRDefault="00462CB1" w:rsidP="00462CB1">
            <w:pPr>
              <w:pStyle w:val="GOSTTablenorm"/>
            </w:pPr>
            <w:r w:rsidRPr="007036CE">
              <w:rPr>
                <w:szCs w:val="22"/>
              </w:rPr>
              <w:t>Учет_ПОФР_ЛС_плательщика</w:t>
            </w:r>
          </w:p>
        </w:tc>
        <w:tc>
          <w:tcPr>
            <w:tcW w:w="315" w:type="pct"/>
          </w:tcPr>
          <w:p w14:paraId="7196EC60" w14:textId="77777777" w:rsidR="00462CB1" w:rsidRPr="007036CE" w:rsidRDefault="00462CB1" w:rsidP="00462CB1">
            <w:pPr>
              <w:pStyle w:val="GOSTTablenorm"/>
            </w:pPr>
            <w:r w:rsidRPr="007036CE">
              <w:rPr>
                <w:szCs w:val="22"/>
              </w:rPr>
              <w:t>да</w:t>
            </w:r>
          </w:p>
        </w:tc>
        <w:tc>
          <w:tcPr>
            <w:tcW w:w="1124" w:type="pct"/>
          </w:tcPr>
          <w:p w14:paraId="45F706E0" w14:textId="77777777" w:rsidR="00462CB1" w:rsidRPr="007036CE" w:rsidRDefault="00462CB1" w:rsidP="00E81CDC">
            <w:pPr>
              <w:pStyle w:val="GOSTTablenorm"/>
            </w:pPr>
            <w:r w:rsidRPr="007036CE">
              <w:rPr>
                <w:szCs w:val="22"/>
              </w:rPr>
              <w:t xml:space="preserve">Признак учета ПОФР на ЛС </w:t>
            </w:r>
            <w:r w:rsidR="00E81CDC" w:rsidRPr="007036CE">
              <w:rPr>
                <w:szCs w:val="22"/>
              </w:rPr>
              <w:t>плательщика</w:t>
            </w:r>
          </w:p>
        </w:tc>
        <w:tc>
          <w:tcPr>
            <w:tcW w:w="1080" w:type="pct"/>
          </w:tcPr>
          <w:p w14:paraId="30CF9DB6" w14:textId="77777777" w:rsidR="00462CB1" w:rsidRPr="007036CE" w:rsidRDefault="00AD64CC" w:rsidP="00462CB1">
            <w:pPr>
              <w:pStyle w:val="GOSTTablenorm"/>
            </w:pPr>
            <w:r w:rsidRPr="007036CE">
              <w:t>SystemInformation_SIGN_POFR_Snd</w:t>
            </w:r>
          </w:p>
        </w:tc>
        <w:tc>
          <w:tcPr>
            <w:tcW w:w="1348" w:type="pct"/>
          </w:tcPr>
          <w:p w14:paraId="27E21CE5" w14:textId="77777777" w:rsidR="00462CB1" w:rsidRPr="007036CE" w:rsidRDefault="00462CB1" w:rsidP="00462CB1">
            <w:pPr>
              <w:pStyle w:val="GOSTTablenorm"/>
              <w:rPr>
                <w:szCs w:val="22"/>
              </w:rPr>
            </w:pPr>
            <w:r w:rsidRPr="007036CE">
              <w:rPr>
                <w:szCs w:val="22"/>
              </w:rPr>
              <w:t>Если в теге документа «</w:t>
            </w:r>
            <w:r w:rsidRPr="007036CE">
              <w:rPr>
                <w:szCs w:val="22"/>
                <w:lang w:val="en-US"/>
              </w:rPr>
              <w:t>true</w:t>
            </w:r>
            <w:r w:rsidRPr="007036CE">
              <w:rPr>
                <w:szCs w:val="22"/>
              </w:rPr>
              <w:t>», то значение «1».</w:t>
            </w:r>
          </w:p>
          <w:p w14:paraId="287B4580" w14:textId="77777777" w:rsidR="00462CB1" w:rsidRPr="007036CE" w:rsidRDefault="00462CB1" w:rsidP="00E81CDC">
            <w:pPr>
              <w:pStyle w:val="GOSTTablenorm"/>
            </w:pPr>
            <w:r w:rsidRPr="007036CE">
              <w:rPr>
                <w:szCs w:val="22"/>
              </w:rPr>
              <w:lastRenderedPageBreak/>
              <w:t>Если в теге документа «</w:t>
            </w:r>
            <w:r w:rsidRPr="007036CE">
              <w:rPr>
                <w:szCs w:val="22"/>
                <w:lang w:val="en-US"/>
              </w:rPr>
              <w:t>false</w:t>
            </w:r>
            <w:r w:rsidRPr="007036CE">
              <w:rPr>
                <w:szCs w:val="22"/>
              </w:rPr>
              <w:t>», то значение «0»</w:t>
            </w:r>
          </w:p>
        </w:tc>
      </w:tr>
      <w:tr w:rsidR="00E81CDC" w:rsidRPr="007036CE" w14:paraId="722E5989" w14:textId="77777777" w:rsidTr="00A55509">
        <w:trPr>
          <w:cnfStyle w:val="000000100000" w:firstRow="0" w:lastRow="0" w:firstColumn="0" w:lastColumn="0" w:oddVBand="0" w:evenVBand="0" w:oddHBand="1" w:evenHBand="0" w:firstRowFirstColumn="0" w:firstRowLastColumn="0" w:lastRowFirstColumn="0" w:lastRowLastColumn="0"/>
        </w:trPr>
        <w:tc>
          <w:tcPr>
            <w:tcW w:w="1133" w:type="pct"/>
          </w:tcPr>
          <w:p w14:paraId="7887FFBD" w14:textId="059EC5CD" w:rsidR="00E81CDC" w:rsidRPr="007036CE" w:rsidRDefault="00E81CDC" w:rsidP="00462CB1">
            <w:pPr>
              <w:pStyle w:val="GOSTTablenorm"/>
            </w:pPr>
            <w:commentRangeStart w:id="14770"/>
            <w:del w:id="14771" w:author="Андрей EXP-323201" w:date="2025-08-29T11:50:00Z">
              <w:r w:rsidRPr="007036CE" w:rsidDel="006C1F6F">
                <w:rPr>
                  <w:szCs w:val="22"/>
                </w:rPr>
                <w:lastRenderedPageBreak/>
                <w:delText>Период_действия_ПОФР</w:delText>
              </w:r>
            </w:del>
          </w:p>
        </w:tc>
        <w:tc>
          <w:tcPr>
            <w:tcW w:w="315" w:type="pct"/>
          </w:tcPr>
          <w:p w14:paraId="146ADF50" w14:textId="4FE7AB2D" w:rsidR="00E81CDC" w:rsidRPr="007036CE" w:rsidRDefault="00E81CDC" w:rsidP="00462CB1">
            <w:pPr>
              <w:pStyle w:val="GOSTTablenorm"/>
            </w:pPr>
            <w:del w:id="14772" w:author="Андрей EXP-323201" w:date="2025-08-29T11:50:00Z">
              <w:r w:rsidRPr="007036CE" w:rsidDel="006C1F6F">
                <w:rPr>
                  <w:szCs w:val="22"/>
                </w:rPr>
                <w:delText>нет</w:delText>
              </w:r>
            </w:del>
          </w:p>
        </w:tc>
        <w:tc>
          <w:tcPr>
            <w:tcW w:w="1124" w:type="pct"/>
          </w:tcPr>
          <w:p w14:paraId="6305B808" w14:textId="1C85B118" w:rsidR="00E81CDC" w:rsidRPr="007036CE" w:rsidRDefault="00E81CDC" w:rsidP="00462CB1">
            <w:pPr>
              <w:pStyle w:val="GOSTTablenorm"/>
            </w:pPr>
            <w:del w:id="14773" w:author="Андрей EXP-323201" w:date="2025-08-29T11:50:00Z">
              <w:r w:rsidRPr="007036CE" w:rsidDel="006C1F6F">
                <w:rPr>
                  <w:szCs w:val="22"/>
                </w:rPr>
                <w:delText>Период действия ПОФР</w:delText>
              </w:r>
            </w:del>
          </w:p>
        </w:tc>
        <w:tc>
          <w:tcPr>
            <w:tcW w:w="1080" w:type="pct"/>
          </w:tcPr>
          <w:p w14:paraId="6D71FF0B" w14:textId="76BBC51C" w:rsidR="00E81CDC" w:rsidRPr="007036CE" w:rsidRDefault="00E16D29" w:rsidP="00462CB1">
            <w:pPr>
              <w:pStyle w:val="GOSTTablenorm"/>
            </w:pPr>
            <w:del w:id="14774" w:author="Андрей EXP-323201" w:date="2025-08-29T11:50:00Z">
              <w:r w:rsidRPr="007036CE" w:rsidDel="006C1F6F">
                <w:delText>SystemInformation_ValidityPOFR</w:delText>
              </w:r>
            </w:del>
          </w:p>
        </w:tc>
        <w:tc>
          <w:tcPr>
            <w:tcW w:w="1348" w:type="pct"/>
          </w:tcPr>
          <w:p w14:paraId="495237AA" w14:textId="5BB7A2B9" w:rsidR="00E81CDC" w:rsidRPr="007036CE" w:rsidRDefault="00E81CDC" w:rsidP="00462CB1">
            <w:pPr>
              <w:pStyle w:val="GOSTTablenorm"/>
            </w:pPr>
            <w:del w:id="14775" w:author="Андрей EXP-323201" w:date="2025-08-29T11:50:00Z">
              <w:r w:rsidRPr="007036CE" w:rsidDel="006C1F6F">
                <w:delText>-</w:delText>
              </w:r>
            </w:del>
            <w:commentRangeEnd w:id="14770"/>
            <w:r w:rsidR="006C1F6F" w:rsidRPr="007036CE">
              <w:rPr>
                <w:rStyle w:val="afff4"/>
                <w:sz w:val="22"/>
                <w:szCs w:val="20"/>
              </w:rPr>
              <w:commentReference w:id="14770"/>
            </w:r>
          </w:p>
        </w:tc>
      </w:tr>
      <w:tr w:rsidR="00E81CDC" w:rsidRPr="007036CE" w14:paraId="68D3EBF0" w14:textId="77777777" w:rsidTr="00A55509">
        <w:trPr>
          <w:cnfStyle w:val="000000010000" w:firstRow="0" w:lastRow="0" w:firstColumn="0" w:lastColumn="0" w:oddVBand="0" w:evenVBand="0" w:oddHBand="0" w:evenHBand="1" w:firstRowFirstColumn="0" w:firstRowLastColumn="0" w:lastRowFirstColumn="0" w:lastRowLastColumn="0"/>
        </w:trPr>
        <w:tc>
          <w:tcPr>
            <w:tcW w:w="1133" w:type="pct"/>
          </w:tcPr>
          <w:p w14:paraId="772DC25F" w14:textId="77777777" w:rsidR="00E81CDC" w:rsidRPr="007036CE" w:rsidRDefault="00E81CDC" w:rsidP="00462CB1">
            <w:pPr>
              <w:pStyle w:val="GOSTTablenorm"/>
            </w:pPr>
            <w:r w:rsidRPr="007036CE">
              <w:rPr>
                <w:szCs w:val="22"/>
              </w:rPr>
              <w:t>КБК_ПОФР_плательщика</w:t>
            </w:r>
          </w:p>
        </w:tc>
        <w:tc>
          <w:tcPr>
            <w:tcW w:w="315" w:type="pct"/>
          </w:tcPr>
          <w:p w14:paraId="31869C0A" w14:textId="77777777" w:rsidR="00E81CDC" w:rsidRPr="007036CE" w:rsidRDefault="00E81CDC" w:rsidP="00462CB1">
            <w:pPr>
              <w:pStyle w:val="GOSTTablenorm"/>
            </w:pPr>
            <w:r w:rsidRPr="007036CE">
              <w:rPr>
                <w:szCs w:val="22"/>
              </w:rPr>
              <w:t>нет</w:t>
            </w:r>
          </w:p>
        </w:tc>
        <w:tc>
          <w:tcPr>
            <w:tcW w:w="1124" w:type="pct"/>
          </w:tcPr>
          <w:p w14:paraId="141D0A45" w14:textId="77777777" w:rsidR="00E81CDC" w:rsidRPr="007036CE" w:rsidRDefault="00E81CDC" w:rsidP="00462CB1">
            <w:pPr>
              <w:pStyle w:val="GOSTTablenorm"/>
            </w:pPr>
            <w:r w:rsidRPr="007036CE">
              <w:rPr>
                <w:szCs w:val="22"/>
              </w:rPr>
              <w:t>КБК для контроля остатка ПОФР плательщика</w:t>
            </w:r>
          </w:p>
        </w:tc>
        <w:tc>
          <w:tcPr>
            <w:tcW w:w="1080" w:type="pct"/>
          </w:tcPr>
          <w:p w14:paraId="391FBC5A" w14:textId="77777777" w:rsidR="00E81CDC" w:rsidRPr="007036CE" w:rsidRDefault="00E16D29" w:rsidP="00462CB1">
            <w:pPr>
              <w:pStyle w:val="GOSTTablenorm"/>
            </w:pPr>
            <w:r w:rsidRPr="007036CE">
              <w:t>SystemInformation_KBKCtrlBalancePOFRPay</w:t>
            </w:r>
          </w:p>
        </w:tc>
        <w:tc>
          <w:tcPr>
            <w:tcW w:w="1348" w:type="pct"/>
          </w:tcPr>
          <w:p w14:paraId="1189A6E2" w14:textId="77777777" w:rsidR="00E81CDC" w:rsidRPr="007036CE" w:rsidRDefault="00E81CDC" w:rsidP="00462CB1">
            <w:pPr>
              <w:pStyle w:val="GOSTTablenorm"/>
            </w:pPr>
            <w:r w:rsidRPr="007036CE">
              <w:t>-</w:t>
            </w:r>
          </w:p>
        </w:tc>
      </w:tr>
      <w:tr w:rsidR="00E81CDC" w:rsidRPr="007036CE" w14:paraId="346AA4DC" w14:textId="77777777" w:rsidTr="00A55509">
        <w:trPr>
          <w:cnfStyle w:val="000000100000" w:firstRow="0" w:lastRow="0" w:firstColumn="0" w:lastColumn="0" w:oddVBand="0" w:evenVBand="0" w:oddHBand="1" w:evenHBand="0" w:firstRowFirstColumn="0" w:firstRowLastColumn="0" w:lastRowFirstColumn="0" w:lastRowLastColumn="0"/>
        </w:trPr>
        <w:tc>
          <w:tcPr>
            <w:tcW w:w="1133" w:type="pct"/>
          </w:tcPr>
          <w:p w14:paraId="250F4D1A" w14:textId="77777777" w:rsidR="00E81CDC" w:rsidRPr="007036CE" w:rsidRDefault="00E81CDC" w:rsidP="00462CB1">
            <w:pPr>
              <w:pStyle w:val="GOSTTablenorm"/>
            </w:pPr>
            <w:r w:rsidRPr="007036CE">
              <w:rPr>
                <w:szCs w:val="22"/>
              </w:rPr>
              <w:t>Учет_ДО_ЛС_плательщика</w:t>
            </w:r>
          </w:p>
        </w:tc>
        <w:tc>
          <w:tcPr>
            <w:tcW w:w="315" w:type="pct"/>
          </w:tcPr>
          <w:p w14:paraId="570D9C09" w14:textId="77777777" w:rsidR="00E81CDC" w:rsidRPr="007036CE" w:rsidRDefault="00E81CDC" w:rsidP="00462CB1">
            <w:pPr>
              <w:pStyle w:val="GOSTTablenorm"/>
            </w:pPr>
            <w:r w:rsidRPr="007036CE">
              <w:rPr>
                <w:szCs w:val="22"/>
              </w:rPr>
              <w:t>да</w:t>
            </w:r>
          </w:p>
        </w:tc>
        <w:tc>
          <w:tcPr>
            <w:tcW w:w="1124" w:type="pct"/>
          </w:tcPr>
          <w:p w14:paraId="4027EAF3" w14:textId="77777777" w:rsidR="00E81CDC" w:rsidRPr="007036CE" w:rsidRDefault="00E81CDC" w:rsidP="00462CB1">
            <w:pPr>
              <w:pStyle w:val="GOSTTablenorm"/>
            </w:pPr>
            <w:r w:rsidRPr="007036CE">
              <w:rPr>
                <w:szCs w:val="22"/>
              </w:rPr>
              <w:t>Признак учета ДО на ЛС плательщика</w:t>
            </w:r>
          </w:p>
        </w:tc>
        <w:tc>
          <w:tcPr>
            <w:tcW w:w="1080" w:type="pct"/>
          </w:tcPr>
          <w:p w14:paraId="566D3269" w14:textId="77777777" w:rsidR="00E81CDC" w:rsidRPr="007036CE" w:rsidRDefault="00E16D29" w:rsidP="00462CB1">
            <w:pPr>
              <w:pStyle w:val="GOSTTablenorm"/>
              <w:rPr>
                <w:lang w:val="en-US"/>
              </w:rPr>
            </w:pPr>
            <w:r w:rsidRPr="007036CE">
              <w:rPr>
                <w:lang w:val="en-US"/>
              </w:rPr>
              <w:t>supportingDocs_TechFd_SIGN_DO_SND</w:t>
            </w:r>
          </w:p>
        </w:tc>
        <w:tc>
          <w:tcPr>
            <w:tcW w:w="1348" w:type="pct"/>
          </w:tcPr>
          <w:p w14:paraId="3633C095" w14:textId="77777777" w:rsidR="00E81CDC" w:rsidRPr="007036CE" w:rsidRDefault="00E81CDC" w:rsidP="00FC2C74">
            <w:pPr>
              <w:pStyle w:val="GOSTTablenorm"/>
            </w:pPr>
            <w:r w:rsidRPr="007036CE">
              <w:t>Если в теге документа «</w:t>
            </w:r>
            <w:r w:rsidRPr="007036CE">
              <w:rPr>
                <w:lang w:val="en-US"/>
              </w:rPr>
              <w:t>true</w:t>
            </w:r>
            <w:r w:rsidRPr="007036CE">
              <w:t>», то значение «1».</w:t>
            </w:r>
          </w:p>
          <w:p w14:paraId="7A6FF72E" w14:textId="77777777" w:rsidR="00E81CDC" w:rsidRPr="007036CE" w:rsidRDefault="00E81CDC" w:rsidP="00E81CDC">
            <w:pPr>
              <w:pStyle w:val="GOSTTablenorm"/>
            </w:pPr>
            <w:r w:rsidRPr="007036CE">
              <w:t>Если в теге документа «</w:t>
            </w:r>
            <w:r w:rsidRPr="007036CE">
              <w:rPr>
                <w:lang w:val="en-US"/>
              </w:rPr>
              <w:t>false</w:t>
            </w:r>
            <w:r w:rsidRPr="007036CE">
              <w:t>», то значение «0»</w:t>
            </w:r>
          </w:p>
        </w:tc>
      </w:tr>
      <w:tr w:rsidR="00E16D29" w:rsidRPr="007036CE" w14:paraId="7C7C9345" w14:textId="77777777" w:rsidTr="00A55509">
        <w:trPr>
          <w:cnfStyle w:val="000000010000" w:firstRow="0" w:lastRow="0" w:firstColumn="0" w:lastColumn="0" w:oddVBand="0" w:evenVBand="0" w:oddHBand="0" w:evenHBand="1" w:firstRowFirstColumn="0" w:firstRowLastColumn="0" w:lastRowFirstColumn="0" w:lastRowLastColumn="0"/>
        </w:trPr>
        <w:tc>
          <w:tcPr>
            <w:tcW w:w="1133" w:type="pct"/>
          </w:tcPr>
          <w:p w14:paraId="7A435D37" w14:textId="77777777" w:rsidR="00E16D29" w:rsidRPr="007036CE" w:rsidRDefault="00E16D29" w:rsidP="00462CB1">
            <w:pPr>
              <w:pStyle w:val="GOSTTablenorm"/>
            </w:pPr>
            <w:r w:rsidRPr="007036CE">
              <w:rPr>
                <w:szCs w:val="22"/>
              </w:rPr>
              <w:t>Номер_БО_плательщика</w:t>
            </w:r>
          </w:p>
        </w:tc>
        <w:tc>
          <w:tcPr>
            <w:tcW w:w="315" w:type="pct"/>
          </w:tcPr>
          <w:p w14:paraId="055C0A42" w14:textId="77777777" w:rsidR="00E16D29" w:rsidRPr="007036CE" w:rsidRDefault="00E16D29" w:rsidP="00462CB1">
            <w:pPr>
              <w:pStyle w:val="GOSTTablenorm"/>
            </w:pPr>
            <w:r w:rsidRPr="007036CE">
              <w:rPr>
                <w:szCs w:val="22"/>
              </w:rPr>
              <w:t>нет</w:t>
            </w:r>
          </w:p>
        </w:tc>
        <w:tc>
          <w:tcPr>
            <w:tcW w:w="1124" w:type="pct"/>
          </w:tcPr>
          <w:p w14:paraId="37024272" w14:textId="77777777" w:rsidR="00E16D29" w:rsidRPr="007036CE" w:rsidRDefault="00E16D29" w:rsidP="00462CB1">
            <w:pPr>
              <w:pStyle w:val="GOSTTablenorm"/>
            </w:pPr>
            <w:r w:rsidRPr="007036CE">
              <w:rPr>
                <w:szCs w:val="22"/>
              </w:rPr>
              <w:t>Учетный номер БО плательщика</w:t>
            </w:r>
          </w:p>
        </w:tc>
        <w:tc>
          <w:tcPr>
            <w:tcW w:w="1080" w:type="pct"/>
          </w:tcPr>
          <w:p w14:paraId="6CBBD94A" w14:textId="77777777" w:rsidR="00E16D29" w:rsidRPr="007036CE" w:rsidRDefault="00E16D29" w:rsidP="00462CB1">
            <w:pPr>
              <w:pStyle w:val="GOSTTablenorm"/>
            </w:pPr>
            <w:r w:rsidRPr="007036CE">
              <w:t>supportingDocs_RegNumBo</w:t>
            </w:r>
          </w:p>
        </w:tc>
        <w:tc>
          <w:tcPr>
            <w:tcW w:w="1348" w:type="pct"/>
          </w:tcPr>
          <w:p w14:paraId="7D8BEFD4" w14:textId="77777777" w:rsidR="00E16D29" w:rsidRPr="007036CE" w:rsidRDefault="00E16D29" w:rsidP="00462CB1">
            <w:pPr>
              <w:pStyle w:val="GOSTTablenorm"/>
            </w:pPr>
            <w:r w:rsidRPr="007036CE">
              <w:t>-</w:t>
            </w:r>
          </w:p>
        </w:tc>
      </w:tr>
      <w:tr w:rsidR="00E16D29" w:rsidRPr="007036CE" w14:paraId="5870F5CC" w14:textId="77777777" w:rsidTr="00A55509">
        <w:trPr>
          <w:cnfStyle w:val="000000100000" w:firstRow="0" w:lastRow="0" w:firstColumn="0" w:lastColumn="0" w:oddVBand="0" w:evenVBand="0" w:oddHBand="1" w:evenHBand="0" w:firstRowFirstColumn="0" w:firstRowLastColumn="0" w:lastRowFirstColumn="0" w:lastRowLastColumn="0"/>
        </w:trPr>
        <w:tc>
          <w:tcPr>
            <w:tcW w:w="1133" w:type="pct"/>
          </w:tcPr>
          <w:p w14:paraId="522AB6A0" w14:textId="77777777" w:rsidR="00E16D29" w:rsidRPr="007036CE" w:rsidRDefault="00E16D29" w:rsidP="00462CB1">
            <w:pPr>
              <w:pStyle w:val="GOSTTablenorm"/>
            </w:pPr>
            <w:r w:rsidRPr="007036CE">
              <w:rPr>
                <w:szCs w:val="22"/>
              </w:rPr>
              <w:t>Номер_ДО_плательщика</w:t>
            </w:r>
          </w:p>
        </w:tc>
        <w:tc>
          <w:tcPr>
            <w:tcW w:w="315" w:type="pct"/>
          </w:tcPr>
          <w:p w14:paraId="4BACFC01" w14:textId="77777777" w:rsidR="00E16D29" w:rsidRPr="007036CE" w:rsidRDefault="00E16D29" w:rsidP="00462CB1">
            <w:pPr>
              <w:pStyle w:val="GOSTTablenorm"/>
            </w:pPr>
            <w:r w:rsidRPr="007036CE">
              <w:rPr>
                <w:szCs w:val="22"/>
              </w:rPr>
              <w:t>нет</w:t>
            </w:r>
          </w:p>
        </w:tc>
        <w:tc>
          <w:tcPr>
            <w:tcW w:w="1124" w:type="pct"/>
          </w:tcPr>
          <w:p w14:paraId="464C9113" w14:textId="77777777" w:rsidR="00E16D29" w:rsidRPr="007036CE" w:rsidRDefault="00E16D29" w:rsidP="00462CB1">
            <w:pPr>
              <w:pStyle w:val="GOSTTablenorm"/>
            </w:pPr>
            <w:r w:rsidRPr="007036CE">
              <w:rPr>
                <w:szCs w:val="22"/>
              </w:rPr>
              <w:t>Учетный номер ДО плательщика</w:t>
            </w:r>
          </w:p>
        </w:tc>
        <w:tc>
          <w:tcPr>
            <w:tcW w:w="1080" w:type="pct"/>
          </w:tcPr>
          <w:p w14:paraId="02665029" w14:textId="77777777" w:rsidR="00E16D29" w:rsidRPr="007036CE" w:rsidRDefault="00E16D29" w:rsidP="00462CB1">
            <w:pPr>
              <w:pStyle w:val="GOSTTablenorm"/>
            </w:pPr>
            <w:r w:rsidRPr="007036CE">
              <w:t>supportingDocs_RegNumDo</w:t>
            </w:r>
          </w:p>
        </w:tc>
        <w:tc>
          <w:tcPr>
            <w:tcW w:w="1348" w:type="pct"/>
          </w:tcPr>
          <w:p w14:paraId="2A1DE899" w14:textId="77777777" w:rsidR="00E16D29" w:rsidRPr="007036CE" w:rsidRDefault="00E16D29" w:rsidP="00462CB1">
            <w:pPr>
              <w:pStyle w:val="GOSTTablenorm"/>
            </w:pPr>
            <w:r w:rsidRPr="007036CE">
              <w:t>-</w:t>
            </w:r>
          </w:p>
        </w:tc>
      </w:tr>
      <w:tr w:rsidR="00E16D29" w:rsidRPr="007036CE" w14:paraId="42A35AF7" w14:textId="77777777" w:rsidTr="00A55509">
        <w:trPr>
          <w:cnfStyle w:val="000000010000" w:firstRow="0" w:lastRow="0" w:firstColumn="0" w:lastColumn="0" w:oddVBand="0" w:evenVBand="0" w:oddHBand="0" w:evenHBand="1" w:firstRowFirstColumn="0" w:firstRowLastColumn="0" w:lastRowFirstColumn="0" w:lastRowLastColumn="0"/>
        </w:trPr>
        <w:tc>
          <w:tcPr>
            <w:tcW w:w="1133" w:type="pct"/>
          </w:tcPr>
          <w:p w14:paraId="00927725" w14:textId="77777777" w:rsidR="00E16D29" w:rsidRPr="007036CE" w:rsidRDefault="00E16D29" w:rsidP="00462CB1">
            <w:pPr>
              <w:pStyle w:val="GOSTTablenorm"/>
            </w:pPr>
            <w:r w:rsidRPr="007036CE">
              <w:rPr>
                <w:szCs w:val="22"/>
              </w:rPr>
              <w:t>Номер_КОО_плательщика</w:t>
            </w:r>
          </w:p>
        </w:tc>
        <w:tc>
          <w:tcPr>
            <w:tcW w:w="315" w:type="pct"/>
          </w:tcPr>
          <w:p w14:paraId="0DF1665D" w14:textId="77777777" w:rsidR="00E16D29" w:rsidRPr="007036CE" w:rsidRDefault="00E16D29" w:rsidP="00462CB1">
            <w:pPr>
              <w:pStyle w:val="GOSTTablenorm"/>
            </w:pPr>
            <w:r w:rsidRPr="007036CE">
              <w:rPr>
                <w:szCs w:val="22"/>
              </w:rPr>
              <w:t>нет</w:t>
            </w:r>
          </w:p>
        </w:tc>
        <w:tc>
          <w:tcPr>
            <w:tcW w:w="1124" w:type="pct"/>
          </w:tcPr>
          <w:p w14:paraId="00F0BFCD" w14:textId="77777777" w:rsidR="00E16D29" w:rsidRPr="007036CE" w:rsidRDefault="00E16D29" w:rsidP="00462CB1">
            <w:pPr>
              <w:pStyle w:val="GOSTTablenorm"/>
            </w:pPr>
            <w:r w:rsidRPr="007036CE">
              <w:rPr>
                <w:szCs w:val="22"/>
              </w:rPr>
              <w:t>Номер КОО плательщика</w:t>
            </w:r>
          </w:p>
        </w:tc>
        <w:tc>
          <w:tcPr>
            <w:tcW w:w="1080" w:type="pct"/>
          </w:tcPr>
          <w:p w14:paraId="2EFADB6D" w14:textId="77777777" w:rsidR="00E16D29" w:rsidRPr="007036CE" w:rsidRDefault="00E16D29" w:rsidP="00462CB1">
            <w:pPr>
              <w:pStyle w:val="GOSTTablenorm"/>
            </w:pPr>
            <w:r w:rsidRPr="007036CE">
              <w:t>SystemInformation_NumKOO</w:t>
            </w:r>
          </w:p>
        </w:tc>
        <w:tc>
          <w:tcPr>
            <w:tcW w:w="1348" w:type="pct"/>
          </w:tcPr>
          <w:p w14:paraId="68C0AC6A" w14:textId="77777777" w:rsidR="00E16D29" w:rsidRPr="007036CE" w:rsidRDefault="00E16D29" w:rsidP="00462CB1">
            <w:pPr>
              <w:pStyle w:val="GOSTTablenorm"/>
            </w:pPr>
            <w:r w:rsidRPr="007036CE">
              <w:t>-</w:t>
            </w:r>
          </w:p>
        </w:tc>
      </w:tr>
      <w:tr w:rsidR="00E16D29" w:rsidRPr="007036CE" w14:paraId="56998358" w14:textId="77777777" w:rsidTr="00A55509">
        <w:trPr>
          <w:cnfStyle w:val="000000100000" w:firstRow="0" w:lastRow="0" w:firstColumn="0" w:lastColumn="0" w:oddVBand="0" w:evenVBand="0" w:oddHBand="1" w:evenHBand="0" w:firstRowFirstColumn="0" w:firstRowLastColumn="0" w:lastRowFirstColumn="0" w:lastRowLastColumn="0"/>
        </w:trPr>
        <w:tc>
          <w:tcPr>
            <w:tcW w:w="1133" w:type="pct"/>
          </w:tcPr>
          <w:p w14:paraId="0FE58442" w14:textId="77777777" w:rsidR="00E16D29" w:rsidRPr="007036CE" w:rsidRDefault="00E16D29" w:rsidP="00462CB1">
            <w:pPr>
              <w:pStyle w:val="GOSTTablenorm"/>
            </w:pPr>
            <w:r w:rsidRPr="007036CE">
              <w:t>Номер_строки</w:t>
            </w:r>
          </w:p>
        </w:tc>
        <w:tc>
          <w:tcPr>
            <w:tcW w:w="315" w:type="pct"/>
          </w:tcPr>
          <w:p w14:paraId="730F993C" w14:textId="77777777" w:rsidR="00E16D29" w:rsidRPr="007036CE" w:rsidRDefault="00E16D29" w:rsidP="00462CB1">
            <w:pPr>
              <w:pStyle w:val="GOSTTablenorm"/>
            </w:pPr>
            <w:del w:id="14776" w:author="Ярисова Полина Викторовна" w:date="2025-07-07T18:33:00Z">
              <w:r w:rsidRPr="007036CE" w:rsidDel="00362BCE">
                <w:delText>нет</w:delText>
              </w:r>
            </w:del>
            <w:ins w:id="14777" w:author="Ярисова Полина Викторовна" w:date="2025-07-07T18:33:00Z">
              <w:r w:rsidR="00362BCE" w:rsidRPr="007036CE">
                <w:t>да</w:t>
              </w:r>
            </w:ins>
          </w:p>
        </w:tc>
        <w:tc>
          <w:tcPr>
            <w:tcW w:w="1124" w:type="pct"/>
          </w:tcPr>
          <w:p w14:paraId="38769B04" w14:textId="77777777" w:rsidR="00E16D29" w:rsidRPr="007036CE" w:rsidRDefault="00E16D29" w:rsidP="00462CB1">
            <w:pPr>
              <w:pStyle w:val="GOSTTablenorm"/>
            </w:pPr>
            <w:r w:rsidRPr="007036CE">
              <w:t>Номер строки</w:t>
            </w:r>
          </w:p>
        </w:tc>
        <w:tc>
          <w:tcPr>
            <w:tcW w:w="1080" w:type="pct"/>
          </w:tcPr>
          <w:p w14:paraId="3925CAFC" w14:textId="77777777" w:rsidR="00E16D29" w:rsidRPr="007036CE" w:rsidRDefault="00E16D29" w:rsidP="00E16D29">
            <w:pPr>
              <w:pStyle w:val="GOSTTablenorm"/>
              <w:rPr>
                <w:ins w:id="14778" w:author="Ярисова Полина Викторовна" w:date="2025-07-03T14:55:00Z"/>
                <w:bCs/>
              </w:rPr>
            </w:pPr>
            <w:ins w:id="14779" w:author="Андрей EXP-312255" w:date="2025-06-03T12:09:00Z">
              <w:r w:rsidRPr="007036CE">
                <w:rPr>
                  <w:b/>
                </w:rPr>
                <w:t>IncludedPaymentsDesc</w:t>
              </w:r>
              <w:r w:rsidRPr="007036CE">
                <w:rPr>
                  <w:bCs/>
                </w:rPr>
                <w:t>:NumbRow</w:t>
              </w:r>
            </w:ins>
          </w:p>
          <w:p w14:paraId="79E8F9EA" w14:textId="77777777" w:rsidR="00E60664" w:rsidRPr="007036CE" w:rsidRDefault="00E60664" w:rsidP="00E16D29">
            <w:pPr>
              <w:pStyle w:val="GOSTTablenorm"/>
            </w:pPr>
            <w:ins w:id="14780" w:author="Ярисова Полина Викторовна" w:date="2025-07-03T14:55:00Z">
              <w:r w:rsidRPr="007036CE">
                <w:rPr>
                  <w:b/>
                </w:rPr>
                <w:t>InfRecipient</w:t>
              </w:r>
              <w:r w:rsidRPr="007036CE">
                <w:rPr>
                  <w:bCs/>
                </w:rPr>
                <w:t>:NumbRow</w:t>
              </w:r>
            </w:ins>
          </w:p>
        </w:tc>
        <w:tc>
          <w:tcPr>
            <w:tcW w:w="1348" w:type="pct"/>
          </w:tcPr>
          <w:p w14:paraId="79C87413" w14:textId="77777777" w:rsidR="00201F93" w:rsidRPr="007036CE" w:rsidRDefault="00201F93" w:rsidP="00201F93">
            <w:pPr>
              <w:pStyle w:val="GOSTTablenorm"/>
              <w:rPr>
                <w:ins w:id="14781" w:author="Ярисова Полина Викторовна" w:date="2025-07-03T16:59:00Z"/>
              </w:rPr>
            </w:pPr>
            <w:ins w:id="14782" w:author="Ярисова Полина Викторовна" w:date="2025-07-03T16:59:00Z">
              <w:r w:rsidRPr="007036CE">
                <w:t xml:space="preserve">Заполняется значением из тега </w:t>
              </w:r>
              <w:r w:rsidRPr="007036CE">
                <w:rPr>
                  <w:b/>
                </w:rPr>
                <w:t>InfRecipient</w:t>
              </w:r>
              <w:r w:rsidRPr="007036CE">
                <w:rPr>
                  <w:bCs/>
                </w:rPr>
                <w:t>:NumbRow</w:t>
              </w:r>
              <w:r w:rsidRPr="007036CE">
                <w:t xml:space="preserve"> в случае, если в разделе InfRecipient более одной строки.</w:t>
              </w:r>
            </w:ins>
          </w:p>
          <w:p w14:paraId="1A19F6AA" w14:textId="77777777" w:rsidR="00201F93" w:rsidRPr="007036CE" w:rsidRDefault="00201F93" w:rsidP="00201F93">
            <w:pPr>
              <w:pStyle w:val="GOSTTablenorm"/>
              <w:rPr>
                <w:ins w:id="14783" w:author="Ярисова Полина Викторовна" w:date="2025-07-03T16:58:00Z"/>
              </w:rPr>
            </w:pPr>
            <w:ins w:id="14784" w:author="Ярисова Полина Викторовна" w:date="2025-07-03T16:57:00Z">
              <w:r w:rsidRPr="007036CE">
                <w:t xml:space="preserve">Заполняется значением из тега </w:t>
              </w:r>
              <w:r w:rsidRPr="007036CE">
                <w:rPr>
                  <w:b/>
                </w:rPr>
                <w:t>IncludedPaymentsDesc</w:t>
              </w:r>
              <w:r w:rsidRPr="007036CE">
                <w:rPr>
                  <w:bCs/>
                </w:rPr>
                <w:t xml:space="preserve">:NumbRow </w:t>
              </w:r>
              <w:r w:rsidRPr="007036CE">
                <w:t xml:space="preserve">в случае, если в разделе </w:t>
              </w:r>
            </w:ins>
            <w:ins w:id="14785" w:author="Ярисова Полина Викторовна" w:date="2025-07-03T16:58:00Z">
              <w:r w:rsidRPr="007036CE">
                <w:t xml:space="preserve">IncludedPaymentsDesс более одной строки или в разделах </w:t>
              </w:r>
            </w:ins>
            <w:ins w:id="14786" w:author="Ярисова Полина Викторовна" w:date="2025-07-03T16:59:00Z">
              <w:r w:rsidRPr="007036CE">
                <w:t>IncludedPaymentsDesс и InfRecipient присутствует по одной строке</w:t>
              </w:r>
            </w:ins>
            <w:ins w:id="14787" w:author="Ярисова Полина Викторовна" w:date="2025-07-03T16:57:00Z">
              <w:r w:rsidRPr="007036CE">
                <w:t>.</w:t>
              </w:r>
            </w:ins>
          </w:p>
          <w:p w14:paraId="711891AD" w14:textId="77777777" w:rsidR="00E16D29" w:rsidRPr="007036CE" w:rsidRDefault="00E16D29" w:rsidP="00201F93">
            <w:pPr>
              <w:pStyle w:val="GOSTTablenorm"/>
            </w:pPr>
            <w:del w:id="14788" w:author="Ярисова Полина Викторовна" w:date="2025-07-03T15:13:00Z">
              <w:r w:rsidRPr="007036CE" w:rsidDel="00730F64">
                <w:delText>-</w:delText>
              </w:r>
            </w:del>
          </w:p>
        </w:tc>
      </w:tr>
      <w:tr w:rsidR="00E16D29" w:rsidRPr="007036CE" w14:paraId="252F34B7" w14:textId="77777777" w:rsidTr="00A55509">
        <w:trPr>
          <w:cnfStyle w:val="000000010000" w:firstRow="0" w:lastRow="0" w:firstColumn="0" w:lastColumn="0" w:oddVBand="0" w:evenVBand="0" w:oddHBand="0" w:evenHBand="1" w:firstRowFirstColumn="0" w:firstRowLastColumn="0" w:lastRowFirstColumn="0" w:lastRowLastColumn="0"/>
        </w:trPr>
        <w:tc>
          <w:tcPr>
            <w:tcW w:w="1133" w:type="pct"/>
          </w:tcPr>
          <w:p w14:paraId="5A50BD94" w14:textId="77777777" w:rsidR="00E16D29" w:rsidRPr="007036CE" w:rsidRDefault="00E16D29" w:rsidP="00462CB1">
            <w:pPr>
              <w:pStyle w:val="GOSTTablenorm"/>
            </w:pPr>
            <w:r w:rsidRPr="007036CE">
              <w:rPr>
                <w:szCs w:val="22"/>
              </w:rPr>
              <w:t>КБК_плательщика</w:t>
            </w:r>
          </w:p>
        </w:tc>
        <w:tc>
          <w:tcPr>
            <w:tcW w:w="315" w:type="pct"/>
          </w:tcPr>
          <w:p w14:paraId="6685C535" w14:textId="77777777" w:rsidR="00E16D29" w:rsidRPr="007036CE" w:rsidRDefault="00E16D29" w:rsidP="00462CB1">
            <w:pPr>
              <w:pStyle w:val="GOSTTablenorm"/>
            </w:pPr>
            <w:r w:rsidRPr="007036CE">
              <w:rPr>
                <w:szCs w:val="22"/>
              </w:rPr>
              <w:t>нет</w:t>
            </w:r>
          </w:p>
        </w:tc>
        <w:tc>
          <w:tcPr>
            <w:tcW w:w="1124" w:type="pct"/>
          </w:tcPr>
          <w:p w14:paraId="34EB786B" w14:textId="77777777" w:rsidR="00E16D29" w:rsidRPr="007036CE" w:rsidRDefault="00E16D29" w:rsidP="00462CB1">
            <w:pPr>
              <w:pStyle w:val="GOSTTablenorm"/>
            </w:pPr>
            <w:r w:rsidRPr="007036CE">
              <w:rPr>
                <w:szCs w:val="22"/>
              </w:rPr>
              <w:t>КБК плательщика (по строке документа)</w:t>
            </w:r>
          </w:p>
        </w:tc>
        <w:tc>
          <w:tcPr>
            <w:tcW w:w="1080" w:type="pct"/>
          </w:tcPr>
          <w:p w14:paraId="48776581" w14:textId="77777777" w:rsidR="00E16D29" w:rsidRPr="007036CE" w:rsidRDefault="00E16D29" w:rsidP="00E16D29">
            <w:pPr>
              <w:pStyle w:val="GOSTTablenorm"/>
            </w:pPr>
            <w:r w:rsidRPr="007036CE">
              <w:rPr>
                <w:b/>
              </w:rPr>
              <w:t>IncludedPaymentsDesc</w:t>
            </w:r>
            <w:r w:rsidRPr="007036CE">
              <w:rPr>
                <w:bCs/>
              </w:rPr>
              <w:t>:KBKPayer_KBK</w:t>
            </w:r>
          </w:p>
        </w:tc>
        <w:tc>
          <w:tcPr>
            <w:tcW w:w="1348" w:type="pct"/>
          </w:tcPr>
          <w:p w14:paraId="277DEE64" w14:textId="77777777" w:rsidR="00E16D29" w:rsidRPr="007036CE" w:rsidRDefault="00E16D29" w:rsidP="00462CB1">
            <w:pPr>
              <w:pStyle w:val="GOSTTablenorm"/>
            </w:pPr>
            <w:r w:rsidRPr="007036CE">
              <w:t>-</w:t>
            </w:r>
          </w:p>
        </w:tc>
      </w:tr>
      <w:tr w:rsidR="00E16D29" w:rsidRPr="007036CE" w14:paraId="7A34AA42" w14:textId="77777777" w:rsidTr="00A55509">
        <w:trPr>
          <w:cnfStyle w:val="000000100000" w:firstRow="0" w:lastRow="0" w:firstColumn="0" w:lastColumn="0" w:oddVBand="0" w:evenVBand="0" w:oddHBand="1" w:evenHBand="0" w:firstRowFirstColumn="0" w:firstRowLastColumn="0" w:lastRowFirstColumn="0" w:lastRowLastColumn="0"/>
        </w:trPr>
        <w:tc>
          <w:tcPr>
            <w:tcW w:w="1133" w:type="pct"/>
          </w:tcPr>
          <w:p w14:paraId="1F0627C6" w14:textId="77777777" w:rsidR="00E16D29" w:rsidRPr="007036CE" w:rsidRDefault="00E16D29" w:rsidP="00462CB1">
            <w:pPr>
              <w:pStyle w:val="GOSTTablenorm"/>
            </w:pPr>
            <w:r w:rsidRPr="007036CE">
              <w:t>Тип_КБК_плательщика</w:t>
            </w:r>
          </w:p>
        </w:tc>
        <w:tc>
          <w:tcPr>
            <w:tcW w:w="315" w:type="pct"/>
          </w:tcPr>
          <w:p w14:paraId="4A30A1DC" w14:textId="77777777" w:rsidR="00E16D29" w:rsidRPr="007036CE" w:rsidRDefault="00E16D29" w:rsidP="00462CB1">
            <w:pPr>
              <w:pStyle w:val="GOSTTablenorm"/>
            </w:pPr>
            <w:r w:rsidRPr="007036CE">
              <w:t>да</w:t>
            </w:r>
          </w:p>
        </w:tc>
        <w:tc>
          <w:tcPr>
            <w:tcW w:w="1124" w:type="pct"/>
          </w:tcPr>
          <w:p w14:paraId="46BE40F9" w14:textId="77777777" w:rsidR="00E16D29" w:rsidRPr="007036CE" w:rsidRDefault="00E16D29" w:rsidP="00462CB1">
            <w:pPr>
              <w:pStyle w:val="GOSTTablenorm"/>
            </w:pPr>
            <w:r w:rsidRPr="007036CE">
              <w:t xml:space="preserve">Тип КБК плательщика </w:t>
            </w:r>
            <w:r w:rsidRPr="007036CE">
              <w:rPr>
                <w:szCs w:val="22"/>
              </w:rPr>
              <w:t xml:space="preserve">(по строке </w:t>
            </w:r>
            <w:r w:rsidRPr="007036CE">
              <w:rPr>
                <w:szCs w:val="22"/>
              </w:rPr>
              <w:lastRenderedPageBreak/>
              <w:t>документа)</w:t>
            </w:r>
          </w:p>
        </w:tc>
        <w:tc>
          <w:tcPr>
            <w:tcW w:w="1080" w:type="pct"/>
          </w:tcPr>
          <w:p w14:paraId="0BCF7850" w14:textId="77777777" w:rsidR="00E16D29" w:rsidRPr="007036CE" w:rsidRDefault="00E16D29" w:rsidP="00462CB1">
            <w:pPr>
              <w:pStyle w:val="GOSTTablenorm"/>
            </w:pPr>
            <w:r w:rsidRPr="007036CE">
              <w:rPr>
                <w:b/>
              </w:rPr>
              <w:lastRenderedPageBreak/>
              <w:t>IncludedPaymentsDesc</w:t>
            </w:r>
            <w:r w:rsidRPr="007036CE">
              <w:rPr>
                <w:bCs/>
              </w:rPr>
              <w:t>:</w:t>
            </w:r>
            <w:r w:rsidRPr="007036CE">
              <w:rPr>
                <w:sz w:val="24"/>
              </w:rPr>
              <w:t xml:space="preserve"> </w:t>
            </w:r>
            <w:r w:rsidRPr="007036CE">
              <w:rPr>
                <w:bCs/>
              </w:rPr>
              <w:lastRenderedPageBreak/>
              <w:t>codeKBKP</w:t>
            </w:r>
          </w:p>
        </w:tc>
        <w:tc>
          <w:tcPr>
            <w:tcW w:w="1348" w:type="pct"/>
          </w:tcPr>
          <w:p w14:paraId="31473F19" w14:textId="77777777" w:rsidR="00E16D29" w:rsidRPr="007036CE" w:rsidRDefault="00E16D29" w:rsidP="00FC2C74">
            <w:pPr>
              <w:pStyle w:val="GOSTTablenorm"/>
            </w:pPr>
            <w:r w:rsidRPr="007036CE">
              <w:lastRenderedPageBreak/>
              <w:t>Если в теге документа «</w:t>
            </w:r>
            <w:r w:rsidRPr="007036CE">
              <w:rPr>
                <w:szCs w:val="22"/>
              </w:rPr>
              <w:t>Costs</w:t>
            </w:r>
            <w:r w:rsidRPr="007036CE">
              <w:t xml:space="preserve">», то значение </w:t>
            </w:r>
            <w:r w:rsidRPr="007036CE">
              <w:lastRenderedPageBreak/>
              <w:t>«10».</w:t>
            </w:r>
          </w:p>
          <w:p w14:paraId="154C781A" w14:textId="77777777" w:rsidR="00E16D29" w:rsidRPr="007036CE" w:rsidRDefault="00E16D29" w:rsidP="00FC2C74">
            <w:pPr>
              <w:pStyle w:val="GOSTTablenorm"/>
            </w:pPr>
            <w:r w:rsidRPr="007036CE">
              <w:t>Если в теге документа «</w:t>
            </w:r>
            <w:r w:rsidRPr="007036CE">
              <w:rPr>
                <w:szCs w:val="22"/>
              </w:rPr>
              <w:t>LimitedTypeCosts</w:t>
            </w:r>
            <w:r w:rsidRPr="007036CE">
              <w:t>», то значение «11».</w:t>
            </w:r>
          </w:p>
          <w:p w14:paraId="31A84501" w14:textId="77777777" w:rsidR="00E16D29" w:rsidRPr="007036CE" w:rsidRDefault="00E16D29" w:rsidP="00FC2C74">
            <w:pPr>
              <w:pStyle w:val="GOSTTablenorm"/>
            </w:pPr>
            <w:r w:rsidRPr="007036CE">
              <w:t>Если в теге документа «</w:t>
            </w:r>
            <w:r w:rsidRPr="007036CE">
              <w:rPr>
                <w:szCs w:val="22"/>
              </w:rPr>
              <w:t>UnLimitedTypeCosts</w:t>
            </w:r>
            <w:r w:rsidRPr="007036CE">
              <w:t>», то значение «12».</w:t>
            </w:r>
          </w:p>
          <w:p w14:paraId="1F6BFCC0" w14:textId="77777777" w:rsidR="00E16D29" w:rsidRPr="007036CE" w:rsidRDefault="00E16D29" w:rsidP="00FC2C74">
            <w:pPr>
              <w:pStyle w:val="GOSTTablenorm"/>
            </w:pPr>
            <w:r w:rsidRPr="007036CE">
              <w:t>Если в теге документа «</w:t>
            </w:r>
            <w:r w:rsidRPr="007036CE">
              <w:rPr>
                <w:szCs w:val="22"/>
              </w:rPr>
              <w:t>Sources</w:t>
            </w:r>
            <w:r w:rsidRPr="007036CE">
              <w:t>», то значение «30».</w:t>
            </w:r>
          </w:p>
          <w:p w14:paraId="0CCC0CDF" w14:textId="77777777" w:rsidR="00E16D29" w:rsidRPr="007036CE" w:rsidRDefault="00E16D29" w:rsidP="00FC2C74">
            <w:pPr>
              <w:pStyle w:val="GOSTTablenorm"/>
            </w:pPr>
            <w:r w:rsidRPr="007036CE">
              <w:t xml:space="preserve">Если в теге документа </w:t>
            </w:r>
            <w:commentRangeStart w:id="14789"/>
            <w:r w:rsidRPr="007036CE">
              <w:t>«</w:t>
            </w:r>
            <w:r w:rsidRPr="007036CE">
              <w:rPr>
                <w:szCs w:val="22"/>
              </w:rPr>
              <w:t>IVFDB</w:t>
            </w:r>
            <w:commentRangeEnd w:id="14789"/>
            <w:r w:rsidRPr="007036CE">
              <w:rPr>
                <w:rStyle w:val="afff4"/>
                <w:sz w:val="22"/>
                <w:szCs w:val="20"/>
              </w:rPr>
              <w:commentReference w:id="14789"/>
            </w:r>
            <w:r w:rsidRPr="007036CE">
              <w:t>», то значение «31».</w:t>
            </w:r>
          </w:p>
          <w:p w14:paraId="0B16868E" w14:textId="77777777" w:rsidR="00E16D29" w:rsidRPr="007036CE" w:rsidRDefault="00E16D29" w:rsidP="00B95721">
            <w:pPr>
              <w:pStyle w:val="GOSTTablenorm"/>
            </w:pPr>
            <w:r w:rsidRPr="007036CE">
              <w:t xml:space="preserve">Если в теге документа </w:t>
            </w:r>
            <w:commentRangeStart w:id="14790"/>
            <w:r w:rsidRPr="007036CE">
              <w:t>«</w:t>
            </w:r>
            <w:r w:rsidRPr="007036CE">
              <w:rPr>
                <w:szCs w:val="22"/>
              </w:rPr>
              <w:t>IVnFDB</w:t>
            </w:r>
            <w:r w:rsidRPr="007036CE">
              <w:t>»</w:t>
            </w:r>
            <w:commentRangeEnd w:id="14790"/>
            <w:r w:rsidRPr="007036CE">
              <w:rPr>
                <w:rStyle w:val="afff4"/>
                <w:sz w:val="22"/>
                <w:szCs w:val="20"/>
              </w:rPr>
              <w:commentReference w:id="14790"/>
            </w:r>
            <w:r w:rsidRPr="007036CE">
              <w:t>, то значение «32».</w:t>
            </w:r>
          </w:p>
        </w:tc>
      </w:tr>
      <w:tr w:rsidR="00E16D29" w:rsidRPr="007036CE" w:rsidDel="0090243F" w14:paraId="39EB782B" w14:textId="77777777" w:rsidTr="00A55509">
        <w:trPr>
          <w:cnfStyle w:val="000000010000" w:firstRow="0" w:lastRow="0" w:firstColumn="0" w:lastColumn="0" w:oddVBand="0" w:evenVBand="0" w:oddHBand="0" w:evenHBand="1" w:firstRowFirstColumn="0" w:firstRowLastColumn="0" w:lastRowFirstColumn="0" w:lastRowLastColumn="0"/>
          <w:del w:id="14791" w:author="Ярисова Полина Викторовна" w:date="2025-07-03T15:15:00Z"/>
        </w:trPr>
        <w:tc>
          <w:tcPr>
            <w:tcW w:w="1133" w:type="pct"/>
          </w:tcPr>
          <w:p w14:paraId="51749A6A" w14:textId="77777777" w:rsidR="00E16D29" w:rsidRPr="007036CE" w:rsidDel="0090243F" w:rsidRDefault="00E16D29" w:rsidP="00462CB1">
            <w:pPr>
              <w:pStyle w:val="GOSTTablenorm"/>
              <w:rPr>
                <w:del w:id="14792" w:author="Ярисова Полина Викторовна" w:date="2025-07-03T15:15:00Z"/>
              </w:rPr>
            </w:pPr>
            <w:del w:id="14793" w:author="Ярисова Полина Викторовна" w:date="2025-07-03T15:15:00Z">
              <w:r w:rsidRPr="007036CE" w:rsidDel="0090243F">
                <w:rPr>
                  <w:szCs w:val="22"/>
                </w:rPr>
                <w:lastRenderedPageBreak/>
                <w:delText>Код_цели_плательщика</w:delText>
              </w:r>
            </w:del>
          </w:p>
        </w:tc>
        <w:tc>
          <w:tcPr>
            <w:tcW w:w="315" w:type="pct"/>
          </w:tcPr>
          <w:p w14:paraId="0154B8D7" w14:textId="77777777" w:rsidR="00E16D29" w:rsidRPr="007036CE" w:rsidDel="0090243F" w:rsidRDefault="00E16D29" w:rsidP="00462CB1">
            <w:pPr>
              <w:pStyle w:val="GOSTTablenorm"/>
              <w:rPr>
                <w:del w:id="14794" w:author="Ярисова Полина Викторовна" w:date="2025-07-03T15:15:00Z"/>
              </w:rPr>
            </w:pPr>
            <w:del w:id="14795" w:author="Ярисова Полина Викторовна" w:date="2025-07-03T15:15:00Z">
              <w:r w:rsidRPr="007036CE" w:rsidDel="0090243F">
                <w:rPr>
                  <w:szCs w:val="22"/>
                </w:rPr>
                <w:delText>нет</w:delText>
              </w:r>
            </w:del>
          </w:p>
        </w:tc>
        <w:tc>
          <w:tcPr>
            <w:tcW w:w="1124" w:type="pct"/>
          </w:tcPr>
          <w:p w14:paraId="2A43CBE6" w14:textId="77777777" w:rsidR="00E16D29" w:rsidRPr="007036CE" w:rsidDel="0090243F" w:rsidRDefault="00E16D29" w:rsidP="00462CB1">
            <w:pPr>
              <w:pStyle w:val="GOSTTablenorm"/>
              <w:rPr>
                <w:del w:id="14796" w:author="Ярисова Полина Викторовна" w:date="2025-07-03T15:15:00Z"/>
              </w:rPr>
            </w:pPr>
            <w:del w:id="14797" w:author="Ярисова Полина Викторовна" w:date="2025-07-03T15:15:00Z">
              <w:r w:rsidRPr="007036CE" w:rsidDel="0090243F">
                <w:delText xml:space="preserve">Код прослеживаемости плательщика </w:delText>
              </w:r>
              <w:r w:rsidRPr="007036CE" w:rsidDel="0090243F">
                <w:rPr>
                  <w:szCs w:val="22"/>
                </w:rPr>
                <w:delText>(по строке документа)</w:delText>
              </w:r>
            </w:del>
          </w:p>
        </w:tc>
        <w:tc>
          <w:tcPr>
            <w:tcW w:w="1080" w:type="pct"/>
          </w:tcPr>
          <w:p w14:paraId="05F20E73" w14:textId="77777777" w:rsidR="0090243F" w:rsidRPr="007036CE" w:rsidDel="0090243F" w:rsidRDefault="00E16D29" w:rsidP="00462CB1">
            <w:pPr>
              <w:pStyle w:val="GOSTTablenorm"/>
              <w:rPr>
                <w:del w:id="14798" w:author="Ярисова Полина Викторовна" w:date="2025-07-03T15:15:00Z"/>
              </w:rPr>
            </w:pPr>
            <w:ins w:id="14799" w:author="Андрей EXP-312255" w:date="2025-06-03T12:10:00Z">
              <w:del w:id="14800" w:author="Ярисова Полина Викторовна" w:date="2025-07-03T15:15:00Z">
                <w:r w:rsidRPr="007036CE" w:rsidDel="0090243F">
                  <w:rPr>
                    <w:b/>
                  </w:rPr>
                  <w:delText>IncludedPaymentsDesc</w:delText>
                </w:r>
                <w:r w:rsidRPr="007036CE" w:rsidDel="0090243F">
                  <w:rPr>
                    <w:bCs/>
                  </w:rPr>
                  <w:delText>:traceability_code</w:delText>
                </w:r>
              </w:del>
            </w:ins>
          </w:p>
        </w:tc>
        <w:tc>
          <w:tcPr>
            <w:tcW w:w="1348" w:type="pct"/>
          </w:tcPr>
          <w:p w14:paraId="3221133A" w14:textId="77777777" w:rsidR="00E16D29" w:rsidRPr="007036CE" w:rsidDel="0090243F" w:rsidRDefault="00E16D29" w:rsidP="00462CB1">
            <w:pPr>
              <w:pStyle w:val="GOSTTablenorm"/>
              <w:rPr>
                <w:del w:id="14801" w:author="Ярисова Полина Викторовна" w:date="2025-07-03T15:15:00Z"/>
              </w:rPr>
            </w:pPr>
            <w:del w:id="14802" w:author="Ярисова Полина Викторовна" w:date="2025-07-03T15:15:00Z">
              <w:r w:rsidRPr="007036CE" w:rsidDel="0090243F">
                <w:delText>-</w:delText>
              </w:r>
            </w:del>
          </w:p>
        </w:tc>
      </w:tr>
      <w:tr w:rsidR="00E16D29" w:rsidRPr="007036CE" w14:paraId="1C5FB937" w14:textId="77777777" w:rsidTr="00A55509">
        <w:trPr>
          <w:cnfStyle w:val="000000100000" w:firstRow="0" w:lastRow="0" w:firstColumn="0" w:lastColumn="0" w:oddVBand="0" w:evenVBand="0" w:oddHBand="1" w:evenHBand="0" w:firstRowFirstColumn="0" w:firstRowLastColumn="0" w:lastRowFirstColumn="0" w:lastRowLastColumn="0"/>
        </w:trPr>
        <w:tc>
          <w:tcPr>
            <w:tcW w:w="1133" w:type="pct"/>
          </w:tcPr>
          <w:p w14:paraId="196DCE85" w14:textId="77777777" w:rsidR="00E16D29" w:rsidRPr="007036CE" w:rsidRDefault="00E16D29" w:rsidP="00462CB1">
            <w:pPr>
              <w:pStyle w:val="GOSTTablenorm"/>
            </w:pPr>
            <w:r w:rsidRPr="007036CE">
              <w:rPr>
                <w:szCs w:val="22"/>
              </w:rPr>
              <w:t>ОКС_КМИ_плательщика</w:t>
            </w:r>
          </w:p>
        </w:tc>
        <w:tc>
          <w:tcPr>
            <w:tcW w:w="315" w:type="pct"/>
          </w:tcPr>
          <w:p w14:paraId="24988BA6" w14:textId="3FE786FB" w:rsidR="00E16D29" w:rsidRPr="007036CE" w:rsidRDefault="00E16D29" w:rsidP="000A6FAD">
            <w:pPr>
              <w:pStyle w:val="GOSTTablenorm"/>
            </w:pPr>
            <w:commentRangeStart w:id="14803"/>
            <w:del w:id="14804" w:author="Андрей SUP-1727481" w:date="2025-08-26T12:09:00Z">
              <w:r w:rsidRPr="007036CE" w:rsidDel="000A6FAD">
                <w:delText>нет</w:delText>
              </w:r>
            </w:del>
            <w:ins w:id="14805" w:author="Андрей SUP-1727481" w:date="2025-08-26T12:09:00Z">
              <w:r w:rsidR="000A6FAD" w:rsidRPr="007036CE">
                <w:t>да</w:t>
              </w:r>
            </w:ins>
            <w:commentRangeEnd w:id="14803"/>
            <w:ins w:id="14806" w:author="Андрей SUP-1727481" w:date="2025-08-26T12:10:00Z">
              <w:r w:rsidR="000A6FAD" w:rsidRPr="007036CE">
                <w:rPr>
                  <w:rStyle w:val="afff4"/>
                  <w:sz w:val="22"/>
                  <w:szCs w:val="20"/>
                </w:rPr>
                <w:commentReference w:id="14803"/>
              </w:r>
            </w:ins>
          </w:p>
        </w:tc>
        <w:tc>
          <w:tcPr>
            <w:tcW w:w="1124" w:type="pct"/>
          </w:tcPr>
          <w:p w14:paraId="0B323626" w14:textId="3D36D37C" w:rsidR="00E16D29" w:rsidRPr="007036CE" w:rsidRDefault="00E16D29" w:rsidP="00A161A2">
            <w:pPr>
              <w:pStyle w:val="GOSTTablenorm"/>
            </w:pPr>
            <w:r w:rsidRPr="007036CE">
              <w:t xml:space="preserve">ОКС (КМИ) плательщика </w:t>
            </w:r>
            <w:r w:rsidRPr="007036CE">
              <w:rPr>
                <w:szCs w:val="22"/>
              </w:rPr>
              <w:t>(по строке документа)</w:t>
            </w:r>
          </w:p>
        </w:tc>
        <w:tc>
          <w:tcPr>
            <w:tcW w:w="1080" w:type="pct"/>
          </w:tcPr>
          <w:p w14:paraId="2054174A" w14:textId="77777777" w:rsidR="00E16D29" w:rsidRPr="007036CE" w:rsidRDefault="00E16D29" w:rsidP="00462CB1">
            <w:pPr>
              <w:pStyle w:val="GOSTTablenorm"/>
            </w:pPr>
            <w:r w:rsidRPr="007036CE">
              <w:rPr>
                <w:b/>
              </w:rPr>
              <w:t>IncludedPaymentsDesc</w:t>
            </w:r>
            <w:r w:rsidRPr="007036CE">
              <w:rPr>
                <w:bCs/>
              </w:rPr>
              <w:t>:codeFAIP</w:t>
            </w:r>
          </w:p>
        </w:tc>
        <w:tc>
          <w:tcPr>
            <w:tcW w:w="1348" w:type="pct"/>
          </w:tcPr>
          <w:p w14:paraId="67EEF21D" w14:textId="77777777" w:rsidR="00E90F64" w:rsidRPr="007036CE" w:rsidRDefault="00E90F64" w:rsidP="00E90F64">
            <w:pPr>
              <w:pStyle w:val="GOSTTablenorm"/>
              <w:rPr>
                <w:ins w:id="14807" w:author="Андрей SUP-1727481" w:date="2025-08-26T12:05:00Z"/>
              </w:rPr>
            </w:pPr>
            <w:commentRangeStart w:id="14808"/>
            <w:ins w:id="14809" w:author="Андрей SUP-1727481" w:date="2025-08-26T12:05:00Z">
              <w:r w:rsidRPr="007036CE">
                <w:rPr>
                  <w:szCs w:val="22"/>
                </w:rPr>
                <w:t xml:space="preserve">Заполняется значением из тега </w:t>
              </w:r>
              <w:r w:rsidRPr="007036CE">
                <w:rPr>
                  <w:b/>
                </w:rPr>
                <w:t>IncludedPaymentsDesc</w:t>
              </w:r>
              <w:r w:rsidRPr="007036CE">
                <w:rPr>
                  <w:bCs/>
                </w:rPr>
                <w:t>:codeFAIP</w:t>
              </w:r>
              <w:r w:rsidRPr="007036CE">
                <w:rPr>
                  <w:szCs w:val="22"/>
                </w:rPr>
                <w:t xml:space="preserve"> в случае, если размерность указанного в теге значения = 18 знаков.</w:t>
              </w:r>
            </w:ins>
          </w:p>
          <w:p w14:paraId="550E304C" w14:textId="54CB272A" w:rsidR="00E16D29" w:rsidRPr="007036CE" w:rsidRDefault="00E90F64" w:rsidP="00E90F64">
            <w:pPr>
              <w:pStyle w:val="GOSTTablenorm"/>
            </w:pPr>
            <w:ins w:id="14810" w:author="Андрей SUP-1727481" w:date="2025-08-26T12:05:00Z">
              <w:r w:rsidRPr="007036CE">
                <w:rPr>
                  <w:szCs w:val="22"/>
                </w:rPr>
                <w:t xml:space="preserve">Если значение, указанное в теге </w:t>
              </w:r>
              <w:r w:rsidRPr="007036CE">
                <w:rPr>
                  <w:b/>
                </w:rPr>
                <w:t>IncludedPaymentsDesc</w:t>
              </w:r>
              <w:r w:rsidRPr="007036CE">
                <w:rPr>
                  <w:bCs/>
                </w:rPr>
                <w:t>:codeFAIP</w:t>
              </w:r>
              <w:r w:rsidRPr="007036CE">
                <w:rPr>
                  <w:szCs w:val="22"/>
                </w:rPr>
                <w:t>, имеет размерность != 18 знаков или тег не заполнен (= пусто или отсутствует), то атрибут не заполняется (пусто)</w:t>
              </w:r>
            </w:ins>
            <w:del w:id="14811" w:author="Андрей SUP-1727481" w:date="2025-08-26T12:05:00Z">
              <w:r w:rsidR="00E16D29" w:rsidRPr="007036CE" w:rsidDel="00E90F64">
                <w:delText>-</w:delText>
              </w:r>
            </w:del>
            <w:commentRangeEnd w:id="14808"/>
            <w:r w:rsidRPr="007036CE">
              <w:rPr>
                <w:rStyle w:val="afff4"/>
                <w:sz w:val="22"/>
                <w:szCs w:val="20"/>
              </w:rPr>
              <w:commentReference w:id="14808"/>
            </w:r>
          </w:p>
        </w:tc>
      </w:tr>
      <w:tr w:rsidR="00E16D29" w:rsidRPr="007036CE" w14:paraId="64DF0E0D" w14:textId="77777777" w:rsidTr="00A55509">
        <w:trPr>
          <w:cnfStyle w:val="000000010000" w:firstRow="0" w:lastRow="0" w:firstColumn="0" w:lastColumn="0" w:oddVBand="0" w:evenVBand="0" w:oddHBand="0" w:evenHBand="1" w:firstRowFirstColumn="0" w:firstRowLastColumn="0" w:lastRowFirstColumn="0" w:lastRowLastColumn="0"/>
        </w:trPr>
        <w:tc>
          <w:tcPr>
            <w:tcW w:w="1133" w:type="pct"/>
          </w:tcPr>
          <w:p w14:paraId="1F513226" w14:textId="77777777" w:rsidR="00E16D29" w:rsidRPr="007036CE" w:rsidRDefault="00E16D29" w:rsidP="00462CB1">
            <w:pPr>
              <w:pStyle w:val="GOSTTablenorm"/>
            </w:pPr>
            <w:r w:rsidRPr="007036CE">
              <w:rPr>
                <w:szCs w:val="22"/>
              </w:rPr>
              <w:t>Учет_БА_ЛБО_ЛС_плательщика</w:t>
            </w:r>
          </w:p>
        </w:tc>
        <w:tc>
          <w:tcPr>
            <w:tcW w:w="315" w:type="pct"/>
          </w:tcPr>
          <w:p w14:paraId="08FD9401" w14:textId="77777777" w:rsidR="00E16D29" w:rsidRPr="007036CE" w:rsidRDefault="00E16D29" w:rsidP="00462CB1">
            <w:pPr>
              <w:pStyle w:val="GOSTTablenorm"/>
            </w:pPr>
            <w:r w:rsidRPr="007036CE">
              <w:t>да</w:t>
            </w:r>
          </w:p>
        </w:tc>
        <w:tc>
          <w:tcPr>
            <w:tcW w:w="1124" w:type="pct"/>
          </w:tcPr>
          <w:p w14:paraId="0323A6AF" w14:textId="77777777" w:rsidR="00E16D29" w:rsidRPr="007036CE" w:rsidRDefault="00E16D29" w:rsidP="00462CB1">
            <w:pPr>
              <w:pStyle w:val="GOSTTablenorm"/>
            </w:pPr>
            <w:r w:rsidRPr="007036CE">
              <w:t xml:space="preserve">Признак учета БА, ЛБО на ЛС плательщика </w:t>
            </w:r>
            <w:r w:rsidRPr="007036CE">
              <w:rPr>
                <w:szCs w:val="22"/>
              </w:rPr>
              <w:t>(по строке документа)</w:t>
            </w:r>
          </w:p>
        </w:tc>
        <w:tc>
          <w:tcPr>
            <w:tcW w:w="1080" w:type="pct"/>
          </w:tcPr>
          <w:p w14:paraId="09BE4385" w14:textId="77777777" w:rsidR="00E16D29" w:rsidRPr="007036CE" w:rsidRDefault="00E16D29" w:rsidP="00462CB1">
            <w:pPr>
              <w:pStyle w:val="GOSTTablenorm"/>
            </w:pPr>
            <w:r w:rsidRPr="007036CE">
              <w:rPr>
                <w:b/>
              </w:rPr>
              <w:t>IncludedPaymentsDesc</w:t>
            </w:r>
            <w:r w:rsidRPr="007036CE">
              <w:rPr>
                <w:bCs/>
              </w:rPr>
              <w:t>:SIGN_BaLbo_Payer</w:t>
            </w:r>
          </w:p>
        </w:tc>
        <w:tc>
          <w:tcPr>
            <w:tcW w:w="1348" w:type="pct"/>
          </w:tcPr>
          <w:p w14:paraId="633104C8" w14:textId="77777777" w:rsidR="00E16D29" w:rsidRPr="007036CE" w:rsidRDefault="00E16D29" w:rsidP="00B95721">
            <w:pPr>
              <w:pStyle w:val="GOSTTablenorm"/>
            </w:pPr>
            <w:r w:rsidRPr="007036CE">
              <w:t>Если в теге документа «</w:t>
            </w:r>
            <w:r w:rsidRPr="007036CE">
              <w:rPr>
                <w:lang w:val="en-US"/>
              </w:rPr>
              <w:t>true</w:t>
            </w:r>
            <w:r w:rsidRPr="007036CE">
              <w:t>», то значение «1».</w:t>
            </w:r>
          </w:p>
          <w:p w14:paraId="6A9157B8" w14:textId="77777777" w:rsidR="00E16D29" w:rsidRPr="007036CE" w:rsidRDefault="00E16D29" w:rsidP="00B95721">
            <w:pPr>
              <w:pStyle w:val="GOSTTablenorm"/>
            </w:pPr>
            <w:r w:rsidRPr="007036CE">
              <w:t>Если в теге документа «</w:t>
            </w:r>
            <w:r w:rsidRPr="007036CE">
              <w:rPr>
                <w:lang w:val="en-US"/>
              </w:rPr>
              <w:t>false</w:t>
            </w:r>
            <w:r w:rsidRPr="007036CE">
              <w:t>», то значение «0»</w:t>
            </w:r>
          </w:p>
        </w:tc>
      </w:tr>
      <w:tr w:rsidR="00E16D29" w:rsidRPr="007036CE" w14:paraId="1AC0E42F" w14:textId="77777777" w:rsidTr="00A55509">
        <w:trPr>
          <w:cnfStyle w:val="000000100000" w:firstRow="0" w:lastRow="0" w:firstColumn="0" w:lastColumn="0" w:oddVBand="0" w:evenVBand="0" w:oddHBand="1" w:evenHBand="0" w:firstRowFirstColumn="0" w:firstRowLastColumn="0" w:lastRowFirstColumn="0" w:lastRowLastColumn="0"/>
        </w:trPr>
        <w:tc>
          <w:tcPr>
            <w:tcW w:w="1133" w:type="pct"/>
          </w:tcPr>
          <w:p w14:paraId="5C2AEB41" w14:textId="77777777" w:rsidR="00E16D29" w:rsidRPr="007036CE" w:rsidRDefault="00E16D29" w:rsidP="00462CB1">
            <w:pPr>
              <w:pStyle w:val="GOSTTablenorm"/>
            </w:pPr>
            <w:r w:rsidRPr="007036CE">
              <w:rPr>
                <w:szCs w:val="22"/>
              </w:rPr>
              <w:t>Сумма_валюта_операции</w:t>
            </w:r>
          </w:p>
        </w:tc>
        <w:tc>
          <w:tcPr>
            <w:tcW w:w="315" w:type="pct"/>
          </w:tcPr>
          <w:p w14:paraId="758FF0FB" w14:textId="77777777" w:rsidR="00E16D29" w:rsidRPr="007036CE" w:rsidRDefault="00E16D29" w:rsidP="00462CB1">
            <w:pPr>
              <w:pStyle w:val="GOSTTablenorm"/>
            </w:pPr>
            <w:r w:rsidRPr="007036CE">
              <w:rPr>
                <w:szCs w:val="22"/>
              </w:rPr>
              <w:t>да</w:t>
            </w:r>
          </w:p>
        </w:tc>
        <w:tc>
          <w:tcPr>
            <w:tcW w:w="1124" w:type="pct"/>
          </w:tcPr>
          <w:p w14:paraId="2E1CBB41" w14:textId="77777777" w:rsidR="00E16D29" w:rsidRPr="007036CE" w:rsidRDefault="00E16D29" w:rsidP="00462CB1">
            <w:pPr>
              <w:pStyle w:val="GOSTTablenorm"/>
            </w:pPr>
            <w:r w:rsidRPr="007036CE">
              <w:t xml:space="preserve">Сумма в валюте </w:t>
            </w:r>
            <w:r w:rsidRPr="007036CE">
              <w:rPr>
                <w:szCs w:val="22"/>
              </w:rPr>
              <w:t>(по строке доку</w:t>
            </w:r>
            <w:r w:rsidRPr="007036CE">
              <w:rPr>
                <w:szCs w:val="22"/>
              </w:rPr>
              <w:lastRenderedPageBreak/>
              <w:t>мента)</w:t>
            </w:r>
          </w:p>
        </w:tc>
        <w:tc>
          <w:tcPr>
            <w:tcW w:w="1080" w:type="pct"/>
          </w:tcPr>
          <w:p w14:paraId="1F488003" w14:textId="77777777" w:rsidR="00E16D29" w:rsidRPr="007036CE" w:rsidRDefault="00E16D29" w:rsidP="00462CB1">
            <w:pPr>
              <w:pStyle w:val="GOSTTablenorm"/>
              <w:rPr>
                <w:ins w:id="14812" w:author="Ярисова Полина Викторовна" w:date="2025-07-03T17:02:00Z"/>
                <w:bCs/>
                <w:lang w:val="en-US"/>
              </w:rPr>
            </w:pPr>
            <w:ins w:id="14813" w:author="Андрей EXP-312255" w:date="2025-06-03T12:11:00Z">
              <w:r w:rsidRPr="007036CE">
                <w:rPr>
                  <w:b/>
                  <w:lang w:val="en-US"/>
                </w:rPr>
                <w:lastRenderedPageBreak/>
                <w:t>IncludedPay</w:t>
              </w:r>
              <w:r w:rsidRPr="007036CE">
                <w:rPr>
                  <w:b/>
                  <w:lang w:val="en-US"/>
                </w:rPr>
                <w:lastRenderedPageBreak/>
                <w:t>mentsDesc</w:t>
              </w:r>
              <w:r w:rsidRPr="007036CE">
                <w:rPr>
                  <w:bCs/>
                  <w:lang w:val="en-US"/>
                </w:rPr>
                <w:t>:amountCurr</w:t>
              </w:r>
            </w:ins>
          </w:p>
          <w:p w14:paraId="3B63ACEF" w14:textId="77777777" w:rsidR="00201F93" w:rsidRPr="007036CE" w:rsidRDefault="00201F93" w:rsidP="00462CB1">
            <w:pPr>
              <w:pStyle w:val="GOSTTablenorm"/>
              <w:rPr>
                <w:lang w:val="en-US"/>
              </w:rPr>
            </w:pPr>
            <w:ins w:id="14814" w:author="Ярисова Полина Викторовна" w:date="2025-07-03T17:02:00Z">
              <w:r w:rsidRPr="007036CE">
                <w:rPr>
                  <w:b/>
                  <w:lang w:val="en-US"/>
                </w:rPr>
                <w:t>InfRecipient</w:t>
              </w:r>
              <w:r w:rsidRPr="007036CE">
                <w:rPr>
                  <w:bCs/>
                  <w:lang w:val="en-US"/>
                </w:rPr>
                <w:t>:DetailsRecipientOrganization_AmountVal</w:t>
              </w:r>
            </w:ins>
          </w:p>
        </w:tc>
        <w:tc>
          <w:tcPr>
            <w:tcW w:w="1348" w:type="pct"/>
          </w:tcPr>
          <w:p w14:paraId="79EE2F5A" w14:textId="77777777" w:rsidR="00201F93" w:rsidRPr="007036CE" w:rsidRDefault="00201F93" w:rsidP="00201F93">
            <w:pPr>
              <w:pStyle w:val="GOSTTablenorm"/>
              <w:rPr>
                <w:ins w:id="14815" w:author="Ярисова Полина Викторовна" w:date="2025-07-03T17:02:00Z"/>
                <w:lang w:val="en-US"/>
              </w:rPr>
            </w:pPr>
            <w:ins w:id="14816" w:author="Ярисова Полина Викторовна" w:date="2025-07-03T17:02:00Z">
              <w:r w:rsidRPr="007036CE">
                <w:lastRenderedPageBreak/>
                <w:t>Заполняется</w:t>
              </w:r>
              <w:r w:rsidRPr="007036CE">
                <w:rPr>
                  <w:lang w:val="en-US"/>
                </w:rPr>
                <w:t xml:space="preserve"> </w:t>
              </w:r>
              <w:r w:rsidRPr="007036CE">
                <w:t>значением</w:t>
              </w:r>
              <w:r w:rsidRPr="007036CE">
                <w:rPr>
                  <w:lang w:val="en-US"/>
                </w:rPr>
                <w:t xml:space="preserve"> </w:t>
              </w:r>
              <w:r w:rsidRPr="007036CE">
                <w:t>из</w:t>
              </w:r>
              <w:r w:rsidRPr="007036CE">
                <w:rPr>
                  <w:lang w:val="en-US"/>
                </w:rPr>
                <w:t xml:space="preserve"> </w:t>
              </w:r>
              <w:r w:rsidRPr="007036CE">
                <w:t>тега</w:t>
              </w:r>
              <w:r w:rsidRPr="007036CE">
                <w:rPr>
                  <w:lang w:val="en-US"/>
                </w:rPr>
                <w:t xml:space="preserve"> </w:t>
              </w:r>
            </w:ins>
            <w:ins w:id="14817" w:author="Ярисова Полина Викторовна" w:date="2025-07-03T17:03:00Z">
              <w:r w:rsidRPr="007036CE">
                <w:rPr>
                  <w:b/>
                  <w:lang w:val="en-US"/>
                </w:rPr>
                <w:t>InfRecipi</w:t>
              </w:r>
              <w:r w:rsidRPr="007036CE">
                <w:rPr>
                  <w:b/>
                  <w:lang w:val="en-US"/>
                </w:rPr>
                <w:lastRenderedPageBreak/>
                <w:t>ent</w:t>
              </w:r>
              <w:r w:rsidRPr="007036CE">
                <w:rPr>
                  <w:bCs/>
                  <w:lang w:val="en-US"/>
                </w:rPr>
                <w:t>:DetailsRecipientOrganization_AmountVal</w:t>
              </w:r>
            </w:ins>
            <w:ins w:id="14818" w:author="Ярисова Полина Викторовна" w:date="2025-07-03T17:02:00Z">
              <w:r w:rsidRPr="007036CE">
                <w:rPr>
                  <w:lang w:val="en-US"/>
                </w:rPr>
                <w:t xml:space="preserve"> </w:t>
              </w:r>
              <w:r w:rsidRPr="007036CE">
                <w:t>в</w:t>
              </w:r>
              <w:r w:rsidRPr="007036CE">
                <w:rPr>
                  <w:lang w:val="en-US"/>
                </w:rPr>
                <w:t xml:space="preserve"> </w:t>
              </w:r>
              <w:r w:rsidRPr="007036CE">
                <w:t>случае</w:t>
              </w:r>
              <w:r w:rsidRPr="007036CE">
                <w:rPr>
                  <w:lang w:val="en-US"/>
                </w:rPr>
                <w:t xml:space="preserve">, </w:t>
              </w:r>
              <w:r w:rsidRPr="007036CE">
                <w:t>если</w:t>
              </w:r>
              <w:r w:rsidRPr="007036CE">
                <w:rPr>
                  <w:lang w:val="en-US"/>
                </w:rPr>
                <w:t xml:space="preserve"> </w:t>
              </w:r>
              <w:r w:rsidRPr="007036CE">
                <w:t>в</w:t>
              </w:r>
              <w:r w:rsidRPr="007036CE">
                <w:rPr>
                  <w:lang w:val="en-US"/>
                </w:rPr>
                <w:t xml:space="preserve"> </w:t>
              </w:r>
              <w:r w:rsidRPr="007036CE">
                <w:t>разделе</w:t>
              </w:r>
              <w:r w:rsidRPr="007036CE">
                <w:rPr>
                  <w:lang w:val="en-US"/>
                </w:rPr>
                <w:t xml:space="preserve"> InfRecipient </w:t>
              </w:r>
              <w:r w:rsidRPr="007036CE">
                <w:t>более</w:t>
              </w:r>
              <w:r w:rsidRPr="007036CE">
                <w:rPr>
                  <w:lang w:val="en-US"/>
                </w:rPr>
                <w:t xml:space="preserve"> </w:t>
              </w:r>
              <w:r w:rsidRPr="007036CE">
                <w:t>одной</w:t>
              </w:r>
              <w:r w:rsidRPr="007036CE">
                <w:rPr>
                  <w:lang w:val="en-US"/>
                </w:rPr>
                <w:t xml:space="preserve"> </w:t>
              </w:r>
              <w:r w:rsidRPr="007036CE">
                <w:t>строки</w:t>
              </w:r>
              <w:r w:rsidRPr="007036CE">
                <w:rPr>
                  <w:lang w:val="en-US"/>
                </w:rPr>
                <w:t>.</w:t>
              </w:r>
            </w:ins>
          </w:p>
          <w:p w14:paraId="419B8A6E" w14:textId="77777777" w:rsidR="00201F93" w:rsidRPr="007036CE" w:rsidRDefault="00201F93" w:rsidP="00201F93">
            <w:pPr>
              <w:pStyle w:val="GOSTTablenorm"/>
              <w:rPr>
                <w:ins w:id="14819" w:author="Ярисова Полина Викторовна" w:date="2025-07-03T17:02:00Z"/>
                <w:szCs w:val="22"/>
                <w:lang w:val="en-US"/>
              </w:rPr>
            </w:pPr>
            <w:ins w:id="14820" w:author="Ярисова Полина Викторовна" w:date="2025-07-03T17:02:00Z">
              <w:r w:rsidRPr="007036CE">
                <w:t>Заполняется</w:t>
              </w:r>
              <w:r w:rsidRPr="007036CE">
                <w:rPr>
                  <w:lang w:val="en-US"/>
                </w:rPr>
                <w:t xml:space="preserve"> </w:t>
              </w:r>
              <w:r w:rsidRPr="007036CE">
                <w:t>значением</w:t>
              </w:r>
              <w:r w:rsidRPr="007036CE">
                <w:rPr>
                  <w:lang w:val="en-US"/>
                </w:rPr>
                <w:t xml:space="preserve"> </w:t>
              </w:r>
              <w:r w:rsidRPr="007036CE">
                <w:t>из</w:t>
              </w:r>
              <w:r w:rsidRPr="007036CE">
                <w:rPr>
                  <w:lang w:val="en-US"/>
                </w:rPr>
                <w:t xml:space="preserve"> </w:t>
              </w:r>
              <w:r w:rsidRPr="007036CE">
                <w:t>тега</w:t>
              </w:r>
              <w:r w:rsidRPr="007036CE">
                <w:rPr>
                  <w:lang w:val="en-US"/>
                </w:rPr>
                <w:t xml:space="preserve"> </w:t>
              </w:r>
            </w:ins>
            <w:ins w:id="14821" w:author="Ярисова Полина Викторовна" w:date="2025-07-03T17:03:00Z">
              <w:r w:rsidRPr="007036CE">
                <w:rPr>
                  <w:b/>
                  <w:lang w:val="en-US"/>
                </w:rPr>
                <w:t>IncludedPaymentsDesc</w:t>
              </w:r>
              <w:r w:rsidRPr="007036CE">
                <w:rPr>
                  <w:bCs/>
                  <w:lang w:val="en-US"/>
                </w:rPr>
                <w:t>:amountCurr</w:t>
              </w:r>
            </w:ins>
            <w:ins w:id="14822" w:author="Ярисова Полина Викторовна" w:date="2025-07-03T17:02:00Z">
              <w:r w:rsidRPr="007036CE">
                <w:rPr>
                  <w:bCs/>
                  <w:lang w:val="en-US"/>
                </w:rPr>
                <w:t xml:space="preserve"> </w:t>
              </w:r>
              <w:r w:rsidRPr="007036CE">
                <w:t>в</w:t>
              </w:r>
              <w:r w:rsidRPr="007036CE">
                <w:rPr>
                  <w:lang w:val="en-US"/>
                </w:rPr>
                <w:t xml:space="preserve"> </w:t>
              </w:r>
              <w:r w:rsidRPr="007036CE">
                <w:t>случае</w:t>
              </w:r>
              <w:r w:rsidRPr="007036CE">
                <w:rPr>
                  <w:lang w:val="en-US"/>
                </w:rPr>
                <w:t xml:space="preserve">, </w:t>
              </w:r>
              <w:r w:rsidRPr="007036CE">
                <w:t>если</w:t>
              </w:r>
              <w:r w:rsidRPr="007036CE">
                <w:rPr>
                  <w:lang w:val="en-US"/>
                </w:rPr>
                <w:t xml:space="preserve"> </w:t>
              </w:r>
              <w:r w:rsidRPr="007036CE">
                <w:t>в</w:t>
              </w:r>
              <w:r w:rsidRPr="007036CE">
                <w:rPr>
                  <w:lang w:val="en-US"/>
                </w:rPr>
                <w:t xml:space="preserve"> </w:t>
              </w:r>
              <w:r w:rsidRPr="007036CE">
                <w:t>разделе</w:t>
              </w:r>
              <w:r w:rsidRPr="007036CE">
                <w:rPr>
                  <w:lang w:val="en-US"/>
                </w:rPr>
                <w:t xml:space="preserve"> IncludedPaymentsDes</w:t>
              </w:r>
              <w:r w:rsidRPr="007036CE">
                <w:t>с</w:t>
              </w:r>
              <w:r w:rsidRPr="007036CE">
                <w:rPr>
                  <w:lang w:val="en-US"/>
                </w:rPr>
                <w:t xml:space="preserve"> </w:t>
              </w:r>
              <w:r w:rsidRPr="007036CE">
                <w:t>более</w:t>
              </w:r>
              <w:r w:rsidRPr="007036CE">
                <w:rPr>
                  <w:lang w:val="en-US"/>
                </w:rPr>
                <w:t xml:space="preserve"> </w:t>
              </w:r>
              <w:r w:rsidRPr="007036CE">
                <w:t>одной</w:t>
              </w:r>
              <w:r w:rsidRPr="007036CE">
                <w:rPr>
                  <w:lang w:val="en-US"/>
                </w:rPr>
                <w:t xml:space="preserve"> </w:t>
              </w:r>
              <w:r w:rsidRPr="007036CE">
                <w:t>строки</w:t>
              </w:r>
              <w:r w:rsidRPr="007036CE">
                <w:rPr>
                  <w:lang w:val="en-US"/>
                </w:rPr>
                <w:t xml:space="preserve"> </w:t>
              </w:r>
              <w:r w:rsidRPr="007036CE">
                <w:t>или</w:t>
              </w:r>
              <w:r w:rsidRPr="007036CE">
                <w:rPr>
                  <w:lang w:val="en-US"/>
                </w:rPr>
                <w:t xml:space="preserve"> </w:t>
              </w:r>
              <w:r w:rsidRPr="007036CE">
                <w:t>в</w:t>
              </w:r>
              <w:r w:rsidRPr="007036CE">
                <w:rPr>
                  <w:lang w:val="en-US"/>
                </w:rPr>
                <w:t xml:space="preserve"> </w:t>
              </w:r>
              <w:r w:rsidRPr="007036CE">
                <w:t>разделах</w:t>
              </w:r>
              <w:r w:rsidRPr="007036CE">
                <w:rPr>
                  <w:lang w:val="en-US"/>
                </w:rPr>
                <w:t xml:space="preserve"> IncludedPaymentsDes</w:t>
              </w:r>
              <w:r w:rsidRPr="007036CE">
                <w:t>с</w:t>
              </w:r>
              <w:r w:rsidRPr="007036CE">
                <w:rPr>
                  <w:lang w:val="en-US"/>
                </w:rPr>
                <w:t xml:space="preserve"> </w:t>
              </w:r>
              <w:r w:rsidRPr="007036CE">
                <w:t>и</w:t>
              </w:r>
              <w:r w:rsidRPr="007036CE">
                <w:rPr>
                  <w:lang w:val="en-US"/>
                </w:rPr>
                <w:t xml:space="preserve"> InfRecipient </w:t>
              </w:r>
              <w:r w:rsidRPr="007036CE">
                <w:t>присутствует</w:t>
              </w:r>
              <w:r w:rsidRPr="007036CE">
                <w:rPr>
                  <w:lang w:val="en-US"/>
                </w:rPr>
                <w:t xml:space="preserve"> </w:t>
              </w:r>
              <w:r w:rsidRPr="007036CE">
                <w:t>по</w:t>
              </w:r>
              <w:r w:rsidRPr="007036CE">
                <w:rPr>
                  <w:lang w:val="en-US"/>
                </w:rPr>
                <w:t xml:space="preserve"> </w:t>
              </w:r>
              <w:r w:rsidRPr="007036CE">
                <w:t>одной</w:t>
              </w:r>
              <w:r w:rsidRPr="007036CE">
                <w:rPr>
                  <w:lang w:val="en-US"/>
                </w:rPr>
                <w:t xml:space="preserve"> </w:t>
              </w:r>
              <w:r w:rsidRPr="007036CE">
                <w:t>строке</w:t>
              </w:r>
              <w:r w:rsidRPr="007036CE">
                <w:rPr>
                  <w:lang w:val="en-US"/>
                </w:rPr>
                <w:t>.</w:t>
              </w:r>
            </w:ins>
          </w:p>
          <w:p w14:paraId="071A65D2" w14:textId="3369B68B" w:rsidR="00E16D29" w:rsidRPr="007036CE" w:rsidRDefault="00E16D29" w:rsidP="00462CB1">
            <w:pPr>
              <w:pStyle w:val="GOSTTablenorm"/>
            </w:pPr>
            <w:r w:rsidRPr="007036CE">
              <w:rPr>
                <w:szCs w:val="22"/>
              </w:rPr>
              <w:t xml:space="preserve">Сумма передается в единицах валюты с точностью 2 знака после запятой </w:t>
            </w:r>
            <w:r w:rsidR="005B1C15" w:rsidRPr="007036CE">
              <w:t>–</w:t>
            </w:r>
            <w:r w:rsidRPr="007036CE">
              <w:rPr>
                <w:szCs w:val="22"/>
              </w:rPr>
              <w:t xml:space="preserve"> необходимо конвертировать в минимальные единицы валюты (для данного типа документов умножить на 100)</w:t>
            </w:r>
          </w:p>
        </w:tc>
      </w:tr>
      <w:tr w:rsidR="00E16D29" w:rsidRPr="00B74B57" w14:paraId="588AE41F" w14:textId="77777777" w:rsidTr="00A55509">
        <w:trPr>
          <w:cnfStyle w:val="000000010000" w:firstRow="0" w:lastRow="0" w:firstColumn="0" w:lastColumn="0" w:oddVBand="0" w:evenVBand="0" w:oddHBand="0" w:evenHBand="1" w:firstRowFirstColumn="0" w:firstRowLastColumn="0" w:lastRowFirstColumn="0" w:lastRowLastColumn="0"/>
        </w:trPr>
        <w:tc>
          <w:tcPr>
            <w:tcW w:w="1133" w:type="pct"/>
          </w:tcPr>
          <w:p w14:paraId="74FEB012" w14:textId="77777777" w:rsidR="00E16D29" w:rsidRPr="007036CE" w:rsidRDefault="00E16D29" w:rsidP="00462CB1">
            <w:pPr>
              <w:pStyle w:val="GOSTTablenorm"/>
            </w:pPr>
            <w:commentRangeStart w:id="14823"/>
            <w:r w:rsidRPr="007036CE">
              <w:rPr>
                <w:szCs w:val="22"/>
              </w:rPr>
              <w:lastRenderedPageBreak/>
              <w:t>Сумма_валюта_учета_руб</w:t>
            </w:r>
            <w:commentRangeEnd w:id="14823"/>
            <w:r w:rsidR="00D171AC" w:rsidRPr="007036CE">
              <w:rPr>
                <w:rStyle w:val="afff4"/>
                <w:sz w:val="22"/>
                <w:szCs w:val="20"/>
              </w:rPr>
              <w:commentReference w:id="14823"/>
            </w:r>
          </w:p>
        </w:tc>
        <w:tc>
          <w:tcPr>
            <w:tcW w:w="315" w:type="pct"/>
          </w:tcPr>
          <w:p w14:paraId="69B589F0" w14:textId="77777777" w:rsidR="00E16D29" w:rsidRPr="007036CE" w:rsidRDefault="00E16D29" w:rsidP="00462CB1">
            <w:pPr>
              <w:pStyle w:val="GOSTTablenorm"/>
            </w:pPr>
            <w:del w:id="14824" w:author="Ярисова Полина Викторовна" w:date="2025-07-07T18:33:00Z">
              <w:r w:rsidRPr="007036CE" w:rsidDel="00362BCE">
                <w:rPr>
                  <w:szCs w:val="22"/>
                </w:rPr>
                <w:delText>нет</w:delText>
              </w:r>
            </w:del>
            <w:ins w:id="14825" w:author="Ярисова Полина Викторовна" w:date="2025-07-07T18:33:00Z">
              <w:r w:rsidR="00362BCE" w:rsidRPr="007036CE">
                <w:rPr>
                  <w:szCs w:val="22"/>
                </w:rPr>
                <w:t>да</w:t>
              </w:r>
            </w:ins>
          </w:p>
        </w:tc>
        <w:tc>
          <w:tcPr>
            <w:tcW w:w="1124" w:type="pct"/>
          </w:tcPr>
          <w:p w14:paraId="7479AF80" w14:textId="77777777" w:rsidR="00E16D29" w:rsidRPr="007036CE" w:rsidRDefault="00E16D29" w:rsidP="00462CB1">
            <w:pPr>
              <w:pStyle w:val="GOSTTablenorm"/>
            </w:pPr>
            <w:r w:rsidRPr="007036CE">
              <w:t xml:space="preserve">Сумма в рублях (учетная) </w:t>
            </w:r>
            <w:r w:rsidRPr="007036CE">
              <w:rPr>
                <w:szCs w:val="22"/>
              </w:rPr>
              <w:t>(по строке документа)</w:t>
            </w:r>
          </w:p>
        </w:tc>
        <w:tc>
          <w:tcPr>
            <w:tcW w:w="1080" w:type="pct"/>
          </w:tcPr>
          <w:p w14:paraId="7B4EB03E" w14:textId="77777777" w:rsidR="00E16D29" w:rsidRPr="007036CE" w:rsidRDefault="00E16D29" w:rsidP="00462CB1">
            <w:pPr>
              <w:pStyle w:val="GOSTTablenorm"/>
              <w:rPr>
                <w:ins w:id="14826" w:author="Ярисова Полина Викторовна" w:date="2025-07-03T17:02:00Z"/>
                <w:bCs/>
                <w:lang w:val="en-US"/>
              </w:rPr>
            </w:pPr>
            <w:ins w:id="14827" w:author="Андрей EXP-312255" w:date="2025-06-03T12:11:00Z">
              <w:r w:rsidRPr="007036CE">
                <w:rPr>
                  <w:b/>
                  <w:lang w:val="en-US"/>
                </w:rPr>
                <w:t>IncludedPaymentsDesc</w:t>
              </w:r>
              <w:r w:rsidRPr="007036CE">
                <w:rPr>
                  <w:bCs/>
                  <w:lang w:val="en-US"/>
                </w:rPr>
                <w:t>:amountRub</w:t>
              </w:r>
            </w:ins>
          </w:p>
          <w:p w14:paraId="14CC2659" w14:textId="77777777" w:rsidR="00201F93" w:rsidRPr="007036CE" w:rsidRDefault="00201F93" w:rsidP="00462CB1">
            <w:pPr>
              <w:pStyle w:val="GOSTTablenorm"/>
              <w:rPr>
                <w:lang w:val="en-US"/>
              </w:rPr>
            </w:pPr>
            <w:ins w:id="14828" w:author="Ярисова Полина Викторовна" w:date="2025-07-03T17:02:00Z">
              <w:r w:rsidRPr="007036CE">
                <w:rPr>
                  <w:b/>
                  <w:lang w:val="en-US"/>
                </w:rPr>
                <w:t>InfRecipient</w:t>
              </w:r>
              <w:r w:rsidRPr="007036CE">
                <w:rPr>
                  <w:bCs/>
                  <w:lang w:val="en-US"/>
                </w:rPr>
                <w:t>:DetailsRecipientOrganization_AmountRub</w:t>
              </w:r>
            </w:ins>
          </w:p>
        </w:tc>
        <w:tc>
          <w:tcPr>
            <w:tcW w:w="1348" w:type="pct"/>
          </w:tcPr>
          <w:p w14:paraId="76E7E67E" w14:textId="77777777" w:rsidR="00D171AC" w:rsidRPr="007036CE" w:rsidRDefault="00D171AC" w:rsidP="00D171AC">
            <w:pPr>
              <w:pStyle w:val="GOSTTablenorm"/>
              <w:rPr>
                <w:ins w:id="14829" w:author="Ярисова Полина Викторовна" w:date="2025-07-04T17:22:00Z"/>
                <w:lang w:val="en-US"/>
              </w:rPr>
            </w:pPr>
            <w:ins w:id="14830" w:author="Ярисова Полина Викторовна" w:date="2025-07-04T17:22:00Z">
              <w:r w:rsidRPr="007036CE">
                <w:t>Заполняется</w:t>
              </w:r>
              <w:r w:rsidRPr="007036CE">
                <w:rPr>
                  <w:lang w:val="en-US"/>
                </w:rPr>
                <w:t xml:space="preserve"> </w:t>
              </w:r>
              <w:r w:rsidRPr="007036CE">
                <w:t>значением</w:t>
              </w:r>
              <w:r w:rsidRPr="007036CE">
                <w:rPr>
                  <w:lang w:val="en-US"/>
                </w:rPr>
                <w:t xml:space="preserve"> </w:t>
              </w:r>
              <w:r w:rsidRPr="007036CE">
                <w:t>из</w:t>
              </w:r>
              <w:r w:rsidRPr="007036CE">
                <w:rPr>
                  <w:lang w:val="en-US"/>
                </w:rPr>
                <w:t xml:space="preserve"> </w:t>
              </w:r>
              <w:r w:rsidRPr="007036CE">
                <w:t>тега</w:t>
              </w:r>
              <w:r w:rsidRPr="007036CE">
                <w:rPr>
                  <w:lang w:val="en-US"/>
                </w:rPr>
                <w:t xml:space="preserve"> </w:t>
              </w:r>
              <w:r w:rsidRPr="007036CE">
                <w:rPr>
                  <w:b/>
                  <w:lang w:val="en-US"/>
                </w:rPr>
                <w:t>InfRecipient</w:t>
              </w:r>
              <w:r w:rsidRPr="007036CE">
                <w:rPr>
                  <w:bCs/>
                  <w:lang w:val="en-US"/>
                </w:rPr>
                <w:t>:DetailsRecipientOrganization_AmountRub</w:t>
              </w:r>
              <w:r w:rsidRPr="007036CE">
                <w:rPr>
                  <w:lang w:val="en-US"/>
                </w:rPr>
                <w:t xml:space="preserve"> </w:t>
              </w:r>
              <w:r w:rsidRPr="007036CE">
                <w:t>в</w:t>
              </w:r>
              <w:r w:rsidRPr="007036CE">
                <w:rPr>
                  <w:lang w:val="en-US"/>
                </w:rPr>
                <w:t xml:space="preserve"> </w:t>
              </w:r>
              <w:r w:rsidRPr="007036CE">
                <w:t>случае</w:t>
              </w:r>
              <w:r w:rsidRPr="007036CE">
                <w:rPr>
                  <w:lang w:val="en-US"/>
                </w:rPr>
                <w:t xml:space="preserve">, </w:t>
              </w:r>
              <w:r w:rsidRPr="007036CE">
                <w:t>если</w:t>
              </w:r>
              <w:r w:rsidRPr="007036CE">
                <w:rPr>
                  <w:lang w:val="en-US"/>
                </w:rPr>
                <w:t xml:space="preserve"> </w:t>
              </w:r>
              <w:r w:rsidRPr="007036CE">
                <w:t>в</w:t>
              </w:r>
              <w:r w:rsidRPr="007036CE">
                <w:rPr>
                  <w:lang w:val="en-US"/>
                </w:rPr>
                <w:t xml:space="preserve"> </w:t>
              </w:r>
              <w:r w:rsidRPr="007036CE">
                <w:t>разделе</w:t>
              </w:r>
              <w:r w:rsidRPr="007036CE">
                <w:rPr>
                  <w:lang w:val="en-US"/>
                </w:rPr>
                <w:t xml:space="preserve"> InfRecipient </w:t>
              </w:r>
              <w:r w:rsidRPr="007036CE">
                <w:t>более</w:t>
              </w:r>
              <w:r w:rsidRPr="007036CE">
                <w:rPr>
                  <w:lang w:val="en-US"/>
                </w:rPr>
                <w:t xml:space="preserve"> </w:t>
              </w:r>
              <w:r w:rsidRPr="007036CE">
                <w:t>одной</w:t>
              </w:r>
              <w:r w:rsidRPr="007036CE">
                <w:rPr>
                  <w:lang w:val="en-US"/>
                </w:rPr>
                <w:t xml:space="preserve"> </w:t>
              </w:r>
              <w:r w:rsidRPr="007036CE">
                <w:t>строки</w:t>
              </w:r>
              <w:r w:rsidRPr="007036CE">
                <w:rPr>
                  <w:lang w:val="en-US"/>
                </w:rPr>
                <w:t>.</w:t>
              </w:r>
            </w:ins>
          </w:p>
          <w:p w14:paraId="39825886" w14:textId="77777777" w:rsidR="00E16D29" w:rsidRPr="007036CE" w:rsidRDefault="00D171AC" w:rsidP="00D171AC">
            <w:pPr>
              <w:pStyle w:val="GOSTTablenorm"/>
              <w:rPr>
                <w:szCs w:val="22"/>
                <w:lang w:val="en-US"/>
              </w:rPr>
            </w:pPr>
            <w:ins w:id="14831" w:author="Ярисова Полина Викторовна" w:date="2025-07-04T17:22:00Z">
              <w:r w:rsidRPr="007036CE">
                <w:t>Заполняется</w:t>
              </w:r>
              <w:r w:rsidRPr="007036CE">
                <w:rPr>
                  <w:lang w:val="en-US"/>
                </w:rPr>
                <w:t xml:space="preserve"> </w:t>
              </w:r>
              <w:r w:rsidRPr="007036CE">
                <w:t>значением</w:t>
              </w:r>
              <w:r w:rsidRPr="007036CE">
                <w:rPr>
                  <w:lang w:val="en-US"/>
                </w:rPr>
                <w:t xml:space="preserve"> </w:t>
              </w:r>
              <w:r w:rsidRPr="007036CE">
                <w:t>из</w:t>
              </w:r>
              <w:r w:rsidRPr="007036CE">
                <w:rPr>
                  <w:lang w:val="en-US"/>
                </w:rPr>
                <w:t xml:space="preserve"> </w:t>
              </w:r>
              <w:r w:rsidRPr="007036CE">
                <w:t>тега</w:t>
              </w:r>
              <w:r w:rsidRPr="007036CE">
                <w:rPr>
                  <w:lang w:val="en-US"/>
                </w:rPr>
                <w:t xml:space="preserve"> </w:t>
              </w:r>
              <w:r w:rsidRPr="007036CE">
                <w:rPr>
                  <w:b/>
                  <w:lang w:val="en-US"/>
                </w:rPr>
                <w:t>IncludedPaymentsDesc</w:t>
              </w:r>
              <w:r w:rsidRPr="007036CE">
                <w:rPr>
                  <w:bCs/>
                  <w:lang w:val="en-US"/>
                </w:rPr>
                <w:t xml:space="preserve">:amountRub </w:t>
              </w:r>
              <w:r w:rsidRPr="007036CE">
                <w:t>в</w:t>
              </w:r>
              <w:r w:rsidRPr="007036CE">
                <w:rPr>
                  <w:lang w:val="en-US"/>
                </w:rPr>
                <w:t xml:space="preserve"> </w:t>
              </w:r>
              <w:r w:rsidRPr="007036CE">
                <w:t>случае</w:t>
              </w:r>
              <w:r w:rsidRPr="007036CE">
                <w:rPr>
                  <w:lang w:val="en-US"/>
                </w:rPr>
                <w:t xml:space="preserve">, </w:t>
              </w:r>
              <w:r w:rsidRPr="007036CE">
                <w:t>если</w:t>
              </w:r>
              <w:r w:rsidRPr="007036CE">
                <w:rPr>
                  <w:lang w:val="en-US"/>
                </w:rPr>
                <w:t xml:space="preserve"> </w:t>
              </w:r>
              <w:r w:rsidRPr="007036CE">
                <w:t>в</w:t>
              </w:r>
              <w:r w:rsidRPr="007036CE">
                <w:rPr>
                  <w:lang w:val="en-US"/>
                </w:rPr>
                <w:t xml:space="preserve"> </w:t>
              </w:r>
              <w:r w:rsidRPr="007036CE">
                <w:t>разделе</w:t>
              </w:r>
              <w:r w:rsidRPr="007036CE">
                <w:rPr>
                  <w:lang w:val="en-US"/>
                </w:rPr>
                <w:t xml:space="preserve"> IncludedPaymentsDes</w:t>
              </w:r>
              <w:r w:rsidRPr="007036CE">
                <w:t>с</w:t>
              </w:r>
              <w:r w:rsidRPr="007036CE">
                <w:rPr>
                  <w:lang w:val="en-US"/>
                </w:rPr>
                <w:t xml:space="preserve"> </w:t>
              </w:r>
              <w:r w:rsidRPr="007036CE">
                <w:t>более</w:t>
              </w:r>
              <w:r w:rsidRPr="007036CE">
                <w:rPr>
                  <w:lang w:val="en-US"/>
                </w:rPr>
                <w:t xml:space="preserve"> </w:t>
              </w:r>
              <w:r w:rsidRPr="007036CE">
                <w:t>одной</w:t>
              </w:r>
              <w:r w:rsidRPr="007036CE">
                <w:rPr>
                  <w:lang w:val="en-US"/>
                </w:rPr>
                <w:t xml:space="preserve"> </w:t>
              </w:r>
              <w:r w:rsidRPr="007036CE">
                <w:t>строки</w:t>
              </w:r>
              <w:r w:rsidRPr="007036CE">
                <w:rPr>
                  <w:lang w:val="en-US"/>
                </w:rPr>
                <w:t xml:space="preserve"> </w:t>
              </w:r>
              <w:r w:rsidRPr="007036CE">
                <w:t>или</w:t>
              </w:r>
              <w:r w:rsidRPr="007036CE">
                <w:rPr>
                  <w:lang w:val="en-US"/>
                </w:rPr>
                <w:t xml:space="preserve"> </w:t>
              </w:r>
              <w:r w:rsidRPr="007036CE">
                <w:t>в</w:t>
              </w:r>
              <w:r w:rsidRPr="007036CE">
                <w:rPr>
                  <w:lang w:val="en-US"/>
                </w:rPr>
                <w:t xml:space="preserve"> </w:t>
              </w:r>
              <w:r w:rsidRPr="007036CE">
                <w:t>разделах</w:t>
              </w:r>
              <w:r w:rsidRPr="007036CE">
                <w:rPr>
                  <w:lang w:val="en-US"/>
                </w:rPr>
                <w:t xml:space="preserve"> IncludedPaymentsDes</w:t>
              </w:r>
              <w:r w:rsidRPr="007036CE">
                <w:t>с</w:t>
              </w:r>
              <w:r w:rsidRPr="007036CE">
                <w:rPr>
                  <w:lang w:val="en-US"/>
                </w:rPr>
                <w:t xml:space="preserve"> </w:t>
              </w:r>
              <w:r w:rsidRPr="007036CE">
                <w:t>и</w:t>
              </w:r>
              <w:r w:rsidRPr="007036CE">
                <w:rPr>
                  <w:lang w:val="en-US"/>
                </w:rPr>
                <w:t xml:space="preserve"> InfRecipient </w:t>
              </w:r>
              <w:r w:rsidRPr="007036CE">
                <w:t>присутствует</w:t>
              </w:r>
              <w:r w:rsidRPr="007036CE">
                <w:rPr>
                  <w:lang w:val="en-US"/>
                </w:rPr>
                <w:t xml:space="preserve"> </w:t>
              </w:r>
              <w:r w:rsidRPr="007036CE">
                <w:t>по</w:t>
              </w:r>
              <w:r w:rsidRPr="007036CE">
                <w:rPr>
                  <w:lang w:val="en-US"/>
                </w:rPr>
                <w:t xml:space="preserve"> </w:t>
              </w:r>
              <w:r w:rsidRPr="007036CE">
                <w:t>одной</w:t>
              </w:r>
              <w:r w:rsidRPr="007036CE">
                <w:rPr>
                  <w:lang w:val="en-US"/>
                </w:rPr>
                <w:t xml:space="preserve"> </w:t>
              </w:r>
              <w:r w:rsidRPr="007036CE">
                <w:t>строке</w:t>
              </w:r>
              <w:r w:rsidRPr="007036CE">
                <w:rPr>
                  <w:lang w:val="en-US"/>
                </w:rPr>
                <w:t>.</w:t>
              </w:r>
            </w:ins>
          </w:p>
        </w:tc>
      </w:tr>
      <w:tr w:rsidR="00E16D29" w:rsidRPr="007036CE" w14:paraId="0930964B" w14:textId="77777777" w:rsidTr="00A55509">
        <w:trPr>
          <w:cnfStyle w:val="000000100000" w:firstRow="0" w:lastRow="0" w:firstColumn="0" w:lastColumn="0" w:oddVBand="0" w:evenVBand="0" w:oddHBand="1" w:evenHBand="0" w:firstRowFirstColumn="0" w:firstRowLastColumn="0" w:lastRowFirstColumn="0" w:lastRowLastColumn="0"/>
        </w:trPr>
        <w:tc>
          <w:tcPr>
            <w:tcW w:w="1133" w:type="pct"/>
          </w:tcPr>
          <w:p w14:paraId="635E5220" w14:textId="77777777" w:rsidR="00E16D29" w:rsidRPr="007036CE" w:rsidRDefault="00E16D29" w:rsidP="00462CB1">
            <w:pPr>
              <w:pStyle w:val="GOSTTablenorm"/>
              <w:rPr>
                <w:lang w:val="en-US"/>
              </w:rPr>
            </w:pPr>
            <w:r w:rsidRPr="007036CE">
              <w:t>Номер</w:t>
            </w:r>
            <w:r w:rsidRPr="007036CE">
              <w:rPr>
                <w:lang w:val="en-US"/>
              </w:rPr>
              <w:t>_</w:t>
            </w:r>
            <w:r w:rsidRPr="007036CE">
              <w:t>строки</w:t>
            </w:r>
          </w:p>
        </w:tc>
        <w:tc>
          <w:tcPr>
            <w:tcW w:w="315" w:type="pct"/>
          </w:tcPr>
          <w:p w14:paraId="34817FCD" w14:textId="77777777" w:rsidR="00E16D29" w:rsidRPr="007036CE" w:rsidRDefault="00E16D29" w:rsidP="00462CB1">
            <w:pPr>
              <w:pStyle w:val="GOSTTablenorm"/>
              <w:rPr>
                <w:lang w:val="en-US"/>
              </w:rPr>
            </w:pPr>
            <w:r w:rsidRPr="007036CE">
              <w:t>нет</w:t>
            </w:r>
          </w:p>
        </w:tc>
        <w:tc>
          <w:tcPr>
            <w:tcW w:w="1124" w:type="pct"/>
          </w:tcPr>
          <w:p w14:paraId="67109DB5" w14:textId="77777777" w:rsidR="00E16D29" w:rsidRPr="007036CE" w:rsidRDefault="00E16D29" w:rsidP="00462CB1">
            <w:pPr>
              <w:pStyle w:val="GOSTTablenorm"/>
            </w:pPr>
            <w:r w:rsidRPr="007036CE">
              <w:rPr>
                <w:rFonts w:eastAsiaTheme="minorHAnsi"/>
              </w:rPr>
              <w:t xml:space="preserve">Номер строки по порядку </w:t>
            </w:r>
            <w:r w:rsidRPr="007036CE">
              <w:rPr>
                <w:szCs w:val="22"/>
              </w:rPr>
              <w:t>(по строке блока «Информация о получателях» документа)</w:t>
            </w:r>
          </w:p>
        </w:tc>
        <w:tc>
          <w:tcPr>
            <w:tcW w:w="1080" w:type="pct"/>
          </w:tcPr>
          <w:p w14:paraId="037F187A" w14:textId="77777777" w:rsidR="00E16D29" w:rsidRPr="007036CE" w:rsidRDefault="00E16D29" w:rsidP="00462CB1">
            <w:pPr>
              <w:pStyle w:val="GOSTTablenorm"/>
              <w:rPr>
                <w:lang w:val="en-US"/>
              </w:rPr>
            </w:pPr>
            <w:ins w:id="14832" w:author="Андрей EXP-312255" w:date="2025-06-03T12:11:00Z">
              <w:r w:rsidRPr="007036CE">
                <w:rPr>
                  <w:b/>
                  <w:lang w:val="en-US"/>
                </w:rPr>
                <w:t>InfRecipient</w:t>
              </w:r>
              <w:r w:rsidRPr="007036CE">
                <w:rPr>
                  <w:bCs/>
                  <w:lang w:val="en-US"/>
                </w:rPr>
                <w:t>:NumbRow</w:t>
              </w:r>
            </w:ins>
          </w:p>
        </w:tc>
        <w:tc>
          <w:tcPr>
            <w:tcW w:w="1348" w:type="pct"/>
          </w:tcPr>
          <w:p w14:paraId="3DDAAD21" w14:textId="77777777" w:rsidR="00E16D29" w:rsidRPr="007036CE" w:rsidRDefault="00E16D29" w:rsidP="00462CB1">
            <w:pPr>
              <w:pStyle w:val="GOSTTablenorm"/>
              <w:rPr>
                <w:lang w:val="en-US"/>
              </w:rPr>
            </w:pPr>
            <w:r w:rsidRPr="007036CE">
              <w:rPr>
                <w:szCs w:val="22"/>
                <w:lang w:val="en-US"/>
              </w:rPr>
              <w:t>-</w:t>
            </w:r>
          </w:p>
        </w:tc>
      </w:tr>
      <w:tr w:rsidR="00E16D29" w:rsidRPr="007036CE" w14:paraId="4847BBF6" w14:textId="77777777" w:rsidTr="00A55509">
        <w:trPr>
          <w:cnfStyle w:val="000000010000" w:firstRow="0" w:lastRow="0" w:firstColumn="0" w:lastColumn="0" w:oddVBand="0" w:evenVBand="0" w:oddHBand="0" w:evenHBand="1" w:firstRowFirstColumn="0" w:firstRowLastColumn="0" w:lastRowFirstColumn="0" w:lastRowLastColumn="0"/>
        </w:trPr>
        <w:tc>
          <w:tcPr>
            <w:tcW w:w="1133" w:type="pct"/>
          </w:tcPr>
          <w:p w14:paraId="280283C7" w14:textId="77777777" w:rsidR="00E16D29" w:rsidRPr="007036CE" w:rsidRDefault="00E16D29" w:rsidP="00462CB1">
            <w:pPr>
              <w:pStyle w:val="GOSTTablenorm"/>
            </w:pPr>
            <w:r w:rsidRPr="007036CE">
              <w:t>Код_цели_плательщика</w:t>
            </w:r>
          </w:p>
        </w:tc>
        <w:tc>
          <w:tcPr>
            <w:tcW w:w="315" w:type="pct"/>
          </w:tcPr>
          <w:p w14:paraId="03863C8B" w14:textId="77777777" w:rsidR="00E16D29" w:rsidRPr="007036CE" w:rsidRDefault="00E16D29" w:rsidP="00462CB1">
            <w:pPr>
              <w:pStyle w:val="GOSTTablenorm"/>
            </w:pPr>
            <w:r w:rsidRPr="007036CE">
              <w:t>да</w:t>
            </w:r>
          </w:p>
        </w:tc>
        <w:tc>
          <w:tcPr>
            <w:tcW w:w="1124" w:type="pct"/>
          </w:tcPr>
          <w:p w14:paraId="4FCD4C67" w14:textId="77777777" w:rsidR="00E16D29" w:rsidRPr="007036CE" w:rsidRDefault="00E16D29" w:rsidP="00462CB1">
            <w:pPr>
              <w:pStyle w:val="GOSTTablenorm"/>
            </w:pPr>
            <w:r w:rsidRPr="007036CE">
              <w:rPr>
                <w:szCs w:val="22"/>
              </w:rPr>
              <w:t>Код прослеживаемости платель</w:t>
            </w:r>
            <w:r w:rsidRPr="007036CE">
              <w:rPr>
                <w:szCs w:val="22"/>
              </w:rPr>
              <w:lastRenderedPageBreak/>
              <w:t>щика (по строке блока «Информация о получателях» документа)</w:t>
            </w:r>
          </w:p>
        </w:tc>
        <w:tc>
          <w:tcPr>
            <w:tcW w:w="1080" w:type="pct"/>
          </w:tcPr>
          <w:p w14:paraId="11F8F632" w14:textId="77777777" w:rsidR="00E16D29" w:rsidRPr="007036CE" w:rsidRDefault="00E16D29" w:rsidP="00462CB1">
            <w:pPr>
              <w:pStyle w:val="GOSTTablenorm"/>
              <w:rPr>
                <w:ins w:id="14833" w:author="Ярисова Полина Викторовна" w:date="2025-07-03T15:15:00Z"/>
                <w:bCs/>
                <w:lang w:val="en-US"/>
              </w:rPr>
            </w:pPr>
            <w:ins w:id="14834" w:author="Андрей EXP-312255" w:date="2025-06-03T12:11:00Z">
              <w:r w:rsidRPr="007036CE">
                <w:rPr>
                  <w:b/>
                  <w:lang w:val="en-US"/>
                </w:rPr>
                <w:lastRenderedPageBreak/>
                <w:t>InfRecipi</w:t>
              </w:r>
              <w:r w:rsidRPr="007036CE">
                <w:rPr>
                  <w:b/>
                  <w:lang w:val="en-US"/>
                </w:rPr>
                <w:lastRenderedPageBreak/>
                <w:t>ent</w:t>
              </w:r>
              <w:r w:rsidRPr="007036CE">
                <w:rPr>
                  <w:bCs/>
                  <w:lang w:val="en-US"/>
                </w:rPr>
                <w:t>:DetailsRecipientOrganization_traceability_code</w:t>
              </w:r>
            </w:ins>
          </w:p>
          <w:p w14:paraId="1709896C" w14:textId="77777777" w:rsidR="0090243F" w:rsidRPr="007036CE" w:rsidRDefault="0090243F" w:rsidP="0090243F">
            <w:pPr>
              <w:pStyle w:val="GOSTTablenorm"/>
              <w:rPr>
                <w:ins w:id="14835" w:author="Ярисова Полина Викторовна" w:date="2025-07-03T15:15:00Z"/>
                <w:bCs/>
                <w:lang w:val="en-US"/>
              </w:rPr>
            </w:pPr>
            <w:ins w:id="14836" w:author="Ярисова Полина Викторовна" w:date="2025-07-03T15:15:00Z">
              <w:r w:rsidRPr="007036CE">
                <w:rPr>
                  <w:b/>
                  <w:lang w:val="en-US"/>
                </w:rPr>
                <w:t>IncludedPaymentsDesc</w:t>
              </w:r>
              <w:r w:rsidRPr="007036CE">
                <w:rPr>
                  <w:bCs/>
                  <w:lang w:val="en-US"/>
                </w:rPr>
                <w:t>:traceability_code</w:t>
              </w:r>
            </w:ins>
          </w:p>
          <w:p w14:paraId="63E9C2FB" w14:textId="77777777" w:rsidR="0090243F" w:rsidRPr="007036CE" w:rsidRDefault="0090243F" w:rsidP="00462CB1">
            <w:pPr>
              <w:pStyle w:val="GOSTTablenorm"/>
              <w:rPr>
                <w:lang w:val="en-US"/>
              </w:rPr>
            </w:pPr>
          </w:p>
        </w:tc>
        <w:tc>
          <w:tcPr>
            <w:tcW w:w="1348" w:type="pct"/>
          </w:tcPr>
          <w:p w14:paraId="19EA13B8" w14:textId="77777777" w:rsidR="00201F93" w:rsidRPr="007036CE" w:rsidRDefault="00E16D29" w:rsidP="00201F93">
            <w:pPr>
              <w:pStyle w:val="GOSTTablenorm"/>
              <w:rPr>
                <w:ins w:id="14837" w:author="Ярисова Полина Викторовна" w:date="2025-07-03T16:55:00Z"/>
              </w:rPr>
            </w:pPr>
            <w:del w:id="14838" w:author="Ярисова Полина Викторовна" w:date="2025-07-03T16:55:00Z">
              <w:r w:rsidRPr="007036CE" w:rsidDel="00201F93">
                <w:lastRenderedPageBreak/>
                <w:delText xml:space="preserve">В случае если по строкам расшифровки </w:delText>
              </w:r>
              <w:r w:rsidRPr="007036CE" w:rsidDel="00201F93">
                <w:lastRenderedPageBreak/>
                <w:delText xml:space="preserve">документа реквизит </w:delText>
              </w:r>
              <w:r w:rsidRPr="007036CE" w:rsidDel="00201F93">
                <w:rPr>
                  <w:szCs w:val="22"/>
                </w:rPr>
                <w:delText>Код прослеживаемости плательщика</w:delText>
              </w:r>
              <w:r w:rsidRPr="007036CE" w:rsidDel="00201F93">
                <w:delText xml:space="preserve"> отсутствует, </w:delText>
              </w:r>
              <w:commentRangeStart w:id="14839"/>
              <w:r w:rsidRPr="007036CE" w:rsidDel="00201F93">
                <w:delText>атрибут Код_цели_плательщика</w:delText>
              </w:r>
              <w:commentRangeEnd w:id="14839"/>
              <w:r w:rsidR="0090243F" w:rsidRPr="007036CE" w:rsidDel="00201F93">
                <w:rPr>
                  <w:rStyle w:val="afff4"/>
                  <w:sz w:val="22"/>
                  <w:szCs w:val="20"/>
                </w:rPr>
                <w:commentReference w:id="14839"/>
              </w:r>
              <w:r w:rsidRPr="007036CE" w:rsidDel="00201F93">
                <w:delText xml:space="preserve"> берется из реквизита </w:delText>
              </w:r>
              <w:r w:rsidRPr="007036CE" w:rsidDel="00201F93">
                <w:rPr>
                  <w:szCs w:val="22"/>
                </w:rPr>
                <w:delText>Код прослеживаемости плательщика блока «Информация о получателях»</w:delText>
              </w:r>
              <w:r w:rsidRPr="007036CE" w:rsidDel="00201F93">
                <w:delText>. Ситуация, когда в документе присутствуют оба реквизита исключена</w:delText>
              </w:r>
            </w:del>
            <w:ins w:id="14840" w:author="Ярисова Полина Викторовна" w:date="2025-07-03T16:54:00Z">
              <w:r w:rsidR="00201F93" w:rsidRPr="007036CE">
                <w:t xml:space="preserve">Заполняется значением, указанным в параметре </w:t>
              </w:r>
              <w:r w:rsidR="00201F93" w:rsidRPr="007036CE">
                <w:rPr>
                  <w:b/>
                </w:rPr>
                <w:t>InfRecipient</w:t>
              </w:r>
              <w:r w:rsidR="00201F93" w:rsidRPr="007036CE">
                <w:rPr>
                  <w:bCs/>
                </w:rPr>
                <w:t>:DetailsRecipientOrganization_traceability_code</w:t>
              </w:r>
              <w:r w:rsidR="00201F93" w:rsidRPr="007036CE">
                <w:t xml:space="preserve">, в случае, если он заполнен. </w:t>
              </w:r>
            </w:ins>
          </w:p>
          <w:p w14:paraId="440328F9" w14:textId="77777777" w:rsidR="00201F93" w:rsidRPr="007036CE" w:rsidRDefault="00201F93" w:rsidP="00201F93">
            <w:pPr>
              <w:pStyle w:val="GOSTTablenorm"/>
              <w:rPr>
                <w:bCs/>
              </w:rPr>
            </w:pPr>
            <w:ins w:id="14841" w:author="Ярисова Полина Викторовна" w:date="2025-07-03T16:54:00Z">
              <w:r w:rsidRPr="007036CE">
                <w:t xml:space="preserve">Иначе заполняется значением, указанным в параметре </w:t>
              </w:r>
            </w:ins>
            <w:ins w:id="14842" w:author="Ярисова Полина Викторовна" w:date="2025-07-03T16:55:00Z">
              <w:r w:rsidRPr="007036CE">
                <w:rPr>
                  <w:b/>
                </w:rPr>
                <w:t>IncludedPaymentsDesc</w:t>
              </w:r>
              <w:r w:rsidRPr="007036CE">
                <w:rPr>
                  <w:bCs/>
                </w:rPr>
                <w:t>:traceability_code</w:t>
              </w:r>
            </w:ins>
          </w:p>
        </w:tc>
      </w:tr>
      <w:tr w:rsidR="00E16D29" w:rsidRPr="007036CE" w:rsidDel="00201F93" w14:paraId="7115E1E5" w14:textId="77777777" w:rsidTr="00A55509">
        <w:trPr>
          <w:cnfStyle w:val="000000100000" w:firstRow="0" w:lastRow="0" w:firstColumn="0" w:lastColumn="0" w:oddVBand="0" w:evenVBand="0" w:oddHBand="1" w:evenHBand="0" w:firstRowFirstColumn="0" w:firstRowLastColumn="0" w:lastRowFirstColumn="0" w:lastRowLastColumn="0"/>
          <w:del w:id="14843" w:author="Ярисова Полина Викторовна" w:date="2025-07-03T17:02:00Z"/>
        </w:trPr>
        <w:tc>
          <w:tcPr>
            <w:tcW w:w="1133" w:type="pct"/>
          </w:tcPr>
          <w:p w14:paraId="0302AE9A" w14:textId="77777777" w:rsidR="00E16D29" w:rsidRPr="007036CE" w:rsidDel="00201F93" w:rsidRDefault="00E16D29" w:rsidP="00462CB1">
            <w:pPr>
              <w:pStyle w:val="GOSTTablenorm"/>
              <w:rPr>
                <w:del w:id="14844" w:author="Ярисова Полина Викторовна" w:date="2025-07-03T17:02:00Z"/>
              </w:rPr>
            </w:pPr>
            <w:del w:id="14845" w:author="Ярисова Полина Викторовна" w:date="2025-07-03T17:02:00Z">
              <w:r w:rsidRPr="007036CE" w:rsidDel="00201F93">
                <w:lastRenderedPageBreak/>
                <w:delText>Сумма_валюта_операции</w:delText>
              </w:r>
            </w:del>
          </w:p>
        </w:tc>
        <w:tc>
          <w:tcPr>
            <w:tcW w:w="315" w:type="pct"/>
          </w:tcPr>
          <w:p w14:paraId="18F10272" w14:textId="77777777" w:rsidR="00E16D29" w:rsidRPr="007036CE" w:rsidDel="00201F93" w:rsidRDefault="00E16D29" w:rsidP="00462CB1">
            <w:pPr>
              <w:pStyle w:val="GOSTTablenorm"/>
              <w:rPr>
                <w:del w:id="14846" w:author="Ярисова Полина Викторовна" w:date="2025-07-03T17:02:00Z"/>
              </w:rPr>
            </w:pPr>
            <w:del w:id="14847" w:author="Ярисова Полина Викторовна" w:date="2025-07-03T17:02:00Z">
              <w:r w:rsidRPr="007036CE" w:rsidDel="00201F93">
                <w:delText>да</w:delText>
              </w:r>
            </w:del>
          </w:p>
        </w:tc>
        <w:tc>
          <w:tcPr>
            <w:tcW w:w="1124" w:type="pct"/>
          </w:tcPr>
          <w:p w14:paraId="70F7813E" w14:textId="77777777" w:rsidR="00E16D29" w:rsidRPr="007036CE" w:rsidDel="00201F93" w:rsidRDefault="00E16D29" w:rsidP="00462CB1">
            <w:pPr>
              <w:pStyle w:val="GOSTTablenorm"/>
              <w:rPr>
                <w:del w:id="14848" w:author="Ярисова Полина Викторовна" w:date="2025-07-03T17:02:00Z"/>
              </w:rPr>
            </w:pPr>
            <w:del w:id="14849" w:author="Ярисова Полина Викторовна" w:date="2025-07-03T17:02:00Z">
              <w:r w:rsidRPr="007036CE" w:rsidDel="00201F93">
                <w:rPr>
                  <w:rFonts w:eastAsiaTheme="minorHAnsi"/>
                </w:rPr>
                <w:delText xml:space="preserve">Сумма в валюте </w:delText>
              </w:r>
              <w:r w:rsidRPr="007036CE" w:rsidDel="00201F93">
                <w:rPr>
                  <w:szCs w:val="22"/>
                </w:rPr>
                <w:delText>(по строке блока «Информация о получателях» документа)</w:delText>
              </w:r>
            </w:del>
          </w:p>
        </w:tc>
        <w:tc>
          <w:tcPr>
            <w:tcW w:w="1080" w:type="pct"/>
          </w:tcPr>
          <w:p w14:paraId="62261059" w14:textId="77777777" w:rsidR="00E16D29" w:rsidRPr="007036CE" w:rsidDel="00201F93" w:rsidRDefault="00E16D29" w:rsidP="00462CB1">
            <w:pPr>
              <w:pStyle w:val="GOSTTablenorm"/>
              <w:rPr>
                <w:del w:id="14850" w:author="Ярисова Полина Викторовна" w:date="2025-07-03T17:02:00Z"/>
              </w:rPr>
            </w:pPr>
            <w:ins w:id="14851" w:author="Андрей EXP-312255" w:date="2025-06-03T12:11:00Z">
              <w:del w:id="14852" w:author="Ярисова Полина Викторовна" w:date="2025-07-03T17:02:00Z">
                <w:r w:rsidRPr="007036CE" w:rsidDel="00201F93">
                  <w:rPr>
                    <w:b/>
                  </w:rPr>
                  <w:delText>InfRecipient</w:delText>
                </w:r>
                <w:r w:rsidRPr="007036CE" w:rsidDel="00201F93">
                  <w:rPr>
                    <w:bCs/>
                  </w:rPr>
                  <w:delText>:DetailsRecipientOrganization_AmountVal</w:delText>
                </w:r>
              </w:del>
            </w:ins>
          </w:p>
        </w:tc>
        <w:tc>
          <w:tcPr>
            <w:tcW w:w="1348" w:type="pct"/>
          </w:tcPr>
          <w:p w14:paraId="694E04AA" w14:textId="77777777" w:rsidR="00E16D29" w:rsidRPr="007036CE" w:rsidDel="00201F93" w:rsidRDefault="00E16D29" w:rsidP="00462CB1">
            <w:pPr>
              <w:pStyle w:val="GOSTTablenorm"/>
              <w:rPr>
                <w:del w:id="14853" w:author="Ярисова Полина Викторовна" w:date="2025-07-03T17:02:00Z"/>
              </w:rPr>
            </w:pPr>
            <w:del w:id="14854" w:author="Ярисова Полина Викторовна" w:date="2025-07-03T17:02:00Z">
              <w:r w:rsidRPr="007036CE" w:rsidDel="00201F93">
                <w:delTex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delText>
              </w:r>
            </w:del>
          </w:p>
        </w:tc>
      </w:tr>
      <w:tr w:rsidR="00E16D29" w:rsidRPr="007036CE" w:rsidDel="00201F93" w14:paraId="52FD73F9" w14:textId="77777777" w:rsidTr="00A55509">
        <w:trPr>
          <w:cnfStyle w:val="000000010000" w:firstRow="0" w:lastRow="0" w:firstColumn="0" w:lastColumn="0" w:oddVBand="0" w:evenVBand="0" w:oddHBand="0" w:evenHBand="1" w:firstRowFirstColumn="0" w:firstRowLastColumn="0" w:lastRowFirstColumn="0" w:lastRowLastColumn="0"/>
          <w:del w:id="14855" w:author="Ярисова Полина Викторовна" w:date="2025-07-03T17:02:00Z"/>
        </w:trPr>
        <w:tc>
          <w:tcPr>
            <w:tcW w:w="1133" w:type="pct"/>
          </w:tcPr>
          <w:p w14:paraId="6F87FCDC" w14:textId="77777777" w:rsidR="00E16D29" w:rsidRPr="007036CE" w:rsidDel="00201F93" w:rsidRDefault="00E16D29" w:rsidP="00462CB1">
            <w:pPr>
              <w:pStyle w:val="GOSTTablenorm"/>
              <w:rPr>
                <w:del w:id="14856" w:author="Ярисова Полина Викторовна" w:date="2025-07-03T17:02:00Z"/>
                <w:rFonts w:eastAsiaTheme="minorHAnsi"/>
              </w:rPr>
            </w:pPr>
            <w:del w:id="14857" w:author="Ярисова Полина Викторовна" w:date="2025-07-03T17:02:00Z">
              <w:r w:rsidRPr="007036CE" w:rsidDel="00201F93">
                <w:delText>Сумма_валюта_учета_руб</w:delText>
              </w:r>
            </w:del>
          </w:p>
        </w:tc>
        <w:tc>
          <w:tcPr>
            <w:tcW w:w="315" w:type="pct"/>
          </w:tcPr>
          <w:p w14:paraId="4EFC68B3" w14:textId="77777777" w:rsidR="00E16D29" w:rsidRPr="007036CE" w:rsidDel="00201F93" w:rsidRDefault="00E16D29" w:rsidP="00462CB1">
            <w:pPr>
              <w:pStyle w:val="GOSTTablenorm"/>
              <w:rPr>
                <w:del w:id="14858" w:author="Ярисова Полина Викторовна" w:date="2025-07-03T17:02:00Z"/>
              </w:rPr>
            </w:pPr>
            <w:del w:id="14859" w:author="Ярисова Полина Викторовна" w:date="2025-07-03T17:02:00Z">
              <w:r w:rsidRPr="007036CE" w:rsidDel="00201F93">
                <w:delText>нет</w:delText>
              </w:r>
            </w:del>
          </w:p>
        </w:tc>
        <w:tc>
          <w:tcPr>
            <w:tcW w:w="1124" w:type="pct"/>
          </w:tcPr>
          <w:p w14:paraId="444980B5" w14:textId="77777777" w:rsidR="00E16D29" w:rsidRPr="007036CE" w:rsidDel="00201F93" w:rsidRDefault="00E16D29" w:rsidP="00462CB1">
            <w:pPr>
              <w:pStyle w:val="GOSTTablenorm"/>
              <w:rPr>
                <w:del w:id="14860" w:author="Ярисова Полина Викторовна" w:date="2025-07-03T17:02:00Z"/>
              </w:rPr>
            </w:pPr>
            <w:del w:id="14861" w:author="Ярисова Полина Викторовна" w:date="2025-07-03T17:02:00Z">
              <w:r w:rsidRPr="007036CE" w:rsidDel="00201F93">
                <w:delText xml:space="preserve">Сумма в рублях (учетная) </w:delText>
              </w:r>
              <w:r w:rsidRPr="007036CE" w:rsidDel="00201F93">
                <w:rPr>
                  <w:szCs w:val="22"/>
                </w:rPr>
                <w:delText>(по строке блока «Информация о получателях» документа)</w:delText>
              </w:r>
            </w:del>
          </w:p>
        </w:tc>
        <w:tc>
          <w:tcPr>
            <w:tcW w:w="1080" w:type="pct"/>
          </w:tcPr>
          <w:p w14:paraId="52DB65E3" w14:textId="77777777" w:rsidR="00E16D29" w:rsidRPr="007036CE" w:rsidDel="00201F93" w:rsidRDefault="00E16D29" w:rsidP="00462CB1">
            <w:pPr>
              <w:pStyle w:val="GOSTTablenorm"/>
              <w:rPr>
                <w:del w:id="14862" w:author="Ярисова Полина Викторовна" w:date="2025-07-03T17:02:00Z"/>
              </w:rPr>
            </w:pPr>
            <w:ins w:id="14863" w:author="Андрей EXP-312255" w:date="2025-06-03T12:11:00Z">
              <w:del w:id="14864" w:author="Ярисова Полина Викторовна" w:date="2025-07-03T17:02:00Z">
                <w:r w:rsidRPr="007036CE" w:rsidDel="00201F93">
                  <w:rPr>
                    <w:b/>
                  </w:rPr>
                  <w:delText>InfRecipient</w:delText>
                </w:r>
                <w:r w:rsidRPr="007036CE" w:rsidDel="00201F93">
                  <w:rPr>
                    <w:bCs/>
                  </w:rPr>
                  <w:delText>:DetailsRecipientOrganization_AmountRub</w:delText>
                </w:r>
              </w:del>
            </w:ins>
          </w:p>
        </w:tc>
        <w:tc>
          <w:tcPr>
            <w:tcW w:w="1348" w:type="pct"/>
          </w:tcPr>
          <w:p w14:paraId="45E08FE7" w14:textId="77777777" w:rsidR="00E16D29" w:rsidRPr="007036CE" w:rsidDel="00201F93" w:rsidRDefault="00E16D29" w:rsidP="00462CB1">
            <w:pPr>
              <w:pStyle w:val="GOSTTablenorm"/>
              <w:rPr>
                <w:del w:id="14865" w:author="Ярисова Полина Викторовна" w:date="2025-07-03T17:02:00Z"/>
                <w:szCs w:val="22"/>
              </w:rPr>
            </w:pPr>
            <w:del w:id="14866" w:author="Ярисова Полина Викторовна" w:date="2025-07-03T17:02:00Z">
              <w:r w:rsidRPr="007036CE" w:rsidDel="00201F93">
                <w:delText>-</w:delText>
              </w:r>
            </w:del>
          </w:p>
        </w:tc>
      </w:tr>
      <w:tr w:rsidR="00E16D29" w:rsidRPr="007036CE" w14:paraId="32922A29" w14:textId="77777777" w:rsidTr="00A55509">
        <w:trPr>
          <w:cnfStyle w:val="000000100000" w:firstRow="0" w:lastRow="0" w:firstColumn="0" w:lastColumn="0" w:oddVBand="0" w:evenVBand="0" w:oddHBand="1" w:evenHBand="0" w:firstRowFirstColumn="0" w:firstRowLastColumn="0" w:lastRowFirstColumn="0" w:lastRowLastColumn="0"/>
        </w:trPr>
        <w:tc>
          <w:tcPr>
            <w:tcW w:w="1133" w:type="pct"/>
          </w:tcPr>
          <w:p w14:paraId="6056F63D" w14:textId="77777777" w:rsidR="00E16D29" w:rsidRPr="007036CE" w:rsidRDefault="00E16D29" w:rsidP="00462CB1">
            <w:pPr>
              <w:pStyle w:val="GOSTTablenorm"/>
            </w:pPr>
            <w:r w:rsidRPr="007036CE">
              <w:t>Признак_проведения_по_банку</w:t>
            </w:r>
          </w:p>
        </w:tc>
        <w:tc>
          <w:tcPr>
            <w:tcW w:w="315" w:type="pct"/>
          </w:tcPr>
          <w:p w14:paraId="033179C0" w14:textId="77777777" w:rsidR="00E16D29" w:rsidRPr="007036CE" w:rsidRDefault="00E16D29" w:rsidP="00462CB1">
            <w:pPr>
              <w:pStyle w:val="GOSTTablenorm"/>
            </w:pPr>
            <w:r w:rsidRPr="007036CE">
              <w:t>нет</w:t>
            </w:r>
          </w:p>
        </w:tc>
        <w:tc>
          <w:tcPr>
            <w:tcW w:w="1124" w:type="pct"/>
          </w:tcPr>
          <w:p w14:paraId="1C186A55" w14:textId="77777777" w:rsidR="00E16D29" w:rsidRPr="007036CE" w:rsidRDefault="00E16D29" w:rsidP="00462CB1">
            <w:pPr>
              <w:pStyle w:val="GOSTTablenorm"/>
            </w:pPr>
            <w:r w:rsidRPr="007036CE">
              <w:rPr>
                <w:rFonts w:eastAsiaTheme="minorHAnsi"/>
              </w:rPr>
              <w:t>Признак исполнения</w:t>
            </w:r>
            <w:r w:rsidRPr="007036CE">
              <w:rPr>
                <w:szCs w:val="22"/>
              </w:rPr>
              <w:t xml:space="preserve"> (по строке блока «Информация о получателях» документа)</w:t>
            </w:r>
          </w:p>
        </w:tc>
        <w:tc>
          <w:tcPr>
            <w:tcW w:w="1080" w:type="pct"/>
          </w:tcPr>
          <w:p w14:paraId="6FB3FF78" w14:textId="77777777" w:rsidR="00E16D29" w:rsidRPr="007036CE" w:rsidRDefault="00E16D29" w:rsidP="00462CB1">
            <w:pPr>
              <w:pStyle w:val="GOSTTablenorm"/>
            </w:pPr>
            <w:ins w:id="14867" w:author="Андрей EXP-312255" w:date="2025-06-03T12:11:00Z">
              <w:r w:rsidRPr="007036CE">
                <w:rPr>
                  <w:b/>
                </w:rPr>
                <w:t>InfRecipient</w:t>
              </w:r>
              <w:r w:rsidRPr="007036CE">
                <w:rPr>
                  <w:bCs/>
                </w:rPr>
                <w:t>:SIGN_EXECUTED</w:t>
              </w:r>
            </w:ins>
          </w:p>
        </w:tc>
        <w:tc>
          <w:tcPr>
            <w:tcW w:w="1348" w:type="pct"/>
          </w:tcPr>
          <w:p w14:paraId="675C7F19" w14:textId="77777777" w:rsidR="00E16D29" w:rsidRPr="007036CE" w:rsidRDefault="00E16D29" w:rsidP="00462CB1">
            <w:pPr>
              <w:pStyle w:val="GOSTTablenorm"/>
              <w:rPr>
                <w:szCs w:val="22"/>
              </w:rPr>
            </w:pPr>
            <w:r w:rsidRPr="007036CE">
              <w:rPr>
                <w:szCs w:val="22"/>
              </w:rPr>
              <w:t>Признак исполнения расчетного документа.</w:t>
            </w:r>
          </w:p>
          <w:p w14:paraId="6284E07C" w14:textId="77777777" w:rsidR="00E16D29" w:rsidRPr="007036CE" w:rsidRDefault="00E16D29" w:rsidP="00462CB1">
            <w:pPr>
              <w:pStyle w:val="GOSTTablenorm"/>
              <w:rPr>
                <w:szCs w:val="22"/>
              </w:rPr>
            </w:pPr>
            <w:r w:rsidRPr="007036CE">
              <w:rPr>
                <w:szCs w:val="22"/>
              </w:rPr>
              <w:t>Возможные значения:</w:t>
            </w:r>
          </w:p>
          <w:p w14:paraId="1EA4DF4C" w14:textId="77777777" w:rsidR="00E16D29" w:rsidRPr="007036CE" w:rsidRDefault="00E16D29" w:rsidP="00462CB1">
            <w:pPr>
              <w:pStyle w:val="GOSTTableListMark1"/>
              <w:numPr>
                <w:ilvl w:val="0"/>
                <w:numId w:val="2"/>
              </w:numPr>
              <w:tabs>
                <w:tab w:val="num" w:pos="340"/>
              </w:tabs>
              <w:ind w:left="368"/>
              <w:rPr>
                <w:szCs w:val="22"/>
              </w:rPr>
            </w:pPr>
            <w:r w:rsidRPr="007036CE">
              <w:rPr>
                <w:szCs w:val="22"/>
              </w:rPr>
              <w:t>«Y» – Исполнен;</w:t>
            </w:r>
          </w:p>
          <w:p w14:paraId="36172FD1" w14:textId="77777777" w:rsidR="00E16D29" w:rsidRPr="007036CE" w:rsidRDefault="00E16D29" w:rsidP="00462CB1">
            <w:pPr>
              <w:pStyle w:val="GOSTTableListMark1"/>
              <w:numPr>
                <w:ilvl w:val="0"/>
                <w:numId w:val="2"/>
              </w:numPr>
              <w:tabs>
                <w:tab w:val="clear" w:pos="369"/>
              </w:tabs>
              <w:ind w:left="283" w:hanging="170"/>
            </w:pPr>
            <w:r w:rsidRPr="007036CE">
              <w:t>«N» – Отменен</w:t>
            </w:r>
          </w:p>
        </w:tc>
      </w:tr>
      <w:tr w:rsidR="006C1F6F" w:rsidRPr="007036CE" w14:paraId="67B96E19" w14:textId="77777777" w:rsidTr="00A55509">
        <w:trPr>
          <w:cnfStyle w:val="000000010000" w:firstRow="0" w:lastRow="0" w:firstColumn="0" w:lastColumn="0" w:oddVBand="0" w:evenVBand="0" w:oddHBand="0" w:evenHBand="1" w:firstRowFirstColumn="0" w:firstRowLastColumn="0" w:lastRowFirstColumn="0" w:lastRowLastColumn="0"/>
          <w:ins w:id="14868" w:author="Андрей EXP-323201" w:date="2025-08-29T11:50:00Z"/>
        </w:trPr>
        <w:tc>
          <w:tcPr>
            <w:tcW w:w="1133" w:type="pct"/>
          </w:tcPr>
          <w:p w14:paraId="59E84A0D" w14:textId="4BF80B86" w:rsidR="006C1F6F" w:rsidRPr="007036CE" w:rsidRDefault="006C1F6F" w:rsidP="00462CB1">
            <w:pPr>
              <w:pStyle w:val="GOSTTablenorm"/>
              <w:rPr>
                <w:ins w:id="14869" w:author="Андрей EXP-323201" w:date="2025-08-29T11:50:00Z"/>
              </w:rPr>
            </w:pPr>
            <w:commentRangeStart w:id="14870"/>
            <w:ins w:id="14871" w:author="Андрей EXP-323201" w:date="2025-08-29T11:50:00Z">
              <w:r w:rsidRPr="007036CE">
                <w:rPr>
                  <w:szCs w:val="22"/>
                </w:rPr>
                <w:lastRenderedPageBreak/>
                <w:t>Период_действия_ПОФР</w:t>
              </w:r>
            </w:ins>
          </w:p>
        </w:tc>
        <w:tc>
          <w:tcPr>
            <w:tcW w:w="315" w:type="pct"/>
          </w:tcPr>
          <w:p w14:paraId="3F6DBC59" w14:textId="05DEFA1C" w:rsidR="006C1F6F" w:rsidRPr="007036CE" w:rsidRDefault="006C1F6F" w:rsidP="00462CB1">
            <w:pPr>
              <w:pStyle w:val="GOSTTablenorm"/>
              <w:rPr>
                <w:ins w:id="14872" w:author="Андрей EXP-323201" w:date="2025-08-29T11:50:00Z"/>
              </w:rPr>
            </w:pPr>
            <w:ins w:id="14873" w:author="Андрей EXP-323201" w:date="2025-08-29T11:50:00Z">
              <w:r w:rsidRPr="007036CE">
                <w:rPr>
                  <w:szCs w:val="22"/>
                </w:rPr>
                <w:t>нет</w:t>
              </w:r>
            </w:ins>
          </w:p>
        </w:tc>
        <w:tc>
          <w:tcPr>
            <w:tcW w:w="1124" w:type="pct"/>
          </w:tcPr>
          <w:p w14:paraId="6FDF8430" w14:textId="562DC343" w:rsidR="006C1F6F" w:rsidRPr="007036CE" w:rsidRDefault="006C1F6F" w:rsidP="00462CB1">
            <w:pPr>
              <w:pStyle w:val="GOSTTablenorm"/>
              <w:rPr>
                <w:ins w:id="14874" w:author="Андрей EXP-323201" w:date="2025-08-29T11:50:00Z"/>
                <w:rFonts w:eastAsiaTheme="minorHAnsi"/>
              </w:rPr>
            </w:pPr>
            <w:ins w:id="14875" w:author="Андрей EXP-323201" w:date="2025-08-29T11:50:00Z">
              <w:r w:rsidRPr="007036CE">
                <w:rPr>
                  <w:szCs w:val="22"/>
                </w:rPr>
                <w:t>Период действия ПОФР</w:t>
              </w:r>
            </w:ins>
          </w:p>
        </w:tc>
        <w:tc>
          <w:tcPr>
            <w:tcW w:w="1080" w:type="pct"/>
          </w:tcPr>
          <w:p w14:paraId="6CDF07D1" w14:textId="074B6430" w:rsidR="006C1F6F" w:rsidRPr="007036CE" w:rsidRDefault="006C1F6F" w:rsidP="00462CB1">
            <w:pPr>
              <w:pStyle w:val="GOSTTablenorm"/>
              <w:rPr>
                <w:ins w:id="14876" w:author="Андрей EXP-323201" w:date="2025-08-29T11:50:00Z"/>
                <w:b/>
              </w:rPr>
            </w:pPr>
            <w:ins w:id="14877" w:author="Андрей EXP-323201" w:date="2025-08-29T11:51:00Z">
              <w:r w:rsidRPr="007036CE">
                <w:rPr>
                  <w:b/>
                </w:rPr>
                <w:t>InfRecipient</w:t>
              </w:r>
              <w:r w:rsidRPr="007036CE">
                <w:rPr>
                  <w:bCs/>
                </w:rPr>
                <w:t>:</w:t>
              </w:r>
            </w:ins>
            <w:ins w:id="14878" w:author="Андрей EXP-323201" w:date="2025-08-29T11:50:00Z">
              <w:r w:rsidRPr="007036CE">
                <w:t>ValidityPOFR</w:t>
              </w:r>
            </w:ins>
          </w:p>
        </w:tc>
        <w:tc>
          <w:tcPr>
            <w:tcW w:w="1348" w:type="pct"/>
          </w:tcPr>
          <w:p w14:paraId="433BC9CC" w14:textId="47CB6943" w:rsidR="006C1F6F" w:rsidRPr="007036CE" w:rsidRDefault="006C1F6F" w:rsidP="00462CB1">
            <w:pPr>
              <w:pStyle w:val="GOSTTablenorm"/>
              <w:rPr>
                <w:ins w:id="14879" w:author="Андрей EXP-323201" w:date="2025-08-29T11:50:00Z"/>
                <w:szCs w:val="22"/>
              </w:rPr>
            </w:pPr>
            <w:ins w:id="14880" w:author="Андрей EXP-323201" w:date="2025-08-29T11:50:00Z">
              <w:r w:rsidRPr="007036CE">
                <w:t>-</w:t>
              </w:r>
            </w:ins>
            <w:commentRangeEnd w:id="14870"/>
            <w:ins w:id="14881" w:author="Андрей EXP-323201" w:date="2025-08-29T11:51:00Z">
              <w:r w:rsidRPr="007036CE">
                <w:rPr>
                  <w:rStyle w:val="afff4"/>
                  <w:sz w:val="22"/>
                  <w:szCs w:val="22"/>
                </w:rPr>
                <w:commentReference w:id="14870"/>
              </w:r>
            </w:ins>
          </w:p>
        </w:tc>
      </w:tr>
      <w:tr w:rsidR="0072642A" w:rsidRPr="007036CE" w14:paraId="499B35F9" w14:textId="77777777" w:rsidTr="00A55509">
        <w:trPr>
          <w:cnfStyle w:val="000000100000" w:firstRow="0" w:lastRow="0" w:firstColumn="0" w:lastColumn="0" w:oddVBand="0" w:evenVBand="0" w:oddHBand="1" w:evenHBand="0" w:firstRowFirstColumn="0" w:firstRowLastColumn="0" w:lastRowFirstColumn="0" w:lastRowLastColumn="0"/>
          <w:ins w:id="14882" w:author="Андрей EXP-327912" w:date="2025-10-30T21:04:00Z"/>
        </w:trPr>
        <w:tc>
          <w:tcPr>
            <w:tcW w:w="1133" w:type="pct"/>
          </w:tcPr>
          <w:p w14:paraId="2BA7582E" w14:textId="31C8A460" w:rsidR="0072642A" w:rsidRPr="007036CE" w:rsidRDefault="0072642A" w:rsidP="00462CB1">
            <w:pPr>
              <w:pStyle w:val="GOSTTablenorm"/>
              <w:rPr>
                <w:ins w:id="14883" w:author="Андрей EXP-327912" w:date="2025-10-30T21:04:00Z"/>
                <w:szCs w:val="22"/>
              </w:rPr>
            </w:pPr>
            <w:commentRangeStart w:id="14884"/>
            <w:ins w:id="14885" w:author="Андрей EXP-327912" w:date="2025-10-30T21:04:00Z">
              <w:r w:rsidRPr="007036CE">
                <w:rPr>
                  <w:szCs w:val="22"/>
                </w:rPr>
                <w:t>Учет_ПОФР_ЛС_плательщика</w:t>
              </w:r>
            </w:ins>
          </w:p>
        </w:tc>
        <w:tc>
          <w:tcPr>
            <w:tcW w:w="315" w:type="pct"/>
          </w:tcPr>
          <w:p w14:paraId="4DEE9B93" w14:textId="7956D774" w:rsidR="0072642A" w:rsidRPr="007036CE" w:rsidRDefault="0072642A" w:rsidP="00462CB1">
            <w:pPr>
              <w:pStyle w:val="GOSTTablenorm"/>
              <w:rPr>
                <w:ins w:id="14886" w:author="Андрей EXP-327912" w:date="2025-10-30T21:04:00Z"/>
                <w:szCs w:val="22"/>
              </w:rPr>
            </w:pPr>
            <w:ins w:id="14887" w:author="Андрей EXP-327912" w:date="2025-10-30T21:04:00Z">
              <w:r w:rsidRPr="007036CE">
                <w:rPr>
                  <w:szCs w:val="22"/>
                </w:rPr>
                <w:t>да</w:t>
              </w:r>
            </w:ins>
          </w:p>
        </w:tc>
        <w:tc>
          <w:tcPr>
            <w:tcW w:w="1124" w:type="pct"/>
          </w:tcPr>
          <w:p w14:paraId="55D33F73" w14:textId="47063952" w:rsidR="0072642A" w:rsidRPr="007036CE" w:rsidRDefault="0072642A" w:rsidP="00462CB1">
            <w:pPr>
              <w:pStyle w:val="GOSTTablenorm"/>
              <w:rPr>
                <w:ins w:id="14888" w:author="Андрей EXP-327912" w:date="2025-10-30T21:04:00Z"/>
                <w:szCs w:val="22"/>
              </w:rPr>
            </w:pPr>
            <w:ins w:id="14889" w:author="Андрей EXP-327912" w:date="2025-10-30T21:04:00Z">
              <w:r w:rsidRPr="007036CE">
                <w:rPr>
                  <w:szCs w:val="22"/>
                </w:rPr>
                <w:t>Признак учета ПОФР на ЛС плательщика (построчно)</w:t>
              </w:r>
            </w:ins>
          </w:p>
        </w:tc>
        <w:tc>
          <w:tcPr>
            <w:tcW w:w="1080" w:type="pct"/>
          </w:tcPr>
          <w:p w14:paraId="243611F2" w14:textId="0F11E574" w:rsidR="0072642A" w:rsidRPr="007036CE" w:rsidRDefault="0072642A" w:rsidP="00462CB1">
            <w:pPr>
              <w:pStyle w:val="GOSTTablenorm"/>
              <w:rPr>
                <w:ins w:id="14890" w:author="Андрей EXP-327912" w:date="2025-10-30T21:04:00Z"/>
                <w:b/>
                <w:lang w:val="en-US"/>
              </w:rPr>
            </w:pPr>
            <w:ins w:id="14891" w:author="Андрей EXP-327912" w:date="2025-10-30T21:04:00Z">
              <w:r w:rsidRPr="007036CE">
                <w:rPr>
                  <w:b/>
                  <w:lang w:val="en-US"/>
                </w:rPr>
                <w:t>InfRecipient</w:t>
              </w:r>
              <w:r w:rsidRPr="007036CE">
                <w:rPr>
                  <w:bCs/>
                  <w:lang w:val="en-US"/>
                </w:rPr>
                <w:t>:</w:t>
              </w:r>
              <w:del w:id="14892" w:author="Кирилл Воробьёв" w:date="2026-01-27T18:26:00Z">
                <w:r w:rsidRPr="007036CE" w:rsidDel="00791283">
                  <w:rPr>
                    <w:lang w:val="en-US"/>
                  </w:rPr>
                  <w:delText>SystemInformation_</w:delText>
                </w:r>
              </w:del>
              <w:r w:rsidRPr="007036CE">
                <w:rPr>
                  <w:lang w:val="en-US"/>
                </w:rPr>
                <w:t>SIGN_POFR_Snd</w:t>
              </w:r>
            </w:ins>
          </w:p>
        </w:tc>
        <w:tc>
          <w:tcPr>
            <w:tcW w:w="1348" w:type="pct"/>
          </w:tcPr>
          <w:p w14:paraId="4B97796C" w14:textId="77777777" w:rsidR="0072642A" w:rsidRPr="007036CE" w:rsidRDefault="0072642A" w:rsidP="0072642A">
            <w:pPr>
              <w:pStyle w:val="GOSTTablenorm"/>
              <w:rPr>
                <w:ins w:id="14893" w:author="Андрей EXP-327912" w:date="2025-10-30T21:04:00Z"/>
                <w:szCs w:val="22"/>
              </w:rPr>
            </w:pPr>
            <w:ins w:id="14894" w:author="Андрей EXP-327912" w:date="2025-10-30T21:04:00Z">
              <w:r w:rsidRPr="007036CE">
                <w:rPr>
                  <w:szCs w:val="22"/>
                </w:rPr>
                <w:t>Если в теге документа «</w:t>
              </w:r>
              <w:r w:rsidRPr="007036CE">
                <w:rPr>
                  <w:szCs w:val="22"/>
                  <w:lang w:val="en-US"/>
                </w:rPr>
                <w:t>true</w:t>
              </w:r>
              <w:r w:rsidRPr="007036CE">
                <w:rPr>
                  <w:szCs w:val="22"/>
                </w:rPr>
                <w:t>», то значение «1».</w:t>
              </w:r>
            </w:ins>
          </w:p>
          <w:p w14:paraId="495B2B5C" w14:textId="0D1A0C50" w:rsidR="0072642A" w:rsidRPr="007036CE" w:rsidRDefault="0072642A" w:rsidP="00462CB1">
            <w:pPr>
              <w:pStyle w:val="GOSTTablenorm"/>
              <w:rPr>
                <w:ins w:id="14895" w:author="Андрей EXP-327912" w:date="2025-10-30T21:04:00Z"/>
              </w:rPr>
            </w:pPr>
            <w:ins w:id="14896" w:author="Андрей EXP-327912" w:date="2025-10-30T21:04:00Z">
              <w:r w:rsidRPr="007036CE">
                <w:rPr>
                  <w:szCs w:val="22"/>
                </w:rPr>
                <w:t>Если в теге документа «</w:t>
              </w:r>
              <w:r w:rsidRPr="007036CE">
                <w:rPr>
                  <w:szCs w:val="22"/>
                  <w:lang w:val="en-US"/>
                </w:rPr>
                <w:t>false</w:t>
              </w:r>
              <w:r w:rsidRPr="007036CE">
                <w:rPr>
                  <w:szCs w:val="22"/>
                </w:rPr>
                <w:t>», то значение «0»</w:t>
              </w:r>
            </w:ins>
            <w:commentRangeEnd w:id="14884"/>
            <w:ins w:id="14897" w:author="Андрей EXP-327912" w:date="2025-10-30T21:09:00Z">
              <w:r w:rsidRPr="007036CE">
                <w:rPr>
                  <w:rStyle w:val="afff4"/>
                  <w:sz w:val="22"/>
                  <w:szCs w:val="20"/>
                </w:rPr>
                <w:commentReference w:id="14884"/>
              </w:r>
            </w:ins>
          </w:p>
        </w:tc>
      </w:tr>
      <w:tr w:rsidR="0072642A" w:rsidRPr="007036CE" w14:paraId="5513B18E" w14:textId="77777777" w:rsidTr="00A55509">
        <w:trPr>
          <w:cnfStyle w:val="000000010000" w:firstRow="0" w:lastRow="0" w:firstColumn="0" w:lastColumn="0" w:oddVBand="0" w:evenVBand="0" w:oddHBand="0" w:evenHBand="1" w:firstRowFirstColumn="0" w:firstRowLastColumn="0" w:lastRowFirstColumn="0" w:lastRowLastColumn="0"/>
          <w:ins w:id="14898" w:author="Андрей EXP-327912" w:date="2025-10-30T21:05:00Z"/>
        </w:trPr>
        <w:tc>
          <w:tcPr>
            <w:tcW w:w="1133" w:type="pct"/>
          </w:tcPr>
          <w:p w14:paraId="4C951AD6" w14:textId="4CFF8731" w:rsidR="0072642A" w:rsidRPr="007036CE" w:rsidRDefault="0072642A" w:rsidP="0072642A">
            <w:pPr>
              <w:pStyle w:val="GOSTTablenorm"/>
              <w:rPr>
                <w:ins w:id="14899" w:author="Андрей EXP-327912" w:date="2025-10-30T21:05:00Z"/>
                <w:szCs w:val="22"/>
              </w:rPr>
            </w:pPr>
            <w:commentRangeStart w:id="14900"/>
            <w:ins w:id="14901" w:author="Андрей EXP-327912" w:date="2025-10-30T21:06:00Z">
              <w:r w:rsidRPr="007036CE">
                <w:t>Признак</w:t>
              </w:r>
            </w:ins>
            <w:ins w:id="14902" w:author="Андрей EXP-327912" w:date="2025-10-30T21:07:00Z">
              <w:r w:rsidRPr="007036CE">
                <w:t>_разницы_ПОФР</w:t>
              </w:r>
            </w:ins>
            <w:ins w:id="14903" w:author="Андрей EXP-327912" w:date="2025-10-30T21:06:00Z">
              <w:r w:rsidRPr="007036CE">
                <w:t xml:space="preserve"> </w:t>
              </w:r>
            </w:ins>
          </w:p>
        </w:tc>
        <w:tc>
          <w:tcPr>
            <w:tcW w:w="315" w:type="pct"/>
          </w:tcPr>
          <w:p w14:paraId="0F337257" w14:textId="01F23A9F" w:rsidR="0072642A" w:rsidRPr="007036CE" w:rsidRDefault="0072642A" w:rsidP="00462CB1">
            <w:pPr>
              <w:pStyle w:val="GOSTTablenorm"/>
              <w:rPr>
                <w:ins w:id="14904" w:author="Андрей EXP-327912" w:date="2025-10-30T21:05:00Z"/>
                <w:szCs w:val="22"/>
              </w:rPr>
            </w:pPr>
            <w:ins w:id="14905" w:author="Андрей EXP-327912" w:date="2025-10-30T21:07:00Z">
              <w:r w:rsidRPr="007036CE">
                <w:rPr>
                  <w:szCs w:val="22"/>
                </w:rPr>
                <w:t>да</w:t>
              </w:r>
            </w:ins>
          </w:p>
        </w:tc>
        <w:tc>
          <w:tcPr>
            <w:tcW w:w="1124" w:type="pct"/>
          </w:tcPr>
          <w:p w14:paraId="43B62AFA" w14:textId="59801440" w:rsidR="0072642A" w:rsidRPr="007036CE" w:rsidRDefault="0072642A" w:rsidP="00462CB1">
            <w:pPr>
              <w:pStyle w:val="GOSTTablenorm"/>
              <w:rPr>
                <w:ins w:id="14906" w:author="Андрей EXP-327912" w:date="2025-10-30T21:05:00Z"/>
                <w:szCs w:val="22"/>
              </w:rPr>
            </w:pPr>
            <w:ins w:id="14907" w:author="Андрей EXP-327912" w:date="2025-10-30T21:07:00Z">
              <w:r w:rsidRPr="007036CE">
                <w:t>Признак отличия периода ПОФР исполнения от периода ПОФР резервирования</w:t>
              </w:r>
            </w:ins>
          </w:p>
        </w:tc>
        <w:tc>
          <w:tcPr>
            <w:tcW w:w="1080" w:type="pct"/>
          </w:tcPr>
          <w:p w14:paraId="3E9B9B94" w14:textId="0F9604E6" w:rsidR="0072642A" w:rsidRPr="00791283" w:rsidRDefault="0072642A" w:rsidP="00462CB1">
            <w:pPr>
              <w:pStyle w:val="GOSTTablenorm"/>
              <w:rPr>
                <w:ins w:id="14908" w:author="Андрей EXP-327912" w:date="2025-10-30T21:05:00Z"/>
                <w:b/>
              </w:rPr>
            </w:pPr>
            <w:commentRangeStart w:id="14909"/>
            <w:ins w:id="14910" w:author="Андрей EXP-327912" w:date="2025-10-30T21:07:00Z">
              <w:r w:rsidRPr="007036CE">
                <w:rPr>
                  <w:b/>
                  <w:lang w:val="en-US"/>
                </w:rPr>
                <w:t>InfRecipient</w:t>
              </w:r>
              <w:r w:rsidRPr="007036CE">
                <w:rPr>
                  <w:bCs/>
                  <w:lang w:val="en-US"/>
                </w:rPr>
                <w:t>:</w:t>
              </w:r>
              <w:commentRangeEnd w:id="14909"/>
              <w:r w:rsidRPr="007036CE">
                <w:rPr>
                  <w:rStyle w:val="afff4"/>
                  <w:sz w:val="22"/>
                  <w:szCs w:val="20"/>
                  <w:lang w:val="en-US"/>
                </w:rPr>
                <w:commentReference w:id="14909"/>
              </w:r>
            </w:ins>
            <w:ins w:id="14911" w:author="Кирилл Воробьёв" w:date="2026-01-27T18:26:00Z">
              <w:r w:rsidR="00791283" w:rsidRPr="007036CE">
                <w:rPr>
                  <w:lang w:val="en-US"/>
                </w:rPr>
                <w:t>SIGN</w:t>
              </w:r>
              <w:r w:rsidR="00791283">
                <w:t>_</w:t>
              </w:r>
              <w:r w:rsidR="00791283">
                <w:rPr>
                  <w:lang w:val="en-US"/>
                </w:rPr>
                <w:t>DIFF</w:t>
              </w:r>
              <w:r w:rsidR="00791283" w:rsidRPr="007036CE">
                <w:rPr>
                  <w:lang w:val="en-US"/>
                </w:rPr>
                <w:t>_POFR</w:t>
              </w:r>
            </w:ins>
          </w:p>
        </w:tc>
        <w:tc>
          <w:tcPr>
            <w:tcW w:w="1348" w:type="pct"/>
          </w:tcPr>
          <w:p w14:paraId="7FB6153B" w14:textId="77777777" w:rsidR="0072642A" w:rsidRPr="007036CE" w:rsidRDefault="0072642A" w:rsidP="0072642A">
            <w:pPr>
              <w:pStyle w:val="GOSTTablenorm"/>
              <w:rPr>
                <w:ins w:id="14912" w:author="Андрей EXP-327912" w:date="2025-10-30T21:07:00Z"/>
                <w:szCs w:val="22"/>
              </w:rPr>
            </w:pPr>
            <w:ins w:id="14913" w:author="Андрей EXP-327912" w:date="2025-10-30T21:07:00Z">
              <w:r w:rsidRPr="007036CE">
                <w:rPr>
                  <w:szCs w:val="22"/>
                </w:rPr>
                <w:t>Если в теге документа «</w:t>
              </w:r>
              <w:r w:rsidRPr="007036CE">
                <w:rPr>
                  <w:szCs w:val="22"/>
                  <w:lang w:val="en-US"/>
                </w:rPr>
                <w:t>true</w:t>
              </w:r>
              <w:r w:rsidRPr="007036CE">
                <w:rPr>
                  <w:szCs w:val="22"/>
                </w:rPr>
                <w:t>», то значение «1».</w:t>
              </w:r>
            </w:ins>
          </w:p>
          <w:p w14:paraId="72AC3FAC" w14:textId="07598394" w:rsidR="0072642A" w:rsidRPr="007036CE" w:rsidRDefault="0072642A" w:rsidP="0072642A">
            <w:pPr>
              <w:pStyle w:val="GOSTTablenorm"/>
              <w:rPr>
                <w:ins w:id="14914" w:author="Андрей EXP-327912" w:date="2025-10-30T21:05:00Z"/>
                <w:szCs w:val="22"/>
              </w:rPr>
            </w:pPr>
            <w:ins w:id="14915" w:author="Андрей EXP-327912" w:date="2025-10-30T21:07:00Z">
              <w:r w:rsidRPr="007036CE">
                <w:rPr>
                  <w:szCs w:val="22"/>
                </w:rPr>
                <w:t>Если в теге документа «</w:t>
              </w:r>
              <w:r w:rsidRPr="007036CE">
                <w:rPr>
                  <w:szCs w:val="22"/>
                  <w:lang w:val="en-US"/>
                </w:rPr>
                <w:t>false</w:t>
              </w:r>
              <w:r w:rsidRPr="007036CE">
                <w:rPr>
                  <w:szCs w:val="22"/>
                </w:rPr>
                <w:t>», то значение «0»</w:t>
              </w:r>
            </w:ins>
            <w:commentRangeEnd w:id="14900"/>
            <w:ins w:id="14916" w:author="Андрей EXP-327912" w:date="2025-10-30T21:10:00Z">
              <w:r w:rsidRPr="007036CE">
                <w:rPr>
                  <w:rStyle w:val="afff4"/>
                  <w:sz w:val="22"/>
                  <w:szCs w:val="22"/>
                </w:rPr>
                <w:commentReference w:id="14900"/>
              </w:r>
            </w:ins>
          </w:p>
        </w:tc>
      </w:tr>
    </w:tbl>
    <w:p w14:paraId="2C683A71" w14:textId="77777777" w:rsidR="00E5721F" w:rsidRPr="007036CE" w:rsidDel="008A4057" w:rsidRDefault="001C3522" w:rsidP="001C3522">
      <w:pPr>
        <w:tabs>
          <w:tab w:val="left" w:pos="1205"/>
        </w:tabs>
        <w:rPr>
          <w:del w:id="14917" w:author="Андрей SUP-1613562" w:date="2025-04-23T15:27:00Z"/>
        </w:rPr>
      </w:pPr>
      <w:ins w:id="14918" w:author="Опаева Лидия Арашаевна" w:date="2024-08-28T15:20:00Z">
        <w:del w:id="14919" w:author="Андрей SUP-1613562" w:date="2025-04-23T15:27:00Z">
          <w:r w:rsidRPr="007036CE" w:rsidDel="00A55509">
            <w:tab/>
          </w:r>
        </w:del>
      </w:ins>
    </w:p>
    <w:p w14:paraId="647B45C1" w14:textId="200DB6D8" w:rsidR="0084483E" w:rsidRPr="007036CE" w:rsidRDefault="0084483E" w:rsidP="0084483E">
      <w:pPr>
        <w:pStyle w:val="GOSTNameTable"/>
      </w:pPr>
      <w:ins w:id="14920" w:author="Тимофеева Ирина" w:date="2026-01-27T17:37:00Z">
        <w:r>
          <w:rPr>
            <w:noProof/>
          </w:rPr>
          <w:fldChar w:fldCharType="begin"/>
        </w:r>
        <w:r>
          <w:rPr>
            <w:noProof/>
          </w:rPr>
          <w:instrText xml:space="preserve"> SEQ Таблица \* ARABIC </w:instrText>
        </w:r>
        <w:r>
          <w:rPr>
            <w:noProof/>
          </w:rPr>
          <w:fldChar w:fldCharType="separate"/>
        </w:r>
      </w:ins>
      <w:bookmarkStart w:id="14921" w:name="_Ref226563815"/>
      <w:bookmarkStart w:id="14922" w:name="_Toc222928064"/>
      <w:r w:rsidR="00BD74E1">
        <w:rPr>
          <w:noProof/>
        </w:rPr>
        <w:t>91</w:t>
      </w:r>
      <w:bookmarkEnd w:id="14921"/>
      <w:ins w:id="14923" w:author="Тимофеева Ирина" w:date="2026-01-27T17:37:00Z">
        <w:r>
          <w:rPr>
            <w:noProof/>
          </w:rPr>
          <w:fldChar w:fldCharType="end"/>
        </w:r>
      </w:ins>
      <w:r w:rsidR="00D9309A">
        <w:rPr>
          <w:noProof/>
        </w:rPr>
        <w:t xml:space="preserve"> </w:t>
      </w:r>
      <w:r w:rsidR="00D9309A" w:rsidRPr="007036CE">
        <w:t>–</w:t>
      </w:r>
      <w:r w:rsidRPr="007036CE">
        <w:t xml:space="preserve"> Перечень атрибутов, соответствующих типу документа «Распоряжение о совершении казначейского платежа (</w:t>
      </w:r>
      <w:r>
        <w:t>уточнение</w:t>
      </w:r>
      <w:r w:rsidRPr="007036CE">
        <w:t xml:space="preserve">)» </w:t>
      </w:r>
      <w:r>
        <w:rPr>
          <w:lang w:val="en-US"/>
        </w:rPr>
        <w:t>MSC</w:t>
      </w:r>
      <w:r w:rsidRPr="0035094B">
        <w:t>_</w:t>
      </w:r>
      <w:r>
        <w:rPr>
          <w:lang w:val="en-US"/>
        </w:rPr>
        <w:t>RSKP</w:t>
      </w:r>
      <w:r w:rsidRPr="0035094B">
        <w:t>_</w:t>
      </w:r>
      <w:r>
        <w:rPr>
          <w:lang w:val="en-US"/>
        </w:rPr>
        <w:t>Utoch</w:t>
      </w:r>
      <w:bookmarkEnd w:id="14922"/>
    </w:p>
    <w:tbl>
      <w:tblPr>
        <w:tblStyle w:val="GOSTTable"/>
        <w:tblW w:w="5000" w:type="pct"/>
        <w:tblLayout w:type="fixed"/>
        <w:tblLook w:val="07E0" w:firstRow="1" w:lastRow="1" w:firstColumn="1" w:lastColumn="1" w:noHBand="1" w:noVBand="1"/>
      </w:tblPr>
      <w:tblGrid>
        <w:gridCol w:w="3495"/>
        <w:gridCol w:w="952"/>
        <w:gridCol w:w="3496"/>
        <w:gridCol w:w="3496"/>
        <w:gridCol w:w="4321"/>
      </w:tblGrid>
      <w:tr w:rsidR="0084483E" w:rsidRPr="007036CE" w14:paraId="2AFFB385" w14:textId="77777777" w:rsidTr="0084483E">
        <w:trPr>
          <w:cnfStyle w:val="100000000000" w:firstRow="1" w:lastRow="0" w:firstColumn="0" w:lastColumn="0" w:oddVBand="0" w:evenVBand="0" w:oddHBand="0" w:evenHBand="0" w:firstRowFirstColumn="0" w:firstRowLastColumn="0" w:lastRowFirstColumn="0" w:lastRowLastColumn="0"/>
        </w:trPr>
        <w:tc>
          <w:tcPr>
            <w:tcW w:w="1109" w:type="pct"/>
            <w:hideMark/>
          </w:tcPr>
          <w:p w14:paraId="17ED1BEC" w14:textId="77777777" w:rsidR="0084483E" w:rsidRPr="007036CE" w:rsidRDefault="0084483E" w:rsidP="0084483E">
            <w:pPr>
              <w:pStyle w:val="GOSTTableHead"/>
              <w:rPr>
                <w:szCs w:val="22"/>
              </w:rPr>
            </w:pPr>
            <w:r w:rsidRPr="007036CE">
              <w:rPr>
                <w:szCs w:val="22"/>
              </w:rPr>
              <w:t>Наименование атрибута</w:t>
            </w:r>
          </w:p>
        </w:tc>
        <w:tc>
          <w:tcPr>
            <w:tcW w:w="302" w:type="pct"/>
            <w:hideMark/>
          </w:tcPr>
          <w:p w14:paraId="7E54E095" w14:textId="77777777" w:rsidR="0084483E" w:rsidRPr="007036CE" w:rsidRDefault="0084483E" w:rsidP="0084483E">
            <w:pPr>
              <w:pStyle w:val="GOSTTableHead"/>
              <w:rPr>
                <w:szCs w:val="22"/>
              </w:rPr>
            </w:pPr>
            <w:r w:rsidRPr="007036CE">
              <w:rPr>
                <w:szCs w:val="22"/>
              </w:rPr>
              <w:t>Вычисляемый атрибут</w:t>
            </w:r>
          </w:p>
        </w:tc>
        <w:tc>
          <w:tcPr>
            <w:tcW w:w="1109" w:type="pct"/>
            <w:hideMark/>
          </w:tcPr>
          <w:p w14:paraId="1938A8A5" w14:textId="77777777" w:rsidR="0084483E" w:rsidRPr="007036CE" w:rsidRDefault="0084483E" w:rsidP="0084483E">
            <w:pPr>
              <w:pStyle w:val="GOSTTableHead"/>
              <w:rPr>
                <w:szCs w:val="22"/>
              </w:rPr>
            </w:pPr>
            <w:r w:rsidRPr="007036CE">
              <w:rPr>
                <w:szCs w:val="22"/>
              </w:rPr>
              <w:t>Описание атрибута</w:t>
            </w:r>
          </w:p>
        </w:tc>
        <w:tc>
          <w:tcPr>
            <w:tcW w:w="1109" w:type="pct"/>
            <w:hideMark/>
          </w:tcPr>
          <w:p w14:paraId="2DAA86CD" w14:textId="77777777" w:rsidR="0084483E" w:rsidRPr="007036CE" w:rsidRDefault="0084483E" w:rsidP="0084483E">
            <w:pPr>
              <w:pStyle w:val="GOSTTableHead"/>
              <w:rPr>
                <w:szCs w:val="22"/>
              </w:rPr>
            </w:pPr>
            <w:r w:rsidRPr="007036CE">
              <w:rPr>
                <w:szCs w:val="22"/>
              </w:rPr>
              <w:t>Реквизит документа (наименование тега)</w:t>
            </w:r>
          </w:p>
        </w:tc>
        <w:tc>
          <w:tcPr>
            <w:tcW w:w="1371" w:type="pct"/>
            <w:hideMark/>
          </w:tcPr>
          <w:p w14:paraId="02023D8B" w14:textId="77777777" w:rsidR="0084483E" w:rsidRPr="007036CE" w:rsidRDefault="0084483E" w:rsidP="0084483E">
            <w:pPr>
              <w:pStyle w:val="GOSTTableHead"/>
              <w:rPr>
                <w:szCs w:val="22"/>
              </w:rPr>
            </w:pPr>
            <w:r w:rsidRPr="007036CE">
              <w:rPr>
                <w:szCs w:val="22"/>
              </w:rPr>
              <w:t>Алгоритм вычисления</w:t>
            </w:r>
          </w:p>
        </w:tc>
      </w:tr>
      <w:tr w:rsidR="00391EA4" w:rsidRPr="007036CE" w14:paraId="47966C18" w14:textId="77777777" w:rsidTr="0084483E">
        <w:tc>
          <w:tcPr>
            <w:tcW w:w="1109" w:type="pct"/>
          </w:tcPr>
          <w:p w14:paraId="2E96CDBC" w14:textId="77777777" w:rsidR="00391EA4" w:rsidRPr="007036CE" w:rsidRDefault="00391EA4" w:rsidP="00391EA4">
            <w:pPr>
              <w:pStyle w:val="GOSTTablenorm"/>
            </w:pPr>
            <w:r w:rsidRPr="007036CE">
              <w:t>Номер_документа*</w:t>
            </w:r>
          </w:p>
        </w:tc>
        <w:tc>
          <w:tcPr>
            <w:tcW w:w="302" w:type="pct"/>
          </w:tcPr>
          <w:p w14:paraId="6A5F7CA9" w14:textId="77777777" w:rsidR="00391EA4" w:rsidRPr="007036CE" w:rsidRDefault="00391EA4" w:rsidP="00391EA4">
            <w:pPr>
              <w:pStyle w:val="GOSTTablenorm"/>
            </w:pPr>
            <w:r w:rsidRPr="007036CE">
              <w:t>нет</w:t>
            </w:r>
          </w:p>
        </w:tc>
        <w:tc>
          <w:tcPr>
            <w:tcW w:w="1109" w:type="pct"/>
          </w:tcPr>
          <w:p w14:paraId="6C3E57A7" w14:textId="77777777" w:rsidR="00391EA4" w:rsidRPr="007036CE" w:rsidRDefault="00391EA4" w:rsidP="00391EA4">
            <w:pPr>
              <w:pStyle w:val="GOSTTablenorm"/>
            </w:pPr>
            <w:r w:rsidRPr="007036CE">
              <w:t>Номер документа</w:t>
            </w:r>
          </w:p>
        </w:tc>
        <w:tc>
          <w:tcPr>
            <w:tcW w:w="1109" w:type="pct"/>
          </w:tcPr>
          <w:p w14:paraId="2EB58FF7" w14:textId="68ADD333" w:rsidR="00391EA4" w:rsidRPr="007036CE" w:rsidRDefault="00391EA4" w:rsidP="00391EA4">
            <w:pPr>
              <w:pStyle w:val="GOSTTablenorm"/>
            </w:pPr>
            <w:r w:rsidRPr="00077245">
              <w:t>INF_DocNumber</w:t>
            </w:r>
          </w:p>
        </w:tc>
        <w:tc>
          <w:tcPr>
            <w:tcW w:w="1371" w:type="pct"/>
          </w:tcPr>
          <w:p w14:paraId="0660B899" w14:textId="63124130" w:rsidR="00391EA4" w:rsidRPr="007036CE" w:rsidRDefault="005D29DF" w:rsidP="00391EA4">
            <w:pPr>
              <w:pStyle w:val="GOSTTablenorm"/>
            </w:pPr>
            <w:r>
              <w:t>-</w:t>
            </w:r>
          </w:p>
        </w:tc>
      </w:tr>
      <w:tr w:rsidR="00391EA4" w:rsidRPr="007036CE" w14:paraId="17A62FFE" w14:textId="77777777" w:rsidTr="0084483E">
        <w:tc>
          <w:tcPr>
            <w:tcW w:w="1109" w:type="pct"/>
          </w:tcPr>
          <w:p w14:paraId="70BDBC7E" w14:textId="77777777" w:rsidR="00391EA4" w:rsidRPr="007036CE" w:rsidRDefault="00391EA4" w:rsidP="00391EA4">
            <w:pPr>
              <w:pStyle w:val="GOSTTablenorm"/>
            </w:pPr>
            <w:r w:rsidRPr="007036CE">
              <w:t>Дата_документа*</w:t>
            </w:r>
          </w:p>
        </w:tc>
        <w:tc>
          <w:tcPr>
            <w:tcW w:w="302" w:type="pct"/>
          </w:tcPr>
          <w:p w14:paraId="39F51D91" w14:textId="77777777" w:rsidR="00391EA4" w:rsidRPr="007036CE" w:rsidRDefault="00391EA4" w:rsidP="00391EA4">
            <w:pPr>
              <w:pStyle w:val="GOSTTablenorm"/>
            </w:pPr>
            <w:r w:rsidRPr="007036CE">
              <w:t>нет</w:t>
            </w:r>
          </w:p>
        </w:tc>
        <w:tc>
          <w:tcPr>
            <w:tcW w:w="1109" w:type="pct"/>
          </w:tcPr>
          <w:p w14:paraId="0B7C1DD1" w14:textId="77777777" w:rsidR="00391EA4" w:rsidRPr="007036CE" w:rsidRDefault="00391EA4" w:rsidP="00391EA4">
            <w:pPr>
              <w:pStyle w:val="GOSTTablenorm"/>
            </w:pPr>
            <w:r w:rsidRPr="007036CE">
              <w:t>Дата документа</w:t>
            </w:r>
          </w:p>
        </w:tc>
        <w:tc>
          <w:tcPr>
            <w:tcW w:w="1109" w:type="pct"/>
          </w:tcPr>
          <w:p w14:paraId="3390A21C" w14:textId="6F8C4D27" w:rsidR="00391EA4" w:rsidRPr="007036CE" w:rsidRDefault="00391EA4" w:rsidP="00391EA4">
            <w:pPr>
              <w:pStyle w:val="GOSTTablenorm"/>
            </w:pPr>
            <w:r w:rsidRPr="00077245">
              <w:t>INF_DocDate</w:t>
            </w:r>
          </w:p>
        </w:tc>
        <w:tc>
          <w:tcPr>
            <w:tcW w:w="1371" w:type="pct"/>
          </w:tcPr>
          <w:p w14:paraId="4EA7D514" w14:textId="4E5BADE5" w:rsidR="00391EA4" w:rsidRPr="007036CE" w:rsidRDefault="005D29DF" w:rsidP="00391EA4">
            <w:pPr>
              <w:pStyle w:val="GOSTTablenorm"/>
            </w:pPr>
            <w:r>
              <w:t>-</w:t>
            </w:r>
          </w:p>
        </w:tc>
      </w:tr>
      <w:tr w:rsidR="00391EA4" w:rsidRPr="007036CE" w14:paraId="565A5008" w14:textId="77777777" w:rsidTr="0084483E">
        <w:tc>
          <w:tcPr>
            <w:tcW w:w="1109" w:type="pct"/>
          </w:tcPr>
          <w:p w14:paraId="5D8BE0F0" w14:textId="77777777" w:rsidR="00391EA4" w:rsidRPr="007036CE" w:rsidRDefault="00391EA4" w:rsidP="00391EA4">
            <w:pPr>
              <w:pStyle w:val="GOSTTablenorm"/>
            </w:pPr>
            <w:r w:rsidRPr="007036CE">
              <w:t>Вид_документа</w:t>
            </w:r>
          </w:p>
        </w:tc>
        <w:tc>
          <w:tcPr>
            <w:tcW w:w="302" w:type="pct"/>
          </w:tcPr>
          <w:p w14:paraId="5A4143D5" w14:textId="5FA7C252" w:rsidR="00391EA4" w:rsidRPr="007036CE" w:rsidRDefault="00A156A6" w:rsidP="00391EA4">
            <w:pPr>
              <w:pStyle w:val="GOSTTablenorm"/>
            </w:pPr>
            <w:r>
              <w:t>нет</w:t>
            </w:r>
          </w:p>
        </w:tc>
        <w:tc>
          <w:tcPr>
            <w:tcW w:w="1109" w:type="pct"/>
          </w:tcPr>
          <w:p w14:paraId="14D42AC2" w14:textId="77777777" w:rsidR="00391EA4" w:rsidRPr="007036CE" w:rsidRDefault="00391EA4" w:rsidP="00391EA4">
            <w:pPr>
              <w:pStyle w:val="GOSTTablenorm"/>
            </w:pPr>
            <w:r w:rsidRPr="007036CE">
              <w:t>Вид документа</w:t>
            </w:r>
          </w:p>
        </w:tc>
        <w:tc>
          <w:tcPr>
            <w:tcW w:w="1109" w:type="pct"/>
          </w:tcPr>
          <w:p w14:paraId="2A7908EE" w14:textId="342998DA" w:rsidR="00391EA4" w:rsidRPr="007036CE" w:rsidRDefault="001C3329" w:rsidP="00391EA4">
            <w:pPr>
              <w:pStyle w:val="GOSTTablenorm"/>
            </w:pPr>
            <w:r w:rsidRPr="001C3329">
              <w:t>SI_TF_DOCTYPE</w:t>
            </w:r>
          </w:p>
        </w:tc>
        <w:tc>
          <w:tcPr>
            <w:tcW w:w="1371" w:type="pct"/>
          </w:tcPr>
          <w:p w14:paraId="00584BA3" w14:textId="2E2B13C4" w:rsidR="00391EA4" w:rsidRPr="007036CE" w:rsidRDefault="005D29DF" w:rsidP="00391EA4">
            <w:pPr>
              <w:pStyle w:val="GOSTTablenorm"/>
            </w:pPr>
            <w:r>
              <w:t>-</w:t>
            </w:r>
          </w:p>
        </w:tc>
      </w:tr>
      <w:tr w:rsidR="00391EA4" w:rsidRPr="007036CE" w14:paraId="480BD719" w14:textId="77777777" w:rsidTr="0084483E">
        <w:tc>
          <w:tcPr>
            <w:tcW w:w="1109" w:type="pct"/>
          </w:tcPr>
          <w:p w14:paraId="61BD1600" w14:textId="77777777" w:rsidR="00391EA4" w:rsidRPr="007036CE" w:rsidRDefault="00391EA4" w:rsidP="00391EA4">
            <w:pPr>
              <w:pStyle w:val="GOSTTablenorm"/>
            </w:pPr>
            <w:r w:rsidRPr="007036CE">
              <w:t>Наименование_документа</w:t>
            </w:r>
          </w:p>
        </w:tc>
        <w:tc>
          <w:tcPr>
            <w:tcW w:w="302" w:type="pct"/>
          </w:tcPr>
          <w:p w14:paraId="2E01F716" w14:textId="77777777" w:rsidR="00391EA4" w:rsidRPr="007036CE" w:rsidRDefault="00391EA4" w:rsidP="00391EA4">
            <w:pPr>
              <w:pStyle w:val="GOSTTablenorm"/>
            </w:pPr>
            <w:r w:rsidRPr="007036CE">
              <w:t>да</w:t>
            </w:r>
          </w:p>
        </w:tc>
        <w:tc>
          <w:tcPr>
            <w:tcW w:w="1109" w:type="pct"/>
          </w:tcPr>
          <w:p w14:paraId="1C70CEDA" w14:textId="77777777" w:rsidR="00391EA4" w:rsidRPr="007036CE" w:rsidRDefault="00391EA4" w:rsidP="00391EA4">
            <w:pPr>
              <w:pStyle w:val="GOSTTablenorm"/>
            </w:pPr>
            <w:r w:rsidRPr="007036CE">
              <w:t>Наименование документа</w:t>
            </w:r>
          </w:p>
        </w:tc>
        <w:tc>
          <w:tcPr>
            <w:tcW w:w="1109" w:type="pct"/>
          </w:tcPr>
          <w:p w14:paraId="2EBC3C17" w14:textId="55A3EDB2" w:rsidR="00391EA4" w:rsidRPr="007036CE" w:rsidRDefault="00391EA4" w:rsidP="00391EA4">
            <w:pPr>
              <w:pStyle w:val="GOSTTablenorm"/>
            </w:pPr>
            <w:r w:rsidRPr="00DB7279">
              <w:t>TypeDoc</w:t>
            </w:r>
          </w:p>
        </w:tc>
        <w:tc>
          <w:tcPr>
            <w:tcW w:w="1371" w:type="pct"/>
          </w:tcPr>
          <w:p w14:paraId="065A0F5B" w14:textId="77777777" w:rsidR="00391EA4" w:rsidRPr="007036CE" w:rsidRDefault="00391EA4" w:rsidP="00391EA4">
            <w:pPr>
              <w:pStyle w:val="GOSTTablenorm"/>
            </w:pPr>
            <w:r w:rsidRPr="007036CE">
              <w:t>Наименование документа определяется по справочнику «Типы документов» с помощью значения атрибута Тип_документа (TypeDoc) из заголовка запроса</w:t>
            </w:r>
          </w:p>
        </w:tc>
      </w:tr>
      <w:tr w:rsidR="00391EA4" w:rsidRPr="007036CE" w14:paraId="10CF94FF" w14:textId="77777777" w:rsidTr="0084483E">
        <w:tc>
          <w:tcPr>
            <w:tcW w:w="1109" w:type="pct"/>
          </w:tcPr>
          <w:p w14:paraId="0947A709" w14:textId="77777777" w:rsidR="00391EA4" w:rsidRPr="007036CE" w:rsidRDefault="00391EA4" w:rsidP="00391EA4">
            <w:pPr>
              <w:pStyle w:val="GOSTTablenorm"/>
            </w:pPr>
            <w:r w:rsidRPr="007036CE">
              <w:t>Код_валюты</w:t>
            </w:r>
          </w:p>
        </w:tc>
        <w:tc>
          <w:tcPr>
            <w:tcW w:w="302" w:type="pct"/>
          </w:tcPr>
          <w:p w14:paraId="1CDFCCA7" w14:textId="77777777" w:rsidR="00391EA4" w:rsidRPr="007036CE" w:rsidRDefault="00391EA4" w:rsidP="00391EA4">
            <w:pPr>
              <w:pStyle w:val="GOSTTablenorm"/>
            </w:pPr>
            <w:r w:rsidRPr="007036CE">
              <w:t>да</w:t>
            </w:r>
          </w:p>
        </w:tc>
        <w:tc>
          <w:tcPr>
            <w:tcW w:w="1109" w:type="pct"/>
          </w:tcPr>
          <w:p w14:paraId="50BAE7FA" w14:textId="77777777" w:rsidR="00391EA4" w:rsidRPr="007036CE" w:rsidRDefault="00391EA4" w:rsidP="00391EA4">
            <w:pPr>
              <w:pStyle w:val="GOSTTablenorm"/>
            </w:pPr>
            <w:r w:rsidRPr="007036CE">
              <w:t>Код валюты по ОКВ</w:t>
            </w:r>
          </w:p>
        </w:tc>
        <w:tc>
          <w:tcPr>
            <w:tcW w:w="1109" w:type="pct"/>
          </w:tcPr>
          <w:p w14:paraId="2D623C56" w14:textId="6F1F1670" w:rsidR="00391EA4" w:rsidRPr="007036CE" w:rsidRDefault="00391EA4" w:rsidP="00391EA4">
            <w:pPr>
              <w:pStyle w:val="GOSTTablenorm"/>
            </w:pPr>
            <w:r w:rsidRPr="000617A0">
              <w:t>INF_OKV_CODE</w:t>
            </w:r>
          </w:p>
        </w:tc>
        <w:tc>
          <w:tcPr>
            <w:tcW w:w="1371" w:type="pct"/>
          </w:tcPr>
          <w:p w14:paraId="2CB172E7" w14:textId="77777777" w:rsidR="00391EA4" w:rsidRPr="007036CE" w:rsidRDefault="00391EA4" w:rsidP="00391EA4">
            <w:pPr>
              <w:pStyle w:val="GOSTTablenorm"/>
              <w:rPr>
                <w:szCs w:val="22"/>
              </w:rPr>
            </w:pPr>
            <w:r w:rsidRPr="007036CE">
              <w:rPr>
                <w:szCs w:val="22"/>
              </w:rPr>
              <w:t>В составе документа может приходить как цифровой, так и буквенный код валюты.</w:t>
            </w:r>
          </w:p>
          <w:p w14:paraId="2E91E295" w14:textId="77777777" w:rsidR="00391EA4" w:rsidRPr="007036CE" w:rsidRDefault="00391EA4" w:rsidP="00391EA4">
            <w:pPr>
              <w:pStyle w:val="GOSTTableListNum10"/>
              <w:numPr>
                <w:ilvl w:val="0"/>
                <w:numId w:val="46"/>
              </w:numPr>
            </w:pPr>
            <w:r w:rsidRPr="007036CE">
              <w:lastRenderedPageBreak/>
              <w:t>если код валюты пришел цифровой, то в атрибут его значение записывается в неизменном виде;</w:t>
            </w:r>
          </w:p>
          <w:p w14:paraId="2DAE3FBA" w14:textId="77777777" w:rsidR="00391EA4" w:rsidRPr="007036CE" w:rsidRDefault="00391EA4" w:rsidP="00391EA4">
            <w:pPr>
              <w:pStyle w:val="GOSTTableListNum10"/>
            </w:pPr>
            <w:r w:rsidRPr="007036CE">
              <w:t>если код валюты пришел буквенный, то в атрибут его значение записывается после преобразования в цифровой по данным справочника «Общероссийский классификатор валют (ОКВ)»</w:t>
            </w:r>
            <w:r w:rsidRPr="007036CE">
              <w:rPr>
                <w:rStyle w:val="af6"/>
              </w:rPr>
              <w:fldChar w:fldCharType="begin"/>
            </w:r>
            <w:r w:rsidRPr="007036CE">
              <w:rPr>
                <w:vertAlign w:val="superscript"/>
              </w:rPr>
              <w:instrText xml:space="preserve"> NOTEREF _Ref153484430 \h </w:instrText>
            </w:r>
            <w:r w:rsidRPr="007036CE">
              <w:rPr>
                <w:rStyle w:val="af6"/>
              </w:rPr>
              <w:instrText xml:space="preserve"> \* MERGEFORMAT </w:instrText>
            </w:r>
            <w:r w:rsidRPr="007036CE">
              <w:rPr>
                <w:rStyle w:val="af6"/>
              </w:rPr>
            </w:r>
            <w:r w:rsidRPr="007036CE">
              <w:rPr>
                <w:rStyle w:val="af6"/>
              </w:rPr>
              <w:fldChar w:fldCharType="separate"/>
            </w:r>
            <w:r w:rsidR="00BD74E1">
              <w:rPr>
                <w:vertAlign w:val="superscript"/>
              </w:rPr>
              <w:t>5</w:t>
            </w:r>
            <w:r w:rsidRPr="007036CE">
              <w:rPr>
                <w:rStyle w:val="af6"/>
              </w:rPr>
              <w:fldChar w:fldCharType="end"/>
            </w:r>
          </w:p>
        </w:tc>
      </w:tr>
      <w:tr w:rsidR="00391EA4" w:rsidRPr="007036CE" w14:paraId="54B54F48" w14:textId="77777777" w:rsidTr="0084483E">
        <w:tc>
          <w:tcPr>
            <w:tcW w:w="1109" w:type="pct"/>
          </w:tcPr>
          <w:p w14:paraId="0693A6A0" w14:textId="77777777" w:rsidR="00391EA4" w:rsidRPr="007036CE" w:rsidRDefault="00391EA4" w:rsidP="00391EA4">
            <w:pPr>
              <w:pStyle w:val="GOSTTablenorm"/>
            </w:pPr>
            <w:r w:rsidRPr="007036CE">
              <w:rPr>
                <w:szCs w:val="22"/>
              </w:rPr>
              <w:lastRenderedPageBreak/>
              <w:t>Код_валюты_учета</w:t>
            </w:r>
          </w:p>
        </w:tc>
        <w:tc>
          <w:tcPr>
            <w:tcW w:w="302" w:type="pct"/>
          </w:tcPr>
          <w:p w14:paraId="696BED23" w14:textId="77777777" w:rsidR="00391EA4" w:rsidRPr="007036CE" w:rsidRDefault="00391EA4" w:rsidP="00391EA4">
            <w:pPr>
              <w:pStyle w:val="GOSTTablenorm"/>
            </w:pPr>
            <w:r w:rsidRPr="007036CE">
              <w:rPr>
                <w:szCs w:val="22"/>
              </w:rPr>
              <w:t>да</w:t>
            </w:r>
          </w:p>
        </w:tc>
        <w:tc>
          <w:tcPr>
            <w:tcW w:w="1109" w:type="pct"/>
          </w:tcPr>
          <w:p w14:paraId="6C754D93" w14:textId="77777777" w:rsidR="00391EA4" w:rsidRPr="007036CE" w:rsidRDefault="00391EA4" w:rsidP="00391EA4">
            <w:pPr>
              <w:pStyle w:val="GOSTTablenorm"/>
            </w:pPr>
            <w:r w:rsidRPr="007036CE">
              <w:rPr>
                <w:szCs w:val="22"/>
              </w:rPr>
              <w:t>Код валюты учета по ОКВ</w:t>
            </w:r>
          </w:p>
        </w:tc>
        <w:tc>
          <w:tcPr>
            <w:tcW w:w="1109" w:type="pct"/>
          </w:tcPr>
          <w:p w14:paraId="6B2DF5E3" w14:textId="77777777" w:rsidR="00391EA4" w:rsidRPr="007036CE" w:rsidRDefault="00391EA4" w:rsidP="00391EA4">
            <w:pPr>
              <w:pStyle w:val="GOSTTablenorm"/>
            </w:pPr>
            <w:r w:rsidRPr="007036CE">
              <w:t>-</w:t>
            </w:r>
          </w:p>
        </w:tc>
        <w:tc>
          <w:tcPr>
            <w:tcW w:w="1371" w:type="pct"/>
          </w:tcPr>
          <w:p w14:paraId="5D3EFE79" w14:textId="77777777" w:rsidR="00391EA4" w:rsidRPr="007036CE" w:rsidRDefault="00391EA4" w:rsidP="00391EA4">
            <w:pPr>
              <w:pStyle w:val="GOSTTablenorm"/>
              <w:rPr>
                <w:szCs w:val="22"/>
              </w:rPr>
            </w:pPr>
            <w:r w:rsidRPr="007036CE">
              <w:t>Указывается значение «643»</w:t>
            </w:r>
          </w:p>
        </w:tc>
      </w:tr>
      <w:tr w:rsidR="00391EA4" w:rsidRPr="007036CE" w14:paraId="008F50F9" w14:textId="77777777" w:rsidTr="0084483E">
        <w:tc>
          <w:tcPr>
            <w:tcW w:w="1109" w:type="pct"/>
          </w:tcPr>
          <w:p w14:paraId="4AAF6981" w14:textId="77777777" w:rsidR="00391EA4" w:rsidRPr="007036CE" w:rsidRDefault="00391EA4" w:rsidP="00391EA4">
            <w:pPr>
              <w:pStyle w:val="GOSTTablenorm"/>
            </w:pPr>
            <w:r w:rsidRPr="007036CE">
              <w:t>Дата_ввода_в_действие</w:t>
            </w:r>
          </w:p>
        </w:tc>
        <w:tc>
          <w:tcPr>
            <w:tcW w:w="302" w:type="pct"/>
          </w:tcPr>
          <w:p w14:paraId="466F465D" w14:textId="77777777" w:rsidR="00391EA4" w:rsidRPr="007036CE" w:rsidRDefault="00391EA4" w:rsidP="00391EA4">
            <w:pPr>
              <w:pStyle w:val="GOSTTablenorm"/>
            </w:pPr>
            <w:r w:rsidRPr="007036CE">
              <w:t>да</w:t>
            </w:r>
          </w:p>
        </w:tc>
        <w:tc>
          <w:tcPr>
            <w:tcW w:w="1109" w:type="pct"/>
          </w:tcPr>
          <w:p w14:paraId="35EB4915" w14:textId="77777777" w:rsidR="00391EA4" w:rsidRPr="007036CE" w:rsidRDefault="00391EA4" w:rsidP="00391EA4">
            <w:pPr>
              <w:pStyle w:val="GOSTTablenorm"/>
            </w:pPr>
            <w:r w:rsidRPr="007036CE">
              <w:t>Дата ввода в действие</w:t>
            </w:r>
          </w:p>
        </w:tc>
        <w:tc>
          <w:tcPr>
            <w:tcW w:w="1109" w:type="pct"/>
          </w:tcPr>
          <w:p w14:paraId="1E5F88AB" w14:textId="6ED88802" w:rsidR="00391EA4" w:rsidRPr="007036CE" w:rsidRDefault="00391EA4" w:rsidP="00391EA4">
            <w:pPr>
              <w:pStyle w:val="GOSTTablenorm"/>
            </w:pPr>
            <w:r w:rsidRPr="00C040DF">
              <w:t>SettlementDate (из заголовка запроса)</w:t>
            </w:r>
          </w:p>
        </w:tc>
        <w:tc>
          <w:tcPr>
            <w:tcW w:w="1371" w:type="pct"/>
          </w:tcPr>
          <w:p w14:paraId="520ABA06" w14:textId="77777777" w:rsidR="00391EA4" w:rsidRPr="007036CE" w:rsidRDefault="00391EA4" w:rsidP="00391EA4">
            <w:pPr>
              <w:pStyle w:val="GOSTTablenorm"/>
            </w:pPr>
            <w:r w:rsidRPr="007036CE">
              <w:t>Для данного типа документов Дата_ввода_в_действие = Дата_отражения_в_учете</w:t>
            </w:r>
          </w:p>
        </w:tc>
      </w:tr>
      <w:tr w:rsidR="00391EA4" w:rsidRPr="007036CE" w14:paraId="0C70F8EF" w14:textId="77777777" w:rsidTr="0084483E">
        <w:tc>
          <w:tcPr>
            <w:tcW w:w="1109" w:type="pct"/>
          </w:tcPr>
          <w:p w14:paraId="15221D4D" w14:textId="77777777" w:rsidR="00391EA4" w:rsidRPr="007036CE" w:rsidRDefault="00391EA4" w:rsidP="00391EA4">
            <w:pPr>
              <w:pStyle w:val="GOSTTablenorm"/>
            </w:pPr>
            <w:r w:rsidRPr="007036CE">
              <w:t>Код_контура</w:t>
            </w:r>
          </w:p>
        </w:tc>
        <w:tc>
          <w:tcPr>
            <w:tcW w:w="302" w:type="pct"/>
          </w:tcPr>
          <w:p w14:paraId="58CAD955" w14:textId="77777777" w:rsidR="00391EA4" w:rsidRPr="007036CE" w:rsidRDefault="00391EA4" w:rsidP="00391EA4">
            <w:pPr>
              <w:pStyle w:val="GOSTTablenorm"/>
            </w:pPr>
            <w:r w:rsidRPr="007036CE">
              <w:t>да</w:t>
            </w:r>
          </w:p>
        </w:tc>
        <w:tc>
          <w:tcPr>
            <w:tcW w:w="1109" w:type="pct"/>
          </w:tcPr>
          <w:p w14:paraId="7900665B" w14:textId="77777777" w:rsidR="00391EA4" w:rsidRPr="007036CE" w:rsidRDefault="00391EA4" w:rsidP="00391EA4">
            <w:pPr>
              <w:pStyle w:val="GOSTTablenorm"/>
            </w:pPr>
            <w:r w:rsidRPr="007036CE">
              <w:t>Контур</w:t>
            </w:r>
          </w:p>
        </w:tc>
        <w:tc>
          <w:tcPr>
            <w:tcW w:w="1109" w:type="pct"/>
          </w:tcPr>
          <w:p w14:paraId="1F63BCBA" w14:textId="074FF349" w:rsidR="00391EA4" w:rsidRPr="007036CE" w:rsidRDefault="008D4004" w:rsidP="00391EA4">
            <w:pPr>
              <w:pStyle w:val="GOSTTablenorm"/>
            </w:pPr>
            <w:r w:rsidRPr="008D4004">
              <w:t>SystemInformation_Contour</w:t>
            </w:r>
          </w:p>
        </w:tc>
        <w:tc>
          <w:tcPr>
            <w:tcW w:w="1371" w:type="pct"/>
          </w:tcPr>
          <w:p w14:paraId="504BF539" w14:textId="77777777" w:rsidR="00391EA4" w:rsidRPr="007036CE" w:rsidRDefault="00391EA4" w:rsidP="00391EA4">
            <w:pPr>
              <w:pStyle w:val="GOSTTablenorm"/>
            </w:pPr>
            <w:r w:rsidRPr="007036CE">
              <w:t>Если в теге документа «1» или «</w:t>
            </w:r>
            <w:r w:rsidRPr="007036CE">
              <w:rPr>
                <w:lang w:val="en-US"/>
              </w:rPr>
              <w:t>O</w:t>
            </w:r>
            <w:r w:rsidRPr="007036CE">
              <w:t>», то значение «1».</w:t>
            </w:r>
          </w:p>
          <w:p w14:paraId="0D0B7AC1" w14:textId="77777777" w:rsidR="00391EA4" w:rsidRPr="007036CE" w:rsidRDefault="00391EA4" w:rsidP="00391EA4">
            <w:pPr>
              <w:pStyle w:val="GOSTTablenorm"/>
            </w:pPr>
            <w:r w:rsidRPr="007036CE">
              <w:t>Если в теге документа «2» или «S», то значение «2»</w:t>
            </w:r>
          </w:p>
        </w:tc>
      </w:tr>
      <w:tr w:rsidR="00391EA4" w:rsidRPr="007036CE" w14:paraId="1C89DF22" w14:textId="77777777" w:rsidTr="0084483E">
        <w:tc>
          <w:tcPr>
            <w:tcW w:w="1109" w:type="pct"/>
          </w:tcPr>
          <w:p w14:paraId="650AB2DA" w14:textId="77777777" w:rsidR="00391EA4" w:rsidRPr="007036CE" w:rsidRDefault="00391EA4" w:rsidP="00391EA4">
            <w:pPr>
              <w:pStyle w:val="GOSTTablenorm"/>
            </w:pPr>
            <w:r w:rsidRPr="007036CE">
              <w:t>Уровень_конфиденциальности</w:t>
            </w:r>
          </w:p>
        </w:tc>
        <w:tc>
          <w:tcPr>
            <w:tcW w:w="302" w:type="pct"/>
          </w:tcPr>
          <w:p w14:paraId="667C40B7" w14:textId="77777777" w:rsidR="00391EA4" w:rsidRPr="007036CE" w:rsidRDefault="00391EA4" w:rsidP="00391EA4">
            <w:pPr>
              <w:pStyle w:val="GOSTTablenorm"/>
            </w:pPr>
            <w:r w:rsidRPr="007036CE">
              <w:t>нет</w:t>
            </w:r>
          </w:p>
        </w:tc>
        <w:tc>
          <w:tcPr>
            <w:tcW w:w="1109" w:type="pct"/>
          </w:tcPr>
          <w:p w14:paraId="47CB9F6C" w14:textId="77777777" w:rsidR="00391EA4" w:rsidRPr="007036CE" w:rsidRDefault="00391EA4" w:rsidP="00391EA4">
            <w:pPr>
              <w:pStyle w:val="GOSTTablenorm"/>
            </w:pPr>
            <w:r w:rsidRPr="007036CE">
              <w:t>Уровень конфиденциальности</w:t>
            </w:r>
          </w:p>
        </w:tc>
        <w:tc>
          <w:tcPr>
            <w:tcW w:w="1109" w:type="pct"/>
          </w:tcPr>
          <w:p w14:paraId="69AFBE22" w14:textId="2213A0B0" w:rsidR="00391EA4" w:rsidRPr="007036CE" w:rsidRDefault="00391EA4" w:rsidP="00391EA4">
            <w:pPr>
              <w:pStyle w:val="GOSTTablenorm"/>
            </w:pPr>
            <w:r w:rsidRPr="00C040DF">
              <w:t>StmInfrmtn_AccessLevelStereotype</w:t>
            </w:r>
          </w:p>
        </w:tc>
        <w:tc>
          <w:tcPr>
            <w:tcW w:w="1371" w:type="pct"/>
          </w:tcPr>
          <w:p w14:paraId="161E1EA2" w14:textId="45A21D6B" w:rsidR="00391EA4" w:rsidRPr="007036CE" w:rsidRDefault="005D29DF" w:rsidP="00391EA4">
            <w:pPr>
              <w:pStyle w:val="GOSTTablenorm"/>
            </w:pPr>
            <w:r>
              <w:t>-</w:t>
            </w:r>
          </w:p>
        </w:tc>
      </w:tr>
      <w:tr w:rsidR="00391EA4" w:rsidRPr="006270BE" w14:paraId="49327E2E" w14:textId="77777777" w:rsidTr="0084483E">
        <w:tc>
          <w:tcPr>
            <w:tcW w:w="1109" w:type="pct"/>
          </w:tcPr>
          <w:p w14:paraId="7041CA41" w14:textId="77777777" w:rsidR="00391EA4" w:rsidRPr="007036CE" w:rsidRDefault="00391EA4" w:rsidP="00391EA4">
            <w:pPr>
              <w:pStyle w:val="GOSTTablenorm"/>
            </w:pPr>
            <w:r w:rsidRPr="007036CE">
              <w:t>Код_бюджета</w:t>
            </w:r>
          </w:p>
        </w:tc>
        <w:tc>
          <w:tcPr>
            <w:tcW w:w="302" w:type="pct"/>
          </w:tcPr>
          <w:p w14:paraId="26F91494" w14:textId="77777777" w:rsidR="00391EA4" w:rsidRPr="007036CE" w:rsidRDefault="00391EA4" w:rsidP="00391EA4">
            <w:pPr>
              <w:pStyle w:val="GOSTTablenorm"/>
            </w:pPr>
            <w:r w:rsidRPr="007036CE">
              <w:t>нет</w:t>
            </w:r>
          </w:p>
        </w:tc>
        <w:tc>
          <w:tcPr>
            <w:tcW w:w="1109" w:type="pct"/>
          </w:tcPr>
          <w:p w14:paraId="3C973A12" w14:textId="77777777" w:rsidR="00391EA4" w:rsidRPr="007036CE" w:rsidRDefault="00391EA4" w:rsidP="00391EA4">
            <w:pPr>
              <w:pStyle w:val="GOSTTablenorm"/>
            </w:pPr>
            <w:r w:rsidRPr="007036CE">
              <w:t>Код бюджета</w:t>
            </w:r>
          </w:p>
        </w:tc>
        <w:tc>
          <w:tcPr>
            <w:tcW w:w="1109" w:type="pct"/>
          </w:tcPr>
          <w:p w14:paraId="109BA93F" w14:textId="602624E7" w:rsidR="00391EA4" w:rsidRPr="00391EA4" w:rsidRDefault="00391EA4" w:rsidP="00391EA4">
            <w:pPr>
              <w:pStyle w:val="GOSTTablenorm"/>
              <w:rPr>
                <w:lang w:val="en-US"/>
              </w:rPr>
            </w:pPr>
            <w:r w:rsidRPr="00747A44">
              <w:rPr>
                <w:lang w:val="en-US"/>
              </w:rPr>
              <w:t>InfPayer_SI_PAY_BT_Code</w:t>
            </w:r>
          </w:p>
        </w:tc>
        <w:tc>
          <w:tcPr>
            <w:tcW w:w="1371" w:type="pct"/>
          </w:tcPr>
          <w:p w14:paraId="3EB88E29" w14:textId="774F7C31" w:rsidR="00391EA4" w:rsidRPr="005D29DF" w:rsidRDefault="005D29DF" w:rsidP="00391EA4">
            <w:pPr>
              <w:pStyle w:val="GOSTTablenorm"/>
            </w:pPr>
            <w:r>
              <w:t>-</w:t>
            </w:r>
          </w:p>
        </w:tc>
      </w:tr>
      <w:tr w:rsidR="00391EA4" w:rsidRPr="007036CE" w14:paraId="48E2601D" w14:textId="77777777" w:rsidTr="0084483E">
        <w:tc>
          <w:tcPr>
            <w:tcW w:w="1109" w:type="pct"/>
          </w:tcPr>
          <w:p w14:paraId="311F88E6" w14:textId="77777777" w:rsidR="00391EA4" w:rsidRPr="007036CE" w:rsidRDefault="00391EA4" w:rsidP="00391EA4">
            <w:pPr>
              <w:pStyle w:val="GOSTTablenorm"/>
            </w:pPr>
            <w:r w:rsidRPr="007036CE">
              <w:t>Тип_бюджета</w:t>
            </w:r>
          </w:p>
        </w:tc>
        <w:tc>
          <w:tcPr>
            <w:tcW w:w="302" w:type="pct"/>
          </w:tcPr>
          <w:p w14:paraId="21D39F65" w14:textId="77777777" w:rsidR="00391EA4" w:rsidRPr="007036CE" w:rsidRDefault="00391EA4" w:rsidP="00391EA4">
            <w:pPr>
              <w:pStyle w:val="GOSTTablenorm"/>
            </w:pPr>
            <w:r w:rsidRPr="007036CE">
              <w:t>да</w:t>
            </w:r>
          </w:p>
        </w:tc>
        <w:tc>
          <w:tcPr>
            <w:tcW w:w="1109" w:type="pct"/>
          </w:tcPr>
          <w:p w14:paraId="4E96B63D" w14:textId="77777777" w:rsidR="00391EA4" w:rsidRPr="007036CE" w:rsidRDefault="00391EA4" w:rsidP="00391EA4">
            <w:pPr>
              <w:pStyle w:val="GOSTTablenorm"/>
            </w:pPr>
            <w:r w:rsidRPr="007036CE">
              <w:t>Тип бюджета</w:t>
            </w:r>
          </w:p>
        </w:tc>
        <w:tc>
          <w:tcPr>
            <w:tcW w:w="1109" w:type="pct"/>
          </w:tcPr>
          <w:p w14:paraId="06DA261E" w14:textId="02C209FD" w:rsidR="00391EA4" w:rsidRPr="007036CE" w:rsidRDefault="00391EA4" w:rsidP="00391EA4">
            <w:pPr>
              <w:pStyle w:val="GOSTTablenorm"/>
            </w:pPr>
          </w:p>
        </w:tc>
        <w:tc>
          <w:tcPr>
            <w:tcW w:w="1371" w:type="pct"/>
          </w:tcPr>
          <w:p w14:paraId="79F50C36" w14:textId="77777777" w:rsidR="00391EA4" w:rsidRPr="007036CE" w:rsidRDefault="00391EA4" w:rsidP="00391EA4">
            <w:pPr>
              <w:pStyle w:val="GOSTTablenorm"/>
            </w:pPr>
            <w:r w:rsidRPr="007036CE">
              <w:t>Тип бюджета определяется по справочнику «Бюджеты» (поиск по значению «Код бюджета»)</w:t>
            </w:r>
            <w:r w:rsidRPr="007036CE">
              <w:rPr>
                <w:rStyle w:val="af6"/>
              </w:rPr>
              <w:fldChar w:fldCharType="begin"/>
            </w:r>
            <w:r w:rsidRPr="007036CE">
              <w:rPr>
                <w:vertAlign w:val="superscript"/>
              </w:rPr>
              <w:instrText xml:space="preserve"> NOTEREF _Ref153484430 \h </w:instrText>
            </w:r>
            <w:r w:rsidRPr="007036CE">
              <w:rPr>
                <w:rStyle w:val="af6"/>
              </w:rPr>
              <w:instrText xml:space="preserve"> \* MERGEFORMAT </w:instrText>
            </w:r>
            <w:r w:rsidRPr="007036CE">
              <w:rPr>
                <w:rStyle w:val="af6"/>
              </w:rPr>
            </w:r>
            <w:r w:rsidRPr="007036CE">
              <w:rPr>
                <w:rStyle w:val="af6"/>
              </w:rPr>
              <w:fldChar w:fldCharType="separate"/>
            </w:r>
            <w:r w:rsidR="00BD74E1">
              <w:rPr>
                <w:vertAlign w:val="superscript"/>
              </w:rPr>
              <w:t>5</w:t>
            </w:r>
            <w:r w:rsidRPr="007036CE">
              <w:rPr>
                <w:rStyle w:val="af6"/>
              </w:rPr>
              <w:fldChar w:fldCharType="end"/>
            </w:r>
          </w:p>
        </w:tc>
      </w:tr>
      <w:tr w:rsidR="007062BE" w:rsidRPr="007036CE" w14:paraId="4819F906" w14:textId="77777777" w:rsidTr="0084483E">
        <w:tc>
          <w:tcPr>
            <w:tcW w:w="1109" w:type="pct"/>
          </w:tcPr>
          <w:p w14:paraId="2F8E12FA" w14:textId="77777777" w:rsidR="007062BE" w:rsidRPr="007036CE" w:rsidRDefault="007062BE" w:rsidP="007062BE">
            <w:pPr>
              <w:pStyle w:val="GOSTTablenorm"/>
            </w:pPr>
            <w:r w:rsidRPr="007036CE">
              <w:t>КС_уточненный</w:t>
            </w:r>
          </w:p>
        </w:tc>
        <w:tc>
          <w:tcPr>
            <w:tcW w:w="302" w:type="pct"/>
          </w:tcPr>
          <w:p w14:paraId="787ABD82" w14:textId="77777777" w:rsidR="007062BE" w:rsidRPr="007036CE" w:rsidRDefault="007062BE" w:rsidP="007062BE">
            <w:pPr>
              <w:pStyle w:val="GOSTTablenorm"/>
            </w:pPr>
            <w:r w:rsidRPr="007036CE">
              <w:t>нет</w:t>
            </w:r>
          </w:p>
        </w:tc>
        <w:tc>
          <w:tcPr>
            <w:tcW w:w="1109" w:type="pct"/>
          </w:tcPr>
          <w:p w14:paraId="17C52960" w14:textId="6F2CA805" w:rsidR="007062BE" w:rsidRPr="007036CE" w:rsidRDefault="007062BE" w:rsidP="007062BE">
            <w:pPr>
              <w:pStyle w:val="GOSTTablenorm"/>
            </w:pPr>
            <w:ins w:id="14924" w:author="Тимофеева Ирина" w:date="2026-04-08T13:42:00Z">
              <w:r w:rsidRPr="007036CE">
                <w:rPr>
                  <w:szCs w:val="22"/>
                </w:rPr>
                <w:t>Номер банковского счета (казначейского счета) уточненный</w:t>
              </w:r>
            </w:ins>
            <w:del w:id="14925" w:author="Тимофеева Ирина" w:date="2026-04-08T13:42:00Z">
              <w:r w:rsidRPr="007036CE" w:rsidDel="007062BE">
                <w:delText>КС уточненный</w:delText>
              </w:r>
            </w:del>
          </w:p>
        </w:tc>
        <w:tc>
          <w:tcPr>
            <w:tcW w:w="1109" w:type="pct"/>
          </w:tcPr>
          <w:p w14:paraId="01D1192D" w14:textId="1F36ADF2" w:rsidR="007062BE" w:rsidRPr="007036CE" w:rsidRDefault="007062BE" w:rsidP="007062BE">
            <w:pPr>
              <w:pStyle w:val="GOSTTablenorm"/>
            </w:pPr>
            <w:ins w:id="14926" w:author="Тимофеева Ирина" w:date="2026-04-08T13:42:00Z">
              <w:r w:rsidRPr="00752D5D">
                <w:t>InfPayer_Customer_AccNum</w:t>
              </w:r>
            </w:ins>
            <w:del w:id="14927" w:author="Тимофеева Ирина" w:date="2026-04-08T13:42:00Z">
              <w:r w:rsidRPr="004A6D53" w:rsidDel="007062BE">
                <w:rPr>
                  <w:b/>
                  <w:bCs/>
                </w:rPr>
                <w:delText>Updated</w:delText>
              </w:r>
              <w:r w:rsidRPr="004A6D53" w:rsidDel="007062BE">
                <w:delText>:UR_AccNum</w:delText>
              </w:r>
            </w:del>
          </w:p>
        </w:tc>
        <w:tc>
          <w:tcPr>
            <w:tcW w:w="1371" w:type="pct"/>
          </w:tcPr>
          <w:p w14:paraId="4DBF89E5" w14:textId="3F5C5A56" w:rsidR="007062BE" w:rsidRPr="007036CE" w:rsidRDefault="007062BE" w:rsidP="007062BE">
            <w:pPr>
              <w:pStyle w:val="GOSTTablenorm"/>
            </w:pPr>
            <w:r>
              <w:t>-</w:t>
            </w:r>
          </w:p>
        </w:tc>
      </w:tr>
      <w:tr w:rsidR="007062BE" w:rsidRPr="007036CE" w14:paraId="6298E3D0" w14:textId="77777777" w:rsidTr="0084483E">
        <w:tc>
          <w:tcPr>
            <w:tcW w:w="1109" w:type="pct"/>
          </w:tcPr>
          <w:p w14:paraId="27733C10" w14:textId="77777777" w:rsidR="007062BE" w:rsidRPr="007036CE" w:rsidRDefault="007062BE" w:rsidP="007062BE">
            <w:pPr>
              <w:pStyle w:val="GOSTTablenorm"/>
            </w:pPr>
            <w:r w:rsidRPr="007036CE">
              <w:t>КБК_КС_уточненный</w:t>
            </w:r>
          </w:p>
        </w:tc>
        <w:tc>
          <w:tcPr>
            <w:tcW w:w="302" w:type="pct"/>
          </w:tcPr>
          <w:p w14:paraId="0AD40656" w14:textId="77777777" w:rsidR="007062BE" w:rsidRPr="007036CE" w:rsidRDefault="007062BE" w:rsidP="007062BE">
            <w:pPr>
              <w:pStyle w:val="GOSTTablenorm"/>
            </w:pPr>
            <w:r w:rsidRPr="007036CE">
              <w:t>да</w:t>
            </w:r>
          </w:p>
        </w:tc>
        <w:tc>
          <w:tcPr>
            <w:tcW w:w="1109" w:type="pct"/>
          </w:tcPr>
          <w:p w14:paraId="0303C087" w14:textId="77777777" w:rsidR="007062BE" w:rsidRPr="007036CE" w:rsidRDefault="007062BE" w:rsidP="007062BE">
            <w:pPr>
              <w:pStyle w:val="GOSTTablenorm"/>
            </w:pPr>
            <w:r w:rsidRPr="007036CE">
              <w:t>КБК по КС уточненный</w:t>
            </w:r>
          </w:p>
        </w:tc>
        <w:tc>
          <w:tcPr>
            <w:tcW w:w="1109" w:type="pct"/>
          </w:tcPr>
          <w:p w14:paraId="41FD9FC2" w14:textId="23DBA9D8" w:rsidR="007062BE" w:rsidRPr="007036CE" w:rsidRDefault="007062BE" w:rsidP="007062BE">
            <w:pPr>
              <w:pStyle w:val="GOSTTablenorm"/>
            </w:pPr>
          </w:p>
        </w:tc>
        <w:tc>
          <w:tcPr>
            <w:tcW w:w="1371" w:type="pct"/>
          </w:tcPr>
          <w:p w14:paraId="39E6AF78" w14:textId="77777777" w:rsidR="007062BE" w:rsidRPr="007036CE" w:rsidRDefault="007062BE" w:rsidP="007062BE">
            <w:pPr>
              <w:pStyle w:val="GOSTTablenorm"/>
            </w:pPr>
            <w:r w:rsidRPr="007036CE">
              <w:t xml:space="preserve">КБК формируется по маске </w:t>
            </w:r>
            <w:r w:rsidRPr="007036CE">
              <w:lastRenderedPageBreak/>
              <w:t>10001050201</w:t>
            </w:r>
            <w:r w:rsidRPr="007036CE">
              <w:rPr>
                <w:rStyle w:val="aff2"/>
                <w:rFonts w:eastAsiaTheme="minorEastAsia"/>
                <w:b w:val="0"/>
                <w:bCs w:val="0"/>
              </w:rPr>
              <w:t>ХХ</w:t>
            </w:r>
            <w:r w:rsidRPr="007036CE">
              <w:t>000</w:t>
            </w:r>
            <w:r w:rsidRPr="007036CE">
              <w:rPr>
                <w:rStyle w:val="aff2"/>
                <w:rFonts w:eastAsiaTheme="minorEastAsia"/>
                <w:b w:val="0"/>
                <w:bCs w:val="0"/>
              </w:rPr>
              <w:t>Y</w:t>
            </w:r>
            <w:r w:rsidRPr="007036CE">
              <w:t>510, где:</w:t>
            </w:r>
          </w:p>
          <w:p w14:paraId="61E65ED7" w14:textId="77777777" w:rsidR="007062BE" w:rsidRPr="007036CE" w:rsidRDefault="007062BE" w:rsidP="007062BE">
            <w:pPr>
              <w:pStyle w:val="GOSTTableListMark1"/>
            </w:pPr>
            <w:r w:rsidRPr="007036CE">
              <w:rPr>
                <w:rStyle w:val="aff2"/>
                <w:rFonts w:eastAsiaTheme="minorEastAsia"/>
                <w:b w:val="0"/>
                <w:bCs w:val="0"/>
              </w:rPr>
              <w:t>ХХ</w:t>
            </w:r>
            <w:r w:rsidRPr="007036CE">
              <w:t> = код типа бюджета (см. вычисляемый реквизит Тип бюджета);</w:t>
            </w:r>
          </w:p>
          <w:p w14:paraId="5DD14C8C" w14:textId="77777777" w:rsidR="007062BE" w:rsidRPr="007036CE" w:rsidRDefault="007062BE" w:rsidP="007062BE">
            <w:pPr>
              <w:pStyle w:val="GOSTTableListMark1"/>
            </w:pPr>
            <w:r w:rsidRPr="007036CE">
              <w:rPr>
                <w:rStyle w:val="aff2"/>
                <w:rFonts w:eastAsiaTheme="minorEastAsia"/>
                <w:b w:val="0"/>
                <w:bCs w:val="0"/>
              </w:rPr>
              <w:t>Y</w:t>
            </w:r>
            <w:r w:rsidRPr="007036CE">
              <w:t> = 2, если тип бюджета = 01 (ФБ), и</w:t>
            </w:r>
          </w:p>
          <w:p w14:paraId="41728D06" w14:textId="77777777" w:rsidR="007062BE" w:rsidRPr="007036CE" w:rsidRDefault="007062BE" w:rsidP="007062BE">
            <w:pPr>
              <w:pStyle w:val="GOSTTableListMark1"/>
            </w:pPr>
            <w:r w:rsidRPr="007036CE">
              <w:rPr>
                <w:rStyle w:val="aff2"/>
                <w:rFonts w:eastAsiaTheme="minorEastAsia"/>
                <w:b w:val="0"/>
                <w:bCs w:val="0"/>
              </w:rPr>
              <w:t>Y</w:t>
            </w:r>
            <w:r w:rsidRPr="007036CE">
              <w:t> = 0, если тип бюджета != 01 (не ФБ)</w:t>
            </w:r>
          </w:p>
        </w:tc>
      </w:tr>
      <w:tr w:rsidR="007062BE" w:rsidRPr="007036CE" w14:paraId="62BFFE18" w14:textId="77777777" w:rsidTr="0084483E">
        <w:tc>
          <w:tcPr>
            <w:tcW w:w="1109" w:type="pct"/>
          </w:tcPr>
          <w:p w14:paraId="1E688B17" w14:textId="77777777" w:rsidR="007062BE" w:rsidRPr="007036CE" w:rsidRDefault="007062BE" w:rsidP="007062BE">
            <w:pPr>
              <w:pStyle w:val="GOSTTablenorm"/>
            </w:pPr>
            <w:r w:rsidRPr="007036CE">
              <w:lastRenderedPageBreak/>
              <w:t>Тип_КБК_КС_уточненный</w:t>
            </w:r>
          </w:p>
        </w:tc>
        <w:tc>
          <w:tcPr>
            <w:tcW w:w="302" w:type="pct"/>
          </w:tcPr>
          <w:p w14:paraId="2BACB3BE" w14:textId="77777777" w:rsidR="007062BE" w:rsidRPr="007036CE" w:rsidRDefault="007062BE" w:rsidP="007062BE">
            <w:pPr>
              <w:pStyle w:val="GOSTTablenorm"/>
            </w:pPr>
            <w:r w:rsidRPr="007036CE">
              <w:t>да</w:t>
            </w:r>
          </w:p>
        </w:tc>
        <w:tc>
          <w:tcPr>
            <w:tcW w:w="1109" w:type="pct"/>
          </w:tcPr>
          <w:p w14:paraId="1B785751" w14:textId="77777777" w:rsidR="007062BE" w:rsidRPr="007036CE" w:rsidRDefault="007062BE" w:rsidP="007062BE">
            <w:pPr>
              <w:pStyle w:val="GOSTTablenorm"/>
            </w:pPr>
            <w:r w:rsidRPr="007036CE">
              <w:t>Тип КБК уточненный</w:t>
            </w:r>
          </w:p>
        </w:tc>
        <w:tc>
          <w:tcPr>
            <w:tcW w:w="1109" w:type="pct"/>
          </w:tcPr>
          <w:p w14:paraId="72BA895A" w14:textId="77777777" w:rsidR="007062BE" w:rsidRPr="007036CE" w:rsidRDefault="007062BE" w:rsidP="007062BE">
            <w:pPr>
              <w:pStyle w:val="GOSTTablenorm"/>
            </w:pPr>
          </w:p>
        </w:tc>
        <w:tc>
          <w:tcPr>
            <w:tcW w:w="1371" w:type="pct"/>
          </w:tcPr>
          <w:p w14:paraId="7934341C" w14:textId="77777777" w:rsidR="007062BE" w:rsidRPr="007036CE" w:rsidRDefault="007062BE" w:rsidP="007062BE">
            <w:pPr>
              <w:pStyle w:val="GOSTTablenorm"/>
            </w:pPr>
            <w:r w:rsidRPr="007036CE">
              <w:t>Атрибут всегда заполняется значением «31»</w:t>
            </w:r>
          </w:p>
        </w:tc>
      </w:tr>
      <w:tr w:rsidR="007062BE" w:rsidRPr="007036CE" w14:paraId="53193716" w14:textId="77777777" w:rsidTr="0084483E">
        <w:tc>
          <w:tcPr>
            <w:tcW w:w="1109" w:type="pct"/>
          </w:tcPr>
          <w:p w14:paraId="7A83DC85" w14:textId="77777777" w:rsidR="007062BE" w:rsidRPr="007036CE" w:rsidRDefault="007062BE" w:rsidP="007062BE">
            <w:pPr>
              <w:pStyle w:val="GOSTTablenorm"/>
            </w:pPr>
            <w:r w:rsidRPr="007036CE">
              <w:t>Учет_ДО_ЛС</w:t>
            </w:r>
          </w:p>
        </w:tc>
        <w:tc>
          <w:tcPr>
            <w:tcW w:w="302" w:type="pct"/>
          </w:tcPr>
          <w:p w14:paraId="2FAFD98C" w14:textId="77777777" w:rsidR="007062BE" w:rsidRPr="007036CE" w:rsidRDefault="007062BE" w:rsidP="007062BE">
            <w:pPr>
              <w:pStyle w:val="GOSTTablenorm"/>
            </w:pPr>
            <w:r w:rsidRPr="007036CE">
              <w:t>да</w:t>
            </w:r>
          </w:p>
        </w:tc>
        <w:tc>
          <w:tcPr>
            <w:tcW w:w="1109" w:type="pct"/>
          </w:tcPr>
          <w:p w14:paraId="083993D3" w14:textId="77777777" w:rsidR="007062BE" w:rsidRPr="007036CE" w:rsidRDefault="007062BE" w:rsidP="007062BE">
            <w:pPr>
              <w:pStyle w:val="GOSTTablenorm"/>
            </w:pPr>
            <w:r w:rsidRPr="007036CE">
              <w:t>Признак учета ДО на ЛС уточняемом и/или уточненном</w:t>
            </w:r>
          </w:p>
        </w:tc>
        <w:tc>
          <w:tcPr>
            <w:tcW w:w="1109" w:type="pct"/>
          </w:tcPr>
          <w:p w14:paraId="23E8AF77" w14:textId="15E4AC14" w:rsidR="007062BE" w:rsidRPr="007036CE" w:rsidRDefault="007062BE" w:rsidP="007062BE">
            <w:pPr>
              <w:pStyle w:val="GOSTTablenorm"/>
            </w:pPr>
            <w:r w:rsidRPr="008D4004">
              <w:t>SystemInformation_SIGN_DO_SND</w:t>
            </w:r>
          </w:p>
        </w:tc>
        <w:tc>
          <w:tcPr>
            <w:tcW w:w="1371" w:type="pct"/>
          </w:tcPr>
          <w:p w14:paraId="30A02958" w14:textId="77777777" w:rsidR="007062BE" w:rsidRPr="007036CE" w:rsidRDefault="007062BE" w:rsidP="007062BE">
            <w:pPr>
              <w:pStyle w:val="GOSTTablenorm"/>
              <w:rPr>
                <w:szCs w:val="22"/>
              </w:rPr>
            </w:pPr>
            <w:r w:rsidRPr="007036CE">
              <w:rPr>
                <w:szCs w:val="22"/>
              </w:rPr>
              <w:t>Если в теге документа «</w:t>
            </w:r>
            <w:r w:rsidRPr="007036CE">
              <w:rPr>
                <w:szCs w:val="22"/>
                <w:lang w:val="en-US"/>
              </w:rPr>
              <w:t>true</w:t>
            </w:r>
            <w:r w:rsidRPr="007036CE">
              <w:rPr>
                <w:szCs w:val="22"/>
              </w:rPr>
              <w:t>», то значение «1».</w:t>
            </w:r>
          </w:p>
          <w:p w14:paraId="0B5EE8E4" w14:textId="77777777" w:rsidR="007062BE" w:rsidRPr="007036CE" w:rsidRDefault="007062BE" w:rsidP="007062BE">
            <w:pPr>
              <w:pStyle w:val="GOSTTablenorm"/>
            </w:pPr>
            <w:r w:rsidRPr="007036CE">
              <w:rPr>
                <w:szCs w:val="22"/>
              </w:rPr>
              <w:t>Если в теге документа «</w:t>
            </w:r>
            <w:r w:rsidRPr="007036CE">
              <w:rPr>
                <w:szCs w:val="22"/>
                <w:lang w:val="en-US"/>
              </w:rPr>
              <w:t>false</w:t>
            </w:r>
            <w:r w:rsidRPr="007036CE">
              <w:rPr>
                <w:szCs w:val="22"/>
              </w:rPr>
              <w:t>», то значение «0»</w:t>
            </w:r>
          </w:p>
        </w:tc>
      </w:tr>
      <w:tr w:rsidR="007062BE" w:rsidRPr="007036CE" w14:paraId="4089B2A8" w14:textId="77777777" w:rsidTr="0084483E">
        <w:tc>
          <w:tcPr>
            <w:tcW w:w="1109" w:type="pct"/>
          </w:tcPr>
          <w:p w14:paraId="0963330B" w14:textId="77777777" w:rsidR="007062BE" w:rsidRPr="007036CE" w:rsidRDefault="007062BE" w:rsidP="007062BE">
            <w:pPr>
              <w:pStyle w:val="GOSTTablenorm"/>
            </w:pPr>
            <w:r w:rsidRPr="007036CE">
              <w:t>Учет_ПОФР_ЛС</w:t>
            </w:r>
          </w:p>
        </w:tc>
        <w:tc>
          <w:tcPr>
            <w:tcW w:w="302" w:type="pct"/>
          </w:tcPr>
          <w:p w14:paraId="3DA9DDA0" w14:textId="77777777" w:rsidR="007062BE" w:rsidRPr="007036CE" w:rsidRDefault="007062BE" w:rsidP="007062BE">
            <w:pPr>
              <w:pStyle w:val="GOSTTablenorm"/>
            </w:pPr>
            <w:r w:rsidRPr="007036CE">
              <w:t>да</w:t>
            </w:r>
          </w:p>
        </w:tc>
        <w:tc>
          <w:tcPr>
            <w:tcW w:w="1109" w:type="pct"/>
          </w:tcPr>
          <w:p w14:paraId="38A8188B" w14:textId="77777777" w:rsidR="007062BE" w:rsidRPr="007036CE" w:rsidRDefault="007062BE" w:rsidP="007062BE">
            <w:pPr>
              <w:pStyle w:val="GOSTTablenorm"/>
            </w:pPr>
            <w:r w:rsidRPr="007036CE">
              <w:t>Признак учета ПОФР на ЛС уточняемом и/или уточненном</w:t>
            </w:r>
          </w:p>
        </w:tc>
        <w:tc>
          <w:tcPr>
            <w:tcW w:w="1109" w:type="pct"/>
          </w:tcPr>
          <w:p w14:paraId="23C26909" w14:textId="16024D1C" w:rsidR="007062BE" w:rsidRPr="007036CE" w:rsidRDefault="007062BE" w:rsidP="007062BE">
            <w:pPr>
              <w:pStyle w:val="GOSTTablenorm"/>
            </w:pPr>
            <w:r w:rsidRPr="008D4004">
              <w:t>SystemInformation_SIGN_POFR_Snd</w:t>
            </w:r>
          </w:p>
        </w:tc>
        <w:tc>
          <w:tcPr>
            <w:tcW w:w="1371" w:type="pct"/>
          </w:tcPr>
          <w:p w14:paraId="74443E41" w14:textId="77777777" w:rsidR="007062BE" w:rsidRPr="007036CE" w:rsidRDefault="007062BE" w:rsidP="007062BE">
            <w:pPr>
              <w:pStyle w:val="GOSTTablenorm"/>
              <w:rPr>
                <w:szCs w:val="22"/>
              </w:rPr>
            </w:pPr>
            <w:r w:rsidRPr="007036CE">
              <w:rPr>
                <w:szCs w:val="22"/>
              </w:rPr>
              <w:t>Если в теге документа «</w:t>
            </w:r>
            <w:r w:rsidRPr="007036CE">
              <w:rPr>
                <w:szCs w:val="22"/>
                <w:lang w:val="en-US"/>
              </w:rPr>
              <w:t>true</w:t>
            </w:r>
            <w:r w:rsidRPr="007036CE">
              <w:rPr>
                <w:szCs w:val="22"/>
              </w:rPr>
              <w:t>», то значение «1».</w:t>
            </w:r>
          </w:p>
          <w:p w14:paraId="79154875" w14:textId="77777777" w:rsidR="007062BE" w:rsidRPr="007036CE" w:rsidRDefault="007062BE" w:rsidP="007062BE">
            <w:pPr>
              <w:pStyle w:val="GOSTTablenorm"/>
            </w:pPr>
            <w:r w:rsidRPr="007036CE">
              <w:rPr>
                <w:szCs w:val="22"/>
              </w:rPr>
              <w:t>Если в теге документа «</w:t>
            </w:r>
            <w:r w:rsidRPr="007036CE">
              <w:rPr>
                <w:szCs w:val="22"/>
                <w:lang w:val="en-US"/>
              </w:rPr>
              <w:t>false</w:t>
            </w:r>
            <w:r w:rsidRPr="007036CE">
              <w:rPr>
                <w:szCs w:val="22"/>
              </w:rPr>
              <w:t>», то значение «0»</w:t>
            </w:r>
          </w:p>
        </w:tc>
      </w:tr>
      <w:tr w:rsidR="007062BE" w:rsidRPr="007036CE" w14:paraId="2B6320D8" w14:textId="77777777" w:rsidTr="0084483E">
        <w:tc>
          <w:tcPr>
            <w:tcW w:w="1109" w:type="pct"/>
          </w:tcPr>
          <w:p w14:paraId="7D979E23" w14:textId="77777777" w:rsidR="007062BE" w:rsidRPr="007036CE" w:rsidRDefault="007062BE" w:rsidP="007062BE">
            <w:pPr>
              <w:pStyle w:val="GOSTTablenorm"/>
            </w:pPr>
            <w:r w:rsidRPr="007036CE">
              <w:t>Период_действия_ПОФР</w:t>
            </w:r>
          </w:p>
        </w:tc>
        <w:tc>
          <w:tcPr>
            <w:tcW w:w="302" w:type="pct"/>
          </w:tcPr>
          <w:p w14:paraId="3C9A8D04" w14:textId="77777777" w:rsidR="007062BE" w:rsidRPr="007036CE" w:rsidRDefault="007062BE" w:rsidP="007062BE">
            <w:pPr>
              <w:pStyle w:val="GOSTTablenorm"/>
            </w:pPr>
            <w:r w:rsidRPr="007036CE">
              <w:t>нет</w:t>
            </w:r>
          </w:p>
        </w:tc>
        <w:tc>
          <w:tcPr>
            <w:tcW w:w="1109" w:type="pct"/>
          </w:tcPr>
          <w:p w14:paraId="1020A64D" w14:textId="77777777" w:rsidR="007062BE" w:rsidRPr="007036CE" w:rsidRDefault="007062BE" w:rsidP="007062BE">
            <w:pPr>
              <w:pStyle w:val="GOSTTablenorm"/>
            </w:pPr>
            <w:r w:rsidRPr="007036CE">
              <w:t>Период действия ПОФР уточняемый и/или уточненный</w:t>
            </w:r>
          </w:p>
        </w:tc>
        <w:tc>
          <w:tcPr>
            <w:tcW w:w="1109" w:type="pct"/>
          </w:tcPr>
          <w:p w14:paraId="4F989543" w14:textId="09633F7B" w:rsidR="007062BE" w:rsidRPr="007036CE" w:rsidRDefault="007062BE" w:rsidP="007062BE">
            <w:pPr>
              <w:pStyle w:val="GOSTTablenorm"/>
            </w:pPr>
            <w:r w:rsidRPr="008D4004">
              <w:t>SystemInformation_POFRValidity</w:t>
            </w:r>
          </w:p>
        </w:tc>
        <w:tc>
          <w:tcPr>
            <w:tcW w:w="1371" w:type="pct"/>
          </w:tcPr>
          <w:p w14:paraId="2BA31B82" w14:textId="55027CDE" w:rsidR="007062BE" w:rsidRPr="007036CE" w:rsidRDefault="007062BE" w:rsidP="007062BE">
            <w:pPr>
              <w:pStyle w:val="GOSTTablenorm"/>
            </w:pPr>
            <w:r>
              <w:t>-</w:t>
            </w:r>
          </w:p>
        </w:tc>
      </w:tr>
      <w:tr w:rsidR="007062BE" w:rsidRPr="007036CE" w14:paraId="12281758" w14:textId="77777777" w:rsidTr="0084483E">
        <w:tc>
          <w:tcPr>
            <w:tcW w:w="1109" w:type="pct"/>
          </w:tcPr>
          <w:p w14:paraId="14EFD769" w14:textId="77777777" w:rsidR="007062BE" w:rsidRPr="007036CE" w:rsidRDefault="007062BE" w:rsidP="007062BE">
            <w:pPr>
              <w:pStyle w:val="GOSTTablenorm"/>
            </w:pPr>
            <w:r w:rsidRPr="007036CE">
              <w:t>КБК_ПОФР</w:t>
            </w:r>
          </w:p>
        </w:tc>
        <w:tc>
          <w:tcPr>
            <w:tcW w:w="302" w:type="pct"/>
          </w:tcPr>
          <w:p w14:paraId="5027A1EC" w14:textId="77777777" w:rsidR="007062BE" w:rsidRPr="007036CE" w:rsidRDefault="007062BE" w:rsidP="007062BE">
            <w:pPr>
              <w:pStyle w:val="GOSTTablenorm"/>
            </w:pPr>
            <w:r w:rsidRPr="007036CE">
              <w:t>нет</w:t>
            </w:r>
          </w:p>
        </w:tc>
        <w:tc>
          <w:tcPr>
            <w:tcW w:w="1109" w:type="pct"/>
          </w:tcPr>
          <w:p w14:paraId="1B7BBF37" w14:textId="77777777" w:rsidR="007062BE" w:rsidRPr="007036CE" w:rsidRDefault="007062BE" w:rsidP="007062BE">
            <w:pPr>
              <w:pStyle w:val="GOSTTablenorm"/>
            </w:pPr>
            <w:r w:rsidRPr="007036CE">
              <w:t>КБК для контроля остатка ПОФР уточняемый и/или уточненный</w:t>
            </w:r>
          </w:p>
        </w:tc>
        <w:tc>
          <w:tcPr>
            <w:tcW w:w="1109" w:type="pct"/>
          </w:tcPr>
          <w:p w14:paraId="75636AB5" w14:textId="747F4140" w:rsidR="007062BE" w:rsidRPr="007036CE" w:rsidRDefault="007062BE" w:rsidP="007062BE">
            <w:pPr>
              <w:pStyle w:val="GOSTTablenorm"/>
            </w:pPr>
            <w:r w:rsidRPr="008D4004">
              <w:t>SystemInformation_PofrBalanceKbk</w:t>
            </w:r>
          </w:p>
        </w:tc>
        <w:tc>
          <w:tcPr>
            <w:tcW w:w="1371" w:type="pct"/>
          </w:tcPr>
          <w:p w14:paraId="020197C5" w14:textId="5B7D3281" w:rsidR="007062BE" w:rsidRPr="007036CE" w:rsidRDefault="007062BE" w:rsidP="007062BE">
            <w:pPr>
              <w:pStyle w:val="GOSTTablenorm"/>
            </w:pPr>
            <w:r>
              <w:t>-</w:t>
            </w:r>
          </w:p>
        </w:tc>
      </w:tr>
      <w:tr w:rsidR="007062BE" w:rsidRPr="007036CE" w14:paraId="4A303A66" w14:textId="77777777" w:rsidTr="0084483E">
        <w:tc>
          <w:tcPr>
            <w:tcW w:w="1109" w:type="pct"/>
          </w:tcPr>
          <w:p w14:paraId="271435FB" w14:textId="77777777" w:rsidR="007062BE" w:rsidRPr="007036CE" w:rsidRDefault="007062BE" w:rsidP="007062BE">
            <w:pPr>
              <w:pStyle w:val="GOSTTablenorm"/>
            </w:pPr>
            <w:r w:rsidRPr="007036CE">
              <w:t>Номер_строки_уточняемой</w:t>
            </w:r>
          </w:p>
        </w:tc>
        <w:tc>
          <w:tcPr>
            <w:tcW w:w="302" w:type="pct"/>
          </w:tcPr>
          <w:p w14:paraId="4D67B2B4" w14:textId="77777777" w:rsidR="007062BE" w:rsidRPr="007036CE" w:rsidRDefault="007062BE" w:rsidP="007062BE">
            <w:pPr>
              <w:pStyle w:val="GOSTTablenorm"/>
            </w:pPr>
            <w:r w:rsidRPr="007036CE">
              <w:t>нет</w:t>
            </w:r>
          </w:p>
        </w:tc>
        <w:tc>
          <w:tcPr>
            <w:tcW w:w="1109" w:type="pct"/>
          </w:tcPr>
          <w:p w14:paraId="1E3F7909" w14:textId="77777777" w:rsidR="007062BE" w:rsidRPr="007036CE" w:rsidRDefault="007062BE" w:rsidP="007062BE">
            <w:pPr>
              <w:pStyle w:val="GOSTTablenorm"/>
            </w:pPr>
            <w:r w:rsidRPr="007036CE">
              <w:t>Номер строки уточняемой</w:t>
            </w:r>
          </w:p>
        </w:tc>
        <w:tc>
          <w:tcPr>
            <w:tcW w:w="1109" w:type="pct"/>
          </w:tcPr>
          <w:p w14:paraId="0413195A" w14:textId="363E5C9D" w:rsidR="007062BE" w:rsidRPr="007036CE" w:rsidRDefault="007062BE" w:rsidP="007062BE">
            <w:pPr>
              <w:pStyle w:val="GOSTTablenorm"/>
            </w:pPr>
            <w:r w:rsidRPr="000617A0">
              <w:rPr>
                <w:b/>
                <w:bCs/>
              </w:rPr>
              <w:t>DETAILS</w:t>
            </w:r>
            <w:r w:rsidRPr="000617A0">
              <w:t>:RecordNum</w:t>
            </w:r>
          </w:p>
        </w:tc>
        <w:tc>
          <w:tcPr>
            <w:tcW w:w="1371" w:type="pct"/>
          </w:tcPr>
          <w:p w14:paraId="6BC04552" w14:textId="6D07613E" w:rsidR="007062BE" w:rsidRPr="007036CE" w:rsidRDefault="007062BE" w:rsidP="007062BE">
            <w:pPr>
              <w:pStyle w:val="GOSTTablenorm"/>
            </w:pPr>
            <w:r>
              <w:t>-</w:t>
            </w:r>
          </w:p>
        </w:tc>
      </w:tr>
      <w:tr w:rsidR="007062BE" w:rsidRPr="007036CE" w14:paraId="3E2DC7DD" w14:textId="77777777" w:rsidTr="0084483E">
        <w:tc>
          <w:tcPr>
            <w:tcW w:w="1109" w:type="pct"/>
          </w:tcPr>
          <w:p w14:paraId="373D2C34" w14:textId="77777777" w:rsidR="007062BE" w:rsidRPr="007036CE" w:rsidRDefault="007062BE" w:rsidP="007062BE">
            <w:pPr>
              <w:pStyle w:val="GOSTTablenorm"/>
            </w:pPr>
            <w:r w:rsidRPr="007036CE">
              <w:t>Номер_строки_уточняющей</w:t>
            </w:r>
          </w:p>
        </w:tc>
        <w:tc>
          <w:tcPr>
            <w:tcW w:w="302" w:type="pct"/>
          </w:tcPr>
          <w:p w14:paraId="40D595DE" w14:textId="77777777" w:rsidR="007062BE" w:rsidRPr="007036CE" w:rsidRDefault="007062BE" w:rsidP="007062BE">
            <w:pPr>
              <w:pStyle w:val="GOSTTablenorm"/>
            </w:pPr>
            <w:r w:rsidRPr="007036CE">
              <w:t>нет</w:t>
            </w:r>
          </w:p>
        </w:tc>
        <w:tc>
          <w:tcPr>
            <w:tcW w:w="1109" w:type="pct"/>
          </w:tcPr>
          <w:p w14:paraId="5CE32A5B" w14:textId="77777777" w:rsidR="007062BE" w:rsidRPr="007036CE" w:rsidRDefault="007062BE" w:rsidP="007062BE">
            <w:pPr>
              <w:pStyle w:val="GOSTTablenorm"/>
            </w:pPr>
            <w:r w:rsidRPr="007036CE">
              <w:t>Номер строки уточняющей</w:t>
            </w:r>
          </w:p>
        </w:tc>
        <w:tc>
          <w:tcPr>
            <w:tcW w:w="1109" w:type="pct"/>
          </w:tcPr>
          <w:p w14:paraId="11DCD48E" w14:textId="1173C070" w:rsidR="007062BE" w:rsidRPr="007036CE" w:rsidRDefault="007062BE" w:rsidP="007062BE">
            <w:pPr>
              <w:pStyle w:val="GOSTTablenorm"/>
            </w:pPr>
            <w:r w:rsidRPr="000617A0">
              <w:rPr>
                <w:b/>
                <w:bCs/>
              </w:rPr>
              <w:t>Updated</w:t>
            </w:r>
            <w:r w:rsidRPr="000617A0">
              <w:t>:UR_RecordNum</w:t>
            </w:r>
          </w:p>
        </w:tc>
        <w:tc>
          <w:tcPr>
            <w:tcW w:w="1371" w:type="pct"/>
          </w:tcPr>
          <w:p w14:paraId="5FD309DA" w14:textId="4F2A7452" w:rsidR="007062BE" w:rsidRPr="007036CE" w:rsidRDefault="007062BE" w:rsidP="007062BE">
            <w:pPr>
              <w:pStyle w:val="GOSTTablenorm"/>
            </w:pPr>
            <w:r>
              <w:t>-</w:t>
            </w:r>
          </w:p>
        </w:tc>
      </w:tr>
      <w:tr w:rsidR="007062BE" w:rsidRPr="007036CE" w14:paraId="23C64EA6" w14:textId="77777777" w:rsidTr="0084483E">
        <w:tc>
          <w:tcPr>
            <w:tcW w:w="1109" w:type="pct"/>
          </w:tcPr>
          <w:p w14:paraId="7D5930B0" w14:textId="77777777" w:rsidR="007062BE" w:rsidRPr="007036CE" w:rsidRDefault="007062BE" w:rsidP="007062BE">
            <w:pPr>
              <w:pStyle w:val="GOSTTablenorm"/>
            </w:pPr>
            <w:r w:rsidRPr="007036CE">
              <w:t>Тип_уточняемой_операции</w:t>
            </w:r>
          </w:p>
        </w:tc>
        <w:tc>
          <w:tcPr>
            <w:tcW w:w="302" w:type="pct"/>
          </w:tcPr>
          <w:p w14:paraId="61ADD41C" w14:textId="77777777" w:rsidR="007062BE" w:rsidRPr="007036CE" w:rsidRDefault="007062BE" w:rsidP="007062BE">
            <w:pPr>
              <w:pStyle w:val="GOSTTablenorm"/>
            </w:pPr>
            <w:r w:rsidRPr="007036CE">
              <w:t>нет</w:t>
            </w:r>
          </w:p>
        </w:tc>
        <w:tc>
          <w:tcPr>
            <w:tcW w:w="1109" w:type="pct"/>
          </w:tcPr>
          <w:p w14:paraId="64AF1FE5" w14:textId="77777777" w:rsidR="007062BE" w:rsidRPr="007036CE" w:rsidRDefault="007062BE" w:rsidP="007062BE">
            <w:pPr>
              <w:pStyle w:val="GOSTTablenorm"/>
            </w:pPr>
            <w:r w:rsidRPr="007036CE">
              <w:t>Тип уточняемой операции (по строке документа)</w:t>
            </w:r>
          </w:p>
        </w:tc>
        <w:tc>
          <w:tcPr>
            <w:tcW w:w="1109" w:type="pct"/>
          </w:tcPr>
          <w:p w14:paraId="2D677959" w14:textId="41791EE6" w:rsidR="007062BE" w:rsidRPr="007036CE" w:rsidRDefault="007062BE" w:rsidP="007062BE">
            <w:pPr>
              <w:pStyle w:val="GOSTTablenorm"/>
            </w:pPr>
            <w:r w:rsidRPr="000617A0">
              <w:rPr>
                <w:b/>
                <w:bCs/>
              </w:rPr>
              <w:t>DETAILS</w:t>
            </w:r>
            <w:r w:rsidRPr="000617A0">
              <w:t>:OperType</w:t>
            </w:r>
          </w:p>
        </w:tc>
        <w:tc>
          <w:tcPr>
            <w:tcW w:w="1371" w:type="pct"/>
          </w:tcPr>
          <w:p w14:paraId="75A7070C" w14:textId="2ABD3DBD" w:rsidR="007062BE" w:rsidRPr="007036CE" w:rsidRDefault="007062BE" w:rsidP="007062BE">
            <w:pPr>
              <w:pStyle w:val="GOSTTablenorm"/>
            </w:pPr>
            <w:r>
              <w:t>-</w:t>
            </w:r>
          </w:p>
        </w:tc>
      </w:tr>
      <w:tr w:rsidR="007062BE" w:rsidRPr="007036CE" w14:paraId="588142ED" w14:textId="77777777" w:rsidTr="0084483E">
        <w:tc>
          <w:tcPr>
            <w:tcW w:w="1109" w:type="pct"/>
          </w:tcPr>
          <w:p w14:paraId="09C3F061" w14:textId="77777777" w:rsidR="007062BE" w:rsidRPr="007036CE" w:rsidRDefault="007062BE" w:rsidP="007062BE">
            <w:pPr>
              <w:pStyle w:val="GOSTTablenorm"/>
            </w:pPr>
            <w:r w:rsidRPr="007036CE">
              <w:t>Номер_ЛС_уточняемый</w:t>
            </w:r>
          </w:p>
        </w:tc>
        <w:tc>
          <w:tcPr>
            <w:tcW w:w="302" w:type="pct"/>
          </w:tcPr>
          <w:p w14:paraId="3CE963F3" w14:textId="77777777" w:rsidR="007062BE" w:rsidRPr="007036CE" w:rsidRDefault="007062BE" w:rsidP="007062BE">
            <w:pPr>
              <w:pStyle w:val="GOSTTablenorm"/>
            </w:pPr>
            <w:r w:rsidRPr="007036CE">
              <w:t>нет</w:t>
            </w:r>
          </w:p>
        </w:tc>
        <w:tc>
          <w:tcPr>
            <w:tcW w:w="1109" w:type="pct"/>
          </w:tcPr>
          <w:p w14:paraId="60AC2948" w14:textId="77777777" w:rsidR="007062BE" w:rsidRPr="007036CE" w:rsidRDefault="007062BE" w:rsidP="007062BE">
            <w:pPr>
              <w:pStyle w:val="GOSTTablenorm"/>
            </w:pPr>
            <w:r w:rsidRPr="007036CE">
              <w:t>Номер лицевого счета уточняемый (по строке документа)</w:t>
            </w:r>
          </w:p>
        </w:tc>
        <w:tc>
          <w:tcPr>
            <w:tcW w:w="1109" w:type="pct"/>
          </w:tcPr>
          <w:p w14:paraId="47B89E5A" w14:textId="7EB32751" w:rsidR="007062BE" w:rsidRPr="007036CE" w:rsidRDefault="007062BE" w:rsidP="007062BE">
            <w:pPr>
              <w:pStyle w:val="GOSTTablenorm"/>
            </w:pPr>
            <w:r w:rsidRPr="000617A0">
              <w:rPr>
                <w:b/>
                <w:bCs/>
              </w:rPr>
              <w:t>DETAILS</w:t>
            </w:r>
            <w:r w:rsidRPr="000617A0">
              <w:t>:AccountNum</w:t>
            </w:r>
          </w:p>
        </w:tc>
        <w:tc>
          <w:tcPr>
            <w:tcW w:w="1371" w:type="pct"/>
          </w:tcPr>
          <w:p w14:paraId="109FAB74" w14:textId="38F64E3B" w:rsidR="007062BE" w:rsidRPr="007036CE" w:rsidRDefault="007062BE" w:rsidP="007062BE">
            <w:pPr>
              <w:pStyle w:val="GOSTTablenorm"/>
            </w:pPr>
            <w:r>
              <w:t>-</w:t>
            </w:r>
          </w:p>
        </w:tc>
      </w:tr>
      <w:tr w:rsidR="007062BE" w:rsidRPr="0084483E" w14:paraId="5DC2E92D" w14:textId="77777777" w:rsidTr="0084483E">
        <w:tc>
          <w:tcPr>
            <w:tcW w:w="1109" w:type="pct"/>
          </w:tcPr>
          <w:p w14:paraId="71F16A5E" w14:textId="77777777" w:rsidR="007062BE" w:rsidRPr="007036CE" w:rsidRDefault="007062BE" w:rsidP="007062BE">
            <w:pPr>
              <w:pStyle w:val="GOSTTablenorm"/>
            </w:pPr>
            <w:r w:rsidRPr="007036CE">
              <w:lastRenderedPageBreak/>
              <w:t>Номер_ЛС_уточненный</w:t>
            </w:r>
          </w:p>
        </w:tc>
        <w:tc>
          <w:tcPr>
            <w:tcW w:w="302" w:type="pct"/>
          </w:tcPr>
          <w:p w14:paraId="558A840B" w14:textId="77777777" w:rsidR="007062BE" w:rsidRPr="007036CE" w:rsidRDefault="007062BE" w:rsidP="007062BE">
            <w:pPr>
              <w:pStyle w:val="GOSTTablenorm"/>
            </w:pPr>
            <w:r w:rsidRPr="007036CE">
              <w:t>нет</w:t>
            </w:r>
          </w:p>
        </w:tc>
        <w:tc>
          <w:tcPr>
            <w:tcW w:w="1109" w:type="pct"/>
          </w:tcPr>
          <w:p w14:paraId="3DF8896A" w14:textId="77777777" w:rsidR="007062BE" w:rsidRPr="007036CE" w:rsidRDefault="007062BE" w:rsidP="007062BE">
            <w:pPr>
              <w:pStyle w:val="GOSTTablenorm"/>
            </w:pPr>
            <w:r w:rsidRPr="007036CE">
              <w:t>Номер лицевого счета уточненный (по строке документа)</w:t>
            </w:r>
          </w:p>
        </w:tc>
        <w:tc>
          <w:tcPr>
            <w:tcW w:w="1109" w:type="pct"/>
          </w:tcPr>
          <w:p w14:paraId="02BC852C" w14:textId="39F85D3D" w:rsidR="007062BE" w:rsidRPr="00BA71A6" w:rsidRDefault="007062BE" w:rsidP="007062BE">
            <w:pPr>
              <w:pStyle w:val="GOSTTablenorm"/>
            </w:pPr>
            <w:r w:rsidRPr="000617A0">
              <w:rPr>
                <w:b/>
                <w:bCs/>
                <w:lang w:val="en-US"/>
              </w:rPr>
              <w:t>Updated</w:t>
            </w:r>
            <w:r w:rsidRPr="000617A0">
              <w:rPr>
                <w:lang w:val="en-US"/>
              </w:rPr>
              <w:t>:UR_REC_ACCOUNTNUM</w:t>
            </w:r>
          </w:p>
        </w:tc>
        <w:tc>
          <w:tcPr>
            <w:tcW w:w="1371" w:type="pct"/>
          </w:tcPr>
          <w:p w14:paraId="154D9E69" w14:textId="5C240DB7" w:rsidR="007062BE" w:rsidRPr="00BA71A6" w:rsidRDefault="007062BE" w:rsidP="007062BE">
            <w:pPr>
              <w:pStyle w:val="GOSTTablenorm"/>
            </w:pPr>
            <w:r>
              <w:t>-</w:t>
            </w:r>
          </w:p>
        </w:tc>
      </w:tr>
      <w:tr w:rsidR="007062BE" w:rsidRPr="007036CE" w14:paraId="1FD0505E" w14:textId="77777777" w:rsidTr="0084483E">
        <w:tc>
          <w:tcPr>
            <w:tcW w:w="1109" w:type="pct"/>
          </w:tcPr>
          <w:p w14:paraId="19785BAF" w14:textId="77777777" w:rsidR="007062BE" w:rsidRPr="007036CE" w:rsidRDefault="007062BE" w:rsidP="007062BE">
            <w:pPr>
              <w:pStyle w:val="GOSTTablenorm"/>
            </w:pPr>
            <w:r w:rsidRPr="007036CE">
              <w:t>КБК_уточняемый</w:t>
            </w:r>
          </w:p>
        </w:tc>
        <w:tc>
          <w:tcPr>
            <w:tcW w:w="302" w:type="pct"/>
          </w:tcPr>
          <w:p w14:paraId="39621779" w14:textId="77777777" w:rsidR="007062BE" w:rsidRPr="007036CE" w:rsidRDefault="007062BE" w:rsidP="007062BE">
            <w:pPr>
              <w:pStyle w:val="GOSTTablenorm"/>
            </w:pPr>
            <w:r w:rsidRPr="007036CE">
              <w:t>нет</w:t>
            </w:r>
          </w:p>
        </w:tc>
        <w:tc>
          <w:tcPr>
            <w:tcW w:w="1109" w:type="pct"/>
          </w:tcPr>
          <w:p w14:paraId="032B6111" w14:textId="77777777" w:rsidR="007062BE" w:rsidRPr="007036CE" w:rsidRDefault="007062BE" w:rsidP="007062BE">
            <w:pPr>
              <w:pStyle w:val="GOSTTablenorm"/>
            </w:pPr>
            <w:r w:rsidRPr="007036CE">
              <w:t>КБК уточняемый (по строке документа)</w:t>
            </w:r>
          </w:p>
        </w:tc>
        <w:tc>
          <w:tcPr>
            <w:tcW w:w="1109" w:type="pct"/>
          </w:tcPr>
          <w:p w14:paraId="32377011" w14:textId="66572DB8" w:rsidR="007062BE" w:rsidRPr="007036CE" w:rsidRDefault="007062BE" w:rsidP="007062BE">
            <w:pPr>
              <w:pStyle w:val="GOSTTablenorm"/>
            </w:pPr>
            <w:r w:rsidRPr="000617A0">
              <w:rPr>
                <w:b/>
                <w:bCs/>
              </w:rPr>
              <w:t>DETAILS</w:t>
            </w:r>
            <w:r w:rsidRPr="000617A0">
              <w:t>:KBK</w:t>
            </w:r>
          </w:p>
        </w:tc>
        <w:tc>
          <w:tcPr>
            <w:tcW w:w="1371" w:type="pct"/>
          </w:tcPr>
          <w:p w14:paraId="13D2FA12" w14:textId="4CA3B8B6" w:rsidR="007062BE" w:rsidRPr="007036CE" w:rsidRDefault="007062BE" w:rsidP="007062BE">
            <w:pPr>
              <w:pStyle w:val="GOSTTablenorm"/>
            </w:pPr>
            <w:r>
              <w:t>-</w:t>
            </w:r>
          </w:p>
        </w:tc>
      </w:tr>
      <w:tr w:rsidR="007062BE" w:rsidRPr="0084483E" w14:paraId="0017B2D7" w14:textId="77777777" w:rsidTr="0084483E">
        <w:tc>
          <w:tcPr>
            <w:tcW w:w="1109" w:type="pct"/>
          </w:tcPr>
          <w:p w14:paraId="15A7F919" w14:textId="77777777" w:rsidR="007062BE" w:rsidRPr="007036CE" w:rsidRDefault="007062BE" w:rsidP="007062BE">
            <w:pPr>
              <w:pStyle w:val="GOSTTablenorm"/>
            </w:pPr>
            <w:r w:rsidRPr="007036CE">
              <w:t>КБК_уточненный</w:t>
            </w:r>
          </w:p>
        </w:tc>
        <w:tc>
          <w:tcPr>
            <w:tcW w:w="302" w:type="pct"/>
          </w:tcPr>
          <w:p w14:paraId="680BEA7A" w14:textId="77777777" w:rsidR="007062BE" w:rsidRPr="007036CE" w:rsidRDefault="007062BE" w:rsidP="007062BE">
            <w:pPr>
              <w:pStyle w:val="GOSTTablenorm"/>
            </w:pPr>
            <w:r w:rsidRPr="007036CE">
              <w:t>нет</w:t>
            </w:r>
          </w:p>
        </w:tc>
        <w:tc>
          <w:tcPr>
            <w:tcW w:w="1109" w:type="pct"/>
          </w:tcPr>
          <w:p w14:paraId="2C2F4594" w14:textId="77777777" w:rsidR="007062BE" w:rsidRPr="007036CE" w:rsidRDefault="007062BE" w:rsidP="007062BE">
            <w:pPr>
              <w:pStyle w:val="GOSTTablenorm"/>
            </w:pPr>
            <w:r w:rsidRPr="007036CE">
              <w:t>КБК уточненный (по строке документа)</w:t>
            </w:r>
          </w:p>
        </w:tc>
        <w:tc>
          <w:tcPr>
            <w:tcW w:w="1109" w:type="pct"/>
          </w:tcPr>
          <w:p w14:paraId="2C8D10E3" w14:textId="3981C95B" w:rsidR="007062BE" w:rsidRPr="00BA71A6" w:rsidRDefault="007062BE" w:rsidP="007062BE">
            <w:pPr>
              <w:pStyle w:val="GOSTTablenorm"/>
            </w:pPr>
            <w:r w:rsidRPr="000617A0">
              <w:rPr>
                <w:b/>
                <w:bCs/>
                <w:lang w:val="en-US"/>
              </w:rPr>
              <w:t>Updated</w:t>
            </w:r>
            <w:r w:rsidRPr="000617A0">
              <w:rPr>
                <w:lang w:val="en-US"/>
              </w:rPr>
              <w:t>:UR_KBK</w:t>
            </w:r>
          </w:p>
        </w:tc>
        <w:tc>
          <w:tcPr>
            <w:tcW w:w="1371" w:type="pct"/>
          </w:tcPr>
          <w:p w14:paraId="3ACDB14D" w14:textId="3FF20944" w:rsidR="007062BE" w:rsidRPr="00BA71A6" w:rsidRDefault="007062BE" w:rsidP="007062BE">
            <w:pPr>
              <w:pStyle w:val="GOSTTablenorm"/>
            </w:pPr>
            <w:r>
              <w:t>-</w:t>
            </w:r>
          </w:p>
        </w:tc>
      </w:tr>
      <w:tr w:rsidR="007062BE" w:rsidRPr="007036CE" w14:paraId="60C00E14" w14:textId="77777777" w:rsidTr="0084483E">
        <w:tc>
          <w:tcPr>
            <w:tcW w:w="1109" w:type="pct"/>
          </w:tcPr>
          <w:p w14:paraId="283489BF" w14:textId="77777777" w:rsidR="007062BE" w:rsidRPr="007036CE" w:rsidRDefault="007062BE" w:rsidP="007062BE">
            <w:pPr>
              <w:pStyle w:val="GOSTTablenorm"/>
            </w:pPr>
            <w:r w:rsidRPr="007036CE">
              <w:t>Тип_КБК_уточняемый</w:t>
            </w:r>
          </w:p>
        </w:tc>
        <w:tc>
          <w:tcPr>
            <w:tcW w:w="302" w:type="pct"/>
          </w:tcPr>
          <w:p w14:paraId="02951B3D" w14:textId="77777777" w:rsidR="007062BE" w:rsidRPr="007036CE" w:rsidRDefault="007062BE" w:rsidP="007062BE">
            <w:pPr>
              <w:pStyle w:val="GOSTTablenorm"/>
            </w:pPr>
            <w:r w:rsidRPr="007036CE">
              <w:t>нет</w:t>
            </w:r>
          </w:p>
        </w:tc>
        <w:tc>
          <w:tcPr>
            <w:tcW w:w="1109" w:type="pct"/>
          </w:tcPr>
          <w:p w14:paraId="2D42B2C7" w14:textId="77777777" w:rsidR="007062BE" w:rsidRPr="007036CE" w:rsidRDefault="007062BE" w:rsidP="007062BE">
            <w:pPr>
              <w:pStyle w:val="GOSTTablenorm"/>
            </w:pPr>
            <w:r w:rsidRPr="007036CE">
              <w:t>Тип КБК уточняемый (по строке документа)</w:t>
            </w:r>
          </w:p>
        </w:tc>
        <w:tc>
          <w:tcPr>
            <w:tcW w:w="1109" w:type="pct"/>
          </w:tcPr>
          <w:p w14:paraId="72D137EF" w14:textId="0E99A93F" w:rsidR="007062BE" w:rsidRPr="007036CE" w:rsidRDefault="007062BE" w:rsidP="007062BE">
            <w:pPr>
              <w:pStyle w:val="GOSTTablenorm"/>
            </w:pPr>
            <w:r w:rsidRPr="008D4004">
              <w:rPr>
                <w:b/>
                <w:bCs/>
              </w:rPr>
              <w:t>DETAILS</w:t>
            </w:r>
            <w:r w:rsidRPr="008D4004">
              <w:t>:Refined_KbkType</w:t>
            </w:r>
          </w:p>
        </w:tc>
        <w:tc>
          <w:tcPr>
            <w:tcW w:w="1371" w:type="pct"/>
          </w:tcPr>
          <w:p w14:paraId="5F5BD325" w14:textId="435A45CD" w:rsidR="007062BE" w:rsidRPr="007036CE" w:rsidRDefault="007062BE" w:rsidP="007062BE">
            <w:pPr>
              <w:pStyle w:val="GOSTTablenorm"/>
            </w:pPr>
            <w:r>
              <w:t>-</w:t>
            </w:r>
          </w:p>
        </w:tc>
      </w:tr>
      <w:tr w:rsidR="007062BE" w:rsidRPr="0084483E" w14:paraId="73E8BF21" w14:textId="77777777" w:rsidTr="0084483E">
        <w:tc>
          <w:tcPr>
            <w:tcW w:w="1109" w:type="pct"/>
          </w:tcPr>
          <w:p w14:paraId="42E8F4B9" w14:textId="77777777" w:rsidR="007062BE" w:rsidRPr="007036CE" w:rsidRDefault="007062BE" w:rsidP="007062BE">
            <w:pPr>
              <w:pStyle w:val="GOSTTablenorm"/>
            </w:pPr>
            <w:r w:rsidRPr="007036CE">
              <w:t>Тип_КБК_уточненный</w:t>
            </w:r>
          </w:p>
        </w:tc>
        <w:tc>
          <w:tcPr>
            <w:tcW w:w="302" w:type="pct"/>
          </w:tcPr>
          <w:p w14:paraId="7E0146C7" w14:textId="77777777" w:rsidR="007062BE" w:rsidRPr="007036CE" w:rsidRDefault="007062BE" w:rsidP="007062BE">
            <w:pPr>
              <w:pStyle w:val="GOSTTablenorm"/>
            </w:pPr>
            <w:r w:rsidRPr="007036CE">
              <w:t>нет</w:t>
            </w:r>
          </w:p>
        </w:tc>
        <w:tc>
          <w:tcPr>
            <w:tcW w:w="1109" w:type="pct"/>
          </w:tcPr>
          <w:p w14:paraId="12053DE0" w14:textId="77777777" w:rsidR="007062BE" w:rsidRPr="007036CE" w:rsidRDefault="007062BE" w:rsidP="007062BE">
            <w:pPr>
              <w:pStyle w:val="GOSTTablenorm"/>
            </w:pPr>
            <w:r w:rsidRPr="007036CE">
              <w:t>Тип КБК уточненный (по строке документа)</w:t>
            </w:r>
          </w:p>
        </w:tc>
        <w:tc>
          <w:tcPr>
            <w:tcW w:w="1109" w:type="pct"/>
          </w:tcPr>
          <w:p w14:paraId="6E237E55" w14:textId="32C2B05B" w:rsidR="007062BE" w:rsidRPr="00BA71A6" w:rsidRDefault="007062BE" w:rsidP="007062BE">
            <w:pPr>
              <w:pStyle w:val="GOSTTablenorm"/>
            </w:pPr>
            <w:r w:rsidRPr="008D4004">
              <w:rPr>
                <w:b/>
                <w:bCs/>
              </w:rPr>
              <w:t>Updated:</w:t>
            </w:r>
            <w:r w:rsidRPr="008D4004">
              <w:t>UR_KBKType</w:t>
            </w:r>
          </w:p>
        </w:tc>
        <w:tc>
          <w:tcPr>
            <w:tcW w:w="1371" w:type="pct"/>
          </w:tcPr>
          <w:p w14:paraId="62B2796A" w14:textId="7934A9FA" w:rsidR="007062BE" w:rsidRPr="00BA71A6" w:rsidRDefault="007062BE" w:rsidP="007062BE">
            <w:pPr>
              <w:pStyle w:val="GOSTTablenorm"/>
            </w:pPr>
            <w:r>
              <w:t>-</w:t>
            </w:r>
          </w:p>
        </w:tc>
      </w:tr>
      <w:tr w:rsidR="007062BE" w:rsidRPr="007036CE" w14:paraId="7D9A48DF" w14:textId="77777777" w:rsidTr="0084483E">
        <w:tc>
          <w:tcPr>
            <w:tcW w:w="1109" w:type="pct"/>
          </w:tcPr>
          <w:p w14:paraId="42F95D35" w14:textId="77777777" w:rsidR="007062BE" w:rsidRPr="007036CE" w:rsidRDefault="007062BE" w:rsidP="007062BE">
            <w:pPr>
              <w:pStyle w:val="GOSTTablenorm"/>
            </w:pPr>
            <w:r w:rsidRPr="007036CE">
              <w:t>Вид_КБК_уточняемый</w:t>
            </w:r>
          </w:p>
        </w:tc>
        <w:tc>
          <w:tcPr>
            <w:tcW w:w="302" w:type="pct"/>
          </w:tcPr>
          <w:p w14:paraId="73799CC8" w14:textId="77777777" w:rsidR="007062BE" w:rsidRPr="007036CE" w:rsidRDefault="007062BE" w:rsidP="007062BE">
            <w:pPr>
              <w:pStyle w:val="GOSTTablenorm"/>
            </w:pPr>
            <w:r w:rsidRPr="007036CE">
              <w:t>нет</w:t>
            </w:r>
          </w:p>
        </w:tc>
        <w:tc>
          <w:tcPr>
            <w:tcW w:w="1109" w:type="pct"/>
          </w:tcPr>
          <w:p w14:paraId="1B809F64" w14:textId="77777777" w:rsidR="007062BE" w:rsidRPr="007036CE" w:rsidRDefault="007062BE" w:rsidP="007062BE">
            <w:pPr>
              <w:pStyle w:val="GOSTTablenorm"/>
            </w:pPr>
            <w:r w:rsidRPr="007036CE">
              <w:t>Вид КБК уточняемый (по строке документа)</w:t>
            </w:r>
          </w:p>
        </w:tc>
        <w:tc>
          <w:tcPr>
            <w:tcW w:w="1109" w:type="pct"/>
          </w:tcPr>
          <w:p w14:paraId="306F8730" w14:textId="73C7A8B7" w:rsidR="007062BE" w:rsidRPr="007036CE" w:rsidRDefault="007062BE" w:rsidP="007062BE">
            <w:pPr>
              <w:pStyle w:val="GOSTTablenorm"/>
            </w:pPr>
            <w:r w:rsidRPr="008D4004">
              <w:rPr>
                <w:b/>
                <w:bCs/>
              </w:rPr>
              <w:t>DETAILS:</w:t>
            </w:r>
            <w:r w:rsidRPr="008D4004">
              <w:t>Refined_KbkKind</w:t>
            </w:r>
          </w:p>
        </w:tc>
        <w:tc>
          <w:tcPr>
            <w:tcW w:w="1371" w:type="pct"/>
          </w:tcPr>
          <w:p w14:paraId="41A1F755" w14:textId="7469DA39" w:rsidR="007062BE" w:rsidRPr="007036CE" w:rsidRDefault="007062BE" w:rsidP="007062BE">
            <w:pPr>
              <w:pStyle w:val="GOSTTablenorm"/>
            </w:pPr>
            <w:r>
              <w:t>-</w:t>
            </w:r>
          </w:p>
        </w:tc>
      </w:tr>
      <w:tr w:rsidR="007062BE" w:rsidRPr="007036CE" w14:paraId="2B51F0FD" w14:textId="77777777" w:rsidTr="0084483E">
        <w:tc>
          <w:tcPr>
            <w:tcW w:w="1109" w:type="pct"/>
          </w:tcPr>
          <w:p w14:paraId="22EAA0C7" w14:textId="77777777" w:rsidR="007062BE" w:rsidRPr="007036CE" w:rsidRDefault="007062BE" w:rsidP="007062BE">
            <w:pPr>
              <w:pStyle w:val="GOSTTablenorm"/>
            </w:pPr>
            <w:r w:rsidRPr="007036CE">
              <w:t>Вид_КБК_уточненный</w:t>
            </w:r>
          </w:p>
        </w:tc>
        <w:tc>
          <w:tcPr>
            <w:tcW w:w="302" w:type="pct"/>
          </w:tcPr>
          <w:p w14:paraId="1E26BF3F" w14:textId="77777777" w:rsidR="007062BE" w:rsidRPr="007036CE" w:rsidRDefault="007062BE" w:rsidP="007062BE">
            <w:pPr>
              <w:pStyle w:val="GOSTTablenorm"/>
            </w:pPr>
            <w:r w:rsidRPr="007036CE">
              <w:t>нет</w:t>
            </w:r>
          </w:p>
        </w:tc>
        <w:tc>
          <w:tcPr>
            <w:tcW w:w="1109" w:type="pct"/>
          </w:tcPr>
          <w:p w14:paraId="4F839C44" w14:textId="77777777" w:rsidR="007062BE" w:rsidRPr="007036CE" w:rsidRDefault="007062BE" w:rsidP="007062BE">
            <w:pPr>
              <w:pStyle w:val="GOSTTablenorm"/>
            </w:pPr>
            <w:r w:rsidRPr="007036CE">
              <w:t>Вид КБК уточненный (по строке документа)</w:t>
            </w:r>
          </w:p>
        </w:tc>
        <w:tc>
          <w:tcPr>
            <w:tcW w:w="1109" w:type="pct"/>
          </w:tcPr>
          <w:p w14:paraId="070EC861" w14:textId="03983FE3" w:rsidR="007062BE" w:rsidRPr="007036CE" w:rsidRDefault="007062BE" w:rsidP="007062BE">
            <w:pPr>
              <w:pStyle w:val="GOSTTablenorm"/>
            </w:pPr>
            <w:r w:rsidRPr="008D4004">
              <w:rPr>
                <w:b/>
                <w:bCs/>
              </w:rPr>
              <w:t>Updated:</w:t>
            </w:r>
            <w:r w:rsidRPr="008D4004">
              <w:t>UR_KbkKind</w:t>
            </w:r>
          </w:p>
        </w:tc>
        <w:tc>
          <w:tcPr>
            <w:tcW w:w="1371" w:type="pct"/>
          </w:tcPr>
          <w:p w14:paraId="5D29E563" w14:textId="1BE5A708" w:rsidR="007062BE" w:rsidRPr="007036CE" w:rsidRDefault="007062BE" w:rsidP="007062BE">
            <w:pPr>
              <w:pStyle w:val="GOSTTablenorm"/>
            </w:pPr>
            <w:r>
              <w:t>-</w:t>
            </w:r>
          </w:p>
        </w:tc>
      </w:tr>
      <w:tr w:rsidR="007062BE" w:rsidRPr="007036CE" w14:paraId="593B6BE0" w14:textId="77777777" w:rsidTr="0084483E">
        <w:tc>
          <w:tcPr>
            <w:tcW w:w="1109" w:type="pct"/>
          </w:tcPr>
          <w:p w14:paraId="0196F494" w14:textId="77777777" w:rsidR="007062BE" w:rsidRPr="007036CE" w:rsidRDefault="007062BE" w:rsidP="007062BE">
            <w:pPr>
              <w:pStyle w:val="GOSTTablenorm"/>
            </w:pPr>
            <w:r w:rsidRPr="007036CE">
              <w:t>Код_цели_уточняемый</w:t>
            </w:r>
          </w:p>
        </w:tc>
        <w:tc>
          <w:tcPr>
            <w:tcW w:w="302" w:type="pct"/>
          </w:tcPr>
          <w:p w14:paraId="17317D01" w14:textId="77777777" w:rsidR="007062BE" w:rsidRPr="007036CE" w:rsidRDefault="007062BE" w:rsidP="007062BE">
            <w:pPr>
              <w:pStyle w:val="GOSTTablenorm"/>
            </w:pPr>
            <w:r w:rsidRPr="007036CE">
              <w:t>нет</w:t>
            </w:r>
          </w:p>
        </w:tc>
        <w:tc>
          <w:tcPr>
            <w:tcW w:w="1109" w:type="pct"/>
          </w:tcPr>
          <w:p w14:paraId="60953B6C" w14:textId="77777777" w:rsidR="007062BE" w:rsidRPr="007036CE" w:rsidRDefault="007062BE" w:rsidP="007062BE">
            <w:pPr>
              <w:pStyle w:val="GOSTTablenorm"/>
            </w:pPr>
            <w:r w:rsidRPr="007036CE">
              <w:t>Код цели (аналитический код) уточняемый (по строке документа)</w:t>
            </w:r>
          </w:p>
        </w:tc>
        <w:tc>
          <w:tcPr>
            <w:tcW w:w="1109" w:type="pct"/>
          </w:tcPr>
          <w:p w14:paraId="58157C15" w14:textId="4FB63AEB" w:rsidR="007062BE" w:rsidRPr="007036CE" w:rsidRDefault="007062BE" w:rsidP="007062BE">
            <w:pPr>
              <w:pStyle w:val="GOSTTablenorm"/>
            </w:pPr>
            <w:r w:rsidRPr="000617A0">
              <w:rPr>
                <w:b/>
                <w:bCs/>
              </w:rPr>
              <w:t>DETAILS</w:t>
            </w:r>
            <w:r w:rsidRPr="000617A0">
              <w:t>:Traceability_code</w:t>
            </w:r>
          </w:p>
        </w:tc>
        <w:tc>
          <w:tcPr>
            <w:tcW w:w="1371" w:type="pct"/>
          </w:tcPr>
          <w:p w14:paraId="4B460BB1" w14:textId="5445AE27" w:rsidR="007062BE" w:rsidRPr="007036CE" w:rsidRDefault="007062BE" w:rsidP="007062BE">
            <w:pPr>
              <w:pStyle w:val="GOSTTablenorm"/>
            </w:pPr>
            <w:r>
              <w:t>-</w:t>
            </w:r>
          </w:p>
        </w:tc>
      </w:tr>
      <w:tr w:rsidR="007062BE" w:rsidRPr="0084483E" w14:paraId="79682D04" w14:textId="77777777" w:rsidTr="0084483E">
        <w:tc>
          <w:tcPr>
            <w:tcW w:w="1109" w:type="pct"/>
          </w:tcPr>
          <w:p w14:paraId="57A663C3" w14:textId="77777777" w:rsidR="007062BE" w:rsidRPr="007036CE" w:rsidRDefault="007062BE" w:rsidP="007062BE">
            <w:pPr>
              <w:pStyle w:val="GOSTTablenorm"/>
            </w:pPr>
            <w:r w:rsidRPr="007036CE">
              <w:t>Код_цели_уточненный</w:t>
            </w:r>
          </w:p>
        </w:tc>
        <w:tc>
          <w:tcPr>
            <w:tcW w:w="302" w:type="pct"/>
          </w:tcPr>
          <w:p w14:paraId="254E258E" w14:textId="77777777" w:rsidR="007062BE" w:rsidRPr="007036CE" w:rsidRDefault="007062BE" w:rsidP="007062BE">
            <w:pPr>
              <w:pStyle w:val="GOSTTablenorm"/>
            </w:pPr>
            <w:r w:rsidRPr="007036CE">
              <w:t>нет</w:t>
            </w:r>
          </w:p>
        </w:tc>
        <w:tc>
          <w:tcPr>
            <w:tcW w:w="1109" w:type="pct"/>
          </w:tcPr>
          <w:p w14:paraId="420379C6" w14:textId="77777777" w:rsidR="007062BE" w:rsidRPr="007036CE" w:rsidRDefault="007062BE" w:rsidP="007062BE">
            <w:pPr>
              <w:pStyle w:val="GOSTTablenorm"/>
            </w:pPr>
            <w:r w:rsidRPr="007036CE">
              <w:t>Код цели (аналитический код) уточненный (по строке документа)</w:t>
            </w:r>
          </w:p>
        </w:tc>
        <w:tc>
          <w:tcPr>
            <w:tcW w:w="1109" w:type="pct"/>
          </w:tcPr>
          <w:p w14:paraId="1A637BD2" w14:textId="0F314A6F" w:rsidR="007062BE" w:rsidRPr="00BA71A6" w:rsidRDefault="007062BE" w:rsidP="007062BE">
            <w:pPr>
              <w:pStyle w:val="GOSTTablenorm"/>
            </w:pPr>
            <w:r w:rsidRPr="000617A0">
              <w:rPr>
                <w:b/>
                <w:bCs/>
              </w:rPr>
              <w:t>Updated</w:t>
            </w:r>
            <w:r w:rsidRPr="000617A0">
              <w:t>:UR_Traceability_code</w:t>
            </w:r>
          </w:p>
        </w:tc>
        <w:tc>
          <w:tcPr>
            <w:tcW w:w="1371" w:type="pct"/>
          </w:tcPr>
          <w:p w14:paraId="7591E76D" w14:textId="1036FC9E" w:rsidR="007062BE" w:rsidRPr="00BA71A6" w:rsidRDefault="007062BE" w:rsidP="007062BE">
            <w:pPr>
              <w:pStyle w:val="GOSTTablenorm"/>
            </w:pPr>
            <w:r>
              <w:t>-</w:t>
            </w:r>
          </w:p>
        </w:tc>
      </w:tr>
      <w:tr w:rsidR="007062BE" w:rsidRPr="007036CE" w14:paraId="23C9DDC4" w14:textId="77777777" w:rsidTr="0084483E">
        <w:tc>
          <w:tcPr>
            <w:tcW w:w="1109" w:type="pct"/>
          </w:tcPr>
          <w:p w14:paraId="2C93EC5D" w14:textId="77777777" w:rsidR="007062BE" w:rsidRPr="007036CE" w:rsidRDefault="007062BE" w:rsidP="007062BE">
            <w:pPr>
              <w:pStyle w:val="GOSTTablenorm"/>
            </w:pPr>
            <w:r w:rsidRPr="007036CE">
              <w:t>ОКС_КМИ_уточняемый</w:t>
            </w:r>
          </w:p>
        </w:tc>
        <w:tc>
          <w:tcPr>
            <w:tcW w:w="302" w:type="pct"/>
          </w:tcPr>
          <w:p w14:paraId="41DF73A4" w14:textId="77777777" w:rsidR="007062BE" w:rsidRPr="007036CE" w:rsidRDefault="007062BE" w:rsidP="007062BE">
            <w:pPr>
              <w:pStyle w:val="GOSTTablenorm"/>
            </w:pPr>
            <w:r w:rsidRPr="007036CE">
              <w:t>нет</w:t>
            </w:r>
          </w:p>
        </w:tc>
        <w:tc>
          <w:tcPr>
            <w:tcW w:w="1109" w:type="pct"/>
          </w:tcPr>
          <w:p w14:paraId="34643BD6" w14:textId="77777777" w:rsidR="007062BE" w:rsidRPr="007036CE" w:rsidRDefault="007062BE" w:rsidP="007062BE">
            <w:pPr>
              <w:pStyle w:val="GOSTTablenorm"/>
            </w:pPr>
            <w:r w:rsidRPr="007036CE">
              <w:t>ОКС (КМИ) уточняемый (по строке документа)</w:t>
            </w:r>
          </w:p>
        </w:tc>
        <w:tc>
          <w:tcPr>
            <w:tcW w:w="1109" w:type="pct"/>
          </w:tcPr>
          <w:p w14:paraId="045851BE" w14:textId="20CDC54A" w:rsidR="007062BE" w:rsidRPr="007036CE" w:rsidRDefault="007062BE" w:rsidP="007062BE">
            <w:pPr>
              <w:pStyle w:val="GOSTTablenorm"/>
            </w:pPr>
            <w:r w:rsidRPr="008E4021">
              <w:rPr>
                <w:b/>
                <w:bCs/>
              </w:rPr>
              <w:t>DETAILS:</w:t>
            </w:r>
            <w:r w:rsidRPr="008D4004">
              <w:t>CodeFAIP</w:t>
            </w:r>
          </w:p>
        </w:tc>
        <w:tc>
          <w:tcPr>
            <w:tcW w:w="1371" w:type="pct"/>
          </w:tcPr>
          <w:p w14:paraId="4B44A710" w14:textId="2885E2D6" w:rsidR="007062BE" w:rsidRPr="007036CE" w:rsidRDefault="007062BE" w:rsidP="007062BE">
            <w:pPr>
              <w:pStyle w:val="GOSTTablenorm"/>
            </w:pPr>
            <w:r>
              <w:t>-</w:t>
            </w:r>
          </w:p>
        </w:tc>
      </w:tr>
      <w:tr w:rsidR="007062BE" w:rsidRPr="007036CE" w14:paraId="04048824" w14:textId="77777777" w:rsidTr="0084483E">
        <w:tc>
          <w:tcPr>
            <w:tcW w:w="1109" w:type="pct"/>
          </w:tcPr>
          <w:p w14:paraId="124D7096" w14:textId="77777777" w:rsidR="007062BE" w:rsidRPr="007036CE" w:rsidRDefault="007062BE" w:rsidP="007062BE">
            <w:pPr>
              <w:pStyle w:val="GOSTTablenorm"/>
            </w:pPr>
            <w:r w:rsidRPr="007036CE">
              <w:t>ОКС_укр_уточняемый</w:t>
            </w:r>
          </w:p>
        </w:tc>
        <w:tc>
          <w:tcPr>
            <w:tcW w:w="302" w:type="pct"/>
          </w:tcPr>
          <w:p w14:paraId="3FE4EFCD" w14:textId="385A6A59" w:rsidR="007062BE" w:rsidRPr="007036CE" w:rsidRDefault="007062BE" w:rsidP="007062BE">
            <w:pPr>
              <w:pStyle w:val="GOSTTablenorm"/>
            </w:pPr>
            <w:r>
              <w:t>да</w:t>
            </w:r>
          </w:p>
        </w:tc>
        <w:tc>
          <w:tcPr>
            <w:tcW w:w="1109" w:type="pct"/>
          </w:tcPr>
          <w:p w14:paraId="4CD065FC" w14:textId="77777777" w:rsidR="007062BE" w:rsidRPr="007036CE" w:rsidRDefault="007062BE" w:rsidP="007062BE">
            <w:pPr>
              <w:pStyle w:val="GOSTTablenorm"/>
            </w:pPr>
            <w:r w:rsidRPr="007036CE">
              <w:t>ОКС укрупненный уточняемый (по строке документа)</w:t>
            </w:r>
          </w:p>
        </w:tc>
        <w:tc>
          <w:tcPr>
            <w:tcW w:w="1109" w:type="pct"/>
          </w:tcPr>
          <w:p w14:paraId="71E55E91" w14:textId="76D4CE32" w:rsidR="007062BE" w:rsidRPr="008E4021" w:rsidRDefault="007062BE" w:rsidP="007062BE">
            <w:pPr>
              <w:pStyle w:val="GOSTTablenorm"/>
              <w:rPr>
                <w:b/>
                <w:bCs/>
              </w:rPr>
            </w:pPr>
            <w:r w:rsidRPr="008E4021">
              <w:rPr>
                <w:b/>
                <w:bCs/>
              </w:rPr>
              <w:t>DETAILS:</w:t>
            </w:r>
            <w:r w:rsidRPr="00B83585">
              <w:rPr>
                <w:bCs/>
              </w:rPr>
              <w:t>COMMONOKS</w:t>
            </w:r>
          </w:p>
        </w:tc>
        <w:tc>
          <w:tcPr>
            <w:tcW w:w="1371" w:type="pct"/>
          </w:tcPr>
          <w:p w14:paraId="0769E1B5" w14:textId="77777777" w:rsidR="007062BE" w:rsidRPr="007036CE" w:rsidRDefault="007062BE" w:rsidP="007062BE">
            <w:pPr>
              <w:pStyle w:val="GOSTTablenorm"/>
            </w:pPr>
          </w:p>
        </w:tc>
      </w:tr>
      <w:tr w:rsidR="007062BE" w:rsidRPr="007036CE" w14:paraId="4B5AFD53" w14:textId="77777777" w:rsidTr="0084483E">
        <w:tc>
          <w:tcPr>
            <w:tcW w:w="1109" w:type="pct"/>
          </w:tcPr>
          <w:p w14:paraId="3CE78713" w14:textId="77777777" w:rsidR="007062BE" w:rsidRPr="007036CE" w:rsidRDefault="007062BE" w:rsidP="007062BE">
            <w:pPr>
              <w:pStyle w:val="GOSTTablenorm"/>
            </w:pPr>
            <w:r w:rsidRPr="007036CE">
              <w:t>ОКС_КМИ_уточнённый</w:t>
            </w:r>
          </w:p>
        </w:tc>
        <w:tc>
          <w:tcPr>
            <w:tcW w:w="302" w:type="pct"/>
          </w:tcPr>
          <w:p w14:paraId="1935AE02" w14:textId="77777777" w:rsidR="007062BE" w:rsidRPr="007036CE" w:rsidRDefault="007062BE" w:rsidP="007062BE">
            <w:pPr>
              <w:pStyle w:val="GOSTTablenorm"/>
            </w:pPr>
            <w:r w:rsidRPr="007036CE">
              <w:t>нет</w:t>
            </w:r>
          </w:p>
        </w:tc>
        <w:tc>
          <w:tcPr>
            <w:tcW w:w="1109" w:type="pct"/>
          </w:tcPr>
          <w:p w14:paraId="3B614EDB" w14:textId="77777777" w:rsidR="007062BE" w:rsidRPr="007036CE" w:rsidRDefault="007062BE" w:rsidP="007062BE">
            <w:pPr>
              <w:pStyle w:val="GOSTTablenorm"/>
            </w:pPr>
            <w:r w:rsidRPr="007036CE">
              <w:t>ОКС (КМИ) уточненный (по строке документа)</w:t>
            </w:r>
          </w:p>
        </w:tc>
        <w:tc>
          <w:tcPr>
            <w:tcW w:w="1109" w:type="pct"/>
          </w:tcPr>
          <w:p w14:paraId="1F1AF004" w14:textId="1B847590" w:rsidR="007062BE" w:rsidRPr="007036CE" w:rsidRDefault="007062BE" w:rsidP="007062BE">
            <w:pPr>
              <w:pStyle w:val="GOSTTablenorm"/>
            </w:pPr>
            <w:r w:rsidRPr="008E4021">
              <w:rPr>
                <w:b/>
                <w:bCs/>
              </w:rPr>
              <w:t>Updated:</w:t>
            </w:r>
            <w:r w:rsidRPr="00C8380E">
              <w:t>UR_CodeFAIP</w:t>
            </w:r>
          </w:p>
        </w:tc>
        <w:tc>
          <w:tcPr>
            <w:tcW w:w="1371" w:type="pct"/>
          </w:tcPr>
          <w:p w14:paraId="677695BA" w14:textId="335BF061" w:rsidR="007062BE" w:rsidRPr="007036CE" w:rsidRDefault="007062BE" w:rsidP="007062BE">
            <w:pPr>
              <w:pStyle w:val="GOSTTablenorm"/>
            </w:pPr>
            <w:r>
              <w:t>-</w:t>
            </w:r>
          </w:p>
        </w:tc>
      </w:tr>
      <w:tr w:rsidR="007062BE" w:rsidRPr="007036CE" w14:paraId="0CC6C4AF" w14:textId="77777777" w:rsidTr="0084483E">
        <w:tc>
          <w:tcPr>
            <w:tcW w:w="1109" w:type="pct"/>
          </w:tcPr>
          <w:p w14:paraId="7CB5438C" w14:textId="77777777" w:rsidR="007062BE" w:rsidRPr="007036CE" w:rsidRDefault="007062BE" w:rsidP="007062BE">
            <w:pPr>
              <w:pStyle w:val="GOSTTablenorm"/>
            </w:pPr>
            <w:r w:rsidRPr="007036CE">
              <w:lastRenderedPageBreak/>
              <w:t>ОКС_укр_уточненный</w:t>
            </w:r>
          </w:p>
        </w:tc>
        <w:tc>
          <w:tcPr>
            <w:tcW w:w="302" w:type="pct"/>
          </w:tcPr>
          <w:p w14:paraId="50ED4F5D" w14:textId="0DC1E8F2" w:rsidR="007062BE" w:rsidRPr="007036CE" w:rsidRDefault="007062BE" w:rsidP="007062BE">
            <w:pPr>
              <w:pStyle w:val="GOSTTablenorm"/>
            </w:pPr>
            <w:r>
              <w:t>да</w:t>
            </w:r>
          </w:p>
        </w:tc>
        <w:tc>
          <w:tcPr>
            <w:tcW w:w="1109" w:type="pct"/>
          </w:tcPr>
          <w:p w14:paraId="3B0A8637" w14:textId="77777777" w:rsidR="007062BE" w:rsidRPr="007036CE" w:rsidRDefault="007062BE" w:rsidP="007062BE">
            <w:pPr>
              <w:pStyle w:val="GOSTTablenorm"/>
            </w:pPr>
            <w:r w:rsidRPr="007036CE">
              <w:t>ОКС укрупненный уточненный (по строке документа)</w:t>
            </w:r>
          </w:p>
        </w:tc>
        <w:tc>
          <w:tcPr>
            <w:tcW w:w="1109" w:type="pct"/>
          </w:tcPr>
          <w:p w14:paraId="1DCBC73F" w14:textId="0C5F76F0" w:rsidR="007062BE" w:rsidRPr="008E4021" w:rsidRDefault="007062BE" w:rsidP="007062BE">
            <w:pPr>
              <w:pStyle w:val="GOSTTablenorm"/>
              <w:rPr>
                <w:b/>
                <w:bCs/>
              </w:rPr>
            </w:pPr>
            <w:r w:rsidRPr="008E4021">
              <w:rPr>
                <w:b/>
                <w:bCs/>
              </w:rPr>
              <w:t>Updated:</w:t>
            </w:r>
            <w:r w:rsidRPr="00B83585">
              <w:rPr>
                <w:bCs/>
              </w:rPr>
              <w:t>UR_COMMONOKS</w:t>
            </w:r>
          </w:p>
        </w:tc>
        <w:tc>
          <w:tcPr>
            <w:tcW w:w="1371" w:type="pct"/>
          </w:tcPr>
          <w:p w14:paraId="2DA77881" w14:textId="77777777" w:rsidR="007062BE" w:rsidRPr="007036CE" w:rsidRDefault="007062BE" w:rsidP="007062BE">
            <w:pPr>
              <w:pStyle w:val="GOSTTablenorm"/>
            </w:pPr>
          </w:p>
        </w:tc>
      </w:tr>
      <w:tr w:rsidR="007062BE" w:rsidRPr="007036CE" w14:paraId="1D026BA8" w14:textId="77777777" w:rsidTr="0084483E">
        <w:tc>
          <w:tcPr>
            <w:tcW w:w="1109" w:type="pct"/>
          </w:tcPr>
          <w:p w14:paraId="40741C8E" w14:textId="77777777" w:rsidR="007062BE" w:rsidRPr="007036CE" w:rsidRDefault="007062BE" w:rsidP="007062BE">
            <w:pPr>
              <w:pStyle w:val="GOSTTablenorm"/>
            </w:pPr>
            <w:r w:rsidRPr="007036CE">
              <w:t>Номер_БО_уточняемый</w:t>
            </w:r>
          </w:p>
        </w:tc>
        <w:tc>
          <w:tcPr>
            <w:tcW w:w="302" w:type="pct"/>
          </w:tcPr>
          <w:p w14:paraId="41784927" w14:textId="77777777" w:rsidR="007062BE" w:rsidRPr="007036CE" w:rsidRDefault="007062BE" w:rsidP="007062BE">
            <w:pPr>
              <w:pStyle w:val="GOSTTablenorm"/>
            </w:pPr>
            <w:r w:rsidRPr="007036CE">
              <w:t>нет</w:t>
            </w:r>
          </w:p>
        </w:tc>
        <w:tc>
          <w:tcPr>
            <w:tcW w:w="1109" w:type="pct"/>
          </w:tcPr>
          <w:p w14:paraId="3E9B47A4" w14:textId="77777777" w:rsidR="007062BE" w:rsidRPr="007036CE" w:rsidRDefault="007062BE" w:rsidP="007062BE">
            <w:pPr>
              <w:pStyle w:val="GOSTTablenorm"/>
            </w:pPr>
            <w:r w:rsidRPr="007036CE">
              <w:t>Учетный номер БО уточняемый (по строке документа)</w:t>
            </w:r>
          </w:p>
        </w:tc>
        <w:tc>
          <w:tcPr>
            <w:tcW w:w="1109" w:type="pct"/>
          </w:tcPr>
          <w:p w14:paraId="66183CB0" w14:textId="2E383F69" w:rsidR="007062BE" w:rsidRPr="007036CE" w:rsidRDefault="007062BE" w:rsidP="007062BE">
            <w:pPr>
              <w:pStyle w:val="GOSTTablenorm"/>
            </w:pPr>
            <w:r w:rsidRPr="008E4021">
              <w:rPr>
                <w:b/>
                <w:bCs/>
              </w:rPr>
              <w:t>DETAILS:</w:t>
            </w:r>
            <w:r w:rsidRPr="00C8380E">
              <w:t>ObligatNum</w:t>
            </w:r>
          </w:p>
        </w:tc>
        <w:tc>
          <w:tcPr>
            <w:tcW w:w="1371" w:type="pct"/>
          </w:tcPr>
          <w:p w14:paraId="4ADD0B2C" w14:textId="77777777" w:rsidR="007062BE" w:rsidRPr="007036CE" w:rsidRDefault="007062BE" w:rsidP="007062BE">
            <w:pPr>
              <w:pStyle w:val="GOSTTablenorm"/>
            </w:pPr>
          </w:p>
        </w:tc>
      </w:tr>
      <w:tr w:rsidR="007062BE" w:rsidRPr="007036CE" w14:paraId="5664CF3F" w14:textId="77777777" w:rsidTr="0084483E">
        <w:tc>
          <w:tcPr>
            <w:tcW w:w="1109" w:type="pct"/>
          </w:tcPr>
          <w:p w14:paraId="00E8C940" w14:textId="77777777" w:rsidR="007062BE" w:rsidRPr="007036CE" w:rsidRDefault="007062BE" w:rsidP="007062BE">
            <w:pPr>
              <w:pStyle w:val="GOSTTablenorm"/>
            </w:pPr>
            <w:r w:rsidRPr="007036CE">
              <w:t>Номер_БО_уточненный</w:t>
            </w:r>
          </w:p>
        </w:tc>
        <w:tc>
          <w:tcPr>
            <w:tcW w:w="302" w:type="pct"/>
          </w:tcPr>
          <w:p w14:paraId="7D7D5F15" w14:textId="77777777" w:rsidR="007062BE" w:rsidRPr="007036CE" w:rsidRDefault="007062BE" w:rsidP="007062BE">
            <w:pPr>
              <w:pStyle w:val="GOSTTablenorm"/>
            </w:pPr>
            <w:r w:rsidRPr="007036CE">
              <w:t>нет</w:t>
            </w:r>
          </w:p>
        </w:tc>
        <w:tc>
          <w:tcPr>
            <w:tcW w:w="1109" w:type="pct"/>
          </w:tcPr>
          <w:p w14:paraId="4DB5A9BB" w14:textId="77777777" w:rsidR="007062BE" w:rsidRPr="007036CE" w:rsidRDefault="007062BE" w:rsidP="007062BE">
            <w:pPr>
              <w:pStyle w:val="GOSTTablenorm"/>
            </w:pPr>
            <w:r w:rsidRPr="007036CE">
              <w:t>Учетный номер БО уточненный (по строке документа)</w:t>
            </w:r>
          </w:p>
        </w:tc>
        <w:tc>
          <w:tcPr>
            <w:tcW w:w="1109" w:type="pct"/>
          </w:tcPr>
          <w:p w14:paraId="4D3D4F1D" w14:textId="0B7E6AE7" w:rsidR="007062BE" w:rsidRPr="007036CE" w:rsidRDefault="007062BE" w:rsidP="007062BE">
            <w:pPr>
              <w:pStyle w:val="GOSTTablenorm"/>
            </w:pPr>
            <w:r w:rsidRPr="008E4021">
              <w:rPr>
                <w:b/>
                <w:bCs/>
              </w:rPr>
              <w:t>Updated:</w:t>
            </w:r>
            <w:r w:rsidRPr="00C8380E">
              <w:t>UR_ObligatNum</w:t>
            </w:r>
          </w:p>
        </w:tc>
        <w:tc>
          <w:tcPr>
            <w:tcW w:w="1371" w:type="pct"/>
          </w:tcPr>
          <w:p w14:paraId="4410DFC1" w14:textId="77777777" w:rsidR="007062BE" w:rsidRPr="007036CE" w:rsidRDefault="007062BE" w:rsidP="007062BE">
            <w:pPr>
              <w:pStyle w:val="GOSTTablenorm"/>
            </w:pPr>
          </w:p>
        </w:tc>
      </w:tr>
      <w:tr w:rsidR="007062BE" w:rsidRPr="007036CE" w14:paraId="2A16AF25" w14:textId="77777777" w:rsidTr="0084483E">
        <w:tc>
          <w:tcPr>
            <w:tcW w:w="1109" w:type="pct"/>
          </w:tcPr>
          <w:p w14:paraId="746F7F72" w14:textId="77777777" w:rsidR="007062BE" w:rsidRPr="007036CE" w:rsidRDefault="007062BE" w:rsidP="007062BE">
            <w:pPr>
              <w:pStyle w:val="GOSTTablenorm"/>
            </w:pPr>
            <w:r w:rsidRPr="007036CE">
              <w:t>Номер_ДО_уточняемый</w:t>
            </w:r>
          </w:p>
        </w:tc>
        <w:tc>
          <w:tcPr>
            <w:tcW w:w="302" w:type="pct"/>
          </w:tcPr>
          <w:p w14:paraId="74793744" w14:textId="77777777" w:rsidR="007062BE" w:rsidRPr="007036CE" w:rsidRDefault="007062BE" w:rsidP="007062BE">
            <w:pPr>
              <w:pStyle w:val="GOSTTablenorm"/>
            </w:pPr>
            <w:r w:rsidRPr="007036CE">
              <w:t>нет</w:t>
            </w:r>
          </w:p>
        </w:tc>
        <w:tc>
          <w:tcPr>
            <w:tcW w:w="1109" w:type="pct"/>
          </w:tcPr>
          <w:p w14:paraId="694A1979" w14:textId="77777777" w:rsidR="007062BE" w:rsidRPr="007036CE" w:rsidRDefault="007062BE" w:rsidP="007062BE">
            <w:pPr>
              <w:pStyle w:val="GOSTTablenorm"/>
            </w:pPr>
            <w:r w:rsidRPr="007036CE">
              <w:t>Учетный номер ДО уточняемый (по строке документа)</w:t>
            </w:r>
          </w:p>
        </w:tc>
        <w:tc>
          <w:tcPr>
            <w:tcW w:w="1109" w:type="pct"/>
          </w:tcPr>
          <w:p w14:paraId="5AC014D7" w14:textId="1F30F047" w:rsidR="007062BE" w:rsidRPr="007036CE" w:rsidRDefault="007062BE" w:rsidP="007062BE">
            <w:pPr>
              <w:pStyle w:val="GOSTTablenorm"/>
            </w:pPr>
            <w:r w:rsidRPr="008E4021">
              <w:rPr>
                <w:b/>
                <w:bCs/>
              </w:rPr>
              <w:t>DETAILS:</w:t>
            </w:r>
            <w:r w:rsidRPr="00C8380E">
              <w:t>RegNumDo</w:t>
            </w:r>
          </w:p>
        </w:tc>
        <w:tc>
          <w:tcPr>
            <w:tcW w:w="1371" w:type="pct"/>
          </w:tcPr>
          <w:p w14:paraId="15EC6CCD" w14:textId="77777777" w:rsidR="007062BE" w:rsidRPr="007036CE" w:rsidRDefault="007062BE" w:rsidP="007062BE">
            <w:pPr>
              <w:pStyle w:val="GOSTTablenorm"/>
            </w:pPr>
          </w:p>
        </w:tc>
      </w:tr>
      <w:tr w:rsidR="007062BE" w:rsidRPr="007036CE" w14:paraId="40F8661A" w14:textId="77777777" w:rsidTr="0084483E">
        <w:tc>
          <w:tcPr>
            <w:tcW w:w="1109" w:type="pct"/>
          </w:tcPr>
          <w:p w14:paraId="4349DA89" w14:textId="77777777" w:rsidR="007062BE" w:rsidRPr="007036CE" w:rsidRDefault="007062BE" w:rsidP="007062BE">
            <w:pPr>
              <w:pStyle w:val="GOSTTablenorm"/>
            </w:pPr>
            <w:r w:rsidRPr="007036CE">
              <w:t>Номер_ДО_уточненный</w:t>
            </w:r>
          </w:p>
        </w:tc>
        <w:tc>
          <w:tcPr>
            <w:tcW w:w="302" w:type="pct"/>
          </w:tcPr>
          <w:p w14:paraId="0351872D" w14:textId="77777777" w:rsidR="007062BE" w:rsidRPr="007036CE" w:rsidRDefault="007062BE" w:rsidP="007062BE">
            <w:pPr>
              <w:pStyle w:val="GOSTTablenorm"/>
            </w:pPr>
            <w:r w:rsidRPr="007036CE">
              <w:t>нет</w:t>
            </w:r>
          </w:p>
        </w:tc>
        <w:tc>
          <w:tcPr>
            <w:tcW w:w="1109" w:type="pct"/>
          </w:tcPr>
          <w:p w14:paraId="69BB6ECF" w14:textId="77777777" w:rsidR="007062BE" w:rsidRPr="007036CE" w:rsidRDefault="007062BE" w:rsidP="007062BE">
            <w:pPr>
              <w:pStyle w:val="GOSTTablenorm"/>
            </w:pPr>
            <w:r w:rsidRPr="007036CE">
              <w:t>Учетный номер ДО уточненный (по строке документа)</w:t>
            </w:r>
          </w:p>
        </w:tc>
        <w:tc>
          <w:tcPr>
            <w:tcW w:w="1109" w:type="pct"/>
          </w:tcPr>
          <w:p w14:paraId="5696F482" w14:textId="305DD29E" w:rsidR="007062BE" w:rsidRPr="007036CE" w:rsidRDefault="007062BE" w:rsidP="007062BE">
            <w:pPr>
              <w:pStyle w:val="GOSTTablenorm"/>
            </w:pPr>
            <w:r w:rsidRPr="00C8380E">
              <w:rPr>
                <w:b/>
                <w:bCs/>
              </w:rPr>
              <w:t>Updated:</w:t>
            </w:r>
            <w:r w:rsidRPr="00C8380E">
              <w:t>UR_RegNumDo</w:t>
            </w:r>
          </w:p>
        </w:tc>
        <w:tc>
          <w:tcPr>
            <w:tcW w:w="1371" w:type="pct"/>
          </w:tcPr>
          <w:p w14:paraId="782F12FD" w14:textId="77777777" w:rsidR="007062BE" w:rsidRPr="007036CE" w:rsidRDefault="007062BE" w:rsidP="007062BE">
            <w:pPr>
              <w:pStyle w:val="GOSTTablenorm"/>
            </w:pPr>
          </w:p>
        </w:tc>
      </w:tr>
      <w:tr w:rsidR="007062BE" w:rsidRPr="007036CE" w14:paraId="3C7FA65E" w14:textId="77777777" w:rsidTr="0084483E">
        <w:tc>
          <w:tcPr>
            <w:tcW w:w="1109" w:type="pct"/>
          </w:tcPr>
          <w:p w14:paraId="1471C665" w14:textId="77777777" w:rsidR="007062BE" w:rsidRPr="007036CE" w:rsidRDefault="007062BE" w:rsidP="007062BE">
            <w:pPr>
              <w:pStyle w:val="GOSTTablenorm"/>
            </w:pPr>
            <w:r w:rsidRPr="007036CE">
              <w:t>Авансовое_ДО_уточняемое</w:t>
            </w:r>
          </w:p>
        </w:tc>
        <w:tc>
          <w:tcPr>
            <w:tcW w:w="302" w:type="pct"/>
          </w:tcPr>
          <w:p w14:paraId="6BD4C716" w14:textId="77777777" w:rsidR="007062BE" w:rsidRPr="007036CE" w:rsidRDefault="007062BE" w:rsidP="007062BE">
            <w:pPr>
              <w:pStyle w:val="GOSTTablenorm"/>
            </w:pPr>
            <w:r w:rsidRPr="007036CE">
              <w:t>да</w:t>
            </w:r>
          </w:p>
        </w:tc>
        <w:tc>
          <w:tcPr>
            <w:tcW w:w="1109" w:type="pct"/>
          </w:tcPr>
          <w:p w14:paraId="5CE6923F" w14:textId="77777777" w:rsidR="007062BE" w:rsidRPr="007036CE" w:rsidRDefault="007062BE" w:rsidP="007062BE">
            <w:pPr>
              <w:pStyle w:val="GOSTTablenorm"/>
            </w:pPr>
            <w:r w:rsidRPr="007036CE">
              <w:t>Признак авансового ДО уточняемый (по строке документа)</w:t>
            </w:r>
          </w:p>
        </w:tc>
        <w:tc>
          <w:tcPr>
            <w:tcW w:w="1109" w:type="pct"/>
          </w:tcPr>
          <w:p w14:paraId="14857373" w14:textId="3838A7CD" w:rsidR="007062BE" w:rsidRPr="007036CE" w:rsidRDefault="007062BE" w:rsidP="007062BE">
            <w:pPr>
              <w:pStyle w:val="GOSTTablenorm"/>
            </w:pPr>
            <w:r w:rsidRPr="008E4021">
              <w:rPr>
                <w:b/>
                <w:bCs/>
              </w:rPr>
              <w:t>DETAILS:</w:t>
            </w:r>
            <w:r w:rsidRPr="00C8380E">
              <w:t>AdvnPaySign</w:t>
            </w:r>
          </w:p>
        </w:tc>
        <w:tc>
          <w:tcPr>
            <w:tcW w:w="1371" w:type="pct"/>
          </w:tcPr>
          <w:p w14:paraId="5EAAC038" w14:textId="68FB76CF" w:rsidR="007062BE" w:rsidRPr="007036CE" w:rsidRDefault="007062BE" w:rsidP="007062BE">
            <w:pPr>
              <w:pStyle w:val="GOSTTablenorm"/>
            </w:pPr>
            <w:r w:rsidRPr="007036CE">
              <w:t>Если в теге документа «</w:t>
            </w:r>
            <w:r>
              <w:t>Да</w:t>
            </w:r>
            <w:r w:rsidRPr="007036CE">
              <w:t>», то значение «1».</w:t>
            </w:r>
          </w:p>
          <w:p w14:paraId="579CFC15" w14:textId="1FD03ED1" w:rsidR="007062BE" w:rsidRPr="007036CE" w:rsidRDefault="007062BE" w:rsidP="007062BE">
            <w:pPr>
              <w:pStyle w:val="GOSTTablenorm"/>
              <w:rPr>
                <w:szCs w:val="22"/>
              </w:rPr>
            </w:pPr>
            <w:r w:rsidRPr="007036CE">
              <w:t>Если в теге документа «</w:t>
            </w:r>
            <w:r>
              <w:t>Нет</w:t>
            </w:r>
            <w:r w:rsidRPr="007036CE">
              <w:t>», то значение «0»</w:t>
            </w:r>
          </w:p>
        </w:tc>
      </w:tr>
      <w:tr w:rsidR="007062BE" w:rsidRPr="007036CE" w14:paraId="636C25A4" w14:textId="77777777" w:rsidTr="0084483E">
        <w:tc>
          <w:tcPr>
            <w:tcW w:w="1109" w:type="pct"/>
          </w:tcPr>
          <w:p w14:paraId="081E3DD7" w14:textId="77777777" w:rsidR="007062BE" w:rsidRPr="007036CE" w:rsidRDefault="007062BE" w:rsidP="007062BE">
            <w:pPr>
              <w:pStyle w:val="GOSTTablenorm"/>
            </w:pPr>
            <w:r w:rsidRPr="007036CE">
              <w:t>Авансовое_ДО_уточненное</w:t>
            </w:r>
          </w:p>
        </w:tc>
        <w:tc>
          <w:tcPr>
            <w:tcW w:w="302" w:type="pct"/>
          </w:tcPr>
          <w:p w14:paraId="0B3724D8" w14:textId="77777777" w:rsidR="007062BE" w:rsidRPr="007036CE" w:rsidRDefault="007062BE" w:rsidP="007062BE">
            <w:pPr>
              <w:pStyle w:val="GOSTTablenorm"/>
            </w:pPr>
            <w:r w:rsidRPr="007036CE">
              <w:t>да</w:t>
            </w:r>
          </w:p>
        </w:tc>
        <w:tc>
          <w:tcPr>
            <w:tcW w:w="1109" w:type="pct"/>
          </w:tcPr>
          <w:p w14:paraId="5D8D2DBC" w14:textId="77777777" w:rsidR="007062BE" w:rsidRPr="007036CE" w:rsidRDefault="007062BE" w:rsidP="007062BE">
            <w:pPr>
              <w:pStyle w:val="GOSTTablenorm"/>
            </w:pPr>
            <w:r w:rsidRPr="007036CE">
              <w:t>Признак авансового ДО уточненный (по строке документа)</w:t>
            </w:r>
          </w:p>
        </w:tc>
        <w:tc>
          <w:tcPr>
            <w:tcW w:w="1109" w:type="pct"/>
          </w:tcPr>
          <w:p w14:paraId="0C207924" w14:textId="0523601B" w:rsidR="007062BE" w:rsidRPr="007036CE" w:rsidRDefault="007062BE" w:rsidP="007062BE">
            <w:pPr>
              <w:pStyle w:val="GOSTTablenorm"/>
            </w:pPr>
            <w:r w:rsidRPr="008E4021">
              <w:rPr>
                <w:b/>
                <w:bCs/>
              </w:rPr>
              <w:t>Updated:</w:t>
            </w:r>
            <w:r w:rsidRPr="00C8380E">
              <w:t>UR_AdvnPaySign</w:t>
            </w:r>
          </w:p>
        </w:tc>
        <w:tc>
          <w:tcPr>
            <w:tcW w:w="1371" w:type="pct"/>
          </w:tcPr>
          <w:p w14:paraId="54D40682" w14:textId="006BDA12" w:rsidR="007062BE" w:rsidRPr="007036CE" w:rsidRDefault="007062BE" w:rsidP="007062BE">
            <w:pPr>
              <w:pStyle w:val="GOSTTablenorm"/>
            </w:pPr>
            <w:r w:rsidRPr="007036CE">
              <w:t>Если в теге документа «</w:t>
            </w:r>
            <w:r>
              <w:t>Да</w:t>
            </w:r>
            <w:r w:rsidRPr="007036CE">
              <w:t>», то значение «1».</w:t>
            </w:r>
          </w:p>
          <w:p w14:paraId="650A9E6A" w14:textId="55BF883A" w:rsidR="007062BE" w:rsidRPr="007036CE" w:rsidRDefault="007062BE" w:rsidP="007062BE">
            <w:pPr>
              <w:pStyle w:val="GOSTTablenorm"/>
            </w:pPr>
            <w:r w:rsidRPr="007036CE">
              <w:t>Если в теге документа «</w:t>
            </w:r>
            <w:r>
              <w:t>Нет</w:t>
            </w:r>
            <w:r w:rsidRPr="007036CE">
              <w:t>», то значение «0»</w:t>
            </w:r>
          </w:p>
        </w:tc>
      </w:tr>
      <w:tr w:rsidR="007062BE" w:rsidRPr="007036CE" w14:paraId="349A2E53" w14:textId="77777777" w:rsidTr="0084483E">
        <w:tc>
          <w:tcPr>
            <w:tcW w:w="1109" w:type="pct"/>
          </w:tcPr>
          <w:p w14:paraId="46ECFC50" w14:textId="77777777" w:rsidR="007062BE" w:rsidRPr="007036CE" w:rsidRDefault="007062BE" w:rsidP="007062BE">
            <w:pPr>
              <w:pStyle w:val="GOSTTablenorm"/>
            </w:pPr>
            <w:r w:rsidRPr="007036CE">
              <w:t>Учет_БА_ЛБО_ЛС_уточняемый</w:t>
            </w:r>
          </w:p>
        </w:tc>
        <w:tc>
          <w:tcPr>
            <w:tcW w:w="302" w:type="pct"/>
          </w:tcPr>
          <w:p w14:paraId="0C986CF2" w14:textId="77777777" w:rsidR="007062BE" w:rsidRPr="007036CE" w:rsidRDefault="007062BE" w:rsidP="007062BE">
            <w:pPr>
              <w:pStyle w:val="GOSTTablenorm"/>
            </w:pPr>
            <w:r w:rsidRPr="007036CE">
              <w:t>да</w:t>
            </w:r>
          </w:p>
        </w:tc>
        <w:tc>
          <w:tcPr>
            <w:tcW w:w="1109" w:type="pct"/>
          </w:tcPr>
          <w:p w14:paraId="4E983842" w14:textId="77777777" w:rsidR="007062BE" w:rsidRPr="007036CE" w:rsidRDefault="007062BE" w:rsidP="007062BE">
            <w:pPr>
              <w:pStyle w:val="GOSTTablenorm"/>
            </w:pPr>
            <w:r w:rsidRPr="007036CE">
              <w:t>Признак учета БА, ЛБО на ЛС по КБК уточняемому (по строке документа)</w:t>
            </w:r>
          </w:p>
        </w:tc>
        <w:tc>
          <w:tcPr>
            <w:tcW w:w="1109" w:type="pct"/>
          </w:tcPr>
          <w:p w14:paraId="40B32C98" w14:textId="26F0DF33" w:rsidR="007062BE" w:rsidRPr="007036CE" w:rsidRDefault="007062BE" w:rsidP="007062BE">
            <w:pPr>
              <w:pStyle w:val="GOSTTablenorm"/>
            </w:pPr>
            <w:r w:rsidRPr="008E4021">
              <w:rPr>
                <w:b/>
                <w:bCs/>
              </w:rPr>
              <w:t>DETAILS:</w:t>
            </w:r>
            <w:r w:rsidRPr="00C8380E">
              <w:t>SIGN_BaLbo_Snd</w:t>
            </w:r>
          </w:p>
        </w:tc>
        <w:tc>
          <w:tcPr>
            <w:tcW w:w="1371" w:type="pct"/>
          </w:tcPr>
          <w:p w14:paraId="34C29D49" w14:textId="77777777" w:rsidR="007062BE" w:rsidRPr="007036CE" w:rsidRDefault="007062BE" w:rsidP="007062BE">
            <w:pPr>
              <w:pStyle w:val="GOSTTablenorm"/>
              <w:rPr>
                <w:szCs w:val="22"/>
              </w:rPr>
            </w:pPr>
            <w:r w:rsidRPr="007036CE">
              <w:rPr>
                <w:szCs w:val="22"/>
              </w:rPr>
              <w:t>Если в теге документа «</w:t>
            </w:r>
            <w:r w:rsidRPr="007036CE">
              <w:rPr>
                <w:szCs w:val="22"/>
                <w:lang w:val="en-US"/>
              </w:rPr>
              <w:t>true</w:t>
            </w:r>
            <w:r w:rsidRPr="007036CE">
              <w:rPr>
                <w:szCs w:val="22"/>
              </w:rPr>
              <w:t>», то значение «1».</w:t>
            </w:r>
          </w:p>
          <w:p w14:paraId="2918B9BC" w14:textId="77777777" w:rsidR="007062BE" w:rsidRPr="007036CE" w:rsidRDefault="007062BE" w:rsidP="007062BE">
            <w:pPr>
              <w:pStyle w:val="GOSTTablenorm"/>
            </w:pPr>
            <w:r w:rsidRPr="007036CE">
              <w:rPr>
                <w:szCs w:val="22"/>
              </w:rPr>
              <w:t>Если в теге документа «</w:t>
            </w:r>
            <w:r w:rsidRPr="007036CE">
              <w:rPr>
                <w:szCs w:val="22"/>
                <w:lang w:val="en-US"/>
              </w:rPr>
              <w:t>false</w:t>
            </w:r>
            <w:r w:rsidRPr="007036CE">
              <w:rPr>
                <w:szCs w:val="22"/>
              </w:rPr>
              <w:t>», то значение «0»</w:t>
            </w:r>
          </w:p>
        </w:tc>
      </w:tr>
      <w:tr w:rsidR="007062BE" w:rsidRPr="007036CE" w14:paraId="4BE1324C" w14:textId="77777777" w:rsidTr="0084483E">
        <w:tc>
          <w:tcPr>
            <w:tcW w:w="1109" w:type="pct"/>
          </w:tcPr>
          <w:p w14:paraId="19EFF581" w14:textId="77777777" w:rsidR="007062BE" w:rsidRPr="007036CE" w:rsidRDefault="007062BE" w:rsidP="007062BE">
            <w:pPr>
              <w:pStyle w:val="GOSTTablenorm"/>
            </w:pPr>
            <w:r w:rsidRPr="007036CE">
              <w:t>Учет_БА_ЛБО_ЛС_уточненный</w:t>
            </w:r>
          </w:p>
        </w:tc>
        <w:tc>
          <w:tcPr>
            <w:tcW w:w="302" w:type="pct"/>
          </w:tcPr>
          <w:p w14:paraId="25AA170E" w14:textId="77777777" w:rsidR="007062BE" w:rsidRPr="007036CE" w:rsidRDefault="007062BE" w:rsidP="007062BE">
            <w:pPr>
              <w:pStyle w:val="GOSTTablenorm"/>
            </w:pPr>
            <w:r w:rsidRPr="007036CE">
              <w:t>да</w:t>
            </w:r>
          </w:p>
        </w:tc>
        <w:tc>
          <w:tcPr>
            <w:tcW w:w="1109" w:type="pct"/>
          </w:tcPr>
          <w:p w14:paraId="0943289D" w14:textId="77777777" w:rsidR="007062BE" w:rsidRPr="007036CE" w:rsidRDefault="007062BE" w:rsidP="007062BE">
            <w:pPr>
              <w:pStyle w:val="GOSTTablenorm"/>
            </w:pPr>
            <w:r w:rsidRPr="007036CE">
              <w:t>Признак учета БА, ЛБО на ЛС по КБК уточненному (по строке документа)</w:t>
            </w:r>
          </w:p>
        </w:tc>
        <w:tc>
          <w:tcPr>
            <w:tcW w:w="1109" w:type="pct"/>
          </w:tcPr>
          <w:p w14:paraId="7079CF2C" w14:textId="29EBC6C0" w:rsidR="007062BE" w:rsidRPr="00C8380E" w:rsidRDefault="007062BE" w:rsidP="007062BE">
            <w:pPr>
              <w:pStyle w:val="GOSTTablenorm"/>
              <w:rPr>
                <w:lang w:val="en-US"/>
              </w:rPr>
            </w:pPr>
            <w:r w:rsidRPr="008E4021">
              <w:rPr>
                <w:b/>
                <w:bCs/>
                <w:lang w:val="en-US"/>
              </w:rPr>
              <w:t>Updated:</w:t>
            </w:r>
            <w:r w:rsidRPr="00C8380E">
              <w:rPr>
                <w:lang w:val="en-US"/>
              </w:rPr>
              <w:t>UR_SIGN_BaLboNw_Snd</w:t>
            </w:r>
          </w:p>
        </w:tc>
        <w:tc>
          <w:tcPr>
            <w:tcW w:w="1371" w:type="pct"/>
          </w:tcPr>
          <w:p w14:paraId="0C0DB769" w14:textId="77777777" w:rsidR="007062BE" w:rsidRPr="007036CE" w:rsidRDefault="007062BE" w:rsidP="007062BE">
            <w:pPr>
              <w:pStyle w:val="GOSTTablenorm"/>
              <w:rPr>
                <w:szCs w:val="22"/>
              </w:rPr>
            </w:pPr>
            <w:r w:rsidRPr="007036CE">
              <w:rPr>
                <w:szCs w:val="22"/>
              </w:rPr>
              <w:t>Если в теге документа «</w:t>
            </w:r>
            <w:r w:rsidRPr="007036CE">
              <w:rPr>
                <w:szCs w:val="22"/>
                <w:lang w:val="en-US"/>
              </w:rPr>
              <w:t>true</w:t>
            </w:r>
            <w:r w:rsidRPr="007036CE">
              <w:rPr>
                <w:szCs w:val="22"/>
              </w:rPr>
              <w:t>», то значение «1».</w:t>
            </w:r>
          </w:p>
          <w:p w14:paraId="0541E455" w14:textId="77777777" w:rsidR="007062BE" w:rsidRPr="007036CE" w:rsidRDefault="007062BE" w:rsidP="007062BE">
            <w:pPr>
              <w:pStyle w:val="GOSTTablenorm"/>
            </w:pPr>
            <w:r w:rsidRPr="007036CE">
              <w:rPr>
                <w:szCs w:val="22"/>
              </w:rPr>
              <w:t>Если в теге документа «</w:t>
            </w:r>
            <w:r w:rsidRPr="007036CE">
              <w:rPr>
                <w:szCs w:val="22"/>
                <w:lang w:val="en-US"/>
              </w:rPr>
              <w:t>false</w:t>
            </w:r>
            <w:r w:rsidRPr="007036CE">
              <w:rPr>
                <w:szCs w:val="22"/>
              </w:rPr>
              <w:t xml:space="preserve">», то значение </w:t>
            </w:r>
            <w:r w:rsidRPr="007036CE">
              <w:rPr>
                <w:szCs w:val="22"/>
              </w:rPr>
              <w:lastRenderedPageBreak/>
              <w:t>«0»</w:t>
            </w:r>
          </w:p>
        </w:tc>
      </w:tr>
      <w:tr w:rsidR="007062BE" w:rsidRPr="007036CE" w14:paraId="451ABFE8" w14:textId="77777777" w:rsidTr="0084483E">
        <w:tc>
          <w:tcPr>
            <w:tcW w:w="1109" w:type="pct"/>
          </w:tcPr>
          <w:p w14:paraId="195367E7" w14:textId="77777777" w:rsidR="007062BE" w:rsidRPr="007036CE" w:rsidRDefault="007062BE" w:rsidP="007062BE">
            <w:pPr>
              <w:pStyle w:val="GOSTTablenorm"/>
            </w:pPr>
            <w:r w:rsidRPr="007036CE">
              <w:lastRenderedPageBreak/>
              <w:t>ОКТМО_уточняемый</w:t>
            </w:r>
          </w:p>
        </w:tc>
        <w:tc>
          <w:tcPr>
            <w:tcW w:w="302" w:type="pct"/>
          </w:tcPr>
          <w:p w14:paraId="2FC5B7AD" w14:textId="77777777" w:rsidR="007062BE" w:rsidRPr="007036CE" w:rsidRDefault="007062BE" w:rsidP="007062BE">
            <w:pPr>
              <w:pStyle w:val="GOSTTablenorm"/>
            </w:pPr>
            <w:r w:rsidRPr="007036CE">
              <w:t>нет</w:t>
            </w:r>
          </w:p>
        </w:tc>
        <w:tc>
          <w:tcPr>
            <w:tcW w:w="1109" w:type="pct"/>
          </w:tcPr>
          <w:p w14:paraId="4F242883" w14:textId="77777777" w:rsidR="007062BE" w:rsidRPr="007036CE" w:rsidRDefault="007062BE" w:rsidP="007062BE">
            <w:pPr>
              <w:pStyle w:val="GOSTTablenorm"/>
            </w:pPr>
            <w:r w:rsidRPr="007036CE">
              <w:t>Код ОКТМО уточняемый (по строке документа)</w:t>
            </w:r>
          </w:p>
        </w:tc>
        <w:tc>
          <w:tcPr>
            <w:tcW w:w="1109" w:type="pct"/>
          </w:tcPr>
          <w:p w14:paraId="3932FA10" w14:textId="550C760C" w:rsidR="007062BE" w:rsidRPr="00BA71A6" w:rsidRDefault="007062BE" w:rsidP="007062BE">
            <w:pPr>
              <w:pStyle w:val="GOSTTablenorm"/>
            </w:pPr>
            <w:r w:rsidRPr="008E4021">
              <w:rPr>
                <w:b/>
                <w:bCs/>
              </w:rPr>
              <w:t>DETAILS:</w:t>
            </w:r>
            <w:r w:rsidRPr="00C8380E">
              <w:t>OKT_CODE</w:t>
            </w:r>
          </w:p>
        </w:tc>
        <w:tc>
          <w:tcPr>
            <w:tcW w:w="1371" w:type="pct"/>
          </w:tcPr>
          <w:p w14:paraId="73B014CC" w14:textId="77777777" w:rsidR="007062BE" w:rsidRPr="00BA71A6" w:rsidRDefault="007062BE" w:rsidP="007062BE">
            <w:pPr>
              <w:pStyle w:val="GOSTTablenorm"/>
            </w:pPr>
          </w:p>
        </w:tc>
      </w:tr>
      <w:tr w:rsidR="007062BE" w:rsidRPr="007036CE" w14:paraId="0FE687E1" w14:textId="77777777" w:rsidTr="0084483E">
        <w:tc>
          <w:tcPr>
            <w:tcW w:w="1109" w:type="pct"/>
          </w:tcPr>
          <w:p w14:paraId="2E411367" w14:textId="77777777" w:rsidR="007062BE" w:rsidRPr="007036CE" w:rsidRDefault="007062BE" w:rsidP="007062BE">
            <w:pPr>
              <w:pStyle w:val="GOSTTablenorm"/>
            </w:pPr>
            <w:r w:rsidRPr="007036CE">
              <w:rPr>
                <w:lang w:val="en-US"/>
              </w:rPr>
              <w:t>GUID</w:t>
            </w:r>
            <w:r w:rsidRPr="007036CE">
              <w:t>_НВС_ФБ_получателя</w:t>
            </w:r>
          </w:p>
        </w:tc>
        <w:tc>
          <w:tcPr>
            <w:tcW w:w="302" w:type="pct"/>
          </w:tcPr>
          <w:p w14:paraId="11923462" w14:textId="77777777" w:rsidR="007062BE" w:rsidRPr="007036CE" w:rsidRDefault="007062BE" w:rsidP="007062BE">
            <w:pPr>
              <w:pStyle w:val="GOSTTablenorm"/>
            </w:pPr>
            <w:r w:rsidRPr="007036CE">
              <w:t>нет</w:t>
            </w:r>
          </w:p>
        </w:tc>
        <w:tc>
          <w:tcPr>
            <w:tcW w:w="1109" w:type="pct"/>
          </w:tcPr>
          <w:p w14:paraId="30F03E89" w14:textId="77777777" w:rsidR="007062BE" w:rsidRPr="007036CE" w:rsidRDefault="007062BE" w:rsidP="007062BE">
            <w:pPr>
              <w:pStyle w:val="GOSTTablenorm"/>
            </w:pPr>
            <w:r w:rsidRPr="007036CE">
              <w:t>Идентификатор уточняемого документа по зачислению НВС ФБ</w:t>
            </w:r>
          </w:p>
        </w:tc>
        <w:tc>
          <w:tcPr>
            <w:tcW w:w="1109" w:type="pct"/>
          </w:tcPr>
          <w:p w14:paraId="0B9BEAAF" w14:textId="35853145" w:rsidR="007062BE" w:rsidRPr="00BA71A6" w:rsidRDefault="007062BE" w:rsidP="007062BE">
            <w:pPr>
              <w:pStyle w:val="GOSTTablenorm"/>
            </w:pPr>
            <w:r w:rsidRPr="008E4021">
              <w:rPr>
                <w:b/>
                <w:bCs/>
              </w:rPr>
              <w:t>DETAILS:</w:t>
            </w:r>
            <w:r w:rsidRPr="00C8380E">
              <w:t>GUIDRelDcRow</w:t>
            </w:r>
          </w:p>
        </w:tc>
        <w:tc>
          <w:tcPr>
            <w:tcW w:w="1371" w:type="pct"/>
          </w:tcPr>
          <w:p w14:paraId="7786F80A" w14:textId="77777777" w:rsidR="007062BE" w:rsidRPr="00BA71A6" w:rsidRDefault="007062BE" w:rsidP="007062BE">
            <w:pPr>
              <w:pStyle w:val="GOSTTablenorm"/>
            </w:pPr>
          </w:p>
        </w:tc>
      </w:tr>
      <w:tr w:rsidR="007062BE" w:rsidRPr="007036CE" w14:paraId="276C610F" w14:textId="77777777" w:rsidTr="0084483E">
        <w:tc>
          <w:tcPr>
            <w:tcW w:w="1109" w:type="pct"/>
          </w:tcPr>
          <w:p w14:paraId="19F77A1D" w14:textId="77777777" w:rsidR="007062BE" w:rsidRPr="007036CE" w:rsidRDefault="007062BE" w:rsidP="007062BE">
            <w:pPr>
              <w:pStyle w:val="GOSTTablenorm"/>
            </w:pPr>
            <w:r w:rsidRPr="007036CE">
              <w:t>РС_КС_уточняемый</w:t>
            </w:r>
          </w:p>
        </w:tc>
        <w:tc>
          <w:tcPr>
            <w:tcW w:w="302" w:type="pct"/>
          </w:tcPr>
          <w:p w14:paraId="461466ED" w14:textId="76956682" w:rsidR="007062BE" w:rsidRPr="007036CE" w:rsidRDefault="007062BE" w:rsidP="007062BE">
            <w:pPr>
              <w:pStyle w:val="GOSTTablenorm"/>
            </w:pPr>
            <w:del w:id="14928" w:author="Тимофеева Ирина EXP-328502" w:date="2026-04-17T17:02:00Z">
              <w:r w:rsidRPr="007036CE" w:rsidDel="009B0C71">
                <w:delText>нет</w:delText>
              </w:r>
            </w:del>
            <w:ins w:id="14929" w:author="Тимофеева Ирина EXP-328502" w:date="2026-04-17T17:02:00Z">
              <w:r w:rsidR="009B0C71">
                <w:t>да</w:t>
              </w:r>
            </w:ins>
          </w:p>
        </w:tc>
        <w:tc>
          <w:tcPr>
            <w:tcW w:w="1109" w:type="pct"/>
          </w:tcPr>
          <w:p w14:paraId="17BD7B60" w14:textId="77777777" w:rsidR="007062BE" w:rsidRPr="007036CE" w:rsidRDefault="007062BE" w:rsidP="007062BE">
            <w:pPr>
              <w:pStyle w:val="GOSTTablenorm"/>
            </w:pPr>
            <w:r w:rsidRPr="007036CE">
              <w:t>Счет контрагента уточняемый</w:t>
            </w:r>
          </w:p>
        </w:tc>
        <w:tc>
          <w:tcPr>
            <w:tcW w:w="1109" w:type="pct"/>
          </w:tcPr>
          <w:p w14:paraId="5B32CD38" w14:textId="55BBEC97" w:rsidR="007062BE" w:rsidRPr="007036CE" w:rsidRDefault="007062BE" w:rsidP="007062BE">
            <w:pPr>
              <w:pStyle w:val="GOSTTablenorm"/>
            </w:pPr>
            <w:r w:rsidRPr="008E4021">
              <w:rPr>
                <w:b/>
                <w:bCs/>
              </w:rPr>
              <w:t>DETAILS:</w:t>
            </w:r>
            <w:r w:rsidRPr="00C8380E">
              <w:t>AccNum</w:t>
            </w:r>
          </w:p>
        </w:tc>
        <w:tc>
          <w:tcPr>
            <w:tcW w:w="1371" w:type="pct"/>
          </w:tcPr>
          <w:p w14:paraId="46F7B1CA" w14:textId="3B008926" w:rsidR="007062BE" w:rsidRPr="007036CE" w:rsidRDefault="009B0C71" w:rsidP="007062BE">
            <w:pPr>
              <w:pStyle w:val="GOSTTablenorm"/>
            </w:pPr>
            <w:ins w:id="14930" w:author="Тимофеева Ирина EXP-328502" w:date="2026-04-17T17:05:00Z">
              <w:r w:rsidRPr="007036CE">
                <w:t>Заполняется при уточнении операций по МБТ</w:t>
              </w:r>
              <w:r>
                <w:t xml:space="preserve">, т.е. </w:t>
              </w:r>
              <w:r w:rsidRPr="00A821D7">
                <w:t xml:space="preserve">если </w:t>
              </w:r>
              <w:r>
                <w:t>значение 18-го символа реквизита «</w:t>
              </w:r>
              <w:r w:rsidRPr="005331A1">
                <w:rPr>
                  <w:szCs w:val="22"/>
                </w:rPr>
                <w:t>КБК уточняемый</w:t>
              </w:r>
              <w:r>
                <w:t>» текущей строки равен 5</w:t>
              </w:r>
            </w:ins>
          </w:p>
        </w:tc>
      </w:tr>
      <w:tr w:rsidR="007062BE" w:rsidRPr="007036CE" w14:paraId="23538B19" w14:textId="77777777" w:rsidTr="0084483E">
        <w:tc>
          <w:tcPr>
            <w:tcW w:w="1109" w:type="pct"/>
          </w:tcPr>
          <w:p w14:paraId="03D44BA7" w14:textId="77777777" w:rsidR="007062BE" w:rsidRPr="007036CE" w:rsidRDefault="007062BE" w:rsidP="007062BE">
            <w:pPr>
              <w:pStyle w:val="GOSTTablenorm"/>
            </w:pPr>
            <w:r w:rsidRPr="007036CE">
              <w:t>РС_КС_уточненный</w:t>
            </w:r>
          </w:p>
        </w:tc>
        <w:tc>
          <w:tcPr>
            <w:tcW w:w="302" w:type="pct"/>
          </w:tcPr>
          <w:p w14:paraId="0266F8EC" w14:textId="51F0981B" w:rsidR="007062BE" w:rsidRPr="007036CE" w:rsidRDefault="007062BE" w:rsidP="007062BE">
            <w:pPr>
              <w:pStyle w:val="GOSTTablenorm"/>
            </w:pPr>
            <w:del w:id="14931" w:author="Тимофеева Ирина EXP-328502" w:date="2026-04-17T17:02:00Z">
              <w:r w:rsidRPr="007036CE" w:rsidDel="009B0C71">
                <w:delText>нет</w:delText>
              </w:r>
            </w:del>
            <w:ins w:id="14932" w:author="Тимофеева Ирина EXP-328502" w:date="2026-04-17T17:02:00Z">
              <w:r w:rsidR="009B0C71">
                <w:t>да</w:t>
              </w:r>
            </w:ins>
          </w:p>
        </w:tc>
        <w:tc>
          <w:tcPr>
            <w:tcW w:w="1109" w:type="pct"/>
          </w:tcPr>
          <w:p w14:paraId="43683280" w14:textId="77777777" w:rsidR="007062BE" w:rsidRPr="007036CE" w:rsidRDefault="007062BE" w:rsidP="007062BE">
            <w:pPr>
              <w:pStyle w:val="GOSTTablenorm"/>
            </w:pPr>
            <w:r w:rsidRPr="007036CE">
              <w:t>Счет контрагента уточненный</w:t>
            </w:r>
          </w:p>
        </w:tc>
        <w:tc>
          <w:tcPr>
            <w:tcW w:w="1109" w:type="pct"/>
          </w:tcPr>
          <w:p w14:paraId="0F663E42" w14:textId="6F2F4644" w:rsidR="007062BE" w:rsidRPr="007036CE" w:rsidRDefault="007062BE" w:rsidP="007062BE">
            <w:pPr>
              <w:pStyle w:val="GOSTTablenorm"/>
            </w:pPr>
            <w:r w:rsidRPr="008E4021">
              <w:rPr>
                <w:b/>
                <w:bCs/>
              </w:rPr>
              <w:t>Updated:</w:t>
            </w:r>
            <w:r w:rsidRPr="00C8380E">
              <w:t>UR_AccNum</w:t>
            </w:r>
          </w:p>
        </w:tc>
        <w:tc>
          <w:tcPr>
            <w:tcW w:w="1371" w:type="pct"/>
          </w:tcPr>
          <w:p w14:paraId="606F27B7" w14:textId="12E74BB8" w:rsidR="007062BE" w:rsidRPr="009B0C71" w:rsidRDefault="009B0C71" w:rsidP="009B0C71">
            <w:pPr>
              <w:pStyle w:val="GOSTTablenorm"/>
            </w:pPr>
            <w:ins w:id="14933" w:author="Тимофеева Ирина EXP-328502" w:date="2026-04-17T17:06:00Z">
              <w:r w:rsidRPr="007036CE">
                <w:t>Заполняется при уточнении операций по МБТ</w:t>
              </w:r>
              <w:r>
                <w:t xml:space="preserve">, т.е. </w:t>
              </w:r>
              <w:r w:rsidRPr="00A821D7">
                <w:t xml:space="preserve">если </w:t>
              </w:r>
              <w:r>
                <w:t>значение 18-го символа реквизита «</w:t>
              </w:r>
              <w:r w:rsidRPr="005331A1">
                <w:rPr>
                  <w:szCs w:val="22"/>
                </w:rPr>
                <w:t>КБК</w:t>
              </w:r>
            </w:ins>
            <w:ins w:id="14934" w:author="Тимофеева Ирина EXP-328502" w:date="2026-04-17T17:07:00Z">
              <w:r>
                <w:rPr>
                  <w:szCs w:val="22"/>
                </w:rPr>
                <w:t>_уточненный</w:t>
              </w:r>
            </w:ins>
            <w:ins w:id="14935" w:author="Тимофеева Ирина EXP-328502" w:date="2026-04-17T17:06:00Z">
              <w:r>
                <w:t>» текущей строки равен 5</w:t>
              </w:r>
            </w:ins>
          </w:p>
        </w:tc>
      </w:tr>
      <w:tr w:rsidR="007062BE" w:rsidRPr="007036CE" w14:paraId="2AFB1DA2" w14:textId="77777777" w:rsidTr="0084483E">
        <w:tc>
          <w:tcPr>
            <w:tcW w:w="1109" w:type="pct"/>
          </w:tcPr>
          <w:p w14:paraId="570BFBF9" w14:textId="77777777" w:rsidR="007062BE" w:rsidRPr="007036CE" w:rsidRDefault="007062BE" w:rsidP="007062BE">
            <w:pPr>
              <w:pStyle w:val="GOSTTablenorm"/>
            </w:pPr>
            <w:r w:rsidRPr="007036CE">
              <w:t>Сумма_валюта_операции</w:t>
            </w:r>
          </w:p>
        </w:tc>
        <w:tc>
          <w:tcPr>
            <w:tcW w:w="302" w:type="pct"/>
          </w:tcPr>
          <w:p w14:paraId="01CE5AA6" w14:textId="77777777" w:rsidR="007062BE" w:rsidRPr="007036CE" w:rsidRDefault="007062BE" w:rsidP="007062BE">
            <w:pPr>
              <w:pStyle w:val="GOSTTablenorm"/>
            </w:pPr>
            <w:r w:rsidRPr="007036CE">
              <w:t>да</w:t>
            </w:r>
          </w:p>
        </w:tc>
        <w:tc>
          <w:tcPr>
            <w:tcW w:w="1109" w:type="pct"/>
          </w:tcPr>
          <w:p w14:paraId="647847F4" w14:textId="77777777" w:rsidR="007062BE" w:rsidRPr="007036CE" w:rsidRDefault="007062BE" w:rsidP="007062BE">
            <w:pPr>
              <w:pStyle w:val="GOSTTablenorm"/>
            </w:pPr>
            <w:r w:rsidRPr="007036CE">
              <w:t>Сумма в валюте документа (по строке документа)</w:t>
            </w:r>
          </w:p>
        </w:tc>
        <w:tc>
          <w:tcPr>
            <w:tcW w:w="1109" w:type="pct"/>
          </w:tcPr>
          <w:p w14:paraId="79FA14BC" w14:textId="4BF09364" w:rsidR="007062BE" w:rsidRPr="00BA71A6" w:rsidRDefault="007062BE" w:rsidP="007062BE">
            <w:pPr>
              <w:pStyle w:val="GOSTTablenorm"/>
            </w:pPr>
            <w:r w:rsidRPr="004A6D53">
              <w:rPr>
                <w:b/>
                <w:bCs/>
              </w:rPr>
              <w:t>Updated</w:t>
            </w:r>
            <w:r w:rsidRPr="004A6D53">
              <w:t>:UR_Amount_Currency</w:t>
            </w:r>
          </w:p>
        </w:tc>
        <w:tc>
          <w:tcPr>
            <w:tcW w:w="1371" w:type="pct"/>
          </w:tcPr>
          <w:p w14:paraId="00467B76" w14:textId="28208115" w:rsidR="007062BE" w:rsidRPr="007036CE" w:rsidRDefault="007062BE" w:rsidP="007062BE">
            <w:pPr>
              <w:pStyle w:val="GOSTTablenorm"/>
            </w:pPr>
            <w:r w:rsidRPr="00A156A6">
              <w:t xml:space="preserve">Сумма передается в единицах валюты с точностью 2 знака после запятой </w:t>
            </w:r>
            <w:r w:rsidRPr="007036CE">
              <w:t>–</w:t>
            </w:r>
            <w:r w:rsidRPr="00A156A6">
              <w:t xml:space="preserve"> необходимо конвертировать в минимальные единицы валюты (для данного типа документов умножить на 100)</w:t>
            </w:r>
          </w:p>
        </w:tc>
      </w:tr>
      <w:tr w:rsidR="007062BE" w:rsidRPr="007036CE" w14:paraId="54602A38" w14:textId="77777777" w:rsidTr="0084483E">
        <w:tc>
          <w:tcPr>
            <w:tcW w:w="1109" w:type="pct"/>
          </w:tcPr>
          <w:p w14:paraId="7EAC996E" w14:textId="77777777" w:rsidR="007062BE" w:rsidRPr="007036CE" w:rsidRDefault="007062BE" w:rsidP="007062BE">
            <w:pPr>
              <w:pStyle w:val="GOSTTablenorm"/>
            </w:pPr>
            <w:r w:rsidRPr="007036CE">
              <w:t>Сумма_валюта_учета_руб</w:t>
            </w:r>
          </w:p>
        </w:tc>
        <w:tc>
          <w:tcPr>
            <w:tcW w:w="302" w:type="pct"/>
          </w:tcPr>
          <w:p w14:paraId="3E87076C" w14:textId="77777777" w:rsidR="007062BE" w:rsidRPr="007036CE" w:rsidRDefault="007062BE" w:rsidP="007062BE">
            <w:pPr>
              <w:pStyle w:val="GOSTTablenorm"/>
            </w:pPr>
            <w:r w:rsidRPr="007036CE">
              <w:t>да</w:t>
            </w:r>
          </w:p>
        </w:tc>
        <w:tc>
          <w:tcPr>
            <w:tcW w:w="1109" w:type="pct"/>
          </w:tcPr>
          <w:p w14:paraId="5D349AD1" w14:textId="77777777" w:rsidR="007062BE" w:rsidRPr="007036CE" w:rsidRDefault="007062BE" w:rsidP="007062BE">
            <w:pPr>
              <w:pStyle w:val="GOSTTablenorm"/>
            </w:pPr>
            <w:r w:rsidRPr="007036CE">
              <w:t>Сумма в валюте учета (руб) (по строке документа)</w:t>
            </w:r>
          </w:p>
        </w:tc>
        <w:tc>
          <w:tcPr>
            <w:tcW w:w="1109" w:type="pct"/>
          </w:tcPr>
          <w:p w14:paraId="462422EF" w14:textId="00DC970D" w:rsidR="007062BE" w:rsidRPr="00BA71A6" w:rsidRDefault="007062BE" w:rsidP="007062BE">
            <w:pPr>
              <w:pStyle w:val="GOSTTablenorm"/>
            </w:pPr>
            <w:r w:rsidRPr="008E4021">
              <w:rPr>
                <w:b/>
                <w:bCs/>
              </w:rPr>
              <w:t>Updated</w:t>
            </w:r>
            <w:r w:rsidRPr="008E4021">
              <w:t>:UR_Amount_rub</w:t>
            </w:r>
          </w:p>
        </w:tc>
        <w:tc>
          <w:tcPr>
            <w:tcW w:w="1371" w:type="pct"/>
          </w:tcPr>
          <w:p w14:paraId="735D10F3" w14:textId="0C321FCF" w:rsidR="007062BE" w:rsidRPr="007036CE" w:rsidRDefault="007062BE" w:rsidP="007062BE">
            <w:pPr>
              <w:pStyle w:val="GOSTTablenorm"/>
            </w:pPr>
            <w:r w:rsidRPr="007036CE">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bl>
    <w:p w14:paraId="3596C8D5" w14:textId="77777777" w:rsidR="008A4057" w:rsidRPr="007036CE" w:rsidRDefault="008A4057" w:rsidP="001C3522">
      <w:pPr>
        <w:tabs>
          <w:tab w:val="left" w:pos="1205"/>
        </w:tabs>
        <w:rPr>
          <w:ins w:id="14936" w:author="Накашидзе О.Е. EXP-301252" w:date="2025-07-17T17:06:00Z"/>
        </w:rPr>
      </w:pPr>
    </w:p>
    <w:p w14:paraId="74A36DAA" w14:textId="05C91E78" w:rsidR="008A4057" w:rsidRPr="007036CE" w:rsidRDefault="008A4057" w:rsidP="008A4057">
      <w:pPr>
        <w:pStyle w:val="a3"/>
        <w:rPr>
          <w:ins w:id="14937" w:author="Накашидзе О.Е. EXP-301252" w:date="2025-07-17T17:12:00Z"/>
        </w:rPr>
      </w:pPr>
      <w:ins w:id="14938" w:author="Накашидзе О.Е. EXP-301252" w:date="2025-07-17T17:06:00Z">
        <w:r w:rsidRPr="007036CE">
          <w:lastRenderedPageBreak/>
          <w:fldChar w:fldCharType="begin"/>
        </w:r>
        <w:r w:rsidRPr="007036CE">
          <w:instrText xml:space="preserve"> SEQ Приложение \* ARABIC </w:instrText>
        </w:r>
      </w:ins>
      <w:r w:rsidRPr="007036CE">
        <w:fldChar w:fldCharType="separate"/>
      </w:r>
      <w:bookmarkStart w:id="14939" w:name="_Toc222927971"/>
      <w:r w:rsidR="00BD74E1">
        <w:rPr>
          <w:noProof/>
        </w:rPr>
        <w:t>2</w:t>
      </w:r>
      <w:ins w:id="14940" w:author="Накашидзе О.Е. EXP-301252" w:date="2025-07-17T17:06:00Z">
        <w:r w:rsidRPr="007036CE">
          <w:fldChar w:fldCharType="end"/>
        </w:r>
        <w:r w:rsidRPr="007036CE">
          <w:t xml:space="preserve">. </w:t>
        </w:r>
      </w:ins>
      <w:ins w:id="14941" w:author="Накашидзе О.Е. EXP-301252" w:date="2025-07-17T17:07:00Z">
        <w:r w:rsidRPr="007036CE">
          <w:t>ПЕРЕЧЕНЬ АТРИБУТОВ ДОКУМЕНТОВ, ЗАПОЛНЯЕМЫХ В SVAP ПО РЕЗУЛЬТАТАМ ОБРАБОТКИ ЗАПРОСОВ НА ПОДБОР/ СТОРНИРОВАНИЕ / ПЕРЕФОРМИРОВАНИЕ ЗАПИСЕЙ УЧЕТА по НПС</w:t>
        </w:r>
      </w:ins>
      <w:bookmarkEnd w:id="14939"/>
    </w:p>
    <w:p w14:paraId="3CB30E3D" w14:textId="638F4868" w:rsidR="000155ED" w:rsidRPr="007036CE" w:rsidRDefault="000155ED" w:rsidP="000155ED">
      <w:pPr>
        <w:rPr>
          <w:ins w:id="14942" w:author="Накашидзе О.Е. EXP-301252" w:date="2025-07-17T17:12:00Z"/>
          <w:spacing w:val="-4"/>
        </w:rPr>
      </w:pPr>
      <w:ins w:id="14943" w:author="Накашидзе О.Е. EXP-301252" w:date="2025-07-17T17:12:00Z">
        <w:r w:rsidRPr="007036CE">
          <w:rPr>
            <w:spacing w:val="-4"/>
          </w:rPr>
          <w:t xml:space="preserve">Перечень атрибутов, </w:t>
        </w:r>
        <w:r w:rsidRPr="007036CE">
          <w:t>общих для всех типов документов</w:t>
        </w:r>
        <w:r w:rsidRPr="007036CE">
          <w:rPr>
            <w:spacing w:val="-4"/>
          </w:rPr>
          <w:t>, приведен в таблице</w:t>
        </w:r>
      </w:ins>
      <w:ins w:id="14944" w:author="Накашидзе О.Е. EXP-301252" w:date="2025-07-17T17:13:00Z">
        <w:r w:rsidRPr="007036CE">
          <w:rPr>
            <w:spacing w:val="-4"/>
          </w:rPr>
          <w:t xml:space="preserve"> </w:t>
        </w:r>
        <w:r w:rsidRPr="007036CE">
          <w:rPr>
            <w:spacing w:val="-4"/>
          </w:rPr>
          <w:fldChar w:fldCharType="begin"/>
        </w:r>
        <w:r w:rsidRPr="007036CE">
          <w:rPr>
            <w:spacing w:val="-4"/>
          </w:rPr>
          <w:instrText xml:space="preserve"> REF _Ref203664834 \h </w:instrText>
        </w:r>
      </w:ins>
      <w:r w:rsidR="007036CE">
        <w:rPr>
          <w:spacing w:val="-4"/>
        </w:rPr>
        <w:instrText xml:space="preserve"> \* MERGEFORMAT </w:instrText>
      </w:r>
      <w:r w:rsidRPr="007036CE">
        <w:rPr>
          <w:spacing w:val="-4"/>
        </w:rPr>
      </w:r>
      <w:r w:rsidRPr="007036CE">
        <w:rPr>
          <w:spacing w:val="-4"/>
        </w:rPr>
        <w:fldChar w:fldCharType="separate"/>
      </w:r>
      <w:r w:rsidR="00BD74E1">
        <w:rPr>
          <w:noProof/>
        </w:rPr>
        <w:t>92</w:t>
      </w:r>
      <w:ins w:id="14945" w:author="Накашидзе О.Е. EXP-301252" w:date="2025-07-17T17:13:00Z">
        <w:r w:rsidRPr="007036CE">
          <w:rPr>
            <w:spacing w:val="-4"/>
          </w:rPr>
          <w:fldChar w:fldCharType="end"/>
        </w:r>
      </w:ins>
      <w:ins w:id="14946" w:author="Накашидзе О.Е. EXP-301252" w:date="2025-07-17T17:12:00Z">
        <w:r w:rsidRPr="007036CE">
          <w:rPr>
            <w:spacing w:val="-4"/>
          </w:rPr>
          <w:t>.</w:t>
        </w:r>
      </w:ins>
    </w:p>
    <w:p w14:paraId="3C362130" w14:textId="427CA2F4" w:rsidR="000155ED" w:rsidRPr="007036CE" w:rsidRDefault="000155ED" w:rsidP="000155ED">
      <w:pPr>
        <w:pStyle w:val="GOSTNameTable"/>
        <w:rPr>
          <w:ins w:id="14947" w:author="Накашидзе О.Е. EXP-301252" w:date="2025-07-17T17:12:00Z"/>
        </w:rPr>
      </w:pPr>
      <w:r w:rsidRPr="007036CE">
        <w:rPr>
          <w:noProof/>
        </w:rPr>
        <w:fldChar w:fldCharType="begin"/>
      </w:r>
      <w:r w:rsidRPr="007036CE">
        <w:rPr>
          <w:noProof/>
        </w:rPr>
        <w:instrText xml:space="preserve"> SEQ Таблица \* ARABIC </w:instrText>
      </w:r>
      <w:r w:rsidRPr="007036CE">
        <w:rPr>
          <w:noProof/>
        </w:rPr>
        <w:fldChar w:fldCharType="separate"/>
      </w:r>
      <w:bookmarkStart w:id="14948" w:name="_Ref203664834"/>
      <w:bookmarkStart w:id="14949" w:name="_Toc222928065"/>
      <w:r w:rsidR="00BD74E1">
        <w:rPr>
          <w:noProof/>
        </w:rPr>
        <w:t>92</w:t>
      </w:r>
      <w:bookmarkEnd w:id="14948"/>
      <w:r w:rsidRPr="007036CE">
        <w:rPr>
          <w:noProof/>
        </w:rPr>
        <w:fldChar w:fldCharType="end"/>
      </w:r>
      <w:ins w:id="14950" w:author="Накашидзе О.Е. EXP-301252" w:date="2025-07-17T17:12:00Z">
        <w:r w:rsidRPr="007036CE">
          <w:t xml:space="preserve"> </w:t>
        </w:r>
      </w:ins>
      <w:r w:rsidR="00D9309A" w:rsidRPr="007036CE">
        <w:t>–</w:t>
      </w:r>
      <w:ins w:id="14951" w:author="Накашидзе О.Е. EXP-301252" w:date="2025-07-17T17:12:00Z">
        <w:r w:rsidRPr="007036CE">
          <w:t xml:space="preserve"> Перечень атрибутов, общих для всех типов документов</w:t>
        </w:r>
        <w:bookmarkEnd w:id="14949"/>
      </w:ins>
    </w:p>
    <w:tbl>
      <w:tblPr>
        <w:tblStyle w:val="GOSTTable"/>
        <w:tblW w:w="5000" w:type="pct"/>
        <w:tblLayout w:type="fixed"/>
        <w:tblLook w:val="07E0" w:firstRow="1" w:lastRow="1" w:firstColumn="1" w:lastColumn="1" w:noHBand="1" w:noVBand="1"/>
      </w:tblPr>
      <w:tblGrid>
        <w:gridCol w:w="3519"/>
        <w:gridCol w:w="1022"/>
        <w:gridCol w:w="7206"/>
        <w:gridCol w:w="1967"/>
        <w:gridCol w:w="2046"/>
      </w:tblGrid>
      <w:tr w:rsidR="000155ED" w:rsidRPr="007036CE" w14:paraId="7F9F2E6E" w14:textId="77777777" w:rsidTr="00DE0449">
        <w:trPr>
          <w:cnfStyle w:val="100000000000" w:firstRow="1" w:lastRow="0" w:firstColumn="0" w:lastColumn="0" w:oddVBand="0" w:evenVBand="0" w:oddHBand="0" w:evenHBand="0" w:firstRowFirstColumn="0" w:firstRowLastColumn="0" w:lastRowFirstColumn="0" w:lastRowLastColumn="0"/>
          <w:ins w:id="14952" w:author="Накашидзе О.Е. EXP-301252" w:date="2025-07-17T17:12:00Z"/>
        </w:trPr>
        <w:tc>
          <w:tcPr>
            <w:tcW w:w="1116" w:type="pct"/>
          </w:tcPr>
          <w:p w14:paraId="03A3FEEA" w14:textId="77777777" w:rsidR="000155ED" w:rsidRPr="007036CE" w:rsidRDefault="000155ED" w:rsidP="00DE0449">
            <w:pPr>
              <w:pStyle w:val="GOSTTableHead"/>
              <w:rPr>
                <w:ins w:id="14953" w:author="Накашидзе О.Е. EXP-301252" w:date="2025-07-17T17:12:00Z"/>
                <w:szCs w:val="22"/>
              </w:rPr>
            </w:pPr>
            <w:ins w:id="14954" w:author="Накашидзе О.Е. EXP-301252" w:date="2025-07-17T17:12:00Z">
              <w:r w:rsidRPr="007036CE">
                <w:t>Наименование атрибута</w:t>
              </w:r>
              <w:r w:rsidRPr="007036CE">
                <w:rPr>
                  <w:rStyle w:val="af6"/>
                  <w:b w:val="0"/>
                  <w:bCs w:val="0"/>
                </w:rPr>
                <w:footnoteReference w:id="10"/>
              </w:r>
            </w:ins>
          </w:p>
        </w:tc>
        <w:tc>
          <w:tcPr>
            <w:tcW w:w="324" w:type="pct"/>
          </w:tcPr>
          <w:p w14:paraId="45770DA1" w14:textId="77777777" w:rsidR="000155ED" w:rsidRPr="007036CE" w:rsidRDefault="000155ED" w:rsidP="00DE0449">
            <w:pPr>
              <w:pStyle w:val="GOSTTableHead"/>
              <w:rPr>
                <w:ins w:id="14961" w:author="Накашидзе О.Е. EXP-301252" w:date="2025-07-17T17:12:00Z"/>
                <w:szCs w:val="22"/>
              </w:rPr>
            </w:pPr>
            <w:ins w:id="14962" w:author="Накашидзе О.Е. EXP-301252" w:date="2025-07-17T17:12:00Z">
              <w:r w:rsidRPr="007036CE">
                <w:rPr>
                  <w:szCs w:val="22"/>
                </w:rPr>
                <w:t>Вычисляемый атрибут</w:t>
              </w:r>
            </w:ins>
          </w:p>
        </w:tc>
        <w:tc>
          <w:tcPr>
            <w:tcW w:w="2286" w:type="pct"/>
          </w:tcPr>
          <w:p w14:paraId="0352C34B" w14:textId="77777777" w:rsidR="000155ED" w:rsidRPr="007036CE" w:rsidRDefault="000155ED" w:rsidP="00DE0449">
            <w:pPr>
              <w:pStyle w:val="GOSTTableHead"/>
              <w:rPr>
                <w:ins w:id="14963" w:author="Накашидзе О.Е. EXP-301252" w:date="2025-07-17T17:12:00Z"/>
                <w:szCs w:val="22"/>
              </w:rPr>
            </w:pPr>
            <w:ins w:id="14964" w:author="Накашидзе О.Е. EXP-301252" w:date="2025-07-17T17:12:00Z">
              <w:r w:rsidRPr="007036CE">
                <w:rPr>
                  <w:szCs w:val="22"/>
                </w:rPr>
                <w:t>Описание атрибута</w:t>
              </w:r>
            </w:ins>
          </w:p>
        </w:tc>
        <w:tc>
          <w:tcPr>
            <w:tcW w:w="624" w:type="pct"/>
          </w:tcPr>
          <w:p w14:paraId="191AB3A5" w14:textId="77777777" w:rsidR="000155ED" w:rsidRPr="007036CE" w:rsidRDefault="000155ED" w:rsidP="00DE0449">
            <w:pPr>
              <w:pStyle w:val="GOSTTableHead"/>
              <w:rPr>
                <w:ins w:id="14965" w:author="Накашидзе О.Е. EXP-301252" w:date="2025-07-17T17:12:00Z"/>
                <w:szCs w:val="22"/>
              </w:rPr>
            </w:pPr>
            <w:ins w:id="14966" w:author="Накашидзе О.Е. EXP-301252" w:date="2025-07-17T17:12:00Z">
              <w:r w:rsidRPr="007036CE">
                <w:rPr>
                  <w:szCs w:val="22"/>
                </w:rPr>
                <w:t>Реквизит документа (наименование тега)</w:t>
              </w:r>
            </w:ins>
          </w:p>
        </w:tc>
        <w:tc>
          <w:tcPr>
            <w:tcW w:w="649" w:type="pct"/>
          </w:tcPr>
          <w:p w14:paraId="306A788B" w14:textId="77777777" w:rsidR="000155ED" w:rsidRPr="007036CE" w:rsidRDefault="000155ED" w:rsidP="00DE0449">
            <w:pPr>
              <w:pStyle w:val="GOSTTableHead"/>
              <w:rPr>
                <w:ins w:id="14967" w:author="Накашидзе О.Е. EXP-301252" w:date="2025-07-17T17:12:00Z"/>
                <w:szCs w:val="22"/>
              </w:rPr>
            </w:pPr>
            <w:ins w:id="14968" w:author="Накашидзе О.Е. EXP-301252" w:date="2025-07-17T17:12:00Z">
              <w:r w:rsidRPr="007036CE">
                <w:rPr>
                  <w:szCs w:val="22"/>
                </w:rPr>
                <w:t>Алгоритм вычисления</w:t>
              </w:r>
            </w:ins>
          </w:p>
        </w:tc>
      </w:tr>
      <w:tr w:rsidR="000155ED" w:rsidRPr="007036CE" w14:paraId="45FA2CBE" w14:textId="77777777" w:rsidTr="00DE0449">
        <w:trPr>
          <w:ins w:id="14969" w:author="Накашидзе О.Е. EXP-301252" w:date="2025-07-17T17:12:00Z"/>
        </w:trPr>
        <w:tc>
          <w:tcPr>
            <w:tcW w:w="1116" w:type="pct"/>
          </w:tcPr>
          <w:p w14:paraId="18C52C2C" w14:textId="77777777" w:rsidR="000155ED" w:rsidRPr="007036CE" w:rsidRDefault="000155ED" w:rsidP="00DE0449">
            <w:pPr>
              <w:pStyle w:val="GOSTTablenorm"/>
              <w:rPr>
                <w:ins w:id="14970" w:author="Накашидзе О.Е. EXP-301252" w:date="2025-07-17T17:12:00Z"/>
              </w:rPr>
            </w:pPr>
            <w:ins w:id="14971" w:author="Накашидзе О.Е. EXP-301252" w:date="2025-07-17T17:12:00Z">
              <w:r w:rsidRPr="007036CE">
                <w:t>Система_отправитель*</w:t>
              </w:r>
            </w:ins>
          </w:p>
        </w:tc>
        <w:tc>
          <w:tcPr>
            <w:tcW w:w="324" w:type="pct"/>
          </w:tcPr>
          <w:p w14:paraId="5F3C5159" w14:textId="77777777" w:rsidR="000155ED" w:rsidRPr="007036CE" w:rsidRDefault="000155ED" w:rsidP="00DE0449">
            <w:pPr>
              <w:pStyle w:val="GOSTTablenorm"/>
              <w:rPr>
                <w:ins w:id="14972" w:author="Накашидзе О.Е. EXP-301252" w:date="2025-07-17T17:12:00Z"/>
              </w:rPr>
            </w:pPr>
            <w:ins w:id="14973" w:author="Накашидзе О.Е. EXP-301252" w:date="2025-07-17T17:12:00Z">
              <w:r w:rsidRPr="007036CE">
                <w:t>нет</w:t>
              </w:r>
            </w:ins>
          </w:p>
        </w:tc>
        <w:tc>
          <w:tcPr>
            <w:tcW w:w="2286" w:type="pct"/>
          </w:tcPr>
          <w:p w14:paraId="2809BA78" w14:textId="77777777" w:rsidR="000155ED" w:rsidRPr="007036CE" w:rsidRDefault="000155ED" w:rsidP="00DE0449">
            <w:pPr>
              <w:pStyle w:val="GOSTTablenorm"/>
              <w:rPr>
                <w:ins w:id="14974" w:author="Накашидзе О.Е. EXP-301252" w:date="2025-07-17T17:12:00Z"/>
              </w:rPr>
            </w:pPr>
            <w:ins w:id="14975" w:author="Накашидзе О.Е. EXP-301252" w:date="2025-07-17T17:12:00Z">
              <w:r w:rsidRPr="007036CE">
                <w:t>Функциональная подсистема ГИИС ЭБ, направившая запрос (ПУР ЭБ, ПУиО ЭБ и др.)</w:t>
              </w:r>
            </w:ins>
          </w:p>
        </w:tc>
        <w:tc>
          <w:tcPr>
            <w:tcW w:w="624" w:type="pct"/>
          </w:tcPr>
          <w:p w14:paraId="18436018" w14:textId="77777777" w:rsidR="000155ED" w:rsidRPr="007036CE" w:rsidRDefault="000155ED" w:rsidP="00DE0449">
            <w:pPr>
              <w:pStyle w:val="GOSTTablenorm"/>
              <w:rPr>
                <w:ins w:id="14976" w:author="Накашидзе О.Е. EXP-301252" w:date="2025-07-17T17:12:00Z"/>
              </w:rPr>
            </w:pPr>
            <w:ins w:id="14977" w:author="Накашидзе О.Е. EXP-301252" w:date="2025-07-17T17:12:00Z">
              <w:r w:rsidRPr="007036CE">
                <w:t>Source</w:t>
              </w:r>
            </w:ins>
          </w:p>
        </w:tc>
        <w:tc>
          <w:tcPr>
            <w:tcW w:w="649" w:type="pct"/>
          </w:tcPr>
          <w:p w14:paraId="6BCA2BAB" w14:textId="77777777" w:rsidR="000155ED" w:rsidRPr="007036CE" w:rsidRDefault="000155ED" w:rsidP="00DE0449">
            <w:pPr>
              <w:pStyle w:val="GOSTTablenorm"/>
              <w:rPr>
                <w:ins w:id="14978" w:author="Накашидзе О.Е. EXP-301252" w:date="2025-07-17T17:12:00Z"/>
              </w:rPr>
            </w:pPr>
          </w:p>
        </w:tc>
      </w:tr>
      <w:tr w:rsidR="000155ED" w:rsidRPr="007036CE" w14:paraId="6B21C3F3" w14:textId="77777777" w:rsidTr="00DE0449">
        <w:trPr>
          <w:ins w:id="14979" w:author="Накашидзе О.Е. EXP-301252" w:date="2025-07-17T17:12:00Z"/>
        </w:trPr>
        <w:tc>
          <w:tcPr>
            <w:tcW w:w="1116" w:type="pct"/>
          </w:tcPr>
          <w:p w14:paraId="299344F9" w14:textId="77777777" w:rsidR="000155ED" w:rsidRPr="007036CE" w:rsidRDefault="000155ED" w:rsidP="00DE0449">
            <w:pPr>
              <w:pStyle w:val="GOSTTablenorm"/>
              <w:rPr>
                <w:ins w:id="14980" w:author="Накашидзе О.Е. EXP-301252" w:date="2025-07-17T17:12:00Z"/>
              </w:rPr>
            </w:pPr>
            <w:ins w:id="14981" w:author="Накашидзе О.Е. EXP-301252" w:date="2025-07-17T17:12:00Z">
              <w:r w:rsidRPr="007036CE">
                <w:t>Субъект_учета</w:t>
              </w:r>
            </w:ins>
          </w:p>
        </w:tc>
        <w:tc>
          <w:tcPr>
            <w:tcW w:w="324" w:type="pct"/>
          </w:tcPr>
          <w:p w14:paraId="11C9D708" w14:textId="77777777" w:rsidR="000155ED" w:rsidRPr="007036CE" w:rsidRDefault="000155ED" w:rsidP="00DE0449">
            <w:pPr>
              <w:pStyle w:val="GOSTTablenorm"/>
              <w:rPr>
                <w:ins w:id="14982" w:author="Накашидзе О.Е. EXP-301252" w:date="2025-07-17T17:12:00Z"/>
              </w:rPr>
            </w:pPr>
            <w:ins w:id="14983" w:author="Накашидзе О.Е. EXP-301252" w:date="2025-07-17T17:12:00Z">
              <w:r w:rsidRPr="007036CE">
                <w:t>нет</w:t>
              </w:r>
            </w:ins>
          </w:p>
        </w:tc>
        <w:tc>
          <w:tcPr>
            <w:tcW w:w="2286" w:type="pct"/>
          </w:tcPr>
          <w:p w14:paraId="074B07D4" w14:textId="77777777" w:rsidR="000155ED" w:rsidRPr="007036CE" w:rsidRDefault="000155ED" w:rsidP="00DE0449">
            <w:pPr>
              <w:pStyle w:val="GOSTTablenorm"/>
              <w:rPr>
                <w:ins w:id="14984" w:author="Накашидзе О.Е. EXP-301252" w:date="2025-07-17T17:12:00Z"/>
              </w:rPr>
            </w:pPr>
            <w:ins w:id="14985" w:author="Накашидзе О.Е. EXP-301252" w:date="2025-07-17T17:12:00Z">
              <w:r w:rsidRPr="007036CE">
                <w:t>Субъект учета (код ТОФК/ЦС по учету, в котором проводится операция)</w:t>
              </w:r>
            </w:ins>
          </w:p>
        </w:tc>
        <w:tc>
          <w:tcPr>
            <w:tcW w:w="624" w:type="pct"/>
          </w:tcPr>
          <w:p w14:paraId="64781326" w14:textId="77777777" w:rsidR="000155ED" w:rsidRPr="007036CE" w:rsidRDefault="000155ED" w:rsidP="00DE0449">
            <w:pPr>
              <w:pStyle w:val="GOSTTablenorm"/>
              <w:rPr>
                <w:ins w:id="14986" w:author="Накашидзе О.Е. EXP-301252" w:date="2025-07-17T17:12:00Z"/>
              </w:rPr>
            </w:pPr>
            <w:ins w:id="14987" w:author="Накашидзе О.Е. EXP-301252" w:date="2025-07-17T17:12:00Z">
              <w:r w:rsidRPr="007036CE">
                <w:t>Subject</w:t>
              </w:r>
            </w:ins>
          </w:p>
        </w:tc>
        <w:tc>
          <w:tcPr>
            <w:tcW w:w="649" w:type="pct"/>
          </w:tcPr>
          <w:p w14:paraId="6D838F6A" w14:textId="77777777" w:rsidR="000155ED" w:rsidRPr="007036CE" w:rsidRDefault="000155ED" w:rsidP="00DE0449">
            <w:pPr>
              <w:pStyle w:val="GOSTTablenorm"/>
              <w:rPr>
                <w:ins w:id="14988" w:author="Накашидзе О.Е. EXP-301252" w:date="2025-07-17T17:12:00Z"/>
              </w:rPr>
            </w:pPr>
          </w:p>
        </w:tc>
      </w:tr>
      <w:tr w:rsidR="00CE0D61" w:rsidRPr="007036CE" w14:paraId="4A41E822" w14:textId="77777777" w:rsidTr="00DE0449">
        <w:trPr>
          <w:ins w:id="14989" w:author="Сатлер Марина Викторовна" w:date="2026-04-08T17:43:00Z"/>
        </w:trPr>
        <w:tc>
          <w:tcPr>
            <w:tcW w:w="1116" w:type="pct"/>
          </w:tcPr>
          <w:p w14:paraId="4764F428" w14:textId="5A3DBDB4" w:rsidR="00CE0D61" w:rsidRPr="007036CE" w:rsidRDefault="00CE0D61" w:rsidP="00CE0D61">
            <w:pPr>
              <w:pStyle w:val="GOSTTablenorm"/>
              <w:rPr>
                <w:ins w:id="14990" w:author="Сатлер Марина Викторовна" w:date="2026-04-08T17:43:00Z"/>
              </w:rPr>
            </w:pPr>
            <w:ins w:id="14991" w:author="Сатлер Марина Викторовна" w:date="2026-04-08T17:44:00Z">
              <w:r w:rsidRPr="00AD0A38">
                <w:rPr>
                  <w:szCs w:val="22"/>
                  <w:highlight w:val="green"/>
                </w:rPr>
                <w:t>Инициатор_события_учета*</w:t>
              </w:r>
            </w:ins>
          </w:p>
        </w:tc>
        <w:tc>
          <w:tcPr>
            <w:tcW w:w="324" w:type="pct"/>
          </w:tcPr>
          <w:p w14:paraId="06F77302" w14:textId="0DA38885" w:rsidR="00CE0D61" w:rsidRPr="007036CE" w:rsidRDefault="00CE0D61" w:rsidP="00CE0D61">
            <w:pPr>
              <w:pStyle w:val="GOSTTablenorm"/>
              <w:rPr>
                <w:ins w:id="14992" w:author="Сатлер Марина Викторовна" w:date="2026-04-08T17:43:00Z"/>
              </w:rPr>
            </w:pPr>
            <w:ins w:id="14993" w:author="Сатлер Марина Викторовна" w:date="2026-04-08T17:44:00Z">
              <w:r w:rsidRPr="00AD0A38">
                <w:rPr>
                  <w:highlight w:val="green"/>
                </w:rPr>
                <w:t>нет</w:t>
              </w:r>
            </w:ins>
          </w:p>
        </w:tc>
        <w:tc>
          <w:tcPr>
            <w:tcW w:w="2286" w:type="pct"/>
          </w:tcPr>
          <w:p w14:paraId="5E03CA59" w14:textId="55B91FE5" w:rsidR="00CE0D61" w:rsidRPr="007036CE" w:rsidRDefault="00CE0D61" w:rsidP="00CE0D61">
            <w:pPr>
              <w:pStyle w:val="GOSTTablenorm"/>
              <w:rPr>
                <w:ins w:id="14994" w:author="Сатлер Марина Викторовна" w:date="2026-04-08T17:43:00Z"/>
              </w:rPr>
            </w:pPr>
            <w:ins w:id="14995" w:author="Сатлер Марина Викторовна" w:date="2026-04-08T17:44:00Z">
              <w:r w:rsidRPr="00AD0A38">
                <w:rPr>
                  <w:highlight w:val="green"/>
                </w:rPr>
                <w:t>ТОФК-инициатор события учета</w:t>
              </w:r>
            </w:ins>
          </w:p>
        </w:tc>
        <w:tc>
          <w:tcPr>
            <w:tcW w:w="624" w:type="pct"/>
          </w:tcPr>
          <w:p w14:paraId="5276A221" w14:textId="18F12202" w:rsidR="00CE0D61" w:rsidRPr="007036CE" w:rsidRDefault="00CE0D61" w:rsidP="00CE0D61">
            <w:pPr>
              <w:pStyle w:val="GOSTTablenorm"/>
              <w:rPr>
                <w:ins w:id="14996" w:author="Сатлер Марина Викторовна" w:date="2026-04-08T17:43:00Z"/>
              </w:rPr>
            </w:pPr>
            <w:ins w:id="14997" w:author="Сатлер Марина Викторовна" w:date="2026-04-08T17:44:00Z">
              <w:r w:rsidRPr="00AD0A38">
                <w:rPr>
                  <w:highlight w:val="green"/>
                </w:rPr>
                <w:t>Subject</w:t>
              </w:r>
              <w:commentRangeStart w:id="14998"/>
              <w:commentRangeEnd w:id="14998"/>
              <w:r>
                <w:rPr>
                  <w:rStyle w:val="afff4"/>
                </w:rPr>
                <w:commentReference w:id="14998"/>
              </w:r>
            </w:ins>
          </w:p>
        </w:tc>
        <w:tc>
          <w:tcPr>
            <w:tcW w:w="649" w:type="pct"/>
          </w:tcPr>
          <w:p w14:paraId="2C36B81D" w14:textId="77777777" w:rsidR="00CE0D61" w:rsidRPr="007036CE" w:rsidRDefault="00CE0D61" w:rsidP="00CE0D61">
            <w:pPr>
              <w:pStyle w:val="GOSTTablenorm"/>
              <w:rPr>
                <w:ins w:id="14999" w:author="Сатлер Марина Викторовна" w:date="2026-04-08T17:43:00Z"/>
              </w:rPr>
            </w:pPr>
          </w:p>
        </w:tc>
      </w:tr>
      <w:tr w:rsidR="00CE0D61" w:rsidRPr="007036CE" w14:paraId="548A3F98" w14:textId="77777777" w:rsidTr="00DE0449">
        <w:trPr>
          <w:ins w:id="15000" w:author="Накашидзе О.Е. EXP-301252" w:date="2025-07-17T17:12:00Z"/>
        </w:trPr>
        <w:tc>
          <w:tcPr>
            <w:tcW w:w="1116" w:type="pct"/>
          </w:tcPr>
          <w:p w14:paraId="09673798" w14:textId="77777777" w:rsidR="00CE0D61" w:rsidRPr="007036CE" w:rsidRDefault="00CE0D61" w:rsidP="00CE0D61">
            <w:pPr>
              <w:pStyle w:val="GOSTTablenorm"/>
              <w:rPr>
                <w:ins w:id="15001" w:author="Накашидзе О.Е. EXP-301252" w:date="2025-07-17T17:12:00Z"/>
              </w:rPr>
            </w:pPr>
            <w:ins w:id="15002" w:author="Накашидзе О.Е. EXP-301252" w:date="2025-07-17T17:12:00Z">
              <w:r w:rsidRPr="007036CE">
                <w:t>Тип_документа*</w:t>
              </w:r>
            </w:ins>
          </w:p>
        </w:tc>
        <w:tc>
          <w:tcPr>
            <w:tcW w:w="324" w:type="pct"/>
          </w:tcPr>
          <w:p w14:paraId="57CC6E80" w14:textId="77777777" w:rsidR="00CE0D61" w:rsidRPr="007036CE" w:rsidRDefault="00CE0D61" w:rsidP="00CE0D61">
            <w:pPr>
              <w:pStyle w:val="GOSTTablenorm"/>
              <w:rPr>
                <w:ins w:id="15003" w:author="Накашидзе О.Е. EXP-301252" w:date="2025-07-17T17:12:00Z"/>
              </w:rPr>
            </w:pPr>
            <w:ins w:id="15004" w:author="Накашидзе О.Е. EXP-301252" w:date="2025-07-17T17:12:00Z">
              <w:r w:rsidRPr="007036CE">
                <w:t>нет</w:t>
              </w:r>
            </w:ins>
          </w:p>
        </w:tc>
        <w:tc>
          <w:tcPr>
            <w:tcW w:w="2286" w:type="pct"/>
          </w:tcPr>
          <w:p w14:paraId="58B80BC0" w14:textId="2E130979" w:rsidR="00CE0D61" w:rsidRPr="007036CE" w:rsidRDefault="00CE0D61" w:rsidP="00CE0D61">
            <w:pPr>
              <w:pStyle w:val="GOSTTablenorm"/>
              <w:rPr>
                <w:ins w:id="15005" w:author="Накашидзе О.Е. EXP-301252" w:date="2025-07-17T17:12:00Z"/>
              </w:rPr>
            </w:pPr>
            <w:ins w:id="15006" w:author="Накашидзе О.Е. EXP-301252" w:date="2025-07-17T17:12:00Z">
              <w:r w:rsidRPr="007036CE">
                <w:t xml:space="preserve">Тип документа в соответствии с таблицей </w:t>
              </w:r>
              <w:r w:rsidRPr="007036CE">
                <w:fldChar w:fldCharType="begin"/>
              </w:r>
              <w:r w:rsidRPr="007036CE">
                <w:instrText xml:space="preserve"> REF _Ref155701695 \h  \* MERGEFORMAT </w:instrText>
              </w:r>
            </w:ins>
            <w:ins w:id="15007" w:author="Накашидзе О.Е. EXP-301252" w:date="2025-07-17T17:12:00Z">
              <w:r w:rsidRPr="007036CE">
                <w:fldChar w:fldCharType="separate"/>
              </w:r>
            </w:ins>
            <w:r>
              <w:t>2</w:t>
            </w:r>
            <w:ins w:id="15008" w:author="Накашидзе О.Е. EXP-301252" w:date="2025-07-17T17:12:00Z">
              <w:r w:rsidRPr="007036CE">
                <w:fldChar w:fldCharType="end"/>
              </w:r>
            </w:ins>
          </w:p>
        </w:tc>
        <w:tc>
          <w:tcPr>
            <w:tcW w:w="624" w:type="pct"/>
          </w:tcPr>
          <w:p w14:paraId="27A7AA21" w14:textId="77777777" w:rsidR="00CE0D61" w:rsidRPr="007036CE" w:rsidRDefault="00CE0D61" w:rsidP="00CE0D61">
            <w:pPr>
              <w:pStyle w:val="GOSTTablenorm"/>
              <w:rPr>
                <w:ins w:id="15009" w:author="Накашидзе О.Е. EXP-301252" w:date="2025-07-17T17:12:00Z"/>
              </w:rPr>
            </w:pPr>
            <w:ins w:id="15010" w:author="Накашидзе О.Е. EXP-301252" w:date="2025-07-17T17:12:00Z">
              <w:r w:rsidRPr="007036CE">
                <w:t>TypeDoc</w:t>
              </w:r>
            </w:ins>
          </w:p>
        </w:tc>
        <w:tc>
          <w:tcPr>
            <w:tcW w:w="649" w:type="pct"/>
          </w:tcPr>
          <w:p w14:paraId="6636849C" w14:textId="77777777" w:rsidR="00CE0D61" w:rsidRPr="007036CE" w:rsidRDefault="00CE0D61" w:rsidP="00CE0D61">
            <w:pPr>
              <w:pStyle w:val="GOSTTablenorm"/>
              <w:rPr>
                <w:ins w:id="15011" w:author="Накашидзе О.Е. EXP-301252" w:date="2025-07-17T17:12:00Z"/>
              </w:rPr>
            </w:pPr>
          </w:p>
        </w:tc>
      </w:tr>
      <w:tr w:rsidR="00CE0D61" w:rsidRPr="007036CE" w14:paraId="5FA62667" w14:textId="77777777" w:rsidTr="00DE0449">
        <w:trPr>
          <w:ins w:id="15012" w:author="Накашидзе О.Е. EXP-301252" w:date="2025-07-17T17:12:00Z"/>
        </w:trPr>
        <w:tc>
          <w:tcPr>
            <w:tcW w:w="1116" w:type="pct"/>
          </w:tcPr>
          <w:p w14:paraId="56B68BC6" w14:textId="77777777" w:rsidR="00CE0D61" w:rsidRPr="007036CE" w:rsidRDefault="00CE0D61" w:rsidP="00CE0D61">
            <w:pPr>
              <w:pStyle w:val="GOSTTablenorm"/>
              <w:rPr>
                <w:ins w:id="15013" w:author="Накашидзе О.Е. EXP-301252" w:date="2025-07-17T17:12:00Z"/>
              </w:rPr>
            </w:pPr>
            <w:ins w:id="15014" w:author="Накашидзе О.Е. EXP-301252" w:date="2025-07-17T17:12:00Z">
              <w:r w:rsidRPr="007036CE">
                <w:t>Идентификатор_документа*</w:t>
              </w:r>
            </w:ins>
          </w:p>
        </w:tc>
        <w:tc>
          <w:tcPr>
            <w:tcW w:w="324" w:type="pct"/>
          </w:tcPr>
          <w:p w14:paraId="341D17CD" w14:textId="77777777" w:rsidR="00CE0D61" w:rsidRPr="007036CE" w:rsidRDefault="00CE0D61" w:rsidP="00CE0D61">
            <w:pPr>
              <w:pStyle w:val="GOSTTablenorm"/>
              <w:rPr>
                <w:ins w:id="15015" w:author="Накашидзе О.Е. EXP-301252" w:date="2025-07-17T17:12:00Z"/>
              </w:rPr>
            </w:pPr>
            <w:ins w:id="15016" w:author="Накашидзе О.Е. EXP-301252" w:date="2025-07-17T17:12:00Z">
              <w:r w:rsidRPr="007036CE">
                <w:t>нет</w:t>
              </w:r>
            </w:ins>
          </w:p>
        </w:tc>
        <w:tc>
          <w:tcPr>
            <w:tcW w:w="2286" w:type="pct"/>
          </w:tcPr>
          <w:p w14:paraId="5B26EA63" w14:textId="77777777" w:rsidR="00CE0D61" w:rsidRPr="007036CE" w:rsidRDefault="00CE0D61" w:rsidP="00CE0D61">
            <w:pPr>
              <w:pStyle w:val="GOSTTablenorm"/>
              <w:rPr>
                <w:ins w:id="15017" w:author="Накашидзе О.Е. EXP-301252" w:date="2025-07-17T17:12:00Z"/>
              </w:rPr>
            </w:pPr>
            <w:ins w:id="15018" w:author="Накашидзе О.Е. EXP-301252" w:date="2025-07-17T17:12:00Z">
              <w:r w:rsidRPr="007036CE">
                <w:t>Глобальный идентификатор документа</w:t>
              </w:r>
            </w:ins>
          </w:p>
        </w:tc>
        <w:tc>
          <w:tcPr>
            <w:tcW w:w="624" w:type="pct"/>
          </w:tcPr>
          <w:p w14:paraId="7EFACCC6" w14:textId="77777777" w:rsidR="00CE0D61" w:rsidRPr="007036CE" w:rsidRDefault="00CE0D61" w:rsidP="00CE0D61">
            <w:pPr>
              <w:pStyle w:val="GOSTTablenorm"/>
              <w:rPr>
                <w:ins w:id="15019" w:author="Накашидзе О.Е. EXP-301252" w:date="2025-07-17T17:12:00Z"/>
              </w:rPr>
            </w:pPr>
            <w:ins w:id="15020" w:author="Накашидзе О.Е. EXP-301252" w:date="2025-07-17T17:12:00Z">
              <w:r w:rsidRPr="007036CE">
                <w:t>DocGuid</w:t>
              </w:r>
            </w:ins>
          </w:p>
        </w:tc>
        <w:tc>
          <w:tcPr>
            <w:tcW w:w="649" w:type="pct"/>
          </w:tcPr>
          <w:p w14:paraId="768ECEF3" w14:textId="77777777" w:rsidR="00CE0D61" w:rsidRPr="007036CE" w:rsidRDefault="00CE0D61" w:rsidP="00CE0D61">
            <w:pPr>
              <w:pStyle w:val="GOSTTablenorm"/>
              <w:rPr>
                <w:ins w:id="15021" w:author="Накашидзе О.Е. EXP-301252" w:date="2025-07-17T17:12:00Z"/>
              </w:rPr>
            </w:pPr>
          </w:p>
        </w:tc>
      </w:tr>
      <w:tr w:rsidR="00CE0D61" w:rsidRPr="007036CE" w14:paraId="138B517E" w14:textId="77777777" w:rsidTr="00DE0449">
        <w:trPr>
          <w:ins w:id="15022" w:author="Накашидзе О.Е. EXP-301252" w:date="2025-07-17T17:12:00Z"/>
        </w:trPr>
        <w:tc>
          <w:tcPr>
            <w:tcW w:w="1116" w:type="pct"/>
          </w:tcPr>
          <w:p w14:paraId="041C2D71" w14:textId="77777777" w:rsidR="00CE0D61" w:rsidRPr="007036CE" w:rsidRDefault="00CE0D61" w:rsidP="00CE0D61">
            <w:pPr>
              <w:pStyle w:val="GOSTTablenorm"/>
              <w:rPr>
                <w:ins w:id="15023" w:author="Накашидзе О.Е. EXP-301252" w:date="2025-07-17T17:12:00Z"/>
              </w:rPr>
            </w:pPr>
            <w:ins w:id="15024" w:author="Накашидзе О.Е. EXP-301252" w:date="2025-07-17T17:12:00Z">
              <w:r w:rsidRPr="007036CE">
                <w:t>Дата_отражения_в_учете</w:t>
              </w:r>
            </w:ins>
          </w:p>
        </w:tc>
        <w:tc>
          <w:tcPr>
            <w:tcW w:w="324" w:type="pct"/>
          </w:tcPr>
          <w:p w14:paraId="4807EA5E" w14:textId="77777777" w:rsidR="00CE0D61" w:rsidRPr="007036CE" w:rsidRDefault="00CE0D61" w:rsidP="00CE0D61">
            <w:pPr>
              <w:pStyle w:val="GOSTTablenorm"/>
              <w:rPr>
                <w:ins w:id="15025" w:author="Накашидзе О.Е. EXP-301252" w:date="2025-07-17T17:12:00Z"/>
              </w:rPr>
            </w:pPr>
            <w:ins w:id="15026" w:author="Накашидзе О.Е. EXP-301252" w:date="2025-07-17T17:12:00Z">
              <w:r w:rsidRPr="007036CE">
                <w:t>нет</w:t>
              </w:r>
            </w:ins>
          </w:p>
        </w:tc>
        <w:tc>
          <w:tcPr>
            <w:tcW w:w="2286" w:type="pct"/>
          </w:tcPr>
          <w:p w14:paraId="72B6F954" w14:textId="77777777" w:rsidR="00CE0D61" w:rsidRPr="007036CE" w:rsidRDefault="00CE0D61" w:rsidP="00CE0D61">
            <w:pPr>
              <w:pStyle w:val="GOSTTablenorm"/>
              <w:rPr>
                <w:ins w:id="15027" w:author="Накашидзе О.Е. EXP-301252" w:date="2025-07-17T17:12:00Z"/>
              </w:rPr>
            </w:pPr>
            <w:ins w:id="15028" w:author="Накашидзе О.Е. EXP-301252" w:date="2025-07-17T17:12:00Z">
              <w:r w:rsidRPr="007036CE">
                <w:t>Дата отражения в учете (всегда передается в составе запроса)</w:t>
              </w:r>
            </w:ins>
          </w:p>
        </w:tc>
        <w:tc>
          <w:tcPr>
            <w:tcW w:w="624" w:type="pct"/>
          </w:tcPr>
          <w:p w14:paraId="7087FBE8" w14:textId="77777777" w:rsidR="00CE0D61" w:rsidRPr="007036CE" w:rsidRDefault="00CE0D61" w:rsidP="00CE0D61">
            <w:pPr>
              <w:pStyle w:val="GOSTTablenorm"/>
              <w:rPr>
                <w:ins w:id="15029" w:author="Накашидзе О.Е. EXP-301252" w:date="2025-07-17T17:12:00Z"/>
              </w:rPr>
            </w:pPr>
            <w:ins w:id="15030" w:author="Накашидзе О.Е. EXP-301252" w:date="2025-07-17T17:12:00Z">
              <w:r w:rsidRPr="007036CE">
                <w:t>SettlementDate</w:t>
              </w:r>
            </w:ins>
          </w:p>
        </w:tc>
        <w:tc>
          <w:tcPr>
            <w:tcW w:w="649" w:type="pct"/>
          </w:tcPr>
          <w:p w14:paraId="2BD7DECE" w14:textId="77777777" w:rsidR="00CE0D61" w:rsidRPr="007036CE" w:rsidRDefault="00CE0D61" w:rsidP="00CE0D61">
            <w:pPr>
              <w:pStyle w:val="GOSTTablenorm"/>
              <w:rPr>
                <w:ins w:id="15031" w:author="Накашидзе О.Е. EXP-301252" w:date="2025-07-17T17:12:00Z"/>
              </w:rPr>
            </w:pPr>
          </w:p>
        </w:tc>
      </w:tr>
    </w:tbl>
    <w:p w14:paraId="62C1FB47" w14:textId="77777777" w:rsidR="000155ED" w:rsidRPr="007036CE" w:rsidRDefault="000155ED" w:rsidP="000155ED">
      <w:pPr>
        <w:rPr>
          <w:ins w:id="15032" w:author="Накашидзе О.Е. EXP-301252" w:date="2025-07-17T17:12:00Z"/>
        </w:rPr>
      </w:pPr>
    </w:p>
    <w:p w14:paraId="46D1CEF3" w14:textId="6DA69AC0" w:rsidR="000155ED" w:rsidRPr="007036CE" w:rsidRDefault="000155ED" w:rsidP="000155ED">
      <w:pPr>
        <w:pStyle w:val="GOSTNormal"/>
        <w:rPr>
          <w:ins w:id="15033" w:author="Накашидзе О.Е. EXP-301252" w:date="2025-07-17T17:15:00Z"/>
        </w:rPr>
      </w:pPr>
      <w:ins w:id="15034" w:author="Накашидзе О.Е. EXP-301252" w:date="2025-07-17T17:12:00Z">
        <w:r w:rsidRPr="007036CE">
          <w:t>Перечень атрибутов, соответствующих типу документа, приведен в таблицах</w:t>
        </w:r>
      </w:ins>
      <w:r w:rsidR="00CE0D61">
        <w:t xml:space="preserve"> </w:t>
      </w:r>
      <w:r w:rsidR="00CE0D61">
        <w:fldChar w:fldCharType="begin"/>
      </w:r>
      <w:r w:rsidR="00CE0D61">
        <w:instrText xml:space="preserve"> REF _Ref226563197 \h </w:instrText>
      </w:r>
      <w:r w:rsidR="00CE0D61">
        <w:fldChar w:fldCharType="separate"/>
      </w:r>
      <w:r w:rsidR="00CE0D61">
        <w:rPr>
          <w:noProof/>
        </w:rPr>
        <w:t>93</w:t>
      </w:r>
      <w:r w:rsidR="00CE0D61">
        <w:fldChar w:fldCharType="end"/>
      </w:r>
      <w:r w:rsidR="00CE0D61">
        <w:t xml:space="preserve"> -</w:t>
      </w:r>
      <w:r w:rsidR="00EF252B">
        <w:t xml:space="preserve"> </w:t>
      </w:r>
    </w:p>
    <w:p w14:paraId="79FD194A" w14:textId="77777777" w:rsidR="000155ED" w:rsidRPr="007036CE" w:rsidRDefault="000155ED" w:rsidP="000155ED">
      <w:pPr>
        <w:pStyle w:val="GOSTNormal"/>
        <w:rPr>
          <w:ins w:id="15035" w:author="Накашидзе О.Е. EXP-301252" w:date="2025-07-17T17:15:00Z"/>
        </w:rPr>
      </w:pPr>
    </w:p>
    <w:p w14:paraId="7DC023FD" w14:textId="53C24850" w:rsidR="000155ED" w:rsidRPr="007036CE" w:rsidRDefault="000155ED" w:rsidP="000155ED">
      <w:pPr>
        <w:pStyle w:val="GOSTNameTable"/>
        <w:rPr>
          <w:ins w:id="15036" w:author="Накашидзе О.Е. EXP-301252" w:date="2025-07-17T17:16:00Z"/>
        </w:rPr>
      </w:pPr>
      <w:ins w:id="15037" w:author="Накашидзе О.Е. EXP-301252" w:date="2025-07-17T17:16:00Z">
        <w:r w:rsidRPr="007036CE">
          <w:fldChar w:fldCharType="begin"/>
        </w:r>
        <w:r w:rsidRPr="007036CE">
          <w:instrText xml:space="preserve"> SEQ Таблица \* ARABIC </w:instrText>
        </w:r>
      </w:ins>
      <w:r w:rsidRPr="007036CE">
        <w:fldChar w:fldCharType="separate"/>
      </w:r>
      <w:bookmarkStart w:id="15038" w:name="_Ref226563197"/>
      <w:bookmarkStart w:id="15039" w:name="_Toc222928066"/>
      <w:r w:rsidR="00BD74E1">
        <w:rPr>
          <w:noProof/>
        </w:rPr>
        <w:t>93</w:t>
      </w:r>
      <w:bookmarkEnd w:id="15038"/>
      <w:ins w:id="15040" w:author="Накашидзе О.Е. EXP-301252" w:date="2025-07-17T17:16:00Z">
        <w:r w:rsidRPr="007036CE">
          <w:fldChar w:fldCharType="end"/>
        </w:r>
        <w:r w:rsidRPr="007036CE">
          <w:t>. Перечень атрибутов, соответствующих типу документа «Казначейское обеспечение обязательств» (ф. 0506110) MSC_KZA</w:t>
        </w:r>
      </w:ins>
      <w:ins w:id="15041" w:author="Накашидзе О.Е. EXP-323099" w:date="2025-09-25T15:59:00Z">
        <w:r w:rsidR="00A02079" w:rsidRPr="007036CE">
          <w:t>_</w:t>
        </w:r>
        <w:r w:rsidR="00A02079" w:rsidRPr="007036CE">
          <w:rPr>
            <w:szCs w:val="22"/>
            <w:lang w:val="en-US"/>
          </w:rPr>
          <w:t>NPS</w:t>
        </w:r>
      </w:ins>
      <w:bookmarkEnd w:id="15039"/>
    </w:p>
    <w:tbl>
      <w:tblPr>
        <w:tblStyle w:val="GOSTTable"/>
        <w:tblW w:w="5000" w:type="pct"/>
        <w:tblLayout w:type="fixed"/>
        <w:tblLook w:val="07E0" w:firstRow="1" w:lastRow="1" w:firstColumn="1" w:lastColumn="1" w:noHBand="1" w:noVBand="1"/>
      </w:tblPr>
      <w:tblGrid>
        <w:gridCol w:w="3495"/>
        <w:gridCol w:w="946"/>
        <w:gridCol w:w="3499"/>
        <w:gridCol w:w="3499"/>
        <w:gridCol w:w="4321"/>
      </w:tblGrid>
      <w:tr w:rsidR="000155ED" w:rsidRPr="007036CE" w14:paraId="691D3FFC" w14:textId="77777777" w:rsidTr="00DE0449">
        <w:trPr>
          <w:cnfStyle w:val="100000000000" w:firstRow="1" w:lastRow="0" w:firstColumn="0" w:lastColumn="0" w:oddVBand="0" w:evenVBand="0" w:oddHBand="0" w:evenHBand="0" w:firstRowFirstColumn="0" w:firstRowLastColumn="0" w:lastRowFirstColumn="0" w:lastRowLastColumn="0"/>
          <w:ins w:id="15042" w:author="Накашидзе О.Е. EXP-301252" w:date="2025-07-17T17:15:00Z"/>
        </w:trPr>
        <w:tc>
          <w:tcPr>
            <w:tcW w:w="1109" w:type="pct"/>
            <w:hideMark/>
          </w:tcPr>
          <w:p w14:paraId="4F31A7B5" w14:textId="77777777" w:rsidR="000155ED" w:rsidRPr="007036CE" w:rsidRDefault="000155ED" w:rsidP="00DE0449">
            <w:pPr>
              <w:pStyle w:val="GOSTTableHead"/>
              <w:rPr>
                <w:ins w:id="15043" w:author="Накашидзе О.Е. EXP-301252" w:date="2025-07-17T17:15:00Z"/>
                <w:szCs w:val="22"/>
              </w:rPr>
            </w:pPr>
            <w:ins w:id="15044" w:author="Накашидзе О.Е. EXP-301252" w:date="2025-07-17T17:15:00Z">
              <w:r w:rsidRPr="007036CE">
                <w:rPr>
                  <w:szCs w:val="22"/>
                </w:rPr>
                <w:t>Наименование атрибута</w:t>
              </w:r>
            </w:ins>
          </w:p>
        </w:tc>
        <w:tc>
          <w:tcPr>
            <w:tcW w:w="300" w:type="pct"/>
            <w:hideMark/>
          </w:tcPr>
          <w:p w14:paraId="3EFB9BE7" w14:textId="77777777" w:rsidR="000155ED" w:rsidRPr="007036CE" w:rsidRDefault="000155ED" w:rsidP="00DE0449">
            <w:pPr>
              <w:pStyle w:val="GOSTTableHead"/>
              <w:rPr>
                <w:ins w:id="15045" w:author="Накашидзе О.Е. EXP-301252" w:date="2025-07-17T17:15:00Z"/>
                <w:szCs w:val="22"/>
              </w:rPr>
            </w:pPr>
            <w:ins w:id="15046" w:author="Накашидзе О.Е. EXP-301252" w:date="2025-07-17T17:15:00Z">
              <w:r w:rsidRPr="007036CE">
                <w:rPr>
                  <w:szCs w:val="22"/>
                </w:rPr>
                <w:t>Вычисляемый атрибут</w:t>
              </w:r>
            </w:ins>
          </w:p>
        </w:tc>
        <w:tc>
          <w:tcPr>
            <w:tcW w:w="1110" w:type="pct"/>
            <w:hideMark/>
          </w:tcPr>
          <w:p w14:paraId="5598BBE4" w14:textId="77777777" w:rsidR="000155ED" w:rsidRPr="007036CE" w:rsidRDefault="000155ED" w:rsidP="00DE0449">
            <w:pPr>
              <w:pStyle w:val="GOSTTableHead"/>
              <w:rPr>
                <w:ins w:id="15047" w:author="Накашидзе О.Е. EXP-301252" w:date="2025-07-17T17:15:00Z"/>
                <w:szCs w:val="22"/>
              </w:rPr>
            </w:pPr>
            <w:ins w:id="15048" w:author="Накашидзе О.Е. EXP-301252" w:date="2025-07-17T17:15:00Z">
              <w:r w:rsidRPr="007036CE">
                <w:rPr>
                  <w:szCs w:val="22"/>
                </w:rPr>
                <w:t>Описание атрибута</w:t>
              </w:r>
            </w:ins>
          </w:p>
        </w:tc>
        <w:tc>
          <w:tcPr>
            <w:tcW w:w="1110" w:type="pct"/>
            <w:hideMark/>
          </w:tcPr>
          <w:p w14:paraId="5F6D04E6" w14:textId="77777777" w:rsidR="000155ED" w:rsidRPr="007036CE" w:rsidRDefault="000155ED" w:rsidP="00DE0449">
            <w:pPr>
              <w:pStyle w:val="GOSTTableHead"/>
              <w:rPr>
                <w:ins w:id="15049" w:author="Накашидзе О.Е. EXP-301252" w:date="2025-07-17T17:15:00Z"/>
                <w:szCs w:val="22"/>
              </w:rPr>
            </w:pPr>
            <w:ins w:id="15050" w:author="Накашидзе О.Е. EXP-301252" w:date="2025-07-17T17:15:00Z">
              <w:r w:rsidRPr="007036CE">
                <w:rPr>
                  <w:szCs w:val="22"/>
                </w:rPr>
                <w:t>Реквизит документа (наименование тега)</w:t>
              </w:r>
            </w:ins>
          </w:p>
        </w:tc>
        <w:tc>
          <w:tcPr>
            <w:tcW w:w="1371" w:type="pct"/>
            <w:hideMark/>
          </w:tcPr>
          <w:p w14:paraId="7461DB0C" w14:textId="77777777" w:rsidR="000155ED" w:rsidRPr="007036CE" w:rsidRDefault="000155ED" w:rsidP="00DE0449">
            <w:pPr>
              <w:pStyle w:val="GOSTTableHead"/>
              <w:rPr>
                <w:ins w:id="15051" w:author="Накашидзе О.Е. EXP-301252" w:date="2025-07-17T17:15:00Z"/>
                <w:szCs w:val="22"/>
              </w:rPr>
            </w:pPr>
            <w:ins w:id="15052" w:author="Накашидзе О.Е. EXP-301252" w:date="2025-07-17T17:15:00Z">
              <w:r w:rsidRPr="007036CE">
                <w:rPr>
                  <w:szCs w:val="22"/>
                </w:rPr>
                <w:t>Алгоритм вычисления</w:t>
              </w:r>
            </w:ins>
          </w:p>
        </w:tc>
      </w:tr>
      <w:tr w:rsidR="000155ED" w:rsidRPr="007036CE" w14:paraId="76780372" w14:textId="77777777" w:rsidTr="00DE0449">
        <w:trPr>
          <w:ins w:id="15053" w:author="Накашидзе О.Е. EXP-301252" w:date="2025-07-17T17:15:00Z"/>
        </w:trPr>
        <w:tc>
          <w:tcPr>
            <w:tcW w:w="1109" w:type="pct"/>
          </w:tcPr>
          <w:p w14:paraId="222CA4A7" w14:textId="77777777" w:rsidR="000155ED" w:rsidRPr="007036CE" w:rsidRDefault="000155ED" w:rsidP="00DE0449">
            <w:pPr>
              <w:pStyle w:val="GOSTTablenorm"/>
              <w:rPr>
                <w:ins w:id="15054" w:author="Накашидзе О.Е. EXP-301252" w:date="2025-07-17T17:15:00Z"/>
              </w:rPr>
            </w:pPr>
            <w:ins w:id="15055" w:author="Накашидзе О.Е. EXP-301252" w:date="2025-07-17T17:15:00Z">
              <w:r w:rsidRPr="007036CE">
                <w:t>Номер_документа*</w:t>
              </w:r>
            </w:ins>
          </w:p>
        </w:tc>
        <w:tc>
          <w:tcPr>
            <w:tcW w:w="300" w:type="pct"/>
          </w:tcPr>
          <w:p w14:paraId="25B5690B" w14:textId="77777777" w:rsidR="000155ED" w:rsidRPr="007036CE" w:rsidRDefault="000155ED" w:rsidP="00DE0449">
            <w:pPr>
              <w:pStyle w:val="GOSTTablenorm"/>
              <w:rPr>
                <w:ins w:id="15056" w:author="Накашидзе О.Е. EXP-301252" w:date="2025-07-17T17:15:00Z"/>
              </w:rPr>
            </w:pPr>
            <w:ins w:id="15057" w:author="Накашидзе О.Е. EXP-301252" w:date="2025-07-17T17:15:00Z">
              <w:r w:rsidRPr="007036CE">
                <w:t>нет</w:t>
              </w:r>
            </w:ins>
          </w:p>
        </w:tc>
        <w:tc>
          <w:tcPr>
            <w:tcW w:w="1110" w:type="pct"/>
          </w:tcPr>
          <w:p w14:paraId="3B8BA4B0" w14:textId="77777777" w:rsidR="000155ED" w:rsidRPr="007036CE" w:rsidRDefault="000155ED" w:rsidP="00DE0449">
            <w:pPr>
              <w:pStyle w:val="GOSTTablenorm"/>
              <w:rPr>
                <w:ins w:id="15058" w:author="Накашидзе О.Е. EXP-301252" w:date="2025-07-17T17:15:00Z"/>
              </w:rPr>
            </w:pPr>
            <w:ins w:id="15059" w:author="Накашидзе О.Е. EXP-301252" w:date="2025-07-17T17:15:00Z">
              <w:r w:rsidRPr="007036CE">
                <w:t>Номер документа</w:t>
              </w:r>
            </w:ins>
          </w:p>
        </w:tc>
        <w:tc>
          <w:tcPr>
            <w:tcW w:w="1110" w:type="pct"/>
          </w:tcPr>
          <w:p w14:paraId="7739B7AB" w14:textId="77777777" w:rsidR="000155ED" w:rsidRPr="007036CE" w:rsidRDefault="000155ED" w:rsidP="00DE0449">
            <w:pPr>
              <w:pStyle w:val="GOSTTablenorm"/>
              <w:rPr>
                <w:ins w:id="15060" w:author="Накашидзе О.Е. EXP-301252" w:date="2025-07-17T17:15:00Z"/>
              </w:rPr>
            </w:pPr>
            <w:ins w:id="15061" w:author="Накашидзе О.Е. EXP-301252" w:date="2025-07-17T17:15:00Z">
              <w:r w:rsidRPr="007036CE">
                <w:t>TtlPrt_NmDc</w:t>
              </w:r>
            </w:ins>
          </w:p>
        </w:tc>
        <w:tc>
          <w:tcPr>
            <w:tcW w:w="1371" w:type="pct"/>
          </w:tcPr>
          <w:p w14:paraId="7C48231D" w14:textId="77777777" w:rsidR="000155ED" w:rsidRPr="007036CE" w:rsidRDefault="000155ED" w:rsidP="00DE0449">
            <w:pPr>
              <w:pStyle w:val="GOSTTablenorm"/>
              <w:rPr>
                <w:ins w:id="15062" w:author="Накашидзе О.Е. EXP-301252" w:date="2025-07-17T17:15:00Z"/>
              </w:rPr>
            </w:pPr>
            <w:ins w:id="15063" w:author="Накашидзе О.Е. EXP-301252" w:date="2025-07-17T17:15:00Z">
              <w:r w:rsidRPr="007036CE">
                <w:t>-</w:t>
              </w:r>
            </w:ins>
          </w:p>
        </w:tc>
      </w:tr>
      <w:tr w:rsidR="000155ED" w:rsidRPr="007036CE" w14:paraId="0C8F72DA" w14:textId="77777777" w:rsidTr="00DE0449">
        <w:trPr>
          <w:ins w:id="15064" w:author="Накашидзе О.Е. EXP-301252" w:date="2025-07-17T17:15:00Z"/>
        </w:trPr>
        <w:tc>
          <w:tcPr>
            <w:tcW w:w="1109" w:type="pct"/>
          </w:tcPr>
          <w:p w14:paraId="75292C9D" w14:textId="77777777" w:rsidR="000155ED" w:rsidRPr="007036CE" w:rsidRDefault="000155ED" w:rsidP="00DE0449">
            <w:pPr>
              <w:pStyle w:val="GOSTTablenorm"/>
              <w:rPr>
                <w:ins w:id="15065" w:author="Накашидзе О.Е. EXP-301252" w:date="2025-07-17T17:15:00Z"/>
              </w:rPr>
            </w:pPr>
            <w:ins w:id="15066" w:author="Накашидзе О.Е. EXP-301252" w:date="2025-07-17T17:15:00Z">
              <w:r w:rsidRPr="007036CE">
                <w:t>Дата_документа*</w:t>
              </w:r>
            </w:ins>
          </w:p>
        </w:tc>
        <w:tc>
          <w:tcPr>
            <w:tcW w:w="300" w:type="pct"/>
          </w:tcPr>
          <w:p w14:paraId="47A17B25" w14:textId="77777777" w:rsidR="000155ED" w:rsidRPr="007036CE" w:rsidRDefault="000155ED" w:rsidP="00DE0449">
            <w:pPr>
              <w:pStyle w:val="GOSTTablenorm"/>
              <w:rPr>
                <w:ins w:id="15067" w:author="Накашидзе О.Е. EXP-301252" w:date="2025-07-17T17:15:00Z"/>
              </w:rPr>
            </w:pPr>
            <w:ins w:id="15068" w:author="Накашидзе О.Е. EXP-301252" w:date="2025-07-17T17:15:00Z">
              <w:r w:rsidRPr="007036CE">
                <w:t>нет</w:t>
              </w:r>
            </w:ins>
          </w:p>
        </w:tc>
        <w:tc>
          <w:tcPr>
            <w:tcW w:w="1110" w:type="pct"/>
          </w:tcPr>
          <w:p w14:paraId="18FE1AE0" w14:textId="77777777" w:rsidR="000155ED" w:rsidRPr="007036CE" w:rsidRDefault="000155ED" w:rsidP="00DE0449">
            <w:pPr>
              <w:pStyle w:val="GOSTTablenorm"/>
              <w:rPr>
                <w:ins w:id="15069" w:author="Накашидзе О.Е. EXP-301252" w:date="2025-07-17T17:15:00Z"/>
              </w:rPr>
            </w:pPr>
            <w:ins w:id="15070" w:author="Накашидзе О.Е. EXP-301252" w:date="2025-07-17T17:15:00Z">
              <w:r w:rsidRPr="007036CE">
                <w:t>Дата документа</w:t>
              </w:r>
            </w:ins>
          </w:p>
        </w:tc>
        <w:tc>
          <w:tcPr>
            <w:tcW w:w="1110" w:type="pct"/>
          </w:tcPr>
          <w:p w14:paraId="6759D472" w14:textId="77777777" w:rsidR="000155ED" w:rsidRPr="007036CE" w:rsidRDefault="000155ED" w:rsidP="00DE0449">
            <w:pPr>
              <w:pStyle w:val="GOSTTablenorm"/>
              <w:rPr>
                <w:ins w:id="15071" w:author="Накашидзе О.Е. EXP-301252" w:date="2025-07-17T17:15:00Z"/>
              </w:rPr>
            </w:pPr>
            <w:ins w:id="15072" w:author="Накашидзе О.Е. EXP-301252" w:date="2025-07-17T17:15:00Z">
              <w:r w:rsidRPr="007036CE">
                <w:t>TtlPrt_DctDt</w:t>
              </w:r>
            </w:ins>
          </w:p>
        </w:tc>
        <w:tc>
          <w:tcPr>
            <w:tcW w:w="1371" w:type="pct"/>
          </w:tcPr>
          <w:p w14:paraId="7C3807C8" w14:textId="77777777" w:rsidR="000155ED" w:rsidRPr="007036CE" w:rsidRDefault="000155ED" w:rsidP="00DE0449">
            <w:pPr>
              <w:pStyle w:val="GOSTTablenorm"/>
              <w:rPr>
                <w:ins w:id="15073" w:author="Накашидзе О.Е. EXP-301252" w:date="2025-07-17T17:15:00Z"/>
              </w:rPr>
            </w:pPr>
            <w:ins w:id="15074" w:author="Накашидзе О.Е. EXP-301252" w:date="2025-07-17T17:15:00Z">
              <w:r w:rsidRPr="007036CE">
                <w:t>-</w:t>
              </w:r>
            </w:ins>
          </w:p>
        </w:tc>
      </w:tr>
      <w:tr w:rsidR="000155ED" w:rsidRPr="007036CE" w14:paraId="3577E613" w14:textId="77777777" w:rsidTr="00DE0449">
        <w:trPr>
          <w:ins w:id="15075" w:author="Накашидзе О.Е. EXP-301252" w:date="2025-07-17T17:15:00Z"/>
        </w:trPr>
        <w:tc>
          <w:tcPr>
            <w:tcW w:w="1109" w:type="pct"/>
          </w:tcPr>
          <w:p w14:paraId="7635DDF3" w14:textId="77777777" w:rsidR="000155ED" w:rsidRPr="007036CE" w:rsidRDefault="000155ED" w:rsidP="00DE0449">
            <w:pPr>
              <w:pStyle w:val="GOSTTablenorm"/>
              <w:rPr>
                <w:ins w:id="15076" w:author="Накашидзе О.Е. EXP-301252" w:date="2025-07-17T17:15:00Z"/>
              </w:rPr>
            </w:pPr>
            <w:ins w:id="15077" w:author="Накашидзе О.Е. EXP-301252" w:date="2025-07-17T17:15:00Z">
              <w:r w:rsidRPr="007036CE">
                <w:t>Вид_документа</w:t>
              </w:r>
            </w:ins>
          </w:p>
        </w:tc>
        <w:tc>
          <w:tcPr>
            <w:tcW w:w="300" w:type="pct"/>
          </w:tcPr>
          <w:p w14:paraId="0B909B6E" w14:textId="77777777" w:rsidR="000155ED" w:rsidRPr="007036CE" w:rsidRDefault="000155ED" w:rsidP="00DE0449">
            <w:pPr>
              <w:pStyle w:val="GOSTTablenorm"/>
              <w:rPr>
                <w:ins w:id="15078" w:author="Накашидзе О.Е. EXP-301252" w:date="2025-07-17T17:15:00Z"/>
              </w:rPr>
            </w:pPr>
            <w:ins w:id="15079" w:author="Накашидзе О.Е. EXP-301252" w:date="2025-07-17T17:15:00Z">
              <w:r w:rsidRPr="007036CE">
                <w:t>да</w:t>
              </w:r>
            </w:ins>
          </w:p>
        </w:tc>
        <w:tc>
          <w:tcPr>
            <w:tcW w:w="1110" w:type="pct"/>
          </w:tcPr>
          <w:p w14:paraId="45A79105" w14:textId="77777777" w:rsidR="000155ED" w:rsidRPr="007036CE" w:rsidRDefault="000155ED" w:rsidP="00DE0449">
            <w:pPr>
              <w:pStyle w:val="GOSTTablenorm"/>
              <w:rPr>
                <w:ins w:id="15080" w:author="Накашидзе О.Е. EXP-301252" w:date="2025-07-17T17:15:00Z"/>
              </w:rPr>
            </w:pPr>
            <w:ins w:id="15081" w:author="Накашидзе О.Е. EXP-301252" w:date="2025-07-17T17:15:00Z">
              <w:r w:rsidRPr="007036CE">
                <w:t>Вид документа</w:t>
              </w:r>
            </w:ins>
          </w:p>
        </w:tc>
        <w:tc>
          <w:tcPr>
            <w:tcW w:w="1110" w:type="pct"/>
          </w:tcPr>
          <w:p w14:paraId="48734049" w14:textId="77777777" w:rsidR="000155ED" w:rsidRPr="007036CE" w:rsidRDefault="000155ED" w:rsidP="00DE0449">
            <w:pPr>
              <w:pStyle w:val="GOSTTablenorm"/>
              <w:rPr>
                <w:ins w:id="15082" w:author="Накашидзе О.Е. EXP-301252" w:date="2025-07-17T17:15:00Z"/>
              </w:rPr>
            </w:pPr>
            <w:ins w:id="15083" w:author="Накашидзе О.Е. EXP-301252" w:date="2025-07-17T17:15:00Z">
              <w:r w:rsidRPr="007036CE">
                <w:t>SystemInformation_DocType</w:t>
              </w:r>
            </w:ins>
          </w:p>
        </w:tc>
        <w:tc>
          <w:tcPr>
            <w:tcW w:w="1371" w:type="pct"/>
          </w:tcPr>
          <w:p w14:paraId="087617B3" w14:textId="77777777" w:rsidR="000155ED" w:rsidRPr="007036CE" w:rsidRDefault="000155ED" w:rsidP="00DE0449">
            <w:pPr>
              <w:pStyle w:val="GOSTTablenorm"/>
              <w:rPr>
                <w:ins w:id="15084" w:author="Накашидзе О.Е. EXP-301252" w:date="2025-07-17T17:15:00Z"/>
              </w:rPr>
            </w:pPr>
            <w:ins w:id="15085" w:author="Накашидзе О.Е. EXP-301252" w:date="2025-07-17T17:15:00Z">
              <w:r w:rsidRPr="007036CE">
                <w:t>Если</w:t>
              </w:r>
              <w:r w:rsidRPr="007036CE">
                <w:rPr>
                  <w:szCs w:val="22"/>
                </w:rPr>
                <w:t xml:space="preserve"> в теге документа «</w:t>
              </w:r>
              <w:r w:rsidRPr="007036CE">
                <w:t>AKR</w:t>
              </w:r>
              <w:r w:rsidRPr="007036CE">
                <w:rPr>
                  <w:szCs w:val="22"/>
                </w:rPr>
                <w:t>», то значение «АКР»</w:t>
              </w:r>
            </w:ins>
          </w:p>
        </w:tc>
      </w:tr>
      <w:tr w:rsidR="000155ED" w:rsidRPr="007036CE" w14:paraId="13B7A745" w14:textId="77777777" w:rsidTr="00DE0449">
        <w:trPr>
          <w:ins w:id="15086" w:author="Накашидзе О.Е. EXP-301252" w:date="2025-07-17T17:15:00Z"/>
        </w:trPr>
        <w:tc>
          <w:tcPr>
            <w:tcW w:w="1109" w:type="pct"/>
          </w:tcPr>
          <w:p w14:paraId="53C23BA5" w14:textId="77777777" w:rsidR="000155ED" w:rsidRPr="007036CE" w:rsidRDefault="000155ED" w:rsidP="00DE0449">
            <w:pPr>
              <w:pStyle w:val="GOSTTablenorm"/>
              <w:rPr>
                <w:ins w:id="15087" w:author="Накашидзе О.Е. EXP-301252" w:date="2025-07-17T17:15:00Z"/>
              </w:rPr>
            </w:pPr>
            <w:ins w:id="15088" w:author="Накашидзе О.Е. EXP-301252" w:date="2025-07-17T17:15:00Z">
              <w:r w:rsidRPr="007036CE">
                <w:t>Наименование_документа</w:t>
              </w:r>
            </w:ins>
          </w:p>
        </w:tc>
        <w:tc>
          <w:tcPr>
            <w:tcW w:w="300" w:type="pct"/>
          </w:tcPr>
          <w:p w14:paraId="5D77137D" w14:textId="77777777" w:rsidR="000155ED" w:rsidRPr="007036CE" w:rsidRDefault="000155ED" w:rsidP="00DE0449">
            <w:pPr>
              <w:pStyle w:val="GOSTTablenorm"/>
              <w:rPr>
                <w:ins w:id="15089" w:author="Накашидзе О.Е. EXP-301252" w:date="2025-07-17T17:15:00Z"/>
              </w:rPr>
            </w:pPr>
            <w:ins w:id="15090" w:author="Накашидзе О.Е. EXP-301252" w:date="2025-07-17T17:15:00Z">
              <w:r w:rsidRPr="007036CE">
                <w:t>да</w:t>
              </w:r>
            </w:ins>
          </w:p>
        </w:tc>
        <w:tc>
          <w:tcPr>
            <w:tcW w:w="1110" w:type="pct"/>
          </w:tcPr>
          <w:p w14:paraId="3C33877D" w14:textId="77777777" w:rsidR="000155ED" w:rsidRPr="007036CE" w:rsidRDefault="000155ED" w:rsidP="00DE0449">
            <w:pPr>
              <w:pStyle w:val="GOSTTablenorm"/>
              <w:rPr>
                <w:ins w:id="15091" w:author="Накашидзе О.Е. EXP-301252" w:date="2025-07-17T17:15:00Z"/>
              </w:rPr>
            </w:pPr>
            <w:ins w:id="15092" w:author="Накашидзе О.Е. EXP-301252" w:date="2025-07-17T17:15:00Z">
              <w:r w:rsidRPr="007036CE">
                <w:t>Наименование документа</w:t>
              </w:r>
            </w:ins>
          </w:p>
        </w:tc>
        <w:tc>
          <w:tcPr>
            <w:tcW w:w="1110" w:type="pct"/>
          </w:tcPr>
          <w:p w14:paraId="1FE1A186" w14:textId="7B29F961" w:rsidR="000155ED" w:rsidRPr="007036CE" w:rsidRDefault="00E62480" w:rsidP="00DE0449">
            <w:pPr>
              <w:pStyle w:val="GOSTTablenorm"/>
              <w:rPr>
                <w:ins w:id="15093" w:author="Накашидзе О.Е. EXP-301252" w:date="2025-07-17T17:15:00Z"/>
              </w:rPr>
            </w:pPr>
            <w:ins w:id="15094" w:author="Накашидзе О.Е. EXP-301252" w:date="2025-07-24T16:20:00Z">
              <w:r w:rsidRPr="007036CE">
                <w:t>-</w:t>
              </w:r>
            </w:ins>
          </w:p>
        </w:tc>
        <w:tc>
          <w:tcPr>
            <w:tcW w:w="1371" w:type="pct"/>
          </w:tcPr>
          <w:p w14:paraId="2DFE66BA" w14:textId="77777777" w:rsidR="000155ED" w:rsidRPr="007036CE" w:rsidRDefault="000155ED" w:rsidP="00DE0449">
            <w:pPr>
              <w:pStyle w:val="GOSTTablenorm"/>
              <w:rPr>
                <w:ins w:id="15095" w:author="Накашидзе О.Е. EXP-301252" w:date="2025-07-17T17:15:00Z"/>
              </w:rPr>
            </w:pPr>
            <w:ins w:id="15096" w:author="Накашидзе О.Е. EXP-301252" w:date="2025-07-17T17:15:00Z">
              <w:r w:rsidRPr="007036CE">
                <w:t>Наименование документа определяется по справочнику «Типы документов» с помощью значения атрибута «Тип_документа» (TypeDoc) из заголовка запроса</w:t>
              </w:r>
            </w:ins>
          </w:p>
        </w:tc>
      </w:tr>
      <w:tr w:rsidR="000155ED" w:rsidRPr="007036CE" w14:paraId="6E91CF3C" w14:textId="77777777" w:rsidTr="00DE0449">
        <w:trPr>
          <w:ins w:id="15097" w:author="Накашидзе О.Е. EXP-301252" w:date="2025-07-17T17:15:00Z"/>
        </w:trPr>
        <w:tc>
          <w:tcPr>
            <w:tcW w:w="1109" w:type="pct"/>
          </w:tcPr>
          <w:p w14:paraId="0798B04D" w14:textId="77777777" w:rsidR="000155ED" w:rsidRPr="007036CE" w:rsidRDefault="000155ED" w:rsidP="00DE0449">
            <w:pPr>
              <w:pStyle w:val="GOSTTablenorm"/>
              <w:rPr>
                <w:ins w:id="15098" w:author="Накашидзе О.Е. EXP-301252" w:date="2025-07-17T17:15:00Z"/>
              </w:rPr>
            </w:pPr>
            <w:ins w:id="15099" w:author="Накашидзе О.Е. EXP-301252" w:date="2025-07-17T17:15:00Z">
              <w:r w:rsidRPr="007036CE">
                <w:t>Дата_ввода_в_действие</w:t>
              </w:r>
            </w:ins>
          </w:p>
        </w:tc>
        <w:tc>
          <w:tcPr>
            <w:tcW w:w="300" w:type="pct"/>
          </w:tcPr>
          <w:p w14:paraId="07B03039" w14:textId="77777777" w:rsidR="000155ED" w:rsidRPr="007036CE" w:rsidRDefault="000155ED" w:rsidP="00DE0449">
            <w:pPr>
              <w:pStyle w:val="GOSTTablenorm"/>
              <w:rPr>
                <w:ins w:id="15100" w:author="Накашидзе О.Е. EXP-301252" w:date="2025-07-17T17:15:00Z"/>
              </w:rPr>
            </w:pPr>
            <w:ins w:id="15101" w:author="Накашидзе О.Е. EXP-301252" w:date="2025-07-17T17:15:00Z">
              <w:r w:rsidRPr="007036CE">
                <w:t>да</w:t>
              </w:r>
            </w:ins>
          </w:p>
        </w:tc>
        <w:tc>
          <w:tcPr>
            <w:tcW w:w="1110" w:type="pct"/>
          </w:tcPr>
          <w:p w14:paraId="0D36C1AB" w14:textId="77777777" w:rsidR="000155ED" w:rsidRPr="007036CE" w:rsidRDefault="000155ED" w:rsidP="00DE0449">
            <w:pPr>
              <w:pStyle w:val="GOSTTablenorm"/>
              <w:rPr>
                <w:ins w:id="15102" w:author="Накашидзе О.Е. EXP-301252" w:date="2025-07-17T17:15:00Z"/>
              </w:rPr>
            </w:pPr>
            <w:ins w:id="15103" w:author="Накашидзе О.Е. EXP-301252" w:date="2025-07-17T17:15:00Z">
              <w:r w:rsidRPr="007036CE">
                <w:t>Дата ввода в действие</w:t>
              </w:r>
            </w:ins>
          </w:p>
        </w:tc>
        <w:tc>
          <w:tcPr>
            <w:tcW w:w="1110" w:type="pct"/>
          </w:tcPr>
          <w:p w14:paraId="08B07120" w14:textId="77777777" w:rsidR="000155ED" w:rsidRPr="007036CE" w:rsidRDefault="000155ED" w:rsidP="00DE0449">
            <w:pPr>
              <w:pStyle w:val="GOSTTablenorm"/>
              <w:rPr>
                <w:ins w:id="15104" w:author="Накашидзе О.Е. EXP-301252" w:date="2025-07-17T17:15:00Z"/>
              </w:rPr>
            </w:pPr>
            <w:ins w:id="15105" w:author="Накашидзе О.Е. EXP-301252" w:date="2025-07-17T17:15:00Z">
              <w:r w:rsidRPr="007036CE">
                <w:t>SettlementDate (из заголовка запроса)</w:t>
              </w:r>
            </w:ins>
          </w:p>
        </w:tc>
        <w:tc>
          <w:tcPr>
            <w:tcW w:w="1371" w:type="pct"/>
          </w:tcPr>
          <w:p w14:paraId="73F08E59" w14:textId="77777777" w:rsidR="000155ED" w:rsidRPr="007036CE" w:rsidRDefault="000155ED" w:rsidP="00DE0449">
            <w:pPr>
              <w:pStyle w:val="GOSTTablenorm"/>
              <w:rPr>
                <w:ins w:id="15106" w:author="Накашидзе О.Е. EXP-301252" w:date="2025-07-17T17:15:00Z"/>
              </w:rPr>
            </w:pPr>
            <w:ins w:id="15107" w:author="Накашидзе О.Е. EXP-301252" w:date="2025-07-17T17:15:00Z">
              <w:r w:rsidRPr="007036CE">
                <w:t>Для данного типа документов Дата_ввода_в_действие = Дата_отражения_в_учете</w:t>
              </w:r>
            </w:ins>
          </w:p>
        </w:tc>
      </w:tr>
      <w:tr w:rsidR="000155ED" w:rsidRPr="007036CE" w14:paraId="24AB1CCE" w14:textId="77777777" w:rsidTr="00DE0449">
        <w:trPr>
          <w:ins w:id="15108" w:author="Накашидзе О.Е. EXP-301252" w:date="2025-07-17T17:15:00Z"/>
        </w:trPr>
        <w:tc>
          <w:tcPr>
            <w:tcW w:w="1109" w:type="pct"/>
          </w:tcPr>
          <w:p w14:paraId="6AC82801" w14:textId="77777777" w:rsidR="000155ED" w:rsidRPr="007036CE" w:rsidRDefault="000155ED" w:rsidP="00DE0449">
            <w:pPr>
              <w:pStyle w:val="GOSTTablenorm"/>
              <w:rPr>
                <w:ins w:id="15109" w:author="Накашидзе О.Е. EXP-301252" w:date="2025-07-17T17:15:00Z"/>
              </w:rPr>
            </w:pPr>
            <w:ins w:id="15110" w:author="Накашидзе О.Е. EXP-301252" w:date="2025-07-17T17:15:00Z">
              <w:r w:rsidRPr="007036CE">
                <w:t>Код_валюты</w:t>
              </w:r>
            </w:ins>
          </w:p>
        </w:tc>
        <w:tc>
          <w:tcPr>
            <w:tcW w:w="300" w:type="pct"/>
          </w:tcPr>
          <w:p w14:paraId="1BB3AE45" w14:textId="77777777" w:rsidR="000155ED" w:rsidRPr="007036CE" w:rsidRDefault="000155ED" w:rsidP="00DE0449">
            <w:pPr>
              <w:pStyle w:val="GOSTTablenorm"/>
              <w:rPr>
                <w:ins w:id="15111" w:author="Накашидзе О.Е. EXP-301252" w:date="2025-07-17T17:15:00Z"/>
              </w:rPr>
            </w:pPr>
            <w:ins w:id="15112" w:author="Накашидзе О.Е. EXP-301252" w:date="2025-07-17T17:15:00Z">
              <w:r w:rsidRPr="007036CE">
                <w:t>да</w:t>
              </w:r>
            </w:ins>
          </w:p>
        </w:tc>
        <w:tc>
          <w:tcPr>
            <w:tcW w:w="1110" w:type="pct"/>
          </w:tcPr>
          <w:p w14:paraId="573142F0" w14:textId="77777777" w:rsidR="000155ED" w:rsidRPr="007036CE" w:rsidRDefault="000155ED" w:rsidP="00DE0449">
            <w:pPr>
              <w:pStyle w:val="GOSTTablenorm"/>
              <w:rPr>
                <w:ins w:id="15113" w:author="Накашидзе О.Е. EXP-301252" w:date="2025-07-17T17:15:00Z"/>
              </w:rPr>
            </w:pPr>
            <w:ins w:id="15114" w:author="Накашидзе О.Е. EXP-301252" w:date="2025-07-17T17:15:00Z">
              <w:r w:rsidRPr="007036CE">
                <w:t>Код валюты по ОКВ</w:t>
              </w:r>
            </w:ins>
          </w:p>
        </w:tc>
        <w:tc>
          <w:tcPr>
            <w:tcW w:w="1110" w:type="pct"/>
          </w:tcPr>
          <w:p w14:paraId="17E1E208" w14:textId="77777777" w:rsidR="000155ED" w:rsidRPr="007036CE" w:rsidRDefault="000155ED" w:rsidP="00DE0449">
            <w:pPr>
              <w:pStyle w:val="GOSTTablenorm"/>
              <w:rPr>
                <w:ins w:id="15115" w:author="Накашидзе О.Е. EXP-301252" w:date="2025-07-17T17:15:00Z"/>
              </w:rPr>
            </w:pPr>
            <w:ins w:id="15116" w:author="Накашидзе О.Е. EXP-301252" w:date="2025-07-17T17:15:00Z">
              <w:r w:rsidRPr="007036CE">
                <w:t>-</w:t>
              </w:r>
            </w:ins>
          </w:p>
        </w:tc>
        <w:tc>
          <w:tcPr>
            <w:tcW w:w="1371" w:type="pct"/>
          </w:tcPr>
          <w:p w14:paraId="4FA91583" w14:textId="77777777" w:rsidR="000155ED" w:rsidRPr="007036CE" w:rsidRDefault="000155ED" w:rsidP="00DE0449">
            <w:pPr>
              <w:pStyle w:val="GOSTTablenorm"/>
              <w:rPr>
                <w:ins w:id="15117" w:author="Накашидзе О.Е. EXP-301252" w:date="2025-07-17T17:15:00Z"/>
              </w:rPr>
            </w:pPr>
            <w:ins w:id="15118" w:author="Накашидзе О.Е. EXP-301252" w:date="2025-07-17T17:15:00Z">
              <w:r w:rsidRPr="007036CE">
                <w:t>Для данного типа документа всегда заполняется значением «643»</w:t>
              </w:r>
            </w:ins>
          </w:p>
        </w:tc>
      </w:tr>
      <w:tr w:rsidR="000155ED" w:rsidRPr="007036CE" w14:paraId="0A7659A7" w14:textId="77777777" w:rsidTr="00DE0449">
        <w:trPr>
          <w:ins w:id="15119" w:author="Накашидзе О.Е. EXP-301252" w:date="2025-07-17T17:15:00Z"/>
        </w:trPr>
        <w:tc>
          <w:tcPr>
            <w:tcW w:w="1109" w:type="pct"/>
          </w:tcPr>
          <w:p w14:paraId="537CD8FC" w14:textId="77777777" w:rsidR="000155ED" w:rsidRPr="007036CE" w:rsidRDefault="000155ED" w:rsidP="00DE0449">
            <w:pPr>
              <w:pStyle w:val="GOSTTablenorm"/>
              <w:rPr>
                <w:ins w:id="15120" w:author="Накашидзе О.Е. EXP-301252" w:date="2025-07-17T17:15:00Z"/>
              </w:rPr>
            </w:pPr>
            <w:ins w:id="15121" w:author="Накашидзе О.Е. EXP-301252" w:date="2025-07-17T17:15:00Z">
              <w:r w:rsidRPr="007036CE">
                <w:rPr>
                  <w:szCs w:val="22"/>
                </w:rPr>
                <w:t>Код_валюты_учета</w:t>
              </w:r>
            </w:ins>
          </w:p>
        </w:tc>
        <w:tc>
          <w:tcPr>
            <w:tcW w:w="300" w:type="pct"/>
          </w:tcPr>
          <w:p w14:paraId="779D26B1" w14:textId="77777777" w:rsidR="000155ED" w:rsidRPr="007036CE" w:rsidRDefault="000155ED" w:rsidP="00DE0449">
            <w:pPr>
              <w:pStyle w:val="GOSTTablenorm"/>
              <w:rPr>
                <w:ins w:id="15122" w:author="Накашидзе О.Е. EXP-301252" w:date="2025-07-17T17:15:00Z"/>
              </w:rPr>
            </w:pPr>
            <w:ins w:id="15123" w:author="Накашидзе О.Е. EXP-301252" w:date="2025-07-17T17:15:00Z">
              <w:r w:rsidRPr="007036CE">
                <w:rPr>
                  <w:szCs w:val="22"/>
                </w:rPr>
                <w:t>да</w:t>
              </w:r>
            </w:ins>
          </w:p>
        </w:tc>
        <w:tc>
          <w:tcPr>
            <w:tcW w:w="1110" w:type="pct"/>
          </w:tcPr>
          <w:p w14:paraId="62E24AC3" w14:textId="77777777" w:rsidR="000155ED" w:rsidRPr="007036CE" w:rsidRDefault="000155ED" w:rsidP="00DE0449">
            <w:pPr>
              <w:pStyle w:val="GOSTTablenorm"/>
              <w:rPr>
                <w:ins w:id="15124" w:author="Накашидзе О.Е. EXP-301252" w:date="2025-07-17T17:15:00Z"/>
              </w:rPr>
            </w:pPr>
            <w:ins w:id="15125" w:author="Накашидзе О.Е. EXP-301252" w:date="2025-07-17T17:15:00Z">
              <w:r w:rsidRPr="007036CE">
                <w:rPr>
                  <w:szCs w:val="22"/>
                </w:rPr>
                <w:t>Код валюты учета по ОКВ</w:t>
              </w:r>
            </w:ins>
          </w:p>
        </w:tc>
        <w:tc>
          <w:tcPr>
            <w:tcW w:w="1110" w:type="pct"/>
          </w:tcPr>
          <w:p w14:paraId="1E5AFB6D" w14:textId="77777777" w:rsidR="000155ED" w:rsidRPr="007036CE" w:rsidRDefault="000155ED" w:rsidP="00DE0449">
            <w:pPr>
              <w:pStyle w:val="GOSTTablenorm"/>
              <w:rPr>
                <w:ins w:id="15126" w:author="Накашидзе О.Е. EXP-301252" w:date="2025-07-17T17:15:00Z"/>
              </w:rPr>
            </w:pPr>
            <w:ins w:id="15127" w:author="Накашидзе О.Е. EXP-301252" w:date="2025-07-17T17:15:00Z">
              <w:r w:rsidRPr="007036CE">
                <w:t>-</w:t>
              </w:r>
            </w:ins>
          </w:p>
        </w:tc>
        <w:tc>
          <w:tcPr>
            <w:tcW w:w="1371" w:type="pct"/>
          </w:tcPr>
          <w:p w14:paraId="236C3D3F" w14:textId="77777777" w:rsidR="000155ED" w:rsidRPr="007036CE" w:rsidRDefault="000155ED" w:rsidP="00DE0449">
            <w:pPr>
              <w:pStyle w:val="GOSTTablenorm"/>
              <w:rPr>
                <w:ins w:id="15128" w:author="Накашидзе О.Е. EXP-301252" w:date="2025-07-17T17:15:00Z"/>
              </w:rPr>
            </w:pPr>
            <w:ins w:id="15129" w:author="Накашидзе О.Е. EXP-301252" w:date="2025-07-17T17:15:00Z">
              <w:r w:rsidRPr="007036CE">
                <w:t>Указывается значение «643»</w:t>
              </w:r>
            </w:ins>
          </w:p>
        </w:tc>
      </w:tr>
      <w:tr w:rsidR="000155ED" w:rsidRPr="007036CE" w14:paraId="7A248FDC" w14:textId="77777777" w:rsidTr="00DE0449">
        <w:trPr>
          <w:ins w:id="15130" w:author="Накашидзе О.Е. EXP-301252" w:date="2025-07-17T17:15:00Z"/>
        </w:trPr>
        <w:tc>
          <w:tcPr>
            <w:tcW w:w="1109" w:type="pct"/>
          </w:tcPr>
          <w:p w14:paraId="795A253F" w14:textId="77777777" w:rsidR="000155ED" w:rsidRPr="007036CE" w:rsidRDefault="000155ED" w:rsidP="00DE0449">
            <w:pPr>
              <w:pStyle w:val="GOSTTablenorm"/>
              <w:rPr>
                <w:ins w:id="15131" w:author="Накашидзе О.Е. EXP-301252" w:date="2025-07-17T17:15:00Z"/>
              </w:rPr>
            </w:pPr>
            <w:ins w:id="15132" w:author="Накашидзе О.Е. EXP-301252" w:date="2025-07-17T17:15:00Z">
              <w:r w:rsidRPr="007036CE">
                <w:t>Уровень_конфиденциальности</w:t>
              </w:r>
            </w:ins>
          </w:p>
        </w:tc>
        <w:tc>
          <w:tcPr>
            <w:tcW w:w="300" w:type="pct"/>
          </w:tcPr>
          <w:p w14:paraId="1253C9F7" w14:textId="77777777" w:rsidR="000155ED" w:rsidRPr="007036CE" w:rsidRDefault="000155ED" w:rsidP="00DE0449">
            <w:pPr>
              <w:pStyle w:val="GOSTTablenorm"/>
              <w:rPr>
                <w:ins w:id="15133" w:author="Накашидзе О.Е. EXP-301252" w:date="2025-07-17T17:15:00Z"/>
              </w:rPr>
            </w:pPr>
            <w:ins w:id="15134" w:author="Накашидзе О.Е. EXP-301252" w:date="2025-07-17T17:15:00Z">
              <w:r w:rsidRPr="007036CE">
                <w:t>нет</w:t>
              </w:r>
            </w:ins>
          </w:p>
        </w:tc>
        <w:tc>
          <w:tcPr>
            <w:tcW w:w="1110" w:type="pct"/>
          </w:tcPr>
          <w:p w14:paraId="3377C7BF" w14:textId="77777777" w:rsidR="000155ED" w:rsidRPr="007036CE" w:rsidRDefault="000155ED" w:rsidP="00DE0449">
            <w:pPr>
              <w:pStyle w:val="GOSTTablenorm"/>
              <w:rPr>
                <w:ins w:id="15135" w:author="Накашидзе О.Е. EXP-301252" w:date="2025-07-17T17:15:00Z"/>
              </w:rPr>
            </w:pPr>
            <w:ins w:id="15136" w:author="Накашидзе О.Е. EXP-301252" w:date="2025-07-17T17:15:00Z">
              <w:r w:rsidRPr="007036CE">
                <w:t>Уровень конфиденциальности</w:t>
              </w:r>
            </w:ins>
          </w:p>
        </w:tc>
        <w:tc>
          <w:tcPr>
            <w:tcW w:w="1110" w:type="pct"/>
          </w:tcPr>
          <w:p w14:paraId="1536BB03" w14:textId="77777777" w:rsidR="000155ED" w:rsidRPr="007036CE" w:rsidRDefault="000155ED" w:rsidP="00DE0449">
            <w:pPr>
              <w:pStyle w:val="GOSTTablenorm"/>
              <w:rPr>
                <w:ins w:id="15137" w:author="Накашидзе О.Е. EXP-301252" w:date="2025-07-17T17:15:00Z"/>
              </w:rPr>
            </w:pPr>
            <w:ins w:id="15138" w:author="Накашидзе О.Е. EXP-301252" w:date="2025-07-17T17:15:00Z">
              <w:r w:rsidRPr="007036CE">
                <w:t>SystemInformation_AccessLevelStereotype</w:t>
              </w:r>
            </w:ins>
          </w:p>
        </w:tc>
        <w:tc>
          <w:tcPr>
            <w:tcW w:w="1371" w:type="pct"/>
          </w:tcPr>
          <w:p w14:paraId="6FB126A6" w14:textId="77777777" w:rsidR="000155ED" w:rsidRPr="007036CE" w:rsidRDefault="000155ED" w:rsidP="00DE0449">
            <w:pPr>
              <w:pStyle w:val="GOSTTablenorm"/>
              <w:rPr>
                <w:ins w:id="15139" w:author="Накашидзе О.Е. EXP-301252" w:date="2025-07-17T17:15:00Z"/>
              </w:rPr>
            </w:pPr>
            <w:ins w:id="15140" w:author="Накашидзе О.Е. EXP-301252" w:date="2025-07-17T17:15:00Z">
              <w:r w:rsidRPr="007036CE">
                <w:t>-</w:t>
              </w:r>
            </w:ins>
          </w:p>
        </w:tc>
      </w:tr>
      <w:tr w:rsidR="00CF5D04" w:rsidRPr="007036CE" w14:paraId="1C0210F4" w14:textId="77777777" w:rsidTr="00CF5D04">
        <w:trPr>
          <w:trHeight w:val="171"/>
          <w:ins w:id="15141" w:author="Накашидзе О.Е. EXP-301252" w:date="2025-07-17T17:29:00Z"/>
        </w:trPr>
        <w:tc>
          <w:tcPr>
            <w:tcW w:w="1109" w:type="pct"/>
          </w:tcPr>
          <w:p w14:paraId="67AFD7F1" w14:textId="77777777" w:rsidR="00CF5D04" w:rsidRPr="007036CE" w:rsidRDefault="00CF5D04" w:rsidP="00CF5D04">
            <w:pPr>
              <w:pStyle w:val="GOSTTablenorm"/>
              <w:rPr>
                <w:ins w:id="15142" w:author="Накашидзе О.Е. EXP-301252" w:date="2025-07-17T17:29:00Z"/>
                <w:color w:val="000000" w:themeColor="text1"/>
              </w:rPr>
            </w:pPr>
            <w:ins w:id="15143" w:author="Накашидзе О.Е. EXP-301252" w:date="2025-07-18T17:22:00Z">
              <w:r w:rsidRPr="007036CE">
                <w:rPr>
                  <w:color w:val="000000" w:themeColor="text1"/>
                  <w:szCs w:val="22"/>
                </w:rPr>
                <w:t>Номер_КОО_получателя</w:t>
              </w:r>
            </w:ins>
          </w:p>
        </w:tc>
        <w:tc>
          <w:tcPr>
            <w:tcW w:w="300" w:type="pct"/>
          </w:tcPr>
          <w:p w14:paraId="5FFC1D7A" w14:textId="77777777" w:rsidR="00CF5D04" w:rsidRPr="007036CE" w:rsidRDefault="00CF5D04" w:rsidP="00CF5D04">
            <w:pPr>
              <w:pStyle w:val="GOSTTablenorm"/>
              <w:rPr>
                <w:ins w:id="15144" w:author="Накашидзе О.Е. EXP-301252" w:date="2025-07-17T17:29:00Z"/>
                <w:color w:val="000000" w:themeColor="text1"/>
              </w:rPr>
            </w:pPr>
            <w:ins w:id="15145" w:author="Накашидзе О.Е. EXP-301252" w:date="2025-07-18T17:22:00Z">
              <w:r w:rsidRPr="007036CE">
                <w:rPr>
                  <w:color w:val="000000" w:themeColor="text1"/>
                  <w:szCs w:val="22"/>
                </w:rPr>
                <w:t>нет</w:t>
              </w:r>
            </w:ins>
          </w:p>
        </w:tc>
        <w:tc>
          <w:tcPr>
            <w:tcW w:w="1110" w:type="pct"/>
          </w:tcPr>
          <w:p w14:paraId="6603C4DC" w14:textId="77777777" w:rsidR="00CF5D04" w:rsidRPr="007036CE" w:rsidRDefault="00CF5D04" w:rsidP="00CF5D04">
            <w:pPr>
              <w:pStyle w:val="GOSTTablenorm"/>
              <w:rPr>
                <w:ins w:id="15146" w:author="Накашидзе О.Е. EXP-301252" w:date="2025-07-17T17:29:00Z"/>
                <w:color w:val="000000" w:themeColor="text1"/>
              </w:rPr>
            </w:pPr>
            <w:ins w:id="15147" w:author="Накашидзе О.Е. EXP-301252" w:date="2025-07-18T17:22:00Z">
              <w:r w:rsidRPr="007036CE">
                <w:rPr>
                  <w:color w:val="000000" w:themeColor="text1"/>
                  <w:szCs w:val="22"/>
                </w:rPr>
                <w:t>Номер КОО получателя</w:t>
              </w:r>
            </w:ins>
          </w:p>
        </w:tc>
        <w:tc>
          <w:tcPr>
            <w:tcW w:w="1110" w:type="pct"/>
          </w:tcPr>
          <w:p w14:paraId="39A40935" w14:textId="6355B953" w:rsidR="00CF5D04" w:rsidRPr="007036CE" w:rsidRDefault="00E62480" w:rsidP="00CF5D04">
            <w:pPr>
              <w:pStyle w:val="GOSTTablenorm"/>
              <w:rPr>
                <w:ins w:id="15148" w:author="Накашидзе О.Е. EXP-301252" w:date="2025-07-17T17:29:00Z"/>
              </w:rPr>
            </w:pPr>
            <w:ins w:id="15149" w:author="Накашидзе О.Е. EXP-301252" w:date="2025-07-24T16:20:00Z">
              <w:r w:rsidRPr="007036CE">
                <w:t>TtlPrt_NmDc</w:t>
              </w:r>
            </w:ins>
          </w:p>
        </w:tc>
        <w:tc>
          <w:tcPr>
            <w:tcW w:w="1371" w:type="pct"/>
          </w:tcPr>
          <w:p w14:paraId="65021590" w14:textId="77777777" w:rsidR="00CF5D04" w:rsidRPr="007036CE" w:rsidRDefault="00CF5D04" w:rsidP="00CF5D04">
            <w:pPr>
              <w:pStyle w:val="GOSTTablenorm"/>
              <w:rPr>
                <w:ins w:id="15150" w:author="Накашидзе О.Е. EXP-301252" w:date="2025-07-17T17:29:00Z"/>
              </w:rPr>
            </w:pPr>
            <w:ins w:id="15151" w:author="Накашидзе О.Е. EXP-301252" w:date="2025-07-18T17:25:00Z">
              <w:r w:rsidRPr="007036CE">
                <w:t>Обычный номер КОО, Номер документа</w:t>
              </w:r>
            </w:ins>
          </w:p>
        </w:tc>
      </w:tr>
      <w:tr w:rsidR="00CF5D04" w:rsidRPr="007036CE" w14:paraId="118B36C4" w14:textId="77777777" w:rsidTr="00CF5D04">
        <w:trPr>
          <w:trHeight w:val="171"/>
          <w:ins w:id="15152" w:author="Накашидзе О.Е. EXP-301252" w:date="2025-07-18T17:22:00Z"/>
        </w:trPr>
        <w:tc>
          <w:tcPr>
            <w:tcW w:w="1109" w:type="pct"/>
          </w:tcPr>
          <w:p w14:paraId="165119BD" w14:textId="77777777" w:rsidR="00CF5D04" w:rsidRPr="007036CE" w:rsidRDefault="00CF5D04" w:rsidP="00CF5D04">
            <w:pPr>
              <w:pStyle w:val="GOSTTablenorm"/>
              <w:rPr>
                <w:ins w:id="15153" w:author="Накашидзе О.Е. EXP-301252" w:date="2025-07-18T17:22:00Z"/>
                <w:color w:val="000000" w:themeColor="text1"/>
                <w:szCs w:val="22"/>
              </w:rPr>
            </w:pPr>
            <w:ins w:id="15154" w:author="Накашидзе О.Е. EXP-301252" w:date="2025-07-18T17:24:00Z">
              <w:r w:rsidRPr="007036CE">
                <w:rPr>
                  <w:szCs w:val="22"/>
                </w:rPr>
                <w:t>КС_получателя</w:t>
              </w:r>
            </w:ins>
          </w:p>
        </w:tc>
        <w:tc>
          <w:tcPr>
            <w:tcW w:w="300" w:type="pct"/>
          </w:tcPr>
          <w:p w14:paraId="40552ADF" w14:textId="77777777" w:rsidR="00CF5D04" w:rsidRPr="007036CE" w:rsidRDefault="00CF5D04" w:rsidP="00CF5D04">
            <w:pPr>
              <w:pStyle w:val="GOSTTablenorm"/>
              <w:rPr>
                <w:ins w:id="15155" w:author="Накашидзе О.Е. EXP-301252" w:date="2025-07-18T17:22:00Z"/>
                <w:color w:val="000000" w:themeColor="text1"/>
                <w:szCs w:val="22"/>
              </w:rPr>
            </w:pPr>
            <w:ins w:id="15156" w:author="Накашидзе О.Е. EXP-301252" w:date="2025-07-18T17:24:00Z">
              <w:r w:rsidRPr="007036CE">
                <w:t>нет</w:t>
              </w:r>
            </w:ins>
          </w:p>
        </w:tc>
        <w:tc>
          <w:tcPr>
            <w:tcW w:w="1110" w:type="pct"/>
          </w:tcPr>
          <w:p w14:paraId="1E5A843B" w14:textId="77777777" w:rsidR="00CF5D04" w:rsidRPr="007036CE" w:rsidRDefault="00CF5D04" w:rsidP="00CF5D04">
            <w:pPr>
              <w:pStyle w:val="GOSTTablenorm"/>
              <w:rPr>
                <w:ins w:id="15157" w:author="Накашидзе О.Е. EXP-301252" w:date="2025-07-18T17:22:00Z"/>
                <w:color w:val="000000" w:themeColor="text1"/>
                <w:szCs w:val="22"/>
              </w:rPr>
            </w:pPr>
            <w:ins w:id="15158" w:author="Накашидзе О.Е. EXP-301252" w:date="2025-07-18T17:25:00Z">
              <w:r w:rsidRPr="007036CE">
                <w:rPr>
                  <w:szCs w:val="22"/>
                </w:rPr>
                <w:t>-</w:t>
              </w:r>
            </w:ins>
          </w:p>
        </w:tc>
        <w:tc>
          <w:tcPr>
            <w:tcW w:w="1110" w:type="pct"/>
          </w:tcPr>
          <w:p w14:paraId="118F8F66" w14:textId="12A558D2" w:rsidR="00CF5D04" w:rsidRPr="007036CE" w:rsidRDefault="001C6276" w:rsidP="00CF5D04">
            <w:pPr>
              <w:pStyle w:val="GOSTTablenorm"/>
              <w:rPr>
                <w:ins w:id="15159" w:author="Накашидзе О.Е. EXP-301252" w:date="2025-07-18T17:22:00Z"/>
                <w:lang w:val="en-US"/>
              </w:rPr>
            </w:pPr>
            <w:ins w:id="15160" w:author="Кирилл Воробьёв" w:date="2025-09-08T17:37:00Z">
              <w:r w:rsidRPr="007036CE">
                <w:rPr>
                  <w:lang w:val="en-US"/>
                </w:rPr>
                <w:t>PayRec_</w:t>
              </w:r>
            </w:ins>
            <w:ins w:id="15161" w:author="Кирилл Воробьёв" w:date="2025-10-07T17:02:00Z">
              <w:r w:rsidR="00341638" w:rsidRPr="007036CE">
                <w:rPr>
                  <w:lang w:val="en-US"/>
                </w:rPr>
                <w:t>REC</w:t>
              </w:r>
            </w:ins>
            <w:ins w:id="15162" w:author="Кирилл Воробьёв" w:date="2025-09-08T17:37:00Z">
              <w:r w:rsidRPr="007036CE">
                <w:rPr>
                  <w:lang w:val="en-US"/>
                </w:rPr>
                <w:t>_MSC_Bnk_AcNm</w:t>
              </w:r>
            </w:ins>
          </w:p>
        </w:tc>
        <w:tc>
          <w:tcPr>
            <w:tcW w:w="1371" w:type="pct"/>
          </w:tcPr>
          <w:p w14:paraId="4B7CE5DD" w14:textId="77777777" w:rsidR="00CF5D04" w:rsidRPr="007036CE" w:rsidRDefault="00CF5D04" w:rsidP="00CF5D04">
            <w:pPr>
              <w:pStyle w:val="GOSTTablenorm"/>
              <w:rPr>
                <w:ins w:id="15163" w:author="Накашидзе О.Е. EXP-301252" w:date="2025-07-18T17:22:00Z"/>
              </w:rPr>
            </w:pPr>
            <w:ins w:id="15164" w:author="Накашидзе О.Е. EXP-301252" w:date="2025-07-18T17:25:00Z">
              <w:r w:rsidRPr="007036CE">
                <w:rPr>
                  <w:szCs w:val="22"/>
                </w:rPr>
                <w:t>Номер КС получателя из КОО</w:t>
              </w:r>
            </w:ins>
          </w:p>
        </w:tc>
      </w:tr>
      <w:tr w:rsidR="00905820" w:rsidRPr="007036CE" w14:paraId="3D63175F" w14:textId="77777777" w:rsidTr="00CF5D04">
        <w:trPr>
          <w:trHeight w:val="171"/>
        </w:trPr>
        <w:tc>
          <w:tcPr>
            <w:tcW w:w="1109" w:type="pct"/>
          </w:tcPr>
          <w:p w14:paraId="77D2E9F7" w14:textId="2AE37380" w:rsidR="00905820" w:rsidRPr="007036CE" w:rsidRDefault="00905820" w:rsidP="00905820">
            <w:pPr>
              <w:pStyle w:val="GOSTTablenorm"/>
              <w:rPr>
                <w:szCs w:val="22"/>
              </w:rPr>
            </w:pPr>
            <w:ins w:id="15165" w:author="Накашидзе О.Е. EXP-323099" w:date="2025-09-26T12:19:00Z">
              <w:r w:rsidRPr="007036CE">
                <w:rPr>
                  <w:szCs w:val="22"/>
                </w:rPr>
                <w:t>ТОФК_КС_получателя</w:t>
              </w:r>
            </w:ins>
          </w:p>
        </w:tc>
        <w:tc>
          <w:tcPr>
            <w:tcW w:w="300" w:type="pct"/>
          </w:tcPr>
          <w:p w14:paraId="7166A110" w14:textId="219342C0" w:rsidR="00905820" w:rsidRPr="007036CE" w:rsidRDefault="00905820" w:rsidP="00905820">
            <w:pPr>
              <w:pStyle w:val="GOSTTablenorm"/>
            </w:pPr>
            <w:ins w:id="15166" w:author="Накашидзе О.Е. EXP-323099" w:date="2025-09-26T12:19:00Z">
              <w:r w:rsidRPr="007036CE">
                <w:t>да</w:t>
              </w:r>
            </w:ins>
          </w:p>
        </w:tc>
        <w:tc>
          <w:tcPr>
            <w:tcW w:w="1110" w:type="pct"/>
          </w:tcPr>
          <w:p w14:paraId="093DD83B" w14:textId="183BBE64" w:rsidR="00905820" w:rsidRPr="007036CE" w:rsidRDefault="00905820" w:rsidP="00905820">
            <w:pPr>
              <w:pStyle w:val="GOSTTablenorm"/>
              <w:rPr>
                <w:szCs w:val="22"/>
              </w:rPr>
            </w:pPr>
            <w:ins w:id="15167" w:author="Накашидзе О.Е. EXP-323099" w:date="2025-09-26T12:19:00Z">
              <w:r w:rsidRPr="007036CE">
                <w:t>Код ТОФК по КС получателя (2-значный)</w:t>
              </w:r>
            </w:ins>
          </w:p>
        </w:tc>
        <w:tc>
          <w:tcPr>
            <w:tcW w:w="1110" w:type="pct"/>
          </w:tcPr>
          <w:p w14:paraId="249CF4D3" w14:textId="6A304CE4" w:rsidR="00905820" w:rsidRPr="007036CE" w:rsidRDefault="00905820" w:rsidP="00905820">
            <w:pPr>
              <w:pStyle w:val="GOSTTablenorm"/>
              <w:rPr>
                <w:lang w:val="en-US"/>
              </w:rPr>
            </w:pPr>
            <w:ins w:id="15168" w:author="Накашидзе О.Е. EXP-323099" w:date="2025-09-26T12:20:00Z">
              <w:r w:rsidRPr="007036CE">
                <w:rPr>
                  <w:lang w:val="en-US"/>
                </w:rPr>
                <w:t>SystemInformation_SRVC_TFK_CD_R</w:t>
              </w:r>
            </w:ins>
          </w:p>
        </w:tc>
        <w:tc>
          <w:tcPr>
            <w:tcW w:w="1371" w:type="pct"/>
          </w:tcPr>
          <w:p w14:paraId="34690EA1" w14:textId="67662E9E" w:rsidR="00905820" w:rsidRPr="007036CE" w:rsidRDefault="00905820" w:rsidP="00905820">
            <w:pPr>
              <w:pStyle w:val="GOSTTablenorm"/>
              <w:rPr>
                <w:szCs w:val="22"/>
              </w:rPr>
            </w:pPr>
            <w:ins w:id="15169" w:author="Накашидзе О.Е. EXP-323099" w:date="2025-09-26T12:19:00Z">
              <w:r w:rsidRPr="007036CE">
                <w:rPr>
                  <w:szCs w:val="22"/>
                </w:rPr>
                <w:t xml:space="preserve">Указываются 1-2 разряды </w:t>
              </w:r>
            </w:ins>
            <w:ins w:id="15170" w:author="Накашидзе О.Е. EXP-323099" w:date="2025-09-26T12:20:00Z">
              <w:r w:rsidRPr="007036CE">
                <w:rPr>
                  <w:szCs w:val="22"/>
                </w:rPr>
                <w:t>кода</w:t>
              </w:r>
            </w:ins>
            <w:ins w:id="15171" w:author="Накашидзе О.Е. EXP-323099" w:date="2025-09-26T12:19:00Z">
              <w:r w:rsidRPr="007036CE">
                <w:rPr>
                  <w:szCs w:val="22"/>
                </w:rPr>
                <w:t xml:space="preserve"> ТОФК ЛС п</w:t>
              </w:r>
            </w:ins>
            <w:ins w:id="15172" w:author="Накашидзе О.Е. EXP-323099" w:date="2025-09-26T12:20:00Z">
              <w:r w:rsidRPr="007036CE">
                <w:rPr>
                  <w:szCs w:val="22"/>
                </w:rPr>
                <w:t>олучателя</w:t>
              </w:r>
            </w:ins>
          </w:p>
        </w:tc>
      </w:tr>
      <w:tr w:rsidR="00CF5D04" w:rsidRPr="007036CE" w14:paraId="5234A87B" w14:textId="77777777" w:rsidTr="00CF5D04">
        <w:trPr>
          <w:trHeight w:val="171"/>
          <w:ins w:id="15173" w:author="Накашидзе О.Е. EXP-301252" w:date="2025-07-18T17:22:00Z"/>
        </w:trPr>
        <w:tc>
          <w:tcPr>
            <w:tcW w:w="1109" w:type="pct"/>
          </w:tcPr>
          <w:p w14:paraId="24C0AAC3" w14:textId="77777777" w:rsidR="00CF5D04" w:rsidRPr="007036CE" w:rsidRDefault="00CF5D04" w:rsidP="00CF5D04">
            <w:pPr>
              <w:pStyle w:val="GOSTTablenorm"/>
              <w:rPr>
                <w:ins w:id="15174" w:author="Накашидзе О.Е. EXP-301252" w:date="2025-07-18T17:22:00Z"/>
                <w:color w:val="000000" w:themeColor="text1"/>
                <w:szCs w:val="22"/>
              </w:rPr>
            </w:pPr>
            <w:ins w:id="15175" w:author="Накашидзе О.Е. EXP-301252" w:date="2025-07-18T17:24:00Z">
              <w:r w:rsidRPr="007036CE">
                <w:rPr>
                  <w:szCs w:val="22"/>
                </w:rPr>
                <w:lastRenderedPageBreak/>
                <w:t>ОКТМО_КС_получателя</w:t>
              </w:r>
            </w:ins>
          </w:p>
        </w:tc>
        <w:tc>
          <w:tcPr>
            <w:tcW w:w="300" w:type="pct"/>
          </w:tcPr>
          <w:p w14:paraId="0E63BF1A" w14:textId="77777777" w:rsidR="00CF5D04" w:rsidRPr="007036CE" w:rsidRDefault="00CF5D04" w:rsidP="00CF5D04">
            <w:pPr>
              <w:pStyle w:val="GOSTTablenorm"/>
              <w:rPr>
                <w:ins w:id="15176" w:author="Накашидзе О.Е. EXP-301252" w:date="2025-07-18T17:22:00Z"/>
                <w:color w:val="000000" w:themeColor="text1"/>
                <w:szCs w:val="22"/>
              </w:rPr>
            </w:pPr>
            <w:ins w:id="15177" w:author="Накашидзе О.Е. EXP-301252" w:date="2025-07-18T17:24:00Z">
              <w:r w:rsidRPr="007036CE">
                <w:t>да</w:t>
              </w:r>
            </w:ins>
          </w:p>
        </w:tc>
        <w:tc>
          <w:tcPr>
            <w:tcW w:w="1110" w:type="pct"/>
          </w:tcPr>
          <w:p w14:paraId="23A70E21" w14:textId="77777777" w:rsidR="00CF5D04" w:rsidRPr="007036CE" w:rsidRDefault="00CF5D04" w:rsidP="00CF5D04">
            <w:pPr>
              <w:pStyle w:val="GOSTTablenorm"/>
              <w:rPr>
                <w:ins w:id="15178" w:author="Накашидзе О.Е. EXP-301252" w:date="2025-07-18T17:22:00Z"/>
                <w:color w:val="000000" w:themeColor="text1"/>
                <w:szCs w:val="22"/>
              </w:rPr>
            </w:pPr>
            <w:ins w:id="15179" w:author="Накашидзе О.Е. EXP-301252" w:date="2025-07-18T17:25:00Z">
              <w:r w:rsidRPr="007036CE">
                <w:t>Указываются 9-16 разряды номера КС получателя</w:t>
              </w:r>
            </w:ins>
          </w:p>
        </w:tc>
        <w:tc>
          <w:tcPr>
            <w:tcW w:w="1110" w:type="pct"/>
          </w:tcPr>
          <w:p w14:paraId="5AD5DEFB" w14:textId="373F045E" w:rsidR="00CF5D04" w:rsidRPr="007036CE" w:rsidRDefault="001C6276" w:rsidP="00CF5D04">
            <w:pPr>
              <w:pStyle w:val="GOSTTablenorm"/>
              <w:rPr>
                <w:ins w:id="15180" w:author="Накашидзе О.Е. EXP-301252" w:date="2025-07-18T17:22:00Z"/>
                <w:lang w:val="en-US"/>
              </w:rPr>
            </w:pPr>
            <w:ins w:id="15181" w:author="Кирилл Воробьёв" w:date="2025-09-08T17:37:00Z">
              <w:r w:rsidRPr="007036CE">
                <w:rPr>
                  <w:lang w:val="en-US"/>
                </w:rPr>
                <w:t>PayRec_</w:t>
              </w:r>
            </w:ins>
            <w:ins w:id="15182" w:author="Кирилл Воробьёв" w:date="2025-10-07T17:02:00Z">
              <w:r w:rsidR="00341638" w:rsidRPr="007036CE">
                <w:rPr>
                  <w:lang w:val="en-US"/>
                </w:rPr>
                <w:t>REC</w:t>
              </w:r>
            </w:ins>
            <w:ins w:id="15183" w:author="Кирилл Воробьёв" w:date="2025-09-08T17:37:00Z">
              <w:r w:rsidRPr="007036CE">
                <w:rPr>
                  <w:lang w:val="en-US"/>
                </w:rPr>
                <w:t>_MSC_Bnk_AcNm</w:t>
              </w:r>
            </w:ins>
          </w:p>
        </w:tc>
        <w:tc>
          <w:tcPr>
            <w:tcW w:w="1371" w:type="pct"/>
          </w:tcPr>
          <w:p w14:paraId="59D8189A" w14:textId="77777777" w:rsidR="00CF5D04" w:rsidRPr="007036CE" w:rsidRDefault="00CF5D04" w:rsidP="00CF5D04">
            <w:pPr>
              <w:pStyle w:val="GOSTTablenorm"/>
              <w:rPr>
                <w:ins w:id="15184" w:author="Накашидзе О.Е. EXP-301252" w:date="2025-07-18T17:22:00Z"/>
              </w:rPr>
            </w:pPr>
            <w:ins w:id="15185" w:author="Накашидзе О.Е. EXP-301252" w:date="2025-07-18T17:25:00Z">
              <w:r w:rsidRPr="007036CE">
                <w:t>Указываются 9-16 разряды номера КС получателя</w:t>
              </w:r>
            </w:ins>
          </w:p>
        </w:tc>
      </w:tr>
      <w:tr w:rsidR="00CF5D04" w:rsidRPr="007036CE" w14:paraId="16028E70" w14:textId="77777777" w:rsidTr="00CF5D04">
        <w:trPr>
          <w:trHeight w:val="171"/>
          <w:ins w:id="15186" w:author="Накашидзе О.Е. EXP-301252" w:date="2025-07-18T17:24:00Z"/>
        </w:trPr>
        <w:tc>
          <w:tcPr>
            <w:tcW w:w="1109" w:type="pct"/>
          </w:tcPr>
          <w:p w14:paraId="49305D09" w14:textId="77777777" w:rsidR="00CF5D04" w:rsidRPr="007036CE" w:rsidRDefault="00CF5D04" w:rsidP="00CF5D04">
            <w:pPr>
              <w:pStyle w:val="GOSTTablenorm"/>
              <w:rPr>
                <w:ins w:id="15187" w:author="Накашидзе О.Е. EXP-301252" w:date="2025-07-18T17:24:00Z"/>
                <w:color w:val="000000" w:themeColor="text1"/>
                <w:szCs w:val="22"/>
              </w:rPr>
            </w:pPr>
            <w:ins w:id="15188" w:author="Накашидзе О.Е. EXP-301252" w:date="2025-07-18T17:24:00Z">
              <w:r w:rsidRPr="007036CE">
                <w:rPr>
                  <w:szCs w:val="22"/>
                </w:rPr>
                <w:t>Порядк_номер_КС_получателя</w:t>
              </w:r>
            </w:ins>
          </w:p>
        </w:tc>
        <w:tc>
          <w:tcPr>
            <w:tcW w:w="300" w:type="pct"/>
          </w:tcPr>
          <w:p w14:paraId="5F6E00C1" w14:textId="77777777" w:rsidR="00CF5D04" w:rsidRPr="007036CE" w:rsidRDefault="00CF5D04" w:rsidP="00CF5D04">
            <w:pPr>
              <w:pStyle w:val="GOSTTablenorm"/>
              <w:rPr>
                <w:ins w:id="15189" w:author="Накашидзе О.Е. EXP-301252" w:date="2025-07-18T17:24:00Z"/>
                <w:color w:val="000000" w:themeColor="text1"/>
                <w:szCs w:val="22"/>
              </w:rPr>
            </w:pPr>
            <w:ins w:id="15190" w:author="Накашидзе О.Е. EXP-301252" w:date="2025-07-18T17:24:00Z">
              <w:r w:rsidRPr="007036CE">
                <w:t>да</w:t>
              </w:r>
            </w:ins>
          </w:p>
        </w:tc>
        <w:tc>
          <w:tcPr>
            <w:tcW w:w="1110" w:type="pct"/>
          </w:tcPr>
          <w:p w14:paraId="1A1FC7D4" w14:textId="77777777" w:rsidR="00CF5D04" w:rsidRPr="007036CE" w:rsidRDefault="00CF5D04" w:rsidP="00CF5D04">
            <w:pPr>
              <w:pStyle w:val="GOSTTablenorm"/>
              <w:rPr>
                <w:ins w:id="15191" w:author="Накашидзе О.Е. EXP-301252" w:date="2025-07-18T17:24:00Z"/>
                <w:color w:val="000000" w:themeColor="text1"/>
                <w:szCs w:val="22"/>
              </w:rPr>
            </w:pPr>
            <w:ins w:id="15192" w:author="Накашидзе О.Е. EXP-301252" w:date="2025-07-18T17:25:00Z">
              <w:r w:rsidRPr="007036CE">
                <w:rPr>
                  <w:szCs w:val="22"/>
                </w:rPr>
                <w:t>Указываются 19-20 разряды номера КС получателя</w:t>
              </w:r>
            </w:ins>
          </w:p>
        </w:tc>
        <w:tc>
          <w:tcPr>
            <w:tcW w:w="1110" w:type="pct"/>
          </w:tcPr>
          <w:p w14:paraId="5041D014" w14:textId="445FA49D" w:rsidR="00CF5D04" w:rsidRPr="007036CE" w:rsidRDefault="001C6276" w:rsidP="00CF5D04">
            <w:pPr>
              <w:pStyle w:val="GOSTTablenorm"/>
              <w:rPr>
                <w:ins w:id="15193" w:author="Накашидзе О.Е. EXP-301252" w:date="2025-07-18T17:24:00Z"/>
                <w:lang w:val="en-US"/>
              </w:rPr>
            </w:pPr>
            <w:ins w:id="15194" w:author="Кирилл Воробьёв" w:date="2025-09-08T17:37:00Z">
              <w:r w:rsidRPr="007036CE">
                <w:rPr>
                  <w:lang w:val="en-US"/>
                </w:rPr>
                <w:t>PayRec_</w:t>
              </w:r>
            </w:ins>
            <w:ins w:id="15195" w:author="Кирилл Воробьёв" w:date="2025-10-07T17:02:00Z">
              <w:r w:rsidR="00341638" w:rsidRPr="007036CE">
                <w:rPr>
                  <w:lang w:val="en-US"/>
                </w:rPr>
                <w:t>REC</w:t>
              </w:r>
            </w:ins>
            <w:ins w:id="15196" w:author="Кирилл Воробьёв" w:date="2025-09-08T17:37:00Z">
              <w:r w:rsidRPr="007036CE">
                <w:rPr>
                  <w:lang w:val="en-US"/>
                </w:rPr>
                <w:t>_MSC_Bnk_AcNm</w:t>
              </w:r>
            </w:ins>
          </w:p>
        </w:tc>
        <w:tc>
          <w:tcPr>
            <w:tcW w:w="1371" w:type="pct"/>
          </w:tcPr>
          <w:p w14:paraId="07D874B9" w14:textId="77777777" w:rsidR="00CF5D04" w:rsidRPr="007036CE" w:rsidRDefault="00CF5D04" w:rsidP="00CF5D04">
            <w:pPr>
              <w:pStyle w:val="GOSTTablenorm"/>
              <w:rPr>
                <w:ins w:id="15197" w:author="Накашидзе О.Е. EXP-301252" w:date="2025-07-18T17:24:00Z"/>
              </w:rPr>
            </w:pPr>
            <w:ins w:id="15198" w:author="Накашидзе О.Е. EXP-301252" w:date="2025-07-18T17:25:00Z">
              <w:r w:rsidRPr="007036CE">
                <w:rPr>
                  <w:szCs w:val="22"/>
                </w:rPr>
                <w:t>Указываются 19-20 разряды номера КС получателя</w:t>
              </w:r>
            </w:ins>
          </w:p>
        </w:tc>
      </w:tr>
      <w:tr w:rsidR="00CF5D04" w:rsidRPr="007036CE" w14:paraId="0BB08ECC" w14:textId="77777777" w:rsidTr="00CF5D04">
        <w:trPr>
          <w:trHeight w:val="171"/>
          <w:ins w:id="15199" w:author="Накашидзе О.Е. EXP-301252" w:date="2025-07-18T17:24:00Z"/>
        </w:trPr>
        <w:tc>
          <w:tcPr>
            <w:tcW w:w="1109" w:type="pct"/>
          </w:tcPr>
          <w:p w14:paraId="7B1F1F1F" w14:textId="77777777" w:rsidR="00CF5D04" w:rsidRPr="007036CE" w:rsidRDefault="00CF5D04" w:rsidP="00CF5D04">
            <w:pPr>
              <w:pStyle w:val="GOSTTablenorm"/>
              <w:rPr>
                <w:ins w:id="15200" w:author="Накашидзе О.Е. EXP-301252" w:date="2025-07-18T17:24:00Z"/>
                <w:color w:val="000000" w:themeColor="text1"/>
                <w:szCs w:val="22"/>
              </w:rPr>
            </w:pPr>
            <w:ins w:id="15201" w:author="Накашидзе О.Е. EXP-301252" w:date="2025-07-18T17:24:00Z">
              <w:r w:rsidRPr="007036CE">
                <w:t>ТОФК_ЛС_получателя</w:t>
              </w:r>
            </w:ins>
          </w:p>
        </w:tc>
        <w:tc>
          <w:tcPr>
            <w:tcW w:w="300" w:type="pct"/>
          </w:tcPr>
          <w:p w14:paraId="73F9F08E" w14:textId="77777777" w:rsidR="00CF5D04" w:rsidRPr="007036CE" w:rsidRDefault="00CF5D04" w:rsidP="00CF5D04">
            <w:pPr>
              <w:pStyle w:val="GOSTTablenorm"/>
              <w:rPr>
                <w:ins w:id="15202" w:author="Накашидзе О.Е. EXP-301252" w:date="2025-07-18T17:24:00Z"/>
                <w:color w:val="000000" w:themeColor="text1"/>
                <w:szCs w:val="22"/>
              </w:rPr>
            </w:pPr>
            <w:commentRangeStart w:id="15203"/>
            <w:ins w:id="15204" w:author="Накашидзе О.Е. EXP-301252" w:date="2025-07-18T17:24:00Z">
              <w:r w:rsidRPr="007036CE">
                <w:t>да</w:t>
              </w:r>
            </w:ins>
            <w:commentRangeEnd w:id="15203"/>
            <w:ins w:id="15205" w:author="Накашидзе О.Е. EXP-301252" w:date="2025-07-24T18:06:00Z">
              <w:r w:rsidR="00770BFB" w:rsidRPr="007036CE">
                <w:rPr>
                  <w:rStyle w:val="afff4"/>
                  <w:color w:val="000000" w:themeColor="text1"/>
                  <w:sz w:val="22"/>
                  <w:szCs w:val="22"/>
                </w:rPr>
                <w:commentReference w:id="15203"/>
              </w:r>
            </w:ins>
          </w:p>
        </w:tc>
        <w:tc>
          <w:tcPr>
            <w:tcW w:w="1110" w:type="pct"/>
          </w:tcPr>
          <w:p w14:paraId="568E6102" w14:textId="77777777" w:rsidR="00CF5D04" w:rsidRPr="007036CE" w:rsidRDefault="00CF5D04" w:rsidP="00CF5D04">
            <w:pPr>
              <w:pStyle w:val="GOSTTablenorm"/>
              <w:rPr>
                <w:ins w:id="15206" w:author="Накашидзе О.Е. EXP-301252" w:date="2025-07-18T17:24:00Z"/>
                <w:color w:val="000000" w:themeColor="text1"/>
                <w:szCs w:val="22"/>
              </w:rPr>
            </w:pPr>
            <w:ins w:id="15207" w:author="Накашидзе О.Е. EXP-301252" w:date="2025-07-18T17:25:00Z">
              <w:r w:rsidRPr="007036CE">
                <w:rPr>
                  <w:szCs w:val="22"/>
                </w:rPr>
                <w:t xml:space="preserve">Если </w:t>
              </w:r>
              <w:r w:rsidRPr="007036CE">
                <w:t>последние два знака значенения тега отличны от «00», то они заменяются на значение «00»</w:t>
              </w:r>
            </w:ins>
          </w:p>
        </w:tc>
        <w:tc>
          <w:tcPr>
            <w:tcW w:w="1110" w:type="pct"/>
          </w:tcPr>
          <w:p w14:paraId="2F2C7972" w14:textId="74E38AB7" w:rsidR="00CF5D04" w:rsidRPr="007036CE" w:rsidRDefault="001C6276" w:rsidP="00CF5D04">
            <w:pPr>
              <w:pStyle w:val="GOSTTablenorm"/>
              <w:rPr>
                <w:ins w:id="15208" w:author="Накашидзе О.Е. EXP-301252" w:date="2025-07-18T17:24:00Z"/>
                <w:lang w:val="en-US"/>
              </w:rPr>
            </w:pPr>
            <w:ins w:id="15209" w:author="Кирилл Воробьёв" w:date="2025-09-08T17:38:00Z">
              <w:r w:rsidRPr="007036CE">
                <w:rPr>
                  <w:lang w:val="en-US"/>
                </w:rPr>
                <w:t>SystemInformation_SRVC_TFK_CD_R</w:t>
              </w:r>
            </w:ins>
          </w:p>
        </w:tc>
        <w:tc>
          <w:tcPr>
            <w:tcW w:w="1371" w:type="pct"/>
          </w:tcPr>
          <w:p w14:paraId="583BDD95" w14:textId="77777777" w:rsidR="00CF5D04" w:rsidRPr="007036CE" w:rsidRDefault="00CF5D04" w:rsidP="00CF5D04">
            <w:pPr>
              <w:pStyle w:val="GOSTTablenorm"/>
              <w:rPr>
                <w:ins w:id="15210" w:author="Накашидзе О.Е. EXP-301252" w:date="2025-07-18T17:24:00Z"/>
              </w:rPr>
            </w:pPr>
            <w:ins w:id="15211" w:author="Накашидзе О.Е. EXP-301252" w:date="2025-07-18T17:25:00Z">
              <w:r w:rsidRPr="007036CE">
                <w:rPr>
                  <w:szCs w:val="22"/>
                </w:rPr>
                <w:t xml:space="preserve">Если </w:t>
              </w:r>
              <w:r w:rsidRPr="007036CE">
                <w:t>последние два знака значенения тега отличны от «00», то они заменяются на значение «00»</w:t>
              </w:r>
            </w:ins>
          </w:p>
        </w:tc>
      </w:tr>
      <w:tr w:rsidR="000155ED" w:rsidRPr="007036CE" w14:paraId="0356D797" w14:textId="77777777" w:rsidTr="00DE0449">
        <w:trPr>
          <w:ins w:id="15212" w:author="Накашидзе О.Е. EXP-301252" w:date="2025-07-17T17:15:00Z"/>
        </w:trPr>
        <w:tc>
          <w:tcPr>
            <w:tcW w:w="1109" w:type="pct"/>
          </w:tcPr>
          <w:p w14:paraId="0F62F0A5" w14:textId="77777777" w:rsidR="000155ED" w:rsidRPr="007036CE" w:rsidRDefault="000155ED" w:rsidP="00DE0449">
            <w:pPr>
              <w:pStyle w:val="GOSTTablenorm"/>
              <w:rPr>
                <w:ins w:id="15213" w:author="Накашидзе О.Е. EXP-301252" w:date="2025-07-17T17:15:00Z"/>
              </w:rPr>
            </w:pPr>
            <w:ins w:id="15214" w:author="Накашидзе О.Е. EXP-301252" w:date="2025-07-17T17:15:00Z">
              <w:r w:rsidRPr="007036CE">
                <w:t>Номер_ЛС_получателя</w:t>
              </w:r>
            </w:ins>
          </w:p>
        </w:tc>
        <w:tc>
          <w:tcPr>
            <w:tcW w:w="300" w:type="pct"/>
          </w:tcPr>
          <w:p w14:paraId="61B696D2" w14:textId="77777777" w:rsidR="000155ED" w:rsidRPr="007036CE" w:rsidRDefault="000155ED" w:rsidP="00DE0449">
            <w:pPr>
              <w:pStyle w:val="GOSTTablenorm"/>
              <w:rPr>
                <w:ins w:id="15215" w:author="Накашидзе О.Е. EXP-301252" w:date="2025-07-17T17:15:00Z"/>
              </w:rPr>
            </w:pPr>
            <w:ins w:id="15216" w:author="Накашидзе О.Е. EXP-301252" w:date="2025-07-17T17:15:00Z">
              <w:r w:rsidRPr="007036CE">
                <w:t>нет</w:t>
              </w:r>
            </w:ins>
          </w:p>
        </w:tc>
        <w:tc>
          <w:tcPr>
            <w:tcW w:w="1110" w:type="pct"/>
          </w:tcPr>
          <w:p w14:paraId="34C4EEED" w14:textId="77777777" w:rsidR="000155ED" w:rsidRPr="007036CE" w:rsidRDefault="000155ED" w:rsidP="00DE0449">
            <w:pPr>
              <w:pStyle w:val="GOSTTablenorm"/>
              <w:rPr>
                <w:ins w:id="15217" w:author="Накашидзе О.Е. EXP-301252" w:date="2025-07-17T17:15:00Z"/>
              </w:rPr>
            </w:pPr>
            <w:ins w:id="15218" w:author="Накашидзе О.Е. EXP-301252" w:date="2025-07-17T17:15:00Z">
              <w:r w:rsidRPr="007036CE">
                <w:t>Номер лицевого счета получателя</w:t>
              </w:r>
            </w:ins>
          </w:p>
        </w:tc>
        <w:tc>
          <w:tcPr>
            <w:tcW w:w="1110" w:type="pct"/>
          </w:tcPr>
          <w:p w14:paraId="020EBE83" w14:textId="77777777" w:rsidR="000155ED" w:rsidRPr="007036CE" w:rsidRDefault="000155ED" w:rsidP="00DE0449">
            <w:pPr>
              <w:pStyle w:val="GOSTTablenorm"/>
              <w:rPr>
                <w:ins w:id="15219" w:author="Накашидзе О.Е. EXP-301252" w:date="2025-07-17T17:15:00Z"/>
              </w:rPr>
            </w:pPr>
            <w:ins w:id="15220" w:author="Накашидзе О.Е. EXP-301252" w:date="2025-07-17T17:15:00Z">
              <w:r w:rsidRPr="007036CE">
                <w:t>PayRec_REC_AccNum</w:t>
              </w:r>
            </w:ins>
          </w:p>
        </w:tc>
        <w:tc>
          <w:tcPr>
            <w:tcW w:w="1371" w:type="pct"/>
          </w:tcPr>
          <w:p w14:paraId="0AAF54DA" w14:textId="77777777" w:rsidR="000155ED" w:rsidRPr="007036CE" w:rsidRDefault="000155ED" w:rsidP="00DE0449">
            <w:pPr>
              <w:pStyle w:val="GOSTTablenorm"/>
              <w:rPr>
                <w:ins w:id="15221" w:author="Накашидзе О.Е. EXP-301252" w:date="2025-07-17T17:15:00Z"/>
              </w:rPr>
            </w:pPr>
            <w:ins w:id="15222" w:author="Накашидзе О.Е. EXP-301252" w:date="2025-07-17T17:15:00Z">
              <w:r w:rsidRPr="007036CE">
                <w:t>-</w:t>
              </w:r>
            </w:ins>
          </w:p>
        </w:tc>
      </w:tr>
      <w:tr w:rsidR="00CF5D04" w:rsidRPr="007036CE" w14:paraId="3CD9B1FE" w14:textId="77777777" w:rsidTr="00DE0449">
        <w:trPr>
          <w:ins w:id="15223" w:author="Накашидзе О.Е. EXP-301252" w:date="2025-07-18T17:26:00Z"/>
        </w:trPr>
        <w:tc>
          <w:tcPr>
            <w:tcW w:w="1109" w:type="pct"/>
          </w:tcPr>
          <w:p w14:paraId="35995C4B" w14:textId="77777777" w:rsidR="00CF5D04" w:rsidRPr="007036CE" w:rsidRDefault="00CF5D04" w:rsidP="00CF5D04">
            <w:pPr>
              <w:pStyle w:val="GOSTTablenorm"/>
              <w:rPr>
                <w:ins w:id="15224" w:author="Накашидзе О.Е. EXP-301252" w:date="2025-07-18T17:26:00Z"/>
              </w:rPr>
            </w:pPr>
            <w:ins w:id="15225" w:author="Накашидзе О.Е. EXP-301252" w:date="2025-07-18T17:31:00Z">
              <w:r w:rsidRPr="007036CE">
                <w:rPr>
                  <w:szCs w:val="22"/>
                </w:rPr>
                <w:t>АКР_ЛС_получателя</w:t>
              </w:r>
            </w:ins>
          </w:p>
        </w:tc>
        <w:tc>
          <w:tcPr>
            <w:tcW w:w="300" w:type="pct"/>
          </w:tcPr>
          <w:p w14:paraId="5776666A" w14:textId="77777777" w:rsidR="00CF5D04" w:rsidRPr="007036CE" w:rsidRDefault="00CF5D04" w:rsidP="00CF5D04">
            <w:pPr>
              <w:pStyle w:val="GOSTTablenorm"/>
              <w:rPr>
                <w:ins w:id="15226" w:author="Накашидзе О.Е. EXP-301252" w:date="2025-07-18T17:26:00Z"/>
              </w:rPr>
            </w:pPr>
            <w:ins w:id="15227" w:author="Накашидзе О.Е. EXP-301252" w:date="2025-07-18T17:31:00Z">
              <w:r w:rsidRPr="007036CE">
                <w:rPr>
                  <w:szCs w:val="22"/>
                </w:rPr>
                <w:t>нет</w:t>
              </w:r>
            </w:ins>
          </w:p>
        </w:tc>
        <w:tc>
          <w:tcPr>
            <w:tcW w:w="1110" w:type="pct"/>
          </w:tcPr>
          <w:p w14:paraId="7443DA27" w14:textId="77777777" w:rsidR="00CF5D04" w:rsidRPr="007036CE" w:rsidRDefault="00CF5D04" w:rsidP="00CF5D04">
            <w:pPr>
              <w:pStyle w:val="GOSTTablenorm"/>
              <w:rPr>
                <w:ins w:id="15228" w:author="Накашидзе О.Е. EXP-301252" w:date="2025-07-18T17:26:00Z"/>
              </w:rPr>
            </w:pPr>
            <w:ins w:id="15229" w:author="Накашидзе О.Е. EXP-301252" w:date="2025-07-18T17:31:00Z">
              <w:r w:rsidRPr="007036CE">
                <w:rPr>
                  <w:szCs w:val="22"/>
                </w:rPr>
                <w:t xml:space="preserve">Аналитический код раздела ЛС получателя </w:t>
              </w:r>
            </w:ins>
          </w:p>
        </w:tc>
        <w:tc>
          <w:tcPr>
            <w:tcW w:w="1110" w:type="pct"/>
          </w:tcPr>
          <w:p w14:paraId="6A150EB7" w14:textId="77777777" w:rsidR="00CF5D04" w:rsidRPr="007036CE" w:rsidRDefault="00CF5D04" w:rsidP="00CF5D04">
            <w:pPr>
              <w:pStyle w:val="GOSTTablenorm"/>
              <w:rPr>
                <w:ins w:id="15230" w:author="Накашидзе О.Е. EXP-301252" w:date="2025-07-18T17:26:00Z"/>
              </w:rPr>
            </w:pPr>
            <w:ins w:id="15231" w:author="Накашидзе О.Е. EXP-301252" w:date="2025-07-18T17:31:00Z">
              <w:r w:rsidRPr="007036CE">
                <w:t>PayRec_REC_ObjCodeSection</w:t>
              </w:r>
            </w:ins>
          </w:p>
        </w:tc>
        <w:tc>
          <w:tcPr>
            <w:tcW w:w="1371" w:type="pct"/>
          </w:tcPr>
          <w:p w14:paraId="44E268C2" w14:textId="77777777" w:rsidR="00CF5D04" w:rsidRPr="007036CE" w:rsidRDefault="00CF5D04" w:rsidP="00CF5D04">
            <w:pPr>
              <w:pStyle w:val="GOSTTablenorm"/>
              <w:rPr>
                <w:ins w:id="15232" w:author="Накашидзе О.Е. EXP-301252" w:date="2025-07-18T17:26:00Z"/>
              </w:rPr>
            </w:pPr>
            <w:ins w:id="15233" w:author="Накашидзе О.Е. EXP-301252" w:date="2025-07-18T17:31:00Z">
              <w:r w:rsidRPr="007036CE">
                <w:t>-</w:t>
              </w:r>
            </w:ins>
          </w:p>
        </w:tc>
      </w:tr>
      <w:tr w:rsidR="005B62BF" w:rsidRPr="007036CE" w14:paraId="52292F5E" w14:textId="77777777" w:rsidTr="00DE0449">
        <w:trPr>
          <w:ins w:id="15234" w:author="Накашидзе О.Е. EXP-301252" w:date="2025-07-18T17:32:00Z"/>
        </w:trPr>
        <w:tc>
          <w:tcPr>
            <w:tcW w:w="1109" w:type="pct"/>
          </w:tcPr>
          <w:p w14:paraId="068E3D1C" w14:textId="77777777" w:rsidR="005B62BF" w:rsidRPr="007036CE" w:rsidRDefault="005B62BF" w:rsidP="005B62BF">
            <w:pPr>
              <w:pStyle w:val="GOSTTablenorm"/>
              <w:rPr>
                <w:ins w:id="15235" w:author="Накашидзе О.Е. EXP-301252" w:date="2025-07-18T17:32:00Z"/>
                <w:szCs w:val="22"/>
              </w:rPr>
            </w:pPr>
            <w:ins w:id="15236" w:author="Накашидзе О.Е. EXP-301252" w:date="2025-07-18T17:34:00Z">
              <w:r w:rsidRPr="007036CE">
                <w:rPr>
                  <w:szCs w:val="22"/>
                </w:rPr>
                <w:t>КБК_получателя</w:t>
              </w:r>
            </w:ins>
          </w:p>
        </w:tc>
        <w:tc>
          <w:tcPr>
            <w:tcW w:w="300" w:type="pct"/>
          </w:tcPr>
          <w:p w14:paraId="19CB1ADD" w14:textId="77777777" w:rsidR="005B62BF" w:rsidRPr="007036CE" w:rsidRDefault="005B62BF" w:rsidP="005B62BF">
            <w:pPr>
              <w:pStyle w:val="GOSTTablenorm"/>
              <w:rPr>
                <w:ins w:id="15237" w:author="Накашидзе О.Е. EXP-301252" w:date="2025-07-18T17:32:00Z"/>
                <w:szCs w:val="22"/>
              </w:rPr>
            </w:pPr>
            <w:ins w:id="15238" w:author="Накашидзе О.Е. EXP-301252" w:date="2025-07-18T17:34:00Z">
              <w:r w:rsidRPr="007036CE">
                <w:rPr>
                  <w:szCs w:val="22"/>
                </w:rPr>
                <w:t>нет</w:t>
              </w:r>
            </w:ins>
          </w:p>
        </w:tc>
        <w:tc>
          <w:tcPr>
            <w:tcW w:w="1110" w:type="pct"/>
          </w:tcPr>
          <w:p w14:paraId="1FD252E6" w14:textId="77777777" w:rsidR="005B62BF" w:rsidRPr="007036CE" w:rsidRDefault="005B62BF" w:rsidP="005B62BF">
            <w:pPr>
              <w:pStyle w:val="GOSTTablenorm"/>
              <w:rPr>
                <w:ins w:id="15239" w:author="Накашидзе О.Е. EXP-301252" w:date="2025-07-18T17:32:00Z"/>
                <w:szCs w:val="22"/>
              </w:rPr>
            </w:pPr>
            <w:ins w:id="15240" w:author="Накашидзе О.Е. EXP-301252" w:date="2025-07-18T17:34:00Z">
              <w:r w:rsidRPr="007036CE">
                <w:rPr>
                  <w:szCs w:val="22"/>
                </w:rPr>
                <w:t>КБК для отражения операции по ЛС получателя</w:t>
              </w:r>
              <w:r w:rsidRPr="007036CE">
                <w:t xml:space="preserve"> (по строке документа)</w:t>
              </w:r>
            </w:ins>
          </w:p>
        </w:tc>
        <w:tc>
          <w:tcPr>
            <w:tcW w:w="1110" w:type="pct"/>
          </w:tcPr>
          <w:p w14:paraId="62C30763" w14:textId="0C3DF548" w:rsidR="005B62BF" w:rsidRPr="007036CE" w:rsidRDefault="001C6276" w:rsidP="005B62BF">
            <w:pPr>
              <w:pStyle w:val="GOSTTablenorm"/>
              <w:rPr>
                <w:ins w:id="15241" w:author="Накашидзе О.Е. EXP-301252" w:date="2025-07-18T17:32:00Z"/>
              </w:rPr>
            </w:pPr>
            <w:ins w:id="15242" w:author="Кирилл Воробьёв" w:date="2025-09-08T17:39:00Z">
              <w:r w:rsidRPr="007036CE">
                <w:rPr>
                  <w:lang w:val="en-US"/>
                </w:rPr>
                <w:t>SystemInformation_KBK_Rec</w:t>
              </w:r>
            </w:ins>
          </w:p>
        </w:tc>
        <w:tc>
          <w:tcPr>
            <w:tcW w:w="1371" w:type="pct"/>
          </w:tcPr>
          <w:p w14:paraId="6EFF45E4" w14:textId="77777777" w:rsidR="005B62BF" w:rsidRPr="007036CE" w:rsidRDefault="005B62BF" w:rsidP="005B62BF">
            <w:pPr>
              <w:pStyle w:val="GOSTTablenorm"/>
              <w:rPr>
                <w:ins w:id="15243" w:author="Накашидзе О.Е. EXP-301252" w:date="2025-07-18T17:32:00Z"/>
              </w:rPr>
            </w:pPr>
            <w:ins w:id="15244" w:author="Накашидзе О.Е. EXP-301252" w:date="2025-07-18T17:35:00Z">
              <w:r w:rsidRPr="007036CE">
                <w:t>Будет вычисляться в ПУР, по алгоритму который надо посмотреть в документах ПУР КСа</w:t>
              </w:r>
            </w:ins>
          </w:p>
        </w:tc>
      </w:tr>
      <w:tr w:rsidR="005B62BF" w:rsidRPr="007036CE" w14:paraId="01287AA2" w14:textId="77777777" w:rsidTr="00DE0449">
        <w:trPr>
          <w:ins w:id="15245" w:author="Накашидзе О.Е. EXP-301252" w:date="2025-07-18T17:34:00Z"/>
        </w:trPr>
        <w:tc>
          <w:tcPr>
            <w:tcW w:w="1109" w:type="pct"/>
          </w:tcPr>
          <w:p w14:paraId="110B0696" w14:textId="77777777" w:rsidR="005B62BF" w:rsidRPr="007036CE" w:rsidRDefault="005B62BF" w:rsidP="005B62BF">
            <w:pPr>
              <w:pStyle w:val="GOSTTablenorm"/>
              <w:rPr>
                <w:ins w:id="15246" w:author="Накашидзе О.Е. EXP-301252" w:date="2025-07-18T17:34:00Z"/>
                <w:szCs w:val="22"/>
              </w:rPr>
            </w:pPr>
            <w:ins w:id="15247" w:author="Накашидзе О.Е. EXP-301252" w:date="2025-07-18T17:34:00Z">
              <w:r w:rsidRPr="007036CE">
                <w:t>Тип_КБК_получателя</w:t>
              </w:r>
            </w:ins>
          </w:p>
        </w:tc>
        <w:tc>
          <w:tcPr>
            <w:tcW w:w="300" w:type="pct"/>
          </w:tcPr>
          <w:p w14:paraId="6F086F5F" w14:textId="77777777" w:rsidR="005B62BF" w:rsidRPr="007036CE" w:rsidRDefault="005B62BF" w:rsidP="005B62BF">
            <w:pPr>
              <w:pStyle w:val="GOSTTablenorm"/>
              <w:rPr>
                <w:ins w:id="15248" w:author="Накашидзе О.Е. EXP-301252" w:date="2025-07-18T17:34:00Z"/>
                <w:szCs w:val="22"/>
              </w:rPr>
            </w:pPr>
            <w:ins w:id="15249" w:author="Накашидзе О.Е. EXP-301252" w:date="2025-07-18T17:34:00Z">
              <w:r w:rsidRPr="007036CE">
                <w:t>да</w:t>
              </w:r>
            </w:ins>
          </w:p>
        </w:tc>
        <w:tc>
          <w:tcPr>
            <w:tcW w:w="1110" w:type="pct"/>
          </w:tcPr>
          <w:p w14:paraId="31A58945" w14:textId="77777777" w:rsidR="005B62BF" w:rsidRPr="007036CE" w:rsidRDefault="005B62BF" w:rsidP="005B62BF">
            <w:pPr>
              <w:pStyle w:val="GOSTTablenorm"/>
              <w:rPr>
                <w:ins w:id="15250" w:author="Накашидзе О.Е. EXP-301252" w:date="2025-07-18T17:34:00Z"/>
                <w:szCs w:val="22"/>
              </w:rPr>
            </w:pPr>
            <w:ins w:id="15251" w:author="Накашидзе О.Е. EXP-301252" w:date="2025-07-18T17:34:00Z">
              <w:r w:rsidRPr="007036CE">
                <w:t>Тип КБК получателя (по строке документа)</w:t>
              </w:r>
            </w:ins>
          </w:p>
        </w:tc>
        <w:tc>
          <w:tcPr>
            <w:tcW w:w="1110" w:type="pct"/>
          </w:tcPr>
          <w:p w14:paraId="368FFC5A" w14:textId="77777777" w:rsidR="005B62BF" w:rsidRPr="007036CE" w:rsidRDefault="005B62BF" w:rsidP="005B62BF">
            <w:pPr>
              <w:pStyle w:val="GOSTTablenorm"/>
              <w:rPr>
                <w:ins w:id="15252" w:author="Накашидзе О.Е. EXP-301252" w:date="2025-07-18T17:34:00Z"/>
              </w:rPr>
            </w:pPr>
            <w:ins w:id="15253" w:author="Накашидзе О.Е. EXP-301252" w:date="2025-07-18T17:35:00Z">
              <w:r w:rsidRPr="007036CE">
                <w:t>-</w:t>
              </w:r>
            </w:ins>
          </w:p>
        </w:tc>
        <w:tc>
          <w:tcPr>
            <w:tcW w:w="1371" w:type="pct"/>
          </w:tcPr>
          <w:p w14:paraId="4CD0CBD5" w14:textId="77777777" w:rsidR="005B62BF" w:rsidRPr="007036CE" w:rsidRDefault="005B62BF" w:rsidP="005B62BF">
            <w:pPr>
              <w:pStyle w:val="GOSTTablenorm"/>
              <w:rPr>
                <w:ins w:id="15254" w:author="Накашидзе О.Е. EXP-301252" w:date="2025-07-18T17:34:00Z"/>
              </w:rPr>
            </w:pPr>
            <w:ins w:id="15255" w:author="Накашидзе О.Е. EXP-301252" w:date="2025-07-18T17:35:00Z">
              <w:r w:rsidRPr="007036CE">
                <w:t>Указывается значение «00»</w:t>
              </w:r>
            </w:ins>
          </w:p>
        </w:tc>
      </w:tr>
      <w:tr w:rsidR="00BD286D" w:rsidRPr="007036CE" w14:paraId="7E11FFF0" w14:textId="77777777" w:rsidTr="00DE0449">
        <w:trPr>
          <w:ins w:id="15256" w:author="Накашидзе О.Е. EXP-301252" w:date="2025-07-18T17:35:00Z"/>
        </w:trPr>
        <w:tc>
          <w:tcPr>
            <w:tcW w:w="1109" w:type="pct"/>
          </w:tcPr>
          <w:p w14:paraId="08F53A93" w14:textId="77777777" w:rsidR="00BD286D" w:rsidRPr="007036CE" w:rsidRDefault="00BD286D" w:rsidP="00BD286D">
            <w:pPr>
              <w:pStyle w:val="GOSTTablenorm"/>
              <w:rPr>
                <w:ins w:id="15257" w:author="Накашидзе О.Е. EXP-301252" w:date="2025-07-18T17:35:00Z"/>
              </w:rPr>
            </w:pPr>
            <w:commentRangeStart w:id="15258"/>
            <w:ins w:id="15259" w:author="Накашидзе О.Е. EXP-301252" w:date="2025-07-18T17:38:00Z">
              <w:r w:rsidRPr="007036CE">
                <w:rPr>
                  <w:szCs w:val="22"/>
                </w:rPr>
                <w:t>Код_пост_расх_дет_получателя</w:t>
              </w:r>
            </w:ins>
            <w:commentRangeEnd w:id="15258"/>
            <w:ins w:id="15260" w:author="Накашидзе О.Е. EXP-301252" w:date="2025-07-24T17:05:00Z">
              <w:r w:rsidR="00BC47CB" w:rsidRPr="007036CE">
                <w:rPr>
                  <w:rStyle w:val="afff4"/>
                  <w:sz w:val="22"/>
                  <w:szCs w:val="20"/>
                </w:rPr>
                <w:commentReference w:id="15258"/>
              </w:r>
            </w:ins>
          </w:p>
        </w:tc>
        <w:tc>
          <w:tcPr>
            <w:tcW w:w="300" w:type="pct"/>
          </w:tcPr>
          <w:p w14:paraId="42D4C2D7" w14:textId="77777777" w:rsidR="00BD286D" w:rsidRPr="007036CE" w:rsidRDefault="00BD286D" w:rsidP="00BD286D">
            <w:pPr>
              <w:pStyle w:val="GOSTTablenorm"/>
              <w:rPr>
                <w:ins w:id="15261" w:author="Накашидзе О.Е. EXP-301252" w:date="2025-07-18T17:35:00Z"/>
              </w:rPr>
            </w:pPr>
            <w:ins w:id="15262" w:author="Накашидзе О.Е. EXP-301252" w:date="2025-07-18T17:38:00Z">
              <w:r w:rsidRPr="007036CE">
                <w:t>нет</w:t>
              </w:r>
            </w:ins>
          </w:p>
        </w:tc>
        <w:tc>
          <w:tcPr>
            <w:tcW w:w="1110" w:type="pct"/>
          </w:tcPr>
          <w:p w14:paraId="7743823D" w14:textId="77777777" w:rsidR="00BD286D" w:rsidRPr="007036CE" w:rsidRDefault="00BD286D" w:rsidP="00BD286D">
            <w:pPr>
              <w:pStyle w:val="GOSTTablenorm"/>
              <w:rPr>
                <w:ins w:id="15263" w:author="Накашидзе О.Е. EXP-301252" w:date="2025-07-18T17:35:00Z"/>
              </w:rPr>
            </w:pPr>
            <w:ins w:id="15264" w:author="Накашидзе О.Е. EXP-301252" w:date="2025-07-18T17:38:00Z">
              <w:r w:rsidRPr="007036CE">
                <w:rPr>
                  <w:szCs w:val="22"/>
                </w:rPr>
                <w:t>Код поступлений получателя по л/с с кодом 71</w:t>
              </w:r>
            </w:ins>
          </w:p>
        </w:tc>
        <w:tc>
          <w:tcPr>
            <w:tcW w:w="1110" w:type="pct"/>
          </w:tcPr>
          <w:p w14:paraId="73E8554B" w14:textId="50F8F343" w:rsidR="00BD286D" w:rsidRPr="007036CE" w:rsidRDefault="00770BFB" w:rsidP="00DF1B12">
            <w:pPr>
              <w:pStyle w:val="GOSTTablenorm"/>
              <w:rPr>
                <w:ins w:id="15265" w:author="Накашидзе О.Е. EXP-301252" w:date="2025-07-18T17:35:00Z"/>
              </w:rPr>
            </w:pPr>
            <w:commentRangeStart w:id="15266"/>
            <w:commentRangeEnd w:id="15266"/>
            <w:ins w:id="15267" w:author="Накашидзе О.Е. EXP-301252" w:date="2025-07-24T18:08:00Z">
              <w:r w:rsidRPr="007036CE">
                <w:rPr>
                  <w:rStyle w:val="afff4"/>
                  <w:sz w:val="22"/>
                  <w:szCs w:val="20"/>
                </w:rPr>
                <w:commentReference w:id="15266"/>
              </w:r>
            </w:ins>
            <w:ins w:id="15268" w:author="Кирилл Воробьёв" w:date="2025-09-08T17:40:00Z">
              <w:r w:rsidR="001C6276" w:rsidRPr="007036CE">
                <w:t>PayRec_REC_ObjCd</w:t>
              </w:r>
            </w:ins>
          </w:p>
        </w:tc>
        <w:tc>
          <w:tcPr>
            <w:tcW w:w="1371" w:type="pct"/>
          </w:tcPr>
          <w:p w14:paraId="331D1742" w14:textId="77777777" w:rsidR="00BD286D" w:rsidRPr="007036CE" w:rsidRDefault="00BD286D" w:rsidP="00BD286D">
            <w:pPr>
              <w:pStyle w:val="GOSTTablenorm"/>
              <w:rPr>
                <w:ins w:id="15269" w:author="Накашидзе О.Е. EXP-301252" w:date="2025-07-18T17:35:00Z"/>
              </w:rPr>
            </w:pPr>
          </w:p>
        </w:tc>
      </w:tr>
      <w:tr w:rsidR="00BD286D" w:rsidRPr="007036CE" w14:paraId="49B8132A" w14:textId="77777777" w:rsidTr="00DE0449">
        <w:trPr>
          <w:ins w:id="15270" w:author="Накашидзе О.Е. EXP-301252" w:date="2025-07-18T17:38:00Z"/>
        </w:trPr>
        <w:tc>
          <w:tcPr>
            <w:tcW w:w="1109" w:type="pct"/>
          </w:tcPr>
          <w:p w14:paraId="13948689" w14:textId="76E55AC6" w:rsidR="00BD286D" w:rsidRPr="007036CE" w:rsidRDefault="00BD286D" w:rsidP="00BD286D">
            <w:pPr>
              <w:pStyle w:val="GOSTTablenorm"/>
              <w:rPr>
                <w:ins w:id="15271" w:author="Накашидзе О.Е. EXP-301252" w:date="2025-07-18T17:38:00Z"/>
              </w:rPr>
            </w:pPr>
            <w:ins w:id="15272" w:author="Накашидзе О.Е. EXP-301252" w:date="2025-07-18T17:38:00Z">
              <w:r w:rsidRPr="007036CE">
                <w:t>ОКС_КМИ</w:t>
              </w:r>
            </w:ins>
            <w:ins w:id="15273" w:author="Накашидзе О.Е. EXP-301252" w:date="2025-07-24T16:13:00Z">
              <w:r w:rsidR="00E62480" w:rsidRPr="007036CE">
                <w:t>_получателя</w:t>
              </w:r>
            </w:ins>
          </w:p>
        </w:tc>
        <w:tc>
          <w:tcPr>
            <w:tcW w:w="300" w:type="pct"/>
          </w:tcPr>
          <w:p w14:paraId="43FA026C" w14:textId="77777777" w:rsidR="00BD286D" w:rsidRPr="007036CE" w:rsidRDefault="00BD286D" w:rsidP="00BD286D">
            <w:pPr>
              <w:pStyle w:val="GOSTTablenorm"/>
              <w:rPr>
                <w:ins w:id="15274" w:author="Накашидзе О.Е. EXP-301252" w:date="2025-07-18T17:38:00Z"/>
              </w:rPr>
            </w:pPr>
            <w:ins w:id="15275" w:author="Накашидзе О.Е. EXP-301252" w:date="2025-07-18T17:38:00Z">
              <w:r w:rsidRPr="007036CE">
                <w:t>нет</w:t>
              </w:r>
            </w:ins>
          </w:p>
        </w:tc>
        <w:tc>
          <w:tcPr>
            <w:tcW w:w="1110" w:type="pct"/>
          </w:tcPr>
          <w:p w14:paraId="693BBC1A" w14:textId="0688A00B" w:rsidR="00BD286D" w:rsidRPr="007036CE" w:rsidRDefault="00E62480" w:rsidP="00BD286D">
            <w:pPr>
              <w:pStyle w:val="GOSTTablenorm"/>
              <w:rPr>
                <w:ins w:id="15276" w:author="Накашидзе О.Е. EXP-301252" w:date="2025-07-18T17:38:00Z"/>
              </w:rPr>
            </w:pPr>
            <w:ins w:id="15277" w:author="Накашидзе О.Е. EXP-301252" w:date="2025-07-24T16:14:00Z">
              <w:r w:rsidRPr="007036CE">
                <w:rPr>
                  <w:szCs w:val="22"/>
                </w:rPr>
                <w:t>Код ОКС (КМИ) получателя</w:t>
              </w:r>
            </w:ins>
          </w:p>
        </w:tc>
        <w:tc>
          <w:tcPr>
            <w:tcW w:w="1110" w:type="pct"/>
          </w:tcPr>
          <w:p w14:paraId="33AC2D9A" w14:textId="5A85237F" w:rsidR="00E62480" w:rsidRPr="007036CE" w:rsidRDefault="00BD286D" w:rsidP="00DF1B12">
            <w:pPr>
              <w:pStyle w:val="GOSTTablenorm"/>
              <w:rPr>
                <w:ins w:id="15278" w:author="Накашидзе О.Е. EXP-301252" w:date="2025-07-18T17:38:00Z"/>
              </w:rPr>
            </w:pPr>
            <w:ins w:id="15279" w:author="Накашидзе О.Е. EXP-301252" w:date="2025-07-18T17:39:00Z">
              <w:r w:rsidRPr="007036CE">
                <w:rPr>
                  <w:lang w:val="en-US"/>
                </w:rPr>
                <w:t>PayRec_</w:t>
              </w:r>
            </w:ins>
            <w:ins w:id="15280" w:author="Кирилл Воробьёв" w:date="2025-10-07T19:48:00Z">
              <w:r w:rsidR="00F52549" w:rsidRPr="007036CE">
                <w:rPr>
                  <w:lang w:val="en-US"/>
                </w:rPr>
                <w:t>REC</w:t>
              </w:r>
            </w:ins>
            <w:ins w:id="15281" w:author="Накашидзе О.Е. EXP-301252" w:date="2025-07-18T17:39:00Z">
              <w:del w:id="15282" w:author="Кирилл Воробьёв" w:date="2025-10-07T19:48:00Z">
                <w:r w:rsidRPr="007036CE" w:rsidDel="00F52549">
                  <w:rPr>
                    <w:lang w:val="en-US"/>
                  </w:rPr>
                  <w:delText>Pay</w:delText>
                </w:r>
              </w:del>
              <w:r w:rsidRPr="007036CE">
                <w:rPr>
                  <w:lang w:val="en-US"/>
                </w:rPr>
                <w:t>_FAIPObjCd</w:t>
              </w:r>
            </w:ins>
          </w:p>
        </w:tc>
        <w:tc>
          <w:tcPr>
            <w:tcW w:w="1371" w:type="pct"/>
          </w:tcPr>
          <w:p w14:paraId="610CF8F7" w14:textId="77777777" w:rsidR="00BD286D" w:rsidRPr="007036CE" w:rsidRDefault="00BD286D" w:rsidP="00E62480">
            <w:pPr>
              <w:pStyle w:val="GOSTTablenorm"/>
              <w:rPr>
                <w:ins w:id="15283" w:author="Накашидзе О.Е. EXP-301252" w:date="2025-07-18T17:38:00Z"/>
              </w:rPr>
            </w:pPr>
          </w:p>
        </w:tc>
      </w:tr>
      <w:tr w:rsidR="007F4497" w:rsidRPr="007036CE" w14:paraId="2C2F2084" w14:textId="77777777" w:rsidTr="00DE0449">
        <w:trPr>
          <w:ins w:id="15284" w:author="Накашидзе О.Е. EXP-301252" w:date="2025-07-18T17:24:00Z"/>
        </w:trPr>
        <w:tc>
          <w:tcPr>
            <w:tcW w:w="1109" w:type="pct"/>
          </w:tcPr>
          <w:p w14:paraId="35C420A1" w14:textId="77777777" w:rsidR="007F4497" w:rsidRPr="007036CE" w:rsidRDefault="007F4497" w:rsidP="007F4497">
            <w:pPr>
              <w:pStyle w:val="GOSTTablenorm"/>
              <w:rPr>
                <w:ins w:id="15285" w:author="Накашидзе О.Е. EXP-301252" w:date="2025-07-18T17:24:00Z"/>
                <w:szCs w:val="22"/>
              </w:rPr>
            </w:pPr>
            <w:commentRangeStart w:id="15286"/>
            <w:ins w:id="15287" w:author="Накашидзе О.Е. EXP-301252" w:date="2025-07-18T17:44:00Z">
              <w:r w:rsidRPr="007036CE">
                <w:t>Идентификатор_контракта</w:t>
              </w:r>
            </w:ins>
            <w:commentRangeEnd w:id="15286"/>
            <w:ins w:id="15288" w:author="Накашидзе О.Е. EXP-301252" w:date="2025-07-24T17:06:00Z">
              <w:r w:rsidR="00BC47CB" w:rsidRPr="007036CE">
                <w:rPr>
                  <w:rStyle w:val="afff4"/>
                  <w:sz w:val="22"/>
                  <w:szCs w:val="22"/>
                </w:rPr>
                <w:commentReference w:id="15286"/>
              </w:r>
            </w:ins>
          </w:p>
        </w:tc>
        <w:tc>
          <w:tcPr>
            <w:tcW w:w="300" w:type="pct"/>
          </w:tcPr>
          <w:p w14:paraId="40248952" w14:textId="77777777" w:rsidR="007F4497" w:rsidRPr="007036CE" w:rsidRDefault="007F4497" w:rsidP="007F4497">
            <w:pPr>
              <w:pStyle w:val="GOSTTablenorm"/>
              <w:rPr>
                <w:ins w:id="15289" w:author="Накашидзе О.Е. EXP-301252" w:date="2025-07-18T17:24:00Z"/>
                <w:szCs w:val="22"/>
              </w:rPr>
            </w:pPr>
            <w:ins w:id="15290" w:author="Накашидзе О.Е. EXP-301252" w:date="2025-07-18T17:44:00Z">
              <w:r w:rsidRPr="007036CE">
                <w:t>нет</w:t>
              </w:r>
            </w:ins>
          </w:p>
        </w:tc>
        <w:tc>
          <w:tcPr>
            <w:tcW w:w="1110" w:type="pct"/>
          </w:tcPr>
          <w:p w14:paraId="54B4D78B" w14:textId="77777777" w:rsidR="007F4497" w:rsidRPr="007036CE" w:rsidRDefault="007F4497" w:rsidP="007F4497">
            <w:pPr>
              <w:pStyle w:val="GOSTTablenorm"/>
              <w:rPr>
                <w:ins w:id="15291" w:author="Накашидзе О.Е. EXP-301252" w:date="2025-07-18T17:24:00Z"/>
                <w:szCs w:val="22"/>
              </w:rPr>
            </w:pPr>
            <w:ins w:id="15292" w:author="Накашидзе О.Е. EXP-301252" w:date="2025-07-18T17:44:00Z">
              <w:r w:rsidRPr="007036CE">
                <w:rPr>
                  <w:szCs w:val="22"/>
                </w:rPr>
                <w:t>Идентификатор государственного контракта, соглашения, договора плательщика (по строке документа)</w:t>
              </w:r>
            </w:ins>
          </w:p>
        </w:tc>
        <w:tc>
          <w:tcPr>
            <w:tcW w:w="1110" w:type="pct"/>
          </w:tcPr>
          <w:p w14:paraId="38BDD7A6" w14:textId="7EED6540" w:rsidR="007F4497" w:rsidRPr="007036CE" w:rsidRDefault="00D675E5" w:rsidP="00D21BD4">
            <w:pPr>
              <w:pStyle w:val="GOSTTablenorm"/>
              <w:rPr>
                <w:ins w:id="15293" w:author="Накашидзе О.Е. EXP-301252" w:date="2025-07-18T17:24:00Z"/>
              </w:rPr>
            </w:pPr>
            <w:commentRangeStart w:id="15294"/>
            <w:commentRangeEnd w:id="15294"/>
            <w:ins w:id="15295" w:author="Накашидзе О.Е. EXP-301252" w:date="2025-07-24T18:36:00Z">
              <w:r w:rsidRPr="007036CE">
                <w:rPr>
                  <w:rStyle w:val="afff4"/>
                  <w:sz w:val="22"/>
                  <w:szCs w:val="20"/>
                  <w:lang w:val="en-US"/>
                </w:rPr>
                <w:commentReference w:id="15294"/>
              </w:r>
            </w:ins>
            <w:ins w:id="15296" w:author="Кирилл Воробьёв" w:date="2025-09-08T17:41:00Z">
              <w:r w:rsidR="001C6276" w:rsidRPr="007036CE">
                <w:rPr>
                  <w:lang w:val="en-US"/>
                </w:rPr>
                <w:t>SystemInformation</w:t>
              </w:r>
              <w:r w:rsidR="001C6276" w:rsidRPr="007036CE">
                <w:t>_</w:t>
              </w:r>
              <w:r w:rsidR="001C6276" w:rsidRPr="007036CE">
                <w:rPr>
                  <w:lang w:val="en-US"/>
                </w:rPr>
                <w:t>IGK</w:t>
              </w:r>
            </w:ins>
          </w:p>
        </w:tc>
        <w:tc>
          <w:tcPr>
            <w:tcW w:w="1371" w:type="pct"/>
          </w:tcPr>
          <w:p w14:paraId="6606C136" w14:textId="277A2ECB" w:rsidR="007F4497" w:rsidRPr="007036CE" w:rsidRDefault="00BC47CB" w:rsidP="007F4497">
            <w:pPr>
              <w:pStyle w:val="GOSTTablenorm"/>
              <w:rPr>
                <w:ins w:id="15297" w:author="Накашидзе О.Е. EXP-301252" w:date="2025-07-18T17:24:00Z"/>
              </w:rPr>
            </w:pPr>
            <w:ins w:id="15298" w:author="Накашидзе О.Е. EXP-301252" w:date="2025-07-24T17:09:00Z">
              <w:r w:rsidRPr="007036CE">
                <w:t>-</w:t>
              </w:r>
            </w:ins>
          </w:p>
        </w:tc>
      </w:tr>
      <w:tr w:rsidR="000155ED" w:rsidRPr="007036CE" w14:paraId="557C66E5" w14:textId="77777777" w:rsidTr="00DE0449">
        <w:trPr>
          <w:ins w:id="15299" w:author="Накашидзе О.Е. EXP-301252" w:date="2025-07-17T17:15:00Z"/>
        </w:trPr>
        <w:tc>
          <w:tcPr>
            <w:tcW w:w="1109" w:type="pct"/>
          </w:tcPr>
          <w:p w14:paraId="26FF3103" w14:textId="77777777" w:rsidR="000155ED" w:rsidRPr="007036CE" w:rsidRDefault="000155ED" w:rsidP="00DE0449">
            <w:pPr>
              <w:pStyle w:val="GOSTTablenorm"/>
              <w:rPr>
                <w:ins w:id="15300" w:author="Накашидзе О.Е. EXP-301252" w:date="2025-07-17T17:15:00Z"/>
              </w:rPr>
            </w:pPr>
            <w:ins w:id="15301" w:author="Накашидзе О.Е. EXP-301252" w:date="2025-07-17T17:15:00Z">
              <w:r w:rsidRPr="007036CE">
                <w:t>Система_источник</w:t>
              </w:r>
            </w:ins>
          </w:p>
        </w:tc>
        <w:tc>
          <w:tcPr>
            <w:tcW w:w="300" w:type="pct"/>
          </w:tcPr>
          <w:p w14:paraId="2707F764" w14:textId="77777777" w:rsidR="000155ED" w:rsidRPr="007036CE" w:rsidRDefault="000155ED" w:rsidP="00DE0449">
            <w:pPr>
              <w:pStyle w:val="GOSTTablenorm"/>
              <w:rPr>
                <w:ins w:id="15302" w:author="Накашидзе О.Е. EXP-301252" w:date="2025-07-17T17:15:00Z"/>
              </w:rPr>
            </w:pPr>
            <w:ins w:id="15303" w:author="Накашидзе О.Е. EXP-301252" w:date="2025-07-17T17:15:00Z">
              <w:r w:rsidRPr="007036CE">
                <w:t>нет</w:t>
              </w:r>
            </w:ins>
          </w:p>
        </w:tc>
        <w:tc>
          <w:tcPr>
            <w:tcW w:w="1110" w:type="pct"/>
          </w:tcPr>
          <w:p w14:paraId="77AA6CC0" w14:textId="77777777" w:rsidR="000155ED" w:rsidRPr="007036CE" w:rsidRDefault="000155ED" w:rsidP="00DE0449">
            <w:pPr>
              <w:pStyle w:val="GOSTTablenorm"/>
              <w:rPr>
                <w:ins w:id="15304" w:author="Накашидзе О.Е. EXP-301252" w:date="2025-07-17T17:15:00Z"/>
              </w:rPr>
            </w:pPr>
            <w:ins w:id="15305" w:author="Накашидзе О.Е. EXP-301252" w:date="2025-07-17T17:15:00Z">
              <w:r w:rsidRPr="007036CE">
                <w:t>Система-источник КОО</w:t>
              </w:r>
            </w:ins>
          </w:p>
        </w:tc>
        <w:tc>
          <w:tcPr>
            <w:tcW w:w="1110" w:type="pct"/>
          </w:tcPr>
          <w:p w14:paraId="601AEF25" w14:textId="77777777" w:rsidR="000155ED" w:rsidRPr="007036CE" w:rsidRDefault="000155ED" w:rsidP="00DE0449">
            <w:pPr>
              <w:pStyle w:val="GOSTTablenorm"/>
              <w:rPr>
                <w:ins w:id="15306" w:author="Накашидзе О.Е. EXP-301252" w:date="2025-07-17T17:15:00Z"/>
              </w:rPr>
            </w:pPr>
            <w:ins w:id="15307" w:author="Накашидзе О.Е. EXP-301252" w:date="2025-07-17T17:15:00Z">
              <w:r w:rsidRPr="007036CE">
                <w:t>SystemInformation_SourceParent</w:t>
              </w:r>
            </w:ins>
          </w:p>
        </w:tc>
        <w:tc>
          <w:tcPr>
            <w:tcW w:w="1371" w:type="pct"/>
          </w:tcPr>
          <w:p w14:paraId="04553FC7" w14:textId="77777777" w:rsidR="000155ED" w:rsidRPr="007036CE" w:rsidRDefault="000155ED" w:rsidP="00DE0449">
            <w:pPr>
              <w:pStyle w:val="GOSTTablenorm"/>
              <w:rPr>
                <w:ins w:id="15308" w:author="Накашидзе О.Е. EXP-301252" w:date="2025-07-17T17:15:00Z"/>
              </w:rPr>
            </w:pPr>
            <w:ins w:id="15309" w:author="Накашидзе О.Е. EXP-301252" w:date="2025-07-17T17:15:00Z">
              <w:r w:rsidRPr="007036CE">
                <w:t>-</w:t>
              </w:r>
            </w:ins>
          </w:p>
        </w:tc>
      </w:tr>
      <w:tr w:rsidR="000155ED" w:rsidRPr="007036CE" w14:paraId="7F714F5C" w14:textId="77777777" w:rsidTr="00DE0449">
        <w:trPr>
          <w:ins w:id="15310" w:author="Накашидзе О.Е. EXP-301252" w:date="2025-07-17T17:15:00Z"/>
        </w:trPr>
        <w:tc>
          <w:tcPr>
            <w:tcW w:w="1109" w:type="pct"/>
          </w:tcPr>
          <w:p w14:paraId="20844279" w14:textId="77777777" w:rsidR="000155ED" w:rsidRPr="007036CE" w:rsidRDefault="000155ED" w:rsidP="00DE0449">
            <w:pPr>
              <w:pStyle w:val="GOSTTablenorm"/>
              <w:rPr>
                <w:ins w:id="15311" w:author="Накашидзе О.Е. EXP-301252" w:date="2025-07-17T17:15:00Z"/>
              </w:rPr>
            </w:pPr>
            <w:ins w:id="15312" w:author="Накашидзе О.Е. EXP-301252" w:date="2025-07-17T17:15:00Z">
              <w:r w:rsidRPr="007036CE">
                <w:t>Система_получатель</w:t>
              </w:r>
            </w:ins>
          </w:p>
        </w:tc>
        <w:tc>
          <w:tcPr>
            <w:tcW w:w="300" w:type="pct"/>
          </w:tcPr>
          <w:p w14:paraId="0CF6E949" w14:textId="77777777" w:rsidR="000155ED" w:rsidRPr="007036CE" w:rsidRDefault="000155ED" w:rsidP="00DE0449">
            <w:pPr>
              <w:pStyle w:val="GOSTTablenorm"/>
              <w:rPr>
                <w:ins w:id="15313" w:author="Накашидзе О.Е. EXP-301252" w:date="2025-07-17T17:15:00Z"/>
              </w:rPr>
            </w:pPr>
            <w:ins w:id="15314" w:author="Накашидзе О.Е. EXP-301252" w:date="2025-07-17T17:15:00Z">
              <w:r w:rsidRPr="007036CE">
                <w:t>нет</w:t>
              </w:r>
            </w:ins>
          </w:p>
        </w:tc>
        <w:tc>
          <w:tcPr>
            <w:tcW w:w="1110" w:type="pct"/>
          </w:tcPr>
          <w:p w14:paraId="77605A60" w14:textId="77777777" w:rsidR="000155ED" w:rsidRPr="007036CE" w:rsidRDefault="000155ED" w:rsidP="00DE0449">
            <w:pPr>
              <w:pStyle w:val="GOSTTablenorm"/>
              <w:rPr>
                <w:ins w:id="15315" w:author="Накашидзе О.Е. EXP-301252" w:date="2025-07-17T17:15:00Z"/>
              </w:rPr>
            </w:pPr>
            <w:ins w:id="15316" w:author="Накашидзе О.Е. EXP-301252" w:date="2025-07-17T17:15:00Z">
              <w:r w:rsidRPr="007036CE">
                <w:t>Система-получатель КОО</w:t>
              </w:r>
            </w:ins>
          </w:p>
        </w:tc>
        <w:tc>
          <w:tcPr>
            <w:tcW w:w="1110" w:type="pct"/>
          </w:tcPr>
          <w:p w14:paraId="4678124E" w14:textId="77777777" w:rsidR="000155ED" w:rsidRPr="007036CE" w:rsidRDefault="000155ED" w:rsidP="00DE0449">
            <w:pPr>
              <w:pStyle w:val="GOSTTablenorm"/>
              <w:rPr>
                <w:ins w:id="15317" w:author="Накашидзе О.Е. EXP-301252" w:date="2025-07-17T17:15:00Z"/>
              </w:rPr>
            </w:pPr>
            <w:ins w:id="15318" w:author="Накашидзе О.Е. EXP-301252" w:date="2025-07-17T17:15:00Z">
              <w:r w:rsidRPr="007036CE">
                <w:t>SystemInformation_SYSCODE_Rec</w:t>
              </w:r>
            </w:ins>
          </w:p>
        </w:tc>
        <w:tc>
          <w:tcPr>
            <w:tcW w:w="1371" w:type="pct"/>
          </w:tcPr>
          <w:p w14:paraId="076316E0" w14:textId="77777777" w:rsidR="000155ED" w:rsidRPr="007036CE" w:rsidRDefault="000155ED" w:rsidP="00DE0449">
            <w:pPr>
              <w:pStyle w:val="GOSTTablenorm"/>
              <w:rPr>
                <w:ins w:id="15319" w:author="Накашидзе О.Е. EXP-301252" w:date="2025-07-17T17:15:00Z"/>
              </w:rPr>
            </w:pPr>
            <w:ins w:id="15320" w:author="Накашидзе О.Е. EXP-301252" w:date="2025-07-17T17:15:00Z">
              <w:r w:rsidRPr="007036CE">
                <w:t>-</w:t>
              </w:r>
            </w:ins>
          </w:p>
        </w:tc>
      </w:tr>
      <w:tr w:rsidR="000155ED" w:rsidRPr="007036CE" w14:paraId="587C005A" w14:textId="77777777" w:rsidTr="00DE0449">
        <w:trPr>
          <w:ins w:id="15321" w:author="Накашидзе О.Е. EXP-301252" w:date="2025-07-17T17:15:00Z"/>
        </w:trPr>
        <w:tc>
          <w:tcPr>
            <w:tcW w:w="1109" w:type="pct"/>
          </w:tcPr>
          <w:p w14:paraId="38FE8145" w14:textId="77777777" w:rsidR="000155ED" w:rsidRPr="007036CE" w:rsidRDefault="000155ED" w:rsidP="00DE0449">
            <w:pPr>
              <w:pStyle w:val="GOSTTablenorm"/>
              <w:rPr>
                <w:ins w:id="15322" w:author="Накашидзе О.Е. EXP-301252" w:date="2025-07-17T17:15:00Z"/>
              </w:rPr>
            </w:pPr>
            <w:commentRangeStart w:id="15323"/>
            <w:ins w:id="15324" w:author="Накашидзе О.Е. EXP-301252" w:date="2025-07-17T17:15:00Z">
              <w:r w:rsidRPr="007036CE">
                <w:lastRenderedPageBreak/>
                <w:t>Признак_миграции</w:t>
              </w:r>
            </w:ins>
            <w:commentRangeEnd w:id="15323"/>
            <w:ins w:id="15325" w:author="Накашидзе О.Е. EXP-301252" w:date="2025-07-18T18:00:00Z">
              <w:r w:rsidR="009A680C" w:rsidRPr="007036CE">
                <w:rPr>
                  <w:rStyle w:val="afff4"/>
                  <w:sz w:val="22"/>
                  <w:szCs w:val="20"/>
                </w:rPr>
                <w:commentReference w:id="15323"/>
              </w:r>
            </w:ins>
          </w:p>
        </w:tc>
        <w:tc>
          <w:tcPr>
            <w:tcW w:w="300" w:type="pct"/>
          </w:tcPr>
          <w:p w14:paraId="16B20FDB" w14:textId="77777777" w:rsidR="000155ED" w:rsidRPr="007036CE" w:rsidRDefault="000155ED" w:rsidP="00DE0449">
            <w:pPr>
              <w:pStyle w:val="GOSTTablenorm"/>
              <w:rPr>
                <w:ins w:id="15326" w:author="Накашидзе О.Е. EXP-301252" w:date="2025-07-17T17:15:00Z"/>
              </w:rPr>
            </w:pPr>
            <w:ins w:id="15327" w:author="Накашидзе О.Е. EXP-301252" w:date="2025-07-17T17:15:00Z">
              <w:r w:rsidRPr="007036CE">
                <w:t>да</w:t>
              </w:r>
            </w:ins>
          </w:p>
        </w:tc>
        <w:tc>
          <w:tcPr>
            <w:tcW w:w="1110" w:type="pct"/>
          </w:tcPr>
          <w:p w14:paraId="48170B97" w14:textId="77777777" w:rsidR="000155ED" w:rsidRPr="007036CE" w:rsidRDefault="000155ED" w:rsidP="00DE0449">
            <w:pPr>
              <w:pStyle w:val="GOSTTablenorm"/>
              <w:rPr>
                <w:ins w:id="15328" w:author="Накашидзе О.Е. EXP-301252" w:date="2025-07-17T17:15:00Z"/>
              </w:rPr>
            </w:pPr>
            <w:ins w:id="15329" w:author="Накашидзе О.Е. EXP-301252" w:date="2025-07-17T17:15:00Z">
              <w:r w:rsidRPr="007036CE">
                <w:t>Признак миграции КОО</w:t>
              </w:r>
            </w:ins>
          </w:p>
        </w:tc>
        <w:tc>
          <w:tcPr>
            <w:tcW w:w="1110" w:type="pct"/>
          </w:tcPr>
          <w:p w14:paraId="37248130" w14:textId="77777777" w:rsidR="000155ED" w:rsidRPr="007036CE" w:rsidRDefault="000155ED" w:rsidP="00DE0449">
            <w:pPr>
              <w:pStyle w:val="GOSTTablenorm"/>
              <w:rPr>
                <w:ins w:id="15330" w:author="Накашидзе О.Е. EXP-301252" w:date="2025-07-17T17:15:00Z"/>
              </w:rPr>
            </w:pPr>
            <w:ins w:id="15331" w:author="Накашидзе О.Е. EXP-301252" w:date="2025-07-17T17:15:00Z">
              <w:r w:rsidRPr="007036CE">
                <w:t>SystemInformation_SignofMigration</w:t>
              </w:r>
            </w:ins>
          </w:p>
        </w:tc>
        <w:tc>
          <w:tcPr>
            <w:tcW w:w="1371" w:type="pct"/>
          </w:tcPr>
          <w:p w14:paraId="0E7CE668" w14:textId="77777777" w:rsidR="000155ED" w:rsidRPr="007036CE" w:rsidRDefault="000155ED" w:rsidP="00DE0449">
            <w:pPr>
              <w:pStyle w:val="GOSTTablenorm"/>
              <w:rPr>
                <w:ins w:id="15332" w:author="Накашидзе О.Е. EXP-301252" w:date="2025-07-17T17:15:00Z"/>
                <w:rFonts w:ascii="-apple-system" w:hAnsi="-apple-system"/>
                <w:sz w:val="21"/>
                <w:szCs w:val="21"/>
                <w:shd w:val="clear" w:color="auto" w:fill="FFFFFF"/>
              </w:rPr>
            </w:pPr>
            <w:ins w:id="15333" w:author="Накашидзе О.Е. EXP-301252" w:date="2025-07-17T17:15:00Z">
              <w:r w:rsidRPr="007036CE">
                <w:rPr>
                  <w:rFonts w:ascii="-apple-system" w:hAnsi="-apple-system"/>
                  <w:sz w:val="21"/>
                  <w:szCs w:val="21"/>
                  <w:shd w:val="clear" w:color="auto" w:fill="FFFFFF"/>
                </w:rPr>
                <w:t xml:space="preserve">Если параметр </w:t>
              </w:r>
              <w:r w:rsidRPr="007036CE">
                <w:t>SystemInformation_SignofMigration заполнен</w:t>
              </w:r>
              <w:r w:rsidRPr="007036CE">
                <w:rPr>
                  <w:rFonts w:ascii="-apple-system" w:hAnsi="-apple-system"/>
                  <w:sz w:val="21"/>
                  <w:szCs w:val="21"/>
                  <w:shd w:val="clear" w:color="auto" w:fill="FFFFFF"/>
                </w:rPr>
                <w:t xml:space="preserve">, то атрибут заполняется значением «1» </w:t>
              </w:r>
              <w:r w:rsidRPr="007036CE">
                <w:rPr>
                  <w:rFonts w:asciiTheme="minorHAnsi" w:hAnsiTheme="minorHAnsi"/>
                  <w:sz w:val="21"/>
                  <w:szCs w:val="21"/>
                  <w:shd w:val="clear" w:color="auto" w:fill="FFFFFF"/>
                </w:rPr>
                <w:t>(</w:t>
              </w:r>
              <w:r w:rsidRPr="007036CE">
                <w:rPr>
                  <w:rFonts w:ascii="-apple-system" w:hAnsi="-apple-system"/>
                  <w:sz w:val="21"/>
                  <w:szCs w:val="21"/>
                  <w:shd w:val="clear" w:color="auto" w:fill="FFFFFF"/>
                </w:rPr>
                <w:t>Да</w:t>
              </w:r>
              <w:r w:rsidRPr="007036CE">
                <w:rPr>
                  <w:rFonts w:asciiTheme="minorHAnsi" w:hAnsiTheme="minorHAnsi"/>
                  <w:sz w:val="21"/>
                  <w:szCs w:val="21"/>
                  <w:shd w:val="clear" w:color="auto" w:fill="FFFFFF"/>
                </w:rPr>
                <w:t>)</w:t>
              </w:r>
              <w:r w:rsidRPr="007036CE">
                <w:rPr>
                  <w:rFonts w:ascii="-apple-system" w:hAnsi="-apple-system"/>
                  <w:sz w:val="21"/>
                  <w:szCs w:val="21"/>
                  <w:shd w:val="clear" w:color="auto" w:fill="FFFFFF"/>
                </w:rPr>
                <w:t>.</w:t>
              </w:r>
            </w:ins>
          </w:p>
          <w:p w14:paraId="689FE0B2" w14:textId="77777777" w:rsidR="000155ED" w:rsidRPr="007036CE" w:rsidRDefault="000155ED" w:rsidP="00DE0449">
            <w:pPr>
              <w:pStyle w:val="GOSTTablenorm"/>
              <w:rPr>
                <w:ins w:id="15334" w:author="Накашидзе О.Е. EXP-301252" w:date="2025-07-17T17:15:00Z"/>
                <w:rFonts w:asciiTheme="minorHAnsi" w:hAnsiTheme="minorHAnsi"/>
              </w:rPr>
            </w:pPr>
            <w:ins w:id="15335" w:author="Накашидзе О.Е. EXP-301252" w:date="2025-07-17T17:15:00Z">
              <w:r w:rsidRPr="007036CE">
                <w:rPr>
                  <w:rFonts w:ascii="-apple-system" w:hAnsi="-apple-system"/>
                  <w:sz w:val="21"/>
                  <w:szCs w:val="21"/>
                  <w:shd w:val="clear" w:color="auto" w:fill="FFFFFF"/>
                </w:rPr>
                <w:t xml:space="preserve">Если параметр </w:t>
              </w:r>
              <w:r w:rsidRPr="007036CE">
                <w:t>SystemInformation_SignofMigration не заполнен</w:t>
              </w:r>
              <w:r w:rsidRPr="007036CE">
                <w:rPr>
                  <w:rFonts w:ascii="-apple-system" w:hAnsi="-apple-system"/>
                  <w:sz w:val="21"/>
                  <w:szCs w:val="21"/>
                  <w:shd w:val="clear" w:color="auto" w:fill="FFFFFF"/>
                </w:rPr>
                <w:t xml:space="preserve"> (пусто), то атрибут заполняется значением «0» </w:t>
              </w:r>
              <w:r w:rsidRPr="007036CE">
                <w:rPr>
                  <w:rFonts w:asciiTheme="minorHAnsi" w:hAnsiTheme="minorHAnsi"/>
                  <w:sz w:val="21"/>
                  <w:szCs w:val="21"/>
                  <w:shd w:val="clear" w:color="auto" w:fill="FFFFFF"/>
                </w:rPr>
                <w:t>(</w:t>
              </w:r>
              <w:r w:rsidRPr="007036CE">
                <w:rPr>
                  <w:rFonts w:ascii="-apple-system" w:hAnsi="-apple-system"/>
                  <w:sz w:val="21"/>
                  <w:szCs w:val="21"/>
                  <w:shd w:val="clear" w:color="auto" w:fill="FFFFFF"/>
                </w:rPr>
                <w:t>Нет</w:t>
              </w:r>
              <w:r w:rsidRPr="007036CE">
                <w:rPr>
                  <w:rFonts w:asciiTheme="minorHAnsi" w:hAnsiTheme="minorHAnsi"/>
                  <w:sz w:val="21"/>
                  <w:szCs w:val="21"/>
                  <w:shd w:val="clear" w:color="auto" w:fill="FFFFFF"/>
                </w:rPr>
                <w:t>)</w:t>
              </w:r>
            </w:ins>
          </w:p>
        </w:tc>
      </w:tr>
      <w:tr w:rsidR="000155ED" w:rsidRPr="007036CE" w14:paraId="69DBEF75" w14:textId="77777777" w:rsidTr="00DE0449">
        <w:trPr>
          <w:ins w:id="15336" w:author="Накашидзе О.Е. EXP-301252" w:date="2025-07-17T17:15:00Z"/>
        </w:trPr>
        <w:tc>
          <w:tcPr>
            <w:tcW w:w="1109" w:type="pct"/>
          </w:tcPr>
          <w:p w14:paraId="282667EB" w14:textId="6229991E" w:rsidR="000155ED" w:rsidRPr="007036CE" w:rsidRDefault="000155ED" w:rsidP="00B206D0">
            <w:pPr>
              <w:pStyle w:val="GOSTTablenorm"/>
              <w:rPr>
                <w:ins w:id="15337" w:author="Накашидзе О.Е. EXP-301252" w:date="2025-07-17T17:15:00Z"/>
              </w:rPr>
            </w:pPr>
            <w:commentRangeStart w:id="15338"/>
            <w:ins w:id="15339" w:author="Накашидзе О.Е. EXP-301252" w:date="2025-07-17T17:15:00Z">
              <w:r w:rsidRPr="007036CE">
                <w:t>П</w:t>
              </w:r>
              <w:r w:rsidR="00B206D0" w:rsidRPr="007036CE">
                <w:t>р</w:t>
              </w:r>
            </w:ins>
            <w:ins w:id="15340" w:author="Накашидзе О.Е. EXP-301252" w:date="2025-07-24T16:24:00Z">
              <w:r w:rsidR="00B206D0" w:rsidRPr="007036CE">
                <w:t>из</w:t>
              </w:r>
            </w:ins>
            <w:ins w:id="15341" w:author="Накашидзе О.Е. EXP-301252" w:date="2025-07-17T17:15:00Z">
              <w:r w:rsidRPr="007036CE">
                <w:t>нак_перехода_на_</w:t>
              </w:r>
              <w:r w:rsidRPr="007036CE">
                <w:rPr>
                  <w:lang w:val="en-US"/>
                </w:rPr>
                <w:t>SVAP</w:t>
              </w:r>
            </w:ins>
            <w:ins w:id="15342" w:author="Накашидзе О.Е. EXP-301252" w:date="2025-07-21T10:58:00Z">
              <w:r w:rsidR="00D83FE1" w:rsidRPr="007036CE">
                <w:t>_получателя</w:t>
              </w:r>
            </w:ins>
            <w:commentRangeEnd w:id="15338"/>
            <w:ins w:id="15343" w:author="Накашидзе О.Е. EXP-301252" w:date="2025-07-21T10:59:00Z">
              <w:r w:rsidR="00D83FE1" w:rsidRPr="007036CE">
                <w:rPr>
                  <w:rStyle w:val="afff4"/>
                  <w:sz w:val="22"/>
                  <w:szCs w:val="20"/>
                </w:rPr>
                <w:commentReference w:id="15338"/>
              </w:r>
            </w:ins>
          </w:p>
        </w:tc>
        <w:tc>
          <w:tcPr>
            <w:tcW w:w="300" w:type="pct"/>
          </w:tcPr>
          <w:p w14:paraId="646D7970" w14:textId="77777777" w:rsidR="000155ED" w:rsidRPr="007036CE" w:rsidRDefault="000155ED" w:rsidP="00DE0449">
            <w:pPr>
              <w:pStyle w:val="GOSTTablenorm"/>
              <w:rPr>
                <w:ins w:id="15344" w:author="Накашидзе О.Е. EXP-301252" w:date="2025-07-17T17:15:00Z"/>
              </w:rPr>
            </w:pPr>
            <w:ins w:id="15345" w:author="Накашидзе О.Е. EXP-301252" w:date="2025-07-17T17:15:00Z">
              <w:r w:rsidRPr="007036CE">
                <w:t>да</w:t>
              </w:r>
            </w:ins>
          </w:p>
        </w:tc>
        <w:tc>
          <w:tcPr>
            <w:tcW w:w="1110" w:type="pct"/>
          </w:tcPr>
          <w:p w14:paraId="56D89A13" w14:textId="1F3D7B4A" w:rsidR="000155ED" w:rsidRPr="007036CE" w:rsidRDefault="000155ED" w:rsidP="00DE0449">
            <w:pPr>
              <w:pStyle w:val="GOSTTablenorm"/>
              <w:rPr>
                <w:ins w:id="15346" w:author="Накашидзе О.Е. EXP-301252" w:date="2025-07-17T17:15:00Z"/>
              </w:rPr>
            </w:pPr>
            <w:ins w:id="15347" w:author="Накашидзе О.Е. EXP-301252" w:date="2025-07-17T17:15:00Z">
              <w:r w:rsidRPr="007036CE">
                <w:t>Признак первичной обработки документа в учете после перехода на SVAP</w:t>
              </w:r>
            </w:ins>
            <w:ins w:id="15348" w:author="Накашидзе О.Е. EXP-301252" w:date="2025-07-21T10:59:00Z">
              <w:r w:rsidR="00D83FE1" w:rsidRPr="007036CE">
                <w:t xml:space="preserve"> получателя КОО</w:t>
              </w:r>
            </w:ins>
          </w:p>
        </w:tc>
        <w:tc>
          <w:tcPr>
            <w:tcW w:w="1110" w:type="pct"/>
          </w:tcPr>
          <w:p w14:paraId="4E9BA351" w14:textId="125F2B27" w:rsidR="000155ED" w:rsidRPr="007036CE" w:rsidRDefault="00D675E5" w:rsidP="00DF1B12">
            <w:pPr>
              <w:pStyle w:val="GOSTTablenorm"/>
              <w:rPr>
                <w:ins w:id="15349" w:author="Накашидзе О.Е. EXP-301252" w:date="2025-07-17T17:15:00Z"/>
              </w:rPr>
            </w:pPr>
            <w:commentRangeStart w:id="15350"/>
            <w:commentRangeEnd w:id="15350"/>
            <w:ins w:id="15351" w:author="Накашидзе О.Е. EXP-301252" w:date="2025-07-24T18:36:00Z">
              <w:r w:rsidRPr="007036CE">
                <w:rPr>
                  <w:rStyle w:val="afff4"/>
                  <w:sz w:val="22"/>
                  <w:szCs w:val="20"/>
                </w:rPr>
                <w:commentReference w:id="15350"/>
              </w:r>
            </w:ins>
            <w:ins w:id="15352" w:author="Кирилл Воробьёв" w:date="2025-09-08T17:41:00Z">
              <w:r w:rsidR="001C6276" w:rsidRPr="007036CE">
                <w:t>SystemInformation_SIGN_SVAP_Rec</w:t>
              </w:r>
            </w:ins>
          </w:p>
        </w:tc>
        <w:tc>
          <w:tcPr>
            <w:tcW w:w="1371" w:type="pct"/>
          </w:tcPr>
          <w:p w14:paraId="43D54127" w14:textId="77777777" w:rsidR="000155ED" w:rsidRPr="007036CE" w:rsidRDefault="000155ED" w:rsidP="00DE0449">
            <w:pPr>
              <w:pStyle w:val="GOSTTablenorm"/>
              <w:rPr>
                <w:ins w:id="15353" w:author="Накашидзе О.Е. EXP-301252" w:date="2025-07-17T17:15:00Z"/>
              </w:rPr>
            </w:pPr>
            <w:ins w:id="15354" w:author="Накашидзе О.Е. EXP-301252" w:date="2025-07-17T17:15:00Z">
              <w:r w:rsidRPr="007036CE">
                <w:t>Если в теге документа «true», то значение «1».</w:t>
              </w:r>
            </w:ins>
          </w:p>
          <w:p w14:paraId="67315021" w14:textId="77777777" w:rsidR="000155ED" w:rsidRPr="007036CE" w:rsidRDefault="000155ED" w:rsidP="00DE0449">
            <w:pPr>
              <w:pStyle w:val="GOSTTablenorm"/>
              <w:rPr>
                <w:ins w:id="15355" w:author="Накашидзе О.Е. EXP-301252" w:date="2025-07-17T17:15:00Z"/>
                <w:rFonts w:ascii="-apple-system" w:hAnsi="-apple-system"/>
                <w:sz w:val="21"/>
                <w:szCs w:val="21"/>
                <w:shd w:val="clear" w:color="auto" w:fill="FFFFFF"/>
              </w:rPr>
            </w:pPr>
            <w:ins w:id="15356" w:author="Накашидзе О.Е. EXP-301252" w:date="2025-07-17T17:15:00Z">
              <w:r w:rsidRPr="007036CE">
                <w:t>Если в теге документа «false», то значение «0»</w:t>
              </w:r>
            </w:ins>
          </w:p>
        </w:tc>
      </w:tr>
      <w:tr w:rsidR="000155ED" w:rsidRPr="007036CE" w14:paraId="5F931F4D" w14:textId="77777777" w:rsidTr="00DE0449">
        <w:trPr>
          <w:ins w:id="15357" w:author="Накашидзе О.Е. EXP-301252" w:date="2025-07-17T17:15:00Z"/>
        </w:trPr>
        <w:tc>
          <w:tcPr>
            <w:tcW w:w="1109" w:type="pct"/>
          </w:tcPr>
          <w:p w14:paraId="357E43CE" w14:textId="77777777" w:rsidR="000155ED" w:rsidRPr="007036CE" w:rsidRDefault="000155ED" w:rsidP="00DE0449">
            <w:pPr>
              <w:pStyle w:val="GOSTTablenorm"/>
              <w:rPr>
                <w:ins w:id="15358" w:author="Накашидзе О.Е. EXP-301252" w:date="2025-07-17T17:15:00Z"/>
              </w:rPr>
            </w:pPr>
            <w:ins w:id="15359" w:author="Накашидзе О.Е. EXP-301252" w:date="2025-07-17T17:15:00Z">
              <w:r w:rsidRPr="007036CE">
                <w:t>Сумма_валюта_операции</w:t>
              </w:r>
            </w:ins>
          </w:p>
        </w:tc>
        <w:tc>
          <w:tcPr>
            <w:tcW w:w="300" w:type="pct"/>
          </w:tcPr>
          <w:p w14:paraId="47FC09AE" w14:textId="77777777" w:rsidR="000155ED" w:rsidRPr="007036CE" w:rsidRDefault="000155ED" w:rsidP="00DE0449">
            <w:pPr>
              <w:pStyle w:val="GOSTTablenorm"/>
              <w:rPr>
                <w:ins w:id="15360" w:author="Накашидзе О.Е. EXP-301252" w:date="2025-07-17T17:15:00Z"/>
              </w:rPr>
            </w:pPr>
            <w:ins w:id="15361" w:author="Накашидзе О.Е. EXP-301252" w:date="2025-07-17T17:15:00Z">
              <w:r w:rsidRPr="007036CE">
                <w:t>да</w:t>
              </w:r>
            </w:ins>
          </w:p>
        </w:tc>
        <w:tc>
          <w:tcPr>
            <w:tcW w:w="1110" w:type="pct"/>
          </w:tcPr>
          <w:p w14:paraId="2B0C3BDE" w14:textId="77777777" w:rsidR="000155ED" w:rsidRPr="007036CE" w:rsidRDefault="000155ED" w:rsidP="00DE0449">
            <w:pPr>
              <w:pStyle w:val="GOSTTablenorm"/>
              <w:rPr>
                <w:ins w:id="15362" w:author="Накашидзе О.Е. EXP-301252" w:date="2025-07-17T17:15:00Z"/>
              </w:rPr>
            </w:pPr>
            <w:ins w:id="15363" w:author="Накашидзе О.Е. EXP-301252" w:date="2025-07-17T17:15:00Z">
              <w:r w:rsidRPr="007036CE">
                <w:t>Сумма в валюте заявки</w:t>
              </w:r>
            </w:ins>
          </w:p>
        </w:tc>
        <w:tc>
          <w:tcPr>
            <w:tcW w:w="1110" w:type="pct"/>
          </w:tcPr>
          <w:p w14:paraId="0F617D75" w14:textId="77777777" w:rsidR="000155ED" w:rsidRPr="007036CE" w:rsidRDefault="000155ED" w:rsidP="00DE0449">
            <w:pPr>
              <w:pStyle w:val="GOSTTablenorm"/>
              <w:rPr>
                <w:ins w:id="15364" w:author="Накашидзе О.Е. EXP-301252" w:date="2025-07-17T17:15:00Z"/>
                <w:lang w:val="en-US"/>
              </w:rPr>
            </w:pPr>
            <w:ins w:id="15365" w:author="Накашидзе О.Е. EXP-301252" w:date="2025-07-17T17:15:00Z">
              <w:r w:rsidRPr="007036CE">
                <w:rPr>
                  <w:lang w:val="en-US"/>
                </w:rPr>
                <w:t>SystemInformation_SumBalance</w:t>
              </w:r>
            </w:ins>
          </w:p>
          <w:p w14:paraId="2A16A1C2" w14:textId="77777777" w:rsidR="000155ED" w:rsidRPr="007036CE" w:rsidRDefault="000155ED" w:rsidP="00DE0449">
            <w:pPr>
              <w:pStyle w:val="GOSTTablenorm"/>
              <w:rPr>
                <w:ins w:id="15366" w:author="Накашидзе О.Е. EXP-301252" w:date="2025-07-17T17:15:00Z"/>
                <w:lang w:val="en-US"/>
              </w:rPr>
            </w:pPr>
            <w:ins w:id="15367" w:author="Накашидзе О.Е. EXP-301252" w:date="2025-07-17T17:15:00Z">
              <w:r w:rsidRPr="007036CE">
                <w:rPr>
                  <w:lang w:val="en-US"/>
                </w:rPr>
                <w:t>SystemInformation_SumBalanceMig</w:t>
              </w:r>
            </w:ins>
          </w:p>
          <w:p w14:paraId="4148686B" w14:textId="77777777" w:rsidR="000155ED" w:rsidRPr="007036CE" w:rsidRDefault="000155ED" w:rsidP="00DE0449">
            <w:pPr>
              <w:pStyle w:val="GOSTTablenorm"/>
              <w:rPr>
                <w:ins w:id="15368" w:author="Накашидзе О.Е. EXP-301252" w:date="2025-07-17T17:15:00Z"/>
                <w:lang w:val="en-US"/>
              </w:rPr>
            </w:pPr>
            <w:ins w:id="15369" w:author="Накашидзе О.Е. EXP-301252" w:date="2025-07-17T17:15:00Z">
              <w:r w:rsidRPr="007036CE">
                <w:rPr>
                  <w:lang w:val="en-US"/>
                </w:rPr>
                <w:t>TtlPrt_Sm</w:t>
              </w:r>
            </w:ins>
          </w:p>
        </w:tc>
        <w:tc>
          <w:tcPr>
            <w:tcW w:w="1371" w:type="pct"/>
          </w:tcPr>
          <w:p w14:paraId="11DA9BA7" w14:textId="77777777" w:rsidR="000155ED" w:rsidRPr="007036CE" w:rsidRDefault="000155ED" w:rsidP="00DE0449">
            <w:pPr>
              <w:pStyle w:val="GOSTTablenorm"/>
              <w:rPr>
                <w:ins w:id="15370" w:author="Накашидзе О.Е. EXP-301252" w:date="2025-07-17T17:15:00Z"/>
              </w:rPr>
            </w:pPr>
            <w:ins w:id="15371" w:author="Накашидзе О.Е. EXP-301252" w:date="2025-07-17T17:15:00Z">
              <w:r w:rsidRPr="007036CE">
                <w:t>Заполняется по алгоритму:</w:t>
              </w:r>
            </w:ins>
          </w:p>
          <w:p w14:paraId="0A9213CA" w14:textId="77777777" w:rsidR="000155ED" w:rsidRPr="007036CE" w:rsidRDefault="000155ED" w:rsidP="009060BB">
            <w:pPr>
              <w:pStyle w:val="GOSTTableListMark1"/>
              <w:numPr>
                <w:ilvl w:val="0"/>
                <w:numId w:val="56"/>
              </w:numPr>
              <w:tabs>
                <w:tab w:val="clear" w:pos="284"/>
                <w:tab w:val="left" w:pos="483"/>
              </w:tabs>
              <w:rPr>
                <w:ins w:id="15372" w:author="Накашидзе О.Е. EXP-301252" w:date="2025-07-17T17:15:00Z"/>
              </w:rPr>
            </w:pPr>
            <w:ins w:id="15373" w:author="Накашидзе О.Е. EXP-301252" w:date="2025-07-17T17:15:00Z">
              <w:r w:rsidRPr="007036CE">
                <w:t>если параметр SystemInformation_SumBalance заполнен, то атрибут заполняется указанным в теге значением, иначе п.2;</w:t>
              </w:r>
            </w:ins>
          </w:p>
          <w:p w14:paraId="210DCFC0" w14:textId="77777777" w:rsidR="000155ED" w:rsidRPr="007036CE" w:rsidRDefault="000155ED" w:rsidP="009060BB">
            <w:pPr>
              <w:pStyle w:val="GOSTTableListMark1"/>
              <w:numPr>
                <w:ilvl w:val="0"/>
                <w:numId w:val="56"/>
              </w:numPr>
              <w:tabs>
                <w:tab w:val="clear" w:pos="284"/>
                <w:tab w:val="left" w:pos="483"/>
              </w:tabs>
              <w:rPr>
                <w:ins w:id="15374" w:author="Накашидзе О.Е. EXP-301252" w:date="2025-07-17T17:15:00Z"/>
              </w:rPr>
            </w:pPr>
            <w:ins w:id="15375" w:author="Накашидзе О.Е. EXP-301252" w:date="2025-07-17T17:15:00Z">
              <w:r w:rsidRPr="007036CE">
                <w:t>если параметр SystemInformation_SumBalanceMig заполнен, то атрибут заполняется указанным в теге значением, иначе п.3;</w:t>
              </w:r>
            </w:ins>
          </w:p>
          <w:p w14:paraId="29E7C867" w14:textId="77777777" w:rsidR="000155ED" w:rsidRPr="007036CE" w:rsidRDefault="000155ED" w:rsidP="009060BB">
            <w:pPr>
              <w:pStyle w:val="GOSTTableListMark1"/>
              <w:numPr>
                <w:ilvl w:val="0"/>
                <w:numId w:val="56"/>
              </w:numPr>
              <w:tabs>
                <w:tab w:val="clear" w:pos="284"/>
                <w:tab w:val="left" w:pos="483"/>
              </w:tabs>
              <w:rPr>
                <w:ins w:id="15376" w:author="Накашидзе О.Е. EXP-301252" w:date="2025-07-17T17:15:00Z"/>
              </w:rPr>
            </w:pPr>
            <w:ins w:id="15377" w:author="Накашидзе О.Е. EXP-301252" w:date="2025-07-17T17:15:00Z">
              <w:r w:rsidRPr="007036CE">
                <w:t>если параметры SystemInformation_SumBalance и SystemInformation_SumBalanceMig не заполнены, то атрибут заполняется значением параметра TtlPrt_Sm.</w:t>
              </w:r>
            </w:ins>
          </w:p>
          <w:p w14:paraId="3BFFCE1E" w14:textId="2C960484" w:rsidR="000155ED" w:rsidRPr="007036CE" w:rsidRDefault="000155ED" w:rsidP="00DE0449">
            <w:pPr>
              <w:pStyle w:val="GOSTTablenorm"/>
              <w:rPr>
                <w:ins w:id="15378" w:author="Накашидзе О.Е. EXP-301252" w:date="2025-07-17T17:15:00Z"/>
              </w:rPr>
            </w:pPr>
            <w:ins w:id="15379" w:author="Накашидзе О.Е. EXP-301252" w:date="2025-07-17T17:15:00Z">
              <w:r w:rsidRPr="007036CE">
                <w:t xml:space="preserve">Сумма передается в единицах валюты с точностью 2 знака после запятой </w:t>
              </w:r>
            </w:ins>
            <w:r w:rsidR="005B1C15" w:rsidRPr="007036CE">
              <w:t>–</w:t>
            </w:r>
            <w:ins w:id="15380" w:author="Накашидзе О.Е. EXP-301252" w:date="2025-07-17T17:15:00Z">
              <w:r w:rsidRPr="007036CE">
                <w:t xml:space="preserve"> необхо</w:t>
              </w:r>
              <w:r w:rsidRPr="007036CE">
                <w:lastRenderedPageBreak/>
                <w:t>димо конвертировать в минимальные единицы валюты (для данного типа документов умножить на 100)</w:t>
              </w:r>
            </w:ins>
          </w:p>
        </w:tc>
      </w:tr>
      <w:tr w:rsidR="000155ED" w:rsidRPr="007036CE" w14:paraId="329450FA" w14:textId="77777777" w:rsidTr="00DE0449">
        <w:trPr>
          <w:ins w:id="15381" w:author="Накашидзе О.Е. EXP-301252" w:date="2025-07-17T17:15:00Z"/>
        </w:trPr>
        <w:tc>
          <w:tcPr>
            <w:tcW w:w="1109" w:type="pct"/>
          </w:tcPr>
          <w:p w14:paraId="2A24B4FA" w14:textId="77777777" w:rsidR="000155ED" w:rsidRPr="007036CE" w:rsidRDefault="000155ED" w:rsidP="00DE0449">
            <w:pPr>
              <w:pStyle w:val="GOSTTablenorm"/>
              <w:rPr>
                <w:ins w:id="15382" w:author="Накашидзе О.Е. EXP-301252" w:date="2025-07-17T17:15:00Z"/>
              </w:rPr>
            </w:pPr>
            <w:ins w:id="15383" w:author="Накашидзе О.Е. EXP-301252" w:date="2025-07-17T17:15:00Z">
              <w:r w:rsidRPr="007036CE">
                <w:lastRenderedPageBreak/>
                <w:t>Сумма_валюта_учета_руб</w:t>
              </w:r>
            </w:ins>
          </w:p>
        </w:tc>
        <w:tc>
          <w:tcPr>
            <w:tcW w:w="300" w:type="pct"/>
          </w:tcPr>
          <w:p w14:paraId="5D3F92CA" w14:textId="77777777" w:rsidR="000155ED" w:rsidRPr="007036CE" w:rsidRDefault="000155ED" w:rsidP="00DE0449">
            <w:pPr>
              <w:pStyle w:val="GOSTTablenorm"/>
              <w:rPr>
                <w:ins w:id="15384" w:author="Накашидзе О.Е. EXP-301252" w:date="2025-07-17T17:15:00Z"/>
              </w:rPr>
            </w:pPr>
            <w:ins w:id="15385" w:author="Накашидзе О.Е. EXP-301252" w:date="2025-07-17T17:15:00Z">
              <w:r w:rsidRPr="007036CE">
                <w:t>да</w:t>
              </w:r>
            </w:ins>
          </w:p>
        </w:tc>
        <w:tc>
          <w:tcPr>
            <w:tcW w:w="1110" w:type="pct"/>
          </w:tcPr>
          <w:p w14:paraId="6AEF4385" w14:textId="77777777" w:rsidR="000155ED" w:rsidRPr="007036CE" w:rsidRDefault="000155ED" w:rsidP="00DE0449">
            <w:pPr>
              <w:pStyle w:val="GOSTTablenorm"/>
              <w:rPr>
                <w:ins w:id="15386" w:author="Накашидзе О.Е. EXP-301252" w:date="2025-07-17T17:15:00Z"/>
              </w:rPr>
            </w:pPr>
            <w:ins w:id="15387" w:author="Накашидзе О.Е. EXP-301252" w:date="2025-07-17T17:15:00Z">
              <w:r w:rsidRPr="007036CE">
                <w:t>Сумма в валюте учета (руб)</w:t>
              </w:r>
            </w:ins>
          </w:p>
        </w:tc>
        <w:tc>
          <w:tcPr>
            <w:tcW w:w="1110" w:type="pct"/>
          </w:tcPr>
          <w:p w14:paraId="77FE33FB" w14:textId="77777777" w:rsidR="000155ED" w:rsidRPr="007036CE" w:rsidRDefault="000155ED" w:rsidP="00DE0449">
            <w:pPr>
              <w:pStyle w:val="GOSTTablenorm"/>
              <w:rPr>
                <w:ins w:id="15388" w:author="Накашидзе О.Е. EXP-301252" w:date="2025-07-17T17:15:00Z"/>
                <w:lang w:val="en-US"/>
              </w:rPr>
            </w:pPr>
            <w:ins w:id="15389" w:author="Накашидзе О.Е. EXP-301252" w:date="2025-07-17T17:15:00Z">
              <w:r w:rsidRPr="007036CE">
                <w:rPr>
                  <w:lang w:val="en-US"/>
                </w:rPr>
                <w:t>SystemInformation_SumBalance</w:t>
              </w:r>
            </w:ins>
          </w:p>
          <w:p w14:paraId="6E1D2F53" w14:textId="77777777" w:rsidR="000155ED" w:rsidRPr="007036CE" w:rsidRDefault="000155ED" w:rsidP="00DE0449">
            <w:pPr>
              <w:pStyle w:val="GOSTTablenorm"/>
              <w:rPr>
                <w:ins w:id="15390" w:author="Накашидзе О.Е. EXP-301252" w:date="2025-07-17T17:15:00Z"/>
                <w:lang w:val="en-US"/>
              </w:rPr>
            </w:pPr>
            <w:ins w:id="15391" w:author="Накашидзе О.Е. EXP-301252" w:date="2025-07-17T17:15:00Z">
              <w:r w:rsidRPr="007036CE">
                <w:rPr>
                  <w:lang w:val="en-US"/>
                </w:rPr>
                <w:t>SystemInformation_SumBalanceMig</w:t>
              </w:r>
            </w:ins>
          </w:p>
          <w:p w14:paraId="70AD68D4" w14:textId="77777777" w:rsidR="000155ED" w:rsidRPr="007036CE" w:rsidRDefault="000155ED" w:rsidP="00DE0449">
            <w:pPr>
              <w:pStyle w:val="GOSTTablenorm"/>
              <w:rPr>
                <w:ins w:id="15392" w:author="Накашидзе О.Е. EXP-301252" w:date="2025-07-17T17:15:00Z"/>
                <w:lang w:val="en-US"/>
              </w:rPr>
            </w:pPr>
            <w:ins w:id="15393" w:author="Накашидзе О.Е. EXP-301252" w:date="2025-07-17T17:15:00Z">
              <w:r w:rsidRPr="007036CE">
                <w:rPr>
                  <w:lang w:val="en-US"/>
                </w:rPr>
                <w:t>TtlPrt_Sm</w:t>
              </w:r>
            </w:ins>
          </w:p>
        </w:tc>
        <w:tc>
          <w:tcPr>
            <w:tcW w:w="1371" w:type="pct"/>
          </w:tcPr>
          <w:p w14:paraId="479B7996" w14:textId="77777777" w:rsidR="000155ED" w:rsidRPr="007036CE" w:rsidRDefault="000155ED" w:rsidP="00DE0449">
            <w:pPr>
              <w:pStyle w:val="GOSTTablenorm"/>
              <w:rPr>
                <w:ins w:id="15394" w:author="Накашидзе О.Е. EXP-301252" w:date="2025-07-17T17:15:00Z"/>
              </w:rPr>
            </w:pPr>
            <w:ins w:id="15395" w:author="Накашидзе О.Е. EXP-301252" w:date="2025-07-17T17:15:00Z">
              <w:r w:rsidRPr="007036CE">
                <w:t>Для данного типа документа Сумма_валюта_учета_руб = Сумма_валюта_операции</w:t>
              </w:r>
            </w:ins>
          </w:p>
        </w:tc>
      </w:tr>
    </w:tbl>
    <w:p w14:paraId="7EF3465B" w14:textId="77777777" w:rsidR="000155ED" w:rsidRPr="007036CE" w:rsidRDefault="000155ED" w:rsidP="000155ED">
      <w:pPr>
        <w:pStyle w:val="GOSTNormal"/>
        <w:rPr>
          <w:ins w:id="15396" w:author="Накашидзе О.Е. EXP-301252" w:date="2025-07-17T17:06:00Z"/>
        </w:rPr>
        <w:sectPr w:rsidR="000155ED" w:rsidRPr="007036CE" w:rsidSect="007306AB">
          <w:headerReference w:type="default" r:id="rId21"/>
          <w:pgSz w:w="16838" w:h="11906" w:orient="landscape" w:code="9"/>
          <w:pgMar w:top="1701" w:right="567" w:bottom="567" w:left="567" w:header="1134" w:footer="284" w:gutter="0"/>
          <w:cols w:space="708"/>
          <w:docGrid w:linePitch="360"/>
        </w:sectPr>
      </w:pPr>
    </w:p>
    <w:p w14:paraId="55DF1275" w14:textId="77777777" w:rsidR="00D45C06" w:rsidRPr="007036CE" w:rsidRDefault="00D45C06">
      <w:pPr>
        <w:pStyle w:val="GOSTReg"/>
      </w:pPr>
      <w:bookmarkStart w:id="15397" w:name="_Toc121319652"/>
      <w:bookmarkStart w:id="15398" w:name="_Toc222927972"/>
      <w:bookmarkEnd w:id="9941"/>
      <w:r w:rsidRPr="007036CE">
        <w:lastRenderedPageBreak/>
        <w:t>СОГЛАСОВАНО</w:t>
      </w:r>
      <w:bookmarkEnd w:id="15397"/>
      <w:bookmarkEnd w:id="15398"/>
    </w:p>
    <w:tbl>
      <w:tblPr>
        <w:tblStyle w:val="GOSTTable"/>
        <w:tblW w:w="5000" w:type="pct"/>
        <w:tblLook w:val="07E0" w:firstRow="1" w:lastRow="1" w:firstColumn="1" w:lastColumn="1" w:noHBand="1" w:noVBand="1"/>
      </w:tblPr>
      <w:tblGrid>
        <w:gridCol w:w="2037"/>
        <w:gridCol w:w="2415"/>
        <w:gridCol w:w="2330"/>
        <w:gridCol w:w="1369"/>
        <w:gridCol w:w="1543"/>
      </w:tblGrid>
      <w:tr w:rsidR="00D34E1B" w:rsidRPr="007036CE" w14:paraId="22236D3E" w14:textId="77777777" w:rsidTr="00802219">
        <w:trPr>
          <w:cnfStyle w:val="100000000000" w:firstRow="1" w:lastRow="0" w:firstColumn="0" w:lastColumn="0" w:oddVBand="0" w:evenVBand="0" w:oddHBand="0" w:evenHBand="0" w:firstRowFirstColumn="0" w:firstRowLastColumn="0" w:lastRowFirstColumn="0" w:lastRowLastColumn="0"/>
        </w:trPr>
        <w:tc>
          <w:tcPr>
            <w:tcW w:w="1050" w:type="pct"/>
          </w:tcPr>
          <w:p w14:paraId="69D40704" w14:textId="77777777" w:rsidR="00D34E1B" w:rsidRPr="007036CE" w:rsidRDefault="00D34E1B" w:rsidP="001A5048">
            <w:pPr>
              <w:pStyle w:val="GOSTTableHead"/>
            </w:pPr>
            <w:r w:rsidRPr="007036CE">
              <w:t>Наименование организации, предприятия</w:t>
            </w:r>
          </w:p>
        </w:tc>
        <w:tc>
          <w:tcPr>
            <w:tcW w:w="1245" w:type="pct"/>
          </w:tcPr>
          <w:p w14:paraId="061E0F9B" w14:textId="77777777" w:rsidR="00D34E1B" w:rsidRPr="007036CE" w:rsidRDefault="00D34E1B" w:rsidP="0090097B">
            <w:pPr>
              <w:pStyle w:val="GOSTTableHead"/>
            </w:pPr>
            <w:r w:rsidRPr="007036CE">
              <w:t>Должность исполнителя</w:t>
            </w:r>
          </w:p>
        </w:tc>
        <w:tc>
          <w:tcPr>
            <w:tcW w:w="1202" w:type="pct"/>
          </w:tcPr>
          <w:p w14:paraId="4A49570B" w14:textId="77777777" w:rsidR="00D34E1B" w:rsidRPr="007036CE" w:rsidRDefault="00D34E1B" w:rsidP="0090097B">
            <w:pPr>
              <w:pStyle w:val="GOSTTableHead"/>
            </w:pPr>
            <w:r w:rsidRPr="007036CE">
              <w:t>Фамилия, имя, отчество</w:t>
            </w:r>
          </w:p>
        </w:tc>
        <w:tc>
          <w:tcPr>
            <w:tcW w:w="706" w:type="pct"/>
          </w:tcPr>
          <w:p w14:paraId="7A9D2180" w14:textId="77777777" w:rsidR="00D34E1B" w:rsidRPr="007036CE" w:rsidRDefault="00D34E1B" w:rsidP="001A5048">
            <w:pPr>
              <w:pStyle w:val="GOSTTableHead"/>
            </w:pPr>
            <w:r w:rsidRPr="007036CE">
              <w:t>Подпись</w:t>
            </w:r>
          </w:p>
        </w:tc>
        <w:tc>
          <w:tcPr>
            <w:tcW w:w="796" w:type="pct"/>
          </w:tcPr>
          <w:p w14:paraId="791B29E7" w14:textId="77777777" w:rsidR="00D34E1B" w:rsidRPr="007036CE" w:rsidRDefault="00D34E1B" w:rsidP="001A5048">
            <w:pPr>
              <w:pStyle w:val="GOSTTableHead"/>
            </w:pPr>
            <w:r w:rsidRPr="007036CE">
              <w:t>Дата</w:t>
            </w:r>
          </w:p>
        </w:tc>
      </w:tr>
      <w:tr w:rsidR="00D34E1B" w:rsidRPr="007036CE" w14:paraId="171F7440" w14:textId="77777777" w:rsidTr="00802219">
        <w:trPr>
          <w:trHeight w:val="20"/>
        </w:trPr>
        <w:tc>
          <w:tcPr>
            <w:tcW w:w="1050" w:type="pct"/>
          </w:tcPr>
          <w:p w14:paraId="4422B3C6" w14:textId="77777777" w:rsidR="00D34E1B" w:rsidRPr="007036CE" w:rsidRDefault="00D34E1B" w:rsidP="001A5048">
            <w:pPr>
              <w:pStyle w:val="GOSTTablenorm"/>
            </w:pPr>
          </w:p>
        </w:tc>
        <w:tc>
          <w:tcPr>
            <w:tcW w:w="1245" w:type="pct"/>
          </w:tcPr>
          <w:p w14:paraId="02577B04" w14:textId="77777777" w:rsidR="00D34E1B" w:rsidRPr="007036CE" w:rsidRDefault="00D34E1B" w:rsidP="001A5048">
            <w:pPr>
              <w:pStyle w:val="GOSTTablenorm"/>
            </w:pPr>
          </w:p>
        </w:tc>
        <w:tc>
          <w:tcPr>
            <w:tcW w:w="1202" w:type="pct"/>
          </w:tcPr>
          <w:p w14:paraId="7116F1E3" w14:textId="77777777" w:rsidR="00D34E1B" w:rsidRPr="007036CE" w:rsidRDefault="00D34E1B" w:rsidP="001A5048">
            <w:pPr>
              <w:pStyle w:val="GOSTTablenorm"/>
            </w:pPr>
          </w:p>
        </w:tc>
        <w:tc>
          <w:tcPr>
            <w:tcW w:w="706" w:type="pct"/>
          </w:tcPr>
          <w:p w14:paraId="184A7C78" w14:textId="77777777" w:rsidR="00D34E1B" w:rsidRPr="007036CE" w:rsidRDefault="00D34E1B" w:rsidP="001A5048">
            <w:pPr>
              <w:pStyle w:val="GOSTTablenorm"/>
            </w:pPr>
          </w:p>
        </w:tc>
        <w:tc>
          <w:tcPr>
            <w:tcW w:w="796" w:type="pct"/>
          </w:tcPr>
          <w:p w14:paraId="7C95BA77" w14:textId="77777777" w:rsidR="00D34E1B" w:rsidRPr="007036CE" w:rsidRDefault="00D34E1B" w:rsidP="001A5048">
            <w:pPr>
              <w:pStyle w:val="GOSTTablenorm"/>
            </w:pPr>
          </w:p>
        </w:tc>
      </w:tr>
      <w:tr w:rsidR="00D34E1B" w:rsidRPr="007036CE" w14:paraId="6A42324F" w14:textId="77777777" w:rsidTr="00802219">
        <w:trPr>
          <w:trHeight w:val="20"/>
        </w:trPr>
        <w:tc>
          <w:tcPr>
            <w:tcW w:w="1050" w:type="pct"/>
          </w:tcPr>
          <w:p w14:paraId="2CBB6908" w14:textId="77777777" w:rsidR="00D34E1B" w:rsidRPr="007036CE" w:rsidRDefault="00D34E1B" w:rsidP="001A5048">
            <w:pPr>
              <w:pStyle w:val="GOSTTablenorm"/>
            </w:pPr>
          </w:p>
        </w:tc>
        <w:tc>
          <w:tcPr>
            <w:tcW w:w="1245" w:type="pct"/>
          </w:tcPr>
          <w:p w14:paraId="2CB93113" w14:textId="77777777" w:rsidR="00D34E1B" w:rsidRPr="007036CE" w:rsidRDefault="00D34E1B" w:rsidP="001A5048">
            <w:pPr>
              <w:pStyle w:val="GOSTTablenorm"/>
            </w:pPr>
          </w:p>
        </w:tc>
        <w:tc>
          <w:tcPr>
            <w:tcW w:w="1202" w:type="pct"/>
          </w:tcPr>
          <w:p w14:paraId="579C5F39" w14:textId="77777777" w:rsidR="00D34E1B" w:rsidRPr="007036CE" w:rsidRDefault="00D34E1B" w:rsidP="001A5048">
            <w:pPr>
              <w:pStyle w:val="GOSTTablenorm"/>
            </w:pPr>
          </w:p>
        </w:tc>
        <w:tc>
          <w:tcPr>
            <w:tcW w:w="706" w:type="pct"/>
          </w:tcPr>
          <w:p w14:paraId="24FDE5D3" w14:textId="77777777" w:rsidR="00D34E1B" w:rsidRPr="007036CE" w:rsidRDefault="00D34E1B" w:rsidP="001A5048">
            <w:pPr>
              <w:pStyle w:val="GOSTTablenorm"/>
            </w:pPr>
          </w:p>
        </w:tc>
        <w:tc>
          <w:tcPr>
            <w:tcW w:w="796" w:type="pct"/>
          </w:tcPr>
          <w:p w14:paraId="3B669A82" w14:textId="77777777" w:rsidR="00D34E1B" w:rsidRPr="007036CE" w:rsidRDefault="00D34E1B" w:rsidP="001A5048">
            <w:pPr>
              <w:pStyle w:val="GOSTTablenorm"/>
            </w:pPr>
          </w:p>
        </w:tc>
      </w:tr>
      <w:tr w:rsidR="00D34E1B" w:rsidRPr="007036CE" w14:paraId="30709DDD" w14:textId="77777777" w:rsidTr="00802219">
        <w:trPr>
          <w:trHeight w:val="20"/>
        </w:trPr>
        <w:tc>
          <w:tcPr>
            <w:tcW w:w="1050" w:type="pct"/>
          </w:tcPr>
          <w:p w14:paraId="0890ECAD" w14:textId="77777777" w:rsidR="00D34E1B" w:rsidRPr="007036CE" w:rsidRDefault="00D34E1B" w:rsidP="001A5048">
            <w:pPr>
              <w:pStyle w:val="GOSTTablenorm"/>
            </w:pPr>
          </w:p>
        </w:tc>
        <w:tc>
          <w:tcPr>
            <w:tcW w:w="1245" w:type="pct"/>
          </w:tcPr>
          <w:p w14:paraId="3AD45282" w14:textId="77777777" w:rsidR="00D34E1B" w:rsidRPr="007036CE" w:rsidRDefault="00D34E1B" w:rsidP="001A5048">
            <w:pPr>
              <w:pStyle w:val="GOSTTablenorm"/>
            </w:pPr>
          </w:p>
        </w:tc>
        <w:tc>
          <w:tcPr>
            <w:tcW w:w="1202" w:type="pct"/>
          </w:tcPr>
          <w:p w14:paraId="7E6E1EC3" w14:textId="77777777" w:rsidR="00D34E1B" w:rsidRPr="007036CE" w:rsidRDefault="00D34E1B" w:rsidP="001A5048">
            <w:pPr>
              <w:pStyle w:val="GOSTTablenorm"/>
            </w:pPr>
          </w:p>
        </w:tc>
        <w:tc>
          <w:tcPr>
            <w:tcW w:w="706" w:type="pct"/>
          </w:tcPr>
          <w:p w14:paraId="619F215D" w14:textId="77777777" w:rsidR="00D34E1B" w:rsidRPr="007036CE" w:rsidRDefault="00D34E1B" w:rsidP="001A5048">
            <w:pPr>
              <w:pStyle w:val="GOSTTablenorm"/>
            </w:pPr>
          </w:p>
        </w:tc>
        <w:tc>
          <w:tcPr>
            <w:tcW w:w="796" w:type="pct"/>
          </w:tcPr>
          <w:p w14:paraId="30CFD6CF" w14:textId="77777777" w:rsidR="00D34E1B" w:rsidRPr="007036CE" w:rsidRDefault="00D34E1B" w:rsidP="001A5048">
            <w:pPr>
              <w:pStyle w:val="GOSTTablenorm"/>
            </w:pPr>
          </w:p>
        </w:tc>
      </w:tr>
      <w:tr w:rsidR="00D34E1B" w:rsidRPr="007036CE" w14:paraId="3E80BFEC" w14:textId="77777777" w:rsidTr="00802219">
        <w:trPr>
          <w:trHeight w:val="20"/>
        </w:trPr>
        <w:tc>
          <w:tcPr>
            <w:tcW w:w="1050" w:type="pct"/>
          </w:tcPr>
          <w:p w14:paraId="6B64F8E1" w14:textId="77777777" w:rsidR="00D34E1B" w:rsidRPr="007036CE" w:rsidRDefault="00D34E1B" w:rsidP="001A5048">
            <w:pPr>
              <w:pStyle w:val="GOSTTablenorm"/>
            </w:pPr>
          </w:p>
        </w:tc>
        <w:tc>
          <w:tcPr>
            <w:tcW w:w="1245" w:type="pct"/>
          </w:tcPr>
          <w:p w14:paraId="1BACC886" w14:textId="77777777" w:rsidR="00D34E1B" w:rsidRPr="007036CE" w:rsidRDefault="00D34E1B" w:rsidP="001A5048">
            <w:pPr>
              <w:pStyle w:val="GOSTTablenorm"/>
            </w:pPr>
          </w:p>
        </w:tc>
        <w:tc>
          <w:tcPr>
            <w:tcW w:w="1202" w:type="pct"/>
          </w:tcPr>
          <w:p w14:paraId="4E958F06" w14:textId="77777777" w:rsidR="00D34E1B" w:rsidRPr="007036CE" w:rsidRDefault="00D34E1B" w:rsidP="001A5048">
            <w:pPr>
              <w:pStyle w:val="GOSTTablenorm"/>
            </w:pPr>
          </w:p>
        </w:tc>
        <w:tc>
          <w:tcPr>
            <w:tcW w:w="706" w:type="pct"/>
          </w:tcPr>
          <w:p w14:paraId="5A9CCAEB" w14:textId="77777777" w:rsidR="00D34E1B" w:rsidRPr="007036CE" w:rsidRDefault="00D34E1B" w:rsidP="001A5048">
            <w:pPr>
              <w:pStyle w:val="GOSTTablenorm"/>
            </w:pPr>
          </w:p>
        </w:tc>
        <w:tc>
          <w:tcPr>
            <w:tcW w:w="796" w:type="pct"/>
          </w:tcPr>
          <w:p w14:paraId="4C218F3C" w14:textId="77777777" w:rsidR="00D34E1B" w:rsidRPr="007036CE" w:rsidRDefault="00D34E1B" w:rsidP="001A5048">
            <w:pPr>
              <w:pStyle w:val="GOSTTablenorm"/>
            </w:pPr>
          </w:p>
        </w:tc>
      </w:tr>
      <w:tr w:rsidR="00D34E1B" w:rsidRPr="007036CE" w14:paraId="5BC14C39" w14:textId="77777777" w:rsidTr="00802219">
        <w:trPr>
          <w:trHeight w:val="20"/>
        </w:trPr>
        <w:tc>
          <w:tcPr>
            <w:tcW w:w="1050" w:type="pct"/>
          </w:tcPr>
          <w:p w14:paraId="6C4F9361" w14:textId="77777777" w:rsidR="00D34E1B" w:rsidRPr="007036CE" w:rsidRDefault="00D34E1B" w:rsidP="001A5048">
            <w:pPr>
              <w:pStyle w:val="GOSTTablenorm"/>
            </w:pPr>
          </w:p>
        </w:tc>
        <w:tc>
          <w:tcPr>
            <w:tcW w:w="1245" w:type="pct"/>
          </w:tcPr>
          <w:p w14:paraId="43D5D77D" w14:textId="77777777" w:rsidR="00D34E1B" w:rsidRPr="007036CE" w:rsidRDefault="00D34E1B" w:rsidP="001A5048">
            <w:pPr>
              <w:pStyle w:val="GOSTTablenorm"/>
            </w:pPr>
          </w:p>
        </w:tc>
        <w:tc>
          <w:tcPr>
            <w:tcW w:w="1202" w:type="pct"/>
          </w:tcPr>
          <w:p w14:paraId="7DB8BBEF" w14:textId="77777777" w:rsidR="00D34E1B" w:rsidRPr="007036CE" w:rsidRDefault="00D34E1B" w:rsidP="001A5048">
            <w:pPr>
              <w:pStyle w:val="GOSTTablenorm"/>
            </w:pPr>
          </w:p>
        </w:tc>
        <w:tc>
          <w:tcPr>
            <w:tcW w:w="706" w:type="pct"/>
          </w:tcPr>
          <w:p w14:paraId="330EC4C0" w14:textId="77777777" w:rsidR="00D34E1B" w:rsidRPr="007036CE" w:rsidRDefault="00D34E1B" w:rsidP="001A5048">
            <w:pPr>
              <w:pStyle w:val="GOSTTablenorm"/>
            </w:pPr>
          </w:p>
        </w:tc>
        <w:tc>
          <w:tcPr>
            <w:tcW w:w="796" w:type="pct"/>
          </w:tcPr>
          <w:p w14:paraId="589EB637" w14:textId="77777777" w:rsidR="00D34E1B" w:rsidRPr="007036CE" w:rsidRDefault="00D34E1B" w:rsidP="001A5048">
            <w:pPr>
              <w:pStyle w:val="GOSTTablenorm"/>
            </w:pPr>
          </w:p>
        </w:tc>
      </w:tr>
      <w:tr w:rsidR="00D34E1B" w:rsidRPr="007036CE" w14:paraId="2CC257F0" w14:textId="77777777" w:rsidTr="00802219">
        <w:trPr>
          <w:trHeight w:val="20"/>
        </w:trPr>
        <w:tc>
          <w:tcPr>
            <w:tcW w:w="1050" w:type="pct"/>
          </w:tcPr>
          <w:p w14:paraId="2196044B" w14:textId="77777777" w:rsidR="00D34E1B" w:rsidRPr="007036CE" w:rsidRDefault="00D34E1B" w:rsidP="001A5048">
            <w:pPr>
              <w:pStyle w:val="GOSTTablenorm"/>
            </w:pPr>
          </w:p>
        </w:tc>
        <w:tc>
          <w:tcPr>
            <w:tcW w:w="1245" w:type="pct"/>
          </w:tcPr>
          <w:p w14:paraId="132F8611" w14:textId="77777777" w:rsidR="00D34E1B" w:rsidRPr="007036CE" w:rsidRDefault="00D34E1B" w:rsidP="001A5048">
            <w:pPr>
              <w:pStyle w:val="GOSTTablenorm"/>
            </w:pPr>
          </w:p>
        </w:tc>
        <w:tc>
          <w:tcPr>
            <w:tcW w:w="1202" w:type="pct"/>
          </w:tcPr>
          <w:p w14:paraId="21370555" w14:textId="77777777" w:rsidR="00D34E1B" w:rsidRPr="007036CE" w:rsidRDefault="00D34E1B" w:rsidP="001A5048">
            <w:pPr>
              <w:pStyle w:val="GOSTTablenorm"/>
            </w:pPr>
          </w:p>
        </w:tc>
        <w:tc>
          <w:tcPr>
            <w:tcW w:w="706" w:type="pct"/>
          </w:tcPr>
          <w:p w14:paraId="56D44879" w14:textId="77777777" w:rsidR="00D34E1B" w:rsidRPr="007036CE" w:rsidRDefault="00D34E1B" w:rsidP="001A5048">
            <w:pPr>
              <w:pStyle w:val="GOSTTablenorm"/>
            </w:pPr>
          </w:p>
        </w:tc>
        <w:tc>
          <w:tcPr>
            <w:tcW w:w="796" w:type="pct"/>
          </w:tcPr>
          <w:p w14:paraId="28ED2572" w14:textId="77777777" w:rsidR="00D34E1B" w:rsidRPr="007036CE" w:rsidRDefault="00D34E1B" w:rsidP="001A5048">
            <w:pPr>
              <w:pStyle w:val="GOSTTablenorm"/>
            </w:pPr>
          </w:p>
        </w:tc>
      </w:tr>
      <w:tr w:rsidR="00D34E1B" w:rsidRPr="007036CE" w14:paraId="68C8ED72" w14:textId="77777777" w:rsidTr="00802219">
        <w:trPr>
          <w:trHeight w:val="20"/>
        </w:trPr>
        <w:tc>
          <w:tcPr>
            <w:tcW w:w="1050" w:type="pct"/>
          </w:tcPr>
          <w:p w14:paraId="36B45DA4" w14:textId="77777777" w:rsidR="00D34E1B" w:rsidRPr="007036CE" w:rsidRDefault="00D34E1B" w:rsidP="001A5048">
            <w:pPr>
              <w:pStyle w:val="GOSTTablenorm"/>
            </w:pPr>
          </w:p>
        </w:tc>
        <w:tc>
          <w:tcPr>
            <w:tcW w:w="1245" w:type="pct"/>
          </w:tcPr>
          <w:p w14:paraId="4079330C" w14:textId="77777777" w:rsidR="00D34E1B" w:rsidRPr="007036CE" w:rsidRDefault="00D34E1B" w:rsidP="001A5048">
            <w:pPr>
              <w:pStyle w:val="GOSTTablenorm"/>
            </w:pPr>
          </w:p>
        </w:tc>
        <w:tc>
          <w:tcPr>
            <w:tcW w:w="1202" w:type="pct"/>
          </w:tcPr>
          <w:p w14:paraId="04A81E5E" w14:textId="77777777" w:rsidR="00D34E1B" w:rsidRPr="007036CE" w:rsidRDefault="00D34E1B" w:rsidP="001A5048">
            <w:pPr>
              <w:pStyle w:val="GOSTTablenorm"/>
            </w:pPr>
          </w:p>
        </w:tc>
        <w:tc>
          <w:tcPr>
            <w:tcW w:w="706" w:type="pct"/>
          </w:tcPr>
          <w:p w14:paraId="40A1A8CE" w14:textId="77777777" w:rsidR="00D34E1B" w:rsidRPr="007036CE" w:rsidRDefault="00D34E1B" w:rsidP="001A5048">
            <w:pPr>
              <w:pStyle w:val="GOSTTablenorm"/>
            </w:pPr>
          </w:p>
        </w:tc>
        <w:tc>
          <w:tcPr>
            <w:tcW w:w="796" w:type="pct"/>
          </w:tcPr>
          <w:p w14:paraId="14D5CA92" w14:textId="77777777" w:rsidR="00D34E1B" w:rsidRPr="007036CE" w:rsidRDefault="00D34E1B" w:rsidP="001A5048">
            <w:pPr>
              <w:pStyle w:val="GOSTTablenorm"/>
            </w:pPr>
          </w:p>
        </w:tc>
      </w:tr>
      <w:tr w:rsidR="00D34E1B" w:rsidRPr="007036CE" w14:paraId="45838872" w14:textId="77777777" w:rsidTr="00802219">
        <w:trPr>
          <w:trHeight w:val="20"/>
        </w:trPr>
        <w:tc>
          <w:tcPr>
            <w:tcW w:w="1050" w:type="pct"/>
          </w:tcPr>
          <w:p w14:paraId="7F4A2745" w14:textId="77777777" w:rsidR="00D34E1B" w:rsidRPr="007036CE" w:rsidRDefault="00D34E1B" w:rsidP="001A5048">
            <w:pPr>
              <w:pStyle w:val="GOSTTablenorm"/>
            </w:pPr>
          </w:p>
        </w:tc>
        <w:tc>
          <w:tcPr>
            <w:tcW w:w="1245" w:type="pct"/>
          </w:tcPr>
          <w:p w14:paraId="5AD181BE" w14:textId="77777777" w:rsidR="00D34E1B" w:rsidRPr="007036CE" w:rsidRDefault="00D34E1B" w:rsidP="001A5048">
            <w:pPr>
              <w:pStyle w:val="GOSTTablenorm"/>
            </w:pPr>
          </w:p>
        </w:tc>
        <w:tc>
          <w:tcPr>
            <w:tcW w:w="1202" w:type="pct"/>
          </w:tcPr>
          <w:p w14:paraId="326B43A5" w14:textId="77777777" w:rsidR="00D34E1B" w:rsidRPr="007036CE" w:rsidRDefault="00D34E1B" w:rsidP="001A5048">
            <w:pPr>
              <w:pStyle w:val="GOSTTablenorm"/>
            </w:pPr>
          </w:p>
        </w:tc>
        <w:tc>
          <w:tcPr>
            <w:tcW w:w="706" w:type="pct"/>
          </w:tcPr>
          <w:p w14:paraId="580EE0D0" w14:textId="77777777" w:rsidR="00D34E1B" w:rsidRPr="007036CE" w:rsidRDefault="00D34E1B" w:rsidP="001A5048">
            <w:pPr>
              <w:pStyle w:val="GOSTTablenorm"/>
            </w:pPr>
          </w:p>
        </w:tc>
        <w:tc>
          <w:tcPr>
            <w:tcW w:w="796" w:type="pct"/>
          </w:tcPr>
          <w:p w14:paraId="4DD37D87" w14:textId="77777777" w:rsidR="00D34E1B" w:rsidRPr="007036CE" w:rsidRDefault="00D34E1B" w:rsidP="001A5048">
            <w:pPr>
              <w:pStyle w:val="GOSTTablenorm"/>
            </w:pPr>
          </w:p>
        </w:tc>
      </w:tr>
      <w:tr w:rsidR="00D34E1B" w:rsidRPr="007036CE" w14:paraId="14C9C919" w14:textId="77777777" w:rsidTr="00802219">
        <w:trPr>
          <w:trHeight w:val="20"/>
        </w:trPr>
        <w:tc>
          <w:tcPr>
            <w:tcW w:w="1050" w:type="pct"/>
          </w:tcPr>
          <w:p w14:paraId="62166689" w14:textId="77777777" w:rsidR="00D34E1B" w:rsidRPr="007036CE" w:rsidRDefault="00D34E1B" w:rsidP="001A5048">
            <w:pPr>
              <w:pStyle w:val="GOSTTablenorm"/>
            </w:pPr>
          </w:p>
        </w:tc>
        <w:tc>
          <w:tcPr>
            <w:tcW w:w="1245" w:type="pct"/>
          </w:tcPr>
          <w:p w14:paraId="10688FE8" w14:textId="77777777" w:rsidR="00D34E1B" w:rsidRPr="007036CE" w:rsidRDefault="00D34E1B" w:rsidP="001A5048">
            <w:pPr>
              <w:pStyle w:val="GOSTTablenorm"/>
            </w:pPr>
          </w:p>
        </w:tc>
        <w:tc>
          <w:tcPr>
            <w:tcW w:w="1202" w:type="pct"/>
          </w:tcPr>
          <w:p w14:paraId="16656D9B" w14:textId="77777777" w:rsidR="00D34E1B" w:rsidRPr="007036CE" w:rsidRDefault="00D34E1B" w:rsidP="001A5048">
            <w:pPr>
              <w:pStyle w:val="GOSTTablenorm"/>
            </w:pPr>
          </w:p>
        </w:tc>
        <w:tc>
          <w:tcPr>
            <w:tcW w:w="706" w:type="pct"/>
          </w:tcPr>
          <w:p w14:paraId="4C2AA13C" w14:textId="77777777" w:rsidR="00D34E1B" w:rsidRPr="007036CE" w:rsidRDefault="00D34E1B" w:rsidP="001A5048">
            <w:pPr>
              <w:pStyle w:val="GOSTTablenorm"/>
            </w:pPr>
          </w:p>
        </w:tc>
        <w:tc>
          <w:tcPr>
            <w:tcW w:w="796" w:type="pct"/>
          </w:tcPr>
          <w:p w14:paraId="1A78510B" w14:textId="77777777" w:rsidR="00D34E1B" w:rsidRPr="007036CE" w:rsidRDefault="00D34E1B" w:rsidP="001A5048">
            <w:pPr>
              <w:pStyle w:val="GOSTTablenorm"/>
            </w:pPr>
          </w:p>
        </w:tc>
      </w:tr>
      <w:tr w:rsidR="00D34E1B" w:rsidRPr="007036CE" w14:paraId="017CFF79" w14:textId="77777777" w:rsidTr="00802219">
        <w:trPr>
          <w:trHeight w:val="20"/>
        </w:trPr>
        <w:tc>
          <w:tcPr>
            <w:tcW w:w="1050" w:type="pct"/>
          </w:tcPr>
          <w:p w14:paraId="1C347D1B" w14:textId="77777777" w:rsidR="00D34E1B" w:rsidRPr="007036CE" w:rsidRDefault="00D34E1B" w:rsidP="001A5048">
            <w:pPr>
              <w:pStyle w:val="GOSTTablenorm"/>
            </w:pPr>
          </w:p>
        </w:tc>
        <w:tc>
          <w:tcPr>
            <w:tcW w:w="1245" w:type="pct"/>
          </w:tcPr>
          <w:p w14:paraId="24B0310E" w14:textId="77777777" w:rsidR="00D34E1B" w:rsidRPr="007036CE" w:rsidRDefault="00D34E1B" w:rsidP="001A5048">
            <w:pPr>
              <w:pStyle w:val="GOSTTablenorm"/>
            </w:pPr>
          </w:p>
        </w:tc>
        <w:tc>
          <w:tcPr>
            <w:tcW w:w="1202" w:type="pct"/>
          </w:tcPr>
          <w:p w14:paraId="16569B10" w14:textId="77777777" w:rsidR="00D34E1B" w:rsidRPr="007036CE" w:rsidRDefault="00D34E1B" w:rsidP="001A5048">
            <w:pPr>
              <w:pStyle w:val="GOSTTablenorm"/>
            </w:pPr>
          </w:p>
        </w:tc>
        <w:tc>
          <w:tcPr>
            <w:tcW w:w="706" w:type="pct"/>
          </w:tcPr>
          <w:p w14:paraId="13877867" w14:textId="77777777" w:rsidR="00D34E1B" w:rsidRPr="007036CE" w:rsidRDefault="00D34E1B" w:rsidP="001A5048">
            <w:pPr>
              <w:pStyle w:val="GOSTTablenorm"/>
            </w:pPr>
          </w:p>
        </w:tc>
        <w:tc>
          <w:tcPr>
            <w:tcW w:w="796" w:type="pct"/>
          </w:tcPr>
          <w:p w14:paraId="4F22B4C0" w14:textId="77777777" w:rsidR="00D34E1B" w:rsidRPr="007036CE" w:rsidRDefault="00D34E1B" w:rsidP="001A5048">
            <w:pPr>
              <w:pStyle w:val="GOSTTablenorm"/>
            </w:pPr>
          </w:p>
        </w:tc>
      </w:tr>
    </w:tbl>
    <w:p w14:paraId="336170A4" w14:textId="77777777" w:rsidR="00D45C06" w:rsidRPr="007036CE" w:rsidRDefault="00D45C06">
      <w:pPr>
        <w:pStyle w:val="GOSTNormal"/>
      </w:pPr>
    </w:p>
    <w:p w14:paraId="3C2B1973" w14:textId="77777777" w:rsidR="00D45C06" w:rsidRPr="007036CE" w:rsidRDefault="00D45C06" w:rsidP="00802219">
      <w:pPr>
        <w:pStyle w:val="GOSTReg"/>
      </w:pPr>
      <w:bookmarkStart w:id="15399" w:name="_Toc529925464"/>
      <w:bookmarkStart w:id="15400" w:name="_Ref119664669"/>
      <w:bookmarkStart w:id="15401" w:name="_Toc121319653"/>
      <w:bookmarkStart w:id="15402" w:name="_Ref122017022"/>
      <w:bookmarkStart w:id="15403" w:name="_Ref122017028"/>
      <w:bookmarkStart w:id="15404" w:name="_Toc222927973"/>
      <w:r w:rsidRPr="007036CE">
        <w:lastRenderedPageBreak/>
        <w:t xml:space="preserve">ЛИСТ </w:t>
      </w:r>
      <w:r w:rsidRPr="007036CE">
        <w:rPr>
          <w:bCs/>
        </w:rPr>
        <w:t>РЕГИСТРАЦИИ</w:t>
      </w:r>
      <w:r w:rsidRPr="007036CE">
        <w:t xml:space="preserve"> ИЗМЕНЕНИЙ</w:t>
      </w:r>
      <w:bookmarkEnd w:id="15"/>
      <w:bookmarkEnd w:id="16"/>
      <w:bookmarkEnd w:id="17"/>
      <w:bookmarkEnd w:id="15399"/>
      <w:bookmarkEnd w:id="15400"/>
      <w:bookmarkEnd w:id="15401"/>
      <w:bookmarkEnd w:id="15402"/>
      <w:bookmarkEnd w:id="15403"/>
      <w:bookmarkEnd w:id="1540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bottom w:w="57" w:type="dxa"/>
          <w:right w:w="28" w:type="dxa"/>
        </w:tblCellMar>
        <w:tblLook w:val="01E0" w:firstRow="1" w:lastRow="1" w:firstColumn="1" w:lastColumn="1" w:noHBand="0" w:noVBand="0"/>
      </w:tblPr>
      <w:tblGrid>
        <w:gridCol w:w="867"/>
        <w:gridCol w:w="1291"/>
        <w:gridCol w:w="1844"/>
        <w:gridCol w:w="5692"/>
      </w:tblGrid>
      <w:tr w:rsidR="00F05B0D" w:rsidRPr="007036CE" w14:paraId="22863644" w14:textId="77777777" w:rsidTr="001603C3">
        <w:trPr>
          <w:trHeight w:val="20"/>
          <w:tblHeader/>
        </w:trPr>
        <w:tc>
          <w:tcPr>
            <w:tcW w:w="447" w:type="pct"/>
            <w:tcBorders>
              <w:top w:val="single" w:sz="4" w:space="0" w:color="auto"/>
              <w:left w:val="single" w:sz="4" w:space="0" w:color="auto"/>
              <w:bottom w:val="single" w:sz="4" w:space="0" w:color="auto"/>
              <w:right w:val="single" w:sz="4" w:space="0" w:color="auto"/>
              <w:tl2br w:val="nil"/>
              <w:tr2bl w:val="nil"/>
            </w:tcBorders>
            <w:shd w:val="clear" w:color="auto" w:fill="E6E6E6"/>
            <w:vAlign w:val="center"/>
          </w:tcPr>
          <w:p w14:paraId="5C7C15E6" w14:textId="77777777" w:rsidR="00D45C06" w:rsidRPr="007036CE" w:rsidRDefault="00D45C06" w:rsidP="0090097B">
            <w:pPr>
              <w:pStyle w:val="GOSTTableHead"/>
            </w:pPr>
            <w:r w:rsidRPr="007036CE">
              <w:t>№ версии док-та</w:t>
            </w:r>
          </w:p>
        </w:tc>
        <w:tc>
          <w:tcPr>
            <w:tcW w:w="666" w:type="pct"/>
            <w:tcBorders>
              <w:top w:val="single" w:sz="4" w:space="0" w:color="auto"/>
              <w:left w:val="single" w:sz="4" w:space="0" w:color="auto"/>
              <w:bottom w:val="single" w:sz="4" w:space="0" w:color="auto"/>
              <w:right w:val="single" w:sz="4" w:space="0" w:color="auto"/>
              <w:tl2br w:val="nil"/>
              <w:tr2bl w:val="nil"/>
            </w:tcBorders>
            <w:shd w:val="clear" w:color="auto" w:fill="E6E6E6"/>
            <w:vAlign w:val="center"/>
          </w:tcPr>
          <w:p w14:paraId="1F60F4DE" w14:textId="77777777" w:rsidR="00D45C06" w:rsidRPr="007036CE" w:rsidRDefault="00D45C06" w:rsidP="0090097B">
            <w:pPr>
              <w:pStyle w:val="GOSTTableHead"/>
            </w:pPr>
            <w:r w:rsidRPr="007036CE">
              <w:t>Дата изменения</w:t>
            </w:r>
          </w:p>
        </w:tc>
        <w:tc>
          <w:tcPr>
            <w:tcW w:w="951" w:type="pct"/>
            <w:tcBorders>
              <w:top w:val="single" w:sz="4" w:space="0" w:color="auto"/>
              <w:left w:val="single" w:sz="4" w:space="0" w:color="auto"/>
              <w:bottom w:val="single" w:sz="4" w:space="0" w:color="auto"/>
              <w:right w:val="single" w:sz="4" w:space="0" w:color="auto"/>
              <w:tl2br w:val="nil"/>
              <w:tr2bl w:val="nil"/>
            </w:tcBorders>
            <w:shd w:val="clear" w:color="auto" w:fill="E6E6E6"/>
            <w:vAlign w:val="center"/>
          </w:tcPr>
          <w:p w14:paraId="659EBA18" w14:textId="079690DD" w:rsidR="00D45C06" w:rsidRPr="007036CE" w:rsidRDefault="00D45C06" w:rsidP="00B355FA">
            <w:pPr>
              <w:pStyle w:val="GOSTTableHead"/>
            </w:pPr>
            <w:r w:rsidRPr="007036CE">
              <w:t>Автор изменений</w:t>
            </w:r>
          </w:p>
        </w:tc>
        <w:tc>
          <w:tcPr>
            <w:tcW w:w="2936" w:type="pct"/>
            <w:tcBorders>
              <w:top w:val="single" w:sz="4" w:space="0" w:color="auto"/>
              <w:left w:val="single" w:sz="4" w:space="0" w:color="auto"/>
              <w:bottom w:val="single" w:sz="4" w:space="0" w:color="auto"/>
              <w:right w:val="single" w:sz="4" w:space="0" w:color="auto"/>
              <w:tl2br w:val="nil"/>
              <w:tr2bl w:val="nil"/>
            </w:tcBorders>
            <w:shd w:val="clear" w:color="auto" w:fill="E6E6E6"/>
            <w:vAlign w:val="center"/>
          </w:tcPr>
          <w:p w14:paraId="15561592" w14:textId="77777777" w:rsidR="00D45C06" w:rsidRPr="007036CE" w:rsidRDefault="00D45C06" w:rsidP="00744203">
            <w:pPr>
              <w:pStyle w:val="GOSTTableHead"/>
            </w:pPr>
            <w:r w:rsidRPr="007036CE">
              <w:t>Изменения</w:t>
            </w:r>
          </w:p>
        </w:tc>
      </w:tr>
      <w:tr w:rsidR="00950796" w:rsidRPr="007036CE" w14:paraId="14DFE3FD" w14:textId="77777777" w:rsidTr="001603C3">
        <w:trPr>
          <w:trHeight w:val="20"/>
        </w:trPr>
        <w:tc>
          <w:tcPr>
            <w:tcW w:w="447" w:type="pct"/>
            <w:vMerge w:val="restart"/>
          </w:tcPr>
          <w:p w14:paraId="11DC9956" w14:textId="77777777" w:rsidR="00950796" w:rsidRPr="007036CE" w:rsidRDefault="00950796" w:rsidP="00D63946">
            <w:pPr>
              <w:pStyle w:val="GOSTTablenorm"/>
            </w:pPr>
          </w:p>
        </w:tc>
        <w:tc>
          <w:tcPr>
            <w:tcW w:w="666" w:type="pct"/>
          </w:tcPr>
          <w:p w14:paraId="56F3286C" w14:textId="77777777" w:rsidR="00950796" w:rsidRPr="007036CE" w:rsidRDefault="00950796" w:rsidP="00D63946">
            <w:pPr>
              <w:pStyle w:val="GOSTTablenorm"/>
            </w:pPr>
            <w:ins w:id="15405" w:author="Гилязова Екатерина Викторовна" w:date="2024-01-26T15:00:00Z">
              <w:r w:rsidRPr="007036CE">
                <w:t>26.01.2024</w:t>
              </w:r>
            </w:ins>
          </w:p>
        </w:tc>
        <w:tc>
          <w:tcPr>
            <w:tcW w:w="951" w:type="pct"/>
          </w:tcPr>
          <w:p w14:paraId="49628935" w14:textId="77777777" w:rsidR="00950796" w:rsidRPr="007036CE" w:rsidRDefault="00950796" w:rsidP="00D63946">
            <w:pPr>
              <w:pStyle w:val="GOSTTablenorm"/>
            </w:pPr>
            <w:ins w:id="15406" w:author="Гилязова Екатерина Викторовна" w:date="2024-01-26T15:00:00Z">
              <w:r w:rsidRPr="007036CE">
                <w:t>Гилязова Е.В.</w:t>
              </w:r>
            </w:ins>
          </w:p>
        </w:tc>
        <w:tc>
          <w:tcPr>
            <w:tcW w:w="2936" w:type="pct"/>
          </w:tcPr>
          <w:p w14:paraId="64368527" w14:textId="2930C570" w:rsidR="00950796" w:rsidRPr="007036CE" w:rsidRDefault="00950796" w:rsidP="009D1D7F">
            <w:pPr>
              <w:pStyle w:val="GOSTTablenorm"/>
              <w:rPr>
                <w:ins w:id="15407" w:author="Гилязова Екатерина Викторовна" w:date="2024-01-26T14:59:00Z"/>
              </w:rPr>
            </w:pPr>
            <w:ins w:id="15408" w:author="Гилязова Екатерина Викторовна" w:date="2024-01-26T14:59:00Z">
              <w:r w:rsidRPr="007036CE">
                <w:t xml:space="preserve">В п. 2.1 в </w:t>
              </w:r>
              <w:r w:rsidRPr="007036CE">
                <w:rPr>
                  <w:szCs w:val="22"/>
                </w:rPr>
                <w:t>Перечень параметров запроса (</w:t>
              </w:r>
              <w:r w:rsidRPr="007036CE">
                <w:rPr>
                  <w:szCs w:val="22"/>
                  <w:lang w:val="en-US"/>
                </w:rPr>
                <w:t>header</w:t>
              </w:r>
              <w:r w:rsidRPr="007036CE">
                <w:rPr>
                  <w:szCs w:val="22"/>
                </w:rPr>
                <w:t>)</w:t>
              </w:r>
              <w:r w:rsidRPr="007036CE">
                <w:t xml:space="preserve"> внесены изменения для полей (в рамках </w:t>
              </w:r>
              <w:r w:rsidRPr="007036CE">
                <w:fldChar w:fldCharType="begin"/>
              </w:r>
              <w:r w:rsidRPr="007036CE">
                <w:instrText xml:space="preserve"> HYPERLINK "https://jira.bpcbt.com/browse/OTR-522" </w:instrText>
              </w:r>
              <w:r w:rsidRPr="007036CE">
                <w:fldChar w:fldCharType="separate"/>
              </w:r>
              <w:r w:rsidRPr="007036CE">
                <w:rPr>
                  <w:rStyle w:val="ad"/>
                </w:rPr>
                <w:t>https://jira.bpcbt.com/browse/OTR-522</w:t>
              </w:r>
              <w:r w:rsidRPr="007036CE">
                <w:fldChar w:fldCharType="end"/>
              </w:r>
              <w:r w:rsidRPr="007036CE">
                <w:t>):</w:t>
              </w:r>
            </w:ins>
          </w:p>
          <w:p w14:paraId="1A9F0D46" w14:textId="69D3888C" w:rsidR="00950796" w:rsidRPr="007036CE" w:rsidRDefault="00950796" w:rsidP="00B355FA">
            <w:pPr>
              <w:pStyle w:val="GOSTTableListMark1"/>
              <w:rPr>
                <w:ins w:id="15409" w:author="Гилязова Екатерина Викторовна" w:date="2024-01-26T14:59:00Z"/>
              </w:rPr>
            </w:pPr>
            <w:ins w:id="15410" w:author="Гилязова Екатерина Викторовна" w:date="2024-01-26T14:59:00Z">
              <w:r w:rsidRPr="007036CE">
                <w:t>«Этап обработки» (</w:t>
              </w:r>
              <w:r w:rsidRPr="007036CE">
                <w:rPr>
                  <w:lang w:val="en-US"/>
                </w:rPr>
                <w:t>Stage</w:t>
              </w:r>
              <w:r w:rsidRPr="007036CE">
                <w:t xml:space="preserve">) – в примечание добавлен </w:t>
              </w:r>
              <w:r w:rsidRPr="007036CE">
                <w:rPr>
                  <w:lang w:val="en-US"/>
                </w:rPr>
                <w:t>Reprocessing</w:t>
              </w:r>
              <w:r w:rsidRPr="007036CE">
                <w:t xml:space="preserve"> «2»;</w:t>
              </w:r>
            </w:ins>
          </w:p>
          <w:p w14:paraId="62CD03AE" w14:textId="378F8361" w:rsidR="00950796" w:rsidRPr="007036CE" w:rsidRDefault="00950796" w:rsidP="00B355FA">
            <w:pPr>
              <w:pStyle w:val="GOSTTableListMark1"/>
              <w:rPr>
                <w:ins w:id="15411" w:author="Гилязова Екатерина Викторовна" w:date="2024-01-26T14:59:00Z"/>
              </w:rPr>
            </w:pPr>
            <w:ins w:id="15412" w:author="Гилязова Екатерина Викторовна" w:date="2024-01-26T14:59:00Z">
              <w:r w:rsidRPr="007036CE">
                <w:t>«Дата отражения операции в учете» (SettlementDate) – изменены условия заполнения;</w:t>
              </w:r>
            </w:ins>
          </w:p>
          <w:p w14:paraId="6E130E76" w14:textId="54AC67DA" w:rsidR="00950796" w:rsidRPr="007036CE" w:rsidRDefault="00950796" w:rsidP="00B355FA">
            <w:pPr>
              <w:pStyle w:val="GOSTTableListMark1"/>
              <w:rPr>
                <w:ins w:id="15413" w:author="Гилязова Екатерина Викторовна" w:date="2024-01-26T14:59:00Z"/>
              </w:rPr>
            </w:pPr>
            <w:ins w:id="15414" w:author="Гилязова Екатерина Викторовна" w:date="2024-01-26T14:59:00Z">
              <w:r w:rsidRPr="007036CE">
                <w:t>добавлено новое поле «Дата отражения в учете операции по переобрабатываемому этапу» (ReprocessSttlDate);</w:t>
              </w:r>
            </w:ins>
          </w:p>
          <w:p w14:paraId="73AED2F5" w14:textId="753D8D27" w:rsidR="00950796" w:rsidRPr="007036CE" w:rsidRDefault="00950796" w:rsidP="00B355FA">
            <w:pPr>
              <w:pStyle w:val="GOSTTableListMark1"/>
            </w:pPr>
            <w:ins w:id="15415" w:author="Гилязова Екатерина Викторовна" w:date="2024-01-26T14:59:00Z">
              <w:r w:rsidRPr="007036CE">
                <w:t xml:space="preserve">«Признак переобработки» </w:t>
              </w:r>
            </w:ins>
            <w:r w:rsidR="005B1C15" w:rsidRPr="007036CE">
              <w:t>–</w:t>
            </w:r>
            <w:ins w:id="15416" w:author="Гилязова Екатерина Викторовна" w:date="2024-01-26T14:59:00Z">
              <w:r w:rsidRPr="007036CE">
                <w:t xml:space="preserve"> добавлено значение «2» переобработка этапа с добавлением учетной информации</w:t>
              </w:r>
            </w:ins>
          </w:p>
        </w:tc>
      </w:tr>
      <w:tr w:rsidR="00950796" w:rsidRPr="007036CE" w14:paraId="6965D1C4" w14:textId="77777777" w:rsidTr="001603C3">
        <w:trPr>
          <w:trHeight w:val="20"/>
        </w:trPr>
        <w:tc>
          <w:tcPr>
            <w:tcW w:w="447" w:type="pct"/>
            <w:vMerge/>
          </w:tcPr>
          <w:p w14:paraId="6C3A126F" w14:textId="77777777" w:rsidR="00950796" w:rsidRPr="007036CE" w:rsidRDefault="00950796" w:rsidP="009A602A">
            <w:pPr>
              <w:pStyle w:val="GOSTTablenorm"/>
            </w:pPr>
          </w:p>
        </w:tc>
        <w:tc>
          <w:tcPr>
            <w:tcW w:w="666" w:type="pct"/>
          </w:tcPr>
          <w:p w14:paraId="0AE22F01" w14:textId="77777777" w:rsidR="00950796" w:rsidRPr="007036CE" w:rsidRDefault="00950796" w:rsidP="009A602A">
            <w:pPr>
              <w:pStyle w:val="GOSTTablenorm"/>
            </w:pPr>
            <w:ins w:id="15417" w:author="Левина Алла EXP-310705" w:date="2025-04-17T13:48:00Z">
              <w:r w:rsidRPr="007036CE">
                <w:t>17.04.2025</w:t>
              </w:r>
            </w:ins>
          </w:p>
        </w:tc>
        <w:tc>
          <w:tcPr>
            <w:tcW w:w="951" w:type="pct"/>
          </w:tcPr>
          <w:p w14:paraId="2231E473" w14:textId="77777777" w:rsidR="00950796" w:rsidRPr="007036CE" w:rsidRDefault="00950796" w:rsidP="009A602A">
            <w:pPr>
              <w:pStyle w:val="GOSTTablenorm"/>
            </w:pPr>
            <w:ins w:id="15418" w:author="Левина Алла EXP-310705" w:date="2025-04-17T13:48:00Z">
              <w:r w:rsidRPr="007036CE">
                <w:t>Козлова (Левина) Алла Дмитриевна</w:t>
              </w:r>
            </w:ins>
          </w:p>
        </w:tc>
        <w:tc>
          <w:tcPr>
            <w:tcW w:w="2936" w:type="pct"/>
          </w:tcPr>
          <w:p w14:paraId="6F15D442" w14:textId="17F89C53" w:rsidR="00950796" w:rsidRPr="007036CE" w:rsidRDefault="00950796" w:rsidP="009A602A">
            <w:pPr>
              <w:pStyle w:val="GOSTTablenorm"/>
              <w:rPr>
                <w:ins w:id="15419" w:author="Левина Алла EXP-310705" w:date="2025-04-17T13:49:00Z"/>
              </w:rPr>
            </w:pPr>
            <w:ins w:id="15420" w:author="Левина Алла EXP-310705" w:date="2025-04-17T13:49:00Z">
              <w:r w:rsidRPr="007036CE">
                <w:t xml:space="preserve">Внесены изменения в описание запроса для формуляра </w:t>
              </w:r>
            </w:ins>
            <w:r w:rsidR="00B355FA">
              <w:t>«</w:t>
            </w:r>
            <w:ins w:id="15421" w:author="Левина Алла EXP-310705" w:date="2025-04-17T13:49:00Z">
              <w:r w:rsidRPr="007036CE">
                <w:t>Расчетный документ</w:t>
              </w:r>
            </w:ins>
            <w:r w:rsidR="00B355FA">
              <w:t>»</w:t>
            </w:r>
            <w:ins w:id="15422" w:author="Левина Алла EXP-310705" w:date="2025-04-17T13:49:00Z">
              <w:r w:rsidRPr="007036CE">
                <w:t>:</w:t>
              </w:r>
            </w:ins>
          </w:p>
          <w:p w14:paraId="337CE8EE" w14:textId="77777777" w:rsidR="00950796" w:rsidRPr="00B355FA" w:rsidRDefault="00950796" w:rsidP="00B355FA">
            <w:pPr>
              <w:pStyle w:val="GOSTTableListMark1"/>
              <w:rPr>
                <w:ins w:id="15423" w:author="Левина Алла EXP-310705" w:date="2025-04-17T13:49:00Z"/>
              </w:rPr>
            </w:pPr>
            <w:ins w:id="15424" w:author="Левина Алла EXP-310705" w:date="2025-04-17T13:49:00Z">
              <w:r w:rsidRPr="00B355FA">
                <w:t>в разделе 2.1.15 добавлен параметр "Счет ЦР ФК"</w:t>
              </w:r>
            </w:ins>
          </w:p>
          <w:p w14:paraId="5A00BD2A" w14:textId="77777777" w:rsidR="00950796" w:rsidRPr="007036CE" w:rsidRDefault="00950796" w:rsidP="00B355FA">
            <w:pPr>
              <w:pStyle w:val="GOSTTableListMark1"/>
            </w:pPr>
            <w:ins w:id="15425" w:author="Левина Алла EXP-310705" w:date="2025-04-17T13:50:00Z">
              <w:r w:rsidRPr="00B355FA">
                <w:t>в таблице 59 добавлен атрибут "</w:t>
              </w:r>
            </w:ins>
            <w:ins w:id="15426" w:author="Левина Алла" w:date="2025-05-29T10:50:00Z">
              <w:r w:rsidRPr="00B355FA">
                <w:t xml:space="preserve"> Номер_кошелька_ЦР</w:t>
              </w:r>
            </w:ins>
            <w:ins w:id="15427" w:author="Левина Алла EXP-310705" w:date="2025-04-17T13:50:00Z">
              <w:del w:id="15428" w:author="Левина Алла" w:date="2025-05-29T10:50:00Z">
                <w:r w:rsidRPr="00B355FA" w:rsidDel="00FA30D7">
                  <w:delText>Счет ЦР ФК</w:delText>
                </w:r>
              </w:del>
              <w:r w:rsidRPr="00B355FA">
                <w:t>"</w:t>
              </w:r>
            </w:ins>
          </w:p>
        </w:tc>
      </w:tr>
      <w:tr w:rsidR="00950796" w:rsidRPr="007036CE" w14:paraId="00F964DE" w14:textId="77777777" w:rsidTr="001603C3">
        <w:trPr>
          <w:trHeight w:val="20"/>
          <w:ins w:id="15429" w:author="Наталия Коршунова" w:date="2025-06-05T09:43:00Z"/>
        </w:trPr>
        <w:tc>
          <w:tcPr>
            <w:tcW w:w="447" w:type="pct"/>
            <w:vMerge/>
          </w:tcPr>
          <w:p w14:paraId="022D406C" w14:textId="77777777" w:rsidR="00950796" w:rsidRPr="007036CE" w:rsidRDefault="00950796" w:rsidP="009A602A">
            <w:pPr>
              <w:pStyle w:val="GOSTTablenorm"/>
              <w:rPr>
                <w:ins w:id="15430" w:author="Наталия Коршунова" w:date="2025-06-05T09:43:00Z"/>
              </w:rPr>
            </w:pPr>
          </w:p>
        </w:tc>
        <w:tc>
          <w:tcPr>
            <w:tcW w:w="666" w:type="pct"/>
          </w:tcPr>
          <w:p w14:paraId="1D0D1826" w14:textId="77777777" w:rsidR="00950796" w:rsidRPr="007036CE" w:rsidRDefault="00950796" w:rsidP="009A602A">
            <w:pPr>
              <w:pStyle w:val="GOSTTablenorm"/>
              <w:rPr>
                <w:ins w:id="15431" w:author="Наталия Коршунова" w:date="2025-06-05T09:43:00Z"/>
              </w:rPr>
            </w:pPr>
            <w:ins w:id="15432" w:author="Наталия Коршунова" w:date="2025-06-05T09:43:00Z">
              <w:r w:rsidRPr="007036CE">
                <w:t>05.06.2025</w:t>
              </w:r>
            </w:ins>
          </w:p>
        </w:tc>
        <w:tc>
          <w:tcPr>
            <w:tcW w:w="951" w:type="pct"/>
          </w:tcPr>
          <w:p w14:paraId="1A642407" w14:textId="77777777" w:rsidR="00950796" w:rsidRPr="007036CE" w:rsidRDefault="00950796" w:rsidP="009A602A">
            <w:pPr>
              <w:pStyle w:val="GOSTTablenorm"/>
              <w:rPr>
                <w:ins w:id="15433" w:author="Наталия Коршунова" w:date="2025-06-05T09:43:00Z"/>
              </w:rPr>
            </w:pPr>
            <w:ins w:id="15434" w:author="Наталия Коршунова" w:date="2025-06-05T09:43:00Z">
              <w:r w:rsidRPr="007036CE">
                <w:t>Коршунова Н.А.</w:t>
              </w:r>
            </w:ins>
          </w:p>
        </w:tc>
        <w:tc>
          <w:tcPr>
            <w:tcW w:w="2936" w:type="pct"/>
          </w:tcPr>
          <w:p w14:paraId="0EC6F032" w14:textId="77777777" w:rsidR="00950796" w:rsidRPr="007036CE" w:rsidRDefault="00950796" w:rsidP="009A602A">
            <w:pPr>
              <w:pStyle w:val="GOSTTablenorm"/>
              <w:rPr>
                <w:ins w:id="15435" w:author="Наталия Коршунова" w:date="2025-06-05T09:43:00Z"/>
              </w:rPr>
            </w:pPr>
            <w:ins w:id="15436" w:author="Наталия Коршунова" w:date="2025-06-05T09:43:00Z">
              <w:r w:rsidRPr="007036CE">
                <w:t>Добавлен 2.1.51.2. Пример запроса по документу «Распоряжение о совершении казначейского платежа (перечисление)» MSC_RSKP_Perech</w:t>
              </w:r>
            </w:ins>
          </w:p>
        </w:tc>
      </w:tr>
      <w:tr w:rsidR="00950796" w:rsidRPr="007036CE" w14:paraId="7B2DD42A" w14:textId="77777777" w:rsidTr="001603C3">
        <w:trPr>
          <w:trHeight w:val="20"/>
          <w:ins w:id="15437" w:author="Андрей EXP-323201" w:date="2025-08-29T11:52:00Z"/>
        </w:trPr>
        <w:tc>
          <w:tcPr>
            <w:tcW w:w="447" w:type="pct"/>
            <w:vMerge/>
          </w:tcPr>
          <w:p w14:paraId="2B928013" w14:textId="77777777" w:rsidR="00950796" w:rsidRPr="007036CE" w:rsidRDefault="00950796" w:rsidP="009A602A">
            <w:pPr>
              <w:pStyle w:val="GOSTTablenorm"/>
              <w:rPr>
                <w:ins w:id="15438" w:author="Андрей EXP-323201" w:date="2025-08-29T11:52:00Z"/>
              </w:rPr>
            </w:pPr>
          </w:p>
        </w:tc>
        <w:tc>
          <w:tcPr>
            <w:tcW w:w="666" w:type="pct"/>
          </w:tcPr>
          <w:p w14:paraId="2E481931" w14:textId="066357D0" w:rsidR="00950796" w:rsidRPr="007036CE" w:rsidRDefault="00950796" w:rsidP="009A602A">
            <w:pPr>
              <w:pStyle w:val="GOSTTablenorm"/>
              <w:rPr>
                <w:ins w:id="15439" w:author="Андрей EXP-323201" w:date="2025-08-29T11:52:00Z"/>
              </w:rPr>
            </w:pPr>
            <w:ins w:id="15440" w:author="Андрей EXP-323201" w:date="2025-08-29T11:53:00Z">
              <w:r w:rsidRPr="007036CE">
                <w:rPr>
                  <w:lang w:val="en-US"/>
                </w:rPr>
                <w:t>29</w:t>
              </w:r>
              <w:r w:rsidRPr="007036CE">
                <w:t>.08.2025</w:t>
              </w:r>
            </w:ins>
          </w:p>
        </w:tc>
        <w:tc>
          <w:tcPr>
            <w:tcW w:w="951" w:type="pct"/>
          </w:tcPr>
          <w:p w14:paraId="1EFB40CC" w14:textId="517BD19F" w:rsidR="00950796" w:rsidRPr="007036CE" w:rsidRDefault="00950796" w:rsidP="009A602A">
            <w:pPr>
              <w:pStyle w:val="GOSTTablenorm"/>
              <w:rPr>
                <w:ins w:id="15441" w:author="Андрей EXP-323201" w:date="2025-08-29T11:52:00Z"/>
              </w:rPr>
            </w:pPr>
            <w:ins w:id="15442" w:author="Андрей EXP-323201" w:date="2025-08-29T11:53:00Z">
              <w:r w:rsidRPr="007036CE">
                <w:t>Алявина Н.И.</w:t>
              </w:r>
            </w:ins>
          </w:p>
        </w:tc>
        <w:tc>
          <w:tcPr>
            <w:tcW w:w="2936" w:type="pct"/>
          </w:tcPr>
          <w:p w14:paraId="27F19D57" w14:textId="73779B63" w:rsidR="00950796" w:rsidRPr="007036CE" w:rsidRDefault="00950796" w:rsidP="003358FD">
            <w:pPr>
              <w:pStyle w:val="GOSTTablenorm"/>
              <w:rPr>
                <w:ins w:id="15443" w:author="Андрей EXP-323201" w:date="2025-08-29T11:52:00Z"/>
              </w:rPr>
            </w:pPr>
            <w:ins w:id="15444" w:author="Андрей EXP-323201" w:date="2025-08-29T11:53:00Z">
              <w:r w:rsidRPr="007036CE">
                <w:t xml:space="preserve">Внесены изменения в разделе 2.1.2.50 и в Приложении 1 для атрибутов РСКП. </w:t>
              </w:r>
            </w:ins>
            <w:ins w:id="15445" w:author="Андрей EXP-323201" w:date="2025-08-29T11:54:00Z">
              <w:r w:rsidRPr="007036CE">
                <w:t>«Период действия ПОФР» удален из заголовочной части и добавлен в строчную часть по получателям</w:t>
              </w:r>
            </w:ins>
          </w:p>
        </w:tc>
      </w:tr>
      <w:tr w:rsidR="00950796" w:rsidRPr="007036CE" w14:paraId="01539231" w14:textId="77777777" w:rsidTr="001603C3">
        <w:trPr>
          <w:trHeight w:val="20"/>
          <w:ins w:id="15446" w:author="Сатлер Марина Викторовна" w:date="2025-10-09T11:21:00Z"/>
        </w:trPr>
        <w:tc>
          <w:tcPr>
            <w:tcW w:w="447" w:type="pct"/>
            <w:vMerge/>
          </w:tcPr>
          <w:p w14:paraId="49F0767A" w14:textId="77777777" w:rsidR="00950796" w:rsidRPr="007036CE" w:rsidRDefault="00950796" w:rsidP="009A602A">
            <w:pPr>
              <w:pStyle w:val="GOSTTablenorm"/>
              <w:rPr>
                <w:ins w:id="15447" w:author="Сатлер Марина Викторовна" w:date="2025-10-09T11:21:00Z"/>
              </w:rPr>
            </w:pPr>
          </w:p>
        </w:tc>
        <w:tc>
          <w:tcPr>
            <w:tcW w:w="666" w:type="pct"/>
          </w:tcPr>
          <w:p w14:paraId="28FE0542" w14:textId="0EA7DC2C" w:rsidR="00950796" w:rsidRPr="007036CE" w:rsidRDefault="00950796" w:rsidP="00950796">
            <w:pPr>
              <w:pStyle w:val="GOSTTablenorm"/>
              <w:rPr>
                <w:ins w:id="15448" w:author="Сатлер Марина Викторовна" w:date="2025-10-09T11:21:00Z"/>
              </w:rPr>
            </w:pPr>
            <w:ins w:id="15449" w:author="Сатлер Марина Викторовна" w:date="2025-10-09T11:21:00Z">
              <w:r w:rsidRPr="007036CE">
                <w:t>09.10.2025</w:t>
              </w:r>
            </w:ins>
          </w:p>
        </w:tc>
        <w:tc>
          <w:tcPr>
            <w:tcW w:w="951" w:type="pct"/>
          </w:tcPr>
          <w:p w14:paraId="341C6DC6" w14:textId="6EABE14F" w:rsidR="00950796" w:rsidRPr="007036CE" w:rsidRDefault="00950796" w:rsidP="009A602A">
            <w:pPr>
              <w:pStyle w:val="GOSTTablenorm"/>
              <w:rPr>
                <w:ins w:id="15450" w:author="Сатлер Марина Викторовна" w:date="2025-10-09T11:21:00Z"/>
              </w:rPr>
            </w:pPr>
            <w:ins w:id="15451" w:author="Сатлер Марина Викторовна" w:date="2025-10-09T11:21:00Z">
              <w:r w:rsidRPr="007036CE">
                <w:t>Сатлер М.В.</w:t>
              </w:r>
            </w:ins>
          </w:p>
        </w:tc>
        <w:tc>
          <w:tcPr>
            <w:tcW w:w="2936" w:type="pct"/>
          </w:tcPr>
          <w:p w14:paraId="670C77C6" w14:textId="02791308" w:rsidR="00334697" w:rsidRPr="007036CE" w:rsidRDefault="00334697" w:rsidP="00531296">
            <w:pPr>
              <w:pStyle w:val="GOSTTablenorm"/>
              <w:rPr>
                <w:ins w:id="15452" w:author="Сатлер Марина Викторовна" w:date="2025-10-09T17:54:00Z"/>
              </w:rPr>
            </w:pPr>
            <w:ins w:id="15453" w:author="Сатлер Марина Викторовна" w:date="2025-10-09T17:54:00Z">
              <w:r w:rsidRPr="007036CE">
                <w:t>SUP-1658110/OTR-997</w:t>
              </w:r>
            </w:ins>
          </w:p>
          <w:p w14:paraId="41AC12A1" w14:textId="0AD9BCA4" w:rsidR="00950796" w:rsidRPr="007036CE" w:rsidRDefault="00950796" w:rsidP="00531296">
            <w:pPr>
              <w:pStyle w:val="GOSTTablenorm"/>
              <w:rPr>
                <w:ins w:id="15454" w:author="Сатлер Марина Викторовна" w:date="2025-10-09T11:21:00Z"/>
              </w:rPr>
            </w:pPr>
            <w:ins w:id="15455" w:author="Сатлер Марина Викторовна" w:date="2025-10-09T11:22:00Z">
              <w:r w:rsidRPr="007036CE">
                <w:t xml:space="preserve">В </w:t>
              </w:r>
            </w:ins>
            <w:ins w:id="15456" w:author="Сатлер Марина Викторовна" w:date="2025-10-09T11:23:00Z">
              <w:r w:rsidRPr="007036CE">
                <w:t>п</w:t>
              </w:r>
            </w:ins>
            <w:ins w:id="15457" w:author="Сатлер Марина Викторовна" w:date="2025-10-09T11:22:00Z">
              <w:r w:rsidRPr="007036CE">
                <w:t xml:space="preserve">еречень параметров заголовка запроса </w:t>
              </w:r>
            </w:ins>
            <w:ins w:id="15458" w:author="Сатлер Марина Викторовна" w:date="2025-10-09T11:26:00Z">
              <w:r w:rsidR="00742D66" w:rsidRPr="007036CE">
                <w:t>(header)</w:t>
              </w:r>
            </w:ins>
            <w:ins w:id="15459" w:author="Сатлер Марина Викторовна" w:date="2025-10-09T11:27:00Z">
              <w:r w:rsidR="003416D2" w:rsidRPr="007036CE">
                <w:t xml:space="preserve"> </w:t>
              </w:r>
              <w:r w:rsidR="003416D2" w:rsidRPr="007036CE">
                <w:fldChar w:fldCharType="begin"/>
              </w:r>
              <w:r w:rsidR="003416D2" w:rsidRPr="007036CE">
                <w:instrText xml:space="preserve"> REF _Ref210901655 \n \h </w:instrText>
              </w:r>
            </w:ins>
            <w:r w:rsidR="007036CE">
              <w:instrText xml:space="preserve"> \* MERGEFORMAT </w:instrText>
            </w:r>
            <w:r w:rsidR="003416D2" w:rsidRPr="007036CE">
              <w:fldChar w:fldCharType="separate"/>
            </w:r>
            <w:r w:rsidR="00BD74E1">
              <w:t>2.1.1</w:t>
            </w:r>
            <w:ins w:id="15460" w:author="Сатлер Марина Викторовна" w:date="2025-10-09T11:27:00Z">
              <w:r w:rsidR="003416D2" w:rsidRPr="007036CE">
                <w:fldChar w:fldCharType="end"/>
              </w:r>
            </w:ins>
            <w:ins w:id="15461" w:author="Сатлер Марина Викторовна" w:date="2025-10-09T11:26:00Z">
              <w:r w:rsidR="00742D66" w:rsidRPr="007036CE">
                <w:t xml:space="preserve"> </w:t>
              </w:r>
            </w:ins>
            <w:ins w:id="15462" w:author="Сатлер Марина Викторовна" w:date="2025-10-09T11:23:00Z">
              <w:r w:rsidRPr="007036CE">
                <w:t>добавлен</w:t>
              </w:r>
            </w:ins>
            <w:ins w:id="15463" w:author="Сатлер Марина Викторовна" w:date="2025-10-09T11:25:00Z">
              <w:r w:rsidR="00742D66" w:rsidRPr="007036CE">
                <w:t xml:space="preserve"> новый</w:t>
              </w:r>
            </w:ins>
            <w:ins w:id="15464" w:author="Сатлер Марина Викторовна" w:date="2025-10-09T11:23:00Z">
              <w:r w:rsidRPr="007036CE">
                <w:t xml:space="preserve"> </w:t>
              </w:r>
            </w:ins>
            <w:ins w:id="15465" w:author="Сатлер Марина Викторовна" w:date="2025-10-09T11:26:00Z">
              <w:r w:rsidR="00742D66" w:rsidRPr="007036CE">
                <w:t xml:space="preserve">необязательный </w:t>
              </w:r>
            </w:ins>
            <w:ins w:id="15466" w:author="Сатлер Марина Викторовна" w:date="2025-10-09T11:23:00Z">
              <w:r w:rsidRPr="007036CE">
                <w:t xml:space="preserve">параметр </w:t>
              </w:r>
            </w:ins>
            <w:ins w:id="15467" w:author="Сатлер Марина Викторовна" w:date="2025-10-09T11:24:00Z">
              <w:r w:rsidRPr="007036CE">
                <w:t>«Проверка доступного остатка» (CheckFunds), внесены уточнения в условия заполнения параметров «Уровень контроля</w:t>
              </w:r>
            </w:ins>
            <w:ins w:id="15468" w:author="Сатлер Марина Викторовна" w:date="2025-10-09T11:25:00Z">
              <w:r w:rsidRPr="007036CE">
                <w:t>» (</w:t>
              </w:r>
            </w:ins>
            <w:ins w:id="15469" w:author="Сатлер Марина Викторовна" w:date="2025-10-09T11:24:00Z">
              <w:r w:rsidRPr="007036CE">
                <w:t>BalLevContrl</w:t>
              </w:r>
            </w:ins>
            <w:ins w:id="15470" w:author="Сатлер Марина Викторовна" w:date="2025-10-09T11:25:00Z">
              <w:r w:rsidRPr="007036CE">
                <w:t>)</w:t>
              </w:r>
            </w:ins>
            <w:ins w:id="15471" w:author="Сатлер Марина Викторовна" w:date="2025-10-09T11:24:00Z">
              <w:r w:rsidRPr="007036CE">
                <w:t xml:space="preserve"> и </w:t>
              </w:r>
            </w:ins>
            <w:ins w:id="15472" w:author="Сатлер Марина Викторовна" w:date="2025-10-09T11:25:00Z">
              <w:r w:rsidRPr="007036CE">
                <w:t>«</w:t>
              </w:r>
            </w:ins>
            <w:ins w:id="15473" w:author="Сатлер Марина Викторовна" w:date="2025-10-09T11:24:00Z">
              <w:r w:rsidRPr="007036CE">
                <w:t>Признак переобработки</w:t>
              </w:r>
            </w:ins>
            <w:ins w:id="15474" w:author="Сатлер Марина Викторовна" w:date="2025-10-09T11:38:00Z">
              <w:r w:rsidR="00531296" w:rsidRPr="007036CE">
                <w:t>»</w:t>
              </w:r>
            </w:ins>
            <w:ins w:id="15475" w:author="Сатлер Марина Викторовна" w:date="2025-10-09T11:25:00Z">
              <w:r w:rsidRPr="007036CE">
                <w:t xml:space="preserve"> (</w:t>
              </w:r>
            </w:ins>
            <w:ins w:id="15476" w:author="Сатлер Марина Викторовна" w:date="2025-10-09T11:24:00Z">
              <w:r w:rsidRPr="007036CE">
                <w:t>Reprocessing</w:t>
              </w:r>
            </w:ins>
            <w:ins w:id="15477" w:author="Сатлер Марина Викторовна" w:date="2025-10-09T11:25:00Z">
              <w:r w:rsidRPr="007036CE">
                <w:t>)</w:t>
              </w:r>
            </w:ins>
          </w:p>
        </w:tc>
      </w:tr>
      <w:tr w:rsidR="006E275E" w:rsidRPr="007036CE" w14:paraId="6870B3C0" w14:textId="77777777" w:rsidTr="001603C3">
        <w:trPr>
          <w:trHeight w:val="20"/>
          <w:ins w:id="15478" w:author="Андрей EXP-327912" w:date="2025-10-30T21:13:00Z"/>
        </w:trPr>
        <w:tc>
          <w:tcPr>
            <w:tcW w:w="447" w:type="pct"/>
          </w:tcPr>
          <w:p w14:paraId="0982EEF4" w14:textId="77777777" w:rsidR="006E275E" w:rsidRPr="007036CE" w:rsidRDefault="006E275E" w:rsidP="009A602A">
            <w:pPr>
              <w:pStyle w:val="GOSTTablenorm"/>
              <w:rPr>
                <w:ins w:id="15479" w:author="Андрей EXP-327912" w:date="2025-10-30T21:13:00Z"/>
              </w:rPr>
            </w:pPr>
          </w:p>
        </w:tc>
        <w:tc>
          <w:tcPr>
            <w:tcW w:w="666" w:type="pct"/>
          </w:tcPr>
          <w:p w14:paraId="7F15AA74" w14:textId="46ACC8D5" w:rsidR="006E275E" w:rsidRPr="007036CE" w:rsidRDefault="006E275E" w:rsidP="00950796">
            <w:pPr>
              <w:pStyle w:val="GOSTTablenorm"/>
              <w:rPr>
                <w:ins w:id="15480" w:author="Андрей EXP-327912" w:date="2025-10-30T21:13:00Z"/>
              </w:rPr>
            </w:pPr>
            <w:ins w:id="15481" w:author="Андрей EXP-327912" w:date="2025-10-30T21:13:00Z">
              <w:r w:rsidRPr="007036CE">
                <w:t>30.10.2025</w:t>
              </w:r>
            </w:ins>
          </w:p>
        </w:tc>
        <w:tc>
          <w:tcPr>
            <w:tcW w:w="951" w:type="pct"/>
          </w:tcPr>
          <w:p w14:paraId="7D391D99" w14:textId="72880393" w:rsidR="006E275E" w:rsidRPr="007036CE" w:rsidRDefault="006E275E" w:rsidP="009A602A">
            <w:pPr>
              <w:pStyle w:val="GOSTTablenorm"/>
              <w:rPr>
                <w:ins w:id="15482" w:author="Андрей EXP-327912" w:date="2025-10-30T21:13:00Z"/>
              </w:rPr>
            </w:pPr>
            <w:ins w:id="15483" w:author="Андрей EXP-327912" w:date="2025-10-30T21:13:00Z">
              <w:r w:rsidRPr="007036CE">
                <w:t>Алявина Н.И.</w:t>
              </w:r>
            </w:ins>
          </w:p>
        </w:tc>
        <w:tc>
          <w:tcPr>
            <w:tcW w:w="2936" w:type="pct"/>
          </w:tcPr>
          <w:p w14:paraId="1331615C" w14:textId="3791E7D5" w:rsidR="006E275E" w:rsidRPr="007036CE" w:rsidRDefault="0014108B" w:rsidP="006E275E">
            <w:pPr>
              <w:pStyle w:val="GOSTTablenorm"/>
              <w:rPr>
                <w:ins w:id="15484" w:author="Андрей EXP-327912" w:date="2025-10-30T21:13:00Z"/>
              </w:rPr>
            </w:pPr>
            <w:ins w:id="15485" w:author="Андрей EXP-327912" w:date="2025-10-30T21:29:00Z">
              <w:r w:rsidRPr="007036CE">
                <w:rPr>
                  <w:lang w:val="en-US"/>
                </w:rPr>
                <w:t>EXP</w:t>
              </w:r>
              <w:r w:rsidRPr="007036CE">
                <w:t>-327912</w:t>
              </w:r>
            </w:ins>
            <w:ins w:id="15486" w:author="Андрей EXP-327912" w:date="2025-10-30T21:30:00Z">
              <w:r w:rsidRPr="007036CE">
                <w:t>.</w:t>
              </w:r>
            </w:ins>
            <w:ins w:id="15487" w:author="Андрей EXP-327912" w:date="2025-10-30T21:29:00Z">
              <w:r w:rsidRPr="007036CE">
                <w:t xml:space="preserve"> </w:t>
              </w:r>
            </w:ins>
            <w:ins w:id="15488" w:author="Андрей EXP-327912" w:date="2025-10-30T21:13:00Z">
              <w:r w:rsidR="006E275E" w:rsidRPr="007036CE">
                <w:t>Внесены изменения в разделе 2.1.2.50</w:t>
              </w:r>
            </w:ins>
            <w:ins w:id="15489" w:author="Андрей EXP-327912" w:date="2025-10-30T21:29:00Z">
              <w:r w:rsidR="00D00355" w:rsidRPr="007036CE">
                <w:t>.1</w:t>
              </w:r>
            </w:ins>
            <w:ins w:id="15490" w:author="Андрей EXP-327912" w:date="2025-10-30T21:13:00Z">
              <w:r w:rsidR="006E275E" w:rsidRPr="007036CE">
                <w:t xml:space="preserve"> и в Приложении 1 для атрибутов РСКП.</w:t>
              </w:r>
            </w:ins>
            <w:ins w:id="15491" w:author="Андрей EXP-327912" w:date="2025-10-30T21:14:00Z">
              <w:r w:rsidR="006E275E" w:rsidRPr="007036CE">
                <w:t xml:space="preserve"> «Признак учета ПОФР на ЛС плательщика» удален из заголовочной части и добавлен в строчную часть по получателям, при</w:t>
              </w:r>
            </w:ins>
            <w:ins w:id="15492" w:author="Андрей EXP-327912" w:date="2025-10-30T21:28:00Z">
              <w:r w:rsidR="00426E45" w:rsidRPr="007036CE">
                <w:t xml:space="preserve">знак разницы ПОФР добавлен </w:t>
              </w:r>
            </w:ins>
            <w:ins w:id="15493" w:author="Андрей EXP-327912" w:date="2025-10-30T21:29:00Z">
              <w:r w:rsidR="00426E45" w:rsidRPr="007036CE">
                <w:t>в строчную часть по получателям</w:t>
              </w:r>
            </w:ins>
          </w:p>
        </w:tc>
      </w:tr>
      <w:tr w:rsidR="00213FE0" w:rsidRPr="00744203" w14:paraId="335E37F3" w14:textId="77777777" w:rsidTr="001603C3">
        <w:trPr>
          <w:trHeight w:val="20"/>
          <w:ins w:id="15494" w:author="Якименко Светлана Валериевна" w:date="2025-11-20T16:34:00Z"/>
        </w:trPr>
        <w:tc>
          <w:tcPr>
            <w:tcW w:w="447" w:type="pct"/>
          </w:tcPr>
          <w:p w14:paraId="398C148F" w14:textId="77777777" w:rsidR="00213FE0" w:rsidRPr="007036CE" w:rsidRDefault="00213FE0" w:rsidP="009A602A">
            <w:pPr>
              <w:pStyle w:val="GOSTTablenorm"/>
              <w:rPr>
                <w:ins w:id="15495" w:author="Якименко Светлана Валериевна" w:date="2025-11-20T16:34:00Z"/>
              </w:rPr>
            </w:pPr>
          </w:p>
        </w:tc>
        <w:tc>
          <w:tcPr>
            <w:tcW w:w="666" w:type="pct"/>
          </w:tcPr>
          <w:p w14:paraId="4DFD8665" w14:textId="08C0C0BB" w:rsidR="00213FE0" w:rsidRPr="007036CE" w:rsidRDefault="00213FE0" w:rsidP="00950796">
            <w:pPr>
              <w:pStyle w:val="GOSTTablenorm"/>
              <w:rPr>
                <w:ins w:id="15496" w:author="Якименко Светлана Валериевна" w:date="2025-11-20T16:34:00Z"/>
              </w:rPr>
            </w:pPr>
            <w:ins w:id="15497" w:author="Якименко Светлана Валериевна" w:date="2025-11-20T16:35:00Z">
              <w:r w:rsidRPr="007036CE">
                <w:t>20.11.2025</w:t>
              </w:r>
            </w:ins>
          </w:p>
        </w:tc>
        <w:tc>
          <w:tcPr>
            <w:tcW w:w="951" w:type="pct"/>
          </w:tcPr>
          <w:p w14:paraId="12199F5F" w14:textId="1DF90404" w:rsidR="00213FE0" w:rsidRPr="007036CE" w:rsidRDefault="00213FE0" w:rsidP="009A602A">
            <w:pPr>
              <w:pStyle w:val="GOSTTablenorm"/>
              <w:rPr>
                <w:ins w:id="15498" w:author="Якименко Светлана Валериевна" w:date="2025-11-20T16:34:00Z"/>
              </w:rPr>
            </w:pPr>
            <w:ins w:id="15499" w:author="Якименко Светлана Валериевна" w:date="2025-11-20T16:35:00Z">
              <w:r w:rsidRPr="007036CE">
                <w:t>Якименко С.В.</w:t>
              </w:r>
            </w:ins>
          </w:p>
        </w:tc>
        <w:tc>
          <w:tcPr>
            <w:tcW w:w="2936" w:type="pct"/>
          </w:tcPr>
          <w:p w14:paraId="1D8B7D06" w14:textId="45468520" w:rsidR="00213FE0" w:rsidRPr="007036CE" w:rsidRDefault="00213FE0" w:rsidP="00213FE0">
            <w:pPr>
              <w:pStyle w:val="GOSTTablenorm"/>
              <w:rPr>
                <w:ins w:id="15500" w:author="Якименко Светлана Валериевна" w:date="2025-11-20T16:34:00Z"/>
              </w:rPr>
            </w:pPr>
            <w:ins w:id="15501" w:author="Якименко Светлана Валериевна" w:date="2025-11-20T16:34:00Z">
              <w:r w:rsidRPr="007036CE">
                <w:rPr>
                  <w:bCs/>
                  <w:color w:val="000000"/>
                  <w:szCs w:val="32"/>
                  <w:shd w:val="clear" w:color="auto" w:fill="FFFFFF"/>
                </w:rPr>
                <w:t xml:space="preserve">EXP-334628 </w:t>
              </w:r>
              <w:r w:rsidRPr="007036CE">
                <w:t>внесены изменения:</w:t>
              </w:r>
            </w:ins>
          </w:p>
          <w:p w14:paraId="0B480415" w14:textId="77777777" w:rsidR="00213FE0" w:rsidRPr="007036CE" w:rsidRDefault="00213FE0" w:rsidP="00213FE0">
            <w:pPr>
              <w:pStyle w:val="GOSTTableNum"/>
              <w:rPr>
                <w:ins w:id="15502" w:author="Якименко Светлана Валериевна" w:date="2025-11-20T16:34:00Z"/>
                <w:b/>
                <w:bCs/>
              </w:rPr>
            </w:pPr>
            <w:ins w:id="15503" w:author="Якименко Светлана Валериевна" w:date="2025-11-20T16:34:00Z">
              <w:r w:rsidRPr="007036CE">
                <w:t>В разделе 2.1.2.14.1 в таблице 17 «Перечень параметров тела запроса (Document) по документу «Расчетный документ» MSC_PAYM_ORDER_PBS» добавлен параметр «Технический номер КОО».</w:t>
              </w:r>
            </w:ins>
          </w:p>
          <w:p w14:paraId="7C03A858" w14:textId="4E9109F8" w:rsidR="00213FE0" w:rsidRPr="007036CE" w:rsidRDefault="00213FE0" w:rsidP="00213FE0">
            <w:pPr>
              <w:pStyle w:val="GOSTTableNum"/>
              <w:rPr>
                <w:ins w:id="15504" w:author="Якименко Светлана Валериевна" w:date="2025-11-20T16:34:00Z"/>
                <w:bCs/>
                <w:color w:val="000000"/>
                <w:szCs w:val="32"/>
                <w:shd w:val="clear" w:color="auto" w:fill="FFFFFF"/>
              </w:rPr>
            </w:pPr>
            <w:ins w:id="15505" w:author="Якименко Светлана Валериевна" w:date="2025-11-20T16:34:00Z">
              <w:r w:rsidRPr="007036CE">
                <w:t>В Приложение 1 Перечень атрибутов</w:t>
              </w:r>
              <w:r w:rsidRPr="007036CE">
                <w:rPr>
                  <w:bCs/>
                  <w:color w:val="000000"/>
                  <w:szCs w:val="32"/>
                  <w:shd w:val="clear" w:color="auto" w:fill="FFFFFF"/>
                </w:rPr>
                <w:t xml:space="preserve"> таблица 61 «</w:t>
              </w:r>
              <w:r w:rsidRPr="007036CE">
                <w:t>Перечень атрибутов, соответствующих типу документа «Расчетный документ» MSC_PAYM_ORDER_PBS» до</w:t>
              </w:r>
              <w:r w:rsidRPr="007036CE">
                <w:lastRenderedPageBreak/>
                <w:t>бавлен атрибут «Номер_КОО_тех_плательщика»</w:t>
              </w:r>
            </w:ins>
          </w:p>
        </w:tc>
      </w:tr>
      <w:tr w:rsidR="006E6AEA" w:rsidRPr="00744203" w14:paraId="0AE168FC" w14:textId="77777777" w:rsidTr="001603C3">
        <w:trPr>
          <w:trHeight w:val="20"/>
          <w:ins w:id="15506" w:author="Якименко С.В. EXP-327912" w:date="2026-02-12T16:53:00Z"/>
        </w:trPr>
        <w:tc>
          <w:tcPr>
            <w:tcW w:w="447" w:type="pct"/>
          </w:tcPr>
          <w:p w14:paraId="0BA6647A" w14:textId="77777777" w:rsidR="006E6AEA" w:rsidRPr="007036CE" w:rsidRDefault="006E6AEA" w:rsidP="009A602A">
            <w:pPr>
              <w:pStyle w:val="GOSTTablenorm"/>
              <w:rPr>
                <w:ins w:id="15507" w:author="Якименко С.В. EXP-327912" w:date="2026-02-12T16:53:00Z"/>
              </w:rPr>
            </w:pPr>
          </w:p>
        </w:tc>
        <w:tc>
          <w:tcPr>
            <w:tcW w:w="666" w:type="pct"/>
          </w:tcPr>
          <w:p w14:paraId="0969551F" w14:textId="01E129D9" w:rsidR="006E6AEA" w:rsidRPr="007036CE" w:rsidRDefault="006E6AEA" w:rsidP="00950796">
            <w:pPr>
              <w:pStyle w:val="GOSTTablenorm"/>
              <w:rPr>
                <w:ins w:id="15508" w:author="Якименко С.В. EXP-327912" w:date="2026-02-12T16:53:00Z"/>
              </w:rPr>
            </w:pPr>
            <w:ins w:id="15509" w:author="Якименко С.В. EXP-327912" w:date="2026-02-12T16:54:00Z">
              <w:r>
                <w:t>12.02.2026</w:t>
              </w:r>
            </w:ins>
          </w:p>
        </w:tc>
        <w:tc>
          <w:tcPr>
            <w:tcW w:w="951" w:type="pct"/>
          </w:tcPr>
          <w:p w14:paraId="28F32D9A" w14:textId="657B3142" w:rsidR="006E6AEA" w:rsidRPr="007036CE" w:rsidRDefault="006E6AEA" w:rsidP="009A602A">
            <w:pPr>
              <w:pStyle w:val="GOSTTablenorm"/>
              <w:rPr>
                <w:ins w:id="15510" w:author="Якименко С.В. EXP-327912" w:date="2026-02-12T16:53:00Z"/>
              </w:rPr>
            </w:pPr>
            <w:ins w:id="15511" w:author="Якименко С.В. EXP-327912" w:date="2026-02-12T16:54:00Z">
              <w:r>
                <w:t>Якименко С.В.</w:t>
              </w:r>
            </w:ins>
          </w:p>
        </w:tc>
        <w:tc>
          <w:tcPr>
            <w:tcW w:w="2936" w:type="pct"/>
          </w:tcPr>
          <w:p w14:paraId="2371951C" w14:textId="0477ADA9" w:rsidR="006E6AEA" w:rsidRDefault="006E6AEA" w:rsidP="00E11FAB">
            <w:pPr>
              <w:pStyle w:val="GOSTTablenorm"/>
              <w:rPr>
                <w:ins w:id="15512" w:author="Якименко С.В. EXP-327912" w:date="2026-02-12T16:54:00Z"/>
                <w:bCs/>
                <w:color w:val="000000"/>
                <w:szCs w:val="32"/>
                <w:shd w:val="clear" w:color="auto" w:fill="FFFFFF"/>
              </w:rPr>
            </w:pPr>
            <w:ins w:id="15513" w:author="Якименко С.В. EXP-327912" w:date="2026-02-12T16:54:00Z">
              <w:r w:rsidRPr="006E6AEA">
                <w:rPr>
                  <w:bCs/>
                  <w:color w:val="000000"/>
                  <w:szCs w:val="32"/>
                  <w:shd w:val="clear" w:color="auto" w:fill="FFFFFF"/>
                </w:rPr>
                <w:t>EXP-327912</w:t>
              </w:r>
              <w:r>
                <w:rPr>
                  <w:bCs/>
                  <w:color w:val="000000"/>
                  <w:szCs w:val="32"/>
                  <w:shd w:val="clear" w:color="auto" w:fill="FFFFFF"/>
                </w:rPr>
                <w:t xml:space="preserve"> </w:t>
              </w:r>
            </w:ins>
            <w:ins w:id="15514" w:author="Якименко С.В. EXP-328203" w:date="2026-02-12T17:21:00Z">
              <w:r w:rsidR="00B423A2">
                <w:rPr>
                  <w:bCs/>
                  <w:color w:val="000000"/>
                  <w:szCs w:val="32"/>
                  <w:shd w:val="clear" w:color="auto" w:fill="FFFFFF"/>
                </w:rPr>
                <w:t>ПУР 03</w:t>
              </w:r>
            </w:ins>
            <w:ins w:id="15515" w:author="Якименко С.В. EXP-327912" w:date="2026-02-12T16:54:00Z">
              <w:r>
                <w:rPr>
                  <w:bCs/>
                  <w:color w:val="000000"/>
                  <w:szCs w:val="32"/>
                  <w:shd w:val="clear" w:color="auto" w:fill="FFFFFF"/>
                </w:rPr>
                <w:t>:</w:t>
              </w:r>
            </w:ins>
          </w:p>
          <w:p w14:paraId="14292E49" w14:textId="3C199C4C" w:rsidR="006E6AEA" w:rsidRPr="006E6AEA" w:rsidRDefault="006E6AEA" w:rsidP="00632AC3">
            <w:pPr>
              <w:pStyle w:val="GOSTTableNum"/>
              <w:numPr>
                <w:ilvl w:val="0"/>
                <w:numId w:val="59"/>
              </w:numPr>
              <w:rPr>
                <w:ins w:id="15516" w:author="Якименко С.В. EXP-327912" w:date="2026-02-12T16:53:00Z"/>
              </w:rPr>
            </w:pPr>
            <w:ins w:id="15517" w:author="Якименко С.В. EXP-327912" w:date="2026-02-12T16:54:00Z">
              <w:r>
                <w:t>В раздел 2.1.2.14.1 в таблицу 17 «</w:t>
              </w:r>
              <w:r w:rsidRPr="008D02FC">
                <w:t>Параметры тела (Document) запроса на подбор / сторнирование / переформирование записей учета по документу «Расчетный документ» MSC_PAYM_ORDER_PBS</w:t>
              </w:r>
              <w:r>
                <w:t>» для параметра «Номер строки родительского документа» изменено описание в части добавления РСП.</w:t>
              </w:r>
            </w:ins>
          </w:p>
        </w:tc>
      </w:tr>
      <w:tr w:rsidR="00B348AE" w:rsidRPr="00744203" w14:paraId="5377DB2F" w14:textId="77777777" w:rsidTr="001603C3">
        <w:trPr>
          <w:trHeight w:val="20"/>
          <w:ins w:id="15518" w:author="Якименко С.В. EXP-342929" w:date="2026-02-13T15:20:00Z"/>
        </w:trPr>
        <w:tc>
          <w:tcPr>
            <w:tcW w:w="447" w:type="pct"/>
          </w:tcPr>
          <w:p w14:paraId="3F37EF44" w14:textId="77777777" w:rsidR="00B348AE" w:rsidRPr="007036CE" w:rsidRDefault="00B348AE" w:rsidP="009A602A">
            <w:pPr>
              <w:pStyle w:val="GOSTTablenorm"/>
              <w:rPr>
                <w:ins w:id="15519" w:author="Якименко С.В. EXP-342929" w:date="2026-02-13T15:20:00Z"/>
              </w:rPr>
            </w:pPr>
          </w:p>
        </w:tc>
        <w:tc>
          <w:tcPr>
            <w:tcW w:w="666" w:type="pct"/>
          </w:tcPr>
          <w:p w14:paraId="5FE2E4E2" w14:textId="42E5D927" w:rsidR="00B348AE" w:rsidRDefault="00B348AE" w:rsidP="00950796">
            <w:pPr>
              <w:pStyle w:val="GOSTTablenorm"/>
              <w:rPr>
                <w:ins w:id="15520" w:author="Якименко С.В. EXP-342929" w:date="2026-02-13T15:20:00Z"/>
              </w:rPr>
            </w:pPr>
            <w:ins w:id="15521" w:author="Якименко С.В. EXP-342929" w:date="2026-02-13T15:20:00Z">
              <w:r>
                <w:t>13.02.2026</w:t>
              </w:r>
            </w:ins>
          </w:p>
        </w:tc>
        <w:tc>
          <w:tcPr>
            <w:tcW w:w="951" w:type="pct"/>
          </w:tcPr>
          <w:p w14:paraId="1E73A27F" w14:textId="72D1F4A7" w:rsidR="00B348AE" w:rsidRDefault="00B348AE" w:rsidP="009A602A">
            <w:pPr>
              <w:pStyle w:val="GOSTTablenorm"/>
              <w:rPr>
                <w:ins w:id="15522" w:author="Якименко С.В. EXP-342929" w:date="2026-02-13T15:20:00Z"/>
              </w:rPr>
            </w:pPr>
            <w:ins w:id="15523" w:author="Якименко С.В. EXP-342929" w:date="2026-02-13T15:20:00Z">
              <w:r>
                <w:t>Якименко С.В.</w:t>
              </w:r>
            </w:ins>
          </w:p>
        </w:tc>
        <w:tc>
          <w:tcPr>
            <w:tcW w:w="2936" w:type="pct"/>
          </w:tcPr>
          <w:p w14:paraId="28FA761C" w14:textId="77777777" w:rsidR="00B348AE" w:rsidRDefault="00B348AE" w:rsidP="00213FE0">
            <w:pPr>
              <w:pStyle w:val="GOSTTablenorm"/>
              <w:rPr>
                <w:ins w:id="15524" w:author="Якименко С.В. EXP-342929" w:date="2026-02-13T15:20:00Z"/>
                <w:rFonts w:ascii="Consolas" w:hAnsi="Consolas"/>
                <w:color w:val="000000"/>
                <w:sz w:val="21"/>
                <w:szCs w:val="21"/>
              </w:rPr>
            </w:pPr>
            <w:ins w:id="15525" w:author="Якименко С.В. EXP-342929" w:date="2026-02-13T15:20:00Z">
              <w:r w:rsidRPr="003729A4">
                <w:rPr>
                  <w:rFonts w:ascii="Consolas" w:hAnsi="Consolas"/>
                  <w:color w:val="000000"/>
                  <w:sz w:val="21"/>
                  <w:szCs w:val="21"/>
                </w:rPr>
                <w:t>EXP-342929</w:t>
              </w:r>
            </w:ins>
          </w:p>
          <w:p w14:paraId="552DA74B" w14:textId="2D38433D" w:rsidR="00B348AE" w:rsidRPr="00B348AE" w:rsidRDefault="00B348AE" w:rsidP="00B348AE">
            <w:pPr>
              <w:pStyle w:val="GOSTTableNum"/>
              <w:numPr>
                <w:ilvl w:val="0"/>
                <w:numId w:val="61"/>
              </w:numPr>
              <w:rPr>
                <w:ins w:id="15526" w:author="Якименко С.В. EXP-342929" w:date="2026-02-13T15:20:00Z"/>
              </w:rPr>
            </w:pPr>
            <w:ins w:id="15527" w:author="Якименко С.В. EXP-342929" w:date="2026-02-13T15:20:00Z">
              <w:r>
                <w:t>В разделе 2.1.2 таблице 17 «</w:t>
              </w:r>
              <w:r w:rsidRPr="00E903E9">
                <w:t>Параметры тела (Document) запроса на подбор / сторнирование / переформирование записей учета по документу «Расчетный документ» MSC_PAYM_ORDER_PBS</w:t>
              </w:r>
              <w:r>
                <w:t>» изменено описание параметров «</w:t>
              </w:r>
              <w:r w:rsidRPr="007036CE">
                <w:t>Код типа КС плательщика</w:t>
              </w:r>
              <w:r>
                <w:t>» и «Код типа КС получателя» в части исключения ограничения по типу КС равному «00»</w:t>
              </w:r>
            </w:ins>
          </w:p>
        </w:tc>
      </w:tr>
      <w:tr w:rsidR="00C4734C" w:rsidRPr="00744203" w14:paraId="165DA6CC" w14:textId="77777777" w:rsidTr="001603C3">
        <w:trPr>
          <w:trHeight w:val="20"/>
          <w:ins w:id="15528" w:author="Сарафанова (Чиркова) Наталия Сергеевна" w:date="2026-02-24T15:45:00Z"/>
        </w:trPr>
        <w:tc>
          <w:tcPr>
            <w:tcW w:w="447" w:type="pct"/>
          </w:tcPr>
          <w:p w14:paraId="556E3560" w14:textId="77777777" w:rsidR="00C4734C" w:rsidRPr="007036CE" w:rsidRDefault="00C4734C" w:rsidP="009A602A">
            <w:pPr>
              <w:pStyle w:val="GOSTTablenorm"/>
              <w:rPr>
                <w:ins w:id="15529" w:author="Сарафанова (Чиркова) Наталия Сергеевна" w:date="2026-02-24T15:45:00Z"/>
              </w:rPr>
            </w:pPr>
          </w:p>
        </w:tc>
        <w:tc>
          <w:tcPr>
            <w:tcW w:w="666" w:type="pct"/>
          </w:tcPr>
          <w:p w14:paraId="0002959F" w14:textId="18E1CF64" w:rsidR="00C4734C" w:rsidRDefault="00C4734C" w:rsidP="00950796">
            <w:pPr>
              <w:pStyle w:val="GOSTTablenorm"/>
              <w:rPr>
                <w:ins w:id="15530" w:author="Сарафанова (Чиркова) Наталия Сергеевна" w:date="2026-02-24T15:45:00Z"/>
              </w:rPr>
            </w:pPr>
            <w:ins w:id="15531" w:author="Сарафанова (Чиркова) Наталия Сергеевна" w:date="2026-02-24T15:46:00Z">
              <w:r>
                <w:t>24.02.2026</w:t>
              </w:r>
            </w:ins>
          </w:p>
        </w:tc>
        <w:tc>
          <w:tcPr>
            <w:tcW w:w="951" w:type="pct"/>
          </w:tcPr>
          <w:p w14:paraId="7E329DE5" w14:textId="0D58F1B2" w:rsidR="00C4734C" w:rsidRDefault="00C4734C" w:rsidP="009A602A">
            <w:pPr>
              <w:pStyle w:val="GOSTTablenorm"/>
              <w:rPr>
                <w:ins w:id="15532" w:author="Сарафанова (Чиркова) Наталия Сергеевна" w:date="2026-02-24T15:45:00Z"/>
              </w:rPr>
            </w:pPr>
            <w:ins w:id="15533" w:author="Сарафанова (Чиркова) Наталия Сергеевна" w:date="2026-02-24T15:46:00Z">
              <w:r>
                <w:t>Сарафанова Н.С.</w:t>
              </w:r>
            </w:ins>
          </w:p>
        </w:tc>
        <w:tc>
          <w:tcPr>
            <w:tcW w:w="2936" w:type="pct"/>
          </w:tcPr>
          <w:p w14:paraId="7B4C8B98" w14:textId="77777777" w:rsidR="00C4734C" w:rsidRDefault="004F5DD7" w:rsidP="00213FE0">
            <w:pPr>
              <w:pStyle w:val="GOSTTablenorm"/>
              <w:rPr>
                <w:ins w:id="15534" w:author="Сарафанова (Чиркова) Наталия Сергеевна" w:date="2026-02-24T16:21:00Z"/>
              </w:rPr>
            </w:pPr>
            <w:ins w:id="15535" w:author="Сарафанова (Чиркова) Наталия Сергеевна" w:date="2026-02-24T16:21:00Z">
              <w:r w:rsidRPr="004F5DD7">
                <w:t>ACT-38466</w:t>
              </w:r>
            </w:ins>
          </w:p>
          <w:p w14:paraId="76E04FAD" w14:textId="3D47D3D6" w:rsidR="004F5DD7" w:rsidRPr="003729A4" w:rsidRDefault="004F5DD7" w:rsidP="00213FE0">
            <w:pPr>
              <w:pStyle w:val="GOSTTablenorm"/>
              <w:rPr>
                <w:ins w:id="15536" w:author="Сарафанова (Чиркова) Наталия Сергеевна" w:date="2026-02-24T15:45:00Z"/>
                <w:rFonts w:ascii="Consolas" w:hAnsi="Consolas"/>
                <w:color w:val="000000"/>
                <w:sz w:val="21"/>
                <w:szCs w:val="21"/>
              </w:rPr>
            </w:pPr>
            <w:ins w:id="15537" w:author="Сарафанова (Чиркова) Наталия Сергеевна" w:date="2026-02-24T16:38:00Z">
              <w:r w:rsidRPr="004F5DD7">
                <w:t xml:space="preserve">Внесены изменения </w:t>
              </w:r>
            </w:ins>
            <w:ins w:id="15538" w:author="Сарафанова (Чиркова) Наталия Сергеевна" w:date="2026-02-24T16:42:00Z">
              <w:r w:rsidR="00A11B67">
                <w:t>в табл.</w:t>
              </w:r>
            </w:ins>
            <w:ins w:id="15539" w:author="Сарафанова (Чиркова) Наталия Сергеевна" w:date="2026-02-24T16:43:00Z">
              <w:r w:rsidR="00A11B67">
                <w:fldChar w:fldCharType="begin"/>
              </w:r>
              <w:r w:rsidR="00A11B67">
                <w:instrText xml:space="preserve"> REF _Ref222843842 \h </w:instrText>
              </w:r>
            </w:ins>
            <w:r w:rsidR="00A11B67">
              <w:fldChar w:fldCharType="separate"/>
            </w:r>
            <w:r w:rsidR="00BD74E1">
              <w:rPr>
                <w:noProof/>
              </w:rPr>
              <w:t>40</w:t>
            </w:r>
            <w:ins w:id="15540" w:author="Сарафанова (Чиркова) Наталия Сергеевна" w:date="2026-02-24T16:43:00Z">
              <w:r w:rsidR="00A11B67">
                <w:fldChar w:fldCharType="end"/>
              </w:r>
              <w:r w:rsidR="00A11B67">
                <w:t xml:space="preserve"> и </w:t>
              </w:r>
            </w:ins>
            <w:ins w:id="15541" w:author="Сарафанова (Чиркова) Наталия Сергеевна" w:date="2026-02-24T17:05:00Z">
              <w:r w:rsidR="00167566">
                <w:fldChar w:fldCharType="begin"/>
              </w:r>
              <w:r w:rsidR="00167566">
                <w:instrText xml:space="preserve"> REF _Ref222845142 \h </w:instrText>
              </w:r>
            </w:ins>
            <w:r w:rsidR="00167566">
              <w:fldChar w:fldCharType="separate"/>
            </w:r>
            <w:r w:rsidR="00BD74E1">
              <w:rPr>
                <w:noProof/>
              </w:rPr>
              <w:t>85</w:t>
            </w:r>
            <w:ins w:id="15542" w:author="Сарафанова (Чиркова) Наталия Сергеевна" w:date="2026-02-24T17:05:00Z">
              <w:r w:rsidR="00167566">
                <w:fldChar w:fldCharType="end"/>
              </w:r>
            </w:ins>
            <w:ins w:id="15543" w:author="Сарафанова (Чиркова) Наталия Сергеевна" w:date="2026-02-24T16:42:00Z">
              <w:r w:rsidR="00A11B67">
                <w:t xml:space="preserve"> </w:t>
              </w:r>
            </w:ins>
            <w:ins w:id="15544" w:author="Сарафанова (Чиркова) Наталия Сергеевна" w:date="2026-02-24T16:38:00Z">
              <w:r w:rsidRPr="004F5DD7">
                <w:t xml:space="preserve">по документу </w:t>
              </w:r>
            </w:ins>
            <w:ins w:id="15545" w:author="Сарафанова (Чиркова) Наталия Сергеевна" w:date="2026-02-24T16:39:00Z">
              <w:r w:rsidRPr="004F5DD7">
                <w:t>ARP_INFO_ASFK_SVAP</w:t>
              </w:r>
              <w:r>
                <w:t xml:space="preserve"> в </w:t>
              </w:r>
              <w:r w:rsidR="00A11B67">
                <w:t>части добавления параметров для передачи реквизитов родительского документа в СВАП</w:t>
              </w:r>
            </w:ins>
          </w:p>
        </w:tc>
      </w:tr>
      <w:tr w:rsidR="00EF252B" w:rsidRPr="00744203" w14:paraId="7BEFED0E" w14:textId="77777777" w:rsidTr="001603C3">
        <w:trPr>
          <w:trHeight w:val="20"/>
          <w:ins w:id="15546" w:author="Сатлер Марина Викторовна" w:date="2026-04-08T18:03:00Z"/>
        </w:trPr>
        <w:tc>
          <w:tcPr>
            <w:tcW w:w="447" w:type="pct"/>
          </w:tcPr>
          <w:p w14:paraId="2F2DF7CD" w14:textId="77777777" w:rsidR="00EF252B" w:rsidRPr="007036CE" w:rsidRDefault="00EF252B" w:rsidP="00EF252B">
            <w:pPr>
              <w:pStyle w:val="GOSTTablenorm"/>
              <w:rPr>
                <w:ins w:id="15547" w:author="Сатлер Марина Викторовна" w:date="2026-04-08T18:03:00Z"/>
              </w:rPr>
            </w:pPr>
          </w:p>
        </w:tc>
        <w:tc>
          <w:tcPr>
            <w:tcW w:w="666" w:type="pct"/>
          </w:tcPr>
          <w:p w14:paraId="11882F58" w14:textId="62BC03CB" w:rsidR="00EF252B" w:rsidRDefault="00EF252B" w:rsidP="00EF252B">
            <w:pPr>
              <w:pStyle w:val="GOSTTablenorm"/>
              <w:rPr>
                <w:ins w:id="15548" w:author="Сатлер Марина Викторовна" w:date="2026-04-08T18:03:00Z"/>
              </w:rPr>
            </w:pPr>
            <w:ins w:id="15549" w:author="Сатлер Марина Викторовна" w:date="2026-04-08T18:03:00Z">
              <w:r>
                <w:t>08.04.2026</w:t>
              </w:r>
            </w:ins>
          </w:p>
        </w:tc>
        <w:tc>
          <w:tcPr>
            <w:tcW w:w="951" w:type="pct"/>
          </w:tcPr>
          <w:p w14:paraId="308CFB77" w14:textId="61EA61D4" w:rsidR="00EF252B" w:rsidRDefault="00EF252B" w:rsidP="00EF252B">
            <w:pPr>
              <w:pStyle w:val="GOSTTablenorm"/>
              <w:rPr>
                <w:ins w:id="15550" w:author="Сатлер Марина Викторовна" w:date="2026-04-08T18:03:00Z"/>
              </w:rPr>
            </w:pPr>
            <w:ins w:id="15551" w:author="Сатлер Марина Викторовна" w:date="2026-04-08T18:03:00Z">
              <w:r>
                <w:t>Сатлер М.В.</w:t>
              </w:r>
            </w:ins>
          </w:p>
        </w:tc>
        <w:tc>
          <w:tcPr>
            <w:tcW w:w="2936" w:type="pct"/>
          </w:tcPr>
          <w:p w14:paraId="77B7EF1C" w14:textId="77777777" w:rsidR="00EF252B" w:rsidRDefault="00EF252B" w:rsidP="00EF252B">
            <w:pPr>
              <w:pStyle w:val="GOSTTablenorm"/>
              <w:rPr>
                <w:ins w:id="15552" w:author="Сатлер Марина Викторовна" w:date="2026-04-08T18:03:00Z"/>
              </w:rPr>
            </w:pPr>
            <w:ins w:id="15553" w:author="Сатлер Марина Викторовна" w:date="2026-04-08T18:03:00Z">
              <w:r>
                <w:rPr>
                  <w:rStyle w:val="ad"/>
                  <w:rFonts w:ascii="-apple-system" w:hAnsi="-apple-system"/>
                  <w:color w:val="0052CC"/>
                  <w:sz w:val="21"/>
                  <w:szCs w:val="21"/>
                  <w:shd w:val="clear" w:color="auto" w:fill="FFFFFF"/>
                </w:rPr>
                <w:fldChar w:fldCharType="begin"/>
              </w:r>
              <w:r>
                <w:rPr>
                  <w:rStyle w:val="ad"/>
                  <w:rFonts w:ascii="-apple-system" w:hAnsi="-apple-system"/>
                  <w:color w:val="0052CC"/>
                  <w:sz w:val="21"/>
                  <w:szCs w:val="21"/>
                  <w:shd w:val="clear" w:color="auto" w:fill="FFFFFF"/>
                </w:rPr>
                <w:instrText xml:space="preserve"> HYPERLINK "https://jira.bpcbt.com/browse/OTR-1101" \t "_blank" </w:instrText>
              </w:r>
              <w:r>
                <w:rPr>
                  <w:rStyle w:val="ad"/>
                  <w:rFonts w:ascii="-apple-system" w:hAnsi="-apple-system"/>
                  <w:color w:val="0052CC"/>
                  <w:sz w:val="21"/>
                  <w:szCs w:val="21"/>
                  <w:shd w:val="clear" w:color="auto" w:fill="FFFFFF"/>
                </w:rPr>
                <w:fldChar w:fldCharType="separate"/>
              </w:r>
              <w:r>
                <w:rPr>
                  <w:rStyle w:val="ad"/>
                  <w:rFonts w:ascii="-apple-system" w:hAnsi="-apple-system"/>
                  <w:color w:val="0052CC"/>
                  <w:sz w:val="21"/>
                  <w:szCs w:val="21"/>
                  <w:shd w:val="clear" w:color="auto" w:fill="FFFFFF"/>
                </w:rPr>
                <w:t>OTR-1101</w:t>
              </w:r>
              <w:r>
                <w:rPr>
                  <w:rStyle w:val="ad"/>
                  <w:rFonts w:ascii="-apple-system" w:hAnsi="-apple-system"/>
                  <w:color w:val="0052CC"/>
                  <w:sz w:val="21"/>
                  <w:szCs w:val="21"/>
                  <w:shd w:val="clear" w:color="auto" w:fill="FFFFFF"/>
                </w:rPr>
                <w:fldChar w:fldCharType="end"/>
              </w:r>
            </w:ins>
          </w:p>
          <w:p w14:paraId="665CF0FE" w14:textId="77777777" w:rsidR="00EF252B" w:rsidRDefault="00EF252B" w:rsidP="00EF252B">
            <w:pPr>
              <w:pStyle w:val="GOSTTablenorm"/>
              <w:rPr>
                <w:ins w:id="15554" w:author="Сатлер Марина Викторовна" w:date="2026-04-08T18:03:00Z"/>
              </w:rPr>
            </w:pPr>
            <w:ins w:id="15555" w:author="Сатлер Марина Викторовна" w:date="2026-04-08T18:03:00Z">
              <w:r>
                <w:t xml:space="preserve">В </w:t>
              </w:r>
              <w:r w:rsidRPr="00AD0A38">
                <w:t>Перечень параметров заголовка запроса (header)</w:t>
              </w:r>
              <w:r>
                <w:t xml:space="preserve"> (таблица </w:t>
              </w:r>
              <w:r>
                <w:fldChar w:fldCharType="begin"/>
              </w:r>
              <w:r>
                <w:instrText xml:space="preserve"> REF _Ref226561921 \h </w:instrText>
              </w:r>
            </w:ins>
            <w:ins w:id="15556" w:author="Сатлер Марина Викторовна" w:date="2026-04-08T18:03:00Z">
              <w:r>
                <w:fldChar w:fldCharType="separate"/>
              </w:r>
              <w:r>
                <w:rPr>
                  <w:noProof/>
                </w:rPr>
                <w:t>3</w:t>
              </w:r>
              <w:r>
                <w:fldChar w:fldCharType="end"/>
              </w:r>
              <w:r>
                <w:t xml:space="preserve">) внесены изменения в наименование параметра </w:t>
              </w:r>
              <w:r w:rsidRPr="00484FFD">
                <w:t>Subject</w:t>
              </w:r>
              <w:r>
                <w:t xml:space="preserve"> («Субъект учета» заменен на «Инициатор события учета»), внесены уточнения в описание параметра.</w:t>
              </w:r>
            </w:ins>
          </w:p>
          <w:p w14:paraId="2B97DC6C" w14:textId="0087187C" w:rsidR="00EF252B" w:rsidRPr="004F5DD7" w:rsidRDefault="00EF252B" w:rsidP="002045D1">
            <w:pPr>
              <w:pStyle w:val="GOSTTablenorm"/>
              <w:rPr>
                <w:ins w:id="15557" w:author="Сатлер Марина Викторовна" w:date="2026-04-08T18:03:00Z"/>
              </w:rPr>
            </w:pPr>
            <w:ins w:id="15558" w:author="Сатлер Марина Викторовна" w:date="2026-04-08T18:03:00Z">
              <w:r>
                <w:t xml:space="preserve">В </w:t>
              </w:r>
            </w:ins>
            <w:ins w:id="15559" w:author="Сатлер Марина Викторовна" w:date="2026-04-08T18:06:00Z">
              <w:r w:rsidR="002045D1" w:rsidRPr="002045D1">
                <w:t xml:space="preserve">Перечень атрибутов, общих для всех типов документов </w:t>
              </w:r>
              <w:r w:rsidR="002045D1">
                <w:t>(</w:t>
              </w:r>
            </w:ins>
            <w:ins w:id="15560" w:author="Сатлер Марина Викторовна" w:date="2026-04-08T18:04:00Z">
              <w:r>
                <w:t>таблицы</w:t>
              </w:r>
            </w:ins>
            <w:ins w:id="15561" w:author="Сатлер Марина Викторовна" w:date="2026-04-08T18:05:00Z">
              <w:r>
                <w:t xml:space="preserve"> </w:t>
              </w:r>
              <w:r>
                <w:fldChar w:fldCharType="begin"/>
              </w:r>
              <w:r>
                <w:instrText xml:space="preserve"> REF _Ref155712534 \h </w:instrText>
              </w:r>
            </w:ins>
            <w:r>
              <w:fldChar w:fldCharType="separate"/>
            </w:r>
            <w:ins w:id="15562" w:author="Сатлер Марина Викторовна" w:date="2026-04-08T18:05:00Z">
              <w:r>
                <w:rPr>
                  <w:noProof/>
                </w:rPr>
                <w:t>48</w:t>
              </w:r>
              <w:r>
                <w:fldChar w:fldCharType="end"/>
              </w:r>
              <w:r>
                <w:t>,</w:t>
              </w:r>
            </w:ins>
            <w:ins w:id="15563" w:author="Сатлер Марина Викторовна" w:date="2026-04-08T18:04:00Z">
              <w:r>
                <w:t xml:space="preserve"> </w:t>
              </w:r>
            </w:ins>
            <w:ins w:id="15564" w:author="Сатлер Марина Викторовна" w:date="2026-04-08T18:05:00Z">
              <w:r>
                <w:fldChar w:fldCharType="begin"/>
              </w:r>
              <w:r>
                <w:instrText xml:space="preserve"> REF _Ref203664834 \h </w:instrText>
              </w:r>
            </w:ins>
            <w:r>
              <w:fldChar w:fldCharType="separate"/>
            </w:r>
            <w:ins w:id="15565" w:author="Сатлер Марина Викторовна" w:date="2026-04-08T18:05:00Z">
              <w:r>
                <w:rPr>
                  <w:noProof/>
                </w:rPr>
                <w:t>92</w:t>
              </w:r>
              <w:r>
                <w:fldChar w:fldCharType="end"/>
              </w:r>
              <w:r>
                <w:t xml:space="preserve"> </w:t>
              </w:r>
            </w:ins>
            <w:ins w:id="15566" w:author="Сатлер Марина Викторовна" w:date="2026-04-08T18:03:00Z">
              <w:r>
                <w:t>Приложени</w:t>
              </w:r>
            </w:ins>
            <w:ins w:id="15567" w:author="Сатлер Марина Викторовна" w:date="2026-04-08T18:05:00Z">
              <w:r>
                <w:t>й</w:t>
              </w:r>
            </w:ins>
            <w:ins w:id="15568" w:author="Сатлер Марина Викторовна" w:date="2026-04-08T18:07:00Z">
              <w:r w:rsidR="002045D1">
                <w:t>)</w:t>
              </w:r>
            </w:ins>
            <w:ins w:id="15569" w:author="Сатлер Марина Викторовна" w:date="2026-04-08T18:03:00Z">
              <w:r>
                <w:t xml:space="preserve"> добавлен новый </w:t>
              </w:r>
              <w:r w:rsidRPr="00AD0A38">
                <w:t>атрибут</w:t>
              </w:r>
              <w:r>
                <w:t xml:space="preserve"> «</w:t>
              </w:r>
              <w:r w:rsidRPr="00AD0A38">
                <w:t>Инициатор_события_учета</w:t>
              </w:r>
              <w:r>
                <w:t>»</w:t>
              </w:r>
            </w:ins>
          </w:p>
        </w:tc>
      </w:tr>
    </w:tbl>
    <w:p w14:paraId="7A9F3CB0" w14:textId="77777777" w:rsidR="009E5FA1" w:rsidRPr="005E762F" w:rsidRDefault="009E5FA1" w:rsidP="005E762F">
      <w:pPr>
        <w:pStyle w:val="GOSTNormal"/>
      </w:pPr>
    </w:p>
    <w:sectPr w:rsidR="009E5FA1" w:rsidRPr="005E762F" w:rsidSect="007306AB">
      <w:headerReference w:type="default" r:id="rId22"/>
      <w:pgSz w:w="11906" w:h="16838" w:code="9"/>
      <w:pgMar w:top="1134" w:right="567" w:bottom="851" w:left="1701" w:header="567" w:footer="284"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17" w:author="Сказецкая Наталья Камилевна" w:date="2025-10-30T21:11:00Z" w:initials="СНК">
    <w:p w14:paraId="49E813F0" w14:textId="77777777" w:rsidR="00B74B57" w:rsidRDefault="00B74B57">
      <w:pPr>
        <w:pStyle w:val="ab"/>
      </w:pPr>
      <w:r>
        <w:t>Перечислять только те ФП, которые участвуют в обмене по операциям, соответствующим тому.</w:t>
      </w:r>
    </w:p>
    <w:p w14:paraId="6751C80F" w14:textId="77777777" w:rsidR="00B74B57" w:rsidRDefault="00B74B57">
      <w:pPr>
        <w:pStyle w:val="ab"/>
      </w:pPr>
      <w:r>
        <w:t>Например,</w:t>
      </w:r>
    </w:p>
    <w:p w14:paraId="4774DA8A" w14:textId="77777777" w:rsidR="00B74B57" w:rsidRDefault="00B74B57">
      <w:pPr>
        <w:pStyle w:val="ab"/>
      </w:pPr>
      <w:r>
        <w:t>Для ПУД ЭБ (том 3)</w:t>
      </w:r>
    </w:p>
    <w:p w14:paraId="68F0B9F8" w14:textId="77777777" w:rsidR="00B74B57" w:rsidRPr="007105AC" w:rsidRDefault="00B74B57" w:rsidP="005C12A3">
      <w:pPr>
        <w:pStyle w:val="GOSTTablenorm"/>
        <w:numPr>
          <w:ilvl w:val="0"/>
          <w:numId w:val="8"/>
        </w:numPr>
        <w:rPr>
          <w:highlight w:val="yellow"/>
        </w:rPr>
      </w:pPr>
      <w:r w:rsidRPr="007105AC">
        <w:rPr>
          <w:highlight w:val="yellow"/>
        </w:rPr>
        <w:t>RMS (ПУД ЭБ)</w:t>
      </w:r>
    </w:p>
    <w:p w14:paraId="761B5720" w14:textId="77777777" w:rsidR="00B74B57" w:rsidRPr="00B9499D" w:rsidRDefault="00B74B57" w:rsidP="005C12A3">
      <w:pPr>
        <w:pStyle w:val="GOSTTablenorm"/>
        <w:numPr>
          <w:ilvl w:val="0"/>
          <w:numId w:val="8"/>
        </w:numPr>
      </w:pPr>
      <w:r w:rsidRPr="00B9499D">
        <w:rPr>
          <w:lang w:val="en-US"/>
        </w:rPr>
        <w:t>FAMABS</w:t>
      </w:r>
      <w:r w:rsidRPr="00B9499D">
        <w:t xml:space="preserve"> (ПУДС ЭБ)</w:t>
      </w:r>
    </w:p>
    <w:p w14:paraId="11EA6662" w14:textId="77777777" w:rsidR="00B74B57" w:rsidRDefault="00B74B57" w:rsidP="005C12A3">
      <w:pPr>
        <w:pStyle w:val="GOSTTablenorm"/>
        <w:numPr>
          <w:ilvl w:val="0"/>
          <w:numId w:val="8"/>
        </w:numPr>
      </w:pPr>
      <w:r w:rsidRPr="00B9499D">
        <w:rPr>
          <w:lang w:val="en-US"/>
        </w:rPr>
        <w:t>ARP</w:t>
      </w:r>
      <w:r w:rsidRPr="00B9499D">
        <w:t xml:space="preserve"> (ПУИО ЭБ)</w:t>
      </w:r>
    </w:p>
    <w:p w14:paraId="68666589" w14:textId="77777777" w:rsidR="00B74B57" w:rsidRDefault="00B74B57" w:rsidP="00131B4F">
      <w:pPr>
        <w:pStyle w:val="GOSTTablenorm"/>
        <w:ind w:left="0"/>
      </w:pPr>
      <w:r>
        <w:t>Для ПУР АУ/БУ (том 5)</w:t>
      </w:r>
    </w:p>
    <w:p w14:paraId="3B5231DB" w14:textId="77777777" w:rsidR="00B74B57" w:rsidRPr="00B9499D" w:rsidRDefault="00B74B57" w:rsidP="005C12A3">
      <w:pPr>
        <w:pStyle w:val="GOSTTablenorm"/>
        <w:numPr>
          <w:ilvl w:val="0"/>
          <w:numId w:val="8"/>
        </w:numPr>
      </w:pPr>
      <w:r w:rsidRPr="00B9499D">
        <w:rPr>
          <w:lang w:val="en-US"/>
        </w:rPr>
        <w:t>FAMABS</w:t>
      </w:r>
      <w:r w:rsidRPr="00B9499D">
        <w:t xml:space="preserve"> (ПУДС ЭБ)</w:t>
      </w:r>
    </w:p>
    <w:p w14:paraId="5B4F666A" w14:textId="77777777" w:rsidR="00B74B57" w:rsidRDefault="00B74B57" w:rsidP="005C12A3">
      <w:pPr>
        <w:pStyle w:val="GOSTTablenorm"/>
        <w:numPr>
          <w:ilvl w:val="0"/>
          <w:numId w:val="8"/>
        </w:numPr>
      </w:pPr>
      <w:r w:rsidRPr="00B9499D">
        <w:rPr>
          <w:lang w:val="en-US"/>
        </w:rPr>
        <w:t>ARP</w:t>
      </w:r>
      <w:r w:rsidRPr="00B9499D">
        <w:t xml:space="preserve"> (ПУИО ЭБ)</w:t>
      </w:r>
    </w:p>
    <w:p w14:paraId="1018D1C5" w14:textId="77777777" w:rsidR="00B74B57" w:rsidRPr="00131B4F" w:rsidRDefault="00B74B57" w:rsidP="005C12A3">
      <w:pPr>
        <w:pStyle w:val="GOSTTablenorm"/>
        <w:numPr>
          <w:ilvl w:val="0"/>
          <w:numId w:val="8"/>
        </w:numPr>
        <w:rPr>
          <w:highlight w:val="yellow"/>
        </w:rPr>
      </w:pPr>
      <w:r w:rsidRPr="00131B4F">
        <w:rPr>
          <w:highlight w:val="yellow"/>
          <w:lang w:val="en-US"/>
        </w:rPr>
        <w:t>INC</w:t>
      </w:r>
      <w:r w:rsidRPr="00131B4F">
        <w:rPr>
          <w:highlight w:val="yellow"/>
        </w:rPr>
        <w:t xml:space="preserve"> (</w:t>
      </w:r>
      <w:r w:rsidRPr="00131B4F">
        <w:rPr>
          <w:szCs w:val="22"/>
          <w:highlight w:val="yellow"/>
        </w:rPr>
        <w:t>Компонент АУ/БУ ПУР ЭБ)</w:t>
      </w:r>
      <w:r>
        <w:rPr>
          <w:rStyle w:val="afff4"/>
        </w:rPr>
        <w:annotationRef/>
      </w:r>
    </w:p>
  </w:comment>
  <w:comment w:id="229" w:author="Сказецкая Наталья Камилевна" w:date="2026-04-14T14:01:00Z" w:initials="СНК">
    <w:p w14:paraId="1A6187E5" w14:textId="77777777" w:rsidR="00B74B57" w:rsidRPr="009B0C71" w:rsidRDefault="00B74B57">
      <w:pPr>
        <w:pStyle w:val="ab"/>
        <w:rPr>
          <w:lang w:val="en-US"/>
        </w:rPr>
      </w:pPr>
      <w:r>
        <w:rPr>
          <w:rStyle w:val="afff4"/>
        </w:rPr>
        <w:annotationRef/>
      </w:r>
      <w:r>
        <w:rPr>
          <w:lang w:val="en-US"/>
        </w:rPr>
        <w:t>OTR</w:t>
      </w:r>
      <w:r w:rsidRPr="009B0C71">
        <w:rPr>
          <w:lang w:val="en-US"/>
        </w:rPr>
        <w:t>-936</w:t>
      </w:r>
    </w:p>
  </w:comment>
  <w:comment w:id="250" w:author="Сказецкая Наталья Камилевна" w:date="2026-04-14T14:02:00Z" w:initials="СНК">
    <w:p w14:paraId="695EEC08" w14:textId="77777777" w:rsidR="00B74B57" w:rsidRPr="009B0C71" w:rsidRDefault="00B74B57">
      <w:pPr>
        <w:pStyle w:val="ab"/>
        <w:rPr>
          <w:lang w:val="en-US"/>
        </w:rPr>
      </w:pPr>
      <w:r>
        <w:rPr>
          <w:rStyle w:val="afff4"/>
        </w:rPr>
        <w:annotationRef/>
      </w:r>
      <w:r>
        <w:rPr>
          <w:lang w:val="en-US"/>
        </w:rPr>
        <w:t>OTR</w:t>
      </w:r>
      <w:r w:rsidRPr="009B0C71">
        <w:rPr>
          <w:lang w:val="en-US"/>
        </w:rPr>
        <w:t>-936</w:t>
      </w:r>
    </w:p>
  </w:comment>
  <w:comment w:id="277" w:author="Сатлер Марина Викторовна" w:date="2026-04-08T17:13:00Z" w:initials="С.М.В">
    <w:p w14:paraId="1F5C1389" w14:textId="15DD5C94" w:rsidR="00B74B57" w:rsidRPr="009B0C71" w:rsidRDefault="00B74B57" w:rsidP="003C084C">
      <w:pPr>
        <w:pStyle w:val="ab"/>
        <w:ind w:firstLine="0"/>
        <w:rPr>
          <w:lang w:val="en-US"/>
        </w:rPr>
      </w:pPr>
      <w:r>
        <w:rPr>
          <w:rStyle w:val="afff4"/>
        </w:rPr>
        <w:annotationRef/>
      </w:r>
      <w:hyperlink r:id="rId1" w:tgtFrame="_blank" w:history="1">
        <w:r w:rsidRPr="009B0C71">
          <w:rPr>
            <w:rStyle w:val="ad"/>
            <w:rFonts w:ascii="-apple-system" w:hAnsi="-apple-system"/>
            <w:color w:val="0052CC"/>
            <w:sz w:val="21"/>
            <w:szCs w:val="21"/>
            <w:shd w:val="clear" w:color="auto" w:fill="FFFFFF"/>
            <w:lang w:val="en-US"/>
          </w:rPr>
          <w:t>OTR-1101</w:t>
        </w:r>
      </w:hyperlink>
    </w:p>
  </w:comment>
  <w:comment w:id="284" w:author="Сказецкая Наталья Камилевна" w:date="2026-04-16T16:37:00Z" w:initials="СНК">
    <w:p w14:paraId="63231215" w14:textId="3629A6FE" w:rsidR="00B74B57" w:rsidRPr="009B0C71" w:rsidRDefault="00B74B57">
      <w:pPr>
        <w:pStyle w:val="ab"/>
        <w:rPr>
          <w:lang w:val="en-US"/>
        </w:rPr>
      </w:pPr>
      <w:r>
        <w:rPr>
          <w:rStyle w:val="afff4"/>
        </w:rPr>
        <w:annotationRef/>
      </w:r>
      <w:hyperlink r:id="rId2" w:tgtFrame="_blank" w:history="1">
        <w:r w:rsidRPr="009B0C71">
          <w:rPr>
            <w:rStyle w:val="ad"/>
            <w:rFonts w:ascii="-apple-system" w:hAnsi="-apple-system"/>
            <w:color w:val="0052CC"/>
            <w:sz w:val="21"/>
            <w:szCs w:val="21"/>
            <w:shd w:val="clear" w:color="auto" w:fill="FFFFFF"/>
            <w:lang w:val="en-US"/>
          </w:rPr>
          <w:t>OTR-1101</w:t>
        </w:r>
      </w:hyperlink>
    </w:p>
  </w:comment>
  <w:comment w:id="308" w:author="Гилязова Екатерина Викторовна" w:date="2025-10-30T21:11:00Z" w:initials="ГЕВ">
    <w:p w14:paraId="23341D34" w14:textId="77777777" w:rsidR="00B74B57" w:rsidRPr="009B0C71" w:rsidRDefault="00B74B57" w:rsidP="009D1D7F">
      <w:pPr>
        <w:pStyle w:val="ab"/>
        <w:rPr>
          <w:lang w:val="en-US"/>
        </w:rPr>
      </w:pPr>
      <w:r>
        <w:rPr>
          <w:rStyle w:val="afff4"/>
        </w:rPr>
        <w:annotationRef/>
      </w:r>
      <w:r>
        <w:t>по</w:t>
      </w:r>
      <w:r w:rsidRPr="009B0C71">
        <w:rPr>
          <w:lang w:val="en-US"/>
        </w:rPr>
        <w:t xml:space="preserve"> https://jira.bpcbt.com/browse/OTR-522</w:t>
      </w:r>
    </w:p>
  </w:comment>
  <w:comment w:id="314" w:author="Гилязова Екатерина Викторовна" w:date="2025-10-30T21:11:00Z" w:initials="ГЕВ">
    <w:p w14:paraId="215114EE" w14:textId="77777777" w:rsidR="00B74B57" w:rsidRDefault="00B74B57" w:rsidP="00AB3469">
      <w:pPr>
        <w:pStyle w:val="ab"/>
      </w:pPr>
      <w:r>
        <w:rPr>
          <w:rStyle w:val="afff4"/>
        </w:rPr>
        <w:annotationRef/>
      </w:r>
      <w:r>
        <w:t>по https://jira.bpcbt.com/browse/OTR-522</w:t>
      </w:r>
    </w:p>
  </w:comment>
  <w:comment w:id="345" w:author="Сказецкая Наталья Камилевна" w:date="2026-04-14T14:06:00Z" w:initials="СНК">
    <w:p w14:paraId="4B4D5392" w14:textId="77777777" w:rsidR="00B74B57" w:rsidRPr="00B24BD9" w:rsidRDefault="00B74B57" w:rsidP="00A678FA">
      <w:pPr>
        <w:pStyle w:val="ab"/>
      </w:pPr>
      <w:r>
        <w:rPr>
          <w:rStyle w:val="afff4"/>
        </w:rPr>
        <w:annotationRef/>
      </w:r>
      <w:r>
        <w:rPr>
          <w:lang w:val="en-US"/>
        </w:rPr>
        <w:t>OTR</w:t>
      </w:r>
      <w:r w:rsidRPr="00481218">
        <w:t>-936</w:t>
      </w:r>
    </w:p>
  </w:comment>
  <w:comment w:id="383" w:author="Андрей EXP-283932" w:date="2025-10-30T21:11:00Z" w:initials="А">
    <w:p w14:paraId="3E9CBB6A" w14:textId="77777777" w:rsidR="00B74B57" w:rsidRPr="00D34EB3" w:rsidRDefault="00B74B57">
      <w:pPr>
        <w:pStyle w:val="ab"/>
      </w:pPr>
      <w:r>
        <w:rPr>
          <w:rStyle w:val="afff4"/>
        </w:rPr>
        <w:annotationRef/>
      </w:r>
      <w:r>
        <w:rPr>
          <w:lang w:val="en-US"/>
        </w:rPr>
        <w:t>EXP</w:t>
      </w:r>
      <w:r w:rsidRPr="00D34EB3">
        <w:t>-283932</w:t>
      </w:r>
    </w:p>
  </w:comment>
  <w:comment w:id="399" w:author="Ярисова Полина Викторовна" w:date="2025-10-30T21:11:00Z" w:initials="ЯПВ">
    <w:p w14:paraId="1DCE99E4" w14:textId="77777777" w:rsidR="00B74B57" w:rsidRDefault="00B74B57">
      <w:pPr>
        <w:pStyle w:val="ab"/>
      </w:pPr>
      <w:r>
        <w:rPr>
          <w:rStyle w:val="afff4"/>
        </w:rPr>
        <w:annotationRef/>
      </w:r>
      <w:r w:rsidRPr="008506C0">
        <w:rPr>
          <w:b/>
          <w:color w:val="FF0000"/>
        </w:rPr>
        <w:t>Возможно изменение названи</w:t>
      </w:r>
      <w:r>
        <w:rPr>
          <w:b/>
          <w:color w:val="FF0000"/>
        </w:rPr>
        <w:t>я</w:t>
      </w:r>
      <w:r w:rsidRPr="008506C0">
        <w:rPr>
          <w:b/>
          <w:color w:val="FF0000"/>
        </w:rPr>
        <w:t xml:space="preserve"> тэга в связи с планируемым добавлением нового реквизита.</w:t>
      </w:r>
    </w:p>
  </w:comment>
  <w:comment w:id="400" w:author="Ярисова Полина Викторовна" w:date="2025-10-30T21:11:00Z" w:initials="ЯПВ">
    <w:p w14:paraId="19F28524" w14:textId="77777777" w:rsidR="00B74B57" w:rsidRDefault="00B74B57">
      <w:pPr>
        <w:pStyle w:val="ab"/>
      </w:pPr>
      <w:r>
        <w:rPr>
          <w:rStyle w:val="afff4"/>
        </w:rPr>
        <w:annotationRef/>
      </w:r>
      <w:r w:rsidRPr="008506C0">
        <w:rPr>
          <w:b/>
          <w:color w:val="FF0000"/>
        </w:rPr>
        <w:t>Возможно изменение названи</w:t>
      </w:r>
      <w:r>
        <w:rPr>
          <w:b/>
          <w:color w:val="FF0000"/>
        </w:rPr>
        <w:t>я</w:t>
      </w:r>
      <w:r w:rsidRPr="008506C0">
        <w:rPr>
          <w:b/>
          <w:color w:val="FF0000"/>
        </w:rPr>
        <w:t xml:space="preserve"> тэга в связи с планируемым добавлением нового реквизита.</w:t>
      </w:r>
    </w:p>
  </w:comment>
  <w:comment w:id="496" w:author="Накашидзе О.Е. EXP-288722" w:date="2025-10-30T21:11:00Z" w:initials="НОЕ">
    <w:p w14:paraId="07EA6A3B" w14:textId="77777777" w:rsidR="00B74B57" w:rsidRDefault="00B74B57">
      <w:pPr>
        <w:pStyle w:val="ab"/>
      </w:pPr>
      <w:r>
        <w:rPr>
          <w:rStyle w:val="afff4"/>
        </w:rPr>
        <w:annotationRef/>
      </w:r>
      <w:r>
        <w:t>Изменено по согласованию с ТХ</w:t>
      </w:r>
    </w:p>
    <w:p w14:paraId="46FA1D18" w14:textId="77777777" w:rsidR="00B74B57" w:rsidRDefault="00B74B57">
      <w:pPr>
        <w:pStyle w:val="ab"/>
      </w:pPr>
      <w:r>
        <w:t xml:space="preserve">(указала техническое поле с номером ЛС, которое будет заполнено для каждого типа Заявления) </w:t>
      </w:r>
    </w:p>
  </w:comment>
  <w:comment w:id="508" w:author="Сказецкая Наталья Камилевна" w:date="2025-10-30T21:11:00Z" w:initials="СНК">
    <w:p w14:paraId="043AFC63" w14:textId="77777777" w:rsidR="00B74B57" w:rsidRDefault="00B74B57">
      <w:pPr>
        <w:pStyle w:val="ab"/>
      </w:pPr>
      <w:r>
        <w:rPr>
          <w:rStyle w:val="afff4"/>
        </w:rPr>
        <w:annotationRef/>
      </w:r>
      <w:r>
        <w:t>НЕ УДАЛЯТЬ!</w:t>
      </w:r>
    </w:p>
    <w:p w14:paraId="65F10D32" w14:textId="77777777" w:rsidR="00B74B57" w:rsidRDefault="00B74B57" w:rsidP="000A31CC">
      <w:pPr>
        <w:pStyle w:val="ab"/>
      </w:pPr>
      <w:r>
        <w:t xml:space="preserve">По документу КОО могут быть такие бизнес-цепочки этапов: </w:t>
      </w:r>
    </w:p>
    <w:p w14:paraId="6B942FF2" w14:textId="77777777" w:rsidR="00B74B57" w:rsidRDefault="00B74B57" w:rsidP="000A31CC">
      <w:pPr>
        <w:pStyle w:val="ab"/>
      </w:pPr>
      <w:r>
        <w:t>Цепочка 1</w:t>
      </w:r>
    </w:p>
    <w:p w14:paraId="2F004FA0" w14:textId="77777777" w:rsidR="00B74B57" w:rsidRDefault="00B74B57" w:rsidP="000A31CC">
      <w:pPr>
        <w:pStyle w:val="ab"/>
      </w:pPr>
      <w:r>
        <w:t>1) Авторизация - ставим на учет (выдача, текущее изменение) на сумму Сумма в валюте заявки (со знаком +) или при миграции на сумму Сумма остатка исполнения на момент миграции КОО (со знаком +). В правилах на СРЕД_АКР_1 не ставить условие по Признаку миграции, а в правилах на остальные показатели поставить условие Признак миграции = Нет. Атрибут Сумма операции заполнять из 2 реквизитов: из Сумма остатка исполнения на момент миграции КОО, если заполнен, иначе - из Сумма в валюте заявки.</w:t>
      </w:r>
    </w:p>
    <w:p w14:paraId="39FB7894" w14:textId="77777777" w:rsidR="00B74B57" w:rsidRDefault="00B74B57" w:rsidP="000A31CC">
      <w:pPr>
        <w:pStyle w:val="ab"/>
      </w:pPr>
      <w:r>
        <w:t>2) Сторно авторизации (при постановке на учет следующего изменения) - производим сторнирование проводок, сформированных на этапе Авторизация, т.е. знак суммы в документе менять не требуется</w:t>
      </w:r>
    </w:p>
    <w:p w14:paraId="7F4D9C3B" w14:textId="77777777" w:rsidR="00B74B57" w:rsidRDefault="00B74B57" w:rsidP="000A31CC">
      <w:pPr>
        <w:pStyle w:val="ab"/>
      </w:pPr>
      <w:r>
        <w:t>Цепочка 2</w:t>
      </w:r>
    </w:p>
    <w:p w14:paraId="5F6F74CC" w14:textId="77777777" w:rsidR="00B74B57" w:rsidRDefault="00B74B57" w:rsidP="000A31CC">
      <w:pPr>
        <w:pStyle w:val="ab"/>
      </w:pPr>
      <w:r>
        <w:t>1) Авторизация отзыв - ставим на учет на сумму Сумма остатка исполнения. Тут надо либо в документе прислать сумму с минусом, либо в правиле поставить признак инвертирования суммы (тогда в документе можно слать с плюсом). Также  настраиваем дополнительное правило по БЮДЖЕТ_1, которое срабатывает, если Признак перевода в архив = Да</w:t>
      </w:r>
    </w:p>
  </w:comment>
  <w:comment w:id="509" w:author="Сказецкая Наталья Камилевна" w:date="2025-10-30T21:11:00Z" w:initials="СНК">
    <w:p w14:paraId="51E0AF91" w14:textId="77777777" w:rsidR="00B74B57" w:rsidRDefault="00B74B57" w:rsidP="0082555A">
      <w:pPr>
        <w:pStyle w:val="ab"/>
      </w:pPr>
      <w:r>
        <w:rPr>
          <w:rStyle w:val="afff4"/>
        </w:rPr>
        <w:annotationRef/>
      </w:r>
      <w:r>
        <w:t xml:space="preserve">Номер документа КОО является бизнесовым учетным номером КОО – его надо дополнительно класть в аналит признак-свойство записи учета </w:t>
      </w:r>
      <w:r w:rsidRPr="00D17760">
        <w:t>kooNumber</w:t>
      </w:r>
      <w:r>
        <w:t>. Для единообразия с проводками по всем документам</w:t>
      </w:r>
    </w:p>
  </w:comment>
  <w:comment w:id="510" w:author="Сказецкая Наталья Камилевна" w:date="2025-10-30T21:11:00Z" w:initials="СНК">
    <w:p w14:paraId="33BC3860" w14:textId="77777777" w:rsidR="00B74B57" w:rsidRDefault="00B74B57">
      <w:pPr>
        <w:pStyle w:val="ab"/>
      </w:pPr>
      <w:r>
        <w:rPr>
          <w:rStyle w:val="afff4"/>
        </w:rPr>
        <w:annotationRef/>
      </w:r>
      <w:r>
        <w:t>Когда появится выдача КОО на ЛС АУ/БУ, то потребуется передавать КБК получателя и Тип КБК получателя. Может заложить сразу в структуру как необязательные с пояснением, для каких типов ЛС заполняется?</w:t>
      </w:r>
    </w:p>
  </w:comment>
  <w:comment w:id="511" w:author="Сказецкая Наталья Камилевна" w:date="2025-10-30T21:11:00Z" w:initials="СНК">
    <w:p w14:paraId="56CB8787" w14:textId="77777777" w:rsidR="00B74B57" w:rsidRDefault="00B74B57" w:rsidP="00A443F0">
      <w:pPr>
        <w:pStyle w:val="ab"/>
      </w:pPr>
      <w:r>
        <w:rPr>
          <w:rStyle w:val="afff4"/>
        </w:rPr>
        <w:annotationRef/>
      </w:r>
      <w:r>
        <w:t>Решили пока не развивать тему КОО АУ/БУ, т.к. будущее КОО АУ/БУ туманно: будет ли, в каком виде - нет сейчас информации. От Морокова К. было указание стопать эту тему, т.к он будет вопрос примеения КОО в ау бу обсжудать с ЕБП</w:t>
      </w:r>
    </w:p>
  </w:comment>
  <w:comment w:id="512" w:author="Сказецкая Наталья Камилевна" w:date="2025-10-30T21:11:00Z" w:initials="СНК">
    <w:p w14:paraId="591B18EA" w14:textId="77777777" w:rsidR="00B74B57" w:rsidRDefault="00B74B57" w:rsidP="00930FA2">
      <w:pPr>
        <w:pStyle w:val="ab"/>
      </w:pPr>
      <w:r>
        <w:rPr>
          <w:rStyle w:val="afff4"/>
        </w:rPr>
        <w:annotationRef/>
      </w:r>
      <w:r>
        <w:t>По КОО есть схемы, когда:</w:t>
      </w:r>
    </w:p>
    <w:p w14:paraId="7F979ECC" w14:textId="77777777" w:rsidR="00B74B57" w:rsidRDefault="00B74B57" w:rsidP="00930FA2">
      <w:pPr>
        <w:pStyle w:val="ab"/>
      </w:pPr>
      <w:r>
        <w:t>- событие учета инициирует система отправителя (когда отправитель и получатель оба в ЭБ или отправитель в ЭБ);</w:t>
      </w:r>
    </w:p>
    <w:p w14:paraId="76B3F77C" w14:textId="77777777" w:rsidR="00B74B57" w:rsidRDefault="00B74B57" w:rsidP="00930FA2">
      <w:pPr>
        <w:pStyle w:val="ab"/>
      </w:pPr>
      <w:r>
        <w:t xml:space="preserve">- событие учета инициирует система получателя (когда получатель в ПУР КС или ПУР АУ/БУ, а отправитель не в ЭБ, то первичное КОО отражается только по получателю). </w:t>
      </w:r>
    </w:p>
    <w:p w14:paraId="712A4827" w14:textId="77777777" w:rsidR="00B74B57" w:rsidRDefault="00B74B57" w:rsidP="00930FA2">
      <w:pPr>
        <w:pStyle w:val="ab"/>
      </w:pPr>
      <w:r>
        <w:t>Поэтому для единообразной логики настройки правил предлагаю сегмент 5 заполнять  из данных документа (независимо от схемы), не используя информацию о Субъекте учета- инициаторе события учета из заголовка запроса. Т.е. подход как в РР</w:t>
      </w:r>
    </w:p>
  </w:comment>
  <w:comment w:id="513" w:author="Сказецкая Наталья Камилевна" w:date="2025-10-30T21:11:00Z" w:initials="СНК">
    <w:p w14:paraId="7E1F06F6" w14:textId="77777777" w:rsidR="00B74B57" w:rsidRDefault="00B74B57">
      <w:pPr>
        <w:pStyle w:val="ab"/>
      </w:pPr>
      <w:r>
        <w:rPr>
          <w:rStyle w:val="afff4"/>
        </w:rPr>
        <w:annotationRef/>
      </w:r>
      <w:r>
        <w:t>Решили заложить признак миграции, т.к. возможна выдача КОО с 03, 14 ЛС ЗК, а ЗК еще неизвестно когда мигрирует в ЭБ, скороее всего позже ИМПЗ ФАХ УБП ФБ</w:t>
      </w:r>
    </w:p>
  </w:comment>
  <w:comment w:id="519" w:author="Сказецкая Наталья Камилевна" w:date="2025-10-30T21:11:00Z" w:initials="СНК">
    <w:p w14:paraId="075B02E2" w14:textId="77777777" w:rsidR="00B74B57" w:rsidRDefault="00B74B57">
      <w:pPr>
        <w:pStyle w:val="ab"/>
      </w:pPr>
      <w:r>
        <w:rPr>
          <w:rStyle w:val="afff4"/>
        </w:rPr>
        <w:annotationRef/>
      </w:r>
      <w:r w:rsidRPr="006A2CE1">
        <w:rPr>
          <w:highlight w:val="yellow"/>
        </w:rPr>
        <w:t>Что успешно? Документ смигиирован успешно?</w:t>
      </w:r>
    </w:p>
  </w:comment>
  <w:comment w:id="520" w:author="Накашидзе О.Е. EXP-288310" w:date="2025-10-30T21:11:00Z" w:initials="НОЕ">
    <w:p w14:paraId="498A40CA" w14:textId="77777777" w:rsidR="00B74B57" w:rsidRDefault="00B74B57">
      <w:pPr>
        <w:pStyle w:val="ab"/>
      </w:pPr>
      <w:r>
        <w:rPr>
          <w:rStyle w:val="afff4"/>
        </w:rPr>
        <w:annotationRef/>
      </w:r>
      <w:r>
        <w:t>Да, это означает, что документ смигрирован и успешно обработан в ПУР уже после миграции. Можно проводить любые операции с документом</w:t>
      </w:r>
    </w:p>
    <w:p w14:paraId="57E4510F" w14:textId="77777777" w:rsidR="00B74B57" w:rsidRDefault="00B74B57" w:rsidP="00897DF4">
      <w:pPr>
        <w:pStyle w:val="GOSTNormal"/>
      </w:pPr>
    </w:p>
    <w:p w14:paraId="6D0697D2" w14:textId="77777777" w:rsidR="00B74B57" w:rsidRPr="001148EB" w:rsidRDefault="00B74B57" w:rsidP="00897DF4">
      <w:pPr>
        <w:pStyle w:val="GOSTNormal"/>
      </w:pPr>
      <w:r>
        <w:t xml:space="preserve">Если Признак миграции = </w:t>
      </w:r>
      <w:r w:rsidRPr="00A224B8">
        <w:t xml:space="preserve">KANotServicedPUR - </w:t>
      </w:r>
      <w:r>
        <w:t xml:space="preserve">документ смигрирован, но при этом </w:t>
      </w:r>
      <w:r w:rsidRPr="00A224B8">
        <w:t>КС не обслуживается в ПУР</w:t>
      </w:r>
      <w:r>
        <w:t xml:space="preserve"> – это означчает, что по такому документу </w:t>
      </w:r>
      <w:r w:rsidRPr="001148EB">
        <w:t xml:space="preserve">разрешается дальнейшее проведение операций только по </w:t>
      </w:r>
      <w:r>
        <w:t>его изменению или отзыву</w:t>
      </w:r>
      <w:r w:rsidRPr="001148EB">
        <w:t>.</w:t>
      </w:r>
      <w:r>
        <w:t xml:space="preserve"> Поэтому, оставлю данное значение тоже, поскольку по ПЗ предполагается формирование записей учета на мигрированном КОО в случае, если значение признака миграции определилось как </w:t>
      </w:r>
      <w:r w:rsidRPr="00A224B8">
        <w:t>KANotServicedPUR</w:t>
      </w:r>
    </w:p>
    <w:p w14:paraId="30FB384B" w14:textId="77777777" w:rsidR="00B74B57" w:rsidRDefault="00B74B57">
      <w:pPr>
        <w:pStyle w:val="ab"/>
      </w:pPr>
    </w:p>
  </w:comment>
  <w:comment w:id="521" w:author="Сказецкая Наталья Камилевна" w:date="2025-10-30T21:11:00Z" w:initials="СНК">
    <w:p w14:paraId="30AB6964" w14:textId="77777777" w:rsidR="00B74B57" w:rsidRDefault="00B74B57">
      <w:pPr>
        <w:pStyle w:val="ab"/>
      </w:pPr>
      <w:r>
        <w:rPr>
          <w:rStyle w:val="afff4"/>
        </w:rPr>
        <w:annotationRef/>
      </w:r>
      <w:r>
        <w:t xml:space="preserve">Предлагаю в </w:t>
      </w:r>
      <w:r w:rsidRPr="002D7F4A">
        <w:t>СВАП передавать false</w:t>
      </w:r>
      <w:r>
        <w:t>, если в УФОС реквизит не заполнен</w:t>
      </w:r>
      <w:r w:rsidRPr="002D7F4A">
        <w:t>. То есть реквизит "Признак перехода на SVAP" сделать обязательным, логическим, true или false. На уровне СВИП атрибут Признак_перехода_на_SVAP вычисляемый через прео</w:t>
      </w:r>
      <w:r>
        <w:t>бразование: true в 1 и false в 0</w:t>
      </w:r>
    </w:p>
  </w:comment>
  <w:comment w:id="537" w:author="Сказецкая Наталья Камилевна" w:date="2025-10-30T21:11:00Z" w:initials="СНК">
    <w:p w14:paraId="3AF6FA7E" w14:textId="77777777" w:rsidR="00B74B57" w:rsidRPr="00971A9E" w:rsidRDefault="00B74B57" w:rsidP="00AB3469">
      <w:pPr>
        <w:pStyle w:val="GOSTTablenorm"/>
      </w:pPr>
      <w:r>
        <w:rPr>
          <w:rStyle w:val="afff4"/>
        </w:rPr>
        <w:annotationRef/>
      </w:r>
      <w:r>
        <w:t xml:space="preserve">Не добавляем </w:t>
      </w:r>
      <w:r>
        <w:rPr>
          <w:lang w:val="en-US"/>
        </w:rPr>
        <w:t>GUID</w:t>
      </w:r>
      <w:r w:rsidRPr="00AB3469">
        <w:t xml:space="preserve"> </w:t>
      </w:r>
      <w:r w:rsidRPr="00273086">
        <w:t>родительского документа клиента</w:t>
      </w:r>
    </w:p>
    <w:p w14:paraId="2FF49375" w14:textId="77777777" w:rsidR="00B74B57" w:rsidRPr="00AB3469" w:rsidRDefault="00B74B57">
      <w:pPr>
        <w:pStyle w:val="ab"/>
      </w:pPr>
      <w:r>
        <w:t>По аналогии с ПУР КС, т.к. в текущей реализации</w:t>
      </w:r>
      <w:r w:rsidRPr="00AB3469">
        <w:t xml:space="preserve"> в ПУР АКЗ может формироваться только при приеме из ИС АСФК, если это Заявление </w:t>
      </w:r>
      <w:r>
        <w:t>на исполнение КОО МБТ. И АСФК не передае</w:t>
      </w:r>
      <w:r w:rsidRPr="00AB3469">
        <w:t>т GUID родительского документа клиента</w:t>
      </w:r>
    </w:p>
  </w:comment>
  <w:comment w:id="608" w:author="Сказецкая Наталья Камилевна" w:date="2025-10-30T21:11:00Z" w:initials="СНК">
    <w:p w14:paraId="3CA7F8A0" w14:textId="77777777" w:rsidR="00B74B57" w:rsidRDefault="00B74B57" w:rsidP="006D72F9">
      <w:pPr>
        <w:pStyle w:val="ab"/>
      </w:pPr>
      <w:r>
        <w:rPr>
          <w:rStyle w:val="afff4"/>
        </w:rPr>
        <w:annotationRef/>
      </w:r>
      <w:r>
        <w:t xml:space="preserve">Согласно МУ при возврате ДЗ показатель ДО_КЗАЧ_ПРШ, ДО_КЗАЧ_ПРШ_ВАЛ формируется на сумму возврата ДЗ, указанную в документе клиентом, а показатель ДО_ПБС_СРОК, ДО_ПБС_СРОК_ВАЛ </w:t>
      </w:r>
      <w:r w:rsidRPr="00302B52">
        <w:rPr>
          <w:b/>
        </w:rPr>
        <w:t>на расчетную сумму имеющейся просроченной ДЗ на момент операции</w:t>
      </w:r>
      <w:r>
        <w:t xml:space="preserve">: </w:t>
      </w:r>
    </w:p>
    <w:p w14:paraId="12F9EE4A" w14:textId="77777777" w:rsidR="00B74B57" w:rsidRDefault="00B74B57" w:rsidP="006D72F9">
      <w:pPr>
        <w:pStyle w:val="ab"/>
      </w:pPr>
    </w:p>
    <w:p w14:paraId="19375065" w14:textId="77777777" w:rsidR="00B74B57" w:rsidRDefault="00B74B57" w:rsidP="006D72F9">
      <w:pPr>
        <w:pStyle w:val="ab"/>
      </w:pPr>
      <w:r>
        <w:t>Для расчета суммы записи учета определяется Cумма просроченной дебиторской задолженности на дату постановки на учет и сравнивается с суммой, указанной в реквизите «Сумма возврата дебиторской задолженности» документа.</w:t>
      </w:r>
    </w:p>
    <w:p w14:paraId="7A13FF6A" w14:textId="77777777" w:rsidR="00B74B57" w:rsidRDefault="00B74B57" w:rsidP="006D72F9">
      <w:pPr>
        <w:pStyle w:val="ab"/>
      </w:pPr>
      <w:r>
        <w:t>Если «Сумма возврата дебиторской задолженности» &lt;= суммы просроченной дебиторской задолженности на дату постановки на учет, то запись учета формируется на сумму возврата дебиторской задолженности.</w:t>
      </w:r>
    </w:p>
    <w:p w14:paraId="6C3A85B5" w14:textId="77777777" w:rsidR="00B74B57" w:rsidRDefault="00B74B57" w:rsidP="006D72F9">
      <w:pPr>
        <w:pStyle w:val="ab"/>
      </w:pPr>
      <w:r>
        <w:t xml:space="preserve">Если «Сумма возврата дебиторской задолженности» &gt; суммы просроченной дебиторской задолженности на дату постановки на учет </w:t>
      </w:r>
      <w:r w:rsidRPr="00302B52">
        <w:t>&gt; 0</w:t>
      </w:r>
      <w:r>
        <w:t>, то запись учета формируется на сумму просроченной дебиторской задолженности.</w:t>
      </w:r>
    </w:p>
    <w:p w14:paraId="1C2868DE" w14:textId="77777777" w:rsidR="00B74B57" w:rsidRPr="00302B52" w:rsidRDefault="00B74B57" w:rsidP="006D72F9">
      <w:pPr>
        <w:pStyle w:val="ab"/>
      </w:pPr>
      <w:r>
        <w:t>Если сумма просроченной дебиторской задолженности на дату постановки на учет = 0, то запись учета не формируется</w:t>
      </w:r>
    </w:p>
    <w:p w14:paraId="554BC6B8" w14:textId="77777777" w:rsidR="00B74B57" w:rsidRDefault="00B74B57" w:rsidP="006D72F9">
      <w:pPr>
        <w:pStyle w:val="ab"/>
      </w:pPr>
    </w:p>
    <w:p w14:paraId="571351EA" w14:textId="77777777" w:rsidR="00B74B57" w:rsidRDefault="00B74B57" w:rsidP="006D72F9">
      <w:pPr>
        <w:pStyle w:val="ab"/>
      </w:pPr>
      <w:r>
        <w:t>Эти вычисления должны быть проведены на стороне УФОС и в СВАП передана готовая сумма для отражения в проводке по ДО_ПБС_СРОК, ДО_ПБС_СРОК_ВАЛ.</w:t>
      </w:r>
    </w:p>
    <w:p w14:paraId="1B3A6C61" w14:textId="77777777" w:rsidR="00B74B57" w:rsidRPr="00E661AF" w:rsidRDefault="00B74B57" w:rsidP="006D72F9">
      <w:pPr>
        <w:pStyle w:val="ab"/>
      </w:pPr>
      <w:r>
        <w:t>Тоже в рублях и в валюте отдельно</w:t>
      </w:r>
    </w:p>
  </w:comment>
  <w:comment w:id="722" w:author="Якименко Светлана Валериевна" w:date="2025-10-30T21:11:00Z" w:initials="ЯСВ">
    <w:p w14:paraId="0AA1E8FD" w14:textId="77777777" w:rsidR="00B74B57" w:rsidRDefault="00B74B57" w:rsidP="00B43086">
      <w:pPr>
        <w:pStyle w:val="ab"/>
      </w:pPr>
      <w:r>
        <w:rPr>
          <w:rStyle w:val="afff4"/>
        </w:rPr>
        <w:annotationRef/>
      </w:r>
      <w:r w:rsidRPr="00C079E7">
        <w:t>EXP-325280</w:t>
      </w:r>
    </w:p>
  </w:comment>
  <w:comment w:id="775" w:author="Якименко С.В. EXP-342929" w:date="2026-02-13T15:08:00Z" w:initials="ЯСВ">
    <w:p w14:paraId="484F644F" w14:textId="1756CBFF" w:rsidR="00B74B57" w:rsidRDefault="00B74B57">
      <w:pPr>
        <w:pStyle w:val="ab"/>
      </w:pPr>
      <w:r>
        <w:rPr>
          <w:rStyle w:val="afff4"/>
        </w:rPr>
        <w:annotationRef/>
      </w:r>
      <w:r w:rsidRPr="00704EBB">
        <w:t>EXP-342929</w:t>
      </w:r>
    </w:p>
  </w:comment>
  <w:comment w:id="782" w:author="Ярисова Полина Викторовна" w:date="2025-10-30T21:11:00Z" w:initials="ЯПВ">
    <w:p w14:paraId="0F32299F" w14:textId="77777777" w:rsidR="00B74B57" w:rsidRDefault="00B74B57" w:rsidP="007122F8">
      <w:pPr>
        <w:pStyle w:val="ab"/>
      </w:pPr>
      <w:r>
        <w:rPr>
          <w:rStyle w:val="afff4"/>
        </w:rPr>
        <w:annotationRef/>
      </w:r>
    </w:p>
  </w:comment>
  <w:comment w:id="788" w:author="Якименко Светлана Валериевна" w:date="2025-10-30T21:11:00Z" w:initials="ЯСВ">
    <w:p w14:paraId="1CCDE7AD" w14:textId="77777777" w:rsidR="00B74B57" w:rsidRPr="00721EFF" w:rsidRDefault="00B74B57">
      <w:pPr>
        <w:pStyle w:val="ab"/>
      </w:pPr>
      <w:r>
        <w:rPr>
          <w:rStyle w:val="afff4"/>
        </w:rPr>
        <w:annotationRef/>
      </w:r>
      <w:r w:rsidRPr="00E374EC">
        <w:rPr>
          <w:lang w:val="en-US"/>
        </w:rPr>
        <w:t>EXP</w:t>
      </w:r>
      <w:r w:rsidRPr="00721EFF">
        <w:t>-325280</w:t>
      </w:r>
    </w:p>
  </w:comment>
  <w:comment w:id="803" w:author="Якименко С.В. EXP-342929" w:date="2026-02-13T15:10:00Z" w:initials="ЯСВ">
    <w:p w14:paraId="7AC8BD34" w14:textId="167FC2D9" w:rsidR="00B74B57" w:rsidRDefault="00B74B57">
      <w:pPr>
        <w:pStyle w:val="ab"/>
      </w:pPr>
      <w:r>
        <w:rPr>
          <w:rStyle w:val="afff4"/>
        </w:rPr>
        <w:annotationRef/>
      </w:r>
      <w:r w:rsidRPr="00704EBB">
        <w:t>EXP-342929</w:t>
      </w:r>
    </w:p>
  </w:comment>
  <w:comment w:id="820" w:author="Ярисова Полина Викторовна" w:date="2025-10-30T21:11:00Z" w:initials="ЯПВ">
    <w:p w14:paraId="208E557B" w14:textId="0F721465" w:rsidR="00B74B57" w:rsidRDefault="00B74B57">
      <w:pPr>
        <w:pStyle w:val="ab"/>
      </w:pPr>
      <w:r>
        <w:rPr>
          <w:rStyle w:val="afff4"/>
        </w:rPr>
        <w:annotationRef/>
      </w:r>
    </w:p>
  </w:comment>
  <w:comment w:id="833" w:author="Сказецкая Наталья Камилевна" w:date="2025-10-30T21:11:00Z" w:initials="СНК">
    <w:p w14:paraId="18C3114C" w14:textId="77777777" w:rsidR="00B74B57" w:rsidRDefault="00B74B57">
      <w:pPr>
        <w:pStyle w:val="ab"/>
      </w:pPr>
      <w:r>
        <w:rPr>
          <w:rStyle w:val="afff4"/>
        </w:rPr>
        <w:annotationRef/>
      </w:r>
      <w:r w:rsidRPr="00DA6473">
        <w:t>ПУД подтвердили необходимость передавать</w:t>
      </w:r>
      <w:r>
        <w:t xml:space="preserve"> также реквизиты, заложенные в документах ПУД (см. том 3) и необходимые для формирования Ведомости НВС:</w:t>
      </w:r>
    </w:p>
    <w:p w14:paraId="0E7B5266" w14:textId="77777777" w:rsidR="00B74B57" w:rsidRDefault="00B74B57" w:rsidP="001C30E7">
      <w:pPr>
        <w:pStyle w:val="ab"/>
        <w:ind w:firstLine="0"/>
      </w:pPr>
      <w:r w:rsidRPr="001C30E7">
        <w:rPr>
          <w:b/>
          <w:color w:val="212121"/>
        </w:rPr>
        <w:t>"Идентификатор документа по зачислению НВС ФБ"</w:t>
      </w:r>
      <w:r>
        <w:rPr>
          <w:color w:val="212121"/>
        </w:rPr>
        <w:t xml:space="preserve"> (указывается GUID документа по зачислению НВС ФБ) - сохраняется в атрибуты GUID_НВС_ФБ_плательщика (_получателя), маппится в аналит признак-свойство записи учета "GUID НВС ФБ" (nvsDocGuid)</w:t>
      </w:r>
      <w:r>
        <w:t>.</w:t>
      </w:r>
    </w:p>
  </w:comment>
  <w:comment w:id="834" w:author="Левина А. Д. EXP-283775" w:date="2025-10-30T21:11:00Z" w:initials="Л(АД">
    <w:p w14:paraId="2C14D8F7" w14:textId="77777777" w:rsidR="00B74B57" w:rsidRDefault="00B74B57">
      <w:pPr>
        <w:pStyle w:val="ab"/>
      </w:pPr>
      <w:r>
        <w:rPr>
          <w:rStyle w:val="afff4"/>
        </w:rPr>
        <w:annotationRef/>
      </w:r>
      <w:r>
        <w:t>Требуется дополнительного обсуждения с ПУД и Натальей Сказецкой</w:t>
      </w:r>
    </w:p>
  </w:comment>
  <w:comment w:id="835" w:author="Сказецкая Наталья Камилевна" w:date="2025-10-30T21:11:00Z" w:initials="СНК">
    <w:p w14:paraId="36D44144" w14:textId="77777777" w:rsidR="00B74B57" w:rsidRDefault="00B74B57">
      <w:pPr>
        <w:pStyle w:val="ab"/>
      </w:pPr>
      <w:r>
        <w:rPr>
          <w:rStyle w:val="afff4"/>
        </w:rPr>
        <w:annotationRef/>
      </w:r>
      <w:r>
        <w:t>По результатам обсуждения ПУР+ПУД+ПУИО зафиксировали следующее решение:</w:t>
      </w:r>
    </w:p>
    <w:p w14:paraId="07D896C3" w14:textId="77777777" w:rsidR="00B74B57" w:rsidRDefault="00B74B57" w:rsidP="002F47C4">
      <w:pPr>
        <w:pStyle w:val="ab"/>
        <w:numPr>
          <w:ilvl w:val="0"/>
          <w:numId w:val="50"/>
        </w:numPr>
      </w:pPr>
      <w:r>
        <w:t xml:space="preserve"> По входящему Расчетному документу ПУР спец атрибут </w:t>
      </w:r>
      <w:r>
        <w:rPr>
          <w:color w:val="212121"/>
        </w:rPr>
        <w:t xml:space="preserve">GUID_НВС_ФБ_получателя </w:t>
      </w:r>
      <w:r>
        <w:t>не использовать, аналит признак nvsDocGuid заполнять из атрибута Идентификатор_документа. Аналит признак nvsDocGuid заполняется по показателю ПОСТУПЛЕНИЯ_КУ и счету 40210.</w:t>
      </w:r>
    </w:p>
    <w:p w14:paraId="1B1C6E24" w14:textId="77777777" w:rsidR="00B74B57" w:rsidRDefault="00B74B57" w:rsidP="002F47C4">
      <w:pPr>
        <w:pStyle w:val="ab"/>
        <w:numPr>
          <w:ilvl w:val="0"/>
          <w:numId w:val="50"/>
        </w:numPr>
      </w:pPr>
      <w:r>
        <w:t xml:space="preserve"> </w:t>
      </w:r>
      <w:r w:rsidRPr="00F616CB">
        <w:rPr>
          <w:highlight w:val="red"/>
        </w:rPr>
        <w:t>По документу «Извещение о поступлении в иностранной валюте» (тип ВПЕ) также бывают поступления НВС, необходимо выполнить настройки аналогично</w:t>
      </w:r>
      <w:r>
        <w:rPr>
          <w:highlight w:val="red"/>
        </w:rPr>
        <w:t xml:space="preserve"> входящему Расчетному документу – </w:t>
      </w:r>
      <w:r w:rsidRPr="00111BA6">
        <w:rPr>
          <w:highlight w:val="cyan"/>
        </w:rPr>
        <w:t>пока нет таких операций , записи учета по НВС инвалюы формируются в АСФК</w:t>
      </w:r>
    </w:p>
    <w:p w14:paraId="2CBA1081" w14:textId="77777777" w:rsidR="00B74B57" w:rsidRDefault="00B74B57" w:rsidP="002F47C4">
      <w:pPr>
        <w:pStyle w:val="ab"/>
        <w:numPr>
          <w:ilvl w:val="0"/>
          <w:numId w:val="50"/>
        </w:numPr>
      </w:pPr>
      <w:r>
        <w:t xml:space="preserve"> По исходящему расчетному документу ПУР операции возврата с НВС (никакие списания с 04 ЛС) не предусмотрены реализацией</w:t>
      </w:r>
    </w:p>
  </w:comment>
  <w:comment w:id="837" w:author="Якименко С.В. EXP-327912" w:date="2026-02-12T16:37:00Z" w:initials="ЯСВ">
    <w:p w14:paraId="34E8BF50" w14:textId="26E711DE" w:rsidR="00B74B57" w:rsidRPr="00B423A2" w:rsidRDefault="00B74B57">
      <w:pPr>
        <w:pStyle w:val="ab"/>
        <w:rPr>
          <w:lang w:val="en-US"/>
        </w:rPr>
      </w:pPr>
      <w:r>
        <w:rPr>
          <w:rStyle w:val="afff4"/>
        </w:rPr>
        <w:annotationRef/>
      </w:r>
      <w:r w:rsidRPr="00B423A2">
        <w:rPr>
          <w:lang w:val="en-US"/>
        </w:rPr>
        <w:t>EXP-327912</w:t>
      </w:r>
    </w:p>
  </w:comment>
  <w:comment w:id="846" w:author="Ярисова Полина Викторовна" w:date="2025-10-30T21:11:00Z" w:initials="ЯПВ">
    <w:p w14:paraId="7917EBE4" w14:textId="77777777" w:rsidR="00B74B57" w:rsidRPr="00E374EC" w:rsidRDefault="00B74B57" w:rsidP="007711BA">
      <w:pPr>
        <w:pStyle w:val="ab"/>
        <w:rPr>
          <w:lang w:val="en-US"/>
        </w:rPr>
      </w:pPr>
      <w:r>
        <w:rPr>
          <w:rStyle w:val="afff4"/>
        </w:rPr>
        <w:annotationRef/>
      </w:r>
      <w:r w:rsidRPr="00E374EC">
        <w:rPr>
          <w:lang w:val="en-US"/>
        </w:rPr>
        <w:t>EXP-290474</w:t>
      </w:r>
    </w:p>
  </w:comment>
  <w:comment w:id="847" w:author="Ярисова Полина Викторовна" w:date="2025-10-30T21:11:00Z" w:initials="ЯПВ">
    <w:p w14:paraId="25C19186" w14:textId="77777777" w:rsidR="00B74B57" w:rsidRPr="00E374EC" w:rsidRDefault="00B74B57" w:rsidP="00D8329D">
      <w:pPr>
        <w:pStyle w:val="ab"/>
        <w:rPr>
          <w:lang w:val="en-US"/>
        </w:rPr>
      </w:pPr>
      <w:r>
        <w:rPr>
          <w:rStyle w:val="afff4"/>
        </w:rPr>
        <w:annotationRef/>
      </w:r>
      <w:r w:rsidRPr="00E374EC">
        <w:rPr>
          <w:lang w:val="en-US"/>
        </w:rPr>
        <w:t>EXP-290474</w:t>
      </w:r>
    </w:p>
  </w:comment>
  <w:comment w:id="848" w:author="Якименко Светлана Валериевна" w:date="2025-11-20T15:25:00Z" w:initials="ЯСВ">
    <w:p w14:paraId="6A9EEC4A" w14:textId="294C5F90" w:rsidR="00B74B57" w:rsidRPr="00213FE0" w:rsidRDefault="00B74B57">
      <w:pPr>
        <w:pStyle w:val="ab"/>
        <w:rPr>
          <w:lang w:val="en-US"/>
        </w:rPr>
      </w:pPr>
      <w:r>
        <w:rPr>
          <w:rStyle w:val="afff4"/>
        </w:rPr>
        <w:annotationRef/>
      </w:r>
      <w:r w:rsidRPr="00213FE0">
        <w:rPr>
          <w:lang w:val="en-US"/>
        </w:rPr>
        <w:t>EXP-334628</w:t>
      </w:r>
    </w:p>
  </w:comment>
  <w:comment w:id="849" w:author="Якименко Светлана Валериевна" w:date="2025-10-30T21:11:00Z" w:initials="ЯСВ">
    <w:p w14:paraId="539C14A9" w14:textId="77D72E92" w:rsidR="00B74B57" w:rsidRPr="00E11FAB" w:rsidRDefault="00B74B57">
      <w:pPr>
        <w:pStyle w:val="ab"/>
        <w:rPr>
          <w:lang w:val="en-US"/>
        </w:rPr>
      </w:pPr>
      <w:r>
        <w:rPr>
          <w:rStyle w:val="afff4"/>
        </w:rPr>
        <w:annotationRef/>
      </w:r>
      <w:r w:rsidRPr="00E374EC">
        <w:rPr>
          <w:lang w:val="en-US"/>
        </w:rPr>
        <w:t>EXP</w:t>
      </w:r>
      <w:r w:rsidRPr="00E11FAB">
        <w:rPr>
          <w:lang w:val="en-US"/>
        </w:rPr>
        <w:t>-325280</w:t>
      </w:r>
    </w:p>
  </w:comment>
  <w:comment w:id="857" w:author="Сказецкая Наталья Камилевна" w:date="2025-10-30T21:11:00Z" w:initials="СНК">
    <w:p w14:paraId="0DF899B9" w14:textId="77777777" w:rsidR="00B74B57" w:rsidRPr="00213FE0" w:rsidRDefault="00B74B57">
      <w:pPr>
        <w:pStyle w:val="ab"/>
      </w:pPr>
      <w:r>
        <w:rPr>
          <w:rStyle w:val="afff4"/>
        </w:rPr>
        <w:annotationRef/>
      </w:r>
      <w:r w:rsidRPr="00E374EC">
        <w:rPr>
          <w:lang w:val="en-US"/>
        </w:rPr>
        <w:t>EXP</w:t>
      </w:r>
      <w:r w:rsidRPr="00213FE0">
        <w:t>-290474</w:t>
      </w:r>
    </w:p>
  </w:comment>
  <w:comment w:id="1523" w:author="Сатлер Марина Викторовна" w:date="2025-10-30T21:11:00Z" w:initials="С.М.В">
    <w:p w14:paraId="152E1218" w14:textId="77777777" w:rsidR="00B74B57" w:rsidRDefault="00B74B57">
      <w:pPr>
        <w:pStyle w:val="ab"/>
      </w:pPr>
      <w:r>
        <w:rPr>
          <w:rStyle w:val="afff4"/>
        </w:rPr>
        <w:annotationRef/>
      </w:r>
      <w:r>
        <w:t>Пример актуализирован</w:t>
      </w:r>
    </w:p>
  </w:comment>
  <w:comment w:id="1660" w:author="Сатлер Марина Викторовна" w:date="2025-10-30T21:11:00Z" w:initials="С.М.В">
    <w:p w14:paraId="2378EBED" w14:textId="77777777" w:rsidR="00B74B57" w:rsidRDefault="00B74B57">
      <w:pPr>
        <w:pStyle w:val="ab"/>
      </w:pPr>
      <w:r>
        <w:rPr>
          <w:rStyle w:val="afff4"/>
        </w:rPr>
        <w:annotationRef/>
      </w:r>
      <w:r>
        <w:t>Пример актуализирован</w:t>
      </w:r>
    </w:p>
  </w:comment>
  <w:comment w:id="1780" w:author="Сатлер Марина Викторовна" w:date="2025-10-30T21:11:00Z" w:initials="С.М.В">
    <w:p w14:paraId="70FFA854" w14:textId="77777777" w:rsidR="00B74B57" w:rsidRDefault="00B74B57" w:rsidP="00371FF2">
      <w:pPr>
        <w:pStyle w:val="ab"/>
      </w:pPr>
      <w:r>
        <w:rPr>
          <w:rStyle w:val="afff4"/>
        </w:rPr>
        <w:annotationRef/>
      </w:r>
      <w:r>
        <w:t>Пример актуализирован</w:t>
      </w:r>
    </w:p>
  </w:comment>
  <w:comment w:id="1914" w:author="Сатлер Марина Викторовна" w:date="2025-10-30T21:11:00Z" w:initials="С.М.В">
    <w:p w14:paraId="1AE9986D" w14:textId="77777777" w:rsidR="00B74B57" w:rsidRDefault="00B74B57" w:rsidP="00150D4B">
      <w:pPr>
        <w:pStyle w:val="ab"/>
      </w:pPr>
      <w:r>
        <w:rPr>
          <w:rStyle w:val="afff4"/>
        </w:rPr>
        <w:annotationRef/>
      </w:r>
      <w:r>
        <w:t>Пример актуализирован</w:t>
      </w:r>
    </w:p>
  </w:comment>
  <w:comment w:id="2172" w:author="Сатлер Марина Викторовна" w:date="2025-10-30T21:11:00Z" w:initials="С.М.В">
    <w:p w14:paraId="0E895575" w14:textId="77777777" w:rsidR="00B74B57" w:rsidRDefault="00B74B57" w:rsidP="00FA7ACD">
      <w:pPr>
        <w:pStyle w:val="ab"/>
      </w:pPr>
      <w:r>
        <w:rPr>
          <w:rStyle w:val="afff4"/>
        </w:rPr>
        <w:annotationRef/>
      </w:r>
      <w:r>
        <w:t>Пример актуализирован</w:t>
      </w:r>
    </w:p>
  </w:comment>
  <w:comment w:id="2404" w:author="Сатлер Марина Викторовна" w:date="2025-10-30T21:11:00Z" w:initials="С.М.В">
    <w:p w14:paraId="45A02466" w14:textId="77777777" w:rsidR="00B74B57" w:rsidRDefault="00B74B57" w:rsidP="00127C76">
      <w:pPr>
        <w:pStyle w:val="ab"/>
      </w:pPr>
      <w:r>
        <w:rPr>
          <w:rStyle w:val="afff4"/>
        </w:rPr>
        <w:annotationRef/>
      </w:r>
      <w:r>
        <w:t>Пример актуализирован</w:t>
      </w:r>
    </w:p>
  </w:comment>
  <w:comment w:id="2680" w:author="Сатлер Марина Викторовна" w:date="2025-10-30T21:11:00Z" w:initials="С.М.В">
    <w:p w14:paraId="2BA12E0E" w14:textId="77777777" w:rsidR="00B74B57" w:rsidRDefault="00B74B57" w:rsidP="0038022C">
      <w:pPr>
        <w:pStyle w:val="ab"/>
      </w:pPr>
      <w:r>
        <w:rPr>
          <w:rStyle w:val="afff4"/>
        </w:rPr>
        <w:annotationRef/>
      </w:r>
      <w:r>
        <w:t>Пример актуализирован</w:t>
      </w:r>
    </w:p>
  </w:comment>
  <w:comment w:id="2980" w:author="Сатлер Марина Викторовна" w:date="2025-10-30T21:11:00Z" w:initials="С.М.В">
    <w:p w14:paraId="6170901F" w14:textId="77777777" w:rsidR="00B74B57" w:rsidRDefault="00B74B57" w:rsidP="00616B9D">
      <w:pPr>
        <w:pStyle w:val="ab"/>
      </w:pPr>
      <w:r>
        <w:rPr>
          <w:rStyle w:val="afff4"/>
        </w:rPr>
        <w:annotationRef/>
      </w:r>
      <w:r>
        <w:t>Пример актуализирован</w:t>
      </w:r>
    </w:p>
  </w:comment>
  <w:comment w:id="3255" w:author="Сатлер Марина Викторовна" w:date="2025-10-30T21:11:00Z" w:initials="С.М.В">
    <w:p w14:paraId="3655E894" w14:textId="77777777" w:rsidR="00B74B57" w:rsidRDefault="00B74B57" w:rsidP="00CD286A">
      <w:pPr>
        <w:pStyle w:val="ab"/>
      </w:pPr>
      <w:r>
        <w:rPr>
          <w:rStyle w:val="afff4"/>
        </w:rPr>
        <w:annotationRef/>
      </w:r>
      <w:r>
        <w:t>актуализирован</w:t>
      </w:r>
    </w:p>
  </w:comment>
  <w:comment w:id="3322" w:author="Сатлер Марина Викторовна" w:date="2025-10-30T21:11:00Z" w:initials="С.М.В">
    <w:p w14:paraId="18C83E26" w14:textId="77777777" w:rsidR="00B74B57" w:rsidRPr="000B63B5" w:rsidRDefault="00B74B57">
      <w:pPr>
        <w:pStyle w:val="ab"/>
      </w:pPr>
      <w:r>
        <w:rPr>
          <w:rStyle w:val="afff4"/>
        </w:rPr>
        <w:annotationRef/>
      </w:r>
      <w:r>
        <w:t xml:space="preserve">Размерность изменена =1, вместо </w:t>
      </w:r>
      <w:r w:rsidRPr="000B63B5">
        <w:t>&lt;</w:t>
      </w:r>
      <w:r>
        <w:t>=25, согласовано с БА в р/п</w:t>
      </w:r>
    </w:p>
  </w:comment>
  <w:comment w:id="3421" w:author="Сатлер Марина Викторовна" w:date="2025-10-30T21:11:00Z" w:initials="С.М.В">
    <w:p w14:paraId="5504FD1D" w14:textId="77777777" w:rsidR="00B74B57" w:rsidRDefault="00B74B57">
      <w:pPr>
        <w:pStyle w:val="ab"/>
      </w:pPr>
      <w:r>
        <w:rPr>
          <w:rStyle w:val="afff4"/>
        </w:rPr>
        <w:annotationRef/>
      </w:r>
      <w:r>
        <w:t>актуализирован</w:t>
      </w:r>
    </w:p>
  </w:comment>
  <w:comment w:id="3622" w:author="Сатлер Марина Викторовна" w:date="2025-10-30T21:11:00Z" w:initials="С.М.В">
    <w:p w14:paraId="3B6F1C0D" w14:textId="77777777" w:rsidR="00B74B57" w:rsidRDefault="00B74B57" w:rsidP="003352D3">
      <w:pPr>
        <w:pStyle w:val="ab"/>
      </w:pPr>
      <w:r>
        <w:rPr>
          <w:rStyle w:val="afff4"/>
        </w:rPr>
        <w:annotationRef/>
      </w:r>
      <w:r>
        <w:t>Пример актуализирован</w:t>
      </w:r>
    </w:p>
  </w:comment>
  <w:comment w:id="3772" w:author="Сатлер Марина Викторовна" w:date="2025-10-30T21:11:00Z" w:initials="С.М.В">
    <w:p w14:paraId="3093E262" w14:textId="77777777" w:rsidR="00B74B57" w:rsidRDefault="00B74B57" w:rsidP="00877F01">
      <w:pPr>
        <w:pStyle w:val="ab"/>
      </w:pPr>
      <w:r>
        <w:rPr>
          <w:rStyle w:val="afff4"/>
        </w:rPr>
        <w:annotationRef/>
      </w:r>
      <w:r>
        <w:t>актуализирован</w:t>
      </w:r>
    </w:p>
  </w:comment>
  <w:comment w:id="4014" w:author="Сатлер Марина Викторовна" w:date="2025-10-30T21:11:00Z" w:initials="С.М.В">
    <w:p w14:paraId="3460A444" w14:textId="77777777" w:rsidR="00B74B57" w:rsidRDefault="00B74B57" w:rsidP="002C39E1">
      <w:pPr>
        <w:pStyle w:val="ab"/>
      </w:pPr>
      <w:r>
        <w:rPr>
          <w:rStyle w:val="afff4"/>
        </w:rPr>
        <w:annotationRef/>
      </w:r>
      <w:r>
        <w:t>актуализирован</w:t>
      </w:r>
    </w:p>
  </w:comment>
  <w:comment w:id="4109" w:author="Куклина Ю.В." w:date="2025-10-30T21:11:00Z" w:initials="К.Ю.">
    <w:p w14:paraId="7A8A964C" w14:textId="77777777" w:rsidR="00B74B57" w:rsidRDefault="00B74B57">
      <w:pPr>
        <w:pStyle w:val="ab"/>
      </w:pPr>
      <w:r>
        <w:rPr>
          <w:rStyle w:val="afff4"/>
        </w:rPr>
        <w:annotationRef/>
      </w:r>
      <w:r>
        <w:t>Может быть отправителем при детализации ЛБО</w:t>
      </w:r>
    </w:p>
  </w:comment>
  <w:comment w:id="4640" w:author="Сатлер Марина Викторовна" w:date="2025-10-30T21:11:00Z" w:initials="С.М.В">
    <w:p w14:paraId="31B4DA65" w14:textId="77777777" w:rsidR="00B74B57" w:rsidRDefault="00B74B57" w:rsidP="00DB1F15">
      <w:pPr>
        <w:pStyle w:val="ab"/>
      </w:pPr>
      <w:r>
        <w:rPr>
          <w:rStyle w:val="afff4"/>
        </w:rPr>
        <w:annotationRef/>
      </w:r>
      <w:r>
        <w:t>пример актуализирован</w:t>
      </w:r>
    </w:p>
  </w:comment>
  <w:comment w:id="5036" w:author="Сатлер Марина Викторовна" w:date="2025-10-30T21:11:00Z" w:initials="С.М.В">
    <w:p w14:paraId="022B270B" w14:textId="77777777" w:rsidR="00B74B57" w:rsidRDefault="00B74B57" w:rsidP="009E61EA">
      <w:pPr>
        <w:pStyle w:val="ab"/>
      </w:pPr>
      <w:r>
        <w:rPr>
          <w:rStyle w:val="afff4"/>
        </w:rPr>
        <w:annotationRef/>
      </w:r>
      <w:r>
        <w:t>пример актуализирован</w:t>
      </w:r>
    </w:p>
  </w:comment>
  <w:comment w:id="5141" w:author="Сатлер Марина Викторовна" w:date="2025-10-30T21:11:00Z" w:initials="С.М.В">
    <w:p w14:paraId="4C857603" w14:textId="77777777" w:rsidR="00B74B57" w:rsidRDefault="00B74B57">
      <w:pPr>
        <w:pStyle w:val="ab"/>
      </w:pPr>
      <w:r>
        <w:rPr>
          <w:rStyle w:val="afff4"/>
        </w:rPr>
        <w:annotationRef/>
      </w:r>
      <w:r>
        <w:t>удаление согласовано с БА в р/п. Парамтер не нужен. Вместо него Вид документа</w:t>
      </w:r>
    </w:p>
  </w:comment>
  <w:comment w:id="5244" w:author="Сатлер Марина Викторовна" w:date="2025-10-30T21:11:00Z" w:initials="С.М.В">
    <w:p w14:paraId="370D2098" w14:textId="77777777" w:rsidR="00B74B57" w:rsidRDefault="00B74B57">
      <w:pPr>
        <w:pStyle w:val="ab"/>
      </w:pPr>
      <w:r>
        <w:rPr>
          <w:rStyle w:val="afff4"/>
        </w:rPr>
        <w:annotationRef/>
      </w:r>
      <w:r>
        <w:t>пример актуализирован</w:t>
      </w:r>
    </w:p>
  </w:comment>
  <w:comment w:id="5368" w:author="Сатлер Марина Викторовна" w:date="2025-10-30T21:11:00Z" w:initials="С.М.В">
    <w:p w14:paraId="0DA826FC" w14:textId="77777777" w:rsidR="00B74B57" w:rsidRDefault="00B74B57">
      <w:pPr>
        <w:pStyle w:val="ab"/>
      </w:pPr>
      <w:r>
        <w:rPr>
          <w:rStyle w:val="afff4"/>
        </w:rPr>
        <w:annotationRef/>
      </w:r>
      <w:r>
        <w:t>пример актуализирован</w:t>
      </w:r>
    </w:p>
  </w:comment>
  <w:comment w:id="5459" w:author="Сатлер Марина Викторовна" w:date="2025-10-30T21:11:00Z" w:initials="С.М.В">
    <w:p w14:paraId="06EC5B21" w14:textId="77777777" w:rsidR="00B74B57" w:rsidRDefault="00B74B57">
      <w:pPr>
        <w:pStyle w:val="ab"/>
      </w:pPr>
      <w:r>
        <w:rPr>
          <w:rStyle w:val="afff4"/>
        </w:rPr>
        <w:annotationRef/>
      </w:r>
      <w:r>
        <w:t>пример актуализирован</w:t>
      </w:r>
    </w:p>
  </w:comment>
  <w:comment w:id="8652" w:author="Сатлер Марина Викторовна" w:date="2025-10-30T21:11:00Z" w:initials="С.М.В">
    <w:p w14:paraId="106C313E" w14:textId="45F0F38B" w:rsidR="00B74B57" w:rsidRDefault="00B74B57">
      <w:pPr>
        <w:pStyle w:val="ab"/>
      </w:pPr>
      <w:r>
        <w:rPr>
          <w:rStyle w:val="afff4"/>
        </w:rPr>
        <w:annotationRef/>
      </w:r>
      <w:r>
        <w:t>может Число?</w:t>
      </w:r>
    </w:p>
  </w:comment>
  <w:comment w:id="8713" w:author="Андрей EXP-327912" w:date="2025-10-30T21:11:00Z" w:initials="А">
    <w:p w14:paraId="68A5025E" w14:textId="7323FF87" w:rsidR="00B74B57" w:rsidRDefault="00B74B57">
      <w:pPr>
        <w:pStyle w:val="ab"/>
      </w:pPr>
      <w:r>
        <w:rPr>
          <w:rStyle w:val="afff4"/>
        </w:rPr>
        <w:annotationRef/>
      </w:r>
      <w:r>
        <w:rPr>
          <w:lang w:val="en-US"/>
        </w:rPr>
        <w:t>EXP</w:t>
      </w:r>
      <w:r w:rsidRPr="00E20847">
        <w:t>-327912</w:t>
      </w:r>
    </w:p>
  </w:comment>
  <w:comment w:id="8743" w:author="Андрей EXP-323201" w:date="2025-10-30T21:11:00Z" w:initials="А">
    <w:p w14:paraId="439A8B7D" w14:textId="238C21B3" w:rsidR="00B74B57" w:rsidRPr="006B2F89" w:rsidRDefault="00B74B57">
      <w:pPr>
        <w:pStyle w:val="ab"/>
      </w:pPr>
      <w:r>
        <w:rPr>
          <w:rStyle w:val="afff4"/>
        </w:rPr>
        <w:annotationRef/>
      </w:r>
      <w:r>
        <w:rPr>
          <w:lang w:val="en-US"/>
        </w:rPr>
        <w:t>EXP</w:t>
      </w:r>
      <w:r w:rsidRPr="006B2F89">
        <w:t>-323201</w:t>
      </w:r>
    </w:p>
  </w:comment>
  <w:comment w:id="9104" w:author="Андрей EXP-323201" w:date="2025-10-30T21:11:00Z" w:initials="А">
    <w:p w14:paraId="36D1D4BE" w14:textId="43E1AC44" w:rsidR="00B74B57" w:rsidRPr="006B2F89" w:rsidRDefault="00B74B57">
      <w:pPr>
        <w:pStyle w:val="ab"/>
      </w:pPr>
      <w:r>
        <w:rPr>
          <w:rStyle w:val="afff4"/>
        </w:rPr>
        <w:annotationRef/>
      </w:r>
      <w:r>
        <w:rPr>
          <w:lang w:val="en-US"/>
        </w:rPr>
        <w:t>EXP</w:t>
      </w:r>
      <w:r w:rsidRPr="006B2F89">
        <w:t>-323201</w:t>
      </w:r>
    </w:p>
  </w:comment>
  <w:comment w:id="9124" w:author="Андрей EXP-327912" w:date="2025-10-30T21:11:00Z" w:initials="А">
    <w:p w14:paraId="025BCE34" w14:textId="5CF8803F" w:rsidR="00B74B57" w:rsidRPr="00414982" w:rsidRDefault="00B74B57">
      <w:pPr>
        <w:pStyle w:val="ab"/>
      </w:pPr>
      <w:r>
        <w:rPr>
          <w:rStyle w:val="afff4"/>
        </w:rPr>
        <w:annotationRef/>
      </w:r>
      <w:r>
        <w:rPr>
          <w:lang w:val="en-US"/>
        </w:rPr>
        <w:t>EXP</w:t>
      </w:r>
      <w:r w:rsidRPr="00414982">
        <w:t>-327912</w:t>
      </w:r>
    </w:p>
  </w:comment>
  <w:comment w:id="9151" w:author="Андрей EXP-327912" w:date="2025-10-30T21:11:00Z" w:initials="А">
    <w:p w14:paraId="236484EF" w14:textId="77777777" w:rsidR="00B74B57" w:rsidRDefault="00B74B57">
      <w:pPr>
        <w:pStyle w:val="ab"/>
      </w:pPr>
      <w:r>
        <w:rPr>
          <w:rStyle w:val="afff4"/>
        </w:rPr>
        <w:annotationRef/>
      </w:r>
      <w:r>
        <w:t>Добавить код реквизита</w:t>
      </w:r>
    </w:p>
  </w:comment>
  <w:comment w:id="9171" w:author="Андрей EXP-327912" w:date="2025-10-30T21:11:00Z" w:initials="А">
    <w:p w14:paraId="72665A3F" w14:textId="77777777" w:rsidR="00B74B57" w:rsidRPr="000D647A" w:rsidRDefault="00B74B57" w:rsidP="00414982">
      <w:pPr>
        <w:pStyle w:val="ab"/>
      </w:pPr>
      <w:r>
        <w:rPr>
          <w:rStyle w:val="afff4"/>
        </w:rPr>
        <w:annotationRef/>
      </w:r>
      <w:r>
        <w:rPr>
          <w:lang w:val="en-US"/>
        </w:rPr>
        <w:t>EXP</w:t>
      </w:r>
      <w:r w:rsidRPr="000D647A">
        <w:t>-327912</w:t>
      </w:r>
    </w:p>
  </w:comment>
  <w:comment w:id="9148" w:author="Андрей EXP-327912" w:date="2025-10-30T21:11:00Z" w:initials="А">
    <w:p w14:paraId="6C69780E" w14:textId="37E6C9E9" w:rsidR="00B74B57" w:rsidRDefault="00B74B57">
      <w:pPr>
        <w:pStyle w:val="ab"/>
      </w:pPr>
      <w:r>
        <w:rPr>
          <w:rStyle w:val="afff4"/>
        </w:rPr>
        <w:annotationRef/>
      </w:r>
      <w:r>
        <w:rPr>
          <w:lang w:val="en-US"/>
        </w:rPr>
        <w:t>EXP</w:t>
      </w:r>
      <w:r w:rsidRPr="00414982">
        <w:t>-327912</w:t>
      </w:r>
    </w:p>
  </w:comment>
  <w:comment w:id="9380" w:author="Тимофеева Ирина" w:date="2026-04-22T12:13:00Z" w:initials="ТИ">
    <w:p w14:paraId="685DE12E" w14:textId="7FD31C33" w:rsidR="00B74B57" w:rsidRDefault="00B74B57">
      <w:pPr>
        <w:pStyle w:val="ab"/>
      </w:pPr>
      <w:r>
        <w:rPr>
          <w:rStyle w:val="afff4"/>
        </w:rPr>
        <w:annotationRef/>
      </w:r>
      <w:r>
        <w:t>Необходимо указать системное наименование нового реквизита</w:t>
      </w:r>
    </w:p>
  </w:comment>
  <w:comment w:id="9620" w:author="Накашидзе О.Е. EXP-301252" w:date="2025-10-30T21:11:00Z" w:initials="НОЕ">
    <w:p w14:paraId="089F382F" w14:textId="43D03ED9" w:rsidR="00B74B57" w:rsidRDefault="00B74B57">
      <w:pPr>
        <w:pStyle w:val="ab"/>
      </w:pPr>
      <w:r>
        <w:rPr>
          <w:rStyle w:val="afff4"/>
        </w:rPr>
        <w:annotationRef/>
      </w:r>
      <w:r>
        <w:t>передается значение реквизита 1.31 «</w:t>
      </w:r>
      <w:r w:rsidRPr="00ED2297">
        <w:t xml:space="preserve">Номер </w:t>
      </w:r>
      <w:r>
        <w:t>казначейского</w:t>
      </w:r>
      <w:r w:rsidRPr="00ED2297">
        <w:t xml:space="preserve"> счета</w:t>
      </w:r>
      <w:r>
        <w:t xml:space="preserve">» из вкладки «Плательщик и получатель» в ПЗ </w:t>
      </w:r>
      <w:r>
        <w:rPr>
          <w:lang w:val="en-US"/>
        </w:rPr>
        <w:t>D</w:t>
      </w:r>
      <w:r w:rsidRPr="00BC47CB">
        <w:t xml:space="preserve">_130 </w:t>
      </w:r>
      <w:r>
        <w:t>(КОО)</w:t>
      </w:r>
    </w:p>
  </w:comment>
  <w:comment w:id="9637" w:author="Накашидзе О.Е. EXP-301252" w:date="2025-10-30T21:11:00Z" w:initials="НОЕ">
    <w:p w14:paraId="1420C1A1" w14:textId="345B6579" w:rsidR="00B74B57" w:rsidRDefault="00B74B57">
      <w:pPr>
        <w:pStyle w:val="ab"/>
      </w:pPr>
      <w:r>
        <w:rPr>
          <w:rStyle w:val="afff4"/>
        </w:rPr>
        <w:annotationRef/>
      </w:r>
      <w:r>
        <w:t>передается значение реквизита 1.40 «</w:t>
      </w:r>
      <w:r w:rsidRPr="00820E5F">
        <w:t>Код ЦС получателя</w:t>
      </w:r>
      <w:r>
        <w:t xml:space="preserve">» из вкладки «Системная информация» в ПЗ </w:t>
      </w:r>
      <w:r>
        <w:rPr>
          <w:lang w:val="en-US"/>
        </w:rPr>
        <w:t>D</w:t>
      </w:r>
      <w:r w:rsidRPr="00BC47CB">
        <w:t xml:space="preserve">_130 </w:t>
      </w:r>
      <w:r>
        <w:t>(КОО)</w:t>
      </w:r>
    </w:p>
  </w:comment>
  <w:comment w:id="9679" w:author="Накашидзе О.Е. EXP-301252" w:date="2025-10-30T21:11:00Z" w:initials="НОЕ">
    <w:p w14:paraId="6C02EC58" w14:textId="0BE989AB" w:rsidR="00B74B57" w:rsidRDefault="00B74B57" w:rsidP="00D675E5">
      <w:pPr>
        <w:pStyle w:val="ab"/>
      </w:pPr>
      <w:r>
        <w:t>передается значение реквизита 12 «</w:t>
      </w:r>
      <w:r w:rsidRPr="004009AF">
        <w:t>Код по БК</w:t>
      </w:r>
      <w:r>
        <w:t xml:space="preserve"> получателя</w:t>
      </w:r>
      <w:r w:rsidRPr="004009AF">
        <w:t xml:space="preserve"> для учета</w:t>
      </w:r>
      <w:r>
        <w:rPr>
          <w:rStyle w:val="afff4"/>
        </w:rPr>
        <w:annotationRef/>
      </w:r>
      <w:r>
        <w:t xml:space="preserve">» из вкладки «Системная информация» в ПЗ </w:t>
      </w:r>
      <w:r>
        <w:rPr>
          <w:lang w:val="en-US"/>
        </w:rPr>
        <w:t>D</w:t>
      </w:r>
      <w:r w:rsidRPr="00BC47CB">
        <w:t xml:space="preserve">_130 </w:t>
      </w:r>
      <w:r>
        <w:t>(КОО)</w:t>
      </w:r>
    </w:p>
    <w:p w14:paraId="6482D553" w14:textId="7E21A6A4" w:rsidR="00B74B57" w:rsidRDefault="00B74B57">
      <w:pPr>
        <w:pStyle w:val="ab"/>
      </w:pPr>
    </w:p>
  </w:comment>
  <w:comment w:id="9694" w:author="Накашидзе О.Е. EXP-301252" w:date="2025-10-30T21:11:00Z" w:initials="НОЕ">
    <w:p w14:paraId="3A848FC8" w14:textId="4D377B52" w:rsidR="00B74B57" w:rsidRDefault="00B74B57">
      <w:pPr>
        <w:pStyle w:val="ab"/>
      </w:pPr>
      <w:r>
        <w:rPr>
          <w:rStyle w:val="afff4"/>
        </w:rPr>
        <w:annotationRef/>
      </w:r>
      <w:r>
        <w:t>передается значение реквизита 1.26 «</w:t>
      </w:r>
      <w:r w:rsidRPr="004B7EA6">
        <w:t>Аналитический код</w:t>
      </w:r>
      <w:r>
        <w:t xml:space="preserve">» из вкладки «Плательщик и получатель» в ПЗ </w:t>
      </w:r>
      <w:r>
        <w:rPr>
          <w:lang w:val="en-US"/>
        </w:rPr>
        <w:t>D</w:t>
      </w:r>
      <w:r w:rsidRPr="00BC47CB">
        <w:t xml:space="preserve">_130 </w:t>
      </w:r>
      <w:r>
        <w:t>(КОО)</w:t>
      </w:r>
    </w:p>
  </w:comment>
  <w:comment w:id="9771" w:author="Накашидзе О.Е. EXP-301252" w:date="2025-10-30T21:11:00Z" w:initials="НОЕ">
    <w:p w14:paraId="51811EDF" w14:textId="7689D51F" w:rsidR="00B74B57" w:rsidRDefault="00B74B57" w:rsidP="00946E8A">
      <w:pPr>
        <w:pStyle w:val="ab"/>
      </w:pPr>
      <w:r>
        <w:t>передается значение реквизита 9 «</w:t>
      </w:r>
      <w:r w:rsidRPr="00AF3CC9">
        <w:t xml:space="preserve">Признак перехода на SVAP </w:t>
      </w:r>
      <w:r>
        <w:t>(</w:t>
      </w:r>
      <w:r w:rsidRPr="00AF3CC9">
        <w:t>получател</w:t>
      </w:r>
      <w:r>
        <w:t>ь)</w:t>
      </w:r>
      <w:r>
        <w:rPr>
          <w:rStyle w:val="afff4"/>
        </w:rPr>
        <w:annotationRef/>
      </w:r>
      <w:r>
        <w:t xml:space="preserve">» из вкладки «Системная информация» в ПЗ </w:t>
      </w:r>
      <w:r>
        <w:rPr>
          <w:lang w:val="en-US"/>
        </w:rPr>
        <w:t>D</w:t>
      </w:r>
      <w:r w:rsidRPr="00BC47CB">
        <w:t xml:space="preserve">_130 </w:t>
      </w:r>
      <w:r>
        <w:t>(КОО)</w:t>
      </w:r>
    </w:p>
    <w:p w14:paraId="6C52EAF8" w14:textId="25F5606E" w:rsidR="00B74B57" w:rsidRDefault="00B74B57" w:rsidP="00946E8A">
      <w:pPr>
        <w:pStyle w:val="ab"/>
        <w:ind w:firstLine="0"/>
      </w:pPr>
    </w:p>
  </w:comment>
  <w:comment w:id="9793" w:author="Накашидзе О.Е. EXP-301252" w:date="2025-10-30T21:11:00Z" w:initials="НОЕ">
    <w:p w14:paraId="2C40A866" w14:textId="68E48C1E" w:rsidR="00B74B57" w:rsidRDefault="00B74B57">
      <w:pPr>
        <w:pStyle w:val="ab"/>
      </w:pPr>
      <w:r>
        <w:t>передается значение реквизита 11 «</w:t>
      </w:r>
      <w:r>
        <w:rPr>
          <w:rStyle w:val="afff4"/>
        </w:rPr>
        <w:annotationRef/>
      </w:r>
      <w:r>
        <w:t xml:space="preserve">ИГК» из вкладки «Системная информация» в ПЗ </w:t>
      </w:r>
      <w:r>
        <w:rPr>
          <w:lang w:val="en-US"/>
        </w:rPr>
        <w:t>D</w:t>
      </w:r>
      <w:r w:rsidRPr="00BC47CB">
        <w:t xml:space="preserve">_130 </w:t>
      </w:r>
      <w:r>
        <w:t>(КОО)</w:t>
      </w:r>
    </w:p>
  </w:comment>
  <w:comment w:id="9808" w:author="Сказецкая Наталья Камилевна" w:date="2025-10-30T21:11:00Z" w:initials="СНК">
    <w:p w14:paraId="0799B08A" w14:textId="77777777" w:rsidR="00B74B57" w:rsidRDefault="00B74B57" w:rsidP="00760F2E">
      <w:pPr>
        <w:pStyle w:val="ab"/>
      </w:pPr>
      <w:r>
        <w:rPr>
          <w:rStyle w:val="afff4"/>
        </w:rPr>
        <w:annotationRef/>
      </w:r>
      <w:r>
        <w:t>Решили заложить признак миграции, т.к. возможна выдача КОО с 03, 14 ЛС ЗК, а ЗК еще неизвестно когда мигрирует в ЭБ, скороее всего позже ИМПЗ ФАХ УБП ФБ</w:t>
      </w:r>
    </w:p>
  </w:comment>
  <w:comment w:id="9898" w:author="Сатлер Марина Викторовна" w:date="2026-04-08T17:29:00Z" w:initials="С.М.В">
    <w:p w14:paraId="07CBED60" w14:textId="1D0DE364" w:rsidR="00B74B57" w:rsidRDefault="00B74B57">
      <w:pPr>
        <w:pStyle w:val="ab"/>
      </w:pPr>
      <w:r>
        <w:rPr>
          <w:rStyle w:val="afff4"/>
        </w:rPr>
        <w:annotationRef/>
      </w:r>
      <w:hyperlink r:id="rId3" w:tgtFrame="_blank" w:history="1">
        <w:r>
          <w:rPr>
            <w:rStyle w:val="ad"/>
            <w:rFonts w:ascii="-apple-system" w:hAnsi="-apple-system"/>
            <w:color w:val="0052CC"/>
            <w:sz w:val="21"/>
            <w:szCs w:val="21"/>
            <w:shd w:val="clear" w:color="auto" w:fill="FFFFFF"/>
          </w:rPr>
          <w:t>OTR-1101</w:t>
        </w:r>
      </w:hyperlink>
    </w:p>
  </w:comment>
  <w:comment w:id="9905" w:author="Андрей EXP-283932" w:date="2025-10-30T21:11:00Z" w:initials="А">
    <w:p w14:paraId="2E164074" w14:textId="77777777" w:rsidR="00B74B57" w:rsidRPr="00D34EB3" w:rsidRDefault="00B74B57">
      <w:pPr>
        <w:pStyle w:val="ab"/>
      </w:pPr>
      <w:r>
        <w:rPr>
          <w:rStyle w:val="afff4"/>
        </w:rPr>
        <w:annotationRef/>
      </w:r>
      <w:r>
        <w:rPr>
          <w:lang w:val="en-US"/>
        </w:rPr>
        <w:t>EXP</w:t>
      </w:r>
      <w:r w:rsidRPr="00D34EB3">
        <w:t>-283932</w:t>
      </w:r>
    </w:p>
  </w:comment>
  <w:comment w:id="9920" w:author="Ярисова Полина Викторовна" w:date="2025-10-30T21:11:00Z" w:initials="ЯПВ">
    <w:p w14:paraId="26B35CF6" w14:textId="77777777" w:rsidR="00B74B57" w:rsidRDefault="00B74B57">
      <w:pPr>
        <w:pStyle w:val="ab"/>
      </w:pPr>
      <w:r>
        <w:rPr>
          <w:rStyle w:val="afff4"/>
        </w:rPr>
        <w:annotationRef/>
      </w:r>
      <w:r>
        <w:t>Прошу уточнить требуется ли такое описание для данного реквизита?</w:t>
      </w:r>
    </w:p>
    <w:p w14:paraId="4A021365" w14:textId="77777777" w:rsidR="00B74B57" w:rsidRDefault="00B74B57" w:rsidP="00D34EB3">
      <w:pPr>
        <w:pStyle w:val="ab"/>
      </w:pPr>
      <w:r>
        <w:t>Реквизит заполняется системой, в УФОС ожидается только цифровой код валюты.</w:t>
      </w:r>
    </w:p>
    <w:p w14:paraId="4CAEF537" w14:textId="77777777" w:rsidR="00B74B57" w:rsidRDefault="00B74B57" w:rsidP="00D34EB3">
      <w:pPr>
        <w:pStyle w:val="ab"/>
      </w:pPr>
    </w:p>
    <w:p w14:paraId="6F020B8E" w14:textId="77777777" w:rsidR="00B74B57" w:rsidRDefault="00B74B57" w:rsidP="00D34EB3">
      <w:pPr>
        <w:pStyle w:val="ab"/>
      </w:pPr>
      <w:r>
        <w:t xml:space="preserve">Если описание останется, то необходимо указать, что данный атрибут является вычисляемым. </w:t>
      </w:r>
    </w:p>
  </w:comment>
  <w:comment w:id="9932" w:author="Ярисова Полина Викторовна" w:date="2025-10-30T21:11:00Z" w:initials="ЯПВ">
    <w:p w14:paraId="3C8238DA" w14:textId="77777777" w:rsidR="00B74B57" w:rsidRDefault="00B74B57">
      <w:pPr>
        <w:pStyle w:val="ab"/>
      </w:pPr>
      <w:r>
        <w:rPr>
          <w:rStyle w:val="afff4"/>
        </w:rPr>
        <w:annotationRef/>
      </w:r>
      <w:r w:rsidRPr="00497217">
        <w:rPr>
          <w:b/>
          <w:color w:val="FF0000"/>
        </w:rPr>
        <w:t>Возможно изменение названия тэга в связи с планируемым добавлением нового реквизита.</w:t>
      </w:r>
    </w:p>
  </w:comment>
  <w:comment w:id="9934" w:author="Ярисова Полина Викторовна" w:date="2025-10-30T21:11:00Z" w:initials="ЯПВ">
    <w:p w14:paraId="6ACBDD2F" w14:textId="77777777" w:rsidR="00B74B57" w:rsidRDefault="00B74B57">
      <w:pPr>
        <w:pStyle w:val="ab"/>
      </w:pPr>
      <w:r>
        <w:rPr>
          <w:rStyle w:val="afff4"/>
        </w:rPr>
        <w:annotationRef/>
      </w:r>
      <w:r w:rsidRPr="00497217">
        <w:rPr>
          <w:b/>
          <w:color w:val="FF0000"/>
        </w:rPr>
        <w:t>Возможно изменение названия тэга в связи с планируемым добавлением нового реквизита.</w:t>
      </w:r>
    </w:p>
  </w:comment>
  <w:comment w:id="9935" w:author="Сказецкая Наталья Камилевна" w:date="2025-10-30T21:11:00Z" w:initials="СНК">
    <w:p w14:paraId="29F133AF" w14:textId="77777777" w:rsidR="00B74B57" w:rsidRDefault="00B74B57">
      <w:pPr>
        <w:pStyle w:val="ab"/>
      </w:pPr>
      <w:r>
        <w:rPr>
          <w:rStyle w:val="afff4"/>
        </w:rPr>
        <w:annotationRef/>
      </w:r>
      <w:r>
        <w:t xml:space="preserve">Надо было использовать атрибут </w:t>
      </w:r>
      <w:r w:rsidRPr="00B9499D">
        <w:t>РС_КС_получателя</w:t>
      </w:r>
      <w:r>
        <w:t xml:space="preserve"> – единообразно с Расчетным документом (там </w:t>
      </w:r>
      <w:r w:rsidRPr="00B9499D">
        <w:t>РС_КС_получателя</w:t>
      </w:r>
      <w:r>
        <w:t xml:space="preserve">/плательщика), УВИПП (там РС_КС_уточняемый/уточненный). </w:t>
      </w:r>
    </w:p>
    <w:p w14:paraId="255891B9" w14:textId="77777777" w:rsidR="00B74B57" w:rsidRDefault="00B74B57">
      <w:pPr>
        <w:pStyle w:val="ab"/>
      </w:pPr>
      <w:r>
        <w:t>В идеале исправить здесь и в СВИП/СВАП.</w:t>
      </w:r>
    </w:p>
  </w:comment>
  <w:comment w:id="9953" w:author="Накашидзе О.Е. SUP-1719788" w:date="2025-10-30T21:11:00Z" w:initials="НОЕ">
    <w:p w14:paraId="343ED4DC" w14:textId="0449DC68" w:rsidR="00B74B57" w:rsidRDefault="00B74B57">
      <w:pPr>
        <w:pStyle w:val="ab"/>
      </w:pPr>
      <w:r>
        <w:rPr>
          <w:rStyle w:val="afff4"/>
        </w:rPr>
        <w:annotationRef/>
      </w:r>
      <w:r w:rsidRPr="00C32B1E">
        <w:t>SUP-1719788</w:t>
      </w:r>
    </w:p>
  </w:comment>
  <w:comment w:id="9964" w:author="Сказецкая Наталья Камилевна" w:date="2025-10-30T21:11:00Z" w:initials="СНК">
    <w:p w14:paraId="51DB352E" w14:textId="77777777" w:rsidR="00B74B57" w:rsidRDefault="00B74B57">
      <w:pPr>
        <w:pStyle w:val="ab"/>
      </w:pPr>
      <w:r>
        <w:rPr>
          <w:rStyle w:val="afff4"/>
        </w:rPr>
        <w:annotationRef/>
      </w:r>
      <w:r>
        <w:t>В МУ по 71 ЛС на переведенных КОО по плательщику и получателю могут отличаться тех номера КОО. Поэтому предлагаем заложить сразу 2 атрибута. По документам ПУРа в обоих атрибутах будет одинаковое значение</w:t>
      </w:r>
    </w:p>
  </w:comment>
  <w:comment w:id="9966" w:author="Сказецкая Наталья Камилевна" w:date="2025-10-30T21:11:00Z" w:initials="СНК">
    <w:p w14:paraId="619410C8" w14:textId="77777777" w:rsidR="00B74B57" w:rsidRDefault="00B74B57" w:rsidP="0045401C">
      <w:pPr>
        <w:pStyle w:val="ab"/>
      </w:pPr>
      <w:r>
        <w:rPr>
          <w:rStyle w:val="afff4"/>
        </w:rPr>
        <w:annotationRef/>
      </w:r>
      <w:r>
        <w:t xml:space="preserve">Предлагаю в </w:t>
      </w:r>
      <w:r w:rsidRPr="002D7F4A">
        <w:t>СВАП передавать false</w:t>
      </w:r>
      <w:r>
        <w:t>, если в УФОС реквизит не заполнен</w:t>
      </w:r>
      <w:r w:rsidRPr="002D7F4A">
        <w:t>. То есть реквизит "Признак перехода на SVAP" сделать обязательным, логическим, true или false. На уровне СВИП атрибут Признак_перехода_на_SVAP вычисляемый через прео</w:t>
      </w:r>
      <w:r>
        <w:t>бразование: true в 1 и false в 0</w:t>
      </w:r>
    </w:p>
  </w:comment>
  <w:comment w:id="9970" w:author="Сказецкая Наталья Камилевна" w:date="2025-10-30T21:11:00Z" w:initials="СНК">
    <w:p w14:paraId="0854B827" w14:textId="77777777" w:rsidR="00B74B57" w:rsidRDefault="00B74B57">
      <w:pPr>
        <w:pStyle w:val="ab"/>
      </w:pPr>
      <w:r>
        <w:rPr>
          <w:rStyle w:val="afff4"/>
        </w:rPr>
        <w:annotationRef/>
      </w:r>
      <w:r>
        <w:t xml:space="preserve">В итоге </w:t>
      </w:r>
      <w:r w:rsidRPr="0091273B">
        <w:t>русские или латинские буквы передаете?</w:t>
      </w:r>
    </w:p>
  </w:comment>
  <w:comment w:id="9978" w:author="Сказецкая Наталья Камилевна" w:date="2025-10-30T21:11:00Z" w:initials="СНК">
    <w:p w14:paraId="35296E6F" w14:textId="77777777" w:rsidR="00B74B57" w:rsidRDefault="00B74B57">
      <w:pPr>
        <w:pStyle w:val="ab"/>
      </w:pPr>
      <w:r>
        <w:rPr>
          <w:rStyle w:val="afff4"/>
        </w:rPr>
        <w:annotationRef/>
      </w:r>
      <w:r>
        <w:t>Требуется в СВАП внести изменения в справочник Атрибуты документов и исправить название атрибута Признак_обязательства_инвал на Признак_исполнения_инвал (выяснили, что это можно сделать безболезненно для правил)</w:t>
      </w:r>
    </w:p>
  </w:comment>
  <w:comment w:id="9984" w:author="Сказецкая Наталья Камилевна" w:date="2025-10-30T21:11:00Z" w:initials="СНК">
    <w:p w14:paraId="117E6FFE" w14:textId="77777777" w:rsidR="00B74B57" w:rsidRDefault="00B74B57">
      <w:pPr>
        <w:pStyle w:val="ab"/>
      </w:pPr>
      <w:r>
        <w:rPr>
          <w:rStyle w:val="afff4"/>
        </w:rPr>
        <w:annotationRef/>
      </w:r>
      <w:r>
        <w:t>Согласно Модели учета проводка по ДО_ПБС_СРОК ставится не на все строки документа, а по условию:</w:t>
      </w:r>
    </w:p>
    <w:p w14:paraId="3A9B2AAE" w14:textId="77777777" w:rsidR="00B74B57" w:rsidRDefault="00B74B57">
      <w:pPr>
        <w:pStyle w:val="ab"/>
      </w:pPr>
      <w:r w:rsidRPr="00E97E69">
        <w:t>Дата представления документа-основания для платежа, требующего подтверждения &lt; 01.01 года, следующего за годом постановки ДО на учет</w:t>
      </w:r>
      <w:r>
        <w:t>.</w:t>
      </w:r>
    </w:p>
    <w:p w14:paraId="6DC13305" w14:textId="77777777" w:rsidR="00B74B57" w:rsidRDefault="00B74B57">
      <w:pPr>
        <w:pStyle w:val="ab"/>
      </w:pPr>
      <w:r>
        <w:t>Сможем такое условие написать по имеющимся атрибутам?</w:t>
      </w:r>
    </w:p>
    <w:p w14:paraId="27CF308B" w14:textId="77777777" w:rsidR="00B74B57" w:rsidRDefault="00B74B57">
      <w:pPr>
        <w:pStyle w:val="ab"/>
      </w:pPr>
      <w:r>
        <w:t>Уточнить у Димы Иванова, как в условиях написать такое выражение:</w:t>
      </w:r>
    </w:p>
    <w:p w14:paraId="5286035C" w14:textId="77777777" w:rsidR="00B74B57" w:rsidRDefault="00B74B57">
      <w:pPr>
        <w:pStyle w:val="ab"/>
        <w:rPr>
          <w:szCs w:val="22"/>
        </w:rPr>
      </w:pPr>
      <w:r>
        <w:t xml:space="preserve">дата в атрибуте </w:t>
      </w:r>
      <w:r>
        <w:rPr>
          <w:szCs w:val="22"/>
        </w:rPr>
        <w:t xml:space="preserve">Дата_подтверждения_ДО </w:t>
      </w:r>
      <w:r w:rsidRPr="00E97E69">
        <w:rPr>
          <w:szCs w:val="22"/>
        </w:rPr>
        <w:t>&lt;</w:t>
      </w:r>
      <w:r>
        <w:rPr>
          <w:szCs w:val="22"/>
        </w:rPr>
        <w:t xml:space="preserve"> = 31.12 года из даты в атрибуте </w:t>
      </w:r>
      <w:r w:rsidRPr="00F1162B">
        <w:t>Дата_отражения_в_учете</w:t>
      </w:r>
      <w:r>
        <w:rPr>
          <w:szCs w:val="22"/>
        </w:rPr>
        <w:t xml:space="preserve"> </w:t>
      </w:r>
    </w:p>
    <w:p w14:paraId="7A3BC978" w14:textId="77777777" w:rsidR="00B74B57" w:rsidRDefault="00B74B57">
      <w:pPr>
        <w:pStyle w:val="ab"/>
        <w:rPr>
          <w:szCs w:val="22"/>
        </w:rPr>
      </w:pPr>
      <w:r>
        <w:rPr>
          <w:szCs w:val="22"/>
        </w:rPr>
        <w:t>или такое:</w:t>
      </w:r>
    </w:p>
    <w:p w14:paraId="62ACF3C2" w14:textId="77777777" w:rsidR="00B74B57" w:rsidRDefault="00B74B57">
      <w:pPr>
        <w:pStyle w:val="ab"/>
      </w:pPr>
      <w:r>
        <w:rPr>
          <w:szCs w:val="22"/>
        </w:rPr>
        <w:t xml:space="preserve">год из даты в атрибуте Дата_подтверждения_ДО </w:t>
      </w:r>
      <w:r w:rsidRPr="00E97E69">
        <w:rPr>
          <w:szCs w:val="22"/>
        </w:rPr>
        <w:t>&lt;</w:t>
      </w:r>
      <w:r>
        <w:rPr>
          <w:szCs w:val="22"/>
        </w:rPr>
        <w:t xml:space="preserve"> = года из даты в атрибуте </w:t>
      </w:r>
      <w:r w:rsidRPr="00F1162B">
        <w:t>Дата_отражения_в_учете</w:t>
      </w:r>
    </w:p>
    <w:p w14:paraId="20103A5C" w14:textId="77777777" w:rsidR="00B74B57" w:rsidRPr="00E97E69" w:rsidRDefault="00B74B57">
      <w:pPr>
        <w:pStyle w:val="ab"/>
      </w:pPr>
      <w:r>
        <w:t xml:space="preserve">Если невозможно, то надо вводить новый вычисляемый атрибут с датой 31.12 текущего года, с которым будем сравнивать </w:t>
      </w:r>
      <w:r>
        <w:rPr>
          <w:szCs w:val="22"/>
        </w:rPr>
        <w:t>дату из Дата_подтверждения_ДО</w:t>
      </w:r>
    </w:p>
  </w:comment>
  <w:comment w:id="9985" w:author="Сказецкая Наталья Камилевна" w:date="2025-10-30T21:11:00Z" w:initials="СНК">
    <w:p w14:paraId="4D625D53" w14:textId="77777777" w:rsidR="00B74B57" w:rsidRDefault="00B74B57">
      <w:pPr>
        <w:pStyle w:val="ab"/>
      </w:pPr>
      <w:r>
        <w:rPr>
          <w:rStyle w:val="afff4"/>
        </w:rPr>
        <w:annotationRef/>
      </w:r>
      <w:r>
        <w:t>Миграцию под ДЗ пока планировали не дорабатывать. Без доработок в мигрированных СДО вообще не появится реквизит Сумма возврата ДЗ. Т.е. условие будет применимо в случае, если будут выполнены доработки по миграции</w:t>
      </w:r>
    </w:p>
  </w:comment>
  <w:comment w:id="9986" w:author="Сказецкая Наталья Камилевна" w:date="2026-04-03T17:10:00Z" w:initials="СНК">
    <w:p w14:paraId="32C62F28" w14:textId="6022500F" w:rsidR="00B74B57" w:rsidRDefault="00B74B57">
      <w:pPr>
        <w:pStyle w:val="ab"/>
      </w:pPr>
      <w:r>
        <w:rPr>
          <w:rStyle w:val="afff4"/>
        </w:rPr>
        <w:annotationRef/>
      </w:r>
      <w:r w:rsidRPr="00704623">
        <w:rPr>
          <w:highlight w:val="yellow"/>
        </w:rPr>
        <w:t>В связи с миграцией Минфина России в 2026 году, не надо ли в атрибутах по суммам ДЗ  дописать условие «в атрибуте «Признак_миграции» указано значение «1»»?</w:t>
      </w:r>
      <w:r>
        <w:t xml:space="preserve"> </w:t>
      </w:r>
    </w:p>
  </w:comment>
  <w:comment w:id="10197" w:author="Якименко Светлана Валериевна" w:date="2025-10-30T21:11:00Z" w:initials="ЯСВ">
    <w:p w14:paraId="34AC6FDA" w14:textId="100FF2BD" w:rsidR="00B74B57" w:rsidRDefault="00B74B57">
      <w:pPr>
        <w:pStyle w:val="ab"/>
      </w:pPr>
      <w:r>
        <w:rPr>
          <w:rStyle w:val="afff4"/>
        </w:rPr>
        <w:annotationRef/>
      </w:r>
      <w:r w:rsidRPr="00A46ED8">
        <w:t>325281</w:t>
      </w:r>
    </w:p>
  </w:comment>
  <w:comment w:id="10214" w:author="Якименко Светлана Валериевна" w:date="2025-10-30T21:11:00Z" w:initials="ЯСВ">
    <w:p w14:paraId="169D42A9" w14:textId="01FA9622" w:rsidR="00B74B57" w:rsidRDefault="00B74B57">
      <w:pPr>
        <w:pStyle w:val="ab"/>
      </w:pPr>
      <w:r>
        <w:rPr>
          <w:rStyle w:val="afff4"/>
        </w:rPr>
        <w:annotationRef/>
      </w:r>
      <w:r w:rsidRPr="00A46ED8">
        <w:t>325281</w:t>
      </w:r>
    </w:p>
  </w:comment>
  <w:comment w:id="10231" w:author="Якименко Светлана Валериевна" w:date="2025-10-30T21:11:00Z" w:initials="ЯСВ">
    <w:p w14:paraId="53F120B2" w14:textId="77777777" w:rsidR="00B74B57" w:rsidRDefault="00B74B57" w:rsidP="00ED14BE">
      <w:pPr>
        <w:pStyle w:val="ab"/>
      </w:pPr>
      <w:r>
        <w:rPr>
          <w:rStyle w:val="afff4"/>
        </w:rPr>
        <w:annotationRef/>
      </w:r>
      <w:r w:rsidRPr="00C079E7">
        <w:t>EXP-325280</w:t>
      </w:r>
    </w:p>
  </w:comment>
  <w:comment w:id="10232" w:author="Якименко Светлана Валериевна" w:date="2025-10-30T21:11:00Z" w:initials="ЯСВ">
    <w:p w14:paraId="688CCE40" w14:textId="0B0E15A8" w:rsidR="00B74B57" w:rsidRDefault="00B74B57">
      <w:pPr>
        <w:pStyle w:val="ab"/>
      </w:pPr>
      <w:r>
        <w:rPr>
          <w:rStyle w:val="afff4"/>
        </w:rPr>
        <w:annotationRef/>
      </w:r>
      <w:r w:rsidRPr="00111FE1">
        <w:t>EXP-325280</w:t>
      </w:r>
    </w:p>
  </w:comment>
  <w:comment w:id="10282" w:author="Якименко Светлана Валериевна" w:date="2025-11-20T15:35:00Z" w:initials="ЯСВ">
    <w:p w14:paraId="3D012162" w14:textId="19499538" w:rsidR="00B74B57" w:rsidRDefault="00B74B57">
      <w:pPr>
        <w:pStyle w:val="ab"/>
      </w:pPr>
      <w:r>
        <w:rPr>
          <w:rStyle w:val="afff4"/>
        </w:rPr>
        <w:annotationRef/>
      </w:r>
      <w:r w:rsidRPr="00467B2A">
        <w:t>EXP-334628</w:t>
      </w:r>
    </w:p>
  </w:comment>
  <w:comment w:id="10333" w:author="Сатлер Марина Викторовна" w:date="2025-10-30T21:11:00Z" w:initials="С.М.В">
    <w:p w14:paraId="7A44531D" w14:textId="77777777" w:rsidR="00B74B57" w:rsidRDefault="00B74B57">
      <w:pPr>
        <w:pStyle w:val="ab"/>
      </w:pPr>
      <w:r>
        <w:rPr>
          <w:rStyle w:val="afff4"/>
        </w:rPr>
        <w:annotationRef/>
      </w:r>
      <w:r>
        <w:t>Здесь отличается от дркгих документов?</w:t>
      </w:r>
    </w:p>
  </w:comment>
  <w:comment w:id="10718" w:author="Сатлер Марина Викторовна" w:date="2025-10-30T21:11:00Z" w:initials="С.М.В">
    <w:p w14:paraId="2A356750" w14:textId="77777777" w:rsidR="00B74B57" w:rsidRDefault="00B74B57">
      <w:pPr>
        <w:pStyle w:val="ab"/>
      </w:pPr>
      <w:r>
        <w:rPr>
          <w:rStyle w:val="afff4"/>
        </w:rPr>
        <w:annotationRef/>
      </w:r>
      <w:r>
        <w:t>Исправлены опечатки</w:t>
      </w:r>
    </w:p>
  </w:comment>
  <w:comment w:id="10751" w:author="Сатлер Марина Викторовна" w:date="2025-10-30T21:11:00Z" w:initials="С.М.В">
    <w:p w14:paraId="5DC93191" w14:textId="77777777" w:rsidR="00B74B57" w:rsidRDefault="00B74B57">
      <w:pPr>
        <w:pStyle w:val="ab"/>
      </w:pPr>
      <w:r>
        <w:rPr>
          <w:rStyle w:val="afff4"/>
        </w:rPr>
        <w:annotationRef/>
      </w:r>
      <w:r>
        <w:t>Отсутвует в Перечне параметров.удаление согласовано с БА</w:t>
      </w:r>
    </w:p>
  </w:comment>
  <w:comment w:id="10813" w:author="Чиркова Наталия Сергеевна" w:date="2025-10-30T21:11:00Z" w:initials="ЧНС">
    <w:p w14:paraId="0A7F68C9" w14:textId="77777777" w:rsidR="00B74B57" w:rsidRDefault="00B74B57">
      <w:pPr>
        <w:pStyle w:val="ab"/>
      </w:pPr>
      <w:r>
        <w:rPr>
          <w:rStyle w:val="afff4"/>
        </w:rPr>
        <w:annotationRef/>
      </w:r>
      <w:r>
        <w:t>Новые атрибуты</w:t>
      </w:r>
    </w:p>
  </w:comment>
  <w:comment w:id="11057" w:author="Куклина Ю.В." w:date="2025-10-30T21:11:00Z" w:initials="К.Ю.">
    <w:p w14:paraId="54E3AA14" w14:textId="77777777" w:rsidR="00B74B57" w:rsidRDefault="00B74B57" w:rsidP="00586316">
      <w:pPr>
        <w:pStyle w:val="ab"/>
      </w:pPr>
      <w:r>
        <w:rPr>
          <w:rStyle w:val="afff4"/>
        </w:rPr>
        <w:annotationRef/>
      </w:r>
      <w:r>
        <w:t>Нового ничего не дорабатываем. Переносим как есть без КВИ</w:t>
      </w:r>
    </w:p>
  </w:comment>
  <w:comment w:id="14768" w:author="Андрей SUP-1613562" w:date="2025-10-30T21:11:00Z" w:initials="А">
    <w:p w14:paraId="5E8FA6D8" w14:textId="77777777" w:rsidR="00B74B57" w:rsidRDefault="00B74B57" w:rsidP="009F5F32">
      <w:pPr>
        <w:pStyle w:val="ab"/>
      </w:pPr>
      <w:r>
        <w:rPr>
          <w:rStyle w:val="afff4"/>
        </w:rPr>
        <w:annotationRef/>
      </w:r>
      <w:r>
        <w:rPr>
          <w:rStyle w:val="afff4"/>
        </w:rPr>
        <w:t>Возможно тот же, что и в заявках</w:t>
      </w:r>
    </w:p>
    <w:p w14:paraId="4800A241" w14:textId="77777777" w:rsidR="00B74B57" w:rsidRDefault="00B74B57">
      <w:pPr>
        <w:pStyle w:val="ab"/>
      </w:pPr>
    </w:p>
  </w:comment>
  <w:comment w:id="14769" w:author="Андрей SUP-1613562" w:date="2025-10-30T21:11:00Z" w:initials="А">
    <w:p w14:paraId="5B5D8622" w14:textId="77777777" w:rsidR="00B74B57" w:rsidRDefault="00B74B57" w:rsidP="009F5F32">
      <w:pPr>
        <w:pStyle w:val="ab"/>
      </w:pPr>
      <w:r>
        <w:rPr>
          <w:rStyle w:val="afff4"/>
        </w:rPr>
        <w:annotationRef/>
      </w:r>
      <w:r>
        <w:rPr>
          <w:rStyle w:val="afff4"/>
        </w:rPr>
        <w:t>Возможно тот же, что и в заявках</w:t>
      </w:r>
    </w:p>
    <w:p w14:paraId="2DEF9D1F" w14:textId="77777777" w:rsidR="00B74B57" w:rsidRDefault="00B74B57">
      <w:pPr>
        <w:pStyle w:val="ab"/>
      </w:pPr>
    </w:p>
  </w:comment>
  <w:comment w:id="14770" w:author="Андрей EXP-323201" w:date="2025-10-30T21:11:00Z" w:initials="А">
    <w:p w14:paraId="79A37DC3" w14:textId="279F8846" w:rsidR="00B74B57" w:rsidRPr="006B2F89" w:rsidRDefault="00B74B57">
      <w:pPr>
        <w:pStyle w:val="ab"/>
      </w:pPr>
      <w:r>
        <w:rPr>
          <w:rStyle w:val="afff4"/>
        </w:rPr>
        <w:annotationRef/>
      </w:r>
      <w:r>
        <w:rPr>
          <w:lang w:val="en-US"/>
        </w:rPr>
        <w:t>EXP</w:t>
      </w:r>
      <w:r w:rsidRPr="006B2F89">
        <w:t>-323201</w:t>
      </w:r>
    </w:p>
  </w:comment>
  <w:comment w:id="14789" w:author="Андрей SUP-1613562" w:date="2025-10-30T21:11:00Z" w:initials="А">
    <w:p w14:paraId="5C6B6EC6" w14:textId="77777777" w:rsidR="00B74B57" w:rsidRDefault="00B74B57">
      <w:pPr>
        <w:pStyle w:val="ab"/>
      </w:pPr>
      <w:r>
        <w:rPr>
          <w:rStyle w:val="afff4"/>
        </w:rPr>
        <w:annotationRef/>
      </w:r>
      <w:r>
        <w:rPr>
          <w:rStyle w:val="afff4"/>
        </w:rPr>
        <w:t>Возможно тот же, что и в заявках</w:t>
      </w:r>
    </w:p>
  </w:comment>
  <w:comment w:id="14790" w:author="Андрей SUP-1613562" w:date="2025-10-30T21:11:00Z" w:initials="А">
    <w:p w14:paraId="20858AD5" w14:textId="77777777" w:rsidR="00B74B57" w:rsidRDefault="00B74B57" w:rsidP="009F5F32">
      <w:pPr>
        <w:pStyle w:val="ab"/>
      </w:pPr>
      <w:r>
        <w:rPr>
          <w:rStyle w:val="afff4"/>
        </w:rPr>
        <w:annotationRef/>
      </w:r>
      <w:r>
        <w:rPr>
          <w:rStyle w:val="afff4"/>
        </w:rPr>
        <w:t>Возможно тот же, что и в заявках</w:t>
      </w:r>
    </w:p>
    <w:p w14:paraId="3E2BCC3F" w14:textId="77777777" w:rsidR="00B74B57" w:rsidRDefault="00B74B57">
      <w:pPr>
        <w:pStyle w:val="ab"/>
      </w:pPr>
    </w:p>
  </w:comment>
  <w:comment w:id="14803" w:author="Андрей SUP-1727481" w:date="2025-10-30T21:11:00Z" w:initials="А">
    <w:p w14:paraId="770451F1" w14:textId="77777777" w:rsidR="00B74B57" w:rsidRPr="000A6FAD" w:rsidRDefault="00B74B57" w:rsidP="000A6FAD">
      <w:pPr>
        <w:pStyle w:val="ab"/>
      </w:pPr>
      <w:r>
        <w:rPr>
          <w:rStyle w:val="afff4"/>
        </w:rPr>
        <w:annotationRef/>
      </w:r>
      <w:r>
        <w:rPr>
          <w:lang w:val="en-US"/>
        </w:rPr>
        <w:t>EXP</w:t>
      </w:r>
      <w:r w:rsidRPr="000A6FAD">
        <w:t>-1727481</w:t>
      </w:r>
    </w:p>
    <w:p w14:paraId="7BC88F18" w14:textId="77777777" w:rsidR="00B74B57" w:rsidRPr="00E90F64" w:rsidRDefault="00B74B57" w:rsidP="000A6FAD">
      <w:pPr>
        <w:pStyle w:val="ab"/>
      </w:pPr>
      <w:r>
        <w:t>Видимо были проблемы с коммитом от 18.07.2025. Это добавлялось уже давно.</w:t>
      </w:r>
    </w:p>
    <w:p w14:paraId="30322985" w14:textId="0F6FA118" w:rsidR="00B74B57" w:rsidRDefault="00B74B57">
      <w:pPr>
        <w:pStyle w:val="ab"/>
      </w:pPr>
    </w:p>
  </w:comment>
  <w:comment w:id="14808" w:author="Андрей SUP-1727481" w:date="2025-10-30T21:11:00Z" w:initials="А">
    <w:p w14:paraId="10AA4DED" w14:textId="598CCAE9" w:rsidR="00B74B57" w:rsidRPr="00D019D8" w:rsidRDefault="00B74B57">
      <w:pPr>
        <w:pStyle w:val="ab"/>
      </w:pPr>
      <w:r>
        <w:rPr>
          <w:rStyle w:val="afff4"/>
        </w:rPr>
        <w:annotationRef/>
      </w:r>
      <w:r>
        <w:rPr>
          <w:lang w:val="en-US"/>
        </w:rPr>
        <w:t>EXP</w:t>
      </w:r>
      <w:r w:rsidRPr="00D019D8">
        <w:t>-1727481</w:t>
      </w:r>
    </w:p>
    <w:p w14:paraId="09513BC4" w14:textId="11542F11" w:rsidR="00B74B57" w:rsidRPr="00E90F64" w:rsidRDefault="00B74B57">
      <w:pPr>
        <w:pStyle w:val="ab"/>
      </w:pPr>
      <w:r>
        <w:t>Видимо были проблемы с коммитом от 18.07.2025. Это добавлялось уже давно.</w:t>
      </w:r>
    </w:p>
  </w:comment>
  <w:comment w:id="14823" w:author="Ярисова Полина Викторовна" w:date="2025-10-30T21:11:00Z" w:initials="ЯПВ">
    <w:p w14:paraId="31474F93" w14:textId="77777777" w:rsidR="00B74B57" w:rsidRDefault="00B74B57">
      <w:pPr>
        <w:pStyle w:val="ab"/>
      </w:pPr>
      <w:r>
        <w:rPr>
          <w:rStyle w:val="afff4"/>
        </w:rPr>
        <w:annotationRef/>
      </w:r>
      <w:r>
        <w:t>для инвалюты возможно нужно будет изменить что-то, так как по ЗКР есть ещё атрибут Сумма_руб, но не понимаю пока зачем</w:t>
      </w:r>
    </w:p>
  </w:comment>
  <w:comment w:id="14839" w:author="Ярисова Полина Викторовна" w:date="2025-10-30T21:11:00Z" w:initials="ЯПВ">
    <w:p w14:paraId="17C48735" w14:textId="77777777" w:rsidR="00B74B57" w:rsidRDefault="00B74B57">
      <w:pPr>
        <w:pStyle w:val="ab"/>
      </w:pPr>
      <w:r>
        <w:rPr>
          <w:rStyle w:val="afff4"/>
        </w:rPr>
        <w:annotationRef/>
      </w:r>
      <w:r>
        <w:t>Написала правило заполнения аналогично другим подобным атрибутам в ТФО, суть не меняется</w:t>
      </w:r>
    </w:p>
  </w:comment>
  <w:comment w:id="14870" w:author="Андрей EXP-323201" w:date="2025-10-30T21:11:00Z" w:initials="А">
    <w:p w14:paraId="724F2F65" w14:textId="34353E4A" w:rsidR="00B74B57" w:rsidRPr="006B2F89" w:rsidRDefault="00B74B57">
      <w:pPr>
        <w:pStyle w:val="ab"/>
      </w:pPr>
      <w:r>
        <w:rPr>
          <w:rStyle w:val="afff4"/>
        </w:rPr>
        <w:annotationRef/>
      </w:r>
      <w:r>
        <w:rPr>
          <w:lang w:val="en-US"/>
        </w:rPr>
        <w:t>EXP</w:t>
      </w:r>
      <w:r w:rsidRPr="006B2F89">
        <w:t>-323201</w:t>
      </w:r>
    </w:p>
  </w:comment>
  <w:comment w:id="14884" w:author="Андрей EXP-327912" w:date="2025-10-30T21:11:00Z" w:initials="А">
    <w:p w14:paraId="10198415" w14:textId="1285579F" w:rsidR="00B74B57" w:rsidRPr="0072642A" w:rsidRDefault="00B74B57">
      <w:pPr>
        <w:pStyle w:val="ab"/>
      </w:pPr>
      <w:r>
        <w:rPr>
          <w:rStyle w:val="afff4"/>
        </w:rPr>
        <w:annotationRef/>
      </w:r>
      <w:r>
        <w:rPr>
          <w:lang w:val="en-US"/>
        </w:rPr>
        <w:t>EXP</w:t>
      </w:r>
      <w:r w:rsidRPr="0072642A">
        <w:t>-327912</w:t>
      </w:r>
    </w:p>
  </w:comment>
  <w:comment w:id="14909" w:author="Андрей EXP-327912" w:date="2025-10-30T21:11:00Z" w:initials="А">
    <w:p w14:paraId="584AFE36" w14:textId="77777777" w:rsidR="00B74B57" w:rsidRDefault="00B74B57" w:rsidP="0072642A">
      <w:pPr>
        <w:pStyle w:val="ab"/>
      </w:pPr>
      <w:r>
        <w:rPr>
          <w:rStyle w:val="afff4"/>
        </w:rPr>
        <w:annotationRef/>
      </w:r>
      <w:r>
        <w:t>Добавить код реквизита</w:t>
      </w:r>
    </w:p>
  </w:comment>
  <w:comment w:id="14900" w:author="Андрей EXP-327912" w:date="2025-10-30T21:11:00Z" w:initials="А">
    <w:p w14:paraId="207F199F" w14:textId="72C50E10" w:rsidR="00B74B57" w:rsidRPr="0072642A" w:rsidRDefault="00B74B57">
      <w:pPr>
        <w:pStyle w:val="ab"/>
      </w:pPr>
      <w:r>
        <w:rPr>
          <w:rStyle w:val="afff4"/>
        </w:rPr>
        <w:annotationRef/>
      </w:r>
      <w:r>
        <w:rPr>
          <w:lang w:val="en-US"/>
        </w:rPr>
        <w:t>EXP</w:t>
      </w:r>
      <w:r w:rsidRPr="0072642A">
        <w:t>-327912</w:t>
      </w:r>
    </w:p>
  </w:comment>
  <w:comment w:id="14998" w:author="Сатлер Марина Викторовна" w:date="2026-04-08T17:29:00Z" w:initials="С.М.В">
    <w:p w14:paraId="75B27061" w14:textId="26D8B377" w:rsidR="00B74B57" w:rsidRDefault="00B74B57">
      <w:pPr>
        <w:pStyle w:val="ab"/>
      </w:pPr>
      <w:r>
        <w:rPr>
          <w:rStyle w:val="afff4"/>
        </w:rPr>
        <w:annotationRef/>
      </w:r>
      <w:hyperlink r:id="rId4" w:tgtFrame="_blank" w:history="1">
        <w:r>
          <w:rPr>
            <w:rStyle w:val="ad"/>
            <w:rFonts w:ascii="-apple-system" w:hAnsi="-apple-system"/>
            <w:color w:val="0052CC"/>
            <w:sz w:val="21"/>
            <w:szCs w:val="21"/>
            <w:shd w:val="clear" w:color="auto" w:fill="FFFFFF"/>
          </w:rPr>
          <w:t>OTR-1101</w:t>
        </w:r>
      </w:hyperlink>
    </w:p>
  </w:comment>
  <w:comment w:id="15203" w:author="Накашидзе О.Е. EXP-301252" w:date="2025-10-30T21:11:00Z" w:initials="НОЕ">
    <w:p w14:paraId="462DF6FE" w14:textId="682B670F" w:rsidR="00B74B57" w:rsidRDefault="00B74B57">
      <w:pPr>
        <w:pStyle w:val="ab"/>
      </w:pPr>
      <w:r>
        <w:rPr>
          <w:rStyle w:val="afff4"/>
        </w:rPr>
        <w:annotationRef/>
      </w:r>
      <w:r>
        <w:t>В ПУР уже вычислено значение с «00», т.е. из ФП придет уже корректно вычисленное значение</w:t>
      </w:r>
    </w:p>
    <w:p w14:paraId="4400A79F" w14:textId="524D40BF" w:rsidR="00B74B57" w:rsidRDefault="00B74B57">
      <w:pPr>
        <w:pStyle w:val="ab"/>
      </w:pPr>
      <w:r>
        <w:t>Требуется изменить на «Нет»?</w:t>
      </w:r>
    </w:p>
  </w:comment>
  <w:comment w:id="15258" w:author="Накашидзе О.Е. EXP-301252" w:date="2025-10-30T21:11:00Z" w:initials="НОЕ">
    <w:p w14:paraId="74997600" w14:textId="0FD3D583" w:rsidR="00B74B57" w:rsidRPr="00BC47CB" w:rsidRDefault="00B74B57">
      <w:pPr>
        <w:pStyle w:val="ab"/>
      </w:pPr>
      <w:r>
        <w:rPr>
          <w:rStyle w:val="afff4"/>
        </w:rPr>
        <w:annotationRef/>
      </w:r>
      <w:r>
        <w:t>Реквизит 1.26 «</w:t>
      </w:r>
      <w:r w:rsidRPr="004B7EA6">
        <w:t>Аналитический код</w:t>
      </w:r>
      <w:r>
        <w:t xml:space="preserve">», вкладка «Плательщик и получатель» в ПЗ </w:t>
      </w:r>
      <w:r>
        <w:rPr>
          <w:lang w:val="en-US"/>
        </w:rPr>
        <w:t>D</w:t>
      </w:r>
      <w:r w:rsidRPr="00BC47CB">
        <w:t xml:space="preserve">_130 </w:t>
      </w:r>
      <w:r>
        <w:t>(КОО)</w:t>
      </w:r>
    </w:p>
  </w:comment>
  <w:comment w:id="15266" w:author="Накашидзе О.Е. EXP-301252" w:date="2025-10-30T21:11:00Z" w:initials="НОЕ">
    <w:p w14:paraId="0F3CED40" w14:textId="77777777" w:rsidR="00B74B57" w:rsidRDefault="00B74B57" w:rsidP="00770BFB">
      <w:pPr>
        <w:pStyle w:val="ab"/>
      </w:pPr>
      <w:r>
        <w:rPr>
          <w:rStyle w:val="afff4"/>
        </w:rPr>
        <w:annotationRef/>
      </w:r>
      <w:r>
        <w:t>Заполнить со ст. СА!</w:t>
      </w:r>
    </w:p>
  </w:comment>
  <w:comment w:id="15286" w:author="Накашидзе О.Е. EXP-301252" w:date="2025-10-30T21:11:00Z" w:initials="НОЕ">
    <w:p w14:paraId="126B643F" w14:textId="4BD9C58C" w:rsidR="00B74B57" w:rsidRDefault="00B74B57">
      <w:pPr>
        <w:pStyle w:val="ab"/>
      </w:pPr>
      <w:r>
        <w:rPr>
          <w:rStyle w:val="afff4"/>
        </w:rPr>
        <w:annotationRef/>
      </w:r>
      <w:r>
        <w:t xml:space="preserve">Новый реквизит в ПЗ </w:t>
      </w:r>
      <w:r>
        <w:rPr>
          <w:lang w:val="en-US"/>
        </w:rPr>
        <w:t>D</w:t>
      </w:r>
      <w:r w:rsidRPr="00BC47CB">
        <w:t xml:space="preserve">_130 </w:t>
      </w:r>
      <w:r>
        <w:t>(КОО) – заголовочный!</w:t>
      </w:r>
    </w:p>
    <w:p w14:paraId="7C7C7A86" w14:textId="499B8AB9" w:rsidR="00B74B57" w:rsidRDefault="00B74B57">
      <w:pPr>
        <w:pStyle w:val="ab"/>
      </w:pPr>
      <w:r>
        <w:t>См. реквизит 11 «ИГК» на вкладке «Системная информация»</w:t>
      </w:r>
    </w:p>
    <w:p w14:paraId="6F25B412" w14:textId="147A00B7" w:rsidR="00B74B57" w:rsidRDefault="00B74B57">
      <w:pPr>
        <w:pStyle w:val="ab"/>
      </w:pPr>
      <w:r>
        <w:t>Возможно, не требуется добаавлять заг.реквизит, уточнить у СА</w:t>
      </w:r>
    </w:p>
  </w:comment>
  <w:comment w:id="15294" w:author="Накашидзе О.Е. EXP-301252" w:date="2025-10-30T21:11:00Z" w:initials="НОЕ">
    <w:p w14:paraId="184987D4" w14:textId="77777777" w:rsidR="00B74B57" w:rsidRDefault="00B74B57" w:rsidP="00D675E5">
      <w:pPr>
        <w:pStyle w:val="ab"/>
      </w:pPr>
      <w:r>
        <w:rPr>
          <w:rStyle w:val="afff4"/>
        </w:rPr>
        <w:annotationRef/>
      </w:r>
      <w:r>
        <w:t>Заполнить со ст. СА!</w:t>
      </w:r>
    </w:p>
  </w:comment>
  <w:comment w:id="15323" w:author="Накашидзе О.Е. EXP-301252" w:date="2025-10-30T21:11:00Z" w:initials="НОЕ">
    <w:p w14:paraId="6983B6B2" w14:textId="77777777" w:rsidR="00B74B57" w:rsidRDefault="00B74B57">
      <w:pPr>
        <w:pStyle w:val="ab"/>
      </w:pPr>
      <w:r>
        <w:rPr>
          <w:rStyle w:val="afff4"/>
        </w:rPr>
        <w:annotationRef/>
      </w:r>
      <w:r>
        <w:t>Если будет мигрир КОО, то формировать проводки не требуеся по получателю.</w:t>
      </w:r>
    </w:p>
    <w:p w14:paraId="7D04BE93" w14:textId="77777777" w:rsidR="00B74B57" w:rsidRDefault="00B74B57">
      <w:pPr>
        <w:pStyle w:val="ab"/>
      </w:pPr>
      <w:r>
        <w:t>Тогда оставляю атрибут ?</w:t>
      </w:r>
    </w:p>
  </w:comment>
  <w:comment w:id="15338" w:author="Накашидзе О.Е. EXP-301252" w:date="2025-10-30T21:11:00Z" w:initials="НОЕ">
    <w:p w14:paraId="4F85ECA0" w14:textId="77777777" w:rsidR="00B74B57" w:rsidRDefault="00B74B57">
      <w:pPr>
        <w:pStyle w:val="ab"/>
      </w:pPr>
      <w:r>
        <w:rPr>
          <w:rStyle w:val="afff4"/>
        </w:rPr>
        <w:annotationRef/>
      </w:r>
      <w:r>
        <w:t>Новый атрибут</w:t>
      </w:r>
    </w:p>
    <w:p w14:paraId="1499364D" w14:textId="55DBBF25" w:rsidR="00B74B57" w:rsidRDefault="00B74B57">
      <w:pPr>
        <w:pStyle w:val="ab"/>
      </w:pPr>
      <w:r>
        <w:t>уточнить</w:t>
      </w:r>
    </w:p>
  </w:comment>
  <w:comment w:id="15350" w:author="Накашидзе О.Е. EXP-301252" w:date="2025-10-30T21:11:00Z" w:initials="НОЕ">
    <w:p w14:paraId="294655E2" w14:textId="77777777" w:rsidR="00B74B57" w:rsidRDefault="00B74B57" w:rsidP="00D675E5">
      <w:pPr>
        <w:pStyle w:val="ab"/>
      </w:pPr>
      <w:r>
        <w:rPr>
          <w:rStyle w:val="afff4"/>
        </w:rPr>
        <w:annotationRef/>
      </w:r>
      <w:r>
        <w:t>Заполнить со ст. СА!</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018D1C5" w15:done="0"/>
  <w15:commentEx w15:paraId="1A6187E5" w15:done="0"/>
  <w15:commentEx w15:paraId="695EEC08" w15:done="0"/>
  <w15:commentEx w15:paraId="1F5C1389" w15:done="0"/>
  <w15:commentEx w15:paraId="63231215" w15:done="0"/>
  <w15:commentEx w15:paraId="23341D34" w15:done="0"/>
  <w15:commentEx w15:paraId="215114EE" w15:done="0"/>
  <w15:commentEx w15:paraId="4B4D5392" w15:done="0"/>
  <w15:commentEx w15:paraId="3E9CBB6A" w15:done="0"/>
  <w15:commentEx w15:paraId="1DCE99E4" w15:done="0"/>
  <w15:commentEx w15:paraId="19F28524" w15:done="0"/>
  <w15:commentEx w15:paraId="46FA1D18" w15:done="0"/>
  <w15:commentEx w15:paraId="5F6F74CC" w15:done="0"/>
  <w15:commentEx w15:paraId="51E0AF91" w15:done="0"/>
  <w15:commentEx w15:paraId="33BC3860" w15:done="0"/>
  <w15:commentEx w15:paraId="56CB8787" w15:paraIdParent="33BC3860" w15:done="0"/>
  <w15:commentEx w15:paraId="712A4827" w15:done="0"/>
  <w15:commentEx w15:paraId="7E1F06F6" w15:done="0"/>
  <w15:commentEx w15:paraId="075B02E2" w15:done="0"/>
  <w15:commentEx w15:paraId="30FB384B" w15:paraIdParent="075B02E2" w15:done="0"/>
  <w15:commentEx w15:paraId="30AB6964" w15:done="0"/>
  <w15:commentEx w15:paraId="2FF49375" w15:done="0"/>
  <w15:commentEx w15:paraId="1B3A6C61" w15:done="0"/>
  <w15:commentEx w15:paraId="0AA1E8FD" w15:done="0"/>
  <w15:commentEx w15:paraId="484F644F" w15:done="0"/>
  <w15:commentEx w15:paraId="0F32299F" w15:done="0"/>
  <w15:commentEx w15:paraId="1CCDE7AD" w15:done="0"/>
  <w15:commentEx w15:paraId="7AC8BD34" w15:done="0"/>
  <w15:commentEx w15:paraId="208E557B" w15:done="0"/>
  <w15:commentEx w15:paraId="0E7B5266" w15:done="0"/>
  <w15:commentEx w15:paraId="2C14D8F7" w15:paraIdParent="0E7B5266" w15:done="0"/>
  <w15:commentEx w15:paraId="2CBA1081" w15:paraIdParent="0E7B5266" w15:done="0"/>
  <w15:commentEx w15:paraId="34E8BF50" w15:done="0"/>
  <w15:commentEx w15:paraId="7917EBE4" w15:done="0"/>
  <w15:commentEx w15:paraId="25C19186" w15:done="0"/>
  <w15:commentEx w15:paraId="6A9EEC4A" w15:done="0"/>
  <w15:commentEx w15:paraId="539C14A9" w15:done="0"/>
  <w15:commentEx w15:paraId="0DF899B9" w15:done="0"/>
  <w15:commentEx w15:paraId="152E1218" w15:done="0"/>
  <w15:commentEx w15:paraId="2378EBED" w15:done="0"/>
  <w15:commentEx w15:paraId="70FFA854" w15:done="0"/>
  <w15:commentEx w15:paraId="1AE9986D" w15:done="0"/>
  <w15:commentEx w15:paraId="0E895575" w15:done="0"/>
  <w15:commentEx w15:paraId="45A02466" w15:done="0"/>
  <w15:commentEx w15:paraId="2BA12E0E" w15:done="0"/>
  <w15:commentEx w15:paraId="6170901F" w15:done="0"/>
  <w15:commentEx w15:paraId="3655E894" w15:done="0"/>
  <w15:commentEx w15:paraId="18C83E26" w15:done="0"/>
  <w15:commentEx w15:paraId="5504FD1D" w15:done="0"/>
  <w15:commentEx w15:paraId="3B6F1C0D" w15:done="0"/>
  <w15:commentEx w15:paraId="3093E262" w15:done="0"/>
  <w15:commentEx w15:paraId="3460A444" w15:done="0"/>
  <w15:commentEx w15:paraId="7A8A964C" w15:done="0"/>
  <w15:commentEx w15:paraId="31B4DA65" w15:done="0"/>
  <w15:commentEx w15:paraId="022B270B" w15:done="0"/>
  <w15:commentEx w15:paraId="4C857603" w15:done="0"/>
  <w15:commentEx w15:paraId="370D2098" w15:done="0"/>
  <w15:commentEx w15:paraId="0DA826FC" w15:done="0"/>
  <w15:commentEx w15:paraId="06EC5B21" w15:done="0"/>
  <w15:commentEx w15:paraId="106C313E" w15:done="0"/>
  <w15:commentEx w15:paraId="68A5025E" w15:done="0"/>
  <w15:commentEx w15:paraId="439A8B7D" w15:done="0"/>
  <w15:commentEx w15:paraId="36D1D4BE" w15:done="0"/>
  <w15:commentEx w15:paraId="025BCE34" w15:done="0"/>
  <w15:commentEx w15:paraId="236484EF" w15:done="0"/>
  <w15:commentEx w15:paraId="72665A3F" w15:done="0"/>
  <w15:commentEx w15:paraId="6C69780E" w15:done="0"/>
  <w15:commentEx w15:paraId="685DE12E" w15:done="0"/>
  <w15:commentEx w15:paraId="089F382F" w15:done="0"/>
  <w15:commentEx w15:paraId="1420C1A1" w15:done="0"/>
  <w15:commentEx w15:paraId="6482D553" w15:done="0"/>
  <w15:commentEx w15:paraId="3A848FC8" w15:done="0"/>
  <w15:commentEx w15:paraId="6C52EAF8" w15:done="0"/>
  <w15:commentEx w15:paraId="2C40A866" w15:done="0"/>
  <w15:commentEx w15:paraId="0799B08A" w15:done="0"/>
  <w15:commentEx w15:paraId="07CBED60" w15:done="0"/>
  <w15:commentEx w15:paraId="2E164074" w15:done="0"/>
  <w15:commentEx w15:paraId="6F020B8E" w15:done="0"/>
  <w15:commentEx w15:paraId="3C8238DA" w15:done="0"/>
  <w15:commentEx w15:paraId="6ACBDD2F" w15:done="0"/>
  <w15:commentEx w15:paraId="255891B9" w15:done="0"/>
  <w15:commentEx w15:paraId="343ED4DC" w15:done="0"/>
  <w15:commentEx w15:paraId="51DB352E" w15:done="0"/>
  <w15:commentEx w15:paraId="619410C8" w15:done="0"/>
  <w15:commentEx w15:paraId="0854B827" w15:done="0"/>
  <w15:commentEx w15:paraId="35296E6F" w15:done="0"/>
  <w15:commentEx w15:paraId="20103A5C" w15:done="0"/>
  <w15:commentEx w15:paraId="4D625D53" w15:done="0"/>
  <w15:commentEx w15:paraId="32C62F28" w15:paraIdParent="4D625D53" w15:done="0"/>
  <w15:commentEx w15:paraId="34AC6FDA" w15:done="0"/>
  <w15:commentEx w15:paraId="169D42A9" w15:done="0"/>
  <w15:commentEx w15:paraId="53F120B2" w15:done="0"/>
  <w15:commentEx w15:paraId="688CCE40" w15:done="0"/>
  <w15:commentEx w15:paraId="3D012162" w15:done="0"/>
  <w15:commentEx w15:paraId="7A44531D" w15:done="0"/>
  <w15:commentEx w15:paraId="2A356750" w15:done="0"/>
  <w15:commentEx w15:paraId="5DC93191" w15:done="0"/>
  <w15:commentEx w15:paraId="0A7F68C9" w15:done="0"/>
  <w15:commentEx w15:paraId="54E3AA14" w15:done="0"/>
  <w15:commentEx w15:paraId="4800A241" w15:done="0"/>
  <w15:commentEx w15:paraId="2DEF9D1F" w15:done="0"/>
  <w15:commentEx w15:paraId="79A37DC3" w15:done="0"/>
  <w15:commentEx w15:paraId="5C6B6EC6" w15:done="0"/>
  <w15:commentEx w15:paraId="3E2BCC3F" w15:done="0"/>
  <w15:commentEx w15:paraId="30322985" w15:done="0"/>
  <w15:commentEx w15:paraId="09513BC4" w15:done="0"/>
  <w15:commentEx w15:paraId="31474F93" w15:done="0"/>
  <w15:commentEx w15:paraId="17C48735" w15:done="0"/>
  <w15:commentEx w15:paraId="724F2F65" w15:done="0"/>
  <w15:commentEx w15:paraId="10198415" w15:done="0"/>
  <w15:commentEx w15:paraId="584AFE36" w15:done="0"/>
  <w15:commentEx w15:paraId="207F199F" w15:done="0"/>
  <w15:commentEx w15:paraId="75B27061" w15:done="0"/>
  <w15:commentEx w15:paraId="4400A79F" w15:done="0"/>
  <w15:commentEx w15:paraId="74997600" w15:done="0"/>
  <w15:commentEx w15:paraId="0F3CED40" w15:done="0"/>
  <w15:commentEx w15:paraId="6F25B412" w15:done="0"/>
  <w15:commentEx w15:paraId="184987D4" w15:done="0"/>
  <w15:commentEx w15:paraId="7D04BE93" w15:done="0"/>
  <w15:commentEx w15:paraId="1499364D" w15:done="0"/>
  <w15:commentEx w15:paraId="294655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2357D68" w16cex:dateUtc="2026-04-14T09:01:00Z"/>
  <w16cex:commentExtensible w16cex:durableId="6E9BAC93" w16cex:dateUtc="2026-04-14T09:02:00Z"/>
  <w16cex:commentExtensible w16cex:durableId="432A596C" w16cex:dateUtc="2026-04-16T11:37:00Z"/>
  <w16cex:commentExtensible w16cex:durableId="32B78F31" w16cex:dateUtc="2026-04-14T09:06:00Z"/>
  <w16cex:commentExtensible w16cex:durableId="69FDC339" w16cex:dateUtc="2026-04-03T12: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018D1C5" w16cid:durableId="1018D1C5"/>
  <w16cid:commentId w16cid:paraId="1A6187E5" w16cid:durableId="02357D68"/>
  <w16cid:commentId w16cid:paraId="695EEC08" w16cid:durableId="6E9BAC93"/>
  <w16cid:commentId w16cid:paraId="1F5C1389" w16cid:durableId="43A6C904"/>
  <w16cid:commentId w16cid:paraId="63231215" w16cid:durableId="432A596C"/>
  <w16cid:commentId w16cid:paraId="23341D34" w16cid:durableId="23341D34"/>
  <w16cid:commentId w16cid:paraId="215114EE" w16cid:durableId="215114EE"/>
  <w16cid:commentId w16cid:paraId="4B4D5392" w16cid:durableId="32B78F31"/>
  <w16cid:commentId w16cid:paraId="3E9CBB6A" w16cid:durableId="3E9CBB6A"/>
  <w16cid:commentId w16cid:paraId="1DCE99E4" w16cid:durableId="1DCE99E4"/>
  <w16cid:commentId w16cid:paraId="19F28524" w16cid:durableId="19F28524"/>
  <w16cid:commentId w16cid:paraId="46FA1D18" w16cid:durableId="46FA1D18"/>
  <w16cid:commentId w16cid:paraId="5F6F74CC" w16cid:durableId="5F6F74CC"/>
  <w16cid:commentId w16cid:paraId="51E0AF91" w16cid:durableId="51E0AF91"/>
  <w16cid:commentId w16cid:paraId="33BC3860" w16cid:durableId="33BC3860"/>
  <w16cid:commentId w16cid:paraId="56CB8787" w16cid:durableId="56CB8787"/>
  <w16cid:commentId w16cid:paraId="712A4827" w16cid:durableId="712A4827"/>
  <w16cid:commentId w16cid:paraId="7E1F06F6" w16cid:durableId="7E1F06F6"/>
  <w16cid:commentId w16cid:paraId="075B02E2" w16cid:durableId="075B02E2"/>
  <w16cid:commentId w16cid:paraId="30FB384B" w16cid:durableId="30FB384B"/>
  <w16cid:commentId w16cid:paraId="30AB6964" w16cid:durableId="30AB6964"/>
  <w16cid:commentId w16cid:paraId="2FF49375" w16cid:durableId="2FF49375"/>
  <w16cid:commentId w16cid:paraId="1B3A6C61" w16cid:durableId="1B3A6C61"/>
  <w16cid:commentId w16cid:paraId="0AA1E8FD" w16cid:durableId="0AA1E8FD"/>
  <w16cid:commentId w16cid:paraId="484F644F" w16cid:durableId="484F644F"/>
  <w16cid:commentId w16cid:paraId="0F32299F" w16cid:durableId="0F32299F"/>
  <w16cid:commentId w16cid:paraId="1CCDE7AD" w16cid:durableId="1CCDE7AD"/>
  <w16cid:commentId w16cid:paraId="7AC8BD34" w16cid:durableId="7AC8BD34"/>
  <w16cid:commentId w16cid:paraId="208E557B" w16cid:durableId="208E557B"/>
  <w16cid:commentId w16cid:paraId="0E7B5266" w16cid:durableId="0E7B5266"/>
  <w16cid:commentId w16cid:paraId="2C14D8F7" w16cid:durableId="2C14D8F7"/>
  <w16cid:commentId w16cid:paraId="2CBA1081" w16cid:durableId="2CBA1081"/>
  <w16cid:commentId w16cid:paraId="34E8BF50" w16cid:durableId="34E8BF50"/>
  <w16cid:commentId w16cid:paraId="7917EBE4" w16cid:durableId="7917EBE4"/>
  <w16cid:commentId w16cid:paraId="25C19186" w16cid:durableId="25C19186"/>
  <w16cid:commentId w16cid:paraId="6A9EEC4A" w16cid:durableId="6A9EEC4A"/>
  <w16cid:commentId w16cid:paraId="539C14A9" w16cid:durableId="539C14A9"/>
  <w16cid:commentId w16cid:paraId="0DF899B9" w16cid:durableId="0DF899B9"/>
  <w16cid:commentId w16cid:paraId="152E1218" w16cid:durableId="152E1218"/>
  <w16cid:commentId w16cid:paraId="2378EBED" w16cid:durableId="2378EBED"/>
  <w16cid:commentId w16cid:paraId="70FFA854" w16cid:durableId="70FFA854"/>
  <w16cid:commentId w16cid:paraId="1AE9986D" w16cid:durableId="1AE9986D"/>
  <w16cid:commentId w16cid:paraId="0E895575" w16cid:durableId="0E895575"/>
  <w16cid:commentId w16cid:paraId="45A02466" w16cid:durableId="45A02466"/>
  <w16cid:commentId w16cid:paraId="2BA12E0E" w16cid:durableId="2BA12E0E"/>
  <w16cid:commentId w16cid:paraId="6170901F" w16cid:durableId="6170901F"/>
  <w16cid:commentId w16cid:paraId="3655E894" w16cid:durableId="3655E894"/>
  <w16cid:commentId w16cid:paraId="18C83E26" w16cid:durableId="18C83E26"/>
  <w16cid:commentId w16cid:paraId="5504FD1D" w16cid:durableId="5504FD1D"/>
  <w16cid:commentId w16cid:paraId="3B6F1C0D" w16cid:durableId="3B6F1C0D"/>
  <w16cid:commentId w16cid:paraId="3093E262" w16cid:durableId="3093E262"/>
  <w16cid:commentId w16cid:paraId="3460A444" w16cid:durableId="3460A444"/>
  <w16cid:commentId w16cid:paraId="7A8A964C" w16cid:durableId="7A8A964C"/>
  <w16cid:commentId w16cid:paraId="31B4DA65" w16cid:durableId="31B4DA65"/>
  <w16cid:commentId w16cid:paraId="022B270B" w16cid:durableId="022B270B"/>
  <w16cid:commentId w16cid:paraId="4C857603" w16cid:durableId="4C857603"/>
  <w16cid:commentId w16cid:paraId="370D2098" w16cid:durableId="370D2098"/>
  <w16cid:commentId w16cid:paraId="0DA826FC" w16cid:durableId="0DA826FC"/>
  <w16cid:commentId w16cid:paraId="06EC5B21" w16cid:durableId="06EC5B21"/>
  <w16cid:commentId w16cid:paraId="106C313E" w16cid:durableId="106C313E"/>
  <w16cid:commentId w16cid:paraId="68A5025E" w16cid:durableId="68A5025E"/>
  <w16cid:commentId w16cid:paraId="439A8B7D" w16cid:durableId="439A8B7D"/>
  <w16cid:commentId w16cid:paraId="36D1D4BE" w16cid:durableId="36D1D4BE"/>
  <w16cid:commentId w16cid:paraId="025BCE34" w16cid:durableId="025BCE34"/>
  <w16cid:commentId w16cid:paraId="236484EF" w16cid:durableId="236484EF"/>
  <w16cid:commentId w16cid:paraId="72665A3F" w16cid:durableId="72665A3F"/>
  <w16cid:commentId w16cid:paraId="6C69780E" w16cid:durableId="6C69780E"/>
  <w16cid:commentId w16cid:paraId="089F382F" w16cid:durableId="089F382F"/>
  <w16cid:commentId w16cid:paraId="1420C1A1" w16cid:durableId="1420C1A1"/>
  <w16cid:commentId w16cid:paraId="6482D553" w16cid:durableId="6482D553"/>
  <w16cid:commentId w16cid:paraId="3A848FC8" w16cid:durableId="3A848FC8"/>
  <w16cid:commentId w16cid:paraId="6C52EAF8" w16cid:durableId="6C52EAF8"/>
  <w16cid:commentId w16cid:paraId="2C40A866" w16cid:durableId="2C40A866"/>
  <w16cid:commentId w16cid:paraId="0799B08A" w16cid:durableId="0799B08A"/>
  <w16cid:commentId w16cid:paraId="07CBED60" w16cid:durableId="5F162CE8"/>
  <w16cid:commentId w16cid:paraId="2E164074" w16cid:durableId="2E164074"/>
  <w16cid:commentId w16cid:paraId="6F020B8E" w16cid:durableId="6F020B8E"/>
  <w16cid:commentId w16cid:paraId="3C8238DA" w16cid:durableId="3C8238DA"/>
  <w16cid:commentId w16cid:paraId="6ACBDD2F" w16cid:durableId="6ACBDD2F"/>
  <w16cid:commentId w16cid:paraId="255891B9" w16cid:durableId="255891B9"/>
  <w16cid:commentId w16cid:paraId="343ED4DC" w16cid:durableId="343ED4DC"/>
  <w16cid:commentId w16cid:paraId="51DB352E" w16cid:durableId="51DB352E"/>
  <w16cid:commentId w16cid:paraId="619410C8" w16cid:durableId="619410C8"/>
  <w16cid:commentId w16cid:paraId="0854B827" w16cid:durableId="0854B827"/>
  <w16cid:commentId w16cid:paraId="35296E6F" w16cid:durableId="35296E6F"/>
  <w16cid:commentId w16cid:paraId="20103A5C" w16cid:durableId="20103A5C"/>
  <w16cid:commentId w16cid:paraId="4D625D53" w16cid:durableId="4D625D53"/>
  <w16cid:commentId w16cid:paraId="32C62F28" w16cid:durableId="69FDC339"/>
  <w16cid:commentId w16cid:paraId="34AC6FDA" w16cid:durableId="34AC6FDA"/>
  <w16cid:commentId w16cid:paraId="169D42A9" w16cid:durableId="169D42A9"/>
  <w16cid:commentId w16cid:paraId="53F120B2" w16cid:durableId="53F120B2"/>
  <w16cid:commentId w16cid:paraId="688CCE40" w16cid:durableId="688CCE40"/>
  <w16cid:commentId w16cid:paraId="3D012162" w16cid:durableId="3D012162"/>
  <w16cid:commentId w16cid:paraId="7A44531D" w16cid:durableId="7A44531D"/>
  <w16cid:commentId w16cid:paraId="2A356750" w16cid:durableId="2A356750"/>
  <w16cid:commentId w16cid:paraId="5DC93191" w16cid:durableId="5DC93191"/>
  <w16cid:commentId w16cid:paraId="0A7F68C9" w16cid:durableId="0A7F68C9"/>
  <w16cid:commentId w16cid:paraId="54E3AA14" w16cid:durableId="54E3AA14"/>
  <w16cid:commentId w16cid:paraId="4800A241" w16cid:durableId="4800A241"/>
  <w16cid:commentId w16cid:paraId="2DEF9D1F" w16cid:durableId="2DEF9D1F"/>
  <w16cid:commentId w16cid:paraId="79A37DC3" w16cid:durableId="79A37DC3"/>
  <w16cid:commentId w16cid:paraId="5C6B6EC6" w16cid:durableId="5C6B6EC6"/>
  <w16cid:commentId w16cid:paraId="3E2BCC3F" w16cid:durableId="3E2BCC3F"/>
  <w16cid:commentId w16cid:paraId="30322985" w16cid:durableId="30322985"/>
  <w16cid:commentId w16cid:paraId="09513BC4" w16cid:durableId="09513BC4"/>
  <w16cid:commentId w16cid:paraId="31474F93" w16cid:durableId="31474F93"/>
  <w16cid:commentId w16cid:paraId="17C48735" w16cid:durableId="17C48735"/>
  <w16cid:commentId w16cid:paraId="724F2F65" w16cid:durableId="724F2F65"/>
  <w16cid:commentId w16cid:paraId="10198415" w16cid:durableId="10198415"/>
  <w16cid:commentId w16cid:paraId="584AFE36" w16cid:durableId="584AFE36"/>
  <w16cid:commentId w16cid:paraId="207F199F" w16cid:durableId="207F199F"/>
  <w16cid:commentId w16cid:paraId="75B27061" w16cid:durableId="3BF79BD3"/>
  <w16cid:commentId w16cid:paraId="4400A79F" w16cid:durableId="4400A79F"/>
  <w16cid:commentId w16cid:paraId="74997600" w16cid:durableId="74997600"/>
  <w16cid:commentId w16cid:paraId="0F3CED40" w16cid:durableId="0F3CED40"/>
  <w16cid:commentId w16cid:paraId="6F25B412" w16cid:durableId="6F25B412"/>
  <w16cid:commentId w16cid:paraId="184987D4" w16cid:durableId="184987D4"/>
  <w16cid:commentId w16cid:paraId="7D04BE93" w16cid:durableId="7D04BE93"/>
  <w16cid:commentId w16cid:paraId="1499364D" w16cid:durableId="1499364D"/>
  <w16cid:commentId w16cid:paraId="294655E2" w16cid:durableId="294655E2"/>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A626115" w14:textId="77777777" w:rsidR="00EA5ECE" w:rsidRDefault="00EA5ECE">
      <w:r>
        <w:separator/>
      </w:r>
    </w:p>
  </w:endnote>
  <w:endnote w:type="continuationSeparator" w:id="0">
    <w:p w14:paraId="4C3584A1" w14:textId="77777777" w:rsidR="00EA5ECE" w:rsidRDefault="00EA5ECE">
      <w:r>
        <w:continuationSeparator/>
      </w:r>
    </w:p>
  </w:endnote>
  <w:endnote w:type="continuationNotice" w:id="1">
    <w:p w14:paraId="4AA6AC78" w14:textId="77777777" w:rsidR="00EA5ECE" w:rsidRDefault="00EA5EC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CC"/>
    <w:family w:val="swiss"/>
    <w:pitch w:val="variable"/>
    <w:sig w:usb0="A10006FF" w:usb1="4000205B" w:usb2="00000010"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Cambria Math">
    <w:panose1 w:val="02040503050406030204"/>
    <w:charset w:val="CC"/>
    <w:family w:val="roman"/>
    <w:pitch w:val="variable"/>
    <w:sig w:usb0="E00002FF" w:usb1="420024FF" w:usb2="00000000" w:usb3="00000000" w:csb0="0000019F" w:csb1="00000000"/>
  </w:font>
  <w:font w:name="-apple-system">
    <w:altName w:val="Times New Roman"/>
    <w:charset w:val="00"/>
    <w:family w:val="auto"/>
    <w:pitch w:val="default"/>
    <w:sig w:usb0="00000003" w:usb1="00000000" w:usb2="00000000" w:usb3="00000000" w:csb0="00000001" w:csb1="00000000"/>
  </w:font>
  <w:font w:name="Times">
    <w:panose1 w:val="02020603050405020304"/>
    <w:charset w:val="CC"/>
    <w:family w:val="roman"/>
    <w:pitch w:val="variable"/>
    <w:sig w:usb0="E0002EFF" w:usb1="C0007843" w:usb2="00000009" w:usb3="00000000" w:csb0="000001FF" w:csb1="00000000"/>
  </w:font>
  <w:font w:name="Consolas">
    <w:panose1 w:val="020B0609020204030204"/>
    <w:charset w:val="CC"/>
    <w:family w:val="modern"/>
    <w:pitch w:val="fixed"/>
    <w:sig w:usb0="E10002FF" w:usb1="4000F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479C52" w14:textId="77777777" w:rsidR="00B74B57" w:rsidRDefault="00B74B57">
    <w:pPr>
      <w:pStyle w:val="GOSTTitul0"/>
    </w:pPr>
    <w:r>
      <w:t>2024 г.</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896F2C" w14:textId="77777777" w:rsidR="00B74B57" w:rsidRDefault="00B74B57">
    <w:pPr>
      <w:pStyle w:val="GOSTTitul0"/>
    </w:pPr>
    <w:r>
      <w:t>2018 г.</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3508B6" w14:textId="77777777" w:rsidR="00B74B57" w:rsidRDefault="00B74B57">
    <w:pPr>
      <w:pStyle w:val="affff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6BF2A3" w14:textId="77777777" w:rsidR="00B74B57" w:rsidRDefault="00B74B57">
    <w:pPr>
      <w:pStyle w:val="affff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5AEAB3D" w14:textId="77777777" w:rsidR="00EA5ECE" w:rsidRDefault="00EA5ECE">
      <w:r>
        <w:separator/>
      </w:r>
    </w:p>
  </w:footnote>
  <w:footnote w:type="continuationSeparator" w:id="0">
    <w:p w14:paraId="73CE29EE" w14:textId="77777777" w:rsidR="00EA5ECE" w:rsidRDefault="00EA5ECE">
      <w:r>
        <w:continuationSeparator/>
      </w:r>
    </w:p>
  </w:footnote>
  <w:footnote w:type="continuationNotice" w:id="1">
    <w:p w14:paraId="6B44D4BF" w14:textId="77777777" w:rsidR="00EA5ECE" w:rsidRDefault="00EA5ECE"/>
  </w:footnote>
  <w:footnote w:id="2">
    <w:p w14:paraId="3A100D88" w14:textId="77777777" w:rsidR="00B74B57" w:rsidRDefault="00B74B57" w:rsidP="003C3653">
      <w:pPr>
        <w:pStyle w:val="af7"/>
      </w:pPr>
      <w:r>
        <w:rPr>
          <w:rStyle w:val="af6"/>
        </w:rPr>
        <w:footnoteRef/>
      </w:r>
      <w:r>
        <w:t xml:space="preserve"> </w:t>
      </w:r>
      <w:r w:rsidRPr="0092689E">
        <w:t>Операция подбора записей учета</w:t>
      </w:r>
      <w:r>
        <w:t>, аналогичных ранее сформированным записям,</w:t>
      </w:r>
      <w:r w:rsidRPr="0092689E">
        <w:t xml:space="preserve"> </w:t>
      </w:r>
      <w:r>
        <w:t xml:space="preserve">но </w:t>
      </w:r>
      <w:r w:rsidRPr="0092689E">
        <w:t xml:space="preserve">с </w:t>
      </w:r>
      <w:r>
        <w:t>обратным знаком суммы.</w:t>
      </w:r>
      <w:r w:rsidRPr="00DE6835">
        <w:t xml:space="preserve"> </w:t>
      </w:r>
      <w:r>
        <w:t xml:space="preserve">Применительно к данному типу запроса речь идет о сторнировании через этап обработки документа по настроенным через пользовательский интерфейс </w:t>
      </w:r>
      <w:r>
        <w:rPr>
          <w:lang w:val="en-US"/>
        </w:rPr>
        <w:t>SVAP</w:t>
      </w:r>
      <w:r>
        <w:t xml:space="preserve"> правилам</w:t>
      </w:r>
      <w:r w:rsidRPr="00E50CD6">
        <w:t>.</w:t>
      </w:r>
    </w:p>
  </w:footnote>
  <w:footnote w:id="3">
    <w:p w14:paraId="14E3E543" w14:textId="77777777" w:rsidR="00B74B57" w:rsidRPr="00DE6835" w:rsidRDefault="00B74B57" w:rsidP="003C3653">
      <w:pPr>
        <w:pStyle w:val="af7"/>
      </w:pPr>
      <w:r>
        <w:rPr>
          <w:rStyle w:val="af6"/>
        </w:rPr>
        <w:footnoteRef/>
      </w:r>
      <w:r>
        <w:t xml:space="preserve"> Операция отмены ранее подобранных записей учета (при необходимости), обновления данных документа (при необходимости) и повторного подбора новых записей учета. Отмененные записи учета не влияют на остаток и обороты по счетам.</w:t>
      </w:r>
    </w:p>
  </w:footnote>
  <w:footnote w:id="4">
    <w:p w14:paraId="05DF006D" w14:textId="77777777" w:rsidR="00B74B57" w:rsidRPr="0036171A" w:rsidRDefault="00B74B57">
      <w:pPr>
        <w:pStyle w:val="af7"/>
      </w:pPr>
      <w:r>
        <w:rPr>
          <w:rStyle w:val="af6"/>
        </w:rPr>
        <w:footnoteRef/>
      </w:r>
      <w:r>
        <w:t xml:space="preserve"> </w:t>
      </w:r>
      <w:r w:rsidRPr="00802772">
        <w:t xml:space="preserve">В случае если значение атрибута документа вычислить невозможно (например, в справочнике отсутствует соответствующая запись), </w:t>
      </w:r>
      <w:r>
        <w:t>обработка запроса будет завершена с</w:t>
      </w:r>
      <w:r w:rsidRPr="00465CF9">
        <w:t xml:space="preserve"> ошибк</w:t>
      </w:r>
      <w:r>
        <w:t>ой</w:t>
      </w:r>
      <w:r w:rsidRPr="00465CF9">
        <w:t xml:space="preserve"> (E – ERROR – Не успешное завершение)</w:t>
      </w:r>
      <w:r>
        <w:t xml:space="preserve"> с соответствующим ошибке сообщением.</w:t>
      </w:r>
    </w:p>
  </w:footnote>
  <w:footnote w:id="5">
    <w:p w14:paraId="37A7138A" w14:textId="77777777" w:rsidR="00B74B57" w:rsidRDefault="00B74B57" w:rsidP="00CE0D61">
      <w:pPr>
        <w:pStyle w:val="af7"/>
        <w:rPr>
          <w:ins w:id="289" w:author="Сатлер Марина Викторовна" w:date="2026-04-08T17:42:00Z"/>
        </w:rPr>
      </w:pPr>
      <w:ins w:id="290" w:author="Сатлер Марина Викторовна" w:date="2026-04-08T17:42:00Z">
        <w:r>
          <w:rPr>
            <w:rStyle w:val="af6"/>
          </w:rPr>
          <w:footnoteRef/>
        </w:r>
        <w:r>
          <w:t xml:space="preserve"> </w:t>
        </w:r>
        <w:r w:rsidRPr="00B6211B">
          <w:rPr>
            <w:highlight w:val="green"/>
          </w:rPr>
          <w:t>По значению системного свойства записи учета «Субъект учета» в SVAP осуществляется контроль статуса операционного дня</w:t>
        </w:r>
        <w:r>
          <w:t>.</w:t>
        </w:r>
      </w:ins>
    </w:p>
  </w:footnote>
  <w:footnote w:id="6">
    <w:p w14:paraId="57201B34" w14:textId="0AAE8D1E" w:rsidR="00B74B57" w:rsidRPr="0005643E" w:rsidRDefault="00B74B57" w:rsidP="00512B7E">
      <w:pPr>
        <w:pStyle w:val="af7"/>
      </w:pPr>
      <w:r>
        <w:rPr>
          <w:rStyle w:val="af6"/>
        </w:rPr>
        <w:footnoteRef/>
      </w:r>
      <w:r>
        <w:t xml:space="preserve"> В графе «Наименование атрибута» приведено наименование атрибута документа в виде, строго в котором оно должно указываться в</w:t>
      </w:r>
      <w:r w:rsidRPr="005C4E8A">
        <w:t xml:space="preserve"> справочник</w:t>
      </w:r>
      <w:r>
        <w:t>е</w:t>
      </w:r>
      <w:r w:rsidRPr="005C4E8A">
        <w:t xml:space="preserve"> </w:t>
      </w:r>
      <w:r>
        <w:t>«</w:t>
      </w:r>
      <w:r w:rsidRPr="005C4E8A">
        <w:t>Атрибуты документов</w:t>
      </w:r>
      <w:r>
        <w:t xml:space="preserve">» в </w:t>
      </w:r>
      <w:r>
        <w:rPr>
          <w:lang w:val="en-US"/>
        </w:rPr>
        <w:t>SVAP</w:t>
      </w:r>
      <w:r>
        <w:t xml:space="preserve">. </w:t>
      </w:r>
      <w:ins w:id="9887" w:author="Сказецкая Наталья Камилевна" w:date="2026-04-16T16:38:00Z">
        <w:r>
          <w:t xml:space="preserve">Наименование атрибута не должно превышать 30 символов, в качестве разделителя между словами используется символ «_» (нижнее подчеркивание). </w:t>
        </w:r>
      </w:ins>
      <w:r>
        <w:t xml:space="preserve">Символом * отмечены системные атрибуты, </w:t>
      </w:r>
      <w:r w:rsidRPr="00550F9C">
        <w:t>записи по которым</w:t>
      </w:r>
      <w:r>
        <w:t xml:space="preserve"> не </w:t>
      </w:r>
      <w:r w:rsidRPr="00550F9C">
        <w:t>требуется</w:t>
      </w:r>
      <w:r>
        <w:t xml:space="preserve"> заводить в справочник «</w:t>
      </w:r>
      <w:r w:rsidRPr="005C4E8A">
        <w:t>Атрибуты документов</w:t>
      </w:r>
      <w:r>
        <w:t xml:space="preserve">» в </w:t>
      </w:r>
      <w:r>
        <w:rPr>
          <w:lang w:val="en-US"/>
        </w:rPr>
        <w:t>SVAP</w:t>
      </w:r>
      <w:ins w:id="9888" w:author="Сказецкая Наталья Камилевна" w:date="2026-04-16T16:39:00Z">
        <w:r w:rsidRPr="003C084C">
          <w:t xml:space="preserve"> </w:t>
        </w:r>
        <w:r>
          <w:t xml:space="preserve">и настраивать процессы в </w:t>
        </w:r>
        <w:r>
          <w:rPr>
            <w:lang w:val="en-US"/>
          </w:rPr>
          <w:t>SVIP</w:t>
        </w:r>
      </w:ins>
      <w:r>
        <w:t>, системные атрибуты доступны по умолчанию.</w:t>
      </w:r>
    </w:p>
  </w:footnote>
  <w:footnote w:id="7">
    <w:p w14:paraId="05C09048" w14:textId="77777777" w:rsidR="00B74B57" w:rsidRDefault="00B74B57">
      <w:pPr>
        <w:pStyle w:val="af7"/>
      </w:pPr>
      <w:r>
        <w:rPr>
          <w:rStyle w:val="af6"/>
        </w:rPr>
        <w:footnoteRef/>
      </w:r>
      <w:r>
        <w:t xml:space="preserve"> Отбираются записи справочника, действующие на дату из атрибута Дата_отражения_в_учете.</w:t>
      </w:r>
    </w:p>
  </w:footnote>
  <w:footnote w:id="8">
    <w:p w14:paraId="476BCD55" w14:textId="77777777" w:rsidR="00B74B57" w:rsidRDefault="00B74B57" w:rsidP="00DA57EB">
      <w:pPr>
        <w:pStyle w:val="af7"/>
        <w:rPr>
          <w:ins w:id="9929" w:author="Андрей EXP-283932" w:date="2024-06-18T20:08:00Z"/>
        </w:rPr>
      </w:pPr>
      <w:ins w:id="9930" w:author="Андрей EXP-283932" w:date="2024-06-18T20:08:00Z">
        <w:r>
          <w:rPr>
            <w:rStyle w:val="af6"/>
          </w:rPr>
          <w:footnoteRef/>
        </w:r>
        <w:r>
          <w:t xml:space="preserve"> Отбираются записи справочника, действующие на дату из атрибута Дата_отражения_в_учете.</w:t>
        </w:r>
      </w:ins>
    </w:p>
  </w:footnote>
  <w:footnote w:id="9">
    <w:p w14:paraId="0DB1120B" w14:textId="77777777" w:rsidR="00B74B57" w:rsidRDefault="00B74B57" w:rsidP="00462CB1">
      <w:pPr>
        <w:pStyle w:val="af7"/>
        <w:rPr>
          <w:ins w:id="14766" w:author="Андрей SUP-1613562" w:date="2025-04-23T15:33:00Z"/>
        </w:rPr>
      </w:pPr>
      <w:ins w:id="14767" w:author="Андрей SUP-1613562" w:date="2025-04-23T15:33:00Z">
        <w:r>
          <w:rPr>
            <w:rStyle w:val="af6"/>
          </w:rPr>
          <w:footnoteRef/>
        </w:r>
        <w:r>
          <w:t xml:space="preserve"> Отбираются записи справочника, действующие на дату из атрибута Дата_отражения_в_учете.</w:t>
        </w:r>
      </w:ins>
    </w:p>
  </w:footnote>
  <w:footnote w:id="10">
    <w:p w14:paraId="5D0DF381" w14:textId="0912FB95" w:rsidR="00B74B57" w:rsidRPr="0005643E" w:rsidRDefault="00B74B57" w:rsidP="000155ED">
      <w:pPr>
        <w:pStyle w:val="af7"/>
        <w:rPr>
          <w:ins w:id="14955" w:author="Накашидзе О.Е. EXP-301252" w:date="2025-07-17T17:12:00Z"/>
        </w:rPr>
      </w:pPr>
      <w:ins w:id="14956" w:author="Накашидзе О.Е. EXP-301252" w:date="2025-07-17T17:12:00Z">
        <w:r>
          <w:rPr>
            <w:rStyle w:val="af6"/>
          </w:rPr>
          <w:footnoteRef/>
        </w:r>
        <w:r>
          <w:t xml:space="preserve"> В графе «Наименование атрибута» приведено наименование атрибута документа в виде, строго в котором оно должно указываться в</w:t>
        </w:r>
        <w:r w:rsidRPr="005C4E8A">
          <w:t xml:space="preserve"> справочник</w:t>
        </w:r>
        <w:r>
          <w:t>е</w:t>
        </w:r>
        <w:r w:rsidRPr="005C4E8A">
          <w:t xml:space="preserve"> </w:t>
        </w:r>
        <w:r>
          <w:t>«</w:t>
        </w:r>
        <w:r w:rsidRPr="005C4E8A">
          <w:t>Атрибуты документов</w:t>
        </w:r>
        <w:r>
          <w:t xml:space="preserve">» в </w:t>
        </w:r>
        <w:r>
          <w:rPr>
            <w:lang w:val="en-US"/>
          </w:rPr>
          <w:t>SVAP</w:t>
        </w:r>
        <w:r>
          <w:t xml:space="preserve">. </w:t>
        </w:r>
      </w:ins>
      <w:ins w:id="14957" w:author="Сказецкая Наталья Камилевна" w:date="2026-04-16T16:41:00Z">
        <w:r>
          <w:t xml:space="preserve">Наименование атрибута не должно превышать 30 символов, в качестве разделителя между словами используется символ «_» (нижнее подчеркивание).  </w:t>
        </w:r>
      </w:ins>
      <w:ins w:id="14958" w:author="Накашидзе О.Е. EXP-301252" w:date="2025-07-17T17:12:00Z">
        <w:r>
          <w:t xml:space="preserve">Символом * отмечены системные атрибуты, </w:t>
        </w:r>
        <w:r w:rsidRPr="00550F9C">
          <w:t>записи по которым</w:t>
        </w:r>
        <w:r>
          <w:t xml:space="preserve"> не </w:t>
        </w:r>
        <w:r w:rsidRPr="00550F9C">
          <w:t>требуется</w:t>
        </w:r>
        <w:r>
          <w:t xml:space="preserve"> заводить в справочник «</w:t>
        </w:r>
        <w:r w:rsidRPr="005C4E8A">
          <w:t>Атрибуты документов</w:t>
        </w:r>
        <w:r>
          <w:t xml:space="preserve">» в </w:t>
        </w:r>
        <w:r>
          <w:rPr>
            <w:lang w:val="en-US"/>
          </w:rPr>
          <w:t>SVAP</w:t>
        </w:r>
      </w:ins>
      <w:ins w:id="14959" w:author="Сказецкая Наталья Камилевна" w:date="2026-04-16T16:40:00Z">
        <w:r w:rsidRPr="00A86CD1">
          <w:t xml:space="preserve"> </w:t>
        </w:r>
        <w:r>
          <w:t xml:space="preserve">и настраивать процессы в </w:t>
        </w:r>
        <w:r>
          <w:rPr>
            <w:lang w:val="en-US"/>
          </w:rPr>
          <w:t>SVIP</w:t>
        </w:r>
      </w:ins>
      <w:ins w:id="14960" w:author="Накашидзе О.Е. EXP-301252" w:date="2025-07-17T17:12:00Z">
        <w:r>
          <w:t>, системные атрибуты доступны по умолчанию.</w:t>
        </w:r>
      </w:ins>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438EF3" w14:textId="77777777" w:rsidR="00B74B57" w:rsidRPr="00601F01" w:rsidRDefault="00B74B57" w:rsidP="00127F40">
    <w:pPr>
      <w:pStyle w:val="GOSTTitulhead"/>
      <w:rPr>
        <w:rFonts w:ascii="Times New Roman" w:hAnsi="Times New Roman"/>
      </w:rPr>
    </w:pPr>
    <w:r w:rsidRPr="00601F01">
      <w:rPr>
        <w:rFonts w:ascii="Times New Roman" w:hAnsi="Times New Roman"/>
      </w:rPr>
      <w:t>ФЕДЕРАЛЬНОЕ КАЗНАЧЕЙСТВО (КАЗНАЧЕЙСТВО РОССИИ)</w:t>
    </w:r>
  </w:p>
  <w:p w14:paraId="69D0007A" w14:textId="77777777" w:rsidR="00B74B57" w:rsidRDefault="00B74B57">
    <w:pPr>
      <w:pStyle w:val="a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884010" w14:textId="77777777" w:rsidR="00B74B57" w:rsidRPr="00127F40" w:rsidRDefault="00B74B57" w:rsidP="00127F40">
    <w:pPr>
      <w:pStyle w:val="GOSTTitulhead"/>
    </w:pPr>
    <w:r w:rsidRPr="00127F40">
      <w:t>ФЕДЕРАЛЬНОЕ КАЗНАЧЕЙСТВО (КАЗНАЧЕЙСТВО РОССИИ)</w:t>
    </w:r>
  </w:p>
  <w:p w14:paraId="050E662E" w14:textId="77777777" w:rsidR="00B74B57" w:rsidRPr="002F5B7D" w:rsidRDefault="00B74B57" w:rsidP="002F5B7D">
    <w:pPr>
      <w:pStyle w:val="a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GOSTTable"/>
      <w:tblW w:w="5000" w:type="pct"/>
      <w:tblLook w:val="0000" w:firstRow="0" w:lastRow="0" w:firstColumn="0" w:lastColumn="0" w:noHBand="0" w:noVBand="0"/>
    </w:tblPr>
    <w:tblGrid>
      <w:gridCol w:w="2393"/>
      <w:gridCol w:w="5855"/>
      <w:gridCol w:w="1446"/>
    </w:tblGrid>
    <w:tr w:rsidR="00B74B57" w:rsidRPr="00040E80" w14:paraId="602BDAE8" w14:textId="77777777" w:rsidTr="00CE0AEB">
      <w:trPr>
        <w:cnfStyle w:val="000000100000" w:firstRow="0" w:lastRow="0" w:firstColumn="0" w:lastColumn="0" w:oddVBand="0" w:evenVBand="0" w:oddHBand="1" w:evenHBand="0" w:firstRowFirstColumn="0" w:firstRowLastColumn="0" w:lastRowFirstColumn="0" w:lastRowLastColumn="0"/>
      </w:trPr>
      <w:tc>
        <w:tcPr>
          <w:tcW w:w="1234" w:type="pct"/>
        </w:tcPr>
        <w:p w14:paraId="3948AD94" w14:textId="77777777" w:rsidR="00B74B57" w:rsidRPr="00040E80" w:rsidRDefault="00B74B57" w:rsidP="00040E80">
          <w:pPr>
            <w:pStyle w:val="GOSTheader"/>
          </w:pPr>
          <w:r w:rsidRPr="00040E80">
            <w:t>Наименование ИС:</w:t>
          </w:r>
        </w:p>
      </w:tc>
      <w:tc>
        <w:tcPr>
          <w:tcW w:w="3766" w:type="pct"/>
          <w:gridSpan w:val="2"/>
        </w:tcPr>
        <w:p w14:paraId="3437EA7F" w14:textId="77777777" w:rsidR="00B74B57" w:rsidRPr="00040E80" w:rsidRDefault="00B74B57" w:rsidP="00040E80">
          <w:pPr>
            <w:pStyle w:val="GOSTheader"/>
          </w:pPr>
          <w:r w:rsidRPr="00040E80">
            <w:t>Государственная интегрированная информационная система управления общественными финансами «Электронный бюджет»</w:t>
          </w:r>
        </w:p>
      </w:tc>
    </w:tr>
    <w:tr w:rsidR="00B74B57" w:rsidRPr="00040E80" w14:paraId="112016F4" w14:textId="77777777" w:rsidTr="00CE0AEB">
      <w:trPr>
        <w:cnfStyle w:val="000000010000" w:firstRow="0" w:lastRow="0" w:firstColumn="0" w:lastColumn="0" w:oddVBand="0" w:evenVBand="0" w:oddHBand="0" w:evenHBand="1" w:firstRowFirstColumn="0" w:firstRowLastColumn="0" w:lastRowFirstColumn="0" w:lastRowLastColumn="0"/>
      </w:trPr>
      <w:tc>
        <w:tcPr>
          <w:tcW w:w="1234" w:type="pct"/>
        </w:tcPr>
        <w:p w14:paraId="0D79EF25" w14:textId="77777777" w:rsidR="00B74B57" w:rsidRPr="00040E80" w:rsidRDefault="00B74B57" w:rsidP="00040E80">
          <w:pPr>
            <w:pStyle w:val="GOSTheader"/>
          </w:pPr>
          <w:r w:rsidRPr="00040E80">
            <w:t>Название документа:</w:t>
          </w:r>
        </w:p>
      </w:tc>
      <w:tc>
        <w:tcPr>
          <w:tcW w:w="3766" w:type="pct"/>
          <w:gridSpan w:val="2"/>
        </w:tcPr>
        <w:p w14:paraId="19D81165" w14:textId="77777777" w:rsidR="00B74B57" w:rsidRPr="00040E80" w:rsidRDefault="00B74B57" w:rsidP="00040E80">
          <w:pPr>
            <w:pStyle w:val="GOSTheader"/>
          </w:pPr>
          <w:r w:rsidRPr="00040E80">
            <w:t>Требования к взаимодействию расчетно-финансовой платформы SmartVista Accounting Platform с функциональными подсистемами</w:t>
          </w:r>
        </w:p>
      </w:tc>
    </w:tr>
    <w:tr w:rsidR="00B74B57" w:rsidRPr="00040E80" w14:paraId="557B4B38" w14:textId="77777777" w:rsidTr="00CE0AEB">
      <w:trPr>
        <w:cnfStyle w:val="000000100000" w:firstRow="0" w:lastRow="0" w:firstColumn="0" w:lastColumn="0" w:oddVBand="0" w:evenVBand="0" w:oddHBand="1" w:evenHBand="0" w:firstRowFirstColumn="0" w:firstRowLastColumn="0" w:lastRowFirstColumn="0" w:lastRowLastColumn="0"/>
        <w:trHeight w:val="143"/>
      </w:trPr>
      <w:tc>
        <w:tcPr>
          <w:tcW w:w="1234" w:type="pct"/>
        </w:tcPr>
        <w:p w14:paraId="171D3827" w14:textId="77777777" w:rsidR="00B74B57" w:rsidRPr="00040E80" w:rsidRDefault="00B74B57" w:rsidP="00040E80">
          <w:pPr>
            <w:pStyle w:val="GOSTheader"/>
          </w:pPr>
          <w:r w:rsidRPr="00040E80">
            <w:t>Код документа:</w:t>
          </w:r>
        </w:p>
      </w:tc>
      <w:tc>
        <w:tcPr>
          <w:tcW w:w="3020" w:type="pct"/>
        </w:tcPr>
        <w:p w14:paraId="56FFFBC5" w14:textId="77777777" w:rsidR="00B74B57" w:rsidRPr="00040E80" w:rsidRDefault="00B74B57" w:rsidP="00040E80">
          <w:pPr>
            <w:pStyle w:val="GOSTheader"/>
          </w:pPr>
          <w:fldSimple w:instr=" DOCPROPERTY  DocCode  \* MERGEFORMAT ">
            <w:r>
              <w:t>89603636.43.01,00.ДР.001-01.00 1(4,8)</w:t>
            </w:r>
          </w:fldSimple>
        </w:p>
      </w:tc>
      <w:tc>
        <w:tcPr>
          <w:tcW w:w="746" w:type="pct"/>
        </w:tcPr>
        <w:p w14:paraId="356A98F9" w14:textId="7F7E6377" w:rsidR="00B74B57" w:rsidRPr="00040E80" w:rsidRDefault="00B74B57" w:rsidP="00040E80">
          <w:pPr>
            <w:pStyle w:val="GOSTheader"/>
          </w:pPr>
          <w:r w:rsidRPr="00040E80">
            <w:t xml:space="preserve">Стр. </w:t>
          </w:r>
          <w:r w:rsidRPr="00040E80">
            <w:fldChar w:fldCharType="begin"/>
          </w:r>
          <w:r w:rsidRPr="00040E80">
            <w:instrText xml:space="preserve"> PAGE </w:instrText>
          </w:r>
          <w:r w:rsidRPr="00040E80">
            <w:fldChar w:fldCharType="separate"/>
          </w:r>
          <w:r w:rsidR="00ED1FF4">
            <w:rPr>
              <w:noProof/>
            </w:rPr>
            <w:t>28</w:t>
          </w:r>
          <w:r w:rsidRPr="00040E80">
            <w:fldChar w:fldCharType="end"/>
          </w:r>
        </w:p>
      </w:tc>
    </w:tr>
  </w:tbl>
  <w:p w14:paraId="7601771C" w14:textId="77777777" w:rsidR="00B74B57" w:rsidRDefault="00B74B57" w:rsidP="00726940">
    <w:pPr>
      <w:pStyle w:val="a8"/>
      <w:jc w:val="righ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GOSTTable"/>
      <w:tblW w:w="5012" w:type="pct"/>
      <w:tblLook w:val="0000" w:firstRow="0" w:lastRow="0" w:firstColumn="0" w:lastColumn="0" w:noHBand="0" w:noVBand="0"/>
    </w:tblPr>
    <w:tblGrid>
      <w:gridCol w:w="2347"/>
      <w:gridCol w:w="5883"/>
      <w:gridCol w:w="1487"/>
    </w:tblGrid>
    <w:tr w:rsidR="00B74B57" w:rsidRPr="00040E80" w14:paraId="7D9BF4FD" w14:textId="77777777" w:rsidTr="00000BB8">
      <w:trPr>
        <w:cnfStyle w:val="000000100000" w:firstRow="0" w:lastRow="0" w:firstColumn="0" w:lastColumn="0" w:oddVBand="0" w:evenVBand="0" w:oddHBand="1" w:evenHBand="0" w:firstRowFirstColumn="0" w:firstRowLastColumn="0" w:lastRowFirstColumn="0" w:lastRowLastColumn="0"/>
      </w:trPr>
      <w:tc>
        <w:tcPr>
          <w:tcW w:w="1208" w:type="pct"/>
        </w:tcPr>
        <w:p w14:paraId="0BABB014" w14:textId="77777777" w:rsidR="00B74B57" w:rsidRPr="00040E80" w:rsidRDefault="00B74B57" w:rsidP="00040E80">
          <w:pPr>
            <w:pStyle w:val="GOSTheader"/>
          </w:pPr>
          <w:r w:rsidRPr="00040E80">
            <w:t>Наименование ИС:</w:t>
          </w:r>
        </w:p>
      </w:tc>
      <w:tc>
        <w:tcPr>
          <w:tcW w:w="3792" w:type="pct"/>
          <w:gridSpan w:val="2"/>
        </w:tcPr>
        <w:p w14:paraId="548E994D" w14:textId="77777777" w:rsidR="00B74B57" w:rsidRPr="00040E80" w:rsidRDefault="00B74B57" w:rsidP="00040E80">
          <w:pPr>
            <w:pStyle w:val="GOSTheader"/>
          </w:pPr>
          <w:r w:rsidRPr="00040E80">
            <w:t>Государственная интегрированная информационная система управления общественными финансами «Электронный бюджет»</w:t>
          </w:r>
        </w:p>
      </w:tc>
    </w:tr>
    <w:tr w:rsidR="00B74B57" w:rsidRPr="00040E80" w14:paraId="4FDA7D31" w14:textId="77777777" w:rsidTr="00000BB8">
      <w:trPr>
        <w:cnfStyle w:val="000000010000" w:firstRow="0" w:lastRow="0" w:firstColumn="0" w:lastColumn="0" w:oddVBand="0" w:evenVBand="0" w:oddHBand="0" w:evenHBand="1" w:firstRowFirstColumn="0" w:firstRowLastColumn="0" w:lastRowFirstColumn="0" w:lastRowLastColumn="0"/>
      </w:trPr>
      <w:tc>
        <w:tcPr>
          <w:tcW w:w="1208" w:type="pct"/>
        </w:tcPr>
        <w:p w14:paraId="63127BD4" w14:textId="77777777" w:rsidR="00B74B57" w:rsidRPr="00040E80" w:rsidRDefault="00B74B57" w:rsidP="00040E80">
          <w:pPr>
            <w:pStyle w:val="GOSTheader"/>
          </w:pPr>
          <w:r w:rsidRPr="00040E80">
            <w:t>Название документа:</w:t>
          </w:r>
        </w:p>
      </w:tc>
      <w:tc>
        <w:tcPr>
          <w:tcW w:w="3792" w:type="pct"/>
          <w:gridSpan w:val="2"/>
        </w:tcPr>
        <w:p w14:paraId="57255FD6" w14:textId="77777777" w:rsidR="00B74B57" w:rsidRPr="00040E80" w:rsidRDefault="00B74B57" w:rsidP="00040E80">
          <w:pPr>
            <w:pStyle w:val="GOSTheader"/>
          </w:pPr>
          <w:r w:rsidRPr="00040E80">
            <w:t>Требования к взаимодействию расчетно-финансовой платформы SmartVista Accounting Platform с функциональными подсистемами</w:t>
          </w:r>
        </w:p>
      </w:tc>
    </w:tr>
    <w:tr w:rsidR="00B74B57" w:rsidRPr="00040E80" w14:paraId="55CA964C" w14:textId="77777777" w:rsidTr="00000BB8">
      <w:trPr>
        <w:cnfStyle w:val="000000100000" w:firstRow="0" w:lastRow="0" w:firstColumn="0" w:lastColumn="0" w:oddVBand="0" w:evenVBand="0" w:oddHBand="1" w:evenHBand="0" w:firstRowFirstColumn="0" w:firstRowLastColumn="0" w:lastRowFirstColumn="0" w:lastRowLastColumn="0"/>
        <w:trHeight w:val="143"/>
      </w:trPr>
      <w:tc>
        <w:tcPr>
          <w:tcW w:w="1208" w:type="pct"/>
        </w:tcPr>
        <w:p w14:paraId="0C01A296" w14:textId="77777777" w:rsidR="00B74B57" w:rsidRPr="00040E80" w:rsidRDefault="00B74B57" w:rsidP="00040E80">
          <w:pPr>
            <w:pStyle w:val="GOSTheader"/>
          </w:pPr>
          <w:r w:rsidRPr="00040E80">
            <w:t>Код документа:</w:t>
          </w:r>
        </w:p>
      </w:tc>
      <w:tc>
        <w:tcPr>
          <w:tcW w:w="3027" w:type="pct"/>
        </w:tcPr>
        <w:p w14:paraId="35C7098B" w14:textId="77777777" w:rsidR="00B74B57" w:rsidRPr="00040E80" w:rsidRDefault="00B74B57" w:rsidP="00040E80">
          <w:pPr>
            <w:pStyle w:val="GOSTheader"/>
          </w:pPr>
          <w:fldSimple w:instr=" DOCPROPERTY  DocCode  \* MERGEFORMAT ">
            <w:r>
              <w:t>89603636.43.01,00.ДР.001-01.00 1(4,8)</w:t>
            </w:r>
          </w:fldSimple>
        </w:p>
      </w:tc>
      <w:tc>
        <w:tcPr>
          <w:tcW w:w="765" w:type="pct"/>
        </w:tcPr>
        <w:p w14:paraId="2FC5E40D" w14:textId="1D7FD5AA" w:rsidR="00B74B57" w:rsidRPr="00040E80" w:rsidRDefault="00B74B57" w:rsidP="00040E80">
          <w:pPr>
            <w:pStyle w:val="GOSTheader"/>
          </w:pPr>
          <w:r w:rsidRPr="00040E80">
            <w:t xml:space="preserve">Стр. </w:t>
          </w:r>
          <w:r w:rsidRPr="00040E80">
            <w:fldChar w:fldCharType="begin"/>
          </w:r>
          <w:r w:rsidRPr="00040E80">
            <w:instrText xml:space="preserve"> PAGE </w:instrText>
          </w:r>
          <w:r w:rsidRPr="00040E80">
            <w:fldChar w:fldCharType="separate"/>
          </w:r>
          <w:r w:rsidR="00ED1FF4">
            <w:rPr>
              <w:noProof/>
            </w:rPr>
            <w:t>3</w:t>
          </w:r>
          <w:r w:rsidRPr="00040E80">
            <w:fldChar w:fldCharType="end"/>
          </w:r>
        </w:p>
      </w:tc>
    </w:tr>
  </w:tbl>
  <w:p w14:paraId="57F4B7B3" w14:textId="77777777" w:rsidR="00B74B57" w:rsidRPr="002F5B7D" w:rsidRDefault="00B74B57" w:rsidP="002F5B7D">
    <w:pPr>
      <w:pStyle w:val="a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GOSTTable"/>
      <w:tblW w:w="5000" w:type="pct"/>
      <w:tblLook w:val="0000" w:firstRow="0" w:lastRow="0" w:firstColumn="0" w:lastColumn="0" w:noHBand="0" w:noVBand="0"/>
    </w:tblPr>
    <w:tblGrid>
      <w:gridCol w:w="3965"/>
      <w:gridCol w:w="9992"/>
      <w:gridCol w:w="1803"/>
    </w:tblGrid>
    <w:tr w:rsidR="00B74B57" w:rsidRPr="00040E80" w14:paraId="17BB1EA0" w14:textId="77777777" w:rsidTr="001B05DF">
      <w:trPr>
        <w:cnfStyle w:val="000000100000" w:firstRow="0" w:lastRow="0" w:firstColumn="0" w:lastColumn="0" w:oddVBand="0" w:evenVBand="0" w:oddHBand="1" w:evenHBand="0" w:firstRowFirstColumn="0" w:firstRowLastColumn="0" w:lastRowFirstColumn="0" w:lastRowLastColumn="0"/>
      </w:trPr>
      <w:tc>
        <w:tcPr>
          <w:tcW w:w="1258" w:type="pct"/>
        </w:tcPr>
        <w:p w14:paraId="0B028C23" w14:textId="77777777" w:rsidR="00B74B57" w:rsidRPr="00040E80" w:rsidRDefault="00B74B57" w:rsidP="00040E80">
          <w:pPr>
            <w:pStyle w:val="GOSTheader"/>
          </w:pPr>
          <w:r w:rsidRPr="00040E80">
            <w:t>Наименование ИС:</w:t>
          </w:r>
        </w:p>
      </w:tc>
      <w:tc>
        <w:tcPr>
          <w:tcW w:w="3742" w:type="pct"/>
          <w:gridSpan w:val="2"/>
        </w:tcPr>
        <w:p w14:paraId="7BC6E138" w14:textId="77777777" w:rsidR="00B74B57" w:rsidRPr="00040E80" w:rsidRDefault="00B74B57" w:rsidP="00040E80">
          <w:pPr>
            <w:pStyle w:val="GOSTheader"/>
          </w:pPr>
          <w:r w:rsidRPr="00040E80">
            <w:t>ГИИС «Электронный бюджет»</w:t>
          </w:r>
        </w:p>
      </w:tc>
    </w:tr>
    <w:tr w:rsidR="00B74B57" w:rsidRPr="00040E80" w14:paraId="34CE0B6E" w14:textId="77777777" w:rsidTr="001B05DF">
      <w:trPr>
        <w:cnfStyle w:val="000000010000" w:firstRow="0" w:lastRow="0" w:firstColumn="0" w:lastColumn="0" w:oddVBand="0" w:evenVBand="0" w:oddHBand="0" w:evenHBand="1" w:firstRowFirstColumn="0" w:firstRowLastColumn="0" w:lastRowFirstColumn="0" w:lastRowLastColumn="0"/>
      </w:trPr>
      <w:tc>
        <w:tcPr>
          <w:tcW w:w="1258" w:type="pct"/>
        </w:tcPr>
        <w:p w14:paraId="0092AE94" w14:textId="77777777" w:rsidR="00B74B57" w:rsidRPr="00040E80" w:rsidRDefault="00B74B57" w:rsidP="00040E80">
          <w:pPr>
            <w:pStyle w:val="GOSTheader"/>
          </w:pPr>
          <w:r w:rsidRPr="00040E80">
            <w:t>Название документа:</w:t>
          </w:r>
        </w:p>
      </w:tc>
      <w:tc>
        <w:tcPr>
          <w:tcW w:w="3742" w:type="pct"/>
          <w:gridSpan w:val="2"/>
        </w:tcPr>
        <w:p w14:paraId="16401E10" w14:textId="77777777" w:rsidR="00B74B57" w:rsidRPr="00040E80" w:rsidRDefault="00B74B57" w:rsidP="00040E80">
          <w:pPr>
            <w:pStyle w:val="GOSTheader"/>
          </w:pPr>
          <w:r w:rsidRPr="00040E80">
            <w:t>Требования к взаимодействию расчетно-финансовой платформы SmartVista Accounting Platform с функциональными подсистемами</w:t>
          </w:r>
        </w:p>
      </w:tc>
    </w:tr>
    <w:tr w:rsidR="00B74B57" w:rsidRPr="00040E80" w14:paraId="088450F4" w14:textId="77777777" w:rsidTr="00A01A1C">
      <w:trPr>
        <w:cnfStyle w:val="000000100000" w:firstRow="0" w:lastRow="0" w:firstColumn="0" w:lastColumn="0" w:oddVBand="0" w:evenVBand="0" w:oddHBand="1" w:evenHBand="0" w:firstRowFirstColumn="0" w:firstRowLastColumn="0" w:lastRowFirstColumn="0" w:lastRowLastColumn="0"/>
        <w:trHeight w:val="143"/>
      </w:trPr>
      <w:tc>
        <w:tcPr>
          <w:tcW w:w="1258" w:type="pct"/>
        </w:tcPr>
        <w:p w14:paraId="5F99421B" w14:textId="77777777" w:rsidR="00B74B57" w:rsidRPr="00040E80" w:rsidRDefault="00B74B57" w:rsidP="00040E80">
          <w:pPr>
            <w:pStyle w:val="GOSTheader"/>
          </w:pPr>
          <w:r w:rsidRPr="00040E80">
            <w:t>Код документа:</w:t>
          </w:r>
        </w:p>
      </w:tc>
      <w:tc>
        <w:tcPr>
          <w:tcW w:w="3170" w:type="pct"/>
        </w:tcPr>
        <w:p w14:paraId="1589DE6A" w14:textId="77777777" w:rsidR="00B74B57" w:rsidRPr="00040E80" w:rsidRDefault="00B74B57" w:rsidP="00040E80">
          <w:pPr>
            <w:pStyle w:val="GOSTheader"/>
          </w:pPr>
          <w:fldSimple w:instr=" DOCPROPERTY  DocCode  \* MERGEFORMAT ">
            <w:r>
              <w:t>89603636.43.01,00.ДР.001-01.00 1(4,8)</w:t>
            </w:r>
          </w:fldSimple>
        </w:p>
      </w:tc>
      <w:tc>
        <w:tcPr>
          <w:tcW w:w="572" w:type="pct"/>
        </w:tcPr>
        <w:p w14:paraId="65264725" w14:textId="6B76CE53" w:rsidR="00B74B57" w:rsidRPr="00040E80" w:rsidRDefault="00B74B57" w:rsidP="00040E80">
          <w:pPr>
            <w:pStyle w:val="GOSTheader"/>
          </w:pPr>
          <w:r w:rsidRPr="00040E80">
            <w:t xml:space="preserve">Стр. </w:t>
          </w:r>
          <w:r w:rsidRPr="00040E80">
            <w:fldChar w:fldCharType="begin"/>
          </w:r>
          <w:r w:rsidRPr="00040E80">
            <w:instrText xml:space="preserve"> PAGE </w:instrText>
          </w:r>
          <w:r w:rsidRPr="00040E80">
            <w:fldChar w:fldCharType="separate"/>
          </w:r>
          <w:r w:rsidR="00ED1FF4">
            <w:rPr>
              <w:noProof/>
            </w:rPr>
            <w:t>332</w:t>
          </w:r>
          <w:r w:rsidRPr="00040E80">
            <w:fldChar w:fldCharType="end"/>
          </w:r>
        </w:p>
      </w:tc>
    </w:tr>
  </w:tbl>
  <w:p w14:paraId="57225371" w14:textId="77777777" w:rsidR="00B74B57" w:rsidRDefault="00B74B57" w:rsidP="007F27CE">
    <w:pPr>
      <w:pStyle w:val="a8"/>
      <w:tabs>
        <w:tab w:val="clear" w:pos="4677"/>
        <w:tab w:val="clear" w:pos="9355"/>
        <w:tab w:val="left" w:pos="11350"/>
      </w:tabs>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GOSTTable"/>
      <w:tblW w:w="5000" w:type="pct"/>
      <w:tblLook w:val="0000" w:firstRow="0" w:lastRow="0" w:firstColumn="0" w:lastColumn="0" w:noHBand="0" w:noVBand="0"/>
    </w:tblPr>
    <w:tblGrid>
      <w:gridCol w:w="2439"/>
      <w:gridCol w:w="5923"/>
      <w:gridCol w:w="1332"/>
    </w:tblGrid>
    <w:tr w:rsidR="00B74B57" w:rsidRPr="00040E80" w14:paraId="3A4B7ADF" w14:textId="77777777" w:rsidTr="001B05DF">
      <w:trPr>
        <w:cnfStyle w:val="000000100000" w:firstRow="0" w:lastRow="0" w:firstColumn="0" w:lastColumn="0" w:oddVBand="0" w:evenVBand="0" w:oddHBand="1" w:evenHBand="0" w:firstRowFirstColumn="0" w:firstRowLastColumn="0" w:lastRowFirstColumn="0" w:lastRowLastColumn="0"/>
      </w:trPr>
      <w:tc>
        <w:tcPr>
          <w:tcW w:w="1258" w:type="pct"/>
        </w:tcPr>
        <w:p w14:paraId="0FCB056A" w14:textId="77777777" w:rsidR="00B74B57" w:rsidRPr="00040E80" w:rsidRDefault="00B74B57" w:rsidP="00040E80">
          <w:pPr>
            <w:pStyle w:val="GOSTheader"/>
          </w:pPr>
          <w:r w:rsidRPr="00040E80">
            <w:t>Наименование ИС:</w:t>
          </w:r>
        </w:p>
      </w:tc>
      <w:tc>
        <w:tcPr>
          <w:tcW w:w="3742" w:type="pct"/>
          <w:gridSpan w:val="2"/>
        </w:tcPr>
        <w:p w14:paraId="7A9B7E5C" w14:textId="77777777" w:rsidR="00B74B57" w:rsidRPr="00040E80" w:rsidRDefault="00B74B57" w:rsidP="00040E80">
          <w:pPr>
            <w:pStyle w:val="GOSTheader"/>
          </w:pPr>
          <w:r w:rsidRPr="00040E80">
            <w:t>ГИИС «Электронный бюджет»</w:t>
          </w:r>
        </w:p>
      </w:tc>
    </w:tr>
    <w:tr w:rsidR="00B74B57" w:rsidRPr="00040E80" w14:paraId="2DB6157E" w14:textId="77777777" w:rsidTr="001B05DF">
      <w:trPr>
        <w:cnfStyle w:val="000000010000" w:firstRow="0" w:lastRow="0" w:firstColumn="0" w:lastColumn="0" w:oddVBand="0" w:evenVBand="0" w:oddHBand="0" w:evenHBand="1" w:firstRowFirstColumn="0" w:firstRowLastColumn="0" w:lastRowFirstColumn="0" w:lastRowLastColumn="0"/>
      </w:trPr>
      <w:tc>
        <w:tcPr>
          <w:tcW w:w="1258" w:type="pct"/>
        </w:tcPr>
        <w:p w14:paraId="7CB582C4" w14:textId="77777777" w:rsidR="00B74B57" w:rsidRPr="00040E80" w:rsidRDefault="00B74B57" w:rsidP="00040E80">
          <w:pPr>
            <w:pStyle w:val="GOSTheader"/>
          </w:pPr>
          <w:r w:rsidRPr="00040E80">
            <w:t>Название документа:</w:t>
          </w:r>
        </w:p>
      </w:tc>
      <w:tc>
        <w:tcPr>
          <w:tcW w:w="3742" w:type="pct"/>
          <w:gridSpan w:val="2"/>
        </w:tcPr>
        <w:p w14:paraId="5A669D86" w14:textId="77777777" w:rsidR="00B74B57" w:rsidRPr="00040E80" w:rsidRDefault="00B74B57" w:rsidP="00040E80">
          <w:pPr>
            <w:pStyle w:val="GOSTheader"/>
          </w:pPr>
          <w:r w:rsidRPr="00040E80">
            <w:t>Требования к взаимодействию расчетно-финансовой платформы SmartVista Accounting Platform с функциональными подсистемами</w:t>
          </w:r>
        </w:p>
      </w:tc>
    </w:tr>
    <w:tr w:rsidR="00B74B57" w:rsidRPr="00040E80" w14:paraId="2EEA68E1" w14:textId="77777777" w:rsidTr="001B05DF">
      <w:trPr>
        <w:cnfStyle w:val="000000100000" w:firstRow="0" w:lastRow="0" w:firstColumn="0" w:lastColumn="0" w:oddVBand="0" w:evenVBand="0" w:oddHBand="1" w:evenHBand="0" w:firstRowFirstColumn="0" w:firstRowLastColumn="0" w:lastRowFirstColumn="0" w:lastRowLastColumn="0"/>
        <w:trHeight w:val="143"/>
      </w:trPr>
      <w:tc>
        <w:tcPr>
          <w:tcW w:w="1258" w:type="pct"/>
        </w:tcPr>
        <w:p w14:paraId="3D634742" w14:textId="77777777" w:rsidR="00B74B57" w:rsidRPr="00040E80" w:rsidRDefault="00B74B57" w:rsidP="00040E80">
          <w:pPr>
            <w:pStyle w:val="GOSTheader"/>
          </w:pPr>
          <w:r w:rsidRPr="00040E80">
            <w:t>Код документа:</w:t>
          </w:r>
        </w:p>
      </w:tc>
      <w:tc>
        <w:tcPr>
          <w:tcW w:w="3055" w:type="pct"/>
        </w:tcPr>
        <w:p w14:paraId="24B18991" w14:textId="77777777" w:rsidR="00B74B57" w:rsidRPr="00040E80" w:rsidRDefault="00B74B57" w:rsidP="00040E80">
          <w:pPr>
            <w:pStyle w:val="GOSTheader"/>
          </w:pPr>
          <w:fldSimple w:instr=" DOCPROPERTY  DocCode  \* MERGEFORMAT ">
            <w:r>
              <w:t>89603636.43.01,00.ДР.001-01.00 1(4,8)</w:t>
            </w:r>
          </w:fldSimple>
        </w:p>
      </w:tc>
      <w:tc>
        <w:tcPr>
          <w:tcW w:w="687" w:type="pct"/>
        </w:tcPr>
        <w:p w14:paraId="49F74A4E" w14:textId="3141170D" w:rsidR="00B74B57" w:rsidRPr="00040E80" w:rsidRDefault="00B74B57" w:rsidP="00040E80">
          <w:pPr>
            <w:pStyle w:val="GOSTheader"/>
          </w:pPr>
          <w:r w:rsidRPr="00040E80">
            <w:t xml:space="preserve">Стр. </w:t>
          </w:r>
          <w:r w:rsidRPr="00040E80">
            <w:fldChar w:fldCharType="begin"/>
          </w:r>
          <w:r w:rsidRPr="00040E80">
            <w:instrText xml:space="preserve"> PAGE </w:instrText>
          </w:r>
          <w:r w:rsidRPr="00040E80">
            <w:fldChar w:fldCharType="separate"/>
          </w:r>
          <w:r w:rsidR="00ED1FF4">
            <w:rPr>
              <w:noProof/>
            </w:rPr>
            <w:t>546</w:t>
          </w:r>
          <w:r w:rsidRPr="00040E80">
            <w:fldChar w:fldCharType="end"/>
          </w:r>
        </w:p>
      </w:tc>
    </w:tr>
  </w:tbl>
  <w:p w14:paraId="71C651B5" w14:textId="77777777" w:rsidR="00B74B57" w:rsidRDefault="00B74B57" w:rsidP="007F27CE">
    <w:pPr>
      <w:pStyle w:val="a8"/>
      <w:tabs>
        <w:tab w:val="clear" w:pos="4677"/>
        <w:tab w:val="clear" w:pos="9355"/>
        <w:tab w:val="left" w:pos="1135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F0941312"/>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1B724DAA"/>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9B3E0A22"/>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1882AA56"/>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25EE94C6"/>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F3EFB24"/>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85A3E26"/>
    <w:lvl w:ilvl="0">
      <w:start w:val="1"/>
      <w:numFmt w:val="bullet"/>
      <w:pStyle w:val="30"/>
      <w:lvlText w:val=""/>
      <w:lvlJc w:val="left"/>
      <w:pPr>
        <w:tabs>
          <w:tab w:val="num" w:pos="926"/>
        </w:tabs>
        <w:ind w:left="926" w:hanging="360"/>
      </w:pPr>
      <w:rPr>
        <w:rFonts w:ascii="Symbol" w:hAnsi="Symbol" w:cs="Symbol" w:hint="default"/>
      </w:rPr>
    </w:lvl>
  </w:abstractNum>
  <w:abstractNum w:abstractNumId="7" w15:restartNumberingAfterBreak="0">
    <w:nsid w:val="FFFFFF83"/>
    <w:multiLevelType w:val="singleLevel"/>
    <w:tmpl w:val="DF0081FA"/>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6A80028"/>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954AA69A"/>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2837A82"/>
    <w:multiLevelType w:val="hybridMultilevel"/>
    <w:tmpl w:val="E0B65964"/>
    <w:lvl w:ilvl="0" w:tplc="C28E367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1" w15:restartNumberingAfterBreak="0">
    <w:nsid w:val="0BD3613C"/>
    <w:multiLevelType w:val="hybridMultilevel"/>
    <w:tmpl w:val="ED8A6334"/>
    <w:lvl w:ilvl="0" w:tplc="04190011">
      <w:start w:val="1"/>
      <w:numFmt w:val="decimal"/>
      <w:lvlText w:val="%1)"/>
      <w:lvlJc w:val="left"/>
      <w:pPr>
        <w:tabs>
          <w:tab w:val="num" w:pos="340"/>
        </w:tabs>
        <w:ind w:left="340" w:hanging="227"/>
      </w:pPr>
      <w:rPr>
        <w:rFonts w:hint="default"/>
      </w:rPr>
    </w:lvl>
    <w:lvl w:ilvl="1" w:tplc="7EF60B7C">
      <w:start w:val="1"/>
      <w:numFmt w:val="lowerLetter"/>
      <w:lvlText w:val="%2."/>
      <w:lvlJc w:val="left"/>
      <w:pPr>
        <w:tabs>
          <w:tab w:val="num" w:pos="1440"/>
        </w:tabs>
        <w:ind w:left="1440" w:hanging="360"/>
      </w:pPr>
    </w:lvl>
    <w:lvl w:ilvl="2" w:tplc="F99A1504">
      <w:start w:val="1"/>
      <w:numFmt w:val="lowerRoman"/>
      <w:lvlText w:val="%3."/>
      <w:lvlJc w:val="right"/>
      <w:pPr>
        <w:tabs>
          <w:tab w:val="num" w:pos="2160"/>
        </w:tabs>
        <w:ind w:left="2160" w:hanging="180"/>
      </w:pPr>
    </w:lvl>
    <w:lvl w:ilvl="3" w:tplc="93022242" w:tentative="1">
      <w:start w:val="1"/>
      <w:numFmt w:val="decimal"/>
      <w:lvlText w:val="%4."/>
      <w:lvlJc w:val="left"/>
      <w:pPr>
        <w:tabs>
          <w:tab w:val="num" w:pos="2880"/>
        </w:tabs>
        <w:ind w:left="2880" w:hanging="360"/>
      </w:pPr>
    </w:lvl>
    <w:lvl w:ilvl="4" w:tplc="BD445AC6" w:tentative="1">
      <w:start w:val="1"/>
      <w:numFmt w:val="lowerLetter"/>
      <w:lvlText w:val="%5."/>
      <w:lvlJc w:val="left"/>
      <w:pPr>
        <w:tabs>
          <w:tab w:val="num" w:pos="3600"/>
        </w:tabs>
        <w:ind w:left="3600" w:hanging="360"/>
      </w:pPr>
    </w:lvl>
    <w:lvl w:ilvl="5" w:tplc="D1926062" w:tentative="1">
      <w:start w:val="1"/>
      <w:numFmt w:val="lowerRoman"/>
      <w:lvlText w:val="%6."/>
      <w:lvlJc w:val="right"/>
      <w:pPr>
        <w:tabs>
          <w:tab w:val="num" w:pos="4320"/>
        </w:tabs>
        <w:ind w:left="4320" w:hanging="180"/>
      </w:pPr>
    </w:lvl>
    <w:lvl w:ilvl="6" w:tplc="F578860C" w:tentative="1">
      <w:start w:val="1"/>
      <w:numFmt w:val="decimal"/>
      <w:lvlText w:val="%7."/>
      <w:lvlJc w:val="left"/>
      <w:pPr>
        <w:tabs>
          <w:tab w:val="num" w:pos="5040"/>
        </w:tabs>
        <w:ind w:left="5040" w:hanging="360"/>
      </w:pPr>
    </w:lvl>
    <w:lvl w:ilvl="7" w:tplc="23B8A66C" w:tentative="1">
      <w:start w:val="1"/>
      <w:numFmt w:val="lowerLetter"/>
      <w:lvlText w:val="%8."/>
      <w:lvlJc w:val="left"/>
      <w:pPr>
        <w:tabs>
          <w:tab w:val="num" w:pos="5760"/>
        </w:tabs>
        <w:ind w:left="5760" w:hanging="360"/>
      </w:pPr>
    </w:lvl>
    <w:lvl w:ilvl="8" w:tplc="0AAA8B1E" w:tentative="1">
      <w:start w:val="1"/>
      <w:numFmt w:val="lowerRoman"/>
      <w:lvlText w:val="%9."/>
      <w:lvlJc w:val="right"/>
      <w:pPr>
        <w:tabs>
          <w:tab w:val="num" w:pos="6480"/>
        </w:tabs>
        <w:ind w:left="6480" w:hanging="180"/>
      </w:pPr>
    </w:lvl>
  </w:abstractNum>
  <w:abstractNum w:abstractNumId="12" w15:restartNumberingAfterBreak="0">
    <w:nsid w:val="0D8B4D0C"/>
    <w:multiLevelType w:val="hybridMultilevel"/>
    <w:tmpl w:val="ED8A6334"/>
    <w:lvl w:ilvl="0" w:tplc="04190011">
      <w:start w:val="1"/>
      <w:numFmt w:val="decimal"/>
      <w:lvlText w:val="%1)"/>
      <w:lvlJc w:val="left"/>
      <w:pPr>
        <w:tabs>
          <w:tab w:val="num" w:pos="340"/>
        </w:tabs>
        <w:ind w:left="340" w:hanging="227"/>
      </w:pPr>
      <w:rPr>
        <w:rFonts w:hint="default"/>
      </w:rPr>
    </w:lvl>
    <w:lvl w:ilvl="1" w:tplc="7EF60B7C">
      <w:start w:val="1"/>
      <w:numFmt w:val="lowerLetter"/>
      <w:lvlText w:val="%2."/>
      <w:lvlJc w:val="left"/>
      <w:pPr>
        <w:tabs>
          <w:tab w:val="num" w:pos="1440"/>
        </w:tabs>
        <w:ind w:left="1440" w:hanging="360"/>
      </w:pPr>
    </w:lvl>
    <w:lvl w:ilvl="2" w:tplc="F99A1504">
      <w:start w:val="1"/>
      <w:numFmt w:val="lowerRoman"/>
      <w:lvlText w:val="%3."/>
      <w:lvlJc w:val="right"/>
      <w:pPr>
        <w:tabs>
          <w:tab w:val="num" w:pos="2160"/>
        </w:tabs>
        <w:ind w:left="2160" w:hanging="180"/>
      </w:pPr>
    </w:lvl>
    <w:lvl w:ilvl="3" w:tplc="93022242" w:tentative="1">
      <w:start w:val="1"/>
      <w:numFmt w:val="decimal"/>
      <w:lvlText w:val="%4."/>
      <w:lvlJc w:val="left"/>
      <w:pPr>
        <w:tabs>
          <w:tab w:val="num" w:pos="2880"/>
        </w:tabs>
        <w:ind w:left="2880" w:hanging="360"/>
      </w:pPr>
    </w:lvl>
    <w:lvl w:ilvl="4" w:tplc="BD445AC6" w:tentative="1">
      <w:start w:val="1"/>
      <w:numFmt w:val="lowerLetter"/>
      <w:lvlText w:val="%5."/>
      <w:lvlJc w:val="left"/>
      <w:pPr>
        <w:tabs>
          <w:tab w:val="num" w:pos="3600"/>
        </w:tabs>
        <w:ind w:left="3600" w:hanging="360"/>
      </w:pPr>
    </w:lvl>
    <w:lvl w:ilvl="5" w:tplc="D1926062" w:tentative="1">
      <w:start w:val="1"/>
      <w:numFmt w:val="lowerRoman"/>
      <w:lvlText w:val="%6."/>
      <w:lvlJc w:val="right"/>
      <w:pPr>
        <w:tabs>
          <w:tab w:val="num" w:pos="4320"/>
        </w:tabs>
        <w:ind w:left="4320" w:hanging="180"/>
      </w:pPr>
    </w:lvl>
    <w:lvl w:ilvl="6" w:tplc="F578860C" w:tentative="1">
      <w:start w:val="1"/>
      <w:numFmt w:val="decimal"/>
      <w:lvlText w:val="%7."/>
      <w:lvlJc w:val="left"/>
      <w:pPr>
        <w:tabs>
          <w:tab w:val="num" w:pos="5040"/>
        </w:tabs>
        <w:ind w:left="5040" w:hanging="360"/>
      </w:pPr>
    </w:lvl>
    <w:lvl w:ilvl="7" w:tplc="23B8A66C" w:tentative="1">
      <w:start w:val="1"/>
      <w:numFmt w:val="lowerLetter"/>
      <w:lvlText w:val="%8."/>
      <w:lvlJc w:val="left"/>
      <w:pPr>
        <w:tabs>
          <w:tab w:val="num" w:pos="5760"/>
        </w:tabs>
        <w:ind w:left="5760" w:hanging="360"/>
      </w:pPr>
    </w:lvl>
    <w:lvl w:ilvl="8" w:tplc="0AAA8B1E" w:tentative="1">
      <w:start w:val="1"/>
      <w:numFmt w:val="lowerRoman"/>
      <w:lvlText w:val="%9."/>
      <w:lvlJc w:val="right"/>
      <w:pPr>
        <w:tabs>
          <w:tab w:val="num" w:pos="6480"/>
        </w:tabs>
        <w:ind w:left="6480" w:hanging="180"/>
      </w:pPr>
    </w:lvl>
  </w:abstractNum>
  <w:abstractNum w:abstractNumId="13" w15:restartNumberingAfterBreak="0">
    <w:nsid w:val="0DEB2900"/>
    <w:multiLevelType w:val="multilevel"/>
    <w:tmpl w:val="59B4B752"/>
    <w:lvl w:ilvl="0">
      <w:start w:val="1"/>
      <w:numFmt w:val="decimal"/>
      <w:pStyle w:val="GOSTTableListNum1"/>
      <w:lvlText w:val="%1."/>
      <w:lvlJc w:val="left"/>
      <w:pPr>
        <w:tabs>
          <w:tab w:val="num" w:pos="284"/>
        </w:tabs>
        <w:ind w:left="284" w:hanging="227"/>
      </w:pPr>
      <w:rPr>
        <w:rFonts w:hint="default"/>
      </w:rPr>
    </w:lvl>
    <w:lvl w:ilvl="1">
      <w:start w:val="1"/>
      <w:numFmt w:val="decimal"/>
      <w:pStyle w:val="GOSTTableListNum2"/>
      <w:lvlText w:val="%1.%2."/>
      <w:lvlJc w:val="left"/>
      <w:pPr>
        <w:tabs>
          <w:tab w:val="num" w:pos="284"/>
        </w:tabs>
        <w:ind w:left="284" w:hanging="227"/>
      </w:pPr>
      <w:rPr>
        <w:rFonts w:hint="default"/>
      </w:rPr>
    </w:lvl>
    <w:lvl w:ilvl="2">
      <w:start w:val="1"/>
      <w:numFmt w:val="decimal"/>
      <w:pStyle w:val="GOSTTableListNum3"/>
      <w:lvlText w:val="%1.%2.%3."/>
      <w:lvlJc w:val="left"/>
      <w:pPr>
        <w:tabs>
          <w:tab w:val="num" w:pos="284"/>
        </w:tabs>
        <w:ind w:left="284" w:hanging="227"/>
      </w:pPr>
      <w:rPr>
        <w:rFonts w:hint="default"/>
      </w:rPr>
    </w:lvl>
    <w:lvl w:ilvl="3">
      <w:start w:val="1"/>
      <w:numFmt w:val="decimal"/>
      <w:pStyle w:val="GOSTTableListNum4"/>
      <w:lvlText w:val="%1.%2.%3.%4."/>
      <w:lvlJc w:val="left"/>
      <w:pPr>
        <w:tabs>
          <w:tab w:val="num" w:pos="284"/>
        </w:tabs>
        <w:ind w:left="284" w:hanging="227"/>
      </w:pPr>
      <w:rPr>
        <w:rFonts w:hint="default"/>
      </w:rPr>
    </w:lvl>
    <w:lvl w:ilvl="4">
      <w:start w:val="1"/>
      <w:numFmt w:val="decimal"/>
      <w:pStyle w:val="GOSTTableListNum5"/>
      <w:lvlText w:val="%1.%2.%3.%4.%5."/>
      <w:lvlJc w:val="left"/>
      <w:pPr>
        <w:tabs>
          <w:tab w:val="num" w:pos="284"/>
        </w:tabs>
        <w:ind w:left="284" w:hanging="227"/>
      </w:pPr>
      <w:rPr>
        <w:rFonts w:hint="default"/>
      </w:rPr>
    </w:lvl>
    <w:lvl w:ilvl="5">
      <w:start w:val="1"/>
      <w:numFmt w:val="decimal"/>
      <w:pStyle w:val="GOSTTableListNum6"/>
      <w:lvlText w:val="%1.%2.%3.%4.%5.%6."/>
      <w:lvlJc w:val="left"/>
      <w:pPr>
        <w:tabs>
          <w:tab w:val="num" w:pos="284"/>
        </w:tabs>
        <w:ind w:left="284" w:hanging="227"/>
      </w:pPr>
      <w:rPr>
        <w:rFonts w:hint="default"/>
      </w:rPr>
    </w:lvl>
    <w:lvl w:ilvl="6">
      <w:start w:val="1"/>
      <w:numFmt w:val="decimal"/>
      <w:pStyle w:val="GOSTTableListNum7"/>
      <w:lvlText w:val="%1.%2.%3.%4.%5.%6.%7."/>
      <w:lvlJc w:val="left"/>
      <w:pPr>
        <w:tabs>
          <w:tab w:val="num" w:pos="284"/>
        </w:tabs>
        <w:ind w:left="284" w:hanging="227"/>
      </w:pPr>
      <w:rPr>
        <w:rFonts w:hint="default"/>
      </w:rPr>
    </w:lvl>
    <w:lvl w:ilvl="7">
      <w:start w:val="1"/>
      <w:numFmt w:val="decimal"/>
      <w:lvlText w:val="%1.%2.%3.%4.%5.%6.%7.%8."/>
      <w:lvlJc w:val="left"/>
      <w:pPr>
        <w:tabs>
          <w:tab w:val="num" w:pos="284"/>
        </w:tabs>
        <w:ind w:left="284" w:hanging="227"/>
      </w:pPr>
      <w:rPr>
        <w:rFonts w:hint="default"/>
      </w:rPr>
    </w:lvl>
    <w:lvl w:ilvl="8">
      <w:start w:val="1"/>
      <w:numFmt w:val="decimal"/>
      <w:lvlText w:val="%1.%2.%3.%4.%5.%6.%7.%8.%9."/>
      <w:lvlJc w:val="left"/>
      <w:pPr>
        <w:tabs>
          <w:tab w:val="num" w:pos="284"/>
        </w:tabs>
        <w:ind w:left="284" w:hanging="227"/>
      </w:pPr>
      <w:rPr>
        <w:rFonts w:hint="default"/>
      </w:rPr>
    </w:lvl>
  </w:abstractNum>
  <w:abstractNum w:abstractNumId="14" w15:restartNumberingAfterBreak="0">
    <w:nsid w:val="0F1D73E4"/>
    <w:multiLevelType w:val="singleLevel"/>
    <w:tmpl w:val="E6C2249C"/>
    <w:lvl w:ilvl="0">
      <w:start w:val="1"/>
      <w:numFmt w:val="decimal"/>
      <w:pStyle w:val="a1"/>
      <w:lvlText w:val="%1)"/>
      <w:lvlJc w:val="left"/>
      <w:pPr>
        <w:tabs>
          <w:tab w:val="num" w:pos="927"/>
        </w:tabs>
        <w:ind w:left="927" w:hanging="360"/>
      </w:pPr>
      <w:rPr>
        <w:rFonts w:hint="default"/>
      </w:rPr>
    </w:lvl>
  </w:abstractNum>
  <w:abstractNum w:abstractNumId="15" w15:restartNumberingAfterBreak="0">
    <w:nsid w:val="1D9A52BD"/>
    <w:multiLevelType w:val="multilevel"/>
    <w:tmpl w:val="04DAA02C"/>
    <w:lvl w:ilvl="0">
      <w:start w:val="1"/>
      <w:numFmt w:val="decimal"/>
      <w:pStyle w:val="GOSTListnum"/>
      <w:lvlText w:val="%1."/>
      <w:lvlJc w:val="left"/>
      <w:pPr>
        <w:tabs>
          <w:tab w:val="num" w:pos="1021"/>
        </w:tabs>
        <w:ind w:left="1021" w:hanging="454"/>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start w:val="1"/>
      <w:numFmt w:val="decimal"/>
      <w:pStyle w:val="GOSTListnum2"/>
      <w:isLgl/>
      <w:lvlText w:val="%1.%2."/>
      <w:lvlJc w:val="left"/>
      <w:pPr>
        <w:tabs>
          <w:tab w:val="num" w:pos="1588"/>
        </w:tabs>
        <w:ind w:left="1588" w:hanging="567"/>
      </w:pPr>
      <w:rPr>
        <w:rFonts w:ascii="Times New Roman" w:hAnsi="Times New Roman" w:cs="Times New Roman" w:hint="default"/>
        <w:b w:val="0"/>
        <w:i w:val="0"/>
        <w:sz w:val="24"/>
      </w:rPr>
    </w:lvl>
    <w:lvl w:ilvl="2">
      <w:start w:val="1"/>
      <w:numFmt w:val="decimal"/>
      <w:pStyle w:val="GOSTListnum3"/>
      <w:isLgl/>
      <w:lvlText w:val="%1.%2.%3."/>
      <w:lvlJc w:val="left"/>
      <w:pPr>
        <w:tabs>
          <w:tab w:val="num" w:pos="2421"/>
        </w:tabs>
        <w:ind w:left="2421" w:hanging="567"/>
      </w:pPr>
      <w:rPr>
        <w:rFonts w:ascii="Times New Roman" w:hAnsi="Times New Roman" w:cs="Times New Roman" w:hint="default"/>
        <w:b w:val="0"/>
        <w:i w:val="0"/>
        <w:sz w:val="24"/>
      </w:rPr>
    </w:lvl>
    <w:lvl w:ilvl="3">
      <w:start w:val="1"/>
      <w:numFmt w:val="decimal"/>
      <w:pStyle w:val="GOSTListnum4"/>
      <w:suff w:val="space"/>
      <w:lvlText w:val="%1.%2.%3.%4."/>
      <w:lvlJc w:val="left"/>
      <w:pPr>
        <w:ind w:left="2704" w:hanging="567"/>
      </w:pPr>
      <w:rPr>
        <w:rFonts w:ascii="Times New Roman" w:hAnsi="Times New Roman" w:cs="Times New Roman" w:hint="default"/>
        <w:b w:val="0"/>
        <w:i w:val="0"/>
        <w:sz w:val="24"/>
      </w:rPr>
    </w:lvl>
    <w:lvl w:ilvl="4">
      <w:start w:val="1"/>
      <w:numFmt w:val="decimal"/>
      <w:suff w:val="space"/>
      <w:lvlText w:val="%1.%2.%3.%4.%5"/>
      <w:lvlJc w:val="left"/>
      <w:pPr>
        <w:ind w:left="3271" w:hanging="567"/>
      </w:pPr>
      <w:rPr>
        <w:rFonts w:hint="default"/>
      </w:rPr>
    </w:lvl>
    <w:lvl w:ilvl="5">
      <w:start w:val="1"/>
      <w:numFmt w:val="decimal"/>
      <w:lvlText w:val="%1.%2.%3.%4.%5.%6"/>
      <w:lvlJc w:val="left"/>
      <w:pPr>
        <w:tabs>
          <w:tab w:val="num" w:pos="1588"/>
        </w:tabs>
        <w:ind w:left="1588" w:hanging="1152"/>
      </w:pPr>
      <w:rPr>
        <w:rFonts w:hint="default"/>
      </w:rPr>
    </w:lvl>
    <w:lvl w:ilvl="6">
      <w:start w:val="1"/>
      <w:numFmt w:val="decimal"/>
      <w:lvlText w:val="%1.%2.%3.%4.%5.%6.%7"/>
      <w:lvlJc w:val="left"/>
      <w:pPr>
        <w:tabs>
          <w:tab w:val="num" w:pos="1732"/>
        </w:tabs>
        <w:ind w:left="1732" w:hanging="1296"/>
      </w:pPr>
      <w:rPr>
        <w:rFonts w:hint="default"/>
      </w:rPr>
    </w:lvl>
    <w:lvl w:ilvl="7">
      <w:start w:val="1"/>
      <w:numFmt w:val="decimal"/>
      <w:lvlText w:val="%1.%2.%3.%4.%5.%6.%7.%8"/>
      <w:lvlJc w:val="left"/>
      <w:pPr>
        <w:tabs>
          <w:tab w:val="num" w:pos="1876"/>
        </w:tabs>
        <w:ind w:left="1876" w:hanging="1440"/>
      </w:pPr>
      <w:rPr>
        <w:rFonts w:hint="default"/>
      </w:rPr>
    </w:lvl>
    <w:lvl w:ilvl="8">
      <w:start w:val="1"/>
      <w:numFmt w:val="decimal"/>
      <w:lvlText w:val="%1.%2.%3.%4.%5.%6.%7.%8.%9"/>
      <w:lvlJc w:val="left"/>
      <w:pPr>
        <w:tabs>
          <w:tab w:val="num" w:pos="2020"/>
        </w:tabs>
        <w:ind w:left="2020" w:hanging="1584"/>
      </w:pPr>
      <w:rPr>
        <w:rFonts w:hint="default"/>
      </w:rPr>
    </w:lvl>
  </w:abstractNum>
  <w:abstractNum w:abstractNumId="16" w15:restartNumberingAfterBreak="0">
    <w:nsid w:val="1F26259F"/>
    <w:multiLevelType w:val="multilevel"/>
    <w:tmpl w:val="04190023"/>
    <w:styleLink w:val="a2"/>
    <w:lvl w:ilvl="0">
      <w:start w:val="1"/>
      <w:numFmt w:val="upperRoman"/>
      <w:lvlText w:val="Статья %1."/>
      <w:lvlJc w:val="left"/>
      <w:pPr>
        <w:tabs>
          <w:tab w:val="num" w:pos="1440"/>
        </w:tabs>
        <w:ind w:left="0" w:firstLine="0"/>
      </w:pPr>
    </w:lvl>
    <w:lvl w:ilvl="1">
      <w:start w:val="1"/>
      <w:numFmt w:val="decimalZero"/>
      <w:isLgl/>
      <w:lvlText w:val="Раздел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15:restartNumberingAfterBreak="0">
    <w:nsid w:val="275768F9"/>
    <w:multiLevelType w:val="multilevel"/>
    <w:tmpl w:val="041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2B853D5B"/>
    <w:multiLevelType w:val="hybridMultilevel"/>
    <w:tmpl w:val="B8DA3AB8"/>
    <w:lvl w:ilvl="0" w:tplc="3C12C996">
      <w:start w:val="1"/>
      <w:numFmt w:val="bullet"/>
      <w:pStyle w:val="GOSTListmark3"/>
      <w:lvlText w:val="–"/>
      <w:lvlJc w:val="left"/>
      <w:pPr>
        <w:tabs>
          <w:tab w:val="num" w:pos="1418"/>
        </w:tabs>
        <w:ind w:left="1418" w:hanging="284"/>
      </w:pPr>
      <w:rPr>
        <w:rFonts w:ascii="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28F26E2"/>
    <w:multiLevelType w:val="multilevel"/>
    <w:tmpl w:val="92B0E6A0"/>
    <w:lvl w:ilvl="0">
      <w:start w:val="1"/>
      <w:numFmt w:val="decimal"/>
      <w:pStyle w:val="GOSTTableNum"/>
      <w:lvlText w:val="%1."/>
      <w:lvlJc w:val="left"/>
      <w:pPr>
        <w:tabs>
          <w:tab w:val="num" w:pos="113"/>
        </w:tabs>
        <w:ind w:left="113" w:firstLine="0"/>
      </w:pPr>
      <w:rPr>
        <w:rFonts w:hint="default"/>
      </w:rPr>
    </w:lvl>
    <w:lvl w:ilvl="1">
      <w:start w:val="1"/>
      <w:numFmt w:val="decimal"/>
      <w:pStyle w:val="GOSTTableNum2"/>
      <w:lvlText w:val="%1.%2."/>
      <w:lvlJc w:val="left"/>
      <w:pPr>
        <w:tabs>
          <w:tab w:val="num" w:pos="113"/>
        </w:tabs>
        <w:ind w:left="113" w:firstLine="0"/>
      </w:pPr>
      <w:rPr>
        <w:rFonts w:hint="default"/>
      </w:rPr>
    </w:lvl>
    <w:lvl w:ilvl="2">
      <w:start w:val="1"/>
      <w:numFmt w:val="decimal"/>
      <w:pStyle w:val="GOSTTableNum3"/>
      <w:lvlText w:val="%1.%2.%3."/>
      <w:lvlJc w:val="left"/>
      <w:pPr>
        <w:tabs>
          <w:tab w:val="num" w:pos="113"/>
        </w:tabs>
        <w:ind w:left="113" w:firstLine="0"/>
      </w:pPr>
      <w:rPr>
        <w:rFonts w:hint="default"/>
      </w:rPr>
    </w:lvl>
    <w:lvl w:ilvl="3">
      <w:start w:val="1"/>
      <w:numFmt w:val="decimal"/>
      <w:pStyle w:val="GOSTTableNum4"/>
      <w:lvlText w:val="%1.%2.%3.%4."/>
      <w:lvlJc w:val="left"/>
      <w:pPr>
        <w:tabs>
          <w:tab w:val="num" w:pos="113"/>
        </w:tabs>
        <w:ind w:left="113" w:firstLine="0"/>
      </w:pPr>
      <w:rPr>
        <w:rFonts w:hint="default"/>
      </w:rPr>
    </w:lvl>
    <w:lvl w:ilvl="4">
      <w:start w:val="1"/>
      <w:numFmt w:val="decimal"/>
      <w:pStyle w:val="GOSTTableNum5"/>
      <w:lvlText w:val="%1.%2.%3.%4.%5."/>
      <w:lvlJc w:val="left"/>
      <w:pPr>
        <w:tabs>
          <w:tab w:val="num" w:pos="113"/>
        </w:tabs>
        <w:ind w:left="113" w:firstLine="0"/>
      </w:pPr>
      <w:rPr>
        <w:rFonts w:hint="default"/>
      </w:rPr>
    </w:lvl>
    <w:lvl w:ilvl="5">
      <w:start w:val="1"/>
      <w:numFmt w:val="decimal"/>
      <w:pStyle w:val="GOSTTableNum6"/>
      <w:lvlText w:val="%1.%2.%3.%4.%5.%6."/>
      <w:lvlJc w:val="left"/>
      <w:pPr>
        <w:tabs>
          <w:tab w:val="num" w:pos="113"/>
        </w:tabs>
        <w:ind w:left="113" w:firstLine="0"/>
      </w:pPr>
      <w:rPr>
        <w:rFonts w:hint="default"/>
      </w:rPr>
    </w:lvl>
    <w:lvl w:ilvl="6">
      <w:start w:val="1"/>
      <w:numFmt w:val="decimal"/>
      <w:pStyle w:val="GOSTTableNum7"/>
      <w:lvlText w:val="%1.%2.%3.%4.%5.%6.%7."/>
      <w:lvlJc w:val="left"/>
      <w:pPr>
        <w:tabs>
          <w:tab w:val="num" w:pos="113"/>
        </w:tabs>
        <w:ind w:left="113" w:firstLine="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42D77423"/>
    <w:multiLevelType w:val="multilevel"/>
    <w:tmpl w:val="0419001F"/>
    <w:styleLink w:val="1ai2"/>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476D6DEC"/>
    <w:multiLevelType w:val="hybridMultilevel"/>
    <w:tmpl w:val="85429988"/>
    <w:lvl w:ilvl="0" w:tplc="71765A42">
      <w:start w:val="1"/>
      <w:numFmt w:val="bullet"/>
      <w:lvlText w:val="–"/>
      <w:lvlJc w:val="left"/>
      <w:pPr>
        <w:ind w:left="777" w:hanging="360"/>
      </w:pPr>
      <w:rPr>
        <w:rFonts w:ascii="Times New Roman" w:hAnsi="Times New Roman" w:cs="Times New Roman" w:hint="default"/>
      </w:rPr>
    </w:lvl>
    <w:lvl w:ilvl="1" w:tplc="04190003" w:tentative="1">
      <w:start w:val="1"/>
      <w:numFmt w:val="bullet"/>
      <w:lvlText w:val="o"/>
      <w:lvlJc w:val="left"/>
      <w:pPr>
        <w:ind w:left="1497" w:hanging="360"/>
      </w:pPr>
      <w:rPr>
        <w:rFonts w:ascii="Courier New" w:hAnsi="Courier New" w:cs="Courier New" w:hint="default"/>
      </w:rPr>
    </w:lvl>
    <w:lvl w:ilvl="2" w:tplc="04190005" w:tentative="1">
      <w:start w:val="1"/>
      <w:numFmt w:val="bullet"/>
      <w:lvlText w:val=""/>
      <w:lvlJc w:val="left"/>
      <w:pPr>
        <w:ind w:left="2217" w:hanging="360"/>
      </w:pPr>
      <w:rPr>
        <w:rFonts w:ascii="Wingdings" w:hAnsi="Wingdings" w:hint="default"/>
      </w:rPr>
    </w:lvl>
    <w:lvl w:ilvl="3" w:tplc="04190001" w:tentative="1">
      <w:start w:val="1"/>
      <w:numFmt w:val="bullet"/>
      <w:lvlText w:val=""/>
      <w:lvlJc w:val="left"/>
      <w:pPr>
        <w:ind w:left="2937" w:hanging="360"/>
      </w:pPr>
      <w:rPr>
        <w:rFonts w:ascii="Symbol" w:hAnsi="Symbol" w:hint="default"/>
      </w:rPr>
    </w:lvl>
    <w:lvl w:ilvl="4" w:tplc="04190003" w:tentative="1">
      <w:start w:val="1"/>
      <w:numFmt w:val="bullet"/>
      <w:lvlText w:val="o"/>
      <w:lvlJc w:val="left"/>
      <w:pPr>
        <w:ind w:left="3657" w:hanging="360"/>
      </w:pPr>
      <w:rPr>
        <w:rFonts w:ascii="Courier New" w:hAnsi="Courier New" w:cs="Courier New" w:hint="default"/>
      </w:rPr>
    </w:lvl>
    <w:lvl w:ilvl="5" w:tplc="04190005" w:tentative="1">
      <w:start w:val="1"/>
      <w:numFmt w:val="bullet"/>
      <w:lvlText w:val=""/>
      <w:lvlJc w:val="left"/>
      <w:pPr>
        <w:ind w:left="4377" w:hanging="360"/>
      </w:pPr>
      <w:rPr>
        <w:rFonts w:ascii="Wingdings" w:hAnsi="Wingdings" w:hint="default"/>
      </w:rPr>
    </w:lvl>
    <w:lvl w:ilvl="6" w:tplc="04190001" w:tentative="1">
      <w:start w:val="1"/>
      <w:numFmt w:val="bullet"/>
      <w:lvlText w:val=""/>
      <w:lvlJc w:val="left"/>
      <w:pPr>
        <w:ind w:left="5097" w:hanging="360"/>
      </w:pPr>
      <w:rPr>
        <w:rFonts w:ascii="Symbol" w:hAnsi="Symbol" w:hint="default"/>
      </w:rPr>
    </w:lvl>
    <w:lvl w:ilvl="7" w:tplc="04190003" w:tentative="1">
      <w:start w:val="1"/>
      <w:numFmt w:val="bullet"/>
      <w:lvlText w:val="o"/>
      <w:lvlJc w:val="left"/>
      <w:pPr>
        <w:ind w:left="5817" w:hanging="360"/>
      </w:pPr>
      <w:rPr>
        <w:rFonts w:ascii="Courier New" w:hAnsi="Courier New" w:cs="Courier New" w:hint="default"/>
      </w:rPr>
    </w:lvl>
    <w:lvl w:ilvl="8" w:tplc="04190005" w:tentative="1">
      <w:start w:val="1"/>
      <w:numFmt w:val="bullet"/>
      <w:lvlText w:val=""/>
      <w:lvlJc w:val="left"/>
      <w:pPr>
        <w:ind w:left="6537" w:hanging="360"/>
      </w:pPr>
      <w:rPr>
        <w:rFonts w:ascii="Wingdings" w:hAnsi="Wingdings" w:hint="default"/>
      </w:rPr>
    </w:lvl>
  </w:abstractNum>
  <w:abstractNum w:abstractNumId="22" w15:restartNumberingAfterBreak="0">
    <w:nsid w:val="48760FF7"/>
    <w:multiLevelType w:val="multilevel"/>
    <w:tmpl w:val="C41E487A"/>
    <w:lvl w:ilvl="0">
      <w:start w:val="1"/>
      <w:numFmt w:val="bullet"/>
      <w:pStyle w:val="OTRListMark"/>
      <w:lvlText w:val="–"/>
      <w:lvlJc w:val="left"/>
      <w:pPr>
        <w:tabs>
          <w:tab w:val="num" w:pos="852"/>
        </w:tabs>
        <w:ind w:left="852" w:hanging="284"/>
      </w:pPr>
      <w:rPr>
        <w:rFonts w:ascii="Verdana" w:hAnsi="Verdana" w:hint="default"/>
        <w:color w:val="auto"/>
        <w:sz w:val="24"/>
      </w:rPr>
    </w:lvl>
    <w:lvl w:ilvl="1">
      <w:start w:val="1"/>
      <w:numFmt w:val="bullet"/>
      <w:lvlText w:val="―"/>
      <w:lvlJc w:val="left"/>
      <w:pPr>
        <w:tabs>
          <w:tab w:val="num" w:pos="1701"/>
        </w:tabs>
        <w:ind w:left="1701" w:hanging="284"/>
      </w:pPr>
      <w:rPr>
        <w:rFonts w:ascii="Verdana" w:hAnsi="Verdana" w:hint="default"/>
        <w:color w:val="auto"/>
        <w:sz w:val="16"/>
      </w:rPr>
    </w:lvl>
    <w:lvl w:ilvl="2">
      <w:start w:val="1"/>
      <w:numFmt w:val="bullet"/>
      <w:lvlText w:val="–"/>
      <w:lvlJc w:val="left"/>
      <w:pPr>
        <w:tabs>
          <w:tab w:val="num" w:pos="1985"/>
        </w:tabs>
        <w:ind w:left="1985" w:hanging="284"/>
      </w:pPr>
      <w:rPr>
        <w:rFonts w:ascii="Verdana" w:hAnsi="Verdana" w:hint="default"/>
        <w:b/>
        <w:i w:val="0"/>
        <w:sz w:val="24"/>
      </w:rPr>
    </w:lvl>
    <w:lvl w:ilvl="3">
      <w:start w:val="1"/>
      <w:numFmt w:val="bullet"/>
      <w:lvlText w:val="–"/>
      <w:lvlJc w:val="left"/>
      <w:pPr>
        <w:tabs>
          <w:tab w:val="num" w:pos="2268"/>
        </w:tabs>
        <w:ind w:left="2268" w:hanging="283"/>
      </w:pPr>
      <w:rPr>
        <w:rFonts w:ascii="Verdana" w:hAnsi="Verdana" w:hint="default"/>
      </w:rPr>
    </w:lvl>
    <w:lvl w:ilvl="4">
      <w:start w:val="1"/>
      <w:numFmt w:val="bullet"/>
      <w:lvlText w:val=""/>
      <w:lvlJc w:val="left"/>
      <w:pPr>
        <w:tabs>
          <w:tab w:val="num" w:pos="2797"/>
        </w:tabs>
        <w:ind w:left="2797" w:hanging="360"/>
      </w:pPr>
      <w:rPr>
        <w:rFonts w:ascii="Symbol" w:hAnsi="Symbol" w:hint="default"/>
      </w:rPr>
    </w:lvl>
    <w:lvl w:ilvl="5">
      <w:start w:val="1"/>
      <w:numFmt w:val="bullet"/>
      <w:lvlText w:val=""/>
      <w:lvlJc w:val="left"/>
      <w:pPr>
        <w:tabs>
          <w:tab w:val="num" w:pos="3157"/>
        </w:tabs>
        <w:ind w:left="3157" w:hanging="360"/>
      </w:pPr>
      <w:rPr>
        <w:rFonts w:ascii="Wingdings" w:hAnsi="Wingdings" w:hint="default"/>
      </w:rPr>
    </w:lvl>
    <w:lvl w:ilvl="6">
      <w:start w:val="1"/>
      <w:numFmt w:val="bullet"/>
      <w:lvlText w:val=""/>
      <w:lvlJc w:val="left"/>
      <w:pPr>
        <w:tabs>
          <w:tab w:val="num" w:pos="3517"/>
        </w:tabs>
        <w:ind w:left="3517" w:hanging="360"/>
      </w:pPr>
      <w:rPr>
        <w:rFonts w:ascii="Wingdings" w:hAnsi="Wingdings" w:hint="default"/>
      </w:rPr>
    </w:lvl>
    <w:lvl w:ilvl="7">
      <w:start w:val="1"/>
      <w:numFmt w:val="bullet"/>
      <w:lvlText w:val=""/>
      <w:lvlJc w:val="left"/>
      <w:pPr>
        <w:tabs>
          <w:tab w:val="num" w:pos="3877"/>
        </w:tabs>
        <w:ind w:left="3877" w:hanging="360"/>
      </w:pPr>
      <w:rPr>
        <w:rFonts w:ascii="Symbol" w:hAnsi="Symbol" w:hint="default"/>
      </w:rPr>
    </w:lvl>
    <w:lvl w:ilvl="8">
      <w:start w:val="1"/>
      <w:numFmt w:val="bullet"/>
      <w:lvlText w:val=""/>
      <w:lvlJc w:val="left"/>
      <w:pPr>
        <w:tabs>
          <w:tab w:val="num" w:pos="4237"/>
        </w:tabs>
        <w:ind w:left="4237" w:hanging="360"/>
      </w:pPr>
      <w:rPr>
        <w:rFonts w:ascii="Symbol" w:hAnsi="Symbol" w:hint="default"/>
      </w:rPr>
    </w:lvl>
  </w:abstractNum>
  <w:abstractNum w:abstractNumId="23" w15:restartNumberingAfterBreak="0">
    <w:nsid w:val="49F57318"/>
    <w:multiLevelType w:val="hybridMultilevel"/>
    <w:tmpl w:val="70585C2C"/>
    <w:lvl w:ilvl="0" w:tplc="552CD70A">
      <w:start w:val="1"/>
      <w:numFmt w:val="bullet"/>
      <w:pStyle w:val="GOSTListmark2"/>
      <w:lvlText w:val="–"/>
      <w:lvlJc w:val="left"/>
      <w:pPr>
        <w:tabs>
          <w:tab w:val="num" w:pos="1134"/>
        </w:tabs>
        <w:ind w:left="1134" w:hanging="283"/>
      </w:pPr>
      <w:rPr>
        <w:rFonts w:ascii="Times New Roman" w:hAnsi="Times New Roman" w:cs="Times New Roman" w:hint="default"/>
      </w:rPr>
    </w:lvl>
    <w:lvl w:ilvl="1" w:tplc="3416BD60" w:tentative="1">
      <w:start w:val="1"/>
      <w:numFmt w:val="bullet"/>
      <w:lvlText w:val="o"/>
      <w:lvlJc w:val="left"/>
      <w:pPr>
        <w:tabs>
          <w:tab w:val="num" w:pos="1440"/>
        </w:tabs>
        <w:ind w:left="1440" w:hanging="360"/>
      </w:pPr>
      <w:rPr>
        <w:rFonts w:ascii="Courier New" w:hAnsi="Courier New" w:cs="Courier New" w:hint="default"/>
      </w:rPr>
    </w:lvl>
    <w:lvl w:ilvl="2" w:tplc="A5206A9C" w:tentative="1">
      <w:start w:val="1"/>
      <w:numFmt w:val="bullet"/>
      <w:lvlText w:val=""/>
      <w:lvlJc w:val="left"/>
      <w:pPr>
        <w:tabs>
          <w:tab w:val="num" w:pos="2160"/>
        </w:tabs>
        <w:ind w:left="2160" w:hanging="360"/>
      </w:pPr>
      <w:rPr>
        <w:rFonts w:ascii="Wingdings" w:hAnsi="Wingdings" w:hint="default"/>
      </w:rPr>
    </w:lvl>
    <w:lvl w:ilvl="3" w:tplc="6074DFF8" w:tentative="1">
      <w:start w:val="1"/>
      <w:numFmt w:val="bullet"/>
      <w:lvlText w:val=""/>
      <w:lvlJc w:val="left"/>
      <w:pPr>
        <w:tabs>
          <w:tab w:val="num" w:pos="2880"/>
        </w:tabs>
        <w:ind w:left="2880" w:hanging="360"/>
      </w:pPr>
      <w:rPr>
        <w:rFonts w:ascii="Symbol" w:hAnsi="Symbol" w:hint="default"/>
      </w:rPr>
    </w:lvl>
    <w:lvl w:ilvl="4" w:tplc="E1923282" w:tentative="1">
      <w:start w:val="1"/>
      <w:numFmt w:val="bullet"/>
      <w:lvlText w:val="o"/>
      <w:lvlJc w:val="left"/>
      <w:pPr>
        <w:tabs>
          <w:tab w:val="num" w:pos="3600"/>
        </w:tabs>
        <w:ind w:left="3600" w:hanging="360"/>
      </w:pPr>
      <w:rPr>
        <w:rFonts w:ascii="Courier New" w:hAnsi="Courier New" w:cs="Courier New" w:hint="default"/>
      </w:rPr>
    </w:lvl>
    <w:lvl w:ilvl="5" w:tplc="218C666E" w:tentative="1">
      <w:start w:val="1"/>
      <w:numFmt w:val="bullet"/>
      <w:lvlText w:val=""/>
      <w:lvlJc w:val="left"/>
      <w:pPr>
        <w:tabs>
          <w:tab w:val="num" w:pos="4320"/>
        </w:tabs>
        <w:ind w:left="4320" w:hanging="360"/>
      </w:pPr>
      <w:rPr>
        <w:rFonts w:ascii="Wingdings" w:hAnsi="Wingdings" w:hint="default"/>
      </w:rPr>
    </w:lvl>
    <w:lvl w:ilvl="6" w:tplc="EDD47142" w:tentative="1">
      <w:start w:val="1"/>
      <w:numFmt w:val="bullet"/>
      <w:lvlText w:val=""/>
      <w:lvlJc w:val="left"/>
      <w:pPr>
        <w:tabs>
          <w:tab w:val="num" w:pos="5040"/>
        </w:tabs>
        <w:ind w:left="5040" w:hanging="360"/>
      </w:pPr>
      <w:rPr>
        <w:rFonts w:ascii="Symbol" w:hAnsi="Symbol" w:hint="default"/>
      </w:rPr>
    </w:lvl>
    <w:lvl w:ilvl="7" w:tplc="6B2011E6" w:tentative="1">
      <w:start w:val="1"/>
      <w:numFmt w:val="bullet"/>
      <w:lvlText w:val="o"/>
      <w:lvlJc w:val="left"/>
      <w:pPr>
        <w:tabs>
          <w:tab w:val="num" w:pos="5760"/>
        </w:tabs>
        <w:ind w:left="5760" w:hanging="360"/>
      </w:pPr>
      <w:rPr>
        <w:rFonts w:ascii="Courier New" w:hAnsi="Courier New" w:cs="Courier New" w:hint="default"/>
      </w:rPr>
    </w:lvl>
    <w:lvl w:ilvl="8" w:tplc="E15C3CD4"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9FF0F35"/>
    <w:multiLevelType w:val="hybridMultilevel"/>
    <w:tmpl w:val="5298E864"/>
    <w:styleLink w:val="21"/>
    <w:lvl w:ilvl="0" w:tplc="70088504">
      <w:start w:val="1"/>
      <w:numFmt w:val="bullet"/>
      <w:pStyle w:val="GOSTListmark4"/>
      <w:lvlText w:val=""/>
      <w:lvlJc w:val="left"/>
      <w:pPr>
        <w:tabs>
          <w:tab w:val="num" w:pos="1701"/>
        </w:tabs>
        <w:ind w:left="1701" w:hanging="283"/>
      </w:pPr>
      <w:rPr>
        <w:rFonts w:ascii="Symbol" w:hAnsi="Symbol" w:hint="default"/>
      </w:rPr>
    </w:lvl>
    <w:lvl w:ilvl="1" w:tplc="678E22A4" w:tentative="1">
      <w:start w:val="1"/>
      <w:numFmt w:val="bullet"/>
      <w:lvlText w:val="o"/>
      <w:lvlJc w:val="left"/>
      <w:pPr>
        <w:tabs>
          <w:tab w:val="num" w:pos="1491"/>
        </w:tabs>
        <w:ind w:left="1491" w:hanging="360"/>
      </w:pPr>
      <w:rPr>
        <w:rFonts w:ascii="Courier New" w:hAnsi="Courier New" w:cs="Courier New" w:hint="default"/>
      </w:rPr>
    </w:lvl>
    <w:lvl w:ilvl="2" w:tplc="3412279C">
      <w:start w:val="1"/>
      <w:numFmt w:val="bullet"/>
      <w:lvlText w:val=""/>
      <w:lvlJc w:val="left"/>
      <w:pPr>
        <w:tabs>
          <w:tab w:val="num" w:pos="2211"/>
        </w:tabs>
        <w:ind w:left="2211" w:hanging="360"/>
      </w:pPr>
      <w:rPr>
        <w:rFonts w:ascii="Wingdings" w:hAnsi="Wingdings" w:hint="default"/>
      </w:rPr>
    </w:lvl>
    <w:lvl w:ilvl="3" w:tplc="08FC133E">
      <w:start w:val="1"/>
      <w:numFmt w:val="bullet"/>
      <w:lvlText w:val=""/>
      <w:lvlJc w:val="left"/>
      <w:pPr>
        <w:tabs>
          <w:tab w:val="num" w:pos="2931"/>
        </w:tabs>
        <w:ind w:left="2931" w:hanging="360"/>
      </w:pPr>
      <w:rPr>
        <w:rFonts w:ascii="Symbol" w:hAnsi="Symbol" w:hint="default"/>
      </w:rPr>
    </w:lvl>
    <w:lvl w:ilvl="4" w:tplc="7EA05DF4" w:tentative="1">
      <w:start w:val="1"/>
      <w:numFmt w:val="bullet"/>
      <w:lvlText w:val="o"/>
      <w:lvlJc w:val="left"/>
      <w:pPr>
        <w:tabs>
          <w:tab w:val="num" w:pos="3651"/>
        </w:tabs>
        <w:ind w:left="3651" w:hanging="360"/>
      </w:pPr>
      <w:rPr>
        <w:rFonts w:ascii="Courier New" w:hAnsi="Courier New" w:cs="Courier New" w:hint="default"/>
      </w:rPr>
    </w:lvl>
    <w:lvl w:ilvl="5" w:tplc="D88E6D5C" w:tentative="1">
      <w:start w:val="1"/>
      <w:numFmt w:val="bullet"/>
      <w:lvlText w:val=""/>
      <w:lvlJc w:val="left"/>
      <w:pPr>
        <w:tabs>
          <w:tab w:val="num" w:pos="4371"/>
        </w:tabs>
        <w:ind w:left="4371" w:hanging="360"/>
      </w:pPr>
      <w:rPr>
        <w:rFonts w:ascii="Wingdings" w:hAnsi="Wingdings" w:hint="default"/>
      </w:rPr>
    </w:lvl>
    <w:lvl w:ilvl="6" w:tplc="037E6B1E" w:tentative="1">
      <w:start w:val="1"/>
      <w:numFmt w:val="bullet"/>
      <w:lvlText w:val=""/>
      <w:lvlJc w:val="left"/>
      <w:pPr>
        <w:tabs>
          <w:tab w:val="num" w:pos="5091"/>
        </w:tabs>
        <w:ind w:left="5091" w:hanging="360"/>
      </w:pPr>
      <w:rPr>
        <w:rFonts w:ascii="Symbol" w:hAnsi="Symbol" w:hint="default"/>
      </w:rPr>
    </w:lvl>
    <w:lvl w:ilvl="7" w:tplc="B4F8051E" w:tentative="1">
      <w:start w:val="1"/>
      <w:numFmt w:val="bullet"/>
      <w:lvlText w:val="o"/>
      <w:lvlJc w:val="left"/>
      <w:pPr>
        <w:tabs>
          <w:tab w:val="num" w:pos="5811"/>
        </w:tabs>
        <w:ind w:left="5811" w:hanging="360"/>
      </w:pPr>
      <w:rPr>
        <w:rFonts w:ascii="Courier New" w:hAnsi="Courier New" w:cs="Courier New" w:hint="default"/>
      </w:rPr>
    </w:lvl>
    <w:lvl w:ilvl="8" w:tplc="C2C0FA30" w:tentative="1">
      <w:start w:val="1"/>
      <w:numFmt w:val="bullet"/>
      <w:lvlText w:val=""/>
      <w:lvlJc w:val="left"/>
      <w:pPr>
        <w:tabs>
          <w:tab w:val="num" w:pos="6531"/>
        </w:tabs>
        <w:ind w:left="6531" w:hanging="360"/>
      </w:pPr>
      <w:rPr>
        <w:rFonts w:ascii="Wingdings" w:hAnsi="Wingdings" w:hint="default"/>
      </w:rPr>
    </w:lvl>
  </w:abstractNum>
  <w:abstractNum w:abstractNumId="25" w15:restartNumberingAfterBreak="0">
    <w:nsid w:val="4DB564FC"/>
    <w:multiLevelType w:val="hybridMultilevel"/>
    <w:tmpl w:val="0EC4DC70"/>
    <w:lvl w:ilvl="0" w:tplc="FAB48B6E">
      <w:start w:val="1"/>
      <w:numFmt w:val="none"/>
      <w:pStyle w:val="a3"/>
      <w:lvlText w:val="%1Приложение"/>
      <w:lvlJc w:val="left"/>
      <w:pPr>
        <w:tabs>
          <w:tab w:val="num" w:pos="0"/>
        </w:tabs>
        <w:ind w:left="0" w:firstLine="0"/>
      </w:pPr>
      <w:rPr>
        <w:rFonts w:hint="default"/>
      </w:rPr>
    </w:lvl>
    <w:lvl w:ilvl="1" w:tplc="04190003" w:tentative="1">
      <w:start w:val="1"/>
      <w:numFmt w:val="lowerLetter"/>
      <w:lvlText w:val="%2."/>
      <w:lvlJc w:val="left"/>
      <w:pPr>
        <w:tabs>
          <w:tab w:val="num" w:pos="1440"/>
        </w:tabs>
        <w:ind w:left="1440" w:hanging="360"/>
      </w:pPr>
    </w:lvl>
    <w:lvl w:ilvl="2" w:tplc="04190005" w:tentative="1">
      <w:start w:val="1"/>
      <w:numFmt w:val="lowerRoman"/>
      <w:lvlText w:val="%3."/>
      <w:lvlJc w:val="right"/>
      <w:pPr>
        <w:tabs>
          <w:tab w:val="num" w:pos="2160"/>
        </w:tabs>
        <w:ind w:left="2160" w:hanging="180"/>
      </w:pPr>
    </w:lvl>
    <w:lvl w:ilvl="3" w:tplc="04190001" w:tentative="1">
      <w:start w:val="1"/>
      <w:numFmt w:val="decimal"/>
      <w:lvlText w:val="%4."/>
      <w:lvlJc w:val="left"/>
      <w:pPr>
        <w:tabs>
          <w:tab w:val="num" w:pos="2880"/>
        </w:tabs>
        <w:ind w:left="2880" w:hanging="360"/>
      </w:pPr>
    </w:lvl>
    <w:lvl w:ilvl="4" w:tplc="04190003" w:tentative="1">
      <w:start w:val="1"/>
      <w:numFmt w:val="lowerLetter"/>
      <w:lvlText w:val="%5."/>
      <w:lvlJc w:val="left"/>
      <w:pPr>
        <w:tabs>
          <w:tab w:val="num" w:pos="3600"/>
        </w:tabs>
        <w:ind w:left="3600" w:hanging="360"/>
      </w:pPr>
    </w:lvl>
    <w:lvl w:ilvl="5" w:tplc="04190005" w:tentative="1">
      <w:start w:val="1"/>
      <w:numFmt w:val="lowerRoman"/>
      <w:lvlText w:val="%6."/>
      <w:lvlJc w:val="right"/>
      <w:pPr>
        <w:tabs>
          <w:tab w:val="num" w:pos="4320"/>
        </w:tabs>
        <w:ind w:left="4320" w:hanging="180"/>
      </w:pPr>
    </w:lvl>
    <w:lvl w:ilvl="6" w:tplc="04190001" w:tentative="1">
      <w:start w:val="1"/>
      <w:numFmt w:val="decimal"/>
      <w:lvlText w:val="%7."/>
      <w:lvlJc w:val="left"/>
      <w:pPr>
        <w:tabs>
          <w:tab w:val="num" w:pos="5040"/>
        </w:tabs>
        <w:ind w:left="5040" w:hanging="360"/>
      </w:pPr>
    </w:lvl>
    <w:lvl w:ilvl="7" w:tplc="04190003" w:tentative="1">
      <w:start w:val="1"/>
      <w:numFmt w:val="lowerLetter"/>
      <w:lvlText w:val="%8."/>
      <w:lvlJc w:val="left"/>
      <w:pPr>
        <w:tabs>
          <w:tab w:val="num" w:pos="5760"/>
        </w:tabs>
        <w:ind w:left="5760" w:hanging="360"/>
      </w:pPr>
    </w:lvl>
    <w:lvl w:ilvl="8" w:tplc="04190005" w:tentative="1">
      <w:start w:val="1"/>
      <w:numFmt w:val="lowerRoman"/>
      <w:lvlText w:val="%9."/>
      <w:lvlJc w:val="right"/>
      <w:pPr>
        <w:tabs>
          <w:tab w:val="num" w:pos="6480"/>
        </w:tabs>
        <w:ind w:left="6480" w:hanging="180"/>
      </w:pPr>
    </w:lvl>
  </w:abstractNum>
  <w:abstractNum w:abstractNumId="26" w15:restartNumberingAfterBreak="0">
    <w:nsid w:val="4E044427"/>
    <w:multiLevelType w:val="hybridMultilevel"/>
    <w:tmpl w:val="7B34F26E"/>
    <w:lvl w:ilvl="0" w:tplc="E0F22250">
      <w:start w:val="1"/>
      <w:numFmt w:val="none"/>
      <w:pStyle w:val="GOSTNameTable"/>
      <w:lvlText w:val="Таблица "/>
      <w:lvlJc w:val="left"/>
      <w:pPr>
        <w:tabs>
          <w:tab w:val="num" w:pos="426"/>
        </w:tabs>
        <w:ind w:left="-141" w:firstLine="567"/>
      </w:pPr>
      <w:rPr>
        <w:rFonts w:ascii="Times New Roman" w:hAnsi="Times New Roman" w:cs="Times New Roman" w:hint="default"/>
        <w:b/>
        <w:bCs w:val="0"/>
        <w:i w:val="0"/>
        <w:iCs w:val="0"/>
        <w:caps w:val="0"/>
        <w:smallCaps w:val="0"/>
        <w:strike w:val="0"/>
        <w:dstrike w:val="0"/>
        <w:outline w:val="0"/>
        <w:shadow w:val="0"/>
        <w:emboss w:val="0"/>
        <w:imprint w:val="0"/>
        <w:noProof w:val="0"/>
        <w:vanish w:val="0"/>
        <w:spacing w:val="0"/>
        <w:kern w:val="0"/>
        <w:position w:val="0"/>
        <w:sz w:val="24"/>
        <w:u w:val="none"/>
        <w:vertAlign w:val="baseline"/>
        <w:em w:val="none"/>
      </w:rPr>
    </w:lvl>
    <w:lvl w:ilvl="1" w:tplc="D9C61146">
      <w:start w:val="1"/>
      <w:numFmt w:val="lowerLetter"/>
      <w:lvlText w:val="%2."/>
      <w:lvlJc w:val="left"/>
      <w:pPr>
        <w:tabs>
          <w:tab w:val="num" w:pos="1440"/>
        </w:tabs>
        <w:ind w:left="1440" w:hanging="360"/>
      </w:pPr>
    </w:lvl>
    <w:lvl w:ilvl="2" w:tplc="FC70E224">
      <w:start w:val="1"/>
      <w:numFmt w:val="lowerRoman"/>
      <w:lvlText w:val="%3."/>
      <w:lvlJc w:val="right"/>
      <w:pPr>
        <w:tabs>
          <w:tab w:val="num" w:pos="2160"/>
        </w:tabs>
        <w:ind w:left="2160" w:hanging="180"/>
      </w:pPr>
    </w:lvl>
    <w:lvl w:ilvl="3" w:tplc="200247C6">
      <w:start w:val="1"/>
      <w:numFmt w:val="decimal"/>
      <w:lvlText w:val="%4."/>
      <w:lvlJc w:val="left"/>
      <w:pPr>
        <w:tabs>
          <w:tab w:val="num" w:pos="2880"/>
        </w:tabs>
        <w:ind w:left="2880" w:hanging="360"/>
      </w:pPr>
    </w:lvl>
    <w:lvl w:ilvl="4" w:tplc="FB6E5D22" w:tentative="1">
      <w:start w:val="1"/>
      <w:numFmt w:val="lowerLetter"/>
      <w:lvlText w:val="%5."/>
      <w:lvlJc w:val="left"/>
      <w:pPr>
        <w:tabs>
          <w:tab w:val="num" w:pos="3600"/>
        </w:tabs>
        <w:ind w:left="3600" w:hanging="360"/>
      </w:pPr>
    </w:lvl>
    <w:lvl w:ilvl="5" w:tplc="6A98C90E" w:tentative="1">
      <w:start w:val="1"/>
      <w:numFmt w:val="lowerRoman"/>
      <w:lvlText w:val="%6."/>
      <w:lvlJc w:val="right"/>
      <w:pPr>
        <w:tabs>
          <w:tab w:val="num" w:pos="4320"/>
        </w:tabs>
        <w:ind w:left="4320" w:hanging="180"/>
      </w:pPr>
    </w:lvl>
    <w:lvl w:ilvl="6" w:tplc="AD52CEF2" w:tentative="1">
      <w:start w:val="1"/>
      <w:numFmt w:val="decimal"/>
      <w:lvlText w:val="%7."/>
      <w:lvlJc w:val="left"/>
      <w:pPr>
        <w:tabs>
          <w:tab w:val="num" w:pos="5040"/>
        </w:tabs>
        <w:ind w:left="5040" w:hanging="360"/>
      </w:pPr>
    </w:lvl>
    <w:lvl w:ilvl="7" w:tplc="A29A6662" w:tentative="1">
      <w:start w:val="1"/>
      <w:numFmt w:val="lowerLetter"/>
      <w:lvlText w:val="%8."/>
      <w:lvlJc w:val="left"/>
      <w:pPr>
        <w:tabs>
          <w:tab w:val="num" w:pos="5760"/>
        </w:tabs>
        <w:ind w:left="5760" w:hanging="360"/>
      </w:pPr>
    </w:lvl>
    <w:lvl w:ilvl="8" w:tplc="5D1C8C98" w:tentative="1">
      <w:start w:val="1"/>
      <w:numFmt w:val="lowerRoman"/>
      <w:lvlText w:val="%9."/>
      <w:lvlJc w:val="right"/>
      <w:pPr>
        <w:tabs>
          <w:tab w:val="num" w:pos="6480"/>
        </w:tabs>
        <w:ind w:left="6480" w:hanging="180"/>
      </w:pPr>
    </w:lvl>
  </w:abstractNum>
  <w:abstractNum w:abstractNumId="27" w15:restartNumberingAfterBreak="0">
    <w:nsid w:val="4EEE53CA"/>
    <w:multiLevelType w:val="multilevel"/>
    <w:tmpl w:val="E74E3CF4"/>
    <w:lvl w:ilvl="0">
      <w:start w:val="1"/>
      <w:numFmt w:val="decimal"/>
      <w:pStyle w:val="GOSTTableListNum10"/>
      <w:lvlText w:val="%1)"/>
      <w:lvlJc w:val="left"/>
      <w:pPr>
        <w:tabs>
          <w:tab w:val="num" w:pos="284"/>
        </w:tabs>
        <w:ind w:left="284" w:hanging="227"/>
      </w:pPr>
      <w:rPr>
        <w:rFonts w:hint="default"/>
        <w:b w:val="0"/>
        <w:bCs w:val="0"/>
        <w:i w:val="0"/>
        <w:iCs w:val="0"/>
        <w:caps w:val="0"/>
        <w:smallCaps w:val="0"/>
        <w:strike w:val="0"/>
        <w:dstrike w:val="0"/>
        <w:noProof w:val="0"/>
        <w:vanish w:val="0"/>
        <w:color w:val="000000"/>
        <w:spacing w:val="0"/>
        <w:kern w:val="0"/>
        <w:position w:val="0"/>
        <w:u w:val="none"/>
        <w:vertAlign w:val="baseline"/>
        <w:em w:val="none"/>
      </w:rPr>
    </w:lvl>
    <w:lvl w:ilvl="1">
      <w:start w:val="1"/>
      <w:numFmt w:val="decimal"/>
      <w:lvlText w:val="%1.%2."/>
      <w:lvlJc w:val="left"/>
      <w:pPr>
        <w:tabs>
          <w:tab w:val="num" w:pos="567"/>
        </w:tabs>
        <w:ind w:left="709" w:hanging="425"/>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lvlText w:val="%2.%1.%3."/>
      <w:lvlJc w:val="left"/>
      <w:pPr>
        <w:tabs>
          <w:tab w:val="num" w:pos="1134"/>
        </w:tabs>
        <w:ind w:left="1276" w:hanging="567"/>
      </w:pPr>
      <w:rPr>
        <w:rFonts w:ascii="Times New Roman" w:hAnsi="Times New Roman" w:hint="default"/>
        <w:sz w:val="24"/>
        <w:szCs w:val="24"/>
      </w:rPr>
    </w:lvl>
    <w:lvl w:ilvl="3">
      <w:start w:val="1"/>
      <w:numFmt w:val="decimal"/>
      <w:lvlText w:val="%1.%2.%3.%4."/>
      <w:lvlJc w:val="left"/>
      <w:pPr>
        <w:tabs>
          <w:tab w:val="num" w:pos="2367"/>
        </w:tabs>
        <w:ind w:left="2295" w:hanging="648"/>
      </w:pPr>
      <w:rPr>
        <w:rFonts w:hint="default"/>
      </w:rPr>
    </w:lvl>
    <w:lvl w:ilvl="4">
      <w:start w:val="1"/>
      <w:numFmt w:val="decimal"/>
      <w:lvlText w:val="%1.%2.%3.%4.%5."/>
      <w:lvlJc w:val="left"/>
      <w:pPr>
        <w:tabs>
          <w:tab w:val="num" w:pos="3087"/>
        </w:tabs>
        <w:ind w:left="2799" w:hanging="792"/>
      </w:pPr>
      <w:rPr>
        <w:rFonts w:hint="default"/>
      </w:rPr>
    </w:lvl>
    <w:lvl w:ilvl="5">
      <w:start w:val="1"/>
      <w:numFmt w:val="decimal"/>
      <w:lvlText w:val="%1.%2.%3.%4.%5.%6."/>
      <w:lvlJc w:val="left"/>
      <w:pPr>
        <w:tabs>
          <w:tab w:val="num" w:pos="344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527"/>
        </w:tabs>
        <w:ind w:left="4311" w:hanging="1224"/>
      </w:pPr>
      <w:rPr>
        <w:rFonts w:hint="default"/>
      </w:rPr>
    </w:lvl>
    <w:lvl w:ilvl="8">
      <w:start w:val="1"/>
      <w:numFmt w:val="decimal"/>
      <w:lvlText w:val="%1.%2.%3.%4.%5.%6.%7.%8.%9."/>
      <w:lvlJc w:val="left"/>
      <w:pPr>
        <w:tabs>
          <w:tab w:val="num" w:pos="5247"/>
        </w:tabs>
        <w:ind w:left="4887" w:hanging="1440"/>
      </w:pPr>
      <w:rPr>
        <w:rFonts w:hint="default"/>
      </w:rPr>
    </w:lvl>
  </w:abstractNum>
  <w:abstractNum w:abstractNumId="28" w15:restartNumberingAfterBreak="0">
    <w:nsid w:val="4FEC52E2"/>
    <w:multiLevelType w:val="hybridMultilevel"/>
    <w:tmpl w:val="4FB69008"/>
    <w:styleLink w:val="1111112"/>
    <w:lvl w:ilvl="0" w:tplc="E51CE30C">
      <w:start w:val="1"/>
      <w:numFmt w:val="bullet"/>
      <w:pStyle w:val="GOSTTableListMark1"/>
      <w:lvlText w:val=""/>
      <w:lvlJc w:val="left"/>
      <w:pPr>
        <w:tabs>
          <w:tab w:val="num" w:pos="369"/>
        </w:tabs>
        <w:ind w:left="369" w:hanging="227"/>
      </w:pPr>
      <w:rPr>
        <w:rFonts w:ascii="Symbol" w:hAnsi="Symbol" w:hint="default"/>
      </w:rPr>
    </w:lvl>
    <w:lvl w:ilvl="1" w:tplc="7EF60B7C">
      <w:start w:val="1"/>
      <w:numFmt w:val="lowerLetter"/>
      <w:lvlText w:val="%2."/>
      <w:lvlJc w:val="left"/>
      <w:pPr>
        <w:tabs>
          <w:tab w:val="num" w:pos="1440"/>
        </w:tabs>
        <w:ind w:left="1440" w:hanging="360"/>
      </w:pPr>
    </w:lvl>
    <w:lvl w:ilvl="2" w:tplc="F99A1504">
      <w:start w:val="1"/>
      <w:numFmt w:val="lowerRoman"/>
      <w:lvlText w:val="%3."/>
      <w:lvlJc w:val="right"/>
      <w:pPr>
        <w:tabs>
          <w:tab w:val="num" w:pos="2160"/>
        </w:tabs>
        <w:ind w:left="2160" w:hanging="180"/>
      </w:pPr>
    </w:lvl>
    <w:lvl w:ilvl="3" w:tplc="93022242" w:tentative="1">
      <w:start w:val="1"/>
      <w:numFmt w:val="decimal"/>
      <w:lvlText w:val="%4."/>
      <w:lvlJc w:val="left"/>
      <w:pPr>
        <w:tabs>
          <w:tab w:val="num" w:pos="2880"/>
        </w:tabs>
        <w:ind w:left="2880" w:hanging="360"/>
      </w:pPr>
    </w:lvl>
    <w:lvl w:ilvl="4" w:tplc="BD445AC6" w:tentative="1">
      <w:start w:val="1"/>
      <w:numFmt w:val="lowerLetter"/>
      <w:lvlText w:val="%5."/>
      <w:lvlJc w:val="left"/>
      <w:pPr>
        <w:tabs>
          <w:tab w:val="num" w:pos="3600"/>
        </w:tabs>
        <w:ind w:left="3600" w:hanging="360"/>
      </w:pPr>
    </w:lvl>
    <w:lvl w:ilvl="5" w:tplc="D1926062" w:tentative="1">
      <w:start w:val="1"/>
      <w:numFmt w:val="lowerRoman"/>
      <w:lvlText w:val="%6."/>
      <w:lvlJc w:val="right"/>
      <w:pPr>
        <w:tabs>
          <w:tab w:val="num" w:pos="4320"/>
        </w:tabs>
        <w:ind w:left="4320" w:hanging="180"/>
      </w:pPr>
    </w:lvl>
    <w:lvl w:ilvl="6" w:tplc="F578860C" w:tentative="1">
      <w:start w:val="1"/>
      <w:numFmt w:val="decimal"/>
      <w:lvlText w:val="%7."/>
      <w:lvlJc w:val="left"/>
      <w:pPr>
        <w:tabs>
          <w:tab w:val="num" w:pos="5040"/>
        </w:tabs>
        <w:ind w:left="5040" w:hanging="360"/>
      </w:pPr>
    </w:lvl>
    <w:lvl w:ilvl="7" w:tplc="23B8A66C" w:tentative="1">
      <w:start w:val="1"/>
      <w:numFmt w:val="lowerLetter"/>
      <w:lvlText w:val="%8."/>
      <w:lvlJc w:val="left"/>
      <w:pPr>
        <w:tabs>
          <w:tab w:val="num" w:pos="5760"/>
        </w:tabs>
        <w:ind w:left="5760" w:hanging="360"/>
      </w:pPr>
    </w:lvl>
    <w:lvl w:ilvl="8" w:tplc="0AAA8B1E" w:tentative="1">
      <w:start w:val="1"/>
      <w:numFmt w:val="lowerRoman"/>
      <w:lvlText w:val="%9."/>
      <w:lvlJc w:val="right"/>
      <w:pPr>
        <w:tabs>
          <w:tab w:val="num" w:pos="6480"/>
        </w:tabs>
        <w:ind w:left="6480" w:hanging="180"/>
      </w:pPr>
    </w:lvl>
  </w:abstractNum>
  <w:abstractNum w:abstractNumId="29" w15:restartNumberingAfterBreak="0">
    <w:nsid w:val="5C211947"/>
    <w:multiLevelType w:val="hybridMultilevel"/>
    <w:tmpl w:val="4DAE9F8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616350D8"/>
    <w:multiLevelType w:val="multilevel"/>
    <w:tmpl w:val="3E4414E6"/>
    <w:lvl w:ilvl="0">
      <w:start w:val="1"/>
      <w:numFmt w:val="bullet"/>
      <w:pStyle w:val="OTRTableListMark"/>
      <w:lvlText w:val="–"/>
      <w:lvlJc w:val="left"/>
      <w:pPr>
        <w:tabs>
          <w:tab w:val="num" w:pos="284"/>
        </w:tabs>
        <w:ind w:left="284" w:hanging="284"/>
      </w:pPr>
      <w:rPr>
        <w:rFonts w:ascii="Verdana" w:hAnsi="Verdana" w:hint="default"/>
        <w:color w:val="auto"/>
        <w:sz w:val="24"/>
      </w:rPr>
    </w:lvl>
    <w:lvl w:ilvl="1">
      <w:start w:val="1"/>
      <w:numFmt w:val="bullet"/>
      <w:lvlText w:val="―"/>
      <w:lvlJc w:val="left"/>
      <w:pPr>
        <w:tabs>
          <w:tab w:val="num" w:pos="1275"/>
        </w:tabs>
        <w:ind w:left="1275" w:hanging="283"/>
      </w:pPr>
      <w:rPr>
        <w:rFonts w:ascii="Verdana" w:hAnsi="Verdana" w:hint="default"/>
        <w:color w:val="auto"/>
        <w:sz w:val="16"/>
      </w:rPr>
    </w:lvl>
    <w:lvl w:ilvl="2">
      <w:start w:val="1"/>
      <w:numFmt w:val="bullet"/>
      <w:lvlText w:val="–"/>
      <w:lvlJc w:val="left"/>
      <w:pPr>
        <w:tabs>
          <w:tab w:val="num" w:pos="1559"/>
        </w:tabs>
        <w:ind w:left="1559" w:hanging="284"/>
      </w:pPr>
      <w:rPr>
        <w:rFonts w:ascii="Verdana" w:hAnsi="Verdana" w:hint="default"/>
        <w:b/>
        <w:i w:val="0"/>
        <w:sz w:val="24"/>
      </w:rPr>
    </w:lvl>
    <w:lvl w:ilvl="3">
      <w:start w:val="1"/>
      <w:numFmt w:val="bullet"/>
      <w:lvlText w:val=""/>
      <w:lvlJc w:val="left"/>
      <w:pPr>
        <w:tabs>
          <w:tab w:val="num" w:pos="1303"/>
        </w:tabs>
        <w:ind w:left="1303" w:hanging="360"/>
      </w:pPr>
      <w:rPr>
        <w:rFonts w:ascii="Symbol" w:hAnsi="Symbol" w:hint="default"/>
      </w:rPr>
    </w:lvl>
    <w:lvl w:ilvl="4">
      <w:start w:val="1"/>
      <w:numFmt w:val="bullet"/>
      <w:lvlText w:val=""/>
      <w:lvlJc w:val="left"/>
      <w:pPr>
        <w:tabs>
          <w:tab w:val="num" w:pos="1663"/>
        </w:tabs>
        <w:ind w:left="1663" w:hanging="360"/>
      </w:pPr>
      <w:rPr>
        <w:rFonts w:ascii="Symbol" w:hAnsi="Symbol" w:hint="default"/>
      </w:rPr>
    </w:lvl>
    <w:lvl w:ilvl="5">
      <w:start w:val="1"/>
      <w:numFmt w:val="bullet"/>
      <w:lvlText w:val=""/>
      <w:lvlJc w:val="left"/>
      <w:pPr>
        <w:tabs>
          <w:tab w:val="num" w:pos="2023"/>
        </w:tabs>
        <w:ind w:left="2023" w:hanging="360"/>
      </w:pPr>
      <w:rPr>
        <w:rFonts w:ascii="Wingdings" w:hAnsi="Wingdings" w:hint="default"/>
      </w:rPr>
    </w:lvl>
    <w:lvl w:ilvl="6">
      <w:start w:val="1"/>
      <w:numFmt w:val="bullet"/>
      <w:lvlText w:val=""/>
      <w:lvlJc w:val="left"/>
      <w:pPr>
        <w:tabs>
          <w:tab w:val="num" w:pos="2383"/>
        </w:tabs>
        <w:ind w:left="2383" w:hanging="360"/>
      </w:pPr>
      <w:rPr>
        <w:rFonts w:ascii="Wingdings" w:hAnsi="Wingdings" w:hint="default"/>
      </w:rPr>
    </w:lvl>
    <w:lvl w:ilvl="7">
      <w:start w:val="1"/>
      <w:numFmt w:val="bullet"/>
      <w:lvlText w:val=""/>
      <w:lvlJc w:val="left"/>
      <w:pPr>
        <w:tabs>
          <w:tab w:val="num" w:pos="2743"/>
        </w:tabs>
        <w:ind w:left="2743" w:hanging="360"/>
      </w:pPr>
      <w:rPr>
        <w:rFonts w:ascii="Symbol" w:hAnsi="Symbol" w:hint="default"/>
      </w:rPr>
    </w:lvl>
    <w:lvl w:ilvl="8">
      <w:start w:val="1"/>
      <w:numFmt w:val="bullet"/>
      <w:lvlText w:val=""/>
      <w:lvlJc w:val="left"/>
      <w:pPr>
        <w:tabs>
          <w:tab w:val="num" w:pos="3103"/>
        </w:tabs>
        <w:ind w:left="3103" w:hanging="360"/>
      </w:pPr>
      <w:rPr>
        <w:rFonts w:ascii="Symbol" w:hAnsi="Symbol" w:hint="default"/>
      </w:rPr>
    </w:lvl>
  </w:abstractNum>
  <w:abstractNum w:abstractNumId="31" w15:restartNumberingAfterBreak="0">
    <w:nsid w:val="61AB383A"/>
    <w:multiLevelType w:val="multilevel"/>
    <w:tmpl w:val="EE863AFC"/>
    <w:lvl w:ilvl="0">
      <w:start w:val="1"/>
      <w:numFmt w:val="russianLower"/>
      <w:pStyle w:val="GOSTTableListNum"/>
      <w:lvlText w:val="%1)"/>
      <w:lvlJc w:val="left"/>
      <w:pPr>
        <w:tabs>
          <w:tab w:val="num" w:pos="284"/>
        </w:tabs>
        <w:ind w:left="284" w:hanging="227"/>
      </w:pPr>
      <w:rPr>
        <w:rFonts w:hint="default"/>
        <w:b w:val="0"/>
        <w:bCs w:val="0"/>
        <w:i w:val="0"/>
        <w:iCs w:val="0"/>
        <w:caps w:val="0"/>
        <w:smallCaps w:val="0"/>
        <w:strike w:val="0"/>
        <w:dstrike w:val="0"/>
        <w:noProof w:val="0"/>
        <w:vanish w:val="0"/>
        <w:color w:val="000000"/>
        <w:spacing w:val="0"/>
        <w:kern w:val="0"/>
        <w:position w:val="0"/>
        <w:u w:val="none"/>
        <w:vertAlign w:val="baseline"/>
        <w:em w:val="none"/>
      </w:rPr>
    </w:lvl>
    <w:lvl w:ilvl="1">
      <w:start w:val="1"/>
      <w:numFmt w:val="decimal"/>
      <w:lvlText w:val="%1.%2."/>
      <w:lvlJc w:val="left"/>
      <w:pPr>
        <w:tabs>
          <w:tab w:val="num" w:pos="567"/>
        </w:tabs>
        <w:ind w:left="709" w:hanging="425"/>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lvlText w:val="%2.%1.%3."/>
      <w:lvlJc w:val="left"/>
      <w:pPr>
        <w:tabs>
          <w:tab w:val="num" w:pos="1134"/>
        </w:tabs>
        <w:ind w:left="1276" w:hanging="567"/>
      </w:pPr>
      <w:rPr>
        <w:rFonts w:ascii="Times New Roman" w:hAnsi="Times New Roman" w:hint="default"/>
        <w:sz w:val="24"/>
        <w:szCs w:val="24"/>
      </w:rPr>
    </w:lvl>
    <w:lvl w:ilvl="3">
      <w:start w:val="1"/>
      <w:numFmt w:val="decimal"/>
      <w:lvlText w:val="%1.%2.%3.%4."/>
      <w:lvlJc w:val="left"/>
      <w:pPr>
        <w:tabs>
          <w:tab w:val="num" w:pos="2367"/>
        </w:tabs>
        <w:ind w:left="2295" w:hanging="648"/>
      </w:pPr>
      <w:rPr>
        <w:rFonts w:hint="default"/>
      </w:rPr>
    </w:lvl>
    <w:lvl w:ilvl="4">
      <w:start w:val="1"/>
      <w:numFmt w:val="decimal"/>
      <w:lvlText w:val="%1.%2.%3.%4.%5."/>
      <w:lvlJc w:val="left"/>
      <w:pPr>
        <w:tabs>
          <w:tab w:val="num" w:pos="3087"/>
        </w:tabs>
        <w:ind w:left="2799" w:hanging="792"/>
      </w:pPr>
      <w:rPr>
        <w:rFonts w:hint="default"/>
      </w:rPr>
    </w:lvl>
    <w:lvl w:ilvl="5">
      <w:start w:val="1"/>
      <w:numFmt w:val="decimal"/>
      <w:lvlText w:val="%1.%2.%3.%4.%5.%6."/>
      <w:lvlJc w:val="left"/>
      <w:pPr>
        <w:tabs>
          <w:tab w:val="num" w:pos="344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527"/>
        </w:tabs>
        <w:ind w:left="4311" w:hanging="1224"/>
      </w:pPr>
      <w:rPr>
        <w:rFonts w:hint="default"/>
      </w:rPr>
    </w:lvl>
    <w:lvl w:ilvl="8">
      <w:start w:val="1"/>
      <w:numFmt w:val="decimal"/>
      <w:lvlText w:val="%1.%2.%3.%4.%5.%6.%7.%8.%9."/>
      <w:lvlJc w:val="left"/>
      <w:pPr>
        <w:tabs>
          <w:tab w:val="num" w:pos="5247"/>
        </w:tabs>
        <w:ind w:left="4887" w:hanging="1440"/>
      </w:pPr>
      <w:rPr>
        <w:rFonts w:hint="default"/>
      </w:rPr>
    </w:lvl>
  </w:abstractNum>
  <w:abstractNum w:abstractNumId="32" w15:restartNumberingAfterBreak="0">
    <w:nsid w:val="63E64B86"/>
    <w:multiLevelType w:val="multilevel"/>
    <w:tmpl w:val="F73C3B7C"/>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33" w15:restartNumberingAfterBreak="0">
    <w:nsid w:val="650F43FD"/>
    <w:multiLevelType w:val="hybridMultilevel"/>
    <w:tmpl w:val="92A8C8EA"/>
    <w:lvl w:ilvl="0" w:tplc="723AA962">
      <w:start w:val="1"/>
      <w:numFmt w:val="none"/>
      <w:pStyle w:val="GOSTFigName"/>
      <w:lvlText w:val="Рисунок "/>
      <w:lvlJc w:val="left"/>
      <w:pPr>
        <w:tabs>
          <w:tab w:val="num" w:pos="0"/>
        </w:tabs>
        <w:ind w:left="0" w:firstLine="0"/>
      </w:pPr>
      <w:rPr>
        <w:rFonts w:ascii="Times New Roman" w:hAnsi="Times New Roman" w:cs="Times New Roman" w:hint="default"/>
        <w:b/>
        <w:bCs w:val="0"/>
        <w:i w:val="0"/>
        <w:iCs w:val="0"/>
        <w:caps w:val="0"/>
        <w:smallCaps w:val="0"/>
        <w:strike w:val="0"/>
        <w:dstrike w:val="0"/>
        <w:outline w:val="0"/>
        <w:shadow w:val="0"/>
        <w:emboss w:val="0"/>
        <w:imprint w:val="0"/>
        <w:noProof w:val="0"/>
        <w:vanish w:val="0"/>
        <w:spacing w:val="0"/>
        <w:kern w:val="0"/>
        <w:position w:val="0"/>
        <w:sz w:val="24"/>
        <w:u w:val="none"/>
        <w:vertAlign w:val="baseline"/>
        <w:em w:val="none"/>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4" w15:restartNumberingAfterBreak="0">
    <w:nsid w:val="665A4EEC"/>
    <w:multiLevelType w:val="hybridMultilevel"/>
    <w:tmpl w:val="7C044B0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8E56E24"/>
    <w:multiLevelType w:val="multilevel"/>
    <w:tmpl w:val="EC9838D2"/>
    <w:lvl w:ilvl="0">
      <w:start w:val="1"/>
      <w:numFmt w:val="decimal"/>
      <w:pStyle w:val="1"/>
      <w:lvlText w:val="%1."/>
      <w:lvlJc w:val="left"/>
      <w:pPr>
        <w:tabs>
          <w:tab w:val="num" w:pos="432"/>
        </w:tabs>
        <w:ind w:left="432" w:hanging="432"/>
      </w:pPr>
      <w:rPr>
        <w:rFonts w:hint="default"/>
      </w:rPr>
    </w:lvl>
    <w:lvl w:ilvl="1">
      <w:start w:val="1"/>
      <w:numFmt w:val="decimal"/>
      <w:pStyle w:val="22"/>
      <w:lvlText w:val="%1.%2."/>
      <w:lvlJc w:val="left"/>
      <w:pPr>
        <w:tabs>
          <w:tab w:val="num" w:pos="576"/>
        </w:tabs>
        <w:ind w:left="576" w:hanging="576"/>
      </w:pPr>
      <w:rPr>
        <w:rFonts w:hint="default"/>
      </w:rPr>
    </w:lvl>
    <w:lvl w:ilvl="2">
      <w:start w:val="1"/>
      <w:numFmt w:val="decimal"/>
      <w:pStyle w:val="31"/>
      <w:lvlText w:val="%1.%2.%3."/>
      <w:lvlJc w:val="left"/>
      <w:pPr>
        <w:tabs>
          <w:tab w:val="num" w:pos="720"/>
        </w:tabs>
        <w:ind w:left="720" w:hanging="720"/>
      </w:pPr>
      <w:rPr>
        <w:rFonts w:hint="default"/>
      </w:rPr>
    </w:lvl>
    <w:lvl w:ilvl="3">
      <w:start w:val="1"/>
      <w:numFmt w:val="decimal"/>
      <w:pStyle w:val="41"/>
      <w:lvlText w:val="%1.%2.%3.%4."/>
      <w:lvlJc w:val="left"/>
      <w:pPr>
        <w:tabs>
          <w:tab w:val="num" w:pos="864"/>
        </w:tabs>
        <w:ind w:left="864" w:hanging="864"/>
      </w:pPr>
      <w:rPr>
        <w:rFonts w:hint="default"/>
      </w:rPr>
    </w:lvl>
    <w:lvl w:ilvl="4">
      <w:start w:val="1"/>
      <w:numFmt w:val="decimal"/>
      <w:pStyle w:val="51"/>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6" w15:restartNumberingAfterBreak="0">
    <w:nsid w:val="6FE1615A"/>
    <w:multiLevelType w:val="hybridMultilevel"/>
    <w:tmpl w:val="FA4E072A"/>
    <w:lvl w:ilvl="0" w:tplc="9E5CCFD6">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7" w15:restartNumberingAfterBreak="0">
    <w:nsid w:val="742D30F7"/>
    <w:multiLevelType w:val="hybridMultilevel"/>
    <w:tmpl w:val="8B5A7D26"/>
    <w:lvl w:ilvl="0" w:tplc="71765A42">
      <w:start w:val="1"/>
      <w:numFmt w:val="bullet"/>
      <w:pStyle w:val="GOSTListmark1"/>
      <w:lvlText w:val="–"/>
      <w:lvlJc w:val="left"/>
      <w:pPr>
        <w:tabs>
          <w:tab w:val="num" w:pos="851"/>
        </w:tabs>
        <w:ind w:left="851" w:hanging="284"/>
      </w:pPr>
      <w:rPr>
        <w:rFonts w:ascii="Times New Roman" w:hAnsi="Times New Roman" w:cs="Times New Roman"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7AA01A4"/>
    <w:multiLevelType w:val="multilevel"/>
    <w:tmpl w:val="29700396"/>
    <w:lvl w:ilvl="0">
      <w:start w:val="1"/>
      <w:numFmt w:val="bullet"/>
      <w:pStyle w:val="12-"/>
      <w:lvlText w:val=""/>
      <w:lvlJc w:val="left"/>
      <w:pPr>
        <w:tabs>
          <w:tab w:val="num" w:pos="284"/>
        </w:tabs>
        <w:ind w:left="284" w:hanging="256"/>
      </w:pPr>
      <w:rPr>
        <w:rFonts w:ascii="Symbol" w:hAnsi="Symbol" w:hint="default"/>
        <w:b w:val="0"/>
        <w:i w:val="0"/>
        <w:color w:val="auto"/>
        <w:sz w:val="24"/>
      </w:rPr>
    </w:lvl>
    <w:lvl w:ilvl="1">
      <w:start w:val="1"/>
      <w:numFmt w:val="bullet"/>
      <w:lvlText w:val=""/>
      <w:lvlJc w:val="left"/>
      <w:pPr>
        <w:tabs>
          <w:tab w:val="num" w:pos="567"/>
        </w:tabs>
        <w:ind w:left="567" w:hanging="283"/>
      </w:pPr>
      <w:rPr>
        <w:rFonts w:ascii="Symbol" w:hAnsi="Symbol" w:hint="default"/>
      </w:rPr>
    </w:lvl>
    <w:lvl w:ilvl="2">
      <w:start w:val="1"/>
      <w:numFmt w:val="bullet"/>
      <w:lvlText w:val=""/>
      <w:lvlJc w:val="left"/>
      <w:pPr>
        <w:tabs>
          <w:tab w:val="num" w:pos="992"/>
        </w:tabs>
        <w:ind w:left="992" w:hanging="425"/>
      </w:pPr>
      <w:rPr>
        <w:rFonts w:ascii="Symbol" w:hAnsi="Symbol" w:hint="default"/>
      </w:rPr>
    </w:lvl>
    <w:lvl w:ilvl="3">
      <w:start w:val="1"/>
      <w:numFmt w:val="bullet"/>
      <w:lvlText w:val=""/>
      <w:lvlJc w:val="left"/>
      <w:pPr>
        <w:tabs>
          <w:tab w:val="num" w:pos="1276"/>
        </w:tabs>
        <w:ind w:left="1276" w:hanging="284"/>
      </w:pPr>
      <w:rPr>
        <w:rFonts w:ascii="Symbol" w:hAnsi="Symbol" w:hint="default"/>
      </w:rPr>
    </w:lvl>
    <w:lvl w:ilvl="4">
      <w:start w:val="1"/>
      <w:numFmt w:val="bullet"/>
      <w:lvlText w:val=""/>
      <w:lvlJc w:val="left"/>
      <w:pPr>
        <w:tabs>
          <w:tab w:val="num" w:pos="1559"/>
        </w:tabs>
        <w:ind w:left="1559" w:hanging="283"/>
      </w:pPr>
      <w:rPr>
        <w:rFonts w:ascii="Symbol" w:hAnsi="Symbol" w:hint="default"/>
      </w:rPr>
    </w:lvl>
    <w:lvl w:ilvl="5">
      <w:start w:val="1"/>
      <w:numFmt w:val="bullet"/>
      <w:lvlText w:val=""/>
      <w:lvlJc w:val="left"/>
      <w:pPr>
        <w:tabs>
          <w:tab w:val="num" w:pos="1843"/>
        </w:tabs>
        <w:ind w:left="1843" w:hanging="284"/>
      </w:pPr>
      <w:rPr>
        <w:rFonts w:ascii="Symbol" w:hAnsi="Symbol" w:hint="default"/>
      </w:rPr>
    </w:lvl>
    <w:lvl w:ilvl="6">
      <w:start w:val="1"/>
      <w:numFmt w:val="bullet"/>
      <w:lvlText w:val=""/>
      <w:lvlJc w:val="left"/>
      <w:pPr>
        <w:tabs>
          <w:tab w:val="num" w:pos="2126"/>
        </w:tabs>
        <w:ind w:left="2126" w:hanging="283"/>
      </w:pPr>
      <w:rPr>
        <w:rFonts w:ascii="Symbol" w:hAnsi="Symbol" w:hint="default"/>
      </w:rPr>
    </w:lvl>
    <w:lvl w:ilvl="7">
      <w:start w:val="1"/>
      <w:numFmt w:val="bullet"/>
      <w:lvlText w:val=""/>
      <w:lvlJc w:val="left"/>
      <w:pPr>
        <w:tabs>
          <w:tab w:val="num" w:pos="2410"/>
        </w:tabs>
        <w:ind w:left="2410" w:hanging="284"/>
      </w:pPr>
      <w:rPr>
        <w:rFonts w:ascii="Symbol" w:hAnsi="Symbol" w:hint="default"/>
      </w:rPr>
    </w:lvl>
    <w:lvl w:ilvl="8">
      <w:start w:val="1"/>
      <w:numFmt w:val="bullet"/>
      <w:lvlText w:val=""/>
      <w:lvlJc w:val="left"/>
      <w:pPr>
        <w:tabs>
          <w:tab w:val="num" w:pos="2835"/>
        </w:tabs>
        <w:ind w:left="2835" w:hanging="425"/>
      </w:pPr>
      <w:rPr>
        <w:rFonts w:ascii="Symbol" w:hAnsi="Symbol" w:hint="default"/>
      </w:rPr>
    </w:lvl>
  </w:abstractNum>
  <w:num w:numId="1">
    <w:abstractNumId w:val="26"/>
  </w:num>
  <w:num w:numId="2">
    <w:abstractNumId w:val="28"/>
  </w:num>
  <w:num w:numId="3">
    <w:abstractNumId w:val="20"/>
  </w:num>
  <w:num w:numId="4">
    <w:abstractNumId w:val="17"/>
  </w:num>
  <w:num w:numId="5">
    <w:abstractNumId w:val="35"/>
  </w:num>
  <w:num w:numId="6">
    <w:abstractNumId w:val="16"/>
  </w:num>
  <w:num w:numId="7">
    <w:abstractNumId w:val="14"/>
  </w:num>
  <w:num w:numId="8">
    <w:abstractNumId w:val="21"/>
  </w:num>
  <w:num w:numId="9">
    <w:abstractNumId w:val="33"/>
  </w:num>
  <w:num w:numId="10">
    <w:abstractNumId w:val="37"/>
  </w:num>
  <w:num w:numId="11">
    <w:abstractNumId w:val="23"/>
  </w:num>
  <w:num w:numId="12">
    <w:abstractNumId w:val="18"/>
  </w:num>
  <w:num w:numId="13">
    <w:abstractNumId w:val="24"/>
  </w:num>
  <w:num w:numId="14">
    <w:abstractNumId w:val="15"/>
  </w:num>
  <w:num w:numId="15">
    <w:abstractNumId w:val="26"/>
  </w:num>
  <w:num w:numId="16">
    <w:abstractNumId w:val="28"/>
  </w:num>
  <w:num w:numId="17">
    <w:abstractNumId w:val="31"/>
  </w:num>
  <w:num w:numId="18">
    <w:abstractNumId w:val="13"/>
  </w:num>
  <w:num w:numId="19">
    <w:abstractNumId w:val="19"/>
  </w:num>
  <w:num w:numId="20">
    <w:abstractNumId w:val="25"/>
  </w:num>
  <w:num w:numId="21">
    <w:abstractNumId w:val="35"/>
  </w:num>
  <w:num w:numId="22">
    <w:abstractNumId w:val="32"/>
  </w:num>
  <w:num w:numId="23">
    <w:abstractNumId w:val="9"/>
  </w:num>
  <w:num w:numId="24">
    <w:abstractNumId w:val="7"/>
  </w:num>
  <w:num w:numId="25">
    <w:abstractNumId w:val="6"/>
  </w:num>
  <w:num w:numId="26">
    <w:abstractNumId w:val="5"/>
  </w:num>
  <w:num w:numId="27">
    <w:abstractNumId w:val="4"/>
  </w:num>
  <w:num w:numId="28">
    <w:abstractNumId w:val="3"/>
  </w:num>
  <w:num w:numId="29">
    <w:abstractNumId w:val="2"/>
  </w:num>
  <w:num w:numId="30">
    <w:abstractNumId w:val="1"/>
  </w:num>
  <w:num w:numId="31">
    <w:abstractNumId w:val="0"/>
  </w:num>
  <w:num w:numId="32">
    <w:abstractNumId w:val="8"/>
  </w:num>
  <w:num w:numId="3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1"/>
  </w:num>
  <w:num w:numId="45">
    <w:abstractNumId w:val="27"/>
  </w:num>
  <w:num w:numId="4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0"/>
  </w:num>
  <w:num w:numId="5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22"/>
  </w:num>
  <w:num w:numId="54">
    <w:abstractNumId w:val="30"/>
  </w:num>
  <w:num w:numId="55">
    <w:abstractNumId w:val="38"/>
  </w:num>
  <w:num w:numId="56">
    <w:abstractNumId w:val="12"/>
  </w:num>
  <w:num w:numId="57">
    <w:abstractNumId w:val="36"/>
  </w:num>
  <w:num w:numId="58">
    <w:abstractNumId w:val="34"/>
  </w:num>
  <w:num w:numId="5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29"/>
  </w:num>
  <w:num w:numId="6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5"/>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Сказецкая Наталья Камилевна">
    <w15:presenceInfo w15:providerId="AD" w15:userId="S-1-5-21-4202351508-1112556717-1749864139-31466"/>
  </w15:person>
  <w15:person w15:author="Сатлер Марина Викторовна">
    <w15:presenceInfo w15:providerId="None" w15:userId="Сатлер Марина Викторовна"/>
  </w15:person>
  <w15:person w15:author="Накашидзе О.Е. EXP-323099">
    <w15:presenceInfo w15:providerId="None" w15:userId="Накашидзе О.Е. EXP-323099"/>
  </w15:person>
  <w15:person w15:author="Опаева Лидия Арашаевна">
    <w15:presenceInfo w15:providerId="None" w15:userId="Опаева Лидия Арашаевна"/>
  </w15:person>
  <w15:person w15:author="Щанов Александр Валентинович">
    <w15:presenceInfo w15:providerId="AD" w15:userId="S-1-5-21-4202351508-1112556717-1749864139-112038"/>
  </w15:person>
  <w15:person w15:author="Ярисова Полина Викторовна">
    <w15:presenceInfo w15:providerId="None" w15:userId="Ярисова Полина Викторовна"/>
  </w15:person>
  <w15:person w15:author="Гилязова Екатерина Викторовна">
    <w15:presenceInfo w15:providerId="AD" w15:userId="S-1-5-21-4202351508-1112556717-1749864139-31279"/>
  </w15:person>
  <w15:person w15:author="Накашидзе О.Е. EXP-301252">
    <w15:presenceInfo w15:providerId="None" w15:userId="Накашидзе О.Е. EXP-301252"/>
  </w15:person>
  <w15:person w15:author="Кирилл Воробьёв">
    <w15:presenceInfo w15:providerId="None" w15:userId="Кирилл Воробьёв"/>
  </w15:person>
  <w15:person w15:author="Накашидзе О.Е. EXP-288722">
    <w15:presenceInfo w15:providerId="None" w15:userId="Накашидзе О.Е. EXP-288722"/>
  </w15:person>
  <w15:person w15:author="Накашидзе О.Е. EXP-288310">
    <w15:presenceInfo w15:providerId="None" w15:userId="Накашидзе О.Е. EXP-288310"/>
  </w15:person>
  <w15:person w15:author="Беленок Лариса Николаевна">
    <w15:presenceInfo w15:providerId="AD" w15:userId="S-1-5-21-4202351508-1112556717-1749864139-119614"/>
  </w15:person>
  <w15:person w15:author="Якименко Светлана Валериевна">
    <w15:presenceInfo w15:providerId="AD" w15:userId="S-1-5-21-4202351508-1112556717-1749864139-129610"/>
  </w15:person>
  <w15:person w15:author="Якименко С.В. EXP-342929">
    <w15:presenceInfo w15:providerId="None" w15:userId="Якименко С.В. EXP-342929"/>
  </w15:person>
  <w15:person w15:author="Левина Алла EXP-297051">
    <w15:presenceInfo w15:providerId="None" w15:userId="Левина Алла EXP-297051"/>
  </w15:person>
  <w15:person w15:author="Левина А. Д. EXP-283775">
    <w15:presenceInfo w15:providerId="None" w15:userId="Левина А. Д. EXP-283775"/>
  </w15:person>
  <w15:person w15:author="Якименко С.В. EXP-327912">
    <w15:presenceInfo w15:providerId="None" w15:userId="Якименко С.В. EXP-327912"/>
  </w15:person>
  <w15:person w15:author="Левина Алла EXP-297484">
    <w15:presenceInfo w15:providerId="None" w15:userId="Левина Алла EXP-297484"/>
  </w15:person>
  <w15:person w15:author="Левина Алла">
    <w15:presenceInfo w15:providerId="None" w15:userId="Левина Алла"/>
  </w15:person>
  <w15:person w15:author="EXP-320404">
    <w15:presenceInfo w15:providerId="Windows Live" w15:userId="8e08ff1dfa1e75e0"/>
  </w15:person>
  <w15:person w15:author="SUP-1675702">
    <w15:presenceInfo w15:providerId="Windows Live" w15:userId="8e08ff1dfa1e75e0"/>
  </w15:person>
  <w15:person w15:author="Чиркова Наталия Сергеевна">
    <w15:presenceInfo w15:providerId="None" w15:userId="Чиркова Наталия Сергеевна"/>
  </w15:person>
  <w15:person w15:author="EXP-315078">
    <w15:presenceInfo w15:providerId="None" w15:userId="EXP-315078"/>
  </w15:person>
  <w15:person w15:author="EXP-319941">
    <w15:presenceInfo w15:providerId="Windows Live" w15:userId="8e08ff1dfa1e75e0"/>
  </w15:person>
  <w15:person w15:author="EXP-274850">
    <w15:presenceInfo w15:providerId="None" w15:userId="EXP-274850"/>
  </w15:person>
  <w15:person w15:author="EXP-331600">
    <w15:presenceInfo w15:providerId="Windows Live" w15:userId="8e08ff1dfa1e75e0"/>
  </w15:person>
  <w15:person w15:author="EXP-331599">
    <w15:presenceInfo w15:providerId="Windows Live" w15:userId="8e08ff1dfa1e75e0"/>
  </w15:person>
  <w15:person w15:author="Сарафанова (Чиркова) Наталия Сергеевна">
    <w15:presenceInfo w15:providerId="AD" w15:userId="S-1-5-21-4202351508-1112556717-1749864139-81998"/>
  </w15:person>
  <w15:person w15:author="Краснова Наталья EXP-307875">
    <w15:presenceInfo w15:providerId="None" w15:userId="Краснова Наталья EXP-307875"/>
  </w15:person>
  <w15:person w15:author="Наталия Коршунова">
    <w15:presenceInfo w15:providerId="None" w15:userId="Наталия Коршунова"/>
  </w15:person>
  <w15:person w15:author="Тимофеева Ирина">
    <w15:presenceInfo w15:providerId="None" w15:userId="Тимофеева Ирина"/>
  </w15:person>
  <w15:person w15:author="Тимофеева Ирина EXP-328502">
    <w15:presenceInfo w15:providerId="None" w15:userId="Тимофеева Ирина EXP-328502"/>
  </w15:person>
  <w15:person w15:author="Накашидзе О.Е. SUP-1719788">
    <w15:presenceInfo w15:providerId="None" w15:userId="Накашидзе О.Е. SUP-1719788"/>
  </w15:person>
  <w15:person w15:author="Накашидзе О.Е.">
    <w15:presenceInfo w15:providerId="None" w15:userId="Накашидзе О.Е."/>
  </w15:person>
  <w15:person w15:author="Левина Алла EXP-296090">
    <w15:presenceInfo w15:providerId="None" w15:userId="Левина Алла EXP-296090"/>
  </w15:person>
  <w15:person w15:author="Левина А. Д. EXP-269993">
    <w15:presenceInfo w15:providerId="None" w15:userId="Левина А. Д. EXP-269993"/>
  </w15:person>
  <w15:person w15:author="Якименко С.В. EXP-328203">
    <w15:presenceInfo w15:providerId="None" w15:userId="Якименко С.В. EXP-3282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gutterAtTop/>
  <w:hideSpellingErrors/>
  <w:hideGrammaticalError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ru-RU" w:vendorID="64" w:dllVersion="131078" w:nlCheck="1" w:checkStyle="0"/>
  <w:activeWritingStyle w:appName="MSWord" w:lang="en-US" w:vendorID="64" w:dllVersion="131078" w:nlCheck="1" w:checkStyle="1"/>
  <w:activeWritingStyle w:appName="MSWord" w:lang="ru-RU" w:vendorID="1" w:dllVersion="512" w:checkStyle="1"/>
  <w:attachedTemplate r:id="rId1"/>
  <w:stylePaneFormatFilter w:val="7004" w:allStyles="0" w:customStyles="0" w:latentStyles="1" w:stylesInUse="0" w:headingStyles="0" w:numberingStyles="0" w:tableStyles="0" w:directFormattingOnRuns="0" w:directFormattingOnParagraphs="0" w:directFormattingOnNumbering="0" w:directFormattingOnTables="0" w:clearFormatting="1" w:top3HeadingStyles="1" w:visibleStyles="1" w:alternateStyleNames="0"/>
  <w:trackRevisions/>
  <w:doNotTrackFormatting/>
  <w:documentProtection w:formatting="1" w:enforcement="0"/>
  <w:defaultTabStop w:val="113"/>
  <w:autoHyphenation/>
  <w:hyphenationZone w:val="357"/>
  <w:doNotHyphenateCaps/>
  <w:drawingGridHorizontalSpacing w:val="120"/>
  <w:drawingGridVerticalSpacing w:val="6"/>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3AF6"/>
    <w:rsid w:val="00000808"/>
    <w:rsid w:val="00000A75"/>
    <w:rsid w:val="00000BB8"/>
    <w:rsid w:val="0000135A"/>
    <w:rsid w:val="000016DA"/>
    <w:rsid w:val="00001C42"/>
    <w:rsid w:val="00002171"/>
    <w:rsid w:val="00002655"/>
    <w:rsid w:val="000027F9"/>
    <w:rsid w:val="00002ABE"/>
    <w:rsid w:val="0000346A"/>
    <w:rsid w:val="0000356A"/>
    <w:rsid w:val="000039CE"/>
    <w:rsid w:val="0000436F"/>
    <w:rsid w:val="0000550F"/>
    <w:rsid w:val="000055AD"/>
    <w:rsid w:val="000056A7"/>
    <w:rsid w:val="00006269"/>
    <w:rsid w:val="0000676F"/>
    <w:rsid w:val="000067C5"/>
    <w:rsid w:val="00006BAC"/>
    <w:rsid w:val="00006BCE"/>
    <w:rsid w:val="00007584"/>
    <w:rsid w:val="000075BB"/>
    <w:rsid w:val="00007734"/>
    <w:rsid w:val="00007763"/>
    <w:rsid w:val="000078FA"/>
    <w:rsid w:val="00007D7D"/>
    <w:rsid w:val="00010812"/>
    <w:rsid w:val="00010831"/>
    <w:rsid w:val="0001129E"/>
    <w:rsid w:val="00011720"/>
    <w:rsid w:val="000117A7"/>
    <w:rsid w:val="00011AA1"/>
    <w:rsid w:val="00011CBE"/>
    <w:rsid w:val="00011CFE"/>
    <w:rsid w:val="00012921"/>
    <w:rsid w:val="00012B18"/>
    <w:rsid w:val="00012CDC"/>
    <w:rsid w:val="00012E16"/>
    <w:rsid w:val="00013A21"/>
    <w:rsid w:val="00013BC2"/>
    <w:rsid w:val="00013FEE"/>
    <w:rsid w:val="00014A29"/>
    <w:rsid w:val="00014D07"/>
    <w:rsid w:val="00014F9D"/>
    <w:rsid w:val="000150A1"/>
    <w:rsid w:val="000150AD"/>
    <w:rsid w:val="00015199"/>
    <w:rsid w:val="000155AE"/>
    <w:rsid w:val="000155ED"/>
    <w:rsid w:val="00015D33"/>
    <w:rsid w:val="00016284"/>
    <w:rsid w:val="0001631A"/>
    <w:rsid w:val="0001646A"/>
    <w:rsid w:val="000164FC"/>
    <w:rsid w:val="00016DFE"/>
    <w:rsid w:val="00017851"/>
    <w:rsid w:val="00017FA1"/>
    <w:rsid w:val="00017FFA"/>
    <w:rsid w:val="0002033F"/>
    <w:rsid w:val="0002083F"/>
    <w:rsid w:val="00020A37"/>
    <w:rsid w:val="00020ADA"/>
    <w:rsid w:val="000211A2"/>
    <w:rsid w:val="00021D4C"/>
    <w:rsid w:val="00021EDC"/>
    <w:rsid w:val="00022952"/>
    <w:rsid w:val="0002319B"/>
    <w:rsid w:val="0002376B"/>
    <w:rsid w:val="0002450D"/>
    <w:rsid w:val="00024F41"/>
    <w:rsid w:val="000250F5"/>
    <w:rsid w:val="00025E31"/>
    <w:rsid w:val="0002685E"/>
    <w:rsid w:val="0002783A"/>
    <w:rsid w:val="00027BD7"/>
    <w:rsid w:val="00030501"/>
    <w:rsid w:val="000306A3"/>
    <w:rsid w:val="00030FCB"/>
    <w:rsid w:val="000318D6"/>
    <w:rsid w:val="000321FA"/>
    <w:rsid w:val="00032D5A"/>
    <w:rsid w:val="00033334"/>
    <w:rsid w:val="000334A3"/>
    <w:rsid w:val="000338BB"/>
    <w:rsid w:val="00033AD1"/>
    <w:rsid w:val="00033AE1"/>
    <w:rsid w:val="0003453E"/>
    <w:rsid w:val="00036415"/>
    <w:rsid w:val="00036A03"/>
    <w:rsid w:val="00037B0A"/>
    <w:rsid w:val="00040361"/>
    <w:rsid w:val="000407CE"/>
    <w:rsid w:val="00040A00"/>
    <w:rsid w:val="00040DEF"/>
    <w:rsid w:val="00040E80"/>
    <w:rsid w:val="00041112"/>
    <w:rsid w:val="00041750"/>
    <w:rsid w:val="00041AA7"/>
    <w:rsid w:val="00041F0D"/>
    <w:rsid w:val="000421BA"/>
    <w:rsid w:val="0004263D"/>
    <w:rsid w:val="00042ABE"/>
    <w:rsid w:val="000431A4"/>
    <w:rsid w:val="0004346C"/>
    <w:rsid w:val="0004357B"/>
    <w:rsid w:val="000437CC"/>
    <w:rsid w:val="00043840"/>
    <w:rsid w:val="00043CA6"/>
    <w:rsid w:val="00044030"/>
    <w:rsid w:val="00044B0E"/>
    <w:rsid w:val="00044C91"/>
    <w:rsid w:val="0004614C"/>
    <w:rsid w:val="000465EA"/>
    <w:rsid w:val="0004678F"/>
    <w:rsid w:val="00046D25"/>
    <w:rsid w:val="00047095"/>
    <w:rsid w:val="0004727B"/>
    <w:rsid w:val="0004778B"/>
    <w:rsid w:val="00047C88"/>
    <w:rsid w:val="0005028A"/>
    <w:rsid w:val="000503F2"/>
    <w:rsid w:val="0005061E"/>
    <w:rsid w:val="00050621"/>
    <w:rsid w:val="00051303"/>
    <w:rsid w:val="00051435"/>
    <w:rsid w:val="00051D60"/>
    <w:rsid w:val="00051DB0"/>
    <w:rsid w:val="00052E83"/>
    <w:rsid w:val="00053AA6"/>
    <w:rsid w:val="00053E79"/>
    <w:rsid w:val="0005472E"/>
    <w:rsid w:val="00054A16"/>
    <w:rsid w:val="00054F53"/>
    <w:rsid w:val="00055A63"/>
    <w:rsid w:val="00055C4D"/>
    <w:rsid w:val="00055DAF"/>
    <w:rsid w:val="00055FAE"/>
    <w:rsid w:val="0005643E"/>
    <w:rsid w:val="00056669"/>
    <w:rsid w:val="00056F0E"/>
    <w:rsid w:val="000574B6"/>
    <w:rsid w:val="00060F4B"/>
    <w:rsid w:val="00061676"/>
    <w:rsid w:val="00061D61"/>
    <w:rsid w:val="0006227D"/>
    <w:rsid w:val="00062B74"/>
    <w:rsid w:val="00062CD7"/>
    <w:rsid w:val="00062EF4"/>
    <w:rsid w:val="00063451"/>
    <w:rsid w:val="0006346E"/>
    <w:rsid w:val="00063987"/>
    <w:rsid w:val="000640FB"/>
    <w:rsid w:val="0006431C"/>
    <w:rsid w:val="00064CD7"/>
    <w:rsid w:val="0006510B"/>
    <w:rsid w:val="000655F2"/>
    <w:rsid w:val="00065BBB"/>
    <w:rsid w:val="00066030"/>
    <w:rsid w:val="000666FB"/>
    <w:rsid w:val="00066E26"/>
    <w:rsid w:val="00067740"/>
    <w:rsid w:val="00067C66"/>
    <w:rsid w:val="00067C6B"/>
    <w:rsid w:val="00070B87"/>
    <w:rsid w:val="000710FB"/>
    <w:rsid w:val="000717D2"/>
    <w:rsid w:val="00071F17"/>
    <w:rsid w:val="00071FD4"/>
    <w:rsid w:val="00071FDB"/>
    <w:rsid w:val="00072239"/>
    <w:rsid w:val="000722BC"/>
    <w:rsid w:val="000726A6"/>
    <w:rsid w:val="000728A5"/>
    <w:rsid w:val="000728AF"/>
    <w:rsid w:val="00073041"/>
    <w:rsid w:val="00073418"/>
    <w:rsid w:val="000734A5"/>
    <w:rsid w:val="0007357B"/>
    <w:rsid w:val="00073B31"/>
    <w:rsid w:val="000740E4"/>
    <w:rsid w:val="0007454D"/>
    <w:rsid w:val="000748ED"/>
    <w:rsid w:val="000758C3"/>
    <w:rsid w:val="00075B1F"/>
    <w:rsid w:val="00076681"/>
    <w:rsid w:val="00076747"/>
    <w:rsid w:val="00076DEC"/>
    <w:rsid w:val="00077205"/>
    <w:rsid w:val="0007740C"/>
    <w:rsid w:val="00077978"/>
    <w:rsid w:val="00077F92"/>
    <w:rsid w:val="0008002D"/>
    <w:rsid w:val="0008032A"/>
    <w:rsid w:val="00083421"/>
    <w:rsid w:val="00084875"/>
    <w:rsid w:val="00084E9F"/>
    <w:rsid w:val="0008533E"/>
    <w:rsid w:val="000858C6"/>
    <w:rsid w:val="00085DD5"/>
    <w:rsid w:val="00086386"/>
    <w:rsid w:val="000864E7"/>
    <w:rsid w:val="00086EC1"/>
    <w:rsid w:val="00087B14"/>
    <w:rsid w:val="00087C03"/>
    <w:rsid w:val="00090467"/>
    <w:rsid w:val="000904B5"/>
    <w:rsid w:val="00090963"/>
    <w:rsid w:val="000911F0"/>
    <w:rsid w:val="00091404"/>
    <w:rsid w:val="00091C9B"/>
    <w:rsid w:val="0009241D"/>
    <w:rsid w:val="0009282E"/>
    <w:rsid w:val="0009288F"/>
    <w:rsid w:val="000928D2"/>
    <w:rsid w:val="00092C65"/>
    <w:rsid w:val="00093917"/>
    <w:rsid w:val="00093EB6"/>
    <w:rsid w:val="000941BD"/>
    <w:rsid w:val="00094DDC"/>
    <w:rsid w:val="00095CC6"/>
    <w:rsid w:val="00095DC1"/>
    <w:rsid w:val="000961A9"/>
    <w:rsid w:val="000961FB"/>
    <w:rsid w:val="0009681B"/>
    <w:rsid w:val="00096D87"/>
    <w:rsid w:val="00097272"/>
    <w:rsid w:val="0009744B"/>
    <w:rsid w:val="00097895"/>
    <w:rsid w:val="000A00C3"/>
    <w:rsid w:val="000A06E2"/>
    <w:rsid w:val="000A18AA"/>
    <w:rsid w:val="000A1D36"/>
    <w:rsid w:val="000A23E7"/>
    <w:rsid w:val="000A28B2"/>
    <w:rsid w:val="000A2A86"/>
    <w:rsid w:val="000A31CC"/>
    <w:rsid w:val="000A3892"/>
    <w:rsid w:val="000A3A48"/>
    <w:rsid w:val="000A3F41"/>
    <w:rsid w:val="000A4A4B"/>
    <w:rsid w:val="000A57C9"/>
    <w:rsid w:val="000A6753"/>
    <w:rsid w:val="000A6BB9"/>
    <w:rsid w:val="000A6FAD"/>
    <w:rsid w:val="000A77C3"/>
    <w:rsid w:val="000A785D"/>
    <w:rsid w:val="000A7886"/>
    <w:rsid w:val="000A7E7E"/>
    <w:rsid w:val="000A7F73"/>
    <w:rsid w:val="000B049D"/>
    <w:rsid w:val="000B10A4"/>
    <w:rsid w:val="000B124C"/>
    <w:rsid w:val="000B16F0"/>
    <w:rsid w:val="000B191F"/>
    <w:rsid w:val="000B1DDE"/>
    <w:rsid w:val="000B22D2"/>
    <w:rsid w:val="000B3056"/>
    <w:rsid w:val="000B3571"/>
    <w:rsid w:val="000B3B9A"/>
    <w:rsid w:val="000B4020"/>
    <w:rsid w:val="000B41C1"/>
    <w:rsid w:val="000B512E"/>
    <w:rsid w:val="000B5409"/>
    <w:rsid w:val="000B63B5"/>
    <w:rsid w:val="000B68DB"/>
    <w:rsid w:val="000B6B73"/>
    <w:rsid w:val="000B744E"/>
    <w:rsid w:val="000B7876"/>
    <w:rsid w:val="000C0047"/>
    <w:rsid w:val="000C0059"/>
    <w:rsid w:val="000C01B0"/>
    <w:rsid w:val="000C034E"/>
    <w:rsid w:val="000C0700"/>
    <w:rsid w:val="000C0A52"/>
    <w:rsid w:val="000C0DD4"/>
    <w:rsid w:val="000C0E58"/>
    <w:rsid w:val="000C17BC"/>
    <w:rsid w:val="000C1B49"/>
    <w:rsid w:val="000C1BE3"/>
    <w:rsid w:val="000C1C4B"/>
    <w:rsid w:val="000C1FB4"/>
    <w:rsid w:val="000C25E5"/>
    <w:rsid w:val="000C27A3"/>
    <w:rsid w:val="000C284F"/>
    <w:rsid w:val="000C2B58"/>
    <w:rsid w:val="000C2C48"/>
    <w:rsid w:val="000C3233"/>
    <w:rsid w:val="000C38F2"/>
    <w:rsid w:val="000C390B"/>
    <w:rsid w:val="000C402F"/>
    <w:rsid w:val="000C4F75"/>
    <w:rsid w:val="000C5049"/>
    <w:rsid w:val="000C51BE"/>
    <w:rsid w:val="000C53E8"/>
    <w:rsid w:val="000C5882"/>
    <w:rsid w:val="000C5BD8"/>
    <w:rsid w:val="000C75E6"/>
    <w:rsid w:val="000C7E01"/>
    <w:rsid w:val="000C7EE4"/>
    <w:rsid w:val="000D04D7"/>
    <w:rsid w:val="000D2309"/>
    <w:rsid w:val="000D2870"/>
    <w:rsid w:val="000D298A"/>
    <w:rsid w:val="000D2D0D"/>
    <w:rsid w:val="000D2FCA"/>
    <w:rsid w:val="000D3030"/>
    <w:rsid w:val="000D3293"/>
    <w:rsid w:val="000D32F6"/>
    <w:rsid w:val="000D36DC"/>
    <w:rsid w:val="000D41DE"/>
    <w:rsid w:val="000D4600"/>
    <w:rsid w:val="000D4928"/>
    <w:rsid w:val="000D4A71"/>
    <w:rsid w:val="000D5DE6"/>
    <w:rsid w:val="000D60E9"/>
    <w:rsid w:val="000D624E"/>
    <w:rsid w:val="000D682D"/>
    <w:rsid w:val="000D6AAD"/>
    <w:rsid w:val="000D785D"/>
    <w:rsid w:val="000D7B29"/>
    <w:rsid w:val="000D7DE1"/>
    <w:rsid w:val="000D7E86"/>
    <w:rsid w:val="000E07F8"/>
    <w:rsid w:val="000E11D8"/>
    <w:rsid w:val="000E12F2"/>
    <w:rsid w:val="000E1ACF"/>
    <w:rsid w:val="000E2006"/>
    <w:rsid w:val="000E2553"/>
    <w:rsid w:val="000E25CB"/>
    <w:rsid w:val="000E32F0"/>
    <w:rsid w:val="000E3313"/>
    <w:rsid w:val="000E355F"/>
    <w:rsid w:val="000E3ACE"/>
    <w:rsid w:val="000E3C13"/>
    <w:rsid w:val="000E4930"/>
    <w:rsid w:val="000E4B36"/>
    <w:rsid w:val="000E56F8"/>
    <w:rsid w:val="000E5E0D"/>
    <w:rsid w:val="000E6431"/>
    <w:rsid w:val="000E644C"/>
    <w:rsid w:val="000E6639"/>
    <w:rsid w:val="000F0817"/>
    <w:rsid w:val="000F0A68"/>
    <w:rsid w:val="000F0C2A"/>
    <w:rsid w:val="000F11AF"/>
    <w:rsid w:val="000F14B6"/>
    <w:rsid w:val="000F20AF"/>
    <w:rsid w:val="000F2135"/>
    <w:rsid w:val="000F2BA0"/>
    <w:rsid w:val="000F30C4"/>
    <w:rsid w:val="000F3C54"/>
    <w:rsid w:val="000F44A2"/>
    <w:rsid w:val="000F4570"/>
    <w:rsid w:val="000F4B41"/>
    <w:rsid w:val="000F4CBD"/>
    <w:rsid w:val="000F4EA3"/>
    <w:rsid w:val="000F51E8"/>
    <w:rsid w:val="000F542A"/>
    <w:rsid w:val="000F64C5"/>
    <w:rsid w:val="000F6756"/>
    <w:rsid w:val="000F6B63"/>
    <w:rsid w:val="000F6C86"/>
    <w:rsid w:val="000F6CEA"/>
    <w:rsid w:val="000F6FBB"/>
    <w:rsid w:val="000F7C8D"/>
    <w:rsid w:val="00100382"/>
    <w:rsid w:val="001006BF"/>
    <w:rsid w:val="00101118"/>
    <w:rsid w:val="0010117D"/>
    <w:rsid w:val="0010133B"/>
    <w:rsid w:val="00101A6A"/>
    <w:rsid w:val="00101F34"/>
    <w:rsid w:val="001020FF"/>
    <w:rsid w:val="00102289"/>
    <w:rsid w:val="00102F8B"/>
    <w:rsid w:val="00103028"/>
    <w:rsid w:val="001030A1"/>
    <w:rsid w:val="00103179"/>
    <w:rsid w:val="001034AC"/>
    <w:rsid w:val="001034EE"/>
    <w:rsid w:val="00104798"/>
    <w:rsid w:val="001048B0"/>
    <w:rsid w:val="00104973"/>
    <w:rsid w:val="001049F9"/>
    <w:rsid w:val="00105EFA"/>
    <w:rsid w:val="00106607"/>
    <w:rsid w:val="00106637"/>
    <w:rsid w:val="00106DEE"/>
    <w:rsid w:val="00106EBC"/>
    <w:rsid w:val="001074F1"/>
    <w:rsid w:val="00107D9D"/>
    <w:rsid w:val="0011058A"/>
    <w:rsid w:val="00110FBA"/>
    <w:rsid w:val="001112FE"/>
    <w:rsid w:val="00111BA1"/>
    <w:rsid w:val="00111BA6"/>
    <w:rsid w:val="00111EA1"/>
    <w:rsid w:val="00111F66"/>
    <w:rsid w:val="00111FE1"/>
    <w:rsid w:val="00112478"/>
    <w:rsid w:val="0011276D"/>
    <w:rsid w:val="0011284D"/>
    <w:rsid w:val="001136D0"/>
    <w:rsid w:val="00113C5D"/>
    <w:rsid w:val="00113EED"/>
    <w:rsid w:val="00114545"/>
    <w:rsid w:val="0011471E"/>
    <w:rsid w:val="00115822"/>
    <w:rsid w:val="001165BF"/>
    <w:rsid w:val="0011669C"/>
    <w:rsid w:val="00116E59"/>
    <w:rsid w:val="001170A1"/>
    <w:rsid w:val="00117990"/>
    <w:rsid w:val="001200F0"/>
    <w:rsid w:val="00120482"/>
    <w:rsid w:val="00120921"/>
    <w:rsid w:val="001209DE"/>
    <w:rsid w:val="00120F42"/>
    <w:rsid w:val="00120F43"/>
    <w:rsid w:val="0012203C"/>
    <w:rsid w:val="0012248E"/>
    <w:rsid w:val="00122762"/>
    <w:rsid w:val="00123975"/>
    <w:rsid w:val="00123A14"/>
    <w:rsid w:val="00124067"/>
    <w:rsid w:val="0012408A"/>
    <w:rsid w:val="001247A9"/>
    <w:rsid w:val="001256B5"/>
    <w:rsid w:val="001258FC"/>
    <w:rsid w:val="00126371"/>
    <w:rsid w:val="00126A7A"/>
    <w:rsid w:val="00126FE1"/>
    <w:rsid w:val="00127324"/>
    <w:rsid w:val="00127933"/>
    <w:rsid w:val="00127C76"/>
    <w:rsid w:val="00127CB5"/>
    <w:rsid w:val="00127F40"/>
    <w:rsid w:val="00127F5B"/>
    <w:rsid w:val="00130046"/>
    <w:rsid w:val="00130408"/>
    <w:rsid w:val="001306EC"/>
    <w:rsid w:val="00130A4D"/>
    <w:rsid w:val="00130C0F"/>
    <w:rsid w:val="00130FE0"/>
    <w:rsid w:val="00131052"/>
    <w:rsid w:val="001318E0"/>
    <w:rsid w:val="00131945"/>
    <w:rsid w:val="001319C6"/>
    <w:rsid w:val="00131B4F"/>
    <w:rsid w:val="00132424"/>
    <w:rsid w:val="00132544"/>
    <w:rsid w:val="00132910"/>
    <w:rsid w:val="00132A7E"/>
    <w:rsid w:val="00132CC1"/>
    <w:rsid w:val="001332CB"/>
    <w:rsid w:val="001333E2"/>
    <w:rsid w:val="00133759"/>
    <w:rsid w:val="00133BC3"/>
    <w:rsid w:val="001342F4"/>
    <w:rsid w:val="0013499D"/>
    <w:rsid w:val="00134C49"/>
    <w:rsid w:val="00134D44"/>
    <w:rsid w:val="0013534C"/>
    <w:rsid w:val="00135968"/>
    <w:rsid w:val="00135BCC"/>
    <w:rsid w:val="001369E6"/>
    <w:rsid w:val="00136E99"/>
    <w:rsid w:val="00136F77"/>
    <w:rsid w:val="00136FA2"/>
    <w:rsid w:val="00137827"/>
    <w:rsid w:val="00137867"/>
    <w:rsid w:val="001378D7"/>
    <w:rsid w:val="00137B77"/>
    <w:rsid w:val="0014042D"/>
    <w:rsid w:val="00140D67"/>
    <w:rsid w:val="00140F3C"/>
    <w:rsid w:val="0014108B"/>
    <w:rsid w:val="00141268"/>
    <w:rsid w:val="00141992"/>
    <w:rsid w:val="00141AE4"/>
    <w:rsid w:val="00142CBB"/>
    <w:rsid w:val="00142EB7"/>
    <w:rsid w:val="00143770"/>
    <w:rsid w:val="001437A4"/>
    <w:rsid w:val="00143816"/>
    <w:rsid w:val="00143A77"/>
    <w:rsid w:val="00143C49"/>
    <w:rsid w:val="00143EF4"/>
    <w:rsid w:val="001441C9"/>
    <w:rsid w:val="001443EE"/>
    <w:rsid w:val="001444FF"/>
    <w:rsid w:val="001449CE"/>
    <w:rsid w:val="00144B9E"/>
    <w:rsid w:val="00144DF6"/>
    <w:rsid w:val="001450C4"/>
    <w:rsid w:val="00146C25"/>
    <w:rsid w:val="00146DA0"/>
    <w:rsid w:val="00147415"/>
    <w:rsid w:val="0014768A"/>
    <w:rsid w:val="001476A6"/>
    <w:rsid w:val="0015024F"/>
    <w:rsid w:val="00150787"/>
    <w:rsid w:val="00150D4B"/>
    <w:rsid w:val="001510E9"/>
    <w:rsid w:val="0015112C"/>
    <w:rsid w:val="001514DE"/>
    <w:rsid w:val="0015171F"/>
    <w:rsid w:val="0015184F"/>
    <w:rsid w:val="00152381"/>
    <w:rsid w:val="00152C8C"/>
    <w:rsid w:val="00152DB3"/>
    <w:rsid w:val="001537C0"/>
    <w:rsid w:val="0015458E"/>
    <w:rsid w:val="0015499F"/>
    <w:rsid w:val="001552D5"/>
    <w:rsid w:val="00155590"/>
    <w:rsid w:val="001556D8"/>
    <w:rsid w:val="0015711E"/>
    <w:rsid w:val="001579FC"/>
    <w:rsid w:val="00160249"/>
    <w:rsid w:val="001603C3"/>
    <w:rsid w:val="001607B1"/>
    <w:rsid w:val="00161870"/>
    <w:rsid w:val="00161C59"/>
    <w:rsid w:val="00161E4C"/>
    <w:rsid w:val="00162012"/>
    <w:rsid w:val="001621AF"/>
    <w:rsid w:val="0016220F"/>
    <w:rsid w:val="001623FC"/>
    <w:rsid w:val="001624C4"/>
    <w:rsid w:val="0016348D"/>
    <w:rsid w:val="001642E9"/>
    <w:rsid w:val="00164603"/>
    <w:rsid w:val="0016478B"/>
    <w:rsid w:val="00164CAA"/>
    <w:rsid w:val="00164DCC"/>
    <w:rsid w:val="00165963"/>
    <w:rsid w:val="001666F6"/>
    <w:rsid w:val="00166902"/>
    <w:rsid w:val="00166FFD"/>
    <w:rsid w:val="0016740C"/>
    <w:rsid w:val="00167566"/>
    <w:rsid w:val="00171F74"/>
    <w:rsid w:val="00172D02"/>
    <w:rsid w:val="00172F5F"/>
    <w:rsid w:val="0017407D"/>
    <w:rsid w:val="0017407F"/>
    <w:rsid w:val="00174105"/>
    <w:rsid w:val="00174E8C"/>
    <w:rsid w:val="00174FF6"/>
    <w:rsid w:val="0017524A"/>
    <w:rsid w:val="00175350"/>
    <w:rsid w:val="00175DC8"/>
    <w:rsid w:val="00175F8B"/>
    <w:rsid w:val="001761ED"/>
    <w:rsid w:val="0017645B"/>
    <w:rsid w:val="00177B69"/>
    <w:rsid w:val="00180E83"/>
    <w:rsid w:val="00181714"/>
    <w:rsid w:val="00181D7B"/>
    <w:rsid w:val="00182C91"/>
    <w:rsid w:val="00182CFD"/>
    <w:rsid w:val="00183126"/>
    <w:rsid w:val="00183211"/>
    <w:rsid w:val="001832D9"/>
    <w:rsid w:val="00184B5A"/>
    <w:rsid w:val="00184D0C"/>
    <w:rsid w:val="00185DD2"/>
    <w:rsid w:val="001863F5"/>
    <w:rsid w:val="001866C7"/>
    <w:rsid w:val="00186C40"/>
    <w:rsid w:val="001871C6"/>
    <w:rsid w:val="001877DF"/>
    <w:rsid w:val="00187BC9"/>
    <w:rsid w:val="001902C3"/>
    <w:rsid w:val="001902C4"/>
    <w:rsid w:val="00190DB6"/>
    <w:rsid w:val="00191F20"/>
    <w:rsid w:val="001927BE"/>
    <w:rsid w:val="00192ACF"/>
    <w:rsid w:val="00192DB1"/>
    <w:rsid w:val="00192E95"/>
    <w:rsid w:val="001932E9"/>
    <w:rsid w:val="00193421"/>
    <w:rsid w:val="0019372B"/>
    <w:rsid w:val="001939CA"/>
    <w:rsid w:val="00193A3B"/>
    <w:rsid w:val="001941C7"/>
    <w:rsid w:val="00194303"/>
    <w:rsid w:val="00194707"/>
    <w:rsid w:val="0019569D"/>
    <w:rsid w:val="0019598A"/>
    <w:rsid w:val="00195E13"/>
    <w:rsid w:val="00195F7C"/>
    <w:rsid w:val="001971D4"/>
    <w:rsid w:val="001974E6"/>
    <w:rsid w:val="001A048C"/>
    <w:rsid w:val="001A04F2"/>
    <w:rsid w:val="001A0A0B"/>
    <w:rsid w:val="001A0B6B"/>
    <w:rsid w:val="001A0FE9"/>
    <w:rsid w:val="001A1452"/>
    <w:rsid w:val="001A14CD"/>
    <w:rsid w:val="001A24C0"/>
    <w:rsid w:val="001A352A"/>
    <w:rsid w:val="001A4065"/>
    <w:rsid w:val="001A4753"/>
    <w:rsid w:val="001A49A7"/>
    <w:rsid w:val="001A5048"/>
    <w:rsid w:val="001A561F"/>
    <w:rsid w:val="001A56DC"/>
    <w:rsid w:val="001A5BF7"/>
    <w:rsid w:val="001A5DE1"/>
    <w:rsid w:val="001A6324"/>
    <w:rsid w:val="001A69EC"/>
    <w:rsid w:val="001A6B12"/>
    <w:rsid w:val="001A6EA8"/>
    <w:rsid w:val="001A7040"/>
    <w:rsid w:val="001A7195"/>
    <w:rsid w:val="001A7389"/>
    <w:rsid w:val="001A77DE"/>
    <w:rsid w:val="001A7E21"/>
    <w:rsid w:val="001B05DF"/>
    <w:rsid w:val="001B08F1"/>
    <w:rsid w:val="001B0A49"/>
    <w:rsid w:val="001B1422"/>
    <w:rsid w:val="001B18A7"/>
    <w:rsid w:val="001B1B88"/>
    <w:rsid w:val="001B21EF"/>
    <w:rsid w:val="001B2740"/>
    <w:rsid w:val="001B2A40"/>
    <w:rsid w:val="001B2AFD"/>
    <w:rsid w:val="001B2D77"/>
    <w:rsid w:val="001B2F7C"/>
    <w:rsid w:val="001B3B28"/>
    <w:rsid w:val="001B440D"/>
    <w:rsid w:val="001B480C"/>
    <w:rsid w:val="001B49EF"/>
    <w:rsid w:val="001B5288"/>
    <w:rsid w:val="001B528A"/>
    <w:rsid w:val="001B5E0F"/>
    <w:rsid w:val="001B61F6"/>
    <w:rsid w:val="001B7C2B"/>
    <w:rsid w:val="001B7C72"/>
    <w:rsid w:val="001C0116"/>
    <w:rsid w:val="001C0DE0"/>
    <w:rsid w:val="001C112A"/>
    <w:rsid w:val="001C19E8"/>
    <w:rsid w:val="001C1B16"/>
    <w:rsid w:val="001C2DF9"/>
    <w:rsid w:val="001C30E7"/>
    <w:rsid w:val="001C3329"/>
    <w:rsid w:val="001C3385"/>
    <w:rsid w:val="001C3522"/>
    <w:rsid w:val="001C42C7"/>
    <w:rsid w:val="001C44F6"/>
    <w:rsid w:val="001C495D"/>
    <w:rsid w:val="001C4CB9"/>
    <w:rsid w:val="001C4DC4"/>
    <w:rsid w:val="001C5141"/>
    <w:rsid w:val="001C5687"/>
    <w:rsid w:val="001C574F"/>
    <w:rsid w:val="001C5922"/>
    <w:rsid w:val="001C6276"/>
    <w:rsid w:val="001C62B0"/>
    <w:rsid w:val="001C6322"/>
    <w:rsid w:val="001C645C"/>
    <w:rsid w:val="001C6967"/>
    <w:rsid w:val="001C6B8E"/>
    <w:rsid w:val="001C6E04"/>
    <w:rsid w:val="001C76C9"/>
    <w:rsid w:val="001C76ED"/>
    <w:rsid w:val="001D10A4"/>
    <w:rsid w:val="001D17E9"/>
    <w:rsid w:val="001D20EC"/>
    <w:rsid w:val="001D2828"/>
    <w:rsid w:val="001D31F8"/>
    <w:rsid w:val="001D4099"/>
    <w:rsid w:val="001D42F7"/>
    <w:rsid w:val="001D460A"/>
    <w:rsid w:val="001D48F1"/>
    <w:rsid w:val="001D4CEB"/>
    <w:rsid w:val="001D4EE0"/>
    <w:rsid w:val="001D5956"/>
    <w:rsid w:val="001D600B"/>
    <w:rsid w:val="001D66E3"/>
    <w:rsid w:val="001D6D1E"/>
    <w:rsid w:val="001D6D6A"/>
    <w:rsid w:val="001D755E"/>
    <w:rsid w:val="001D7B19"/>
    <w:rsid w:val="001E1107"/>
    <w:rsid w:val="001E1DF9"/>
    <w:rsid w:val="001E227B"/>
    <w:rsid w:val="001E2545"/>
    <w:rsid w:val="001E2A65"/>
    <w:rsid w:val="001E3027"/>
    <w:rsid w:val="001E3085"/>
    <w:rsid w:val="001E30CE"/>
    <w:rsid w:val="001E3396"/>
    <w:rsid w:val="001E3BBC"/>
    <w:rsid w:val="001E4A78"/>
    <w:rsid w:val="001E4AF7"/>
    <w:rsid w:val="001E4BA2"/>
    <w:rsid w:val="001E541C"/>
    <w:rsid w:val="001E5B65"/>
    <w:rsid w:val="001E6214"/>
    <w:rsid w:val="001E6355"/>
    <w:rsid w:val="001E6451"/>
    <w:rsid w:val="001E6521"/>
    <w:rsid w:val="001E65A6"/>
    <w:rsid w:val="001E7003"/>
    <w:rsid w:val="001E75B5"/>
    <w:rsid w:val="001E767D"/>
    <w:rsid w:val="001E797E"/>
    <w:rsid w:val="001E7A0C"/>
    <w:rsid w:val="001E7E7A"/>
    <w:rsid w:val="001F00D3"/>
    <w:rsid w:val="001F01C4"/>
    <w:rsid w:val="001F0A5A"/>
    <w:rsid w:val="001F16CF"/>
    <w:rsid w:val="001F2A17"/>
    <w:rsid w:val="001F3335"/>
    <w:rsid w:val="001F3E83"/>
    <w:rsid w:val="001F3F49"/>
    <w:rsid w:val="001F40A7"/>
    <w:rsid w:val="001F40B1"/>
    <w:rsid w:val="001F4214"/>
    <w:rsid w:val="001F442E"/>
    <w:rsid w:val="001F482F"/>
    <w:rsid w:val="001F4993"/>
    <w:rsid w:val="001F4ABD"/>
    <w:rsid w:val="001F55D1"/>
    <w:rsid w:val="001F599B"/>
    <w:rsid w:val="001F6365"/>
    <w:rsid w:val="001F685A"/>
    <w:rsid w:val="001F6AEA"/>
    <w:rsid w:val="001F6BEC"/>
    <w:rsid w:val="001F736C"/>
    <w:rsid w:val="001F74A0"/>
    <w:rsid w:val="001F7AAA"/>
    <w:rsid w:val="00200233"/>
    <w:rsid w:val="002006E6"/>
    <w:rsid w:val="002009E2"/>
    <w:rsid w:val="00200B74"/>
    <w:rsid w:val="00200C8E"/>
    <w:rsid w:val="002012B0"/>
    <w:rsid w:val="002012BF"/>
    <w:rsid w:val="00201303"/>
    <w:rsid w:val="0020152A"/>
    <w:rsid w:val="00201538"/>
    <w:rsid w:val="002018E3"/>
    <w:rsid w:val="00201A30"/>
    <w:rsid w:val="00201F93"/>
    <w:rsid w:val="00202A2C"/>
    <w:rsid w:val="00203265"/>
    <w:rsid w:val="0020386A"/>
    <w:rsid w:val="0020458C"/>
    <w:rsid w:val="002045D1"/>
    <w:rsid w:val="00204857"/>
    <w:rsid w:val="002052ED"/>
    <w:rsid w:val="0020539F"/>
    <w:rsid w:val="0020580C"/>
    <w:rsid w:val="00205A7A"/>
    <w:rsid w:val="00205AB2"/>
    <w:rsid w:val="00205C96"/>
    <w:rsid w:val="00205C9E"/>
    <w:rsid w:val="00206601"/>
    <w:rsid w:val="00206A85"/>
    <w:rsid w:val="00207911"/>
    <w:rsid w:val="00207A1D"/>
    <w:rsid w:val="00210344"/>
    <w:rsid w:val="0021065B"/>
    <w:rsid w:val="00211672"/>
    <w:rsid w:val="00211747"/>
    <w:rsid w:val="002117A6"/>
    <w:rsid w:val="0021375D"/>
    <w:rsid w:val="00213E68"/>
    <w:rsid w:val="00213EDD"/>
    <w:rsid w:val="00213FE0"/>
    <w:rsid w:val="00214C4F"/>
    <w:rsid w:val="00214CC1"/>
    <w:rsid w:val="00215B9C"/>
    <w:rsid w:val="002168B1"/>
    <w:rsid w:val="00216A5D"/>
    <w:rsid w:val="00216FC5"/>
    <w:rsid w:val="00217071"/>
    <w:rsid w:val="00217073"/>
    <w:rsid w:val="002174C9"/>
    <w:rsid w:val="002176B5"/>
    <w:rsid w:val="00217BF4"/>
    <w:rsid w:val="00220769"/>
    <w:rsid w:val="00220947"/>
    <w:rsid w:val="00220D5A"/>
    <w:rsid w:val="00220EB8"/>
    <w:rsid w:val="00220F8A"/>
    <w:rsid w:val="00221405"/>
    <w:rsid w:val="00221592"/>
    <w:rsid w:val="002217A7"/>
    <w:rsid w:val="0022195B"/>
    <w:rsid w:val="00221C65"/>
    <w:rsid w:val="00222E0C"/>
    <w:rsid w:val="00222EF2"/>
    <w:rsid w:val="00223019"/>
    <w:rsid w:val="0022376B"/>
    <w:rsid w:val="00223BC9"/>
    <w:rsid w:val="00223E33"/>
    <w:rsid w:val="0022401B"/>
    <w:rsid w:val="00224558"/>
    <w:rsid w:val="002248FA"/>
    <w:rsid w:val="00225171"/>
    <w:rsid w:val="00225314"/>
    <w:rsid w:val="002253D2"/>
    <w:rsid w:val="00225C25"/>
    <w:rsid w:val="00225EB1"/>
    <w:rsid w:val="00226295"/>
    <w:rsid w:val="00226667"/>
    <w:rsid w:val="00226B9A"/>
    <w:rsid w:val="00226CBA"/>
    <w:rsid w:val="0022730F"/>
    <w:rsid w:val="002279E6"/>
    <w:rsid w:val="00227A74"/>
    <w:rsid w:val="00227B1B"/>
    <w:rsid w:val="00227C94"/>
    <w:rsid w:val="002309F4"/>
    <w:rsid w:val="002310C6"/>
    <w:rsid w:val="002312D1"/>
    <w:rsid w:val="00232235"/>
    <w:rsid w:val="00232A82"/>
    <w:rsid w:val="002330BC"/>
    <w:rsid w:val="00233488"/>
    <w:rsid w:val="0023349A"/>
    <w:rsid w:val="00233FA6"/>
    <w:rsid w:val="00233FCB"/>
    <w:rsid w:val="00234C57"/>
    <w:rsid w:val="0023504E"/>
    <w:rsid w:val="002350D7"/>
    <w:rsid w:val="00235168"/>
    <w:rsid w:val="00236DF8"/>
    <w:rsid w:val="00236F35"/>
    <w:rsid w:val="002379BB"/>
    <w:rsid w:val="00240EDB"/>
    <w:rsid w:val="00241434"/>
    <w:rsid w:val="0024146D"/>
    <w:rsid w:val="00241C0E"/>
    <w:rsid w:val="00242B16"/>
    <w:rsid w:val="00243725"/>
    <w:rsid w:val="002437F5"/>
    <w:rsid w:val="00243D74"/>
    <w:rsid w:val="00244397"/>
    <w:rsid w:val="002443AD"/>
    <w:rsid w:val="00244A18"/>
    <w:rsid w:val="00244BCC"/>
    <w:rsid w:val="0024504E"/>
    <w:rsid w:val="002451BC"/>
    <w:rsid w:val="00245240"/>
    <w:rsid w:val="00245C8D"/>
    <w:rsid w:val="0024639F"/>
    <w:rsid w:val="002466A5"/>
    <w:rsid w:val="00246BB1"/>
    <w:rsid w:val="00247149"/>
    <w:rsid w:val="002501D9"/>
    <w:rsid w:val="00250835"/>
    <w:rsid w:val="00250D54"/>
    <w:rsid w:val="00250F5D"/>
    <w:rsid w:val="00251244"/>
    <w:rsid w:val="002514F9"/>
    <w:rsid w:val="00251958"/>
    <w:rsid w:val="00254472"/>
    <w:rsid w:val="002546DF"/>
    <w:rsid w:val="002560F6"/>
    <w:rsid w:val="002564A0"/>
    <w:rsid w:val="00257C52"/>
    <w:rsid w:val="00260180"/>
    <w:rsid w:val="002604C3"/>
    <w:rsid w:val="00260C63"/>
    <w:rsid w:val="00260D70"/>
    <w:rsid w:val="00260F99"/>
    <w:rsid w:val="002610D3"/>
    <w:rsid w:val="00261490"/>
    <w:rsid w:val="00261A80"/>
    <w:rsid w:val="00261A82"/>
    <w:rsid w:val="00261EAD"/>
    <w:rsid w:val="00262865"/>
    <w:rsid w:val="002631A7"/>
    <w:rsid w:val="00263417"/>
    <w:rsid w:val="00263870"/>
    <w:rsid w:val="002643D9"/>
    <w:rsid w:val="00264509"/>
    <w:rsid w:val="002645CB"/>
    <w:rsid w:val="002650EA"/>
    <w:rsid w:val="002653E1"/>
    <w:rsid w:val="00265926"/>
    <w:rsid w:val="0026652C"/>
    <w:rsid w:val="00266A23"/>
    <w:rsid w:val="00266B6B"/>
    <w:rsid w:val="00267FAA"/>
    <w:rsid w:val="00270143"/>
    <w:rsid w:val="002702B8"/>
    <w:rsid w:val="002704C6"/>
    <w:rsid w:val="00270A82"/>
    <w:rsid w:val="00270E72"/>
    <w:rsid w:val="00271FE2"/>
    <w:rsid w:val="0027259E"/>
    <w:rsid w:val="00272CC6"/>
    <w:rsid w:val="00272D73"/>
    <w:rsid w:val="00272E45"/>
    <w:rsid w:val="00273086"/>
    <w:rsid w:val="00273228"/>
    <w:rsid w:val="00273491"/>
    <w:rsid w:val="002738C8"/>
    <w:rsid w:val="00273B28"/>
    <w:rsid w:val="00273EA8"/>
    <w:rsid w:val="00274E44"/>
    <w:rsid w:val="0027510F"/>
    <w:rsid w:val="0027518D"/>
    <w:rsid w:val="00275479"/>
    <w:rsid w:val="0027570B"/>
    <w:rsid w:val="00275AA9"/>
    <w:rsid w:val="002761B9"/>
    <w:rsid w:val="002765A5"/>
    <w:rsid w:val="00276AE7"/>
    <w:rsid w:val="00277588"/>
    <w:rsid w:val="00277A42"/>
    <w:rsid w:val="002802D0"/>
    <w:rsid w:val="002812A3"/>
    <w:rsid w:val="00281424"/>
    <w:rsid w:val="00281CBD"/>
    <w:rsid w:val="00281F62"/>
    <w:rsid w:val="00281FD7"/>
    <w:rsid w:val="00282825"/>
    <w:rsid w:val="00282CDC"/>
    <w:rsid w:val="00282E16"/>
    <w:rsid w:val="002830DD"/>
    <w:rsid w:val="00283212"/>
    <w:rsid w:val="0028334F"/>
    <w:rsid w:val="00283E50"/>
    <w:rsid w:val="00283EA5"/>
    <w:rsid w:val="00283F2A"/>
    <w:rsid w:val="00284856"/>
    <w:rsid w:val="002849CA"/>
    <w:rsid w:val="00285168"/>
    <w:rsid w:val="00285727"/>
    <w:rsid w:val="002858D8"/>
    <w:rsid w:val="00286299"/>
    <w:rsid w:val="002868C2"/>
    <w:rsid w:val="00287014"/>
    <w:rsid w:val="00287299"/>
    <w:rsid w:val="00287716"/>
    <w:rsid w:val="00287A30"/>
    <w:rsid w:val="002909DC"/>
    <w:rsid w:val="0029172B"/>
    <w:rsid w:val="002917C1"/>
    <w:rsid w:val="002919C3"/>
    <w:rsid w:val="00292366"/>
    <w:rsid w:val="002925C8"/>
    <w:rsid w:val="00292799"/>
    <w:rsid w:val="00292EE0"/>
    <w:rsid w:val="00292EF3"/>
    <w:rsid w:val="002940F4"/>
    <w:rsid w:val="002944CB"/>
    <w:rsid w:val="00294651"/>
    <w:rsid w:val="00294E34"/>
    <w:rsid w:val="0029560E"/>
    <w:rsid w:val="00295BAF"/>
    <w:rsid w:val="0029651F"/>
    <w:rsid w:val="0029655B"/>
    <w:rsid w:val="00296C54"/>
    <w:rsid w:val="00296C7F"/>
    <w:rsid w:val="00297198"/>
    <w:rsid w:val="002976D2"/>
    <w:rsid w:val="00297C3F"/>
    <w:rsid w:val="002A03A4"/>
    <w:rsid w:val="002A0668"/>
    <w:rsid w:val="002A08DA"/>
    <w:rsid w:val="002A0C54"/>
    <w:rsid w:val="002A15BF"/>
    <w:rsid w:val="002A1A67"/>
    <w:rsid w:val="002A1C93"/>
    <w:rsid w:val="002A24C8"/>
    <w:rsid w:val="002A2916"/>
    <w:rsid w:val="002A2AD5"/>
    <w:rsid w:val="002A34A4"/>
    <w:rsid w:val="002A4041"/>
    <w:rsid w:val="002A46E8"/>
    <w:rsid w:val="002A4937"/>
    <w:rsid w:val="002A4B2C"/>
    <w:rsid w:val="002A4ECE"/>
    <w:rsid w:val="002A507C"/>
    <w:rsid w:val="002A53A2"/>
    <w:rsid w:val="002A55EA"/>
    <w:rsid w:val="002A5A1C"/>
    <w:rsid w:val="002A66A2"/>
    <w:rsid w:val="002B0C15"/>
    <w:rsid w:val="002B13F7"/>
    <w:rsid w:val="002B1450"/>
    <w:rsid w:val="002B145B"/>
    <w:rsid w:val="002B167C"/>
    <w:rsid w:val="002B1D66"/>
    <w:rsid w:val="002B1F39"/>
    <w:rsid w:val="002B1F7A"/>
    <w:rsid w:val="002B26D5"/>
    <w:rsid w:val="002B29F4"/>
    <w:rsid w:val="002B2A04"/>
    <w:rsid w:val="002B2ABC"/>
    <w:rsid w:val="002B2C3C"/>
    <w:rsid w:val="002B2D87"/>
    <w:rsid w:val="002B2F22"/>
    <w:rsid w:val="002B3229"/>
    <w:rsid w:val="002B345E"/>
    <w:rsid w:val="002B362F"/>
    <w:rsid w:val="002B3E20"/>
    <w:rsid w:val="002B440A"/>
    <w:rsid w:val="002B4AD8"/>
    <w:rsid w:val="002B5875"/>
    <w:rsid w:val="002B5928"/>
    <w:rsid w:val="002B6136"/>
    <w:rsid w:val="002B678C"/>
    <w:rsid w:val="002B6A11"/>
    <w:rsid w:val="002B7484"/>
    <w:rsid w:val="002B75B2"/>
    <w:rsid w:val="002B77C6"/>
    <w:rsid w:val="002B79E2"/>
    <w:rsid w:val="002C00BF"/>
    <w:rsid w:val="002C10AC"/>
    <w:rsid w:val="002C190B"/>
    <w:rsid w:val="002C1F56"/>
    <w:rsid w:val="002C20A8"/>
    <w:rsid w:val="002C23DF"/>
    <w:rsid w:val="002C26F7"/>
    <w:rsid w:val="002C2723"/>
    <w:rsid w:val="002C3471"/>
    <w:rsid w:val="002C351E"/>
    <w:rsid w:val="002C39E1"/>
    <w:rsid w:val="002C49FB"/>
    <w:rsid w:val="002C4FB8"/>
    <w:rsid w:val="002C57C5"/>
    <w:rsid w:val="002C6E32"/>
    <w:rsid w:val="002D12EE"/>
    <w:rsid w:val="002D1378"/>
    <w:rsid w:val="002D18A8"/>
    <w:rsid w:val="002D19DD"/>
    <w:rsid w:val="002D1ECE"/>
    <w:rsid w:val="002D2CE0"/>
    <w:rsid w:val="002D2E30"/>
    <w:rsid w:val="002D3284"/>
    <w:rsid w:val="002D34FC"/>
    <w:rsid w:val="002D381A"/>
    <w:rsid w:val="002D450B"/>
    <w:rsid w:val="002D49EF"/>
    <w:rsid w:val="002D541C"/>
    <w:rsid w:val="002D5463"/>
    <w:rsid w:val="002D5B62"/>
    <w:rsid w:val="002D5D9E"/>
    <w:rsid w:val="002D60F4"/>
    <w:rsid w:val="002D62C1"/>
    <w:rsid w:val="002D6921"/>
    <w:rsid w:val="002D70FB"/>
    <w:rsid w:val="002D73DE"/>
    <w:rsid w:val="002D7ACA"/>
    <w:rsid w:val="002D7F4A"/>
    <w:rsid w:val="002E0AE5"/>
    <w:rsid w:val="002E1814"/>
    <w:rsid w:val="002E1A33"/>
    <w:rsid w:val="002E20BB"/>
    <w:rsid w:val="002E2367"/>
    <w:rsid w:val="002E3C7E"/>
    <w:rsid w:val="002E3CF3"/>
    <w:rsid w:val="002E3DA9"/>
    <w:rsid w:val="002E4101"/>
    <w:rsid w:val="002E4172"/>
    <w:rsid w:val="002E5F83"/>
    <w:rsid w:val="002E6166"/>
    <w:rsid w:val="002E65AB"/>
    <w:rsid w:val="002E695B"/>
    <w:rsid w:val="002E6B25"/>
    <w:rsid w:val="002E6D5E"/>
    <w:rsid w:val="002E6F1E"/>
    <w:rsid w:val="002E775C"/>
    <w:rsid w:val="002E7B6B"/>
    <w:rsid w:val="002E7E15"/>
    <w:rsid w:val="002F0D6E"/>
    <w:rsid w:val="002F121C"/>
    <w:rsid w:val="002F1583"/>
    <w:rsid w:val="002F1F02"/>
    <w:rsid w:val="002F1F94"/>
    <w:rsid w:val="002F2358"/>
    <w:rsid w:val="002F24D7"/>
    <w:rsid w:val="002F320B"/>
    <w:rsid w:val="002F36E1"/>
    <w:rsid w:val="002F3A06"/>
    <w:rsid w:val="002F44FB"/>
    <w:rsid w:val="002F47C4"/>
    <w:rsid w:val="002F526A"/>
    <w:rsid w:val="002F5579"/>
    <w:rsid w:val="002F58A7"/>
    <w:rsid w:val="002F599B"/>
    <w:rsid w:val="002F5B7D"/>
    <w:rsid w:val="002F613E"/>
    <w:rsid w:val="002F6952"/>
    <w:rsid w:val="002F6E46"/>
    <w:rsid w:val="002F7600"/>
    <w:rsid w:val="002F78AF"/>
    <w:rsid w:val="002F7A70"/>
    <w:rsid w:val="00300110"/>
    <w:rsid w:val="0030028A"/>
    <w:rsid w:val="00300309"/>
    <w:rsid w:val="00301938"/>
    <w:rsid w:val="003019A2"/>
    <w:rsid w:val="00301AED"/>
    <w:rsid w:val="00301D6E"/>
    <w:rsid w:val="003021D4"/>
    <w:rsid w:val="00302B52"/>
    <w:rsid w:val="00302BC5"/>
    <w:rsid w:val="00302C66"/>
    <w:rsid w:val="00303243"/>
    <w:rsid w:val="0030360E"/>
    <w:rsid w:val="003038E8"/>
    <w:rsid w:val="0030434F"/>
    <w:rsid w:val="00304BE9"/>
    <w:rsid w:val="00304E0E"/>
    <w:rsid w:val="00305155"/>
    <w:rsid w:val="003052DC"/>
    <w:rsid w:val="00305FA4"/>
    <w:rsid w:val="0030726A"/>
    <w:rsid w:val="003078BE"/>
    <w:rsid w:val="00307980"/>
    <w:rsid w:val="0031074A"/>
    <w:rsid w:val="003109D4"/>
    <w:rsid w:val="0031131B"/>
    <w:rsid w:val="003115EF"/>
    <w:rsid w:val="00311735"/>
    <w:rsid w:val="00311C75"/>
    <w:rsid w:val="0031255F"/>
    <w:rsid w:val="0031328C"/>
    <w:rsid w:val="0031346E"/>
    <w:rsid w:val="00313846"/>
    <w:rsid w:val="00313F39"/>
    <w:rsid w:val="0031426F"/>
    <w:rsid w:val="00314423"/>
    <w:rsid w:val="0031489C"/>
    <w:rsid w:val="003153B4"/>
    <w:rsid w:val="0031554B"/>
    <w:rsid w:val="0031554D"/>
    <w:rsid w:val="00315737"/>
    <w:rsid w:val="003160DB"/>
    <w:rsid w:val="0031685D"/>
    <w:rsid w:val="00317084"/>
    <w:rsid w:val="0031740E"/>
    <w:rsid w:val="00317532"/>
    <w:rsid w:val="00317662"/>
    <w:rsid w:val="003178FC"/>
    <w:rsid w:val="00317EDB"/>
    <w:rsid w:val="00320A68"/>
    <w:rsid w:val="00321312"/>
    <w:rsid w:val="003214A8"/>
    <w:rsid w:val="00321561"/>
    <w:rsid w:val="00323497"/>
    <w:rsid w:val="00323E0C"/>
    <w:rsid w:val="003249CC"/>
    <w:rsid w:val="003257BD"/>
    <w:rsid w:val="00325983"/>
    <w:rsid w:val="003260D2"/>
    <w:rsid w:val="00326771"/>
    <w:rsid w:val="0032694C"/>
    <w:rsid w:val="0032717D"/>
    <w:rsid w:val="003271E7"/>
    <w:rsid w:val="00327806"/>
    <w:rsid w:val="00327F3A"/>
    <w:rsid w:val="003304B8"/>
    <w:rsid w:val="003304CE"/>
    <w:rsid w:val="00330595"/>
    <w:rsid w:val="0033124C"/>
    <w:rsid w:val="0033156A"/>
    <w:rsid w:val="00332053"/>
    <w:rsid w:val="003320D8"/>
    <w:rsid w:val="00332AE4"/>
    <w:rsid w:val="0033323C"/>
    <w:rsid w:val="00333936"/>
    <w:rsid w:val="0033398D"/>
    <w:rsid w:val="00333CDF"/>
    <w:rsid w:val="00333EAA"/>
    <w:rsid w:val="003340F1"/>
    <w:rsid w:val="003345D7"/>
    <w:rsid w:val="00334697"/>
    <w:rsid w:val="00335213"/>
    <w:rsid w:val="003352C1"/>
    <w:rsid w:val="003352D3"/>
    <w:rsid w:val="00335405"/>
    <w:rsid w:val="0033541E"/>
    <w:rsid w:val="003358FD"/>
    <w:rsid w:val="00336009"/>
    <w:rsid w:val="00336E09"/>
    <w:rsid w:val="00337195"/>
    <w:rsid w:val="003379FC"/>
    <w:rsid w:val="003402E4"/>
    <w:rsid w:val="00340859"/>
    <w:rsid w:val="00340AC1"/>
    <w:rsid w:val="00340D8F"/>
    <w:rsid w:val="00341638"/>
    <w:rsid w:val="003416D2"/>
    <w:rsid w:val="00341AC9"/>
    <w:rsid w:val="00341B2C"/>
    <w:rsid w:val="00341CC0"/>
    <w:rsid w:val="00342B84"/>
    <w:rsid w:val="00342CB0"/>
    <w:rsid w:val="00342D7B"/>
    <w:rsid w:val="0034351C"/>
    <w:rsid w:val="00343AB1"/>
    <w:rsid w:val="00343DB2"/>
    <w:rsid w:val="0034554C"/>
    <w:rsid w:val="00345DE5"/>
    <w:rsid w:val="00345E44"/>
    <w:rsid w:val="00346060"/>
    <w:rsid w:val="003460A7"/>
    <w:rsid w:val="0034630C"/>
    <w:rsid w:val="00346D3F"/>
    <w:rsid w:val="00347575"/>
    <w:rsid w:val="00347DD7"/>
    <w:rsid w:val="00350738"/>
    <w:rsid w:val="0035094B"/>
    <w:rsid w:val="00350AD8"/>
    <w:rsid w:val="003511E9"/>
    <w:rsid w:val="00351306"/>
    <w:rsid w:val="00351CB4"/>
    <w:rsid w:val="00352739"/>
    <w:rsid w:val="003527A0"/>
    <w:rsid w:val="00352A95"/>
    <w:rsid w:val="00352C6B"/>
    <w:rsid w:val="00352DEA"/>
    <w:rsid w:val="003536ED"/>
    <w:rsid w:val="00354351"/>
    <w:rsid w:val="003545FE"/>
    <w:rsid w:val="00354A06"/>
    <w:rsid w:val="003554F1"/>
    <w:rsid w:val="0035596B"/>
    <w:rsid w:val="003569F3"/>
    <w:rsid w:val="00356CAB"/>
    <w:rsid w:val="00357084"/>
    <w:rsid w:val="00357BF8"/>
    <w:rsid w:val="00357D4B"/>
    <w:rsid w:val="0036068F"/>
    <w:rsid w:val="0036171A"/>
    <w:rsid w:val="003619D9"/>
    <w:rsid w:val="00361D5F"/>
    <w:rsid w:val="00361DDC"/>
    <w:rsid w:val="0036228B"/>
    <w:rsid w:val="00362591"/>
    <w:rsid w:val="003627D3"/>
    <w:rsid w:val="00362A6C"/>
    <w:rsid w:val="00362BCE"/>
    <w:rsid w:val="00362F36"/>
    <w:rsid w:val="00363C4B"/>
    <w:rsid w:val="00363D47"/>
    <w:rsid w:val="00363F6E"/>
    <w:rsid w:val="003641C9"/>
    <w:rsid w:val="00364471"/>
    <w:rsid w:val="00365864"/>
    <w:rsid w:val="0036660F"/>
    <w:rsid w:val="00366AB8"/>
    <w:rsid w:val="0036719B"/>
    <w:rsid w:val="00367B7D"/>
    <w:rsid w:val="00370C9D"/>
    <w:rsid w:val="00370E13"/>
    <w:rsid w:val="00371C3E"/>
    <w:rsid w:val="00371D61"/>
    <w:rsid w:val="00371F41"/>
    <w:rsid w:val="00371F65"/>
    <w:rsid w:val="00371FF2"/>
    <w:rsid w:val="00373040"/>
    <w:rsid w:val="00373431"/>
    <w:rsid w:val="0037412D"/>
    <w:rsid w:val="0037440A"/>
    <w:rsid w:val="00374DA1"/>
    <w:rsid w:val="00375450"/>
    <w:rsid w:val="00375FFE"/>
    <w:rsid w:val="003765E5"/>
    <w:rsid w:val="003768AF"/>
    <w:rsid w:val="00376A4F"/>
    <w:rsid w:val="00376C8C"/>
    <w:rsid w:val="00376DE0"/>
    <w:rsid w:val="00377179"/>
    <w:rsid w:val="00377210"/>
    <w:rsid w:val="00377378"/>
    <w:rsid w:val="00377C75"/>
    <w:rsid w:val="0038022C"/>
    <w:rsid w:val="00380455"/>
    <w:rsid w:val="0038184E"/>
    <w:rsid w:val="00382029"/>
    <w:rsid w:val="00382109"/>
    <w:rsid w:val="0038233C"/>
    <w:rsid w:val="00382739"/>
    <w:rsid w:val="003831CA"/>
    <w:rsid w:val="0038341A"/>
    <w:rsid w:val="00383544"/>
    <w:rsid w:val="003839E3"/>
    <w:rsid w:val="00383D41"/>
    <w:rsid w:val="003845F4"/>
    <w:rsid w:val="00384BFB"/>
    <w:rsid w:val="00384ECC"/>
    <w:rsid w:val="00384EF8"/>
    <w:rsid w:val="00386622"/>
    <w:rsid w:val="003876CD"/>
    <w:rsid w:val="00387BDD"/>
    <w:rsid w:val="00390CB8"/>
    <w:rsid w:val="00391510"/>
    <w:rsid w:val="00391583"/>
    <w:rsid w:val="00391AC6"/>
    <w:rsid w:val="00391D52"/>
    <w:rsid w:val="00391EA4"/>
    <w:rsid w:val="00392154"/>
    <w:rsid w:val="0039273A"/>
    <w:rsid w:val="0039405A"/>
    <w:rsid w:val="0039479A"/>
    <w:rsid w:val="00395011"/>
    <w:rsid w:val="003952DC"/>
    <w:rsid w:val="00395463"/>
    <w:rsid w:val="00395EA7"/>
    <w:rsid w:val="00395F1B"/>
    <w:rsid w:val="00395FEF"/>
    <w:rsid w:val="00396495"/>
    <w:rsid w:val="0039678C"/>
    <w:rsid w:val="00396931"/>
    <w:rsid w:val="00397645"/>
    <w:rsid w:val="003979AB"/>
    <w:rsid w:val="003A0D69"/>
    <w:rsid w:val="003A0F17"/>
    <w:rsid w:val="003A1D31"/>
    <w:rsid w:val="003A2086"/>
    <w:rsid w:val="003A2588"/>
    <w:rsid w:val="003A2D54"/>
    <w:rsid w:val="003A30CB"/>
    <w:rsid w:val="003A331C"/>
    <w:rsid w:val="003A353C"/>
    <w:rsid w:val="003A373E"/>
    <w:rsid w:val="003A38D0"/>
    <w:rsid w:val="003A3ABD"/>
    <w:rsid w:val="003A3C31"/>
    <w:rsid w:val="003A450C"/>
    <w:rsid w:val="003A4B49"/>
    <w:rsid w:val="003A4FA6"/>
    <w:rsid w:val="003A5415"/>
    <w:rsid w:val="003A57E9"/>
    <w:rsid w:val="003A6367"/>
    <w:rsid w:val="003A6CE7"/>
    <w:rsid w:val="003A7750"/>
    <w:rsid w:val="003A7A61"/>
    <w:rsid w:val="003A7C79"/>
    <w:rsid w:val="003B156F"/>
    <w:rsid w:val="003B18BC"/>
    <w:rsid w:val="003B21BE"/>
    <w:rsid w:val="003B23D8"/>
    <w:rsid w:val="003B2AA7"/>
    <w:rsid w:val="003B2AEB"/>
    <w:rsid w:val="003B2FD3"/>
    <w:rsid w:val="003B3362"/>
    <w:rsid w:val="003B39A4"/>
    <w:rsid w:val="003B3C45"/>
    <w:rsid w:val="003B4AEA"/>
    <w:rsid w:val="003B4BCB"/>
    <w:rsid w:val="003B4D59"/>
    <w:rsid w:val="003B4E65"/>
    <w:rsid w:val="003B522E"/>
    <w:rsid w:val="003B5E1D"/>
    <w:rsid w:val="003B60F4"/>
    <w:rsid w:val="003B6338"/>
    <w:rsid w:val="003B67C0"/>
    <w:rsid w:val="003B6C85"/>
    <w:rsid w:val="003B765A"/>
    <w:rsid w:val="003B770B"/>
    <w:rsid w:val="003B7850"/>
    <w:rsid w:val="003B7E2B"/>
    <w:rsid w:val="003C0115"/>
    <w:rsid w:val="003C084C"/>
    <w:rsid w:val="003C091A"/>
    <w:rsid w:val="003C0BA9"/>
    <w:rsid w:val="003C0BBC"/>
    <w:rsid w:val="003C0CBC"/>
    <w:rsid w:val="003C0EDA"/>
    <w:rsid w:val="003C110F"/>
    <w:rsid w:val="003C1C1E"/>
    <w:rsid w:val="003C2B90"/>
    <w:rsid w:val="003C2E07"/>
    <w:rsid w:val="003C3132"/>
    <w:rsid w:val="003C3653"/>
    <w:rsid w:val="003C39F0"/>
    <w:rsid w:val="003C3EA0"/>
    <w:rsid w:val="003C3FB9"/>
    <w:rsid w:val="003C404F"/>
    <w:rsid w:val="003C5118"/>
    <w:rsid w:val="003C5720"/>
    <w:rsid w:val="003C59C8"/>
    <w:rsid w:val="003C6564"/>
    <w:rsid w:val="003C656C"/>
    <w:rsid w:val="003C676E"/>
    <w:rsid w:val="003C6836"/>
    <w:rsid w:val="003C6BF1"/>
    <w:rsid w:val="003C6EBE"/>
    <w:rsid w:val="003C6F20"/>
    <w:rsid w:val="003C7617"/>
    <w:rsid w:val="003D00FB"/>
    <w:rsid w:val="003D023F"/>
    <w:rsid w:val="003D02A4"/>
    <w:rsid w:val="003D0A4D"/>
    <w:rsid w:val="003D0A4F"/>
    <w:rsid w:val="003D0D9F"/>
    <w:rsid w:val="003D0F00"/>
    <w:rsid w:val="003D175D"/>
    <w:rsid w:val="003D17B6"/>
    <w:rsid w:val="003D17C2"/>
    <w:rsid w:val="003D1C65"/>
    <w:rsid w:val="003D1E36"/>
    <w:rsid w:val="003D26CF"/>
    <w:rsid w:val="003D2BD3"/>
    <w:rsid w:val="003D2E14"/>
    <w:rsid w:val="003D33E9"/>
    <w:rsid w:val="003D3B75"/>
    <w:rsid w:val="003D4ACF"/>
    <w:rsid w:val="003D5527"/>
    <w:rsid w:val="003D56C3"/>
    <w:rsid w:val="003D580F"/>
    <w:rsid w:val="003D6103"/>
    <w:rsid w:val="003D6706"/>
    <w:rsid w:val="003D6A9B"/>
    <w:rsid w:val="003D72A9"/>
    <w:rsid w:val="003D7352"/>
    <w:rsid w:val="003D78E5"/>
    <w:rsid w:val="003E0634"/>
    <w:rsid w:val="003E064E"/>
    <w:rsid w:val="003E0FC3"/>
    <w:rsid w:val="003E15EF"/>
    <w:rsid w:val="003E1F6F"/>
    <w:rsid w:val="003E238E"/>
    <w:rsid w:val="003E2426"/>
    <w:rsid w:val="003E2449"/>
    <w:rsid w:val="003E25B7"/>
    <w:rsid w:val="003E31AB"/>
    <w:rsid w:val="003E3E35"/>
    <w:rsid w:val="003E3E86"/>
    <w:rsid w:val="003E41C2"/>
    <w:rsid w:val="003E492C"/>
    <w:rsid w:val="003E4BCA"/>
    <w:rsid w:val="003E5105"/>
    <w:rsid w:val="003E5274"/>
    <w:rsid w:val="003E54FC"/>
    <w:rsid w:val="003E5612"/>
    <w:rsid w:val="003E5695"/>
    <w:rsid w:val="003E5BCE"/>
    <w:rsid w:val="003E609E"/>
    <w:rsid w:val="003E6825"/>
    <w:rsid w:val="003E6A2E"/>
    <w:rsid w:val="003E6ACA"/>
    <w:rsid w:val="003E6B26"/>
    <w:rsid w:val="003E70AA"/>
    <w:rsid w:val="003E76E6"/>
    <w:rsid w:val="003E7D32"/>
    <w:rsid w:val="003F0833"/>
    <w:rsid w:val="003F0BC5"/>
    <w:rsid w:val="003F0E09"/>
    <w:rsid w:val="003F148C"/>
    <w:rsid w:val="003F1563"/>
    <w:rsid w:val="003F1A58"/>
    <w:rsid w:val="003F2180"/>
    <w:rsid w:val="003F22A4"/>
    <w:rsid w:val="003F275B"/>
    <w:rsid w:val="003F2968"/>
    <w:rsid w:val="003F29EE"/>
    <w:rsid w:val="003F2EA5"/>
    <w:rsid w:val="003F2F21"/>
    <w:rsid w:val="003F3108"/>
    <w:rsid w:val="003F35CC"/>
    <w:rsid w:val="003F5988"/>
    <w:rsid w:val="003F65DA"/>
    <w:rsid w:val="003F664F"/>
    <w:rsid w:val="003F6AF1"/>
    <w:rsid w:val="003F6E79"/>
    <w:rsid w:val="003F7573"/>
    <w:rsid w:val="003F76BF"/>
    <w:rsid w:val="003F7875"/>
    <w:rsid w:val="003F790E"/>
    <w:rsid w:val="003F7CD7"/>
    <w:rsid w:val="004000F7"/>
    <w:rsid w:val="00400451"/>
    <w:rsid w:val="00400601"/>
    <w:rsid w:val="0040066D"/>
    <w:rsid w:val="00400A42"/>
    <w:rsid w:val="004010A0"/>
    <w:rsid w:val="004010CE"/>
    <w:rsid w:val="00401228"/>
    <w:rsid w:val="00401F47"/>
    <w:rsid w:val="004025C1"/>
    <w:rsid w:val="00402713"/>
    <w:rsid w:val="00403502"/>
    <w:rsid w:val="0040371B"/>
    <w:rsid w:val="00403842"/>
    <w:rsid w:val="004060F4"/>
    <w:rsid w:val="0040623A"/>
    <w:rsid w:val="004064D9"/>
    <w:rsid w:val="00406921"/>
    <w:rsid w:val="00406CA6"/>
    <w:rsid w:val="0040706C"/>
    <w:rsid w:val="0040715D"/>
    <w:rsid w:val="00407D5B"/>
    <w:rsid w:val="00410B62"/>
    <w:rsid w:val="00410EBB"/>
    <w:rsid w:val="00411B3A"/>
    <w:rsid w:val="004127AD"/>
    <w:rsid w:val="00412BAC"/>
    <w:rsid w:val="00412EB8"/>
    <w:rsid w:val="004139D1"/>
    <w:rsid w:val="00413C59"/>
    <w:rsid w:val="0041404F"/>
    <w:rsid w:val="004143C4"/>
    <w:rsid w:val="004143EC"/>
    <w:rsid w:val="00414982"/>
    <w:rsid w:val="00415168"/>
    <w:rsid w:val="004153DA"/>
    <w:rsid w:val="00415868"/>
    <w:rsid w:val="004164D8"/>
    <w:rsid w:val="0041658B"/>
    <w:rsid w:val="004166D3"/>
    <w:rsid w:val="00416986"/>
    <w:rsid w:val="0041713B"/>
    <w:rsid w:val="00417672"/>
    <w:rsid w:val="004179E2"/>
    <w:rsid w:val="00420363"/>
    <w:rsid w:val="00420612"/>
    <w:rsid w:val="00420DF4"/>
    <w:rsid w:val="00420EF7"/>
    <w:rsid w:val="00420F5A"/>
    <w:rsid w:val="00421681"/>
    <w:rsid w:val="0042191A"/>
    <w:rsid w:val="00421DC8"/>
    <w:rsid w:val="0042244B"/>
    <w:rsid w:val="00422B08"/>
    <w:rsid w:val="00423A04"/>
    <w:rsid w:val="00423D38"/>
    <w:rsid w:val="00424338"/>
    <w:rsid w:val="00424858"/>
    <w:rsid w:val="00424C10"/>
    <w:rsid w:val="004264F2"/>
    <w:rsid w:val="00426AC4"/>
    <w:rsid w:val="00426E45"/>
    <w:rsid w:val="00427131"/>
    <w:rsid w:val="00427303"/>
    <w:rsid w:val="00427D09"/>
    <w:rsid w:val="00427E68"/>
    <w:rsid w:val="00430C16"/>
    <w:rsid w:val="00431B55"/>
    <w:rsid w:val="00431FDE"/>
    <w:rsid w:val="00432B55"/>
    <w:rsid w:val="00433052"/>
    <w:rsid w:val="00433E77"/>
    <w:rsid w:val="00434235"/>
    <w:rsid w:val="004342AF"/>
    <w:rsid w:val="00434318"/>
    <w:rsid w:val="004343FE"/>
    <w:rsid w:val="0043499C"/>
    <w:rsid w:val="00434C6E"/>
    <w:rsid w:val="004355F6"/>
    <w:rsid w:val="0043597D"/>
    <w:rsid w:val="00435AE6"/>
    <w:rsid w:val="00435B5F"/>
    <w:rsid w:val="00435DD4"/>
    <w:rsid w:val="00437AC1"/>
    <w:rsid w:val="00440033"/>
    <w:rsid w:val="0044017F"/>
    <w:rsid w:val="00440548"/>
    <w:rsid w:val="004406FB"/>
    <w:rsid w:val="00440868"/>
    <w:rsid w:val="004410F5"/>
    <w:rsid w:val="00441570"/>
    <w:rsid w:val="00441997"/>
    <w:rsid w:val="00441ACF"/>
    <w:rsid w:val="00441C26"/>
    <w:rsid w:val="00441E05"/>
    <w:rsid w:val="00442252"/>
    <w:rsid w:val="004424B3"/>
    <w:rsid w:val="00443AB3"/>
    <w:rsid w:val="00443D05"/>
    <w:rsid w:val="0044451B"/>
    <w:rsid w:val="00444B08"/>
    <w:rsid w:val="00444B65"/>
    <w:rsid w:val="00446221"/>
    <w:rsid w:val="00447036"/>
    <w:rsid w:val="004478CD"/>
    <w:rsid w:val="00447942"/>
    <w:rsid w:val="004479C0"/>
    <w:rsid w:val="004504B6"/>
    <w:rsid w:val="00450C77"/>
    <w:rsid w:val="00450D41"/>
    <w:rsid w:val="00451C9B"/>
    <w:rsid w:val="00452A3F"/>
    <w:rsid w:val="0045315F"/>
    <w:rsid w:val="00453232"/>
    <w:rsid w:val="0045357A"/>
    <w:rsid w:val="0045401C"/>
    <w:rsid w:val="004546D2"/>
    <w:rsid w:val="004548C7"/>
    <w:rsid w:val="00454D27"/>
    <w:rsid w:val="00454FF0"/>
    <w:rsid w:val="00455C86"/>
    <w:rsid w:val="0045607C"/>
    <w:rsid w:val="0045699C"/>
    <w:rsid w:val="00457030"/>
    <w:rsid w:val="00457039"/>
    <w:rsid w:val="004570C1"/>
    <w:rsid w:val="004571C3"/>
    <w:rsid w:val="004611AC"/>
    <w:rsid w:val="00461534"/>
    <w:rsid w:val="00461753"/>
    <w:rsid w:val="0046200A"/>
    <w:rsid w:val="00462BD2"/>
    <w:rsid w:val="00462CB1"/>
    <w:rsid w:val="0046396C"/>
    <w:rsid w:val="00463E31"/>
    <w:rsid w:val="004642E3"/>
    <w:rsid w:val="00464615"/>
    <w:rsid w:val="004646FE"/>
    <w:rsid w:val="0046476E"/>
    <w:rsid w:val="004649C8"/>
    <w:rsid w:val="00464C5A"/>
    <w:rsid w:val="00464C88"/>
    <w:rsid w:val="00464D8F"/>
    <w:rsid w:val="00464EC3"/>
    <w:rsid w:val="00464F21"/>
    <w:rsid w:val="00464F5A"/>
    <w:rsid w:val="004656B0"/>
    <w:rsid w:val="00465909"/>
    <w:rsid w:val="004659CA"/>
    <w:rsid w:val="00465B28"/>
    <w:rsid w:val="00465CF9"/>
    <w:rsid w:val="0046695B"/>
    <w:rsid w:val="00466AED"/>
    <w:rsid w:val="00466BA5"/>
    <w:rsid w:val="004679A5"/>
    <w:rsid w:val="00467B2A"/>
    <w:rsid w:val="00467B93"/>
    <w:rsid w:val="0047057B"/>
    <w:rsid w:val="00470A27"/>
    <w:rsid w:val="00470A2C"/>
    <w:rsid w:val="00470DD0"/>
    <w:rsid w:val="00470EF8"/>
    <w:rsid w:val="004710EC"/>
    <w:rsid w:val="004719C4"/>
    <w:rsid w:val="00471D1C"/>
    <w:rsid w:val="00472415"/>
    <w:rsid w:val="0047256C"/>
    <w:rsid w:val="0047263C"/>
    <w:rsid w:val="0047265F"/>
    <w:rsid w:val="004726D3"/>
    <w:rsid w:val="004731C3"/>
    <w:rsid w:val="0047456D"/>
    <w:rsid w:val="00474603"/>
    <w:rsid w:val="004746FC"/>
    <w:rsid w:val="0047483F"/>
    <w:rsid w:val="004748ED"/>
    <w:rsid w:val="00474919"/>
    <w:rsid w:val="00474FA7"/>
    <w:rsid w:val="0047535A"/>
    <w:rsid w:val="004757ED"/>
    <w:rsid w:val="00475DEE"/>
    <w:rsid w:val="00476270"/>
    <w:rsid w:val="00476A1C"/>
    <w:rsid w:val="00476C83"/>
    <w:rsid w:val="00477583"/>
    <w:rsid w:val="00477A2F"/>
    <w:rsid w:val="00477BB2"/>
    <w:rsid w:val="00477D86"/>
    <w:rsid w:val="00477E77"/>
    <w:rsid w:val="004805E3"/>
    <w:rsid w:val="00480849"/>
    <w:rsid w:val="00481218"/>
    <w:rsid w:val="00481339"/>
    <w:rsid w:val="0048145F"/>
    <w:rsid w:val="004818DC"/>
    <w:rsid w:val="00481BB1"/>
    <w:rsid w:val="00481C84"/>
    <w:rsid w:val="00482954"/>
    <w:rsid w:val="004829EC"/>
    <w:rsid w:val="004834C0"/>
    <w:rsid w:val="004835CE"/>
    <w:rsid w:val="00483A97"/>
    <w:rsid w:val="00483F19"/>
    <w:rsid w:val="00484D86"/>
    <w:rsid w:val="00485312"/>
    <w:rsid w:val="00485AB2"/>
    <w:rsid w:val="00485E99"/>
    <w:rsid w:val="004863CB"/>
    <w:rsid w:val="00486BF4"/>
    <w:rsid w:val="00486F67"/>
    <w:rsid w:val="004876DD"/>
    <w:rsid w:val="00487B39"/>
    <w:rsid w:val="0049029B"/>
    <w:rsid w:val="004902FD"/>
    <w:rsid w:val="00490466"/>
    <w:rsid w:val="004906C3"/>
    <w:rsid w:val="0049101B"/>
    <w:rsid w:val="004914C3"/>
    <w:rsid w:val="00491B72"/>
    <w:rsid w:val="004921EE"/>
    <w:rsid w:val="00492C0B"/>
    <w:rsid w:val="00492C7A"/>
    <w:rsid w:val="004933BE"/>
    <w:rsid w:val="00493992"/>
    <w:rsid w:val="00493B89"/>
    <w:rsid w:val="00494CEE"/>
    <w:rsid w:val="00495271"/>
    <w:rsid w:val="00495714"/>
    <w:rsid w:val="00495F97"/>
    <w:rsid w:val="0049601B"/>
    <w:rsid w:val="00496474"/>
    <w:rsid w:val="004968FD"/>
    <w:rsid w:val="00496CE9"/>
    <w:rsid w:val="00497217"/>
    <w:rsid w:val="004A00F0"/>
    <w:rsid w:val="004A0AA3"/>
    <w:rsid w:val="004A0C8C"/>
    <w:rsid w:val="004A0D10"/>
    <w:rsid w:val="004A0EFD"/>
    <w:rsid w:val="004A1534"/>
    <w:rsid w:val="004A1879"/>
    <w:rsid w:val="004A19CC"/>
    <w:rsid w:val="004A1A56"/>
    <w:rsid w:val="004A1F9E"/>
    <w:rsid w:val="004A24B5"/>
    <w:rsid w:val="004A2A76"/>
    <w:rsid w:val="004A2F15"/>
    <w:rsid w:val="004A2F1B"/>
    <w:rsid w:val="004A3B4B"/>
    <w:rsid w:val="004A3D74"/>
    <w:rsid w:val="004A419A"/>
    <w:rsid w:val="004A4262"/>
    <w:rsid w:val="004A44EE"/>
    <w:rsid w:val="004A55FB"/>
    <w:rsid w:val="004A5E50"/>
    <w:rsid w:val="004A6A76"/>
    <w:rsid w:val="004A6C73"/>
    <w:rsid w:val="004A6F91"/>
    <w:rsid w:val="004A72B8"/>
    <w:rsid w:val="004A7468"/>
    <w:rsid w:val="004A77B0"/>
    <w:rsid w:val="004A7D14"/>
    <w:rsid w:val="004A7FDB"/>
    <w:rsid w:val="004B0607"/>
    <w:rsid w:val="004B0822"/>
    <w:rsid w:val="004B1ABE"/>
    <w:rsid w:val="004B22FC"/>
    <w:rsid w:val="004B23CA"/>
    <w:rsid w:val="004B2F28"/>
    <w:rsid w:val="004B31F4"/>
    <w:rsid w:val="004B3245"/>
    <w:rsid w:val="004B34B5"/>
    <w:rsid w:val="004B3633"/>
    <w:rsid w:val="004B377D"/>
    <w:rsid w:val="004B37C1"/>
    <w:rsid w:val="004B3B96"/>
    <w:rsid w:val="004B3F02"/>
    <w:rsid w:val="004B46FF"/>
    <w:rsid w:val="004B494A"/>
    <w:rsid w:val="004B5292"/>
    <w:rsid w:val="004B54D9"/>
    <w:rsid w:val="004B5933"/>
    <w:rsid w:val="004B5B15"/>
    <w:rsid w:val="004B5FF8"/>
    <w:rsid w:val="004B668C"/>
    <w:rsid w:val="004B6843"/>
    <w:rsid w:val="004B6B7D"/>
    <w:rsid w:val="004B6BA4"/>
    <w:rsid w:val="004B7596"/>
    <w:rsid w:val="004B7855"/>
    <w:rsid w:val="004B789A"/>
    <w:rsid w:val="004B7BBC"/>
    <w:rsid w:val="004B7F13"/>
    <w:rsid w:val="004C0741"/>
    <w:rsid w:val="004C1162"/>
    <w:rsid w:val="004C1284"/>
    <w:rsid w:val="004C29BE"/>
    <w:rsid w:val="004C331D"/>
    <w:rsid w:val="004C35A3"/>
    <w:rsid w:val="004C3EF0"/>
    <w:rsid w:val="004C3F01"/>
    <w:rsid w:val="004C47F6"/>
    <w:rsid w:val="004C5324"/>
    <w:rsid w:val="004C5763"/>
    <w:rsid w:val="004C62F6"/>
    <w:rsid w:val="004C7216"/>
    <w:rsid w:val="004C7840"/>
    <w:rsid w:val="004C7919"/>
    <w:rsid w:val="004C7AC4"/>
    <w:rsid w:val="004C7ED9"/>
    <w:rsid w:val="004D06B5"/>
    <w:rsid w:val="004D0A16"/>
    <w:rsid w:val="004D177E"/>
    <w:rsid w:val="004D26FD"/>
    <w:rsid w:val="004D3502"/>
    <w:rsid w:val="004D40CF"/>
    <w:rsid w:val="004D419E"/>
    <w:rsid w:val="004D459C"/>
    <w:rsid w:val="004D4613"/>
    <w:rsid w:val="004D50D9"/>
    <w:rsid w:val="004D5567"/>
    <w:rsid w:val="004D565C"/>
    <w:rsid w:val="004D5AEB"/>
    <w:rsid w:val="004D6C21"/>
    <w:rsid w:val="004D7563"/>
    <w:rsid w:val="004D7823"/>
    <w:rsid w:val="004D7EDC"/>
    <w:rsid w:val="004E00F8"/>
    <w:rsid w:val="004E076C"/>
    <w:rsid w:val="004E0FA9"/>
    <w:rsid w:val="004E11E6"/>
    <w:rsid w:val="004E1591"/>
    <w:rsid w:val="004E1C81"/>
    <w:rsid w:val="004E3625"/>
    <w:rsid w:val="004E3850"/>
    <w:rsid w:val="004E42A4"/>
    <w:rsid w:val="004E468E"/>
    <w:rsid w:val="004E4F85"/>
    <w:rsid w:val="004E5108"/>
    <w:rsid w:val="004E5B08"/>
    <w:rsid w:val="004E5B6B"/>
    <w:rsid w:val="004E5B92"/>
    <w:rsid w:val="004E6448"/>
    <w:rsid w:val="004E69C3"/>
    <w:rsid w:val="004E716A"/>
    <w:rsid w:val="004F03A7"/>
    <w:rsid w:val="004F0BEA"/>
    <w:rsid w:val="004F0FD1"/>
    <w:rsid w:val="004F11E8"/>
    <w:rsid w:val="004F14C1"/>
    <w:rsid w:val="004F14FC"/>
    <w:rsid w:val="004F1BC0"/>
    <w:rsid w:val="004F2404"/>
    <w:rsid w:val="004F2466"/>
    <w:rsid w:val="004F28A0"/>
    <w:rsid w:val="004F28E3"/>
    <w:rsid w:val="004F2A1F"/>
    <w:rsid w:val="004F2F6D"/>
    <w:rsid w:val="004F4316"/>
    <w:rsid w:val="004F46CA"/>
    <w:rsid w:val="004F4E6F"/>
    <w:rsid w:val="004F5DD7"/>
    <w:rsid w:val="004F76F1"/>
    <w:rsid w:val="005007AD"/>
    <w:rsid w:val="00500BF4"/>
    <w:rsid w:val="0050101D"/>
    <w:rsid w:val="005019BA"/>
    <w:rsid w:val="00501B3D"/>
    <w:rsid w:val="00501CC5"/>
    <w:rsid w:val="00501F74"/>
    <w:rsid w:val="00502257"/>
    <w:rsid w:val="005023F7"/>
    <w:rsid w:val="0050266C"/>
    <w:rsid w:val="0050378F"/>
    <w:rsid w:val="005039AB"/>
    <w:rsid w:val="00503BD5"/>
    <w:rsid w:val="00503E5A"/>
    <w:rsid w:val="005041AC"/>
    <w:rsid w:val="005041D3"/>
    <w:rsid w:val="00504278"/>
    <w:rsid w:val="005049C8"/>
    <w:rsid w:val="00504E12"/>
    <w:rsid w:val="0050579C"/>
    <w:rsid w:val="00505CBD"/>
    <w:rsid w:val="00506746"/>
    <w:rsid w:val="005067FD"/>
    <w:rsid w:val="00506E91"/>
    <w:rsid w:val="00507201"/>
    <w:rsid w:val="00507224"/>
    <w:rsid w:val="00507281"/>
    <w:rsid w:val="00507792"/>
    <w:rsid w:val="00507EB0"/>
    <w:rsid w:val="00507FF0"/>
    <w:rsid w:val="00510C57"/>
    <w:rsid w:val="00511AA7"/>
    <w:rsid w:val="00511F7A"/>
    <w:rsid w:val="00511FA3"/>
    <w:rsid w:val="00512B7E"/>
    <w:rsid w:val="00512D68"/>
    <w:rsid w:val="00512EDE"/>
    <w:rsid w:val="00513387"/>
    <w:rsid w:val="0051350A"/>
    <w:rsid w:val="0051355E"/>
    <w:rsid w:val="00514262"/>
    <w:rsid w:val="00514B37"/>
    <w:rsid w:val="0051552F"/>
    <w:rsid w:val="00515758"/>
    <w:rsid w:val="00516D94"/>
    <w:rsid w:val="005170B0"/>
    <w:rsid w:val="00517405"/>
    <w:rsid w:val="00520071"/>
    <w:rsid w:val="00521E13"/>
    <w:rsid w:val="005225CD"/>
    <w:rsid w:val="00522856"/>
    <w:rsid w:val="00522ABC"/>
    <w:rsid w:val="00523141"/>
    <w:rsid w:val="00523145"/>
    <w:rsid w:val="00523408"/>
    <w:rsid w:val="00523A89"/>
    <w:rsid w:val="00523BD6"/>
    <w:rsid w:val="00524195"/>
    <w:rsid w:val="00524457"/>
    <w:rsid w:val="00524AC1"/>
    <w:rsid w:val="0052557B"/>
    <w:rsid w:val="005259BC"/>
    <w:rsid w:val="00525AE4"/>
    <w:rsid w:val="00526567"/>
    <w:rsid w:val="005265E0"/>
    <w:rsid w:val="005266A5"/>
    <w:rsid w:val="00526B35"/>
    <w:rsid w:val="00526CCF"/>
    <w:rsid w:val="00526E93"/>
    <w:rsid w:val="005275BE"/>
    <w:rsid w:val="0052775C"/>
    <w:rsid w:val="00527791"/>
    <w:rsid w:val="00527868"/>
    <w:rsid w:val="005278E5"/>
    <w:rsid w:val="00530D65"/>
    <w:rsid w:val="00531296"/>
    <w:rsid w:val="005316F4"/>
    <w:rsid w:val="0053175A"/>
    <w:rsid w:val="00532F42"/>
    <w:rsid w:val="005334DC"/>
    <w:rsid w:val="00534379"/>
    <w:rsid w:val="005344C6"/>
    <w:rsid w:val="00534724"/>
    <w:rsid w:val="005348DA"/>
    <w:rsid w:val="005349D7"/>
    <w:rsid w:val="005352C1"/>
    <w:rsid w:val="005354D9"/>
    <w:rsid w:val="00535DAE"/>
    <w:rsid w:val="00535E5F"/>
    <w:rsid w:val="00536107"/>
    <w:rsid w:val="005366FE"/>
    <w:rsid w:val="00536869"/>
    <w:rsid w:val="0053707E"/>
    <w:rsid w:val="005371FE"/>
    <w:rsid w:val="0053728A"/>
    <w:rsid w:val="00537444"/>
    <w:rsid w:val="00540531"/>
    <w:rsid w:val="00541055"/>
    <w:rsid w:val="005413EF"/>
    <w:rsid w:val="0054149E"/>
    <w:rsid w:val="00541886"/>
    <w:rsid w:val="00541B85"/>
    <w:rsid w:val="00541C33"/>
    <w:rsid w:val="00541E25"/>
    <w:rsid w:val="00542E80"/>
    <w:rsid w:val="00543093"/>
    <w:rsid w:val="005432FA"/>
    <w:rsid w:val="005435F3"/>
    <w:rsid w:val="005435F7"/>
    <w:rsid w:val="0054378C"/>
    <w:rsid w:val="00543F83"/>
    <w:rsid w:val="00544048"/>
    <w:rsid w:val="00544F10"/>
    <w:rsid w:val="005454BE"/>
    <w:rsid w:val="00546BD6"/>
    <w:rsid w:val="00546EE1"/>
    <w:rsid w:val="00547318"/>
    <w:rsid w:val="00547891"/>
    <w:rsid w:val="00547B41"/>
    <w:rsid w:val="00547BEC"/>
    <w:rsid w:val="00547DCA"/>
    <w:rsid w:val="00550272"/>
    <w:rsid w:val="005509D5"/>
    <w:rsid w:val="00550A3D"/>
    <w:rsid w:val="00550F9C"/>
    <w:rsid w:val="00550FA7"/>
    <w:rsid w:val="00551325"/>
    <w:rsid w:val="0055228E"/>
    <w:rsid w:val="00552E1C"/>
    <w:rsid w:val="00552FEF"/>
    <w:rsid w:val="00553344"/>
    <w:rsid w:val="0055415E"/>
    <w:rsid w:val="00554199"/>
    <w:rsid w:val="00554846"/>
    <w:rsid w:val="00555450"/>
    <w:rsid w:val="005554D2"/>
    <w:rsid w:val="005558EF"/>
    <w:rsid w:val="00555D35"/>
    <w:rsid w:val="00555DC0"/>
    <w:rsid w:val="00556266"/>
    <w:rsid w:val="005567FF"/>
    <w:rsid w:val="00556D6C"/>
    <w:rsid w:val="00557061"/>
    <w:rsid w:val="00557D26"/>
    <w:rsid w:val="00561C02"/>
    <w:rsid w:val="00562835"/>
    <w:rsid w:val="0056297C"/>
    <w:rsid w:val="00562B9B"/>
    <w:rsid w:val="005638E4"/>
    <w:rsid w:val="00564322"/>
    <w:rsid w:val="005646EA"/>
    <w:rsid w:val="00564D64"/>
    <w:rsid w:val="00564F4F"/>
    <w:rsid w:val="00565011"/>
    <w:rsid w:val="0056566C"/>
    <w:rsid w:val="00566750"/>
    <w:rsid w:val="005669C9"/>
    <w:rsid w:val="00566D90"/>
    <w:rsid w:val="0056709D"/>
    <w:rsid w:val="00567B42"/>
    <w:rsid w:val="00567D49"/>
    <w:rsid w:val="00570703"/>
    <w:rsid w:val="0057118C"/>
    <w:rsid w:val="00571C7A"/>
    <w:rsid w:val="00571F34"/>
    <w:rsid w:val="00572B57"/>
    <w:rsid w:val="00572E38"/>
    <w:rsid w:val="005734B1"/>
    <w:rsid w:val="00573543"/>
    <w:rsid w:val="005737E4"/>
    <w:rsid w:val="00573888"/>
    <w:rsid w:val="00574ACD"/>
    <w:rsid w:val="00574B58"/>
    <w:rsid w:val="00575173"/>
    <w:rsid w:val="00575721"/>
    <w:rsid w:val="00576023"/>
    <w:rsid w:val="005761D0"/>
    <w:rsid w:val="005768EA"/>
    <w:rsid w:val="005772F3"/>
    <w:rsid w:val="00577860"/>
    <w:rsid w:val="005778AD"/>
    <w:rsid w:val="00580334"/>
    <w:rsid w:val="00580CEB"/>
    <w:rsid w:val="005810A1"/>
    <w:rsid w:val="005814B0"/>
    <w:rsid w:val="00582005"/>
    <w:rsid w:val="0058201A"/>
    <w:rsid w:val="005824A0"/>
    <w:rsid w:val="005824B7"/>
    <w:rsid w:val="0058272B"/>
    <w:rsid w:val="005827FB"/>
    <w:rsid w:val="00583A8D"/>
    <w:rsid w:val="00583BB6"/>
    <w:rsid w:val="00583D89"/>
    <w:rsid w:val="00584354"/>
    <w:rsid w:val="00584868"/>
    <w:rsid w:val="00584C6F"/>
    <w:rsid w:val="00585C7B"/>
    <w:rsid w:val="00585CB1"/>
    <w:rsid w:val="00586316"/>
    <w:rsid w:val="00586768"/>
    <w:rsid w:val="005869E4"/>
    <w:rsid w:val="00586D07"/>
    <w:rsid w:val="00587C80"/>
    <w:rsid w:val="005900FA"/>
    <w:rsid w:val="00590645"/>
    <w:rsid w:val="00591886"/>
    <w:rsid w:val="00591D28"/>
    <w:rsid w:val="005920EA"/>
    <w:rsid w:val="00593AC2"/>
    <w:rsid w:val="00593E66"/>
    <w:rsid w:val="00594315"/>
    <w:rsid w:val="00594A66"/>
    <w:rsid w:val="00595098"/>
    <w:rsid w:val="00595183"/>
    <w:rsid w:val="00595722"/>
    <w:rsid w:val="00595AC7"/>
    <w:rsid w:val="005962A3"/>
    <w:rsid w:val="0059761C"/>
    <w:rsid w:val="0059780F"/>
    <w:rsid w:val="00597E21"/>
    <w:rsid w:val="00597FA9"/>
    <w:rsid w:val="005A054A"/>
    <w:rsid w:val="005A1184"/>
    <w:rsid w:val="005A19CD"/>
    <w:rsid w:val="005A2340"/>
    <w:rsid w:val="005A2E99"/>
    <w:rsid w:val="005A3210"/>
    <w:rsid w:val="005A32FC"/>
    <w:rsid w:val="005A3324"/>
    <w:rsid w:val="005A3E8F"/>
    <w:rsid w:val="005A4655"/>
    <w:rsid w:val="005A52E1"/>
    <w:rsid w:val="005A5988"/>
    <w:rsid w:val="005A5C56"/>
    <w:rsid w:val="005A5CA6"/>
    <w:rsid w:val="005A7C99"/>
    <w:rsid w:val="005A7CCD"/>
    <w:rsid w:val="005B070C"/>
    <w:rsid w:val="005B1011"/>
    <w:rsid w:val="005B1ADA"/>
    <w:rsid w:val="005B1C15"/>
    <w:rsid w:val="005B1D09"/>
    <w:rsid w:val="005B20AD"/>
    <w:rsid w:val="005B21DB"/>
    <w:rsid w:val="005B3444"/>
    <w:rsid w:val="005B3AF6"/>
    <w:rsid w:val="005B3EFA"/>
    <w:rsid w:val="005B47CC"/>
    <w:rsid w:val="005B4946"/>
    <w:rsid w:val="005B4AFA"/>
    <w:rsid w:val="005B506B"/>
    <w:rsid w:val="005B516E"/>
    <w:rsid w:val="005B5F5D"/>
    <w:rsid w:val="005B5F7B"/>
    <w:rsid w:val="005B62BF"/>
    <w:rsid w:val="005B6CB5"/>
    <w:rsid w:val="005B6F83"/>
    <w:rsid w:val="005C05E3"/>
    <w:rsid w:val="005C0D1E"/>
    <w:rsid w:val="005C0E19"/>
    <w:rsid w:val="005C1062"/>
    <w:rsid w:val="005C11CA"/>
    <w:rsid w:val="005C12A3"/>
    <w:rsid w:val="005C179E"/>
    <w:rsid w:val="005C24BD"/>
    <w:rsid w:val="005C2783"/>
    <w:rsid w:val="005C27DC"/>
    <w:rsid w:val="005C3C0E"/>
    <w:rsid w:val="005C44B1"/>
    <w:rsid w:val="005C55C5"/>
    <w:rsid w:val="005C5D43"/>
    <w:rsid w:val="005C5D8C"/>
    <w:rsid w:val="005C6376"/>
    <w:rsid w:val="005C6468"/>
    <w:rsid w:val="005C6BDA"/>
    <w:rsid w:val="005C6C4D"/>
    <w:rsid w:val="005C7060"/>
    <w:rsid w:val="005C7067"/>
    <w:rsid w:val="005C7461"/>
    <w:rsid w:val="005C7633"/>
    <w:rsid w:val="005C7960"/>
    <w:rsid w:val="005C7B9D"/>
    <w:rsid w:val="005D0800"/>
    <w:rsid w:val="005D0E71"/>
    <w:rsid w:val="005D1A97"/>
    <w:rsid w:val="005D1B2B"/>
    <w:rsid w:val="005D1B74"/>
    <w:rsid w:val="005D1CFD"/>
    <w:rsid w:val="005D2119"/>
    <w:rsid w:val="005D22D6"/>
    <w:rsid w:val="005D2664"/>
    <w:rsid w:val="005D29DF"/>
    <w:rsid w:val="005D31CA"/>
    <w:rsid w:val="005D3663"/>
    <w:rsid w:val="005D3C19"/>
    <w:rsid w:val="005D3EEF"/>
    <w:rsid w:val="005D40AC"/>
    <w:rsid w:val="005D41E8"/>
    <w:rsid w:val="005D426C"/>
    <w:rsid w:val="005D4535"/>
    <w:rsid w:val="005D490C"/>
    <w:rsid w:val="005D4BB6"/>
    <w:rsid w:val="005D4C4D"/>
    <w:rsid w:val="005D4E14"/>
    <w:rsid w:val="005D531C"/>
    <w:rsid w:val="005D5D58"/>
    <w:rsid w:val="005D65CA"/>
    <w:rsid w:val="005D6698"/>
    <w:rsid w:val="005D6EAB"/>
    <w:rsid w:val="005D7164"/>
    <w:rsid w:val="005D79DF"/>
    <w:rsid w:val="005E0381"/>
    <w:rsid w:val="005E0516"/>
    <w:rsid w:val="005E064F"/>
    <w:rsid w:val="005E0E9B"/>
    <w:rsid w:val="005E115C"/>
    <w:rsid w:val="005E15BF"/>
    <w:rsid w:val="005E194E"/>
    <w:rsid w:val="005E1AEF"/>
    <w:rsid w:val="005E1C73"/>
    <w:rsid w:val="005E1EC2"/>
    <w:rsid w:val="005E25C6"/>
    <w:rsid w:val="005E26C1"/>
    <w:rsid w:val="005E2E5E"/>
    <w:rsid w:val="005E3422"/>
    <w:rsid w:val="005E4CDC"/>
    <w:rsid w:val="005E4D91"/>
    <w:rsid w:val="005E5256"/>
    <w:rsid w:val="005E52B7"/>
    <w:rsid w:val="005E52D2"/>
    <w:rsid w:val="005E560F"/>
    <w:rsid w:val="005E57EB"/>
    <w:rsid w:val="005E5F70"/>
    <w:rsid w:val="005E6229"/>
    <w:rsid w:val="005E6910"/>
    <w:rsid w:val="005E6B73"/>
    <w:rsid w:val="005E6CEE"/>
    <w:rsid w:val="005E7370"/>
    <w:rsid w:val="005E75D2"/>
    <w:rsid w:val="005E7605"/>
    <w:rsid w:val="005E762F"/>
    <w:rsid w:val="005F0140"/>
    <w:rsid w:val="005F0258"/>
    <w:rsid w:val="005F1854"/>
    <w:rsid w:val="005F1ABD"/>
    <w:rsid w:val="005F2A21"/>
    <w:rsid w:val="005F3117"/>
    <w:rsid w:val="005F3527"/>
    <w:rsid w:val="005F3CCE"/>
    <w:rsid w:val="005F3EC0"/>
    <w:rsid w:val="005F42B1"/>
    <w:rsid w:val="005F4609"/>
    <w:rsid w:val="005F5843"/>
    <w:rsid w:val="005F6467"/>
    <w:rsid w:val="005F65B6"/>
    <w:rsid w:val="005F6886"/>
    <w:rsid w:val="005F738C"/>
    <w:rsid w:val="005F773E"/>
    <w:rsid w:val="005F7A51"/>
    <w:rsid w:val="005F7DC3"/>
    <w:rsid w:val="005F7F48"/>
    <w:rsid w:val="006003F5"/>
    <w:rsid w:val="006008A6"/>
    <w:rsid w:val="00601665"/>
    <w:rsid w:val="00601896"/>
    <w:rsid w:val="00601F01"/>
    <w:rsid w:val="006022B8"/>
    <w:rsid w:val="00602993"/>
    <w:rsid w:val="006029A9"/>
    <w:rsid w:val="00602B26"/>
    <w:rsid w:val="00603169"/>
    <w:rsid w:val="00603589"/>
    <w:rsid w:val="0060387B"/>
    <w:rsid w:val="0060422E"/>
    <w:rsid w:val="00605043"/>
    <w:rsid w:val="006053B6"/>
    <w:rsid w:val="00605DFD"/>
    <w:rsid w:val="006061B4"/>
    <w:rsid w:val="0060621D"/>
    <w:rsid w:val="0060629B"/>
    <w:rsid w:val="00606852"/>
    <w:rsid w:val="006068CE"/>
    <w:rsid w:val="00606B76"/>
    <w:rsid w:val="00606F3C"/>
    <w:rsid w:val="00607BF0"/>
    <w:rsid w:val="00607CC7"/>
    <w:rsid w:val="00607D5F"/>
    <w:rsid w:val="006104DE"/>
    <w:rsid w:val="006111DA"/>
    <w:rsid w:val="006117ED"/>
    <w:rsid w:val="00611E98"/>
    <w:rsid w:val="00612964"/>
    <w:rsid w:val="00612A1A"/>
    <w:rsid w:val="00612E3D"/>
    <w:rsid w:val="00612F12"/>
    <w:rsid w:val="00613177"/>
    <w:rsid w:val="00614226"/>
    <w:rsid w:val="006145EA"/>
    <w:rsid w:val="006146B7"/>
    <w:rsid w:val="006147D8"/>
    <w:rsid w:val="0061491F"/>
    <w:rsid w:val="00614D0E"/>
    <w:rsid w:val="006154AF"/>
    <w:rsid w:val="006156DD"/>
    <w:rsid w:val="00615729"/>
    <w:rsid w:val="00615B2D"/>
    <w:rsid w:val="006162AB"/>
    <w:rsid w:val="00616A8A"/>
    <w:rsid w:val="00616ABB"/>
    <w:rsid w:val="00616B9D"/>
    <w:rsid w:val="00617568"/>
    <w:rsid w:val="00617672"/>
    <w:rsid w:val="00617873"/>
    <w:rsid w:val="00617DB1"/>
    <w:rsid w:val="00620B02"/>
    <w:rsid w:val="00620BA5"/>
    <w:rsid w:val="00621028"/>
    <w:rsid w:val="006212C1"/>
    <w:rsid w:val="00621776"/>
    <w:rsid w:val="006219FC"/>
    <w:rsid w:val="00621CD9"/>
    <w:rsid w:val="00621FFD"/>
    <w:rsid w:val="0062230E"/>
    <w:rsid w:val="006224B1"/>
    <w:rsid w:val="00622881"/>
    <w:rsid w:val="00622A7A"/>
    <w:rsid w:val="00622AE9"/>
    <w:rsid w:val="00622E1C"/>
    <w:rsid w:val="0062300C"/>
    <w:rsid w:val="00623627"/>
    <w:rsid w:val="006240F7"/>
    <w:rsid w:val="006242A9"/>
    <w:rsid w:val="006249AA"/>
    <w:rsid w:val="00624E66"/>
    <w:rsid w:val="00624F3C"/>
    <w:rsid w:val="00624F81"/>
    <w:rsid w:val="00625F46"/>
    <w:rsid w:val="00625FC2"/>
    <w:rsid w:val="00626275"/>
    <w:rsid w:val="00626B0A"/>
    <w:rsid w:val="00626DD4"/>
    <w:rsid w:val="006270BE"/>
    <w:rsid w:val="006277DB"/>
    <w:rsid w:val="00627EC7"/>
    <w:rsid w:val="00627F19"/>
    <w:rsid w:val="00630054"/>
    <w:rsid w:val="00631052"/>
    <w:rsid w:val="00631145"/>
    <w:rsid w:val="0063165E"/>
    <w:rsid w:val="00631BDB"/>
    <w:rsid w:val="00631E6F"/>
    <w:rsid w:val="006325C8"/>
    <w:rsid w:val="00632AC3"/>
    <w:rsid w:val="00632B2F"/>
    <w:rsid w:val="00632B4B"/>
    <w:rsid w:val="006336AF"/>
    <w:rsid w:val="0063446E"/>
    <w:rsid w:val="00634DB8"/>
    <w:rsid w:val="00634FB7"/>
    <w:rsid w:val="0063534C"/>
    <w:rsid w:val="00636088"/>
    <w:rsid w:val="00637205"/>
    <w:rsid w:val="00637DDB"/>
    <w:rsid w:val="00637FAE"/>
    <w:rsid w:val="006400B7"/>
    <w:rsid w:val="00640E20"/>
    <w:rsid w:val="00640F19"/>
    <w:rsid w:val="006413AA"/>
    <w:rsid w:val="0064157F"/>
    <w:rsid w:val="006423B4"/>
    <w:rsid w:val="006425A7"/>
    <w:rsid w:val="00642715"/>
    <w:rsid w:val="00642AC2"/>
    <w:rsid w:val="00642BE0"/>
    <w:rsid w:val="00643620"/>
    <w:rsid w:val="00643660"/>
    <w:rsid w:val="006437AD"/>
    <w:rsid w:val="00643CCB"/>
    <w:rsid w:val="00643DA3"/>
    <w:rsid w:val="0064418C"/>
    <w:rsid w:val="0064495E"/>
    <w:rsid w:val="00644FC8"/>
    <w:rsid w:val="0064500C"/>
    <w:rsid w:val="0064517F"/>
    <w:rsid w:val="0064553B"/>
    <w:rsid w:val="0064659C"/>
    <w:rsid w:val="00650546"/>
    <w:rsid w:val="006505E5"/>
    <w:rsid w:val="006515BF"/>
    <w:rsid w:val="00651624"/>
    <w:rsid w:val="00652607"/>
    <w:rsid w:val="00652698"/>
    <w:rsid w:val="00652A23"/>
    <w:rsid w:val="006531F1"/>
    <w:rsid w:val="00653372"/>
    <w:rsid w:val="0065366C"/>
    <w:rsid w:val="00653CCB"/>
    <w:rsid w:val="00653DFD"/>
    <w:rsid w:val="006543C2"/>
    <w:rsid w:val="00654F1B"/>
    <w:rsid w:val="00654FE9"/>
    <w:rsid w:val="006557A9"/>
    <w:rsid w:val="006558F2"/>
    <w:rsid w:val="00655EC7"/>
    <w:rsid w:val="006564AB"/>
    <w:rsid w:val="00656931"/>
    <w:rsid w:val="00656F75"/>
    <w:rsid w:val="00657318"/>
    <w:rsid w:val="00657CDE"/>
    <w:rsid w:val="00660174"/>
    <w:rsid w:val="00660238"/>
    <w:rsid w:val="006608CB"/>
    <w:rsid w:val="0066090F"/>
    <w:rsid w:val="00661AA5"/>
    <w:rsid w:val="00661F63"/>
    <w:rsid w:val="00662D4D"/>
    <w:rsid w:val="00662E84"/>
    <w:rsid w:val="00662EA3"/>
    <w:rsid w:val="0066320A"/>
    <w:rsid w:val="0066369E"/>
    <w:rsid w:val="0066387E"/>
    <w:rsid w:val="00663E51"/>
    <w:rsid w:val="0066460E"/>
    <w:rsid w:val="00664C6C"/>
    <w:rsid w:val="00665377"/>
    <w:rsid w:val="00666E41"/>
    <w:rsid w:val="0066704C"/>
    <w:rsid w:val="0066769A"/>
    <w:rsid w:val="00667BD0"/>
    <w:rsid w:val="006701C4"/>
    <w:rsid w:val="006702F5"/>
    <w:rsid w:val="00670B5C"/>
    <w:rsid w:val="00670B7E"/>
    <w:rsid w:val="00671430"/>
    <w:rsid w:val="006714C6"/>
    <w:rsid w:val="0067167A"/>
    <w:rsid w:val="006717B8"/>
    <w:rsid w:val="00671A1C"/>
    <w:rsid w:val="00672018"/>
    <w:rsid w:val="00672333"/>
    <w:rsid w:val="006729AA"/>
    <w:rsid w:val="00672D7C"/>
    <w:rsid w:val="00672EEA"/>
    <w:rsid w:val="006730EE"/>
    <w:rsid w:val="0067333B"/>
    <w:rsid w:val="00673367"/>
    <w:rsid w:val="00673D52"/>
    <w:rsid w:val="006753A0"/>
    <w:rsid w:val="006754E6"/>
    <w:rsid w:val="00676481"/>
    <w:rsid w:val="006769BE"/>
    <w:rsid w:val="00677713"/>
    <w:rsid w:val="00677BA9"/>
    <w:rsid w:val="006804D7"/>
    <w:rsid w:val="00680562"/>
    <w:rsid w:val="00681F49"/>
    <w:rsid w:val="00681FC5"/>
    <w:rsid w:val="00681FCE"/>
    <w:rsid w:val="00682393"/>
    <w:rsid w:val="00683177"/>
    <w:rsid w:val="006833DA"/>
    <w:rsid w:val="00683BB3"/>
    <w:rsid w:val="0068406B"/>
    <w:rsid w:val="00684326"/>
    <w:rsid w:val="006848E8"/>
    <w:rsid w:val="006849E7"/>
    <w:rsid w:val="00684F80"/>
    <w:rsid w:val="006856DB"/>
    <w:rsid w:val="006858C3"/>
    <w:rsid w:val="00685908"/>
    <w:rsid w:val="006859B3"/>
    <w:rsid w:val="00685A18"/>
    <w:rsid w:val="00685EEB"/>
    <w:rsid w:val="00686D22"/>
    <w:rsid w:val="0068753A"/>
    <w:rsid w:val="00690780"/>
    <w:rsid w:val="00690D83"/>
    <w:rsid w:val="00690F9E"/>
    <w:rsid w:val="00691623"/>
    <w:rsid w:val="006918E3"/>
    <w:rsid w:val="00691D70"/>
    <w:rsid w:val="00691DD4"/>
    <w:rsid w:val="00692374"/>
    <w:rsid w:val="00692405"/>
    <w:rsid w:val="00692DFD"/>
    <w:rsid w:val="00693308"/>
    <w:rsid w:val="0069366A"/>
    <w:rsid w:val="0069385D"/>
    <w:rsid w:val="00694090"/>
    <w:rsid w:val="006943C7"/>
    <w:rsid w:val="00694C96"/>
    <w:rsid w:val="00695005"/>
    <w:rsid w:val="00695129"/>
    <w:rsid w:val="00695614"/>
    <w:rsid w:val="006960FE"/>
    <w:rsid w:val="00696215"/>
    <w:rsid w:val="00696909"/>
    <w:rsid w:val="00696C18"/>
    <w:rsid w:val="00697C4D"/>
    <w:rsid w:val="00697D40"/>
    <w:rsid w:val="006A0860"/>
    <w:rsid w:val="006A090D"/>
    <w:rsid w:val="006A0CE4"/>
    <w:rsid w:val="006A0E6D"/>
    <w:rsid w:val="006A0F4C"/>
    <w:rsid w:val="006A0FE6"/>
    <w:rsid w:val="006A10FB"/>
    <w:rsid w:val="006A1D74"/>
    <w:rsid w:val="006A2120"/>
    <w:rsid w:val="006A22BD"/>
    <w:rsid w:val="006A2CE1"/>
    <w:rsid w:val="006A3B03"/>
    <w:rsid w:val="006A3C3A"/>
    <w:rsid w:val="006A404F"/>
    <w:rsid w:val="006A4433"/>
    <w:rsid w:val="006A46E9"/>
    <w:rsid w:val="006A5065"/>
    <w:rsid w:val="006A50BC"/>
    <w:rsid w:val="006A6697"/>
    <w:rsid w:val="006A6F5C"/>
    <w:rsid w:val="006B00E8"/>
    <w:rsid w:val="006B016B"/>
    <w:rsid w:val="006B0A33"/>
    <w:rsid w:val="006B11C5"/>
    <w:rsid w:val="006B21F7"/>
    <w:rsid w:val="006B2F89"/>
    <w:rsid w:val="006B30BF"/>
    <w:rsid w:val="006B3DE2"/>
    <w:rsid w:val="006B42B4"/>
    <w:rsid w:val="006B4BCA"/>
    <w:rsid w:val="006B555C"/>
    <w:rsid w:val="006B571B"/>
    <w:rsid w:val="006B62CB"/>
    <w:rsid w:val="006B6A47"/>
    <w:rsid w:val="006B6BC6"/>
    <w:rsid w:val="006B713E"/>
    <w:rsid w:val="006B719E"/>
    <w:rsid w:val="006B7B94"/>
    <w:rsid w:val="006C0293"/>
    <w:rsid w:val="006C03CE"/>
    <w:rsid w:val="006C14D9"/>
    <w:rsid w:val="006C168E"/>
    <w:rsid w:val="006C1A2C"/>
    <w:rsid w:val="006C1D99"/>
    <w:rsid w:val="006C1DAD"/>
    <w:rsid w:val="006C1DBE"/>
    <w:rsid w:val="006C1F6F"/>
    <w:rsid w:val="006C1FB9"/>
    <w:rsid w:val="006C24D4"/>
    <w:rsid w:val="006C2C9E"/>
    <w:rsid w:val="006C2E91"/>
    <w:rsid w:val="006C378C"/>
    <w:rsid w:val="006C37DE"/>
    <w:rsid w:val="006C49A1"/>
    <w:rsid w:val="006C5142"/>
    <w:rsid w:val="006C5BFD"/>
    <w:rsid w:val="006C5D3F"/>
    <w:rsid w:val="006C6009"/>
    <w:rsid w:val="006C6103"/>
    <w:rsid w:val="006C666F"/>
    <w:rsid w:val="006C6D0A"/>
    <w:rsid w:val="006C6EDB"/>
    <w:rsid w:val="006D0083"/>
    <w:rsid w:val="006D0D9B"/>
    <w:rsid w:val="006D19C6"/>
    <w:rsid w:val="006D1B00"/>
    <w:rsid w:val="006D23FC"/>
    <w:rsid w:val="006D2686"/>
    <w:rsid w:val="006D2C79"/>
    <w:rsid w:val="006D2FAE"/>
    <w:rsid w:val="006D33A3"/>
    <w:rsid w:val="006D4181"/>
    <w:rsid w:val="006D4293"/>
    <w:rsid w:val="006D43E5"/>
    <w:rsid w:val="006D4800"/>
    <w:rsid w:val="006D483C"/>
    <w:rsid w:val="006D5581"/>
    <w:rsid w:val="006D5AA2"/>
    <w:rsid w:val="006D5F7A"/>
    <w:rsid w:val="006D5FAE"/>
    <w:rsid w:val="006D62C5"/>
    <w:rsid w:val="006D62FD"/>
    <w:rsid w:val="006D6647"/>
    <w:rsid w:val="006D6C1F"/>
    <w:rsid w:val="006D6E58"/>
    <w:rsid w:val="006D72F9"/>
    <w:rsid w:val="006D7D72"/>
    <w:rsid w:val="006E0090"/>
    <w:rsid w:val="006E056B"/>
    <w:rsid w:val="006E0A42"/>
    <w:rsid w:val="006E1691"/>
    <w:rsid w:val="006E1A6E"/>
    <w:rsid w:val="006E1B9B"/>
    <w:rsid w:val="006E229D"/>
    <w:rsid w:val="006E269D"/>
    <w:rsid w:val="006E275E"/>
    <w:rsid w:val="006E2AE7"/>
    <w:rsid w:val="006E359F"/>
    <w:rsid w:val="006E3CBC"/>
    <w:rsid w:val="006E3EA2"/>
    <w:rsid w:val="006E3ECF"/>
    <w:rsid w:val="006E40F8"/>
    <w:rsid w:val="006E5163"/>
    <w:rsid w:val="006E57B7"/>
    <w:rsid w:val="006E57E8"/>
    <w:rsid w:val="006E5B69"/>
    <w:rsid w:val="006E5E80"/>
    <w:rsid w:val="006E6AEA"/>
    <w:rsid w:val="006E6B6B"/>
    <w:rsid w:val="006E6F97"/>
    <w:rsid w:val="006E775E"/>
    <w:rsid w:val="006F0C20"/>
    <w:rsid w:val="006F1334"/>
    <w:rsid w:val="006F138A"/>
    <w:rsid w:val="006F1416"/>
    <w:rsid w:val="006F2088"/>
    <w:rsid w:val="006F2896"/>
    <w:rsid w:val="006F2FFC"/>
    <w:rsid w:val="006F3C8F"/>
    <w:rsid w:val="006F4446"/>
    <w:rsid w:val="006F6EFA"/>
    <w:rsid w:val="006F725F"/>
    <w:rsid w:val="006F7A2D"/>
    <w:rsid w:val="007000B2"/>
    <w:rsid w:val="00700161"/>
    <w:rsid w:val="00700912"/>
    <w:rsid w:val="007009C9"/>
    <w:rsid w:val="007029AE"/>
    <w:rsid w:val="00702A7D"/>
    <w:rsid w:val="00702CD9"/>
    <w:rsid w:val="00702CDA"/>
    <w:rsid w:val="007036CE"/>
    <w:rsid w:val="00704517"/>
    <w:rsid w:val="00704623"/>
    <w:rsid w:val="007048AF"/>
    <w:rsid w:val="00704EBB"/>
    <w:rsid w:val="00705652"/>
    <w:rsid w:val="00705B7E"/>
    <w:rsid w:val="007061E5"/>
    <w:rsid w:val="007062AA"/>
    <w:rsid w:val="007062BE"/>
    <w:rsid w:val="00706363"/>
    <w:rsid w:val="007064B9"/>
    <w:rsid w:val="007070EB"/>
    <w:rsid w:val="0070770E"/>
    <w:rsid w:val="00707ABF"/>
    <w:rsid w:val="0071040B"/>
    <w:rsid w:val="00710778"/>
    <w:rsid w:val="00710FB6"/>
    <w:rsid w:val="00711EB3"/>
    <w:rsid w:val="00711F26"/>
    <w:rsid w:val="007122F8"/>
    <w:rsid w:val="00712986"/>
    <w:rsid w:val="00712BF1"/>
    <w:rsid w:val="00712C19"/>
    <w:rsid w:val="00712D00"/>
    <w:rsid w:val="00713116"/>
    <w:rsid w:val="00714133"/>
    <w:rsid w:val="007143F8"/>
    <w:rsid w:val="007146FE"/>
    <w:rsid w:val="0071482F"/>
    <w:rsid w:val="00715A91"/>
    <w:rsid w:val="00716369"/>
    <w:rsid w:val="00717C0F"/>
    <w:rsid w:val="007200F3"/>
    <w:rsid w:val="00720E67"/>
    <w:rsid w:val="007210F6"/>
    <w:rsid w:val="0072182D"/>
    <w:rsid w:val="00721EFF"/>
    <w:rsid w:val="00722289"/>
    <w:rsid w:val="007224D9"/>
    <w:rsid w:val="00722CBF"/>
    <w:rsid w:val="007230C0"/>
    <w:rsid w:val="0072396A"/>
    <w:rsid w:val="00723978"/>
    <w:rsid w:val="00724529"/>
    <w:rsid w:val="00724532"/>
    <w:rsid w:val="00725312"/>
    <w:rsid w:val="00725DD2"/>
    <w:rsid w:val="0072642A"/>
    <w:rsid w:val="00726940"/>
    <w:rsid w:val="00726CC8"/>
    <w:rsid w:val="00726E1C"/>
    <w:rsid w:val="00726FFE"/>
    <w:rsid w:val="00727D16"/>
    <w:rsid w:val="0073049F"/>
    <w:rsid w:val="007304D3"/>
    <w:rsid w:val="007306AB"/>
    <w:rsid w:val="00730F64"/>
    <w:rsid w:val="007312E8"/>
    <w:rsid w:val="00731616"/>
    <w:rsid w:val="00731778"/>
    <w:rsid w:val="00732108"/>
    <w:rsid w:val="00732CEB"/>
    <w:rsid w:val="00732FD5"/>
    <w:rsid w:val="00733362"/>
    <w:rsid w:val="00734EDB"/>
    <w:rsid w:val="00734FC4"/>
    <w:rsid w:val="00735942"/>
    <w:rsid w:val="00736A7A"/>
    <w:rsid w:val="00737BC6"/>
    <w:rsid w:val="007407F0"/>
    <w:rsid w:val="00740F29"/>
    <w:rsid w:val="00740F9C"/>
    <w:rsid w:val="0074176D"/>
    <w:rsid w:val="00741795"/>
    <w:rsid w:val="00741A16"/>
    <w:rsid w:val="0074243D"/>
    <w:rsid w:val="007425B1"/>
    <w:rsid w:val="00742893"/>
    <w:rsid w:val="00742D66"/>
    <w:rsid w:val="007435B4"/>
    <w:rsid w:val="00743854"/>
    <w:rsid w:val="00743DEA"/>
    <w:rsid w:val="00744203"/>
    <w:rsid w:val="007446A5"/>
    <w:rsid w:val="00745774"/>
    <w:rsid w:val="00745E42"/>
    <w:rsid w:val="00746518"/>
    <w:rsid w:val="00746BF8"/>
    <w:rsid w:val="00746FBF"/>
    <w:rsid w:val="0074766A"/>
    <w:rsid w:val="007476BC"/>
    <w:rsid w:val="00747DCD"/>
    <w:rsid w:val="00747EBE"/>
    <w:rsid w:val="00750306"/>
    <w:rsid w:val="0075038A"/>
    <w:rsid w:val="0075097C"/>
    <w:rsid w:val="00750A80"/>
    <w:rsid w:val="00751219"/>
    <w:rsid w:val="00751392"/>
    <w:rsid w:val="0075197A"/>
    <w:rsid w:val="00751A87"/>
    <w:rsid w:val="00751B68"/>
    <w:rsid w:val="007522C2"/>
    <w:rsid w:val="00752599"/>
    <w:rsid w:val="007527D1"/>
    <w:rsid w:val="00752944"/>
    <w:rsid w:val="00753909"/>
    <w:rsid w:val="00753F9E"/>
    <w:rsid w:val="0075435C"/>
    <w:rsid w:val="0075452C"/>
    <w:rsid w:val="00754F9A"/>
    <w:rsid w:val="007550A7"/>
    <w:rsid w:val="00755249"/>
    <w:rsid w:val="00755C4F"/>
    <w:rsid w:val="00755E49"/>
    <w:rsid w:val="007560C3"/>
    <w:rsid w:val="0075669F"/>
    <w:rsid w:val="007566C8"/>
    <w:rsid w:val="00756E79"/>
    <w:rsid w:val="00756F36"/>
    <w:rsid w:val="00757888"/>
    <w:rsid w:val="007579BF"/>
    <w:rsid w:val="00757F66"/>
    <w:rsid w:val="007606F8"/>
    <w:rsid w:val="00760918"/>
    <w:rsid w:val="00760F2E"/>
    <w:rsid w:val="0076103C"/>
    <w:rsid w:val="00761058"/>
    <w:rsid w:val="00761209"/>
    <w:rsid w:val="00761461"/>
    <w:rsid w:val="00761A27"/>
    <w:rsid w:val="00761E62"/>
    <w:rsid w:val="00762C36"/>
    <w:rsid w:val="00763631"/>
    <w:rsid w:val="007643D7"/>
    <w:rsid w:val="00765C3D"/>
    <w:rsid w:val="007668C0"/>
    <w:rsid w:val="00766A15"/>
    <w:rsid w:val="007676FF"/>
    <w:rsid w:val="0076783E"/>
    <w:rsid w:val="00767947"/>
    <w:rsid w:val="00767C08"/>
    <w:rsid w:val="00770744"/>
    <w:rsid w:val="00770BAE"/>
    <w:rsid w:val="00770BFB"/>
    <w:rsid w:val="00770C3E"/>
    <w:rsid w:val="007711AC"/>
    <w:rsid w:val="007711BA"/>
    <w:rsid w:val="007711C0"/>
    <w:rsid w:val="007728DC"/>
    <w:rsid w:val="00772F93"/>
    <w:rsid w:val="00773282"/>
    <w:rsid w:val="0077351F"/>
    <w:rsid w:val="00773CF9"/>
    <w:rsid w:val="00774130"/>
    <w:rsid w:val="0077502D"/>
    <w:rsid w:val="00775404"/>
    <w:rsid w:val="00775AE0"/>
    <w:rsid w:val="00775B68"/>
    <w:rsid w:val="00775C11"/>
    <w:rsid w:val="00776B5B"/>
    <w:rsid w:val="007770AB"/>
    <w:rsid w:val="00777A77"/>
    <w:rsid w:val="00777E3E"/>
    <w:rsid w:val="00777F3F"/>
    <w:rsid w:val="00777F60"/>
    <w:rsid w:val="00780478"/>
    <w:rsid w:val="0078092C"/>
    <w:rsid w:val="0078102E"/>
    <w:rsid w:val="007812E7"/>
    <w:rsid w:val="0078296B"/>
    <w:rsid w:val="00783691"/>
    <w:rsid w:val="00783788"/>
    <w:rsid w:val="00784B85"/>
    <w:rsid w:val="00785F04"/>
    <w:rsid w:val="007863B4"/>
    <w:rsid w:val="00786E75"/>
    <w:rsid w:val="007871A3"/>
    <w:rsid w:val="007873CC"/>
    <w:rsid w:val="00787B8A"/>
    <w:rsid w:val="00790307"/>
    <w:rsid w:val="00790E7C"/>
    <w:rsid w:val="0079116A"/>
    <w:rsid w:val="00791283"/>
    <w:rsid w:val="007917C1"/>
    <w:rsid w:val="007924C1"/>
    <w:rsid w:val="00792B5E"/>
    <w:rsid w:val="00792C83"/>
    <w:rsid w:val="00793315"/>
    <w:rsid w:val="00793378"/>
    <w:rsid w:val="0079348D"/>
    <w:rsid w:val="007937C0"/>
    <w:rsid w:val="007941B3"/>
    <w:rsid w:val="00794CC7"/>
    <w:rsid w:val="0079518A"/>
    <w:rsid w:val="007952BF"/>
    <w:rsid w:val="0079556A"/>
    <w:rsid w:val="00795835"/>
    <w:rsid w:val="00795893"/>
    <w:rsid w:val="007958D6"/>
    <w:rsid w:val="00795C90"/>
    <w:rsid w:val="00795DE2"/>
    <w:rsid w:val="00795F12"/>
    <w:rsid w:val="007965B1"/>
    <w:rsid w:val="007965E3"/>
    <w:rsid w:val="0079668F"/>
    <w:rsid w:val="00796738"/>
    <w:rsid w:val="0079702B"/>
    <w:rsid w:val="0079747C"/>
    <w:rsid w:val="00797D11"/>
    <w:rsid w:val="00797EBC"/>
    <w:rsid w:val="007A016A"/>
    <w:rsid w:val="007A02A2"/>
    <w:rsid w:val="007A02E7"/>
    <w:rsid w:val="007A0F87"/>
    <w:rsid w:val="007A11E8"/>
    <w:rsid w:val="007A23EB"/>
    <w:rsid w:val="007A2805"/>
    <w:rsid w:val="007A2A38"/>
    <w:rsid w:val="007A317C"/>
    <w:rsid w:val="007A369F"/>
    <w:rsid w:val="007A388D"/>
    <w:rsid w:val="007A47F1"/>
    <w:rsid w:val="007A49CE"/>
    <w:rsid w:val="007A58A8"/>
    <w:rsid w:val="007A6003"/>
    <w:rsid w:val="007A60B9"/>
    <w:rsid w:val="007A62D0"/>
    <w:rsid w:val="007A671E"/>
    <w:rsid w:val="007A698E"/>
    <w:rsid w:val="007A6DE6"/>
    <w:rsid w:val="007A73A7"/>
    <w:rsid w:val="007A7A44"/>
    <w:rsid w:val="007A7B50"/>
    <w:rsid w:val="007B01E6"/>
    <w:rsid w:val="007B049C"/>
    <w:rsid w:val="007B0554"/>
    <w:rsid w:val="007B09E9"/>
    <w:rsid w:val="007B109A"/>
    <w:rsid w:val="007B12E5"/>
    <w:rsid w:val="007B1714"/>
    <w:rsid w:val="007B1B11"/>
    <w:rsid w:val="007B235A"/>
    <w:rsid w:val="007B25E6"/>
    <w:rsid w:val="007B278D"/>
    <w:rsid w:val="007B2E78"/>
    <w:rsid w:val="007B2E7C"/>
    <w:rsid w:val="007B2F7F"/>
    <w:rsid w:val="007B316A"/>
    <w:rsid w:val="007B39A9"/>
    <w:rsid w:val="007B3A5B"/>
    <w:rsid w:val="007B4AC3"/>
    <w:rsid w:val="007B4C0F"/>
    <w:rsid w:val="007B4C11"/>
    <w:rsid w:val="007B50EB"/>
    <w:rsid w:val="007B52D1"/>
    <w:rsid w:val="007B56D1"/>
    <w:rsid w:val="007B5C16"/>
    <w:rsid w:val="007B5E5D"/>
    <w:rsid w:val="007B61E7"/>
    <w:rsid w:val="007B62BA"/>
    <w:rsid w:val="007B7600"/>
    <w:rsid w:val="007B7A3E"/>
    <w:rsid w:val="007B7B26"/>
    <w:rsid w:val="007B7C33"/>
    <w:rsid w:val="007C0D7D"/>
    <w:rsid w:val="007C0F6F"/>
    <w:rsid w:val="007C16F0"/>
    <w:rsid w:val="007C1AAA"/>
    <w:rsid w:val="007C25AA"/>
    <w:rsid w:val="007C25CC"/>
    <w:rsid w:val="007C2CD0"/>
    <w:rsid w:val="007C3411"/>
    <w:rsid w:val="007C359C"/>
    <w:rsid w:val="007C36F4"/>
    <w:rsid w:val="007C3A7C"/>
    <w:rsid w:val="007C43CD"/>
    <w:rsid w:val="007C46B0"/>
    <w:rsid w:val="007C505E"/>
    <w:rsid w:val="007C52C8"/>
    <w:rsid w:val="007C52DC"/>
    <w:rsid w:val="007C5BB8"/>
    <w:rsid w:val="007C6692"/>
    <w:rsid w:val="007C6714"/>
    <w:rsid w:val="007C6CCE"/>
    <w:rsid w:val="007C70A1"/>
    <w:rsid w:val="007C752D"/>
    <w:rsid w:val="007C7A94"/>
    <w:rsid w:val="007C7DBE"/>
    <w:rsid w:val="007C7FA1"/>
    <w:rsid w:val="007D03FB"/>
    <w:rsid w:val="007D0BBF"/>
    <w:rsid w:val="007D12CD"/>
    <w:rsid w:val="007D200E"/>
    <w:rsid w:val="007D2029"/>
    <w:rsid w:val="007D22AE"/>
    <w:rsid w:val="007D28C9"/>
    <w:rsid w:val="007D2F4D"/>
    <w:rsid w:val="007D3B97"/>
    <w:rsid w:val="007D3E56"/>
    <w:rsid w:val="007D4010"/>
    <w:rsid w:val="007D4D0E"/>
    <w:rsid w:val="007D560E"/>
    <w:rsid w:val="007D5644"/>
    <w:rsid w:val="007D596A"/>
    <w:rsid w:val="007D5E3C"/>
    <w:rsid w:val="007D5F59"/>
    <w:rsid w:val="007D655D"/>
    <w:rsid w:val="007D670D"/>
    <w:rsid w:val="007D6859"/>
    <w:rsid w:val="007D6E28"/>
    <w:rsid w:val="007D7198"/>
    <w:rsid w:val="007D739A"/>
    <w:rsid w:val="007D7C2E"/>
    <w:rsid w:val="007D7EE1"/>
    <w:rsid w:val="007E00BB"/>
    <w:rsid w:val="007E02CA"/>
    <w:rsid w:val="007E053C"/>
    <w:rsid w:val="007E0C8D"/>
    <w:rsid w:val="007E0E13"/>
    <w:rsid w:val="007E0FE4"/>
    <w:rsid w:val="007E11ED"/>
    <w:rsid w:val="007E188C"/>
    <w:rsid w:val="007E1E6A"/>
    <w:rsid w:val="007E2021"/>
    <w:rsid w:val="007E252A"/>
    <w:rsid w:val="007E28BA"/>
    <w:rsid w:val="007E2A51"/>
    <w:rsid w:val="007E2BED"/>
    <w:rsid w:val="007E3285"/>
    <w:rsid w:val="007E32FB"/>
    <w:rsid w:val="007E3379"/>
    <w:rsid w:val="007E33DC"/>
    <w:rsid w:val="007E3D9D"/>
    <w:rsid w:val="007E412C"/>
    <w:rsid w:val="007E48AE"/>
    <w:rsid w:val="007E4A09"/>
    <w:rsid w:val="007E5455"/>
    <w:rsid w:val="007E547B"/>
    <w:rsid w:val="007E5A12"/>
    <w:rsid w:val="007E5AB3"/>
    <w:rsid w:val="007E5DE3"/>
    <w:rsid w:val="007E6295"/>
    <w:rsid w:val="007E6F17"/>
    <w:rsid w:val="007E6F58"/>
    <w:rsid w:val="007E7049"/>
    <w:rsid w:val="007E706A"/>
    <w:rsid w:val="007F0EFD"/>
    <w:rsid w:val="007F10FD"/>
    <w:rsid w:val="007F1261"/>
    <w:rsid w:val="007F133E"/>
    <w:rsid w:val="007F154F"/>
    <w:rsid w:val="007F1B54"/>
    <w:rsid w:val="007F1C86"/>
    <w:rsid w:val="007F225C"/>
    <w:rsid w:val="007F263F"/>
    <w:rsid w:val="007F2668"/>
    <w:rsid w:val="007F27CE"/>
    <w:rsid w:val="007F2BFF"/>
    <w:rsid w:val="007F3639"/>
    <w:rsid w:val="007F4061"/>
    <w:rsid w:val="007F42A8"/>
    <w:rsid w:val="007F4497"/>
    <w:rsid w:val="007F4D69"/>
    <w:rsid w:val="007F5E2C"/>
    <w:rsid w:val="007F5FFC"/>
    <w:rsid w:val="007F721E"/>
    <w:rsid w:val="007F7EE6"/>
    <w:rsid w:val="008002A8"/>
    <w:rsid w:val="008004E8"/>
    <w:rsid w:val="008017F3"/>
    <w:rsid w:val="00802219"/>
    <w:rsid w:val="008022CB"/>
    <w:rsid w:val="00802AE2"/>
    <w:rsid w:val="0080306E"/>
    <w:rsid w:val="00803556"/>
    <w:rsid w:val="00803742"/>
    <w:rsid w:val="00803B3E"/>
    <w:rsid w:val="00803C61"/>
    <w:rsid w:val="008044FD"/>
    <w:rsid w:val="008045E9"/>
    <w:rsid w:val="00804F9E"/>
    <w:rsid w:val="00805042"/>
    <w:rsid w:val="00805392"/>
    <w:rsid w:val="0080641C"/>
    <w:rsid w:val="00806663"/>
    <w:rsid w:val="00806AA9"/>
    <w:rsid w:val="00806DED"/>
    <w:rsid w:val="00807677"/>
    <w:rsid w:val="008076C8"/>
    <w:rsid w:val="008079C2"/>
    <w:rsid w:val="00807B64"/>
    <w:rsid w:val="00810E0B"/>
    <w:rsid w:val="008110BF"/>
    <w:rsid w:val="00811370"/>
    <w:rsid w:val="00811490"/>
    <w:rsid w:val="008116BE"/>
    <w:rsid w:val="0081197A"/>
    <w:rsid w:val="00811F08"/>
    <w:rsid w:val="0081249D"/>
    <w:rsid w:val="008127FB"/>
    <w:rsid w:val="00812B19"/>
    <w:rsid w:val="00812BB1"/>
    <w:rsid w:val="00812EEC"/>
    <w:rsid w:val="00813022"/>
    <w:rsid w:val="0081398E"/>
    <w:rsid w:val="00813FB9"/>
    <w:rsid w:val="00814012"/>
    <w:rsid w:val="008144DF"/>
    <w:rsid w:val="008149E0"/>
    <w:rsid w:val="00814F65"/>
    <w:rsid w:val="00814F67"/>
    <w:rsid w:val="00815411"/>
    <w:rsid w:val="00815D0E"/>
    <w:rsid w:val="00816259"/>
    <w:rsid w:val="00816718"/>
    <w:rsid w:val="008175AC"/>
    <w:rsid w:val="00817BF0"/>
    <w:rsid w:val="00817F66"/>
    <w:rsid w:val="0082082B"/>
    <w:rsid w:val="008212CC"/>
    <w:rsid w:val="0082286B"/>
    <w:rsid w:val="00822ECD"/>
    <w:rsid w:val="008239C3"/>
    <w:rsid w:val="00823D75"/>
    <w:rsid w:val="00824295"/>
    <w:rsid w:val="008249B8"/>
    <w:rsid w:val="008249D5"/>
    <w:rsid w:val="00824B58"/>
    <w:rsid w:val="00824B86"/>
    <w:rsid w:val="0082546E"/>
    <w:rsid w:val="0082555A"/>
    <w:rsid w:val="0082557C"/>
    <w:rsid w:val="008266E9"/>
    <w:rsid w:val="0082672A"/>
    <w:rsid w:val="00826B1D"/>
    <w:rsid w:val="00826C7E"/>
    <w:rsid w:val="008275C6"/>
    <w:rsid w:val="00827EA3"/>
    <w:rsid w:val="00827EF3"/>
    <w:rsid w:val="00830023"/>
    <w:rsid w:val="00830054"/>
    <w:rsid w:val="00831F4C"/>
    <w:rsid w:val="008323C4"/>
    <w:rsid w:val="00832475"/>
    <w:rsid w:val="00832577"/>
    <w:rsid w:val="0083328B"/>
    <w:rsid w:val="008334C7"/>
    <w:rsid w:val="0083456E"/>
    <w:rsid w:val="00835668"/>
    <w:rsid w:val="00835E11"/>
    <w:rsid w:val="008368B1"/>
    <w:rsid w:val="00837279"/>
    <w:rsid w:val="00837B42"/>
    <w:rsid w:val="00837CCC"/>
    <w:rsid w:val="00837E14"/>
    <w:rsid w:val="0084007D"/>
    <w:rsid w:val="008402E6"/>
    <w:rsid w:val="00840390"/>
    <w:rsid w:val="00840817"/>
    <w:rsid w:val="008412D6"/>
    <w:rsid w:val="008418CE"/>
    <w:rsid w:val="00841A86"/>
    <w:rsid w:val="008428CF"/>
    <w:rsid w:val="00842A1C"/>
    <w:rsid w:val="00843417"/>
    <w:rsid w:val="00843830"/>
    <w:rsid w:val="0084426E"/>
    <w:rsid w:val="0084482D"/>
    <w:rsid w:val="0084483E"/>
    <w:rsid w:val="00844C9B"/>
    <w:rsid w:val="0084603D"/>
    <w:rsid w:val="0084730B"/>
    <w:rsid w:val="008475F9"/>
    <w:rsid w:val="0085056E"/>
    <w:rsid w:val="008506C0"/>
    <w:rsid w:val="00850A39"/>
    <w:rsid w:val="00850FC5"/>
    <w:rsid w:val="00851103"/>
    <w:rsid w:val="008515BA"/>
    <w:rsid w:val="008520E6"/>
    <w:rsid w:val="00852222"/>
    <w:rsid w:val="00852718"/>
    <w:rsid w:val="0085278A"/>
    <w:rsid w:val="008535B4"/>
    <w:rsid w:val="00853E58"/>
    <w:rsid w:val="0085411E"/>
    <w:rsid w:val="00854B28"/>
    <w:rsid w:val="00854EC7"/>
    <w:rsid w:val="0085535F"/>
    <w:rsid w:val="008554FC"/>
    <w:rsid w:val="0085574C"/>
    <w:rsid w:val="00855887"/>
    <w:rsid w:val="00855A39"/>
    <w:rsid w:val="008563BA"/>
    <w:rsid w:val="0085674E"/>
    <w:rsid w:val="00857135"/>
    <w:rsid w:val="00857366"/>
    <w:rsid w:val="00857497"/>
    <w:rsid w:val="008574CE"/>
    <w:rsid w:val="00857593"/>
    <w:rsid w:val="008605F0"/>
    <w:rsid w:val="00860629"/>
    <w:rsid w:val="0086074B"/>
    <w:rsid w:val="00860B7B"/>
    <w:rsid w:val="008610D2"/>
    <w:rsid w:val="008617D5"/>
    <w:rsid w:val="00861C91"/>
    <w:rsid w:val="00861D68"/>
    <w:rsid w:val="00861FA5"/>
    <w:rsid w:val="00862506"/>
    <w:rsid w:val="00862AC5"/>
    <w:rsid w:val="00862FD2"/>
    <w:rsid w:val="00863595"/>
    <w:rsid w:val="008643AA"/>
    <w:rsid w:val="00864BB5"/>
    <w:rsid w:val="00864D59"/>
    <w:rsid w:val="00864FB0"/>
    <w:rsid w:val="00865CBB"/>
    <w:rsid w:val="00865D27"/>
    <w:rsid w:val="00866103"/>
    <w:rsid w:val="0086644C"/>
    <w:rsid w:val="00866506"/>
    <w:rsid w:val="00866741"/>
    <w:rsid w:val="008667CE"/>
    <w:rsid w:val="00867144"/>
    <w:rsid w:val="0086751B"/>
    <w:rsid w:val="00867619"/>
    <w:rsid w:val="0086776A"/>
    <w:rsid w:val="00867F34"/>
    <w:rsid w:val="00870137"/>
    <w:rsid w:val="00870475"/>
    <w:rsid w:val="0087101E"/>
    <w:rsid w:val="0087105C"/>
    <w:rsid w:val="008715FA"/>
    <w:rsid w:val="00872386"/>
    <w:rsid w:val="008725EF"/>
    <w:rsid w:val="008728C1"/>
    <w:rsid w:val="00872EB6"/>
    <w:rsid w:val="00872FEE"/>
    <w:rsid w:val="008730A6"/>
    <w:rsid w:val="00873807"/>
    <w:rsid w:val="00873811"/>
    <w:rsid w:val="0087398E"/>
    <w:rsid w:val="00873E07"/>
    <w:rsid w:val="00873EA9"/>
    <w:rsid w:val="00874C3B"/>
    <w:rsid w:val="00874E9B"/>
    <w:rsid w:val="00874F44"/>
    <w:rsid w:val="00875453"/>
    <w:rsid w:val="00875952"/>
    <w:rsid w:val="0087601F"/>
    <w:rsid w:val="008765E8"/>
    <w:rsid w:val="00876728"/>
    <w:rsid w:val="00876EE4"/>
    <w:rsid w:val="00877F01"/>
    <w:rsid w:val="00877F2F"/>
    <w:rsid w:val="00880251"/>
    <w:rsid w:val="0088084F"/>
    <w:rsid w:val="00880FC0"/>
    <w:rsid w:val="008815A9"/>
    <w:rsid w:val="00881777"/>
    <w:rsid w:val="00881EB3"/>
    <w:rsid w:val="00881FEB"/>
    <w:rsid w:val="00882479"/>
    <w:rsid w:val="0088278A"/>
    <w:rsid w:val="008835BA"/>
    <w:rsid w:val="0088370B"/>
    <w:rsid w:val="00883F9B"/>
    <w:rsid w:val="00884094"/>
    <w:rsid w:val="008843E3"/>
    <w:rsid w:val="008846C1"/>
    <w:rsid w:val="00884C99"/>
    <w:rsid w:val="008857CC"/>
    <w:rsid w:val="00885E12"/>
    <w:rsid w:val="0088626F"/>
    <w:rsid w:val="008868E1"/>
    <w:rsid w:val="00886AF9"/>
    <w:rsid w:val="00886B09"/>
    <w:rsid w:val="00886BD9"/>
    <w:rsid w:val="00886D5C"/>
    <w:rsid w:val="00887F60"/>
    <w:rsid w:val="008905E7"/>
    <w:rsid w:val="0089084E"/>
    <w:rsid w:val="0089099E"/>
    <w:rsid w:val="00890AC0"/>
    <w:rsid w:val="00890EE9"/>
    <w:rsid w:val="00891CB3"/>
    <w:rsid w:val="00892449"/>
    <w:rsid w:val="00892DAA"/>
    <w:rsid w:val="008939D1"/>
    <w:rsid w:val="00894047"/>
    <w:rsid w:val="00894224"/>
    <w:rsid w:val="008943C2"/>
    <w:rsid w:val="00894B8E"/>
    <w:rsid w:val="00894F70"/>
    <w:rsid w:val="00894FD7"/>
    <w:rsid w:val="008958FD"/>
    <w:rsid w:val="00895B0B"/>
    <w:rsid w:val="00895E22"/>
    <w:rsid w:val="00896388"/>
    <w:rsid w:val="00896BA1"/>
    <w:rsid w:val="00896ED3"/>
    <w:rsid w:val="008975B4"/>
    <w:rsid w:val="00897B8A"/>
    <w:rsid w:val="00897DF4"/>
    <w:rsid w:val="00897F4C"/>
    <w:rsid w:val="008A0114"/>
    <w:rsid w:val="008A116B"/>
    <w:rsid w:val="008A14D3"/>
    <w:rsid w:val="008A1668"/>
    <w:rsid w:val="008A17FC"/>
    <w:rsid w:val="008A1A5B"/>
    <w:rsid w:val="008A212D"/>
    <w:rsid w:val="008A2BDC"/>
    <w:rsid w:val="008A37CA"/>
    <w:rsid w:val="008A3E62"/>
    <w:rsid w:val="008A4057"/>
    <w:rsid w:val="008A4314"/>
    <w:rsid w:val="008A4D4D"/>
    <w:rsid w:val="008A50AF"/>
    <w:rsid w:val="008A5426"/>
    <w:rsid w:val="008A5595"/>
    <w:rsid w:val="008A592A"/>
    <w:rsid w:val="008A6B3F"/>
    <w:rsid w:val="008A6EDB"/>
    <w:rsid w:val="008B0242"/>
    <w:rsid w:val="008B04FE"/>
    <w:rsid w:val="008B054E"/>
    <w:rsid w:val="008B08F7"/>
    <w:rsid w:val="008B0E57"/>
    <w:rsid w:val="008B1277"/>
    <w:rsid w:val="008B195C"/>
    <w:rsid w:val="008B1B76"/>
    <w:rsid w:val="008B1FF8"/>
    <w:rsid w:val="008B210E"/>
    <w:rsid w:val="008B2A9D"/>
    <w:rsid w:val="008B39C3"/>
    <w:rsid w:val="008B3D02"/>
    <w:rsid w:val="008B3D4A"/>
    <w:rsid w:val="008B49BF"/>
    <w:rsid w:val="008B4DDB"/>
    <w:rsid w:val="008B4E24"/>
    <w:rsid w:val="008B4E52"/>
    <w:rsid w:val="008B559E"/>
    <w:rsid w:val="008B75C9"/>
    <w:rsid w:val="008B7AE3"/>
    <w:rsid w:val="008C0077"/>
    <w:rsid w:val="008C0B2A"/>
    <w:rsid w:val="008C1991"/>
    <w:rsid w:val="008C229A"/>
    <w:rsid w:val="008C2428"/>
    <w:rsid w:val="008C2CF3"/>
    <w:rsid w:val="008C3765"/>
    <w:rsid w:val="008C41C8"/>
    <w:rsid w:val="008C41EF"/>
    <w:rsid w:val="008C4C96"/>
    <w:rsid w:val="008C4CB1"/>
    <w:rsid w:val="008C54D2"/>
    <w:rsid w:val="008C5598"/>
    <w:rsid w:val="008C659C"/>
    <w:rsid w:val="008C6735"/>
    <w:rsid w:val="008C685F"/>
    <w:rsid w:val="008C6C20"/>
    <w:rsid w:val="008C6CAE"/>
    <w:rsid w:val="008C7791"/>
    <w:rsid w:val="008D07E4"/>
    <w:rsid w:val="008D091E"/>
    <w:rsid w:val="008D0968"/>
    <w:rsid w:val="008D0CFA"/>
    <w:rsid w:val="008D14B1"/>
    <w:rsid w:val="008D2288"/>
    <w:rsid w:val="008D250B"/>
    <w:rsid w:val="008D2EF6"/>
    <w:rsid w:val="008D3A86"/>
    <w:rsid w:val="008D3D16"/>
    <w:rsid w:val="008D3DAC"/>
    <w:rsid w:val="008D3FAB"/>
    <w:rsid w:val="008D4004"/>
    <w:rsid w:val="008D5020"/>
    <w:rsid w:val="008D5D34"/>
    <w:rsid w:val="008D6D4D"/>
    <w:rsid w:val="008E040D"/>
    <w:rsid w:val="008E0C64"/>
    <w:rsid w:val="008E11ED"/>
    <w:rsid w:val="008E1323"/>
    <w:rsid w:val="008E138D"/>
    <w:rsid w:val="008E37FD"/>
    <w:rsid w:val="008E3EFB"/>
    <w:rsid w:val="008E3F57"/>
    <w:rsid w:val="008E4021"/>
    <w:rsid w:val="008E4356"/>
    <w:rsid w:val="008E44A2"/>
    <w:rsid w:val="008E49F8"/>
    <w:rsid w:val="008E55DD"/>
    <w:rsid w:val="008E5A99"/>
    <w:rsid w:val="008E5CA3"/>
    <w:rsid w:val="008E5F4E"/>
    <w:rsid w:val="008E5FDA"/>
    <w:rsid w:val="008E6194"/>
    <w:rsid w:val="008E6D98"/>
    <w:rsid w:val="008E6FFB"/>
    <w:rsid w:val="008E7C1F"/>
    <w:rsid w:val="008F0263"/>
    <w:rsid w:val="008F06CF"/>
    <w:rsid w:val="008F18E5"/>
    <w:rsid w:val="008F27E8"/>
    <w:rsid w:val="008F2ADD"/>
    <w:rsid w:val="008F3CEF"/>
    <w:rsid w:val="008F3D35"/>
    <w:rsid w:val="008F465C"/>
    <w:rsid w:val="008F4AAB"/>
    <w:rsid w:val="008F4BB3"/>
    <w:rsid w:val="008F50D2"/>
    <w:rsid w:val="008F5771"/>
    <w:rsid w:val="008F6D93"/>
    <w:rsid w:val="008F7180"/>
    <w:rsid w:val="008F71FA"/>
    <w:rsid w:val="008F7EA6"/>
    <w:rsid w:val="008F7FE9"/>
    <w:rsid w:val="0090097B"/>
    <w:rsid w:val="0090098F"/>
    <w:rsid w:val="00900A79"/>
    <w:rsid w:val="00900C61"/>
    <w:rsid w:val="0090178E"/>
    <w:rsid w:val="0090243F"/>
    <w:rsid w:val="00902446"/>
    <w:rsid w:val="009027D3"/>
    <w:rsid w:val="00902985"/>
    <w:rsid w:val="00902C86"/>
    <w:rsid w:val="00902DF6"/>
    <w:rsid w:val="00902E76"/>
    <w:rsid w:val="009038D5"/>
    <w:rsid w:val="0090399A"/>
    <w:rsid w:val="009042BD"/>
    <w:rsid w:val="00904369"/>
    <w:rsid w:val="009044C5"/>
    <w:rsid w:val="00904C89"/>
    <w:rsid w:val="00904CE4"/>
    <w:rsid w:val="00905086"/>
    <w:rsid w:val="00905527"/>
    <w:rsid w:val="009057DF"/>
    <w:rsid w:val="00905820"/>
    <w:rsid w:val="0090598B"/>
    <w:rsid w:val="00905F41"/>
    <w:rsid w:val="009060BB"/>
    <w:rsid w:val="00906644"/>
    <w:rsid w:val="0090664F"/>
    <w:rsid w:val="00906926"/>
    <w:rsid w:val="00906E14"/>
    <w:rsid w:val="00907737"/>
    <w:rsid w:val="00907B41"/>
    <w:rsid w:val="009113F8"/>
    <w:rsid w:val="00911CA3"/>
    <w:rsid w:val="0091273B"/>
    <w:rsid w:val="00912C6D"/>
    <w:rsid w:val="00912CA3"/>
    <w:rsid w:val="00914EBB"/>
    <w:rsid w:val="00915935"/>
    <w:rsid w:val="00915AEA"/>
    <w:rsid w:val="00915BF6"/>
    <w:rsid w:val="009161E0"/>
    <w:rsid w:val="0091642B"/>
    <w:rsid w:val="00916712"/>
    <w:rsid w:val="00916D89"/>
    <w:rsid w:val="0091761C"/>
    <w:rsid w:val="009179D7"/>
    <w:rsid w:val="009206FE"/>
    <w:rsid w:val="00921246"/>
    <w:rsid w:val="00921D57"/>
    <w:rsid w:val="0092211B"/>
    <w:rsid w:val="00922F52"/>
    <w:rsid w:val="0092315B"/>
    <w:rsid w:val="009233B8"/>
    <w:rsid w:val="00923A2F"/>
    <w:rsid w:val="00923C2C"/>
    <w:rsid w:val="009246F5"/>
    <w:rsid w:val="00925193"/>
    <w:rsid w:val="00925522"/>
    <w:rsid w:val="00925C84"/>
    <w:rsid w:val="00925CDE"/>
    <w:rsid w:val="00925ECC"/>
    <w:rsid w:val="00926616"/>
    <w:rsid w:val="009270A6"/>
    <w:rsid w:val="00927197"/>
    <w:rsid w:val="0092722B"/>
    <w:rsid w:val="00927402"/>
    <w:rsid w:val="009277F1"/>
    <w:rsid w:val="00927954"/>
    <w:rsid w:val="0093025C"/>
    <w:rsid w:val="00930524"/>
    <w:rsid w:val="00930AFC"/>
    <w:rsid w:val="00930F4F"/>
    <w:rsid w:val="00930FA2"/>
    <w:rsid w:val="009310FD"/>
    <w:rsid w:val="009311DC"/>
    <w:rsid w:val="00931805"/>
    <w:rsid w:val="009318BE"/>
    <w:rsid w:val="00931BC7"/>
    <w:rsid w:val="0093280F"/>
    <w:rsid w:val="00932A77"/>
    <w:rsid w:val="00932ADC"/>
    <w:rsid w:val="00932BB7"/>
    <w:rsid w:val="00933B81"/>
    <w:rsid w:val="00936062"/>
    <w:rsid w:val="009364EC"/>
    <w:rsid w:val="009368A2"/>
    <w:rsid w:val="009372E0"/>
    <w:rsid w:val="00937AA2"/>
    <w:rsid w:val="009403F4"/>
    <w:rsid w:val="00940C09"/>
    <w:rsid w:val="0094188F"/>
    <w:rsid w:val="00942ABC"/>
    <w:rsid w:val="009439F9"/>
    <w:rsid w:val="00943CA0"/>
    <w:rsid w:val="00944F02"/>
    <w:rsid w:val="00945A00"/>
    <w:rsid w:val="009461FE"/>
    <w:rsid w:val="00946326"/>
    <w:rsid w:val="009466EA"/>
    <w:rsid w:val="00946CB1"/>
    <w:rsid w:val="00946E8A"/>
    <w:rsid w:val="0094715C"/>
    <w:rsid w:val="00947464"/>
    <w:rsid w:val="00947504"/>
    <w:rsid w:val="00947B95"/>
    <w:rsid w:val="00950342"/>
    <w:rsid w:val="00950639"/>
    <w:rsid w:val="00950796"/>
    <w:rsid w:val="009509D0"/>
    <w:rsid w:val="009516FB"/>
    <w:rsid w:val="009517E9"/>
    <w:rsid w:val="00951E2D"/>
    <w:rsid w:val="00952253"/>
    <w:rsid w:val="00952387"/>
    <w:rsid w:val="00952754"/>
    <w:rsid w:val="00953C52"/>
    <w:rsid w:val="009540C8"/>
    <w:rsid w:val="009549D6"/>
    <w:rsid w:val="00954DC3"/>
    <w:rsid w:val="00954E61"/>
    <w:rsid w:val="00955122"/>
    <w:rsid w:val="009551BB"/>
    <w:rsid w:val="009554FE"/>
    <w:rsid w:val="009560EE"/>
    <w:rsid w:val="00956365"/>
    <w:rsid w:val="00956C92"/>
    <w:rsid w:val="00956D5F"/>
    <w:rsid w:val="00957983"/>
    <w:rsid w:val="00960266"/>
    <w:rsid w:val="00960359"/>
    <w:rsid w:val="00960A86"/>
    <w:rsid w:val="00961F38"/>
    <w:rsid w:val="00962560"/>
    <w:rsid w:val="00963774"/>
    <w:rsid w:val="009637EB"/>
    <w:rsid w:val="00964284"/>
    <w:rsid w:val="009645C1"/>
    <w:rsid w:val="0096464E"/>
    <w:rsid w:val="009648C6"/>
    <w:rsid w:val="00965006"/>
    <w:rsid w:val="0096563A"/>
    <w:rsid w:val="009657B1"/>
    <w:rsid w:val="009664DB"/>
    <w:rsid w:val="00966937"/>
    <w:rsid w:val="00966F8A"/>
    <w:rsid w:val="00967784"/>
    <w:rsid w:val="009677A6"/>
    <w:rsid w:val="00967CBA"/>
    <w:rsid w:val="00967D5F"/>
    <w:rsid w:val="0097010F"/>
    <w:rsid w:val="0097042F"/>
    <w:rsid w:val="00970437"/>
    <w:rsid w:val="009706F7"/>
    <w:rsid w:val="00970854"/>
    <w:rsid w:val="00970AEC"/>
    <w:rsid w:val="00970DD4"/>
    <w:rsid w:val="009712FE"/>
    <w:rsid w:val="00971AA8"/>
    <w:rsid w:val="00971DAE"/>
    <w:rsid w:val="00973363"/>
    <w:rsid w:val="00973AB5"/>
    <w:rsid w:val="0097403E"/>
    <w:rsid w:val="00974054"/>
    <w:rsid w:val="0097444D"/>
    <w:rsid w:val="00974BE1"/>
    <w:rsid w:val="00974EB0"/>
    <w:rsid w:val="0097524B"/>
    <w:rsid w:val="00975393"/>
    <w:rsid w:val="009756F7"/>
    <w:rsid w:val="00975B18"/>
    <w:rsid w:val="009767A3"/>
    <w:rsid w:val="00976D11"/>
    <w:rsid w:val="00976E1A"/>
    <w:rsid w:val="00977315"/>
    <w:rsid w:val="009804EF"/>
    <w:rsid w:val="00980592"/>
    <w:rsid w:val="009829CE"/>
    <w:rsid w:val="00982AA0"/>
    <w:rsid w:val="00983517"/>
    <w:rsid w:val="00983952"/>
    <w:rsid w:val="00983BC8"/>
    <w:rsid w:val="00984311"/>
    <w:rsid w:val="009851F8"/>
    <w:rsid w:val="009852D3"/>
    <w:rsid w:val="0098554C"/>
    <w:rsid w:val="009860B5"/>
    <w:rsid w:val="0098726A"/>
    <w:rsid w:val="00987BE8"/>
    <w:rsid w:val="00990BD2"/>
    <w:rsid w:val="00990ED3"/>
    <w:rsid w:val="009915AF"/>
    <w:rsid w:val="00991FF2"/>
    <w:rsid w:val="0099203F"/>
    <w:rsid w:val="0099275C"/>
    <w:rsid w:val="00992D1C"/>
    <w:rsid w:val="00992F0A"/>
    <w:rsid w:val="00993E85"/>
    <w:rsid w:val="00994055"/>
    <w:rsid w:val="0099481B"/>
    <w:rsid w:val="0099492F"/>
    <w:rsid w:val="00994EFE"/>
    <w:rsid w:val="00995A21"/>
    <w:rsid w:val="0099618A"/>
    <w:rsid w:val="00997BD3"/>
    <w:rsid w:val="00997CF4"/>
    <w:rsid w:val="009A036A"/>
    <w:rsid w:val="009A087C"/>
    <w:rsid w:val="009A1440"/>
    <w:rsid w:val="009A14E4"/>
    <w:rsid w:val="009A18D9"/>
    <w:rsid w:val="009A1A0E"/>
    <w:rsid w:val="009A1E29"/>
    <w:rsid w:val="009A1E91"/>
    <w:rsid w:val="009A2320"/>
    <w:rsid w:val="009A2E76"/>
    <w:rsid w:val="009A3198"/>
    <w:rsid w:val="009A3862"/>
    <w:rsid w:val="009A3C13"/>
    <w:rsid w:val="009A3DF4"/>
    <w:rsid w:val="009A4FF4"/>
    <w:rsid w:val="009A5053"/>
    <w:rsid w:val="009A5260"/>
    <w:rsid w:val="009A57B0"/>
    <w:rsid w:val="009A602A"/>
    <w:rsid w:val="009A621C"/>
    <w:rsid w:val="009A65A6"/>
    <w:rsid w:val="009A680C"/>
    <w:rsid w:val="009A68E2"/>
    <w:rsid w:val="009A6914"/>
    <w:rsid w:val="009A6C7B"/>
    <w:rsid w:val="009A7B61"/>
    <w:rsid w:val="009A7BE6"/>
    <w:rsid w:val="009B0C71"/>
    <w:rsid w:val="009B0E06"/>
    <w:rsid w:val="009B11B5"/>
    <w:rsid w:val="009B1D50"/>
    <w:rsid w:val="009B1DCA"/>
    <w:rsid w:val="009B2CF8"/>
    <w:rsid w:val="009B2DC8"/>
    <w:rsid w:val="009B2E74"/>
    <w:rsid w:val="009B3598"/>
    <w:rsid w:val="009B4253"/>
    <w:rsid w:val="009B452A"/>
    <w:rsid w:val="009B45A5"/>
    <w:rsid w:val="009B4CF0"/>
    <w:rsid w:val="009B4E02"/>
    <w:rsid w:val="009B5120"/>
    <w:rsid w:val="009B5570"/>
    <w:rsid w:val="009B56EC"/>
    <w:rsid w:val="009B5B31"/>
    <w:rsid w:val="009B5EBA"/>
    <w:rsid w:val="009B61E2"/>
    <w:rsid w:val="009B6ACB"/>
    <w:rsid w:val="009B6E89"/>
    <w:rsid w:val="009B71F2"/>
    <w:rsid w:val="009B7258"/>
    <w:rsid w:val="009B7FD7"/>
    <w:rsid w:val="009C00BD"/>
    <w:rsid w:val="009C0ED5"/>
    <w:rsid w:val="009C11F3"/>
    <w:rsid w:val="009C1721"/>
    <w:rsid w:val="009C18B9"/>
    <w:rsid w:val="009C2133"/>
    <w:rsid w:val="009C251F"/>
    <w:rsid w:val="009C30E1"/>
    <w:rsid w:val="009C352F"/>
    <w:rsid w:val="009C3922"/>
    <w:rsid w:val="009C3A7A"/>
    <w:rsid w:val="009C4113"/>
    <w:rsid w:val="009C4509"/>
    <w:rsid w:val="009C55F4"/>
    <w:rsid w:val="009C5D7C"/>
    <w:rsid w:val="009C5F15"/>
    <w:rsid w:val="009C6286"/>
    <w:rsid w:val="009C6295"/>
    <w:rsid w:val="009C65B0"/>
    <w:rsid w:val="009C6755"/>
    <w:rsid w:val="009C6BB1"/>
    <w:rsid w:val="009C6F5F"/>
    <w:rsid w:val="009C7DBE"/>
    <w:rsid w:val="009D00A1"/>
    <w:rsid w:val="009D0150"/>
    <w:rsid w:val="009D0297"/>
    <w:rsid w:val="009D03D7"/>
    <w:rsid w:val="009D09CD"/>
    <w:rsid w:val="009D0E8C"/>
    <w:rsid w:val="009D120B"/>
    <w:rsid w:val="009D1D7F"/>
    <w:rsid w:val="009D25A6"/>
    <w:rsid w:val="009D28FE"/>
    <w:rsid w:val="009D3EF1"/>
    <w:rsid w:val="009D44D2"/>
    <w:rsid w:val="009D45F8"/>
    <w:rsid w:val="009D4E79"/>
    <w:rsid w:val="009D5C86"/>
    <w:rsid w:val="009D675D"/>
    <w:rsid w:val="009D6A1C"/>
    <w:rsid w:val="009D6AF6"/>
    <w:rsid w:val="009D7769"/>
    <w:rsid w:val="009D79DE"/>
    <w:rsid w:val="009E0215"/>
    <w:rsid w:val="009E079C"/>
    <w:rsid w:val="009E07D9"/>
    <w:rsid w:val="009E187A"/>
    <w:rsid w:val="009E1CF6"/>
    <w:rsid w:val="009E221D"/>
    <w:rsid w:val="009E22A0"/>
    <w:rsid w:val="009E22F1"/>
    <w:rsid w:val="009E23D8"/>
    <w:rsid w:val="009E23DF"/>
    <w:rsid w:val="009E245B"/>
    <w:rsid w:val="009E2655"/>
    <w:rsid w:val="009E269B"/>
    <w:rsid w:val="009E2A74"/>
    <w:rsid w:val="009E2ABB"/>
    <w:rsid w:val="009E2E09"/>
    <w:rsid w:val="009E2E95"/>
    <w:rsid w:val="009E334A"/>
    <w:rsid w:val="009E35ED"/>
    <w:rsid w:val="009E36E0"/>
    <w:rsid w:val="009E38BD"/>
    <w:rsid w:val="009E3E6F"/>
    <w:rsid w:val="009E3EB8"/>
    <w:rsid w:val="009E4183"/>
    <w:rsid w:val="009E44F1"/>
    <w:rsid w:val="009E4B5A"/>
    <w:rsid w:val="009E4B64"/>
    <w:rsid w:val="009E5270"/>
    <w:rsid w:val="009E5AD6"/>
    <w:rsid w:val="009E5B15"/>
    <w:rsid w:val="009E5C58"/>
    <w:rsid w:val="009E5FA1"/>
    <w:rsid w:val="009E61EA"/>
    <w:rsid w:val="009E6275"/>
    <w:rsid w:val="009E62AE"/>
    <w:rsid w:val="009E6CFA"/>
    <w:rsid w:val="009E6ED2"/>
    <w:rsid w:val="009E7792"/>
    <w:rsid w:val="009F06EB"/>
    <w:rsid w:val="009F1C49"/>
    <w:rsid w:val="009F2007"/>
    <w:rsid w:val="009F23EB"/>
    <w:rsid w:val="009F255C"/>
    <w:rsid w:val="009F26A6"/>
    <w:rsid w:val="009F291B"/>
    <w:rsid w:val="009F2D54"/>
    <w:rsid w:val="009F3004"/>
    <w:rsid w:val="009F30B6"/>
    <w:rsid w:val="009F34BA"/>
    <w:rsid w:val="009F38E4"/>
    <w:rsid w:val="009F3B98"/>
    <w:rsid w:val="009F4DC4"/>
    <w:rsid w:val="009F4FA7"/>
    <w:rsid w:val="009F58DB"/>
    <w:rsid w:val="009F5B0D"/>
    <w:rsid w:val="009F5EB4"/>
    <w:rsid w:val="009F5F32"/>
    <w:rsid w:val="009F60B3"/>
    <w:rsid w:val="009F626E"/>
    <w:rsid w:val="009F66A6"/>
    <w:rsid w:val="009F72DB"/>
    <w:rsid w:val="009F7483"/>
    <w:rsid w:val="009F7A02"/>
    <w:rsid w:val="009F7A79"/>
    <w:rsid w:val="009F7AB8"/>
    <w:rsid w:val="009F7EB0"/>
    <w:rsid w:val="00A00068"/>
    <w:rsid w:val="00A00612"/>
    <w:rsid w:val="00A00796"/>
    <w:rsid w:val="00A01030"/>
    <w:rsid w:val="00A01696"/>
    <w:rsid w:val="00A01730"/>
    <w:rsid w:val="00A01A1C"/>
    <w:rsid w:val="00A01FA8"/>
    <w:rsid w:val="00A02079"/>
    <w:rsid w:val="00A021AF"/>
    <w:rsid w:val="00A0221B"/>
    <w:rsid w:val="00A0257E"/>
    <w:rsid w:val="00A025D5"/>
    <w:rsid w:val="00A03567"/>
    <w:rsid w:val="00A03896"/>
    <w:rsid w:val="00A03D65"/>
    <w:rsid w:val="00A03FAB"/>
    <w:rsid w:val="00A04746"/>
    <w:rsid w:val="00A0482C"/>
    <w:rsid w:val="00A0484E"/>
    <w:rsid w:val="00A04BED"/>
    <w:rsid w:val="00A05631"/>
    <w:rsid w:val="00A05B56"/>
    <w:rsid w:val="00A05C7B"/>
    <w:rsid w:val="00A06452"/>
    <w:rsid w:val="00A06AB9"/>
    <w:rsid w:val="00A06CBB"/>
    <w:rsid w:val="00A07339"/>
    <w:rsid w:val="00A0733F"/>
    <w:rsid w:val="00A0779D"/>
    <w:rsid w:val="00A07D1F"/>
    <w:rsid w:val="00A07EB2"/>
    <w:rsid w:val="00A10070"/>
    <w:rsid w:val="00A10CCE"/>
    <w:rsid w:val="00A10F3F"/>
    <w:rsid w:val="00A11370"/>
    <w:rsid w:val="00A11B67"/>
    <w:rsid w:val="00A11B80"/>
    <w:rsid w:val="00A121FB"/>
    <w:rsid w:val="00A12203"/>
    <w:rsid w:val="00A1293E"/>
    <w:rsid w:val="00A12E09"/>
    <w:rsid w:val="00A132C2"/>
    <w:rsid w:val="00A135CC"/>
    <w:rsid w:val="00A13AFD"/>
    <w:rsid w:val="00A1424B"/>
    <w:rsid w:val="00A1469F"/>
    <w:rsid w:val="00A146EF"/>
    <w:rsid w:val="00A14A46"/>
    <w:rsid w:val="00A15364"/>
    <w:rsid w:val="00A156A6"/>
    <w:rsid w:val="00A15DC8"/>
    <w:rsid w:val="00A15E81"/>
    <w:rsid w:val="00A161A2"/>
    <w:rsid w:val="00A1620A"/>
    <w:rsid w:val="00A162B4"/>
    <w:rsid w:val="00A16C4A"/>
    <w:rsid w:val="00A176EA"/>
    <w:rsid w:val="00A17942"/>
    <w:rsid w:val="00A17DE2"/>
    <w:rsid w:val="00A2006D"/>
    <w:rsid w:val="00A209D9"/>
    <w:rsid w:val="00A21684"/>
    <w:rsid w:val="00A216A2"/>
    <w:rsid w:val="00A2184D"/>
    <w:rsid w:val="00A219C1"/>
    <w:rsid w:val="00A21E8C"/>
    <w:rsid w:val="00A223A9"/>
    <w:rsid w:val="00A224B8"/>
    <w:rsid w:val="00A2365B"/>
    <w:rsid w:val="00A252AC"/>
    <w:rsid w:val="00A25369"/>
    <w:rsid w:val="00A258F4"/>
    <w:rsid w:val="00A26C61"/>
    <w:rsid w:val="00A2750B"/>
    <w:rsid w:val="00A27AB7"/>
    <w:rsid w:val="00A27C04"/>
    <w:rsid w:val="00A30AE8"/>
    <w:rsid w:val="00A30AF6"/>
    <w:rsid w:val="00A315E0"/>
    <w:rsid w:val="00A31E06"/>
    <w:rsid w:val="00A32366"/>
    <w:rsid w:val="00A32E6B"/>
    <w:rsid w:val="00A3360D"/>
    <w:rsid w:val="00A33730"/>
    <w:rsid w:val="00A337C6"/>
    <w:rsid w:val="00A3445E"/>
    <w:rsid w:val="00A34BE4"/>
    <w:rsid w:val="00A366FC"/>
    <w:rsid w:val="00A3718A"/>
    <w:rsid w:val="00A375FA"/>
    <w:rsid w:val="00A40D7F"/>
    <w:rsid w:val="00A41636"/>
    <w:rsid w:val="00A41B15"/>
    <w:rsid w:val="00A424D5"/>
    <w:rsid w:val="00A425CA"/>
    <w:rsid w:val="00A4353C"/>
    <w:rsid w:val="00A443F0"/>
    <w:rsid w:val="00A4488E"/>
    <w:rsid w:val="00A45341"/>
    <w:rsid w:val="00A458C1"/>
    <w:rsid w:val="00A45B71"/>
    <w:rsid w:val="00A45C57"/>
    <w:rsid w:val="00A46044"/>
    <w:rsid w:val="00A4667D"/>
    <w:rsid w:val="00A46AFA"/>
    <w:rsid w:val="00A46ED8"/>
    <w:rsid w:val="00A474B1"/>
    <w:rsid w:val="00A47509"/>
    <w:rsid w:val="00A47B83"/>
    <w:rsid w:val="00A5002D"/>
    <w:rsid w:val="00A5021B"/>
    <w:rsid w:val="00A5067A"/>
    <w:rsid w:val="00A50778"/>
    <w:rsid w:val="00A50F1A"/>
    <w:rsid w:val="00A50F7E"/>
    <w:rsid w:val="00A50FF1"/>
    <w:rsid w:val="00A510E9"/>
    <w:rsid w:val="00A51365"/>
    <w:rsid w:val="00A51723"/>
    <w:rsid w:val="00A5173E"/>
    <w:rsid w:val="00A51E75"/>
    <w:rsid w:val="00A524C4"/>
    <w:rsid w:val="00A52952"/>
    <w:rsid w:val="00A53258"/>
    <w:rsid w:val="00A5331E"/>
    <w:rsid w:val="00A536F6"/>
    <w:rsid w:val="00A53847"/>
    <w:rsid w:val="00A53C21"/>
    <w:rsid w:val="00A53E35"/>
    <w:rsid w:val="00A542C2"/>
    <w:rsid w:val="00A54344"/>
    <w:rsid w:val="00A5445E"/>
    <w:rsid w:val="00A54CBD"/>
    <w:rsid w:val="00A55509"/>
    <w:rsid w:val="00A555E8"/>
    <w:rsid w:val="00A555FC"/>
    <w:rsid w:val="00A5586D"/>
    <w:rsid w:val="00A55CF9"/>
    <w:rsid w:val="00A5626F"/>
    <w:rsid w:val="00A56464"/>
    <w:rsid w:val="00A564F8"/>
    <w:rsid w:val="00A564F9"/>
    <w:rsid w:val="00A56B5C"/>
    <w:rsid w:val="00A57050"/>
    <w:rsid w:val="00A57163"/>
    <w:rsid w:val="00A57D0F"/>
    <w:rsid w:val="00A60E6F"/>
    <w:rsid w:val="00A60F40"/>
    <w:rsid w:val="00A61244"/>
    <w:rsid w:val="00A61C70"/>
    <w:rsid w:val="00A6201F"/>
    <w:rsid w:val="00A625E2"/>
    <w:rsid w:val="00A62A7D"/>
    <w:rsid w:val="00A630A0"/>
    <w:rsid w:val="00A634B5"/>
    <w:rsid w:val="00A63AA5"/>
    <w:rsid w:val="00A63C08"/>
    <w:rsid w:val="00A652A0"/>
    <w:rsid w:val="00A65ADF"/>
    <w:rsid w:val="00A65C8A"/>
    <w:rsid w:val="00A65DC7"/>
    <w:rsid w:val="00A65ECE"/>
    <w:rsid w:val="00A6620D"/>
    <w:rsid w:val="00A6655F"/>
    <w:rsid w:val="00A66ADB"/>
    <w:rsid w:val="00A66B90"/>
    <w:rsid w:val="00A678FA"/>
    <w:rsid w:val="00A7043A"/>
    <w:rsid w:val="00A7069A"/>
    <w:rsid w:val="00A70B23"/>
    <w:rsid w:val="00A70E88"/>
    <w:rsid w:val="00A71434"/>
    <w:rsid w:val="00A71A8E"/>
    <w:rsid w:val="00A72D36"/>
    <w:rsid w:val="00A72FE0"/>
    <w:rsid w:val="00A73434"/>
    <w:rsid w:val="00A73706"/>
    <w:rsid w:val="00A73CCE"/>
    <w:rsid w:val="00A73DEC"/>
    <w:rsid w:val="00A752E7"/>
    <w:rsid w:val="00A7532B"/>
    <w:rsid w:val="00A75519"/>
    <w:rsid w:val="00A756AC"/>
    <w:rsid w:val="00A75926"/>
    <w:rsid w:val="00A75944"/>
    <w:rsid w:val="00A759FD"/>
    <w:rsid w:val="00A75D6E"/>
    <w:rsid w:val="00A75EEA"/>
    <w:rsid w:val="00A75FB2"/>
    <w:rsid w:val="00A76219"/>
    <w:rsid w:val="00A770B9"/>
    <w:rsid w:val="00A77819"/>
    <w:rsid w:val="00A778AD"/>
    <w:rsid w:val="00A778FC"/>
    <w:rsid w:val="00A77AA8"/>
    <w:rsid w:val="00A77C7C"/>
    <w:rsid w:val="00A77CA2"/>
    <w:rsid w:val="00A80573"/>
    <w:rsid w:val="00A80586"/>
    <w:rsid w:val="00A80609"/>
    <w:rsid w:val="00A81AFC"/>
    <w:rsid w:val="00A82200"/>
    <w:rsid w:val="00A82AF1"/>
    <w:rsid w:val="00A82DF7"/>
    <w:rsid w:val="00A82F0E"/>
    <w:rsid w:val="00A83861"/>
    <w:rsid w:val="00A83C2E"/>
    <w:rsid w:val="00A84209"/>
    <w:rsid w:val="00A8488E"/>
    <w:rsid w:val="00A8511E"/>
    <w:rsid w:val="00A8537A"/>
    <w:rsid w:val="00A8627B"/>
    <w:rsid w:val="00A86421"/>
    <w:rsid w:val="00A86CD1"/>
    <w:rsid w:val="00A873C5"/>
    <w:rsid w:val="00A90673"/>
    <w:rsid w:val="00A90FC6"/>
    <w:rsid w:val="00A9172B"/>
    <w:rsid w:val="00A925C8"/>
    <w:rsid w:val="00A9260D"/>
    <w:rsid w:val="00A92A7B"/>
    <w:rsid w:val="00A93697"/>
    <w:rsid w:val="00A9425E"/>
    <w:rsid w:val="00A94333"/>
    <w:rsid w:val="00A9449D"/>
    <w:rsid w:val="00A948A6"/>
    <w:rsid w:val="00A95B71"/>
    <w:rsid w:val="00A962E4"/>
    <w:rsid w:val="00A96A1C"/>
    <w:rsid w:val="00A97283"/>
    <w:rsid w:val="00A9741E"/>
    <w:rsid w:val="00A97460"/>
    <w:rsid w:val="00A9747A"/>
    <w:rsid w:val="00A97805"/>
    <w:rsid w:val="00A97C92"/>
    <w:rsid w:val="00AA06A3"/>
    <w:rsid w:val="00AA0CDE"/>
    <w:rsid w:val="00AA130E"/>
    <w:rsid w:val="00AA1940"/>
    <w:rsid w:val="00AA1A50"/>
    <w:rsid w:val="00AA1DB8"/>
    <w:rsid w:val="00AA1F27"/>
    <w:rsid w:val="00AA203C"/>
    <w:rsid w:val="00AA2CCA"/>
    <w:rsid w:val="00AA2CE4"/>
    <w:rsid w:val="00AA3A41"/>
    <w:rsid w:val="00AA43B0"/>
    <w:rsid w:val="00AA45F3"/>
    <w:rsid w:val="00AA531D"/>
    <w:rsid w:val="00AA5806"/>
    <w:rsid w:val="00AA6625"/>
    <w:rsid w:val="00AA6712"/>
    <w:rsid w:val="00AA72C2"/>
    <w:rsid w:val="00AA785B"/>
    <w:rsid w:val="00AB012E"/>
    <w:rsid w:val="00AB16DD"/>
    <w:rsid w:val="00AB19C1"/>
    <w:rsid w:val="00AB1E5E"/>
    <w:rsid w:val="00AB245C"/>
    <w:rsid w:val="00AB2587"/>
    <w:rsid w:val="00AB258E"/>
    <w:rsid w:val="00AB2A43"/>
    <w:rsid w:val="00AB2B08"/>
    <w:rsid w:val="00AB334F"/>
    <w:rsid w:val="00AB3469"/>
    <w:rsid w:val="00AB40FF"/>
    <w:rsid w:val="00AB4D3F"/>
    <w:rsid w:val="00AB4F28"/>
    <w:rsid w:val="00AB5101"/>
    <w:rsid w:val="00AB5A56"/>
    <w:rsid w:val="00AB636C"/>
    <w:rsid w:val="00AB6E21"/>
    <w:rsid w:val="00AB71B7"/>
    <w:rsid w:val="00AB750D"/>
    <w:rsid w:val="00AB75D6"/>
    <w:rsid w:val="00AC02A3"/>
    <w:rsid w:val="00AC07EC"/>
    <w:rsid w:val="00AC0BC3"/>
    <w:rsid w:val="00AC16BC"/>
    <w:rsid w:val="00AC1C92"/>
    <w:rsid w:val="00AC1D5F"/>
    <w:rsid w:val="00AC1E2E"/>
    <w:rsid w:val="00AC1F75"/>
    <w:rsid w:val="00AC2917"/>
    <w:rsid w:val="00AC29CE"/>
    <w:rsid w:val="00AC336C"/>
    <w:rsid w:val="00AC34D4"/>
    <w:rsid w:val="00AC3F84"/>
    <w:rsid w:val="00AC445B"/>
    <w:rsid w:val="00AC4516"/>
    <w:rsid w:val="00AC4B1E"/>
    <w:rsid w:val="00AC584E"/>
    <w:rsid w:val="00AC5DF3"/>
    <w:rsid w:val="00AC5FBA"/>
    <w:rsid w:val="00AC69D0"/>
    <w:rsid w:val="00AC6E2E"/>
    <w:rsid w:val="00AC7C48"/>
    <w:rsid w:val="00AD059F"/>
    <w:rsid w:val="00AD0B77"/>
    <w:rsid w:val="00AD0C9E"/>
    <w:rsid w:val="00AD14F2"/>
    <w:rsid w:val="00AD1E71"/>
    <w:rsid w:val="00AD28CF"/>
    <w:rsid w:val="00AD2DDA"/>
    <w:rsid w:val="00AD3165"/>
    <w:rsid w:val="00AD341A"/>
    <w:rsid w:val="00AD348F"/>
    <w:rsid w:val="00AD4544"/>
    <w:rsid w:val="00AD459F"/>
    <w:rsid w:val="00AD53F7"/>
    <w:rsid w:val="00AD5F72"/>
    <w:rsid w:val="00AD62B4"/>
    <w:rsid w:val="00AD64CC"/>
    <w:rsid w:val="00AD6D3B"/>
    <w:rsid w:val="00AD733D"/>
    <w:rsid w:val="00AD76D9"/>
    <w:rsid w:val="00AD77CA"/>
    <w:rsid w:val="00AE0E84"/>
    <w:rsid w:val="00AE0F40"/>
    <w:rsid w:val="00AE12DC"/>
    <w:rsid w:val="00AE12EA"/>
    <w:rsid w:val="00AE1660"/>
    <w:rsid w:val="00AE1FD1"/>
    <w:rsid w:val="00AE300F"/>
    <w:rsid w:val="00AE32BE"/>
    <w:rsid w:val="00AE3492"/>
    <w:rsid w:val="00AE3AC7"/>
    <w:rsid w:val="00AE40D7"/>
    <w:rsid w:val="00AE43A7"/>
    <w:rsid w:val="00AE4576"/>
    <w:rsid w:val="00AE5561"/>
    <w:rsid w:val="00AE5A26"/>
    <w:rsid w:val="00AE5F79"/>
    <w:rsid w:val="00AE6065"/>
    <w:rsid w:val="00AE782F"/>
    <w:rsid w:val="00AE78CB"/>
    <w:rsid w:val="00AE78E4"/>
    <w:rsid w:val="00AE7AA6"/>
    <w:rsid w:val="00AF068F"/>
    <w:rsid w:val="00AF0B32"/>
    <w:rsid w:val="00AF1608"/>
    <w:rsid w:val="00AF1A67"/>
    <w:rsid w:val="00AF26B1"/>
    <w:rsid w:val="00AF280D"/>
    <w:rsid w:val="00AF3091"/>
    <w:rsid w:val="00AF4079"/>
    <w:rsid w:val="00AF41A8"/>
    <w:rsid w:val="00AF439E"/>
    <w:rsid w:val="00AF4738"/>
    <w:rsid w:val="00AF5057"/>
    <w:rsid w:val="00AF5242"/>
    <w:rsid w:val="00AF5394"/>
    <w:rsid w:val="00AF5820"/>
    <w:rsid w:val="00AF60EA"/>
    <w:rsid w:val="00AF64BB"/>
    <w:rsid w:val="00AF67F2"/>
    <w:rsid w:val="00AF6E9A"/>
    <w:rsid w:val="00AF7CC4"/>
    <w:rsid w:val="00AF7F42"/>
    <w:rsid w:val="00AF7F94"/>
    <w:rsid w:val="00B00373"/>
    <w:rsid w:val="00B008F3"/>
    <w:rsid w:val="00B00BAD"/>
    <w:rsid w:val="00B0106B"/>
    <w:rsid w:val="00B012A3"/>
    <w:rsid w:val="00B01583"/>
    <w:rsid w:val="00B019D8"/>
    <w:rsid w:val="00B03436"/>
    <w:rsid w:val="00B036B1"/>
    <w:rsid w:val="00B03F98"/>
    <w:rsid w:val="00B04941"/>
    <w:rsid w:val="00B049F0"/>
    <w:rsid w:val="00B04FEE"/>
    <w:rsid w:val="00B05183"/>
    <w:rsid w:val="00B052B1"/>
    <w:rsid w:val="00B0621B"/>
    <w:rsid w:val="00B06245"/>
    <w:rsid w:val="00B06864"/>
    <w:rsid w:val="00B06BA0"/>
    <w:rsid w:val="00B072D5"/>
    <w:rsid w:val="00B10018"/>
    <w:rsid w:val="00B10A6E"/>
    <w:rsid w:val="00B10C70"/>
    <w:rsid w:val="00B10E56"/>
    <w:rsid w:val="00B117AB"/>
    <w:rsid w:val="00B11C25"/>
    <w:rsid w:val="00B11FC5"/>
    <w:rsid w:val="00B127CB"/>
    <w:rsid w:val="00B12B9D"/>
    <w:rsid w:val="00B12CD4"/>
    <w:rsid w:val="00B13101"/>
    <w:rsid w:val="00B13ECF"/>
    <w:rsid w:val="00B14704"/>
    <w:rsid w:val="00B14C83"/>
    <w:rsid w:val="00B153F3"/>
    <w:rsid w:val="00B1606B"/>
    <w:rsid w:val="00B160DA"/>
    <w:rsid w:val="00B162B2"/>
    <w:rsid w:val="00B206D0"/>
    <w:rsid w:val="00B2076F"/>
    <w:rsid w:val="00B20DA9"/>
    <w:rsid w:val="00B20EA0"/>
    <w:rsid w:val="00B2149B"/>
    <w:rsid w:val="00B21501"/>
    <w:rsid w:val="00B21568"/>
    <w:rsid w:val="00B219C0"/>
    <w:rsid w:val="00B24314"/>
    <w:rsid w:val="00B244B5"/>
    <w:rsid w:val="00B247B0"/>
    <w:rsid w:val="00B24B35"/>
    <w:rsid w:val="00B24F8A"/>
    <w:rsid w:val="00B260F9"/>
    <w:rsid w:val="00B26CA8"/>
    <w:rsid w:val="00B26D1C"/>
    <w:rsid w:val="00B26DED"/>
    <w:rsid w:val="00B26F55"/>
    <w:rsid w:val="00B27112"/>
    <w:rsid w:val="00B27541"/>
    <w:rsid w:val="00B276AA"/>
    <w:rsid w:val="00B27E6B"/>
    <w:rsid w:val="00B30195"/>
    <w:rsid w:val="00B30699"/>
    <w:rsid w:val="00B31017"/>
    <w:rsid w:val="00B311AD"/>
    <w:rsid w:val="00B316E2"/>
    <w:rsid w:val="00B318AA"/>
    <w:rsid w:val="00B31AB7"/>
    <w:rsid w:val="00B3200F"/>
    <w:rsid w:val="00B32D2C"/>
    <w:rsid w:val="00B32FF6"/>
    <w:rsid w:val="00B335B8"/>
    <w:rsid w:val="00B342DE"/>
    <w:rsid w:val="00B348AE"/>
    <w:rsid w:val="00B34D9F"/>
    <w:rsid w:val="00B35052"/>
    <w:rsid w:val="00B355FA"/>
    <w:rsid w:val="00B361B8"/>
    <w:rsid w:val="00B36759"/>
    <w:rsid w:val="00B36AE1"/>
    <w:rsid w:val="00B36EF1"/>
    <w:rsid w:val="00B36FD2"/>
    <w:rsid w:val="00B3739F"/>
    <w:rsid w:val="00B3783F"/>
    <w:rsid w:val="00B4007E"/>
    <w:rsid w:val="00B4033E"/>
    <w:rsid w:val="00B40384"/>
    <w:rsid w:val="00B405F4"/>
    <w:rsid w:val="00B40910"/>
    <w:rsid w:val="00B40E84"/>
    <w:rsid w:val="00B41238"/>
    <w:rsid w:val="00B412B2"/>
    <w:rsid w:val="00B4173A"/>
    <w:rsid w:val="00B423A2"/>
    <w:rsid w:val="00B4249D"/>
    <w:rsid w:val="00B42698"/>
    <w:rsid w:val="00B42742"/>
    <w:rsid w:val="00B429AD"/>
    <w:rsid w:val="00B429DB"/>
    <w:rsid w:val="00B42AE9"/>
    <w:rsid w:val="00B43086"/>
    <w:rsid w:val="00B437B8"/>
    <w:rsid w:val="00B43B10"/>
    <w:rsid w:val="00B445C8"/>
    <w:rsid w:val="00B4461C"/>
    <w:rsid w:val="00B44A67"/>
    <w:rsid w:val="00B44B9F"/>
    <w:rsid w:val="00B44F3A"/>
    <w:rsid w:val="00B45405"/>
    <w:rsid w:val="00B456C9"/>
    <w:rsid w:val="00B45CC9"/>
    <w:rsid w:val="00B465D2"/>
    <w:rsid w:val="00B4668B"/>
    <w:rsid w:val="00B4700A"/>
    <w:rsid w:val="00B473F2"/>
    <w:rsid w:val="00B475BF"/>
    <w:rsid w:val="00B5019F"/>
    <w:rsid w:val="00B50D6E"/>
    <w:rsid w:val="00B50E06"/>
    <w:rsid w:val="00B5115E"/>
    <w:rsid w:val="00B51E9B"/>
    <w:rsid w:val="00B52224"/>
    <w:rsid w:val="00B5243B"/>
    <w:rsid w:val="00B52471"/>
    <w:rsid w:val="00B52CEB"/>
    <w:rsid w:val="00B53084"/>
    <w:rsid w:val="00B535A0"/>
    <w:rsid w:val="00B536DB"/>
    <w:rsid w:val="00B5427D"/>
    <w:rsid w:val="00B5473D"/>
    <w:rsid w:val="00B556A9"/>
    <w:rsid w:val="00B55727"/>
    <w:rsid w:val="00B557C4"/>
    <w:rsid w:val="00B5590F"/>
    <w:rsid w:val="00B55976"/>
    <w:rsid w:val="00B55F46"/>
    <w:rsid w:val="00B56546"/>
    <w:rsid w:val="00B568CC"/>
    <w:rsid w:val="00B5690B"/>
    <w:rsid w:val="00B569EB"/>
    <w:rsid w:val="00B56C1E"/>
    <w:rsid w:val="00B56DD4"/>
    <w:rsid w:val="00B575F2"/>
    <w:rsid w:val="00B603BE"/>
    <w:rsid w:val="00B608F8"/>
    <w:rsid w:val="00B60D45"/>
    <w:rsid w:val="00B60E05"/>
    <w:rsid w:val="00B61CDC"/>
    <w:rsid w:val="00B620A0"/>
    <w:rsid w:val="00B629A2"/>
    <w:rsid w:val="00B62C1C"/>
    <w:rsid w:val="00B6484C"/>
    <w:rsid w:val="00B64B04"/>
    <w:rsid w:val="00B64C6E"/>
    <w:rsid w:val="00B64D1C"/>
    <w:rsid w:val="00B651F2"/>
    <w:rsid w:val="00B653D7"/>
    <w:rsid w:val="00B65D10"/>
    <w:rsid w:val="00B66638"/>
    <w:rsid w:val="00B66992"/>
    <w:rsid w:val="00B66A08"/>
    <w:rsid w:val="00B67553"/>
    <w:rsid w:val="00B6781E"/>
    <w:rsid w:val="00B67AFF"/>
    <w:rsid w:val="00B67C5B"/>
    <w:rsid w:val="00B67D67"/>
    <w:rsid w:val="00B701F0"/>
    <w:rsid w:val="00B706D6"/>
    <w:rsid w:val="00B708B6"/>
    <w:rsid w:val="00B70A87"/>
    <w:rsid w:val="00B70B67"/>
    <w:rsid w:val="00B70DB9"/>
    <w:rsid w:val="00B7102C"/>
    <w:rsid w:val="00B71AB8"/>
    <w:rsid w:val="00B72484"/>
    <w:rsid w:val="00B72A55"/>
    <w:rsid w:val="00B730CE"/>
    <w:rsid w:val="00B73111"/>
    <w:rsid w:val="00B73189"/>
    <w:rsid w:val="00B741C4"/>
    <w:rsid w:val="00B746B4"/>
    <w:rsid w:val="00B74B57"/>
    <w:rsid w:val="00B75720"/>
    <w:rsid w:val="00B76828"/>
    <w:rsid w:val="00B76BA9"/>
    <w:rsid w:val="00B771A7"/>
    <w:rsid w:val="00B779D8"/>
    <w:rsid w:val="00B81A97"/>
    <w:rsid w:val="00B81B40"/>
    <w:rsid w:val="00B81D69"/>
    <w:rsid w:val="00B81DF3"/>
    <w:rsid w:val="00B8240C"/>
    <w:rsid w:val="00B8251A"/>
    <w:rsid w:val="00B826C6"/>
    <w:rsid w:val="00B828DD"/>
    <w:rsid w:val="00B82E2A"/>
    <w:rsid w:val="00B82EC3"/>
    <w:rsid w:val="00B832F6"/>
    <w:rsid w:val="00B83585"/>
    <w:rsid w:val="00B838FD"/>
    <w:rsid w:val="00B8390F"/>
    <w:rsid w:val="00B83A32"/>
    <w:rsid w:val="00B8437B"/>
    <w:rsid w:val="00B84793"/>
    <w:rsid w:val="00B84C2A"/>
    <w:rsid w:val="00B85511"/>
    <w:rsid w:val="00B855C1"/>
    <w:rsid w:val="00B8572E"/>
    <w:rsid w:val="00B868A1"/>
    <w:rsid w:val="00B86C96"/>
    <w:rsid w:val="00B86DC8"/>
    <w:rsid w:val="00B86DD5"/>
    <w:rsid w:val="00B8718A"/>
    <w:rsid w:val="00B872D1"/>
    <w:rsid w:val="00B87E57"/>
    <w:rsid w:val="00B90268"/>
    <w:rsid w:val="00B9089D"/>
    <w:rsid w:val="00B90C82"/>
    <w:rsid w:val="00B9107C"/>
    <w:rsid w:val="00B91B09"/>
    <w:rsid w:val="00B92054"/>
    <w:rsid w:val="00B92F4D"/>
    <w:rsid w:val="00B93F6D"/>
    <w:rsid w:val="00B9499D"/>
    <w:rsid w:val="00B94F35"/>
    <w:rsid w:val="00B95558"/>
    <w:rsid w:val="00B95721"/>
    <w:rsid w:val="00B95E74"/>
    <w:rsid w:val="00B963B1"/>
    <w:rsid w:val="00B965D0"/>
    <w:rsid w:val="00B96703"/>
    <w:rsid w:val="00B96F98"/>
    <w:rsid w:val="00B971E3"/>
    <w:rsid w:val="00B9745F"/>
    <w:rsid w:val="00B97B10"/>
    <w:rsid w:val="00B97ED2"/>
    <w:rsid w:val="00BA0180"/>
    <w:rsid w:val="00BA094B"/>
    <w:rsid w:val="00BA1E76"/>
    <w:rsid w:val="00BA2179"/>
    <w:rsid w:val="00BA21DC"/>
    <w:rsid w:val="00BA2321"/>
    <w:rsid w:val="00BA2F3C"/>
    <w:rsid w:val="00BA34D4"/>
    <w:rsid w:val="00BA40E2"/>
    <w:rsid w:val="00BA41F4"/>
    <w:rsid w:val="00BA45FB"/>
    <w:rsid w:val="00BA4AA9"/>
    <w:rsid w:val="00BA4BAB"/>
    <w:rsid w:val="00BA4CFE"/>
    <w:rsid w:val="00BA4F2C"/>
    <w:rsid w:val="00BA541F"/>
    <w:rsid w:val="00BA5DE3"/>
    <w:rsid w:val="00BA5DFB"/>
    <w:rsid w:val="00BA5E62"/>
    <w:rsid w:val="00BA6FBE"/>
    <w:rsid w:val="00BA71A6"/>
    <w:rsid w:val="00BA7436"/>
    <w:rsid w:val="00BA79CC"/>
    <w:rsid w:val="00BA7DE0"/>
    <w:rsid w:val="00BB0102"/>
    <w:rsid w:val="00BB03EB"/>
    <w:rsid w:val="00BB100A"/>
    <w:rsid w:val="00BB12BA"/>
    <w:rsid w:val="00BB13AF"/>
    <w:rsid w:val="00BB1ADF"/>
    <w:rsid w:val="00BB1B51"/>
    <w:rsid w:val="00BB1FD4"/>
    <w:rsid w:val="00BB2C36"/>
    <w:rsid w:val="00BB2FF8"/>
    <w:rsid w:val="00BB339B"/>
    <w:rsid w:val="00BB3AEB"/>
    <w:rsid w:val="00BB3D0E"/>
    <w:rsid w:val="00BB45B7"/>
    <w:rsid w:val="00BB490C"/>
    <w:rsid w:val="00BB49F9"/>
    <w:rsid w:val="00BB4D13"/>
    <w:rsid w:val="00BB4D2A"/>
    <w:rsid w:val="00BB5667"/>
    <w:rsid w:val="00BB590B"/>
    <w:rsid w:val="00BB5B8F"/>
    <w:rsid w:val="00BB5D66"/>
    <w:rsid w:val="00BB625C"/>
    <w:rsid w:val="00BB644E"/>
    <w:rsid w:val="00BB6B8D"/>
    <w:rsid w:val="00BB7C7A"/>
    <w:rsid w:val="00BC031B"/>
    <w:rsid w:val="00BC0375"/>
    <w:rsid w:val="00BC0998"/>
    <w:rsid w:val="00BC09FA"/>
    <w:rsid w:val="00BC0B8A"/>
    <w:rsid w:val="00BC0DFB"/>
    <w:rsid w:val="00BC21AB"/>
    <w:rsid w:val="00BC256C"/>
    <w:rsid w:val="00BC2A41"/>
    <w:rsid w:val="00BC2D27"/>
    <w:rsid w:val="00BC3884"/>
    <w:rsid w:val="00BC3E5D"/>
    <w:rsid w:val="00BC3F5C"/>
    <w:rsid w:val="00BC45D0"/>
    <w:rsid w:val="00BC47CB"/>
    <w:rsid w:val="00BC4E24"/>
    <w:rsid w:val="00BC52E3"/>
    <w:rsid w:val="00BC54E0"/>
    <w:rsid w:val="00BC5EB8"/>
    <w:rsid w:val="00BC65C5"/>
    <w:rsid w:val="00BC676E"/>
    <w:rsid w:val="00BC68EA"/>
    <w:rsid w:val="00BC6C2B"/>
    <w:rsid w:val="00BC7656"/>
    <w:rsid w:val="00BC76BB"/>
    <w:rsid w:val="00BC7976"/>
    <w:rsid w:val="00BC7C25"/>
    <w:rsid w:val="00BD0484"/>
    <w:rsid w:val="00BD04FE"/>
    <w:rsid w:val="00BD070A"/>
    <w:rsid w:val="00BD103A"/>
    <w:rsid w:val="00BD11C1"/>
    <w:rsid w:val="00BD2260"/>
    <w:rsid w:val="00BD2274"/>
    <w:rsid w:val="00BD22BD"/>
    <w:rsid w:val="00BD286D"/>
    <w:rsid w:val="00BD2EDE"/>
    <w:rsid w:val="00BD333D"/>
    <w:rsid w:val="00BD38D4"/>
    <w:rsid w:val="00BD474E"/>
    <w:rsid w:val="00BD54CE"/>
    <w:rsid w:val="00BD5C26"/>
    <w:rsid w:val="00BD6096"/>
    <w:rsid w:val="00BD6302"/>
    <w:rsid w:val="00BD66C1"/>
    <w:rsid w:val="00BD6B85"/>
    <w:rsid w:val="00BD73BB"/>
    <w:rsid w:val="00BD74E1"/>
    <w:rsid w:val="00BD795C"/>
    <w:rsid w:val="00BE0B08"/>
    <w:rsid w:val="00BE0C65"/>
    <w:rsid w:val="00BE116C"/>
    <w:rsid w:val="00BE14C0"/>
    <w:rsid w:val="00BE1C6B"/>
    <w:rsid w:val="00BE1D91"/>
    <w:rsid w:val="00BE1EB4"/>
    <w:rsid w:val="00BE2103"/>
    <w:rsid w:val="00BE220C"/>
    <w:rsid w:val="00BE2DD6"/>
    <w:rsid w:val="00BE3411"/>
    <w:rsid w:val="00BE37A9"/>
    <w:rsid w:val="00BE37FF"/>
    <w:rsid w:val="00BE3ADA"/>
    <w:rsid w:val="00BE4460"/>
    <w:rsid w:val="00BE4FB7"/>
    <w:rsid w:val="00BE568C"/>
    <w:rsid w:val="00BE5C13"/>
    <w:rsid w:val="00BE6013"/>
    <w:rsid w:val="00BE62E9"/>
    <w:rsid w:val="00BE724B"/>
    <w:rsid w:val="00BE786F"/>
    <w:rsid w:val="00BF0000"/>
    <w:rsid w:val="00BF0563"/>
    <w:rsid w:val="00BF0DFF"/>
    <w:rsid w:val="00BF1232"/>
    <w:rsid w:val="00BF18AB"/>
    <w:rsid w:val="00BF2272"/>
    <w:rsid w:val="00BF2A24"/>
    <w:rsid w:val="00BF2B38"/>
    <w:rsid w:val="00BF30BB"/>
    <w:rsid w:val="00BF3235"/>
    <w:rsid w:val="00BF32A4"/>
    <w:rsid w:val="00BF3A35"/>
    <w:rsid w:val="00BF3A5C"/>
    <w:rsid w:val="00BF40EA"/>
    <w:rsid w:val="00BF44C2"/>
    <w:rsid w:val="00BF4B44"/>
    <w:rsid w:val="00BF51E0"/>
    <w:rsid w:val="00BF5423"/>
    <w:rsid w:val="00BF55C4"/>
    <w:rsid w:val="00BF5692"/>
    <w:rsid w:val="00BF5777"/>
    <w:rsid w:val="00BF5802"/>
    <w:rsid w:val="00BF590D"/>
    <w:rsid w:val="00BF5ABB"/>
    <w:rsid w:val="00BF5BBE"/>
    <w:rsid w:val="00BF5BD9"/>
    <w:rsid w:val="00BF5EA4"/>
    <w:rsid w:val="00BF68C8"/>
    <w:rsid w:val="00BF7098"/>
    <w:rsid w:val="00BF73B0"/>
    <w:rsid w:val="00BF7E9A"/>
    <w:rsid w:val="00BF7EEA"/>
    <w:rsid w:val="00C0001B"/>
    <w:rsid w:val="00C0142B"/>
    <w:rsid w:val="00C01489"/>
    <w:rsid w:val="00C01FD8"/>
    <w:rsid w:val="00C032F9"/>
    <w:rsid w:val="00C0393D"/>
    <w:rsid w:val="00C03DE3"/>
    <w:rsid w:val="00C04ABF"/>
    <w:rsid w:val="00C050D9"/>
    <w:rsid w:val="00C05F1F"/>
    <w:rsid w:val="00C06122"/>
    <w:rsid w:val="00C06364"/>
    <w:rsid w:val="00C06827"/>
    <w:rsid w:val="00C069FD"/>
    <w:rsid w:val="00C06BA3"/>
    <w:rsid w:val="00C06BDB"/>
    <w:rsid w:val="00C07179"/>
    <w:rsid w:val="00C074D8"/>
    <w:rsid w:val="00C0786F"/>
    <w:rsid w:val="00C07877"/>
    <w:rsid w:val="00C07C33"/>
    <w:rsid w:val="00C1032D"/>
    <w:rsid w:val="00C106AD"/>
    <w:rsid w:val="00C107C3"/>
    <w:rsid w:val="00C10B26"/>
    <w:rsid w:val="00C10EF8"/>
    <w:rsid w:val="00C11BD2"/>
    <w:rsid w:val="00C11CF6"/>
    <w:rsid w:val="00C11F02"/>
    <w:rsid w:val="00C1207A"/>
    <w:rsid w:val="00C12529"/>
    <w:rsid w:val="00C12815"/>
    <w:rsid w:val="00C12C3D"/>
    <w:rsid w:val="00C12C9A"/>
    <w:rsid w:val="00C12FB8"/>
    <w:rsid w:val="00C1367D"/>
    <w:rsid w:val="00C1500D"/>
    <w:rsid w:val="00C15225"/>
    <w:rsid w:val="00C16236"/>
    <w:rsid w:val="00C1643B"/>
    <w:rsid w:val="00C16667"/>
    <w:rsid w:val="00C16B15"/>
    <w:rsid w:val="00C17F1B"/>
    <w:rsid w:val="00C206D8"/>
    <w:rsid w:val="00C207BD"/>
    <w:rsid w:val="00C20A22"/>
    <w:rsid w:val="00C2182A"/>
    <w:rsid w:val="00C21DC0"/>
    <w:rsid w:val="00C226B2"/>
    <w:rsid w:val="00C228AC"/>
    <w:rsid w:val="00C23087"/>
    <w:rsid w:val="00C23A77"/>
    <w:rsid w:val="00C23AF5"/>
    <w:rsid w:val="00C23E71"/>
    <w:rsid w:val="00C246EB"/>
    <w:rsid w:val="00C24763"/>
    <w:rsid w:val="00C2567D"/>
    <w:rsid w:val="00C256D8"/>
    <w:rsid w:val="00C25E47"/>
    <w:rsid w:val="00C27929"/>
    <w:rsid w:val="00C27A9A"/>
    <w:rsid w:val="00C27AAB"/>
    <w:rsid w:val="00C30B3B"/>
    <w:rsid w:val="00C31322"/>
    <w:rsid w:val="00C31F3E"/>
    <w:rsid w:val="00C3202B"/>
    <w:rsid w:val="00C32B1E"/>
    <w:rsid w:val="00C33521"/>
    <w:rsid w:val="00C33713"/>
    <w:rsid w:val="00C339D9"/>
    <w:rsid w:val="00C33BDB"/>
    <w:rsid w:val="00C33C1E"/>
    <w:rsid w:val="00C33D44"/>
    <w:rsid w:val="00C34436"/>
    <w:rsid w:val="00C35814"/>
    <w:rsid w:val="00C35AC3"/>
    <w:rsid w:val="00C35EF0"/>
    <w:rsid w:val="00C35F4E"/>
    <w:rsid w:val="00C36A48"/>
    <w:rsid w:val="00C36C24"/>
    <w:rsid w:val="00C36E3F"/>
    <w:rsid w:val="00C36FA3"/>
    <w:rsid w:val="00C3726E"/>
    <w:rsid w:val="00C37417"/>
    <w:rsid w:val="00C403F7"/>
    <w:rsid w:val="00C41138"/>
    <w:rsid w:val="00C411FE"/>
    <w:rsid w:val="00C4173F"/>
    <w:rsid w:val="00C417FF"/>
    <w:rsid w:val="00C41CE7"/>
    <w:rsid w:val="00C426A8"/>
    <w:rsid w:val="00C427BE"/>
    <w:rsid w:val="00C42BEF"/>
    <w:rsid w:val="00C42CF2"/>
    <w:rsid w:val="00C43653"/>
    <w:rsid w:val="00C4380B"/>
    <w:rsid w:val="00C43925"/>
    <w:rsid w:val="00C4428C"/>
    <w:rsid w:val="00C44E7E"/>
    <w:rsid w:val="00C44F9E"/>
    <w:rsid w:val="00C454AB"/>
    <w:rsid w:val="00C455EA"/>
    <w:rsid w:val="00C459BE"/>
    <w:rsid w:val="00C4638A"/>
    <w:rsid w:val="00C464C8"/>
    <w:rsid w:val="00C4703B"/>
    <w:rsid w:val="00C4734C"/>
    <w:rsid w:val="00C477FE"/>
    <w:rsid w:val="00C47DD4"/>
    <w:rsid w:val="00C5002C"/>
    <w:rsid w:val="00C5078F"/>
    <w:rsid w:val="00C50A11"/>
    <w:rsid w:val="00C50B10"/>
    <w:rsid w:val="00C51762"/>
    <w:rsid w:val="00C51774"/>
    <w:rsid w:val="00C5191C"/>
    <w:rsid w:val="00C51942"/>
    <w:rsid w:val="00C51A91"/>
    <w:rsid w:val="00C51E07"/>
    <w:rsid w:val="00C52261"/>
    <w:rsid w:val="00C5237F"/>
    <w:rsid w:val="00C52997"/>
    <w:rsid w:val="00C52B35"/>
    <w:rsid w:val="00C5306E"/>
    <w:rsid w:val="00C533A1"/>
    <w:rsid w:val="00C53B67"/>
    <w:rsid w:val="00C53DCB"/>
    <w:rsid w:val="00C5458C"/>
    <w:rsid w:val="00C548F8"/>
    <w:rsid w:val="00C5577E"/>
    <w:rsid w:val="00C55A78"/>
    <w:rsid w:val="00C569D3"/>
    <w:rsid w:val="00C56B44"/>
    <w:rsid w:val="00C5737E"/>
    <w:rsid w:val="00C57A54"/>
    <w:rsid w:val="00C57C5D"/>
    <w:rsid w:val="00C604E0"/>
    <w:rsid w:val="00C60BF0"/>
    <w:rsid w:val="00C61841"/>
    <w:rsid w:val="00C62208"/>
    <w:rsid w:val="00C62278"/>
    <w:rsid w:val="00C62E21"/>
    <w:rsid w:val="00C633BA"/>
    <w:rsid w:val="00C63489"/>
    <w:rsid w:val="00C635AF"/>
    <w:rsid w:val="00C6404A"/>
    <w:rsid w:val="00C64091"/>
    <w:rsid w:val="00C65051"/>
    <w:rsid w:val="00C652D1"/>
    <w:rsid w:val="00C6538D"/>
    <w:rsid w:val="00C6685F"/>
    <w:rsid w:val="00C66E2E"/>
    <w:rsid w:val="00C66EC2"/>
    <w:rsid w:val="00C672E5"/>
    <w:rsid w:val="00C6777A"/>
    <w:rsid w:val="00C705AC"/>
    <w:rsid w:val="00C70BED"/>
    <w:rsid w:val="00C70F33"/>
    <w:rsid w:val="00C71790"/>
    <w:rsid w:val="00C7195B"/>
    <w:rsid w:val="00C720DB"/>
    <w:rsid w:val="00C7279B"/>
    <w:rsid w:val="00C7301C"/>
    <w:rsid w:val="00C73844"/>
    <w:rsid w:val="00C742F6"/>
    <w:rsid w:val="00C74C70"/>
    <w:rsid w:val="00C75220"/>
    <w:rsid w:val="00C76985"/>
    <w:rsid w:val="00C7768B"/>
    <w:rsid w:val="00C80132"/>
    <w:rsid w:val="00C80918"/>
    <w:rsid w:val="00C80E21"/>
    <w:rsid w:val="00C80FB1"/>
    <w:rsid w:val="00C81104"/>
    <w:rsid w:val="00C8133C"/>
    <w:rsid w:val="00C81ECA"/>
    <w:rsid w:val="00C828A6"/>
    <w:rsid w:val="00C828DD"/>
    <w:rsid w:val="00C82F77"/>
    <w:rsid w:val="00C82FC0"/>
    <w:rsid w:val="00C837BE"/>
    <w:rsid w:val="00C8380E"/>
    <w:rsid w:val="00C83961"/>
    <w:rsid w:val="00C83BAE"/>
    <w:rsid w:val="00C8490F"/>
    <w:rsid w:val="00C84A81"/>
    <w:rsid w:val="00C8542C"/>
    <w:rsid w:val="00C8555D"/>
    <w:rsid w:val="00C85976"/>
    <w:rsid w:val="00C86067"/>
    <w:rsid w:val="00C861B9"/>
    <w:rsid w:val="00C861FD"/>
    <w:rsid w:val="00C862E2"/>
    <w:rsid w:val="00C864E1"/>
    <w:rsid w:val="00C86507"/>
    <w:rsid w:val="00C86D97"/>
    <w:rsid w:val="00C87831"/>
    <w:rsid w:val="00C9019A"/>
    <w:rsid w:val="00C90BF0"/>
    <w:rsid w:val="00C90FC0"/>
    <w:rsid w:val="00C9108D"/>
    <w:rsid w:val="00C916DF"/>
    <w:rsid w:val="00C923CA"/>
    <w:rsid w:val="00C924F7"/>
    <w:rsid w:val="00C92DCF"/>
    <w:rsid w:val="00C93177"/>
    <w:rsid w:val="00C93750"/>
    <w:rsid w:val="00C93D70"/>
    <w:rsid w:val="00C9427A"/>
    <w:rsid w:val="00C94503"/>
    <w:rsid w:val="00C95BC9"/>
    <w:rsid w:val="00C95D21"/>
    <w:rsid w:val="00C9632A"/>
    <w:rsid w:val="00C963C2"/>
    <w:rsid w:val="00C96A54"/>
    <w:rsid w:val="00C97134"/>
    <w:rsid w:val="00C97162"/>
    <w:rsid w:val="00C979E2"/>
    <w:rsid w:val="00C979F2"/>
    <w:rsid w:val="00C97BEA"/>
    <w:rsid w:val="00CA02DC"/>
    <w:rsid w:val="00CA05BB"/>
    <w:rsid w:val="00CA2050"/>
    <w:rsid w:val="00CA21ED"/>
    <w:rsid w:val="00CA2521"/>
    <w:rsid w:val="00CA2704"/>
    <w:rsid w:val="00CA28E0"/>
    <w:rsid w:val="00CA2DB2"/>
    <w:rsid w:val="00CA30FC"/>
    <w:rsid w:val="00CA33F1"/>
    <w:rsid w:val="00CA3547"/>
    <w:rsid w:val="00CA3B28"/>
    <w:rsid w:val="00CA43F3"/>
    <w:rsid w:val="00CA4A2F"/>
    <w:rsid w:val="00CA4B18"/>
    <w:rsid w:val="00CA4BA8"/>
    <w:rsid w:val="00CA4D61"/>
    <w:rsid w:val="00CA4E68"/>
    <w:rsid w:val="00CA50A1"/>
    <w:rsid w:val="00CA5470"/>
    <w:rsid w:val="00CA54AC"/>
    <w:rsid w:val="00CA5BAD"/>
    <w:rsid w:val="00CA60D4"/>
    <w:rsid w:val="00CA61BC"/>
    <w:rsid w:val="00CA6B12"/>
    <w:rsid w:val="00CA6D25"/>
    <w:rsid w:val="00CA736D"/>
    <w:rsid w:val="00CA7547"/>
    <w:rsid w:val="00CA7BC5"/>
    <w:rsid w:val="00CB0789"/>
    <w:rsid w:val="00CB0926"/>
    <w:rsid w:val="00CB0FEA"/>
    <w:rsid w:val="00CB12B8"/>
    <w:rsid w:val="00CB160C"/>
    <w:rsid w:val="00CB193B"/>
    <w:rsid w:val="00CB19A5"/>
    <w:rsid w:val="00CB2361"/>
    <w:rsid w:val="00CB2B93"/>
    <w:rsid w:val="00CB334D"/>
    <w:rsid w:val="00CB3F11"/>
    <w:rsid w:val="00CB42F3"/>
    <w:rsid w:val="00CB46B0"/>
    <w:rsid w:val="00CB54FC"/>
    <w:rsid w:val="00CB5C40"/>
    <w:rsid w:val="00CB5F64"/>
    <w:rsid w:val="00CB691B"/>
    <w:rsid w:val="00CB6AAF"/>
    <w:rsid w:val="00CB7157"/>
    <w:rsid w:val="00CB759E"/>
    <w:rsid w:val="00CB75F8"/>
    <w:rsid w:val="00CB766A"/>
    <w:rsid w:val="00CB7852"/>
    <w:rsid w:val="00CB7E5B"/>
    <w:rsid w:val="00CC0144"/>
    <w:rsid w:val="00CC0501"/>
    <w:rsid w:val="00CC078D"/>
    <w:rsid w:val="00CC17BC"/>
    <w:rsid w:val="00CC277A"/>
    <w:rsid w:val="00CC289A"/>
    <w:rsid w:val="00CC2920"/>
    <w:rsid w:val="00CC3172"/>
    <w:rsid w:val="00CC39B8"/>
    <w:rsid w:val="00CC51D7"/>
    <w:rsid w:val="00CC5677"/>
    <w:rsid w:val="00CC59BF"/>
    <w:rsid w:val="00CC7251"/>
    <w:rsid w:val="00CC7EDD"/>
    <w:rsid w:val="00CD0081"/>
    <w:rsid w:val="00CD103F"/>
    <w:rsid w:val="00CD1581"/>
    <w:rsid w:val="00CD15EF"/>
    <w:rsid w:val="00CD161C"/>
    <w:rsid w:val="00CD1BBE"/>
    <w:rsid w:val="00CD286A"/>
    <w:rsid w:val="00CD3775"/>
    <w:rsid w:val="00CD4263"/>
    <w:rsid w:val="00CD4AEE"/>
    <w:rsid w:val="00CD5F1F"/>
    <w:rsid w:val="00CD619D"/>
    <w:rsid w:val="00CD66FD"/>
    <w:rsid w:val="00CD6ADC"/>
    <w:rsid w:val="00CD7004"/>
    <w:rsid w:val="00CD7181"/>
    <w:rsid w:val="00CE00E7"/>
    <w:rsid w:val="00CE0AEB"/>
    <w:rsid w:val="00CE0D61"/>
    <w:rsid w:val="00CE0E85"/>
    <w:rsid w:val="00CE0F51"/>
    <w:rsid w:val="00CE0F85"/>
    <w:rsid w:val="00CE112D"/>
    <w:rsid w:val="00CE1171"/>
    <w:rsid w:val="00CE15BD"/>
    <w:rsid w:val="00CE2251"/>
    <w:rsid w:val="00CE242F"/>
    <w:rsid w:val="00CE2733"/>
    <w:rsid w:val="00CE3062"/>
    <w:rsid w:val="00CE34DE"/>
    <w:rsid w:val="00CE3588"/>
    <w:rsid w:val="00CE4726"/>
    <w:rsid w:val="00CE4AA6"/>
    <w:rsid w:val="00CE4E67"/>
    <w:rsid w:val="00CE50C1"/>
    <w:rsid w:val="00CE52BA"/>
    <w:rsid w:val="00CE5600"/>
    <w:rsid w:val="00CE587F"/>
    <w:rsid w:val="00CE5AB7"/>
    <w:rsid w:val="00CE5C0E"/>
    <w:rsid w:val="00CE69F4"/>
    <w:rsid w:val="00CE6FA9"/>
    <w:rsid w:val="00CE741F"/>
    <w:rsid w:val="00CE7E26"/>
    <w:rsid w:val="00CE7F73"/>
    <w:rsid w:val="00CF0F13"/>
    <w:rsid w:val="00CF189E"/>
    <w:rsid w:val="00CF1B35"/>
    <w:rsid w:val="00CF23D6"/>
    <w:rsid w:val="00CF2646"/>
    <w:rsid w:val="00CF2775"/>
    <w:rsid w:val="00CF2E57"/>
    <w:rsid w:val="00CF3130"/>
    <w:rsid w:val="00CF3B3A"/>
    <w:rsid w:val="00CF3C36"/>
    <w:rsid w:val="00CF4C6C"/>
    <w:rsid w:val="00CF5365"/>
    <w:rsid w:val="00CF5854"/>
    <w:rsid w:val="00CF5AB2"/>
    <w:rsid w:val="00CF5D04"/>
    <w:rsid w:val="00CF609F"/>
    <w:rsid w:val="00CF6F2B"/>
    <w:rsid w:val="00CF76B5"/>
    <w:rsid w:val="00CF7CCB"/>
    <w:rsid w:val="00CF7D26"/>
    <w:rsid w:val="00CF7F5E"/>
    <w:rsid w:val="00D00355"/>
    <w:rsid w:val="00D00CEB"/>
    <w:rsid w:val="00D01737"/>
    <w:rsid w:val="00D019D8"/>
    <w:rsid w:val="00D01EC2"/>
    <w:rsid w:val="00D02493"/>
    <w:rsid w:val="00D02561"/>
    <w:rsid w:val="00D02671"/>
    <w:rsid w:val="00D02FC6"/>
    <w:rsid w:val="00D03B0D"/>
    <w:rsid w:val="00D03BB7"/>
    <w:rsid w:val="00D03BCA"/>
    <w:rsid w:val="00D03D28"/>
    <w:rsid w:val="00D04610"/>
    <w:rsid w:val="00D05883"/>
    <w:rsid w:val="00D0595B"/>
    <w:rsid w:val="00D05ADE"/>
    <w:rsid w:val="00D05F78"/>
    <w:rsid w:val="00D05FD0"/>
    <w:rsid w:val="00D0630D"/>
    <w:rsid w:val="00D06616"/>
    <w:rsid w:val="00D06D07"/>
    <w:rsid w:val="00D0771C"/>
    <w:rsid w:val="00D078DF"/>
    <w:rsid w:val="00D07DE3"/>
    <w:rsid w:val="00D10901"/>
    <w:rsid w:val="00D114ED"/>
    <w:rsid w:val="00D11542"/>
    <w:rsid w:val="00D116FB"/>
    <w:rsid w:val="00D122B7"/>
    <w:rsid w:val="00D12CBA"/>
    <w:rsid w:val="00D12CD8"/>
    <w:rsid w:val="00D12F16"/>
    <w:rsid w:val="00D1312E"/>
    <w:rsid w:val="00D1318C"/>
    <w:rsid w:val="00D1356D"/>
    <w:rsid w:val="00D13AA8"/>
    <w:rsid w:val="00D141D1"/>
    <w:rsid w:val="00D14266"/>
    <w:rsid w:val="00D14F57"/>
    <w:rsid w:val="00D155F8"/>
    <w:rsid w:val="00D15D63"/>
    <w:rsid w:val="00D16253"/>
    <w:rsid w:val="00D16B0E"/>
    <w:rsid w:val="00D1705C"/>
    <w:rsid w:val="00D171AC"/>
    <w:rsid w:val="00D17760"/>
    <w:rsid w:val="00D200B4"/>
    <w:rsid w:val="00D2018A"/>
    <w:rsid w:val="00D20B54"/>
    <w:rsid w:val="00D216D6"/>
    <w:rsid w:val="00D217A4"/>
    <w:rsid w:val="00D21BD4"/>
    <w:rsid w:val="00D22316"/>
    <w:rsid w:val="00D22840"/>
    <w:rsid w:val="00D2401B"/>
    <w:rsid w:val="00D24179"/>
    <w:rsid w:val="00D24304"/>
    <w:rsid w:val="00D24E1A"/>
    <w:rsid w:val="00D251C2"/>
    <w:rsid w:val="00D2560C"/>
    <w:rsid w:val="00D2621D"/>
    <w:rsid w:val="00D2641D"/>
    <w:rsid w:val="00D26ADC"/>
    <w:rsid w:val="00D26C09"/>
    <w:rsid w:val="00D26C55"/>
    <w:rsid w:val="00D273FE"/>
    <w:rsid w:val="00D27478"/>
    <w:rsid w:val="00D2767C"/>
    <w:rsid w:val="00D3010D"/>
    <w:rsid w:val="00D30A6B"/>
    <w:rsid w:val="00D30E6C"/>
    <w:rsid w:val="00D31C6B"/>
    <w:rsid w:val="00D31D62"/>
    <w:rsid w:val="00D32ABF"/>
    <w:rsid w:val="00D340F1"/>
    <w:rsid w:val="00D349C8"/>
    <w:rsid w:val="00D34E1B"/>
    <w:rsid w:val="00D34E79"/>
    <w:rsid w:val="00D34EB3"/>
    <w:rsid w:val="00D353AE"/>
    <w:rsid w:val="00D35A29"/>
    <w:rsid w:val="00D35AB3"/>
    <w:rsid w:val="00D35F9F"/>
    <w:rsid w:val="00D36D0A"/>
    <w:rsid w:val="00D36D67"/>
    <w:rsid w:val="00D37746"/>
    <w:rsid w:val="00D4093D"/>
    <w:rsid w:val="00D40A41"/>
    <w:rsid w:val="00D40A81"/>
    <w:rsid w:val="00D40D75"/>
    <w:rsid w:val="00D40F0E"/>
    <w:rsid w:val="00D41290"/>
    <w:rsid w:val="00D41BEF"/>
    <w:rsid w:val="00D41CFE"/>
    <w:rsid w:val="00D4224C"/>
    <w:rsid w:val="00D42350"/>
    <w:rsid w:val="00D42C56"/>
    <w:rsid w:val="00D42D0B"/>
    <w:rsid w:val="00D4342C"/>
    <w:rsid w:val="00D440AB"/>
    <w:rsid w:val="00D4444B"/>
    <w:rsid w:val="00D448F5"/>
    <w:rsid w:val="00D44CE0"/>
    <w:rsid w:val="00D44CF1"/>
    <w:rsid w:val="00D45280"/>
    <w:rsid w:val="00D456DD"/>
    <w:rsid w:val="00D45B6C"/>
    <w:rsid w:val="00D45C06"/>
    <w:rsid w:val="00D46BA6"/>
    <w:rsid w:val="00D50A88"/>
    <w:rsid w:val="00D51897"/>
    <w:rsid w:val="00D51D89"/>
    <w:rsid w:val="00D51DFF"/>
    <w:rsid w:val="00D5206D"/>
    <w:rsid w:val="00D52083"/>
    <w:rsid w:val="00D525E9"/>
    <w:rsid w:val="00D52B66"/>
    <w:rsid w:val="00D52BBB"/>
    <w:rsid w:val="00D5339B"/>
    <w:rsid w:val="00D53434"/>
    <w:rsid w:val="00D53A79"/>
    <w:rsid w:val="00D54B50"/>
    <w:rsid w:val="00D54F56"/>
    <w:rsid w:val="00D55CFD"/>
    <w:rsid w:val="00D563C8"/>
    <w:rsid w:val="00D56410"/>
    <w:rsid w:val="00D56618"/>
    <w:rsid w:val="00D56DF7"/>
    <w:rsid w:val="00D57062"/>
    <w:rsid w:val="00D5722B"/>
    <w:rsid w:val="00D573CD"/>
    <w:rsid w:val="00D57699"/>
    <w:rsid w:val="00D57D8D"/>
    <w:rsid w:val="00D60138"/>
    <w:rsid w:val="00D619BD"/>
    <w:rsid w:val="00D62073"/>
    <w:rsid w:val="00D63137"/>
    <w:rsid w:val="00D63946"/>
    <w:rsid w:val="00D63BDF"/>
    <w:rsid w:val="00D642A5"/>
    <w:rsid w:val="00D645C8"/>
    <w:rsid w:val="00D64617"/>
    <w:rsid w:val="00D65127"/>
    <w:rsid w:val="00D6677B"/>
    <w:rsid w:val="00D6678D"/>
    <w:rsid w:val="00D667B0"/>
    <w:rsid w:val="00D66A18"/>
    <w:rsid w:val="00D66F9E"/>
    <w:rsid w:val="00D67343"/>
    <w:rsid w:val="00D675E5"/>
    <w:rsid w:val="00D676E5"/>
    <w:rsid w:val="00D679E0"/>
    <w:rsid w:val="00D67FD3"/>
    <w:rsid w:val="00D70627"/>
    <w:rsid w:val="00D70FAD"/>
    <w:rsid w:val="00D71789"/>
    <w:rsid w:val="00D71EF1"/>
    <w:rsid w:val="00D72FB9"/>
    <w:rsid w:val="00D733E5"/>
    <w:rsid w:val="00D73D9D"/>
    <w:rsid w:val="00D742E8"/>
    <w:rsid w:val="00D74762"/>
    <w:rsid w:val="00D74D89"/>
    <w:rsid w:val="00D74D8B"/>
    <w:rsid w:val="00D7513B"/>
    <w:rsid w:val="00D75BB4"/>
    <w:rsid w:val="00D773FF"/>
    <w:rsid w:val="00D80736"/>
    <w:rsid w:val="00D80FA1"/>
    <w:rsid w:val="00D820CF"/>
    <w:rsid w:val="00D821D4"/>
    <w:rsid w:val="00D8258B"/>
    <w:rsid w:val="00D82A68"/>
    <w:rsid w:val="00D8329D"/>
    <w:rsid w:val="00D836C4"/>
    <w:rsid w:val="00D83C8B"/>
    <w:rsid w:val="00D83FD4"/>
    <w:rsid w:val="00D83FE1"/>
    <w:rsid w:val="00D842F2"/>
    <w:rsid w:val="00D84D93"/>
    <w:rsid w:val="00D851C5"/>
    <w:rsid w:val="00D85285"/>
    <w:rsid w:val="00D85984"/>
    <w:rsid w:val="00D85D26"/>
    <w:rsid w:val="00D8635B"/>
    <w:rsid w:val="00D8701E"/>
    <w:rsid w:val="00D87188"/>
    <w:rsid w:val="00D875DF"/>
    <w:rsid w:val="00D8788A"/>
    <w:rsid w:val="00D87B69"/>
    <w:rsid w:val="00D87F00"/>
    <w:rsid w:val="00D87FC6"/>
    <w:rsid w:val="00D9019E"/>
    <w:rsid w:val="00D9093E"/>
    <w:rsid w:val="00D90A7F"/>
    <w:rsid w:val="00D90ACC"/>
    <w:rsid w:val="00D91123"/>
    <w:rsid w:val="00D91147"/>
    <w:rsid w:val="00D912CA"/>
    <w:rsid w:val="00D91567"/>
    <w:rsid w:val="00D91788"/>
    <w:rsid w:val="00D918B7"/>
    <w:rsid w:val="00D9203C"/>
    <w:rsid w:val="00D9223A"/>
    <w:rsid w:val="00D923C1"/>
    <w:rsid w:val="00D9309A"/>
    <w:rsid w:val="00D939EA"/>
    <w:rsid w:val="00D94060"/>
    <w:rsid w:val="00D94221"/>
    <w:rsid w:val="00D94852"/>
    <w:rsid w:val="00D948BE"/>
    <w:rsid w:val="00D96503"/>
    <w:rsid w:val="00D96518"/>
    <w:rsid w:val="00D965FD"/>
    <w:rsid w:val="00D96A3E"/>
    <w:rsid w:val="00D97288"/>
    <w:rsid w:val="00D975E3"/>
    <w:rsid w:val="00DA03BC"/>
    <w:rsid w:val="00DA0A4D"/>
    <w:rsid w:val="00DA0B9C"/>
    <w:rsid w:val="00DA0E50"/>
    <w:rsid w:val="00DA0EDF"/>
    <w:rsid w:val="00DA16F6"/>
    <w:rsid w:val="00DA1780"/>
    <w:rsid w:val="00DA1784"/>
    <w:rsid w:val="00DA1DB3"/>
    <w:rsid w:val="00DA2067"/>
    <w:rsid w:val="00DA20A7"/>
    <w:rsid w:val="00DA2312"/>
    <w:rsid w:val="00DA242D"/>
    <w:rsid w:val="00DA318A"/>
    <w:rsid w:val="00DA342E"/>
    <w:rsid w:val="00DA36C0"/>
    <w:rsid w:val="00DA3A9A"/>
    <w:rsid w:val="00DA4171"/>
    <w:rsid w:val="00DA57EB"/>
    <w:rsid w:val="00DA5B3E"/>
    <w:rsid w:val="00DA5B47"/>
    <w:rsid w:val="00DA5EA4"/>
    <w:rsid w:val="00DA6473"/>
    <w:rsid w:val="00DA6ACC"/>
    <w:rsid w:val="00DA7802"/>
    <w:rsid w:val="00DB05D7"/>
    <w:rsid w:val="00DB07A9"/>
    <w:rsid w:val="00DB12B2"/>
    <w:rsid w:val="00DB14F3"/>
    <w:rsid w:val="00DB1CEA"/>
    <w:rsid w:val="00DB1DC8"/>
    <w:rsid w:val="00DB1F15"/>
    <w:rsid w:val="00DB2100"/>
    <w:rsid w:val="00DB3464"/>
    <w:rsid w:val="00DB3AAD"/>
    <w:rsid w:val="00DB3DE0"/>
    <w:rsid w:val="00DB4D0A"/>
    <w:rsid w:val="00DB5834"/>
    <w:rsid w:val="00DB64EB"/>
    <w:rsid w:val="00DB688F"/>
    <w:rsid w:val="00DB68A2"/>
    <w:rsid w:val="00DB6DFA"/>
    <w:rsid w:val="00DB6FC0"/>
    <w:rsid w:val="00DB738E"/>
    <w:rsid w:val="00DB776A"/>
    <w:rsid w:val="00DB7AAF"/>
    <w:rsid w:val="00DC0324"/>
    <w:rsid w:val="00DC15D8"/>
    <w:rsid w:val="00DC1A0F"/>
    <w:rsid w:val="00DC2199"/>
    <w:rsid w:val="00DC2594"/>
    <w:rsid w:val="00DC2946"/>
    <w:rsid w:val="00DC2CF2"/>
    <w:rsid w:val="00DC34BD"/>
    <w:rsid w:val="00DC3890"/>
    <w:rsid w:val="00DC3C7E"/>
    <w:rsid w:val="00DC4414"/>
    <w:rsid w:val="00DC4CFF"/>
    <w:rsid w:val="00DC5228"/>
    <w:rsid w:val="00DC5693"/>
    <w:rsid w:val="00DC5E6C"/>
    <w:rsid w:val="00DC611C"/>
    <w:rsid w:val="00DC6126"/>
    <w:rsid w:val="00DC6441"/>
    <w:rsid w:val="00DC64D4"/>
    <w:rsid w:val="00DC6F7A"/>
    <w:rsid w:val="00DC74E8"/>
    <w:rsid w:val="00DC75F5"/>
    <w:rsid w:val="00DC77AF"/>
    <w:rsid w:val="00DD0166"/>
    <w:rsid w:val="00DD187E"/>
    <w:rsid w:val="00DD1E2B"/>
    <w:rsid w:val="00DD3566"/>
    <w:rsid w:val="00DD43A7"/>
    <w:rsid w:val="00DD526A"/>
    <w:rsid w:val="00DD5394"/>
    <w:rsid w:val="00DD547E"/>
    <w:rsid w:val="00DD54DA"/>
    <w:rsid w:val="00DD61C3"/>
    <w:rsid w:val="00DD67EF"/>
    <w:rsid w:val="00DD72B8"/>
    <w:rsid w:val="00DD77AE"/>
    <w:rsid w:val="00DD789C"/>
    <w:rsid w:val="00DD7D86"/>
    <w:rsid w:val="00DE00B1"/>
    <w:rsid w:val="00DE0449"/>
    <w:rsid w:val="00DE0F1D"/>
    <w:rsid w:val="00DE188F"/>
    <w:rsid w:val="00DE1EC0"/>
    <w:rsid w:val="00DE1FFC"/>
    <w:rsid w:val="00DE2261"/>
    <w:rsid w:val="00DE3B6E"/>
    <w:rsid w:val="00DE3EC7"/>
    <w:rsid w:val="00DE3ECA"/>
    <w:rsid w:val="00DE40D5"/>
    <w:rsid w:val="00DE4D1F"/>
    <w:rsid w:val="00DE55F1"/>
    <w:rsid w:val="00DE564D"/>
    <w:rsid w:val="00DE587A"/>
    <w:rsid w:val="00DE6098"/>
    <w:rsid w:val="00DE6835"/>
    <w:rsid w:val="00DE6A6F"/>
    <w:rsid w:val="00DE6D28"/>
    <w:rsid w:val="00DE6DBD"/>
    <w:rsid w:val="00DE71BB"/>
    <w:rsid w:val="00DE7388"/>
    <w:rsid w:val="00DE7FF4"/>
    <w:rsid w:val="00DF1B12"/>
    <w:rsid w:val="00DF1C5E"/>
    <w:rsid w:val="00DF1C60"/>
    <w:rsid w:val="00DF264E"/>
    <w:rsid w:val="00DF30C2"/>
    <w:rsid w:val="00DF3BC0"/>
    <w:rsid w:val="00DF3CA2"/>
    <w:rsid w:val="00DF3ED7"/>
    <w:rsid w:val="00DF430A"/>
    <w:rsid w:val="00DF44BF"/>
    <w:rsid w:val="00DF5426"/>
    <w:rsid w:val="00DF5823"/>
    <w:rsid w:val="00DF62BE"/>
    <w:rsid w:val="00DF643C"/>
    <w:rsid w:val="00DF6AF6"/>
    <w:rsid w:val="00DF6E9A"/>
    <w:rsid w:val="00DF7118"/>
    <w:rsid w:val="00DF7A41"/>
    <w:rsid w:val="00E00BB4"/>
    <w:rsid w:val="00E011D5"/>
    <w:rsid w:val="00E01259"/>
    <w:rsid w:val="00E01F0A"/>
    <w:rsid w:val="00E02BC9"/>
    <w:rsid w:val="00E03A41"/>
    <w:rsid w:val="00E03A76"/>
    <w:rsid w:val="00E04674"/>
    <w:rsid w:val="00E04F7B"/>
    <w:rsid w:val="00E05125"/>
    <w:rsid w:val="00E065A3"/>
    <w:rsid w:val="00E0779C"/>
    <w:rsid w:val="00E101E3"/>
    <w:rsid w:val="00E10470"/>
    <w:rsid w:val="00E10F1C"/>
    <w:rsid w:val="00E10FF4"/>
    <w:rsid w:val="00E10FF5"/>
    <w:rsid w:val="00E11050"/>
    <w:rsid w:val="00E1156C"/>
    <w:rsid w:val="00E11BFB"/>
    <w:rsid w:val="00E11F3B"/>
    <w:rsid w:val="00E11FAB"/>
    <w:rsid w:val="00E12448"/>
    <w:rsid w:val="00E12796"/>
    <w:rsid w:val="00E127D8"/>
    <w:rsid w:val="00E147A6"/>
    <w:rsid w:val="00E14A12"/>
    <w:rsid w:val="00E14CF2"/>
    <w:rsid w:val="00E14DEC"/>
    <w:rsid w:val="00E152A7"/>
    <w:rsid w:val="00E164D1"/>
    <w:rsid w:val="00E16911"/>
    <w:rsid w:val="00E16D29"/>
    <w:rsid w:val="00E16DCE"/>
    <w:rsid w:val="00E178A9"/>
    <w:rsid w:val="00E17A37"/>
    <w:rsid w:val="00E17E25"/>
    <w:rsid w:val="00E2071D"/>
    <w:rsid w:val="00E20847"/>
    <w:rsid w:val="00E20852"/>
    <w:rsid w:val="00E21187"/>
    <w:rsid w:val="00E21337"/>
    <w:rsid w:val="00E21DE1"/>
    <w:rsid w:val="00E21F0F"/>
    <w:rsid w:val="00E232C5"/>
    <w:rsid w:val="00E2355E"/>
    <w:rsid w:val="00E2392F"/>
    <w:rsid w:val="00E23EA3"/>
    <w:rsid w:val="00E23FEF"/>
    <w:rsid w:val="00E2492F"/>
    <w:rsid w:val="00E24D72"/>
    <w:rsid w:val="00E250A1"/>
    <w:rsid w:val="00E25456"/>
    <w:rsid w:val="00E260F3"/>
    <w:rsid w:val="00E2620B"/>
    <w:rsid w:val="00E268E3"/>
    <w:rsid w:val="00E269EC"/>
    <w:rsid w:val="00E273DC"/>
    <w:rsid w:val="00E27A73"/>
    <w:rsid w:val="00E27AE9"/>
    <w:rsid w:val="00E27B1E"/>
    <w:rsid w:val="00E30979"/>
    <w:rsid w:val="00E30A6F"/>
    <w:rsid w:val="00E30D13"/>
    <w:rsid w:val="00E30E92"/>
    <w:rsid w:val="00E31919"/>
    <w:rsid w:val="00E32EB7"/>
    <w:rsid w:val="00E330B2"/>
    <w:rsid w:val="00E336D2"/>
    <w:rsid w:val="00E33807"/>
    <w:rsid w:val="00E33953"/>
    <w:rsid w:val="00E344C6"/>
    <w:rsid w:val="00E35B6F"/>
    <w:rsid w:val="00E35EB8"/>
    <w:rsid w:val="00E366DB"/>
    <w:rsid w:val="00E37290"/>
    <w:rsid w:val="00E374EC"/>
    <w:rsid w:val="00E40F1D"/>
    <w:rsid w:val="00E41071"/>
    <w:rsid w:val="00E4135F"/>
    <w:rsid w:val="00E41C51"/>
    <w:rsid w:val="00E42143"/>
    <w:rsid w:val="00E4306D"/>
    <w:rsid w:val="00E4333F"/>
    <w:rsid w:val="00E435E0"/>
    <w:rsid w:val="00E43640"/>
    <w:rsid w:val="00E4366F"/>
    <w:rsid w:val="00E43F08"/>
    <w:rsid w:val="00E43F35"/>
    <w:rsid w:val="00E442A5"/>
    <w:rsid w:val="00E442AC"/>
    <w:rsid w:val="00E442F7"/>
    <w:rsid w:val="00E45014"/>
    <w:rsid w:val="00E4566B"/>
    <w:rsid w:val="00E45ACA"/>
    <w:rsid w:val="00E45B6A"/>
    <w:rsid w:val="00E463BD"/>
    <w:rsid w:val="00E47217"/>
    <w:rsid w:val="00E47933"/>
    <w:rsid w:val="00E47F57"/>
    <w:rsid w:val="00E50361"/>
    <w:rsid w:val="00E50B36"/>
    <w:rsid w:val="00E50CD6"/>
    <w:rsid w:val="00E50CF5"/>
    <w:rsid w:val="00E51310"/>
    <w:rsid w:val="00E516C7"/>
    <w:rsid w:val="00E519BB"/>
    <w:rsid w:val="00E5256E"/>
    <w:rsid w:val="00E526DF"/>
    <w:rsid w:val="00E52AF4"/>
    <w:rsid w:val="00E538FF"/>
    <w:rsid w:val="00E544E9"/>
    <w:rsid w:val="00E54516"/>
    <w:rsid w:val="00E549F3"/>
    <w:rsid w:val="00E54B5A"/>
    <w:rsid w:val="00E54DDA"/>
    <w:rsid w:val="00E55659"/>
    <w:rsid w:val="00E55DFA"/>
    <w:rsid w:val="00E563E4"/>
    <w:rsid w:val="00E571EA"/>
    <w:rsid w:val="00E5721F"/>
    <w:rsid w:val="00E576D5"/>
    <w:rsid w:val="00E605D3"/>
    <w:rsid w:val="00E60664"/>
    <w:rsid w:val="00E60F02"/>
    <w:rsid w:val="00E6173E"/>
    <w:rsid w:val="00E61C1F"/>
    <w:rsid w:val="00E61F6B"/>
    <w:rsid w:val="00E621DC"/>
    <w:rsid w:val="00E62473"/>
    <w:rsid w:val="00E62480"/>
    <w:rsid w:val="00E628CE"/>
    <w:rsid w:val="00E63697"/>
    <w:rsid w:val="00E6397A"/>
    <w:rsid w:val="00E63DB1"/>
    <w:rsid w:val="00E63F76"/>
    <w:rsid w:val="00E64266"/>
    <w:rsid w:val="00E647F9"/>
    <w:rsid w:val="00E64959"/>
    <w:rsid w:val="00E64C2D"/>
    <w:rsid w:val="00E64FA2"/>
    <w:rsid w:val="00E661AF"/>
    <w:rsid w:val="00E66212"/>
    <w:rsid w:val="00E6680A"/>
    <w:rsid w:val="00E669DA"/>
    <w:rsid w:val="00E66BF0"/>
    <w:rsid w:val="00E67B62"/>
    <w:rsid w:val="00E67F7E"/>
    <w:rsid w:val="00E700FF"/>
    <w:rsid w:val="00E70505"/>
    <w:rsid w:val="00E7083A"/>
    <w:rsid w:val="00E70D34"/>
    <w:rsid w:val="00E7117D"/>
    <w:rsid w:val="00E712F8"/>
    <w:rsid w:val="00E71AE8"/>
    <w:rsid w:val="00E71EAD"/>
    <w:rsid w:val="00E71F59"/>
    <w:rsid w:val="00E72987"/>
    <w:rsid w:val="00E73AFD"/>
    <w:rsid w:val="00E7465A"/>
    <w:rsid w:val="00E74F47"/>
    <w:rsid w:val="00E74FA5"/>
    <w:rsid w:val="00E7593C"/>
    <w:rsid w:val="00E7629F"/>
    <w:rsid w:val="00E768A9"/>
    <w:rsid w:val="00E76E67"/>
    <w:rsid w:val="00E77145"/>
    <w:rsid w:val="00E77247"/>
    <w:rsid w:val="00E7724E"/>
    <w:rsid w:val="00E7734E"/>
    <w:rsid w:val="00E807F9"/>
    <w:rsid w:val="00E80843"/>
    <w:rsid w:val="00E8099F"/>
    <w:rsid w:val="00E815FC"/>
    <w:rsid w:val="00E81CDC"/>
    <w:rsid w:val="00E81DDF"/>
    <w:rsid w:val="00E81FA6"/>
    <w:rsid w:val="00E82107"/>
    <w:rsid w:val="00E828F3"/>
    <w:rsid w:val="00E83367"/>
    <w:rsid w:val="00E83EF9"/>
    <w:rsid w:val="00E840FF"/>
    <w:rsid w:val="00E84930"/>
    <w:rsid w:val="00E84950"/>
    <w:rsid w:val="00E849A4"/>
    <w:rsid w:val="00E84ACA"/>
    <w:rsid w:val="00E84EC9"/>
    <w:rsid w:val="00E84F5E"/>
    <w:rsid w:val="00E856B3"/>
    <w:rsid w:val="00E85858"/>
    <w:rsid w:val="00E85F88"/>
    <w:rsid w:val="00E87203"/>
    <w:rsid w:val="00E879BF"/>
    <w:rsid w:val="00E87DAC"/>
    <w:rsid w:val="00E908CF"/>
    <w:rsid w:val="00E90C82"/>
    <w:rsid w:val="00E90F64"/>
    <w:rsid w:val="00E91904"/>
    <w:rsid w:val="00E91AD4"/>
    <w:rsid w:val="00E923F1"/>
    <w:rsid w:val="00E92AC3"/>
    <w:rsid w:val="00E92B30"/>
    <w:rsid w:val="00E937A4"/>
    <w:rsid w:val="00E938C0"/>
    <w:rsid w:val="00E93CF9"/>
    <w:rsid w:val="00E9523B"/>
    <w:rsid w:val="00E9598D"/>
    <w:rsid w:val="00E95E6C"/>
    <w:rsid w:val="00E96AC1"/>
    <w:rsid w:val="00E973FF"/>
    <w:rsid w:val="00E977E1"/>
    <w:rsid w:val="00E9788E"/>
    <w:rsid w:val="00E97B7D"/>
    <w:rsid w:val="00E97E69"/>
    <w:rsid w:val="00E97FD8"/>
    <w:rsid w:val="00EA0175"/>
    <w:rsid w:val="00EA06D5"/>
    <w:rsid w:val="00EA1295"/>
    <w:rsid w:val="00EA1898"/>
    <w:rsid w:val="00EA1A85"/>
    <w:rsid w:val="00EA2454"/>
    <w:rsid w:val="00EA2764"/>
    <w:rsid w:val="00EA306B"/>
    <w:rsid w:val="00EA3C17"/>
    <w:rsid w:val="00EA459E"/>
    <w:rsid w:val="00EA485C"/>
    <w:rsid w:val="00EA4AAD"/>
    <w:rsid w:val="00EA4B39"/>
    <w:rsid w:val="00EA5438"/>
    <w:rsid w:val="00EA5ECE"/>
    <w:rsid w:val="00EA69EC"/>
    <w:rsid w:val="00EA6A4A"/>
    <w:rsid w:val="00EA793D"/>
    <w:rsid w:val="00EA7A5B"/>
    <w:rsid w:val="00EB0424"/>
    <w:rsid w:val="00EB0487"/>
    <w:rsid w:val="00EB1B05"/>
    <w:rsid w:val="00EB1E71"/>
    <w:rsid w:val="00EB2183"/>
    <w:rsid w:val="00EB23FE"/>
    <w:rsid w:val="00EB2B29"/>
    <w:rsid w:val="00EB2CCB"/>
    <w:rsid w:val="00EB2E9F"/>
    <w:rsid w:val="00EB31A4"/>
    <w:rsid w:val="00EB35BC"/>
    <w:rsid w:val="00EB3A6A"/>
    <w:rsid w:val="00EB437D"/>
    <w:rsid w:val="00EB471D"/>
    <w:rsid w:val="00EB5177"/>
    <w:rsid w:val="00EB5475"/>
    <w:rsid w:val="00EB54C3"/>
    <w:rsid w:val="00EB566F"/>
    <w:rsid w:val="00EB5EF2"/>
    <w:rsid w:val="00EB624D"/>
    <w:rsid w:val="00EB6842"/>
    <w:rsid w:val="00EB793D"/>
    <w:rsid w:val="00EC00D1"/>
    <w:rsid w:val="00EC120A"/>
    <w:rsid w:val="00EC185A"/>
    <w:rsid w:val="00EC1E58"/>
    <w:rsid w:val="00EC2291"/>
    <w:rsid w:val="00EC23F7"/>
    <w:rsid w:val="00EC254E"/>
    <w:rsid w:val="00EC2901"/>
    <w:rsid w:val="00EC3389"/>
    <w:rsid w:val="00EC4683"/>
    <w:rsid w:val="00EC4A97"/>
    <w:rsid w:val="00EC4EC0"/>
    <w:rsid w:val="00EC52B2"/>
    <w:rsid w:val="00EC5D5C"/>
    <w:rsid w:val="00EC5F4E"/>
    <w:rsid w:val="00EC6019"/>
    <w:rsid w:val="00EC6855"/>
    <w:rsid w:val="00EC6F5F"/>
    <w:rsid w:val="00EC7DC7"/>
    <w:rsid w:val="00ED037C"/>
    <w:rsid w:val="00ED0830"/>
    <w:rsid w:val="00ED08D2"/>
    <w:rsid w:val="00ED14BE"/>
    <w:rsid w:val="00ED1FF4"/>
    <w:rsid w:val="00ED22F1"/>
    <w:rsid w:val="00ED2459"/>
    <w:rsid w:val="00ED2717"/>
    <w:rsid w:val="00ED29E7"/>
    <w:rsid w:val="00ED2CE9"/>
    <w:rsid w:val="00ED2F3E"/>
    <w:rsid w:val="00ED2F67"/>
    <w:rsid w:val="00ED3457"/>
    <w:rsid w:val="00ED3CFE"/>
    <w:rsid w:val="00ED3F94"/>
    <w:rsid w:val="00ED3FC9"/>
    <w:rsid w:val="00ED4A77"/>
    <w:rsid w:val="00ED56E9"/>
    <w:rsid w:val="00ED5C26"/>
    <w:rsid w:val="00ED5F32"/>
    <w:rsid w:val="00ED5FC2"/>
    <w:rsid w:val="00ED67B5"/>
    <w:rsid w:val="00ED6DA8"/>
    <w:rsid w:val="00ED6E05"/>
    <w:rsid w:val="00ED730A"/>
    <w:rsid w:val="00ED7815"/>
    <w:rsid w:val="00ED79CA"/>
    <w:rsid w:val="00ED7E7B"/>
    <w:rsid w:val="00EE076A"/>
    <w:rsid w:val="00EE07E4"/>
    <w:rsid w:val="00EE090D"/>
    <w:rsid w:val="00EE120B"/>
    <w:rsid w:val="00EE12E9"/>
    <w:rsid w:val="00EE2299"/>
    <w:rsid w:val="00EE245C"/>
    <w:rsid w:val="00EE2837"/>
    <w:rsid w:val="00EE2A85"/>
    <w:rsid w:val="00EE339D"/>
    <w:rsid w:val="00EE34A1"/>
    <w:rsid w:val="00EE43CD"/>
    <w:rsid w:val="00EE459B"/>
    <w:rsid w:val="00EE4959"/>
    <w:rsid w:val="00EE49BE"/>
    <w:rsid w:val="00EE4C6A"/>
    <w:rsid w:val="00EE4D6D"/>
    <w:rsid w:val="00EE5B74"/>
    <w:rsid w:val="00EE61C5"/>
    <w:rsid w:val="00EE6237"/>
    <w:rsid w:val="00EE689E"/>
    <w:rsid w:val="00EE6E2E"/>
    <w:rsid w:val="00EE6E59"/>
    <w:rsid w:val="00EE71F5"/>
    <w:rsid w:val="00EE73B9"/>
    <w:rsid w:val="00EE74C3"/>
    <w:rsid w:val="00EE7621"/>
    <w:rsid w:val="00EE7681"/>
    <w:rsid w:val="00EF07DF"/>
    <w:rsid w:val="00EF0C2E"/>
    <w:rsid w:val="00EF101C"/>
    <w:rsid w:val="00EF11F3"/>
    <w:rsid w:val="00EF1ADF"/>
    <w:rsid w:val="00EF1D67"/>
    <w:rsid w:val="00EF252B"/>
    <w:rsid w:val="00EF26D0"/>
    <w:rsid w:val="00EF2783"/>
    <w:rsid w:val="00EF2802"/>
    <w:rsid w:val="00EF3895"/>
    <w:rsid w:val="00EF3ACB"/>
    <w:rsid w:val="00EF4332"/>
    <w:rsid w:val="00EF48A0"/>
    <w:rsid w:val="00EF4911"/>
    <w:rsid w:val="00EF4C9E"/>
    <w:rsid w:val="00EF5253"/>
    <w:rsid w:val="00EF5A04"/>
    <w:rsid w:val="00EF5A40"/>
    <w:rsid w:val="00EF5CC0"/>
    <w:rsid w:val="00EF65C0"/>
    <w:rsid w:val="00EF76DF"/>
    <w:rsid w:val="00EF78FF"/>
    <w:rsid w:val="00F008A5"/>
    <w:rsid w:val="00F009FC"/>
    <w:rsid w:val="00F00A71"/>
    <w:rsid w:val="00F010B0"/>
    <w:rsid w:val="00F011A7"/>
    <w:rsid w:val="00F01BA2"/>
    <w:rsid w:val="00F026F8"/>
    <w:rsid w:val="00F03193"/>
    <w:rsid w:val="00F03208"/>
    <w:rsid w:val="00F033FE"/>
    <w:rsid w:val="00F03A8B"/>
    <w:rsid w:val="00F04C88"/>
    <w:rsid w:val="00F0518F"/>
    <w:rsid w:val="00F057D9"/>
    <w:rsid w:val="00F05B0D"/>
    <w:rsid w:val="00F05BF6"/>
    <w:rsid w:val="00F062C8"/>
    <w:rsid w:val="00F06D2C"/>
    <w:rsid w:val="00F06FDF"/>
    <w:rsid w:val="00F07628"/>
    <w:rsid w:val="00F07BB0"/>
    <w:rsid w:val="00F07D8B"/>
    <w:rsid w:val="00F103A7"/>
    <w:rsid w:val="00F10BB7"/>
    <w:rsid w:val="00F10C02"/>
    <w:rsid w:val="00F11241"/>
    <w:rsid w:val="00F114EE"/>
    <w:rsid w:val="00F1162B"/>
    <w:rsid w:val="00F1277C"/>
    <w:rsid w:val="00F133AF"/>
    <w:rsid w:val="00F13438"/>
    <w:rsid w:val="00F138A5"/>
    <w:rsid w:val="00F13906"/>
    <w:rsid w:val="00F13E84"/>
    <w:rsid w:val="00F14490"/>
    <w:rsid w:val="00F14521"/>
    <w:rsid w:val="00F149E0"/>
    <w:rsid w:val="00F1514A"/>
    <w:rsid w:val="00F15870"/>
    <w:rsid w:val="00F15F24"/>
    <w:rsid w:val="00F16094"/>
    <w:rsid w:val="00F16183"/>
    <w:rsid w:val="00F168B2"/>
    <w:rsid w:val="00F16B36"/>
    <w:rsid w:val="00F16DBC"/>
    <w:rsid w:val="00F207DD"/>
    <w:rsid w:val="00F2102A"/>
    <w:rsid w:val="00F21113"/>
    <w:rsid w:val="00F2230A"/>
    <w:rsid w:val="00F22736"/>
    <w:rsid w:val="00F23547"/>
    <w:rsid w:val="00F23906"/>
    <w:rsid w:val="00F24699"/>
    <w:rsid w:val="00F24934"/>
    <w:rsid w:val="00F24AFB"/>
    <w:rsid w:val="00F25128"/>
    <w:rsid w:val="00F2535D"/>
    <w:rsid w:val="00F25715"/>
    <w:rsid w:val="00F25762"/>
    <w:rsid w:val="00F257AF"/>
    <w:rsid w:val="00F25879"/>
    <w:rsid w:val="00F25E00"/>
    <w:rsid w:val="00F25EA9"/>
    <w:rsid w:val="00F26CCB"/>
    <w:rsid w:val="00F26FBE"/>
    <w:rsid w:val="00F2708B"/>
    <w:rsid w:val="00F303DE"/>
    <w:rsid w:val="00F309FD"/>
    <w:rsid w:val="00F30B33"/>
    <w:rsid w:val="00F30D97"/>
    <w:rsid w:val="00F3171B"/>
    <w:rsid w:val="00F31BBD"/>
    <w:rsid w:val="00F3261C"/>
    <w:rsid w:val="00F32D7F"/>
    <w:rsid w:val="00F338CE"/>
    <w:rsid w:val="00F339C6"/>
    <w:rsid w:val="00F33DC6"/>
    <w:rsid w:val="00F34B03"/>
    <w:rsid w:val="00F34B33"/>
    <w:rsid w:val="00F34DAE"/>
    <w:rsid w:val="00F359DC"/>
    <w:rsid w:val="00F35E33"/>
    <w:rsid w:val="00F36B27"/>
    <w:rsid w:val="00F36C15"/>
    <w:rsid w:val="00F3772F"/>
    <w:rsid w:val="00F37995"/>
    <w:rsid w:val="00F37AB6"/>
    <w:rsid w:val="00F37AC2"/>
    <w:rsid w:val="00F402AB"/>
    <w:rsid w:val="00F40EE0"/>
    <w:rsid w:val="00F42828"/>
    <w:rsid w:val="00F43239"/>
    <w:rsid w:val="00F43395"/>
    <w:rsid w:val="00F45331"/>
    <w:rsid w:val="00F45722"/>
    <w:rsid w:val="00F45BD7"/>
    <w:rsid w:val="00F45D1F"/>
    <w:rsid w:val="00F463DF"/>
    <w:rsid w:val="00F47B6F"/>
    <w:rsid w:val="00F5095F"/>
    <w:rsid w:val="00F50BAF"/>
    <w:rsid w:val="00F51D58"/>
    <w:rsid w:val="00F52549"/>
    <w:rsid w:val="00F52BA2"/>
    <w:rsid w:val="00F52FDF"/>
    <w:rsid w:val="00F539DD"/>
    <w:rsid w:val="00F53B65"/>
    <w:rsid w:val="00F55633"/>
    <w:rsid w:val="00F56CBC"/>
    <w:rsid w:val="00F578BD"/>
    <w:rsid w:val="00F60043"/>
    <w:rsid w:val="00F60329"/>
    <w:rsid w:val="00F6092D"/>
    <w:rsid w:val="00F616CB"/>
    <w:rsid w:val="00F61AA0"/>
    <w:rsid w:val="00F61B73"/>
    <w:rsid w:val="00F62EF4"/>
    <w:rsid w:val="00F62F37"/>
    <w:rsid w:val="00F63584"/>
    <w:rsid w:val="00F6381F"/>
    <w:rsid w:val="00F65A0A"/>
    <w:rsid w:val="00F65BC7"/>
    <w:rsid w:val="00F65D8E"/>
    <w:rsid w:val="00F65E77"/>
    <w:rsid w:val="00F6604C"/>
    <w:rsid w:val="00F6625C"/>
    <w:rsid w:val="00F66EF8"/>
    <w:rsid w:val="00F66FB2"/>
    <w:rsid w:val="00F67107"/>
    <w:rsid w:val="00F671BF"/>
    <w:rsid w:val="00F673B1"/>
    <w:rsid w:val="00F67776"/>
    <w:rsid w:val="00F67FC7"/>
    <w:rsid w:val="00F7115E"/>
    <w:rsid w:val="00F71481"/>
    <w:rsid w:val="00F71B8A"/>
    <w:rsid w:val="00F72BB8"/>
    <w:rsid w:val="00F73BD8"/>
    <w:rsid w:val="00F74189"/>
    <w:rsid w:val="00F751AE"/>
    <w:rsid w:val="00F75EED"/>
    <w:rsid w:val="00F764F2"/>
    <w:rsid w:val="00F76DAE"/>
    <w:rsid w:val="00F772BE"/>
    <w:rsid w:val="00F77AD0"/>
    <w:rsid w:val="00F77FC2"/>
    <w:rsid w:val="00F8011F"/>
    <w:rsid w:val="00F802AD"/>
    <w:rsid w:val="00F81110"/>
    <w:rsid w:val="00F81541"/>
    <w:rsid w:val="00F81552"/>
    <w:rsid w:val="00F81BAC"/>
    <w:rsid w:val="00F82AC0"/>
    <w:rsid w:val="00F82C37"/>
    <w:rsid w:val="00F834CE"/>
    <w:rsid w:val="00F8366C"/>
    <w:rsid w:val="00F83A9F"/>
    <w:rsid w:val="00F83B3D"/>
    <w:rsid w:val="00F8469E"/>
    <w:rsid w:val="00F84B29"/>
    <w:rsid w:val="00F84B3D"/>
    <w:rsid w:val="00F84C21"/>
    <w:rsid w:val="00F84FDA"/>
    <w:rsid w:val="00F85800"/>
    <w:rsid w:val="00F85817"/>
    <w:rsid w:val="00F8610A"/>
    <w:rsid w:val="00F8661A"/>
    <w:rsid w:val="00F87906"/>
    <w:rsid w:val="00F90148"/>
    <w:rsid w:val="00F908F9"/>
    <w:rsid w:val="00F912B3"/>
    <w:rsid w:val="00F92D21"/>
    <w:rsid w:val="00F92DC8"/>
    <w:rsid w:val="00F92E5F"/>
    <w:rsid w:val="00F92ECC"/>
    <w:rsid w:val="00F9324A"/>
    <w:rsid w:val="00F93830"/>
    <w:rsid w:val="00F93DF2"/>
    <w:rsid w:val="00F9400F"/>
    <w:rsid w:val="00F944B0"/>
    <w:rsid w:val="00F956EF"/>
    <w:rsid w:val="00F95D8A"/>
    <w:rsid w:val="00F95F65"/>
    <w:rsid w:val="00F96D2E"/>
    <w:rsid w:val="00F97582"/>
    <w:rsid w:val="00F975E4"/>
    <w:rsid w:val="00F975E9"/>
    <w:rsid w:val="00F97707"/>
    <w:rsid w:val="00FA0617"/>
    <w:rsid w:val="00FA07E0"/>
    <w:rsid w:val="00FA0FBA"/>
    <w:rsid w:val="00FA1740"/>
    <w:rsid w:val="00FA29EE"/>
    <w:rsid w:val="00FA2FA9"/>
    <w:rsid w:val="00FA30D7"/>
    <w:rsid w:val="00FA3110"/>
    <w:rsid w:val="00FA34A6"/>
    <w:rsid w:val="00FA39DF"/>
    <w:rsid w:val="00FA3FF3"/>
    <w:rsid w:val="00FA451D"/>
    <w:rsid w:val="00FA4E4B"/>
    <w:rsid w:val="00FA4F19"/>
    <w:rsid w:val="00FA5052"/>
    <w:rsid w:val="00FA50DA"/>
    <w:rsid w:val="00FA57BC"/>
    <w:rsid w:val="00FA5C54"/>
    <w:rsid w:val="00FA64F2"/>
    <w:rsid w:val="00FA67D6"/>
    <w:rsid w:val="00FA6903"/>
    <w:rsid w:val="00FA6C48"/>
    <w:rsid w:val="00FA6CDE"/>
    <w:rsid w:val="00FA6ECC"/>
    <w:rsid w:val="00FA7093"/>
    <w:rsid w:val="00FA70E9"/>
    <w:rsid w:val="00FA72EA"/>
    <w:rsid w:val="00FA7AC8"/>
    <w:rsid w:val="00FA7ACD"/>
    <w:rsid w:val="00FA7C31"/>
    <w:rsid w:val="00FB0144"/>
    <w:rsid w:val="00FB04C5"/>
    <w:rsid w:val="00FB0762"/>
    <w:rsid w:val="00FB12D9"/>
    <w:rsid w:val="00FB15FA"/>
    <w:rsid w:val="00FB1651"/>
    <w:rsid w:val="00FB2195"/>
    <w:rsid w:val="00FB25A8"/>
    <w:rsid w:val="00FB378D"/>
    <w:rsid w:val="00FB3DDC"/>
    <w:rsid w:val="00FB3E22"/>
    <w:rsid w:val="00FB406A"/>
    <w:rsid w:val="00FB4457"/>
    <w:rsid w:val="00FB45FF"/>
    <w:rsid w:val="00FB4CDE"/>
    <w:rsid w:val="00FB5026"/>
    <w:rsid w:val="00FB5374"/>
    <w:rsid w:val="00FB5728"/>
    <w:rsid w:val="00FB6675"/>
    <w:rsid w:val="00FB6916"/>
    <w:rsid w:val="00FB7E27"/>
    <w:rsid w:val="00FC122C"/>
    <w:rsid w:val="00FC14E2"/>
    <w:rsid w:val="00FC1D73"/>
    <w:rsid w:val="00FC2887"/>
    <w:rsid w:val="00FC2900"/>
    <w:rsid w:val="00FC2C74"/>
    <w:rsid w:val="00FC2EE9"/>
    <w:rsid w:val="00FC3960"/>
    <w:rsid w:val="00FC439B"/>
    <w:rsid w:val="00FC461C"/>
    <w:rsid w:val="00FC465C"/>
    <w:rsid w:val="00FC4688"/>
    <w:rsid w:val="00FC4AAC"/>
    <w:rsid w:val="00FC4B74"/>
    <w:rsid w:val="00FC4D29"/>
    <w:rsid w:val="00FC5170"/>
    <w:rsid w:val="00FC520A"/>
    <w:rsid w:val="00FC5A66"/>
    <w:rsid w:val="00FC5B21"/>
    <w:rsid w:val="00FC6754"/>
    <w:rsid w:val="00FC67DA"/>
    <w:rsid w:val="00FC6885"/>
    <w:rsid w:val="00FC6E06"/>
    <w:rsid w:val="00FC7029"/>
    <w:rsid w:val="00FC711C"/>
    <w:rsid w:val="00FC717F"/>
    <w:rsid w:val="00FC7934"/>
    <w:rsid w:val="00FC7A1B"/>
    <w:rsid w:val="00FC7A54"/>
    <w:rsid w:val="00FD0747"/>
    <w:rsid w:val="00FD172D"/>
    <w:rsid w:val="00FD1D23"/>
    <w:rsid w:val="00FD1D6E"/>
    <w:rsid w:val="00FD2796"/>
    <w:rsid w:val="00FD3150"/>
    <w:rsid w:val="00FD4165"/>
    <w:rsid w:val="00FD4220"/>
    <w:rsid w:val="00FD432B"/>
    <w:rsid w:val="00FD4C4D"/>
    <w:rsid w:val="00FD569A"/>
    <w:rsid w:val="00FD5F55"/>
    <w:rsid w:val="00FD6949"/>
    <w:rsid w:val="00FD69B4"/>
    <w:rsid w:val="00FD6AF1"/>
    <w:rsid w:val="00FD6B25"/>
    <w:rsid w:val="00FD7ABD"/>
    <w:rsid w:val="00FE0329"/>
    <w:rsid w:val="00FE0691"/>
    <w:rsid w:val="00FE1A2A"/>
    <w:rsid w:val="00FE1D25"/>
    <w:rsid w:val="00FE252A"/>
    <w:rsid w:val="00FE27E9"/>
    <w:rsid w:val="00FE2EE5"/>
    <w:rsid w:val="00FE3972"/>
    <w:rsid w:val="00FE3EF4"/>
    <w:rsid w:val="00FE42A0"/>
    <w:rsid w:val="00FE4C74"/>
    <w:rsid w:val="00FE50E6"/>
    <w:rsid w:val="00FE52C4"/>
    <w:rsid w:val="00FE5598"/>
    <w:rsid w:val="00FE58C9"/>
    <w:rsid w:val="00FE7679"/>
    <w:rsid w:val="00FE7D83"/>
    <w:rsid w:val="00FE7DC7"/>
    <w:rsid w:val="00FE7EBA"/>
    <w:rsid w:val="00FF0418"/>
    <w:rsid w:val="00FF086E"/>
    <w:rsid w:val="00FF0E8E"/>
    <w:rsid w:val="00FF1108"/>
    <w:rsid w:val="00FF149E"/>
    <w:rsid w:val="00FF1B6E"/>
    <w:rsid w:val="00FF1D9E"/>
    <w:rsid w:val="00FF1EAA"/>
    <w:rsid w:val="00FF287A"/>
    <w:rsid w:val="00FF3275"/>
    <w:rsid w:val="00FF3843"/>
    <w:rsid w:val="00FF42C1"/>
    <w:rsid w:val="00FF5B4E"/>
    <w:rsid w:val="00FF5F7E"/>
    <w:rsid w:val="00FF665B"/>
    <w:rsid w:val="00FF6EDE"/>
    <w:rsid w:val="00FF707C"/>
    <w:rsid w:val="00FF79F3"/>
    <w:rsid w:val="00FF7C2B"/>
    <w:rsid w:val="00FF7D4B"/>
    <w:rsid w:val="0CA53A56"/>
    <w:rsid w:val="109D8E8A"/>
    <w:rsid w:val="170E4D90"/>
    <w:rsid w:val="33249EA7"/>
    <w:rsid w:val="36854D62"/>
    <w:rsid w:val="636E334D"/>
    <w:rsid w:val="77C3E206"/>
    <w:rsid w:val="7D0ACBF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399ED4A"/>
  <w15:docId w15:val="{43796BF9-2CDD-4D79-8DF3-D7E41C08E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iPriority="99"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4">
    <w:name w:val="Normal"/>
    <w:qFormat/>
    <w:rsid w:val="004A4262"/>
    <w:pPr>
      <w:ind w:firstLine="567"/>
      <w:jc w:val="both"/>
    </w:pPr>
    <w:rPr>
      <w:sz w:val="24"/>
    </w:rPr>
  </w:style>
  <w:style w:type="paragraph" w:styleId="1">
    <w:name w:val="heading 1"/>
    <w:aliases w:val="_GOST_1,GOST_1,h:1,h:1app,TF-Overskrift 1,H1,H11,R1,Titre 0,.,Название спецификации,Название организации,1,Section,Знак,ASFK_1,_EB_1,Загол 1,h1,app heading 1,ITT t1,II+,I,H12,H13,H14,H15,H16,H17,H18,H111,H121,H131,H141,H151,H161,H171,H19"/>
    <w:next w:val="GOSTNormal"/>
    <w:link w:val="10"/>
    <w:qFormat/>
    <w:rsid w:val="00A9260D"/>
    <w:pPr>
      <w:keepNext/>
      <w:pageBreakBefore/>
      <w:numPr>
        <w:numId w:val="21"/>
      </w:numPr>
      <w:tabs>
        <w:tab w:val="left" w:pos="567"/>
      </w:tabs>
      <w:suppressAutoHyphens/>
      <w:spacing w:before="240" w:after="360"/>
      <w:contextualSpacing/>
      <w:jc w:val="center"/>
      <w:outlineLvl w:val="0"/>
    </w:pPr>
    <w:rPr>
      <w:b/>
      <w:caps/>
      <w:sz w:val="32"/>
      <w:szCs w:val="36"/>
    </w:rPr>
  </w:style>
  <w:style w:type="paragraph" w:styleId="22">
    <w:name w:val="heading 2"/>
    <w:aliases w:val="_GOST_2,GOST_2,Подраздел,2,21,22,211,h:2,h:2app,T2,TF-Overskrit 2,H2,Title2,ITT t2,PA Major Section,TE Heading 2,Livello 2,R2,H21,heading 2+ Indent: Left 0.25 in,título 2,TITRE 2,h2,1st level heading,l2,level 2 no toc,A,2nd level,Titre2,ASFK"/>
    <w:basedOn w:val="1"/>
    <w:next w:val="GOSTNormal"/>
    <w:link w:val="23"/>
    <w:qFormat/>
    <w:rsid w:val="00A9260D"/>
    <w:pPr>
      <w:keepLines/>
      <w:pageBreakBefore w:val="0"/>
      <w:numPr>
        <w:ilvl w:val="1"/>
      </w:numPr>
      <w:tabs>
        <w:tab w:val="clear" w:pos="576"/>
        <w:tab w:val="left" w:pos="851"/>
      </w:tabs>
      <w:spacing w:after="240"/>
      <w:jc w:val="left"/>
      <w:outlineLvl w:val="1"/>
    </w:pPr>
    <w:rPr>
      <w:rFonts w:cs="Arial"/>
      <w:bCs/>
      <w:iCs/>
      <w:caps w:val="0"/>
      <w:szCs w:val="32"/>
    </w:rPr>
  </w:style>
  <w:style w:type="paragraph" w:styleId="31">
    <w:name w:val="heading 3"/>
    <w:aliases w:val="_GOST_3,GOST_3,h:3,h,3,31,ITT t3,PA Minor Section,TE Heading,H3,Title3,list,l3,Level 3 Head,h3,H31,H32,H33,H34,H35,título 3,subhead,1.,TF-Overskrift 3,Titre3,alltoc,Table3,3heading,Heading 3 - old,orderpara2,l31,32,l32,33,l33,34,Список1"/>
    <w:basedOn w:val="22"/>
    <w:next w:val="GOSTNormal"/>
    <w:link w:val="32"/>
    <w:qFormat/>
    <w:rsid w:val="00A9260D"/>
    <w:pPr>
      <w:numPr>
        <w:ilvl w:val="2"/>
      </w:numPr>
      <w:tabs>
        <w:tab w:val="clear" w:pos="851"/>
        <w:tab w:val="left" w:pos="964"/>
      </w:tabs>
      <w:outlineLvl w:val="2"/>
    </w:pPr>
    <w:rPr>
      <w:bCs w:val="0"/>
      <w:sz w:val="26"/>
      <w:szCs w:val="26"/>
    </w:rPr>
  </w:style>
  <w:style w:type="paragraph" w:styleId="41">
    <w:name w:val="heading 4"/>
    <w:aliases w:val="_GOST_4,GOST_4,H4,Заголовок 4 (Приложение),h:4,h4,ITT t4,PA Micro Section,TE Heading 4,4,heading 4 + Indent: Left 0.5 in,a.,I4,l4,heading4,Map Title,heading,heading4 Знак,Sub-Minor,Знак19,ASFK_4,heading&#10;4,heading&#10;4 Знак,_EB_4,Case Sub-Header"/>
    <w:basedOn w:val="31"/>
    <w:next w:val="GOSTNormal"/>
    <w:link w:val="42"/>
    <w:qFormat/>
    <w:rsid w:val="00A9260D"/>
    <w:pPr>
      <w:numPr>
        <w:ilvl w:val="3"/>
      </w:numPr>
      <w:tabs>
        <w:tab w:val="clear" w:pos="964"/>
        <w:tab w:val="left" w:pos="1134"/>
      </w:tabs>
      <w:outlineLvl w:val="3"/>
    </w:pPr>
    <w:rPr>
      <w:sz w:val="24"/>
    </w:rPr>
  </w:style>
  <w:style w:type="paragraph" w:styleId="51">
    <w:name w:val="heading 5"/>
    <w:aliases w:val="_GOST_5,GOST_5,ASFK_5,_EB_5,ITT t5,PA Pico Section,5,Roman list,h5,Roman list1,Roman list2,Roman list11,Roman list3,Roman list12,Roman list21,Roman list111"/>
    <w:basedOn w:val="41"/>
    <w:next w:val="GOSTNormal"/>
    <w:link w:val="52"/>
    <w:qFormat/>
    <w:rsid w:val="00A9260D"/>
    <w:pPr>
      <w:numPr>
        <w:ilvl w:val="4"/>
      </w:numPr>
      <w:tabs>
        <w:tab w:val="clear" w:pos="1134"/>
        <w:tab w:val="left" w:pos="1276"/>
      </w:tabs>
      <w:spacing w:after="120"/>
      <w:outlineLvl w:val="4"/>
    </w:pPr>
    <w:rPr>
      <w:rFonts w:cs="Times New Roman"/>
      <w:bCs/>
      <w:iCs w:val="0"/>
      <w:lang w:eastAsia="ko-KR"/>
    </w:rPr>
  </w:style>
  <w:style w:type="paragraph" w:styleId="6">
    <w:name w:val="heading 6"/>
    <w:aliases w:val="_GOST_6,ITT t6,PA Appendix,6,heading 6,Bullet list,Bullet list1,Bullet list2,Bullet list11,Bullet list3,Bullet list12,Bullet list21,Bullet list111,Bullet lis,_EB-6"/>
    <w:basedOn w:val="51"/>
    <w:next w:val="GOSTNormal"/>
    <w:link w:val="60"/>
    <w:autoRedefine/>
    <w:qFormat/>
    <w:rsid w:val="00A9260D"/>
    <w:pPr>
      <w:numPr>
        <w:ilvl w:val="5"/>
      </w:numPr>
      <w:tabs>
        <w:tab w:val="clear" w:pos="1276"/>
        <w:tab w:val="left" w:pos="1418"/>
      </w:tabs>
      <w:outlineLvl w:val="5"/>
    </w:pPr>
    <w:rPr>
      <w:bCs w:val="0"/>
      <w:i/>
      <w:szCs w:val="22"/>
    </w:rPr>
  </w:style>
  <w:style w:type="paragraph" w:styleId="7">
    <w:name w:val="heading 7"/>
    <w:aliases w:val="_GOST_7,ITT t7,PA Appendix Major,7,req3,heading 7,letter list,lettered list,letter list1,lettered list1,letter list2,lettered list2,letter list11,lettered list11,letter list3,lettered list3,letter list12,lettered list12,letter list21,_EB_7"/>
    <w:basedOn w:val="a4"/>
    <w:next w:val="a4"/>
    <w:link w:val="70"/>
    <w:qFormat/>
    <w:rsid w:val="00A9260D"/>
    <w:pPr>
      <w:numPr>
        <w:ilvl w:val="6"/>
        <w:numId w:val="21"/>
      </w:numPr>
      <w:spacing w:before="240" w:after="60"/>
      <w:outlineLvl w:val="6"/>
    </w:pPr>
  </w:style>
  <w:style w:type="paragraph" w:styleId="8">
    <w:name w:val="heading 8"/>
    <w:basedOn w:val="a4"/>
    <w:next w:val="a4"/>
    <w:link w:val="80"/>
    <w:qFormat/>
    <w:rsid w:val="00A9260D"/>
    <w:pPr>
      <w:numPr>
        <w:ilvl w:val="7"/>
        <w:numId w:val="21"/>
      </w:numPr>
      <w:spacing w:before="240" w:after="60"/>
      <w:outlineLvl w:val="7"/>
    </w:pPr>
    <w:rPr>
      <w:i/>
      <w:iCs/>
    </w:rPr>
  </w:style>
  <w:style w:type="paragraph" w:styleId="9">
    <w:name w:val="heading 9"/>
    <w:basedOn w:val="a4"/>
    <w:next w:val="a4"/>
    <w:link w:val="90"/>
    <w:qFormat/>
    <w:rsid w:val="00A9260D"/>
    <w:pPr>
      <w:numPr>
        <w:ilvl w:val="8"/>
        <w:numId w:val="22"/>
      </w:numPr>
      <w:spacing w:before="240" w:after="60"/>
      <w:outlineLvl w:val="8"/>
    </w:pPr>
    <w:rPr>
      <w:rFonts w:ascii="Arial" w:hAnsi="Arial"/>
      <w:sz w:val="22"/>
      <w:szCs w:val="22"/>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customStyle="1" w:styleId="GOSTFigure">
    <w:name w:val="_GOST_Figure"/>
    <w:next w:val="GOSTFigName"/>
    <w:rsid w:val="00A9260D"/>
    <w:pPr>
      <w:keepNext/>
      <w:spacing w:before="120" w:after="120"/>
      <w:jc w:val="center"/>
    </w:pPr>
    <w:rPr>
      <w:sz w:val="24"/>
    </w:rPr>
  </w:style>
  <w:style w:type="paragraph" w:customStyle="1" w:styleId="GOSTFigName">
    <w:name w:val="_GOST_Fig_Name"/>
    <w:basedOn w:val="GOSTFigure"/>
    <w:next w:val="GOSTNormal"/>
    <w:rsid w:val="00A9260D"/>
    <w:pPr>
      <w:keepNext w:val="0"/>
      <w:numPr>
        <w:numId w:val="9"/>
      </w:numPr>
      <w:suppressAutoHyphens/>
      <w:contextualSpacing/>
    </w:pPr>
    <w:rPr>
      <w:b/>
      <w:szCs w:val="24"/>
    </w:rPr>
  </w:style>
  <w:style w:type="paragraph" w:customStyle="1" w:styleId="GOSTheader">
    <w:name w:val="_GOST_header"/>
    <w:rsid w:val="00A9260D"/>
    <w:pPr>
      <w:suppressAutoHyphens/>
    </w:pPr>
    <w:rPr>
      <w:color w:val="333333"/>
      <w:sz w:val="22"/>
    </w:rPr>
  </w:style>
  <w:style w:type="paragraph" w:customStyle="1" w:styleId="GOSTListmark1">
    <w:name w:val="_GOST_List_mark1"/>
    <w:rsid w:val="00A9260D"/>
    <w:pPr>
      <w:numPr>
        <w:numId w:val="10"/>
      </w:numPr>
      <w:jc w:val="both"/>
    </w:pPr>
    <w:rPr>
      <w:snapToGrid w:val="0"/>
      <w:sz w:val="24"/>
    </w:rPr>
  </w:style>
  <w:style w:type="paragraph" w:customStyle="1" w:styleId="GOSTListmark2">
    <w:name w:val="_GOST_List_mark2"/>
    <w:rsid w:val="00A9260D"/>
    <w:pPr>
      <w:numPr>
        <w:numId w:val="11"/>
      </w:numPr>
      <w:jc w:val="both"/>
    </w:pPr>
    <w:rPr>
      <w:snapToGrid w:val="0"/>
      <w:sz w:val="24"/>
    </w:rPr>
  </w:style>
  <w:style w:type="paragraph" w:customStyle="1" w:styleId="GOSTListmark3">
    <w:name w:val="_GOST_List_mark3"/>
    <w:basedOn w:val="a4"/>
    <w:rsid w:val="00A9260D"/>
    <w:pPr>
      <w:numPr>
        <w:numId w:val="12"/>
      </w:numPr>
    </w:pPr>
    <w:rPr>
      <w:snapToGrid w:val="0"/>
    </w:rPr>
  </w:style>
  <w:style w:type="paragraph" w:customStyle="1" w:styleId="GOSTListmark4">
    <w:name w:val="_GOST_List_mark4"/>
    <w:basedOn w:val="a4"/>
    <w:link w:val="GOSTListmark40"/>
    <w:rsid w:val="00A9260D"/>
    <w:pPr>
      <w:numPr>
        <w:numId w:val="13"/>
      </w:numPr>
    </w:pPr>
  </w:style>
  <w:style w:type="paragraph" w:styleId="a8">
    <w:name w:val="header"/>
    <w:basedOn w:val="a4"/>
    <w:link w:val="a9"/>
    <w:rsid w:val="00A9260D"/>
    <w:pPr>
      <w:tabs>
        <w:tab w:val="center" w:pos="4677"/>
        <w:tab w:val="right" w:pos="9355"/>
      </w:tabs>
    </w:pPr>
  </w:style>
  <w:style w:type="paragraph" w:customStyle="1" w:styleId="GOSTListnote">
    <w:name w:val="_GOST_List_note"/>
    <w:basedOn w:val="GOSTListmark3"/>
    <w:rsid w:val="002F5B7D"/>
    <w:pPr>
      <w:numPr>
        <w:numId w:val="0"/>
      </w:numPr>
    </w:pPr>
  </w:style>
  <w:style w:type="paragraph" w:customStyle="1" w:styleId="GOSTListnormal18">
    <w:name w:val="_GOST_List_normal_1.8"/>
    <w:rsid w:val="00A9260D"/>
    <w:pPr>
      <w:tabs>
        <w:tab w:val="left" w:pos="1021"/>
      </w:tabs>
      <w:ind w:left="1021"/>
      <w:jc w:val="both"/>
    </w:pPr>
    <w:rPr>
      <w:snapToGrid w:val="0"/>
      <w:sz w:val="24"/>
    </w:rPr>
  </w:style>
  <w:style w:type="paragraph" w:customStyle="1" w:styleId="GOSTListnum2">
    <w:name w:val="_GOST_List_num2"/>
    <w:basedOn w:val="GOSTListnum"/>
    <w:rsid w:val="00A9260D"/>
    <w:pPr>
      <w:numPr>
        <w:ilvl w:val="1"/>
      </w:numPr>
    </w:pPr>
    <w:rPr>
      <w:szCs w:val="24"/>
    </w:rPr>
  </w:style>
  <w:style w:type="paragraph" w:customStyle="1" w:styleId="GOSTNameTable">
    <w:name w:val="_GOST_Name_Table"/>
    <w:link w:val="GOSTNameTable0"/>
    <w:rsid w:val="00A9260D"/>
    <w:pPr>
      <w:keepNext/>
      <w:numPr>
        <w:numId w:val="15"/>
      </w:numPr>
      <w:tabs>
        <w:tab w:val="num" w:pos="567"/>
      </w:tabs>
      <w:suppressAutoHyphens/>
      <w:spacing w:before="240" w:after="120"/>
      <w:ind w:left="0"/>
    </w:pPr>
    <w:rPr>
      <w:b/>
      <w:sz w:val="24"/>
    </w:rPr>
  </w:style>
  <w:style w:type="paragraph" w:customStyle="1" w:styleId="GOSTNormal">
    <w:name w:val="_GOST_Normal"/>
    <w:link w:val="GOSTNormal0"/>
    <w:qFormat/>
    <w:rsid w:val="00A9260D"/>
    <w:pPr>
      <w:spacing w:before="120" w:after="60"/>
      <w:ind w:firstLine="567"/>
      <w:contextualSpacing/>
      <w:jc w:val="both"/>
    </w:pPr>
    <w:rPr>
      <w:sz w:val="24"/>
    </w:rPr>
  </w:style>
  <w:style w:type="paragraph" w:customStyle="1" w:styleId="GOSTNormalWithout">
    <w:name w:val="_GOST_Normal_Without"/>
    <w:basedOn w:val="GOSTNormal"/>
    <w:next w:val="GOSTNormal"/>
    <w:rsid w:val="00A9260D"/>
    <w:pPr>
      <w:keepNext/>
    </w:pPr>
  </w:style>
  <w:style w:type="paragraph" w:customStyle="1" w:styleId="GOSTNote">
    <w:name w:val="_GOST_Note"/>
    <w:next w:val="GOSTNormal"/>
    <w:link w:val="GOSTNote0"/>
    <w:rsid w:val="00A9260D"/>
    <w:pPr>
      <w:spacing w:before="120" w:after="120"/>
      <w:ind w:left="1701" w:hanging="1701"/>
      <w:jc w:val="both"/>
    </w:pPr>
    <w:rPr>
      <w:sz w:val="24"/>
    </w:rPr>
  </w:style>
  <w:style w:type="paragraph" w:customStyle="1" w:styleId="GOSTNoteContinue">
    <w:name w:val="_GOST_Note_Continue"/>
    <w:basedOn w:val="GOSTNote"/>
    <w:rsid w:val="00A9260D"/>
    <w:pPr>
      <w:ind w:firstLine="0"/>
    </w:pPr>
  </w:style>
  <w:style w:type="paragraph" w:customStyle="1" w:styleId="GOSTReg">
    <w:name w:val="_GOST_Reg"/>
    <w:next w:val="GOSTNormal"/>
    <w:rsid w:val="00A9260D"/>
    <w:pPr>
      <w:keepNext/>
      <w:pageBreakBefore/>
      <w:spacing w:before="120" w:after="120"/>
      <w:contextualSpacing/>
      <w:jc w:val="center"/>
      <w:outlineLvl w:val="0"/>
    </w:pPr>
    <w:rPr>
      <w:b/>
      <w:caps/>
      <w:sz w:val="28"/>
    </w:rPr>
  </w:style>
  <w:style w:type="paragraph" w:customStyle="1" w:styleId="GOSTScript">
    <w:name w:val="_GOST_Script"/>
    <w:basedOn w:val="a4"/>
    <w:rsid w:val="000E644C"/>
    <w:pPr>
      <w:pBdr>
        <w:top w:val="dotted" w:sz="4" w:space="1" w:color="auto"/>
        <w:left w:val="dotted" w:sz="4" w:space="4" w:color="auto"/>
        <w:bottom w:val="dotted" w:sz="4" w:space="1" w:color="auto"/>
        <w:right w:val="dotted" w:sz="4" w:space="4" w:color="auto"/>
      </w:pBdr>
      <w:ind w:left="57" w:right="57"/>
    </w:pPr>
    <w:rPr>
      <w:rFonts w:ascii="Courier New" w:hAnsi="Courier New"/>
      <w:noProof/>
      <w:spacing w:val="-20"/>
      <w:sz w:val="20"/>
      <w:lang w:val="en-US"/>
    </w:rPr>
  </w:style>
  <w:style w:type="paragraph" w:customStyle="1" w:styleId="GOSTSign">
    <w:name w:val="_GOST_Sign"/>
    <w:basedOn w:val="GOSTReg"/>
    <w:next w:val="GOSTNormal"/>
    <w:rsid w:val="00A9260D"/>
    <w:pPr>
      <w:pageBreakBefore w:val="0"/>
      <w:outlineLvl w:val="9"/>
    </w:pPr>
  </w:style>
  <w:style w:type="character" w:customStyle="1" w:styleId="GOSTSymBold">
    <w:name w:val="_GOST_Sym_Bold"/>
    <w:rsid w:val="00A9260D"/>
    <w:rPr>
      <w:b/>
    </w:rPr>
  </w:style>
  <w:style w:type="character" w:customStyle="1" w:styleId="GOSTSymBoldItalic">
    <w:name w:val="_GOST_Sym_Bold_Italic"/>
    <w:rsid w:val="00A9260D"/>
    <w:rPr>
      <w:b/>
      <w:i/>
    </w:rPr>
  </w:style>
  <w:style w:type="character" w:customStyle="1" w:styleId="GOSTSymItalic">
    <w:name w:val="_GOST_Sym_Italic"/>
    <w:rsid w:val="00A9260D"/>
    <w:rPr>
      <w:i/>
    </w:rPr>
  </w:style>
  <w:style w:type="table" w:customStyle="1" w:styleId="GOSTTable">
    <w:name w:val="_GOST_Table"/>
    <w:basedOn w:val="a6"/>
    <w:rsid w:val="00A9260D"/>
    <w:pPr>
      <w:jc w:val="both"/>
    </w:pPr>
    <w:rPr>
      <w:sz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bottom w:w="57" w:type="dxa"/>
        <w:right w:w="28" w:type="dxa"/>
      </w:tblCellMar>
    </w:tblPr>
    <w:tblStylePr w:type="firstRow">
      <w:pPr>
        <w:wordWrap/>
        <w:spacing w:beforeLines="0" w:beforeAutospacing="0" w:afterLines="0" w:afterAutospacing="0" w:line="240" w:lineRule="auto"/>
        <w:ind w:leftChars="0" w:left="0" w:rightChars="0" w:right="0" w:firstLineChars="0" w:firstLine="0"/>
        <w:jc w:val="center"/>
        <w:outlineLvl w:val="9"/>
      </w:pPr>
      <w:rPr>
        <w:rFonts w:ascii="Times New Roman" w:hAnsi="Times New Roman"/>
        <w:b w:val="0"/>
        <w:sz w:val="22"/>
      </w:rPr>
      <w:tblPr/>
      <w:trPr>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E6E6E6"/>
        <w:vAlign w:val="center"/>
      </w:tcPr>
    </w:tblStylePr>
    <w:tblStylePr w:type="band1Horz">
      <w:pPr>
        <w:wordWrap/>
        <w:spacing w:beforeLines="0" w:beforeAutospacing="0" w:afterLines="0" w:afterAutospacing="0" w:line="240" w:lineRule="auto"/>
        <w:ind w:leftChars="0" w:left="57" w:rightChars="0" w:right="57" w:firstLineChars="0" w:firstLine="0"/>
        <w:jc w:val="left"/>
        <w:outlineLvl w:val="9"/>
      </w:pPr>
      <w:rPr>
        <w:rFonts w:ascii="Times New Roman" w:hAnsi="Times New Roman"/>
        <w:sz w:val="24"/>
      </w:rPr>
    </w:tblStylePr>
    <w:tblStylePr w:type="band2Horz">
      <w:pPr>
        <w:wordWrap/>
        <w:spacing w:beforeLines="0" w:beforeAutospacing="0" w:afterLines="0" w:afterAutospacing="0"/>
        <w:ind w:leftChars="0" w:left="57" w:rightChars="0" w:right="57" w:firstLineChars="0" w:firstLine="0"/>
        <w:contextualSpacing w:val="0"/>
        <w:jc w:val="left"/>
        <w:outlineLvl w:val="9"/>
      </w:pPr>
      <w:rPr>
        <w:rFonts w:ascii="Times New Roman" w:hAnsi="Times New Roman"/>
        <w:sz w:val="24"/>
      </w:rPr>
    </w:tblStylePr>
  </w:style>
  <w:style w:type="paragraph" w:customStyle="1" w:styleId="GOSTTablenorm">
    <w:name w:val="_GOST_Table_norm"/>
    <w:link w:val="GOSTTablenorm0"/>
    <w:qFormat/>
    <w:rsid w:val="00A9260D"/>
    <w:pPr>
      <w:ind w:left="57" w:right="57"/>
      <w:jc w:val="both"/>
    </w:pPr>
    <w:rPr>
      <w:sz w:val="22"/>
    </w:rPr>
  </w:style>
  <w:style w:type="paragraph" w:customStyle="1" w:styleId="GOSTTableHead">
    <w:name w:val="_GOST_Table_Head"/>
    <w:basedOn w:val="GOSTTablenorm"/>
    <w:link w:val="GOSTTableHead0"/>
    <w:rsid w:val="00A9260D"/>
    <w:pPr>
      <w:keepNext/>
      <w:suppressAutoHyphens/>
      <w:ind w:left="0" w:right="0"/>
      <w:jc w:val="center"/>
    </w:pPr>
    <w:rPr>
      <w:b/>
      <w:bCs/>
    </w:rPr>
  </w:style>
  <w:style w:type="paragraph" w:customStyle="1" w:styleId="GOSTTableListMark1">
    <w:name w:val="_GOST_Table_List_Mark_1"/>
    <w:link w:val="GOSTTableListMark10"/>
    <w:rsid w:val="00A9260D"/>
    <w:pPr>
      <w:numPr>
        <w:numId w:val="16"/>
      </w:numPr>
      <w:tabs>
        <w:tab w:val="left" w:pos="284"/>
      </w:tabs>
      <w:ind w:right="57"/>
    </w:pPr>
    <w:rPr>
      <w:sz w:val="22"/>
    </w:rPr>
  </w:style>
  <w:style w:type="paragraph" w:customStyle="1" w:styleId="GOSTTableListNum1">
    <w:name w:val="_GOST_Table_List_Num_1"/>
    <w:rsid w:val="00A9260D"/>
    <w:pPr>
      <w:numPr>
        <w:numId w:val="18"/>
      </w:numPr>
    </w:pPr>
    <w:rPr>
      <w:sz w:val="22"/>
    </w:rPr>
  </w:style>
  <w:style w:type="paragraph" w:customStyle="1" w:styleId="GOSTTableNum">
    <w:name w:val="_GOST_Table_Num"/>
    <w:rsid w:val="00A9260D"/>
    <w:pPr>
      <w:numPr>
        <w:numId w:val="19"/>
      </w:numPr>
    </w:pPr>
    <w:rPr>
      <w:sz w:val="22"/>
    </w:rPr>
  </w:style>
  <w:style w:type="paragraph" w:customStyle="1" w:styleId="GOSTTitul0">
    <w:name w:val="_GOST_Titul_0"/>
    <w:rsid w:val="00A9260D"/>
    <w:pPr>
      <w:suppressAutoHyphens/>
      <w:spacing w:line="360" w:lineRule="auto"/>
      <w:contextualSpacing/>
      <w:jc w:val="center"/>
    </w:pPr>
    <w:rPr>
      <w:sz w:val="28"/>
      <w:szCs w:val="28"/>
    </w:rPr>
  </w:style>
  <w:style w:type="character" w:customStyle="1" w:styleId="aa">
    <w:name w:val="Текст примечания Знак"/>
    <w:aliases w:val="Знак3 Знак"/>
    <w:link w:val="ab"/>
    <w:rsid w:val="00A9260D"/>
  </w:style>
  <w:style w:type="paragraph" w:customStyle="1" w:styleId="GOSTTitul1">
    <w:name w:val="_GOST_Titul_1"/>
    <w:rsid w:val="00A9260D"/>
    <w:pPr>
      <w:suppressAutoHyphens/>
      <w:spacing w:before="240" w:after="240"/>
      <w:contextualSpacing/>
      <w:jc w:val="center"/>
    </w:pPr>
    <w:rPr>
      <w:sz w:val="32"/>
      <w:szCs w:val="28"/>
    </w:rPr>
  </w:style>
  <w:style w:type="paragraph" w:customStyle="1" w:styleId="GOSTTitul2">
    <w:name w:val="_GOST_Titul_2"/>
    <w:rsid w:val="00A9260D"/>
    <w:pPr>
      <w:suppressAutoHyphens/>
      <w:jc w:val="center"/>
    </w:pPr>
    <w:rPr>
      <w:b/>
      <w:caps/>
      <w:sz w:val="32"/>
      <w:szCs w:val="28"/>
    </w:rPr>
  </w:style>
  <w:style w:type="paragraph" w:customStyle="1" w:styleId="GOSTTitulnamedoc">
    <w:name w:val="_GOST_Titul_name_doc"/>
    <w:rsid w:val="00A9260D"/>
    <w:pPr>
      <w:suppressAutoHyphens/>
      <w:spacing w:before="200" w:after="400"/>
      <w:contextualSpacing/>
      <w:jc w:val="center"/>
    </w:pPr>
    <w:rPr>
      <w:b/>
      <w:sz w:val="32"/>
      <w:szCs w:val="28"/>
    </w:rPr>
  </w:style>
  <w:style w:type="paragraph" w:customStyle="1" w:styleId="a3">
    <w:name w:val="Заг_Приложение"/>
    <w:basedOn w:val="1"/>
    <w:next w:val="GOSTNormal"/>
    <w:rsid w:val="00A9260D"/>
    <w:pPr>
      <w:numPr>
        <w:numId w:val="20"/>
      </w:numPr>
    </w:pPr>
  </w:style>
  <w:style w:type="paragraph" w:customStyle="1" w:styleId="24">
    <w:name w:val="Заг_2_Приложение"/>
    <w:basedOn w:val="a3"/>
    <w:next w:val="GOSTNormal"/>
    <w:link w:val="25"/>
    <w:rsid w:val="00A9260D"/>
    <w:pPr>
      <w:pageBreakBefore w:val="0"/>
      <w:numPr>
        <w:numId w:val="0"/>
      </w:numPr>
      <w:tabs>
        <w:tab w:val="clear" w:pos="567"/>
      </w:tabs>
      <w:spacing w:after="240"/>
      <w:ind w:left="454" w:hanging="454"/>
      <w:jc w:val="left"/>
    </w:pPr>
    <w:rPr>
      <w:caps w:val="0"/>
      <w:lang w:val="x-none" w:eastAsia="x-none"/>
    </w:rPr>
  </w:style>
  <w:style w:type="character" w:customStyle="1" w:styleId="25">
    <w:name w:val="Заг_2_Приложение Знак"/>
    <w:link w:val="24"/>
    <w:rsid w:val="00A9260D"/>
    <w:rPr>
      <w:b/>
      <w:sz w:val="32"/>
      <w:szCs w:val="36"/>
      <w:lang w:val="x-none" w:eastAsia="x-none"/>
    </w:rPr>
  </w:style>
  <w:style w:type="paragraph" w:customStyle="1" w:styleId="33">
    <w:name w:val="Заг_3_Приложение"/>
    <w:basedOn w:val="a4"/>
    <w:next w:val="GOSTNormal"/>
    <w:rsid w:val="00A9260D"/>
    <w:pPr>
      <w:keepNext/>
      <w:spacing w:before="240" w:after="120"/>
      <w:ind w:left="567" w:hanging="567"/>
      <w:contextualSpacing/>
      <w:outlineLvl w:val="1"/>
    </w:pPr>
    <w:rPr>
      <w:rFonts w:cs="Arial"/>
      <w:b/>
      <w:bCs/>
      <w:iCs/>
      <w:sz w:val="28"/>
      <w:szCs w:val="28"/>
    </w:rPr>
  </w:style>
  <w:style w:type="paragraph" w:styleId="ac">
    <w:name w:val="caption"/>
    <w:basedOn w:val="a4"/>
    <w:next w:val="a4"/>
    <w:qFormat/>
    <w:rsid w:val="00A9260D"/>
    <w:rPr>
      <w:b/>
      <w:bCs/>
      <w:sz w:val="20"/>
    </w:rPr>
  </w:style>
  <w:style w:type="character" w:styleId="ad">
    <w:name w:val="Hyperlink"/>
    <w:uiPriority w:val="99"/>
    <w:rsid w:val="00A9260D"/>
    <w:rPr>
      <w:color w:val="0000FF"/>
      <w:u w:val="single"/>
    </w:rPr>
  </w:style>
  <w:style w:type="paragraph" w:styleId="11">
    <w:name w:val="toc 1"/>
    <w:uiPriority w:val="39"/>
    <w:rsid w:val="00A9260D"/>
    <w:pPr>
      <w:tabs>
        <w:tab w:val="left" w:pos="454"/>
        <w:tab w:val="right" w:leader="dot" w:pos="9631"/>
      </w:tabs>
      <w:spacing w:before="60" w:after="60"/>
      <w:ind w:left="454" w:right="567" w:hanging="454"/>
    </w:pPr>
    <w:rPr>
      <w:b/>
      <w:bCs/>
      <w:caps/>
      <w:noProof/>
      <w:sz w:val="24"/>
      <w:szCs w:val="24"/>
    </w:rPr>
  </w:style>
  <w:style w:type="paragraph" w:styleId="26">
    <w:name w:val="toc 2"/>
    <w:basedOn w:val="11"/>
    <w:uiPriority w:val="39"/>
    <w:rsid w:val="00A9260D"/>
    <w:pPr>
      <w:tabs>
        <w:tab w:val="clear" w:pos="454"/>
        <w:tab w:val="left" w:pos="851"/>
      </w:tabs>
      <w:ind w:left="851" w:hanging="567"/>
      <w:contextualSpacing/>
    </w:pPr>
    <w:rPr>
      <w:b w:val="0"/>
      <w:caps w:val="0"/>
    </w:rPr>
  </w:style>
  <w:style w:type="paragraph" w:styleId="34">
    <w:name w:val="toc 3"/>
    <w:basedOn w:val="26"/>
    <w:uiPriority w:val="39"/>
    <w:rsid w:val="00A9260D"/>
    <w:pPr>
      <w:tabs>
        <w:tab w:val="clear" w:pos="851"/>
        <w:tab w:val="left" w:pos="1418"/>
      </w:tabs>
      <w:ind w:left="1418" w:hanging="851"/>
    </w:pPr>
    <w:rPr>
      <w:iCs/>
    </w:rPr>
  </w:style>
  <w:style w:type="paragraph" w:styleId="ae">
    <w:name w:val="Body Text Indent"/>
    <w:basedOn w:val="a4"/>
    <w:next w:val="a4"/>
    <w:link w:val="af"/>
    <w:semiHidden/>
    <w:rsid w:val="00A9260D"/>
    <w:pPr>
      <w:widowControl w:val="0"/>
      <w:tabs>
        <w:tab w:val="left" w:pos="1985"/>
        <w:tab w:val="left" w:pos="2127"/>
      </w:tabs>
      <w:spacing w:line="360" w:lineRule="auto"/>
      <w:ind w:firstLine="425"/>
    </w:pPr>
    <w:rPr>
      <w:snapToGrid w:val="0"/>
      <w:sz w:val="20"/>
    </w:rPr>
  </w:style>
  <w:style w:type="paragraph" w:styleId="27">
    <w:name w:val="Body Text Indent 2"/>
    <w:basedOn w:val="a4"/>
    <w:link w:val="28"/>
    <w:semiHidden/>
    <w:rsid w:val="00A9260D"/>
    <w:pPr>
      <w:widowControl w:val="0"/>
      <w:tabs>
        <w:tab w:val="left" w:pos="1985"/>
        <w:tab w:val="left" w:pos="2127"/>
      </w:tabs>
      <w:spacing w:line="360" w:lineRule="auto"/>
      <w:ind w:firstLine="425"/>
    </w:pPr>
    <w:rPr>
      <w:b/>
      <w:snapToGrid w:val="0"/>
      <w:sz w:val="20"/>
    </w:rPr>
  </w:style>
  <w:style w:type="paragraph" w:styleId="af0">
    <w:name w:val="Document Map"/>
    <w:basedOn w:val="a4"/>
    <w:link w:val="af1"/>
    <w:semiHidden/>
    <w:rsid w:val="00A9260D"/>
    <w:pPr>
      <w:shd w:val="clear" w:color="auto" w:fill="000080"/>
    </w:pPr>
    <w:rPr>
      <w:rFonts w:ascii="Tahoma" w:hAnsi="Tahoma" w:cs="Tahoma"/>
      <w:sz w:val="20"/>
    </w:rPr>
  </w:style>
  <w:style w:type="paragraph" w:styleId="43">
    <w:name w:val="toc 4"/>
    <w:basedOn w:val="a4"/>
    <w:next w:val="a4"/>
    <w:uiPriority w:val="39"/>
    <w:rsid w:val="00A9260D"/>
    <w:pPr>
      <w:tabs>
        <w:tab w:val="left" w:pos="1871"/>
        <w:tab w:val="right" w:leader="dot" w:pos="9633"/>
      </w:tabs>
      <w:ind w:left="1872" w:right="567" w:hanging="1021"/>
    </w:pPr>
  </w:style>
  <w:style w:type="paragraph" w:styleId="35">
    <w:name w:val="Body Text 3"/>
    <w:basedOn w:val="a4"/>
    <w:link w:val="36"/>
    <w:semiHidden/>
    <w:rsid w:val="00A9260D"/>
    <w:pPr>
      <w:spacing w:after="120"/>
    </w:pPr>
    <w:rPr>
      <w:sz w:val="16"/>
      <w:szCs w:val="16"/>
    </w:rPr>
  </w:style>
  <w:style w:type="paragraph" w:customStyle="1" w:styleId="GOSTListnormal1">
    <w:name w:val="_GOST_List_normal_1"/>
    <w:rsid w:val="00A9260D"/>
    <w:pPr>
      <w:tabs>
        <w:tab w:val="left" w:pos="284"/>
      </w:tabs>
      <w:spacing w:before="60" w:after="60"/>
      <w:ind w:left="851"/>
      <w:contextualSpacing/>
      <w:jc w:val="both"/>
    </w:pPr>
    <w:rPr>
      <w:snapToGrid w:val="0"/>
      <w:sz w:val="24"/>
    </w:rPr>
  </w:style>
  <w:style w:type="numbering" w:styleId="111111">
    <w:name w:val="Outline List 2"/>
    <w:basedOn w:val="a7"/>
    <w:semiHidden/>
    <w:rsid w:val="00A9260D"/>
  </w:style>
  <w:style w:type="numbering" w:styleId="1ai">
    <w:name w:val="Outline List 1"/>
    <w:basedOn w:val="a7"/>
    <w:semiHidden/>
    <w:rsid w:val="00A9260D"/>
    <w:pPr>
      <w:numPr>
        <w:numId w:val="4"/>
      </w:numPr>
    </w:pPr>
  </w:style>
  <w:style w:type="paragraph" w:styleId="af2">
    <w:name w:val="Balloon Text"/>
    <w:basedOn w:val="a4"/>
    <w:link w:val="af3"/>
    <w:uiPriority w:val="99"/>
    <w:semiHidden/>
    <w:rsid w:val="00A9260D"/>
    <w:rPr>
      <w:rFonts w:ascii="Tahoma" w:hAnsi="Tahoma" w:cs="Tahoma"/>
      <w:sz w:val="16"/>
      <w:szCs w:val="16"/>
    </w:rPr>
  </w:style>
  <w:style w:type="paragraph" w:customStyle="1" w:styleId="GOSTListnormal28">
    <w:name w:val="_GOST_List_normal_2.8"/>
    <w:rsid w:val="00A9260D"/>
    <w:pPr>
      <w:tabs>
        <w:tab w:val="left" w:pos="1588"/>
      </w:tabs>
      <w:spacing w:before="60" w:after="60"/>
      <w:ind w:left="1588"/>
      <w:contextualSpacing/>
      <w:jc w:val="both"/>
    </w:pPr>
    <w:rPr>
      <w:snapToGrid w:val="0"/>
      <w:sz w:val="24"/>
    </w:rPr>
  </w:style>
  <w:style w:type="paragraph" w:styleId="ab">
    <w:name w:val="annotation text"/>
    <w:aliases w:val="Знак3"/>
    <w:basedOn w:val="a4"/>
    <w:link w:val="aa"/>
    <w:rsid w:val="00A9260D"/>
    <w:rPr>
      <w:sz w:val="20"/>
    </w:rPr>
  </w:style>
  <w:style w:type="paragraph" w:styleId="af4">
    <w:name w:val="annotation subject"/>
    <w:basedOn w:val="ab"/>
    <w:next w:val="ab"/>
    <w:link w:val="af5"/>
    <w:semiHidden/>
    <w:rsid w:val="00A9260D"/>
    <w:rPr>
      <w:b/>
      <w:bCs/>
    </w:rPr>
  </w:style>
  <w:style w:type="paragraph" w:styleId="53">
    <w:name w:val="toc 5"/>
    <w:basedOn w:val="a4"/>
    <w:next w:val="a4"/>
    <w:autoRedefine/>
    <w:uiPriority w:val="39"/>
    <w:rsid w:val="00A9260D"/>
    <w:pPr>
      <w:tabs>
        <w:tab w:val="left" w:pos="2410"/>
        <w:tab w:val="right" w:leader="dot" w:pos="9631"/>
      </w:tabs>
      <w:ind w:left="2410" w:right="567" w:hanging="1276"/>
      <w:jc w:val="left"/>
    </w:pPr>
    <w:rPr>
      <w:noProof/>
      <w:szCs w:val="18"/>
    </w:rPr>
  </w:style>
  <w:style w:type="paragraph" w:styleId="61">
    <w:name w:val="toc 6"/>
    <w:basedOn w:val="a4"/>
    <w:next w:val="a4"/>
    <w:autoRedefine/>
    <w:uiPriority w:val="39"/>
    <w:rsid w:val="00A9260D"/>
    <w:pPr>
      <w:ind w:left="1200"/>
      <w:jc w:val="left"/>
    </w:pPr>
    <w:rPr>
      <w:sz w:val="18"/>
      <w:szCs w:val="18"/>
    </w:rPr>
  </w:style>
  <w:style w:type="paragraph" w:styleId="71">
    <w:name w:val="toc 7"/>
    <w:basedOn w:val="a4"/>
    <w:next w:val="a4"/>
    <w:autoRedefine/>
    <w:uiPriority w:val="39"/>
    <w:rsid w:val="00A9260D"/>
    <w:pPr>
      <w:ind w:left="1440"/>
      <w:jc w:val="left"/>
    </w:pPr>
    <w:rPr>
      <w:sz w:val="18"/>
      <w:szCs w:val="18"/>
    </w:rPr>
  </w:style>
  <w:style w:type="paragraph" w:styleId="81">
    <w:name w:val="toc 8"/>
    <w:basedOn w:val="a4"/>
    <w:next w:val="a4"/>
    <w:autoRedefine/>
    <w:uiPriority w:val="39"/>
    <w:rsid w:val="00A9260D"/>
    <w:pPr>
      <w:ind w:left="1680"/>
      <w:jc w:val="left"/>
    </w:pPr>
    <w:rPr>
      <w:sz w:val="18"/>
      <w:szCs w:val="18"/>
    </w:rPr>
  </w:style>
  <w:style w:type="paragraph" w:styleId="91">
    <w:name w:val="toc 9"/>
    <w:basedOn w:val="a4"/>
    <w:next w:val="a4"/>
    <w:autoRedefine/>
    <w:uiPriority w:val="39"/>
    <w:rsid w:val="00A9260D"/>
    <w:pPr>
      <w:ind w:left="1920"/>
      <w:jc w:val="left"/>
    </w:pPr>
    <w:rPr>
      <w:sz w:val="18"/>
      <w:szCs w:val="18"/>
    </w:rPr>
  </w:style>
  <w:style w:type="character" w:styleId="af6">
    <w:name w:val="footnote reference"/>
    <w:aliases w:val="Ссылка на сноску 45"/>
    <w:rsid w:val="00A9260D"/>
    <w:rPr>
      <w:vertAlign w:val="superscript"/>
    </w:rPr>
  </w:style>
  <w:style w:type="paragraph" w:styleId="af7">
    <w:name w:val="footnote text"/>
    <w:aliases w:val="Footnote Text Char Знак Знак,Footnote Text Char Знак,Footnote Text Char Знак Знак Знак Знак, Знак2,Footnote Text Char Знак Знак Знак Знак Char Char,Текст сноски Знак Знак,Текст сноски Знак Знак Знак,Знак1 Знак Знак1 Знак З,Знак2"/>
    <w:link w:val="af8"/>
    <w:rsid w:val="00A9260D"/>
  </w:style>
  <w:style w:type="paragraph" w:styleId="44">
    <w:name w:val="List 4"/>
    <w:basedOn w:val="a4"/>
    <w:semiHidden/>
    <w:rsid w:val="00A9260D"/>
    <w:pPr>
      <w:ind w:left="1132" w:hanging="283"/>
    </w:pPr>
  </w:style>
  <w:style w:type="paragraph" w:styleId="29">
    <w:name w:val="Body Text 2"/>
    <w:basedOn w:val="a4"/>
    <w:link w:val="2a"/>
    <w:semiHidden/>
    <w:rsid w:val="00A9260D"/>
    <w:pPr>
      <w:spacing w:after="120" w:line="480" w:lineRule="auto"/>
    </w:pPr>
  </w:style>
  <w:style w:type="paragraph" w:styleId="37">
    <w:name w:val="Body Text Indent 3"/>
    <w:basedOn w:val="a4"/>
    <w:link w:val="38"/>
    <w:semiHidden/>
    <w:rsid w:val="00A9260D"/>
    <w:pPr>
      <w:spacing w:after="120"/>
      <w:ind w:left="283"/>
    </w:pPr>
    <w:rPr>
      <w:sz w:val="16"/>
      <w:szCs w:val="16"/>
    </w:rPr>
  </w:style>
  <w:style w:type="character" w:styleId="af9">
    <w:name w:val="FollowedHyperlink"/>
    <w:semiHidden/>
    <w:rsid w:val="00A9260D"/>
    <w:rPr>
      <w:color w:val="800080"/>
      <w:u w:val="single"/>
    </w:rPr>
  </w:style>
  <w:style w:type="character" w:styleId="HTML">
    <w:name w:val="HTML Variable"/>
    <w:semiHidden/>
    <w:rsid w:val="00A9260D"/>
    <w:rPr>
      <w:i/>
      <w:iCs/>
    </w:rPr>
  </w:style>
  <w:style w:type="character" w:styleId="HTML0">
    <w:name w:val="HTML Typewriter"/>
    <w:semiHidden/>
    <w:rsid w:val="00A9260D"/>
    <w:rPr>
      <w:rFonts w:ascii="Courier New" w:hAnsi="Courier New" w:cs="Courier New"/>
      <w:sz w:val="20"/>
      <w:szCs w:val="20"/>
    </w:rPr>
  </w:style>
  <w:style w:type="paragraph" w:styleId="afa">
    <w:name w:val="Subtitle"/>
    <w:basedOn w:val="a4"/>
    <w:link w:val="afb"/>
    <w:qFormat/>
    <w:rsid w:val="00A9260D"/>
    <w:pPr>
      <w:spacing w:after="60"/>
      <w:jc w:val="center"/>
      <w:outlineLvl w:val="1"/>
    </w:pPr>
    <w:rPr>
      <w:rFonts w:ascii="Arial" w:hAnsi="Arial" w:cs="Arial"/>
    </w:rPr>
  </w:style>
  <w:style w:type="paragraph" w:styleId="afc">
    <w:name w:val="Salutation"/>
    <w:basedOn w:val="a4"/>
    <w:next w:val="a4"/>
    <w:link w:val="afd"/>
    <w:semiHidden/>
    <w:rsid w:val="00A9260D"/>
  </w:style>
  <w:style w:type="paragraph" w:styleId="afe">
    <w:name w:val="List Continue"/>
    <w:basedOn w:val="a4"/>
    <w:semiHidden/>
    <w:rsid w:val="00A9260D"/>
    <w:pPr>
      <w:spacing w:after="120"/>
      <w:ind w:left="283"/>
    </w:pPr>
  </w:style>
  <w:style w:type="paragraph" w:styleId="2b">
    <w:name w:val="List Continue 2"/>
    <w:basedOn w:val="a4"/>
    <w:semiHidden/>
    <w:rsid w:val="00A9260D"/>
    <w:pPr>
      <w:spacing w:after="120"/>
      <w:ind w:left="566"/>
    </w:pPr>
  </w:style>
  <w:style w:type="paragraph" w:styleId="39">
    <w:name w:val="List Continue 3"/>
    <w:basedOn w:val="a4"/>
    <w:semiHidden/>
    <w:rsid w:val="00A9260D"/>
    <w:pPr>
      <w:spacing w:after="120"/>
      <w:ind w:left="849"/>
    </w:pPr>
  </w:style>
  <w:style w:type="paragraph" w:styleId="45">
    <w:name w:val="List Continue 4"/>
    <w:basedOn w:val="a4"/>
    <w:semiHidden/>
    <w:rsid w:val="00A9260D"/>
    <w:pPr>
      <w:spacing w:after="120"/>
      <w:ind w:left="1132"/>
    </w:pPr>
  </w:style>
  <w:style w:type="paragraph" w:styleId="54">
    <w:name w:val="List Continue 5"/>
    <w:basedOn w:val="a4"/>
    <w:semiHidden/>
    <w:rsid w:val="00A9260D"/>
    <w:pPr>
      <w:spacing w:after="120"/>
      <w:ind w:left="1415"/>
    </w:pPr>
  </w:style>
  <w:style w:type="table" w:styleId="12">
    <w:name w:val="Table Simple 1"/>
    <w:basedOn w:val="a6"/>
    <w:semiHidden/>
    <w:rsid w:val="00A9260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c">
    <w:name w:val="Table Simple 2"/>
    <w:basedOn w:val="a6"/>
    <w:semiHidden/>
    <w:rsid w:val="00A9260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a">
    <w:name w:val="Table Simple 3"/>
    <w:basedOn w:val="a6"/>
    <w:semiHidden/>
    <w:rsid w:val="00A9260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3">
    <w:name w:val="Table Grid 1"/>
    <w:basedOn w:val="a6"/>
    <w:semiHidden/>
    <w:rsid w:val="00A9260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d">
    <w:name w:val="Table Grid 2"/>
    <w:basedOn w:val="a6"/>
    <w:semiHidden/>
    <w:rsid w:val="00A9260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b">
    <w:name w:val="Table Grid 3"/>
    <w:basedOn w:val="a6"/>
    <w:semiHidden/>
    <w:rsid w:val="00A9260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6">
    <w:name w:val="Table Grid 4"/>
    <w:basedOn w:val="a6"/>
    <w:semiHidden/>
    <w:rsid w:val="00A9260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5">
    <w:name w:val="Table Grid 5"/>
    <w:basedOn w:val="a6"/>
    <w:semiHidden/>
    <w:rsid w:val="00A9260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6"/>
    <w:semiHidden/>
    <w:rsid w:val="00A9260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6"/>
    <w:semiHidden/>
    <w:rsid w:val="00A9260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6"/>
    <w:semiHidden/>
    <w:rsid w:val="00A9260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
    <w:name w:val="Table Contemporary"/>
    <w:basedOn w:val="a6"/>
    <w:semiHidden/>
    <w:rsid w:val="00A9260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aff0">
    <w:name w:val="List"/>
    <w:basedOn w:val="a4"/>
    <w:semiHidden/>
    <w:rsid w:val="00A9260D"/>
    <w:pPr>
      <w:ind w:left="283" w:hanging="283"/>
    </w:pPr>
  </w:style>
  <w:style w:type="paragraph" w:styleId="2e">
    <w:name w:val="List 2"/>
    <w:basedOn w:val="a4"/>
    <w:semiHidden/>
    <w:rsid w:val="00A9260D"/>
    <w:pPr>
      <w:ind w:left="566" w:hanging="283"/>
    </w:pPr>
  </w:style>
  <w:style w:type="paragraph" w:styleId="3c">
    <w:name w:val="List 3"/>
    <w:basedOn w:val="a4"/>
    <w:semiHidden/>
    <w:rsid w:val="00A9260D"/>
    <w:pPr>
      <w:ind w:left="849" w:hanging="283"/>
    </w:pPr>
  </w:style>
  <w:style w:type="paragraph" w:styleId="56">
    <w:name w:val="List 5"/>
    <w:basedOn w:val="a4"/>
    <w:semiHidden/>
    <w:rsid w:val="00A9260D"/>
    <w:pPr>
      <w:ind w:left="1415" w:hanging="283"/>
    </w:pPr>
  </w:style>
  <w:style w:type="table" w:styleId="aff1">
    <w:name w:val="Table Professional"/>
    <w:basedOn w:val="a6"/>
    <w:semiHidden/>
    <w:rsid w:val="00A9260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HTML1">
    <w:name w:val="HTML Preformatted"/>
    <w:basedOn w:val="a4"/>
    <w:link w:val="HTML2"/>
    <w:uiPriority w:val="99"/>
    <w:rsid w:val="00A9260D"/>
    <w:rPr>
      <w:rFonts w:ascii="Courier New" w:hAnsi="Courier New" w:cs="Courier New"/>
      <w:sz w:val="20"/>
    </w:rPr>
  </w:style>
  <w:style w:type="numbering" w:styleId="a2">
    <w:name w:val="Outline List 3"/>
    <w:basedOn w:val="a7"/>
    <w:semiHidden/>
    <w:rsid w:val="00A9260D"/>
    <w:pPr>
      <w:numPr>
        <w:numId w:val="6"/>
      </w:numPr>
    </w:pPr>
  </w:style>
  <w:style w:type="table" w:styleId="14">
    <w:name w:val="Table Columns 1"/>
    <w:basedOn w:val="a6"/>
    <w:semiHidden/>
    <w:rsid w:val="00A9260D"/>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
    <w:name w:val="Table Columns 2"/>
    <w:basedOn w:val="a6"/>
    <w:semiHidden/>
    <w:rsid w:val="00A9260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Columns 3"/>
    <w:basedOn w:val="a6"/>
    <w:semiHidden/>
    <w:rsid w:val="00A9260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7">
    <w:name w:val="Table Columns 4"/>
    <w:basedOn w:val="a6"/>
    <w:semiHidden/>
    <w:rsid w:val="00A9260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6"/>
    <w:semiHidden/>
    <w:rsid w:val="00A9260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character" w:styleId="aff2">
    <w:name w:val="Strong"/>
    <w:qFormat/>
    <w:rsid w:val="00A9260D"/>
    <w:rPr>
      <w:b/>
      <w:bCs/>
    </w:rPr>
  </w:style>
  <w:style w:type="table" w:styleId="-1">
    <w:name w:val="Table List 1"/>
    <w:basedOn w:val="a6"/>
    <w:semiHidden/>
    <w:rsid w:val="00A9260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
    <w:name w:val="Table List 2"/>
    <w:basedOn w:val="a6"/>
    <w:semiHidden/>
    <w:rsid w:val="00A9260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
    <w:name w:val="Table List 3"/>
    <w:basedOn w:val="a6"/>
    <w:semiHidden/>
    <w:rsid w:val="00A9260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
    <w:name w:val="Table List 4"/>
    <w:basedOn w:val="a6"/>
    <w:semiHidden/>
    <w:rsid w:val="00A9260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
    <w:name w:val="Table List 5"/>
    <w:basedOn w:val="a6"/>
    <w:semiHidden/>
    <w:rsid w:val="00A9260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
    <w:name w:val="Table List 6"/>
    <w:basedOn w:val="a6"/>
    <w:semiHidden/>
    <w:rsid w:val="00A9260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
    <w:name w:val="Table List 7"/>
    <w:basedOn w:val="a6"/>
    <w:semiHidden/>
    <w:rsid w:val="00A9260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
    <w:name w:val="Table List 8"/>
    <w:basedOn w:val="a6"/>
    <w:semiHidden/>
    <w:rsid w:val="00A9260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3">
    <w:name w:val="Plain Text"/>
    <w:basedOn w:val="a4"/>
    <w:link w:val="aff4"/>
    <w:semiHidden/>
    <w:rsid w:val="00A9260D"/>
    <w:rPr>
      <w:rFonts w:ascii="Courier New" w:hAnsi="Courier New" w:cs="Courier New"/>
      <w:sz w:val="20"/>
    </w:rPr>
  </w:style>
  <w:style w:type="table" w:styleId="aff5">
    <w:name w:val="Table Theme"/>
    <w:basedOn w:val="a6"/>
    <w:semiHidden/>
    <w:rsid w:val="00A926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5">
    <w:name w:val="Table Colorful 1"/>
    <w:basedOn w:val="a6"/>
    <w:semiHidden/>
    <w:rsid w:val="00A9260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0">
    <w:name w:val="Table Colorful 2"/>
    <w:basedOn w:val="a6"/>
    <w:semiHidden/>
    <w:rsid w:val="00A9260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e">
    <w:name w:val="Table Colorful 3"/>
    <w:basedOn w:val="a6"/>
    <w:semiHidden/>
    <w:rsid w:val="00A9260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aff6">
    <w:name w:val="Block Text"/>
    <w:basedOn w:val="a4"/>
    <w:semiHidden/>
    <w:rsid w:val="00A9260D"/>
    <w:pPr>
      <w:spacing w:after="120"/>
      <w:ind w:left="1440" w:right="1440"/>
    </w:pPr>
  </w:style>
  <w:style w:type="character" w:styleId="HTML3">
    <w:name w:val="HTML Cite"/>
    <w:semiHidden/>
    <w:rsid w:val="00A9260D"/>
    <w:rPr>
      <w:i/>
      <w:iCs/>
    </w:rPr>
  </w:style>
  <w:style w:type="paragraph" w:styleId="aff7">
    <w:name w:val="Message Header"/>
    <w:basedOn w:val="a4"/>
    <w:link w:val="aff8"/>
    <w:semiHidden/>
    <w:rsid w:val="00A9260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paragraph" w:styleId="aff9">
    <w:name w:val="E-mail Signature"/>
    <w:basedOn w:val="a4"/>
    <w:link w:val="affa"/>
    <w:semiHidden/>
    <w:rsid w:val="00A9260D"/>
  </w:style>
  <w:style w:type="paragraph" w:styleId="affb">
    <w:name w:val="Signature"/>
    <w:basedOn w:val="a4"/>
    <w:link w:val="affc"/>
    <w:semiHidden/>
    <w:rsid w:val="00A9260D"/>
    <w:pPr>
      <w:ind w:left="4252"/>
    </w:pPr>
  </w:style>
  <w:style w:type="paragraph" w:styleId="16">
    <w:name w:val="index 1"/>
    <w:basedOn w:val="a4"/>
    <w:next w:val="a4"/>
    <w:autoRedefine/>
    <w:semiHidden/>
    <w:rsid w:val="00A9260D"/>
    <w:pPr>
      <w:widowControl w:val="0"/>
      <w:tabs>
        <w:tab w:val="num" w:pos="720"/>
        <w:tab w:val="left" w:pos="1985"/>
        <w:tab w:val="left" w:pos="2127"/>
      </w:tabs>
      <w:spacing w:line="360" w:lineRule="auto"/>
      <w:ind w:left="720" w:hanging="360"/>
    </w:pPr>
    <w:rPr>
      <w:snapToGrid w:val="0"/>
    </w:rPr>
  </w:style>
  <w:style w:type="paragraph" w:styleId="affd">
    <w:name w:val="index heading"/>
    <w:basedOn w:val="a4"/>
    <w:next w:val="16"/>
    <w:semiHidden/>
    <w:rsid w:val="00A9260D"/>
    <w:pPr>
      <w:widowControl w:val="0"/>
      <w:tabs>
        <w:tab w:val="left" w:pos="1985"/>
        <w:tab w:val="left" w:pos="2127"/>
      </w:tabs>
      <w:spacing w:line="360" w:lineRule="auto"/>
      <w:ind w:firstLine="425"/>
    </w:pPr>
    <w:rPr>
      <w:snapToGrid w:val="0"/>
      <w:sz w:val="20"/>
    </w:rPr>
  </w:style>
  <w:style w:type="paragraph" w:styleId="2f1">
    <w:name w:val="index 2"/>
    <w:basedOn w:val="a4"/>
    <w:next w:val="a4"/>
    <w:autoRedefine/>
    <w:semiHidden/>
    <w:rsid w:val="00A9260D"/>
    <w:pPr>
      <w:widowControl w:val="0"/>
      <w:tabs>
        <w:tab w:val="left" w:pos="1985"/>
        <w:tab w:val="left" w:pos="2127"/>
      </w:tabs>
      <w:spacing w:line="360" w:lineRule="auto"/>
      <w:ind w:left="400" w:hanging="200"/>
    </w:pPr>
    <w:rPr>
      <w:snapToGrid w:val="0"/>
      <w:sz w:val="20"/>
    </w:rPr>
  </w:style>
  <w:style w:type="paragraph" w:styleId="3f">
    <w:name w:val="index 3"/>
    <w:basedOn w:val="a4"/>
    <w:next w:val="a4"/>
    <w:autoRedefine/>
    <w:semiHidden/>
    <w:rsid w:val="00A9260D"/>
    <w:pPr>
      <w:widowControl w:val="0"/>
      <w:tabs>
        <w:tab w:val="left" w:pos="1985"/>
        <w:tab w:val="left" w:pos="2127"/>
      </w:tabs>
      <w:spacing w:line="360" w:lineRule="auto"/>
      <w:ind w:left="600" w:hanging="200"/>
    </w:pPr>
    <w:rPr>
      <w:snapToGrid w:val="0"/>
      <w:sz w:val="20"/>
    </w:rPr>
  </w:style>
  <w:style w:type="paragraph" w:styleId="48">
    <w:name w:val="index 4"/>
    <w:basedOn w:val="a4"/>
    <w:next w:val="a4"/>
    <w:autoRedefine/>
    <w:semiHidden/>
    <w:rsid w:val="00A9260D"/>
    <w:pPr>
      <w:widowControl w:val="0"/>
      <w:tabs>
        <w:tab w:val="left" w:pos="1985"/>
        <w:tab w:val="left" w:pos="2127"/>
      </w:tabs>
      <w:spacing w:line="360" w:lineRule="auto"/>
      <w:ind w:left="800" w:hanging="200"/>
    </w:pPr>
    <w:rPr>
      <w:snapToGrid w:val="0"/>
      <w:sz w:val="20"/>
    </w:rPr>
  </w:style>
  <w:style w:type="paragraph" w:styleId="58">
    <w:name w:val="index 5"/>
    <w:basedOn w:val="a4"/>
    <w:next w:val="a4"/>
    <w:autoRedefine/>
    <w:semiHidden/>
    <w:rsid w:val="00A9260D"/>
    <w:pPr>
      <w:widowControl w:val="0"/>
      <w:tabs>
        <w:tab w:val="left" w:pos="1985"/>
        <w:tab w:val="left" w:pos="2127"/>
      </w:tabs>
      <w:spacing w:line="360" w:lineRule="auto"/>
      <w:ind w:left="1000" w:hanging="200"/>
    </w:pPr>
    <w:rPr>
      <w:snapToGrid w:val="0"/>
      <w:sz w:val="20"/>
    </w:rPr>
  </w:style>
  <w:style w:type="paragraph" w:styleId="63">
    <w:name w:val="index 6"/>
    <w:basedOn w:val="a4"/>
    <w:next w:val="a4"/>
    <w:autoRedefine/>
    <w:semiHidden/>
    <w:rsid w:val="00A9260D"/>
    <w:pPr>
      <w:widowControl w:val="0"/>
      <w:tabs>
        <w:tab w:val="left" w:pos="1985"/>
        <w:tab w:val="left" w:pos="2127"/>
      </w:tabs>
      <w:spacing w:line="360" w:lineRule="auto"/>
      <w:ind w:left="1200" w:hanging="200"/>
    </w:pPr>
    <w:rPr>
      <w:snapToGrid w:val="0"/>
      <w:sz w:val="20"/>
    </w:rPr>
  </w:style>
  <w:style w:type="paragraph" w:styleId="73">
    <w:name w:val="index 7"/>
    <w:basedOn w:val="a4"/>
    <w:next w:val="a4"/>
    <w:autoRedefine/>
    <w:semiHidden/>
    <w:rsid w:val="00A9260D"/>
    <w:pPr>
      <w:widowControl w:val="0"/>
      <w:tabs>
        <w:tab w:val="left" w:pos="1985"/>
        <w:tab w:val="left" w:pos="2127"/>
      </w:tabs>
      <w:spacing w:line="360" w:lineRule="auto"/>
      <w:ind w:left="1400" w:hanging="200"/>
    </w:pPr>
    <w:rPr>
      <w:snapToGrid w:val="0"/>
      <w:sz w:val="20"/>
    </w:rPr>
  </w:style>
  <w:style w:type="paragraph" w:styleId="83">
    <w:name w:val="index 8"/>
    <w:basedOn w:val="a4"/>
    <w:next w:val="a4"/>
    <w:autoRedefine/>
    <w:semiHidden/>
    <w:rsid w:val="00A9260D"/>
    <w:pPr>
      <w:widowControl w:val="0"/>
      <w:tabs>
        <w:tab w:val="left" w:pos="1985"/>
        <w:tab w:val="left" w:pos="2127"/>
      </w:tabs>
      <w:spacing w:line="360" w:lineRule="auto"/>
      <w:ind w:left="1600" w:hanging="200"/>
    </w:pPr>
    <w:rPr>
      <w:snapToGrid w:val="0"/>
      <w:sz w:val="20"/>
    </w:rPr>
  </w:style>
  <w:style w:type="paragraph" w:styleId="92">
    <w:name w:val="index 9"/>
    <w:basedOn w:val="a4"/>
    <w:next w:val="a4"/>
    <w:autoRedefine/>
    <w:semiHidden/>
    <w:rsid w:val="00A9260D"/>
    <w:pPr>
      <w:widowControl w:val="0"/>
      <w:tabs>
        <w:tab w:val="left" w:pos="1985"/>
        <w:tab w:val="left" w:pos="2127"/>
      </w:tabs>
      <w:spacing w:line="360" w:lineRule="auto"/>
      <w:ind w:left="1800" w:hanging="200"/>
    </w:pPr>
    <w:rPr>
      <w:snapToGrid w:val="0"/>
      <w:sz w:val="20"/>
    </w:rPr>
  </w:style>
  <w:style w:type="paragraph" w:styleId="a0">
    <w:name w:val="List Bullet"/>
    <w:basedOn w:val="a4"/>
    <w:semiHidden/>
    <w:rsid w:val="00A9260D"/>
    <w:pPr>
      <w:numPr>
        <w:numId w:val="23"/>
      </w:numPr>
    </w:pPr>
  </w:style>
  <w:style w:type="paragraph" w:styleId="a">
    <w:name w:val="List Number"/>
    <w:aliases w:val="Нумерованный"/>
    <w:basedOn w:val="a4"/>
    <w:rsid w:val="00A9260D"/>
    <w:pPr>
      <w:numPr>
        <w:numId w:val="32"/>
      </w:numPr>
    </w:pPr>
  </w:style>
  <w:style w:type="paragraph" w:styleId="HTML4">
    <w:name w:val="HTML Address"/>
    <w:basedOn w:val="a4"/>
    <w:link w:val="HTML5"/>
    <w:semiHidden/>
    <w:rsid w:val="00A9260D"/>
    <w:rPr>
      <w:i/>
      <w:iCs/>
    </w:rPr>
  </w:style>
  <w:style w:type="paragraph" w:styleId="affe">
    <w:name w:val="envelope address"/>
    <w:basedOn w:val="a4"/>
    <w:semiHidden/>
    <w:rsid w:val="00A9260D"/>
    <w:pPr>
      <w:framePr w:w="7920" w:h="1980" w:hRule="exact" w:hSpace="180" w:wrap="auto" w:hAnchor="page" w:xAlign="center" w:yAlign="bottom"/>
      <w:ind w:left="2880"/>
    </w:pPr>
    <w:rPr>
      <w:rFonts w:ascii="Arial" w:hAnsi="Arial" w:cs="Arial"/>
    </w:rPr>
  </w:style>
  <w:style w:type="character" w:styleId="HTML6">
    <w:name w:val="HTML Acronym"/>
    <w:basedOn w:val="a5"/>
    <w:semiHidden/>
    <w:rsid w:val="00A9260D"/>
  </w:style>
  <w:style w:type="table" w:styleId="-10">
    <w:name w:val="Table Web 1"/>
    <w:basedOn w:val="a6"/>
    <w:semiHidden/>
    <w:rsid w:val="00A9260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0">
    <w:name w:val="Table Web 2"/>
    <w:basedOn w:val="a6"/>
    <w:semiHidden/>
    <w:rsid w:val="00A9260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0">
    <w:name w:val="Table Web 3"/>
    <w:basedOn w:val="a6"/>
    <w:semiHidden/>
    <w:rsid w:val="00A9260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afff">
    <w:name w:val="Emphasis"/>
    <w:qFormat/>
    <w:rsid w:val="00A9260D"/>
    <w:rPr>
      <w:i/>
      <w:iCs/>
    </w:rPr>
  </w:style>
  <w:style w:type="paragraph" w:styleId="afff0">
    <w:name w:val="Date"/>
    <w:basedOn w:val="a4"/>
    <w:next w:val="a4"/>
    <w:link w:val="afff1"/>
    <w:semiHidden/>
    <w:rsid w:val="00A9260D"/>
  </w:style>
  <w:style w:type="paragraph" w:styleId="afff2">
    <w:name w:val="Note Heading"/>
    <w:basedOn w:val="a4"/>
    <w:next w:val="a4"/>
    <w:link w:val="afff3"/>
    <w:semiHidden/>
    <w:rsid w:val="00A9260D"/>
  </w:style>
  <w:style w:type="character" w:styleId="afff4">
    <w:name w:val="annotation reference"/>
    <w:rsid w:val="00A9260D"/>
    <w:rPr>
      <w:sz w:val="16"/>
      <w:szCs w:val="16"/>
    </w:rPr>
  </w:style>
  <w:style w:type="table" w:styleId="afff5">
    <w:name w:val="Table Elegant"/>
    <w:basedOn w:val="a6"/>
    <w:semiHidden/>
    <w:rsid w:val="00A9260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7">
    <w:name w:val="Table Subtle 1"/>
    <w:basedOn w:val="a6"/>
    <w:semiHidden/>
    <w:rsid w:val="00A9260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2">
    <w:name w:val="Table Subtle 2"/>
    <w:basedOn w:val="a6"/>
    <w:semiHidden/>
    <w:rsid w:val="00A9260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TML7">
    <w:name w:val="HTML Keyboard"/>
    <w:semiHidden/>
    <w:rsid w:val="00A9260D"/>
    <w:rPr>
      <w:rFonts w:ascii="Courier New" w:hAnsi="Courier New" w:cs="Courier New"/>
      <w:sz w:val="20"/>
      <w:szCs w:val="20"/>
    </w:rPr>
  </w:style>
  <w:style w:type="table" w:styleId="18">
    <w:name w:val="Table Classic 1"/>
    <w:basedOn w:val="a6"/>
    <w:semiHidden/>
    <w:rsid w:val="00A9260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3">
    <w:name w:val="Table Classic 2"/>
    <w:basedOn w:val="a6"/>
    <w:semiHidden/>
    <w:rsid w:val="00A9260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f0">
    <w:name w:val="Table Classic 3"/>
    <w:basedOn w:val="a6"/>
    <w:semiHidden/>
    <w:rsid w:val="00A9260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9">
    <w:name w:val="Table Classic 4"/>
    <w:basedOn w:val="a6"/>
    <w:semiHidden/>
    <w:rsid w:val="00A9260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HTML8">
    <w:name w:val="HTML Code"/>
    <w:semiHidden/>
    <w:rsid w:val="00A9260D"/>
    <w:rPr>
      <w:rFonts w:ascii="Courier New" w:hAnsi="Courier New" w:cs="Courier New"/>
      <w:sz w:val="20"/>
      <w:szCs w:val="20"/>
    </w:rPr>
  </w:style>
  <w:style w:type="paragraph" w:styleId="afff6">
    <w:name w:val="Body Text"/>
    <w:basedOn w:val="a4"/>
    <w:link w:val="afff7"/>
    <w:semiHidden/>
    <w:rsid w:val="00A9260D"/>
    <w:pPr>
      <w:overflowPunct w:val="0"/>
      <w:autoSpaceDE w:val="0"/>
      <w:autoSpaceDN w:val="0"/>
      <w:adjustRightInd w:val="0"/>
      <w:spacing w:after="240"/>
      <w:textAlignment w:val="baseline"/>
    </w:pPr>
  </w:style>
  <w:style w:type="paragraph" w:styleId="afff8">
    <w:name w:val="Body Text First Indent"/>
    <w:basedOn w:val="afff6"/>
    <w:link w:val="afff9"/>
    <w:semiHidden/>
    <w:rsid w:val="00A9260D"/>
    <w:pPr>
      <w:overflowPunct/>
      <w:autoSpaceDE/>
      <w:autoSpaceDN/>
      <w:adjustRightInd/>
      <w:spacing w:after="120"/>
      <w:ind w:firstLine="210"/>
      <w:jc w:val="left"/>
      <w:textAlignment w:val="auto"/>
    </w:pPr>
  </w:style>
  <w:style w:type="paragraph" w:styleId="2f4">
    <w:name w:val="Body Text First Indent 2"/>
    <w:basedOn w:val="ae"/>
    <w:link w:val="2f5"/>
    <w:semiHidden/>
    <w:rsid w:val="00A9260D"/>
    <w:pPr>
      <w:widowControl/>
      <w:tabs>
        <w:tab w:val="clear" w:pos="1985"/>
        <w:tab w:val="clear" w:pos="2127"/>
      </w:tabs>
      <w:spacing w:after="120" w:line="240" w:lineRule="auto"/>
      <w:ind w:left="283" w:firstLine="210"/>
      <w:jc w:val="left"/>
    </w:pPr>
    <w:rPr>
      <w:snapToGrid/>
      <w:sz w:val="24"/>
      <w:szCs w:val="24"/>
    </w:rPr>
  </w:style>
  <w:style w:type="paragraph" w:styleId="20">
    <w:name w:val="List Bullet 2"/>
    <w:basedOn w:val="a4"/>
    <w:rsid w:val="00A9260D"/>
    <w:pPr>
      <w:numPr>
        <w:numId w:val="24"/>
      </w:numPr>
      <w:tabs>
        <w:tab w:val="clear" w:pos="643"/>
        <w:tab w:val="num" w:pos="360"/>
      </w:tabs>
    </w:pPr>
  </w:style>
  <w:style w:type="paragraph" w:styleId="30">
    <w:name w:val="List Bullet 3"/>
    <w:basedOn w:val="a4"/>
    <w:autoRedefine/>
    <w:semiHidden/>
    <w:rsid w:val="00A9260D"/>
    <w:pPr>
      <w:widowControl w:val="0"/>
      <w:numPr>
        <w:numId w:val="25"/>
      </w:numPr>
      <w:tabs>
        <w:tab w:val="clear" w:pos="926"/>
        <w:tab w:val="num" w:pos="360"/>
        <w:tab w:val="left" w:pos="1985"/>
        <w:tab w:val="left" w:pos="2127"/>
      </w:tabs>
      <w:spacing w:line="360" w:lineRule="auto"/>
    </w:pPr>
  </w:style>
  <w:style w:type="paragraph" w:styleId="40">
    <w:name w:val="List Bullet 4"/>
    <w:aliases w:val="Обычный маркированный,мой маркированный список"/>
    <w:basedOn w:val="a4"/>
    <w:rsid w:val="00A9260D"/>
    <w:pPr>
      <w:numPr>
        <w:numId w:val="26"/>
      </w:numPr>
      <w:tabs>
        <w:tab w:val="clear" w:pos="1209"/>
        <w:tab w:val="num" w:pos="360"/>
      </w:tabs>
    </w:pPr>
  </w:style>
  <w:style w:type="paragraph" w:styleId="50">
    <w:name w:val="List Bullet 5"/>
    <w:basedOn w:val="a4"/>
    <w:rsid w:val="00A9260D"/>
    <w:pPr>
      <w:numPr>
        <w:numId w:val="27"/>
      </w:numPr>
      <w:tabs>
        <w:tab w:val="clear" w:pos="1492"/>
        <w:tab w:val="num" w:pos="360"/>
      </w:tabs>
    </w:pPr>
  </w:style>
  <w:style w:type="paragraph" w:styleId="afffa">
    <w:name w:val="Title"/>
    <w:basedOn w:val="a4"/>
    <w:link w:val="afffb"/>
    <w:qFormat/>
    <w:rsid w:val="00A9260D"/>
    <w:pPr>
      <w:spacing w:before="240" w:after="60"/>
      <w:jc w:val="center"/>
      <w:outlineLvl w:val="0"/>
    </w:pPr>
    <w:rPr>
      <w:rFonts w:ascii="Arial" w:hAnsi="Arial" w:cs="Arial"/>
      <w:b/>
      <w:bCs/>
      <w:kern w:val="28"/>
      <w:sz w:val="32"/>
      <w:szCs w:val="32"/>
    </w:rPr>
  </w:style>
  <w:style w:type="character" w:styleId="afffc">
    <w:name w:val="page number"/>
    <w:basedOn w:val="a5"/>
    <w:semiHidden/>
    <w:rsid w:val="00A9260D"/>
  </w:style>
  <w:style w:type="character" w:styleId="afffd">
    <w:name w:val="line number"/>
    <w:basedOn w:val="a5"/>
    <w:semiHidden/>
    <w:rsid w:val="00A9260D"/>
  </w:style>
  <w:style w:type="paragraph" w:styleId="2">
    <w:name w:val="List Number 2"/>
    <w:basedOn w:val="a4"/>
    <w:semiHidden/>
    <w:rsid w:val="00A9260D"/>
    <w:pPr>
      <w:numPr>
        <w:numId w:val="28"/>
      </w:numPr>
      <w:tabs>
        <w:tab w:val="clear" w:pos="643"/>
        <w:tab w:val="num" w:pos="360"/>
      </w:tabs>
    </w:pPr>
  </w:style>
  <w:style w:type="paragraph" w:styleId="3">
    <w:name w:val="List Number 3"/>
    <w:basedOn w:val="a4"/>
    <w:semiHidden/>
    <w:rsid w:val="00A9260D"/>
    <w:pPr>
      <w:numPr>
        <w:numId w:val="29"/>
      </w:numPr>
      <w:tabs>
        <w:tab w:val="clear" w:pos="926"/>
        <w:tab w:val="num" w:pos="360"/>
      </w:tabs>
    </w:pPr>
  </w:style>
  <w:style w:type="paragraph" w:styleId="4">
    <w:name w:val="List Number 4"/>
    <w:basedOn w:val="a4"/>
    <w:semiHidden/>
    <w:rsid w:val="00A9260D"/>
    <w:pPr>
      <w:numPr>
        <w:numId w:val="30"/>
      </w:numPr>
      <w:tabs>
        <w:tab w:val="clear" w:pos="1209"/>
        <w:tab w:val="num" w:pos="360"/>
      </w:tabs>
    </w:pPr>
  </w:style>
  <w:style w:type="paragraph" w:styleId="5">
    <w:name w:val="List Number 5"/>
    <w:basedOn w:val="a4"/>
    <w:semiHidden/>
    <w:rsid w:val="00A9260D"/>
    <w:pPr>
      <w:numPr>
        <w:numId w:val="31"/>
      </w:numPr>
      <w:tabs>
        <w:tab w:val="clear" w:pos="1492"/>
        <w:tab w:val="num" w:pos="360"/>
      </w:tabs>
    </w:pPr>
  </w:style>
  <w:style w:type="character" w:styleId="HTML9">
    <w:name w:val="HTML Sample"/>
    <w:semiHidden/>
    <w:rsid w:val="00A9260D"/>
    <w:rPr>
      <w:rFonts w:ascii="Courier New" w:hAnsi="Courier New" w:cs="Courier New"/>
    </w:rPr>
  </w:style>
  <w:style w:type="paragraph" w:styleId="2f6">
    <w:name w:val="envelope return"/>
    <w:basedOn w:val="a4"/>
    <w:semiHidden/>
    <w:rsid w:val="00A9260D"/>
    <w:rPr>
      <w:rFonts w:ascii="Arial" w:hAnsi="Arial" w:cs="Arial"/>
      <w:sz w:val="20"/>
    </w:rPr>
  </w:style>
  <w:style w:type="table" w:styleId="19">
    <w:name w:val="Table 3D effects 1"/>
    <w:basedOn w:val="a6"/>
    <w:semiHidden/>
    <w:rsid w:val="00A9260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7">
    <w:name w:val="Table 3D effects 2"/>
    <w:basedOn w:val="a6"/>
    <w:semiHidden/>
    <w:rsid w:val="00A9260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1">
    <w:name w:val="Table 3D effects 3"/>
    <w:basedOn w:val="a6"/>
    <w:semiHidden/>
    <w:rsid w:val="00A9260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fe">
    <w:name w:val="Normal (Web)"/>
    <w:basedOn w:val="a4"/>
    <w:rsid w:val="00A9260D"/>
  </w:style>
  <w:style w:type="paragraph" w:styleId="affff">
    <w:name w:val="Normal Indent"/>
    <w:basedOn w:val="a4"/>
    <w:semiHidden/>
    <w:rsid w:val="00A9260D"/>
    <w:pPr>
      <w:ind w:left="708"/>
    </w:pPr>
  </w:style>
  <w:style w:type="character" w:styleId="HTMLa">
    <w:name w:val="HTML Definition"/>
    <w:semiHidden/>
    <w:rsid w:val="00A9260D"/>
    <w:rPr>
      <w:i/>
      <w:iCs/>
    </w:rPr>
  </w:style>
  <w:style w:type="paragraph" w:styleId="affff0">
    <w:name w:val="table of figures"/>
    <w:aliases w:val="таблиц_GOST"/>
    <w:basedOn w:val="a4"/>
    <w:next w:val="GOSTNormal"/>
    <w:uiPriority w:val="99"/>
    <w:rsid w:val="00A9260D"/>
    <w:pPr>
      <w:tabs>
        <w:tab w:val="left" w:leader="dot" w:pos="567"/>
        <w:tab w:val="left" w:pos="1134"/>
        <w:tab w:val="right" w:leader="dot" w:pos="9631"/>
      </w:tabs>
      <w:spacing w:before="120" w:after="120"/>
      <w:ind w:left="567" w:right="567" w:hanging="567"/>
      <w:contextualSpacing/>
      <w:jc w:val="left"/>
    </w:pPr>
    <w:rPr>
      <w:noProof/>
    </w:rPr>
  </w:style>
  <w:style w:type="paragraph" w:customStyle="1" w:styleId="GOSTListnormal3">
    <w:name w:val="_GOST_List_normal_3"/>
    <w:rsid w:val="00A9260D"/>
    <w:pPr>
      <w:tabs>
        <w:tab w:val="left" w:pos="1418"/>
      </w:tabs>
      <w:spacing w:before="60" w:after="60"/>
      <w:ind w:left="1418"/>
      <w:contextualSpacing/>
      <w:jc w:val="both"/>
    </w:pPr>
    <w:rPr>
      <w:snapToGrid w:val="0"/>
      <w:sz w:val="24"/>
    </w:rPr>
  </w:style>
  <w:style w:type="paragraph" w:customStyle="1" w:styleId="GOSTListnormal4">
    <w:name w:val="_GOST_List_normal_4"/>
    <w:rsid w:val="00A9260D"/>
    <w:pPr>
      <w:tabs>
        <w:tab w:val="left" w:pos="1701"/>
      </w:tabs>
      <w:spacing w:before="60" w:after="60"/>
      <w:ind w:left="1701"/>
      <w:contextualSpacing/>
      <w:jc w:val="both"/>
    </w:pPr>
    <w:rPr>
      <w:sz w:val="24"/>
      <w:szCs w:val="24"/>
    </w:rPr>
  </w:style>
  <w:style w:type="paragraph" w:styleId="affff1">
    <w:name w:val="footer"/>
    <w:basedOn w:val="a4"/>
    <w:link w:val="affff2"/>
    <w:rsid w:val="00A9260D"/>
    <w:pPr>
      <w:tabs>
        <w:tab w:val="center" w:pos="4677"/>
        <w:tab w:val="right" w:pos="9355"/>
      </w:tabs>
    </w:pPr>
  </w:style>
  <w:style w:type="paragraph" w:customStyle="1" w:styleId="GOSTListnum">
    <w:name w:val="_GOST_List_num"/>
    <w:rsid w:val="00A9260D"/>
    <w:pPr>
      <w:numPr>
        <w:numId w:val="14"/>
      </w:numPr>
      <w:spacing w:before="120" w:after="120"/>
      <w:contextualSpacing/>
      <w:jc w:val="both"/>
    </w:pPr>
    <w:rPr>
      <w:sz w:val="24"/>
    </w:rPr>
  </w:style>
  <w:style w:type="character" w:customStyle="1" w:styleId="GOSTNote0">
    <w:name w:val="_GOST_Note Знак"/>
    <w:link w:val="GOSTNote"/>
    <w:rsid w:val="00A9260D"/>
    <w:rPr>
      <w:sz w:val="24"/>
    </w:rPr>
  </w:style>
  <w:style w:type="paragraph" w:customStyle="1" w:styleId="GOSTListmark5">
    <w:name w:val="_GOST_List_mark5"/>
    <w:basedOn w:val="GOSTListmark4"/>
    <w:rsid w:val="00A9260D"/>
    <w:pPr>
      <w:tabs>
        <w:tab w:val="clear" w:pos="1701"/>
        <w:tab w:val="left" w:pos="1985"/>
      </w:tabs>
      <w:ind w:left="1985" w:hanging="284"/>
    </w:pPr>
  </w:style>
  <w:style w:type="paragraph" w:customStyle="1" w:styleId="GOSTListnum3">
    <w:name w:val="_GOST_List_num3"/>
    <w:basedOn w:val="GOSTListnum2"/>
    <w:rsid w:val="00A9260D"/>
    <w:pPr>
      <w:numPr>
        <w:ilvl w:val="2"/>
      </w:numPr>
      <w:tabs>
        <w:tab w:val="left" w:pos="2268"/>
      </w:tabs>
    </w:pPr>
  </w:style>
  <w:style w:type="paragraph" w:customStyle="1" w:styleId="GOSTListnum4">
    <w:name w:val="_GOST_List_num4"/>
    <w:basedOn w:val="GOSTListnum3"/>
    <w:rsid w:val="00A9260D"/>
    <w:pPr>
      <w:numPr>
        <w:ilvl w:val="3"/>
      </w:numPr>
      <w:tabs>
        <w:tab w:val="clear" w:pos="2268"/>
        <w:tab w:val="left" w:pos="2835"/>
      </w:tabs>
    </w:pPr>
  </w:style>
  <w:style w:type="paragraph" w:customStyle="1" w:styleId="4a">
    <w:name w:val="Заг_4_Приложение"/>
    <w:basedOn w:val="33"/>
    <w:next w:val="GOSTNormal"/>
    <w:rsid w:val="00A9260D"/>
    <w:pPr>
      <w:ind w:left="737" w:hanging="737"/>
      <w:outlineLvl w:val="3"/>
    </w:pPr>
    <w:rPr>
      <w:sz w:val="26"/>
      <w:szCs w:val="26"/>
    </w:rPr>
  </w:style>
  <w:style w:type="table" w:styleId="affff3">
    <w:name w:val="Table Grid"/>
    <w:aliases w:val="OTR,Сетка таблицы GR,Таблица ИТ Эксперт"/>
    <w:basedOn w:val="a6"/>
    <w:rsid w:val="00A9260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OSTListnormal5">
    <w:name w:val="_GOST_List_normal_5"/>
    <w:rsid w:val="00A9260D"/>
    <w:pPr>
      <w:tabs>
        <w:tab w:val="left" w:pos="1985"/>
      </w:tabs>
      <w:spacing w:before="60" w:after="60"/>
      <w:ind w:left="1985"/>
      <w:contextualSpacing/>
      <w:jc w:val="both"/>
    </w:pPr>
    <w:rPr>
      <w:snapToGrid w:val="0"/>
      <w:sz w:val="24"/>
    </w:rPr>
  </w:style>
  <w:style w:type="paragraph" w:customStyle="1" w:styleId="GOSTTableListNum2">
    <w:name w:val="_GOST_Table_List_Num_2"/>
    <w:basedOn w:val="GOSTTableListNum1"/>
    <w:rsid w:val="00A9260D"/>
    <w:pPr>
      <w:numPr>
        <w:ilvl w:val="1"/>
      </w:numPr>
    </w:pPr>
  </w:style>
  <w:style w:type="paragraph" w:customStyle="1" w:styleId="GOSTTableListMark2">
    <w:name w:val="_GOST_Table_List_Mark_2"/>
    <w:basedOn w:val="GOSTTableListMark1"/>
    <w:rsid w:val="00A9260D"/>
    <w:pPr>
      <w:tabs>
        <w:tab w:val="left" w:pos="454"/>
      </w:tabs>
      <w:ind w:left="454" w:hanging="170"/>
    </w:pPr>
  </w:style>
  <w:style w:type="character" w:customStyle="1" w:styleId="GOSTTablenorm0">
    <w:name w:val="_GOST_Table_norm Знак"/>
    <w:link w:val="GOSTTablenorm"/>
    <w:qFormat/>
    <w:rsid w:val="00CD0081"/>
    <w:rPr>
      <w:sz w:val="22"/>
    </w:rPr>
  </w:style>
  <w:style w:type="paragraph" w:customStyle="1" w:styleId="GOSTTableListNum10">
    <w:name w:val="_GOST_Table_List_Num 1)"/>
    <w:rsid w:val="00A9260D"/>
    <w:pPr>
      <w:numPr>
        <w:numId w:val="45"/>
      </w:numPr>
      <w:tabs>
        <w:tab w:val="left" w:pos="340"/>
      </w:tabs>
    </w:pPr>
    <w:rPr>
      <w:sz w:val="22"/>
      <w:szCs w:val="22"/>
    </w:rPr>
  </w:style>
  <w:style w:type="paragraph" w:customStyle="1" w:styleId="GOSTTableListNum">
    <w:name w:val="_GOST_Table_List_Num абв)"/>
    <w:rsid w:val="00A9260D"/>
    <w:pPr>
      <w:numPr>
        <w:numId w:val="17"/>
      </w:numPr>
      <w:tabs>
        <w:tab w:val="clear" w:pos="284"/>
        <w:tab w:val="left" w:pos="340"/>
      </w:tabs>
    </w:pPr>
    <w:rPr>
      <w:sz w:val="22"/>
      <w:szCs w:val="22"/>
    </w:rPr>
  </w:style>
  <w:style w:type="paragraph" w:customStyle="1" w:styleId="GOSTTitulhead">
    <w:name w:val="_GOST_Titul_head"/>
    <w:basedOn w:val="a4"/>
    <w:rsid w:val="002F5B7D"/>
    <w:pPr>
      <w:pBdr>
        <w:bottom w:val="single" w:sz="12" w:space="1" w:color="auto"/>
      </w:pBdr>
      <w:suppressAutoHyphens/>
      <w:jc w:val="center"/>
    </w:pPr>
    <w:rPr>
      <w:rFonts w:ascii="Arial" w:hAnsi="Arial"/>
      <w:b/>
      <w:bCs/>
    </w:rPr>
  </w:style>
  <w:style w:type="character" w:customStyle="1" w:styleId="GOSTReporterror">
    <w:name w:val="_GOST_Report_error"/>
    <w:rsid w:val="00A9260D"/>
  </w:style>
  <w:style w:type="paragraph" w:customStyle="1" w:styleId="GOSTListnormal2">
    <w:name w:val="_GOST_List_normal_2"/>
    <w:rsid w:val="00A9260D"/>
    <w:pPr>
      <w:tabs>
        <w:tab w:val="left" w:pos="1134"/>
      </w:tabs>
      <w:spacing w:before="60" w:after="60"/>
      <w:ind w:left="1134"/>
      <w:contextualSpacing/>
      <w:jc w:val="both"/>
    </w:pPr>
    <w:rPr>
      <w:snapToGrid w:val="0"/>
      <w:sz w:val="24"/>
    </w:rPr>
  </w:style>
  <w:style w:type="paragraph" w:customStyle="1" w:styleId="GOSTTableListNum3">
    <w:name w:val="_GOST_Table_List_Num_3"/>
    <w:basedOn w:val="GOSTTableListNum2"/>
    <w:rsid w:val="00A9260D"/>
    <w:pPr>
      <w:numPr>
        <w:ilvl w:val="2"/>
      </w:numPr>
    </w:pPr>
  </w:style>
  <w:style w:type="character" w:customStyle="1" w:styleId="GOSTNormal0">
    <w:name w:val="_GOST_Normal Знак"/>
    <w:link w:val="GOSTNormal"/>
    <w:qFormat/>
    <w:rsid w:val="00FE7679"/>
    <w:rPr>
      <w:sz w:val="24"/>
    </w:rPr>
  </w:style>
  <w:style w:type="paragraph" w:customStyle="1" w:styleId="GOSTTableListNum4">
    <w:name w:val="_GOST_Table_List_Num_4"/>
    <w:basedOn w:val="GOSTTableListNum3"/>
    <w:qFormat/>
    <w:rsid w:val="00A9260D"/>
    <w:pPr>
      <w:numPr>
        <w:ilvl w:val="3"/>
      </w:numPr>
    </w:pPr>
  </w:style>
  <w:style w:type="paragraph" w:customStyle="1" w:styleId="GOSTTableListNum5">
    <w:name w:val="_GOST_Table_List_Num_5"/>
    <w:basedOn w:val="GOSTTableListNum4"/>
    <w:qFormat/>
    <w:rsid w:val="00A9260D"/>
    <w:pPr>
      <w:numPr>
        <w:ilvl w:val="4"/>
      </w:numPr>
    </w:pPr>
  </w:style>
  <w:style w:type="paragraph" w:customStyle="1" w:styleId="GOSTTa6leListNum3">
    <w:name w:val="_GOST_Ta6le_List_Num_3"/>
    <w:basedOn w:val="a4"/>
    <w:rsid w:val="00A9260D"/>
    <w:pPr>
      <w:ind w:left="681" w:firstLine="0"/>
      <w:jc w:val="left"/>
    </w:pPr>
    <w:rPr>
      <w:sz w:val="22"/>
    </w:rPr>
  </w:style>
  <w:style w:type="paragraph" w:customStyle="1" w:styleId="GOSTTableListNum6">
    <w:name w:val="_GOST_Table_List_Num_6"/>
    <w:basedOn w:val="GOSTTableListNum5"/>
    <w:qFormat/>
    <w:rsid w:val="00A9260D"/>
    <w:pPr>
      <w:numPr>
        <w:ilvl w:val="5"/>
      </w:numPr>
    </w:pPr>
  </w:style>
  <w:style w:type="paragraph" w:customStyle="1" w:styleId="GOSTTableListNum7">
    <w:name w:val="_GOST_Table_List_Num_7"/>
    <w:basedOn w:val="GOSTTableListNum6"/>
    <w:qFormat/>
    <w:rsid w:val="00A9260D"/>
    <w:pPr>
      <w:numPr>
        <w:ilvl w:val="6"/>
      </w:numPr>
    </w:pPr>
  </w:style>
  <w:style w:type="paragraph" w:styleId="a1">
    <w:name w:val="endnote text"/>
    <w:basedOn w:val="a4"/>
    <w:link w:val="affff4"/>
    <w:rsid w:val="002B145B"/>
    <w:pPr>
      <w:numPr>
        <w:numId w:val="7"/>
      </w:numPr>
      <w:tabs>
        <w:tab w:val="clear" w:pos="927"/>
      </w:tabs>
      <w:ind w:left="0" w:firstLine="0"/>
    </w:pPr>
    <w:rPr>
      <w:sz w:val="20"/>
    </w:rPr>
  </w:style>
  <w:style w:type="character" w:customStyle="1" w:styleId="affff4">
    <w:name w:val="Текст концевой сноски Знак"/>
    <w:basedOn w:val="a5"/>
    <w:link w:val="a1"/>
    <w:rsid w:val="002B145B"/>
  </w:style>
  <w:style w:type="paragraph" w:customStyle="1" w:styleId="affff5">
    <w:name w:val="Основной текст (без отступа)"/>
    <w:basedOn w:val="afff6"/>
    <w:rsid w:val="00D87F00"/>
    <w:pPr>
      <w:overflowPunct/>
      <w:autoSpaceDE/>
      <w:autoSpaceDN/>
      <w:adjustRightInd/>
      <w:spacing w:before="120" w:after="120"/>
      <w:textAlignment w:val="auto"/>
    </w:pPr>
    <w:rPr>
      <w:snapToGrid w:val="0"/>
      <w:color w:val="000000"/>
      <w:sz w:val="28"/>
    </w:rPr>
  </w:style>
  <w:style w:type="paragraph" w:customStyle="1" w:styleId="affff6">
    <w:name w:val="Основной текст (центр/одинарный)"/>
    <w:basedOn w:val="afff6"/>
    <w:link w:val="affff7"/>
    <w:rsid w:val="00D87F00"/>
    <w:pPr>
      <w:overflowPunct/>
      <w:autoSpaceDE/>
      <w:autoSpaceDN/>
      <w:adjustRightInd/>
      <w:spacing w:before="120" w:after="120"/>
      <w:jc w:val="center"/>
      <w:textAlignment w:val="auto"/>
    </w:pPr>
    <w:rPr>
      <w:snapToGrid w:val="0"/>
      <w:color w:val="000000"/>
      <w:sz w:val="28"/>
    </w:rPr>
  </w:style>
  <w:style w:type="character" w:customStyle="1" w:styleId="affff7">
    <w:name w:val="Основной текст (центр/одинарный) Знак"/>
    <w:link w:val="affff6"/>
    <w:rsid w:val="00D87F00"/>
    <w:rPr>
      <w:snapToGrid w:val="0"/>
      <w:color w:val="000000"/>
      <w:sz w:val="28"/>
    </w:rPr>
  </w:style>
  <w:style w:type="paragraph" w:customStyle="1" w:styleId="-">
    <w:name w:val="Титульный лист - текст"/>
    <w:link w:val="-0"/>
    <w:rsid w:val="00D87F00"/>
    <w:rPr>
      <w:sz w:val="28"/>
    </w:rPr>
  </w:style>
  <w:style w:type="paragraph" w:customStyle="1" w:styleId="-9">
    <w:name w:val="Титульный лист - название документа"/>
    <w:basedOn w:val="a4"/>
    <w:link w:val="-a"/>
    <w:rsid w:val="00D87F00"/>
    <w:pPr>
      <w:jc w:val="center"/>
    </w:pPr>
    <w:rPr>
      <w:rFonts w:ascii="Arial" w:hAnsi="Arial"/>
      <w:snapToGrid w:val="0"/>
      <w:color w:val="000000"/>
      <w:sz w:val="36"/>
    </w:rPr>
  </w:style>
  <w:style w:type="character" w:customStyle="1" w:styleId="-a">
    <w:name w:val="Титульный лист - название документа Знак"/>
    <w:link w:val="-9"/>
    <w:rsid w:val="00D87F00"/>
    <w:rPr>
      <w:rFonts w:ascii="Arial" w:hAnsi="Arial"/>
      <w:snapToGrid w:val="0"/>
      <w:color w:val="000000"/>
      <w:sz w:val="36"/>
    </w:rPr>
  </w:style>
  <w:style w:type="character" w:customStyle="1" w:styleId="affff8">
    <w:name w:val="Выделение подчеркиванием"/>
    <w:qFormat/>
    <w:rsid w:val="00D87F00"/>
    <w:rPr>
      <w:u w:val="single"/>
    </w:rPr>
  </w:style>
  <w:style w:type="paragraph" w:customStyle="1" w:styleId="3f2">
    <w:name w:val="я_Технический стиль 3"/>
    <w:basedOn w:val="-"/>
    <w:link w:val="3f3"/>
    <w:qFormat/>
    <w:rsid w:val="00D87F00"/>
    <w:rPr>
      <w:rFonts w:ascii="Arial" w:hAnsi="Arial" w:cs="Arial"/>
      <w:b/>
    </w:rPr>
  </w:style>
  <w:style w:type="character" w:customStyle="1" w:styleId="-0">
    <w:name w:val="Титульный лист - текст Знак"/>
    <w:link w:val="-"/>
    <w:rsid w:val="00D87F00"/>
    <w:rPr>
      <w:sz w:val="28"/>
    </w:rPr>
  </w:style>
  <w:style w:type="character" w:customStyle="1" w:styleId="3f3">
    <w:name w:val="я_Технический стиль 3 Знак"/>
    <w:link w:val="3f2"/>
    <w:rsid w:val="00D87F00"/>
    <w:rPr>
      <w:rFonts w:ascii="Arial" w:hAnsi="Arial" w:cs="Arial"/>
      <w:b/>
      <w:sz w:val="28"/>
    </w:rPr>
  </w:style>
  <w:style w:type="character" w:customStyle="1" w:styleId="GOSTTableHead0">
    <w:name w:val="_GOST_Table_Head Знак"/>
    <w:link w:val="GOSTTableHead"/>
    <w:rsid w:val="00FC5170"/>
    <w:rPr>
      <w:b/>
      <w:bCs/>
      <w:sz w:val="22"/>
    </w:rPr>
  </w:style>
  <w:style w:type="paragraph" w:styleId="affff9">
    <w:name w:val="No Spacing"/>
    <w:link w:val="affffa"/>
    <w:uiPriority w:val="1"/>
    <w:qFormat/>
    <w:rsid w:val="00512B7E"/>
    <w:rPr>
      <w:rFonts w:asciiTheme="minorHAnsi" w:eastAsiaTheme="minorEastAsia" w:hAnsiTheme="minorHAnsi" w:cstheme="minorBidi"/>
      <w:sz w:val="22"/>
      <w:szCs w:val="22"/>
    </w:rPr>
  </w:style>
  <w:style w:type="character" w:customStyle="1" w:styleId="affffa">
    <w:name w:val="Без интервала Знак"/>
    <w:basedOn w:val="a5"/>
    <w:link w:val="affff9"/>
    <w:uiPriority w:val="1"/>
    <w:rsid w:val="00512B7E"/>
    <w:rPr>
      <w:rFonts w:asciiTheme="minorHAnsi" w:eastAsiaTheme="minorEastAsia" w:hAnsiTheme="minorHAnsi" w:cstheme="minorBidi"/>
      <w:sz w:val="22"/>
      <w:szCs w:val="22"/>
    </w:rPr>
  </w:style>
  <w:style w:type="character" w:customStyle="1" w:styleId="10">
    <w:name w:val="Заголовок 1 Знак"/>
    <w:aliases w:val="_GOST_1 Знак,GOST_1 Знак,h:1 Знак,h:1app Знак,TF-Overskrift 1 Знак,H1 Знак,H11 Знак,R1 Знак,Titre 0 Знак,. Знак,Название спецификации Знак,Название организации Знак,1 Знак,Section Знак,Знак Знак,ASFK_1 Знак,_EB_1 Знак,Загол 1 Знак"/>
    <w:basedOn w:val="a5"/>
    <w:link w:val="1"/>
    <w:rsid w:val="00512B7E"/>
    <w:rPr>
      <w:b/>
      <w:caps/>
      <w:sz w:val="32"/>
      <w:szCs w:val="36"/>
    </w:rPr>
  </w:style>
  <w:style w:type="paragraph" w:styleId="affffb">
    <w:name w:val="TOC Heading"/>
    <w:basedOn w:val="1"/>
    <w:next w:val="a4"/>
    <w:uiPriority w:val="39"/>
    <w:unhideWhenUsed/>
    <w:qFormat/>
    <w:rsid w:val="00512B7E"/>
    <w:pPr>
      <w:keepLines/>
      <w:pageBreakBefore w:val="0"/>
      <w:numPr>
        <w:numId w:val="0"/>
      </w:numPr>
      <w:tabs>
        <w:tab w:val="clear" w:pos="567"/>
      </w:tabs>
      <w:suppressAutoHyphens w:val="0"/>
      <w:spacing w:after="0" w:line="259" w:lineRule="auto"/>
      <w:contextualSpacing w:val="0"/>
      <w:jc w:val="left"/>
      <w:outlineLvl w:val="9"/>
    </w:pPr>
    <w:rPr>
      <w:rFonts w:asciiTheme="majorHAnsi" w:eastAsiaTheme="majorEastAsia" w:hAnsiTheme="majorHAnsi" w:cstheme="majorBidi"/>
      <w:b w:val="0"/>
      <w:caps w:val="0"/>
      <w:color w:val="365F91" w:themeColor="accent1" w:themeShade="BF"/>
      <w:szCs w:val="32"/>
    </w:rPr>
  </w:style>
  <w:style w:type="character" w:customStyle="1" w:styleId="affffc">
    <w:name w:val="Абзац списка Знак"/>
    <w:aliases w:val="Table-Normal Знак,RSHB_Table-Normal Знак,Bullets Знак,Предусловия Знак,NASOFT List Paragraph Знак,Paragraphe de liste1 Знак,列出段落1 Знак,List Paragraph2 Знак,List 1 Paragraph Знак,List Paragraph1 Знак,List Paragraph Char Char Знак"/>
    <w:link w:val="affffd"/>
    <w:uiPriority w:val="34"/>
    <w:qFormat/>
    <w:locked/>
    <w:rsid w:val="00512B7E"/>
    <w:rPr>
      <w:rFonts w:eastAsia="Calibri"/>
      <w:sz w:val="24"/>
      <w:szCs w:val="24"/>
    </w:rPr>
  </w:style>
  <w:style w:type="paragraph" w:styleId="affffd">
    <w:name w:val="List Paragraph"/>
    <w:aliases w:val="Table-Normal,RSHB_Table-Normal,Bullets,Предусловия,NASOFT List Paragraph,Paragraphe de liste1,列出段落1,List Paragraph2,List 1 Paragraph,List Paragraph1,List Paragraph Char Char,Equipment,numbered,List Paragraph11,Headding 3,Table Txt,lp1,列出段落"/>
    <w:basedOn w:val="a4"/>
    <w:link w:val="affffc"/>
    <w:uiPriority w:val="34"/>
    <w:qFormat/>
    <w:rsid w:val="00512B7E"/>
    <w:pPr>
      <w:ind w:left="708" w:firstLine="708"/>
    </w:pPr>
    <w:rPr>
      <w:rFonts w:eastAsia="Calibri"/>
    </w:rPr>
  </w:style>
  <w:style w:type="character" w:customStyle="1" w:styleId="23">
    <w:name w:val="Заголовок 2 Знак"/>
    <w:aliases w:val="_GOST_2 Знак,GOST_2 Знак,Подраздел Знак,2 Знак,21 Знак,22 Знак,211 Знак,h:2 Знак,h:2app Знак,T2 Знак,TF-Overskrit 2 Знак,H2 Знак,Title2 Знак,ITT t2 Знак,PA Major Section Знак,TE Heading 2 Знак,Livello 2 Знак,R2 Знак,H21 Знак,h2 Знак"/>
    <w:basedOn w:val="a5"/>
    <w:link w:val="22"/>
    <w:rsid w:val="00512B7E"/>
    <w:rPr>
      <w:rFonts w:cs="Arial"/>
      <w:b/>
      <w:bCs/>
      <w:iCs/>
      <w:sz w:val="32"/>
      <w:szCs w:val="32"/>
    </w:rPr>
  </w:style>
  <w:style w:type="character" w:customStyle="1" w:styleId="af3">
    <w:name w:val="Текст выноски Знак"/>
    <w:basedOn w:val="a5"/>
    <w:link w:val="af2"/>
    <w:uiPriority w:val="99"/>
    <w:semiHidden/>
    <w:rsid w:val="00512B7E"/>
    <w:rPr>
      <w:rFonts w:ascii="Tahoma" w:hAnsi="Tahoma" w:cs="Tahoma"/>
      <w:sz w:val="16"/>
      <w:szCs w:val="16"/>
    </w:rPr>
  </w:style>
  <w:style w:type="character" w:customStyle="1" w:styleId="af5">
    <w:name w:val="Тема примечания Знак"/>
    <w:basedOn w:val="aa"/>
    <w:link w:val="af4"/>
    <w:semiHidden/>
    <w:rsid w:val="00512B7E"/>
    <w:rPr>
      <w:b/>
      <w:bCs/>
    </w:rPr>
  </w:style>
  <w:style w:type="character" w:customStyle="1" w:styleId="32">
    <w:name w:val="Заголовок 3 Знак"/>
    <w:aliases w:val="_GOST_3 Знак,GOST_3 Знак,h:3 Знак,h Знак,3 Знак,31 Знак,ITT t3 Знак,PA Minor Section Знак,TE Heading Знак,H3 Знак,Title3 Знак,list Знак,l3 Знак,Level 3 Head Знак,h3 Знак,H31 Знак,H32 Знак,H33 Знак,H34 Знак,H35 Знак,título 3 Знак,1. Знак"/>
    <w:basedOn w:val="a5"/>
    <w:link w:val="31"/>
    <w:rsid w:val="00512B7E"/>
    <w:rPr>
      <w:rFonts w:cs="Arial"/>
      <w:b/>
      <w:iCs/>
      <w:sz w:val="26"/>
      <w:szCs w:val="26"/>
    </w:rPr>
  </w:style>
  <w:style w:type="character" w:customStyle="1" w:styleId="a9">
    <w:name w:val="Верхний колонтитул Знак"/>
    <w:basedOn w:val="a5"/>
    <w:link w:val="a8"/>
    <w:rsid w:val="00512B7E"/>
    <w:rPr>
      <w:sz w:val="24"/>
    </w:rPr>
  </w:style>
  <w:style w:type="character" w:customStyle="1" w:styleId="affff2">
    <w:name w:val="Нижний колонтитул Знак"/>
    <w:basedOn w:val="a5"/>
    <w:link w:val="affff1"/>
    <w:rsid w:val="00512B7E"/>
    <w:rPr>
      <w:sz w:val="24"/>
    </w:rPr>
  </w:style>
  <w:style w:type="paragraph" w:customStyle="1" w:styleId="BPCLegaleze">
    <w:name w:val="BPC – Legaleze"/>
    <w:basedOn w:val="a4"/>
    <w:rsid w:val="00512B7E"/>
    <w:pPr>
      <w:spacing w:after="41" w:line="140" w:lineRule="atLeast"/>
      <w:jc w:val="center"/>
    </w:pPr>
    <w:rPr>
      <w:rFonts w:ascii="Calibri" w:hAnsi="Calibri"/>
      <w:sz w:val="20"/>
      <w:lang w:val="en-US" w:eastAsia="en-US" w:bidi="he-IL"/>
    </w:rPr>
  </w:style>
  <w:style w:type="character" w:customStyle="1" w:styleId="HTML2">
    <w:name w:val="Стандартный HTML Знак"/>
    <w:basedOn w:val="a5"/>
    <w:link w:val="HTML1"/>
    <w:uiPriority w:val="99"/>
    <w:rsid w:val="00512B7E"/>
    <w:rPr>
      <w:rFonts w:ascii="Courier New" w:hAnsi="Courier New" w:cs="Courier New"/>
    </w:rPr>
  </w:style>
  <w:style w:type="paragraph" w:styleId="affffe">
    <w:name w:val="Revision"/>
    <w:hidden/>
    <w:uiPriority w:val="99"/>
    <w:semiHidden/>
    <w:rsid w:val="00512B7E"/>
    <w:rPr>
      <w:rFonts w:asciiTheme="minorHAnsi" w:eastAsiaTheme="minorHAnsi" w:hAnsiTheme="minorHAnsi" w:cstheme="minorBidi"/>
      <w:sz w:val="22"/>
      <w:szCs w:val="22"/>
      <w:lang w:eastAsia="en-US"/>
    </w:rPr>
  </w:style>
  <w:style w:type="character" w:customStyle="1" w:styleId="af8">
    <w:name w:val="Текст сноски Знак"/>
    <w:aliases w:val="Footnote Text Char Знак Знак Знак,Footnote Text Char Знак Знак1,Footnote Text Char Знак Знак Знак Знак Знак, Знак2 Знак,Footnote Text Char Знак Знак Знак Знак Char Char Знак,Текст сноски Знак Знак Знак1,Текст сноски Знак Знак Знак Знак"/>
    <w:basedOn w:val="a5"/>
    <w:link w:val="af7"/>
    <w:rsid w:val="00512B7E"/>
  </w:style>
  <w:style w:type="character" w:customStyle="1" w:styleId="80">
    <w:name w:val="Заголовок 8 Знак"/>
    <w:basedOn w:val="a5"/>
    <w:link w:val="8"/>
    <w:rsid w:val="00512B7E"/>
    <w:rPr>
      <w:i/>
      <w:iCs/>
      <w:sz w:val="24"/>
    </w:rPr>
  </w:style>
  <w:style w:type="character" w:customStyle="1" w:styleId="GOSTTableListMark10">
    <w:name w:val="_GOST_Table_List_Mark_1 Знак"/>
    <w:link w:val="GOSTTableListMark1"/>
    <w:locked/>
    <w:rsid w:val="00512B7E"/>
    <w:rPr>
      <w:sz w:val="22"/>
    </w:rPr>
  </w:style>
  <w:style w:type="character" w:customStyle="1" w:styleId="1a">
    <w:name w:val="Неразрешенное упоминание1"/>
    <w:basedOn w:val="a5"/>
    <w:uiPriority w:val="99"/>
    <w:semiHidden/>
    <w:unhideWhenUsed/>
    <w:rsid w:val="00512B7E"/>
    <w:rPr>
      <w:color w:val="605E5C"/>
      <w:shd w:val="clear" w:color="auto" w:fill="E1DFDD"/>
    </w:rPr>
  </w:style>
  <w:style w:type="character" w:styleId="afffff">
    <w:name w:val="endnote reference"/>
    <w:basedOn w:val="a5"/>
    <w:unhideWhenUsed/>
    <w:rsid w:val="005C6BDA"/>
    <w:rPr>
      <w:vertAlign w:val="superscript"/>
    </w:rPr>
  </w:style>
  <w:style w:type="character" w:customStyle="1" w:styleId="2f8">
    <w:name w:val="Неразрешенное упоминание2"/>
    <w:basedOn w:val="a5"/>
    <w:uiPriority w:val="99"/>
    <w:semiHidden/>
    <w:unhideWhenUsed/>
    <w:rsid w:val="00BD6B85"/>
    <w:rPr>
      <w:color w:val="605E5C"/>
      <w:shd w:val="clear" w:color="auto" w:fill="E1DFDD"/>
    </w:rPr>
  </w:style>
  <w:style w:type="character" w:customStyle="1" w:styleId="inline-comment-marker">
    <w:name w:val="inline-comment-marker"/>
    <w:basedOn w:val="a5"/>
    <w:rsid w:val="00285168"/>
  </w:style>
  <w:style w:type="character" w:customStyle="1" w:styleId="3f4">
    <w:name w:val="Неразрешенное упоминание3"/>
    <w:basedOn w:val="a5"/>
    <w:uiPriority w:val="99"/>
    <w:semiHidden/>
    <w:unhideWhenUsed/>
    <w:rsid w:val="00371D61"/>
    <w:rPr>
      <w:color w:val="605E5C"/>
      <w:shd w:val="clear" w:color="auto" w:fill="E1DFDD"/>
    </w:rPr>
  </w:style>
  <w:style w:type="character" w:customStyle="1" w:styleId="4b">
    <w:name w:val="Неразрешенное упоминание4"/>
    <w:basedOn w:val="a5"/>
    <w:uiPriority w:val="99"/>
    <w:semiHidden/>
    <w:unhideWhenUsed/>
    <w:rsid w:val="00BC2D27"/>
    <w:rPr>
      <w:color w:val="605E5C"/>
      <w:shd w:val="clear" w:color="auto" w:fill="E1DFDD"/>
    </w:rPr>
  </w:style>
  <w:style w:type="character" w:customStyle="1" w:styleId="expand-control-text">
    <w:name w:val="expand-control-text"/>
    <w:basedOn w:val="a5"/>
    <w:rsid w:val="00260180"/>
  </w:style>
  <w:style w:type="character" w:customStyle="1" w:styleId="59">
    <w:name w:val="Неразрешенное упоминание5"/>
    <w:basedOn w:val="a5"/>
    <w:uiPriority w:val="99"/>
    <w:semiHidden/>
    <w:unhideWhenUsed/>
    <w:rsid w:val="0090178E"/>
    <w:rPr>
      <w:color w:val="605E5C"/>
      <w:shd w:val="clear" w:color="auto" w:fill="E1DFDD"/>
    </w:rPr>
  </w:style>
  <w:style w:type="character" w:customStyle="1" w:styleId="error">
    <w:name w:val="error"/>
    <w:basedOn w:val="a5"/>
    <w:rsid w:val="00317084"/>
  </w:style>
  <w:style w:type="character" w:customStyle="1" w:styleId="42">
    <w:name w:val="Заголовок 4 Знак"/>
    <w:aliases w:val="_GOST_4 Знак,GOST_4 Знак,H4 Знак,Заголовок 4 (Приложение) Знак,h:4 Знак,h4 Знак,ITT t4 Знак,PA Micro Section Знак,TE Heading 4 Знак,4 Знак,heading 4 + Indent: Left 0.5 in Знак,a. Знак,I4 Знак,l4 Знак,heading4 Знак1,Map Title Знак"/>
    <w:basedOn w:val="a5"/>
    <w:link w:val="41"/>
    <w:rsid w:val="00562835"/>
    <w:rPr>
      <w:rFonts w:cs="Arial"/>
      <w:b/>
      <w:iCs/>
      <w:sz w:val="24"/>
      <w:szCs w:val="26"/>
    </w:rPr>
  </w:style>
  <w:style w:type="paragraph" w:customStyle="1" w:styleId="GOSTTableNum2">
    <w:name w:val="_GOST_Table_Num_2"/>
    <w:basedOn w:val="GOSTTableNum"/>
    <w:rsid w:val="00A9260D"/>
    <w:pPr>
      <w:numPr>
        <w:ilvl w:val="1"/>
      </w:numPr>
    </w:pPr>
  </w:style>
  <w:style w:type="paragraph" w:customStyle="1" w:styleId="GOSTTableNum3">
    <w:name w:val="_GOST_Table_Num_3"/>
    <w:basedOn w:val="GOSTTableNum2"/>
    <w:qFormat/>
    <w:rsid w:val="00A9260D"/>
    <w:pPr>
      <w:numPr>
        <w:ilvl w:val="2"/>
      </w:numPr>
    </w:pPr>
  </w:style>
  <w:style w:type="paragraph" w:customStyle="1" w:styleId="GOSTTableNum4">
    <w:name w:val="_GOST_Table_Num_4"/>
    <w:basedOn w:val="GOSTTableNum3"/>
    <w:rsid w:val="00A9260D"/>
    <w:pPr>
      <w:numPr>
        <w:ilvl w:val="3"/>
      </w:numPr>
    </w:pPr>
  </w:style>
  <w:style w:type="paragraph" w:customStyle="1" w:styleId="GOSTTableNum5">
    <w:name w:val="_GOST_Table_Num_5"/>
    <w:basedOn w:val="GOSTTableNum4"/>
    <w:qFormat/>
    <w:rsid w:val="00A9260D"/>
    <w:pPr>
      <w:numPr>
        <w:ilvl w:val="4"/>
      </w:numPr>
    </w:pPr>
  </w:style>
  <w:style w:type="paragraph" w:customStyle="1" w:styleId="GOSTTableNum6">
    <w:name w:val="_GOST_Table_Num_6"/>
    <w:basedOn w:val="GOSTTableNum5"/>
    <w:rsid w:val="00A9260D"/>
    <w:pPr>
      <w:numPr>
        <w:ilvl w:val="5"/>
      </w:numPr>
    </w:pPr>
  </w:style>
  <w:style w:type="paragraph" w:customStyle="1" w:styleId="GOSTTableNum7">
    <w:name w:val="_GOST_Table_Num_7"/>
    <w:basedOn w:val="GOSTTableNum6"/>
    <w:qFormat/>
    <w:rsid w:val="00A9260D"/>
    <w:pPr>
      <w:numPr>
        <w:ilvl w:val="6"/>
      </w:numPr>
    </w:pPr>
  </w:style>
  <w:style w:type="paragraph" w:customStyle="1" w:styleId="GOSTTitulfooter">
    <w:name w:val="_GOST_Titul_footer"/>
    <w:rsid w:val="00A9260D"/>
    <w:pPr>
      <w:suppressAutoHyphens/>
      <w:jc w:val="center"/>
    </w:pPr>
    <w:rPr>
      <w:color w:val="292929"/>
      <w:sz w:val="28"/>
    </w:rPr>
  </w:style>
  <w:style w:type="paragraph" w:customStyle="1" w:styleId="GOSTTitulheader">
    <w:name w:val="_GOST_Titul_header"/>
    <w:rsid w:val="00A9260D"/>
    <w:pPr>
      <w:suppressAutoHyphens/>
      <w:jc w:val="center"/>
    </w:pPr>
    <w:rPr>
      <w:b/>
      <w:caps/>
      <w:color w:val="404040"/>
      <w:sz w:val="24"/>
    </w:rPr>
  </w:style>
  <w:style w:type="paragraph" w:customStyle="1" w:styleId="EBNameTable">
    <w:name w:val="_EB_Name_Table"/>
    <w:uiPriority w:val="99"/>
    <w:rsid w:val="004C5763"/>
    <w:pPr>
      <w:keepNext/>
      <w:suppressAutoHyphens/>
      <w:spacing w:before="240" w:after="120"/>
    </w:pPr>
    <w:rPr>
      <w:b/>
      <w:sz w:val="28"/>
      <w:szCs w:val="28"/>
      <w:u w:color="000000"/>
    </w:rPr>
  </w:style>
  <w:style w:type="character" w:customStyle="1" w:styleId="GOSTNameTable0">
    <w:name w:val="_GOST_Name_Table Знак"/>
    <w:link w:val="GOSTNameTable"/>
    <w:rsid w:val="00792C83"/>
    <w:rPr>
      <w:b/>
      <w:sz w:val="24"/>
    </w:rPr>
  </w:style>
  <w:style w:type="character" w:customStyle="1" w:styleId="1b">
    <w:name w:val="Дата1"/>
    <w:basedOn w:val="a5"/>
    <w:rsid w:val="00150787"/>
  </w:style>
  <w:style w:type="character" w:customStyle="1" w:styleId="subtext">
    <w:name w:val="subtext"/>
    <w:basedOn w:val="a5"/>
    <w:rsid w:val="00150787"/>
  </w:style>
  <w:style w:type="character" w:customStyle="1" w:styleId="52">
    <w:name w:val="Заголовок 5 Знак"/>
    <w:aliases w:val="_GOST_5 Знак,GOST_5 Знак,ASFK_5 Знак,_EB_5 Знак,ITT t5 Знак,PA Pico Section Знак,5 Знак,Roman list Знак,h5 Знак,Roman list1 Знак,Roman list2 Знак,Roman list11 Знак,Roman list3 Знак,Roman list12 Знак,Roman list21 Знак,Roman list111 Знак"/>
    <w:basedOn w:val="a5"/>
    <w:link w:val="51"/>
    <w:rsid w:val="001C3522"/>
    <w:rPr>
      <w:b/>
      <w:bCs/>
      <w:sz w:val="24"/>
      <w:szCs w:val="26"/>
      <w:lang w:eastAsia="ko-KR"/>
    </w:rPr>
  </w:style>
  <w:style w:type="character" w:customStyle="1" w:styleId="60">
    <w:name w:val="Заголовок 6 Знак"/>
    <w:aliases w:val="_GOST_6 Знак,ITT t6 Знак,PA Appendix Знак,6 Знак,heading 6 Знак,Bullet list Знак,Bullet list1 Знак,Bullet list2 Знак,Bullet list11 Знак,Bullet list3 Знак,Bullet list12 Знак,Bullet list21 Знак,Bullet list111 Знак,Bullet lis Знак"/>
    <w:basedOn w:val="a5"/>
    <w:link w:val="6"/>
    <w:rsid w:val="001C3522"/>
    <w:rPr>
      <w:b/>
      <w:i/>
      <w:sz w:val="24"/>
      <w:szCs w:val="22"/>
      <w:lang w:eastAsia="ko-KR"/>
    </w:rPr>
  </w:style>
  <w:style w:type="character" w:customStyle="1" w:styleId="70">
    <w:name w:val="Заголовок 7 Знак"/>
    <w:aliases w:val="_GOST_7 Знак,ITT t7 Знак,PA Appendix Major Знак,7 Знак,req3 Знак,heading 7 Знак,letter list Знак,lettered list Знак,letter list1 Знак,lettered list1 Знак,letter list2 Знак,lettered list2 Знак,letter list11 Знак,lettered list11 Знак"/>
    <w:basedOn w:val="a5"/>
    <w:link w:val="7"/>
    <w:rsid w:val="001C3522"/>
    <w:rPr>
      <w:sz w:val="24"/>
    </w:rPr>
  </w:style>
  <w:style w:type="character" w:customStyle="1" w:styleId="1c">
    <w:name w:val="Текст примечания Знак1"/>
    <w:basedOn w:val="a5"/>
    <w:semiHidden/>
    <w:rsid w:val="001C3522"/>
    <w:rPr>
      <w:sz w:val="20"/>
      <w:szCs w:val="20"/>
    </w:rPr>
  </w:style>
  <w:style w:type="character" w:customStyle="1" w:styleId="90">
    <w:name w:val="Заголовок 9 Знак"/>
    <w:basedOn w:val="a5"/>
    <w:link w:val="9"/>
    <w:rsid w:val="001C3522"/>
    <w:rPr>
      <w:rFonts w:ascii="Arial" w:hAnsi="Arial"/>
      <w:sz w:val="22"/>
      <w:szCs w:val="22"/>
    </w:rPr>
  </w:style>
  <w:style w:type="table" w:customStyle="1" w:styleId="GOSTTable1">
    <w:name w:val="_GOST_Table1"/>
    <w:basedOn w:val="a6"/>
    <w:rsid w:val="00A73434"/>
    <w:pPr>
      <w:jc w:val="both"/>
    </w:pPr>
    <w:rPr>
      <w:sz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bottom w:w="57" w:type="dxa"/>
        <w:right w:w="28" w:type="dxa"/>
      </w:tblCellMar>
    </w:tblPr>
    <w:tblStylePr w:type="firstRow">
      <w:pPr>
        <w:wordWrap/>
        <w:spacing w:beforeLines="0" w:beforeAutospacing="0" w:afterLines="0" w:afterAutospacing="0" w:line="240" w:lineRule="auto"/>
        <w:ind w:leftChars="0" w:left="0" w:rightChars="0" w:right="0" w:firstLineChars="0" w:firstLine="0"/>
        <w:jc w:val="center"/>
        <w:outlineLvl w:val="9"/>
      </w:pPr>
      <w:rPr>
        <w:rFonts w:ascii="Times New Roman" w:hAnsi="Times New Roman"/>
        <w:b w:val="0"/>
        <w:sz w:val="22"/>
      </w:rPr>
      <w:tblPr/>
      <w:trPr>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E6E6E6"/>
        <w:vAlign w:val="center"/>
      </w:tcPr>
    </w:tblStylePr>
    <w:tblStylePr w:type="band1Horz">
      <w:pPr>
        <w:wordWrap/>
        <w:spacing w:beforeLines="0" w:beforeAutospacing="0" w:afterLines="0" w:afterAutospacing="0" w:line="240" w:lineRule="auto"/>
        <w:ind w:leftChars="0" w:left="57" w:rightChars="0" w:right="57" w:firstLineChars="0" w:firstLine="0"/>
        <w:jc w:val="left"/>
        <w:outlineLvl w:val="9"/>
      </w:pPr>
      <w:rPr>
        <w:rFonts w:ascii="Times New Roman" w:hAnsi="Times New Roman"/>
        <w:sz w:val="24"/>
      </w:rPr>
    </w:tblStylePr>
    <w:tblStylePr w:type="band2Horz">
      <w:pPr>
        <w:wordWrap/>
        <w:spacing w:beforeLines="0" w:beforeAutospacing="0" w:afterLines="0" w:afterAutospacing="0"/>
        <w:ind w:leftChars="0" w:left="57" w:rightChars="0" w:right="57" w:firstLineChars="0" w:firstLine="0"/>
        <w:contextualSpacing w:val="0"/>
        <w:jc w:val="left"/>
        <w:outlineLvl w:val="9"/>
      </w:pPr>
      <w:rPr>
        <w:rFonts w:ascii="Times New Roman" w:hAnsi="Times New Roman"/>
        <w:sz w:val="24"/>
      </w:rPr>
    </w:tblStylePr>
  </w:style>
  <w:style w:type="numbering" w:customStyle="1" w:styleId="1111111">
    <w:name w:val="1 / 1.1 / 1.1.11"/>
    <w:basedOn w:val="a7"/>
    <w:next w:val="111111"/>
    <w:semiHidden/>
    <w:rsid w:val="00B4173A"/>
  </w:style>
  <w:style w:type="numbering" w:customStyle="1" w:styleId="1ai1">
    <w:name w:val="1 / a / i1"/>
    <w:basedOn w:val="a7"/>
    <w:next w:val="1ai"/>
    <w:semiHidden/>
    <w:rsid w:val="00B4173A"/>
  </w:style>
  <w:style w:type="numbering" w:customStyle="1" w:styleId="1d">
    <w:name w:val="Статья / Раздел1"/>
    <w:basedOn w:val="a7"/>
    <w:next w:val="a2"/>
    <w:semiHidden/>
    <w:rsid w:val="00B4173A"/>
  </w:style>
  <w:style w:type="paragraph" w:styleId="afffff0">
    <w:name w:val="Closing"/>
    <w:basedOn w:val="a4"/>
    <w:link w:val="afffff1"/>
    <w:uiPriority w:val="99"/>
    <w:semiHidden/>
    <w:rsid w:val="00B4173A"/>
    <w:pPr>
      <w:ind w:left="4252"/>
    </w:pPr>
    <w:rPr>
      <w:sz w:val="20"/>
    </w:rPr>
  </w:style>
  <w:style w:type="character" w:customStyle="1" w:styleId="afffff1">
    <w:name w:val="Прощание Знак"/>
    <w:basedOn w:val="a5"/>
    <w:link w:val="afffff0"/>
    <w:uiPriority w:val="99"/>
    <w:semiHidden/>
    <w:rsid w:val="00B4173A"/>
  </w:style>
  <w:style w:type="character" w:customStyle="1" w:styleId="1e">
    <w:name w:val="я_Технический стиль 1 Знак"/>
    <w:link w:val="1f"/>
    <w:rsid w:val="00B4173A"/>
    <w:rPr>
      <w:rFonts w:ascii="Arial" w:hAnsi="Arial" w:cs="Arial"/>
      <w:b/>
      <w:bCs/>
      <w:snapToGrid w:val="0"/>
      <w:color w:val="000000"/>
      <w:sz w:val="24"/>
      <w:szCs w:val="24"/>
    </w:rPr>
  </w:style>
  <w:style w:type="paragraph" w:customStyle="1" w:styleId="1f">
    <w:name w:val="я_Технический стиль 1"/>
    <w:basedOn w:val="a4"/>
    <w:link w:val="1e"/>
    <w:qFormat/>
    <w:rsid w:val="00B4173A"/>
    <w:pPr>
      <w:pBdr>
        <w:bottom w:val="single" w:sz="12" w:space="1" w:color="auto"/>
      </w:pBdr>
      <w:suppressAutoHyphens/>
      <w:ind w:left="142" w:right="140"/>
      <w:jc w:val="center"/>
    </w:pPr>
    <w:rPr>
      <w:rFonts w:ascii="Arial" w:hAnsi="Arial" w:cs="Arial"/>
      <w:b/>
      <w:bCs/>
      <w:snapToGrid w:val="0"/>
      <w:color w:val="000000"/>
      <w:szCs w:val="24"/>
    </w:rPr>
  </w:style>
  <w:style w:type="character" w:customStyle="1" w:styleId="z-label">
    <w:name w:val="z-label"/>
    <w:rsid w:val="00B4173A"/>
  </w:style>
  <w:style w:type="character" w:customStyle="1" w:styleId="GOSTListmark40">
    <w:name w:val="_GOST_List_mark4 Знак"/>
    <w:basedOn w:val="a5"/>
    <w:link w:val="GOSTListmark4"/>
    <w:rsid w:val="00B4173A"/>
    <w:rPr>
      <w:sz w:val="24"/>
    </w:rPr>
  </w:style>
  <w:style w:type="paragraph" w:customStyle="1" w:styleId="Default">
    <w:name w:val="Default"/>
    <w:rsid w:val="00B4173A"/>
    <w:pPr>
      <w:autoSpaceDE w:val="0"/>
      <w:autoSpaceDN w:val="0"/>
      <w:adjustRightInd w:val="0"/>
    </w:pPr>
    <w:rPr>
      <w:rFonts w:eastAsia="Cambria Math"/>
      <w:color w:val="000000"/>
      <w:sz w:val="24"/>
      <w:szCs w:val="24"/>
      <w:lang w:eastAsia="en-US"/>
    </w:rPr>
  </w:style>
  <w:style w:type="paragraph" w:customStyle="1" w:styleId="OTRTableHead">
    <w:name w:val="OTR_Table_Head"/>
    <w:basedOn w:val="a4"/>
    <w:rsid w:val="00B4173A"/>
    <w:pPr>
      <w:keepNext/>
      <w:spacing w:before="60" w:after="60"/>
      <w:ind w:firstLine="0"/>
      <w:jc w:val="center"/>
    </w:pPr>
    <w:rPr>
      <w:b/>
    </w:rPr>
  </w:style>
  <w:style w:type="paragraph" w:customStyle="1" w:styleId="OTRTableNum">
    <w:name w:val="OTR_Table_Num"/>
    <w:basedOn w:val="a4"/>
    <w:rsid w:val="00B4173A"/>
    <w:pPr>
      <w:tabs>
        <w:tab w:val="num" w:pos="0"/>
      </w:tabs>
      <w:spacing w:before="60" w:after="60"/>
      <w:ind w:left="284" w:hanging="284"/>
      <w:jc w:val="left"/>
    </w:pPr>
  </w:style>
  <w:style w:type="paragraph" w:customStyle="1" w:styleId="OTRTableNorm">
    <w:name w:val="OTR_Table_Norm"/>
    <w:basedOn w:val="a4"/>
    <w:autoRedefine/>
    <w:qFormat/>
    <w:rsid w:val="00B4173A"/>
    <w:pPr>
      <w:spacing w:before="60" w:after="60"/>
      <w:ind w:left="57" w:right="57" w:firstLine="0"/>
    </w:pPr>
  </w:style>
  <w:style w:type="table" w:customStyle="1" w:styleId="1f0">
    <w:name w:val="Сетка таблицы1"/>
    <w:basedOn w:val="a6"/>
    <w:next w:val="affff3"/>
    <w:uiPriority w:val="39"/>
    <w:rsid w:val="00B4173A"/>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9">
    <w:name w:val="Сетка таблицы2"/>
    <w:basedOn w:val="a6"/>
    <w:next w:val="affff3"/>
    <w:uiPriority w:val="39"/>
    <w:rsid w:val="00B4173A"/>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5">
    <w:name w:val="Сетка таблицы3"/>
    <w:basedOn w:val="a6"/>
    <w:next w:val="affff3"/>
    <w:uiPriority w:val="39"/>
    <w:rsid w:val="00B4173A"/>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c">
    <w:name w:val="Сетка таблицы4"/>
    <w:basedOn w:val="a6"/>
    <w:next w:val="affff3"/>
    <w:uiPriority w:val="39"/>
    <w:rsid w:val="00B4173A"/>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a">
    <w:name w:val="Сетка таблицы5"/>
    <w:basedOn w:val="a6"/>
    <w:next w:val="affff3"/>
    <w:uiPriority w:val="39"/>
    <w:rsid w:val="00B4173A"/>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
    <w:name w:val="Сетка таблицы6"/>
    <w:basedOn w:val="a6"/>
    <w:next w:val="affff3"/>
    <w:uiPriority w:val="39"/>
    <w:rsid w:val="00B4173A"/>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
    <w:name w:val="Сетка таблицы7"/>
    <w:basedOn w:val="a6"/>
    <w:next w:val="affff3"/>
    <w:uiPriority w:val="39"/>
    <w:rsid w:val="00B4173A"/>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4">
    <w:name w:val="Сетка таблицы8"/>
    <w:basedOn w:val="a6"/>
    <w:next w:val="affff3"/>
    <w:uiPriority w:val="39"/>
    <w:rsid w:val="00B4173A"/>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TRListMark">
    <w:name w:val="OTR_List_Mark"/>
    <w:basedOn w:val="a4"/>
    <w:link w:val="OTRListMark0"/>
    <w:rsid w:val="00B4173A"/>
    <w:pPr>
      <w:numPr>
        <w:numId w:val="53"/>
      </w:numPr>
      <w:tabs>
        <w:tab w:val="clear" w:pos="852"/>
        <w:tab w:val="num" w:pos="994"/>
      </w:tabs>
      <w:spacing w:before="60" w:after="60"/>
      <w:ind w:left="994"/>
    </w:pPr>
  </w:style>
  <w:style w:type="character" w:customStyle="1" w:styleId="OTRListMark0">
    <w:name w:val="OTR_List_Mark Знак"/>
    <w:basedOn w:val="a5"/>
    <w:link w:val="OTRListMark"/>
    <w:rsid w:val="00B4173A"/>
    <w:rPr>
      <w:sz w:val="24"/>
    </w:rPr>
  </w:style>
  <w:style w:type="character" w:customStyle="1" w:styleId="aff4">
    <w:name w:val="Текст Знак"/>
    <w:basedOn w:val="a5"/>
    <w:link w:val="aff3"/>
    <w:semiHidden/>
    <w:rsid w:val="00B4173A"/>
    <w:rPr>
      <w:rFonts w:ascii="Courier New" w:hAnsi="Courier New" w:cs="Courier New"/>
    </w:rPr>
  </w:style>
  <w:style w:type="paragraph" w:customStyle="1" w:styleId="OTRTableListNum">
    <w:name w:val="OTR_Table_List_Num"/>
    <w:basedOn w:val="a4"/>
    <w:rsid w:val="00B4173A"/>
    <w:pPr>
      <w:tabs>
        <w:tab w:val="num" w:pos="284"/>
      </w:tabs>
      <w:spacing w:before="60" w:after="60"/>
      <w:ind w:left="284" w:hanging="284"/>
      <w:jc w:val="left"/>
    </w:pPr>
    <w:rPr>
      <w:sz w:val="22"/>
    </w:rPr>
  </w:style>
  <w:style w:type="table" w:customStyle="1" w:styleId="OTRTable">
    <w:name w:val="OTR_Table"/>
    <w:basedOn w:val="a6"/>
    <w:rsid w:val="00B4173A"/>
    <w:pPr>
      <w:spacing w:before="60" w:after="60"/>
      <w:jc w:val="center"/>
    </w:pPr>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keepNext/>
        <w:keepLines w:val="0"/>
        <w:pageBreakBefore w:val="0"/>
        <w:widowControl w:val="0"/>
        <w:suppressLineNumbers w:val="0"/>
        <w:suppressAutoHyphens w:val="0"/>
        <w:wordWrap/>
        <w:spacing w:beforeLines="0" w:before="60" w:beforeAutospacing="0" w:afterLines="0" w:after="60" w:afterAutospacing="0" w:line="240" w:lineRule="auto"/>
        <w:ind w:leftChars="0" w:left="0" w:rightChars="0" w:right="0" w:firstLineChars="0" w:firstLine="0"/>
        <w:contextualSpacing w:val="0"/>
        <w:jc w:val="center"/>
        <w:outlineLvl w:val="9"/>
      </w:pPr>
      <w:rPr>
        <w:rFonts w:ascii="Times New Roman" w:hAnsi="Times New Roman"/>
        <w:b w:val="0"/>
        <w:i w:val="0"/>
        <w:sz w:val="24"/>
      </w:rPr>
      <w:tblPr/>
      <w:trPr>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E6E6E6"/>
      </w:tcPr>
    </w:tblStylePr>
  </w:style>
  <w:style w:type="paragraph" w:customStyle="1" w:styleId="OTRTableListMark">
    <w:name w:val="OTR_Table_List_Mark"/>
    <w:basedOn w:val="OTRListMark"/>
    <w:link w:val="OTRTableListMark0"/>
    <w:rsid w:val="00B4173A"/>
    <w:pPr>
      <w:numPr>
        <w:numId w:val="54"/>
      </w:numPr>
      <w:jc w:val="left"/>
    </w:pPr>
    <w:rPr>
      <w:sz w:val="22"/>
    </w:rPr>
  </w:style>
  <w:style w:type="paragraph" w:customStyle="1" w:styleId="TableCellL">
    <w:name w:val="Table Cell L"/>
    <w:basedOn w:val="a4"/>
    <w:rsid w:val="00B4173A"/>
    <w:pPr>
      <w:ind w:firstLine="0"/>
      <w:jc w:val="left"/>
    </w:pPr>
    <w:rPr>
      <w:sz w:val="20"/>
    </w:rPr>
  </w:style>
  <w:style w:type="paragraph" w:customStyle="1" w:styleId="OTRNormal">
    <w:name w:val="OTR_Normal"/>
    <w:basedOn w:val="a4"/>
    <w:link w:val="OTRNormal0"/>
    <w:qFormat/>
    <w:rsid w:val="00B4173A"/>
    <w:pPr>
      <w:spacing w:before="60" w:after="120"/>
    </w:pPr>
  </w:style>
  <w:style w:type="character" w:customStyle="1" w:styleId="OTRNormal0">
    <w:name w:val="OTR_Normal Знак"/>
    <w:link w:val="OTRNormal"/>
    <w:rsid w:val="00B4173A"/>
    <w:rPr>
      <w:sz w:val="24"/>
    </w:rPr>
  </w:style>
  <w:style w:type="character" w:customStyle="1" w:styleId="OTRTableListMark0">
    <w:name w:val="OTR_Table_List_Mark Знак"/>
    <w:link w:val="OTRTableListMark"/>
    <w:rsid w:val="00B4173A"/>
    <w:rPr>
      <w:sz w:val="22"/>
    </w:rPr>
  </w:style>
  <w:style w:type="table" w:customStyle="1" w:styleId="93">
    <w:name w:val="Сетка таблицы9"/>
    <w:basedOn w:val="a6"/>
    <w:next w:val="affff3"/>
    <w:uiPriority w:val="39"/>
    <w:rsid w:val="00B4173A"/>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OSTListnum1">
    <w:name w:val="_GOST_List_num1"/>
    <w:rsid w:val="00B4173A"/>
    <w:pPr>
      <w:tabs>
        <w:tab w:val="left" w:pos="992"/>
        <w:tab w:val="num" w:pos="1021"/>
      </w:tabs>
      <w:spacing w:before="120" w:after="120"/>
      <w:ind w:left="992" w:hanging="425"/>
      <w:contextualSpacing/>
      <w:jc w:val="both"/>
    </w:pPr>
    <w:rPr>
      <w:sz w:val="24"/>
    </w:rPr>
  </w:style>
  <w:style w:type="paragraph" w:customStyle="1" w:styleId="ASFKListmark1">
    <w:name w:val="_ASFK_List_mark1"/>
    <w:link w:val="ASFKListmark10"/>
    <w:rsid w:val="00B4173A"/>
    <w:pPr>
      <w:tabs>
        <w:tab w:val="num" w:pos="851"/>
      </w:tabs>
      <w:ind w:left="851" w:hanging="284"/>
      <w:jc w:val="both"/>
    </w:pPr>
    <w:rPr>
      <w:snapToGrid w:val="0"/>
      <w:sz w:val="24"/>
    </w:rPr>
  </w:style>
  <w:style w:type="character" w:customStyle="1" w:styleId="ASFKListmark10">
    <w:name w:val="_ASFK_List_mark1 Знак Знак"/>
    <w:link w:val="ASFKListmark1"/>
    <w:rsid w:val="00B4173A"/>
    <w:rPr>
      <w:snapToGrid w:val="0"/>
      <w:sz w:val="24"/>
    </w:rPr>
  </w:style>
  <w:style w:type="character" w:customStyle="1" w:styleId="af">
    <w:name w:val="Основной текст с отступом Знак"/>
    <w:basedOn w:val="a5"/>
    <w:link w:val="ae"/>
    <w:semiHidden/>
    <w:rsid w:val="00B4173A"/>
    <w:rPr>
      <w:snapToGrid w:val="0"/>
    </w:rPr>
  </w:style>
  <w:style w:type="character" w:customStyle="1" w:styleId="28">
    <w:name w:val="Основной текст с отступом 2 Знак"/>
    <w:basedOn w:val="a5"/>
    <w:link w:val="27"/>
    <w:semiHidden/>
    <w:rsid w:val="00B4173A"/>
    <w:rPr>
      <w:b/>
      <w:snapToGrid w:val="0"/>
    </w:rPr>
  </w:style>
  <w:style w:type="character" w:customStyle="1" w:styleId="af1">
    <w:name w:val="Схема документа Знак"/>
    <w:basedOn w:val="a5"/>
    <w:link w:val="af0"/>
    <w:semiHidden/>
    <w:rsid w:val="00B4173A"/>
    <w:rPr>
      <w:rFonts w:ascii="Tahoma" w:hAnsi="Tahoma" w:cs="Tahoma"/>
      <w:shd w:val="clear" w:color="auto" w:fill="000080"/>
    </w:rPr>
  </w:style>
  <w:style w:type="character" w:customStyle="1" w:styleId="36">
    <w:name w:val="Основной текст 3 Знак"/>
    <w:basedOn w:val="a5"/>
    <w:link w:val="35"/>
    <w:semiHidden/>
    <w:rsid w:val="00B4173A"/>
    <w:rPr>
      <w:sz w:val="16"/>
      <w:szCs w:val="16"/>
    </w:rPr>
  </w:style>
  <w:style w:type="character" w:customStyle="1" w:styleId="2a">
    <w:name w:val="Основной текст 2 Знак"/>
    <w:basedOn w:val="a5"/>
    <w:link w:val="29"/>
    <w:semiHidden/>
    <w:rsid w:val="00B4173A"/>
    <w:rPr>
      <w:sz w:val="24"/>
    </w:rPr>
  </w:style>
  <w:style w:type="character" w:customStyle="1" w:styleId="38">
    <w:name w:val="Основной текст с отступом 3 Знак"/>
    <w:basedOn w:val="a5"/>
    <w:link w:val="37"/>
    <w:semiHidden/>
    <w:rsid w:val="00B4173A"/>
    <w:rPr>
      <w:sz w:val="16"/>
      <w:szCs w:val="16"/>
    </w:rPr>
  </w:style>
  <w:style w:type="character" w:customStyle="1" w:styleId="afb">
    <w:name w:val="Подзаголовок Знак"/>
    <w:basedOn w:val="a5"/>
    <w:link w:val="afa"/>
    <w:rsid w:val="00B4173A"/>
    <w:rPr>
      <w:rFonts w:ascii="Arial" w:hAnsi="Arial" w:cs="Arial"/>
      <w:sz w:val="24"/>
    </w:rPr>
  </w:style>
  <w:style w:type="character" w:customStyle="1" w:styleId="afd">
    <w:name w:val="Приветствие Знак"/>
    <w:basedOn w:val="a5"/>
    <w:link w:val="afc"/>
    <w:semiHidden/>
    <w:rsid w:val="00B4173A"/>
    <w:rPr>
      <w:sz w:val="24"/>
    </w:rPr>
  </w:style>
  <w:style w:type="character" w:customStyle="1" w:styleId="aff8">
    <w:name w:val="Шапка Знак"/>
    <w:basedOn w:val="a5"/>
    <w:link w:val="aff7"/>
    <w:semiHidden/>
    <w:rsid w:val="00B4173A"/>
    <w:rPr>
      <w:rFonts w:ascii="Arial" w:hAnsi="Arial" w:cs="Arial"/>
      <w:sz w:val="24"/>
      <w:shd w:val="pct20" w:color="auto" w:fill="auto"/>
    </w:rPr>
  </w:style>
  <w:style w:type="character" w:customStyle="1" w:styleId="affa">
    <w:name w:val="Электронная подпись Знак"/>
    <w:basedOn w:val="a5"/>
    <w:link w:val="aff9"/>
    <w:semiHidden/>
    <w:rsid w:val="00B4173A"/>
    <w:rPr>
      <w:sz w:val="24"/>
    </w:rPr>
  </w:style>
  <w:style w:type="character" w:customStyle="1" w:styleId="affc">
    <w:name w:val="Подпись Знак"/>
    <w:basedOn w:val="a5"/>
    <w:link w:val="affb"/>
    <w:semiHidden/>
    <w:rsid w:val="00B4173A"/>
    <w:rPr>
      <w:sz w:val="24"/>
    </w:rPr>
  </w:style>
  <w:style w:type="character" w:customStyle="1" w:styleId="HTML5">
    <w:name w:val="Адрес HTML Знак"/>
    <w:basedOn w:val="a5"/>
    <w:link w:val="HTML4"/>
    <w:semiHidden/>
    <w:rsid w:val="00B4173A"/>
    <w:rPr>
      <w:i/>
      <w:iCs/>
      <w:sz w:val="24"/>
    </w:rPr>
  </w:style>
  <w:style w:type="character" w:customStyle="1" w:styleId="afff1">
    <w:name w:val="Дата Знак"/>
    <w:basedOn w:val="a5"/>
    <w:link w:val="afff0"/>
    <w:semiHidden/>
    <w:rsid w:val="00B4173A"/>
    <w:rPr>
      <w:sz w:val="24"/>
    </w:rPr>
  </w:style>
  <w:style w:type="character" w:customStyle="1" w:styleId="afff3">
    <w:name w:val="Заголовок записки Знак"/>
    <w:basedOn w:val="a5"/>
    <w:link w:val="afff2"/>
    <w:semiHidden/>
    <w:rsid w:val="00B4173A"/>
    <w:rPr>
      <w:sz w:val="24"/>
    </w:rPr>
  </w:style>
  <w:style w:type="character" w:customStyle="1" w:styleId="afff7">
    <w:name w:val="Основной текст Знак"/>
    <w:basedOn w:val="a5"/>
    <w:link w:val="afff6"/>
    <w:semiHidden/>
    <w:rsid w:val="00B4173A"/>
    <w:rPr>
      <w:sz w:val="24"/>
    </w:rPr>
  </w:style>
  <w:style w:type="character" w:customStyle="1" w:styleId="afff9">
    <w:name w:val="Красная строка Знак"/>
    <w:basedOn w:val="afff7"/>
    <w:link w:val="afff8"/>
    <w:semiHidden/>
    <w:rsid w:val="00B4173A"/>
    <w:rPr>
      <w:sz w:val="24"/>
    </w:rPr>
  </w:style>
  <w:style w:type="character" w:customStyle="1" w:styleId="2f5">
    <w:name w:val="Красная строка 2 Знак"/>
    <w:basedOn w:val="af"/>
    <w:link w:val="2f4"/>
    <w:semiHidden/>
    <w:rsid w:val="00B4173A"/>
    <w:rPr>
      <w:snapToGrid/>
      <w:sz w:val="24"/>
      <w:szCs w:val="24"/>
    </w:rPr>
  </w:style>
  <w:style w:type="character" w:customStyle="1" w:styleId="afffb">
    <w:name w:val="Название Знак"/>
    <w:basedOn w:val="a5"/>
    <w:link w:val="afffa"/>
    <w:rsid w:val="00B4173A"/>
    <w:rPr>
      <w:rFonts w:ascii="Arial" w:hAnsi="Arial" w:cs="Arial"/>
      <w:b/>
      <w:bCs/>
      <w:kern w:val="28"/>
      <w:sz w:val="32"/>
      <w:szCs w:val="32"/>
    </w:rPr>
  </w:style>
  <w:style w:type="numbering" w:customStyle="1" w:styleId="1111112">
    <w:name w:val="1 / 1.1 / 1.1.12"/>
    <w:basedOn w:val="a7"/>
    <w:next w:val="111111"/>
    <w:rsid w:val="00B4173A"/>
    <w:pPr>
      <w:numPr>
        <w:numId w:val="2"/>
      </w:numPr>
    </w:pPr>
  </w:style>
  <w:style w:type="numbering" w:customStyle="1" w:styleId="1ai2">
    <w:name w:val="1 / a / i2"/>
    <w:basedOn w:val="a7"/>
    <w:next w:val="1ai"/>
    <w:semiHidden/>
    <w:rsid w:val="00B4173A"/>
    <w:pPr>
      <w:numPr>
        <w:numId w:val="3"/>
      </w:numPr>
    </w:pPr>
  </w:style>
  <w:style w:type="numbering" w:customStyle="1" w:styleId="21">
    <w:name w:val="Статья / Раздел2"/>
    <w:basedOn w:val="a7"/>
    <w:next w:val="a2"/>
    <w:semiHidden/>
    <w:rsid w:val="00B4173A"/>
    <w:pPr>
      <w:numPr>
        <w:numId w:val="13"/>
      </w:numPr>
    </w:pPr>
  </w:style>
  <w:style w:type="paragraph" w:customStyle="1" w:styleId="ConsPlusNormal">
    <w:name w:val="ConsPlusNormal"/>
    <w:qFormat/>
    <w:rsid w:val="00B4173A"/>
    <w:pPr>
      <w:widowControl w:val="0"/>
      <w:autoSpaceDE w:val="0"/>
      <w:autoSpaceDN w:val="0"/>
    </w:pPr>
    <w:rPr>
      <w:rFonts w:ascii="Calibri" w:eastAsiaTheme="minorEastAsia" w:hAnsi="Calibri" w:cs="Calibri"/>
      <w:sz w:val="22"/>
      <w:szCs w:val="22"/>
    </w:rPr>
  </w:style>
  <w:style w:type="paragraph" w:customStyle="1" w:styleId="TableParagraph">
    <w:name w:val="Table Paragraph"/>
    <w:basedOn w:val="a4"/>
    <w:uiPriority w:val="1"/>
    <w:qFormat/>
    <w:rsid w:val="00B4173A"/>
    <w:pPr>
      <w:autoSpaceDE w:val="0"/>
      <w:autoSpaceDN w:val="0"/>
      <w:adjustRightInd w:val="0"/>
      <w:ind w:firstLine="0"/>
      <w:jc w:val="left"/>
    </w:pPr>
    <w:rPr>
      <w:szCs w:val="24"/>
    </w:rPr>
  </w:style>
  <w:style w:type="paragraph" w:customStyle="1" w:styleId="12-0">
    <w:name w:val="Таблица (12) - осн. текст♫"/>
    <w:link w:val="12-1"/>
    <w:qFormat/>
    <w:rsid w:val="00B4173A"/>
    <w:pPr>
      <w:spacing w:line="276" w:lineRule="auto"/>
    </w:pPr>
    <w:rPr>
      <w:color w:val="000000"/>
      <w:sz w:val="24"/>
    </w:rPr>
  </w:style>
  <w:style w:type="character" w:customStyle="1" w:styleId="12-1">
    <w:name w:val="Таблица (12) - осн. текст♫ Знак"/>
    <w:link w:val="12-0"/>
    <w:rsid w:val="00B4173A"/>
    <w:rPr>
      <w:color w:val="000000"/>
      <w:sz w:val="24"/>
    </w:rPr>
  </w:style>
  <w:style w:type="paragraph" w:customStyle="1" w:styleId="12-">
    <w:name w:val="Таблица (12) - Маркированный список"/>
    <w:uiPriority w:val="30"/>
    <w:qFormat/>
    <w:rsid w:val="00B4173A"/>
    <w:pPr>
      <w:numPr>
        <w:numId w:val="55"/>
      </w:numPr>
      <w:spacing w:line="276" w:lineRule="auto"/>
      <w:contextualSpacing/>
    </w:pPr>
    <w:rPr>
      <w:rFonts w:eastAsia="Calibri"/>
      <w:color w:val="000000" w:themeColor="text1"/>
      <w:kern w:val="2"/>
      <w:sz w:val="24"/>
      <w:szCs w:val="24"/>
      <w14:ligatures w14:val="standardContextual"/>
    </w:rPr>
  </w:style>
  <w:style w:type="character" w:customStyle="1" w:styleId="code-quote">
    <w:name w:val="code-quote"/>
    <w:basedOn w:val="a5"/>
    <w:rsid w:val="00E065A3"/>
  </w:style>
  <w:style w:type="character" w:customStyle="1" w:styleId="code-keyword">
    <w:name w:val="code-keyword"/>
    <w:basedOn w:val="a5"/>
    <w:rsid w:val="00E065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45123">
      <w:bodyDiv w:val="1"/>
      <w:marLeft w:val="0"/>
      <w:marRight w:val="0"/>
      <w:marTop w:val="0"/>
      <w:marBottom w:val="0"/>
      <w:divBdr>
        <w:top w:val="none" w:sz="0" w:space="0" w:color="auto"/>
        <w:left w:val="none" w:sz="0" w:space="0" w:color="auto"/>
        <w:bottom w:val="none" w:sz="0" w:space="0" w:color="auto"/>
        <w:right w:val="none" w:sz="0" w:space="0" w:color="auto"/>
      </w:divBdr>
    </w:div>
    <w:div w:id="18750499">
      <w:bodyDiv w:val="1"/>
      <w:marLeft w:val="0"/>
      <w:marRight w:val="0"/>
      <w:marTop w:val="0"/>
      <w:marBottom w:val="0"/>
      <w:divBdr>
        <w:top w:val="none" w:sz="0" w:space="0" w:color="auto"/>
        <w:left w:val="none" w:sz="0" w:space="0" w:color="auto"/>
        <w:bottom w:val="none" w:sz="0" w:space="0" w:color="auto"/>
        <w:right w:val="none" w:sz="0" w:space="0" w:color="auto"/>
      </w:divBdr>
    </w:div>
    <w:div w:id="21827328">
      <w:bodyDiv w:val="1"/>
      <w:marLeft w:val="0"/>
      <w:marRight w:val="0"/>
      <w:marTop w:val="0"/>
      <w:marBottom w:val="0"/>
      <w:divBdr>
        <w:top w:val="none" w:sz="0" w:space="0" w:color="auto"/>
        <w:left w:val="none" w:sz="0" w:space="0" w:color="auto"/>
        <w:bottom w:val="none" w:sz="0" w:space="0" w:color="auto"/>
        <w:right w:val="none" w:sz="0" w:space="0" w:color="auto"/>
      </w:divBdr>
    </w:div>
    <w:div w:id="24647552">
      <w:bodyDiv w:val="1"/>
      <w:marLeft w:val="0"/>
      <w:marRight w:val="0"/>
      <w:marTop w:val="0"/>
      <w:marBottom w:val="0"/>
      <w:divBdr>
        <w:top w:val="none" w:sz="0" w:space="0" w:color="auto"/>
        <w:left w:val="none" w:sz="0" w:space="0" w:color="auto"/>
        <w:bottom w:val="none" w:sz="0" w:space="0" w:color="auto"/>
        <w:right w:val="none" w:sz="0" w:space="0" w:color="auto"/>
      </w:divBdr>
    </w:div>
    <w:div w:id="25446739">
      <w:bodyDiv w:val="1"/>
      <w:marLeft w:val="0"/>
      <w:marRight w:val="0"/>
      <w:marTop w:val="0"/>
      <w:marBottom w:val="0"/>
      <w:divBdr>
        <w:top w:val="none" w:sz="0" w:space="0" w:color="auto"/>
        <w:left w:val="none" w:sz="0" w:space="0" w:color="auto"/>
        <w:bottom w:val="none" w:sz="0" w:space="0" w:color="auto"/>
        <w:right w:val="none" w:sz="0" w:space="0" w:color="auto"/>
      </w:divBdr>
    </w:div>
    <w:div w:id="47926682">
      <w:bodyDiv w:val="1"/>
      <w:marLeft w:val="0"/>
      <w:marRight w:val="0"/>
      <w:marTop w:val="0"/>
      <w:marBottom w:val="0"/>
      <w:divBdr>
        <w:top w:val="none" w:sz="0" w:space="0" w:color="auto"/>
        <w:left w:val="none" w:sz="0" w:space="0" w:color="auto"/>
        <w:bottom w:val="none" w:sz="0" w:space="0" w:color="auto"/>
        <w:right w:val="none" w:sz="0" w:space="0" w:color="auto"/>
      </w:divBdr>
    </w:div>
    <w:div w:id="72512914">
      <w:bodyDiv w:val="1"/>
      <w:marLeft w:val="0"/>
      <w:marRight w:val="0"/>
      <w:marTop w:val="0"/>
      <w:marBottom w:val="0"/>
      <w:divBdr>
        <w:top w:val="none" w:sz="0" w:space="0" w:color="auto"/>
        <w:left w:val="none" w:sz="0" w:space="0" w:color="auto"/>
        <w:bottom w:val="none" w:sz="0" w:space="0" w:color="auto"/>
        <w:right w:val="none" w:sz="0" w:space="0" w:color="auto"/>
      </w:divBdr>
    </w:div>
    <w:div w:id="120848555">
      <w:bodyDiv w:val="1"/>
      <w:marLeft w:val="0"/>
      <w:marRight w:val="0"/>
      <w:marTop w:val="0"/>
      <w:marBottom w:val="0"/>
      <w:divBdr>
        <w:top w:val="none" w:sz="0" w:space="0" w:color="auto"/>
        <w:left w:val="none" w:sz="0" w:space="0" w:color="auto"/>
        <w:bottom w:val="none" w:sz="0" w:space="0" w:color="auto"/>
        <w:right w:val="none" w:sz="0" w:space="0" w:color="auto"/>
      </w:divBdr>
    </w:div>
    <w:div w:id="122038060">
      <w:bodyDiv w:val="1"/>
      <w:marLeft w:val="0"/>
      <w:marRight w:val="0"/>
      <w:marTop w:val="0"/>
      <w:marBottom w:val="0"/>
      <w:divBdr>
        <w:top w:val="none" w:sz="0" w:space="0" w:color="auto"/>
        <w:left w:val="none" w:sz="0" w:space="0" w:color="auto"/>
        <w:bottom w:val="none" w:sz="0" w:space="0" w:color="auto"/>
        <w:right w:val="none" w:sz="0" w:space="0" w:color="auto"/>
      </w:divBdr>
    </w:div>
    <w:div w:id="127171327">
      <w:bodyDiv w:val="1"/>
      <w:marLeft w:val="0"/>
      <w:marRight w:val="0"/>
      <w:marTop w:val="0"/>
      <w:marBottom w:val="0"/>
      <w:divBdr>
        <w:top w:val="none" w:sz="0" w:space="0" w:color="auto"/>
        <w:left w:val="none" w:sz="0" w:space="0" w:color="auto"/>
        <w:bottom w:val="none" w:sz="0" w:space="0" w:color="auto"/>
        <w:right w:val="none" w:sz="0" w:space="0" w:color="auto"/>
      </w:divBdr>
    </w:div>
    <w:div w:id="140661397">
      <w:bodyDiv w:val="1"/>
      <w:marLeft w:val="0"/>
      <w:marRight w:val="0"/>
      <w:marTop w:val="0"/>
      <w:marBottom w:val="0"/>
      <w:divBdr>
        <w:top w:val="none" w:sz="0" w:space="0" w:color="auto"/>
        <w:left w:val="none" w:sz="0" w:space="0" w:color="auto"/>
        <w:bottom w:val="none" w:sz="0" w:space="0" w:color="auto"/>
        <w:right w:val="none" w:sz="0" w:space="0" w:color="auto"/>
      </w:divBdr>
    </w:div>
    <w:div w:id="143860291">
      <w:bodyDiv w:val="1"/>
      <w:marLeft w:val="0"/>
      <w:marRight w:val="0"/>
      <w:marTop w:val="0"/>
      <w:marBottom w:val="0"/>
      <w:divBdr>
        <w:top w:val="none" w:sz="0" w:space="0" w:color="auto"/>
        <w:left w:val="none" w:sz="0" w:space="0" w:color="auto"/>
        <w:bottom w:val="none" w:sz="0" w:space="0" w:color="auto"/>
        <w:right w:val="none" w:sz="0" w:space="0" w:color="auto"/>
      </w:divBdr>
    </w:div>
    <w:div w:id="151993236">
      <w:bodyDiv w:val="1"/>
      <w:marLeft w:val="0"/>
      <w:marRight w:val="0"/>
      <w:marTop w:val="0"/>
      <w:marBottom w:val="0"/>
      <w:divBdr>
        <w:top w:val="none" w:sz="0" w:space="0" w:color="auto"/>
        <w:left w:val="none" w:sz="0" w:space="0" w:color="auto"/>
        <w:bottom w:val="none" w:sz="0" w:space="0" w:color="auto"/>
        <w:right w:val="none" w:sz="0" w:space="0" w:color="auto"/>
      </w:divBdr>
    </w:div>
    <w:div w:id="160702848">
      <w:bodyDiv w:val="1"/>
      <w:marLeft w:val="0"/>
      <w:marRight w:val="0"/>
      <w:marTop w:val="0"/>
      <w:marBottom w:val="0"/>
      <w:divBdr>
        <w:top w:val="none" w:sz="0" w:space="0" w:color="auto"/>
        <w:left w:val="none" w:sz="0" w:space="0" w:color="auto"/>
        <w:bottom w:val="none" w:sz="0" w:space="0" w:color="auto"/>
        <w:right w:val="none" w:sz="0" w:space="0" w:color="auto"/>
      </w:divBdr>
    </w:div>
    <w:div w:id="244846533">
      <w:bodyDiv w:val="1"/>
      <w:marLeft w:val="0"/>
      <w:marRight w:val="0"/>
      <w:marTop w:val="0"/>
      <w:marBottom w:val="0"/>
      <w:divBdr>
        <w:top w:val="none" w:sz="0" w:space="0" w:color="auto"/>
        <w:left w:val="none" w:sz="0" w:space="0" w:color="auto"/>
        <w:bottom w:val="none" w:sz="0" w:space="0" w:color="auto"/>
        <w:right w:val="none" w:sz="0" w:space="0" w:color="auto"/>
      </w:divBdr>
    </w:div>
    <w:div w:id="289824418">
      <w:bodyDiv w:val="1"/>
      <w:marLeft w:val="0"/>
      <w:marRight w:val="0"/>
      <w:marTop w:val="0"/>
      <w:marBottom w:val="0"/>
      <w:divBdr>
        <w:top w:val="none" w:sz="0" w:space="0" w:color="auto"/>
        <w:left w:val="none" w:sz="0" w:space="0" w:color="auto"/>
        <w:bottom w:val="none" w:sz="0" w:space="0" w:color="auto"/>
        <w:right w:val="none" w:sz="0" w:space="0" w:color="auto"/>
      </w:divBdr>
    </w:div>
    <w:div w:id="294873148">
      <w:bodyDiv w:val="1"/>
      <w:marLeft w:val="0"/>
      <w:marRight w:val="0"/>
      <w:marTop w:val="0"/>
      <w:marBottom w:val="0"/>
      <w:divBdr>
        <w:top w:val="none" w:sz="0" w:space="0" w:color="auto"/>
        <w:left w:val="none" w:sz="0" w:space="0" w:color="auto"/>
        <w:bottom w:val="none" w:sz="0" w:space="0" w:color="auto"/>
        <w:right w:val="none" w:sz="0" w:space="0" w:color="auto"/>
      </w:divBdr>
    </w:div>
    <w:div w:id="302974740">
      <w:bodyDiv w:val="1"/>
      <w:marLeft w:val="0"/>
      <w:marRight w:val="0"/>
      <w:marTop w:val="0"/>
      <w:marBottom w:val="0"/>
      <w:divBdr>
        <w:top w:val="none" w:sz="0" w:space="0" w:color="auto"/>
        <w:left w:val="none" w:sz="0" w:space="0" w:color="auto"/>
        <w:bottom w:val="none" w:sz="0" w:space="0" w:color="auto"/>
        <w:right w:val="none" w:sz="0" w:space="0" w:color="auto"/>
      </w:divBdr>
    </w:div>
    <w:div w:id="316031784">
      <w:bodyDiv w:val="1"/>
      <w:marLeft w:val="0"/>
      <w:marRight w:val="0"/>
      <w:marTop w:val="0"/>
      <w:marBottom w:val="0"/>
      <w:divBdr>
        <w:top w:val="none" w:sz="0" w:space="0" w:color="auto"/>
        <w:left w:val="none" w:sz="0" w:space="0" w:color="auto"/>
        <w:bottom w:val="none" w:sz="0" w:space="0" w:color="auto"/>
        <w:right w:val="none" w:sz="0" w:space="0" w:color="auto"/>
      </w:divBdr>
    </w:div>
    <w:div w:id="318655009">
      <w:bodyDiv w:val="1"/>
      <w:marLeft w:val="0"/>
      <w:marRight w:val="0"/>
      <w:marTop w:val="0"/>
      <w:marBottom w:val="0"/>
      <w:divBdr>
        <w:top w:val="none" w:sz="0" w:space="0" w:color="auto"/>
        <w:left w:val="none" w:sz="0" w:space="0" w:color="auto"/>
        <w:bottom w:val="none" w:sz="0" w:space="0" w:color="auto"/>
        <w:right w:val="none" w:sz="0" w:space="0" w:color="auto"/>
      </w:divBdr>
    </w:div>
    <w:div w:id="343821767">
      <w:bodyDiv w:val="1"/>
      <w:marLeft w:val="0"/>
      <w:marRight w:val="0"/>
      <w:marTop w:val="0"/>
      <w:marBottom w:val="0"/>
      <w:divBdr>
        <w:top w:val="none" w:sz="0" w:space="0" w:color="auto"/>
        <w:left w:val="none" w:sz="0" w:space="0" w:color="auto"/>
        <w:bottom w:val="none" w:sz="0" w:space="0" w:color="auto"/>
        <w:right w:val="none" w:sz="0" w:space="0" w:color="auto"/>
      </w:divBdr>
    </w:div>
    <w:div w:id="390806404">
      <w:bodyDiv w:val="1"/>
      <w:marLeft w:val="0"/>
      <w:marRight w:val="0"/>
      <w:marTop w:val="0"/>
      <w:marBottom w:val="0"/>
      <w:divBdr>
        <w:top w:val="none" w:sz="0" w:space="0" w:color="auto"/>
        <w:left w:val="none" w:sz="0" w:space="0" w:color="auto"/>
        <w:bottom w:val="none" w:sz="0" w:space="0" w:color="auto"/>
        <w:right w:val="none" w:sz="0" w:space="0" w:color="auto"/>
      </w:divBdr>
    </w:div>
    <w:div w:id="402876846">
      <w:bodyDiv w:val="1"/>
      <w:marLeft w:val="0"/>
      <w:marRight w:val="0"/>
      <w:marTop w:val="0"/>
      <w:marBottom w:val="0"/>
      <w:divBdr>
        <w:top w:val="none" w:sz="0" w:space="0" w:color="auto"/>
        <w:left w:val="none" w:sz="0" w:space="0" w:color="auto"/>
        <w:bottom w:val="none" w:sz="0" w:space="0" w:color="auto"/>
        <w:right w:val="none" w:sz="0" w:space="0" w:color="auto"/>
      </w:divBdr>
    </w:div>
    <w:div w:id="427694695">
      <w:bodyDiv w:val="1"/>
      <w:marLeft w:val="0"/>
      <w:marRight w:val="0"/>
      <w:marTop w:val="0"/>
      <w:marBottom w:val="0"/>
      <w:divBdr>
        <w:top w:val="none" w:sz="0" w:space="0" w:color="auto"/>
        <w:left w:val="none" w:sz="0" w:space="0" w:color="auto"/>
        <w:bottom w:val="none" w:sz="0" w:space="0" w:color="auto"/>
        <w:right w:val="none" w:sz="0" w:space="0" w:color="auto"/>
      </w:divBdr>
    </w:div>
    <w:div w:id="471213990">
      <w:bodyDiv w:val="1"/>
      <w:marLeft w:val="0"/>
      <w:marRight w:val="0"/>
      <w:marTop w:val="0"/>
      <w:marBottom w:val="0"/>
      <w:divBdr>
        <w:top w:val="none" w:sz="0" w:space="0" w:color="auto"/>
        <w:left w:val="none" w:sz="0" w:space="0" w:color="auto"/>
        <w:bottom w:val="none" w:sz="0" w:space="0" w:color="auto"/>
        <w:right w:val="none" w:sz="0" w:space="0" w:color="auto"/>
      </w:divBdr>
    </w:div>
    <w:div w:id="476191034">
      <w:bodyDiv w:val="1"/>
      <w:marLeft w:val="0"/>
      <w:marRight w:val="0"/>
      <w:marTop w:val="0"/>
      <w:marBottom w:val="0"/>
      <w:divBdr>
        <w:top w:val="none" w:sz="0" w:space="0" w:color="auto"/>
        <w:left w:val="none" w:sz="0" w:space="0" w:color="auto"/>
        <w:bottom w:val="none" w:sz="0" w:space="0" w:color="auto"/>
        <w:right w:val="none" w:sz="0" w:space="0" w:color="auto"/>
      </w:divBdr>
    </w:div>
    <w:div w:id="479466789">
      <w:bodyDiv w:val="1"/>
      <w:marLeft w:val="0"/>
      <w:marRight w:val="0"/>
      <w:marTop w:val="0"/>
      <w:marBottom w:val="0"/>
      <w:divBdr>
        <w:top w:val="none" w:sz="0" w:space="0" w:color="auto"/>
        <w:left w:val="none" w:sz="0" w:space="0" w:color="auto"/>
        <w:bottom w:val="none" w:sz="0" w:space="0" w:color="auto"/>
        <w:right w:val="none" w:sz="0" w:space="0" w:color="auto"/>
      </w:divBdr>
    </w:div>
    <w:div w:id="494491807">
      <w:bodyDiv w:val="1"/>
      <w:marLeft w:val="0"/>
      <w:marRight w:val="0"/>
      <w:marTop w:val="0"/>
      <w:marBottom w:val="0"/>
      <w:divBdr>
        <w:top w:val="none" w:sz="0" w:space="0" w:color="auto"/>
        <w:left w:val="none" w:sz="0" w:space="0" w:color="auto"/>
        <w:bottom w:val="none" w:sz="0" w:space="0" w:color="auto"/>
        <w:right w:val="none" w:sz="0" w:space="0" w:color="auto"/>
      </w:divBdr>
    </w:div>
    <w:div w:id="505249281">
      <w:bodyDiv w:val="1"/>
      <w:marLeft w:val="0"/>
      <w:marRight w:val="0"/>
      <w:marTop w:val="0"/>
      <w:marBottom w:val="0"/>
      <w:divBdr>
        <w:top w:val="none" w:sz="0" w:space="0" w:color="auto"/>
        <w:left w:val="none" w:sz="0" w:space="0" w:color="auto"/>
        <w:bottom w:val="none" w:sz="0" w:space="0" w:color="auto"/>
        <w:right w:val="none" w:sz="0" w:space="0" w:color="auto"/>
      </w:divBdr>
    </w:div>
    <w:div w:id="516313082">
      <w:bodyDiv w:val="1"/>
      <w:marLeft w:val="0"/>
      <w:marRight w:val="0"/>
      <w:marTop w:val="0"/>
      <w:marBottom w:val="0"/>
      <w:divBdr>
        <w:top w:val="none" w:sz="0" w:space="0" w:color="auto"/>
        <w:left w:val="none" w:sz="0" w:space="0" w:color="auto"/>
        <w:bottom w:val="none" w:sz="0" w:space="0" w:color="auto"/>
        <w:right w:val="none" w:sz="0" w:space="0" w:color="auto"/>
      </w:divBdr>
    </w:div>
    <w:div w:id="525682190">
      <w:bodyDiv w:val="1"/>
      <w:marLeft w:val="0"/>
      <w:marRight w:val="0"/>
      <w:marTop w:val="0"/>
      <w:marBottom w:val="0"/>
      <w:divBdr>
        <w:top w:val="none" w:sz="0" w:space="0" w:color="auto"/>
        <w:left w:val="none" w:sz="0" w:space="0" w:color="auto"/>
        <w:bottom w:val="none" w:sz="0" w:space="0" w:color="auto"/>
        <w:right w:val="none" w:sz="0" w:space="0" w:color="auto"/>
      </w:divBdr>
    </w:div>
    <w:div w:id="533470420">
      <w:bodyDiv w:val="1"/>
      <w:marLeft w:val="0"/>
      <w:marRight w:val="0"/>
      <w:marTop w:val="0"/>
      <w:marBottom w:val="0"/>
      <w:divBdr>
        <w:top w:val="none" w:sz="0" w:space="0" w:color="auto"/>
        <w:left w:val="none" w:sz="0" w:space="0" w:color="auto"/>
        <w:bottom w:val="none" w:sz="0" w:space="0" w:color="auto"/>
        <w:right w:val="none" w:sz="0" w:space="0" w:color="auto"/>
      </w:divBdr>
    </w:div>
    <w:div w:id="534536681">
      <w:bodyDiv w:val="1"/>
      <w:marLeft w:val="0"/>
      <w:marRight w:val="0"/>
      <w:marTop w:val="0"/>
      <w:marBottom w:val="0"/>
      <w:divBdr>
        <w:top w:val="none" w:sz="0" w:space="0" w:color="auto"/>
        <w:left w:val="none" w:sz="0" w:space="0" w:color="auto"/>
        <w:bottom w:val="none" w:sz="0" w:space="0" w:color="auto"/>
        <w:right w:val="none" w:sz="0" w:space="0" w:color="auto"/>
      </w:divBdr>
    </w:div>
    <w:div w:id="545530140">
      <w:bodyDiv w:val="1"/>
      <w:marLeft w:val="0"/>
      <w:marRight w:val="0"/>
      <w:marTop w:val="0"/>
      <w:marBottom w:val="0"/>
      <w:divBdr>
        <w:top w:val="none" w:sz="0" w:space="0" w:color="auto"/>
        <w:left w:val="none" w:sz="0" w:space="0" w:color="auto"/>
        <w:bottom w:val="none" w:sz="0" w:space="0" w:color="auto"/>
        <w:right w:val="none" w:sz="0" w:space="0" w:color="auto"/>
      </w:divBdr>
    </w:div>
    <w:div w:id="545876120">
      <w:bodyDiv w:val="1"/>
      <w:marLeft w:val="0"/>
      <w:marRight w:val="0"/>
      <w:marTop w:val="0"/>
      <w:marBottom w:val="0"/>
      <w:divBdr>
        <w:top w:val="none" w:sz="0" w:space="0" w:color="auto"/>
        <w:left w:val="none" w:sz="0" w:space="0" w:color="auto"/>
        <w:bottom w:val="none" w:sz="0" w:space="0" w:color="auto"/>
        <w:right w:val="none" w:sz="0" w:space="0" w:color="auto"/>
      </w:divBdr>
    </w:div>
    <w:div w:id="563952325">
      <w:bodyDiv w:val="1"/>
      <w:marLeft w:val="0"/>
      <w:marRight w:val="0"/>
      <w:marTop w:val="0"/>
      <w:marBottom w:val="0"/>
      <w:divBdr>
        <w:top w:val="none" w:sz="0" w:space="0" w:color="auto"/>
        <w:left w:val="none" w:sz="0" w:space="0" w:color="auto"/>
        <w:bottom w:val="none" w:sz="0" w:space="0" w:color="auto"/>
        <w:right w:val="none" w:sz="0" w:space="0" w:color="auto"/>
      </w:divBdr>
      <w:divsChild>
        <w:div w:id="1534222277">
          <w:marLeft w:val="0"/>
          <w:marRight w:val="0"/>
          <w:marTop w:val="0"/>
          <w:marBottom w:val="0"/>
          <w:divBdr>
            <w:top w:val="none" w:sz="0" w:space="0" w:color="auto"/>
            <w:left w:val="none" w:sz="0" w:space="0" w:color="auto"/>
            <w:bottom w:val="none" w:sz="0" w:space="0" w:color="auto"/>
            <w:right w:val="none" w:sz="0" w:space="0" w:color="auto"/>
          </w:divBdr>
          <w:divsChild>
            <w:div w:id="165013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605967">
      <w:bodyDiv w:val="1"/>
      <w:marLeft w:val="0"/>
      <w:marRight w:val="0"/>
      <w:marTop w:val="0"/>
      <w:marBottom w:val="0"/>
      <w:divBdr>
        <w:top w:val="none" w:sz="0" w:space="0" w:color="auto"/>
        <w:left w:val="none" w:sz="0" w:space="0" w:color="auto"/>
        <w:bottom w:val="none" w:sz="0" w:space="0" w:color="auto"/>
        <w:right w:val="none" w:sz="0" w:space="0" w:color="auto"/>
      </w:divBdr>
    </w:div>
    <w:div w:id="618337652">
      <w:bodyDiv w:val="1"/>
      <w:marLeft w:val="0"/>
      <w:marRight w:val="0"/>
      <w:marTop w:val="0"/>
      <w:marBottom w:val="0"/>
      <w:divBdr>
        <w:top w:val="none" w:sz="0" w:space="0" w:color="auto"/>
        <w:left w:val="none" w:sz="0" w:space="0" w:color="auto"/>
        <w:bottom w:val="none" w:sz="0" w:space="0" w:color="auto"/>
        <w:right w:val="none" w:sz="0" w:space="0" w:color="auto"/>
      </w:divBdr>
    </w:div>
    <w:div w:id="633564103">
      <w:bodyDiv w:val="1"/>
      <w:marLeft w:val="0"/>
      <w:marRight w:val="0"/>
      <w:marTop w:val="0"/>
      <w:marBottom w:val="0"/>
      <w:divBdr>
        <w:top w:val="none" w:sz="0" w:space="0" w:color="auto"/>
        <w:left w:val="none" w:sz="0" w:space="0" w:color="auto"/>
        <w:bottom w:val="none" w:sz="0" w:space="0" w:color="auto"/>
        <w:right w:val="none" w:sz="0" w:space="0" w:color="auto"/>
      </w:divBdr>
    </w:div>
    <w:div w:id="661544155">
      <w:bodyDiv w:val="1"/>
      <w:marLeft w:val="0"/>
      <w:marRight w:val="0"/>
      <w:marTop w:val="0"/>
      <w:marBottom w:val="0"/>
      <w:divBdr>
        <w:top w:val="none" w:sz="0" w:space="0" w:color="auto"/>
        <w:left w:val="none" w:sz="0" w:space="0" w:color="auto"/>
        <w:bottom w:val="none" w:sz="0" w:space="0" w:color="auto"/>
        <w:right w:val="none" w:sz="0" w:space="0" w:color="auto"/>
      </w:divBdr>
      <w:divsChild>
        <w:div w:id="1245990968">
          <w:marLeft w:val="0"/>
          <w:marRight w:val="0"/>
          <w:marTop w:val="0"/>
          <w:marBottom w:val="0"/>
          <w:divBdr>
            <w:top w:val="none" w:sz="0" w:space="0" w:color="auto"/>
            <w:left w:val="none" w:sz="0" w:space="0" w:color="auto"/>
            <w:bottom w:val="none" w:sz="0" w:space="0" w:color="auto"/>
            <w:right w:val="none" w:sz="0" w:space="0" w:color="auto"/>
          </w:divBdr>
          <w:divsChild>
            <w:div w:id="979647417">
              <w:marLeft w:val="0"/>
              <w:marRight w:val="0"/>
              <w:marTop w:val="0"/>
              <w:marBottom w:val="0"/>
              <w:divBdr>
                <w:top w:val="none" w:sz="0" w:space="0" w:color="auto"/>
                <w:left w:val="none" w:sz="0" w:space="0" w:color="auto"/>
                <w:bottom w:val="none" w:sz="0" w:space="0" w:color="auto"/>
                <w:right w:val="none" w:sz="0" w:space="0" w:color="auto"/>
              </w:divBdr>
              <w:divsChild>
                <w:div w:id="212260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785207">
      <w:bodyDiv w:val="1"/>
      <w:marLeft w:val="0"/>
      <w:marRight w:val="0"/>
      <w:marTop w:val="0"/>
      <w:marBottom w:val="0"/>
      <w:divBdr>
        <w:top w:val="none" w:sz="0" w:space="0" w:color="auto"/>
        <w:left w:val="none" w:sz="0" w:space="0" w:color="auto"/>
        <w:bottom w:val="none" w:sz="0" w:space="0" w:color="auto"/>
        <w:right w:val="none" w:sz="0" w:space="0" w:color="auto"/>
      </w:divBdr>
    </w:div>
    <w:div w:id="670257654">
      <w:bodyDiv w:val="1"/>
      <w:marLeft w:val="0"/>
      <w:marRight w:val="0"/>
      <w:marTop w:val="0"/>
      <w:marBottom w:val="0"/>
      <w:divBdr>
        <w:top w:val="none" w:sz="0" w:space="0" w:color="auto"/>
        <w:left w:val="none" w:sz="0" w:space="0" w:color="auto"/>
        <w:bottom w:val="none" w:sz="0" w:space="0" w:color="auto"/>
        <w:right w:val="none" w:sz="0" w:space="0" w:color="auto"/>
      </w:divBdr>
    </w:div>
    <w:div w:id="678699225">
      <w:bodyDiv w:val="1"/>
      <w:marLeft w:val="0"/>
      <w:marRight w:val="0"/>
      <w:marTop w:val="0"/>
      <w:marBottom w:val="0"/>
      <w:divBdr>
        <w:top w:val="none" w:sz="0" w:space="0" w:color="auto"/>
        <w:left w:val="none" w:sz="0" w:space="0" w:color="auto"/>
        <w:bottom w:val="none" w:sz="0" w:space="0" w:color="auto"/>
        <w:right w:val="none" w:sz="0" w:space="0" w:color="auto"/>
      </w:divBdr>
    </w:div>
    <w:div w:id="705328287">
      <w:bodyDiv w:val="1"/>
      <w:marLeft w:val="0"/>
      <w:marRight w:val="0"/>
      <w:marTop w:val="0"/>
      <w:marBottom w:val="0"/>
      <w:divBdr>
        <w:top w:val="none" w:sz="0" w:space="0" w:color="auto"/>
        <w:left w:val="none" w:sz="0" w:space="0" w:color="auto"/>
        <w:bottom w:val="none" w:sz="0" w:space="0" w:color="auto"/>
        <w:right w:val="none" w:sz="0" w:space="0" w:color="auto"/>
      </w:divBdr>
    </w:div>
    <w:div w:id="706417266">
      <w:bodyDiv w:val="1"/>
      <w:marLeft w:val="0"/>
      <w:marRight w:val="0"/>
      <w:marTop w:val="0"/>
      <w:marBottom w:val="0"/>
      <w:divBdr>
        <w:top w:val="none" w:sz="0" w:space="0" w:color="auto"/>
        <w:left w:val="none" w:sz="0" w:space="0" w:color="auto"/>
        <w:bottom w:val="none" w:sz="0" w:space="0" w:color="auto"/>
        <w:right w:val="none" w:sz="0" w:space="0" w:color="auto"/>
      </w:divBdr>
    </w:div>
    <w:div w:id="717703672">
      <w:bodyDiv w:val="1"/>
      <w:marLeft w:val="0"/>
      <w:marRight w:val="0"/>
      <w:marTop w:val="0"/>
      <w:marBottom w:val="0"/>
      <w:divBdr>
        <w:top w:val="none" w:sz="0" w:space="0" w:color="auto"/>
        <w:left w:val="none" w:sz="0" w:space="0" w:color="auto"/>
        <w:bottom w:val="none" w:sz="0" w:space="0" w:color="auto"/>
        <w:right w:val="none" w:sz="0" w:space="0" w:color="auto"/>
      </w:divBdr>
      <w:divsChild>
        <w:div w:id="158741582">
          <w:marLeft w:val="0"/>
          <w:marRight w:val="0"/>
          <w:marTop w:val="0"/>
          <w:marBottom w:val="0"/>
          <w:divBdr>
            <w:top w:val="none" w:sz="0" w:space="0" w:color="auto"/>
            <w:left w:val="none" w:sz="0" w:space="0" w:color="auto"/>
            <w:bottom w:val="none" w:sz="0" w:space="0" w:color="auto"/>
            <w:right w:val="none" w:sz="0" w:space="0" w:color="auto"/>
          </w:divBdr>
          <w:divsChild>
            <w:div w:id="158375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490261">
      <w:bodyDiv w:val="1"/>
      <w:marLeft w:val="0"/>
      <w:marRight w:val="0"/>
      <w:marTop w:val="0"/>
      <w:marBottom w:val="0"/>
      <w:divBdr>
        <w:top w:val="none" w:sz="0" w:space="0" w:color="auto"/>
        <w:left w:val="none" w:sz="0" w:space="0" w:color="auto"/>
        <w:bottom w:val="none" w:sz="0" w:space="0" w:color="auto"/>
        <w:right w:val="none" w:sz="0" w:space="0" w:color="auto"/>
      </w:divBdr>
    </w:div>
    <w:div w:id="742916360">
      <w:bodyDiv w:val="1"/>
      <w:marLeft w:val="0"/>
      <w:marRight w:val="0"/>
      <w:marTop w:val="0"/>
      <w:marBottom w:val="0"/>
      <w:divBdr>
        <w:top w:val="none" w:sz="0" w:space="0" w:color="auto"/>
        <w:left w:val="none" w:sz="0" w:space="0" w:color="auto"/>
        <w:bottom w:val="none" w:sz="0" w:space="0" w:color="auto"/>
        <w:right w:val="none" w:sz="0" w:space="0" w:color="auto"/>
      </w:divBdr>
    </w:div>
    <w:div w:id="790824934">
      <w:bodyDiv w:val="1"/>
      <w:marLeft w:val="0"/>
      <w:marRight w:val="0"/>
      <w:marTop w:val="0"/>
      <w:marBottom w:val="0"/>
      <w:divBdr>
        <w:top w:val="none" w:sz="0" w:space="0" w:color="auto"/>
        <w:left w:val="none" w:sz="0" w:space="0" w:color="auto"/>
        <w:bottom w:val="none" w:sz="0" w:space="0" w:color="auto"/>
        <w:right w:val="none" w:sz="0" w:space="0" w:color="auto"/>
      </w:divBdr>
    </w:div>
    <w:div w:id="803157134">
      <w:bodyDiv w:val="1"/>
      <w:marLeft w:val="0"/>
      <w:marRight w:val="0"/>
      <w:marTop w:val="0"/>
      <w:marBottom w:val="0"/>
      <w:divBdr>
        <w:top w:val="none" w:sz="0" w:space="0" w:color="auto"/>
        <w:left w:val="none" w:sz="0" w:space="0" w:color="auto"/>
        <w:bottom w:val="none" w:sz="0" w:space="0" w:color="auto"/>
        <w:right w:val="none" w:sz="0" w:space="0" w:color="auto"/>
      </w:divBdr>
    </w:div>
    <w:div w:id="813568233">
      <w:bodyDiv w:val="1"/>
      <w:marLeft w:val="0"/>
      <w:marRight w:val="0"/>
      <w:marTop w:val="0"/>
      <w:marBottom w:val="0"/>
      <w:divBdr>
        <w:top w:val="none" w:sz="0" w:space="0" w:color="auto"/>
        <w:left w:val="none" w:sz="0" w:space="0" w:color="auto"/>
        <w:bottom w:val="none" w:sz="0" w:space="0" w:color="auto"/>
        <w:right w:val="none" w:sz="0" w:space="0" w:color="auto"/>
      </w:divBdr>
    </w:div>
    <w:div w:id="822963942">
      <w:bodyDiv w:val="1"/>
      <w:marLeft w:val="0"/>
      <w:marRight w:val="0"/>
      <w:marTop w:val="0"/>
      <w:marBottom w:val="0"/>
      <w:divBdr>
        <w:top w:val="none" w:sz="0" w:space="0" w:color="auto"/>
        <w:left w:val="none" w:sz="0" w:space="0" w:color="auto"/>
        <w:bottom w:val="none" w:sz="0" w:space="0" w:color="auto"/>
        <w:right w:val="none" w:sz="0" w:space="0" w:color="auto"/>
      </w:divBdr>
    </w:div>
    <w:div w:id="861625351">
      <w:bodyDiv w:val="1"/>
      <w:marLeft w:val="0"/>
      <w:marRight w:val="0"/>
      <w:marTop w:val="0"/>
      <w:marBottom w:val="0"/>
      <w:divBdr>
        <w:top w:val="none" w:sz="0" w:space="0" w:color="auto"/>
        <w:left w:val="none" w:sz="0" w:space="0" w:color="auto"/>
        <w:bottom w:val="none" w:sz="0" w:space="0" w:color="auto"/>
        <w:right w:val="none" w:sz="0" w:space="0" w:color="auto"/>
      </w:divBdr>
    </w:div>
    <w:div w:id="863176350">
      <w:bodyDiv w:val="1"/>
      <w:marLeft w:val="0"/>
      <w:marRight w:val="0"/>
      <w:marTop w:val="0"/>
      <w:marBottom w:val="0"/>
      <w:divBdr>
        <w:top w:val="none" w:sz="0" w:space="0" w:color="auto"/>
        <w:left w:val="none" w:sz="0" w:space="0" w:color="auto"/>
        <w:bottom w:val="none" w:sz="0" w:space="0" w:color="auto"/>
        <w:right w:val="none" w:sz="0" w:space="0" w:color="auto"/>
      </w:divBdr>
    </w:div>
    <w:div w:id="863321065">
      <w:bodyDiv w:val="1"/>
      <w:marLeft w:val="0"/>
      <w:marRight w:val="0"/>
      <w:marTop w:val="0"/>
      <w:marBottom w:val="0"/>
      <w:divBdr>
        <w:top w:val="none" w:sz="0" w:space="0" w:color="auto"/>
        <w:left w:val="none" w:sz="0" w:space="0" w:color="auto"/>
        <w:bottom w:val="none" w:sz="0" w:space="0" w:color="auto"/>
        <w:right w:val="none" w:sz="0" w:space="0" w:color="auto"/>
      </w:divBdr>
    </w:div>
    <w:div w:id="876548116">
      <w:bodyDiv w:val="1"/>
      <w:marLeft w:val="0"/>
      <w:marRight w:val="0"/>
      <w:marTop w:val="0"/>
      <w:marBottom w:val="0"/>
      <w:divBdr>
        <w:top w:val="none" w:sz="0" w:space="0" w:color="auto"/>
        <w:left w:val="none" w:sz="0" w:space="0" w:color="auto"/>
        <w:bottom w:val="none" w:sz="0" w:space="0" w:color="auto"/>
        <w:right w:val="none" w:sz="0" w:space="0" w:color="auto"/>
      </w:divBdr>
    </w:div>
    <w:div w:id="878127145">
      <w:bodyDiv w:val="1"/>
      <w:marLeft w:val="0"/>
      <w:marRight w:val="0"/>
      <w:marTop w:val="0"/>
      <w:marBottom w:val="0"/>
      <w:divBdr>
        <w:top w:val="none" w:sz="0" w:space="0" w:color="auto"/>
        <w:left w:val="none" w:sz="0" w:space="0" w:color="auto"/>
        <w:bottom w:val="none" w:sz="0" w:space="0" w:color="auto"/>
        <w:right w:val="none" w:sz="0" w:space="0" w:color="auto"/>
      </w:divBdr>
    </w:div>
    <w:div w:id="882064363">
      <w:bodyDiv w:val="1"/>
      <w:marLeft w:val="0"/>
      <w:marRight w:val="0"/>
      <w:marTop w:val="0"/>
      <w:marBottom w:val="0"/>
      <w:divBdr>
        <w:top w:val="none" w:sz="0" w:space="0" w:color="auto"/>
        <w:left w:val="none" w:sz="0" w:space="0" w:color="auto"/>
        <w:bottom w:val="none" w:sz="0" w:space="0" w:color="auto"/>
        <w:right w:val="none" w:sz="0" w:space="0" w:color="auto"/>
      </w:divBdr>
    </w:div>
    <w:div w:id="885482459">
      <w:bodyDiv w:val="1"/>
      <w:marLeft w:val="0"/>
      <w:marRight w:val="0"/>
      <w:marTop w:val="0"/>
      <w:marBottom w:val="0"/>
      <w:divBdr>
        <w:top w:val="none" w:sz="0" w:space="0" w:color="auto"/>
        <w:left w:val="none" w:sz="0" w:space="0" w:color="auto"/>
        <w:bottom w:val="none" w:sz="0" w:space="0" w:color="auto"/>
        <w:right w:val="none" w:sz="0" w:space="0" w:color="auto"/>
      </w:divBdr>
    </w:div>
    <w:div w:id="888105828">
      <w:bodyDiv w:val="1"/>
      <w:marLeft w:val="0"/>
      <w:marRight w:val="0"/>
      <w:marTop w:val="0"/>
      <w:marBottom w:val="0"/>
      <w:divBdr>
        <w:top w:val="none" w:sz="0" w:space="0" w:color="auto"/>
        <w:left w:val="none" w:sz="0" w:space="0" w:color="auto"/>
        <w:bottom w:val="none" w:sz="0" w:space="0" w:color="auto"/>
        <w:right w:val="none" w:sz="0" w:space="0" w:color="auto"/>
      </w:divBdr>
    </w:div>
    <w:div w:id="909000557">
      <w:bodyDiv w:val="1"/>
      <w:marLeft w:val="0"/>
      <w:marRight w:val="0"/>
      <w:marTop w:val="0"/>
      <w:marBottom w:val="0"/>
      <w:divBdr>
        <w:top w:val="none" w:sz="0" w:space="0" w:color="auto"/>
        <w:left w:val="none" w:sz="0" w:space="0" w:color="auto"/>
        <w:bottom w:val="none" w:sz="0" w:space="0" w:color="auto"/>
        <w:right w:val="none" w:sz="0" w:space="0" w:color="auto"/>
      </w:divBdr>
    </w:div>
    <w:div w:id="931668648">
      <w:bodyDiv w:val="1"/>
      <w:marLeft w:val="0"/>
      <w:marRight w:val="0"/>
      <w:marTop w:val="0"/>
      <w:marBottom w:val="0"/>
      <w:divBdr>
        <w:top w:val="none" w:sz="0" w:space="0" w:color="auto"/>
        <w:left w:val="none" w:sz="0" w:space="0" w:color="auto"/>
        <w:bottom w:val="none" w:sz="0" w:space="0" w:color="auto"/>
        <w:right w:val="none" w:sz="0" w:space="0" w:color="auto"/>
      </w:divBdr>
    </w:div>
    <w:div w:id="974523183">
      <w:bodyDiv w:val="1"/>
      <w:marLeft w:val="0"/>
      <w:marRight w:val="0"/>
      <w:marTop w:val="0"/>
      <w:marBottom w:val="0"/>
      <w:divBdr>
        <w:top w:val="none" w:sz="0" w:space="0" w:color="auto"/>
        <w:left w:val="none" w:sz="0" w:space="0" w:color="auto"/>
        <w:bottom w:val="none" w:sz="0" w:space="0" w:color="auto"/>
        <w:right w:val="none" w:sz="0" w:space="0" w:color="auto"/>
      </w:divBdr>
    </w:div>
    <w:div w:id="979923628">
      <w:bodyDiv w:val="1"/>
      <w:marLeft w:val="0"/>
      <w:marRight w:val="0"/>
      <w:marTop w:val="0"/>
      <w:marBottom w:val="0"/>
      <w:divBdr>
        <w:top w:val="none" w:sz="0" w:space="0" w:color="auto"/>
        <w:left w:val="none" w:sz="0" w:space="0" w:color="auto"/>
        <w:bottom w:val="none" w:sz="0" w:space="0" w:color="auto"/>
        <w:right w:val="none" w:sz="0" w:space="0" w:color="auto"/>
      </w:divBdr>
    </w:div>
    <w:div w:id="980110633">
      <w:bodyDiv w:val="1"/>
      <w:marLeft w:val="0"/>
      <w:marRight w:val="0"/>
      <w:marTop w:val="0"/>
      <w:marBottom w:val="0"/>
      <w:divBdr>
        <w:top w:val="none" w:sz="0" w:space="0" w:color="auto"/>
        <w:left w:val="none" w:sz="0" w:space="0" w:color="auto"/>
        <w:bottom w:val="none" w:sz="0" w:space="0" w:color="auto"/>
        <w:right w:val="none" w:sz="0" w:space="0" w:color="auto"/>
      </w:divBdr>
    </w:div>
    <w:div w:id="982390726">
      <w:bodyDiv w:val="1"/>
      <w:marLeft w:val="0"/>
      <w:marRight w:val="0"/>
      <w:marTop w:val="0"/>
      <w:marBottom w:val="0"/>
      <w:divBdr>
        <w:top w:val="none" w:sz="0" w:space="0" w:color="auto"/>
        <w:left w:val="none" w:sz="0" w:space="0" w:color="auto"/>
        <w:bottom w:val="none" w:sz="0" w:space="0" w:color="auto"/>
        <w:right w:val="none" w:sz="0" w:space="0" w:color="auto"/>
      </w:divBdr>
    </w:div>
    <w:div w:id="1010257077">
      <w:bodyDiv w:val="1"/>
      <w:marLeft w:val="0"/>
      <w:marRight w:val="0"/>
      <w:marTop w:val="0"/>
      <w:marBottom w:val="0"/>
      <w:divBdr>
        <w:top w:val="none" w:sz="0" w:space="0" w:color="auto"/>
        <w:left w:val="none" w:sz="0" w:space="0" w:color="auto"/>
        <w:bottom w:val="none" w:sz="0" w:space="0" w:color="auto"/>
        <w:right w:val="none" w:sz="0" w:space="0" w:color="auto"/>
      </w:divBdr>
    </w:div>
    <w:div w:id="1012300815">
      <w:bodyDiv w:val="1"/>
      <w:marLeft w:val="0"/>
      <w:marRight w:val="0"/>
      <w:marTop w:val="0"/>
      <w:marBottom w:val="0"/>
      <w:divBdr>
        <w:top w:val="none" w:sz="0" w:space="0" w:color="auto"/>
        <w:left w:val="none" w:sz="0" w:space="0" w:color="auto"/>
        <w:bottom w:val="none" w:sz="0" w:space="0" w:color="auto"/>
        <w:right w:val="none" w:sz="0" w:space="0" w:color="auto"/>
      </w:divBdr>
      <w:divsChild>
        <w:div w:id="388386996">
          <w:marLeft w:val="0"/>
          <w:marRight w:val="0"/>
          <w:marTop w:val="225"/>
          <w:marBottom w:val="0"/>
          <w:divBdr>
            <w:top w:val="none" w:sz="0" w:space="0" w:color="auto"/>
            <w:left w:val="none" w:sz="0" w:space="0" w:color="auto"/>
            <w:bottom w:val="none" w:sz="0" w:space="0" w:color="auto"/>
            <w:right w:val="none" w:sz="0" w:space="0" w:color="auto"/>
          </w:divBdr>
          <w:divsChild>
            <w:div w:id="1905333323">
              <w:marLeft w:val="0"/>
              <w:marRight w:val="0"/>
              <w:marTop w:val="75"/>
              <w:marBottom w:val="0"/>
              <w:divBdr>
                <w:top w:val="none" w:sz="0" w:space="0" w:color="auto"/>
                <w:left w:val="none" w:sz="0" w:space="0" w:color="auto"/>
                <w:bottom w:val="none" w:sz="0" w:space="0" w:color="auto"/>
                <w:right w:val="none" w:sz="0" w:space="0" w:color="auto"/>
              </w:divBdr>
              <w:divsChild>
                <w:div w:id="1252856109">
                  <w:marLeft w:val="0"/>
                  <w:marRight w:val="0"/>
                  <w:marTop w:val="0"/>
                  <w:marBottom w:val="0"/>
                  <w:divBdr>
                    <w:top w:val="none" w:sz="0" w:space="0" w:color="auto"/>
                    <w:left w:val="none" w:sz="0" w:space="0" w:color="auto"/>
                    <w:bottom w:val="none" w:sz="0" w:space="0" w:color="auto"/>
                    <w:right w:val="none" w:sz="0" w:space="0" w:color="auto"/>
                  </w:divBdr>
                  <w:divsChild>
                    <w:div w:id="2022660928">
                      <w:marLeft w:val="0"/>
                      <w:marRight w:val="0"/>
                      <w:marTop w:val="0"/>
                      <w:marBottom w:val="0"/>
                      <w:divBdr>
                        <w:top w:val="none" w:sz="0" w:space="0" w:color="auto"/>
                        <w:left w:val="none" w:sz="0" w:space="0" w:color="auto"/>
                        <w:bottom w:val="none" w:sz="0" w:space="0" w:color="auto"/>
                        <w:right w:val="none" w:sz="0" w:space="0" w:color="auto"/>
                      </w:divBdr>
                      <w:divsChild>
                        <w:div w:id="848905624">
                          <w:marLeft w:val="0"/>
                          <w:marRight w:val="0"/>
                          <w:marTop w:val="0"/>
                          <w:marBottom w:val="0"/>
                          <w:divBdr>
                            <w:top w:val="none" w:sz="0" w:space="0" w:color="auto"/>
                            <w:left w:val="none" w:sz="0" w:space="0" w:color="auto"/>
                            <w:bottom w:val="single" w:sz="6" w:space="8" w:color="C1C7D0"/>
                            <w:right w:val="none" w:sz="0" w:space="0" w:color="auto"/>
                          </w:divBdr>
                          <w:divsChild>
                            <w:div w:id="673386175">
                              <w:marLeft w:val="0"/>
                              <w:marRight w:val="0"/>
                              <w:marTop w:val="0"/>
                              <w:marBottom w:val="0"/>
                              <w:divBdr>
                                <w:top w:val="none" w:sz="0" w:space="0" w:color="auto"/>
                                <w:left w:val="none" w:sz="0" w:space="0" w:color="auto"/>
                                <w:bottom w:val="none" w:sz="0" w:space="0" w:color="auto"/>
                                <w:right w:val="none" w:sz="0" w:space="0" w:color="auto"/>
                              </w:divBdr>
                              <w:divsChild>
                                <w:div w:id="15330341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8890514">
          <w:marLeft w:val="0"/>
          <w:marRight w:val="0"/>
          <w:marTop w:val="225"/>
          <w:marBottom w:val="0"/>
          <w:divBdr>
            <w:top w:val="none" w:sz="0" w:space="0" w:color="auto"/>
            <w:left w:val="none" w:sz="0" w:space="0" w:color="auto"/>
            <w:bottom w:val="none" w:sz="0" w:space="0" w:color="auto"/>
            <w:right w:val="none" w:sz="0" w:space="0" w:color="auto"/>
          </w:divBdr>
          <w:divsChild>
            <w:div w:id="1533181023">
              <w:marLeft w:val="0"/>
              <w:marRight w:val="0"/>
              <w:marTop w:val="0"/>
              <w:marBottom w:val="0"/>
              <w:divBdr>
                <w:top w:val="none" w:sz="0" w:space="0" w:color="auto"/>
                <w:left w:val="none" w:sz="0" w:space="0" w:color="auto"/>
                <w:bottom w:val="none" w:sz="0" w:space="0" w:color="auto"/>
                <w:right w:val="none" w:sz="0" w:space="0" w:color="auto"/>
              </w:divBdr>
              <w:divsChild>
                <w:div w:id="145610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965148">
      <w:bodyDiv w:val="1"/>
      <w:marLeft w:val="0"/>
      <w:marRight w:val="0"/>
      <w:marTop w:val="0"/>
      <w:marBottom w:val="0"/>
      <w:divBdr>
        <w:top w:val="none" w:sz="0" w:space="0" w:color="auto"/>
        <w:left w:val="none" w:sz="0" w:space="0" w:color="auto"/>
        <w:bottom w:val="none" w:sz="0" w:space="0" w:color="auto"/>
        <w:right w:val="none" w:sz="0" w:space="0" w:color="auto"/>
      </w:divBdr>
    </w:div>
    <w:div w:id="1054309435">
      <w:bodyDiv w:val="1"/>
      <w:marLeft w:val="0"/>
      <w:marRight w:val="0"/>
      <w:marTop w:val="0"/>
      <w:marBottom w:val="0"/>
      <w:divBdr>
        <w:top w:val="none" w:sz="0" w:space="0" w:color="auto"/>
        <w:left w:val="none" w:sz="0" w:space="0" w:color="auto"/>
        <w:bottom w:val="none" w:sz="0" w:space="0" w:color="auto"/>
        <w:right w:val="none" w:sz="0" w:space="0" w:color="auto"/>
      </w:divBdr>
    </w:div>
    <w:div w:id="1085421747">
      <w:bodyDiv w:val="1"/>
      <w:marLeft w:val="0"/>
      <w:marRight w:val="0"/>
      <w:marTop w:val="0"/>
      <w:marBottom w:val="0"/>
      <w:divBdr>
        <w:top w:val="none" w:sz="0" w:space="0" w:color="auto"/>
        <w:left w:val="none" w:sz="0" w:space="0" w:color="auto"/>
        <w:bottom w:val="none" w:sz="0" w:space="0" w:color="auto"/>
        <w:right w:val="none" w:sz="0" w:space="0" w:color="auto"/>
      </w:divBdr>
    </w:div>
    <w:div w:id="1086147371">
      <w:bodyDiv w:val="1"/>
      <w:marLeft w:val="0"/>
      <w:marRight w:val="0"/>
      <w:marTop w:val="0"/>
      <w:marBottom w:val="0"/>
      <w:divBdr>
        <w:top w:val="none" w:sz="0" w:space="0" w:color="auto"/>
        <w:left w:val="none" w:sz="0" w:space="0" w:color="auto"/>
        <w:bottom w:val="none" w:sz="0" w:space="0" w:color="auto"/>
        <w:right w:val="none" w:sz="0" w:space="0" w:color="auto"/>
      </w:divBdr>
      <w:divsChild>
        <w:div w:id="43716961">
          <w:marLeft w:val="0"/>
          <w:marRight w:val="0"/>
          <w:marTop w:val="0"/>
          <w:marBottom w:val="0"/>
          <w:divBdr>
            <w:top w:val="none" w:sz="0" w:space="0" w:color="auto"/>
            <w:left w:val="none" w:sz="0" w:space="0" w:color="auto"/>
            <w:bottom w:val="none" w:sz="0" w:space="0" w:color="auto"/>
            <w:right w:val="none" w:sz="0" w:space="0" w:color="auto"/>
          </w:divBdr>
          <w:divsChild>
            <w:div w:id="61093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769972">
      <w:bodyDiv w:val="1"/>
      <w:marLeft w:val="0"/>
      <w:marRight w:val="0"/>
      <w:marTop w:val="0"/>
      <w:marBottom w:val="0"/>
      <w:divBdr>
        <w:top w:val="none" w:sz="0" w:space="0" w:color="auto"/>
        <w:left w:val="none" w:sz="0" w:space="0" w:color="auto"/>
        <w:bottom w:val="none" w:sz="0" w:space="0" w:color="auto"/>
        <w:right w:val="none" w:sz="0" w:space="0" w:color="auto"/>
      </w:divBdr>
    </w:div>
    <w:div w:id="1108810720">
      <w:bodyDiv w:val="1"/>
      <w:marLeft w:val="0"/>
      <w:marRight w:val="0"/>
      <w:marTop w:val="0"/>
      <w:marBottom w:val="0"/>
      <w:divBdr>
        <w:top w:val="none" w:sz="0" w:space="0" w:color="auto"/>
        <w:left w:val="none" w:sz="0" w:space="0" w:color="auto"/>
        <w:bottom w:val="none" w:sz="0" w:space="0" w:color="auto"/>
        <w:right w:val="none" w:sz="0" w:space="0" w:color="auto"/>
      </w:divBdr>
    </w:div>
    <w:div w:id="1109856440">
      <w:bodyDiv w:val="1"/>
      <w:marLeft w:val="0"/>
      <w:marRight w:val="0"/>
      <w:marTop w:val="0"/>
      <w:marBottom w:val="0"/>
      <w:divBdr>
        <w:top w:val="none" w:sz="0" w:space="0" w:color="auto"/>
        <w:left w:val="none" w:sz="0" w:space="0" w:color="auto"/>
        <w:bottom w:val="none" w:sz="0" w:space="0" w:color="auto"/>
        <w:right w:val="none" w:sz="0" w:space="0" w:color="auto"/>
      </w:divBdr>
    </w:div>
    <w:div w:id="1128352624">
      <w:bodyDiv w:val="1"/>
      <w:marLeft w:val="0"/>
      <w:marRight w:val="0"/>
      <w:marTop w:val="0"/>
      <w:marBottom w:val="0"/>
      <w:divBdr>
        <w:top w:val="none" w:sz="0" w:space="0" w:color="auto"/>
        <w:left w:val="none" w:sz="0" w:space="0" w:color="auto"/>
        <w:bottom w:val="none" w:sz="0" w:space="0" w:color="auto"/>
        <w:right w:val="none" w:sz="0" w:space="0" w:color="auto"/>
      </w:divBdr>
    </w:div>
    <w:div w:id="1162886955">
      <w:bodyDiv w:val="1"/>
      <w:marLeft w:val="0"/>
      <w:marRight w:val="0"/>
      <w:marTop w:val="0"/>
      <w:marBottom w:val="0"/>
      <w:divBdr>
        <w:top w:val="none" w:sz="0" w:space="0" w:color="auto"/>
        <w:left w:val="none" w:sz="0" w:space="0" w:color="auto"/>
        <w:bottom w:val="none" w:sz="0" w:space="0" w:color="auto"/>
        <w:right w:val="none" w:sz="0" w:space="0" w:color="auto"/>
      </w:divBdr>
    </w:div>
    <w:div w:id="1181047968">
      <w:bodyDiv w:val="1"/>
      <w:marLeft w:val="0"/>
      <w:marRight w:val="0"/>
      <w:marTop w:val="0"/>
      <w:marBottom w:val="0"/>
      <w:divBdr>
        <w:top w:val="none" w:sz="0" w:space="0" w:color="auto"/>
        <w:left w:val="none" w:sz="0" w:space="0" w:color="auto"/>
        <w:bottom w:val="none" w:sz="0" w:space="0" w:color="auto"/>
        <w:right w:val="none" w:sz="0" w:space="0" w:color="auto"/>
      </w:divBdr>
    </w:div>
    <w:div w:id="1201285092">
      <w:bodyDiv w:val="1"/>
      <w:marLeft w:val="0"/>
      <w:marRight w:val="0"/>
      <w:marTop w:val="0"/>
      <w:marBottom w:val="0"/>
      <w:divBdr>
        <w:top w:val="none" w:sz="0" w:space="0" w:color="auto"/>
        <w:left w:val="none" w:sz="0" w:space="0" w:color="auto"/>
        <w:bottom w:val="none" w:sz="0" w:space="0" w:color="auto"/>
        <w:right w:val="none" w:sz="0" w:space="0" w:color="auto"/>
      </w:divBdr>
    </w:div>
    <w:div w:id="1218201205">
      <w:bodyDiv w:val="1"/>
      <w:marLeft w:val="0"/>
      <w:marRight w:val="0"/>
      <w:marTop w:val="0"/>
      <w:marBottom w:val="0"/>
      <w:divBdr>
        <w:top w:val="none" w:sz="0" w:space="0" w:color="auto"/>
        <w:left w:val="none" w:sz="0" w:space="0" w:color="auto"/>
        <w:bottom w:val="none" w:sz="0" w:space="0" w:color="auto"/>
        <w:right w:val="none" w:sz="0" w:space="0" w:color="auto"/>
      </w:divBdr>
    </w:div>
    <w:div w:id="1226985985">
      <w:bodyDiv w:val="1"/>
      <w:marLeft w:val="0"/>
      <w:marRight w:val="0"/>
      <w:marTop w:val="0"/>
      <w:marBottom w:val="0"/>
      <w:divBdr>
        <w:top w:val="none" w:sz="0" w:space="0" w:color="auto"/>
        <w:left w:val="none" w:sz="0" w:space="0" w:color="auto"/>
        <w:bottom w:val="none" w:sz="0" w:space="0" w:color="auto"/>
        <w:right w:val="none" w:sz="0" w:space="0" w:color="auto"/>
      </w:divBdr>
    </w:div>
    <w:div w:id="1247114154">
      <w:bodyDiv w:val="1"/>
      <w:marLeft w:val="0"/>
      <w:marRight w:val="0"/>
      <w:marTop w:val="0"/>
      <w:marBottom w:val="0"/>
      <w:divBdr>
        <w:top w:val="none" w:sz="0" w:space="0" w:color="auto"/>
        <w:left w:val="none" w:sz="0" w:space="0" w:color="auto"/>
        <w:bottom w:val="none" w:sz="0" w:space="0" w:color="auto"/>
        <w:right w:val="none" w:sz="0" w:space="0" w:color="auto"/>
      </w:divBdr>
    </w:div>
    <w:div w:id="1253902314">
      <w:bodyDiv w:val="1"/>
      <w:marLeft w:val="0"/>
      <w:marRight w:val="0"/>
      <w:marTop w:val="0"/>
      <w:marBottom w:val="0"/>
      <w:divBdr>
        <w:top w:val="none" w:sz="0" w:space="0" w:color="auto"/>
        <w:left w:val="none" w:sz="0" w:space="0" w:color="auto"/>
        <w:bottom w:val="none" w:sz="0" w:space="0" w:color="auto"/>
        <w:right w:val="none" w:sz="0" w:space="0" w:color="auto"/>
      </w:divBdr>
    </w:div>
    <w:div w:id="1260679012">
      <w:bodyDiv w:val="1"/>
      <w:marLeft w:val="0"/>
      <w:marRight w:val="0"/>
      <w:marTop w:val="0"/>
      <w:marBottom w:val="0"/>
      <w:divBdr>
        <w:top w:val="none" w:sz="0" w:space="0" w:color="auto"/>
        <w:left w:val="none" w:sz="0" w:space="0" w:color="auto"/>
        <w:bottom w:val="none" w:sz="0" w:space="0" w:color="auto"/>
        <w:right w:val="none" w:sz="0" w:space="0" w:color="auto"/>
      </w:divBdr>
    </w:div>
    <w:div w:id="1293101269">
      <w:bodyDiv w:val="1"/>
      <w:marLeft w:val="0"/>
      <w:marRight w:val="0"/>
      <w:marTop w:val="0"/>
      <w:marBottom w:val="0"/>
      <w:divBdr>
        <w:top w:val="none" w:sz="0" w:space="0" w:color="auto"/>
        <w:left w:val="none" w:sz="0" w:space="0" w:color="auto"/>
        <w:bottom w:val="none" w:sz="0" w:space="0" w:color="auto"/>
        <w:right w:val="none" w:sz="0" w:space="0" w:color="auto"/>
      </w:divBdr>
    </w:div>
    <w:div w:id="1302543914">
      <w:bodyDiv w:val="1"/>
      <w:marLeft w:val="0"/>
      <w:marRight w:val="0"/>
      <w:marTop w:val="0"/>
      <w:marBottom w:val="0"/>
      <w:divBdr>
        <w:top w:val="none" w:sz="0" w:space="0" w:color="auto"/>
        <w:left w:val="none" w:sz="0" w:space="0" w:color="auto"/>
        <w:bottom w:val="none" w:sz="0" w:space="0" w:color="auto"/>
        <w:right w:val="none" w:sz="0" w:space="0" w:color="auto"/>
      </w:divBdr>
    </w:div>
    <w:div w:id="1317033679">
      <w:bodyDiv w:val="1"/>
      <w:marLeft w:val="0"/>
      <w:marRight w:val="0"/>
      <w:marTop w:val="0"/>
      <w:marBottom w:val="0"/>
      <w:divBdr>
        <w:top w:val="none" w:sz="0" w:space="0" w:color="auto"/>
        <w:left w:val="none" w:sz="0" w:space="0" w:color="auto"/>
        <w:bottom w:val="none" w:sz="0" w:space="0" w:color="auto"/>
        <w:right w:val="none" w:sz="0" w:space="0" w:color="auto"/>
      </w:divBdr>
    </w:div>
    <w:div w:id="1344360183">
      <w:bodyDiv w:val="1"/>
      <w:marLeft w:val="0"/>
      <w:marRight w:val="0"/>
      <w:marTop w:val="0"/>
      <w:marBottom w:val="0"/>
      <w:divBdr>
        <w:top w:val="none" w:sz="0" w:space="0" w:color="auto"/>
        <w:left w:val="none" w:sz="0" w:space="0" w:color="auto"/>
        <w:bottom w:val="none" w:sz="0" w:space="0" w:color="auto"/>
        <w:right w:val="none" w:sz="0" w:space="0" w:color="auto"/>
      </w:divBdr>
    </w:div>
    <w:div w:id="1349218798">
      <w:bodyDiv w:val="1"/>
      <w:marLeft w:val="0"/>
      <w:marRight w:val="0"/>
      <w:marTop w:val="0"/>
      <w:marBottom w:val="0"/>
      <w:divBdr>
        <w:top w:val="none" w:sz="0" w:space="0" w:color="auto"/>
        <w:left w:val="none" w:sz="0" w:space="0" w:color="auto"/>
        <w:bottom w:val="none" w:sz="0" w:space="0" w:color="auto"/>
        <w:right w:val="none" w:sz="0" w:space="0" w:color="auto"/>
      </w:divBdr>
    </w:div>
    <w:div w:id="1366565277">
      <w:bodyDiv w:val="1"/>
      <w:marLeft w:val="0"/>
      <w:marRight w:val="0"/>
      <w:marTop w:val="0"/>
      <w:marBottom w:val="0"/>
      <w:divBdr>
        <w:top w:val="none" w:sz="0" w:space="0" w:color="auto"/>
        <w:left w:val="none" w:sz="0" w:space="0" w:color="auto"/>
        <w:bottom w:val="none" w:sz="0" w:space="0" w:color="auto"/>
        <w:right w:val="none" w:sz="0" w:space="0" w:color="auto"/>
      </w:divBdr>
    </w:div>
    <w:div w:id="1415665289">
      <w:bodyDiv w:val="1"/>
      <w:marLeft w:val="0"/>
      <w:marRight w:val="0"/>
      <w:marTop w:val="0"/>
      <w:marBottom w:val="0"/>
      <w:divBdr>
        <w:top w:val="none" w:sz="0" w:space="0" w:color="auto"/>
        <w:left w:val="none" w:sz="0" w:space="0" w:color="auto"/>
        <w:bottom w:val="none" w:sz="0" w:space="0" w:color="auto"/>
        <w:right w:val="none" w:sz="0" w:space="0" w:color="auto"/>
      </w:divBdr>
    </w:div>
    <w:div w:id="1416054337">
      <w:bodyDiv w:val="1"/>
      <w:marLeft w:val="0"/>
      <w:marRight w:val="0"/>
      <w:marTop w:val="0"/>
      <w:marBottom w:val="0"/>
      <w:divBdr>
        <w:top w:val="none" w:sz="0" w:space="0" w:color="auto"/>
        <w:left w:val="none" w:sz="0" w:space="0" w:color="auto"/>
        <w:bottom w:val="none" w:sz="0" w:space="0" w:color="auto"/>
        <w:right w:val="none" w:sz="0" w:space="0" w:color="auto"/>
      </w:divBdr>
    </w:div>
    <w:div w:id="1421949551">
      <w:bodyDiv w:val="1"/>
      <w:marLeft w:val="0"/>
      <w:marRight w:val="0"/>
      <w:marTop w:val="0"/>
      <w:marBottom w:val="0"/>
      <w:divBdr>
        <w:top w:val="none" w:sz="0" w:space="0" w:color="auto"/>
        <w:left w:val="none" w:sz="0" w:space="0" w:color="auto"/>
        <w:bottom w:val="none" w:sz="0" w:space="0" w:color="auto"/>
        <w:right w:val="none" w:sz="0" w:space="0" w:color="auto"/>
      </w:divBdr>
    </w:div>
    <w:div w:id="1457019990">
      <w:bodyDiv w:val="1"/>
      <w:marLeft w:val="0"/>
      <w:marRight w:val="0"/>
      <w:marTop w:val="0"/>
      <w:marBottom w:val="0"/>
      <w:divBdr>
        <w:top w:val="none" w:sz="0" w:space="0" w:color="auto"/>
        <w:left w:val="none" w:sz="0" w:space="0" w:color="auto"/>
        <w:bottom w:val="none" w:sz="0" w:space="0" w:color="auto"/>
        <w:right w:val="none" w:sz="0" w:space="0" w:color="auto"/>
      </w:divBdr>
    </w:div>
    <w:div w:id="1461411534">
      <w:bodyDiv w:val="1"/>
      <w:marLeft w:val="0"/>
      <w:marRight w:val="0"/>
      <w:marTop w:val="0"/>
      <w:marBottom w:val="0"/>
      <w:divBdr>
        <w:top w:val="none" w:sz="0" w:space="0" w:color="auto"/>
        <w:left w:val="none" w:sz="0" w:space="0" w:color="auto"/>
        <w:bottom w:val="none" w:sz="0" w:space="0" w:color="auto"/>
        <w:right w:val="none" w:sz="0" w:space="0" w:color="auto"/>
      </w:divBdr>
    </w:div>
    <w:div w:id="1482769994">
      <w:bodyDiv w:val="1"/>
      <w:marLeft w:val="0"/>
      <w:marRight w:val="0"/>
      <w:marTop w:val="0"/>
      <w:marBottom w:val="0"/>
      <w:divBdr>
        <w:top w:val="none" w:sz="0" w:space="0" w:color="auto"/>
        <w:left w:val="none" w:sz="0" w:space="0" w:color="auto"/>
        <w:bottom w:val="none" w:sz="0" w:space="0" w:color="auto"/>
        <w:right w:val="none" w:sz="0" w:space="0" w:color="auto"/>
      </w:divBdr>
    </w:div>
    <w:div w:id="1497576217">
      <w:bodyDiv w:val="1"/>
      <w:marLeft w:val="0"/>
      <w:marRight w:val="0"/>
      <w:marTop w:val="0"/>
      <w:marBottom w:val="0"/>
      <w:divBdr>
        <w:top w:val="none" w:sz="0" w:space="0" w:color="auto"/>
        <w:left w:val="none" w:sz="0" w:space="0" w:color="auto"/>
        <w:bottom w:val="none" w:sz="0" w:space="0" w:color="auto"/>
        <w:right w:val="none" w:sz="0" w:space="0" w:color="auto"/>
      </w:divBdr>
      <w:divsChild>
        <w:div w:id="1730954704">
          <w:marLeft w:val="0"/>
          <w:marRight w:val="0"/>
          <w:marTop w:val="0"/>
          <w:marBottom w:val="0"/>
          <w:divBdr>
            <w:top w:val="none" w:sz="0" w:space="0" w:color="auto"/>
            <w:left w:val="none" w:sz="0" w:space="0" w:color="auto"/>
            <w:bottom w:val="none" w:sz="0" w:space="0" w:color="auto"/>
            <w:right w:val="none" w:sz="0" w:space="0" w:color="auto"/>
          </w:divBdr>
          <w:divsChild>
            <w:div w:id="1222715618">
              <w:marLeft w:val="0"/>
              <w:marRight w:val="0"/>
              <w:marTop w:val="0"/>
              <w:marBottom w:val="0"/>
              <w:divBdr>
                <w:top w:val="none" w:sz="0" w:space="0" w:color="auto"/>
                <w:left w:val="none" w:sz="0" w:space="0" w:color="auto"/>
                <w:bottom w:val="none" w:sz="0" w:space="0" w:color="auto"/>
                <w:right w:val="none" w:sz="0" w:space="0" w:color="auto"/>
              </w:divBdr>
              <w:divsChild>
                <w:div w:id="158684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778652">
      <w:bodyDiv w:val="1"/>
      <w:marLeft w:val="0"/>
      <w:marRight w:val="0"/>
      <w:marTop w:val="0"/>
      <w:marBottom w:val="0"/>
      <w:divBdr>
        <w:top w:val="none" w:sz="0" w:space="0" w:color="auto"/>
        <w:left w:val="none" w:sz="0" w:space="0" w:color="auto"/>
        <w:bottom w:val="none" w:sz="0" w:space="0" w:color="auto"/>
        <w:right w:val="none" w:sz="0" w:space="0" w:color="auto"/>
      </w:divBdr>
    </w:div>
    <w:div w:id="1501962386">
      <w:bodyDiv w:val="1"/>
      <w:marLeft w:val="0"/>
      <w:marRight w:val="0"/>
      <w:marTop w:val="0"/>
      <w:marBottom w:val="0"/>
      <w:divBdr>
        <w:top w:val="none" w:sz="0" w:space="0" w:color="auto"/>
        <w:left w:val="none" w:sz="0" w:space="0" w:color="auto"/>
        <w:bottom w:val="none" w:sz="0" w:space="0" w:color="auto"/>
        <w:right w:val="none" w:sz="0" w:space="0" w:color="auto"/>
      </w:divBdr>
    </w:div>
    <w:div w:id="1518693246">
      <w:bodyDiv w:val="1"/>
      <w:marLeft w:val="0"/>
      <w:marRight w:val="0"/>
      <w:marTop w:val="0"/>
      <w:marBottom w:val="0"/>
      <w:divBdr>
        <w:top w:val="none" w:sz="0" w:space="0" w:color="auto"/>
        <w:left w:val="none" w:sz="0" w:space="0" w:color="auto"/>
        <w:bottom w:val="none" w:sz="0" w:space="0" w:color="auto"/>
        <w:right w:val="none" w:sz="0" w:space="0" w:color="auto"/>
      </w:divBdr>
    </w:div>
    <w:div w:id="1522890064">
      <w:bodyDiv w:val="1"/>
      <w:marLeft w:val="0"/>
      <w:marRight w:val="0"/>
      <w:marTop w:val="0"/>
      <w:marBottom w:val="0"/>
      <w:divBdr>
        <w:top w:val="none" w:sz="0" w:space="0" w:color="auto"/>
        <w:left w:val="none" w:sz="0" w:space="0" w:color="auto"/>
        <w:bottom w:val="none" w:sz="0" w:space="0" w:color="auto"/>
        <w:right w:val="none" w:sz="0" w:space="0" w:color="auto"/>
      </w:divBdr>
    </w:div>
    <w:div w:id="1527014508">
      <w:bodyDiv w:val="1"/>
      <w:marLeft w:val="0"/>
      <w:marRight w:val="0"/>
      <w:marTop w:val="0"/>
      <w:marBottom w:val="0"/>
      <w:divBdr>
        <w:top w:val="none" w:sz="0" w:space="0" w:color="auto"/>
        <w:left w:val="none" w:sz="0" w:space="0" w:color="auto"/>
        <w:bottom w:val="none" w:sz="0" w:space="0" w:color="auto"/>
        <w:right w:val="none" w:sz="0" w:space="0" w:color="auto"/>
      </w:divBdr>
    </w:div>
    <w:div w:id="1539774933">
      <w:bodyDiv w:val="1"/>
      <w:marLeft w:val="0"/>
      <w:marRight w:val="0"/>
      <w:marTop w:val="0"/>
      <w:marBottom w:val="0"/>
      <w:divBdr>
        <w:top w:val="none" w:sz="0" w:space="0" w:color="auto"/>
        <w:left w:val="none" w:sz="0" w:space="0" w:color="auto"/>
        <w:bottom w:val="none" w:sz="0" w:space="0" w:color="auto"/>
        <w:right w:val="none" w:sz="0" w:space="0" w:color="auto"/>
      </w:divBdr>
    </w:div>
    <w:div w:id="1541698372">
      <w:bodyDiv w:val="1"/>
      <w:marLeft w:val="0"/>
      <w:marRight w:val="0"/>
      <w:marTop w:val="0"/>
      <w:marBottom w:val="0"/>
      <w:divBdr>
        <w:top w:val="none" w:sz="0" w:space="0" w:color="auto"/>
        <w:left w:val="none" w:sz="0" w:space="0" w:color="auto"/>
        <w:bottom w:val="none" w:sz="0" w:space="0" w:color="auto"/>
        <w:right w:val="none" w:sz="0" w:space="0" w:color="auto"/>
      </w:divBdr>
    </w:div>
    <w:div w:id="1547911043">
      <w:bodyDiv w:val="1"/>
      <w:marLeft w:val="0"/>
      <w:marRight w:val="0"/>
      <w:marTop w:val="0"/>
      <w:marBottom w:val="0"/>
      <w:divBdr>
        <w:top w:val="none" w:sz="0" w:space="0" w:color="auto"/>
        <w:left w:val="none" w:sz="0" w:space="0" w:color="auto"/>
        <w:bottom w:val="none" w:sz="0" w:space="0" w:color="auto"/>
        <w:right w:val="none" w:sz="0" w:space="0" w:color="auto"/>
      </w:divBdr>
    </w:div>
    <w:div w:id="1553617147">
      <w:bodyDiv w:val="1"/>
      <w:marLeft w:val="0"/>
      <w:marRight w:val="0"/>
      <w:marTop w:val="0"/>
      <w:marBottom w:val="0"/>
      <w:divBdr>
        <w:top w:val="none" w:sz="0" w:space="0" w:color="auto"/>
        <w:left w:val="none" w:sz="0" w:space="0" w:color="auto"/>
        <w:bottom w:val="none" w:sz="0" w:space="0" w:color="auto"/>
        <w:right w:val="none" w:sz="0" w:space="0" w:color="auto"/>
      </w:divBdr>
    </w:div>
    <w:div w:id="1597396062">
      <w:bodyDiv w:val="1"/>
      <w:marLeft w:val="0"/>
      <w:marRight w:val="0"/>
      <w:marTop w:val="0"/>
      <w:marBottom w:val="0"/>
      <w:divBdr>
        <w:top w:val="none" w:sz="0" w:space="0" w:color="auto"/>
        <w:left w:val="none" w:sz="0" w:space="0" w:color="auto"/>
        <w:bottom w:val="none" w:sz="0" w:space="0" w:color="auto"/>
        <w:right w:val="none" w:sz="0" w:space="0" w:color="auto"/>
      </w:divBdr>
    </w:div>
    <w:div w:id="1637447988">
      <w:bodyDiv w:val="1"/>
      <w:marLeft w:val="0"/>
      <w:marRight w:val="0"/>
      <w:marTop w:val="0"/>
      <w:marBottom w:val="0"/>
      <w:divBdr>
        <w:top w:val="none" w:sz="0" w:space="0" w:color="auto"/>
        <w:left w:val="none" w:sz="0" w:space="0" w:color="auto"/>
        <w:bottom w:val="none" w:sz="0" w:space="0" w:color="auto"/>
        <w:right w:val="none" w:sz="0" w:space="0" w:color="auto"/>
      </w:divBdr>
    </w:div>
    <w:div w:id="1638534917">
      <w:bodyDiv w:val="1"/>
      <w:marLeft w:val="0"/>
      <w:marRight w:val="0"/>
      <w:marTop w:val="0"/>
      <w:marBottom w:val="0"/>
      <w:divBdr>
        <w:top w:val="none" w:sz="0" w:space="0" w:color="auto"/>
        <w:left w:val="none" w:sz="0" w:space="0" w:color="auto"/>
        <w:bottom w:val="none" w:sz="0" w:space="0" w:color="auto"/>
        <w:right w:val="none" w:sz="0" w:space="0" w:color="auto"/>
      </w:divBdr>
    </w:div>
    <w:div w:id="1639720725">
      <w:bodyDiv w:val="1"/>
      <w:marLeft w:val="0"/>
      <w:marRight w:val="0"/>
      <w:marTop w:val="0"/>
      <w:marBottom w:val="0"/>
      <w:divBdr>
        <w:top w:val="none" w:sz="0" w:space="0" w:color="auto"/>
        <w:left w:val="none" w:sz="0" w:space="0" w:color="auto"/>
        <w:bottom w:val="none" w:sz="0" w:space="0" w:color="auto"/>
        <w:right w:val="none" w:sz="0" w:space="0" w:color="auto"/>
      </w:divBdr>
    </w:div>
    <w:div w:id="1651789421">
      <w:bodyDiv w:val="1"/>
      <w:marLeft w:val="0"/>
      <w:marRight w:val="0"/>
      <w:marTop w:val="0"/>
      <w:marBottom w:val="0"/>
      <w:divBdr>
        <w:top w:val="none" w:sz="0" w:space="0" w:color="auto"/>
        <w:left w:val="none" w:sz="0" w:space="0" w:color="auto"/>
        <w:bottom w:val="none" w:sz="0" w:space="0" w:color="auto"/>
        <w:right w:val="none" w:sz="0" w:space="0" w:color="auto"/>
      </w:divBdr>
      <w:divsChild>
        <w:div w:id="1237517812">
          <w:marLeft w:val="0"/>
          <w:marRight w:val="0"/>
          <w:marTop w:val="0"/>
          <w:marBottom w:val="0"/>
          <w:divBdr>
            <w:top w:val="none" w:sz="0" w:space="0" w:color="auto"/>
            <w:left w:val="none" w:sz="0" w:space="0" w:color="auto"/>
            <w:bottom w:val="none" w:sz="0" w:space="0" w:color="auto"/>
            <w:right w:val="none" w:sz="0" w:space="0" w:color="auto"/>
          </w:divBdr>
        </w:div>
        <w:div w:id="1821384795">
          <w:marLeft w:val="0"/>
          <w:marRight w:val="0"/>
          <w:marTop w:val="150"/>
          <w:marBottom w:val="0"/>
          <w:divBdr>
            <w:top w:val="none" w:sz="0" w:space="0" w:color="auto"/>
            <w:left w:val="none" w:sz="0" w:space="0" w:color="auto"/>
            <w:bottom w:val="none" w:sz="0" w:space="0" w:color="auto"/>
            <w:right w:val="none" w:sz="0" w:space="0" w:color="auto"/>
          </w:divBdr>
        </w:div>
      </w:divsChild>
    </w:div>
    <w:div w:id="1672483620">
      <w:bodyDiv w:val="1"/>
      <w:marLeft w:val="0"/>
      <w:marRight w:val="0"/>
      <w:marTop w:val="0"/>
      <w:marBottom w:val="0"/>
      <w:divBdr>
        <w:top w:val="none" w:sz="0" w:space="0" w:color="auto"/>
        <w:left w:val="none" w:sz="0" w:space="0" w:color="auto"/>
        <w:bottom w:val="none" w:sz="0" w:space="0" w:color="auto"/>
        <w:right w:val="none" w:sz="0" w:space="0" w:color="auto"/>
      </w:divBdr>
    </w:div>
    <w:div w:id="1683048689">
      <w:bodyDiv w:val="1"/>
      <w:marLeft w:val="0"/>
      <w:marRight w:val="0"/>
      <w:marTop w:val="0"/>
      <w:marBottom w:val="0"/>
      <w:divBdr>
        <w:top w:val="none" w:sz="0" w:space="0" w:color="auto"/>
        <w:left w:val="none" w:sz="0" w:space="0" w:color="auto"/>
        <w:bottom w:val="none" w:sz="0" w:space="0" w:color="auto"/>
        <w:right w:val="none" w:sz="0" w:space="0" w:color="auto"/>
      </w:divBdr>
      <w:divsChild>
        <w:div w:id="370617256">
          <w:marLeft w:val="0"/>
          <w:marRight w:val="0"/>
          <w:marTop w:val="0"/>
          <w:marBottom w:val="0"/>
          <w:divBdr>
            <w:top w:val="none" w:sz="0" w:space="0" w:color="auto"/>
            <w:left w:val="none" w:sz="0" w:space="0" w:color="auto"/>
            <w:bottom w:val="none" w:sz="0" w:space="0" w:color="auto"/>
            <w:right w:val="none" w:sz="0" w:space="0" w:color="auto"/>
          </w:divBdr>
          <w:divsChild>
            <w:div w:id="98543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290989">
      <w:bodyDiv w:val="1"/>
      <w:marLeft w:val="0"/>
      <w:marRight w:val="0"/>
      <w:marTop w:val="0"/>
      <w:marBottom w:val="0"/>
      <w:divBdr>
        <w:top w:val="none" w:sz="0" w:space="0" w:color="auto"/>
        <w:left w:val="none" w:sz="0" w:space="0" w:color="auto"/>
        <w:bottom w:val="none" w:sz="0" w:space="0" w:color="auto"/>
        <w:right w:val="none" w:sz="0" w:space="0" w:color="auto"/>
      </w:divBdr>
    </w:div>
    <w:div w:id="1697579286">
      <w:bodyDiv w:val="1"/>
      <w:marLeft w:val="0"/>
      <w:marRight w:val="0"/>
      <w:marTop w:val="0"/>
      <w:marBottom w:val="0"/>
      <w:divBdr>
        <w:top w:val="none" w:sz="0" w:space="0" w:color="auto"/>
        <w:left w:val="none" w:sz="0" w:space="0" w:color="auto"/>
        <w:bottom w:val="none" w:sz="0" w:space="0" w:color="auto"/>
        <w:right w:val="none" w:sz="0" w:space="0" w:color="auto"/>
      </w:divBdr>
    </w:div>
    <w:div w:id="1713991769">
      <w:bodyDiv w:val="1"/>
      <w:marLeft w:val="0"/>
      <w:marRight w:val="0"/>
      <w:marTop w:val="0"/>
      <w:marBottom w:val="0"/>
      <w:divBdr>
        <w:top w:val="none" w:sz="0" w:space="0" w:color="auto"/>
        <w:left w:val="none" w:sz="0" w:space="0" w:color="auto"/>
        <w:bottom w:val="none" w:sz="0" w:space="0" w:color="auto"/>
        <w:right w:val="none" w:sz="0" w:space="0" w:color="auto"/>
      </w:divBdr>
    </w:div>
    <w:div w:id="1727097850">
      <w:bodyDiv w:val="1"/>
      <w:marLeft w:val="0"/>
      <w:marRight w:val="0"/>
      <w:marTop w:val="0"/>
      <w:marBottom w:val="0"/>
      <w:divBdr>
        <w:top w:val="none" w:sz="0" w:space="0" w:color="auto"/>
        <w:left w:val="none" w:sz="0" w:space="0" w:color="auto"/>
        <w:bottom w:val="none" w:sz="0" w:space="0" w:color="auto"/>
        <w:right w:val="none" w:sz="0" w:space="0" w:color="auto"/>
      </w:divBdr>
    </w:div>
    <w:div w:id="1729261756">
      <w:bodyDiv w:val="1"/>
      <w:marLeft w:val="0"/>
      <w:marRight w:val="0"/>
      <w:marTop w:val="0"/>
      <w:marBottom w:val="0"/>
      <w:divBdr>
        <w:top w:val="none" w:sz="0" w:space="0" w:color="auto"/>
        <w:left w:val="none" w:sz="0" w:space="0" w:color="auto"/>
        <w:bottom w:val="none" w:sz="0" w:space="0" w:color="auto"/>
        <w:right w:val="none" w:sz="0" w:space="0" w:color="auto"/>
      </w:divBdr>
    </w:div>
    <w:div w:id="1767312741">
      <w:bodyDiv w:val="1"/>
      <w:marLeft w:val="0"/>
      <w:marRight w:val="0"/>
      <w:marTop w:val="0"/>
      <w:marBottom w:val="0"/>
      <w:divBdr>
        <w:top w:val="none" w:sz="0" w:space="0" w:color="auto"/>
        <w:left w:val="none" w:sz="0" w:space="0" w:color="auto"/>
        <w:bottom w:val="none" w:sz="0" w:space="0" w:color="auto"/>
        <w:right w:val="none" w:sz="0" w:space="0" w:color="auto"/>
      </w:divBdr>
    </w:div>
    <w:div w:id="1779330970">
      <w:bodyDiv w:val="1"/>
      <w:marLeft w:val="0"/>
      <w:marRight w:val="0"/>
      <w:marTop w:val="0"/>
      <w:marBottom w:val="0"/>
      <w:divBdr>
        <w:top w:val="none" w:sz="0" w:space="0" w:color="auto"/>
        <w:left w:val="none" w:sz="0" w:space="0" w:color="auto"/>
        <w:bottom w:val="none" w:sz="0" w:space="0" w:color="auto"/>
        <w:right w:val="none" w:sz="0" w:space="0" w:color="auto"/>
      </w:divBdr>
    </w:div>
    <w:div w:id="1780560757">
      <w:bodyDiv w:val="1"/>
      <w:marLeft w:val="0"/>
      <w:marRight w:val="0"/>
      <w:marTop w:val="0"/>
      <w:marBottom w:val="0"/>
      <w:divBdr>
        <w:top w:val="none" w:sz="0" w:space="0" w:color="auto"/>
        <w:left w:val="none" w:sz="0" w:space="0" w:color="auto"/>
        <w:bottom w:val="none" w:sz="0" w:space="0" w:color="auto"/>
        <w:right w:val="none" w:sz="0" w:space="0" w:color="auto"/>
      </w:divBdr>
      <w:divsChild>
        <w:div w:id="1633709789">
          <w:marLeft w:val="0"/>
          <w:marRight w:val="0"/>
          <w:marTop w:val="0"/>
          <w:marBottom w:val="0"/>
          <w:divBdr>
            <w:top w:val="none" w:sz="0" w:space="0" w:color="auto"/>
            <w:left w:val="none" w:sz="0" w:space="0" w:color="auto"/>
            <w:bottom w:val="single" w:sz="6" w:space="8" w:color="C1C7D0"/>
            <w:right w:val="none" w:sz="0" w:space="0" w:color="auto"/>
          </w:divBdr>
          <w:divsChild>
            <w:div w:id="858154394">
              <w:marLeft w:val="0"/>
              <w:marRight w:val="0"/>
              <w:marTop w:val="0"/>
              <w:marBottom w:val="0"/>
              <w:divBdr>
                <w:top w:val="none" w:sz="0" w:space="0" w:color="auto"/>
                <w:left w:val="none" w:sz="0" w:space="0" w:color="auto"/>
                <w:bottom w:val="none" w:sz="0" w:space="0" w:color="auto"/>
                <w:right w:val="none" w:sz="0" w:space="0" w:color="auto"/>
              </w:divBdr>
              <w:divsChild>
                <w:div w:id="498694941">
                  <w:marLeft w:val="0"/>
                  <w:marRight w:val="0"/>
                  <w:marTop w:val="0"/>
                  <w:marBottom w:val="0"/>
                  <w:divBdr>
                    <w:top w:val="none" w:sz="0" w:space="0" w:color="auto"/>
                    <w:left w:val="none" w:sz="0" w:space="0" w:color="auto"/>
                    <w:bottom w:val="none" w:sz="0" w:space="0" w:color="auto"/>
                    <w:right w:val="none" w:sz="0" w:space="0" w:color="auto"/>
                  </w:divBdr>
                </w:div>
                <w:div w:id="80631804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795099643">
      <w:bodyDiv w:val="1"/>
      <w:marLeft w:val="0"/>
      <w:marRight w:val="0"/>
      <w:marTop w:val="0"/>
      <w:marBottom w:val="0"/>
      <w:divBdr>
        <w:top w:val="none" w:sz="0" w:space="0" w:color="auto"/>
        <w:left w:val="none" w:sz="0" w:space="0" w:color="auto"/>
        <w:bottom w:val="none" w:sz="0" w:space="0" w:color="auto"/>
        <w:right w:val="none" w:sz="0" w:space="0" w:color="auto"/>
      </w:divBdr>
    </w:div>
    <w:div w:id="1797138589">
      <w:bodyDiv w:val="1"/>
      <w:marLeft w:val="0"/>
      <w:marRight w:val="0"/>
      <w:marTop w:val="0"/>
      <w:marBottom w:val="0"/>
      <w:divBdr>
        <w:top w:val="none" w:sz="0" w:space="0" w:color="auto"/>
        <w:left w:val="none" w:sz="0" w:space="0" w:color="auto"/>
        <w:bottom w:val="none" w:sz="0" w:space="0" w:color="auto"/>
        <w:right w:val="none" w:sz="0" w:space="0" w:color="auto"/>
      </w:divBdr>
    </w:div>
    <w:div w:id="1822312562">
      <w:bodyDiv w:val="1"/>
      <w:marLeft w:val="0"/>
      <w:marRight w:val="0"/>
      <w:marTop w:val="0"/>
      <w:marBottom w:val="0"/>
      <w:divBdr>
        <w:top w:val="none" w:sz="0" w:space="0" w:color="auto"/>
        <w:left w:val="none" w:sz="0" w:space="0" w:color="auto"/>
        <w:bottom w:val="none" w:sz="0" w:space="0" w:color="auto"/>
        <w:right w:val="none" w:sz="0" w:space="0" w:color="auto"/>
      </w:divBdr>
    </w:div>
    <w:div w:id="1848592190">
      <w:bodyDiv w:val="1"/>
      <w:marLeft w:val="0"/>
      <w:marRight w:val="0"/>
      <w:marTop w:val="0"/>
      <w:marBottom w:val="0"/>
      <w:divBdr>
        <w:top w:val="none" w:sz="0" w:space="0" w:color="auto"/>
        <w:left w:val="none" w:sz="0" w:space="0" w:color="auto"/>
        <w:bottom w:val="none" w:sz="0" w:space="0" w:color="auto"/>
        <w:right w:val="none" w:sz="0" w:space="0" w:color="auto"/>
      </w:divBdr>
    </w:div>
    <w:div w:id="1867937637">
      <w:bodyDiv w:val="1"/>
      <w:marLeft w:val="0"/>
      <w:marRight w:val="0"/>
      <w:marTop w:val="0"/>
      <w:marBottom w:val="0"/>
      <w:divBdr>
        <w:top w:val="none" w:sz="0" w:space="0" w:color="auto"/>
        <w:left w:val="none" w:sz="0" w:space="0" w:color="auto"/>
        <w:bottom w:val="none" w:sz="0" w:space="0" w:color="auto"/>
        <w:right w:val="none" w:sz="0" w:space="0" w:color="auto"/>
      </w:divBdr>
    </w:div>
    <w:div w:id="1904482907">
      <w:bodyDiv w:val="1"/>
      <w:marLeft w:val="0"/>
      <w:marRight w:val="0"/>
      <w:marTop w:val="0"/>
      <w:marBottom w:val="0"/>
      <w:divBdr>
        <w:top w:val="none" w:sz="0" w:space="0" w:color="auto"/>
        <w:left w:val="none" w:sz="0" w:space="0" w:color="auto"/>
        <w:bottom w:val="none" w:sz="0" w:space="0" w:color="auto"/>
        <w:right w:val="none" w:sz="0" w:space="0" w:color="auto"/>
      </w:divBdr>
    </w:div>
    <w:div w:id="1911190002">
      <w:bodyDiv w:val="1"/>
      <w:marLeft w:val="0"/>
      <w:marRight w:val="0"/>
      <w:marTop w:val="0"/>
      <w:marBottom w:val="0"/>
      <w:divBdr>
        <w:top w:val="none" w:sz="0" w:space="0" w:color="auto"/>
        <w:left w:val="none" w:sz="0" w:space="0" w:color="auto"/>
        <w:bottom w:val="none" w:sz="0" w:space="0" w:color="auto"/>
        <w:right w:val="none" w:sz="0" w:space="0" w:color="auto"/>
      </w:divBdr>
    </w:div>
    <w:div w:id="1938632755">
      <w:bodyDiv w:val="1"/>
      <w:marLeft w:val="0"/>
      <w:marRight w:val="0"/>
      <w:marTop w:val="0"/>
      <w:marBottom w:val="0"/>
      <w:divBdr>
        <w:top w:val="none" w:sz="0" w:space="0" w:color="auto"/>
        <w:left w:val="none" w:sz="0" w:space="0" w:color="auto"/>
        <w:bottom w:val="none" w:sz="0" w:space="0" w:color="auto"/>
        <w:right w:val="none" w:sz="0" w:space="0" w:color="auto"/>
      </w:divBdr>
    </w:div>
    <w:div w:id="1954314611">
      <w:bodyDiv w:val="1"/>
      <w:marLeft w:val="0"/>
      <w:marRight w:val="0"/>
      <w:marTop w:val="0"/>
      <w:marBottom w:val="0"/>
      <w:divBdr>
        <w:top w:val="none" w:sz="0" w:space="0" w:color="auto"/>
        <w:left w:val="none" w:sz="0" w:space="0" w:color="auto"/>
        <w:bottom w:val="none" w:sz="0" w:space="0" w:color="auto"/>
        <w:right w:val="none" w:sz="0" w:space="0" w:color="auto"/>
      </w:divBdr>
    </w:div>
    <w:div w:id="1974093571">
      <w:bodyDiv w:val="1"/>
      <w:marLeft w:val="0"/>
      <w:marRight w:val="0"/>
      <w:marTop w:val="0"/>
      <w:marBottom w:val="0"/>
      <w:divBdr>
        <w:top w:val="none" w:sz="0" w:space="0" w:color="auto"/>
        <w:left w:val="none" w:sz="0" w:space="0" w:color="auto"/>
        <w:bottom w:val="none" w:sz="0" w:space="0" w:color="auto"/>
        <w:right w:val="none" w:sz="0" w:space="0" w:color="auto"/>
      </w:divBdr>
    </w:div>
    <w:div w:id="1975865801">
      <w:bodyDiv w:val="1"/>
      <w:marLeft w:val="0"/>
      <w:marRight w:val="0"/>
      <w:marTop w:val="0"/>
      <w:marBottom w:val="0"/>
      <w:divBdr>
        <w:top w:val="none" w:sz="0" w:space="0" w:color="auto"/>
        <w:left w:val="none" w:sz="0" w:space="0" w:color="auto"/>
        <w:bottom w:val="none" w:sz="0" w:space="0" w:color="auto"/>
        <w:right w:val="none" w:sz="0" w:space="0" w:color="auto"/>
      </w:divBdr>
    </w:div>
    <w:div w:id="1976056468">
      <w:bodyDiv w:val="1"/>
      <w:marLeft w:val="0"/>
      <w:marRight w:val="0"/>
      <w:marTop w:val="0"/>
      <w:marBottom w:val="0"/>
      <w:divBdr>
        <w:top w:val="none" w:sz="0" w:space="0" w:color="auto"/>
        <w:left w:val="none" w:sz="0" w:space="0" w:color="auto"/>
        <w:bottom w:val="none" w:sz="0" w:space="0" w:color="auto"/>
        <w:right w:val="none" w:sz="0" w:space="0" w:color="auto"/>
      </w:divBdr>
    </w:div>
    <w:div w:id="2034647829">
      <w:bodyDiv w:val="1"/>
      <w:marLeft w:val="0"/>
      <w:marRight w:val="0"/>
      <w:marTop w:val="0"/>
      <w:marBottom w:val="0"/>
      <w:divBdr>
        <w:top w:val="none" w:sz="0" w:space="0" w:color="auto"/>
        <w:left w:val="none" w:sz="0" w:space="0" w:color="auto"/>
        <w:bottom w:val="none" w:sz="0" w:space="0" w:color="auto"/>
        <w:right w:val="none" w:sz="0" w:space="0" w:color="auto"/>
      </w:divBdr>
    </w:div>
    <w:div w:id="2038701392">
      <w:bodyDiv w:val="1"/>
      <w:marLeft w:val="0"/>
      <w:marRight w:val="0"/>
      <w:marTop w:val="0"/>
      <w:marBottom w:val="0"/>
      <w:divBdr>
        <w:top w:val="none" w:sz="0" w:space="0" w:color="auto"/>
        <w:left w:val="none" w:sz="0" w:space="0" w:color="auto"/>
        <w:bottom w:val="none" w:sz="0" w:space="0" w:color="auto"/>
        <w:right w:val="none" w:sz="0" w:space="0" w:color="auto"/>
      </w:divBdr>
    </w:div>
    <w:div w:id="2052924861">
      <w:bodyDiv w:val="1"/>
      <w:marLeft w:val="0"/>
      <w:marRight w:val="0"/>
      <w:marTop w:val="0"/>
      <w:marBottom w:val="0"/>
      <w:divBdr>
        <w:top w:val="none" w:sz="0" w:space="0" w:color="auto"/>
        <w:left w:val="none" w:sz="0" w:space="0" w:color="auto"/>
        <w:bottom w:val="none" w:sz="0" w:space="0" w:color="auto"/>
        <w:right w:val="none" w:sz="0" w:space="0" w:color="auto"/>
      </w:divBdr>
    </w:div>
    <w:div w:id="2112361127">
      <w:bodyDiv w:val="1"/>
      <w:marLeft w:val="0"/>
      <w:marRight w:val="0"/>
      <w:marTop w:val="0"/>
      <w:marBottom w:val="0"/>
      <w:divBdr>
        <w:top w:val="none" w:sz="0" w:space="0" w:color="auto"/>
        <w:left w:val="none" w:sz="0" w:space="0" w:color="auto"/>
        <w:bottom w:val="none" w:sz="0" w:space="0" w:color="auto"/>
        <w:right w:val="none" w:sz="0" w:space="0" w:color="auto"/>
      </w:divBdr>
    </w:div>
    <w:div w:id="2132358181">
      <w:bodyDiv w:val="1"/>
      <w:marLeft w:val="0"/>
      <w:marRight w:val="0"/>
      <w:marTop w:val="0"/>
      <w:marBottom w:val="0"/>
      <w:divBdr>
        <w:top w:val="none" w:sz="0" w:space="0" w:color="auto"/>
        <w:left w:val="none" w:sz="0" w:space="0" w:color="auto"/>
        <w:bottom w:val="none" w:sz="0" w:space="0" w:color="auto"/>
        <w:right w:val="none" w:sz="0" w:space="0" w:color="auto"/>
      </w:divBdr>
      <w:divsChild>
        <w:div w:id="1327976460">
          <w:marLeft w:val="0"/>
          <w:marRight w:val="0"/>
          <w:marTop w:val="0"/>
          <w:marBottom w:val="0"/>
          <w:divBdr>
            <w:top w:val="none" w:sz="0" w:space="0" w:color="auto"/>
            <w:left w:val="none" w:sz="0" w:space="0" w:color="auto"/>
            <w:bottom w:val="none" w:sz="0" w:space="0" w:color="auto"/>
            <w:right w:val="none" w:sz="0" w:space="0" w:color="auto"/>
          </w:divBdr>
          <w:divsChild>
            <w:div w:id="200639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489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jira.bpcbt.com/browse/OTR-1101" TargetMode="External"/><Relationship Id="rId2" Type="http://schemas.openxmlformats.org/officeDocument/2006/relationships/hyperlink" Target="https://jira.bpcbt.com/browse/OTR-1101" TargetMode="External"/><Relationship Id="rId1" Type="http://schemas.openxmlformats.org/officeDocument/2006/relationships/hyperlink" Target="https://jira.bpcbt.com/browse/OTR-1101" TargetMode="External"/><Relationship Id="rId4" Type="http://schemas.openxmlformats.org/officeDocument/2006/relationships/hyperlink" Target="https://jira.bpcbt.com/browse/OTR-1101"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26"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6.xml"/><Relationship Id="rId27" Type="http://schemas.microsoft.com/office/2018/08/relationships/commentsExtensible" Target="commentsExtensi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ofeeva\AppData\Roaming\Microsoft\&#1064;&#1072;&#1073;&#1083;&#1086;&#1085;&#1099;\Template_GOST_(&#1056;&#1055;_&#1056;&#1040;)_new.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D33E67427E7D24186E8325901170265" ma:contentTypeVersion="5" ma:contentTypeDescription="Create a new document." ma:contentTypeScope="" ma:versionID="bf9866e7f1839ef75cf440a87666b2a0">
  <xsd:schema xmlns:xsd="http://www.w3.org/2001/XMLSchema" xmlns:xs="http://www.w3.org/2001/XMLSchema" xmlns:p="http://schemas.microsoft.com/office/2006/metadata/properties" xmlns:ns2="http://schemas.microsoft.com/sharepoint/v3/fields" xmlns:ns3="5e426cab-08c9-43f1-8647-d3f8f0abfe60" xmlns:ns4="dbef1542-d588-40b1-b7af-4ed67e954938" xmlns:ns5="http://schemas.microsoft.com/sharepoint/v4" targetNamespace="http://schemas.microsoft.com/office/2006/metadata/properties" ma:root="true" ma:fieldsID="97c9284b0ca1cf48a0284a83f356bde6" ns2:_="" ns3:_="" ns4:_="" ns5:_="">
    <xsd:import namespace="http://schemas.microsoft.com/sharepoint/v3/fields"/>
    <xsd:import namespace="5e426cab-08c9-43f1-8647-d3f8f0abfe60"/>
    <xsd:import namespace="dbef1542-d588-40b1-b7af-4ed67e954938"/>
    <xsd:import namespace="http://schemas.microsoft.com/sharepoint/v4"/>
    <xsd:element name="properties">
      <xsd:complexType>
        <xsd:sequence>
          <xsd:element name="documentManagement">
            <xsd:complexType>
              <xsd:all>
                <xsd:element ref="ns2:_Status" minOccurs="0"/>
                <xsd:element ref="ns3:Client" minOccurs="0"/>
                <xsd:element ref="ns4:SharedWithUsers" minOccurs="0"/>
                <xsd:element ref="ns5:IconOverlay"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Status" ma:index="8"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5e426cab-08c9-43f1-8647-d3f8f0abfe60" elementFormDefault="qualified">
    <xsd:import namespace="http://schemas.microsoft.com/office/2006/documentManagement/types"/>
    <xsd:import namespace="http://schemas.microsoft.com/office/infopath/2007/PartnerControls"/>
    <xsd:element name="Client" ma:index="9" nillable="true" ma:displayName="Client" ma:default="Client Name" ma:description="Client name for use within a document." ma:internalName="Cli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bef1542-d588-40b1-b7af-4ed67e954938"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1"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Status xmlns="http://schemas.microsoft.com/sharepoint/v3/fields">Not Started</_Status>
    <Client xmlns="5e426cab-08c9-43f1-8647-d3f8f0abfe60">Client Name</Client>
    <IconOverlay xmlns="http://schemas.microsoft.com/sharepoint/v4"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048208-33B8-47FC-9D15-7D1710FB02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fields"/>
    <ds:schemaRef ds:uri="5e426cab-08c9-43f1-8647-d3f8f0abfe60"/>
    <ds:schemaRef ds:uri="dbef1542-d588-40b1-b7af-4ed67e954938"/>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CE4923-F376-4A02-A15A-DAA2E7EDFB47}">
  <ds:schemaRefs>
    <ds:schemaRef ds:uri="http://schemas.microsoft.com/sharepoint/v3/contenttype/forms"/>
  </ds:schemaRefs>
</ds:datastoreItem>
</file>

<file path=customXml/itemProps3.xml><?xml version="1.0" encoding="utf-8"?>
<ds:datastoreItem xmlns:ds="http://schemas.openxmlformats.org/officeDocument/2006/customXml" ds:itemID="{DC4E478A-02E1-4D1A-BE0D-BDA25E7CE0E4}">
  <ds:schemaRefs>
    <ds:schemaRef ds:uri="http://schemas.microsoft.com/office/2006/metadata/properties"/>
    <ds:schemaRef ds:uri="http://schemas.microsoft.com/office/infopath/2007/PartnerControls"/>
    <ds:schemaRef ds:uri="http://schemas.microsoft.com/sharepoint/v3/fields"/>
    <ds:schemaRef ds:uri="5e426cab-08c9-43f1-8647-d3f8f0abfe60"/>
    <ds:schemaRef ds:uri="http://schemas.microsoft.com/sharepoint/v4"/>
  </ds:schemaRefs>
</ds:datastoreItem>
</file>

<file path=customXml/itemProps4.xml><?xml version="1.0" encoding="utf-8"?>
<ds:datastoreItem xmlns:ds="http://schemas.openxmlformats.org/officeDocument/2006/customXml" ds:itemID="{C667AC1F-3AB7-47A5-A3A4-C1C3B699C7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Template_GOST_(РП_РА)_new.dot</Template>
  <TotalTime>34555</TotalTime>
  <Pages>1</Pages>
  <Words>100940</Words>
  <Characters>575360</Characters>
  <Application>Microsoft Office Word</Application>
  <DocSecurity>0</DocSecurity>
  <Lines>4794</Lines>
  <Paragraphs>1349</Paragraphs>
  <ScaleCrop>false</ScaleCrop>
  <HeadingPairs>
    <vt:vector size="2" baseType="variant">
      <vt:variant>
        <vt:lpstr>Название</vt:lpstr>
      </vt:variant>
      <vt:variant>
        <vt:i4>1</vt:i4>
      </vt:variant>
    </vt:vector>
  </HeadingPairs>
  <TitlesOfParts>
    <vt:vector size="1" baseType="lpstr">
      <vt:lpstr>РП_РА</vt:lpstr>
    </vt:vector>
  </TitlesOfParts>
  <Company/>
  <LinksUpToDate>false</LinksUpToDate>
  <CharactersWithSpaces>674951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РП_РА</dc:title>
  <dc:subject/>
  <dc:creator>User</dc:creator>
  <cp:keywords/>
  <dc:description/>
  <cp:lastModifiedBy>Тимофеева Ирина</cp:lastModifiedBy>
  <cp:revision>273</cp:revision>
  <cp:lastPrinted>2025-06-03T08:36:00Z</cp:lastPrinted>
  <dcterms:created xsi:type="dcterms:W3CDTF">2023-11-30T16:23:00Z</dcterms:created>
  <dcterms:modified xsi:type="dcterms:W3CDTF">2026-04-22T09:19:00Z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0x0101003D33E67427E7D24186E8325901170265</vt:lpwstr>
  </property>
  <property fmtid="{D5CDD505-2E9C-101B-9397-08002B2CF9AE}" pid="3" name="DocCode">
    <vt:lpwstr>89603636.43.01,00.ДР.001-01.00 1(4,8)</vt:lpwstr>
  </property>
</Properties>
</file>